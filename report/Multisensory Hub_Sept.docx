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body>
    <w:p w:rsidRPr="006912A8" w:rsidR="006912A8" w:rsidP="6A31513F" w:rsidRDefault="249334B1" w14:paraId="73C76901" w14:textId="79A2A732">
      <w:pPr>
        <w:pStyle w:val="Title"/>
        <w:rPr>
          <w:color w:val="0F4761" w:themeColor="accent1" w:themeShade="BF"/>
          <w:sz w:val="40"/>
          <w:szCs w:val="40"/>
        </w:rPr>
      </w:pPr>
      <w:r>
        <w:t xml:space="preserve">Welcome to </w:t>
      </w:r>
      <w:r w:rsidR="006912A8">
        <w:t xml:space="preserve">Multisensory </w:t>
      </w:r>
      <w:r w:rsidR="20F56294">
        <w:t>Futures</w:t>
      </w:r>
    </w:p>
    <w:p w:rsidRPr="006912A8" w:rsidR="006912A8" w:rsidP="6A31513F" w:rsidRDefault="20F56294" w14:paraId="631692CB" w14:textId="5E510FFD">
      <w:pPr>
        <w:pStyle w:val="Subtitle"/>
      </w:pPr>
      <w:r>
        <w:t xml:space="preserve"> </w:t>
      </w:r>
      <w:r w:rsidR="5872087D">
        <w:t xml:space="preserve">A resource </w:t>
      </w:r>
      <w:r w:rsidR="006912A8">
        <w:t>hub</w:t>
      </w:r>
      <w:r w:rsidR="5872087D">
        <w:t xml:space="preserve"> </w:t>
      </w:r>
      <w:r w:rsidR="6805AE88">
        <w:t>for the creative industries</w:t>
      </w:r>
    </w:p>
    <w:p w:rsidR="28125DA7" w:rsidP="325FB9AB" w:rsidRDefault="47483753" w14:paraId="61B69D53" w14:textId="35C51FCB">
      <w:pPr>
        <w:spacing w:before="240" w:after="240"/>
      </w:pPr>
      <w:r w:rsidRPr="0EA8E5F8">
        <w:rPr>
          <w:rFonts w:ascii="Aptos" w:hAnsi="Aptos" w:eastAsia="Aptos" w:cs="Aptos"/>
        </w:rPr>
        <w:t>Imagine a future in which you can feel your favourite stories</w:t>
      </w:r>
      <w:r w:rsidRPr="0EA8E5F8" w:rsidR="0EFF816E">
        <w:rPr>
          <w:rFonts w:ascii="Aptos" w:hAnsi="Aptos" w:eastAsia="Aptos" w:cs="Aptos"/>
        </w:rPr>
        <w:t xml:space="preserve"> –</w:t>
      </w:r>
      <w:r w:rsidRPr="0EA8E5F8">
        <w:rPr>
          <w:rFonts w:ascii="Aptos" w:hAnsi="Aptos" w:eastAsia="Aptos" w:cs="Aptos"/>
        </w:rPr>
        <w:t xml:space="preserve"> sensing the heat and vibration of a high-speed car chase or crunching leaves under your feet as you walk towards a deserted house in the woods. In real life, we experience the world in multiple ways at once: seeing, hearing, touching, smelling, even sensing </w:t>
      </w:r>
      <w:r w:rsidRPr="0EA8E5F8">
        <w:rPr>
          <w:rFonts w:ascii="Aptos" w:hAnsi="Aptos" w:eastAsia="Aptos" w:cs="Aptos"/>
          <w:b/>
          <w:bCs/>
          <w:rPrChange w:author="Woods, Andy" w:date="2026-09-15T07:49:00Z" w16du:dateUtc="2026-09-15T07:49:00Z" w:id="0">
            <w:rPr>
              <w:rFonts w:ascii="Aptos" w:hAnsi="Aptos" w:eastAsia="Aptos" w:cs="Aptos"/>
            </w:rPr>
          </w:rPrChange>
        </w:rPr>
        <w:t>our</w:t>
      </w:r>
      <w:r w:rsidRPr="0EA8E5F8">
        <w:rPr>
          <w:rFonts w:ascii="Aptos" w:hAnsi="Aptos" w:eastAsia="Aptos" w:cs="Aptos"/>
        </w:rPr>
        <w:t xml:space="preserve"> own heartbeats. If the technologies of the future can simulate multisensory experience more fully, this will bring our imagined worlds to life more vividly, delivering more meaningful engagement, intense emotions and longer-lasting memories for audiences.</w:t>
      </w:r>
    </w:p>
    <w:p w:rsidRPr="00B036CE" w:rsidR="00B036CE" w:rsidP="6A31513F" w:rsidRDefault="50966809" w14:paraId="0CC8D5B6" w14:textId="6659C693">
      <w:pPr>
        <w:spacing w:before="240" w:after="240"/>
        <w:rPr>
          <w:ins w:author="Woods, Andy" w:date="2026-08-24T07:59:00Z" w16du:dateUtc="2026-08-24T07:59:47Z" w:id="1"/>
        </w:rPr>
      </w:pPr>
      <w:r w:rsidRPr="4D6A09E1">
        <w:rPr>
          <w:rFonts w:ascii="Aptos" w:hAnsi="Aptos" w:eastAsia="Aptos" w:cs="Aptos"/>
        </w:rPr>
        <w:t>This hub is designed to help make that future a reality, providing i</w:t>
      </w:r>
      <w:r w:rsidR="406C88DC">
        <w:t>nsights, tips and resources for working inclusively with the senses</w:t>
      </w:r>
      <w:r w:rsidR="2E5A62AF">
        <w:t>.</w:t>
      </w:r>
      <w:r w:rsidR="300CBA93">
        <w:t xml:space="preserve"> </w:t>
      </w:r>
      <w:r w:rsidR="00B036CE">
        <w:t xml:space="preserve">Think of </w:t>
      </w:r>
      <w:r w:rsidR="3A57348A">
        <w:t>it</w:t>
      </w:r>
      <w:r w:rsidR="00B036CE">
        <w:t xml:space="preserve"> less like a report you read and more like one you explore – a richly interactive map of multisensory ideas, references and design nudges </w:t>
      </w:r>
      <w:r w:rsidR="0CE06573">
        <w:t xml:space="preserve">which </w:t>
      </w:r>
      <w:r w:rsidR="00B036CE">
        <w:t>you can lift straight into production.</w:t>
      </w:r>
    </w:p>
    <w:p w:rsidR="12058689" w:rsidRDefault="12058689" w14:paraId="5DB34D4E" w14:textId="38D6617E">
      <w:pPr>
        <w:pStyle w:val="Heading3"/>
        <w:rPr>
          <w:ins w:author="Woods, Andy" w:date="2026-08-24T08:00:00Z" w16du:dateUtc="2026-08-24T08:00:01Z" w:id="2"/>
        </w:rPr>
        <w:pPrChange w:author="Woods, Andy" w:date="2026-08-24T08:00:00Z" w:id="3">
          <w:pPr>
            <w:spacing w:before="240" w:after="240"/>
          </w:pPr>
        </w:pPrChange>
      </w:pPr>
      <w:commentRangeStart w:id="4"/>
      <w:ins w:author="Woods, Andy" w:date="2026-08-24T07:59:00Z" w16du:dateUtc="2026-08-24T07:59:52Z" w:id="5">
        <w:r>
          <w:t xml:space="preserve">Who is this </w:t>
        </w:r>
        <w:del w:author="Galindo Esparza, Rosella" w:date="2026-09-22T16:01:00Z" w16du:dateUtc="2026-09-22T16:01:31Z" w:id="6">
          <w:r w:rsidDel="12058689">
            <w:delText xml:space="preserve">report </w:delText>
          </w:r>
        </w:del>
      </w:ins>
      <w:ins w:author="Woods, Andy" w:date="2026-09-25T09:36:00Z" w16du:dateUtc="2026-09-25T09:36:50Z" w:id="7">
        <w:r w:rsidR="48A6F1A5">
          <w:t>resource</w:t>
        </w:r>
      </w:ins>
      <w:ins w:author="Galindo Esparza, Rosella" w:date="2026-09-22T16:04:00Z" w16du:dateUtc="2026-09-22T16:04:06Z" w:id="8">
        <w:del w:author="Woods, Andy" w:date="2026-09-25T09:36:00Z" w16du:dateUtc="2026-09-25T09:36:49Z" w:id="9">
          <w:r w:rsidDel="32BB1AD4">
            <w:delText>Hub</w:delText>
          </w:r>
        </w:del>
      </w:ins>
      <w:ins w:author="Galindo Esparza, Rosella" w:date="2026-09-22T16:01:00Z" w16du:dateUtc="2026-09-22T16:01:32Z" w:id="10">
        <w:r w:rsidR="3057E590">
          <w:t xml:space="preserve"> </w:t>
        </w:r>
      </w:ins>
      <w:ins w:author="Woods, Andy" w:date="2026-08-24T07:59:00Z" w16du:dateUtc="2026-08-24T07:59:52Z" w:id="11">
        <w:r>
          <w:t>for?</w:t>
        </w:r>
      </w:ins>
      <w:commentRangeEnd w:id="4"/>
      <w:r>
        <w:rPr>
          <w:rStyle w:val="CommentReference"/>
          <w:sz w:val="28"/>
          <w:szCs w:val="28"/>
        </w:rPr>
        <w:commentReference w:id="4"/>
      </w:r>
    </w:p>
    <w:p w:rsidR="52AFCB2F" w:rsidRDefault="52AFCB2F" w14:paraId="4B1CB2E8" w14:textId="7EF2E66E">
      <w:pPr>
        <w:rPr>
          <w:ins w:author="Woods, Andy" w:date="2026-08-24T08:39:00Z" w16du:dateUtc="2026-08-24T08:39:47Z" w:id="12"/>
        </w:rPr>
        <w:pPrChange w:author="Woods, Andy" w:date="2026-08-24T08:13:00Z" w:id="13">
          <w:pPr>
            <w:pStyle w:val="Heading3"/>
          </w:pPr>
        </w:pPrChange>
      </w:pPr>
      <w:ins w:author="Woods, Andy" w:date="2026-08-24T08:03:00Z" w16du:dateUtc="2026-08-24T08:03:03Z" w:id="14">
        <w:r>
          <w:t xml:space="preserve">This </w:t>
        </w:r>
        <w:del w:author="Galindo Esparza, Rosella" w:date="2026-09-22T16:02:00Z" w16du:dateUtc="2026-09-22T16:02:24Z" w:id="15">
          <w:r w:rsidDel="52AFCB2F">
            <w:delText xml:space="preserve">report </w:delText>
          </w:r>
        </w:del>
      </w:ins>
      <w:ins w:author="Galindo Esparza, Rosella" w:date="2026-09-22T16:02:00Z" w16du:dateUtc="2026-09-22T16:02:33Z" w:id="16">
        <w:r w:rsidR="5542C44C">
          <w:t xml:space="preserve">resource </w:t>
        </w:r>
        <w:r w:rsidR="29F78793">
          <w:t xml:space="preserve">has been created </w:t>
        </w:r>
      </w:ins>
      <w:ins w:author="Woods, Andy" w:date="2026-08-24T08:03:00Z" w16du:dateUtc="2026-08-24T08:03:00Z" w:id="17">
        <w:del w:author="Galindo Esparza, Rosella" w:date="2026-09-22T16:02:00Z" w16du:dateUtc="2026-09-22T16:02:31Z" w:id="18">
          <w:r w:rsidDel="52AFCB2F">
            <w:delText xml:space="preserve">is written </w:delText>
          </w:r>
        </w:del>
        <w:r>
          <w:t>primarily</w:t>
        </w:r>
      </w:ins>
      <w:ins w:author="Galindo Esparza, Rosella" w:date="2026-09-22T16:02:00Z" w16du:dateUtc="2026-09-22T16:02:48Z" w:id="19">
        <w:r w:rsidR="315A3562">
          <w:t xml:space="preserve"> to support </w:t>
        </w:r>
      </w:ins>
      <w:ins w:author="Woods, Andy" w:date="2026-08-24T08:03:00Z" w16du:dateUtc="2026-08-24T08:03:03Z" w:id="20">
        <w:del w:author="Galindo Esparza, Rosella" w:date="2026-09-22T16:02:00Z" w16du:dateUtc="2026-09-22T16:02:49Z" w:id="21">
          <w:r w:rsidDel="52AFCB2F">
            <w:delText xml:space="preserve"> </w:delText>
          </w:r>
        </w:del>
        <w:del w:author="Galindo Esparza, Rosella" w:date="2026-09-22T16:02:00Z" w16du:dateUtc="2026-09-22T16:02:49Z" w:id="22">
          <w:r w:rsidDel="52AFCB2F">
            <w:delText>f</w:delText>
          </w:r>
        </w:del>
        <w:del w:author="Galindo Esparza, Rosella" w:date="2026-09-22T16:02:00Z" w16du:dateUtc="2026-09-22T16:02:49Z" w:id="23">
          <w:r w:rsidDel="52AFCB2F">
            <w:delText>o</w:delText>
          </w:r>
        </w:del>
        <w:del w:author="Galindo Esparza, Rosella" w:date="2026-09-22T16:02:00Z" w16du:dateUtc="2026-09-22T16:02:49Z" w:id="24">
          <w:r w:rsidDel="52AFCB2F">
            <w:delText>r</w:delText>
          </w:r>
        </w:del>
        <w:del w:author="Galindo Esparza, Rosella" w:date="2026-09-22T16:02:00Z" w16du:dateUtc="2026-09-22T16:02:49Z" w:id="25">
          <w:r w:rsidDel="52AFCB2F">
            <w:delText xml:space="preserve"> </w:delText>
          </w:r>
        </w:del>
        <w:r>
          <w:t>creative practitioners</w:t>
        </w:r>
      </w:ins>
      <w:ins w:author="Woods, Andy" w:date="2026-08-24T08:12:00Z" w16du:dateUtc="2026-08-24T08:12:16Z" w:id="26">
        <w:r w:rsidR="4394550F">
          <w:t xml:space="preserve">, </w:t>
        </w:r>
      </w:ins>
      <w:ins w:author="Woods, Andy" w:date="2026-08-24T08:03:00Z" w16du:dateUtc="2026-08-24T08:03:03Z" w:id="27">
        <w:r>
          <w:t>artists, designers, producers and technical teams</w:t>
        </w:r>
      </w:ins>
      <w:ins w:author="Woods, Andy" w:date="2026-08-24T08:12:00Z" w16du:dateUtc="2026-08-24T08:12:18Z" w:id="28">
        <w:r w:rsidR="1AFD11EE">
          <w:t>,</w:t>
        </w:r>
      </w:ins>
      <w:ins w:author="Woods, Andy" w:date="2026-08-24T08:03:00Z" w16du:dateUtc="2026-08-24T08:03:03Z" w:id="29">
        <w:r>
          <w:t xml:space="preserve"> who want to bring multisensory elements into immersive experiences. </w:t>
        </w:r>
      </w:ins>
      <w:ins w:author="Woods, Andy" w:date="2026-08-24T08:13:00Z" w16du:dateUtc="2026-08-24T08:13:34Z" w:id="30">
        <w:r w:rsidR="4ABB4EAB">
          <w:t xml:space="preserve">The </w:t>
        </w:r>
        <w:del w:author="Galindo Esparza, Rosella" w:date="2026-09-22T16:02:00Z" w16du:dateUtc="2026-09-22T16:02:57Z" w:id="31">
          <w:r w:rsidDel="4ABB4EAB">
            <w:delText xml:space="preserve">report </w:delText>
          </w:r>
        </w:del>
      </w:ins>
      <w:ins w:author="Galindo Esparza, Rosella" w:date="2026-09-22T16:04:00Z" w16du:dateUtc="2026-09-22T16:04:25Z" w:id="32">
        <w:r w:rsidR="286C0B90">
          <w:t>H</w:t>
        </w:r>
      </w:ins>
      <w:ins w:author="Galindo Esparza, Rosella" w:date="2026-09-22T16:02:00Z" w16du:dateUtc="2026-09-22T16:02:58Z" w:id="33">
        <w:r w:rsidR="65E959FD">
          <w:t xml:space="preserve">ub </w:t>
        </w:r>
      </w:ins>
      <w:ins w:author="Woods, Andy" w:date="2026-08-24T08:03:00Z" w16du:dateUtc="2026-08-24T08:03:03Z" w:id="34">
        <w:r>
          <w:t xml:space="preserve">will also be useful to researchers, students and </w:t>
        </w:r>
        <w:del w:author="Dixon, Hazel" w:date="2026-09-24T10:21:00Z" w16du:dateUtc="2026-09-24T10:21:50Z" w:id="35">
          <w:r w:rsidDel="52AFCB2F">
            <w:delText xml:space="preserve">accessibility </w:delText>
          </w:r>
        </w:del>
      </w:ins>
      <w:ins w:author="Dixon, Hazel" w:date="2026-09-24T10:21:00Z" w16du:dateUtc="2026-09-24T10:21:52Z" w:id="36">
        <w:r w:rsidR="62ED0827">
          <w:t xml:space="preserve">inclusion </w:t>
        </w:r>
      </w:ins>
      <w:ins w:author="Woods, Andy" w:date="2026-08-24T08:03:00Z" w16du:dateUtc="2026-08-24T08:03:03Z" w:id="37">
        <w:r>
          <w:t xml:space="preserve">specialists interested in how audiences perceive and respond to sensory design. </w:t>
        </w:r>
      </w:ins>
      <w:ins w:author="Woods, Andy" w:date="2026-08-24T08:40:00Z" w16du:dateUtc="2026-08-24T08:40:51Z" w:id="38">
        <w:r w:rsidR="17F10730">
          <w:t>The charts below show who has engaged with this work so far – attendees at our recent Multisensory Tour workshops across the UK.</w:t>
        </w:r>
      </w:ins>
    </w:p>
    <w:p w:rsidR="18BB041F" w:rsidP="4D6A09E1" w:rsidRDefault="18BB041F" w14:paraId="73001D27" w14:textId="6E1BFC31">
      <w:ins w:author="Woods, Andy" w:date="2026-08-24T08:39:00Z" w16du:dateUtc="2026-08-24T08:39:51Z" w:id="39">
        <w:r>
          <w:t>[CHART: workshop-participants]</w:t>
        </w:r>
      </w:ins>
    </w:p>
    <w:p w:rsidRPr="00B036CE" w:rsidR="00B036CE" w:rsidP="00941537" w:rsidRDefault="00B036CE" w14:paraId="0FBB6ADB" w14:textId="5CD84F03">
      <w:pPr>
        <w:pStyle w:val="Heading3"/>
      </w:pPr>
      <w:bookmarkStart w:name="_Toc1774298370" w:id="40"/>
      <w:r>
        <w:t>Why multisensory now?</w:t>
      </w:r>
      <w:bookmarkEnd w:id="40"/>
    </w:p>
    <w:p w:rsidRPr="00B036CE" w:rsidR="00B036CE" w:rsidP="00B036CE" w:rsidRDefault="3EFC105A" w14:paraId="23FF0ED4" w14:textId="7EC10FE0">
      <w:r>
        <w:t>M</w:t>
      </w:r>
      <w:r w:rsidR="00B036CE">
        <w:t>ultisensory work matters: it can deepen presence and emotion</w:t>
      </w:r>
      <w:r w:rsidR="4CDA71C4">
        <w:t xml:space="preserve"> as well as</w:t>
      </w:r>
      <w:r w:rsidR="00B036CE">
        <w:t xml:space="preserve"> </w:t>
      </w:r>
      <w:r w:rsidR="026D9938">
        <w:t>create longer-lasting memories</w:t>
      </w:r>
      <w:r w:rsidR="00B036CE">
        <w:t xml:space="preserve">. [Multisensory Value] </w:t>
      </w:r>
      <w:r w:rsidR="66168A31">
        <w:t>There is also</w:t>
      </w:r>
      <w:r w:rsidR="00B036CE">
        <w:t xml:space="preserve"> a growing appetite for immersive, interactive and multisensory events</w:t>
      </w:r>
      <w:r w:rsidR="559FC399">
        <w:t xml:space="preserve">, </w:t>
      </w:r>
      <w:r w:rsidR="00B036CE">
        <w:t>particularly where they support meaningful emotional engagement. [Audience trends towards multisensory]</w:t>
      </w:r>
    </w:p>
    <w:p w:rsidRPr="00B036CE" w:rsidR="00B036CE" w:rsidP="00B036CE" w:rsidRDefault="00B036CE" w14:paraId="0AE8A87F" w14:textId="67EB4BA1">
      <w:r>
        <w:t xml:space="preserve">But </w:t>
      </w:r>
      <w:commentRangeStart w:id="41"/>
      <w:r w:rsidRPr="4198D5AC">
        <w:rPr>
          <w:i/>
          <w:iCs/>
          <w:rPrChange w:author="Woods, Andy" w:date="2026-09-25T09:36:00Z" w16du:dateUtc="2026-09-25T09:36:12Z" w:id="42">
            <w:rPr>
              <w:b/>
              <w:bCs/>
            </w:rPr>
          </w:rPrChange>
        </w:rPr>
        <w:t xml:space="preserve">more sensation </w:t>
      </w:r>
      <w:r w:rsidRPr="4198D5AC">
        <w:rPr>
          <w:i/>
          <w:iCs/>
          <w:rPrChange w:author="Woods, Andy" w:date="2026-09-25T09:36:00Z" w16du:dateUtc="2026-09-25T09:36:12Z" w:id="43">
            <w:rPr>
              <w:b/>
              <w:bCs/>
            </w:rPr>
          </w:rPrChange>
        </w:rPr>
        <w:t>isn’t the point</w:t>
      </w:r>
      <w:r w:rsidRPr="4198D5AC">
        <w:rPr>
          <w:i/>
          <w:iCs/>
          <w:rPrChange w:author="Woods, Andy" w:date="2026-09-25T09:36:00Z" w16du:dateUtc="2026-09-25T09:36:12Z" w:id="44">
            <w:rPr/>
          </w:rPrChange>
        </w:rPr>
        <w:t>.</w:t>
      </w:r>
      <w:commentRangeEnd w:id="41"/>
      <w:r w:rsidRPr="4198D5AC">
        <w:rPr>
          <w:rStyle w:val="CommentReference"/>
          <w:i/>
          <w:iCs/>
          <w:sz w:val="24"/>
          <w:szCs w:val="24"/>
          <w:rPrChange w:author="Woods, Andy" w:date="2026-09-25T09:36:00Z" w16du:dateUtc="2026-09-25T09:36:12Z" w:id="45">
            <w:rPr>
              <w:rStyle w:val="CommentReference"/>
              <w:sz w:val="24"/>
              <w:szCs w:val="24"/>
            </w:rPr>
          </w:rPrChange>
        </w:rPr>
        <w:commentReference w:id="41"/>
      </w:r>
      <w:r w:rsidRPr="4198D5AC">
        <w:rPr>
          <w:i/>
          <w:iCs/>
          <w:rPrChange w:author="Woods, Andy" w:date="2026-09-25T09:36:00Z" w16du:dateUtc="2026-09-25T09:36:12Z" w:id="46">
            <w:rPr/>
          </w:rPrChange>
        </w:rPr>
        <w:t xml:space="preserve"> </w:t>
      </w:r>
      <w:r>
        <w:t xml:space="preserve">The point is the </w:t>
      </w:r>
      <w:r w:rsidRPr="4198D5AC">
        <w:rPr>
          <w:i/>
          <w:iCs/>
        </w:rPr>
        <w:t xml:space="preserve">right sensation, at the right time, </w:t>
      </w:r>
      <w:r w:rsidRPr="4198D5AC" w:rsidR="00FD7938">
        <w:rPr>
          <w:i/>
          <w:iCs/>
        </w:rPr>
        <w:t>grounded in purpose</w:t>
      </w:r>
      <w:r>
        <w:t xml:space="preserve">. </w:t>
      </w:r>
      <w:r w:rsidR="51BE35AB">
        <w:t>Indeed,</w:t>
      </w:r>
      <w:r>
        <w:t xml:space="preserve"> </w:t>
      </w:r>
      <w:r w:rsidRPr="4198D5AC">
        <w:rPr>
          <w:i/>
          <w:iCs/>
        </w:rPr>
        <w:t>less</w:t>
      </w:r>
      <w:r>
        <w:t xml:space="preserve"> </w:t>
      </w:r>
      <w:r w:rsidRPr="4198D5AC">
        <w:rPr>
          <w:i/>
          <w:iCs/>
        </w:rPr>
        <w:t xml:space="preserve">sensation </w:t>
      </w:r>
      <w:r>
        <w:t>can often be more! [Multisensory experience]</w:t>
      </w:r>
    </w:p>
    <w:p w:rsidRPr="00B036CE" w:rsidR="00B036CE" w:rsidP="00941537" w:rsidRDefault="00B036CE" w14:paraId="1A94BC92" w14:textId="6B99A0E9">
      <w:pPr>
        <w:pStyle w:val="Heading3"/>
      </w:pPr>
      <w:bookmarkStart w:name="_Toc336827877" w:id="47"/>
      <w:r>
        <w:t>Inclusion isn’t a bolt</w:t>
      </w:r>
      <w:r w:rsidR="7A10B237">
        <w:t>-</w:t>
      </w:r>
      <w:r>
        <w:t>on and multisensory isn’t automatically inclusive</w:t>
      </w:r>
      <w:bookmarkEnd w:id="47"/>
    </w:p>
    <w:p w:rsidRPr="00B036CE" w:rsidR="00B036CE" w:rsidP="00B036CE" w:rsidRDefault="00053524" w14:paraId="5712FBDD" w14:textId="76428AFB">
      <w:r>
        <w:t xml:space="preserve">Openness is required when creating inclusive multisensory experiences, as we cannot presume to know what </w:t>
      </w:r>
      <w:r w:rsidR="3E196461">
        <w:t xml:space="preserve">all </w:t>
      </w:r>
      <w:r>
        <w:t>users need</w:t>
      </w:r>
      <w:r w:rsidR="005C7A97">
        <w:t xml:space="preserve">. For instance, while </w:t>
      </w:r>
      <w:r w:rsidR="39B0D4C5">
        <w:t xml:space="preserve">the introduction of </w:t>
      </w:r>
      <w:r w:rsidR="005C7A97">
        <w:t>haptics is often considered helpful for all blind individuals, preferences</w:t>
      </w:r>
      <w:r w:rsidR="61BAD14B">
        <w:t>, abilities</w:t>
      </w:r>
      <w:r w:rsidR="005C7A97">
        <w:t xml:space="preserve"> and situations </w:t>
      </w:r>
      <w:r w:rsidR="00414534">
        <w:t xml:space="preserve">vary </w:t>
      </w:r>
      <w:r w:rsidR="2EF01BED">
        <w:t>significantly</w:t>
      </w:r>
      <w:r w:rsidR="005C7A97">
        <w:t xml:space="preserve">. </w:t>
      </w:r>
      <w:r w:rsidR="09016E50">
        <w:t xml:space="preserve">Treating haptics as a </w:t>
      </w:r>
      <w:r w:rsidRPr="509986BF" w:rsidR="09016E50">
        <w:rPr>
          <w:i/>
        </w:rPr>
        <w:t>tick-box inclusion measure</w:t>
      </w:r>
      <w:r w:rsidR="09016E50">
        <w:t xml:space="preserve"> risks overlooking this </w:t>
      </w:r>
      <w:r w:rsidR="09016E50">
        <w:t>diversity</w:t>
      </w:r>
      <w:r w:rsidR="0E9D66FE">
        <w:t xml:space="preserve"> and may act to limit creative exploration for inclusion</w:t>
      </w:r>
      <w:r w:rsidR="09016E50">
        <w:t>.</w:t>
      </w:r>
      <w:r w:rsidR="005C7A97">
        <w:t xml:space="preserve"> </w:t>
      </w:r>
      <w:r w:rsidR="00B036CE">
        <w:t>[Multisensory experience]</w:t>
      </w:r>
    </w:p>
    <w:p w:rsidRPr="00B036CE" w:rsidR="00B036CE" w:rsidP="00B036CE" w:rsidRDefault="208A5EE7" w14:paraId="2E3F03EE" w14:textId="5495B052">
      <w:r>
        <w:t>The temptation to add new and exciting sensations also brings with it a risk of overload</w:t>
      </w:r>
      <w:r w:rsidR="51E2FD3F">
        <w:t>. W</w:t>
      </w:r>
      <w:r w:rsidR="00B036CE">
        <w:t xml:space="preserve">hen </w:t>
      </w:r>
      <w:r w:rsidR="44DB5CE9">
        <w:t xml:space="preserve">sensory input becomes </w:t>
      </w:r>
      <w:r w:rsidRPr="6A31513F" w:rsidR="44DB5CE9">
        <w:rPr>
          <w:i/>
          <w:iCs/>
        </w:rPr>
        <w:t>too overwhelming</w:t>
      </w:r>
      <w:r w:rsidR="44DB5CE9">
        <w:t xml:space="preserve"> </w:t>
      </w:r>
      <w:r w:rsidR="00B036CE">
        <w:t xml:space="preserve">for someone, </w:t>
      </w:r>
      <w:r w:rsidR="4C0C3AC4">
        <w:t>tools like</w:t>
      </w:r>
      <w:r w:rsidRPr="509986BF" w:rsidR="4C0C3AC4">
        <w:rPr>
          <w:i/>
        </w:rPr>
        <w:t xml:space="preserve"> </w:t>
      </w:r>
      <w:r w:rsidRPr="509986BF" w:rsidR="00B036CE">
        <w:rPr>
          <w:i/>
        </w:rPr>
        <w:t xml:space="preserve">sensory guides </w:t>
      </w:r>
      <w:r w:rsidRPr="509986BF" w:rsidR="00B036CE">
        <w:t xml:space="preserve">and </w:t>
      </w:r>
      <w:r w:rsidRPr="509986BF" w:rsidR="00B036CE">
        <w:rPr>
          <w:i/>
        </w:rPr>
        <w:t>refuge spaces</w:t>
      </w:r>
      <w:r w:rsidR="00B036CE">
        <w:t xml:space="preserve"> can </w:t>
      </w:r>
      <w:r w:rsidR="0D040BCD">
        <w:t xml:space="preserve">matter just as much as the </w:t>
      </w:r>
      <w:r w:rsidRPr="509986BF" w:rsidR="00B036CE">
        <w:rPr>
          <w:i/>
        </w:rPr>
        <w:t>effect</w:t>
      </w:r>
      <w:r w:rsidRPr="509986BF" w:rsidR="387A4366">
        <w:rPr>
          <w:i/>
        </w:rPr>
        <w:t>s</w:t>
      </w:r>
      <w:r w:rsidRPr="509986BF" w:rsidR="64475E27">
        <w:rPr>
          <w:i/>
        </w:rPr>
        <w:t xml:space="preserve"> </w:t>
      </w:r>
      <w:r w:rsidR="64475E27">
        <w:t>themselves</w:t>
      </w:r>
      <w:r w:rsidR="00B036CE">
        <w:t>. [Multisensory Value]</w:t>
      </w:r>
    </w:p>
    <w:p w:rsidRPr="00B036CE" w:rsidR="00B036CE" w:rsidP="00941537" w:rsidRDefault="00B036CE" w14:paraId="42869767" w14:textId="77777777">
      <w:pPr>
        <w:pStyle w:val="Heading3"/>
      </w:pPr>
      <w:bookmarkStart w:name="_Toc1590234682" w:id="48"/>
      <w:r w:rsidRPr="00B036CE">
        <w:t xml:space="preserve">Design lessons you can use </w:t>
      </w:r>
      <w:bookmarkStart w:name="_Int_oB4K1QLG" w:id="49"/>
      <w:r w:rsidRPr="00B036CE">
        <w:t>immediately</w:t>
      </w:r>
      <w:bookmarkEnd w:id="48"/>
      <w:bookmarkEnd w:id="49"/>
    </w:p>
    <w:p w:rsidRPr="00B036CE" w:rsidR="00B036CE" w:rsidP="00B036CE" w:rsidRDefault="00B036CE" w14:paraId="406B315F" w14:textId="39C944C0">
      <w:commentRangeStart w:id="50"/>
      <w:commentRangeStart w:id="51"/>
      <w:commentRangeStart w:id="52"/>
      <w:commentRangeStart w:id="53"/>
      <w:r w:rsidRPr="4198D5AC">
        <w:rPr>
          <w:b/>
          <w:bCs/>
        </w:rPr>
        <w:t>1)</w:t>
      </w:r>
      <w:r w:rsidRPr="4198D5AC">
        <w:rPr>
          <w:b/>
          <w:bCs/>
          <w:i/>
          <w:iCs/>
        </w:rPr>
        <w:t xml:space="preserve"> Lo–fi </w:t>
      </w:r>
      <w:r w:rsidRPr="4198D5AC">
        <w:rPr>
          <w:b/>
          <w:bCs/>
        </w:rPr>
        <w:t>can d</w:t>
      </w:r>
      <w:commentRangeEnd w:id="50"/>
      <w:r w:rsidRPr="4198D5AC">
        <w:rPr>
          <w:rStyle w:val="CommentReference"/>
          <w:b/>
          <w:bCs/>
          <w:sz w:val="24"/>
          <w:szCs w:val="24"/>
        </w:rPr>
        <w:commentReference w:id="50"/>
      </w:r>
      <w:commentRangeEnd w:id="51"/>
      <w:r>
        <w:rPr>
          <w:rStyle w:val="CommentReference"/>
        </w:rPr>
        <w:commentReference w:id="51"/>
      </w:r>
      <w:commentRangeEnd w:id="52"/>
      <w:r>
        <w:rPr>
          <w:rStyle w:val="CommentReference"/>
        </w:rPr>
        <w:commentReference w:id="52"/>
      </w:r>
      <w:commentRangeEnd w:id="53"/>
      <w:r>
        <w:rPr>
          <w:rStyle w:val="CommentReference"/>
        </w:rPr>
        <w:commentReference w:id="53"/>
      </w:r>
      <w:r w:rsidRPr="4198D5AC">
        <w:rPr>
          <w:b/>
          <w:bCs/>
        </w:rPr>
        <w:t>o serious heavy lifting</w:t>
      </w:r>
      <w:r w:rsidRPr="4198D5AC" w:rsidR="669572FB">
        <w:rPr>
          <w:b/>
          <w:bCs/>
        </w:rPr>
        <w:t xml:space="preserve">... </w:t>
      </w:r>
      <w:commentRangeStart w:id="54"/>
      <w:r w:rsidRPr="4198D5AC">
        <w:rPr>
          <w:b/>
          <w:bCs/>
        </w:rPr>
        <w:t>if it’s motivated</w:t>
      </w:r>
    </w:p>
    <w:p w:rsidRPr="00B036CE" w:rsidR="00B036CE" w:rsidP="00B036CE" w:rsidRDefault="00B036CE" w14:paraId="3D192190" w14:textId="4D31C336">
      <w:r>
        <w:t>In</w:t>
      </w:r>
      <w:r w:rsidR="00DF4106">
        <w:t xml:space="preserve"> </w:t>
      </w:r>
      <w:commentRangeEnd w:id="54"/>
      <w:r w:rsidRPr="4198D5AC">
        <w:rPr>
          <w:rStyle w:val="CommentReference"/>
          <w:b/>
          <w:bCs/>
          <w:i/>
          <w:iCs/>
          <w:sz w:val="24"/>
          <w:szCs w:val="24"/>
        </w:rPr>
        <w:commentReference w:id="54"/>
      </w:r>
      <w:r w:rsidRPr="4198D5AC">
        <w:rPr>
          <w:b/>
          <w:bCs/>
          <w:i/>
          <w:iCs/>
        </w:rPr>
        <w:t>Current, Rising</w:t>
      </w:r>
      <w:r w:rsidR="781E30AC">
        <w:t xml:space="preserve"> –</w:t>
      </w:r>
      <w:r w:rsidRPr="4198D5AC" w:rsidR="781E30AC">
        <w:rPr>
          <w:i/>
          <w:iCs/>
        </w:rPr>
        <w:t xml:space="preserve"> </w:t>
      </w:r>
      <w:r>
        <w:t>a location–based hyper</w:t>
      </w:r>
      <w:r w:rsidR="1B8DDC9C">
        <w:t>-</w:t>
      </w:r>
      <w:r>
        <w:t xml:space="preserve">reality opera combining </w:t>
      </w:r>
      <w:r w:rsidR="088929C8">
        <w:t>Virtual Reality (</w:t>
      </w:r>
      <w:r>
        <w:t>VR</w:t>
      </w:r>
      <w:r w:rsidR="4FA0F380">
        <w:t>)</w:t>
      </w:r>
      <w:r>
        <w:t xml:space="preserve"> with free</w:t>
      </w:r>
      <w:r w:rsidR="0297A534">
        <w:t>-</w:t>
      </w:r>
      <w:r>
        <w:t>roam movement, wind, floor vibrations and more</w:t>
      </w:r>
      <w:r w:rsidR="2188531F">
        <w:t xml:space="preserve"> –</w:t>
      </w:r>
      <w:r w:rsidR="4BBF3CC0">
        <w:t xml:space="preserve"> </w:t>
      </w:r>
      <w:r>
        <w:t xml:space="preserve">audiences reported that blowing wind and free movement had the </w:t>
      </w:r>
      <w:r w:rsidR="21A1318A">
        <w:t xml:space="preserve">greatest </w:t>
      </w:r>
      <w:r>
        <w:t xml:space="preserve">impact on their sense of presence. </w:t>
      </w:r>
      <w:r w:rsidR="29D2E8CC">
        <w:t>However</w:t>
      </w:r>
      <w:r w:rsidR="52232389">
        <w:t>,</w:t>
      </w:r>
      <w:r w:rsidRPr="4198D5AC" w:rsidR="29D2E8CC">
        <w:rPr>
          <w:i/>
          <w:iCs/>
        </w:rPr>
        <w:t xml:space="preserve"> </w:t>
      </w:r>
      <w:hyperlink r:id="rId15">
        <w:r w:rsidRPr="4198D5AC" w:rsidR="0F07B69B">
          <w:rPr>
            <w:rStyle w:val="Hyperlink"/>
            <w:i/>
            <w:iCs/>
          </w:rPr>
          <w:t>Figment Productions</w:t>
        </w:r>
      </w:hyperlink>
      <w:r w:rsidRPr="4198D5AC" w:rsidR="001A33A8">
        <w:rPr>
          <w:i/>
          <w:iCs/>
        </w:rPr>
        <w:t xml:space="preserve"> </w:t>
      </w:r>
      <w:r w:rsidR="33815E2F">
        <w:t>–</w:t>
      </w:r>
      <w:r w:rsidRPr="4198D5AC" w:rsidR="33815E2F">
        <w:rPr>
          <w:i/>
          <w:iCs/>
        </w:rPr>
        <w:t xml:space="preserve"> </w:t>
      </w:r>
      <w:r w:rsidR="0C2C847E">
        <w:t xml:space="preserve">the company </w:t>
      </w:r>
      <w:r w:rsidR="5BE2EE84">
        <w:t xml:space="preserve">that </w:t>
      </w:r>
      <w:r w:rsidR="0C2C847E">
        <w:t xml:space="preserve">created </w:t>
      </w:r>
      <w:r w:rsidRPr="4198D5AC" w:rsidR="0C2C847E">
        <w:rPr>
          <w:b/>
          <w:bCs/>
          <w:i/>
          <w:iCs/>
        </w:rPr>
        <w:t>Current, Rising</w:t>
      </w:r>
      <w:r w:rsidRPr="4198D5AC" w:rsidR="550CBB3E">
        <w:rPr>
          <w:b/>
          <w:bCs/>
          <w:i/>
          <w:iCs/>
        </w:rPr>
        <w:t xml:space="preserve"> </w:t>
      </w:r>
      <w:r w:rsidR="550CBB3E">
        <w:t>–</w:t>
      </w:r>
      <w:r w:rsidRPr="4198D5AC" w:rsidR="0C2C847E">
        <w:rPr>
          <w:i/>
          <w:iCs/>
        </w:rPr>
        <w:t xml:space="preserve"> </w:t>
      </w:r>
      <w:r w:rsidR="001A33A8">
        <w:t xml:space="preserve">reported that one of the best sensory effects they ever delivered was </w:t>
      </w:r>
      <w:r w:rsidR="2EEB22DD">
        <w:t>create</w:t>
      </w:r>
      <w:r w:rsidR="1145B7A0">
        <w:t>d far more simply</w:t>
      </w:r>
      <w:r w:rsidR="2C75448D">
        <w:t>,</w:t>
      </w:r>
      <w:r w:rsidR="1145B7A0">
        <w:t xml:space="preserve"> via </w:t>
      </w:r>
      <w:r w:rsidR="001A33A8">
        <w:t>gravel glued onto hardboard</w:t>
      </w:r>
      <w:r w:rsidR="5920DC91">
        <w:t xml:space="preserve"> that people walked on</w:t>
      </w:r>
      <w:r w:rsidR="096028FA">
        <w:t>.</w:t>
      </w:r>
      <w:del w:author="Galindo Esparza, Rosella" w:date="2026-09-22T16:05:00Z" w16du:dateUtc="2026-09-22T16:05:49Z" w:id="55">
        <w:r w:rsidDel="00B036CE">
          <w:delText xml:space="preserve"> </w:delText>
        </w:r>
      </w:del>
      <w:r>
        <w:t xml:space="preserve"> </w:t>
      </w:r>
      <w:r w:rsidR="01485E79">
        <w:t>It cost only a f</w:t>
      </w:r>
      <w:r>
        <w:t>ew pounds</w:t>
      </w:r>
      <w:r w:rsidR="38A7C153">
        <w:t xml:space="preserve">, yet it made a huge </w:t>
      </w:r>
      <w:r>
        <w:t>boost to immersion. [Case study: Current, Rising]</w:t>
      </w:r>
    </w:p>
    <w:p w:rsidRPr="00B036CE" w:rsidR="00B036CE" w:rsidP="00B036CE" w:rsidRDefault="00B036CE" w14:paraId="08295461" w14:textId="41384EBD">
      <w:r w:rsidRPr="6A31513F">
        <w:rPr>
          <w:b/>
          <w:bCs/>
        </w:rPr>
        <w:t>Tip:</w:t>
      </w:r>
      <w:r>
        <w:t xml:space="preserve"> </w:t>
      </w:r>
      <w:r w:rsidR="4E9F1A7B">
        <w:t xml:space="preserve">Even very simple sensory effects can </w:t>
      </w:r>
      <w:r w:rsidR="273D2102">
        <w:t xml:space="preserve">have significant impact if they are </w:t>
      </w:r>
      <w:r>
        <w:t>clear</w:t>
      </w:r>
      <w:r w:rsidR="6231E147">
        <w:t>ly</w:t>
      </w:r>
      <w:r>
        <w:t xml:space="preserve"> connect</w:t>
      </w:r>
      <w:r w:rsidR="2FA6BDC2">
        <w:t xml:space="preserve">ed </w:t>
      </w:r>
      <w:r>
        <w:t xml:space="preserve">to </w:t>
      </w:r>
      <w:r w:rsidR="5057C6AB">
        <w:t>the audience’s expectations</w:t>
      </w:r>
      <w:r>
        <w:t>. Context and motivation matter.</w:t>
      </w:r>
    </w:p>
    <w:p w:rsidRPr="00B036CE" w:rsidR="00B036CE" w:rsidP="6BA7A3B6" w:rsidRDefault="00B036CE" w14:paraId="3496B028" w14:textId="78103EB1">
      <w:pPr>
        <w:rPr>
          <w:b/>
          <w:i/>
        </w:rPr>
      </w:pPr>
      <w:r w:rsidRPr="6BA7A3B6">
        <w:rPr>
          <w:b/>
          <w:bCs/>
        </w:rPr>
        <w:t xml:space="preserve">2) Chase </w:t>
      </w:r>
      <w:r w:rsidRPr="011B71A1" w:rsidR="5CAC0B88">
        <w:rPr>
          <w:b/>
          <w:bCs/>
          <w:i/>
          <w:iCs/>
        </w:rPr>
        <w:t>q</w:t>
      </w:r>
      <w:r w:rsidRPr="011B71A1">
        <w:rPr>
          <w:b/>
          <w:bCs/>
          <w:i/>
          <w:iCs/>
        </w:rPr>
        <w:t>uality</w:t>
      </w:r>
      <w:r w:rsidRPr="011B71A1">
        <w:rPr>
          <w:b/>
          <w:i/>
        </w:rPr>
        <w:t xml:space="preserve"> of </w:t>
      </w:r>
      <w:r w:rsidRPr="011B71A1" w:rsidR="18E67C6C">
        <w:rPr>
          <w:b/>
          <w:bCs/>
          <w:i/>
          <w:iCs/>
        </w:rPr>
        <w:t>e</w:t>
      </w:r>
      <w:r w:rsidRPr="011B71A1">
        <w:rPr>
          <w:b/>
          <w:bCs/>
          <w:i/>
          <w:iCs/>
        </w:rPr>
        <w:t>xperience</w:t>
      </w:r>
      <w:r w:rsidRPr="6BA7A3B6">
        <w:rPr>
          <w:b/>
          <w:bCs/>
        </w:rPr>
        <w:t xml:space="preserve">, not just </w:t>
      </w:r>
      <w:r w:rsidRPr="011B71A1" w:rsidR="6DF61A57">
        <w:rPr>
          <w:b/>
          <w:bCs/>
          <w:i/>
          <w:iCs/>
        </w:rPr>
        <w:t>q</w:t>
      </w:r>
      <w:r w:rsidRPr="011B71A1">
        <w:rPr>
          <w:b/>
          <w:bCs/>
          <w:i/>
          <w:iCs/>
        </w:rPr>
        <w:t>uality</w:t>
      </w:r>
      <w:r w:rsidRPr="011B71A1">
        <w:rPr>
          <w:b/>
          <w:i/>
        </w:rPr>
        <w:t xml:space="preserve"> of </w:t>
      </w:r>
      <w:r w:rsidRPr="011B71A1" w:rsidR="61124A91">
        <w:rPr>
          <w:b/>
          <w:bCs/>
          <w:i/>
          <w:iCs/>
        </w:rPr>
        <w:t>s</w:t>
      </w:r>
      <w:r w:rsidRPr="011B71A1">
        <w:rPr>
          <w:b/>
          <w:bCs/>
          <w:i/>
          <w:iCs/>
        </w:rPr>
        <w:t>ervice</w:t>
      </w:r>
    </w:p>
    <w:p w:rsidRPr="00B036CE" w:rsidR="00B036CE" w:rsidP="00B036CE" w:rsidRDefault="005D1EA7" w14:paraId="2BA00136" w14:textId="71D79388">
      <w:r>
        <w:t xml:space="preserve">There is a clear and highly practical distinction between what technical teams measure </w:t>
      </w:r>
      <w:r w:rsidR="6EEE3DC2">
        <w:t xml:space="preserve">– </w:t>
      </w:r>
      <w:r w:rsidRPr="011B71A1" w:rsidR="32CBB2CC">
        <w:rPr>
          <w:i/>
          <w:iCs/>
        </w:rPr>
        <w:t>q</w:t>
      </w:r>
      <w:r w:rsidRPr="011B71A1">
        <w:rPr>
          <w:i/>
          <w:iCs/>
        </w:rPr>
        <w:t>uality</w:t>
      </w:r>
      <w:r w:rsidRPr="011B71A1">
        <w:rPr>
          <w:i/>
        </w:rPr>
        <w:t xml:space="preserve"> of </w:t>
      </w:r>
      <w:r w:rsidRPr="011B71A1" w:rsidR="3F0CB4BA">
        <w:rPr>
          <w:i/>
          <w:iCs/>
        </w:rPr>
        <w:t>s</w:t>
      </w:r>
      <w:r w:rsidRPr="011B71A1">
        <w:rPr>
          <w:i/>
          <w:iCs/>
        </w:rPr>
        <w:t>ervice</w:t>
      </w:r>
      <w:r w:rsidRPr="011B71A1" w:rsidR="1DAC5611">
        <w:rPr>
          <w:i/>
          <w:iCs/>
        </w:rPr>
        <w:t xml:space="preserve">, </w:t>
      </w:r>
      <w:r>
        <w:t>such as bandwidth, jitter, latency</w:t>
      </w:r>
      <w:r w:rsidR="47C5731A">
        <w:t xml:space="preserve"> –</w:t>
      </w:r>
      <w:r>
        <w:t xml:space="preserve"> and what audiences perceive </w:t>
      </w:r>
      <w:r w:rsidR="47EC4687">
        <w:t>–</w:t>
      </w:r>
      <w:r>
        <w:t xml:space="preserve"> </w:t>
      </w:r>
      <w:r w:rsidRPr="011B71A1" w:rsidR="74F6F426">
        <w:rPr>
          <w:i/>
          <w:iCs/>
        </w:rPr>
        <w:t>q</w:t>
      </w:r>
      <w:r w:rsidRPr="011B71A1">
        <w:rPr>
          <w:i/>
          <w:iCs/>
        </w:rPr>
        <w:t>uality</w:t>
      </w:r>
      <w:r w:rsidRPr="011B71A1">
        <w:rPr>
          <w:i/>
        </w:rPr>
        <w:t xml:space="preserve"> of </w:t>
      </w:r>
      <w:r w:rsidRPr="011B71A1" w:rsidR="26D306D8">
        <w:rPr>
          <w:i/>
          <w:iCs/>
        </w:rPr>
        <w:t>e</w:t>
      </w:r>
      <w:r w:rsidRPr="011B71A1">
        <w:rPr>
          <w:i/>
          <w:iCs/>
        </w:rPr>
        <w:t>xperience</w:t>
      </w:r>
      <w:r w:rsidRPr="011B71A1" w:rsidR="712B1781">
        <w:rPr>
          <w:i/>
          <w:iCs/>
        </w:rPr>
        <w:t xml:space="preserve">, </w:t>
      </w:r>
      <w:r>
        <w:t>including smoothness, responsiveness, comfort and immersion. These two aspects don’t always align</w:t>
      </w:r>
      <w:r w:rsidR="005F6DB1">
        <w:t xml:space="preserve">. </w:t>
      </w:r>
      <w:r w:rsidR="2EDD6FA7">
        <w:t>For example</w:t>
      </w:r>
      <w:r w:rsidR="005F6DB1">
        <w:t xml:space="preserve">, </w:t>
      </w:r>
      <w:r w:rsidR="00B036CE">
        <w:t xml:space="preserve">our brain can tolerate small timing mismatches, so </w:t>
      </w:r>
      <w:r w:rsidRPr="011B71A1" w:rsidR="00B036CE">
        <w:rPr>
          <w:i/>
        </w:rPr>
        <w:t>absolute zero latency</w:t>
      </w:r>
      <w:r w:rsidR="00B036CE">
        <w:t xml:space="preserve"> isn’t always necessary. [Latency tolerances]</w:t>
      </w:r>
    </w:p>
    <w:p w:rsidRPr="00B036CE" w:rsidR="00B036CE" w:rsidP="00B036CE" w:rsidRDefault="00B036CE" w14:paraId="35A1BA5D" w14:textId="0D50420E">
      <w:r w:rsidRPr="6BA7A3B6">
        <w:rPr>
          <w:b/>
          <w:bCs/>
        </w:rPr>
        <w:t>Tip:</w:t>
      </w:r>
      <w:r>
        <w:t xml:space="preserve"> </w:t>
      </w:r>
      <w:r w:rsidR="5D89CFD6">
        <w:t>D</w:t>
      </w:r>
      <w:r>
        <w:t>ecide what must be tight</w:t>
      </w:r>
      <w:r w:rsidR="35A10C9F">
        <w:t>,</w:t>
      </w:r>
      <w:r w:rsidR="19F0A9E9">
        <w:t xml:space="preserve"> typically</w:t>
      </w:r>
      <w:r w:rsidR="0BC12AC9">
        <w:t>:</w:t>
      </w:r>
      <w:r w:rsidR="19F0A9E9">
        <w:t xml:space="preserve"> action </w:t>
      </w:r>
      <w:r>
        <w:t>→ visual response</w:t>
      </w:r>
      <w:r w:rsidR="57138308">
        <w:t>,</w:t>
      </w:r>
      <w:r w:rsidR="719B7EDE">
        <w:t xml:space="preserve"> and </w:t>
      </w:r>
      <w:r>
        <w:t>where you can spend a little slack</w:t>
      </w:r>
      <w:r w:rsidR="1211A601">
        <w:t xml:space="preserve">, usually in </w:t>
      </w:r>
      <w:r>
        <w:t>secondary cues</w:t>
      </w:r>
      <w:r w:rsidR="631A5E9F">
        <w:t>. T</w:t>
      </w:r>
      <w:r>
        <w:t xml:space="preserve">hen test </w:t>
      </w:r>
      <w:r w:rsidR="36BEC73E">
        <w:t xml:space="preserve">early </w:t>
      </w:r>
      <w:r>
        <w:t xml:space="preserve">with diverse </w:t>
      </w:r>
      <w:r w:rsidR="00F32941">
        <w:t>user groups</w:t>
      </w:r>
      <w:r>
        <w:t>. [Latency tolerances]</w:t>
      </w:r>
    </w:p>
    <w:p w:rsidRPr="00B036CE" w:rsidR="00B036CE" w:rsidP="00B036CE" w:rsidRDefault="00B036CE" w14:paraId="1877588E" w14:textId="3166D6CD">
      <w:r w:rsidRPr="6BA7A3B6">
        <w:rPr>
          <w:b/>
          <w:bCs/>
        </w:rPr>
        <w:t xml:space="preserve">3) </w:t>
      </w:r>
      <w:r w:rsidRPr="6BA7A3B6" w:rsidR="57B1630E">
        <w:rPr>
          <w:b/>
          <w:bCs/>
        </w:rPr>
        <w:t>T</w:t>
      </w:r>
      <w:r w:rsidRPr="6BA7A3B6">
        <w:rPr>
          <w:b/>
          <w:bCs/>
        </w:rPr>
        <w:t xml:space="preserve">he smallest effect </w:t>
      </w:r>
      <w:r w:rsidRPr="6BA7A3B6" w:rsidR="6B0C83A6">
        <w:rPr>
          <w:b/>
          <w:bCs/>
        </w:rPr>
        <w:t xml:space="preserve">often </w:t>
      </w:r>
      <w:r w:rsidRPr="6BA7A3B6">
        <w:rPr>
          <w:b/>
          <w:bCs/>
        </w:rPr>
        <w:t>gets remembered</w:t>
      </w:r>
    </w:p>
    <w:p w:rsidRPr="00B036CE" w:rsidR="00B036CE" w:rsidP="00B036CE" w:rsidRDefault="00B036CE" w14:paraId="358D001A" w14:textId="3C14D459">
      <w:r w:rsidRPr="4198D5AC">
        <w:rPr>
          <w:i/>
          <w:iCs/>
        </w:rPr>
        <w:t xml:space="preserve">DARKFIELD’s </w:t>
      </w:r>
      <w:r w:rsidRPr="4198D5AC">
        <w:rPr>
          <w:b/>
          <w:bCs/>
          <w:i/>
          <w:iCs/>
        </w:rPr>
        <w:t>Arcade</w:t>
      </w:r>
      <w:r>
        <w:t xml:space="preserve"> </w:t>
      </w:r>
      <w:r w:rsidR="2031EC6C">
        <w:t xml:space="preserve">is a strong </w:t>
      </w:r>
      <w:r>
        <w:t>ex</w:t>
      </w:r>
      <w:r w:rsidR="33CD4A15">
        <w:t xml:space="preserve">ample of </w:t>
      </w:r>
      <w:r>
        <w:t>story</w:t>
      </w:r>
      <w:r w:rsidRPr="4198D5AC" w:rsidR="174ABE04">
        <w:rPr>
          <w:b/>
          <w:bCs/>
        </w:rPr>
        <w:t>-</w:t>
      </w:r>
      <w:r>
        <w:t>first s</w:t>
      </w:r>
      <w:r w:rsidR="5E7FC864">
        <w:t>ensory approach</w:t>
      </w:r>
      <w:r>
        <w:t>: binaural sound in pitch</w:t>
      </w:r>
      <w:r w:rsidR="50FF4492">
        <w:t xml:space="preserve"> </w:t>
      </w:r>
      <w:r>
        <w:t xml:space="preserve">blackness, </w:t>
      </w:r>
      <w:r w:rsidR="029C10C6">
        <w:t xml:space="preserve">a </w:t>
      </w:r>
      <w:r>
        <w:t>branching narrative and</w:t>
      </w:r>
      <w:r w:rsidR="568BEE30">
        <w:t xml:space="preserve"> the principle that</w:t>
      </w:r>
      <w:r>
        <w:t xml:space="preserve"> often the smallest effect can have the biggest impact</w:t>
      </w:r>
      <w:r w:rsidR="1BF7B94A">
        <w:t>. T</w:t>
      </w:r>
      <w:r>
        <w:t>he water spray</w:t>
      </w:r>
      <w:r w:rsidR="69ECBADA">
        <w:t>, sensed as the splashing of blood in the experience,</w:t>
      </w:r>
      <w:r>
        <w:t xml:space="preserve"> is the one most people </w:t>
      </w:r>
      <w:r w:rsidR="6FF9EC5C">
        <w:t>remember</w:t>
      </w:r>
      <w:r>
        <w:t>, because it’s integral to augmenting the audio</w:t>
      </w:r>
      <w:r w:rsidR="10FFB1FF">
        <w:t xml:space="preserve"> aspect it </w:t>
      </w:r>
      <w:bookmarkStart w:name="_Int_Rzhcf0UN" w:id="56"/>
      <w:r w:rsidR="10FFB1FF">
        <w:t>accompanies</w:t>
      </w:r>
      <w:bookmarkEnd w:id="56"/>
      <w:r>
        <w:t>. [Case study: Arcade]</w:t>
      </w:r>
    </w:p>
    <w:p w:rsidRPr="008A5B62" w:rsidR="00B036CE" w:rsidP="6A31513F" w:rsidRDefault="00B036CE" w14:paraId="3F25FF1B" w14:textId="0D81BF67">
      <w:r w:rsidRPr="6A31513F">
        <w:rPr>
          <w:b/>
          <w:bCs/>
        </w:rPr>
        <w:t>Tip:</w:t>
      </w:r>
      <w:r>
        <w:t xml:space="preserve"> </w:t>
      </w:r>
      <w:r w:rsidR="0E47BD69">
        <w:t>A</w:t>
      </w:r>
      <w:r>
        <w:t xml:space="preserve">sk </w:t>
      </w:r>
      <w:r w:rsidR="48C753C9">
        <w:t xml:space="preserve">direct </w:t>
      </w:r>
      <w:r>
        <w:t>question</w:t>
      </w:r>
      <w:r w:rsidR="00034D13">
        <w:t>s</w:t>
      </w:r>
      <w:r>
        <w:t xml:space="preserve"> </w:t>
      </w:r>
      <w:r w:rsidR="60AA3BF6">
        <w:t xml:space="preserve">during </w:t>
      </w:r>
      <w:r>
        <w:t>reviews</w:t>
      </w:r>
      <w:r w:rsidR="00034D13">
        <w:t>. For example</w:t>
      </w:r>
      <w:r w:rsidR="7B558538">
        <w:t>:</w:t>
      </w:r>
      <w:r w:rsidRPr="011B71A1">
        <w:t xml:space="preserve"> </w:t>
      </w:r>
      <w:r w:rsidRPr="011B71A1" w:rsidR="2C0CD46F">
        <w:t>“</w:t>
      </w:r>
      <w:r w:rsidRPr="011B71A1">
        <w:t>If we removed this effect, would the meaning of the moment change</w:t>
      </w:r>
      <w:r w:rsidRPr="011B71A1" w:rsidR="67CC8BF4">
        <w:t>?”</w:t>
      </w:r>
      <w:r>
        <w:t xml:space="preserve"> If not, it</w:t>
      </w:r>
      <w:r w:rsidR="23E78A9F">
        <w:t xml:space="preserve">’s likely </w:t>
      </w:r>
      <w:r>
        <w:t>decoration</w:t>
      </w:r>
      <w:r w:rsidR="41B5B533">
        <w:t>,</w:t>
      </w:r>
      <w:r w:rsidR="42366BF0">
        <w:t xml:space="preserve"> rather than </w:t>
      </w:r>
      <w:r>
        <w:t xml:space="preserve">storytelling. </w:t>
      </w:r>
    </w:p>
    <w:p w:rsidRPr="00B036CE" w:rsidR="00B036CE" w:rsidP="00941537" w:rsidRDefault="002E4C5A" w14:paraId="2FB88E91" w14:textId="04E3FC4A">
      <w:pPr>
        <w:pStyle w:val="Heading3"/>
      </w:pPr>
      <w:bookmarkStart w:name="_Toc1346967633" w:id="57"/>
      <w:r>
        <w:t>What next?</w:t>
      </w:r>
      <w:bookmarkEnd w:id="57"/>
    </w:p>
    <w:p w:rsidRPr="00B036CE" w:rsidR="00B036CE" w:rsidP="00B036CE" w:rsidRDefault="00B036CE" w14:paraId="56422FC2" w14:textId="6E7DC5EE">
      <w:r>
        <w:t>Th</w:t>
      </w:r>
      <w:r w:rsidR="66DFB84A">
        <w:t>is</w:t>
      </w:r>
      <w:r>
        <w:t xml:space="preserve"> Hub will evolve and grow</w:t>
      </w:r>
      <w:r w:rsidR="7A1E88B3">
        <w:t>,</w:t>
      </w:r>
      <w:r w:rsidR="53E6B951">
        <w:t xml:space="preserve"> </w:t>
      </w:r>
      <w:r w:rsidR="7A058642">
        <w:t>expanding</w:t>
      </w:r>
      <w:r w:rsidR="53E6B951">
        <w:t xml:space="preserve"> through </w:t>
      </w:r>
      <w:r>
        <w:t xml:space="preserve">industry </w:t>
      </w:r>
      <w:r w:rsidR="766E2889">
        <w:t>engagement and original new research,</w:t>
      </w:r>
      <w:r w:rsidR="7909E318">
        <w:t xml:space="preserve"> and eventually </w:t>
      </w:r>
      <w:r w:rsidR="0F792457">
        <w:t xml:space="preserve">also </w:t>
      </w:r>
      <w:r w:rsidR="7909E318">
        <w:t>incorporating shareable multisensory tools</w:t>
      </w:r>
      <w:r>
        <w:t xml:space="preserve">. </w:t>
      </w:r>
    </w:p>
    <w:p w:rsidR="18104931" w:rsidP="18104931" w:rsidRDefault="005B516A" w14:paraId="03E46D6F" w14:textId="4B437869">
      <w:pPr>
        <w:spacing w:before="240" w:after="240"/>
      </w:pPr>
      <w:r>
        <w:t>We feel that this reflects the true spirit of multisensory</w:t>
      </w:r>
      <w:r w:rsidR="6A1A0CFB">
        <w:t xml:space="preserve"> design – </w:t>
      </w:r>
      <w:r w:rsidR="5E4CA67A">
        <w:t>t</w:t>
      </w:r>
      <w:r>
        <w:t xml:space="preserve">hat it is not a fixed set of rules, but rather a shared, living set of ever-improving patterns. These are tested in real rooms, with real </w:t>
      </w:r>
      <w:r w:rsidR="70F480EE">
        <w:t>people</w:t>
      </w:r>
      <w:r>
        <w:t xml:space="preserve">, through open discussion. </w:t>
      </w:r>
      <w:r w:rsidR="00B036CE">
        <w:t>And sometimes</w:t>
      </w:r>
      <w:r w:rsidR="72DEAF54">
        <w:t xml:space="preserve"> i</w:t>
      </w:r>
      <w:r w:rsidR="00B036CE">
        <w:t xml:space="preserve">t’s still </w:t>
      </w:r>
      <w:r w:rsidR="32927197">
        <w:t>about</w:t>
      </w:r>
      <w:r w:rsidR="00B036CE">
        <w:t xml:space="preserve"> gravel glued to hardboard.</w:t>
      </w:r>
    </w:p>
    <w:p w:rsidR="011B71A1" w:rsidRDefault="011B71A1" w14:paraId="66427AE7" w14:textId="14132EC5"/>
    <w:p w:rsidR="0EFCDD7C" w:rsidP="18104931" w:rsidRDefault="0EFCDD7C" w14:paraId="432CBE51" w14:textId="00729DB5">
      <w:pPr>
        <w:pStyle w:val="Subtitle"/>
      </w:pPr>
      <w:r>
        <w:t>What are you looking for?</w:t>
      </w:r>
    </w:p>
    <w:p w:rsidR="71CB20EA" w:rsidP="18104931" w:rsidRDefault="00C55913" w14:paraId="15C33AE4" w14:textId="56F44063">
      <w:r w:rsidRPr="00C55913">
        <w:t>[top-level headings]</w:t>
      </w:r>
    </w:p>
    <w:p w:rsidR="71CB20EA" w:rsidRDefault="18104931" w14:paraId="4C65AA04" w14:textId="433BDB83">
      <w:r>
        <w:br w:type="page"/>
      </w:r>
    </w:p>
    <w:p w:rsidR="1D43BD31" w:rsidP="006F29F0" w:rsidRDefault="4F869B41" w14:paraId="4993229D" w14:textId="676591E4">
      <w:pPr>
        <w:pStyle w:val="Heading1"/>
      </w:pPr>
      <w:r>
        <w:t>A</w:t>
      </w:r>
      <w:r w:rsidR="009B19E0">
        <w:t>bout</w:t>
      </w:r>
      <w:r>
        <w:t xml:space="preserve"> page</w:t>
      </w:r>
    </w:p>
    <w:p w:rsidR="1D43BD31" w:rsidP="18104931" w:rsidRDefault="4F869B41" w14:paraId="0CE14825" w14:textId="351FA132">
      <w:r>
        <w:t xml:space="preserve">This site is created and run by the CoSTAR National Lab </w:t>
      </w:r>
      <w:r w:rsidR="36D43358">
        <w:t>Inclusive</w:t>
      </w:r>
      <w:r>
        <w:t xml:space="preserve"> User</w:t>
      </w:r>
      <w:ins w:author="Galindo Esparza, Rosella" w:date="2026-09-22T16:07:00Z" w16du:dateUtc="2026-09-22T16:07:31Z" w:id="58">
        <w:r w:rsidR="1D4B29BF">
          <w:t xml:space="preserve"> Futures</w:t>
        </w:r>
      </w:ins>
      <w:del w:author="Galindo Esparza, Rosella" w:date="2026-09-22T16:07:00Z" w16du:dateUtc="2026-09-22T16:07:28Z" w:id="59">
        <w:r w:rsidDel="4F869B41">
          <w:delText>s</w:delText>
        </w:r>
      </w:del>
      <w:r>
        <w:t xml:space="preserve"> team.</w:t>
      </w:r>
    </w:p>
    <w:p w:rsidR="0079713D" w:rsidP="0079713D" w:rsidRDefault="0079713D" w14:paraId="5142007D" w14:textId="5818DD42">
      <w:r>
        <w:t>The Inclusive User Futures team supports CoSTAR’s aim of developing technologies that are designed around people – embedding human factors, user preferences, accessibility and social justice into the development of future creative tools and workflows.</w:t>
      </w:r>
    </w:p>
    <w:p w:rsidR="0079713D" w:rsidP="0079713D" w:rsidRDefault="0079713D" w14:paraId="620DA0D8" w14:textId="6C1999AB">
      <w:r>
        <w:t>We come from a range of backgrounds, including cognitive, perceptual and social psychology, sociology, inclusive design and human-computer interaction.</w:t>
      </w:r>
    </w:p>
    <w:p w:rsidRPr="00696C83" w:rsidR="00296DFC" w:rsidP="00696C83" w:rsidRDefault="00296DFC" w14:paraId="2B3B7FE3" w14:textId="65159BBE">
      <w:pPr>
        <w:rPr>
          <w:b/>
          <w:bCs/>
        </w:rPr>
      </w:pPr>
      <w:r w:rsidRPr="00696C83">
        <w:rPr>
          <w:b/>
          <w:bCs/>
        </w:rPr>
        <w:t>What we do</w:t>
      </w:r>
    </w:p>
    <w:p w:rsidR="005C0343" w:rsidP="005C0343" w:rsidRDefault="005C0343" w14:paraId="6A28EEF1" w14:textId="082828A9">
      <w:r>
        <w:t>Inclusive User Futures is currently leading a major strand of work focused on multisensory experience</w:t>
      </w:r>
      <w:del w:author="Dalton, Polly" w:date="2026-09-25T11:53:00Z" w16du:dateUtc="2026-09-25T11:53:03Z" w:id="60">
        <w:r w:rsidDel="005C0343">
          <w:delText xml:space="preserve">, with </w:delText>
        </w:r>
      </w:del>
      <w:del w:author="Galindo Esparza, Rosella" w:date="2026-09-22T16:07:00Z" w16du:dateUtc="2026-09-22T16:07:57Z" w:id="61">
        <w:r w:rsidDel="005C0343">
          <w:delText xml:space="preserve">an </w:delText>
        </w:r>
      </w:del>
      <w:ins w:author="Galindo Esparza, Rosella" w:date="2026-09-22T16:07:00Z" w16du:dateUtc="2026-09-22T16:07:58Z" w:id="62">
        <w:del w:author="Dalton, Polly" w:date="2026-09-25T11:53:00Z" w16du:dateUtc="2026-09-25T11:53:03Z" w:id="63">
          <w:r w:rsidDel="77E9F786">
            <w:delText xml:space="preserve">this </w:delText>
          </w:r>
        </w:del>
      </w:ins>
      <w:del w:author="Dalton, Polly" w:date="2026-09-25T11:53:00Z" w16du:dateUtc="2026-09-25T11:53:03Z" w:id="64">
        <w:r w:rsidDel="005C0343">
          <w:delText>online resource hub in development to share research insights on audience trends, perception and inclusion considerations</w:delText>
        </w:r>
      </w:del>
      <w:r>
        <w:t>.</w:t>
      </w:r>
    </w:p>
    <w:p w:rsidR="005C0343" w:rsidP="005C0343" w:rsidRDefault="512C0862" w14:paraId="77E7687C" w14:textId="1004C40A">
      <w:ins w:author="Dalton, Polly" w:date="2026-09-25T11:53:00Z" w16du:dateUtc="2026-09-25T11:53:33Z" w:id="65">
        <w:r>
          <w:t>P</w:t>
        </w:r>
        <w:r w:rsidR="1383C9C8">
          <w:t>art of that activity</w:t>
        </w:r>
        <w:r w:rsidR="5558BC76">
          <w:t xml:space="preserve"> has been to develop </w:t>
        </w:r>
        <w:r w:rsidR="1383C9C8">
          <w:t>t</w:t>
        </w:r>
      </w:ins>
      <w:del w:author="Dalton, Polly" w:date="2026-09-25T11:53:00Z" w16du:dateUtc="2026-09-25T11:53:23Z" w:id="66">
        <w:r w:rsidDel="005C0343" w:rsidR="005C0343">
          <w:delText>T</w:delText>
        </w:r>
      </w:del>
      <w:r w:rsidR="005C0343">
        <w:t xml:space="preserve">his </w:t>
      </w:r>
      <w:ins w:author="Galindo Esparza, Rosella" w:date="2026-09-22T16:08:00Z" w16du:dateUtc="2026-09-22T16:08:15Z" w:id="67">
        <w:r w:rsidR="24CAF705">
          <w:t>H</w:t>
        </w:r>
      </w:ins>
      <w:del w:author="Galindo Esparza, Rosella" w:date="2026-09-22T16:08:00Z" w16du:dateUtc="2026-09-22T16:08:15Z" w:id="68">
        <w:r w:rsidDel="005C0343" w:rsidR="005C0343">
          <w:delText>h</w:delText>
        </w:r>
      </w:del>
      <w:r w:rsidR="005C0343">
        <w:t>ub</w:t>
      </w:r>
      <w:ins w:author="Dalton, Polly" w:date="2026-09-25T11:53:00Z" w16du:dateUtc="2026-09-25T11:53:54Z" w:id="69">
        <w:r w:rsidR="707A70D8">
          <w:t>, which</w:t>
        </w:r>
      </w:ins>
      <w:r w:rsidR="005C0343">
        <w:t xml:space="preserve"> </w:t>
      </w:r>
      <w:ins w:author="Dalton, Polly" w:date="2026-09-25T11:53:00Z" w16du:dateUtc="2026-09-25T11:53:36Z" w:id="70">
        <w:r w:rsidR="75C4871C">
          <w:t xml:space="preserve">is intended to </w:t>
        </w:r>
      </w:ins>
      <w:del w:author="Dalton, Polly" w:date="2026-09-25T11:53:00Z" w16du:dateUtc="2026-09-25T11:53:34Z" w:id="71">
        <w:r w:rsidDel="005C0343" w:rsidR="005C0343">
          <w:delText xml:space="preserve">will </w:delText>
        </w:r>
      </w:del>
      <w:r w:rsidR="005C0343">
        <w:t>provide practical guidance for creators seeking to incorporate multisensory elements into immersive experiences. We also contribute rapid user testing and audience insights for many of the Lab’s other projects.</w:t>
      </w:r>
    </w:p>
    <w:p w:rsidRPr="00696C83" w:rsidR="00296DFC" w:rsidP="00696C83" w:rsidRDefault="00296DFC" w14:paraId="43AB0381" w14:textId="646E95F1">
      <w:pPr>
        <w:rPr>
          <w:b/>
          <w:bCs/>
        </w:rPr>
      </w:pPr>
      <w:commentRangeStart w:id="72"/>
      <w:commentRangeStart w:id="73"/>
      <w:commentRangeStart w:id="74"/>
      <w:commentRangeStart w:id="75"/>
      <w:commentRangeStart w:id="76"/>
      <w:commentRangeStart w:id="77"/>
      <w:r w:rsidRPr="4198D5AC">
        <w:rPr>
          <w:b/>
          <w:bCs/>
        </w:rPr>
        <w:t>Get involved</w:t>
      </w:r>
    </w:p>
    <w:p w:rsidR="00ED7E5F" w:rsidDel="009516DD" w:rsidP="00ED7E5F" w:rsidRDefault="009516DD" w14:paraId="6F7B927C" w14:textId="0F53A044">
      <w:pPr>
        <w:rPr>
          <w:del w:author="Woods, Andy" w:date="2026-09-28T05:38:00Z" w16du:dateUtc="2026-09-28T04:38:00Z" w:id="78"/>
        </w:rPr>
      </w:pPr>
      <w:ins w:author="Woods, Andy" w:date="2026-09-28T05:38:00Z" w:id="79">
        <w:r w:rsidRPr="009516DD">
          <w:t xml:space="preserve">We have a CoSTAR Multisensory </w:t>
        </w:r>
      </w:ins>
      <w:ins w:author="Woods, Andy" w:date="2026-09-28T05:39:00Z" w16du:dateUtc="2026-09-28T04:39:00Z" w:id="80">
        <w:r>
          <w:fldChar w:fldCharType="begin"/>
        </w:r>
        <w:r>
          <w:instrText>HYPERLINK "https://mailchi.mp/rhul/8ht54pr4ss"</w:instrText>
        </w:r>
        <w:r>
          <w:fldChar w:fldCharType="separate"/>
        </w:r>
        <w:r w:rsidRPr="009516DD">
          <w:rPr>
            <w:rStyle w:val="Hyperlink"/>
          </w:rPr>
          <w:t>mailing list</w:t>
        </w:r>
        <w:r>
          <w:fldChar w:fldCharType="end"/>
        </w:r>
      </w:ins>
      <w:ins w:author="Woods, Andy" w:date="2026-09-28T05:38:00Z" w:id="81">
        <w:r w:rsidRPr="009516DD">
          <w:t xml:space="preserve"> for those who wish to keep in touch and follow our multisensory news and opportunity updates.</w:t>
        </w:r>
      </w:ins>
      <w:del w:author="Woods, Andy" w:date="2026-09-28T05:38:00Z" w16du:dateUtc="2026-09-28T04:38:00Z" w:id="82">
        <w:r w:rsidDel="009516DD" w:rsidR="00ED7E5F">
          <w:delText>Inclusive User Futures will soon launch the multisensory resource hub, alongside an extensive programme of industry engagement, launching with a series of Multisensory Workshops for Creatives in June 2026.</w:delText>
        </w:r>
      </w:del>
    </w:p>
    <w:p w:rsidR="009516DD" w:rsidP="00ED7E5F" w:rsidRDefault="009516DD" w14:paraId="1F65DFA3" w14:textId="77777777">
      <w:pPr>
        <w:rPr>
          <w:ins w:author="Woods, Andy" w:date="2026-09-28T05:38:00Z" w16du:dateUtc="2026-09-28T04:38:00Z" w:id="83"/>
        </w:rPr>
      </w:pPr>
    </w:p>
    <w:p w:rsidR="006E756A" w:rsidP="00ED7E5F" w:rsidRDefault="00ED7E5F" w14:paraId="3F4A6DA5" w14:textId="1B1F7504">
      <w:r>
        <w:t>We will also begin new experiments to improve understanding of the value of multisensory enhancement for audiences</w:t>
      </w:r>
      <w:ins w:author="Galindo Esparza, Rosella" w:date="2026-09-22T16:09:00Z" w16du:dateUtc="2026-09-22T16:09:05Z" w:id="84">
        <w:r>
          <w:t xml:space="preserve">, </w:t>
        </w:r>
      </w:ins>
      <w:r>
        <w:t xml:space="preserve"> – an area that remains significantly under-researched.</w:t>
      </w:r>
      <w:commentRangeEnd w:id="72"/>
      <w:r>
        <w:rPr>
          <w:rStyle w:val="CommentReference"/>
          <w:sz w:val="24"/>
          <w:szCs w:val="24"/>
        </w:rPr>
        <w:commentReference w:id="72"/>
      </w:r>
      <w:commentRangeEnd w:id="73"/>
      <w:r>
        <w:rPr>
          <w:rStyle w:val="CommentReference"/>
        </w:rPr>
        <w:commentReference w:id="73"/>
      </w:r>
      <w:commentRangeEnd w:id="74"/>
      <w:r>
        <w:rPr>
          <w:rStyle w:val="CommentReference"/>
        </w:rPr>
        <w:commentReference w:id="74"/>
      </w:r>
      <w:commentRangeEnd w:id="75"/>
      <w:r>
        <w:rPr>
          <w:rStyle w:val="CommentReference"/>
        </w:rPr>
        <w:commentReference w:id="75"/>
      </w:r>
      <w:commentRangeEnd w:id="76"/>
      <w:r>
        <w:rPr>
          <w:rStyle w:val="CommentReference"/>
        </w:rPr>
        <w:commentReference w:id="76"/>
      </w:r>
      <w:commentRangeEnd w:id="77"/>
      <w:r>
        <w:rPr>
          <w:rStyle w:val="CommentReference"/>
        </w:rPr>
        <w:commentReference w:id="77"/>
      </w:r>
    </w:p>
    <w:p w:rsidRPr="00696C83" w:rsidR="007C6E96" w:rsidP="00696C83" w:rsidRDefault="007C6E96" w14:paraId="231B5D38" w14:textId="4F2B31D7">
      <w:pPr>
        <w:rPr>
          <w:b/>
          <w:bCs/>
        </w:rPr>
      </w:pPr>
      <w:r w:rsidRPr="00696C83">
        <w:rPr>
          <w:b/>
          <w:bCs/>
        </w:rPr>
        <w:t>Our work across National Lab</w:t>
      </w:r>
    </w:p>
    <w:p w:rsidR="00245884" w:rsidP="00245884" w:rsidRDefault="00245884" w14:paraId="26058D00" w14:textId="2BBC5B34">
      <w:r>
        <w:t>We work collaboratively across the lab’s activities to provide user perspectives and audience insights wherever these are needed.</w:t>
      </w:r>
    </w:p>
    <w:p w:rsidR="00245884" w:rsidP="00245884" w:rsidRDefault="00245884" w14:paraId="3DFF0F2B" w14:textId="77777777">
      <w:r>
        <w:t xml:space="preserve">Currently we are providing large-scale audience data collection and analysis for the grassroots music venues programme. </w:t>
      </w:r>
    </w:p>
    <w:p w:rsidRPr="00696C83" w:rsidR="00EE3264" w:rsidP="00696C83" w:rsidRDefault="00EE3264" w14:paraId="37C5B442" w14:textId="77777777">
      <w:pPr>
        <w:rPr>
          <w:b/>
          <w:bCs/>
        </w:rPr>
      </w:pPr>
      <w:r w:rsidRPr="00696C83">
        <w:rPr>
          <w:b/>
          <w:bCs/>
        </w:rPr>
        <w:t xml:space="preserve">Meet the team </w:t>
      </w:r>
    </w:p>
    <w:p w:rsidRPr="00193E32" w:rsidR="00EE3264" w:rsidP="00EE3264" w:rsidRDefault="00EE3264" w14:paraId="36A10C2A" w14:textId="77777777">
      <w:r>
        <w:t>Polly Dalton - Head of Audience Futures</w:t>
      </w:r>
    </w:p>
    <w:p w:rsidR="4B0B7230" w:rsidP="4198D5AC" w:rsidRDefault="4B0B7230" w14:paraId="2EF755C4" w14:textId="5AB9A932">
      <w:pPr>
        <w:rPr>
          <w:ins w:author="Woods, Andy" w:date="2026-09-25T10:02:00Z" w16du:dateUtc="2026-09-25T10:02:04Z" w:id="88"/>
        </w:rPr>
      </w:pPr>
      <w:ins w:author="Woods, Andy" w:date="2026-09-25T10:02:00Z" w16du:dateUtc="2026-09-25T10:02:20Z" w:id="89">
        <w:r>
          <w:t>Angela Cha</w:t>
        </w:r>
        <w:del w:author="Dalton, Polly" w:date="2026-09-25T11:52:00Z" w16du:dateUtc="2026-09-25T11:52:33Z" w:id="90">
          <w:r w:rsidDel="4B0B7230">
            <w:delText>i</w:delText>
          </w:r>
        </w:del>
        <w:r>
          <w:t>n</w:t>
        </w:r>
      </w:ins>
      <w:ins w:author="Woods, Andy" w:date="2026-09-25T10:04:00Z" w16du:dateUtc="2026-09-25T10:04:14Z" w:id="91">
        <w:r w:rsidR="2D282416">
          <w:t xml:space="preserve"> </w:t>
        </w:r>
      </w:ins>
      <w:ins w:author="Dalton, Polly" w:date="2026-09-25T11:55:00Z" w16du:dateUtc="2026-09-25T11:55:10Z" w:id="92">
        <w:r w:rsidR="24D2250E">
          <w:t>-</w:t>
        </w:r>
      </w:ins>
      <w:ins w:author="Woods, Andy" w:date="2026-09-25T10:04:00Z" w16du:dateUtc="2026-09-25T10:04:14Z" w:id="93">
        <w:del w:author="Dalton, Polly" w:date="2026-09-25T11:55:00Z" w16du:dateUtc="2026-09-25T11:55:09Z" w:id="94">
          <w:r w:rsidDel="2D282416">
            <w:delText>–</w:delText>
          </w:r>
        </w:del>
        <w:r w:rsidR="2D282416">
          <w:t xml:space="preserve"> </w:t>
        </w:r>
        <w:del w:author="Dalton, Polly" w:date="2026-09-25T11:57:00Z" w16du:dateUtc="2026-09-25T11:57:00Z" w:id="95">
          <w:r w:rsidDel="2D282416">
            <w:delText>Professor of Creative Industries</w:delText>
          </w:r>
        </w:del>
      </w:ins>
      <w:ins w:author="Dalton, Polly" w:date="2026-09-25T11:57:00Z" w16du:dateUtc="2026-09-25T11:57:00Z" w:id="96">
        <w:r w:rsidR="54E21382">
          <w:t xml:space="preserve"> Inclusive User Futures Research Fellow</w:t>
        </w:r>
      </w:ins>
    </w:p>
    <w:p w:rsidRPr="00193E32" w:rsidR="00EE3264" w:rsidP="00EE3264" w:rsidRDefault="00EE3264" w14:paraId="5B5C716F" w14:textId="77777777">
      <w:commentRangeStart w:id="97"/>
      <w:commentRangeStart w:id="98"/>
      <w:r>
        <w:t>Hannah</w:t>
      </w:r>
      <w:commentRangeEnd w:id="97"/>
      <w:r>
        <w:rPr>
          <w:rStyle w:val="CommentReference"/>
          <w:sz w:val="24"/>
          <w:szCs w:val="24"/>
        </w:rPr>
        <w:commentReference w:id="97"/>
      </w:r>
      <w:commentRangeEnd w:id="98"/>
      <w:r>
        <w:rPr>
          <w:rStyle w:val="CommentReference"/>
        </w:rPr>
        <w:commentReference w:id="98"/>
      </w:r>
      <w:r>
        <w:t xml:space="preserve"> Clawson - PhD Researcher</w:t>
      </w:r>
    </w:p>
    <w:p w:rsidRPr="00193E32" w:rsidR="00EE3264" w:rsidP="00EE3264" w:rsidRDefault="00EE3264" w14:paraId="0478A8C9" w14:textId="77777777">
      <w:r w:rsidRPr="00193E32">
        <w:t>Hazel Dixon - Inclusion and Ethics Research Fellow</w:t>
      </w:r>
    </w:p>
    <w:p w:rsidRPr="00193E32" w:rsidR="00EE3264" w:rsidP="00EE3264" w:rsidRDefault="00EE3264" w14:paraId="23EFEB5B" w14:textId="0CE3546E">
      <w:r>
        <w:t xml:space="preserve">Rosella Galindo Esparza - </w:t>
      </w:r>
      <w:ins w:author="Galindo Esparza, Rosella" w:date="2026-09-22T16:09:00Z" w16du:dateUtc="2026-09-22T16:09:59Z" w:id="99">
        <w:r w:rsidR="7DD3AD4D">
          <w:t xml:space="preserve">Inclusive </w:t>
        </w:r>
      </w:ins>
      <w:r>
        <w:t>User Futures Research Fellow</w:t>
      </w:r>
    </w:p>
    <w:p w:rsidRPr="00193E32" w:rsidR="00EE3264" w:rsidP="00EE3264" w:rsidRDefault="00EE3264" w14:paraId="4624CEB6" w14:textId="77777777">
      <w:r w:rsidRPr="00193E32">
        <w:t>Maruša Levstek - Inclusive User Futures Capability Lead</w:t>
      </w:r>
    </w:p>
    <w:p w:rsidR="00EE3264" w:rsidP="00EE3264" w:rsidRDefault="00EE3264" w14:paraId="0D1AEEFE" w14:textId="77777777">
      <w:r w:rsidRPr="00193E32">
        <w:t>Andy Woods - Inclusive User Futures Technical Specialist</w:t>
      </w:r>
    </w:p>
    <w:p w:rsidRPr="00193E32" w:rsidR="00193E32" w:rsidP="00EE3264" w:rsidRDefault="00193E32" w14:paraId="7EB155F1" w14:textId="5F512597">
      <w:r>
        <w:rPr>
          <w:noProof/>
        </w:rPr>
        <w:drawing>
          <wp:inline distT="0" distB="0" distL="0" distR="0" wp14:anchorId="49A2060F" wp14:editId="6E982F08">
            <wp:extent cx="3333750" cy="3810000"/>
            <wp:effectExtent l="0" t="0" r="0" b="0"/>
            <wp:docPr id="2068305574" name="Picture 1" descr="UserTeamBedford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TeamBedford73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33750" cy="3810000"/>
                    </a:xfrm>
                    <a:prstGeom prst="rect">
                      <a:avLst/>
                    </a:prstGeom>
                    <a:noFill/>
                    <a:ln>
                      <a:noFill/>
                    </a:ln>
                  </pic:spPr>
                </pic:pic>
              </a:graphicData>
            </a:graphic>
          </wp:inline>
        </w:drawing>
      </w:r>
    </w:p>
    <w:p w:rsidR="1D43BD31" w:rsidP="18104931" w:rsidRDefault="00EE3264" w14:paraId="0DE0CECA" w14:textId="4DA21933">
      <w:r>
        <w:t>Contact</w:t>
      </w:r>
      <w:commentRangeStart w:id="100"/>
      <w:commentRangeStart w:id="101"/>
      <w:commentRangeStart w:id="102"/>
      <w:r>
        <w:t>: </w:t>
      </w:r>
      <w:hyperlink r:id="rId17">
        <w:r w:rsidRPr="4198D5AC">
          <w:rPr>
            <w:rStyle w:val="Hyperlink"/>
          </w:rPr>
          <w:t>costar.userfutures@rhul.ac.uk</w:t>
        </w:r>
      </w:hyperlink>
      <w:r>
        <w:br w:type="page"/>
      </w:r>
      <w:commentRangeEnd w:id="100"/>
      <w:r>
        <w:rPr>
          <w:rStyle w:val="CommentReference"/>
          <w:sz w:val="24"/>
          <w:szCs w:val="24"/>
        </w:rPr>
        <w:commentReference w:id="100"/>
      </w:r>
      <w:commentRangeEnd w:id="101"/>
      <w:r>
        <w:rPr>
          <w:rStyle w:val="CommentReference"/>
        </w:rPr>
        <w:commentReference w:id="101"/>
      </w:r>
      <w:commentRangeEnd w:id="102"/>
      <w:r>
        <w:rPr>
          <w:rStyle w:val="CommentReference"/>
        </w:rPr>
        <w:commentReference w:id="102"/>
      </w:r>
    </w:p>
    <w:p w:rsidR="006F29F0" w:rsidP="18104931" w:rsidRDefault="006F29F0" w14:paraId="55643C52" w14:textId="77777777"/>
    <w:p w:rsidR="1D43BD31" w:rsidP="18104931" w:rsidRDefault="466FD706" w14:paraId="4246EBD8" w14:textId="57A0DB3A">
      <w:pPr>
        <w:pStyle w:val="Heading1"/>
      </w:pPr>
      <w:bookmarkStart w:name="_Toc1248064898" w:id="104"/>
      <w:r>
        <w:t>Audience t</w:t>
      </w:r>
      <w:r w:rsidR="6D2553C9">
        <w:t>rends towards multisensory</w:t>
      </w:r>
      <w:bookmarkEnd w:id="104"/>
      <w:r w:rsidR="1D43BD31">
        <w:t xml:space="preserve"> </w:t>
      </w:r>
    </w:p>
    <w:p w:rsidRPr="00F4797B" w:rsidR="00F4797B" w:rsidP="6A31513F" w:rsidRDefault="56E95111" w14:paraId="5E0B4206" w14:textId="471BAFAF">
      <w:r>
        <w:t xml:space="preserve">Immersive, interactive and multisensory events are growing in popularity, particularly where they support meaningful emotional engagement. These are linked to a range of audience drivers and it is increasingly recognised that the senses play a key role. </w:t>
      </w:r>
      <w:r w:rsidR="04ACF13B">
        <w:t xml:space="preserve">Here are some trends that we have been observing. </w:t>
      </w:r>
    </w:p>
    <w:p w:rsidRPr="00F4797B" w:rsidR="00F4797B" w:rsidP="011B71A1" w:rsidRDefault="540C51CD" w14:paraId="7698C092" w14:textId="13018BC0">
      <w:pPr>
        <w:pStyle w:val="Heading2"/>
      </w:pPr>
      <w:bookmarkStart w:name="_Toc1215787358" w:id="105"/>
      <w:r>
        <w:t>Trends b</w:t>
      </w:r>
      <w:r w:rsidR="00F4797B">
        <w:t>y age</w:t>
      </w:r>
      <w:bookmarkEnd w:id="105"/>
      <w:r w:rsidR="00F4797B">
        <w:t>  </w:t>
      </w:r>
    </w:p>
    <w:p w:rsidRPr="00F4797B" w:rsidR="00F4797B" w:rsidP="00F6457C" w:rsidRDefault="5FB9B2CE" w14:paraId="5D209F71" w14:textId="54ACBCFE">
      <w:pPr>
        <w:numPr>
          <w:ilvl w:val="0"/>
          <w:numId w:val="10"/>
        </w:numPr>
      </w:pPr>
      <w:r w:rsidRPr="6E405759">
        <w:rPr>
          <w:b/>
          <w:bCs/>
        </w:rPr>
        <w:t>Gen Z want goosebumps: </w:t>
      </w:r>
      <w:r>
        <w:t>When compared to other generations, Gen</w:t>
      </w:r>
      <w:r w:rsidR="0D7C5EB6">
        <w:t xml:space="preserve"> </w:t>
      </w:r>
      <w:r>
        <w:t>Z</w:t>
      </w:r>
      <w:r w:rsidR="6586F308">
        <w:t xml:space="preserve"> </w:t>
      </w:r>
      <w:r>
        <w:t>indicated</w:t>
      </w:r>
      <w:r w:rsidR="203EA275">
        <w:t xml:space="preserve"> </w:t>
      </w:r>
      <w:r>
        <w:t>the</w:t>
      </w:r>
      <w:r w:rsidR="2EC5493E">
        <w:t xml:space="preserve"> </w:t>
      </w:r>
      <w:r>
        <w:t>strongest need for engaging brands (</w:t>
      </w:r>
      <w:r w:rsidRPr="6E405759" w:rsidR="698396FE">
        <w:rPr>
          <w:rFonts w:ascii="Aptos" w:hAnsi="Aptos" w:eastAsia="Aptos" w:cs="Aptos"/>
        </w:rPr>
        <w:t>65% Gen</w:t>
      </w:r>
      <w:r w:rsidRPr="6E405759" w:rsidR="3A6344B1">
        <w:rPr>
          <w:rFonts w:ascii="Aptos" w:hAnsi="Aptos" w:eastAsia="Aptos" w:cs="Aptos"/>
        </w:rPr>
        <w:t xml:space="preserve"> Z agreed to</w:t>
      </w:r>
      <w:r w:rsidRPr="6E405759" w:rsidR="698396FE">
        <w:rPr>
          <w:rFonts w:ascii="Aptos" w:hAnsi="Aptos" w:eastAsia="Aptos" w:cs="Aptos"/>
        </w:rPr>
        <w:t xml:space="preserve"> </w:t>
      </w:r>
      <w:r w:rsidR="3738765B">
        <w:t>“</w:t>
      </w:r>
      <w:r>
        <w:t>I want to live in a world where brands think giving customers goosebumps is important</w:t>
      </w:r>
      <w:r w:rsidR="7948E861">
        <w:t>.</w:t>
      </w:r>
      <w:r>
        <w:t>”</w:t>
      </w:r>
      <w:r w:rsidR="3BE795D2">
        <w:t>)</w:t>
      </w:r>
      <w:r>
        <w:t xml:space="preserve">, followed by the </w:t>
      </w:r>
      <w:r w:rsidR="00920122">
        <w:t>M</w:t>
      </w:r>
      <w:r>
        <w:t>illennials (64%) and Gen X (53%).</w:t>
      </w:r>
      <w:sdt>
        <w:sdtPr>
          <w:rPr>
            <w:rFonts w:ascii="Aptos" w:hAnsi="Aptos"/>
            <w:color w:val="000000"/>
            <w:vertAlign w:val="superscript"/>
          </w:rPr>
          <w:tag w:val="MENDELEY_CITATION_v3_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"/>
          <w:id w:val="-1206019890"/>
          <w:placeholder>
            <w:docPart w:val="DefaultPlaceholder_-1854013440"/>
          </w:placeholder>
        </w:sdtPr>
        <w:sdtContent>
          <w:r w:rsidRPr="00517457" w:rsidR="00517457">
            <w:rPr>
              <w:rFonts w:ascii="Aptos" w:hAnsi="Aptos" w:eastAsia="Aptos" w:cs="Aptos"/>
              <w:color w:val="000000"/>
              <w:vertAlign w:val="superscript"/>
            </w:rPr>
            <w:t>1</w:t>
          </w:r>
        </w:sdtContent>
      </w:sdt>
      <w:r>
        <w:t> </w:t>
      </w:r>
    </w:p>
    <w:p w:rsidR="003971A2" w:rsidP="003971A2" w:rsidRDefault="5FB9B2CE" w14:paraId="1FC7E3FB" w14:textId="063D490B">
      <w:pPr>
        <w:pStyle w:val="ListParagraph"/>
        <w:numPr>
          <w:ilvl w:val="0"/>
          <w:numId w:val="10"/>
        </w:numPr>
      </w:pPr>
      <w:r w:rsidRPr="6E405759">
        <w:rPr>
          <w:b/>
          <w:bCs/>
        </w:rPr>
        <w:t>Younger generations are used to interactive media: </w:t>
      </w:r>
      <w:r>
        <w:t>Engagement with video games is increasing by generation</w:t>
      </w:r>
      <w:r w:rsidR="37B2BDCA">
        <w:t>. For example,</w:t>
      </w:r>
      <w:r>
        <w:t xml:space="preserve"> Gen Alpha spend 22% of </w:t>
      </w:r>
      <w:del w:author="Woods, Andy" w:date="2026-09-15T07:17:00Z" w16du:dateUtc="2026-09-15T06:17:00Z" w:id="106">
        <w:r w:rsidDel="00D3234D">
          <w:delText xml:space="preserve">leisure </w:delText>
        </w:r>
      </w:del>
      <w:ins w:author="Woods, Andy" w:date="2026-09-15T07:17:00Z" w16du:dateUtc="2026-09-15T06:17:00Z" w:id="107">
        <w:r w:rsidR="00D3234D">
          <w:t xml:space="preserve">entertainment </w:t>
        </w:r>
      </w:ins>
      <w:r>
        <w:t>time per week gaming, followed by Gen Z with 19% and Millennials with 18%</w:t>
      </w:r>
      <w:r w:rsidR="3EB366F2">
        <w:t>.</w:t>
      </w:r>
      <w:sdt>
        <w:sdtPr>
          <w:rPr>
            <w:rFonts w:ascii="Aptos" w:hAnsi="Aptos"/>
            <w:color w:val="000000"/>
            <w:vertAlign w:val="superscript"/>
          </w:rPr>
          <w:tag w:val="MENDELEY_CITATION_v3_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"/>
          <w:id w:val="-192161216"/>
          <w:placeholder>
            <w:docPart w:val="DefaultPlaceholder_-1854013440"/>
          </w:placeholder>
        </w:sdtPr>
        <w:sdtContent>
          <w:r w:rsidRPr="00517457" w:rsidR="00517457">
            <w:rPr>
              <w:rFonts w:ascii="Aptos" w:hAnsi="Aptos" w:eastAsia="Aptos" w:cs="Aptos"/>
              <w:color w:val="000000"/>
              <w:vertAlign w:val="superscript"/>
            </w:rPr>
            <w:t>1</w:t>
          </w:r>
        </w:sdtContent>
      </w:sdt>
      <w:r w:rsidR="451A1CBD">
        <w:t xml:space="preserve"> </w:t>
      </w:r>
      <w:r w:rsidR="080A26E1">
        <w:t>The</w:t>
      </w:r>
      <w:r>
        <w:t xml:space="preserve"> most recent </w:t>
      </w:r>
      <w:r w:rsidRPr="6E405759">
        <w:rPr>
          <w:i/>
          <w:iCs/>
        </w:rPr>
        <w:t>Ofcom </w:t>
      </w:r>
      <w:r>
        <w:t>report highlights that 61% (3.5m) UK 8</w:t>
      </w:r>
      <w:r w:rsidR="00349079">
        <w:t xml:space="preserve"> to </w:t>
      </w:r>
      <w:r>
        <w:t>14-year-olds play </w:t>
      </w:r>
      <w:r w:rsidRPr="6E405759">
        <w:rPr>
          <w:i/>
          <w:iCs/>
        </w:rPr>
        <w:t>Rob</w:t>
      </w:r>
      <w:r w:rsidRPr="6E405759" w:rsidR="707B3F74">
        <w:rPr>
          <w:i/>
          <w:iCs/>
        </w:rPr>
        <w:t>l</w:t>
      </w:r>
      <w:r w:rsidRPr="6E405759">
        <w:rPr>
          <w:i/>
          <w:iCs/>
        </w:rPr>
        <w:t>o</w:t>
      </w:r>
      <w:r w:rsidRPr="6E405759" w:rsidR="70A68D1F">
        <w:rPr>
          <w:i/>
          <w:iCs/>
        </w:rPr>
        <w:t>x</w:t>
      </w:r>
      <w:r w:rsidR="50B13FD4">
        <w:t>.</w:t>
      </w:r>
      <w:sdt>
        <w:sdtPr>
          <w:rPr>
            <w:rFonts w:ascii="Aptos" w:hAnsi="Aptos"/>
            <w:color w:val="000000"/>
            <w:vertAlign w:val="superscript"/>
          </w:rPr>
          <w:tag w:val="MENDELEY_CITATION_v3_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"/>
          <w:id w:val="1354532525"/>
          <w:placeholder>
            <w:docPart w:val="DefaultPlaceholder_-1854013440"/>
          </w:placeholder>
        </w:sdtPr>
        <w:sdtContent>
          <w:r w:rsidRPr="00517457" w:rsidR="00517457">
            <w:rPr>
              <w:rFonts w:ascii="Aptos" w:hAnsi="Aptos" w:eastAsia="Aptos" w:cs="Aptos"/>
              <w:color w:val="000000"/>
              <w:vertAlign w:val="superscript"/>
            </w:rPr>
            <w:t>2</w:t>
          </w:r>
        </w:sdtContent>
      </w:sdt>
      <w:r>
        <w:t>  </w:t>
      </w:r>
    </w:p>
    <w:p w:rsidRPr="003971A2" w:rsidR="003971A2" w:rsidP="6E405759" w:rsidRDefault="5FB9B2CE" w14:paraId="249B83D3" w14:textId="4C3A59ED">
      <w:pPr>
        <w:pStyle w:val="ListParagraph"/>
        <w:numPr>
          <w:ilvl w:val="0"/>
          <w:numId w:val="10"/>
        </w:numPr>
        <w:rPr>
          <w:rFonts w:ascii="Aptos" w:hAnsi="Aptos" w:eastAsia="Aptos" w:cs="Aptos"/>
          <w:color w:val="000000" w:themeColor="text1"/>
          <w:vertAlign w:val="superscript"/>
        </w:rPr>
      </w:pPr>
      <w:r w:rsidRPr="6E405759">
        <w:rPr>
          <w:b/>
          <w:bCs/>
        </w:rPr>
        <w:t>Gen Z are also concerned about technology:</w:t>
      </w:r>
      <w:r w:rsidRPr="6E405759" w:rsidR="32FC3664">
        <w:rPr>
          <w:b/>
          <w:bCs/>
        </w:rPr>
        <w:t xml:space="preserve"> </w:t>
      </w:r>
      <w:r>
        <w:t>There also appears to be a raising concern about the impact of technology, recognised by younger generations</w:t>
      </w:r>
      <w:r w:rsidR="011EA5F5">
        <w:t>. For example,</w:t>
      </w:r>
      <w:r>
        <w:t xml:space="preserve"> 59% Gen Z were concerned about echo chambers created by algorithms</w:t>
      </w:r>
      <w:r w:rsidR="3A49ADB8">
        <w:t>.</w:t>
      </w:r>
      <w:sdt>
        <w:sdtPr>
          <w:rPr>
            <w:rFonts w:ascii="Aptos" w:hAnsi="Aptos"/>
            <w:color w:val="000000"/>
            <w:vertAlign w:val="superscript"/>
          </w:rPr>
          <w:tag w:val="MENDELEY_CITATION_v3_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"/>
          <w:id w:val="1062678752"/>
          <w:placeholder>
            <w:docPart w:val="DefaultPlaceholder_-1854013440"/>
          </w:placeholder>
        </w:sdtPr>
        <w:sdtContent>
          <w:r w:rsidRPr="00517457" w:rsidR="00517457">
            <w:rPr>
              <w:rFonts w:ascii="Aptos" w:hAnsi="Aptos" w:eastAsia="Aptos" w:cs="Aptos"/>
              <w:color w:val="000000"/>
              <w:vertAlign w:val="superscript"/>
            </w:rPr>
            <w:t>1</w:t>
          </w:r>
        </w:sdtContent>
      </w:sdt>
    </w:p>
    <w:p w:rsidR="003971A2" w:rsidP="003971A2" w:rsidRDefault="5FB9B2CE" w14:paraId="10BCC1C5" w14:textId="2772C773">
      <w:pPr>
        <w:pStyle w:val="ListParagraph"/>
        <w:numPr>
          <w:ilvl w:val="0"/>
          <w:numId w:val="10"/>
        </w:numPr>
      </w:pPr>
      <w:r w:rsidRPr="6E405759">
        <w:rPr>
          <w:b/>
          <w:bCs/>
        </w:rPr>
        <w:t>Young adults as the main audience for immersive experiences: </w:t>
      </w:r>
      <w:r>
        <w:t>In</w:t>
      </w:r>
      <w:r w:rsidR="503E1EAA">
        <w:t xml:space="preserve"> </w:t>
      </w:r>
      <w:r>
        <w:t>the</w:t>
      </w:r>
      <w:r w:rsidR="54B16A2B">
        <w:t xml:space="preserve"> </w:t>
      </w:r>
      <w:r w:rsidRPr="6E405759">
        <w:rPr>
          <w:i/>
          <w:iCs/>
        </w:rPr>
        <w:t>Immersive</w:t>
      </w:r>
      <w:r w:rsidRPr="6E405759" w:rsidR="109F6F76">
        <w:rPr>
          <w:i/>
          <w:iCs/>
        </w:rPr>
        <w:t xml:space="preserve"> </w:t>
      </w:r>
      <w:r w:rsidRPr="6E405759">
        <w:rPr>
          <w:i/>
          <w:iCs/>
        </w:rPr>
        <w:t>Experience Network</w:t>
      </w:r>
      <w:r>
        <w:t xml:space="preserve">’s 2024 </w:t>
      </w:r>
      <w:r w:rsidR="306F3816">
        <w:t xml:space="preserve">audience </w:t>
      </w:r>
      <w:r>
        <w:t>report</w:t>
      </w:r>
      <w:r w:rsidR="6A8A67A0">
        <w:t>,</w:t>
      </w:r>
      <w:r>
        <w:t xml:space="preserve"> young adults (aged 16</w:t>
      </w:r>
      <w:r w:rsidR="0C0AFE44">
        <w:t xml:space="preserve"> to </w:t>
      </w:r>
      <w:r>
        <w:t>34)</w:t>
      </w:r>
      <w:r w:rsidR="41FA39CF">
        <w:t xml:space="preserve"> accounted for </w:t>
      </w:r>
      <w:r>
        <w:t>50% immersive audiences</w:t>
      </w:r>
      <w:r w:rsidR="7E0BEE50">
        <w:t xml:space="preserve">, while those </w:t>
      </w:r>
      <w:r>
        <w:t>age</w:t>
      </w:r>
      <w:r w:rsidR="404728FC">
        <w:t>d</w:t>
      </w:r>
      <w:r>
        <w:t xml:space="preserve"> 45</w:t>
      </w:r>
      <w:r w:rsidR="5FB01138">
        <w:t xml:space="preserve"> and </w:t>
      </w:r>
      <w:ins w:author="Woods, Andy" w:date="2026-08-24T12:01:00Z" w16du:dateUtc="2026-08-24T11:01:00Z" w:id="108">
        <w:r w:rsidR="00BC4F29">
          <w:t xml:space="preserve">over </w:t>
        </w:r>
      </w:ins>
      <w:del w:author="Woods, Andy" w:date="2026-08-24T13:11:00Z" w16du:dateUtc="2026-08-24T12:11:00Z" w:id="109">
        <w:r w:rsidDel="000A545D" w:rsidR="243B18DC">
          <w:delText>over</w:delText>
        </w:r>
      </w:del>
      <w:r w:rsidR="243B18DC">
        <w:t>represented</w:t>
      </w:r>
      <w:r w:rsidR="5FB01138">
        <w:t xml:space="preserve"> </w:t>
      </w:r>
      <w:r>
        <w:t>onl</w:t>
      </w:r>
      <w:r w:rsidR="199C1B38">
        <w:t>y</w:t>
      </w:r>
      <w:r>
        <w:t xml:space="preserve"> 25%</w:t>
      </w:r>
      <w:r w:rsidR="00D41A6C">
        <w:t>.</w:t>
      </w:r>
      <w:sdt>
        <w:sdtPr>
          <w:rPr>
            <w:rFonts w:ascii="Aptos" w:hAnsi="Aptos"/>
            <w:color w:val="000000"/>
            <w:vertAlign w:val="superscript"/>
          </w:rPr>
          <w:tag w:val="MENDELEY_CITATION_v3_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"/>
          <w:id w:val="-1639950616"/>
          <w:placeholder>
            <w:docPart w:val="DefaultPlaceholder_-1854013440"/>
          </w:placeholder>
        </w:sdtPr>
        <w:sdtContent>
          <w:r w:rsidRPr="00517457" w:rsidR="00517457">
            <w:rPr>
              <w:rFonts w:ascii="Aptos" w:hAnsi="Aptos"/>
              <w:color w:val="000000"/>
              <w:vertAlign w:val="superscript"/>
            </w:rPr>
            <w:t>3</w:t>
          </w:r>
        </w:sdtContent>
      </w:sdt>
      <w:r w:rsidR="13490820">
        <w:t xml:space="preserve"> (NB we consider </w:t>
      </w:r>
      <w:r>
        <w:t xml:space="preserve">the umbrella term </w:t>
      </w:r>
      <w:r w:rsidRPr="6E405759">
        <w:rPr>
          <w:i/>
          <w:iCs/>
        </w:rPr>
        <w:t xml:space="preserve">immersive </w:t>
      </w:r>
      <w:r>
        <w:t>to include multisensory experiences</w:t>
      </w:r>
      <w:r w:rsidR="7162C984">
        <w:t>)</w:t>
      </w:r>
      <w:r>
        <w:t>. </w:t>
      </w:r>
    </w:p>
    <w:p w:rsidR="003971A2" w:rsidP="003971A2" w:rsidRDefault="5FB9B2CE" w14:paraId="3D7EABB8" w14:textId="7A3196B5">
      <w:pPr>
        <w:pStyle w:val="ListParagraph"/>
        <w:numPr>
          <w:ilvl w:val="0"/>
          <w:numId w:val="10"/>
        </w:numPr>
      </w:pPr>
      <w:r w:rsidRPr="6E405759">
        <w:rPr>
          <w:b/>
          <w:bCs/>
        </w:rPr>
        <w:t>Immersive audiences are much younger than</w:t>
      </w:r>
      <w:r w:rsidRPr="6E405759" w:rsidR="0BC7971C">
        <w:rPr>
          <w:b/>
          <w:bCs/>
        </w:rPr>
        <w:t xml:space="preserve"> </w:t>
      </w:r>
      <w:r w:rsidRPr="6E405759">
        <w:rPr>
          <w:b/>
          <w:bCs/>
        </w:rPr>
        <w:t>traditional theatre audiences</w:t>
      </w:r>
      <w:r>
        <w:t>: The majority of recent West End attendees were 45</w:t>
      </w:r>
      <w:r w:rsidR="0E83BE70">
        <w:t xml:space="preserve"> years and over</w:t>
      </w:r>
      <w:r>
        <w:t xml:space="preserve">, according to </w:t>
      </w:r>
      <w:r w:rsidR="7629074D">
        <w:t xml:space="preserve">a </w:t>
      </w:r>
      <w:r w:rsidRPr="6E405759">
        <w:rPr>
          <w:i/>
          <w:iCs/>
        </w:rPr>
        <w:t>Society of London Theatre &amp; UK Theatre</w:t>
      </w:r>
      <w:r>
        <w:t> survey conducted in 2024 and 2025</w:t>
      </w:r>
      <w:r w:rsidR="5F076838">
        <w:t>.</w:t>
      </w:r>
      <w:sdt>
        <w:sdtPr>
          <w:rPr>
            <w:rFonts w:ascii="Aptos" w:hAnsi="Aptos"/>
            <w:color w:val="000000"/>
            <w:vertAlign w:val="superscript"/>
          </w:rPr>
          <w:tag w:val="MENDELEY_CITATION_v3_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"/>
          <w:id w:val="-953858505"/>
          <w:placeholder>
            <w:docPart w:val="DefaultPlaceholder_-1854013440"/>
          </w:placeholder>
        </w:sdtPr>
        <w:sdtContent>
          <w:r w:rsidRPr="00517457" w:rsidR="00517457">
            <w:rPr>
              <w:rFonts w:ascii="Aptos" w:hAnsi="Aptos" w:eastAsia="Aptos" w:cs="Aptos"/>
              <w:color w:val="000000"/>
              <w:vertAlign w:val="superscript"/>
            </w:rPr>
            <w:t>4</w:t>
          </w:r>
        </w:sdtContent>
      </w:sdt>
      <w:r>
        <w:t> </w:t>
      </w:r>
    </w:p>
    <w:p w:rsidRPr="003971A2" w:rsidR="003971A2" w:rsidP="6E405759" w:rsidRDefault="5FB9B2CE" w14:paraId="63699053" w14:textId="07262E3B">
      <w:pPr>
        <w:pStyle w:val="ListParagraph"/>
        <w:numPr>
          <w:ilvl w:val="0"/>
          <w:numId w:val="10"/>
        </w:numPr>
        <w:rPr>
          <w:rFonts w:ascii="Aptos" w:hAnsi="Aptos" w:eastAsia="Aptos" w:cs="Aptos"/>
          <w:color w:val="000000" w:themeColor="text1"/>
          <w:vertAlign w:val="superscript"/>
        </w:rPr>
      </w:pPr>
      <w:r w:rsidRPr="4198D5AC">
        <w:rPr>
          <w:b/>
          <w:bCs/>
        </w:rPr>
        <w:t>Immersive audiences are similar to cinema-going audiences: </w:t>
      </w:r>
      <w:r>
        <w:t>For example,</w:t>
      </w:r>
      <w:r w:rsidR="30453F61">
        <w:t xml:space="preserve"> </w:t>
      </w:r>
      <w:r>
        <w:t>young adults</w:t>
      </w:r>
      <w:r w:rsidR="2889F56E">
        <w:t xml:space="preserve"> </w:t>
      </w:r>
      <w:r>
        <w:t>(</w:t>
      </w:r>
      <w:r w:rsidR="76A6F6E4">
        <w:t xml:space="preserve">aged </w:t>
      </w:r>
      <w:r>
        <w:t>16</w:t>
      </w:r>
      <w:r w:rsidR="592858FA">
        <w:t xml:space="preserve"> to </w:t>
      </w:r>
      <w:r>
        <w:t xml:space="preserve">34) accounted for 37% </w:t>
      </w:r>
      <w:r w:rsidR="4F73E51E">
        <w:t>cinemagoers</w:t>
      </w:r>
      <w:r w:rsidR="0429CFAC">
        <w:t xml:space="preserve"> in </w:t>
      </w:r>
      <w:commentRangeStart w:id="110"/>
      <w:commentRangeStart w:id="111"/>
      <w:r>
        <w:t>20</w:t>
      </w:r>
      <w:ins w:author="Woods, Andy" w:date="2026-09-15T07:21:00Z" w16du:dateUtc="2026-09-15T06:21:00Z" w:id="112">
        <w:r w:rsidR="00635F63">
          <w:t>19</w:t>
        </w:r>
      </w:ins>
      <w:ins w:author="Galindo Esparza, Rosella" w:date="2026-09-22T16:17:00Z" w16du:dateUtc="2026-09-22T16:17:16Z" w:id="113">
        <w:r w:rsidR="6DF1B99A">
          <w:t xml:space="preserve"> and 2020</w:t>
        </w:r>
      </w:ins>
      <w:del w:author="Woods, Andy" w:date="2026-09-15T07:21:00Z" w16du:dateUtc="2026-09-15T06:21:00Z" w:id="114">
        <w:r w:rsidDel="5FB9B2CE">
          <w:delText>20</w:delText>
        </w:r>
      </w:del>
      <w:commentRangeEnd w:id="110"/>
      <w:r>
        <w:rPr>
          <w:rStyle w:val="CommentReference"/>
          <w:sz w:val="24"/>
          <w:szCs w:val="24"/>
        </w:rPr>
        <w:commentReference w:id="110"/>
      </w:r>
      <w:commentRangeEnd w:id="111"/>
      <w:r>
        <w:rPr>
          <w:rStyle w:val="CommentReference"/>
        </w:rPr>
        <w:commentReference w:id="111"/>
      </w:r>
      <w:r w:rsidR="2A440CEC">
        <w:t xml:space="preserve">, rising to </w:t>
      </w:r>
      <w:r>
        <w:t xml:space="preserve">42% </w:t>
      </w:r>
      <w:r w:rsidR="48A313F9">
        <w:t xml:space="preserve">in </w:t>
      </w:r>
      <w:r>
        <w:t>2022</w:t>
      </w:r>
      <w:ins w:author="Levstek, Marusa" w:date="2026-09-25T16:33:00Z" w16du:dateUtc="2026-09-25T16:33:34Z" w:id="115">
        <w:r w:rsidR="1AAF5492">
          <w:t>.</w:t>
        </w:r>
      </w:ins>
      <w:sdt>
        <w:sdtPr>
          <w:rPr>
            <w:rFonts w:ascii="Aptos" w:hAnsi="Aptos"/>
            <w:color w:val="000000" w:themeColor="text1"/>
            <w:vertAlign w:val="superscript"/>
          </w:rPr>
          <w:tag w:val="MENDELEY_CITATION_v3_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"/>
          <w:id w:val="-1050765396"/>
          <w:placeholder>
            <w:docPart w:val="DefaultPlaceholder_-1854013440"/>
          </w:placeholder>
        </w:sdtPr>
        <w:sdtContent>
          <w:r w:rsidRPr="00517457" w:rsidR="00517457">
            <w:rPr>
              <w:rFonts w:ascii="Aptos" w:hAnsi="Aptos"/>
              <w:color w:val="000000"/>
              <w:vertAlign w:val="superscript"/>
            </w:rPr>
            <w:t>5</w:t>
          </w:r>
        </w:sdtContent>
      </w:sdt>
      <w:del w:author="Levstek, Marusa" w:date="2026-09-25T16:33:00Z" w16du:dateUtc="2026-09-25T16:33:36Z" w:id="116">
        <w:r w:rsidDel="002039B3">
          <w:delText>.</w:delText>
        </w:r>
      </w:del>
    </w:p>
    <w:p w:rsidRPr="003971A2" w:rsidR="003971A2" w:rsidP="6E405759" w:rsidRDefault="5FB9B2CE" w14:paraId="6E1055A3" w14:textId="0F8D94FE">
      <w:pPr>
        <w:pStyle w:val="ListParagraph"/>
        <w:numPr>
          <w:ilvl w:val="0"/>
          <w:numId w:val="10"/>
        </w:numPr>
        <w:rPr>
          <w:rFonts w:ascii="Aptos" w:hAnsi="Aptos" w:eastAsia="Aptos" w:cs="Aptos"/>
          <w:color w:val="000000" w:themeColor="text1"/>
          <w:vertAlign w:val="superscript"/>
        </w:rPr>
      </w:pPr>
      <w:r w:rsidRPr="6E405759">
        <w:rPr>
          <w:b/>
          <w:bCs/>
        </w:rPr>
        <w:t>Gen Alph</w:t>
      </w:r>
      <w:r w:rsidRPr="6E405759" w:rsidR="60E62313">
        <w:rPr>
          <w:b/>
          <w:bCs/>
        </w:rPr>
        <w:t>a</w:t>
      </w:r>
      <w:r w:rsidRPr="6E405759">
        <w:rPr>
          <w:b/>
          <w:bCs/>
        </w:rPr>
        <w:t> crave unique sensory-enhanced live experiences</w:t>
      </w:r>
      <w:r>
        <w:t>: A</w:t>
      </w:r>
      <w:r w:rsidR="19B2FD92">
        <w:t xml:space="preserve"> recent US-based report </w:t>
      </w:r>
      <w:r>
        <w:t>(2025) on the youngest generation of movie theatre</w:t>
      </w:r>
      <w:r w:rsidR="6057ABF6">
        <w:t>-</w:t>
      </w:r>
      <w:r>
        <w:t>goers</w:t>
      </w:r>
      <w:r w:rsidR="0949553E">
        <w:t xml:space="preserve">, </w:t>
      </w:r>
      <w:r>
        <w:t>Gen Alpha</w:t>
      </w:r>
      <w:r w:rsidR="610F8E3A">
        <w:t xml:space="preserve"> (</w:t>
      </w:r>
      <w:r w:rsidR="50F985C8">
        <w:t xml:space="preserve">aged </w:t>
      </w:r>
      <w:r>
        <w:t>12 and under in 2025)</w:t>
      </w:r>
      <w:r w:rsidR="6BF92A96">
        <w:t xml:space="preserve">, </w:t>
      </w:r>
      <w:r>
        <w:t xml:space="preserve">suggests </w:t>
      </w:r>
      <w:r w:rsidR="658EF7A9">
        <w:t xml:space="preserve">a </w:t>
      </w:r>
      <w:r>
        <w:t>preference for live</w:t>
      </w:r>
      <w:r w:rsidR="775F1282">
        <w:t>, distinctive e</w:t>
      </w:r>
      <w:r>
        <w:t>ntertainment experiences</w:t>
      </w:r>
      <w:r w:rsidR="22ABDEA0">
        <w:t xml:space="preserve">, </w:t>
      </w:r>
      <w:r>
        <w:t xml:space="preserve">making them more </w:t>
      </w:r>
      <w:r w:rsidR="5BF47277">
        <w:t xml:space="preserve">inclined to </w:t>
      </w:r>
      <w:r>
        <w:t xml:space="preserve">in-person </w:t>
      </w:r>
      <w:r w:rsidR="09C0941D">
        <w:t xml:space="preserve">viewing than </w:t>
      </w:r>
      <w:r>
        <w:t>streaming</w:t>
      </w:r>
      <w:r w:rsidR="5B66C507">
        <w:t xml:space="preserve">, even </w:t>
      </w:r>
      <w:r w:rsidR="012ADCFE">
        <w:t xml:space="preserve">when </w:t>
      </w:r>
      <w:r w:rsidR="5B66C507">
        <w:t xml:space="preserve">compared with </w:t>
      </w:r>
      <w:r>
        <w:t>Millennials. Note that they</w:t>
      </w:r>
      <w:r w:rsidR="3C0790DB">
        <w:t xml:space="preserve"> </w:t>
      </w:r>
      <w:r>
        <w:t>want</w:t>
      </w:r>
      <w:r w:rsidR="3E7E0429">
        <w:t xml:space="preserve"> </w:t>
      </w:r>
      <w:r>
        <w:t xml:space="preserve">experiences </w:t>
      </w:r>
      <w:r w:rsidR="04707395">
        <w:t xml:space="preserve">not easily replicated </w:t>
      </w:r>
      <w:r>
        <w:t>at home, </w:t>
      </w:r>
      <w:r w:rsidR="24A360D4">
        <w:t>including</w:t>
      </w:r>
      <w:r>
        <w:t xml:space="preserve"> </w:t>
      </w:r>
      <w:r w:rsidR="691C5C6B">
        <w:t>l</w:t>
      </w:r>
      <w:r>
        <w:t>arge-format</w:t>
      </w:r>
      <w:r w:rsidR="52DA632B">
        <w:t xml:space="preserve"> screenings</w:t>
      </w:r>
      <w:r>
        <w:t>, 3D</w:t>
      </w:r>
      <w:r w:rsidR="033DD922">
        <w:t xml:space="preserve">, </w:t>
      </w:r>
      <w:r w:rsidR="70E62129">
        <w:t>Virtual Reality (</w:t>
      </w:r>
      <w:r>
        <w:t>VR</w:t>
      </w:r>
      <w:r w:rsidR="4B84A55A">
        <w:t>)</w:t>
      </w:r>
      <w:r>
        <w:t xml:space="preserve"> </w:t>
      </w:r>
      <w:r w:rsidR="33F3B7C8">
        <w:t xml:space="preserve">and </w:t>
      </w:r>
      <w:r>
        <w:t xml:space="preserve">multisensory </w:t>
      </w:r>
      <w:r w:rsidR="6D74D417">
        <w:t>formats. Examples highlighted include w</w:t>
      </w:r>
      <w:r>
        <w:t>ind, lights and seat movement</w:t>
      </w:r>
      <w:r w:rsidR="28816661">
        <w:t>.</w:t>
      </w:r>
      <w:sdt>
        <w:sdtPr>
          <w:rPr>
            <w:rFonts w:ascii="Aptos" w:hAnsi="Aptos"/>
            <w:color w:val="000000"/>
            <w:vertAlign w:val="superscript"/>
          </w:rPr>
          <w:tag w:val="MENDELEY_CITATION_v3_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"/>
          <w:id w:val="1135525337"/>
          <w:placeholder>
            <w:docPart w:val="DefaultPlaceholder_-1854013440"/>
          </w:placeholder>
        </w:sdtPr>
        <w:sdtContent>
          <w:r w:rsidRPr="00517457" w:rsidR="00517457">
            <w:rPr>
              <w:rFonts w:ascii="Aptos" w:hAnsi="Aptos" w:eastAsia="Aptos" w:cs="Aptos"/>
              <w:color w:val="000000"/>
              <w:vertAlign w:val="superscript"/>
            </w:rPr>
            <w:t>6</w:t>
          </w:r>
        </w:sdtContent>
      </w:sdt>
    </w:p>
    <w:p w:rsidRPr="003971A2" w:rsidR="478245DF" w:rsidP="6E405759" w:rsidRDefault="5FB9B2CE" w14:paraId="1CB8E163" w14:textId="6C8E14C2">
      <w:pPr>
        <w:pStyle w:val="ListParagraph"/>
        <w:numPr>
          <w:ilvl w:val="0"/>
          <w:numId w:val="10"/>
        </w:numPr>
        <w:rPr>
          <w:rFonts w:ascii="Aptos" w:hAnsi="Aptos" w:eastAsia="Aptos" w:cs="Aptos"/>
          <w:color w:val="000000" w:themeColor="text1"/>
          <w:vertAlign w:val="superscript"/>
        </w:rPr>
      </w:pPr>
      <w:r w:rsidRPr="6E405759">
        <w:rPr>
          <w:b/>
          <w:bCs/>
        </w:rPr>
        <w:t>Younger generations are more likely to prioritise communal experiences than Millennials or Gen X: </w:t>
      </w:r>
      <w:r w:rsidR="02BC9F70">
        <w:t xml:space="preserve">US-based data indicate that spending time with friends and family was the most commonly reported reason for cinema attendance among </w:t>
      </w:r>
      <w:r>
        <w:t>Gen Alpha and Gen Z,</w:t>
      </w:r>
      <w:r w:rsidR="44D0038C">
        <w:t xml:space="preserve"> whereas this was not the leading factor for </w:t>
      </w:r>
      <w:r>
        <w:t>Millennials and Gen X</w:t>
      </w:r>
      <w:r w:rsidR="2CB19E10">
        <w:t>.</w:t>
      </w:r>
      <w:sdt>
        <w:sdtPr>
          <w:rPr>
            <w:rFonts w:ascii="Aptos" w:hAnsi="Aptos"/>
            <w:color w:val="000000"/>
            <w:vertAlign w:val="superscript"/>
          </w:rPr>
          <w:tag w:val="MENDELEY_CITATION_v3_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"/>
          <w:id w:val="365643953"/>
          <w:placeholder>
            <w:docPart w:val="DefaultPlaceholder_-1854013440"/>
          </w:placeholder>
        </w:sdtPr>
        <w:sdtContent>
          <w:r w:rsidRPr="00517457" w:rsidR="00517457">
            <w:rPr>
              <w:rFonts w:ascii="Aptos" w:hAnsi="Aptos" w:eastAsia="Aptos" w:cs="Aptos"/>
              <w:color w:val="000000"/>
              <w:vertAlign w:val="superscript"/>
            </w:rPr>
            <w:t>6</w:t>
          </w:r>
        </w:sdtContent>
      </w:sdt>
    </w:p>
    <w:p w:rsidRPr="00F4797B" w:rsidR="00F4797B" w:rsidP="00F4797B" w:rsidRDefault="76BC30DC" w14:paraId="1A849E32" w14:textId="6980AB6B">
      <w:pPr>
        <w:pStyle w:val="Heading2"/>
      </w:pPr>
      <w:bookmarkStart w:name="_Toc1420759139" w:id="117"/>
      <w:r>
        <w:t>Trends b</w:t>
      </w:r>
      <w:r w:rsidR="00F4797B">
        <w:t>y location</w:t>
      </w:r>
      <w:bookmarkEnd w:id="117"/>
      <w:r w:rsidR="00F4797B">
        <w:t> </w:t>
      </w:r>
    </w:p>
    <w:p w:rsidRPr="00355C50" w:rsidR="00355C50" w:rsidP="6E405759" w:rsidRDefault="5FB9B2CE" w14:paraId="6CC96E64" w14:textId="7E672014">
      <w:pPr>
        <w:numPr>
          <w:ilvl w:val="0"/>
          <w:numId w:val="18"/>
        </w:numPr>
        <w:rPr>
          <w:rFonts w:ascii="Aptos" w:hAnsi="Aptos" w:eastAsia="Aptos" w:cs="Aptos"/>
          <w:color w:val="000000" w:themeColor="text1"/>
          <w:vertAlign w:val="superscript"/>
        </w:rPr>
      </w:pPr>
      <w:r w:rsidRPr="6E405759">
        <w:rPr>
          <w:b/>
          <w:bCs/>
        </w:rPr>
        <w:t>London as a hotspot for immersive experiences: </w:t>
      </w:r>
      <w:r>
        <w:t>Londoners made up nearly a quarter of all UK-based immersive audiences</w:t>
      </w:r>
      <w:r w:rsidR="1A1892CA">
        <w:t xml:space="preserve"> (22%)</w:t>
      </w:r>
      <w:r>
        <w:t xml:space="preserve">. They also appear to go marginally more regularly than those in other regions. Nonetheless, for many this is considered a </w:t>
      </w:r>
      <w:r w:rsidRPr="6E405759">
        <w:rPr>
          <w:i/>
          <w:iCs/>
        </w:rPr>
        <w:t>special occasion</w:t>
      </w:r>
      <w:r w:rsidR="34CC4082">
        <w:t>.</w:t>
      </w:r>
      <w:sdt>
        <w:sdtPr>
          <w:rPr>
            <w:rFonts w:ascii="Aptos" w:hAnsi="Aptos"/>
            <w:color w:val="000000"/>
            <w:vertAlign w:val="superscript"/>
          </w:rPr>
          <w:tag w:val="MENDELEY_CITATION_v3_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"/>
          <w:id w:val="-1362893465"/>
          <w:placeholder>
            <w:docPart w:val="DefaultPlaceholder_-1854013440"/>
          </w:placeholder>
        </w:sdtPr>
        <w:sdtContent>
          <w:r w:rsidRPr="00517457" w:rsidR="00517457">
            <w:rPr>
              <w:rFonts w:ascii="Aptos" w:hAnsi="Aptos" w:eastAsia="Aptos" w:cs="Aptos"/>
              <w:color w:val="000000"/>
              <w:vertAlign w:val="superscript"/>
            </w:rPr>
            <w:t>3</w:t>
          </w:r>
        </w:sdtContent>
      </w:sdt>
    </w:p>
    <w:p w:rsidRPr="00355C50" w:rsidR="00F4797B" w:rsidP="6E405759" w:rsidRDefault="5FB9B2CE" w14:paraId="3CB71658" w14:textId="5C4E6FC5">
      <w:pPr>
        <w:numPr>
          <w:ilvl w:val="0"/>
          <w:numId w:val="18"/>
        </w:numPr>
        <w:rPr>
          <w:rFonts w:ascii="Aptos" w:hAnsi="Aptos" w:eastAsia="Aptos" w:cs="Aptos"/>
          <w:color w:val="000000" w:themeColor="text1"/>
          <w:vertAlign w:val="superscript"/>
        </w:rPr>
      </w:pPr>
      <w:r w:rsidRPr="6E405759">
        <w:rPr>
          <w:b/>
          <w:bCs/>
        </w:rPr>
        <w:t>This is different to geographic metrics for cinema, which seem more balanced across the UK: </w:t>
      </w:r>
      <w:r>
        <w:t>Most regions around the UK fluctuate between 36% and 43% people that watched a film in the cinema in 2021</w:t>
      </w:r>
      <w:r w:rsidR="35687822">
        <w:t xml:space="preserve"> and </w:t>
      </w:r>
      <w:r>
        <w:t>2022</w:t>
      </w:r>
      <w:r w:rsidR="51A191F1">
        <w:t>.</w:t>
      </w:r>
      <w:sdt>
        <w:sdtPr>
          <w:rPr>
            <w:rFonts w:ascii="Aptos" w:hAnsi="Aptos"/>
            <w:color w:val="000000"/>
            <w:vertAlign w:val="superscript"/>
          </w:rPr>
          <w:tag w:val="MENDELEY_CITATION_v3_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"/>
          <w:id w:val="1684004004"/>
          <w:placeholder>
            <w:docPart w:val="C747E352135C48CC81B78BC64F0C6816"/>
          </w:placeholder>
        </w:sdtPr>
        <w:sdtContent>
          <w:r w:rsidRPr="00517457" w:rsidR="00517457">
            <w:rPr>
              <w:rFonts w:ascii="Aptos" w:hAnsi="Aptos" w:eastAsia="Aptos" w:cs="Aptos"/>
              <w:color w:val="000000"/>
              <w:vertAlign w:val="superscript"/>
            </w:rPr>
            <w:t>5</w:t>
          </w:r>
        </w:sdtContent>
      </w:sdt>
    </w:p>
    <w:p w:rsidR="478245DF" w:rsidRDefault="478245DF" w14:paraId="580F2CCE" w14:textId="2FD83104"/>
    <w:p w:rsidRPr="00F4797B" w:rsidR="00F4797B" w:rsidP="00F4797B" w:rsidRDefault="30ED57D9" w14:paraId="771E58D7" w14:textId="7FE1FBB9">
      <w:pPr>
        <w:pStyle w:val="Heading2"/>
      </w:pPr>
      <w:bookmarkStart w:name="_Toc1717096557" w:id="118"/>
      <w:r>
        <w:t>Trends b</w:t>
      </w:r>
      <w:r w:rsidR="00F4797B">
        <w:t>y personality</w:t>
      </w:r>
      <w:bookmarkEnd w:id="118"/>
      <w:r w:rsidR="00F4797B">
        <w:t>  </w:t>
      </w:r>
    </w:p>
    <w:p w:rsidRPr="00355C50" w:rsidR="00355C50" w:rsidP="6E405759" w:rsidRDefault="5FB9B2CE" w14:paraId="22603E08" w14:textId="5BB24C30">
      <w:pPr>
        <w:numPr>
          <w:ilvl w:val="0"/>
          <w:numId w:val="20"/>
        </w:numPr>
        <w:rPr>
          <w:rFonts w:ascii="Aptos" w:hAnsi="Aptos" w:eastAsia="Aptos" w:cs="Aptos"/>
          <w:color w:val="000000" w:themeColor="text1"/>
          <w:vertAlign w:val="superscript"/>
        </w:rPr>
      </w:pPr>
      <w:r w:rsidRPr="6E405759">
        <w:rPr>
          <w:b/>
          <w:bCs/>
        </w:rPr>
        <w:t xml:space="preserve">Not all audience members seek </w:t>
      </w:r>
      <w:r w:rsidRPr="6E405759" w:rsidR="4722DDD6">
        <w:rPr>
          <w:b/>
          <w:bCs/>
        </w:rPr>
        <w:t xml:space="preserve">active </w:t>
      </w:r>
      <w:r w:rsidRPr="6E405759">
        <w:rPr>
          <w:b/>
          <w:bCs/>
        </w:rPr>
        <w:t>interaction: </w:t>
      </w:r>
      <w:r w:rsidR="71214D53">
        <w:t xml:space="preserve">Interactive experience designers often use audience personas that </w:t>
      </w:r>
      <w:r>
        <w:t xml:space="preserve">include </w:t>
      </w:r>
      <w:r w:rsidRPr="6E405759">
        <w:rPr>
          <w:i/>
          <w:iCs/>
        </w:rPr>
        <w:t xml:space="preserve">paddlers </w:t>
      </w:r>
      <w:r>
        <w:t xml:space="preserve">(prefer to observe), </w:t>
      </w:r>
      <w:r w:rsidRPr="6E405759">
        <w:rPr>
          <w:i/>
          <w:iCs/>
        </w:rPr>
        <w:t xml:space="preserve">waders </w:t>
      </w:r>
      <w:r>
        <w:t xml:space="preserve">(are happy to engage but slightly reserved) and </w:t>
      </w:r>
      <w:r w:rsidRPr="6E405759">
        <w:rPr>
          <w:i/>
          <w:iCs/>
        </w:rPr>
        <w:t xml:space="preserve">swimmers </w:t>
      </w:r>
      <w:r>
        <w:t>(completely immersive themselves in stories</w:t>
      </w:r>
      <w:r w:rsidR="597C3D88">
        <w:t>).</w:t>
      </w:r>
      <w:sdt>
        <w:sdtPr>
          <w:rPr>
            <w:rFonts w:ascii="Aptos" w:hAnsi="Aptos"/>
            <w:color w:val="000000"/>
            <w:vertAlign w:val="superscript"/>
          </w:rPr>
          <w:tag w:val="MENDELEY_CITATION_v3_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"/>
          <w:id w:val="-703941057"/>
          <w:placeholder>
            <w:docPart w:val="DefaultPlaceholder_-1854013440"/>
          </w:placeholder>
        </w:sdtPr>
        <w:sdtContent>
          <w:r w:rsidRPr="00517457" w:rsidR="00517457">
            <w:rPr>
              <w:rFonts w:ascii="Aptos" w:hAnsi="Aptos" w:eastAsia="Aptos" w:cs="Aptos"/>
              <w:color w:val="000000"/>
              <w:vertAlign w:val="superscript"/>
            </w:rPr>
            <w:t>3</w:t>
          </w:r>
        </w:sdtContent>
      </w:sdt>
    </w:p>
    <w:p w:rsidRPr="00355C50" w:rsidR="263B36F1" w:rsidP="6E405759" w:rsidRDefault="5FB9B2CE" w14:paraId="19693698" w14:textId="47810E3F">
      <w:pPr>
        <w:numPr>
          <w:ilvl w:val="0"/>
          <w:numId w:val="20"/>
        </w:numPr>
        <w:rPr>
          <w:rFonts w:ascii="Aptos" w:hAnsi="Aptos" w:eastAsia="Aptos" w:cs="Aptos"/>
          <w:color w:val="000000" w:themeColor="text1"/>
          <w:vertAlign w:val="superscript"/>
        </w:rPr>
      </w:pPr>
      <w:r w:rsidRPr="6E405759">
        <w:rPr>
          <w:b/>
          <w:bCs/>
        </w:rPr>
        <w:t xml:space="preserve">Personality traits also </w:t>
      </w:r>
      <w:r w:rsidRPr="6E405759" w:rsidR="3195E520">
        <w:rPr>
          <w:b/>
          <w:bCs/>
        </w:rPr>
        <w:t>influence engagement</w:t>
      </w:r>
      <w:r>
        <w:t>: Openness to experience has been identified as a key personality trait in people with an interest in diverse art forms, including modern and abstract art forms</w:t>
      </w:r>
      <w:r w:rsidR="714791F9">
        <w:t>.</w:t>
      </w:r>
      <w:sdt>
        <w:sdtPr>
          <w:rPr>
            <w:rFonts w:ascii="Aptos" w:hAnsi="Aptos"/>
            <w:color w:val="000000"/>
            <w:vertAlign w:val="superscript"/>
          </w:rPr>
          <w:tag w:val="MENDELEY_CITATION_v3_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"/>
          <w:id w:val="-1959326748"/>
          <w:placeholder>
            <w:docPart w:val="DefaultPlaceholder_-1854013440"/>
          </w:placeholder>
        </w:sdtPr>
        <w:sdtContent>
          <w:r w:rsidRPr="00517457" w:rsidR="00517457">
            <w:rPr>
              <w:rFonts w:ascii="Aptos" w:hAnsi="Aptos" w:eastAsia="Aptos" w:cs="Aptos"/>
              <w:color w:val="000000"/>
              <w:vertAlign w:val="superscript"/>
            </w:rPr>
            <w:t>7</w:t>
          </w:r>
        </w:sdtContent>
      </w:sdt>
    </w:p>
    <w:p w:rsidR="1D43BD31" w:rsidP="144C55E8" w:rsidRDefault="4805F595" w14:paraId="0924AF82" w14:textId="6B3CEC6F">
      <w:pPr>
        <w:pStyle w:val="Heading1"/>
        <w:rPr>
          <w:rFonts w:ascii="Aptos" w:hAnsi="Aptos" w:eastAsia="Aptos" w:cs="Aptos"/>
        </w:rPr>
      </w:pPr>
      <w:bookmarkStart w:name="_Toc1392945023" w:id="119"/>
      <w:r>
        <w:t>Multisensory</w:t>
      </w:r>
      <w:r w:rsidR="1D43BD31">
        <w:t xml:space="preserve"> Value</w:t>
      </w:r>
      <w:bookmarkEnd w:id="119"/>
      <w:r w:rsidR="1D43BD31">
        <w:t xml:space="preserve"> </w:t>
      </w:r>
    </w:p>
    <w:p w:rsidR="220DFCC5" w:rsidP="6A31513F" w:rsidRDefault="220DFCC5" w14:paraId="30342620" w14:textId="723A1CB9">
      <w:r>
        <w:t>Multisensory work is reshaping how we create, experience and value cultural, commercial and artistic experiences. Understanding its value can help us unlock new opportunities</w:t>
      </w:r>
      <w:r w:rsidR="1231EC17">
        <w:t xml:space="preserve">, which we expand on below. </w:t>
      </w:r>
    </w:p>
    <w:p w:rsidR="3C38DE51" w:rsidP="263B36F1" w:rsidRDefault="3C38DE51" w14:paraId="0644240D" w14:textId="31A5DB67">
      <w:pPr>
        <w:pStyle w:val="Heading3"/>
        <w:rPr>
          <w:rFonts w:ascii="Aptos" w:hAnsi="Aptos" w:eastAsia="Aptos" w:cs="Aptos"/>
        </w:rPr>
      </w:pPr>
      <w:bookmarkStart w:name="_Toc1330357624" w:id="120"/>
      <w:r w:rsidRPr="18104931">
        <w:rPr>
          <w:rFonts w:ascii="Aptos" w:hAnsi="Aptos" w:eastAsia="Aptos" w:cs="Aptos"/>
        </w:rPr>
        <w:t>Economic value</w:t>
      </w:r>
      <w:bookmarkEnd w:id="120"/>
    </w:p>
    <w:p w:rsidR="3C38DE51" w:rsidP="263B36F1" w:rsidRDefault="5D9C907C" w14:paraId="517DDF3A" w14:textId="7374816B">
      <w:pPr>
        <w:rPr>
          <w:rFonts w:ascii="Aptos" w:hAnsi="Aptos" w:eastAsia="Aptos" w:cs="Aptos"/>
        </w:rPr>
      </w:pPr>
      <w:r w:rsidRPr="6A31513F">
        <w:rPr>
          <w:rFonts w:ascii="Aptos" w:hAnsi="Aptos" w:eastAsia="Aptos" w:cs="Aptos"/>
        </w:rPr>
        <w:t xml:space="preserve">Multisensory experiences aren’t just novel, they’re profitable. </w:t>
      </w:r>
      <w:r w:rsidRPr="6A31513F" w:rsidR="3C38DE51">
        <w:rPr>
          <w:rFonts w:ascii="Aptos" w:hAnsi="Aptos" w:eastAsia="Aptos" w:cs="Aptos"/>
        </w:rPr>
        <w:t xml:space="preserve">The </w:t>
      </w:r>
      <w:r w:rsidRPr="011B71A1" w:rsidR="3C38DE51">
        <w:rPr>
          <w:rFonts w:ascii="Aptos" w:hAnsi="Aptos" w:eastAsia="Aptos" w:cs="Aptos"/>
          <w:i/>
        </w:rPr>
        <w:t xml:space="preserve">economic value </w:t>
      </w:r>
      <w:r w:rsidRPr="6A31513F" w:rsidR="3C38DE51">
        <w:rPr>
          <w:rFonts w:ascii="Aptos" w:hAnsi="Aptos" w:eastAsia="Aptos" w:cs="Aptos"/>
        </w:rPr>
        <w:t xml:space="preserve">examines how </w:t>
      </w:r>
      <w:r w:rsidRPr="6A31513F" w:rsidR="4805F595">
        <w:rPr>
          <w:rFonts w:ascii="Aptos" w:hAnsi="Aptos" w:eastAsia="Aptos" w:cs="Aptos"/>
        </w:rPr>
        <w:t>multisensory</w:t>
      </w:r>
      <w:r w:rsidRPr="6A31513F" w:rsidR="3C38DE51">
        <w:rPr>
          <w:rFonts w:ascii="Aptos" w:hAnsi="Aptos" w:eastAsia="Aptos" w:cs="Aptos"/>
        </w:rPr>
        <w:t xml:space="preserve"> elements drive revenue, market growth and return on investment in the context of creative industries. </w:t>
      </w:r>
    </w:p>
    <w:p w:rsidR="3C38DE51" w:rsidP="00F6457C" w:rsidRDefault="3C38DE51" w14:paraId="598F32AF" w14:textId="452529EF">
      <w:pPr>
        <w:pStyle w:val="ListParagraph"/>
        <w:numPr>
          <w:ilvl w:val="0"/>
          <w:numId w:val="3"/>
        </w:numPr>
        <w:rPr>
          <w:rFonts w:ascii="Aptos" w:hAnsi="Aptos" w:eastAsia="Aptos" w:cs="Aptos"/>
        </w:rPr>
      </w:pPr>
      <w:r w:rsidRPr="4198D5AC">
        <w:rPr>
          <w:rFonts w:ascii="Aptos" w:hAnsi="Aptos" w:eastAsia="Aptos" w:cs="Aptos"/>
          <w:b/>
          <w:bCs/>
        </w:rPr>
        <w:t xml:space="preserve">The economic value of experiences engaging multiple senses has been recognised </w:t>
      </w:r>
      <w:r w:rsidRPr="4198D5AC" w:rsidR="7A778582">
        <w:rPr>
          <w:rFonts w:ascii="Aptos" w:hAnsi="Aptos" w:eastAsia="Aptos" w:cs="Aptos"/>
          <w:b/>
          <w:bCs/>
        </w:rPr>
        <w:t>since</w:t>
      </w:r>
      <w:r w:rsidRPr="4198D5AC">
        <w:rPr>
          <w:rFonts w:ascii="Aptos" w:hAnsi="Aptos" w:eastAsia="Aptos" w:cs="Aptos"/>
          <w:b/>
          <w:bCs/>
        </w:rPr>
        <w:t xml:space="preserve"> the </w:t>
      </w:r>
      <w:r w:rsidRPr="4198D5AC" w:rsidR="02B9B28E">
        <w:rPr>
          <w:rFonts w:ascii="Aptos" w:hAnsi="Aptos" w:eastAsia="Aptos" w:cs="Aptos"/>
          <w:b/>
          <w:bCs/>
        </w:rPr>
        <w:t>19</w:t>
      </w:r>
      <w:r w:rsidRPr="4198D5AC">
        <w:rPr>
          <w:rFonts w:ascii="Aptos" w:hAnsi="Aptos" w:eastAsia="Aptos" w:cs="Aptos"/>
          <w:b/>
          <w:bCs/>
        </w:rPr>
        <w:t>90s:</w:t>
      </w:r>
      <w:r w:rsidRPr="4198D5AC">
        <w:rPr>
          <w:rFonts w:ascii="Aptos" w:hAnsi="Aptos" w:eastAsia="Aptos" w:cs="Aptos"/>
        </w:rPr>
        <w:t xml:space="preserve"> </w:t>
      </w:r>
      <w:r w:rsidRPr="4198D5AC" w:rsidR="61DBE4D7">
        <w:rPr>
          <w:rFonts w:ascii="Aptos" w:hAnsi="Aptos" w:eastAsia="Aptos" w:cs="Aptos"/>
        </w:rPr>
        <w:t>E</w:t>
      </w:r>
      <w:r w:rsidRPr="4198D5AC">
        <w:rPr>
          <w:rFonts w:ascii="Aptos" w:hAnsi="Aptos" w:eastAsia="Aptos" w:cs="Aptos"/>
        </w:rPr>
        <w:t>xperience</w:t>
      </w:r>
      <w:r w:rsidRPr="4198D5AC" w:rsidR="718234C1">
        <w:rPr>
          <w:rFonts w:ascii="Aptos" w:hAnsi="Aptos" w:eastAsia="Aptos" w:cs="Aptos"/>
        </w:rPr>
        <w:t>-</w:t>
      </w:r>
      <w:r w:rsidRPr="4198D5AC">
        <w:rPr>
          <w:rFonts w:ascii="Aptos" w:hAnsi="Aptos" w:eastAsia="Aptos" w:cs="Aptos"/>
        </w:rPr>
        <w:t>econom</w:t>
      </w:r>
      <w:r w:rsidRPr="4198D5AC" w:rsidR="2EF97DC5">
        <w:rPr>
          <w:rFonts w:ascii="Aptos" w:hAnsi="Aptos" w:eastAsia="Aptos" w:cs="Aptos"/>
        </w:rPr>
        <w:t>y</w:t>
      </w:r>
      <w:r w:rsidRPr="4198D5AC">
        <w:rPr>
          <w:rFonts w:ascii="Aptos" w:hAnsi="Aptos" w:eastAsia="Aptos" w:cs="Aptos"/>
        </w:rPr>
        <w:t xml:space="preserve"> theorists Joseph Pine and James Gilmore highlight</w:t>
      </w:r>
      <w:r w:rsidRPr="4198D5AC" w:rsidR="54B96056">
        <w:rPr>
          <w:rFonts w:ascii="Aptos" w:hAnsi="Aptos" w:eastAsia="Aptos" w:cs="Aptos"/>
        </w:rPr>
        <w:t>ed</w:t>
      </w:r>
      <w:r w:rsidRPr="4198D5AC">
        <w:rPr>
          <w:rFonts w:ascii="Aptos" w:hAnsi="Aptos" w:eastAsia="Aptos" w:cs="Aptos"/>
        </w:rPr>
        <w:t xml:space="preserve"> that engaging all five senses is </w:t>
      </w:r>
      <w:r w:rsidRPr="4198D5AC" w:rsidR="469AAC62">
        <w:rPr>
          <w:rFonts w:ascii="Aptos" w:hAnsi="Aptos" w:eastAsia="Aptos" w:cs="Aptos"/>
        </w:rPr>
        <w:t xml:space="preserve">a powerful </w:t>
      </w:r>
      <w:r w:rsidRPr="4198D5AC">
        <w:rPr>
          <w:rFonts w:ascii="Aptos" w:hAnsi="Aptos" w:eastAsia="Aptos" w:cs="Aptos"/>
        </w:rPr>
        <w:t>way</w:t>
      </w:r>
      <w:r w:rsidRPr="4198D5AC" w:rsidR="57DE8CD5">
        <w:rPr>
          <w:rFonts w:ascii="Aptos" w:hAnsi="Aptos" w:eastAsia="Aptos" w:cs="Aptos"/>
        </w:rPr>
        <w:t xml:space="preserve"> to</w:t>
      </w:r>
      <w:r w:rsidRPr="4198D5AC">
        <w:rPr>
          <w:rFonts w:ascii="Aptos" w:hAnsi="Aptos" w:eastAsia="Aptos" w:cs="Aptos"/>
        </w:rPr>
        <w:t xml:space="preserve"> design memorable experiences</w:t>
      </w:r>
      <w:ins w:author="Galindo Esparza, Rosella" w:date="2026-09-22T16:20:00Z" w16du:dateUtc="2026-09-22T16:20:01Z" w:id="121">
        <w:r w:rsidRPr="4198D5AC" w:rsidR="289CC236">
          <w:rPr>
            <w:rFonts w:ascii="Aptos" w:hAnsi="Aptos" w:eastAsia="Aptos" w:cs="Aptos"/>
          </w:rPr>
          <w:t>:</w:t>
        </w:r>
      </w:ins>
      <w:del w:author="Galindo Esparza, Rosella" w:date="2026-09-22T16:20:00Z" w16du:dateUtc="2026-09-22T16:20:05Z" w:id="122">
        <w:r w:rsidRPr="4198D5AC" w:rsidDel="236C60B6">
          <w:rPr>
            <w:rFonts w:ascii="Aptos" w:hAnsi="Aptos" w:eastAsia="Aptos" w:cs="Aptos"/>
          </w:rPr>
          <w:delText>,</w:delText>
        </w:r>
      </w:del>
      <w:ins w:author="Galindo Esparza, Rosella" w:date="2026-09-22T16:20:00Z" w16du:dateUtc="2026-09-22T16:20:08Z" w:id="123">
        <w:r w:rsidRPr="4198D5AC" w:rsidR="694E49F5">
          <w:rPr>
            <w:rFonts w:ascii="Aptos" w:hAnsi="Aptos" w:eastAsia="Aptos" w:cs="Aptos"/>
          </w:rPr>
          <w:t xml:space="preserve"> </w:t>
        </w:r>
      </w:ins>
      <w:del w:author="Galindo Esparza, Rosella" w:date="2026-09-22T16:20:00Z" w16du:dateUtc="2026-09-22T16:20:10Z" w:id="124">
        <w:r w:rsidRPr="4198D5AC" w:rsidDel="236C60B6">
          <w:rPr>
            <w:rFonts w:ascii="Aptos" w:hAnsi="Aptos" w:eastAsia="Aptos" w:cs="Aptos"/>
          </w:rPr>
          <w:delText xml:space="preserve"> </w:delText>
        </w:r>
      </w:del>
      <w:r w:rsidRPr="4198D5AC" w:rsidR="236C60B6">
        <w:rPr>
          <w:rFonts w:ascii="Aptos" w:hAnsi="Aptos" w:eastAsia="Aptos" w:cs="Aptos"/>
        </w:rPr>
        <w:t>an economic offering in its own right</w:t>
      </w:r>
      <w:r w:rsidRPr="4198D5AC">
        <w:rPr>
          <w:rFonts w:ascii="Aptos" w:hAnsi="Aptos" w:eastAsia="Aptos" w:cs="Aptos"/>
        </w:rPr>
        <w:t>. They argue that</w:t>
      </w:r>
      <w:r w:rsidRPr="4198D5AC" w:rsidR="09ADC670">
        <w:rPr>
          <w:rFonts w:ascii="Aptos" w:hAnsi="Aptos" w:eastAsia="Aptos" w:cs="Aptos"/>
        </w:rPr>
        <w:t>:</w:t>
      </w:r>
    </w:p>
    <w:p w:rsidR="3C38DE51" w:rsidP="011B71A1" w:rsidRDefault="23016F40" w14:paraId="10F8A20D" w14:textId="0A2DEB12">
      <w:pPr>
        <w:ind w:left="1440"/>
        <w:rPr>
          <w:rFonts w:ascii="Aptos" w:hAnsi="Aptos" w:eastAsia="Aptos" w:cs="Aptos"/>
          <w:color w:val="000000" w:themeColor="text1"/>
        </w:rPr>
      </w:pPr>
      <w:r w:rsidRPr="6E405759">
        <w:rPr>
          <w:rFonts w:ascii="Aptos" w:hAnsi="Aptos" w:eastAsia="Aptos" w:cs="Aptos"/>
        </w:rPr>
        <w:t>Smart shoeshine operators augment the smell of polish with crisp snaps of the cloth, scents and sounds that don’t make the shoes any shinier but do make the experience more engaging. Savvy hair</w:t>
      </w:r>
      <w:r w:rsidRPr="6E405759" w:rsidR="3EB56950">
        <w:rPr>
          <w:rFonts w:ascii="Aptos" w:hAnsi="Aptos" w:eastAsia="Aptos" w:cs="Aptos"/>
        </w:rPr>
        <w:t>stylists</w:t>
      </w:r>
      <w:r w:rsidRPr="6E405759">
        <w:rPr>
          <w:rFonts w:ascii="Aptos" w:hAnsi="Aptos" w:eastAsia="Aptos" w:cs="Aptos"/>
        </w:rPr>
        <w:t xml:space="preserve"> shampoo and apply lotions not simply because the styling requires it but because they add more tactile sensations to the customer experience. Similarly, grocery stores pipe bakery smells into the aisles and some use light and sound to simulate thunderstorms when misting their produce</w:t>
      </w:r>
      <w:r w:rsidRPr="6E405759" w:rsidR="3E07C03D">
        <w:rPr>
          <w:rFonts w:ascii="Aptos" w:hAnsi="Aptos" w:eastAsia="Aptos" w:cs="Aptos"/>
        </w:rPr>
        <w:t>.</w:t>
      </w:r>
      <w:sdt>
        <w:sdtPr>
          <w:rPr>
            <w:rFonts w:ascii="Aptos" w:hAnsi="Aptos" w:eastAsia="Aptos" w:cs="Aptos"/>
            <w:color w:val="000000"/>
            <w:vertAlign w:val="superscript"/>
          </w:rPr>
          <w:tag w:val="MENDELEY_CITATION_v3_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"/>
          <w:id w:val="588890946"/>
          <w:placeholder>
            <w:docPart w:val="DefaultPlaceholder_-1854013440"/>
          </w:placeholder>
        </w:sdtPr>
        <w:sdtContent>
          <w:r w:rsidRPr="00517457" w:rsidR="00517457">
            <w:rPr>
              <w:rFonts w:ascii="Aptos" w:hAnsi="Aptos" w:eastAsia="Aptos" w:cs="Aptos"/>
              <w:color w:val="000000"/>
              <w:vertAlign w:val="superscript"/>
            </w:rPr>
            <w:t>8</w:t>
          </w:r>
        </w:sdtContent>
      </w:sdt>
      <w:r w:rsidRPr="6E405759" w:rsidR="02E19A0A">
        <w:rPr>
          <w:rFonts w:ascii="Aptos" w:hAnsi="Aptos" w:eastAsia="Aptos" w:cs="Aptos"/>
        </w:rPr>
        <w:t xml:space="preserve">  </w:t>
      </w:r>
    </w:p>
    <w:p w:rsidR="3C38DE51" w:rsidP="6E405759" w:rsidRDefault="23016F40" w14:paraId="3B0BB1DD" w14:textId="7950643C">
      <w:pPr>
        <w:pStyle w:val="ListParagraph"/>
        <w:numPr>
          <w:ilvl w:val="0"/>
          <w:numId w:val="2"/>
        </w:numPr>
        <w:rPr>
          <w:rFonts w:ascii="Aptos" w:hAnsi="Aptos" w:eastAsia="Aptos" w:cs="Aptos"/>
          <w:color w:val="000000" w:themeColor="text1"/>
          <w:vertAlign w:val="superscript"/>
        </w:rPr>
      </w:pPr>
      <w:r w:rsidRPr="4198D5AC">
        <w:rPr>
          <w:rFonts w:ascii="Aptos" w:hAnsi="Aptos" w:eastAsia="Aptos" w:cs="Aptos"/>
          <w:b/>
          <w:bCs/>
          <w:color w:val="000000" w:themeColor="text1"/>
        </w:rPr>
        <w:t xml:space="preserve">Industries built on immersion are booming: </w:t>
      </w:r>
      <w:r w:rsidRPr="4198D5AC">
        <w:rPr>
          <w:rFonts w:ascii="Aptos" w:hAnsi="Aptos" w:eastAsia="Aptos" w:cs="Aptos"/>
          <w:color w:val="000000" w:themeColor="text1"/>
        </w:rPr>
        <w:t xml:space="preserve">For example, theme parks, which are inherently </w:t>
      </w:r>
      <w:r w:rsidRPr="4198D5AC" w:rsidR="4A2462E9">
        <w:rPr>
          <w:rFonts w:ascii="Aptos" w:hAnsi="Aptos" w:eastAsia="Aptos" w:cs="Aptos"/>
          <w:color w:val="000000" w:themeColor="text1"/>
        </w:rPr>
        <w:t>multisensory</w:t>
      </w:r>
      <w:r w:rsidRPr="4198D5AC" w:rsidR="1A0B2A8A">
        <w:rPr>
          <w:rFonts w:ascii="Aptos" w:hAnsi="Aptos" w:eastAsia="Aptos" w:cs="Aptos"/>
          <w:color w:val="000000" w:themeColor="text1"/>
        </w:rPr>
        <w:t>,</w:t>
      </w:r>
      <w:r w:rsidRPr="4198D5AC">
        <w:rPr>
          <w:rFonts w:ascii="Aptos" w:hAnsi="Aptos" w:eastAsia="Aptos" w:cs="Aptos"/>
          <w:color w:val="000000" w:themeColor="text1"/>
        </w:rPr>
        <w:t xml:space="preserve"> are valued at $64.6B (global market; 2023)</w:t>
      </w:r>
      <w:del w:author="Galindo Esparza, Rosella" w:date="2026-09-22T16:21:00Z" w16du:dateUtc="2026-09-22T16:21:33Z" w:id="125">
        <w:r w:rsidRPr="4198D5AC" w:rsidDel="23016F40">
          <w:rPr>
            <w:rFonts w:ascii="Aptos" w:hAnsi="Aptos" w:eastAsia="Aptos" w:cs="Aptos"/>
            <w:color w:val="000000" w:themeColor="text1"/>
          </w:rPr>
          <w:delText>,</w:delText>
        </w:r>
      </w:del>
      <w:r w:rsidRPr="4198D5AC">
        <w:rPr>
          <w:rFonts w:ascii="Aptos" w:hAnsi="Aptos" w:eastAsia="Aptos" w:cs="Aptos"/>
          <w:color w:val="000000" w:themeColor="text1"/>
        </w:rPr>
        <w:t xml:space="preserve"> </w:t>
      </w:r>
      <w:del w:author="Woods, Andy" w:date="2026-08-24T10:57:00Z" w16du:dateUtc="2026-08-24T09:57:00Z" w:id="126">
        <w:r w:rsidRPr="4198D5AC" w:rsidDel="23016F40">
          <w:rPr>
            <w:rFonts w:ascii="Aptos" w:hAnsi="Aptos" w:eastAsia="Aptos" w:cs="Aptos"/>
            <w:color w:val="000000" w:themeColor="text1"/>
          </w:rPr>
          <w:delText xml:space="preserve">which </w:delText>
        </w:r>
      </w:del>
      <w:ins w:author="Woods, Andy" w:date="2026-08-24T10:57:00Z" w16du:dateUtc="2026-08-24T09:57:00Z" w:id="127">
        <w:r w:rsidRPr="4198D5AC" w:rsidR="002267C2">
          <w:rPr>
            <w:rFonts w:ascii="Aptos" w:hAnsi="Aptos" w:eastAsia="Aptos" w:cs="Aptos"/>
            <w:color w:val="000000" w:themeColor="text1"/>
          </w:rPr>
          <w:t>and projected to grow</w:t>
        </w:r>
        <w:r w:rsidRPr="4198D5AC" w:rsidR="00F51C28">
          <w:rPr>
            <w:rFonts w:ascii="Aptos" w:hAnsi="Aptos" w:eastAsia="Aptos" w:cs="Aptos"/>
            <w:color w:val="000000" w:themeColor="text1"/>
          </w:rPr>
          <w:t xml:space="preserve"> to</w:t>
        </w:r>
      </w:ins>
      <w:del w:author="Woods, Andy" w:date="2026-08-24T10:57:00Z" w16du:dateUtc="2026-08-24T09:57:00Z" w:id="128">
        <w:r w:rsidRPr="4198D5AC" w:rsidDel="563B8A43">
          <w:rPr>
            <w:rFonts w:ascii="Aptos" w:hAnsi="Aptos" w:eastAsia="Aptos" w:cs="Aptos"/>
            <w:color w:val="000000" w:themeColor="text1"/>
          </w:rPr>
          <w:delText xml:space="preserve">is </w:delText>
        </w:r>
        <w:r w:rsidRPr="4198D5AC" w:rsidDel="23016F40">
          <w:rPr>
            <w:rFonts w:ascii="Aptos" w:hAnsi="Aptos" w:eastAsia="Aptos" w:cs="Aptos"/>
            <w:color w:val="000000" w:themeColor="text1"/>
          </w:rPr>
          <w:delText>projected to nearly</w:delText>
        </w:r>
        <w:r w:rsidRPr="4198D5AC" w:rsidDel="34D3D776">
          <w:rPr>
            <w:rFonts w:ascii="Aptos" w:hAnsi="Aptos" w:eastAsia="Aptos" w:cs="Aptos"/>
            <w:color w:val="000000" w:themeColor="text1"/>
          </w:rPr>
          <w:delText>-</w:delText>
        </w:r>
        <w:r w:rsidRPr="4198D5AC" w:rsidDel="23016F40">
          <w:rPr>
            <w:rFonts w:ascii="Aptos" w:hAnsi="Aptos" w:eastAsia="Aptos" w:cs="Aptos"/>
            <w:color w:val="000000" w:themeColor="text1"/>
          </w:rPr>
          <w:delText>double by 2032</w:delText>
        </w:r>
      </w:del>
      <w:del w:author="Galindo Esparza, Rosella" w:date="2026-09-22T16:21:00Z" w16du:dateUtc="2026-09-22T16:21:50Z" w:id="129">
        <w:r w:rsidRPr="4198D5AC" w:rsidDel="23016F40">
          <w:rPr>
            <w:rFonts w:ascii="Aptos" w:hAnsi="Aptos" w:eastAsia="Aptos" w:cs="Aptos"/>
            <w:color w:val="000000" w:themeColor="text1"/>
          </w:rPr>
          <w:delText xml:space="preserve"> </w:delText>
        </w:r>
      </w:del>
      <w:del w:author="Woods, Andy" w:date="2026-08-24T10:57:00Z" w16du:dateUtc="2026-08-24T09:57:00Z" w:id="130">
        <w:r w:rsidRPr="4198D5AC" w:rsidDel="23016F40">
          <w:rPr>
            <w:rFonts w:ascii="Aptos" w:hAnsi="Aptos" w:eastAsia="Aptos" w:cs="Aptos"/>
            <w:color w:val="000000" w:themeColor="text1"/>
          </w:rPr>
          <w:delText>(</w:delText>
        </w:r>
      </w:del>
      <w:ins w:author="Galindo Esparza, Rosella" w:date="2026-09-22T16:21:00Z" w16du:dateUtc="2026-09-22T16:21:51Z" w:id="131">
        <w:r w:rsidRPr="4198D5AC" w:rsidR="7BCDAA1A">
          <w:rPr>
            <w:rFonts w:ascii="Aptos" w:hAnsi="Aptos" w:eastAsia="Aptos" w:cs="Aptos"/>
            <w:color w:val="000000" w:themeColor="text1"/>
          </w:rPr>
          <w:t xml:space="preserve"> </w:t>
        </w:r>
      </w:ins>
      <w:r w:rsidRPr="4198D5AC">
        <w:rPr>
          <w:rFonts w:ascii="Aptos" w:hAnsi="Aptos" w:eastAsia="Aptos" w:cs="Aptos"/>
          <w:color w:val="000000" w:themeColor="text1"/>
        </w:rPr>
        <w:t>~$113B</w:t>
      </w:r>
      <w:del w:author="Woods, Andy" w:date="2026-08-24T10:57:00Z" w16du:dateUtc="2026-08-24T09:57:00Z" w:id="132">
        <w:r w:rsidRPr="4198D5AC" w:rsidDel="23016F40">
          <w:rPr>
            <w:rFonts w:ascii="Aptos" w:hAnsi="Aptos" w:eastAsia="Aptos" w:cs="Aptos"/>
            <w:color w:val="000000" w:themeColor="text1"/>
          </w:rPr>
          <w:delText>)</w:delText>
        </w:r>
      </w:del>
      <w:ins w:author="Woods, Andy" w:date="2026-08-24T10:57:00Z" w16du:dateUtc="2026-08-24T09:57:00Z" w:id="133">
        <w:r w:rsidRPr="4198D5AC" w:rsidR="00F51C28">
          <w:rPr>
            <w:rFonts w:ascii="Aptos" w:hAnsi="Aptos" w:eastAsia="Aptos" w:cs="Aptos"/>
            <w:color w:val="000000" w:themeColor="text1"/>
          </w:rPr>
          <w:t xml:space="preserve"> by 2032 (</w:t>
        </w:r>
      </w:ins>
      <w:del w:author="Woods, Andy" w:date="2026-08-24T10:57:00Z" w16du:dateUtc="2026-08-24T09:57:00Z" w:id="134">
        <w:r w:rsidRPr="4198D5AC" w:rsidDel="23016F40">
          <w:rPr>
            <w:rFonts w:ascii="Aptos" w:hAnsi="Aptos" w:eastAsia="Aptos" w:cs="Aptos"/>
            <w:color w:val="000000" w:themeColor="text1"/>
          </w:rPr>
          <w:delText xml:space="preserve"> due to gro</w:delText>
        </w:r>
        <w:r w:rsidRPr="4198D5AC" w:rsidDel="0F036A00">
          <w:rPr>
            <w:rFonts w:ascii="Aptos" w:hAnsi="Aptos" w:eastAsia="Aptos" w:cs="Aptos"/>
            <w:color w:val="000000" w:themeColor="text1"/>
          </w:rPr>
          <w:delText>wth</w:delText>
        </w:r>
        <w:r w:rsidRPr="4198D5AC" w:rsidDel="23016F40">
          <w:rPr>
            <w:rFonts w:ascii="Aptos" w:hAnsi="Aptos" w:eastAsia="Aptos" w:cs="Aptos"/>
            <w:color w:val="000000" w:themeColor="text1"/>
          </w:rPr>
          <w:delText xml:space="preserve"> at ~</w:delText>
        </w:r>
      </w:del>
      <w:r w:rsidRPr="4198D5AC">
        <w:rPr>
          <w:rFonts w:ascii="Aptos" w:hAnsi="Aptos" w:eastAsia="Aptos" w:cs="Aptos"/>
          <w:color w:val="000000" w:themeColor="text1"/>
        </w:rPr>
        <w:t>5</w:t>
      </w:r>
      <w:del w:author="Woods, Andy" w:date="2026-08-24T10:57:00Z" w16du:dateUtc="2026-08-24T09:57:00Z" w:id="135">
        <w:r w:rsidRPr="4198D5AC" w:rsidDel="23016F40">
          <w:rPr>
            <w:rFonts w:ascii="Aptos" w:hAnsi="Aptos" w:eastAsia="Aptos" w:cs="Aptos"/>
            <w:color w:val="000000" w:themeColor="text1"/>
          </w:rPr>
          <w:delText>–6</w:delText>
        </w:r>
      </w:del>
      <w:ins w:author="Woods, Andy" w:date="2026-08-24T10:57:00Z" w16du:dateUtc="2026-08-24T09:57:00Z" w:id="136">
        <w:r w:rsidRPr="4198D5AC" w:rsidR="00F51C28">
          <w:rPr>
            <w:rFonts w:ascii="Aptos" w:hAnsi="Aptos" w:eastAsia="Aptos" w:cs="Aptos"/>
            <w:color w:val="000000" w:themeColor="text1"/>
          </w:rPr>
          <w:t>.5</w:t>
        </w:r>
      </w:ins>
      <w:r w:rsidRPr="4198D5AC">
        <w:rPr>
          <w:rFonts w:ascii="Aptos" w:hAnsi="Aptos" w:eastAsia="Aptos" w:cs="Aptos"/>
          <w:color w:val="000000" w:themeColor="text1"/>
        </w:rPr>
        <w:t xml:space="preserve">% </w:t>
      </w:r>
      <w:ins w:author="Galindo Esparza, Rosella" w:date="2026-09-22T16:22:00Z" w16du:dateUtc="2026-09-22T16:22:15Z" w:id="137">
        <w:r w:rsidRPr="4198D5AC" w:rsidR="774EF559">
          <w:rPr>
            <w:rFonts w:ascii="Aptos" w:hAnsi="Aptos" w:eastAsia="Aptos" w:cs="Aptos"/>
            <w:color w:val="000000" w:themeColor="text1"/>
          </w:rPr>
          <w:t xml:space="preserve">growth </w:t>
        </w:r>
      </w:ins>
      <w:r w:rsidRPr="4198D5AC">
        <w:rPr>
          <w:rFonts w:ascii="Aptos" w:hAnsi="Aptos" w:eastAsia="Aptos" w:cs="Aptos"/>
          <w:color w:val="000000" w:themeColor="text1"/>
        </w:rPr>
        <w:t>per year</w:t>
      </w:r>
      <w:ins w:author="Woods, Andy" w:date="2026-08-24T10:57:00Z" w16du:dateUtc="2026-08-24T09:57:00Z" w:id="138">
        <w:r w:rsidRPr="4198D5AC" w:rsidR="00F51C28">
          <w:rPr>
            <w:rFonts w:ascii="Aptos" w:hAnsi="Aptos" w:eastAsia="Aptos" w:cs="Aptos"/>
            <w:color w:val="000000" w:themeColor="text1"/>
          </w:rPr>
          <w:t>)</w:t>
        </w:r>
      </w:ins>
      <w:r w:rsidRPr="4198D5AC" w:rsidR="009F253F">
        <w:rPr>
          <w:rFonts w:ascii="Aptos" w:hAnsi="Aptos" w:eastAsia="Aptos" w:cs="Aptos"/>
          <w:color w:val="000000" w:themeColor="text1"/>
        </w:rPr>
        <w:t>.</w:t>
      </w:r>
      <w:sdt>
        <w:sdtPr>
          <w:rPr>
            <w:rFonts w:ascii="Aptos" w:hAnsi="Aptos" w:eastAsia="Aptos" w:cs="Aptos"/>
            <w:color w:val="000000" w:themeColor="text1"/>
            <w:vertAlign w:val="superscript"/>
          </w:rPr>
          <w:tag w:val="MENDELEY_CITATION_v3_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"/>
          <w:id w:val="-1412773251"/>
          <w:placeholder>
            <w:docPart w:val="DefaultPlaceholder_-1854013440"/>
          </w:placeholder>
        </w:sdtPr>
        <w:sdtContent>
          <w:r w:rsidRPr="00517457" w:rsidR="00517457">
            <w:rPr>
              <w:rFonts w:ascii="Aptos" w:hAnsi="Aptos" w:eastAsia="Aptos" w:cs="Aptos"/>
              <w:color w:val="000000"/>
              <w:vertAlign w:val="superscript"/>
            </w:rPr>
            <w:t>9</w:t>
          </w:r>
        </w:sdtContent>
      </w:sdt>
      <w:del w:author="Woods, Andy" w:date="2026-08-24T11:01:00Z" w16du:dateUtc="2026-08-24T10:01:00Z" w:id="139">
        <w:r w:rsidRPr="4198D5AC" w:rsidDel="009F253F">
          <w:rPr>
            <w:rFonts w:ascii="Aptos" w:hAnsi="Aptos" w:eastAsia="Aptos" w:cs="Aptos"/>
            <w:color w:val="000000" w:themeColor="text1"/>
          </w:rPr>
          <w:delText xml:space="preserve"> </w:delText>
        </w:r>
      </w:del>
    </w:p>
    <w:p w:rsidR="3C38DE51" w:rsidP="00F6457C" w:rsidRDefault="4A2462E9" w14:paraId="6AC8F8BA" w14:textId="532D2BA3">
      <w:pPr>
        <w:pStyle w:val="ListParagraph"/>
        <w:numPr>
          <w:ilvl w:val="0"/>
          <w:numId w:val="2"/>
        </w:numPr>
      </w:pPr>
      <w:r w:rsidRPr="6E405759">
        <w:rPr>
          <w:b/>
          <w:bCs/>
        </w:rPr>
        <w:t>Multisensory</w:t>
      </w:r>
      <w:r w:rsidRPr="6E405759" w:rsidR="524BE36C">
        <w:rPr>
          <w:b/>
          <w:bCs/>
        </w:rPr>
        <w:t xml:space="preserve"> elements could represent competitive differentiation and attract new audiences:</w:t>
      </w:r>
      <w:r w:rsidR="524BE36C">
        <w:t xml:space="preserve"> Offering something beyond standard audiovisual presentation can attract new audiences and encourage repeat visits</w:t>
      </w:r>
      <w:r w:rsidR="682EA05F">
        <w:t>.</w:t>
      </w:r>
      <w:sdt>
        <w:sdtPr>
          <w:rPr>
            <w:rFonts w:ascii="Aptos" w:hAnsi="Aptos"/>
            <w:color w:val="000000"/>
            <w:vertAlign w:val="superscript"/>
          </w:rPr>
          <w:tag w:val="MENDELEY_CITATION_v3_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"/>
          <w:id w:val="257545018"/>
          <w:placeholder>
            <w:docPart w:val="DefaultPlaceholder_-1854013440"/>
          </w:placeholder>
        </w:sdtPr>
        <w:sdtContent>
          <w:r w:rsidRPr="00517457" w:rsidR="00517457">
            <w:rPr>
              <w:rFonts w:ascii="Aptos" w:hAnsi="Aptos" w:eastAsia="Aptos" w:cs="Aptos"/>
              <w:color w:val="000000"/>
              <w:vertAlign w:val="superscript"/>
            </w:rPr>
            <w:t>10</w:t>
          </w:r>
        </w:sdtContent>
      </w:sdt>
      <w:r w:rsidR="524BE36C">
        <w:t xml:space="preserve"> This may open pathways for entirely new forms of entertainment, art, training and communication.</w:t>
      </w:r>
    </w:p>
    <w:p w:rsidRPr="00C03614" w:rsidR="3C38DE51" w:rsidP="00F6457C" w:rsidRDefault="2C5BE036" w14:paraId="149C9048" w14:textId="6A2D5CB4">
      <w:pPr>
        <w:pStyle w:val="ListParagraph"/>
        <w:numPr>
          <w:ilvl w:val="0"/>
          <w:numId w:val="2"/>
        </w:numPr>
        <w:rPr>
          <w:rFonts w:ascii="Aptos" w:hAnsi="Aptos" w:eastAsia="Aptos" w:cs="Aptos"/>
        </w:rPr>
      </w:pPr>
      <w:r w:rsidRPr="6E405759">
        <w:rPr>
          <w:rFonts w:ascii="Aptos" w:hAnsi="Aptos" w:eastAsia="Aptos" w:cs="Aptos"/>
          <w:b/>
          <w:bCs/>
        </w:rPr>
        <w:t>M</w:t>
      </w:r>
      <w:r w:rsidRPr="6E405759" w:rsidR="4A2462E9">
        <w:rPr>
          <w:rFonts w:ascii="Aptos" w:hAnsi="Aptos" w:eastAsia="Aptos" w:cs="Aptos"/>
          <w:b/>
          <w:bCs/>
        </w:rPr>
        <w:t>ultisensory</w:t>
      </w:r>
      <w:r w:rsidRPr="6E405759" w:rsidR="23016F40">
        <w:rPr>
          <w:rFonts w:ascii="Aptos" w:hAnsi="Aptos" w:eastAsia="Aptos" w:cs="Aptos"/>
          <w:b/>
          <w:bCs/>
        </w:rPr>
        <w:t xml:space="preserve"> engagement was listed as </w:t>
      </w:r>
      <w:r w:rsidRPr="6E405759" w:rsidR="210FA380">
        <w:rPr>
          <w:rFonts w:ascii="Aptos" w:hAnsi="Aptos" w:eastAsia="Aptos" w:cs="Aptos"/>
          <w:b/>
          <w:bCs/>
        </w:rPr>
        <w:t xml:space="preserve">one of </w:t>
      </w:r>
      <w:r w:rsidRPr="6E405759" w:rsidR="23016F40">
        <w:rPr>
          <w:rFonts w:ascii="Aptos" w:hAnsi="Aptos" w:eastAsia="Aptos" w:cs="Aptos"/>
          <w:b/>
          <w:bCs/>
        </w:rPr>
        <w:t>the top 10 drivers of brand engagement</w:t>
      </w:r>
      <w:r w:rsidRPr="6E405759" w:rsidR="23016F40">
        <w:rPr>
          <w:rFonts w:ascii="Aptos" w:hAnsi="Aptos" w:eastAsia="Aptos" w:cs="Aptos"/>
        </w:rPr>
        <w:t xml:space="preserve"> in </w:t>
      </w:r>
      <w:r w:rsidRPr="6E405759" w:rsidR="23016F40">
        <w:rPr>
          <w:rFonts w:ascii="Aptos" w:hAnsi="Aptos" w:eastAsia="Aptos" w:cs="Aptos"/>
          <w:i/>
          <w:iCs/>
        </w:rPr>
        <w:t>VML Intelligence</w:t>
      </w:r>
      <w:r w:rsidRPr="6E405759" w:rsidR="5EA6A4D8">
        <w:rPr>
          <w:rFonts w:ascii="Aptos" w:hAnsi="Aptos" w:eastAsia="Aptos" w:cs="Aptos"/>
        </w:rPr>
        <w:t xml:space="preserve"> 2023</w:t>
      </w:r>
      <w:r w:rsidRPr="6E405759" w:rsidR="23016F40">
        <w:rPr>
          <w:rFonts w:ascii="Aptos" w:hAnsi="Aptos" w:eastAsia="Aptos" w:cs="Aptos"/>
        </w:rPr>
        <w:t xml:space="preserve"> report</w:t>
      </w:r>
      <w:sdt>
        <w:sdtPr>
          <w:rPr>
            <w:rFonts w:ascii="Aptos" w:hAnsi="Aptos" w:eastAsia="Aptos" w:cs="Aptos"/>
            <w:color w:val="000000"/>
            <w:vertAlign w:val="superscript"/>
          </w:rPr>
          <w:tag w:val="MENDELEY_CITATION_v3_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"/>
          <w:id w:val="-1701690481"/>
          <w:placeholder>
            <w:docPart w:val="DefaultPlaceholder_-1854013440"/>
          </w:placeholder>
        </w:sdtPr>
        <w:sdtContent>
          <w:r w:rsidRPr="00517457" w:rsidR="00517457">
            <w:rPr>
              <w:rFonts w:ascii="Aptos" w:hAnsi="Aptos" w:eastAsia="Aptos" w:cs="Aptos"/>
              <w:color w:val="000000"/>
              <w:vertAlign w:val="superscript"/>
            </w:rPr>
            <w:t>1</w:t>
          </w:r>
        </w:sdtContent>
      </w:sdt>
      <w:r w:rsidRPr="6E405759" w:rsidR="23016F40">
        <w:rPr>
          <w:rFonts w:ascii="Aptos" w:hAnsi="Aptos" w:eastAsia="Aptos" w:cs="Aptos"/>
        </w:rPr>
        <w:t xml:space="preserve"> (</w:t>
      </w:r>
      <w:r w:rsidRPr="6E405759" w:rsidR="43482951">
        <w:rPr>
          <w:rFonts w:ascii="Aptos" w:hAnsi="Aptos" w:eastAsia="Aptos" w:cs="Aptos"/>
        </w:rPr>
        <w:t xml:space="preserve">i.e. answers to question </w:t>
      </w:r>
      <w:r w:rsidRPr="6E405759" w:rsidR="23016F40">
        <w:rPr>
          <w:rFonts w:ascii="Aptos" w:hAnsi="Aptos" w:eastAsia="Aptos" w:cs="Aptos"/>
        </w:rPr>
        <w:t xml:space="preserve">“I’d be more likely to purchase a brand if it...”), alongside </w:t>
      </w:r>
      <w:r w:rsidRPr="6E405759" w:rsidR="31119A46">
        <w:rPr>
          <w:rFonts w:ascii="Aptos" w:hAnsi="Aptos" w:eastAsia="Aptos" w:cs="Aptos"/>
        </w:rPr>
        <w:t xml:space="preserve">factors such as </w:t>
      </w:r>
      <w:r w:rsidRPr="6E405759" w:rsidR="23016F40">
        <w:rPr>
          <w:rFonts w:ascii="Aptos" w:hAnsi="Aptos" w:eastAsia="Aptos" w:cs="Aptos"/>
        </w:rPr>
        <w:t xml:space="preserve">inducing intense emotion, transporting </w:t>
      </w:r>
      <w:r w:rsidRPr="6E405759" w:rsidR="15C028FC">
        <w:rPr>
          <w:rFonts w:ascii="Aptos" w:hAnsi="Aptos" w:eastAsia="Aptos" w:cs="Aptos"/>
        </w:rPr>
        <w:t xml:space="preserve">people </w:t>
      </w:r>
      <w:r w:rsidRPr="6E405759" w:rsidR="23016F40">
        <w:rPr>
          <w:rFonts w:ascii="Aptos" w:hAnsi="Aptos" w:eastAsia="Aptos" w:cs="Aptos"/>
        </w:rPr>
        <w:t xml:space="preserve">to another world and </w:t>
      </w:r>
      <w:r w:rsidRPr="6E405759" w:rsidR="7A1E537F">
        <w:rPr>
          <w:rFonts w:ascii="Aptos" w:hAnsi="Aptos" w:eastAsia="Aptos" w:cs="Aptos"/>
        </w:rPr>
        <w:t>creating a sense of connection</w:t>
      </w:r>
      <w:r w:rsidRPr="6E405759" w:rsidR="23016F40">
        <w:rPr>
          <w:rFonts w:ascii="Aptos" w:hAnsi="Aptos" w:eastAsia="Aptos" w:cs="Aptos"/>
        </w:rPr>
        <w:t xml:space="preserve"> to something bigger</w:t>
      </w:r>
      <w:r w:rsidRPr="6E405759" w:rsidR="484F2397">
        <w:rPr>
          <w:rFonts w:ascii="Aptos" w:hAnsi="Aptos" w:eastAsia="Aptos" w:cs="Aptos"/>
        </w:rPr>
        <w:t>,</w:t>
      </w:r>
      <w:r w:rsidRPr="6E405759" w:rsidR="645EBB45">
        <w:rPr>
          <w:rFonts w:ascii="Aptos" w:hAnsi="Aptos" w:eastAsia="Aptos" w:cs="Aptos"/>
        </w:rPr>
        <w:t xml:space="preserve"> while </w:t>
      </w:r>
      <w:r w:rsidRPr="6E405759" w:rsidR="23016F40">
        <w:rPr>
          <w:rFonts w:ascii="Aptos" w:hAnsi="Aptos" w:eastAsia="Aptos" w:cs="Aptos"/>
        </w:rPr>
        <w:t xml:space="preserve">bringing a sense of </w:t>
      </w:r>
      <w:r w:rsidRPr="6E405759" w:rsidR="645EBB45">
        <w:rPr>
          <w:rFonts w:ascii="Aptos" w:hAnsi="Aptos" w:eastAsia="Aptos" w:cs="Aptos"/>
        </w:rPr>
        <w:t>joy ranked highest overall.</w:t>
      </w:r>
      <w:r w:rsidRPr="6E405759" w:rsidR="23016F40">
        <w:rPr>
          <w:rFonts w:ascii="Aptos" w:hAnsi="Aptos" w:eastAsia="Aptos" w:cs="Aptos"/>
        </w:rPr>
        <w:t xml:space="preserve"> However, </w:t>
      </w:r>
      <w:r w:rsidRPr="6E405759" w:rsidR="6B3A39A5">
        <w:rPr>
          <w:rFonts w:ascii="Aptos" w:hAnsi="Aptos" w:eastAsia="Aptos" w:cs="Aptos"/>
        </w:rPr>
        <w:t xml:space="preserve">the </w:t>
      </w:r>
      <w:r w:rsidRPr="6E405759" w:rsidR="35C16EB1">
        <w:rPr>
          <w:rFonts w:ascii="Aptos" w:hAnsi="Aptos" w:eastAsia="Aptos" w:cs="Aptos"/>
        </w:rPr>
        <w:t xml:space="preserve">importance </w:t>
      </w:r>
      <w:r w:rsidRPr="6E405759" w:rsidR="6874E2D0">
        <w:rPr>
          <w:rFonts w:ascii="Aptos" w:hAnsi="Aptos" w:eastAsia="Aptos" w:cs="Aptos"/>
        </w:rPr>
        <w:t>of multisensory engagement</w:t>
      </w:r>
      <w:r w:rsidRPr="6E405759" w:rsidR="35C16EB1">
        <w:rPr>
          <w:rFonts w:ascii="Aptos" w:hAnsi="Aptos" w:eastAsia="Aptos" w:cs="Aptos"/>
        </w:rPr>
        <w:t xml:space="preserve"> varies by generation: Gen Z and Millennials rated multisensory brand engagement as less influential, whereas Gen X and Baby Boomers placed greater value on it.</w:t>
      </w:r>
    </w:p>
    <w:p w:rsidR="3C38DE51" w:rsidP="6E405759" w:rsidRDefault="23016F40" w14:paraId="40326393" w14:textId="5C3D0ECB">
      <w:pPr>
        <w:pStyle w:val="ListParagraph"/>
        <w:numPr>
          <w:ilvl w:val="0"/>
          <w:numId w:val="2"/>
        </w:numPr>
        <w:rPr>
          <w:rFonts w:ascii="Aptos" w:hAnsi="Aptos" w:eastAsia="Aptos" w:cs="Aptos"/>
          <w:color w:val="000000" w:themeColor="text1"/>
          <w:vertAlign w:val="superscript"/>
        </w:rPr>
      </w:pPr>
      <w:r w:rsidRPr="6E405759">
        <w:rPr>
          <w:rFonts w:ascii="Aptos" w:hAnsi="Aptos" w:eastAsia="Aptos" w:cs="Aptos"/>
          <w:b/>
          <w:bCs/>
          <w:i/>
          <w:iCs/>
          <w:color w:val="000000" w:themeColor="text1"/>
        </w:rPr>
        <w:t xml:space="preserve">Return </w:t>
      </w:r>
      <w:r w:rsidRPr="6E405759" w:rsidR="5A5AE581">
        <w:rPr>
          <w:rFonts w:ascii="Aptos" w:hAnsi="Aptos" w:eastAsia="Aptos" w:cs="Aptos"/>
          <w:b/>
          <w:bCs/>
          <w:i/>
          <w:iCs/>
          <w:color w:val="000000" w:themeColor="text1"/>
        </w:rPr>
        <w:t>o</w:t>
      </w:r>
      <w:r w:rsidRPr="6E405759">
        <w:rPr>
          <w:rFonts w:ascii="Aptos" w:hAnsi="Aptos" w:eastAsia="Aptos" w:cs="Aptos"/>
          <w:b/>
          <w:bCs/>
          <w:i/>
          <w:iCs/>
          <w:color w:val="000000" w:themeColor="text1"/>
        </w:rPr>
        <w:t xml:space="preserve">n </w:t>
      </w:r>
      <w:r w:rsidRPr="6E405759" w:rsidR="4B2274DA">
        <w:rPr>
          <w:rFonts w:ascii="Aptos" w:hAnsi="Aptos" w:eastAsia="Aptos" w:cs="Aptos"/>
          <w:b/>
          <w:bCs/>
          <w:i/>
          <w:iCs/>
          <w:color w:val="000000" w:themeColor="text1"/>
        </w:rPr>
        <w:t>s</w:t>
      </w:r>
      <w:r w:rsidRPr="6E405759">
        <w:rPr>
          <w:rFonts w:ascii="Aptos" w:hAnsi="Aptos" w:eastAsia="Aptos" w:cs="Aptos"/>
          <w:b/>
          <w:bCs/>
          <w:i/>
          <w:iCs/>
          <w:color w:val="000000" w:themeColor="text1"/>
        </w:rPr>
        <w:t xml:space="preserve">ensory </w:t>
      </w:r>
      <w:r w:rsidRPr="6E405759" w:rsidR="0E2F25BA">
        <w:rPr>
          <w:rFonts w:ascii="Aptos" w:hAnsi="Aptos" w:eastAsia="Aptos" w:cs="Aptos"/>
          <w:b/>
          <w:bCs/>
          <w:i/>
          <w:iCs/>
          <w:color w:val="000000" w:themeColor="text1"/>
        </w:rPr>
        <w:t>i</w:t>
      </w:r>
      <w:r w:rsidRPr="6E405759">
        <w:rPr>
          <w:rFonts w:ascii="Aptos" w:hAnsi="Aptos" w:eastAsia="Aptos" w:cs="Aptos"/>
          <w:b/>
          <w:bCs/>
          <w:i/>
          <w:iCs/>
          <w:color w:val="000000" w:themeColor="text1"/>
        </w:rPr>
        <w:t xml:space="preserve">nvestment </w:t>
      </w:r>
      <w:r w:rsidRPr="6E405759">
        <w:rPr>
          <w:rFonts w:ascii="Aptos" w:hAnsi="Aptos" w:eastAsia="Aptos" w:cs="Aptos"/>
          <w:b/>
          <w:bCs/>
          <w:color w:val="000000" w:themeColor="text1"/>
        </w:rPr>
        <w:t xml:space="preserve">(ROSI) is poorly researched but the field of sensory marketing suggests it is promising: </w:t>
      </w:r>
      <w:r w:rsidRPr="6E405759">
        <w:rPr>
          <w:rFonts w:ascii="Aptos" w:hAnsi="Aptos" w:eastAsia="Aptos" w:cs="Aptos"/>
          <w:color w:val="000000" w:themeColor="text1"/>
        </w:rPr>
        <w:t>Some statistics suggest that s</w:t>
      </w:r>
      <w:r w:rsidRPr="6E405759">
        <w:rPr>
          <w:rFonts w:ascii="Aptos" w:hAnsi="Aptos" w:eastAsia="Aptos" w:cs="Aptos"/>
        </w:rPr>
        <w:t>ensory marketing increases sales by 10%</w:t>
      </w:r>
      <w:r w:rsidRPr="6E405759" w:rsidR="62935DB1">
        <w:rPr>
          <w:rFonts w:ascii="Aptos" w:hAnsi="Aptos" w:eastAsia="Aptos" w:cs="Aptos"/>
        </w:rPr>
        <w:t>.</w:t>
      </w:r>
      <w:sdt>
        <w:sdtPr>
          <w:rPr>
            <w:rFonts w:ascii="Aptos" w:hAnsi="Aptos" w:eastAsia="Aptos" w:cs="Aptos"/>
            <w:color w:val="000000"/>
            <w:vertAlign w:val="superscript"/>
          </w:rPr>
          <w:tag w:val="MENDELEY_CITATION_v3_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
          <w:id w:val="-1360275773"/>
          <w:placeholder>
            <w:docPart w:val="DefaultPlaceholder_-1854013440"/>
          </w:placeholder>
        </w:sdtPr>
        <w:sdtContent>
          <w:r w:rsidRPr="00517457" w:rsidR="00517457">
            <w:rPr>
              <w:rFonts w:ascii="Aptos" w:hAnsi="Aptos" w:eastAsia="Aptos" w:cs="Aptos"/>
              <w:color w:val="000000"/>
              <w:vertAlign w:val="superscript"/>
            </w:rPr>
            <w:t>11</w:t>
          </w:r>
        </w:sdtContent>
      </w:sdt>
      <w:r w:rsidRPr="6E405759" w:rsidR="0563D250">
        <w:rPr>
          <w:rFonts w:ascii="Aptos" w:hAnsi="Aptos" w:eastAsia="Aptos" w:cs="Aptos"/>
        </w:rPr>
        <w:t xml:space="preserve"> A</w:t>
      </w:r>
      <w:r w:rsidRPr="6E405759">
        <w:rPr>
          <w:rFonts w:ascii="Aptos" w:hAnsi="Aptos" w:eastAsia="Aptos" w:cs="Aptos"/>
        </w:rPr>
        <w:t xml:space="preserve">cademic research observes similar trends, such as research </w:t>
      </w:r>
      <w:r w:rsidRPr="6E405759">
        <w:rPr>
          <w:rFonts w:ascii="Aptos" w:hAnsi="Aptos" w:eastAsia="Aptos" w:cs="Aptos"/>
          <w:color w:val="000000" w:themeColor="text1"/>
        </w:rPr>
        <w:t>conducted by the University of the Arts Helsinki suggesting that playing nature sounds in a supermarket increased the sales</w:t>
      </w:r>
      <w:r w:rsidRPr="6E405759" w:rsidR="1B6E1493">
        <w:rPr>
          <w:rFonts w:ascii="Aptos" w:hAnsi="Aptos" w:eastAsia="Aptos" w:cs="Aptos"/>
          <w:color w:val="000000" w:themeColor="text1"/>
        </w:rPr>
        <w:t>.</w:t>
      </w:r>
      <w:sdt>
        <w:sdtPr>
          <w:rPr>
            <w:rFonts w:ascii="Aptos" w:hAnsi="Aptos" w:eastAsia="Aptos" w:cs="Aptos"/>
            <w:color w:val="000000"/>
            <w:vertAlign w:val="superscript"/>
          </w:rPr>
          <w:tag w:val="MENDELEY_CITATION_v3_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"/>
          <w:id w:val="-403218939"/>
          <w:placeholder>
            <w:docPart w:val="DefaultPlaceholder_-1854013440"/>
          </w:placeholder>
        </w:sdtPr>
        <w:sdtContent>
          <w:r w:rsidRPr="00517457" w:rsidR="00517457">
            <w:rPr>
              <w:rFonts w:ascii="Aptos" w:hAnsi="Aptos" w:eastAsia="Aptos" w:cs="Aptos"/>
              <w:color w:val="000000"/>
              <w:vertAlign w:val="superscript"/>
            </w:rPr>
            <w:t>12</w:t>
          </w:r>
        </w:sdtContent>
      </w:sdt>
    </w:p>
    <w:p w:rsidR="585D3B31" w:rsidP="00F6457C" w:rsidRDefault="5B9E50FA" w14:paraId="1BF8A349" w14:textId="5280D1C5">
      <w:pPr>
        <w:pStyle w:val="ListParagraph"/>
        <w:numPr>
          <w:ilvl w:val="0"/>
          <w:numId w:val="2"/>
        </w:numPr>
      </w:pPr>
      <w:r w:rsidRPr="6A31513F">
        <w:rPr>
          <w:b/>
          <w:bCs/>
        </w:rPr>
        <w:t>However, m</w:t>
      </w:r>
      <w:r>
        <w:t>u</w:t>
      </w:r>
      <w:r w:rsidRPr="6A31513F">
        <w:rPr>
          <w:b/>
          <w:bCs/>
        </w:rPr>
        <w:t>ltisensory can be cost-intensive</w:t>
      </w:r>
      <w:r>
        <w:t>: I</w:t>
      </w:r>
      <w:r w:rsidR="7529B27E">
        <w:t xml:space="preserve">t often </w:t>
      </w:r>
      <w:r w:rsidR="014CB576">
        <w:t>demand</w:t>
      </w:r>
      <w:r w:rsidR="160EA37B">
        <w:t>s</w:t>
      </w:r>
      <w:r w:rsidR="7529B27E">
        <w:t xml:space="preserve"> more</w:t>
      </w:r>
      <w:r>
        <w:t xml:space="preserve"> computer power, equipment and </w:t>
      </w:r>
      <w:r w:rsidR="6FF7BC73">
        <w:t>additional</w:t>
      </w:r>
      <w:r>
        <w:t xml:space="preserve"> operation</w:t>
      </w:r>
      <w:r w:rsidR="0EDE3FBC">
        <w:t>al</w:t>
      </w:r>
      <w:r w:rsidR="1323E149">
        <w:t xml:space="preserve"> s</w:t>
      </w:r>
      <w:r w:rsidR="1CA7B213">
        <w:t>u</w:t>
      </w:r>
      <w:r w:rsidR="1323E149">
        <w:t>pport</w:t>
      </w:r>
      <w:r w:rsidR="51691D75">
        <w:t>. I</w:t>
      </w:r>
      <w:r>
        <w:t>ntegrati</w:t>
      </w:r>
      <w:r w:rsidR="723CED01">
        <w:t>ng</w:t>
      </w:r>
      <w:r>
        <w:t xml:space="preserve"> </w:t>
      </w:r>
      <w:r w:rsidR="4805F595">
        <w:t>multisensory</w:t>
      </w:r>
      <w:r>
        <w:t xml:space="preserve"> elements m</w:t>
      </w:r>
      <w:r w:rsidR="7232DBF8">
        <w:t>ay</w:t>
      </w:r>
      <w:r>
        <w:t xml:space="preserve"> </w:t>
      </w:r>
      <w:r w:rsidR="7232DBF8">
        <w:t>also</w:t>
      </w:r>
      <w:r>
        <w:t xml:space="preserve"> require extra time and staff for </w:t>
      </w:r>
      <w:r w:rsidR="526C503C">
        <w:t xml:space="preserve">setup and </w:t>
      </w:r>
      <w:r>
        <w:t xml:space="preserve">onboarding. </w:t>
      </w:r>
    </w:p>
    <w:p w:rsidR="263B36F1" w:rsidP="263B36F1" w:rsidRDefault="263B36F1" w14:paraId="268E7427" w14:textId="4E91C621">
      <w:pPr>
        <w:ind w:left="720" w:hanging="360"/>
        <w:rPr>
          <w:rFonts w:ascii="Aptos" w:hAnsi="Aptos" w:eastAsia="Aptos" w:cs="Aptos"/>
          <w:color w:val="0E2740"/>
        </w:rPr>
      </w:pPr>
    </w:p>
    <w:p w:rsidR="3C38DE51" w:rsidP="263B36F1" w:rsidRDefault="3C38DE51" w14:paraId="27E6433F" w14:textId="720AD10E">
      <w:pPr>
        <w:pStyle w:val="Heading3"/>
        <w:rPr>
          <w:rFonts w:ascii="Aptos" w:hAnsi="Aptos" w:eastAsia="Aptos" w:cs="Aptos"/>
        </w:rPr>
      </w:pPr>
      <w:bookmarkStart w:name="_Toc902596371" w:id="140"/>
      <w:r w:rsidRPr="18104931">
        <w:rPr>
          <w:rFonts w:ascii="Aptos" w:hAnsi="Aptos" w:eastAsia="Aptos" w:cs="Aptos"/>
        </w:rPr>
        <w:t>Social-emotional and cultural value</w:t>
      </w:r>
      <w:bookmarkEnd w:id="140"/>
    </w:p>
    <w:p w:rsidR="3C38DE51" w:rsidP="28125DA7" w:rsidRDefault="3C38DE51" w14:paraId="7EC0F127" w14:textId="77DF5E3E">
      <w:pPr>
        <w:rPr>
          <w:rFonts w:ascii="Aptos" w:hAnsi="Aptos" w:eastAsia="Aptos" w:cs="Aptos"/>
        </w:rPr>
      </w:pPr>
      <w:r w:rsidRPr="28125DA7">
        <w:rPr>
          <w:rFonts w:ascii="Aptos" w:hAnsi="Aptos" w:eastAsia="Aptos" w:cs="Aptos"/>
        </w:rPr>
        <w:t xml:space="preserve">The </w:t>
      </w:r>
      <w:r w:rsidRPr="011B71A1">
        <w:rPr>
          <w:rFonts w:ascii="Aptos" w:hAnsi="Aptos" w:eastAsia="Aptos" w:cs="Aptos"/>
          <w:i/>
        </w:rPr>
        <w:t xml:space="preserve">social-emotional </w:t>
      </w:r>
      <w:r w:rsidRPr="011B71A1" w:rsidR="0136C0E4">
        <w:rPr>
          <w:rFonts w:ascii="Aptos" w:hAnsi="Aptos" w:eastAsia="Aptos" w:cs="Aptos"/>
          <w:i/>
        </w:rPr>
        <w:t xml:space="preserve">and cultural </w:t>
      </w:r>
      <w:r w:rsidRPr="011B71A1">
        <w:rPr>
          <w:rFonts w:ascii="Aptos" w:hAnsi="Aptos" w:eastAsia="Aptos" w:cs="Aptos"/>
          <w:i/>
        </w:rPr>
        <w:t xml:space="preserve">lens </w:t>
      </w:r>
      <w:r w:rsidRPr="28125DA7">
        <w:rPr>
          <w:rFonts w:ascii="Aptos" w:hAnsi="Aptos" w:eastAsia="Aptos" w:cs="Aptos"/>
        </w:rPr>
        <w:t xml:space="preserve">focuses on the impact of </w:t>
      </w:r>
      <w:r w:rsidRPr="28125DA7" w:rsidR="4805F595">
        <w:rPr>
          <w:rFonts w:ascii="Aptos" w:hAnsi="Aptos" w:eastAsia="Aptos" w:cs="Aptos"/>
        </w:rPr>
        <w:t>multisensory</w:t>
      </w:r>
      <w:r w:rsidRPr="28125DA7">
        <w:rPr>
          <w:rFonts w:ascii="Aptos" w:hAnsi="Aptos" w:eastAsia="Aptos" w:cs="Aptos"/>
        </w:rPr>
        <w:t xml:space="preserve"> experiences on </w:t>
      </w:r>
      <w:r w:rsidRPr="28125DA7" w:rsidR="4EF8A6E3">
        <w:rPr>
          <w:rFonts w:ascii="Aptos" w:hAnsi="Aptos" w:eastAsia="Aptos" w:cs="Aptos"/>
        </w:rPr>
        <w:t>individuals,</w:t>
      </w:r>
      <w:r w:rsidRPr="28125DA7">
        <w:rPr>
          <w:rFonts w:ascii="Aptos" w:hAnsi="Aptos" w:eastAsia="Aptos" w:cs="Aptos"/>
        </w:rPr>
        <w:t xml:space="preserve"> communities</w:t>
      </w:r>
      <w:r w:rsidRPr="011B71A1" w:rsidR="65966BC8">
        <w:rPr>
          <w:rFonts w:ascii="Aptos" w:hAnsi="Aptos" w:eastAsia="Aptos" w:cs="Aptos"/>
        </w:rPr>
        <w:t xml:space="preserve"> and </w:t>
      </w:r>
      <w:r w:rsidRPr="011B71A1">
        <w:rPr>
          <w:rFonts w:ascii="Aptos" w:hAnsi="Aptos" w:eastAsia="Aptos" w:cs="Aptos"/>
        </w:rPr>
        <w:t>c</w:t>
      </w:r>
      <w:r w:rsidRPr="011B71A1" w:rsidR="47DCC8FE">
        <w:rPr>
          <w:rFonts w:ascii="Aptos" w:hAnsi="Aptos" w:eastAsia="Aptos" w:cs="Aptos"/>
        </w:rPr>
        <w:t>ulture</w:t>
      </w:r>
      <w:r w:rsidRPr="011B71A1">
        <w:rPr>
          <w:rFonts w:ascii="Aptos" w:hAnsi="Aptos" w:eastAsia="Aptos" w:cs="Aptos"/>
        </w:rPr>
        <w:t>.</w:t>
      </w:r>
      <w:r w:rsidRPr="28125DA7">
        <w:rPr>
          <w:rFonts w:ascii="Aptos" w:hAnsi="Aptos" w:eastAsia="Aptos" w:cs="Aptos"/>
        </w:rPr>
        <w:t xml:space="preserve"> </w:t>
      </w:r>
      <w:r w:rsidRPr="28125DA7" w:rsidR="050EBF1E">
        <w:rPr>
          <w:rFonts w:ascii="Aptos" w:hAnsi="Aptos" w:eastAsia="Aptos" w:cs="Aptos"/>
        </w:rPr>
        <w:t>E</w:t>
      </w:r>
      <w:r w:rsidRPr="28125DA7">
        <w:rPr>
          <w:rFonts w:ascii="Aptos" w:hAnsi="Aptos" w:eastAsia="Aptos" w:cs="Aptos"/>
        </w:rPr>
        <w:t>vidence suggest</w:t>
      </w:r>
      <w:r w:rsidRPr="28125DA7" w:rsidR="654B51AB">
        <w:rPr>
          <w:rFonts w:ascii="Aptos" w:hAnsi="Aptos" w:eastAsia="Aptos" w:cs="Aptos"/>
        </w:rPr>
        <w:t>s</w:t>
      </w:r>
      <w:r w:rsidRPr="28125DA7">
        <w:rPr>
          <w:rFonts w:ascii="Aptos" w:hAnsi="Aptos" w:eastAsia="Aptos" w:cs="Aptos"/>
        </w:rPr>
        <w:t xml:space="preserve"> that integrating multiple senses can increase emotional engagement</w:t>
      </w:r>
      <w:r w:rsidRPr="28125DA7" w:rsidR="0A824DDE">
        <w:rPr>
          <w:rFonts w:ascii="Aptos" w:hAnsi="Aptos" w:eastAsia="Aptos" w:cs="Aptos"/>
        </w:rPr>
        <w:t xml:space="preserve">, </w:t>
      </w:r>
      <w:r w:rsidRPr="28125DA7">
        <w:rPr>
          <w:rFonts w:ascii="Aptos" w:hAnsi="Aptos" w:eastAsia="Aptos" w:cs="Aptos"/>
        </w:rPr>
        <w:t>foster pro-social behaviour</w:t>
      </w:r>
      <w:r w:rsidRPr="28125DA7" w:rsidR="273C77E6">
        <w:rPr>
          <w:rFonts w:ascii="Aptos" w:hAnsi="Aptos" w:eastAsia="Aptos" w:cs="Aptos"/>
        </w:rPr>
        <w:t xml:space="preserve"> </w:t>
      </w:r>
      <w:r w:rsidRPr="28125DA7">
        <w:rPr>
          <w:rFonts w:ascii="Aptos" w:hAnsi="Aptos" w:eastAsia="Aptos" w:cs="Aptos"/>
        </w:rPr>
        <w:t xml:space="preserve">and social connection. </w:t>
      </w:r>
      <w:r w:rsidRPr="28125DA7" w:rsidR="4FF11D75">
        <w:rPr>
          <w:rFonts w:ascii="Aptos" w:hAnsi="Aptos" w:eastAsia="Aptos" w:cs="Aptos"/>
        </w:rPr>
        <w:t>E</w:t>
      </w:r>
      <w:r w:rsidRPr="28125DA7">
        <w:rPr>
          <w:rFonts w:ascii="Aptos" w:hAnsi="Aptos" w:eastAsia="Aptos" w:cs="Aptos"/>
        </w:rPr>
        <w:t xml:space="preserve">ngaging multiple senses can </w:t>
      </w:r>
      <w:r w:rsidRPr="28125DA7" w:rsidR="1D085DD6">
        <w:rPr>
          <w:rFonts w:ascii="Aptos" w:hAnsi="Aptos" w:eastAsia="Aptos" w:cs="Aptos"/>
        </w:rPr>
        <w:t xml:space="preserve">also </w:t>
      </w:r>
      <w:r w:rsidRPr="28125DA7" w:rsidR="0AD1B0F0">
        <w:rPr>
          <w:rFonts w:ascii="Aptos" w:hAnsi="Aptos" w:eastAsia="Aptos" w:cs="Aptos"/>
        </w:rPr>
        <w:t xml:space="preserve">support more </w:t>
      </w:r>
      <w:r w:rsidRPr="28125DA7">
        <w:rPr>
          <w:rFonts w:ascii="Aptos" w:hAnsi="Aptos" w:eastAsia="Aptos" w:cs="Aptos"/>
        </w:rPr>
        <w:t>accessible experiences</w:t>
      </w:r>
      <w:r w:rsidRPr="28125DA7" w:rsidR="58339609">
        <w:rPr>
          <w:rFonts w:ascii="Aptos" w:hAnsi="Aptos" w:eastAsia="Aptos" w:cs="Aptos"/>
        </w:rPr>
        <w:t xml:space="preserve"> by offering alternative ways for people with </w:t>
      </w:r>
      <w:r w:rsidRPr="28125DA7" w:rsidR="3EC9052E">
        <w:rPr>
          <w:rFonts w:ascii="Aptos" w:hAnsi="Aptos" w:eastAsia="Aptos" w:cs="Aptos"/>
        </w:rPr>
        <w:t>diverse</w:t>
      </w:r>
      <w:r w:rsidRPr="28125DA7" w:rsidR="7C73BFDA">
        <w:rPr>
          <w:rFonts w:ascii="Aptos" w:hAnsi="Aptos" w:eastAsia="Aptos" w:cs="Aptos"/>
        </w:rPr>
        <w:t xml:space="preserve"> sensory needs </w:t>
      </w:r>
      <w:r w:rsidRPr="28125DA7" w:rsidR="58339609">
        <w:rPr>
          <w:rFonts w:ascii="Aptos" w:hAnsi="Aptos" w:eastAsia="Aptos" w:cs="Aptos"/>
        </w:rPr>
        <w:t xml:space="preserve">to experience stories, particularly when traditional media </w:t>
      </w:r>
      <w:r w:rsidRPr="28125DA7" w:rsidR="00E7CB21">
        <w:rPr>
          <w:rFonts w:ascii="Aptos" w:hAnsi="Aptos" w:eastAsia="Aptos" w:cs="Aptos"/>
        </w:rPr>
        <w:t xml:space="preserve">has </w:t>
      </w:r>
      <w:r w:rsidRPr="28125DA7" w:rsidR="58339609">
        <w:rPr>
          <w:rFonts w:ascii="Aptos" w:hAnsi="Aptos" w:eastAsia="Aptos" w:cs="Aptos"/>
        </w:rPr>
        <w:t xml:space="preserve">heavily </w:t>
      </w:r>
      <w:r w:rsidRPr="28125DA7" w:rsidR="2D753557">
        <w:rPr>
          <w:rFonts w:ascii="Aptos" w:hAnsi="Aptos" w:eastAsia="Aptos" w:cs="Aptos"/>
        </w:rPr>
        <w:t xml:space="preserve">relied </w:t>
      </w:r>
      <w:r w:rsidRPr="28125DA7" w:rsidR="58339609">
        <w:rPr>
          <w:rFonts w:ascii="Aptos" w:hAnsi="Aptos" w:eastAsia="Aptos" w:cs="Aptos"/>
        </w:rPr>
        <w:t>on sight or sound.</w:t>
      </w:r>
    </w:p>
    <w:p w:rsidR="3C38DE51" w:rsidP="6E405759" w:rsidRDefault="4A2462E9" w14:paraId="36A1987E" w14:textId="7A11C6CC">
      <w:pPr>
        <w:pStyle w:val="ListParagraph"/>
        <w:numPr>
          <w:ilvl w:val="0"/>
          <w:numId w:val="1"/>
        </w:numPr>
        <w:rPr>
          <w:rFonts w:ascii="Aptos" w:hAnsi="Aptos" w:eastAsia="Aptos" w:cs="Aptos"/>
          <w:color w:val="000000" w:themeColor="text1"/>
          <w:vertAlign w:val="superscript"/>
        </w:rPr>
      </w:pPr>
      <w:r w:rsidRPr="27731636" w:rsidR="4A2462E9">
        <w:rPr>
          <w:rFonts w:ascii="Aptos" w:hAnsi="Aptos" w:eastAsia="Aptos" w:cs="Aptos"/>
          <w:b w:val="1"/>
          <w:bCs w:val="1"/>
        </w:rPr>
        <w:t>Multisensory</w:t>
      </w:r>
      <w:r w:rsidRPr="27731636" w:rsidR="23016F40">
        <w:rPr>
          <w:rFonts w:ascii="Aptos" w:hAnsi="Aptos" w:eastAsia="Aptos" w:cs="Aptos"/>
          <w:b w:val="1"/>
          <w:bCs w:val="1"/>
        </w:rPr>
        <w:t xml:space="preserve"> integration amplifies aesthetic experiences: </w:t>
      </w:r>
      <w:commentRangeStart w:id="141"/>
      <w:commentRangeStart w:id="142"/>
      <w:commentRangeStart w:id="143"/>
      <w:commentRangeStart w:id="144"/>
      <w:r w:rsidRPr="27731636" w:rsidR="23016F40">
        <w:rPr>
          <w:rFonts w:ascii="Aptos" w:hAnsi="Aptos" w:eastAsia="Aptos" w:cs="Aptos"/>
        </w:rPr>
        <w:t>Recognition of the social</w:t>
      </w:r>
      <w:ins w:author="Levstek, Marusa" w:date="2026-09-25T16:29:00Z" w16du:dateUtc="2026-09-25T16:29:18Z" w:id="1684259418">
        <w:r w:rsidRPr="27731636" w:rsidR="392EC944">
          <w:rPr>
            <w:rFonts w:ascii="Aptos" w:hAnsi="Aptos" w:eastAsia="Aptos" w:cs="Aptos"/>
          </w:rPr>
          <w:t xml:space="preserve"> and</w:t>
        </w:r>
      </w:ins>
      <w:del w:author="Levstek, Marusa" w:date="2026-09-25T16:29:00Z" w16du:dateUtc="2026-09-25T16:29:18Z" w:id="308498951">
        <w:r w:rsidRPr="27731636" w:rsidDel="4A2462E9">
          <w:rPr>
            <w:rFonts w:ascii="Aptos" w:hAnsi="Aptos" w:eastAsia="Aptos" w:cs="Aptos"/>
          </w:rPr>
          <w:delText>-</w:delText>
        </w:r>
      </w:del>
      <w:r w:rsidRPr="27731636" w:rsidR="23016F40">
        <w:rPr>
          <w:rFonts w:ascii="Aptos" w:hAnsi="Aptos" w:eastAsia="Aptos" w:cs="Aptos"/>
        </w:rPr>
        <w:t xml:space="preserve">emotional impact of </w:t>
      </w:r>
      <w:del w:author="Levstek, Marusa" w:date="2026-09-25T16:26:00Z" w16du:dateUtc="2026-09-25T16:26:20Z" w:id="937723490">
        <w:r w:rsidRPr="27731636" w:rsidDel="4A2462E9">
          <w:rPr>
            <w:rFonts w:ascii="Aptos" w:hAnsi="Aptos" w:eastAsia="Aptos" w:cs="Aptos"/>
          </w:rPr>
          <w:delText>multisensory</w:delText>
        </w:r>
        <w:r w:rsidRPr="27731636" w:rsidDel="4A2462E9">
          <w:rPr>
            <w:rFonts w:ascii="Aptos" w:hAnsi="Aptos" w:eastAsia="Aptos" w:cs="Aptos"/>
          </w:rPr>
          <w:delText xml:space="preserve"> integration </w:delText>
        </w:r>
      </w:del>
      <w:ins w:author="Levstek, Marusa" w:date="2026-09-25T16:26:00Z" w16du:dateUtc="2026-09-25T16:26:21Z" w:id="995257720">
        <w:r w:rsidRPr="27731636" w:rsidR="3762022A">
          <w:rPr>
            <w:rFonts w:ascii="Aptos" w:hAnsi="Aptos" w:eastAsia="Aptos" w:cs="Aptos"/>
          </w:rPr>
          <w:t xml:space="preserve">the senses </w:t>
        </w:r>
      </w:ins>
      <w:r w:rsidRPr="27731636" w:rsidR="23016F40">
        <w:rPr>
          <w:rFonts w:ascii="Aptos" w:hAnsi="Aptos" w:eastAsia="Aptos" w:cs="Aptos"/>
        </w:rPr>
        <w:t>goes back to the 19</w:t>
      </w:r>
      <w:r w:rsidRPr="27731636" w:rsidR="23016F40">
        <w:rPr>
          <w:rFonts w:ascii="Aptos" w:hAnsi="Aptos" w:eastAsia="Aptos" w:cs="Aptos"/>
          <w:vertAlign w:val="superscript"/>
        </w:rPr>
        <w:t>th</w:t>
      </w:r>
      <w:r w:rsidRPr="27731636" w:rsidR="23016F40">
        <w:rPr>
          <w:rFonts w:ascii="Aptos" w:hAnsi="Aptos" w:eastAsia="Aptos" w:cs="Aptos"/>
        </w:rPr>
        <w:t xml:space="preserve"> century, with the foundation of the field of </w:t>
      </w:r>
      <w:r w:rsidRPr="27731636" w:rsidR="23016F40">
        <w:rPr>
          <w:rFonts w:ascii="Aptos" w:hAnsi="Aptos" w:eastAsia="Aptos" w:cs="Aptos"/>
          <w:i w:val="1"/>
          <w:iCs w:val="1"/>
        </w:rPr>
        <w:t>experimental aesthetics</w:t>
      </w:r>
      <w:ins w:author="Levstek, Marusa" w:date="2026-09-25T16:26:00Z" w16du:dateUtc="2026-09-25T16:26:57Z" w:id="265336939">
        <w:r w:rsidRPr="27731636" w:rsidR="135EA97D">
          <w:rPr>
            <w:rFonts w:ascii="Aptos" w:hAnsi="Aptos" w:eastAsia="Aptos" w:cs="Aptos"/>
            <w:i w:val="1"/>
            <w:iCs w:val="1"/>
          </w:rPr>
          <w:t>,</w:t>
        </w:r>
      </w:ins>
      <w:r w:rsidRPr="27731636" w:rsidR="23016F40">
        <w:rPr>
          <w:rFonts w:ascii="Aptos" w:hAnsi="Aptos" w:eastAsia="Aptos" w:cs="Aptos"/>
        </w:rPr>
        <w:t xml:space="preserve"> </w:t>
      </w:r>
      <w:del w:author="Levstek, Marusa" w:date="2026-09-25T16:26:00Z" w16du:dateUtc="2026-09-25T16:26:56Z" w:id="874547315">
        <w:r w:rsidRPr="27731636" w:rsidDel="4A2462E9">
          <w:rPr>
            <w:rFonts w:ascii="Aptos" w:hAnsi="Aptos" w:eastAsia="Aptos" w:cs="Aptos"/>
          </w:rPr>
          <w:delText>and its</w:delText>
        </w:r>
      </w:del>
      <w:r w:rsidRPr="27731636" w:rsidR="23016F40">
        <w:rPr>
          <w:rFonts w:ascii="Aptos" w:hAnsi="Aptos" w:eastAsia="Aptos" w:cs="Aptos"/>
        </w:rPr>
        <w:t xml:space="preserve"> </w:t>
      </w:r>
      <w:del w:author="Levstek, Marusa" w:date="2026-09-25T16:27:00Z" w16du:dateUtc="2026-09-25T16:27:05Z" w:id="748062548">
        <w:r w:rsidRPr="27731636" w:rsidDel="4A2462E9">
          <w:rPr>
            <w:rFonts w:ascii="Aptos" w:hAnsi="Aptos" w:eastAsia="Aptos" w:cs="Aptos"/>
          </w:rPr>
          <w:delText>founder</w:delText>
        </w:r>
      </w:del>
      <w:ins w:author="Levstek, Marusa" w:date="2026-09-25T16:27:00Z" w16du:dateUtc="2026-09-25T16:27:06Z" w:id="728586553">
        <w:r w:rsidRPr="27731636" w:rsidR="30129FA7">
          <w:rPr>
            <w:rFonts w:ascii="Aptos" w:hAnsi="Aptos" w:eastAsia="Aptos" w:cs="Aptos"/>
          </w:rPr>
          <w:t xml:space="preserve">founded by </w:t>
        </w:r>
      </w:ins>
      <w:del w:author="Levstek, Marusa" w:date="2026-09-25T16:27:00Z" w16du:dateUtc="2026-09-25T16:27:07Z" w:id="553186526">
        <w:r w:rsidRPr="27731636" w:rsidDel="4A2462E9">
          <w:rPr>
            <w:rFonts w:ascii="Aptos" w:hAnsi="Aptos" w:eastAsia="Aptos" w:cs="Aptos"/>
          </w:rPr>
          <w:delText xml:space="preserve">, </w:delText>
        </w:r>
      </w:del>
      <w:r w:rsidRPr="27731636" w:rsidR="23016F40">
        <w:rPr>
          <w:rFonts w:ascii="Aptos" w:hAnsi="Aptos" w:eastAsia="Aptos" w:cs="Aptos"/>
        </w:rPr>
        <w:t>Gustav Theodor Fechner</w:t>
      </w:r>
      <w:ins w:author="Levstek, Marusa" w:date="2026-09-25T16:29:00Z" w16du:dateUtc="2026-09-25T16:29:27Z" w:id="182058454">
        <w:r w:rsidRPr="27731636" w:rsidR="38BBE815">
          <w:rPr>
            <w:rFonts w:ascii="Aptos" w:hAnsi="Aptos" w:eastAsia="Aptos" w:cs="Aptos"/>
          </w:rPr>
          <w:t>.</w:t>
        </w:r>
      </w:ins>
      <w:ins w:author="Levstek, Marusa" w:date="2026-09-25T16:30:00Z" w16du:dateUtc="2026-09-25T16:30:37Z" w:id="274901759">
        <w:r w:rsidRPr="27731636" w:rsidR="212E5416">
          <w:rPr>
            <w:rFonts w:ascii="Aptos" w:hAnsi="Aptos" w:eastAsia="Aptos" w:cs="Aptos"/>
          </w:rPr>
          <w:t xml:space="preserve"> </w:t>
        </w:r>
      </w:ins>
      <w:del w:author="Levstek, Marusa" w:date="2026-09-28T11:35:01.555Z" w16du:dateUtc="2026-09-28T11:35:01.555Z" w:id="1110044376">
        <w:r w:rsidRPr="27731636" w:rsidDel="4A2462E9">
          <w:rPr>
            <w:rFonts w:ascii="Aptos" w:hAnsi="Aptos" w:eastAsia="Aptos" w:cs="Aptos"/>
          </w:rPr>
          <w:delText>,</w:delText>
        </w:r>
      </w:del>
      <w:del w:author="Levstek, Marusa" w:date="2026-09-25T16:30:00Z" w16du:dateUtc="2026-09-25T16:30:33Z" w:id="757806248">
        <w:r w:rsidRPr="27731636" w:rsidDel="4A2462E9">
          <w:rPr>
            <w:rFonts w:ascii="Aptos" w:hAnsi="Aptos" w:eastAsia="Aptos" w:cs="Aptos"/>
            <w:b w:val="1"/>
            <w:bCs w:val="1"/>
          </w:rPr>
          <w:delText xml:space="preserve"> </w:delText>
        </w:r>
      </w:del>
      <w:del w:author="Levstek, Marusa" w:date="2026-09-28T11:35:01.555Z" w16du:dateUtc="2026-09-28T11:35:01.555Z" w:id="703969678">
        <w:r w:rsidRPr="27731636" w:rsidDel="4A2462E9">
          <w:rPr>
            <w:rFonts w:ascii="Aptos" w:hAnsi="Aptos" w:eastAsia="Aptos" w:cs="Aptos"/>
          </w:rPr>
          <w:delText>emphasising the importance of multi-layered experiential perception, including engagement of multiple senses, for rich aesthetic experiences and full appreciation of beauty</w:delText>
        </w:r>
      </w:del>
      <w:del w:author="Levstek, Marusa" w:date="2026-09-25T16:30:00Z" w16du:dateUtc="2026-09-25T16:30:33Z" w:id="812076398">
        <w:r w:rsidRPr="27731636" w:rsidDel="4A2462E9">
          <w:rPr>
            <w:rFonts w:ascii="Aptos" w:hAnsi="Aptos" w:eastAsia="Aptos" w:cs="Aptos"/>
          </w:rPr>
          <w:delText>.</w:delText>
        </w:r>
      </w:del>
      <w:sdt>
        <w:sdtPr>
          <w:id w:val="-837455987"/>
          <w:tag w:val="MENDELEY_CITATION_v3_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"/>
          <w:placeholder>
            <w:docPart w:val="DefaultPlaceholder_-1854013440"/>
          </w:placeholder>
          <w:rPr>
            <w:rFonts w:ascii="Aptos" w:hAnsi="Aptos" w:eastAsia="Aptos" w:cs="Aptos"/>
            <w:color w:val="000000" w:themeColor="text1" w:themeTint="FF" w:themeShade="FF"/>
            <w:vertAlign w:val="superscript"/>
          </w:rPr>
        </w:sdtPr>
        <w:sdtContent>
          <w:commentRangeEnd w:id="141"/>
          <w:r>
            <w:rPr>
              <w:rStyle w:val="CommentReference"/>
            </w:rPr>
            <w:commentReference w:id="141"/>
          </w:r>
          <w:commentRangeEnd w:id="142"/>
          <w:r>
            <w:rPr>
              <w:rStyle w:val="CommentReference"/>
            </w:rPr>
            <w:commentReference w:id="142"/>
          </w:r>
          <w:commentRangeEnd w:id="143"/>
          <w:r>
            <w:rPr>
              <w:rStyle w:val="CommentReference"/>
            </w:rPr>
            <w:commentReference w:id="143"/>
          </w:r>
          <w:commentRangeEnd w:id="144"/>
          <w:r>
            <w:rPr>
              <w:rStyle w:val="CommentReference"/>
            </w:rPr>
            <w:commentReference w:id="144"/>
          </w:r>
          <w:r w:rsidRPr="27731636" w:rsidR="00517457">
            <w:rPr>
              <w:rFonts w:ascii="Aptos" w:hAnsi="Aptos" w:eastAsia="Aptos" w:cs="Aptos"/>
              <w:color w:val="000000" w:themeColor="text1" w:themeTint="FF" w:themeShade="FF"/>
              <w:vertAlign w:val="superscript"/>
            </w:rPr>
            <w:t>13</w:t>
          </w:r>
        </w:sdtContent>
        <w:sdtEndPr>
          <w:rPr>
            <w:rFonts w:ascii="Aptos" w:hAnsi="Aptos" w:eastAsia="Aptos" w:cs="Aptos"/>
            <w:color w:val="000000" w:themeColor="text1" w:themeTint="FF" w:themeShade="FF"/>
            <w:vertAlign w:val="superscript"/>
          </w:rPr>
        </w:sdtEndPr>
      </w:sdt>
    </w:p>
    <w:p w:rsidRPr="00AC2BF4" w:rsidR="3C38DE51" w:rsidP="6E405759" w:rsidRDefault="4A2462E9" w14:paraId="466EAA52" w14:textId="0EB8652D">
      <w:pPr>
        <w:pStyle w:val="ListParagraph"/>
        <w:numPr>
          <w:ilvl w:val="0"/>
          <w:numId w:val="1"/>
        </w:numPr>
        <w:rPr>
          <w:rFonts w:ascii="Aptos" w:hAnsi="Aptos" w:eastAsia="Aptos" w:cs="Aptos"/>
          <w:color w:val="000000" w:themeColor="text1"/>
          <w:vertAlign w:val="superscript"/>
        </w:rPr>
      </w:pPr>
      <w:r w:rsidRPr="6E405759">
        <w:rPr>
          <w:rFonts w:ascii="Aptos" w:hAnsi="Aptos" w:eastAsia="Aptos" w:cs="Aptos"/>
          <w:b/>
          <w:bCs/>
        </w:rPr>
        <w:t>Multisensory</w:t>
      </w:r>
      <w:r w:rsidRPr="6E405759" w:rsidR="1E8F3EF7">
        <w:rPr>
          <w:rFonts w:ascii="Aptos" w:hAnsi="Aptos" w:eastAsia="Aptos" w:cs="Aptos"/>
          <w:b/>
          <w:bCs/>
        </w:rPr>
        <w:t xml:space="preserve"> can engage audiences in more meaningful way</w:t>
      </w:r>
      <w:r w:rsidRPr="6E405759" w:rsidR="690E4D62">
        <w:rPr>
          <w:rFonts w:ascii="Aptos" w:hAnsi="Aptos" w:eastAsia="Aptos" w:cs="Aptos"/>
          <w:b/>
          <w:bCs/>
        </w:rPr>
        <w:t>s</w:t>
      </w:r>
      <w:r w:rsidRPr="6E405759" w:rsidR="1E8F3EF7">
        <w:rPr>
          <w:rFonts w:ascii="Aptos" w:hAnsi="Aptos" w:eastAsia="Aptos" w:cs="Aptos"/>
          <w:b/>
          <w:bCs/>
        </w:rPr>
        <w:t xml:space="preserve">: </w:t>
      </w:r>
      <w:r w:rsidRPr="6E405759" w:rsidR="1E8F3EF7">
        <w:rPr>
          <w:rFonts w:ascii="Aptos" w:hAnsi="Aptos" w:eastAsia="Aptos" w:cs="Aptos"/>
        </w:rPr>
        <w:t xml:space="preserve">Experiences that stimulate multiple senses have the potential to engage their audiences in more active and meaningful ways. </w:t>
      </w:r>
      <w:r w:rsidRPr="6E405759" w:rsidR="70E87F90">
        <w:rPr>
          <w:rFonts w:ascii="Aptos" w:hAnsi="Aptos" w:eastAsia="Aptos" w:cs="Aptos"/>
        </w:rPr>
        <w:t>For example,</w:t>
      </w:r>
      <w:r w:rsidRPr="6E405759" w:rsidR="1E8F3EF7">
        <w:rPr>
          <w:rFonts w:ascii="Aptos" w:hAnsi="Aptos" w:eastAsia="Aptos" w:cs="Aptos"/>
        </w:rPr>
        <w:t xml:space="preserve"> in museums</w:t>
      </w:r>
      <w:r w:rsidRPr="6E405759" w:rsidR="05BBE2BE">
        <w:rPr>
          <w:rFonts w:ascii="Aptos" w:hAnsi="Aptos" w:eastAsia="Aptos" w:cs="Aptos"/>
        </w:rPr>
        <w:t xml:space="preserve"> </w:t>
      </w:r>
      <w:r w:rsidRPr="6E405759" w:rsidR="16673075">
        <w:rPr>
          <w:rFonts w:ascii="Aptos" w:hAnsi="Aptos" w:eastAsia="Aptos" w:cs="Aptos"/>
        </w:rPr>
        <w:t>the field</w:t>
      </w:r>
      <w:r w:rsidRPr="6E405759" w:rsidR="1E8F3EF7">
        <w:rPr>
          <w:rFonts w:ascii="Aptos" w:hAnsi="Aptos" w:eastAsia="Aptos" w:cs="Aptos"/>
        </w:rPr>
        <w:t xml:space="preserve"> of </w:t>
      </w:r>
      <w:r w:rsidRPr="6E405759" w:rsidR="1E8F3EF7">
        <w:rPr>
          <w:rFonts w:ascii="Aptos" w:hAnsi="Aptos" w:eastAsia="Aptos" w:cs="Aptos"/>
          <w:i/>
          <w:iCs/>
        </w:rPr>
        <w:t>sensory museology</w:t>
      </w:r>
      <w:r w:rsidRPr="6E405759" w:rsidR="16673075">
        <w:rPr>
          <w:rFonts w:ascii="Aptos" w:hAnsi="Aptos" w:eastAsia="Aptos" w:cs="Aptos"/>
          <w:i/>
          <w:iCs/>
        </w:rPr>
        <w:t xml:space="preserve"> </w:t>
      </w:r>
      <w:r w:rsidRPr="6E405759" w:rsidR="16673075">
        <w:rPr>
          <w:rFonts w:ascii="Aptos" w:hAnsi="Aptos" w:eastAsia="Aptos" w:cs="Aptos"/>
        </w:rPr>
        <w:t xml:space="preserve">has emerged in response to </w:t>
      </w:r>
      <w:r w:rsidRPr="6E405759" w:rsidR="1E8F3EF7">
        <w:rPr>
          <w:rFonts w:ascii="Aptos" w:hAnsi="Aptos" w:eastAsia="Aptos" w:cs="Aptos"/>
        </w:rPr>
        <w:t>traditionally hands</w:t>
      </w:r>
      <w:r w:rsidRPr="6E405759" w:rsidR="05137F65">
        <w:rPr>
          <w:rFonts w:ascii="Aptos" w:hAnsi="Aptos" w:eastAsia="Aptos" w:cs="Aptos"/>
        </w:rPr>
        <w:t>-</w:t>
      </w:r>
      <w:r w:rsidRPr="6E405759" w:rsidR="1E8F3EF7">
        <w:rPr>
          <w:rFonts w:ascii="Aptos" w:hAnsi="Aptos" w:eastAsia="Aptos" w:cs="Aptos"/>
        </w:rPr>
        <w:t>off</w:t>
      </w:r>
      <w:r w:rsidRPr="6E405759" w:rsidR="16673075">
        <w:rPr>
          <w:rFonts w:ascii="Aptos" w:hAnsi="Aptos" w:eastAsia="Aptos" w:cs="Aptos"/>
        </w:rPr>
        <w:t xml:space="preserve">, visually dominated approaches </w:t>
      </w:r>
      <w:r w:rsidRPr="6E405759" w:rsidR="1E8F3EF7">
        <w:rPr>
          <w:rFonts w:ascii="Aptos" w:hAnsi="Aptos" w:eastAsia="Aptos" w:cs="Aptos"/>
        </w:rPr>
        <w:t>(</w:t>
      </w:r>
      <w:r w:rsidRPr="6E405759" w:rsidR="1E8F3EF7">
        <w:rPr>
          <w:rFonts w:ascii="Aptos" w:hAnsi="Aptos" w:eastAsia="Aptos" w:cs="Aptos"/>
          <w:i/>
          <w:iCs/>
        </w:rPr>
        <w:t>single-sense epiphanies</w:t>
      </w:r>
      <w:r w:rsidRPr="6E405759" w:rsidR="4108B440">
        <w:rPr>
          <w:rFonts w:ascii="Aptos" w:hAnsi="Aptos" w:eastAsia="Aptos" w:cs="Aptos"/>
        </w:rPr>
        <w:t>).</w:t>
      </w:r>
      <w:sdt>
        <w:sdtPr>
          <w:rPr>
            <w:rFonts w:ascii="Aptos" w:hAnsi="Aptos" w:eastAsia="Aptos" w:cs="Aptos"/>
            <w:color w:val="000000"/>
            <w:vertAlign w:val="superscript"/>
          </w:rPr>
          <w:tag w:val="MENDELEY_CITATION_v3_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"/>
          <w:id w:val="-879858052"/>
          <w:placeholder>
            <w:docPart w:val="DefaultPlaceholder_-1854013440"/>
          </w:placeholder>
        </w:sdtPr>
        <w:sdtContent>
          <w:r w:rsidRPr="00517457" w:rsidR="00517457">
            <w:rPr>
              <w:rFonts w:ascii="Aptos" w:hAnsi="Aptos" w:eastAsia="Aptos" w:cs="Aptos"/>
              <w:color w:val="000000"/>
              <w:vertAlign w:val="superscript"/>
            </w:rPr>
            <w:t>14</w:t>
          </w:r>
        </w:sdtContent>
      </w:sdt>
      <w:r w:rsidRPr="6E405759" w:rsidR="63202D8D">
        <w:rPr>
          <w:rFonts w:ascii="Aptos" w:hAnsi="Aptos" w:eastAsia="Aptos" w:cs="Aptos"/>
        </w:rPr>
        <w:t xml:space="preserve"> E</w:t>
      </w:r>
      <w:r w:rsidRPr="6E405759" w:rsidR="1E8F3EF7">
        <w:rPr>
          <w:rFonts w:ascii="Aptos" w:hAnsi="Aptos" w:eastAsia="Aptos" w:cs="Aptos"/>
        </w:rPr>
        <w:t xml:space="preserve">vidence </w:t>
      </w:r>
      <w:r w:rsidRPr="6E405759" w:rsidR="4F35EC9D">
        <w:rPr>
          <w:rFonts w:ascii="Aptos" w:hAnsi="Aptos" w:eastAsia="Aptos" w:cs="Aptos"/>
        </w:rPr>
        <w:t>now shows</w:t>
      </w:r>
      <w:r w:rsidRPr="6E405759" w:rsidR="1E8F3EF7">
        <w:rPr>
          <w:rFonts w:ascii="Aptos" w:hAnsi="Aptos" w:eastAsia="Aptos" w:cs="Aptos"/>
        </w:rPr>
        <w:t xml:space="preserve"> that novel and immersive approaches can create more engaging and memorable museum visits.</w:t>
      </w:r>
      <w:sdt>
        <w:sdtPr>
          <w:rPr>
            <w:rFonts w:ascii="Aptos" w:hAnsi="Aptos" w:eastAsia="Aptos" w:cs="Aptos"/>
            <w:color w:val="000000"/>
            <w:vertAlign w:val="superscript"/>
          </w:rPr>
          <w:tag w:val="MENDELEY_CITATION_v3_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"/>
          <w:id w:val="2121563723"/>
          <w:placeholder>
            <w:docPart w:val="DefaultPlaceholder_-1854013440"/>
          </w:placeholder>
        </w:sdtPr>
        <w:sdtContent>
          <w:r w:rsidRPr="00517457" w:rsidR="00517457">
            <w:rPr>
              <w:rFonts w:ascii="Aptos" w:hAnsi="Aptos" w:eastAsia="Aptos" w:cs="Aptos"/>
              <w:color w:val="000000"/>
              <w:vertAlign w:val="superscript"/>
            </w:rPr>
            <w:t>10,15</w:t>
          </w:r>
        </w:sdtContent>
      </w:sdt>
      <w:r w:rsidRPr="6E405759" w:rsidR="35BBB789">
        <w:rPr>
          <w:rFonts w:ascii="Aptos" w:hAnsi="Aptos" w:eastAsia="Aptos" w:cs="Aptos"/>
        </w:rPr>
        <w:t xml:space="preserve"> </w:t>
      </w:r>
      <w:r w:rsidRPr="6E405759" w:rsidR="1E8F3EF7">
        <w:rPr>
          <w:rFonts w:ascii="Aptos" w:hAnsi="Aptos" w:eastAsia="Aptos" w:cs="Aptos"/>
        </w:rPr>
        <w:t>Our senses are deeply tied to our emotions</w:t>
      </w:r>
      <w:r w:rsidRPr="6E405759" w:rsidR="4C0C11FF">
        <w:rPr>
          <w:rFonts w:ascii="Aptos" w:hAnsi="Aptos" w:eastAsia="Aptos" w:cs="Aptos"/>
        </w:rPr>
        <w:t>: m</w:t>
      </w:r>
      <w:r w:rsidRPr="6E405759" w:rsidR="1E8F3EF7">
        <w:rPr>
          <w:rFonts w:ascii="Aptos" w:hAnsi="Aptos" w:eastAsia="Aptos" w:cs="Aptos"/>
        </w:rPr>
        <w:t>usic</w:t>
      </w:r>
      <w:r w:rsidRPr="6E405759" w:rsidR="4046A540">
        <w:rPr>
          <w:rFonts w:ascii="Aptos" w:hAnsi="Aptos" w:eastAsia="Aptos" w:cs="Aptos"/>
        </w:rPr>
        <w:t>,</w:t>
      </w:r>
      <w:sdt>
        <w:sdtPr>
          <w:rPr>
            <w:rFonts w:ascii="Aptos" w:hAnsi="Aptos" w:eastAsia="Aptos" w:cs="Aptos"/>
            <w:color w:val="000000"/>
            <w:vertAlign w:val="superscript"/>
          </w:rPr>
          <w:tag w:val="MENDELEY_CITATION_v3_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"/>
          <w:id w:val="-655217048"/>
          <w:placeholder>
            <w:docPart w:val="DefaultPlaceholder_-1854013440"/>
          </w:placeholder>
        </w:sdtPr>
        <w:sdtContent>
          <w:r w:rsidRPr="00517457" w:rsidR="00517457">
            <w:rPr>
              <w:rFonts w:ascii="Aptos" w:hAnsi="Aptos" w:eastAsia="Aptos" w:cs="Aptos"/>
              <w:color w:val="000000"/>
              <w:vertAlign w:val="superscript"/>
            </w:rPr>
            <w:t>16</w:t>
          </w:r>
        </w:sdtContent>
      </w:sdt>
      <w:r w:rsidRPr="6E405759" w:rsidR="1E8F3EF7">
        <w:rPr>
          <w:rFonts w:ascii="Aptos" w:hAnsi="Aptos" w:eastAsia="Aptos" w:cs="Aptos"/>
        </w:rPr>
        <w:t xml:space="preserve"> colour</w:t>
      </w:r>
      <w:r w:rsidRPr="6E405759" w:rsidR="5950C545">
        <w:rPr>
          <w:rFonts w:ascii="Aptos" w:hAnsi="Aptos" w:eastAsia="Aptos" w:cs="Aptos"/>
        </w:rPr>
        <w:t>,</w:t>
      </w:r>
      <w:sdt>
        <w:sdtPr>
          <w:rPr>
            <w:rFonts w:ascii="Aptos" w:hAnsi="Aptos" w:eastAsia="Aptos" w:cs="Aptos"/>
            <w:color w:val="000000"/>
            <w:vertAlign w:val="superscript"/>
          </w:rPr>
          <w:tag w:val="MENDELEY_CITATION_v3_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"/>
          <w:id w:val="-2110416824"/>
          <w:placeholder>
            <w:docPart w:val="DefaultPlaceholder_-1854013440"/>
          </w:placeholder>
        </w:sdtPr>
        <w:sdtContent>
          <w:r w:rsidRPr="00517457" w:rsidR="00517457">
            <w:rPr>
              <w:rFonts w:ascii="Aptos" w:hAnsi="Aptos" w:eastAsia="Aptos" w:cs="Aptos"/>
              <w:color w:val="000000"/>
              <w:vertAlign w:val="superscript"/>
            </w:rPr>
            <w:t>17</w:t>
          </w:r>
        </w:sdtContent>
      </w:sdt>
      <w:del w:author="Woods, Andy" w:date="2026-08-24T10:38:00Z" w16du:dateUtc="2026-08-24T09:38:00Z" w:id="158">
        <w:r w:rsidRPr="6E405759" w:rsidDel="00FA5197" w:rsidR="1E8F3EF7">
          <w:rPr>
            <w:rFonts w:ascii="Aptos" w:hAnsi="Aptos" w:eastAsia="Aptos" w:cs="Aptos"/>
            <w:color w:val="000000" w:themeColor="text1"/>
            <w:vertAlign w:val="superscript"/>
          </w:rPr>
          <w:delText>9</w:delText>
        </w:r>
      </w:del>
      <w:r w:rsidRPr="6E405759" w:rsidR="1E8F3EF7">
        <w:rPr>
          <w:rFonts w:ascii="Aptos" w:hAnsi="Aptos" w:eastAsia="Aptos" w:cs="Aptos"/>
        </w:rPr>
        <w:t xml:space="preserve"> texture</w:t>
      </w:r>
      <w:sdt>
        <w:sdtPr>
          <w:rPr>
            <w:rFonts w:ascii="Aptos" w:hAnsi="Aptos" w:eastAsia="Aptos" w:cs="Aptos"/>
            <w:color w:val="000000"/>
            <w:vertAlign w:val="superscript"/>
          </w:rPr>
          <w:tag w:val="MENDELEY_CITATION_v3_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"/>
          <w:id w:val="-574811779"/>
          <w:placeholder>
            <w:docPart w:val="DefaultPlaceholder_-1854013440"/>
          </w:placeholder>
        </w:sdtPr>
        <w:sdtContent>
          <w:r w:rsidRPr="00517457" w:rsidR="00517457">
            <w:rPr>
              <w:rFonts w:ascii="Aptos" w:hAnsi="Aptos" w:eastAsia="Aptos" w:cs="Aptos"/>
              <w:color w:val="000000"/>
              <w:vertAlign w:val="superscript"/>
            </w:rPr>
            <w:t>18</w:t>
          </w:r>
        </w:sdtContent>
      </w:sdt>
      <w:r w:rsidRPr="6E405759" w:rsidR="1E8F3EF7">
        <w:rPr>
          <w:rFonts w:ascii="Aptos" w:hAnsi="Aptos" w:eastAsia="Aptos" w:cs="Aptos"/>
        </w:rPr>
        <w:t xml:space="preserve"> and even scent</w:t>
      </w:r>
      <w:sdt>
        <w:sdtPr>
          <w:rPr>
            <w:rFonts w:ascii="Aptos" w:hAnsi="Aptos" w:eastAsia="Aptos" w:cs="Aptos"/>
            <w:color w:val="000000"/>
            <w:vertAlign w:val="superscript"/>
          </w:rPr>
          <w:tag w:val="MENDELEY_CITATION_v3_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"/>
          <w:id w:val="-2113576707"/>
          <w:placeholder>
            <w:docPart w:val="DefaultPlaceholder_-1854013440"/>
          </w:placeholder>
        </w:sdtPr>
        <w:sdtContent>
          <w:r w:rsidRPr="00517457" w:rsidR="00517457">
            <w:rPr>
              <w:rFonts w:ascii="Aptos" w:hAnsi="Aptos" w:eastAsia="Aptos" w:cs="Aptos"/>
              <w:color w:val="000000"/>
              <w:vertAlign w:val="superscript"/>
            </w:rPr>
            <w:t>19</w:t>
          </w:r>
        </w:sdtContent>
      </w:sdt>
      <w:del w:author="Woods, Andy" w:date="2026-08-24T10:38:00Z" w16du:dateUtc="2026-08-24T09:38:00Z" w:id="159">
        <w:r w:rsidRPr="6E405759" w:rsidDel="00B84956" w:rsidR="1E8F3EF7">
          <w:rPr>
            <w:rFonts w:ascii="Aptos" w:hAnsi="Aptos" w:eastAsia="Aptos" w:cs="Aptos"/>
            <w:color w:val="000000" w:themeColor="text1"/>
            <w:vertAlign w:val="superscript"/>
          </w:rPr>
          <w:delText>11</w:delText>
        </w:r>
      </w:del>
      <w:r w:rsidRPr="6E405759" w:rsidR="1E8F3EF7">
        <w:rPr>
          <w:rFonts w:ascii="Aptos" w:hAnsi="Aptos" w:eastAsia="Aptos" w:cs="Aptos"/>
          <w:color w:val="000000" w:themeColor="text1"/>
          <w:sz w:val="19"/>
          <w:szCs w:val="19"/>
        </w:rPr>
        <w:t xml:space="preserve"> </w:t>
      </w:r>
      <w:r w:rsidRPr="6E405759" w:rsidR="1E8F3EF7">
        <w:rPr>
          <w:rFonts w:ascii="Aptos" w:hAnsi="Aptos" w:eastAsia="Aptos" w:cs="Aptos"/>
        </w:rPr>
        <w:t>can powerfully shape mood and audience response, creating more impactful narratives.</w:t>
      </w:r>
      <w:r w:rsidRPr="6E405759" w:rsidR="3E6F1C75">
        <w:rPr>
          <w:rFonts w:ascii="Aptos" w:hAnsi="Aptos" w:eastAsia="Aptos" w:cs="Aptos"/>
        </w:rPr>
        <w:t xml:space="preserve"> </w:t>
      </w:r>
      <w:r w:rsidR="3E6F1C75">
        <w:t>Multisensory elements make experiences more compelling and immersive, leading audiences to feel more present and connected, boosting satisfaction</w:t>
      </w:r>
      <w:r w:rsidR="4AF593AE">
        <w:t>.</w:t>
      </w:r>
      <w:sdt>
        <w:sdtPr>
          <w:rPr>
            <w:rFonts w:ascii="Aptos" w:hAnsi="Aptos"/>
            <w:color w:val="000000"/>
            <w:vertAlign w:val="superscript"/>
          </w:rPr>
          <w:tag w:val="MENDELEY_CITATION_v3_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"/>
          <w:id w:val="1705034105"/>
          <w:placeholder>
            <w:docPart w:val="DefaultPlaceholder_-1854013440"/>
          </w:placeholder>
        </w:sdtPr>
        <w:sdtContent>
          <w:r w:rsidRPr="00517457" w:rsidR="00517457">
            <w:rPr>
              <w:rFonts w:ascii="Aptos" w:hAnsi="Aptos" w:eastAsia="Aptos" w:cs="Aptos"/>
              <w:color w:val="000000"/>
              <w:vertAlign w:val="superscript"/>
            </w:rPr>
            <w:t>20</w:t>
          </w:r>
        </w:sdtContent>
      </w:sdt>
    </w:p>
    <w:p w:rsidR="3C38DE51" w:rsidP="6E405759" w:rsidRDefault="62B84BDF" w14:paraId="0899BEA0" w14:textId="00070487">
      <w:pPr>
        <w:pStyle w:val="ListParagraph"/>
        <w:numPr>
          <w:ilvl w:val="0"/>
          <w:numId w:val="1"/>
        </w:numPr>
        <w:rPr>
          <w:rFonts w:ascii="Aptos" w:hAnsi="Aptos" w:eastAsia="Aptos" w:cs="Aptos"/>
          <w:color w:val="000000" w:themeColor="text1"/>
          <w:vertAlign w:val="superscript"/>
        </w:rPr>
      </w:pPr>
      <w:r w:rsidRPr="6E405759">
        <w:rPr>
          <w:rFonts w:ascii="Aptos" w:hAnsi="Aptos" w:eastAsia="Aptos" w:cs="Aptos"/>
          <w:b/>
          <w:bCs/>
        </w:rPr>
        <w:t>S</w:t>
      </w:r>
      <w:r w:rsidRPr="6E405759" w:rsidR="23016F40">
        <w:rPr>
          <w:rFonts w:ascii="Aptos" w:hAnsi="Aptos" w:eastAsia="Aptos" w:cs="Aptos"/>
          <w:b/>
          <w:bCs/>
        </w:rPr>
        <w:t xml:space="preserve">timulating </w:t>
      </w:r>
      <w:r w:rsidRPr="6E405759" w:rsidR="69D33F5A">
        <w:rPr>
          <w:rFonts w:ascii="Aptos" w:hAnsi="Aptos" w:eastAsia="Aptos" w:cs="Aptos"/>
          <w:b/>
          <w:bCs/>
        </w:rPr>
        <w:t>multiple</w:t>
      </w:r>
      <w:r w:rsidRPr="6E405759" w:rsidR="23016F40">
        <w:rPr>
          <w:rFonts w:ascii="Aptos" w:hAnsi="Aptos" w:eastAsia="Aptos" w:cs="Aptos"/>
          <w:b/>
          <w:bCs/>
        </w:rPr>
        <w:t xml:space="preserve"> senses </w:t>
      </w:r>
      <w:r w:rsidRPr="6E405759" w:rsidR="3CAF65F2">
        <w:rPr>
          <w:rFonts w:ascii="Aptos" w:hAnsi="Aptos" w:eastAsia="Aptos" w:cs="Aptos"/>
          <w:b/>
          <w:bCs/>
        </w:rPr>
        <w:t xml:space="preserve">can boost </w:t>
      </w:r>
      <w:r w:rsidRPr="6E405759" w:rsidR="23016F40">
        <w:rPr>
          <w:rFonts w:ascii="Aptos" w:hAnsi="Aptos" w:eastAsia="Aptos" w:cs="Aptos"/>
          <w:b/>
          <w:bCs/>
        </w:rPr>
        <w:t xml:space="preserve">well-being in virtual environments: </w:t>
      </w:r>
      <w:r w:rsidRPr="6E405759" w:rsidR="5E2D9D65">
        <w:rPr>
          <w:rFonts w:ascii="Aptos" w:hAnsi="Aptos" w:eastAsia="Aptos" w:cs="Aptos"/>
        </w:rPr>
        <w:t>I</w:t>
      </w:r>
      <w:r w:rsidRPr="6E405759" w:rsidR="23016F40">
        <w:rPr>
          <w:rFonts w:ascii="Aptos" w:hAnsi="Aptos" w:eastAsia="Aptos" w:cs="Aptos"/>
        </w:rPr>
        <w:t xml:space="preserve">n </w:t>
      </w:r>
      <w:r w:rsidRPr="6E405759" w:rsidR="4EC55CEB">
        <w:rPr>
          <w:rFonts w:ascii="Aptos" w:hAnsi="Aptos" w:eastAsia="Aptos" w:cs="Aptos"/>
        </w:rPr>
        <w:t>one</w:t>
      </w:r>
      <w:r w:rsidRPr="6E405759" w:rsidR="23016F40">
        <w:rPr>
          <w:rFonts w:ascii="Aptos" w:hAnsi="Aptos" w:eastAsia="Aptos" w:cs="Aptos"/>
        </w:rPr>
        <w:t xml:space="preserve"> study</w:t>
      </w:r>
      <w:r w:rsidRPr="6E405759" w:rsidR="7CB57803">
        <w:rPr>
          <w:rFonts w:ascii="Aptos" w:hAnsi="Aptos" w:eastAsia="Aptos" w:cs="Aptos"/>
        </w:rPr>
        <w:t xml:space="preserve"> exploring virtual urban green spaces, participants </w:t>
      </w:r>
      <w:del w:author="Woods, Andy" w:date="2026-09-14T12:50:00Z" w16du:dateUtc="2026-09-14T12:50:25Z" w:id="160">
        <w:r w:rsidRPr="6E405759" w:rsidR="7CB57803">
          <w:rPr>
            <w:rFonts w:ascii="Aptos" w:hAnsi="Aptos" w:eastAsia="Aptos" w:cs="Aptos"/>
          </w:rPr>
          <w:delText>experienced</w:delText>
        </w:r>
        <w:r w:rsidRPr="6E405759" w:rsidR="23016F40">
          <w:rPr>
            <w:rFonts w:ascii="Aptos" w:hAnsi="Aptos" w:eastAsia="Aptos" w:cs="Aptos"/>
          </w:rPr>
          <w:delText xml:space="preserve"> different combinations of </w:delText>
        </w:r>
        <w:r w:rsidRPr="6E405759" w:rsidR="7CB57803">
          <w:rPr>
            <w:rFonts w:ascii="Aptos" w:hAnsi="Aptos" w:eastAsia="Aptos" w:cs="Aptos"/>
          </w:rPr>
          <w:delText xml:space="preserve">sensory stimulations, with </w:delText>
        </w:r>
        <w:r w:rsidRPr="6E405759" w:rsidR="23016F40">
          <w:rPr>
            <w:rFonts w:ascii="Aptos" w:hAnsi="Aptos" w:eastAsia="Aptos" w:cs="Aptos"/>
          </w:rPr>
          <w:delText>eight possible combinations</w:delText>
        </w:r>
        <w:r w:rsidRPr="6E405759" w:rsidR="7CB57803">
          <w:rPr>
            <w:rFonts w:ascii="Aptos" w:hAnsi="Aptos" w:eastAsia="Aptos" w:cs="Aptos"/>
          </w:rPr>
          <w:delText xml:space="preserve">. Those exposed to </w:delText>
        </w:r>
        <w:r w:rsidRPr="6E405759" w:rsidR="23016F40">
          <w:rPr>
            <w:rFonts w:ascii="Aptos" w:hAnsi="Aptos" w:eastAsia="Aptos" w:cs="Aptos"/>
          </w:rPr>
          <w:delText xml:space="preserve">four or five senses (visual, </w:delText>
        </w:r>
        <w:r w:rsidRPr="6E405759" w:rsidR="7CB57803">
          <w:rPr>
            <w:rFonts w:ascii="Aptos" w:hAnsi="Aptos" w:eastAsia="Aptos" w:cs="Aptos"/>
          </w:rPr>
          <w:delText>auditory</w:delText>
        </w:r>
        <w:r w:rsidRPr="6E405759" w:rsidR="23016F40">
          <w:rPr>
            <w:rFonts w:ascii="Aptos" w:hAnsi="Aptos" w:eastAsia="Aptos" w:cs="Aptos"/>
          </w:rPr>
          <w:delText>, olfactory, tactile</w:delText>
        </w:r>
        <w:r w:rsidRPr="6E405759" w:rsidR="7CB57803">
          <w:rPr>
            <w:rFonts w:ascii="Aptos" w:hAnsi="Aptos" w:eastAsia="Aptos" w:cs="Aptos"/>
          </w:rPr>
          <w:delText xml:space="preserve"> and </w:delText>
        </w:r>
        <w:r w:rsidRPr="6E405759" w:rsidR="23016F40">
          <w:rPr>
            <w:rFonts w:ascii="Aptos" w:hAnsi="Aptos" w:eastAsia="Aptos" w:cs="Aptos"/>
          </w:rPr>
          <w:delText>taste) showed the most positive impact on blood</w:delText>
        </w:r>
        <w:r w:rsidRPr="6E405759" w:rsidR="08A82173">
          <w:rPr>
            <w:rFonts w:ascii="Aptos" w:hAnsi="Aptos" w:eastAsia="Aptos" w:cs="Aptos"/>
          </w:rPr>
          <w:delText xml:space="preserve"> </w:delText>
        </w:r>
        <w:r w:rsidRPr="6E405759" w:rsidR="23016F40">
          <w:rPr>
            <w:rFonts w:ascii="Aptos" w:hAnsi="Aptos" w:eastAsia="Aptos" w:cs="Aptos"/>
          </w:rPr>
          <w:delText>pressure recovery and psychological recovery</w:delText>
        </w:r>
      </w:del>
      <w:ins w:author="Woods, Andy" w:date="2026-09-14T12:50:00Z" w16du:dateUtc="2026-09-14T12:50:25Z" w:id="161">
        <w:r w:rsidRPr="4984E70A" w:rsidR="73F16711">
          <w:rPr>
            <w:rFonts w:ascii="Aptos" w:hAnsi="Aptos" w:eastAsia="Aptos" w:cs="Aptos"/>
          </w:rPr>
          <w:t xml:space="preserve"> (240, in eight groups) experienced vision and hearing plus every combination of smell, touch and taste. The group receiving all five senses showed the best blood-pressure recovery, and groups combining smell with taste showed the best psychological recovery</w:t>
        </w:r>
      </w:ins>
      <w:r w:rsidRPr="6E405759" w:rsidR="51D8B674">
        <w:rPr>
          <w:rFonts w:ascii="Aptos" w:hAnsi="Aptos" w:eastAsia="Aptos" w:cs="Aptos"/>
        </w:rPr>
        <w:t>,</w:t>
      </w:r>
      <w:r w:rsidRPr="6E405759" w:rsidR="23016F40">
        <w:rPr>
          <w:rFonts w:ascii="Aptos" w:hAnsi="Aptos" w:eastAsia="Aptos" w:cs="Aptos"/>
        </w:rPr>
        <w:t xml:space="preserve"> compared </w:t>
      </w:r>
      <w:r w:rsidRPr="6E405759" w:rsidR="7CB57803">
        <w:rPr>
          <w:rFonts w:ascii="Aptos" w:hAnsi="Aptos" w:eastAsia="Aptos" w:cs="Aptos"/>
        </w:rPr>
        <w:t>with groups receiving fewer sensory inputs (such as</w:t>
      </w:r>
      <w:r w:rsidRPr="6E405759" w:rsidR="23016F40">
        <w:rPr>
          <w:rFonts w:ascii="Aptos" w:hAnsi="Aptos" w:eastAsia="Aptos" w:cs="Aptos"/>
        </w:rPr>
        <w:t xml:space="preserve"> audio</w:t>
      </w:r>
      <w:r w:rsidRPr="6E405759" w:rsidR="0C2255D8">
        <w:rPr>
          <w:rFonts w:ascii="Aptos" w:hAnsi="Aptos" w:eastAsia="Aptos" w:cs="Aptos"/>
        </w:rPr>
        <w:t xml:space="preserve"> </w:t>
      </w:r>
      <w:r w:rsidRPr="6E405759" w:rsidR="439F4DB1">
        <w:rPr>
          <w:rFonts w:ascii="Aptos" w:hAnsi="Aptos" w:eastAsia="Aptos" w:cs="Aptos"/>
        </w:rPr>
        <w:t xml:space="preserve">+ </w:t>
      </w:r>
      <w:r w:rsidRPr="6E405759" w:rsidR="23016F40">
        <w:rPr>
          <w:rFonts w:ascii="Aptos" w:hAnsi="Aptos" w:eastAsia="Aptos" w:cs="Aptos"/>
        </w:rPr>
        <w:t>visual</w:t>
      </w:r>
      <w:r w:rsidRPr="6E405759" w:rsidR="7CB57803">
        <w:rPr>
          <w:rFonts w:ascii="Aptos" w:hAnsi="Aptos" w:eastAsia="Aptos" w:cs="Aptos"/>
        </w:rPr>
        <w:t xml:space="preserve"> only</w:t>
      </w:r>
      <w:r w:rsidRPr="6E405759" w:rsidR="23016F40">
        <w:rPr>
          <w:rFonts w:ascii="Aptos" w:hAnsi="Aptos" w:eastAsia="Aptos" w:cs="Aptos"/>
        </w:rPr>
        <w:t xml:space="preserve">). However, this is just one study in relation to a particular </w:t>
      </w:r>
      <w:r w:rsidRPr="6E405759" w:rsidR="1A0EACE1">
        <w:rPr>
          <w:rFonts w:ascii="Aptos" w:hAnsi="Aptos" w:eastAsia="Aptos" w:cs="Aptos"/>
        </w:rPr>
        <w:t xml:space="preserve">type of </w:t>
      </w:r>
      <w:r w:rsidRPr="6E405759" w:rsidR="23016F40">
        <w:rPr>
          <w:rFonts w:ascii="Aptos" w:hAnsi="Aptos" w:eastAsia="Aptos" w:cs="Aptos"/>
        </w:rPr>
        <w:t xml:space="preserve">virtual environment (nature), and there is a big research gap in terms of understanding which senses and </w:t>
      </w:r>
      <w:r w:rsidRPr="6E405759" w:rsidR="54A8F4BA">
        <w:rPr>
          <w:rFonts w:ascii="Aptos" w:hAnsi="Aptos" w:eastAsia="Aptos" w:cs="Aptos"/>
        </w:rPr>
        <w:t xml:space="preserve">which </w:t>
      </w:r>
      <w:r w:rsidRPr="6E405759" w:rsidR="23016F40">
        <w:rPr>
          <w:rFonts w:ascii="Aptos" w:hAnsi="Aptos" w:eastAsia="Aptos" w:cs="Aptos"/>
        </w:rPr>
        <w:t xml:space="preserve">combinations have the best impact on </w:t>
      </w:r>
      <w:r w:rsidRPr="6E405759" w:rsidR="5CF936C3">
        <w:rPr>
          <w:rFonts w:ascii="Aptos" w:hAnsi="Aptos" w:eastAsia="Aptos" w:cs="Aptos"/>
        </w:rPr>
        <w:t xml:space="preserve">physiological </w:t>
      </w:r>
      <w:r w:rsidRPr="6E405759" w:rsidR="23016F40">
        <w:rPr>
          <w:rFonts w:ascii="Aptos" w:hAnsi="Aptos" w:eastAsia="Aptos" w:cs="Aptos"/>
        </w:rPr>
        <w:t>and psychological well-being</w:t>
      </w:r>
      <w:r w:rsidRPr="6E405759" w:rsidR="6AA0B3B8">
        <w:rPr>
          <w:rFonts w:ascii="Aptos" w:hAnsi="Aptos" w:eastAsia="Aptos" w:cs="Aptos"/>
        </w:rPr>
        <w:t>.</w:t>
      </w:r>
      <w:sdt>
        <w:sdtPr>
          <w:rPr>
            <w:rFonts w:ascii="Aptos" w:hAnsi="Aptos" w:eastAsia="Aptos" w:cs="Aptos"/>
            <w:color w:val="000000" w:themeColor="text1"/>
            <w:vertAlign w:val="superscript"/>
          </w:rPr>
          <w:tag w:val="MENDELEY_CITATION_v3_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"/>
          <w:id w:val="1781682845"/>
          <w:placeholder>
            <w:docPart w:val="DefaultPlaceholder_-1854013440"/>
          </w:placeholder>
        </w:sdtPr>
        <w:sdtContent>
          <w:r w:rsidRPr="00517457" w:rsidR="00517457">
            <w:rPr>
              <w:rFonts w:ascii="Aptos" w:hAnsi="Aptos" w:eastAsia="Aptos" w:cs="Aptos"/>
              <w:color w:val="000000"/>
              <w:vertAlign w:val="superscript"/>
            </w:rPr>
            <w:t>21</w:t>
          </w:r>
        </w:sdtContent>
      </w:sdt>
    </w:p>
    <w:p w:rsidR="3C38DE51" w:rsidP="6E405759" w:rsidRDefault="23016F40" w14:paraId="0AE234DA" w14:textId="031E53C7">
      <w:pPr>
        <w:pStyle w:val="ListParagraph"/>
        <w:numPr>
          <w:ilvl w:val="0"/>
          <w:numId w:val="1"/>
        </w:numPr>
        <w:rPr>
          <w:rFonts w:ascii="Aptos" w:hAnsi="Aptos" w:eastAsia="Aptos" w:cs="Aptos"/>
          <w:color w:val="000000" w:themeColor="text1"/>
          <w:vertAlign w:val="superscript"/>
        </w:rPr>
      </w:pPr>
      <w:r w:rsidRPr="6E405759">
        <w:rPr>
          <w:rFonts w:ascii="Aptos" w:hAnsi="Aptos" w:eastAsia="Aptos" w:cs="Aptos"/>
          <w:b/>
          <w:bCs/>
        </w:rPr>
        <w:t xml:space="preserve">Smell and memory are strongly intertwined: </w:t>
      </w:r>
      <w:r w:rsidRPr="6E405759">
        <w:rPr>
          <w:rFonts w:ascii="Aptos" w:hAnsi="Aptos" w:eastAsia="Aptos" w:cs="Aptos"/>
        </w:rPr>
        <w:t xml:space="preserve">The connection between </w:t>
      </w:r>
      <w:r w:rsidRPr="6E405759" w:rsidR="33CC81DF">
        <w:rPr>
          <w:rFonts w:ascii="Aptos" w:hAnsi="Aptos" w:eastAsia="Aptos" w:cs="Aptos"/>
        </w:rPr>
        <w:t xml:space="preserve">memory </w:t>
      </w:r>
      <w:r w:rsidRPr="6E405759">
        <w:rPr>
          <w:rFonts w:ascii="Aptos" w:hAnsi="Aptos" w:eastAsia="Aptos" w:cs="Aptos"/>
        </w:rPr>
        <w:t>and smell is well-researched and evidenced, as the two brain centres are strongly linked</w:t>
      </w:r>
      <w:r w:rsidRPr="6E405759" w:rsidR="52609861">
        <w:rPr>
          <w:rFonts w:ascii="Aptos" w:hAnsi="Aptos" w:eastAsia="Aptos" w:cs="Aptos"/>
        </w:rPr>
        <w:t xml:space="preserve"> </w:t>
      </w:r>
      <w:r w:rsidR="52609861">
        <w:t>– think of how a specific smell can instantly bring to mind a past moment</w:t>
      </w:r>
      <w:r w:rsidR="04047E8E">
        <w:t>.</w:t>
      </w:r>
      <w:sdt>
        <w:sdtPr>
          <w:rPr>
            <w:rFonts w:ascii="Aptos" w:hAnsi="Aptos"/>
            <w:color w:val="000000"/>
            <w:vertAlign w:val="superscript"/>
          </w:rPr>
          <w:tag w:val="MENDELEY_CITATION_v3_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"/>
          <w:id w:val="2147082860"/>
          <w:placeholder>
            <w:docPart w:val="DefaultPlaceholder_-1854013440"/>
          </w:placeholder>
        </w:sdtPr>
        <w:sdtContent>
          <w:r w:rsidRPr="00517457" w:rsidR="00517457">
            <w:rPr>
              <w:rFonts w:ascii="Aptos" w:hAnsi="Aptos" w:eastAsia="Aptos" w:cs="Aptos"/>
              <w:color w:val="000000"/>
              <w:vertAlign w:val="superscript"/>
            </w:rPr>
            <w:t>19</w:t>
          </w:r>
        </w:sdtContent>
      </w:sdt>
      <w:r w:rsidRPr="6E405759" w:rsidR="0CFD28E1">
        <w:rPr>
          <w:rFonts w:ascii="Aptos" w:hAnsi="Aptos" w:eastAsia="Aptos" w:cs="Aptos"/>
          <w:vertAlign w:val="superscript"/>
        </w:rPr>
        <w:t xml:space="preserve"> </w:t>
      </w:r>
      <w:r w:rsidRPr="6E405759">
        <w:rPr>
          <w:rFonts w:ascii="Aptos" w:hAnsi="Aptos" w:eastAsia="Aptos" w:cs="Aptos"/>
        </w:rPr>
        <w:t>Therefore, it is unsurprising that multisensory learning is a well-supported research area</w:t>
      </w:r>
      <w:r w:rsidRPr="6E405759" w:rsidR="4A95E208">
        <w:rPr>
          <w:rFonts w:ascii="Aptos" w:hAnsi="Aptos" w:eastAsia="Aptos" w:cs="Aptos"/>
        </w:rPr>
        <w:t>.</w:t>
      </w:r>
      <w:sdt>
        <w:sdtPr>
          <w:rPr>
            <w:rFonts w:ascii="Aptos" w:hAnsi="Aptos" w:eastAsia="Aptos" w:cs="Aptos"/>
            <w:color w:val="000000"/>
            <w:vertAlign w:val="superscript"/>
          </w:rPr>
          <w:tag w:val="MENDELEY_CITATION_v3_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"/>
          <w:id w:val="1186338228"/>
          <w:placeholder>
            <w:docPart w:val="DefaultPlaceholder_-1854013440"/>
          </w:placeholder>
        </w:sdtPr>
        <w:sdtContent>
          <w:r w:rsidRPr="00517457" w:rsidR="00517457">
            <w:rPr>
              <w:rFonts w:ascii="Aptos" w:hAnsi="Aptos" w:eastAsia="Aptos" w:cs="Aptos"/>
              <w:color w:val="000000"/>
              <w:vertAlign w:val="superscript"/>
            </w:rPr>
            <w:t>22</w:t>
          </w:r>
        </w:sdtContent>
      </w:sdt>
      <w:r w:rsidRPr="6E405759" w:rsidR="37654C9F">
        <w:rPr>
          <w:rFonts w:ascii="Aptos" w:hAnsi="Aptos" w:eastAsia="Aptos" w:cs="Aptos"/>
          <w:color w:val="000000" w:themeColor="text1"/>
          <w:vertAlign w:val="superscript"/>
        </w:rPr>
        <w:t xml:space="preserve"> </w:t>
      </w:r>
      <w:r w:rsidR="2A7CC0E5">
        <w:t xml:space="preserve">Multisensory experiences are often </w:t>
      </w:r>
      <w:r w:rsidRPr="6E405759" w:rsidR="2A7CC0E5">
        <w:rPr>
          <w:rFonts w:ascii="Aptos" w:hAnsi="Aptos" w:eastAsia="Aptos" w:cs="Aptos"/>
        </w:rPr>
        <w:t xml:space="preserve">more memorable </w:t>
      </w:r>
      <w:r w:rsidRPr="6E405759" w:rsidR="2A7CC0E5">
        <w:rPr>
          <w:rFonts w:ascii="Aptos" w:hAnsi="Aptos" w:eastAsia="Aptos" w:cs="Aptos"/>
        </w:rPr>
        <w:t xml:space="preserve">long after </w:t>
      </w:r>
      <w:r w:rsidRPr="6E405759" w:rsidR="786FEE94">
        <w:rPr>
          <w:rFonts w:ascii="Aptos" w:hAnsi="Aptos" w:eastAsia="Aptos" w:cs="Aptos"/>
        </w:rPr>
        <w:t>they occur; when</w:t>
      </w:r>
      <w:r w:rsidRPr="6E405759" w:rsidR="2A7CC0E5">
        <w:rPr>
          <w:rFonts w:ascii="Aptos" w:hAnsi="Aptos" w:eastAsia="Aptos" w:cs="Aptos"/>
        </w:rPr>
        <w:t xml:space="preserve"> multiple senses reinforce the same idea, learning tends to </w:t>
      </w:r>
      <w:r w:rsidRPr="6E405759" w:rsidR="786FEE94">
        <w:rPr>
          <w:rFonts w:ascii="Aptos" w:hAnsi="Aptos" w:eastAsia="Aptos" w:cs="Aptos"/>
        </w:rPr>
        <w:t>become</w:t>
      </w:r>
      <w:r w:rsidRPr="6E405759" w:rsidR="2A7CC0E5">
        <w:rPr>
          <w:rFonts w:ascii="Aptos" w:hAnsi="Aptos" w:eastAsia="Aptos" w:cs="Aptos"/>
        </w:rPr>
        <w:t xml:space="preserve"> stronger and more memorable</w:t>
      </w:r>
      <w:r w:rsidRPr="6E405759" w:rsidR="4D209EE4">
        <w:rPr>
          <w:rFonts w:ascii="Aptos" w:hAnsi="Aptos" w:eastAsia="Aptos" w:cs="Aptos"/>
        </w:rPr>
        <w:t>.</w:t>
      </w:r>
      <w:sdt>
        <w:sdtPr>
          <w:rPr>
            <w:rFonts w:ascii="Aptos" w:hAnsi="Aptos" w:eastAsia="Aptos" w:cs="Aptos"/>
            <w:color w:val="000000"/>
            <w:vertAlign w:val="superscript"/>
          </w:rPr>
          <w:tag w:val="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"/>
          <w:id w:val="462734207"/>
          <w:placeholder>
            <w:docPart w:val="C7C7205B587346DD93790B530831F38C"/>
          </w:placeholder>
        </w:sdtPr>
        <w:sdtContent>
          <w:r w:rsidRPr="00517457" w:rsidR="00517457">
            <w:rPr>
              <w:rFonts w:ascii="Aptos" w:hAnsi="Aptos" w:eastAsia="Aptos" w:cs="Aptos"/>
              <w:color w:val="000000"/>
              <w:vertAlign w:val="superscript"/>
            </w:rPr>
            <w:t>23–25</w:t>
          </w:r>
        </w:sdtContent>
      </w:sdt>
    </w:p>
    <w:p w:rsidR="3C38DE51" w:rsidP="6E405759" w:rsidRDefault="4A2462E9" w14:paraId="7FB0566E" w14:textId="5BACEDD4">
      <w:pPr>
        <w:pStyle w:val="ListParagraph"/>
        <w:numPr>
          <w:ilvl w:val="0"/>
          <w:numId w:val="1"/>
        </w:numPr>
        <w:rPr>
          <w:rFonts w:ascii="Aptos" w:hAnsi="Aptos" w:eastAsia="Aptos" w:cs="Aptos"/>
          <w:color w:val="000000" w:themeColor="text1"/>
          <w:vertAlign w:val="superscript"/>
        </w:rPr>
      </w:pPr>
      <w:r w:rsidRPr="6E405759">
        <w:rPr>
          <w:rFonts w:ascii="Aptos" w:hAnsi="Aptos" w:eastAsia="Aptos" w:cs="Aptos"/>
          <w:b/>
          <w:bCs/>
        </w:rPr>
        <w:t>Multisensory</w:t>
      </w:r>
      <w:r w:rsidRPr="6E405759" w:rsidR="23016F40">
        <w:rPr>
          <w:rFonts w:ascii="Aptos" w:hAnsi="Aptos" w:eastAsia="Aptos" w:cs="Aptos"/>
          <w:b/>
          <w:bCs/>
        </w:rPr>
        <w:t xml:space="preserve"> for place-making and preserving cultural heritage:</w:t>
      </w:r>
      <w:r w:rsidRPr="6E405759" w:rsidR="23016F40">
        <w:rPr>
          <w:rFonts w:ascii="Aptos" w:hAnsi="Aptos" w:eastAsia="Aptos" w:cs="Aptos"/>
        </w:rPr>
        <w:t xml:space="preserve"> </w:t>
      </w:r>
      <w:r w:rsidRPr="6E405759" w:rsidR="0015F734">
        <w:rPr>
          <w:rFonts w:ascii="Aptos" w:hAnsi="Aptos" w:eastAsia="Aptos" w:cs="Aptos"/>
        </w:rPr>
        <w:t>It is increasingly recognised</w:t>
      </w:r>
      <w:r w:rsidRPr="6E405759" w:rsidR="23016F40">
        <w:rPr>
          <w:rFonts w:ascii="Aptos" w:hAnsi="Aptos" w:eastAsia="Aptos" w:cs="Aptos"/>
        </w:rPr>
        <w:t xml:space="preserve"> that engaging multiple senses could play </w:t>
      </w:r>
      <w:r w:rsidRPr="6E405759" w:rsidR="3FA639B1">
        <w:rPr>
          <w:rFonts w:ascii="Aptos" w:hAnsi="Aptos" w:eastAsia="Aptos" w:cs="Aptos"/>
        </w:rPr>
        <w:t xml:space="preserve">a role </w:t>
      </w:r>
      <w:r w:rsidRPr="6E405759" w:rsidR="23016F40">
        <w:rPr>
          <w:rFonts w:ascii="Aptos" w:hAnsi="Aptos" w:eastAsia="Aptos" w:cs="Aptos"/>
        </w:rPr>
        <w:t>in facilitating cultural understanding and connections. Such approaches are increasingly used in tourism to facilitate cross-cultural connections (e.g.</w:t>
      </w:r>
      <w:r w:rsidRPr="6E405759" w:rsidR="5CDBDA27">
        <w:rPr>
          <w:rFonts w:ascii="Aptos" w:hAnsi="Aptos" w:eastAsia="Aptos" w:cs="Aptos"/>
        </w:rPr>
        <w:t>,</w:t>
      </w:r>
      <w:r w:rsidRPr="6E405759" w:rsidR="23016F40">
        <w:rPr>
          <w:rFonts w:ascii="Aptos" w:hAnsi="Aptos" w:eastAsia="Aptos" w:cs="Aptos"/>
        </w:rPr>
        <w:t xml:space="preserve"> food experiences)</w:t>
      </w:r>
      <w:sdt>
        <w:sdtPr>
          <w:rPr>
            <w:rFonts w:ascii="Aptos" w:hAnsi="Aptos" w:eastAsia="Aptos" w:cs="Aptos"/>
            <w:color w:val="000000"/>
            <w:vertAlign w:val="superscript"/>
          </w:rPr>
          <w:tag w:val="MENDELEY_CITATION_v3_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"/>
          <w:id w:val="-325673483"/>
          <w:placeholder>
            <w:docPart w:val="DefaultPlaceholder_-1854013440"/>
          </w:placeholder>
        </w:sdtPr>
        <w:sdtContent>
          <w:r w:rsidRPr="00517457" w:rsidR="00517457">
            <w:rPr>
              <w:rFonts w:ascii="Aptos" w:hAnsi="Aptos" w:eastAsia="Aptos" w:cs="Aptos"/>
              <w:color w:val="000000"/>
              <w:vertAlign w:val="superscript"/>
            </w:rPr>
            <w:t>26</w:t>
          </w:r>
        </w:sdtContent>
      </w:sdt>
      <w:r w:rsidRPr="6E405759" w:rsidR="4F9AB382">
        <w:rPr>
          <w:rFonts w:ascii="Aptos" w:hAnsi="Aptos" w:eastAsia="Aptos" w:cs="Aptos"/>
          <w:color w:val="000000" w:themeColor="text1"/>
          <w:vertAlign w:val="superscript"/>
        </w:rPr>
        <w:t xml:space="preserve"> </w:t>
      </w:r>
      <w:r w:rsidRPr="6E405759" w:rsidR="23016F40">
        <w:rPr>
          <w:rFonts w:ascii="Aptos" w:hAnsi="Aptos" w:eastAsia="Aptos" w:cs="Aptos"/>
        </w:rPr>
        <w:t>and cultural heritage documentation (e.g.</w:t>
      </w:r>
      <w:r w:rsidRPr="6E405759" w:rsidR="6548E257">
        <w:rPr>
          <w:rFonts w:ascii="Aptos" w:hAnsi="Aptos" w:eastAsia="Aptos" w:cs="Aptos"/>
        </w:rPr>
        <w:t>,</w:t>
      </w:r>
      <w:r w:rsidRPr="6E405759" w:rsidR="23016F40">
        <w:rPr>
          <w:rFonts w:ascii="Aptos" w:hAnsi="Aptos" w:eastAsia="Aptos" w:cs="Aptos"/>
        </w:rPr>
        <w:t xml:space="preserve"> sensory heritage experiences)</w:t>
      </w:r>
      <w:r w:rsidRPr="6E405759" w:rsidR="7B3B12ED">
        <w:rPr>
          <w:rFonts w:ascii="Aptos" w:hAnsi="Aptos" w:eastAsia="Aptos" w:cs="Aptos"/>
        </w:rPr>
        <w:t xml:space="preserve">. </w:t>
      </w:r>
      <w:sdt>
        <w:sdtPr>
          <w:rPr>
            <w:rFonts w:ascii="Aptos" w:hAnsi="Aptos" w:eastAsia="Aptos" w:cs="Aptos"/>
            <w:color w:val="000000"/>
            <w:vertAlign w:val="superscript"/>
          </w:rPr>
          <w:tag w:val="MENDELEY_CITATION_v3_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"/>
          <w:id w:val="74705235"/>
          <w:placeholder>
            <w:docPart w:val="DefaultPlaceholder_-1854013440"/>
          </w:placeholder>
        </w:sdtPr>
        <w:sdtContent>
          <w:r w:rsidRPr="00517457" w:rsidR="00517457">
            <w:rPr>
              <w:rFonts w:ascii="Aptos" w:hAnsi="Aptos" w:eastAsia="Aptos" w:cs="Aptos"/>
              <w:color w:val="000000"/>
              <w:vertAlign w:val="superscript"/>
            </w:rPr>
            <w:t>27</w:t>
          </w:r>
        </w:sdtContent>
      </w:sdt>
    </w:p>
    <w:p w:rsidR="3C38DE51" w:rsidP="263B36F1" w:rsidRDefault="4A2462E9" w14:paraId="7619CB38" w14:textId="57F8BC1D">
      <w:pPr>
        <w:pStyle w:val="ListParagraph"/>
        <w:numPr>
          <w:ilvl w:val="0"/>
          <w:numId w:val="1"/>
        </w:numPr>
        <w:rPr>
          <w:rFonts w:ascii="Aptos" w:hAnsi="Aptos" w:eastAsia="Aptos" w:cs="Aptos"/>
        </w:rPr>
      </w:pPr>
      <w:r w:rsidRPr="6E405759">
        <w:rPr>
          <w:rFonts w:ascii="Aptos" w:hAnsi="Aptos" w:eastAsia="Aptos" w:cs="Aptos"/>
          <w:b/>
          <w:bCs/>
        </w:rPr>
        <w:t>Multisensory</w:t>
      </w:r>
      <w:r w:rsidRPr="6E405759" w:rsidR="23016F40">
        <w:rPr>
          <w:rFonts w:ascii="Aptos" w:hAnsi="Aptos" w:eastAsia="Aptos" w:cs="Aptos"/>
          <w:b/>
          <w:bCs/>
        </w:rPr>
        <w:t xml:space="preserve"> design </w:t>
      </w:r>
      <w:r w:rsidRPr="6E405759" w:rsidR="4E23821F">
        <w:rPr>
          <w:rFonts w:ascii="Aptos" w:hAnsi="Aptos" w:eastAsia="Aptos" w:cs="Aptos"/>
          <w:b/>
          <w:bCs/>
        </w:rPr>
        <w:t xml:space="preserve">can </w:t>
      </w:r>
      <w:r w:rsidRPr="6E405759" w:rsidR="23016F40">
        <w:rPr>
          <w:rFonts w:ascii="Aptos" w:hAnsi="Aptos" w:eastAsia="Aptos" w:cs="Aptos"/>
          <w:b/>
          <w:bCs/>
        </w:rPr>
        <w:t xml:space="preserve">also </w:t>
      </w:r>
      <w:r w:rsidRPr="6E405759" w:rsidR="6C0119AB">
        <w:rPr>
          <w:rFonts w:ascii="Aptos" w:hAnsi="Aptos" w:eastAsia="Aptos" w:cs="Aptos"/>
          <w:b/>
          <w:bCs/>
        </w:rPr>
        <w:t>enhance</w:t>
      </w:r>
      <w:r w:rsidRPr="6E405759" w:rsidR="23016F40">
        <w:rPr>
          <w:rFonts w:ascii="Aptos" w:hAnsi="Aptos" w:eastAsia="Aptos" w:cs="Aptos"/>
          <w:b/>
          <w:bCs/>
        </w:rPr>
        <w:t xml:space="preserve"> accessibility and inclusion</w:t>
      </w:r>
      <w:r w:rsidRPr="6E405759" w:rsidR="23016F40">
        <w:rPr>
          <w:rFonts w:ascii="Aptos" w:hAnsi="Aptos" w:eastAsia="Aptos" w:cs="Aptos"/>
        </w:rPr>
        <w:t xml:space="preserve">: </w:t>
      </w:r>
      <w:r w:rsidR="16E1F881">
        <w:t>Multisensory design provide</w:t>
      </w:r>
      <w:r w:rsidR="3C289F0A">
        <w:t>s</w:t>
      </w:r>
      <w:r w:rsidR="16E1F881">
        <w:t xml:space="preserve"> </w:t>
      </w:r>
      <w:r w:rsidR="30305BE6">
        <w:t>information through multiple sensory channels,</w:t>
      </w:r>
      <w:r w:rsidR="1E76AF04">
        <w:t xml:space="preserve"> offering</w:t>
      </w:r>
      <w:r w:rsidR="16E1F881">
        <w:t xml:space="preserve"> alternative ways for people with </w:t>
      </w:r>
      <w:r w:rsidR="7250A7F7">
        <w:t xml:space="preserve">diverse </w:t>
      </w:r>
      <w:r w:rsidR="16E1F881">
        <w:t xml:space="preserve">sensory </w:t>
      </w:r>
      <w:r w:rsidR="1D607D6F">
        <w:t>need</w:t>
      </w:r>
      <w:r w:rsidR="16E1F881">
        <w:t>s to access and enjoy experiences</w:t>
      </w:r>
      <w:r w:rsidR="3EC1CBFE">
        <w:t>.</w:t>
      </w:r>
      <w:sdt>
        <w:sdtPr>
          <w:rPr>
            <w:rFonts w:ascii="Aptos" w:hAnsi="Aptos"/>
            <w:color w:val="000000"/>
            <w:vertAlign w:val="superscript"/>
          </w:rPr>
          <w:tag w:val="MENDELEY_CITATION_v3_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"/>
          <w:id w:val="760999033"/>
          <w:placeholder>
            <w:docPart w:val="DefaultPlaceholder_-1854013440"/>
          </w:placeholder>
        </w:sdtPr>
        <w:sdtContent>
          <w:r w:rsidRPr="00517457" w:rsidR="00517457">
            <w:rPr>
              <w:rFonts w:ascii="Aptos" w:hAnsi="Aptos" w:eastAsia="Aptos" w:cs="Aptos"/>
              <w:color w:val="000000"/>
              <w:vertAlign w:val="superscript"/>
            </w:rPr>
            <w:t>28,29</w:t>
          </w:r>
        </w:sdtContent>
      </w:sdt>
      <w:r w:rsidRPr="6E405759" w:rsidR="16E1F881">
        <w:rPr>
          <w:color w:val="000000" w:themeColor="text1"/>
          <w:vertAlign w:val="superscript"/>
        </w:rPr>
        <w:t xml:space="preserve"> </w:t>
      </w:r>
      <w:r w:rsidR="2503CCB4">
        <w:t>Many of these approaches,</w:t>
      </w:r>
      <w:r w:rsidR="16E1F881">
        <w:t xml:space="preserve"> such </w:t>
      </w:r>
      <w:r w:rsidR="2503CCB4">
        <w:t>as audiobooks and subtitles</w:t>
      </w:r>
      <w:r w:rsidR="7FBCF10E">
        <w:t>,</w:t>
      </w:r>
      <w:sdt>
        <w:sdtPr>
          <w:rPr>
            <w:rFonts w:ascii="Aptos" w:hAnsi="Aptos"/>
            <w:color w:val="000000"/>
            <w:vertAlign w:val="superscript"/>
          </w:rPr>
          <w:tag w:val="MENDELEY_CITATION_v3_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"/>
          <w:id w:val="1584383323"/>
          <w:placeholder>
            <w:docPart w:val="3707928F584B4B57A996B2DEF3B96B79"/>
          </w:placeholder>
        </w:sdtPr>
        <w:sdtContent>
          <w:r w:rsidRPr="00517457" w:rsidR="00517457">
            <w:rPr>
              <w:rFonts w:ascii="Aptos" w:hAnsi="Aptos" w:eastAsia="Aptos" w:cs="Aptos"/>
              <w:color w:val="000000"/>
              <w:vertAlign w:val="superscript"/>
            </w:rPr>
            <w:t>30</w:t>
          </w:r>
        </w:sdtContent>
      </w:sdt>
      <w:r w:rsidR="3BFBD807">
        <w:t xml:space="preserve"> </w:t>
      </w:r>
      <w:r w:rsidR="5ED74B18">
        <w:t>have</w:t>
      </w:r>
      <w:r w:rsidR="16E1F881">
        <w:t xml:space="preserve"> become popular in their own right. </w:t>
      </w:r>
      <w:r w:rsidR="52794A55">
        <w:t>For example, many m</w:t>
      </w:r>
      <w:r w:rsidRPr="6E405759" w:rsidR="09BEB3D7">
        <w:rPr>
          <w:rFonts w:ascii="Aptos" w:hAnsi="Aptos" w:eastAsia="Aptos" w:cs="Aptos"/>
        </w:rPr>
        <w:t>useums</w:t>
      </w:r>
      <w:r w:rsidRPr="6E405759" w:rsidR="23016F40">
        <w:rPr>
          <w:rFonts w:ascii="Aptos" w:hAnsi="Aptos" w:eastAsia="Aptos" w:cs="Aptos"/>
        </w:rPr>
        <w:t xml:space="preserve"> </w:t>
      </w:r>
      <w:r w:rsidRPr="6E405759" w:rsidR="7A55A8DE">
        <w:rPr>
          <w:rFonts w:ascii="Aptos" w:hAnsi="Aptos" w:eastAsia="Aptos" w:cs="Aptos"/>
        </w:rPr>
        <w:t xml:space="preserve">are </w:t>
      </w:r>
      <w:r w:rsidRPr="6E405759" w:rsidR="23016F40">
        <w:rPr>
          <w:rFonts w:ascii="Aptos" w:hAnsi="Aptos" w:eastAsia="Aptos" w:cs="Aptos"/>
        </w:rPr>
        <w:t xml:space="preserve">moving towards </w:t>
      </w:r>
      <w:r w:rsidRPr="6E405759">
        <w:rPr>
          <w:rFonts w:ascii="Aptos" w:hAnsi="Aptos" w:eastAsia="Aptos" w:cs="Aptos"/>
        </w:rPr>
        <w:t>multisensory</w:t>
      </w:r>
      <w:r w:rsidRPr="6E405759" w:rsidR="23016F40">
        <w:rPr>
          <w:rFonts w:ascii="Aptos" w:hAnsi="Aptos" w:eastAsia="Aptos" w:cs="Aptos"/>
        </w:rPr>
        <w:t xml:space="preserve"> exhibits as a way of making their collections more accessible for those with visual impairments. </w:t>
      </w:r>
      <w:r w:rsidRPr="6E405759" w:rsidR="3F57C22C">
        <w:rPr>
          <w:rFonts w:ascii="Aptos" w:hAnsi="Aptos" w:eastAsia="Aptos" w:cs="Aptos"/>
        </w:rPr>
        <w:t>R</w:t>
      </w:r>
      <w:r w:rsidRPr="6E405759" w:rsidR="23016F40">
        <w:rPr>
          <w:rFonts w:ascii="Aptos" w:hAnsi="Aptos" w:eastAsia="Aptos" w:cs="Aptos"/>
        </w:rPr>
        <w:t xml:space="preserve">esearch conducted with scented guided tours in the Rijksmuseum, Amsterdam, reported that </w:t>
      </w:r>
      <w:r w:rsidRPr="6E405759" w:rsidR="43CC0039">
        <w:rPr>
          <w:rFonts w:ascii="Aptos" w:hAnsi="Aptos" w:eastAsia="Aptos" w:cs="Aptos"/>
        </w:rPr>
        <w:t xml:space="preserve">visitors who </w:t>
      </w:r>
      <w:r w:rsidRPr="6E405759" w:rsidR="34709551">
        <w:rPr>
          <w:rFonts w:ascii="Aptos" w:hAnsi="Aptos" w:eastAsia="Aptos" w:cs="Aptos"/>
        </w:rPr>
        <w:t>we</w:t>
      </w:r>
      <w:r w:rsidRPr="6E405759" w:rsidR="43CC0039">
        <w:rPr>
          <w:rFonts w:ascii="Aptos" w:hAnsi="Aptos" w:eastAsia="Aptos" w:cs="Aptos"/>
        </w:rPr>
        <w:t>re blind or ha</w:t>
      </w:r>
      <w:r w:rsidRPr="6E405759" w:rsidR="5E4BBCF7">
        <w:rPr>
          <w:rFonts w:ascii="Aptos" w:hAnsi="Aptos" w:eastAsia="Aptos" w:cs="Aptos"/>
        </w:rPr>
        <w:t>d</w:t>
      </w:r>
      <w:r w:rsidRPr="6E405759" w:rsidR="43CC0039">
        <w:rPr>
          <w:rFonts w:ascii="Aptos" w:hAnsi="Aptos" w:eastAsia="Aptos" w:cs="Aptos"/>
        </w:rPr>
        <w:t xml:space="preserve"> low vision</w:t>
      </w:r>
      <w:r w:rsidRPr="6E405759" w:rsidR="23016F40">
        <w:rPr>
          <w:rFonts w:ascii="Aptos" w:hAnsi="Aptos" w:eastAsia="Aptos" w:cs="Aptos"/>
        </w:rPr>
        <w:t xml:space="preserve"> felt more engaged and understood the artistic objects better through olfactory stimulation</w:t>
      </w:r>
      <w:r w:rsidRPr="6E405759" w:rsidR="1E99861F">
        <w:rPr>
          <w:rFonts w:ascii="Aptos" w:hAnsi="Aptos" w:eastAsia="Aptos" w:cs="Aptos"/>
        </w:rPr>
        <w:t>.</w:t>
      </w:r>
      <w:sdt>
        <w:sdtPr>
          <w:rPr>
            <w:rFonts w:ascii="Aptos" w:hAnsi="Aptos" w:eastAsia="Aptos" w:cs="Aptos"/>
            <w:color w:val="000000"/>
            <w:vertAlign w:val="superscript"/>
          </w:rPr>
          <w:tag w:val="MENDELEY_CITATION_v3_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"/>
          <w:id w:val="-1274780937"/>
          <w:placeholder>
            <w:docPart w:val="41182F5B018348A5A1B778C22DDF12F7"/>
          </w:placeholder>
        </w:sdtPr>
        <w:sdtContent>
          <w:r w:rsidRPr="00517457" w:rsidR="00517457">
            <w:rPr>
              <w:rFonts w:ascii="Aptos" w:hAnsi="Aptos" w:eastAsia="Aptos" w:cs="Aptos"/>
              <w:color w:val="000000"/>
              <w:vertAlign w:val="superscript"/>
            </w:rPr>
            <w:t>31,32</w:t>
          </w:r>
        </w:sdtContent>
      </w:sdt>
      <w:r w:rsidRPr="6E405759" w:rsidR="0B585C4A">
        <w:rPr>
          <w:rFonts w:ascii="Aptos" w:hAnsi="Aptos" w:eastAsia="Aptos" w:cs="Aptos"/>
        </w:rPr>
        <w:t xml:space="preserve"> </w:t>
      </w:r>
      <w:r w:rsidRPr="6E405759" w:rsidR="0580E8A5">
        <w:rPr>
          <w:rFonts w:ascii="Aptos" w:hAnsi="Aptos" w:eastAsia="Aptos" w:cs="Aptos"/>
        </w:rPr>
        <w:t xml:space="preserve">Inclusion considerations are </w:t>
      </w:r>
      <w:r w:rsidRPr="6E405759" w:rsidR="1ECC6409">
        <w:rPr>
          <w:rFonts w:ascii="Aptos" w:hAnsi="Aptos" w:eastAsia="Aptos" w:cs="Aptos"/>
        </w:rPr>
        <w:t>elaborated on t</w:t>
      </w:r>
      <w:r w:rsidRPr="6E405759" w:rsidR="0580E8A5">
        <w:rPr>
          <w:rFonts w:ascii="Aptos" w:hAnsi="Aptos" w:eastAsia="Aptos" w:cs="Aptos"/>
        </w:rPr>
        <w:t>hroughout.</w:t>
      </w:r>
    </w:p>
    <w:p w:rsidR="3C38DE51" w:rsidP="6E405759" w:rsidRDefault="23016F40" w14:paraId="3210772E" w14:textId="4484E198">
      <w:pPr>
        <w:pStyle w:val="ListParagraph"/>
        <w:numPr>
          <w:ilvl w:val="0"/>
          <w:numId w:val="1"/>
        </w:numPr>
        <w:rPr>
          <w:rFonts w:ascii="Aptos" w:hAnsi="Aptos" w:eastAsia="Aptos" w:cs="Aptos"/>
          <w:color w:val="000000" w:themeColor="text1"/>
          <w:vertAlign w:val="superscript"/>
        </w:rPr>
      </w:pPr>
      <w:r w:rsidRPr="6E405759">
        <w:rPr>
          <w:rFonts w:ascii="Aptos" w:hAnsi="Aptos" w:eastAsia="Aptos" w:cs="Aptos"/>
          <w:b/>
          <w:bCs/>
        </w:rPr>
        <w:t>When sens</w:t>
      </w:r>
      <w:r w:rsidRPr="6E405759" w:rsidR="2D2D0DF2">
        <w:rPr>
          <w:rFonts w:ascii="Aptos" w:hAnsi="Aptos" w:eastAsia="Aptos" w:cs="Aptos"/>
          <w:b/>
          <w:bCs/>
        </w:rPr>
        <w:t>ory input becomes overwhelming</w:t>
      </w:r>
      <w:r w:rsidRPr="6E405759">
        <w:rPr>
          <w:rFonts w:ascii="Aptos" w:hAnsi="Aptos" w:eastAsia="Aptos" w:cs="Aptos"/>
          <w:b/>
          <w:bCs/>
        </w:rPr>
        <w:t xml:space="preserve">, guides and refuge spaces are equally important: </w:t>
      </w:r>
      <w:r w:rsidRPr="6E405759">
        <w:rPr>
          <w:rFonts w:ascii="Aptos" w:hAnsi="Aptos" w:eastAsia="Aptos" w:cs="Aptos"/>
        </w:rPr>
        <w:t xml:space="preserve">When discussing inclusion and sensory experiences, one must recognise that not </w:t>
      </w:r>
      <w:r w:rsidRPr="6E405759" w:rsidR="366ADD5C">
        <w:rPr>
          <w:rFonts w:ascii="Aptos" w:hAnsi="Aptos" w:eastAsia="Aptos" w:cs="Aptos"/>
        </w:rPr>
        <w:t>everyone processes sensory information</w:t>
      </w:r>
      <w:r w:rsidRPr="6E405759">
        <w:rPr>
          <w:rFonts w:ascii="Aptos" w:hAnsi="Aptos" w:eastAsia="Aptos" w:cs="Aptos"/>
        </w:rPr>
        <w:t xml:space="preserve"> in the same way</w:t>
      </w:r>
      <w:r w:rsidRPr="6E405759" w:rsidR="366ADD5C">
        <w:rPr>
          <w:rFonts w:ascii="Aptos" w:hAnsi="Aptos" w:eastAsia="Aptos" w:cs="Aptos"/>
        </w:rPr>
        <w:t xml:space="preserve">; some people are highly </w:t>
      </w:r>
      <w:r w:rsidRPr="6E405759">
        <w:rPr>
          <w:rFonts w:ascii="Aptos" w:hAnsi="Aptos" w:eastAsia="Aptos" w:cs="Aptos"/>
        </w:rPr>
        <w:t>sensitive to stimuli</w:t>
      </w:r>
      <w:r w:rsidRPr="6E405759" w:rsidR="366ADD5C">
        <w:rPr>
          <w:rFonts w:ascii="Aptos" w:hAnsi="Aptos" w:eastAsia="Aptos" w:cs="Aptos"/>
        </w:rPr>
        <w:t xml:space="preserve"> while others may need stronger input to engage</w:t>
      </w:r>
      <w:r w:rsidRPr="6E405759">
        <w:rPr>
          <w:rFonts w:ascii="Aptos" w:hAnsi="Aptos" w:eastAsia="Aptos" w:cs="Aptos"/>
        </w:rPr>
        <w:t xml:space="preserve">. Therefore, initiatives such as </w:t>
      </w:r>
      <w:r w:rsidRPr="6E405759">
        <w:rPr>
          <w:rFonts w:ascii="Aptos" w:hAnsi="Aptos" w:eastAsia="Aptos" w:cs="Aptos"/>
          <w:i/>
          <w:iCs/>
        </w:rPr>
        <w:t xml:space="preserve">sensory guides </w:t>
      </w:r>
      <w:r w:rsidRPr="6E405759">
        <w:rPr>
          <w:rFonts w:ascii="Aptos" w:hAnsi="Aptos" w:eastAsia="Aptos" w:cs="Aptos"/>
        </w:rPr>
        <w:t xml:space="preserve">and </w:t>
      </w:r>
      <w:r w:rsidRPr="6E405759">
        <w:rPr>
          <w:rFonts w:ascii="Aptos" w:hAnsi="Aptos" w:eastAsia="Aptos" w:cs="Aptos"/>
          <w:i/>
          <w:iCs/>
        </w:rPr>
        <w:t>refuge spaces</w:t>
      </w:r>
      <w:r w:rsidRPr="6E405759">
        <w:rPr>
          <w:rFonts w:ascii="Aptos" w:hAnsi="Aptos" w:eastAsia="Aptos" w:cs="Aptos"/>
        </w:rPr>
        <w:t xml:space="preserve"> are also extremely important inclusion practices</w:t>
      </w:r>
      <w:r w:rsidRPr="6E405759" w:rsidR="3CA5ECA1">
        <w:rPr>
          <w:rFonts w:ascii="Aptos" w:hAnsi="Aptos" w:eastAsia="Aptos" w:cs="Aptos"/>
        </w:rPr>
        <w:t>.</w:t>
      </w:r>
      <w:sdt>
        <w:sdtPr>
          <w:rPr>
            <w:rFonts w:ascii="Aptos" w:hAnsi="Aptos" w:eastAsia="Aptos" w:cs="Aptos"/>
            <w:color w:val="000000"/>
            <w:vertAlign w:val="superscript"/>
          </w:rPr>
          <w:tag w:val="MENDELEY_CITATION_v3_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"/>
          <w:id w:val="-1108502908"/>
          <w:placeholder>
            <w:docPart w:val="DefaultPlaceholder_-1854013440"/>
          </w:placeholder>
        </w:sdtPr>
        <w:sdtContent>
          <w:r w:rsidRPr="00517457" w:rsidR="00517457">
            <w:rPr>
              <w:rFonts w:ascii="Aptos" w:hAnsi="Aptos" w:eastAsia="Aptos" w:cs="Aptos"/>
              <w:color w:val="000000"/>
              <w:vertAlign w:val="superscript"/>
            </w:rPr>
            <w:t>33</w:t>
          </w:r>
        </w:sdtContent>
      </w:sdt>
    </w:p>
    <w:p w:rsidR="65BEE505" w:rsidP="325FB9AB" w:rsidRDefault="321CA328" w14:paraId="687FB170" w14:textId="3A2FFB42">
      <w:pPr>
        <w:pStyle w:val="ListParagraph"/>
        <w:numPr>
          <w:ilvl w:val="0"/>
          <w:numId w:val="1"/>
        </w:numPr>
      </w:pPr>
      <w:r w:rsidRPr="6A31513F">
        <w:rPr>
          <w:rFonts w:ascii="Aptos" w:hAnsi="Aptos" w:eastAsia="Aptos" w:cs="Aptos"/>
          <w:b/>
          <w:bCs/>
        </w:rPr>
        <w:t>N</w:t>
      </w:r>
      <w:r w:rsidRPr="6A31513F" w:rsidR="65BEE505">
        <w:rPr>
          <w:rFonts w:ascii="Aptos" w:hAnsi="Aptos" w:eastAsia="Aptos" w:cs="Aptos"/>
          <w:b/>
          <w:bCs/>
        </w:rPr>
        <w:t>ewly developed experience</w:t>
      </w:r>
      <w:r w:rsidRPr="6A31513F" w:rsidR="2A1AA8EB">
        <w:rPr>
          <w:rFonts w:ascii="Aptos" w:hAnsi="Aptos" w:eastAsia="Aptos" w:cs="Aptos"/>
          <w:b/>
          <w:bCs/>
        </w:rPr>
        <w:t>s</w:t>
      </w:r>
      <w:r w:rsidRPr="6A31513F" w:rsidR="65BEE505">
        <w:rPr>
          <w:rFonts w:ascii="Aptos" w:hAnsi="Aptos" w:eastAsia="Aptos" w:cs="Aptos"/>
          <w:b/>
          <w:bCs/>
        </w:rPr>
        <w:t xml:space="preserve"> can also </w:t>
      </w:r>
      <w:r w:rsidRPr="6A31513F" w:rsidR="4A357F2B">
        <w:rPr>
          <w:rFonts w:ascii="Aptos" w:hAnsi="Aptos" w:eastAsia="Aptos" w:cs="Aptos"/>
          <w:b/>
          <w:bCs/>
        </w:rPr>
        <w:t xml:space="preserve">introduce </w:t>
      </w:r>
      <w:r w:rsidRPr="6A31513F" w:rsidR="65BEE505">
        <w:rPr>
          <w:rFonts w:ascii="Aptos" w:hAnsi="Aptos" w:eastAsia="Aptos" w:cs="Aptos"/>
          <w:b/>
          <w:bCs/>
        </w:rPr>
        <w:t xml:space="preserve">unexpected barriers: </w:t>
      </w:r>
      <w:r w:rsidR="65BEE505">
        <w:t xml:space="preserve">By </w:t>
      </w:r>
      <w:r w:rsidR="27D4D169">
        <w:t xml:space="preserve">involving diverse audiences through the </w:t>
      </w:r>
      <w:r w:rsidR="65BEE505">
        <w:t>production process</w:t>
      </w:r>
      <w:r w:rsidR="6F9B9DCC">
        <w:t>,</w:t>
      </w:r>
      <w:r w:rsidR="65BEE505">
        <w:t xml:space="preserve"> from </w:t>
      </w:r>
      <w:r w:rsidR="669704EF">
        <w:t xml:space="preserve">early </w:t>
      </w:r>
      <w:r w:rsidR="65BEE505">
        <w:t xml:space="preserve">ideation to </w:t>
      </w:r>
      <w:r w:rsidR="2843D74E">
        <w:t xml:space="preserve">final </w:t>
      </w:r>
      <w:r w:rsidR="65BEE505">
        <w:t xml:space="preserve">delivery, creatives </w:t>
      </w:r>
      <w:r w:rsidR="4826B75D">
        <w:t xml:space="preserve">can identify </w:t>
      </w:r>
      <w:r w:rsidR="65BEE505">
        <w:t xml:space="preserve">barriers and </w:t>
      </w:r>
      <w:r w:rsidR="36DEEAD8">
        <w:t xml:space="preserve">make the </w:t>
      </w:r>
      <w:r w:rsidR="65BEE505">
        <w:t xml:space="preserve">adaptations </w:t>
      </w:r>
      <w:r w:rsidR="503DF93F">
        <w:t>needed</w:t>
      </w:r>
      <w:r w:rsidR="2EB14936">
        <w:t xml:space="preserve"> t</w:t>
      </w:r>
      <w:r w:rsidR="5C87498D">
        <w:t>o ensure experiences are welcoming and accessible for everyone.</w:t>
      </w:r>
    </w:p>
    <w:p w:rsidR="2BB78E61" w:rsidP="2961D25A" w:rsidRDefault="2ABC1EDB" w14:paraId="614C98CC" w14:textId="5ADB5FF4">
      <w:pPr>
        <w:pStyle w:val="Heading1"/>
      </w:pPr>
      <w:bookmarkStart w:name="_Toc395320607" w:id="162"/>
      <w:r>
        <w:t>Multisensory experience</w:t>
      </w:r>
      <w:bookmarkEnd w:id="162"/>
    </w:p>
    <w:p w:rsidR="00761825" w:rsidP="6E405759" w:rsidRDefault="3834C74D" w14:paraId="131620AA" w14:textId="3E34D016">
      <w:pPr>
        <w:rPr>
          <w:rFonts w:ascii="Aptos" w:hAnsi="Aptos" w:eastAsia="Aptos" w:cs="Aptos"/>
          <w:color w:val="000000" w:themeColor="text1"/>
          <w:vertAlign w:val="superscript"/>
        </w:rPr>
      </w:pPr>
      <w:r>
        <w:t xml:space="preserve">All experience is multisensory. </w:t>
      </w:r>
      <w:r w:rsidR="116F546D">
        <w:t>Our senses are constantly combining and interacting</w:t>
      </w:r>
      <w:r w:rsidR="0FD38282">
        <w:t xml:space="preserve"> to </w:t>
      </w:r>
      <w:r w:rsidR="543951E4">
        <w:t>give us</w:t>
      </w:r>
      <w:r w:rsidR="59E77955">
        <w:t xml:space="preserve"> </w:t>
      </w:r>
      <w:r w:rsidR="0FD38282">
        <w:t xml:space="preserve">the </w:t>
      </w:r>
      <w:r w:rsidR="31127BC4">
        <w:t>b</w:t>
      </w:r>
      <w:r w:rsidR="0FD38282">
        <w:t>est possible understanding of the world.</w:t>
      </w:r>
      <w:r w:rsidR="554D3146">
        <w:t xml:space="preserve"> </w:t>
      </w:r>
      <w:r w:rsidR="4B2FD02A">
        <w:t>T</w:t>
      </w:r>
      <w:r w:rsidR="26207F63">
        <w:t>his</w:t>
      </w:r>
      <w:r w:rsidR="5F7417FD">
        <w:t xml:space="preserve"> section</w:t>
      </w:r>
      <w:r w:rsidR="26207F63">
        <w:t xml:space="preserve"> </w:t>
      </w:r>
      <w:r w:rsidR="082197EE">
        <w:t xml:space="preserve">could </w:t>
      </w:r>
      <w:r w:rsidRPr="6E405759" w:rsidR="4B2FD02A">
        <w:rPr>
          <w:rFonts w:ascii="Aptos" w:hAnsi="Aptos" w:eastAsia="Aptos" w:cs="Aptos"/>
          <w:color w:val="000000" w:themeColor="text1"/>
        </w:rPr>
        <w:t xml:space="preserve">offer a range of </w:t>
      </w:r>
      <w:r w:rsidRPr="6E405759" w:rsidR="5C8B8345">
        <w:rPr>
          <w:rFonts w:ascii="Aptos" w:hAnsi="Aptos" w:eastAsia="Aptos" w:cs="Aptos"/>
          <w:color w:val="000000" w:themeColor="text1"/>
        </w:rPr>
        <w:t xml:space="preserve">creative </w:t>
      </w:r>
      <w:r w:rsidRPr="6E405759" w:rsidR="2C8FD156">
        <w:rPr>
          <w:rFonts w:ascii="Aptos" w:hAnsi="Aptos" w:eastAsia="Aptos" w:cs="Aptos"/>
          <w:color w:val="000000" w:themeColor="text1"/>
        </w:rPr>
        <w:t>provocations</w:t>
      </w:r>
      <w:r w:rsidRPr="6E405759" w:rsidR="4B2FD02A">
        <w:rPr>
          <w:rFonts w:ascii="Aptos" w:hAnsi="Aptos" w:eastAsia="Aptos" w:cs="Aptos"/>
          <w:color w:val="000000" w:themeColor="text1"/>
        </w:rPr>
        <w:t xml:space="preserve">, both in </w:t>
      </w:r>
      <w:r w:rsidRPr="6E405759" w:rsidR="5B0EE455">
        <w:rPr>
          <w:rFonts w:ascii="Aptos" w:hAnsi="Aptos" w:eastAsia="Aptos" w:cs="Aptos"/>
          <w:color w:val="000000" w:themeColor="text1"/>
        </w:rPr>
        <w:t xml:space="preserve">finding novel </w:t>
      </w:r>
      <w:r w:rsidRPr="6E405759" w:rsidR="57C347AE">
        <w:rPr>
          <w:rFonts w:ascii="Aptos" w:hAnsi="Aptos" w:eastAsia="Aptos" w:cs="Aptos"/>
          <w:color w:val="000000" w:themeColor="text1"/>
        </w:rPr>
        <w:t xml:space="preserve">techniques for </w:t>
      </w:r>
      <w:r w:rsidRPr="6E405759" w:rsidR="4B2FD02A">
        <w:rPr>
          <w:rFonts w:ascii="Aptos" w:hAnsi="Aptos" w:eastAsia="Aptos" w:cs="Aptos"/>
          <w:color w:val="000000" w:themeColor="text1"/>
        </w:rPr>
        <w:t>simulat</w:t>
      </w:r>
      <w:r w:rsidRPr="6E405759" w:rsidR="27A796EF">
        <w:rPr>
          <w:rFonts w:ascii="Aptos" w:hAnsi="Aptos" w:eastAsia="Aptos" w:cs="Aptos"/>
          <w:color w:val="000000" w:themeColor="text1"/>
        </w:rPr>
        <w:t>ing</w:t>
      </w:r>
      <w:r w:rsidRPr="6E405759" w:rsidR="549B6C8E">
        <w:rPr>
          <w:rFonts w:ascii="Aptos" w:hAnsi="Aptos" w:eastAsia="Aptos" w:cs="Aptos"/>
          <w:color w:val="000000" w:themeColor="text1"/>
        </w:rPr>
        <w:t xml:space="preserve"> </w:t>
      </w:r>
      <w:r w:rsidRPr="6E405759" w:rsidR="4B2FD02A">
        <w:rPr>
          <w:rFonts w:ascii="Aptos" w:hAnsi="Aptos" w:eastAsia="Aptos" w:cs="Aptos"/>
          <w:color w:val="000000" w:themeColor="text1"/>
        </w:rPr>
        <w:t>sensory experience and in combining the senses in new and interesting ways.</w:t>
      </w:r>
      <w:r w:rsidRPr="6E405759" w:rsidR="767145B2">
        <w:rPr>
          <w:rFonts w:ascii="Aptos" w:hAnsi="Aptos" w:eastAsia="Aptos" w:cs="Aptos"/>
          <w:color w:val="000000" w:themeColor="text1"/>
        </w:rPr>
        <w:t xml:space="preserve"> What follows is </w:t>
      </w:r>
      <w:r w:rsidRPr="6E405759" w:rsidR="234341E5">
        <w:rPr>
          <w:rFonts w:ascii="Aptos" w:hAnsi="Aptos" w:eastAsia="Aptos" w:cs="Aptos"/>
          <w:color w:val="000000" w:themeColor="text1"/>
        </w:rPr>
        <w:t xml:space="preserve">not </w:t>
      </w:r>
      <w:r w:rsidRPr="6E405759" w:rsidR="767145B2">
        <w:rPr>
          <w:rFonts w:ascii="Aptos" w:hAnsi="Aptos" w:eastAsia="Aptos" w:cs="Aptos"/>
          <w:color w:val="000000" w:themeColor="text1"/>
        </w:rPr>
        <w:t xml:space="preserve">a </w:t>
      </w:r>
      <w:r w:rsidRPr="6E405759" w:rsidR="1B001321">
        <w:rPr>
          <w:rFonts w:ascii="Aptos" w:hAnsi="Aptos" w:eastAsia="Aptos" w:cs="Aptos"/>
          <w:color w:val="000000" w:themeColor="text1"/>
        </w:rPr>
        <w:t>comprehensive account of multisensory experience but a</w:t>
      </w:r>
      <w:r w:rsidRPr="6E405759" w:rsidR="0926F791">
        <w:rPr>
          <w:rFonts w:ascii="Aptos" w:hAnsi="Aptos" w:eastAsia="Aptos" w:cs="Aptos"/>
          <w:color w:val="000000" w:themeColor="text1"/>
        </w:rPr>
        <w:t>n overview of some</w:t>
      </w:r>
      <w:r w:rsidRPr="6E405759" w:rsidR="1B001321">
        <w:rPr>
          <w:rFonts w:ascii="Aptos" w:hAnsi="Aptos" w:eastAsia="Aptos" w:cs="Aptos"/>
          <w:color w:val="000000" w:themeColor="text1"/>
        </w:rPr>
        <w:t xml:space="preserve"> </w:t>
      </w:r>
      <w:r w:rsidRPr="6E405759" w:rsidR="4132F0F0">
        <w:rPr>
          <w:rFonts w:ascii="Aptos" w:hAnsi="Aptos" w:eastAsia="Aptos" w:cs="Aptos"/>
          <w:color w:val="000000" w:themeColor="text1"/>
        </w:rPr>
        <w:t xml:space="preserve">selected </w:t>
      </w:r>
      <w:r w:rsidRPr="6E405759" w:rsidR="767145B2">
        <w:rPr>
          <w:rFonts w:ascii="Aptos" w:hAnsi="Aptos" w:eastAsia="Aptos" w:cs="Aptos"/>
          <w:color w:val="000000" w:themeColor="text1"/>
        </w:rPr>
        <w:t>multisensory effects and interactions</w:t>
      </w:r>
      <w:r w:rsidRPr="6E405759" w:rsidR="68FA8091">
        <w:rPr>
          <w:rFonts w:ascii="Aptos" w:hAnsi="Aptos" w:eastAsia="Aptos" w:cs="Aptos"/>
          <w:color w:val="000000" w:themeColor="text1"/>
        </w:rPr>
        <w:t xml:space="preserve"> that </w:t>
      </w:r>
      <w:r w:rsidRPr="6E405759" w:rsidR="156DB72F">
        <w:rPr>
          <w:rFonts w:ascii="Aptos" w:hAnsi="Aptos" w:eastAsia="Aptos" w:cs="Aptos"/>
          <w:color w:val="000000" w:themeColor="text1"/>
        </w:rPr>
        <w:t xml:space="preserve">might be </w:t>
      </w:r>
      <w:r w:rsidRPr="6E405759" w:rsidR="68FA8091">
        <w:rPr>
          <w:rFonts w:ascii="Aptos" w:hAnsi="Aptos" w:eastAsia="Aptos" w:cs="Aptos"/>
          <w:color w:val="000000" w:themeColor="text1"/>
        </w:rPr>
        <w:t xml:space="preserve">particularly relevant </w:t>
      </w:r>
      <w:r w:rsidRPr="6E405759" w:rsidR="0181731E">
        <w:rPr>
          <w:rFonts w:ascii="Aptos" w:hAnsi="Aptos" w:eastAsia="Aptos" w:cs="Aptos"/>
          <w:color w:val="000000" w:themeColor="text1"/>
        </w:rPr>
        <w:t>for converged media production and experience</w:t>
      </w:r>
      <w:r w:rsidRPr="6E405759" w:rsidR="2F1A8DC3">
        <w:rPr>
          <w:rFonts w:ascii="Aptos" w:hAnsi="Aptos" w:eastAsia="Aptos" w:cs="Aptos"/>
          <w:color w:val="000000" w:themeColor="text1"/>
        </w:rPr>
        <w:t>.</w:t>
      </w:r>
      <w:sdt>
        <w:sdtPr>
          <w:rPr>
            <w:rFonts w:ascii="Aptos" w:hAnsi="Aptos" w:eastAsia="Aptos" w:cs="Aptos"/>
            <w:color w:val="000000"/>
            <w:vertAlign w:val="superscript"/>
          </w:rPr>
          <w:tag w:val="MENDELEY_CITATION_v3_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"/>
          <w:id w:val="313617219"/>
          <w:placeholder>
            <w:docPart w:val="DefaultPlaceholder_-1854013440"/>
          </w:placeholder>
        </w:sdtPr>
        <w:sdtContent>
          <w:r w:rsidRPr="00517457" w:rsidR="00517457">
            <w:rPr>
              <w:rFonts w:ascii="Aptos" w:hAnsi="Aptos" w:eastAsia="Aptos" w:cs="Aptos"/>
              <w:color w:val="000000"/>
              <w:vertAlign w:val="superscript"/>
            </w:rPr>
            <w:t>34</w:t>
          </w:r>
        </w:sdtContent>
      </w:sdt>
    </w:p>
    <w:p w:rsidR="003F7731" w:rsidP="003F7731" w:rsidRDefault="004F5700" w14:paraId="2D164FEB" w14:textId="489EAC32">
      <w:pPr>
        <w:spacing w:after="0"/>
      </w:pPr>
      <w:r>
        <w:t xml:space="preserve">A word of warning. </w:t>
      </w:r>
      <w:r w:rsidR="00F87ED4">
        <w:t xml:space="preserve">From an inclusion perspective, considering experiences </w:t>
      </w:r>
      <w:r>
        <w:t xml:space="preserve">in terms of </w:t>
      </w:r>
      <w:r w:rsidR="00F87ED4">
        <w:t>multisenso</w:t>
      </w:r>
      <w:r>
        <w:t xml:space="preserve">ry </w:t>
      </w:r>
      <w:r w:rsidR="00F87ED4">
        <w:t>works best when guided by openness rather than fixed assumptions about what people need. Haptic sensory substitution, for example, is often assumed to benefit all blind people</w:t>
      </w:r>
      <w:r w:rsidR="0B07F5DC">
        <w:t>;</w:t>
      </w:r>
      <w:r w:rsidR="00F87ED4">
        <w:t xml:space="preserve"> yet</w:t>
      </w:r>
      <w:r w:rsidR="004E2EC9">
        <w:t xml:space="preserve"> people’s</w:t>
      </w:r>
      <w:r w:rsidR="00F87ED4">
        <w:t xml:space="preserve"> preferences, abilities and contexts differ greatly. Treating haptics as a</w:t>
      </w:r>
      <w:r w:rsidRPr="3A256A66" w:rsidR="00F87ED4">
        <w:rPr>
          <w:i/>
        </w:rPr>
        <w:t xml:space="preserve"> tick-box inclusion measure </w:t>
      </w:r>
      <w:r w:rsidR="00F87ED4">
        <w:t xml:space="preserve">risks overlooking this diversity and may </w:t>
      </w:r>
      <w:r w:rsidR="00D82E2C">
        <w:t xml:space="preserve">even act to </w:t>
      </w:r>
      <w:r w:rsidR="00F87ED4">
        <w:t>limit creative exploration</w:t>
      </w:r>
      <w:r w:rsidR="00D82E2C">
        <w:t xml:space="preserve"> for inclusion</w:t>
      </w:r>
      <w:r w:rsidR="00F87ED4">
        <w:t>.</w:t>
      </w:r>
    </w:p>
    <w:p w:rsidR="003F7731" w:rsidP="003F7731" w:rsidRDefault="003F7731" w14:paraId="6B449BAE" w14:textId="77777777">
      <w:pPr>
        <w:spacing w:after="0"/>
      </w:pPr>
    </w:p>
    <w:p w:rsidRPr="003F7731" w:rsidR="003F7731" w:rsidP="003F7731" w:rsidRDefault="00520ADD" w14:paraId="249A6230" w14:textId="472DD827">
      <w:pPr>
        <w:spacing w:after="0"/>
      </w:pPr>
      <w:r>
        <w:t>T</w:t>
      </w:r>
      <w:r w:rsidR="001E56A6">
        <w:t xml:space="preserve">here are several ways </w:t>
      </w:r>
      <w:r w:rsidR="48F939ED">
        <w:t xml:space="preserve">in which </w:t>
      </w:r>
      <w:r w:rsidR="003F7731">
        <w:t xml:space="preserve">multisensory experiences </w:t>
      </w:r>
      <w:r w:rsidR="001E56A6">
        <w:t>can</w:t>
      </w:r>
      <w:r>
        <w:t xml:space="preserve"> be designed to promote inclusion:</w:t>
      </w:r>
    </w:p>
    <w:p w:rsidRPr="003F7731" w:rsidR="003F7731" w:rsidP="00F6457C" w:rsidRDefault="003F7731" w14:paraId="51B59A7C" w14:textId="77777777">
      <w:pPr>
        <w:numPr>
          <w:ilvl w:val="0"/>
          <w:numId w:val="9"/>
        </w:numPr>
        <w:spacing w:after="0"/>
      </w:pPr>
      <w:r w:rsidRPr="3A256A66">
        <w:rPr>
          <w:i/>
        </w:rPr>
        <w:t xml:space="preserve">Adaptation </w:t>
      </w:r>
      <w:r w:rsidRPr="003F7731">
        <w:t xml:space="preserve">enhances accessibility by tailoring the sensory experience for diverse audiences. In </w:t>
      </w:r>
      <w:r w:rsidRPr="3A256A66">
        <w:rPr>
          <w:i/>
        </w:rPr>
        <w:t>Punchdrunk</w:t>
      </w:r>
      <w:r w:rsidRPr="003F7731">
        <w:t xml:space="preserve">’s </w:t>
      </w:r>
      <w:r w:rsidRPr="3A256A66">
        <w:rPr>
          <w:b/>
        </w:rPr>
        <w:t>Viola’s Room</w:t>
      </w:r>
      <w:r w:rsidRPr="003F7731">
        <w:t xml:space="preserve">, participants explore an environment while listening to an audio experience through headphones. Demonstrating adaptation, individuals with hearing loss in one ear can opt for mono audio to improve their experience. </w:t>
      </w:r>
    </w:p>
    <w:p w:rsidR="003F7731" w:rsidP="00F6457C" w:rsidRDefault="003F7731" w14:paraId="40D5E66F" w14:textId="532D4B4F">
      <w:pPr>
        <w:numPr>
          <w:ilvl w:val="0"/>
          <w:numId w:val="9"/>
        </w:numPr>
        <w:spacing w:after="0"/>
      </w:pPr>
      <w:r w:rsidRPr="3A256A66">
        <w:rPr>
          <w:i/>
        </w:rPr>
        <w:t xml:space="preserve">Substitution </w:t>
      </w:r>
      <w:r w:rsidRPr="003F7731">
        <w:t xml:space="preserve">allows for information that would be communicated in one sense to be communicated in another. If participants had a visual impairment, in addition to the audio narration, descriptions of the environment could be overlaid. In </w:t>
      </w:r>
      <w:r w:rsidRPr="3A256A66">
        <w:rPr>
          <w:i/>
        </w:rPr>
        <w:t>Punchdrunk</w:t>
      </w:r>
      <w:r w:rsidRPr="003F7731">
        <w:t xml:space="preserve">’s </w:t>
      </w:r>
      <w:r w:rsidRPr="3A256A66">
        <w:rPr>
          <w:b/>
        </w:rPr>
        <w:t>Viola’s Room</w:t>
      </w:r>
      <w:r w:rsidRPr="003F7731">
        <w:t>, multiple accessible listening options are available, including dialogue-enhanced and audio-described.</w:t>
      </w:r>
    </w:p>
    <w:p w:rsidR="003F7731" w:rsidP="00F6457C" w:rsidRDefault="003F7731" w14:paraId="4503A128" w14:textId="757FBF2C">
      <w:pPr>
        <w:numPr>
          <w:ilvl w:val="0"/>
          <w:numId w:val="9"/>
        </w:numPr>
        <w:spacing w:after="0"/>
      </w:pPr>
      <w:r w:rsidRPr="3A256A66">
        <w:rPr>
          <w:i/>
        </w:rPr>
        <w:t>Integration</w:t>
      </w:r>
      <w:r>
        <w:t xml:space="preserve">, on the other hand, involves including additional sensory elements. Someone with audio processing needs might find subtitles helpful. Conversely, it is also important to consider allowing for some sensory elements to be switched off, such as flashing lights. </w:t>
      </w:r>
    </w:p>
    <w:p w:rsidR="263B36F1" w:rsidP="263B36F1" w:rsidRDefault="263B36F1" w14:paraId="2A101C5C" w14:textId="206612C1">
      <w:pPr>
        <w:rPr>
          <w:rFonts w:ascii="Aptos" w:hAnsi="Aptos" w:eastAsia="Aptos" w:cs="Aptos"/>
        </w:rPr>
      </w:pPr>
    </w:p>
    <w:p w:rsidR="2BB78E61" w:rsidP="4E87E5E5" w:rsidRDefault="00C3DC4E" w14:paraId="6A5C6E23" w14:textId="360644A1">
      <w:pPr>
        <w:pStyle w:val="Heading2"/>
      </w:pPr>
      <w:bookmarkStart w:name="_Toc785910497" w:id="163"/>
      <w:r>
        <w:t>Creative opportunities: P</w:t>
      </w:r>
      <w:r w:rsidR="1D9668A3">
        <w:t>laying with expectation</w:t>
      </w:r>
      <w:bookmarkEnd w:id="163"/>
    </w:p>
    <w:p w:rsidR="01FFE1D2" w:rsidP="6A31513F" w:rsidRDefault="160CAFE2" w14:paraId="26B62390" w14:textId="7B536365">
      <w:r>
        <w:t>As we build up multisensory experience</w:t>
      </w:r>
      <w:r w:rsidR="3ABC7E07">
        <w:t xml:space="preserve"> </w:t>
      </w:r>
      <w:r>
        <w:t>throughout</w:t>
      </w:r>
      <w:r w:rsidR="02B56747">
        <w:t xml:space="preserve"> our lifetimes, we develop</w:t>
      </w:r>
      <w:r>
        <w:t xml:space="preserve"> expectations about </w:t>
      </w:r>
      <w:r w:rsidR="5F57ADFE">
        <w:t>the types of sensory input that are likely to appear together.</w:t>
      </w:r>
      <w:r w:rsidR="743D62B6">
        <w:t xml:space="preserve"> For example, </w:t>
      </w:r>
      <w:r w:rsidR="73270334">
        <w:t>if you</w:t>
      </w:r>
      <w:r w:rsidR="10F8110E">
        <w:t xml:space="preserve"> </w:t>
      </w:r>
      <w:r w:rsidR="17D397DE">
        <w:t xml:space="preserve">see </w:t>
      </w:r>
      <w:r w:rsidR="73270334">
        <w:t xml:space="preserve">that you are </w:t>
      </w:r>
      <w:r w:rsidR="002D8B3C">
        <w:t>approach</w:t>
      </w:r>
      <w:r w:rsidR="02A621F9">
        <w:t>ing</w:t>
      </w:r>
      <w:r w:rsidR="002D8B3C">
        <w:t xml:space="preserve"> </w:t>
      </w:r>
      <w:r w:rsidR="743D62B6">
        <w:t xml:space="preserve">a rose </w:t>
      </w:r>
      <w:r w:rsidR="2E057046">
        <w:t>bush</w:t>
      </w:r>
      <w:r w:rsidR="6DCE10E4">
        <w:t>,</w:t>
      </w:r>
      <w:r w:rsidR="2E057046">
        <w:t xml:space="preserve"> </w:t>
      </w:r>
      <w:r w:rsidR="743D62B6">
        <w:t xml:space="preserve">you may </w:t>
      </w:r>
      <w:r w:rsidR="1DF68DF9">
        <w:t xml:space="preserve">also </w:t>
      </w:r>
      <w:r w:rsidR="18C09ADC">
        <w:t xml:space="preserve">start to </w:t>
      </w:r>
      <w:r w:rsidR="743D62B6">
        <w:t>expect the smell of roses.</w:t>
      </w:r>
      <w:r w:rsidR="22FC4126">
        <w:t xml:space="preserve"> In the following sections, we consider some creative opportunities that </w:t>
      </w:r>
      <w:r w:rsidR="5514BF86">
        <w:t xml:space="preserve">these multisensory </w:t>
      </w:r>
      <w:r w:rsidR="22FC4126">
        <w:t>expectations</w:t>
      </w:r>
      <w:r w:rsidR="117C539E">
        <w:t xml:space="preserve"> might </w:t>
      </w:r>
      <w:r w:rsidR="53943790">
        <w:t>provide.</w:t>
      </w:r>
      <w:r w:rsidR="3508DCEA">
        <w:t xml:space="preserve"> </w:t>
      </w:r>
      <w:r w:rsidR="00DD25A5">
        <w:t>Building on the</w:t>
      </w:r>
      <w:r w:rsidR="3508DCEA">
        <w:t xml:space="preserve"> example, if it turns out that the roses actually smell of peppermint then this is likely</w:t>
      </w:r>
      <w:r w:rsidR="1D4D287C">
        <w:t xml:space="preserve"> to surprise and perhaps delight an audience (whereas if the ros</w:t>
      </w:r>
      <w:r w:rsidR="714C48C9">
        <w:t>es</w:t>
      </w:r>
      <w:r w:rsidR="1D4D287C">
        <w:t xml:space="preserve"> smell of something unpleasant then that </w:t>
      </w:r>
      <w:r w:rsidR="6A8B0BC3">
        <w:t xml:space="preserve">could </w:t>
      </w:r>
      <w:r w:rsidR="1D4D287C">
        <w:t>be</w:t>
      </w:r>
      <w:r w:rsidR="1DFBB5F6">
        <w:t xml:space="preserve"> shocking and</w:t>
      </w:r>
      <w:r w:rsidR="1D4D287C">
        <w:t xml:space="preserve"> unnerving).</w:t>
      </w:r>
    </w:p>
    <w:p w:rsidR="01FFE1D2" w:rsidP="0051651F" w:rsidRDefault="722B14FD" w14:paraId="5A792613" w14:textId="6A96EF25">
      <w:pPr>
        <w:pStyle w:val="Heading3"/>
      </w:pPr>
      <w:bookmarkStart w:name="_Toc1916534719" w:id="164"/>
      <w:r>
        <w:t>Sensory substitution</w:t>
      </w:r>
      <w:bookmarkEnd w:id="164"/>
    </w:p>
    <w:p w:rsidR="00A5173A" w:rsidP="006D66B9" w:rsidRDefault="00A5173A" w14:paraId="002E2573" w14:textId="57E07D6F">
      <w:pPr>
        <w:keepNext/>
      </w:pPr>
      <w:r>
        <w:rPr>
          <w:noProof/>
        </w:rPr>
        <w:drawing>
          <wp:inline distT="0" distB="0" distL="0" distR="0" wp14:anchorId="219E0AE4" wp14:editId="7AAC6899">
            <wp:extent cx="5416541" cy="2771775"/>
            <wp:effectExtent l="0" t="0" r="0" b="0"/>
            <wp:docPr id="187060078" name="Picture 4" descr="Side-by-side comparison of a 3D relief map and a detailed color map of a campus area, showing buildings, roads, and green spaces. The 3D map highlights structural elevations and layout, while the color map includes labels, pathways, and natural features like ponds and wooded a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0078" name="Picture 4" descr="Side-by-side comparison of a 3D relief map and a detailed color map of a campus area, showing buildings, roads, and green spaces. The 3D map highlights structural elevations and layout, while the color map includes labels, pathways, and natural features like ponds and wooded areas."/>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16541" cy="2771775"/>
                    </a:xfrm>
                    <a:prstGeom prst="rect">
                      <a:avLst/>
                    </a:prstGeom>
                  </pic:spPr>
                </pic:pic>
              </a:graphicData>
            </a:graphic>
          </wp:inline>
        </w:drawing>
      </w:r>
    </w:p>
    <w:p w:rsidR="00E61F6A" w:rsidP="73805CC3" w:rsidRDefault="00C83474" w14:paraId="14D77BB5" w14:textId="546093E0">
      <w:pPr>
        <w:pStyle w:val="Caption"/>
      </w:pPr>
      <w:r>
        <w:t>Left</w:t>
      </w:r>
      <w:r w:rsidR="29259152">
        <w:t xml:space="preserve"> Figure</w:t>
      </w:r>
      <w:r>
        <w:t xml:space="preserve">: 3D-printed tactile map generated with </w:t>
      </w:r>
      <w:hyperlink r:id="rId19">
        <w:r w:rsidRPr="73805CC3">
          <w:rPr>
            <w:rStyle w:val="Hyperlink"/>
          </w:rPr>
          <w:t>Touch Mapper</w:t>
        </w:r>
      </w:hyperlink>
      <w:r>
        <w:t>, showing raised braille and surface features</w:t>
      </w:r>
      <w:r w:rsidR="19AB50C7">
        <w:t xml:space="preserve"> of Egham, UK.</w:t>
      </w:r>
      <w:r>
        <w:t xml:space="preserve"> Right</w:t>
      </w:r>
      <w:r w:rsidR="0C364065">
        <w:t xml:space="preserve"> Figure</w:t>
      </w:r>
      <w:r>
        <w:t xml:space="preserve">: the corresponding </w:t>
      </w:r>
      <w:r w:rsidRPr="73805CC3">
        <w:rPr>
          <w:i/>
        </w:rPr>
        <w:t>OpenStreetMap</w:t>
      </w:r>
      <w:r>
        <w:t xml:space="preserve"> base map of </w:t>
      </w:r>
      <w:hyperlink r:id="rId20">
        <w:r w:rsidRPr="73805CC3">
          <w:rPr>
            <w:rStyle w:val="Hyperlink"/>
          </w:rPr>
          <w:t xml:space="preserve">the approximate same area </w:t>
        </w:r>
        <w:r w:rsidRPr="73805CC3" w:rsidR="03F97B60">
          <w:rPr>
            <w:rStyle w:val="Hyperlink"/>
          </w:rPr>
          <w:t>of</w:t>
        </w:r>
        <w:r w:rsidRPr="73805CC3">
          <w:rPr>
            <w:rStyle w:val="Hyperlink"/>
          </w:rPr>
          <w:t xml:space="preserve"> Egham</w:t>
        </w:r>
        <w:r w:rsidRPr="73805CC3" w:rsidR="03F97B60">
          <w:rPr>
            <w:rStyle w:val="Hyperlink"/>
          </w:rPr>
          <w:t xml:space="preserve"> </w:t>
        </w:r>
        <w:r w:rsidRPr="73805CC3" w:rsidR="391C2EC4">
          <w:rPr>
            <w:rStyle w:val="Hyperlink"/>
          </w:rPr>
          <w:t>as shown in le</w:t>
        </w:r>
        <w:r w:rsidRPr="73805CC3" w:rsidR="73BE445F">
          <w:rPr>
            <w:rStyle w:val="Hyperlink"/>
          </w:rPr>
          <w:t>ft.</w:t>
        </w:r>
      </w:hyperlink>
      <w:r>
        <w:t xml:space="preserve"> Map data © OpenStreetMap contributors, available under the Open Database License (ODbL).</w:t>
      </w:r>
    </w:p>
    <w:p w:rsidR="01FFE1D2" w:rsidP="044B0010" w:rsidRDefault="722B14FD" w14:paraId="63F5DB86" w14:textId="5A1DB1AD">
      <w:pPr>
        <w:spacing w:before="240" w:after="240"/>
        <w:rPr>
          <w:rFonts w:ascii="Aptos" w:hAnsi="Aptos" w:eastAsia="Aptos" w:cs="Aptos"/>
        </w:rPr>
      </w:pPr>
      <w:r>
        <w:t>It is increasingly possible to translate information from one sense into another</w:t>
      </w:r>
      <w:r w:rsidR="68B6E8B6">
        <w:t>,</w:t>
      </w:r>
      <w:r>
        <w:t xml:space="preserve"> a process known as </w:t>
      </w:r>
      <w:r w:rsidRPr="3A256A66">
        <w:rPr>
          <w:i/>
        </w:rPr>
        <w:t>sensory substitution</w:t>
      </w:r>
      <w:r w:rsidR="00F21D2A">
        <w:t xml:space="preserve"> </w:t>
      </w:r>
      <w:r w:rsidR="140EAD45">
        <w:t>(</w:t>
      </w:r>
      <w:r w:rsidR="00BB1005">
        <w:t>e.g.</w:t>
      </w:r>
      <w:r w:rsidR="2AA47D23">
        <w:t>,</w:t>
      </w:r>
      <w:r w:rsidR="00BB1005">
        <w:t xml:space="preserve"> sound</w:t>
      </w:r>
      <w:r w:rsidR="00D00B81">
        <w:t xml:space="preserve"> </w:t>
      </w:r>
      <w:r w:rsidR="002D4CE8">
        <w:t>to</w:t>
      </w:r>
      <w:r w:rsidR="00D00B81">
        <w:t xml:space="preserve"> </w:t>
      </w:r>
      <w:r w:rsidR="00BB1005">
        <w:t>vibration via haptic vests</w:t>
      </w:r>
      <w:r w:rsidR="0B5B09C9">
        <w:t>;</w:t>
      </w:r>
      <w:r w:rsidR="00BB1005">
        <w:t xml:space="preserve"> vision</w:t>
      </w:r>
      <w:r w:rsidR="00D00B81">
        <w:t xml:space="preserve"> </w:t>
      </w:r>
      <w:r w:rsidR="002D4CE8">
        <w:t>to</w:t>
      </w:r>
      <w:r w:rsidR="00D00B81">
        <w:t xml:space="preserve"> </w:t>
      </w:r>
      <w:r w:rsidR="00BB1005">
        <w:t xml:space="preserve">audio </w:t>
      </w:r>
      <w:r w:rsidRPr="3A256A66" w:rsidR="00BB1005">
        <w:rPr>
          <w:i/>
        </w:rPr>
        <w:t>sonification</w:t>
      </w:r>
      <w:r w:rsidR="33458B20">
        <w:t>).</w:t>
      </w:r>
      <w:r>
        <w:t xml:space="preserve"> </w:t>
      </w:r>
      <w:r w:rsidR="002C0F34">
        <w:t>Th</w:t>
      </w:r>
      <w:r w:rsidR="005C1D16">
        <w:t>is</w:t>
      </w:r>
      <w:r w:rsidR="002C0F34">
        <w:t xml:space="preserve"> may </w:t>
      </w:r>
      <w:r w:rsidR="005C1D16">
        <w:t>happen</w:t>
      </w:r>
      <w:r w:rsidR="002C0F34">
        <w:t xml:space="preserve"> in real</w:t>
      </w:r>
      <w:r w:rsidR="00D16D73">
        <w:t>-</w:t>
      </w:r>
      <w:r w:rsidR="002C0F34">
        <w:t>time (e.g.</w:t>
      </w:r>
      <w:r w:rsidR="1BA03984">
        <w:t>,</w:t>
      </w:r>
      <w:r w:rsidR="002C0F34">
        <w:t xml:space="preserve"> haptic navigation vests) or through pre-prepared representations</w:t>
      </w:r>
      <w:r w:rsidR="007069BD">
        <w:t xml:space="preserve"> such as</w:t>
      </w:r>
      <w:r w:rsidR="002C0F34">
        <w:t xml:space="preserve"> tactile </w:t>
      </w:r>
      <w:r w:rsidR="007069BD">
        <w:t>diagrams</w:t>
      </w:r>
      <w:r w:rsidR="169FF373">
        <w:t>.</w:t>
      </w:r>
      <w:r w:rsidR="00E452F6">
        <w:t xml:space="preserve"> </w:t>
      </w:r>
      <w:r w:rsidR="76BBDA60">
        <w:t>I</w:t>
      </w:r>
      <w:r w:rsidR="007069BD">
        <w:t>n the figure above</w:t>
      </w:r>
      <w:r w:rsidR="00E452F6">
        <w:t xml:space="preserve">, </w:t>
      </w:r>
      <w:r w:rsidR="007069BD">
        <w:t xml:space="preserve">a tactile map </w:t>
      </w:r>
      <w:r w:rsidR="00E452F6">
        <w:t>portrays</w:t>
      </w:r>
      <w:r w:rsidR="007069BD">
        <w:t xml:space="preserve"> visual information represented in tactile form</w:t>
      </w:r>
      <w:r w:rsidR="1730EF28">
        <w:t>; t</w:t>
      </w:r>
      <w:r>
        <w:t>his can improve accessibility</w:t>
      </w:r>
      <w:r w:rsidR="4FCE5205">
        <w:t xml:space="preserve"> by</w:t>
      </w:r>
      <w:r>
        <w:t xml:space="preserve"> providing alternative ways to represent information for people with </w:t>
      </w:r>
      <w:r w:rsidR="1522E8FF">
        <w:t xml:space="preserve">diverse </w:t>
      </w:r>
      <w:r>
        <w:t xml:space="preserve">sensory </w:t>
      </w:r>
      <w:r w:rsidR="267192B7">
        <w:t xml:space="preserve">needs </w:t>
      </w:r>
      <w:r>
        <w:t>(e.g.</w:t>
      </w:r>
      <w:r w:rsidR="6FC43353">
        <w:t>,</w:t>
      </w:r>
      <w:r>
        <w:t xml:space="preserve"> providing real-time subtitles for people with hearing loss). It also </w:t>
      </w:r>
      <w:r w:rsidRPr="6A31513F">
        <w:rPr>
          <w:rFonts w:ascii="Aptos" w:hAnsi="Aptos" w:eastAsia="Aptos" w:cs="Aptos"/>
        </w:rPr>
        <w:t>opens exciting creative opportunities, for example</w:t>
      </w:r>
      <w:r w:rsidRPr="6A31513F" w:rsidR="5002B425">
        <w:rPr>
          <w:rFonts w:ascii="Aptos" w:hAnsi="Aptos" w:eastAsia="Aptos" w:cs="Aptos"/>
        </w:rPr>
        <w:t>,</w:t>
      </w:r>
      <w:r w:rsidRPr="6A31513F">
        <w:rPr>
          <w:rFonts w:ascii="Aptos" w:hAnsi="Aptos" w:eastAsia="Aptos" w:cs="Aptos"/>
        </w:rPr>
        <w:t xml:space="preserve"> through translating a</w:t>
      </w:r>
      <w:r w:rsidRPr="6A31513F" w:rsidR="4642FFA1">
        <w:rPr>
          <w:rFonts w:ascii="Aptos" w:hAnsi="Aptos" w:eastAsia="Aptos" w:cs="Aptos"/>
        </w:rPr>
        <w:t xml:space="preserve"> performer’s</w:t>
      </w:r>
      <w:r w:rsidRPr="6A31513F">
        <w:rPr>
          <w:rFonts w:ascii="Aptos" w:hAnsi="Aptos" w:eastAsia="Aptos" w:cs="Aptos"/>
        </w:rPr>
        <w:t xml:space="preserve"> </w:t>
      </w:r>
      <w:r w:rsidRPr="6A31513F" w:rsidR="2737A20C">
        <w:rPr>
          <w:rFonts w:ascii="Aptos" w:hAnsi="Aptos" w:eastAsia="Aptos" w:cs="Aptos"/>
        </w:rPr>
        <w:t xml:space="preserve">body </w:t>
      </w:r>
      <w:r w:rsidRPr="6A31513F">
        <w:rPr>
          <w:rFonts w:ascii="Aptos" w:hAnsi="Aptos" w:eastAsia="Aptos" w:cs="Aptos"/>
        </w:rPr>
        <w:t>movements into sound and light</w:t>
      </w:r>
      <w:r w:rsidRPr="3A256A66" w:rsidR="33C8DA4D">
        <w:rPr>
          <w:rFonts w:ascii="Aptos" w:hAnsi="Aptos" w:eastAsia="Aptos" w:cs="Aptos"/>
        </w:rPr>
        <w:t xml:space="preserve">, such as in </w:t>
      </w:r>
      <w:r w:rsidRPr="3A256A66" w:rsidR="33C8DA4D">
        <w:rPr>
          <w:rFonts w:ascii="Aptos" w:hAnsi="Aptos" w:eastAsia="Aptos" w:cs="Aptos"/>
          <w:b/>
          <w:bCs/>
          <w:i/>
          <w:iCs/>
        </w:rPr>
        <w:t>Steady State</w:t>
      </w:r>
      <w:r w:rsidRPr="3A256A66" w:rsidR="33C8DA4D">
        <w:rPr>
          <w:rFonts w:ascii="Aptos" w:hAnsi="Aptos" w:eastAsia="Aptos" w:cs="Aptos"/>
        </w:rPr>
        <w:t xml:space="preserve">. </w:t>
      </w:r>
    </w:p>
    <w:p w:rsidR="00590F37" w:rsidP="008F5654" w:rsidRDefault="722B14FD" w14:paraId="5D6C498E" w14:textId="77777777">
      <w:pPr>
        <w:keepNext/>
        <w:spacing w:before="240" w:after="240"/>
        <w:ind w:left="630"/>
        <w:jc w:val="center"/>
      </w:pPr>
      <w:r>
        <w:rPr>
          <w:noProof/>
        </w:rPr>
        <w:drawing>
          <wp:inline distT="0" distB="0" distL="0" distR="0" wp14:anchorId="014F5374" wp14:editId="4C137F81">
            <wp:extent cx="4017840" cy="2679302"/>
            <wp:effectExtent l="0" t="0" r="2540" b="6985"/>
            <wp:docPr id="1660426487" name="Picture 2" descr="Photograph showing two individuals in a dark room with a large, vivid red and white abstract projection behind them. One person stands holding cables, while the other sits in a chair, creating a dramatic and immersive visual sce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426487" name="Picture 2" descr="Photograph showing two individuals in a dark room with a large, vivid red and white abstract projection behind them. One person stands holding cables, while the other sits in a chair, creating a dramatic and immersive visual scen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017840" cy="2679302"/>
                    </a:xfrm>
                    <a:prstGeom prst="rect">
                      <a:avLst/>
                    </a:prstGeom>
                  </pic:spPr>
                </pic:pic>
              </a:graphicData>
            </a:graphic>
          </wp:inline>
        </w:drawing>
      </w:r>
    </w:p>
    <w:p w:rsidR="75681F26" w:rsidP="73805CC3" w:rsidRDefault="75681F26" w14:paraId="5CE4ECFB" w14:textId="0E1BB250">
      <w:pPr>
        <w:pStyle w:val="Caption"/>
        <w:ind w:left="0"/>
        <w:jc w:val="center"/>
      </w:pPr>
      <w:r>
        <w:t xml:space="preserve">Mid-performance photograph of </w:t>
      </w:r>
      <w:r w:rsidRPr="73805CC3" w:rsidR="00590F37">
        <w:rPr>
          <w:b/>
          <w:i/>
        </w:rPr>
        <w:t>Steady State</w:t>
      </w:r>
      <w:r w:rsidR="00590F37">
        <w:t xml:space="preserve">. </w:t>
      </w:r>
      <w:r w:rsidR="787157D5">
        <w:t>© R</w:t>
      </w:r>
      <w:r w:rsidR="3E9D5335">
        <w:t>.</w:t>
      </w:r>
      <w:r w:rsidR="243FAF9E">
        <w:t xml:space="preserve"> Murphy O’Sullivan, 2024. </w:t>
      </w:r>
    </w:p>
    <w:p w:rsidR="01FFE1D2" w:rsidP="044B0010" w:rsidRDefault="722B14FD" w14:paraId="29404E50" w14:textId="569B4482">
      <w:pPr>
        <w:pStyle w:val="Heading4"/>
        <w:ind w:firstLine="630"/>
        <w:rPr>
          <w:i/>
        </w:rPr>
      </w:pPr>
      <w:bookmarkStart w:name="_Toc1777976162" w:id="165"/>
      <w:r>
        <w:t>Case Study:</w:t>
      </w:r>
      <w:r w:rsidRPr="3C88DE13">
        <w:rPr>
          <w:i/>
        </w:rPr>
        <w:t xml:space="preserve"> Steady State</w:t>
      </w:r>
      <w:bookmarkEnd w:id="165"/>
    </w:p>
    <w:p w:rsidR="00E63700" w:rsidP="006D66B9" w:rsidRDefault="00747727" w14:paraId="30D2FC07" w14:textId="6530A738">
      <w:r>
        <w:t>C</w:t>
      </w:r>
      <w:r w:rsidR="00E31222">
        <w:t>reated by performer</w:t>
      </w:r>
      <w:r w:rsidR="43693314">
        <w:t>-</w:t>
      </w:r>
      <w:r w:rsidR="00E31222">
        <w:t xml:space="preserve">technologist and </w:t>
      </w:r>
      <w:r w:rsidR="417991C7">
        <w:t>r</w:t>
      </w:r>
      <w:r w:rsidR="00E31222">
        <w:t xml:space="preserve">esearch </w:t>
      </w:r>
      <w:r w:rsidR="3A3438CB">
        <w:t>l</w:t>
      </w:r>
      <w:r w:rsidR="00E31222">
        <w:t>ead Zubin Kanga (</w:t>
      </w:r>
      <w:r w:rsidRPr="3C88DE13" w:rsidR="00E31222">
        <w:rPr>
          <w:i/>
        </w:rPr>
        <w:t>Royal Holloway, University of London</w:t>
      </w:r>
      <w:r w:rsidR="00E31222">
        <w:t>), composer Alexander Schubert (</w:t>
      </w:r>
      <w:r w:rsidRPr="3C88DE13" w:rsidR="00E31222">
        <w:rPr>
          <w:i/>
        </w:rPr>
        <w:t>Musikhochschule Hamburg</w:t>
      </w:r>
      <w:r w:rsidR="00E31222">
        <w:t>), brain sensor and neuro</w:t>
      </w:r>
      <w:r w:rsidR="4AD8FA33">
        <w:t>-</w:t>
      </w:r>
      <w:r w:rsidR="00E31222">
        <w:t xml:space="preserve">diagnostics company </w:t>
      </w:r>
      <w:r w:rsidRPr="678DA874" w:rsidR="00E31222">
        <w:rPr>
          <w:i/>
        </w:rPr>
        <w:t>ANT Neuro</w:t>
      </w:r>
      <w:r w:rsidRPr="5C13A47C" w:rsidR="00E31222">
        <w:rPr>
          <w:i/>
        </w:rPr>
        <w:t xml:space="preserve"> </w:t>
      </w:r>
      <w:r w:rsidR="00E31222">
        <w:t xml:space="preserve">(Netherlands/UK/Germany), </w:t>
      </w:r>
      <w:r w:rsidR="1857BA4D">
        <w:t>b</w:t>
      </w:r>
      <w:r w:rsidR="00E31222">
        <w:t>rain-</w:t>
      </w:r>
      <w:r w:rsidR="0CDAD750">
        <w:t>c</w:t>
      </w:r>
      <w:r w:rsidR="00E31222">
        <w:t>omputer</w:t>
      </w:r>
      <w:r w:rsidR="18BC9F99">
        <w:t xml:space="preserve"> i</w:t>
      </w:r>
      <w:r w:rsidR="00E31222">
        <w:t>nteraction engineer Serafeim Perdikis (</w:t>
      </w:r>
      <w:r w:rsidRPr="3C88DE13" w:rsidR="00E31222">
        <w:rPr>
          <w:i/>
        </w:rPr>
        <w:t>University of Essex</w:t>
      </w:r>
      <w:r w:rsidR="00E31222">
        <w:t xml:space="preserve">) and a </w:t>
      </w:r>
      <w:r w:rsidR="300F0B97">
        <w:t xml:space="preserve">wider </w:t>
      </w:r>
      <w:r w:rsidR="00E31222">
        <w:t xml:space="preserve">team of artists, </w:t>
      </w:r>
      <w:r w:rsidRPr="6A31513F">
        <w:rPr>
          <w:b/>
          <w:bCs/>
          <w:i/>
          <w:iCs/>
        </w:rPr>
        <w:t>Steady State</w:t>
      </w:r>
      <w:r>
        <w:t xml:space="preserve"> (2024) r</w:t>
      </w:r>
      <w:r w:rsidR="00E31222">
        <w:t xml:space="preserve">ecasts the recital </w:t>
      </w:r>
      <w:r w:rsidR="036530A9">
        <w:t xml:space="preserve">format </w:t>
      </w:r>
      <w:r w:rsidR="00E31222">
        <w:t xml:space="preserve">as a retro-sci-fi laboratory in which the performer is both subject and instrument. </w:t>
      </w:r>
      <w:r w:rsidRPr="3C88DE13" w:rsidR="1CA4D7FD">
        <w:rPr>
          <w:b/>
          <w:bCs/>
          <w:i/>
          <w:iCs/>
        </w:rPr>
        <w:t>Steady State</w:t>
      </w:r>
      <w:r w:rsidR="1CA4D7FD">
        <w:t xml:space="preserve"> was created as part of </w:t>
      </w:r>
      <w:r w:rsidRPr="3C88DE13" w:rsidR="1CA4D7FD">
        <w:rPr>
          <w:i/>
          <w:iCs/>
        </w:rPr>
        <w:t>Cyborg Soloists</w:t>
      </w:r>
      <w:r w:rsidR="1CA4D7FD">
        <w:t xml:space="preserve">, Zubin Kanga’s </w:t>
      </w:r>
      <w:r w:rsidRPr="3C88DE13" w:rsidR="1CA4D7FD">
        <w:rPr>
          <w:i/>
          <w:iCs/>
        </w:rPr>
        <w:t>UKRI Future Leaders Fellowship</w:t>
      </w:r>
      <w:r w:rsidR="1CA4D7FD">
        <w:t xml:space="preserve"> research project.</w:t>
      </w:r>
    </w:p>
    <w:p w:rsidR="00E63700" w:rsidP="006D66B9" w:rsidRDefault="00E31222" w14:paraId="07BD4FD9" w14:textId="2E59F254">
      <w:r>
        <w:t xml:space="preserve">Wearing an ANT Neuro </w:t>
      </w:r>
      <w:r w:rsidR="00622A2A">
        <w:t xml:space="preserve">Electroencephalography (EEG) </w:t>
      </w:r>
      <w:r>
        <w:t xml:space="preserve">cap, hand-controlled motion sensors and multiple muscle sensors, </w:t>
      </w:r>
      <w:r w:rsidR="65E7A993">
        <w:t xml:space="preserve">the artist Zubin </w:t>
      </w:r>
      <w:r>
        <w:t xml:space="preserve">Kanga streams </w:t>
      </w:r>
      <w:r w:rsidR="43D1384A">
        <w:t>brainwave</w:t>
      </w:r>
      <w:r>
        <w:t xml:space="preserve"> rhythms</w:t>
      </w:r>
      <w:r w:rsidR="793D97F9">
        <w:t xml:space="preserve"> into a custom </w:t>
      </w:r>
      <w:r w:rsidRPr="48B8EDBD" w:rsidR="793D97F9">
        <w:rPr>
          <w:i/>
          <w:iCs/>
        </w:rPr>
        <w:t xml:space="preserve">Max </w:t>
      </w:r>
      <w:r w:rsidR="793D97F9">
        <w:t>system, while</w:t>
      </w:r>
      <w:r>
        <w:t xml:space="preserve"> finger </w:t>
      </w:r>
      <w:r w:rsidR="2E26607F">
        <w:t xml:space="preserve">movements </w:t>
      </w:r>
      <w:r>
        <w:t xml:space="preserve">and torso </w:t>
      </w:r>
      <w:r w:rsidR="7053971A">
        <w:t xml:space="preserve">gestures </w:t>
      </w:r>
      <w:r w:rsidR="793D97F9">
        <w:t xml:space="preserve">are routed to </w:t>
      </w:r>
      <w:r w:rsidRPr="48B8EDBD">
        <w:rPr>
          <w:i/>
          <w:iCs/>
        </w:rPr>
        <w:t xml:space="preserve">TouchDesigner </w:t>
      </w:r>
      <w:r w:rsidR="793D97F9">
        <w:t xml:space="preserve">for </w:t>
      </w:r>
      <w:r w:rsidR="39002400">
        <w:t>real-time</w:t>
      </w:r>
      <w:r w:rsidR="793D97F9">
        <w:t xml:space="preserve"> processing.</w:t>
      </w:r>
      <w:r w:rsidR="7CFD6E52">
        <w:t xml:space="preserve"> This system</w:t>
      </w:r>
      <w:r>
        <w:t xml:space="preserve"> simultaneously moulds and morphs the immersive electronics sounds and sculpts dreamlike holographic projections. Using Steady State Visually Evoked Potential signals</w:t>
      </w:r>
      <w:r w:rsidRPr="48B8EDBD" w:rsidR="550D0CB7">
        <w:rPr>
          <w:i/>
          <w:iCs/>
        </w:rPr>
        <w:t xml:space="preserve"> </w:t>
      </w:r>
      <w:r w:rsidR="550D0CB7">
        <w:t>(a standard brain–computer interface technique)</w:t>
      </w:r>
      <w:r>
        <w:t>, Kanga control</w:t>
      </w:r>
      <w:r w:rsidR="34C7B7DD">
        <w:t>s</w:t>
      </w:r>
      <w:r>
        <w:t xml:space="preserve"> audiovisual patterns </w:t>
      </w:r>
      <w:r w:rsidR="0707B0A1">
        <w:t xml:space="preserve">by focusing on different </w:t>
      </w:r>
      <w:r>
        <w:t>strobing object</w:t>
      </w:r>
      <w:r w:rsidR="3C1DF18E">
        <w:t>s</w:t>
      </w:r>
      <w:r>
        <w:t>,</w:t>
      </w:r>
      <w:del w:author="Woods, Andy" w:date="2026-09-14T09:00:00Z" w16du:dateUtc="2026-09-14T09:00:25Z" w:id="166">
        <w:r>
          <w:delText xml:space="preserve"> facilitating the first ever use of brain sensors to consciously control sound and visuals on stage</w:delText>
        </w:r>
      </w:del>
      <w:ins w:author="Woods, Andy" w:date="2026-09-14T09:00:00Z" w16du:dateUtc="2026-09-14T09:00:25Z" w:id="167">
        <w:r w:rsidR="4A62DEB0">
          <w:t xml:space="preserve"> which the production describes as the first use of this technique to control sound and visuals on stage</w:t>
        </w:r>
      </w:ins>
      <w:r>
        <w:t xml:space="preserve">. </w:t>
      </w:r>
      <w:r w:rsidR="4C046EA8">
        <w:t>F</w:t>
      </w:r>
      <w:r>
        <w:t xml:space="preserve">inger </w:t>
      </w:r>
      <w:r w:rsidR="1D89E8E5">
        <w:t xml:space="preserve">articulations trigger a </w:t>
      </w:r>
      <w:r>
        <w:t>virtual piano</w:t>
      </w:r>
      <w:r w:rsidR="556E65BD">
        <w:t xml:space="preserve"> via motion sensors</w:t>
      </w:r>
      <w:r>
        <w:t xml:space="preserve">, </w:t>
      </w:r>
      <w:r w:rsidR="7431195A">
        <w:t>while</w:t>
      </w:r>
      <w:r>
        <w:t xml:space="preserve"> </w:t>
      </w:r>
      <w:r w:rsidR="00D00578">
        <w:t>Electromyography (</w:t>
      </w:r>
      <w:r>
        <w:t>EMG</w:t>
      </w:r>
      <w:r w:rsidR="00D00578">
        <w:t>)</w:t>
      </w:r>
      <w:r>
        <w:t xml:space="preserve"> sensors </w:t>
      </w:r>
      <w:r w:rsidR="4392FC5D">
        <w:t xml:space="preserve">modulate </w:t>
      </w:r>
      <w:r>
        <w:t xml:space="preserve">the bass electronics. </w:t>
      </w:r>
      <w:r w:rsidR="2A96164A">
        <w:t xml:space="preserve">In </w:t>
      </w:r>
      <w:r>
        <w:t xml:space="preserve">the </w:t>
      </w:r>
      <w:r w:rsidR="6904CF4D">
        <w:t xml:space="preserve">work’s </w:t>
      </w:r>
      <w:r>
        <w:t xml:space="preserve">climax, the performer’s brain and the audiovisual system enter a feedback loop, accelerating to </w:t>
      </w:r>
      <w:r w:rsidR="0B66EEA8">
        <w:t xml:space="preserve">a </w:t>
      </w:r>
      <w:r>
        <w:t xml:space="preserve">hallucinatory and transcendental conclusion. </w:t>
      </w:r>
    </w:p>
    <w:p w:rsidRPr="00C818E1" w:rsidR="00C818E1" w:rsidP="6A31513F" w:rsidRDefault="00C818E1" w14:paraId="7A008214" w14:textId="27FE46A1">
      <w:pPr>
        <w:pStyle w:val="Heading4"/>
        <w:ind w:left="720"/>
      </w:pPr>
      <w:r>
        <w:t xml:space="preserve">Case Study: </w:t>
      </w:r>
      <w:r w:rsidR="3CC1944F">
        <w:t>W</w:t>
      </w:r>
      <w:r w:rsidR="00893E3F">
        <w:t xml:space="preserve">atch-based </w:t>
      </w:r>
      <w:r w:rsidR="002F057E">
        <w:t>haptic navigation</w:t>
      </w:r>
    </w:p>
    <w:p w:rsidR="00C818E1" w:rsidP="6A31513F" w:rsidRDefault="00626F27" w14:paraId="3FEC25AA" w14:textId="03761324">
      <w:hyperlink w:history="1" r:id="rId22">
        <w:r w:rsidRPr="3C88DE13">
          <w:rPr>
            <w:rStyle w:val="Hyperlink"/>
            <w:i/>
          </w:rPr>
          <w:t>Apple Watch</w:t>
        </w:r>
      </w:hyperlink>
      <w:r w:rsidRPr="3C88DE13">
        <w:rPr>
          <w:i/>
        </w:rPr>
        <w:t xml:space="preserve"> </w:t>
      </w:r>
      <w:r w:rsidRPr="6A31513F">
        <w:t xml:space="preserve">uses distinct haptic patterns paired with brief tones to signal left </w:t>
      </w:r>
      <w:r w:rsidRPr="3C88DE13">
        <w:rPr>
          <w:i/>
          <w:iCs/>
        </w:rPr>
        <w:t>v</w:t>
      </w:r>
      <w:r w:rsidRPr="3C88DE13" w:rsidR="067B178D">
        <w:rPr>
          <w:i/>
          <w:iCs/>
        </w:rPr>
        <w:t>ersus</w:t>
      </w:r>
      <w:r w:rsidRPr="3C88DE13">
        <w:rPr>
          <w:i/>
        </w:rPr>
        <w:t xml:space="preserve"> </w:t>
      </w:r>
      <w:r w:rsidRPr="6A31513F">
        <w:t>right</w:t>
      </w:r>
      <w:r w:rsidR="36BA8AF0">
        <w:t>,</w:t>
      </w:r>
      <w:r w:rsidRPr="6A31513F">
        <w:t xml:space="preserve"> turns and arrival, letting people navigate </w:t>
      </w:r>
      <w:r w:rsidRPr="6A31513F" w:rsidR="00276B35">
        <w:t xml:space="preserve">without </w:t>
      </w:r>
      <w:r w:rsidRPr="6A31513F" w:rsidR="007F57E0">
        <w:t>inspecting</w:t>
      </w:r>
      <w:r w:rsidRPr="6A31513F" w:rsidR="00276B35">
        <w:t xml:space="preserve"> a map</w:t>
      </w:r>
      <w:r w:rsidRPr="00C60839">
        <w:rPr>
          <w:bCs/>
          <w:iCs/>
        </w:rPr>
        <w:t xml:space="preserve">. </w:t>
      </w:r>
      <w:r w:rsidRPr="6A31513F" w:rsidR="009A475B">
        <w:t xml:space="preserve">This feature </w:t>
      </w:r>
      <w:r w:rsidRPr="6A31513F" w:rsidR="009A475B">
        <w:t xml:space="preserve">can </w:t>
      </w:r>
      <w:r w:rsidRPr="6A31513F" w:rsidR="00F11413">
        <w:t>now</w:t>
      </w:r>
      <w:r w:rsidRPr="6A31513F" w:rsidR="009A475B">
        <w:t xml:space="preserve"> work </w:t>
      </w:r>
      <w:r w:rsidRPr="6A31513F" w:rsidR="00F11413">
        <w:t xml:space="preserve">when there is no </w:t>
      </w:r>
      <w:r w:rsidRPr="6A31513F" w:rsidR="00A47BE7">
        <w:t>internet</w:t>
      </w:r>
      <w:r w:rsidRPr="6A31513F" w:rsidR="00F11413">
        <w:t xml:space="preserve"> connect</w:t>
      </w:r>
      <w:r w:rsidRPr="6A31513F" w:rsidR="104F2116">
        <w:t>ion</w:t>
      </w:r>
      <w:r w:rsidRPr="00C60839" w:rsidR="00566A94">
        <w:rPr>
          <w:bCs/>
          <w:iCs/>
        </w:rPr>
        <w:t xml:space="preserve">. </w:t>
      </w:r>
      <w:hyperlink w:history="1" r:id="rId23">
        <w:r w:rsidRPr="6A31513F" w:rsidR="00620CB5">
          <w:rPr>
            <w:rStyle w:val="Hyperlink"/>
          </w:rPr>
          <w:t>Similar navigation</w:t>
        </w:r>
      </w:hyperlink>
      <w:r w:rsidRPr="6A31513F" w:rsidR="00620CB5">
        <w:t xml:space="preserve"> is available </w:t>
      </w:r>
      <w:r w:rsidRPr="6A31513F" w:rsidR="00F61D2F">
        <w:t xml:space="preserve">with Google Maps on mobile and Wear OS (see </w:t>
      </w:r>
      <w:r w:rsidR="10CEF03E">
        <w:t>figure below</w:t>
      </w:r>
      <w:r w:rsidR="00B54DF7">
        <w:t>)</w:t>
      </w:r>
      <w:r w:rsidR="00F61D2F">
        <w:t xml:space="preserve">. </w:t>
      </w:r>
    </w:p>
    <w:p w:rsidR="00F61D2F" w:rsidP="006D66B9" w:rsidRDefault="00F61D2F" w14:paraId="2EED601C" w14:textId="77777777"/>
    <w:p w:rsidR="00F61D2F" w:rsidP="3C88DE13" w:rsidRDefault="00F61D2F" w14:paraId="07BB5335" w14:textId="77777777">
      <w:pPr>
        <w:keepNext/>
        <w:jc w:val="center"/>
      </w:pPr>
      <w:r>
        <w:rPr>
          <w:noProof/>
        </w:rPr>
        <w:drawing>
          <wp:inline distT="0" distB="0" distL="0" distR="0" wp14:anchorId="565E2570" wp14:editId="31EA838B">
            <wp:extent cx="3780913" cy="1321851"/>
            <wp:effectExtent l="0" t="0" r="0" b="0"/>
            <wp:docPr id="280288449" name="Picture 1" descr="Diagram comparing Apple Watch Maps and Google Maps on mobile/Wear OS for three navigation commands: turn left, turn right, and destination. Each command is represented by a series of brown dots and dashes, with Apple Watch showing more dots for turn right and a long dash for destination, while Google Maps uses fewer, larger dots and das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288449" name="Picture 1" descr="Diagram comparing Apple Watch Maps and Google Maps on mobile/Wear OS for three navigation commands: turn left, turn right, and destination. Each command is represented by a series of brown dots and dashes, with Apple Watch showing more dots for turn right and a long dash for destination, while Google Maps uses fewer, larger dots and dashes."/>
                    <pic:cNvPicPr/>
                  </pic:nvPicPr>
                  <pic:blipFill>
                    <a:blip r:embed="rId24"/>
                    <a:stretch>
                      <a:fillRect/>
                    </a:stretch>
                  </pic:blipFill>
                  <pic:spPr>
                    <a:xfrm>
                      <a:off x="0" y="0"/>
                      <a:ext cx="3785771" cy="1323550"/>
                    </a:xfrm>
                    <a:prstGeom prst="rect">
                      <a:avLst/>
                    </a:prstGeom>
                  </pic:spPr>
                </pic:pic>
              </a:graphicData>
            </a:graphic>
          </wp:inline>
        </w:drawing>
      </w:r>
    </w:p>
    <w:p w:rsidRPr="00F61D2F" w:rsidR="00F61D2F" w:rsidP="73805CC3" w:rsidRDefault="16820E91" w14:paraId="3E8F8265" w14:textId="1191C0CB">
      <w:pPr>
        <w:pStyle w:val="Caption"/>
      </w:pPr>
      <w:r>
        <w:t>Illustrative haptic navigation patterns across smartwatch platforms</w:t>
      </w:r>
      <w:r w:rsidR="78D58481">
        <w:t xml:space="preserve">. </w:t>
      </w:r>
      <w:r w:rsidR="283A4092">
        <w:t>© A</w:t>
      </w:r>
      <w:r w:rsidR="4C907007">
        <w:t>.</w:t>
      </w:r>
      <w:r w:rsidR="283A4092">
        <w:t xml:space="preserve"> Woods, 2026.</w:t>
      </w:r>
    </w:p>
    <w:p w:rsidR="00C60839" w:rsidP="00C60839" w:rsidRDefault="00C60839" w14:paraId="7CA417D0" w14:textId="60946AF6"/>
    <w:p w:rsidR="01FFE1D2" w:rsidP="044B0010" w:rsidRDefault="0CDBE2E1" w14:paraId="2FA973E9" w14:textId="420BC6A8">
      <w:pPr>
        <w:pStyle w:val="Heading3"/>
      </w:pPr>
      <w:bookmarkStart w:name="_Ref209526585" w:id="168"/>
      <w:bookmarkStart w:name="_Toc1827816192" w:id="169"/>
      <w:r>
        <w:t>Crossmodal illusions</w:t>
      </w:r>
      <w:bookmarkEnd w:id="168"/>
      <w:bookmarkEnd w:id="169"/>
    </w:p>
    <w:p w:rsidR="01FFE1D2" w:rsidP="044B0010" w:rsidRDefault="0CDBE2E1" w14:paraId="51755749" w14:textId="4CEFED43">
      <w:r>
        <w:t xml:space="preserve">The senses can interact </w:t>
      </w:r>
      <w:r w:rsidR="2A45B8DD">
        <w:t>in ways that</w:t>
      </w:r>
      <w:r>
        <w:t xml:space="preserve"> create a range of illusions, </w:t>
      </w:r>
      <w:r w:rsidR="1AE0F9A3">
        <w:t>where</w:t>
      </w:r>
      <w:r>
        <w:t xml:space="preserve"> information </w:t>
      </w:r>
      <w:r w:rsidR="0AF45350">
        <w:t>from</w:t>
      </w:r>
      <w:r>
        <w:t xml:space="preserve"> one sense </w:t>
      </w:r>
      <w:r w:rsidR="301F4AEB">
        <w:t xml:space="preserve">alters how we </w:t>
      </w:r>
      <w:r>
        <w:t>perce</w:t>
      </w:r>
      <w:r w:rsidR="011682E7">
        <w:t>ive</w:t>
      </w:r>
      <w:r>
        <w:t xml:space="preserve"> another.</w:t>
      </w:r>
      <w:r w:rsidR="1C0A9A21">
        <w:t xml:space="preserve"> </w:t>
      </w:r>
      <w:r w:rsidR="3D524BF6">
        <w:t>Some</w:t>
      </w:r>
      <w:r w:rsidR="1C0A9A21">
        <w:t xml:space="preserve"> of these could have interesting creative applications</w:t>
      </w:r>
      <w:r w:rsidR="34F5BF7A">
        <w:t>.</w:t>
      </w:r>
      <w:r w:rsidR="71CC9CCF">
        <w:t xml:space="preserve"> </w:t>
      </w:r>
      <w:r w:rsidR="3A4EC193">
        <w:t>For example:</w:t>
      </w:r>
    </w:p>
    <w:p w:rsidR="01FFE1D2" w:rsidP="00F6457C" w:rsidRDefault="0CDBE2E1" w14:paraId="5E4344AA" w14:textId="19464C7E">
      <w:pPr>
        <w:pStyle w:val="ListParagraph"/>
        <w:numPr>
          <w:ilvl w:val="0"/>
          <w:numId w:val="7"/>
        </w:numPr>
      </w:pPr>
      <w:r w:rsidRPr="5C13A47C">
        <w:rPr>
          <w:b/>
          <w:bCs/>
        </w:rPr>
        <w:t>Anti</w:t>
      </w:r>
      <w:r w:rsidRPr="5C13A47C" w:rsidR="0A31F20C">
        <w:rPr>
          <w:b/>
          <w:bCs/>
        </w:rPr>
        <w:t>-g</w:t>
      </w:r>
      <w:r w:rsidRPr="5C13A47C">
        <w:rPr>
          <w:b/>
          <w:bCs/>
        </w:rPr>
        <w:t>ravity</w:t>
      </w:r>
      <w:r w:rsidRPr="6A31513F">
        <w:rPr>
          <w:b/>
          <w:bCs/>
        </w:rPr>
        <w:t xml:space="preserve"> illusion</w:t>
      </w:r>
      <w:r>
        <w:t xml:space="preserve">: </w:t>
      </w:r>
      <w:r w:rsidR="2EEBDC59">
        <w:t xml:space="preserve">By constructing an environment with a sloped floor but building the walls and props perpendicular to that slope, </w:t>
      </w:r>
      <w:r>
        <w:t>the visual</w:t>
      </w:r>
      <w:r w:rsidR="5FEFEE57">
        <w:t xml:space="preserve"> cues</w:t>
      </w:r>
      <w:r>
        <w:t xml:space="preserve"> </w:t>
      </w:r>
      <w:r w:rsidR="4255612A">
        <w:t xml:space="preserve">convince </w:t>
      </w:r>
      <w:r>
        <w:t xml:space="preserve">people </w:t>
      </w:r>
      <w:r w:rsidR="3641FE70">
        <w:t>that</w:t>
      </w:r>
      <w:r>
        <w:t xml:space="preserve"> they are standing upright </w:t>
      </w:r>
      <w:r w:rsidR="1BE64E22">
        <w:t xml:space="preserve">even </w:t>
      </w:r>
      <w:r>
        <w:t>when they are actually standing at an angle. Other people in the room can then appear to lean at impossibl</w:t>
      </w:r>
      <w:r w:rsidR="0069190E">
        <w:t>e</w:t>
      </w:r>
      <w:r>
        <w:t xml:space="preserve"> angles</w:t>
      </w:r>
      <w:del w:author="Woods, Andy" w:date="2026-09-14T09:01:00Z" w16du:dateUtc="2026-09-14T09:01:52Z" w:id="170">
        <w:r w:rsidR="00017B47">
          <w:delText>, upside down</w:delText>
        </w:r>
      </w:del>
      <w:r w:rsidR="00017B47">
        <w:t xml:space="preserve">, or </w:t>
      </w:r>
      <w:r>
        <w:t>pour liquids uphill</w:t>
      </w:r>
      <w:r w:rsidR="00EA454F">
        <w:t>.</w:t>
      </w:r>
      <w:ins w:author="Woods, Andy" w:date="2026-09-14T09:01:00Z" w16du:dateUtc="2026-09-14T09:01:54Z" w:id="171">
        <w:r w:rsidR="4AC2CA70">
          <w:t xml:space="preserve"> A related trick rotates the entire set by 90° or 180°, fixing furniture to the walls or ceiling, so that photographs show visitors apparently standing on the ceiling</w:t>
        </w:r>
      </w:ins>
      <w:ins w:author="Woods, Andy" w:date="2026-09-14T09:02:00Z" w16du:dateUtc="2026-09-14T09:02:07Z" w:id="172">
        <w:r w:rsidR="4AC2CA70">
          <w:t>.</w:t>
        </w:r>
      </w:ins>
    </w:p>
    <w:p w:rsidR="00685F04" w:rsidP="00685F04" w:rsidRDefault="006B34F9" w14:paraId="7D723B1B" w14:textId="7BA7112B">
      <w:pPr>
        <w:keepNext/>
        <w:jc w:val="center"/>
      </w:pPr>
      <w:r>
        <w:rPr>
          <w:noProof/>
        </w:rPr>
        <w:drawing>
          <wp:inline distT="0" distB="0" distL="0" distR="0" wp14:anchorId="534A977B" wp14:editId="6FCB1151">
            <wp:extent cx="2643253" cy="3777163"/>
            <wp:effectExtent l="0" t="0" r="5080" b="0"/>
            <wp:docPr id="442471039" name="Picture 1" descr="Photograph of two children appearing to hang upside down from a ceiling in a room with black and white vertical striped walls, a white door, and a bench on the floor. The room features a green-lit rectangular ceiling fixture and a small plant on the floor, creating an optical illusion of gravity revers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471039" name="Picture 1" descr="Photograph of two children appearing to hang upside down from a ceiling in a room with black and white vertical striped walls, a white door, and a bench on the floor. The room features a green-lit rectangular ceiling fixture and a small plant on the floor, creating an optical illusion of gravity reversal."/>
                    <pic:cNvPicPr/>
                  </pic:nvPicPr>
                  <pic:blipFill>
                    <a:blip r:embed="rId25"/>
                    <a:stretch>
                      <a:fillRect/>
                    </a:stretch>
                  </pic:blipFill>
                  <pic:spPr>
                    <a:xfrm>
                      <a:off x="0" y="0"/>
                      <a:ext cx="2649835" cy="3786568"/>
                    </a:xfrm>
                    <a:prstGeom prst="rect">
                      <a:avLst/>
                    </a:prstGeom>
                  </pic:spPr>
                </pic:pic>
              </a:graphicData>
            </a:graphic>
          </wp:inline>
        </w:drawing>
      </w:r>
    </w:p>
    <w:p w:rsidR="00590F37" w:rsidP="006D66B9" w:rsidRDefault="00685F04" w14:paraId="553DCB26" w14:textId="04E5FF86">
      <w:pPr>
        <w:pStyle w:val="Caption"/>
      </w:pPr>
      <w:r>
        <w:t xml:space="preserve">The </w:t>
      </w:r>
      <w:r w:rsidRPr="73805CC3">
        <w:rPr>
          <w:b/>
          <w:i/>
        </w:rPr>
        <w:t>Reversed Room</w:t>
      </w:r>
      <w:r w:rsidRPr="73805CC3" w:rsidR="159348D0">
        <w:rPr>
          <w:b/>
          <w:bCs/>
          <w:i/>
          <w:iCs/>
        </w:rPr>
        <w:t xml:space="preserve"> </w:t>
      </w:r>
      <w:r w:rsidRPr="73805CC3" w:rsidR="159348D0">
        <w:t>at</w:t>
      </w:r>
      <w:r>
        <w:t xml:space="preserve"> </w:t>
      </w:r>
      <w:r w:rsidRPr="73805CC3">
        <w:rPr>
          <w:i/>
        </w:rPr>
        <w:t>Illuseum Berlin</w:t>
      </w:r>
      <w:r>
        <w:t>. A rotated set makes visitors appear to stand on the ceiling</w:t>
      </w:r>
      <w:r w:rsidR="3C65FC67">
        <w:t>,</w:t>
      </w:r>
      <w:r>
        <w:t xml:space="preserve"> creating an upside-down gravity effect. Photo: © </w:t>
      </w:r>
      <w:r w:rsidR="3C65FC67">
        <w:t>A</w:t>
      </w:r>
      <w:r w:rsidR="18B8C5E5">
        <w:t>.</w:t>
      </w:r>
      <w:r>
        <w:t xml:space="preserve"> Woods, 2023.</w:t>
      </w:r>
    </w:p>
    <w:p w:rsidR="01FFE1D2" w:rsidP="00F6457C" w:rsidRDefault="0502AB6D" w14:paraId="58225F68" w14:textId="26B6EE84">
      <w:pPr>
        <w:pStyle w:val="ListParagraph"/>
        <w:numPr>
          <w:ilvl w:val="0"/>
          <w:numId w:val="4"/>
        </w:numPr>
      </w:pPr>
      <w:r w:rsidRPr="4198D5AC">
        <w:rPr>
          <w:b/>
          <w:bCs/>
        </w:rPr>
        <w:t xml:space="preserve">Rubber </w:t>
      </w:r>
      <w:r w:rsidRPr="4198D5AC" w:rsidR="74AEB1C7">
        <w:rPr>
          <w:b/>
          <w:bCs/>
        </w:rPr>
        <w:t>H</w:t>
      </w:r>
      <w:r w:rsidRPr="4198D5AC" w:rsidR="7EAE419A">
        <w:rPr>
          <w:b/>
          <w:bCs/>
        </w:rPr>
        <w:t>and</w:t>
      </w:r>
      <w:r w:rsidRPr="4198D5AC">
        <w:rPr>
          <w:b/>
          <w:bCs/>
        </w:rPr>
        <w:t xml:space="preserve"> illusion</w:t>
      </w:r>
      <w:r>
        <w:t xml:space="preserve">: </w:t>
      </w:r>
      <w:r w:rsidR="0F97F5DC">
        <w:t>V</w:t>
      </w:r>
      <w:r w:rsidR="19F2619C">
        <w:t xml:space="preserve">isual and tactile information can be integrated to alter a person’s sense of </w:t>
      </w:r>
      <w:r w:rsidR="3D3DCD08">
        <w:t>body ownership</w:t>
      </w:r>
      <w:r w:rsidR="19F2619C">
        <w:t xml:space="preserve">. In a typical setup, the person’s real hand is hidden from view, while a visible </w:t>
      </w:r>
      <w:r w:rsidR="2A125C37">
        <w:t>fake</w:t>
      </w:r>
      <w:r w:rsidR="0B994073">
        <w:t>, or</w:t>
      </w:r>
      <w:r w:rsidR="3C704E16">
        <w:t xml:space="preserve"> </w:t>
      </w:r>
      <w:r w:rsidRPr="4198D5AC" w:rsidR="1CA4F892">
        <w:rPr>
          <w:i/>
          <w:iCs/>
        </w:rPr>
        <w:t>rubber</w:t>
      </w:r>
      <w:r w:rsidRPr="4198D5AC" w:rsidR="380ED889">
        <w:rPr>
          <w:i/>
          <w:iCs/>
        </w:rPr>
        <w:t xml:space="preserve"> </w:t>
      </w:r>
      <w:r w:rsidR="19F2619C">
        <w:t xml:space="preserve">hand is placed in front of them. When </w:t>
      </w:r>
      <w:r w:rsidR="2FBC9EC0">
        <w:t xml:space="preserve">the (hidden) </w:t>
      </w:r>
      <w:r w:rsidR="19F2619C">
        <w:t xml:space="preserve">real hand and </w:t>
      </w:r>
      <w:r w:rsidR="57EBAF5A">
        <w:t>(</w:t>
      </w:r>
      <w:r w:rsidR="19F2619C">
        <w:t>visible</w:t>
      </w:r>
      <w:r w:rsidR="18AA1714">
        <w:t>)</w:t>
      </w:r>
      <w:r w:rsidR="19F2619C">
        <w:t xml:space="preserve"> </w:t>
      </w:r>
      <w:r w:rsidR="40B7611E">
        <w:t>fake</w:t>
      </w:r>
      <w:r w:rsidR="19F2619C">
        <w:t xml:space="preserve"> hand are stroked </w:t>
      </w:r>
      <w:r w:rsidR="0BCBE67F">
        <w:t>in the same wa</w:t>
      </w:r>
      <w:r w:rsidR="19F2619C">
        <w:t>y</w:t>
      </w:r>
      <w:r w:rsidR="38BC4B62">
        <w:t xml:space="preserve"> at the same time</w:t>
      </w:r>
      <w:r w:rsidR="19F2619C">
        <w:t xml:space="preserve">, </w:t>
      </w:r>
      <w:ins w:author="Woods, Andy" w:date="2026-09-14T09:39:00Z" w16du:dateUtc="2026-09-14T09:39:20Z" w:id="173">
        <w:r w:rsidR="6EB7AAEE">
          <w:t xml:space="preserve">roughly two-thirds to </w:t>
        </w:r>
      </w:ins>
      <w:r w:rsidR="7FF72597">
        <w:t xml:space="preserve">80% of people </w:t>
      </w:r>
      <w:r w:rsidR="7781F5A5">
        <w:t xml:space="preserve">report </w:t>
      </w:r>
      <w:r w:rsidR="3D5E0D11">
        <w:t xml:space="preserve">feeling that </w:t>
      </w:r>
      <w:r w:rsidR="19F2619C">
        <w:t>the rubber hand</w:t>
      </w:r>
      <w:r w:rsidR="550D132C">
        <w:t xml:space="preserve"> is</w:t>
      </w:r>
      <w:r w:rsidR="19F2619C">
        <w:t xml:space="preserve"> </w:t>
      </w:r>
      <w:r w:rsidR="305168B3">
        <w:t>becoming</w:t>
      </w:r>
      <w:r w:rsidR="0C157F75">
        <w:t xml:space="preserve"> </w:t>
      </w:r>
      <w:r w:rsidR="19F2619C">
        <w:t>part of their own body</w:t>
      </w:r>
      <w:sdt>
        <w:sdtPr>
          <w:rPr>
            <w:rFonts w:ascii="Aptos" w:hAnsi="Aptos"/>
            <w:color w:val="000000" w:themeColor="text1"/>
            <w:vertAlign w:val="superscript"/>
          </w:rPr>
          <w:tag w:val="MENDELEY_CITATION_v3_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"/>
          <w:id w:val="667212040"/>
          <w:placeholder>
            <w:docPart w:val="DefaultPlaceholder_-1854013440"/>
          </w:placeholder>
        </w:sdtPr>
        <w:sdtContent>
          <w:r w:rsidRPr="00517457" w:rsidR="00517457">
            <w:rPr>
              <w:rFonts w:ascii="Aptos" w:hAnsi="Aptos" w:eastAsia="Aptos" w:cs="Aptos"/>
              <w:color w:val="000000"/>
              <w:vertAlign w:val="superscript"/>
            </w:rPr>
            <w:t>35</w:t>
          </w:r>
        </w:sdtContent>
      </w:sdt>
      <w:r w:rsidR="19F2619C">
        <w:t xml:space="preserve">. </w:t>
      </w:r>
      <w:r w:rsidR="6ACC892C">
        <w:t xml:space="preserve">Similar principles extend to whole-body illusions in </w:t>
      </w:r>
      <w:r w:rsidR="4F13F230">
        <w:t>VR</w:t>
      </w:r>
      <w:r w:rsidR="6ACC892C">
        <w:t xml:space="preserve">, where synchronous visual and tactile stimulation can induce the compelling experience of inhabiting a virtual </w:t>
      </w:r>
      <w:customXmlInsRangeStart w:author="Woods, Andy" w:date="2026-09-14T12:55:00Z" w:id="174"/>
      <w:sdt>
        <w:sdtPr>
          <w:rPr>
            <w:rFonts w:ascii="Aptos" w:hAnsi="Aptos"/>
            <w:i/>
            <w:iCs/>
            <w:color w:val="000000" w:themeColor="text1"/>
            <w:vertAlign w:val="superscript"/>
          </w:rPr>
          <w:tag w:val="MENDELEY_CITATION_v3_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"/>
          <w:id w:val="1250831683"/>
          <w:placeholder>
            <w:docPart w:val="7809ED4E48604CC4A9FA178BCC9A3011"/>
          </w:placeholder>
        </w:sdtPr>
        <w:sdtContent>
          <w:customXmlInsRangeEnd w:id="174"/>
          <w:r w:rsidRPr="00517457" w:rsidR="00517457">
            <w:rPr>
              <w:rFonts w:ascii="Aptos" w:hAnsi="Aptos"/>
              <w:i/>
              <w:iCs/>
              <w:color w:val="000000"/>
              <w:vertAlign w:val="superscript"/>
            </w:rPr>
            <w:t>36</w:t>
          </w:r>
          <w:customXmlInsRangeStart w:author="Woods, Andy" w:date="2026-09-14T12:55:00Z" w:id="175"/>
        </w:sdtContent>
      </w:sdt>
      <w:customXmlInsRangeEnd w:id="175"/>
      <w:r w:rsidR="6ACC892C">
        <w:t>avata</w:t>
      </w:r>
      <w:r w:rsidR="00DC2116">
        <w:t>r</w:t>
      </w:r>
      <w:ins w:author="Levstek, Marusa" w:date="2026-09-25T16:35:00Z" w16du:dateUtc="2026-09-25T16:35:52Z" w:id="176">
        <w:r w:rsidR="6E803FA9">
          <w:t>.</w:t>
        </w:r>
      </w:ins>
      <w:sdt>
        <w:sdtPr>
          <w:rPr>
            <w:rFonts w:ascii="Aptos" w:hAnsi="Aptos"/>
            <w:color w:val="000000" w:themeColor="text1"/>
            <w:vertAlign w:val="superscript"/>
          </w:rPr>
          <w:tag w:val="MENDELEY_CITATION_v3_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"/>
          <w:id w:val="1003932866"/>
          <w:placeholder>
            <w:docPart w:val="1DF1CE28077E4F359AE0755A3605103F"/>
          </w:placeholder>
        </w:sdtPr>
        <w:sdtContent>
          <w:r w:rsidRPr="00517457" w:rsidR="00517457">
            <w:rPr>
              <w:rFonts w:ascii="Aptos" w:hAnsi="Aptos"/>
              <w:color w:val="000000"/>
              <w:vertAlign w:val="superscript"/>
            </w:rPr>
            <w:t>37</w:t>
          </w:r>
        </w:sdtContent>
      </w:sdt>
      <w:ins w:author="Woods, Andy" w:date="2026-08-24T11:59:00Z" w16du:dateUtc="2026-08-24T10:59:00Z" w:id="177">
        <w:r w:rsidR="009A644D">
          <w:t xml:space="preserve"> </w:t>
        </w:r>
      </w:ins>
      <w:r w:rsidR="3E3A18A5">
        <w:t>.</w:t>
      </w:r>
      <w:del w:author="Woods, Andy" w:date="2026-08-24T11:59:00Z" w16du:dateUtc="2026-08-24T10:59:00Z" w:id="178">
        <w:r w:rsidDel="23DB8814">
          <w:delText xml:space="preserve"> </w:delText>
        </w:r>
      </w:del>
    </w:p>
    <w:p w:rsidR="01FFE1D2" w:rsidP="044B0010" w:rsidRDefault="01FFE1D2" w14:paraId="71F77DFC" w14:textId="54172841">
      <w:pPr>
        <w:pStyle w:val="ListParagraph"/>
      </w:pPr>
    </w:p>
    <w:p w:rsidR="01FFE1D2" w:rsidP="00F6457C" w:rsidRDefault="38E37148" w14:paraId="4E0C25BD" w14:textId="10CCBA24">
      <w:pPr>
        <w:pStyle w:val="ListParagraph"/>
        <w:numPr>
          <w:ilvl w:val="0"/>
          <w:numId w:val="4"/>
        </w:numPr>
      </w:pPr>
      <w:r w:rsidRPr="6E405759">
        <w:rPr>
          <w:b/>
          <w:bCs/>
        </w:rPr>
        <w:t>Parchment</w:t>
      </w:r>
      <w:r w:rsidRPr="6E405759" w:rsidR="47B54A7F">
        <w:rPr>
          <w:b/>
          <w:bCs/>
        </w:rPr>
        <w:t>-</w:t>
      </w:r>
      <w:r w:rsidRPr="6E405759">
        <w:rPr>
          <w:b/>
          <w:bCs/>
        </w:rPr>
        <w:t xml:space="preserve">skin illusion: </w:t>
      </w:r>
      <w:r>
        <w:t>This</w:t>
      </w:r>
      <w:r w:rsidR="53DAFAD8">
        <w:t xml:space="preserve"> </w:t>
      </w:r>
      <w:r>
        <w:t xml:space="preserve">illustrates </w:t>
      </w:r>
      <w:r w:rsidR="4CBDFE3F">
        <w:t xml:space="preserve">how </w:t>
      </w:r>
      <w:r>
        <w:t xml:space="preserve">auditory information </w:t>
      </w:r>
      <w:r w:rsidR="41F3C760">
        <w:t xml:space="preserve">can </w:t>
      </w:r>
      <w:r w:rsidR="552C0BE4">
        <w:t>influenc</w:t>
      </w:r>
      <w:r w:rsidR="7F2620A8">
        <w:t>e</w:t>
      </w:r>
      <w:r w:rsidR="552C0BE4">
        <w:t xml:space="preserve"> tactile experience</w:t>
      </w:r>
      <w:r>
        <w:t>.</w:t>
      </w:r>
      <w:r w:rsidR="35BB7DE0">
        <w:t xml:space="preserve"> </w:t>
      </w:r>
      <w:r w:rsidR="13232927">
        <w:t xml:space="preserve">People </w:t>
      </w:r>
      <w:r w:rsidR="2F09C05E">
        <w:t xml:space="preserve">rub their hands together in front of a microphone which plays back the </w:t>
      </w:r>
      <w:r w:rsidR="6336CDBC">
        <w:t xml:space="preserve">resulting </w:t>
      </w:r>
      <w:r w:rsidR="2F09C05E">
        <w:t xml:space="preserve">sounds </w:t>
      </w:r>
      <w:r w:rsidR="516A2F5C">
        <w:t>over headphones</w:t>
      </w:r>
      <w:r w:rsidR="1C8DC959">
        <w:t xml:space="preserve"> with minimal delay</w:t>
      </w:r>
      <w:r w:rsidR="516A2F5C">
        <w:t xml:space="preserve">. When </w:t>
      </w:r>
      <w:r w:rsidR="420DA8B8">
        <w:t xml:space="preserve">the </w:t>
      </w:r>
      <w:r w:rsidR="516A2F5C">
        <w:t xml:space="preserve">high frequency components </w:t>
      </w:r>
      <w:r w:rsidR="0F31DC12">
        <w:t xml:space="preserve">of the audio </w:t>
      </w:r>
      <w:r w:rsidR="35D3F862">
        <w:t xml:space="preserve">are </w:t>
      </w:r>
      <w:r w:rsidR="516A2F5C">
        <w:t xml:space="preserve">boosted, people </w:t>
      </w:r>
      <w:r w:rsidR="45749766">
        <w:t>typically perceive their skin as feeling drier or rougher</w:t>
      </w:r>
      <w:r w:rsidR="7E4614F0">
        <w:t xml:space="preserve">, like </w:t>
      </w:r>
      <w:r w:rsidRPr="6E405759" w:rsidR="7E4614F0">
        <w:rPr>
          <w:i/>
          <w:iCs/>
        </w:rPr>
        <w:t>parchment</w:t>
      </w:r>
      <w:customXmlInsRangeStart w:author="Woods, Andy" w:date="2026-09-14T12:55:00Z" w:id="179"/>
      <w:sdt>
        <w:sdtPr>
          <w:rPr>
            <w:rFonts w:ascii="Aptos" w:hAnsi="Aptos"/>
            <w:color w:val="000000" w:themeColor="text1"/>
            <w:vertAlign w:val="superscript"/>
          </w:rPr>
          <w:tag w:val="MENDELEY_CITATION_v3_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"/>
          <w:id w:val="443703320"/>
          <w:placeholder>
            <w:docPart w:val="BEC4C6D3E8ED4FBABFAE2F147B2DA947"/>
          </w:placeholder>
        </w:sdtPr>
        <w:sdtContent>
          <w:customXmlInsRangeEnd w:id="179"/>
          <w:r w:rsidRPr="00517457" w:rsidR="00517457">
            <w:rPr>
              <w:rFonts w:ascii="Aptos" w:hAnsi="Aptos"/>
              <w:color w:val="000000"/>
              <w:vertAlign w:val="superscript"/>
            </w:rPr>
            <w:t>37</w:t>
          </w:r>
          <w:customXmlInsRangeStart w:author="Woods, Andy" w:date="2026-09-14T12:55:00Z" w:id="180"/>
        </w:sdtContent>
      </w:sdt>
      <w:customXmlInsRangeEnd w:id="180"/>
      <w:customXmlDelRangeStart w:author="Woods, Andy" w:date="2026-09-14T12:55:00Z" w:id="181"/>
      <w:sdt>
        <w:sdtPr>
          <w:rPr>
            <w:rFonts w:ascii="Aptos" w:hAnsi="Aptos"/>
            <w:i/>
            <w:iCs/>
            <w:color w:val="000000" w:themeColor="text1"/>
            <w:vertAlign w:val="superscript"/>
          </w:rPr>
          <w:tag w:val="MENDELEY_CITATION_v3_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"/>
          <w:id w:val="-305163397"/>
          <w:placeholder>
            <w:docPart w:val="69A7485D564745D285DAD63C0D4EA398"/>
          </w:placeholder>
        </w:sdtPr>
        <w:sdtEndPr>
          <w:rPr>
            <w:iCs w:val="0"/>
          </w:rPr>
        </w:sdtEndPr>
        <w:sdtContent>
          <w:customXmlDelRangeEnd w:id="181"/>
          <w:r w:rsidRPr="00517457" w:rsidR="00517457">
            <w:rPr>
              <w:rFonts w:ascii="Aptos" w:hAnsi="Aptos" w:eastAsia="Aptos" w:cs="Aptos"/>
              <w:i/>
              <w:color w:val="000000"/>
              <w:vertAlign w:val="superscript"/>
            </w:rPr>
            <w:t>36</w:t>
          </w:r>
          <w:customXmlDelRangeStart w:author="Woods, Andy" w:date="2026-09-14T12:55:00Z" w:id="182"/>
        </w:sdtContent>
      </w:sdt>
      <w:customXmlDelRangeEnd w:id="182"/>
      <w:r w:rsidR="45749766">
        <w:t xml:space="preserve">. </w:t>
      </w:r>
    </w:p>
    <w:p w:rsidRPr="00276950" w:rsidR="00276950" w:rsidP="00276950" w:rsidRDefault="00276950" w14:paraId="428CDD9B" w14:textId="77777777">
      <w:pPr>
        <w:pStyle w:val="ListParagraph"/>
      </w:pPr>
    </w:p>
    <w:p w:rsidR="01FFE1D2" w:rsidP="00F6457C" w:rsidRDefault="7095BDB4" w14:paraId="57DE4F3C" w14:textId="0139B7FE">
      <w:pPr>
        <w:pStyle w:val="ListParagraph"/>
        <w:numPr>
          <w:ilvl w:val="0"/>
          <w:numId w:val="4"/>
        </w:numPr>
      </w:pPr>
      <w:r w:rsidRPr="6E405759">
        <w:rPr>
          <w:b/>
          <w:bCs/>
        </w:rPr>
        <w:t>Size–weight illusion</w:t>
      </w:r>
      <w:r>
        <w:t>:</w:t>
      </w:r>
      <w:r w:rsidRPr="6E405759">
        <w:rPr>
          <w:b/>
          <w:bCs/>
        </w:rPr>
        <w:t xml:space="preserve"> </w:t>
      </w:r>
      <w:r>
        <w:t>The size of an object can affect how heavy it feels</w:t>
      </w:r>
      <w:r w:rsidR="4288AFD7">
        <w:t>:</w:t>
      </w:r>
      <w:r>
        <w:t xml:space="preserve"> smaller objects often seem heavier than larger ones of the same weight. This is because we expect the larger object to weigh more than the smaller one, so when they weigh the same, the contrast with our expectation makes the smaller one feel </w:t>
      </w:r>
      <w:r>
        <w:t xml:space="preserve">relatively heavier. </w:t>
      </w:r>
      <w:ins w:author="Woods, Andy" w:date="2026-09-14T09:58:00Z" w16du:dateUtc="2026-09-14T09:58:53Z" w:id="183">
        <w:r w:rsidR="4434F5C7">
          <w:t>The full story is debated, however, since the illusion persists even after people have learned what the</w:t>
        </w:r>
      </w:ins>
      <w:ins w:author="Woods, Andy" w:date="2026-09-14T09:59:00Z" w16du:dateUtc="2026-09-14T09:59:00Z" w:id="184">
        <w:r w:rsidR="4434F5C7">
          <w:t xml:space="preserve"> </w:t>
        </w:r>
      </w:ins>
      <w:ins w:author="Woods, Andy" w:date="2026-09-14T09:58:00Z" w16du:dateUtc="2026-09-14T09:58:53Z" w:id="185">
        <w:r w:rsidR="4434F5C7">
          <w:t>objects really weigh.</w:t>
        </w:r>
      </w:ins>
    </w:p>
    <w:p w:rsidR="01FFE1D2" w:rsidP="044B0010" w:rsidRDefault="2220AA00" w14:paraId="53B1DDF4" w14:textId="7C1D74F7">
      <w:pPr>
        <w:pStyle w:val="Heading3"/>
      </w:pPr>
      <w:bookmarkStart w:name="_Toc1455321424" w:id="186"/>
      <w:r>
        <w:t>Crossmodal correspondences</w:t>
      </w:r>
      <w:bookmarkEnd w:id="186"/>
    </w:p>
    <w:p w:rsidR="48AE4F03" w:rsidP="044B0010" w:rsidRDefault="58128F59" w14:paraId="09EA6D82" w14:textId="495BE848">
      <w:pPr>
        <w:rPr>
          <w:rFonts w:ascii="Aptos" w:hAnsi="Aptos" w:eastAsia="Aptos" w:cs="Aptos"/>
        </w:rPr>
      </w:pPr>
      <w:r w:rsidRPr="4E87E5E5">
        <w:rPr>
          <w:rFonts w:ascii="Aptos" w:hAnsi="Aptos" w:eastAsia="Aptos" w:cs="Aptos"/>
        </w:rPr>
        <w:t xml:space="preserve">Our brains </w:t>
      </w:r>
      <w:r w:rsidRPr="693A94D7" w:rsidR="478B44CA">
        <w:rPr>
          <w:rFonts w:ascii="Aptos" w:hAnsi="Aptos" w:eastAsia="Aptos" w:cs="Aptos"/>
        </w:rPr>
        <w:t>tend to</w:t>
      </w:r>
      <w:r w:rsidRPr="4E87E5E5">
        <w:rPr>
          <w:rFonts w:ascii="Aptos" w:hAnsi="Aptos" w:eastAsia="Aptos" w:cs="Aptos"/>
        </w:rPr>
        <w:t xml:space="preserve"> link sensory features across the different senses, creating correspondences</w:t>
      </w:r>
      <w:ins w:author="Levstek, Marusa" w:date="2026-09-25T16:36:00Z" w16du:dateUtc="2026-09-25T16:36:02Z" w:id="187">
        <w:r w:rsidRPr="4198D5AC" w:rsidR="64C2DF4D">
          <w:rPr>
            <w:rFonts w:ascii="Aptos" w:hAnsi="Aptos" w:eastAsia="Aptos" w:cs="Aptos"/>
          </w:rPr>
          <w:t xml:space="preserve"> </w:t>
        </w:r>
      </w:ins>
      <w:sdt>
        <w:sdtPr>
          <w:rPr>
            <w:rFonts w:ascii="Aptos" w:hAnsi="Aptos" w:eastAsia="Aptos" w:cs="Aptos"/>
            <w:color w:val="000000"/>
            <w:vertAlign w:val="superscript"/>
          </w:rPr>
          <w:tag w:val="MENDELEY_CITATION_v3_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"/>
          <w:id w:val="1134194302"/>
          <w:placeholder>
            <w:docPart w:val="DefaultPlaceholder_-1854013440"/>
          </w:placeholder>
        </w:sdtPr>
        <w:sdtEndPr>
          <w:rPr>
            <w:color w:val="000000" w:themeColor="text1"/>
          </w:rPr>
        </w:sdtEndPr>
        <w:sdtContent>
          <w:r w:rsidRPr="00517457" w:rsidR="00517457">
            <w:rPr>
              <w:rFonts w:ascii="Aptos" w:hAnsi="Aptos" w:eastAsia="Aptos" w:cs="Aptos"/>
              <w:color w:val="000000"/>
              <w:vertAlign w:val="superscript"/>
            </w:rPr>
            <w:t>38</w:t>
          </w:r>
        </w:sdtContent>
      </w:sdt>
      <w:r w:rsidRPr="4198D5AC">
        <w:rPr>
          <w:rFonts w:ascii="Aptos" w:hAnsi="Aptos" w:eastAsia="Aptos" w:cs="Aptos"/>
        </w:rPr>
        <w:t xml:space="preserve"> that shape how we perceive the world. For instance, people from across many cultures have been shown to pair the sound </w:t>
      </w:r>
      <w:r w:rsidRPr="4198D5AC">
        <w:rPr>
          <w:rFonts w:ascii="Aptos" w:hAnsi="Aptos" w:eastAsia="Aptos" w:cs="Aptos"/>
          <w:i/>
          <w:iCs/>
        </w:rPr>
        <w:t xml:space="preserve">kiki </w:t>
      </w:r>
      <w:r w:rsidRPr="4198D5AC">
        <w:rPr>
          <w:rFonts w:ascii="Aptos" w:hAnsi="Aptos" w:eastAsia="Aptos" w:cs="Aptos"/>
        </w:rPr>
        <w:t xml:space="preserve">with a spiky, more angular shape and the sound </w:t>
      </w:r>
      <w:r w:rsidRPr="4198D5AC">
        <w:rPr>
          <w:rFonts w:ascii="Aptos" w:hAnsi="Aptos" w:eastAsia="Aptos" w:cs="Aptos"/>
          <w:i/>
          <w:iCs/>
        </w:rPr>
        <w:t xml:space="preserve">bouba </w:t>
      </w:r>
      <w:r w:rsidRPr="4198D5AC">
        <w:rPr>
          <w:rFonts w:ascii="Aptos" w:hAnsi="Aptos" w:eastAsia="Aptos" w:cs="Aptos"/>
        </w:rPr>
        <w:t>with a more rounded shape, demonstrating correspondences between certain speech sounds and particular visual patterns</w:t>
      </w:r>
      <w:ins w:author="Levstek, Marusa" w:date="2026-09-25T16:36:00Z" w16du:dateUtc="2026-09-25T16:36:00Z" w:id="188">
        <w:r w:rsidRPr="4198D5AC" w:rsidR="090E0D3E">
          <w:rPr>
            <w:rFonts w:ascii="Aptos" w:hAnsi="Aptos" w:eastAsia="Aptos" w:cs="Aptos"/>
          </w:rPr>
          <w:t xml:space="preserve"> </w:t>
        </w:r>
      </w:ins>
      <w:sdt>
        <w:sdtPr>
          <w:rPr>
            <w:rFonts w:ascii="Aptos" w:hAnsi="Aptos" w:eastAsia="Aptos" w:cs="Aptos"/>
            <w:color w:val="000000"/>
            <w:vertAlign w:val="superscript"/>
          </w:rPr>
          <w:tag w:val="MENDELEY_CITATION_v3_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"/>
          <w:id w:val="297119758"/>
          <w:placeholder>
            <w:docPart w:val="DefaultPlaceholder_-1854013440"/>
          </w:placeholder>
        </w:sdtPr>
        <w:sdtEndPr>
          <w:rPr>
            <w:color w:val="000000" w:themeColor="text1"/>
          </w:rPr>
        </w:sdtEndPr>
        <w:sdtContent>
          <w:r w:rsidRPr="00517457" w:rsidR="00517457">
            <w:rPr>
              <w:rFonts w:ascii="Aptos" w:hAnsi="Aptos" w:eastAsia="Aptos" w:cs="Aptos"/>
              <w:color w:val="000000"/>
              <w:vertAlign w:val="superscript"/>
            </w:rPr>
            <w:t>39</w:t>
          </w:r>
        </w:sdtContent>
      </w:sdt>
      <w:r w:rsidRPr="4198D5AC">
        <w:rPr>
          <w:rFonts w:ascii="Aptos" w:hAnsi="Aptos" w:eastAsia="Aptos" w:cs="Aptos"/>
          <w:color w:val="000000" w:themeColor="text1"/>
          <w:vertAlign w:val="superscript"/>
        </w:rPr>
        <w:t xml:space="preserve"> </w:t>
      </w:r>
      <w:r w:rsidRPr="4198D5AC">
        <w:rPr>
          <w:rFonts w:ascii="Aptos" w:hAnsi="Aptos" w:eastAsia="Aptos" w:cs="Aptos"/>
        </w:rPr>
        <w:t xml:space="preserve">(see </w:t>
      </w:r>
      <w:del w:author="Woods, Andy" w:date="2026-09-15T07:55:00Z" w16du:dateUtc="2026-09-15T06:55:00Z" w:id="189">
        <w:r w:rsidRPr="4198D5AC">
          <w:rPr>
            <w:rFonts w:ascii="Aptos" w:hAnsi="Aptos" w:eastAsia="Aptos" w:cs="Aptos"/>
          </w:rPr>
          <w:fldChar w:fldCharType="begin"/>
        </w:r>
        <w:r w:rsidRPr="4198D5AC">
          <w:rPr>
            <w:rFonts w:ascii="Aptos" w:hAnsi="Aptos" w:eastAsia="Aptos" w:cs="Aptos"/>
          </w:rPr>
          <w:delInstrText xml:space="preserve"> REF _Ref205972686 \h </w:delInstrText>
        </w:r>
        <w:r w:rsidRPr="4198D5AC">
          <w:rPr>
            <w:rFonts w:ascii="Aptos" w:hAnsi="Aptos" w:eastAsia="Aptos" w:cs="Aptos"/>
          </w:rPr>
        </w:r>
        <w:r w:rsidRPr="4198D5AC">
          <w:rPr>
            <w:rFonts w:ascii="Aptos" w:hAnsi="Aptos" w:eastAsia="Aptos" w:cs="Aptos"/>
          </w:rPr>
          <w:fldChar w:fldCharType="separate"/>
        </w:r>
        <w:r w:rsidDel="5360FA75">
          <w:delText xml:space="preserve">Figure </w:delText>
        </w:r>
        <w:r w:rsidRPr="4198D5AC" w:rsidDel="5360FA75">
          <w:rPr>
            <w:noProof/>
          </w:rPr>
          <w:delText>3</w:delText>
        </w:r>
        <w:r w:rsidRPr="4198D5AC">
          <w:rPr>
            <w:rFonts w:ascii="Aptos" w:hAnsi="Aptos" w:eastAsia="Aptos" w:cs="Aptos"/>
          </w:rPr>
          <w:fldChar w:fldCharType="end"/>
        </w:r>
      </w:del>
      <w:ins w:author="Woods, Andy" w:date="2026-09-15T07:55:00Z" w16du:dateUtc="2026-09-15T06:55:00Z" w:id="190">
        <w:r w:rsidRPr="4198D5AC" w:rsidR="008A08DB">
          <w:rPr>
            <w:rFonts w:ascii="Aptos" w:hAnsi="Aptos" w:eastAsia="Aptos" w:cs="Aptos"/>
          </w:rPr>
          <w:t xml:space="preserve">the </w:t>
        </w:r>
      </w:ins>
      <w:ins w:author="Woods, Andy" w:date="2026-09-15T07:59:00Z" w16du:dateUtc="2026-09-15T06:59:00Z" w:id="191">
        <w:r w:rsidRPr="4198D5AC" w:rsidR="00CF2C4F">
          <w:rPr>
            <w:rFonts w:ascii="Aptos" w:hAnsi="Aptos" w:eastAsia="Aptos" w:cs="Aptos"/>
          </w:rPr>
          <w:t>f</w:t>
        </w:r>
      </w:ins>
      <w:ins w:author="Woods, Andy" w:date="2026-09-15T07:55:00Z" w16du:dateUtc="2026-09-15T06:55:00Z" w:id="192">
        <w:r w:rsidRPr="4198D5AC" w:rsidR="008A08DB">
          <w:rPr>
            <w:rFonts w:ascii="Aptos" w:hAnsi="Aptos" w:eastAsia="Aptos" w:cs="Aptos"/>
          </w:rPr>
          <w:t>igure below</w:t>
        </w:r>
      </w:ins>
      <w:r w:rsidRPr="4198D5AC">
        <w:rPr>
          <w:rFonts w:ascii="Aptos" w:hAnsi="Aptos" w:eastAsia="Aptos" w:cs="Aptos"/>
        </w:rPr>
        <w:t>).</w:t>
      </w:r>
    </w:p>
    <w:p w:rsidR="00D15ADA" w:rsidP="008F5654" w:rsidRDefault="001C0C20" w14:paraId="4121E790" w14:textId="77777777">
      <w:pPr>
        <w:keepNext/>
        <w:spacing w:before="240" w:after="240"/>
        <w:jc w:val="center"/>
      </w:pPr>
      <w:r>
        <w:rPr>
          <w:noProof/>
        </w:rPr>
        <w:drawing>
          <wp:inline distT="0" distB="0" distL="0" distR="0" wp14:anchorId="6104C914" wp14:editId="016B54C9">
            <wp:extent cx="2753474" cy="1404271"/>
            <wp:effectExtent l="0" t="0" r="0" b="0"/>
            <wp:docPr id="658831638" name="Graphic 1" descr="Two simple abstract shapes side by side: a sharp, angular tiki-like shape on the left and a rounded, soft bouba-like shape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31638" name="Graphic 1" descr="Two simple abstract shapes side by side: a sharp, angular tiki-like shape on the left and a rounded, soft bouba-like shape on the right."/>
                    <pic:cNvPicPr/>
                  </pic:nvPicPr>
                  <pic:blipFill>
                    <a:blip r:embed="rId26">
                      <a:extLst>
                        <a:ext uri="{96DAC541-7B7A-43D3-8B79-37D633B846F1}">
                          <asvg:svgBlip xmlns:asvg="http://schemas.microsoft.com/office/drawing/2016/SVG/main" r:embed="rId27"/>
                        </a:ext>
                      </a:extLst>
                    </a:blip>
                    <a:stretch>
                      <a:fillRect/>
                    </a:stretch>
                  </pic:blipFill>
                  <pic:spPr>
                    <a:xfrm>
                      <a:off x="0" y="0"/>
                      <a:ext cx="2753474" cy="1404271"/>
                    </a:xfrm>
                    <a:prstGeom prst="rect">
                      <a:avLst/>
                    </a:prstGeom>
                  </pic:spPr>
                </pic:pic>
              </a:graphicData>
            </a:graphic>
          </wp:inline>
        </w:drawing>
      </w:r>
    </w:p>
    <w:p w:rsidR="00115DB4" w:rsidP="00115DB4" w:rsidRDefault="3CC29257" w14:paraId="1CCADE95" w14:textId="74C2D770">
      <w:pPr>
        <w:pStyle w:val="Caption"/>
      </w:pPr>
      <w:r>
        <w:t>T</w:t>
      </w:r>
      <w:r w:rsidR="00115DB4">
        <w:t xml:space="preserve">he </w:t>
      </w:r>
      <w:r w:rsidRPr="73805CC3" w:rsidR="00115DB4">
        <w:rPr>
          <w:b/>
          <w:i/>
        </w:rPr>
        <w:t>Bouba–Kiki</w:t>
      </w:r>
      <w:r w:rsidR="00115DB4">
        <w:t xml:space="preserve"> </w:t>
      </w:r>
      <w:r w:rsidRPr="73805CC3" w:rsidR="00115DB4">
        <w:rPr>
          <w:b/>
          <w:i/>
        </w:rPr>
        <w:t>effect</w:t>
      </w:r>
      <w:r w:rsidR="7FCFE1D1">
        <w:t>: o</w:t>
      </w:r>
      <w:r w:rsidR="00115DB4">
        <w:t>bservers overwhelmingly match smooth shapes with soft-sounding pseudoword</w:t>
      </w:r>
      <w:r w:rsidR="089982EB">
        <w:t>s</w:t>
      </w:r>
      <w:r w:rsidR="00115DB4">
        <w:t xml:space="preserve"> </w:t>
      </w:r>
      <w:r w:rsidR="2D38D4EA">
        <w:t xml:space="preserve">such as </w:t>
      </w:r>
      <w:r w:rsidRPr="73805CC3" w:rsidR="585BAA60">
        <w:rPr>
          <w:i/>
          <w:iCs/>
        </w:rPr>
        <w:t>bouba</w:t>
      </w:r>
      <w:r w:rsidRPr="73805CC3" w:rsidR="00115DB4">
        <w:rPr>
          <w:i/>
        </w:rPr>
        <w:t xml:space="preserve"> </w:t>
      </w:r>
      <w:r w:rsidR="3074D734">
        <w:t>or</w:t>
      </w:r>
      <w:r w:rsidR="426CCCD8">
        <w:t xml:space="preserve"> </w:t>
      </w:r>
      <w:r w:rsidRPr="73805CC3" w:rsidR="74BEBF92">
        <w:rPr>
          <w:i/>
          <w:iCs/>
        </w:rPr>
        <w:t>maluma</w:t>
      </w:r>
      <w:r w:rsidR="426CCCD8">
        <w:t xml:space="preserve">, and </w:t>
      </w:r>
      <w:r w:rsidR="00115DB4">
        <w:t>spiky shapes with sharp-sounding pseudoword</w:t>
      </w:r>
      <w:r w:rsidR="1A886533">
        <w:t>s</w:t>
      </w:r>
      <w:r w:rsidR="00115DB4">
        <w:t xml:space="preserve"> </w:t>
      </w:r>
      <w:r w:rsidR="1121549C">
        <w:t xml:space="preserve">such as </w:t>
      </w:r>
      <w:r w:rsidRPr="73805CC3" w:rsidR="585BAA60">
        <w:rPr>
          <w:i/>
          <w:iCs/>
        </w:rPr>
        <w:t>kiki</w:t>
      </w:r>
      <w:r w:rsidRPr="73805CC3" w:rsidR="42F22A4A">
        <w:rPr>
          <w:i/>
        </w:rPr>
        <w:t xml:space="preserve"> </w:t>
      </w:r>
      <w:r w:rsidR="42F22A4A">
        <w:t xml:space="preserve">and </w:t>
      </w:r>
      <w:r w:rsidRPr="73805CC3" w:rsidR="76EB0942">
        <w:rPr>
          <w:i/>
          <w:iCs/>
        </w:rPr>
        <w:t>takete</w:t>
      </w:r>
      <w:r w:rsidR="585BAA60">
        <w:t>.</w:t>
      </w:r>
      <w:r w:rsidR="4E182176">
        <w:t xml:space="preserve"> A.</w:t>
      </w:r>
      <w:r w:rsidR="30F8CC90">
        <w:t xml:space="preserve"> </w:t>
      </w:r>
      <w:r w:rsidR="001F5B52">
        <w:t>Dunn</w:t>
      </w:r>
      <w:r w:rsidR="25E33A25">
        <w:t>/</w:t>
      </w:r>
      <w:r w:rsidR="001F5B52">
        <w:t>Wikimedia Commons</w:t>
      </w:r>
      <w:r w:rsidR="25E33A25">
        <w:t>,</w:t>
      </w:r>
      <w:r w:rsidR="001F5B52">
        <w:t xml:space="preserve"> CC BY-SA 3.0 or GFDL 1.2</w:t>
      </w:r>
      <w:r w:rsidR="25E33A25">
        <w:t xml:space="preserve">+; </w:t>
      </w:r>
      <w:r w:rsidR="001F5B52">
        <w:t xml:space="preserve">monochrome </w:t>
      </w:r>
      <w:r w:rsidR="25E33A25">
        <w:t>adaptation</w:t>
      </w:r>
      <w:r w:rsidR="001F5B52">
        <w:t xml:space="preserve"> by Bendž</w:t>
      </w:r>
      <w:r w:rsidR="25E33A25">
        <w:t>.</w:t>
      </w:r>
    </w:p>
    <w:p w:rsidR="01FFE1D2" w:rsidP="1898712A" w:rsidRDefault="1B0FCFBC" w14:paraId="0371E864" w14:textId="521C7B08">
      <w:pPr>
        <w:spacing w:before="240" w:after="240"/>
        <w:rPr>
          <w:rFonts w:ascii="Aptos" w:hAnsi="Aptos" w:eastAsia="Aptos" w:cs="Aptos"/>
        </w:rPr>
      </w:pPr>
      <w:r w:rsidRPr="6A31513F">
        <w:rPr>
          <w:rFonts w:ascii="Aptos" w:hAnsi="Aptos" w:eastAsia="Aptos" w:cs="Aptos"/>
        </w:rPr>
        <w:t xml:space="preserve">There are too many of these </w:t>
      </w:r>
      <w:r w:rsidRPr="6A31513F" w:rsidR="41E87829">
        <w:rPr>
          <w:rFonts w:ascii="Aptos" w:hAnsi="Aptos" w:eastAsia="Aptos" w:cs="Aptos"/>
        </w:rPr>
        <w:t xml:space="preserve">correspondences </w:t>
      </w:r>
      <w:r w:rsidRPr="6A31513F" w:rsidR="23BA7A75">
        <w:rPr>
          <w:rFonts w:ascii="Aptos" w:hAnsi="Aptos" w:eastAsia="Aptos" w:cs="Aptos"/>
        </w:rPr>
        <w:t xml:space="preserve">to </w:t>
      </w:r>
      <w:r w:rsidRPr="6A31513F" w:rsidR="2379B922">
        <w:rPr>
          <w:rFonts w:ascii="Aptos" w:hAnsi="Aptos" w:eastAsia="Aptos" w:cs="Aptos"/>
        </w:rPr>
        <w:t xml:space="preserve">attempt to </w:t>
      </w:r>
      <w:r w:rsidRPr="6A31513F" w:rsidR="23BA7A75">
        <w:rPr>
          <w:rFonts w:ascii="Aptos" w:hAnsi="Aptos" w:eastAsia="Aptos" w:cs="Aptos"/>
        </w:rPr>
        <w:t>list</w:t>
      </w:r>
      <w:r w:rsidRPr="6A31513F" w:rsidR="532E63C0">
        <w:rPr>
          <w:rFonts w:ascii="Aptos" w:hAnsi="Aptos" w:eastAsia="Aptos" w:cs="Aptos"/>
        </w:rPr>
        <w:t xml:space="preserve"> </w:t>
      </w:r>
      <w:r w:rsidRPr="6A31513F" w:rsidR="57147FBF">
        <w:rPr>
          <w:rFonts w:ascii="Aptos" w:hAnsi="Aptos" w:eastAsia="Aptos" w:cs="Aptos"/>
        </w:rPr>
        <w:t>them all in full</w:t>
      </w:r>
      <w:r w:rsidRPr="6A31513F" w:rsidR="571F2F1E">
        <w:rPr>
          <w:rFonts w:ascii="Aptos" w:hAnsi="Aptos" w:eastAsia="Aptos" w:cs="Aptos"/>
        </w:rPr>
        <w:t xml:space="preserve">, </w:t>
      </w:r>
      <w:r w:rsidR="000503AC">
        <w:rPr>
          <w:rFonts w:ascii="Aptos" w:hAnsi="Aptos" w:eastAsia="Aptos" w:cs="Aptos"/>
        </w:rPr>
        <w:t>and</w:t>
      </w:r>
      <w:r w:rsidRPr="6A31513F" w:rsidR="571F2F1E">
        <w:rPr>
          <w:rFonts w:ascii="Aptos" w:hAnsi="Aptos" w:eastAsia="Aptos" w:cs="Aptos"/>
        </w:rPr>
        <w:t xml:space="preserve"> </w:t>
      </w:r>
      <w:r w:rsidRPr="6A31513F" w:rsidR="5AD6BAB0">
        <w:rPr>
          <w:rFonts w:ascii="Aptos" w:hAnsi="Aptos" w:eastAsia="Aptos" w:cs="Aptos"/>
        </w:rPr>
        <w:t xml:space="preserve"> </w:t>
      </w:r>
      <w:r w:rsidRPr="6A31513F" w:rsidR="532E63C0">
        <w:rPr>
          <w:rFonts w:ascii="Aptos" w:hAnsi="Aptos" w:eastAsia="Aptos" w:cs="Aptos"/>
        </w:rPr>
        <w:t>new ones are frequently being identified</w:t>
      </w:r>
      <w:r w:rsidRPr="6A31513F" w:rsidR="690F7399">
        <w:rPr>
          <w:rFonts w:ascii="Aptos" w:hAnsi="Aptos" w:eastAsia="Aptos" w:cs="Aptos"/>
        </w:rPr>
        <w:t>, but</w:t>
      </w:r>
      <w:r w:rsidRPr="6A31513F" w:rsidR="41E87829">
        <w:rPr>
          <w:rFonts w:ascii="Aptos" w:hAnsi="Aptos" w:eastAsia="Aptos" w:cs="Aptos"/>
        </w:rPr>
        <w:t xml:space="preserve"> </w:t>
      </w:r>
      <w:r w:rsidRPr="6A31513F" w:rsidR="291A0DC6">
        <w:rPr>
          <w:rFonts w:ascii="Aptos" w:hAnsi="Aptos" w:eastAsia="Aptos" w:cs="Aptos"/>
        </w:rPr>
        <w:t xml:space="preserve">some additional </w:t>
      </w:r>
      <w:r w:rsidRPr="6A31513F" w:rsidR="12682231">
        <w:rPr>
          <w:rFonts w:ascii="Aptos" w:hAnsi="Aptos" w:eastAsia="Aptos" w:cs="Aptos"/>
        </w:rPr>
        <w:t xml:space="preserve">key </w:t>
      </w:r>
      <w:r w:rsidRPr="6A31513F" w:rsidR="291A0DC6">
        <w:rPr>
          <w:rFonts w:ascii="Aptos" w:hAnsi="Aptos" w:eastAsia="Aptos" w:cs="Aptos"/>
        </w:rPr>
        <w:t>examples are:</w:t>
      </w:r>
    </w:p>
    <w:p w:rsidR="01FFE1D2" w:rsidP="693A94D7" w:rsidRDefault="55C023D4" w14:paraId="03448F46" w14:textId="3112BAC8">
      <w:pPr>
        <w:pStyle w:val="ListParagraph"/>
        <w:numPr>
          <w:ilvl w:val="0"/>
          <w:numId w:val="5"/>
        </w:numPr>
        <w:rPr>
          <w:rFonts w:ascii="Aptos" w:hAnsi="Aptos"/>
          <w:color w:val="000000" w:themeColor="text1"/>
          <w:vertAlign w:val="superscript"/>
        </w:rPr>
      </w:pPr>
      <w:r w:rsidRPr="4198D5AC">
        <w:rPr>
          <w:rFonts w:eastAsia="Aptos"/>
        </w:rPr>
        <w:t xml:space="preserve">Bright visuals are often </w:t>
      </w:r>
      <w:r w:rsidRPr="4198D5AC" w:rsidR="1EF7CE97">
        <w:rPr>
          <w:rFonts w:eastAsia="Aptos"/>
        </w:rPr>
        <w:t>associated</w:t>
      </w:r>
      <w:r w:rsidRPr="4198D5AC">
        <w:rPr>
          <w:rFonts w:eastAsia="Aptos"/>
        </w:rPr>
        <w:t xml:space="preserve"> with louder sounds</w:t>
      </w:r>
      <w:r w:rsidRPr="4198D5AC" w:rsidR="2E6D586D">
        <w:rPr>
          <w:rFonts w:eastAsia="Aptos"/>
        </w:rPr>
        <w:t xml:space="preserve"> and </w:t>
      </w:r>
      <w:r w:rsidRPr="4198D5AC">
        <w:rPr>
          <w:rFonts w:eastAsia="Aptos"/>
        </w:rPr>
        <w:t>dim</w:t>
      </w:r>
      <w:r w:rsidRPr="4198D5AC" w:rsidR="15868201">
        <w:rPr>
          <w:rFonts w:eastAsia="Aptos"/>
        </w:rPr>
        <w:t>mer</w:t>
      </w:r>
      <w:r w:rsidRPr="4198D5AC">
        <w:rPr>
          <w:rFonts w:eastAsia="Aptos"/>
        </w:rPr>
        <w:t xml:space="preserve"> </w:t>
      </w:r>
      <w:r w:rsidRPr="4198D5AC" w:rsidR="30B1FAE8">
        <w:rPr>
          <w:rFonts w:eastAsia="Aptos"/>
        </w:rPr>
        <w:t xml:space="preserve">visuals </w:t>
      </w:r>
      <w:r w:rsidRPr="4198D5AC">
        <w:rPr>
          <w:rFonts w:eastAsia="Aptos"/>
        </w:rPr>
        <w:t>with quieter sounds.</w:t>
      </w:r>
      <w:r w:rsidRPr="4198D5AC" w:rsidR="17330ED3">
        <w:rPr>
          <w:rFonts w:eastAsia="Aptos"/>
        </w:rPr>
        <w:t xml:space="preserve"> </w:t>
      </w:r>
      <w:r w:rsidR="0D97410F">
        <w:t xml:space="preserve">Brighter visuals are </w:t>
      </w:r>
      <w:r w:rsidR="118EF086">
        <w:t>also</w:t>
      </w:r>
      <w:r w:rsidR="0D97410F">
        <w:t xml:space="preserve"> </w:t>
      </w:r>
      <w:r w:rsidR="2E00886A">
        <w:t xml:space="preserve">typically </w:t>
      </w:r>
      <w:r w:rsidR="0D97410F">
        <w:t>paired with higher-pitched tones</w:t>
      </w:r>
      <w:ins w:author="Levstek, Marusa" w:date="2026-09-25T16:36:00Z" w16du:dateUtc="2026-09-25T16:36:11Z" w:id="193">
        <w:r w:rsidR="3BB04A24">
          <w:t xml:space="preserve">. </w:t>
        </w:r>
      </w:ins>
      <w:sdt>
        <w:sdtPr>
          <w:rPr>
            <w:rFonts w:ascii="Aptos" w:hAnsi="Aptos"/>
            <w:color w:val="000000" w:themeColor="text1"/>
            <w:vertAlign w:val="superscript"/>
          </w:rPr>
          <w:tag w:val="MENDELEY_CITATION_v3_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"/>
          <w:id w:val="-1657295789"/>
          <w:placeholder>
            <w:docPart w:val="DefaultPlaceholder_-1854013440"/>
          </w:placeholder>
        </w:sdtPr>
        <w:sdtContent>
          <w:r w:rsidRPr="00517457" w:rsidR="00517457">
            <w:rPr>
              <w:rFonts w:ascii="Aptos" w:hAnsi="Aptos" w:eastAsia="Aptos" w:cs="Aptos"/>
              <w:color w:val="000000"/>
              <w:vertAlign w:val="superscript"/>
            </w:rPr>
            <w:t>40</w:t>
          </w:r>
        </w:sdtContent>
      </w:sdt>
      <w:del w:author="Levstek, Marusa" w:date="2026-09-25T16:36:00Z" w16du:dateUtc="2026-09-25T16:36:12Z" w:id="194">
        <w:r w:rsidRPr="4198D5AC" w:rsidDel="2CF1494D">
          <w:rPr>
            <w:rFonts w:ascii="Aptos" w:hAnsi="Aptos"/>
            <w:color w:val="000000" w:themeColor="text1"/>
          </w:rPr>
          <w:delText>.</w:delText>
        </w:r>
      </w:del>
    </w:p>
    <w:p w:rsidR="01FFE1D2" w:rsidP="00F6457C" w:rsidRDefault="21029EB8" w14:paraId="6DB7D5E8" w14:textId="7B70C03A">
      <w:pPr>
        <w:pStyle w:val="ListParagraph"/>
        <w:numPr>
          <w:ilvl w:val="0"/>
          <w:numId w:val="5"/>
        </w:numPr>
        <w:spacing w:before="240" w:after="240"/>
        <w:rPr>
          <w:rFonts w:eastAsia="Aptos"/>
        </w:rPr>
      </w:pPr>
      <w:r w:rsidRPr="4E87E5E5">
        <w:rPr>
          <w:rFonts w:eastAsia="Aptos"/>
        </w:rPr>
        <w:t>V</w:t>
      </w:r>
      <w:r w:rsidRPr="4E87E5E5" w:rsidR="04D750C3">
        <w:rPr>
          <w:rFonts w:eastAsia="Aptos"/>
        </w:rPr>
        <w:t>isual object</w:t>
      </w:r>
      <w:r w:rsidRPr="4E87E5E5" w:rsidR="5C89F568">
        <w:rPr>
          <w:rFonts w:eastAsia="Aptos"/>
        </w:rPr>
        <w:t xml:space="preserve"> size is also </w:t>
      </w:r>
      <w:r w:rsidRPr="4E87E5E5" w:rsidR="04D750C3">
        <w:rPr>
          <w:rFonts w:eastAsia="Aptos"/>
        </w:rPr>
        <w:t>linked to pitch</w:t>
      </w:r>
      <w:r w:rsidRPr="4E87E5E5" w:rsidR="1142DAED">
        <w:rPr>
          <w:rFonts w:eastAsia="Aptos"/>
        </w:rPr>
        <w:t>, with smaller objects associated with higher pitche</w:t>
      </w:r>
      <w:r w:rsidRPr="4E87E5E5" w:rsidR="2EECF89B">
        <w:rPr>
          <w:rFonts w:eastAsia="Aptos"/>
        </w:rPr>
        <w:t>s</w:t>
      </w:r>
      <w:r w:rsidRPr="4E87E5E5" w:rsidR="1142DAED">
        <w:rPr>
          <w:rFonts w:eastAsia="Aptos"/>
        </w:rPr>
        <w:t>.</w:t>
      </w:r>
    </w:p>
    <w:p w:rsidR="01FFE1D2" w:rsidP="00F6457C" w:rsidRDefault="47C4A72D" w14:paraId="12C3A256" w14:textId="1ADB8FD2">
      <w:pPr>
        <w:pStyle w:val="ListParagraph"/>
        <w:numPr>
          <w:ilvl w:val="0"/>
          <w:numId w:val="5"/>
        </w:numPr>
        <w:spacing w:before="240" w:after="240"/>
        <w:rPr>
          <w:rFonts w:eastAsia="Aptos"/>
        </w:rPr>
      </w:pPr>
      <w:r w:rsidRPr="4198D5AC">
        <w:rPr>
          <w:rFonts w:ascii="Aptos" w:hAnsi="Aptos" w:eastAsia="Aptos" w:cs="Aptos"/>
        </w:rPr>
        <w:t>R</w:t>
      </w:r>
      <w:r w:rsidRPr="4198D5AC" w:rsidR="539C408B">
        <w:rPr>
          <w:rFonts w:ascii="Aptos" w:hAnsi="Aptos" w:eastAsia="Aptos" w:cs="Aptos"/>
        </w:rPr>
        <w:t>ough</w:t>
      </w:r>
      <w:r w:rsidRPr="4198D5AC" w:rsidR="78A63B43">
        <w:rPr>
          <w:rFonts w:ascii="Aptos" w:hAnsi="Aptos" w:eastAsia="Aptos" w:cs="Aptos"/>
        </w:rPr>
        <w:t>er</w:t>
      </w:r>
      <w:r w:rsidRPr="4198D5AC" w:rsidR="539C408B">
        <w:rPr>
          <w:rFonts w:ascii="Aptos" w:hAnsi="Aptos" w:eastAsia="Aptos" w:cs="Aptos"/>
        </w:rPr>
        <w:t xml:space="preserve"> </w:t>
      </w:r>
      <w:r w:rsidRPr="4198D5AC" w:rsidR="3B712724">
        <w:rPr>
          <w:rFonts w:ascii="Aptos" w:hAnsi="Aptos" w:eastAsia="Aptos" w:cs="Aptos"/>
        </w:rPr>
        <w:t xml:space="preserve">tactile </w:t>
      </w:r>
      <w:r w:rsidRPr="4198D5AC" w:rsidR="539C408B">
        <w:rPr>
          <w:rFonts w:ascii="Aptos" w:hAnsi="Aptos" w:eastAsia="Aptos" w:cs="Aptos"/>
        </w:rPr>
        <w:t>textures are associated with harsh</w:t>
      </w:r>
      <w:r w:rsidRPr="4198D5AC" w:rsidR="695BF852">
        <w:rPr>
          <w:rFonts w:ascii="Aptos" w:hAnsi="Aptos" w:eastAsia="Aptos" w:cs="Aptos"/>
        </w:rPr>
        <w:t>er,</w:t>
      </w:r>
      <w:r w:rsidRPr="4198D5AC" w:rsidR="75BB7816">
        <w:rPr>
          <w:rFonts w:ascii="Aptos" w:hAnsi="Aptos" w:eastAsia="Aptos" w:cs="Aptos"/>
        </w:rPr>
        <w:t xml:space="preserve"> high</w:t>
      </w:r>
      <w:r w:rsidRPr="4198D5AC" w:rsidR="201BAA8B">
        <w:rPr>
          <w:rFonts w:ascii="Aptos" w:hAnsi="Aptos" w:eastAsia="Aptos" w:cs="Aptos"/>
        </w:rPr>
        <w:t>er</w:t>
      </w:r>
      <w:r w:rsidRPr="4198D5AC" w:rsidR="75BB7816">
        <w:rPr>
          <w:rFonts w:ascii="Aptos" w:hAnsi="Aptos" w:eastAsia="Aptos" w:cs="Aptos"/>
        </w:rPr>
        <w:t xml:space="preserve"> energy s</w:t>
      </w:r>
      <w:r w:rsidRPr="4198D5AC" w:rsidR="539C408B">
        <w:rPr>
          <w:rFonts w:ascii="Aptos" w:hAnsi="Aptos" w:eastAsia="Aptos" w:cs="Aptos"/>
        </w:rPr>
        <w:t>ounds</w:t>
      </w:r>
      <w:r w:rsidRPr="4198D5AC" w:rsidR="75BB7816">
        <w:rPr>
          <w:rFonts w:ascii="Aptos" w:hAnsi="Aptos" w:eastAsia="Aptos" w:cs="Aptos"/>
        </w:rPr>
        <w:t xml:space="preserve"> (e.g</w:t>
      </w:r>
      <w:r w:rsidRPr="4198D5AC" w:rsidR="59C283F2">
        <w:rPr>
          <w:rFonts w:ascii="Aptos" w:hAnsi="Aptos" w:eastAsia="Aptos" w:cs="Aptos"/>
        </w:rPr>
        <w:t>.</w:t>
      </w:r>
      <w:r w:rsidRPr="4198D5AC" w:rsidR="4341233D">
        <w:rPr>
          <w:rFonts w:ascii="Aptos" w:hAnsi="Aptos" w:eastAsia="Aptos" w:cs="Aptos"/>
        </w:rPr>
        <w:t>,</w:t>
      </w:r>
      <w:r w:rsidRPr="4198D5AC" w:rsidR="75BB7816">
        <w:rPr>
          <w:rFonts w:ascii="Aptos" w:hAnsi="Aptos" w:eastAsia="Aptos" w:cs="Aptos"/>
        </w:rPr>
        <w:t xml:space="preserve"> white noise</w:t>
      </w:r>
      <w:r w:rsidRPr="4198D5AC" w:rsidR="5300B655">
        <w:rPr>
          <w:rFonts w:ascii="Aptos" w:hAnsi="Aptos" w:eastAsia="Aptos" w:cs="Aptos"/>
        </w:rPr>
        <w:t xml:space="preserve"> or </w:t>
      </w:r>
      <w:r w:rsidRPr="4198D5AC" w:rsidR="75BB7816">
        <w:rPr>
          <w:rFonts w:ascii="Aptos" w:hAnsi="Aptos" w:eastAsia="Aptos" w:cs="Aptos"/>
        </w:rPr>
        <w:t>scratchy static)</w:t>
      </w:r>
      <w:ins w:author="Levstek, Marusa" w:date="2026-09-25T16:36:00Z" w16du:dateUtc="2026-09-25T16:36:15Z" w:id="195">
        <w:r w:rsidRPr="4198D5AC" w:rsidR="6CB1F960">
          <w:rPr>
            <w:rFonts w:ascii="Aptos" w:hAnsi="Aptos" w:eastAsia="Aptos" w:cs="Aptos"/>
          </w:rPr>
          <w:t xml:space="preserve">. </w:t>
        </w:r>
      </w:ins>
      <w:sdt>
        <w:sdtPr>
          <w:rPr>
            <w:rFonts w:ascii="Aptos" w:hAnsi="Aptos" w:eastAsia="Aptos" w:cs="Aptos"/>
            <w:color w:val="000000" w:themeColor="text1"/>
            <w:vertAlign w:val="superscript"/>
          </w:rPr>
          <w:tag w:val="MENDELEY_CITATION_v3_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"/>
          <w:id w:val="8344942"/>
          <w:placeholder>
            <w:docPart w:val="DefaultPlaceholder_-1854013440"/>
          </w:placeholder>
        </w:sdtPr>
        <w:sdtContent>
          <w:r w:rsidRPr="00517457" w:rsidR="00517457">
            <w:rPr>
              <w:rFonts w:ascii="Aptos" w:hAnsi="Aptos" w:eastAsia="Aptos" w:cs="Aptos"/>
              <w:color w:val="000000"/>
              <w:vertAlign w:val="superscript"/>
            </w:rPr>
            <w:t>41</w:t>
          </w:r>
        </w:sdtContent>
      </w:sdt>
      <w:del w:author="Levstek, Marusa" w:date="2026-09-25T16:36:00Z" w16du:dateUtc="2026-09-25T16:36:17Z" w:id="196">
        <w:r w:rsidRPr="4198D5AC" w:rsidDel="75BB7816">
          <w:rPr>
            <w:rFonts w:ascii="Aptos" w:hAnsi="Aptos" w:eastAsia="Aptos" w:cs="Aptos"/>
          </w:rPr>
          <w:delText>.</w:delText>
        </w:r>
      </w:del>
    </w:p>
    <w:p w:rsidR="01FFE1D2" w:rsidP="00F6457C" w:rsidRDefault="00404971" w14:paraId="32C4AE91" w14:textId="1BE35A29">
      <w:pPr>
        <w:pStyle w:val="ListParagraph"/>
        <w:numPr>
          <w:ilvl w:val="0"/>
          <w:numId w:val="5"/>
        </w:numPr>
        <w:spacing w:before="240" w:after="240"/>
        <w:rPr>
          <w:rFonts w:eastAsia="Aptos"/>
        </w:rPr>
      </w:pPr>
      <w:r w:rsidRPr="4E87E5E5">
        <w:rPr>
          <w:rFonts w:eastAsia="Aptos"/>
        </w:rPr>
        <w:t>Heavier objects are expected to sound lower in pitch.</w:t>
      </w:r>
    </w:p>
    <w:p w:rsidR="01FFE1D2" w:rsidP="4E87E5E5" w:rsidRDefault="7C2091B4" w14:paraId="58FD724F" w14:textId="1C2459B6">
      <w:pPr>
        <w:spacing w:before="240" w:after="240"/>
        <w:rPr>
          <w:rFonts w:ascii="Aptos" w:hAnsi="Aptos" w:eastAsia="Aptos" w:cs="Aptos"/>
        </w:rPr>
      </w:pPr>
      <w:r w:rsidRPr="4198D5AC">
        <w:rPr>
          <w:rFonts w:ascii="Aptos" w:hAnsi="Aptos" w:eastAsia="Aptos" w:cs="Aptos"/>
        </w:rPr>
        <w:t>M</w:t>
      </w:r>
      <w:r w:rsidRPr="4198D5AC" w:rsidR="6D2F4CB6">
        <w:rPr>
          <w:rFonts w:ascii="Aptos" w:hAnsi="Aptos" w:eastAsia="Aptos" w:cs="Aptos"/>
        </w:rPr>
        <w:t xml:space="preserve">any </w:t>
      </w:r>
      <w:r w:rsidRPr="4198D5AC" w:rsidR="7361CE45">
        <w:rPr>
          <w:rFonts w:ascii="Aptos" w:hAnsi="Aptos" w:eastAsia="Aptos" w:cs="Aptos"/>
        </w:rPr>
        <w:t xml:space="preserve">of these links </w:t>
      </w:r>
      <w:r w:rsidRPr="4198D5AC" w:rsidR="6D2F4CB6">
        <w:rPr>
          <w:rFonts w:ascii="Aptos" w:hAnsi="Aptos" w:eastAsia="Aptos" w:cs="Aptos"/>
        </w:rPr>
        <w:t>are influenced by culture, language and personal experience</w:t>
      </w:r>
      <w:ins w:author="Levstek, Marusa" w:date="2026-09-25T16:36:00Z" w16du:dateUtc="2026-09-25T16:36:21Z" w:id="197">
        <w:r w:rsidRPr="4198D5AC" w:rsidR="37665D27">
          <w:rPr>
            <w:rFonts w:ascii="Aptos" w:hAnsi="Aptos" w:eastAsia="Aptos" w:cs="Aptos"/>
          </w:rPr>
          <w:t>.</w:t>
        </w:r>
      </w:ins>
      <w:sdt>
        <w:sdtPr>
          <w:rPr>
            <w:rFonts w:ascii="Aptos" w:hAnsi="Aptos" w:eastAsia="Aptos" w:cs="Aptos"/>
            <w:color w:val="000000" w:themeColor="text1"/>
            <w:vertAlign w:val="superscript"/>
          </w:rPr>
          <w:tag w:val="MENDELEY_CITATION_v3_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"/>
          <w:id w:val="-883640762"/>
          <w:placeholder>
            <w:docPart w:val="DefaultPlaceholder_-1854013440"/>
          </w:placeholder>
        </w:sdtPr>
        <w:sdtContent>
          <w:r w:rsidRPr="00517457" w:rsidR="00517457">
            <w:rPr>
              <w:rFonts w:ascii="Aptos" w:hAnsi="Aptos" w:eastAsia="Aptos" w:cs="Aptos"/>
              <w:color w:val="000000"/>
              <w:vertAlign w:val="superscript"/>
            </w:rPr>
            <w:t>38</w:t>
          </w:r>
        </w:sdtContent>
      </w:sdt>
      <w:del w:author="Levstek, Marusa" w:date="2026-09-25T16:36:00Z" w16du:dateUtc="2026-09-25T16:36:23Z" w:id="198">
        <w:r w:rsidRPr="4198D5AC" w:rsidDel="6D2F4CB6">
          <w:rPr>
            <w:rFonts w:ascii="Aptos" w:hAnsi="Aptos" w:eastAsia="Aptos" w:cs="Aptos"/>
          </w:rPr>
          <w:delText>.</w:delText>
        </w:r>
      </w:del>
      <w:r w:rsidRPr="4198D5AC" w:rsidR="6D2F4CB6">
        <w:rPr>
          <w:rFonts w:ascii="Aptos" w:hAnsi="Aptos" w:eastAsia="Aptos" w:cs="Aptos"/>
        </w:rPr>
        <w:t xml:space="preserve"> For example, in many Western societies, people report that cinnamon smells sweet, </w:t>
      </w:r>
      <w:r w:rsidRPr="4198D5AC" w:rsidR="629C691F">
        <w:rPr>
          <w:rFonts w:ascii="Aptos" w:hAnsi="Aptos" w:eastAsia="Aptos" w:cs="Aptos"/>
        </w:rPr>
        <w:t>presumably because</w:t>
      </w:r>
      <w:r w:rsidRPr="4198D5AC" w:rsidR="6D2F4CB6">
        <w:rPr>
          <w:rFonts w:ascii="Aptos" w:hAnsi="Aptos" w:eastAsia="Aptos" w:cs="Aptos"/>
        </w:rPr>
        <w:t xml:space="preserve"> it is frequently paired with sugar in desserts</w:t>
      </w:r>
      <w:ins w:author="Levstek, Marusa" w:date="2026-09-25T16:36:00Z" w16du:dateUtc="2026-09-25T16:36:26Z" w:id="199">
        <w:r w:rsidRPr="4198D5AC" w:rsidR="5DAEAE46">
          <w:rPr>
            <w:rFonts w:ascii="Aptos" w:hAnsi="Aptos" w:eastAsia="Aptos" w:cs="Aptos"/>
          </w:rPr>
          <w:t>.</w:t>
        </w:r>
      </w:ins>
      <w:sdt>
        <w:sdtPr>
          <w:rPr>
            <w:rFonts w:ascii="Aptos" w:hAnsi="Aptos" w:eastAsia="Aptos" w:cs="Aptos"/>
            <w:color w:val="000000" w:themeColor="text1"/>
            <w:vertAlign w:val="superscript"/>
          </w:rPr>
          <w:tag w:val="MENDELEY_CITATION_v3_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"/>
          <w:id w:val="-2004654245"/>
          <w:placeholder>
            <w:docPart w:val="DefaultPlaceholder_-1854013440"/>
          </w:placeholder>
        </w:sdtPr>
        <w:sdtContent>
          <w:r w:rsidRPr="00517457" w:rsidR="00517457">
            <w:rPr>
              <w:rFonts w:ascii="Aptos" w:hAnsi="Aptos" w:eastAsia="Aptos" w:cs="Aptos"/>
              <w:color w:val="000000"/>
              <w:vertAlign w:val="superscript"/>
            </w:rPr>
            <w:t>42</w:t>
          </w:r>
        </w:sdtContent>
      </w:sdt>
      <w:del w:author="Levstek, Marusa" w:date="2026-09-25T16:36:00Z" w16du:dateUtc="2026-09-25T16:36:34Z" w:id="200">
        <w:r w:rsidRPr="4198D5AC" w:rsidDel="6D2F4CB6">
          <w:rPr>
            <w:rFonts w:ascii="Aptos" w:hAnsi="Aptos" w:eastAsia="Aptos" w:cs="Aptos"/>
          </w:rPr>
          <w:delText>.</w:delText>
        </w:r>
      </w:del>
      <w:r w:rsidRPr="4198D5AC" w:rsidR="6D2F4CB6">
        <w:rPr>
          <w:rFonts w:ascii="Aptos" w:hAnsi="Aptos" w:eastAsia="Aptos" w:cs="Aptos"/>
        </w:rPr>
        <w:t xml:space="preserve"> In contrast, in cultures</w:t>
      </w:r>
      <w:r w:rsidRPr="4198D5AC" w:rsidR="24CB9241">
        <w:rPr>
          <w:rFonts w:ascii="Aptos" w:hAnsi="Aptos" w:eastAsia="Aptos" w:cs="Aptos"/>
        </w:rPr>
        <w:t xml:space="preserve"> </w:t>
      </w:r>
      <w:r w:rsidRPr="4198D5AC" w:rsidR="6D2F4CB6">
        <w:rPr>
          <w:rFonts w:ascii="Aptos" w:hAnsi="Aptos" w:eastAsia="Aptos" w:cs="Aptos"/>
        </w:rPr>
        <w:t xml:space="preserve">where cinnamon is </w:t>
      </w:r>
      <w:r w:rsidRPr="4198D5AC" w:rsidR="694A0F57">
        <w:rPr>
          <w:rFonts w:ascii="Aptos" w:hAnsi="Aptos" w:eastAsia="Aptos" w:cs="Aptos"/>
        </w:rPr>
        <w:t xml:space="preserve">more </w:t>
      </w:r>
      <w:r w:rsidRPr="4198D5AC" w:rsidR="6D2F4CB6">
        <w:rPr>
          <w:rFonts w:ascii="Aptos" w:hAnsi="Aptos" w:eastAsia="Aptos" w:cs="Aptos"/>
        </w:rPr>
        <w:t xml:space="preserve">commonly used in savoury dishes, it </w:t>
      </w:r>
      <w:r w:rsidRPr="4198D5AC" w:rsidR="60427434">
        <w:rPr>
          <w:rFonts w:ascii="Aptos" w:hAnsi="Aptos" w:eastAsia="Aptos" w:cs="Aptos"/>
        </w:rPr>
        <w:t>may not be</w:t>
      </w:r>
      <w:r w:rsidRPr="4198D5AC" w:rsidR="6D2F4CB6">
        <w:rPr>
          <w:rFonts w:ascii="Aptos" w:hAnsi="Aptos" w:eastAsia="Aptos" w:cs="Aptos"/>
        </w:rPr>
        <w:t xml:space="preserve"> perceived as sweet at all. Learned correspondences like these</w:t>
      </w:r>
      <w:r w:rsidRPr="4198D5AC" w:rsidR="2F9B4082">
        <w:rPr>
          <w:rFonts w:ascii="Aptos" w:hAnsi="Aptos" w:eastAsia="Aptos" w:cs="Aptos"/>
        </w:rPr>
        <w:t>,</w:t>
      </w:r>
      <w:r w:rsidRPr="4198D5AC" w:rsidR="6D2F4CB6">
        <w:rPr>
          <w:rFonts w:ascii="Aptos" w:hAnsi="Aptos" w:eastAsia="Aptos" w:cs="Aptos"/>
        </w:rPr>
        <w:t xml:space="preserve"> shape how we interpret sensory information, </w:t>
      </w:r>
      <w:r w:rsidRPr="4198D5AC" w:rsidR="34EE8C4D">
        <w:rPr>
          <w:rFonts w:ascii="Aptos" w:hAnsi="Aptos" w:eastAsia="Aptos" w:cs="Aptos"/>
        </w:rPr>
        <w:t>meaning that different audience members are likely to have different patterns of correspondences.</w:t>
      </w:r>
    </w:p>
    <w:p w:rsidR="01FFE1D2" w:rsidP="25595CE8" w:rsidRDefault="55D97EC5" w14:paraId="13BF734A" w14:textId="56E15724">
      <w:pPr>
        <w:spacing w:before="240" w:after="240"/>
        <w:rPr>
          <w:rFonts w:ascii="Aptos" w:hAnsi="Aptos" w:eastAsia="Aptos" w:cs="Aptos"/>
        </w:rPr>
      </w:pPr>
      <w:r w:rsidRPr="4198D5AC">
        <w:rPr>
          <w:rFonts w:ascii="Aptos" w:hAnsi="Aptos" w:eastAsia="Aptos" w:cs="Aptos"/>
        </w:rPr>
        <w:t>T</w:t>
      </w:r>
      <w:r w:rsidRPr="4198D5AC" w:rsidR="3839A279">
        <w:rPr>
          <w:rFonts w:ascii="Aptos" w:hAnsi="Aptos" w:eastAsia="Aptos" w:cs="Aptos"/>
        </w:rPr>
        <w:t xml:space="preserve">hese observations highlight the potential </w:t>
      </w:r>
      <w:r w:rsidRPr="4198D5AC" w:rsidR="7FE9D65E">
        <w:rPr>
          <w:rFonts w:ascii="Aptos" w:hAnsi="Aptos" w:eastAsia="Aptos" w:cs="Aptos"/>
        </w:rPr>
        <w:t>of</w:t>
      </w:r>
      <w:r w:rsidRPr="4198D5AC" w:rsidR="690CBDBF">
        <w:rPr>
          <w:rFonts w:ascii="Aptos" w:hAnsi="Aptos" w:eastAsia="Aptos" w:cs="Aptos"/>
        </w:rPr>
        <w:t xml:space="preserve"> experiment</w:t>
      </w:r>
      <w:r w:rsidRPr="4198D5AC" w:rsidR="1896E62C">
        <w:rPr>
          <w:rFonts w:ascii="Aptos" w:hAnsi="Aptos" w:eastAsia="Aptos" w:cs="Aptos"/>
        </w:rPr>
        <w:t>ing</w:t>
      </w:r>
      <w:r w:rsidRPr="4198D5AC" w:rsidR="3839A279">
        <w:rPr>
          <w:rFonts w:ascii="Aptos" w:hAnsi="Aptos" w:eastAsia="Aptos" w:cs="Aptos"/>
        </w:rPr>
        <w:t xml:space="preserve"> with sensory pairings: c</w:t>
      </w:r>
      <w:r w:rsidRPr="4198D5AC" w:rsidR="72EBA64F">
        <w:rPr>
          <w:rFonts w:ascii="Aptos" w:hAnsi="Aptos" w:eastAsia="Aptos" w:cs="Aptos"/>
        </w:rPr>
        <w:t>onsistent, intuitive pairings can feel seamless, whereas deliberate mismatches can create novelty or tension</w:t>
      </w:r>
      <w:r w:rsidRPr="4198D5AC" w:rsidR="169C8BA8">
        <w:rPr>
          <w:rFonts w:ascii="Aptos" w:hAnsi="Aptos" w:eastAsia="Aptos" w:cs="Aptos"/>
        </w:rPr>
        <w:t xml:space="preserve"> by disrupting expectations</w:t>
      </w:r>
      <w:ins w:author="Levstek, Marusa" w:date="2026-09-25T16:36:00Z" w16du:dateUtc="2026-09-25T16:36:40Z" w:id="201">
        <w:r w:rsidRPr="4198D5AC" w:rsidR="03A41261">
          <w:rPr>
            <w:rFonts w:ascii="Aptos" w:hAnsi="Aptos" w:eastAsia="Aptos" w:cs="Aptos"/>
          </w:rPr>
          <w:t>.</w:t>
        </w:r>
      </w:ins>
      <w:sdt>
        <w:sdtPr>
          <w:rPr>
            <w:rFonts w:ascii="Aptos" w:hAnsi="Aptos" w:eastAsia="Aptos" w:cs="Aptos"/>
            <w:color w:val="000000" w:themeColor="text1"/>
            <w:vertAlign w:val="superscript"/>
          </w:rPr>
          <w:tag w:val="MENDELEY_CITATION_v3_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"/>
          <w:id w:val="1345984777"/>
          <w:placeholder>
            <w:docPart w:val="DefaultPlaceholder_-1854013440"/>
          </w:placeholder>
        </w:sdtPr>
        <w:sdtContent>
          <w:r w:rsidRPr="00517457" w:rsidR="00517457">
            <w:rPr>
              <w:rFonts w:ascii="Aptos" w:hAnsi="Aptos" w:eastAsia="Aptos" w:cs="Aptos"/>
              <w:color w:val="000000"/>
              <w:vertAlign w:val="superscript"/>
            </w:rPr>
            <w:t>43</w:t>
          </w:r>
        </w:sdtContent>
      </w:sdt>
      <w:del w:author="Levstek, Marusa" w:date="2026-09-25T16:36:00Z" w16du:dateUtc="2026-09-25T16:36:42Z" w:id="202">
        <w:r w:rsidRPr="4198D5AC" w:rsidDel="72EBA64F">
          <w:rPr>
            <w:rFonts w:ascii="Aptos" w:hAnsi="Aptos" w:eastAsia="Aptos" w:cs="Aptos"/>
          </w:rPr>
          <w:delText>.</w:delText>
        </w:r>
      </w:del>
      <w:r w:rsidR="72EBA64F">
        <w:t xml:space="preserve"> </w:t>
      </w:r>
      <w:r w:rsidRPr="4198D5AC" w:rsidR="416CA28B">
        <w:rPr>
          <w:rFonts w:ascii="Aptos" w:hAnsi="Aptos" w:eastAsia="Aptos" w:cs="Aptos"/>
        </w:rPr>
        <w:t>W</w:t>
      </w:r>
      <w:r w:rsidRPr="4198D5AC" w:rsidR="6D2F4CB6">
        <w:rPr>
          <w:rFonts w:ascii="Aptos" w:hAnsi="Aptos" w:eastAsia="Aptos" w:cs="Aptos"/>
        </w:rPr>
        <w:t>ell-established correspondences</w:t>
      </w:r>
      <w:r w:rsidRPr="4198D5AC" w:rsidR="4CE2BAF5">
        <w:rPr>
          <w:rFonts w:ascii="Aptos" w:hAnsi="Aptos" w:eastAsia="Aptos" w:cs="Aptos"/>
        </w:rPr>
        <w:t xml:space="preserve"> can </w:t>
      </w:r>
      <w:r w:rsidRPr="4198D5AC" w:rsidR="5398D78F">
        <w:rPr>
          <w:rFonts w:ascii="Aptos" w:hAnsi="Aptos" w:eastAsia="Aptos" w:cs="Aptos"/>
        </w:rPr>
        <w:t xml:space="preserve">also </w:t>
      </w:r>
      <w:r w:rsidRPr="4198D5AC" w:rsidR="4CE2BAF5">
        <w:rPr>
          <w:rFonts w:ascii="Aptos" w:hAnsi="Aptos" w:eastAsia="Aptos" w:cs="Aptos"/>
        </w:rPr>
        <w:t xml:space="preserve">be </w:t>
      </w:r>
      <w:r w:rsidRPr="4198D5AC" w:rsidR="5A4EDA58">
        <w:rPr>
          <w:rFonts w:ascii="Aptos" w:hAnsi="Aptos" w:eastAsia="Aptos" w:cs="Aptos"/>
        </w:rPr>
        <w:t xml:space="preserve">recruited </w:t>
      </w:r>
      <w:r w:rsidRPr="4198D5AC" w:rsidR="562F7048">
        <w:rPr>
          <w:rFonts w:ascii="Aptos" w:hAnsi="Aptos" w:eastAsia="Aptos" w:cs="Aptos"/>
        </w:rPr>
        <w:t xml:space="preserve">to </w:t>
      </w:r>
      <w:r w:rsidRPr="4198D5AC" w:rsidR="5F21BB0D">
        <w:rPr>
          <w:rFonts w:ascii="Aptos" w:hAnsi="Aptos" w:eastAsia="Aptos" w:cs="Aptos"/>
        </w:rPr>
        <w:t>imply</w:t>
      </w:r>
      <w:r w:rsidRPr="4198D5AC" w:rsidR="78048DC4">
        <w:rPr>
          <w:rFonts w:ascii="Aptos" w:hAnsi="Aptos" w:eastAsia="Aptos" w:cs="Aptos"/>
        </w:rPr>
        <w:t xml:space="preserve"> certain</w:t>
      </w:r>
      <w:r w:rsidRPr="4198D5AC" w:rsidR="5F21BB0D">
        <w:rPr>
          <w:rFonts w:ascii="Aptos" w:hAnsi="Aptos" w:eastAsia="Aptos" w:cs="Aptos"/>
        </w:rPr>
        <w:t xml:space="preserve"> </w:t>
      </w:r>
      <w:r w:rsidRPr="4198D5AC" w:rsidR="48443A9D">
        <w:rPr>
          <w:rFonts w:ascii="Aptos" w:hAnsi="Aptos" w:eastAsia="Aptos" w:cs="Aptos"/>
        </w:rPr>
        <w:t>aspects of an environment that aren’t simulated</w:t>
      </w:r>
      <w:r w:rsidRPr="4198D5AC" w:rsidR="6D2F4CB6">
        <w:rPr>
          <w:rFonts w:ascii="Aptos" w:hAnsi="Aptos" w:eastAsia="Aptos" w:cs="Aptos"/>
        </w:rPr>
        <w:t xml:space="preserve">, such as </w:t>
      </w:r>
      <w:r w:rsidRPr="4198D5AC" w:rsidR="7855E61B">
        <w:rPr>
          <w:rFonts w:ascii="Aptos" w:hAnsi="Aptos" w:eastAsia="Aptos" w:cs="Aptos"/>
        </w:rPr>
        <w:t>reverb being used to evoke a sense of space in an auditory-only experience</w:t>
      </w:r>
      <w:ins w:author="Levstek, Marusa" w:date="2026-09-25T16:36:00Z" w16du:dateUtc="2026-09-25T16:36:44Z" w:id="203">
        <w:r w:rsidRPr="4198D5AC" w:rsidR="69EF7FD9">
          <w:rPr>
            <w:rFonts w:ascii="Aptos" w:hAnsi="Aptos" w:eastAsia="Aptos" w:cs="Aptos"/>
          </w:rPr>
          <w:t>.</w:t>
        </w:r>
      </w:ins>
      <w:sdt>
        <w:sdtPr>
          <w:rPr>
            <w:rFonts w:ascii="Aptos" w:hAnsi="Aptos" w:eastAsia="Aptos" w:cs="Aptos"/>
            <w:color w:val="000000" w:themeColor="text1"/>
            <w:vertAlign w:val="superscript"/>
          </w:rPr>
          <w:tag w:val="MENDELEY_CITATION_v3_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"/>
          <w:id w:val="889376879"/>
          <w:placeholder>
            <w:docPart w:val="DefaultPlaceholder_-1854013440"/>
          </w:placeholder>
        </w:sdtPr>
        <w:sdtContent>
          <w:r w:rsidRPr="00517457" w:rsidR="00517457">
            <w:rPr>
              <w:rFonts w:ascii="Aptos" w:hAnsi="Aptos" w:eastAsia="Aptos" w:cs="Aptos"/>
              <w:color w:val="000000"/>
              <w:vertAlign w:val="superscript"/>
            </w:rPr>
            <w:t>44</w:t>
          </w:r>
        </w:sdtContent>
      </w:sdt>
      <w:del w:author="Levstek, Marusa" w:date="2026-09-25T16:36:00Z" w16du:dateUtc="2026-09-25T16:36:46Z" w:id="204">
        <w:r w:rsidRPr="4198D5AC" w:rsidDel="7855E61B">
          <w:rPr>
            <w:rFonts w:ascii="Aptos" w:hAnsi="Aptos" w:eastAsia="Aptos" w:cs="Aptos"/>
          </w:rPr>
          <w:delText>.</w:delText>
        </w:r>
      </w:del>
      <w:r w:rsidRPr="4198D5AC" w:rsidR="6D2F4CB6">
        <w:rPr>
          <w:rFonts w:ascii="Aptos" w:hAnsi="Aptos" w:eastAsia="Aptos" w:cs="Aptos"/>
        </w:rPr>
        <w:t xml:space="preserve"> </w:t>
      </w:r>
    </w:p>
    <w:p w:rsidR="73292E27" w:rsidP="044B0010" w:rsidRDefault="4D66E8B3" w14:paraId="5FBE6776" w14:textId="564F4D56">
      <w:pPr>
        <w:pStyle w:val="Heading2"/>
      </w:pPr>
      <w:bookmarkStart w:name="_Ref208572498" w:id="205"/>
      <w:bookmarkStart w:name="_Toc928925221" w:id="206"/>
      <w:r>
        <w:t xml:space="preserve">Creative opportunities: </w:t>
      </w:r>
      <w:r w:rsidR="345443BE">
        <w:t xml:space="preserve">Boosting </w:t>
      </w:r>
      <w:bookmarkEnd w:id="205"/>
      <w:bookmarkEnd w:id="206"/>
      <w:r w:rsidRPr="5C13A47C" w:rsidR="345443BE">
        <w:t>presence</w:t>
      </w:r>
    </w:p>
    <w:p w:rsidR="73292E27" w:rsidP="044B0010" w:rsidRDefault="0A8A9E45" w14:paraId="02D03874" w14:textId="5152EFB6">
      <w:pPr>
        <w:rPr>
          <w:rFonts w:ascii="Aptos" w:hAnsi="Aptos" w:eastAsia="Aptos" w:cs="Aptos"/>
          <w:color w:val="498205"/>
          <w:sz w:val="22"/>
          <w:szCs w:val="22"/>
        </w:rPr>
      </w:pPr>
      <w:r>
        <w:t>A primary goal of many experiences is to make audiences feel genuinely present within the story world</w:t>
      </w:r>
      <w:r w:rsidR="6A183119">
        <w:t xml:space="preserve">, what </w:t>
      </w:r>
      <w:r w:rsidRPr="4198D5AC" w:rsidR="1A4E2594">
        <w:rPr>
          <w:i/>
          <w:iCs/>
        </w:rPr>
        <w:t>Industrial Light &amp; Magic’s</w:t>
      </w:r>
      <w:r w:rsidR="0873ECBA">
        <w:t xml:space="preserve"> Vicki Dobbs-Beck </w:t>
      </w:r>
      <w:r w:rsidR="21ED4EC5">
        <w:t xml:space="preserve">describes as </w:t>
      </w:r>
      <w:r w:rsidRPr="4198D5AC" w:rsidR="0873ECBA">
        <w:rPr>
          <w:b/>
          <w:bCs/>
          <w:i/>
          <w:iCs/>
        </w:rPr>
        <w:t>Story living</w:t>
      </w:r>
      <w:ins w:author="Levstek, Marusa" w:date="2026-09-25T16:36:00Z" w16du:dateUtc="2026-09-25T16:36:50Z" w:id="207">
        <w:r w:rsidRPr="4198D5AC" w:rsidR="0BB68549">
          <w:rPr>
            <w:b/>
            <w:bCs/>
            <w:i/>
            <w:iCs/>
          </w:rPr>
          <w:t>.</w:t>
        </w:r>
      </w:ins>
      <w:sdt>
        <w:sdtPr>
          <w:rPr>
            <w:rFonts w:ascii="Aptos" w:hAnsi="Aptos"/>
            <w:b/>
            <w:bCs/>
            <w:i/>
            <w:iCs/>
            <w:color w:val="000000" w:themeColor="text1"/>
            <w:vertAlign w:val="superscript"/>
          </w:rPr>
          <w:tag w:val="MENDELEY_CITATION_v3_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"/>
          <w:id w:val="1605761518"/>
          <w:placeholder>
            <w:docPart w:val="FBA64C12A4D746868AA71D71CA460DB6"/>
          </w:placeholder>
        </w:sdtPr>
        <w:sdtContent>
          <w:r w:rsidRPr="00517457" w:rsidR="00517457">
            <w:rPr>
              <w:rFonts w:ascii="Aptos" w:hAnsi="Aptos" w:eastAsia="Aptos" w:cs="Aptos"/>
              <w:b/>
              <w:bCs/>
              <w:i/>
              <w:iCs/>
              <w:color w:val="000000"/>
              <w:vertAlign w:val="superscript"/>
            </w:rPr>
            <w:t>45</w:t>
          </w:r>
        </w:sdtContent>
      </w:sdt>
      <w:del w:author="Levstek, Marusa" w:date="2026-09-25T16:36:00Z" w16du:dateUtc="2026-09-25T16:36:52Z" w:id="208">
        <w:r w:rsidDel="0873ECBA">
          <w:delText>.</w:delText>
        </w:r>
      </w:del>
      <w:r w:rsidR="0873ECBA">
        <w:t xml:space="preserve"> </w:t>
      </w:r>
      <w:r>
        <w:t>Indeed, this sense of presence is increasingly being treated as a key performance indicator that sits alongside box-office revenue or dwell-time metrics. Multisensory elements can significantly enhance this sense of presence</w:t>
      </w:r>
      <w:ins w:author="Levstek, Marusa" w:date="2026-09-25T16:36:00Z" w16du:dateUtc="2026-09-25T16:36:55Z" w:id="209">
        <w:r w:rsidR="11D46C00">
          <w:t>,</w:t>
        </w:r>
      </w:ins>
      <w:sdt>
        <w:sdtPr>
          <w:rPr>
            <w:rFonts w:ascii="Aptos" w:hAnsi="Aptos"/>
            <w:color w:val="000000" w:themeColor="text1"/>
            <w:vertAlign w:val="superscript"/>
          </w:rPr>
          <w:tag w:val="MENDELEY_CITATION_v3_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"/>
          <w:id w:val="2027837022"/>
          <w:placeholder>
            <w:docPart w:val="CF2BB882134944B2914C66528C988B3E"/>
          </w:placeholder>
        </w:sdtPr>
        <w:sdtContent>
          <w:r w:rsidRPr="00517457" w:rsidR="00517457">
            <w:rPr>
              <w:rFonts w:ascii="Aptos" w:hAnsi="Aptos" w:eastAsia="Aptos" w:cs="Aptos"/>
              <w:color w:val="000000"/>
              <w:vertAlign w:val="superscript"/>
            </w:rPr>
            <w:t>20</w:t>
          </w:r>
        </w:sdtContent>
      </w:sdt>
      <w:del w:author="Levstek, Marusa" w:date="2026-09-25T16:36:00Z" w16du:dateUtc="2026-09-25T16:36:57Z" w:id="210">
        <w:r w:rsidDel="0A8A9E45">
          <w:delText>,</w:delText>
        </w:r>
      </w:del>
      <w:r>
        <w:t xml:space="preserve"> making experiences more engaging, enjoyable</w:t>
      </w:r>
      <w:ins w:author="Levstek, Marusa" w:date="2026-09-25T16:37:00Z" w16du:dateUtc="2026-09-25T16:37:01Z" w:id="211">
        <w:r w:rsidR="50823A26">
          <w:t xml:space="preserve"> </w:t>
        </w:r>
      </w:ins>
      <w:sdt>
        <w:sdtPr>
          <w:rPr>
            <w:rFonts w:ascii="Aptos" w:hAnsi="Aptos"/>
            <w:color w:val="000000" w:themeColor="text1"/>
            <w:vertAlign w:val="superscript"/>
          </w:rPr>
          <w:tag w:val="MENDELEY_CITATION_v3_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"/>
          <w:id w:val="1964863238"/>
          <w:placeholder>
            <w:docPart w:val="DefaultPlaceholder_-1854013440"/>
          </w:placeholder>
        </w:sdtPr>
        <w:sdtContent>
          <w:r w:rsidRPr="00517457" w:rsidR="00517457">
            <w:rPr>
              <w:rFonts w:ascii="Aptos" w:hAnsi="Aptos" w:eastAsia="Aptos" w:cs="Aptos"/>
              <w:color w:val="000000"/>
              <w:vertAlign w:val="superscript"/>
            </w:rPr>
            <w:t>46</w:t>
          </w:r>
        </w:sdtContent>
      </w:sdt>
      <w:r>
        <w:t xml:space="preserve"> and emotionally resonant</w:t>
      </w:r>
      <w:ins w:author="Levstek, Marusa" w:date="2026-09-25T16:37:00Z" w16du:dateUtc="2026-09-25T16:37:03Z" w:id="212">
        <w:r w:rsidR="36DD93CD">
          <w:t>.</w:t>
        </w:r>
      </w:ins>
      <w:sdt>
        <w:sdtPr>
          <w:rPr>
            <w:rFonts w:ascii="Aptos" w:hAnsi="Aptos"/>
            <w:color w:val="000000" w:themeColor="text1"/>
            <w:vertAlign w:val="superscript"/>
          </w:rPr>
          <w:tag w:val="MENDELEY_CITATION_v3_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"/>
          <w:id w:val="1660050520"/>
          <w:placeholder>
            <w:docPart w:val="DefaultPlaceholder_-1854013440"/>
          </w:placeholder>
        </w:sdtPr>
        <w:sdtContent>
          <w:r w:rsidRPr="00517457" w:rsidR="00517457">
            <w:rPr>
              <w:rFonts w:ascii="Aptos" w:hAnsi="Aptos" w:eastAsia="Aptos" w:cs="Aptos"/>
              <w:color w:val="000000"/>
              <w:vertAlign w:val="superscript"/>
            </w:rPr>
            <w:t>47</w:t>
          </w:r>
        </w:sdtContent>
      </w:sdt>
      <w:del w:author="Levstek, Marusa" w:date="2026-09-25T16:37:00Z" w16du:dateUtc="2026-09-25T16:37:04Z" w:id="213">
        <w:r w:rsidDel="0A8A9E45">
          <w:delText xml:space="preserve">. </w:delText>
        </w:r>
      </w:del>
    </w:p>
    <w:p w:rsidR="73292E27" w:rsidP="044B0010" w:rsidRDefault="345443BE" w14:paraId="6212FAE4" w14:textId="7ADE7D43">
      <w:pPr>
        <w:pStyle w:val="Heading4"/>
        <w:ind w:left="450"/>
      </w:pPr>
      <w:bookmarkStart w:name="_Toc684454082" w:id="214"/>
      <w:r>
        <w:t>Case study: Current, Rising</w:t>
      </w:r>
      <w:bookmarkEnd w:id="214"/>
    </w:p>
    <w:p w:rsidR="73292E27" w:rsidP="006D66B9" w:rsidRDefault="345443BE" w14:paraId="01A07297" w14:textId="2295083E">
      <w:pPr>
        <w:ind w:right="1260"/>
        <w:rPr>
          <w:rFonts w:ascii="Aptos" w:hAnsi="Aptos" w:eastAsia="Aptos" w:cs="Aptos"/>
          <w:color w:val="498205"/>
          <w:sz w:val="22"/>
          <w:szCs w:val="22"/>
          <w:u w:val="single"/>
        </w:rPr>
      </w:pPr>
      <w:r w:rsidRPr="6A31513F">
        <w:rPr>
          <w:b/>
          <w:bCs/>
          <w:i/>
          <w:iCs/>
        </w:rPr>
        <w:t>Current, Rising</w:t>
      </w:r>
      <w:r>
        <w:t xml:space="preserve"> </w:t>
      </w:r>
      <w:r w:rsidR="35AFEDF7">
        <w:t>is</w:t>
      </w:r>
      <w:r>
        <w:t xml:space="preserve"> an award-winning, location-based </w:t>
      </w:r>
      <w:r w:rsidRPr="5C13A47C">
        <w:rPr>
          <w:i/>
        </w:rPr>
        <w:t xml:space="preserve">hyper </w:t>
      </w:r>
      <w:r w:rsidRPr="5C13A47C">
        <w:rPr>
          <w:i/>
          <w:iCs/>
        </w:rPr>
        <w:t>reality</w:t>
      </w:r>
      <w:r w:rsidRPr="5C13A47C">
        <w:rPr>
          <w:i/>
        </w:rPr>
        <w:t xml:space="preserve"> </w:t>
      </w:r>
      <w:r>
        <w:t xml:space="preserve">opera experience created in collaboration between the </w:t>
      </w:r>
      <w:r w:rsidRPr="5C13A47C">
        <w:rPr>
          <w:i/>
        </w:rPr>
        <w:t xml:space="preserve">Royal Opera House’s </w:t>
      </w:r>
      <w:r w:rsidRPr="5C13A47C" w:rsidR="40344FE9">
        <w:t>I</w:t>
      </w:r>
      <w:r w:rsidRPr="5C13A47C">
        <w:t xml:space="preserve">nnovation </w:t>
      </w:r>
      <w:r w:rsidRPr="5C13A47C" w:rsidR="5E31113D">
        <w:t>P</w:t>
      </w:r>
      <w:r w:rsidRPr="5C13A47C">
        <w:t>rogramme</w:t>
      </w:r>
      <w:r w:rsidRPr="5C13A47C">
        <w:rPr>
          <w:i/>
        </w:rPr>
        <w:t>, Audience Labs</w:t>
      </w:r>
      <w:r>
        <w:t xml:space="preserve"> and </w:t>
      </w:r>
      <w:r w:rsidRPr="5C13A47C">
        <w:rPr>
          <w:i/>
          <w:iCs/>
        </w:rPr>
        <w:t>Figment Productions,</w:t>
      </w:r>
      <w:r>
        <w:t xml:space="preserve"> with audience insight research by </w:t>
      </w:r>
      <w:r w:rsidRPr="5C13A47C">
        <w:rPr>
          <w:i/>
        </w:rPr>
        <w:t>StoryFutures</w:t>
      </w:r>
      <w:r>
        <w:t xml:space="preserve"> at </w:t>
      </w:r>
      <w:r w:rsidRPr="5C13A47C">
        <w:rPr>
          <w:i/>
        </w:rPr>
        <w:t>Royal Holloway, University of London</w:t>
      </w:r>
      <w:r>
        <w:t xml:space="preserve">. In addition to a conventional audiovisual VR headset, </w:t>
      </w:r>
      <w:r w:rsidRPr="6A31513F">
        <w:rPr>
          <w:b/>
          <w:bCs/>
          <w:i/>
          <w:iCs/>
        </w:rPr>
        <w:t>Current, Rising</w:t>
      </w:r>
      <w:r w:rsidRPr="6A31513F">
        <w:rPr>
          <w:b/>
          <w:bCs/>
        </w:rPr>
        <w:t xml:space="preserve"> </w:t>
      </w:r>
      <w:r>
        <w:t>featured free-roam movement, avatars, wind effects, floor vibrations and highly detailed virtual hands, allowing for a richer, more embodied experience.</w:t>
      </w:r>
    </w:p>
    <w:p w:rsidR="73292E27" w:rsidP="006D66B9" w:rsidRDefault="345443BE" w14:paraId="094641BA" w14:textId="12F018E3">
      <w:pPr>
        <w:ind w:right="1260"/>
        <w:rPr>
          <w:i/>
        </w:rPr>
      </w:pPr>
      <w:r>
        <w:t>Audience members reported that elements simulating physical sensations – namely blowing wind and free movement through the space – had the most significant impact on their sense of presence (see</w:t>
      </w:r>
      <w:ins w:author="Woods, Andy" w:date="2026-09-15T07:55:00Z" w16du:dateUtc="2026-09-15T06:55:00Z" w:id="215">
        <w:r w:rsidR="00850CDE">
          <w:t xml:space="preserve"> the </w:t>
        </w:r>
      </w:ins>
      <w:ins w:author="Woods, Andy" w:date="2026-09-15T07:59:00Z" w16du:dateUtc="2026-09-15T06:59:00Z" w:id="216">
        <w:r w:rsidR="00CF2C4F">
          <w:t>f</w:t>
        </w:r>
      </w:ins>
      <w:ins w:author="Woods, Andy" w:date="2026-09-15T07:55:00Z" w16du:dateUtc="2026-09-15T06:55:00Z" w:id="217">
        <w:r w:rsidR="00850CDE">
          <w:t>igure below</w:t>
        </w:r>
      </w:ins>
      <w:del w:author="Woods, Andy" w:date="2026-09-15T07:55:00Z" w16du:dateUtc="2026-09-15T06:55:00Z" w:id="218">
        <w:r w:rsidDel="00850CDE" w:rsidR="00B54DF7">
          <w:delText xml:space="preserve"> </w:delText>
        </w:r>
        <w:r w:rsidDel="00850CDE">
          <w:fldChar w:fldCharType="begin"/>
        </w:r>
        <w:r w:rsidDel="00850CDE">
          <w:delInstrText xml:space="preserve"> REF _Ref224644343 \h </w:delInstrText>
        </w:r>
        <w:r w:rsidDel="00850CDE">
          <w:fldChar w:fldCharType="separate"/>
        </w:r>
        <w:r w:rsidDel="00850CDE" w:rsidR="00B54DF7">
          <w:delText xml:space="preserve">Figure </w:delText>
        </w:r>
        <w:r w:rsidRPr="6A31513F" w:rsidDel="00850CDE" w:rsidR="00B54DF7">
          <w:rPr>
            <w:noProof/>
          </w:rPr>
          <w:delText>7</w:delText>
        </w:r>
        <w:r w:rsidDel="00850CDE">
          <w:fldChar w:fldCharType="end"/>
        </w:r>
      </w:del>
      <w:r>
        <w:t xml:space="preserve">). These features fostered a visceral connection between the audience and the virtual world, enhancing the illusion of genuinely being present. Floor vibration and the visibility of avatars of fellow participants were thought to be less important, with virtual hands having the least effect of all, perhaps because there were few interaction opportunities allowing people to use their hands in the experience. </w:t>
      </w:r>
      <w:r w:rsidR="53055DDD">
        <w:t xml:space="preserve">Simon cautions against over-reading the lower score for floor vibration in </w:t>
      </w:r>
      <w:r w:rsidRPr="5C13A47C" w:rsidR="53055DDD">
        <w:rPr>
          <w:b/>
          <w:bCs/>
          <w:i/>
          <w:iCs/>
        </w:rPr>
        <w:t>Current, Rising</w:t>
      </w:r>
      <w:r w:rsidR="53055DDD">
        <w:t>:</w:t>
      </w:r>
    </w:p>
    <w:p w:rsidR="00927361" w:rsidP="006D66B9" w:rsidRDefault="345443BE" w14:paraId="791A3624" w14:textId="77777777">
      <w:pPr>
        <w:keepNext/>
        <w:ind w:left="450" w:right="1260"/>
        <w:jc w:val="center"/>
      </w:pPr>
      <w:r>
        <w:rPr>
          <w:noProof/>
        </w:rPr>
        <w:drawing>
          <wp:inline distT="0" distB="0" distL="0" distR="0" wp14:anchorId="64726F7B" wp14:editId="3722DD74">
            <wp:extent cx="3371850" cy="2867025"/>
            <wp:effectExtent l="0" t="0" r="0" b="0"/>
            <wp:docPr id="1252637312" name="Picture 1298137558" descr="Stacked bar chart displays participant agreement levels on how certain non-typical virtual reality aspects enhanced immersion, with categories including blowing wind, free roam walking, floor vibration, audience avatars, and virtual hands. Color-coded segments range from &quot;Not at all&quot; (black) to &quot;Very much so&quot; (light yellow), showing high immersion for blowing wind and free roam walking, while virtual hands received lower agreement; accompanying photos depict VR setup with user wearing headset and devices generating wind eff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37312" name="Picture 1298137558" descr="Stacked bar chart displays participant agreement levels on how certain non-typical virtual reality aspects enhanced immersion, with categories including blowing wind, free roam walking, floor vibration, audience avatars, and virtual hands. Color-coded segments range from &quot;Not at all&quot; (black) to &quot;Very much so&quot; (light yellow), showing high immersion for blowing wind and free roam walking, while virtual hands received lower agreement; accompanying photos depict VR setup with user wearing headset and devices generating wind effects."/>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371850" cy="2867025"/>
                    </a:xfrm>
                    <a:prstGeom prst="rect">
                      <a:avLst/>
                    </a:prstGeom>
                  </pic:spPr>
                </pic:pic>
              </a:graphicData>
            </a:graphic>
          </wp:inline>
        </w:drawing>
      </w:r>
    </w:p>
    <w:p w:rsidR="00664FA6" w:rsidP="5C13A47C" w:rsidRDefault="0C6D026D" w14:paraId="5955B395" w14:textId="7C460261">
      <w:pPr>
        <w:pStyle w:val="Caption"/>
      </w:pPr>
      <w:r w:rsidRPr="47AAA167">
        <w:rPr>
          <w:b/>
          <w:i/>
        </w:rPr>
        <w:t>Left</w:t>
      </w:r>
      <w:r w:rsidRPr="47AAA167" w:rsidR="74445488">
        <w:rPr>
          <w:b/>
          <w:i/>
        </w:rPr>
        <w:t xml:space="preserve"> Figure:</w:t>
      </w:r>
      <w:r w:rsidR="74445488">
        <w:t xml:space="preserve"> D</w:t>
      </w:r>
      <w:r>
        <w:t xml:space="preserve">epicting the frequency people responded with the different rating options to the question </w:t>
      </w:r>
      <w:r w:rsidR="2547E691">
        <w:t>“</w:t>
      </w:r>
      <w:r w:rsidRPr="73805CC3">
        <w:rPr>
          <w:i/>
          <w:iCs/>
        </w:rPr>
        <w:t xml:space="preserve">The aspects below are not normally present in </w:t>
      </w:r>
      <w:r w:rsidRPr="73805CC3" w:rsidR="2AB3A115">
        <w:rPr>
          <w:i/>
          <w:iCs/>
        </w:rPr>
        <w:t>VR</w:t>
      </w:r>
      <w:r w:rsidRPr="73805CC3">
        <w:rPr>
          <w:i/>
          <w:iCs/>
        </w:rPr>
        <w:t>. To what extent do you agree that they helped draw you into the experience more than if they were not present?</w:t>
      </w:r>
      <w:r w:rsidRPr="73805CC3" w:rsidR="0C81C05F">
        <w:rPr>
          <w:i/>
          <w:iCs/>
        </w:rPr>
        <w:t>”</w:t>
      </w:r>
      <w:r>
        <w:t xml:space="preserve">  </w:t>
      </w:r>
      <w:r w:rsidRPr="47AAA167" w:rsidR="6AB6E366">
        <w:rPr>
          <w:b/>
          <w:i/>
        </w:rPr>
        <w:t>Top-right</w:t>
      </w:r>
      <w:r w:rsidRPr="47AAA167" w:rsidR="60AD72D2">
        <w:rPr>
          <w:b/>
          <w:i/>
        </w:rPr>
        <w:t xml:space="preserve"> Figure</w:t>
      </w:r>
      <w:r w:rsidR="60AD72D2">
        <w:t xml:space="preserve">: </w:t>
      </w:r>
      <w:r w:rsidRPr="73805CC3" w:rsidR="6AB6E366">
        <w:rPr>
          <w:i/>
          <w:iCs/>
        </w:rPr>
        <w:t>HTC Vive Tracker</w:t>
      </w:r>
      <w:r w:rsidR="6AB6E366">
        <w:t xml:space="preserve"> used to locate head position precisely</w:t>
      </w:r>
      <w:r w:rsidR="1C3C4934">
        <w:t xml:space="preserve"> and</w:t>
      </w:r>
      <w:r w:rsidR="2C732C1F">
        <w:t xml:space="preserve"> </w:t>
      </w:r>
      <w:r w:rsidRPr="73805CC3" w:rsidR="6AB6E366">
        <w:rPr>
          <w:i/>
          <w:iCs/>
        </w:rPr>
        <w:t>Leap Motion</w:t>
      </w:r>
      <w:r w:rsidR="6AB6E366">
        <w:t xml:space="preserve"> </w:t>
      </w:r>
      <w:r w:rsidR="458E0A60">
        <w:t>c</w:t>
      </w:r>
      <w:r w:rsidR="6AB6E366">
        <w:t xml:space="preserve">ontroller for tracking hand position. </w:t>
      </w:r>
      <w:r w:rsidRPr="47AAA167" w:rsidR="26E3C465">
        <w:rPr>
          <w:b/>
          <w:i/>
        </w:rPr>
        <w:t>Middle</w:t>
      </w:r>
      <w:r w:rsidRPr="47AAA167" w:rsidR="42F896BE">
        <w:rPr>
          <w:b/>
          <w:i/>
        </w:rPr>
        <w:t>-right Fi</w:t>
      </w:r>
      <w:r w:rsidRPr="47AAA167" w:rsidR="6A2DEE1B">
        <w:rPr>
          <w:b/>
          <w:i/>
        </w:rPr>
        <w:t>g</w:t>
      </w:r>
      <w:r w:rsidRPr="47AAA167" w:rsidR="42F896BE">
        <w:rPr>
          <w:b/>
          <w:i/>
        </w:rPr>
        <w:t>ure:</w:t>
      </w:r>
      <w:r w:rsidR="42F896BE">
        <w:t xml:space="preserve"> I</w:t>
      </w:r>
      <w:r w:rsidR="6AB6E366">
        <w:t xml:space="preserve">llustration of a bass-shaker used to generate experience vibration. </w:t>
      </w:r>
      <w:r w:rsidRPr="47AAA167" w:rsidR="54F806BF">
        <w:rPr>
          <w:b/>
          <w:i/>
        </w:rPr>
        <w:t>Bottom-right Figure:</w:t>
      </w:r>
      <w:r w:rsidR="54F806BF">
        <w:t xml:space="preserve"> R</w:t>
      </w:r>
      <w:r w:rsidR="6AB6E366">
        <w:t>ig-mounted</w:t>
      </w:r>
      <w:r>
        <w:t xml:space="preserve"> fan</w:t>
      </w:r>
      <w:r w:rsidR="547361C1">
        <w:t xml:space="preserve">. </w:t>
      </w:r>
      <w:r w:rsidR="0DAF82BA">
        <w:t xml:space="preserve">Adapted from </w:t>
      </w:r>
      <w:r w:rsidR="6257F1D9">
        <w:t xml:space="preserve">© A. Woods et al., 2025. </w:t>
      </w:r>
      <w:r w:rsidRPr="73805CC3" w:rsidR="547361C1">
        <w:rPr>
          <w:i/>
          <w:iCs/>
        </w:rPr>
        <w:t>Going Beyond the Ordinary</w:t>
      </w:r>
      <w:r w:rsidRPr="73805CC3" w:rsidR="12772A96">
        <w:rPr>
          <w:i/>
          <w:iCs/>
        </w:rPr>
        <w:t xml:space="preserve"> </w:t>
      </w:r>
      <w:r w:rsidRPr="73805CC3" w:rsidR="547361C1">
        <w:rPr>
          <w:i/>
          <w:iCs/>
        </w:rPr>
        <w:t>—</w:t>
      </w:r>
      <w:r w:rsidRPr="73805CC3" w:rsidR="12772A96">
        <w:rPr>
          <w:i/>
          <w:iCs/>
        </w:rPr>
        <w:t xml:space="preserve"> </w:t>
      </w:r>
      <w:r w:rsidRPr="73805CC3" w:rsidR="547361C1">
        <w:rPr>
          <w:i/>
          <w:iCs/>
        </w:rPr>
        <w:t>User Perceptions of the Impact of Multisensory Elements on Presence in Virtual Reality at the Royal Opera House</w:t>
      </w:r>
      <w:r w:rsidR="547361C1">
        <w:t xml:space="preserve"> (</w:t>
      </w:r>
      <w:hyperlink r:id="rId29">
        <w:r w:rsidRPr="73805CC3" w:rsidR="547361C1">
          <w:rPr>
            <w:rStyle w:val="Hyperlink"/>
          </w:rPr>
          <w:t>Author Accepted Manuscript</w:t>
        </w:r>
      </w:hyperlink>
      <w:r w:rsidR="547361C1">
        <w:t>, Royal Holloway Research Portal</w:t>
      </w:r>
      <w:r w:rsidR="279417BB">
        <w:t>, used under CC BY</w:t>
      </w:r>
      <w:r w:rsidR="547361C1">
        <w:t>)</w:t>
      </w:r>
      <w:r w:rsidR="09CA8854">
        <w:t>.</w:t>
      </w:r>
    </w:p>
    <w:p w:rsidR="00664FA6" w:rsidP="00664FA6" w:rsidRDefault="00553178" w14:paraId="3423F353" w14:textId="3137B740">
      <w:pPr>
        <w:ind w:left="720"/>
        <w:rPr>
          <w:i/>
        </w:rPr>
      </w:pPr>
      <w:r w:rsidRPr="5C13A47C">
        <w:rPr>
          <w:i/>
        </w:rPr>
        <w:t>“</w:t>
      </w:r>
      <w:r w:rsidRPr="006D66B9">
        <w:rPr>
          <w:i/>
          <w:iCs/>
        </w:rPr>
        <w:t>Simple physical cues, like wind and free movement, do a lot of heavy lifting for presence, but to really make them impactful, they need a clear, direct connection to focal elements in the scene</w:t>
      </w:r>
      <w:r w:rsidRPr="5C13A47C" w:rsidR="70DD34EC">
        <w:rPr>
          <w:i/>
          <w:iCs/>
        </w:rPr>
        <w:t xml:space="preserve">. </w:t>
      </w:r>
      <w:r w:rsidRPr="5C13A47C" w:rsidR="138E7DE4">
        <w:rPr>
          <w:i/>
          <w:iCs/>
        </w:rPr>
        <w:t>T</w:t>
      </w:r>
      <w:r w:rsidRPr="5C13A47C" w:rsidR="00A8340F">
        <w:rPr>
          <w:i/>
          <w:iCs/>
        </w:rPr>
        <w:t xml:space="preserve">he takeout is how much context/motivation for an effect </w:t>
      </w:r>
      <w:r w:rsidRPr="5C13A47C" w:rsidR="20A059A8">
        <w:rPr>
          <w:i/>
          <w:iCs/>
        </w:rPr>
        <w:t>matter</w:t>
      </w:r>
      <w:r w:rsidRPr="5C13A47C" w:rsidR="00A8340F">
        <w:rPr>
          <w:i/>
          <w:iCs/>
        </w:rPr>
        <w:t>.</w:t>
      </w:r>
      <w:r w:rsidRPr="5C13A47C" w:rsidR="00113668">
        <w:rPr>
          <w:i/>
          <w:iCs/>
        </w:rPr>
        <w:t xml:space="preserve"> In</w:t>
      </w:r>
      <w:r w:rsidRPr="6A31513F" w:rsidR="00113668">
        <w:rPr>
          <w:i/>
          <w:iCs/>
        </w:rPr>
        <w:t xml:space="preserve"> </w:t>
      </w:r>
      <w:r w:rsidRPr="5C13A47C" w:rsidR="00B83EBE">
        <w:t>[another experience]</w:t>
      </w:r>
      <w:r w:rsidRPr="6A31513F" w:rsidR="00113668">
        <w:rPr>
          <w:i/>
          <w:iCs/>
        </w:rPr>
        <w:t>, the vibrating floor was used to amplify the effect of travelling on a monorail and that was a real standout moment for the majority of our users</w:t>
      </w:r>
      <w:r w:rsidRPr="5C13A47C" w:rsidR="0B7A3195">
        <w:rPr>
          <w:i/>
          <w:iCs/>
        </w:rPr>
        <w:t>.</w:t>
      </w:r>
      <w:r w:rsidRPr="5C13A47C" w:rsidR="48270C58">
        <w:rPr>
          <w:i/>
          <w:iCs/>
        </w:rPr>
        <w:t xml:space="preserve"> </w:t>
      </w:r>
      <w:r w:rsidRPr="5C13A47C" w:rsidR="3B236C55">
        <w:rPr>
          <w:i/>
        </w:rPr>
        <w:t>M</w:t>
      </w:r>
      <w:r w:rsidRPr="6A31513F" w:rsidR="00533075">
        <w:rPr>
          <w:i/>
          <w:iCs/>
        </w:rPr>
        <w:t xml:space="preserve">y feeling is that </w:t>
      </w:r>
      <w:r w:rsidRPr="5C13A47C" w:rsidR="003E1A5D">
        <w:t>[multisensory el</w:t>
      </w:r>
      <w:r w:rsidRPr="5C13A47C" w:rsidR="00FE7BBA">
        <w:t>e</w:t>
      </w:r>
      <w:r w:rsidRPr="5C13A47C" w:rsidR="003E1A5D">
        <w:t>ments]</w:t>
      </w:r>
      <w:r w:rsidRPr="6A31513F" w:rsidR="00533075">
        <w:rPr>
          <w:i/>
          <w:iCs/>
        </w:rPr>
        <w:t xml:space="preserve"> often play their part in a greater-than-the-sum-of-the-parts equation</w:t>
      </w:r>
      <w:r w:rsidRPr="5C13A47C" w:rsidR="163EA855">
        <w:rPr>
          <w:i/>
          <w:iCs/>
        </w:rPr>
        <w:t>.</w:t>
      </w:r>
      <w:r w:rsidRPr="5C13A47C" w:rsidR="57253585">
        <w:rPr>
          <w:i/>
          <w:iCs/>
        </w:rPr>
        <w:t xml:space="preserve"> </w:t>
      </w:r>
      <w:r w:rsidRPr="006D66B9" w:rsidR="00C77ECC">
        <w:rPr>
          <w:i/>
          <w:iCs/>
        </w:rPr>
        <w:t>One of the wonderful things about these sensory effects is that they are generally, relatively lo-fi and therefore, relatively cost-effective. In fact, one of the best sensory effects we ever delivered was some gravel glued onto hardboard. Stepping on that natural texture when walking into a (virtual) exterior space gives a huge boost to immersion but costs a few pounds to deliver.”</w:t>
      </w:r>
    </w:p>
    <w:p w:rsidR="00553178" w:rsidP="006D66B9" w:rsidRDefault="00553178" w14:paraId="69969552" w14:textId="1E7B0CA4">
      <w:pPr>
        <w:ind w:left="720"/>
      </w:pPr>
      <w:r w:rsidRPr="00553178">
        <w:t xml:space="preserve">— </w:t>
      </w:r>
      <w:r w:rsidRPr="00553178">
        <w:rPr>
          <w:b/>
          <w:bCs/>
        </w:rPr>
        <w:t>Simon Reveley, CEO</w:t>
      </w:r>
      <w:r w:rsidRPr="5C13A47C" w:rsidR="4FC30E48">
        <w:rPr>
          <w:b/>
          <w:bCs/>
        </w:rPr>
        <w:t xml:space="preserve"> </w:t>
      </w:r>
      <w:r w:rsidR="4FC30E48">
        <w:t>at</w:t>
      </w:r>
      <w:r>
        <w:t xml:space="preserve"> </w:t>
      </w:r>
      <w:hyperlink w:history="1" r:id="rId30">
        <w:r w:rsidRPr="5C13A47C">
          <w:rPr>
            <w:rStyle w:val="Hyperlink"/>
          </w:rPr>
          <w:t>Figment Productions</w:t>
        </w:r>
      </w:hyperlink>
      <w:r w:rsidR="00FE7BBA">
        <w:t xml:space="preserve"> </w:t>
      </w:r>
    </w:p>
    <w:p w:rsidR="73292E27" w:rsidP="0051768E" w:rsidRDefault="345443BE" w14:paraId="0D6A8111" w14:textId="53903002">
      <w:pPr>
        <w:ind w:right="1260"/>
        <w:rPr>
          <w:rFonts w:ascii="Aptos" w:hAnsi="Aptos" w:eastAsia="Aptos" w:cs="Aptos"/>
          <w:color w:val="498205"/>
          <w:sz w:val="22"/>
          <w:szCs w:val="22"/>
        </w:rPr>
      </w:pPr>
      <w:r>
        <w:t>The findings reinforce a broader principle: presence flourishes when</w:t>
      </w:r>
      <w:r w:rsidR="00B061A6">
        <w:t xml:space="preserve"> </w:t>
      </w:r>
      <w:r>
        <w:t xml:space="preserve">multisensory signals are plausible, well-timed and narratively relevant. </w:t>
      </w:r>
    </w:p>
    <w:p w:rsidR="73292E27" w:rsidP="044B0010" w:rsidRDefault="47D9053F" w14:paraId="7AD7770C" w14:textId="2098043B">
      <w:pPr>
        <w:pStyle w:val="Heading2"/>
      </w:pPr>
      <w:bookmarkStart w:name="_Toc798485543" w:id="219"/>
      <w:r>
        <w:t>Pract</w:t>
      </w:r>
      <w:r w:rsidR="0B109C67">
        <w:t xml:space="preserve">ical </w:t>
      </w:r>
      <w:r w:rsidR="7D44C99D">
        <w:t>insights</w:t>
      </w:r>
      <w:bookmarkEnd w:id="219"/>
    </w:p>
    <w:p w:rsidR="16988A96" w:rsidP="044B0010" w:rsidRDefault="64450EB4" w14:paraId="5D11359B" w14:textId="35E149F2">
      <w:pPr>
        <w:pStyle w:val="Heading3"/>
        <w:rPr>
          <w:rFonts w:ascii="Aptos" w:hAnsi="Aptos" w:eastAsia="Aptos" w:cs="Aptos"/>
          <w:sz w:val="24"/>
          <w:szCs w:val="24"/>
        </w:rPr>
      </w:pPr>
      <w:bookmarkStart w:name="_Toc1835703355" w:id="220"/>
      <w:r>
        <w:t>Latency tolerances</w:t>
      </w:r>
      <w:bookmarkEnd w:id="220"/>
    </w:p>
    <w:p w:rsidR="000B03A9" w:rsidP="000B03A9" w:rsidRDefault="79091925" w14:paraId="375CDFA2" w14:textId="137735D9">
      <w:r>
        <w:t>It is popular to</w:t>
      </w:r>
      <w:r w:rsidR="2E7F903B">
        <w:t xml:space="preserve"> benchmark</w:t>
      </w:r>
      <w:r>
        <w:t xml:space="preserve"> </w:t>
      </w:r>
      <w:r w:rsidR="2E7F903B">
        <w:t xml:space="preserve">creative technical solutions in terms of </w:t>
      </w:r>
      <w:r w:rsidRPr="4198D5AC" w:rsidR="7F349E6F">
        <w:rPr>
          <w:i/>
          <w:iCs/>
        </w:rPr>
        <w:t>q</w:t>
      </w:r>
      <w:r w:rsidRPr="4198D5AC" w:rsidR="2E7F903B">
        <w:rPr>
          <w:i/>
          <w:iCs/>
        </w:rPr>
        <w:t xml:space="preserve">uality of </w:t>
      </w:r>
      <w:r w:rsidRPr="4198D5AC" w:rsidR="1996A6DC">
        <w:rPr>
          <w:i/>
          <w:iCs/>
        </w:rPr>
        <w:t>s</w:t>
      </w:r>
      <w:r w:rsidRPr="4198D5AC" w:rsidR="2E7F903B">
        <w:rPr>
          <w:i/>
          <w:iCs/>
        </w:rPr>
        <w:t>ervice</w:t>
      </w:r>
      <w:ins w:author="Levstek, Marusa" w:date="2026-09-25T16:37:00Z" w16du:dateUtc="2026-09-25T16:37:16Z" w:id="221">
        <w:r w:rsidRPr="4198D5AC" w:rsidR="5DF05266">
          <w:rPr>
            <w:i/>
            <w:iCs/>
          </w:rPr>
          <w:t>,</w:t>
        </w:r>
      </w:ins>
      <w:sdt>
        <w:sdtPr>
          <w:rPr>
            <w:rFonts w:ascii="Aptos" w:hAnsi="Aptos"/>
            <w:i/>
            <w:iCs/>
            <w:color w:val="000000" w:themeColor="text1"/>
            <w:vertAlign w:val="superscript"/>
          </w:rPr>
          <w:tag w:val="MENDELEY_CITATION_v3_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"/>
          <w:id w:val="757486993"/>
          <w:placeholder>
            <w:docPart w:val="01C158DEA17E43B3B1F722C20C557A1C"/>
          </w:placeholder>
        </w:sdtPr>
        <w:sdtContent>
          <w:r w:rsidRPr="00517457" w:rsidR="00517457">
            <w:rPr>
              <w:rFonts w:ascii="Aptos" w:hAnsi="Aptos" w:eastAsia="Aptos" w:cs="Aptos"/>
              <w:i/>
              <w:iCs/>
              <w:color w:val="000000"/>
              <w:vertAlign w:val="superscript"/>
            </w:rPr>
            <w:t>48</w:t>
          </w:r>
        </w:sdtContent>
      </w:sdt>
      <w:del w:author="Levstek, Marusa" w:date="2026-09-25T16:37:00Z" w16du:dateUtc="2026-09-25T16:37:18Z" w:id="222">
        <w:r w:rsidDel="2E7F903B">
          <w:delText>,</w:delText>
        </w:r>
      </w:del>
      <w:r w:rsidR="2E7F903B">
        <w:t xml:space="preserve"> which encompasses</w:t>
      </w:r>
      <w:r w:rsidR="13A88148">
        <w:t xml:space="preserve"> computer science related</w:t>
      </w:r>
      <w:r w:rsidR="2E7F903B">
        <w:t xml:space="preserve"> terms such as </w:t>
      </w:r>
      <w:r w:rsidRPr="4198D5AC" w:rsidR="2E7F903B">
        <w:rPr>
          <w:i/>
          <w:iCs/>
        </w:rPr>
        <w:t>bandwidth</w:t>
      </w:r>
      <w:r w:rsidR="2E7F903B">
        <w:t xml:space="preserve">, </w:t>
      </w:r>
      <w:r w:rsidRPr="4198D5AC" w:rsidR="2E7F903B">
        <w:rPr>
          <w:i/>
          <w:iCs/>
        </w:rPr>
        <w:t>jitter</w:t>
      </w:r>
      <w:r w:rsidR="2E7F903B">
        <w:t xml:space="preserve">, </w:t>
      </w:r>
      <w:r w:rsidRPr="4198D5AC" w:rsidR="2E7F903B">
        <w:rPr>
          <w:i/>
          <w:iCs/>
        </w:rPr>
        <w:t xml:space="preserve">packet loss </w:t>
      </w:r>
      <w:r w:rsidR="2E7F903B">
        <w:t xml:space="preserve">and </w:t>
      </w:r>
      <w:r w:rsidRPr="4198D5AC" w:rsidR="2E7F903B">
        <w:rPr>
          <w:i/>
          <w:iCs/>
        </w:rPr>
        <w:t>latency</w:t>
      </w:r>
      <w:r w:rsidR="2E7F903B">
        <w:t xml:space="preserve">. Audiences on the other hand are concerned with the </w:t>
      </w:r>
      <w:r w:rsidRPr="4198D5AC" w:rsidR="3B43A8E8">
        <w:rPr>
          <w:i/>
          <w:iCs/>
        </w:rPr>
        <w:t>q</w:t>
      </w:r>
      <w:r w:rsidRPr="4198D5AC" w:rsidR="2E7F903B">
        <w:rPr>
          <w:i/>
          <w:iCs/>
        </w:rPr>
        <w:t xml:space="preserve">uality </w:t>
      </w:r>
      <w:r w:rsidR="2E7F903B">
        <w:t xml:space="preserve">of </w:t>
      </w:r>
      <w:r w:rsidR="521B5D08">
        <w:t>ex</w:t>
      </w:r>
      <w:r w:rsidRPr="4198D5AC" w:rsidR="2E7F903B">
        <w:rPr>
          <w:i/>
          <w:iCs/>
        </w:rPr>
        <w:t>perience</w:t>
      </w:r>
      <w:ins w:author="Levstek, Marusa" w:date="2026-09-25T16:37:00Z" w16du:dateUtc="2026-09-25T16:37:21Z" w:id="223">
        <w:r w:rsidRPr="4198D5AC" w:rsidR="03A5175B">
          <w:rPr>
            <w:i/>
            <w:iCs/>
          </w:rPr>
          <w:t>,</w:t>
        </w:r>
      </w:ins>
      <w:sdt>
        <w:sdtPr>
          <w:rPr>
            <w:rFonts w:ascii="Aptos" w:hAnsi="Aptos"/>
            <w:i/>
            <w:iCs/>
            <w:color w:val="000000" w:themeColor="text1"/>
            <w:vertAlign w:val="superscript"/>
          </w:rPr>
          <w:tag w:val="MENDELEY_CITATION_v3_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"/>
          <w:id w:val="-328679175"/>
          <w:placeholder>
            <w:docPart w:val="01C158DEA17E43B3B1F722C20C557A1C"/>
          </w:placeholder>
        </w:sdtPr>
        <w:sdtContent>
          <w:r w:rsidRPr="00517457" w:rsidR="00517457">
            <w:rPr>
              <w:rFonts w:ascii="Aptos" w:hAnsi="Aptos" w:eastAsia="Aptos" w:cs="Aptos"/>
              <w:i/>
              <w:iCs/>
              <w:color w:val="000000"/>
              <w:vertAlign w:val="superscript"/>
            </w:rPr>
            <w:t>48</w:t>
          </w:r>
        </w:sdtContent>
      </w:sdt>
      <w:del w:author="Levstek, Marusa" w:date="2026-09-25T16:37:00Z" w16du:dateUtc="2026-09-25T16:37:22Z" w:id="224">
        <w:r w:rsidDel="2E7F903B">
          <w:delText>,</w:delText>
        </w:r>
      </w:del>
      <w:r w:rsidR="2E7F903B">
        <w:t xml:space="preserve"> encompassing subjective terms such as smoothness, responsiveness, comfort and immersion.</w:t>
      </w:r>
    </w:p>
    <w:p w:rsidR="000B03A9" w:rsidRDefault="000B03A9" w14:paraId="79321219" w14:textId="295C03C0">
      <w:r>
        <w:t>The</w:t>
      </w:r>
      <w:r w:rsidR="00E10A71">
        <w:t>se</w:t>
      </w:r>
      <w:r>
        <w:t xml:space="preserve"> two do not always align. </w:t>
      </w:r>
      <w:r w:rsidR="6F4AEC41">
        <w:t>S</w:t>
      </w:r>
      <w:r>
        <w:t xml:space="preserve">olutions that technically fall short in terms of strict </w:t>
      </w:r>
      <w:r w:rsidRPr="5C13A47C" w:rsidR="0E71EC3C">
        <w:rPr>
          <w:i/>
          <w:iCs/>
        </w:rPr>
        <w:t>q</w:t>
      </w:r>
      <w:r w:rsidRPr="5C13A47C">
        <w:rPr>
          <w:i/>
          <w:iCs/>
        </w:rPr>
        <w:t>uality</w:t>
      </w:r>
      <w:r w:rsidRPr="5C13A47C">
        <w:rPr>
          <w:i/>
        </w:rPr>
        <w:t xml:space="preserve"> of </w:t>
      </w:r>
      <w:r w:rsidRPr="5C13A47C" w:rsidR="3B18C3A6">
        <w:rPr>
          <w:i/>
          <w:iCs/>
        </w:rPr>
        <w:t>s</w:t>
      </w:r>
      <w:r w:rsidRPr="5C13A47C">
        <w:rPr>
          <w:i/>
          <w:iCs/>
        </w:rPr>
        <w:t>ervice</w:t>
      </w:r>
      <w:r>
        <w:t xml:space="preserve"> thresholds can sometimes still deliver a satisfying experience if they remain within perceptual tolerance windows. On the other hand, despite meeting </w:t>
      </w:r>
      <w:r w:rsidRPr="5C13A47C" w:rsidR="1A3E665D">
        <w:rPr>
          <w:i/>
          <w:iCs/>
        </w:rPr>
        <w:t>q</w:t>
      </w:r>
      <w:r w:rsidRPr="5C13A47C">
        <w:rPr>
          <w:i/>
          <w:iCs/>
        </w:rPr>
        <w:t>uality</w:t>
      </w:r>
      <w:r w:rsidRPr="5C13A47C">
        <w:rPr>
          <w:i/>
        </w:rPr>
        <w:t xml:space="preserve"> of </w:t>
      </w:r>
      <w:r w:rsidRPr="5C13A47C" w:rsidR="5004411A">
        <w:rPr>
          <w:i/>
          <w:iCs/>
        </w:rPr>
        <w:t>s</w:t>
      </w:r>
      <w:r w:rsidRPr="5C13A47C">
        <w:rPr>
          <w:i/>
          <w:iCs/>
        </w:rPr>
        <w:t>ervice</w:t>
      </w:r>
      <w:r>
        <w:t xml:space="preserve"> thresholds, something might feel </w:t>
      </w:r>
      <w:r w:rsidRPr="5C13A47C">
        <w:rPr>
          <w:i/>
        </w:rPr>
        <w:t xml:space="preserve">just </w:t>
      </w:r>
      <w:r w:rsidRPr="5C13A47C">
        <w:rPr>
          <w:i/>
          <w:iCs/>
        </w:rPr>
        <w:t>off</w:t>
      </w:r>
      <w:r w:rsidRPr="5C13A47C">
        <w:rPr>
          <w:i/>
        </w:rPr>
        <w:t xml:space="preserve"> </w:t>
      </w:r>
      <w:r>
        <w:t>about an experience without careful thought to multisensory elements. This distinction helps guide where creative effort and technical effort are best invested.</w:t>
      </w:r>
    </w:p>
    <w:p w:rsidRPr="00C13DB2" w:rsidR="00584AD3" w:rsidP="000227F3" w:rsidRDefault="14EAEDD2" w14:paraId="11A7D8BC" w14:textId="0261E779">
      <w:pPr>
        <w:keepNext/>
      </w:pPr>
      <w:r>
        <w:t xml:space="preserve">It is often difficult to </w:t>
      </w:r>
      <w:r w:rsidR="3EC57020">
        <w:t>ensure that information being presented to</w:t>
      </w:r>
      <w:r w:rsidR="67101CF4">
        <w:t xml:space="preserve"> different senses arrives at exactly the same time</w:t>
      </w:r>
      <w:r>
        <w:t xml:space="preserve">. Fortunately, </w:t>
      </w:r>
      <w:r w:rsidR="60AB6596">
        <w:t xml:space="preserve">in integrating sensory information </w:t>
      </w:r>
      <w:r>
        <w:t xml:space="preserve">our brains </w:t>
      </w:r>
      <w:r w:rsidR="0A3E56CA">
        <w:t xml:space="preserve">can tolerate </w:t>
      </w:r>
      <w:r>
        <w:t xml:space="preserve">small mismatches in timing. This means </w:t>
      </w:r>
      <w:r w:rsidR="144A86CB">
        <w:t xml:space="preserve">that </w:t>
      </w:r>
      <w:r>
        <w:t xml:space="preserve">absolute zero-latency is not always necessary for an engaging, comfortable experience. </w:t>
      </w:r>
      <w:ins w:author="Woods, Andy" w:date="2026-09-15T08:18:00Z" w16du:dateUtc="2026-09-15T08:18:00Z" w:id="225">
        <w:r w:rsidR="00572702">
          <w:t>The graph below illustrates the lags reported as acceptable, or as not noticeable, for different tasks and types of information, alongside everyday sound-travel times for comparison</w:t>
        </w:r>
      </w:ins>
      <w:ins w:author="Levstek, Marusa" w:date="2026-09-25T16:37:00Z" w16du:dateUtc="2026-09-25T16:37:30Z" w:id="226">
        <w:r w:rsidR="6D897576">
          <w:t>.</w:t>
        </w:r>
      </w:ins>
      <w:sdt>
        <w:sdtPr>
          <w:tag w:val="MENDELEY_CITATION_v3_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"/>
          <w:id w:val="-240021049"/>
          <w:placeholder>
            <w:docPart w:val="DefaultPlaceholder_-1854013440"/>
          </w:placeholder>
        </w:sdtPr>
        <w:sdtContent>
          <w:r w:rsidRPr="00517457" w:rsidR="00517457">
            <w:rPr>
              <w:rFonts w:ascii="Aptos" w:hAnsi="Aptos"/>
              <w:color w:val="000000"/>
              <w:vertAlign w:val="superscript"/>
            </w:rPr>
            <w:t>49–55</w:t>
          </w:r>
        </w:sdtContent>
      </w:sdt>
      <w:del w:author="Levstek, Marusa" w:date="2026-09-25T16:37:00Z" w16du:dateUtc="2026-09-25T16:37:34Z" w:id="227">
        <w:r w:rsidDel="007A28A1">
          <w:delText xml:space="preserve"> </w:delText>
        </w:r>
      </w:del>
      <w:ins w:author="Woods, Andy" w:date="2026-09-15T08:18:00Z" w16du:dateUtc="2026-09-15T08:18:00Z" w:id="228">
        <w:del w:author="Levstek, Marusa" w:date="2026-09-25T16:37:00Z" w16du:dateUtc="2026-09-25T16:37:34Z" w:id="229">
          <w:r w:rsidDel="00572702">
            <w:delText>.</w:delText>
          </w:r>
        </w:del>
      </w:ins>
      <w:del w:author="Levstek, Marusa" w:date="2026-09-25T16:37:00Z" w16du:dateUtc="2026-09-25T16:37:34Z" w:id="230">
        <w:r w:rsidDel="14EAEDD2">
          <w:delText>The</w:delText>
        </w:r>
      </w:del>
      <w:del w:author="Woods, Andy" w:date="2026-09-15T08:18:00Z" w16du:dateUtc="2026-09-15T07:18:00Z" w:id="231">
        <w:r w:rsidDel="14EAEDD2">
          <w:delText xml:space="preserve"> graph below illustrates the lags that can be tolerated for different tasks and information type.</w:delText>
        </w:r>
      </w:del>
    </w:p>
    <w:p w:rsidRPr="00C13DB2" w:rsidR="00584AD3" w:rsidP="000227F3" w:rsidRDefault="00584AD3" w14:paraId="4D95F06C" w14:textId="344CCD13">
      <w:pPr>
        <w:keepNext/>
      </w:pPr>
    </w:p>
    <w:p w:rsidRPr="00572702" w:rsidR="00572702" w:rsidRDefault="26A34D34" w14:paraId="12598690" w14:textId="2BDE46A8">
      <w:pPr>
        <w:keepNext/>
        <w:shd w:val="clear" w:color="auto" w:fill="2B2B2B"/>
        <w:spacing w:after="0"/>
        <w:rPr>
          <w:ins w:author="Woods, Andy" w:date="2026-09-15T07:30:00Z" w16du:dateUtc="2026-09-15T07:30:23Z" w:id="232"/>
          <w:rFonts w:ascii="Consolas" w:hAnsi="Consolas" w:eastAsia="Consolas" w:cs="Consolas"/>
          <w:color w:val="CC7832"/>
          <w:sz w:val="19"/>
          <w:szCs w:val="19"/>
        </w:rPr>
        <w:pPrChange w:author="Woods, Andy" w:date="2026-09-15T07:30:00Z" w:id="233">
          <w:pPr/>
        </w:pPrChange>
      </w:pPr>
      <w:ins w:author="Woods, Andy" w:date="2026-09-15T07:30:00Z" w16du:dateUtc="2026-09-15T07:30:23Z" w:id="234">
        <w:r w:rsidRPr="033AEC01">
          <w:rPr>
            <w:rFonts w:ascii="Consolas" w:hAnsi="Consolas" w:eastAsia="Consolas" w:cs="Consolas"/>
            <w:color w:val="CC7832"/>
            <w:sz w:val="19"/>
            <w:szCs w:val="19"/>
          </w:rPr>
          <w:t>[CHART-DATA: latency-tolerance]</w:t>
        </w:r>
      </w:ins>
    </w:p>
    <w:p w:rsidRPr="00572702" w:rsidR="00572702" w:rsidP="00572702" w:rsidRDefault="00572702" w14:paraId="65A15514" w14:textId="329524C5">
      <w:pPr>
        <w:keepNext/>
        <w:rPr>
          <w:ins w:author="Woods, Andy" w:date="2026-09-15T07:30:00Z" w16du:dateUtc="2026-09-15T07:30:31Z" w:id="235"/>
        </w:rPr>
      </w:pPr>
      <w:r>
        <w:br/>
      </w:r>
      <w:r>
        <w:br/>
      </w:r>
      <w:ins w:author="Woods, Andy" w:date="2026-09-15T08:17:00Z" w16du:dateUtc="2026-09-15T08:17:00Z" w:id="236">
        <w:r w:rsidRPr="033AEC01">
          <w:rPr>
            <w:rFonts w:ascii="Consolas" w:hAnsi="Consolas" w:eastAsia="Consolas" w:cs="Consolas"/>
            <w:color w:val="CC7832"/>
            <w:sz w:val="19"/>
            <w:szCs w:val="19"/>
          </w:rPr>
          <w:t>| Group | Label | Value (ms) | Error (ms) | Threshold |</w:t>
        </w:r>
      </w:ins>
      <w:r>
        <w:br/>
      </w:r>
      <w:ins w:author="Woods, Andy" w:date="2026-09-15T08:17:00Z" w16du:dateUtc="2026-09-15T08:17:00Z" w:id="237">
        <w:r w:rsidRPr="033AEC01">
          <w:rPr>
            <w:rFonts w:ascii="Consolas" w:hAnsi="Consolas" w:eastAsia="Consolas" w:cs="Consolas"/>
            <w:color w:val="CC7832"/>
            <w:sz w:val="19"/>
            <w:szCs w:val="19"/>
          </w:rPr>
          <w:t>|---|---|---|---|---|</w:t>
        </w:r>
      </w:ins>
      <w:r>
        <w:br/>
      </w:r>
      <w:ins w:author="Woods, Andy" w:date="2026-09-15T08:17:00Z" w16du:dateUtc="2026-09-15T08:17:00Z" w:id="238">
        <w:r w:rsidRPr="033AEC01">
          <w:rPr>
            <w:rFonts w:ascii="Consolas" w:hAnsi="Consolas" w:eastAsia="Consolas" w:cs="Consolas"/>
            <w:color w:val="CC7832"/>
            <w:sz w:val="19"/>
            <w:szCs w:val="19"/>
          </w:rPr>
          <w:t>| Collaborative music | Rhythm-section groups playing by ear (jazz, rock) {Shay 2024} | 7.5 | 2.5 | Acceptable |</w:t>
        </w:r>
      </w:ins>
      <w:r>
        <w:br/>
      </w:r>
      <w:ins w:author="Woods, Andy" w:date="2026-09-15T08:17:00Z" w16du:dateUtc="2026-09-15T08:17:00Z" w:id="239">
        <w:r w:rsidRPr="033AEC01">
          <w:rPr>
            <w:rFonts w:ascii="Consolas" w:hAnsi="Consolas" w:eastAsia="Consolas" w:cs="Consolas"/>
            <w:color w:val="CC7832"/>
            <w:sz w:val="19"/>
            <w:szCs w:val="19"/>
          </w:rPr>
          <w:t>| Collaborative music | Orchestra following a conductor {Shay 2024} | 40 | 0 | Acceptable |</w:t>
        </w:r>
      </w:ins>
      <w:r>
        <w:br/>
      </w:r>
      <w:ins w:author="Woods, Andy" w:date="2026-09-15T08:17:00Z" w16du:dateUtc="2026-09-15T08:17:00Z" w:id="240">
        <w:r w:rsidRPr="033AEC01">
          <w:rPr>
            <w:rFonts w:ascii="Consolas" w:hAnsi="Consolas" w:eastAsia="Consolas" w:cs="Consolas"/>
            <w:color w:val="CC7832"/>
            <w:sz w:val="19"/>
            <w:szCs w:val="19"/>
          </w:rPr>
          <w:t>| Live sound monitoring | Own voice via in-ear monitors {Shay 2024; Lester Boley 2007} | 8 | 2 | Acceptable |</w:t>
        </w:r>
      </w:ins>
      <w:r>
        <w:br/>
      </w:r>
      <w:ins w:author="Woods, Andy" w:date="2026-09-15T08:17:00Z" w16du:dateUtc="2026-09-15T08:17:00Z" w:id="241">
        <w:r w:rsidRPr="033AEC01">
          <w:rPr>
            <w:rFonts w:ascii="Consolas" w:hAnsi="Consolas" w:eastAsia="Consolas" w:cs="Consolas"/>
            <w:color w:val="CC7832"/>
            <w:sz w:val="19"/>
            <w:szCs w:val="19"/>
          </w:rPr>
          <w:t>| Live sound monitoring | Stage wedge monitors (varies by instrument) {Lester Boley 2007} | 22 | 20 | Acceptable |</w:t>
        </w:r>
      </w:ins>
      <w:r>
        <w:br/>
      </w:r>
      <w:ins w:author="Woods, Andy" w:date="2026-09-15T08:17:00Z" w16du:dateUtc="2026-09-15T08:17:00Z" w:id="242">
        <w:r w:rsidRPr="033AEC01">
          <w:rPr>
            <w:rFonts w:ascii="Consolas" w:hAnsi="Consolas" w:eastAsia="Consolas" w:cs="Consolas"/>
            <w:color w:val="CC7832"/>
            <w:sz w:val="19"/>
            <w:szCs w:val="19"/>
          </w:rPr>
          <w:t>| XR | Motion to photon (industry design target) {Stauffert 2020; Carmack 2013} | 20 | 0 | Acceptable |</w:t>
        </w:r>
      </w:ins>
      <w:r>
        <w:br/>
      </w:r>
      <w:ins w:author="Woods, Andy" w:date="2026-09-15T08:17:00Z" w16du:dateUtc="2026-09-15T08:17:00Z" w:id="243">
        <w:r w:rsidRPr="033AEC01">
          <w:rPr>
            <w:rFonts w:ascii="Consolas" w:hAnsi="Consolas" w:eastAsia="Consolas" w:cs="Consolas"/>
            <w:color w:val="CC7832"/>
            <w:sz w:val="19"/>
            <w:szCs w:val="19"/>
          </w:rPr>
          <w:t>| XR | Tactile to visual {Attig 2017} | 55 | 0 | Acceptable |</w:t>
        </w:r>
      </w:ins>
      <w:r>
        <w:br/>
      </w:r>
      <w:ins w:author="Woods, Andy" w:date="2026-09-15T08:17:00Z" w16du:dateUtc="2026-09-15T08:17:00Z" w:id="244">
        <w:r w:rsidRPr="033AEC01">
          <w:rPr>
            <w:rFonts w:ascii="Consolas" w:hAnsi="Consolas" w:eastAsia="Consolas" w:cs="Consolas"/>
            <w:color w:val="CC7832"/>
            <w:sz w:val="19"/>
            <w:szCs w:val="19"/>
          </w:rPr>
          <w:t>| XR | Tactile to audio {Attig 2017} | 25 | 0 | Acceptable |</w:t>
        </w:r>
      </w:ins>
      <w:r>
        <w:br/>
      </w:r>
      <w:ins w:author="Woods, Andy" w:date="2026-09-15T08:17:00Z" w16du:dateUtc="2026-09-15T08:17:00Z" w:id="245">
        <w:r w:rsidRPr="033AEC01">
          <w:rPr>
            <w:rFonts w:ascii="Consolas" w:hAnsi="Consolas" w:eastAsia="Consolas" w:cs="Consolas"/>
            <w:color w:val="CC7832"/>
            <w:sz w:val="19"/>
            <w:szCs w:val="19"/>
          </w:rPr>
          <w:t>| TV | Audio ahead of video {Telecommunication Union 1998} | 90 | 0 | Acceptable |</w:t>
        </w:r>
      </w:ins>
      <w:r>
        <w:br/>
      </w:r>
      <w:ins w:author="Woods, Andy" w:date="2026-09-15T08:17:00Z" w16du:dateUtc="2026-09-15T08:17:00Z" w:id="246">
        <w:r w:rsidRPr="033AEC01">
          <w:rPr>
            <w:rFonts w:ascii="Consolas" w:hAnsi="Consolas" w:eastAsia="Consolas" w:cs="Consolas"/>
            <w:color w:val="CC7832"/>
            <w:sz w:val="19"/>
            <w:szCs w:val="19"/>
          </w:rPr>
          <w:t>| TV | Video ahead of audio {Telecommunication Union 1998} | 185 | 0 | Acceptable |</w:t>
        </w:r>
      </w:ins>
      <w:r>
        <w:br/>
      </w:r>
      <w:ins w:author="Woods, Andy" w:date="2026-09-15T08:17:00Z" w16du:dateUtc="2026-09-15T08:17:00Z" w:id="247">
        <w:r w:rsidRPr="033AEC01">
          <w:rPr>
            <w:rFonts w:ascii="Consolas" w:hAnsi="Consolas" w:eastAsia="Consolas" w:cs="Consolas"/>
            <w:color w:val="CC7832"/>
            <w:sz w:val="19"/>
            <w:szCs w:val="19"/>
          </w:rPr>
          <w:t>| Speech | Speech over mobile phone {CCITT 1988} | 150 | 50 | Acceptable |</w:t>
        </w:r>
      </w:ins>
      <w:r>
        <w:br/>
      </w:r>
      <w:ins w:author="Woods, Andy" w:date="2026-09-15T08:17:00Z" w16du:dateUtc="2026-09-15T08:17:00Z" w:id="248">
        <w:r w:rsidRPr="033AEC01">
          <w:rPr>
            <w:rFonts w:ascii="Consolas" w:hAnsi="Consolas" w:eastAsia="Consolas" w:cs="Consolas"/>
            <w:color w:val="CC7832"/>
            <w:sz w:val="19"/>
            <w:szCs w:val="19"/>
          </w:rPr>
          <w:t>| Live sound monitoring | Own voice via in-ear monitors {Shay 2024; Lester Boley 2007} | 1.5 | 0.5 | Not noticeable |</w:t>
        </w:r>
      </w:ins>
      <w:r>
        <w:br/>
      </w:r>
      <w:ins w:author="Woods, Andy" w:date="2026-09-15T08:17:00Z" w16du:dateUtc="2026-09-15T08:17:00Z" w:id="249">
        <w:r w:rsidRPr="033AEC01">
          <w:rPr>
            <w:rFonts w:ascii="Consolas" w:hAnsi="Consolas" w:eastAsia="Consolas" w:cs="Consolas"/>
            <w:color w:val="CC7832"/>
            <w:sz w:val="19"/>
            <w:szCs w:val="19"/>
          </w:rPr>
          <w:t xml:space="preserve">| XR | Head-tracking lag in XR (detection threshold varies 3–17 ms) {Stauffert 2020} | </w:t>
        </w:r>
        <w:r w:rsidRPr="033AEC01">
          <w:rPr>
            <w:rFonts w:ascii="Consolas" w:hAnsi="Consolas" w:eastAsia="Consolas" w:cs="Consolas"/>
            <w:color w:val="CC7832"/>
            <w:sz w:val="19"/>
            <w:szCs w:val="19"/>
          </w:rPr>
          <w:t>10 | 7 | Not noticeable |</w:t>
        </w:r>
      </w:ins>
      <w:r>
        <w:br/>
      </w:r>
      <w:ins w:author="Woods, Andy" w:date="2026-09-15T08:17:00Z" w16du:dateUtc="2026-09-15T08:17:00Z" w:id="250">
        <w:r w:rsidRPr="033AEC01">
          <w:rPr>
            <w:rFonts w:ascii="Consolas" w:hAnsi="Consolas" w:eastAsia="Consolas" w:cs="Consolas"/>
            <w:color w:val="CC7832"/>
            <w:sz w:val="19"/>
            <w:szCs w:val="19"/>
          </w:rPr>
          <w:t>| TV | Broadcast sync, audio ahead of video {Telecommunication Union 1998} | 45 | 0 | Not noticeable |</w:t>
        </w:r>
      </w:ins>
      <w:r>
        <w:br/>
      </w:r>
      <w:ins w:author="Woods, Andy" w:date="2026-09-15T08:17:00Z" w16du:dateUtc="2026-09-15T08:17:00Z" w:id="251">
        <w:r w:rsidRPr="033AEC01">
          <w:rPr>
            <w:rFonts w:ascii="Consolas" w:hAnsi="Consolas" w:eastAsia="Consolas" w:cs="Consolas"/>
            <w:color w:val="CC7832"/>
            <w:sz w:val="19"/>
            <w:szCs w:val="19"/>
          </w:rPr>
          <w:t>| TV | Broadcast sync, video ahead of audio {Telecommunication Union 1998} | 125 | 0 | Not noticeable |</w:t>
        </w:r>
      </w:ins>
      <w:r>
        <w:br/>
      </w:r>
      <w:ins w:author="Woods, Andy" w:date="2026-09-15T08:17:00Z" w16du:dateUtc="2026-09-15T08:17:00Z" w:id="252">
        <w:r w:rsidRPr="033AEC01">
          <w:rPr>
            <w:rFonts w:ascii="Consolas" w:hAnsi="Consolas" w:eastAsia="Consolas" w:cs="Consolas"/>
            <w:color w:val="CC7832"/>
            <w:sz w:val="19"/>
            <w:szCs w:val="19"/>
          </w:rPr>
          <w:t>| Sound travel | Sound travelling 2 m through air | 6 | 0 | Reference |</w:t>
        </w:r>
      </w:ins>
      <w:r>
        <w:br/>
      </w:r>
      <w:ins w:author="Woods, Andy" w:date="2026-09-15T08:17:00Z" w16du:dateUtc="2026-09-15T08:17:00Z" w:id="253">
        <w:r w:rsidRPr="033AEC01">
          <w:rPr>
            <w:rFonts w:ascii="Consolas" w:hAnsi="Consolas" w:eastAsia="Consolas" w:cs="Consolas"/>
            <w:color w:val="CC7832"/>
            <w:sz w:val="19"/>
            <w:szCs w:val="19"/>
          </w:rPr>
          <w:t>| Sound travel | Sound travelling 10 m through air | 29 | 0 | Reference |</w:t>
        </w:r>
      </w:ins>
      <w:r>
        <w:br/>
      </w:r>
      <w:ins w:author="Woods, Andy" w:date="2026-09-15T08:17:00Z" w16du:dateUtc="2026-09-15T08:17:00Z" w:id="254">
        <w:r w:rsidRPr="033AEC01">
          <w:rPr>
            <w:rFonts w:ascii="Consolas" w:hAnsi="Consolas" w:eastAsia="Consolas" w:cs="Consolas"/>
            <w:color w:val="CC7832"/>
            <w:sz w:val="19"/>
            <w:szCs w:val="19"/>
          </w:rPr>
          <w:t>| Sound travel | Front to back of a 12 m orchestra stage {Shay 2024} | 35 | 0 | Reference |</w:t>
        </w:r>
      </w:ins>
      <w:r>
        <w:br/>
      </w:r>
      <w:ins w:author="Woods, Andy" w:date="2026-09-15T08:17:00Z" w16du:dateUtc="2026-09-15T08:17:00Z" w:id="255">
        <w:r w:rsidRPr="033AEC01">
          <w:rPr>
            <w:rFonts w:ascii="Consolas" w:hAnsi="Consolas" w:eastAsia="Consolas" w:cs="Consolas"/>
            <w:color w:val="CC7832"/>
            <w:sz w:val="19"/>
            <w:szCs w:val="19"/>
          </w:rPr>
          <w:t>| [LEGEND] | Key latency tolerances for multisensory experiences. "Acceptable" bars show delays that studies or standards report as acceptable for a given activity; "Not noticeable" bars show delays reported as below detection; "For comparison" bars show how long sound takes to travel everyday distances through air – these are physics, not perceptual limits. Error bars show the range reported across studies, instruments or participants. The 20 ms motion-to-photon figure is an industry design target rather than a measured threshold. XR stands for eXtended Reality. | | | |</w:t>
        </w:r>
      </w:ins>
    </w:p>
    <w:p w:rsidR="075E3279" w:rsidRDefault="075E3279" w14:paraId="55F8CAC0" w14:textId="1A51F835">
      <w:pPr>
        <w:shd w:val="clear" w:color="auto" w:fill="2B2B2B"/>
        <w:spacing w:after="0"/>
        <w:rPr>
          <w:ins w:author="Woods, Andy" w:date="2026-09-15T07:30:00Z" w16du:dateUtc="2026-09-15T07:30:31Z" w:id="256"/>
          <w:rFonts w:ascii="Consolas" w:hAnsi="Consolas" w:eastAsia="Consolas" w:cs="Consolas"/>
          <w:color w:val="CC7832"/>
          <w:sz w:val="19"/>
          <w:szCs w:val="19"/>
        </w:rPr>
        <w:pPrChange w:author="Woods, Andy" w:date="2026-09-15T07:30:00Z" w:id="257">
          <w:pPr/>
        </w:pPrChange>
      </w:pPr>
      <w:ins w:author="Woods, Andy" w:date="2026-09-15T07:30:00Z" w16du:dateUtc="2026-09-15T07:30:31Z" w:id="258">
        <w:r w:rsidRPr="033AEC01">
          <w:rPr>
            <w:rFonts w:ascii="Consolas" w:hAnsi="Consolas" w:eastAsia="Consolas" w:cs="Consolas"/>
            <w:color w:val="CC7832"/>
            <w:sz w:val="19"/>
            <w:szCs w:val="19"/>
          </w:rPr>
          <w:t>[/CHART-DATA]</w:t>
        </w:r>
      </w:ins>
    </w:p>
    <w:p w:rsidR="033AEC01" w:rsidP="033AEC01" w:rsidRDefault="033AEC01" w14:paraId="62CEF31C" w14:textId="7FF5AB12">
      <w:pPr>
        <w:keepNext/>
        <w:rPr>
          <w:ins w:author="Woods, Andy" w:date="2026-09-15T08:17:00Z" w16du:dateUtc="2026-09-15T08:17:00Z" w:id="259"/>
          <w:rFonts w:ascii="Consolas" w:hAnsi="Consolas" w:eastAsia="Consolas" w:cs="Consolas"/>
          <w:color w:val="CC7832"/>
          <w:sz w:val="19"/>
          <w:szCs w:val="19"/>
        </w:rPr>
      </w:pPr>
    </w:p>
    <w:p w:rsidR="6BADC0E1" w:rsidP="614AECA5" w:rsidRDefault="6BADC0E1" w14:paraId="06595E5E" w14:textId="5D01F88B">
      <w:pPr>
        <w:spacing w:before="240" w:after="240"/>
        <w:rPr>
          <w:rFonts w:ascii="Aptos" w:hAnsi="Aptos" w:eastAsia="Aptos" w:cs="Aptos"/>
          <w:color w:val="000000" w:themeColor="text1"/>
        </w:rPr>
      </w:pPr>
      <w:r w:rsidRPr="614AECA5">
        <w:rPr>
          <w:rFonts w:ascii="Aptos" w:hAnsi="Aptos" w:eastAsia="Aptos" w:cs="Aptos"/>
          <w:color w:val="000000" w:themeColor="text1"/>
        </w:rPr>
        <w:t>These considerations are important in a range of different screen, performance and gaming contexts. T</w:t>
      </w:r>
      <w:r w:rsidRPr="614AECA5" w:rsidR="1A3E2B00">
        <w:rPr>
          <w:rFonts w:ascii="Aptos" w:hAnsi="Aptos" w:eastAsia="Aptos" w:cs="Aptos"/>
          <w:color w:val="000000" w:themeColor="text1"/>
        </w:rPr>
        <w:t>h</w:t>
      </w:r>
      <w:r w:rsidRPr="614AECA5">
        <w:rPr>
          <w:rFonts w:ascii="Aptos" w:hAnsi="Aptos" w:eastAsia="Aptos" w:cs="Aptos"/>
          <w:color w:val="000000" w:themeColor="text1"/>
        </w:rPr>
        <w:t>e following are some illustrativ</w:t>
      </w:r>
      <w:r w:rsidRPr="614AECA5" w:rsidR="0FDF5300">
        <w:rPr>
          <w:rFonts w:ascii="Aptos" w:hAnsi="Aptos" w:eastAsia="Aptos" w:cs="Aptos"/>
          <w:color w:val="000000" w:themeColor="text1"/>
        </w:rPr>
        <w:t>e examples</w:t>
      </w:r>
      <w:r w:rsidRPr="614AECA5">
        <w:rPr>
          <w:rFonts w:ascii="Aptos" w:hAnsi="Aptos" w:eastAsia="Aptos" w:cs="Aptos"/>
          <w:color w:val="000000" w:themeColor="text1"/>
        </w:rPr>
        <w:t>:</w:t>
      </w:r>
    </w:p>
    <w:p w:rsidR="3F1D7476" w:rsidP="00F6457C" w:rsidRDefault="352ABA2A" w14:paraId="7094B1DA" w14:textId="1F8B5AC8">
      <w:pPr>
        <w:pStyle w:val="ListParagraph"/>
        <w:numPr>
          <w:ilvl w:val="0"/>
          <w:numId w:val="6"/>
        </w:numPr>
        <w:spacing w:before="240" w:after="240"/>
        <w:rPr>
          <w:rFonts w:ascii="Aptos" w:hAnsi="Aptos" w:eastAsia="Aptos" w:cs="Aptos"/>
          <w:color w:val="000000" w:themeColor="text1"/>
        </w:rPr>
      </w:pPr>
      <w:r w:rsidRPr="4198D5AC">
        <w:rPr>
          <w:rFonts w:ascii="Aptos" w:hAnsi="Aptos" w:eastAsia="Aptos" w:cs="Aptos"/>
          <w:b/>
          <w:bCs/>
          <w:color w:val="000000" w:themeColor="text1"/>
        </w:rPr>
        <w:t>Motion-to-Photon Latency in Gaming</w:t>
      </w:r>
      <w:r w:rsidRPr="4198D5AC">
        <w:rPr>
          <w:rFonts w:ascii="Aptos" w:hAnsi="Aptos" w:eastAsia="Aptos" w:cs="Aptos"/>
          <w:color w:val="000000" w:themeColor="text1"/>
        </w:rPr>
        <w:t xml:space="preserve">: When a player moves their character, a traditional view is that there should be a minimal delay before this movement is reflected on screen. This delay is known as motion-to-photon latency. </w:t>
      </w:r>
      <w:r w:rsidRPr="4198D5AC" w:rsidR="7AE5FA01">
        <w:rPr>
          <w:rFonts w:ascii="Aptos" w:hAnsi="Aptos" w:eastAsia="Aptos" w:cs="Aptos"/>
          <w:color w:val="000000" w:themeColor="text1"/>
        </w:rPr>
        <w:t>Studies on first-person targeting and competitive FPS play show that reducing local latency improves performance; performance differences are already measurable in the tens-of-milliseconds range</w:t>
      </w:r>
      <w:ins w:author="Levstek, Marusa" w:date="2026-09-25T16:37:00Z" w16du:dateUtc="2026-09-25T16:37:44Z" w:id="260">
        <w:r w:rsidRPr="4198D5AC" w:rsidR="0AAD363C">
          <w:rPr>
            <w:rFonts w:ascii="Aptos" w:hAnsi="Aptos" w:eastAsia="Aptos" w:cs="Aptos"/>
            <w:color w:val="000000" w:themeColor="text1"/>
          </w:rPr>
          <w:t>.</w:t>
        </w:r>
      </w:ins>
      <w:sdt>
        <w:sdtPr>
          <w:rPr>
            <w:rFonts w:ascii="Aptos" w:hAnsi="Aptos" w:eastAsia="Aptos" w:cs="Aptos"/>
            <w:color w:val="000000" w:themeColor="text1"/>
            <w:vertAlign w:val="superscript"/>
          </w:rPr>
          <w:tag w:val="MENDELEY_CITATION_v3_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"/>
          <w:id w:val="-1804078178"/>
          <w:placeholder>
            <w:docPart w:val="DefaultPlaceholder_-1854013440"/>
          </w:placeholder>
        </w:sdtPr>
        <w:sdtContent>
          <w:r w:rsidRPr="00517457" w:rsidR="00517457">
            <w:rPr>
              <w:rFonts w:ascii="Aptos" w:hAnsi="Aptos" w:eastAsia="Aptos" w:cs="Aptos"/>
              <w:color w:val="000000"/>
              <w:vertAlign w:val="superscript"/>
            </w:rPr>
            <w:t>56,57</w:t>
          </w:r>
        </w:sdtContent>
      </w:sdt>
      <w:del w:author="Levstek, Marusa" w:date="2026-09-25T16:37:00Z" w16du:dateUtc="2026-09-25T16:37:47Z" w:id="261">
        <w:r w:rsidRPr="4198D5AC" w:rsidDel="352ABA2A">
          <w:rPr>
            <w:rFonts w:ascii="Aptos" w:hAnsi="Aptos" w:eastAsia="Aptos" w:cs="Aptos"/>
            <w:color w:val="000000" w:themeColor="text1"/>
          </w:rPr>
          <w:delText>.</w:delText>
        </w:r>
      </w:del>
      <w:r w:rsidRPr="4198D5AC">
        <w:rPr>
          <w:rFonts w:ascii="Aptos" w:hAnsi="Aptos" w:eastAsia="Aptos" w:cs="Aptos"/>
          <w:color w:val="000000" w:themeColor="text1"/>
        </w:rPr>
        <w:t xml:space="preserve"> </w:t>
      </w:r>
    </w:p>
    <w:p w:rsidRPr="0070627A" w:rsidR="3F1D7476" w:rsidP="00F6457C" w:rsidRDefault="352ABA2A" w14:paraId="199986AC" w14:textId="447305DE">
      <w:pPr>
        <w:pStyle w:val="ListParagraph"/>
        <w:numPr>
          <w:ilvl w:val="0"/>
          <w:numId w:val="6"/>
        </w:numPr>
        <w:spacing w:before="240" w:after="240"/>
        <w:rPr>
          <w:rFonts w:ascii="Aptos" w:hAnsi="Aptos" w:eastAsia="Aptos" w:cs="Aptos"/>
          <w:color w:val="000000" w:themeColor="text1"/>
        </w:rPr>
      </w:pPr>
      <w:r w:rsidRPr="4198D5AC">
        <w:rPr>
          <w:rFonts w:ascii="Aptos" w:hAnsi="Aptos" w:eastAsia="Aptos" w:cs="Aptos"/>
          <w:b/>
          <w:bCs/>
          <w:color w:val="000000" w:themeColor="text1"/>
        </w:rPr>
        <w:t>Remote Collaborative Performances</w:t>
      </w:r>
      <w:r w:rsidRPr="4198D5AC">
        <w:rPr>
          <w:rFonts w:ascii="Aptos" w:hAnsi="Aptos" w:eastAsia="Aptos" w:cs="Aptos"/>
          <w:color w:val="000000" w:themeColor="text1"/>
        </w:rPr>
        <w:t>: When actors or musicians collaborate from different locations</w:t>
      </w:r>
      <w:r w:rsidRPr="4198D5AC" w:rsidR="13D8A215">
        <w:rPr>
          <w:rFonts w:ascii="Aptos" w:hAnsi="Aptos" w:eastAsia="Aptos" w:cs="Aptos"/>
          <w:color w:val="000000" w:themeColor="text1"/>
        </w:rPr>
        <w:t xml:space="preserve"> on the map</w:t>
      </w:r>
      <w:r w:rsidRPr="4198D5AC">
        <w:rPr>
          <w:rFonts w:ascii="Aptos" w:hAnsi="Aptos" w:eastAsia="Aptos" w:cs="Aptos"/>
          <w:color w:val="000000" w:themeColor="text1"/>
        </w:rPr>
        <w:t xml:space="preserve">, delays in audio and visual transmission can disrupt the natural flow of interaction, </w:t>
      </w:r>
      <w:r w:rsidRPr="4198D5AC" w:rsidR="7B3A2408">
        <w:rPr>
          <w:rFonts w:ascii="Aptos" w:hAnsi="Aptos" w:eastAsia="Aptos" w:cs="Aptos"/>
          <w:color w:val="000000" w:themeColor="text1"/>
        </w:rPr>
        <w:t xml:space="preserve">which can influence </w:t>
      </w:r>
      <w:r w:rsidRPr="4198D5AC" w:rsidR="038C39B1">
        <w:rPr>
          <w:rFonts w:ascii="Aptos" w:hAnsi="Aptos" w:eastAsia="Aptos" w:cs="Aptos"/>
          <w:color w:val="000000" w:themeColor="text1"/>
        </w:rPr>
        <w:t xml:space="preserve">the quality of </w:t>
      </w:r>
      <w:r w:rsidRPr="4198D5AC" w:rsidR="7B3A2408">
        <w:rPr>
          <w:rFonts w:ascii="Aptos" w:hAnsi="Aptos" w:eastAsia="Aptos" w:cs="Aptos"/>
          <w:color w:val="000000" w:themeColor="text1"/>
        </w:rPr>
        <w:t xml:space="preserve">their </w:t>
      </w:r>
      <w:r w:rsidRPr="4198D5AC">
        <w:rPr>
          <w:rFonts w:ascii="Aptos" w:hAnsi="Aptos" w:eastAsia="Aptos" w:cs="Aptos"/>
          <w:color w:val="000000" w:themeColor="text1"/>
        </w:rPr>
        <w:t xml:space="preserve">performance </w:t>
      </w:r>
      <w:r w:rsidRPr="4198D5AC" w:rsidR="0059EBC7">
        <w:rPr>
          <w:rFonts w:ascii="Aptos" w:hAnsi="Aptos" w:eastAsia="Aptos" w:cs="Aptos"/>
          <w:color w:val="000000" w:themeColor="text1"/>
        </w:rPr>
        <w:t>and expressive nuance</w:t>
      </w:r>
      <w:ins w:author="Levstek, Marusa" w:date="2026-09-25T16:37:00Z" w16du:dateUtc="2026-09-25T16:37:49Z" w:id="262">
        <w:r w:rsidRPr="4198D5AC" w:rsidR="65BB5B13">
          <w:rPr>
            <w:rFonts w:ascii="Aptos" w:hAnsi="Aptos" w:eastAsia="Aptos" w:cs="Aptos"/>
            <w:color w:val="000000" w:themeColor="text1"/>
          </w:rPr>
          <w:t>.</w:t>
        </w:r>
      </w:ins>
      <w:sdt>
        <w:sdtPr>
          <w:rPr>
            <w:rFonts w:ascii="Aptos" w:hAnsi="Aptos" w:eastAsia="Aptos" w:cs="Aptos"/>
            <w:color w:val="000000" w:themeColor="text1"/>
            <w:vertAlign w:val="superscript"/>
          </w:rPr>
          <w:tag w:val="MENDELEY_CITATION_v3_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"/>
          <w:id w:val="1138529597"/>
          <w:placeholder>
            <w:docPart w:val="DefaultPlaceholder_-1854013440"/>
          </w:placeholder>
        </w:sdtPr>
        <w:sdtContent>
          <w:r w:rsidRPr="00517457" w:rsidR="00517457">
            <w:rPr>
              <w:rFonts w:ascii="Aptos" w:hAnsi="Aptos" w:eastAsia="Aptos" w:cs="Aptos"/>
              <w:color w:val="000000"/>
              <w:vertAlign w:val="superscript"/>
            </w:rPr>
            <w:t>58</w:t>
          </w:r>
        </w:sdtContent>
      </w:sdt>
      <w:del w:author="Levstek, Marusa" w:date="2026-09-25T16:37:00Z" w16du:dateUtc="2026-09-25T16:37:50Z" w:id="263">
        <w:r w:rsidRPr="4198D5AC" w:rsidDel="352ABA2A">
          <w:rPr>
            <w:rFonts w:ascii="Aptos" w:hAnsi="Aptos" w:eastAsia="Aptos" w:cs="Aptos"/>
            <w:color w:val="000000" w:themeColor="text1"/>
          </w:rPr>
          <w:delText>.</w:delText>
        </w:r>
      </w:del>
      <w:r w:rsidRPr="4198D5AC">
        <w:rPr>
          <w:rFonts w:ascii="Aptos" w:hAnsi="Aptos" w:eastAsia="Aptos" w:cs="Aptos"/>
          <w:color w:val="000000" w:themeColor="text1"/>
        </w:rPr>
        <w:t xml:space="preserve"> </w:t>
      </w:r>
      <w:r w:rsidRPr="4198D5AC" w:rsidR="45C76949">
        <w:rPr>
          <w:rFonts w:ascii="Aptos" w:hAnsi="Aptos" w:eastAsia="Aptos" w:cs="Aptos"/>
          <w:color w:val="000000" w:themeColor="text1"/>
        </w:rPr>
        <w:t>In networked music performance, 20–30 ms is often cited as a target that feels close to in-person playing, although tolerable delay depends on repertoire, rhythm and performer adaptation</w:t>
      </w:r>
      <w:ins w:author="Levstek, Marusa" w:date="2026-09-25T16:37:00Z" w16du:dateUtc="2026-09-25T16:37:54Z" w:id="264">
        <w:r w:rsidRPr="4198D5AC" w:rsidR="2F2935C2">
          <w:rPr>
            <w:rFonts w:ascii="Aptos" w:hAnsi="Aptos" w:eastAsia="Aptos" w:cs="Aptos"/>
            <w:color w:val="000000" w:themeColor="text1"/>
          </w:rPr>
          <w:t>.</w:t>
        </w:r>
      </w:ins>
      <w:sdt>
        <w:sdtPr>
          <w:rPr>
            <w:rFonts w:ascii="Aptos" w:hAnsi="Aptos" w:eastAsia="Aptos" w:cs="Aptos"/>
            <w:color w:val="000000" w:themeColor="text1"/>
            <w:vertAlign w:val="superscript"/>
          </w:rPr>
          <w:tag w:val="MENDELEY_CITATION_v3_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"/>
          <w:id w:val="825475321"/>
          <w:placeholder>
            <w:docPart w:val="DefaultPlaceholder_-1854013440"/>
          </w:placeholder>
        </w:sdtPr>
        <w:sdtContent>
          <w:r w:rsidRPr="00517457" w:rsidR="00517457">
            <w:rPr>
              <w:rFonts w:ascii="Aptos" w:hAnsi="Aptos" w:eastAsia="Aptos" w:cs="Aptos"/>
              <w:color w:val="000000"/>
              <w:vertAlign w:val="superscript"/>
            </w:rPr>
            <w:t>59</w:t>
          </w:r>
        </w:sdtContent>
      </w:sdt>
      <w:del w:author="Levstek, Marusa" w:date="2026-09-25T16:37:00Z" w16du:dateUtc="2026-09-25T16:37:55Z" w:id="265">
        <w:r w:rsidRPr="4198D5AC" w:rsidDel="5556BDD9">
          <w:rPr>
            <w:rFonts w:ascii="Aptos" w:hAnsi="Aptos" w:eastAsia="Aptos" w:cs="Aptos"/>
            <w:color w:val="000000" w:themeColor="text1"/>
          </w:rPr>
          <w:delText>.</w:delText>
        </w:r>
      </w:del>
      <w:r w:rsidRPr="4198D5AC">
        <w:rPr>
          <w:rFonts w:ascii="Aptos" w:hAnsi="Aptos" w:eastAsia="Aptos" w:cs="Aptos"/>
          <w:color w:val="000000" w:themeColor="text1"/>
        </w:rPr>
        <w:t xml:space="preserve"> </w:t>
      </w:r>
      <w:r w:rsidRPr="4198D5AC" w:rsidR="7892B49C">
        <w:rPr>
          <w:rFonts w:ascii="Aptos" w:hAnsi="Aptos" w:eastAsia="Aptos" w:cs="Aptos"/>
          <w:color w:val="000000" w:themeColor="text1"/>
        </w:rPr>
        <w:t xml:space="preserve">That being said, </w:t>
      </w:r>
      <w:r w:rsidRPr="4198D5AC" w:rsidR="195A2529">
        <w:rPr>
          <w:rFonts w:ascii="Aptos" w:hAnsi="Aptos" w:eastAsia="Aptos" w:cs="Aptos"/>
          <w:color w:val="000000" w:themeColor="text1"/>
        </w:rPr>
        <w:t>large orchestras</w:t>
      </w:r>
      <w:r w:rsidRPr="4198D5AC" w:rsidR="105A8023">
        <w:rPr>
          <w:rFonts w:ascii="Aptos" w:hAnsi="Aptos" w:eastAsia="Aptos" w:cs="Aptos"/>
          <w:color w:val="000000" w:themeColor="text1"/>
        </w:rPr>
        <w:t>,</w:t>
      </w:r>
      <w:r w:rsidRPr="4198D5AC" w:rsidR="195A2529">
        <w:rPr>
          <w:rFonts w:ascii="Aptos" w:hAnsi="Aptos" w:eastAsia="Aptos" w:cs="Aptos"/>
          <w:color w:val="000000" w:themeColor="text1"/>
        </w:rPr>
        <w:t xml:space="preserve"> spread over </w:t>
      </w:r>
      <w:r w:rsidRPr="4198D5AC" w:rsidR="105A8023">
        <w:rPr>
          <w:rFonts w:ascii="Aptos" w:hAnsi="Aptos" w:eastAsia="Aptos" w:cs="Aptos"/>
          <w:color w:val="000000" w:themeColor="text1"/>
        </w:rPr>
        <w:t xml:space="preserve">a </w:t>
      </w:r>
      <w:r w:rsidRPr="4198D5AC" w:rsidR="195A2529">
        <w:rPr>
          <w:rFonts w:ascii="Aptos" w:hAnsi="Aptos" w:eastAsia="Aptos" w:cs="Aptos"/>
          <w:color w:val="000000" w:themeColor="text1"/>
        </w:rPr>
        <w:t xml:space="preserve">40ft </w:t>
      </w:r>
      <w:r w:rsidRPr="4198D5AC" w:rsidR="2E293728">
        <w:rPr>
          <w:rFonts w:ascii="Aptos" w:hAnsi="Aptos" w:eastAsia="Aptos" w:cs="Aptos"/>
          <w:color w:val="000000" w:themeColor="text1"/>
        </w:rPr>
        <w:t>area</w:t>
      </w:r>
      <w:r w:rsidRPr="4198D5AC" w:rsidR="1E966E4B">
        <w:rPr>
          <w:rFonts w:ascii="Aptos" w:hAnsi="Aptos" w:eastAsia="Aptos" w:cs="Aptos"/>
          <w:color w:val="000000" w:themeColor="text1"/>
        </w:rPr>
        <w:t xml:space="preserve"> (12.2m)</w:t>
      </w:r>
      <w:r w:rsidRPr="4198D5AC" w:rsidR="105A8023">
        <w:rPr>
          <w:rFonts w:ascii="Aptos" w:hAnsi="Aptos" w:eastAsia="Aptos" w:cs="Aptos"/>
          <w:color w:val="000000" w:themeColor="text1"/>
        </w:rPr>
        <w:t>,</w:t>
      </w:r>
      <w:r w:rsidRPr="4198D5AC" w:rsidR="2E293728">
        <w:rPr>
          <w:rFonts w:ascii="Aptos" w:hAnsi="Aptos" w:eastAsia="Aptos" w:cs="Aptos"/>
          <w:color w:val="000000" w:themeColor="text1"/>
        </w:rPr>
        <w:t xml:space="preserve"> </w:t>
      </w:r>
      <w:r w:rsidRPr="4198D5AC" w:rsidR="195A2529">
        <w:rPr>
          <w:rFonts w:ascii="Aptos" w:hAnsi="Aptos" w:eastAsia="Aptos" w:cs="Aptos"/>
          <w:color w:val="000000" w:themeColor="text1"/>
        </w:rPr>
        <w:t xml:space="preserve">would </w:t>
      </w:r>
      <w:r w:rsidRPr="4198D5AC" w:rsidR="64610746">
        <w:rPr>
          <w:rFonts w:ascii="Aptos" w:hAnsi="Aptos" w:eastAsia="Aptos" w:cs="Aptos"/>
          <w:color w:val="000000" w:themeColor="text1"/>
        </w:rPr>
        <w:t>have</w:t>
      </w:r>
      <w:r w:rsidRPr="4198D5AC" w:rsidR="195A2529">
        <w:rPr>
          <w:rFonts w:ascii="Aptos" w:hAnsi="Aptos" w:eastAsia="Aptos" w:cs="Aptos"/>
          <w:color w:val="000000" w:themeColor="text1"/>
        </w:rPr>
        <w:t xml:space="preserve"> delays of </w:t>
      </w:r>
      <w:r w:rsidRPr="4198D5AC" w:rsidR="358F9604">
        <w:rPr>
          <w:rFonts w:ascii="Aptos" w:hAnsi="Aptos" w:eastAsia="Aptos" w:cs="Aptos"/>
          <w:color w:val="000000" w:themeColor="text1"/>
        </w:rPr>
        <w:t>35–36 ms</w:t>
      </w:r>
      <w:r w:rsidRPr="4198D5AC" w:rsidR="2E293728">
        <w:rPr>
          <w:rFonts w:ascii="Aptos" w:hAnsi="Aptos" w:eastAsia="Aptos" w:cs="Aptos"/>
          <w:color w:val="000000" w:themeColor="text1"/>
        </w:rPr>
        <w:t xml:space="preserve"> milliseconds </w:t>
      </w:r>
      <w:r w:rsidRPr="4198D5AC" w:rsidR="64610746">
        <w:rPr>
          <w:rFonts w:ascii="Aptos" w:hAnsi="Aptos" w:eastAsia="Aptos" w:cs="Aptos"/>
          <w:color w:val="000000" w:themeColor="text1"/>
        </w:rPr>
        <w:t xml:space="preserve">due to </w:t>
      </w:r>
      <w:r w:rsidRPr="4198D5AC" w:rsidR="2E293728">
        <w:rPr>
          <w:rFonts w:ascii="Aptos" w:hAnsi="Aptos" w:eastAsia="Aptos" w:cs="Aptos"/>
          <w:color w:val="000000" w:themeColor="text1"/>
        </w:rPr>
        <w:t>speed of sound</w:t>
      </w:r>
      <w:r w:rsidRPr="4198D5AC" w:rsidR="645196A0">
        <w:rPr>
          <w:rFonts w:ascii="Aptos" w:hAnsi="Aptos" w:eastAsia="Aptos" w:cs="Aptos"/>
          <w:color w:val="000000" w:themeColor="text1"/>
        </w:rPr>
        <w:t>, implying</w:t>
      </w:r>
      <w:r w:rsidRPr="4198D5AC" w:rsidR="47BDD63F">
        <w:rPr>
          <w:rFonts w:ascii="Aptos" w:hAnsi="Aptos" w:eastAsia="Aptos" w:cs="Aptos"/>
          <w:color w:val="000000" w:themeColor="text1"/>
        </w:rPr>
        <w:t xml:space="preserve"> that</w:t>
      </w:r>
      <w:r w:rsidRPr="4198D5AC" w:rsidR="645196A0">
        <w:rPr>
          <w:rFonts w:ascii="Aptos" w:hAnsi="Aptos" w:eastAsia="Aptos" w:cs="Aptos"/>
          <w:color w:val="000000" w:themeColor="text1"/>
        </w:rPr>
        <w:t xml:space="preserve"> there are </w:t>
      </w:r>
      <w:r w:rsidRPr="4198D5AC" w:rsidR="1B12A7D1">
        <w:rPr>
          <w:rFonts w:ascii="Aptos" w:hAnsi="Aptos" w:eastAsia="Aptos" w:cs="Aptos"/>
          <w:color w:val="000000" w:themeColor="text1"/>
        </w:rPr>
        <w:t>workarounds</w:t>
      </w:r>
      <w:r w:rsidRPr="4198D5AC" w:rsidR="645196A0">
        <w:rPr>
          <w:rFonts w:ascii="Aptos" w:hAnsi="Aptos" w:eastAsia="Aptos" w:cs="Aptos"/>
          <w:color w:val="000000" w:themeColor="text1"/>
        </w:rPr>
        <w:t xml:space="preserve"> </w:t>
      </w:r>
      <w:r w:rsidRPr="4198D5AC" w:rsidR="47BDD63F">
        <w:rPr>
          <w:rFonts w:ascii="Aptos" w:hAnsi="Aptos" w:eastAsia="Aptos" w:cs="Aptos"/>
          <w:color w:val="000000" w:themeColor="text1"/>
        </w:rPr>
        <w:t>to this issue</w:t>
      </w:r>
      <w:ins w:author="Levstek, Marusa" w:date="2026-09-25T16:38:00Z" w16du:dateUtc="2026-09-25T16:38:00Z" w:id="266">
        <w:r w:rsidRPr="4198D5AC" w:rsidR="6AB9B9E7">
          <w:rPr>
            <w:rFonts w:ascii="Aptos" w:hAnsi="Aptos" w:eastAsia="Aptos" w:cs="Aptos"/>
            <w:color w:val="000000" w:themeColor="text1"/>
          </w:rPr>
          <w:t>.</w:t>
        </w:r>
      </w:ins>
      <w:sdt>
        <w:sdtPr>
          <w:rPr>
            <w:rFonts w:ascii="Aptos" w:hAnsi="Aptos" w:eastAsia="Aptos" w:cs="Aptos"/>
            <w:color w:val="000000" w:themeColor="text1"/>
            <w:vertAlign w:val="superscript"/>
          </w:rPr>
          <w:tag w:val="MENDELEY_CITATION_v3_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"/>
          <w:id w:val="164669722"/>
          <w:placeholder>
            <w:docPart w:val="DefaultPlaceholder_-1854013440"/>
          </w:placeholder>
        </w:sdtPr>
        <w:sdtContent>
          <w:r w:rsidRPr="00517457" w:rsidR="00517457">
            <w:rPr>
              <w:rFonts w:ascii="Aptos" w:hAnsi="Aptos" w:eastAsia="Aptos" w:cs="Aptos"/>
              <w:color w:val="000000"/>
              <w:vertAlign w:val="superscript"/>
            </w:rPr>
            <w:t>49</w:t>
          </w:r>
        </w:sdtContent>
      </w:sdt>
      <w:del w:author="Levstek, Marusa" w:date="2026-09-25T16:38:00Z" w16du:dateUtc="2026-09-25T16:38:02Z" w:id="267">
        <w:r w:rsidRPr="4198D5AC" w:rsidDel="2D990FEE">
          <w:rPr>
            <w:rFonts w:ascii="Aptos" w:hAnsi="Aptos" w:eastAsia="Aptos" w:cs="Aptos"/>
            <w:color w:val="000000" w:themeColor="text1"/>
          </w:rPr>
          <w:delText>.</w:delText>
        </w:r>
      </w:del>
      <w:r w:rsidRPr="4198D5AC" w:rsidR="58AF5CA4">
        <w:rPr>
          <w:rFonts w:ascii="Aptos" w:hAnsi="Aptos" w:eastAsia="Aptos" w:cs="Aptos"/>
          <w:color w:val="000000" w:themeColor="text1"/>
        </w:rPr>
        <w:t xml:space="preserve"> O</w:t>
      </w:r>
      <w:r w:rsidRPr="4198D5AC" w:rsidR="5458EED1">
        <w:rPr>
          <w:rFonts w:ascii="Aptos" w:hAnsi="Aptos" w:eastAsia="Aptos" w:cs="Aptos"/>
          <w:color w:val="000000" w:themeColor="text1"/>
        </w:rPr>
        <w:t>ut o</w:t>
      </w:r>
      <w:r w:rsidRPr="4198D5AC" w:rsidR="58AF5CA4">
        <w:rPr>
          <w:rFonts w:ascii="Aptos" w:hAnsi="Aptos" w:eastAsia="Aptos" w:cs="Aptos"/>
          <w:color w:val="000000" w:themeColor="text1"/>
        </w:rPr>
        <w:t xml:space="preserve">f curiosity, </w:t>
      </w:r>
      <w:r w:rsidRPr="4198D5AC" w:rsidR="1DB00068">
        <w:rPr>
          <w:rFonts w:ascii="Aptos" w:hAnsi="Aptos" w:eastAsia="Aptos" w:cs="Aptos"/>
          <w:color w:val="000000" w:themeColor="text1"/>
        </w:rPr>
        <w:t xml:space="preserve">it is worth noting a striking parallel: </w:t>
      </w:r>
      <w:r w:rsidRPr="4198D5AC" w:rsidR="58AF5CA4">
        <w:rPr>
          <w:rFonts w:ascii="Aptos" w:hAnsi="Aptos" w:eastAsia="Aptos" w:cs="Aptos"/>
          <w:color w:val="000000" w:themeColor="text1"/>
        </w:rPr>
        <w:t>the band AC/DC often perform</w:t>
      </w:r>
      <w:r w:rsidRPr="4198D5AC" w:rsidR="7710D97D">
        <w:rPr>
          <w:rFonts w:ascii="Aptos" w:hAnsi="Aptos" w:eastAsia="Aptos" w:cs="Aptos"/>
          <w:color w:val="000000" w:themeColor="text1"/>
        </w:rPr>
        <w:t>ed</w:t>
      </w:r>
      <w:r w:rsidRPr="4198D5AC" w:rsidR="58AF5CA4">
        <w:rPr>
          <w:rFonts w:ascii="Aptos" w:hAnsi="Aptos" w:eastAsia="Aptos" w:cs="Aptos"/>
          <w:color w:val="000000" w:themeColor="text1"/>
        </w:rPr>
        <w:t xml:space="preserve"> within a few feet of each other, with Malcolm Young (rhythm guitar), Cliff Williams (bass) and Phil Rudd (drums) positioned very close and maintaining their famously precise rhythmic tightness: “</w:t>
      </w:r>
      <w:r w:rsidRPr="4198D5AC" w:rsidR="58AF5CA4">
        <w:rPr>
          <w:rFonts w:ascii="Aptos" w:hAnsi="Aptos" w:eastAsia="Aptos" w:cs="Aptos"/>
          <w:i/>
          <w:iCs/>
          <w:color w:val="000000" w:themeColor="text1"/>
        </w:rPr>
        <w:t>They didn’t just play in time, they felt the time — the groove — together</w:t>
      </w:r>
      <w:r w:rsidRPr="4198D5AC" w:rsidR="58AF5CA4">
        <w:rPr>
          <w:rFonts w:ascii="Aptos" w:hAnsi="Aptos" w:eastAsia="Aptos" w:cs="Aptos"/>
          <w:color w:val="000000" w:themeColor="text1"/>
        </w:rPr>
        <w:t>.”</w:t>
      </w:r>
      <w:sdt>
        <w:sdtPr>
          <w:rPr>
            <w:rFonts w:ascii="Aptos" w:hAnsi="Aptos" w:eastAsia="Aptos" w:cs="Aptos"/>
            <w:color w:val="000000" w:themeColor="text1"/>
            <w:vertAlign w:val="superscript"/>
          </w:rPr>
          <w:tag w:val="MENDELEY_CITATION_v3_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"/>
          <w:id w:val="-134257576"/>
          <w:placeholder>
            <w:docPart w:val="4FE9451247634E439ADD8068A67E4DA0"/>
          </w:placeholder>
        </w:sdtPr>
        <w:sdtContent>
          <w:r w:rsidRPr="00517457" w:rsidR="00517457">
            <w:rPr>
              <w:rFonts w:ascii="Aptos" w:hAnsi="Aptos" w:eastAsia="Aptos" w:cs="Aptos"/>
              <w:color w:val="000000"/>
              <w:vertAlign w:val="superscript"/>
            </w:rPr>
            <w:t>60</w:t>
          </w:r>
        </w:sdtContent>
      </w:sdt>
      <w:r w:rsidRPr="4198D5AC" w:rsidR="58AF5CA4">
        <w:rPr>
          <w:rFonts w:ascii="Aptos" w:hAnsi="Aptos" w:eastAsia="Aptos" w:cs="Aptos"/>
          <w:color w:val="000000" w:themeColor="text1"/>
        </w:rPr>
        <w:t xml:space="preserve">  </w:t>
      </w:r>
    </w:p>
    <w:p w:rsidRPr="00731BEF" w:rsidR="00F0108A" w:rsidP="4198D5AC" w:rsidRDefault="33B05348" w14:paraId="0E941725" w14:textId="28459AE5">
      <w:pPr>
        <w:pStyle w:val="ListParagraph"/>
        <w:numPr>
          <w:ilvl w:val="0"/>
          <w:numId w:val="6"/>
        </w:numPr>
        <w:spacing w:before="240" w:after="240"/>
        <w:rPr>
          <w:rFonts w:ascii="Aptos" w:hAnsi="Aptos" w:eastAsia="Aptos" w:cs="Aptos"/>
        </w:rPr>
      </w:pPr>
      <w:r w:rsidRPr="4198D5AC">
        <w:rPr>
          <w:rFonts w:ascii="Aptos" w:hAnsi="Aptos" w:eastAsia="Aptos" w:cs="Aptos"/>
          <w:b/>
          <w:bCs/>
          <w:color w:val="000000" w:themeColor="text1"/>
        </w:rPr>
        <w:t>Live Music Streaming</w:t>
      </w:r>
      <w:r w:rsidRPr="4198D5AC">
        <w:rPr>
          <w:rFonts w:ascii="Aptos" w:hAnsi="Aptos" w:eastAsia="Aptos" w:cs="Aptos"/>
          <w:color w:val="000000" w:themeColor="text1"/>
        </w:rPr>
        <w:t xml:space="preserve">: </w:t>
      </w:r>
      <w:r w:rsidRPr="4198D5AC" w:rsidR="00927714">
        <w:rPr>
          <w:rFonts w:ascii="Aptos" w:hAnsi="Aptos" w:eastAsia="Aptos" w:cs="Aptos"/>
          <w:color w:val="000000" w:themeColor="text1"/>
        </w:rPr>
        <w:t xml:space="preserve">When streaming a live music performance into viewers’ homes, it is important to consider how latency affects the experience. A small mismatch between audio and video can be tolerated, but the acceptable limits depend on which signal leads. </w:t>
      </w:r>
      <w:r w:rsidRPr="4198D5AC" w:rsidR="00731BEF">
        <w:rPr>
          <w:rFonts w:ascii="Aptos" w:hAnsi="Aptos" w:eastAsia="Aptos" w:cs="Aptos"/>
          <w:color w:val="000000" w:themeColor="text1"/>
        </w:rPr>
        <w:t xml:space="preserve">For broadcast-style audiovisual sync, viewers </w:t>
      </w:r>
      <w:r w:rsidRPr="4198D5AC" w:rsidR="00731BEF">
        <w:rPr>
          <w:rFonts w:ascii="Aptos" w:hAnsi="Aptos" w:eastAsia="Aptos" w:cs="Aptos"/>
          <w:color w:val="000000" w:themeColor="text1"/>
        </w:rPr>
        <w:t>begin to detect mismatch at roughly 45 ms when audio leads video and 125 ms when video leads audio, and judge it unacceptable beyond roughly 90 ms and 185 ms respectively.</w:t>
      </w:r>
      <w:sdt>
        <w:sdtPr>
          <w:rPr>
            <w:rFonts w:ascii="Aptos" w:hAnsi="Aptos" w:eastAsia="Aptos" w:cs="Aptos"/>
            <w:color w:val="000000" w:themeColor="text1"/>
          </w:rPr>
          <w:tag w:val="MENDELEY_CITATION_v3_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"/>
          <w:id w:val="-1437599369"/>
          <w:placeholder>
            <w:docPart w:val="DefaultPlaceholder_-1854013440"/>
          </w:placeholder>
        </w:sdtPr>
        <w:sdtContent>
          <w:r w:rsidRPr="00517457" w:rsidR="00517457">
            <w:rPr>
              <w:rFonts w:ascii="Aptos" w:hAnsi="Aptos" w:eastAsia="Aptos" w:cs="Aptos"/>
              <w:color w:val="000000"/>
              <w:vertAlign w:val="superscript"/>
            </w:rPr>
            <w:t>53</w:t>
          </w:r>
        </w:sdtContent>
      </w:sdt>
      <w:del w:author="Woods, Andy" w:date="2026-09-15T08:19:00Z" w16du:dateUtc="2026-09-15T07:19:00Z" w:id="268">
        <w:r w:rsidRPr="4198D5AC" w:rsidDel="004837CB" w:rsidR="531C2458">
          <w:rPr>
            <w:rFonts w:ascii="Aptos" w:hAnsi="Aptos" w:eastAsia="Aptos" w:cs="Aptos"/>
            <w:color w:val="000000" w:themeColor="text1"/>
          </w:rPr>
          <w:delText xml:space="preserve"> </w:delText>
        </w:r>
      </w:del>
    </w:p>
    <w:p w:rsidRPr="00731BEF" w:rsidR="00F0108A" w:rsidP="4198D5AC" w:rsidRDefault="531C2458" w14:paraId="39BF2838" w14:textId="2B3B3F7E">
      <w:pPr>
        <w:pStyle w:val="ListParagraph"/>
        <w:numPr>
          <w:ilvl w:val="0"/>
          <w:numId w:val="6"/>
        </w:numPr>
        <w:spacing w:before="240" w:after="240"/>
        <w:rPr>
          <w:rFonts w:ascii="Aptos" w:hAnsi="Aptos" w:eastAsia="Aptos" w:cs="Aptos"/>
        </w:rPr>
      </w:pPr>
      <w:commentRangeStart w:id="269"/>
      <w:r w:rsidRPr="4198D5AC">
        <w:rPr>
          <w:rFonts w:ascii="Aptos" w:hAnsi="Aptos" w:eastAsia="Aptos" w:cs="Aptos"/>
          <w:b/>
          <w:bCs/>
          <w:color w:val="000000" w:themeColor="text1"/>
        </w:rPr>
        <w:t>Arena-scale</w:t>
      </w:r>
      <w:r w:rsidRPr="4198D5AC" w:rsidR="78771C33">
        <w:rPr>
          <w:rFonts w:ascii="Aptos" w:hAnsi="Aptos" w:eastAsia="Aptos" w:cs="Aptos"/>
          <w:b/>
          <w:bCs/>
          <w:color w:val="000000" w:themeColor="text1"/>
        </w:rPr>
        <w:t xml:space="preserve"> </w:t>
      </w:r>
      <w:r w:rsidRPr="4198D5AC" w:rsidR="7A7DE1F6">
        <w:rPr>
          <w:rFonts w:ascii="Aptos" w:hAnsi="Aptos" w:eastAsia="Aptos" w:cs="Aptos"/>
          <w:b/>
          <w:bCs/>
          <w:color w:val="000000" w:themeColor="text1"/>
        </w:rPr>
        <w:t>performances</w:t>
      </w:r>
      <w:r w:rsidRPr="4198D5AC" w:rsidR="78771C33">
        <w:rPr>
          <w:rFonts w:ascii="Aptos" w:hAnsi="Aptos" w:eastAsia="Aptos" w:cs="Aptos"/>
          <w:color w:val="000000" w:themeColor="text1"/>
        </w:rPr>
        <w:t xml:space="preserve">: </w:t>
      </w:r>
      <w:r w:rsidRPr="4198D5AC" w:rsidR="621339A8">
        <w:rPr>
          <w:rFonts w:ascii="Aptos" w:hAnsi="Aptos" w:eastAsia="Aptos" w:cs="Aptos"/>
          <w:color w:val="000000" w:themeColor="text1"/>
        </w:rPr>
        <w:t>S</w:t>
      </w:r>
      <w:commentRangeEnd w:id="269"/>
      <w:r w:rsidRPr="4198D5AC">
        <w:rPr>
          <w:rStyle w:val="CommentReference"/>
          <w:rFonts w:ascii="Aptos" w:hAnsi="Aptos" w:eastAsia="Aptos" w:cs="Aptos"/>
          <w:color w:val="000000" w:themeColor="text1"/>
          <w:sz w:val="24"/>
          <w:szCs w:val="24"/>
        </w:rPr>
        <w:commentReference w:id="269"/>
      </w:r>
      <w:r w:rsidRPr="4198D5AC" w:rsidR="621339A8">
        <w:rPr>
          <w:rFonts w:ascii="Aptos" w:hAnsi="Aptos" w:eastAsia="Aptos" w:cs="Aptos"/>
          <w:color w:val="000000" w:themeColor="text1"/>
        </w:rPr>
        <w:t xml:space="preserve">ound travels through air at approximately 343 meters per second, </w:t>
      </w:r>
      <w:r w:rsidRPr="4198D5AC" w:rsidR="3633E1F8">
        <w:rPr>
          <w:rFonts w:ascii="Aptos" w:hAnsi="Aptos" w:eastAsia="Aptos" w:cs="Aptos"/>
          <w:color w:val="000000" w:themeColor="text1"/>
        </w:rPr>
        <w:t>meaning</w:t>
      </w:r>
      <w:r w:rsidRPr="4198D5AC" w:rsidR="2772A970">
        <w:rPr>
          <w:rFonts w:ascii="Aptos" w:hAnsi="Aptos" w:eastAsia="Aptos" w:cs="Aptos"/>
          <w:color w:val="000000" w:themeColor="text1"/>
        </w:rPr>
        <w:t xml:space="preserve"> it takes about 2.9</w:t>
      </w:r>
      <w:r w:rsidRPr="4198D5AC" w:rsidR="245C0A32">
        <w:rPr>
          <w:rFonts w:ascii="Aptos" w:hAnsi="Aptos" w:eastAsia="Aptos" w:cs="Aptos"/>
          <w:color w:val="000000" w:themeColor="text1"/>
        </w:rPr>
        <w:t xml:space="preserve"> </w:t>
      </w:r>
      <w:r w:rsidRPr="4198D5AC" w:rsidR="2772A970">
        <w:rPr>
          <w:rFonts w:ascii="Aptos" w:hAnsi="Aptos" w:eastAsia="Aptos" w:cs="Aptos"/>
          <w:color w:val="000000" w:themeColor="text1"/>
        </w:rPr>
        <w:t>m</w:t>
      </w:r>
      <w:r w:rsidRPr="4198D5AC" w:rsidR="245C0A32">
        <w:rPr>
          <w:rFonts w:ascii="Aptos" w:hAnsi="Aptos" w:eastAsia="Aptos" w:cs="Aptos"/>
          <w:color w:val="000000" w:themeColor="text1"/>
        </w:rPr>
        <w:t>illi</w:t>
      </w:r>
      <w:r w:rsidRPr="4198D5AC" w:rsidR="2772A970">
        <w:rPr>
          <w:rFonts w:ascii="Aptos" w:hAnsi="Aptos" w:eastAsia="Aptos" w:cs="Aptos"/>
          <w:color w:val="000000" w:themeColor="text1"/>
        </w:rPr>
        <w:t>s</w:t>
      </w:r>
      <w:r w:rsidRPr="4198D5AC" w:rsidR="2328F9E1">
        <w:rPr>
          <w:rFonts w:ascii="Aptos" w:hAnsi="Aptos" w:eastAsia="Aptos" w:cs="Aptos"/>
          <w:color w:val="000000" w:themeColor="text1"/>
        </w:rPr>
        <w:t>econds</w:t>
      </w:r>
      <w:r w:rsidRPr="4198D5AC" w:rsidR="2772A970">
        <w:rPr>
          <w:rFonts w:ascii="Aptos" w:hAnsi="Aptos" w:eastAsia="Aptos" w:cs="Aptos"/>
          <w:color w:val="000000" w:themeColor="text1"/>
        </w:rPr>
        <w:t xml:space="preserve"> to travel 1</w:t>
      </w:r>
      <w:r w:rsidRPr="4198D5AC" w:rsidR="0FBBFDBD">
        <w:rPr>
          <w:rFonts w:ascii="Aptos" w:hAnsi="Aptos" w:eastAsia="Aptos" w:cs="Aptos"/>
          <w:color w:val="000000" w:themeColor="text1"/>
        </w:rPr>
        <w:t xml:space="preserve"> metre</w:t>
      </w:r>
      <w:r w:rsidRPr="4198D5AC" w:rsidR="174CF84E">
        <w:rPr>
          <w:rFonts w:ascii="Aptos" w:hAnsi="Aptos" w:eastAsia="Aptos" w:cs="Aptos"/>
          <w:color w:val="000000" w:themeColor="text1"/>
        </w:rPr>
        <w:t xml:space="preserve">. </w:t>
      </w:r>
      <w:r w:rsidRPr="4198D5AC" w:rsidR="2BFED5CF">
        <w:rPr>
          <w:rFonts w:ascii="Aptos" w:hAnsi="Aptos" w:eastAsia="Aptos" w:cs="Aptos"/>
          <w:color w:val="000000" w:themeColor="text1"/>
        </w:rPr>
        <w:t>I</w:t>
      </w:r>
      <w:r w:rsidRPr="4198D5AC" w:rsidR="651813FF">
        <w:rPr>
          <w:rFonts w:ascii="Aptos" w:hAnsi="Aptos" w:eastAsia="Aptos" w:cs="Aptos"/>
          <w:color w:val="000000" w:themeColor="text1"/>
        </w:rPr>
        <w:t xml:space="preserve">f you </w:t>
      </w:r>
      <w:r w:rsidRPr="4198D5AC" w:rsidR="174CF84E">
        <w:rPr>
          <w:rFonts w:ascii="Aptos" w:hAnsi="Aptos" w:eastAsia="Aptos" w:cs="Aptos"/>
          <w:color w:val="000000" w:themeColor="text1"/>
        </w:rPr>
        <w:t xml:space="preserve">sit 10 metres from </w:t>
      </w:r>
      <w:r w:rsidRPr="4198D5AC" w:rsidR="7DD8F0F2">
        <w:rPr>
          <w:rFonts w:ascii="Aptos" w:hAnsi="Aptos" w:eastAsia="Aptos" w:cs="Aptos"/>
          <w:color w:val="000000" w:themeColor="text1"/>
        </w:rPr>
        <w:t>a</w:t>
      </w:r>
      <w:r w:rsidRPr="4198D5AC" w:rsidR="174CF84E">
        <w:rPr>
          <w:rFonts w:ascii="Aptos" w:hAnsi="Aptos" w:eastAsia="Aptos" w:cs="Aptos"/>
          <w:color w:val="000000" w:themeColor="text1"/>
        </w:rPr>
        <w:t xml:space="preserve"> stage</w:t>
      </w:r>
      <w:r w:rsidRPr="4198D5AC" w:rsidR="5B326EBA">
        <w:rPr>
          <w:rFonts w:ascii="Aptos" w:hAnsi="Aptos" w:eastAsia="Aptos" w:cs="Aptos"/>
          <w:color w:val="000000" w:themeColor="text1"/>
        </w:rPr>
        <w:t>,</w:t>
      </w:r>
      <w:r w:rsidRPr="4198D5AC" w:rsidR="174CF84E">
        <w:rPr>
          <w:rFonts w:ascii="Aptos" w:hAnsi="Aptos" w:eastAsia="Aptos" w:cs="Aptos"/>
          <w:color w:val="000000" w:themeColor="text1"/>
        </w:rPr>
        <w:t xml:space="preserve"> you</w:t>
      </w:r>
      <w:r w:rsidRPr="4198D5AC" w:rsidR="79830F92">
        <w:rPr>
          <w:rFonts w:ascii="Aptos" w:hAnsi="Aptos" w:eastAsia="Aptos" w:cs="Aptos"/>
          <w:color w:val="000000" w:themeColor="text1"/>
        </w:rPr>
        <w:t xml:space="preserve"> wi</w:t>
      </w:r>
      <w:r w:rsidRPr="4198D5AC" w:rsidR="174CF84E">
        <w:rPr>
          <w:rFonts w:ascii="Aptos" w:hAnsi="Aptos" w:eastAsia="Aptos" w:cs="Aptos"/>
          <w:color w:val="000000" w:themeColor="text1"/>
        </w:rPr>
        <w:t xml:space="preserve">ll hear the performer about </w:t>
      </w:r>
      <w:r w:rsidRPr="4198D5AC" w:rsidR="22E7DEAF">
        <w:rPr>
          <w:rFonts w:ascii="Aptos" w:hAnsi="Aptos" w:eastAsia="Aptos" w:cs="Aptos"/>
          <w:color w:val="000000" w:themeColor="text1"/>
        </w:rPr>
        <w:t>29</w:t>
      </w:r>
      <w:r w:rsidRPr="4198D5AC" w:rsidR="174CF84E">
        <w:rPr>
          <w:rFonts w:ascii="Aptos" w:hAnsi="Aptos" w:eastAsia="Aptos" w:cs="Aptos"/>
          <w:color w:val="000000" w:themeColor="text1"/>
        </w:rPr>
        <w:t xml:space="preserve"> milliseconds later than someone </w:t>
      </w:r>
      <w:r w:rsidRPr="4198D5AC" w:rsidR="651813FF">
        <w:rPr>
          <w:rFonts w:ascii="Aptos" w:hAnsi="Aptos" w:eastAsia="Aptos" w:cs="Aptos"/>
          <w:color w:val="000000" w:themeColor="text1"/>
        </w:rPr>
        <w:t>in</w:t>
      </w:r>
      <w:r w:rsidRPr="4198D5AC" w:rsidR="174CF84E">
        <w:rPr>
          <w:rFonts w:ascii="Aptos" w:hAnsi="Aptos" w:eastAsia="Aptos" w:cs="Aptos"/>
          <w:color w:val="000000" w:themeColor="text1"/>
        </w:rPr>
        <w:t xml:space="preserve"> the front row</w:t>
      </w:r>
      <w:r w:rsidRPr="4198D5AC" w:rsidR="651813FF">
        <w:rPr>
          <w:rFonts w:ascii="Aptos" w:hAnsi="Aptos" w:eastAsia="Aptos" w:cs="Aptos"/>
          <w:color w:val="000000" w:themeColor="text1"/>
        </w:rPr>
        <w:t>.</w:t>
      </w:r>
      <w:r w:rsidRPr="4198D5AC" w:rsidR="0A9C6E6F">
        <w:rPr>
          <w:rFonts w:ascii="Aptos" w:hAnsi="Aptos" w:eastAsia="Aptos" w:cs="Aptos"/>
          <w:color w:val="000000" w:themeColor="text1"/>
        </w:rPr>
        <w:t xml:space="preserve"> </w:t>
      </w:r>
      <w:r w:rsidRPr="4198D5AC" w:rsidR="24099980">
        <w:rPr>
          <w:rFonts w:ascii="Aptos" w:hAnsi="Aptos" w:eastAsia="Aptos" w:cs="Aptos"/>
          <w:color w:val="000000" w:themeColor="text1"/>
        </w:rPr>
        <w:t>Temperature also has a significant effect</w:t>
      </w:r>
      <w:r w:rsidRPr="4198D5AC" w:rsidR="73B4A6C4">
        <w:rPr>
          <w:rFonts w:ascii="Aptos" w:hAnsi="Aptos" w:eastAsia="Aptos" w:cs="Aptos"/>
          <w:color w:val="000000" w:themeColor="text1"/>
        </w:rPr>
        <w:t>: the speed of sound increases by around 0.5–0.6 m/s for each 1°C rise in air temperature</w:t>
      </w:r>
      <w:ins w:author="Levstek, Marusa" w:date="2026-09-25T16:38:00Z" w16du:dateUtc="2026-09-25T16:38:19Z" w:id="270">
        <w:r w:rsidRPr="4198D5AC" w:rsidR="669DD2AE">
          <w:rPr>
            <w:rFonts w:ascii="Aptos" w:hAnsi="Aptos" w:eastAsia="Aptos" w:cs="Aptos"/>
            <w:color w:val="000000" w:themeColor="text1"/>
          </w:rPr>
          <w:t>,</w:t>
        </w:r>
      </w:ins>
      <w:sdt>
        <w:sdtPr>
          <w:rPr>
            <w:rFonts w:ascii="Aptos" w:hAnsi="Aptos" w:eastAsia="Aptos" w:cs="Aptos"/>
            <w:color w:val="000000" w:themeColor="text1"/>
            <w:vertAlign w:val="superscript"/>
          </w:rPr>
          <w:tag w:val="MENDELEY_CITATION_v3_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"/>
          <w:id w:val="-1492164893"/>
          <w:placeholder>
            <w:docPart w:val="46BEEFB071084253AC0B0A0062F7D958"/>
          </w:placeholder>
        </w:sdtPr>
        <w:sdtContent>
          <w:r w:rsidRPr="00517457" w:rsidR="00517457">
            <w:rPr>
              <w:rFonts w:ascii="Aptos" w:hAnsi="Aptos" w:eastAsia="Aptos" w:cs="Aptos"/>
              <w:color w:val="000000"/>
              <w:vertAlign w:val="superscript"/>
            </w:rPr>
            <w:t>61</w:t>
          </w:r>
        </w:sdtContent>
      </w:sdt>
      <w:del w:author="Levstek, Marusa" w:date="2026-09-25T16:38:00Z" w16du:dateUtc="2026-09-25T16:38:21Z" w:id="271">
        <w:r w:rsidRPr="4198D5AC" w:rsidDel="40330010">
          <w:rPr>
            <w:rFonts w:ascii="Aptos" w:hAnsi="Aptos" w:eastAsia="Aptos" w:cs="Aptos"/>
            <w:color w:val="000000" w:themeColor="text1"/>
          </w:rPr>
          <w:delText>,</w:delText>
        </w:r>
      </w:del>
      <w:r w:rsidRPr="4198D5AC" w:rsidR="40330010">
        <w:rPr>
          <w:rFonts w:ascii="Aptos" w:hAnsi="Aptos" w:eastAsia="Aptos" w:cs="Aptos"/>
          <w:color w:val="000000" w:themeColor="text1"/>
        </w:rPr>
        <w:t xml:space="preserve"> with smaller contributions from humidity and air pressure</w:t>
      </w:r>
      <w:r w:rsidRPr="4198D5AC" w:rsidR="24099980">
        <w:rPr>
          <w:rFonts w:ascii="Aptos" w:hAnsi="Aptos" w:eastAsia="Aptos" w:cs="Aptos"/>
          <w:color w:val="000000" w:themeColor="text1"/>
        </w:rPr>
        <w:t xml:space="preserve">. </w:t>
      </w:r>
      <w:r w:rsidRPr="4198D5AC" w:rsidR="2AF6C677">
        <w:rPr>
          <w:rFonts w:ascii="Aptos" w:hAnsi="Aptos" w:eastAsia="Aptos" w:cs="Aptos"/>
          <w:color w:val="000000" w:themeColor="text1"/>
        </w:rPr>
        <w:t>H</w:t>
      </w:r>
      <w:r w:rsidRPr="4198D5AC" w:rsidR="42DFA243">
        <w:rPr>
          <w:rFonts w:ascii="Aptos" w:hAnsi="Aptos" w:eastAsia="Aptos" w:cs="Aptos"/>
          <w:color w:val="000000" w:themeColor="text1"/>
        </w:rPr>
        <w:t>igh frequencies are</w:t>
      </w:r>
      <w:r w:rsidRPr="4198D5AC" w:rsidR="2AF6C677">
        <w:rPr>
          <w:rFonts w:ascii="Aptos" w:hAnsi="Aptos" w:eastAsia="Aptos" w:cs="Aptos"/>
          <w:color w:val="000000" w:themeColor="text1"/>
        </w:rPr>
        <w:t xml:space="preserve"> </w:t>
      </w:r>
      <w:r w:rsidRPr="4198D5AC" w:rsidR="7CB924C0">
        <w:rPr>
          <w:rFonts w:ascii="Aptos" w:hAnsi="Aptos" w:eastAsia="Aptos" w:cs="Aptos"/>
          <w:color w:val="000000" w:themeColor="text1"/>
        </w:rPr>
        <w:t xml:space="preserve">more </w:t>
      </w:r>
      <w:r w:rsidRPr="4198D5AC" w:rsidR="7BED01ED">
        <w:rPr>
          <w:rFonts w:ascii="Aptos" w:hAnsi="Aptos" w:eastAsia="Aptos" w:cs="Aptos"/>
          <w:color w:val="000000" w:themeColor="text1"/>
        </w:rPr>
        <w:t>dampened than lower frequencies</w:t>
      </w:r>
      <w:r w:rsidRPr="4198D5AC" w:rsidR="42DFA243">
        <w:rPr>
          <w:rFonts w:ascii="Aptos" w:hAnsi="Aptos" w:eastAsia="Aptos" w:cs="Aptos"/>
          <w:color w:val="000000" w:themeColor="text1"/>
        </w:rPr>
        <w:t xml:space="preserve">, </w:t>
      </w:r>
      <w:r w:rsidRPr="4198D5AC" w:rsidR="7BED01ED">
        <w:rPr>
          <w:rFonts w:ascii="Aptos" w:hAnsi="Aptos" w:eastAsia="Aptos" w:cs="Aptos"/>
          <w:color w:val="000000" w:themeColor="text1"/>
        </w:rPr>
        <w:t>leading to</w:t>
      </w:r>
      <w:r w:rsidRPr="4198D5AC" w:rsidR="42DFA243">
        <w:rPr>
          <w:rFonts w:ascii="Aptos" w:hAnsi="Aptos" w:eastAsia="Aptos" w:cs="Aptos"/>
          <w:color w:val="000000" w:themeColor="text1"/>
        </w:rPr>
        <w:t xml:space="preserve"> a loss of brightness</w:t>
      </w:r>
      <w:r w:rsidRPr="4198D5AC" w:rsidR="7BA2DDF7">
        <w:rPr>
          <w:rFonts w:ascii="Aptos" w:hAnsi="Aptos" w:eastAsia="Aptos" w:cs="Aptos"/>
          <w:color w:val="000000" w:themeColor="text1"/>
        </w:rPr>
        <w:t xml:space="preserve"> over distance</w:t>
      </w:r>
      <w:r w:rsidRPr="4198D5AC" w:rsidR="42DFA243">
        <w:rPr>
          <w:rFonts w:ascii="Aptos" w:hAnsi="Aptos" w:eastAsia="Aptos" w:cs="Aptos"/>
          <w:color w:val="000000" w:themeColor="text1"/>
        </w:rPr>
        <w:t xml:space="preserve">. </w:t>
      </w:r>
      <w:r w:rsidRPr="4198D5AC" w:rsidR="291665F2">
        <w:rPr>
          <w:rFonts w:ascii="Aptos" w:hAnsi="Aptos" w:eastAsia="Aptos" w:cs="Aptos"/>
          <w:color w:val="000000" w:themeColor="text1"/>
        </w:rPr>
        <w:t>Here’s a</w:t>
      </w:r>
      <w:r w:rsidRPr="4198D5AC" w:rsidR="71F84D30">
        <w:rPr>
          <w:rFonts w:ascii="Aptos" w:hAnsi="Aptos" w:eastAsia="Aptos" w:cs="Aptos"/>
          <w:color w:val="000000" w:themeColor="text1"/>
        </w:rPr>
        <w:t>n interesting</w:t>
      </w:r>
      <w:r w:rsidRPr="4198D5AC" w:rsidR="291665F2">
        <w:rPr>
          <w:rFonts w:ascii="Aptos" w:hAnsi="Aptos" w:eastAsia="Aptos" w:cs="Aptos"/>
          <w:color w:val="000000" w:themeColor="text1"/>
        </w:rPr>
        <w:t xml:space="preserve"> thought: </w:t>
      </w:r>
      <w:r w:rsidRPr="4198D5AC" w:rsidR="44AC24B9">
        <w:rPr>
          <w:rFonts w:ascii="Aptos" w:hAnsi="Aptos" w:eastAsia="Aptos" w:cs="Aptos"/>
          <w:color w:val="000000" w:themeColor="text1"/>
        </w:rPr>
        <w:t xml:space="preserve">if a performer’s mouth </w:t>
      </w:r>
      <w:r w:rsidRPr="4198D5AC" w:rsidR="431DD77C">
        <w:rPr>
          <w:rFonts w:ascii="Aptos" w:hAnsi="Aptos" w:eastAsia="Aptos" w:cs="Aptos"/>
          <w:color w:val="000000" w:themeColor="text1"/>
        </w:rPr>
        <w:t>occupies</w:t>
      </w:r>
      <w:r w:rsidRPr="4198D5AC" w:rsidR="44AC24B9">
        <w:rPr>
          <w:rFonts w:ascii="Aptos" w:hAnsi="Aptos" w:eastAsia="Aptos" w:cs="Aptos"/>
          <w:color w:val="000000" w:themeColor="text1"/>
        </w:rPr>
        <w:t xml:space="preserve"> about 2 cm in your visual field at 1 m but only 0.2 cm at 10 m (simply due to physics), </w:t>
      </w:r>
      <w:r w:rsidRPr="4198D5AC" w:rsidR="383EC7A5">
        <w:rPr>
          <w:rFonts w:ascii="Aptos" w:hAnsi="Aptos" w:eastAsia="Aptos" w:cs="Aptos"/>
          <w:color w:val="000000" w:themeColor="text1"/>
        </w:rPr>
        <w:t>lip-sync errors may be less perceptually obvious at that distance — but timing differences in sound remain important.</w:t>
      </w:r>
      <w:r w:rsidRPr="4198D5AC" w:rsidR="44AC24B9">
        <w:rPr>
          <w:rFonts w:ascii="Aptos" w:hAnsi="Aptos" w:eastAsia="Aptos" w:cs="Aptos"/>
          <w:color w:val="000000" w:themeColor="text1"/>
        </w:rPr>
        <w:t xml:space="preserve"> This is one reason large venues and festivals</w:t>
      </w:r>
      <w:r w:rsidRPr="4198D5AC" w:rsidR="2B7B773D">
        <w:rPr>
          <w:rFonts w:ascii="Aptos" w:hAnsi="Aptos" w:eastAsia="Aptos" w:cs="Aptos"/>
          <w:color w:val="000000" w:themeColor="text1"/>
        </w:rPr>
        <w:t xml:space="preserve"> strategically</w:t>
      </w:r>
      <w:r w:rsidRPr="4198D5AC" w:rsidR="44AC24B9">
        <w:rPr>
          <w:rFonts w:ascii="Aptos" w:hAnsi="Aptos" w:eastAsia="Aptos" w:cs="Aptos"/>
          <w:color w:val="000000" w:themeColor="text1"/>
        </w:rPr>
        <w:t xml:space="preserve"> distribute speakers </w:t>
      </w:r>
      <w:r w:rsidRPr="4198D5AC" w:rsidR="3532AD23">
        <w:rPr>
          <w:rFonts w:ascii="Aptos" w:hAnsi="Aptos" w:eastAsia="Aptos" w:cs="Aptos"/>
          <w:color w:val="000000" w:themeColor="text1"/>
        </w:rPr>
        <w:t>(</w:t>
      </w:r>
      <w:r w:rsidRPr="4198D5AC" w:rsidR="44AC24B9">
        <w:rPr>
          <w:rFonts w:ascii="Aptos" w:hAnsi="Aptos" w:eastAsia="Aptos" w:cs="Aptos"/>
          <w:i/>
          <w:iCs/>
          <w:color w:val="000000" w:themeColor="text1"/>
        </w:rPr>
        <w:t>delay towers</w:t>
      </w:r>
      <w:r w:rsidRPr="4198D5AC" w:rsidR="3532AD23">
        <w:rPr>
          <w:rFonts w:ascii="Aptos" w:hAnsi="Aptos" w:eastAsia="Aptos" w:cs="Aptos"/>
          <w:color w:val="000000" w:themeColor="text1"/>
        </w:rPr>
        <w:t>)</w:t>
      </w:r>
      <w:r w:rsidRPr="4198D5AC" w:rsidR="44AC24B9">
        <w:rPr>
          <w:rFonts w:ascii="Aptos" w:hAnsi="Aptos" w:eastAsia="Aptos" w:cs="Aptos"/>
          <w:color w:val="000000" w:themeColor="text1"/>
        </w:rPr>
        <w:t xml:space="preserve"> to keep sound aligned across the audience area.</w:t>
      </w:r>
      <w:r w:rsidRPr="4198D5AC" w:rsidR="291665F2">
        <w:rPr>
          <w:rFonts w:ascii="Aptos" w:hAnsi="Aptos" w:eastAsia="Aptos" w:cs="Aptos"/>
          <w:color w:val="000000" w:themeColor="text1"/>
        </w:rPr>
        <w:t xml:space="preserve"> </w:t>
      </w:r>
      <w:r w:rsidRPr="4198D5AC" w:rsidR="190F481F">
        <w:rPr>
          <w:rFonts w:ascii="Aptos" w:hAnsi="Aptos" w:eastAsia="Aptos" w:cs="Aptos"/>
          <w:color w:val="000000" w:themeColor="text1"/>
        </w:rPr>
        <w:t xml:space="preserve"> </w:t>
      </w:r>
      <w:r w:rsidRPr="4198D5AC" w:rsidR="2124D8A1">
        <w:rPr>
          <w:rFonts w:ascii="Aptos" w:hAnsi="Aptos" w:eastAsia="Aptos" w:cs="Aptos"/>
          <w:color w:val="000000" w:themeColor="text1"/>
        </w:rPr>
        <w:t xml:space="preserve">A known issue is that audience members located between two towers may hear slightly misaligned signals, creating a hollow or echo-like effect. Much of the craft of setting up </w:t>
      </w:r>
      <w:r w:rsidRPr="4198D5AC" w:rsidR="5320F136">
        <w:rPr>
          <w:rFonts w:ascii="Aptos" w:hAnsi="Aptos" w:eastAsia="Aptos" w:cs="Aptos"/>
          <w:color w:val="000000" w:themeColor="text1"/>
        </w:rPr>
        <w:t>public address</w:t>
      </w:r>
      <w:r w:rsidRPr="4198D5AC" w:rsidR="2124D8A1">
        <w:rPr>
          <w:rFonts w:ascii="Aptos" w:hAnsi="Aptos" w:eastAsia="Aptos" w:cs="Aptos"/>
          <w:color w:val="000000" w:themeColor="text1"/>
        </w:rPr>
        <w:t xml:space="preserve"> systems involves tuning these time delays and shaping directivity patterns to minimise</w:t>
      </w:r>
      <w:r w:rsidRPr="4198D5AC" w:rsidR="11235EFC">
        <w:rPr>
          <w:rFonts w:ascii="Aptos" w:hAnsi="Aptos" w:eastAsia="Aptos" w:cs="Aptos"/>
          <w:color w:val="000000" w:themeColor="text1"/>
        </w:rPr>
        <w:t xml:space="preserve"> overlap and</w:t>
      </w:r>
      <w:r w:rsidRPr="4198D5AC" w:rsidR="2124D8A1">
        <w:rPr>
          <w:rFonts w:ascii="Aptos" w:hAnsi="Aptos" w:eastAsia="Aptos" w:cs="Aptos"/>
          <w:color w:val="000000" w:themeColor="text1"/>
        </w:rPr>
        <w:t xml:space="preserve"> interference</w:t>
      </w:r>
      <w:ins w:author="Levstek, Marusa" w:date="2026-09-25T16:38:00Z" w16du:dateUtc="2026-09-25T16:38:27Z" w:id="272">
        <w:r w:rsidRPr="4198D5AC" w:rsidR="087838DD">
          <w:rPr>
            <w:rFonts w:ascii="Aptos" w:hAnsi="Aptos" w:eastAsia="Aptos" w:cs="Aptos"/>
            <w:color w:val="000000" w:themeColor="text1"/>
          </w:rPr>
          <w:t>.</w:t>
        </w:r>
      </w:ins>
      <w:sdt>
        <w:sdtPr>
          <w:rPr>
            <w:rFonts w:ascii="Aptos" w:hAnsi="Aptos" w:eastAsia="Aptos" w:cs="Aptos"/>
            <w:color w:val="000000" w:themeColor="text1"/>
            <w:vertAlign w:val="superscript"/>
          </w:rPr>
          <w:tag w:val="MENDELEY_CITATION_v3_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"/>
          <w:id w:val="1546408351"/>
          <w:placeholder>
            <w:docPart w:val="DefaultPlaceholder_-1854013440"/>
          </w:placeholder>
        </w:sdtPr>
        <w:sdtContent>
          <w:r w:rsidRPr="00517457" w:rsidR="00517457">
            <w:rPr>
              <w:rFonts w:ascii="Aptos" w:hAnsi="Aptos" w:eastAsia="Aptos" w:cs="Aptos"/>
              <w:color w:val="000000"/>
              <w:vertAlign w:val="superscript"/>
            </w:rPr>
            <w:t>55,62</w:t>
          </w:r>
        </w:sdtContent>
      </w:sdt>
      <w:del w:author="Levstek, Marusa" w:date="2026-09-25T16:38:00Z" w16du:dateUtc="2026-09-25T16:38:25Z" w:id="273">
        <w:r w:rsidRPr="4198D5AC" w:rsidDel="2124D8A1">
          <w:rPr>
            <w:rFonts w:ascii="Aptos" w:hAnsi="Aptos" w:eastAsia="Aptos" w:cs="Aptos"/>
            <w:color w:val="000000" w:themeColor="text1"/>
          </w:rPr>
          <w:delText>.</w:delText>
        </w:r>
      </w:del>
    </w:p>
    <w:p w:rsidRPr="005F10A7" w:rsidR="3F1D7476" w:rsidP="00A33843" w:rsidRDefault="6FBEE33D" w14:paraId="33CBA13B" w14:textId="48DA6B94">
      <w:pPr>
        <w:spacing w:before="240" w:after="240"/>
      </w:pPr>
      <w:r>
        <w:t>Toleranc</w:t>
      </w:r>
      <w:r w:rsidR="2851A2A8">
        <w:t>e</w:t>
      </w:r>
      <w:r>
        <w:t>s</w:t>
      </w:r>
      <w:r w:rsidR="797780FA">
        <w:t xml:space="preserve"> also vary substantially from person to person. </w:t>
      </w:r>
      <w:r w:rsidR="06DDD6A7">
        <w:t>For example, children typically have a higher tolerance for audiovisual delays than adults</w:t>
      </w:r>
      <w:sdt>
        <w:sdtPr>
          <w:rPr>
            <w:rFonts w:ascii="Aptos" w:hAnsi="Aptos"/>
            <w:color w:val="000000" w:themeColor="text1"/>
            <w:vertAlign w:val="superscript"/>
          </w:rPr>
          <w:tag w:val="MENDELEY_CITATION_v3_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"/>
          <w:id w:val="30162789"/>
          <w:placeholder>
            <w:docPart w:val="416CA92BB79947C788F9F6ABB1289924"/>
          </w:placeholder>
        </w:sdtPr>
        <w:sdtContent>
          <w:r w:rsidRPr="00517457" w:rsidR="00517457">
            <w:rPr>
              <w:rFonts w:ascii="Aptos" w:hAnsi="Aptos"/>
              <w:color w:val="000000"/>
              <w:vertAlign w:val="superscript"/>
            </w:rPr>
            <w:t>63</w:t>
          </w:r>
        </w:sdtContent>
      </w:sdt>
      <w:del w:author="Levstek, Marusa" w:date="2026-09-25T16:38:00Z" w16du:dateUtc="2026-09-25T16:38:32Z" w:id="274">
        <w:r w:rsidDel="3A92B32E">
          <w:delText>,</w:delText>
        </w:r>
      </w:del>
      <w:r w:rsidR="3A92B32E">
        <w:t xml:space="preserve"> p</w:t>
      </w:r>
      <w:r w:rsidR="06DDD6A7">
        <w:t xml:space="preserve">eople with </w:t>
      </w:r>
      <w:r w:rsidR="7B767494">
        <w:t xml:space="preserve"> </w:t>
      </w:r>
      <w:r w:rsidR="15757C52">
        <w:t>Attention Deficit</w:t>
      </w:r>
      <w:r w:rsidR="7B767494">
        <w:t>/Hyperactivity Disorder (</w:t>
      </w:r>
      <w:r w:rsidR="06DDD6A7">
        <w:t>ADHD</w:t>
      </w:r>
      <w:r w:rsidR="7B767494">
        <w:t>)</w:t>
      </w:r>
      <w:r w:rsidR="06DDD6A7">
        <w:t xml:space="preserve"> tend to have a lower tolerance</w:t>
      </w:r>
      <w:sdt>
        <w:sdtPr>
          <w:rPr>
            <w:rFonts w:ascii="Aptos" w:hAnsi="Aptos"/>
            <w:color w:val="000000" w:themeColor="text1"/>
            <w:vertAlign w:val="superscript"/>
          </w:rPr>
          <w:tag w:val="MENDELEY_CITATION_v3_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"/>
          <w:id w:val="819080359"/>
          <w:placeholder>
            <w:docPart w:val="DefaultPlaceholder_-1854013440"/>
          </w:placeholder>
        </w:sdtPr>
        <w:sdtContent>
          <w:r w:rsidRPr="00517457" w:rsidR="00517457">
            <w:rPr>
              <w:rFonts w:ascii="Aptos" w:hAnsi="Aptos" w:eastAsia="Aptos" w:cs="Aptos"/>
              <w:color w:val="000000"/>
              <w:vertAlign w:val="superscript"/>
            </w:rPr>
            <w:t>64</w:t>
          </w:r>
        </w:sdtContent>
      </w:sdt>
      <w:r w:rsidR="3DE86814">
        <w:t xml:space="preserve"> </w:t>
      </w:r>
      <w:r w:rsidR="06DDD6A7">
        <w:t>(narrower window</w:t>
      </w:r>
      <w:r w:rsidR="45E61F0A">
        <w:t>s;</w:t>
      </w:r>
      <w:r w:rsidR="1076B6F0">
        <w:t xml:space="preserve"> </w:t>
      </w:r>
      <w:r w:rsidR="45E61F0A">
        <w:t>note</w:t>
      </w:r>
      <w:r w:rsidR="1076B6F0">
        <w:t xml:space="preserve"> some recent counter evidence </w:t>
      </w:r>
      <w:r w:rsidR="45E61F0A">
        <w:t>exists</w:t>
      </w:r>
      <w:sdt>
        <w:sdtPr>
          <w:rPr>
            <w:rFonts w:ascii="Aptos" w:hAnsi="Aptos"/>
            <w:color w:val="000000" w:themeColor="text1"/>
            <w:vertAlign w:val="superscript"/>
          </w:rPr>
          <w:tag w:val="MENDELEY_CITATION_v3_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"/>
          <w:id w:val="-1115208953"/>
          <w:placeholder>
            <w:docPart w:val="DefaultPlaceholder_-1854013440"/>
          </w:placeholder>
        </w:sdtPr>
        <w:sdtContent>
          <w:r w:rsidRPr="00517457" w:rsidR="00517457">
            <w:rPr>
              <w:rFonts w:ascii="Aptos" w:hAnsi="Aptos" w:eastAsia="Aptos" w:cs="Aptos"/>
              <w:color w:val="000000"/>
              <w:vertAlign w:val="superscript"/>
            </w:rPr>
            <w:t>65</w:t>
          </w:r>
        </w:sdtContent>
      </w:sdt>
      <w:r w:rsidR="06DDD6A7">
        <w:t xml:space="preserve">), </w:t>
      </w:r>
      <w:r w:rsidR="15891BCC">
        <w:t>and</w:t>
      </w:r>
      <w:r w:rsidR="06DDD6A7">
        <w:t xml:space="preserve"> individuals with developmental dyslexia</w:t>
      </w:r>
      <w:sdt>
        <w:sdtPr>
          <w:rPr>
            <w:rFonts w:ascii="Aptos" w:hAnsi="Aptos"/>
            <w:color w:val="000000" w:themeColor="text1"/>
            <w:vertAlign w:val="superscript"/>
          </w:rPr>
          <w:tag w:val="MENDELEY_CITATION_v3_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"/>
          <w:id w:val="175931270"/>
          <w:placeholder>
            <w:docPart w:val="DefaultPlaceholder_-1854013440"/>
          </w:placeholder>
        </w:sdtPr>
        <w:sdtContent>
          <w:r w:rsidRPr="00517457" w:rsidR="00517457">
            <w:rPr>
              <w:rFonts w:ascii="Aptos" w:hAnsi="Aptos" w:eastAsia="Aptos" w:cs="Aptos"/>
              <w:color w:val="000000"/>
              <w:vertAlign w:val="superscript"/>
            </w:rPr>
            <w:t>66</w:t>
          </w:r>
        </w:sdtContent>
      </w:sdt>
      <w:r w:rsidR="06DDD6A7">
        <w:t xml:space="preserve"> or with schizophrenia</w:t>
      </w:r>
      <w:sdt>
        <w:sdtPr>
          <w:rPr>
            <w:rFonts w:ascii="Aptos" w:hAnsi="Aptos"/>
            <w:color w:val="000000" w:themeColor="text1"/>
            <w:vertAlign w:val="superscript"/>
          </w:rPr>
          <w:tag w:val="MENDELEY_CITATION_v3_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"/>
          <w:id w:val="-288201264"/>
          <w:placeholder>
            <w:docPart w:val="DefaultPlaceholder_-1854013440"/>
          </w:placeholder>
        </w:sdtPr>
        <w:sdtContent>
          <w:r w:rsidRPr="00517457" w:rsidR="00517457">
            <w:rPr>
              <w:rFonts w:ascii="Aptos" w:hAnsi="Aptos" w:eastAsia="Aptos" w:cs="Aptos"/>
              <w:color w:val="000000"/>
              <w:vertAlign w:val="superscript"/>
            </w:rPr>
            <w:t>67</w:t>
          </w:r>
        </w:sdtContent>
      </w:sdt>
      <w:r w:rsidR="06DDD6A7">
        <w:t xml:space="preserve"> generally display higher tolerances (broader windows) for the same lags</w:t>
      </w:r>
      <w:r w:rsidR="64911C19">
        <w:t>.</w:t>
      </w:r>
      <w:r w:rsidR="0544CE8B">
        <w:t xml:space="preserve"> Because inclusive design should cater for </w:t>
      </w:r>
      <w:r w:rsidR="658F83D4">
        <w:t>all, including</w:t>
      </w:r>
      <w:r w:rsidR="0544CE8B">
        <w:t xml:space="preserve"> the most sensitive group</w:t>
      </w:r>
      <w:r w:rsidR="56D950E0">
        <w:t>s</w:t>
      </w:r>
      <w:r w:rsidR="0544CE8B">
        <w:t xml:space="preserve">, latency </w:t>
      </w:r>
      <w:r w:rsidRPr="4198D5AC" w:rsidR="0544CE8B">
        <w:rPr>
          <w:i/>
          <w:iCs/>
        </w:rPr>
        <w:t xml:space="preserve">budgets </w:t>
      </w:r>
      <w:r w:rsidR="0544CE8B">
        <w:t>ought to be set just below the smallest empirically reported window</w:t>
      </w:r>
      <w:r w:rsidR="6B8C1CAA">
        <w:t xml:space="preserve">, </w:t>
      </w:r>
      <w:r w:rsidR="0544CE8B">
        <w:t>even if larger windows appear acceptable for other audiences.</w:t>
      </w:r>
    </w:p>
    <w:p w:rsidRPr="009A3B36" w:rsidR="6745CBD1" w:rsidP="009A3B36" w:rsidRDefault="5DEE4D2E" w14:paraId="4ED0D7F6" w14:textId="19C66FB5">
      <w:pPr>
        <w:pStyle w:val="Heading3"/>
      </w:pPr>
      <w:bookmarkStart w:name="_Ref199926030" w:id="275"/>
      <w:bookmarkStart w:name="_Ref199926040" w:id="276"/>
      <w:bookmarkStart w:name="_Toc1972059161" w:id="277"/>
      <w:r>
        <w:t>Tolerance of s</w:t>
      </w:r>
      <w:r w:rsidR="0AD42A11">
        <w:t xml:space="preserve">patial </w:t>
      </w:r>
      <w:r w:rsidR="7F1C3B3E">
        <w:t>mismatches</w:t>
      </w:r>
      <w:bookmarkEnd w:id="275"/>
      <w:bookmarkEnd w:id="276"/>
      <w:bookmarkEnd w:id="277"/>
    </w:p>
    <w:p w:rsidRPr="00520165" w:rsidR="174F2712" w:rsidP="2961D25A" w:rsidRDefault="4F060731" w14:paraId="6001AABA" w14:textId="594B5108">
      <w:pPr>
        <w:rPr>
          <w:rFonts w:ascii="Aptos" w:hAnsi="Aptos" w:eastAsia="Aptos" w:cs="Aptos"/>
        </w:rPr>
      </w:pPr>
      <w:r w:rsidRPr="4198D5AC">
        <w:rPr>
          <w:rFonts w:ascii="Aptos" w:hAnsi="Aptos" w:eastAsia="Aptos" w:cs="Aptos"/>
        </w:rPr>
        <w:t>When sensory signals appear in roughly the same location, our brains tend to merge them. Interestingly, this principle can hold even if there is a small but noticeable gap.</w:t>
      </w:r>
      <w:r w:rsidRPr="4198D5AC" w:rsidR="09D89D8A">
        <w:rPr>
          <w:rFonts w:ascii="Aptos" w:hAnsi="Aptos" w:eastAsia="Aptos" w:cs="Aptos"/>
        </w:rPr>
        <w:t xml:space="preserve"> For example, in </w:t>
      </w:r>
      <w:r>
        <w:t xml:space="preserve">a ventriloquist’s performance the puppeteer’s mouth is the true source of sound, yet onlookers </w:t>
      </w:r>
      <w:r w:rsidR="6A0A94EE">
        <w:t xml:space="preserve">often </w:t>
      </w:r>
      <w:r>
        <w:t>perceive the puppet itself as talking</w:t>
      </w:r>
      <w:ins w:author="Levstek, Marusa" w:date="2026-09-25T16:38:00Z" w16du:dateUtc="2026-09-25T16:38:53Z" w:id="278">
        <w:r w:rsidR="13AF0399">
          <w:t>.</w:t>
        </w:r>
      </w:ins>
      <w:sdt>
        <w:sdtPr>
          <w:rPr>
            <w:rFonts w:ascii="Aptos" w:hAnsi="Aptos"/>
            <w:color w:val="000000" w:themeColor="text1"/>
            <w:vertAlign w:val="superscript"/>
          </w:rPr>
          <w:tag w:val="MENDELEY_CITATION_v3_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"/>
          <w:id w:val="-503279875"/>
          <w:placeholder>
            <w:docPart w:val="DefaultPlaceholder_-1854013440"/>
          </w:placeholder>
        </w:sdtPr>
        <w:sdtContent>
          <w:r w:rsidRPr="00517457" w:rsidR="00517457">
            <w:rPr>
              <w:rFonts w:ascii="Aptos" w:hAnsi="Aptos" w:eastAsia="Aptos" w:cs="Aptos"/>
              <w:color w:val="000000"/>
              <w:vertAlign w:val="superscript"/>
            </w:rPr>
            <w:t>68</w:t>
          </w:r>
        </w:sdtContent>
      </w:sdt>
      <w:del w:author="Levstek, Marusa" w:date="2026-09-25T16:38:00Z" w16du:dateUtc="2026-09-25T16:38:55Z" w:id="279">
        <w:r w:rsidDel="4F060731">
          <w:delText>.</w:delText>
        </w:r>
      </w:del>
      <w:r>
        <w:t xml:space="preserve"> </w:t>
      </w:r>
      <w:r w:rsidR="69FF1CC2">
        <w:t xml:space="preserve">Even when there is a </w:t>
      </w:r>
      <w:r w:rsidR="7FCBB822">
        <w:t>30</w:t>
      </w:r>
      <w:r w:rsidR="69FF1CC2">
        <w:t>° separation</w:t>
      </w:r>
      <w:sdt>
        <w:sdtPr>
          <w:rPr>
            <w:rFonts w:ascii="Aptos" w:hAnsi="Aptos"/>
            <w:color w:val="000000" w:themeColor="text1"/>
            <w:vertAlign w:val="superscript"/>
          </w:rPr>
          <w:tag w:val="MENDELEY_CITATION_v3_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"/>
          <w:id w:val="-358349635"/>
          <w:placeholder>
            <w:docPart w:val="DefaultPlaceholder_-1854013440"/>
          </w:placeholder>
        </w:sdtPr>
        <w:sdtContent>
          <w:r w:rsidRPr="00517457" w:rsidR="00517457">
            <w:rPr>
              <w:rFonts w:ascii="Aptos" w:hAnsi="Aptos" w:eastAsia="Aptos" w:cs="Aptos"/>
              <w:color w:val="000000"/>
              <w:vertAlign w:val="superscript"/>
            </w:rPr>
            <w:t>69</w:t>
          </w:r>
        </w:sdtContent>
      </w:sdt>
      <w:r w:rsidR="69FF1CC2">
        <w:t xml:space="preserve"> between the puppet and the ventriloquist’s mouth, observers often fuse the two</w:t>
      </w:r>
      <w:ins w:author="Woods, Andy" w:date="2026-09-14T09:57:00Z" w16du:dateUtc="2026-09-14T09:57:48Z" w:id="280">
        <w:r w:rsidR="30CED0B9">
          <w:t xml:space="preserve"> (the effect is strongest when the separation is small, within roughly 10–15°)</w:t>
        </w:r>
      </w:ins>
      <w:r w:rsidR="69FF1CC2">
        <w:t>.</w:t>
      </w:r>
      <w:r w:rsidRPr="4198D5AC">
        <w:rPr>
          <w:rFonts w:ascii="Aptos" w:hAnsi="Aptos" w:eastAsia="Aptos" w:cs="Aptos"/>
        </w:rPr>
        <w:t xml:space="preserve"> </w:t>
      </w:r>
      <w:r w:rsidRPr="4198D5AC" w:rsidR="6902BE48">
        <w:rPr>
          <w:rFonts w:ascii="Aptos" w:hAnsi="Aptos" w:eastAsia="Aptos" w:cs="Aptos"/>
        </w:rPr>
        <w:t>A</w:t>
      </w:r>
      <w:r w:rsidRPr="4198D5AC" w:rsidR="7B427A7C">
        <w:rPr>
          <w:rFonts w:ascii="Aptos" w:hAnsi="Aptos" w:eastAsia="Aptos" w:cs="Aptos"/>
        </w:rPr>
        <w:t xml:space="preserve"> variety of factors influence the level of acceptable variation</w:t>
      </w:r>
      <w:r w:rsidRPr="4198D5AC" w:rsidR="1929F799">
        <w:rPr>
          <w:rFonts w:ascii="Aptos" w:hAnsi="Aptos" w:eastAsia="Aptos" w:cs="Aptos"/>
        </w:rPr>
        <w:t>, as outlined in the next section</w:t>
      </w:r>
      <w:r w:rsidRPr="4198D5AC" w:rsidR="7B427A7C">
        <w:rPr>
          <w:rFonts w:ascii="Aptos" w:hAnsi="Aptos" w:eastAsia="Aptos" w:cs="Aptos"/>
        </w:rPr>
        <w:t xml:space="preserve">. </w:t>
      </w:r>
    </w:p>
    <w:p w:rsidR="174F2712" w:rsidP="044B0010" w:rsidRDefault="0AD42A11" w14:paraId="285C05F0" w14:textId="5677D8CA">
      <w:pPr>
        <w:pStyle w:val="Heading3"/>
      </w:pPr>
      <w:bookmarkStart w:name="_Toc1720862550" w:id="281"/>
      <w:r>
        <w:t>Prior experience and the assumption of unity</w:t>
      </w:r>
      <w:bookmarkEnd w:id="281"/>
    </w:p>
    <w:p w:rsidR="00E12800" w:rsidP="50423F7E" w:rsidRDefault="553291EC" w14:paraId="7B7E660B" w14:textId="319764ED">
      <w:pPr>
        <w:spacing w:before="240" w:after="240"/>
        <w:rPr>
          <w:rFonts w:ascii="Aptos" w:hAnsi="Aptos" w:eastAsia="Aptos" w:cs="Aptos"/>
        </w:rPr>
      </w:pPr>
      <w:r w:rsidRPr="6E405759">
        <w:rPr>
          <w:rFonts w:ascii="Aptos" w:hAnsi="Aptos" w:eastAsia="Aptos" w:cs="Aptos"/>
        </w:rPr>
        <w:t>I</w:t>
      </w:r>
      <w:r w:rsidRPr="6E405759" w:rsidR="77F8E985">
        <w:rPr>
          <w:rFonts w:ascii="Aptos" w:hAnsi="Aptos" w:eastAsia="Aptos" w:cs="Aptos"/>
        </w:rPr>
        <w:t xml:space="preserve">f we believe </w:t>
      </w:r>
      <w:r w:rsidRPr="6E405759" w:rsidR="72483B86">
        <w:rPr>
          <w:rFonts w:ascii="Aptos" w:hAnsi="Aptos" w:eastAsia="Aptos" w:cs="Aptos"/>
        </w:rPr>
        <w:t xml:space="preserve">that </w:t>
      </w:r>
      <w:r w:rsidRPr="6E405759" w:rsidR="77F8E985">
        <w:rPr>
          <w:rFonts w:ascii="Aptos" w:hAnsi="Aptos" w:eastAsia="Aptos" w:cs="Aptos"/>
        </w:rPr>
        <w:t>two signals share the same origin, our brain</w:t>
      </w:r>
      <w:r w:rsidRPr="6E405759" w:rsidR="263BE877">
        <w:rPr>
          <w:rFonts w:ascii="Aptos" w:hAnsi="Aptos" w:eastAsia="Aptos" w:cs="Aptos"/>
        </w:rPr>
        <w:t>s</w:t>
      </w:r>
      <w:r w:rsidRPr="6E405759" w:rsidR="77F8E985">
        <w:rPr>
          <w:rFonts w:ascii="Aptos" w:hAnsi="Aptos" w:eastAsia="Aptos" w:cs="Aptos"/>
        </w:rPr>
        <w:t xml:space="preserve"> can tolerate more pronounced mismatches </w:t>
      </w:r>
      <w:r w:rsidRPr="6E405759" w:rsidR="50822D7D">
        <w:rPr>
          <w:rFonts w:ascii="Aptos" w:hAnsi="Aptos" w:eastAsia="Aptos" w:cs="Aptos"/>
        </w:rPr>
        <w:t xml:space="preserve">in timing or location </w:t>
      </w:r>
      <w:r w:rsidRPr="6E405759" w:rsidR="77F8E985">
        <w:rPr>
          <w:rFonts w:ascii="Aptos" w:hAnsi="Aptos" w:eastAsia="Aptos" w:cs="Aptos"/>
        </w:rPr>
        <w:t xml:space="preserve">than usual. </w:t>
      </w:r>
      <w:r w:rsidRPr="6E405759" w:rsidR="621C437E">
        <w:rPr>
          <w:rFonts w:ascii="Aptos" w:hAnsi="Aptos" w:eastAsia="Aptos" w:cs="Aptos"/>
        </w:rPr>
        <w:t>Early work</w:t>
      </w:r>
      <w:sdt>
        <w:sdtPr>
          <w:rPr>
            <w:rFonts w:ascii="Aptos" w:hAnsi="Aptos" w:eastAsia="Aptos" w:cs="Aptos"/>
            <w:color w:val="000000"/>
            <w:vertAlign w:val="superscript"/>
          </w:rPr>
          <w:tag w:val="MENDELEY_CITATION_v3_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"/>
          <w:id w:val="-1597626478"/>
          <w:placeholder>
            <w:docPart w:val="DefaultPlaceholder_-1854013440"/>
          </w:placeholder>
        </w:sdtPr>
        <w:sdtContent>
          <w:r w:rsidRPr="00517457" w:rsidR="00517457">
            <w:rPr>
              <w:rFonts w:ascii="Aptos" w:hAnsi="Aptos" w:eastAsia="Aptos" w:cs="Aptos"/>
              <w:color w:val="000000"/>
              <w:vertAlign w:val="superscript"/>
            </w:rPr>
            <w:t>70</w:t>
          </w:r>
        </w:sdtContent>
      </w:sdt>
      <w:r w:rsidRPr="6E405759" w:rsidR="621C437E">
        <w:rPr>
          <w:rFonts w:ascii="Aptos" w:hAnsi="Aptos" w:eastAsia="Aptos" w:cs="Aptos"/>
        </w:rPr>
        <w:t xml:space="preserve"> showed that simply expecting signals to come from one source can override some discrepancies in timing or location.</w:t>
      </w:r>
      <w:r w:rsidRPr="6E405759" w:rsidR="196770D1">
        <w:rPr>
          <w:rFonts w:ascii="Aptos" w:hAnsi="Aptos" w:eastAsia="Aptos" w:cs="Aptos"/>
        </w:rPr>
        <w:t xml:space="preserve"> </w:t>
      </w:r>
      <w:r w:rsidRPr="6E405759" w:rsidR="000F1063">
        <w:rPr>
          <w:rFonts w:ascii="Aptos" w:hAnsi="Aptos" w:eastAsia="Aptos" w:cs="Aptos"/>
        </w:rPr>
        <w:t xml:space="preserve">This is known as the </w:t>
      </w:r>
      <w:r w:rsidRPr="6E405759" w:rsidR="000F1063">
        <w:rPr>
          <w:rFonts w:ascii="Aptos" w:hAnsi="Aptos" w:eastAsia="Aptos" w:cs="Aptos"/>
          <w:i/>
          <w:iCs/>
        </w:rPr>
        <w:t>assumption of unity</w:t>
      </w:r>
      <w:r w:rsidRPr="6E405759" w:rsidR="000F1063">
        <w:rPr>
          <w:rFonts w:ascii="Aptos" w:hAnsi="Aptos" w:eastAsia="Aptos" w:cs="Aptos"/>
        </w:rPr>
        <w:t xml:space="preserve"> and it is strongly </w:t>
      </w:r>
      <w:r w:rsidRPr="6E405759" w:rsidR="3CCE4320">
        <w:rPr>
          <w:rFonts w:ascii="Aptos" w:hAnsi="Aptos" w:eastAsia="Aptos" w:cs="Aptos"/>
        </w:rPr>
        <w:t xml:space="preserve">influenced by </w:t>
      </w:r>
      <w:r w:rsidRPr="6E405759" w:rsidR="77F8E985">
        <w:rPr>
          <w:rFonts w:ascii="Aptos" w:hAnsi="Aptos" w:eastAsia="Aptos" w:cs="Aptos"/>
        </w:rPr>
        <w:t>prior experience</w:t>
      </w:r>
      <w:r w:rsidRPr="6E405759" w:rsidR="665F3C92">
        <w:rPr>
          <w:rFonts w:ascii="Aptos" w:hAnsi="Aptos" w:eastAsia="Aptos" w:cs="Aptos"/>
        </w:rPr>
        <w:t xml:space="preserve"> –</w:t>
      </w:r>
      <w:r w:rsidRPr="6E405759" w:rsidR="77F8E985">
        <w:rPr>
          <w:rFonts w:ascii="Aptos" w:hAnsi="Aptos" w:eastAsia="Aptos" w:cs="Aptos"/>
        </w:rPr>
        <w:t xml:space="preserve"> the brain learns from repeated </w:t>
      </w:r>
      <w:r w:rsidRPr="6E405759" w:rsidR="60B4A243">
        <w:rPr>
          <w:rFonts w:ascii="Aptos" w:hAnsi="Aptos" w:eastAsia="Aptos" w:cs="Aptos"/>
        </w:rPr>
        <w:t xml:space="preserve">multisensory </w:t>
      </w:r>
      <w:r w:rsidRPr="6E405759" w:rsidR="77F8E985">
        <w:rPr>
          <w:rFonts w:ascii="Aptos" w:hAnsi="Aptos" w:eastAsia="Aptos" w:cs="Aptos"/>
        </w:rPr>
        <w:t xml:space="preserve">encounters, building strong associations that guide whether future signals are integrated. </w:t>
      </w:r>
    </w:p>
    <w:p w:rsidR="00325AE2" w:rsidP="00325AE2" w:rsidRDefault="00E12800" w14:paraId="43AC2E37" w14:textId="77777777">
      <w:pPr>
        <w:keepNext/>
        <w:spacing w:before="240" w:after="240"/>
      </w:pPr>
      <w:r>
        <w:rPr>
          <w:noProof/>
        </w:rPr>
        <w:drawing>
          <wp:inline distT="0" distB="0" distL="0" distR="0" wp14:anchorId="60593FB2" wp14:editId="5B59FC57">
            <wp:extent cx="5731510" cy="4231640"/>
            <wp:effectExtent l="0" t="0" r="2540" b="0"/>
            <wp:docPr id="891948078" name="Picture 1" descr="Black and white photograph showing a section of a cratered planetary surface with several raised, rounded formations resembling faces. The formations stand out due to shadows and light contrasts, highlighting unusual shapes amid a textured, pockmarked ter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948078" name="Picture 1" descr="Black and white photograph showing a section of a cratered planetary surface with several raised, rounded formations resembling faces. The formations stand out due to shadows and light contrasts, highlighting unusual shapes amid a textured, pockmarked terrai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4231640"/>
                    </a:xfrm>
                    <a:prstGeom prst="rect">
                      <a:avLst/>
                    </a:prstGeom>
                    <a:noFill/>
                    <a:ln>
                      <a:noFill/>
                    </a:ln>
                  </pic:spPr>
                </pic:pic>
              </a:graphicData>
            </a:graphic>
          </wp:inline>
        </w:drawing>
      </w:r>
    </w:p>
    <w:p w:rsidR="00E12800" w:rsidP="00325AE2" w:rsidRDefault="00325AE2" w14:paraId="7B1B96ED" w14:textId="4469CAEC">
      <w:pPr>
        <w:pStyle w:val="Caption"/>
      </w:pPr>
      <w:r>
        <w:t xml:space="preserve">The </w:t>
      </w:r>
      <w:r w:rsidRPr="73805CC3">
        <w:rPr>
          <w:b/>
          <w:i/>
        </w:rPr>
        <w:t xml:space="preserve">Face on </w:t>
      </w:r>
      <w:r w:rsidRPr="73805CC3" w:rsidR="30F83B9C">
        <w:rPr>
          <w:b/>
          <w:bCs/>
          <w:i/>
          <w:iCs/>
        </w:rPr>
        <w:t>Mars</w:t>
      </w:r>
      <w:r w:rsidRPr="73805CC3">
        <w:rPr>
          <w:b/>
        </w:rPr>
        <w:t xml:space="preserve"> </w:t>
      </w:r>
      <w:r>
        <w:t xml:space="preserve">captured by NASA’s </w:t>
      </w:r>
      <w:r w:rsidRPr="73805CC3">
        <w:rPr>
          <w:i/>
        </w:rPr>
        <w:t>Viking 1 orbiter</w:t>
      </w:r>
      <w:r>
        <w:t xml:space="preserve"> in 1976. This image is often cited as a classic example of pareidolia</w:t>
      </w:r>
      <w:r w:rsidR="78FCABDF">
        <w:t>:</w:t>
      </w:r>
      <w:r>
        <w:t xml:space="preserve"> the human tendency to perceive meaningful patterns, such as faces, in random or ambiguous visual data. </w:t>
      </w:r>
      <w:r w:rsidRPr="73805CC3" w:rsidR="086BCDA3">
        <w:rPr>
          <w:rFonts w:ascii="Arial" w:hAnsi="Arial" w:eastAsia="Arial" w:cs="Arial"/>
          <w:color w:val="000000" w:themeColor="text1"/>
          <w:sz w:val="18"/>
          <w:szCs w:val="18"/>
        </w:rPr>
        <w:t xml:space="preserve">© </w:t>
      </w:r>
      <w:r w:rsidR="7F085642">
        <w:t>NASA/JPL, Viking 1 Orbiter</w:t>
      </w:r>
      <w:r w:rsidR="75E8E9CA">
        <w:t xml:space="preserve">, </w:t>
      </w:r>
      <w:r w:rsidR="7F085642">
        <w:t>1976</w:t>
      </w:r>
      <w:r w:rsidR="6811FE0F">
        <w:t>.</w:t>
      </w:r>
    </w:p>
    <w:p w:rsidR="76F0EB4E" w:rsidP="044B0010" w:rsidRDefault="3950C0E1" w14:paraId="3DE43F3B" w14:textId="263B7C8A">
      <w:pPr>
        <w:pStyle w:val="Heading3"/>
      </w:pPr>
      <w:bookmarkStart w:name="_Ref199925829" w:id="282"/>
      <w:bookmarkStart w:name="_Ref199925880" w:id="283"/>
      <w:bookmarkStart w:name="_Toc1181606413" w:id="284"/>
      <w:r>
        <w:t xml:space="preserve">Perceptual </w:t>
      </w:r>
      <w:r w:rsidR="09B29A72">
        <w:t>‘</w:t>
      </w:r>
      <w:r w:rsidR="0AD42A11">
        <w:t>filling in</w:t>
      </w:r>
      <w:r w:rsidR="0D1FA4E9">
        <w:t>’</w:t>
      </w:r>
      <w:bookmarkEnd w:id="282"/>
      <w:bookmarkEnd w:id="283"/>
      <w:bookmarkEnd w:id="284"/>
    </w:p>
    <w:p w:rsidR="174F2712" w:rsidP="2961D25A" w:rsidRDefault="23F54721" w14:paraId="3FDDEF34" w14:textId="00C35D13">
      <w:pPr>
        <w:rPr>
          <w:rFonts w:eastAsia="Aptos"/>
        </w:rPr>
      </w:pPr>
      <w:r w:rsidRPr="4198D5AC">
        <w:rPr>
          <w:rFonts w:ascii="Aptos" w:hAnsi="Aptos" w:eastAsia="Aptos" w:cs="Aptos"/>
        </w:rPr>
        <w:t xml:space="preserve">Our brains often </w:t>
      </w:r>
      <w:r w:rsidRPr="4198D5AC">
        <w:rPr>
          <w:rFonts w:ascii="Aptos" w:hAnsi="Aptos" w:eastAsia="Aptos" w:cs="Aptos"/>
          <w:i/>
          <w:iCs/>
        </w:rPr>
        <w:t>fill in</w:t>
      </w:r>
      <w:r w:rsidRPr="4198D5AC">
        <w:rPr>
          <w:rFonts w:ascii="Aptos" w:hAnsi="Aptos" w:eastAsia="Aptos" w:cs="Aptos"/>
        </w:rPr>
        <w:t xml:space="preserve"> missing or messy </w:t>
      </w:r>
      <w:r w:rsidRPr="4198D5AC" w:rsidR="2E6A9C0F">
        <w:rPr>
          <w:rFonts w:ascii="Aptos" w:hAnsi="Aptos" w:eastAsia="Aptos" w:cs="Aptos"/>
        </w:rPr>
        <w:t xml:space="preserve">sensory </w:t>
      </w:r>
      <w:r w:rsidRPr="4198D5AC">
        <w:rPr>
          <w:rFonts w:ascii="Aptos" w:hAnsi="Aptos" w:eastAsia="Aptos" w:cs="Aptos"/>
        </w:rPr>
        <w:t>data, drawing on past knowledge and context</w:t>
      </w:r>
      <w:r w:rsidRPr="4198D5AC" w:rsidR="36B6C67D">
        <w:rPr>
          <w:rFonts w:ascii="Aptos" w:hAnsi="Aptos" w:eastAsia="Aptos" w:cs="Aptos"/>
        </w:rPr>
        <w:t xml:space="preserve"> to create an experience that is fuller than that of the sensory information provided</w:t>
      </w:r>
      <w:r w:rsidRPr="4198D5AC" w:rsidR="6C6C0598">
        <w:rPr>
          <w:rFonts w:ascii="Aptos" w:hAnsi="Aptos" w:eastAsia="Aptos" w:cs="Aptos"/>
        </w:rPr>
        <w:t xml:space="preserve">. </w:t>
      </w:r>
      <w:r w:rsidRPr="4198D5AC" w:rsidR="29C0098C">
        <w:rPr>
          <w:rFonts w:ascii="Aptos" w:hAnsi="Aptos" w:eastAsia="Aptos" w:cs="Aptos"/>
        </w:rPr>
        <w:t>A</w:t>
      </w:r>
      <w:r w:rsidRPr="4198D5AC" w:rsidR="19842745">
        <w:rPr>
          <w:rFonts w:ascii="Aptos" w:hAnsi="Aptos" w:eastAsia="Aptos" w:cs="Aptos"/>
        </w:rPr>
        <w:t>n</w:t>
      </w:r>
      <w:r w:rsidRPr="4198D5AC" w:rsidR="29C0098C">
        <w:rPr>
          <w:rFonts w:ascii="Aptos" w:hAnsi="Aptos" w:eastAsia="Aptos" w:cs="Aptos"/>
        </w:rPr>
        <w:t xml:space="preserve"> example of this is pareidolia</w:t>
      </w:r>
      <w:r w:rsidRPr="4198D5AC" w:rsidR="5FAF8EB8">
        <w:rPr>
          <w:rFonts w:ascii="Aptos" w:hAnsi="Aptos" w:eastAsia="Aptos" w:cs="Aptos"/>
        </w:rPr>
        <w:t xml:space="preserve">, </w:t>
      </w:r>
      <w:r w:rsidRPr="4198D5AC" w:rsidR="29C0098C">
        <w:rPr>
          <w:rFonts w:ascii="Aptos" w:hAnsi="Aptos" w:eastAsia="Aptos" w:cs="Aptos"/>
        </w:rPr>
        <w:t xml:space="preserve">the tendency to see meaningful patterns in random or ambiguous things. </w:t>
      </w:r>
      <w:r w:rsidRPr="4198D5AC" w:rsidR="61D8E935">
        <w:rPr>
          <w:rFonts w:ascii="Aptos" w:hAnsi="Aptos" w:eastAsia="Aptos" w:cs="Aptos"/>
        </w:rPr>
        <w:t>This is</w:t>
      </w:r>
      <w:r w:rsidRPr="4198D5AC" w:rsidR="29C0098C">
        <w:rPr>
          <w:rFonts w:ascii="Aptos" w:hAnsi="Aptos" w:eastAsia="Aptos" w:cs="Aptos"/>
        </w:rPr>
        <w:t xml:space="preserve"> why we might see a face on the surface of the moon or a human figure in the shadows on a dark street</w:t>
      </w:r>
      <w:ins w:author="Levstek, Marusa" w:date="2026-09-25T16:39:00Z" w16du:dateUtc="2026-09-25T16:39:08Z" w:id="285">
        <w:r w:rsidRPr="4198D5AC" w:rsidR="24FD981E">
          <w:rPr>
            <w:rFonts w:ascii="Aptos" w:hAnsi="Aptos" w:eastAsia="Aptos" w:cs="Aptos"/>
          </w:rPr>
          <w:t>.</w:t>
        </w:r>
      </w:ins>
      <w:sdt>
        <w:sdtPr>
          <w:rPr>
            <w:rFonts w:ascii="Aptos" w:hAnsi="Aptos" w:eastAsia="Aptos" w:cs="Aptos"/>
            <w:color w:val="000000" w:themeColor="text1"/>
            <w:vertAlign w:val="superscript"/>
          </w:rPr>
          <w:tag w:val="MENDELEY_CITATION_v3_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"/>
          <w:id w:val="-770239905"/>
          <w:placeholder>
            <w:docPart w:val="DefaultPlaceholder_-1854013440"/>
          </w:placeholder>
        </w:sdtPr>
        <w:sdtContent>
          <w:r w:rsidRPr="00517457" w:rsidR="00517457">
            <w:rPr>
              <w:rFonts w:ascii="Aptos" w:hAnsi="Aptos" w:eastAsia="Aptos" w:cs="Aptos"/>
              <w:color w:val="000000"/>
              <w:vertAlign w:val="superscript"/>
            </w:rPr>
            <w:t>71</w:t>
          </w:r>
        </w:sdtContent>
      </w:sdt>
      <w:del w:author="Levstek, Marusa" w:date="2026-09-25T16:39:00Z" w16du:dateUtc="2026-09-25T16:39:09Z" w:id="286">
        <w:r w:rsidRPr="4198D5AC" w:rsidDel="29C0098C">
          <w:rPr>
            <w:rFonts w:ascii="Aptos" w:hAnsi="Aptos" w:eastAsia="Aptos" w:cs="Aptos"/>
          </w:rPr>
          <w:delText>.</w:delText>
        </w:r>
      </w:del>
      <w:r w:rsidRPr="4198D5AC" w:rsidR="29C0098C">
        <w:rPr>
          <w:rFonts w:ascii="Aptos" w:hAnsi="Aptos" w:eastAsia="Aptos" w:cs="Aptos"/>
        </w:rPr>
        <w:t xml:space="preserve"> </w:t>
      </w:r>
      <w:r w:rsidRPr="4198D5AC" w:rsidR="5A8956F9">
        <w:rPr>
          <w:rFonts w:ascii="Aptos" w:hAnsi="Aptos" w:eastAsia="Aptos" w:cs="Aptos"/>
        </w:rPr>
        <w:t>This</w:t>
      </w:r>
      <w:r w:rsidRPr="4198D5AC" w:rsidR="29C0098C">
        <w:rPr>
          <w:rFonts w:ascii="Aptos" w:hAnsi="Aptos" w:eastAsia="Aptos" w:cs="Aptos"/>
        </w:rPr>
        <w:t xml:space="preserve"> ability to interpret incomplete sensory information is essential for navigating the messy reality of everyday </w:t>
      </w:r>
      <w:r w:rsidRPr="4198D5AC" w:rsidR="118C858E">
        <w:rPr>
          <w:rFonts w:ascii="Aptos" w:hAnsi="Aptos" w:eastAsia="Aptos" w:cs="Aptos"/>
        </w:rPr>
        <w:t>perception</w:t>
      </w:r>
      <w:r w:rsidRPr="4198D5AC" w:rsidR="29C0098C">
        <w:rPr>
          <w:rFonts w:ascii="Aptos" w:hAnsi="Aptos" w:eastAsia="Aptos" w:cs="Aptos"/>
        </w:rPr>
        <w:t>.</w:t>
      </w:r>
      <w:r w:rsidRPr="4198D5AC" w:rsidR="10705E9F">
        <w:rPr>
          <w:rFonts w:ascii="Aptos" w:hAnsi="Aptos" w:eastAsia="Aptos" w:cs="Aptos"/>
        </w:rPr>
        <w:t xml:space="preserve"> And it also offers creative opportunities. In particular, it points to the </w:t>
      </w:r>
      <w:r w:rsidRPr="4198D5AC" w:rsidR="10705E9F">
        <w:rPr>
          <w:rFonts w:ascii="Aptos" w:hAnsi="Aptos" w:eastAsia="Aptos" w:cs="Aptos"/>
        </w:rPr>
        <w:t xml:space="preserve">conclusion that </w:t>
      </w:r>
      <w:r w:rsidRPr="4198D5AC">
        <w:rPr>
          <w:rFonts w:ascii="Aptos" w:hAnsi="Aptos" w:eastAsia="Aptos" w:cs="Aptos"/>
        </w:rPr>
        <w:t>not every detail needs perfect simulation. Strategic hints can prompt audiences to imagine the rest, easing technical demands without sacrificing immersion.</w:t>
      </w:r>
    </w:p>
    <w:p w:rsidR="174F2712" w:rsidP="044B0010" w:rsidRDefault="5274DE16" w14:paraId="4873C6BC" w14:textId="38CA7AD3">
      <w:pPr>
        <w:pStyle w:val="Heading3"/>
        <w:rPr>
          <w:rFonts w:eastAsia="Aptos"/>
        </w:rPr>
      </w:pPr>
      <w:bookmarkStart w:name="_Toc200529074" w:id="287"/>
      <w:r>
        <w:t>Multisensory a</w:t>
      </w:r>
      <w:r w:rsidR="0AD42A11">
        <w:t>ttention</w:t>
      </w:r>
      <w:bookmarkEnd w:id="287"/>
    </w:p>
    <w:p w:rsidR="05C76C60" w:rsidP="1898712A" w:rsidRDefault="05C76C60" w14:paraId="0CB49EA5" w14:textId="7DB0ECA7">
      <w:pPr>
        <w:spacing w:before="240" w:after="240"/>
        <w:rPr>
          <w:rFonts w:ascii="Aptos" w:hAnsi="Aptos" w:eastAsia="Aptos" w:cs="Aptos"/>
        </w:rPr>
      </w:pPr>
      <w:r w:rsidRPr="6A31513F">
        <w:rPr>
          <w:rFonts w:ascii="Aptos" w:hAnsi="Aptos" w:eastAsia="Aptos" w:cs="Aptos"/>
        </w:rPr>
        <w:t xml:space="preserve">Multisensory cues are excellent at </w:t>
      </w:r>
      <w:r w:rsidRPr="6A31513F" w:rsidR="5DB3CCBF">
        <w:rPr>
          <w:rFonts w:ascii="Aptos" w:hAnsi="Aptos" w:eastAsia="Aptos" w:cs="Aptos"/>
        </w:rPr>
        <w:t>attract</w:t>
      </w:r>
      <w:r w:rsidRPr="6A31513F">
        <w:rPr>
          <w:rFonts w:ascii="Aptos" w:hAnsi="Aptos" w:eastAsia="Aptos" w:cs="Aptos"/>
        </w:rPr>
        <w:t xml:space="preserve">ing and holding attention. Hearing a loud bang alongside a bright flash is more </w:t>
      </w:r>
      <w:r w:rsidRPr="6A31513F" w:rsidR="71FA0C71">
        <w:rPr>
          <w:rFonts w:ascii="Aptos" w:hAnsi="Aptos" w:eastAsia="Aptos" w:cs="Aptos"/>
        </w:rPr>
        <w:t>attention-grabbing</w:t>
      </w:r>
      <w:r w:rsidRPr="6A31513F">
        <w:rPr>
          <w:rFonts w:ascii="Aptos" w:hAnsi="Aptos" w:eastAsia="Aptos" w:cs="Aptos"/>
        </w:rPr>
        <w:t xml:space="preserve"> than either </w:t>
      </w:r>
      <w:r w:rsidRPr="6A31513F" w:rsidR="57ABCFA4">
        <w:rPr>
          <w:rFonts w:ascii="Aptos" w:hAnsi="Aptos" w:eastAsia="Aptos" w:cs="Aptos"/>
        </w:rPr>
        <w:t xml:space="preserve">of these </w:t>
      </w:r>
      <w:r w:rsidRPr="6A31513F">
        <w:rPr>
          <w:rFonts w:ascii="Aptos" w:hAnsi="Aptos" w:eastAsia="Aptos" w:cs="Aptos"/>
        </w:rPr>
        <w:t>alone.</w:t>
      </w:r>
      <w:r w:rsidRPr="6A31513F" w:rsidR="007B551F">
        <w:rPr>
          <w:rFonts w:ascii="Aptos" w:hAnsi="Aptos" w:eastAsia="Aptos" w:cs="Aptos"/>
        </w:rPr>
        <w:t xml:space="preserve"> And in a performance or interactive exhibit, coordinating sound, light and even gentle tactile cues can effectively steer the audience’s focus.</w:t>
      </w:r>
    </w:p>
    <w:p w:rsidR="007B551F" w:rsidP="7D447247" w:rsidRDefault="2D2A42A8" w14:paraId="71C0C08D" w14:textId="19310234">
      <w:pPr>
        <w:rPr>
          <w:rFonts w:ascii="Aptos" w:hAnsi="Aptos" w:eastAsia="Aptos" w:cs="Aptos"/>
          <w:color w:val="000000" w:themeColor="text1"/>
        </w:rPr>
      </w:pPr>
      <w:r w:rsidRPr="4198D5AC">
        <w:rPr>
          <w:rFonts w:ascii="Aptos" w:hAnsi="Aptos" w:eastAsia="Aptos" w:cs="Aptos"/>
          <w:color w:val="000000" w:themeColor="text1"/>
        </w:rPr>
        <w:t xml:space="preserve">Attention can also be </w:t>
      </w:r>
      <w:r w:rsidRPr="4198D5AC" w:rsidR="16CA7983">
        <w:rPr>
          <w:rFonts w:ascii="Aptos" w:hAnsi="Aptos" w:eastAsia="Aptos" w:cs="Aptos"/>
          <w:color w:val="000000" w:themeColor="text1"/>
        </w:rPr>
        <w:t xml:space="preserve">drawn </w:t>
      </w:r>
      <w:r w:rsidRPr="4198D5AC">
        <w:rPr>
          <w:rFonts w:ascii="Aptos" w:hAnsi="Aptos" w:eastAsia="Aptos" w:cs="Aptos"/>
          <w:color w:val="000000" w:themeColor="text1"/>
        </w:rPr>
        <w:t>by sensations which violate our expectations</w:t>
      </w:r>
      <w:ins w:author="Levstek, Marusa" w:date="2026-09-25T16:39:00Z" w16du:dateUtc="2026-09-25T16:39:13Z" w:id="288">
        <w:r w:rsidRPr="4198D5AC" w:rsidR="68120F91">
          <w:rPr>
            <w:rFonts w:ascii="Aptos" w:hAnsi="Aptos" w:eastAsia="Aptos" w:cs="Aptos"/>
            <w:color w:val="000000" w:themeColor="text1"/>
          </w:rPr>
          <w:t>.</w:t>
        </w:r>
      </w:ins>
      <w:sdt>
        <w:sdtPr>
          <w:rPr>
            <w:rFonts w:ascii="Aptos" w:hAnsi="Aptos" w:eastAsia="Aptos" w:cs="Aptos"/>
            <w:color w:val="000000" w:themeColor="text1"/>
            <w:vertAlign w:val="superscript"/>
          </w:rPr>
          <w:tag w:val="MENDELEY_CITATION_v3_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"/>
          <w:id w:val="-264385708"/>
          <w:placeholder>
            <w:docPart w:val="DefaultPlaceholder_-1854013440"/>
          </w:placeholder>
        </w:sdtPr>
        <w:sdtContent>
          <w:r w:rsidRPr="00517457" w:rsidR="00517457">
            <w:rPr>
              <w:rFonts w:ascii="Aptos" w:hAnsi="Aptos" w:eastAsia="Aptos" w:cs="Aptos"/>
              <w:color w:val="000000"/>
              <w:vertAlign w:val="superscript"/>
            </w:rPr>
            <w:t>72</w:t>
          </w:r>
        </w:sdtContent>
      </w:sdt>
      <w:del w:author="Levstek, Marusa" w:date="2026-09-25T16:39:00Z" w16du:dateUtc="2026-09-25T16:39:14Z" w:id="289">
        <w:r w:rsidRPr="4198D5AC" w:rsidDel="2D2A42A8">
          <w:rPr>
            <w:rFonts w:ascii="Aptos" w:hAnsi="Aptos" w:eastAsia="Aptos" w:cs="Aptos"/>
            <w:color w:val="000000" w:themeColor="text1"/>
          </w:rPr>
          <w:delText>.</w:delText>
        </w:r>
      </w:del>
      <w:r w:rsidRPr="4198D5AC">
        <w:rPr>
          <w:rFonts w:ascii="Aptos" w:hAnsi="Aptos" w:eastAsia="Aptos" w:cs="Aptos"/>
          <w:color w:val="000000" w:themeColor="text1"/>
        </w:rPr>
        <w:t xml:space="preserve"> </w:t>
      </w:r>
      <w:r w:rsidRPr="4198D5AC" w:rsidR="2A3E1FBD">
        <w:rPr>
          <w:rFonts w:ascii="Aptos" w:hAnsi="Aptos" w:eastAsia="Aptos" w:cs="Aptos"/>
          <w:color w:val="000000" w:themeColor="text1"/>
        </w:rPr>
        <w:t xml:space="preserve">This </w:t>
      </w:r>
      <w:r w:rsidRPr="4198D5AC" w:rsidR="32A574AE">
        <w:rPr>
          <w:rFonts w:ascii="Aptos" w:hAnsi="Aptos" w:eastAsia="Aptos" w:cs="Aptos"/>
          <w:color w:val="000000" w:themeColor="text1"/>
        </w:rPr>
        <w:t>suggests t</w:t>
      </w:r>
      <w:r w:rsidRPr="4198D5AC" w:rsidR="2A3E1FBD">
        <w:rPr>
          <w:rFonts w:ascii="Aptos" w:hAnsi="Aptos" w:eastAsia="Aptos" w:cs="Aptos"/>
          <w:color w:val="000000" w:themeColor="text1"/>
        </w:rPr>
        <w:t>hat d</w:t>
      </w:r>
      <w:r w:rsidRPr="4198D5AC" w:rsidR="4BBE12D2">
        <w:rPr>
          <w:rFonts w:ascii="Aptos" w:hAnsi="Aptos" w:eastAsia="Aptos" w:cs="Aptos"/>
          <w:color w:val="000000" w:themeColor="text1"/>
        </w:rPr>
        <w:t xml:space="preserve">eliberate deviations from multisensory realism could be used to </w:t>
      </w:r>
      <w:r w:rsidRPr="4198D5AC" w:rsidR="4F6E48D5">
        <w:rPr>
          <w:rFonts w:ascii="Aptos" w:hAnsi="Aptos" w:eastAsia="Aptos" w:cs="Aptos"/>
          <w:color w:val="000000" w:themeColor="text1"/>
        </w:rPr>
        <w:t xml:space="preserve">capture </w:t>
      </w:r>
      <w:r w:rsidRPr="4198D5AC" w:rsidR="4BBE12D2">
        <w:rPr>
          <w:rFonts w:ascii="Aptos" w:hAnsi="Aptos" w:eastAsia="Aptos" w:cs="Aptos"/>
          <w:color w:val="000000" w:themeColor="text1"/>
        </w:rPr>
        <w:t>people’s attention in interesting ways</w:t>
      </w:r>
      <w:r w:rsidRPr="4198D5AC" w:rsidR="52C77D49">
        <w:rPr>
          <w:rFonts w:ascii="Aptos" w:hAnsi="Aptos" w:eastAsia="Aptos" w:cs="Aptos"/>
          <w:color w:val="000000" w:themeColor="text1"/>
        </w:rPr>
        <w:t>, where objects may appear to be made of one material but feel unexpectedly different to the touch (e.g.</w:t>
      </w:r>
      <w:r w:rsidRPr="4198D5AC" w:rsidR="64ED5836">
        <w:rPr>
          <w:rFonts w:ascii="Aptos" w:hAnsi="Aptos" w:eastAsia="Aptos" w:cs="Aptos"/>
          <w:color w:val="000000" w:themeColor="text1"/>
        </w:rPr>
        <w:t>,</w:t>
      </w:r>
      <w:r w:rsidRPr="4198D5AC" w:rsidR="52C77D49">
        <w:rPr>
          <w:rFonts w:ascii="Aptos" w:hAnsi="Aptos" w:eastAsia="Aptos" w:cs="Aptos"/>
          <w:color w:val="000000" w:themeColor="text1"/>
        </w:rPr>
        <w:t xml:space="preserve"> a surface that looks like hard stone but is actually soft), thereby creating surprise and increasing user interest or engagement.</w:t>
      </w:r>
    </w:p>
    <w:p w:rsidR="007B551F" w:rsidP="1898712A" w:rsidRDefault="5EAAB003" w14:paraId="2BB9F082" w14:textId="21CD9904">
      <w:pPr>
        <w:rPr>
          <w:rFonts w:ascii="Aptos" w:hAnsi="Aptos" w:eastAsia="Aptos" w:cs="Aptos"/>
          <w:color w:val="000000" w:themeColor="text1"/>
        </w:rPr>
      </w:pPr>
      <w:r w:rsidRPr="4198D5AC">
        <w:rPr>
          <w:rFonts w:ascii="Aptos" w:hAnsi="Aptos" w:eastAsia="Aptos" w:cs="Aptos"/>
          <w:color w:val="000000" w:themeColor="text1"/>
        </w:rPr>
        <w:t>O</w:t>
      </w:r>
      <w:r w:rsidRPr="4198D5AC" w:rsidR="77677931">
        <w:rPr>
          <w:rFonts w:ascii="Aptos" w:hAnsi="Aptos" w:eastAsia="Aptos" w:cs="Aptos"/>
          <w:color w:val="000000" w:themeColor="text1"/>
        </w:rPr>
        <w:t xml:space="preserve">nce attention is focused on a particular event, it has a number of </w:t>
      </w:r>
      <w:r w:rsidRPr="4198D5AC" w:rsidR="1CB83D8F">
        <w:rPr>
          <w:rFonts w:ascii="Aptos" w:hAnsi="Aptos" w:eastAsia="Aptos" w:cs="Aptos"/>
          <w:color w:val="000000" w:themeColor="text1"/>
        </w:rPr>
        <w:t xml:space="preserve">other </w:t>
      </w:r>
      <w:r w:rsidRPr="4198D5AC" w:rsidR="77677931">
        <w:rPr>
          <w:rFonts w:ascii="Aptos" w:hAnsi="Aptos" w:eastAsia="Aptos" w:cs="Aptos"/>
          <w:color w:val="000000" w:themeColor="text1"/>
        </w:rPr>
        <w:t>important effects. F</w:t>
      </w:r>
      <w:r w:rsidRPr="4198D5AC" w:rsidR="1F3ECCEF">
        <w:rPr>
          <w:rFonts w:ascii="Aptos" w:hAnsi="Aptos" w:eastAsia="Aptos" w:cs="Aptos"/>
          <w:color w:val="000000" w:themeColor="text1"/>
        </w:rPr>
        <w:t>o</w:t>
      </w:r>
      <w:r w:rsidRPr="4198D5AC" w:rsidR="77677931">
        <w:rPr>
          <w:rFonts w:ascii="Aptos" w:hAnsi="Aptos" w:eastAsia="Aptos" w:cs="Aptos"/>
          <w:color w:val="000000" w:themeColor="text1"/>
        </w:rPr>
        <w:t>r example,</w:t>
      </w:r>
      <w:r w:rsidRPr="4198D5AC" w:rsidR="2B9EB74E">
        <w:rPr>
          <w:rFonts w:ascii="Aptos" w:hAnsi="Aptos" w:eastAsia="Aptos" w:cs="Aptos"/>
          <w:color w:val="000000" w:themeColor="text1"/>
        </w:rPr>
        <w:t xml:space="preserve"> </w:t>
      </w:r>
      <w:ins w:author="Woods, Andy" w:date="2026-09-14T12:48:00Z" w16du:dateUtc="2026-09-14T12:48:41Z" w:id="290">
        <w:r w:rsidRPr="4198D5AC" w:rsidR="443A55B2">
          <w:rPr>
            <w:rFonts w:ascii="Aptos" w:hAnsi="Aptos" w:eastAsia="Aptos" w:cs="Aptos"/>
            <w:color w:val="000000" w:themeColor="text1"/>
          </w:rPr>
          <w:t xml:space="preserve">attention and multisensory integration influence each other: attending to an event can strengthen how its sights and sounds are combined, while some integration effects, such as the ventriloquist effect discussed earlier, happen largely </w:t>
        </w:r>
      </w:ins>
      <w:ins w:author="Woods, Andy" w:date="2026-09-14T12:49:00Z" w16du:dateUtc="2026-09-14T12:49:01Z" w:id="291">
        <w:r w:rsidRPr="4198D5AC" w:rsidR="443A55B2">
          <w:rPr>
            <w:rFonts w:ascii="Aptos" w:hAnsi="Aptos" w:eastAsia="Aptos" w:cs="Aptos"/>
            <w:color w:val="000000" w:themeColor="text1"/>
          </w:rPr>
          <w:t xml:space="preserve">automatically and can themselves draw attention </w:t>
        </w:r>
      </w:ins>
      <w:del w:author="Woods, Andy" w:date="2026-09-14T12:48:00Z" w16du:dateUtc="2026-09-14T12:48:33Z" w:id="292">
        <w:r w:rsidRPr="4198D5AC" w:rsidDel="5EAAB003">
          <w:rPr>
            <w:rFonts w:ascii="Aptos" w:hAnsi="Aptos" w:eastAsia="Aptos" w:cs="Aptos"/>
            <w:color w:val="000000" w:themeColor="text1"/>
          </w:rPr>
          <w:delText>attention can enhance multisensory integration, amplifying effects such as the ventriloquist effect discussed earlier</w:delText>
        </w:r>
      </w:del>
      <w:ins w:author="Levstek, Marusa" w:date="2026-09-25T16:39:00Z" w16du:dateUtc="2026-09-25T16:39:22Z" w:id="293">
        <w:r w:rsidRPr="4198D5AC" w:rsidR="7CA71C2B">
          <w:rPr>
            <w:rFonts w:ascii="Aptos" w:hAnsi="Aptos" w:eastAsia="Aptos" w:cs="Aptos"/>
            <w:color w:val="000000" w:themeColor="text1"/>
          </w:rPr>
          <w:t>.</w:t>
        </w:r>
      </w:ins>
      <w:sdt>
        <w:sdtPr>
          <w:rPr>
            <w:rFonts w:ascii="Aptos" w:hAnsi="Aptos" w:eastAsia="Aptos" w:cs="Aptos"/>
            <w:color w:val="000000" w:themeColor="text1"/>
            <w:vertAlign w:val="superscript"/>
          </w:rPr>
          <w:tag w:val="MENDELEY_CITATION_v3_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"/>
          <w:id w:val="-553933867"/>
          <w:placeholder>
            <w:docPart w:val="B4A0B3D49F9647CD8A83C4EDA90529BE"/>
          </w:placeholder>
        </w:sdtPr>
        <w:sdtContent>
          <w:r w:rsidRPr="00517457" w:rsidR="00517457">
            <w:rPr>
              <w:rFonts w:ascii="Aptos" w:hAnsi="Aptos" w:eastAsia="Aptos" w:cs="Aptos"/>
              <w:color w:val="000000"/>
              <w:vertAlign w:val="superscript"/>
            </w:rPr>
            <w:t>68</w:t>
          </w:r>
        </w:sdtContent>
      </w:sdt>
      <w:del w:author="Levstek, Marusa" w:date="2026-09-25T16:39:00Z" w16du:dateUtc="2026-09-25T16:39:24Z" w:id="294">
        <w:r w:rsidRPr="4198D5AC" w:rsidDel="23423B8D">
          <w:rPr>
            <w:rFonts w:ascii="Aptos" w:hAnsi="Aptos" w:eastAsia="Aptos" w:cs="Aptos"/>
            <w:color w:val="000000" w:themeColor="text1"/>
          </w:rPr>
          <w:delText>.</w:delText>
        </w:r>
      </w:del>
      <w:r w:rsidRPr="4198D5AC" w:rsidR="23423B8D">
        <w:rPr>
          <w:rFonts w:ascii="Aptos" w:hAnsi="Aptos" w:eastAsia="Aptos" w:cs="Aptos"/>
          <w:color w:val="000000" w:themeColor="text1"/>
        </w:rPr>
        <w:t xml:space="preserve"> </w:t>
      </w:r>
      <w:r w:rsidRPr="4198D5AC" w:rsidR="4482B14B">
        <w:rPr>
          <w:rFonts w:ascii="Aptos" w:hAnsi="Aptos" w:eastAsia="Aptos" w:cs="Aptos"/>
          <w:color w:val="000000" w:themeColor="text1"/>
        </w:rPr>
        <w:t>Attention can also s</w:t>
      </w:r>
      <w:r w:rsidRPr="4198D5AC" w:rsidR="23423B8D">
        <w:rPr>
          <w:rFonts w:ascii="Aptos" w:hAnsi="Aptos" w:eastAsia="Aptos" w:cs="Aptos"/>
          <w:color w:val="000000" w:themeColor="text1"/>
        </w:rPr>
        <w:t>electively amplif</w:t>
      </w:r>
      <w:r w:rsidRPr="4198D5AC" w:rsidR="0E5F7611">
        <w:rPr>
          <w:rFonts w:ascii="Aptos" w:hAnsi="Aptos" w:eastAsia="Aptos" w:cs="Aptos"/>
          <w:color w:val="000000" w:themeColor="text1"/>
        </w:rPr>
        <w:t xml:space="preserve">y </w:t>
      </w:r>
      <w:r w:rsidRPr="4198D5AC" w:rsidR="23423B8D">
        <w:rPr>
          <w:rFonts w:ascii="Aptos" w:hAnsi="Aptos" w:eastAsia="Aptos" w:cs="Aptos"/>
          <w:color w:val="000000" w:themeColor="text1"/>
        </w:rPr>
        <w:t xml:space="preserve">some stimuli while suppressing others. The </w:t>
      </w:r>
      <w:r w:rsidRPr="4198D5AC" w:rsidR="23423B8D">
        <w:rPr>
          <w:rFonts w:ascii="Aptos" w:hAnsi="Aptos" w:eastAsia="Aptos" w:cs="Aptos"/>
          <w:i/>
          <w:iCs/>
          <w:color w:val="000000" w:themeColor="text1"/>
        </w:rPr>
        <w:t>cocktail party effect</w:t>
      </w:r>
      <w:r w:rsidRPr="4198D5AC" w:rsidR="23423B8D">
        <w:rPr>
          <w:rFonts w:ascii="Aptos" w:hAnsi="Aptos" w:eastAsia="Aptos" w:cs="Aptos"/>
          <w:color w:val="000000" w:themeColor="text1"/>
        </w:rPr>
        <w:t xml:space="preserve"> is a classic example</w:t>
      </w:r>
      <w:r w:rsidRPr="4198D5AC" w:rsidR="149A7840">
        <w:rPr>
          <w:rFonts w:ascii="Aptos" w:hAnsi="Aptos" w:eastAsia="Aptos" w:cs="Aptos"/>
          <w:color w:val="000000" w:themeColor="text1"/>
        </w:rPr>
        <w:t xml:space="preserve"> whereby </w:t>
      </w:r>
      <w:r w:rsidRPr="4198D5AC" w:rsidR="23423B8D">
        <w:rPr>
          <w:rFonts w:ascii="Aptos" w:hAnsi="Aptos" w:eastAsia="Aptos" w:cs="Aptos"/>
          <w:color w:val="000000" w:themeColor="text1"/>
        </w:rPr>
        <w:t xml:space="preserve">you can </w:t>
      </w:r>
      <w:r w:rsidRPr="4198D5AC" w:rsidR="479E44E6">
        <w:rPr>
          <w:rFonts w:ascii="Aptos" w:hAnsi="Aptos" w:eastAsia="Aptos" w:cs="Aptos"/>
          <w:color w:val="000000" w:themeColor="text1"/>
        </w:rPr>
        <w:t xml:space="preserve">often </w:t>
      </w:r>
      <w:r w:rsidRPr="4198D5AC" w:rsidR="23423B8D">
        <w:rPr>
          <w:rFonts w:ascii="Aptos" w:hAnsi="Aptos" w:eastAsia="Aptos" w:cs="Aptos"/>
          <w:color w:val="000000" w:themeColor="text1"/>
        </w:rPr>
        <w:t>tune out background noise to focus on a single conversation</w:t>
      </w:r>
      <w:ins w:author="Levstek, Marusa" w:date="2026-09-25T16:39:00Z" w16du:dateUtc="2026-09-25T16:39:27Z" w:id="295">
        <w:r w:rsidRPr="4198D5AC" w:rsidR="5F4ECB1A">
          <w:rPr>
            <w:rFonts w:ascii="Aptos" w:hAnsi="Aptos" w:eastAsia="Aptos" w:cs="Aptos"/>
            <w:color w:val="000000" w:themeColor="text1"/>
          </w:rPr>
          <w:t>.</w:t>
        </w:r>
      </w:ins>
      <w:sdt>
        <w:sdtPr>
          <w:rPr>
            <w:rFonts w:ascii="Aptos" w:hAnsi="Aptos" w:eastAsia="Aptos" w:cs="Aptos"/>
            <w:color w:val="000000" w:themeColor="text1"/>
            <w:vertAlign w:val="superscript"/>
          </w:rPr>
          <w:tag w:val="MENDELEY_CITATION_v3_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"/>
          <w:id w:val="1077862864"/>
          <w:placeholder>
            <w:docPart w:val="DefaultPlaceholder_-1854013440"/>
          </w:placeholder>
        </w:sdtPr>
        <w:sdtContent>
          <w:r w:rsidRPr="00517457" w:rsidR="00517457">
            <w:rPr>
              <w:rFonts w:ascii="Aptos" w:hAnsi="Aptos" w:eastAsia="Aptos" w:cs="Aptos"/>
              <w:color w:val="000000"/>
              <w:vertAlign w:val="superscript"/>
            </w:rPr>
            <w:t>73</w:t>
          </w:r>
        </w:sdtContent>
      </w:sdt>
      <w:del w:author="Levstek, Marusa" w:date="2026-09-25T16:39:00Z" w16du:dateUtc="2026-09-25T16:39:28Z" w:id="296">
        <w:r w:rsidRPr="4198D5AC" w:rsidDel="23423B8D">
          <w:rPr>
            <w:rFonts w:ascii="Aptos" w:hAnsi="Aptos" w:eastAsia="Aptos" w:cs="Aptos"/>
            <w:color w:val="000000" w:themeColor="text1"/>
          </w:rPr>
          <w:delText>.</w:delText>
        </w:r>
      </w:del>
      <w:r w:rsidRPr="4198D5AC" w:rsidR="23423B8D">
        <w:rPr>
          <w:rFonts w:ascii="Aptos" w:hAnsi="Aptos" w:eastAsia="Aptos" w:cs="Aptos"/>
          <w:color w:val="000000" w:themeColor="text1"/>
        </w:rPr>
        <w:t xml:space="preserve"> Interestingly, </w:t>
      </w:r>
      <w:r w:rsidRPr="4198D5AC" w:rsidR="67E55C91">
        <w:rPr>
          <w:rFonts w:ascii="Aptos" w:hAnsi="Aptos" w:eastAsia="Aptos" w:cs="Aptos"/>
          <w:color w:val="000000" w:themeColor="text1"/>
        </w:rPr>
        <w:t>attending to lip movements in a noisy room has been found to make a speaker’s voice perceptually louder</w:t>
      </w:r>
      <w:r w:rsidRPr="4198D5AC" w:rsidR="6B58679B">
        <w:rPr>
          <w:rFonts w:ascii="Aptos" w:hAnsi="Aptos" w:eastAsia="Aptos" w:cs="Aptos"/>
          <w:color w:val="000000" w:themeColor="text1"/>
        </w:rPr>
        <w:t xml:space="preserve">, </w:t>
      </w:r>
      <w:r w:rsidRPr="4198D5AC" w:rsidR="67E55C91">
        <w:rPr>
          <w:rFonts w:ascii="Aptos" w:hAnsi="Aptos" w:eastAsia="Aptos" w:cs="Aptos"/>
          <w:color w:val="000000" w:themeColor="text1"/>
        </w:rPr>
        <w:t>roughly the same as a +5 dB increase in sound level</w:t>
      </w:r>
      <w:del w:author="Woods, Andy" w:date="2026-09-14T12:57:00Z" w16du:dateUtc="2026-09-14T12:57:38Z" w:id="297">
        <w:r w:rsidRPr="4198D5AC" w:rsidDel="67E55C91">
          <w:rPr>
            <w:rFonts w:ascii="Aptos" w:hAnsi="Aptos" w:eastAsia="Aptos" w:cs="Aptos"/>
            <w:color w:val="000000" w:themeColor="text1"/>
          </w:rPr>
          <w:delText xml:space="preserve"> or about 150% of the original loudness</w:delText>
        </w:r>
      </w:del>
      <w:ins w:author="Levstek, Marusa" w:date="2026-09-25T16:39:00Z" w16du:dateUtc="2026-09-25T16:39:32Z" w:id="298">
        <w:r w:rsidRPr="4198D5AC" w:rsidR="5ED3D763">
          <w:rPr>
            <w:rFonts w:ascii="Aptos" w:hAnsi="Aptos" w:eastAsia="Aptos" w:cs="Aptos"/>
            <w:color w:val="000000" w:themeColor="text1"/>
          </w:rPr>
          <w:t>.</w:t>
        </w:r>
      </w:ins>
      <w:sdt>
        <w:sdtPr>
          <w:rPr>
            <w:rFonts w:ascii="Aptos" w:hAnsi="Aptos" w:eastAsia="Aptos" w:cs="Aptos"/>
            <w:color w:val="000000" w:themeColor="text1"/>
            <w:vertAlign w:val="superscript"/>
          </w:rPr>
          <w:tag w:val="MENDELEY_CITATION_v3_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"/>
          <w:id w:val="806442837"/>
          <w:placeholder>
            <w:docPart w:val="DefaultPlaceholder_-1854013440"/>
          </w:placeholder>
        </w:sdtPr>
        <w:sdtContent>
          <w:r w:rsidRPr="00517457" w:rsidR="00517457">
            <w:rPr>
              <w:rFonts w:ascii="Aptos" w:hAnsi="Aptos" w:eastAsia="Aptos" w:cs="Aptos"/>
              <w:color w:val="000000"/>
              <w:vertAlign w:val="superscript"/>
            </w:rPr>
            <w:t>73</w:t>
          </w:r>
        </w:sdtContent>
      </w:sdt>
      <w:del w:author="Levstek, Marusa" w:date="2026-09-25T16:39:00Z" w16du:dateUtc="2026-09-25T16:39:30Z" w:id="299">
        <w:r w:rsidRPr="4198D5AC" w:rsidDel="114253A1">
          <w:rPr>
            <w:rFonts w:ascii="Aptos" w:hAnsi="Aptos" w:eastAsia="Aptos" w:cs="Aptos"/>
            <w:color w:val="000000" w:themeColor="text1"/>
          </w:rPr>
          <w:delText>.</w:delText>
        </w:r>
      </w:del>
      <w:r w:rsidRPr="4198D5AC" w:rsidR="32B806A0">
        <w:rPr>
          <w:rFonts w:ascii="Aptos" w:hAnsi="Aptos" w:eastAsia="Aptos" w:cs="Aptos"/>
          <w:color w:val="000000" w:themeColor="text1"/>
        </w:rPr>
        <w:t xml:space="preserve"> </w:t>
      </w:r>
      <w:r w:rsidRPr="4198D5AC" w:rsidR="64FE4451">
        <w:rPr>
          <w:rFonts w:ascii="Aptos" w:hAnsi="Aptos" w:eastAsia="Aptos" w:cs="Aptos"/>
          <w:color w:val="000000" w:themeColor="text1"/>
        </w:rPr>
        <w:t>A</w:t>
      </w:r>
      <w:r w:rsidRPr="4198D5AC" w:rsidR="591DE22F">
        <w:rPr>
          <w:rFonts w:ascii="Aptos" w:hAnsi="Aptos" w:eastAsia="Aptos" w:cs="Aptos"/>
          <w:color w:val="000000" w:themeColor="text1"/>
        </w:rPr>
        <w:t xml:space="preserve">nd this amplification effect occurs in </w:t>
      </w:r>
      <w:r w:rsidRPr="4198D5AC" w:rsidR="232D4669">
        <w:rPr>
          <w:rFonts w:ascii="Aptos" w:hAnsi="Aptos" w:eastAsia="Aptos" w:cs="Aptos"/>
          <w:color w:val="000000" w:themeColor="text1"/>
        </w:rPr>
        <w:t xml:space="preserve">the other </w:t>
      </w:r>
      <w:r w:rsidRPr="4198D5AC" w:rsidR="591DE22F">
        <w:rPr>
          <w:rFonts w:ascii="Aptos" w:hAnsi="Aptos" w:eastAsia="Aptos" w:cs="Aptos"/>
          <w:color w:val="000000" w:themeColor="text1"/>
        </w:rPr>
        <w:t xml:space="preserve">senses </w:t>
      </w:r>
      <w:r w:rsidRPr="4198D5AC" w:rsidR="672ABE7D">
        <w:rPr>
          <w:rFonts w:ascii="Aptos" w:hAnsi="Aptos" w:eastAsia="Aptos" w:cs="Aptos"/>
          <w:color w:val="000000" w:themeColor="text1"/>
        </w:rPr>
        <w:t>as well</w:t>
      </w:r>
      <w:ins w:author="Levstek, Marusa" w:date="2026-09-25T16:39:00Z" w16du:dateUtc="2026-09-25T16:39:43Z" w:id="300">
        <w:r w:rsidRPr="4198D5AC" w:rsidR="4A030463">
          <w:rPr>
            <w:rFonts w:ascii="Aptos" w:hAnsi="Aptos" w:eastAsia="Aptos" w:cs="Aptos"/>
            <w:color w:val="000000" w:themeColor="text1"/>
          </w:rPr>
          <w:t>,</w:t>
        </w:r>
      </w:ins>
      <w:sdt>
        <w:sdtPr>
          <w:rPr>
            <w:rFonts w:ascii="Aptos" w:hAnsi="Aptos" w:eastAsia="Aptos" w:cs="Aptos"/>
            <w:color w:val="000000" w:themeColor="text1"/>
            <w:vertAlign w:val="superscript"/>
          </w:rPr>
          <w:tag w:val="MENDELEY_CITATION_v3_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"/>
          <w:id w:val="-278800814"/>
          <w:placeholder>
            <w:docPart w:val="DefaultPlaceholder_-1854013440"/>
          </w:placeholder>
        </w:sdtPr>
        <w:sdtContent>
          <w:r w:rsidRPr="00517457" w:rsidR="00517457">
            <w:rPr>
              <w:rFonts w:ascii="Aptos" w:hAnsi="Aptos" w:eastAsia="Aptos" w:cs="Aptos"/>
              <w:color w:val="000000"/>
              <w:vertAlign w:val="superscript"/>
            </w:rPr>
            <w:t>74</w:t>
          </w:r>
        </w:sdtContent>
      </w:sdt>
      <w:del w:author="Levstek, Marusa" w:date="2026-09-25T16:39:00Z" w16du:dateUtc="2026-09-25T16:39:44Z" w:id="301">
        <w:r w:rsidRPr="4198D5AC" w:rsidDel="591DE22F">
          <w:rPr>
            <w:rFonts w:ascii="Aptos" w:hAnsi="Aptos" w:eastAsia="Aptos" w:cs="Aptos"/>
            <w:color w:val="000000" w:themeColor="text1"/>
          </w:rPr>
          <w:delText>,</w:delText>
        </w:r>
      </w:del>
      <w:r w:rsidRPr="4198D5AC" w:rsidR="591DE22F">
        <w:rPr>
          <w:rFonts w:ascii="Aptos" w:hAnsi="Aptos" w:eastAsia="Aptos" w:cs="Aptos"/>
          <w:color w:val="000000" w:themeColor="text1"/>
        </w:rPr>
        <w:t xml:space="preserve"> for example heightening visual contrast</w:t>
      </w:r>
      <w:ins w:author="Levstek, Marusa" w:date="2026-09-25T16:39:00Z" w16du:dateUtc="2026-09-25T16:39:36Z" w:id="302">
        <w:r w:rsidRPr="4198D5AC" w:rsidR="77E54BAD">
          <w:rPr>
            <w:rFonts w:ascii="Aptos" w:hAnsi="Aptos" w:eastAsia="Aptos" w:cs="Aptos"/>
            <w:color w:val="000000" w:themeColor="text1"/>
          </w:rPr>
          <w:t>,</w:t>
        </w:r>
      </w:ins>
      <w:sdt>
        <w:sdtPr>
          <w:rPr>
            <w:rFonts w:ascii="Aptos" w:hAnsi="Aptos" w:eastAsia="Aptos" w:cs="Aptos"/>
            <w:color w:val="000000" w:themeColor="text1"/>
            <w:vertAlign w:val="superscript"/>
          </w:rPr>
          <w:tag w:val="MENDELEY_CITATION_v3_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"/>
          <w:id w:val="587651912"/>
          <w:placeholder>
            <w:docPart w:val="DefaultPlaceholder_-1854013440"/>
          </w:placeholder>
        </w:sdtPr>
        <w:sdtContent>
          <w:r w:rsidRPr="00517457" w:rsidR="00517457">
            <w:rPr>
              <w:rFonts w:ascii="Aptos" w:hAnsi="Aptos" w:eastAsia="Aptos" w:cs="Aptos"/>
              <w:color w:val="000000"/>
              <w:vertAlign w:val="superscript"/>
            </w:rPr>
            <w:t>75</w:t>
          </w:r>
        </w:sdtContent>
      </w:sdt>
      <w:del w:author="Levstek, Marusa" w:date="2026-09-25T16:39:00Z" w16du:dateUtc="2026-09-25T16:39:37Z" w:id="303">
        <w:r w:rsidRPr="4198D5AC" w:rsidDel="591DE22F">
          <w:rPr>
            <w:rFonts w:ascii="Aptos" w:hAnsi="Aptos" w:eastAsia="Aptos" w:cs="Aptos"/>
            <w:color w:val="000000" w:themeColor="text1"/>
          </w:rPr>
          <w:delText>,</w:delText>
        </w:r>
      </w:del>
      <w:r w:rsidRPr="4198D5AC" w:rsidR="591DE22F">
        <w:rPr>
          <w:rFonts w:ascii="Aptos" w:hAnsi="Aptos" w:eastAsia="Aptos" w:cs="Aptos"/>
          <w:color w:val="000000" w:themeColor="text1"/>
        </w:rPr>
        <w:t xml:space="preserve"> or </w:t>
      </w:r>
      <w:r w:rsidRPr="4198D5AC" w:rsidR="08E8047A">
        <w:rPr>
          <w:rFonts w:ascii="Aptos" w:hAnsi="Aptos" w:eastAsia="Aptos" w:cs="Aptos"/>
          <w:color w:val="000000" w:themeColor="text1"/>
        </w:rPr>
        <w:t xml:space="preserve">making </w:t>
      </w:r>
      <w:r w:rsidRPr="4198D5AC" w:rsidR="6B82F70E">
        <w:rPr>
          <w:rFonts w:ascii="Aptos" w:hAnsi="Aptos" w:eastAsia="Aptos" w:cs="Aptos"/>
          <w:color w:val="000000" w:themeColor="text1"/>
        </w:rPr>
        <w:t>flavours seem richer or more pronounced</w:t>
      </w:r>
      <w:ins w:author="Levstek, Marusa" w:date="2026-09-25T16:39:00Z" w16du:dateUtc="2026-09-25T16:39:40Z" w:id="304">
        <w:r w:rsidRPr="4198D5AC" w:rsidR="4D7E8FED">
          <w:rPr>
            <w:rFonts w:ascii="Aptos" w:hAnsi="Aptos" w:eastAsia="Aptos" w:cs="Aptos"/>
            <w:color w:val="000000" w:themeColor="text1"/>
          </w:rPr>
          <w:t>.</w:t>
        </w:r>
      </w:ins>
      <w:sdt>
        <w:sdtPr>
          <w:rPr>
            <w:rFonts w:ascii="Aptos" w:hAnsi="Aptos" w:eastAsia="Aptos" w:cs="Aptos"/>
            <w:color w:val="000000" w:themeColor="text1"/>
            <w:vertAlign w:val="superscript"/>
          </w:rPr>
          <w:tag w:val="MENDELEY_CITATION_v3_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"/>
          <w:id w:val="-231695637"/>
          <w:placeholder>
            <w:docPart w:val="DefaultPlaceholder_-1854013440"/>
          </w:placeholder>
        </w:sdtPr>
        <w:sdtContent>
          <w:r w:rsidRPr="00517457" w:rsidR="00517457">
            <w:rPr>
              <w:rFonts w:ascii="Aptos" w:hAnsi="Aptos" w:eastAsia="Aptos" w:cs="Aptos"/>
              <w:color w:val="000000"/>
              <w:vertAlign w:val="superscript"/>
            </w:rPr>
            <w:t>76</w:t>
          </w:r>
        </w:sdtContent>
      </w:sdt>
      <w:del w:author="Levstek, Marusa" w:date="2026-09-25T16:39:00Z" w16du:dateUtc="2026-09-25T16:39:38Z" w:id="305">
        <w:r w:rsidRPr="4198D5AC" w:rsidDel="591DE22F">
          <w:rPr>
            <w:rFonts w:ascii="Aptos" w:hAnsi="Aptos" w:eastAsia="Aptos" w:cs="Aptos"/>
            <w:color w:val="000000" w:themeColor="text1"/>
          </w:rPr>
          <w:delText>.</w:delText>
        </w:r>
      </w:del>
    </w:p>
    <w:p w:rsidR="003E5554" w:rsidP="1898712A" w:rsidRDefault="0447EF30" w14:paraId="1C456C0C" w14:textId="4E50208E">
      <w:pPr>
        <w:rPr>
          <w:rFonts w:ascii="Aptos" w:hAnsi="Aptos" w:eastAsia="Aptos" w:cs="Aptos"/>
          <w:color w:val="000000" w:themeColor="text1"/>
        </w:rPr>
      </w:pPr>
      <w:r w:rsidRPr="4198D5AC">
        <w:rPr>
          <w:rFonts w:ascii="Aptos" w:hAnsi="Aptos" w:eastAsia="Aptos" w:cs="Aptos"/>
          <w:color w:val="000000" w:themeColor="text1"/>
        </w:rPr>
        <w:t xml:space="preserve">Attention directed toward emotional stimuli can </w:t>
      </w:r>
      <w:r w:rsidRPr="4198D5AC" w:rsidR="7BCB250E">
        <w:rPr>
          <w:rFonts w:ascii="Aptos" w:hAnsi="Aptos" w:eastAsia="Aptos" w:cs="Aptos"/>
          <w:color w:val="000000" w:themeColor="text1"/>
        </w:rPr>
        <w:t xml:space="preserve">also </w:t>
      </w:r>
      <w:r w:rsidRPr="4198D5AC">
        <w:rPr>
          <w:rFonts w:ascii="Aptos" w:hAnsi="Aptos" w:eastAsia="Aptos" w:cs="Aptos"/>
          <w:color w:val="000000" w:themeColor="text1"/>
        </w:rPr>
        <w:t>heighten affective responses, making emotionally charged experiences more intense</w:t>
      </w:r>
      <w:ins w:author="Levstek, Marusa" w:date="2026-09-25T16:39:00Z" w16du:dateUtc="2026-09-25T16:39:54Z" w:id="306">
        <w:r w:rsidRPr="4198D5AC" w:rsidR="15833008">
          <w:rPr>
            <w:rFonts w:ascii="Aptos" w:hAnsi="Aptos" w:eastAsia="Aptos" w:cs="Aptos"/>
            <w:color w:val="000000" w:themeColor="text1"/>
          </w:rPr>
          <w:t>.</w:t>
        </w:r>
      </w:ins>
      <w:sdt>
        <w:sdtPr>
          <w:rPr>
            <w:rFonts w:ascii="Aptos" w:hAnsi="Aptos" w:eastAsia="Aptos" w:cs="Aptos"/>
            <w:color w:val="000000" w:themeColor="text1"/>
            <w:vertAlign w:val="superscript"/>
          </w:rPr>
          <w:tag w:val="MENDELEY_CITATION_v3_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"/>
          <w:id w:val="432782216"/>
          <w:placeholder>
            <w:docPart w:val="DefaultPlaceholder_-1854013440"/>
          </w:placeholder>
        </w:sdtPr>
        <w:sdtContent>
          <w:r w:rsidRPr="00517457" w:rsidR="00517457">
            <w:rPr>
              <w:rFonts w:ascii="Aptos" w:hAnsi="Aptos" w:eastAsia="Aptos" w:cs="Aptos"/>
              <w:color w:val="000000"/>
              <w:vertAlign w:val="superscript"/>
            </w:rPr>
            <w:t>77</w:t>
          </w:r>
        </w:sdtContent>
      </w:sdt>
      <w:del w:author="Levstek, Marusa" w:date="2026-09-25T16:39:00Z" w16du:dateUtc="2026-09-25T16:39:53Z" w:id="307">
        <w:r w:rsidRPr="4198D5AC" w:rsidDel="79777F9A">
          <w:rPr>
            <w:rFonts w:ascii="Aptos" w:hAnsi="Aptos" w:eastAsia="Aptos" w:cs="Aptos"/>
            <w:color w:val="000000" w:themeColor="text1"/>
          </w:rPr>
          <w:delText>.</w:delText>
        </w:r>
      </w:del>
      <w:r w:rsidRPr="4198D5AC" w:rsidR="79777F9A">
        <w:rPr>
          <w:rFonts w:ascii="Aptos" w:hAnsi="Aptos" w:eastAsia="Aptos" w:cs="Aptos"/>
          <w:color w:val="000000" w:themeColor="text1"/>
        </w:rPr>
        <w:t xml:space="preserve"> </w:t>
      </w:r>
      <w:r w:rsidRPr="4198D5AC">
        <w:rPr>
          <w:rFonts w:ascii="Aptos" w:hAnsi="Aptos" w:eastAsia="Aptos" w:cs="Aptos"/>
          <w:color w:val="000000" w:themeColor="text1"/>
        </w:rPr>
        <w:t>Whether it’s focusing on a beautifully plated meal or a dramatic moment in a film, attention can amplify the depth of an emotional experience by prioriti</w:t>
      </w:r>
      <w:r w:rsidRPr="4198D5AC" w:rsidR="507DE405">
        <w:rPr>
          <w:rFonts w:ascii="Aptos" w:hAnsi="Aptos" w:eastAsia="Aptos" w:cs="Aptos"/>
          <w:color w:val="000000" w:themeColor="text1"/>
        </w:rPr>
        <w:t>s</w:t>
      </w:r>
      <w:r w:rsidRPr="4198D5AC">
        <w:rPr>
          <w:rFonts w:ascii="Aptos" w:hAnsi="Aptos" w:eastAsia="Aptos" w:cs="Aptos"/>
          <w:color w:val="000000" w:themeColor="text1"/>
        </w:rPr>
        <w:t>ing and enhancing relevant sensory cues.</w:t>
      </w:r>
    </w:p>
    <w:p w:rsidR="174F2712" w:rsidP="044B0010" w:rsidRDefault="0AD42A11" w14:paraId="1A13064F" w14:textId="3EA7DE8C">
      <w:pPr>
        <w:pStyle w:val="Heading3"/>
      </w:pPr>
      <w:bookmarkStart w:name="_Toc1133413615" w:id="308"/>
      <w:r>
        <w:t>Holistic experiential integration</w:t>
      </w:r>
      <w:bookmarkEnd w:id="308"/>
    </w:p>
    <w:p w:rsidR="4E87E5E5" w:rsidP="0D463331" w:rsidRDefault="4F060731" w14:paraId="4BE6CC46" w14:textId="0BBEF75C">
      <w:pPr>
        <w:spacing w:before="240" w:after="240"/>
      </w:pPr>
      <w:r w:rsidRPr="4198D5AC">
        <w:rPr>
          <w:rFonts w:ascii="Aptos" w:hAnsi="Aptos" w:eastAsia="Aptos" w:cs="Aptos"/>
        </w:rPr>
        <w:t xml:space="preserve">Audiences </w:t>
      </w:r>
      <w:r w:rsidRPr="4198D5AC" w:rsidR="36A340C3">
        <w:rPr>
          <w:rFonts w:ascii="Aptos" w:hAnsi="Aptos" w:eastAsia="Aptos" w:cs="Aptos"/>
        </w:rPr>
        <w:t xml:space="preserve">absorb far </w:t>
      </w:r>
      <w:r w:rsidRPr="4198D5AC">
        <w:rPr>
          <w:rFonts w:ascii="Aptos" w:hAnsi="Aptos" w:eastAsia="Aptos" w:cs="Aptos"/>
        </w:rPr>
        <w:t>more than just the main show. From the</w:t>
      </w:r>
      <w:r w:rsidRPr="4198D5AC" w:rsidR="3E1BB5B0">
        <w:rPr>
          <w:rFonts w:ascii="Aptos" w:hAnsi="Aptos" w:eastAsia="Aptos" w:cs="Aptos"/>
        </w:rPr>
        <w:t>ir</w:t>
      </w:r>
      <w:r w:rsidRPr="4198D5AC">
        <w:rPr>
          <w:rFonts w:ascii="Aptos" w:hAnsi="Aptos" w:eastAsia="Aptos" w:cs="Aptos"/>
        </w:rPr>
        <w:t xml:space="preserve"> first step into a venue</w:t>
      </w:r>
      <w:r w:rsidRPr="4198D5AC" w:rsidR="160EB9B5">
        <w:rPr>
          <w:rFonts w:ascii="Aptos" w:hAnsi="Aptos" w:eastAsia="Aptos" w:cs="Aptos"/>
        </w:rPr>
        <w:t>,</w:t>
      </w:r>
      <w:r w:rsidRPr="4198D5AC">
        <w:rPr>
          <w:rFonts w:ascii="Aptos" w:hAnsi="Aptos" w:eastAsia="Aptos" w:cs="Aptos"/>
        </w:rPr>
        <w:t xml:space="preserve"> the lighting, ambient sounds </w:t>
      </w:r>
      <w:r w:rsidRPr="4198D5AC" w:rsidR="75E09903">
        <w:rPr>
          <w:rFonts w:ascii="Aptos" w:hAnsi="Aptos" w:eastAsia="Aptos" w:cs="Aptos"/>
        </w:rPr>
        <w:t>and even the scent of the lobby</w:t>
      </w:r>
      <w:r w:rsidRPr="4198D5AC" w:rsidR="14460DFF">
        <w:rPr>
          <w:rFonts w:ascii="Aptos" w:hAnsi="Aptos" w:eastAsia="Aptos" w:cs="Aptos"/>
        </w:rPr>
        <w:t>,</w:t>
      </w:r>
      <w:r w:rsidRPr="4198D5AC" w:rsidR="75E09903">
        <w:rPr>
          <w:rFonts w:ascii="Aptos" w:hAnsi="Aptos" w:eastAsia="Aptos" w:cs="Aptos"/>
        </w:rPr>
        <w:t xml:space="preserve"> all shape their overall impression</w:t>
      </w:r>
      <w:r w:rsidRPr="4198D5AC">
        <w:rPr>
          <w:rFonts w:ascii="Aptos" w:hAnsi="Aptos" w:eastAsia="Aptos" w:cs="Aptos"/>
        </w:rPr>
        <w:t xml:space="preserve">. </w:t>
      </w:r>
      <w:r w:rsidRPr="4198D5AC" w:rsidR="2DA17E13">
        <w:rPr>
          <w:rFonts w:ascii="Aptos" w:hAnsi="Aptos" w:eastAsia="Aptos" w:cs="Aptos"/>
        </w:rPr>
        <w:t>Subtle</w:t>
      </w:r>
      <w:r w:rsidRPr="4198D5AC">
        <w:rPr>
          <w:rFonts w:ascii="Aptos" w:hAnsi="Aptos" w:eastAsia="Aptos" w:cs="Aptos"/>
        </w:rPr>
        <w:t xml:space="preserve"> touches, like a textured ticket or a gentle aroma, can make a lasting emotional impact.</w:t>
      </w:r>
      <w:r w:rsidRPr="4198D5AC" w:rsidR="0DD85502">
        <w:rPr>
          <w:rFonts w:ascii="Aptos" w:hAnsi="Aptos" w:eastAsia="Aptos" w:cs="Aptos"/>
        </w:rPr>
        <w:t xml:space="preserve"> </w:t>
      </w:r>
      <w:r w:rsidRPr="4198D5AC" w:rsidR="779934D3">
        <w:rPr>
          <w:rFonts w:ascii="Aptos" w:hAnsi="Aptos" w:eastAsia="Aptos" w:cs="Aptos"/>
        </w:rPr>
        <w:t xml:space="preserve">This </w:t>
      </w:r>
      <w:r w:rsidRPr="4198D5AC" w:rsidR="5B5A93AE">
        <w:rPr>
          <w:rFonts w:ascii="Aptos" w:hAnsi="Aptos" w:eastAsia="Aptos" w:cs="Aptos"/>
        </w:rPr>
        <w:t>highlights the</w:t>
      </w:r>
      <w:r w:rsidRPr="4198D5AC" w:rsidR="779934D3">
        <w:rPr>
          <w:rFonts w:ascii="Aptos" w:hAnsi="Aptos" w:eastAsia="Aptos" w:cs="Aptos"/>
        </w:rPr>
        <w:t xml:space="preserve"> </w:t>
      </w:r>
      <w:r w:rsidRPr="4198D5AC" w:rsidR="09C64ADD">
        <w:rPr>
          <w:rFonts w:ascii="Aptos" w:hAnsi="Aptos" w:eastAsia="Aptos" w:cs="Aptos"/>
        </w:rPr>
        <w:t>importan</w:t>
      </w:r>
      <w:r w:rsidRPr="4198D5AC" w:rsidR="7D817BC4">
        <w:rPr>
          <w:rFonts w:ascii="Aptos" w:hAnsi="Aptos" w:eastAsia="Aptos" w:cs="Aptos"/>
        </w:rPr>
        <w:t>ce</w:t>
      </w:r>
      <w:r w:rsidRPr="4198D5AC" w:rsidR="09C64ADD">
        <w:rPr>
          <w:rFonts w:ascii="Aptos" w:hAnsi="Aptos" w:eastAsia="Aptos" w:cs="Aptos"/>
        </w:rPr>
        <w:t xml:space="preserve"> </w:t>
      </w:r>
      <w:r w:rsidRPr="4198D5AC" w:rsidR="60742808">
        <w:rPr>
          <w:rFonts w:ascii="Aptos" w:hAnsi="Aptos" w:eastAsia="Aptos" w:cs="Aptos"/>
        </w:rPr>
        <w:t>of carefully designing the</w:t>
      </w:r>
      <w:r w:rsidRPr="4198D5AC" w:rsidR="09C64ADD">
        <w:rPr>
          <w:rFonts w:ascii="Aptos" w:hAnsi="Aptos" w:eastAsia="Aptos" w:cs="Aptos"/>
        </w:rPr>
        <w:t xml:space="preserve"> onboarding </w:t>
      </w:r>
      <w:r w:rsidRPr="4198D5AC" w:rsidR="09C64ADD">
        <w:rPr>
          <w:rFonts w:ascii="Aptos" w:hAnsi="Aptos" w:eastAsia="Aptos" w:cs="Aptos"/>
        </w:rPr>
        <w:t xml:space="preserve">and offboarding </w:t>
      </w:r>
      <w:r w:rsidRPr="4198D5AC" w:rsidR="3CF24E4E">
        <w:rPr>
          <w:rFonts w:ascii="Aptos" w:hAnsi="Aptos" w:eastAsia="Aptos" w:cs="Aptos"/>
        </w:rPr>
        <w:t xml:space="preserve">phases of an </w:t>
      </w:r>
      <w:r w:rsidRPr="4198D5AC" w:rsidR="74BED93B">
        <w:rPr>
          <w:rFonts w:ascii="Aptos" w:hAnsi="Aptos" w:eastAsia="Aptos" w:cs="Aptos"/>
        </w:rPr>
        <w:t xml:space="preserve">experience </w:t>
      </w:r>
      <w:r w:rsidRPr="4198D5AC" w:rsidR="09C64ADD">
        <w:rPr>
          <w:rFonts w:ascii="Aptos" w:hAnsi="Aptos" w:eastAsia="Aptos" w:cs="Aptos"/>
        </w:rPr>
        <w:t xml:space="preserve">(the </w:t>
      </w:r>
      <w:r w:rsidRPr="4198D5AC" w:rsidR="09C64ADD">
        <w:rPr>
          <w:rFonts w:ascii="Aptos" w:hAnsi="Aptos" w:eastAsia="Aptos" w:cs="Aptos"/>
          <w:i/>
          <w:iCs/>
        </w:rPr>
        <w:t xml:space="preserve">whole </w:t>
      </w:r>
      <w:r w:rsidRPr="4198D5AC" w:rsidR="41951E43">
        <w:rPr>
          <w:rFonts w:ascii="Aptos" w:hAnsi="Aptos" w:eastAsia="Aptos" w:cs="Aptos"/>
          <w:i/>
          <w:iCs/>
        </w:rPr>
        <w:t>arc</w:t>
      </w:r>
      <w:sdt>
        <w:sdtPr>
          <w:rPr>
            <w:rFonts w:ascii="Aptos" w:hAnsi="Aptos" w:eastAsia="Aptos" w:cs="Aptos"/>
            <w:i/>
            <w:iCs/>
            <w:color w:val="000000" w:themeColor="text1"/>
            <w:vertAlign w:val="superscript"/>
          </w:rPr>
          <w:tag w:val="MENDELEY_CITATION_v3_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"/>
          <w:id w:val="1981724998"/>
          <w:placeholder>
            <w:docPart w:val="DefaultPlaceholder_-1854013440"/>
          </w:placeholder>
        </w:sdtPr>
        <w:sdtContent>
          <w:r w:rsidRPr="00517457" w:rsidR="00517457">
            <w:rPr>
              <w:rFonts w:ascii="Aptos" w:hAnsi="Aptos" w:eastAsia="Aptos" w:cs="Aptos"/>
              <w:i/>
              <w:iCs/>
              <w:color w:val="000000"/>
              <w:vertAlign w:val="superscript"/>
            </w:rPr>
            <w:t>34</w:t>
          </w:r>
        </w:sdtContent>
      </w:sdt>
      <w:r w:rsidRPr="4198D5AC" w:rsidR="1A38D1FF">
        <w:rPr>
          <w:rFonts w:ascii="Aptos" w:hAnsi="Aptos" w:eastAsia="Aptos" w:cs="Aptos"/>
        </w:rPr>
        <w:t>)</w:t>
      </w:r>
      <w:r w:rsidRPr="4198D5AC" w:rsidR="3A59ED6B">
        <w:rPr>
          <w:rFonts w:ascii="Aptos" w:hAnsi="Aptos" w:eastAsia="Aptos" w:cs="Aptos"/>
        </w:rPr>
        <w:t xml:space="preserve"> </w:t>
      </w:r>
      <w:r w:rsidRPr="4198D5AC" w:rsidR="0C56D349">
        <w:rPr>
          <w:rFonts w:ascii="Aptos" w:hAnsi="Aptos" w:eastAsia="Aptos" w:cs="Aptos"/>
        </w:rPr>
        <w:t xml:space="preserve">to </w:t>
      </w:r>
      <w:r w:rsidRPr="4198D5AC" w:rsidR="4AFA7EC7">
        <w:rPr>
          <w:rFonts w:ascii="Aptos" w:hAnsi="Aptos" w:eastAsia="Aptos" w:cs="Aptos"/>
        </w:rPr>
        <w:t xml:space="preserve">ensure it feels </w:t>
      </w:r>
      <w:r w:rsidRPr="4198D5AC" w:rsidR="3A59ED6B">
        <w:rPr>
          <w:rFonts w:ascii="Aptos" w:hAnsi="Aptos" w:eastAsia="Aptos" w:cs="Aptos"/>
        </w:rPr>
        <w:t>inclusive, enjoyable</w:t>
      </w:r>
      <w:r w:rsidRPr="4198D5AC" w:rsidR="1B90085C">
        <w:rPr>
          <w:rFonts w:ascii="Aptos" w:hAnsi="Aptos" w:eastAsia="Aptos" w:cs="Aptos"/>
        </w:rPr>
        <w:t xml:space="preserve"> and comfor</w:t>
      </w:r>
      <w:r w:rsidRPr="4198D5AC" w:rsidR="3DA3916E">
        <w:rPr>
          <w:rFonts w:ascii="Aptos" w:hAnsi="Aptos" w:eastAsia="Aptos" w:cs="Aptos"/>
        </w:rPr>
        <w:t>t</w:t>
      </w:r>
      <w:r w:rsidRPr="4198D5AC" w:rsidR="1B90085C">
        <w:rPr>
          <w:rFonts w:ascii="Aptos" w:hAnsi="Aptos" w:eastAsia="Aptos" w:cs="Aptos"/>
        </w:rPr>
        <w:t>able</w:t>
      </w:r>
      <w:r w:rsidRPr="4198D5AC" w:rsidR="3A59ED6B">
        <w:rPr>
          <w:rFonts w:ascii="Aptos" w:hAnsi="Aptos" w:eastAsia="Aptos" w:cs="Aptos"/>
        </w:rPr>
        <w:t xml:space="preserve"> </w:t>
      </w:r>
      <w:r w:rsidRPr="4198D5AC" w:rsidR="650230FD">
        <w:rPr>
          <w:rFonts w:ascii="Aptos" w:hAnsi="Aptos" w:eastAsia="Aptos" w:cs="Aptos"/>
        </w:rPr>
        <w:t>for everyone</w:t>
      </w:r>
      <w:ins w:author="Levstek, Marusa" w:date="2026-09-25T16:40:00Z" w16du:dateUtc="2026-09-25T16:40:00Z" w:id="309">
        <w:r w:rsidRPr="4198D5AC" w:rsidR="0EE0EF19">
          <w:rPr>
            <w:rFonts w:ascii="Aptos" w:hAnsi="Aptos" w:eastAsia="Aptos" w:cs="Aptos"/>
          </w:rPr>
          <w:t>.</w:t>
        </w:r>
      </w:ins>
      <w:sdt>
        <w:sdtPr>
          <w:rPr>
            <w:rFonts w:ascii="Aptos" w:hAnsi="Aptos" w:eastAsia="Aptos" w:cs="Aptos"/>
            <w:color w:val="000000" w:themeColor="text1"/>
            <w:vertAlign w:val="superscript"/>
          </w:rPr>
          <w:tag w:val="MENDELEY_CITATION_v3_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"/>
          <w:id w:val="-240563403"/>
          <w:placeholder>
            <w:docPart w:val="DefaultPlaceholder_-1854013440"/>
          </w:placeholder>
        </w:sdtPr>
        <w:sdtContent>
          <w:r w:rsidRPr="00517457" w:rsidR="00517457">
            <w:rPr>
              <w:rFonts w:ascii="Aptos" w:hAnsi="Aptos" w:eastAsia="Aptos" w:cs="Aptos"/>
              <w:color w:val="000000"/>
              <w:vertAlign w:val="superscript"/>
            </w:rPr>
            <w:t>78</w:t>
          </w:r>
        </w:sdtContent>
      </w:sdt>
      <w:del w:author="Levstek, Marusa" w:date="2026-09-25T16:39:00Z" w16du:dateUtc="2026-09-25T16:39:58Z" w:id="310">
        <w:r w:rsidRPr="4198D5AC" w:rsidDel="1CD6F414">
          <w:rPr>
            <w:rFonts w:ascii="Aptos" w:hAnsi="Aptos" w:eastAsia="Aptos" w:cs="Aptos"/>
          </w:rPr>
          <w:delText xml:space="preserve"> </w:delText>
        </w:r>
      </w:del>
      <w:r w:rsidRPr="4198D5AC" w:rsidR="3A59ED6B">
        <w:rPr>
          <w:rFonts w:ascii="Aptos" w:hAnsi="Aptos" w:eastAsia="Aptos" w:cs="Aptos"/>
        </w:rPr>
        <w:t>.</w:t>
      </w:r>
      <w:r>
        <w:br w:type="page"/>
      </w:r>
    </w:p>
    <w:p w:rsidR="00834467" w:rsidP="1898712A" w:rsidRDefault="7B92B792" w14:paraId="5CCA2D75" w14:textId="55EB9D2C">
      <w:pPr>
        <w:pStyle w:val="Heading1"/>
      </w:pPr>
      <w:bookmarkStart w:name="_Toc988541147" w:id="311"/>
      <w:r>
        <w:t>In focus: V</w:t>
      </w:r>
      <w:r w:rsidR="0571220C">
        <w:t>ision</w:t>
      </w:r>
      <w:bookmarkEnd w:id="311"/>
    </w:p>
    <w:p w:rsidR="3C9661BD" w:rsidP="1898712A" w:rsidRDefault="3C9661BD" w14:paraId="1CEBAD4D" w14:textId="701B32DE">
      <w:r>
        <w:t xml:space="preserve">The increasing availability of very large, high-resolution </w:t>
      </w:r>
      <w:r w:rsidR="00B95815">
        <w:t>light</w:t>
      </w:r>
      <w:r w:rsidR="00702F15">
        <w:t>-</w:t>
      </w:r>
      <w:r w:rsidR="00B95815">
        <w:t>emitting diode (</w:t>
      </w:r>
      <w:r>
        <w:t>LED</w:t>
      </w:r>
      <w:r w:rsidR="00B95815">
        <w:t>)</w:t>
      </w:r>
      <w:r>
        <w:t xml:space="preserve"> screens is transforming our built environments</w:t>
      </w:r>
      <w:r w:rsidR="7EA2CE23">
        <w:t>, production processes and entertainment experiences.</w:t>
      </w:r>
      <w:r w:rsidR="0D3120A8">
        <w:t xml:space="preserve"> At the same time, continuing developments in </w:t>
      </w:r>
      <w:r w:rsidR="44E4B82A">
        <w:t>VR</w:t>
      </w:r>
      <w:r w:rsidR="0D3120A8">
        <w:t xml:space="preserve"> and </w:t>
      </w:r>
      <w:r w:rsidR="353A89A5">
        <w:t>Augmented Reality</w:t>
      </w:r>
      <w:r w:rsidR="66C343E4">
        <w:t xml:space="preserve"> </w:t>
      </w:r>
      <w:r w:rsidR="64053E58">
        <w:t>(</w:t>
      </w:r>
      <w:r w:rsidR="44E4B82A">
        <w:t>AR</w:t>
      </w:r>
      <w:r w:rsidR="4D1E2F7C">
        <w:t>)</w:t>
      </w:r>
      <w:r w:rsidR="00B81AAE">
        <w:t xml:space="preserve"> </w:t>
      </w:r>
      <w:r w:rsidR="0D3120A8">
        <w:t xml:space="preserve">visual presentation techniques are </w:t>
      </w:r>
      <w:r w:rsidR="6D322E0F">
        <w:t xml:space="preserve">introducing new possibilities for immersive experiences and </w:t>
      </w:r>
      <w:r w:rsidR="0D508FD5">
        <w:t>M</w:t>
      </w:r>
      <w:r w:rsidR="33802515">
        <w:t xml:space="preserve">ixed </w:t>
      </w:r>
      <w:r w:rsidR="12DE8C78">
        <w:t>R</w:t>
      </w:r>
      <w:r w:rsidR="33802515">
        <w:t>eality</w:t>
      </w:r>
      <w:r w:rsidR="53A760F4">
        <w:t xml:space="preserve"> (MR)</w:t>
      </w:r>
      <w:r w:rsidR="33802515">
        <w:t>.</w:t>
      </w:r>
      <w:r w:rsidR="6D322E0F">
        <w:t xml:space="preserve"> The dominance of vis</w:t>
      </w:r>
      <w:r w:rsidR="2F66D216">
        <w:t xml:space="preserve">ual media </w:t>
      </w:r>
      <w:r w:rsidR="50C54C13">
        <w:t>is</w:t>
      </w:r>
      <w:r w:rsidR="6336837F">
        <w:t xml:space="preserve"> therefore</w:t>
      </w:r>
      <w:r w:rsidR="50C54C13">
        <w:t xml:space="preserve"> set to continue and for good reason</w:t>
      </w:r>
      <w:r w:rsidR="389C13D5">
        <w:t>:</w:t>
      </w:r>
      <w:r w:rsidR="50C54C13">
        <w:t xml:space="preserve"> vision plays a central role in most people’s experience of the world.</w:t>
      </w:r>
    </w:p>
    <w:p w:rsidRPr="00AA16BB" w:rsidR="00B81EF3" w:rsidP="00525F75" w:rsidRDefault="71B6A85E" w14:paraId="15C56633" w14:textId="24886109">
      <w:pPr>
        <w:keepNext/>
        <w:spacing w:line="278" w:lineRule="auto"/>
        <w:rPr>
          <w:rFonts w:ascii="Aptos" w:hAnsi="Aptos" w:eastAsia="Aptos" w:cs="Aptos"/>
          <w:color w:val="000000" w:themeColor="text1"/>
        </w:rPr>
      </w:pPr>
      <w:r>
        <w:t>P</w:t>
      </w:r>
      <w:r w:rsidR="2FB62166">
        <w:t xml:space="preserve">erhaps </w:t>
      </w:r>
      <w:r w:rsidR="52C77D49">
        <w:t xml:space="preserve">one of </w:t>
      </w:r>
      <w:r w:rsidR="2FB62166">
        <w:t xml:space="preserve">the most well-known </w:t>
      </w:r>
      <w:r w:rsidR="5A2A5393">
        <w:t>screen</w:t>
      </w:r>
      <w:r w:rsidR="52C77D49">
        <w:t>s</w:t>
      </w:r>
      <w:r w:rsidR="5A2A5393">
        <w:t xml:space="preserve"> </w:t>
      </w:r>
      <w:r w:rsidR="2FB62166">
        <w:t xml:space="preserve">is </w:t>
      </w:r>
      <w:hyperlink r:id="rId32">
        <w:r w:rsidRPr="4198D5AC" w:rsidR="2FB62166">
          <w:rPr>
            <w:rStyle w:val="Hyperlink"/>
          </w:rPr>
          <w:t>t</w:t>
        </w:r>
        <w:r w:rsidRPr="4198D5AC" w:rsidR="2FB62166">
          <w:rPr>
            <w:rStyle w:val="Hyperlink"/>
            <w:rFonts w:ascii="Aptos" w:hAnsi="Aptos" w:eastAsia="Aptos" w:cs="Aptos"/>
          </w:rPr>
          <w:t xml:space="preserve">he </w:t>
        </w:r>
        <w:r w:rsidRPr="4198D5AC" w:rsidR="2FB62166">
          <w:rPr>
            <w:rStyle w:val="Hyperlink"/>
          </w:rPr>
          <w:t>Sphere</w:t>
        </w:r>
      </w:hyperlink>
      <w:r w:rsidRPr="4198D5AC" w:rsidR="2FB62166">
        <w:rPr>
          <w:rFonts w:ascii="Aptos" w:hAnsi="Aptos" w:eastAsia="Aptos" w:cs="Aptos"/>
          <w:b/>
          <w:bCs/>
          <w:color w:val="000000" w:themeColor="text1"/>
        </w:rPr>
        <w:t xml:space="preserve"> </w:t>
      </w:r>
      <w:r w:rsidRPr="4198D5AC" w:rsidR="2FB62166">
        <w:rPr>
          <w:rFonts w:ascii="Aptos" w:hAnsi="Aptos" w:eastAsia="Aptos" w:cs="Aptos"/>
          <w:color w:val="000000" w:themeColor="text1"/>
        </w:rPr>
        <w:t xml:space="preserve">in Las Vegas, </w:t>
      </w:r>
      <w:r w:rsidRPr="4198D5AC" w:rsidR="52C77D49">
        <w:rPr>
          <w:rFonts w:ascii="Aptos" w:hAnsi="Aptos" w:eastAsia="Aptos" w:cs="Aptos"/>
          <w:color w:val="000000" w:themeColor="text1"/>
        </w:rPr>
        <w:t xml:space="preserve">which </w:t>
      </w:r>
      <w:r w:rsidRPr="4198D5AC" w:rsidR="2FB62166">
        <w:rPr>
          <w:rFonts w:ascii="Aptos" w:hAnsi="Aptos" w:eastAsia="Aptos" w:cs="Aptos"/>
          <w:color w:val="000000" w:themeColor="text1"/>
        </w:rPr>
        <w:t>opened in 2023</w:t>
      </w:r>
      <w:ins w:author="Levstek, Marusa" w:date="2026-09-25T16:45:00Z" w16du:dateUtc="2026-09-25T16:45:14Z" w:id="312">
        <w:r w:rsidRPr="4198D5AC" w:rsidR="525D894B">
          <w:rPr>
            <w:rFonts w:ascii="Aptos" w:hAnsi="Aptos" w:eastAsia="Aptos" w:cs="Aptos"/>
            <w:color w:val="000000" w:themeColor="text1"/>
          </w:rPr>
          <w:t>.</w:t>
        </w:r>
      </w:ins>
      <w:sdt>
        <w:sdtPr>
          <w:rPr>
            <w:rFonts w:ascii="Aptos" w:hAnsi="Aptos" w:eastAsia="Aptos" w:cs="Aptos"/>
            <w:color w:val="000000" w:themeColor="text1"/>
            <w:vertAlign w:val="superscript"/>
          </w:rPr>
          <w:tag w:val="MENDELEY_CITATION_v3_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"/>
          <w:id w:val="-64263152"/>
          <w:placeholder>
            <w:docPart w:val="DefaultPlaceholder_-1854013440"/>
          </w:placeholder>
        </w:sdtPr>
        <w:sdtContent>
          <w:r w:rsidRPr="00517457" w:rsidR="00517457">
            <w:rPr>
              <w:rFonts w:ascii="Aptos" w:hAnsi="Aptos" w:eastAsia="Aptos" w:cs="Aptos"/>
              <w:color w:val="000000"/>
              <w:vertAlign w:val="superscript"/>
            </w:rPr>
            <w:t>79,80</w:t>
          </w:r>
        </w:sdtContent>
      </w:sdt>
      <w:del w:author="Levstek, Marusa" w:date="2026-09-25T16:45:00Z" w16du:dateUtc="2026-09-25T16:45:12Z" w:id="313">
        <w:r w:rsidRPr="4198D5AC" w:rsidDel="4F111370">
          <w:rPr>
            <w:rFonts w:ascii="Aptos" w:hAnsi="Aptos" w:eastAsia="Aptos" w:cs="Aptos"/>
            <w:color w:val="000000" w:themeColor="text1"/>
          </w:rPr>
          <w:delText>.</w:delText>
        </w:r>
      </w:del>
      <w:r w:rsidRPr="4198D5AC" w:rsidR="4F111370">
        <w:rPr>
          <w:rFonts w:ascii="Aptos" w:hAnsi="Aptos" w:eastAsia="Aptos" w:cs="Aptos"/>
          <w:color w:val="000000" w:themeColor="text1"/>
        </w:rPr>
        <w:t xml:space="preserve"> I</w:t>
      </w:r>
      <w:r w:rsidRPr="4198D5AC" w:rsidR="757027A3">
        <w:rPr>
          <w:rFonts w:ascii="Aptos" w:hAnsi="Aptos" w:eastAsia="Aptos" w:cs="Aptos"/>
          <w:color w:val="000000" w:themeColor="text1"/>
        </w:rPr>
        <w:t>t i</w:t>
      </w:r>
      <w:r w:rsidRPr="4198D5AC" w:rsidR="2FB62166">
        <w:rPr>
          <w:rFonts w:ascii="Aptos" w:hAnsi="Aptos" w:eastAsia="Aptos" w:cs="Aptos"/>
          <w:color w:val="000000" w:themeColor="text1"/>
        </w:rPr>
        <w:t>s the world’s largest spherical structure</w:t>
      </w:r>
      <w:r w:rsidRPr="4198D5AC" w:rsidR="44789526">
        <w:rPr>
          <w:rFonts w:ascii="Aptos" w:hAnsi="Aptos" w:eastAsia="Aptos" w:cs="Aptos"/>
          <w:color w:val="000000" w:themeColor="text1"/>
        </w:rPr>
        <w:t xml:space="preserve"> (</w:t>
      </w:r>
      <w:r w:rsidRPr="4198D5AC" w:rsidR="2FB62166">
        <w:rPr>
          <w:rFonts w:ascii="Aptos" w:hAnsi="Aptos" w:eastAsia="Aptos" w:cs="Aptos"/>
          <w:color w:val="000000" w:themeColor="text1"/>
        </w:rPr>
        <w:t>17,600</w:t>
      </w:r>
      <w:r w:rsidRPr="4198D5AC" w:rsidR="4D009B7A">
        <w:rPr>
          <w:rFonts w:ascii="Aptos" w:hAnsi="Aptos" w:eastAsia="Aptos" w:cs="Aptos"/>
          <w:color w:val="000000" w:themeColor="text1"/>
        </w:rPr>
        <w:t xml:space="preserve"> </w:t>
      </w:r>
      <w:r w:rsidRPr="4198D5AC" w:rsidR="44789526">
        <w:rPr>
          <w:rFonts w:ascii="Aptos" w:hAnsi="Aptos" w:eastAsia="Aptos" w:cs="Aptos"/>
          <w:color w:val="000000" w:themeColor="text1"/>
        </w:rPr>
        <w:t>seats) with</w:t>
      </w:r>
      <w:r w:rsidRPr="4198D5AC" w:rsidR="2FB62166">
        <w:rPr>
          <w:rFonts w:ascii="Aptos" w:hAnsi="Aptos" w:eastAsia="Aptos" w:cs="Aptos"/>
          <w:color w:val="000000" w:themeColor="text1"/>
        </w:rPr>
        <w:t xml:space="preserve"> a 15,000m², 16K wrap</w:t>
      </w:r>
      <w:r w:rsidRPr="4198D5AC" w:rsidR="715F1862">
        <w:rPr>
          <w:rFonts w:ascii="Aptos" w:hAnsi="Aptos" w:eastAsia="Aptos" w:cs="Aptos"/>
          <w:color w:val="000000" w:themeColor="text1"/>
        </w:rPr>
        <w:t>-</w:t>
      </w:r>
      <w:r w:rsidRPr="4198D5AC" w:rsidR="2FB62166">
        <w:rPr>
          <w:rFonts w:ascii="Aptos" w:hAnsi="Aptos" w:eastAsia="Aptos" w:cs="Aptos"/>
          <w:color w:val="000000" w:themeColor="text1"/>
        </w:rPr>
        <w:t xml:space="preserve">around LED screen. It includes </w:t>
      </w:r>
      <w:r w:rsidRPr="4198D5AC" w:rsidR="26673E08">
        <w:rPr>
          <w:rFonts w:ascii="Aptos" w:hAnsi="Aptos" w:eastAsia="Aptos" w:cs="Aptos"/>
          <w:color w:val="000000" w:themeColor="text1"/>
        </w:rPr>
        <w:t>an immersive sound system with approximately 167,000 speaker drivers</w:t>
      </w:r>
      <w:r w:rsidRPr="4198D5AC" w:rsidR="2FB62166">
        <w:rPr>
          <w:rFonts w:ascii="Aptos" w:hAnsi="Aptos" w:eastAsia="Aptos" w:cs="Aptos"/>
          <w:color w:val="000000" w:themeColor="text1"/>
        </w:rPr>
        <w:t>, 10,000 haptic seats</w:t>
      </w:r>
      <w:r w:rsidRPr="4198D5AC" w:rsidR="2FB62166">
        <w:rPr>
          <w:rFonts w:ascii="Aptos" w:hAnsi="Aptos" w:eastAsia="Aptos" w:cs="Aptos"/>
          <w:color w:val="202122"/>
        </w:rPr>
        <w:t xml:space="preserve"> </w:t>
      </w:r>
      <w:r w:rsidRPr="4198D5AC" w:rsidR="2FB62166">
        <w:rPr>
          <w:rFonts w:ascii="Aptos" w:hAnsi="Aptos" w:eastAsia="Aptos" w:cs="Aptos"/>
          <w:color w:val="000000" w:themeColor="text1"/>
        </w:rPr>
        <w:t xml:space="preserve">, wind, temperature and scent effects. Its debut concert, </w:t>
      </w:r>
      <w:r w:rsidRPr="4198D5AC" w:rsidR="2FB62166">
        <w:rPr>
          <w:rFonts w:ascii="Aptos" w:hAnsi="Aptos" w:eastAsia="Aptos" w:cs="Aptos"/>
          <w:i/>
          <w:iCs/>
          <w:color w:val="000000" w:themeColor="text1"/>
        </w:rPr>
        <w:t>U2:UV Achtung Baby Live at Sphere</w:t>
      </w:r>
      <w:r w:rsidRPr="4198D5AC" w:rsidR="2FB62166">
        <w:rPr>
          <w:rFonts w:ascii="Aptos" w:hAnsi="Aptos" w:eastAsia="Aptos" w:cs="Aptos"/>
          <w:color w:val="000000" w:themeColor="text1"/>
        </w:rPr>
        <w:t>, blended live music with reactive digital environments. An external facing screen</w:t>
      </w:r>
      <w:r w:rsidRPr="4198D5AC" w:rsidR="353F7C32">
        <w:rPr>
          <w:rFonts w:ascii="Aptos" w:hAnsi="Aptos" w:eastAsia="Aptos" w:cs="Aptos"/>
          <w:color w:val="000000" w:themeColor="text1"/>
        </w:rPr>
        <w:t>,</w:t>
      </w:r>
      <w:r w:rsidRPr="4198D5AC" w:rsidR="5C350470">
        <w:rPr>
          <w:rFonts w:ascii="Aptos" w:hAnsi="Aptos" w:eastAsia="Aptos" w:cs="Aptos"/>
          <w:color w:val="000000" w:themeColor="text1"/>
        </w:rPr>
        <w:t xml:space="preserve"> known as the</w:t>
      </w:r>
      <w:r w:rsidRPr="4198D5AC" w:rsidR="2FB62166">
        <w:rPr>
          <w:rFonts w:ascii="Aptos" w:hAnsi="Aptos" w:eastAsia="Aptos" w:cs="Aptos"/>
          <w:color w:val="000000" w:themeColor="text1"/>
        </w:rPr>
        <w:t xml:space="preserve"> </w:t>
      </w:r>
      <w:r w:rsidRPr="4198D5AC" w:rsidR="3A07A27D">
        <w:rPr>
          <w:rFonts w:ascii="Aptos" w:hAnsi="Aptos" w:eastAsia="Aptos" w:cs="Aptos"/>
          <w:i/>
          <w:iCs/>
          <w:color w:val="000000" w:themeColor="text1"/>
        </w:rPr>
        <w:t>e</w:t>
      </w:r>
      <w:r w:rsidRPr="4198D5AC" w:rsidR="2FB62166">
        <w:rPr>
          <w:rFonts w:ascii="Aptos" w:hAnsi="Aptos" w:eastAsia="Aptos" w:cs="Aptos"/>
          <w:i/>
          <w:iCs/>
          <w:color w:val="000000" w:themeColor="text1"/>
        </w:rPr>
        <w:t>xosphere</w:t>
      </w:r>
      <w:r w:rsidRPr="4198D5AC" w:rsidR="4D425B1B">
        <w:rPr>
          <w:rFonts w:ascii="Aptos" w:hAnsi="Aptos" w:eastAsia="Aptos" w:cs="Aptos"/>
          <w:color w:val="000000" w:themeColor="text1"/>
        </w:rPr>
        <w:t>,</w:t>
      </w:r>
      <w:r w:rsidRPr="4198D5AC" w:rsidR="2FB62166">
        <w:rPr>
          <w:rFonts w:ascii="Aptos" w:hAnsi="Aptos" w:eastAsia="Aptos" w:cs="Aptos"/>
          <w:color w:val="000000" w:themeColor="text1"/>
        </w:rPr>
        <w:t xml:space="preserve"> transforms the structure into dynamic animations for art and promotion. </w:t>
      </w:r>
    </w:p>
    <w:p w:rsidR="00475CAE" w:rsidP="00525F75" w:rsidRDefault="00B81EF3" w14:paraId="13C0A482" w14:textId="2A195AB2">
      <w:pPr>
        <w:keepNext/>
        <w:spacing w:line="278" w:lineRule="auto"/>
      </w:pPr>
      <w:r w:rsidRPr="00AA16BB">
        <w:rPr>
          <w:rFonts w:ascii="Aptos" w:hAnsi="Aptos" w:eastAsia="Aptos" w:cs="Aptos"/>
          <w:color w:val="000000" w:themeColor="text1"/>
        </w:rPr>
        <w:t>In London, the</w:t>
      </w:r>
      <w:r w:rsidRPr="00AA16BB" w:rsidR="00525F75">
        <w:rPr>
          <w:rFonts w:ascii="Aptos" w:hAnsi="Aptos" w:eastAsia="Aptos" w:cs="Aptos"/>
          <w:color w:val="000000" w:themeColor="text1"/>
        </w:rPr>
        <w:t xml:space="preserve"> </w:t>
      </w:r>
      <w:hyperlink w:history="1" r:id="rId33">
        <w:r w:rsidRPr="00650FCA" w:rsidR="00525F75">
          <w:rPr>
            <w:rStyle w:val="Hyperlink"/>
          </w:rPr>
          <w:t>Outernet</w:t>
        </w:r>
      </w:hyperlink>
      <w:r w:rsidRPr="00AA16BB">
        <w:rPr>
          <w:rFonts w:ascii="Aptos" w:hAnsi="Aptos" w:eastAsia="Aptos" w:cs="Aptos"/>
          <w:color w:val="000000" w:themeColor="text1"/>
        </w:rPr>
        <w:t xml:space="preserve"> is</w:t>
      </w:r>
      <w:r w:rsidRPr="00AA16BB" w:rsidR="00525F75">
        <w:t xml:space="preserve"> </w:t>
      </w:r>
      <w:r w:rsidRPr="00AA16BB" w:rsidR="00475CAE">
        <w:t>a free-to-enter, public walkthrough entertainment area based in the Now Building</w:t>
      </w:r>
      <w:r w:rsidRPr="00AA16BB" w:rsidR="732081C3">
        <w:t>,</w:t>
      </w:r>
      <w:r w:rsidRPr="00AA16BB" w:rsidR="00475CAE">
        <w:t xml:space="preserve"> a four-storey-tall structure wrapped in wall to ceiling high-definition LED screens with spatial audio. Content includes digital art, live broadcasts and immersive branded experiences. Outernet sometimes</w:t>
      </w:r>
      <w:r w:rsidRPr="00E43BEA" w:rsidR="00475CAE">
        <w:t xml:space="preserve"> incorporates multisensory elements such as motion-responsive lighting installations, phone-triggered collective soundscapes and atomised scent</w:t>
      </w:r>
      <w:r w:rsidR="00475CAE">
        <w:t>.</w:t>
      </w:r>
    </w:p>
    <w:p w:rsidRPr="006D66B9" w:rsidR="00213566" w:rsidP="006D66B9" w:rsidRDefault="00213566" w14:paraId="55A699AC" w14:textId="62FCA9BD">
      <w:pPr>
        <w:keepNext/>
        <w:spacing w:line="278" w:lineRule="auto"/>
        <w:rPr>
          <w:rFonts w:ascii="Aptos" w:hAnsi="Aptos" w:eastAsia="Aptos" w:cs="Aptos"/>
          <w:color w:val="000000" w:themeColor="text1"/>
        </w:rPr>
      </w:pPr>
      <w:r w:rsidRPr="00213566">
        <w:rPr>
          <w:rFonts w:ascii="Aptos" w:hAnsi="Aptos" w:eastAsia="Aptos" w:cs="Aptos"/>
          <w:color w:val="000000" w:themeColor="text1"/>
        </w:rPr>
        <w:t>Together, these examples highlight how large-scale visual technologies are being paired with other senses to reshape expectations of immersion in both public and ticketed settings.</w:t>
      </w:r>
    </w:p>
    <w:p w:rsidR="00475CAE" w:rsidP="73805CC3" w:rsidRDefault="00475CAE" w14:paraId="1A968DE0" w14:textId="77777777">
      <w:pPr>
        <w:keepNext/>
        <w:spacing w:after="0"/>
        <w:jc w:val="center"/>
      </w:pPr>
      <w:r>
        <w:rPr>
          <w:noProof/>
        </w:rPr>
        <w:drawing>
          <wp:inline distT="0" distB="0" distL="0" distR="0" wp14:anchorId="0F0E2E5E" wp14:editId="77ADBCAC">
            <wp:extent cx="3140075" cy="2096135"/>
            <wp:effectExtent l="0" t="0" r="3175" b="0"/>
            <wp:docPr id="1834123079" name="Picture 2" descr="Photograph of Sphere, a large spherical entertainment venue illuminated at night with blue lighting and text reading &quot;sphere now open.&quot; The structure is surrounded by city buildings and streetlights, highlighting its prominence and recent ope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23079" name="Picture 2" descr="Photograph of Sphere, a large spherical entertainment venue illuminated at night with blue lighting and text reading &quot;sphere now open.&quot; The structure is surrounded by city buildings and streetlights, highlighting its prominence and recent opening."/>
                    <pic:cNvPicPr/>
                  </pic:nvPicPr>
                  <pic:blipFill>
                    <a:blip r:embed="rId34">
                      <a:extLst>
                        <a:ext uri="{28A0092B-C50C-407E-A947-70E740481C1C}">
                          <a14:useLocalDpi xmlns:a14="http://schemas.microsoft.com/office/drawing/2010/main" val="0"/>
                        </a:ext>
                      </a:extLst>
                    </a:blip>
                    <a:stretch>
                      <a:fillRect/>
                    </a:stretch>
                  </pic:blipFill>
                  <pic:spPr>
                    <a:xfrm>
                      <a:off x="0" y="0"/>
                      <a:ext cx="3140075" cy="2096135"/>
                    </a:xfrm>
                    <a:prstGeom prst="rect">
                      <a:avLst/>
                    </a:prstGeom>
                  </pic:spPr>
                </pic:pic>
              </a:graphicData>
            </a:graphic>
          </wp:inline>
        </w:drawing>
      </w:r>
    </w:p>
    <w:p w:rsidR="00475CAE" w:rsidP="00475CAE" w:rsidRDefault="009103C6" w14:paraId="1CCD99BA" w14:textId="361B5FF0">
      <w:pPr>
        <w:pStyle w:val="Caption"/>
      </w:pPr>
      <w:r>
        <w:t xml:space="preserve">The exterior of the </w:t>
      </w:r>
      <w:r w:rsidRPr="73805CC3">
        <w:rPr>
          <w:b/>
          <w:i/>
        </w:rPr>
        <w:t>Sphere</w:t>
      </w:r>
      <w:r w:rsidRPr="73805CC3">
        <w:rPr>
          <w:i/>
        </w:rPr>
        <w:t xml:space="preserve"> </w:t>
      </w:r>
      <w:r>
        <w:t>in Las Vegas</w:t>
      </w:r>
      <w:r w:rsidR="00475CAE">
        <w:t xml:space="preserve">. </w:t>
      </w:r>
      <w:r w:rsidRPr="73805CC3" w:rsidR="56CDE90E">
        <w:t xml:space="preserve">© </w:t>
      </w:r>
      <w:r w:rsidRPr="73805CC3" w:rsidR="34885FBF">
        <w:t>Y2kcrazyjoker4</w:t>
      </w:r>
      <w:r w:rsidRPr="73805CC3" w:rsidR="56CDE90E">
        <w:t>,</w:t>
      </w:r>
      <w:r w:rsidRPr="73805CC3" w:rsidR="60DE28AA">
        <w:t xml:space="preserve"> 2024.</w:t>
      </w:r>
    </w:p>
    <w:p w:rsidR="009F2B8D" w:rsidP="009F2B8D" w:rsidRDefault="007F5F89" w14:paraId="12DBAFA4" w14:textId="6DD023DB">
      <w:pPr>
        <w:pStyle w:val="Heading4"/>
        <w:ind w:left="720"/>
      </w:pPr>
      <w:bookmarkStart w:name="_Toc26931671" w:id="314"/>
      <w:r>
        <w:t xml:space="preserve">Case study: </w:t>
      </w:r>
      <w:del w:author="Dixon, Hazel" w:date="2026-09-24T10:30:00Z" w16du:dateUtc="2026-09-24T10:30:32Z" w:id="315">
        <w:r w:rsidDel="007F5F89">
          <w:delText xml:space="preserve">Abba </w:delText>
        </w:r>
      </w:del>
      <w:ins w:author="Dixon, Hazel" w:date="2026-09-24T10:30:00Z" w16du:dateUtc="2026-09-24T10:30:35Z" w:id="316">
        <w:r w:rsidR="7FF09A3D">
          <w:t xml:space="preserve">ABBA </w:t>
        </w:r>
      </w:ins>
      <w:r>
        <w:t>Voyage</w:t>
      </w:r>
      <w:bookmarkEnd w:id="314"/>
    </w:p>
    <w:p w:rsidR="009F2B8D" w:rsidP="00DC54B4" w:rsidRDefault="319953B6" w14:paraId="11935FDE" w14:textId="32BAFF69">
      <w:r>
        <w:t xml:space="preserve">Opened in May 2022, </w:t>
      </w:r>
      <w:r w:rsidRPr="6E405759">
        <w:rPr>
          <w:b/>
          <w:bCs/>
          <w:i/>
          <w:iCs/>
        </w:rPr>
        <w:t>ABBA Voyage</w:t>
      </w:r>
      <w:r>
        <w:t xml:space="preserve"> is a landmark virtual concert residency staged in the purpose-built </w:t>
      </w:r>
      <w:r w:rsidRPr="6E405759">
        <w:rPr>
          <w:i/>
          <w:iCs/>
        </w:rPr>
        <w:t>ABBA Arena</w:t>
      </w:r>
      <w:r>
        <w:t xml:space="preserve"> (3,000 capacity) at </w:t>
      </w:r>
      <w:r w:rsidRPr="6E405759">
        <w:rPr>
          <w:i/>
          <w:iCs/>
        </w:rPr>
        <w:t>Queen Elizabeth Olympic Park</w:t>
      </w:r>
      <w:r>
        <w:t xml:space="preserve">, </w:t>
      </w:r>
      <w:r>
        <w:t>London. The show blends de-aged</w:t>
      </w:r>
      <w:r w:rsidR="306B40CC">
        <w:t xml:space="preserve"> (by 40+ years)</w:t>
      </w:r>
      <w:r>
        <w:t xml:space="preserve"> </w:t>
      </w:r>
      <w:r w:rsidR="5E8DDD43">
        <w:t>sometimes 1</w:t>
      </w:r>
      <w:r w:rsidR="3FDFB4EE">
        <w:t>0-</w:t>
      </w:r>
      <w:r w:rsidR="04397B25">
        <w:t>metre</w:t>
      </w:r>
      <w:r w:rsidR="3FDFB4EE">
        <w:t>-</w:t>
      </w:r>
      <w:r w:rsidR="04397B25">
        <w:t xml:space="preserve">tall </w:t>
      </w:r>
      <w:r>
        <w:t>digital avatars</w:t>
      </w:r>
      <w:r w:rsidR="4916DA84">
        <w:t xml:space="preserve"> (</w:t>
      </w:r>
      <w:r w:rsidRPr="6E405759">
        <w:rPr>
          <w:i/>
          <w:iCs/>
        </w:rPr>
        <w:t>ABBAtars</w:t>
      </w:r>
      <w:r w:rsidR="4916DA84">
        <w:t>)</w:t>
      </w:r>
      <w:r>
        <w:t xml:space="preserve"> of the band</w:t>
      </w:r>
      <w:r w:rsidR="6C322715">
        <w:t xml:space="preserve"> </w:t>
      </w:r>
      <w:r>
        <w:t>with a 10-piece live band performing on stage</w:t>
      </w:r>
      <w:sdt>
        <w:sdtPr>
          <w:rPr>
            <w:rFonts w:ascii="Aptos" w:hAnsi="Aptos"/>
            <w:color w:val="000000" w:themeColor="text1"/>
            <w:vertAlign w:val="superscript"/>
          </w:rPr>
          <w:tag w:val="MENDELEY_CITATION_v3_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"/>
          <w:id w:val="1330101161"/>
          <w:placeholder>
            <w:docPart w:val="DefaultPlaceholder_-1854013440"/>
          </w:placeholder>
        </w:sdtPr>
        <w:sdtContent>
          <w:r w:rsidRPr="00517457" w:rsidR="00517457">
            <w:rPr>
              <w:rFonts w:ascii="Aptos" w:hAnsi="Aptos" w:eastAsia="Aptos" w:cs="Aptos"/>
              <w:color w:val="000000"/>
              <w:vertAlign w:val="superscript"/>
            </w:rPr>
            <w:t>81</w:t>
          </w:r>
        </w:sdtContent>
      </w:sdt>
      <w:r>
        <w:t xml:space="preserve">. </w:t>
      </w:r>
      <w:r w:rsidR="6C322715">
        <w:t xml:space="preserve"> </w:t>
      </w:r>
      <w:r w:rsidRPr="6E405759" w:rsidR="6C1DA902">
        <w:rPr>
          <w:i/>
          <w:iCs/>
        </w:rPr>
        <w:t xml:space="preserve">ABBAtars </w:t>
      </w:r>
      <w:r w:rsidR="6C1DA902">
        <w:t xml:space="preserve">were </w:t>
      </w:r>
      <w:r w:rsidR="6C322715">
        <w:t xml:space="preserve">created with performance capture and visual effects by </w:t>
      </w:r>
      <w:r w:rsidRPr="6E405759" w:rsidR="6C322715">
        <w:rPr>
          <w:i/>
          <w:iCs/>
        </w:rPr>
        <w:t>Industrial Light</w:t>
      </w:r>
      <w:r w:rsidRPr="6E405759" w:rsidR="7638C5E6">
        <w:rPr>
          <w:i/>
          <w:iCs/>
        </w:rPr>
        <w:t xml:space="preserve"> &amp; Magic</w:t>
      </w:r>
      <w:r w:rsidRPr="6E405759" w:rsidR="6C1DA902">
        <w:rPr>
          <w:i/>
          <w:iCs/>
        </w:rPr>
        <w:t>.</w:t>
      </w:r>
      <w:r w:rsidRPr="6E405759" w:rsidR="6CFDC5C0">
        <w:rPr>
          <w:i/>
          <w:iCs/>
        </w:rPr>
        <w:t xml:space="preserve"> </w:t>
      </w:r>
      <w:r>
        <w:t>Sound is delivered</w:t>
      </w:r>
      <w:r w:rsidR="22E43046">
        <w:t xml:space="preserve"> </w:t>
      </w:r>
      <w:r w:rsidR="465D3988">
        <w:t>through</w:t>
      </w:r>
      <w:r>
        <w:t xml:space="preserve"> </w:t>
      </w:r>
      <w:r w:rsidR="50201A89">
        <w:t>an L-</w:t>
      </w:r>
      <w:ins w:author="Woods, Andy" w:date="2026-09-14T08:59:00Z" w16du:dateUtc="2026-09-14T08:59:11Z" w:id="317">
        <w:r w:rsidR="673995EF">
          <w:t>Acostics L-ISA</w:t>
        </w:r>
      </w:ins>
      <w:del w:author="Woods, Andy" w:date="2026-09-14T08:59:00Z" w16du:dateUtc="2026-09-14T08:59:04Z" w:id="318">
        <w:r w:rsidDel="50201A89">
          <w:delText>ISA</w:delText>
        </w:r>
      </w:del>
      <w:r w:rsidR="50201A89">
        <w:t xml:space="preserve"> </w:t>
      </w:r>
      <w:ins w:author="Woods, Andy" w:date="2026-09-14T08:59:00Z" w16du:dateUtc="2026-09-14T08:59:16Z" w:id="319">
        <w:r w:rsidR="7DFFC3F0">
          <w:t>immersive</w:t>
        </w:r>
        <w:r w:rsidR="50201A89">
          <w:t xml:space="preserve"> </w:t>
        </w:r>
      </w:ins>
      <w:r w:rsidR="50201A89">
        <w:t xml:space="preserve">system with </w:t>
      </w:r>
      <w:r w:rsidR="4916DA84">
        <w:t>291</w:t>
      </w:r>
      <w:r>
        <w:t xml:space="preserve"> surround speakers. </w:t>
      </w:r>
    </w:p>
    <w:p w:rsidR="009F52B2" w:rsidP="00DC54B4" w:rsidRDefault="265CF27F" w14:paraId="1D598627" w14:textId="788BCAEE">
      <w:r>
        <w:t xml:space="preserve">The performance is hybrid, combining pre-recorded, rendered </w:t>
      </w:r>
      <w:r w:rsidRPr="4198D5AC">
        <w:rPr>
          <w:i/>
          <w:iCs/>
        </w:rPr>
        <w:t xml:space="preserve">ABBAtar </w:t>
      </w:r>
      <w:r>
        <w:t>performances alongside live musicians. There is a tight choreography between both sets of performers, generating a strong sense of liveness and presence</w:t>
      </w:r>
      <w:sdt>
        <w:sdtPr>
          <w:rPr>
            <w:rFonts w:ascii="Aptos" w:hAnsi="Aptos"/>
            <w:color w:val="000000" w:themeColor="text1"/>
            <w:vertAlign w:val="superscript"/>
          </w:rPr>
          <w:tag w:val="MENDELEY_CITATION_v3_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"/>
          <w:id w:val="826404050"/>
          <w:placeholder>
            <w:docPart w:val="DefaultPlaceholder_-1854013440"/>
          </w:placeholder>
        </w:sdtPr>
        <w:sdtContent>
          <w:r w:rsidRPr="00517457" w:rsidR="00517457">
            <w:rPr>
              <w:rFonts w:ascii="Aptos" w:hAnsi="Aptos" w:eastAsia="Aptos" w:cs="Aptos"/>
              <w:color w:val="000000"/>
              <w:vertAlign w:val="superscript"/>
            </w:rPr>
            <w:t>82</w:t>
          </w:r>
        </w:sdtContent>
      </w:sdt>
      <w:r>
        <w:t xml:space="preserve">. The </w:t>
      </w:r>
      <w:r w:rsidRPr="4198D5AC">
        <w:rPr>
          <w:i/>
          <w:iCs/>
        </w:rPr>
        <w:t xml:space="preserve">ABBAtars </w:t>
      </w:r>
      <w:r>
        <w:t xml:space="preserve">are displayed on a high-resolution LED screen and transparent staging elements, with carefully controlled lighting. </w:t>
      </w:r>
      <w:r w:rsidR="4C2A890C">
        <w:t>It has been argued that such performances can still be experienced as live, even when the performers are digital and pre-programmed</w:t>
      </w:r>
      <w:ins w:author="Levstek, Marusa" w:date="2026-09-25T16:45:00Z" w16du:dateUtc="2026-09-25T16:45:00Z" w:id="320">
        <w:r w:rsidR="5A5FBAAD">
          <w:t>.</w:t>
        </w:r>
      </w:ins>
      <w:sdt>
        <w:sdtPr>
          <w:rPr>
            <w:rFonts w:ascii="Aptos" w:hAnsi="Aptos"/>
            <w:color w:val="000000" w:themeColor="text1"/>
            <w:vertAlign w:val="superscript"/>
          </w:rPr>
          <w:tag w:val="MENDELEY_CITATION_v3_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"/>
          <w:id w:val="-318730441"/>
          <w:placeholder>
            <w:docPart w:val="DefaultPlaceholder_-1854013440"/>
          </w:placeholder>
        </w:sdtPr>
        <w:sdtContent>
          <w:r w:rsidRPr="00517457" w:rsidR="00517457">
            <w:rPr>
              <w:rFonts w:ascii="Aptos" w:hAnsi="Aptos" w:eastAsia="Aptos" w:cs="Aptos"/>
              <w:color w:val="000000"/>
              <w:vertAlign w:val="superscript"/>
            </w:rPr>
            <w:t>83</w:t>
          </w:r>
        </w:sdtContent>
      </w:sdt>
      <w:del w:author="Levstek, Marusa" w:date="2026-09-25T16:44:00Z" w16du:dateUtc="2026-09-25T16:44:58Z" w:id="321">
        <w:r w:rsidDel="7B3F10D2">
          <w:delText xml:space="preserve">. </w:delText>
        </w:r>
      </w:del>
    </w:p>
    <w:p w:rsidR="009F52B2" w:rsidP="006D66B9" w:rsidRDefault="00507727" w14:paraId="4C839577" w14:textId="77777777">
      <w:pPr>
        <w:keepNext/>
      </w:pPr>
      <w:r>
        <w:rPr>
          <w:noProof/>
        </w:rPr>
        <w:drawing>
          <wp:inline distT="0" distB="0" distL="0" distR="0" wp14:anchorId="5B8FB4A5" wp14:editId="47F58DA8">
            <wp:extent cx="5731510" cy="4298950"/>
            <wp:effectExtent l="0" t="0" r="2540" b="6350"/>
            <wp:docPr id="1675286908" name="Picture 5" descr="A large outdoor billboard featuring a realistic 3D-style depiction of a yawning calico cat lying in a recessed shelf. The billboard uses shading and perspective to create depth, making the cat appear to extend out from the building facade, attracting attention in a busy urban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86908" name="Picture 5" descr="A large outdoor billboard featuring a realistic 3D-style depiction of a yawning calico cat lying in a recessed shelf. The billboard uses shading and perspective to create depth, making the cat appear to extend out from the building facade, attracting attention in a busy urban area."/>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rsidRPr="007F5F89" w:rsidR="00507727" w:rsidP="006D66B9" w:rsidRDefault="35C8E2EA" w14:paraId="2C5F0944" w14:textId="5BEFA813">
      <w:pPr>
        <w:pStyle w:val="Caption"/>
      </w:pPr>
      <w:r w:rsidRPr="73805CC3">
        <w:t>3D digital signage</w:t>
      </w:r>
      <w:r w:rsidRPr="73805CC3" w:rsidR="2039635E">
        <w:t xml:space="preserve"> at </w:t>
      </w:r>
      <w:r w:rsidRPr="73805CC3" w:rsidR="2039635E">
        <w:rPr>
          <w:i/>
          <w:iCs/>
        </w:rPr>
        <w:t xml:space="preserve">Shinjuku </w:t>
      </w:r>
      <w:r w:rsidRPr="73805CC3" w:rsidR="140A5A8D">
        <w:rPr>
          <w:i/>
          <w:iCs/>
        </w:rPr>
        <w:t>train stat</w:t>
      </w:r>
      <w:r w:rsidRPr="73805CC3" w:rsidR="2039635E">
        <w:rPr>
          <w:i/>
          <w:iCs/>
        </w:rPr>
        <w:t>ion</w:t>
      </w:r>
      <w:r w:rsidRPr="73805CC3" w:rsidR="2039635E">
        <w:t xml:space="preserve">. </w:t>
      </w:r>
      <w:r w:rsidR="44E18EAE">
        <w:t>©</w:t>
      </w:r>
      <w:r w:rsidR="0081758D">
        <w:t xml:space="preserve"> </w:t>
      </w:r>
      <w:hyperlink r:id="rId36">
        <w:r w:rsidRPr="47AAA167" w:rsidR="0081758D">
          <w:rPr>
            <w:rStyle w:val="Hyperlink"/>
          </w:rPr>
          <w:t>Suicasmo</w:t>
        </w:r>
      </w:hyperlink>
      <w:r w:rsidR="44E18EAE">
        <w:t xml:space="preserve">, </w:t>
      </w:r>
      <w:r w:rsidR="0081758D">
        <w:t>2021</w:t>
      </w:r>
      <w:r w:rsidR="020E050B">
        <w:t xml:space="preserve">, </w:t>
      </w:r>
      <w:r w:rsidR="006E64D7">
        <w:t>CC BY-SA 4.0</w:t>
      </w:r>
      <w:r w:rsidR="0081758D">
        <w:t>.</w:t>
      </w:r>
    </w:p>
    <w:p w:rsidR="58B02466" w:rsidP="6A31513F" w:rsidRDefault="00A93347" w14:paraId="57CB86A8" w14:textId="2FB652FB">
      <w:pPr>
        <w:pStyle w:val="Heading4"/>
      </w:pPr>
      <w:r>
        <w:tab/>
      </w:r>
      <w:r w:rsidR="659EF730">
        <w:t xml:space="preserve">Case study: </w:t>
      </w:r>
      <w:r w:rsidR="00E16057">
        <w:t>3</w:t>
      </w:r>
      <w:r w:rsidR="00B95815">
        <w:t>D</w:t>
      </w:r>
      <w:r w:rsidR="00E16057">
        <w:t xml:space="preserve"> digital signage, </w:t>
      </w:r>
      <w:r w:rsidR="755710AE">
        <w:t>Shinjuku train station (Tokyo, Japan)</w:t>
      </w:r>
    </w:p>
    <w:p w:rsidR="58B02466" w:rsidP="00DC54B4" w:rsidRDefault="21405D61" w14:paraId="2BC2B759" w14:textId="468DC427">
      <w:r>
        <w:t xml:space="preserve">Since 2021, a giant </w:t>
      </w:r>
      <w:r w:rsidR="731B917E">
        <w:t>hyper-</w:t>
      </w:r>
      <w:r w:rsidR="0F9E8368">
        <w:t>realistic</w:t>
      </w:r>
      <w:r>
        <w:t xml:space="preserve"> </w:t>
      </w:r>
      <w:r w:rsidR="0F9E8368">
        <w:t xml:space="preserve">3D </w:t>
      </w:r>
      <w:r>
        <w:t xml:space="preserve">cat </w:t>
      </w:r>
      <w:r w:rsidR="3BF741E1">
        <w:t>has been</w:t>
      </w:r>
      <w:r>
        <w:t xml:space="preserve"> </w:t>
      </w:r>
      <w:r w:rsidR="408F2A0B">
        <w:t>capt</w:t>
      </w:r>
      <w:r w:rsidR="5BCBE0D1">
        <w:t xml:space="preserve">ivating passersby </w:t>
      </w:r>
      <w:r w:rsidR="408F2A0B">
        <w:t xml:space="preserve">above the </w:t>
      </w:r>
      <w:r w:rsidRPr="4198D5AC" w:rsidR="408F2A0B">
        <w:rPr>
          <w:i/>
          <w:iCs/>
        </w:rPr>
        <w:t>Shinjuku train station</w:t>
      </w:r>
      <w:r w:rsidR="408F2A0B">
        <w:t xml:space="preserve"> in Tokyo</w:t>
      </w:r>
      <w:r w:rsidR="6C08CA6C">
        <w:t>,</w:t>
      </w:r>
      <w:r w:rsidR="357AB5F3">
        <w:t xml:space="preserve"> not only </w:t>
      </w:r>
      <w:r w:rsidR="6CEED509">
        <w:t>because of</w:t>
      </w:r>
      <w:r w:rsidR="357AB5F3">
        <w:t xml:space="preserve"> its cuteness but also </w:t>
      </w:r>
      <w:r w:rsidR="129B1EDE">
        <w:t>thanks to</w:t>
      </w:r>
      <w:r w:rsidR="357AB5F3">
        <w:t xml:space="preserve"> the </w:t>
      </w:r>
      <w:r w:rsidR="1400DDD7">
        <w:t xml:space="preserve">anamorphic </w:t>
      </w:r>
      <w:r w:rsidR="357AB5F3">
        <w:t xml:space="preserve">visual illusion </w:t>
      </w:r>
      <w:r w:rsidR="31670B53">
        <w:t xml:space="preserve">of depth. The </w:t>
      </w:r>
      <w:r w:rsidR="65B7A7F7">
        <w:t xml:space="preserve">calico </w:t>
      </w:r>
      <w:r w:rsidR="31670B53">
        <w:t xml:space="preserve">cat naps, stretches and plays in </w:t>
      </w:r>
      <w:r w:rsidR="06478F54">
        <w:t>a</w:t>
      </w:r>
      <w:r w:rsidR="1F6D9F54">
        <w:t xml:space="preserve"> way </w:t>
      </w:r>
      <w:r w:rsidR="31670B53">
        <w:t>which</w:t>
      </w:r>
      <w:r w:rsidR="0C0D41FD">
        <w:t xml:space="preserve">, thanks to </w:t>
      </w:r>
      <w:r w:rsidR="71090AB5">
        <w:t>the</w:t>
      </w:r>
      <w:r w:rsidR="0C0D41FD">
        <w:t xml:space="preserve"> </w:t>
      </w:r>
      <w:r w:rsidR="31670B53">
        <w:t xml:space="preserve">curved 4K </w:t>
      </w:r>
      <w:r w:rsidR="0FA1F863">
        <w:t xml:space="preserve">LED </w:t>
      </w:r>
      <w:r w:rsidR="31670B53">
        <w:t>screen</w:t>
      </w:r>
      <w:r w:rsidR="62192882">
        <w:t>,</w:t>
      </w:r>
      <w:r w:rsidR="2DDD8A36">
        <w:t xml:space="preserve"> </w:t>
      </w:r>
      <w:r w:rsidR="68162340">
        <w:t xml:space="preserve">makes </w:t>
      </w:r>
      <w:r w:rsidR="14365499">
        <w:t xml:space="preserve">it </w:t>
      </w:r>
      <w:r w:rsidR="4DB5A870">
        <w:t xml:space="preserve">appear to be stepping </w:t>
      </w:r>
      <w:r w:rsidR="0849BDA3">
        <w:t>out of</w:t>
      </w:r>
      <w:r w:rsidR="7673028F">
        <w:t xml:space="preserve"> </w:t>
      </w:r>
      <w:r w:rsidR="31670B53">
        <w:t xml:space="preserve">its </w:t>
      </w:r>
      <w:r w:rsidR="771D5915">
        <w:t>digital home</w:t>
      </w:r>
      <w:ins w:author="Levstek, Marusa" w:date="2026-09-25T16:44:00Z" w16du:dateUtc="2026-09-25T16:44:53Z" w:id="322">
        <w:r w:rsidR="193F0DD7">
          <w:t>.</w:t>
        </w:r>
      </w:ins>
      <w:sdt>
        <w:sdtPr>
          <w:rPr>
            <w:rFonts w:ascii="Aptos" w:hAnsi="Aptos"/>
            <w:color w:val="000000" w:themeColor="text1"/>
            <w:vertAlign w:val="superscript"/>
          </w:rPr>
          <w:tag w:val="MENDELEY_CITATION_v3_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"/>
          <w:id w:val="1804728050"/>
          <w:placeholder>
            <w:docPart w:val="DefaultPlaceholder_-1854013440"/>
          </w:placeholder>
        </w:sdtPr>
        <w:sdtContent>
          <w:r w:rsidRPr="00517457" w:rsidR="00517457">
            <w:rPr>
              <w:rFonts w:ascii="Aptos" w:hAnsi="Aptos" w:eastAsia="Aptos" w:cs="Aptos"/>
              <w:color w:val="000000"/>
              <w:vertAlign w:val="superscript"/>
            </w:rPr>
            <w:t>84</w:t>
          </w:r>
        </w:sdtContent>
      </w:sdt>
      <w:del w:author="Levstek, Marusa" w:date="2026-09-25T16:44:00Z" w16du:dateUtc="2026-09-25T16:44:50Z" w:id="323">
        <w:r w:rsidRPr="4198D5AC" w:rsidDel="3DBE5044">
          <w:rPr>
            <w:rFonts w:ascii="Aptos" w:hAnsi="Aptos"/>
            <w:color w:val="000000" w:themeColor="text1"/>
          </w:rPr>
          <w:delText>.</w:delText>
        </w:r>
      </w:del>
    </w:p>
    <w:p w:rsidRPr="00D0338D" w:rsidR="00C15BD4" w:rsidP="006D66B9" w:rsidRDefault="2568E0BE" w14:paraId="35765548" w14:textId="42A6A387">
      <w:pPr>
        <w:pStyle w:val="Heading2"/>
      </w:pPr>
      <w:bookmarkStart w:name="_Toc192351278" w:id="324"/>
      <w:r w:rsidRPr="00261DF8">
        <w:t>Pract</w:t>
      </w:r>
      <w:r w:rsidRPr="00261DF8" w:rsidR="2DC35C52">
        <w:t>ical insights</w:t>
      </w:r>
      <w:bookmarkEnd w:id="324"/>
    </w:p>
    <w:p w:rsidRPr="00D0338D" w:rsidR="00967F98" w:rsidP="1898712A" w:rsidRDefault="3C972412" w14:paraId="3487F136" w14:textId="5591C870">
      <w:pPr>
        <w:pStyle w:val="Heading3"/>
      </w:pPr>
      <w:bookmarkStart w:name="_Toc1514834618" w:id="325"/>
      <w:r>
        <w:t>Flicker</w:t>
      </w:r>
      <w:bookmarkEnd w:id="325"/>
    </w:p>
    <w:p w:rsidRPr="00D0338D" w:rsidR="00967F98" w:rsidP="1898712A" w:rsidRDefault="770EFEB1" w14:paraId="5344FA1B" w14:textId="697DC660">
      <w:pPr>
        <w:spacing w:line="259" w:lineRule="auto"/>
        <w:rPr>
          <w:rFonts w:ascii="Aptos" w:hAnsi="Aptos" w:eastAsia="Aptos" w:cs="Aptos"/>
          <w:color w:val="000000" w:themeColor="text1"/>
        </w:rPr>
      </w:pPr>
      <w:r w:rsidRPr="6E405759">
        <w:rPr>
          <w:rFonts w:ascii="Aptos" w:hAnsi="Aptos" w:eastAsia="Aptos" w:cs="Aptos"/>
        </w:rPr>
        <w:t xml:space="preserve">Perceived </w:t>
      </w:r>
      <w:r w:rsidRPr="6E405759" w:rsidR="353914FA">
        <w:rPr>
          <w:rFonts w:ascii="Aptos" w:hAnsi="Aptos" w:eastAsia="Aptos" w:cs="Aptos"/>
          <w:i/>
          <w:iCs/>
        </w:rPr>
        <w:t>f</w:t>
      </w:r>
      <w:r w:rsidRPr="6E405759" w:rsidR="1F7569EC">
        <w:rPr>
          <w:rFonts w:ascii="Aptos" w:hAnsi="Aptos" w:eastAsia="Aptos" w:cs="Aptos"/>
          <w:i/>
          <w:iCs/>
        </w:rPr>
        <w:t>licker</w:t>
      </w:r>
      <w:r w:rsidRPr="6E405759" w:rsidR="14F3D030">
        <w:rPr>
          <w:rFonts w:ascii="Aptos" w:hAnsi="Aptos" w:eastAsia="Aptos" w:cs="Aptos"/>
        </w:rPr>
        <w:t xml:space="preserve"> </w:t>
      </w:r>
      <w:r w:rsidRPr="6E405759" w:rsidR="5259AD82">
        <w:rPr>
          <w:rFonts w:ascii="Aptos" w:hAnsi="Aptos" w:eastAsia="Aptos" w:cs="Aptos"/>
        </w:rPr>
        <w:t>in</w:t>
      </w:r>
      <w:r w:rsidRPr="6E405759" w:rsidR="5EAEFDA7">
        <w:rPr>
          <w:rFonts w:ascii="Aptos" w:hAnsi="Aptos" w:eastAsia="Aptos" w:cs="Aptos"/>
        </w:rPr>
        <w:t xml:space="preserve"> visual </w:t>
      </w:r>
      <w:r w:rsidRPr="6E405759" w:rsidR="5CF14A19">
        <w:rPr>
          <w:rFonts w:ascii="Aptos" w:hAnsi="Aptos" w:eastAsia="Aptos" w:cs="Aptos"/>
        </w:rPr>
        <w:t xml:space="preserve">displays </w:t>
      </w:r>
      <w:r w:rsidRPr="6E405759" w:rsidR="5EAEFDA7">
        <w:rPr>
          <w:rFonts w:ascii="Aptos" w:hAnsi="Aptos" w:eastAsia="Aptos" w:cs="Aptos"/>
        </w:rPr>
        <w:t>can be uncomfortable for viewers</w:t>
      </w:r>
      <w:r w:rsidRPr="6E405759" w:rsidR="4C8EB818">
        <w:rPr>
          <w:rFonts w:ascii="Aptos" w:hAnsi="Aptos" w:eastAsia="Aptos" w:cs="Aptos"/>
        </w:rPr>
        <w:t>. It</w:t>
      </w:r>
      <w:r w:rsidRPr="6E405759" w:rsidR="585AFFF3">
        <w:rPr>
          <w:rFonts w:ascii="Aptos" w:hAnsi="Aptos" w:eastAsia="Aptos" w:cs="Aptos"/>
        </w:rPr>
        <w:t xml:space="preserve"> can </w:t>
      </w:r>
      <w:r w:rsidRPr="6E405759" w:rsidR="15309AC6">
        <w:rPr>
          <w:rFonts w:ascii="Aptos" w:hAnsi="Aptos" w:eastAsia="Aptos" w:cs="Aptos"/>
        </w:rPr>
        <w:t xml:space="preserve">also </w:t>
      </w:r>
      <w:r w:rsidRPr="6E405759" w:rsidR="585AFFF3">
        <w:rPr>
          <w:rFonts w:ascii="Aptos" w:hAnsi="Aptos" w:eastAsia="Aptos" w:cs="Aptos"/>
        </w:rPr>
        <w:t>reduce</w:t>
      </w:r>
      <w:r w:rsidRPr="6E405759" w:rsidR="5EAEFDA7">
        <w:rPr>
          <w:rFonts w:ascii="Aptos" w:hAnsi="Aptos" w:eastAsia="Aptos" w:cs="Aptos"/>
        </w:rPr>
        <w:t xml:space="preserve"> </w:t>
      </w:r>
      <w:r w:rsidRPr="6E405759" w:rsidR="471B1DDD">
        <w:rPr>
          <w:rFonts w:ascii="Aptos" w:hAnsi="Aptos" w:eastAsia="Aptos" w:cs="Aptos"/>
        </w:rPr>
        <w:t xml:space="preserve">the sense of </w:t>
      </w:r>
      <w:r w:rsidRPr="6E405759" w:rsidR="5EAEFDA7">
        <w:rPr>
          <w:rFonts w:ascii="Aptos" w:hAnsi="Aptos" w:eastAsia="Aptos" w:cs="Aptos"/>
        </w:rPr>
        <w:t>realism and</w:t>
      </w:r>
      <w:r w:rsidRPr="6E405759" w:rsidR="3789ECB6">
        <w:rPr>
          <w:rFonts w:ascii="Aptos" w:hAnsi="Aptos" w:eastAsia="Aptos" w:cs="Aptos"/>
        </w:rPr>
        <w:t>,</w:t>
      </w:r>
      <w:r w:rsidRPr="6E405759" w:rsidR="5EAEFDA7">
        <w:rPr>
          <w:rFonts w:ascii="Aptos" w:hAnsi="Aptos" w:eastAsia="Aptos" w:cs="Aptos"/>
        </w:rPr>
        <w:t xml:space="preserve"> therefore</w:t>
      </w:r>
      <w:r w:rsidRPr="6E405759" w:rsidR="74A75984">
        <w:rPr>
          <w:rFonts w:ascii="Aptos" w:hAnsi="Aptos" w:eastAsia="Aptos" w:cs="Aptos"/>
        </w:rPr>
        <w:t>,</w:t>
      </w:r>
      <w:r w:rsidRPr="6E405759" w:rsidR="5EAEFDA7">
        <w:rPr>
          <w:rFonts w:ascii="Aptos" w:hAnsi="Aptos" w:eastAsia="Aptos" w:cs="Aptos"/>
        </w:rPr>
        <w:t xml:space="preserve"> immersion in virtual environments.</w:t>
      </w:r>
      <w:r w:rsidR="5EAEFDA7">
        <w:t xml:space="preserve"> </w:t>
      </w:r>
      <w:ins w:author="Woods, Andy" w:date="2026-08-24T10:53:00Z" w16du:dateUtc="2026-08-24T09:53:00Z" w:id="326">
        <w:r w:rsidR="00A275BF">
          <w:t>Typically</w:t>
        </w:r>
      </w:ins>
      <w:ins w:author="Woods, Andy" w:date="2026-08-24T10:50:00Z" w16du:dateUtc="2026-08-24T09:50:00Z" w:id="327">
        <w:r w:rsidRPr="00D91FF9" w:rsidR="00D91FF9">
          <w:t xml:space="preserve">, people stop perceiving flicker at roughly 50–90 Hz, though sensitivity is higher for bright, large or </w:t>
        </w:r>
      </w:ins>
      <w:ins w:author="Woods, Andy" w:date="2026-08-24T12:01:00Z" w16du:dateUtc="2026-08-24T11:01:00Z" w:id="328">
        <w:r w:rsidR="00BC4F29">
          <w:t>peripherally viewed</w:t>
        </w:r>
      </w:ins>
      <w:ins w:author="Woods, Andy" w:date="2026-08-24T10:52:00Z" w16du:dateUtc="2026-08-24T09:52:00Z" w:id="329">
        <w:r w:rsidR="00A275BF">
          <w:t xml:space="preserve"> </w:t>
        </w:r>
      </w:ins>
      <w:ins w:author="Woods, Andy" w:date="2026-08-24T10:53:00Z" w16du:dateUtc="2026-08-24T09:53:00Z" w:id="330">
        <w:r w:rsidR="0088662E">
          <w:t>object</w:t>
        </w:r>
        <w:r w:rsidR="00FD7093">
          <w:t>s</w:t>
        </w:r>
      </w:ins>
      <w:r w:rsidR="00A275BF">
        <w:t>.</w:t>
      </w:r>
      <w:sdt>
        <w:sdtPr>
          <w:rPr>
            <w:rFonts w:ascii="Aptos" w:hAnsi="Aptos"/>
            <w:color w:val="000000"/>
            <w:vertAlign w:val="superscript"/>
          </w:rPr>
          <w:tag w:val="MENDELEY_CITATION_v3_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"/>
          <w:id w:val="-510370606"/>
          <w:placeholder>
            <w:docPart w:val="DefaultPlaceholder_-1854013440"/>
          </w:placeholder>
        </w:sdtPr>
        <w:sdtContent>
          <w:r w:rsidRPr="00517457" w:rsidR="00517457">
            <w:rPr>
              <w:rFonts w:ascii="Aptos" w:hAnsi="Aptos"/>
              <w:color w:val="000000"/>
              <w:vertAlign w:val="superscript"/>
            </w:rPr>
            <w:t>85</w:t>
          </w:r>
        </w:sdtContent>
      </w:sdt>
      <w:ins w:author="Woods, Andy" w:date="2026-08-24T10:52:00Z" w16du:dateUtc="2026-08-24T09:52:00Z" w:id="331">
        <w:r w:rsidR="00A275BF">
          <w:t xml:space="preserve"> Note though</w:t>
        </w:r>
      </w:ins>
      <w:r w:rsidR="00A275BF">
        <w:t xml:space="preserve"> that </w:t>
      </w:r>
      <w:ins w:author="Woods, Andy" w:date="2026-08-24T10:50:00Z" w16du:dateUtc="2026-08-24T09:50:00Z" w:id="332">
        <w:r w:rsidRPr="00D91FF9" w:rsidR="00D91FF9">
          <w:t>flicker artefacts on displays can remain visible at far higher rates during eye movements, which is one reason VR headsets refresh at 90–120 Hz.</w:t>
        </w:r>
      </w:ins>
      <w:sdt>
        <w:sdtPr>
          <w:rPr>
            <w:rFonts w:ascii="Aptos" w:hAnsi="Aptos"/>
            <w:color w:val="000000"/>
            <w:vertAlign w:val="superscript"/>
          </w:rPr>
          <w:tag w:val="MENDELEY_CITATION_v3_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"/>
          <w:id w:val="-841628298"/>
          <w:placeholder>
            <w:docPart w:val="DefaultPlaceholder_-1854013440"/>
          </w:placeholder>
        </w:sdtPr>
        <w:sdtContent>
          <w:r w:rsidRPr="00517457" w:rsidR="00517457">
            <w:rPr>
              <w:rFonts w:ascii="Aptos" w:hAnsi="Aptos"/>
              <w:color w:val="000000"/>
              <w:vertAlign w:val="superscript"/>
            </w:rPr>
            <w:t>86</w:t>
          </w:r>
        </w:sdtContent>
      </w:sdt>
      <w:del w:author="Woods, Andy" w:date="2026-08-24T10:50:00Z" w16du:dateUtc="2026-08-24T09:50:00Z" w:id="333">
        <w:r w:rsidDel="00D91FF9" w:rsidR="4F2682EF">
          <w:delText xml:space="preserve">People can </w:delText>
        </w:r>
        <w:r w:rsidDel="00D91FF9" w:rsidR="2457E2AE">
          <w:delText>typically</w:delText>
        </w:r>
        <w:r w:rsidDel="00D91FF9" w:rsidR="1FC872F8">
          <w:delText xml:space="preserve"> </w:delText>
        </w:r>
        <w:r w:rsidDel="00D91FF9" w:rsidR="4F2682EF">
          <w:delText>detect</w:delText>
        </w:r>
        <w:r w:rsidDel="00D91FF9" w:rsidR="02687D01">
          <w:delText xml:space="preserve"> flick</w:delText>
        </w:r>
        <w:r w:rsidDel="00D91FF9" w:rsidR="1AA0BC4B">
          <w:delText>er</w:delText>
        </w:r>
        <w:r w:rsidDel="00D91FF9" w:rsidR="4F2682EF">
          <w:delText xml:space="preserve"> </w:delText>
        </w:r>
        <w:r w:rsidDel="00D91FF9" w:rsidR="6A4BDC91">
          <w:delText xml:space="preserve">at frequencies </w:delText>
        </w:r>
        <w:r w:rsidDel="00D91FF9" w:rsidR="4F2682EF">
          <w:delText xml:space="preserve">up to </w:delText>
        </w:r>
        <w:r w:rsidDel="00D91FF9" w:rsidR="79057259">
          <w:delText xml:space="preserve">around </w:delText>
        </w:r>
        <w:r w:rsidDel="00D91FF9" w:rsidR="4F2682EF">
          <w:delText>60</w:delText>
        </w:r>
        <w:r w:rsidDel="00D91FF9" w:rsidR="6C6DA10E">
          <w:delText>-77</w:delText>
        </w:r>
        <w:r w:rsidDel="00D91FF9" w:rsidR="4F2682EF">
          <w:delText xml:space="preserve"> Hz</w:delText>
        </w:r>
        <w:r w:rsidDel="00D91FF9" w:rsidR="20B49FDD">
          <w:delText>.</w:delText>
        </w:r>
      </w:del>
    </w:p>
    <w:p w:rsidR="002D0B05" w:rsidP="1898712A" w:rsidRDefault="5B0CC5F1" w14:paraId="5DADAF84" w14:textId="3CA40358">
      <w:pPr>
        <w:pStyle w:val="Heading3"/>
      </w:pPr>
      <w:bookmarkStart w:name="_Toc697889494" w:id="334"/>
      <w:r>
        <w:t xml:space="preserve">Light and </w:t>
      </w:r>
      <w:r w:rsidR="6A180EB9">
        <w:t>d</w:t>
      </w:r>
      <w:r>
        <w:t>ark adaptation</w:t>
      </w:r>
      <w:bookmarkEnd w:id="334"/>
    </w:p>
    <w:p w:rsidR="00967F98" w:rsidP="1898712A" w:rsidRDefault="5CB0B09F" w14:paraId="45D01838" w14:textId="1D08525A">
      <w:r w:rsidRPr="6A31513F">
        <w:rPr>
          <w:rFonts w:ascii="Aptos" w:hAnsi="Aptos" w:eastAsia="Aptos" w:cs="Aptos"/>
        </w:rPr>
        <w:t>Our eyes adapt to the dark over time, with most adjustment happening in the first 5</w:t>
      </w:r>
      <w:r w:rsidRPr="6A31513F" w:rsidR="343A31C5">
        <w:rPr>
          <w:rFonts w:ascii="Aptos" w:hAnsi="Aptos" w:eastAsia="Aptos" w:cs="Aptos"/>
        </w:rPr>
        <w:t xml:space="preserve"> </w:t>
      </w:r>
      <w:r w:rsidRPr="5C13A47C" w:rsidR="343A31C5">
        <w:rPr>
          <w:rFonts w:ascii="Aptos" w:hAnsi="Aptos" w:eastAsia="Aptos" w:cs="Aptos"/>
        </w:rPr>
        <w:t>to</w:t>
      </w:r>
      <w:r w:rsidRPr="5C13A47C" w:rsidR="5FAA545B">
        <w:rPr>
          <w:rFonts w:ascii="Aptos" w:hAnsi="Aptos" w:eastAsia="Aptos" w:cs="Aptos"/>
        </w:rPr>
        <w:t xml:space="preserve"> </w:t>
      </w:r>
      <w:r w:rsidRPr="5C13A47C">
        <w:rPr>
          <w:rFonts w:ascii="Aptos" w:hAnsi="Aptos" w:eastAsia="Aptos" w:cs="Aptos"/>
        </w:rPr>
        <w:t>10</w:t>
      </w:r>
      <w:r w:rsidRPr="6A31513F">
        <w:rPr>
          <w:rFonts w:ascii="Aptos" w:hAnsi="Aptos" w:eastAsia="Aptos" w:cs="Aptos"/>
        </w:rPr>
        <w:t xml:space="preserve"> minutes, </w:t>
      </w:r>
      <w:r w:rsidRPr="6A31513F" w:rsidR="521189D6">
        <w:rPr>
          <w:rFonts w:ascii="Aptos" w:hAnsi="Aptos" w:eastAsia="Aptos" w:cs="Aptos"/>
        </w:rPr>
        <w:t xml:space="preserve">and </w:t>
      </w:r>
      <w:r w:rsidRPr="6A31513F">
        <w:rPr>
          <w:rFonts w:ascii="Aptos" w:hAnsi="Aptos" w:eastAsia="Aptos" w:cs="Aptos"/>
        </w:rPr>
        <w:t xml:space="preserve">full adaptation </w:t>
      </w:r>
      <w:r w:rsidRPr="5C13A47C" w:rsidR="282E5B96">
        <w:rPr>
          <w:rFonts w:ascii="Aptos" w:hAnsi="Aptos" w:eastAsia="Aptos" w:cs="Aptos"/>
        </w:rPr>
        <w:t>tak</w:t>
      </w:r>
      <w:r w:rsidRPr="5C13A47C" w:rsidR="605D4F9D">
        <w:rPr>
          <w:rFonts w:ascii="Aptos" w:hAnsi="Aptos" w:eastAsia="Aptos" w:cs="Aptos"/>
        </w:rPr>
        <w:t>ing</w:t>
      </w:r>
      <w:r w:rsidRPr="6A31513F">
        <w:rPr>
          <w:rFonts w:ascii="Aptos" w:hAnsi="Aptos" w:eastAsia="Aptos" w:cs="Aptos"/>
        </w:rPr>
        <w:t xml:space="preserve"> up to 30 minutes. As our eyes adapt, we see less colo</w:t>
      </w:r>
      <w:r w:rsidRPr="6A31513F" w:rsidR="2D56440E">
        <w:rPr>
          <w:rFonts w:ascii="Aptos" w:hAnsi="Aptos" w:eastAsia="Aptos" w:cs="Aptos"/>
        </w:rPr>
        <w:t>u</w:t>
      </w:r>
      <w:r w:rsidRPr="6A31513F">
        <w:rPr>
          <w:rFonts w:ascii="Aptos" w:hAnsi="Aptos" w:eastAsia="Aptos" w:cs="Aptos"/>
        </w:rPr>
        <w:t xml:space="preserve">r and rely more on differences in brightness and contrast. </w:t>
      </w:r>
      <w:r w:rsidRPr="6A31513F" w:rsidR="08366EA9">
        <w:rPr>
          <w:rFonts w:ascii="Aptos" w:hAnsi="Aptos" w:eastAsia="Aptos" w:cs="Aptos"/>
        </w:rPr>
        <w:t>Slightly higher light levels or careful lighting can preserve some colour without sacrificing the immersive feel of darkness.</w:t>
      </w:r>
    </w:p>
    <w:p w:rsidR="5687C833" w:rsidP="71CB20EA" w:rsidRDefault="5687C833" w14:paraId="32DC4BF3" w14:textId="0F090B18">
      <w:pPr>
        <w:pStyle w:val="Heading3"/>
      </w:pPr>
      <w:bookmarkStart w:name="_Toc309562817" w:id="335"/>
      <w:r>
        <w:t>Visual illusions</w:t>
      </w:r>
      <w:bookmarkEnd w:id="335"/>
    </w:p>
    <w:p w:rsidR="0066671A" w:rsidP="71CB20EA" w:rsidRDefault="00FF3D41" w14:paraId="16406C2F" w14:textId="0A8261A8">
      <w:pPr>
        <w:spacing w:after="0"/>
        <w:rPr>
          <w:rFonts w:ascii="Aptos" w:hAnsi="Aptos" w:eastAsia="Aptos" w:cs="Aptos"/>
        </w:rPr>
      </w:pPr>
      <w:r w:rsidRPr="6A31513F">
        <w:rPr>
          <w:rFonts w:ascii="Aptos" w:hAnsi="Aptos" w:eastAsia="Aptos" w:cs="Aptos"/>
        </w:rPr>
        <w:t>O</w:t>
      </w:r>
      <w:r w:rsidRPr="6A31513F" w:rsidR="5687C833">
        <w:rPr>
          <w:rFonts w:ascii="Aptos" w:hAnsi="Aptos" w:eastAsia="Aptos" w:cs="Aptos"/>
        </w:rPr>
        <w:t>ur visual system can be tricked by a range of illusions, some of which offer interesting creative opportunities</w:t>
      </w:r>
      <w:r w:rsidRPr="6A31513F" w:rsidR="0095024E">
        <w:rPr>
          <w:rFonts w:ascii="Aptos" w:hAnsi="Aptos" w:eastAsia="Aptos" w:cs="Aptos"/>
        </w:rPr>
        <w:t>.</w:t>
      </w:r>
    </w:p>
    <w:p w:rsidR="00E21A5D" w:rsidP="71CB20EA" w:rsidRDefault="00E21A5D" w14:paraId="611A06A8" w14:textId="77777777">
      <w:pPr>
        <w:spacing w:after="0"/>
        <w:rPr>
          <w:rFonts w:ascii="Aptos" w:hAnsi="Aptos" w:eastAsia="Aptos" w:cs="Aptos"/>
        </w:rPr>
      </w:pPr>
    </w:p>
    <w:p w:rsidR="0066671A" w:rsidP="00F6457C" w:rsidRDefault="00630E8C" w14:paraId="695F74DE" w14:textId="482B590D">
      <w:pPr>
        <w:pStyle w:val="ListParagraph"/>
        <w:numPr>
          <w:ilvl w:val="0"/>
          <w:numId w:val="7"/>
        </w:numPr>
        <w:spacing w:after="0"/>
        <w:rPr>
          <w:rFonts w:ascii="Aptos" w:hAnsi="Aptos" w:eastAsia="Aptos" w:cs="Aptos"/>
        </w:rPr>
      </w:pPr>
      <w:r w:rsidRPr="5C13A47C">
        <w:rPr>
          <w:rFonts w:ascii="Aptos" w:hAnsi="Aptos" w:eastAsia="Aptos" w:cs="Aptos"/>
          <w:i/>
        </w:rPr>
        <w:t>Forced perspective</w:t>
      </w:r>
      <w:r w:rsidRPr="6A31513F" w:rsidR="25672895">
        <w:rPr>
          <w:rFonts w:ascii="Aptos" w:hAnsi="Aptos" w:eastAsia="Aptos" w:cs="Aptos"/>
        </w:rPr>
        <w:t>:</w:t>
      </w:r>
      <w:r w:rsidRPr="6A31513F" w:rsidR="00E21A5D">
        <w:rPr>
          <w:rFonts w:ascii="Aptos" w:hAnsi="Aptos" w:eastAsia="Aptos" w:cs="Aptos"/>
        </w:rPr>
        <w:t xml:space="preserve"> </w:t>
      </w:r>
      <w:r w:rsidR="5EEA2D3A">
        <w:t xml:space="preserve">Our brains interpret </w:t>
      </w:r>
      <w:r w:rsidR="5D171383">
        <w:t xml:space="preserve">visual </w:t>
      </w:r>
      <w:r w:rsidR="5EEA2D3A">
        <w:t xml:space="preserve">size </w:t>
      </w:r>
      <w:r w:rsidR="2DD7AC83">
        <w:t xml:space="preserve">and distance </w:t>
      </w:r>
      <w:r w:rsidR="5EEA2D3A">
        <w:t xml:space="preserve">based on context. For example, we </w:t>
      </w:r>
      <w:r w:rsidR="11D314DC">
        <w:t>know from experience that</w:t>
      </w:r>
      <w:r w:rsidR="5EEA2D3A">
        <w:t xml:space="preserve"> objects at a distance appear smaller. </w:t>
      </w:r>
      <w:r w:rsidRPr="6A31513F" w:rsidR="5EEA2D3A">
        <w:rPr>
          <w:rFonts w:ascii="Aptos" w:hAnsi="Aptos" w:eastAsia="Aptos" w:cs="Aptos"/>
        </w:rPr>
        <w:t xml:space="preserve">The forced perspective illusion </w:t>
      </w:r>
      <w:r w:rsidRPr="6A31513F" w:rsidR="38FC1278">
        <w:rPr>
          <w:rFonts w:ascii="Aptos" w:hAnsi="Aptos" w:eastAsia="Aptos" w:cs="Aptos"/>
        </w:rPr>
        <w:t>tricks</w:t>
      </w:r>
      <w:r w:rsidRPr="6A31513F" w:rsidR="4456BF17">
        <w:rPr>
          <w:rFonts w:ascii="Aptos" w:hAnsi="Aptos" w:eastAsia="Aptos" w:cs="Aptos"/>
        </w:rPr>
        <w:t xml:space="preserve"> </w:t>
      </w:r>
      <w:r w:rsidRPr="6A31513F" w:rsidR="5EEA2D3A">
        <w:rPr>
          <w:rFonts w:ascii="Aptos" w:hAnsi="Aptos" w:eastAsia="Aptos" w:cs="Aptos"/>
        </w:rPr>
        <w:t xml:space="preserve">this aspect of visual perception through the strategic placement of objects and the </w:t>
      </w:r>
      <w:r w:rsidRPr="6A31513F" w:rsidR="6B515BC3">
        <w:rPr>
          <w:rFonts w:ascii="Aptos" w:hAnsi="Aptos" w:eastAsia="Aptos" w:cs="Aptos"/>
        </w:rPr>
        <w:t>viewing</w:t>
      </w:r>
      <w:r w:rsidRPr="6A31513F" w:rsidR="5EEA2D3A">
        <w:rPr>
          <w:rFonts w:ascii="Aptos" w:hAnsi="Aptos" w:eastAsia="Aptos" w:cs="Aptos"/>
        </w:rPr>
        <w:t xml:space="preserve"> angle to make items appear larger</w:t>
      </w:r>
      <w:r w:rsidRPr="6A31513F" w:rsidR="0EBD1816">
        <w:rPr>
          <w:rFonts w:ascii="Aptos" w:hAnsi="Aptos" w:eastAsia="Aptos" w:cs="Aptos"/>
        </w:rPr>
        <w:t xml:space="preserve"> or </w:t>
      </w:r>
      <w:r w:rsidRPr="6A31513F" w:rsidR="5EEA2D3A">
        <w:rPr>
          <w:rFonts w:ascii="Aptos" w:hAnsi="Aptos" w:eastAsia="Aptos" w:cs="Aptos"/>
        </w:rPr>
        <w:t>smaller</w:t>
      </w:r>
      <w:r w:rsidRPr="6A31513F" w:rsidR="7FF296BF">
        <w:rPr>
          <w:rFonts w:ascii="Aptos" w:hAnsi="Aptos" w:eastAsia="Aptos" w:cs="Aptos"/>
        </w:rPr>
        <w:t xml:space="preserve">, </w:t>
      </w:r>
      <w:r w:rsidRPr="6A31513F" w:rsidR="0AC1E112">
        <w:rPr>
          <w:rFonts w:ascii="Aptos" w:hAnsi="Aptos" w:eastAsia="Aptos" w:cs="Aptos"/>
        </w:rPr>
        <w:t>or at different distances</w:t>
      </w:r>
      <w:r w:rsidRPr="6A31513F" w:rsidR="2922053E">
        <w:rPr>
          <w:rFonts w:ascii="Aptos" w:hAnsi="Aptos" w:eastAsia="Aptos" w:cs="Aptos"/>
        </w:rPr>
        <w:t xml:space="preserve">, </w:t>
      </w:r>
      <w:r w:rsidRPr="6A31513F" w:rsidR="5EEA2D3A">
        <w:rPr>
          <w:rFonts w:ascii="Aptos" w:hAnsi="Aptos" w:eastAsia="Aptos" w:cs="Aptos"/>
        </w:rPr>
        <w:t>than they actually are.</w:t>
      </w:r>
      <w:r w:rsidRPr="6A31513F" w:rsidR="797474EA">
        <w:rPr>
          <w:rFonts w:ascii="Aptos" w:hAnsi="Aptos" w:eastAsia="Aptos" w:cs="Aptos"/>
        </w:rPr>
        <w:t xml:space="preserve"> </w:t>
      </w:r>
      <w:r w:rsidR="03FEADC6">
        <w:t>I</w:t>
      </w:r>
      <w:r w:rsidRPr="6A31513F" w:rsidR="00E21A5D">
        <w:rPr>
          <w:rFonts w:ascii="Aptos" w:hAnsi="Aptos" w:eastAsia="Aptos" w:cs="Aptos"/>
        </w:rPr>
        <w:t xml:space="preserve">n </w:t>
      </w:r>
      <w:r w:rsidRPr="6A31513F" w:rsidR="00E21A5D">
        <w:rPr>
          <w:rFonts w:ascii="Aptos" w:hAnsi="Aptos" w:eastAsia="Aptos" w:cs="Aptos"/>
          <w:b/>
          <w:bCs/>
          <w:i/>
          <w:iCs/>
        </w:rPr>
        <w:t>The Lord of the Rings</w:t>
      </w:r>
      <w:r w:rsidRPr="6A31513F" w:rsidR="06D54E53">
        <w:rPr>
          <w:rFonts w:ascii="Aptos" w:hAnsi="Aptos" w:eastAsia="Aptos" w:cs="Aptos"/>
          <w:i/>
          <w:iCs/>
        </w:rPr>
        <w:t xml:space="preserve"> </w:t>
      </w:r>
      <w:r w:rsidRPr="6A31513F" w:rsidR="06D54E53">
        <w:rPr>
          <w:rFonts w:ascii="Aptos" w:hAnsi="Aptos" w:eastAsia="Aptos" w:cs="Aptos"/>
        </w:rPr>
        <w:t>films</w:t>
      </w:r>
      <w:r w:rsidRPr="6A31513F" w:rsidR="00430F23">
        <w:rPr>
          <w:rFonts w:ascii="Aptos" w:hAnsi="Aptos" w:eastAsia="Aptos" w:cs="Aptos"/>
        </w:rPr>
        <w:t>,</w:t>
      </w:r>
      <w:r w:rsidRPr="6A31513F" w:rsidR="00E21A5D">
        <w:rPr>
          <w:rFonts w:ascii="Aptos" w:hAnsi="Aptos" w:eastAsia="Aptos" w:cs="Aptos"/>
        </w:rPr>
        <w:t xml:space="preserve"> </w:t>
      </w:r>
      <w:r w:rsidRPr="6A31513F" w:rsidR="7A90C8BE">
        <w:rPr>
          <w:rFonts w:ascii="Aptos" w:hAnsi="Aptos" w:eastAsia="Aptos" w:cs="Aptos"/>
        </w:rPr>
        <w:t xml:space="preserve">director </w:t>
      </w:r>
      <w:r w:rsidRPr="5C13A47C" w:rsidR="00E21A5D">
        <w:rPr>
          <w:rFonts w:ascii="Aptos" w:hAnsi="Aptos" w:eastAsia="Aptos" w:cs="Aptos"/>
          <w:i/>
        </w:rPr>
        <w:t>Peter Jackson</w:t>
      </w:r>
      <w:r w:rsidRPr="6A31513F" w:rsidR="00E21A5D">
        <w:rPr>
          <w:rFonts w:ascii="Aptos" w:hAnsi="Aptos" w:eastAsia="Aptos" w:cs="Aptos"/>
        </w:rPr>
        <w:t xml:space="preserve"> offset actors in depth </w:t>
      </w:r>
      <w:r w:rsidR="001E3A13">
        <w:rPr>
          <w:rFonts w:ascii="Aptos" w:hAnsi="Aptos" w:eastAsia="Aptos" w:cs="Aptos"/>
        </w:rPr>
        <w:t>but</w:t>
      </w:r>
      <w:r w:rsidRPr="6A31513F" w:rsidR="00E21A5D">
        <w:rPr>
          <w:rFonts w:ascii="Aptos" w:hAnsi="Aptos" w:eastAsia="Aptos" w:cs="Aptos"/>
        </w:rPr>
        <w:t xml:space="preserve"> hid </w:t>
      </w:r>
      <w:r w:rsidRPr="6A31513F" w:rsidR="6BEF5B2B">
        <w:rPr>
          <w:rFonts w:ascii="Aptos" w:hAnsi="Aptos" w:eastAsia="Aptos" w:cs="Aptos"/>
        </w:rPr>
        <w:t>th</w:t>
      </w:r>
      <w:r w:rsidR="00F815B4">
        <w:rPr>
          <w:rFonts w:ascii="Aptos" w:hAnsi="Aptos" w:eastAsia="Aptos" w:cs="Aptos"/>
        </w:rPr>
        <w:t>is</w:t>
      </w:r>
      <w:r w:rsidRPr="6A31513F" w:rsidR="0A8C14AA">
        <w:rPr>
          <w:rFonts w:ascii="Aptos" w:hAnsi="Aptos" w:eastAsia="Aptos" w:cs="Aptos"/>
        </w:rPr>
        <w:t xml:space="preserve"> </w:t>
      </w:r>
      <w:r w:rsidR="00F815B4">
        <w:rPr>
          <w:rFonts w:ascii="Aptos" w:hAnsi="Aptos" w:eastAsia="Aptos" w:cs="Aptos"/>
        </w:rPr>
        <w:t>difference</w:t>
      </w:r>
      <w:r w:rsidRPr="6A31513F" w:rsidR="0A8C14AA">
        <w:rPr>
          <w:rFonts w:ascii="Aptos" w:hAnsi="Aptos" w:eastAsia="Aptos" w:cs="Aptos"/>
        </w:rPr>
        <w:t xml:space="preserve"> </w:t>
      </w:r>
      <w:r w:rsidRPr="6A31513F" w:rsidR="00E21A5D">
        <w:rPr>
          <w:rFonts w:ascii="Aptos" w:hAnsi="Aptos" w:eastAsia="Aptos" w:cs="Aptos"/>
        </w:rPr>
        <w:t xml:space="preserve">with </w:t>
      </w:r>
      <w:r w:rsidRPr="6A31513F" w:rsidR="76A15DDA">
        <w:rPr>
          <w:rFonts w:ascii="Aptos" w:hAnsi="Aptos" w:eastAsia="Aptos" w:cs="Aptos"/>
        </w:rPr>
        <w:t xml:space="preserve">carefully </w:t>
      </w:r>
      <w:r w:rsidRPr="6A31513F" w:rsidR="00E21A5D">
        <w:rPr>
          <w:rFonts w:ascii="Aptos" w:hAnsi="Aptos" w:eastAsia="Aptos" w:cs="Aptos"/>
        </w:rPr>
        <w:t>duplicate</w:t>
      </w:r>
      <w:r w:rsidRPr="6A31513F" w:rsidR="73C277B1">
        <w:rPr>
          <w:rFonts w:ascii="Aptos" w:hAnsi="Aptos" w:eastAsia="Aptos" w:cs="Aptos"/>
        </w:rPr>
        <w:t>d</w:t>
      </w:r>
      <w:r w:rsidRPr="6A31513F" w:rsidR="00E21A5D">
        <w:rPr>
          <w:rFonts w:ascii="Aptos" w:hAnsi="Aptos" w:eastAsia="Aptos" w:cs="Aptos"/>
        </w:rPr>
        <w:t xml:space="preserve"> props</w:t>
      </w:r>
      <w:r w:rsidRPr="6A31513F" w:rsidR="67414EDD">
        <w:rPr>
          <w:rFonts w:ascii="Aptos" w:hAnsi="Aptos" w:eastAsia="Aptos" w:cs="Aptos"/>
        </w:rPr>
        <w:t xml:space="preserve"> to make hobbits appear half-sized</w:t>
      </w:r>
      <w:r w:rsidRPr="6A31513F" w:rsidR="2FF01D4E">
        <w:rPr>
          <w:rFonts w:ascii="Aptos" w:hAnsi="Aptos" w:eastAsia="Aptos" w:cs="Aptos"/>
        </w:rPr>
        <w:t>.</w:t>
      </w:r>
      <w:r w:rsidRPr="6A31513F" w:rsidR="0C01CA9C">
        <w:rPr>
          <w:rFonts w:ascii="Aptos" w:hAnsi="Aptos" w:eastAsia="Aptos" w:cs="Aptos"/>
        </w:rPr>
        <w:t xml:space="preserve"> T</w:t>
      </w:r>
      <w:r w:rsidRPr="6A31513F" w:rsidR="260449C8">
        <w:rPr>
          <w:rFonts w:ascii="Aptos" w:hAnsi="Aptos" w:eastAsia="Aptos" w:cs="Aptos"/>
        </w:rPr>
        <w:t xml:space="preserve">he hobbit character would sit </w:t>
      </w:r>
      <w:r w:rsidRPr="6A31513F" w:rsidR="7F06C2C5">
        <w:rPr>
          <w:rFonts w:ascii="Aptos" w:hAnsi="Aptos" w:eastAsia="Aptos" w:cs="Aptos"/>
        </w:rPr>
        <w:t>further away from the camera than the non-hobbit</w:t>
      </w:r>
      <w:r w:rsidRPr="6A31513F" w:rsidR="00E21A5D">
        <w:rPr>
          <w:rFonts w:ascii="Aptos" w:hAnsi="Aptos" w:eastAsia="Aptos" w:cs="Aptos"/>
        </w:rPr>
        <w:t xml:space="preserve">, </w:t>
      </w:r>
      <w:r w:rsidRPr="6A31513F" w:rsidR="356FB1AA">
        <w:rPr>
          <w:rFonts w:ascii="Aptos" w:hAnsi="Aptos" w:eastAsia="Aptos" w:cs="Aptos"/>
        </w:rPr>
        <w:t xml:space="preserve">with props such as </w:t>
      </w:r>
      <w:r w:rsidRPr="6A31513F" w:rsidR="00E21A5D">
        <w:rPr>
          <w:rFonts w:ascii="Aptos" w:hAnsi="Aptos" w:eastAsia="Aptos" w:cs="Aptos"/>
        </w:rPr>
        <w:t>bench</w:t>
      </w:r>
      <w:r w:rsidRPr="6A31513F" w:rsidR="18D34452">
        <w:rPr>
          <w:rFonts w:ascii="Aptos" w:hAnsi="Aptos" w:eastAsia="Aptos" w:cs="Aptos"/>
        </w:rPr>
        <w:t>es</w:t>
      </w:r>
      <w:r w:rsidRPr="6A31513F" w:rsidR="00E21A5D">
        <w:rPr>
          <w:rFonts w:ascii="Aptos" w:hAnsi="Aptos" w:eastAsia="Aptos" w:cs="Aptos"/>
        </w:rPr>
        <w:t xml:space="preserve"> and table</w:t>
      </w:r>
      <w:r w:rsidRPr="6A31513F" w:rsidR="0B894AB1">
        <w:rPr>
          <w:rFonts w:ascii="Aptos" w:hAnsi="Aptos" w:eastAsia="Aptos" w:cs="Aptos"/>
        </w:rPr>
        <w:t>s</w:t>
      </w:r>
      <w:r w:rsidRPr="6A31513F" w:rsidR="00E21A5D">
        <w:rPr>
          <w:rFonts w:ascii="Aptos" w:hAnsi="Aptos" w:eastAsia="Aptos" w:cs="Aptos"/>
        </w:rPr>
        <w:t xml:space="preserve"> merg</w:t>
      </w:r>
      <w:r w:rsidRPr="6A31513F" w:rsidR="2EF92BB1">
        <w:rPr>
          <w:rFonts w:ascii="Aptos" w:hAnsi="Aptos" w:eastAsia="Aptos" w:cs="Aptos"/>
        </w:rPr>
        <w:t>ing</w:t>
      </w:r>
      <w:r w:rsidRPr="6A31513F" w:rsidR="00E21A5D">
        <w:rPr>
          <w:rFonts w:ascii="Aptos" w:hAnsi="Aptos" w:eastAsia="Aptos" w:cs="Aptos"/>
        </w:rPr>
        <w:t xml:space="preserve"> flawlessly in camera</w:t>
      </w:r>
      <w:r w:rsidRPr="6A31513F" w:rsidR="7C37BC21">
        <w:rPr>
          <w:rFonts w:ascii="Aptos" w:hAnsi="Aptos" w:eastAsia="Aptos" w:cs="Aptos"/>
        </w:rPr>
        <w:t xml:space="preserve"> to hide the cues that would normally help us notice these differences in depth. </w:t>
      </w:r>
      <w:r w:rsidRPr="6A31513F" w:rsidR="4ADF8001">
        <w:rPr>
          <w:rFonts w:ascii="Aptos" w:hAnsi="Aptos" w:eastAsia="Aptos" w:cs="Aptos"/>
        </w:rPr>
        <w:t>T</w:t>
      </w:r>
      <w:r w:rsidRPr="6A31513F" w:rsidR="56D52EFE">
        <w:rPr>
          <w:rFonts w:ascii="Aptos" w:hAnsi="Aptos" w:eastAsia="Aptos" w:cs="Aptos"/>
        </w:rPr>
        <w:t>his</w:t>
      </w:r>
      <w:r w:rsidRPr="6A31513F" w:rsidR="7C37BC21">
        <w:rPr>
          <w:rFonts w:ascii="Aptos" w:hAnsi="Aptos" w:eastAsia="Aptos" w:cs="Aptos"/>
        </w:rPr>
        <w:t xml:space="preserve"> way, </w:t>
      </w:r>
      <w:r w:rsidRPr="6A31513F" w:rsidR="0DBE2CF5">
        <w:rPr>
          <w:rFonts w:ascii="Aptos" w:hAnsi="Aptos" w:eastAsia="Aptos" w:cs="Aptos"/>
        </w:rPr>
        <w:t xml:space="preserve">the actors’ </w:t>
      </w:r>
      <w:r w:rsidRPr="6A31513F" w:rsidR="00E21A5D">
        <w:rPr>
          <w:rFonts w:ascii="Aptos" w:hAnsi="Aptos" w:eastAsia="Aptos" w:cs="Aptos"/>
        </w:rPr>
        <w:t xml:space="preserve">scale </w:t>
      </w:r>
      <w:r w:rsidRPr="6A31513F" w:rsidR="32E0FF26">
        <w:rPr>
          <w:rFonts w:ascii="Aptos" w:hAnsi="Aptos" w:eastAsia="Aptos" w:cs="Aptos"/>
        </w:rPr>
        <w:t xml:space="preserve">was </w:t>
      </w:r>
      <w:r w:rsidRPr="6A31513F" w:rsidR="00E21A5D">
        <w:rPr>
          <w:rFonts w:ascii="Aptos" w:hAnsi="Aptos" w:eastAsia="Aptos" w:cs="Aptos"/>
        </w:rPr>
        <w:t xml:space="preserve">changed </w:t>
      </w:r>
      <w:r w:rsidRPr="6A31513F" w:rsidR="3695FC82">
        <w:rPr>
          <w:rFonts w:ascii="Aptos" w:hAnsi="Aptos" w:eastAsia="Aptos" w:cs="Aptos"/>
        </w:rPr>
        <w:t xml:space="preserve">via </w:t>
      </w:r>
      <w:r w:rsidRPr="6A31513F" w:rsidR="00E21A5D">
        <w:rPr>
          <w:rFonts w:ascii="Aptos" w:hAnsi="Aptos" w:eastAsia="Aptos" w:cs="Aptos"/>
        </w:rPr>
        <w:t xml:space="preserve">optics, not </w:t>
      </w:r>
      <w:r w:rsidRPr="5C13A47C" w:rsidR="1C3CBEB4">
        <w:rPr>
          <w:rFonts w:ascii="Aptos" w:hAnsi="Aptos" w:eastAsia="Aptos" w:cs="Aptos"/>
        </w:rPr>
        <w:t xml:space="preserve">in </w:t>
      </w:r>
      <w:r w:rsidRPr="6A31513F" w:rsidR="00E21A5D">
        <w:rPr>
          <w:rFonts w:ascii="Aptos" w:hAnsi="Aptos" w:eastAsia="Aptos" w:cs="Aptos"/>
        </w:rPr>
        <w:t>post-production</w:t>
      </w:r>
      <w:r w:rsidRPr="6A31513F" w:rsidR="00AF79E3">
        <w:rPr>
          <w:rFonts w:ascii="Aptos" w:hAnsi="Aptos" w:eastAsia="Aptos" w:cs="Aptos"/>
        </w:rPr>
        <w:t>.</w:t>
      </w:r>
    </w:p>
    <w:p w:rsidR="00C02055" w:rsidP="044B0010" w:rsidRDefault="00C02055" w14:paraId="64E248F9" w14:textId="26965926">
      <w:pPr>
        <w:spacing w:after="0"/>
        <w:rPr>
          <w:rFonts w:ascii="Aptos" w:hAnsi="Aptos" w:eastAsia="Aptos" w:cs="Aptos"/>
        </w:rPr>
      </w:pPr>
    </w:p>
    <w:p w:rsidR="005D1289" w:rsidP="00F6457C" w:rsidRDefault="1FE79A86" w14:paraId="68E60C0D" w14:textId="5E918782">
      <w:pPr>
        <w:pStyle w:val="ListParagraph"/>
        <w:numPr>
          <w:ilvl w:val="0"/>
          <w:numId w:val="7"/>
        </w:numPr>
      </w:pPr>
      <w:r w:rsidRPr="6E405759">
        <w:rPr>
          <w:i/>
          <w:iCs/>
        </w:rPr>
        <w:t>Hollow-</w:t>
      </w:r>
      <w:r w:rsidRPr="6E405759" w:rsidR="44390042">
        <w:rPr>
          <w:i/>
          <w:iCs/>
        </w:rPr>
        <w:t>face</w:t>
      </w:r>
      <w:r w:rsidRPr="6E405759">
        <w:rPr>
          <w:i/>
          <w:iCs/>
        </w:rPr>
        <w:t xml:space="preserve"> illusion</w:t>
      </w:r>
      <w:r w:rsidR="0918499C">
        <w:t>:</w:t>
      </w:r>
      <w:r>
        <w:t xml:space="preserve"> A</w:t>
      </w:r>
      <w:r w:rsidR="6CCFAA44">
        <w:t>n inverted (</w:t>
      </w:r>
      <w:r>
        <w:t>concave</w:t>
      </w:r>
      <w:r w:rsidR="6CCFAA44">
        <w:t>)</w:t>
      </w:r>
      <w:r>
        <w:t xml:space="preserve"> face mask, viewed from the front, is </w:t>
      </w:r>
      <w:r w:rsidR="2779ED8E">
        <w:t xml:space="preserve">interpreted as </w:t>
      </w:r>
      <w:r>
        <w:t>a normal face that eerily appears to track the observer as they move</w:t>
      </w:r>
      <w:r w:rsidR="2779ED8E">
        <w:t>. T</w:t>
      </w:r>
      <w:r>
        <w:t xml:space="preserve">he illusion works under modest lighting and </w:t>
      </w:r>
      <w:r w:rsidR="196D3023">
        <w:t xml:space="preserve">when viewed </w:t>
      </w:r>
      <w:r w:rsidR="76440A84">
        <w:t xml:space="preserve">from </w:t>
      </w:r>
      <w:r w:rsidR="23C88F27">
        <w:t xml:space="preserve">about </w:t>
      </w:r>
      <w:r w:rsidR="196D3023">
        <w:t>1.</w:t>
      </w:r>
      <w:r w:rsidR="1BA479A9">
        <w:t>5</w:t>
      </w:r>
      <w:r w:rsidR="196D3023">
        <w:t>m</w:t>
      </w:r>
      <w:sdt>
        <w:sdtPr>
          <w:rPr>
            <w:rFonts w:ascii="Aptos" w:hAnsi="Aptos"/>
            <w:color w:val="000000" w:themeColor="text1"/>
            <w:vertAlign w:val="superscript"/>
          </w:rPr>
          <w:tag w:val="MENDELEY_CITATION_v3_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"/>
          <w:id w:val="-992414383"/>
          <w:placeholder>
            <w:docPart w:val="DefaultPlaceholder_-1854013440"/>
          </w:placeholder>
        </w:sdtPr>
        <w:sdtContent>
          <w:r w:rsidRPr="00517457" w:rsidR="00517457">
            <w:rPr>
              <w:rFonts w:ascii="Aptos" w:hAnsi="Aptos" w:eastAsia="Aptos" w:cs="Aptos"/>
              <w:color w:val="000000"/>
              <w:vertAlign w:val="superscript"/>
            </w:rPr>
            <w:t>87</w:t>
          </w:r>
        </w:sdtContent>
      </w:sdt>
      <w:r w:rsidR="196D3023">
        <w:t xml:space="preserve"> </w:t>
      </w:r>
      <w:r w:rsidR="10727EC9">
        <w:t>and beyond</w:t>
      </w:r>
      <w:r w:rsidR="36226692">
        <w:t xml:space="preserve"> with both eyes</w:t>
      </w:r>
      <w:r>
        <w:t xml:space="preserve">, making it a low-cost way to add </w:t>
      </w:r>
      <w:r w:rsidR="50FC3D82">
        <w:t xml:space="preserve">an </w:t>
      </w:r>
      <w:r>
        <w:t>unsettling</w:t>
      </w:r>
      <w:r w:rsidR="5F44A9AA">
        <w:t xml:space="preserve"> </w:t>
      </w:r>
      <w:r>
        <w:t>presence to galleries or stage backdrops.</w:t>
      </w:r>
    </w:p>
    <w:p w:rsidR="005D1289" w:rsidP="005D1289" w:rsidRDefault="005D1289" w14:paraId="34515ECA" w14:textId="77777777">
      <w:pPr>
        <w:pStyle w:val="ListParagraph"/>
      </w:pPr>
    </w:p>
    <w:p w:rsidR="005D1289" w:rsidP="00F6457C" w:rsidRDefault="1FE79A86" w14:paraId="3F8AE68D" w14:textId="2A262551">
      <w:pPr>
        <w:pStyle w:val="ListParagraph"/>
        <w:numPr>
          <w:ilvl w:val="0"/>
          <w:numId w:val="7"/>
        </w:numPr>
      </w:pPr>
      <w:r w:rsidRPr="4198D5AC">
        <w:rPr>
          <w:i/>
          <w:iCs/>
        </w:rPr>
        <w:t xml:space="preserve">Pepper’s </w:t>
      </w:r>
      <w:r w:rsidRPr="4198D5AC" w:rsidR="49A69D71">
        <w:rPr>
          <w:i/>
          <w:iCs/>
        </w:rPr>
        <w:t>g</w:t>
      </w:r>
      <w:r w:rsidRPr="4198D5AC">
        <w:rPr>
          <w:i/>
          <w:iCs/>
        </w:rPr>
        <w:t>host</w:t>
      </w:r>
      <w:r w:rsidRPr="4198D5AC" w:rsidR="3994002A">
        <w:rPr>
          <w:i/>
          <w:iCs/>
        </w:rPr>
        <w:t>:</w:t>
      </w:r>
      <w:r w:rsidRPr="4198D5AC">
        <w:rPr>
          <w:i/>
          <w:iCs/>
        </w:rPr>
        <w:t xml:space="preserve"> </w:t>
      </w:r>
      <w:r>
        <w:t xml:space="preserve">An angled sheet of glass </w:t>
      </w:r>
      <w:r w:rsidR="108E13B5">
        <w:t xml:space="preserve">can be </w:t>
      </w:r>
      <w:r w:rsidR="19C723E2">
        <w:t>positioned</w:t>
      </w:r>
      <w:r w:rsidR="108E13B5">
        <w:t xml:space="preserve"> to </w:t>
      </w:r>
      <w:r>
        <w:t xml:space="preserve">reflect a hidden, brightly lit performer or </w:t>
      </w:r>
      <w:r w:rsidR="0A682DAC">
        <w:t xml:space="preserve">projection, </w:t>
      </w:r>
      <w:r w:rsidR="4B52CFD0">
        <w:t>creating the illusion of a</w:t>
      </w:r>
      <w:r>
        <w:t xml:space="preserve"> lifelike </w:t>
      </w:r>
      <w:r w:rsidRPr="4198D5AC">
        <w:rPr>
          <w:i/>
          <w:iCs/>
        </w:rPr>
        <w:t>ghost</w:t>
      </w:r>
      <w:r w:rsidRPr="4198D5AC" w:rsidR="5CA2948B">
        <w:rPr>
          <w:i/>
          <w:iCs/>
        </w:rPr>
        <w:t xml:space="preserve"> </w:t>
      </w:r>
      <w:r w:rsidR="47394C6B">
        <w:t xml:space="preserve">appearing </w:t>
      </w:r>
      <w:r>
        <w:t xml:space="preserve">among live </w:t>
      </w:r>
      <w:r w:rsidR="371F65D7">
        <w:t xml:space="preserve">on-stage </w:t>
      </w:r>
      <w:r>
        <w:t xml:space="preserve">actors. From Victorian parlour tricks to </w:t>
      </w:r>
      <w:r w:rsidR="774B3856">
        <w:t>the present day</w:t>
      </w:r>
      <w:r>
        <w:t xml:space="preserve">, </w:t>
      </w:r>
      <w:r w:rsidR="25D83FEC">
        <w:t xml:space="preserve">this technique has been </w:t>
      </w:r>
      <w:r w:rsidR="0043FC28">
        <w:t>key to</w:t>
      </w:r>
      <w:r>
        <w:t xml:space="preserve"> hologram-style stagecraft</w:t>
      </w:r>
      <w:ins w:author="Levstek, Marusa" w:date="2026-09-25T16:44:00Z" w16du:dateUtc="2026-09-25T16:44:42Z" w:id="336">
        <w:r w:rsidR="39171F36">
          <w:t>.</w:t>
        </w:r>
      </w:ins>
      <w:sdt>
        <w:sdtPr>
          <w:rPr>
            <w:rFonts w:ascii="Aptos" w:hAnsi="Aptos"/>
            <w:color w:val="000000" w:themeColor="text1"/>
            <w:vertAlign w:val="superscript"/>
          </w:rPr>
          <w:tag w:val="MENDELEY_CITATION_v3_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"/>
          <w:id w:val="-757058840"/>
          <w:placeholder>
            <w:docPart w:val="DefaultPlaceholder_-1854013440"/>
          </w:placeholder>
        </w:sdtPr>
        <w:sdtContent>
          <w:r w:rsidRPr="00517457" w:rsidR="00517457">
            <w:rPr>
              <w:rFonts w:ascii="Aptos" w:hAnsi="Aptos" w:eastAsia="Aptos" w:cs="Aptos"/>
              <w:color w:val="000000"/>
              <w:vertAlign w:val="superscript"/>
            </w:rPr>
            <w:t>88</w:t>
          </w:r>
        </w:sdtContent>
      </w:sdt>
      <w:del w:author="Levstek, Marusa" w:date="2026-09-25T16:44:00Z" w16du:dateUtc="2026-09-25T16:44:40Z" w:id="337">
        <w:r w:rsidDel="1FE79A86">
          <w:delText>.</w:delText>
        </w:r>
      </w:del>
    </w:p>
    <w:p w:rsidR="003D5503" w:rsidP="003D5503" w:rsidRDefault="003D5503" w14:paraId="404F2CAF" w14:textId="33DD47B1">
      <w:pPr>
        <w:pStyle w:val="ListParagraph"/>
      </w:pPr>
    </w:p>
    <w:p w:rsidR="00DE727E" w:rsidP="00F6457C" w:rsidRDefault="006265F9" w14:paraId="4B81F7D1" w14:textId="60809674">
      <w:pPr>
        <w:pStyle w:val="ListParagraph"/>
        <w:numPr>
          <w:ilvl w:val="0"/>
          <w:numId w:val="7"/>
        </w:numPr>
      </w:pPr>
      <w:r w:rsidRPr="549E5C04">
        <w:rPr>
          <w:i/>
        </w:rPr>
        <w:t>Illusory contours</w:t>
      </w:r>
      <w:r w:rsidRPr="549E5C04" w:rsidR="079B7687">
        <w:rPr>
          <w:i/>
        </w:rPr>
        <w:t>:</w:t>
      </w:r>
      <w:r>
        <w:t xml:space="preserve"> </w:t>
      </w:r>
      <w:r w:rsidR="08938640">
        <w:t xml:space="preserve">The </w:t>
      </w:r>
      <w:r>
        <w:t xml:space="preserve">brain </w:t>
      </w:r>
      <w:r w:rsidR="0FEA8B73">
        <w:t xml:space="preserve">often </w:t>
      </w:r>
      <w:r w:rsidRPr="549E5C04" w:rsidR="0FEA8B73">
        <w:rPr>
          <w:i/>
        </w:rPr>
        <w:t xml:space="preserve">fills </w:t>
      </w:r>
      <w:r w:rsidRPr="549E5C04" w:rsidR="0FEA8B73">
        <w:rPr>
          <w:i/>
          <w:iCs/>
        </w:rPr>
        <w:t>in</w:t>
      </w:r>
      <w:r w:rsidRPr="549E5C04" w:rsidR="0FEA8B73">
        <w:rPr>
          <w:i/>
        </w:rPr>
        <w:t xml:space="preserve"> </w:t>
      </w:r>
      <w:r w:rsidR="0FEA8B73">
        <w:t xml:space="preserve">visual lines or edges where these are </w:t>
      </w:r>
      <w:r w:rsidR="1B65DA08">
        <w:t>implied</w:t>
      </w:r>
      <w:r w:rsidR="3A563717">
        <w:t xml:space="preserve">, even if they are </w:t>
      </w:r>
      <w:r w:rsidR="0FEA8B73">
        <w:t>not fully depicted.</w:t>
      </w:r>
      <w:r w:rsidR="55CDF7D2">
        <w:t xml:space="preserve"> For example, in</w:t>
      </w:r>
      <w:r w:rsidR="00E321DA">
        <w:t xml:space="preserve"> </w:t>
      </w:r>
      <w:ins w:author="Woods, Andy" w:date="2026-09-15T07:55:00Z" w16du:dateUtc="2026-09-15T06:55:00Z" w:id="338">
        <w:r w:rsidR="00C84CC9">
          <w:t>the</w:t>
        </w:r>
      </w:ins>
      <w:del w:author="Woods, Andy" w:date="2026-09-15T07:55:00Z" w16du:dateUtc="2026-09-15T06:55:00Z" w:id="339">
        <w:r w:rsidDel="00C84CC9">
          <w:fldChar w:fldCharType="begin"/>
        </w:r>
        <w:r w:rsidDel="00C84CC9">
          <w:delInstrText xml:space="preserve"> REF _Ref224718902 \h </w:delInstrText>
        </w:r>
        <w:r w:rsidDel="00C84CC9">
          <w:fldChar w:fldCharType="separate"/>
        </w:r>
        <w:r w:rsidDel="00C84CC9" w:rsidR="1678D1AB">
          <w:delText>th</w:delText>
        </w:r>
        <w:r w:rsidDel="00C84CC9">
          <w:fldChar w:fldCharType="end"/>
        </w:r>
        <w:r w:rsidDel="00C84CC9" w:rsidR="1678D1AB">
          <w:delText>e</w:delText>
        </w:r>
      </w:del>
      <w:r w:rsidR="1678D1AB">
        <w:t xml:space="preserve"> figure below</w:t>
      </w:r>
      <w:r w:rsidR="00E321DA">
        <w:t xml:space="preserve">, </w:t>
      </w:r>
      <w:r w:rsidR="55CDF7D2">
        <w:t xml:space="preserve">most people perceive a white triangle sitting on top of another triangle and three black circles, even though this white triangle is not </w:t>
      </w:r>
      <w:r w:rsidR="70E12DB3">
        <w:t>drawn.</w:t>
      </w:r>
    </w:p>
    <w:p w:rsidR="00C95260" w:rsidP="006D66B9" w:rsidRDefault="4E8DB46B" w14:paraId="1046B24A" w14:textId="77777777">
      <w:pPr>
        <w:keepNext/>
        <w:jc w:val="center"/>
      </w:pPr>
      <w:r>
        <w:rPr>
          <w:noProof/>
        </w:rPr>
        <w:drawing>
          <wp:inline distT="0" distB="0" distL="0" distR="0" wp14:anchorId="1101170C" wp14:editId="479DD645">
            <wp:extent cx="1990726" cy="1990726"/>
            <wp:effectExtent l="0" t="0" r="0" b="0"/>
            <wp:docPr id="655551542" name="Picture 655551542" descr="Three pac-man discs and three corner bars induce the perception of a bright white triangle, with crisp edges and apparent occlusion, despite no triangle being dra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551542" name="Picture 655551542" descr="Three pac-man discs and three corner bars induce the perception of a bright white triangle, with crisp edges and apparent occlusion, despite no triangle being drawn."/>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990726" cy="1990726"/>
                    </a:xfrm>
                    <a:prstGeom prst="rect">
                      <a:avLst/>
                    </a:prstGeom>
                  </pic:spPr>
                </pic:pic>
              </a:graphicData>
            </a:graphic>
          </wp:inline>
        </w:drawing>
      </w:r>
    </w:p>
    <w:p w:rsidR="00DE727E" w:rsidP="73805CC3" w:rsidRDefault="6D249B4F" w14:paraId="0BAE4BE5" w14:textId="78123747">
      <w:pPr>
        <w:pStyle w:val="Caption"/>
      </w:pPr>
      <w:r w:rsidRPr="73805CC3">
        <w:rPr>
          <w:b/>
          <w:bCs/>
          <w:i/>
          <w:iCs/>
        </w:rPr>
        <w:t>Illusory triangle:</w:t>
      </w:r>
      <w:r w:rsidR="00C95260">
        <w:t xml:space="preserve"> Three pac-</w:t>
      </w:r>
      <w:r w:rsidRPr="73805CC3" w:rsidR="7E3D677C">
        <w:t>man</w:t>
      </w:r>
      <w:r w:rsidR="00C95260">
        <w:t xml:space="preserve"> discs and three corner bars induce the perception of a bright white triangle,</w:t>
      </w:r>
      <w:r w:rsidR="003C7D63">
        <w:t xml:space="preserve"> </w:t>
      </w:r>
      <w:r w:rsidR="00C95260">
        <w:t>with crisp edges and apparent occlusion,</w:t>
      </w:r>
      <w:r w:rsidR="00373901">
        <w:t xml:space="preserve"> </w:t>
      </w:r>
      <w:r w:rsidR="00C95260">
        <w:t>despite no triangle being drawn</w:t>
      </w:r>
      <w:r w:rsidR="001A658B">
        <w:t xml:space="preserve">. </w:t>
      </w:r>
      <w:r w:rsidR="7CC6A7A1">
        <w:t>©</w:t>
      </w:r>
      <w:r w:rsidR="001A658B">
        <w:t xml:space="preserve"> </w:t>
      </w:r>
      <w:hyperlink r:id="rId38">
        <w:r w:rsidRPr="47AAA167" w:rsidR="001A658B">
          <w:rPr>
            <w:rStyle w:val="Hyperlink"/>
          </w:rPr>
          <w:t>Fibonacci</w:t>
        </w:r>
      </w:hyperlink>
      <w:r w:rsidR="355A558D">
        <w:t xml:space="preserve">, </w:t>
      </w:r>
      <w:r w:rsidR="001A658B">
        <w:t>2007</w:t>
      </w:r>
      <w:r w:rsidR="666A2790">
        <w:t>,</w:t>
      </w:r>
      <w:r w:rsidR="3756C5FC">
        <w:t xml:space="preserve"> </w:t>
      </w:r>
      <w:r w:rsidR="00085F17">
        <w:t>CC BY-SA 3.0</w:t>
      </w:r>
      <w:r w:rsidR="001A658B">
        <w:t>.</w:t>
      </w:r>
    </w:p>
    <w:p w:rsidR="00967F98" w:rsidP="1898712A" w:rsidRDefault="32613084" w14:paraId="05A2F6F7" w14:textId="3F008FB9">
      <w:pPr>
        <w:pStyle w:val="Heading2"/>
        <w:rPr>
          <w:rFonts w:ascii="Aptos" w:hAnsi="Aptos" w:eastAsia="Aptos" w:cs="Aptos"/>
        </w:rPr>
      </w:pPr>
      <w:bookmarkStart w:name="_Toc726429424" w:id="340"/>
      <w:r>
        <w:t xml:space="preserve">Inclusion </w:t>
      </w:r>
      <w:r w:rsidR="5043AC30">
        <w:t>c</w:t>
      </w:r>
      <w:r>
        <w:t>onsiderations</w:t>
      </w:r>
      <w:bookmarkEnd w:id="340"/>
    </w:p>
    <w:p w:rsidR="00896CBC" w:rsidP="1898712A" w:rsidRDefault="78B9DD53" w14:paraId="1741055B" w14:textId="4E544C32">
      <w:pPr>
        <w:pStyle w:val="Heading3"/>
      </w:pPr>
      <w:bookmarkStart w:name="_Toc116092330" w:id="341"/>
      <w:r>
        <w:t xml:space="preserve">Colour </w:t>
      </w:r>
      <w:r w:rsidR="4812BEE5">
        <w:t>b</w:t>
      </w:r>
      <w:r>
        <w:t xml:space="preserve">lindness and </w:t>
      </w:r>
      <w:r w:rsidR="5B6C4969">
        <w:t>l</w:t>
      </w:r>
      <w:r>
        <w:t xml:space="preserve">ow </w:t>
      </w:r>
      <w:r w:rsidR="323FCAFD">
        <w:t>v</w:t>
      </w:r>
      <w:r>
        <w:t>ision</w:t>
      </w:r>
      <w:bookmarkEnd w:id="341"/>
      <w:r>
        <w:t xml:space="preserve"> </w:t>
      </w:r>
    </w:p>
    <w:p w:rsidRPr="00896CBC" w:rsidR="00967F98" w:rsidP="00896CBC" w:rsidRDefault="76D7C947" w14:paraId="7703EC37" w14:textId="10BD19FB">
      <w:pPr>
        <w:spacing w:before="240" w:after="240" w:line="259" w:lineRule="auto"/>
      </w:pPr>
      <w:r>
        <w:t xml:space="preserve">Roughly 1 in 12 men and 1 in 200 women </w:t>
      </w:r>
      <w:ins w:author="Woods, Andy" w:date="2026-09-14T09:03:00Z" w16du:dateUtc="2026-09-14T09:03:50Z" w:id="342">
        <w:r w:rsidR="62682982">
          <w:t xml:space="preserve">of Northern European descent </w:t>
        </w:r>
      </w:ins>
      <w:r>
        <w:t>experience some form of colour blindness</w:t>
      </w:r>
      <w:sdt>
        <w:sdtPr>
          <w:rPr>
            <w:rFonts w:ascii="Aptos" w:hAnsi="Aptos"/>
            <w:color w:val="000000" w:themeColor="text1"/>
            <w:vertAlign w:val="superscript"/>
          </w:rPr>
          <w:tag w:val="MENDELEY_CITATION_v3_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"/>
          <w:id w:val="-1667079589"/>
          <w:placeholder>
            <w:docPart w:val="DefaultPlaceholder_-1854013440"/>
          </w:placeholder>
        </w:sdtPr>
        <w:sdtContent>
          <w:r w:rsidRPr="00517457" w:rsidR="00517457">
            <w:rPr>
              <w:rFonts w:ascii="Aptos" w:hAnsi="Aptos" w:eastAsia="Aptos" w:cs="Aptos"/>
              <w:color w:val="000000"/>
              <w:vertAlign w:val="superscript"/>
            </w:rPr>
            <w:t>89</w:t>
          </w:r>
        </w:sdtContent>
      </w:sdt>
      <w:r w:rsidR="773BF636">
        <w:t xml:space="preserve"> </w:t>
      </w:r>
      <w:del w:author="Woods, Andy" w:date="2026-09-14T09:03:00Z" w16du:dateUtc="2026-09-14T09:03:59Z" w:id="343">
        <w:r w:rsidR="61EE23A1">
          <w:delText>worldwide</w:delText>
        </w:r>
      </w:del>
      <w:ins w:author="Woods, Andy" w:date="2026-09-14T09:04:00Z" w16du:dateUtc="2026-09-14T09:04:09Z" w:id="344">
        <w:r w:rsidR="5E5C4028">
          <w:t>, with lower but still substantial rates in other populations</w:t>
        </w:r>
      </w:ins>
      <w:r w:rsidR="61EE23A1">
        <w:t xml:space="preserve">. </w:t>
      </w:r>
      <w:r w:rsidR="5AB0105A">
        <w:t xml:space="preserve"> </w:t>
      </w:r>
      <w:r w:rsidR="18C24335">
        <w:t xml:space="preserve">In the </w:t>
      </w:r>
      <w:r>
        <w:t>UK</w:t>
      </w:r>
      <w:r w:rsidR="6B596315">
        <w:t xml:space="preserve">, </w:t>
      </w:r>
      <w:r>
        <w:t xml:space="preserve">1 in 5 people will </w:t>
      </w:r>
      <w:r w:rsidR="1E873274">
        <w:t>experience sight loss at some point</w:t>
      </w:r>
      <w:sdt>
        <w:sdtPr>
          <w:rPr>
            <w:rFonts w:ascii="Aptos" w:hAnsi="Aptos"/>
            <w:color w:val="000000" w:themeColor="text1"/>
            <w:vertAlign w:val="superscript"/>
          </w:rPr>
          <w:tag w:val="MENDELEY_CITATION_v3_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"/>
          <w:id w:val="-139190970"/>
          <w:placeholder>
            <w:docPart w:val="DefaultPlaceholder_-1854013440"/>
          </w:placeholder>
        </w:sdtPr>
        <w:sdtContent>
          <w:r w:rsidRPr="00517457" w:rsidR="00517457">
            <w:rPr>
              <w:rFonts w:ascii="Aptos" w:hAnsi="Aptos" w:eastAsia="Aptos" w:cs="Aptos"/>
              <w:color w:val="000000"/>
              <w:vertAlign w:val="superscript"/>
            </w:rPr>
            <w:t>90</w:t>
          </w:r>
        </w:sdtContent>
      </w:sdt>
      <w:r w:rsidR="5AB0105A">
        <w:t>.</w:t>
      </w:r>
      <w:r>
        <w:t xml:space="preserve"> To </w:t>
      </w:r>
      <w:r w:rsidR="0A212CDB">
        <w:t xml:space="preserve">support greater </w:t>
      </w:r>
      <w:r w:rsidR="5AB0105A">
        <w:t>inclusi</w:t>
      </w:r>
      <w:r w:rsidR="10FDDD69">
        <w:t>vity</w:t>
      </w:r>
      <w:r>
        <w:t xml:space="preserve">, </w:t>
      </w:r>
      <w:r w:rsidR="6E6DD1A3">
        <w:t xml:space="preserve">use </w:t>
      </w:r>
      <w:r>
        <w:t xml:space="preserve">high-contrast </w:t>
      </w:r>
      <w:r w:rsidR="2FA119EB">
        <w:t>colour</w:t>
      </w:r>
      <w:r w:rsidR="5AB0105A">
        <w:t xml:space="preserve"> </w:t>
      </w:r>
      <w:r>
        <w:t xml:space="preserve">palettes, offer the </w:t>
      </w:r>
      <w:r w:rsidR="1F39827F">
        <w:t xml:space="preserve">option </w:t>
      </w:r>
      <w:r>
        <w:t xml:space="preserve">to adjust text size and </w:t>
      </w:r>
      <w:r w:rsidR="4CE842CB">
        <w:t xml:space="preserve">select different </w:t>
      </w:r>
      <w:r w:rsidR="5AB0105A">
        <w:t>font</w:t>
      </w:r>
      <w:r w:rsidR="0F96A45B">
        <w:t xml:space="preserve">s, including </w:t>
      </w:r>
      <w:r>
        <w:t>dyslexia</w:t>
      </w:r>
      <w:r w:rsidR="7A41F15D">
        <w:t>-</w:t>
      </w:r>
      <w:r>
        <w:t>friendly fonts and provide visual indicators that do not rely solely on colour (e.g</w:t>
      </w:r>
      <w:r w:rsidR="347A9039">
        <w:t>.</w:t>
      </w:r>
      <w:r w:rsidR="366C3ECE">
        <w:t>,</w:t>
      </w:r>
      <w:r>
        <w:t xml:space="preserve"> by employing distinct shapes or textures). Whenever possible, offer alternative </w:t>
      </w:r>
      <w:r w:rsidR="603302E0">
        <w:t xml:space="preserve">formats </w:t>
      </w:r>
      <w:r>
        <w:t xml:space="preserve">to access visual </w:t>
      </w:r>
      <w:r w:rsidR="40EE53D2">
        <w:t>information</w:t>
      </w:r>
      <w:r w:rsidR="5AB0105A">
        <w:t>.</w:t>
      </w:r>
      <w:r>
        <w:t xml:space="preserve"> There are numerous</w:t>
      </w:r>
      <w:r w:rsidR="42BCC85C">
        <w:t xml:space="preserve"> sources</w:t>
      </w:r>
      <w:sdt>
        <w:sdtPr>
          <w:rPr>
            <w:rFonts w:ascii="Aptos" w:hAnsi="Aptos"/>
            <w:color w:val="000000" w:themeColor="text1"/>
            <w:vertAlign w:val="superscript"/>
          </w:rPr>
          <w:tag w:val="MENDELEY_CITATION_v3_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"/>
          <w:id w:val="-635556787"/>
          <w:placeholder>
            <w:docPart w:val="DefaultPlaceholder_-1854013440"/>
          </w:placeholder>
        </w:sdtPr>
        <w:sdtContent>
          <w:r w:rsidRPr="00517457" w:rsidR="00517457">
            <w:rPr>
              <w:rFonts w:ascii="Aptos" w:hAnsi="Aptos" w:eastAsia="Aptos" w:cs="Aptos"/>
              <w:color w:val="000000"/>
              <w:vertAlign w:val="superscript"/>
            </w:rPr>
            <w:t>91,92</w:t>
          </w:r>
        </w:sdtContent>
      </w:sdt>
      <w:r w:rsidR="42BCC85C">
        <w:t xml:space="preserve"> </w:t>
      </w:r>
      <w:r>
        <w:t>that provide practical recommendations on designing for users with low vision or colour blindness.</w:t>
      </w:r>
    </w:p>
    <w:p w:rsidR="78B9DD53" w:rsidP="1898712A" w:rsidRDefault="78B9DD53" w14:paraId="69705A3C" w14:textId="49E2203F">
      <w:pPr>
        <w:pStyle w:val="Heading3"/>
      </w:pPr>
      <w:bookmarkStart w:name="_Toc289923472" w:id="345"/>
      <w:r>
        <w:t xml:space="preserve">Lighting </w:t>
      </w:r>
      <w:r w:rsidR="168A3095">
        <w:t>and brightness</w:t>
      </w:r>
      <w:bookmarkEnd w:id="345"/>
    </w:p>
    <w:p w:rsidRPr="007075E9" w:rsidR="00967F98" w:rsidP="007075E9" w:rsidRDefault="14437108" w14:paraId="38BDD734" w14:textId="7F9EE419">
      <w:pPr>
        <w:spacing w:before="240" w:after="240"/>
      </w:pPr>
      <w:r>
        <w:t xml:space="preserve">Bright lights or high-glare </w:t>
      </w:r>
      <w:r w:rsidR="61419749">
        <w:t xml:space="preserve">visuals </w:t>
      </w:r>
      <w:r>
        <w:t>can be overwhelming for some individuals, including those with migraines or photosensitivity. Providing adjustable brightness levels or offering darker night</w:t>
      </w:r>
      <w:r w:rsidR="730CB3ED">
        <w:t>-</w:t>
      </w:r>
      <w:r>
        <w:t xml:space="preserve">mode </w:t>
      </w:r>
      <w:r w:rsidR="03744760">
        <w:t>display</w:t>
      </w:r>
      <w:r w:rsidR="6A10CF51">
        <w:t xml:space="preserve"> options</w:t>
      </w:r>
      <w:r>
        <w:t xml:space="preserve"> can help mitigate discomfort.</w:t>
      </w:r>
    </w:p>
    <w:p w:rsidR="00896CBC" w:rsidP="1898712A" w:rsidRDefault="78B9DD53" w14:paraId="36D210E3" w14:textId="5AB9F4A8">
      <w:pPr>
        <w:pStyle w:val="Heading3"/>
      </w:pPr>
      <w:bookmarkStart w:name="_Toc628528458" w:id="346"/>
      <w:r>
        <w:t xml:space="preserve">Motion </w:t>
      </w:r>
      <w:r w:rsidR="76E37F76">
        <w:t>s</w:t>
      </w:r>
      <w:r>
        <w:t xml:space="preserve">ensitivity and </w:t>
      </w:r>
      <w:r w:rsidR="070BF511">
        <w:t>f</w:t>
      </w:r>
      <w:r>
        <w:t>licker</w:t>
      </w:r>
      <w:bookmarkEnd w:id="346"/>
    </w:p>
    <w:p w:rsidR="00967F98" w:rsidP="371339A4" w:rsidRDefault="14437108" w14:paraId="549721E1" w14:textId="3C611AFC">
      <w:pPr>
        <w:spacing w:before="240" w:after="240"/>
      </w:pPr>
      <w:r>
        <w:t>Rapid on-screen movements and flicker effects may trigger discomfort or photosensitive epileptic seizures. Offering reduced-motion or static display options and ensuring critical content is not lost if motion is disabled</w:t>
      </w:r>
      <w:r w:rsidR="5E66605E">
        <w:t xml:space="preserve">, </w:t>
      </w:r>
      <w:r w:rsidR="0739AAAA">
        <w:t>can</w:t>
      </w:r>
      <w:r>
        <w:t xml:space="preserve"> help users remain engaged without health risks.</w:t>
      </w:r>
    </w:p>
    <w:p w:rsidR="00896CBC" w:rsidP="1898712A" w:rsidRDefault="78B9DD53" w14:paraId="47E99BE7" w14:textId="63917690">
      <w:pPr>
        <w:pStyle w:val="Heading3"/>
      </w:pPr>
      <w:bookmarkStart w:name="_Toc70126124" w:id="347"/>
      <w:r>
        <w:t xml:space="preserve">Cognitive </w:t>
      </w:r>
      <w:r w:rsidR="076FE8A2">
        <w:t>l</w:t>
      </w:r>
      <w:r>
        <w:t xml:space="preserve">oad </w:t>
      </w:r>
      <w:r w:rsidR="6D539DD9">
        <w:t>and simplified layouts</w:t>
      </w:r>
      <w:bookmarkEnd w:id="347"/>
    </w:p>
    <w:p w:rsidR="4E87E5E5" w:rsidP="6A31513F" w:rsidRDefault="78B9DD53" w14:paraId="485052CA" w14:textId="6AB494E1">
      <w:pPr>
        <w:spacing w:before="240" w:after="240"/>
      </w:pPr>
      <w:r>
        <w:t xml:space="preserve">Overly dense or cluttered designs can </w:t>
      </w:r>
      <w:r w:rsidR="36D45DAB">
        <w:t xml:space="preserve">create </w:t>
      </w:r>
      <w:r>
        <w:t xml:space="preserve">cognitive overload. Offering simpler </w:t>
      </w:r>
      <w:r w:rsidR="4C933CB8">
        <w:t>focus</w:t>
      </w:r>
      <w:r w:rsidR="2EED4D00">
        <w:t xml:space="preserve"> </w:t>
      </w:r>
      <w:r>
        <w:t xml:space="preserve">modes or letting users </w:t>
      </w:r>
      <w:r w:rsidR="7EF5289E">
        <w:t>hide</w:t>
      </w:r>
      <w:r>
        <w:t xml:space="preserve"> non-essential visuals and text can help reduce </w:t>
      </w:r>
      <w:r w:rsidR="4C37F9FD">
        <w:t>cognitive load.</w:t>
      </w:r>
    </w:p>
    <w:p w:rsidRPr="001A3899" w:rsidR="001A3899" w:rsidP="1898712A" w:rsidRDefault="084D0114" w14:paraId="5E8B315E" w14:textId="57DF1BB5">
      <w:pPr>
        <w:pStyle w:val="Heading1"/>
      </w:pPr>
      <w:bookmarkStart w:name="_Toc1225043543" w:id="348"/>
      <w:r>
        <w:t>In focus: Hearing</w:t>
      </w:r>
      <w:bookmarkEnd w:id="348"/>
    </w:p>
    <w:p w:rsidR="00967F98" w:rsidP="1898712A" w:rsidRDefault="10E7CEF8" w14:paraId="2815BE70" w14:textId="20328A88">
      <w:pPr>
        <w:spacing w:after="0"/>
      </w:pPr>
      <w:r>
        <w:t>S</w:t>
      </w:r>
      <w:r w:rsidR="72F8D607">
        <w:t xml:space="preserve">ound </w:t>
      </w:r>
      <w:r w:rsidR="67E1A3E9">
        <w:t xml:space="preserve">plays an </w:t>
      </w:r>
      <w:r w:rsidR="72F8D607">
        <w:t xml:space="preserve">important </w:t>
      </w:r>
      <w:r w:rsidR="3E017A20">
        <w:t xml:space="preserve">role </w:t>
      </w:r>
      <w:r w:rsidR="72F8D607">
        <w:t>in shaping our experience</w:t>
      </w:r>
      <w:r w:rsidR="1B06F296">
        <w:t xml:space="preserve"> – </w:t>
      </w:r>
      <w:r w:rsidR="72F8D607">
        <w:t>a horror film without sound feel</w:t>
      </w:r>
      <w:r w:rsidR="15B4F38A">
        <w:t xml:space="preserve">s </w:t>
      </w:r>
      <w:r w:rsidR="7194E704">
        <w:t xml:space="preserve">a lot less </w:t>
      </w:r>
      <w:r w:rsidR="72F8D607">
        <w:t>scary</w:t>
      </w:r>
      <w:ins w:author="Levstek, Marusa" w:date="2026-09-25T16:44:00Z" w16du:dateUtc="2026-09-25T16:44:30Z" w:id="349">
        <w:r w:rsidR="261D66B4">
          <w:t>.</w:t>
        </w:r>
      </w:ins>
      <w:sdt>
        <w:sdtPr>
          <w:rPr>
            <w:rFonts w:ascii="Aptos" w:hAnsi="Aptos"/>
            <w:color w:val="000000" w:themeColor="text1"/>
            <w:vertAlign w:val="superscript"/>
          </w:rPr>
          <w:tag w:val="MENDELEY_CITATION_v3_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"/>
          <w:id w:val="-1462949398"/>
          <w:placeholder>
            <w:docPart w:val="DefaultPlaceholder_-1854013440"/>
          </w:placeholder>
        </w:sdtPr>
        <w:sdtContent>
          <w:r w:rsidRPr="00517457" w:rsidR="00517457">
            <w:rPr>
              <w:rFonts w:ascii="Aptos" w:hAnsi="Aptos" w:eastAsia="Aptos" w:cs="Aptos"/>
              <w:color w:val="000000"/>
              <w:vertAlign w:val="superscript"/>
            </w:rPr>
            <w:t>93</w:t>
          </w:r>
        </w:sdtContent>
      </w:sdt>
      <w:del w:author="Levstek, Marusa" w:date="2026-09-25T16:44:00Z" w16du:dateUtc="2026-09-25T16:44:29Z" w:id="350">
        <w:r w:rsidDel="14A64963">
          <w:delText>.</w:delText>
        </w:r>
      </w:del>
      <w:r w:rsidR="14A64963">
        <w:t xml:space="preserve"> </w:t>
      </w:r>
      <w:r w:rsidR="0648DAEA">
        <w:t>R</w:t>
      </w:r>
      <w:r w:rsidR="7F917066">
        <w:t xml:space="preserve">ecent VR-horror </w:t>
      </w:r>
      <w:r w:rsidR="0EE644D1">
        <w:t>games</w:t>
      </w:r>
      <w:r w:rsidR="7F917066">
        <w:t xml:space="preserve"> </w:t>
      </w:r>
      <w:r w:rsidR="0EE644D1">
        <w:t>with</w:t>
      </w:r>
      <w:r w:rsidR="7F917066">
        <w:t xml:space="preserve"> realistic ambient sound </w:t>
      </w:r>
      <w:r w:rsidR="7E9BF024">
        <w:t xml:space="preserve">have </w:t>
      </w:r>
      <w:r w:rsidR="1BED2D70">
        <w:t xml:space="preserve">shown </w:t>
      </w:r>
      <w:r w:rsidR="7F917066">
        <w:t xml:space="preserve">almost double </w:t>
      </w:r>
      <w:r w:rsidR="4417A9A3">
        <w:t xml:space="preserve">the </w:t>
      </w:r>
      <w:r w:rsidR="7F917066">
        <w:t xml:space="preserve">self-reported fear levels </w:t>
      </w:r>
      <w:r w:rsidR="47C2210F">
        <w:t xml:space="preserve">by comparison </w:t>
      </w:r>
      <w:r w:rsidR="7F917066">
        <w:t>with silent conditions</w:t>
      </w:r>
      <w:ins w:author="Levstek, Marusa" w:date="2026-09-25T16:44:00Z" w16du:dateUtc="2026-09-25T16:44:27Z" w:id="351">
        <w:r w:rsidR="04122F45">
          <w:t>.</w:t>
        </w:r>
      </w:ins>
      <w:sdt>
        <w:sdtPr>
          <w:rPr>
            <w:rFonts w:ascii="Aptos" w:hAnsi="Aptos"/>
            <w:color w:val="000000" w:themeColor="text1"/>
            <w:vertAlign w:val="superscript"/>
          </w:rPr>
          <w:tag w:val="MENDELEY_CITATION_v3_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"/>
          <w:id w:val="-1545973969"/>
          <w:placeholder>
            <w:docPart w:val="DefaultPlaceholder_-1854013440"/>
          </w:placeholder>
        </w:sdtPr>
        <w:sdtContent>
          <w:r w:rsidRPr="00517457" w:rsidR="00517457">
            <w:rPr>
              <w:rFonts w:ascii="Aptos" w:hAnsi="Aptos" w:eastAsia="Aptos" w:cs="Aptos"/>
              <w:color w:val="000000"/>
              <w:vertAlign w:val="superscript"/>
            </w:rPr>
            <w:t>94</w:t>
          </w:r>
        </w:sdtContent>
      </w:sdt>
      <w:del w:author="Levstek, Marusa" w:date="2026-09-25T16:44:00Z" w16du:dateUtc="2026-09-25T16:44:25Z" w:id="352">
        <w:r w:rsidDel="7F917066">
          <w:delText>.</w:delText>
        </w:r>
      </w:del>
      <w:r w:rsidR="5F3B5045">
        <w:t xml:space="preserve"> </w:t>
      </w:r>
      <w:r w:rsidR="712571F6">
        <w:t>R</w:t>
      </w:r>
      <w:r w:rsidR="58A01FB7">
        <w:t xml:space="preserve">apid </w:t>
      </w:r>
      <w:r w:rsidR="2B2089A7">
        <w:t xml:space="preserve">recent </w:t>
      </w:r>
      <w:r w:rsidR="58A01FB7">
        <w:t xml:space="preserve">advancements in </w:t>
      </w:r>
      <w:r w:rsidR="5B8C8E58">
        <w:t>3D audio</w:t>
      </w:r>
      <w:r w:rsidR="73336FA0">
        <w:t xml:space="preserve"> and </w:t>
      </w:r>
      <w:r w:rsidR="64AB71C7">
        <w:t>beam</w:t>
      </w:r>
      <w:r w:rsidR="0A9B8328">
        <w:t>forming technology</w:t>
      </w:r>
      <w:r w:rsidR="64AB71C7">
        <w:t xml:space="preserve"> (for </w:t>
      </w:r>
      <w:r w:rsidR="3DE85FA0">
        <w:t>directing sound to specific locations</w:t>
      </w:r>
      <w:r w:rsidR="64AB71C7">
        <w:t>)</w:t>
      </w:r>
      <w:r w:rsidR="2FA840CE">
        <w:t xml:space="preserve"> </w:t>
      </w:r>
      <w:r w:rsidR="4C110701">
        <w:t xml:space="preserve">can </w:t>
      </w:r>
      <w:r w:rsidR="3E8ABDF5">
        <w:t xml:space="preserve">also </w:t>
      </w:r>
      <w:r w:rsidR="4C110701">
        <w:t>unlock exciting creative opportunities for immersive experience and spatial sound designers.</w:t>
      </w:r>
    </w:p>
    <w:p w:rsidR="00D03BF5" w:rsidP="044B0010" w:rsidRDefault="00D03BF5" w14:paraId="7950496C" w14:textId="190202F4">
      <w:pPr>
        <w:spacing w:after="0"/>
      </w:pPr>
    </w:p>
    <w:p w:rsidR="29370B59" w:rsidP="4E87E5E5" w:rsidRDefault="29370B59" w14:paraId="762B09FB" w14:textId="06A37A2C">
      <w:pPr>
        <w:pStyle w:val="Heading4"/>
        <w:ind w:left="810"/>
      </w:pPr>
      <w:bookmarkStart w:name="_Case_study:_Arcade" w:id="353"/>
      <w:bookmarkStart w:name="_Toc644839014" w:id="354"/>
      <w:bookmarkEnd w:id="353"/>
      <w:r>
        <w:t>Case study: Arcade</w:t>
      </w:r>
      <w:bookmarkEnd w:id="354"/>
    </w:p>
    <w:p w:rsidR="7115858C" w:rsidP="00A93347" w:rsidRDefault="7115858C" w14:paraId="66F62A95" w14:textId="2FC66D40">
      <w:pPr>
        <w:spacing w:after="0"/>
      </w:pPr>
      <w:r w:rsidRPr="5C13A47C">
        <w:rPr>
          <w:i/>
        </w:rPr>
        <w:t xml:space="preserve">DARKFIELD </w:t>
      </w:r>
      <w:r>
        <w:t xml:space="preserve">are renowned for their innovative use of binaural sound in complete darkness. Usually located inside a shipping container, their experiences locate stories in space with an innovative use of audio, expanding our understanding of the importance and potential of sound for storytelling. </w:t>
      </w:r>
    </w:p>
    <w:p w:rsidR="4E87E5E5" w:rsidP="4E87E5E5" w:rsidRDefault="4E87E5E5" w14:paraId="45637E67" w14:textId="1A46B505">
      <w:pPr>
        <w:spacing w:after="0"/>
        <w:ind w:left="810"/>
      </w:pPr>
    </w:p>
    <w:p w:rsidR="00460113" w:rsidP="006D66B9" w:rsidRDefault="7115858C" w14:paraId="6FC41BED" w14:textId="192C6B61">
      <w:pPr>
        <w:spacing w:after="0"/>
      </w:pPr>
      <w:r w:rsidRPr="6A31513F">
        <w:rPr>
          <w:b/>
          <w:bCs/>
          <w:i/>
          <w:iCs/>
        </w:rPr>
        <w:t xml:space="preserve">Arcade </w:t>
      </w:r>
      <w:r>
        <w:t>is a 2</w:t>
      </w:r>
      <w:r w:rsidR="00E63595">
        <w:t>5</w:t>
      </w:r>
      <w:r>
        <w:t xml:space="preserve">-minute, choose-your-own-path experience run in pitch-blackness. Wearing noise-isolating headphones, participants are guided solely by a 360-degree binaural soundtrack whose branching narrative responds to a button press and coins </w:t>
      </w:r>
      <w:r w:rsidR="116A14F7">
        <w:t xml:space="preserve">inserted </w:t>
      </w:r>
      <w:r>
        <w:t xml:space="preserve">into a </w:t>
      </w:r>
      <w:r w:rsidR="0080E8F0">
        <w:t>cabinet</w:t>
      </w:r>
      <w:r w:rsidR="71A64368">
        <w:t>’s slot</w:t>
      </w:r>
      <w:r>
        <w:t xml:space="preserve">. </w:t>
      </w:r>
      <w:r w:rsidRPr="6A31513F">
        <w:rPr>
          <w:b/>
          <w:bCs/>
          <w:i/>
          <w:iCs/>
        </w:rPr>
        <w:t xml:space="preserve">Arcade </w:t>
      </w:r>
      <w:r>
        <w:t>also incorporates additional sensory elements such as sudden splashes of water</w:t>
      </w:r>
      <w:r w:rsidR="007D47BF">
        <w:t xml:space="preserve"> (</w:t>
      </w:r>
      <w:r w:rsidR="007043A1">
        <w:t xml:space="preserve">see </w:t>
      </w:r>
      <w:r w:rsidR="007043A1">
        <w:rPr>
          <w:highlight w:val="yellow"/>
        </w:rPr>
        <w:fldChar w:fldCharType="begin"/>
      </w:r>
      <w:r w:rsidR="007043A1">
        <w:instrText xml:space="preserve"> REF _Ref209442110 \h </w:instrText>
      </w:r>
      <w:r w:rsidR="007043A1">
        <w:rPr>
          <w:highlight w:val="yellow"/>
        </w:rPr>
      </w:r>
      <w:r w:rsidR="007043A1">
        <w:rPr>
          <w:highlight w:val="yellow"/>
        </w:rPr>
        <w:fldChar w:fldCharType="separate"/>
      </w:r>
      <w:r w:rsidR="007043A1">
        <w:t>Case study: water droplets</w:t>
      </w:r>
      <w:r w:rsidR="007043A1">
        <w:rPr>
          <w:highlight w:val="yellow"/>
        </w:rPr>
        <w:fldChar w:fldCharType="end"/>
      </w:r>
      <w:r w:rsidR="007D47BF">
        <w:t>)</w:t>
      </w:r>
      <w:r>
        <w:t xml:space="preserve"> </w:t>
      </w:r>
      <w:r w:rsidR="007D47BF">
        <w:t xml:space="preserve">and </w:t>
      </w:r>
      <w:r w:rsidR="134AE330">
        <w:t>3</w:t>
      </w:r>
      <w:r w:rsidR="1517722F">
        <w:t>D-</w:t>
      </w:r>
      <w:r w:rsidR="007D47BF">
        <w:t xml:space="preserve">printed </w:t>
      </w:r>
      <w:r w:rsidR="007B0CCD">
        <w:t>props</w:t>
      </w:r>
      <w:r>
        <w:t xml:space="preserve">. </w:t>
      </w:r>
    </w:p>
    <w:p w:rsidR="00AD4D49" w:rsidP="73805CC3" w:rsidRDefault="00063EAC" w14:paraId="01196953" w14:textId="0339CC7D">
      <w:pPr>
        <w:keepNext/>
        <w:spacing w:after="0"/>
        <w:jc w:val="center"/>
      </w:pPr>
      <w:r w:rsidRPr="00063EAC">
        <w:rPr>
          <w:noProof/>
        </w:rPr>
        <w:drawing>
          <wp:inline distT="0" distB="0" distL="0" distR="0" wp14:anchorId="7C584F8A" wp14:editId="4628A1B4">
            <wp:extent cx="5731510" cy="3819525"/>
            <wp:effectExtent l="0" t="0" r="2540" b="9525"/>
            <wp:docPr id="1482762222" name="Picture 1" descr="Photograph of a row of black gaming or VR stations with headsets hanging on each unit, illuminated by vibrant neon lights in green, purple, and blue. The setup suggests a futuristic gaming or virtual reality arcade environment with reflective surfaces enhancing the colorful lighting eff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62222" name="Picture 1" descr="Photograph of a row of black gaming or VR stations with headsets hanging on each unit, illuminated by vibrant neon lights in green, purple, and blue. The setup suggests a futuristic gaming or virtual reality arcade environment with reflective surfaces enhancing the colorful lighting effects."/>
                    <pic:cNvPicPr/>
                  </pic:nvPicPr>
                  <pic:blipFill>
                    <a:blip r:embed="rId39"/>
                    <a:stretch>
                      <a:fillRect/>
                    </a:stretch>
                  </pic:blipFill>
                  <pic:spPr>
                    <a:xfrm>
                      <a:off x="0" y="0"/>
                      <a:ext cx="5731510" cy="3819525"/>
                    </a:xfrm>
                    <a:prstGeom prst="rect">
                      <a:avLst/>
                    </a:prstGeom>
                  </pic:spPr>
                </pic:pic>
              </a:graphicData>
            </a:graphic>
          </wp:inline>
        </w:drawing>
      </w:r>
    </w:p>
    <w:p w:rsidRPr="00D0789C" w:rsidR="00D0789C" w:rsidP="5C13A47C" w:rsidRDefault="00D51648" w14:paraId="73310E91" w14:textId="5A6524FE">
      <w:pPr>
        <w:pStyle w:val="Caption"/>
        <w:ind w:left="810"/>
      </w:pPr>
      <w:r>
        <w:t xml:space="preserve">DARKFIELD’s </w:t>
      </w:r>
      <w:r w:rsidRPr="73805CC3">
        <w:rPr>
          <w:b/>
          <w:i/>
        </w:rPr>
        <w:t>ARCADE</w:t>
      </w:r>
      <w:r w:rsidR="008149AD">
        <w:t xml:space="preserve">, </w:t>
      </w:r>
      <w:r>
        <w:t xml:space="preserve">Nottingham Lakeside Arts. Neon-lit interior with a row of arcade cabinets and over-ear headphones inside </w:t>
      </w:r>
      <w:r w:rsidR="008149AD">
        <w:t>a</w:t>
      </w:r>
      <w:r>
        <w:t xml:space="preserve"> shipping-container installation. </w:t>
      </w:r>
      <w:r w:rsidR="000967DF">
        <w:t xml:space="preserve">© </w:t>
      </w:r>
      <w:r>
        <w:t>Katie Edwards</w:t>
      </w:r>
      <w:r w:rsidR="406ED182">
        <w:t xml:space="preserve">, </w:t>
      </w:r>
      <w:r w:rsidR="000967DF">
        <w:t>2024</w:t>
      </w:r>
      <w:r w:rsidR="45B1912B">
        <w:t>.</w:t>
      </w:r>
    </w:p>
    <w:p w:rsidRPr="00D0789C" w:rsidR="00D0789C" w:rsidP="48B8EDBD" w:rsidRDefault="00D0789C" w14:paraId="7AFC09EB" w14:textId="562C939C">
      <w:pPr>
        <w:rPr>
          <w:i/>
          <w:iCs/>
        </w:rPr>
      </w:pPr>
      <w:r w:rsidRPr="48B8EDBD">
        <w:rPr>
          <w:i/>
          <w:iCs/>
        </w:rPr>
        <w:t>“When we begin thinking about a new show we always think about what new multisensory elements we can explore. Our work is less interested in a traditional narrative structure and the special effects we use are as integral to the story we tell as the script.</w:t>
      </w:r>
      <w:r w:rsidRPr="48B8EDBD" w:rsidR="0A018751">
        <w:rPr>
          <w:i/>
          <w:iCs/>
        </w:rPr>
        <w:t xml:space="preserve"> </w:t>
      </w:r>
      <w:r w:rsidRPr="48B8EDBD">
        <w:rPr>
          <w:i/>
          <w:iCs/>
        </w:rPr>
        <w:t>Because of the branch narrative structure of Arcade</w:t>
      </w:r>
      <w:r w:rsidRPr="48B8EDBD" w:rsidR="60703D2E">
        <w:rPr>
          <w:i/>
          <w:iCs/>
        </w:rPr>
        <w:t>,</w:t>
      </w:r>
      <w:r w:rsidRPr="48B8EDBD">
        <w:rPr>
          <w:i/>
          <w:iCs/>
        </w:rPr>
        <w:t xml:space="preserve"> it was clear that any sensory events needed to be individual to each audience member (in all our other shows the effects are universal to everyone). Often the smallest effect can have the biggest impact, the water spray in Arcade is the one that most people mention. It's important though that any effect we use is integral to the story</w:t>
      </w:r>
      <w:r w:rsidRPr="48B8EDBD" w:rsidR="699D2EFE">
        <w:rPr>
          <w:i/>
          <w:iCs/>
        </w:rPr>
        <w:t>;</w:t>
      </w:r>
      <w:r w:rsidRPr="48B8EDBD">
        <w:rPr>
          <w:i/>
          <w:iCs/>
        </w:rPr>
        <w:t xml:space="preserve"> its primary function is to augment the audio.”</w:t>
      </w:r>
      <w:r w:rsidRPr="48B8EDBD" w:rsidR="10EF035C">
        <w:rPr>
          <w:i/>
          <w:iCs/>
        </w:rPr>
        <w:t xml:space="preserve"> </w:t>
      </w:r>
      <w:r>
        <w:t xml:space="preserve">— </w:t>
      </w:r>
      <w:r w:rsidRPr="48B8EDBD">
        <w:rPr>
          <w:b/>
          <w:bCs/>
        </w:rPr>
        <w:t xml:space="preserve">Glen Neath, </w:t>
      </w:r>
      <w:r w:rsidR="001F14F5">
        <w:t xml:space="preserve">Artistic Director and </w:t>
      </w:r>
      <w:r w:rsidR="47752313">
        <w:t>C</w:t>
      </w:r>
      <w:r w:rsidR="001F14F5">
        <w:t>o</w:t>
      </w:r>
      <w:r w:rsidR="00E6633E">
        <w:t>-</w:t>
      </w:r>
      <w:r w:rsidR="5A0BBD28">
        <w:t>F</w:t>
      </w:r>
      <w:r w:rsidR="001F14F5">
        <w:t>ounder</w:t>
      </w:r>
      <w:r w:rsidR="68CAD297">
        <w:t xml:space="preserve"> at</w:t>
      </w:r>
      <w:r>
        <w:t xml:space="preserve"> DARKFIELD</w:t>
      </w:r>
    </w:p>
    <w:p w:rsidR="00D0789C" w:rsidP="006D66B9" w:rsidRDefault="00D0789C" w14:paraId="6C428AE4" w14:textId="77777777"/>
    <w:p w:rsidR="7AC1C768" w:rsidP="1898712A" w:rsidRDefault="7AC1C768" w14:paraId="060D1314" w14:textId="21C3B6A5">
      <w:pPr>
        <w:pStyle w:val="Heading2"/>
      </w:pPr>
      <w:bookmarkStart w:name="_Toc170785152" w:id="355"/>
      <w:r>
        <w:t>Pract</w:t>
      </w:r>
      <w:r w:rsidR="2206A88D">
        <w:t>ical insights</w:t>
      </w:r>
      <w:bookmarkEnd w:id="355"/>
    </w:p>
    <w:p w:rsidR="001A3899" w:rsidP="1898712A" w:rsidRDefault="41D48875" w14:paraId="1D60D445" w14:textId="77777777">
      <w:pPr>
        <w:pStyle w:val="Heading3"/>
      </w:pPr>
      <w:bookmarkStart w:name="_Toc871857078" w:id="356"/>
      <w:r>
        <w:t>Low spatial resolution</w:t>
      </w:r>
      <w:bookmarkEnd w:id="356"/>
    </w:p>
    <w:p w:rsidR="00967F98" w:rsidP="48B8EDBD" w:rsidRDefault="60EBE545" w14:paraId="25C06412" w14:textId="457AC917">
      <w:pPr>
        <w:rPr>
          <w:rFonts w:eastAsia="Aptos"/>
        </w:rPr>
      </w:pPr>
      <w:r>
        <w:t>B</w:t>
      </w:r>
      <w:r w:rsidR="41D48875">
        <w:t xml:space="preserve">oth ears are required to determine the source of a sound, </w:t>
      </w:r>
      <w:r w:rsidR="3BACAA9A">
        <w:t>a process the brain carries out by comparing the signals received at each ear</w:t>
      </w:r>
      <w:r w:rsidR="77EAED58">
        <w:t xml:space="preserve">. </w:t>
      </w:r>
      <w:r w:rsidR="2112E9C2">
        <w:t xml:space="preserve">A </w:t>
      </w:r>
      <w:r w:rsidR="77A42C1F">
        <w:t>s</w:t>
      </w:r>
      <w:r w:rsidR="3734043C">
        <w:t xml:space="preserve">ound </w:t>
      </w:r>
      <w:r w:rsidR="5D9FB390">
        <w:t>will be</w:t>
      </w:r>
      <w:r w:rsidR="683662CF">
        <w:t xml:space="preserve"> perceived </w:t>
      </w:r>
      <w:r w:rsidR="583E5AC3">
        <w:t xml:space="preserve">more loudly </w:t>
      </w:r>
      <w:r w:rsidR="1671CC13">
        <w:t xml:space="preserve">in, and </w:t>
      </w:r>
      <w:r w:rsidR="3D8B0CFF">
        <w:t>arrive</w:t>
      </w:r>
      <w:r w:rsidR="1671CC13">
        <w:t xml:space="preserve"> fractionally earlier </w:t>
      </w:r>
      <w:r w:rsidR="3734043C">
        <w:t>at</w:t>
      </w:r>
      <w:r w:rsidR="63105A4A">
        <w:t>,</w:t>
      </w:r>
      <w:r w:rsidR="3734043C">
        <w:t xml:space="preserve"> </w:t>
      </w:r>
      <w:r w:rsidR="683662CF">
        <w:t xml:space="preserve">the ear </w:t>
      </w:r>
      <w:r w:rsidR="7AA2E725">
        <w:t xml:space="preserve">that is </w:t>
      </w:r>
      <w:r w:rsidR="683662CF">
        <w:t>close</w:t>
      </w:r>
      <w:r w:rsidR="1E14A598">
        <w:t>r</w:t>
      </w:r>
      <w:r w:rsidR="683662CF">
        <w:t xml:space="preserve"> to </w:t>
      </w:r>
      <w:r w:rsidR="2FC5A0BB">
        <w:t>the source</w:t>
      </w:r>
      <w:r w:rsidR="683662CF">
        <w:t xml:space="preserve">. </w:t>
      </w:r>
      <w:r w:rsidR="41D48875">
        <w:t xml:space="preserve">These </w:t>
      </w:r>
      <w:r w:rsidR="745AE814">
        <w:t xml:space="preserve">difference </w:t>
      </w:r>
      <w:r w:rsidR="41D48875">
        <w:t xml:space="preserve">cues </w:t>
      </w:r>
      <w:r w:rsidR="4051D2B3">
        <w:t>allow</w:t>
      </w:r>
      <w:r w:rsidR="70DAFBF5">
        <w:t xml:space="preserve"> the brain to identify the broad </w:t>
      </w:r>
      <w:r w:rsidR="41D48875">
        <w:t>direction of the sound</w:t>
      </w:r>
      <w:r w:rsidR="12053F1D">
        <w:t xml:space="preserve">. However, this process often delivers a range of possible solutions, </w:t>
      </w:r>
      <w:r w:rsidR="3FB1BF21">
        <w:t xml:space="preserve">producing a range of </w:t>
      </w:r>
      <w:r w:rsidR="41D48875">
        <w:t xml:space="preserve">potential locations </w:t>
      </w:r>
      <w:r w:rsidR="4A55DBCC">
        <w:t>known as the</w:t>
      </w:r>
      <w:r w:rsidR="556D7E30">
        <w:t xml:space="preserve"> </w:t>
      </w:r>
      <w:r w:rsidRPr="4198D5AC" w:rsidR="41D48875">
        <w:rPr>
          <w:i/>
          <w:iCs/>
        </w:rPr>
        <w:t>cone of confusion</w:t>
      </w:r>
      <w:r w:rsidR="41D48875">
        <w:t xml:space="preserve">. </w:t>
      </w:r>
      <w:r w:rsidR="0EACCF61">
        <w:t xml:space="preserve">Because of this </w:t>
      </w:r>
      <w:r w:rsidR="7490EA4F">
        <w:t xml:space="preserve">relatively </w:t>
      </w:r>
      <w:r w:rsidR="0EACCF61">
        <w:t xml:space="preserve">imprecise ability to </w:t>
      </w:r>
      <w:r w:rsidR="0EACCF61">
        <w:t xml:space="preserve">localise sound, </w:t>
      </w:r>
      <w:r w:rsidR="41D48875">
        <w:t xml:space="preserve">we </w:t>
      </w:r>
      <w:r w:rsidR="06B53FAF">
        <w:t>frequently</w:t>
      </w:r>
      <w:r w:rsidR="41D48875">
        <w:t xml:space="preserve"> rely on vision</w:t>
      </w:r>
      <w:r w:rsidR="1218778F">
        <w:t xml:space="preserve"> </w:t>
      </w:r>
      <w:r w:rsidR="0D58CDEC">
        <w:t>(</w:t>
      </w:r>
      <w:r w:rsidR="79A0CFF5">
        <w:t xml:space="preserve">which generally operates </w:t>
      </w:r>
      <w:r w:rsidR="17EE93C2">
        <w:t xml:space="preserve">at </w:t>
      </w:r>
      <w:r w:rsidR="79A0CFF5">
        <w:t>much higher spatial resolution</w:t>
      </w:r>
      <w:r w:rsidR="6450E840">
        <w:t xml:space="preserve">) </w:t>
      </w:r>
      <w:r w:rsidR="41D48875">
        <w:t>to decode a specific source of sound</w:t>
      </w:r>
      <w:r w:rsidR="55891BB4">
        <w:t>. F</w:t>
      </w:r>
      <w:r w:rsidR="41D48875">
        <w:t xml:space="preserve">or example, </w:t>
      </w:r>
      <w:r w:rsidR="7B0552B8">
        <w:t xml:space="preserve">we may use </w:t>
      </w:r>
      <w:r w:rsidR="7389451B">
        <w:t xml:space="preserve">hearing </w:t>
      </w:r>
      <w:r w:rsidR="07E7F815">
        <w:t xml:space="preserve">to </w:t>
      </w:r>
      <w:r w:rsidR="41D48875">
        <w:t xml:space="preserve">turn </w:t>
      </w:r>
      <w:r w:rsidR="1D7F0CC5">
        <w:t>toward the approximate</w:t>
      </w:r>
      <w:r w:rsidR="41D48875">
        <w:t xml:space="preserve"> direction of a sound </w:t>
      </w:r>
      <w:r w:rsidR="00B64B2C">
        <w:t>source but</w:t>
      </w:r>
      <w:r w:rsidR="4850AC65">
        <w:t xml:space="preserve"> then </w:t>
      </w:r>
      <w:r w:rsidR="10DE5855">
        <w:t>depend on</w:t>
      </w:r>
      <w:r w:rsidR="6F59CAAE">
        <w:t xml:space="preserve"> </w:t>
      </w:r>
      <w:r w:rsidR="00B64B2C">
        <w:t>visual</w:t>
      </w:r>
      <w:r w:rsidR="633CA8BC">
        <w:t xml:space="preserve"> information</w:t>
      </w:r>
      <w:r w:rsidR="4850AC65">
        <w:t xml:space="preserve"> </w:t>
      </w:r>
      <w:r w:rsidR="1F2A16DB">
        <w:t xml:space="preserve">to </w:t>
      </w:r>
      <w:r w:rsidR="41D48875">
        <w:t>pinpoint the exact source</w:t>
      </w:r>
      <w:ins w:author="Levstek, Marusa" w:date="2026-09-25T16:44:00Z" w16du:dateUtc="2026-09-25T16:44:11Z" w:id="357">
        <w:r w:rsidR="10098EDF">
          <w:t>.</w:t>
        </w:r>
      </w:ins>
      <w:sdt>
        <w:sdtPr>
          <w:tag w:val="MENDELEY_CITATION_v3_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"/>
          <w:id w:val="-1737165785"/>
          <w:placeholder>
            <w:docPart w:val="DefaultPlaceholder_-1854013440"/>
          </w:placeholder>
        </w:sdtPr>
        <w:sdtContent>
          <w:r w:rsidRPr="00517457" w:rsidR="00517457">
            <w:rPr>
              <w:rFonts w:ascii="Aptos" w:hAnsi="Aptos"/>
              <w:color w:val="000000"/>
              <w:vertAlign w:val="superscript"/>
            </w:rPr>
            <w:t>95</w:t>
          </w:r>
        </w:sdtContent>
      </w:sdt>
      <w:r w:rsidR="00517457">
        <w:t xml:space="preserve"> </w:t>
      </w:r>
      <w:sdt>
        <w:sdtPr>
          <w:tag w:val="MENDELEY_CITATION_v3_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"/>
          <w:id w:val="-710189076"/>
          <w:placeholder>
            <w:docPart w:val="DefaultPlaceholder_-1854013440"/>
          </w:placeholder>
        </w:sdtPr>
        <w:sdtContent>
          <w:r w:rsidRPr="007B276B" w:rsidR="007B276B">
            <w:rPr>
              <w:rFonts w:ascii="Aptos" w:hAnsi="Aptos"/>
              <w:color w:val="000000"/>
              <w:vertAlign w:val="superscript"/>
            </w:rPr>
            <w:t>70</w:t>
          </w:r>
        </w:sdtContent>
      </w:sdt>
      <w:del w:author="Woods, Andy" w:date="2026-09-28T06:05:00Z" w16du:dateUtc="2026-09-28T05:05:00Z" w:id="358">
        <w:r w:rsidDel="007B276B" w:rsidR="007B276B">
          <w:delText xml:space="preserve"> </w:delText>
        </w:r>
        <w:commentRangeStart w:id="359"/>
        <w:commentRangeStart w:id="360"/>
        <w:r w:rsidRPr="4198D5AC" w:rsidDel="007B276B" w:rsidR="41D48875">
          <w:rPr>
            <w:rFonts w:eastAsia="Aptos"/>
            <w:vertAlign w:val="superscript"/>
          </w:rPr>
          <w:delText>10</w:delText>
        </w:r>
        <w:commentRangeEnd w:id="359"/>
        <w:r w:rsidRPr="4198D5AC" w:rsidDel="007B276B">
          <w:rPr>
            <w:rStyle w:val="CommentReference"/>
            <w:rFonts w:eastAsia="Aptos"/>
            <w:sz w:val="24"/>
            <w:szCs w:val="24"/>
          </w:rPr>
          <w:commentReference w:id="359"/>
        </w:r>
        <w:commentRangeEnd w:id="360"/>
        <w:r>
          <w:rPr>
            <w:rStyle w:val="CommentReference"/>
          </w:rPr>
          <w:commentReference w:id="360"/>
        </w:r>
      </w:del>
      <w:del w:author="Levstek, Marusa" w:date="2026-09-25T16:44:00Z" w16du:dateUtc="2026-09-25T16:44:09Z" w:id="362">
        <w:r w:rsidRPr="4198D5AC" w:rsidDel="00D8019B">
          <w:rPr>
            <w:rFonts w:eastAsia="Aptos"/>
          </w:rPr>
          <w:delText>.</w:delText>
        </w:r>
      </w:del>
    </w:p>
    <w:p w:rsidR="00967F98" w:rsidP="1898712A" w:rsidRDefault="2F8E7AEE" w14:paraId="23A2E0F6" w14:textId="1FC0EC0B">
      <w:pPr>
        <w:pStyle w:val="Heading2"/>
        <w:rPr>
          <w:rFonts w:ascii="Aptos" w:hAnsi="Aptos" w:eastAsia="Aptos" w:cs="Aptos"/>
        </w:rPr>
      </w:pPr>
      <w:bookmarkStart w:name="_Toc524143705" w:id="363"/>
      <w:r>
        <w:t xml:space="preserve">Inclusion </w:t>
      </w:r>
      <w:r w:rsidR="75A933AF">
        <w:t>c</w:t>
      </w:r>
      <w:r>
        <w:t>onsiderations</w:t>
      </w:r>
      <w:bookmarkEnd w:id="363"/>
    </w:p>
    <w:p w:rsidR="001A3899" w:rsidP="1898712A" w:rsidRDefault="48FF5148" w14:paraId="3AC7636E" w14:textId="08C1CC73">
      <w:pPr>
        <w:pStyle w:val="Heading3"/>
      </w:pPr>
      <w:bookmarkStart w:name="_Toc1405861554" w:id="364"/>
      <w:r>
        <w:t>Hearing diversity</w:t>
      </w:r>
      <w:bookmarkEnd w:id="364"/>
    </w:p>
    <w:p w:rsidR="001A3899" w:rsidP="1898712A" w:rsidRDefault="48FF5148" w14:paraId="13D519E5" w14:textId="03864895">
      <w:pPr>
        <w:rPr>
          <w:rFonts w:eastAsia="Aptos"/>
        </w:rPr>
      </w:pPr>
      <w:r w:rsidRPr="6A31513F">
        <w:rPr>
          <w:rFonts w:eastAsia="Aptos"/>
        </w:rPr>
        <w:t>Not everyone hears the same way. Where possible, provide alternative channels such as captions, text transcripts and visual alerts, to ensure that core content and prompts are available to all.</w:t>
      </w:r>
      <w:r>
        <w:t xml:space="preserve"> </w:t>
      </w:r>
    </w:p>
    <w:p w:rsidR="001A3899" w:rsidP="1898712A" w:rsidRDefault="70A12887" w14:paraId="06106C1A" w14:textId="1D5E19FC">
      <w:pPr>
        <w:pStyle w:val="Heading3"/>
      </w:pPr>
      <w:bookmarkStart w:name="_Toc1227859043" w:id="365"/>
      <w:r>
        <w:t xml:space="preserve">Sound </w:t>
      </w:r>
      <w:r w:rsidR="725E739E">
        <w:t>o</w:t>
      </w:r>
      <w:r>
        <w:t>verload</w:t>
      </w:r>
      <w:r w:rsidR="3D54C85D">
        <w:t xml:space="preserve"> and s</w:t>
      </w:r>
      <w:r>
        <w:t xml:space="preserve">ensory </w:t>
      </w:r>
      <w:r w:rsidR="57B3C28C">
        <w:t>s</w:t>
      </w:r>
      <w:r>
        <w:t>ensitivities</w:t>
      </w:r>
      <w:bookmarkEnd w:id="365"/>
    </w:p>
    <w:p w:rsidR="00967F98" w:rsidP="00D0338D" w:rsidRDefault="70A12887" w14:paraId="44AE67B7" w14:textId="1758ED50">
      <w:pPr>
        <w:rPr>
          <w:rFonts w:eastAsia="Aptos"/>
        </w:rPr>
      </w:pPr>
      <w:r w:rsidRPr="6A31513F">
        <w:rPr>
          <w:rFonts w:eastAsia="Aptos"/>
        </w:rPr>
        <w:t xml:space="preserve">Some individuals, </w:t>
      </w:r>
      <w:r w:rsidRPr="6A31513F" w:rsidR="066949CA">
        <w:rPr>
          <w:rFonts w:eastAsia="Aptos"/>
        </w:rPr>
        <w:t>for example some people</w:t>
      </w:r>
      <w:r w:rsidRPr="6A31513F">
        <w:rPr>
          <w:rFonts w:eastAsia="Aptos"/>
        </w:rPr>
        <w:t xml:space="preserve"> with autism, may find certain sounds, sudden noises, or loud environments overwhelming or distressing.  Offering user-adjustable volume controls, sensory-friendly sessions, sound dampening headphones and </w:t>
      </w:r>
      <w:r w:rsidRPr="6A31513F" w:rsidR="2D068D55">
        <w:rPr>
          <w:rFonts w:eastAsia="Aptos"/>
        </w:rPr>
        <w:t xml:space="preserve">ensuring access to </w:t>
      </w:r>
      <w:r w:rsidRPr="6A31513F">
        <w:rPr>
          <w:rFonts w:eastAsia="Aptos"/>
        </w:rPr>
        <w:t>a quiet space</w:t>
      </w:r>
      <w:r w:rsidRPr="73805CC3" w:rsidR="67742FC0">
        <w:rPr>
          <w:rFonts w:eastAsia="Aptos"/>
        </w:rPr>
        <w:t>,</w:t>
      </w:r>
      <w:r w:rsidRPr="6A31513F">
        <w:rPr>
          <w:rFonts w:eastAsia="Aptos"/>
        </w:rPr>
        <w:t xml:space="preserve"> </w:t>
      </w:r>
      <w:r w:rsidRPr="6A31513F" w:rsidR="75E810FE">
        <w:rPr>
          <w:rFonts w:eastAsia="Aptos"/>
        </w:rPr>
        <w:t>can all help reduce sensory overload</w:t>
      </w:r>
      <w:r w:rsidRPr="6A31513F">
        <w:rPr>
          <w:rFonts w:eastAsia="Aptos"/>
        </w:rPr>
        <w:t xml:space="preserve">. </w:t>
      </w:r>
    </w:p>
    <w:p w:rsidR="001A3899" w:rsidP="1898712A" w:rsidRDefault="70A12887" w14:paraId="12258C4A" w14:textId="3E002191">
      <w:pPr>
        <w:pStyle w:val="Heading3"/>
      </w:pPr>
      <w:bookmarkStart w:name="_Toc1583453425" w:id="366"/>
      <w:r>
        <w:t xml:space="preserve">Spatial </w:t>
      </w:r>
      <w:r w:rsidR="721335C8">
        <w:t>a</w:t>
      </w:r>
      <w:r>
        <w:t xml:space="preserve">udio for </w:t>
      </w:r>
      <w:r w:rsidR="30846878">
        <w:t>o</w:t>
      </w:r>
      <w:r>
        <w:t>rientation</w:t>
      </w:r>
      <w:bookmarkEnd w:id="366"/>
    </w:p>
    <w:p w:rsidR="00967F98" w:rsidP="00D0338D" w:rsidRDefault="70A12887" w14:paraId="594ACAFC" w14:textId="7A35AE48">
      <w:pPr>
        <w:rPr>
          <w:rFonts w:eastAsia="Aptos"/>
        </w:rPr>
      </w:pPr>
      <w:r w:rsidRPr="48B8EDBD">
        <w:rPr>
          <w:rFonts w:eastAsia="Aptos"/>
        </w:rPr>
        <w:t>Spatial or 3D audio can enhance immersion and assist navigation for those with limited vision</w:t>
      </w:r>
      <w:r w:rsidRPr="48B8EDBD" w:rsidR="06CED991">
        <w:rPr>
          <w:rFonts w:eastAsia="Aptos"/>
        </w:rPr>
        <w:t xml:space="preserve">. However, </w:t>
      </w:r>
      <w:r w:rsidRPr="48B8EDBD">
        <w:rPr>
          <w:rFonts w:eastAsia="Aptos"/>
        </w:rPr>
        <w:t xml:space="preserve">keep in mind that some </w:t>
      </w:r>
      <w:r w:rsidRPr="48B8EDBD" w:rsidR="0B3C5A54">
        <w:rPr>
          <w:rFonts w:eastAsia="Aptos"/>
        </w:rPr>
        <w:t xml:space="preserve">people </w:t>
      </w:r>
      <w:r w:rsidRPr="48B8EDBD">
        <w:rPr>
          <w:rFonts w:eastAsia="Aptos"/>
        </w:rPr>
        <w:t xml:space="preserve">may </w:t>
      </w:r>
      <w:r w:rsidRPr="48B8EDBD" w:rsidR="66AF431D">
        <w:rPr>
          <w:rFonts w:eastAsia="Aptos"/>
        </w:rPr>
        <w:t xml:space="preserve">have difficulties localising </w:t>
      </w:r>
      <w:r w:rsidRPr="48B8EDBD">
        <w:rPr>
          <w:rFonts w:eastAsia="Aptos"/>
        </w:rPr>
        <w:t xml:space="preserve">sound. </w:t>
      </w:r>
      <w:r w:rsidRPr="48B8EDBD" w:rsidR="0AD17BB9">
        <w:rPr>
          <w:rFonts w:eastAsia="Aptos"/>
        </w:rPr>
        <w:t xml:space="preserve">Providing </w:t>
      </w:r>
      <w:r w:rsidRPr="48B8EDBD">
        <w:rPr>
          <w:rFonts w:eastAsia="Aptos"/>
        </w:rPr>
        <w:t xml:space="preserve">complementary visual or tactile cues </w:t>
      </w:r>
      <w:r w:rsidRPr="48B8EDBD" w:rsidR="26B1B28A">
        <w:rPr>
          <w:rFonts w:eastAsia="Aptos"/>
        </w:rPr>
        <w:t xml:space="preserve">can </w:t>
      </w:r>
      <w:r w:rsidRPr="48B8EDBD" w:rsidR="34974538">
        <w:rPr>
          <w:rFonts w:eastAsia="Aptos"/>
        </w:rPr>
        <w:t>help</w:t>
      </w:r>
      <w:r w:rsidRPr="48B8EDBD" w:rsidR="0ACE2E34">
        <w:rPr>
          <w:rFonts w:eastAsia="Aptos"/>
        </w:rPr>
        <w:t xml:space="preserve"> </w:t>
      </w:r>
      <w:r w:rsidRPr="48B8EDBD">
        <w:rPr>
          <w:rFonts w:eastAsia="Aptos"/>
        </w:rPr>
        <w:t xml:space="preserve">ensure </w:t>
      </w:r>
      <w:r w:rsidRPr="48B8EDBD" w:rsidR="5BA2974C">
        <w:rPr>
          <w:rFonts w:eastAsia="Aptos"/>
        </w:rPr>
        <w:t xml:space="preserve">that essential </w:t>
      </w:r>
      <w:r w:rsidRPr="48B8EDBD">
        <w:rPr>
          <w:rFonts w:eastAsia="Aptos"/>
        </w:rPr>
        <w:t>directional information is not lost.</w:t>
      </w:r>
    </w:p>
    <w:p w:rsidR="4E87E5E5" w:rsidRDefault="4E87E5E5" w14:paraId="07DADCCD" w14:textId="27E55374">
      <w:r>
        <w:br w:type="page"/>
      </w:r>
    </w:p>
    <w:p w:rsidR="1249A426" w:rsidP="1898712A" w:rsidRDefault="1249A426" w14:paraId="4EA49D67" w14:textId="4B8B9162">
      <w:pPr>
        <w:pStyle w:val="Heading1"/>
      </w:pPr>
      <w:bookmarkStart w:name="_Toc433097559" w:id="367"/>
      <w:r>
        <w:t>In focus: Touch</w:t>
      </w:r>
      <w:bookmarkEnd w:id="367"/>
    </w:p>
    <w:p w:rsidR="6ED80D83" w:rsidP="71CB20EA" w:rsidRDefault="6ED80D83" w14:paraId="5A12A28F" w14:textId="4617D4BC">
      <w:pPr>
        <w:spacing w:after="0"/>
        <w:rPr>
          <w:rFonts w:ascii="Aptos" w:hAnsi="Aptos" w:eastAsia="Aptos" w:cs="Aptos"/>
        </w:rPr>
      </w:pPr>
      <w:r>
        <w:t>The</w:t>
      </w:r>
      <w:r w:rsidR="20F6AE12">
        <w:t xml:space="preserve"> </w:t>
      </w:r>
      <w:r w:rsidR="5B76D19E">
        <w:t>sense of t</w:t>
      </w:r>
      <w:r w:rsidR="24417D00">
        <w:t xml:space="preserve">ouch </w:t>
      </w:r>
      <w:r w:rsidR="5E14ED83">
        <w:t>plays a key role in</w:t>
      </w:r>
      <w:r w:rsidR="75E2B2BA">
        <w:t xml:space="preserve"> our</w:t>
      </w:r>
      <w:r w:rsidR="631CFF80">
        <w:t xml:space="preserve"> </w:t>
      </w:r>
      <w:r w:rsidR="50235291">
        <w:t>interacti</w:t>
      </w:r>
      <w:r w:rsidR="1BA27ACF">
        <w:t>ons</w:t>
      </w:r>
      <w:r w:rsidR="50235291">
        <w:t xml:space="preserve"> </w:t>
      </w:r>
      <w:r w:rsidR="7254A124">
        <w:t xml:space="preserve">with the world, </w:t>
      </w:r>
      <w:r w:rsidR="62CC9E60">
        <w:t>whether sen</w:t>
      </w:r>
      <w:r w:rsidR="657C09BE">
        <w:t>s</w:t>
      </w:r>
      <w:r w:rsidR="62CC9E60">
        <w:t xml:space="preserve">ing temperatures, </w:t>
      </w:r>
      <w:r w:rsidR="2158507E">
        <w:t xml:space="preserve">signalling pain, allowing us to </w:t>
      </w:r>
      <w:r w:rsidR="62CC9E60">
        <w:t>hold and manipulat</w:t>
      </w:r>
      <w:r w:rsidR="1AE6C6C8">
        <w:t xml:space="preserve">e </w:t>
      </w:r>
      <w:r w:rsidR="62CC9E60">
        <w:t xml:space="preserve">objects, or </w:t>
      </w:r>
      <w:r w:rsidR="441BDE63">
        <w:t xml:space="preserve">providing a route for social </w:t>
      </w:r>
      <w:r w:rsidR="6C6A8EE3">
        <w:t>connect</w:t>
      </w:r>
      <w:r w:rsidR="18C5703B">
        <w:t>ion</w:t>
      </w:r>
      <w:r w:rsidR="62CC9E60">
        <w:t xml:space="preserve">. Touch is </w:t>
      </w:r>
      <w:r w:rsidR="2468AA1D">
        <w:t xml:space="preserve">also </w:t>
      </w:r>
      <w:r w:rsidR="24417D00">
        <w:t>a complex sense</w:t>
      </w:r>
      <w:r w:rsidR="37F72144">
        <w:t xml:space="preserve">: </w:t>
      </w:r>
      <w:r w:rsidR="24417D00">
        <w:t xml:space="preserve">different </w:t>
      </w:r>
      <w:r w:rsidRPr="48B8EDBD" w:rsidR="1D839423">
        <w:rPr>
          <w:rFonts w:ascii="Aptos" w:hAnsi="Aptos" w:eastAsia="Aptos" w:cs="Aptos"/>
        </w:rPr>
        <w:t>receptors in the skin detect</w:t>
      </w:r>
      <w:r w:rsidRPr="48B8EDBD" w:rsidR="6758D6D2">
        <w:rPr>
          <w:rFonts w:ascii="Aptos" w:hAnsi="Aptos" w:eastAsia="Aptos" w:cs="Aptos"/>
        </w:rPr>
        <w:t xml:space="preserve"> different qualities of touch, including</w:t>
      </w:r>
      <w:r w:rsidRPr="48B8EDBD" w:rsidR="1D839423">
        <w:rPr>
          <w:rFonts w:ascii="Aptos" w:hAnsi="Aptos" w:eastAsia="Aptos" w:cs="Aptos"/>
        </w:rPr>
        <w:t xml:space="preserve"> pressure, vibration, stretch, texture and temperature</w:t>
      </w:r>
      <w:r w:rsidRPr="48B8EDBD" w:rsidR="7234247C">
        <w:rPr>
          <w:rFonts w:ascii="Aptos" w:hAnsi="Aptos" w:eastAsia="Aptos" w:cs="Aptos"/>
        </w:rPr>
        <w:t>.</w:t>
      </w:r>
    </w:p>
    <w:p w:rsidR="71CB20EA" w:rsidP="71CB20EA" w:rsidRDefault="71CB20EA" w14:paraId="287A082E" w14:textId="5596C679">
      <w:pPr>
        <w:spacing w:after="0"/>
        <w:rPr>
          <w:rFonts w:ascii="Aptos" w:hAnsi="Aptos" w:eastAsia="Aptos" w:cs="Aptos"/>
        </w:rPr>
      </w:pPr>
    </w:p>
    <w:p w:rsidR="00B05726" w:rsidP="006D66B9" w:rsidRDefault="00CC1A5B" w14:paraId="14BE1EFF" w14:textId="3CFFE4BF">
      <w:pPr>
        <w:rPr>
          <w:rFonts w:ascii="Aptos" w:hAnsi="Aptos" w:eastAsia="Aptos" w:cs="Aptos"/>
        </w:rPr>
      </w:pPr>
      <w:r w:rsidRPr="48B8EDBD">
        <w:rPr>
          <w:rFonts w:ascii="Aptos" w:hAnsi="Aptos" w:eastAsia="Aptos" w:cs="Aptos"/>
        </w:rPr>
        <w:t>Haptic technologies range from common vibration motors found in phones and game controllers (e.g., Sony DualSense, Apple Taptic Engine) and force-feedback devices like steering wheels. More advanced solutions include</w:t>
      </w:r>
      <w:r w:rsidRPr="48B8EDBD" w:rsidR="09C924DA">
        <w:rPr>
          <w:rFonts w:ascii="Aptos" w:hAnsi="Aptos" w:eastAsia="Aptos" w:cs="Aptos"/>
        </w:rPr>
        <w:t>:</w:t>
      </w:r>
      <w:r w:rsidRPr="48B8EDBD">
        <w:rPr>
          <w:rFonts w:ascii="Aptos" w:hAnsi="Aptos" w:eastAsia="Aptos" w:cs="Aptos"/>
        </w:rPr>
        <w:t xml:space="preserve"> haptic vests that provide localised feedback for VR</w:t>
      </w:r>
      <w:r w:rsidRPr="48B8EDBD" w:rsidR="4292DA41">
        <w:rPr>
          <w:rFonts w:ascii="Aptos" w:hAnsi="Aptos" w:eastAsia="Aptos" w:cs="Aptos"/>
        </w:rPr>
        <w:t>;</w:t>
      </w:r>
      <w:r w:rsidRPr="48B8EDBD">
        <w:rPr>
          <w:rFonts w:ascii="Aptos" w:hAnsi="Aptos" w:eastAsia="Aptos" w:cs="Aptos"/>
        </w:rPr>
        <w:t xml:space="preserve"> full-body suits that deliver tactile sensations across multiple areas; and 4D cinemas that incorporate in-seat vibration, motion and even wind effects. Experimental approaches are also emerging, such as ultrasonic mid-air haptics, surface haptics that simulate screen textures and Electrical Muscle Stimulation (EMS), which uses low-level electrical impulses to directly evoke sensations of force or movement.</w:t>
      </w:r>
    </w:p>
    <w:p w:rsidR="00263426" w:rsidP="006D66B9" w:rsidRDefault="00724224" w14:paraId="5236E9D1" w14:textId="77777777">
      <w:r>
        <w:rPr>
          <w:noProof/>
        </w:rPr>
        <w:drawing>
          <wp:inline distT="0" distB="0" distL="0" distR="0" wp14:anchorId="1A59313C" wp14:editId="0E08D489">
            <wp:extent cx="5731510" cy="4299585"/>
            <wp:effectExtent l="0" t="0" r="2540" b="5715"/>
            <wp:docPr id="1152526621" name="Picture 3" descr="Photograph of a person standing with arms raised under heavy rainfall illuminated by a bright light source behind them. The scene highlights falling raindrops creating vertical streaks and a reflective wet surface, emphasizing motion and contrast between light and sha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26621" name="Picture 3" descr="Photograph of a person standing with arms raised under heavy rainfall illuminated by a bright light source behind them. The scene highlights falling raindrops creating vertical streaks and a reflective wet surface, emphasizing motion and contrast between light and shadow."/>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4299585"/>
                    </a:xfrm>
                    <a:prstGeom prst="rect">
                      <a:avLst/>
                    </a:prstGeom>
                    <a:noFill/>
                    <a:ln>
                      <a:noFill/>
                    </a:ln>
                  </pic:spPr>
                </pic:pic>
              </a:graphicData>
            </a:graphic>
          </wp:inline>
        </w:drawing>
      </w:r>
    </w:p>
    <w:p w:rsidR="00B05726" w:rsidP="006D66B9" w:rsidRDefault="00263426" w14:paraId="6739784E" w14:textId="1EA8D200">
      <w:pPr>
        <w:pStyle w:val="Caption"/>
      </w:pPr>
      <w:r w:rsidRPr="73805CC3">
        <w:rPr>
          <w:b/>
          <w:i/>
        </w:rPr>
        <w:t>Rain Room</w:t>
      </w:r>
      <w:r>
        <w:t xml:space="preserve">, </w:t>
      </w:r>
      <w:r w:rsidRPr="73805CC3">
        <w:rPr>
          <w:i/>
        </w:rPr>
        <w:t xml:space="preserve">Sharjah Art Foundation </w:t>
      </w:r>
      <w:r>
        <w:t xml:space="preserve">(2018). Installation by </w:t>
      </w:r>
      <w:r w:rsidRPr="73805CC3">
        <w:rPr>
          <w:i/>
        </w:rPr>
        <w:t>Random International</w:t>
      </w:r>
      <w:r>
        <w:t xml:space="preserve"> where visitors walk through simulated rainfall </w:t>
      </w:r>
      <w:r w:rsidR="00F250EA">
        <w:t>whilst remaining (mostly) dry</w:t>
      </w:r>
      <w:r>
        <w:t xml:space="preserve">. </w:t>
      </w:r>
      <w:r w:rsidRPr="73805CC3" w:rsidR="36AC20F4">
        <w:rPr>
          <w:rFonts w:ascii="Arial" w:hAnsi="Arial" w:eastAsia="Arial" w:cs="Arial"/>
          <w:color w:val="000000" w:themeColor="text1"/>
          <w:sz w:val="18"/>
          <w:szCs w:val="18"/>
        </w:rPr>
        <w:t>©</w:t>
      </w:r>
      <w:r w:rsidR="00F54B20">
        <w:t xml:space="preserve"> Wikimedia Commons, licensed under CC BY-SA 4.0</w:t>
      </w:r>
    </w:p>
    <w:p w:rsidR="00F2071E" w:rsidP="006D66B9" w:rsidRDefault="00F2071E" w14:paraId="79D4BA18" w14:textId="1781080B">
      <w:pPr>
        <w:pStyle w:val="Heading4"/>
        <w:ind w:left="720"/>
      </w:pPr>
      <w:bookmarkStart w:name="_Toc1650488483" w:id="368"/>
      <w:r>
        <w:br/>
      </w:r>
      <w:bookmarkStart w:name="_Ref209442110" w:id="369"/>
      <w:r>
        <w:t xml:space="preserve">Case study: </w:t>
      </w:r>
      <w:r w:rsidR="33E4A107">
        <w:t>W</w:t>
      </w:r>
      <w:r w:rsidR="0A35812C">
        <w:t xml:space="preserve">ater </w:t>
      </w:r>
      <w:r w:rsidR="58669696">
        <w:t>D</w:t>
      </w:r>
      <w:r w:rsidR="00BB7931">
        <w:t>roplets</w:t>
      </w:r>
      <w:bookmarkEnd w:id="368"/>
      <w:bookmarkEnd w:id="369"/>
    </w:p>
    <w:p w:rsidRPr="00BB7931" w:rsidR="00BB7931" w:rsidP="006D66B9" w:rsidRDefault="31BAA784" w14:paraId="3F58B097" w14:textId="2F9ABEAA">
      <w:r>
        <w:t>Various experiences such as 4</w:t>
      </w:r>
      <w:r w:rsidR="21C3085E">
        <w:t>D</w:t>
      </w:r>
      <w:r>
        <w:t xml:space="preserve"> cinemas</w:t>
      </w:r>
      <w:r w:rsidR="775975A2">
        <w:t xml:space="preserve"> and</w:t>
      </w:r>
      <w:r>
        <w:t xml:space="preserve"> </w:t>
      </w:r>
      <w:r w:rsidR="2B7375DB">
        <w:t>theme-park</w:t>
      </w:r>
      <w:r w:rsidR="775975A2">
        <w:t xml:space="preserve"> rides</w:t>
      </w:r>
      <w:r w:rsidR="3F37E93F">
        <w:t xml:space="preserve"> project water to enhance realis</w:t>
      </w:r>
      <w:r w:rsidR="417A582D">
        <w:t>m</w:t>
      </w:r>
      <w:r w:rsidR="3F37E93F">
        <w:t xml:space="preserve">. </w:t>
      </w:r>
      <w:r w:rsidR="417A582D">
        <w:t xml:space="preserve">This use is also </w:t>
      </w:r>
      <w:r w:rsidR="0BB83595">
        <w:t>appearing</w:t>
      </w:r>
      <w:r w:rsidR="417A582D">
        <w:t xml:space="preserve"> in other more bespoke experiences. For example, </w:t>
      </w:r>
      <w:r w:rsidRPr="6E405759">
        <w:rPr>
          <w:b/>
          <w:bCs/>
          <w:i/>
          <w:iCs/>
        </w:rPr>
        <w:t>Arcade</w:t>
      </w:r>
      <w:r w:rsidRPr="6E405759" w:rsidR="417A582D">
        <w:rPr>
          <w:b/>
          <w:bCs/>
          <w:i/>
          <w:iCs/>
        </w:rPr>
        <w:t xml:space="preserve"> </w:t>
      </w:r>
      <w:r w:rsidR="417A582D">
        <w:t>(</w:t>
      </w:r>
      <w:r w:rsidR="53ECE261">
        <w:t xml:space="preserve">see </w:t>
      </w:r>
      <w:hyperlink w:history="1" w:anchor="_Case_study:_Arcade">
        <w:r w:rsidRPr="6E405759" w:rsidR="53ECE261">
          <w:rPr>
            <w:rStyle w:val="Hyperlink"/>
          </w:rPr>
          <w:t>Case study: Arcade</w:t>
        </w:r>
      </w:hyperlink>
      <w:r w:rsidR="417A582D">
        <w:t>)</w:t>
      </w:r>
      <w:r>
        <w:t xml:space="preserve"> also incorporates sudden splashes of water when a nearby character is shot,</w:t>
      </w:r>
      <w:r w:rsidR="417A582D">
        <w:t xml:space="preserve"> to</w:t>
      </w:r>
      <w:r>
        <w:t xml:space="preserve"> simulat</w:t>
      </w:r>
      <w:r w:rsidR="417A582D">
        <w:t>e</w:t>
      </w:r>
      <w:r>
        <w:t xml:space="preserve"> the spray of blood. </w:t>
      </w:r>
      <w:r w:rsidR="7B1FD6BB">
        <w:t xml:space="preserve">These </w:t>
      </w:r>
      <w:r w:rsidR="6F55CD97">
        <w:t>can be</w:t>
      </w:r>
      <w:r w:rsidR="7B1FD6BB">
        <w:t xml:space="preserve"> delivered through simple nozzles that release a timed spray</w:t>
      </w:r>
      <w:r w:rsidR="17FA7292">
        <w:t xml:space="preserve"> from a central reservoir</w:t>
      </w:r>
      <w:r w:rsidR="7F9DEED8">
        <w:t xml:space="preserve"> (</w:t>
      </w:r>
      <w:r w:rsidR="1BF3A913">
        <w:t>used in 4</w:t>
      </w:r>
      <w:r w:rsidR="4E442A45">
        <w:t>D</w:t>
      </w:r>
      <w:r w:rsidR="1BF3A913">
        <w:t xml:space="preserve"> cinemas and theme-parks)</w:t>
      </w:r>
      <w:r w:rsidR="7B1FD6BB">
        <w:t xml:space="preserve">, but </w:t>
      </w:r>
      <w:r w:rsidR="6F55CD97">
        <w:t xml:space="preserve">there are </w:t>
      </w:r>
      <w:r w:rsidR="7B1FD6BB">
        <w:t>other methods such as piezo atomisers t</w:t>
      </w:r>
      <w:r w:rsidR="3C31F1DE">
        <w:t>o</w:t>
      </w:r>
      <w:r w:rsidR="7B1FD6BB">
        <w:t xml:space="preserve"> create a fine mist, peristaltic pumps</w:t>
      </w:r>
      <w:r w:rsidR="4CAAE9EA">
        <w:t xml:space="preserve"> </w:t>
      </w:r>
      <w:r w:rsidR="7B1FD6BB">
        <w:t xml:space="preserve">to deliver a precise droplet burst, and air–water jets </w:t>
      </w:r>
      <w:r w:rsidR="3C31F1DE">
        <w:t>using</w:t>
      </w:r>
      <w:r w:rsidR="7B1FD6BB">
        <w:t xml:space="preserve"> compressed air to flick a small amount of liquid.</w:t>
      </w:r>
      <w:r w:rsidR="56F77C5C">
        <w:t xml:space="preserve"> Large-scale installations such as </w:t>
      </w:r>
      <w:r w:rsidRPr="6E405759" w:rsidR="56F77C5C">
        <w:rPr>
          <w:b/>
          <w:bCs/>
          <w:i/>
          <w:iCs/>
        </w:rPr>
        <w:t>Rain Room</w:t>
      </w:r>
      <w:sdt>
        <w:sdtPr>
          <w:rPr>
            <w:rFonts w:ascii="Aptos" w:hAnsi="Aptos"/>
            <w:b/>
            <w:bCs/>
            <w:i/>
            <w:iCs/>
            <w:color w:val="000000"/>
            <w:vertAlign w:val="superscript"/>
          </w:rPr>
          <w:tag w:val="MENDELEY_CITATION_v3_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"/>
          <w:id w:val="1296725515"/>
          <w:placeholder>
            <w:docPart w:val="DefaultPlaceholder_-1854013440"/>
          </w:placeholder>
        </w:sdtPr>
        <w:sdtContent>
          <w:r w:rsidRPr="00517457" w:rsidR="00517457">
            <w:rPr>
              <w:rFonts w:ascii="Aptos" w:hAnsi="Aptos" w:eastAsia="Aptos" w:cs="Aptos"/>
              <w:b/>
              <w:bCs/>
              <w:i/>
              <w:iCs/>
              <w:color w:val="000000"/>
              <w:vertAlign w:val="superscript"/>
            </w:rPr>
            <w:t>96</w:t>
          </w:r>
        </w:sdtContent>
      </w:sdt>
      <w:r w:rsidR="56F77C5C">
        <w:t xml:space="preserve"> use a grid of computer-controlled ceiling nozzles supplied by pumps and recirculating water systems, with overhead tracking cameras to detect visitors and pause the rainfall above them</w:t>
      </w:r>
      <w:r w:rsidR="727052FF">
        <w:t xml:space="preserve">, </w:t>
      </w:r>
      <w:r w:rsidR="56F77C5C">
        <w:t xml:space="preserve">allowing people to walk through rain </w:t>
      </w:r>
      <w:r w:rsidR="70115775">
        <w:t xml:space="preserve">(mostly) </w:t>
      </w:r>
      <w:r w:rsidR="56F77C5C">
        <w:t>without getting wet</w:t>
      </w:r>
      <w:r w:rsidR="727052FF">
        <w:t>.</w:t>
      </w:r>
    </w:p>
    <w:p w:rsidR="005B582A" w:rsidP="005B582A" w:rsidRDefault="005B582A" w14:paraId="4C1AAEF9" w14:textId="77777777">
      <w:pPr>
        <w:pStyle w:val="Heading4"/>
        <w:ind w:left="720"/>
      </w:pPr>
      <w:bookmarkStart w:name="_Toc1214521361" w:id="370"/>
      <w:r>
        <w:t>Case study: In Pursuit of Repetitive Beats</w:t>
      </w:r>
    </w:p>
    <w:p w:rsidR="005B582A" w:rsidP="6E405759" w:rsidRDefault="732C5CC4" w14:paraId="36B772CE" w14:textId="087A33EA">
      <w:pPr>
        <w:rPr>
          <w:rFonts w:ascii="Aptos" w:hAnsi="Aptos" w:eastAsia="Aptos" w:cs="Aptos"/>
          <w:color w:val="000000" w:themeColor="text1"/>
          <w:vertAlign w:val="superscript"/>
        </w:rPr>
      </w:pPr>
      <w:r w:rsidRPr="6E405759">
        <w:rPr>
          <w:b/>
          <w:bCs/>
          <w:i/>
          <w:iCs/>
        </w:rPr>
        <w:t>In Pursuit of Repetitive Beats</w:t>
      </w:r>
      <w:r>
        <w:t>, a VR film c</w:t>
      </w:r>
      <w:r w:rsidRPr="6E405759">
        <w:rPr>
          <w:lang w:val="en-US"/>
        </w:rPr>
        <w:t xml:space="preserve">reated by </w:t>
      </w:r>
      <w:r w:rsidRPr="6E405759">
        <w:rPr>
          <w:i/>
          <w:iCs/>
        </w:rPr>
        <w:t>Darren Emerson,</w:t>
      </w:r>
      <w:r>
        <w:t xml:space="preserve"> demonstrates how touch-based stimuli, delivered via haptic vests and environmental wind, can be incorporated into VR to elevate immersion. Set in 1989, </w:t>
      </w:r>
      <w:r w:rsidRPr="6E405759">
        <w:rPr>
          <w:b/>
          <w:bCs/>
          <w:i/>
          <w:iCs/>
        </w:rPr>
        <w:t>In Pursuit of Repetitive Beats</w:t>
      </w:r>
      <w:r>
        <w:t xml:space="preserve"> immerses its audience in the UK acid-house scene. In addition to the VR headset, participants wear a haptic vest which physically vibrates in sync with the music to replicate the visceral sensation of a rave’s pulsing beat. At times, a fan is activated to simulate the sense of being outside or driving in a car with open windows. Director </w:t>
      </w:r>
      <w:r w:rsidRPr="6E405759">
        <w:rPr>
          <w:i/>
          <w:iCs/>
        </w:rPr>
        <w:t xml:space="preserve">Darren Emerson </w:t>
      </w:r>
      <w:r>
        <w:t>explains that the audience “</w:t>
      </w:r>
      <w:r w:rsidRPr="6E405759">
        <w:rPr>
          <w:i/>
          <w:iCs/>
        </w:rPr>
        <w:t>can be in a specific physical location that has a fan so that they can feel the wind blowing on them as they're in the car but also as they're going into this cosmic space and dancing</w:t>
      </w:r>
      <w:r>
        <w:t>.”</w:t>
      </w:r>
      <w:sdt>
        <w:sdtPr>
          <w:rPr>
            <w:rFonts w:ascii="Aptos" w:hAnsi="Aptos"/>
            <w:color w:val="000000"/>
            <w:vertAlign w:val="superscript"/>
          </w:rPr>
          <w:tag w:val="MENDELEY_CITATION_v3_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"/>
          <w:id w:val="1882825742"/>
          <w:placeholder>
            <w:docPart w:val="DefaultPlaceholder_-1854013440"/>
          </w:placeholder>
        </w:sdtPr>
        <w:sdtContent>
          <w:r w:rsidRPr="00517457" w:rsidR="00517457">
            <w:rPr>
              <w:rFonts w:ascii="Aptos" w:hAnsi="Aptos" w:eastAsia="Aptos" w:cs="Aptos"/>
              <w:color w:val="000000"/>
              <w:vertAlign w:val="superscript"/>
            </w:rPr>
            <w:t>97</w:t>
          </w:r>
        </w:sdtContent>
      </w:sdt>
    </w:p>
    <w:p w:rsidR="005B582A" w:rsidP="005B582A" w:rsidRDefault="005B582A" w14:paraId="36BC1557" w14:textId="77777777">
      <w:pPr>
        <w:rPr>
          <w:noProof/>
        </w:rPr>
      </w:pPr>
    </w:p>
    <w:p w:rsidR="005B582A" w:rsidP="73805CC3" w:rsidRDefault="005B582A" w14:paraId="688B6F8A" w14:textId="77777777">
      <w:pPr>
        <w:jc w:val="center"/>
      </w:pPr>
      <w:r>
        <w:rPr>
          <w:noProof/>
        </w:rPr>
        <w:drawing>
          <wp:inline distT="0" distB="0" distL="0" distR="0" wp14:anchorId="22DF4DEB" wp14:editId="01A6BB79">
            <wp:extent cx="2876550" cy="2876550"/>
            <wp:effectExtent l="0" t="0" r="0" b="0"/>
            <wp:docPr id="752502247" name="Picture 2" descr="Promotional poster for &quot;Jeff Wayne's Musical Version of The War of the Worlds: The Immersive Experience,&quot; featuring people in boats wearing VR headsets amidst a dramatic scene with large tripod machines firing beams. The design uses vibrant colors and dynamic lighting to highlight the immersive and interactive nature of the exper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02247" name="Picture 2" descr="Promotional poster for &quot;Jeff Wayne's Musical Version of The War of the Worlds: The Immersive Experience,&quot; featuring people in boats wearing VR headsets amidst a dramatic scene with large tripod machines firing beams. The design uses vibrant colors and dynamic lighting to highlight the immersive and interactive nature of the experienc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876550" cy="2876550"/>
                    </a:xfrm>
                    <a:prstGeom prst="rect">
                      <a:avLst/>
                    </a:prstGeom>
                  </pic:spPr>
                </pic:pic>
              </a:graphicData>
            </a:graphic>
          </wp:inline>
        </w:drawing>
      </w:r>
    </w:p>
    <w:p w:rsidRPr="00B76610" w:rsidR="005B582A" w:rsidP="73805CC3" w:rsidRDefault="005B582A" w14:paraId="4842DF2B" w14:textId="570169D6">
      <w:pPr>
        <w:pStyle w:val="Caption"/>
      </w:pPr>
      <w:r>
        <w:t xml:space="preserve">Poster for </w:t>
      </w:r>
      <w:r w:rsidRPr="73805CC3">
        <w:rPr>
          <w:b/>
          <w:i/>
        </w:rPr>
        <w:t>Jeff Wayne’s The War of the Worlds: The Immersive Experience.</w:t>
      </w:r>
      <w:r>
        <w:t xml:space="preserve">  </w:t>
      </w:r>
      <w:r w:rsidRPr="47AAA167" w:rsidR="553133C6">
        <w:rPr>
          <w:rFonts w:ascii="Arial" w:hAnsi="Arial" w:eastAsia="Arial" w:cs="Arial"/>
          <w:color w:val="000000" w:themeColor="text1"/>
          <w:sz w:val="18"/>
          <w:szCs w:val="18"/>
        </w:rPr>
        <w:t>©</w:t>
      </w:r>
      <w:r w:rsidRPr="47AAA167">
        <w:rPr>
          <w:rFonts w:ascii="Arial" w:hAnsi="Arial" w:eastAsia="Arial" w:cs="Arial"/>
          <w:color w:val="000000" w:themeColor="text1"/>
          <w:sz w:val="18"/>
          <w:szCs w:val="18"/>
        </w:rPr>
        <w:t xml:space="preserve"> </w:t>
      </w:r>
      <w:hyperlink r:id="rId42">
        <w:r w:rsidRPr="47AAA167">
          <w:rPr>
            <w:rStyle w:val="Hyperlink"/>
          </w:rPr>
          <w:t>Layered Reality</w:t>
        </w:r>
        <w:r w:rsidRPr="47AAA167" w:rsidR="007128CE">
          <w:rPr>
            <w:rStyle w:val="Hyperlink"/>
          </w:rPr>
          <w:t>.</w:t>
        </w:r>
      </w:hyperlink>
    </w:p>
    <w:p w:rsidR="005B582A" w:rsidP="005B582A" w:rsidRDefault="005B582A" w14:paraId="74244BCA" w14:textId="77777777">
      <w:pPr>
        <w:pStyle w:val="Heading4"/>
        <w:ind w:left="720"/>
      </w:pPr>
      <w:r>
        <w:t>Case study: Jeff Wayne’s The War of the Worlds: The Immersive Experience</w:t>
      </w:r>
    </w:p>
    <w:p w:rsidR="005B582A" w:rsidP="005B582A" w:rsidRDefault="005B582A" w14:paraId="2F7C6DF5" w14:textId="1EEB3CFA">
      <w:commentRangeStart w:id="371"/>
      <w:r>
        <w:t xml:space="preserve">Produced by </w:t>
      </w:r>
      <w:r w:rsidRPr="4198D5AC">
        <w:rPr>
          <w:i/>
          <w:iCs/>
        </w:rPr>
        <w:t>Layered Reality</w:t>
      </w:r>
      <w:r>
        <w:t xml:space="preserve">, </w:t>
      </w:r>
      <w:r w:rsidRPr="4198D5AC">
        <w:rPr>
          <w:b/>
          <w:bCs/>
          <w:i/>
          <w:iCs/>
        </w:rPr>
        <w:t>Jeff Wayne’s The War of the Worlds: The Immersive Experience</w:t>
      </w:r>
      <w:r>
        <w:t xml:space="preserve"> </w:t>
      </w:r>
      <w:ins w:author="Woods, Andy" w:date="2026-09-25T10:14:00Z" w16du:dateUtc="2026-09-25T10:14:12Z" w:id="372">
        <w:r w:rsidR="5602BA22">
          <w:t>was</w:t>
        </w:r>
      </w:ins>
      <w:del w:author="Woods, Andy" w:date="2026-09-25T10:14:00Z" w16du:dateUtc="2026-09-25T10:14:11Z" w:id="373">
        <w:r w:rsidDel="005B582A">
          <w:delText>is</w:delText>
        </w:r>
      </w:del>
      <w:r>
        <w:t xml:space="preserve"> a large-scale walk-through encompassing live actors, spatialised sound, holograms and various VR segments with realistic physical sensations. Across 24 scenes, tactile elements </w:t>
      </w:r>
      <w:ins w:author="Woods, Andy" w:date="2026-09-25T10:14:00Z" w16du:dateUtc="2026-09-25T10:14:26Z" w:id="374">
        <w:r w:rsidR="625E5D6C">
          <w:t>were</w:t>
        </w:r>
      </w:ins>
      <w:del w:author="Woods, Andy" w:date="2026-09-25T10:14:00Z" w16du:dateUtc="2026-09-25T10:14:27Z" w:id="375">
        <w:r w:rsidDel="005B582A">
          <w:delText>are</w:delText>
        </w:r>
      </w:del>
      <w:r>
        <w:t xml:space="preserve"> used to help drive narrative. These include</w:t>
      </w:r>
      <w:ins w:author="Woods, Andy" w:date="2026-09-25T10:14:00Z" w16du:dateUtc="2026-09-25T10:14:30Z" w:id="376">
        <w:r w:rsidR="39D616B4">
          <w:t>d</w:t>
        </w:r>
      </w:ins>
      <w:r>
        <w:t xml:space="preserve"> controlled vibration</w:t>
      </w:r>
      <w:r w:rsidR="57EC0B7B">
        <w:t xml:space="preserve"> and </w:t>
      </w:r>
      <w:r>
        <w:t>motion cues for artillery fire and Martian machinery, cool and hot airflow to indicate outdoor chases and a heat-ray, and moments in which visitors physically crawl</w:t>
      </w:r>
      <w:ins w:author="Woods, Andy" w:date="2026-09-25T10:15:00Z" w16du:dateUtc="2026-09-25T10:15:02Z" w:id="377">
        <w:r w:rsidR="1F96AB7F">
          <w:t>ed</w:t>
        </w:r>
      </w:ins>
      <w:r>
        <w:t xml:space="preserve"> or slid</w:t>
      </w:r>
      <w:del w:author="Woods, Andy" w:date="2026-09-25T10:15:00Z" w16du:dateUtc="2026-09-25T10:15:11Z" w:id="378">
        <w:r w:rsidDel="005B582A">
          <w:delText>e</w:delText>
        </w:r>
      </w:del>
      <w:r>
        <w:t>.</w:t>
      </w:r>
      <w:commentRangeEnd w:id="371"/>
      <w:r>
        <w:rPr>
          <w:rStyle w:val="CommentReference"/>
          <w:sz w:val="24"/>
          <w:szCs w:val="24"/>
        </w:rPr>
        <w:commentReference w:id="371"/>
      </w:r>
    </w:p>
    <w:p w:rsidR="5B693F4E" w:rsidP="371339A4" w:rsidRDefault="5B693F4E" w14:paraId="690B7BEE" w14:textId="2C6C6D67">
      <w:pPr>
        <w:pStyle w:val="Heading2"/>
      </w:pPr>
      <w:r>
        <w:t>Practical insights</w:t>
      </w:r>
      <w:bookmarkEnd w:id="370"/>
    </w:p>
    <w:p w:rsidR="371339A4" w:rsidP="71CB20EA" w:rsidRDefault="06010680" w14:paraId="5D61CAAF" w14:textId="5A8FCBDE">
      <w:pPr>
        <w:pStyle w:val="Heading3"/>
      </w:pPr>
      <w:bookmarkStart w:name="_Toc695403106" w:id="379"/>
      <w:r>
        <w:t xml:space="preserve">Active </w:t>
      </w:r>
      <w:r w:rsidR="403AE08D">
        <w:t>and</w:t>
      </w:r>
      <w:r>
        <w:t xml:space="preserve"> passive</w:t>
      </w:r>
      <w:r w:rsidR="7AE9CBAD">
        <w:t xml:space="preserve"> forms of touch</w:t>
      </w:r>
      <w:bookmarkEnd w:id="379"/>
    </w:p>
    <w:p w:rsidR="371339A4" w:rsidP="371339A4" w:rsidRDefault="2AC065BE" w14:paraId="1C024337" w14:textId="2F0F654B">
      <w:pPr>
        <w:spacing w:before="240" w:after="240"/>
      </w:pPr>
      <w:r>
        <w:t>Scientists make a distinction between active and passive touch</w:t>
      </w:r>
      <w:ins w:author="Levstek, Marusa" w:date="2026-09-25T16:43:00Z" w16du:dateUtc="2026-09-25T16:43:44Z" w:id="380">
        <w:r w:rsidR="211DE706">
          <w:t>.</w:t>
        </w:r>
      </w:ins>
      <w:sdt>
        <w:sdtPr>
          <w:rPr>
            <w:rFonts w:ascii="Aptos" w:hAnsi="Aptos"/>
            <w:color w:val="000000" w:themeColor="text1"/>
            <w:vertAlign w:val="superscript"/>
          </w:rPr>
          <w:tag w:val="MENDELEY_CITATION_v3_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"/>
          <w:id w:val="-1453017339"/>
          <w:placeholder>
            <w:docPart w:val="DefaultPlaceholder_-1854013440"/>
          </w:placeholder>
        </w:sdtPr>
        <w:sdtContent>
          <w:r w:rsidRPr="00517457" w:rsidR="00517457">
            <w:rPr>
              <w:rFonts w:ascii="Aptos" w:hAnsi="Aptos" w:eastAsia="Aptos" w:cs="Aptos"/>
              <w:color w:val="000000"/>
              <w:vertAlign w:val="superscript"/>
            </w:rPr>
            <w:t>98</w:t>
          </w:r>
        </w:sdtContent>
      </w:sdt>
      <w:del w:author="Levstek, Marusa" w:date="2026-09-25T16:43:00Z" w16du:dateUtc="2026-09-25T16:43:42Z" w:id="381">
        <w:r w:rsidDel="62DC2183">
          <w:delText>.</w:delText>
        </w:r>
      </w:del>
      <w:r>
        <w:t xml:space="preserve"> In active touch, we move our hands or bodies to explore and manipulate objects</w:t>
      </w:r>
      <w:r w:rsidR="30C6C3F1">
        <w:t>;</w:t>
      </w:r>
      <w:r>
        <w:t xml:space="preserve"> think of running your fingertips over a fabric to feel its texture. By contrast, passive touch occurs when an external stimulus is applied to us without our involvement, such as </w:t>
      </w:r>
      <w:r w:rsidR="4FC51C8A">
        <w:t>a spider running across</w:t>
      </w:r>
      <w:r>
        <w:t xml:space="preserve"> our skin. Both forms </w:t>
      </w:r>
      <w:r w:rsidR="2F24D75F">
        <w:t xml:space="preserve">of touch </w:t>
      </w:r>
      <w:r>
        <w:t>contribute to our overall tactile experience but</w:t>
      </w:r>
      <w:r w:rsidR="52F097B0">
        <w:t xml:space="preserve"> they</w:t>
      </w:r>
      <w:r>
        <w:t xml:space="preserve"> engage different cognitive and motor processes.</w:t>
      </w:r>
    </w:p>
    <w:p w:rsidR="371339A4" w:rsidP="71CB20EA" w:rsidRDefault="74FCE57F" w14:paraId="1D103A7E" w14:textId="7A3C2355">
      <w:pPr>
        <w:pStyle w:val="Heading3"/>
      </w:pPr>
      <w:bookmarkStart w:name="_Toc1988941316" w:id="382"/>
      <w:r>
        <w:t>Temperature</w:t>
      </w:r>
      <w:bookmarkEnd w:id="382"/>
    </w:p>
    <w:p w:rsidR="371339A4" w:rsidP="00FE7F73" w:rsidRDefault="477F1E81" w14:paraId="7A632F12" w14:textId="3EEF916A">
      <w:pPr>
        <w:spacing w:before="240" w:after="240"/>
      </w:pPr>
      <w:r>
        <w:t>Temperature can be a powerful cue for enhancing immersion in a virtual scene.</w:t>
      </w:r>
      <w:r w:rsidR="2E294661">
        <w:t xml:space="preserve"> For example, </w:t>
      </w:r>
      <w:r w:rsidR="441151B3">
        <w:t>Peltier</w:t>
      </w:r>
      <w:r w:rsidR="2E294661">
        <w:t xml:space="preserve"> </w:t>
      </w:r>
      <w:r w:rsidR="009EA09B">
        <w:t>cooling elements</w:t>
      </w:r>
      <w:r w:rsidR="2E294661">
        <w:t xml:space="preserve"> </w:t>
      </w:r>
      <w:r w:rsidR="0B4757E1">
        <w:t xml:space="preserve">(which use an electric current to generate localised cooling as well as heating) </w:t>
      </w:r>
      <w:r w:rsidR="441151B3">
        <w:t xml:space="preserve">added </w:t>
      </w:r>
      <w:r w:rsidR="2E294661">
        <w:t xml:space="preserve">to a VR headset </w:t>
      </w:r>
      <w:r w:rsidR="06C7DFCC">
        <w:t xml:space="preserve">significantly enhanced presence </w:t>
      </w:r>
      <w:r w:rsidR="441151B3">
        <w:t xml:space="preserve">in scenes </w:t>
      </w:r>
      <w:r w:rsidR="2E294661">
        <w:t>depicting snow-covered mountains and desert canyons</w:t>
      </w:r>
      <w:sdt>
        <w:sdtPr>
          <w:rPr>
            <w:rFonts w:ascii="Aptos" w:hAnsi="Aptos"/>
            <w:color w:val="000000" w:themeColor="text1"/>
            <w:vertAlign w:val="superscript"/>
          </w:rPr>
          <w:tag w:val="MENDELEY_CITATION_v3_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"/>
          <w:id w:val="1308511921"/>
          <w:placeholder>
            <w:docPart w:val="DefaultPlaceholder_-1854013440"/>
          </w:placeholder>
        </w:sdtPr>
        <w:sdtContent>
          <w:r w:rsidRPr="00517457" w:rsidR="00517457">
            <w:rPr>
              <w:rFonts w:ascii="Aptos" w:hAnsi="Aptos"/>
              <w:color w:val="000000"/>
              <w:vertAlign w:val="superscript"/>
            </w:rPr>
            <w:t>99</w:t>
          </w:r>
        </w:sdtContent>
      </w:sdt>
      <w:del w:author="Levstek, Marusa" w:date="2026-09-25T16:43:00Z" w16du:dateUtc="2026-09-25T16:43:37Z" w:id="383">
        <w:r w:rsidDel="2E294661">
          <w:delText>.</w:delText>
        </w:r>
      </w:del>
      <w:r w:rsidR="2E294661">
        <w:t xml:space="preserve"> </w:t>
      </w:r>
    </w:p>
    <w:p w:rsidR="371339A4" w:rsidP="71CB20EA" w:rsidRDefault="74FCE57F" w14:paraId="58040FA7" w14:textId="24EAC7CC">
      <w:pPr>
        <w:pStyle w:val="Heading3"/>
        <w:rPr>
          <w:rFonts w:ascii="Aptos" w:hAnsi="Aptos" w:eastAsia="Aptos" w:cs="Aptos"/>
          <w:sz w:val="24"/>
          <w:szCs w:val="24"/>
        </w:rPr>
      </w:pPr>
      <w:bookmarkStart w:name="_Toc458126191" w:id="384"/>
      <w:r>
        <w:t>Localisation</w:t>
      </w:r>
      <w:bookmarkEnd w:id="384"/>
    </w:p>
    <w:p w:rsidR="371339A4" w:rsidP="71CB20EA" w:rsidRDefault="74FCE57F" w14:paraId="6F3EAECD" w14:textId="4D55932F">
      <w:pPr>
        <w:spacing w:before="240" w:after="240"/>
        <w:rPr>
          <w:rFonts w:ascii="Aptos" w:hAnsi="Aptos" w:eastAsia="Aptos" w:cs="Aptos"/>
          <w:color w:val="000000" w:themeColor="text1"/>
        </w:rPr>
      </w:pPr>
      <w:r w:rsidRPr="4E87E5E5">
        <w:rPr>
          <w:rFonts w:ascii="Aptos" w:hAnsi="Aptos" w:eastAsia="Aptos" w:cs="Aptos"/>
          <w:color w:val="000000" w:themeColor="text1"/>
        </w:rPr>
        <w:t>Touch works together with proprioception (our sense of body position</w:t>
      </w:r>
      <w:r w:rsidR="00EB198C">
        <w:rPr>
          <w:rFonts w:ascii="Aptos" w:hAnsi="Aptos" w:eastAsia="Aptos" w:cs="Aptos"/>
          <w:color w:val="000000" w:themeColor="text1"/>
        </w:rPr>
        <w:t xml:space="preserve">; see later section </w:t>
      </w:r>
      <w:r w:rsidRPr="6A31513F">
        <w:rPr>
          <w:rFonts w:ascii="Aptos" w:hAnsi="Aptos" w:eastAsia="Aptos" w:cs="Aptos"/>
          <w:color w:val="000000" w:themeColor="text1"/>
          <w:u w:val="single"/>
        </w:rPr>
        <w:fldChar w:fldCharType="begin"/>
      </w:r>
      <w:r w:rsidRPr="6A31513F">
        <w:rPr>
          <w:rFonts w:ascii="Aptos" w:hAnsi="Aptos" w:eastAsia="Aptos" w:cs="Aptos"/>
          <w:color w:val="000000" w:themeColor="text1"/>
          <w:u w:val="single"/>
        </w:rPr>
        <w:instrText xml:space="preserve"> REF _Ref224719945 \h </w:instrText>
      </w:r>
      <w:r w:rsidR="00EB198C">
        <w:rPr>
          <w:rFonts w:ascii="Aptos" w:hAnsi="Aptos" w:eastAsia="Aptos" w:cs="Aptos"/>
          <w:color w:val="000000" w:themeColor="text1"/>
          <w:u w:val="single"/>
        </w:rPr>
        <w:instrText xml:space="preserve"> \* MERGEFORMAT </w:instrText>
      </w:r>
      <w:r w:rsidRPr="6A31513F">
        <w:rPr>
          <w:rFonts w:ascii="Aptos" w:hAnsi="Aptos" w:eastAsia="Aptos" w:cs="Aptos"/>
          <w:color w:val="000000" w:themeColor="text1"/>
          <w:u w:val="single"/>
        </w:rPr>
      </w:r>
      <w:r w:rsidRPr="6A31513F">
        <w:rPr>
          <w:rFonts w:ascii="Aptos" w:hAnsi="Aptos" w:eastAsia="Aptos" w:cs="Aptos"/>
          <w:color w:val="000000" w:themeColor="text1"/>
          <w:u w:val="single"/>
        </w:rPr>
        <w:fldChar w:fldCharType="separate"/>
      </w:r>
      <w:r w:rsidRPr="6A31513F" w:rsidR="00EB198C">
        <w:rPr>
          <w:u w:val="single"/>
        </w:rPr>
        <w:t>In</w:t>
      </w:r>
      <w:r w:rsidRPr="00EB198C" w:rsidR="00EB198C">
        <w:rPr>
          <w:u w:val="single"/>
        </w:rPr>
        <w:t xml:space="preserve"> focus: Proprioception and body map</w:t>
      </w:r>
      <w:r w:rsidRPr="6A31513F">
        <w:rPr>
          <w:rFonts w:ascii="Aptos" w:hAnsi="Aptos" w:eastAsia="Aptos" w:cs="Aptos"/>
          <w:color w:val="000000" w:themeColor="text1"/>
          <w:u w:val="single"/>
        </w:rPr>
        <w:fldChar w:fldCharType="end"/>
      </w:r>
      <w:r w:rsidRPr="4E87E5E5">
        <w:rPr>
          <w:rFonts w:ascii="Aptos" w:hAnsi="Aptos" w:eastAsia="Aptos" w:cs="Aptos"/>
          <w:color w:val="000000" w:themeColor="text1"/>
        </w:rPr>
        <w:t xml:space="preserve">) and the vestibular system (which contributes </w:t>
      </w:r>
      <w:r w:rsidRPr="4E87E5E5" w:rsidR="6D05E1FE">
        <w:rPr>
          <w:rFonts w:ascii="Aptos" w:hAnsi="Aptos" w:eastAsia="Aptos" w:cs="Aptos"/>
          <w:color w:val="000000" w:themeColor="text1"/>
        </w:rPr>
        <w:t>cues relating to gravity and movement</w:t>
      </w:r>
      <w:r w:rsidRPr="4E87E5E5">
        <w:rPr>
          <w:rFonts w:ascii="Aptos" w:hAnsi="Aptos" w:eastAsia="Aptos" w:cs="Aptos"/>
          <w:color w:val="000000" w:themeColor="text1"/>
        </w:rPr>
        <w:t>) to help us identify where on our bodies we’re being touched.</w:t>
      </w:r>
    </w:p>
    <w:p w:rsidR="371339A4" w:rsidP="71CB20EA" w:rsidRDefault="771AD341" w14:paraId="2FB89DF0" w14:textId="29D6590B">
      <w:pPr>
        <w:pStyle w:val="Heading3"/>
      </w:pPr>
      <w:bookmarkStart w:name="_Toc694671278" w:id="385"/>
      <w:r>
        <w:t>Social touch</w:t>
      </w:r>
      <w:bookmarkEnd w:id="385"/>
    </w:p>
    <w:p w:rsidR="371339A4" w:rsidP="71CB20EA" w:rsidRDefault="477F1E81" w14:paraId="14754457" w14:textId="60A123E8">
      <w:pPr>
        <w:keepNext/>
        <w:keepLines/>
      </w:pPr>
      <w:r>
        <w:t xml:space="preserve">Touch </w:t>
      </w:r>
      <w:r w:rsidR="70637954">
        <w:t>can carry significant</w:t>
      </w:r>
      <w:r>
        <w:t xml:space="preserve"> emotional weight</w:t>
      </w:r>
      <w:ins w:author="Levstek, Marusa" w:date="2026-09-25T16:43:00Z" w16du:dateUtc="2026-09-25T16:43:33Z" w:id="386">
        <w:r w:rsidR="384BF1B7">
          <w:t>.</w:t>
        </w:r>
      </w:ins>
      <w:r w:rsidRPr="4198D5AC" w:rsidR="2903B00C">
        <w:rPr>
          <w:rFonts w:ascii="Aptos" w:hAnsi="Aptos" w:eastAsia="Aptos" w:cs="Aptos"/>
          <w:color w:val="000000" w:themeColor="text1"/>
          <w:vertAlign w:val="superscript"/>
        </w:rPr>
        <w:t>98</w:t>
      </w:r>
      <w:r w:rsidRPr="4198D5AC" w:rsidR="7FFDC639">
        <w:rPr>
          <w:color w:val="000000" w:themeColor="text1"/>
          <w:vertAlign w:val="superscript"/>
        </w:rPr>
        <w:t>,</w:t>
      </w:r>
      <w:sdt>
        <w:sdtPr>
          <w:rPr>
            <w:rFonts w:ascii="Aptos" w:hAnsi="Aptos"/>
            <w:color w:val="000000" w:themeColor="text1"/>
            <w:vertAlign w:val="superscript"/>
          </w:rPr>
          <w:tag w:val="MENDELEY_CITATION_v3_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"/>
          <w:id w:val="-1062173733"/>
          <w:placeholder>
            <w:docPart w:val="DefaultPlaceholder_-1854013440"/>
          </w:placeholder>
        </w:sdtPr>
        <w:sdtContent>
          <w:r w:rsidRPr="00517457" w:rsidR="00517457">
            <w:rPr>
              <w:rFonts w:ascii="Aptos" w:hAnsi="Aptos" w:eastAsia="Aptos" w:cs="Aptos"/>
              <w:color w:val="000000"/>
              <w:vertAlign w:val="superscript"/>
            </w:rPr>
            <w:t>100</w:t>
          </w:r>
        </w:sdtContent>
      </w:sdt>
      <w:del w:author="Levstek, Marusa" w:date="2026-09-25T16:43:00Z" w16du:dateUtc="2026-09-25T16:43:30Z" w:id="387">
        <w:r w:rsidDel="28F5A479">
          <w:delText>.</w:delText>
        </w:r>
      </w:del>
      <w:r w:rsidR="28F5A479">
        <w:t xml:space="preserve"> For example, </w:t>
      </w:r>
      <w:r>
        <w:t>hugs, handshakes and gentle pats on the back can all communicate comfort or camaraderie</w:t>
      </w:r>
      <w:r w:rsidR="18173782">
        <w:t xml:space="preserve">. </w:t>
      </w:r>
      <w:r w:rsidR="63F31A31">
        <w:t>However, r</w:t>
      </w:r>
      <w:r>
        <w:t xml:space="preserve">eplicating these nuanced social touches digitally remains a significant challenge. </w:t>
      </w:r>
    </w:p>
    <w:p w:rsidR="371339A4" w:rsidP="71CB20EA" w:rsidRDefault="74FCE57F" w14:paraId="60A318D1" w14:textId="769EB1BC">
      <w:pPr>
        <w:pStyle w:val="Heading3"/>
      </w:pPr>
      <w:bookmarkStart w:name="_Toc786243951" w:id="388"/>
      <w:r>
        <w:t xml:space="preserve">Current </w:t>
      </w:r>
      <w:r w:rsidR="3E5D1717">
        <w:t xml:space="preserve">technical </w:t>
      </w:r>
      <w:r>
        <w:t>challenges</w:t>
      </w:r>
      <w:bookmarkEnd w:id="388"/>
    </w:p>
    <w:p w:rsidR="371339A4" w:rsidP="71CB20EA" w:rsidRDefault="06010680" w14:paraId="58DEB88C" w14:textId="7169BCFC">
      <w:pPr>
        <w:rPr>
          <w:rFonts w:ascii="Aptos" w:hAnsi="Aptos" w:eastAsia="Aptos" w:cs="Aptos"/>
        </w:rPr>
      </w:pPr>
      <w:r>
        <w:t xml:space="preserve">There are significant limitations with </w:t>
      </w:r>
      <w:r w:rsidR="1CDFDAA3">
        <w:t>existing haptic technologie</w:t>
      </w:r>
      <w:r>
        <w:t>s. Many wearable systems like suits and vests are bulky, restrictive and can cause discomfort or fatigue, potentially breaking immersion rather than enhancing it. Additionally, the sensations generated by many devices remain relatively crude, often relying on basic vibrations that lack the nuance of real-world tactile experiences, though user imagination can partially bridge this gap (</w:t>
      </w:r>
      <w:r w:rsidR="22580F35">
        <w:t>see the earlier section on</w:t>
      </w:r>
      <w:r w:rsidR="00EB198C">
        <w:t xml:space="preserve"> </w:t>
      </w:r>
      <w:r w:rsidR="22580F35">
        <w:t xml:space="preserve"> </w:t>
      </w:r>
      <w:r w:rsidRPr="0691484D">
        <w:rPr>
          <w:u w:val="single"/>
        </w:rPr>
        <w:fldChar w:fldCharType="begin"/>
      </w:r>
      <w:r w:rsidRPr="0691484D">
        <w:rPr>
          <w:u w:val="single"/>
        </w:rPr>
        <w:instrText xml:space="preserve"> REF _Ref199925829 \h </w:instrText>
      </w:r>
      <w:r w:rsidR="00EB198C">
        <w:rPr>
          <w:u w:val="single"/>
        </w:rPr>
        <w:instrText xml:space="preserve"> \* MERGEFORMAT </w:instrText>
      </w:r>
      <w:r w:rsidRPr="0691484D">
        <w:rPr>
          <w:u w:val="single"/>
        </w:rPr>
      </w:r>
      <w:r w:rsidRPr="0691484D">
        <w:rPr>
          <w:u w:val="single"/>
        </w:rPr>
        <w:fldChar w:fldCharType="separate"/>
      </w:r>
      <w:r w:rsidRPr="6A31513F" w:rsidR="00EB198C">
        <w:rPr>
          <w:u w:val="single"/>
        </w:rPr>
        <w:t>Perceptual</w:t>
      </w:r>
      <w:r w:rsidRPr="00EB198C" w:rsidR="00EB198C">
        <w:rPr>
          <w:u w:val="single"/>
        </w:rPr>
        <w:t xml:space="preserve"> ‘filling in’</w:t>
      </w:r>
      <w:r w:rsidRPr="0691484D">
        <w:rPr>
          <w:u w:val="single"/>
        </w:rPr>
        <w:fldChar w:fldCharType="end"/>
      </w:r>
      <w:r>
        <w:t>). Technical complexities also pose a major challenge, particularly achieving the precise, real-time synchronisation needed between haptic feedback and corresponding visual or auditory events; any noticeable lag or mismatch can disrupt the sense of realism more severely than omitting haptics altogether</w:t>
      </w:r>
      <w:r w:rsidR="395BB87A">
        <w:t xml:space="preserve"> (see also the earlier section on</w:t>
      </w:r>
      <w:r w:rsidR="00EB198C">
        <w:t xml:space="preserve"> </w:t>
      </w:r>
      <w:r w:rsidRPr="0691484D">
        <w:rPr>
          <w:u w:val="single"/>
        </w:rPr>
        <w:fldChar w:fldCharType="begin"/>
      </w:r>
      <w:r w:rsidRPr="0691484D">
        <w:rPr>
          <w:u w:val="single"/>
        </w:rPr>
        <w:instrText xml:space="preserve"> REF _Ref199926030 \h </w:instrText>
      </w:r>
      <w:r w:rsidR="00EB198C">
        <w:rPr>
          <w:u w:val="single"/>
        </w:rPr>
        <w:instrText xml:space="preserve"> \* MERGEFORMAT </w:instrText>
      </w:r>
      <w:r w:rsidRPr="0691484D">
        <w:rPr>
          <w:u w:val="single"/>
        </w:rPr>
      </w:r>
      <w:r w:rsidRPr="0691484D">
        <w:rPr>
          <w:u w:val="single"/>
        </w:rPr>
        <w:fldChar w:fldCharType="separate"/>
      </w:r>
      <w:r w:rsidRPr="00EB198C" w:rsidR="00EB198C">
        <w:rPr>
          <w:u w:val="single"/>
        </w:rPr>
        <w:t>Tolerance of spatial mismatches</w:t>
      </w:r>
      <w:r w:rsidRPr="0691484D">
        <w:rPr>
          <w:u w:val="single"/>
        </w:rPr>
        <w:fldChar w:fldCharType="end"/>
      </w:r>
      <w:r w:rsidR="33959CB5">
        <w:t>)</w:t>
      </w:r>
      <w:r>
        <w:t xml:space="preserve">. </w:t>
      </w:r>
    </w:p>
    <w:p w:rsidR="322F0538" w:rsidDel="005B582A" w:rsidP="00BA461F" w:rsidRDefault="00BA461F" w14:paraId="4FFC719F" w14:textId="317BA616">
      <w:pPr>
        <w:pStyle w:val="Heading2"/>
        <w:rPr>
          <w:rFonts w:ascii="Aptos" w:hAnsi="Aptos" w:eastAsia="Aptos" w:cs="Aptos"/>
        </w:rPr>
      </w:pPr>
      <w:bookmarkStart w:name="_Toc637478693" w:id="389"/>
      <w:r>
        <w:t>I</w:t>
      </w:r>
      <w:r w:rsidR="2F8E7AEE">
        <w:t>nclusion</w:t>
      </w:r>
      <w:r w:rsidR="25F0D00D">
        <w:t xml:space="preserve"> </w:t>
      </w:r>
      <w:r w:rsidR="0B14402F">
        <w:t>c</w:t>
      </w:r>
      <w:r w:rsidR="25F0D00D">
        <w:t>onsiderations</w:t>
      </w:r>
      <w:bookmarkEnd w:id="389"/>
    </w:p>
    <w:p w:rsidR="00F13BC1" w:rsidP="71CB20EA" w:rsidRDefault="620BB3FA" w14:paraId="206BC7C3" w14:textId="5265F135">
      <w:pPr>
        <w:pStyle w:val="Heading3"/>
      </w:pPr>
      <w:bookmarkStart w:name="_Toc205129623" w:id="390"/>
      <w:r>
        <w:t xml:space="preserve">Sensory and </w:t>
      </w:r>
      <w:r w:rsidR="53EEF205">
        <w:t>p</w:t>
      </w:r>
      <w:r>
        <w:t xml:space="preserve">hysical </w:t>
      </w:r>
      <w:r w:rsidR="00159A16">
        <w:t>d</w:t>
      </w:r>
      <w:r>
        <w:t>iversity</w:t>
      </w:r>
      <w:bookmarkEnd w:id="390"/>
    </w:p>
    <w:p w:rsidR="00967F98" w:rsidP="325FB9AB" w:rsidRDefault="44E96B63" w14:paraId="0C5B7DFF" w14:textId="2CBDB667">
      <w:pPr>
        <w:rPr>
          <w:rFonts w:eastAsia="Aptos"/>
        </w:rPr>
      </w:pPr>
      <w:r w:rsidRPr="6E405759">
        <w:rPr>
          <w:rFonts w:eastAsia="Aptos"/>
        </w:rPr>
        <w:t xml:space="preserve">People </w:t>
      </w:r>
      <w:r w:rsidRPr="6E405759" w:rsidR="297ABF18">
        <w:rPr>
          <w:rFonts w:eastAsia="Aptos"/>
        </w:rPr>
        <w:t>vary widely</w:t>
      </w:r>
      <w:r w:rsidRPr="6E405759" w:rsidR="3D38096F">
        <w:rPr>
          <w:rFonts w:eastAsia="Aptos"/>
        </w:rPr>
        <w:t xml:space="preserve"> in </w:t>
      </w:r>
      <w:r w:rsidRPr="6E405759" w:rsidR="43E0520D">
        <w:rPr>
          <w:rFonts w:eastAsia="Aptos"/>
        </w:rPr>
        <w:t xml:space="preserve">their </w:t>
      </w:r>
      <w:r w:rsidRPr="6E405759" w:rsidR="3D38096F">
        <w:rPr>
          <w:rFonts w:eastAsia="Aptos"/>
        </w:rPr>
        <w:t>tactile sensitivity</w:t>
      </w:r>
      <w:r w:rsidRPr="6E405759" w:rsidR="7CCD6EA9">
        <w:rPr>
          <w:rFonts w:eastAsia="Aptos"/>
        </w:rPr>
        <w:t xml:space="preserve"> </w:t>
      </w:r>
      <w:r w:rsidRPr="6E405759" w:rsidR="1A57D7AA">
        <w:rPr>
          <w:rFonts w:eastAsia="Aptos"/>
        </w:rPr>
        <w:t xml:space="preserve">and </w:t>
      </w:r>
      <w:r w:rsidRPr="6E405759" w:rsidR="7CCD6EA9">
        <w:rPr>
          <w:rFonts w:eastAsia="Aptos"/>
        </w:rPr>
        <w:t xml:space="preserve">some may </w:t>
      </w:r>
      <w:r w:rsidRPr="6E405759" w:rsidR="781FCBF4">
        <w:rPr>
          <w:rFonts w:eastAsia="Aptos"/>
        </w:rPr>
        <w:t xml:space="preserve">experience </w:t>
      </w:r>
      <w:r w:rsidRPr="6E405759" w:rsidR="7CCD6EA9">
        <w:rPr>
          <w:rFonts w:eastAsia="Aptos"/>
        </w:rPr>
        <w:t xml:space="preserve">any </w:t>
      </w:r>
      <w:r w:rsidRPr="6E405759" w:rsidR="3F7EBCBF">
        <w:rPr>
          <w:rFonts w:eastAsia="Aptos"/>
        </w:rPr>
        <w:t xml:space="preserve">form </w:t>
      </w:r>
      <w:r w:rsidRPr="6E405759" w:rsidR="7CCD6EA9">
        <w:rPr>
          <w:rFonts w:eastAsia="Aptos"/>
        </w:rPr>
        <w:t xml:space="preserve">of touch </w:t>
      </w:r>
      <w:r w:rsidRPr="6E405759" w:rsidR="1C6E268A">
        <w:rPr>
          <w:rFonts w:eastAsia="Aptos"/>
        </w:rPr>
        <w:t xml:space="preserve">as </w:t>
      </w:r>
      <w:r w:rsidRPr="6E405759" w:rsidR="7CCD6EA9">
        <w:rPr>
          <w:rFonts w:eastAsia="Aptos"/>
        </w:rPr>
        <w:t>intrusive</w:t>
      </w:r>
      <w:r w:rsidRPr="6E405759" w:rsidR="3D38096F">
        <w:rPr>
          <w:rFonts w:eastAsia="Aptos"/>
        </w:rPr>
        <w:t xml:space="preserve">. </w:t>
      </w:r>
      <w:r w:rsidRPr="6E405759" w:rsidR="73B9AC56">
        <w:rPr>
          <w:rFonts w:eastAsia="Aptos"/>
        </w:rPr>
        <w:t xml:space="preserve">Allowing users </w:t>
      </w:r>
      <w:r w:rsidRPr="6E405759" w:rsidR="3D38096F">
        <w:rPr>
          <w:rFonts w:eastAsia="Aptos"/>
        </w:rPr>
        <w:t xml:space="preserve">to </w:t>
      </w:r>
      <w:r w:rsidRPr="6E405759" w:rsidR="4EFA9D4F">
        <w:rPr>
          <w:rFonts w:eastAsia="Aptos"/>
        </w:rPr>
        <w:t>personalise</w:t>
      </w:r>
      <w:r w:rsidRPr="6E405759" w:rsidR="3D38096F">
        <w:rPr>
          <w:rFonts w:eastAsia="Aptos"/>
        </w:rPr>
        <w:t xml:space="preserve"> the intensity and pattern</w:t>
      </w:r>
      <w:r w:rsidRPr="6E405759" w:rsidR="0830B8D0">
        <w:rPr>
          <w:rFonts w:eastAsia="Aptos"/>
        </w:rPr>
        <w:t xml:space="preserve"> </w:t>
      </w:r>
      <w:r w:rsidRPr="6E405759" w:rsidR="7006332A">
        <w:rPr>
          <w:rFonts w:eastAsia="Aptos"/>
        </w:rPr>
        <w:t>of stimulation</w:t>
      </w:r>
      <w:r w:rsidRPr="6E405759" w:rsidR="21A40D97">
        <w:rPr>
          <w:rFonts w:eastAsia="Aptos"/>
        </w:rPr>
        <w:t>,</w:t>
      </w:r>
      <w:r w:rsidRPr="6E405759" w:rsidR="0830B8D0">
        <w:rPr>
          <w:rFonts w:eastAsia="Aptos"/>
        </w:rPr>
        <w:t xml:space="preserve"> such as the rhythm, duration and spatial distribution of haptic pulses</w:t>
      </w:r>
      <w:r w:rsidRPr="6E405759" w:rsidR="306DE448">
        <w:rPr>
          <w:rFonts w:eastAsia="Aptos"/>
        </w:rPr>
        <w:t>,</w:t>
      </w:r>
      <w:r w:rsidRPr="6E405759" w:rsidR="7006332A">
        <w:rPr>
          <w:rFonts w:eastAsia="Aptos"/>
        </w:rPr>
        <w:t xml:space="preserve"> can</w:t>
      </w:r>
      <w:r w:rsidRPr="6E405759" w:rsidR="3D38096F">
        <w:rPr>
          <w:rFonts w:eastAsia="Aptos"/>
        </w:rPr>
        <w:t xml:space="preserve"> help </w:t>
      </w:r>
      <w:r w:rsidRPr="6E405759" w:rsidR="44A48C0B">
        <w:rPr>
          <w:rFonts w:eastAsia="Aptos"/>
        </w:rPr>
        <w:t xml:space="preserve">mitigate </w:t>
      </w:r>
      <w:r w:rsidRPr="6E405759" w:rsidR="3D38096F">
        <w:rPr>
          <w:rFonts w:eastAsia="Aptos"/>
        </w:rPr>
        <w:t>this</w:t>
      </w:r>
      <w:sdt>
        <w:sdtPr>
          <w:rPr>
            <w:rFonts w:ascii="Aptos" w:hAnsi="Aptos" w:eastAsia="Aptos"/>
            <w:color w:val="000000"/>
            <w:vertAlign w:val="superscript"/>
          </w:rPr>
          <w:tag w:val="MENDELEY_CITATION_v3_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"/>
          <w:id w:val="-537432165"/>
          <w:placeholder>
            <w:docPart w:val="E8A8814E7C334400A4B22F38E09D9F1D"/>
          </w:placeholder>
        </w:sdtPr>
        <w:sdtContent>
          <w:r w:rsidRPr="00517457" w:rsidR="00517457">
            <w:rPr>
              <w:rFonts w:ascii="Aptos" w:hAnsi="Aptos" w:eastAsia="Aptos" w:cs="Aptos"/>
              <w:color w:val="000000"/>
              <w:vertAlign w:val="superscript"/>
            </w:rPr>
            <w:t>100</w:t>
          </w:r>
        </w:sdtContent>
      </w:sdt>
      <w:r w:rsidRPr="6E405759" w:rsidR="1603658D">
        <w:rPr>
          <w:rFonts w:eastAsia="Aptos"/>
        </w:rPr>
        <w:t xml:space="preserve">, as can </w:t>
      </w:r>
      <w:r w:rsidRPr="6E405759" w:rsidR="4830854C">
        <w:rPr>
          <w:rFonts w:eastAsia="Aptos"/>
        </w:rPr>
        <w:t xml:space="preserve">providing </w:t>
      </w:r>
      <w:r w:rsidRPr="6E405759" w:rsidR="1603658D">
        <w:rPr>
          <w:rFonts w:eastAsia="Aptos"/>
        </w:rPr>
        <w:t xml:space="preserve">explicit </w:t>
      </w:r>
      <w:r w:rsidRPr="6E405759" w:rsidR="1E1D6D7A">
        <w:rPr>
          <w:rFonts w:eastAsia="Aptos"/>
        </w:rPr>
        <w:t xml:space="preserve">advance </w:t>
      </w:r>
      <w:r w:rsidRPr="6E405759" w:rsidR="1603658D">
        <w:rPr>
          <w:rFonts w:eastAsia="Aptos"/>
        </w:rPr>
        <w:t>warnings</w:t>
      </w:r>
      <w:r w:rsidRPr="6E405759" w:rsidR="0D4EEB57">
        <w:rPr>
          <w:rFonts w:eastAsia="Aptos"/>
        </w:rPr>
        <w:t xml:space="preserve"> </w:t>
      </w:r>
      <w:r w:rsidRPr="6E405759" w:rsidR="29849EF1">
        <w:rPr>
          <w:rFonts w:eastAsia="Aptos"/>
        </w:rPr>
        <w:t xml:space="preserve">when </w:t>
      </w:r>
      <w:r w:rsidRPr="6E405759" w:rsidR="39097101">
        <w:rPr>
          <w:rFonts w:eastAsia="Aptos"/>
        </w:rPr>
        <w:t xml:space="preserve">touch </w:t>
      </w:r>
      <w:r w:rsidRPr="6E405759" w:rsidR="23A5E00F">
        <w:rPr>
          <w:rFonts w:eastAsia="Aptos"/>
        </w:rPr>
        <w:t xml:space="preserve">will be used </w:t>
      </w:r>
      <w:r w:rsidRPr="6E405759" w:rsidR="39097101">
        <w:rPr>
          <w:rFonts w:eastAsia="Aptos"/>
        </w:rPr>
        <w:t xml:space="preserve">in an experience. </w:t>
      </w:r>
    </w:p>
    <w:p w:rsidR="00967F98" w:rsidP="00D0338D" w:rsidRDefault="732C5CC4" w14:paraId="3CCA8303" w14:textId="74E2167F">
      <w:r>
        <w:t>Wearable systems vary widely in form, ranging from full-body suits to more localised devices such as bracelets, chest straps, gloves, headbands or trouser-based systems. Across these formats, devices should adapt to diverse body shapes, sizes and mobility levels</w:t>
      </w:r>
      <w:r w:rsidR="0D4EEB57">
        <w:t>.</w:t>
      </w:r>
      <w:r w:rsidR="665BDD81">
        <w:t xml:space="preserve"> </w:t>
      </w:r>
      <w:r w:rsidR="34D116B8">
        <w:t>Currently, m</w:t>
      </w:r>
      <w:r w:rsidR="665BDD81">
        <w:t xml:space="preserve">any commercial </w:t>
      </w:r>
      <w:r w:rsidR="6A641306">
        <w:t>wearable</w:t>
      </w:r>
      <w:r w:rsidR="48F240FE">
        <w:t xml:space="preserve"> suits</w:t>
      </w:r>
      <w:r w:rsidR="6A641306">
        <w:t xml:space="preserve"> </w:t>
      </w:r>
      <w:r w:rsidR="665BDD81">
        <w:t>are based on the average male body</w:t>
      </w:r>
      <w:sdt>
        <w:sdtPr>
          <w:rPr>
            <w:rFonts w:ascii="Aptos" w:hAnsi="Aptos"/>
            <w:color w:val="000000"/>
            <w:vertAlign w:val="superscript"/>
          </w:rPr>
          <w:tag w:val="MENDELEY_CITATION_v3_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"/>
          <w:id w:val="2013220494"/>
          <w:placeholder>
            <w:docPart w:val="FCF5F1E19DA14256BE2D1845EF9B945D"/>
          </w:placeholder>
        </w:sdtPr>
        <w:sdtContent>
          <w:r w:rsidRPr="00517457" w:rsidR="00517457">
            <w:rPr>
              <w:rFonts w:ascii="Aptos" w:hAnsi="Aptos" w:eastAsia="Aptos" w:cs="Aptos"/>
              <w:color w:val="000000"/>
              <w:vertAlign w:val="superscript"/>
            </w:rPr>
            <w:t>101</w:t>
          </w:r>
        </w:sdtContent>
      </w:sdt>
      <w:r w:rsidR="665BDD81">
        <w:t xml:space="preserve">. </w:t>
      </w:r>
      <w:r w:rsidR="383EF8CF">
        <w:t>For users wit</w:t>
      </w:r>
      <w:r w:rsidR="3F778700">
        <w:t>h</w:t>
      </w:r>
      <w:r w:rsidR="383EF8CF">
        <w:t xml:space="preserve"> </w:t>
      </w:r>
      <w:r w:rsidR="665BDD81">
        <w:t>shorter statures, curved spines, wider hips or breasts</w:t>
      </w:r>
      <w:r w:rsidR="326AE207">
        <w:t xml:space="preserve">, </w:t>
      </w:r>
      <w:r w:rsidR="665BDD81">
        <w:t xml:space="preserve">sensors </w:t>
      </w:r>
      <w:r w:rsidR="43B9BA40">
        <w:t xml:space="preserve">and </w:t>
      </w:r>
      <w:r w:rsidR="665BDD81">
        <w:t>actuators</w:t>
      </w:r>
      <w:r w:rsidR="4C61FD14">
        <w:t xml:space="preserve"> can shift out of place</w:t>
      </w:r>
      <w:r w:rsidR="665BDD81">
        <w:t xml:space="preserve">, </w:t>
      </w:r>
      <w:r w:rsidR="43854E98">
        <w:t xml:space="preserve">reducing </w:t>
      </w:r>
      <w:r w:rsidR="665BDD81">
        <w:t xml:space="preserve">feedback </w:t>
      </w:r>
      <w:r w:rsidR="75056FCF">
        <w:t>quality</w:t>
      </w:r>
      <w:r w:rsidR="302EFDBB">
        <w:t xml:space="preserve"> </w:t>
      </w:r>
      <w:r w:rsidR="665BDD81">
        <w:t xml:space="preserve">or </w:t>
      </w:r>
      <w:r w:rsidR="17517D19">
        <w:t xml:space="preserve">creating </w:t>
      </w:r>
      <w:r>
        <w:t xml:space="preserve">unnecessary </w:t>
      </w:r>
      <w:r w:rsidR="665BDD81">
        <w:t>pressure points. Vibra</w:t>
      </w:r>
      <w:r>
        <w:t>t</w:t>
      </w:r>
      <w:r w:rsidR="665BDD81">
        <w:t>ion can also be perceived as intrusive</w:t>
      </w:r>
      <w:r w:rsidR="2AECECC4">
        <w:t xml:space="preserve"> for some individuals</w:t>
      </w:r>
      <w:r w:rsidR="302EFDBB">
        <w:t>.</w:t>
      </w:r>
      <w:r w:rsidR="665BDD81">
        <w:t xml:space="preserve"> To help offset this, modular panels</w:t>
      </w:r>
      <w:sdt>
        <w:sdtPr>
          <w:rPr>
            <w:rFonts w:ascii="Aptos" w:hAnsi="Aptos"/>
            <w:color w:val="000000"/>
            <w:vertAlign w:val="superscript"/>
          </w:rPr>
          <w:tag w:val="MENDELEY_CITATION_v3_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"/>
          <w:id w:val="1034365667"/>
          <w:placeholder>
            <w:docPart w:val="FCF5F1E19DA14256BE2D1845EF9B945D"/>
          </w:placeholder>
        </w:sdtPr>
        <w:sdtContent>
          <w:r w:rsidRPr="00517457" w:rsidR="00517457">
            <w:rPr>
              <w:rFonts w:ascii="Aptos" w:hAnsi="Aptos" w:eastAsia="Aptos" w:cs="Aptos"/>
              <w:color w:val="000000"/>
              <w:vertAlign w:val="superscript"/>
            </w:rPr>
            <w:t>102</w:t>
          </w:r>
        </w:sdtContent>
      </w:sdt>
      <w:r w:rsidR="665BDD81">
        <w:t xml:space="preserve"> with elastic lacing or </w:t>
      </w:r>
      <w:r w:rsidR="7340B8C1">
        <w:t>v</w:t>
      </w:r>
      <w:r w:rsidR="665BDD81">
        <w:t xml:space="preserve">elcro </w:t>
      </w:r>
      <w:r w:rsidR="611DA894">
        <w:t xml:space="preserve">allow </w:t>
      </w:r>
      <w:r w:rsidR="665BDD81">
        <w:t xml:space="preserve">sleeves and torso </w:t>
      </w:r>
      <w:r w:rsidR="02777E25">
        <w:t xml:space="preserve">sections to </w:t>
      </w:r>
      <w:r w:rsidR="64B66CE6">
        <w:t xml:space="preserve">be </w:t>
      </w:r>
      <w:r w:rsidR="302EFDBB">
        <w:t>adjust</w:t>
      </w:r>
      <w:r w:rsidR="23703700">
        <w:t>ed</w:t>
      </w:r>
      <w:r w:rsidR="665BDD81">
        <w:t xml:space="preserve"> independently </w:t>
      </w:r>
      <w:r w:rsidR="4DF38231">
        <w:t xml:space="preserve">around the </w:t>
      </w:r>
      <w:r w:rsidR="665BDD81">
        <w:t>hips, waist and chest.</w:t>
      </w:r>
    </w:p>
    <w:p w:rsidR="00F13BC1" w:rsidP="71CB20EA" w:rsidRDefault="620BB3FA" w14:paraId="33D739BA" w14:textId="72C0E351">
      <w:pPr>
        <w:pStyle w:val="Heading3"/>
      </w:pPr>
      <w:bookmarkStart w:name="_Toc309706382" w:id="391"/>
      <w:r>
        <w:t xml:space="preserve">Assistive </w:t>
      </w:r>
      <w:r w:rsidR="361BD2A4">
        <w:t>o</w:t>
      </w:r>
      <w:r>
        <w:t>pportunities</w:t>
      </w:r>
      <w:bookmarkEnd w:id="391"/>
    </w:p>
    <w:p w:rsidR="4E87E5E5" w:rsidP="00DE3497" w:rsidRDefault="00D51F0E" w14:paraId="7CF2717D" w14:textId="65E19729">
      <w:r w:rsidRPr="0691484D">
        <w:rPr>
          <w:rFonts w:eastAsia="Aptos"/>
        </w:rPr>
        <w:t>Haptics can be used to augment audio feedback, help people with spatial orientation and improve access for people with visual impairment</w:t>
      </w:r>
      <w:r w:rsidRPr="0691484D" w:rsidR="00356520">
        <w:rPr>
          <w:rFonts w:eastAsia="Aptos"/>
        </w:rPr>
        <w:t>s</w:t>
      </w:r>
      <w:r w:rsidRPr="0691484D">
        <w:rPr>
          <w:rFonts w:eastAsia="Aptos"/>
        </w:rPr>
        <w:t xml:space="preserve">. They can also provide an alternative route into rhythm and atmosphere for people who are deaf or hard of </w:t>
      </w:r>
      <w:r w:rsidRPr="0691484D">
        <w:rPr>
          <w:rFonts w:eastAsia="Aptos"/>
        </w:rPr>
        <w:t xml:space="preserve">hearing. For example, Coldplay’s </w:t>
      </w:r>
      <w:r w:rsidRPr="0691484D">
        <w:rPr>
          <w:rFonts w:eastAsia="Aptos"/>
          <w:b/>
          <w:bCs/>
          <w:i/>
          <w:iCs/>
        </w:rPr>
        <w:t>Music of the Spheres tour</w:t>
      </w:r>
      <w:r w:rsidRPr="0691484D">
        <w:rPr>
          <w:rFonts w:eastAsia="Aptos"/>
        </w:rPr>
        <w:t xml:space="preserve"> (2022–25), mentioned earlier, began offering wearable bass-responsive vests and vibration backpacks, allowing audience members to feel the bass and rhythm.</w:t>
      </w:r>
      <w:r>
        <w:br w:type="page"/>
      </w:r>
    </w:p>
    <w:p w:rsidR="3F2DD3BF" w:rsidP="71CB20EA" w:rsidRDefault="3F2DD3BF" w14:paraId="008A6216" w14:textId="0563C6F6">
      <w:pPr>
        <w:pStyle w:val="Heading1"/>
      </w:pPr>
      <w:bookmarkStart w:name="_Toc1007847999" w:id="392"/>
      <w:r>
        <w:t>In focus: Smell</w:t>
      </w:r>
      <w:bookmarkEnd w:id="392"/>
    </w:p>
    <w:p w:rsidR="00F85251" w:rsidP="71CB20EA" w:rsidRDefault="1A09A7FE" w14:paraId="5C28890A" w14:textId="67E2B689">
      <w:r>
        <w:t xml:space="preserve">Smells can </w:t>
      </w:r>
      <w:r w:rsidR="1C9F342E">
        <w:t>have a s</w:t>
      </w:r>
      <w:r w:rsidRPr="6A31513F" w:rsidR="1C9F342E">
        <w:rPr>
          <w:rFonts w:ascii="Aptos" w:hAnsi="Aptos" w:eastAsia="Aptos" w:cs="Aptos"/>
        </w:rPr>
        <w:t xml:space="preserve">trong, often subconscious, influence on mood and emotion, as well as </w:t>
      </w:r>
      <w:r>
        <w:t>trigger</w:t>
      </w:r>
      <w:r w:rsidR="75FD2B80">
        <w:t>ing</w:t>
      </w:r>
      <w:r>
        <w:t xml:space="preserve"> powerful recollections. This </w:t>
      </w:r>
      <w:r w:rsidR="2287CC13">
        <w:t xml:space="preserve">strong link to memory </w:t>
      </w:r>
      <w:r>
        <w:t xml:space="preserve">is sometimes referred to as the </w:t>
      </w:r>
      <w:r w:rsidRPr="549E5C04">
        <w:rPr>
          <w:i/>
        </w:rPr>
        <w:t xml:space="preserve">Proustian </w:t>
      </w:r>
      <w:r w:rsidRPr="549E5C04">
        <w:rPr>
          <w:i/>
          <w:iCs/>
        </w:rPr>
        <w:t>effect</w:t>
      </w:r>
      <w:r w:rsidR="07E29BC0">
        <w:t>,</w:t>
      </w:r>
      <w:r>
        <w:t xml:space="preserve"> after a sequence in Marcel Proust’s novel </w:t>
      </w:r>
      <w:r w:rsidRPr="6A31513F">
        <w:rPr>
          <w:rFonts w:ascii="Aptos" w:hAnsi="Aptos" w:eastAsia="Aptos" w:cs="Aptos"/>
          <w:b/>
          <w:bCs/>
          <w:i/>
          <w:iCs/>
          <w:color w:val="000000" w:themeColor="text1"/>
        </w:rPr>
        <w:t xml:space="preserve">In </w:t>
      </w:r>
      <w:r w:rsidRPr="6A31513F">
        <w:rPr>
          <w:b/>
          <w:bCs/>
        </w:rPr>
        <w:t>S</w:t>
      </w:r>
      <w:r w:rsidRPr="6A31513F">
        <w:rPr>
          <w:rFonts w:ascii="Aptos" w:hAnsi="Aptos" w:eastAsia="Aptos" w:cs="Aptos"/>
          <w:b/>
          <w:bCs/>
          <w:i/>
          <w:iCs/>
          <w:color w:val="000000" w:themeColor="text1"/>
        </w:rPr>
        <w:t>earch of Lost Time</w:t>
      </w:r>
      <w:r w:rsidRPr="011B71A1">
        <w:rPr>
          <w:rFonts w:ascii="Aptos" w:hAnsi="Aptos" w:eastAsia="Aptos" w:cs="Aptos"/>
          <w:color w:val="000000" w:themeColor="text1"/>
        </w:rPr>
        <w:t xml:space="preserve"> </w:t>
      </w:r>
      <w:r w:rsidRPr="6A31513F">
        <w:rPr>
          <w:rFonts w:ascii="Aptos" w:hAnsi="Aptos" w:eastAsia="Aptos" w:cs="Aptos"/>
          <w:color w:val="000000" w:themeColor="text1"/>
        </w:rPr>
        <w:t xml:space="preserve">in which </w:t>
      </w:r>
      <w:r>
        <w:t xml:space="preserve">the narrator tastes a madeleine (a small French cake) dipped in tea and is suddenly flooded with long-forgotten childhood memories. </w:t>
      </w:r>
      <w:r w:rsidR="25B6D545">
        <w:t xml:space="preserve">Although this example focuses on the </w:t>
      </w:r>
      <w:r w:rsidRPr="6A31513F" w:rsidR="25B6D545">
        <w:rPr>
          <w:i/>
          <w:iCs/>
        </w:rPr>
        <w:t>taste</w:t>
      </w:r>
      <w:r w:rsidR="25B6D545">
        <w:t xml:space="preserve"> of </w:t>
      </w:r>
      <w:r w:rsidR="779B5FEA">
        <w:t xml:space="preserve">the </w:t>
      </w:r>
      <w:r w:rsidR="25B6D545">
        <w:t>cake, flavour experiences of t</w:t>
      </w:r>
      <w:r w:rsidR="6C113940">
        <w:t>his type</w:t>
      </w:r>
      <w:r w:rsidR="25B6D545">
        <w:t xml:space="preserve"> involve smell as well as taste</w:t>
      </w:r>
      <w:r w:rsidR="258F9F0B">
        <w:t>;</w:t>
      </w:r>
      <w:r w:rsidR="25B6D545">
        <w:t xml:space="preserve"> this i</w:t>
      </w:r>
      <w:r w:rsidR="4A090444">
        <w:t xml:space="preserve">s why people often find that food </w:t>
      </w:r>
      <w:r w:rsidRPr="549E5C04" w:rsidR="4A090444">
        <w:rPr>
          <w:i/>
          <w:iCs/>
        </w:rPr>
        <w:t>tastes</w:t>
      </w:r>
      <w:r w:rsidRPr="549E5C04" w:rsidR="4A090444">
        <w:rPr>
          <w:i/>
        </w:rPr>
        <w:t xml:space="preserve"> </w:t>
      </w:r>
      <w:r w:rsidR="4A090444">
        <w:t>bland when they have a cold</w:t>
      </w:r>
      <w:r w:rsidR="25B6D545">
        <w:t>.</w:t>
      </w:r>
    </w:p>
    <w:p w:rsidR="61994B6A" w:rsidP="4E87E5E5" w:rsidRDefault="7BB01A1E" w14:paraId="5680EC0B" w14:textId="66175497">
      <w:pPr>
        <w:spacing w:after="0"/>
        <w:rPr>
          <w:rFonts w:eastAsia="Aptos"/>
        </w:rPr>
      </w:pPr>
      <w:r w:rsidRPr="4198D5AC">
        <w:rPr>
          <w:rFonts w:eastAsia="Aptos"/>
        </w:rPr>
        <w:t xml:space="preserve">Efforts to incorporate smell into experiences </w:t>
      </w:r>
      <w:r w:rsidRPr="4198D5AC" w:rsidR="31999D18">
        <w:rPr>
          <w:rFonts w:eastAsia="Aptos"/>
        </w:rPr>
        <w:t>gener</w:t>
      </w:r>
      <w:r w:rsidRPr="4198D5AC">
        <w:rPr>
          <w:rFonts w:eastAsia="Aptos"/>
        </w:rPr>
        <w:t xml:space="preserve">ally rely on computer-controlled scent-delivery systems. These devices release specific chemical odorants, typically stored in pre-mixed oils or cartridges, at precisely timed moments to synchronise with the experience. </w:t>
      </w:r>
      <w:r w:rsidRPr="4198D5AC" w:rsidR="6DBDC14A">
        <w:rPr>
          <w:rFonts w:eastAsia="Aptos"/>
        </w:rPr>
        <w:t>A</w:t>
      </w:r>
      <w:r w:rsidRPr="4198D5AC" w:rsidR="5C89098E">
        <w:rPr>
          <w:rFonts w:eastAsia="Aptos"/>
        </w:rPr>
        <w:t xml:space="preserve"> promising </w:t>
      </w:r>
      <w:r w:rsidRPr="4198D5AC" w:rsidR="6DBDC14A">
        <w:rPr>
          <w:rFonts w:eastAsia="Aptos"/>
        </w:rPr>
        <w:t>emerging technology is to use</w:t>
      </w:r>
      <w:r w:rsidRPr="4198D5AC" w:rsidR="3E55663F">
        <w:rPr>
          <w:rFonts w:eastAsia="Aptos"/>
        </w:rPr>
        <w:t xml:space="preserve"> modular</w:t>
      </w:r>
      <w:r w:rsidRPr="4198D5AC" w:rsidR="6DBDC14A">
        <w:rPr>
          <w:rFonts w:eastAsia="Aptos"/>
        </w:rPr>
        <w:t xml:space="preserve"> piezo-</w:t>
      </w:r>
      <w:r w:rsidRPr="4198D5AC" w:rsidR="0C750DB1">
        <w:rPr>
          <w:rFonts w:eastAsia="Aptos"/>
        </w:rPr>
        <w:t>electronic devices to vaporise odorants</w:t>
      </w:r>
      <w:r w:rsidRPr="4198D5AC" w:rsidR="01927628">
        <w:rPr>
          <w:rFonts w:eastAsia="Aptos"/>
        </w:rPr>
        <w:t xml:space="preserve"> </w:t>
      </w:r>
      <w:r w:rsidRPr="4198D5AC" w:rsidR="516EDDFF">
        <w:rPr>
          <w:rFonts w:eastAsia="Aptos"/>
        </w:rPr>
        <w:t>precisely</w:t>
      </w:r>
      <w:r w:rsidRPr="4198D5AC" w:rsidR="0C750DB1">
        <w:rPr>
          <w:rFonts w:eastAsia="Aptos"/>
        </w:rPr>
        <w:t xml:space="preserve"> without heat</w:t>
      </w:r>
      <w:ins w:author="Levstek, Marusa" w:date="2026-09-25T16:43:00Z" w16du:dateUtc="2026-09-25T16:43:20Z" w:id="393">
        <w:r w:rsidRPr="4198D5AC" w:rsidR="5AA53AD6">
          <w:rPr>
            <w:rFonts w:eastAsia="Aptos"/>
          </w:rPr>
          <w:t>.</w:t>
        </w:r>
      </w:ins>
      <w:sdt>
        <w:sdtPr>
          <w:rPr>
            <w:rFonts w:ascii="Aptos" w:hAnsi="Aptos" w:eastAsia="Aptos"/>
            <w:color w:val="000000" w:themeColor="text1"/>
            <w:vertAlign w:val="superscript"/>
          </w:rPr>
          <w:tag w:val="MENDELEY_CITATION_v3_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"/>
          <w:id w:val="1530991761"/>
          <w:placeholder>
            <w:docPart w:val="DefaultPlaceholder_-1854013440"/>
          </w:placeholder>
        </w:sdtPr>
        <w:sdtContent>
          <w:r w:rsidRPr="00517457" w:rsidR="00517457">
            <w:rPr>
              <w:rFonts w:ascii="Aptos" w:hAnsi="Aptos" w:eastAsia="Aptos" w:cs="Aptos"/>
              <w:color w:val="000000"/>
              <w:vertAlign w:val="superscript"/>
            </w:rPr>
            <w:t>103</w:t>
          </w:r>
        </w:sdtContent>
      </w:sdt>
      <w:del w:author="Levstek, Marusa" w:date="2026-09-25T16:43:00Z" w16du:dateUtc="2026-09-25T16:43:18Z" w:id="394">
        <w:r w:rsidRPr="4198D5AC" w:rsidDel="0C750DB1">
          <w:rPr>
            <w:rFonts w:eastAsia="Aptos"/>
          </w:rPr>
          <w:delText>.</w:delText>
        </w:r>
      </w:del>
      <w:r w:rsidRPr="4198D5AC" w:rsidR="0C750DB1">
        <w:rPr>
          <w:rFonts w:eastAsia="Aptos"/>
        </w:rPr>
        <w:t xml:space="preserve"> </w:t>
      </w:r>
      <w:r w:rsidRPr="4198D5AC">
        <w:rPr>
          <w:rFonts w:eastAsia="Aptos"/>
        </w:rPr>
        <w:t>Alongside these established chemical-release methods, highly experimental research is exploring the direct electrical stimulation of olfactory receptors within the nasal cavity, aiming to evoke smell sensations without using physical odorants</w:t>
      </w:r>
      <w:ins w:author="Levstek, Marusa" w:date="2026-09-25T16:43:00Z" w16du:dateUtc="2026-09-25T16:43:17Z" w:id="395">
        <w:r w:rsidRPr="4198D5AC" w:rsidR="186FAB9C">
          <w:rPr>
            <w:rFonts w:eastAsia="Aptos"/>
          </w:rPr>
          <w:t>.</w:t>
        </w:r>
      </w:ins>
      <w:sdt>
        <w:sdtPr>
          <w:rPr>
            <w:rFonts w:ascii="Aptos" w:hAnsi="Aptos" w:eastAsia="Aptos"/>
            <w:color w:val="000000" w:themeColor="text1"/>
            <w:vertAlign w:val="superscript"/>
          </w:rPr>
          <w:tag w:val="MENDELEY_CITATION_v3_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"/>
          <w:id w:val="-963193490"/>
          <w:placeholder>
            <w:docPart w:val="DefaultPlaceholder_-1854013440"/>
          </w:placeholder>
        </w:sdtPr>
        <w:sdtContent>
          <w:r w:rsidRPr="00517457" w:rsidR="00517457">
            <w:rPr>
              <w:rFonts w:ascii="Aptos" w:hAnsi="Aptos" w:eastAsia="Aptos" w:cs="Aptos"/>
              <w:color w:val="000000"/>
              <w:vertAlign w:val="superscript"/>
            </w:rPr>
            <w:t>104</w:t>
          </w:r>
        </w:sdtContent>
      </w:sdt>
      <w:del w:author="Levstek, Marusa" w:date="2026-09-25T16:43:00Z" w16du:dateUtc="2026-09-25T16:43:15Z" w:id="396">
        <w:r w:rsidRPr="4198D5AC" w:rsidDel="7BB01A1E">
          <w:rPr>
            <w:rFonts w:eastAsia="Aptos"/>
          </w:rPr>
          <w:delText>.</w:delText>
        </w:r>
      </w:del>
    </w:p>
    <w:p w:rsidR="0023042F" w:rsidP="4E87E5E5" w:rsidRDefault="0023042F" w14:paraId="3B979DE8" w14:textId="77777777">
      <w:pPr>
        <w:spacing w:after="0"/>
        <w:rPr>
          <w:rFonts w:eastAsia="Aptos"/>
        </w:rPr>
      </w:pPr>
    </w:p>
    <w:p w:rsidR="001B3980" w:rsidP="001B3980" w:rsidRDefault="00B22151" w14:paraId="49010100" w14:textId="1C11E3FC">
      <w:pPr>
        <w:keepNext/>
        <w:spacing w:after="0"/>
      </w:pPr>
      <w:r w:rsidRPr="00B22151">
        <w:rPr>
          <w:noProof/>
        </w:rPr>
        <w:drawing>
          <wp:inline distT="0" distB="0" distL="0" distR="0" wp14:anchorId="7563FFA1" wp14:editId="5C86BE28">
            <wp:extent cx="5731510" cy="3839845"/>
            <wp:effectExtent l="0" t="0" r="2540" b="8255"/>
            <wp:docPr id="1413799902" name="Picture 1" descr="Photograph of a historical reenactment or museum display depicting two individuals dressed in medieval or Viking-era clothing engaged in fishing net repair. Scene includes rustic wooden buildings, a docked Viking-style ship with a sail, fishing nets, and baskets, set against a backdrop of a cloudy sky and barren t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99902" name="Picture 1" descr="Photograph of a historical reenactment or museum display depicting two individuals dressed in medieval or Viking-era clothing engaged in fishing net repair. Scene includes rustic wooden buildings, a docked Viking-style ship with a sail, fishing nets, and baskets, set against a backdrop of a cloudy sky and barren trees."/>
                    <pic:cNvPicPr/>
                  </pic:nvPicPr>
                  <pic:blipFill>
                    <a:blip r:embed="rId43"/>
                    <a:stretch>
                      <a:fillRect/>
                    </a:stretch>
                  </pic:blipFill>
                  <pic:spPr>
                    <a:xfrm>
                      <a:off x="0" y="0"/>
                      <a:ext cx="5731510" cy="3839845"/>
                    </a:xfrm>
                    <a:prstGeom prst="rect">
                      <a:avLst/>
                    </a:prstGeom>
                  </pic:spPr>
                </pic:pic>
              </a:graphicData>
            </a:graphic>
          </wp:inline>
        </w:drawing>
      </w:r>
    </w:p>
    <w:p w:rsidR="0023042F" w:rsidP="001B3980" w:rsidRDefault="001B3980" w14:paraId="2DE4925B" w14:textId="590129A6">
      <w:pPr>
        <w:pStyle w:val="Caption"/>
        <w:rPr>
          <w:rFonts w:eastAsia="Aptos"/>
        </w:rPr>
      </w:pPr>
      <w:r>
        <w:t xml:space="preserve">Animatronic fishermen tableau at </w:t>
      </w:r>
      <w:r w:rsidRPr="0691484D">
        <w:rPr>
          <w:b/>
          <w:bCs/>
          <w:i/>
          <w:iCs/>
        </w:rPr>
        <w:t>JORVIK Viking Centre</w:t>
      </w:r>
      <w:r w:rsidR="00544863">
        <w:t xml:space="preserve">, </w:t>
      </w:r>
      <w:r w:rsidR="00D01830">
        <w:t xml:space="preserve">where scent effects are used alongside the visual scene to evoke the smells of the Viking-age environment. </w:t>
      </w:r>
      <w:r w:rsidR="000C369C">
        <w:t>© York Archaeology</w:t>
      </w:r>
    </w:p>
    <w:p w:rsidR="0023042F" w:rsidP="4E87E5E5" w:rsidRDefault="0023042F" w14:paraId="2BA15561" w14:textId="77777777">
      <w:pPr>
        <w:spacing w:after="0"/>
        <w:rPr>
          <w:rFonts w:eastAsia="Aptos"/>
        </w:rPr>
      </w:pPr>
    </w:p>
    <w:p w:rsidR="0008665B" w:rsidP="6A31513F" w:rsidRDefault="0008665B" w14:paraId="37D56BCA" w14:textId="7348E615">
      <w:pPr>
        <w:pStyle w:val="Heading4"/>
        <w:ind w:left="720"/>
        <w:rPr>
          <w:rFonts w:eastAsia="Aptos"/>
        </w:rPr>
      </w:pPr>
      <w:r>
        <w:t>Case study</w:t>
      </w:r>
      <w:r w:rsidRPr="6A31513F" w:rsidR="00431B22">
        <w:rPr>
          <w:rFonts w:eastAsia="Aptos"/>
        </w:rPr>
        <w:t xml:space="preserve">: Jorvik Viking </w:t>
      </w:r>
      <w:r w:rsidRPr="6A31513F" w:rsidR="0070219C">
        <w:rPr>
          <w:rFonts w:eastAsia="Aptos"/>
        </w:rPr>
        <w:t>Centre</w:t>
      </w:r>
      <w:r w:rsidRPr="6A31513F">
        <w:rPr>
          <w:rFonts w:eastAsia="Aptos"/>
        </w:rPr>
        <w:t xml:space="preserve"> </w:t>
      </w:r>
    </w:p>
    <w:p w:rsidR="4E87E5E5" w:rsidP="4E87E5E5" w:rsidRDefault="007B340A" w14:paraId="39E614F1" w14:textId="59A3C78E">
      <w:pPr>
        <w:spacing w:after="0"/>
      </w:pPr>
      <w:r>
        <w:t xml:space="preserve">The </w:t>
      </w:r>
      <w:r w:rsidRPr="73805CC3">
        <w:rPr>
          <w:b/>
          <w:i/>
        </w:rPr>
        <w:t>Jorvik Viking Centre</w:t>
      </w:r>
      <w:r>
        <w:t xml:space="preserve"> in York, opened in 1984, has long been recognised for its pioneering use of multisensory design to bring history to life. Central to the experience is a ride through a reconstructed Viking settlement, complete with </w:t>
      </w:r>
      <w:r w:rsidR="004813F0">
        <w:t xml:space="preserve">animatronic figures, sounds, </w:t>
      </w:r>
      <w:r>
        <w:t>visuals</w:t>
      </w:r>
      <w:r w:rsidR="0023042F">
        <w:t xml:space="preserve"> </w:t>
      </w:r>
      <w:r>
        <w:t>and</w:t>
      </w:r>
      <w:r w:rsidR="00DC204A">
        <w:t xml:space="preserve"> </w:t>
      </w:r>
      <w:r w:rsidR="003B7F30">
        <w:t>distinct</w:t>
      </w:r>
      <w:r w:rsidR="0070219C">
        <w:t xml:space="preserve"> </w:t>
      </w:r>
      <w:r>
        <w:t>smells. The</w:t>
      </w:r>
      <w:r w:rsidR="00DC204A">
        <w:t xml:space="preserve"> latter </w:t>
      </w:r>
      <w:r w:rsidR="007406D9">
        <w:t>were</w:t>
      </w:r>
      <w:r>
        <w:t xml:space="preserve"> delivered </w:t>
      </w:r>
      <w:r w:rsidR="007406D9">
        <w:t>originally</w:t>
      </w:r>
      <w:r w:rsidR="002147E7">
        <w:t xml:space="preserve"> using scent pots</w:t>
      </w:r>
      <w:r w:rsidR="0056755C">
        <w:t xml:space="preserve"> but are now delivered via pipes from a </w:t>
      </w:r>
      <w:r w:rsidR="008D6703">
        <w:t>centralised</w:t>
      </w:r>
      <w:r w:rsidR="0056755C">
        <w:t xml:space="preserve"> scent </w:t>
      </w:r>
      <w:r w:rsidR="008D6703">
        <w:t xml:space="preserve">bank </w:t>
      </w:r>
      <w:r w:rsidR="0056755C">
        <w:t>for ease of refilling</w:t>
      </w:r>
      <w:r w:rsidR="008D6703">
        <w:t>.</w:t>
      </w:r>
      <w:r>
        <w:t xml:space="preserve"> </w:t>
      </w:r>
      <w:r w:rsidR="008D6703">
        <w:t>Smells are released</w:t>
      </w:r>
      <w:r>
        <w:t xml:space="preserve"> at key points along the ride</w:t>
      </w:r>
      <w:r w:rsidR="009F4B60">
        <w:t xml:space="preserve">, </w:t>
      </w:r>
      <w:r w:rsidR="001D77DB">
        <w:t xml:space="preserve">which </w:t>
      </w:r>
      <w:r w:rsidR="009F4B60">
        <w:t>rang</w:t>
      </w:r>
      <w:r w:rsidR="001D77DB">
        <w:t>e</w:t>
      </w:r>
      <w:r w:rsidR="009F4B60">
        <w:t xml:space="preserve"> </w:t>
      </w:r>
      <w:r>
        <w:t>from wood smoke and leather to fish and human waste</w:t>
      </w:r>
      <w:r w:rsidR="002A7FA2">
        <w:t xml:space="preserve">. </w:t>
      </w:r>
      <w:r>
        <w:t xml:space="preserve">Several of the authors visited the museum as </w:t>
      </w:r>
      <w:r w:rsidR="009677ED">
        <w:t>children and</w:t>
      </w:r>
      <w:r>
        <w:t xml:space="preserve"> vividly remember the distinctive smells of the ride decades later. For them, the experience was exciting</w:t>
      </w:r>
      <w:r w:rsidR="002A7FA2">
        <w:t>,</w:t>
      </w:r>
      <w:r>
        <w:t xml:space="preserve"> at times even </w:t>
      </w:r>
      <w:r w:rsidR="00192523">
        <w:t>frightening,</w:t>
      </w:r>
      <w:r w:rsidR="002A7FA2">
        <w:t xml:space="preserve"> </w:t>
      </w:r>
      <w:r>
        <w:t>yet profoundly memorable. This highlights how multisensory design can create long-lasting impressions that endure well beyond the immediate visit.</w:t>
      </w:r>
      <w:r w:rsidR="002A7FA2">
        <w:t xml:space="preserve"> </w:t>
      </w:r>
      <w:r>
        <w:t xml:space="preserve">By blending sight, sound and smell in a tightly synchronised way, </w:t>
      </w:r>
      <w:r w:rsidR="00644635">
        <w:t xml:space="preserve">the </w:t>
      </w:r>
      <w:r w:rsidRPr="73805CC3" w:rsidR="00644635">
        <w:rPr>
          <w:b/>
          <w:i/>
        </w:rPr>
        <w:t>J</w:t>
      </w:r>
      <w:r w:rsidRPr="73805CC3">
        <w:rPr>
          <w:b/>
          <w:i/>
        </w:rPr>
        <w:t>orvik</w:t>
      </w:r>
      <w:r w:rsidRPr="73805CC3" w:rsidR="00131D4B">
        <w:rPr>
          <w:b/>
          <w:i/>
        </w:rPr>
        <w:t xml:space="preserve"> Viking Centre</w:t>
      </w:r>
      <w:r>
        <w:t xml:space="preserve"> illustrates how relatively simple technologies</w:t>
      </w:r>
      <w:r w:rsidR="2A2B0462">
        <w:t>,</w:t>
      </w:r>
      <w:r>
        <w:t xml:space="preserve"> when applied thoughtfully</w:t>
      </w:r>
      <w:r w:rsidR="594ECA1C">
        <w:t>,</w:t>
      </w:r>
      <w:r>
        <w:t xml:space="preserve"> can transform education into an embodied, emotional</w:t>
      </w:r>
      <w:r w:rsidR="002A7FA2">
        <w:t xml:space="preserve"> </w:t>
      </w:r>
      <w:r>
        <w:t>experience</w:t>
      </w:r>
      <w:r w:rsidR="002A7FA2">
        <w:t>.</w:t>
      </w:r>
    </w:p>
    <w:p w:rsidR="00F85251" w:rsidP="71CB20EA" w:rsidRDefault="61994B6A" w14:paraId="02ED43D6" w14:textId="54AD17C1">
      <w:pPr>
        <w:pStyle w:val="Heading2"/>
        <w:rPr>
          <w:rFonts w:ascii="Aptos" w:hAnsi="Aptos" w:eastAsia="Aptos" w:cs="Aptos"/>
        </w:rPr>
      </w:pPr>
      <w:bookmarkStart w:name="_Toc421259308" w:id="397"/>
      <w:r>
        <w:t>Practical insights</w:t>
      </w:r>
      <w:bookmarkEnd w:id="397"/>
    </w:p>
    <w:p w:rsidR="00601976" w:rsidP="71CB20EA" w:rsidRDefault="7893C614" w14:paraId="1461103A" w14:textId="331D84D3">
      <w:pPr>
        <w:pStyle w:val="Heading3"/>
      </w:pPr>
      <w:bookmarkStart w:name="_Toc197462490" w:id="398"/>
      <w:r>
        <w:t>Adaptation</w:t>
      </w:r>
      <w:bookmarkEnd w:id="398"/>
    </w:p>
    <w:p w:rsidR="00601976" w:rsidP="71CB20EA" w:rsidRDefault="34051FFB" w14:paraId="4236DE1D" w14:textId="4012BE66">
      <w:pPr>
        <w:rPr>
          <w:rFonts w:ascii="Aptos" w:hAnsi="Aptos" w:eastAsia="Aptos" w:cs="Aptos"/>
        </w:rPr>
      </w:pPr>
      <w:r w:rsidRPr="6E405759">
        <w:rPr>
          <w:rFonts w:ascii="Aptos" w:hAnsi="Aptos" w:eastAsia="Aptos" w:cs="Aptos"/>
        </w:rPr>
        <w:t xml:space="preserve">We </w:t>
      </w:r>
      <w:r w:rsidRPr="6E405759" w:rsidR="449E2624">
        <w:rPr>
          <w:rFonts w:ascii="Aptos" w:hAnsi="Aptos" w:eastAsia="Aptos" w:cs="Aptos"/>
        </w:rPr>
        <w:t>quickly</w:t>
      </w:r>
      <w:r w:rsidRPr="6E405759" w:rsidR="0CE3DF93">
        <w:rPr>
          <w:rFonts w:ascii="Aptos" w:hAnsi="Aptos" w:eastAsia="Aptos" w:cs="Aptos"/>
        </w:rPr>
        <w:t xml:space="preserve"> adapt to individual smells</w:t>
      </w:r>
      <w:ins w:author="Woods, Andy" w:date="2026-09-14T08:54:00Z" w16du:dateUtc="2026-09-14T08:54:58Z" w:id="399">
        <w:r w:rsidRPr="4984E70A" w:rsidR="7E8EA69E">
          <w:rPr>
            <w:rFonts w:ascii="Aptos" w:hAnsi="Aptos" w:eastAsia="Aptos" w:cs="Aptos"/>
          </w:rPr>
          <w:t xml:space="preserve">, often within </w:t>
        </w:r>
      </w:ins>
      <w:ins w:author="Woods, Andy" w:date="2026-08-24T13:21:00Z" w16du:dateUtc="2026-08-24T12:21:00Z" w:id="400">
        <w:r w:rsidRPr="00837060" w:rsidR="00837060">
          <w:rPr>
            <w:rFonts w:ascii="Aptos" w:hAnsi="Aptos" w:eastAsia="Aptos" w:cs="Aptos"/>
          </w:rPr>
          <w:t xml:space="preserve">seconds to </w:t>
        </w:r>
      </w:ins>
      <w:ins w:author="Woods, Andy" w:date="2026-09-14T08:54:00Z" w16du:dateUtc="2026-09-14T08:54:58Z" w:id="401">
        <w:r w:rsidRPr="4984E70A" w:rsidR="7E8EA69E">
          <w:rPr>
            <w:rFonts w:ascii="Aptos" w:hAnsi="Aptos" w:eastAsia="Aptos" w:cs="Aptos"/>
          </w:rPr>
          <w:t xml:space="preserve">minutes (the brain's earliest responses to </w:t>
        </w:r>
      </w:ins>
      <w:ins w:author="Woods, Andy" w:date="2026-08-24T13:21:00Z" w16du:dateUtc="2026-08-24T12:21:00Z" w:id="402">
        <w:r w:rsidRPr="00837060" w:rsidR="00837060">
          <w:rPr>
            <w:rFonts w:ascii="Aptos" w:hAnsi="Aptos" w:eastAsia="Aptos" w:cs="Aptos"/>
          </w:rPr>
          <w:t xml:space="preserve">a </w:t>
        </w:r>
      </w:ins>
      <w:ins w:author="Woods, Andy" w:date="2026-09-14T08:54:00Z" w16du:dateUtc="2026-09-14T08:54:58Z" w:id="403">
        <w:r w:rsidRPr="4984E70A" w:rsidR="7E8EA69E">
          <w:rPr>
            <w:rFonts w:ascii="Aptos" w:hAnsi="Aptos" w:eastAsia="Aptos" w:cs="Aptos"/>
          </w:rPr>
          <w:t>repeated odour begin to weaken within a fraction of a second</w:t>
        </w:r>
      </w:ins>
      <w:del w:author="Woods, Andy" w:date="2026-09-14T08:55:00Z" w16du:dateUtc="2026-09-14T08:55:26Z" w:id="404">
        <w:r w:rsidRPr="4984E70A" w:rsidDel="0272798A">
          <w:rPr>
            <w:rFonts w:ascii="Aptos" w:hAnsi="Aptos" w:eastAsia="Aptos" w:cs="Aptos"/>
          </w:rPr>
          <w:delText xml:space="preserve">, </w:delText>
        </w:r>
      </w:del>
      <w:del w:author="Woods, Andy" w:date="2026-08-24T13:21:00Z" w16du:dateUtc="2026-08-24T12:21:00Z" w:id="405">
        <w:r w:rsidRPr="6E405759" w:rsidDel="00837060" w:rsidR="0272798A">
          <w:rPr>
            <w:rFonts w:ascii="Aptos" w:hAnsi="Aptos" w:eastAsia="Aptos" w:cs="Aptos"/>
          </w:rPr>
          <w:delText>sometimes within 200ms</w:delText>
        </w:r>
      </w:del>
      <w:sdt>
        <w:sdtPr>
          <w:rPr>
            <w:rFonts w:ascii="Aptos" w:hAnsi="Aptos" w:eastAsia="Aptos" w:cs="Aptos"/>
            <w:color w:val="000000" w:themeColor="text1"/>
            <w:vertAlign w:val="superscript"/>
          </w:rPr>
          <w:tag w:val="MENDELEY_CITATION_v3_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"/>
          <w:id w:val="1285846812"/>
          <w:placeholder>
            <w:docPart w:val="6A95B69943A2463B8EE340F2D78FADF7"/>
          </w:placeholder>
        </w:sdtPr>
        <w:sdtContent>
          <w:r w:rsidRPr="00517457" w:rsidR="00517457">
            <w:rPr>
              <w:rFonts w:ascii="Aptos" w:hAnsi="Aptos" w:eastAsia="Aptos" w:cs="Aptos"/>
              <w:color w:val="000000"/>
              <w:vertAlign w:val="superscript"/>
            </w:rPr>
            <w:t>105</w:t>
          </w:r>
        </w:sdtContent>
      </w:sdt>
      <w:del w:author="Woods, Andy" w:date="2026-09-14T08:55:00Z" w16du:dateUtc="2026-09-14T08:55:57Z" w:id="406">
        <w:r w:rsidRPr="6E405759" w:rsidR="0CE3DF93">
          <w:rPr>
            <w:rFonts w:ascii="Aptos" w:hAnsi="Aptos" w:eastAsia="Aptos" w:cs="Aptos"/>
          </w:rPr>
          <w:delText>,</w:delText>
        </w:r>
      </w:del>
      <w:ins w:author="Woods, Andy" w:date="2026-09-14T08:55:00Z" w16du:dateUtc="2026-09-14T08:55:55Z" w:id="407">
        <w:r w:rsidRPr="4984E70A" w:rsidR="65FF1EFC">
          <w:rPr>
            <w:rFonts w:ascii="Aptos" w:hAnsi="Aptos" w:eastAsia="Aptos" w:cs="Aptos"/>
          </w:rPr>
          <w:t>),</w:t>
        </w:r>
      </w:ins>
      <w:r w:rsidRPr="6E405759" w:rsidR="0CE3DF93">
        <w:rPr>
          <w:rFonts w:ascii="Aptos" w:hAnsi="Aptos" w:eastAsia="Aptos" w:cs="Aptos"/>
        </w:rPr>
        <w:t xml:space="preserve"> meaning that we might not notice a certain smell after it has been present for a certain amount of time. When incorporating smells into experiences</w:t>
      </w:r>
      <w:r w:rsidRPr="6E405759" w:rsidR="4A8B9C05">
        <w:rPr>
          <w:rFonts w:ascii="Aptos" w:hAnsi="Aptos" w:eastAsia="Aptos" w:cs="Aptos"/>
        </w:rPr>
        <w:t>,</w:t>
      </w:r>
      <w:r w:rsidRPr="6E405759" w:rsidR="0CE3DF93">
        <w:rPr>
          <w:rFonts w:ascii="Aptos" w:hAnsi="Aptos" w:eastAsia="Aptos" w:cs="Aptos"/>
        </w:rPr>
        <w:t xml:space="preserve"> it might be helpful to plan for periodic changes.</w:t>
      </w:r>
      <w:r w:rsidR="0CE3DF93">
        <w:t xml:space="preserve"> </w:t>
      </w:r>
    </w:p>
    <w:p w:rsidR="00601976" w:rsidP="71CB20EA" w:rsidRDefault="685B5332" w14:paraId="4E4734B1" w14:textId="1FF052F6">
      <w:pPr>
        <w:pStyle w:val="Heading3"/>
      </w:pPr>
      <w:bookmarkStart w:name="_Toc459461420" w:id="408"/>
      <w:r>
        <w:t>Sensitivity</w:t>
      </w:r>
      <w:bookmarkEnd w:id="408"/>
    </w:p>
    <w:p w:rsidRPr="00601976" w:rsidR="00967F98" w:rsidP="00601976" w:rsidRDefault="13CD50A6" w14:paraId="72C58EB2" w14:textId="591B6725">
      <w:pPr>
        <w:rPr>
          <w:rFonts w:ascii="Aptos" w:hAnsi="Aptos" w:eastAsia="Aptos" w:cs="Aptos"/>
        </w:rPr>
      </w:pPr>
      <w:r>
        <w:t xml:space="preserve">Human noses can distinguish thousands of odorants at very low concentrations, though individual sensitivity varies greatly. It was traditionally thought that </w:t>
      </w:r>
      <w:r w:rsidR="7ECF431C">
        <w:t>humans could distinguish</w:t>
      </w:r>
      <w:r>
        <w:t xml:space="preserve"> around 10,000 odours, but new research exploring combinations of odours puts this figure much higher</w:t>
      </w:r>
      <w:r w:rsidR="1ED6FBAF">
        <w:t>,</w:t>
      </w:r>
      <w:r>
        <w:t xml:space="preserve"> at </w:t>
      </w:r>
      <w:r w:rsidR="2C0E65EF">
        <w:t>more than</w:t>
      </w:r>
      <w:r>
        <w:t xml:space="preserve"> a trillion</w:t>
      </w:r>
      <w:sdt>
        <w:sdtPr>
          <w:rPr>
            <w:rFonts w:ascii="Aptos" w:hAnsi="Aptos"/>
            <w:color w:val="000000" w:themeColor="text1"/>
            <w:vertAlign w:val="superscript"/>
          </w:rPr>
          <w:tag w:val="MENDELEY_CITATION_v3_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"/>
          <w:id w:val="-1981303838"/>
          <w:placeholder>
            <w:docPart w:val="DefaultPlaceholder_-1854013440"/>
          </w:placeholder>
        </w:sdtPr>
        <w:sdtContent>
          <w:r w:rsidRPr="00517457" w:rsidR="00517457">
            <w:rPr>
              <w:rFonts w:ascii="Aptos" w:hAnsi="Aptos" w:eastAsia="Aptos" w:cs="Aptos"/>
              <w:color w:val="000000"/>
              <w:vertAlign w:val="superscript"/>
            </w:rPr>
            <w:t>106</w:t>
          </w:r>
        </w:sdtContent>
      </w:sdt>
      <w:ins w:author="Woods, Andy" w:date="2026-09-14T09:56:00Z" w16du:dateUtc="2026-09-14T09:56:51Z" w:id="409">
        <w:r w:rsidRPr="4984E70A" w:rsidR="6D4B47A4">
          <w:rPr>
            <w:rFonts w:ascii="Aptos" w:hAnsi="Aptos"/>
            <w:color w:val="000000" w:themeColor="text1"/>
            <w:vertAlign w:val="superscript"/>
          </w:rPr>
          <w:t xml:space="preserve"> </w:t>
        </w:r>
      </w:ins>
      <w:del w:author="Woods, Andy" w:date="2026-09-14T09:56:00Z" w16du:dateUtc="2026-09-14T09:56:54Z" w:id="410">
        <w:r w:rsidDel="13CD50A6">
          <w:delText>.</w:delText>
        </w:r>
      </w:del>
      <w:ins w:author="Woods, Andy" w:date="2026-09-14T09:57:00Z" w16du:dateUtc="2026-09-14T09:57:06Z" w:id="411">
        <w:r w:rsidR="46B43C2D">
          <w:t xml:space="preserve"> </w:t>
        </w:r>
      </w:ins>
      <w:ins w:author="Woods, Andy" w:date="2026-09-14T09:56:00Z" w16du:dateUtc="2026-09-14T09:56:56Z" w:id="412">
        <w:r w:rsidR="46B43C2D">
          <w:t>(an estimate that has since been strongly contested; the true number is unknown but is certainly far larger than 10,000).</w:t>
        </w:r>
      </w:ins>
      <w:r w:rsidR="1225F54B">
        <w:t xml:space="preserve"> </w:t>
      </w:r>
      <w:r w:rsidR="6554AA72">
        <w:t>Surprisingly</w:t>
      </w:r>
      <w:r w:rsidR="0937512D">
        <w:t xml:space="preserve"> though</w:t>
      </w:r>
      <w:r w:rsidR="1225F54B">
        <w:t xml:space="preserve">, </w:t>
      </w:r>
      <w:r w:rsidR="3372F5B7">
        <w:t xml:space="preserve">despite this sensitivity in distinguishing between </w:t>
      </w:r>
      <w:r w:rsidR="1EE9CA96">
        <w:t xml:space="preserve">smells, </w:t>
      </w:r>
      <w:r w:rsidRPr="6E405759" w:rsidR="1225F54B">
        <w:rPr>
          <w:rFonts w:ascii="Aptos" w:hAnsi="Aptos" w:eastAsia="Aptos" w:cs="Aptos"/>
        </w:rPr>
        <w:t xml:space="preserve">naming </w:t>
      </w:r>
      <w:r w:rsidRPr="6E405759" w:rsidR="30B22942">
        <w:rPr>
          <w:rFonts w:ascii="Aptos" w:hAnsi="Aptos" w:eastAsia="Aptos" w:cs="Aptos"/>
        </w:rPr>
        <w:t xml:space="preserve">them </w:t>
      </w:r>
      <w:r w:rsidRPr="6E405759" w:rsidR="1EBEA7BA">
        <w:rPr>
          <w:rFonts w:ascii="Aptos" w:hAnsi="Aptos" w:eastAsia="Aptos" w:cs="Aptos"/>
        </w:rPr>
        <w:t xml:space="preserve">appears to be </w:t>
      </w:r>
      <w:r w:rsidRPr="6E405759" w:rsidR="235E11F7">
        <w:rPr>
          <w:rFonts w:ascii="Aptos" w:hAnsi="Aptos" w:eastAsia="Aptos" w:cs="Aptos"/>
        </w:rPr>
        <w:t>something that many people find difficult</w:t>
      </w:r>
      <w:r w:rsidRPr="6E405759" w:rsidR="4A4586C9">
        <w:rPr>
          <w:rFonts w:ascii="Aptos" w:hAnsi="Aptos" w:eastAsia="Aptos" w:cs="Aptos"/>
        </w:rPr>
        <w:t xml:space="preserve"> in the absence of additional context from </w:t>
      </w:r>
      <w:r w:rsidRPr="6E405759" w:rsidR="7797F37D">
        <w:rPr>
          <w:rFonts w:ascii="Aptos" w:hAnsi="Aptos" w:eastAsia="Aptos" w:cs="Aptos"/>
        </w:rPr>
        <w:t xml:space="preserve">the </w:t>
      </w:r>
      <w:r w:rsidRPr="6E405759" w:rsidR="4A4586C9">
        <w:rPr>
          <w:rFonts w:ascii="Aptos" w:hAnsi="Aptos" w:eastAsia="Aptos" w:cs="Aptos"/>
        </w:rPr>
        <w:t>other senses</w:t>
      </w:r>
      <w:r w:rsidRPr="6E405759" w:rsidR="1225F54B">
        <w:rPr>
          <w:rFonts w:ascii="Aptos" w:hAnsi="Aptos" w:eastAsia="Aptos" w:cs="Aptos"/>
        </w:rPr>
        <w:t>.</w:t>
      </w:r>
    </w:p>
    <w:p w:rsidR="00601976" w:rsidP="71CB20EA" w:rsidRDefault="685B5332" w14:paraId="2FA3641D" w14:textId="77777777">
      <w:pPr>
        <w:pStyle w:val="Heading3"/>
      </w:pPr>
      <w:bookmarkStart w:name="_Toc1870887275" w:id="413"/>
      <w:r>
        <w:t>Context</w:t>
      </w:r>
      <w:bookmarkEnd w:id="413"/>
    </w:p>
    <w:p w:rsidRPr="00D0338D" w:rsidR="00967F98" w:rsidP="007A426E" w:rsidRDefault="41FC5F32" w14:paraId="3DBA103D" w14:textId="5346D349">
      <w:r>
        <w:t>Odo</w:t>
      </w:r>
      <w:r w:rsidR="60D54B05">
        <w:t>u</w:t>
      </w:r>
      <w:r>
        <w:t>r perception depends on context</w:t>
      </w:r>
      <w:r w:rsidR="2E460F46">
        <w:t xml:space="preserve">, </w:t>
      </w:r>
      <w:r w:rsidR="6A2B0198">
        <w:t xml:space="preserve">temperature and </w:t>
      </w:r>
      <w:r w:rsidR="2B6E52D7">
        <w:t>humidity</w:t>
      </w:r>
      <w:r w:rsidR="4F4421B2">
        <w:t xml:space="preserve">. </w:t>
      </w:r>
      <w:r w:rsidR="4E9371C4">
        <w:t>A subtle scent in an open-air environment may become overwhelming in a confined space. In addition, h</w:t>
      </w:r>
      <w:r w:rsidR="3BA4E138">
        <w:t xml:space="preserve">igher </w:t>
      </w:r>
      <w:r w:rsidR="2D339385">
        <w:t xml:space="preserve">temperatures increase the </w:t>
      </w:r>
      <w:r w:rsidR="3BA4E138">
        <w:t>volatility of odour molecules</w:t>
      </w:r>
      <w:r w:rsidR="7671AA13">
        <w:t>, making smells stronger. L</w:t>
      </w:r>
      <w:r w:rsidR="118AEA19">
        <w:t xml:space="preserve">ow </w:t>
      </w:r>
      <w:r w:rsidR="4E4F50BB">
        <w:t>humidity</w:t>
      </w:r>
      <w:r w:rsidR="664E378C">
        <w:t xml:space="preserve"> dries out </w:t>
      </w:r>
      <w:r w:rsidR="4DA221E5">
        <w:t xml:space="preserve">the </w:t>
      </w:r>
      <w:r w:rsidR="664E378C">
        <w:t xml:space="preserve">nose </w:t>
      </w:r>
      <w:r w:rsidR="1044236E">
        <w:t>whilst high humidity slows evaporation of odour molecules,</w:t>
      </w:r>
      <w:r w:rsidR="3D7C4E10">
        <w:t xml:space="preserve"> both</w:t>
      </w:r>
      <w:r w:rsidR="1044236E">
        <w:t xml:space="preserve"> </w:t>
      </w:r>
      <w:r w:rsidR="3ED7443C">
        <w:t xml:space="preserve">of which </w:t>
      </w:r>
      <w:r w:rsidR="45CD2E8B">
        <w:t xml:space="preserve">are likely to </w:t>
      </w:r>
      <w:r w:rsidR="39DB55B2">
        <w:t>degrad</w:t>
      </w:r>
      <w:r w:rsidR="73D8D99A">
        <w:t xml:space="preserve">e </w:t>
      </w:r>
      <w:r w:rsidR="100312F5">
        <w:t>odour</w:t>
      </w:r>
      <w:r w:rsidR="664E378C">
        <w:t xml:space="preserve"> perceptio</w:t>
      </w:r>
      <w:r w:rsidR="100312F5">
        <w:t>n</w:t>
      </w:r>
      <w:ins w:author="Levstek, Marusa" w:date="2026-09-25T16:43:00Z" w16du:dateUtc="2026-09-25T16:43:03Z" w:id="414">
        <w:r w:rsidR="260B6049">
          <w:t>.</w:t>
        </w:r>
      </w:ins>
      <w:sdt>
        <w:sdtPr>
          <w:rPr>
            <w:rFonts w:ascii="Aptos" w:hAnsi="Aptos"/>
            <w:color w:val="000000" w:themeColor="text1"/>
            <w:vertAlign w:val="superscript"/>
          </w:rPr>
          <w:tag w:val="MENDELEY_CITATION_v3_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"/>
          <w:id w:val="1549952368"/>
          <w:placeholder>
            <w:docPart w:val="DefaultPlaceholder_-1854013440"/>
          </w:placeholder>
        </w:sdtPr>
        <w:sdtContent>
          <w:r w:rsidRPr="00517457" w:rsidR="00517457">
            <w:rPr>
              <w:rFonts w:ascii="Aptos" w:hAnsi="Aptos" w:eastAsia="Aptos" w:cs="Aptos"/>
              <w:color w:val="000000"/>
              <w:vertAlign w:val="superscript"/>
            </w:rPr>
            <w:t>107</w:t>
          </w:r>
        </w:sdtContent>
      </w:sdt>
      <w:del w:author="Levstek, Marusa" w:date="2026-09-25T16:43:00Z" w16du:dateUtc="2026-09-25T16:43:02Z" w:id="415">
        <w:r w:rsidDel="2B6E52D7">
          <w:delText>.</w:delText>
        </w:r>
      </w:del>
    </w:p>
    <w:p w:rsidRPr="00D0338D" w:rsidR="00967F98" w:rsidP="007A426E" w:rsidRDefault="41FC5F32" w14:paraId="22D1A712" w14:textId="3CA084B4">
      <w:r>
        <w:t>A well-known example of how context shapes odour perception comes from a neuroimaging study</w:t>
      </w:r>
      <w:sdt>
        <w:sdtPr>
          <w:rPr>
            <w:rFonts w:ascii="Aptos" w:hAnsi="Aptos"/>
            <w:color w:val="000000" w:themeColor="text1"/>
            <w:vertAlign w:val="superscript"/>
          </w:rPr>
          <w:tag w:val="MENDELEY_CITATION_v3_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"/>
          <w:id w:val="-776557195"/>
          <w:placeholder>
            <w:docPart w:val="DefaultPlaceholder_-1854013440"/>
          </w:placeholder>
        </w:sdtPr>
        <w:sdtContent>
          <w:r w:rsidRPr="00517457" w:rsidR="00517457">
            <w:rPr>
              <w:rFonts w:ascii="Aptos" w:hAnsi="Aptos" w:eastAsia="Aptos" w:cs="Aptos"/>
              <w:color w:val="000000"/>
              <w:vertAlign w:val="superscript"/>
            </w:rPr>
            <w:t>108</w:t>
          </w:r>
        </w:sdtContent>
      </w:sdt>
      <w:r>
        <w:t xml:space="preserve"> where a cheese-like odour was presented to participants under the label </w:t>
      </w:r>
      <w:r w:rsidRPr="4198D5AC">
        <w:rPr>
          <w:i/>
          <w:iCs/>
        </w:rPr>
        <w:t xml:space="preserve">cheddar </w:t>
      </w:r>
      <w:r w:rsidRPr="4198D5AC" w:rsidR="54C343FD">
        <w:rPr>
          <w:i/>
          <w:iCs/>
        </w:rPr>
        <w:t>cheese</w:t>
      </w:r>
      <w:r>
        <w:t xml:space="preserve"> or </w:t>
      </w:r>
      <w:r w:rsidRPr="4198D5AC">
        <w:rPr>
          <w:i/>
          <w:iCs/>
        </w:rPr>
        <w:t xml:space="preserve">body </w:t>
      </w:r>
      <w:r w:rsidRPr="4198D5AC" w:rsidR="54C343FD">
        <w:rPr>
          <w:i/>
          <w:iCs/>
        </w:rPr>
        <w:t>odour</w:t>
      </w:r>
      <w:r w:rsidR="54C343FD">
        <w:t>.</w:t>
      </w:r>
      <w:r>
        <w:t xml:space="preserve"> This labelling strongly impacted how the brain responded to the odour, in regions linked with emotional processing and odour processing.</w:t>
      </w:r>
      <w:r w:rsidR="7CCF9707">
        <w:t xml:space="preserve"> </w:t>
      </w:r>
      <w:r w:rsidR="6AF62EAE">
        <w:t xml:space="preserve">In addition, people’s perception of the </w:t>
      </w:r>
      <w:r w:rsidR="7CCF9707">
        <w:t>pleasantness</w:t>
      </w:r>
      <w:r w:rsidR="41DBE4B1">
        <w:t xml:space="preserve"> of the odour </w:t>
      </w:r>
      <w:r w:rsidR="7CCF9707">
        <w:t xml:space="preserve">fell sharply when the label read </w:t>
      </w:r>
      <w:r w:rsidRPr="4198D5AC" w:rsidR="7CCF9707">
        <w:rPr>
          <w:i/>
          <w:iCs/>
        </w:rPr>
        <w:t xml:space="preserve">body </w:t>
      </w:r>
      <w:r w:rsidRPr="4198D5AC" w:rsidR="7337BFEF">
        <w:rPr>
          <w:i/>
          <w:iCs/>
        </w:rPr>
        <w:t>odour</w:t>
      </w:r>
      <w:r w:rsidR="7CCF9707">
        <w:t xml:space="preserve"> compared with </w:t>
      </w:r>
      <w:r w:rsidRPr="4198D5AC" w:rsidR="7CCF9707">
        <w:rPr>
          <w:i/>
          <w:iCs/>
        </w:rPr>
        <w:t xml:space="preserve">cheddar </w:t>
      </w:r>
      <w:r w:rsidRPr="4198D5AC" w:rsidR="7337BFEF">
        <w:rPr>
          <w:i/>
          <w:iCs/>
        </w:rPr>
        <w:t>cheese</w:t>
      </w:r>
      <w:r w:rsidR="7337BFEF">
        <w:t>.</w:t>
      </w:r>
      <w:r w:rsidR="10E1C74C">
        <w:t xml:space="preserve"> In another classic experiment</w:t>
      </w:r>
      <w:ins w:author="Levstek, Marusa" w:date="2026-09-25T16:42:00Z" w16du:dateUtc="2026-09-25T16:42:57Z" w:id="416">
        <w:r w:rsidR="799B5989">
          <w:t>,</w:t>
        </w:r>
      </w:ins>
      <w:sdt>
        <w:sdtPr>
          <w:rPr>
            <w:rFonts w:ascii="Aptos" w:hAnsi="Aptos"/>
            <w:color w:val="000000" w:themeColor="text1"/>
            <w:vertAlign w:val="superscript"/>
          </w:rPr>
          <w:tag w:val="MENDELEY_CITATION_v3_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"/>
          <w:id w:val="403568255"/>
          <w:placeholder>
            <w:docPart w:val="DefaultPlaceholder_-1854013440"/>
          </w:placeholder>
        </w:sdtPr>
        <w:sdtContent>
          <w:r w:rsidRPr="00517457" w:rsidR="00517457">
            <w:rPr>
              <w:rFonts w:ascii="Aptos" w:hAnsi="Aptos" w:eastAsia="Aptos" w:cs="Aptos"/>
              <w:color w:val="000000"/>
              <w:vertAlign w:val="superscript"/>
            </w:rPr>
            <w:t>109</w:t>
          </w:r>
        </w:sdtContent>
      </w:sdt>
      <w:del w:author="Levstek, Marusa" w:date="2026-09-25T16:42:00Z" w16du:dateUtc="2026-09-25T16:42:55Z" w:id="417">
        <w:r w:rsidDel="58BC653C">
          <w:delText>,</w:delText>
        </w:r>
      </w:del>
      <w:r w:rsidR="58BC653C">
        <w:t xml:space="preserve"> </w:t>
      </w:r>
      <w:r w:rsidR="10E1C74C">
        <w:t>researchers took five chemically ambiguous odours an</w:t>
      </w:r>
      <w:r w:rsidR="5EB05171">
        <w:t xml:space="preserve">d </w:t>
      </w:r>
      <w:r w:rsidR="1FE8B2DE">
        <w:t xml:space="preserve">paired them with positive or negative descriptions, </w:t>
      </w:r>
      <w:r w:rsidR="46778064">
        <w:t>then</w:t>
      </w:r>
      <w:r w:rsidR="1FE8B2DE">
        <w:t xml:space="preserve"> </w:t>
      </w:r>
      <w:r w:rsidR="27D2AD2E">
        <w:t>a</w:t>
      </w:r>
      <w:r w:rsidR="5EB05171">
        <w:t xml:space="preserve">sked </w:t>
      </w:r>
      <w:r w:rsidR="10E1C74C">
        <w:t>participan</w:t>
      </w:r>
      <w:r w:rsidR="5EB05171">
        <w:t>ts to</w:t>
      </w:r>
      <w:r w:rsidR="1FE8B2DE">
        <w:t xml:space="preserve"> rate them</w:t>
      </w:r>
      <w:r w:rsidR="27D2AD2E">
        <w:t xml:space="preserve">. These included </w:t>
      </w:r>
      <w:r w:rsidR="36EFBC24">
        <w:t>p</w:t>
      </w:r>
      <w:r w:rsidR="10E1C74C">
        <w:t xml:space="preserve">ine oil </w:t>
      </w:r>
      <w:r w:rsidR="27D2AD2E">
        <w:t xml:space="preserve">(paired with </w:t>
      </w:r>
      <w:r w:rsidRPr="4198D5AC" w:rsidR="3D37307D">
        <w:rPr>
          <w:i/>
          <w:iCs/>
        </w:rPr>
        <w:t>Christmas</w:t>
      </w:r>
      <w:r w:rsidRPr="4198D5AC" w:rsidR="10E1C74C">
        <w:rPr>
          <w:i/>
          <w:iCs/>
        </w:rPr>
        <w:t xml:space="preserve"> tree</w:t>
      </w:r>
      <w:r w:rsidR="10E1C74C">
        <w:t xml:space="preserve"> vs </w:t>
      </w:r>
      <w:r w:rsidRPr="4198D5AC" w:rsidR="10E1C74C">
        <w:rPr>
          <w:i/>
          <w:iCs/>
        </w:rPr>
        <w:t>spray disinfectant</w:t>
      </w:r>
      <w:r w:rsidRPr="4198D5AC" w:rsidR="55E8DB30">
        <w:rPr>
          <w:i/>
          <w:iCs/>
        </w:rPr>
        <w:t>)</w:t>
      </w:r>
      <w:r w:rsidR="55E8DB30">
        <w:t>,</w:t>
      </w:r>
      <w:r w:rsidR="27D2AD2E">
        <w:t xml:space="preserve"> </w:t>
      </w:r>
      <w:r w:rsidR="46A3B475">
        <w:t>m</w:t>
      </w:r>
      <w:r w:rsidR="10E1C74C">
        <w:t xml:space="preserve">enthol </w:t>
      </w:r>
      <w:r w:rsidR="55E8DB30">
        <w:t>(</w:t>
      </w:r>
      <w:r w:rsidRPr="4198D5AC" w:rsidR="10E1C74C">
        <w:rPr>
          <w:i/>
          <w:iCs/>
        </w:rPr>
        <w:t>breath mint</w:t>
      </w:r>
      <w:r w:rsidR="10E1C74C">
        <w:t xml:space="preserve"> vs </w:t>
      </w:r>
      <w:r w:rsidRPr="4198D5AC" w:rsidR="10E1C74C">
        <w:rPr>
          <w:i/>
          <w:iCs/>
        </w:rPr>
        <w:t>chest medicine</w:t>
      </w:r>
      <w:r w:rsidR="55E8DB30">
        <w:t>),</w:t>
      </w:r>
      <w:r w:rsidR="27D2AD2E">
        <w:t xml:space="preserve"> </w:t>
      </w:r>
      <w:r w:rsidR="57A884B3">
        <w:t>v</w:t>
      </w:r>
      <w:r w:rsidR="10E1C74C">
        <w:t xml:space="preserve">iolet-leaf </w:t>
      </w:r>
      <w:r w:rsidR="55E8DB30">
        <w:t>(</w:t>
      </w:r>
      <w:r w:rsidRPr="4198D5AC" w:rsidR="10E1C74C">
        <w:rPr>
          <w:i/>
          <w:iCs/>
        </w:rPr>
        <w:t>fresh cucumber</w:t>
      </w:r>
      <w:r w:rsidR="10E1C74C">
        <w:t xml:space="preserve"> vs </w:t>
      </w:r>
      <w:r w:rsidRPr="4198D5AC" w:rsidR="10E1C74C">
        <w:rPr>
          <w:i/>
          <w:iCs/>
        </w:rPr>
        <w:t>mildew</w:t>
      </w:r>
      <w:r w:rsidR="55E8DB30">
        <w:t>)</w:t>
      </w:r>
      <w:r w:rsidR="27D2AD2E">
        <w:t xml:space="preserve"> and </w:t>
      </w:r>
      <w:r w:rsidR="5A74367B">
        <w:t>p</w:t>
      </w:r>
      <w:r w:rsidR="10E1C74C">
        <w:t>atchouli oil</w:t>
      </w:r>
      <w:r w:rsidR="27D2AD2E">
        <w:t xml:space="preserve"> </w:t>
      </w:r>
      <w:r w:rsidR="55E8DB30">
        <w:t>(</w:t>
      </w:r>
      <w:r w:rsidRPr="4198D5AC" w:rsidR="10E1C74C">
        <w:rPr>
          <w:i/>
          <w:iCs/>
        </w:rPr>
        <w:t xml:space="preserve">incense </w:t>
      </w:r>
      <w:r w:rsidR="10E1C74C">
        <w:t xml:space="preserve">vs </w:t>
      </w:r>
      <w:r w:rsidRPr="4198D5AC" w:rsidR="10E1C74C">
        <w:rPr>
          <w:i/>
          <w:iCs/>
        </w:rPr>
        <w:t>musty basement</w:t>
      </w:r>
      <w:r w:rsidR="55E8DB30">
        <w:t>).</w:t>
      </w:r>
      <w:r w:rsidR="27D2AD2E">
        <w:t xml:space="preserve"> A</w:t>
      </w:r>
      <w:r w:rsidR="10E1C74C">
        <w:t xml:space="preserve">lternative labels swung </w:t>
      </w:r>
      <w:r w:rsidR="2F130BB5">
        <w:t xml:space="preserve">pleasantness </w:t>
      </w:r>
      <w:r w:rsidR="10E1C74C">
        <w:t xml:space="preserve">ratings by </w:t>
      </w:r>
      <w:r w:rsidR="5DA76833">
        <w:t>1-3</w:t>
      </w:r>
      <w:r w:rsidR="10E1C74C">
        <w:t xml:space="preserve"> points on a nine-point scale</w:t>
      </w:r>
      <w:r w:rsidR="27D2AD2E">
        <w:t xml:space="preserve">, </w:t>
      </w:r>
      <w:r w:rsidR="3DEBA40D">
        <w:t xml:space="preserve">again </w:t>
      </w:r>
      <w:r w:rsidR="10E1C74C">
        <w:t xml:space="preserve">illustrating </w:t>
      </w:r>
      <w:r w:rsidR="10D11DCA">
        <w:t xml:space="preserve">the </w:t>
      </w:r>
      <w:r w:rsidR="56F112DB">
        <w:t xml:space="preserve">significant importance </w:t>
      </w:r>
      <w:r w:rsidR="10D11DCA">
        <w:t>of context</w:t>
      </w:r>
      <w:r w:rsidR="1AB5C8C9">
        <w:t xml:space="preserve"> in our odour experiences</w:t>
      </w:r>
      <w:r w:rsidR="10D11DCA">
        <w:t>.</w:t>
      </w:r>
    </w:p>
    <w:p w:rsidR="00967F98" w:rsidP="71CB20EA" w:rsidRDefault="73051755" w14:paraId="467F76D9" w14:textId="58433D67">
      <w:pPr>
        <w:pStyle w:val="Heading3"/>
        <w:rPr>
          <w:rFonts w:ascii="Aptos" w:hAnsi="Aptos" w:eastAsia="Aptos" w:cs="Aptos"/>
        </w:rPr>
      </w:pPr>
      <w:bookmarkStart w:name="_Toc786438025" w:id="418"/>
      <w:r>
        <w:t>Current technical challenges</w:t>
      </w:r>
      <w:bookmarkEnd w:id="418"/>
    </w:p>
    <w:p w:rsidR="00967F98" w:rsidP="00D0338D" w:rsidRDefault="553D495D" w14:paraId="4BD61F6C" w14:textId="75263C3A">
      <w:pPr>
        <w:rPr>
          <w:rFonts w:eastAsia="Aptos"/>
        </w:rPr>
      </w:pPr>
      <w:r w:rsidRPr="71CB20EA">
        <w:rPr>
          <w:rFonts w:eastAsia="Aptos"/>
        </w:rPr>
        <w:t xml:space="preserve">Current chemical-release systems are often expensive, </w:t>
      </w:r>
      <w:r w:rsidRPr="71CB20EA" w:rsidR="197B9A65">
        <w:rPr>
          <w:rFonts w:eastAsia="Aptos"/>
        </w:rPr>
        <w:t>rely on scent vials that need to be replaced regularly, and are limited in terms of the number of vials that can be handled</w:t>
      </w:r>
      <w:r w:rsidRPr="71CB20EA" w:rsidR="31C9CA4A">
        <w:rPr>
          <w:rFonts w:eastAsia="Aptos"/>
        </w:rPr>
        <w:t xml:space="preserve"> (limiting the number of </w:t>
      </w:r>
      <w:r w:rsidRPr="71CB20EA" w:rsidR="197B9A65">
        <w:rPr>
          <w:rFonts w:eastAsia="Aptos"/>
        </w:rPr>
        <w:t>smells that can be released</w:t>
      </w:r>
      <w:r w:rsidRPr="71CB20EA" w:rsidR="4BFA1D32">
        <w:rPr>
          <w:rFonts w:eastAsia="Aptos"/>
        </w:rPr>
        <w:t>)</w:t>
      </w:r>
      <w:r w:rsidRPr="71CB20EA">
        <w:rPr>
          <w:rFonts w:eastAsia="Aptos"/>
        </w:rPr>
        <w:t>. Controlling the scent diffusion is also problematic: odours frequently linger long after their intended moment</w:t>
      </w:r>
      <w:r w:rsidR="00391029">
        <w:rPr>
          <w:rFonts w:eastAsia="Aptos"/>
        </w:rPr>
        <w:t xml:space="preserve">, which can be impactful </w:t>
      </w:r>
      <w:r w:rsidR="00C67444">
        <w:rPr>
          <w:rFonts w:eastAsia="Aptos"/>
        </w:rPr>
        <w:t xml:space="preserve">when multiple people are doing different experiences in a </w:t>
      </w:r>
      <w:r w:rsidR="005F43B6">
        <w:rPr>
          <w:rFonts w:eastAsia="Aptos"/>
        </w:rPr>
        <w:t>confined area.</w:t>
      </w:r>
    </w:p>
    <w:p w:rsidR="00967F98" w:rsidP="1898712A" w:rsidRDefault="2F8E7AEE" w14:paraId="58CDB836" w14:textId="79158F2D">
      <w:pPr>
        <w:pStyle w:val="Heading2"/>
        <w:rPr>
          <w:rFonts w:ascii="Aptos" w:hAnsi="Aptos" w:eastAsia="Aptos" w:cs="Aptos"/>
        </w:rPr>
      </w:pPr>
      <w:bookmarkStart w:name="_Toc621514872" w:id="419"/>
      <w:r>
        <w:t>Inclusion</w:t>
      </w:r>
      <w:r w:rsidR="54143BBB">
        <w:t xml:space="preserve"> </w:t>
      </w:r>
      <w:r w:rsidR="616311A3">
        <w:t>c</w:t>
      </w:r>
      <w:r w:rsidR="54143BBB">
        <w:t>onsiderations</w:t>
      </w:r>
      <w:bookmarkEnd w:id="419"/>
    </w:p>
    <w:p w:rsidR="00601976" w:rsidP="71CB20EA" w:rsidRDefault="3D7F626D" w14:paraId="52ECF389" w14:textId="77777777">
      <w:pPr>
        <w:pStyle w:val="Heading3"/>
      </w:pPr>
      <w:bookmarkStart w:name="_Toc2098335372" w:id="420"/>
      <w:r>
        <w:t>Fragrance sensitivities</w:t>
      </w:r>
      <w:bookmarkEnd w:id="420"/>
    </w:p>
    <w:p w:rsidRPr="00601976" w:rsidR="00967F98" w:rsidP="00601976" w:rsidRDefault="7D62B83C" w14:paraId="1276F953" w14:textId="07D23ADE">
      <w:pPr>
        <w:spacing w:after="0"/>
        <w:rPr>
          <w:rFonts w:ascii="Aptos" w:hAnsi="Aptos" w:eastAsia="Aptos" w:cs="Aptos"/>
        </w:rPr>
      </w:pPr>
      <w:r>
        <w:t>Research suggests that anywhere from 10% to 30% of the population experiences notable fragrance sensitivities</w:t>
      </w:r>
      <w:ins w:author="Levstek, Marusa" w:date="2026-09-25T16:42:00Z" w16du:dateUtc="2026-09-25T16:42:50Z" w:id="421">
        <w:r w:rsidR="74AFEAFD">
          <w:t>,</w:t>
        </w:r>
      </w:ins>
      <w:sdt>
        <w:sdtPr>
          <w:rPr>
            <w:rFonts w:ascii="Aptos" w:hAnsi="Aptos"/>
            <w:color w:val="000000" w:themeColor="text1"/>
            <w:vertAlign w:val="superscript"/>
          </w:rPr>
          <w:tag w:val="MENDELEY_CITATION_v3_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"/>
          <w:id w:val="236531847"/>
          <w:placeholder>
            <w:docPart w:val="DefaultPlaceholder_-1854013440"/>
          </w:placeholder>
        </w:sdtPr>
        <w:sdtContent>
          <w:r w:rsidRPr="00517457" w:rsidR="00517457">
            <w:rPr>
              <w:rFonts w:ascii="Aptos" w:hAnsi="Aptos" w:eastAsia="Aptos" w:cs="Aptos"/>
              <w:color w:val="000000"/>
              <w:vertAlign w:val="superscript"/>
            </w:rPr>
            <w:t>110</w:t>
          </w:r>
        </w:sdtContent>
      </w:sdt>
      <w:del w:author="Levstek, Marusa" w:date="2026-09-25T16:42:00Z" w16du:dateUtc="2026-09-25T16:42:48Z" w:id="422">
        <w:r w:rsidDel="7D62B83C">
          <w:delText>,</w:delText>
        </w:r>
      </w:del>
      <w:r>
        <w:t xml:space="preserve"> which include strong aversions to synthetic scents</w:t>
      </w:r>
      <w:r w:rsidR="39A0B360">
        <w:t xml:space="preserve"> and </w:t>
      </w:r>
      <w:r>
        <w:t xml:space="preserve">can induce headaches or even respiratory discomfort. Note that the </w:t>
      </w:r>
      <w:r w:rsidRPr="4198D5AC">
        <w:rPr>
          <w:i/>
          <w:iCs/>
        </w:rPr>
        <w:t>bread smell</w:t>
      </w:r>
      <w:r w:rsidR="015CDD24">
        <w:t xml:space="preserve"> </w:t>
      </w:r>
      <w:r w:rsidR="427BEBA0">
        <w:t>that</w:t>
      </w:r>
      <w:r>
        <w:t xml:space="preserve"> some sandwich shops pipe into the air in front of their shops can be off-putting or even nauseating to these individuals. </w:t>
      </w:r>
      <w:r w:rsidR="6312C269">
        <w:t xml:space="preserve">It is considered good practice to </w:t>
      </w:r>
      <w:r w:rsidRPr="4198D5AC" w:rsidR="006CD3D0">
        <w:rPr>
          <w:rFonts w:ascii="Aptos" w:hAnsi="Aptos" w:eastAsia="Aptos" w:cs="Aptos"/>
        </w:rPr>
        <w:t>provide clear warnings, ensure good ventilation and offer scent-free alternatives or zones.</w:t>
      </w:r>
    </w:p>
    <w:p w:rsidR="00601976" w:rsidP="71CB20EA" w:rsidRDefault="2314595D" w14:paraId="3439719C" w14:textId="7E435971">
      <w:pPr>
        <w:pStyle w:val="Heading3"/>
      </w:pPr>
      <w:bookmarkStart w:name="_Toc1753967942" w:id="423"/>
      <w:r>
        <w:t>Impaired sense of smell</w:t>
      </w:r>
      <w:bookmarkEnd w:id="423"/>
    </w:p>
    <w:p w:rsidRPr="00736E11" w:rsidR="00736E11" w:rsidP="00601976" w:rsidRDefault="4F282D34" w14:paraId="7B0A2057" w14:textId="18D7C08C">
      <w:pPr>
        <w:spacing w:after="0"/>
        <w:rPr>
          <w:rFonts w:ascii="Aptos" w:hAnsi="Aptos" w:eastAsia="Aptos" w:cs="Aptos"/>
          <w:color w:val="808080" w:themeColor="background1" w:themeShade="80"/>
          <w:sz w:val="22"/>
          <w:szCs w:val="22"/>
        </w:rPr>
      </w:pPr>
      <w:r>
        <w:t>At the other end of the spectrum, some people have an impaired sense of smell and the likelihood of experiencing this se</w:t>
      </w:r>
      <w:r w:rsidR="48B60D7E">
        <w:t>ems to increase with age</w:t>
      </w:r>
      <w:ins w:author="Levstek, Marusa" w:date="2026-09-25T16:42:00Z" w16du:dateUtc="2026-09-25T16:42:45Z" w:id="424">
        <w:r w:rsidR="42F48FF4">
          <w:t>.</w:t>
        </w:r>
      </w:ins>
      <w:sdt>
        <w:sdtPr>
          <w:rPr>
            <w:rFonts w:ascii="Aptos" w:hAnsi="Aptos"/>
            <w:color w:val="000000" w:themeColor="text1"/>
            <w:vertAlign w:val="superscript"/>
          </w:rPr>
          <w:tag w:val="MENDELEY_CITATION_v3_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"/>
          <w:id w:val="638619028"/>
          <w:placeholder>
            <w:docPart w:val="DefaultPlaceholder_-1854013440"/>
          </w:placeholder>
        </w:sdtPr>
        <w:sdtContent>
          <w:r w:rsidRPr="00517457" w:rsidR="00517457">
            <w:rPr>
              <w:rFonts w:ascii="Aptos" w:hAnsi="Aptos" w:eastAsia="Aptos" w:cs="Aptos"/>
              <w:color w:val="000000"/>
              <w:vertAlign w:val="superscript"/>
            </w:rPr>
            <w:t>111</w:t>
          </w:r>
        </w:sdtContent>
      </w:sdt>
      <w:del w:author="Levstek, Marusa" w:date="2026-09-25T16:42:00Z" w16du:dateUtc="2026-09-25T16:42:43Z" w:id="425">
        <w:r w:rsidDel="4F282D34">
          <w:delText>.</w:delText>
        </w:r>
      </w:del>
      <w:r>
        <w:t xml:space="preserve"> </w:t>
      </w:r>
      <w:del w:author="Woods, Andy" w:date="2026-09-14T08:57:00Z" w16du:dateUtc="2026-09-14T08:57:15Z" w:id="426">
        <w:r w:rsidDel="3306EA89">
          <w:delText>For example, o</w:delText>
        </w:r>
        <w:r w:rsidDel="4F282D34">
          <w:delText xml:space="preserve">ne study found that </w:delText>
        </w:r>
        <w:r w:rsidDel="4697962B">
          <w:delText xml:space="preserve">24.5% of those older than 53 had an </w:delText>
        </w:r>
        <w:r w:rsidDel="06D84F23">
          <w:delText>impaired sense of smell</w:delText>
        </w:r>
        <w:r w:rsidDel="4697962B">
          <w:delText>, compared to around 1.4% in the general population</w:delText>
        </w:r>
      </w:del>
      <w:ins w:author="Woods, Andy" w:date="2026-09-14T08:57:00Z" w16du:dateUtc="2026-09-14T08:57:15Z" w:id="427">
        <w:r w:rsidR="4BAC7845">
          <w:t xml:space="preserve"> For example, one study that tested people aged 53 to 97 found that 24.5% had an impaired sense of smell, rising to 62.5% among those aged 80 and over, yet only 9.5% of participants reported a problem themselves</w:t>
        </w:r>
      </w:ins>
      <w:ins w:author="Levstek, Marusa" w:date="2026-09-25T16:42:00Z" w16du:dateUtc="2026-09-25T16:42:38Z" w:id="428">
        <w:r w:rsidR="7B2D3990">
          <w:t>.</w:t>
        </w:r>
      </w:ins>
      <w:sdt>
        <w:sdtPr>
          <w:rPr>
            <w:rFonts w:ascii="Aptos" w:hAnsi="Aptos"/>
            <w:color w:val="000000" w:themeColor="text1"/>
            <w:vertAlign w:val="superscript"/>
          </w:rPr>
          <w:tag w:val="MENDELEY_CITATION_v3_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"/>
          <w:id w:val="-166784381"/>
          <w:placeholder>
            <w:docPart w:val="DefaultPlaceholder_-1854013440"/>
          </w:placeholder>
        </w:sdtPr>
        <w:sdtContent>
          <w:r w:rsidRPr="00517457" w:rsidR="00517457">
            <w:rPr>
              <w:rFonts w:ascii="Aptos" w:hAnsi="Aptos" w:eastAsia="Aptos" w:cs="Aptos"/>
              <w:color w:val="000000"/>
              <w:vertAlign w:val="superscript"/>
            </w:rPr>
            <w:t>112</w:t>
          </w:r>
        </w:sdtContent>
      </w:sdt>
      <w:del w:author="Levstek, Marusa" w:date="2026-09-25T16:42:00Z" w16du:dateUtc="2026-09-25T16:42:36Z" w:id="429">
        <w:r w:rsidDel="4697962B">
          <w:delText>.</w:delText>
        </w:r>
      </w:del>
    </w:p>
    <w:p w:rsidR="4E87E5E5" w:rsidRDefault="4E87E5E5" w14:paraId="3A53AFFE" w14:textId="7D66F95C">
      <w:r>
        <w:br w:type="page"/>
      </w:r>
    </w:p>
    <w:p w:rsidR="00967F98" w:rsidP="1898712A" w:rsidRDefault="3A52F9B2" w14:paraId="2C4F67D5" w14:textId="3DD9BC26">
      <w:pPr>
        <w:pStyle w:val="Heading1"/>
      </w:pPr>
      <w:bookmarkStart w:name="_Toc1169206627" w:id="430"/>
      <w:r>
        <w:t xml:space="preserve">In focus: </w:t>
      </w:r>
      <w:r w:rsidR="46469C93">
        <w:t>S</w:t>
      </w:r>
      <w:r w:rsidR="2F8E7AEE">
        <w:t xml:space="preserve">ense of </w:t>
      </w:r>
      <w:r w:rsidR="62040C2A">
        <w:t>s</w:t>
      </w:r>
      <w:r w:rsidR="2F8E7AEE">
        <w:t>pace</w:t>
      </w:r>
      <w:bookmarkEnd w:id="430"/>
    </w:p>
    <w:p w:rsidR="3004D59C" w:rsidRDefault="159A166A" w14:paraId="5F7ADF41" w14:textId="75AA9419">
      <w:r>
        <w:t xml:space="preserve">Given that many experiences seek to transport audiences to new places, it is useful to consider how we build up a sense of the space that we are in, even though this </w:t>
      </w:r>
      <w:r w:rsidR="0D138BFA">
        <w:t xml:space="preserve">is not </w:t>
      </w:r>
      <w:r>
        <w:t xml:space="preserve">traditionally </w:t>
      </w:r>
      <w:r w:rsidR="33864B9A">
        <w:t xml:space="preserve">seen </w:t>
      </w:r>
      <w:r>
        <w:t xml:space="preserve">as </w:t>
      </w:r>
      <w:r w:rsidR="311EFD5F">
        <w:t xml:space="preserve">constituting </w:t>
      </w:r>
      <w:r>
        <w:t xml:space="preserve">a </w:t>
      </w:r>
      <w:r w:rsidR="35330DED">
        <w:t xml:space="preserve">separate </w:t>
      </w:r>
      <w:r>
        <w:t xml:space="preserve">sense in </w:t>
      </w:r>
      <w:r w:rsidR="2D069F29">
        <w:t>its own right</w:t>
      </w:r>
      <w:r>
        <w:t>.</w:t>
      </w:r>
      <w:r w:rsidR="324B8A01">
        <w:t xml:space="preserve"> Instead, our perception of space involves the integration of vision, hearing, balance (vestibular system) and the sense of body positioning (proprioception)</w:t>
      </w:r>
      <w:r w:rsidR="01B4CFF4">
        <w:t>, allowing us to navigate, judge distances and layouts</w:t>
      </w:r>
      <w:r w:rsidR="630FDB40">
        <w:t>,</w:t>
      </w:r>
      <w:r w:rsidR="01B4CFF4">
        <w:t xml:space="preserve"> and maintain posture and balance. </w:t>
      </w:r>
      <w:r w:rsidR="6F0F967A">
        <w:t>The sense of space can</w:t>
      </w:r>
      <w:r w:rsidR="5F30E796">
        <w:t xml:space="preserve"> </w:t>
      </w:r>
      <w:r w:rsidR="45BDA396">
        <w:t xml:space="preserve">also </w:t>
      </w:r>
      <w:r w:rsidR="5F30E796">
        <w:t>have a powerful</w:t>
      </w:r>
      <w:r w:rsidR="6F0F967A">
        <w:t xml:space="preserve"> influence </w:t>
      </w:r>
      <w:r w:rsidR="5D35613B">
        <w:t xml:space="preserve">on </w:t>
      </w:r>
      <w:r w:rsidR="6F0F967A">
        <w:t>mood and emotional responses. For example, the experience of b</w:t>
      </w:r>
      <w:r w:rsidR="57083E18">
        <w:t>e</w:t>
      </w:r>
      <w:r w:rsidR="6F0F967A">
        <w:t>ing in a vast</w:t>
      </w:r>
      <w:r w:rsidR="630FDB40">
        <w:t>,</w:t>
      </w:r>
      <w:r w:rsidR="24FB6334">
        <w:t xml:space="preserve"> open</w:t>
      </w:r>
      <w:r w:rsidR="6F0F967A">
        <w:t xml:space="preserve"> </w:t>
      </w:r>
      <w:r w:rsidR="78B425E0">
        <w:t xml:space="preserve">simulated </w:t>
      </w:r>
      <w:r w:rsidR="6F0F967A">
        <w:t>spac</w:t>
      </w:r>
      <w:r w:rsidR="76E67516">
        <w:t>e</w:t>
      </w:r>
      <w:sdt>
        <w:sdtPr>
          <w:rPr>
            <w:rFonts w:ascii="Aptos" w:hAnsi="Aptos"/>
            <w:color w:val="000000"/>
            <w:vertAlign w:val="superscript"/>
          </w:rPr>
          <w:tag w:val="MENDELEY_CITATION_v3_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"/>
          <w:id w:val="769967057"/>
          <w:placeholder>
            <w:docPart w:val="FEFFD64434385C4595F3146BFB7E377B"/>
          </w:placeholder>
        </w:sdtPr>
        <w:sdtContent>
          <w:r w:rsidRPr="00517457" w:rsidR="00517457">
            <w:rPr>
              <w:rFonts w:ascii="Aptos" w:hAnsi="Aptos" w:eastAsia="Aptos" w:cs="Aptos"/>
              <w:color w:val="000000"/>
              <w:vertAlign w:val="superscript"/>
            </w:rPr>
            <w:t>113</w:t>
          </w:r>
        </w:sdtContent>
      </w:sdt>
      <w:r w:rsidR="6ABEAE20">
        <w:t xml:space="preserve"> </w:t>
      </w:r>
      <w:r w:rsidR="76E67516">
        <w:t xml:space="preserve"> or large room</w:t>
      </w:r>
      <w:sdt>
        <w:sdtPr>
          <w:rPr>
            <w:rFonts w:ascii="Aptos" w:hAnsi="Aptos"/>
            <w:color w:val="000000"/>
            <w:vertAlign w:val="superscript"/>
          </w:rPr>
          <w:tag w:val="MENDELEY_CITATION_v3_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"/>
          <w:id w:val="1328525"/>
          <w:placeholder>
            <w:docPart w:val="DefaultPlaceholder_-1854013440"/>
          </w:placeholder>
        </w:sdtPr>
        <w:sdtContent>
          <w:r w:rsidRPr="00517457" w:rsidR="00517457">
            <w:rPr>
              <w:rFonts w:ascii="Aptos" w:hAnsi="Aptos" w:eastAsia="Aptos" w:cs="Aptos"/>
              <w:color w:val="000000"/>
              <w:vertAlign w:val="superscript"/>
            </w:rPr>
            <w:t>114</w:t>
          </w:r>
        </w:sdtContent>
      </w:sdt>
      <w:r w:rsidR="6F0F967A">
        <w:t xml:space="preserve"> can inspire awe,</w:t>
      </w:r>
      <w:r w:rsidR="68C1ED9D">
        <w:t xml:space="preserve"> compared to smaller areas</w:t>
      </w:r>
      <w:r w:rsidR="6F0F967A">
        <w:t>.</w:t>
      </w:r>
    </w:p>
    <w:p w:rsidR="001E7E21" w:rsidP="006D66B9" w:rsidRDefault="00F02FC6" w14:paraId="339D0F28" w14:textId="4FF006A7">
      <w:pPr>
        <w:pStyle w:val="Heading4"/>
        <w:ind w:left="360" w:firstLine="720"/>
      </w:pPr>
      <w:bookmarkStart w:name="_Toc1739669436" w:id="431"/>
      <w:r>
        <w:t xml:space="preserve">Case study: </w:t>
      </w:r>
      <w:r w:rsidR="001D3962">
        <w:t xml:space="preserve">The Matrix in </w:t>
      </w:r>
      <w:r w:rsidRPr="549E5C04" w:rsidR="001D3962">
        <w:rPr>
          <w:i/>
        </w:rPr>
        <w:t xml:space="preserve">Shared </w:t>
      </w:r>
      <w:bookmarkEnd w:id="431"/>
      <w:r w:rsidRPr="549E5C04" w:rsidR="001D3962">
        <w:rPr>
          <w:i/>
          <w:iCs/>
        </w:rPr>
        <w:t>Reality</w:t>
      </w:r>
    </w:p>
    <w:p w:rsidRPr="00A77A5B" w:rsidR="00A77A5B" w:rsidP="00A77A5B" w:rsidRDefault="00A77A5B" w14:paraId="00ED6955" w14:textId="2A54F24F">
      <w:r w:rsidRPr="73805CC3">
        <w:rPr>
          <w:i/>
        </w:rPr>
        <w:t>Cosm</w:t>
      </w:r>
      <w:r>
        <w:t>, an experiential media company that opened its first flagship venues in Los Angeles and Dallas in 20</w:t>
      </w:r>
      <w:del w:author="Woods, Andy" w:date="2026-09-14T08:58:00Z" w16du:dateUtc="2026-09-14T08:58:00Z" w:id="432">
        <w:r>
          <w:delText>23–</w:delText>
        </w:r>
      </w:del>
      <w:r>
        <w:t>24, uses giant 87-foot LED domes with spatial audio to deliver what it calls</w:t>
      </w:r>
      <w:r w:rsidRPr="73805CC3">
        <w:rPr>
          <w:i/>
        </w:rPr>
        <w:t xml:space="preserve"> </w:t>
      </w:r>
      <w:r w:rsidRPr="73805CC3">
        <w:rPr>
          <w:b/>
          <w:i/>
        </w:rPr>
        <w:t>Shared Reality</w:t>
      </w:r>
      <w:r w:rsidRPr="73805CC3">
        <w:rPr>
          <w:i/>
        </w:rPr>
        <w:t xml:space="preserve"> </w:t>
      </w:r>
      <w:r>
        <w:t>experiences</w:t>
      </w:r>
      <w:r w:rsidR="2D484062">
        <w:t>,</w:t>
      </w:r>
      <w:r w:rsidR="00BE2DAE">
        <w:t xml:space="preserve"> </w:t>
      </w:r>
      <w:r>
        <w:t xml:space="preserve">blending cinema, live events and immersive environments. </w:t>
      </w:r>
      <w:r w:rsidRPr="73805CC3" w:rsidR="006A47E8">
        <w:rPr>
          <w:i/>
        </w:rPr>
        <w:t>Cosm’s</w:t>
      </w:r>
      <w:r w:rsidRPr="6A31513F" w:rsidR="006A47E8">
        <w:rPr>
          <w:b/>
          <w:bCs/>
          <w:i/>
          <w:iCs/>
        </w:rPr>
        <w:t xml:space="preserve"> </w:t>
      </w:r>
      <w:r w:rsidRPr="73805CC3" w:rsidR="006A47E8">
        <w:rPr>
          <w:b/>
          <w:i/>
        </w:rPr>
        <w:t>Shared Reality</w:t>
      </w:r>
      <w:r w:rsidR="006A47E8">
        <w:t xml:space="preserve"> adaptation of </w:t>
      </w:r>
      <w:r w:rsidRPr="6A31513F" w:rsidR="006A47E8">
        <w:rPr>
          <w:b/>
          <w:bCs/>
          <w:i/>
          <w:iCs/>
        </w:rPr>
        <w:t xml:space="preserve">The Matrix </w:t>
      </w:r>
      <w:r w:rsidR="006A47E8">
        <w:t xml:space="preserve">premiered June 2025 as a collaboration between </w:t>
      </w:r>
      <w:r w:rsidRPr="73805CC3" w:rsidR="006A47E8">
        <w:rPr>
          <w:i/>
        </w:rPr>
        <w:t>Cosm</w:t>
      </w:r>
      <w:r w:rsidR="006A47E8">
        <w:t xml:space="preserve">, </w:t>
      </w:r>
      <w:r w:rsidRPr="73805CC3" w:rsidR="006A47E8">
        <w:rPr>
          <w:i/>
        </w:rPr>
        <w:t>Warner Bros.</w:t>
      </w:r>
      <w:r w:rsidR="006A47E8">
        <w:t xml:space="preserve"> and </w:t>
      </w:r>
      <w:r w:rsidRPr="73805CC3" w:rsidR="006A47E8">
        <w:rPr>
          <w:i/>
        </w:rPr>
        <w:t>Little Cinema</w:t>
      </w:r>
      <w:r w:rsidR="006A47E8">
        <w:t xml:space="preserve">. </w:t>
      </w:r>
      <w:r>
        <w:t xml:space="preserve">The </w:t>
      </w:r>
      <w:r w:rsidR="00AF7C04">
        <w:t>movie</w:t>
      </w:r>
      <w:r>
        <w:t xml:space="preserve"> is shown in its original </w:t>
      </w:r>
      <w:ins w:author="Woods, Andy" w:date="2026-09-14T08:58:00Z" w16du:dateUtc="2026-09-14T08:58:31Z" w:id="433">
        <w:r w:rsidR="546ED58C">
          <w:t>widescreen</w:t>
        </w:r>
      </w:ins>
      <w:del w:author="Woods, Andy" w:date="2026-09-14T08:58:00Z" w16du:dateUtc="2026-09-14T08:58:32Z" w:id="434">
        <w:r>
          <w:delText>16:9</w:delText>
        </w:r>
      </w:del>
      <w:r>
        <w:t xml:space="preserve"> frame, while the surrounding dome expands the world outward</w:t>
      </w:r>
      <w:r w:rsidR="00AF7C04">
        <w:t xml:space="preserve"> with, for example, o</w:t>
      </w:r>
      <w:r>
        <w:t>ffice interiors continu</w:t>
      </w:r>
      <w:r w:rsidR="00AF7C04">
        <w:t>ing</w:t>
      </w:r>
      <w:r>
        <w:t xml:space="preserve"> beyond the screen, bullets fly </w:t>
      </w:r>
      <w:r w:rsidR="00726A00">
        <w:t>out of the frame</w:t>
      </w:r>
      <w:r>
        <w:t xml:space="preserve">, and during </w:t>
      </w:r>
      <w:r w:rsidR="000E5A63">
        <w:t>a</w:t>
      </w:r>
      <w:r>
        <w:t xml:space="preserve"> helicopter rescue the skyline ripples and tilts in sync with the action.</w:t>
      </w:r>
    </w:p>
    <w:p w:rsidR="5213A600" w:rsidP="6A31513F" w:rsidRDefault="5213A600" w14:paraId="69EA162C" w14:textId="5C9608E4">
      <w:pPr>
        <w:pStyle w:val="Heading4"/>
        <w:ind w:left="720"/>
        <w:rPr>
          <w:i/>
          <w:iCs/>
        </w:rPr>
      </w:pPr>
      <w:bookmarkStart w:name="_Toc204936453" w:id="435"/>
      <w:r>
        <w:t>Case study: Disney HoloTile floor</w:t>
      </w:r>
      <w:bookmarkEnd w:id="435"/>
    </w:p>
    <w:p w:rsidR="5213A600" w:rsidP="006D66B9" w:rsidRDefault="602F5CD3" w14:paraId="058E7DB6" w14:textId="072FB7F6">
      <w:pPr>
        <w:rPr>
          <w:rFonts w:ascii="Times New Roman" w:hAnsi="Times New Roman" w:eastAsia="Times New Roman" w:cs="Times New Roman"/>
          <w:color w:val="000000" w:themeColor="text1"/>
        </w:rPr>
      </w:pPr>
      <w:r>
        <w:t xml:space="preserve">While </w:t>
      </w:r>
      <w:r w:rsidR="2BA2A52D">
        <w:t xml:space="preserve">VR </w:t>
      </w:r>
      <w:r>
        <w:t xml:space="preserve">can visually extend our sense of space, physical movement in those spaces is often restricted, relying on teleportation interactions or visual movements </w:t>
      </w:r>
      <w:r w:rsidR="69B2FA44">
        <w:t>without corresponding body movements</w:t>
      </w:r>
      <w:r>
        <w:t xml:space="preserve">, which can be </w:t>
      </w:r>
      <w:r w:rsidR="2AD8A649">
        <w:t>disorienting or cause motion discomfo</w:t>
      </w:r>
      <w:ins w:author="Woods, Andy" w:date="2026-08-24T12:00:00Z" w16du:dateUtc="2026-08-24T11:00:00Z" w:id="436">
        <w:r w:rsidR="00F913F4">
          <w:t>rt</w:t>
        </w:r>
      </w:ins>
      <w:ins w:author="Levstek, Marusa" w:date="2026-09-25T16:42:00Z" w16du:dateUtc="2026-09-25T16:42:29Z" w:id="437">
        <w:r w:rsidR="11577ED4">
          <w:t>.</w:t>
        </w:r>
      </w:ins>
      <w:sdt>
        <w:sdtPr>
          <w:rPr>
            <w:rFonts w:ascii="Aptos" w:hAnsi="Aptos"/>
            <w:color w:val="000000" w:themeColor="text1"/>
            <w:vertAlign w:val="superscript"/>
          </w:rPr>
          <w:tag w:val="MENDELEY_CITATION_v3_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"/>
          <w:id w:val="-325286490"/>
          <w:placeholder>
            <w:docPart w:val="DefaultPlaceholder_-1854013440"/>
          </w:placeholder>
        </w:sdtPr>
        <w:sdtContent>
          <w:r w:rsidRPr="00517457" w:rsidR="00517457">
            <w:rPr>
              <w:rFonts w:ascii="Aptos" w:hAnsi="Aptos"/>
              <w:color w:val="000000"/>
              <w:vertAlign w:val="superscript"/>
            </w:rPr>
            <w:t>115</w:t>
          </w:r>
        </w:sdtContent>
      </w:sdt>
      <w:del w:author="Woods, Andy" w:date="2026-08-24T12:00:00Z" w16du:dateUtc="2026-08-24T11:00:00Z" w:id="438">
        <w:r w:rsidDel="2AD8A649">
          <w:delText>rt</w:delText>
        </w:r>
        <w:r w:rsidRPr="4198D5AC" w:rsidDel="602F5CD3">
          <w:rPr>
            <w:vertAlign w:val="superscript"/>
          </w:rPr>
          <w:delText>62</w:delText>
        </w:r>
      </w:del>
      <w:del w:author="Levstek, Marusa" w:date="2026-09-25T16:42:00Z" w16du:dateUtc="2026-09-25T16:42:25Z" w:id="439">
        <w:r w:rsidDel="58BC653C">
          <w:delText>.</w:delText>
        </w:r>
      </w:del>
      <w:r w:rsidR="58BC653C">
        <w:t xml:space="preserve"> </w:t>
      </w:r>
      <w:r w:rsidRPr="4198D5AC">
        <w:rPr>
          <w:i/>
          <w:iCs/>
        </w:rPr>
        <w:t xml:space="preserve">Disney Imagineering </w:t>
      </w:r>
      <w:r>
        <w:t xml:space="preserve">provide an interesting way of extending physical space with the </w:t>
      </w:r>
      <w:r w:rsidRPr="4198D5AC">
        <w:rPr>
          <w:b/>
          <w:bCs/>
          <w:i/>
          <w:iCs/>
        </w:rPr>
        <w:t>HoloTile</w:t>
      </w:r>
      <w:ins w:author="Levstek, Marusa" w:date="2026-09-25T16:42:00Z" w16du:dateUtc="2026-09-25T16:42:19Z" w:id="440">
        <w:r w:rsidRPr="4198D5AC" w:rsidR="5470A0BD">
          <w:rPr>
            <w:b/>
            <w:bCs/>
            <w:i/>
            <w:iCs/>
          </w:rPr>
          <w:t>,</w:t>
        </w:r>
      </w:ins>
      <w:sdt>
        <w:sdtPr>
          <w:rPr>
            <w:rFonts w:ascii="Aptos" w:hAnsi="Aptos"/>
            <w:b/>
            <w:bCs/>
            <w:i/>
            <w:iCs/>
            <w:color w:val="000000" w:themeColor="text1"/>
            <w:vertAlign w:val="superscript"/>
          </w:rPr>
          <w:tag w:val="MENDELEY_CITATION_v3_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"/>
          <w:id w:val="168921869"/>
          <w:placeholder>
            <w:docPart w:val="DefaultPlaceholder_-1854013440"/>
          </w:placeholder>
        </w:sdtPr>
        <w:sdtContent>
          <w:r w:rsidRPr="00517457" w:rsidR="00517457">
            <w:rPr>
              <w:rFonts w:ascii="Aptos" w:hAnsi="Aptos" w:eastAsia="Aptos" w:cs="Aptos"/>
              <w:b/>
              <w:bCs/>
              <w:i/>
              <w:iCs/>
              <w:color w:val="000000"/>
              <w:vertAlign w:val="superscript"/>
            </w:rPr>
            <w:t>116,117</w:t>
          </w:r>
        </w:sdtContent>
      </w:sdt>
      <w:del w:author="Levstek, Marusa" w:date="2026-09-25T16:42:00Z" w16du:dateUtc="2026-09-25T16:42:21Z" w:id="441">
        <w:r w:rsidDel="602F5CD3">
          <w:delText>,</w:delText>
        </w:r>
      </w:del>
      <w:r>
        <w:t xml:space="preserve"> an omnidirectional modular treadmill floor. The floor enables endless walking due to the hundreds of independently rotating tile-like disks, which counteract the user’s movement and redirect them towards the centre of the floor, regardless of their direction of walking. With this, </w:t>
      </w:r>
      <w:r w:rsidRPr="4198D5AC">
        <w:rPr>
          <w:b/>
          <w:bCs/>
          <w:i/>
          <w:iCs/>
        </w:rPr>
        <w:t>HoloTiles</w:t>
      </w:r>
      <w:r>
        <w:t xml:space="preserve"> can create an illusion of endless space and movement within a physical as well as virtual environment, which could have fascinating creative implications.</w:t>
      </w:r>
    </w:p>
    <w:p w:rsidR="00716A86" w:rsidP="1898712A" w:rsidRDefault="006C2BC1" w14:paraId="03AABF4D" w14:textId="102A5DC5">
      <w:pPr>
        <w:pStyle w:val="Heading2"/>
      </w:pPr>
      <w:bookmarkStart w:name="_Toc709290067" w:id="442"/>
      <w:r>
        <w:t>Pract</w:t>
      </w:r>
      <w:r w:rsidR="593C0676">
        <w:t>ical insights</w:t>
      </w:r>
      <w:bookmarkEnd w:id="442"/>
    </w:p>
    <w:p w:rsidR="00E20C06" w:rsidP="71CB20EA" w:rsidRDefault="5AF6F52D" w14:paraId="5B0D1521" w14:textId="4A348A7C">
      <w:pPr>
        <w:pStyle w:val="Heading3"/>
      </w:pPr>
      <w:bookmarkStart w:name="_Toc1790989691" w:id="443"/>
      <w:r>
        <w:t>Presence</w:t>
      </w:r>
      <w:bookmarkEnd w:id="443"/>
    </w:p>
    <w:p w:rsidRPr="003C3CFF" w:rsidR="00967F98" w:rsidP="71CB20EA" w:rsidRDefault="3C1BC4EE" w14:paraId="69977F3E" w14:textId="08F1AA8E">
      <w:pPr>
        <w:spacing w:after="0"/>
        <w:rPr>
          <w:rFonts w:ascii="Aptos" w:hAnsi="Aptos" w:eastAsia="Aptos" w:cs="Aptos"/>
        </w:rPr>
      </w:pPr>
      <w:r w:rsidRPr="71CB20EA">
        <w:rPr>
          <w:rFonts w:ascii="Aptos" w:hAnsi="Aptos" w:eastAsia="Aptos" w:cs="Aptos"/>
        </w:rPr>
        <w:t xml:space="preserve">A convincing sense of space is </w:t>
      </w:r>
      <w:r w:rsidRPr="71CB20EA" w:rsidR="6CB6D683">
        <w:rPr>
          <w:rFonts w:ascii="Aptos" w:hAnsi="Aptos" w:eastAsia="Aptos" w:cs="Aptos"/>
        </w:rPr>
        <w:t xml:space="preserve">crucial for establishing the sense of </w:t>
      </w:r>
      <w:r w:rsidRPr="6E405759" w:rsidR="6CB6D683">
        <w:rPr>
          <w:rFonts w:ascii="Aptos" w:hAnsi="Aptos" w:eastAsia="Aptos" w:cs="Aptos"/>
          <w:i/>
          <w:iCs/>
        </w:rPr>
        <w:t xml:space="preserve">presence </w:t>
      </w:r>
      <w:r w:rsidRPr="71CB20EA" w:rsidR="6CB6D683">
        <w:rPr>
          <w:rFonts w:ascii="Aptos" w:hAnsi="Aptos" w:eastAsia="Aptos" w:cs="Aptos"/>
        </w:rPr>
        <w:t xml:space="preserve">or </w:t>
      </w:r>
      <w:r w:rsidRPr="6E405759" w:rsidR="6CB6D683">
        <w:rPr>
          <w:rFonts w:ascii="Aptos" w:hAnsi="Aptos" w:eastAsia="Aptos" w:cs="Aptos"/>
          <w:i/>
          <w:iCs/>
        </w:rPr>
        <w:t>being there</w:t>
      </w:r>
      <w:r w:rsidRPr="71CB20EA" w:rsidR="6CB6D683">
        <w:rPr>
          <w:rFonts w:ascii="Aptos" w:hAnsi="Aptos" w:eastAsia="Aptos" w:cs="Aptos"/>
        </w:rPr>
        <w:t>, particularly in virtual environments</w:t>
      </w:r>
      <w:sdt>
        <w:sdtPr>
          <w:rPr>
            <w:rFonts w:ascii="Aptos" w:hAnsi="Aptos" w:eastAsia="Aptos" w:cs="Aptos"/>
            <w:color w:val="000000"/>
            <w:vertAlign w:val="superscript"/>
          </w:rPr>
          <w:tag w:val="MENDELEY_CITATION_v3_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"/>
          <w:id w:val="-671407505"/>
          <w:placeholder>
            <w:docPart w:val="DefaultPlaceholder_-1854013440"/>
          </w:placeholder>
        </w:sdtPr>
        <w:sdtContent>
          <w:r w:rsidRPr="00517457" w:rsidR="00517457">
            <w:rPr>
              <w:rFonts w:ascii="Aptos" w:hAnsi="Aptos" w:eastAsia="Aptos" w:cs="Aptos"/>
              <w:color w:val="000000"/>
              <w:vertAlign w:val="superscript"/>
            </w:rPr>
            <w:t>47,118</w:t>
          </w:r>
        </w:sdtContent>
      </w:sdt>
      <w:r w:rsidR="2EEE0A86">
        <w:rPr>
          <w:rFonts w:ascii="Aptos" w:hAnsi="Aptos" w:eastAsia="Aptos" w:cs="Aptos"/>
        </w:rPr>
        <w:t xml:space="preserve"> (see section </w:t>
      </w:r>
      <w:r w:rsidR="00E90FB4">
        <w:rPr>
          <w:rFonts w:ascii="Aptos" w:hAnsi="Aptos" w:eastAsia="Aptos" w:cs="Aptos"/>
        </w:rPr>
        <w:fldChar w:fldCharType="begin"/>
      </w:r>
      <w:r w:rsidR="00E90FB4">
        <w:rPr>
          <w:rFonts w:ascii="Aptos" w:hAnsi="Aptos" w:eastAsia="Aptos" w:cs="Aptos"/>
        </w:rPr>
        <w:instrText xml:space="preserve"> REF _Ref208572498 \h </w:instrText>
      </w:r>
      <w:r w:rsidR="00E90FB4">
        <w:rPr>
          <w:rFonts w:ascii="Aptos" w:hAnsi="Aptos" w:eastAsia="Aptos" w:cs="Aptos"/>
        </w:rPr>
      </w:r>
      <w:r w:rsidR="00E90FB4">
        <w:rPr>
          <w:rFonts w:ascii="Aptos" w:hAnsi="Aptos" w:eastAsia="Aptos" w:cs="Aptos"/>
        </w:rPr>
        <w:fldChar w:fldCharType="separate"/>
      </w:r>
      <w:r w:rsidR="1440DF4E">
        <w:t>Creative opportunities: Boosting ‘presence’</w:t>
      </w:r>
      <w:r w:rsidR="00E90FB4">
        <w:rPr>
          <w:rFonts w:ascii="Aptos" w:hAnsi="Aptos" w:eastAsia="Aptos" w:cs="Aptos"/>
        </w:rPr>
        <w:fldChar w:fldCharType="end"/>
      </w:r>
      <w:r w:rsidR="2EEE0A86">
        <w:rPr>
          <w:rFonts w:ascii="Aptos" w:hAnsi="Aptos" w:eastAsia="Aptos" w:cs="Aptos"/>
        </w:rPr>
        <w:t xml:space="preserve">). </w:t>
      </w:r>
    </w:p>
    <w:p w:rsidR="003C3CFF" w:rsidP="71CB20EA" w:rsidRDefault="4F31B921" w14:paraId="41B53D51" w14:textId="66A1F678">
      <w:pPr>
        <w:pStyle w:val="Heading3"/>
      </w:pPr>
      <w:bookmarkStart w:name="_Toc1440694847" w:id="444"/>
      <w:r>
        <w:t>Spatial i</w:t>
      </w:r>
      <w:r w:rsidR="30B0F747">
        <w:t>llusions</w:t>
      </w:r>
      <w:bookmarkEnd w:id="444"/>
    </w:p>
    <w:p w:rsidR="00957473" w:rsidP="71CB20EA" w:rsidRDefault="523A5CE2" w14:paraId="3993BF6D" w14:textId="72442417">
      <w:pPr>
        <w:spacing w:after="0"/>
        <w:rPr>
          <w:rFonts w:eastAsia="Aptos"/>
        </w:rPr>
      </w:pPr>
      <w:r w:rsidRPr="6E405759">
        <w:rPr>
          <w:rFonts w:ascii="Aptos" w:hAnsi="Aptos" w:eastAsia="Aptos" w:cs="Aptos"/>
        </w:rPr>
        <w:t>Our understanding of space is h</w:t>
      </w:r>
      <w:r w:rsidRPr="6E405759" w:rsidR="6CB6D683">
        <w:rPr>
          <w:rFonts w:ascii="Aptos" w:hAnsi="Aptos" w:eastAsia="Aptos" w:cs="Aptos"/>
        </w:rPr>
        <w:t xml:space="preserve">ighly malleable and </w:t>
      </w:r>
      <w:r w:rsidRPr="6E405759" w:rsidR="2C39BBB5">
        <w:rPr>
          <w:rFonts w:ascii="Aptos" w:hAnsi="Aptos" w:eastAsia="Aptos" w:cs="Aptos"/>
        </w:rPr>
        <w:t xml:space="preserve">therefore </w:t>
      </w:r>
      <w:r w:rsidRPr="6E405759" w:rsidR="6CB6D683">
        <w:rPr>
          <w:rFonts w:ascii="Aptos" w:hAnsi="Aptos" w:eastAsia="Aptos" w:cs="Aptos"/>
        </w:rPr>
        <w:t>susceptible to alteration</w:t>
      </w:r>
      <w:r w:rsidRPr="6E405759" w:rsidR="293BD90B">
        <w:rPr>
          <w:rFonts w:ascii="Aptos" w:hAnsi="Aptos" w:eastAsia="Aptos" w:cs="Aptos"/>
        </w:rPr>
        <w:t xml:space="preserve">. </w:t>
      </w:r>
      <w:r w:rsidR="293BD90B">
        <w:t xml:space="preserve">Spatial illusions can be used to </w:t>
      </w:r>
      <w:r w:rsidRPr="6E405759" w:rsidR="293BD90B">
        <w:rPr>
          <w:rFonts w:eastAsia="Aptos"/>
        </w:rPr>
        <w:t xml:space="preserve">intentionally distort virtual or physical layouts to make tight areas seem larger, or vast spaces appear more intimate. </w:t>
      </w:r>
      <w:r w:rsidRPr="6E405759" w:rsidR="1A4D0A6D">
        <w:rPr>
          <w:rFonts w:eastAsia="Aptos"/>
        </w:rPr>
        <w:t xml:space="preserve">In </w:t>
      </w:r>
      <w:r w:rsidRPr="6E405759" w:rsidR="5E8C7D7A">
        <w:rPr>
          <w:rFonts w:eastAsia="Aptos"/>
        </w:rPr>
        <w:t>VR</w:t>
      </w:r>
      <w:r w:rsidRPr="6E405759" w:rsidR="293BD90B">
        <w:rPr>
          <w:rFonts w:eastAsia="Aptos"/>
        </w:rPr>
        <w:t xml:space="preserve"> and </w:t>
      </w:r>
      <w:r w:rsidRPr="6E405759" w:rsidR="625A6C10">
        <w:rPr>
          <w:rFonts w:eastAsia="Aptos"/>
        </w:rPr>
        <w:t>AR</w:t>
      </w:r>
      <w:r w:rsidRPr="6E405759" w:rsidR="293BD90B">
        <w:rPr>
          <w:rFonts w:eastAsia="Aptos"/>
        </w:rPr>
        <w:t xml:space="preserve">, by </w:t>
      </w:r>
      <w:r w:rsidRPr="6E405759" w:rsidR="190390D8">
        <w:rPr>
          <w:rFonts w:eastAsia="Aptos"/>
        </w:rPr>
        <w:t xml:space="preserve">providing the right kinds of </w:t>
      </w:r>
      <w:r w:rsidRPr="6E405759" w:rsidR="293BD90B">
        <w:rPr>
          <w:rFonts w:eastAsia="Aptos"/>
        </w:rPr>
        <w:t>visual and auditory feedback, a small studio can feel like a sprawling landscape, or a lifeless corridor can transform into an immersive fantasy realm. The effectiveness of these illusions relies on the brain’s assumptions about geometry, proximity and movement</w:t>
      </w:r>
      <w:r w:rsidRPr="6E405759" w:rsidR="63EE2EA2">
        <w:rPr>
          <w:rFonts w:eastAsia="Aptos"/>
        </w:rPr>
        <w:t xml:space="preserve">, </w:t>
      </w:r>
      <w:r w:rsidRPr="6E405759" w:rsidR="293BD90B">
        <w:rPr>
          <w:rFonts w:eastAsia="Aptos"/>
        </w:rPr>
        <w:t>revealing how easily we can be tricked into perceiving spaces that aren’t really there.</w:t>
      </w:r>
      <w:r w:rsidRPr="6E405759" w:rsidR="18F52169">
        <w:rPr>
          <w:rFonts w:eastAsia="Aptos"/>
        </w:rPr>
        <w:t xml:space="preserve"> </w:t>
      </w:r>
      <w:r w:rsidRPr="6E405759" w:rsidR="0883BCC5">
        <w:rPr>
          <w:rFonts w:eastAsia="Aptos"/>
        </w:rPr>
        <w:t xml:space="preserve">For example, </w:t>
      </w:r>
      <w:r w:rsidRPr="6E405759" w:rsidR="78A128F7">
        <w:rPr>
          <w:rFonts w:eastAsia="Aptos"/>
        </w:rPr>
        <w:t xml:space="preserve">in </w:t>
      </w:r>
      <w:r w:rsidRPr="6E405759" w:rsidR="24C14D50">
        <w:rPr>
          <w:rFonts w:eastAsia="Aptos"/>
        </w:rPr>
        <w:t xml:space="preserve">one </w:t>
      </w:r>
      <w:r w:rsidRPr="6E405759" w:rsidR="376684FA">
        <w:rPr>
          <w:rFonts w:eastAsia="Aptos"/>
        </w:rPr>
        <w:t xml:space="preserve">VR </w:t>
      </w:r>
      <w:r w:rsidRPr="6E405759" w:rsidR="2978D89E">
        <w:rPr>
          <w:rFonts w:eastAsia="Aptos"/>
        </w:rPr>
        <w:t>study</w:t>
      </w:r>
      <w:sdt>
        <w:sdtPr>
          <w:rPr>
            <w:rFonts w:ascii="Aptos" w:hAnsi="Aptos" w:eastAsia="Aptos"/>
            <w:color w:val="000000"/>
            <w:vertAlign w:val="superscript"/>
          </w:rPr>
          <w:tag w:val="MENDELEY_CITATION_v3_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"/>
          <w:id w:val="1469398780"/>
          <w:placeholder>
            <w:docPart w:val="DefaultPlaceholder_-1854013440"/>
          </w:placeholder>
        </w:sdtPr>
        <w:sdtContent>
          <w:r w:rsidRPr="00517457" w:rsidR="00517457">
            <w:rPr>
              <w:rFonts w:ascii="Aptos" w:hAnsi="Aptos" w:eastAsia="Aptos" w:cs="Aptos"/>
              <w:color w:val="000000"/>
              <w:vertAlign w:val="superscript"/>
            </w:rPr>
            <w:t>119,120</w:t>
          </w:r>
        </w:sdtContent>
      </w:sdt>
      <w:r w:rsidRPr="6E405759" w:rsidR="376684FA">
        <w:rPr>
          <w:rFonts w:eastAsia="Aptos"/>
        </w:rPr>
        <w:t xml:space="preserve"> whenever </w:t>
      </w:r>
      <w:r w:rsidRPr="6E405759" w:rsidR="186E482C">
        <w:rPr>
          <w:rFonts w:eastAsia="Aptos"/>
        </w:rPr>
        <w:t>an opaque door blocked the user’s view</w:t>
      </w:r>
      <w:r w:rsidRPr="6E405759" w:rsidR="376684FA">
        <w:rPr>
          <w:rFonts w:eastAsia="Aptos"/>
        </w:rPr>
        <w:t>, the system silently pivot</w:t>
      </w:r>
      <w:r w:rsidRPr="6E405759" w:rsidR="78A128F7">
        <w:rPr>
          <w:rFonts w:eastAsia="Aptos"/>
        </w:rPr>
        <w:t>ed</w:t>
      </w:r>
      <w:r w:rsidRPr="6E405759" w:rsidR="376684FA">
        <w:rPr>
          <w:rFonts w:eastAsia="Aptos"/>
        </w:rPr>
        <w:t xml:space="preserve"> the adjoining corridor by 90°</w:t>
      </w:r>
      <w:r w:rsidRPr="6E405759" w:rsidR="5FA1E868">
        <w:rPr>
          <w:rFonts w:eastAsia="Aptos"/>
        </w:rPr>
        <w:t xml:space="preserve">. </w:t>
      </w:r>
      <w:r w:rsidRPr="6E405759" w:rsidR="50732497">
        <w:rPr>
          <w:rFonts w:eastAsia="Aptos"/>
        </w:rPr>
        <w:t>O</w:t>
      </w:r>
      <w:r w:rsidRPr="6E405759" w:rsidR="376684FA">
        <w:rPr>
          <w:rFonts w:eastAsia="Aptos"/>
        </w:rPr>
        <w:t xml:space="preserve">nly 1 of 77 </w:t>
      </w:r>
      <w:r w:rsidRPr="6E405759" w:rsidR="78A128F7">
        <w:rPr>
          <w:rFonts w:eastAsia="Aptos"/>
        </w:rPr>
        <w:t>users</w:t>
      </w:r>
      <w:r w:rsidRPr="6E405759" w:rsidR="376684FA">
        <w:rPr>
          <w:rFonts w:eastAsia="Aptos"/>
        </w:rPr>
        <w:t xml:space="preserve"> detected </w:t>
      </w:r>
      <w:r w:rsidRPr="6E405759" w:rsidR="7DA78C72">
        <w:rPr>
          <w:rFonts w:eastAsia="Aptos"/>
        </w:rPr>
        <w:t xml:space="preserve">this </w:t>
      </w:r>
      <w:r w:rsidRPr="6E405759" w:rsidR="376684FA">
        <w:rPr>
          <w:rFonts w:eastAsia="Aptos"/>
        </w:rPr>
        <w:t xml:space="preserve">switch, showing how easily vision, proprioception and vestibular cues can be re-aligned to turn a small lab into a much larger building. Follow-up work on impossible spaces found that rooms can overlap by up to 56%, </w:t>
      </w:r>
      <w:ins w:author="Woods, Andy" w:date="2026-08-24T13:24:00Z" w:id="445">
        <w:r w:rsidRPr="008F4C0D" w:rsidR="008F4C0D">
          <w:rPr>
            <w:rFonts w:eastAsia="Aptos"/>
          </w:rPr>
          <w:t>roughly doubling the virtual floor area that fits in the tracked space</w:t>
        </w:r>
      </w:ins>
      <w:del w:author="Woods, Andy" w:date="2026-08-24T13:24:00Z" w16du:dateUtc="2026-08-24T12:24:00Z" w:id="446">
        <w:r w:rsidRPr="6E405759" w:rsidDel="008F4C0D" w:rsidR="376684FA">
          <w:rPr>
            <w:rFonts w:eastAsia="Aptos"/>
          </w:rPr>
          <w:delText>letting a 100-metre mansion fit inside a 9 m × 9 m tracking area without anyone noticing</w:delText>
        </w:r>
      </w:del>
      <w:r w:rsidRPr="6E405759" w:rsidR="376684FA">
        <w:rPr>
          <w:rFonts w:eastAsia="Aptos"/>
        </w:rPr>
        <w:t>.</w:t>
      </w:r>
    </w:p>
    <w:p w:rsidRPr="0043240F" w:rsidR="00967F98" w:rsidP="1898712A" w:rsidRDefault="2F8E7AEE" w14:paraId="1149A612" w14:textId="488BB0D4">
      <w:pPr>
        <w:pStyle w:val="Heading2"/>
        <w:rPr>
          <w:rFonts w:ascii="Aptos" w:hAnsi="Aptos" w:eastAsia="Aptos" w:cs="Aptos"/>
        </w:rPr>
      </w:pPr>
      <w:bookmarkStart w:name="_Toc1621150224" w:id="447"/>
      <w:r>
        <w:t xml:space="preserve">Inclusion </w:t>
      </w:r>
      <w:r w:rsidR="07131F3C">
        <w:t>c</w:t>
      </w:r>
      <w:r>
        <w:t>onsiderations</w:t>
      </w:r>
      <w:bookmarkEnd w:id="447"/>
    </w:p>
    <w:p w:rsidR="003C3CFF" w:rsidP="71CB20EA" w:rsidRDefault="01DAE539" w14:paraId="08B1016F" w14:textId="3E4293AC">
      <w:pPr>
        <w:pStyle w:val="Heading3"/>
      </w:pPr>
      <w:bookmarkStart w:name="_Toc332964390" w:id="448"/>
      <w:r>
        <w:t xml:space="preserve">Motion </w:t>
      </w:r>
      <w:r w:rsidR="076FF7BB">
        <w:t>s</w:t>
      </w:r>
      <w:r>
        <w:t xml:space="preserve">ickness </w:t>
      </w:r>
      <w:r w:rsidR="698F1FE5">
        <w:t>and c</w:t>
      </w:r>
      <w:r>
        <w:t>omfor</w:t>
      </w:r>
      <w:r w:rsidR="30B0F747">
        <w:t>t</w:t>
      </w:r>
      <w:bookmarkEnd w:id="448"/>
    </w:p>
    <w:p w:rsidR="00967F98" w:rsidP="00D1040D" w:rsidRDefault="1FC2972D" w14:paraId="24B9DD56" w14:textId="39D398F0">
      <w:pPr>
        <w:rPr>
          <w:rFonts w:eastAsia="Aptos"/>
        </w:rPr>
      </w:pPr>
      <w:r w:rsidRPr="6E405759">
        <w:rPr>
          <w:rFonts w:eastAsia="Aptos"/>
        </w:rPr>
        <w:t>Technology that manipulates people’s sense of space can cause discomfort or nausea, with VR sickness being a particularly salient example. Despite best efforts to align sensory inputs (e.g</w:t>
      </w:r>
      <w:r w:rsidRPr="6E405759" w:rsidR="3EBC1F64">
        <w:rPr>
          <w:rFonts w:eastAsia="Aptos"/>
        </w:rPr>
        <w:t>.</w:t>
      </w:r>
      <w:r w:rsidRPr="6E405759" w:rsidR="427A1971">
        <w:rPr>
          <w:rFonts w:eastAsia="Aptos"/>
        </w:rPr>
        <w:t>,</w:t>
      </w:r>
      <w:r w:rsidRPr="6E405759">
        <w:rPr>
          <w:rFonts w:eastAsia="Aptos"/>
        </w:rPr>
        <w:t xml:space="preserve"> matching visuals to vestibular cues), </w:t>
      </w:r>
      <w:ins w:author="Woods, Andy" w:date="2026-09-15T08:20:00Z" w16du:dateUtc="2026-09-15T07:20:00Z" w:id="449">
        <w:r w:rsidRPr="00D1040D" w:rsidR="00D1040D">
          <w:rPr>
            <w:rFonts w:eastAsia="Aptos"/>
          </w:rPr>
          <w:t>even minor delays between head movement and visual update can create sensory discrepancies that the brain interprets as disorienting (the widely quoted 20 ms motion-to-photon figure is an industry design target rather than a perceptual threshold; sensitive users can detect head-tracking lags well below this</w:t>
        </w:r>
      </w:ins>
      <w:customXmlInsRangeStart w:author="Woods, Andy" w:date="2026-09-15T08:20:00Z" w:id="450"/>
      <w:sdt>
        <w:sdtPr>
          <w:rPr>
            <w:rFonts w:ascii="Aptos" w:hAnsi="Aptos" w:eastAsia="Aptos"/>
            <w:color w:val="000000"/>
            <w:vertAlign w:val="superscript"/>
          </w:rPr>
          <w:tag w:val="MENDELEY_CITATION_v3_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"/>
          <w:id w:val="1094513875"/>
          <w:placeholder>
            <w:docPart w:val="CF8BFCC40D5D4B1796782A0997EACBE8"/>
          </w:placeholder>
        </w:sdtPr>
        <w:sdtContent>
          <w:customXmlInsRangeEnd w:id="450"/>
          <w:r w:rsidRPr="00517457" w:rsidR="00517457">
            <w:rPr>
              <w:rFonts w:ascii="Aptos" w:hAnsi="Aptos" w:eastAsia="Aptos" w:cs="Aptos"/>
              <w:color w:val="000000"/>
              <w:vertAlign w:val="superscript"/>
            </w:rPr>
            <w:t>121</w:t>
          </w:r>
          <w:customXmlInsRangeStart w:author="Woods, Andy" w:date="2026-09-15T08:20:00Z" w:id="451"/>
        </w:sdtContent>
      </w:sdt>
      <w:customXmlInsRangeEnd w:id="451"/>
      <w:ins w:author="Woods, Andy" w:date="2026-09-15T08:20:00Z" w16du:dateUtc="2026-09-15T07:20:00Z" w:id="452">
        <w:r w:rsidRPr="00D1040D" w:rsidR="00D1040D">
          <w:rPr>
            <w:rFonts w:eastAsia="Aptos"/>
          </w:rPr>
          <w:t>).</w:t>
        </w:r>
        <w:r w:rsidR="00D1040D">
          <w:rPr>
            <w:rFonts w:eastAsia="Aptos"/>
          </w:rPr>
          <w:t xml:space="preserve"> </w:t>
        </w:r>
      </w:ins>
      <w:del w:author="Woods, Andy" w:date="2026-09-15T08:20:00Z" w16du:dateUtc="2026-09-15T07:20:00Z" w:id="453">
        <w:r w:rsidRPr="6E405759" w:rsidDel="00D1040D">
          <w:rPr>
            <w:rFonts w:eastAsia="Aptos"/>
          </w:rPr>
          <w:delText>even minor delays between head movement and visual can create sensory discrepancies that the brain interprets as disorienting</w:delText>
        </w:r>
        <w:r w:rsidRPr="6E405759" w:rsidDel="00D1040D" w:rsidR="150E890F">
          <w:rPr>
            <w:rFonts w:eastAsia="Aptos"/>
          </w:rPr>
          <w:delText xml:space="preserve"> (delays of 20ms or above</w:delText>
        </w:r>
      </w:del>
      <w:customXmlDelRangeStart w:author="Woods, Andy" w:date="2026-09-15T08:20:00Z" w:id="454"/>
      <w:sdt>
        <w:sdtPr>
          <w:rPr>
            <w:rFonts w:ascii="Aptos" w:hAnsi="Aptos" w:eastAsia="Aptos"/>
            <w:color w:val="000000"/>
            <w:vertAlign w:val="superscript"/>
          </w:rPr>
          <w:tag w:val="MENDELEY_CITATION_v3_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"/>
          <w:id w:val="1393073520"/>
          <w:placeholder>
            <w:docPart w:val="DefaultPlaceholder_-1854013440"/>
          </w:placeholder>
        </w:sdtPr>
        <w:sdtContent>
          <w:customXmlDelRangeEnd w:id="454"/>
          <w:r w:rsidRPr="00517457" w:rsidR="00517457">
            <w:rPr>
              <w:rFonts w:ascii="Aptos" w:hAnsi="Aptos" w:eastAsia="Aptos"/>
              <w:color w:val="000000"/>
              <w:vertAlign w:val="superscript"/>
            </w:rPr>
            <w:t>121</w:t>
          </w:r>
          <w:customXmlDelRangeStart w:author="Woods, Andy" w:date="2026-09-15T08:20:00Z" w:id="455"/>
        </w:sdtContent>
      </w:sdt>
      <w:customXmlDelRangeEnd w:id="455"/>
      <w:del w:author="Woods, Andy" w:date="2026-09-15T08:20:00Z" w16du:dateUtc="2026-09-15T07:20:00Z" w:id="456">
        <w:r w:rsidRPr="6E405759" w:rsidDel="00D1040D" w:rsidR="150E890F">
          <w:rPr>
            <w:rFonts w:eastAsia="Aptos"/>
          </w:rPr>
          <w:delText>)</w:delText>
        </w:r>
        <w:r w:rsidRPr="6E405759" w:rsidDel="00D1040D">
          <w:rPr>
            <w:rFonts w:eastAsia="Aptos"/>
          </w:rPr>
          <w:delText xml:space="preserve">. </w:delText>
        </w:r>
      </w:del>
      <w:r w:rsidRPr="6E405759">
        <w:rPr>
          <w:rFonts w:eastAsia="Aptos"/>
        </w:rPr>
        <w:t>Providing user-controlled personalisation settings, allowing for a period of adaptation, avoiding contradictory sensory signals and incorporating regular breaks</w:t>
      </w:r>
      <w:r w:rsidRPr="6E405759" w:rsidR="6DBBD704">
        <w:rPr>
          <w:rFonts w:eastAsia="Aptos"/>
        </w:rPr>
        <w:t>,</w:t>
      </w:r>
      <w:r w:rsidRPr="6E405759">
        <w:rPr>
          <w:rFonts w:eastAsia="Aptos"/>
        </w:rPr>
        <w:t xml:space="preserve"> can all help mitigate these effects.</w:t>
      </w:r>
    </w:p>
    <w:p w:rsidR="4E87E5E5" w:rsidRDefault="4E87E5E5" w14:paraId="3CEE9154" w14:textId="6CF46421">
      <w:r>
        <w:br w:type="page"/>
      </w:r>
    </w:p>
    <w:p w:rsidRPr="00675AC7" w:rsidR="00675AC7" w:rsidP="00675AC7" w:rsidRDefault="00675AC7" w14:paraId="1160175A" w14:textId="5E20319A">
      <w:pPr>
        <w:pStyle w:val="Heading1"/>
      </w:pPr>
      <w:bookmarkStart w:name="_Toc754768600" w:id="457"/>
      <w:r>
        <w:t xml:space="preserve">In focus: Personal </w:t>
      </w:r>
      <w:r w:rsidR="00576766">
        <w:t xml:space="preserve">and peripersonal </w:t>
      </w:r>
      <w:r>
        <w:t>space</w:t>
      </w:r>
      <w:bookmarkEnd w:id="457"/>
    </w:p>
    <w:p w:rsidRPr="00F01005" w:rsidR="00F01005" w:rsidP="006628CE" w:rsidRDefault="00F01005" w14:paraId="2EBBFD33" w14:textId="32F37FDC">
      <w:r>
        <w:t xml:space="preserve">Immersive media and live cultural events </w:t>
      </w:r>
      <w:r w:rsidR="00C81854">
        <w:t>influence</w:t>
      </w:r>
      <w:r>
        <w:t xml:space="preserve"> the bubble of space we inhabit and the distances we keep from others. These spatial boundaries are not fixed</w:t>
      </w:r>
      <w:r w:rsidR="7EDF6E9C">
        <w:t>,</w:t>
      </w:r>
      <w:r>
        <w:t xml:space="preserve"> they influence how intimate an encounter feels, how much tension is conveyed and how comfortable audiences remain in a crowd. The same principles apply whether someone is meeting an avatar in </w:t>
      </w:r>
      <w:r w:rsidR="007872BB">
        <w:t>Exte</w:t>
      </w:r>
      <w:r w:rsidR="00FB6806">
        <w:t>n</w:t>
      </w:r>
      <w:r w:rsidR="007872BB">
        <w:t>ded Reality (</w:t>
      </w:r>
      <w:r>
        <w:t>XR</w:t>
      </w:r>
      <w:r w:rsidR="007872BB">
        <w:t>)</w:t>
      </w:r>
      <w:r>
        <w:t>, sitting in a packed cinema, or dancing at a festival.</w:t>
      </w:r>
    </w:p>
    <w:p w:rsidRPr="009E40FB" w:rsidR="009E40FB" w:rsidP="006D66B9" w:rsidRDefault="00AB613E" w14:paraId="1D4E96B5" w14:textId="34AA7EA2">
      <w:r>
        <w:t>Interactions range from one-to-one encounters (face-to-face with an actor or virtual agent) to group co-presence (audience seating, queues, crowd flows) to non-human intrusions (objects, lights or effects that enter the near-body zone). Understanding interpersonal space (the socially negotiated distance between people) and peripersonal space (the near-body region where the brain integrates vision, touch, proprioception and threat cues) offers creators a vocabulary for designing with these considerations in mind</w:t>
      </w:r>
      <w:r w:rsidR="00F01005">
        <w:t>.</w:t>
      </w:r>
    </w:p>
    <w:p w:rsidR="0049041E" w:rsidP="6A31513F" w:rsidRDefault="00293566" w14:paraId="02DD0210" w14:textId="74E638AB">
      <w:pPr>
        <w:pStyle w:val="Heading4"/>
        <w:ind w:firstLine="720"/>
        <w:rPr>
          <w:i/>
          <w:iCs/>
        </w:rPr>
      </w:pPr>
      <w:bookmarkStart w:name="_Toc388044428" w:id="458"/>
      <w:r>
        <w:t>Case Study:</w:t>
      </w:r>
      <w:r w:rsidR="00ED21BA">
        <w:t xml:space="preserve"> </w:t>
      </w:r>
      <w:r w:rsidR="000B2465">
        <w:t>Managing the bubble in onboarding</w:t>
      </w:r>
      <w:bookmarkEnd w:id="458"/>
    </w:p>
    <w:p w:rsidRPr="0049041E" w:rsidR="0049041E" w:rsidP="006D66B9" w:rsidRDefault="5C0DA752" w14:paraId="728B8897" w14:textId="0A207A14">
      <w:r w:rsidRPr="6E405759">
        <w:rPr>
          <w:i/>
          <w:iCs/>
        </w:rPr>
        <w:t>Laryssa Whittaker</w:t>
      </w:r>
      <w:sdt>
        <w:sdtPr>
          <w:rPr>
            <w:rFonts w:ascii="Aptos" w:hAnsi="Aptos"/>
            <w:i/>
            <w:iCs/>
            <w:color w:val="000000"/>
            <w:vertAlign w:val="superscript"/>
          </w:rPr>
          <w:tag w:val="MENDELEY_CITATION_v3_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"/>
          <w:id w:val="474039131"/>
          <w:placeholder>
            <w:docPart w:val="DefaultPlaceholder_-1854013440"/>
          </w:placeholder>
        </w:sdtPr>
        <w:sdtEndPr>
          <w:rPr>
            <w:b/>
            <w:bCs/>
          </w:rPr>
        </w:sdtEndPr>
        <w:sdtContent>
          <w:r w:rsidRPr="00517457" w:rsidR="00517457">
            <w:rPr>
              <w:rFonts w:ascii="Aptos" w:hAnsi="Aptos" w:eastAsia="Aptos" w:cs="Aptos"/>
              <w:i/>
              <w:iCs/>
              <w:color w:val="000000"/>
              <w:vertAlign w:val="superscript"/>
            </w:rPr>
            <w:t>78</w:t>
          </w:r>
        </w:sdtContent>
      </w:sdt>
      <w:r>
        <w:t xml:space="preserve"> </w:t>
      </w:r>
      <w:r w:rsidR="71F40989">
        <w:t>explored</w:t>
      </w:r>
      <w:r>
        <w:t xml:space="preserve"> how onboarding and offboarding shape audience comfort. At </w:t>
      </w:r>
      <w:r w:rsidR="40B2202B">
        <w:t xml:space="preserve">a </w:t>
      </w:r>
      <w:r w:rsidRPr="6E405759">
        <w:rPr>
          <w:b/>
          <w:bCs/>
          <w:i/>
          <w:iCs/>
        </w:rPr>
        <w:t>Limina Immersive Cinema</w:t>
      </w:r>
      <w:r w:rsidR="40B2202B">
        <w:t xml:space="preserve"> </w:t>
      </w:r>
      <w:r w:rsidRPr="6E405759" w:rsidR="40B2202B">
        <w:rPr>
          <w:b/>
          <w:bCs/>
          <w:i/>
          <w:iCs/>
        </w:rPr>
        <w:t xml:space="preserve">pilot </w:t>
      </w:r>
      <w:r w:rsidR="40B2202B">
        <w:t>in Bristol</w:t>
      </w:r>
      <w:r>
        <w:t>, careful attention was given to personal space: soft furnishings, low lighting and roped-off areas created a sense of safety before headsets went on. Audiences were asked how they preferred staff to signal attention</w:t>
      </w:r>
      <w:r w:rsidR="2757256D">
        <w:t>,</w:t>
      </w:r>
      <w:r>
        <w:t xml:space="preserve"> for example, </w:t>
      </w:r>
      <w:r w:rsidR="2757256D">
        <w:t>by a consented to</w:t>
      </w:r>
      <w:r>
        <w:t xml:space="preserve"> gentle tap on the shoulder. By contrast, a festival screening without seating or clear boundaries left participants sitting on the floor in public view, tethered by cables, and uncomfortably aware of strangers moving around them.</w:t>
      </w:r>
    </w:p>
    <w:p w:rsidRPr="00675AC7" w:rsidR="00675AC7" w:rsidP="006D66B9" w:rsidRDefault="00675AC7" w14:paraId="096542B7" w14:textId="77777777">
      <w:pPr>
        <w:pStyle w:val="Heading2"/>
      </w:pPr>
      <w:bookmarkStart w:name="_Toc2065951656" w:id="459"/>
      <w:r>
        <w:t>Practical Insights</w:t>
      </w:r>
      <w:bookmarkEnd w:id="459"/>
    </w:p>
    <w:p w:rsidR="00D62B6D" w:rsidP="006D66B9" w:rsidRDefault="001F374D" w14:paraId="2090DFAC" w14:textId="77777777">
      <w:pPr>
        <w:pStyle w:val="Heading3"/>
      </w:pPr>
      <w:bookmarkStart w:name="_Toc936687910" w:id="460"/>
      <w:r>
        <w:t>Interpersonal space</w:t>
      </w:r>
      <w:bookmarkEnd w:id="460"/>
      <w:r>
        <w:t xml:space="preserve"> </w:t>
      </w:r>
    </w:p>
    <w:p w:rsidR="00675AC7" w:rsidRDefault="57ED5DDE" w14:paraId="1C020BB8" w14:textId="0E23CDA8">
      <w:r>
        <w:t>Interpersonal space can be thought of as t</w:t>
      </w:r>
      <w:r w:rsidR="41A75305">
        <w:t>he socially negotiated gap we keep between ourselves and others. Several bands have been proposed</w:t>
      </w:r>
      <w:sdt>
        <w:sdtPr>
          <w:rPr>
            <w:rFonts w:ascii="Aptos" w:hAnsi="Aptos"/>
            <w:color w:val="000000" w:themeColor="text1"/>
            <w:vertAlign w:val="superscript"/>
          </w:rPr>
          <w:tag w:val="MENDELEY_CITATION_v3_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"/>
          <w:id w:val="-1861044477"/>
          <w:placeholder>
            <w:docPart w:val="DefaultPlaceholder_-1854013440"/>
          </w:placeholder>
        </w:sdtPr>
        <w:sdtContent>
          <w:r w:rsidRPr="00517457" w:rsidR="00517457">
            <w:rPr>
              <w:rFonts w:ascii="Aptos" w:hAnsi="Aptos" w:eastAsia="Aptos" w:cs="Aptos"/>
              <w:color w:val="000000"/>
              <w:vertAlign w:val="superscript"/>
            </w:rPr>
            <w:t>122</w:t>
          </w:r>
        </w:sdtContent>
      </w:sdt>
      <w:r w:rsidR="41A75305">
        <w:t xml:space="preserve">: </w:t>
      </w:r>
      <w:r w:rsidRPr="4198D5AC" w:rsidR="5B260AF2">
        <w:rPr>
          <w:i/>
          <w:iCs/>
        </w:rPr>
        <w:t>i</w:t>
      </w:r>
      <w:r w:rsidRPr="4198D5AC" w:rsidR="41A75305">
        <w:rPr>
          <w:i/>
          <w:iCs/>
        </w:rPr>
        <w:t xml:space="preserve">ntimate </w:t>
      </w:r>
      <w:r w:rsidR="41A75305">
        <w:t xml:space="preserve">(&lt; 0.5 m), </w:t>
      </w:r>
      <w:r w:rsidRPr="4198D5AC" w:rsidR="180B1867">
        <w:rPr>
          <w:i/>
          <w:iCs/>
        </w:rPr>
        <w:t>p</w:t>
      </w:r>
      <w:r w:rsidRPr="4198D5AC" w:rsidR="41A75305">
        <w:rPr>
          <w:i/>
          <w:iCs/>
        </w:rPr>
        <w:t xml:space="preserve">ersonal </w:t>
      </w:r>
      <w:r w:rsidR="41A75305">
        <w:t xml:space="preserve">(0.5 – 1.2 m), </w:t>
      </w:r>
      <w:r w:rsidRPr="4198D5AC" w:rsidR="786231E6">
        <w:rPr>
          <w:i/>
          <w:iCs/>
        </w:rPr>
        <w:t>s</w:t>
      </w:r>
      <w:r w:rsidRPr="4198D5AC" w:rsidR="41A75305">
        <w:rPr>
          <w:i/>
          <w:iCs/>
        </w:rPr>
        <w:t xml:space="preserve">ocial </w:t>
      </w:r>
      <w:r w:rsidR="41A75305">
        <w:t xml:space="preserve">(1.2 – </w:t>
      </w:r>
      <w:ins w:author="Woods, Andy" w:date="2026-08-24T13:21:00Z" w16du:dateUtc="2026-08-24T12:21:00Z" w:id="461">
        <w:r w:rsidR="00943CFA">
          <w:t>3.7</w:t>
        </w:r>
      </w:ins>
      <w:del w:author="Woods, Andy" w:date="2026-08-24T13:21:00Z" w16du:dateUtc="2026-08-24T12:21:00Z" w:id="462">
        <w:r w:rsidDel="41A75305">
          <w:delText>2.1</w:delText>
        </w:r>
      </w:del>
      <w:r w:rsidR="41A75305">
        <w:t xml:space="preserve"> m) and </w:t>
      </w:r>
      <w:r w:rsidRPr="4198D5AC" w:rsidR="1F4153EF">
        <w:rPr>
          <w:i/>
          <w:iCs/>
        </w:rPr>
        <w:t>p</w:t>
      </w:r>
      <w:r w:rsidRPr="4198D5AC" w:rsidR="41A75305">
        <w:rPr>
          <w:i/>
          <w:iCs/>
        </w:rPr>
        <w:t xml:space="preserve">ublic </w:t>
      </w:r>
      <w:r w:rsidR="41A75305">
        <w:t xml:space="preserve">(&gt; </w:t>
      </w:r>
      <w:ins w:author="Woods, Andy" w:date="2026-08-24T13:21:00Z" w16du:dateUtc="2026-08-24T12:21:00Z" w:id="463">
        <w:r w:rsidR="00943CFA">
          <w:t>3.7</w:t>
        </w:r>
      </w:ins>
      <w:del w:author="Woods, Andy" w:date="2026-08-24T13:21:00Z" w16du:dateUtc="2026-08-24T12:21:00Z" w:id="464">
        <w:r w:rsidDel="41A75305">
          <w:delText>2.1</w:delText>
        </w:r>
      </w:del>
      <w:r w:rsidR="41A75305">
        <w:t xml:space="preserve"> m). These boundaries vary</w:t>
      </w:r>
      <w:sdt>
        <w:sdtPr>
          <w:rPr>
            <w:rFonts w:ascii="Aptos" w:hAnsi="Aptos"/>
            <w:color w:val="000000" w:themeColor="text1"/>
            <w:vertAlign w:val="superscript"/>
          </w:rPr>
          <w:tag w:val="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"/>
          <w:id w:val="-574366401"/>
          <w:placeholder>
            <w:docPart w:val="BF38261EBD454CAF93C715A55103811F"/>
          </w:placeholder>
        </w:sdtPr>
        <w:sdtContent>
          <w:r w:rsidRPr="00517457" w:rsidR="00517457">
            <w:rPr>
              <w:rFonts w:ascii="Aptos" w:hAnsi="Aptos" w:eastAsia="Aptos" w:cs="Aptos"/>
              <w:color w:val="000000"/>
              <w:vertAlign w:val="superscript"/>
            </w:rPr>
            <w:t>123</w:t>
          </w:r>
        </w:sdtContent>
      </w:sdt>
      <w:r w:rsidRPr="4198D5AC" w:rsidR="2B1EC789">
        <w:rPr>
          <w:color w:val="000000" w:themeColor="text1"/>
          <w:vertAlign w:val="superscript"/>
        </w:rPr>
        <w:t xml:space="preserve"> </w:t>
      </w:r>
      <w:r w:rsidR="41A75305">
        <w:t>depending upon cultur</w:t>
      </w:r>
      <w:r w:rsidR="2B1EC789">
        <w:t>e</w:t>
      </w:r>
      <w:r w:rsidR="41A75305">
        <w:t xml:space="preserve">, relationship status, crowd density and task. </w:t>
      </w:r>
      <w:r w:rsidR="365E8A97">
        <w:t xml:space="preserve">For example, </w:t>
      </w:r>
      <w:r w:rsidR="41A75305">
        <w:t>East Asian norms tolerate closer proximity than Northern European</w:t>
      </w:r>
      <w:r w:rsidR="66693C6F">
        <w:t>.</w:t>
      </w:r>
      <w:r w:rsidR="41A75305">
        <w:t xml:space="preserve"> In immersive environments, </w:t>
      </w:r>
      <w:r w:rsidR="6562CB10">
        <w:t>a consideration of interpersonal space can be</w:t>
      </w:r>
      <w:r w:rsidR="41A75305">
        <w:t xml:space="preserve"> important for issues such as comfortable avatar spacing</w:t>
      </w:r>
      <w:sdt>
        <w:sdtPr>
          <w:rPr>
            <w:rFonts w:ascii="Aptos" w:hAnsi="Aptos"/>
            <w:color w:val="000000" w:themeColor="text1"/>
            <w:vertAlign w:val="superscript"/>
          </w:rPr>
          <w:tag w:val="MENDELEY_CITATION_v3_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"/>
          <w:id w:val="838280067"/>
          <w:placeholder>
            <w:docPart w:val="DefaultPlaceholder_-1854013440"/>
          </w:placeholder>
        </w:sdtPr>
        <w:sdtContent>
          <w:r w:rsidRPr="00517457" w:rsidR="00517457">
            <w:rPr>
              <w:rFonts w:ascii="Aptos" w:hAnsi="Aptos" w:eastAsia="Aptos" w:cs="Aptos"/>
              <w:color w:val="000000"/>
              <w:vertAlign w:val="superscript"/>
            </w:rPr>
            <w:t>124</w:t>
          </w:r>
        </w:sdtContent>
      </w:sdt>
      <w:r w:rsidR="41A75305">
        <w:t xml:space="preserve"> and queue management</w:t>
      </w:r>
      <w:ins w:author="Levstek, Marusa" w:date="2026-09-25T16:41:00Z" w16du:dateUtc="2026-09-25T16:41:47Z" w:id="465">
        <w:r w:rsidR="64165B89">
          <w:t>.</w:t>
        </w:r>
      </w:ins>
      <w:sdt>
        <w:sdtPr>
          <w:rPr>
            <w:rFonts w:ascii="Aptos" w:hAnsi="Aptos"/>
            <w:color w:val="000000" w:themeColor="text1"/>
            <w:vertAlign w:val="superscript"/>
          </w:rPr>
          <w:tag w:val="MENDELEY_CITATION_v3_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"/>
          <w:id w:val="-916861284"/>
          <w:placeholder>
            <w:docPart w:val="DefaultPlaceholder_-1854013440"/>
          </w:placeholder>
        </w:sdtPr>
        <w:sdtContent>
          <w:r w:rsidRPr="00517457" w:rsidR="00517457">
            <w:rPr>
              <w:rFonts w:ascii="Aptos" w:hAnsi="Aptos" w:eastAsia="Aptos" w:cs="Aptos"/>
              <w:color w:val="000000"/>
              <w:vertAlign w:val="superscript"/>
            </w:rPr>
            <w:t>78</w:t>
          </w:r>
        </w:sdtContent>
      </w:sdt>
      <w:del w:author="Levstek, Marusa" w:date="2026-09-25T16:41:00Z" w16du:dateUtc="2026-09-25T16:41:45Z" w:id="466">
        <w:r w:rsidDel="41A75305">
          <w:delText>.</w:delText>
        </w:r>
      </w:del>
    </w:p>
    <w:p w:rsidR="00D62B6D" w:rsidP="006D66B9" w:rsidRDefault="004A38C6" w14:paraId="4F717497" w14:textId="77777777">
      <w:pPr>
        <w:pStyle w:val="Heading3"/>
      </w:pPr>
      <w:bookmarkStart w:name="_Toc1389058977" w:id="467"/>
      <w:r>
        <w:t>Peripersonal</w:t>
      </w:r>
      <w:r w:rsidR="003F6757">
        <w:t xml:space="preserve"> </w:t>
      </w:r>
      <w:r>
        <w:t>spac</w:t>
      </w:r>
      <w:r w:rsidR="009464E1">
        <w:t>e</w:t>
      </w:r>
      <w:bookmarkEnd w:id="467"/>
      <w:r>
        <w:t xml:space="preserve"> </w:t>
      </w:r>
    </w:p>
    <w:p w:rsidRPr="004A38C6" w:rsidR="00F23CC4" w:rsidP="004A38C6" w:rsidRDefault="7B65D864" w14:paraId="7E330694" w14:textId="244A77B4">
      <w:r>
        <w:t>Peripersonal space has been referred to as t</w:t>
      </w:r>
      <w:r w:rsidR="65A5975A">
        <w:t xml:space="preserve">he </w:t>
      </w:r>
      <w:r w:rsidR="0AD04CE5">
        <w:t>“</w:t>
      </w:r>
      <w:r w:rsidRPr="4198D5AC" w:rsidR="65A5975A">
        <w:rPr>
          <w:i/>
          <w:iCs/>
        </w:rPr>
        <w:t>multisensory interface between the individual and environmen</w:t>
      </w:r>
      <w:r w:rsidRPr="4198D5AC" w:rsidR="0AF5523A">
        <w:rPr>
          <w:i/>
          <w:iCs/>
        </w:rPr>
        <w:t>t</w:t>
      </w:r>
      <w:r w:rsidR="65A5975A">
        <w:t>.</w:t>
      </w:r>
      <w:r w:rsidR="1A9BAC3A">
        <w:t>”</w:t>
      </w:r>
      <w:sdt>
        <w:sdtPr>
          <w:rPr>
            <w:rFonts w:ascii="Aptos" w:hAnsi="Aptos"/>
            <w:i/>
            <w:iCs/>
            <w:color w:val="000000" w:themeColor="text1"/>
            <w:vertAlign w:val="superscript"/>
          </w:rPr>
          <w:tag w:val="MENDELEY_CITATION_v3_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"/>
          <w:id w:val="-1953314300"/>
          <w:placeholder>
            <w:docPart w:val="5F875C5DD2AF4765B1D390CE5A3BC048"/>
          </w:placeholder>
        </w:sdtPr>
        <w:sdtContent>
          <w:r w:rsidRPr="00517457" w:rsidR="00517457">
            <w:rPr>
              <w:rFonts w:ascii="Aptos" w:hAnsi="Aptos" w:eastAsia="Aptos" w:cs="Aptos"/>
              <w:i/>
              <w:iCs/>
              <w:color w:val="000000"/>
              <w:vertAlign w:val="superscript"/>
            </w:rPr>
            <w:t>125</w:t>
          </w:r>
        </w:sdtContent>
      </w:sdt>
      <w:r w:rsidR="0AF5523A">
        <w:t xml:space="preserve"> I</w:t>
      </w:r>
      <w:r w:rsidR="20FB8EC9">
        <w:t xml:space="preserve">t’s </w:t>
      </w:r>
      <w:r w:rsidRPr="4198D5AC" w:rsidR="20FB8EC9">
        <w:rPr>
          <w:i/>
          <w:iCs/>
        </w:rPr>
        <w:t>a</w:t>
      </w:r>
      <w:r w:rsidRPr="4198D5AC" w:rsidR="02435633">
        <w:rPr>
          <w:i/>
          <w:iCs/>
        </w:rPr>
        <w:t>n invisible bubble</w:t>
      </w:r>
      <w:r w:rsidR="02435633">
        <w:t xml:space="preserve"> of space, perhaps extending 60cm from the body, </w:t>
      </w:r>
      <w:r w:rsidR="05BC5909">
        <w:t>in which</w:t>
      </w:r>
      <w:r w:rsidR="02435633">
        <w:t xml:space="preserve"> the brain processes objects/events differently from those </w:t>
      </w:r>
      <w:r w:rsidR="02435633">
        <w:t>farther away</w:t>
      </w:r>
      <w:ins w:author="Levstek, Marusa" w:date="2026-09-25T16:41:00Z" w16du:dateUtc="2026-09-25T16:41:42Z" w:id="468">
        <w:r w:rsidR="5723E6D0">
          <w:t>.</w:t>
        </w:r>
      </w:ins>
      <w:sdt>
        <w:sdtPr>
          <w:rPr>
            <w:rFonts w:ascii="Aptos" w:hAnsi="Aptos"/>
            <w:color w:val="000000" w:themeColor="text1"/>
            <w:vertAlign w:val="superscript"/>
          </w:rPr>
          <w:tag w:val="MENDELEY_CITATION_v3_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"/>
          <w:id w:val="959464315"/>
          <w:placeholder>
            <w:docPart w:val="DefaultPlaceholder_-1854013440"/>
          </w:placeholder>
        </w:sdtPr>
        <w:sdtContent>
          <w:r w:rsidRPr="00517457" w:rsidR="00517457">
            <w:rPr>
              <w:rFonts w:ascii="Aptos" w:hAnsi="Aptos" w:eastAsia="Aptos" w:cs="Aptos"/>
              <w:color w:val="000000"/>
              <w:vertAlign w:val="superscript"/>
            </w:rPr>
            <w:t>126</w:t>
          </w:r>
        </w:sdtContent>
      </w:sdt>
      <w:del w:author="Levstek, Marusa" w:date="2026-09-25T16:41:00Z" w16du:dateUtc="2026-09-25T16:41:40Z" w:id="469">
        <w:r w:rsidDel="02435633">
          <w:delText>.</w:delText>
        </w:r>
      </w:del>
      <w:r w:rsidR="02435633">
        <w:t xml:space="preserve"> Within this space the brain continuously fuses vision, touch, proprioception and threat cues to guide reaching, manipulation and self-</w:t>
      </w:r>
      <w:r w:rsidR="28930587">
        <w:t>protection.</w:t>
      </w:r>
    </w:p>
    <w:p w:rsidRPr="00403350" w:rsidR="00403350" w:rsidP="006D66B9" w:rsidRDefault="00403350" w14:paraId="7CF2BC47" w14:textId="2703265A">
      <w:pPr>
        <w:pStyle w:val="Heading2"/>
      </w:pPr>
      <w:bookmarkStart w:name="_Toc341538004" w:id="470"/>
      <w:r>
        <w:t>Inclusion considerations</w:t>
      </w:r>
      <w:bookmarkEnd w:id="470"/>
    </w:p>
    <w:p w:rsidRPr="00360E67" w:rsidR="00360E67" w:rsidP="006D66B9" w:rsidRDefault="00CC2E1C" w14:paraId="158BA67E" w14:textId="349C5914">
      <w:pPr>
        <w:pStyle w:val="Heading3"/>
      </w:pPr>
      <w:bookmarkStart w:name="_Toc245365699" w:id="471"/>
      <w:r>
        <w:t>D</w:t>
      </w:r>
      <w:r w:rsidR="00360E67">
        <w:t>iversity</w:t>
      </w:r>
      <w:bookmarkEnd w:id="471"/>
    </w:p>
    <w:p w:rsidRPr="00A23867" w:rsidR="00A23867" w:rsidP="00D121A5" w:rsidRDefault="00A23867" w14:paraId="4636A8E4" w14:textId="0A32E568">
      <w:r>
        <w:t xml:space="preserve">Not all users are comfortable with the same interpersonal distances. </w:t>
      </w:r>
      <w:r w:rsidR="4B5127FD">
        <w:t>Creators could p</w:t>
      </w:r>
      <w:r>
        <w:t xml:space="preserve">rovide adjustable avatar proximity tiers </w:t>
      </w:r>
      <w:r w:rsidR="5448C396">
        <w:t xml:space="preserve">allowing </w:t>
      </w:r>
      <w:r>
        <w:t xml:space="preserve">people </w:t>
      </w:r>
      <w:r w:rsidR="0038B944">
        <w:t xml:space="preserve">to </w:t>
      </w:r>
      <w:r>
        <w:t>tune their comfort radius.</w:t>
      </w:r>
      <w:r w:rsidR="009551E4">
        <w:t xml:space="preserve"> </w:t>
      </w:r>
    </w:p>
    <w:p w:rsidR="00647C3D" w:rsidP="6A31513F" w:rsidRDefault="4607172B" w14:paraId="0DBDA9D9" w14:textId="133C0468">
      <w:r>
        <w:t>S</w:t>
      </w:r>
      <w:r w:rsidR="7689575E">
        <w:t xml:space="preserve">ome people are put off </w:t>
      </w:r>
      <w:r w:rsidR="43180782">
        <w:t>experiences if they know in advance that there is no way of avoiding social interaction</w:t>
      </w:r>
      <w:ins w:author="Levstek, Marusa" w:date="2026-09-25T16:41:00Z" w16du:dateUtc="2026-09-25T16:41:36Z" w:id="472">
        <w:r w:rsidR="6B413418">
          <w:t>.</w:t>
        </w:r>
      </w:ins>
      <w:sdt>
        <w:sdtPr>
          <w:rPr>
            <w:rFonts w:ascii="Aptos" w:hAnsi="Aptos"/>
            <w:color w:val="000000" w:themeColor="text1"/>
            <w:vertAlign w:val="superscript"/>
          </w:rPr>
          <w:tag w:val="MENDELEY_CITATION_v3_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"/>
          <w:id w:val="371668226"/>
          <w:placeholder>
            <w:docPart w:val="DefaultPlaceholder_-1854013440"/>
          </w:placeholder>
        </w:sdtPr>
        <w:sdtContent>
          <w:r w:rsidRPr="00517457" w:rsidR="00517457">
            <w:rPr>
              <w:rFonts w:ascii="Aptos" w:hAnsi="Aptos" w:eastAsia="Aptos" w:cs="Aptos"/>
              <w:color w:val="000000"/>
              <w:vertAlign w:val="superscript"/>
            </w:rPr>
            <w:t>127</w:t>
          </w:r>
        </w:sdtContent>
      </w:sdt>
      <w:del w:author="Levstek, Marusa" w:date="2026-09-25T16:41:00Z" w16du:dateUtc="2026-09-25T16:41:34Z" w:id="473">
        <w:r w:rsidDel="43180782">
          <w:delText>.</w:delText>
        </w:r>
      </w:del>
      <w:r w:rsidR="43180782">
        <w:t xml:space="preserve"> Consider adding </w:t>
      </w:r>
      <w:r w:rsidR="3A7E6B5F">
        <w:t xml:space="preserve">ways of </w:t>
      </w:r>
      <w:r w:rsidR="0CB12AA2">
        <w:t xml:space="preserve">letting users do your experience </w:t>
      </w:r>
      <w:r w:rsidR="47239085">
        <w:t xml:space="preserve">separated </w:t>
      </w:r>
      <w:r w:rsidR="0CB12AA2">
        <w:t>from</w:t>
      </w:r>
      <w:r w:rsidR="47239085">
        <w:t xml:space="preserve"> others</w:t>
      </w:r>
      <w:r w:rsidR="014D2925">
        <w:t xml:space="preserve"> and make this feature obvious </w:t>
      </w:r>
      <w:r w:rsidR="1864EC8D">
        <w:t xml:space="preserve">to users </w:t>
      </w:r>
      <w:r w:rsidR="014D2925">
        <w:t>beforehand</w:t>
      </w:r>
      <w:r w:rsidR="140C2866">
        <w:t>. In the case of VR, you could consider booths</w:t>
      </w:r>
      <w:r w:rsidR="1864EC8D">
        <w:t xml:space="preserve"> or</w:t>
      </w:r>
      <w:r w:rsidR="140C2866">
        <w:t xml:space="preserve"> a roped off section</w:t>
      </w:r>
      <w:r w:rsidR="1864EC8D">
        <w:t>.</w:t>
      </w:r>
    </w:p>
    <w:p w:rsidRPr="00614B34" w:rsidR="00614B34" w:rsidP="006D66B9" w:rsidRDefault="00614B34" w14:paraId="55DC6647" w14:textId="784D49F2">
      <w:pPr>
        <w:pStyle w:val="Heading3"/>
      </w:pPr>
      <w:bookmarkStart w:name="_Toc472827195" w:id="474"/>
      <w:r>
        <w:t>Peripersonal space sensitivity</w:t>
      </w:r>
      <w:bookmarkEnd w:id="474"/>
    </w:p>
    <w:p w:rsidR="004A38C6" w:rsidP="006D66B9" w:rsidRDefault="00614B34" w14:paraId="08609FAC" w14:textId="3052CFA1">
      <w:r>
        <w:t>Surprise intrusions into this spac</w:t>
      </w:r>
      <w:r w:rsidR="00DD039F">
        <w:t>e</w:t>
      </w:r>
      <w:r>
        <w:t xml:space="preserve"> can trigger defensive reaction</w:t>
      </w:r>
      <w:r w:rsidR="39CF367E">
        <w:t>s</w:t>
      </w:r>
      <w:r>
        <w:t>. Where close approaches are part of the experience (e.g</w:t>
      </w:r>
      <w:r w:rsidR="2606902B">
        <w:t>.</w:t>
      </w:r>
      <w:r w:rsidR="6ED19020">
        <w:t>,</w:t>
      </w:r>
      <w:r>
        <w:t xml:space="preserve"> looming objects, intimate encounters), </w:t>
      </w:r>
      <w:r w:rsidR="00D63A8C">
        <w:t>offer opt</w:t>
      </w:r>
      <w:r w:rsidR="000F2FB9">
        <w:t>-in</w:t>
      </w:r>
      <w:r w:rsidR="00D63A8C">
        <w:t xml:space="preserve"> </w:t>
      </w:r>
      <w:r>
        <w:t>gradual motion, soft sound cues or haptic forewarning.</w:t>
      </w:r>
      <w:r w:rsidR="00CB29D9">
        <w:t xml:space="preserve"> </w:t>
      </w:r>
      <w:r w:rsidR="00776D65">
        <w:t>P</w:t>
      </w:r>
      <w:r w:rsidR="00360E67">
        <w:t>rovide preview clips, clear opt-out points and staff support.</w:t>
      </w:r>
    </w:p>
    <w:p w:rsidR="00967F98" w:rsidP="1898712A" w:rsidRDefault="4AE7A8AC" w14:paraId="6FB0EADA" w14:textId="7318DDCE">
      <w:pPr>
        <w:pStyle w:val="Heading1"/>
        <w:rPr>
          <w:rFonts w:ascii="Aptos" w:hAnsi="Aptos" w:eastAsia="Aptos" w:cs="Aptos"/>
          <w:b/>
          <w:bCs/>
          <w:sz w:val="24"/>
          <w:szCs w:val="24"/>
        </w:rPr>
      </w:pPr>
      <w:bookmarkStart w:name="_Toc1812381984" w:id="475"/>
      <w:r>
        <w:t xml:space="preserve">In focus: </w:t>
      </w:r>
      <w:r w:rsidR="17ADF32A">
        <w:t>Interoception</w:t>
      </w:r>
      <w:bookmarkEnd w:id="475"/>
    </w:p>
    <w:p w:rsidR="71CB20EA" w:rsidP="71CB20EA" w:rsidRDefault="3327C160" w14:paraId="4AF9402D" w14:textId="438FD6DD">
      <w:pPr>
        <w:spacing w:after="0"/>
      </w:pPr>
      <w:r>
        <w:t>Interoception refers to the sense of the internal states of our bodies</w:t>
      </w:r>
      <w:r w:rsidR="2A9EEDF4">
        <w:t>:</w:t>
      </w:r>
      <w:r>
        <w:t xml:space="preserve"> everything from feeling one’s own heartbeat, breath, hunger and thirst to visceral sensations such as butterflies in the stomach or fullness after </w:t>
      </w:r>
      <w:r w:rsidR="316BE511">
        <w:t>eating</w:t>
      </w:r>
      <w:r>
        <w:t xml:space="preserve">. </w:t>
      </w:r>
      <w:r w:rsidR="297A9698">
        <w:t>Interoception is intrinsically linked to emotion</w:t>
      </w:r>
      <w:r w:rsidR="75A4E5CA">
        <w:t>:</w:t>
      </w:r>
      <w:r w:rsidR="297A9698">
        <w:t xml:space="preserve"> perceiving a rapid heartbeat can amplify feelings of excitement or fear, while steady breathing often promotes calm. </w:t>
      </w:r>
      <w:r w:rsidR="6F9C82E0">
        <w:t>I</w:t>
      </w:r>
      <w:r w:rsidR="316BC0EF">
        <w:t>n fact, according to some theories</w:t>
      </w:r>
      <w:ins w:author="Levstek, Marusa" w:date="2026-09-25T16:41:00Z" w16du:dateUtc="2026-09-25T16:41:26Z" w:id="476">
        <w:r w:rsidR="7A4A2256">
          <w:t>,</w:t>
        </w:r>
      </w:ins>
      <w:sdt>
        <w:sdtPr>
          <w:rPr>
            <w:rFonts w:ascii="Aptos" w:hAnsi="Aptos"/>
            <w:color w:val="000000" w:themeColor="text1"/>
            <w:vertAlign w:val="superscript"/>
          </w:rPr>
          <w:tag w:val="MENDELEY_CITATION_v3_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"/>
          <w:id w:val="555824393"/>
          <w:placeholder>
            <w:docPart w:val="DefaultPlaceholder_-1854013440"/>
          </w:placeholder>
        </w:sdtPr>
        <w:sdtContent>
          <w:r w:rsidRPr="00517457" w:rsidR="00517457">
            <w:rPr>
              <w:rFonts w:ascii="Aptos" w:hAnsi="Aptos" w:eastAsia="Aptos" w:cs="Aptos"/>
              <w:color w:val="000000"/>
              <w:vertAlign w:val="superscript"/>
            </w:rPr>
            <w:t>128</w:t>
          </w:r>
        </w:sdtContent>
      </w:sdt>
      <w:del w:author="Levstek, Marusa" w:date="2026-09-25T16:41:00Z" w16du:dateUtc="2026-09-25T16:41:25Z" w:id="477">
        <w:r w:rsidDel="316BC0EF">
          <w:delText>,</w:delText>
        </w:r>
      </w:del>
      <w:r w:rsidR="316BC0EF">
        <w:t xml:space="preserve"> our emotions them</w:t>
      </w:r>
      <w:r w:rsidR="5ABFEBD3">
        <w:t xml:space="preserve">selves </w:t>
      </w:r>
      <w:r w:rsidR="316BC0EF">
        <w:t xml:space="preserve">arise as a result of interpreting these bodily signals. </w:t>
      </w:r>
      <w:r w:rsidR="297A9698">
        <w:t>However, awareness of these internal signals varies significantly between individuals; some readily detect changes in their heartbeat or stress levels, whereas others notice</w:t>
      </w:r>
      <w:r w:rsidR="38A2441D">
        <w:t xml:space="preserve"> very</w:t>
      </w:r>
      <w:r w:rsidR="297A9698">
        <w:t xml:space="preserve"> little.</w:t>
      </w:r>
      <w:r w:rsidR="079C6BDB">
        <w:t xml:space="preserve"> </w:t>
      </w:r>
    </w:p>
    <w:p w:rsidR="4E87E5E5" w:rsidP="4E87E5E5" w:rsidRDefault="4E87E5E5" w14:paraId="2AC3DFEB" w14:textId="249EB6A6">
      <w:pPr>
        <w:spacing w:after="0"/>
      </w:pPr>
    </w:p>
    <w:p w:rsidR="70C36CFD" w:rsidP="71CB20EA" w:rsidRDefault="6117A678" w14:paraId="0CD6F0AD" w14:textId="1BD6942E">
      <w:pPr>
        <w:spacing w:after="0"/>
      </w:pPr>
      <w:r>
        <w:t xml:space="preserve">Recent developments in wearable devices </w:t>
      </w:r>
      <w:r w:rsidR="2AF795B7">
        <w:t>give</w:t>
      </w:r>
      <w:r>
        <w:t xml:space="preserve"> people easy access to information about their internal bodily processes, such as heart </w:t>
      </w:r>
      <w:r w:rsidR="49FE3508">
        <w:t xml:space="preserve">rate </w:t>
      </w:r>
      <w:r>
        <w:t xml:space="preserve">and breathing </w:t>
      </w:r>
      <w:r w:rsidR="0A82583A">
        <w:t>patterns</w:t>
      </w:r>
      <w:r>
        <w:t>, as well as offering a range of interesting creativ</w:t>
      </w:r>
      <w:r w:rsidR="27739A45">
        <w:t>e opportunities.</w:t>
      </w:r>
      <w:r w:rsidR="6892F2FF">
        <w:t xml:space="preserve"> </w:t>
      </w:r>
      <w:r w:rsidR="10498055">
        <w:t>S</w:t>
      </w:r>
      <w:r w:rsidR="0A6125B1">
        <w:t>ome</w:t>
      </w:r>
      <w:r w:rsidR="6892F2FF">
        <w:t xml:space="preserve"> </w:t>
      </w:r>
      <w:r w:rsidR="22408A80">
        <w:t xml:space="preserve">emerging </w:t>
      </w:r>
      <w:r w:rsidR="6892F2FF">
        <w:t>technologies</w:t>
      </w:r>
      <w:sdt>
        <w:sdtPr>
          <w:rPr>
            <w:rFonts w:ascii="Aptos" w:hAnsi="Aptos"/>
            <w:color w:val="000000"/>
            <w:vertAlign w:val="superscript"/>
          </w:rPr>
          <w:tag w:val="MENDELEY_CITATION_v3_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"/>
          <w:id w:val="988978926"/>
          <w:placeholder>
            <w:docPart w:val="DefaultPlaceholder_-1854013440"/>
          </w:placeholder>
        </w:sdtPr>
        <w:sdtContent>
          <w:r w:rsidRPr="00517457" w:rsidR="00517457">
            <w:rPr>
              <w:rFonts w:ascii="Aptos" w:hAnsi="Aptos" w:eastAsia="Aptos" w:cs="Aptos"/>
              <w:color w:val="000000"/>
              <w:vertAlign w:val="superscript"/>
            </w:rPr>
            <w:t>129,130</w:t>
          </w:r>
        </w:sdtContent>
      </w:sdt>
      <w:r w:rsidR="6892F2FF">
        <w:t xml:space="preserve"> can even </w:t>
      </w:r>
      <w:r w:rsidR="01283054">
        <w:t xml:space="preserve">estimate </w:t>
      </w:r>
      <w:r w:rsidR="0A6125B1">
        <w:t>heart</w:t>
      </w:r>
      <w:r w:rsidR="4E9B9453">
        <w:t xml:space="preserve"> </w:t>
      </w:r>
      <w:r w:rsidR="0A6125B1">
        <w:t>rate</w:t>
      </w:r>
      <w:r w:rsidR="5BE8282B">
        <w:t xml:space="preserve"> and </w:t>
      </w:r>
      <w:r w:rsidR="769F8CA7">
        <w:t>respiration</w:t>
      </w:r>
      <w:r w:rsidR="6892F2FF">
        <w:t xml:space="preserve"> from live video footage</w:t>
      </w:r>
      <w:r w:rsidR="261E92E0">
        <w:t xml:space="preserve">, </w:t>
      </w:r>
      <w:r w:rsidR="1EEAE225">
        <w:t xml:space="preserve">though this typically requires the </w:t>
      </w:r>
      <w:r w:rsidR="7B6BCB96">
        <w:t>person being recorded to remain still</w:t>
      </w:r>
      <w:r w:rsidR="6892F2FF">
        <w:t>.</w:t>
      </w:r>
    </w:p>
    <w:p w:rsidR="3297D58F" w:rsidP="3297D58F" w:rsidRDefault="3297D58F" w14:paraId="01D50239" w14:textId="68FE4B10">
      <w:pPr>
        <w:spacing w:after="0"/>
      </w:pPr>
    </w:p>
    <w:p w:rsidR="00EE0B5F" w:rsidP="73805CC3" w:rsidRDefault="008F55D4" w14:paraId="1A1CE4EF" w14:textId="36D28A6E">
      <w:pPr>
        <w:keepNext/>
        <w:spacing w:after="0"/>
        <w:jc w:val="center"/>
      </w:pPr>
      <w:r>
        <w:fldChar w:fldCharType="begin"/>
      </w:r>
      <w:r>
        <w:instrText xml:space="preserve"> INCLUDEPICTURE "https://www.rouast.com/blog/assets/img/vitallens-js.png" \* MERGEFORMATINET </w:instrText>
      </w:r>
      <w:r>
        <w:fldChar w:fldCharType="separate"/>
      </w:r>
      <w:r>
        <w:rPr>
          <w:noProof/>
        </w:rPr>
        <w:drawing>
          <wp:inline distT="0" distB="0" distL="0" distR="0" wp14:anchorId="46F227D7" wp14:editId="7F6EFA1B">
            <wp:extent cx="5163671" cy="3272117"/>
            <wp:effectExtent l="0" t="0" r="5715" b="5080"/>
            <wp:docPr id="307654176" name="Picture 1" descr="Screenshot of a health monitoring dashboard displaying a blurred face under &quot;File&quot; tab with real-time vital signs data. It features red PPG waveform and heart rate of 60 bpm, blue respiratory waveform and respiratory rate of 11 bpm, along with controls for PPG method and tips on slow breat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54176" name="Picture 1" descr="Screenshot of a health monitoring dashboard displaying a blurred face under &quot;File&quot; tab with real-time vital signs data. It features red PPG waveform and heart rate of 60 bpm, blue respiratory waveform and respiratory rate of 11 bpm, along with controls for PPG method and tips on slow breathing."/>
                    <pic:cNvPicPr>
                      <a:picLocks noChangeAspect="1" noChangeArrowheads="1"/>
                    </pic:cNvPicPr>
                  </pic:nvPicPr>
                  <pic:blipFill rotWithShape="1">
                    <a:blip r:embed="rId44">
                      <a:extLst>
                        <a:ext uri="{28A0092B-C50C-407E-A947-70E740481C1C}">
                          <a14:useLocalDpi xmlns:a14="http://schemas.microsoft.com/office/drawing/2010/main" val="0"/>
                        </a:ext>
                      </a:extLst>
                    </a:blip>
                    <a:srcRect l="4850" t="11130" r="5059" b="9215"/>
                    <a:stretch>
                      <a:fillRect/>
                    </a:stretch>
                  </pic:blipFill>
                  <pic:spPr bwMode="auto">
                    <a:xfrm>
                      <a:off x="0" y="0"/>
                      <a:ext cx="5163883" cy="3272251"/>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rsidR="00ED2E80" w:rsidP="00EE0B5F" w:rsidRDefault="4B8466B6" w14:paraId="1642D609" w14:textId="2F2D5FCB">
      <w:pPr>
        <w:pStyle w:val="Caption"/>
      </w:pPr>
      <w:r>
        <w:t xml:space="preserve">Browser-based remote photoplethysmography (rPPG) demo estimating heart rate from live facial video </w:t>
      </w:r>
      <w:r w:rsidR="4600F581">
        <w:t>via real time</w:t>
      </w:r>
      <w:r>
        <w:t xml:space="preserve"> subtle skin-colour </w:t>
      </w:r>
      <w:r w:rsidR="4600F581">
        <w:t>change</w:t>
      </w:r>
      <w:r>
        <w:t>; runs entirely in-browser</w:t>
      </w:r>
      <w:sdt>
        <w:sdtPr>
          <w:rPr>
            <w:rFonts w:ascii="Aptos" w:hAnsi="Aptos"/>
            <w:color w:val="0E2841"/>
            <w:vertAlign w:val="superscript"/>
          </w:rPr>
          <w:tag w:val="MENDELEY_CITATION_v3_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"/>
          <w:id w:val="1218478303"/>
          <w:placeholder>
            <w:docPart w:val="DefaultPlaceholder_-1854013440"/>
          </w:placeholder>
        </w:sdtPr>
        <w:sdtContent>
          <w:r w:rsidRPr="00517457" w:rsidR="00517457">
            <w:rPr>
              <w:rFonts w:ascii="Aptos" w:hAnsi="Aptos" w:eastAsia="Aptos" w:cs="Aptos"/>
              <w:color w:val="0E2841"/>
              <w:vertAlign w:val="superscript"/>
            </w:rPr>
            <w:t>131</w:t>
          </w:r>
        </w:sdtContent>
      </w:sdt>
      <w:r>
        <w:t>.</w:t>
      </w:r>
      <w:r w:rsidR="6CE0BCAA">
        <w:t xml:space="preserve"> </w:t>
      </w:r>
      <w:r w:rsidR="184A43F7">
        <w:t>Image</w:t>
      </w:r>
      <w:r w:rsidR="00197867">
        <w:t xml:space="preserve"> shows</w:t>
      </w:r>
      <w:r w:rsidR="3C638090">
        <w:t xml:space="preserve"> live webcam feed </w:t>
      </w:r>
      <w:r w:rsidR="00197867">
        <w:t>and</w:t>
      </w:r>
      <w:r w:rsidR="321BFC72">
        <w:t xml:space="preserve"> estimated </w:t>
      </w:r>
      <w:r w:rsidR="7E9205AC">
        <w:t>heart rate</w:t>
      </w:r>
      <w:r w:rsidR="00197867">
        <w:t>.</w:t>
      </w:r>
      <w:r w:rsidR="6E00DB7B">
        <w:t xml:space="preserve"> </w:t>
      </w:r>
      <w:hyperlink r:id="rId45">
        <w:r w:rsidRPr="6E405759">
          <w:rPr>
            <w:rStyle w:val="Hyperlink"/>
          </w:rPr>
          <w:t>Demo</w:t>
        </w:r>
      </w:hyperlink>
      <w:r w:rsidR="7A6624D4">
        <w:t xml:space="preserve">. </w:t>
      </w:r>
      <w:r w:rsidR="6340FE5E">
        <w:t>©</w:t>
      </w:r>
      <w:r w:rsidR="7A6624D4">
        <w:t xml:space="preserve"> P</w:t>
      </w:r>
      <w:r w:rsidR="47E68712">
        <w:t>.</w:t>
      </w:r>
      <w:r w:rsidR="7A6624D4">
        <w:t>V. Rouast / Rouast Labs</w:t>
      </w:r>
      <w:r w:rsidR="6985D767">
        <w:t>.</w:t>
      </w:r>
    </w:p>
    <w:p w:rsidRPr="00ED2E80" w:rsidR="00ED2E80" w:rsidP="0016249B" w:rsidRDefault="08217BE6" w14:paraId="20A5EFD3" w14:textId="6272C392">
      <w:pPr>
        <w:pStyle w:val="Heading2"/>
      </w:pPr>
      <w:bookmarkStart w:name="_Toc1167544260" w:id="478"/>
      <w:r>
        <w:t>Pract</w:t>
      </w:r>
      <w:r w:rsidR="71677960">
        <w:t>ical insights</w:t>
      </w:r>
      <w:bookmarkEnd w:id="478"/>
    </w:p>
    <w:p w:rsidR="4521A11D" w:rsidP="71CB20EA" w:rsidRDefault="4521A11D" w14:paraId="2FCEF6CB" w14:textId="0BD01968">
      <w:pPr>
        <w:pStyle w:val="Heading3"/>
      </w:pPr>
      <w:bookmarkStart w:name="_Toc1381352645" w:id="479"/>
      <w:r>
        <w:t xml:space="preserve">Boosting </w:t>
      </w:r>
      <w:r w:rsidR="4A84EBAB">
        <w:t xml:space="preserve">true </w:t>
      </w:r>
      <w:r>
        <w:t>bodily signals</w:t>
      </w:r>
      <w:bookmarkEnd w:id="479"/>
    </w:p>
    <w:p w:rsidR="4521A11D" w:rsidP="71CB20EA" w:rsidRDefault="4521A11D" w14:paraId="73506C48" w14:textId="0CE1E523">
      <w:r>
        <w:t xml:space="preserve">Experiences that bring </w:t>
      </w:r>
      <w:r w:rsidR="7B196004">
        <w:t xml:space="preserve">our real </w:t>
      </w:r>
      <w:r>
        <w:t xml:space="preserve">bodily sensations more effectively to our awareness may be able to support physical and emotional regulation. For example, heartrate and breathing </w:t>
      </w:r>
      <w:r w:rsidR="39EAAA7C">
        <w:t xml:space="preserve">monitors </w:t>
      </w:r>
      <w:r>
        <w:t xml:space="preserve">are often used </w:t>
      </w:r>
      <w:r w:rsidR="47501A5C">
        <w:t xml:space="preserve">to provide feedback to participants </w:t>
      </w:r>
      <w:r>
        <w:t xml:space="preserve">in relaxation-focused </w:t>
      </w:r>
      <w:r w:rsidR="580CD7E7">
        <w:t>experiences.</w:t>
      </w:r>
    </w:p>
    <w:p w:rsidR="0043240F" w:rsidP="71CB20EA" w:rsidRDefault="730DDF3D" w14:paraId="5C63EF68" w14:textId="0FE67FA8">
      <w:pPr>
        <w:pStyle w:val="Heading3"/>
      </w:pPr>
      <w:bookmarkStart w:name="_Toc1529958236" w:id="480"/>
      <w:r>
        <w:t>Creating i</w:t>
      </w:r>
      <w:r w:rsidR="66DF270D">
        <w:t>llusory bodily signals</w:t>
      </w:r>
      <w:bookmarkEnd w:id="480"/>
    </w:p>
    <w:p w:rsidR="00967F98" w:rsidP="693A94D7" w:rsidRDefault="2DA08F25" w14:paraId="0D19D2B8" w14:textId="7E932ADE">
      <w:pPr>
        <w:spacing w:line="259" w:lineRule="auto"/>
        <w:rPr>
          <w:rFonts w:ascii="Aptos" w:hAnsi="Aptos"/>
          <w:color w:val="000000" w:themeColor="text1"/>
          <w:vertAlign w:val="superscript"/>
        </w:rPr>
      </w:pPr>
      <w:r>
        <w:t>It is also possible to create interoceptive illusions, for example by providing</w:t>
      </w:r>
      <w:r w:rsidR="5A96EA65">
        <w:t xml:space="preserve"> </w:t>
      </w:r>
      <w:r w:rsidR="195E1D82">
        <w:t xml:space="preserve">a </w:t>
      </w:r>
      <w:r w:rsidR="5A96EA65">
        <w:t xml:space="preserve">haptic </w:t>
      </w:r>
      <w:r w:rsidR="669EDF0D">
        <w:t>or</w:t>
      </w:r>
      <w:r w:rsidR="5A96EA65">
        <w:t xml:space="preserve"> audio </w:t>
      </w:r>
      <w:r w:rsidR="59AA1F18">
        <w:t>heartbeat</w:t>
      </w:r>
      <w:r w:rsidR="5A96EA65">
        <w:t xml:space="preserve"> (</w:t>
      </w:r>
      <w:r w:rsidR="1E29402B">
        <w:t>e.g.</w:t>
      </w:r>
      <w:r w:rsidR="5A96EA65">
        <w:t xml:space="preserve">, a </w:t>
      </w:r>
      <w:r w:rsidR="44BB01C0">
        <w:t xml:space="preserve">heartbeat </w:t>
      </w:r>
      <w:r w:rsidR="5A96EA65">
        <w:t xml:space="preserve">sound or </w:t>
      </w:r>
      <w:r w:rsidR="07A17A64">
        <w:t xml:space="preserve">pulse-like </w:t>
      </w:r>
      <w:r w:rsidR="5A96EA65">
        <w:t>vibrati</w:t>
      </w:r>
      <w:r w:rsidR="39651092">
        <w:t>on</w:t>
      </w:r>
      <w:r w:rsidR="5A96EA65">
        <w:t>)</w:t>
      </w:r>
      <w:r w:rsidR="57B02BA4">
        <w:t>.</w:t>
      </w:r>
      <w:r w:rsidR="5A96EA65">
        <w:t xml:space="preserve"> If the illusion is convincing</w:t>
      </w:r>
      <w:r w:rsidR="2E368551">
        <w:t>,</w:t>
      </w:r>
      <w:r w:rsidR="5A96EA65">
        <w:t xml:space="preserve"> timed closely enough to the real pulse</w:t>
      </w:r>
      <w:r w:rsidR="5FBB6692">
        <w:t xml:space="preserve">, </w:t>
      </w:r>
      <w:r w:rsidR="5A96EA65">
        <w:t xml:space="preserve">people </w:t>
      </w:r>
      <w:r w:rsidR="6E8D2BFB">
        <w:t>can</w:t>
      </w:r>
      <w:r w:rsidR="5A96EA65">
        <w:t xml:space="preserve"> think </w:t>
      </w:r>
      <w:r w:rsidR="27FE62E3">
        <w:t xml:space="preserve">that </w:t>
      </w:r>
      <w:r w:rsidR="5A96EA65">
        <w:t xml:space="preserve">the artificial rhythm is their own, </w:t>
      </w:r>
      <w:r w:rsidR="6CCF0625">
        <w:t>and this can</w:t>
      </w:r>
      <w:r w:rsidR="5A96EA65">
        <w:t xml:space="preserve"> in turn modulate their emotional state</w:t>
      </w:r>
      <w:r w:rsidR="6DABEE58">
        <w:t xml:space="preserve"> </w:t>
      </w:r>
      <w:r w:rsidR="29BB5C6F">
        <w:t>(</w:t>
      </w:r>
      <w:r w:rsidR="2B113118">
        <w:t xml:space="preserve">e.g., </w:t>
      </w:r>
      <w:r w:rsidR="29BB5C6F">
        <w:t>increasing fear by portraying a rising heartrate, or promoting</w:t>
      </w:r>
      <w:r w:rsidR="5A96EA65">
        <w:t xml:space="preserve"> calm</w:t>
      </w:r>
      <w:r w:rsidR="41C951BA">
        <w:t xml:space="preserve"> </w:t>
      </w:r>
      <w:r w:rsidR="5A96EA65">
        <w:t>through simulated slow, steady beats</w:t>
      </w:r>
      <w:sdt>
        <w:sdtPr>
          <w:rPr>
            <w:rFonts w:ascii="Aptos" w:hAnsi="Aptos"/>
            <w:color w:val="000000"/>
            <w:vertAlign w:val="superscript"/>
          </w:rPr>
          <w:tag w:val="MENDELEY_CITATION_v3_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"/>
          <w:id w:val="-128240845"/>
          <w:placeholder>
            <w:docPart w:val="DefaultPlaceholder_-1854013440"/>
          </w:placeholder>
        </w:sdtPr>
        <w:sdtContent>
          <w:r w:rsidRPr="00517457" w:rsidR="00517457">
            <w:rPr>
              <w:rFonts w:ascii="Aptos" w:hAnsi="Aptos" w:eastAsia="Aptos" w:cs="Aptos"/>
              <w:color w:val="000000"/>
              <w:vertAlign w:val="superscript"/>
            </w:rPr>
            <w:t>132</w:t>
          </w:r>
        </w:sdtContent>
      </w:sdt>
      <w:r w:rsidRPr="6E405759" w:rsidR="16FE44AC">
        <w:rPr>
          <w:rFonts w:ascii="Aptos" w:hAnsi="Aptos"/>
          <w:color w:val="000000" w:themeColor="text1"/>
        </w:rPr>
        <w:t>).</w:t>
      </w:r>
    </w:p>
    <w:p w:rsidRPr="00E501C7" w:rsidR="00967F98" w:rsidP="71CB20EA" w:rsidRDefault="2F8E7AEE" w14:paraId="38D50AB7" w14:textId="204748AB">
      <w:pPr>
        <w:pStyle w:val="Heading2"/>
      </w:pPr>
      <w:bookmarkStart w:name="_Toc761373527" w:id="481"/>
      <w:r>
        <w:t xml:space="preserve">Inclusion </w:t>
      </w:r>
      <w:r w:rsidR="0B504980">
        <w:t>c</w:t>
      </w:r>
      <w:r>
        <w:t>onsiderations</w:t>
      </w:r>
      <w:bookmarkEnd w:id="481"/>
    </w:p>
    <w:p w:rsidR="1898712A" w:rsidP="71CB20EA" w:rsidRDefault="59329816" w14:paraId="5CAE9C66" w14:textId="0E204A8B">
      <w:pPr>
        <w:pStyle w:val="Heading3"/>
      </w:pPr>
      <w:bookmarkStart w:name="_Toc1258088852" w:id="482"/>
      <w:r>
        <w:t>Individual differences</w:t>
      </w:r>
      <w:bookmarkEnd w:id="482"/>
    </w:p>
    <w:p w:rsidR="1898712A" w:rsidP="71CB20EA" w:rsidRDefault="59329816" w14:paraId="67666718" w14:textId="6DA4EC67">
      <w:pPr>
        <w:spacing w:after="0"/>
        <w:rPr>
          <w:rFonts w:ascii="Aptos" w:hAnsi="Aptos" w:eastAsia="Aptos" w:cs="Aptos"/>
        </w:rPr>
      </w:pPr>
      <w:r w:rsidRPr="71CB20EA">
        <w:rPr>
          <w:rFonts w:ascii="Aptos" w:hAnsi="Aptos" w:eastAsia="Aptos" w:cs="Aptos"/>
        </w:rPr>
        <w:t>A</w:t>
      </w:r>
      <w:r w:rsidRPr="71CB20EA" w:rsidR="2F8E7AEE">
        <w:rPr>
          <w:rFonts w:ascii="Aptos" w:hAnsi="Aptos" w:eastAsia="Aptos" w:cs="Aptos"/>
        </w:rPr>
        <w:t xml:space="preserve">mplifying interoceptive signals can increase anxiety or be uncomfortable for some. </w:t>
      </w:r>
      <w:r w:rsidRPr="71CB20EA" w:rsidR="1C9F58CC">
        <w:rPr>
          <w:rFonts w:ascii="Aptos" w:hAnsi="Aptos" w:eastAsia="Aptos" w:cs="Aptos"/>
        </w:rPr>
        <w:t xml:space="preserve">In addition, many people do not experience strong interoceptive sensations, so experiences that are overly dependent on subtle interoceptive cues may not </w:t>
      </w:r>
      <w:r w:rsidR="00186D32">
        <w:rPr>
          <w:rFonts w:ascii="Aptos" w:hAnsi="Aptos" w:eastAsia="Aptos" w:cs="Aptos"/>
        </w:rPr>
        <w:t>work well</w:t>
      </w:r>
      <w:r w:rsidRPr="71CB20EA" w:rsidR="1C9F58CC">
        <w:rPr>
          <w:rFonts w:ascii="Aptos" w:hAnsi="Aptos" w:eastAsia="Aptos" w:cs="Aptos"/>
        </w:rPr>
        <w:t xml:space="preserve"> </w:t>
      </w:r>
      <w:r w:rsidR="00186D32">
        <w:rPr>
          <w:rFonts w:ascii="Aptos" w:hAnsi="Aptos" w:eastAsia="Aptos" w:cs="Aptos"/>
        </w:rPr>
        <w:t>for</w:t>
      </w:r>
      <w:r w:rsidRPr="71CB20EA" w:rsidR="1C9F58CC">
        <w:rPr>
          <w:rFonts w:ascii="Aptos" w:hAnsi="Aptos" w:eastAsia="Aptos" w:cs="Aptos"/>
        </w:rPr>
        <w:t xml:space="preserve"> these audience</w:t>
      </w:r>
      <w:r w:rsidRPr="71CB20EA" w:rsidR="018FCBE6">
        <w:rPr>
          <w:rFonts w:ascii="Aptos" w:hAnsi="Aptos" w:eastAsia="Aptos" w:cs="Aptos"/>
        </w:rPr>
        <w:t xml:space="preserve"> member</w:t>
      </w:r>
      <w:r w:rsidRPr="71CB20EA" w:rsidR="1C9F58CC">
        <w:rPr>
          <w:rFonts w:ascii="Aptos" w:hAnsi="Aptos" w:eastAsia="Aptos" w:cs="Aptos"/>
        </w:rPr>
        <w:t>s.</w:t>
      </w:r>
    </w:p>
    <w:p w:rsidR="1898712A" w:rsidP="71CB20EA" w:rsidRDefault="1C9F58CC" w14:paraId="2DE353C7" w14:textId="03917C2E">
      <w:pPr>
        <w:pStyle w:val="Heading3"/>
      </w:pPr>
      <w:bookmarkStart w:name="_Toc416376307" w:id="483"/>
      <w:r>
        <w:t>Data protection</w:t>
      </w:r>
      <w:bookmarkEnd w:id="483"/>
    </w:p>
    <w:p w:rsidR="00104A42" w:rsidRDefault="1C9F58CC" w14:paraId="633BBBE2" w14:textId="40AB31CF">
      <w:r>
        <w:t>Biometric data can be highly sensitive</w:t>
      </w:r>
      <w:r w:rsidR="45307239">
        <w:t xml:space="preserve">. For example, heartrate monitoring may reveal abnormalities that a participant may not yet be aware of and that </w:t>
      </w:r>
      <w:r w:rsidR="28E39BA6">
        <w:t>onsite staff may not be trained to handle</w:t>
      </w:r>
      <w:r w:rsidR="45307239">
        <w:t>.</w:t>
      </w:r>
      <w:r w:rsidR="2F8E7AEE">
        <w:t xml:space="preserve"> </w:t>
      </w:r>
      <w:r w:rsidR="755469C2">
        <w:t>U</w:t>
      </w:r>
      <w:r w:rsidR="2F8E7AEE">
        <w:t>ser consent</w:t>
      </w:r>
      <w:r w:rsidR="4C98ABC3">
        <w:t xml:space="preserve"> and</w:t>
      </w:r>
      <w:r w:rsidR="2F8E7AEE">
        <w:t xml:space="preserve"> data privacy</w:t>
      </w:r>
      <w:r w:rsidR="7ABBA540">
        <w:t xml:space="preserve"> considerations are critical</w:t>
      </w:r>
      <w:r w:rsidR="2F8E7AEE">
        <w:t xml:space="preserve">. </w:t>
      </w:r>
    </w:p>
    <w:p w:rsidR="00292272" w:rsidP="006D66B9" w:rsidRDefault="00292272" w14:paraId="21C72C93" w14:textId="77777777"/>
    <w:p w:rsidRPr="00292272" w:rsidR="00292272" w:rsidP="00292272" w:rsidRDefault="00292272" w14:paraId="490CF1EC" w14:textId="7A41609B">
      <w:pPr>
        <w:pStyle w:val="Heading1"/>
      </w:pPr>
      <w:bookmarkStart w:name="_Toc871477746" w:id="484"/>
      <w:bookmarkStart w:name="_Ref224719945" w:id="485"/>
      <w:r>
        <w:t xml:space="preserve">In focus: </w:t>
      </w:r>
      <w:r w:rsidR="00C965B2">
        <w:t>Proprioception and body map</w:t>
      </w:r>
      <w:bookmarkEnd w:id="484"/>
      <w:bookmarkEnd w:id="485"/>
    </w:p>
    <w:p w:rsidR="3C532172" w:rsidRDefault="3C532172" w14:paraId="7F057443" w14:textId="09B9FB76">
      <w:r>
        <w:t xml:space="preserve">Our proprioceptive system constantly tells us where each limb is and how the body is arranged; the body schema is the brain’s running model of that information. </w:t>
      </w:r>
      <w:r w:rsidR="24D82009">
        <w:t xml:space="preserve">In </w:t>
      </w:r>
      <w:r w:rsidR="1C43C028">
        <w:t>V</w:t>
      </w:r>
      <w:r w:rsidR="44ECA4A4">
        <w:t>R</w:t>
      </w:r>
      <w:r w:rsidR="24D82009">
        <w:t xml:space="preserve">, </w:t>
      </w:r>
      <w:r w:rsidR="1C43C028">
        <w:t>A</w:t>
      </w:r>
      <w:r w:rsidR="5103D2D5">
        <w:t>R</w:t>
      </w:r>
      <w:r w:rsidR="00CC1A3A">
        <w:t xml:space="preserve"> </w:t>
      </w:r>
      <w:r>
        <w:t xml:space="preserve">and </w:t>
      </w:r>
      <w:r w:rsidR="6AEBE2D1">
        <w:t>M</w:t>
      </w:r>
      <w:r w:rsidR="3E41F442">
        <w:t>R</w:t>
      </w:r>
      <w:r>
        <w:t>, this map is surprisingly pliable</w:t>
      </w:r>
      <w:r w:rsidR="2178BCD9">
        <w:t xml:space="preserve"> – </w:t>
      </w:r>
      <w:r>
        <w:t>sight, touch and movement cues can nudge it to accept new limb sizes, extra joints or even a completely different body.  </w:t>
      </w:r>
    </w:p>
    <w:p w:rsidRPr="00292272" w:rsidR="00292272" w:rsidP="006D66B9" w:rsidRDefault="00292272" w14:paraId="10A9B43E" w14:textId="7BC370D4">
      <w:pPr>
        <w:pStyle w:val="Heading4"/>
        <w:ind w:left="720"/>
        <w:rPr>
          <w:rFonts w:ascii="Arial" w:hAnsi="Arial" w:cs="Arial"/>
        </w:rPr>
      </w:pPr>
      <w:bookmarkStart w:name="_Toc679005349" w:id="486"/>
      <w:r>
        <w:t>Case Study:</w:t>
      </w:r>
      <w:r w:rsidR="00A37CE5">
        <w:t xml:space="preserve"> </w:t>
      </w:r>
      <w:r w:rsidRPr="18104931" w:rsidR="00A37CE5">
        <w:rPr>
          <w:rFonts w:ascii="Arial" w:hAnsi="Arial" w:cs="Arial"/>
        </w:rPr>
        <w:t>Body of Mine</w:t>
      </w:r>
      <w:bookmarkEnd w:id="486"/>
    </w:p>
    <w:p w:rsidRPr="0053197D" w:rsidR="0053197D" w:rsidP="6A31513F" w:rsidRDefault="53F42C25" w14:paraId="79F62BE6" w14:textId="4AB82B67">
      <w:r>
        <w:t xml:space="preserve">In </w:t>
      </w:r>
      <w:r w:rsidR="7AE80D40">
        <w:t xml:space="preserve">the </w:t>
      </w:r>
      <w:r>
        <w:t>a</w:t>
      </w:r>
      <w:r w:rsidR="42EF741D">
        <w:t>ward-winning full-body-tracked VR experience</w:t>
      </w:r>
      <w:r w:rsidR="767A8A77">
        <w:t xml:space="preserve">, </w:t>
      </w:r>
      <w:r w:rsidRPr="6E405759" w:rsidR="767A8A77">
        <w:rPr>
          <w:b/>
          <w:bCs/>
          <w:i/>
          <w:iCs/>
        </w:rPr>
        <w:t>Body of Mine</w:t>
      </w:r>
      <w:r w:rsidR="42EF741D">
        <w:t xml:space="preserve"> by </w:t>
      </w:r>
      <w:r w:rsidRPr="6E405759" w:rsidR="42EF741D">
        <w:rPr>
          <w:i/>
          <w:iCs/>
        </w:rPr>
        <w:t>Cameron Kostopoulos</w:t>
      </w:r>
      <w:sdt>
        <w:sdtPr>
          <w:rPr>
            <w:rFonts w:ascii="Aptos" w:hAnsi="Aptos"/>
            <w:i/>
            <w:iCs/>
            <w:color w:val="000000"/>
            <w:vertAlign w:val="superscript"/>
          </w:rPr>
          <w:tag w:val="MENDELEY_CITATION_v3_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"/>
          <w:id w:val="1112636791"/>
          <w:placeholder>
            <w:docPart w:val="DefaultPlaceholder_-1854013440"/>
          </w:placeholder>
        </w:sdtPr>
        <w:sdtContent>
          <w:r w:rsidRPr="00517457" w:rsidR="00517457">
            <w:rPr>
              <w:rFonts w:ascii="Aptos" w:hAnsi="Aptos" w:eastAsia="Aptos" w:cs="Aptos"/>
              <w:i/>
              <w:iCs/>
              <w:color w:val="000000"/>
              <w:vertAlign w:val="superscript"/>
            </w:rPr>
            <w:t>133</w:t>
          </w:r>
        </w:sdtContent>
      </w:sdt>
      <w:r w:rsidR="42EF741D">
        <w:t xml:space="preserve"> (</w:t>
      </w:r>
      <w:r w:rsidRPr="6E405759" w:rsidR="42EF741D">
        <w:rPr>
          <w:i/>
          <w:iCs/>
        </w:rPr>
        <w:t>SXSW 2023, Venice Immersive</w:t>
      </w:r>
      <w:r w:rsidR="42EF741D">
        <w:t xml:space="preserve"> </w:t>
      </w:r>
      <w:r w:rsidRPr="6E405759" w:rsidR="42EF741D">
        <w:rPr>
          <w:i/>
          <w:iCs/>
        </w:rPr>
        <w:t>2023</w:t>
      </w:r>
      <w:r w:rsidR="42EF741D">
        <w:t>)</w:t>
      </w:r>
      <w:r>
        <w:t>, u</w:t>
      </w:r>
      <w:r w:rsidR="42EF741D">
        <w:t>sers step into an avatar of a different gender</w:t>
      </w:r>
      <w:r>
        <w:t>. L</w:t>
      </w:r>
      <w:r w:rsidR="42EF741D">
        <w:t xml:space="preserve">ive head, hand and eye tracking ensure movements line up, while first-person audio from trans interviewees </w:t>
      </w:r>
      <w:r w:rsidR="52875BBB">
        <w:t xml:space="preserve">is delivered </w:t>
      </w:r>
      <w:r w:rsidR="42EF741D">
        <w:t xml:space="preserve">through spatialised sound, tightening ownership of the borrowed body.  </w:t>
      </w:r>
    </w:p>
    <w:p w:rsidRPr="0053197D" w:rsidR="0053197D" w:rsidP="006D66B9" w:rsidRDefault="00B67292" w14:paraId="193BFA35" w14:textId="7841978B">
      <w:pPr>
        <w:pStyle w:val="Heading2"/>
        <w:rPr>
          <w:rFonts w:eastAsiaTheme="minorEastAsia" w:cstheme="minorBidi"/>
          <w:color w:val="auto"/>
          <w:sz w:val="24"/>
          <w:szCs w:val="24"/>
        </w:rPr>
      </w:pPr>
      <w:bookmarkStart w:name="_Toc886284555" w:id="487"/>
      <w:r>
        <w:t>Practical Insights</w:t>
      </w:r>
      <w:bookmarkEnd w:id="487"/>
    </w:p>
    <w:p w:rsidRPr="00F43DC5" w:rsidR="00F43DC5" w:rsidP="006D66B9" w:rsidRDefault="00F43DC5" w14:paraId="570161AB" w14:textId="77910F94">
      <w:pPr>
        <w:pStyle w:val="Heading3"/>
      </w:pPr>
      <w:bookmarkStart w:name="_Toc1907607100" w:id="488"/>
      <w:r>
        <w:t xml:space="preserve">Masking bulky haptics </w:t>
      </w:r>
      <w:r w:rsidR="00FA3647">
        <w:t>gear</w:t>
      </w:r>
      <w:bookmarkEnd w:id="488"/>
    </w:p>
    <w:p w:rsidR="00CD4625" w:rsidP="00CD4625" w:rsidRDefault="6DE0F857" w14:paraId="4A97C173" w14:textId="65B6286F">
      <w:r>
        <w:t>Synchronous visual–tactile cues, such as those used in rubber-hand</w:t>
      </w:r>
      <w:r w:rsidR="19D5DF08">
        <w:t xml:space="preserve"> </w:t>
      </w:r>
      <w:r w:rsidR="5B649BE0">
        <w:t>illusions</w:t>
      </w:r>
      <w:r w:rsidR="1898CAB5">
        <w:t xml:space="preserve"> </w:t>
      </w:r>
      <w:r w:rsidR="19D5DF08">
        <w:t>(</w:t>
      </w:r>
      <w:r w:rsidR="76604C3D">
        <w:t>see</w:t>
      </w:r>
      <w:r w:rsidR="35CB5C73">
        <w:t xml:space="preserve"> the</w:t>
      </w:r>
      <w:r w:rsidR="19D5DF08">
        <w:t xml:space="preserve"> </w:t>
      </w:r>
      <w:r>
        <w:fldChar w:fldCharType="begin"/>
      </w:r>
      <w:r>
        <w:instrText xml:space="preserve"> REF _Ref209526585 \h  \* MERGEFORMAT </w:instrText>
      </w:r>
      <w:r>
        <w:fldChar w:fldCharType="separate"/>
      </w:r>
      <w:r w:rsidR="19D5DF08">
        <w:t>Crossmodal illusions</w:t>
      </w:r>
      <w:r>
        <w:fldChar w:fldCharType="end"/>
      </w:r>
      <w:r w:rsidR="19D5DF08">
        <w:t xml:space="preserve"> section</w:t>
      </w:r>
      <w:r w:rsidR="01384991">
        <w:t xml:space="preserve"> for details</w:t>
      </w:r>
      <w:r w:rsidR="19D5DF08">
        <w:t>)</w:t>
      </w:r>
      <w:r>
        <w:t>, can shift perceived limb position by several centimetres in under 60 seconds</w:t>
      </w:r>
      <w:ins w:author="Levstek, Marusa" w:date="2026-09-25T16:41:00Z" w16du:dateUtc="2026-09-25T16:41:01Z" w:id="489">
        <w:r w:rsidR="74C4DAD5">
          <w:t>.</w:t>
        </w:r>
      </w:ins>
      <w:sdt>
        <w:sdtPr>
          <w:rPr>
            <w:rFonts w:ascii="Aptos" w:hAnsi="Aptos"/>
            <w:color w:val="000000" w:themeColor="text1"/>
            <w:vertAlign w:val="superscript"/>
          </w:rPr>
          <w:tag w:val="MENDELEY_CITATION_v3_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"/>
          <w:id w:val="1142234487"/>
          <w:placeholder>
            <w:docPart w:val="DefaultPlaceholder_-1854013440"/>
          </w:placeholder>
        </w:sdtPr>
        <w:sdtContent>
          <w:r w:rsidRPr="00517457" w:rsidR="00517457">
            <w:rPr>
              <w:rFonts w:ascii="Aptos" w:hAnsi="Aptos" w:eastAsia="Aptos" w:cs="Aptos"/>
              <w:color w:val="000000"/>
              <w:vertAlign w:val="superscript"/>
            </w:rPr>
            <w:t>35</w:t>
          </w:r>
        </w:sdtContent>
      </w:sdt>
      <w:del w:author="Levstek, Marusa" w:date="2026-09-25T16:41:00Z" w16du:dateUtc="2026-09-25T16:41:00Z" w:id="490">
        <w:r w:rsidDel="6DE0F857">
          <w:delText>.</w:delText>
        </w:r>
      </w:del>
      <w:r>
        <w:t xml:space="preserve"> At the whole-body level, the effect is even greater: just 60 seconds of synchronous</w:t>
      </w:r>
      <w:r w:rsidR="49ED2488">
        <w:t>ly stroking someone’s back whilst also being seen</w:t>
      </w:r>
      <w:r w:rsidR="536872F1">
        <w:t xml:space="preserve"> (by the person)</w:t>
      </w:r>
      <w:r w:rsidR="49ED2488">
        <w:t xml:space="preserve"> to stroke an avatar’s back</w:t>
      </w:r>
      <w:r>
        <w:t xml:space="preserve"> can displace perceived self-location by up to 24 cm toward </w:t>
      </w:r>
      <w:r w:rsidR="49ED2488">
        <w:t>the</w:t>
      </w:r>
      <w:r>
        <w:t xml:space="preserve"> avatar</w:t>
      </w:r>
      <w:ins w:author="Levstek, Marusa" w:date="2026-09-25T16:40:00Z" w16du:dateUtc="2026-09-25T16:40:56Z" w:id="491">
        <w:r w:rsidR="4EABBAF3">
          <w:t>.</w:t>
        </w:r>
      </w:ins>
      <w:sdt>
        <w:sdtPr>
          <w:rPr>
            <w:rFonts w:ascii="Aptos" w:hAnsi="Aptos"/>
            <w:color w:val="000000" w:themeColor="text1"/>
            <w:vertAlign w:val="superscript"/>
          </w:rPr>
          <w:tag w:val="MENDELEY_CITATION_v3_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"/>
          <w:id w:val="-625534719"/>
          <w:placeholder>
            <w:docPart w:val="DefaultPlaceholder_-1854013440"/>
          </w:placeholder>
        </w:sdtPr>
        <w:sdtContent>
          <w:r w:rsidRPr="00517457" w:rsidR="00517457">
            <w:rPr>
              <w:rFonts w:ascii="Aptos" w:hAnsi="Aptos" w:eastAsia="Aptos" w:cs="Aptos"/>
              <w:color w:val="000000"/>
              <w:vertAlign w:val="superscript"/>
            </w:rPr>
            <w:t>37</w:t>
          </w:r>
        </w:sdtContent>
      </w:sdt>
      <w:del w:author="Levstek, Marusa" w:date="2026-09-25T16:40:00Z" w16du:dateUtc="2026-09-25T16:40:55Z" w:id="492">
        <w:r w:rsidDel="6DE0F857">
          <w:delText>.</w:delText>
        </w:r>
      </w:del>
      <w:r>
        <w:t xml:space="preserve"> Deliberate visual–motor mismatches, such as </w:t>
      </w:r>
      <w:r w:rsidR="49ED2488">
        <w:t>making a hand</w:t>
      </w:r>
      <w:r w:rsidR="4FC103DC">
        <w:t xml:space="preserve"> appear to</w:t>
      </w:r>
      <w:r w:rsidR="49ED2488">
        <w:t xml:space="preserve"> </w:t>
      </w:r>
      <w:r w:rsidR="4FC103DC">
        <w:t xml:space="preserve">rotate 30 degrees more than </w:t>
      </w:r>
      <w:r w:rsidR="49ED2488">
        <w:t>in real life</w:t>
      </w:r>
      <w:r>
        <w:t>, are typically adapted to within minutes</w:t>
      </w:r>
      <w:ins w:author="Levstek, Marusa" w:date="2026-09-25T16:40:00Z" w16du:dateUtc="2026-09-25T16:40:54Z" w:id="493">
        <w:r w:rsidR="38EB981C">
          <w:t>,</w:t>
        </w:r>
      </w:ins>
      <w:sdt>
        <w:sdtPr>
          <w:rPr>
            <w:rFonts w:ascii="Aptos" w:hAnsi="Aptos"/>
            <w:color w:val="000000" w:themeColor="text1"/>
            <w:vertAlign w:val="superscript"/>
          </w:rPr>
          <w:tag w:val="MENDELEY_CITATION_v3_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"/>
          <w:id w:val="1511634884"/>
          <w:placeholder>
            <w:docPart w:val="DefaultPlaceholder_-1854013440"/>
          </w:placeholder>
        </w:sdtPr>
        <w:sdtContent>
          <w:r w:rsidRPr="00517457" w:rsidR="00517457">
            <w:rPr>
              <w:rFonts w:ascii="Aptos" w:hAnsi="Aptos" w:eastAsia="Aptos" w:cs="Aptos"/>
              <w:color w:val="000000"/>
              <w:vertAlign w:val="superscript"/>
            </w:rPr>
            <w:t>134</w:t>
          </w:r>
        </w:sdtContent>
      </w:sdt>
      <w:del w:author="Levstek, Marusa" w:date="2026-09-25T16:40:00Z" w16du:dateUtc="2026-09-25T16:40:52Z" w:id="494">
        <w:r w:rsidDel="6DE0F857">
          <w:delText>,</w:delText>
        </w:r>
      </w:del>
      <w:r>
        <w:t xml:space="preserve"> reflecting the sensorimotor system’s rapid recalibration capabilities. </w:t>
      </w:r>
      <w:r w:rsidR="2664E6BD">
        <w:t>This demonstrates how quickly the sensorimotor system can recalibrate. This plasticity could potentially help hide the physical constraints imposed by bulky haptic devices, given sufficient time is given for adaptation.</w:t>
      </w:r>
    </w:p>
    <w:p w:rsidR="009368D1" w:rsidP="006D66B9" w:rsidRDefault="009368D1" w14:paraId="720116F2" w14:textId="2B22508A">
      <w:pPr>
        <w:pStyle w:val="Heading3"/>
      </w:pPr>
      <w:bookmarkStart w:name="_Toc755198804" w:id="495"/>
      <w:r>
        <w:t>Influencing strength</w:t>
      </w:r>
      <w:bookmarkEnd w:id="495"/>
    </w:p>
    <w:p w:rsidR="00CD4625" w:rsidP="00CD4625" w:rsidRDefault="5FF6F95F" w14:paraId="3AE531F1" w14:textId="0A90F49B">
      <w:r>
        <w:t xml:space="preserve">Being given a different body or having your physical size manipulated in immersive experiences can change how people judge effort and what seems physically possible. In such situations, your body acts like a perceptual ruler, with objects in the virtual environment, distances and actions undertaken being perceived quite differently, sometimes differently from how they feel in reality. A consequence is that some </w:t>
      </w:r>
      <w:r>
        <w:t>interactions might feel easier or harder, and the realism of how objects behave can seem different depending on the perceived body size or identity</w:t>
      </w:r>
      <w:ins w:author="Levstek, Marusa" w:date="2026-09-25T16:40:00Z" w16du:dateUtc="2026-09-25T16:40:49Z" w:id="496">
        <w:r w:rsidR="2437A7D1">
          <w:t>.</w:t>
        </w:r>
      </w:ins>
      <w:sdt>
        <w:sdtPr>
          <w:rPr>
            <w:rFonts w:ascii="Aptos" w:hAnsi="Aptos"/>
            <w:color w:val="000000" w:themeColor="text1"/>
            <w:vertAlign w:val="superscript"/>
          </w:rPr>
          <w:tag w:val="MENDELEY_CITATION_v3_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"/>
          <w:id w:val="-811784955"/>
          <w:placeholder>
            <w:docPart w:val="DefaultPlaceholder_-1854013440"/>
          </w:placeholder>
        </w:sdtPr>
        <w:sdtContent>
          <w:r w:rsidRPr="00517457" w:rsidR="00517457">
            <w:rPr>
              <w:rFonts w:ascii="Aptos" w:hAnsi="Aptos" w:eastAsia="Aptos" w:cs="Aptos"/>
              <w:color w:val="000000"/>
              <w:vertAlign w:val="superscript"/>
            </w:rPr>
            <w:t>135</w:t>
          </w:r>
        </w:sdtContent>
      </w:sdt>
      <w:del w:author="Levstek, Marusa" w:date="2026-09-25T16:40:00Z" w16du:dateUtc="2026-09-25T16:40:47Z" w:id="497">
        <w:r w:rsidDel="6DE0F857">
          <w:delText>.</w:delText>
        </w:r>
      </w:del>
      <w:r w:rsidR="6DE0F857">
        <w:t xml:space="preserve"> </w:t>
      </w:r>
    </w:p>
    <w:p w:rsidR="00765E41" w:rsidP="006D66B9" w:rsidRDefault="00765E41" w14:paraId="56C20036" w14:textId="18600282">
      <w:pPr>
        <w:pStyle w:val="Heading2"/>
      </w:pPr>
      <w:bookmarkStart w:name="_Toc1529329068" w:id="498"/>
      <w:r>
        <w:t>Technical challenges</w:t>
      </w:r>
      <w:bookmarkEnd w:id="498"/>
      <w:r>
        <w:t xml:space="preserve"> </w:t>
      </w:r>
    </w:p>
    <w:p w:rsidR="00765E41" w:rsidP="00765E41" w:rsidRDefault="74EE5C85" w14:paraId="2F7D54FA" w14:textId="1D89FAB5">
      <w:r>
        <w:t xml:space="preserve">Consumer grade trackers remain vulnerable to occlusion and can drift by approximately ±2 cm. </w:t>
      </w:r>
      <w:r w:rsidR="10770C25">
        <w:t>Adding</w:t>
      </w:r>
      <w:r w:rsidR="6FAE7C14">
        <w:t xml:space="preserve"> Inertial Measurement Units (small sensor packages </w:t>
      </w:r>
      <w:r w:rsidR="12A65A2B">
        <w:t xml:space="preserve">containing </w:t>
      </w:r>
      <w:r w:rsidR="6FAE7C14">
        <w:t>accelerometers, gyroscopes</w:t>
      </w:r>
      <w:r w:rsidR="3F00C694">
        <w:t>, etc.</w:t>
      </w:r>
      <w:r w:rsidR="31F00CC0">
        <w:t>)</w:t>
      </w:r>
      <w:r w:rsidR="6FAE7C14">
        <w:t xml:space="preserve"> or </w:t>
      </w:r>
      <w:r w:rsidR="696DAAFD">
        <w:t>using</w:t>
      </w:r>
      <w:r w:rsidR="31F00CC0">
        <w:t xml:space="preserve"> </w:t>
      </w:r>
      <w:r w:rsidR="6FAE7C14">
        <w:t xml:space="preserve">inside-out </w:t>
      </w:r>
      <w:r w:rsidR="38C9314F">
        <w:t xml:space="preserve">tracking </w:t>
      </w:r>
      <w:r w:rsidR="6FAE7C14">
        <w:t xml:space="preserve">(outward facing cameras on VR headsets) </w:t>
      </w:r>
      <w:r w:rsidR="3C47BE5F">
        <w:t xml:space="preserve">can reduce the errors, </w:t>
      </w:r>
      <w:r w:rsidR="6FAE7C14">
        <w:t>but</w:t>
      </w:r>
      <w:r w:rsidR="75391D24">
        <w:t xml:space="preserve"> these can</w:t>
      </w:r>
      <w:r w:rsidR="6FAE7C14">
        <w:t xml:space="preserve"> </w:t>
      </w:r>
      <w:r w:rsidR="5EA5D7CB">
        <w:t>increase system complexity</w:t>
      </w:r>
      <w:ins w:author="Levstek, Marusa" w:date="2026-09-25T16:40:00Z" w16du:dateUtc="2026-09-25T16:40:44Z" w:id="499">
        <w:r w:rsidR="1162CB5C">
          <w:t>.</w:t>
        </w:r>
      </w:ins>
      <w:sdt>
        <w:sdtPr>
          <w:rPr>
            <w:rFonts w:ascii="Aptos" w:hAnsi="Aptos"/>
            <w:color w:val="000000" w:themeColor="text1"/>
            <w:vertAlign w:val="superscript"/>
          </w:rPr>
          <w:tag w:val="MENDELEY_CITATION_v3_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"/>
          <w:id w:val="1633596855"/>
          <w:placeholder>
            <w:docPart w:val="DefaultPlaceholder_-1854013440"/>
          </w:placeholder>
        </w:sdtPr>
        <w:sdtContent>
          <w:r w:rsidRPr="00517457" w:rsidR="00517457">
            <w:rPr>
              <w:rFonts w:ascii="Aptos" w:hAnsi="Aptos" w:eastAsia="Aptos" w:cs="Aptos"/>
              <w:color w:val="000000"/>
              <w:vertAlign w:val="superscript"/>
            </w:rPr>
            <w:t>136</w:t>
          </w:r>
        </w:sdtContent>
      </w:sdt>
      <w:del w:author="Levstek, Marusa" w:date="2026-09-25T16:40:00Z" w16du:dateUtc="2026-09-25T16:40:42Z" w:id="500">
        <w:r w:rsidDel="6FAE7C14">
          <w:delText xml:space="preserve">. </w:delText>
        </w:r>
      </w:del>
    </w:p>
    <w:p w:rsidR="00765E41" w:rsidP="00765E41" w:rsidRDefault="00765E41" w14:paraId="3C66B3C9" w14:textId="047C510C"/>
    <w:p w:rsidR="00765E41" w:rsidP="006D66B9" w:rsidRDefault="00765E41" w14:paraId="2809F996" w14:textId="52D500F5">
      <w:pPr>
        <w:pStyle w:val="Heading2"/>
      </w:pPr>
      <w:bookmarkStart w:name="_Toc336502489" w:id="501"/>
      <w:r>
        <w:t>Inclusion considerations</w:t>
      </w:r>
      <w:bookmarkEnd w:id="501"/>
      <w:r>
        <w:t xml:space="preserve"> </w:t>
      </w:r>
    </w:p>
    <w:p w:rsidR="001324CB" w:rsidP="006D66B9" w:rsidRDefault="00765E41" w14:paraId="219BEF18" w14:textId="7D969F0F">
      <w:pPr>
        <w:pStyle w:val="Heading3"/>
      </w:pPr>
      <w:bookmarkStart w:name="_Toc1941738575" w:id="502"/>
      <w:r>
        <w:t>Proprioceptive diversity</w:t>
      </w:r>
      <w:bookmarkEnd w:id="502"/>
    </w:p>
    <w:p w:rsidR="00765E41" w:rsidP="00765E41" w:rsidRDefault="001324CB" w14:paraId="447328B4" w14:textId="3E5750AC">
      <w:r>
        <w:t>A</w:t>
      </w:r>
      <w:r w:rsidR="00765E41">
        <w:t xml:space="preserve">geing, stroke and conditions that affect sensory or motor function can all distort our sense of limb position. Personalisation can help keep interactions comfortable. For example, allow users to adjust motion-gain </w:t>
      </w:r>
      <w:r w:rsidR="1AE71BBA">
        <w:t>(</w:t>
      </w:r>
      <w:r w:rsidR="00765E41">
        <w:t>the ratio between their real movement and the avatar’s</w:t>
      </w:r>
      <w:r w:rsidR="43BF28E3">
        <w:t xml:space="preserve">) </w:t>
      </w:r>
      <w:r w:rsidR="00765E41">
        <w:t>and provide clear, high-contrast outlines of virtual limbs so visual cues can compensate for reduced proprioceptive</w:t>
      </w:r>
      <w:r w:rsidR="7FA3C91B">
        <w:t xml:space="preserve"> and </w:t>
      </w:r>
      <w:r w:rsidR="00765E41">
        <w:t xml:space="preserve">motor acuity (see the section on </w:t>
      </w:r>
      <w:r w:rsidR="194853FE">
        <w:t>P</w:t>
      </w:r>
      <w:r w:rsidR="00765E41">
        <w:t xml:space="preserve">lasticity). </w:t>
      </w:r>
    </w:p>
    <w:p w:rsidR="001324CB" w:rsidP="006D66B9" w:rsidRDefault="001324CB" w14:paraId="5CA60D51" w14:textId="23AE670F">
      <w:pPr>
        <w:pStyle w:val="Heading3"/>
      </w:pPr>
      <w:bookmarkStart w:name="_Toc1692584431" w:id="503"/>
      <w:r>
        <w:t>Sensory mismatch</w:t>
      </w:r>
      <w:bookmarkEnd w:id="503"/>
    </w:p>
    <w:p w:rsidR="00765E41" w:rsidP="00765E41" w:rsidRDefault="783F393F" w14:paraId="7D9DCEEB" w14:textId="095E0AC8">
      <w:r>
        <w:t>S</w:t>
      </w:r>
      <w:r w:rsidR="6FAE7C14">
        <w:t>ensory mismatch can induce nausea</w:t>
      </w:r>
      <w:r w:rsidR="5770B547">
        <w:t xml:space="preserve">, </w:t>
      </w:r>
      <w:r w:rsidR="69EBBEA4">
        <w:t>dizziness</w:t>
      </w:r>
      <w:r w:rsidR="5770B547">
        <w:t xml:space="preserve"> and lingering disorientation</w:t>
      </w:r>
      <w:r w:rsidR="6FAE7C14">
        <w:t>. Adaptation periods can help. Provide content warnings</w:t>
      </w:r>
      <w:r w:rsidR="47B05701">
        <w:t xml:space="preserve">, preview videos, opt-out points, </w:t>
      </w:r>
      <w:r w:rsidR="1FF4219C">
        <w:t>clear exit routines and seated decompression recovery zones</w:t>
      </w:r>
      <w:ins w:author="Levstek, Marusa" w:date="2026-09-25T16:40:00Z" w16du:dateUtc="2026-09-25T16:40:37Z" w:id="504">
        <w:r w:rsidR="6E9B5B18">
          <w:t>.</w:t>
        </w:r>
      </w:ins>
      <w:sdt>
        <w:sdtPr>
          <w:rPr>
            <w:rFonts w:ascii="Aptos" w:hAnsi="Aptos"/>
            <w:color w:val="000000" w:themeColor="text1"/>
            <w:vertAlign w:val="superscript"/>
          </w:rPr>
          <w:tag w:val="MENDELEY_CITATION_v3_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"/>
          <w:id w:val="-1126316393"/>
          <w:placeholder>
            <w:docPart w:val="DefaultPlaceholder_-1854013440"/>
          </w:placeholder>
        </w:sdtPr>
        <w:sdtContent>
          <w:r w:rsidRPr="00517457" w:rsidR="00517457">
            <w:rPr>
              <w:rFonts w:ascii="Aptos" w:hAnsi="Aptos" w:eastAsia="Aptos" w:cs="Aptos"/>
              <w:color w:val="000000"/>
              <w:vertAlign w:val="superscript"/>
            </w:rPr>
            <w:t>78</w:t>
          </w:r>
        </w:sdtContent>
      </w:sdt>
      <w:del w:author="Levstek, Marusa" w:date="2026-09-25T16:40:00Z" w16du:dateUtc="2026-09-25T16:40:35Z" w:id="505">
        <w:r w:rsidDel="1FF4219C">
          <w:delText>.</w:delText>
        </w:r>
      </w:del>
    </w:p>
    <w:p w:rsidRPr="00293566" w:rsidR="00293566" w:rsidP="006D66B9" w:rsidRDefault="7B9346B3" w14:paraId="5E0E0484" w14:textId="415C71E8">
      <w:r>
        <w:t xml:space="preserve">In </w:t>
      </w:r>
      <w:r w:rsidR="5953D153">
        <w:t>v</w:t>
      </w:r>
      <w:r>
        <w:t xml:space="preserve">irtual </w:t>
      </w:r>
      <w:r w:rsidR="49C7DEB6">
        <w:t>p</w:t>
      </w:r>
      <w:r>
        <w:t>roduction</w:t>
      </w:r>
      <w:r w:rsidR="6FAE7C14">
        <w:t>, actors can fall over with background shifts</w:t>
      </w:r>
      <w:r w:rsidR="2A2897F8">
        <w:t>.</w:t>
      </w:r>
      <w:r w:rsidR="6FAE7C14">
        <w:t xml:space="preserve"> Bill Burr (</w:t>
      </w:r>
      <w:r w:rsidR="6E699569">
        <w:t xml:space="preserve">the </w:t>
      </w:r>
      <w:r w:rsidR="6FAE7C14">
        <w:t xml:space="preserve">actor who played </w:t>
      </w:r>
      <w:r w:rsidRPr="4198D5AC" w:rsidR="6FAE7C14">
        <w:rPr>
          <w:i/>
          <w:iCs/>
        </w:rPr>
        <w:t>Migs Mayfield</w:t>
      </w:r>
      <w:r w:rsidR="6FAE7C14">
        <w:t xml:space="preserve"> in the </w:t>
      </w:r>
      <w:r w:rsidRPr="4198D5AC" w:rsidR="6FAE7C14">
        <w:rPr>
          <w:b/>
          <w:bCs/>
          <w:i/>
          <w:iCs/>
        </w:rPr>
        <w:t>Mandalor</w:t>
      </w:r>
      <w:r w:rsidRPr="4198D5AC" w:rsidR="6664D79E">
        <w:rPr>
          <w:b/>
          <w:bCs/>
          <w:i/>
          <w:iCs/>
        </w:rPr>
        <w:t>i</w:t>
      </w:r>
      <w:r w:rsidRPr="4198D5AC" w:rsidR="6FAE7C14">
        <w:rPr>
          <w:b/>
          <w:bCs/>
          <w:i/>
          <w:iCs/>
        </w:rPr>
        <w:t>an</w:t>
      </w:r>
      <w:r w:rsidR="6FAE7C14">
        <w:t>)</w:t>
      </w:r>
      <w:r w:rsidR="55DB5A60">
        <w:t xml:space="preserve"> said</w:t>
      </w:r>
      <w:r w:rsidR="6FAE7C14">
        <w:t>: “</w:t>
      </w:r>
      <w:r w:rsidRPr="4198D5AC" w:rsidR="11964344">
        <w:rPr>
          <w:i/>
          <w:iCs/>
        </w:rPr>
        <w:t>I</w:t>
      </w:r>
      <w:r w:rsidRPr="4198D5AC" w:rsidR="6FAE7C14">
        <w:rPr>
          <w:i/>
          <w:iCs/>
        </w:rPr>
        <w:t>f the camera moves behind me, the stuff behind you moves, you get like, vertigo. So that's why I think the acting in those scenes is really good</w:t>
      </w:r>
      <w:r w:rsidRPr="4198D5AC" w:rsidR="797E32DC">
        <w:rPr>
          <w:i/>
          <w:iCs/>
        </w:rPr>
        <w:t xml:space="preserve"> </w:t>
      </w:r>
      <w:r w:rsidRPr="4198D5AC" w:rsidR="31F00CC0">
        <w:rPr>
          <w:i/>
          <w:iCs/>
        </w:rPr>
        <w:t>-</w:t>
      </w:r>
      <w:r w:rsidRPr="4198D5AC" w:rsidR="797E32DC">
        <w:rPr>
          <w:i/>
          <w:iCs/>
        </w:rPr>
        <w:t xml:space="preserve"> </w:t>
      </w:r>
      <w:r w:rsidRPr="4198D5AC" w:rsidR="6FAE7C14">
        <w:rPr>
          <w:i/>
          <w:iCs/>
        </w:rPr>
        <w:t>you have to lock in on the actor because if you start looking at the other stuff you're gonna tip over</w:t>
      </w:r>
      <w:r w:rsidR="6FAE7C14">
        <w:t>”</w:t>
      </w:r>
      <w:ins w:author="Levstek, Marusa" w:date="2026-09-25T16:40:00Z" w16du:dateUtc="2026-09-25T16:40:33Z" w:id="506">
        <w:r w:rsidR="0D5F9414">
          <w:t>.</w:t>
        </w:r>
      </w:ins>
      <w:sdt>
        <w:sdtPr>
          <w:rPr>
            <w:rFonts w:ascii="Aptos" w:hAnsi="Aptos"/>
            <w:color w:val="000000" w:themeColor="text1"/>
            <w:vertAlign w:val="superscript"/>
          </w:rPr>
          <w:tag w:val="MENDELEY_CITATION_v3_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"/>
          <w:id w:val="475257654"/>
          <w:placeholder>
            <w:docPart w:val="DefaultPlaceholder_-1854013440"/>
          </w:placeholder>
        </w:sdtPr>
        <w:sdtContent>
          <w:r w:rsidRPr="00517457" w:rsidR="00517457">
            <w:rPr>
              <w:rFonts w:ascii="Aptos" w:hAnsi="Aptos" w:eastAsia="Aptos" w:cs="Aptos"/>
              <w:color w:val="000000"/>
              <w:vertAlign w:val="superscript"/>
            </w:rPr>
            <w:t>137</w:t>
          </w:r>
        </w:sdtContent>
      </w:sdt>
      <w:del w:author="Levstek, Marusa" w:date="2026-09-25T16:40:00Z" w16du:dateUtc="2026-09-25T16:40:30Z" w:id="507">
        <w:r w:rsidDel="6FAE7C14">
          <w:delText>.</w:delText>
        </w:r>
      </w:del>
      <w:r w:rsidR="6FAE7C14">
        <w:t xml:space="preserve"> </w:t>
      </w:r>
    </w:p>
    <w:p w:rsidR="00DD4A20" w:rsidP="00DD4A20" w:rsidRDefault="73A2C4EC" w14:paraId="0AEF6DB1" w14:textId="3A02AA66">
      <w:pPr>
        <w:pStyle w:val="Heading1"/>
      </w:pPr>
      <w:bookmarkStart w:name="_Toc1105984917" w:id="508"/>
      <w:r>
        <w:t>In</w:t>
      </w:r>
      <w:r w:rsidR="6013E334">
        <w:t xml:space="preserve"> focus: In</w:t>
      </w:r>
      <w:r>
        <w:t>teractivity</w:t>
      </w:r>
      <w:bookmarkEnd w:id="508"/>
    </w:p>
    <w:p w:rsidRPr="001A6B5C" w:rsidR="001A6B5C" w:rsidP="002C5D7B" w:rsidRDefault="004175B8" w14:paraId="1AAFE7CE" w14:textId="48FFC90F">
      <w:r>
        <w:t xml:space="preserve">Interactivity is often seen as a key feature of immersive and multisensory experiences, and it can take many forms. Audiences may engage through physical movements such as gestures, </w:t>
      </w:r>
      <w:r w:rsidR="00705F29">
        <w:t xml:space="preserve">eye-movement, </w:t>
      </w:r>
      <w:r w:rsidR="002278AA">
        <w:t xml:space="preserve">speech, </w:t>
      </w:r>
      <w:r>
        <w:t xml:space="preserve">touch or full-body motion, through social interactions with other participants, live performers or virtual avatars, or via technologies including controllers, sensors, wearables and smartphones. The environment itself can also become interactive, with sound, light, vibration or objects responding dynamically to audience presence. These interactions can occur at </w:t>
      </w:r>
      <w:r>
        <w:t>different levels</w:t>
      </w:r>
      <w:r w:rsidR="00D8233F">
        <w:t xml:space="preserve">, </w:t>
      </w:r>
      <w:r>
        <w:t>rang</w:t>
      </w:r>
      <w:r w:rsidR="00D8233F">
        <w:t>ing</w:t>
      </w:r>
      <w:r>
        <w:t xml:space="preserve"> from subtle ambient feedback </w:t>
      </w:r>
      <w:r w:rsidR="21CCB12A">
        <w:t>(</w:t>
      </w:r>
      <w:r>
        <w:t>such as lighting, sound or vibration</w:t>
      </w:r>
      <w:r w:rsidR="0AE489F8">
        <w:t xml:space="preserve"> </w:t>
      </w:r>
      <w:r>
        <w:t>that responds to movement</w:t>
      </w:r>
      <w:r w:rsidR="3F35D7A6">
        <w:t>)</w:t>
      </w:r>
      <w:r>
        <w:t xml:space="preserve"> to collective audience-wide participation</w:t>
      </w:r>
      <w:r w:rsidR="28FAE306">
        <w:t xml:space="preserve">, </w:t>
      </w:r>
      <w:r>
        <w:t>and to branching narrative choices that alter the story. Ideally, interactivity shifts audiences from passive spectators to active co-creators. However, inclusion remains essential: not everyone desires or enjoys the same degree of interactivity</w:t>
      </w:r>
      <w:r w:rsidR="4789E238">
        <w:t>;</w:t>
      </w:r>
      <w:r>
        <w:t xml:space="preserve"> experiences should offer multiple pathways that are both accessible and adaptable.</w:t>
      </w:r>
    </w:p>
    <w:p w:rsidRPr="00DA3AA9" w:rsidR="00DA3AA9" w:rsidP="6A31513F" w:rsidRDefault="00DA3AA9" w14:paraId="5BF51B49" w14:textId="2BE6FA96">
      <w:pPr>
        <w:pStyle w:val="Heading4"/>
        <w:ind w:left="720" w:firstLine="720"/>
      </w:pPr>
      <w:r w:rsidRPr="6A31513F">
        <w:t xml:space="preserve">Case study: Brainstorms  </w:t>
      </w:r>
    </w:p>
    <w:p w:rsidRPr="00DA3AA9" w:rsidR="00DA3AA9" w:rsidP="00842ED6" w:rsidRDefault="122A6B7F" w14:paraId="6524AD6D" w14:textId="18E538B3">
      <w:r>
        <w:t xml:space="preserve">An interesting example of the creative engagement with internal bodily signals is the </w:t>
      </w:r>
      <w:r w:rsidRPr="4198D5AC">
        <w:rPr>
          <w:b/>
          <w:bCs/>
          <w:i/>
          <w:iCs/>
        </w:rPr>
        <w:t>Brainstorms: A Great Gig in the Sky</w:t>
      </w:r>
      <w:r w:rsidRPr="4198D5AC">
        <w:rPr>
          <w:b/>
          <w:bCs/>
        </w:rPr>
        <w:t xml:space="preserve"> </w:t>
      </w:r>
      <w:r>
        <w:t xml:space="preserve">(2024) installation, produced by </w:t>
      </w:r>
      <w:r w:rsidRPr="4198D5AC">
        <w:rPr>
          <w:i/>
          <w:iCs/>
        </w:rPr>
        <w:t>Pollen</w:t>
      </w:r>
      <w:del w:author="Woods, Andy" w:date="2026-09-14T09:05:00Z" w16du:dateUtc="2026-09-14T09:05:38Z" w:id="509">
        <w:r w:rsidRPr="4198D5AC" w:rsidDel="122A6B7F">
          <w:rPr>
            <w:i/>
            <w:iCs/>
          </w:rPr>
          <w:delText xml:space="preserve"> </w:delText>
        </w:r>
        <w:r w:rsidDel="122A6B7F">
          <w:delText>and curated at</w:delText>
        </w:r>
      </w:del>
      <w:ins w:author="Woods, Andy" w:date="2026-09-14T09:05:00Z" w16du:dateUtc="2026-09-14T09:05:38Z" w:id="510">
        <w:r>
          <w:t xml:space="preserve"> </w:t>
        </w:r>
        <w:r w:rsidR="2C7FE583">
          <w:t>Music Group with Richard Wright Music and staged at</w:t>
        </w:r>
      </w:ins>
      <w:r>
        <w:t xml:space="preserve"> </w:t>
      </w:r>
      <w:r w:rsidRPr="4198D5AC">
        <w:rPr>
          <w:i/>
          <w:iCs/>
        </w:rPr>
        <w:t>London's Frameless</w:t>
      </w:r>
      <w:r>
        <w:t xml:space="preserve"> gallery. The </w:t>
      </w:r>
      <w:del w:author="Woods, Andy" w:date="2026-09-14T09:07:00Z" w16du:dateUtc="2026-09-14T09:07:21Z" w:id="511">
        <w:r w:rsidDel="122A6B7F">
          <w:delText>experience visualises the audience’s real-time brainwave data while listening to Pink Floyd through the use of EEG caps that measure their neural activity. This experience allowed people to view creative projections of their</w:delText>
        </w:r>
      </w:del>
      <w:ins w:author="Woods, Andy" w:date="2026-09-14T09:07:00Z" w16du:dateUtc="2026-09-14T09:07:21Z" w:id="512">
        <w:r>
          <w:t xml:space="preserve"> </w:t>
        </w:r>
        <w:r w:rsidR="350FA492">
          <w:t>experience visualises brainwave data recorded from 125 volunteers who listened to Pink Floyd while wearing EEG caps, with a separate bookable session in which visitors could have their own brain activity captured. Audiences viewed creative projections of the</w:t>
        </w:r>
      </w:ins>
      <w:r>
        <w:t xml:space="preserve"> brain’s real-time reactions to the music as shifting aurora-like skies, star murmurations or glowing neural clouds. Audiences reported feelings of emotional connection with their brainwaves and a sense of self-awareness</w:t>
      </w:r>
      <w:ins w:author="Levstek, Marusa" w:date="2026-09-25T16:40:00Z" w16du:dateUtc="2026-09-25T16:40:24Z" w:id="513">
        <w:r w:rsidR="11CE6D3F">
          <w:t>.</w:t>
        </w:r>
      </w:ins>
      <w:sdt>
        <w:sdtPr>
          <w:rPr>
            <w:rFonts w:ascii="Aptos" w:hAnsi="Aptos"/>
            <w:color w:val="000000" w:themeColor="text1"/>
            <w:vertAlign w:val="superscript"/>
          </w:rPr>
          <w:tag w:val="MENDELEY_CITATION_v3_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"/>
          <w:id w:val="1889838248"/>
          <w:placeholder>
            <w:docPart w:val="DefaultPlaceholder_-1854013440"/>
          </w:placeholder>
        </w:sdtPr>
        <w:sdtContent>
          <w:r w:rsidRPr="00517457" w:rsidR="00517457">
            <w:rPr>
              <w:rFonts w:ascii="Aptos" w:hAnsi="Aptos" w:eastAsia="Aptos" w:cs="Aptos"/>
              <w:color w:val="000000"/>
              <w:vertAlign w:val="superscript"/>
            </w:rPr>
            <w:t>138</w:t>
          </w:r>
        </w:sdtContent>
      </w:sdt>
      <w:del w:author="Levstek, Marusa" w:date="2026-09-25T16:40:00Z" w16du:dateUtc="2026-09-25T16:40:22Z" w:id="514">
        <w:r w:rsidDel="122A6B7F">
          <w:delText>.</w:delText>
        </w:r>
      </w:del>
    </w:p>
    <w:p w:rsidR="00DA3AA9" w:rsidRDefault="00DA3AA9" w14:paraId="69E88C95" w14:textId="77777777"/>
    <w:p w:rsidR="005B1406" w:rsidP="00912D1E" w:rsidRDefault="005B1406" w14:paraId="6970D255" w14:textId="67F74AA8">
      <w:pPr>
        <w:pStyle w:val="Heading2"/>
      </w:pPr>
      <w:bookmarkStart w:name="_Toc1215263578" w:id="515"/>
      <w:r>
        <w:t>Practical insights</w:t>
      </w:r>
      <w:bookmarkEnd w:id="515"/>
      <w:r>
        <w:t> </w:t>
      </w:r>
    </w:p>
    <w:p w:rsidRPr="0050476E" w:rsidR="0050476E" w:rsidP="00F575BA" w:rsidRDefault="00912D1E" w14:paraId="01CFBA3D" w14:textId="181C5998">
      <w:pPr>
        <w:pStyle w:val="Heading3"/>
      </w:pPr>
      <w:r>
        <w:t xml:space="preserve">Full-body real-time motion capture </w:t>
      </w:r>
    </w:p>
    <w:p w:rsidRPr="005B1406" w:rsidR="005B1406" w:rsidP="6A31513F" w:rsidRDefault="00EB0646" w14:paraId="2841F5C6" w14:textId="14BAA49D">
      <w:r>
        <w:t>R</w:t>
      </w:r>
      <w:r w:rsidR="005B1406">
        <w:t>obustness is key</w:t>
      </w:r>
      <w:r w:rsidR="00BE3794">
        <w:t xml:space="preserve">: </w:t>
      </w:r>
      <w:r w:rsidR="6426FC96">
        <w:t xml:space="preserve">ensure </w:t>
      </w:r>
      <w:r w:rsidR="00E260D7">
        <w:t xml:space="preserve">that </w:t>
      </w:r>
      <w:r w:rsidR="414F5152">
        <w:t>the loss of any single</w:t>
      </w:r>
      <w:r w:rsidR="005B1406">
        <w:t xml:space="preserve"> channe</w:t>
      </w:r>
      <w:r w:rsidR="000948B0">
        <w:t>l</w:t>
      </w:r>
      <w:r w:rsidR="644E15A9">
        <w:t>,</w:t>
      </w:r>
      <w:r w:rsidR="005B1406">
        <w:t xml:space="preserve"> does not significantly </w:t>
      </w:r>
      <w:r w:rsidR="13B103AC">
        <w:t xml:space="preserve">degrade </w:t>
      </w:r>
      <w:r w:rsidR="005B1406">
        <w:t xml:space="preserve">the experience. </w:t>
      </w:r>
      <w:r w:rsidR="00C46B52">
        <w:t>For example, Taylor Swift’s</w:t>
      </w:r>
      <w:r w:rsidRPr="0691484D" w:rsidR="00C46B52">
        <w:rPr>
          <w:b/>
          <w:bCs/>
          <w:i/>
          <w:iCs/>
        </w:rPr>
        <w:t xml:space="preserve"> Eras Tour </w:t>
      </w:r>
      <w:r w:rsidR="00C46B52">
        <w:t xml:space="preserve">(2023–24) used </w:t>
      </w:r>
      <w:r w:rsidRPr="0691484D" w:rsidR="00C46B52">
        <w:rPr>
          <w:i/>
          <w:iCs/>
        </w:rPr>
        <w:t>PixMob</w:t>
      </w:r>
      <w:r w:rsidR="00C46B52">
        <w:t xml:space="preserve"> wristbands with coloured LEDs controlled via infrared, turning the audience into a low-resolution visual display. If that infrared signal is blocked or disrupted</w:t>
      </w:r>
      <w:r w:rsidR="003F5497">
        <w:t xml:space="preserve"> (be it due to an audience member standing behind a tall person)</w:t>
      </w:r>
      <w:r w:rsidR="00C46B52">
        <w:t>, the effect may be weakened for some audience members</w:t>
      </w:r>
      <w:r w:rsidR="00476596">
        <w:t xml:space="preserve">.  </w:t>
      </w:r>
      <w:r w:rsidR="005B1406">
        <w:t xml:space="preserve">It is also important the technologies </w:t>
      </w:r>
      <w:r w:rsidR="27C071D6">
        <w:t xml:space="preserve">remain reliable under </w:t>
      </w:r>
      <w:r w:rsidR="005B1406">
        <w:t>long term</w:t>
      </w:r>
      <w:r w:rsidR="2F7BE2EB">
        <w:t>, repeated</w:t>
      </w:r>
      <w:r w:rsidR="005B1406">
        <w:t xml:space="preserve"> usage. </w:t>
      </w:r>
    </w:p>
    <w:p w:rsidR="005B1406" w:rsidP="005B1406" w:rsidRDefault="005B1406" w14:paraId="057E802E" w14:textId="7945634B">
      <w:r>
        <w:t>With multiple audience members</w:t>
      </w:r>
      <w:r w:rsidR="49938199">
        <w:t>,</w:t>
      </w:r>
      <w:r>
        <w:t xml:space="preserve"> priority</w:t>
      </w:r>
      <w:r w:rsidR="10E5EC19">
        <w:t xml:space="preserve"> becomes a consideration</w:t>
      </w:r>
      <w:r>
        <w:t xml:space="preserve">.  Does the first gesture win, or </w:t>
      </w:r>
      <w:r w:rsidR="4B9AA6C1">
        <w:t xml:space="preserve">are gestures </w:t>
      </w:r>
      <w:r>
        <w:t>aggregate</w:t>
      </w:r>
      <w:r w:rsidR="73410B2D">
        <w:t>d across audience members</w:t>
      </w:r>
      <w:r>
        <w:t>? Is there a central location where someone can override inputs? </w:t>
      </w:r>
    </w:p>
    <w:p w:rsidRPr="005B1406" w:rsidR="0094623E" w:rsidP="6A31513F" w:rsidRDefault="0094623E" w14:paraId="228A168C" w14:textId="1847F498">
      <w:pPr>
        <w:pStyle w:val="Heading3"/>
      </w:pPr>
      <w:r>
        <w:t>Physiological data</w:t>
      </w:r>
    </w:p>
    <w:p w:rsidRPr="005B1406" w:rsidR="007B2272" w:rsidP="005B1406" w:rsidRDefault="005B1406" w14:paraId="50FFDA3C" w14:textId="3705ECF7">
      <w:r>
        <w:t xml:space="preserve">Data needs to be ephemeral and not stored, unless visitors have given explicit permission for research or marketing use. </w:t>
      </w:r>
      <w:r w:rsidR="00057C85">
        <w:t xml:space="preserve">Treat physiological data (e.g., heart rate) as sensitive and obtain explicit, informed consent; </w:t>
      </w:r>
      <w:r w:rsidR="4103866C">
        <w:t xml:space="preserve">also </w:t>
      </w:r>
      <w:r w:rsidR="00057C85">
        <w:t>provide opt-out and deletion routes.</w:t>
      </w:r>
    </w:p>
    <w:p w:rsidRPr="005B1406" w:rsidR="005B1406" w:rsidP="6A31513F" w:rsidRDefault="005B1406" w14:paraId="0D72682D" w14:textId="77777777">
      <w:pPr>
        <w:pStyle w:val="Heading2"/>
      </w:pPr>
      <w:bookmarkStart w:name="_Toc1604824035" w:id="516"/>
      <w:r>
        <w:t>Inclusion considerations</w:t>
      </w:r>
      <w:bookmarkEnd w:id="516"/>
      <w:r>
        <w:t> </w:t>
      </w:r>
    </w:p>
    <w:p w:rsidR="005E56F5" w:rsidP="6A31513F" w:rsidRDefault="005E56F5" w14:paraId="1BD29056" w14:textId="4AE362AA">
      <w:pPr>
        <w:pStyle w:val="Heading3"/>
      </w:pPr>
      <w:r>
        <w:t>Alternate channels</w:t>
      </w:r>
    </w:p>
    <w:p w:rsidR="005B1406" w:rsidRDefault="005B1406" w14:paraId="36CB1E8B" w14:textId="6273C7E1">
      <w:r>
        <w:t xml:space="preserve">Interactivity should not be based on a single sense or ability. Providing a range of alternate inputs, </w:t>
      </w:r>
      <w:r w:rsidR="00D77092">
        <w:t xml:space="preserve">such as gestures and physical </w:t>
      </w:r>
      <w:r w:rsidR="003B12D0">
        <w:t>inputs</w:t>
      </w:r>
      <w:r w:rsidR="00D77092">
        <w:t xml:space="preserve"> </w:t>
      </w:r>
      <w:r w:rsidR="003B12D0">
        <w:t>(perhaps via</w:t>
      </w:r>
      <w:r w:rsidR="00D77092">
        <w:t xml:space="preserve"> smartphon</w:t>
      </w:r>
      <w:r w:rsidR="003B12D0">
        <w:t>e</w:t>
      </w:r>
      <w:r w:rsidR="00933ED4">
        <w:t>, thus permitting aid</w:t>
      </w:r>
      <w:r w:rsidR="00E42CDF">
        <w:t xml:space="preserve"> from </w:t>
      </w:r>
      <w:r w:rsidR="006C5441">
        <w:t>assistive technologies)</w:t>
      </w:r>
      <w:r w:rsidR="00D77092">
        <w:t xml:space="preserve"> allows individuals with limited mobility or speech to </w:t>
      </w:r>
      <w:r>
        <w:t>still trigger pivotal moments.</w:t>
      </w:r>
    </w:p>
    <w:p w:rsidR="044B0010" w:rsidP="001D38E9" w:rsidRDefault="03F2FB2F" w14:paraId="7BA7DF58" w14:textId="07C2EBE6">
      <w:pPr>
        <w:pStyle w:val="Heading1"/>
      </w:pPr>
      <w:bookmarkStart w:name="_Toc792510886" w:id="517"/>
      <w:r>
        <w:t>References</w:t>
      </w:r>
      <w:bookmarkEnd w:id="517"/>
    </w:p>
    <w:sdt>
      <w:sdtPr>
        <w:rPr>
          <w:rFonts w:ascii="Aptos" w:hAnsi="Aptos"/>
          <w:color w:val="000000"/>
        </w:rPr>
        <w:tag w:val="MENDELEY_BIBLIOGRAPHY"/>
        <w:id w:val="-613909542"/>
        <w:placeholder>
          <w:docPart w:val="DefaultPlaceholder_-1854013440"/>
        </w:placeholder>
      </w:sdtPr>
      <w:sdtEndPr>
        <w:rPr>
          <w:rFonts w:ascii="Aptos" w:hAnsi="Aptos"/>
          <w:color w:val="000000" w:themeColor="text1"/>
        </w:rPr>
      </w:sdtEndPr>
      <w:sdtContent>
        <w:p w:rsidRPr="00E40E1B" w:rsidR="00E40E1B" w:rsidRDefault="00E40E1B" w14:paraId="1AD62062" w14:textId="77777777">
          <w:pPr>
            <w:autoSpaceDE w:val="0"/>
            <w:autoSpaceDN w:val="0"/>
            <w:ind w:hanging="640"/>
            <w:divId w:val="1178080039"/>
            <w:rPr>
              <w:rFonts w:ascii="Aptos" w:hAnsi="Aptos" w:eastAsia="Times New Roman"/>
              <w:color w:val="000000"/>
            </w:rPr>
          </w:pPr>
          <w:r w:rsidRPr="00E40E1B">
            <w:rPr>
              <w:rFonts w:ascii="Aptos" w:hAnsi="Aptos" w:eastAsia="Times New Roman"/>
              <w:color w:val="000000"/>
            </w:rPr>
            <w:t>1.</w:t>
          </w:r>
          <w:r w:rsidRPr="00E40E1B">
            <w:rPr>
              <w:rFonts w:ascii="Aptos" w:hAnsi="Aptos" w:eastAsia="Times New Roman"/>
              <w:color w:val="000000"/>
            </w:rPr>
            <w:tab/>
          </w:r>
          <w:r w:rsidRPr="00E40E1B">
            <w:rPr>
              <w:rFonts w:ascii="Aptos" w:hAnsi="Aptos" w:eastAsia="Times New Roman"/>
              <w:color w:val="000000"/>
            </w:rPr>
            <w:t xml:space="preserve">Wunderman Thompson Intelligence (now VML). </w:t>
          </w:r>
          <w:r w:rsidRPr="00E40E1B">
            <w:rPr>
              <w:rFonts w:ascii="Aptos" w:hAnsi="Aptos" w:eastAsia="Times New Roman"/>
              <w:i/>
              <w:iCs/>
              <w:color w:val="000000"/>
            </w:rPr>
            <w:t>Welcome to the Age of Re-Enchantment</w:t>
          </w:r>
          <w:r w:rsidRPr="00E40E1B">
            <w:rPr>
              <w:rFonts w:ascii="Aptos" w:hAnsi="Aptos" w:eastAsia="Times New Roman"/>
              <w:color w:val="000000"/>
            </w:rPr>
            <w:t>. https://www.vml.com/insight/the-age-of-re-enchantment-report (2023).</w:t>
          </w:r>
        </w:p>
        <w:p w:rsidRPr="00E40E1B" w:rsidR="00E40E1B" w:rsidRDefault="00E40E1B" w14:paraId="23A51729" w14:textId="77777777">
          <w:pPr>
            <w:autoSpaceDE w:val="0"/>
            <w:autoSpaceDN w:val="0"/>
            <w:ind w:hanging="640"/>
            <w:divId w:val="193924848"/>
            <w:rPr>
              <w:rFonts w:ascii="Aptos" w:hAnsi="Aptos" w:eastAsia="Times New Roman"/>
              <w:color w:val="000000"/>
            </w:rPr>
          </w:pPr>
          <w:r w:rsidRPr="00E40E1B">
            <w:rPr>
              <w:rFonts w:ascii="Aptos" w:hAnsi="Aptos" w:eastAsia="Times New Roman"/>
              <w:color w:val="000000"/>
            </w:rPr>
            <w:t>2.</w:t>
          </w:r>
          <w:r w:rsidRPr="00E40E1B">
            <w:rPr>
              <w:rFonts w:ascii="Aptos" w:hAnsi="Aptos" w:eastAsia="Times New Roman"/>
              <w:color w:val="000000"/>
            </w:rPr>
            <w:tab/>
          </w:r>
          <w:r w:rsidRPr="00E40E1B">
            <w:rPr>
              <w:rFonts w:ascii="Aptos" w:hAnsi="Aptos" w:eastAsia="Times New Roman"/>
              <w:color w:val="000000"/>
            </w:rPr>
            <w:t xml:space="preserve">Newzoo. </w:t>
          </w:r>
          <w:r w:rsidRPr="00E40E1B">
            <w:rPr>
              <w:rFonts w:ascii="Aptos" w:hAnsi="Aptos" w:eastAsia="Times New Roman"/>
              <w:i/>
              <w:iCs/>
              <w:color w:val="000000"/>
            </w:rPr>
            <w:t>How Different Generations Engage with Video Games Today</w:t>
          </w:r>
          <w:r w:rsidRPr="00E40E1B">
            <w:rPr>
              <w:rFonts w:ascii="Aptos" w:hAnsi="Aptos" w:eastAsia="Times New Roman"/>
              <w:color w:val="000000"/>
            </w:rPr>
            <w:t>. https://gameindustrylibrary.com/documents/newzoo-how-different-generations-engage-with-video-games-2023/read?page=2 (2023).</w:t>
          </w:r>
        </w:p>
        <w:p w:rsidRPr="00E40E1B" w:rsidR="00E40E1B" w:rsidRDefault="00E40E1B" w14:paraId="0F764548" w14:textId="77777777">
          <w:pPr>
            <w:autoSpaceDE w:val="0"/>
            <w:autoSpaceDN w:val="0"/>
            <w:ind w:hanging="640"/>
            <w:divId w:val="1179810517"/>
            <w:rPr>
              <w:rFonts w:ascii="Aptos" w:hAnsi="Aptos" w:eastAsia="Times New Roman"/>
              <w:color w:val="000000"/>
            </w:rPr>
          </w:pPr>
          <w:r w:rsidRPr="00E40E1B">
            <w:rPr>
              <w:rFonts w:ascii="Aptos" w:hAnsi="Aptos" w:eastAsia="Times New Roman"/>
              <w:color w:val="000000"/>
            </w:rPr>
            <w:t>3.</w:t>
          </w:r>
          <w:r w:rsidRPr="00E40E1B">
            <w:rPr>
              <w:rFonts w:ascii="Aptos" w:hAnsi="Aptos" w:eastAsia="Times New Roman"/>
              <w:color w:val="000000"/>
            </w:rPr>
            <w:tab/>
          </w:r>
          <w:r w:rsidRPr="00E40E1B">
            <w:rPr>
              <w:rFonts w:ascii="Aptos" w:hAnsi="Aptos" w:eastAsia="Times New Roman"/>
              <w:color w:val="000000"/>
            </w:rPr>
            <w:t>Immersive Experience Network. Immersive Audience Report 2024. https://immersiveexperience.network/articles/immersive-audiences-report-2024/#download (2024).</w:t>
          </w:r>
        </w:p>
        <w:p w:rsidRPr="00E40E1B" w:rsidR="00E40E1B" w:rsidRDefault="00E40E1B" w14:paraId="474C9646" w14:textId="77777777">
          <w:pPr>
            <w:autoSpaceDE w:val="0"/>
            <w:autoSpaceDN w:val="0"/>
            <w:ind w:hanging="640"/>
            <w:divId w:val="1345668256"/>
            <w:rPr>
              <w:rFonts w:ascii="Aptos" w:hAnsi="Aptos" w:eastAsia="Times New Roman"/>
              <w:color w:val="000000"/>
            </w:rPr>
          </w:pPr>
          <w:r w:rsidRPr="00E40E1B">
            <w:rPr>
              <w:rFonts w:ascii="Aptos" w:hAnsi="Aptos" w:eastAsia="Times New Roman"/>
              <w:color w:val="000000"/>
            </w:rPr>
            <w:t>4.</w:t>
          </w:r>
          <w:r w:rsidRPr="00E40E1B">
            <w:rPr>
              <w:rFonts w:ascii="Aptos" w:hAnsi="Aptos" w:eastAsia="Times New Roman"/>
              <w:color w:val="000000"/>
            </w:rPr>
            <w:tab/>
          </w:r>
          <w:r w:rsidRPr="00E40E1B">
            <w:rPr>
              <w:rFonts w:ascii="Aptos" w:hAnsi="Aptos" w:eastAsia="Times New Roman"/>
              <w:color w:val="000000"/>
            </w:rPr>
            <w:t>Society of London Theatre &amp; UK Theatre. The State Of British Theatre In 2025: Growth, Risk And The Urgent Need For Public Investment. https://uktheatre.org/wp-content/uploads/sites/2/2025/05/SOLTUKT-State-Of-British-Theatre.pdf (2025).</w:t>
          </w:r>
        </w:p>
        <w:p w:rsidRPr="00E40E1B" w:rsidR="00E40E1B" w:rsidRDefault="00E40E1B" w14:paraId="602DE155" w14:textId="77777777">
          <w:pPr>
            <w:autoSpaceDE w:val="0"/>
            <w:autoSpaceDN w:val="0"/>
            <w:ind w:hanging="640"/>
            <w:divId w:val="1044673081"/>
            <w:rPr>
              <w:rFonts w:ascii="Aptos" w:hAnsi="Aptos" w:eastAsia="Times New Roman"/>
              <w:color w:val="000000"/>
            </w:rPr>
          </w:pPr>
          <w:r w:rsidRPr="00E40E1B">
            <w:rPr>
              <w:rFonts w:ascii="Aptos" w:hAnsi="Aptos" w:eastAsia="Times New Roman"/>
              <w:color w:val="000000"/>
            </w:rPr>
            <w:t>5.</w:t>
          </w:r>
          <w:r w:rsidRPr="00E40E1B">
            <w:rPr>
              <w:rFonts w:ascii="Aptos" w:hAnsi="Aptos" w:eastAsia="Times New Roman"/>
              <w:color w:val="000000"/>
            </w:rPr>
            <w:tab/>
          </w:r>
          <w:r w:rsidRPr="00E40E1B">
            <w:rPr>
              <w:rFonts w:ascii="Aptos" w:hAnsi="Aptos" w:eastAsia="Times New Roman"/>
              <w:color w:val="000000"/>
            </w:rPr>
            <w:t>BFI. Watching films in the UK: How often, how many and how? Tracking audiences screen engagement (before and during the pandemic). Preprint at https://www.bfi.org.uk/industry-data-insights/reports/audiences (2023).</w:t>
          </w:r>
        </w:p>
        <w:p w:rsidRPr="00E40E1B" w:rsidR="00E40E1B" w:rsidRDefault="00E40E1B" w14:paraId="5B2A54EA" w14:textId="77777777">
          <w:pPr>
            <w:autoSpaceDE w:val="0"/>
            <w:autoSpaceDN w:val="0"/>
            <w:ind w:hanging="640"/>
            <w:divId w:val="1432815917"/>
            <w:rPr>
              <w:rFonts w:ascii="Aptos" w:hAnsi="Aptos" w:eastAsia="Times New Roman"/>
              <w:color w:val="000000"/>
            </w:rPr>
          </w:pPr>
          <w:r w:rsidRPr="00E40E1B">
            <w:rPr>
              <w:rFonts w:ascii="Aptos" w:hAnsi="Aptos" w:eastAsia="Times New Roman"/>
              <w:color w:val="000000"/>
            </w:rPr>
            <w:t>6.</w:t>
          </w:r>
          <w:r w:rsidRPr="00E40E1B">
            <w:rPr>
              <w:rFonts w:ascii="Aptos" w:hAnsi="Aptos" w:eastAsia="Times New Roman"/>
              <w:color w:val="000000"/>
            </w:rPr>
            <w:tab/>
          </w:r>
          <w:r w:rsidRPr="00E40E1B">
            <w:rPr>
              <w:rFonts w:ascii="Aptos" w:hAnsi="Aptos" w:eastAsia="Times New Roman"/>
              <w:color w:val="000000"/>
            </w:rPr>
            <w:t>NRG. Gen Alpha at the Movies: From Pixels to Popcorn. https://www.nrgmr.com/our-thinking/entertainment/gen-alpha-at-the-movies-from-pixels-to-popcorn/ (2025).</w:t>
          </w:r>
        </w:p>
        <w:p w:rsidRPr="00E40E1B" w:rsidR="00E40E1B" w:rsidRDefault="00E40E1B" w14:paraId="02088973" w14:textId="77777777">
          <w:pPr>
            <w:autoSpaceDE w:val="0"/>
            <w:autoSpaceDN w:val="0"/>
            <w:ind w:hanging="640"/>
            <w:divId w:val="1935895859"/>
            <w:rPr>
              <w:rFonts w:ascii="Aptos" w:hAnsi="Aptos" w:eastAsia="Times New Roman"/>
              <w:color w:val="000000"/>
            </w:rPr>
          </w:pPr>
          <w:r w:rsidRPr="00E40E1B">
            <w:rPr>
              <w:rFonts w:ascii="Aptos" w:hAnsi="Aptos" w:eastAsia="Times New Roman"/>
              <w:color w:val="000000"/>
            </w:rPr>
            <w:t>7.</w:t>
          </w:r>
          <w:r w:rsidRPr="00E40E1B">
            <w:rPr>
              <w:rFonts w:ascii="Aptos" w:hAnsi="Aptos" w:eastAsia="Times New Roman"/>
              <w:color w:val="000000"/>
            </w:rPr>
            <w:tab/>
          </w:r>
          <w:r w:rsidRPr="00E40E1B">
            <w:rPr>
              <w:rFonts w:ascii="Aptos" w:hAnsi="Aptos" w:eastAsia="Times New Roman"/>
              <w:color w:val="000000"/>
            </w:rPr>
            <w:t xml:space="preserve">Cleridou, K. &amp; Furnham, A. Personality Correlates of Aesthetic Preferences for Art, Architecture, and Music. </w:t>
          </w:r>
          <w:r w:rsidRPr="00E40E1B">
            <w:rPr>
              <w:rFonts w:ascii="Aptos" w:hAnsi="Aptos" w:eastAsia="Times New Roman"/>
              <w:i/>
              <w:iCs/>
              <w:color w:val="000000"/>
            </w:rPr>
            <w:t>Empirical Studies of the Arts</w:t>
          </w:r>
          <w:r w:rsidRPr="00E40E1B">
            <w:rPr>
              <w:rFonts w:ascii="Aptos" w:hAnsi="Aptos" w:eastAsia="Times New Roman"/>
              <w:color w:val="000000"/>
            </w:rPr>
            <w:t xml:space="preserve"> </w:t>
          </w:r>
          <w:r w:rsidRPr="00E40E1B">
            <w:rPr>
              <w:rFonts w:ascii="Aptos" w:hAnsi="Aptos" w:eastAsia="Times New Roman"/>
              <w:b/>
              <w:bCs/>
              <w:color w:val="000000"/>
            </w:rPr>
            <w:t>32</w:t>
          </w:r>
          <w:r w:rsidRPr="00E40E1B">
            <w:rPr>
              <w:rFonts w:ascii="Aptos" w:hAnsi="Aptos" w:eastAsia="Times New Roman"/>
              <w:color w:val="000000"/>
            </w:rPr>
            <w:t>, 231–255 (2014).</w:t>
          </w:r>
        </w:p>
        <w:p w:rsidRPr="00E40E1B" w:rsidR="00E40E1B" w:rsidRDefault="00E40E1B" w14:paraId="1C8DBE98" w14:textId="77777777">
          <w:pPr>
            <w:autoSpaceDE w:val="0"/>
            <w:autoSpaceDN w:val="0"/>
            <w:ind w:hanging="640"/>
            <w:divId w:val="396898302"/>
            <w:rPr>
              <w:rFonts w:ascii="Aptos" w:hAnsi="Aptos" w:eastAsia="Times New Roman"/>
              <w:color w:val="000000"/>
            </w:rPr>
          </w:pPr>
          <w:r w:rsidRPr="00E40E1B">
            <w:rPr>
              <w:rFonts w:ascii="Aptos" w:hAnsi="Aptos" w:eastAsia="Times New Roman"/>
              <w:color w:val="000000"/>
            </w:rPr>
            <w:t>8.</w:t>
          </w:r>
          <w:r w:rsidRPr="00E40E1B">
            <w:rPr>
              <w:rFonts w:ascii="Aptos" w:hAnsi="Aptos" w:eastAsia="Times New Roman"/>
              <w:color w:val="000000"/>
            </w:rPr>
            <w:tab/>
          </w:r>
          <w:r w:rsidRPr="00E40E1B">
            <w:rPr>
              <w:rFonts w:ascii="Aptos" w:hAnsi="Aptos" w:eastAsia="Times New Roman"/>
              <w:color w:val="000000"/>
            </w:rPr>
            <w:t>Pine, B. J. &amp; Gilmore, J. H. Welcome to the Experience Economy. Preprint at https://hbr.org/1998/07/welcome-to-the-experience-economy (1998).</w:t>
          </w:r>
        </w:p>
        <w:p w:rsidRPr="00E40E1B" w:rsidR="00E40E1B" w:rsidRDefault="00E40E1B" w14:paraId="04D5A172" w14:textId="77777777">
          <w:pPr>
            <w:autoSpaceDE w:val="0"/>
            <w:autoSpaceDN w:val="0"/>
            <w:ind w:hanging="640"/>
            <w:divId w:val="76950839"/>
            <w:rPr>
              <w:rFonts w:ascii="Aptos" w:hAnsi="Aptos" w:eastAsia="Times New Roman"/>
              <w:color w:val="000000"/>
            </w:rPr>
          </w:pPr>
          <w:r w:rsidRPr="00E40E1B">
            <w:rPr>
              <w:rFonts w:ascii="Aptos" w:hAnsi="Aptos" w:eastAsia="Times New Roman"/>
              <w:color w:val="000000"/>
            </w:rPr>
            <w:t>9.</w:t>
          </w:r>
          <w:r w:rsidRPr="00E40E1B">
            <w:rPr>
              <w:rFonts w:ascii="Aptos" w:hAnsi="Aptos" w:eastAsia="Times New Roman"/>
              <w:color w:val="000000"/>
            </w:rPr>
            <w:tab/>
          </w:r>
          <w:r w:rsidRPr="00E40E1B">
            <w:rPr>
              <w:rFonts w:ascii="Aptos" w:hAnsi="Aptos" w:eastAsia="Times New Roman"/>
              <w:color w:val="000000"/>
            </w:rPr>
            <w:t>Global Market Insights. Theme Parks Market Size. Preprint at https://www.gminsights.com/industry-analysis/theme-parks-market (2023).</w:t>
          </w:r>
        </w:p>
        <w:p w:rsidRPr="00E40E1B" w:rsidR="00E40E1B" w:rsidRDefault="00E40E1B" w14:paraId="129F3CD4" w14:textId="77777777">
          <w:pPr>
            <w:autoSpaceDE w:val="0"/>
            <w:autoSpaceDN w:val="0"/>
            <w:ind w:hanging="640"/>
            <w:divId w:val="2136747816"/>
            <w:rPr>
              <w:rFonts w:ascii="Aptos" w:hAnsi="Aptos" w:eastAsia="Times New Roman"/>
              <w:color w:val="000000"/>
            </w:rPr>
          </w:pPr>
          <w:r w:rsidRPr="00E40E1B">
            <w:rPr>
              <w:rFonts w:ascii="Aptos" w:hAnsi="Aptos" w:eastAsia="Times New Roman"/>
              <w:color w:val="000000"/>
            </w:rPr>
            <w:t>10.</w:t>
          </w:r>
          <w:r w:rsidRPr="00E40E1B">
            <w:rPr>
              <w:rFonts w:ascii="Aptos" w:hAnsi="Aptos" w:eastAsia="Times New Roman"/>
              <w:color w:val="000000"/>
            </w:rPr>
            <w:tab/>
          </w:r>
          <w:r w:rsidRPr="00E40E1B">
            <w:rPr>
              <w:rFonts w:ascii="Aptos" w:hAnsi="Aptos" w:eastAsia="Times New Roman"/>
              <w:color w:val="000000"/>
            </w:rPr>
            <w:t xml:space="preserve">Luo, D., Doucé, L. &amp; Nys, K. Multisensory museum experience: an integrative view and future research directions. </w:t>
          </w:r>
          <w:r w:rsidRPr="00E40E1B">
            <w:rPr>
              <w:rFonts w:ascii="Aptos" w:hAnsi="Aptos" w:eastAsia="Times New Roman"/>
              <w:i/>
              <w:iCs/>
              <w:color w:val="000000"/>
            </w:rPr>
            <w:t>Museum Management and Curatorship</w:t>
          </w:r>
          <w:r w:rsidRPr="00E40E1B">
            <w:rPr>
              <w:rFonts w:ascii="Aptos" w:hAnsi="Aptos" w:eastAsia="Times New Roman"/>
              <w:color w:val="000000"/>
            </w:rPr>
            <w:t xml:space="preserve"> 1–28 (2024) doi:10.1080/09647775.2024.2357071.</w:t>
          </w:r>
        </w:p>
        <w:p w:rsidRPr="00E40E1B" w:rsidR="00E40E1B" w:rsidRDefault="00E40E1B" w14:paraId="01ED3D27" w14:textId="77777777">
          <w:pPr>
            <w:autoSpaceDE w:val="0"/>
            <w:autoSpaceDN w:val="0"/>
            <w:ind w:hanging="640"/>
            <w:divId w:val="1220169279"/>
            <w:rPr>
              <w:rFonts w:ascii="Aptos" w:hAnsi="Aptos" w:eastAsia="Times New Roman"/>
              <w:color w:val="000000"/>
            </w:rPr>
          </w:pPr>
          <w:r w:rsidRPr="00E40E1B">
            <w:rPr>
              <w:rFonts w:ascii="Aptos" w:hAnsi="Aptos" w:eastAsia="Times New Roman"/>
              <w:color w:val="000000"/>
            </w:rPr>
            <w:t>11.</w:t>
          </w:r>
          <w:r w:rsidRPr="00E40E1B">
            <w:rPr>
              <w:rFonts w:ascii="Aptos" w:hAnsi="Aptos" w:eastAsia="Times New Roman"/>
              <w:color w:val="000000"/>
            </w:rPr>
            <w:tab/>
          </w:r>
          <w:r w:rsidRPr="00E40E1B">
            <w:rPr>
              <w:rFonts w:ascii="Aptos" w:hAnsi="Aptos" w:eastAsia="Times New Roman"/>
              <w:color w:val="000000"/>
            </w:rPr>
            <w:t>Amra &amp; Elma. Best sensory marketing statistics . (2025).</w:t>
          </w:r>
        </w:p>
        <w:p w:rsidRPr="00E40E1B" w:rsidR="00E40E1B" w:rsidRDefault="00E40E1B" w14:paraId="054FB420" w14:textId="77777777">
          <w:pPr>
            <w:autoSpaceDE w:val="0"/>
            <w:autoSpaceDN w:val="0"/>
            <w:ind w:hanging="640"/>
            <w:divId w:val="590547106"/>
            <w:rPr>
              <w:rFonts w:ascii="Aptos" w:hAnsi="Aptos" w:eastAsia="Times New Roman"/>
              <w:color w:val="000000"/>
            </w:rPr>
          </w:pPr>
          <w:r w:rsidRPr="00E40E1B">
            <w:rPr>
              <w:rFonts w:ascii="Aptos" w:hAnsi="Aptos" w:eastAsia="Times New Roman"/>
              <w:color w:val="000000"/>
            </w:rPr>
            <w:t>12.</w:t>
          </w:r>
          <w:r w:rsidRPr="00E40E1B">
            <w:rPr>
              <w:rFonts w:ascii="Aptos" w:hAnsi="Aptos" w:eastAsia="Times New Roman"/>
              <w:color w:val="000000"/>
            </w:rPr>
            <w:tab/>
          </w:r>
          <w:r w:rsidRPr="00E40E1B">
            <w:rPr>
              <w:rFonts w:ascii="Aptos" w:hAnsi="Aptos" w:eastAsia="Times New Roman"/>
              <w:color w:val="000000"/>
            </w:rPr>
            <w:t xml:space="preserve">Kontukoski, M. Nature sounds in a hypermarket. </w:t>
          </w:r>
          <w:r w:rsidRPr="00E40E1B">
            <w:rPr>
              <w:rFonts w:ascii="Aptos" w:hAnsi="Aptos" w:eastAsia="Times New Roman"/>
              <w:i/>
              <w:iCs/>
              <w:color w:val="000000"/>
            </w:rPr>
            <w:t>Etnomusikologian vuosikirja</w:t>
          </w:r>
          <w:r w:rsidRPr="00E40E1B">
            <w:rPr>
              <w:rFonts w:ascii="Aptos" w:hAnsi="Aptos" w:eastAsia="Times New Roman"/>
              <w:color w:val="000000"/>
            </w:rPr>
            <w:t xml:space="preserve"> </w:t>
          </w:r>
          <w:r w:rsidRPr="00E40E1B">
            <w:rPr>
              <w:rFonts w:ascii="Aptos" w:hAnsi="Aptos" w:eastAsia="Times New Roman"/>
              <w:b/>
              <w:bCs/>
              <w:color w:val="000000"/>
            </w:rPr>
            <w:t>30</w:t>
          </w:r>
          <w:r w:rsidRPr="00E40E1B">
            <w:rPr>
              <w:rFonts w:ascii="Aptos" w:hAnsi="Aptos" w:eastAsia="Times New Roman"/>
              <w:color w:val="000000"/>
            </w:rPr>
            <w:t>, (2018).</w:t>
          </w:r>
        </w:p>
        <w:p w:rsidRPr="00E40E1B" w:rsidR="00E40E1B" w:rsidRDefault="00E40E1B" w14:paraId="5DBDD085" w14:textId="77777777">
          <w:pPr>
            <w:autoSpaceDE w:val="0"/>
            <w:autoSpaceDN w:val="0"/>
            <w:ind w:hanging="640"/>
            <w:divId w:val="519784311"/>
            <w:rPr>
              <w:rFonts w:ascii="Aptos" w:hAnsi="Aptos" w:eastAsia="Times New Roman"/>
              <w:color w:val="000000"/>
            </w:rPr>
          </w:pPr>
          <w:r w:rsidRPr="00E40E1B">
            <w:rPr>
              <w:rFonts w:ascii="Aptos" w:hAnsi="Aptos" w:eastAsia="Times New Roman"/>
              <w:color w:val="000000"/>
            </w:rPr>
            <w:t>13.</w:t>
          </w:r>
          <w:r w:rsidRPr="00E40E1B">
            <w:rPr>
              <w:rFonts w:ascii="Aptos" w:hAnsi="Aptos" w:eastAsia="Times New Roman"/>
              <w:color w:val="000000"/>
            </w:rPr>
            <w:tab/>
          </w:r>
          <w:r w:rsidRPr="00E40E1B">
            <w:rPr>
              <w:rFonts w:ascii="Aptos" w:hAnsi="Aptos" w:eastAsia="Times New Roman"/>
              <w:color w:val="000000"/>
            </w:rPr>
            <w:t xml:space="preserve">Robinson, D. K. Gustav Theodor Fechner: Psychophysics and Natural Science. in </w:t>
          </w:r>
          <w:r w:rsidRPr="00E40E1B">
            <w:rPr>
              <w:rFonts w:ascii="Aptos" w:hAnsi="Aptos" w:eastAsia="Times New Roman"/>
              <w:i/>
              <w:iCs/>
              <w:color w:val="000000"/>
            </w:rPr>
            <w:t>Oxford Research Encyclopedia of Psychology</w:t>
          </w:r>
          <w:r w:rsidRPr="00E40E1B">
            <w:rPr>
              <w:rFonts w:ascii="Aptos" w:hAnsi="Aptos" w:eastAsia="Times New Roman"/>
              <w:color w:val="000000"/>
            </w:rPr>
            <w:t xml:space="preserve"> (Oxford University Press, 2020). doi:10.1093/acrefore/9780190236557.013.487.</w:t>
          </w:r>
        </w:p>
        <w:p w:rsidRPr="00E40E1B" w:rsidR="00E40E1B" w:rsidRDefault="00E40E1B" w14:paraId="55F5652F" w14:textId="77777777">
          <w:pPr>
            <w:autoSpaceDE w:val="0"/>
            <w:autoSpaceDN w:val="0"/>
            <w:ind w:hanging="640"/>
            <w:divId w:val="200285038"/>
            <w:rPr>
              <w:rFonts w:ascii="Aptos" w:hAnsi="Aptos" w:eastAsia="Times New Roman"/>
              <w:color w:val="000000"/>
            </w:rPr>
          </w:pPr>
          <w:r w:rsidRPr="00E40E1B">
            <w:rPr>
              <w:rFonts w:ascii="Aptos" w:hAnsi="Aptos" w:eastAsia="Times New Roman"/>
              <w:color w:val="000000"/>
            </w:rPr>
            <w:t>14.</w:t>
          </w:r>
          <w:r w:rsidRPr="00E40E1B">
            <w:rPr>
              <w:rFonts w:ascii="Aptos" w:hAnsi="Aptos" w:eastAsia="Times New Roman"/>
              <w:color w:val="000000"/>
            </w:rPr>
            <w:tab/>
          </w:r>
          <w:r w:rsidRPr="00E40E1B">
            <w:rPr>
              <w:rFonts w:ascii="Aptos" w:hAnsi="Aptos" w:eastAsia="Times New Roman"/>
              <w:color w:val="000000"/>
            </w:rPr>
            <w:t xml:space="preserve">Kirshenblatt-Gimblett, B. </w:t>
          </w:r>
          <w:r w:rsidRPr="00E40E1B">
            <w:rPr>
              <w:rFonts w:ascii="Aptos" w:hAnsi="Aptos" w:eastAsia="Times New Roman"/>
              <w:i/>
              <w:iCs/>
              <w:color w:val="000000"/>
            </w:rPr>
            <w:t xml:space="preserve">Destination Culture: Tourism, Museums, and Heritage. </w:t>
          </w:r>
          <w:r w:rsidRPr="00E40E1B">
            <w:rPr>
              <w:rFonts w:ascii="Aptos" w:hAnsi="Aptos" w:eastAsia="Times New Roman"/>
              <w:color w:val="000000"/>
            </w:rPr>
            <w:t>. (University of California Press, Berkeley and Los Angeles, 1998).</w:t>
          </w:r>
        </w:p>
        <w:p w:rsidRPr="00E40E1B" w:rsidR="00E40E1B" w:rsidRDefault="00E40E1B" w14:paraId="423795B0" w14:textId="77777777">
          <w:pPr>
            <w:autoSpaceDE w:val="0"/>
            <w:autoSpaceDN w:val="0"/>
            <w:ind w:hanging="640"/>
            <w:divId w:val="693968632"/>
            <w:rPr>
              <w:rFonts w:ascii="Aptos" w:hAnsi="Aptos" w:eastAsia="Times New Roman"/>
              <w:color w:val="000000"/>
            </w:rPr>
          </w:pPr>
          <w:r w:rsidRPr="00E40E1B">
            <w:rPr>
              <w:rFonts w:ascii="Aptos" w:hAnsi="Aptos" w:eastAsia="Times New Roman"/>
              <w:color w:val="000000"/>
            </w:rPr>
            <w:t>15.</w:t>
          </w:r>
          <w:r w:rsidRPr="00E40E1B">
            <w:rPr>
              <w:rFonts w:ascii="Aptos" w:hAnsi="Aptos" w:eastAsia="Times New Roman"/>
              <w:color w:val="000000"/>
            </w:rPr>
            <w:tab/>
          </w:r>
          <w:r w:rsidRPr="00E40E1B">
            <w:rPr>
              <w:rFonts w:ascii="Aptos" w:hAnsi="Aptos" w:eastAsia="Times New Roman"/>
              <w:color w:val="000000"/>
            </w:rPr>
            <w:t xml:space="preserve">Eardley, A. F., Dobbin, C., Neves, J. &amp; Ride, P. Hands-On, Shoes-Off: Multisensory Tools Enhance Family Engagement Within an Art Museum. </w:t>
          </w:r>
          <w:r w:rsidRPr="00E40E1B">
            <w:rPr>
              <w:rFonts w:ascii="Aptos" w:hAnsi="Aptos" w:eastAsia="Times New Roman"/>
              <w:i/>
              <w:iCs/>
              <w:color w:val="000000"/>
            </w:rPr>
            <w:t>Visitor Studies</w:t>
          </w:r>
          <w:r w:rsidRPr="00E40E1B">
            <w:rPr>
              <w:rFonts w:ascii="Aptos" w:hAnsi="Aptos" w:eastAsia="Times New Roman"/>
              <w:color w:val="000000"/>
            </w:rPr>
            <w:t xml:space="preserve"> </w:t>
          </w:r>
          <w:r w:rsidRPr="00E40E1B">
            <w:rPr>
              <w:rFonts w:ascii="Aptos" w:hAnsi="Aptos" w:eastAsia="Times New Roman"/>
              <w:b/>
              <w:bCs/>
              <w:color w:val="000000"/>
            </w:rPr>
            <w:t>21</w:t>
          </w:r>
          <w:r w:rsidRPr="00E40E1B">
            <w:rPr>
              <w:rFonts w:ascii="Aptos" w:hAnsi="Aptos" w:eastAsia="Times New Roman"/>
              <w:color w:val="000000"/>
            </w:rPr>
            <w:t>, (2018).</w:t>
          </w:r>
        </w:p>
        <w:p w:rsidRPr="00E40E1B" w:rsidR="00E40E1B" w:rsidRDefault="00E40E1B" w14:paraId="69766411" w14:textId="77777777">
          <w:pPr>
            <w:autoSpaceDE w:val="0"/>
            <w:autoSpaceDN w:val="0"/>
            <w:ind w:hanging="640"/>
            <w:divId w:val="374542485"/>
            <w:rPr>
              <w:rFonts w:ascii="Aptos" w:hAnsi="Aptos" w:eastAsia="Times New Roman"/>
              <w:color w:val="000000"/>
            </w:rPr>
          </w:pPr>
          <w:r w:rsidRPr="00E40E1B">
            <w:rPr>
              <w:rFonts w:ascii="Aptos" w:hAnsi="Aptos" w:eastAsia="Times New Roman"/>
              <w:color w:val="000000"/>
            </w:rPr>
            <w:t>16.</w:t>
          </w:r>
          <w:r w:rsidRPr="00E40E1B">
            <w:rPr>
              <w:rFonts w:ascii="Aptos" w:hAnsi="Aptos" w:eastAsia="Times New Roman"/>
              <w:color w:val="000000"/>
            </w:rPr>
            <w:tab/>
          </w:r>
          <w:r w:rsidRPr="00E40E1B">
            <w:rPr>
              <w:rFonts w:ascii="Aptos" w:hAnsi="Aptos" w:eastAsia="Times New Roman"/>
              <w:color w:val="000000"/>
            </w:rPr>
            <w:t xml:space="preserve">Juslin, P. N. &amp; Västfjäll, D. Emotional responses to music: The need to consider underlying mechanisms. </w:t>
          </w:r>
          <w:r w:rsidRPr="00E40E1B">
            <w:rPr>
              <w:rFonts w:ascii="Aptos" w:hAnsi="Aptos" w:eastAsia="Times New Roman"/>
              <w:i/>
              <w:iCs/>
              <w:color w:val="000000"/>
            </w:rPr>
            <w:t>Behavioral and Brain Sciences</w:t>
          </w:r>
          <w:r w:rsidRPr="00E40E1B">
            <w:rPr>
              <w:rFonts w:ascii="Aptos" w:hAnsi="Aptos" w:eastAsia="Times New Roman"/>
              <w:color w:val="000000"/>
            </w:rPr>
            <w:t xml:space="preserve"> </w:t>
          </w:r>
          <w:r w:rsidRPr="00E40E1B">
            <w:rPr>
              <w:rFonts w:ascii="Aptos" w:hAnsi="Aptos" w:eastAsia="Times New Roman"/>
              <w:b/>
              <w:bCs/>
              <w:color w:val="000000"/>
            </w:rPr>
            <w:t>31</w:t>
          </w:r>
          <w:r w:rsidRPr="00E40E1B">
            <w:rPr>
              <w:rFonts w:ascii="Aptos" w:hAnsi="Aptos" w:eastAsia="Times New Roman"/>
              <w:color w:val="000000"/>
            </w:rPr>
            <w:t>, (2008).</w:t>
          </w:r>
        </w:p>
        <w:p w:rsidRPr="00E40E1B" w:rsidR="00E40E1B" w:rsidRDefault="00E40E1B" w14:paraId="7DE9C5ED" w14:textId="77777777">
          <w:pPr>
            <w:autoSpaceDE w:val="0"/>
            <w:autoSpaceDN w:val="0"/>
            <w:ind w:hanging="640"/>
            <w:divId w:val="2008940966"/>
            <w:rPr>
              <w:rFonts w:ascii="Aptos" w:hAnsi="Aptos" w:eastAsia="Times New Roman"/>
              <w:color w:val="000000"/>
            </w:rPr>
          </w:pPr>
          <w:r w:rsidRPr="00E40E1B">
            <w:rPr>
              <w:rFonts w:ascii="Aptos" w:hAnsi="Aptos" w:eastAsia="Times New Roman"/>
              <w:color w:val="000000"/>
            </w:rPr>
            <w:t>17.</w:t>
          </w:r>
          <w:r w:rsidRPr="00E40E1B">
            <w:rPr>
              <w:rFonts w:ascii="Aptos" w:hAnsi="Aptos" w:eastAsia="Times New Roman"/>
              <w:color w:val="000000"/>
            </w:rPr>
            <w:tab/>
          </w:r>
          <w:r w:rsidRPr="00E40E1B">
            <w:rPr>
              <w:rFonts w:ascii="Aptos" w:hAnsi="Aptos" w:eastAsia="Times New Roman"/>
              <w:color w:val="000000"/>
            </w:rPr>
            <w:t xml:space="preserve">Elliot, A. J. Color and psychological functioning: a review of theoretical and empirical work. </w:t>
          </w:r>
          <w:r w:rsidRPr="00E40E1B">
            <w:rPr>
              <w:rFonts w:ascii="Aptos" w:hAnsi="Aptos" w:eastAsia="Times New Roman"/>
              <w:i/>
              <w:iCs/>
              <w:color w:val="000000"/>
            </w:rPr>
            <w:t>Front. Psychol.</w:t>
          </w:r>
          <w:r w:rsidRPr="00E40E1B">
            <w:rPr>
              <w:rFonts w:ascii="Aptos" w:hAnsi="Aptos" w:eastAsia="Times New Roman"/>
              <w:color w:val="000000"/>
            </w:rPr>
            <w:t xml:space="preserve"> </w:t>
          </w:r>
          <w:r w:rsidRPr="00E40E1B">
            <w:rPr>
              <w:rFonts w:ascii="Aptos" w:hAnsi="Aptos" w:eastAsia="Times New Roman"/>
              <w:b/>
              <w:bCs/>
              <w:color w:val="000000"/>
            </w:rPr>
            <w:t>6</w:t>
          </w:r>
          <w:r w:rsidRPr="00E40E1B">
            <w:rPr>
              <w:rFonts w:ascii="Aptos" w:hAnsi="Aptos" w:eastAsia="Times New Roman"/>
              <w:color w:val="000000"/>
            </w:rPr>
            <w:t>, (2015).</w:t>
          </w:r>
        </w:p>
        <w:p w:rsidRPr="00E40E1B" w:rsidR="00E40E1B" w:rsidRDefault="00E40E1B" w14:paraId="0C5B0891" w14:textId="77777777">
          <w:pPr>
            <w:autoSpaceDE w:val="0"/>
            <w:autoSpaceDN w:val="0"/>
            <w:ind w:hanging="640"/>
            <w:divId w:val="48040668"/>
            <w:rPr>
              <w:rFonts w:ascii="Aptos" w:hAnsi="Aptos" w:eastAsia="Times New Roman"/>
              <w:color w:val="000000"/>
            </w:rPr>
          </w:pPr>
          <w:r w:rsidRPr="00E40E1B">
            <w:rPr>
              <w:rFonts w:ascii="Aptos" w:hAnsi="Aptos" w:eastAsia="Times New Roman"/>
              <w:color w:val="000000"/>
            </w:rPr>
            <w:t>18.</w:t>
          </w:r>
          <w:r w:rsidRPr="00E40E1B">
            <w:rPr>
              <w:rFonts w:ascii="Aptos" w:hAnsi="Aptos" w:eastAsia="Times New Roman"/>
              <w:color w:val="000000"/>
            </w:rPr>
            <w:tab/>
          </w:r>
          <w:r w:rsidRPr="00E40E1B">
            <w:rPr>
              <w:rFonts w:ascii="Aptos" w:hAnsi="Aptos" w:eastAsia="Times New Roman"/>
              <w:color w:val="000000"/>
            </w:rPr>
            <w:t xml:space="preserve">Iosifyan, M. &amp; Korolkova, O. Emotions associated with different textures during touch. </w:t>
          </w:r>
          <w:r w:rsidRPr="00E40E1B">
            <w:rPr>
              <w:rFonts w:ascii="Aptos" w:hAnsi="Aptos" w:eastAsia="Times New Roman"/>
              <w:i/>
              <w:iCs/>
              <w:color w:val="000000"/>
            </w:rPr>
            <w:t>Conscious. Cogn.</w:t>
          </w:r>
          <w:r w:rsidRPr="00E40E1B">
            <w:rPr>
              <w:rFonts w:ascii="Aptos" w:hAnsi="Aptos" w:eastAsia="Times New Roman"/>
              <w:color w:val="000000"/>
            </w:rPr>
            <w:t xml:space="preserve"> </w:t>
          </w:r>
          <w:r w:rsidRPr="00E40E1B">
            <w:rPr>
              <w:rFonts w:ascii="Aptos" w:hAnsi="Aptos" w:eastAsia="Times New Roman"/>
              <w:b/>
              <w:bCs/>
              <w:color w:val="000000"/>
            </w:rPr>
            <w:t>71</w:t>
          </w:r>
          <w:r w:rsidRPr="00E40E1B">
            <w:rPr>
              <w:rFonts w:ascii="Aptos" w:hAnsi="Aptos" w:eastAsia="Times New Roman"/>
              <w:color w:val="000000"/>
            </w:rPr>
            <w:t>, (2019).</w:t>
          </w:r>
        </w:p>
        <w:p w:rsidRPr="00E40E1B" w:rsidR="00E40E1B" w:rsidRDefault="00E40E1B" w14:paraId="1B6452B5" w14:textId="77777777">
          <w:pPr>
            <w:autoSpaceDE w:val="0"/>
            <w:autoSpaceDN w:val="0"/>
            <w:ind w:hanging="640"/>
            <w:divId w:val="2012103244"/>
            <w:rPr>
              <w:rFonts w:ascii="Aptos" w:hAnsi="Aptos" w:eastAsia="Times New Roman"/>
              <w:color w:val="000000"/>
            </w:rPr>
          </w:pPr>
          <w:r w:rsidRPr="00E40E1B">
            <w:rPr>
              <w:rFonts w:ascii="Aptos" w:hAnsi="Aptos" w:eastAsia="Times New Roman"/>
              <w:color w:val="000000"/>
            </w:rPr>
            <w:t>19.</w:t>
          </w:r>
          <w:r w:rsidRPr="00E40E1B">
            <w:rPr>
              <w:rFonts w:ascii="Aptos" w:hAnsi="Aptos" w:eastAsia="Times New Roman"/>
              <w:color w:val="000000"/>
            </w:rPr>
            <w:tab/>
          </w:r>
          <w:r w:rsidRPr="00E40E1B">
            <w:rPr>
              <w:rFonts w:ascii="Aptos" w:hAnsi="Aptos" w:eastAsia="Times New Roman"/>
              <w:color w:val="000000"/>
            </w:rPr>
            <w:t xml:space="preserve">Herz, R. The Role of Odor-Evoked Memory in Psychological and Physiological Health. </w:t>
          </w:r>
          <w:r w:rsidRPr="00E40E1B">
            <w:rPr>
              <w:rFonts w:ascii="Aptos" w:hAnsi="Aptos" w:eastAsia="Times New Roman"/>
              <w:i/>
              <w:iCs/>
              <w:color w:val="000000"/>
            </w:rPr>
            <w:t>Brain Sci.</w:t>
          </w:r>
          <w:r w:rsidRPr="00E40E1B">
            <w:rPr>
              <w:rFonts w:ascii="Aptos" w:hAnsi="Aptos" w:eastAsia="Times New Roman"/>
              <w:color w:val="000000"/>
            </w:rPr>
            <w:t xml:space="preserve"> </w:t>
          </w:r>
          <w:r w:rsidRPr="00E40E1B">
            <w:rPr>
              <w:rFonts w:ascii="Aptos" w:hAnsi="Aptos" w:eastAsia="Times New Roman"/>
              <w:b/>
              <w:bCs/>
              <w:color w:val="000000"/>
            </w:rPr>
            <w:t>6</w:t>
          </w:r>
          <w:r w:rsidRPr="00E40E1B">
            <w:rPr>
              <w:rFonts w:ascii="Aptos" w:hAnsi="Aptos" w:eastAsia="Times New Roman"/>
              <w:color w:val="000000"/>
            </w:rPr>
            <w:t>, 22 (2016).</w:t>
          </w:r>
        </w:p>
        <w:p w:rsidRPr="00E40E1B" w:rsidR="00E40E1B" w:rsidRDefault="00E40E1B" w14:paraId="72C5ADC9" w14:textId="77777777">
          <w:pPr>
            <w:autoSpaceDE w:val="0"/>
            <w:autoSpaceDN w:val="0"/>
            <w:ind w:hanging="640"/>
            <w:divId w:val="1414661424"/>
            <w:rPr>
              <w:rFonts w:ascii="Aptos" w:hAnsi="Aptos" w:eastAsia="Times New Roman"/>
              <w:color w:val="000000"/>
            </w:rPr>
          </w:pPr>
          <w:r w:rsidRPr="00E40E1B">
            <w:rPr>
              <w:rFonts w:ascii="Aptos" w:hAnsi="Aptos" w:eastAsia="Times New Roman"/>
              <w:color w:val="000000"/>
            </w:rPr>
            <w:t>20.</w:t>
          </w:r>
          <w:r w:rsidRPr="00E40E1B">
            <w:rPr>
              <w:rFonts w:ascii="Aptos" w:hAnsi="Aptos" w:eastAsia="Times New Roman"/>
              <w:color w:val="000000"/>
            </w:rPr>
            <w:tab/>
          </w:r>
          <w:r w:rsidRPr="00E40E1B">
            <w:rPr>
              <w:rFonts w:ascii="Aptos" w:hAnsi="Aptos" w:eastAsia="Times New Roman"/>
              <w:color w:val="000000"/>
            </w:rPr>
            <w:t xml:space="preserve">Woods, A. T. </w:t>
          </w:r>
          <w:r w:rsidRPr="00E40E1B">
            <w:rPr>
              <w:rFonts w:ascii="Aptos" w:hAnsi="Aptos" w:eastAsia="Times New Roman"/>
              <w:i/>
              <w:iCs/>
              <w:color w:val="000000"/>
            </w:rPr>
            <w:t>et al.</w:t>
          </w:r>
          <w:r w:rsidRPr="00E40E1B">
            <w:rPr>
              <w:rFonts w:ascii="Aptos" w:hAnsi="Aptos" w:eastAsia="Times New Roman"/>
              <w:color w:val="000000"/>
            </w:rPr>
            <w:t xml:space="preserve"> Going Beyond the Ordinary — User Perceptions of the Impact of Multisensory Elements on Presence in Virtual Reality at the Royal Opera House. </w:t>
          </w:r>
          <w:r w:rsidRPr="00E40E1B">
            <w:rPr>
              <w:rFonts w:ascii="Aptos" w:hAnsi="Aptos" w:eastAsia="Times New Roman"/>
              <w:i/>
              <w:iCs/>
              <w:color w:val="000000"/>
            </w:rPr>
            <w:t>Multisens. Res.</w:t>
          </w:r>
          <w:r w:rsidRPr="00E40E1B">
            <w:rPr>
              <w:rFonts w:ascii="Aptos" w:hAnsi="Aptos" w:eastAsia="Times New Roman"/>
              <w:color w:val="000000"/>
            </w:rPr>
            <w:t xml:space="preserve"> </w:t>
          </w:r>
          <w:r w:rsidRPr="00E40E1B">
            <w:rPr>
              <w:rFonts w:ascii="Aptos" w:hAnsi="Aptos" w:eastAsia="Times New Roman"/>
              <w:b/>
              <w:bCs/>
              <w:color w:val="000000"/>
            </w:rPr>
            <w:t>38</w:t>
          </w:r>
          <w:r w:rsidRPr="00E40E1B">
            <w:rPr>
              <w:rFonts w:ascii="Aptos" w:hAnsi="Aptos" w:eastAsia="Times New Roman"/>
              <w:color w:val="000000"/>
            </w:rPr>
            <w:t>, 1–25 (2025).</w:t>
          </w:r>
        </w:p>
        <w:p w:rsidRPr="00E40E1B" w:rsidR="00E40E1B" w:rsidRDefault="00E40E1B" w14:paraId="24A8F587" w14:textId="77777777">
          <w:pPr>
            <w:autoSpaceDE w:val="0"/>
            <w:autoSpaceDN w:val="0"/>
            <w:ind w:hanging="640"/>
            <w:divId w:val="2144081955"/>
            <w:rPr>
              <w:rFonts w:ascii="Aptos" w:hAnsi="Aptos" w:eastAsia="Times New Roman"/>
              <w:color w:val="000000"/>
            </w:rPr>
          </w:pPr>
          <w:r w:rsidRPr="00E40E1B">
            <w:rPr>
              <w:rFonts w:ascii="Aptos" w:hAnsi="Aptos" w:eastAsia="Times New Roman"/>
              <w:color w:val="000000"/>
            </w:rPr>
            <w:t>21.</w:t>
          </w:r>
          <w:r w:rsidRPr="00E40E1B">
            <w:rPr>
              <w:rFonts w:ascii="Aptos" w:hAnsi="Aptos" w:eastAsia="Times New Roman"/>
              <w:color w:val="000000"/>
            </w:rPr>
            <w:tab/>
          </w:r>
          <w:r w:rsidRPr="00E40E1B">
            <w:rPr>
              <w:rFonts w:ascii="Aptos" w:hAnsi="Aptos" w:eastAsia="Times New Roman"/>
              <w:color w:val="000000"/>
            </w:rPr>
            <w:t xml:space="preserve">Song, C. </w:t>
          </w:r>
          <w:r w:rsidRPr="00E40E1B">
            <w:rPr>
              <w:rFonts w:ascii="Aptos" w:hAnsi="Aptos" w:eastAsia="Times New Roman"/>
              <w:i/>
              <w:iCs/>
              <w:color w:val="000000"/>
            </w:rPr>
            <w:t>et al.</w:t>
          </w:r>
          <w:r w:rsidRPr="00E40E1B">
            <w:rPr>
              <w:rFonts w:ascii="Aptos" w:hAnsi="Aptos" w:eastAsia="Times New Roman"/>
              <w:color w:val="000000"/>
            </w:rPr>
            <w:t xml:space="preserve"> Effects of simulated multi-sensory stimulation integration on physiological and psychological restoration in virtual urban green space environment. </w:t>
          </w:r>
          <w:r w:rsidRPr="00E40E1B">
            <w:rPr>
              <w:rFonts w:ascii="Aptos" w:hAnsi="Aptos" w:eastAsia="Times New Roman"/>
              <w:i/>
              <w:iCs/>
              <w:color w:val="000000"/>
            </w:rPr>
            <w:t>Front. Psychol.</w:t>
          </w:r>
          <w:r w:rsidRPr="00E40E1B">
            <w:rPr>
              <w:rFonts w:ascii="Aptos" w:hAnsi="Aptos" w:eastAsia="Times New Roman"/>
              <w:color w:val="000000"/>
            </w:rPr>
            <w:t xml:space="preserve"> </w:t>
          </w:r>
          <w:r w:rsidRPr="00E40E1B">
            <w:rPr>
              <w:rFonts w:ascii="Aptos" w:hAnsi="Aptos" w:eastAsia="Times New Roman"/>
              <w:b/>
              <w:bCs/>
              <w:color w:val="000000"/>
            </w:rPr>
            <w:t>15</w:t>
          </w:r>
          <w:r w:rsidRPr="00E40E1B">
            <w:rPr>
              <w:rFonts w:ascii="Aptos" w:hAnsi="Aptos" w:eastAsia="Times New Roman"/>
              <w:color w:val="000000"/>
            </w:rPr>
            <w:t>, (2024).</w:t>
          </w:r>
        </w:p>
        <w:p w:rsidRPr="00E40E1B" w:rsidR="00E40E1B" w:rsidRDefault="00E40E1B" w14:paraId="00DFF91D" w14:textId="77777777">
          <w:pPr>
            <w:autoSpaceDE w:val="0"/>
            <w:autoSpaceDN w:val="0"/>
            <w:ind w:hanging="640"/>
            <w:divId w:val="512912498"/>
            <w:rPr>
              <w:rFonts w:ascii="Aptos" w:hAnsi="Aptos" w:eastAsia="Times New Roman"/>
              <w:color w:val="000000"/>
            </w:rPr>
          </w:pPr>
          <w:r w:rsidRPr="00E40E1B">
            <w:rPr>
              <w:rFonts w:ascii="Aptos" w:hAnsi="Aptos" w:eastAsia="Times New Roman"/>
              <w:color w:val="000000"/>
            </w:rPr>
            <w:t>22.</w:t>
          </w:r>
          <w:r w:rsidRPr="00E40E1B">
            <w:rPr>
              <w:rFonts w:ascii="Aptos" w:hAnsi="Aptos" w:eastAsia="Times New Roman"/>
              <w:color w:val="000000"/>
            </w:rPr>
            <w:tab/>
          </w:r>
          <w:r w:rsidRPr="00E40E1B">
            <w:rPr>
              <w:rFonts w:ascii="Aptos" w:hAnsi="Aptos" w:eastAsia="Times New Roman"/>
              <w:color w:val="000000"/>
            </w:rPr>
            <w:t xml:space="preserve">Shams, L. &amp; Seitz, A. R. Benefits of multisensory learning. </w:t>
          </w:r>
          <w:r w:rsidRPr="00E40E1B">
            <w:rPr>
              <w:rFonts w:ascii="Aptos" w:hAnsi="Aptos" w:eastAsia="Times New Roman"/>
              <w:i/>
              <w:iCs/>
              <w:color w:val="000000"/>
            </w:rPr>
            <w:t>Trends Cogn. Sci.</w:t>
          </w:r>
          <w:r w:rsidRPr="00E40E1B">
            <w:rPr>
              <w:rFonts w:ascii="Aptos" w:hAnsi="Aptos" w:eastAsia="Times New Roman"/>
              <w:color w:val="000000"/>
            </w:rPr>
            <w:t xml:space="preserve"> </w:t>
          </w:r>
          <w:r w:rsidRPr="00E40E1B">
            <w:rPr>
              <w:rFonts w:ascii="Aptos" w:hAnsi="Aptos" w:eastAsia="Times New Roman"/>
              <w:b/>
              <w:bCs/>
              <w:color w:val="000000"/>
            </w:rPr>
            <w:t>12</w:t>
          </w:r>
          <w:r w:rsidRPr="00E40E1B">
            <w:rPr>
              <w:rFonts w:ascii="Aptos" w:hAnsi="Aptos" w:eastAsia="Times New Roman"/>
              <w:color w:val="000000"/>
            </w:rPr>
            <w:t>, 411–417 (2008).</w:t>
          </w:r>
        </w:p>
        <w:p w:rsidRPr="00E40E1B" w:rsidR="00E40E1B" w:rsidRDefault="00E40E1B" w14:paraId="2B648270" w14:textId="77777777">
          <w:pPr>
            <w:autoSpaceDE w:val="0"/>
            <w:autoSpaceDN w:val="0"/>
            <w:ind w:hanging="640"/>
            <w:divId w:val="1579706701"/>
            <w:rPr>
              <w:rFonts w:ascii="Aptos" w:hAnsi="Aptos" w:eastAsia="Times New Roman"/>
              <w:color w:val="000000"/>
            </w:rPr>
          </w:pPr>
          <w:r w:rsidRPr="00E40E1B">
            <w:rPr>
              <w:rFonts w:ascii="Aptos" w:hAnsi="Aptos" w:eastAsia="Times New Roman"/>
              <w:color w:val="000000"/>
            </w:rPr>
            <w:t>23.</w:t>
          </w:r>
          <w:r w:rsidRPr="00E40E1B">
            <w:rPr>
              <w:rFonts w:ascii="Aptos" w:hAnsi="Aptos" w:eastAsia="Times New Roman"/>
              <w:color w:val="000000"/>
            </w:rPr>
            <w:tab/>
          </w:r>
          <w:r w:rsidRPr="00E40E1B">
            <w:rPr>
              <w:rFonts w:ascii="Aptos" w:hAnsi="Aptos" w:eastAsia="Times New Roman"/>
              <w:color w:val="000000"/>
            </w:rPr>
            <w:t xml:space="preserve">Pecher, D. &amp; Zeelenberg, R. Does multisensory study benefit memory for pictures and sounds? </w:t>
          </w:r>
          <w:r w:rsidRPr="00E40E1B">
            <w:rPr>
              <w:rFonts w:ascii="Aptos" w:hAnsi="Aptos" w:eastAsia="Times New Roman"/>
              <w:i/>
              <w:iCs/>
              <w:color w:val="000000"/>
            </w:rPr>
            <w:t>Cognition</w:t>
          </w:r>
          <w:r w:rsidRPr="00E40E1B">
            <w:rPr>
              <w:rFonts w:ascii="Aptos" w:hAnsi="Aptos" w:eastAsia="Times New Roman"/>
              <w:color w:val="000000"/>
            </w:rPr>
            <w:t xml:space="preserve"> </w:t>
          </w:r>
          <w:r w:rsidRPr="00E40E1B">
            <w:rPr>
              <w:rFonts w:ascii="Aptos" w:hAnsi="Aptos" w:eastAsia="Times New Roman"/>
              <w:b/>
              <w:bCs/>
              <w:color w:val="000000"/>
            </w:rPr>
            <w:t>226</w:t>
          </w:r>
          <w:r w:rsidRPr="00E40E1B">
            <w:rPr>
              <w:rFonts w:ascii="Aptos" w:hAnsi="Aptos" w:eastAsia="Times New Roman"/>
              <w:color w:val="000000"/>
            </w:rPr>
            <w:t>, 105181 (2022).</w:t>
          </w:r>
        </w:p>
        <w:p w:rsidRPr="00E40E1B" w:rsidR="00E40E1B" w:rsidRDefault="00E40E1B" w14:paraId="49ECBF4E" w14:textId="77777777">
          <w:pPr>
            <w:autoSpaceDE w:val="0"/>
            <w:autoSpaceDN w:val="0"/>
            <w:ind w:hanging="640"/>
            <w:divId w:val="1972322546"/>
            <w:rPr>
              <w:rFonts w:ascii="Aptos" w:hAnsi="Aptos" w:eastAsia="Times New Roman"/>
              <w:color w:val="000000"/>
            </w:rPr>
          </w:pPr>
          <w:r w:rsidRPr="00E40E1B">
            <w:rPr>
              <w:rFonts w:ascii="Aptos" w:hAnsi="Aptos" w:eastAsia="Times New Roman"/>
              <w:color w:val="000000"/>
            </w:rPr>
            <w:t>24.</w:t>
          </w:r>
          <w:r w:rsidRPr="00E40E1B">
            <w:rPr>
              <w:rFonts w:ascii="Aptos" w:hAnsi="Aptos" w:eastAsia="Times New Roman"/>
              <w:color w:val="000000"/>
            </w:rPr>
            <w:tab/>
          </w:r>
          <w:r w:rsidRPr="00E40E1B">
            <w:rPr>
              <w:rFonts w:ascii="Aptos" w:hAnsi="Aptos" w:eastAsia="Times New Roman"/>
              <w:color w:val="000000"/>
            </w:rPr>
            <w:t xml:space="preserve">Dinh, H. Q., Walker, N., Hodges, L. F., Chang Song &amp; Kobayashi, A. Evaluating the importance of multi-sensory input on memory and the sense of presence in </w:t>
          </w:r>
          <w:r w:rsidRPr="00E40E1B">
            <w:rPr>
              <w:rFonts w:ascii="Aptos" w:hAnsi="Aptos" w:eastAsia="Times New Roman"/>
              <w:color w:val="000000"/>
            </w:rPr>
            <w:t xml:space="preserve">virtual environments. in </w:t>
          </w:r>
          <w:r w:rsidRPr="00E40E1B">
            <w:rPr>
              <w:rFonts w:ascii="Aptos" w:hAnsi="Aptos" w:eastAsia="Times New Roman"/>
              <w:i/>
              <w:iCs/>
              <w:color w:val="000000"/>
            </w:rPr>
            <w:t>Proceedings IEEE Virtual Reality (Cat. No. 99CB36316)</w:t>
          </w:r>
          <w:r w:rsidRPr="00E40E1B">
            <w:rPr>
              <w:rFonts w:ascii="Aptos" w:hAnsi="Aptos" w:eastAsia="Times New Roman"/>
              <w:color w:val="000000"/>
            </w:rPr>
            <w:t xml:space="preserve"> 222–228 (IEEE Comput. Soc). doi:10.1109/VR.1999.756955.</w:t>
          </w:r>
        </w:p>
        <w:p w:rsidRPr="00E40E1B" w:rsidR="00E40E1B" w:rsidRDefault="00E40E1B" w14:paraId="1A73F6A8" w14:textId="77777777">
          <w:pPr>
            <w:autoSpaceDE w:val="0"/>
            <w:autoSpaceDN w:val="0"/>
            <w:ind w:hanging="640"/>
            <w:divId w:val="688066205"/>
            <w:rPr>
              <w:rFonts w:ascii="Aptos" w:hAnsi="Aptos" w:eastAsia="Times New Roman"/>
              <w:color w:val="000000"/>
            </w:rPr>
          </w:pPr>
          <w:r w:rsidRPr="00E40E1B">
            <w:rPr>
              <w:rFonts w:ascii="Aptos" w:hAnsi="Aptos" w:eastAsia="Times New Roman"/>
              <w:color w:val="000000"/>
            </w:rPr>
            <w:t>25.</w:t>
          </w:r>
          <w:r w:rsidRPr="00E40E1B">
            <w:rPr>
              <w:rFonts w:ascii="Aptos" w:hAnsi="Aptos" w:eastAsia="Times New Roman"/>
              <w:color w:val="000000"/>
            </w:rPr>
            <w:tab/>
          </w:r>
          <w:r w:rsidRPr="00E40E1B">
            <w:rPr>
              <w:rFonts w:ascii="Aptos" w:hAnsi="Aptos" w:eastAsia="Times New Roman"/>
              <w:color w:val="000000"/>
            </w:rPr>
            <w:t xml:space="preserve">Soto-Faraco, S. &amp; Spence, C. Crossmodal semantics in memory: Scoping review and meta-analyses of multisensory effects in short-term and episodic memory systems. </w:t>
          </w:r>
          <w:r w:rsidRPr="00E40E1B">
            <w:rPr>
              <w:rFonts w:ascii="Aptos" w:hAnsi="Aptos" w:eastAsia="Times New Roman"/>
              <w:i/>
              <w:iCs/>
              <w:color w:val="000000"/>
            </w:rPr>
            <w:t>Psychol. Bull.</w:t>
          </w:r>
          <w:r w:rsidRPr="00E40E1B">
            <w:rPr>
              <w:rFonts w:ascii="Aptos" w:hAnsi="Aptos" w:eastAsia="Times New Roman"/>
              <w:color w:val="000000"/>
            </w:rPr>
            <w:t xml:space="preserve"> https://doi.org/10.1037/bul0000483 (2025) doi:10.1037/bul0000483.</w:t>
          </w:r>
        </w:p>
        <w:p w:rsidRPr="00E40E1B" w:rsidR="00E40E1B" w:rsidRDefault="00E40E1B" w14:paraId="6DCA489F" w14:textId="77777777">
          <w:pPr>
            <w:autoSpaceDE w:val="0"/>
            <w:autoSpaceDN w:val="0"/>
            <w:ind w:hanging="640"/>
            <w:divId w:val="1120607302"/>
            <w:rPr>
              <w:rFonts w:ascii="Aptos" w:hAnsi="Aptos" w:eastAsia="Times New Roman"/>
              <w:color w:val="000000"/>
            </w:rPr>
          </w:pPr>
          <w:r w:rsidRPr="00E40E1B">
            <w:rPr>
              <w:rFonts w:ascii="Aptos" w:hAnsi="Aptos" w:eastAsia="Times New Roman"/>
              <w:color w:val="000000"/>
            </w:rPr>
            <w:t>26.</w:t>
          </w:r>
          <w:r w:rsidRPr="00E40E1B">
            <w:rPr>
              <w:rFonts w:ascii="Aptos" w:hAnsi="Aptos" w:eastAsia="Times New Roman"/>
              <w:color w:val="000000"/>
            </w:rPr>
            <w:tab/>
          </w:r>
          <w:r w:rsidRPr="00E40E1B">
            <w:rPr>
              <w:rFonts w:ascii="Aptos" w:hAnsi="Aptos" w:eastAsia="Times New Roman"/>
              <w:color w:val="000000"/>
            </w:rPr>
            <w:t xml:space="preserve">Tran, H., Veflen, N., Jørgensen, E. J. B. &amp; Velasco, C. Multisensory Food Experiences in Northern Norway: An Exploratory Study. </w:t>
          </w:r>
          <w:r w:rsidRPr="00E40E1B">
            <w:rPr>
              <w:rFonts w:ascii="Aptos" w:hAnsi="Aptos" w:eastAsia="Times New Roman"/>
              <w:i/>
              <w:iCs/>
              <w:color w:val="000000"/>
            </w:rPr>
            <w:t>Foods</w:t>
          </w:r>
          <w:r w:rsidRPr="00E40E1B">
            <w:rPr>
              <w:rFonts w:ascii="Aptos" w:hAnsi="Aptos" w:eastAsia="Times New Roman"/>
              <w:color w:val="000000"/>
            </w:rPr>
            <w:t xml:space="preserve"> </w:t>
          </w:r>
          <w:r w:rsidRPr="00E40E1B">
            <w:rPr>
              <w:rFonts w:ascii="Aptos" w:hAnsi="Aptos" w:eastAsia="Times New Roman"/>
              <w:b/>
              <w:bCs/>
              <w:color w:val="000000"/>
            </w:rPr>
            <w:t>13</w:t>
          </w:r>
          <w:r w:rsidRPr="00E40E1B">
            <w:rPr>
              <w:rFonts w:ascii="Aptos" w:hAnsi="Aptos" w:eastAsia="Times New Roman"/>
              <w:color w:val="000000"/>
            </w:rPr>
            <w:t>, 2156 (2024).</w:t>
          </w:r>
        </w:p>
        <w:p w:rsidRPr="00E40E1B" w:rsidR="00E40E1B" w:rsidRDefault="00E40E1B" w14:paraId="0450E172" w14:textId="77777777">
          <w:pPr>
            <w:autoSpaceDE w:val="0"/>
            <w:autoSpaceDN w:val="0"/>
            <w:ind w:hanging="640"/>
            <w:divId w:val="1046374434"/>
            <w:rPr>
              <w:rFonts w:ascii="Aptos" w:hAnsi="Aptos" w:eastAsia="Times New Roman"/>
              <w:color w:val="000000"/>
            </w:rPr>
          </w:pPr>
          <w:r w:rsidRPr="00E40E1B">
            <w:rPr>
              <w:rFonts w:ascii="Aptos" w:hAnsi="Aptos" w:eastAsia="Times New Roman"/>
              <w:color w:val="000000"/>
            </w:rPr>
            <w:t>27.</w:t>
          </w:r>
          <w:r w:rsidRPr="00E40E1B">
            <w:rPr>
              <w:rFonts w:ascii="Aptos" w:hAnsi="Aptos" w:eastAsia="Times New Roman"/>
              <w:color w:val="000000"/>
            </w:rPr>
            <w:tab/>
          </w:r>
          <w:r w:rsidRPr="00E40E1B">
            <w:rPr>
              <w:rFonts w:ascii="Aptos" w:hAnsi="Aptos" w:eastAsia="Times New Roman"/>
              <w:color w:val="000000"/>
            </w:rPr>
            <w:t xml:space="preserve">Parker, M., Spennemann, D. H. R. &amp; Bond, J. Sensory perception in cultural studies—a review of sensorial and multisensorial heritage. </w:t>
          </w:r>
          <w:r w:rsidRPr="00E40E1B">
            <w:rPr>
              <w:rFonts w:ascii="Aptos" w:hAnsi="Aptos" w:eastAsia="Times New Roman"/>
              <w:i/>
              <w:iCs/>
              <w:color w:val="000000"/>
            </w:rPr>
            <w:t>The Senses and Society</w:t>
          </w:r>
          <w:r w:rsidRPr="00E40E1B">
            <w:rPr>
              <w:rFonts w:ascii="Aptos" w:hAnsi="Aptos" w:eastAsia="Times New Roman"/>
              <w:color w:val="000000"/>
            </w:rPr>
            <w:t xml:space="preserve"> </w:t>
          </w:r>
          <w:r w:rsidRPr="00E40E1B">
            <w:rPr>
              <w:rFonts w:ascii="Aptos" w:hAnsi="Aptos" w:eastAsia="Times New Roman"/>
              <w:b/>
              <w:bCs/>
              <w:color w:val="000000"/>
            </w:rPr>
            <w:t>19</w:t>
          </w:r>
          <w:r w:rsidRPr="00E40E1B">
            <w:rPr>
              <w:rFonts w:ascii="Aptos" w:hAnsi="Aptos" w:eastAsia="Times New Roman"/>
              <w:color w:val="000000"/>
            </w:rPr>
            <w:t>, 231–261 (2024).</w:t>
          </w:r>
        </w:p>
        <w:p w:rsidRPr="00E40E1B" w:rsidR="00E40E1B" w:rsidRDefault="00E40E1B" w14:paraId="2DE57243" w14:textId="77777777">
          <w:pPr>
            <w:autoSpaceDE w:val="0"/>
            <w:autoSpaceDN w:val="0"/>
            <w:ind w:hanging="640"/>
            <w:divId w:val="2012683466"/>
            <w:rPr>
              <w:rFonts w:ascii="Aptos" w:hAnsi="Aptos" w:eastAsia="Times New Roman"/>
              <w:color w:val="000000"/>
            </w:rPr>
          </w:pPr>
          <w:r w:rsidRPr="00E40E1B">
            <w:rPr>
              <w:rFonts w:ascii="Aptos" w:hAnsi="Aptos" w:eastAsia="Times New Roman"/>
              <w:color w:val="000000"/>
            </w:rPr>
            <w:t>28.</w:t>
          </w:r>
          <w:r w:rsidRPr="00E40E1B">
            <w:rPr>
              <w:rFonts w:ascii="Aptos" w:hAnsi="Aptos" w:eastAsia="Times New Roman"/>
              <w:color w:val="000000"/>
            </w:rPr>
            <w:tab/>
          </w:r>
          <w:r w:rsidRPr="00E40E1B">
            <w:rPr>
              <w:rFonts w:ascii="Aptos" w:hAnsi="Aptos" w:eastAsia="Times New Roman"/>
              <w:color w:val="000000"/>
            </w:rPr>
            <w:t xml:space="preserve">Avni, Y., Danial-Saad, A., Sheidin, J. &amp; Kuflik, T. Enhancing museum accessibility for blind and low vision visitors through interactive multimodal tangible interfaces. </w:t>
          </w:r>
          <w:r w:rsidRPr="00E40E1B">
            <w:rPr>
              <w:rFonts w:ascii="Aptos" w:hAnsi="Aptos" w:eastAsia="Times New Roman"/>
              <w:i/>
              <w:iCs/>
              <w:color w:val="000000"/>
            </w:rPr>
            <w:t>Int. J. Hum. Comput. Stud.</w:t>
          </w:r>
          <w:r w:rsidRPr="00E40E1B">
            <w:rPr>
              <w:rFonts w:ascii="Aptos" w:hAnsi="Aptos" w:eastAsia="Times New Roman"/>
              <w:color w:val="000000"/>
            </w:rPr>
            <w:t xml:space="preserve"> </w:t>
          </w:r>
          <w:r w:rsidRPr="00E40E1B">
            <w:rPr>
              <w:rFonts w:ascii="Aptos" w:hAnsi="Aptos" w:eastAsia="Times New Roman"/>
              <w:b/>
              <w:bCs/>
              <w:color w:val="000000"/>
            </w:rPr>
            <w:t>198</w:t>
          </w:r>
          <w:r w:rsidRPr="00E40E1B">
            <w:rPr>
              <w:rFonts w:ascii="Aptos" w:hAnsi="Aptos" w:eastAsia="Times New Roman"/>
              <w:color w:val="000000"/>
            </w:rPr>
            <w:t>, 103469 (2025).</w:t>
          </w:r>
        </w:p>
        <w:p w:rsidRPr="00E40E1B" w:rsidR="00E40E1B" w:rsidRDefault="00E40E1B" w14:paraId="565D2F62" w14:textId="77777777">
          <w:pPr>
            <w:autoSpaceDE w:val="0"/>
            <w:autoSpaceDN w:val="0"/>
            <w:ind w:hanging="640"/>
            <w:divId w:val="1759208924"/>
            <w:rPr>
              <w:rFonts w:ascii="Aptos" w:hAnsi="Aptos" w:eastAsia="Times New Roman"/>
              <w:color w:val="000000"/>
            </w:rPr>
          </w:pPr>
          <w:r w:rsidRPr="00E40E1B">
            <w:rPr>
              <w:rFonts w:ascii="Aptos" w:hAnsi="Aptos" w:eastAsia="Times New Roman"/>
              <w:color w:val="000000"/>
            </w:rPr>
            <w:t>29.</w:t>
          </w:r>
          <w:r w:rsidRPr="00E40E1B">
            <w:rPr>
              <w:rFonts w:ascii="Aptos" w:hAnsi="Aptos" w:eastAsia="Times New Roman"/>
              <w:color w:val="000000"/>
            </w:rPr>
            <w:tab/>
          </w:r>
          <w:r w:rsidRPr="00E40E1B">
            <w:rPr>
              <w:rFonts w:ascii="Aptos" w:hAnsi="Aptos" w:eastAsia="Times New Roman"/>
              <w:color w:val="000000"/>
            </w:rPr>
            <w:t xml:space="preserve">Lloyd-Esenkaya, T., Lloyd-Esenkaya, V., O’Neill, E. &amp; Proulx, M. J. Multisensory inclusive design with sensory substitution. </w:t>
          </w:r>
          <w:r w:rsidRPr="00E40E1B">
            <w:rPr>
              <w:rFonts w:ascii="Aptos" w:hAnsi="Aptos" w:eastAsia="Times New Roman"/>
              <w:i/>
              <w:iCs/>
              <w:color w:val="000000"/>
            </w:rPr>
            <w:t>Cognitive Research: Principles and Implications</w:t>
          </w:r>
          <w:r w:rsidRPr="00E40E1B">
            <w:rPr>
              <w:rFonts w:ascii="Aptos" w:hAnsi="Aptos" w:eastAsia="Times New Roman"/>
              <w:color w:val="000000"/>
            </w:rPr>
            <w:t xml:space="preserve"> vol. 5 Preprint at https://doi.org/10.1186/s41235-020-00240-7 (2020).</w:t>
          </w:r>
        </w:p>
        <w:p w:rsidRPr="00E40E1B" w:rsidR="00E40E1B" w:rsidRDefault="00E40E1B" w14:paraId="4FEFA189" w14:textId="77777777">
          <w:pPr>
            <w:autoSpaceDE w:val="0"/>
            <w:autoSpaceDN w:val="0"/>
            <w:ind w:hanging="640"/>
            <w:divId w:val="1810901267"/>
            <w:rPr>
              <w:rFonts w:ascii="Aptos" w:hAnsi="Aptos" w:eastAsia="Times New Roman"/>
              <w:color w:val="000000"/>
            </w:rPr>
          </w:pPr>
          <w:r w:rsidRPr="00E40E1B">
            <w:rPr>
              <w:rFonts w:ascii="Aptos" w:hAnsi="Aptos" w:eastAsia="Times New Roman"/>
              <w:color w:val="000000"/>
            </w:rPr>
            <w:t>30.</w:t>
          </w:r>
          <w:r w:rsidRPr="00E40E1B">
            <w:rPr>
              <w:rFonts w:ascii="Aptos" w:hAnsi="Aptos" w:eastAsia="Times New Roman"/>
              <w:color w:val="000000"/>
            </w:rPr>
            <w:tab/>
          </w:r>
          <w:r w:rsidRPr="00E40E1B">
            <w:rPr>
              <w:rFonts w:ascii="Aptos" w:hAnsi="Aptos" w:eastAsia="Times New Roman"/>
              <w:color w:val="000000"/>
            </w:rPr>
            <w:t xml:space="preserve">Reid, B. E. </w:t>
          </w:r>
          <w:r w:rsidRPr="00E40E1B">
            <w:rPr>
              <w:rFonts w:ascii="Aptos" w:hAnsi="Aptos" w:eastAsia="Times New Roman"/>
              <w:i/>
              <w:iCs/>
              <w:color w:val="000000"/>
            </w:rPr>
            <w:t>The Curb-Cut Effect and the Perils of Accessibility without Disability</w:t>
          </w:r>
          <w:r w:rsidRPr="00E40E1B">
            <w:rPr>
              <w:rFonts w:ascii="Aptos" w:hAnsi="Aptos" w:eastAsia="Times New Roman"/>
              <w:color w:val="000000"/>
            </w:rPr>
            <w:t xml:space="preserve">. </w:t>
          </w:r>
          <w:r w:rsidRPr="00E40E1B">
            <w:rPr>
              <w:rFonts w:ascii="Aptos" w:hAnsi="Aptos" w:eastAsia="Times New Roman"/>
              <w:i/>
              <w:iCs/>
              <w:color w:val="000000"/>
            </w:rPr>
            <w:t>Feminist Cyberlaw</w:t>
          </w:r>
          <w:r w:rsidRPr="00E40E1B">
            <w:rPr>
              <w:rFonts w:ascii="Aptos" w:hAnsi="Aptos" w:eastAsia="Times New Roman"/>
              <w:color w:val="000000"/>
            </w:rPr>
            <w:t xml:space="preserve"> (University of California Press, 2024). doi:10.1525/luminos.190.i.</w:t>
          </w:r>
        </w:p>
        <w:p w:rsidRPr="00E40E1B" w:rsidR="00E40E1B" w:rsidRDefault="00E40E1B" w14:paraId="3714E3EE" w14:textId="77777777">
          <w:pPr>
            <w:autoSpaceDE w:val="0"/>
            <w:autoSpaceDN w:val="0"/>
            <w:ind w:hanging="640"/>
            <w:divId w:val="780995012"/>
            <w:rPr>
              <w:rFonts w:ascii="Aptos" w:hAnsi="Aptos" w:eastAsia="Times New Roman"/>
              <w:color w:val="000000"/>
            </w:rPr>
          </w:pPr>
          <w:r w:rsidRPr="00E40E1B">
            <w:rPr>
              <w:rFonts w:ascii="Aptos" w:hAnsi="Aptos" w:eastAsia="Times New Roman"/>
              <w:color w:val="000000"/>
            </w:rPr>
            <w:t>31.</w:t>
          </w:r>
          <w:r w:rsidRPr="00E40E1B">
            <w:rPr>
              <w:rFonts w:ascii="Aptos" w:hAnsi="Aptos" w:eastAsia="Times New Roman"/>
              <w:color w:val="000000"/>
            </w:rPr>
            <w:tab/>
          </w:r>
          <w:r w:rsidRPr="00E40E1B">
            <w:rPr>
              <w:rFonts w:ascii="Aptos" w:hAnsi="Aptos" w:eastAsia="Times New Roman"/>
              <w:color w:val="000000"/>
            </w:rPr>
            <w:t xml:space="preserve">Fotiadi, S. E. Multisensory Technologies for Inclusive Exhibition Spaces: Disability Access Meets Artistic and Curatorial Research. </w:t>
          </w:r>
          <w:r w:rsidRPr="00E40E1B">
            <w:rPr>
              <w:rFonts w:ascii="Aptos" w:hAnsi="Aptos" w:eastAsia="Times New Roman"/>
              <w:i/>
              <w:iCs/>
              <w:color w:val="000000"/>
            </w:rPr>
            <w:t>Multimodal Technologies and Interaction</w:t>
          </w:r>
          <w:r w:rsidRPr="00E40E1B">
            <w:rPr>
              <w:rFonts w:ascii="Aptos" w:hAnsi="Aptos" w:eastAsia="Times New Roman"/>
              <w:color w:val="000000"/>
            </w:rPr>
            <w:t xml:space="preserve"> </w:t>
          </w:r>
          <w:r w:rsidRPr="00E40E1B">
            <w:rPr>
              <w:rFonts w:ascii="Aptos" w:hAnsi="Aptos" w:eastAsia="Times New Roman"/>
              <w:b/>
              <w:bCs/>
              <w:color w:val="000000"/>
            </w:rPr>
            <w:t>8</w:t>
          </w:r>
          <w:r w:rsidRPr="00E40E1B">
            <w:rPr>
              <w:rFonts w:ascii="Aptos" w:hAnsi="Aptos" w:eastAsia="Times New Roman"/>
              <w:color w:val="000000"/>
            </w:rPr>
            <w:t>, 74 (2024).</w:t>
          </w:r>
        </w:p>
        <w:p w:rsidRPr="00E40E1B" w:rsidR="00E40E1B" w:rsidRDefault="00E40E1B" w14:paraId="3778EF2A" w14:textId="77777777">
          <w:pPr>
            <w:autoSpaceDE w:val="0"/>
            <w:autoSpaceDN w:val="0"/>
            <w:ind w:hanging="640"/>
            <w:divId w:val="358820575"/>
            <w:rPr>
              <w:rFonts w:ascii="Aptos" w:hAnsi="Aptos" w:eastAsia="Times New Roman"/>
              <w:color w:val="000000"/>
            </w:rPr>
          </w:pPr>
          <w:r w:rsidRPr="00E40E1B">
            <w:rPr>
              <w:rFonts w:ascii="Aptos" w:hAnsi="Aptos" w:eastAsia="Times New Roman"/>
              <w:color w:val="000000"/>
            </w:rPr>
            <w:t>32.</w:t>
          </w:r>
          <w:r w:rsidRPr="00E40E1B">
            <w:rPr>
              <w:rFonts w:ascii="Aptos" w:hAnsi="Aptos" w:eastAsia="Times New Roman"/>
              <w:color w:val="000000"/>
            </w:rPr>
            <w:tab/>
          </w:r>
          <w:r w:rsidRPr="00E40E1B">
            <w:rPr>
              <w:rFonts w:ascii="Aptos" w:hAnsi="Aptos" w:eastAsia="Times New Roman"/>
              <w:color w:val="000000"/>
            </w:rPr>
            <w:t xml:space="preserve">Verbeek, C., Leemans, I. &amp; Fleming, B. How can scents enhance the impact of guided museum tours? towards an impact approach for olfactory museology. </w:t>
          </w:r>
          <w:r w:rsidRPr="00E40E1B">
            <w:rPr>
              <w:rFonts w:ascii="Aptos" w:hAnsi="Aptos" w:eastAsia="Times New Roman"/>
              <w:i/>
              <w:iCs/>
              <w:color w:val="000000"/>
            </w:rPr>
            <w:t>The Senses and Society</w:t>
          </w:r>
          <w:r w:rsidRPr="00E40E1B">
            <w:rPr>
              <w:rFonts w:ascii="Aptos" w:hAnsi="Aptos" w:eastAsia="Times New Roman"/>
              <w:color w:val="000000"/>
            </w:rPr>
            <w:t xml:space="preserve"> </w:t>
          </w:r>
          <w:r w:rsidRPr="00E40E1B">
            <w:rPr>
              <w:rFonts w:ascii="Aptos" w:hAnsi="Aptos" w:eastAsia="Times New Roman"/>
              <w:b/>
              <w:bCs/>
              <w:color w:val="000000"/>
            </w:rPr>
            <w:t>17</w:t>
          </w:r>
          <w:r w:rsidRPr="00E40E1B">
            <w:rPr>
              <w:rFonts w:ascii="Aptos" w:hAnsi="Aptos" w:eastAsia="Times New Roman"/>
              <w:color w:val="000000"/>
            </w:rPr>
            <w:t>, 315–342 (2022).</w:t>
          </w:r>
        </w:p>
        <w:p w:rsidRPr="00E40E1B" w:rsidR="00E40E1B" w:rsidRDefault="00E40E1B" w14:paraId="357BDF99" w14:textId="77777777">
          <w:pPr>
            <w:autoSpaceDE w:val="0"/>
            <w:autoSpaceDN w:val="0"/>
            <w:ind w:hanging="640"/>
            <w:divId w:val="1635450949"/>
            <w:rPr>
              <w:rFonts w:ascii="Aptos" w:hAnsi="Aptos" w:eastAsia="Times New Roman"/>
              <w:color w:val="000000"/>
            </w:rPr>
          </w:pPr>
          <w:r w:rsidRPr="00E40E1B">
            <w:rPr>
              <w:rFonts w:ascii="Aptos" w:hAnsi="Aptos" w:eastAsia="Times New Roman"/>
              <w:color w:val="000000"/>
            </w:rPr>
            <w:t>33.</w:t>
          </w:r>
          <w:r w:rsidRPr="00E40E1B">
            <w:rPr>
              <w:rFonts w:ascii="Aptos" w:hAnsi="Aptos" w:eastAsia="Times New Roman"/>
              <w:color w:val="000000"/>
            </w:rPr>
            <w:tab/>
          </w:r>
          <w:r w:rsidRPr="00E40E1B">
            <w:rPr>
              <w:rFonts w:ascii="Aptos" w:hAnsi="Aptos" w:eastAsia="Times New Roman"/>
              <w:color w:val="000000"/>
            </w:rPr>
            <w:t xml:space="preserve">Wood-Nartker, J. Calm In Chaos: Creating Refuge Spaces In The Theme Park Setting For People With Autism Spectrum Disorder And Post-Traumatic Stress Disorder. </w:t>
          </w:r>
          <w:r w:rsidRPr="00E40E1B">
            <w:rPr>
              <w:rFonts w:ascii="Aptos" w:hAnsi="Aptos" w:eastAsia="Times New Roman"/>
              <w:i/>
              <w:iCs/>
              <w:color w:val="000000"/>
            </w:rPr>
            <w:t>Physical Medicine, Rehabilitation and Disabilities</w:t>
          </w:r>
          <w:r w:rsidRPr="00E40E1B">
            <w:rPr>
              <w:rFonts w:ascii="Aptos" w:hAnsi="Aptos" w:eastAsia="Times New Roman"/>
              <w:color w:val="000000"/>
            </w:rPr>
            <w:t xml:space="preserve"> </w:t>
          </w:r>
          <w:r w:rsidRPr="00E40E1B">
            <w:rPr>
              <w:rFonts w:ascii="Aptos" w:hAnsi="Aptos" w:eastAsia="Times New Roman"/>
              <w:b/>
              <w:bCs/>
              <w:color w:val="000000"/>
            </w:rPr>
            <w:t>6</w:t>
          </w:r>
          <w:r w:rsidRPr="00E40E1B">
            <w:rPr>
              <w:rFonts w:ascii="Aptos" w:hAnsi="Aptos" w:eastAsia="Times New Roman"/>
              <w:color w:val="000000"/>
            </w:rPr>
            <w:t>, 1–12 (2020).</w:t>
          </w:r>
        </w:p>
        <w:p w:rsidRPr="00E40E1B" w:rsidR="00E40E1B" w:rsidRDefault="00E40E1B" w14:paraId="6C3DB30B" w14:textId="77777777">
          <w:pPr>
            <w:autoSpaceDE w:val="0"/>
            <w:autoSpaceDN w:val="0"/>
            <w:ind w:hanging="640"/>
            <w:divId w:val="1366829675"/>
            <w:rPr>
              <w:rFonts w:ascii="Aptos" w:hAnsi="Aptos" w:eastAsia="Times New Roman"/>
              <w:color w:val="000000"/>
            </w:rPr>
          </w:pPr>
          <w:r w:rsidRPr="00E40E1B">
            <w:rPr>
              <w:rFonts w:ascii="Aptos" w:hAnsi="Aptos" w:eastAsia="Times New Roman"/>
              <w:color w:val="000000"/>
            </w:rPr>
            <w:t>34.</w:t>
          </w:r>
          <w:r w:rsidRPr="00E40E1B">
            <w:rPr>
              <w:rFonts w:ascii="Aptos" w:hAnsi="Aptos" w:eastAsia="Times New Roman"/>
              <w:color w:val="000000"/>
            </w:rPr>
            <w:tab/>
          </w:r>
          <w:r w:rsidRPr="00E40E1B">
            <w:rPr>
              <w:rFonts w:ascii="Aptos" w:hAnsi="Aptos" w:eastAsia="Times New Roman"/>
              <w:color w:val="000000"/>
            </w:rPr>
            <w:t xml:space="preserve">Velasco, C. &amp; Obrist, M. </w:t>
          </w:r>
          <w:r w:rsidRPr="00E40E1B">
            <w:rPr>
              <w:rFonts w:ascii="Aptos" w:hAnsi="Aptos" w:eastAsia="Times New Roman"/>
              <w:i/>
              <w:iCs/>
              <w:color w:val="000000"/>
            </w:rPr>
            <w:t>Multisensory Experiences</w:t>
          </w:r>
          <w:r w:rsidRPr="00E40E1B">
            <w:rPr>
              <w:rFonts w:ascii="Aptos" w:hAnsi="Aptos" w:eastAsia="Times New Roman"/>
              <w:color w:val="000000"/>
            </w:rPr>
            <w:t xml:space="preserve">. </w:t>
          </w:r>
          <w:r w:rsidRPr="00E40E1B">
            <w:rPr>
              <w:rFonts w:ascii="Aptos" w:hAnsi="Aptos" w:eastAsia="Times New Roman"/>
              <w:i/>
              <w:iCs/>
              <w:color w:val="000000"/>
            </w:rPr>
            <w:t>Multisensory Experiences: where the Senses Meet Technology, Second Edition</w:t>
          </w:r>
          <w:r w:rsidRPr="00E40E1B">
            <w:rPr>
              <w:rFonts w:ascii="Aptos" w:hAnsi="Aptos" w:eastAsia="Times New Roman"/>
              <w:color w:val="000000"/>
            </w:rPr>
            <w:t xml:space="preserve"> (Oxford University PressOxford, 2025). doi:10.1093/oso/9780198886709.001.0001.</w:t>
          </w:r>
        </w:p>
        <w:p w:rsidRPr="00E40E1B" w:rsidR="00E40E1B" w:rsidRDefault="00E40E1B" w14:paraId="160A8B42" w14:textId="77777777">
          <w:pPr>
            <w:autoSpaceDE w:val="0"/>
            <w:autoSpaceDN w:val="0"/>
            <w:ind w:hanging="640"/>
            <w:divId w:val="1516964248"/>
            <w:rPr>
              <w:rFonts w:ascii="Aptos" w:hAnsi="Aptos" w:eastAsia="Times New Roman"/>
              <w:color w:val="000000"/>
            </w:rPr>
          </w:pPr>
          <w:r w:rsidRPr="00E40E1B">
            <w:rPr>
              <w:rFonts w:ascii="Aptos" w:hAnsi="Aptos" w:eastAsia="Times New Roman"/>
              <w:color w:val="000000"/>
            </w:rPr>
            <w:t>35.</w:t>
          </w:r>
          <w:r w:rsidRPr="00E40E1B">
            <w:rPr>
              <w:rFonts w:ascii="Aptos" w:hAnsi="Aptos" w:eastAsia="Times New Roman"/>
              <w:color w:val="000000"/>
            </w:rPr>
            <w:tab/>
          </w:r>
          <w:r w:rsidRPr="00E40E1B">
            <w:rPr>
              <w:rFonts w:ascii="Aptos" w:hAnsi="Aptos" w:eastAsia="Times New Roman"/>
              <w:color w:val="000000"/>
            </w:rPr>
            <w:t xml:space="preserve">Botvinick, M. &amp; Cohen, J. Rubber hands ‘feel’ touch that eyes see. </w:t>
          </w:r>
          <w:r w:rsidRPr="00E40E1B">
            <w:rPr>
              <w:rFonts w:ascii="Aptos" w:hAnsi="Aptos" w:eastAsia="Times New Roman"/>
              <w:i/>
              <w:iCs/>
              <w:color w:val="000000"/>
            </w:rPr>
            <w:t>Nature</w:t>
          </w:r>
          <w:r w:rsidRPr="00E40E1B">
            <w:rPr>
              <w:rFonts w:ascii="Aptos" w:hAnsi="Aptos" w:eastAsia="Times New Roman"/>
              <w:color w:val="000000"/>
            </w:rPr>
            <w:t xml:space="preserve"> </w:t>
          </w:r>
          <w:r w:rsidRPr="00E40E1B">
            <w:rPr>
              <w:rFonts w:ascii="Aptos" w:hAnsi="Aptos" w:eastAsia="Times New Roman"/>
              <w:b/>
              <w:bCs/>
              <w:color w:val="000000"/>
            </w:rPr>
            <w:t>391</w:t>
          </w:r>
          <w:r w:rsidRPr="00E40E1B">
            <w:rPr>
              <w:rFonts w:ascii="Aptos" w:hAnsi="Aptos" w:eastAsia="Times New Roman"/>
              <w:color w:val="000000"/>
            </w:rPr>
            <w:t>, 756–756 (1998).</w:t>
          </w:r>
        </w:p>
        <w:p w:rsidRPr="00E40E1B" w:rsidR="00E40E1B" w:rsidRDefault="00E40E1B" w14:paraId="2D8D29EF" w14:textId="77777777">
          <w:pPr>
            <w:autoSpaceDE w:val="0"/>
            <w:autoSpaceDN w:val="0"/>
            <w:ind w:hanging="640"/>
            <w:divId w:val="977565424"/>
            <w:rPr>
              <w:rFonts w:ascii="Aptos" w:hAnsi="Aptos" w:eastAsia="Times New Roman"/>
              <w:color w:val="000000"/>
            </w:rPr>
          </w:pPr>
          <w:r w:rsidRPr="00E40E1B">
            <w:rPr>
              <w:rFonts w:ascii="Aptos" w:hAnsi="Aptos" w:eastAsia="Times New Roman"/>
              <w:color w:val="000000"/>
            </w:rPr>
            <w:t>36.</w:t>
          </w:r>
          <w:r w:rsidRPr="00E40E1B">
            <w:rPr>
              <w:rFonts w:ascii="Aptos" w:hAnsi="Aptos" w:eastAsia="Times New Roman"/>
              <w:color w:val="000000"/>
            </w:rPr>
            <w:tab/>
          </w:r>
          <w:r w:rsidRPr="00E40E1B">
            <w:rPr>
              <w:rFonts w:ascii="Aptos" w:hAnsi="Aptos" w:eastAsia="Times New Roman"/>
              <w:color w:val="000000"/>
            </w:rPr>
            <w:t xml:space="preserve">Jousmäki, V. &amp; Hari, R. Parchment-skin illusion: sound-biased touch. </w:t>
          </w:r>
          <w:r w:rsidRPr="00E40E1B">
            <w:rPr>
              <w:rFonts w:ascii="Aptos" w:hAnsi="Aptos" w:eastAsia="Times New Roman"/>
              <w:i/>
              <w:iCs/>
              <w:color w:val="000000"/>
            </w:rPr>
            <w:t>Current Biology</w:t>
          </w:r>
          <w:r w:rsidRPr="00E40E1B">
            <w:rPr>
              <w:rFonts w:ascii="Aptos" w:hAnsi="Aptos" w:eastAsia="Times New Roman"/>
              <w:color w:val="000000"/>
            </w:rPr>
            <w:t xml:space="preserve"> </w:t>
          </w:r>
          <w:r w:rsidRPr="00E40E1B">
            <w:rPr>
              <w:rFonts w:ascii="Aptos" w:hAnsi="Aptos" w:eastAsia="Times New Roman"/>
              <w:b/>
              <w:bCs/>
              <w:color w:val="000000"/>
            </w:rPr>
            <w:t>8</w:t>
          </w:r>
          <w:r w:rsidRPr="00E40E1B">
            <w:rPr>
              <w:rFonts w:ascii="Aptos" w:hAnsi="Aptos" w:eastAsia="Times New Roman"/>
              <w:color w:val="000000"/>
            </w:rPr>
            <w:t>, R190–R191 (1998).</w:t>
          </w:r>
        </w:p>
        <w:p w:rsidRPr="00E40E1B" w:rsidR="00E40E1B" w:rsidRDefault="00E40E1B" w14:paraId="1B8E9031" w14:textId="77777777">
          <w:pPr>
            <w:autoSpaceDE w:val="0"/>
            <w:autoSpaceDN w:val="0"/>
            <w:ind w:hanging="640"/>
            <w:divId w:val="686061855"/>
            <w:rPr>
              <w:rFonts w:ascii="Aptos" w:hAnsi="Aptos" w:eastAsia="Times New Roman"/>
              <w:color w:val="000000"/>
            </w:rPr>
          </w:pPr>
          <w:r w:rsidRPr="00E40E1B">
            <w:rPr>
              <w:rFonts w:ascii="Aptos" w:hAnsi="Aptos" w:eastAsia="Times New Roman"/>
              <w:color w:val="000000"/>
            </w:rPr>
            <w:t>37.</w:t>
          </w:r>
          <w:r w:rsidRPr="00E40E1B">
            <w:rPr>
              <w:rFonts w:ascii="Aptos" w:hAnsi="Aptos" w:eastAsia="Times New Roman"/>
              <w:color w:val="000000"/>
            </w:rPr>
            <w:tab/>
          </w:r>
          <w:r w:rsidRPr="00E40E1B">
            <w:rPr>
              <w:rFonts w:ascii="Aptos" w:hAnsi="Aptos" w:eastAsia="Times New Roman"/>
              <w:color w:val="000000"/>
            </w:rPr>
            <w:t xml:space="preserve">Lenggenhager, B., Tadi, T., Metzinger, T. &amp; Blanke, O. Video ergo sum: Manipulating bodily self-consciousness. </w:t>
          </w:r>
          <w:r w:rsidRPr="00E40E1B">
            <w:rPr>
              <w:rFonts w:ascii="Aptos" w:hAnsi="Aptos" w:eastAsia="Times New Roman"/>
              <w:i/>
              <w:iCs/>
              <w:color w:val="000000"/>
            </w:rPr>
            <w:t>Science (1979).</w:t>
          </w:r>
          <w:r w:rsidRPr="00E40E1B">
            <w:rPr>
              <w:rFonts w:ascii="Aptos" w:hAnsi="Aptos" w:eastAsia="Times New Roman"/>
              <w:color w:val="000000"/>
            </w:rPr>
            <w:t xml:space="preserve"> </w:t>
          </w:r>
          <w:r w:rsidRPr="00E40E1B">
            <w:rPr>
              <w:rFonts w:ascii="Aptos" w:hAnsi="Aptos" w:eastAsia="Times New Roman"/>
              <w:b/>
              <w:bCs/>
              <w:color w:val="000000"/>
            </w:rPr>
            <w:t>317</w:t>
          </w:r>
          <w:r w:rsidRPr="00E40E1B">
            <w:rPr>
              <w:rFonts w:ascii="Aptos" w:hAnsi="Aptos" w:eastAsia="Times New Roman"/>
              <w:color w:val="000000"/>
            </w:rPr>
            <w:t>, (2007).</w:t>
          </w:r>
        </w:p>
        <w:p w:rsidRPr="00E40E1B" w:rsidR="00E40E1B" w:rsidRDefault="00E40E1B" w14:paraId="473E5D86" w14:textId="77777777">
          <w:pPr>
            <w:autoSpaceDE w:val="0"/>
            <w:autoSpaceDN w:val="0"/>
            <w:ind w:hanging="640"/>
            <w:divId w:val="1039278362"/>
            <w:rPr>
              <w:rFonts w:ascii="Aptos" w:hAnsi="Aptos" w:eastAsia="Times New Roman"/>
              <w:color w:val="000000"/>
            </w:rPr>
          </w:pPr>
          <w:r w:rsidRPr="00E40E1B">
            <w:rPr>
              <w:rFonts w:ascii="Aptos" w:hAnsi="Aptos" w:eastAsia="Times New Roman"/>
              <w:color w:val="000000"/>
            </w:rPr>
            <w:t>38.</w:t>
          </w:r>
          <w:r w:rsidRPr="00E40E1B">
            <w:rPr>
              <w:rFonts w:ascii="Aptos" w:hAnsi="Aptos" w:eastAsia="Times New Roman"/>
              <w:color w:val="000000"/>
            </w:rPr>
            <w:tab/>
          </w:r>
          <w:r w:rsidRPr="00E40E1B">
            <w:rPr>
              <w:rFonts w:ascii="Aptos" w:hAnsi="Aptos" w:eastAsia="Times New Roman"/>
              <w:color w:val="000000"/>
            </w:rPr>
            <w:t xml:space="preserve">Spence, C. Exploring Group Differences in the Crossmodal Correspondences. </w:t>
          </w:r>
          <w:r w:rsidRPr="00E40E1B">
            <w:rPr>
              <w:rFonts w:ascii="Aptos" w:hAnsi="Aptos" w:eastAsia="Times New Roman"/>
              <w:i/>
              <w:iCs/>
              <w:color w:val="000000"/>
            </w:rPr>
            <w:t>Multisens. Res.</w:t>
          </w:r>
          <w:r w:rsidRPr="00E40E1B">
            <w:rPr>
              <w:rFonts w:ascii="Aptos" w:hAnsi="Aptos" w:eastAsia="Times New Roman"/>
              <w:color w:val="000000"/>
            </w:rPr>
            <w:t xml:space="preserve"> </w:t>
          </w:r>
          <w:r w:rsidRPr="00E40E1B">
            <w:rPr>
              <w:rFonts w:ascii="Aptos" w:hAnsi="Aptos" w:eastAsia="Times New Roman"/>
              <w:b/>
              <w:bCs/>
              <w:color w:val="000000"/>
            </w:rPr>
            <w:t>35</w:t>
          </w:r>
          <w:r w:rsidRPr="00E40E1B">
            <w:rPr>
              <w:rFonts w:ascii="Aptos" w:hAnsi="Aptos" w:eastAsia="Times New Roman"/>
              <w:color w:val="000000"/>
            </w:rPr>
            <w:t>, 495–536 (2022).</w:t>
          </w:r>
        </w:p>
        <w:p w:rsidRPr="00E40E1B" w:rsidR="00E40E1B" w:rsidRDefault="00E40E1B" w14:paraId="3E96C096" w14:textId="77777777">
          <w:pPr>
            <w:autoSpaceDE w:val="0"/>
            <w:autoSpaceDN w:val="0"/>
            <w:ind w:hanging="640"/>
            <w:divId w:val="13651593"/>
            <w:rPr>
              <w:rFonts w:ascii="Aptos" w:hAnsi="Aptos" w:eastAsia="Times New Roman"/>
              <w:color w:val="000000"/>
            </w:rPr>
          </w:pPr>
          <w:r w:rsidRPr="00E40E1B">
            <w:rPr>
              <w:rFonts w:ascii="Aptos" w:hAnsi="Aptos" w:eastAsia="Times New Roman"/>
              <w:color w:val="000000"/>
            </w:rPr>
            <w:t>39.</w:t>
          </w:r>
          <w:r w:rsidRPr="00E40E1B">
            <w:rPr>
              <w:rFonts w:ascii="Aptos" w:hAnsi="Aptos" w:eastAsia="Times New Roman"/>
              <w:color w:val="000000"/>
            </w:rPr>
            <w:tab/>
          </w:r>
          <w:r w:rsidRPr="00E40E1B">
            <w:rPr>
              <w:rFonts w:ascii="Aptos" w:hAnsi="Aptos" w:eastAsia="Times New Roman"/>
              <w:color w:val="000000"/>
            </w:rPr>
            <w:t xml:space="preserve">Ćwiek, A. </w:t>
          </w:r>
          <w:r w:rsidRPr="00E40E1B">
            <w:rPr>
              <w:rFonts w:ascii="Aptos" w:hAnsi="Aptos" w:eastAsia="Times New Roman"/>
              <w:i/>
              <w:iCs/>
              <w:color w:val="000000"/>
            </w:rPr>
            <w:t>et al.</w:t>
          </w:r>
          <w:r w:rsidRPr="00E40E1B">
            <w:rPr>
              <w:rFonts w:ascii="Aptos" w:hAnsi="Aptos" w:eastAsia="Times New Roman"/>
              <w:color w:val="000000"/>
            </w:rPr>
            <w:t xml:space="preserve"> The bouba/kiki effect is robust across cultures and writing systems. </w:t>
          </w:r>
          <w:r w:rsidRPr="00E40E1B">
            <w:rPr>
              <w:rFonts w:ascii="Aptos" w:hAnsi="Aptos" w:eastAsia="Times New Roman"/>
              <w:i/>
              <w:iCs/>
              <w:color w:val="000000"/>
            </w:rPr>
            <w:t>Philosophical Transactions of the Royal Society B: Biological Sciences</w:t>
          </w:r>
          <w:r w:rsidRPr="00E40E1B">
            <w:rPr>
              <w:rFonts w:ascii="Aptos" w:hAnsi="Aptos" w:eastAsia="Times New Roman"/>
              <w:color w:val="000000"/>
            </w:rPr>
            <w:t xml:space="preserve"> </w:t>
          </w:r>
          <w:r w:rsidRPr="00E40E1B">
            <w:rPr>
              <w:rFonts w:ascii="Aptos" w:hAnsi="Aptos" w:eastAsia="Times New Roman"/>
              <w:b/>
              <w:bCs/>
              <w:color w:val="000000"/>
            </w:rPr>
            <w:t>377</w:t>
          </w:r>
          <w:r w:rsidRPr="00E40E1B">
            <w:rPr>
              <w:rFonts w:ascii="Aptos" w:hAnsi="Aptos" w:eastAsia="Times New Roman"/>
              <w:color w:val="000000"/>
            </w:rPr>
            <w:t>, (2022).</w:t>
          </w:r>
        </w:p>
        <w:p w:rsidRPr="00E40E1B" w:rsidR="00E40E1B" w:rsidRDefault="00E40E1B" w14:paraId="38670B57" w14:textId="77777777">
          <w:pPr>
            <w:autoSpaceDE w:val="0"/>
            <w:autoSpaceDN w:val="0"/>
            <w:ind w:hanging="640"/>
            <w:divId w:val="728262517"/>
            <w:rPr>
              <w:rFonts w:ascii="Aptos" w:hAnsi="Aptos" w:eastAsia="Times New Roman"/>
              <w:color w:val="000000"/>
            </w:rPr>
          </w:pPr>
          <w:r w:rsidRPr="00E40E1B">
            <w:rPr>
              <w:rFonts w:ascii="Aptos" w:hAnsi="Aptos" w:eastAsia="Times New Roman"/>
              <w:color w:val="000000"/>
            </w:rPr>
            <w:t>40.</w:t>
          </w:r>
          <w:r w:rsidRPr="00E40E1B">
            <w:rPr>
              <w:rFonts w:ascii="Aptos" w:hAnsi="Aptos" w:eastAsia="Times New Roman"/>
              <w:color w:val="000000"/>
            </w:rPr>
            <w:tab/>
          </w:r>
          <w:r w:rsidRPr="00E40E1B">
            <w:rPr>
              <w:rFonts w:ascii="Aptos" w:hAnsi="Aptos" w:eastAsia="Times New Roman"/>
              <w:color w:val="000000"/>
            </w:rPr>
            <w:t xml:space="preserve">Zeljko, M., Kritikos, A. &amp; Grove, P. M. Lightness/pitch and elevation/pitch crossmodal correspondences are low-level sensory effects. </w:t>
          </w:r>
          <w:r w:rsidRPr="00E40E1B">
            <w:rPr>
              <w:rFonts w:ascii="Aptos" w:hAnsi="Aptos" w:eastAsia="Times New Roman"/>
              <w:i/>
              <w:iCs/>
              <w:color w:val="000000"/>
            </w:rPr>
            <w:t>Atten. Percept. Psychophys.</w:t>
          </w:r>
          <w:r w:rsidRPr="00E40E1B">
            <w:rPr>
              <w:rFonts w:ascii="Aptos" w:hAnsi="Aptos" w:eastAsia="Times New Roman"/>
              <w:color w:val="000000"/>
            </w:rPr>
            <w:t xml:space="preserve"> </w:t>
          </w:r>
          <w:r w:rsidRPr="00E40E1B">
            <w:rPr>
              <w:rFonts w:ascii="Aptos" w:hAnsi="Aptos" w:eastAsia="Times New Roman"/>
              <w:b/>
              <w:bCs/>
              <w:color w:val="000000"/>
            </w:rPr>
            <w:t>81</w:t>
          </w:r>
          <w:r w:rsidRPr="00E40E1B">
            <w:rPr>
              <w:rFonts w:ascii="Aptos" w:hAnsi="Aptos" w:eastAsia="Times New Roman"/>
              <w:color w:val="000000"/>
            </w:rPr>
            <w:t>, 1609–1623 (2019).</w:t>
          </w:r>
        </w:p>
        <w:p w:rsidRPr="00E40E1B" w:rsidR="00E40E1B" w:rsidRDefault="00E40E1B" w14:paraId="642AE211" w14:textId="77777777">
          <w:pPr>
            <w:autoSpaceDE w:val="0"/>
            <w:autoSpaceDN w:val="0"/>
            <w:ind w:hanging="640"/>
            <w:divId w:val="1411195686"/>
            <w:rPr>
              <w:rFonts w:ascii="Aptos" w:hAnsi="Aptos" w:eastAsia="Times New Roman"/>
              <w:color w:val="000000"/>
            </w:rPr>
          </w:pPr>
          <w:r w:rsidRPr="00E40E1B">
            <w:rPr>
              <w:rFonts w:ascii="Aptos" w:hAnsi="Aptos" w:eastAsia="Times New Roman"/>
              <w:color w:val="000000"/>
            </w:rPr>
            <w:t>41.</w:t>
          </w:r>
          <w:r w:rsidRPr="00E40E1B">
            <w:rPr>
              <w:rFonts w:ascii="Aptos" w:hAnsi="Aptos" w:eastAsia="Times New Roman"/>
              <w:color w:val="000000"/>
            </w:rPr>
            <w:tab/>
          </w:r>
          <w:r w:rsidRPr="00E40E1B">
            <w:rPr>
              <w:rFonts w:ascii="Aptos" w:hAnsi="Aptos" w:eastAsia="Times New Roman"/>
              <w:color w:val="000000"/>
            </w:rPr>
            <w:t xml:space="preserve">Di Stefano, N. &amp; Spence, C. Roughness perception: A multisensory/crossmodal perspective. </w:t>
          </w:r>
          <w:r w:rsidRPr="00E40E1B">
            <w:rPr>
              <w:rFonts w:ascii="Aptos" w:hAnsi="Aptos" w:eastAsia="Times New Roman"/>
              <w:i/>
              <w:iCs/>
              <w:color w:val="000000"/>
            </w:rPr>
            <w:t>Atten. Percept. Psychophys.</w:t>
          </w:r>
          <w:r w:rsidRPr="00E40E1B">
            <w:rPr>
              <w:rFonts w:ascii="Aptos" w:hAnsi="Aptos" w:eastAsia="Times New Roman"/>
              <w:color w:val="000000"/>
            </w:rPr>
            <w:t xml:space="preserve"> </w:t>
          </w:r>
          <w:r w:rsidRPr="00E40E1B">
            <w:rPr>
              <w:rFonts w:ascii="Aptos" w:hAnsi="Aptos" w:eastAsia="Times New Roman"/>
              <w:b/>
              <w:bCs/>
              <w:color w:val="000000"/>
            </w:rPr>
            <w:t>84</w:t>
          </w:r>
          <w:r w:rsidRPr="00E40E1B">
            <w:rPr>
              <w:rFonts w:ascii="Aptos" w:hAnsi="Aptos" w:eastAsia="Times New Roman"/>
              <w:color w:val="000000"/>
            </w:rPr>
            <w:t>, 2087–2114 (2022).</w:t>
          </w:r>
        </w:p>
        <w:p w:rsidRPr="00E40E1B" w:rsidR="00E40E1B" w:rsidRDefault="00E40E1B" w14:paraId="5C2FA1BB" w14:textId="77777777">
          <w:pPr>
            <w:autoSpaceDE w:val="0"/>
            <w:autoSpaceDN w:val="0"/>
            <w:ind w:hanging="640"/>
            <w:divId w:val="509830699"/>
            <w:rPr>
              <w:rFonts w:ascii="Aptos" w:hAnsi="Aptos" w:eastAsia="Times New Roman"/>
              <w:color w:val="000000"/>
            </w:rPr>
          </w:pPr>
          <w:r w:rsidRPr="00E40E1B">
            <w:rPr>
              <w:rFonts w:ascii="Aptos" w:hAnsi="Aptos" w:eastAsia="Times New Roman"/>
              <w:color w:val="000000"/>
            </w:rPr>
            <w:t>42.</w:t>
          </w:r>
          <w:r w:rsidRPr="00E40E1B">
            <w:rPr>
              <w:rFonts w:ascii="Aptos" w:hAnsi="Aptos" w:eastAsia="Times New Roman"/>
              <w:color w:val="000000"/>
            </w:rPr>
            <w:tab/>
          </w:r>
          <w:r w:rsidRPr="00E40E1B">
            <w:rPr>
              <w:rFonts w:ascii="Aptos" w:hAnsi="Aptos" w:eastAsia="Times New Roman"/>
              <w:color w:val="000000"/>
            </w:rPr>
            <w:t xml:space="preserve">Spence, C. Cinnamon: The historic spice, medicinal uses, and flavour chemistry. </w:t>
          </w:r>
          <w:r w:rsidRPr="00E40E1B">
            <w:rPr>
              <w:rFonts w:ascii="Aptos" w:hAnsi="Aptos" w:eastAsia="Times New Roman"/>
              <w:i/>
              <w:iCs/>
              <w:color w:val="000000"/>
            </w:rPr>
            <w:t>Int. J. Gastron. Food Sci.</w:t>
          </w:r>
          <w:r w:rsidRPr="00E40E1B">
            <w:rPr>
              <w:rFonts w:ascii="Aptos" w:hAnsi="Aptos" w:eastAsia="Times New Roman"/>
              <w:color w:val="000000"/>
            </w:rPr>
            <w:t xml:space="preserve"> </w:t>
          </w:r>
          <w:r w:rsidRPr="00E40E1B">
            <w:rPr>
              <w:rFonts w:ascii="Aptos" w:hAnsi="Aptos" w:eastAsia="Times New Roman"/>
              <w:b/>
              <w:bCs/>
              <w:color w:val="000000"/>
            </w:rPr>
            <w:t>35</w:t>
          </w:r>
          <w:r w:rsidRPr="00E40E1B">
            <w:rPr>
              <w:rFonts w:ascii="Aptos" w:hAnsi="Aptos" w:eastAsia="Times New Roman"/>
              <w:color w:val="000000"/>
            </w:rPr>
            <w:t>, 100858 (2024).</w:t>
          </w:r>
        </w:p>
        <w:p w:rsidRPr="00E40E1B" w:rsidR="00E40E1B" w:rsidRDefault="00E40E1B" w14:paraId="2A5C70EE" w14:textId="77777777">
          <w:pPr>
            <w:autoSpaceDE w:val="0"/>
            <w:autoSpaceDN w:val="0"/>
            <w:ind w:hanging="640"/>
            <w:divId w:val="1310208863"/>
            <w:rPr>
              <w:rFonts w:ascii="Aptos" w:hAnsi="Aptos" w:eastAsia="Times New Roman"/>
              <w:color w:val="000000"/>
            </w:rPr>
          </w:pPr>
          <w:r w:rsidRPr="00E40E1B">
            <w:rPr>
              <w:rFonts w:ascii="Aptos" w:hAnsi="Aptos" w:eastAsia="Times New Roman"/>
              <w:color w:val="000000"/>
            </w:rPr>
            <w:t>43.</w:t>
          </w:r>
          <w:r w:rsidRPr="00E40E1B">
            <w:rPr>
              <w:rFonts w:ascii="Aptos" w:hAnsi="Aptos" w:eastAsia="Times New Roman"/>
              <w:color w:val="000000"/>
            </w:rPr>
            <w:tab/>
          </w:r>
          <w:r w:rsidRPr="00E40E1B">
            <w:rPr>
              <w:rFonts w:ascii="Aptos" w:hAnsi="Aptos" w:eastAsia="Times New Roman"/>
              <w:color w:val="000000"/>
            </w:rPr>
            <w:t xml:space="preserve">Ludden, G. D. S., Schifferstein, H. N. J. &amp; Hekkert, P. N. J. Surprising the Senses. </w:t>
          </w:r>
          <w:r w:rsidRPr="00E40E1B">
            <w:rPr>
              <w:rFonts w:ascii="Aptos" w:hAnsi="Aptos" w:eastAsia="Times New Roman"/>
              <w:i/>
              <w:iCs/>
              <w:color w:val="000000"/>
            </w:rPr>
            <w:t>The Senses and Society</w:t>
          </w:r>
          <w:r w:rsidRPr="00E40E1B">
            <w:rPr>
              <w:rFonts w:ascii="Aptos" w:hAnsi="Aptos" w:eastAsia="Times New Roman"/>
              <w:color w:val="000000"/>
            </w:rPr>
            <w:t xml:space="preserve"> </w:t>
          </w:r>
          <w:r w:rsidRPr="00E40E1B">
            <w:rPr>
              <w:rFonts w:ascii="Aptos" w:hAnsi="Aptos" w:eastAsia="Times New Roman"/>
              <w:b/>
              <w:bCs/>
              <w:color w:val="000000"/>
            </w:rPr>
            <w:t>2</w:t>
          </w:r>
          <w:r w:rsidRPr="00E40E1B">
            <w:rPr>
              <w:rFonts w:ascii="Aptos" w:hAnsi="Aptos" w:eastAsia="Times New Roman"/>
              <w:color w:val="000000"/>
            </w:rPr>
            <w:t>, 353–362 (2007).</w:t>
          </w:r>
        </w:p>
        <w:p w:rsidRPr="00E40E1B" w:rsidR="00E40E1B" w:rsidRDefault="00E40E1B" w14:paraId="376526D0" w14:textId="77777777">
          <w:pPr>
            <w:autoSpaceDE w:val="0"/>
            <w:autoSpaceDN w:val="0"/>
            <w:ind w:hanging="640"/>
            <w:divId w:val="438725394"/>
            <w:rPr>
              <w:rFonts w:ascii="Aptos" w:hAnsi="Aptos" w:eastAsia="Times New Roman"/>
              <w:color w:val="000000"/>
            </w:rPr>
          </w:pPr>
          <w:r w:rsidRPr="00E40E1B">
            <w:rPr>
              <w:rFonts w:ascii="Aptos" w:hAnsi="Aptos" w:eastAsia="Times New Roman"/>
              <w:color w:val="000000"/>
            </w:rPr>
            <w:t>44.</w:t>
          </w:r>
          <w:r w:rsidRPr="00E40E1B">
            <w:rPr>
              <w:rFonts w:ascii="Aptos" w:hAnsi="Aptos" w:eastAsia="Times New Roman"/>
              <w:color w:val="000000"/>
            </w:rPr>
            <w:tab/>
          </w:r>
          <w:r w:rsidRPr="00E40E1B">
            <w:rPr>
              <w:rFonts w:ascii="Aptos" w:hAnsi="Aptos" w:eastAsia="Times New Roman"/>
              <w:color w:val="000000"/>
            </w:rPr>
            <w:t xml:space="preserve">Kolarik, A. J. </w:t>
          </w:r>
          <w:r w:rsidRPr="00E40E1B">
            <w:rPr>
              <w:rFonts w:ascii="Aptos" w:hAnsi="Aptos" w:eastAsia="Times New Roman"/>
              <w:i/>
              <w:iCs/>
              <w:color w:val="000000"/>
            </w:rPr>
            <w:t>et al.</w:t>
          </w:r>
          <w:r w:rsidRPr="00E40E1B">
            <w:rPr>
              <w:rFonts w:ascii="Aptos" w:hAnsi="Aptos" w:eastAsia="Times New Roman"/>
              <w:color w:val="000000"/>
            </w:rPr>
            <w:t xml:space="preserve"> Factors Affecting Auditory Estimates of Virtual Room Size: Effects of Stimulus, Level, and Reverberation. </w:t>
          </w:r>
          <w:r w:rsidRPr="00E40E1B">
            <w:rPr>
              <w:rFonts w:ascii="Aptos" w:hAnsi="Aptos" w:eastAsia="Times New Roman"/>
              <w:i/>
              <w:iCs/>
              <w:color w:val="000000"/>
            </w:rPr>
            <w:t>Perception</w:t>
          </w:r>
          <w:r w:rsidRPr="00E40E1B">
            <w:rPr>
              <w:rFonts w:ascii="Aptos" w:hAnsi="Aptos" w:eastAsia="Times New Roman"/>
              <w:color w:val="000000"/>
            </w:rPr>
            <w:t xml:space="preserve"> </w:t>
          </w:r>
          <w:r w:rsidRPr="00E40E1B">
            <w:rPr>
              <w:rFonts w:ascii="Aptos" w:hAnsi="Aptos" w:eastAsia="Times New Roman"/>
              <w:b/>
              <w:bCs/>
              <w:color w:val="000000"/>
            </w:rPr>
            <w:t>50</w:t>
          </w:r>
          <w:r w:rsidRPr="00E40E1B">
            <w:rPr>
              <w:rFonts w:ascii="Aptos" w:hAnsi="Aptos" w:eastAsia="Times New Roman"/>
              <w:color w:val="000000"/>
            </w:rPr>
            <w:t>, 646–663 (2021).</w:t>
          </w:r>
        </w:p>
        <w:p w:rsidRPr="00E40E1B" w:rsidR="00E40E1B" w:rsidRDefault="00E40E1B" w14:paraId="3E8ED6EC" w14:textId="77777777">
          <w:pPr>
            <w:autoSpaceDE w:val="0"/>
            <w:autoSpaceDN w:val="0"/>
            <w:ind w:hanging="640"/>
            <w:divId w:val="1552426360"/>
            <w:rPr>
              <w:rFonts w:ascii="Aptos" w:hAnsi="Aptos" w:eastAsia="Times New Roman"/>
              <w:color w:val="000000"/>
            </w:rPr>
          </w:pPr>
          <w:r w:rsidRPr="00E40E1B">
            <w:rPr>
              <w:rFonts w:ascii="Aptos" w:hAnsi="Aptos" w:eastAsia="Times New Roman"/>
              <w:color w:val="000000"/>
            </w:rPr>
            <w:t>45.</w:t>
          </w:r>
          <w:r w:rsidRPr="00E40E1B">
            <w:rPr>
              <w:rFonts w:ascii="Aptos" w:hAnsi="Aptos" w:eastAsia="Times New Roman"/>
              <w:color w:val="000000"/>
            </w:rPr>
            <w:tab/>
          </w:r>
          <w:r w:rsidRPr="00E40E1B">
            <w:rPr>
              <w:rFonts w:ascii="Aptos" w:hAnsi="Aptos" w:eastAsia="Times New Roman"/>
              <w:color w:val="000000"/>
            </w:rPr>
            <w:t>Dobbs-Beck, V. Vicki Dobbs-Beck – Executive in Charge, ILMxLAB. https://www.lucasfilm.com/leadership/vicki-dobbs-beck/ (2025).</w:t>
          </w:r>
        </w:p>
        <w:p w:rsidRPr="00E40E1B" w:rsidR="00E40E1B" w:rsidRDefault="00E40E1B" w14:paraId="08D80204" w14:textId="77777777">
          <w:pPr>
            <w:autoSpaceDE w:val="0"/>
            <w:autoSpaceDN w:val="0"/>
            <w:ind w:hanging="640"/>
            <w:divId w:val="958950474"/>
            <w:rPr>
              <w:rFonts w:ascii="Aptos" w:hAnsi="Aptos" w:eastAsia="Times New Roman"/>
              <w:color w:val="000000"/>
            </w:rPr>
          </w:pPr>
          <w:r w:rsidRPr="00E40E1B">
            <w:rPr>
              <w:rFonts w:ascii="Aptos" w:hAnsi="Aptos" w:eastAsia="Times New Roman"/>
              <w:color w:val="000000"/>
            </w:rPr>
            <w:t>46.</w:t>
          </w:r>
          <w:r w:rsidRPr="00E40E1B">
            <w:rPr>
              <w:rFonts w:ascii="Aptos" w:hAnsi="Aptos" w:eastAsia="Times New Roman"/>
              <w:color w:val="000000"/>
            </w:rPr>
            <w:tab/>
          </w:r>
          <w:r w:rsidRPr="00E40E1B">
            <w:rPr>
              <w:rFonts w:ascii="Aptos" w:hAnsi="Aptos" w:eastAsia="Times New Roman"/>
              <w:color w:val="000000"/>
            </w:rPr>
            <w:t xml:space="preserve">Tussyadiah, I. P., Wang, D., Jung, T. H. &amp; tom Dieck, M. C. Virtual reality, presence, and attitude change: Empirical evidence from tourism. </w:t>
          </w:r>
          <w:r w:rsidRPr="00E40E1B">
            <w:rPr>
              <w:rFonts w:ascii="Aptos" w:hAnsi="Aptos" w:eastAsia="Times New Roman"/>
              <w:i/>
              <w:iCs/>
              <w:color w:val="000000"/>
            </w:rPr>
            <w:t>Tour. Manag.</w:t>
          </w:r>
          <w:r w:rsidRPr="00E40E1B">
            <w:rPr>
              <w:rFonts w:ascii="Aptos" w:hAnsi="Aptos" w:eastAsia="Times New Roman"/>
              <w:color w:val="000000"/>
            </w:rPr>
            <w:t xml:space="preserve"> </w:t>
          </w:r>
          <w:r w:rsidRPr="00E40E1B">
            <w:rPr>
              <w:rFonts w:ascii="Aptos" w:hAnsi="Aptos" w:eastAsia="Times New Roman"/>
              <w:b/>
              <w:bCs/>
              <w:color w:val="000000"/>
            </w:rPr>
            <w:t>66</w:t>
          </w:r>
          <w:r w:rsidRPr="00E40E1B">
            <w:rPr>
              <w:rFonts w:ascii="Aptos" w:hAnsi="Aptos" w:eastAsia="Times New Roman"/>
              <w:color w:val="000000"/>
            </w:rPr>
            <w:t>, 140–154 (2018).</w:t>
          </w:r>
        </w:p>
        <w:p w:rsidRPr="00E40E1B" w:rsidR="00E40E1B" w:rsidRDefault="00E40E1B" w14:paraId="61D2049B" w14:textId="77777777">
          <w:pPr>
            <w:autoSpaceDE w:val="0"/>
            <w:autoSpaceDN w:val="0"/>
            <w:ind w:hanging="640"/>
            <w:divId w:val="99228646"/>
            <w:rPr>
              <w:rFonts w:ascii="Aptos" w:hAnsi="Aptos" w:eastAsia="Times New Roman"/>
              <w:color w:val="000000"/>
            </w:rPr>
          </w:pPr>
          <w:r w:rsidRPr="00E40E1B">
            <w:rPr>
              <w:rFonts w:ascii="Aptos" w:hAnsi="Aptos" w:eastAsia="Times New Roman"/>
              <w:color w:val="000000"/>
            </w:rPr>
            <w:t>47.</w:t>
          </w:r>
          <w:r w:rsidRPr="00E40E1B">
            <w:rPr>
              <w:rFonts w:ascii="Aptos" w:hAnsi="Aptos" w:eastAsia="Times New Roman"/>
              <w:color w:val="000000"/>
            </w:rPr>
            <w:tab/>
          </w:r>
          <w:r w:rsidRPr="00E40E1B">
            <w:rPr>
              <w:rFonts w:ascii="Aptos" w:hAnsi="Aptos" w:eastAsia="Times New Roman"/>
              <w:color w:val="000000"/>
            </w:rPr>
            <w:t xml:space="preserve">Diemer, J., Alpers, G. W., Peperkorn, H. M., Shiban, Y. &amp; MÃ¼hlberger, A. The impact of perception and presence on emotional reactions: a review of research in virtual reality. </w:t>
          </w:r>
          <w:r w:rsidRPr="00E40E1B">
            <w:rPr>
              <w:rFonts w:ascii="Aptos" w:hAnsi="Aptos" w:eastAsia="Times New Roman"/>
              <w:i/>
              <w:iCs/>
              <w:color w:val="000000"/>
            </w:rPr>
            <w:t>Front. Psychol.</w:t>
          </w:r>
          <w:r w:rsidRPr="00E40E1B">
            <w:rPr>
              <w:rFonts w:ascii="Aptos" w:hAnsi="Aptos" w:eastAsia="Times New Roman"/>
              <w:color w:val="000000"/>
            </w:rPr>
            <w:t xml:space="preserve"> </w:t>
          </w:r>
          <w:r w:rsidRPr="00E40E1B">
            <w:rPr>
              <w:rFonts w:ascii="Aptos" w:hAnsi="Aptos" w:eastAsia="Times New Roman"/>
              <w:b/>
              <w:bCs/>
              <w:color w:val="000000"/>
            </w:rPr>
            <w:t>6</w:t>
          </w:r>
          <w:r w:rsidRPr="00E40E1B">
            <w:rPr>
              <w:rFonts w:ascii="Aptos" w:hAnsi="Aptos" w:eastAsia="Times New Roman"/>
              <w:color w:val="000000"/>
            </w:rPr>
            <w:t>, 111605 (2015).</w:t>
          </w:r>
        </w:p>
        <w:p w:rsidRPr="00E40E1B" w:rsidR="00E40E1B" w:rsidRDefault="00E40E1B" w14:paraId="51078E24" w14:textId="77777777">
          <w:pPr>
            <w:autoSpaceDE w:val="0"/>
            <w:autoSpaceDN w:val="0"/>
            <w:ind w:hanging="640"/>
            <w:divId w:val="2065054659"/>
            <w:rPr>
              <w:rFonts w:ascii="Aptos" w:hAnsi="Aptos" w:eastAsia="Times New Roman"/>
              <w:color w:val="000000"/>
            </w:rPr>
          </w:pPr>
          <w:r w:rsidRPr="00E40E1B">
            <w:rPr>
              <w:rFonts w:ascii="Aptos" w:hAnsi="Aptos" w:eastAsia="Times New Roman"/>
              <w:color w:val="000000"/>
            </w:rPr>
            <w:t>48.</w:t>
          </w:r>
          <w:r w:rsidRPr="00E40E1B">
            <w:rPr>
              <w:rFonts w:ascii="Aptos" w:hAnsi="Aptos" w:eastAsia="Times New Roman"/>
              <w:color w:val="000000"/>
            </w:rPr>
            <w:tab/>
          </w:r>
          <w:r w:rsidRPr="00E40E1B">
            <w:rPr>
              <w:rFonts w:ascii="Aptos" w:hAnsi="Aptos" w:eastAsia="Times New Roman"/>
              <w:color w:val="000000"/>
            </w:rPr>
            <w:t xml:space="preserve">Fiedler, M., Hossfeld, T. &amp; Tran-Gia, P. A generic quantitative relationship between quality of experience and quality of service. </w:t>
          </w:r>
          <w:r w:rsidRPr="00E40E1B">
            <w:rPr>
              <w:rFonts w:ascii="Aptos" w:hAnsi="Aptos" w:eastAsia="Times New Roman"/>
              <w:i/>
              <w:iCs/>
              <w:color w:val="000000"/>
            </w:rPr>
            <w:t>IEEE Netw.</w:t>
          </w:r>
          <w:r w:rsidRPr="00E40E1B">
            <w:rPr>
              <w:rFonts w:ascii="Aptos" w:hAnsi="Aptos" w:eastAsia="Times New Roman"/>
              <w:color w:val="000000"/>
            </w:rPr>
            <w:t xml:space="preserve"> </w:t>
          </w:r>
          <w:r w:rsidRPr="00E40E1B">
            <w:rPr>
              <w:rFonts w:ascii="Aptos" w:hAnsi="Aptos" w:eastAsia="Times New Roman"/>
              <w:b/>
              <w:bCs/>
              <w:color w:val="000000"/>
            </w:rPr>
            <w:t>24</w:t>
          </w:r>
          <w:r w:rsidRPr="00E40E1B">
            <w:rPr>
              <w:rFonts w:ascii="Aptos" w:hAnsi="Aptos" w:eastAsia="Times New Roman"/>
              <w:color w:val="000000"/>
            </w:rPr>
            <w:t>, 36–41 (2010).</w:t>
          </w:r>
        </w:p>
        <w:p w:rsidRPr="00E40E1B" w:rsidR="00E40E1B" w:rsidRDefault="00E40E1B" w14:paraId="29E4E122" w14:textId="77777777">
          <w:pPr>
            <w:autoSpaceDE w:val="0"/>
            <w:autoSpaceDN w:val="0"/>
            <w:ind w:hanging="640"/>
            <w:divId w:val="1404066700"/>
            <w:rPr>
              <w:rFonts w:ascii="Aptos" w:hAnsi="Aptos" w:eastAsia="Times New Roman"/>
              <w:color w:val="000000"/>
            </w:rPr>
          </w:pPr>
          <w:r w:rsidRPr="00E40E1B">
            <w:rPr>
              <w:rFonts w:ascii="Aptos" w:hAnsi="Aptos" w:eastAsia="Times New Roman"/>
              <w:color w:val="000000"/>
            </w:rPr>
            <w:t>49.</w:t>
          </w:r>
          <w:r w:rsidRPr="00E40E1B">
            <w:rPr>
              <w:rFonts w:ascii="Aptos" w:hAnsi="Aptos" w:eastAsia="Times New Roman"/>
              <w:color w:val="000000"/>
            </w:rPr>
            <w:tab/>
          </w:r>
          <w:r w:rsidRPr="00E40E1B">
            <w:rPr>
              <w:rFonts w:ascii="Aptos" w:hAnsi="Aptos" w:eastAsia="Times New Roman"/>
              <w:color w:val="000000"/>
            </w:rPr>
            <w:t xml:space="preserve">Shay, G. The Hierarchy of Latency. in </w:t>
          </w:r>
          <w:r w:rsidRPr="00E40E1B">
            <w:rPr>
              <w:rFonts w:ascii="Aptos" w:hAnsi="Aptos" w:eastAsia="Times New Roman"/>
              <w:i/>
              <w:iCs/>
              <w:color w:val="000000"/>
            </w:rPr>
            <w:t>NAB Broadcast Engineering and Information Technology (BEIT) Conference</w:t>
          </w:r>
          <w:r w:rsidRPr="00E40E1B">
            <w:rPr>
              <w:rFonts w:ascii="Aptos" w:hAnsi="Aptos" w:eastAsia="Times New Roman"/>
              <w:color w:val="000000"/>
            </w:rPr>
            <w:t xml:space="preserve"> 1–14 (National Association of Broadcasters, Washington, 2024).</w:t>
          </w:r>
        </w:p>
        <w:p w:rsidRPr="00E40E1B" w:rsidR="00E40E1B" w:rsidRDefault="00E40E1B" w14:paraId="4C9D97F6" w14:textId="77777777">
          <w:pPr>
            <w:autoSpaceDE w:val="0"/>
            <w:autoSpaceDN w:val="0"/>
            <w:ind w:hanging="640"/>
            <w:divId w:val="1186138983"/>
            <w:rPr>
              <w:rFonts w:ascii="Aptos" w:hAnsi="Aptos" w:eastAsia="Times New Roman"/>
              <w:color w:val="000000"/>
            </w:rPr>
          </w:pPr>
          <w:r w:rsidRPr="00E40E1B">
            <w:rPr>
              <w:rFonts w:ascii="Aptos" w:hAnsi="Aptos" w:eastAsia="Times New Roman"/>
              <w:color w:val="000000"/>
            </w:rPr>
            <w:t>50.</w:t>
          </w:r>
          <w:r w:rsidRPr="00E40E1B">
            <w:rPr>
              <w:rFonts w:ascii="Aptos" w:hAnsi="Aptos" w:eastAsia="Times New Roman"/>
              <w:color w:val="000000"/>
            </w:rPr>
            <w:tab/>
          </w:r>
          <w:r w:rsidRPr="00E40E1B">
            <w:rPr>
              <w:rFonts w:ascii="Aptos" w:hAnsi="Aptos" w:eastAsia="Times New Roman"/>
              <w:color w:val="000000"/>
            </w:rPr>
            <w:t xml:space="preserve">Stauffert, J. P., Niebling, F. &amp; Latoschik, M. E. Latency and Cybersickness: Impact, Causes, and Measures. A Review. </w:t>
          </w:r>
          <w:r w:rsidRPr="00E40E1B">
            <w:rPr>
              <w:rFonts w:ascii="Aptos" w:hAnsi="Aptos" w:eastAsia="Times New Roman"/>
              <w:i/>
              <w:iCs/>
              <w:color w:val="000000"/>
            </w:rPr>
            <w:t>Frontiers in Virtual Reality</w:t>
          </w:r>
          <w:r w:rsidRPr="00E40E1B">
            <w:rPr>
              <w:rFonts w:ascii="Aptos" w:hAnsi="Aptos" w:eastAsia="Times New Roman"/>
              <w:color w:val="000000"/>
            </w:rPr>
            <w:t xml:space="preserve"> vol. 1 Preprint at https://doi.org/10.3389/frvir.2020.582204 (2020).</w:t>
          </w:r>
        </w:p>
        <w:p w:rsidRPr="00E40E1B" w:rsidR="00E40E1B" w:rsidRDefault="00E40E1B" w14:paraId="54DBA490" w14:textId="77777777">
          <w:pPr>
            <w:autoSpaceDE w:val="0"/>
            <w:autoSpaceDN w:val="0"/>
            <w:ind w:hanging="640"/>
            <w:divId w:val="247426846"/>
            <w:rPr>
              <w:rFonts w:ascii="Aptos" w:hAnsi="Aptos" w:eastAsia="Times New Roman"/>
              <w:color w:val="000000"/>
            </w:rPr>
          </w:pPr>
          <w:r w:rsidRPr="00E40E1B">
            <w:rPr>
              <w:rFonts w:ascii="Aptos" w:hAnsi="Aptos" w:eastAsia="Times New Roman"/>
              <w:color w:val="000000"/>
            </w:rPr>
            <w:t>51.</w:t>
          </w:r>
          <w:r w:rsidRPr="00E40E1B">
            <w:rPr>
              <w:rFonts w:ascii="Aptos" w:hAnsi="Aptos" w:eastAsia="Times New Roman"/>
              <w:color w:val="000000"/>
            </w:rPr>
            <w:tab/>
          </w:r>
          <w:r w:rsidRPr="00E40E1B">
            <w:rPr>
              <w:rFonts w:ascii="Aptos" w:hAnsi="Aptos" w:eastAsia="Times New Roman"/>
              <w:color w:val="000000"/>
            </w:rPr>
            <w:t xml:space="preserve">Carmack, J. John Carmack’s Latency mitigation strategies. </w:t>
          </w:r>
          <w:r w:rsidRPr="00E40E1B">
            <w:rPr>
              <w:rFonts w:ascii="Aptos" w:hAnsi="Aptos" w:eastAsia="Times New Roman"/>
              <w:i/>
              <w:iCs/>
              <w:color w:val="000000"/>
            </w:rPr>
            <w:t>Twenty Milliseconds today.</w:t>
          </w:r>
          <w:r w:rsidRPr="00E40E1B">
            <w:rPr>
              <w:rFonts w:ascii="Aptos" w:hAnsi="Aptos" w:eastAsia="Times New Roman"/>
              <w:color w:val="000000"/>
            </w:rPr>
            <w:t xml:space="preserve"> (2013).</w:t>
          </w:r>
        </w:p>
        <w:p w:rsidRPr="00E40E1B" w:rsidR="00E40E1B" w:rsidRDefault="00E40E1B" w14:paraId="09450D3F" w14:textId="77777777">
          <w:pPr>
            <w:autoSpaceDE w:val="0"/>
            <w:autoSpaceDN w:val="0"/>
            <w:ind w:hanging="640"/>
            <w:divId w:val="609167999"/>
            <w:rPr>
              <w:rFonts w:ascii="Aptos" w:hAnsi="Aptos" w:eastAsia="Times New Roman"/>
              <w:color w:val="000000"/>
            </w:rPr>
          </w:pPr>
          <w:r w:rsidRPr="00E40E1B">
            <w:rPr>
              <w:rFonts w:ascii="Aptos" w:hAnsi="Aptos" w:eastAsia="Times New Roman"/>
              <w:color w:val="000000"/>
            </w:rPr>
            <w:t>52.</w:t>
          </w:r>
          <w:r w:rsidRPr="00E40E1B">
            <w:rPr>
              <w:rFonts w:ascii="Aptos" w:hAnsi="Aptos" w:eastAsia="Times New Roman"/>
              <w:color w:val="000000"/>
            </w:rPr>
            <w:tab/>
          </w:r>
          <w:r w:rsidRPr="00E40E1B">
            <w:rPr>
              <w:rFonts w:ascii="Aptos" w:hAnsi="Aptos" w:eastAsia="Times New Roman"/>
              <w:color w:val="000000"/>
            </w:rPr>
            <w:t xml:space="preserve">Attig, C., Rauh, N., Franke, T. &amp; Krems, J. F. System latency guidelines then and now – Is zero latency really considered necessary? in </w:t>
          </w:r>
          <w:r w:rsidRPr="00E40E1B">
            <w:rPr>
              <w:rFonts w:ascii="Aptos" w:hAnsi="Aptos" w:eastAsia="Times New Roman"/>
              <w:i/>
              <w:iCs/>
              <w:color w:val="000000"/>
            </w:rPr>
            <w:t>Lecture Notes in Computer Science (including subseries Lecture Notes in Artificial Intelligence and Lecture Notes in Bioinformatics)</w:t>
          </w:r>
          <w:r w:rsidRPr="00E40E1B">
            <w:rPr>
              <w:rFonts w:ascii="Aptos" w:hAnsi="Aptos" w:eastAsia="Times New Roman"/>
              <w:color w:val="000000"/>
            </w:rPr>
            <w:t xml:space="preserve"> vol. 10276 LNAI (2017).</w:t>
          </w:r>
        </w:p>
        <w:p w:rsidRPr="00E40E1B" w:rsidR="00E40E1B" w:rsidRDefault="00E40E1B" w14:paraId="3919D0B3" w14:textId="77777777">
          <w:pPr>
            <w:autoSpaceDE w:val="0"/>
            <w:autoSpaceDN w:val="0"/>
            <w:ind w:hanging="640"/>
            <w:divId w:val="295764205"/>
            <w:rPr>
              <w:rFonts w:ascii="Aptos" w:hAnsi="Aptos" w:eastAsia="Times New Roman"/>
              <w:color w:val="000000"/>
            </w:rPr>
          </w:pPr>
          <w:r w:rsidRPr="00E40E1B">
            <w:rPr>
              <w:rFonts w:ascii="Aptos" w:hAnsi="Aptos" w:eastAsia="Times New Roman"/>
              <w:color w:val="000000"/>
            </w:rPr>
            <w:t>53.</w:t>
          </w:r>
          <w:r w:rsidRPr="00E40E1B">
            <w:rPr>
              <w:rFonts w:ascii="Aptos" w:hAnsi="Aptos" w:eastAsia="Times New Roman"/>
              <w:color w:val="000000"/>
            </w:rPr>
            <w:tab/>
          </w:r>
          <w:r w:rsidRPr="00E40E1B">
            <w:rPr>
              <w:rFonts w:ascii="Aptos" w:hAnsi="Aptos" w:eastAsia="Times New Roman"/>
              <w:color w:val="000000"/>
            </w:rPr>
            <w:t xml:space="preserve">International Telecommunication Union. </w:t>
          </w:r>
          <w:r w:rsidRPr="00E40E1B">
            <w:rPr>
              <w:rFonts w:ascii="Aptos" w:hAnsi="Aptos" w:eastAsia="Times New Roman"/>
              <w:i/>
              <w:iCs/>
              <w:color w:val="000000"/>
            </w:rPr>
            <w:t>Relative Timing of Sound and Vision for Broadcasting Series / Report Number: ITU-R BT.1359-1</w:t>
          </w:r>
          <w:r w:rsidRPr="00E40E1B">
            <w:rPr>
              <w:rFonts w:ascii="Aptos" w:hAnsi="Aptos" w:eastAsia="Times New Roman"/>
              <w:color w:val="000000"/>
            </w:rPr>
            <w:t>. https://www.itu.int/dms_pubrec/itu-r/rec/bt/R-REC-BT.1359-1-199811-I%21%21PDF-E.pdf (1998).</w:t>
          </w:r>
        </w:p>
        <w:p w:rsidRPr="00E40E1B" w:rsidR="00E40E1B" w:rsidRDefault="00E40E1B" w14:paraId="2E684051" w14:textId="77777777">
          <w:pPr>
            <w:autoSpaceDE w:val="0"/>
            <w:autoSpaceDN w:val="0"/>
            <w:ind w:hanging="640"/>
            <w:divId w:val="2015570909"/>
            <w:rPr>
              <w:rFonts w:ascii="Aptos" w:hAnsi="Aptos" w:eastAsia="Times New Roman"/>
              <w:color w:val="000000"/>
            </w:rPr>
          </w:pPr>
          <w:r w:rsidRPr="00E40E1B">
            <w:rPr>
              <w:rFonts w:ascii="Aptos" w:hAnsi="Aptos" w:eastAsia="Times New Roman"/>
              <w:color w:val="000000"/>
            </w:rPr>
            <w:t>54.</w:t>
          </w:r>
          <w:r w:rsidRPr="00E40E1B">
            <w:rPr>
              <w:rFonts w:ascii="Aptos" w:hAnsi="Aptos" w:eastAsia="Times New Roman"/>
              <w:color w:val="000000"/>
            </w:rPr>
            <w:tab/>
          </w:r>
          <w:r w:rsidRPr="00E40E1B">
            <w:rPr>
              <w:rFonts w:ascii="Aptos" w:hAnsi="Aptos" w:eastAsia="Times New Roman"/>
              <w:color w:val="000000"/>
            </w:rPr>
            <w:t xml:space="preserve">CCITT. </w:t>
          </w:r>
          <w:r w:rsidRPr="00E40E1B">
            <w:rPr>
              <w:rFonts w:ascii="Aptos" w:hAnsi="Aptos" w:eastAsia="Times New Roman"/>
              <w:i/>
              <w:iCs/>
              <w:color w:val="000000"/>
            </w:rPr>
            <w:t>G.114: Mean One-Way Propagation Time</w:t>
          </w:r>
          <w:r w:rsidRPr="00E40E1B">
            <w:rPr>
              <w:rFonts w:ascii="Aptos" w:hAnsi="Aptos" w:eastAsia="Times New Roman"/>
              <w:color w:val="000000"/>
            </w:rPr>
            <w:t>. (1988).</w:t>
          </w:r>
        </w:p>
        <w:p w:rsidRPr="00E40E1B" w:rsidR="00E40E1B" w:rsidRDefault="00E40E1B" w14:paraId="70781C5E" w14:textId="77777777">
          <w:pPr>
            <w:autoSpaceDE w:val="0"/>
            <w:autoSpaceDN w:val="0"/>
            <w:ind w:hanging="640"/>
            <w:divId w:val="709502424"/>
            <w:rPr>
              <w:rFonts w:ascii="Aptos" w:hAnsi="Aptos" w:eastAsia="Times New Roman"/>
              <w:color w:val="000000"/>
            </w:rPr>
          </w:pPr>
          <w:r w:rsidRPr="00E40E1B">
            <w:rPr>
              <w:rFonts w:ascii="Aptos" w:hAnsi="Aptos" w:eastAsia="Times New Roman"/>
              <w:color w:val="000000"/>
            </w:rPr>
            <w:t>55.</w:t>
          </w:r>
          <w:r w:rsidRPr="00E40E1B">
            <w:rPr>
              <w:rFonts w:ascii="Aptos" w:hAnsi="Aptos" w:eastAsia="Times New Roman"/>
              <w:color w:val="000000"/>
            </w:rPr>
            <w:tab/>
          </w:r>
          <w:r w:rsidRPr="00E40E1B">
            <w:rPr>
              <w:rFonts w:ascii="Aptos" w:hAnsi="Aptos" w:eastAsia="Times New Roman"/>
              <w:color w:val="000000"/>
            </w:rPr>
            <w:t xml:space="preserve">Lester, M. &amp; Boley, J. The effects of latency on live sound monitoring. in </w:t>
          </w:r>
          <w:r w:rsidRPr="00E40E1B">
            <w:rPr>
              <w:rFonts w:ascii="Aptos" w:hAnsi="Aptos" w:eastAsia="Times New Roman"/>
              <w:i/>
              <w:iCs/>
              <w:color w:val="000000"/>
            </w:rPr>
            <w:t>Audio Engineering Society - 123rd Audio Engineering Society Convention 2007</w:t>
          </w:r>
          <w:r w:rsidRPr="00E40E1B">
            <w:rPr>
              <w:rFonts w:ascii="Aptos" w:hAnsi="Aptos" w:eastAsia="Times New Roman"/>
              <w:color w:val="000000"/>
            </w:rPr>
            <w:t xml:space="preserve"> vol. 2 (2007).</w:t>
          </w:r>
        </w:p>
        <w:p w:rsidRPr="00E40E1B" w:rsidR="00E40E1B" w:rsidRDefault="00E40E1B" w14:paraId="4AE54426" w14:textId="77777777">
          <w:pPr>
            <w:autoSpaceDE w:val="0"/>
            <w:autoSpaceDN w:val="0"/>
            <w:ind w:hanging="640"/>
            <w:divId w:val="1457797689"/>
            <w:rPr>
              <w:rFonts w:ascii="Aptos" w:hAnsi="Aptos" w:eastAsia="Times New Roman"/>
              <w:color w:val="000000"/>
            </w:rPr>
          </w:pPr>
          <w:r w:rsidRPr="00E40E1B">
            <w:rPr>
              <w:rFonts w:ascii="Aptos" w:hAnsi="Aptos" w:eastAsia="Times New Roman"/>
              <w:color w:val="000000"/>
            </w:rPr>
            <w:t>56.</w:t>
          </w:r>
          <w:r w:rsidRPr="00E40E1B">
            <w:rPr>
              <w:rFonts w:ascii="Aptos" w:hAnsi="Aptos" w:eastAsia="Times New Roman"/>
              <w:color w:val="000000"/>
            </w:rPr>
            <w:tab/>
          </w:r>
          <w:r w:rsidRPr="00E40E1B">
            <w:rPr>
              <w:rFonts w:ascii="Aptos" w:hAnsi="Aptos" w:eastAsia="Times New Roman"/>
              <w:color w:val="000000"/>
            </w:rPr>
            <w:t xml:space="preserve">Spjut, J. </w:t>
          </w:r>
          <w:r w:rsidRPr="00E40E1B">
            <w:rPr>
              <w:rFonts w:ascii="Aptos" w:hAnsi="Aptos" w:eastAsia="Times New Roman"/>
              <w:i/>
              <w:iCs/>
              <w:color w:val="000000"/>
            </w:rPr>
            <w:t>et al.</w:t>
          </w:r>
          <w:r w:rsidRPr="00E40E1B">
            <w:rPr>
              <w:rFonts w:ascii="Aptos" w:hAnsi="Aptos" w:eastAsia="Times New Roman"/>
              <w:color w:val="000000"/>
            </w:rPr>
            <w:t xml:space="preserve"> Latency of 30 ms benefits first person targeting tasks more than refresh rate above 60 Hz. in </w:t>
          </w:r>
          <w:r w:rsidRPr="00E40E1B">
            <w:rPr>
              <w:rFonts w:ascii="Aptos" w:hAnsi="Aptos" w:eastAsia="Times New Roman"/>
              <w:i/>
              <w:iCs/>
              <w:color w:val="000000"/>
            </w:rPr>
            <w:t>SIGGRAPH Asia 2019 Technical Briefs, SA 2019</w:t>
          </w:r>
          <w:r w:rsidRPr="00E40E1B">
            <w:rPr>
              <w:rFonts w:ascii="Aptos" w:hAnsi="Aptos" w:eastAsia="Times New Roman"/>
              <w:color w:val="000000"/>
            </w:rPr>
            <w:t xml:space="preserve"> (2019). doi:10.1145/3355088.3365170.</w:t>
          </w:r>
        </w:p>
        <w:p w:rsidRPr="00E40E1B" w:rsidR="00E40E1B" w:rsidRDefault="00E40E1B" w14:paraId="58744556" w14:textId="77777777">
          <w:pPr>
            <w:autoSpaceDE w:val="0"/>
            <w:autoSpaceDN w:val="0"/>
            <w:ind w:hanging="640"/>
            <w:divId w:val="398479220"/>
            <w:rPr>
              <w:rFonts w:ascii="Aptos" w:hAnsi="Aptos" w:eastAsia="Times New Roman"/>
              <w:color w:val="000000"/>
            </w:rPr>
          </w:pPr>
          <w:r w:rsidRPr="00E40E1B">
            <w:rPr>
              <w:rFonts w:ascii="Aptos" w:hAnsi="Aptos" w:eastAsia="Times New Roman"/>
              <w:color w:val="000000"/>
            </w:rPr>
            <w:t>57.</w:t>
          </w:r>
          <w:r w:rsidRPr="00E40E1B">
            <w:rPr>
              <w:rFonts w:ascii="Aptos" w:hAnsi="Aptos" w:eastAsia="Times New Roman"/>
              <w:color w:val="000000"/>
            </w:rPr>
            <w:tab/>
          </w:r>
          <w:r w:rsidRPr="00E40E1B">
            <w:rPr>
              <w:rFonts w:ascii="Aptos" w:hAnsi="Aptos" w:eastAsia="Times New Roman"/>
              <w:color w:val="000000"/>
            </w:rPr>
            <w:t xml:space="preserve">Liu, S., Claypool, M., Kuwahara, A., Scovell, J. &amp; Sherman, J. Lower is better? The effects of local latencies on competitive first-person shooter game players. in </w:t>
          </w:r>
          <w:r w:rsidRPr="00E40E1B">
            <w:rPr>
              <w:rFonts w:ascii="Aptos" w:hAnsi="Aptos" w:eastAsia="Times New Roman"/>
              <w:i/>
              <w:iCs/>
              <w:color w:val="000000"/>
            </w:rPr>
            <w:t>Conference on Human Factors in Computing Systems - Proceedings</w:t>
          </w:r>
          <w:r w:rsidRPr="00E40E1B">
            <w:rPr>
              <w:rFonts w:ascii="Aptos" w:hAnsi="Aptos" w:eastAsia="Times New Roman"/>
              <w:color w:val="000000"/>
            </w:rPr>
            <w:t xml:space="preserve"> (2021). doi:10.1145/3411764.3445245.</w:t>
          </w:r>
        </w:p>
        <w:p w:rsidRPr="00E40E1B" w:rsidR="00E40E1B" w:rsidRDefault="00E40E1B" w14:paraId="7F94E4C8" w14:textId="77777777">
          <w:pPr>
            <w:autoSpaceDE w:val="0"/>
            <w:autoSpaceDN w:val="0"/>
            <w:ind w:hanging="640"/>
            <w:divId w:val="1991786304"/>
            <w:rPr>
              <w:rFonts w:ascii="Aptos" w:hAnsi="Aptos" w:eastAsia="Times New Roman"/>
              <w:color w:val="000000"/>
            </w:rPr>
          </w:pPr>
          <w:r w:rsidRPr="00E40E1B">
            <w:rPr>
              <w:rFonts w:ascii="Aptos" w:hAnsi="Aptos" w:eastAsia="Times New Roman"/>
              <w:color w:val="000000"/>
            </w:rPr>
            <w:t>58.</w:t>
          </w:r>
          <w:r w:rsidRPr="00E40E1B">
            <w:rPr>
              <w:rFonts w:ascii="Aptos" w:hAnsi="Aptos" w:eastAsia="Times New Roman"/>
              <w:color w:val="000000"/>
            </w:rPr>
            <w:tab/>
          </w:r>
          <w:r w:rsidRPr="00E40E1B">
            <w:rPr>
              <w:rFonts w:ascii="Aptos" w:hAnsi="Aptos" w:eastAsia="Times New Roman"/>
              <w:color w:val="000000"/>
            </w:rPr>
            <w:t xml:space="preserve">Bartlette, C., Headlam, D., Bocko, M. &amp; Velikic, G. Effect of Network Latency on Interactive Musical Performance. </w:t>
          </w:r>
          <w:r w:rsidRPr="00E40E1B">
            <w:rPr>
              <w:rFonts w:ascii="Aptos" w:hAnsi="Aptos" w:eastAsia="Times New Roman"/>
              <w:i/>
              <w:iCs/>
              <w:color w:val="000000"/>
            </w:rPr>
            <w:t>Music Percept.</w:t>
          </w:r>
          <w:r w:rsidRPr="00E40E1B">
            <w:rPr>
              <w:rFonts w:ascii="Aptos" w:hAnsi="Aptos" w:eastAsia="Times New Roman"/>
              <w:color w:val="000000"/>
            </w:rPr>
            <w:t xml:space="preserve"> </w:t>
          </w:r>
          <w:r w:rsidRPr="00E40E1B">
            <w:rPr>
              <w:rFonts w:ascii="Aptos" w:hAnsi="Aptos" w:eastAsia="Times New Roman"/>
              <w:b/>
              <w:bCs/>
              <w:color w:val="000000"/>
            </w:rPr>
            <w:t>24</w:t>
          </w:r>
          <w:r w:rsidRPr="00E40E1B">
            <w:rPr>
              <w:rFonts w:ascii="Aptos" w:hAnsi="Aptos" w:eastAsia="Times New Roman"/>
              <w:color w:val="000000"/>
            </w:rPr>
            <w:t>, 49–62 (2006).</w:t>
          </w:r>
        </w:p>
        <w:p w:rsidRPr="00E40E1B" w:rsidR="00E40E1B" w:rsidRDefault="00E40E1B" w14:paraId="0E19C61E" w14:textId="77777777">
          <w:pPr>
            <w:autoSpaceDE w:val="0"/>
            <w:autoSpaceDN w:val="0"/>
            <w:ind w:hanging="640"/>
            <w:divId w:val="1217738202"/>
            <w:rPr>
              <w:rFonts w:ascii="Aptos" w:hAnsi="Aptos" w:eastAsia="Times New Roman"/>
              <w:color w:val="000000"/>
            </w:rPr>
          </w:pPr>
          <w:r w:rsidRPr="00E40E1B">
            <w:rPr>
              <w:rFonts w:ascii="Aptos" w:hAnsi="Aptos" w:eastAsia="Times New Roman"/>
              <w:color w:val="000000"/>
            </w:rPr>
            <w:t>59.</w:t>
          </w:r>
          <w:r w:rsidRPr="00E40E1B">
            <w:rPr>
              <w:rFonts w:ascii="Aptos" w:hAnsi="Aptos" w:eastAsia="Times New Roman"/>
              <w:color w:val="000000"/>
            </w:rPr>
            <w:tab/>
          </w:r>
          <w:r w:rsidRPr="00E40E1B">
            <w:rPr>
              <w:rFonts w:ascii="Aptos" w:hAnsi="Aptos" w:eastAsia="Times New Roman"/>
              <w:color w:val="000000"/>
            </w:rPr>
            <w:t xml:space="preserve">Carôt, A. &amp; Werner, C. Fundamentals and Principles of Musical Telepresence. </w:t>
          </w:r>
          <w:r w:rsidRPr="00E40E1B">
            <w:rPr>
              <w:rFonts w:ascii="Aptos" w:hAnsi="Aptos" w:eastAsia="Times New Roman"/>
              <w:i/>
              <w:iCs/>
              <w:color w:val="000000"/>
            </w:rPr>
            <w:t>Journal of Science and Technology of the Arts</w:t>
          </w:r>
          <w:r w:rsidRPr="00E40E1B">
            <w:rPr>
              <w:rFonts w:ascii="Aptos" w:hAnsi="Aptos" w:eastAsia="Times New Roman"/>
              <w:color w:val="000000"/>
            </w:rPr>
            <w:t xml:space="preserve"> </w:t>
          </w:r>
          <w:r w:rsidRPr="00E40E1B">
            <w:rPr>
              <w:rFonts w:ascii="Aptos" w:hAnsi="Aptos" w:eastAsia="Times New Roman"/>
              <w:b/>
              <w:bCs/>
              <w:color w:val="000000"/>
            </w:rPr>
            <w:t>1</w:t>
          </w:r>
          <w:r w:rsidRPr="00E40E1B">
            <w:rPr>
              <w:rFonts w:ascii="Aptos" w:hAnsi="Aptos" w:eastAsia="Times New Roman"/>
              <w:color w:val="000000"/>
            </w:rPr>
            <w:t>, (2009).</w:t>
          </w:r>
        </w:p>
        <w:p w:rsidRPr="00E40E1B" w:rsidR="00E40E1B" w:rsidRDefault="00E40E1B" w14:paraId="0DD23150" w14:textId="77777777">
          <w:pPr>
            <w:autoSpaceDE w:val="0"/>
            <w:autoSpaceDN w:val="0"/>
            <w:ind w:hanging="640"/>
            <w:divId w:val="1753354507"/>
            <w:rPr>
              <w:rFonts w:ascii="Aptos" w:hAnsi="Aptos" w:eastAsia="Times New Roman"/>
              <w:color w:val="000000"/>
            </w:rPr>
          </w:pPr>
          <w:r w:rsidRPr="00E40E1B">
            <w:rPr>
              <w:rFonts w:ascii="Aptos" w:hAnsi="Aptos" w:eastAsia="Times New Roman"/>
              <w:color w:val="000000"/>
            </w:rPr>
            <w:t>60.</w:t>
          </w:r>
          <w:r w:rsidRPr="00E40E1B">
            <w:rPr>
              <w:rFonts w:ascii="Aptos" w:hAnsi="Aptos" w:eastAsia="Times New Roman"/>
              <w:color w:val="000000"/>
            </w:rPr>
            <w:tab/>
          </w:r>
          <w:r w:rsidRPr="00E40E1B">
            <w:rPr>
              <w:rFonts w:ascii="Aptos" w:hAnsi="Aptos" w:eastAsia="Times New Roman"/>
              <w:color w:val="000000"/>
            </w:rPr>
            <w:t xml:space="preserve">Fink, J. </w:t>
          </w:r>
          <w:r w:rsidRPr="00E40E1B">
            <w:rPr>
              <w:rFonts w:ascii="Aptos" w:hAnsi="Aptos" w:eastAsia="Times New Roman"/>
              <w:i/>
              <w:iCs/>
              <w:color w:val="000000"/>
            </w:rPr>
            <w:t>The Youngs: The Brothers Who Built AC/DC</w:t>
          </w:r>
          <w:r w:rsidRPr="00E40E1B">
            <w:rPr>
              <w:rFonts w:ascii="Aptos" w:hAnsi="Aptos" w:eastAsia="Times New Roman"/>
              <w:color w:val="000000"/>
            </w:rPr>
            <w:t>. (Random House Australia, Sydney, 2013).</w:t>
          </w:r>
        </w:p>
        <w:p w:rsidRPr="00E40E1B" w:rsidR="00E40E1B" w:rsidRDefault="00E40E1B" w14:paraId="53BA7751" w14:textId="77777777">
          <w:pPr>
            <w:autoSpaceDE w:val="0"/>
            <w:autoSpaceDN w:val="0"/>
            <w:ind w:hanging="640"/>
            <w:divId w:val="1379933799"/>
            <w:rPr>
              <w:rFonts w:ascii="Aptos" w:hAnsi="Aptos" w:eastAsia="Times New Roman"/>
              <w:color w:val="000000"/>
            </w:rPr>
          </w:pPr>
          <w:r w:rsidRPr="00E40E1B">
            <w:rPr>
              <w:rFonts w:ascii="Aptos" w:hAnsi="Aptos" w:eastAsia="Times New Roman"/>
              <w:color w:val="000000"/>
            </w:rPr>
            <w:t>61.</w:t>
          </w:r>
          <w:r w:rsidRPr="00E40E1B">
            <w:rPr>
              <w:rFonts w:ascii="Aptos" w:hAnsi="Aptos" w:eastAsia="Times New Roman"/>
              <w:color w:val="000000"/>
            </w:rPr>
            <w:tab/>
          </w:r>
          <w:r w:rsidRPr="00E40E1B">
            <w:rPr>
              <w:rFonts w:ascii="Aptos" w:hAnsi="Aptos" w:eastAsia="Times New Roman"/>
              <w:color w:val="000000"/>
            </w:rPr>
            <w:t xml:space="preserve">Löfqvist, T., Sokas, K. &amp; Delsing, J. Speed of sound measurements in humid air using an ultrasonic flow meter. in </w:t>
          </w:r>
          <w:r w:rsidRPr="00E40E1B">
            <w:rPr>
              <w:rFonts w:ascii="Aptos" w:hAnsi="Aptos" w:eastAsia="Times New Roman"/>
              <w:i/>
              <w:iCs/>
              <w:color w:val="000000"/>
            </w:rPr>
            <w:t>IMEKO World Congress 2003: Metrology in the 3rd Millenium</w:t>
          </w:r>
          <w:r w:rsidRPr="00E40E1B">
            <w:rPr>
              <w:rFonts w:ascii="Aptos" w:hAnsi="Aptos" w:eastAsia="Times New Roman"/>
              <w:color w:val="000000"/>
            </w:rPr>
            <w:t xml:space="preserve"> 1650–1653 (Dubrovnik, Croatia, 2003).</w:t>
          </w:r>
        </w:p>
        <w:p w:rsidRPr="00E40E1B" w:rsidR="00E40E1B" w:rsidRDefault="00E40E1B" w14:paraId="3380538A" w14:textId="77777777">
          <w:pPr>
            <w:autoSpaceDE w:val="0"/>
            <w:autoSpaceDN w:val="0"/>
            <w:ind w:hanging="640"/>
            <w:divId w:val="1921451347"/>
            <w:rPr>
              <w:rFonts w:ascii="Aptos" w:hAnsi="Aptos" w:eastAsia="Times New Roman"/>
              <w:color w:val="000000"/>
            </w:rPr>
          </w:pPr>
          <w:r w:rsidRPr="00E40E1B">
            <w:rPr>
              <w:rFonts w:ascii="Aptos" w:hAnsi="Aptos" w:eastAsia="Times New Roman"/>
              <w:color w:val="000000"/>
            </w:rPr>
            <w:t>62.</w:t>
          </w:r>
          <w:r w:rsidRPr="00E40E1B">
            <w:rPr>
              <w:rFonts w:ascii="Aptos" w:hAnsi="Aptos" w:eastAsia="Times New Roman"/>
              <w:color w:val="000000"/>
            </w:rPr>
            <w:tab/>
          </w:r>
          <w:r w:rsidRPr="00E40E1B">
            <w:rPr>
              <w:rFonts w:ascii="Aptos" w:hAnsi="Aptos" w:eastAsia="Times New Roman"/>
              <w:color w:val="000000"/>
            </w:rPr>
            <w:t xml:space="preserve">Audio Engineering Society. </w:t>
          </w:r>
          <w:r w:rsidRPr="00E40E1B">
            <w:rPr>
              <w:rFonts w:ascii="Aptos" w:hAnsi="Aptos" w:eastAsia="Times New Roman"/>
              <w:i/>
              <w:iCs/>
              <w:color w:val="000000"/>
            </w:rPr>
            <w:t>Understanding and Managing Sound Exposure and Noise Pollution at Outdoor Events</w:t>
          </w:r>
          <w:r w:rsidRPr="00E40E1B">
            <w:rPr>
              <w:rFonts w:ascii="Aptos" w:hAnsi="Aptos" w:eastAsia="Times New Roman"/>
              <w:color w:val="000000"/>
            </w:rPr>
            <w:t>. (2020).</w:t>
          </w:r>
        </w:p>
        <w:p w:rsidRPr="00E40E1B" w:rsidR="00E40E1B" w:rsidRDefault="00E40E1B" w14:paraId="5D11AB4D" w14:textId="77777777">
          <w:pPr>
            <w:autoSpaceDE w:val="0"/>
            <w:autoSpaceDN w:val="0"/>
            <w:ind w:hanging="640"/>
            <w:divId w:val="460458854"/>
            <w:rPr>
              <w:rFonts w:ascii="Aptos" w:hAnsi="Aptos" w:eastAsia="Times New Roman"/>
              <w:color w:val="000000"/>
            </w:rPr>
          </w:pPr>
          <w:r w:rsidRPr="00E40E1B">
            <w:rPr>
              <w:rFonts w:ascii="Aptos" w:hAnsi="Aptos" w:eastAsia="Times New Roman"/>
              <w:color w:val="000000"/>
            </w:rPr>
            <w:t>63.</w:t>
          </w:r>
          <w:r w:rsidRPr="00E40E1B">
            <w:rPr>
              <w:rFonts w:ascii="Aptos" w:hAnsi="Aptos" w:eastAsia="Times New Roman"/>
              <w:color w:val="000000"/>
            </w:rPr>
            <w:tab/>
          </w:r>
          <w:r w:rsidRPr="00E40E1B">
            <w:rPr>
              <w:rFonts w:ascii="Aptos" w:hAnsi="Aptos" w:eastAsia="Times New Roman"/>
              <w:color w:val="000000"/>
            </w:rPr>
            <w:t xml:space="preserve">Hillock, A. R., Powers, A. R. &amp; Wallace, M. T. Binding of sights and sounds: Age-related changes in multisensory temporal processing. </w:t>
          </w:r>
          <w:r w:rsidRPr="00E40E1B">
            <w:rPr>
              <w:rFonts w:ascii="Aptos" w:hAnsi="Aptos" w:eastAsia="Times New Roman"/>
              <w:i/>
              <w:iCs/>
              <w:color w:val="000000"/>
            </w:rPr>
            <w:t>Neuropsychologia</w:t>
          </w:r>
          <w:r w:rsidRPr="00E40E1B">
            <w:rPr>
              <w:rFonts w:ascii="Aptos" w:hAnsi="Aptos" w:eastAsia="Times New Roman"/>
              <w:color w:val="000000"/>
            </w:rPr>
            <w:t xml:space="preserve"> </w:t>
          </w:r>
          <w:r w:rsidRPr="00E40E1B">
            <w:rPr>
              <w:rFonts w:ascii="Aptos" w:hAnsi="Aptos" w:eastAsia="Times New Roman"/>
              <w:b/>
              <w:bCs/>
              <w:color w:val="000000"/>
            </w:rPr>
            <w:t>49</w:t>
          </w:r>
          <w:r w:rsidRPr="00E40E1B">
            <w:rPr>
              <w:rFonts w:ascii="Aptos" w:hAnsi="Aptos" w:eastAsia="Times New Roman"/>
              <w:color w:val="000000"/>
            </w:rPr>
            <w:t>, 461–467 (2011).</w:t>
          </w:r>
        </w:p>
        <w:p w:rsidRPr="00E40E1B" w:rsidR="00E40E1B" w:rsidRDefault="00E40E1B" w14:paraId="09E57E78" w14:textId="77777777">
          <w:pPr>
            <w:autoSpaceDE w:val="0"/>
            <w:autoSpaceDN w:val="0"/>
            <w:ind w:hanging="640"/>
            <w:divId w:val="1529247791"/>
            <w:rPr>
              <w:rFonts w:ascii="Aptos" w:hAnsi="Aptos" w:eastAsia="Times New Roman"/>
              <w:color w:val="000000"/>
            </w:rPr>
          </w:pPr>
          <w:r w:rsidRPr="00E40E1B">
            <w:rPr>
              <w:rFonts w:ascii="Aptos" w:hAnsi="Aptos" w:eastAsia="Times New Roman"/>
              <w:color w:val="000000"/>
            </w:rPr>
            <w:t>64.</w:t>
          </w:r>
          <w:r w:rsidRPr="00E40E1B">
            <w:rPr>
              <w:rFonts w:ascii="Aptos" w:hAnsi="Aptos" w:eastAsia="Times New Roman"/>
              <w:color w:val="000000"/>
            </w:rPr>
            <w:tab/>
          </w:r>
          <w:r w:rsidRPr="00E40E1B">
            <w:rPr>
              <w:rFonts w:ascii="Aptos" w:hAnsi="Aptos" w:eastAsia="Times New Roman"/>
              <w:color w:val="000000"/>
            </w:rPr>
            <w:t xml:space="preserve">Panagiotidi, M., Overton, P. G. &amp; Stafford, T. Multisensory integration and ADHD-like traits: Evidence for an abnormal temporal integration window in ADHD. </w:t>
          </w:r>
          <w:r w:rsidRPr="00E40E1B">
            <w:rPr>
              <w:rFonts w:ascii="Aptos" w:hAnsi="Aptos" w:eastAsia="Times New Roman"/>
              <w:i/>
              <w:iCs/>
              <w:color w:val="000000"/>
            </w:rPr>
            <w:t>Acta Psychol. (Amst).</w:t>
          </w:r>
          <w:r w:rsidRPr="00E40E1B">
            <w:rPr>
              <w:rFonts w:ascii="Aptos" w:hAnsi="Aptos" w:eastAsia="Times New Roman"/>
              <w:color w:val="000000"/>
            </w:rPr>
            <w:t xml:space="preserve"> </w:t>
          </w:r>
          <w:r w:rsidRPr="00E40E1B">
            <w:rPr>
              <w:rFonts w:ascii="Aptos" w:hAnsi="Aptos" w:eastAsia="Times New Roman"/>
              <w:b/>
              <w:bCs/>
              <w:color w:val="000000"/>
            </w:rPr>
            <w:t>181</w:t>
          </w:r>
          <w:r w:rsidRPr="00E40E1B">
            <w:rPr>
              <w:rFonts w:ascii="Aptos" w:hAnsi="Aptos" w:eastAsia="Times New Roman"/>
              <w:color w:val="000000"/>
            </w:rPr>
            <w:t>, (2017).</w:t>
          </w:r>
        </w:p>
        <w:p w:rsidRPr="00E40E1B" w:rsidR="00E40E1B" w:rsidRDefault="00E40E1B" w14:paraId="44317EBC" w14:textId="77777777">
          <w:pPr>
            <w:autoSpaceDE w:val="0"/>
            <w:autoSpaceDN w:val="0"/>
            <w:ind w:hanging="640"/>
            <w:divId w:val="248007070"/>
            <w:rPr>
              <w:rFonts w:ascii="Aptos" w:hAnsi="Aptos" w:eastAsia="Times New Roman"/>
              <w:color w:val="000000"/>
            </w:rPr>
          </w:pPr>
          <w:r w:rsidRPr="00E40E1B">
            <w:rPr>
              <w:rFonts w:ascii="Aptos" w:hAnsi="Aptos" w:eastAsia="Times New Roman"/>
              <w:color w:val="000000"/>
            </w:rPr>
            <w:t>65.</w:t>
          </w:r>
          <w:r w:rsidRPr="00E40E1B">
            <w:rPr>
              <w:rFonts w:ascii="Aptos" w:hAnsi="Aptos" w:eastAsia="Times New Roman"/>
              <w:color w:val="000000"/>
            </w:rPr>
            <w:tab/>
          </w:r>
          <w:r w:rsidRPr="00E40E1B">
            <w:rPr>
              <w:rFonts w:ascii="Aptos" w:hAnsi="Aptos" w:eastAsia="Times New Roman"/>
              <w:color w:val="000000"/>
            </w:rPr>
            <w:t xml:space="preserve">Hare, C. </w:t>
          </w:r>
          <w:r w:rsidRPr="00E40E1B">
            <w:rPr>
              <w:rFonts w:ascii="Aptos" w:hAnsi="Aptos" w:eastAsia="Times New Roman"/>
              <w:i/>
              <w:iCs/>
              <w:color w:val="000000"/>
            </w:rPr>
            <w:t>et al.</w:t>
          </w:r>
          <w:r w:rsidRPr="00E40E1B">
            <w:rPr>
              <w:rFonts w:ascii="Aptos" w:hAnsi="Aptos" w:eastAsia="Times New Roman"/>
              <w:color w:val="000000"/>
            </w:rPr>
            <w:t xml:space="preserve"> The relationship between multisensory temporal processing and ADHD traits. </w:t>
          </w:r>
          <w:r w:rsidRPr="00E40E1B">
            <w:rPr>
              <w:rFonts w:ascii="Aptos" w:hAnsi="Aptos" w:eastAsia="Times New Roman"/>
              <w:i/>
              <w:iCs/>
              <w:color w:val="000000"/>
            </w:rPr>
            <w:t>Acta Psychol. (Amst).</w:t>
          </w:r>
          <w:r w:rsidRPr="00E40E1B">
            <w:rPr>
              <w:rFonts w:ascii="Aptos" w:hAnsi="Aptos" w:eastAsia="Times New Roman"/>
              <w:color w:val="000000"/>
            </w:rPr>
            <w:t xml:space="preserve"> </w:t>
          </w:r>
          <w:r w:rsidRPr="00E40E1B">
            <w:rPr>
              <w:rFonts w:ascii="Aptos" w:hAnsi="Aptos" w:eastAsia="Times New Roman"/>
              <w:b/>
              <w:bCs/>
              <w:color w:val="000000"/>
            </w:rPr>
            <w:t>264</w:t>
          </w:r>
          <w:r w:rsidRPr="00E40E1B">
            <w:rPr>
              <w:rFonts w:ascii="Aptos" w:hAnsi="Aptos" w:eastAsia="Times New Roman"/>
              <w:color w:val="000000"/>
            </w:rPr>
            <w:t>, 106595 (2026).</w:t>
          </w:r>
        </w:p>
        <w:p w:rsidRPr="00E40E1B" w:rsidR="00E40E1B" w:rsidRDefault="00E40E1B" w14:paraId="39D7D487" w14:textId="77777777">
          <w:pPr>
            <w:autoSpaceDE w:val="0"/>
            <w:autoSpaceDN w:val="0"/>
            <w:ind w:hanging="640"/>
            <w:divId w:val="1305355280"/>
            <w:rPr>
              <w:rFonts w:ascii="Aptos" w:hAnsi="Aptos" w:eastAsia="Times New Roman"/>
              <w:color w:val="000000"/>
            </w:rPr>
          </w:pPr>
          <w:r w:rsidRPr="00E40E1B">
            <w:rPr>
              <w:rFonts w:ascii="Aptos" w:hAnsi="Aptos" w:eastAsia="Times New Roman"/>
              <w:color w:val="000000"/>
            </w:rPr>
            <w:t>66.</w:t>
          </w:r>
          <w:r w:rsidRPr="00E40E1B">
            <w:rPr>
              <w:rFonts w:ascii="Aptos" w:hAnsi="Aptos" w:eastAsia="Times New Roman"/>
              <w:color w:val="000000"/>
            </w:rPr>
            <w:tab/>
          </w:r>
          <w:r w:rsidRPr="00E40E1B">
            <w:rPr>
              <w:rFonts w:ascii="Aptos" w:hAnsi="Aptos" w:eastAsia="Times New Roman"/>
              <w:color w:val="000000"/>
            </w:rPr>
            <w:t xml:space="preserve">Francisco, A. A., Jesse, A., Groen, M. A. &amp; McQueen, J. M. Audiovisual temporal sensitivity in typical and dyslexic adult readers. in </w:t>
          </w:r>
          <w:r w:rsidRPr="00E40E1B">
            <w:rPr>
              <w:rFonts w:ascii="Aptos" w:hAnsi="Aptos" w:eastAsia="Times New Roman"/>
              <w:i/>
              <w:iCs/>
              <w:color w:val="000000"/>
            </w:rPr>
            <w:t>Interspeech 2014</w:t>
          </w:r>
          <w:r w:rsidRPr="00E40E1B">
            <w:rPr>
              <w:rFonts w:ascii="Aptos" w:hAnsi="Aptos" w:eastAsia="Times New Roman"/>
              <w:color w:val="000000"/>
            </w:rPr>
            <w:t xml:space="preserve"> 2575–2579 (ISCA, ISCA, 2014). doi:10.21437/Interspeech.2014-552.</w:t>
          </w:r>
        </w:p>
        <w:p w:rsidRPr="00E40E1B" w:rsidR="00E40E1B" w:rsidRDefault="00E40E1B" w14:paraId="28011DE7" w14:textId="77777777">
          <w:pPr>
            <w:autoSpaceDE w:val="0"/>
            <w:autoSpaceDN w:val="0"/>
            <w:ind w:hanging="640"/>
            <w:divId w:val="3636773"/>
            <w:rPr>
              <w:rFonts w:ascii="Aptos" w:hAnsi="Aptos" w:eastAsia="Times New Roman"/>
              <w:color w:val="000000"/>
            </w:rPr>
          </w:pPr>
          <w:r w:rsidRPr="00E40E1B">
            <w:rPr>
              <w:rFonts w:ascii="Aptos" w:hAnsi="Aptos" w:eastAsia="Times New Roman"/>
              <w:color w:val="000000"/>
            </w:rPr>
            <w:t>67.</w:t>
          </w:r>
          <w:r w:rsidRPr="00E40E1B">
            <w:rPr>
              <w:rFonts w:ascii="Aptos" w:hAnsi="Aptos" w:eastAsia="Times New Roman"/>
              <w:color w:val="000000"/>
            </w:rPr>
            <w:tab/>
          </w:r>
          <w:r w:rsidRPr="00E40E1B">
            <w:rPr>
              <w:rFonts w:ascii="Aptos" w:hAnsi="Aptos" w:eastAsia="Times New Roman"/>
              <w:color w:val="000000"/>
            </w:rPr>
            <w:t xml:space="preserve">Zhou, H. </w:t>
          </w:r>
          <w:r w:rsidRPr="00E40E1B">
            <w:rPr>
              <w:rFonts w:ascii="Aptos" w:hAnsi="Aptos" w:eastAsia="Times New Roman"/>
              <w:i/>
              <w:iCs/>
              <w:color w:val="000000"/>
            </w:rPr>
            <w:t>et al.</w:t>
          </w:r>
          <w:r w:rsidRPr="00E40E1B">
            <w:rPr>
              <w:rFonts w:ascii="Aptos" w:hAnsi="Aptos" w:eastAsia="Times New Roman"/>
              <w:color w:val="000000"/>
            </w:rPr>
            <w:t xml:space="preserve"> Audiovisual temporal processing in adult patients with first-episode schizophrenia and high-functioning autism. </w:t>
          </w:r>
          <w:r w:rsidRPr="00E40E1B">
            <w:rPr>
              <w:rFonts w:ascii="Aptos" w:hAnsi="Aptos" w:eastAsia="Times New Roman"/>
              <w:i/>
              <w:iCs/>
              <w:color w:val="000000"/>
            </w:rPr>
            <w:t>Schizophrenia</w:t>
          </w:r>
          <w:r w:rsidRPr="00E40E1B">
            <w:rPr>
              <w:rFonts w:ascii="Aptos" w:hAnsi="Aptos" w:eastAsia="Times New Roman"/>
              <w:color w:val="000000"/>
            </w:rPr>
            <w:t xml:space="preserve"> </w:t>
          </w:r>
          <w:r w:rsidRPr="00E40E1B">
            <w:rPr>
              <w:rFonts w:ascii="Aptos" w:hAnsi="Aptos" w:eastAsia="Times New Roman"/>
              <w:b/>
              <w:bCs/>
              <w:color w:val="000000"/>
            </w:rPr>
            <w:t>8</w:t>
          </w:r>
          <w:r w:rsidRPr="00E40E1B">
            <w:rPr>
              <w:rFonts w:ascii="Aptos" w:hAnsi="Aptos" w:eastAsia="Times New Roman"/>
              <w:color w:val="000000"/>
            </w:rPr>
            <w:t>, 75 (2022).</w:t>
          </w:r>
        </w:p>
        <w:p w:rsidRPr="00E40E1B" w:rsidR="00E40E1B" w:rsidRDefault="00E40E1B" w14:paraId="4DE4FF1C" w14:textId="77777777">
          <w:pPr>
            <w:autoSpaceDE w:val="0"/>
            <w:autoSpaceDN w:val="0"/>
            <w:ind w:hanging="640"/>
            <w:divId w:val="1689596114"/>
            <w:rPr>
              <w:rFonts w:ascii="Aptos" w:hAnsi="Aptos" w:eastAsia="Times New Roman"/>
              <w:color w:val="000000"/>
            </w:rPr>
          </w:pPr>
          <w:r w:rsidRPr="00E40E1B">
            <w:rPr>
              <w:rFonts w:ascii="Aptos" w:hAnsi="Aptos" w:eastAsia="Times New Roman"/>
              <w:color w:val="000000"/>
            </w:rPr>
            <w:t>68.</w:t>
          </w:r>
          <w:r w:rsidRPr="00E40E1B">
            <w:rPr>
              <w:rFonts w:ascii="Aptos" w:hAnsi="Aptos" w:eastAsia="Times New Roman"/>
              <w:color w:val="000000"/>
            </w:rPr>
            <w:tab/>
          </w:r>
          <w:r w:rsidRPr="00E40E1B">
            <w:rPr>
              <w:rFonts w:ascii="Aptos" w:hAnsi="Aptos" w:eastAsia="Times New Roman"/>
              <w:color w:val="000000"/>
            </w:rPr>
            <w:t xml:space="preserve">Bruns, P. The Ventriloquist Illusion as a Tool to Study Multisensory Processing: An Update. </w:t>
          </w:r>
          <w:r w:rsidRPr="00E40E1B">
            <w:rPr>
              <w:rFonts w:ascii="Aptos" w:hAnsi="Aptos" w:eastAsia="Times New Roman"/>
              <w:i/>
              <w:iCs/>
              <w:color w:val="000000"/>
            </w:rPr>
            <w:t>Front. Integr. Neurosci.</w:t>
          </w:r>
          <w:r w:rsidRPr="00E40E1B">
            <w:rPr>
              <w:rFonts w:ascii="Aptos" w:hAnsi="Aptos" w:eastAsia="Times New Roman"/>
              <w:color w:val="000000"/>
            </w:rPr>
            <w:t xml:space="preserve"> </w:t>
          </w:r>
          <w:r w:rsidRPr="00E40E1B">
            <w:rPr>
              <w:rFonts w:ascii="Aptos" w:hAnsi="Aptos" w:eastAsia="Times New Roman"/>
              <w:b/>
              <w:bCs/>
              <w:color w:val="000000"/>
            </w:rPr>
            <w:t>13</w:t>
          </w:r>
          <w:r w:rsidRPr="00E40E1B">
            <w:rPr>
              <w:rFonts w:ascii="Aptos" w:hAnsi="Aptos" w:eastAsia="Times New Roman"/>
              <w:color w:val="000000"/>
            </w:rPr>
            <w:t>, (2019).</w:t>
          </w:r>
        </w:p>
        <w:p w:rsidRPr="00E40E1B" w:rsidR="00E40E1B" w:rsidRDefault="00E40E1B" w14:paraId="651BA6FE" w14:textId="77777777">
          <w:pPr>
            <w:autoSpaceDE w:val="0"/>
            <w:autoSpaceDN w:val="0"/>
            <w:ind w:hanging="640"/>
            <w:divId w:val="1940068229"/>
            <w:rPr>
              <w:rFonts w:ascii="Aptos" w:hAnsi="Aptos" w:eastAsia="Times New Roman"/>
              <w:color w:val="000000"/>
            </w:rPr>
          </w:pPr>
          <w:r w:rsidRPr="00E40E1B">
            <w:rPr>
              <w:rFonts w:ascii="Aptos" w:hAnsi="Aptos" w:eastAsia="Times New Roman"/>
              <w:color w:val="000000"/>
            </w:rPr>
            <w:t>69.</w:t>
          </w:r>
          <w:r w:rsidRPr="00E40E1B">
            <w:rPr>
              <w:rFonts w:ascii="Aptos" w:hAnsi="Aptos" w:eastAsia="Times New Roman"/>
              <w:color w:val="000000"/>
            </w:rPr>
            <w:tab/>
          </w:r>
          <w:r w:rsidRPr="00E40E1B">
            <w:rPr>
              <w:rFonts w:ascii="Aptos" w:hAnsi="Aptos" w:eastAsia="Times New Roman"/>
              <w:color w:val="000000"/>
            </w:rPr>
            <w:t xml:space="preserve">JACK, C. E. &amp; THURLOW, W. R. Effects of degree of visual association and angle of displacement on the ‘ventriloquism’ effect. </w:t>
          </w:r>
          <w:r w:rsidRPr="00E40E1B">
            <w:rPr>
              <w:rFonts w:ascii="Aptos" w:hAnsi="Aptos" w:eastAsia="Times New Roman"/>
              <w:i/>
              <w:iCs/>
              <w:color w:val="000000"/>
            </w:rPr>
            <w:t>Percept. Mot. Skills</w:t>
          </w:r>
          <w:r w:rsidRPr="00E40E1B">
            <w:rPr>
              <w:rFonts w:ascii="Aptos" w:hAnsi="Aptos" w:eastAsia="Times New Roman"/>
              <w:color w:val="000000"/>
            </w:rPr>
            <w:t xml:space="preserve"> </w:t>
          </w:r>
          <w:r w:rsidRPr="00E40E1B">
            <w:rPr>
              <w:rFonts w:ascii="Aptos" w:hAnsi="Aptos" w:eastAsia="Times New Roman"/>
              <w:b/>
              <w:bCs/>
              <w:color w:val="000000"/>
            </w:rPr>
            <w:t>37</w:t>
          </w:r>
          <w:r w:rsidRPr="00E40E1B">
            <w:rPr>
              <w:rFonts w:ascii="Aptos" w:hAnsi="Aptos" w:eastAsia="Times New Roman"/>
              <w:color w:val="000000"/>
            </w:rPr>
            <w:t>, 967–979 (1973).</w:t>
          </w:r>
        </w:p>
        <w:p w:rsidRPr="00E40E1B" w:rsidR="00E40E1B" w:rsidRDefault="00E40E1B" w14:paraId="70E24599" w14:textId="77777777">
          <w:pPr>
            <w:autoSpaceDE w:val="0"/>
            <w:autoSpaceDN w:val="0"/>
            <w:ind w:hanging="640"/>
            <w:divId w:val="1298610737"/>
            <w:rPr>
              <w:rFonts w:ascii="Aptos" w:hAnsi="Aptos" w:eastAsia="Times New Roman"/>
              <w:color w:val="000000"/>
            </w:rPr>
          </w:pPr>
          <w:r w:rsidRPr="00E40E1B">
            <w:rPr>
              <w:rFonts w:ascii="Aptos" w:hAnsi="Aptos" w:eastAsia="Times New Roman"/>
              <w:color w:val="000000"/>
            </w:rPr>
            <w:t>70.</w:t>
          </w:r>
          <w:r w:rsidRPr="00E40E1B">
            <w:rPr>
              <w:rFonts w:ascii="Aptos" w:hAnsi="Aptos" w:eastAsia="Times New Roman"/>
              <w:color w:val="000000"/>
            </w:rPr>
            <w:tab/>
          </w:r>
          <w:r w:rsidRPr="00E40E1B">
            <w:rPr>
              <w:rFonts w:ascii="Aptos" w:hAnsi="Aptos" w:eastAsia="Times New Roman"/>
              <w:color w:val="000000"/>
            </w:rPr>
            <w:t xml:space="preserve">Welch, R. B. &amp; Warren, D. H. Immediate perceptual response to intersensory discrepancy. </w:t>
          </w:r>
          <w:r w:rsidRPr="00E40E1B">
            <w:rPr>
              <w:rFonts w:ascii="Aptos" w:hAnsi="Aptos" w:eastAsia="Times New Roman"/>
              <w:i/>
              <w:iCs/>
              <w:color w:val="000000"/>
            </w:rPr>
            <w:t>Psychol. Bull.</w:t>
          </w:r>
          <w:r w:rsidRPr="00E40E1B">
            <w:rPr>
              <w:rFonts w:ascii="Aptos" w:hAnsi="Aptos" w:eastAsia="Times New Roman"/>
              <w:color w:val="000000"/>
            </w:rPr>
            <w:t xml:space="preserve"> </w:t>
          </w:r>
          <w:r w:rsidRPr="00E40E1B">
            <w:rPr>
              <w:rFonts w:ascii="Aptos" w:hAnsi="Aptos" w:eastAsia="Times New Roman"/>
              <w:b/>
              <w:bCs/>
              <w:color w:val="000000"/>
            </w:rPr>
            <w:t>88</w:t>
          </w:r>
          <w:r w:rsidRPr="00E40E1B">
            <w:rPr>
              <w:rFonts w:ascii="Aptos" w:hAnsi="Aptos" w:eastAsia="Times New Roman"/>
              <w:color w:val="000000"/>
            </w:rPr>
            <w:t>, 638–667 (1980).</w:t>
          </w:r>
        </w:p>
        <w:p w:rsidRPr="00E40E1B" w:rsidR="00E40E1B" w:rsidRDefault="00E40E1B" w14:paraId="3394EAEE" w14:textId="77777777">
          <w:pPr>
            <w:autoSpaceDE w:val="0"/>
            <w:autoSpaceDN w:val="0"/>
            <w:ind w:hanging="640"/>
            <w:divId w:val="1996642690"/>
            <w:rPr>
              <w:rFonts w:ascii="Aptos" w:hAnsi="Aptos" w:eastAsia="Times New Roman"/>
              <w:color w:val="000000"/>
            </w:rPr>
          </w:pPr>
          <w:r w:rsidRPr="00E40E1B">
            <w:rPr>
              <w:rFonts w:ascii="Aptos" w:hAnsi="Aptos" w:eastAsia="Times New Roman"/>
              <w:color w:val="000000"/>
            </w:rPr>
            <w:t>71.</w:t>
          </w:r>
          <w:r w:rsidRPr="00E40E1B">
            <w:rPr>
              <w:rFonts w:ascii="Aptos" w:hAnsi="Aptos" w:eastAsia="Times New Roman"/>
              <w:color w:val="000000"/>
            </w:rPr>
            <w:tab/>
          </w:r>
          <w:r w:rsidRPr="00E40E1B">
            <w:rPr>
              <w:rFonts w:ascii="Aptos" w:hAnsi="Aptos" w:eastAsia="Times New Roman"/>
              <w:color w:val="000000"/>
            </w:rPr>
            <w:t xml:space="preserve">Zhou, L.-F. &amp; Meng, M. Do you see the “face”? Individual differences in face pareidolia. </w:t>
          </w:r>
          <w:r w:rsidRPr="00E40E1B">
            <w:rPr>
              <w:rFonts w:ascii="Aptos" w:hAnsi="Aptos" w:eastAsia="Times New Roman"/>
              <w:i/>
              <w:iCs/>
              <w:color w:val="000000"/>
            </w:rPr>
            <w:t>Journal of Pacific Rim Psychology</w:t>
          </w:r>
          <w:r w:rsidRPr="00E40E1B">
            <w:rPr>
              <w:rFonts w:ascii="Aptos" w:hAnsi="Aptos" w:eastAsia="Times New Roman"/>
              <w:color w:val="000000"/>
            </w:rPr>
            <w:t xml:space="preserve"> </w:t>
          </w:r>
          <w:r w:rsidRPr="00E40E1B">
            <w:rPr>
              <w:rFonts w:ascii="Aptos" w:hAnsi="Aptos" w:eastAsia="Times New Roman"/>
              <w:b/>
              <w:bCs/>
              <w:color w:val="000000"/>
            </w:rPr>
            <w:t>14</w:t>
          </w:r>
          <w:r w:rsidRPr="00E40E1B">
            <w:rPr>
              <w:rFonts w:ascii="Aptos" w:hAnsi="Aptos" w:eastAsia="Times New Roman"/>
              <w:color w:val="000000"/>
            </w:rPr>
            <w:t>, e2 (2020).</w:t>
          </w:r>
        </w:p>
        <w:p w:rsidRPr="00E40E1B" w:rsidR="00E40E1B" w:rsidRDefault="00E40E1B" w14:paraId="7305791C" w14:textId="77777777">
          <w:pPr>
            <w:autoSpaceDE w:val="0"/>
            <w:autoSpaceDN w:val="0"/>
            <w:ind w:hanging="640"/>
            <w:divId w:val="1331833350"/>
            <w:rPr>
              <w:rFonts w:ascii="Aptos" w:hAnsi="Aptos" w:eastAsia="Times New Roman"/>
              <w:color w:val="000000"/>
            </w:rPr>
          </w:pPr>
          <w:r w:rsidRPr="00E40E1B">
            <w:rPr>
              <w:rFonts w:ascii="Aptos" w:hAnsi="Aptos" w:eastAsia="Times New Roman"/>
              <w:color w:val="000000"/>
            </w:rPr>
            <w:t>72.</w:t>
          </w:r>
          <w:r w:rsidRPr="00E40E1B">
            <w:rPr>
              <w:rFonts w:ascii="Aptos" w:hAnsi="Aptos" w:eastAsia="Times New Roman"/>
              <w:color w:val="000000"/>
            </w:rPr>
            <w:tab/>
          </w:r>
          <w:r w:rsidRPr="00E40E1B">
            <w:rPr>
              <w:rFonts w:ascii="Aptos" w:hAnsi="Aptos" w:eastAsia="Times New Roman"/>
              <w:color w:val="000000"/>
            </w:rPr>
            <w:t xml:space="preserve">Horstmann, G. The surprise–attention link: a review. </w:t>
          </w:r>
          <w:r w:rsidRPr="00E40E1B">
            <w:rPr>
              <w:rFonts w:ascii="Aptos" w:hAnsi="Aptos" w:eastAsia="Times New Roman"/>
              <w:i/>
              <w:iCs/>
              <w:color w:val="000000"/>
            </w:rPr>
            <w:t>Ann. N. Y. Acad. Sci.</w:t>
          </w:r>
          <w:r w:rsidRPr="00E40E1B">
            <w:rPr>
              <w:rFonts w:ascii="Aptos" w:hAnsi="Aptos" w:eastAsia="Times New Roman"/>
              <w:color w:val="000000"/>
            </w:rPr>
            <w:t xml:space="preserve"> </w:t>
          </w:r>
          <w:r w:rsidRPr="00E40E1B">
            <w:rPr>
              <w:rFonts w:ascii="Aptos" w:hAnsi="Aptos" w:eastAsia="Times New Roman"/>
              <w:b/>
              <w:bCs/>
              <w:color w:val="000000"/>
            </w:rPr>
            <w:t>1339</w:t>
          </w:r>
          <w:r w:rsidRPr="00E40E1B">
            <w:rPr>
              <w:rFonts w:ascii="Aptos" w:hAnsi="Aptos" w:eastAsia="Times New Roman"/>
              <w:color w:val="000000"/>
            </w:rPr>
            <w:t>, 106–115 (2015).</w:t>
          </w:r>
        </w:p>
        <w:p w:rsidRPr="00E40E1B" w:rsidR="00E40E1B" w:rsidRDefault="00E40E1B" w14:paraId="34042068" w14:textId="77777777">
          <w:pPr>
            <w:autoSpaceDE w:val="0"/>
            <w:autoSpaceDN w:val="0"/>
            <w:ind w:hanging="640"/>
            <w:divId w:val="253130688"/>
            <w:rPr>
              <w:rFonts w:ascii="Aptos" w:hAnsi="Aptos" w:eastAsia="Times New Roman"/>
              <w:color w:val="000000"/>
            </w:rPr>
          </w:pPr>
          <w:r w:rsidRPr="00E40E1B">
            <w:rPr>
              <w:rFonts w:ascii="Aptos" w:hAnsi="Aptos" w:eastAsia="Times New Roman"/>
              <w:color w:val="000000"/>
            </w:rPr>
            <w:t>73.</w:t>
          </w:r>
          <w:r w:rsidRPr="00E40E1B">
            <w:rPr>
              <w:rFonts w:ascii="Aptos" w:hAnsi="Aptos" w:eastAsia="Times New Roman"/>
              <w:color w:val="000000"/>
            </w:rPr>
            <w:tab/>
          </w:r>
          <w:r w:rsidRPr="00E40E1B">
            <w:rPr>
              <w:rFonts w:ascii="Aptos" w:hAnsi="Aptos" w:eastAsia="Times New Roman"/>
              <w:color w:val="000000"/>
            </w:rPr>
            <w:t xml:space="preserve">Bronkhorst, A. W. The cocktail-party problem revisited: early processing and selection of multi-talker speech. </w:t>
          </w:r>
          <w:r w:rsidRPr="00E40E1B">
            <w:rPr>
              <w:rFonts w:ascii="Aptos" w:hAnsi="Aptos" w:eastAsia="Times New Roman"/>
              <w:i/>
              <w:iCs/>
              <w:color w:val="000000"/>
            </w:rPr>
            <w:t>Atten. Percept. Psychophys.</w:t>
          </w:r>
          <w:r w:rsidRPr="00E40E1B">
            <w:rPr>
              <w:rFonts w:ascii="Aptos" w:hAnsi="Aptos" w:eastAsia="Times New Roman"/>
              <w:color w:val="000000"/>
            </w:rPr>
            <w:t xml:space="preserve"> </w:t>
          </w:r>
          <w:r w:rsidRPr="00E40E1B">
            <w:rPr>
              <w:rFonts w:ascii="Aptos" w:hAnsi="Aptos" w:eastAsia="Times New Roman"/>
              <w:b/>
              <w:bCs/>
              <w:color w:val="000000"/>
            </w:rPr>
            <w:t>77</w:t>
          </w:r>
          <w:r w:rsidRPr="00E40E1B">
            <w:rPr>
              <w:rFonts w:ascii="Aptos" w:hAnsi="Aptos" w:eastAsia="Times New Roman"/>
              <w:color w:val="000000"/>
            </w:rPr>
            <w:t>, 1465–1487 (2015).</w:t>
          </w:r>
        </w:p>
        <w:p w:rsidRPr="00E40E1B" w:rsidR="00E40E1B" w:rsidRDefault="00E40E1B" w14:paraId="1D5C0BBA" w14:textId="77777777">
          <w:pPr>
            <w:autoSpaceDE w:val="0"/>
            <w:autoSpaceDN w:val="0"/>
            <w:ind w:hanging="640"/>
            <w:divId w:val="1459446288"/>
            <w:rPr>
              <w:rFonts w:ascii="Aptos" w:hAnsi="Aptos" w:eastAsia="Times New Roman"/>
              <w:color w:val="000000"/>
            </w:rPr>
          </w:pPr>
          <w:r w:rsidRPr="00E40E1B">
            <w:rPr>
              <w:rFonts w:ascii="Aptos" w:hAnsi="Aptos" w:eastAsia="Times New Roman"/>
              <w:color w:val="000000"/>
            </w:rPr>
            <w:t>74.</w:t>
          </w:r>
          <w:r w:rsidRPr="00E40E1B">
            <w:rPr>
              <w:rFonts w:ascii="Aptos" w:hAnsi="Aptos" w:eastAsia="Times New Roman"/>
              <w:color w:val="000000"/>
            </w:rPr>
            <w:tab/>
          </w:r>
          <w:r w:rsidRPr="00E40E1B">
            <w:rPr>
              <w:rFonts w:ascii="Aptos" w:hAnsi="Aptos" w:eastAsia="Times New Roman"/>
              <w:color w:val="000000"/>
            </w:rPr>
            <w:t xml:space="preserve">Talsma, D., Senkowski, D., Soto-Faraco, S. &amp; Woldorff, M. G. The multifaceted interplay between attention and multisensory integration. </w:t>
          </w:r>
          <w:r w:rsidRPr="00E40E1B">
            <w:rPr>
              <w:rFonts w:ascii="Aptos" w:hAnsi="Aptos" w:eastAsia="Times New Roman"/>
              <w:i/>
              <w:iCs/>
              <w:color w:val="000000"/>
            </w:rPr>
            <w:t>Trends Cogn. Sci.</w:t>
          </w:r>
          <w:r w:rsidRPr="00E40E1B">
            <w:rPr>
              <w:rFonts w:ascii="Aptos" w:hAnsi="Aptos" w:eastAsia="Times New Roman"/>
              <w:color w:val="000000"/>
            </w:rPr>
            <w:t xml:space="preserve"> </w:t>
          </w:r>
          <w:r w:rsidRPr="00E40E1B">
            <w:rPr>
              <w:rFonts w:ascii="Aptos" w:hAnsi="Aptos" w:eastAsia="Times New Roman"/>
              <w:b/>
              <w:bCs/>
              <w:color w:val="000000"/>
            </w:rPr>
            <w:t>14</w:t>
          </w:r>
          <w:r w:rsidRPr="00E40E1B">
            <w:rPr>
              <w:rFonts w:ascii="Aptos" w:hAnsi="Aptos" w:eastAsia="Times New Roman"/>
              <w:color w:val="000000"/>
            </w:rPr>
            <w:t>, 400–410 (2010).</w:t>
          </w:r>
        </w:p>
        <w:p w:rsidRPr="00E40E1B" w:rsidR="00E40E1B" w:rsidRDefault="00E40E1B" w14:paraId="6F3A9F28" w14:textId="77777777">
          <w:pPr>
            <w:autoSpaceDE w:val="0"/>
            <w:autoSpaceDN w:val="0"/>
            <w:ind w:hanging="640"/>
            <w:divId w:val="1188057112"/>
            <w:rPr>
              <w:rFonts w:ascii="Aptos" w:hAnsi="Aptos" w:eastAsia="Times New Roman"/>
              <w:color w:val="000000"/>
            </w:rPr>
          </w:pPr>
          <w:r w:rsidRPr="00E40E1B">
            <w:rPr>
              <w:rFonts w:ascii="Aptos" w:hAnsi="Aptos" w:eastAsia="Times New Roman"/>
              <w:color w:val="000000"/>
            </w:rPr>
            <w:t>75.</w:t>
          </w:r>
          <w:r w:rsidRPr="00E40E1B">
            <w:rPr>
              <w:rFonts w:ascii="Aptos" w:hAnsi="Aptos" w:eastAsia="Times New Roman"/>
              <w:color w:val="000000"/>
            </w:rPr>
            <w:tab/>
          </w:r>
          <w:r w:rsidRPr="00E40E1B">
            <w:rPr>
              <w:rFonts w:ascii="Aptos" w:hAnsi="Aptos" w:eastAsia="Times New Roman"/>
              <w:color w:val="000000"/>
            </w:rPr>
            <w:t xml:space="preserve">Liu, T., Abrams, J. &amp; Carrasco, M. Voluntary Attention Enhances Contrast Appearance. </w:t>
          </w:r>
          <w:r w:rsidRPr="00E40E1B">
            <w:rPr>
              <w:rFonts w:ascii="Aptos" w:hAnsi="Aptos" w:eastAsia="Times New Roman"/>
              <w:i/>
              <w:iCs/>
              <w:color w:val="000000"/>
            </w:rPr>
            <w:t>Psychol. Sci.</w:t>
          </w:r>
          <w:r w:rsidRPr="00E40E1B">
            <w:rPr>
              <w:rFonts w:ascii="Aptos" w:hAnsi="Aptos" w:eastAsia="Times New Roman"/>
              <w:color w:val="000000"/>
            </w:rPr>
            <w:t xml:space="preserve"> </w:t>
          </w:r>
          <w:r w:rsidRPr="00E40E1B">
            <w:rPr>
              <w:rFonts w:ascii="Aptos" w:hAnsi="Aptos" w:eastAsia="Times New Roman"/>
              <w:b/>
              <w:bCs/>
              <w:color w:val="000000"/>
            </w:rPr>
            <w:t>20</w:t>
          </w:r>
          <w:r w:rsidRPr="00E40E1B">
            <w:rPr>
              <w:rFonts w:ascii="Aptos" w:hAnsi="Aptos" w:eastAsia="Times New Roman"/>
              <w:color w:val="000000"/>
            </w:rPr>
            <w:t>, 354–362 (2009).</w:t>
          </w:r>
        </w:p>
        <w:p w:rsidRPr="00E40E1B" w:rsidR="00E40E1B" w:rsidRDefault="00E40E1B" w14:paraId="36F8B166" w14:textId="77777777">
          <w:pPr>
            <w:autoSpaceDE w:val="0"/>
            <w:autoSpaceDN w:val="0"/>
            <w:ind w:hanging="640"/>
            <w:divId w:val="1581057886"/>
            <w:rPr>
              <w:rFonts w:ascii="Aptos" w:hAnsi="Aptos" w:eastAsia="Times New Roman"/>
              <w:color w:val="000000"/>
            </w:rPr>
          </w:pPr>
          <w:r w:rsidRPr="00E40E1B">
            <w:rPr>
              <w:rFonts w:ascii="Aptos" w:hAnsi="Aptos" w:eastAsia="Times New Roman"/>
              <w:color w:val="000000"/>
            </w:rPr>
            <w:t>76.</w:t>
          </w:r>
          <w:r w:rsidRPr="00E40E1B">
            <w:rPr>
              <w:rFonts w:ascii="Aptos" w:hAnsi="Aptos" w:eastAsia="Times New Roman"/>
              <w:color w:val="000000"/>
            </w:rPr>
            <w:tab/>
          </w:r>
          <w:r w:rsidRPr="00E40E1B">
            <w:rPr>
              <w:rFonts w:ascii="Aptos" w:hAnsi="Aptos" w:eastAsia="Times New Roman"/>
              <w:color w:val="000000"/>
            </w:rPr>
            <w:t xml:space="preserve">Small, D. M. &amp; Prescott, J. Odor/taste integration and the perception of flavor. </w:t>
          </w:r>
          <w:r w:rsidRPr="00E40E1B">
            <w:rPr>
              <w:rFonts w:ascii="Aptos" w:hAnsi="Aptos" w:eastAsia="Times New Roman"/>
              <w:i/>
              <w:iCs/>
              <w:color w:val="000000"/>
            </w:rPr>
            <w:t>Exp. Brain Res.</w:t>
          </w:r>
          <w:r w:rsidRPr="00E40E1B">
            <w:rPr>
              <w:rFonts w:ascii="Aptos" w:hAnsi="Aptos" w:eastAsia="Times New Roman"/>
              <w:color w:val="000000"/>
            </w:rPr>
            <w:t xml:space="preserve"> </w:t>
          </w:r>
          <w:r w:rsidRPr="00E40E1B">
            <w:rPr>
              <w:rFonts w:ascii="Aptos" w:hAnsi="Aptos" w:eastAsia="Times New Roman"/>
              <w:b/>
              <w:bCs/>
              <w:color w:val="000000"/>
            </w:rPr>
            <w:t>166</w:t>
          </w:r>
          <w:r w:rsidRPr="00E40E1B">
            <w:rPr>
              <w:rFonts w:ascii="Aptos" w:hAnsi="Aptos" w:eastAsia="Times New Roman"/>
              <w:color w:val="000000"/>
            </w:rPr>
            <w:t>, 345–357 (2005).</w:t>
          </w:r>
        </w:p>
        <w:p w:rsidRPr="00E40E1B" w:rsidR="00E40E1B" w:rsidRDefault="00E40E1B" w14:paraId="7DBA773C" w14:textId="77777777">
          <w:pPr>
            <w:autoSpaceDE w:val="0"/>
            <w:autoSpaceDN w:val="0"/>
            <w:ind w:hanging="640"/>
            <w:divId w:val="1508590600"/>
            <w:rPr>
              <w:rFonts w:ascii="Aptos" w:hAnsi="Aptos" w:eastAsia="Times New Roman"/>
              <w:color w:val="000000"/>
            </w:rPr>
          </w:pPr>
          <w:r w:rsidRPr="00E40E1B">
            <w:rPr>
              <w:rFonts w:ascii="Aptos" w:hAnsi="Aptos" w:eastAsia="Times New Roman"/>
              <w:color w:val="000000"/>
            </w:rPr>
            <w:t>77.</w:t>
          </w:r>
          <w:r w:rsidRPr="00E40E1B">
            <w:rPr>
              <w:rFonts w:ascii="Aptos" w:hAnsi="Aptos" w:eastAsia="Times New Roman"/>
              <w:color w:val="000000"/>
            </w:rPr>
            <w:tab/>
          </w:r>
          <w:r w:rsidRPr="00E40E1B">
            <w:rPr>
              <w:rFonts w:ascii="Aptos" w:hAnsi="Aptos" w:eastAsia="Times New Roman"/>
              <w:color w:val="000000"/>
            </w:rPr>
            <w:t xml:space="preserve">Vuilleumier, P. How brains beware: neural mechanisms of emotional attention. </w:t>
          </w:r>
          <w:r w:rsidRPr="00E40E1B">
            <w:rPr>
              <w:rFonts w:ascii="Aptos" w:hAnsi="Aptos" w:eastAsia="Times New Roman"/>
              <w:i/>
              <w:iCs/>
              <w:color w:val="000000"/>
            </w:rPr>
            <w:t>Trends Cogn. Sci.</w:t>
          </w:r>
          <w:r w:rsidRPr="00E40E1B">
            <w:rPr>
              <w:rFonts w:ascii="Aptos" w:hAnsi="Aptos" w:eastAsia="Times New Roman"/>
              <w:color w:val="000000"/>
            </w:rPr>
            <w:t xml:space="preserve"> </w:t>
          </w:r>
          <w:r w:rsidRPr="00E40E1B">
            <w:rPr>
              <w:rFonts w:ascii="Aptos" w:hAnsi="Aptos" w:eastAsia="Times New Roman"/>
              <w:b/>
              <w:bCs/>
              <w:color w:val="000000"/>
            </w:rPr>
            <w:t>9</w:t>
          </w:r>
          <w:r w:rsidRPr="00E40E1B">
            <w:rPr>
              <w:rFonts w:ascii="Aptos" w:hAnsi="Aptos" w:eastAsia="Times New Roman"/>
              <w:color w:val="000000"/>
            </w:rPr>
            <w:t>, 585–594 (2005).</w:t>
          </w:r>
        </w:p>
        <w:p w:rsidRPr="00E40E1B" w:rsidR="00E40E1B" w:rsidRDefault="00E40E1B" w14:paraId="757D2930" w14:textId="77777777">
          <w:pPr>
            <w:autoSpaceDE w:val="0"/>
            <w:autoSpaceDN w:val="0"/>
            <w:ind w:hanging="640"/>
            <w:divId w:val="247153050"/>
            <w:rPr>
              <w:rFonts w:ascii="Aptos" w:hAnsi="Aptos" w:eastAsia="Times New Roman"/>
              <w:color w:val="000000"/>
            </w:rPr>
          </w:pPr>
          <w:r w:rsidRPr="00E40E1B">
            <w:rPr>
              <w:rFonts w:ascii="Aptos" w:hAnsi="Aptos" w:eastAsia="Times New Roman"/>
              <w:color w:val="000000"/>
            </w:rPr>
            <w:t>78.</w:t>
          </w:r>
          <w:r w:rsidRPr="00E40E1B">
            <w:rPr>
              <w:rFonts w:ascii="Aptos" w:hAnsi="Aptos" w:eastAsia="Times New Roman"/>
              <w:color w:val="000000"/>
            </w:rPr>
            <w:tab/>
          </w:r>
          <w:r w:rsidRPr="00E40E1B">
            <w:rPr>
              <w:rFonts w:ascii="Aptos" w:hAnsi="Aptos" w:eastAsia="Times New Roman"/>
              <w:color w:val="000000"/>
            </w:rPr>
            <w:t xml:space="preserve">Whittaker, L. Onboarding and offboarding in virtual reality: A user-centred framework for audience experience across genres and spaces. </w:t>
          </w:r>
          <w:r w:rsidRPr="00E40E1B">
            <w:rPr>
              <w:rFonts w:ascii="Aptos" w:hAnsi="Aptos" w:eastAsia="Times New Roman"/>
              <w:i/>
              <w:iCs/>
              <w:color w:val="000000"/>
            </w:rPr>
            <w:t>Convergence: The International Journal of Research into New Media Technologies</w:t>
          </w:r>
          <w:r w:rsidRPr="00E40E1B">
            <w:rPr>
              <w:rFonts w:ascii="Aptos" w:hAnsi="Aptos" w:eastAsia="Times New Roman"/>
              <w:color w:val="000000"/>
            </w:rPr>
            <w:t xml:space="preserve"> </w:t>
          </w:r>
          <w:r w:rsidRPr="00E40E1B">
            <w:rPr>
              <w:rFonts w:ascii="Aptos" w:hAnsi="Aptos" w:eastAsia="Times New Roman"/>
              <w:b/>
              <w:bCs/>
              <w:color w:val="000000"/>
            </w:rPr>
            <w:t>31</w:t>
          </w:r>
          <w:r w:rsidRPr="00E40E1B">
            <w:rPr>
              <w:rFonts w:ascii="Aptos" w:hAnsi="Aptos" w:eastAsia="Times New Roman"/>
              <w:color w:val="000000"/>
            </w:rPr>
            <w:t>, 87–106 (2025).</w:t>
          </w:r>
        </w:p>
        <w:p w:rsidRPr="00E40E1B" w:rsidR="00E40E1B" w:rsidRDefault="00E40E1B" w14:paraId="5DA201F5" w14:textId="77777777">
          <w:pPr>
            <w:autoSpaceDE w:val="0"/>
            <w:autoSpaceDN w:val="0"/>
            <w:ind w:hanging="640"/>
            <w:divId w:val="232589040"/>
            <w:rPr>
              <w:rFonts w:ascii="Aptos" w:hAnsi="Aptos" w:eastAsia="Times New Roman"/>
              <w:color w:val="000000"/>
            </w:rPr>
          </w:pPr>
          <w:r w:rsidRPr="00E40E1B">
            <w:rPr>
              <w:rFonts w:ascii="Aptos" w:hAnsi="Aptos" w:eastAsia="Times New Roman"/>
              <w:color w:val="000000"/>
            </w:rPr>
            <w:t>79.</w:t>
          </w:r>
          <w:r w:rsidRPr="00E40E1B">
            <w:rPr>
              <w:rFonts w:ascii="Aptos" w:hAnsi="Aptos" w:eastAsia="Times New Roman"/>
              <w:color w:val="000000"/>
            </w:rPr>
            <w:tab/>
          </w:r>
          <w:r w:rsidRPr="00E40E1B">
            <w:rPr>
              <w:rFonts w:ascii="Aptos" w:hAnsi="Aptos" w:eastAsia="Times New Roman"/>
              <w:color w:val="000000"/>
            </w:rPr>
            <w:t>Sphere Entertainment Co. Sphere Entertainment Unveils The Most Advanced Concert-Grade Audio System In The World: Sphere Immersive Sound, Powered By HOLOPLOT. https://www.sphereentertainmentco.com/sphere-entertainment-unveils-the-most-advanced-concert-grade-audio-system-in-the-world-sphere-immersive-sound-powered-by-holoplot/ (2023).</w:t>
          </w:r>
        </w:p>
        <w:p w:rsidRPr="00E40E1B" w:rsidR="00E40E1B" w:rsidRDefault="00E40E1B" w14:paraId="2B320705" w14:textId="77777777">
          <w:pPr>
            <w:autoSpaceDE w:val="0"/>
            <w:autoSpaceDN w:val="0"/>
            <w:ind w:hanging="640"/>
            <w:divId w:val="1205287265"/>
            <w:rPr>
              <w:rFonts w:ascii="Aptos" w:hAnsi="Aptos" w:eastAsia="Times New Roman"/>
              <w:color w:val="000000"/>
            </w:rPr>
          </w:pPr>
          <w:r w:rsidRPr="00E40E1B">
            <w:rPr>
              <w:rFonts w:ascii="Aptos" w:hAnsi="Aptos" w:eastAsia="Times New Roman"/>
              <w:color w:val="000000"/>
            </w:rPr>
            <w:t>80.</w:t>
          </w:r>
          <w:r w:rsidRPr="00E40E1B">
            <w:rPr>
              <w:rFonts w:ascii="Aptos" w:hAnsi="Aptos" w:eastAsia="Times New Roman"/>
              <w:color w:val="000000"/>
            </w:rPr>
            <w:tab/>
          </w:r>
          <w:r w:rsidRPr="00E40E1B">
            <w:rPr>
              <w:rFonts w:ascii="Aptos" w:hAnsi="Aptos" w:eastAsia="Times New Roman"/>
              <w:color w:val="000000"/>
            </w:rPr>
            <w:t>Mix Staff. Sphere Shakes Things Up with Haptic Seating. https://www.mixonline.com/live-sound/sphere-shakes-things-up-with-haptic-seating (2023).</w:t>
          </w:r>
        </w:p>
        <w:p w:rsidRPr="00E40E1B" w:rsidR="00E40E1B" w:rsidRDefault="00E40E1B" w14:paraId="39441DB0" w14:textId="77777777">
          <w:pPr>
            <w:autoSpaceDE w:val="0"/>
            <w:autoSpaceDN w:val="0"/>
            <w:ind w:hanging="640"/>
            <w:divId w:val="284889217"/>
            <w:rPr>
              <w:rFonts w:ascii="Aptos" w:hAnsi="Aptos" w:eastAsia="Times New Roman"/>
              <w:color w:val="000000"/>
            </w:rPr>
          </w:pPr>
          <w:r w:rsidRPr="00E40E1B">
            <w:rPr>
              <w:rFonts w:ascii="Aptos" w:hAnsi="Aptos" w:eastAsia="Times New Roman"/>
              <w:color w:val="000000"/>
            </w:rPr>
            <w:t>81.</w:t>
          </w:r>
          <w:r w:rsidRPr="00E40E1B">
            <w:rPr>
              <w:rFonts w:ascii="Aptos" w:hAnsi="Aptos" w:eastAsia="Times New Roman"/>
              <w:color w:val="000000"/>
            </w:rPr>
            <w:tab/>
          </w:r>
          <w:r w:rsidRPr="00E40E1B">
            <w:rPr>
              <w:rFonts w:ascii="Aptos" w:hAnsi="Aptos" w:eastAsia="Times New Roman"/>
              <w:color w:val="000000"/>
            </w:rPr>
            <w:t>The Guardian. It was the best day of my life! (2022).</w:t>
          </w:r>
        </w:p>
        <w:p w:rsidRPr="00E40E1B" w:rsidR="00E40E1B" w:rsidRDefault="00E40E1B" w14:paraId="0533BEBC" w14:textId="77777777">
          <w:pPr>
            <w:autoSpaceDE w:val="0"/>
            <w:autoSpaceDN w:val="0"/>
            <w:ind w:hanging="640"/>
            <w:divId w:val="1137722373"/>
            <w:rPr>
              <w:rFonts w:ascii="Aptos" w:hAnsi="Aptos" w:eastAsia="Times New Roman"/>
              <w:color w:val="000000"/>
            </w:rPr>
          </w:pPr>
          <w:r w:rsidRPr="00E40E1B">
            <w:rPr>
              <w:rFonts w:ascii="Aptos" w:hAnsi="Aptos" w:eastAsia="Times New Roman"/>
              <w:color w:val="000000"/>
            </w:rPr>
            <w:t>82.</w:t>
          </w:r>
          <w:r w:rsidRPr="00E40E1B">
            <w:rPr>
              <w:rFonts w:ascii="Aptos" w:hAnsi="Aptos" w:eastAsia="Times New Roman"/>
              <w:color w:val="000000"/>
            </w:rPr>
            <w:tab/>
          </w:r>
          <w:r w:rsidRPr="00E40E1B">
            <w:rPr>
              <w:rFonts w:ascii="Aptos" w:hAnsi="Aptos" w:eastAsia="Times New Roman"/>
              <w:color w:val="000000"/>
            </w:rPr>
            <w:t xml:space="preserve">Matthews, J. &amp; Nairn, A. Holographic ABBA: Examining Fan Responses to ABBA’s Virtual “Live” Concert. </w:t>
          </w:r>
          <w:r w:rsidRPr="00E40E1B">
            <w:rPr>
              <w:rFonts w:ascii="Aptos" w:hAnsi="Aptos" w:eastAsia="Times New Roman"/>
              <w:i/>
              <w:iCs/>
              <w:color w:val="000000"/>
            </w:rPr>
            <w:t>Popular Music and Society</w:t>
          </w:r>
          <w:r w:rsidRPr="00E40E1B">
            <w:rPr>
              <w:rFonts w:ascii="Aptos" w:hAnsi="Aptos" w:eastAsia="Times New Roman"/>
              <w:color w:val="000000"/>
            </w:rPr>
            <w:t xml:space="preserve"> </w:t>
          </w:r>
          <w:r w:rsidRPr="00E40E1B">
            <w:rPr>
              <w:rFonts w:ascii="Aptos" w:hAnsi="Aptos" w:eastAsia="Times New Roman"/>
              <w:b/>
              <w:bCs/>
              <w:color w:val="000000"/>
            </w:rPr>
            <w:t>46</w:t>
          </w:r>
          <w:r w:rsidRPr="00E40E1B">
            <w:rPr>
              <w:rFonts w:ascii="Aptos" w:hAnsi="Aptos" w:eastAsia="Times New Roman"/>
              <w:color w:val="000000"/>
            </w:rPr>
            <w:t>, (2023).</w:t>
          </w:r>
        </w:p>
        <w:p w:rsidRPr="00E40E1B" w:rsidR="00E40E1B" w:rsidRDefault="00E40E1B" w14:paraId="2D28E4F3" w14:textId="77777777">
          <w:pPr>
            <w:autoSpaceDE w:val="0"/>
            <w:autoSpaceDN w:val="0"/>
            <w:ind w:hanging="640"/>
            <w:divId w:val="1794861656"/>
            <w:rPr>
              <w:rFonts w:ascii="Aptos" w:hAnsi="Aptos" w:eastAsia="Times New Roman"/>
              <w:color w:val="000000"/>
            </w:rPr>
          </w:pPr>
          <w:r w:rsidRPr="00E40E1B">
            <w:rPr>
              <w:rFonts w:ascii="Aptos" w:hAnsi="Aptos" w:eastAsia="Times New Roman"/>
              <w:color w:val="000000"/>
            </w:rPr>
            <w:t>83.</w:t>
          </w:r>
          <w:r w:rsidRPr="00E40E1B">
            <w:rPr>
              <w:rFonts w:ascii="Aptos" w:hAnsi="Aptos" w:eastAsia="Times New Roman"/>
              <w:color w:val="000000"/>
            </w:rPr>
            <w:tab/>
          </w:r>
          <w:r w:rsidRPr="00E40E1B">
            <w:rPr>
              <w:rFonts w:ascii="Aptos" w:hAnsi="Aptos" w:eastAsia="Times New Roman"/>
              <w:color w:val="000000"/>
            </w:rPr>
            <w:t xml:space="preserve">Michaud, A. Locating liveness in holographic performances: technological anxiety and participatory fandom at Vocaloid concerts. </w:t>
          </w:r>
          <w:r w:rsidRPr="00E40E1B">
            <w:rPr>
              <w:rFonts w:ascii="Aptos" w:hAnsi="Aptos" w:eastAsia="Times New Roman"/>
              <w:i/>
              <w:iCs/>
              <w:color w:val="000000"/>
            </w:rPr>
            <w:t>Popular Music</w:t>
          </w:r>
          <w:r w:rsidRPr="00E40E1B">
            <w:rPr>
              <w:rFonts w:ascii="Aptos" w:hAnsi="Aptos" w:eastAsia="Times New Roman"/>
              <w:color w:val="000000"/>
            </w:rPr>
            <w:t xml:space="preserve"> </w:t>
          </w:r>
          <w:r w:rsidRPr="00E40E1B">
            <w:rPr>
              <w:rFonts w:ascii="Aptos" w:hAnsi="Aptos" w:eastAsia="Times New Roman"/>
              <w:b/>
              <w:bCs/>
              <w:color w:val="000000"/>
            </w:rPr>
            <w:t>41</w:t>
          </w:r>
          <w:r w:rsidRPr="00E40E1B">
            <w:rPr>
              <w:rFonts w:ascii="Aptos" w:hAnsi="Aptos" w:eastAsia="Times New Roman"/>
              <w:color w:val="000000"/>
            </w:rPr>
            <w:t>, (2022).</w:t>
          </w:r>
        </w:p>
        <w:p w:rsidRPr="00E40E1B" w:rsidR="00E40E1B" w:rsidRDefault="00E40E1B" w14:paraId="14E41007" w14:textId="77777777">
          <w:pPr>
            <w:autoSpaceDE w:val="0"/>
            <w:autoSpaceDN w:val="0"/>
            <w:ind w:hanging="640"/>
            <w:divId w:val="2094430695"/>
            <w:rPr>
              <w:rFonts w:ascii="Aptos" w:hAnsi="Aptos" w:eastAsia="Times New Roman"/>
              <w:color w:val="000000"/>
            </w:rPr>
          </w:pPr>
          <w:r w:rsidRPr="00E40E1B">
            <w:rPr>
              <w:rFonts w:ascii="Aptos" w:hAnsi="Aptos" w:eastAsia="Times New Roman"/>
              <w:color w:val="000000"/>
            </w:rPr>
            <w:t>84.</w:t>
          </w:r>
          <w:r w:rsidRPr="00E40E1B">
            <w:rPr>
              <w:rFonts w:ascii="Aptos" w:hAnsi="Aptos" w:eastAsia="Times New Roman"/>
              <w:color w:val="000000"/>
            </w:rPr>
            <w:tab/>
          </w:r>
          <w:r w:rsidRPr="00E40E1B">
            <w:rPr>
              <w:rFonts w:ascii="Aptos" w:hAnsi="Aptos" w:eastAsia="Times New Roman"/>
              <w:color w:val="000000"/>
            </w:rPr>
            <w:t xml:space="preserve">Imada, K. A super realistic giant 3D cat has appeared on a billboard in Shinjuku. </w:t>
          </w:r>
          <w:r w:rsidRPr="00E40E1B">
            <w:rPr>
              <w:rFonts w:ascii="Aptos" w:hAnsi="Aptos" w:eastAsia="Times New Roman"/>
              <w:i/>
              <w:iCs/>
              <w:color w:val="000000"/>
            </w:rPr>
            <w:t>TimeOut Tokyo</w:t>
          </w:r>
          <w:r w:rsidRPr="00E40E1B">
            <w:rPr>
              <w:rFonts w:ascii="Aptos" w:hAnsi="Aptos" w:eastAsia="Times New Roman"/>
              <w:color w:val="000000"/>
            </w:rPr>
            <w:t xml:space="preserve"> https://www.timeout.com/tokyo/news/a-super-realistic-giant-3d-cat-has-appeared-on-a-billboard-in-shinjuku-070621 (2021).</w:t>
          </w:r>
        </w:p>
        <w:p w:rsidRPr="00E40E1B" w:rsidR="00E40E1B" w:rsidRDefault="00E40E1B" w14:paraId="0C47968A" w14:textId="77777777">
          <w:pPr>
            <w:autoSpaceDE w:val="0"/>
            <w:autoSpaceDN w:val="0"/>
            <w:ind w:hanging="640"/>
            <w:divId w:val="1992560503"/>
            <w:rPr>
              <w:rFonts w:ascii="Aptos" w:hAnsi="Aptos" w:eastAsia="Times New Roman"/>
              <w:color w:val="000000"/>
            </w:rPr>
          </w:pPr>
          <w:r w:rsidRPr="00E40E1B">
            <w:rPr>
              <w:rFonts w:ascii="Aptos" w:hAnsi="Aptos" w:eastAsia="Times New Roman"/>
              <w:color w:val="000000"/>
            </w:rPr>
            <w:t>85.</w:t>
          </w:r>
          <w:r w:rsidRPr="00E40E1B">
            <w:rPr>
              <w:rFonts w:ascii="Aptos" w:hAnsi="Aptos" w:eastAsia="Times New Roman"/>
              <w:color w:val="000000"/>
            </w:rPr>
            <w:tab/>
          </w:r>
          <w:r w:rsidRPr="00E40E1B">
            <w:rPr>
              <w:rFonts w:ascii="Aptos" w:hAnsi="Aptos" w:eastAsia="Times New Roman"/>
              <w:color w:val="000000"/>
            </w:rPr>
            <w:t xml:space="preserve">Mankowska, N. D. </w:t>
          </w:r>
          <w:r w:rsidRPr="00E40E1B">
            <w:rPr>
              <w:rFonts w:ascii="Aptos" w:hAnsi="Aptos" w:eastAsia="Times New Roman"/>
              <w:i/>
              <w:iCs/>
              <w:color w:val="000000"/>
            </w:rPr>
            <w:t>et al.</w:t>
          </w:r>
          <w:r w:rsidRPr="00E40E1B">
            <w:rPr>
              <w:rFonts w:ascii="Aptos" w:hAnsi="Aptos" w:eastAsia="Times New Roman"/>
              <w:color w:val="000000"/>
            </w:rPr>
            <w:t xml:space="preserve"> Critical flicker fusion frequency: A narrative review. </w:t>
          </w:r>
          <w:r w:rsidRPr="00E40E1B">
            <w:rPr>
              <w:rFonts w:ascii="Aptos" w:hAnsi="Aptos" w:eastAsia="Times New Roman"/>
              <w:i/>
              <w:iCs/>
              <w:color w:val="000000"/>
            </w:rPr>
            <w:t>Medicina (Lithuania)</w:t>
          </w:r>
          <w:r w:rsidRPr="00E40E1B">
            <w:rPr>
              <w:rFonts w:ascii="Aptos" w:hAnsi="Aptos" w:eastAsia="Times New Roman"/>
              <w:color w:val="000000"/>
            </w:rPr>
            <w:t xml:space="preserve"> vol. 57 Preprint at https://doi.org/10.3390/medicina57101096 (2021).</w:t>
          </w:r>
        </w:p>
        <w:p w:rsidRPr="00E40E1B" w:rsidR="00E40E1B" w:rsidRDefault="00E40E1B" w14:paraId="3166F63D" w14:textId="77777777">
          <w:pPr>
            <w:autoSpaceDE w:val="0"/>
            <w:autoSpaceDN w:val="0"/>
            <w:ind w:hanging="640"/>
            <w:divId w:val="1473596466"/>
            <w:rPr>
              <w:rFonts w:ascii="Aptos" w:hAnsi="Aptos" w:eastAsia="Times New Roman"/>
              <w:color w:val="000000"/>
            </w:rPr>
          </w:pPr>
          <w:r w:rsidRPr="00E40E1B">
            <w:rPr>
              <w:rFonts w:ascii="Aptos" w:hAnsi="Aptos" w:eastAsia="Times New Roman"/>
              <w:color w:val="000000"/>
            </w:rPr>
            <w:t>86.</w:t>
          </w:r>
          <w:r w:rsidRPr="00E40E1B">
            <w:rPr>
              <w:rFonts w:ascii="Aptos" w:hAnsi="Aptos" w:eastAsia="Times New Roman"/>
              <w:color w:val="000000"/>
            </w:rPr>
            <w:tab/>
          </w:r>
          <w:r w:rsidRPr="00E40E1B">
            <w:rPr>
              <w:rFonts w:ascii="Aptos" w:hAnsi="Aptos" w:eastAsia="Times New Roman"/>
              <w:color w:val="000000"/>
            </w:rPr>
            <w:t xml:space="preserve">Davis, J., Hsieh, Y. H. &amp; Lee, H. C. Humans perceive flicker artifacts at 500 Hz. </w:t>
          </w:r>
          <w:r w:rsidRPr="00E40E1B">
            <w:rPr>
              <w:rFonts w:ascii="Aptos" w:hAnsi="Aptos" w:eastAsia="Times New Roman"/>
              <w:i/>
              <w:iCs/>
              <w:color w:val="000000"/>
            </w:rPr>
            <w:t>Sci. Rep.</w:t>
          </w:r>
          <w:r w:rsidRPr="00E40E1B">
            <w:rPr>
              <w:rFonts w:ascii="Aptos" w:hAnsi="Aptos" w:eastAsia="Times New Roman"/>
              <w:color w:val="000000"/>
            </w:rPr>
            <w:t xml:space="preserve"> </w:t>
          </w:r>
          <w:r w:rsidRPr="00E40E1B">
            <w:rPr>
              <w:rFonts w:ascii="Aptos" w:hAnsi="Aptos" w:eastAsia="Times New Roman"/>
              <w:b/>
              <w:bCs/>
              <w:color w:val="000000"/>
            </w:rPr>
            <w:t>5</w:t>
          </w:r>
          <w:r w:rsidRPr="00E40E1B">
            <w:rPr>
              <w:rFonts w:ascii="Aptos" w:hAnsi="Aptos" w:eastAsia="Times New Roman"/>
              <w:color w:val="000000"/>
            </w:rPr>
            <w:t>, (2015).</w:t>
          </w:r>
        </w:p>
        <w:p w:rsidRPr="00E40E1B" w:rsidR="00E40E1B" w:rsidRDefault="00E40E1B" w14:paraId="56014E49" w14:textId="77777777">
          <w:pPr>
            <w:autoSpaceDE w:val="0"/>
            <w:autoSpaceDN w:val="0"/>
            <w:ind w:hanging="640"/>
            <w:divId w:val="682901558"/>
            <w:rPr>
              <w:rFonts w:ascii="Aptos" w:hAnsi="Aptos" w:eastAsia="Times New Roman"/>
              <w:color w:val="000000"/>
            </w:rPr>
          </w:pPr>
          <w:r w:rsidRPr="00E40E1B">
            <w:rPr>
              <w:rFonts w:ascii="Aptos" w:hAnsi="Aptos" w:eastAsia="Times New Roman"/>
              <w:color w:val="000000"/>
            </w:rPr>
            <w:t>87.</w:t>
          </w:r>
          <w:r w:rsidRPr="00E40E1B">
            <w:rPr>
              <w:rFonts w:ascii="Aptos" w:hAnsi="Aptos" w:eastAsia="Times New Roman"/>
              <w:color w:val="000000"/>
            </w:rPr>
            <w:tab/>
          </w:r>
          <w:r w:rsidRPr="00E40E1B">
            <w:rPr>
              <w:rFonts w:ascii="Aptos" w:hAnsi="Aptos" w:eastAsia="Times New Roman"/>
              <w:color w:val="000000"/>
            </w:rPr>
            <w:t xml:space="preserve">Koessler, T. &amp; Hill, H. Pinhole Viewing Strengthens the Hollow-Face Illusion. </w:t>
          </w:r>
          <w:r w:rsidRPr="00E40E1B">
            <w:rPr>
              <w:rFonts w:ascii="Aptos" w:hAnsi="Aptos" w:eastAsia="Times New Roman"/>
              <w:i/>
              <w:iCs/>
              <w:color w:val="000000"/>
            </w:rPr>
            <w:t>Iperception</w:t>
          </w:r>
          <w:r w:rsidRPr="00E40E1B">
            <w:rPr>
              <w:rFonts w:ascii="Aptos" w:hAnsi="Aptos" w:eastAsia="Times New Roman"/>
              <w:color w:val="000000"/>
            </w:rPr>
            <w:t xml:space="preserve"> </w:t>
          </w:r>
          <w:r w:rsidRPr="00E40E1B">
            <w:rPr>
              <w:rFonts w:ascii="Aptos" w:hAnsi="Aptos" w:eastAsia="Times New Roman"/>
              <w:b/>
              <w:bCs/>
              <w:color w:val="000000"/>
            </w:rPr>
            <w:t>6</w:t>
          </w:r>
          <w:r w:rsidRPr="00E40E1B">
            <w:rPr>
              <w:rFonts w:ascii="Aptos" w:hAnsi="Aptos" w:eastAsia="Times New Roman"/>
              <w:color w:val="000000"/>
            </w:rPr>
            <w:t>, 1–9 (2015).</w:t>
          </w:r>
        </w:p>
        <w:p w:rsidRPr="00E40E1B" w:rsidR="00E40E1B" w:rsidRDefault="00E40E1B" w14:paraId="0B253558" w14:textId="77777777">
          <w:pPr>
            <w:autoSpaceDE w:val="0"/>
            <w:autoSpaceDN w:val="0"/>
            <w:ind w:hanging="640"/>
            <w:divId w:val="862090469"/>
            <w:rPr>
              <w:rFonts w:ascii="Aptos" w:hAnsi="Aptos" w:eastAsia="Times New Roman"/>
              <w:color w:val="000000"/>
            </w:rPr>
          </w:pPr>
          <w:r w:rsidRPr="00E40E1B">
            <w:rPr>
              <w:rFonts w:ascii="Aptos" w:hAnsi="Aptos" w:eastAsia="Times New Roman"/>
              <w:color w:val="000000"/>
            </w:rPr>
            <w:t>88.</w:t>
          </w:r>
          <w:r w:rsidRPr="00E40E1B">
            <w:rPr>
              <w:rFonts w:ascii="Aptos" w:hAnsi="Aptos" w:eastAsia="Times New Roman"/>
              <w:color w:val="000000"/>
            </w:rPr>
            <w:tab/>
          </w:r>
          <w:r w:rsidRPr="00E40E1B">
            <w:rPr>
              <w:rFonts w:ascii="Aptos" w:hAnsi="Aptos" w:eastAsia="Times New Roman"/>
              <w:color w:val="000000"/>
            </w:rPr>
            <w:t xml:space="preserve">Pietroni, E., Ferdani, D., Forlani, M., Pagano, A. &amp; Rufa, C. Bringing the Illusion of Reality Inside Museums—A Methodological Proposal for an Advanced Museology Using Holographic Showcases. </w:t>
          </w:r>
          <w:r w:rsidRPr="00E40E1B">
            <w:rPr>
              <w:rFonts w:ascii="Aptos" w:hAnsi="Aptos" w:eastAsia="Times New Roman"/>
              <w:i/>
              <w:iCs/>
              <w:color w:val="000000"/>
            </w:rPr>
            <w:t>Informatics</w:t>
          </w:r>
          <w:r w:rsidRPr="00E40E1B">
            <w:rPr>
              <w:rFonts w:ascii="Aptos" w:hAnsi="Aptos" w:eastAsia="Times New Roman"/>
              <w:color w:val="000000"/>
            </w:rPr>
            <w:t xml:space="preserve"> </w:t>
          </w:r>
          <w:r w:rsidRPr="00E40E1B">
            <w:rPr>
              <w:rFonts w:ascii="Aptos" w:hAnsi="Aptos" w:eastAsia="Times New Roman"/>
              <w:b/>
              <w:bCs/>
              <w:color w:val="000000"/>
            </w:rPr>
            <w:t>6</w:t>
          </w:r>
          <w:r w:rsidRPr="00E40E1B">
            <w:rPr>
              <w:rFonts w:ascii="Aptos" w:hAnsi="Aptos" w:eastAsia="Times New Roman"/>
              <w:color w:val="000000"/>
            </w:rPr>
            <w:t>, 2 (2019).</w:t>
          </w:r>
        </w:p>
        <w:p w:rsidRPr="00E40E1B" w:rsidR="00E40E1B" w:rsidRDefault="00E40E1B" w14:paraId="2D7C16E2" w14:textId="77777777">
          <w:pPr>
            <w:autoSpaceDE w:val="0"/>
            <w:autoSpaceDN w:val="0"/>
            <w:ind w:hanging="640"/>
            <w:divId w:val="417335825"/>
            <w:rPr>
              <w:rFonts w:ascii="Aptos" w:hAnsi="Aptos" w:eastAsia="Times New Roman"/>
              <w:color w:val="000000"/>
            </w:rPr>
          </w:pPr>
          <w:r w:rsidRPr="00E40E1B">
            <w:rPr>
              <w:rFonts w:ascii="Aptos" w:hAnsi="Aptos" w:eastAsia="Times New Roman"/>
              <w:color w:val="000000"/>
            </w:rPr>
            <w:t>89.</w:t>
          </w:r>
          <w:r w:rsidRPr="00E40E1B">
            <w:rPr>
              <w:rFonts w:ascii="Aptos" w:hAnsi="Aptos" w:eastAsia="Times New Roman"/>
              <w:color w:val="000000"/>
            </w:rPr>
            <w:tab/>
          </w:r>
          <w:r w:rsidRPr="00E40E1B">
            <w:rPr>
              <w:rFonts w:ascii="Aptos" w:hAnsi="Aptos" w:eastAsia="Times New Roman"/>
              <w:color w:val="000000"/>
            </w:rPr>
            <w:t>Blind Awareness. About Colour Blindness. https://www.colourblindawareness.org/colour-blindness/.</w:t>
          </w:r>
        </w:p>
        <w:p w:rsidRPr="00E40E1B" w:rsidR="00E40E1B" w:rsidRDefault="00E40E1B" w14:paraId="0C86B27F" w14:textId="77777777">
          <w:pPr>
            <w:autoSpaceDE w:val="0"/>
            <w:autoSpaceDN w:val="0"/>
            <w:ind w:hanging="640"/>
            <w:divId w:val="943616470"/>
            <w:rPr>
              <w:rFonts w:ascii="Aptos" w:hAnsi="Aptos" w:eastAsia="Times New Roman"/>
              <w:color w:val="000000"/>
            </w:rPr>
          </w:pPr>
          <w:r w:rsidRPr="00E40E1B">
            <w:rPr>
              <w:rFonts w:ascii="Aptos" w:hAnsi="Aptos" w:eastAsia="Times New Roman"/>
              <w:color w:val="000000"/>
            </w:rPr>
            <w:t>90.</w:t>
          </w:r>
          <w:r w:rsidRPr="00E40E1B">
            <w:rPr>
              <w:rFonts w:ascii="Aptos" w:hAnsi="Aptos" w:eastAsia="Times New Roman"/>
              <w:color w:val="000000"/>
            </w:rPr>
            <w:tab/>
          </w:r>
          <w:r w:rsidRPr="00E40E1B">
            <w:rPr>
              <w:rFonts w:ascii="Aptos" w:hAnsi="Aptos" w:eastAsia="Times New Roman"/>
              <w:color w:val="000000"/>
            </w:rPr>
            <w:t>Royal National Institute of Blind People. Key information and statistics on sight loss in the UK. https://www.rnib.org.uk/professionals/research-and-data/key-information-and-statistics-on-sight-loss-in-the-uk/.</w:t>
          </w:r>
        </w:p>
        <w:p w:rsidRPr="00E40E1B" w:rsidR="00E40E1B" w:rsidRDefault="00E40E1B" w14:paraId="267A762C" w14:textId="77777777">
          <w:pPr>
            <w:autoSpaceDE w:val="0"/>
            <w:autoSpaceDN w:val="0"/>
            <w:ind w:hanging="640"/>
            <w:divId w:val="345638734"/>
            <w:rPr>
              <w:rFonts w:ascii="Aptos" w:hAnsi="Aptos" w:eastAsia="Times New Roman"/>
              <w:color w:val="000000"/>
            </w:rPr>
          </w:pPr>
          <w:r w:rsidRPr="00E40E1B">
            <w:rPr>
              <w:rFonts w:ascii="Aptos" w:hAnsi="Aptos" w:eastAsia="Times New Roman"/>
              <w:color w:val="000000"/>
            </w:rPr>
            <w:t>91.</w:t>
          </w:r>
          <w:r w:rsidRPr="00E40E1B">
            <w:rPr>
              <w:rFonts w:ascii="Aptos" w:hAnsi="Aptos" w:eastAsia="Times New Roman"/>
              <w:color w:val="000000"/>
            </w:rPr>
            <w:tab/>
          </w:r>
          <w:r w:rsidRPr="00E40E1B">
            <w:rPr>
              <w:rFonts w:ascii="Aptos" w:hAnsi="Aptos" w:eastAsia="Times New Roman"/>
              <w:color w:val="000000"/>
            </w:rPr>
            <w:t>World Wide Web Consortium. W3C Web Accessibility Initiative Home. https://www.w3.org/WAI/.</w:t>
          </w:r>
        </w:p>
        <w:p w:rsidRPr="00E40E1B" w:rsidR="00E40E1B" w:rsidRDefault="00E40E1B" w14:paraId="43144D20" w14:textId="77777777">
          <w:pPr>
            <w:autoSpaceDE w:val="0"/>
            <w:autoSpaceDN w:val="0"/>
            <w:ind w:hanging="640"/>
            <w:divId w:val="1061756950"/>
            <w:rPr>
              <w:rFonts w:ascii="Aptos" w:hAnsi="Aptos" w:eastAsia="Times New Roman"/>
              <w:color w:val="000000"/>
            </w:rPr>
          </w:pPr>
          <w:r w:rsidRPr="00E40E1B">
            <w:rPr>
              <w:rFonts w:ascii="Aptos" w:hAnsi="Aptos" w:eastAsia="Times New Roman"/>
              <w:color w:val="000000"/>
            </w:rPr>
            <w:t>92.</w:t>
          </w:r>
          <w:r w:rsidRPr="00E40E1B">
            <w:rPr>
              <w:rFonts w:ascii="Aptos" w:hAnsi="Aptos" w:eastAsia="Times New Roman"/>
              <w:color w:val="000000"/>
            </w:rPr>
            <w:tab/>
          </w:r>
          <w:r w:rsidRPr="00E40E1B">
            <w:rPr>
              <w:rFonts w:ascii="Aptos" w:hAnsi="Aptos" w:eastAsia="Times New Roman"/>
              <w:color w:val="000000"/>
            </w:rPr>
            <w:t>Royal National Institute of Blind People. Digital accessibility. https://www.rnib.org.uk/professionals-old-version/business-professionals/digital-accessibility-hub/.</w:t>
          </w:r>
        </w:p>
        <w:p w:rsidRPr="00E40E1B" w:rsidR="00E40E1B" w:rsidRDefault="00E40E1B" w14:paraId="7CDFA7FA" w14:textId="77777777">
          <w:pPr>
            <w:autoSpaceDE w:val="0"/>
            <w:autoSpaceDN w:val="0"/>
            <w:ind w:hanging="640"/>
            <w:divId w:val="1941601068"/>
            <w:rPr>
              <w:rFonts w:ascii="Aptos" w:hAnsi="Aptos" w:eastAsia="Times New Roman"/>
              <w:color w:val="000000"/>
            </w:rPr>
          </w:pPr>
          <w:r w:rsidRPr="00E40E1B">
            <w:rPr>
              <w:rFonts w:ascii="Aptos" w:hAnsi="Aptos" w:eastAsia="Times New Roman"/>
              <w:color w:val="000000"/>
            </w:rPr>
            <w:t>93.</w:t>
          </w:r>
          <w:r w:rsidRPr="00E40E1B">
            <w:rPr>
              <w:rFonts w:ascii="Aptos" w:hAnsi="Aptos" w:eastAsia="Times New Roman"/>
              <w:color w:val="000000"/>
            </w:rPr>
            <w:tab/>
          </w:r>
          <w:r w:rsidRPr="00E40E1B">
            <w:rPr>
              <w:rFonts w:ascii="Aptos" w:hAnsi="Aptos" w:eastAsia="Times New Roman"/>
              <w:color w:val="000000"/>
            </w:rPr>
            <w:t xml:space="preserve">Pradhan, B. K. </w:t>
          </w:r>
          <w:r w:rsidRPr="00E40E1B">
            <w:rPr>
              <w:rFonts w:ascii="Aptos" w:hAnsi="Aptos" w:eastAsia="Times New Roman"/>
              <w:i/>
              <w:iCs/>
              <w:color w:val="000000"/>
            </w:rPr>
            <w:t>et al.</w:t>
          </w:r>
          <w:r w:rsidRPr="00E40E1B">
            <w:rPr>
              <w:rFonts w:ascii="Aptos" w:hAnsi="Aptos" w:eastAsia="Times New Roman"/>
              <w:color w:val="000000"/>
            </w:rPr>
            <w:t xml:space="preserve"> Investigating the effect of sound in horror clip on the cardiac electrophysiology of young adults using wavelet packet decomposition and machine learning classifiers. </w:t>
          </w:r>
          <w:r w:rsidRPr="00E40E1B">
            <w:rPr>
              <w:rFonts w:ascii="Aptos" w:hAnsi="Aptos" w:eastAsia="Times New Roman"/>
              <w:i/>
              <w:iCs/>
              <w:color w:val="000000"/>
            </w:rPr>
            <w:t>Biomedical Engineering Advances</w:t>
          </w:r>
          <w:r w:rsidRPr="00E40E1B">
            <w:rPr>
              <w:rFonts w:ascii="Aptos" w:hAnsi="Aptos" w:eastAsia="Times New Roman"/>
              <w:color w:val="000000"/>
            </w:rPr>
            <w:t xml:space="preserve"> </w:t>
          </w:r>
          <w:r w:rsidRPr="00E40E1B">
            <w:rPr>
              <w:rFonts w:ascii="Aptos" w:hAnsi="Aptos" w:eastAsia="Times New Roman"/>
              <w:b/>
              <w:bCs/>
              <w:color w:val="000000"/>
            </w:rPr>
            <w:t>3</w:t>
          </w:r>
          <w:r w:rsidRPr="00E40E1B">
            <w:rPr>
              <w:rFonts w:ascii="Aptos" w:hAnsi="Aptos" w:eastAsia="Times New Roman"/>
              <w:color w:val="000000"/>
            </w:rPr>
            <w:t>, 100037 (2022).</w:t>
          </w:r>
        </w:p>
        <w:p w:rsidRPr="00E40E1B" w:rsidR="00E40E1B" w:rsidRDefault="00E40E1B" w14:paraId="2B3C1C7B" w14:textId="77777777">
          <w:pPr>
            <w:autoSpaceDE w:val="0"/>
            <w:autoSpaceDN w:val="0"/>
            <w:ind w:hanging="640"/>
            <w:divId w:val="1754930179"/>
            <w:rPr>
              <w:rFonts w:ascii="Aptos" w:hAnsi="Aptos" w:eastAsia="Times New Roman"/>
              <w:color w:val="000000"/>
            </w:rPr>
          </w:pPr>
          <w:r w:rsidRPr="00E40E1B">
            <w:rPr>
              <w:rFonts w:ascii="Aptos" w:hAnsi="Aptos" w:eastAsia="Times New Roman"/>
              <w:color w:val="000000"/>
            </w:rPr>
            <w:t>94.</w:t>
          </w:r>
          <w:r w:rsidRPr="00E40E1B">
            <w:rPr>
              <w:rFonts w:ascii="Aptos" w:hAnsi="Aptos" w:eastAsia="Times New Roman"/>
              <w:color w:val="000000"/>
            </w:rPr>
            <w:tab/>
          </w:r>
          <w:r w:rsidRPr="00E40E1B">
            <w:rPr>
              <w:rFonts w:ascii="Aptos" w:hAnsi="Aptos" w:eastAsia="Times New Roman"/>
              <w:color w:val="000000"/>
            </w:rPr>
            <w:t xml:space="preserve">Zhang, H., Li, X., Qiu, C. &amp; Fu, X. Decoding Fear: Exploring User Experiences in Virtual Reality Horror Games. in </w:t>
          </w:r>
          <w:r w:rsidRPr="00E40E1B">
            <w:rPr>
              <w:rFonts w:ascii="Aptos" w:hAnsi="Aptos" w:eastAsia="Times New Roman"/>
              <w:i/>
              <w:iCs/>
              <w:color w:val="000000"/>
            </w:rPr>
            <w:t>Proceedings of the Eleventh International Symposium of Chinese CHI</w:t>
          </w:r>
          <w:r w:rsidRPr="00E40E1B">
            <w:rPr>
              <w:rFonts w:ascii="Aptos" w:hAnsi="Aptos" w:eastAsia="Times New Roman"/>
              <w:color w:val="000000"/>
            </w:rPr>
            <w:t xml:space="preserve"> 411–419 (ACM, New York, NY, USA, 2023). doi:10.1145/3629606.3629646.</w:t>
          </w:r>
        </w:p>
        <w:p w:rsidRPr="00E40E1B" w:rsidR="00E40E1B" w:rsidRDefault="00E40E1B" w14:paraId="3C1D5B7F" w14:textId="77777777">
          <w:pPr>
            <w:autoSpaceDE w:val="0"/>
            <w:autoSpaceDN w:val="0"/>
            <w:ind w:hanging="640"/>
            <w:divId w:val="913667422"/>
            <w:rPr>
              <w:rFonts w:ascii="Aptos" w:hAnsi="Aptos" w:eastAsia="Times New Roman"/>
              <w:color w:val="000000"/>
            </w:rPr>
          </w:pPr>
          <w:r w:rsidRPr="00E40E1B">
            <w:rPr>
              <w:rFonts w:ascii="Aptos" w:hAnsi="Aptos" w:eastAsia="Times New Roman"/>
              <w:color w:val="000000"/>
            </w:rPr>
            <w:t>95.</w:t>
          </w:r>
          <w:r w:rsidRPr="00E40E1B">
            <w:rPr>
              <w:rFonts w:ascii="Aptos" w:hAnsi="Aptos" w:eastAsia="Times New Roman"/>
              <w:color w:val="000000"/>
            </w:rPr>
            <w:tab/>
          </w:r>
          <w:r w:rsidRPr="00E40E1B">
            <w:rPr>
              <w:rFonts w:ascii="Aptos" w:hAnsi="Aptos" w:eastAsia="Times New Roman"/>
              <w:color w:val="000000"/>
            </w:rPr>
            <w:t>Scott, F. Limits of Control: Rain Room and Immersive Environments. https://www.artforum.com/features/limits-of-control-rain-room-and-immersive-environments-217722/ (2013).</w:t>
          </w:r>
        </w:p>
        <w:p w:rsidRPr="00E40E1B" w:rsidR="00E40E1B" w:rsidRDefault="00E40E1B" w14:paraId="4D4BF58C" w14:textId="77777777">
          <w:pPr>
            <w:autoSpaceDE w:val="0"/>
            <w:autoSpaceDN w:val="0"/>
            <w:ind w:hanging="640"/>
            <w:divId w:val="803041437"/>
            <w:rPr>
              <w:rFonts w:ascii="Aptos" w:hAnsi="Aptos" w:eastAsia="Times New Roman"/>
              <w:color w:val="000000"/>
            </w:rPr>
          </w:pPr>
          <w:r w:rsidRPr="00E40E1B">
            <w:rPr>
              <w:rFonts w:ascii="Aptos" w:hAnsi="Aptos" w:eastAsia="Times New Roman"/>
              <w:color w:val="000000"/>
            </w:rPr>
            <w:t>96.</w:t>
          </w:r>
          <w:r w:rsidRPr="00E40E1B">
            <w:rPr>
              <w:rFonts w:ascii="Aptos" w:hAnsi="Aptos" w:eastAsia="Times New Roman"/>
              <w:color w:val="000000"/>
            </w:rPr>
            <w:tab/>
          </w:r>
          <w:r w:rsidRPr="00E40E1B">
            <w:rPr>
              <w:rFonts w:ascii="Aptos" w:hAnsi="Aptos" w:eastAsia="Times New Roman"/>
              <w:color w:val="000000"/>
            </w:rPr>
            <w:t>Bye, K. #1161: The Many Immersive Documentary Innovations of “In Pursuit of Repetitive Beats:” Winner of IDFA DocLab Award for Immersive Non-Fiction. https://voicesofvr.com/1161-the-many-immersive-documentary-innovations-of-in-pursuit-of-repetitive-beats-winner-of-idfa-doclab-award-for-immersive-non-fiction (2022).</w:t>
          </w:r>
        </w:p>
        <w:p w:rsidRPr="00E40E1B" w:rsidR="00E40E1B" w:rsidRDefault="00E40E1B" w14:paraId="7617D09A" w14:textId="77777777">
          <w:pPr>
            <w:autoSpaceDE w:val="0"/>
            <w:autoSpaceDN w:val="0"/>
            <w:ind w:hanging="640"/>
            <w:divId w:val="1228615611"/>
            <w:rPr>
              <w:rFonts w:ascii="Aptos" w:hAnsi="Aptos" w:eastAsia="Times New Roman"/>
              <w:color w:val="000000"/>
            </w:rPr>
          </w:pPr>
          <w:r w:rsidRPr="00E40E1B">
            <w:rPr>
              <w:rFonts w:ascii="Aptos" w:hAnsi="Aptos" w:eastAsia="Times New Roman"/>
              <w:color w:val="000000"/>
            </w:rPr>
            <w:t>97.</w:t>
          </w:r>
          <w:r w:rsidRPr="00E40E1B">
            <w:rPr>
              <w:rFonts w:ascii="Aptos" w:hAnsi="Aptos" w:eastAsia="Times New Roman"/>
              <w:color w:val="000000"/>
            </w:rPr>
            <w:tab/>
          </w:r>
          <w:r w:rsidRPr="00E40E1B">
            <w:rPr>
              <w:rFonts w:ascii="Aptos" w:hAnsi="Aptos" w:eastAsia="Times New Roman"/>
              <w:color w:val="000000"/>
            </w:rPr>
            <w:t xml:space="preserve">Lederman, S. J. &amp; Klatzky, R. L. Haptic perception: A tutorial. </w:t>
          </w:r>
          <w:r w:rsidRPr="00E40E1B">
            <w:rPr>
              <w:rFonts w:ascii="Aptos" w:hAnsi="Aptos" w:eastAsia="Times New Roman"/>
              <w:i/>
              <w:iCs/>
              <w:color w:val="000000"/>
            </w:rPr>
            <w:t>Atten. Percept. Psychophys.</w:t>
          </w:r>
          <w:r w:rsidRPr="00E40E1B">
            <w:rPr>
              <w:rFonts w:ascii="Aptos" w:hAnsi="Aptos" w:eastAsia="Times New Roman"/>
              <w:color w:val="000000"/>
            </w:rPr>
            <w:t xml:space="preserve"> </w:t>
          </w:r>
          <w:r w:rsidRPr="00E40E1B">
            <w:rPr>
              <w:rFonts w:ascii="Aptos" w:hAnsi="Aptos" w:eastAsia="Times New Roman"/>
              <w:b/>
              <w:bCs/>
              <w:color w:val="000000"/>
            </w:rPr>
            <w:t>71</w:t>
          </w:r>
          <w:r w:rsidRPr="00E40E1B">
            <w:rPr>
              <w:rFonts w:ascii="Aptos" w:hAnsi="Aptos" w:eastAsia="Times New Roman"/>
              <w:color w:val="000000"/>
            </w:rPr>
            <w:t>, 1439–1459 (2009).</w:t>
          </w:r>
        </w:p>
        <w:p w:rsidRPr="00E40E1B" w:rsidR="00E40E1B" w:rsidRDefault="00E40E1B" w14:paraId="0AAA8E7F" w14:textId="77777777">
          <w:pPr>
            <w:autoSpaceDE w:val="0"/>
            <w:autoSpaceDN w:val="0"/>
            <w:ind w:hanging="640"/>
            <w:divId w:val="1398672830"/>
            <w:rPr>
              <w:rFonts w:ascii="Aptos" w:hAnsi="Aptos" w:eastAsia="Times New Roman"/>
              <w:color w:val="000000"/>
            </w:rPr>
          </w:pPr>
          <w:r w:rsidRPr="00E40E1B">
            <w:rPr>
              <w:rFonts w:ascii="Aptos" w:hAnsi="Aptos" w:eastAsia="Times New Roman"/>
              <w:color w:val="000000"/>
            </w:rPr>
            <w:t>98.</w:t>
          </w:r>
          <w:r w:rsidRPr="00E40E1B">
            <w:rPr>
              <w:rFonts w:ascii="Aptos" w:hAnsi="Aptos" w:eastAsia="Times New Roman"/>
              <w:color w:val="000000"/>
            </w:rPr>
            <w:tab/>
          </w:r>
          <w:r w:rsidRPr="00E40E1B">
            <w:rPr>
              <w:rFonts w:ascii="Aptos" w:hAnsi="Aptos" w:eastAsia="Times New Roman"/>
              <w:color w:val="000000"/>
            </w:rPr>
            <w:t xml:space="preserve">Marquardt, A. </w:t>
          </w:r>
          <w:r w:rsidRPr="00E40E1B">
            <w:rPr>
              <w:rFonts w:ascii="Aptos" w:hAnsi="Aptos" w:eastAsia="Times New Roman"/>
              <w:i/>
              <w:iCs/>
              <w:color w:val="000000"/>
            </w:rPr>
            <w:t>et al.</w:t>
          </w:r>
          <w:r w:rsidRPr="00E40E1B">
            <w:rPr>
              <w:rFonts w:ascii="Aptos" w:hAnsi="Aptos" w:eastAsia="Times New Roman"/>
              <w:color w:val="000000"/>
            </w:rPr>
            <w:t xml:space="preserve"> Temperature Matters: Thermal Feedback for Awe Experiences in VR. in </w:t>
          </w:r>
          <w:r w:rsidRPr="00E40E1B">
            <w:rPr>
              <w:rFonts w:ascii="Aptos" w:hAnsi="Aptos" w:eastAsia="Times New Roman"/>
              <w:i/>
              <w:iCs/>
              <w:color w:val="000000"/>
            </w:rPr>
            <w:t>2025 IEEE Conference on Virtual Reality and 3D User Interfaces Abstracts and Workshops (VRW)</w:t>
          </w:r>
          <w:r w:rsidRPr="00E40E1B">
            <w:rPr>
              <w:rFonts w:ascii="Aptos" w:hAnsi="Aptos" w:eastAsia="Times New Roman"/>
              <w:color w:val="000000"/>
            </w:rPr>
            <w:t xml:space="preserve"> 1352–1353 (IEEE, 2025). doi:10.1109/VRW66409.2025.00322.</w:t>
          </w:r>
        </w:p>
        <w:p w:rsidRPr="00E40E1B" w:rsidR="00E40E1B" w:rsidRDefault="00E40E1B" w14:paraId="4C295D00" w14:textId="77777777">
          <w:pPr>
            <w:autoSpaceDE w:val="0"/>
            <w:autoSpaceDN w:val="0"/>
            <w:ind w:hanging="640"/>
            <w:divId w:val="1482577875"/>
            <w:rPr>
              <w:rFonts w:ascii="Aptos" w:hAnsi="Aptos" w:eastAsia="Times New Roman"/>
              <w:color w:val="000000"/>
            </w:rPr>
          </w:pPr>
          <w:r w:rsidRPr="00E40E1B">
            <w:rPr>
              <w:rFonts w:ascii="Aptos" w:hAnsi="Aptos" w:eastAsia="Times New Roman"/>
              <w:color w:val="000000"/>
            </w:rPr>
            <w:t>99.</w:t>
          </w:r>
          <w:r w:rsidRPr="00E40E1B">
            <w:rPr>
              <w:rFonts w:ascii="Aptos" w:hAnsi="Aptos" w:eastAsia="Times New Roman"/>
              <w:color w:val="000000"/>
            </w:rPr>
            <w:tab/>
          </w:r>
          <w:r w:rsidRPr="00E40E1B">
            <w:rPr>
              <w:rFonts w:ascii="Aptos" w:hAnsi="Aptos" w:eastAsia="Times New Roman"/>
              <w:color w:val="000000"/>
            </w:rPr>
            <w:t xml:space="preserve">MacLean, K. E. Designing affective haptic experience for wellness and social communication: where designers need affective neuroscience and psychology. </w:t>
          </w:r>
          <w:r w:rsidRPr="00E40E1B">
            <w:rPr>
              <w:rFonts w:ascii="Aptos" w:hAnsi="Aptos" w:eastAsia="Times New Roman"/>
              <w:i/>
              <w:iCs/>
              <w:color w:val="000000"/>
            </w:rPr>
            <w:t>Curr. Opin. Behav. Sci.</w:t>
          </w:r>
          <w:r w:rsidRPr="00E40E1B">
            <w:rPr>
              <w:rFonts w:ascii="Aptos" w:hAnsi="Aptos" w:eastAsia="Times New Roman"/>
              <w:color w:val="000000"/>
            </w:rPr>
            <w:t xml:space="preserve"> </w:t>
          </w:r>
          <w:r w:rsidRPr="00E40E1B">
            <w:rPr>
              <w:rFonts w:ascii="Aptos" w:hAnsi="Aptos" w:eastAsia="Times New Roman"/>
              <w:b/>
              <w:bCs/>
              <w:color w:val="000000"/>
            </w:rPr>
            <w:t>45</w:t>
          </w:r>
          <w:r w:rsidRPr="00E40E1B">
            <w:rPr>
              <w:rFonts w:ascii="Aptos" w:hAnsi="Aptos" w:eastAsia="Times New Roman"/>
              <w:color w:val="000000"/>
            </w:rPr>
            <w:t>, 101113 (2022).</w:t>
          </w:r>
        </w:p>
        <w:p w:rsidRPr="00E40E1B" w:rsidR="00E40E1B" w:rsidRDefault="00E40E1B" w14:paraId="69E1B20C" w14:textId="77777777">
          <w:pPr>
            <w:autoSpaceDE w:val="0"/>
            <w:autoSpaceDN w:val="0"/>
            <w:ind w:hanging="640"/>
            <w:divId w:val="1750229538"/>
            <w:rPr>
              <w:rFonts w:ascii="Aptos" w:hAnsi="Aptos" w:eastAsia="Times New Roman"/>
              <w:color w:val="000000"/>
            </w:rPr>
          </w:pPr>
          <w:r w:rsidRPr="00E40E1B">
            <w:rPr>
              <w:rFonts w:ascii="Aptos" w:hAnsi="Aptos" w:eastAsia="Times New Roman"/>
              <w:color w:val="000000"/>
            </w:rPr>
            <w:t>100.</w:t>
          </w:r>
          <w:r w:rsidRPr="00E40E1B">
            <w:rPr>
              <w:rFonts w:ascii="Aptos" w:hAnsi="Aptos" w:eastAsia="Times New Roman"/>
              <w:color w:val="000000"/>
            </w:rPr>
            <w:tab/>
          </w:r>
          <w:r w:rsidRPr="00E40E1B">
            <w:rPr>
              <w:rFonts w:ascii="Aptos" w:hAnsi="Aptos" w:eastAsia="Times New Roman"/>
              <w:color w:val="000000"/>
            </w:rPr>
            <w:t xml:space="preserve">Hokka, J. Gender and the Diversity of the Human Body as Challenges for the Inclusive Design of Wearable Technology. </w:t>
          </w:r>
          <w:r w:rsidRPr="00E40E1B">
            <w:rPr>
              <w:rFonts w:ascii="Aptos" w:hAnsi="Aptos" w:eastAsia="Times New Roman"/>
              <w:i/>
              <w:iCs/>
              <w:color w:val="000000"/>
            </w:rPr>
            <w:t>Fashion Practice</w:t>
          </w:r>
          <w:r w:rsidRPr="00E40E1B">
            <w:rPr>
              <w:rFonts w:ascii="Aptos" w:hAnsi="Aptos" w:eastAsia="Times New Roman"/>
              <w:color w:val="000000"/>
            </w:rPr>
            <w:t xml:space="preserve"> </w:t>
          </w:r>
          <w:r w:rsidRPr="00E40E1B">
            <w:rPr>
              <w:rFonts w:ascii="Aptos" w:hAnsi="Aptos" w:eastAsia="Times New Roman"/>
              <w:b/>
              <w:bCs/>
              <w:color w:val="000000"/>
            </w:rPr>
            <w:t>16</w:t>
          </w:r>
          <w:r w:rsidRPr="00E40E1B">
            <w:rPr>
              <w:rFonts w:ascii="Aptos" w:hAnsi="Aptos" w:eastAsia="Times New Roman"/>
              <w:color w:val="000000"/>
            </w:rPr>
            <w:t>, (2024).</w:t>
          </w:r>
        </w:p>
        <w:p w:rsidRPr="00E40E1B" w:rsidR="00E40E1B" w:rsidRDefault="00E40E1B" w14:paraId="12786987" w14:textId="77777777">
          <w:pPr>
            <w:autoSpaceDE w:val="0"/>
            <w:autoSpaceDN w:val="0"/>
            <w:ind w:hanging="640"/>
            <w:divId w:val="2045250755"/>
            <w:rPr>
              <w:rFonts w:ascii="Aptos" w:hAnsi="Aptos" w:eastAsia="Times New Roman"/>
              <w:color w:val="000000"/>
            </w:rPr>
          </w:pPr>
          <w:r w:rsidRPr="00E40E1B">
            <w:rPr>
              <w:rFonts w:ascii="Aptos" w:hAnsi="Aptos" w:eastAsia="Times New Roman"/>
              <w:color w:val="000000"/>
            </w:rPr>
            <w:t>101.</w:t>
          </w:r>
          <w:r w:rsidRPr="00E40E1B">
            <w:rPr>
              <w:rFonts w:ascii="Aptos" w:hAnsi="Aptos" w:eastAsia="Times New Roman"/>
              <w:color w:val="000000"/>
            </w:rPr>
            <w:tab/>
          </w:r>
          <w:r w:rsidRPr="00E40E1B">
            <w:rPr>
              <w:rFonts w:ascii="Aptos" w:hAnsi="Aptos" w:eastAsia="Times New Roman"/>
              <w:color w:val="000000"/>
            </w:rPr>
            <w:t xml:space="preserve">Topliss, J., Lukosch, S., Coutts, E. &amp; Piumsomboon, T. Is modularity the future of haptics in XR? A systematic literature review. </w:t>
          </w:r>
          <w:r w:rsidRPr="00E40E1B">
            <w:rPr>
              <w:rFonts w:ascii="Aptos" w:hAnsi="Aptos" w:eastAsia="Times New Roman"/>
              <w:i/>
              <w:iCs/>
              <w:color w:val="000000"/>
            </w:rPr>
            <w:t>Virtual Real.</w:t>
          </w:r>
          <w:r w:rsidRPr="00E40E1B">
            <w:rPr>
              <w:rFonts w:ascii="Aptos" w:hAnsi="Aptos" w:eastAsia="Times New Roman"/>
              <w:color w:val="000000"/>
            </w:rPr>
            <w:t xml:space="preserve"> </w:t>
          </w:r>
          <w:r w:rsidRPr="00E40E1B">
            <w:rPr>
              <w:rFonts w:ascii="Aptos" w:hAnsi="Aptos" w:eastAsia="Times New Roman"/>
              <w:b/>
              <w:bCs/>
              <w:color w:val="000000"/>
            </w:rPr>
            <w:t>29</w:t>
          </w:r>
          <w:r w:rsidRPr="00E40E1B">
            <w:rPr>
              <w:rFonts w:ascii="Aptos" w:hAnsi="Aptos" w:eastAsia="Times New Roman"/>
              <w:color w:val="000000"/>
            </w:rPr>
            <w:t>, 74 (2025).</w:t>
          </w:r>
        </w:p>
        <w:p w:rsidRPr="00E40E1B" w:rsidR="00E40E1B" w:rsidRDefault="00E40E1B" w14:paraId="30751A7D" w14:textId="77777777">
          <w:pPr>
            <w:autoSpaceDE w:val="0"/>
            <w:autoSpaceDN w:val="0"/>
            <w:ind w:hanging="640"/>
            <w:divId w:val="764304788"/>
            <w:rPr>
              <w:rFonts w:ascii="Aptos" w:hAnsi="Aptos" w:eastAsia="Times New Roman"/>
              <w:color w:val="000000"/>
            </w:rPr>
          </w:pPr>
          <w:r w:rsidRPr="00E40E1B">
            <w:rPr>
              <w:rFonts w:ascii="Aptos" w:hAnsi="Aptos" w:eastAsia="Times New Roman"/>
              <w:color w:val="000000"/>
            </w:rPr>
            <w:t>102.</w:t>
          </w:r>
          <w:r w:rsidRPr="00E40E1B">
            <w:rPr>
              <w:rFonts w:ascii="Aptos" w:hAnsi="Aptos" w:eastAsia="Times New Roman"/>
              <w:color w:val="000000"/>
            </w:rPr>
            <w:tab/>
          </w:r>
          <w:r w:rsidRPr="00E40E1B">
            <w:rPr>
              <w:rFonts w:ascii="Aptos" w:hAnsi="Aptos" w:eastAsia="Times New Roman"/>
              <w:color w:val="000000"/>
            </w:rPr>
            <w:t>Kersley, A. Smell Your Way Out of the Uncanny Valley. https://www.wired.com/story/scentient-smell-virtual-reality/ (2023).</w:t>
          </w:r>
        </w:p>
        <w:p w:rsidRPr="00E40E1B" w:rsidR="00E40E1B" w:rsidRDefault="00E40E1B" w14:paraId="1785FAF7" w14:textId="77777777">
          <w:pPr>
            <w:autoSpaceDE w:val="0"/>
            <w:autoSpaceDN w:val="0"/>
            <w:ind w:hanging="640"/>
            <w:divId w:val="562837289"/>
            <w:rPr>
              <w:rFonts w:ascii="Aptos" w:hAnsi="Aptos" w:eastAsia="Times New Roman"/>
              <w:color w:val="000000"/>
            </w:rPr>
          </w:pPr>
          <w:r w:rsidRPr="00E40E1B">
            <w:rPr>
              <w:rFonts w:ascii="Aptos" w:hAnsi="Aptos" w:eastAsia="Times New Roman"/>
              <w:color w:val="000000"/>
            </w:rPr>
            <w:t>103.</w:t>
          </w:r>
          <w:r w:rsidRPr="00E40E1B">
            <w:rPr>
              <w:rFonts w:ascii="Aptos" w:hAnsi="Aptos" w:eastAsia="Times New Roman"/>
              <w:color w:val="000000"/>
            </w:rPr>
            <w:tab/>
          </w:r>
          <w:r w:rsidRPr="00E40E1B">
            <w:rPr>
              <w:rFonts w:ascii="Aptos" w:hAnsi="Aptos" w:eastAsia="Times New Roman"/>
              <w:color w:val="000000"/>
            </w:rPr>
            <w:t xml:space="preserve">Lipp, C. </w:t>
          </w:r>
          <w:r w:rsidRPr="00E40E1B">
            <w:rPr>
              <w:rFonts w:ascii="Aptos" w:hAnsi="Aptos" w:eastAsia="Times New Roman"/>
              <w:i/>
              <w:iCs/>
              <w:color w:val="000000"/>
            </w:rPr>
            <w:t>et al.</w:t>
          </w:r>
          <w:r w:rsidRPr="00E40E1B">
            <w:rPr>
              <w:rFonts w:ascii="Aptos" w:hAnsi="Aptos" w:eastAsia="Times New Roman"/>
              <w:color w:val="000000"/>
            </w:rPr>
            <w:t xml:space="preserve"> Devices for the electrical stimulation of the olfactory system: A review. </w:t>
          </w:r>
          <w:r w:rsidRPr="00E40E1B">
            <w:rPr>
              <w:rFonts w:ascii="Aptos" w:hAnsi="Aptos" w:eastAsia="Times New Roman"/>
              <w:i/>
              <w:iCs/>
              <w:color w:val="000000"/>
            </w:rPr>
            <w:t>Biosens. Bioelectron.</w:t>
          </w:r>
          <w:r w:rsidRPr="00E40E1B">
            <w:rPr>
              <w:rFonts w:ascii="Aptos" w:hAnsi="Aptos" w:eastAsia="Times New Roman"/>
              <w:color w:val="000000"/>
            </w:rPr>
            <w:t xml:space="preserve"> </w:t>
          </w:r>
          <w:r w:rsidRPr="00E40E1B">
            <w:rPr>
              <w:rFonts w:ascii="Aptos" w:hAnsi="Aptos" w:eastAsia="Times New Roman"/>
              <w:b/>
              <w:bCs/>
              <w:color w:val="000000"/>
            </w:rPr>
            <w:t>271</w:t>
          </w:r>
          <w:r w:rsidRPr="00E40E1B">
            <w:rPr>
              <w:rFonts w:ascii="Aptos" w:hAnsi="Aptos" w:eastAsia="Times New Roman"/>
              <w:color w:val="000000"/>
            </w:rPr>
            <w:t>, 117063 (2025).</w:t>
          </w:r>
        </w:p>
        <w:p w:rsidRPr="00E40E1B" w:rsidR="00E40E1B" w:rsidRDefault="00E40E1B" w14:paraId="09F98923" w14:textId="77777777">
          <w:pPr>
            <w:autoSpaceDE w:val="0"/>
            <w:autoSpaceDN w:val="0"/>
            <w:ind w:hanging="640"/>
            <w:divId w:val="1833062863"/>
            <w:rPr>
              <w:rFonts w:ascii="Aptos" w:hAnsi="Aptos" w:eastAsia="Times New Roman"/>
              <w:color w:val="000000"/>
            </w:rPr>
          </w:pPr>
          <w:r w:rsidRPr="00E40E1B">
            <w:rPr>
              <w:rFonts w:ascii="Aptos" w:hAnsi="Aptos" w:eastAsia="Times New Roman"/>
              <w:color w:val="000000"/>
            </w:rPr>
            <w:t>104.</w:t>
          </w:r>
          <w:r w:rsidRPr="00E40E1B">
            <w:rPr>
              <w:rFonts w:ascii="Aptos" w:hAnsi="Aptos" w:eastAsia="Times New Roman"/>
              <w:color w:val="000000"/>
            </w:rPr>
            <w:tab/>
          </w:r>
          <w:r w:rsidRPr="00E40E1B">
            <w:rPr>
              <w:rFonts w:ascii="Aptos" w:hAnsi="Aptos" w:eastAsia="Times New Roman"/>
              <w:color w:val="000000"/>
            </w:rPr>
            <w:t xml:space="preserve">Kim, K., Bae, J., Jin, Y. &amp; Moon, C. Odor habituation can modulate very early olfactory event-related potential. </w:t>
          </w:r>
          <w:r w:rsidRPr="00E40E1B">
            <w:rPr>
              <w:rFonts w:ascii="Aptos" w:hAnsi="Aptos" w:eastAsia="Times New Roman"/>
              <w:i/>
              <w:iCs/>
              <w:color w:val="000000"/>
            </w:rPr>
            <w:t>Sci. Rep.</w:t>
          </w:r>
          <w:r w:rsidRPr="00E40E1B">
            <w:rPr>
              <w:rFonts w:ascii="Aptos" w:hAnsi="Aptos" w:eastAsia="Times New Roman"/>
              <w:color w:val="000000"/>
            </w:rPr>
            <w:t xml:space="preserve"> </w:t>
          </w:r>
          <w:r w:rsidRPr="00E40E1B">
            <w:rPr>
              <w:rFonts w:ascii="Aptos" w:hAnsi="Aptos" w:eastAsia="Times New Roman"/>
              <w:b/>
              <w:bCs/>
              <w:color w:val="000000"/>
            </w:rPr>
            <w:t>10</w:t>
          </w:r>
          <w:r w:rsidRPr="00E40E1B">
            <w:rPr>
              <w:rFonts w:ascii="Aptos" w:hAnsi="Aptos" w:eastAsia="Times New Roman"/>
              <w:color w:val="000000"/>
            </w:rPr>
            <w:t>, 18117 (2020).</w:t>
          </w:r>
        </w:p>
        <w:p w:rsidRPr="00E40E1B" w:rsidR="00E40E1B" w:rsidRDefault="00E40E1B" w14:paraId="450EA80E" w14:textId="77777777">
          <w:pPr>
            <w:autoSpaceDE w:val="0"/>
            <w:autoSpaceDN w:val="0"/>
            <w:ind w:hanging="640"/>
            <w:divId w:val="1159731262"/>
            <w:rPr>
              <w:rFonts w:ascii="Aptos" w:hAnsi="Aptos" w:eastAsia="Times New Roman"/>
              <w:color w:val="000000"/>
            </w:rPr>
          </w:pPr>
          <w:r w:rsidRPr="00E40E1B">
            <w:rPr>
              <w:rFonts w:ascii="Aptos" w:hAnsi="Aptos" w:eastAsia="Times New Roman"/>
              <w:color w:val="000000"/>
            </w:rPr>
            <w:t>105.</w:t>
          </w:r>
          <w:r w:rsidRPr="00E40E1B">
            <w:rPr>
              <w:rFonts w:ascii="Aptos" w:hAnsi="Aptos" w:eastAsia="Times New Roman"/>
              <w:color w:val="000000"/>
            </w:rPr>
            <w:tab/>
          </w:r>
          <w:r w:rsidRPr="00E40E1B">
            <w:rPr>
              <w:rFonts w:ascii="Aptos" w:hAnsi="Aptos" w:eastAsia="Times New Roman"/>
              <w:color w:val="000000"/>
            </w:rPr>
            <w:t xml:space="preserve">Bushdid, C., Magnasco, M. O., Vosshall, L. B. &amp; Keller, A. Humans Can Discriminate More than 1 Trillion Olfactory Stimuli. </w:t>
          </w:r>
          <w:r w:rsidRPr="00E40E1B">
            <w:rPr>
              <w:rFonts w:ascii="Aptos" w:hAnsi="Aptos" w:eastAsia="Times New Roman"/>
              <w:i/>
              <w:iCs/>
              <w:color w:val="000000"/>
            </w:rPr>
            <w:t>Science (1979).</w:t>
          </w:r>
          <w:r w:rsidRPr="00E40E1B">
            <w:rPr>
              <w:rFonts w:ascii="Aptos" w:hAnsi="Aptos" w:eastAsia="Times New Roman"/>
              <w:color w:val="000000"/>
            </w:rPr>
            <w:t xml:space="preserve"> </w:t>
          </w:r>
          <w:r w:rsidRPr="00E40E1B">
            <w:rPr>
              <w:rFonts w:ascii="Aptos" w:hAnsi="Aptos" w:eastAsia="Times New Roman"/>
              <w:b/>
              <w:bCs/>
              <w:color w:val="000000"/>
            </w:rPr>
            <w:t>343</w:t>
          </w:r>
          <w:r w:rsidRPr="00E40E1B">
            <w:rPr>
              <w:rFonts w:ascii="Aptos" w:hAnsi="Aptos" w:eastAsia="Times New Roman"/>
              <w:color w:val="000000"/>
            </w:rPr>
            <w:t>, 1370–1372 (2014).</w:t>
          </w:r>
        </w:p>
        <w:p w:rsidRPr="00E40E1B" w:rsidR="00E40E1B" w:rsidRDefault="00E40E1B" w14:paraId="5E51FE98" w14:textId="77777777">
          <w:pPr>
            <w:autoSpaceDE w:val="0"/>
            <w:autoSpaceDN w:val="0"/>
            <w:ind w:hanging="640"/>
            <w:divId w:val="2071921047"/>
            <w:rPr>
              <w:rFonts w:ascii="Aptos" w:hAnsi="Aptos" w:eastAsia="Times New Roman"/>
              <w:color w:val="000000"/>
            </w:rPr>
          </w:pPr>
          <w:r w:rsidRPr="00E40E1B">
            <w:rPr>
              <w:rFonts w:ascii="Aptos" w:hAnsi="Aptos" w:eastAsia="Times New Roman"/>
              <w:color w:val="000000"/>
            </w:rPr>
            <w:t>106.</w:t>
          </w:r>
          <w:r w:rsidRPr="00E40E1B">
            <w:rPr>
              <w:rFonts w:ascii="Aptos" w:hAnsi="Aptos" w:eastAsia="Times New Roman"/>
              <w:color w:val="000000"/>
            </w:rPr>
            <w:tab/>
          </w:r>
          <w:r w:rsidRPr="00E40E1B">
            <w:rPr>
              <w:rFonts w:ascii="Aptos" w:hAnsi="Aptos" w:eastAsia="Times New Roman"/>
              <w:color w:val="000000"/>
            </w:rPr>
            <w:t xml:space="preserve">Thiele, V. </w:t>
          </w:r>
          <w:r w:rsidRPr="00E40E1B">
            <w:rPr>
              <w:rFonts w:ascii="Aptos" w:hAnsi="Aptos" w:eastAsia="Times New Roman"/>
              <w:i/>
              <w:iCs/>
              <w:color w:val="000000"/>
            </w:rPr>
            <w:t>et al.</w:t>
          </w:r>
          <w:r w:rsidRPr="00E40E1B">
            <w:rPr>
              <w:rFonts w:ascii="Aptos" w:hAnsi="Aptos" w:eastAsia="Times New Roman"/>
              <w:color w:val="000000"/>
            </w:rPr>
            <w:t xml:space="preserve"> Influence of uncomfortable environmental conditions on odor detection thresholds for n-butanol determined with a dynamic dilution olfactometer and in room air. </w:t>
          </w:r>
          <w:r w:rsidRPr="00E40E1B">
            <w:rPr>
              <w:rFonts w:ascii="Aptos" w:hAnsi="Aptos" w:eastAsia="Times New Roman"/>
              <w:i/>
              <w:iCs/>
              <w:color w:val="000000"/>
            </w:rPr>
            <w:t>Indoor Environments</w:t>
          </w:r>
          <w:r w:rsidRPr="00E40E1B">
            <w:rPr>
              <w:rFonts w:ascii="Aptos" w:hAnsi="Aptos" w:eastAsia="Times New Roman"/>
              <w:color w:val="000000"/>
            </w:rPr>
            <w:t xml:space="preserve"> </w:t>
          </w:r>
          <w:r w:rsidRPr="00E40E1B">
            <w:rPr>
              <w:rFonts w:ascii="Aptos" w:hAnsi="Aptos" w:eastAsia="Times New Roman"/>
              <w:b/>
              <w:bCs/>
              <w:color w:val="000000"/>
            </w:rPr>
            <w:t>1</w:t>
          </w:r>
          <w:r w:rsidRPr="00E40E1B">
            <w:rPr>
              <w:rFonts w:ascii="Aptos" w:hAnsi="Aptos" w:eastAsia="Times New Roman"/>
              <w:color w:val="000000"/>
            </w:rPr>
            <w:t>, 100035 (2024).</w:t>
          </w:r>
        </w:p>
        <w:p w:rsidRPr="00E40E1B" w:rsidR="00E40E1B" w:rsidRDefault="00E40E1B" w14:paraId="0AA10170" w14:textId="77777777">
          <w:pPr>
            <w:autoSpaceDE w:val="0"/>
            <w:autoSpaceDN w:val="0"/>
            <w:ind w:hanging="640"/>
            <w:divId w:val="813761007"/>
            <w:rPr>
              <w:rFonts w:ascii="Aptos" w:hAnsi="Aptos" w:eastAsia="Times New Roman"/>
              <w:color w:val="000000"/>
            </w:rPr>
          </w:pPr>
          <w:r w:rsidRPr="00E40E1B">
            <w:rPr>
              <w:rFonts w:ascii="Aptos" w:hAnsi="Aptos" w:eastAsia="Times New Roman"/>
              <w:color w:val="000000"/>
            </w:rPr>
            <w:t>107.</w:t>
          </w:r>
          <w:r w:rsidRPr="00E40E1B">
            <w:rPr>
              <w:rFonts w:ascii="Aptos" w:hAnsi="Aptos" w:eastAsia="Times New Roman"/>
              <w:color w:val="000000"/>
            </w:rPr>
            <w:tab/>
          </w:r>
          <w:r w:rsidRPr="00E40E1B">
            <w:rPr>
              <w:rFonts w:ascii="Aptos" w:hAnsi="Aptos" w:eastAsia="Times New Roman"/>
              <w:color w:val="000000"/>
            </w:rPr>
            <w:t xml:space="preserve">de Araujo, I. E., Rolls, E. T., Velazco, M. I., Margot, C. &amp; Cayeux, I. Cognitive Modulation of Olfactory Processing. </w:t>
          </w:r>
          <w:r w:rsidRPr="00E40E1B">
            <w:rPr>
              <w:rFonts w:ascii="Aptos" w:hAnsi="Aptos" w:eastAsia="Times New Roman"/>
              <w:i/>
              <w:iCs/>
              <w:color w:val="000000"/>
            </w:rPr>
            <w:t>Neuron</w:t>
          </w:r>
          <w:r w:rsidRPr="00E40E1B">
            <w:rPr>
              <w:rFonts w:ascii="Aptos" w:hAnsi="Aptos" w:eastAsia="Times New Roman"/>
              <w:color w:val="000000"/>
            </w:rPr>
            <w:t xml:space="preserve"> </w:t>
          </w:r>
          <w:r w:rsidRPr="00E40E1B">
            <w:rPr>
              <w:rFonts w:ascii="Aptos" w:hAnsi="Aptos" w:eastAsia="Times New Roman"/>
              <w:b/>
              <w:bCs/>
              <w:color w:val="000000"/>
            </w:rPr>
            <w:t>46</w:t>
          </w:r>
          <w:r w:rsidRPr="00E40E1B">
            <w:rPr>
              <w:rFonts w:ascii="Aptos" w:hAnsi="Aptos" w:eastAsia="Times New Roman"/>
              <w:color w:val="000000"/>
            </w:rPr>
            <w:t>, 671–679 (2005).</w:t>
          </w:r>
        </w:p>
        <w:p w:rsidRPr="00E40E1B" w:rsidR="00E40E1B" w:rsidRDefault="00E40E1B" w14:paraId="5DC0CE99" w14:textId="77777777">
          <w:pPr>
            <w:autoSpaceDE w:val="0"/>
            <w:autoSpaceDN w:val="0"/>
            <w:ind w:hanging="640"/>
            <w:divId w:val="1718777550"/>
            <w:rPr>
              <w:rFonts w:ascii="Aptos" w:hAnsi="Aptos" w:eastAsia="Times New Roman"/>
              <w:color w:val="000000"/>
            </w:rPr>
          </w:pPr>
          <w:r w:rsidRPr="00E40E1B">
            <w:rPr>
              <w:rFonts w:ascii="Aptos" w:hAnsi="Aptos" w:eastAsia="Times New Roman"/>
              <w:color w:val="000000"/>
            </w:rPr>
            <w:t>108.</w:t>
          </w:r>
          <w:r w:rsidRPr="00E40E1B">
            <w:rPr>
              <w:rFonts w:ascii="Aptos" w:hAnsi="Aptos" w:eastAsia="Times New Roman"/>
              <w:color w:val="000000"/>
            </w:rPr>
            <w:tab/>
          </w:r>
          <w:r w:rsidRPr="00E40E1B">
            <w:rPr>
              <w:rFonts w:ascii="Aptos" w:hAnsi="Aptos" w:eastAsia="Times New Roman"/>
              <w:color w:val="000000"/>
            </w:rPr>
            <w:t xml:space="preserve">Herz, R. S. &amp; von Clef, J. The Influence of Verbal Labeling on the Perception of Odors: Evidence for Olfactory Illusions? </w:t>
          </w:r>
          <w:r w:rsidRPr="00E40E1B">
            <w:rPr>
              <w:rFonts w:ascii="Aptos" w:hAnsi="Aptos" w:eastAsia="Times New Roman"/>
              <w:i/>
              <w:iCs/>
              <w:color w:val="000000"/>
            </w:rPr>
            <w:t>Perception</w:t>
          </w:r>
          <w:r w:rsidRPr="00E40E1B">
            <w:rPr>
              <w:rFonts w:ascii="Aptos" w:hAnsi="Aptos" w:eastAsia="Times New Roman"/>
              <w:color w:val="000000"/>
            </w:rPr>
            <w:t xml:space="preserve"> </w:t>
          </w:r>
          <w:r w:rsidRPr="00E40E1B">
            <w:rPr>
              <w:rFonts w:ascii="Aptos" w:hAnsi="Aptos" w:eastAsia="Times New Roman"/>
              <w:b/>
              <w:bCs/>
              <w:color w:val="000000"/>
            </w:rPr>
            <w:t>30</w:t>
          </w:r>
          <w:r w:rsidRPr="00E40E1B">
            <w:rPr>
              <w:rFonts w:ascii="Aptos" w:hAnsi="Aptos" w:eastAsia="Times New Roman"/>
              <w:color w:val="000000"/>
            </w:rPr>
            <w:t>, 381–391 (2001).</w:t>
          </w:r>
        </w:p>
        <w:p w:rsidRPr="00E40E1B" w:rsidR="00E40E1B" w:rsidRDefault="00E40E1B" w14:paraId="48C2A42A" w14:textId="77777777">
          <w:pPr>
            <w:autoSpaceDE w:val="0"/>
            <w:autoSpaceDN w:val="0"/>
            <w:ind w:hanging="640"/>
            <w:divId w:val="1242065827"/>
            <w:rPr>
              <w:rFonts w:ascii="Aptos" w:hAnsi="Aptos" w:eastAsia="Times New Roman"/>
              <w:color w:val="000000"/>
            </w:rPr>
          </w:pPr>
          <w:r w:rsidRPr="00E40E1B">
            <w:rPr>
              <w:rFonts w:ascii="Aptos" w:hAnsi="Aptos" w:eastAsia="Times New Roman"/>
              <w:color w:val="000000"/>
            </w:rPr>
            <w:t>109.</w:t>
          </w:r>
          <w:r w:rsidRPr="00E40E1B">
            <w:rPr>
              <w:rFonts w:ascii="Aptos" w:hAnsi="Aptos" w:eastAsia="Times New Roman"/>
              <w:color w:val="000000"/>
            </w:rPr>
            <w:tab/>
          </w:r>
          <w:r w:rsidRPr="00E40E1B">
            <w:rPr>
              <w:rFonts w:ascii="Aptos" w:hAnsi="Aptos" w:eastAsia="Times New Roman"/>
              <w:color w:val="000000"/>
            </w:rPr>
            <w:t xml:space="preserve">Caress, S. M. &amp; Steinemann, A. C. Prevalence of fragrance sensitivity in the American population. </w:t>
          </w:r>
          <w:r w:rsidRPr="00E40E1B">
            <w:rPr>
              <w:rFonts w:ascii="Aptos" w:hAnsi="Aptos" w:eastAsia="Times New Roman"/>
              <w:i/>
              <w:iCs/>
              <w:color w:val="000000"/>
            </w:rPr>
            <w:t>J. Environ. Health</w:t>
          </w:r>
          <w:r w:rsidRPr="00E40E1B">
            <w:rPr>
              <w:rFonts w:ascii="Aptos" w:hAnsi="Aptos" w:eastAsia="Times New Roman"/>
              <w:color w:val="000000"/>
            </w:rPr>
            <w:t xml:space="preserve"> </w:t>
          </w:r>
          <w:r w:rsidRPr="00E40E1B">
            <w:rPr>
              <w:rFonts w:ascii="Aptos" w:hAnsi="Aptos" w:eastAsia="Times New Roman"/>
              <w:b/>
              <w:bCs/>
              <w:color w:val="000000"/>
            </w:rPr>
            <w:t>71</w:t>
          </w:r>
          <w:r w:rsidRPr="00E40E1B">
            <w:rPr>
              <w:rFonts w:ascii="Aptos" w:hAnsi="Aptos" w:eastAsia="Times New Roman"/>
              <w:color w:val="000000"/>
            </w:rPr>
            <w:t>, 46–50 (2009).</w:t>
          </w:r>
        </w:p>
        <w:p w:rsidRPr="00E40E1B" w:rsidR="00E40E1B" w:rsidRDefault="00E40E1B" w14:paraId="6E20BE44" w14:textId="77777777">
          <w:pPr>
            <w:autoSpaceDE w:val="0"/>
            <w:autoSpaceDN w:val="0"/>
            <w:ind w:hanging="640"/>
            <w:divId w:val="279914927"/>
            <w:rPr>
              <w:rFonts w:ascii="Aptos" w:hAnsi="Aptos" w:eastAsia="Times New Roman"/>
              <w:color w:val="000000"/>
            </w:rPr>
          </w:pPr>
          <w:r w:rsidRPr="00E40E1B">
            <w:rPr>
              <w:rFonts w:ascii="Aptos" w:hAnsi="Aptos" w:eastAsia="Times New Roman"/>
              <w:color w:val="000000"/>
            </w:rPr>
            <w:t>110.</w:t>
          </w:r>
          <w:r w:rsidRPr="00E40E1B">
            <w:rPr>
              <w:rFonts w:ascii="Aptos" w:hAnsi="Aptos" w:eastAsia="Times New Roman"/>
              <w:color w:val="000000"/>
            </w:rPr>
            <w:tab/>
          </w:r>
          <w:r w:rsidRPr="00E40E1B">
            <w:rPr>
              <w:rFonts w:ascii="Aptos" w:hAnsi="Aptos" w:eastAsia="Times New Roman"/>
              <w:color w:val="000000"/>
            </w:rPr>
            <w:t>Brämerson, A., Johansson, L., Ek, L., Nordin, S. &amp; Bende, M. Prevalence of Olfactory Dysfunction: The Skövde Population</w:t>
          </w:r>
          <w:r w:rsidRPr="00E40E1B">
            <w:rPr>
              <w:rFonts w:ascii="Cambria Math" w:hAnsi="Cambria Math" w:eastAsia="Times New Roman" w:cs="Cambria Math"/>
              <w:color w:val="000000"/>
            </w:rPr>
            <w:t>‐</w:t>
          </w:r>
          <w:r w:rsidRPr="00E40E1B">
            <w:rPr>
              <w:rFonts w:ascii="Aptos" w:hAnsi="Aptos" w:eastAsia="Times New Roman"/>
              <w:color w:val="000000"/>
            </w:rPr>
            <w:t xml:space="preserve">Based Study. </w:t>
          </w:r>
          <w:r w:rsidRPr="00E40E1B">
            <w:rPr>
              <w:rFonts w:ascii="Aptos" w:hAnsi="Aptos" w:eastAsia="Times New Roman"/>
              <w:i/>
              <w:iCs/>
              <w:color w:val="000000"/>
            </w:rPr>
            <w:t>Laryngoscope</w:t>
          </w:r>
          <w:r w:rsidRPr="00E40E1B">
            <w:rPr>
              <w:rFonts w:ascii="Aptos" w:hAnsi="Aptos" w:eastAsia="Times New Roman"/>
              <w:color w:val="000000"/>
            </w:rPr>
            <w:t xml:space="preserve"> </w:t>
          </w:r>
          <w:r w:rsidRPr="00E40E1B">
            <w:rPr>
              <w:rFonts w:ascii="Aptos" w:hAnsi="Aptos" w:eastAsia="Times New Roman"/>
              <w:b/>
              <w:bCs/>
              <w:color w:val="000000"/>
            </w:rPr>
            <w:t>114</w:t>
          </w:r>
          <w:r w:rsidRPr="00E40E1B">
            <w:rPr>
              <w:rFonts w:ascii="Aptos" w:hAnsi="Aptos" w:eastAsia="Times New Roman"/>
              <w:color w:val="000000"/>
            </w:rPr>
            <w:t>, 733–737 (2004).</w:t>
          </w:r>
        </w:p>
        <w:p w:rsidRPr="00E40E1B" w:rsidR="00E40E1B" w:rsidRDefault="00E40E1B" w14:paraId="79301CD4" w14:textId="77777777">
          <w:pPr>
            <w:autoSpaceDE w:val="0"/>
            <w:autoSpaceDN w:val="0"/>
            <w:ind w:hanging="640"/>
            <w:divId w:val="253248604"/>
            <w:rPr>
              <w:rFonts w:ascii="Aptos" w:hAnsi="Aptos" w:eastAsia="Times New Roman"/>
              <w:color w:val="000000"/>
            </w:rPr>
          </w:pPr>
          <w:r w:rsidRPr="00E40E1B">
            <w:rPr>
              <w:rFonts w:ascii="Aptos" w:hAnsi="Aptos" w:eastAsia="Times New Roman"/>
              <w:color w:val="000000"/>
            </w:rPr>
            <w:t>111.</w:t>
          </w:r>
          <w:r w:rsidRPr="00E40E1B">
            <w:rPr>
              <w:rFonts w:ascii="Aptos" w:hAnsi="Aptos" w:eastAsia="Times New Roman"/>
              <w:color w:val="000000"/>
            </w:rPr>
            <w:tab/>
          </w:r>
          <w:r w:rsidRPr="00E40E1B">
            <w:rPr>
              <w:rFonts w:ascii="Aptos" w:hAnsi="Aptos" w:eastAsia="Times New Roman"/>
              <w:color w:val="000000"/>
            </w:rPr>
            <w:t xml:space="preserve">Murphy, C. Prevalence of Olfactory Impairment in Older Adults. </w:t>
          </w:r>
          <w:r w:rsidRPr="00E40E1B">
            <w:rPr>
              <w:rFonts w:ascii="Aptos" w:hAnsi="Aptos" w:eastAsia="Times New Roman"/>
              <w:i/>
              <w:iCs/>
              <w:color w:val="000000"/>
            </w:rPr>
            <w:t>JAMA</w:t>
          </w:r>
          <w:r w:rsidRPr="00E40E1B">
            <w:rPr>
              <w:rFonts w:ascii="Aptos" w:hAnsi="Aptos" w:eastAsia="Times New Roman"/>
              <w:color w:val="000000"/>
            </w:rPr>
            <w:t xml:space="preserve"> </w:t>
          </w:r>
          <w:r w:rsidRPr="00E40E1B">
            <w:rPr>
              <w:rFonts w:ascii="Aptos" w:hAnsi="Aptos" w:eastAsia="Times New Roman"/>
              <w:b/>
              <w:bCs/>
              <w:color w:val="000000"/>
            </w:rPr>
            <w:t>288</w:t>
          </w:r>
          <w:r w:rsidRPr="00E40E1B">
            <w:rPr>
              <w:rFonts w:ascii="Aptos" w:hAnsi="Aptos" w:eastAsia="Times New Roman"/>
              <w:color w:val="000000"/>
            </w:rPr>
            <w:t>, 2307 (2002).</w:t>
          </w:r>
        </w:p>
        <w:p w:rsidRPr="00E40E1B" w:rsidR="00E40E1B" w:rsidRDefault="00E40E1B" w14:paraId="45CEE109" w14:textId="77777777">
          <w:pPr>
            <w:autoSpaceDE w:val="0"/>
            <w:autoSpaceDN w:val="0"/>
            <w:ind w:hanging="640"/>
            <w:divId w:val="730084618"/>
            <w:rPr>
              <w:rFonts w:ascii="Aptos" w:hAnsi="Aptos" w:eastAsia="Times New Roman"/>
              <w:color w:val="000000"/>
            </w:rPr>
          </w:pPr>
          <w:r w:rsidRPr="00E40E1B">
            <w:rPr>
              <w:rFonts w:ascii="Aptos" w:hAnsi="Aptos" w:eastAsia="Times New Roman"/>
              <w:color w:val="000000"/>
            </w:rPr>
            <w:t>112.</w:t>
          </w:r>
          <w:r w:rsidRPr="00E40E1B">
            <w:rPr>
              <w:rFonts w:ascii="Aptos" w:hAnsi="Aptos" w:eastAsia="Times New Roman"/>
              <w:color w:val="000000"/>
            </w:rPr>
            <w:tab/>
          </w:r>
          <w:r w:rsidRPr="00E40E1B">
            <w:rPr>
              <w:rFonts w:ascii="Aptos" w:hAnsi="Aptos" w:eastAsia="Times New Roman"/>
              <w:color w:val="000000"/>
            </w:rPr>
            <w:t xml:space="preserve">Ochadleus, C., Kirby, C. &amp; Scollon, C. N. It’s awe-fully unfamiliar: The effect of familiarity on awe within a virtual reality setting. </w:t>
          </w:r>
          <w:r w:rsidRPr="00E40E1B">
            <w:rPr>
              <w:rFonts w:ascii="Aptos" w:hAnsi="Aptos" w:eastAsia="Times New Roman"/>
              <w:i/>
              <w:iCs/>
              <w:color w:val="000000"/>
            </w:rPr>
            <w:t>Front. Psychol.</w:t>
          </w:r>
          <w:r w:rsidRPr="00E40E1B">
            <w:rPr>
              <w:rFonts w:ascii="Aptos" w:hAnsi="Aptos" w:eastAsia="Times New Roman"/>
              <w:color w:val="000000"/>
            </w:rPr>
            <w:t xml:space="preserve"> </w:t>
          </w:r>
          <w:r w:rsidRPr="00E40E1B">
            <w:rPr>
              <w:rFonts w:ascii="Aptos" w:hAnsi="Aptos" w:eastAsia="Times New Roman"/>
              <w:b/>
              <w:bCs/>
              <w:color w:val="000000"/>
            </w:rPr>
            <w:t>14</w:t>
          </w:r>
          <w:r w:rsidRPr="00E40E1B">
            <w:rPr>
              <w:rFonts w:ascii="Aptos" w:hAnsi="Aptos" w:eastAsia="Times New Roman"/>
              <w:color w:val="000000"/>
            </w:rPr>
            <w:t>, (2023).</w:t>
          </w:r>
        </w:p>
        <w:p w:rsidRPr="00E40E1B" w:rsidR="00E40E1B" w:rsidRDefault="00E40E1B" w14:paraId="2C9BDF07" w14:textId="77777777">
          <w:pPr>
            <w:autoSpaceDE w:val="0"/>
            <w:autoSpaceDN w:val="0"/>
            <w:ind w:hanging="640"/>
            <w:divId w:val="611131195"/>
            <w:rPr>
              <w:rFonts w:ascii="Aptos" w:hAnsi="Aptos" w:eastAsia="Times New Roman"/>
              <w:color w:val="000000"/>
            </w:rPr>
          </w:pPr>
          <w:r w:rsidRPr="00E40E1B">
            <w:rPr>
              <w:rFonts w:ascii="Aptos" w:hAnsi="Aptos" w:eastAsia="Times New Roman"/>
              <w:color w:val="000000"/>
            </w:rPr>
            <w:t>113.</w:t>
          </w:r>
          <w:r w:rsidRPr="00E40E1B">
            <w:rPr>
              <w:rFonts w:ascii="Aptos" w:hAnsi="Aptos" w:eastAsia="Times New Roman"/>
              <w:color w:val="000000"/>
            </w:rPr>
            <w:tab/>
          </w:r>
          <w:r w:rsidRPr="00E40E1B">
            <w:rPr>
              <w:rFonts w:ascii="Aptos" w:hAnsi="Aptos" w:eastAsia="Times New Roman"/>
              <w:color w:val="000000"/>
            </w:rPr>
            <w:t xml:space="preserve">Han, E. </w:t>
          </w:r>
          <w:r w:rsidRPr="00E40E1B">
            <w:rPr>
              <w:rFonts w:ascii="Aptos" w:hAnsi="Aptos" w:eastAsia="Times New Roman"/>
              <w:i/>
              <w:iCs/>
              <w:color w:val="000000"/>
            </w:rPr>
            <w:t>et al.</w:t>
          </w:r>
          <w:r w:rsidRPr="00E40E1B">
            <w:rPr>
              <w:rFonts w:ascii="Aptos" w:hAnsi="Aptos" w:eastAsia="Times New Roman"/>
              <w:color w:val="000000"/>
            </w:rPr>
            <w:t xml:space="preserve"> The influence of spatial dimensions of virtual environments on attitudes and nonverbal behaviors during social interactions. </w:t>
          </w:r>
          <w:r w:rsidRPr="00E40E1B">
            <w:rPr>
              <w:rFonts w:ascii="Aptos" w:hAnsi="Aptos" w:eastAsia="Times New Roman"/>
              <w:i/>
              <w:iCs/>
              <w:color w:val="000000"/>
            </w:rPr>
            <w:t>J. Environ. Psychol.</w:t>
          </w:r>
          <w:r w:rsidRPr="00E40E1B">
            <w:rPr>
              <w:rFonts w:ascii="Aptos" w:hAnsi="Aptos" w:eastAsia="Times New Roman"/>
              <w:color w:val="000000"/>
            </w:rPr>
            <w:t xml:space="preserve"> </w:t>
          </w:r>
          <w:r w:rsidRPr="00E40E1B">
            <w:rPr>
              <w:rFonts w:ascii="Aptos" w:hAnsi="Aptos" w:eastAsia="Times New Roman"/>
              <w:b/>
              <w:bCs/>
              <w:color w:val="000000"/>
            </w:rPr>
            <w:t>95</w:t>
          </w:r>
          <w:r w:rsidRPr="00E40E1B">
            <w:rPr>
              <w:rFonts w:ascii="Aptos" w:hAnsi="Aptos" w:eastAsia="Times New Roman"/>
              <w:color w:val="000000"/>
            </w:rPr>
            <w:t>, 102269 (2024).</w:t>
          </w:r>
        </w:p>
        <w:p w:rsidRPr="00E40E1B" w:rsidR="00E40E1B" w:rsidRDefault="00E40E1B" w14:paraId="72C7D154" w14:textId="77777777">
          <w:pPr>
            <w:autoSpaceDE w:val="0"/>
            <w:autoSpaceDN w:val="0"/>
            <w:ind w:hanging="640"/>
            <w:divId w:val="961111920"/>
            <w:rPr>
              <w:rFonts w:ascii="Aptos" w:hAnsi="Aptos" w:eastAsia="Times New Roman"/>
              <w:color w:val="000000"/>
            </w:rPr>
          </w:pPr>
          <w:r w:rsidRPr="00E40E1B">
            <w:rPr>
              <w:rFonts w:ascii="Aptos" w:hAnsi="Aptos" w:eastAsia="Times New Roman"/>
              <w:color w:val="000000"/>
            </w:rPr>
            <w:t>114.</w:t>
          </w:r>
          <w:r w:rsidRPr="00E40E1B">
            <w:rPr>
              <w:rFonts w:ascii="Aptos" w:hAnsi="Aptos" w:eastAsia="Times New Roman"/>
              <w:color w:val="000000"/>
            </w:rPr>
            <w:tab/>
          </w:r>
          <w:r w:rsidRPr="00E40E1B">
            <w:rPr>
              <w:rFonts w:ascii="Aptos" w:hAnsi="Aptos" w:eastAsia="Times New Roman"/>
              <w:color w:val="000000"/>
            </w:rPr>
            <w:t xml:space="preserve">Chang, E., Kim, H. T. &amp; Yoo, B. Virtual Reality Sickness: A Review of Causes and Measurements. </w:t>
          </w:r>
          <w:r w:rsidRPr="00E40E1B">
            <w:rPr>
              <w:rFonts w:ascii="Aptos" w:hAnsi="Aptos" w:eastAsia="Times New Roman"/>
              <w:i/>
              <w:iCs/>
              <w:color w:val="000000"/>
            </w:rPr>
            <w:t>Int. J. Hum. Comput. Interact.</w:t>
          </w:r>
          <w:r w:rsidRPr="00E40E1B">
            <w:rPr>
              <w:rFonts w:ascii="Aptos" w:hAnsi="Aptos" w:eastAsia="Times New Roman"/>
              <w:color w:val="000000"/>
            </w:rPr>
            <w:t xml:space="preserve"> </w:t>
          </w:r>
          <w:r w:rsidRPr="00E40E1B">
            <w:rPr>
              <w:rFonts w:ascii="Aptos" w:hAnsi="Aptos" w:eastAsia="Times New Roman"/>
              <w:b/>
              <w:bCs/>
              <w:color w:val="000000"/>
            </w:rPr>
            <w:t>36</w:t>
          </w:r>
          <w:r w:rsidRPr="00E40E1B">
            <w:rPr>
              <w:rFonts w:ascii="Aptos" w:hAnsi="Aptos" w:eastAsia="Times New Roman"/>
              <w:color w:val="000000"/>
            </w:rPr>
            <w:t>, 1658–1682 (2020).</w:t>
          </w:r>
        </w:p>
        <w:p w:rsidRPr="00E40E1B" w:rsidR="00E40E1B" w:rsidRDefault="00E40E1B" w14:paraId="76B66FC9" w14:textId="77777777">
          <w:pPr>
            <w:autoSpaceDE w:val="0"/>
            <w:autoSpaceDN w:val="0"/>
            <w:ind w:hanging="640"/>
            <w:divId w:val="1280527700"/>
            <w:rPr>
              <w:rFonts w:ascii="Aptos" w:hAnsi="Aptos" w:eastAsia="Times New Roman"/>
              <w:color w:val="000000"/>
            </w:rPr>
          </w:pPr>
          <w:r w:rsidRPr="00E40E1B">
            <w:rPr>
              <w:rFonts w:ascii="Aptos" w:hAnsi="Aptos" w:eastAsia="Times New Roman"/>
              <w:color w:val="000000"/>
            </w:rPr>
            <w:t>115.</w:t>
          </w:r>
          <w:r w:rsidRPr="00E40E1B">
            <w:rPr>
              <w:rFonts w:ascii="Aptos" w:hAnsi="Aptos" w:eastAsia="Times New Roman"/>
              <w:color w:val="000000"/>
            </w:rPr>
            <w:tab/>
          </w:r>
          <w:r w:rsidRPr="00E40E1B">
            <w:rPr>
              <w:rFonts w:ascii="Aptos" w:hAnsi="Aptos" w:eastAsia="Times New Roman"/>
              <w:color w:val="000000"/>
            </w:rPr>
            <w:t xml:space="preserve">Papp, D. Here’s How That Disney 360° Treadmill Works. </w:t>
          </w:r>
          <w:r w:rsidRPr="00E40E1B">
            <w:rPr>
              <w:rFonts w:ascii="Aptos" w:hAnsi="Aptos" w:eastAsia="Times New Roman"/>
              <w:i/>
              <w:iCs/>
              <w:color w:val="000000"/>
            </w:rPr>
            <w:t>Hackaday</w:t>
          </w:r>
          <w:r w:rsidRPr="00E40E1B">
            <w:rPr>
              <w:rFonts w:ascii="Aptos" w:hAnsi="Aptos" w:eastAsia="Times New Roman"/>
              <w:color w:val="000000"/>
            </w:rPr>
            <w:t xml:space="preserve"> https://hackaday.com/2024/05/03/heres-how-that-disney-360-treadmill-works/ (2024).</w:t>
          </w:r>
        </w:p>
        <w:p w:rsidRPr="00E40E1B" w:rsidR="00E40E1B" w:rsidRDefault="00E40E1B" w14:paraId="4FEB5DFE" w14:textId="77777777">
          <w:pPr>
            <w:autoSpaceDE w:val="0"/>
            <w:autoSpaceDN w:val="0"/>
            <w:ind w:hanging="640"/>
            <w:divId w:val="2005090256"/>
            <w:rPr>
              <w:rFonts w:ascii="Aptos" w:hAnsi="Aptos" w:eastAsia="Times New Roman"/>
              <w:color w:val="000000"/>
            </w:rPr>
          </w:pPr>
          <w:r w:rsidRPr="00E40E1B">
            <w:rPr>
              <w:rFonts w:ascii="Aptos" w:hAnsi="Aptos" w:eastAsia="Times New Roman"/>
              <w:color w:val="000000"/>
            </w:rPr>
            <w:t>116.</w:t>
          </w:r>
          <w:r w:rsidRPr="00E40E1B">
            <w:rPr>
              <w:rFonts w:ascii="Aptos" w:hAnsi="Aptos" w:eastAsia="Times New Roman"/>
              <w:color w:val="000000"/>
            </w:rPr>
            <w:tab/>
          </w:r>
          <w:r w:rsidRPr="00E40E1B">
            <w:rPr>
              <w:rFonts w:ascii="Aptos" w:hAnsi="Aptos" w:eastAsia="Times New Roman"/>
              <w:color w:val="000000"/>
            </w:rPr>
            <w:t xml:space="preserve">Berg, N. A Disney Imagineer explains how they made the HoloTile floor, a magical walkway that moves in any direction. </w:t>
          </w:r>
          <w:r w:rsidRPr="00E40E1B">
            <w:rPr>
              <w:rFonts w:ascii="Aptos" w:hAnsi="Aptos" w:eastAsia="Times New Roman"/>
              <w:i/>
              <w:iCs/>
              <w:color w:val="000000"/>
            </w:rPr>
            <w:t>Fast Company</w:t>
          </w:r>
          <w:r w:rsidRPr="00E40E1B">
            <w:rPr>
              <w:rFonts w:ascii="Aptos" w:hAnsi="Aptos" w:eastAsia="Times New Roman"/>
              <w:color w:val="000000"/>
            </w:rPr>
            <w:t xml:space="preserve"> https://www.fastcompany.com/91019277/a-disney-imagineer-explains-how-they-made-the-holotile-floor-a-magical-walkway-that-moves-in-any-direction (2024).</w:t>
          </w:r>
        </w:p>
        <w:p w:rsidRPr="00E40E1B" w:rsidR="00E40E1B" w:rsidRDefault="00E40E1B" w14:paraId="1381A960" w14:textId="77777777">
          <w:pPr>
            <w:autoSpaceDE w:val="0"/>
            <w:autoSpaceDN w:val="0"/>
            <w:ind w:hanging="640"/>
            <w:divId w:val="175386009"/>
            <w:rPr>
              <w:rFonts w:ascii="Aptos" w:hAnsi="Aptos" w:eastAsia="Times New Roman"/>
              <w:color w:val="000000"/>
            </w:rPr>
          </w:pPr>
          <w:r w:rsidRPr="00E40E1B">
            <w:rPr>
              <w:rFonts w:ascii="Aptos" w:hAnsi="Aptos" w:eastAsia="Times New Roman"/>
              <w:color w:val="000000"/>
            </w:rPr>
            <w:t>117.</w:t>
          </w:r>
          <w:r w:rsidRPr="00E40E1B">
            <w:rPr>
              <w:rFonts w:ascii="Aptos" w:hAnsi="Aptos" w:eastAsia="Times New Roman"/>
              <w:color w:val="000000"/>
            </w:rPr>
            <w:tab/>
          </w:r>
          <w:r w:rsidRPr="00E40E1B">
            <w:rPr>
              <w:rFonts w:ascii="Aptos" w:hAnsi="Aptos" w:eastAsia="Times New Roman"/>
              <w:color w:val="000000"/>
            </w:rPr>
            <w:t xml:space="preserve">Slater, M., Lotto, B., Arnold, M. M. &amp; Sanchez-Vives, M. V. How we experience immersive virtual environments: the concept of presence and its measurement. </w:t>
          </w:r>
          <w:r w:rsidRPr="00E40E1B">
            <w:rPr>
              <w:rFonts w:ascii="Aptos" w:hAnsi="Aptos" w:eastAsia="Times New Roman"/>
              <w:i/>
              <w:iCs/>
              <w:color w:val="000000"/>
            </w:rPr>
            <w:t>Anuario de psicología</w:t>
          </w:r>
          <w:r w:rsidRPr="00E40E1B">
            <w:rPr>
              <w:rFonts w:ascii="Aptos" w:hAnsi="Aptos" w:eastAsia="Times New Roman"/>
              <w:color w:val="000000"/>
            </w:rPr>
            <w:t xml:space="preserve"> </w:t>
          </w:r>
          <w:r w:rsidRPr="00E40E1B">
            <w:rPr>
              <w:rFonts w:ascii="Aptos" w:hAnsi="Aptos" w:eastAsia="Times New Roman"/>
              <w:b/>
              <w:bCs/>
              <w:color w:val="000000"/>
            </w:rPr>
            <w:t>40</w:t>
          </w:r>
          <w:r w:rsidRPr="00E40E1B">
            <w:rPr>
              <w:rFonts w:ascii="Aptos" w:hAnsi="Aptos" w:eastAsia="Times New Roman"/>
              <w:color w:val="000000"/>
            </w:rPr>
            <w:t>, 193–210 (2009).</w:t>
          </w:r>
        </w:p>
        <w:p w:rsidRPr="00E40E1B" w:rsidR="00E40E1B" w:rsidRDefault="00E40E1B" w14:paraId="704B8204" w14:textId="77777777">
          <w:pPr>
            <w:autoSpaceDE w:val="0"/>
            <w:autoSpaceDN w:val="0"/>
            <w:ind w:hanging="640"/>
            <w:divId w:val="1463766389"/>
            <w:rPr>
              <w:rFonts w:ascii="Aptos" w:hAnsi="Aptos" w:eastAsia="Times New Roman"/>
              <w:color w:val="000000"/>
            </w:rPr>
          </w:pPr>
          <w:r w:rsidRPr="00E40E1B">
            <w:rPr>
              <w:rFonts w:ascii="Aptos" w:hAnsi="Aptos" w:eastAsia="Times New Roman"/>
              <w:color w:val="000000"/>
            </w:rPr>
            <w:t>118.</w:t>
          </w:r>
          <w:r w:rsidRPr="00E40E1B">
            <w:rPr>
              <w:rFonts w:ascii="Aptos" w:hAnsi="Aptos" w:eastAsia="Times New Roman"/>
              <w:color w:val="000000"/>
            </w:rPr>
            <w:tab/>
          </w:r>
          <w:r w:rsidRPr="00E40E1B">
            <w:rPr>
              <w:rFonts w:ascii="Aptos" w:hAnsi="Aptos" w:eastAsia="Times New Roman"/>
              <w:color w:val="000000"/>
            </w:rPr>
            <w:t xml:space="preserve">Suma, E. A. </w:t>
          </w:r>
          <w:r w:rsidRPr="00E40E1B">
            <w:rPr>
              <w:rFonts w:ascii="Aptos" w:hAnsi="Aptos" w:eastAsia="Times New Roman"/>
              <w:i/>
              <w:iCs/>
              <w:color w:val="000000"/>
            </w:rPr>
            <w:t>et al.</w:t>
          </w:r>
          <w:r w:rsidRPr="00E40E1B">
            <w:rPr>
              <w:rFonts w:ascii="Aptos" w:hAnsi="Aptos" w:eastAsia="Times New Roman"/>
              <w:color w:val="000000"/>
            </w:rPr>
            <w:t xml:space="preserve"> Leveraging change blindness for redirection in virtual environments. in </w:t>
          </w:r>
          <w:r w:rsidRPr="00E40E1B">
            <w:rPr>
              <w:rFonts w:ascii="Aptos" w:hAnsi="Aptos" w:eastAsia="Times New Roman"/>
              <w:i/>
              <w:iCs/>
              <w:color w:val="000000"/>
            </w:rPr>
            <w:t>2011 IEEE Virtual Reality Conference</w:t>
          </w:r>
          <w:r w:rsidRPr="00E40E1B">
            <w:rPr>
              <w:rFonts w:ascii="Aptos" w:hAnsi="Aptos" w:eastAsia="Times New Roman"/>
              <w:color w:val="000000"/>
            </w:rPr>
            <w:t xml:space="preserve"> 159–166 (IEEE, 2011). doi:10.1109/VR.2011.5759455.</w:t>
          </w:r>
        </w:p>
        <w:p w:rsidRPr="00E40E1B" w:rsidR="00E40E1B" w:rsidRDefault="00E40E1B" w14:paraId="1BC7D1DC" w14:textId="77777777">
          <w:pPr>
            <w:autoSpaceDE w:val="0"/>
            <w:autoSpaceDN w:val="0"/>
            <w:ind w:hanging="640"/>
            <w:divId w:val="149685796"/>
            <w:rPr>
              <w:rFonts w:ascii="Aptos" w:hAnsi="Aptos" w:eastAsia="Times New Roman"/>
              <w:color w:val="000000"/>
            </w:rPr>
          </w:pPr>
          <w:r w:rsidRPr="00E40E1B">
            <w:rPr>
              <w:rFonts w:ascii="Aptos" w:hAnsi="Aptos" w:eastAsia="Times New Roman"/>
              <w:color w:val="000000"/>
            </w:rPr>
            <w:t>119.</w:t>
          </w:r>
          <w:r w:rsidRPr="00E40E1B">
            <w:rPr>
              <w:rFonts w:ascii="Aptos" w:hAnsi="Aptos" w:eastAsia="Times New Roman"/>
              <w:color w:val="000000"/>
            </w:rPr>
            <w:tab/>
          </w:r>
          <w:r w:rsidRPr="00E40E1B">
            <w:rPr>
              <w:rFonts w:ascii="Aptos" w:hAnsi="Aptos" w:eastAsia="Times New Roman"/>
              <w:color w:val="000000"/>
            </w:rPr>
            <w:t xml:space="preserve">Suma, E. A., Lipps, Z., Finkelstein, S., Krum, D. M. &amp; Bolas, M. Impossible Spaces: Maximizing Natural Walking in Virtual Environments with Self-Overlapping Architecture. </w:t>
          </w:r>
          <w:r w:rsidRPr="00E40E1B">
            <w:rPr>
              <w:rFonts w:ascii="Aptos" w:hAnsi="Aptos" w:eastAsia="Times New Roman"/>
              <w:i/>
              <w:iCs/>
              <w:color w:val="000000"/>
            </w:rPr>
            <w:t>IEEE Trans. Vis. Comput. Graph.</w:t>
          </w:r>
          <w:r w:rsidRPr="00E40E1B">
            <w:rPr>
              <w:rFonts w:ascii="Aptos" w:hAnsi="Aptos" w:eastAsia="Times New Roman"/>
              <w:color w:val="000000"/>
            </w:rPr>
            <w:t xml:space="preserve"> </w:t>
          </w:r>
          <w:r w:rsidRPr="00E40E1B">
            <w:rPr>
              <w:rFonts w:ascii="Aptos" w:hAnsi="Aptos" w:eastAsia="Times New Roman"/>
              <w:b/>
              <w:bCs/>
              <w:color w:val="000000"/>
            </w:rPr>
            <w:t>18</w:t>
          </w:r>
          <w:r w:rsidRPr="00E40E1B">
            <w:rPr>
              <w:rFonts w:ascii="Aptos" w:hAnsi="Aptos" w:eastAsia="Times New Roman"/>
              <w:color w:val="000000"/>
            </w:rPr>
            <w:t>, 555–564 (2012).</w:t>
          </w:r>
        </w:p>
        <w:p w:rsidRPr="00E40E1B" w:rsidR="00E40E1B" w:rsidRDefault="00E40E1B" w14:paraId="5BCAA8E1" w14:textId="77777777">
          <w:pPr>
            <w:autoSpaceDE w:val="0"/>
            <w:autoSpaceDN w:val="0"/>
            <w:ind w:hanging="640"/>
            <w:divId w:val="537620509"/>
            <w:rPr>
              <w:rFonts w:ascii="Aptos" w:hAnsi="Aptos" w:eastAsia="Times New Roman"/>
              <w:color w:val="000000"/>
            </w:rPr>
          </w:pPr>
          <w:r w:rsidRPr="00E40E1B">
            <w:rPr>
              <w:rFonts w:ascii="Aptos" w:hAnsi="Aptos" w:eastAsia="Times New Roman"/>
              <w:color w:val="000000"/>
            </w:rPr>
            <w:t>120.</w:t>
          </w:r>
          <w:r w:rsidRPr="00E40E1B">
            <w:rPr>
              <w:rFonts w:ascii="Aptos" w:hAnsi="Aptos" w:eastAsia="Times New Roman"/>
              <w:color w:val="000000"/>
            </w:rPr>
            <w:tab/>
          </w:r>
          <w:r w:rsidRPr="00E40E1B">
            <w:rPr>
              <w:rFonts w:ascii="Aptos" w:hAnsi="Aptos" w:eastAsia="Times New Roman"/>
              <w:color w:val="000000"/>
            </w:rPr>
            <w:t xml:space="preserve">Chang, E., Kim, H. T. &amp; Yoo, B. Virtual Reality Sickness: A Review of Causes and Measurements. </w:t>
          </w:r>
          <w:r w:rsidRPr="00E40E1B">
            <w:rPr>
              <w:rFonts w:ascii="Aptos" w:hAnsi="Aptos" w:eastAsia="Times New Roman"/>
              <w:i/>
              <w:iCs/>
              <w:color w:val="000000"/>
            </w:rPr>
            <w:t>Int. J. Hum. Comput. Interact.</w:t>
          </w:r>
          <w:r w:rsidRPr="00E40E1B">
            <w:rPr>
              <w:rFonts w:ascii="Aptos" w:hAnsi="Aptos" w:eastAsia="Times New Roman"/>
              <w:color w:val="000000"/>
            </w:rPr>
            <w:t xml:space="preserve"> </w:t>
          </w:r>
          <w:r w:rsidRPr="00E40E1B">
            <w:rPr>
              <w:rFonts w:ascii="Aptos" w:hAnsi="Aptos" w:eastAsia="Times New Roman"/>
              <w:b/>
              <w:bCs/>
              <w:color w:val="000000"/>
            </w:rPr>
            <w:t>36</w:t>
          </w:r>
          <w:r w:rsidRPr="00E40E1B">
            <w:rPr>
              <w:rFonts w:ascii="Aptos" w:hAnsi="Aptos" w:eastAsia="Times New Roman"/>
              <w:color w:val="000000"/>
            </w:rPr>
            <w:t>, 1658–1682 (2020).</w:t>
          </w:r>
        </w:p>
        <w:p w:rsidRPr="00E40E1B" w:rsidR="00E40E1B" w:rsidRDefault="00E40E1B" w14:paraId="08BDB647" w14:textId="77777777">
          <w:pPr>
            <w:autoSpaceDE w:val="0"/>
            <w:autoSpaceDN w:val="0"/>
            <w:ind w:hanging="640"/>
            <w:divId w:val="1696809697"/>
            <w:rPr>
              <w:rFonts w:ascii="Aptos" w:hAnsi="Aptos" w:eastAsia="Times New Roman"/>
              <w:color w:val="000000"/>
            </w:rPr>
          </w:pPr>
          <w:r w:rsidRPr="00E40E1B">
            <w:rPr>
              <w:rFonts w:ascii="Aptos" w:hAnsi="Aptos" w:eastAsia="Times New Roman"/>
              <w:color w:val="000000"/>
            </w:rPr>
            <w:t>121.</w:t>
          </w:r>
          <w:r w:rsidRPr="00E40E1B">
            <w:rPr>
              <w:rFonts w:ascii="Aptos" w:hAnsi="Aptos" w:eastAsia="Times New Roman"/>
              <w:color w:val="000000"/>
            </w:rPr>
            <w:tab/>
          </w:r>
          <w:r w:rsidRPr="00E40E1B">
            <w:rPr>
              <w:rFonts w:ascii="Aptos" w:hAnsi="Aptos" w:eastAsia="Times New Roman"/>
              <w:color w:val="000000"/>
            </w:rPr>
            <w:t xml:space="preserve">Hall, E. T. &amp; Hall, E. T. </w:t>
          </w:r>
          <w:r w:rsidRPr="00E40E1B">
            <w:rPr>
              <w:rFonts w:ascii="Aptos" w:hAnsi="Aptos" w:eastAsia="Times New Roman"/>
              <w:i/>
              <w:iCs/>
              <w:color w:val="000000"/>
            </w:rPr>
            <w:t>The Hidden Dimension</w:t>
          </w:r>
          <w:r w:rsidRPr="00E40E1B">
            <w:rPr>
              <w:rFonts w:ascii="Aptos" w:hAnsi="Aptos" w:eastAsia="Times New Roman"/>
              <w:color w:val="000000"/>
            </w:rPr>
            <w:t>. vol. 609 (Anchor, 1966).</w:t>
          </w:r>
        </w:p>
        <w:p w:rsidRPr="00E40E1B" w:rsidR="00E40E1B" w:rsidRDefault="00E40E1B" w14:paraId="710682E7" w14:textId="77777777">
          <w:pPr>
            <w:autoSpaceDE w:val="0"/>
            <w:autoSpaceDN w:val="0"/>
            <w:ind w:hanging="640"/>
            <w:divId w:val="2000425759"/>
            <w:rPr>
              <w:rFonts w:ascii="Aptos" w:hAnsi="Aptos" w:eastAsia="Times New Roman"/>
              <w:color w:val="000000"/>
            </w:rPr>
          </w:pPr>
          <w:r w:rsidRPr="00E40E1B">
            <w:rPr>
              <w:rFonts w:ascii="Aptos" w:hAnsi="Aptos" w:eastAsia="Times New Roman"/>
              <w:color w:val="000000"/>
            </w:rPr>
            <w:t>122.</w:t>
          </w:r>
          <w:r w:rsidRPr="00E40E1B">
            <w:rPr>
              <w:rFonts w:ascii="Aptos" w:hAnsi="Aptos" w:eastAsia="Times New Roman"/>
              <w:color w:val="000000"/>
            </w:rPr>
            <w:tab/>
          </w:r>
          <w:r w:rsidRPr="00E40E1B">
            <w:rPr>
              <w:rFonts w:ascii="Aptos" w:hAnsi="Aptos" w:eastAsia="Times New Roman"/>
              <w:color w:val="000000"/>
            </w:rPr>
            <w:t xml:space="preserve">Sorokowska, A. </w:t>
          </w:r>
          <w:r w:rsidRPr="00E40E1B">
            <w:rPr>
              <w:rFonts w:ascii="Aptos" w:hAnsi="Aptos" w:eastAsia="Times New Roman"/>
              <w:i/>
              <w:iCs/>
              <w:color w:val="000000"/>
            </w:rPr>
            <w:t>et al.</w:t>
          </w:r>
          <w:r w:rsidRPr="00E40E1B">
            <w:rPr>
              <w:rFonts w:ascii="Aptos" w:hAnsi="Aptos" w:eastAsia="Times New Roman"/>
              <w:color w:val="000000"/>
            </w:rPr>
            <w:t xml:space="preserve"> Preferred Interpersonal Distances: A Global Comparison. </w:t>
          </w:r>
          <w:r w:rsidRPr="00E40E1B">
            <w:rPr>
              <w:rFonts w:ascii="Aptos" w:hAnsi="Aptos" w:eastAsia="Times New Roman"/>
              <w:i/>
              <w:iCs/>
              <w:color w:val="000000"/>
            </w:rPr>
            <w:t>J. Cross. Cult. Psychol.</w:t>
          </w:r>
          <w:r w:rsidRPr="00E40E1B">
            <w:rPr>
              <w:rFonts w:ascii="Aptos" w:hAnsi="Aptos" w:eastAsia="Times New Roman"/>
              <w:color w:val="000000"/>
            </w:rPr>
            <w:t xml:space="preserve"> </w:t>
          </w:r>
          <w:r w:rsidRPr="00E40E1B">
            <w:rPr>
              <w:rFonts w:ascii="Aptos" w:hAnsi="Aptos" w:eastAsia="Times New Roman"/>
              <w:b/>
              <w:bCs/>
              <w:color w:val="000000"/>
            </w:rPr>
            <w:t>48</w:t>
          </w:r>
          <w:r w:rsidRPr="00E40E1B">
            <w:rPr>
              <w:rFonts w:ascii="Aptos" w:hAnsi="Aptos" w:eastAsia="Times New Roman"/>
              <w:color w:val="000000"/>
            </w:rPr>
            <w:t>, (2017).</w:t>
          </w:r>
        </w:p>
        <w:p w:rsidRPr="00E40E1B" w:rsidR="00E40E1B" w:rsidRDefault="00E40E1B" w14:paraId="21D8D234" w14:textId="77777777">
          <w:pPr>
            <w:autoSpaceDE w:val="0"/>
            <w:autoSpaceDN w:val="0"/>
            <w:ind w:hanging="640"/>
            <w:divId w:val="838278771"/>
            <w:rPr>
              <w:rFonts w:ascii="Aptos" w:hAnsi="Aptos" w:eastAsia="Times New Roman"/>
              <w:color w:val="000000"/>
            </w:rPr>
          </w:pPr>
          <w:r w:rsidRPr="00E40E1B">
            <w:rPr>
              <w:rFonts w:ascii="Aptos" w:hAnsi="Aptos" w:eastAsia="Times New Roman"/>
              <w:color w:val="000000"/>
            </w:rPr>
            <w:t>123.</w:t>
          </w:r>
          <w:r w:rsidRPr="00E40E1B">
            <w:rPr>
              <w:rFonts w:ascii="Aptos" w:hAnsi="Aptos" w:eastAsia="Times New Roman"/>
              <w:color w:val="000000"/>
            </w:rPr>
            <w:tab/>
          </w:r>
          <w:r w:rsidRPr="00E40E1B">
            <w:rPr>
              <w:rFonts w:ascii="Aptos" w:hAnsi="Aptos" w:eastAsia="Times New Roman"/>
              <w:color w:val="000000"/>
            </w:rPr>
            <w:t xml:space="preserve">Bailenson, J. N., Blascovich, J., Beall, A. C. &amp; Loomis, J. M. Interpersonal distance in immersive virtual environments. </w:t>
          </w:r>
          <w:r w:rsidRPr="00E40E1B">
            <w:rPr>
              <w:rFonts w:ascii="Aptos" w:hAnsi="Aptos" w:eastAsia="Times New Roman"/>
              <w:i/>
              <w:iCs/>
              <w:color w:val="000000"/>
            </w:rPr>
            <w:t>Personality and Social Psychology Bulletin</w:t>
          </w:r>
          <w:r w:rsidRPr="00E40E1B">
            <w:rPr>
              <w:rFonts w:ascii="Aptos" w:hAnsi="Aptos" w:eastAsia="Times New Roman"/>
              <w:color w:val="000000"/>
            </w:rPr>
            <w:t xml:space="preserve"> vol. 29 Preprint at https://doi.org/10.1177/0146167203029007002 (2003).</w:t>
          </w:r>
        </w:p>
        <w:p w:rsidRPr="00E40E1B" w:rsidR="00E40E1B" w:rsidRDefault="00E40E1B" w14:paraId="1604D927" w14:textId="77777777">
          <w:pPr>
            <w:autoSpaceDE w:val="0"/>
            <w:autoSpaceDN w:val="0"/>
            <w:ind w:hanging="640"/>
            <w:divId w:val="236015372"/>
            <w:rPr>
              <w:rFonts w:ascii="Aptos" w:hAnsi="Aptos" w:eastAsia="Times New Roman"/>
              <w:color w:val="000000"/>
            </w:rPr>
          </w:pPr>
          <w:r w:rsidRPr="00E40E1B">
            <w:rPr>
              <w:rFonts w:ascii="Aptos" w:hAnsi="Aptos" w:eastAsia="Times New Roman"/>
              <w:color w:val="000000"/>
            </w:rPr>
            <w:t>124.</w:t>
          </w:r>
          <w:r w:rsidRPr="00E40E1B">
            <w:rPr>
              <w:rFonts w:ascii="Aptos" w:hAnsi="Aptos" w:eastAsia="Times New Roman"/>
              <w:color w:val="000000"/>
            </w:rPr>
            <w:tab/>
          </w:r>
          <w:r w:rsidRPr="00E40E1B">
            <w:rPr>
              <w:rFonts w:ascii="Aptos" w:hAnsi="Aptos" w:eastAsia="Times New Roman"/>
              <w:color w:val="000000"/>
            </w:rPr>
            <w:t xml:space="preserve">Serino, A. Peripersonal space (PPS) as a multisensory interface between the individual and the environment, defining the space of the self. </w:t>
          </w:r>
          <w:r w:rsidRPr="00E40E1B">
            <w:rPr>
              <w:rFonts w:ascii="Aptos" w:hAnsi="Aptos" w:eastAsia="Times New Roman"/>
              <w:i/>
              <w:iCs/>
              <w:color w:val="000000"/>
            </w:rPr>
            <w:t>Neuroscience and Biobehavioral Reviews</w:t>
          </w:r>
          <w:r w:rsidRPr="00E40E1B">
            <w:rPr>
              <w:rFonts w:ascii="Aptos" w:hAnsi="Aptos" w:eastAsia="Times New Roman"/>
              <w:color w:val="000000"/>
            </w:rPr>
            <w:t xml:space="preserve"> vol. 99 Preprint at https://doi.org/10.1016/j.neubiorev.2019.01.016 (2019).</w:t>
          </w:r>
        </w:p>
        <w:p w:rsidRPr="00E40E1B" w:rsidR="00E40E1B" w:rsidRDefault="00E40E1B" w14:paraId="530B72DA" w14:textId="77777777">
          <w:pPr>
            <w:autoSpaceDE w:val="0"/>
            <w:autoSpaceDN w:val="0"/>
            <w:ind w:hanging="640"/>
            <w:divId w:val="1706907805"/>
            <w:rPr>
              <w:rFonts w:ascii="Aptos" w:hAnsi="Aptos" w:eastAsia="Times New Roman"/>
              <w:color w:val="000000"/>
            </w:rPr>
          </w:pPr>
          <w:r w:rsidRPr="00E40E1B">
            <w:rPr>
              <w:rFonts w:ascii="Aptos" w:hAnsi="Aptos" w:eastAsia="Times New Roman"/>
              <w:color w:val="000000"/>
            </w:rPr>
            <w:t>125.</w:t>
          </w:r>
          <w:r w:rsidRPr="00E40E1B">
            <w:rPr>
              <w:rFonts w:ascii="Aptos" w:hAnsi="Aptos" w:eastAsia="Times New Roman"/>
              <w:color w:val="000000"/>
            </w:rPr>
            <w:tab/>
          </w:r>
          <w:r w:rsidRPr="00E40E1B">
            <w:rPr>
              <w:rFonts w:ascii="Aptos" w:hAnsi="Aptos" w:eastAsia="Times New Roman"/>
              <w:color w:val="000000"/>
            </w:rPr>
            <w:t xml:space="preserve">Holmes, N. P. &amp; Spence, C. The body schema and multisensory representation(s) of peripersonal space. </w:t>
          </w:r>
          <w:r w:rsidRPr="00E40E1B">
            <w:rPr>
              <w:rFonts w:ascii="Aptos" w:hAnsi="Aptos" w:eastAsia="Times New Roman"/>
              <w:i/>
              <w:iCs/>
              <w:color w:val="000000"/>
            </w:rPr>
            <w:t>Cogn. Process.</w:t>
          </w:r>
          <w:r w:rsidRPr="00E40E1B">
            <w:rPr>
              <w:rFonts w:ascii="Aptos" w:hAnsi="Aptos" w:eastAsia="Times New Roman"/>
              <w:color w:val="000000"/>
            </w:rPr>
            <w:t xml:space="preserve"> </w:t>
          </w:r>
          <w:r w:rsidRPr="00E40E1B">
            <w:rPr>
              <w:rFonts w:ascii="Aptos" w:hAnsi="Aptos" w:eastAsia="Times New Roman"/>
              <w:b/>
              <w:bCs/>
              <w:color w:val="000000"/>
            </w:rPr>
            <w:t>5</w:t>
          </w:r>
          <w:r w:rsidRPr="00E40E1B">
            <w:rPr>
              <w:rFonts w:ascii="Aptos" w:hAnsi="Aptos" w:eastAsia="Times New Roman"/>
              <w:color w:val="000000"/>
            </w:rPr>
            <w:t>, (2004).</w:t>
          </w:r>
        </w:p>
        <w:p w:rsidRPr="00E40E1B" w:rsidR="00E40E1B" w:rsidRDefault="00E40E1B" w14:paraId="7941EC2F" w14:textId="77777777">
          <w:pPr>
            <w:autoSpaceDE w:val="0"/>
            <w:autoSpaceDN w:val="0"/>
            <w:ind w:hanging="640"/>
            <w:divId w:val="2122415424"/>
            <w:rPr>
              <w:rFonts w:ascii="Aptos" w:hAnsi="Aptos" w:eastAsia="Times New Roman"/>
              <w:color w:val="000000"/>
            </w:rPr>
          </w:pPr>
          <w:r w:rsidRPr="00E40E1B">
            <w:rPr>
              <w:rFonts w:ascii="Aptos" w:hAnsi="Aptos" w:eastAsia="Times New Roman"/>
              <w:color w:val="000000"/>
            </w:rPr>
            <w:t>126.</w:t>
          </w:r>
          <w:r w:rsidRPr="00E40E1B">
            <w:rPr>
              <w:rFonts w:ascii="Aptos" w:hAnsi="Aptos" w:eastAsia="Times New Roman"/>
              <w:color w:val="000000"/>
            </w:rPr>
            <w:tab/>
          </w:r>
          <w:r w:rsidRPr="00E40E1B">
            <w:rPr>
              <w:rFonts w:ascii="Aptos" w:hAnsi="Aptos" w:eastAsia="Times New Roman"/>
              <w:color w:val="000000"/>
            </w:rPr>
            <w:t xml:space="preserve">Woods, A. T., Whittaker, L., Verhulst, I., Bennett, J. &amp; Dalton, P. The Impact of an Audience on the Appeal of Virtual Reality. </w:t>
          </w:r>
          <w:r w:rsidRPr="00E40E1B">
            <w:rPr>
              <w:rFonts w:ascii="Aptos" w:hAnsi="Aptos" w:eastAsia="Times New Roman"/>
              <w:i/>
              <w:iCs/>
              <w:color w:val="000000"/>
            </w:rPr>
            <w:t>Front. Virtual Real.</w:t>
          </w:r>
          <w:r w:rsidRPr="00E40E1B">
            <w:rPr>
              <w:rFonts w:ascii="Aptos" w:hAnsi="Aptos" w:eastAsia="Times New Roman"/>
              <w:color w:val="000000"/>
            </w:rPr>
            <w:t xml:space="preserve"> </w:t>
          </w:r>
          <w:r w:rsidRPr="00E40E1B">
            <w:rPr>
              <w:rFonts w:ascii="Aptos" w:hAnsi="Aptos" w:eastAsia="Times New Roman"/>
              <w:b/>
              <w:bCs/>
              <w:color w:val="000000"/>
            </w:rPr>
            <w:t>2</w:t>
          </w:r>
          <w:r w:rsidRPr="00E40E1B">
            <w:rPr>
              <w:rFonts w:ascii="Aptos" w:hAnsi="Aptos" w:eastAsia="Times New Roman"/>
              <w:color w:val="000000"/>
            </w:rPr>
            <w:t>, (2022).</w:t>
          </w:r>
        </w:p>
        <w:p w:rsidRPr="00E40E1B" w:rsidR="00E40E1B" w:rsidRDefault="00E40E1B" w14:paraId="710EC2DA" w14:textId="77777777">
          <w:pPr>
            <w:autoSpaceDE w:val="0"/>
            <w:autoSpaceDN w:val="0"/>
            <w:ind w:hanging="640"/>
            <w:divId w:val="1589919124"/>
            <w:rPr>
              <w:rFonts w:ascii="Aptos" w:hAnsi="Aptos" w:eastAsia="Times New Roman"/>
              <w:color w:val="000000"/>
            </w:rPr>
          </w:pPr>
          <w:r w:rsidRPr="00E40E1B">
            <w:rPr>
              <w:rFonts w:ascii="Aptos" w:hAnsi="Aptos" w:eastAsia="Times New Roman"/>
              <w:color w:val="000000"/>
            </w:rPr>
            <w:t>127.</w:t>
          </w:r>
          <w:r w:rsidRPr="00E40E1B">
            <w:rPr>
              <w:rFonts w:ascii="Aptos" w:hAnsi="Aptos" w:eastAsia="Times New Roman"/>
              <w:color w:val="000000"/>
            </w:rPr>
            <w:tab/>
          </w:r>
          <w:r w:rsidRPr="00E40E1B">
            <w:rPr>
              <w:rFonts w:ascii="Aptos" w:hAnsi="Aptos" w:eastAsia="Times New Roman"/>
              <w:color w:val="000000"/>
            </w:rPr>
            <w:t xml:space="preserve">Greenwood, B. M. &amp; Garfinkel, S. N. Interoceptive Mechanisms and Emotional Processing. </w:t>
          </w:r>
          <w:r w:rsidRPr="00E40E1B">
            <w:rPr>
              <w:rFonts w:ascii="Aptos" w:hAnsi="Aptos" w:eastAsia="Times New Roman"/>
              <w:i/>
              <w:iCs/>
              <w:color w:val="000000"/>
            </w:rPr>
            <w:t>Annu. Rev. Psychol.</w:t>
          </w:r>
          <w:r w:rsidRPr="00E40E1B">
            <w:rPr>
              <w:rFonts w:ascii="Aptos" w:hAnsi="Aptos" w:eastAsia="Times New Roman"/>
              <w:color w:val="000000"/>
            </w:rPr>
            <w:t xml:space="preserve"> </w:t>
          </w:r>
          <w:r w:rsidRPr="00E40E1B">
            <w:rPr>
              <w:rFonts w:ascii="Aptos" w:hAnsi="Aptos" w:eastAsia="Times New Roman"/>
              <w:b/>
              <w:bCs/>
              <w:color w:val="000000"/>
            </w:rPr>
            <w:t>76</w:t>
          </w:r>
          <w:r w:rsidRPr="00E40E1B">
            <w:rPr>
              <w:rFonts w:ascii="Aptos" w:hAnsi="Aptos" w:eastAsia="Times New Roman"/>
              <w:color w:val="000000"/>
            </w:rPr>
            <w:t>, 59–86 (2025).</w:t>
          </w:r>
        </w:p>
        <w:p w:rsidRPr="00E40E1B" w:rsidR="00E40E1B" w:rsidRDefault="00E40E1B" w14:paraId="5E562818" w14:textId="77777777">
          <w:pPr>
            <w:autoSpaceDE w:val="0"/>
            <w:autoSpaceDN w:val="0"/>
            <w:ind w:hanging="640"/>
            <w:divId w:val="1515531953"/>
            <w:rPr>
              <w:rFonts w:ascii="Aptos" w:hAnsi="Aptos" w:eastAsia="Times New Roman"/>
              <w:color w:val="000000"/>
            </w:rPr>
          </w:pPr>
          <w:r w:rsidRPr="00E40E1B">
            <w:rPr>
              <w:rFonts w:ascii="Aptos" w:hAnsi="Aptos" w:eastAsia="Times New Roman"/>
              <w:color w:val="000000"/>
            </w:rPr>
            <w:t>128.</w:t>
          </w:r>
          <w:r w:rsidRPr="00E40E1B">
            <w:rPr>
              <w:rFonts w:ascii="Aptos" w:hAnsi="Aptos" w:eastAsia="Times New Roman"/>
              <w:color w:val="000000"/>
            </w:rPr>
            <w:tab/>
          </w:r>
          <w:r w:rsidRPr="00E40E1B">
            <w:rPr>
              <w:rFonts w:ascii="Aptos" w:hAnsi="Aptos" w:eastAsia="Times New Roman"/>
              <w:color w:val="000000"/>
            </w:rPr>
            <w:t xml:space="preserve">Yu, Z., Peng, W., Li, X., Hong, X. &amp; Zhao, G. Remote Heart Rate Measurement From Highly Compressed Facial Videos: An End-to-End Deep Learning Solution With Video Enhancement. in </w:t>
          </w:r>
          <w:r w:rsidRPr="00E40E1B">
            <w:rPr>
              <w:rFonts w:ascii="Aptos" w:hAnsi="Aptos" w:eastAsia="Times New Roman"/>
              <w:i/>
              <w:iCs/>
              <w:color w:val="000000"/>
            </w:rPr>
            <w:t>2019 IEEE/CVF International Conference on Computer Vision (ICCV)</w:t>
          </w:r>
          <w:r w:rsidRPr="00E40E1B">
            <w:rPr>
              <w:rFonts w:ascii="Aptos" w:hAnsi="Aptos" w:eastAsia="Times New Roman"/>
              <w:color w:val="000000"/>
            </w:rPr>
            <w:t xml:space="preserve"> 151–160 (IEEE, 2019). doi:10.1109/ICCV.2019.00024.</w:t>
          </w:r>
        </w:p>
        <w:p w:rsidRPr="00E40E1B" w:rsidR="00E40E1B" w:rsidRDefault="00E40E1B" w14:paraId="2A4D0726" w14:textId="77777777">
          <w:pPr>
            <w:autoSpaceDE w:val="0"/>
            <w:autoSpaceDN w:val="0"/>
            <w:ind w:hanging="640"/>
            <w:divId w:val="1382827347"/>
            <w:rPr>
              <w:rFonts w:ascii="Aptos" w:hAnsi="Aptos" w:eastAsia="Times New Roman"/>
              <w:color w:val="000000"/>
            </w:rPr>
          </w:pPr>
          <w:r w:rsidRPr="00E40E1B">
            <w:rPr>
              <w:rFonts w:ascii="Aptos" w:hAnsi="Aptos" w:eastAsia="Times New Roman"/>
              <w:color w:val="000000"/>
            </w:rPr>
            <w:t>129.</w:t>
          </w:r>
          <w:r w:rsidRPr="00E40E1B">
            <w:rPr>
              <w:rFonts w:ascii="Aptos" w:hAnsi="Aptos" w:eastAsia="Times New Roman"/>
              <w:color w:val="000000"/>
            </w:rPr>
            <w:tab/>
          </w:r>
          <w:r w:rsidRPr="00E40E1B">
            <w:rPr>
              <w:rFonts w:ascii="Aptos" w:hAnsi="Aptos" w:eastAsia="Times New Roman"/>
              <w:color w:val="000000"/>
            </w:rPr>
            <w:t xml:space="preserve">Di Lernia, D., Finotti, G., Tsakiris, M., Riva, G. &amp; Naber, M. Remote photoplethysmography (rPPG) in the wild: Remote heart rate imaging via online webcams. </w:t>
          </w:r>
          <w:r w:rsidRPr="00E40E1B">
            <w:rPr>
              <w:rFonts w:ascii="Aptos" w:hAnsi="Aptos" w:eastAsia="Times New Roman"/>
              <w:i/>
              <w:iCs/>
              <w:color w:val="000000"/>
            </w:rPr>
            <w:t>Behav. Res. Methods</w:t>
          </w:r>
          <w:r w:rsidRPr="00E40E1B">
            <w:rPr>
              <w:rFonts w:ascii="Aptos" w:hAnsi="Aptos" w:eastAsia="Times New Roman"/>
              <w:color w:val="000000"/>
            </w:rPr>
            <w:t xml:space="preserve"> </w:t>
          </w:r>
          <w:r w:rsidRPr="00E40E1B">
            <w:rPr>
              <w:rFonts w:ascii="Aptos" w:hAnsi="Aptos" w:eastAsia="Times New Roman"/>
              <w:b/>
              <w:bCs/>
              <w:color w:val="000000"/>
            </w:rPr>
            <w:t>56</w:t>
          </w:r>
          <w:r w:rsidRPr="00E40E1B">
            <w:rPr>
              <w:rFonts w:ascii="Aptos" w:hAnsi="Aptos" w:eastAsia="Times New Roman"/>
              <w:color w:val="000000"/>
            </w:rPr>
            <w:t>, 6904–6914 (2024).</w:t>
          </w:r>
        </w:p>
        <w:p w:rsidRPr="00E40E1B" w:rsidR="00E40E1B" w:rsidRDefault="00E40E1B" w14:paraId="6817FBE4" w14:textId="77777777">
          <w:pPr>
            <w:autoSpaceDE w:val="0"/>
            <w:autoSpaceDN w:val="0"/>
            <w:ind w:hanging="640"/>
            <w:divId w:val="1708872082"/>
            <w:rPr>
              <w:rFonts w:ascii="Aptos" w:hAnsi="Aptos" w:eastAsia="Times New Roman"/>
              <w:color w:val="000000"/>
            </w:rPr>
          </w:pPr>
          <w:r w:rsidRPr="00E40E1B">
            <w:rPr>
              <w:rFonts w:ascii="Aptos" w:hAnsi="Aptos" w:eastAsia="Times New Roman"/>
              <w:color w:val="000000"/>
            </w:rPr>
            <w:t>130.</w:t>
          </w:r>
          <w:r w:rsidRPr="00E40E1B">
            <w:rPr>
              <w:rFonts w:ascii="Aptos" w:hAnsi="Aptos" w:eastAsia="Times New Roman"/>
              <w:color w:val="000000"/>
            </w:rPr>
            <w:tab/>
          </w:r>
          <w:r w:rsidRPr="00E40E1B">
            <w:rPr>
              <w:rFonts w:ascii="Aptos" w:hAnsi="Aptos" w:eastAsia="Times New Roman"/>
              <w:color w:val="000000"/>
            </w:rPr>
            <w:t>Rouast, P. V. VitalLens 2.0: High-Fidelity rPPG for Heart Rate Variability Estimation from Face Video. (2025).</w:t>
          </w:r>
        </w:p>
        <w:p w:rsidRPr="00E40E1B" w:rsidR="00E40E1B" w:rsidRDefault="00E40E1B" w14:paraId="7B2757C7" w14:textId="77777777">
          <w:pPr>
            <w:autoSpaceDE w:val="0"/>
            <w:autoSpaceDN w:val="0"/>
            <w:ind w:hanging="640"/>
            <w:divId w:val="1030841467"/>
            <w:rPr>
              <w:rFonts w:ascii="Aptos" w:hAnsi="Aptos" w:eastAsia="Times New Roman"/>
              <w:color w:val="000000"/>
            </w:rPr>
          </w:pPr>
          <w:r w:rsidRPr="00E40E1B">
            <w:rPr>
              <w:rFonts w:ascii="Aptos" w:hAnsi="Aptos" w:eastAsia="Times New Roman"/>
              <w:color w:val="000000"/>
            </w:rPr>
            <w:t>131.</w:t>
          </w:r>
          <w:r w:rsidRPr="00E40E1B">
            <w:rPr>
              <w:rFonts w:ascii="Aptos" w:hAnsi="Aptos" w:eastAsia="Times New Roman"/>
              <w:color w:val="000000"/>
            </w:rPr>
            <w:tab/>
          </w:r>
          <w:r w:rsidRPr="00E40E1B">
            <w:rPr>
              <w:rFonts w:ascii="Aptos" w:hAnsi="Aptos" w:eastAsia="Times New Roman"/>
              <w:color w:val="000000"/>
            </w:rPr>
            <w:t xml:space="preserve">Vicentin, S., Guglielmi, S., Stramucci, G., Bisiacchi, P. &amp; Cainelli, E. Listen to the beat: Behavioral and neurophysiological correlates of slow and fast heartbeat sounds. </w:t>
          </w:r>
          <w:r w:rsidRPr="00E40E1B">
            <w:rPr>
              <w:rFonts w:ascii="Aptos" w:hAnsi="Aptos" w:eastAsia="Times New Roman"/>
              <w:i/>
              <w:iCs/>
              <w:color w:val="000000"/>
            </w:rPr>
            <w:t>International Journal of Psychophysiology</w:t>
          </w:r>
          <w:r w:rsidRPr="00E40E1B">
            <w:rPr>
              <w:rFonts w:ascii="Aptos" w:hAnsi="Aptos" w:eastAsia="Times New Roman"/>
              <w:color w:val="000000"/>
            </w:rPr>
            <w:t xml:space="preserve"> </w:t>
          </w:r>
          <w:r w:rsidRPr="00E40E1B">
            <w:rPr>
              <w:rFonts w:ascii="Aptos" w:hAnsi="Aptos" w:eastAsia="Times New Roman"/>
              <w:b/>
              <w:bCs/>
              <w:color w:val="000000"/>
            </w:rPr>
            <w:t>206</w:t>
          </w:r>
          <w:r w:rsidRPr="00E40E1B">
            <w:rPr>
              <w:rFonts w:ascii="Aptos" w:hAnsi="Aptos" w:eastAsia="Times New Roman"/>
              <w:color w:val="000000"/>
            </w:rPr>
            <w:t>, 112447 (2024).</w:t>
          </w:r>
        </w:p>
        <w:p w:rsidRPr="00E40E1B" w:rsidR="00E40E1B" w:rsidRDefault="00E40E1B" w14:paraId="2F5F7A76" w14:textId="77777777">
          <w:pPr>
            <w:autoSpaceDE w:val="0"/>
            <w:autoSpaceDN w:val="0"/>
            <w:ind w:hanging="640"/>
            <w:divId w:val="26225273"/>
            <w:rPr>
              <w:rFonts w:ascii="Aptos" w:hAnsi="Aptos" w:eastAsia="Times New Roman"/>
              <w:color w:val="000000"/>
            </w:rPr>
          </w:pPr>
          <w:r w:rsidRPr="00E40E1B">
            <w:rPr>
              <w:rFonts w:ascii="Aptos" w:hAnsi="Aptos" w:eastAsia="Times New Roman"/>
              <w:color w:val="000000"/>
            </w:rPr>
            <w:t>132.</w:t>
          </w:r>
          <w:r w:rsidRPr="00E40E1B">
            <w:rPr>
              <w:rFonts w:ascii="Aptos" w:hAnsi="Aptos" w:eastAsia="Times New Roman"/>
              <w:color w:val="000000"/>
            </w:rPr>
            <w:tab/>
          </w:r>
          <w:r w:rsidRPr="00E40E1B">
            <w:rPr>
              <w:rFonts w:ascii="Aptos" w:hAnsi="Aptos" w:eastAsia="Times New Roman"/>
              <w:color w:val="000000"/>
            </w:rPr>
            <w:t>La Biennale di Venezia. Body of Mine. https://www.labiennale.org/en/cinema/2023/venice-immersive/body-mine (2023).</w:t>
          </w:r>
        </w:p>
        <w:p w:rsidRPr="00E40E1B" w:rsidR="00E40E1B" w:rsidRDefault="00E40E1B" w14:paraId="7CE9BC6F" w14:textId="77777777">
          <w:pPr>
            <w:autoSpaceDE w:val="0"/>
            <w:autoSpaceDN w:val="0"/>
            <w:ind w:hanging="640"/>
            <w:divId w:val="880047214"/>
            <w:rPr>
              <w:rFonts w:ascii="Aptos" w:hAnsi="Aptos" w:eastAsia="Times New Roman"/>
              <w:color w:val="000000"/>
            </w:rPr>
          </w:pPr>
          <w:r w:rsidRPr="00E40E1B">
            <w:rPr>
              <w:rFonts w:ascii="Aptos" w:hAnsi="Aptos" w:eastAsia="Times New Roman"/>
              <w:color w:val="000000"/>
            </w:rPr>
            <w:t>133.</w:t>
          </w:r>
          <w:r w:rsidRPr="00E40E1B">
            <w:rPr>
              <w:rFonts w:ascii="Aptos" w:hAnsi="Aptos" w:eastAsia="Times New Roman"/>
              <w:color w:val="000000"/>
            </w:rPr>
            <w:tab/>
          </w:r>
          <w:r w:rsidRPr="00E40E1B">
            <w:rPr>
              <w:rFonts w:ascii="Aptos" w:hAnsi="Aptos" w:eastAsia="Times New Roman"/>
              <w:color w:val="000000"/>
            </w:rPr>
            <w:t xml:space="preserve">Cressman, E. K. &amp; Henriques, D. Y. P. Sensory recalibration of hand position following visuomotor adaptation. </w:t>
          </w:r>
          <w:r w:rsidRPr="00E40E1B">
            <w:rPr>
              <w:rFonts w:ascii="Aptos" w:hAnsi="Aptos" w:eastAsia="Times New Roman"/>
              <w:i/>
              <w:iCs/>
              <w:color w:val="000000"/>
            </w:rPr>
            <w:t>J. Neurophysiol.</w:t>
          </w:r>
          <w:r w:rsidRPr="00E40E1B">
            <w:rPr>
              <w:rFonts w:ascii="Aptos" w:hAnsi="Aptos" w:eastAsia="Times New Roman"/>
              <w:color w:val="000000"/>
            </w:rPr>
            <w:t xml:space="preserve"> </w:t>
          </w:r>
          <w:r w:rsidRPr="00E40E1B">
            <w:rPr>
              <w:rFonts w:ascii="Aptos" w:hAnsi="Aptos" w:eastAsia="Times New Roman"/>
              <w:b/>
              <w:bCs/>
              <w:color w:val="000000"/>
            </w:rPr>
            <w:t>102</w:t>
          </w:r>
          <w:r w:rsidRPr="00E40E1B">
            <w:rPr>
              <w:rFonts w:ascii="Aptos" w:hAnsi="Aptos" w:eastAsia="Times New Roman"/>
              <w:color w:val="000000"/>
            </w:rPr>
            <w:t>, (2009).</w:t>
          </w:r>
        </w:p>
        <w:p w:rsidRPr="00E40E1B" w:rsidR="00E40E1B" w:rsidRDefault="00E40E1B" w14:paraId="2DEED7AD" w14:textId="77777777">
          <w:pPr>
            <w:autoSpaceDE w:val="0"/>
            <w:autoSpaceDN w:val="0"/>
            <w:ind w:hanging="640"/>
            <w:divId w:val="1751460959"/>
            <w:rPr>
              <w:rFonts w:ascii="Aptos" w:hAnsi="Aptos" w:eastAsia="Times New Roman"/>
              <w:color w:val="000000"/>
            </w:rPr>
          </w:pPr>
          <w:r w:rsidRPr="00E40E1B">
            <w:rPr>
              <w:rFonts w:ascii="Aptos" w:hAnsi="Aptos" w:eastAsia="Times New Roman"/>
              <w:color w:val="000000"/>
            </w:rPr>
            <w:t>134.</w:t>
          </w:r>
          <w:r w:rsidRPr="00E40E1B">
            <w:rPr>
              <w:rFonts w:ascii="Aptos" w:hAnsi="Aptos" w:eastAsia="Times New Roman"/>
              <w:color w:val="000000"/>
            </w:rPr>
            <w:tab/>
          </w:r>
          <w:r w:rsidRPr="00E40E1B">
            <w:rPr>
              <w:rFonts w:ascii="Aptos" w:hAnsi="Aptos" w:eastAsia="Times New Roman"/>
              <w:color w:val="000000"/>
            </w:rPr>
            <w:t xml:space="preserve">Pouke, M. </w:t>
          </w:r>
          <w:r w:rsidRPr="00E40E1B">
            <w:rPr>
              <w:rFonts w:ascii="Aptos" w:hAnsi="Aptos" w:eastAsia="Times New Roman"/>
              <w:i/>
              <w:iCs/>
              <w:color w:val="000000"/>
            </w:rPr>
            <w:t>et al.</w:t>
          </w:r>
          <w:r w:rsidRPr="00E40E1B">
            <w:rPr>
              <w:rFonts w:ascii="Aptos" w:hAnsi="Aptos" w:eastAsia="Times New Roman"/>
              <w:color w:val="000000"/>
            </w:rPr>
            <w:t xml:space="preserve"> The Body Scaling Effect and Its Impact on Physics Plausibility. </w:t>
          </w:r>
          <w:r w:rsidRPr="00E40E1B">
            <w:rPr>
              <w:rFonts w:ascii="Aptos" w:hAnsi="Aptos" w:eastAsia="Times New Roman"/>
              <w:i/>
              <w:iCs/>
              <w:color w:val="000000"/>
            </w:rPr>
            <w:t>Front. Virtual Real.</w:t>
          </w:r>
          <w:r w:rsidRPr="00E40E1B">
            <w:rPr>
              <w:rFonts w:ascii="Aptos" w:hAnsi="Aptos" w:eastAsia="Times New Roman"/>
              <w:color w:val="000000"/>
            </w:rPr>
            <w:t xml:space="preserve"> </w:t>
          </w:r>
          <w:r w:rsidRPr="00E40E1B">
            <w:rPr>
              <w:rFonts w:ascii="Aptos" w:hAnsi="Aptos" w:eastAsia="Times New Roman"/>
              <w:b/>
              <w:bCs/>
              <w:color w:val="000000"/>
            </w:rPr>
            <w:t>3</w:t>
          </w:r>
          <w:r w:rsidRPr="00E40E1B">
            <w:rPr>
              <w:rFonts w:ascii="Aptos" w:hAnsi="Aptos" w:eastAsia="Times New Roman"/>
              <w:color w:val="000000"/>
            </w:rPr>
            <w:t>, (2022).</w:t>
          </w:r>
        </w:p>
        <w:p w:rsidRPr="00E40E1B" w:rsidR="00E40E1B" w:rsidRDefault="00E40E1B" w14:paraId="3ED4CA4F" w14:textId="77777777">
          <w:pPr>
            <w:autoSpaceDE w:val="0"/>
            <w:autoSpaceDN w:val="0"/>
            <w:ind w:hanging="640"/>
            <w:divId w:val="626739094"/>
            <w:rPr>
              <w:rFonts w:ascii="Aptos" w:hAnsi="Aptos" w:eastAsia="Times New Roman"/>
              <w:color w:val="000000"/>
            </w:rPr>
          </w:pPr>
          <w:r w:rsidRPr="00E40E1B">
            <w:rPr>
              <w:rFonts w:ascii="Aptos" w:hAnsi="Aptos" w:eastAsia="Times New Roman"/>
              <w:color w:val="000000"/>
            </w:rPr>
            <w:t>135.</w:t>
          </w:r>
          <w:r w:rsidRPr="00E40E1B">
            <w:rPr>
              <w:rFonts w:ascii="Aptos" w:hAnsi="Aptos" w:eastAsia="Times New Roman"/>
              <w:color w:val="000000"/>
            </w:rPr>
            <w:tab/>
          </w:r>
          <w:r w:rsidRPr="00E40E1B">
            <w:rPr>
              <w:rFonts w:ascii="Aptos" w:hAnsi="Aptos" w:eastAsia="Times New Roman"/>
              <w:color w:val="000000"/>
            </w:rPr>
            <w:t xml:space="preserve">Kaufmann, M. </w:t>
          </w:r>
          <w:r w:rsidRPr="00E40E1B">
            <w:rPr>
              <w:rFonts w:ascii="Aptos" w:hAnsi="Aptos" w:eastAsia="Times New Roman"/>
              <w:i/>
              <w:iCs/>
              <w:color w:val="000000"/>
            </w:rPr>
            <w:t>et al.</w:t>
          </w:r>
          <w:r w:rsidRPr="00E40E1B">
            <w:rPr>
              <w:rFonts w:ascii="Aptos" w:hAnsi="Aptos" w:eastAsia="Times New Roman"/>
              <w:color w:val="000000"/>
            </w:rPr>
            <w:t xml:space="preserve"> EM-POSE: 3D Human Pose Estimation from Sparse Electromagnetic Trackers. in </w:t>
          </w:r>
          <w:r w:rsidRPr="00E40E1B">
            <w:rPr>
              <w:rFonts w:ascii="Aptos" w:hAnsi="Aptos" w:eastAsia="Times New Roman"/>
              <w:i/>
              <w:iCs/>
              <w:color w:val="000000"/>
            </w:rPr>
            <w:t>Proceedings of the IEEE International Conference on Computer Vision</w:t>
          </w:r>
          <w:r w:rsidRPr="00E40E1B">
            <w:rPr>
              <w:rFonts w:ascii="Aptos" w:hAnsi="Aptos" w:eastAsia="Times New Roman"/>
              <w:color w:val="000000"/>
            </w:rPr>
            <w:t xml:space="preserve"> (2021). doi:10.1109/ICCV48922.2021.01131.</w:t>
          </w:r>
        </w:p>
        <w:p w:rsidRPr="00E40E1B" w:rsidR="00E40E1B" w:rsidRDefault="00E40E1B" w14:paraId="046216F7" w14:textId="77777777">
          <w:pPr>
            <w:autoSpaceDE w:val="0"/>
            <w:autoSpaceDN w:val="0"/>
            <w:ind w:hanging="640"/>
            <w:divId w:val="921765237"/>
            <w:rPr>
              <w:rFonts w:ascii="Aptos" w:hAnsi="Aptos" w:eastAsia="Times New Roman"/>
              <w:color w:val="000000"/>
            </w:rPr>
          </w:pPr>
          <w:r w:rsidRPr="00E40E1B">
            <w:rPr>
              <w:rFonts w:ascii="Aptos" w:hAnsi="Aptos" w:eastAsia="Times New Roman"/>
              <w:color w:val="000000"/>
            </w:rPr>
            <w:t>136.</w:t>
          </w:r>
          <w:r w:rsidRPr="00E40E1B">
            <w:rPr>
              <w:rFonts w:ascii="Aptos" w:hAnsi="Aptos" w:eastAsia="Times New Roman"/>
              <w:color w:val="000000"/>
            </w:rPr>
            <w:tab/>
          </w:r>
          <w:r w:rsidRPr="00E40E1B">
            <w:rPr>
              <w:rFonts w:ascii="Aptos" w:hAnsi="Aptos" w:eastAsia="Times New Roman"/>
              <w:color w:val="000000"/>
            </w:rPr>
            <w:t>Frederiksen, E. Bill Burr Got His Mandalorian Role By Dunking On Star Wars. https://www.gamespot.com/articles/bill-burr-got-his-mandalorian-role-by-dunking-on-star-wars/1100-6495117/ (2021).</w:t>
          </w:r>
        </w:p>
        <w:p w:rsidRPr="00E40E1B" w:rsidR="00E40E1B" w:rsidRDefault="00E40E1B" w14:paraId="4217A22D" w14:textId="77777777">
          <w:pPr>
            <w:autoSpaceDE w:val="0"/>
            <w:autoSpaceDN w:val="0"/>
            <w:ind w:hanging="640"/>
            <w:divId w:val="2095011667"/>
            <w:rPr>
              <w:rFonts w:ascii="Aptos" w:hAnsi="Aptos" w:eastAsia="Times New Roman"/>
              <w:color w:val="000000"/>
            </w:rPr>
          </w:pPr>
          <w:r w:rsidRPr="00E40E1B">
            <w:rPr>
              <w:rFonts w:ascii="Aptos" w:hAnsi="Aptos" w:eastAsia="Times New Roman"/>
              <w:color w:val="000000"/>
            </w:rPr>
            <w:t>137.</w:t>
          </w:r>
          <w:r w:rsidRPr="00E40E1B">
            <w:rPr>
              <w:rFonts w:ascii="Aptos" w:hAnsi="Aptos" w:eastAsia="Times New Roman"/>
              <w:color w:val="000000"/>
            </w:rPr>
            <w:tab/>
          </w:r>
          <w:r w:rsidRPr="00E40E1B">
            <w:rPr>
              <w:rFonts w:ascii="Aptos" w:hAnsi="Aptos" w:eastAsia="Times New Roman"/>
              <w:color w:val="000000"/>
            </w:rPr>
            <w:t xml:space="preserve">Potton, E. Brainstorms: A Great Gig in the Sky – Pink Floyd meets neuroscience. </w:t>
          </w:r>
          <w:r w:rsidRPr="00E40E1B">
            <w:rPr>
              <w:rFonts w:ascii="Aptos" w:hAnsi="Aptos" w:eastAsia="Times New Roman"/>
              <w:i/>
              <w:iCs/>
              <w:color w:val="000000"/>
            </w:rPr>
            <w:t>The Times</w:t>
          </w:r>
          <w:r w:rsidRPr="00E40E1B">
            <w:rPr>
              <w:rFonts w:ascii="Aptos" w:hAnsi="Aptos" w:eastAsia="Times New Roman"/>
              <w:color w:val="000000"/>
            </w:rPr>
            <w:t xml:space="preserve"> https://www.thetimes.com/culture/music/article/brainstorms-a-great-gig-in-the-sky-pink-floyd-meets-neuroscience-zqfzmz7hq (2024).</w:t>
          </w:r>
        </w:p>
        <w:p w:rsidRPr="001D38E9" w:rsidR="001D38E9" w:rsidP="001D38E9" w:rsidRDefault="00E40E1B" w14:paraId="4EA0B7A6" w14:textId="1FB564C7">
          <w:r w:rsidRPr="00E40E1B">
            <w:rPr>
              <w:rFonts w:ascii="Aptos" w:hAnsi="Aptos" w:eastAsia="Times New Roman"/>
              <w:color w:val="000000"/>
            </w:rPr>
            <w:t> </w:t>
          </w:r>
        </w:p>
      </w:sdtContent>
    </w:sdt>
    <w:sectPr w:rsidRPr="001D38E9" w:rsidR="001D38E9">
      <w:headerReference w:type="default" r:id="rId46"/>
      <w:footerReference w:type="default" r:id="rId47"/>
      <w:footnotePr>
        <w:numFmt w:val="lowerLetter"/>
      </w:footnotePr>
      <w:pgSz w:w="11906" w:h="16838"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GR" w:author="Galindo Esparza, Rosella" w:date="2026-09-22T17:02:00Z" w:id="4">
    <w:p w:rsidRDefault="00000000" w14:paraId="0B7C92A4" w14:textId="3DC0AD71">
      <w:pPr>
        <w:pStyle w:val="CommentText"/>
      </w:pPr>
      <w:r>
        <w:rPr>
          <w:rStyle w:val="CommentReference"/>
        </w:rPr>
        <w:annotationRef/>
      </w:r>
      <w:r w:rsidRPr="26A11EF7">
        <w:t>As this is a live resource, it might be better to call it 'resource' or simply the 'hub' as opposed to a report. Alternative: Who is this resource for?</w:t>
      </w:r>
    </w:p>
  </w:comment>
  <w:comment w:initials="DH" w:author="Dixon, Hazel" w:date="2026-09-24T11:21:00Z" w:id="41">
    <w:p w:rsidRDefault="00000000" w14:paraId="4C48CF9C" w14:textId="4772EBCA">
      <w:pPr>
        <w:pStyle w:val="CommentText"/>
      </w:pPr>
      <w:r>
        <w:rPr>
          <w:rStyle w:val="CommentReference"/>
        </w:rPr>
        <w:annotationRef/>
      </w:r>
      <w:r w:rsidRPr="4F069A33">
        <w:t>should this be italicised rather than bolded?</w:t>
      </w:r>
    </w:p>
  </w:comment>
  <w:comment w:initials="DP" w:author="Dalton, Polly" w:date="2026-09-24T09:53:00Z" w:id="50">
    <w:p w:rsidRDefault="00000000" w14:paraId="7E3DC31E" w14:textId="6F7BC8F9">
      <w:pPr>
        <w:pStyle w:val="CommentText"/>
      </w:pPr>
      <w:r>
        <w:rPr>
          <w:rStyle w:val="CommentReference"/>
        </w:rPr>
        <w:annotationRef/>
      </w:r>
      <w:r w:rsidRPr="3ECBBA72">
        <w:t>In the Hub this is italic instead of bold (same for subheading 2 below, but subheading 3 is in bold)</w:t>
      </w:r>
    </w:p>
  </w:comment>
  <w:comment w:initials="DP" w:author="Dalton, Polly" w:date="2026-09-24T09:55:00Z" w:id="51">
    <w:p w:rsidRDefault="00000000" w14:paraId="54579755" w14:textId="3F600A67">
      <w:pPr>
        <w:pStyle w:val="CommentText"/>
      </w:pPr>
      <w:r>
        <w:rPr>
          <w:rStyle w:val="CommentReference"/>
        </w:rPr>
        <w:annotationRef/>
      </w:r>
      <w:r w:rsidRPr="1227FB96">
        <w:t>Also there are some double asterisks in both of these subheadings, making me think that something (perhaps the bolding) was supposed to be automated here but it didn't work?</w:t>
      </w:r>
    </w:p>
  </w:comment>
  <w:comment w:initials="DP" w:author="Dalton, Polly" w:date="2026-09-24T10:02:00Z" w:id="52">
    <w:p w:rsidRDefault="00000000" w14:paraId="78368B1F" w14:textId="348E3B7B">
      <w:pPr>
        <w:pStyle w:val="CommentText"/>
      </w:pPr>
      <w:r>
        <w:rPr>
          <w:rStyle w:val="CommentReference"/>
        </w:rPr>
        <w:annotationRef/>
      </w:r>
      <w:r w:rsidRPr="79BF0A9A">
        <w:t>Same problem in the last bullet point of the 'economic value' section and in the current rising case study - perhaps worth doing a search for asterisks throughout?</w:t>
      </w:r>
    </w:p>
  </w:comment>
  <w:comment w:initials="WA" w:author="Woods, Andy" w:date="2026-09-25T10:58:00Z" w:id="53">
    <w:p w:rsidRDefault="00000000" w14:paraId="5EE3B9A7" w14:textId="3101A59E">
      <w:pPr>
        <w:pStyle w:val="CommentText"/>
      </w:pPr>
      <w:r>
        <w:rPr>
          <w:rStyle w:val="CommentReference"/>
        </w:rPr>
        <w:annotationRef/>
      </w:r>
      <w:r w:rsidRPr="04BD0D99">
        <w:t>I hope i've fixed this issue but would appreciate everyone keeping their eyes peeled for such issues. cheers!</w:t>
      </w:r>
    </w:p>
  </w:comment>
  <w:comment w:initials="DP" w:author="Dalton, Polly" w:date="2026-09-24T09:53:00Z" w:id="54">
    <w:p w:rsidRDefault="00000000" w14:paraId="24E903C3" w14:textId="23B1A26A">
      <w:pPr>
        <w:pStyle w:val="CommentText"/>
      </w:pPr>
      <w:r>
        <w:rPr>
          <w:rStyle w:val="CommentReference"/>
        </w:rPr>
        <w:annotationRef/>
      </w:r>
      <w:r w:rsidRPr="5643C278">
        <w:t>IMPORTANT this line break (between 'motivated' and 'in') is missing in the Hub, making it difficult to read</w:t>
      </w:r>
    </w:p>
  </w:comment>
  <w:comment w:initials="GR" w:author="Galindo Esparza, Rosella" w:date="2026-09-22T17:08:00Z" w:id="72">
    <w:p w:rsidRDefault="00000000" w14:paraId="26485B4A" w14:textId="15698F5F">
      <w:pPr>
        <w:pStyle w:val="CommentText"/>
      </w:pPr>
      <w:r>
        <w:rPr>
          <w:rStyle w:val="CommentReference"/>
        </w:rPr>
        <w:annotationRef/>
      </w:r>
      <w:r w:rsidRPr="73E711D1">
        <w:t>Outdated information - needs updating.</w:t>
      </w:r>
    </w:p>
  </w:comment>
  <w:comment w:initials="GR" w:author="Galindo Esparza, Rosella" w:date="2026-09-22T17:09:00Z" w:id="73">
    <w:p w:rsidRDefault="00000000" w14:paraId="0F6DDCAD" w14:textId="0F795B93">
      <w:pPr>
        <w:pStyle w:val="CommentText"/>
      </w:pPr>
      <w:r>
        <w:rPr>
          <w:rStyle w:val="CommentReference"/>
        </w:rPr>
        <w:annotationRef/>
      </w:r>
      <w:r w:rsidRPr="7FFF0CD3">
        <w:t>Mention the Workshop Tour in the past and informing how we're starting to reshape the Hub and include the PPP Call launch</w:t>
      </w:r>
    </w:p>
  </w:comment>
  <w:comment w:initials="DP" w:author="Dalton, Polly" w:date="2026-09-24T09:58:00Z" w:id="74">
    <w:p w:rsidRDefault="00000000" w14:paraId="4B12C0A5" w14:textId="6AFBFC1E">
      <w:pPr>
        <w:pStyle w:val="CommentText"/>
      </w:pPr>
      <w:r>
        <w:rPr>
          <w:rStyle w:val="CommentReference"/>
        </w:rPr>
        <w:annotationRef/>
      </w:r>
      <w:r w:rsidRPr="3ACA759E">
        <w:t>Good spot but I suggest editing so that this section doesn't need regular updating with our latest activities. Perhaps we could add a link to sign up to our newsletter though?</w:t>
      </w:r>
    </w:p>
  </w:comment>
  <w:comment w:initials="WA" w:author="Woods, Andy" w:date="2026-09-25T11:06:00Z" w:id="75">
    <w:p w:rsidRDefault="00000000" w14:paraId="70E693F2" w14:textId="777D8948">
      <w:pPr>
        <w:pStyle w:val="CommentText"/>
      </w:pPr>
      <w:r>
        <w:rPr>
          <w:rStyle w:val="CommentReference"/>
        </w:rPr>
        <w:annotationRef/>
      </w:r>
      <w:r>
        <w:fldChar w:fldCharType="begin"/>
      </w:r>
      <w:r>
        <w:instrText xml:space="preserve"> HYPERLINK "mailto:Marusa.Levstek@rhul.ac.uk"</w:instrText>
      </w:r>
      <w:bookmarkStart w:name="_@_95B57BE4829E488883A439AAE365CD5CZ" w:id="85"/>
      <w:r>
        <w:fldChar w:fldCharType="separate"/>
      </w:r>
      <w:bookmarkEnd w:id="85"/>
      <w:r w:rsidRPr="249A4381">
        <w:rPr>
          <w:rStyle w:val="Mention"/>
          <w:noProof/>
        </w:rPr>
        <w:t>@Levstek, Marusa</w:t>
      </w:r>
      <w:r>
        <w:fldChar w:fldCharType="end"/>
      </w:r>
      <w:r w:rsidRPr="1495F740">
        <w:t xml:space="preserve"> </w:t>
      </w:r>
      <w:r>
        <w:fldChar w:fldCharType="begin"/>
      </w:r>
      <w:r>
        <w:instrText xml:space="preserve"> HYPERLINK "mailto:Rosella.GalindoEsparza@rhul.ac.uk"</w:instrText>
      </w:r>
      <w:bookmarkStart w:name="_@_CBAF53FAFFDD485F8B51B0590E93A47AZ" w:id="86"/>
      <w:r>
        <w:fldChar w:fldCharType="separate"/>
      </w:r>
      <w:bookmarkEnd w:id="86"/>
      <w:r w:rsidRPr="7F2AD2A0">
        <w:rPr>
          <w:rStyle w:val="Mention"/>
          <w:noProof/>
        </w:rPr>
        <w:t>@Galindo Esparza, Rosella</w:t>
      </w:r>
      <w:r>
        <w:fldChar w:fldCharType="end"/>
      </w:r>
      <w:r w:rsidRPr="700E836A">
        <w:t>, have we got a newsletter? Cheers. I am tempted to delete this seciton, i must say.</w:t>
      </w:r>
    </w:p>
  </w:comment>
  <w:comment w:initials="DP" w:author="Dalton, Polly" w:date="2026-09-25T12:54:00Z" w:id="76">
    <w:p w:rsidRDefault="00000000" w14:paraId="2E5C3017" w14:textId="2FB83B8B">
      <w:pPr>
        <w:pStyle w:val="CommentText"/>
      </w:pPr>
      <w:r>
        <w:rPr>
          <w:rStyle w:val="CommentReference"/>
        </w:rPr>
        <w:annotationRef/>
      </w:r>
      <w:r w:rsidRPr="69DF6F88">
        <w:t>Let's just delete for the sake of time?</w:t>
      </w:r>
    </w:p>
  </w:comment>
  <w:comment w:initials="LM" w:author="Levstek, Marusa" w:date="2026-09-25T17:24:00Z" w:id="77">
    <w:p w:rsidRDefault="00000000" w14:paraId="5DC788E5" w14:textId="7C279644">
      <w:pPr>
        <w:pStyle w:val="CommentText"/>
      </w:pPr>
      <w:r>
        <w:rPr>
          <w:rStyle w:val="CommentReference"/>
        </w:rPr>
        <w:annotationRef/>
      </w:r>
      <w:r>
        <w:fldChar w:fldCharType="begin"/>
      </w:r>
      <w:r>
        <w:instrText xml:space="preserve"> HYPERLINK "mailto:Andy.Woods@rhul.ac.uk"</w:instrText>
      </w:r>
      <w:bookmarkStart w:name="_@_4E1B1FD43B014336891E8316564814D0Z" w:id="87"/>
      <w:r>
        <w:fldChar w:fldCharType="separate"/>
      </w:r>
      <w:bookmarkEnd w:id="87"/>
      <w:r w:rsidRPr="3F567BB5">
        <w:rPr>
          <w:rStyle w:val="Mention"/>
          <w:noProof/>
        </w:rPr>
        <w:t>@Woods, Andy</w:t>
      </w:r>
      <w:r>
        <w:fldChar w:fldCharType="end"/>
      </w:r>
      <w:r w:rsidRPr="5F17092F">
        <w:t xml:space="preserve"> How about: "We have a CoSTAR Multisensory mailing list for those who wish to keep in touch and follow our multisensory news and opportunity updates." LINK: </w:t>
      </w:r>
      <w:hyperlink w:history="1" r:id="rId1">
        <w:r w:rsidRPr="29F16E89">
          <w:rPr>
            <w:rStyle w:val="Hyperlink"/>
          </w:rPr>
          <w:t>https://mailchi.mp/rhul/8ht54pr4ss</w:t>
        </w:r>
      </w:hyperlink>
    </w:p>
  </w:comment>
  <w:comment w:initials="DP" w:author="Dalton, Polly" w:date="2026-09-24T09:58:00Z" w:id="97">
    <w:p w:rsidRDefault="00000000" w14:paraId="5E12CA8B" w14:textId="20B8E911">
      <w:pPr>
        <w:pStyle w:val="CommentText"/>
      </w:pPr>
      <w:r>
        <w:rPr>
          <w:rStyle w:val="CommentReference"/>
        </w:rPr>
        <w:annotationRef/>
      </w:r>
      <w:r w:rsidRPr="74AE52A4">
        <w:t>Please add Angela</w:t>
      </w:r>
    </w:p>
  </w:comment>
  <w:comment w:initials="WA" w:author="Woods, Andy" w:date="2026-09-25T11:03:00Z" w:id="98">
    <w:p w:rsidRDefault="00000000" w14:paraId="3471F5E4" w14:textId="51A95BD5">
      <w:pPr>
        <w:pStyle w:val="CommentText"/>
      </w:pPr>
      <w:r>
        <w:rPr>
          <w:rStyle w:val="CommentReference"/>
        </w:rPr>
        <w:annotationRef/>
      </w:r>
      <w:r w:rsidRPr="69A251B7">
        <w:t>need help regarding job title, afraid. 'Professor of Creative Industries' opens up can of worms regarding academic titles</w:t>
      </w:r>
    </w:p>
  </w:comment>
  <w:comment w:initials="DP" w:author="Dalton, Polly" w:date="2026-09-24T15:21:00Z" w:id="100">
    <w:p w:rsidRDefault="00000000" w14:paraId="70ACCCC8" w14:textId="2FCE9DD6">
      <w:pPr>
        <w:pStyle w:val="CommentText"/>
      </w:pPr>
      <w:r>
        <w:rPr>
          <w:rStyle w:val="CommentReference"/>
        </w:rPr>
        <w:annotationRef/>
      </w:r>
      <w:r w:rsidRPr="0DBFAA67">
        <w:t>Who gets emails to this address?</w:t>
      </w:r>
    </w:p>
  </w:comment>
  <w:comment w:initials="WA" w:author="Woods, Andy" w:date="2026-09-25T11:05:00Z" w:id="101">
    <w:p w:rsidRDefault="00000000" w14:paraId="4505E186" w14:textId="38931C5D">
      <w:pPr>
        <w:pStyle w:val="CommentText"/>
      </w:pPr>
      <w:r>
        <w:rPr>
          <w:rStyle w:val="CommentReference"/>
        </w:rPr>
        <w:annotationRef/>
      </w:r>
      <w:r>
        <w:fldChar w:fldCharType="begin"/>
      </w:r>
      <w:r>
        <w:instrText xml:space="preserve"> HYPERLINK "mailto:Marusa.Levstek@rhul.ac.uk"</w:instrText>
      </w:r>
      <w:bookmarkStart w:name="_@_D317EEC0FBED49EB9FB51D2C91F14274Z" w:id="103"/>
      <w:r>
        <w:fldChar w:fldCharType="separate"/>
      </w:r>
      <w:bookmarkEnd w:id="103"/>
      <w:r w:rsidRPr="366C16F9">
        <w:rPr>
          <w:rStyle w:val="Mention"/>
          <w:noProof/>
        </w:rPr>
        <w:t>@Levstek, Marusa</w:t>
      </w:r>
      <w:r>
        <w:fldChar w:fldCharType="end"/>
      </w:r>
      <w:r w:rsidRPr="35CCC581">
        <w:t xml:space="preserve"> is that u?</w:t>
      </w:r>
    </w:p>
  </w:comment>
  <w:comment w:initials="LM" w:author="Levstek, Marusa" w:date="2026-09-25T17:25:00Z" w:id="102">
    <w:p w:rsidRDefault="00000000" w14:paraId="7D2777B6" w14:textId="48863366">
      <w:pPr>
        <w:pStyle w:val="CommentText"/>
      </w:pPr>
      <w:r>
        <w:rPr>
          <w:rStyle w:val="CommentReference"/>
        </w:rPr>
        <w:annotationRef/>
      </w:r>
      <w:r w:rsidRPr="11934E34">
        <w:t xml:space="preserve">We all get access to this mailing list. I know Rosella and I have it set up on our computers for sure </w:t>
      </w:r>
    </w:p>
  </w:comment>
  <w:comment w:initials="GR" w:author="Galindo Esparza, Rosella" w:date="2026-09-22T17:17:00Z" w:id="110">
    <w:p w:rsidRDefault="00000000" w14:paraId="798B948F" w14:textId="00840F1D">
      <w:pPr>
        <w:pStyle w:val="CommentText"/>
      </w:pPr>
      <w:r>
        <w:rPr>
          <w:rStyle w:val="CommentReference"/>
        </w:rPr>
        <w:annotationRef/>
      </w:r>
      <w:r w:rsidRPr="3426942A">
        <w:t>The report mentions Wave I - the pre-pandemic wave: main sample fieldwork, 27 August-17 September 2019, boost sample 12-28 February 2020</w:t>
      </w:r>
    </w:p>
  </w:comment>
  <w:comment w:initials="WA" w:author="Woods, Andy" w:date="2026-09-25T11:12:00Z" w:id="111">
    <w:p w:rsidRDefault="00000000" w14:paraId="719E4B6D" w14:textId="5ED6DE41">
      <w:pPr>
        <w:pStyle w:val="CommentText"/>
      </w:pPr>
      <w:r>
        <w:rPr>
          <w:rStyle w:val="CommentReference"/>
        </w:rPr>
        <w:annotationRef/>
      </w:r>
      <w:r w:rsidRPr="19F6A96E">
        <w:t>sorry, i dont understand. does the text need updating? Thanks.</w:t>
      </w:r>
    </w:p>
  </w:comment>
  <w:comment w:initials="WA" w:author="Woods, Andy" w:date="2026-09-14T13:46:00Z" w:id="141">
    <w:p w:rsidR="0072778D" w:rsidRDefault="009631FA" w14:paraId="2FBEFEBF" w14:textId="15AB688A">
      <w:pPr>
        <w:pStyle w:val="CommentText"/>
      </w:pPr>
      <w:r>
        <w:rPr>
          <w:rStyle w:val="CommentReference"/>
        </w:rPr>
        <w:annotationRef/>
      </w:r>
      <w:r w:rsidRPr="2CF6611C">
        <w:t>i've been advised this is wiser: " Scientific interest in how sensory experience shapes aesthetic pleasure goes back to the 19th century and Gustav Theodor Fechner's founding of experimental aesthetics^13^, although his own experiments were largely confined to single senses; the multisensory dimension of aesthetic experience is a much more recent research theme."</w:t>
      </w:r>
    </w:p>
  </w:comment>
  <w:comment w:initials="WA" w:author="Woods, Andy" w:date="2026-09-25T11:32:00Z" w:id="142">
    <w:p w:rsidRDefault="00000000" w14:paraId="34638E8E" w14:textId="43332C33">
      <w:pPr>
        <w:pStyle w:val="CommentText"/>
      </w:pPr>
      <w:r>
        <w:rPr>
          <w:rStyle w:val="CommentReference"/>
        </w:rPr>
        <w:annotationRef/>
      </w:r>
      <w:r>
        <w:fldChar w:fldCharType="begin"/>
      </w:r>
      <w:r>
        <w:instrText xml:space="preserve"> HYPERLINK "mailto:Marusa.Levstek@rhul.ac.uk"</w:instrText>
      </w:r>
      <w:bookmarkStart w:name="_@_F04C54A1C6D7421BA68E818E3C9574C4Z" w:id="157"/>
      <w:r>
        <w:fldChar w:fldCharType="separate"/>
      </w:r>
      <w:bookmarkEnd w:id="157"/>
      <w:r w:rsidRPr="72399DD2">
        <w:rPr>
          <w:rStyle w:val="Mention"/>
          <w:noProof/>
        </w:rPr>
        <w:t>@Levstek, Marusa</w:t>
      </w:r>
      <w:r>
        <w:fldChar w:fldCharType="end"/>
      </w:r>
      <w:r w:rsidRPr="23E9F7A9">
        <w:t xml:space="preserve"> you ok with this rewording? I dont know much about Fechner. cheers</w:t>
      </w:r>
    </w:p>
  </w:comment>
  <w:comment w:initials="LM" w:author="Levstek, Marusa" w:date="2026-09-25T17:31:00Z" w:id="143">
    <w:p w:rsidRDefault="00000000" w14:paraId="6CECBBED" w14:textId="2EC81465">
      <w:pPr>
        <w:pStyle w:val="CommentText"/>
      </w:pPr>
      <w:r>
        <w:rPr>
          <w:rStyle w:val="CommentReference"/>
        </w:rPr>
        <w:annotationRef/>
      </w:r>
      <w:r w:rsidRPr="35E09600">
        <w:t xml:space="preserve">i amended to include your suggestion, I trust that you fact-checked this statement? </w:t>
      </w:r>
    </w:p>
  </w:comment>
  <w:comment w:initials="AW" w:author="Woods, Andy" w:date="2026-09-28T05:44:00Z" w:id="144">
    <w:p w:rsidR="007079FF" w:rsidP="007079FF" w:rsidRDefault="00985201" w14:paraId="3C99364E" w14:textId="77777777">
      <w:pPr>
        <w:pStyle w:val="CommentText"/>
      </w:pPr>
      <w:r>
        <w:rPr>
          <w:rStyle w:val="CommentReference"/>
        </w:rPr>
        <w:annotationRef/>
      </w:r>
      <w:r w:rsidR="007079FF">
        <w:t xml:space="preserve">Thanks, Marusa. I’m not familiar enough with this literature to confidently fact-check the Fechner reference. As you drafted this section and know this literature better, I’ll leave the wording and accuracy check with you. </w:t>
      </w:r>
    </w:p>
  </w:comment>
  <w:comment w:initials="DP" w:author="Dalton, Polly" w:date="2026-09-24T10:04:00Z" w:id="269">
    <w:p w:rsidRDefault="00000000" w14:paraId="6F933D84" w14:textId="1B55CD8E">
      <w:pPr>
        <w:pStyle w:val="CommentText"/>
      </w:pPr>
      <w:r>
        <w:rPr>
          <w:rStyle w:val="CommentReference"/>
        </w:rPr>
        <w:annotationRef/>
      </w:r>
      <w:r w:rsidRPr="04C5D165">
        <w:t>There is an extra empty bullet point here in the hub version</w:t>
      </w:r>
    </w:p>
  </w:comment>
  <w:comment w:initials="LM" w:author="Levstek, Marusa" w:date="2026-09-25T17:46:00Z" w:id="359">
    <w:p w:rsidRDefault="00000000" w14:paraId="0C5E6DF7" w14:textId="1A16209D">
      <w:pPr>
        <w:pStyle w:val="CommentText"/>
      </w:pPr>
      <w:r>
        <w:rPr>
          <w:rStyle w:val="CommentReference"/>
        </w:rPr>
        <w:annotationRef/>
      </w:r>
      <w:r>
        <w:fldChar w:fldCharType="begin"/>
      </w:r>
      <w:r>
        <w:instrText xml:space="preserve"> HYPERLINK "mailto:Andy.Woods@rhul.ac.uk"</w:instrText>
      </w:r>
      <w:bookmarkStart w:name="_@_40BEFF1A5DC04668A81AADD86364DB74Z" w:id="361"/>
      <w:r>
        <w:fldChar w:fldCharType="separate"/>
      </w:r>
      <w:bookmarkEnd w:id="361"/>
      <w:r w:rsidRPr="68CBF4FF">
        <w:rPr>
          <w:rStyle w:val="Mention"/>
          <w:noProof/>
        </w:rPr>
        <w:t>@Woods, Andy</w:t>
      </w:r>
      <w:r>
        <w:fldChar w:fldCharType="end"/>
      </w:r>
      <w:r w:rsidRPr="373E3F1B">
        <w:t xml:space="preserve"> I think there is an issue with this reference, it doesn't appear as a footnote and the number doesn't match the reference - is there a way of finding that in the old versions of the Hub?</w:t>
      </w:r>
    </w:p>
  </w:comment>
  <w:comment w:initials="AW" w:author="Woods, Andy" w:date="2026-09-28T05:46:00Z" w:id="360">
    <w:p w:rsidR="001412F8" w:rsidP="001412F8" w:rsidRDefault="001412F8" w14:paraId="453093BE" w14:textId="77777777">
      <w:pPr>
        <w:pStyle w:val="CommentText"/>
      </w:pPr>
      <w:r>
        <w:rPr>
          <w:rStyle w:val="CommentReference"/>
        </w:rPr>
        <w:annotationRef/>
      </w:r>
      <w:r>
        <w:t>Good spot. This ref is not linked to zotero (and so will be out of sync)</w:t>
      </w:r>
    </w:p>
  </w:comment>
  <w:comment w:initials="DP" w:author="Dalton, Polly" w:date="2026-09-24T15:26:00Z" w:id="371">
    <w:p w:rsidRDefault="00000000" w14:paraId="6956F738" w14:textId="044D02CE">
      <w:pPr>
        <w:pStyle w:val="CommentText"/>
      </w:pPr>
      <w:r>
        <w:rPr>
          <w:rStyle w:val="CommentReference"/>
        </w:rPr>
        <w:annotationRef/>
      </w:r>
      <w:r w:rsidRPr="1CFACB28">
        <w:t>Should probably put into past tense</w:t>
      </w:r>
    </w:p>
  </w:comment>
</w:comments>
</file>

<file path=word/commentsExtended.xml><?xml version="1.0" encoding="utf-8"?>
<w15:commentsEx xmlns:mc="http://schemas.openxmlformats.org/markup-compatibility/2006" xmlns:w15="http://schemas.microsoft.com/office/word/2012/wordml" mc:Ignorable="w15">
  <w15:commentEx w15:done="1" w15:paraId="0B7C92A4"/>
  <w15:commentEx w15:done="1" w15:paraId="4C48CF9C"/>
  <w15:commentEx w15:done="1" w15:paraId="7E3DC31E"/>
  <w15:commentEx w15:done="1" w15:paraId="54579755" w15:paraIdParent="7E3DC31E"/>
  <w15:commentEx w15:done="1" w15:paraId="78368B1F" w15:paraIdParent="7E3DC31E"/>
  <w15:commentEx w15:done="1" w15:paraId="5EE3B9A7" w15:paraIdParent="7E3DC31E"/>
  <w15:commentEx w15:done="1" w15:paraId="24E903C3"/>
  <w15:commentEx w15:done="1" w15:paraId="26485B4A"/>
  <w15:commentEx w15:done="1" w15:paraId="0F6DDCAD" w15:paraIdParent="26485B4A"/>
  <w15:commentEx w15:done="1" w15:paraId="4B12C0A5" w15:paraIdParent="26485B4A"/>
  <w15:commentEx w15:done="1" w15:paraId="70E693F2" w15:paraIdParent="26485B4A"/>
  <w15:commentEx w15:done="1" w15:paraId="2E5C3017" w15:paraIdParent="26485B4A"/>
  <w15:commentEx w15:done="1" w15:paraId="5DC788E5" w15:paraIdParent="26485B4A"/>
  <w15:commentEx w15:done="1" w15:paraId="5E12CA8B"/>
  <w15:commentEx w15:done="1" w15:paraId="3471F5E4" w15:paraIdParent="5E12CA8B"/>
  <w15:commentEx w15:done="1" w15:paraId="70ACCCC8"/>
  <w15:commentEx w15:done="1" w15:paraId="4505E186" w15:paraIdParent="70ACCCC8"/>
  <w15:commentEx w15:done="1" w15:paraId="7D2777B6" w15:paraIdParent="70ACCCC8"/>
  <w15:commentEx w15:done="1" w15:paraId="798B948F"/>
  <w15:commentEx w15:done="1" w15:paraId="719E4B6D" w15:paraIdParent="798B948F"/>
  <w15:commentEx w15:done="1" w15:paraId="2FBEFEBF"/>
  <w15:commentEx w15:done="1" w15:paraId="34638E8E" w15:paraIdParent="2FBEFEBF"/>
  <w15:commentEx w15:done="1" w15:paraId="6CECBBED" w15:paraIdParent="2FBEFEBF"/>
  <w15:commentEx w15:done="1" w15:paraId="3C99364E" w15:paraIdParent="2FBEFEBF"/>
  <w15:commentEx w15:done="1" w15:paraId="6F933D84"/>
  <w15:commentEx w15:done="1" w15:paraId="0C5E6DF7"/>
  <w15:commentEx w15:done="1" w15:paraId="453093BE" w15:paraIdParent="0C5E6DF7"/>
  <w15:commentEx w15:done="1" w15:paraId="6956F73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16EDCFD" w16cex:dateUtc="2026-09-22T16:02:00Z">
    <w16cex:extLst>
      <w16:ext w16:uri="{CE6994B0-6A32-4C9F-8C6B-6E91EDA988CE}">
        <cr:reactions xmlns:cr="http://schemas.microsoft.com/office/comments/2020/reactions">
          <cr:reaction reactionType="1">
            <cr:reactionInfo dateUtc="2026-09-25T09:36:46Z">
              <cr:user userId="S::andy.woods@rhul.ac.uk::1f14b3a1-f1dd-4da3-82b5-993b98b7bcdb" userProvider="AD" userName="Woods, Andy"/>
            </cr:reactionInfo>
          </cr:reaction>
        </cr:reactions>
      </w16:ext>
    </w16cex:extLst>
  </w16cex:commentExtensible>
  <w16cex:commentExtensible w16cex:durableId="2B645DCF" w16cex:dateUtc="2026-09-24T10:21:00Z">
    <w16cex:extLst>
      <w16:ext w16:uri="{CE6994B0-6A32-4C9F-8C6B-6E91EDA988CE}">
        <cr:reactions xmlns:cr="http://schemas.microsoft.com/office/comments/2020/reactions">
          <cr:reaction reactionType="1">
            <cr:reactionInfo dateUtc="2026-09-25T09:36:19Z">
              <cr:user userId="S::andy.woods@rhul.ac.uk::1f14b3a1-f1dd-4da3-82b5-993b98b7bcdb" userProvider="AD" userName="Woods, Andy"/>
            </cr:reactionInfo>
          </cr:reaction>
        </cr:reactions>
      </w16:ext>
    </w16cex:extLst>
  </w16cex:commentExtensible>
  <w16cex:commentExtensible w16cex:durableId="7243F70D" w16cex:dateUtc="2026-09-24T08:53:00Z"/>
  <w16cex:commentExtensible w16cex:durableId="519EF263" w16cex:dateUtc="2026-09-24T08:55:00Z"/>
  <w16cex:commentExtensible w16cex:durableId="2785E413" w16cex:dateUtc="2026-09-24T09:02:00Z"/>
  <w16cex:commentExtensible w16cex:durableId="0C32EFF7" w16cex:dateUtc="2026-09-25T09:58:00Z"/>
  <w16cex:commentExtensible w16cex:durableId="52025905" w16cex:dateUtc="2026-09-24T08:53:00Z">
    <w16cex:extLst>
      <w16:ext w16:uri="{CE6994B0-6A32-4C9F-8C6B-6E91EDA988CE}">
        <cr:reactions xmlns:cr="http://schemas.microsoft.com/office/comments/2020/reactions">
          <cr:reaction reactionType="1">
            <cr:reactionInfo dateUtc="2026-09-25T09:56:44Z">
              <cr:user userId="S::andy.woods@rhul.ac.uk::1f14b3a1-f1dd-4da3-82b5-993b98b7bcdb" userProvider="AD" userName="Woods, Andy"/>
            </cr:reactionInfo>
          </cr:reaction>
        </cr:reactions>
      </w16:ext>
    </w16cex:extLst>
  </w16cex:commentExtensible>
  <w16cex:commentExtensible w16cex:durableId="0748F475" w16cex:dateUtc="2026-09-22T16:08:00Z">
    <w16cex:extLst>
      <w16:ext w16:uri="{CE6994B0-6A32-4C9F-8C6B-6E91EDA988CE}">
        <cr:reactions xmlns:cr="http://schemas.microsoft.com/office/comments/2020/reactions">
          <cr:reaction reactionType="1">
            <cr:reactionInfo dateUtc="2026-09-25T13:24:47Z">
              <cr:user userId="S::andy.woods@rhul.ac.uk::1f14b3a1-f1dd-4da3-82b5-993b98b7bcdb" userProvider="AD" userName="Woods, Andy"/>
            </cr:reactionInfo>
          </cr:reaction>
        </cr:reactions>
      </w16:ext>
    </w16cex:extLst>
  </w16cex:commentExtensible>
  <w16cex:commentExtensible w16cex:durableId="25B7AD88" w16cex:dateUtc="2026-09-22T16:09:00Z"/>
  <w16cex:commentExtensible w16cex:durableId="5AA02D96" w16cex:dateUtc="2026-09-24T08:58:00Z"/>
  <w16cex:commentExtensible w16cex:durableId="5B8B0517" w16cex:dateUtc="2026-09-25T10:06:00Z"/>
  <w16cex:commentExtensible w16cex:durableId="2F2269A4" w16cex:dateUtc="2026-09-25T11:54:00Z"/>
  <w16cex:commentExtensible w16cex:durableId="48D7A0F4" w16cex:dateUtc="2026-09-25T16:24:00Z">
    <w16cex:extLst>
      <w16:ext w16:uri="{CE6994B0-6A32-4C9F-8C6B-6E91EDA988CE}">
        <cr:reactions xmlns:cr="http://schemas.microsoft.com/office/comments/2020/reactions">
          <cr:reaction reactionType="1">
            <cr:reactionInfo dateUtc="2026-09-28T04:39:41Z">
              <cr:user userId="S::Andy.Woods@rhul.ac.uk::1f14b3a1-f1dd-4da3-82b5-993b98b7bcdb" userProvider="AD" userName="Woods, Andy"/>
            </cr:reactionInfo>
          </cr:reaction>
        </cr:reactions>
      </w16:ext>
    </w16cex:extLst>
  </w16cex:commentExtensible>
  <w16cex:commentExtensible w16cex:durableId="61B008C5" w16cex:dateUtc="2026-09-24T08:58:00Z"/>
  <w16cex:commentExtensible w16cex:durableId="31CFA3D7" w16cex:dateUtc="2026-09-25T10:03:00Z">
    <w16cex:extLst>
      <w16:ext w16:uri="{CE6994B0-6A32-4C9F-8C6B-6E91EDA988CE}">
        <cr:reactions xmlns:cr="http://schemas.microsoft.com/office/comments/2020/reactions">
          <cr:reaction reactionType="1">
            <cr:reactionInfo dateUtc="2026-09-25T11:57:26Z">
              <cr:user userId="S::polly.dalton@rhul.ac.uk::92ac5f7e-1c3f-4ae9-bcc6-bd143a5a6886" userProvider="AD" userName="Dalton, Polly"/>
            </cr:reactionInfo>
          </cr:reaction>
        </cr:reactions>
      </w16:ext>
    </w16cex:extLst>
  </w16cex:commentExtensible>
  <w16cex:commentExtensible w16cex:durableId="40B0904F" w16cex:dateUtc="2026-09-24T14:21:00Z"/>
  <w16cex:commentExtensible w16cex:durableId="08E4A943" w16cex:dateUtc="2026-09-25T10:05:00Z"/>
  <w16cex:commentExtensible w16cex:durableId="3A529535" w16cex:dateUtc="2026-09-25T16:25:00Z"/>
  <w16cex:commentExtensible w16cex:durableId="2119A3F1" w16cex:dateUtc="2026-09-22T16:17:00Z"/>
  <w16cex:commentExtensible w16cex:durableId="17B52462" w16cex:dateUtc="2026-09-25T10:12:00Z"/>
  <w16cex:commentExtensible w16cex:durableId="0FE2CBE5" w16cex:dateUtc="2026-09-14T12:46:00Z"/>
  <w16cex:commentExtensible w16cex:durableId="460D1328" w16cex:dateUtc="2026-09-25T10:32:00Z"/>
  <w16cex:commentExtensible w16cex:durableId="10909C52" w16cex:dateUtc="2026-09-25T16:31:00Z"/>
  <w16cex:commentExtensible w16cex:durableId="00BC03E2" w16cex:dateUtc="2026-09-28T04:44:00Z"/>
  <w16cex:commentExtensible w16cex:durableId="338BBF73" w16cex:dateUtc="2026-09-24T09:04:00Z">
    <w16cex:extLst>
      <w16:ext w16:uri="{CE6994B0-6A32-4C9F-8C6B-6E91EDA988CE}">
        <cr:reactions xmlns:cr="http://schemas.microsoft.com/office/comments/2020/reactions">
          <cr:reaction reactionType="1">
            <cr:reactionInfo dateUtc="2026-09-25T10:13:10Z">
              <cr:user userId="S::andy.woods@rhul.ac.uk::1f14b3a1-f1dd-4da3-82b5-993b98b7bcdb" userProvider="AD" userName="Woods, Andy"/>
            </cr:reactionInfo>
          </cr:reaction>
        </cr:reactions>
      </w16:ext>
    </w16cex:extLst>
  </w16cex:commentExtensible>
  <w16cex:commentExtensible w16cex:durableId="4CCD22EE" w16cex:dateUtc="2026-09-25T16:46:00Z"/>
  <w16cex:commentExtensible w16cex:durableId="043F083B" w16cex:dateUtc="2026-09-28T04:46:00Z"/>
  <w16cex:commentExtensible w16cex:durableId="71638CA4" w16cex:dateUtc="2026-09-24T14:26:00Z">
    <w16cex:extLst>
      <w16:ext w16:uri="{CE6994B0-6A32-4C9F-8C6B-6E91EDA988CE}">
        <cr:reactions xmlns:cr="http://schemas.microsoft.com/office/comments/2020/reactions">
          <cr:reaction reactionType="1">
            <cr:reactionInfo dateUtc="2026-09-25T10:15:19Z">
              <cr:user userId="S::andy.woods@rhul.ac.uk::1f14b3a1-f1dd-4da3-82b5-993b98b7bcdb" userProvider="AD" userName="Woods, Andy"/>
            </cr:reactionInfo>
          </cr:reaction>
        </cr:reactions>
      </w16:ext>
    </w16cex:extLst>
  </w16cex:commentExtensible>
</w16cex:commentsExtensible>
</file>

<file path=word/commentsIds.xml><?xml version="1.0" encoding="utf-8"?>
<w16cid:commentsIds xmlns:mc="http://schemas.openxmlformats.org/markup-compatibility/2006" xmlns:w16cid="http://schemas.microsoft.com/office/word/2016/wordml/cid" mc:Ignorable="w16cid">
  <w16cid:commentId w16cid:paraId="0B7C92A4" w16cid:durableId="116EDCFD"/>
  <w16cid:commentId w16cid:paraId="4C48CF9C" w16cid:durableId="2B645DCF"/>
  <w16cid:commentId w16cid:paraId="7E3DC31E" w16cid:durableId="7243F70D"/>
  <w16cid:commentId w16cid:paraId="54579755" w16cid:durableId="519EF263"/>
  <w16cid:commentId w16cid:paraId="78368B1F" w16cid:durableId="2785E413"/>
  <w16cid:commentId w16cid:paraId="5EE3B9A7" w16cid:durableId="0C32EFF7"/>
  <w16cid:commentId w16cid:paraId="24E903C3" w16cid:durableId="52025905"/>
  <w16cid:commentId w16cid:paraId="26485B4A" w16cid:durableId="0748F475"/>
  <w16cid:commentId w16cid:paraId="0F6DDCAD" w16cid:durableId="25B7AD88"/>
  <w16cid:commentId w16cid:paraId="4B12C0A5" w16cid:durableId="5AA02D96"/>
  <w16cid:commentId w16cid:paraId="70E693F2" w16cid:durableId="5B8B0517"/>
  <w16cid:commentId w16cid:paraId="2E5C3017" w16cid:durableId="2F2269A4"/>
  <w16cid:commentId w16cid:paraId="5DC788E5" w16cid:durableId="48D7A0F4"/>
  <w16cid:commentId w16cid:paraId="5E12CA8B" w16cid:durableId="61B008C5"/>
  <w16cid:commentId w16cid:paraId="3471F5E4" w16cid:durableId="31CFA3D7"/>
  <w16cid:commentId w16cid:paraId="70ACCCC8" w16cid:durableId="40B0904F"/>
  <w16cid:commentId w16cid:paraId="4505E186" w16cid:durableId="08E4A943"/>
  <w16cid:commentId w16cid:paraId="7D2777B6" w16cid:durableId="3A529535"/>
  <w16cid:commentId w16cid:paraId="798B948F" w16cid:durableId="2119A3F1"/>
  <w16cid:commentId w16cid:paraId="719E4B6D" w16cid:durableId="17B52462"/>
  <w16cid:commentId w16cid:paraId="2FBEFEBF" w16cid:durableId="0FE2CBE5"/>
  <w16cid:commentId w16cid:paraId="34638E8E" w16cid:durableId="460D1328"/>
  <w16cid:commentId w16cid:paraId="6CECBBED" w16cid:durableId="10909C52"/>
  <w16cid:commentId w16cid:paraId="3C99364E" w16cid:durableId="00BC03E2"/>
  <w16cid:commentId w16cid:paraId="6F933D84" w16cid:durableId="338BBF73"/>
  <w16cid:commentId w16cid:paraId="0C5E6DF7" w16cid:durableId="4CCD22EE"/>
  <w16cid:commentId w16cid:paraId="453093BE" w16cid:durableId="043F083B"/>
  <w16cid:commentId w16cid:paraId="6956F738" w16cid:durableId="71638CA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C3D8C" w:rsidP="005A4A43" w:rsidRDefault="007C3D8C" w14:paraId="51370786" w14:textId="77777777">
      <w:pPr>
        <w:spacing w:after="0" w:line="240" w:lineRule="auto"/>
      </w:pPr>
      <w:r>
        <w:separator/>
      </w:r>
    </w:p>
  </w:endnote>
  <w:endnote w:type="continuationSeparator" w:id="0">
    <w:p w:rsidR="007C3D8C" w:rsidP="005A4A43" w:rsidRDefault="007C3D8C" w14:paraId="778B4C5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1CB20EA" w:rsidTr="71CB20EA" w14:paraId="7157AA38" w14:textId="77777777">
      <w:trPr>
        <w:trHeight w:val="300"/>
      </w:trPr>
      <w:tc>
        <w:tcPr>
          <w:tcW w:w="3005" w:type="dxa"/>
        </w:tcPr>
        <w:p w:rsidR="71CB20EA" w:rsidP="71CB20EA" w:rsidRDefault="71CB20EA" w14:paraId="21854B68" w14:textId="05B477AB">
          <w:pPr>
            <w:pStyle w:val="Header"/>
            <w:ind w:left="-115"/>
          </w:pPr>
        </w:p>
      </w:tc>
      <w:tc>
        <w:tcPr>
          <w:tcW w:w="3005" w:type="dxa"/>
        </w:tcPr>
        <w:p w:rsidR="71CB20EA" w:rsidP="71CB20EA" w:rsidRDefault="71CB20EA" w14:paraId="253818CD" w14:textId="73CD6D21">
          <w:pPr>
            <w:pStyle w:val="Header"/>
            <w:jc w:val="center"/>
          </w:pPr>
        </w:p>
      </w:tc>
      <w:tc>
        <w:tcPr>
          <w:tcW w:w="3005" w:type="dxa"/>
        </w:tcPr>
        <w:p w:rsidR="71CB20EA" w:rsidP="71CB20EA" w:rsidRDefault="71CB20EA" w14:paraId="6CCCA2C3" w14:textId="18077A9E">
          <w:pPr>
            <w:pStyle w:val="Header"/>
            <w:ind w:right="-115"/>
            <w:jc w:val="right"/>
          </w:pPr>
        </w:p>
      </w:tc>
    </w:tr>
  </w:tbl>
  <w:p w:rsidR="71CB20EA" w:rsidP="71CB20EA" w:rsidRDefault="71CB20EA" w14:paraId="5813A488" w14:textId="063BE2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C3D8C" w:rsidP="005A4A43" w:rsidRDefault="007C3D8C" w14:paraId="67FC8394" w14:textId="77777777">
      <w:pPr>
        <w:spacing w:after="0" w:line="240" w:lineRule="auto"/>
      </w:pPr>
      <w:r>
        <w:separator/>
      </w:r>
    </w:p>
  </w:footnote>
  <w:footnote w:type="continuationSeparator" w:id="0">
    <w:p w:rsidR="007C3D8C" w:rsidP="005A4A43" w:rsidRDefault="007C3D8C" w14:paraId="7979CB1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1CB20EA" w:rsidTr="71CB20EA" w14:paraId="7DF3936F" w14:textId="77777777">
      <w:trPr>
        <w:trHeight w:val="300"/>
      </w:trPr>
      <w:tc>
        <w:tcPr>
          <w:tcW w:w="3005" w:type="dxa"/>
        </w:tcPr>
        <w:p w:rsidR="71CB20EA" w:rsidP="71CB20EA" w:rsidRDefault="71CB20EA" w14:paraId="55864D9D" w14:textId="431C22D7">
          <w:pPr>
            <w:pStyle w:val="Header"/>
            <w:ind w:left="-115"/>
          </w:pPr>
        </w:p>
      </w:tc>
      <w:tc>
        <w:tcPr>
          <w:tcW w:w="3005" w:type="dxa"/>
        </w:tcPr>
        <w:p w:rsidR="71CB20EA" w:rsidP="71CB20EA" w:rsidRDefault="71CB20EA" w14:paraId="6B94F544" w14:textId="197554F1">
          <w:pPr>
            <w:pStyle w:val="Header"/>
            <w:jc w:val="center"/>
          </w:pPr>
        </w:p>
      </w:tc>
      <w:tc>
        <w:tcPr>
          <w:tcW w:w="3005" w:type="dxa"/>
        </w:tcPr>
        <w:p w:rsidR="71CB20EA" w:rsidP="71CB20EA" w:rsidRDefault="71CB20EA" w14:paraId="23CB9226" w14:textId="1A1BEA21">
          <w:pPr>
            <w:pStyle w:val="Header"/>
            <w:ind w:right="-115"/>
            <w:jc w:val="right"/>
          </w:pPr>
        </w:p>
      </w:tc>
    </w:tr>
  </w:tbl>
  <w:p w:rsidR="71CB20EA" w:rsidP="71CB20EA" w:rsidRDefault="71CB20EA" w14:paraId="73C03D9B" w14:textId="0E770CB3">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Rzhcf0UN" int2:invalidationBookmarkName="" int2:hashCode="8HsMrTq/rfGt2O" int2:id="wQ9tiVSd">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50CD"/>
    <w:multiLevelType w:val="multilevel"/>
    <w:tmpl w:val="2C2842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6604C4F"/>
    <w:multiLevelType w:val="multilevel"/>
    <w:tmpl w:val="92FA2D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B9C1199"/>
    <w:multiLevelType w:val="hybridMultilevel"/>
    <w:tmpl w:val="48C4EBA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start w:val="1"/>
      <w:numFmt w:val="bullet"/>
      <w:lvlText w:val=""/>
      <w:lvlJc w:val="left"/>
      <w:pPr>
        <w:ind w:left="2880" w:hanging="360"/>
      </w:pPr>
      <w:rPr>
        <w:rFonts w:hint="default" w:ascii="Symbol" w:hAnsi="Symbol"/>
      </w:rPr>
    </w:lvl>
    <w:lvl w:ilvl="4" w:tplc="08090003">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1ADCC3E1"/>
    <w:multiLevelType w:val="hybridMultilevel"/>
    <w:tmpl w:val="0C7668D6"/>
    <w:lvl w:ilvl="0" w:tplc="388251BE">
      <w:start w:val="1"/>
      <w:numFmt w:val="bullet"/>
      <w:lvlText w:val=""/>
      <w:lvlJc w:val="left"/>
      <w:pPr>
        <w:ind w:left="720" w:hanging="360"/>
      </w:pPr>
      <w:rPr>
        <w:rFonts w:hint="default" w:ascii="Symbol" w:hAnsi="Symbol"/>
      </w:rPr>
    </w:lvl>
    <w:lvl w:ilvl="1" w:tplc="59BE3BD4">
      <w:start w:val="1"/>
      <w:numFmt w:val="bullet"/>
      <w:lvlText w:val="o"/>
      <w:lvlJc w:val="left"/>
      <w:pPr>
        <w:ind w:left="1440" w:hanging="360"/>
      </w:pPr>
      <w:rPr>
        <w:rFonts w:hint="default" w:ascii="Courier New" w:hAnsi="Courier New"/>
      </w:rPr>
    </w:lvl>
    <w:lvl w:ilvl="2" w:tplc="A83A5832">
      <w:start w:val="1"/>
      <w:numFmt w:val="bullet"/>
      <w:lvlText w:val=""/>
      <w:lvlJc w:val="left"/>
      <w:pPr>
        <w:ind w:left="2160" w:hanging="360"/>
      </w:pPr>
      <w:rPr>
        <w:rFonts w:hint="default" w:ascii="Wingdings" w:hAnsi="Wingdings"/>
      </w:rPr>
    </w:lvl>
    <w:lvl w:ilvl="3" w:tplc="E2EC008E">
      <w:start w:val="1"/>
      <w:numFmt w:val="bullet"/>
      <w:lvlText w:val=""/>
      <w:lvlJc w:val="left"/>
      <w:pPr>
        <w:ind w:left="2880" w:hanging="360"/>
      </w:pPr>
      <w:rPr>
        <w:rFonts w:hint="default" w:ascii="Symbol" w:hAnsi="Symbol"/>
      </w:rPr>
    </w:lvl>
    <w:lvl w:ilvl="4" w:tplc="A8F072CC">
      <w:start w:val="1"/>
      <w:numFmt w:val="bullet"/>
      <w:lvlText w:val="o"/>
      <w:lvlJc w:val="left"/>
      <w:pPr>
        <w:ind w:left="3600" w:hanging="360"/>
      </w:pPr>
      <w:rPr>
        <w:rFonts w:hint="default" w:ascii="Courier New" w:hAnsi="Courier New"/>
      </w:rPr>
    </w:lvl>
    <w:lvl w:ilvl="5" w:tplc="61B4B67C">
      <w:start w:val="1"/>
      <w:numFmt w:val="bullet"/>
      <w:lvlText w:val=""/>
      <w:lvlJc w:val="left"/>
      <w:pPr>
        <w:ind w:left="4320" w:hanging="360"/>
      </w:pPr>
      <w:rPr>
        <w:rFonts w:hint="default" w:ascii="Wingdings" w:hAnsi="Wingdings"/>
      </w:rPr>
    </w:lvl>
    <w:lvl w:ilvl="6" w:tplc="2C1A6A66">
      <w:start w:val="1"/>
      <w:numFmt w:val="bullet"/>
      <w:lvlText w:val=""/>
      <w:lvlJc w:val="left"/>
      <w:pPr>
        <w:ind w:left="5040" w:hanging="360"/>
      </w:pPr>
      <w:rPr>
        <w:rFonts w:hint="default" w:ascii="Symbol" w:hAnsi="Symbol"/>
      </w:rPr>
    </w:lvl>
    <w:lvl w:ilvl="7" w:tplc="4B820DDC">
      <w:start w:val="1"/>
      <w:numFmt w:val="bullet"/>
      <w:lvlText w:val="o"/>
      <w:lvlJc w:val="left"/>
      <w:pPr>
        <w:ind w:left="5760" w:hanging="360"/>
      </w:pPr>
      <w:rPr>
        <w:rFonts w:hint="default" w:ascii="Courier New" w:hAnsi="Courier New"/>
      </w:rPr>
    </w:lvl>
    <w:lvl w:ilvl="8" w:tplc="05CC9BC2">
      <w:start w:val="1"/>
      <w:numFmt w:val="bullet"/>
      <w:lvlText w:val=""/>
      <w:lvlJc w:val="left"/>
      <w:pPr>
        <w:ind w:left="6480" w:hanging="360"/>
      </w:pPr>
      <w:rPr>
        <w:rFonts w:hint="default" w:ascii="Wingdings" w:hAnsi="Wingdings"/>
      </w:rPr>
    </w:lvl>
  </w:abstractNum>
  <w:abstractNum w:abstractNumId="4" w15:restartNumberingAfterBreak="0">
    <w:nsid w:val="2B7B3AA1"/>
    <w:multiLevelType w:val="multilevel"/>
    <w:tmpl w:val="CD2EF9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2D498B58"/>
    <w:multiLevelType w:val="hybridMultilevel"/>
    <w:tmpl w:val="67B02F6E"/>
    <w:lvl w:ilvl="0" w:tplc="1C6E2F8E">
      <w:start w:val="1"/>
      <w:numFmt w:val="bullet"/>
      <w:lvlText w:val=""/>
      <w:lvlJc w:val="left"/>
      <w:pPr>
        <w:ind w:left="720" w:hanging="360"/>
      </w:pPr>
      <w:rPr>
        <w:rFonts w:hint="default" w:ascii="Symbol" w:hAnsi="Symbol"/>
      </w:rPr>
    </w:lvl>
    <w:lvl w:ilvl="1" w:tplc="B50C14FE">
      <w:start w:val="1"/>
      <w:numFmt w:val="bullet"/>
      <w:lvlText w:val="o"/>
      <w:lvlJc w:val="left"/>
      <w:pPr>
        <w:ind w:left="1440" w:hanging="360"/>
      </w:pPr>
      <w:rPr>
        <w:rFonts w:hint="default" w:ascii="Courier New" w:hAnsi="Courier New"/>
      </w:rPr>
    </w:lvl>
    <w:lvl w:ilvl="2" w:tplc="9D48821C">
      <w:start w:val="1"/>
      <w:numFmt w:val="bullet"/>
      <w:lvlText w:val=""/>
      <w:lvlJc w:val="left"/>
      <w:pPr>
        <w:ind w:left="2160" w:hanging="360"/>
      </w:pPr>
      <w:rPr>
        <w:rFonts w:hint="default" w:ascii="Wingdings" w:hAnsi="Wingdings"/>
      </w:rPr>
    </w:lvl>
    <w:lvl w:ilvl="3" w:tplc="EDE0360E">
      <w:start w:val="1"/>
      <w:numFmt w:val="bullet"/>
      <w:lvlText w:val=""/>
      <w:lvlJc w:val="left"/>
      <w:pPr>
        <w:ind w:left="2880" w:hanging="360"/>
      </w:pPr>
      <w:rPr>
        <w:rFonts w:hint="default" w:ascii="Symbol" w:hAnsi="Symbol"/>
      </w:rPr>
    </w:lvl>
    <w:lvl w:ilvl="4" w:tplc="3872DC72">
      <w:start w:val="1"/>
      <w:numFmt w:val="bullet"/>
      <w:lvlText w:val="o"/>
      <w:lvlJc w:val="left"/>
      <w:pPr>
        <w:ind w:left="3600" w:hanging="360"/>
      </w:pPr>
      <w:rPr>
        <w:rFonts w:hint="default" w:ascii="Courier New" w:hAnsi="Courier New"/>
      </w:rPr>
    </w:lvl>
    <w:lvl w:ilvl="5" w:tplc="9CB8CBE2">
      <w:start w:val="1"/>
      <w:numFmt w:val="bullet"/>
      <w:lvlText w:val=""/>
      <w:lvlJc w:val="left"/>
      <w:pPr>
        <w:ind w:left="4320" w:hanging="360"/>
      </w:pPr>
      <w:rPr>
        <w:rFonts w:hint="default" w:ascii="Wingdings" w:hAnsi="Wingdings"/>
      </w:rPr>
    </w:lvl>
    <w:lvl w:ilvl="6" w:tplc="3BD85A7C">
      <w:start w:val="1"/>
      <w:numFmt w:val="bullet"/>
      <w:lvlText w:val=""/>
      <w:lvlJc w:val="left"/>
      <w:pPr>
        <w:ind w:left="5040" w:hanging="360"/>
      </w:pPr>
      <w:rPr>
        <w:rFonts w:hint="default" w:ascii="Symbol" w:hAnsi="Symbol"/>
      </w:rPr>
    </w:lvl>
    <w:lvl w:ilvl="7" w:tplc="CDCCBC00">
      <w:start w:val="1"/>
      <w:numFmt w:val="bullet"/>
      <w:lvlText w:val="o"/>
      <w:lvlJc w:val="left"/>
      <w:pPr>
        <w:ind w:left="5760" w:hanging="360"/>
      </w:pPr>
      <w:rPr>
        <w:rFonts w:hint="default" w:ascii="Courier New" w:hAnsi="Courier New"/>
      </w:rPr>
    </w:lvl>
    <w:lvl w:ilvl="8" w:tplc="F72876BE">
      <w:start w:val="1"/>
      <w:numFmt w:val="bullet"/>
      <w:lvlText w:val=""/>
      <w:lvlJc w:val="left"/>
      <w:pPr>
        <w:ind w:left="6480" w:hanging="360"/>
      </w:pPr>
      <w:rPr>
        <w:rFonts w:hint="default" w:ascii="Wingdings" w:hAnsi="Wingdings"/>
      </w:rPr>
    </w:lvl>
  </w:abstractNum>
  <w:abstractNum w:abstractNumId="6" w15:restartNumberingAfterBreak="0">
    <w:nsid w:val="2F465B03"/>
    <w:multiLevelType w:val="multilevel"/>
    <w:tmpl w:val="BD0E4C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30847672"/>
    <w:multiLevelType w:val="hybridMultilevel"/>
    <w:tmpl w:val="AD72906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3142116F"/>
    <w:multiLevelType w:val="hybridMultilevel"/>
    <w:tmpl w:val="4B7A182E"/>
    <w:lvl w:ilvl="0" w:tplc="F53CC0F6">
      <w:start w:val="1"/>
      <w:numFmt w:val="bullet"/>
      <w:lvlText w:val=""/>
      <w:lvlJc w:val="left"/>
      <w:pPr>
        <w:ind w:left="720" w:hanging="360"/>
      </w:pPr>
      <w:rPr>
        <w:rFonts w:hint="default" w:ascii="Symbol" w:hAnsi="Symbol"/>
      </w:rPr>
    </w:lvl>
    <w:lvl w:ilvl="1" w:tplc="57EEAAB6">
      <w:start w:val="1"/>
      <w:numFmt w:val="bullet"/>
      <w:lvlText w:val="o"/>
      <w:lvlJc w:val="left"/>
      <w:pPr>
        <w:ind w:left="1440" w:hanging="360"/>
      </w:pPr>
      <w:rPr>
        <w:rFonts w:hint="default" w:ascii="Courier New" w:hAnsi="Courier New"/>
      </w:rPr>
    </w:lvl>
    <w:lvl w:ilvl="2" w:tplc="7BB675D8">
      <w:start w:val="1"/>
      <w:numFmt w:val="bullet"/>
      <w:lvlText w:val=""/>
      <w:lvlJc w:val="left"/>
      <w:pPr>
        <w:ind w:left="2160" w:hanging="360"/>
      </w:pPr>
      <w:rPr>
        <w:rFonts w:hint="default" w:ascii="Wingdings" w:hAnsi="Wingdings"/>
      </w:rPr>
    </w:lvl>
    <w:lvl w:ilvl="3" w:tplc="58B0EF84">
      <w:start w:val="1"/>
      <w:numFmt w:val="bullet"/>
      <w:lvlText w:val=""/>
      <w:lvlJc w:val="left"/>
      <w:pPr>
        <w:ind w:left="2880" w:hanging="360"/>
      </w:pPr>
      <w:rPr>
        <w:rFonts w:hint="default" w:ascii="Symbol" w:hAnsi="Symbol"/>
      </w:rPr>
    </w:lvl>
    <w:lvl w:ilvl="4" w:tplc="3C04C8AA">
      <w:start w:val="1"/>
      <w:numFmt w:val="bullet"/>
      <w:lvlText w:val="o"/>
      <w:lvlJc w:val="left"/>
      <w:pPr>
        <w:ind w:left="3600" w:hanging="360"/>
      </w:pPr>
      <w:rPr>
        <w:rFonts w:hint="default" w:ascii="Courier New" w:hAnsi="Courier New"/>
      </w:rPr>
    </w:lvl>
    <w:lvl w:ilvl="5" w:tplc="DDD6D9DE">
      <w:start w:val="1"/>
      <w:numFmt w:val="bullet"/>
      <w:lvlText w:val=""/>
      <w:lvlJc w:val="left"/>
      <w:pPr>
        <w:ind w:left="4320" w:hanging="360"/>
      </w:pPr>
      <w:rPr>
        <w:rFonts w:hint="default" w:ascii="Wingdings" w:hAnsi="Wingdings"/>
      </w:rPr>
    </w:lvl>
    <w:lvl w:ilvl="6" w:tplc="D61A5CEC">
      <w:start w:val="1"/>
      <w:numFmt w:val="bullet"/>
      <w:lvlText w:val=""/>
      <w:lvlJc w:val="left"/>
      <w:pPr>
        <w:ind w:left="5040" w:hanging="360"/>
      </w:pPr>
      <w:rPr>
        <w:rFonts w:hint="default" w:ascii="Symbol" w:hAnsi="Symbol"/>
      </w:rPr>
    </w:lvl>
    <w:lvl w:ilvl="7" w:tplc="5D24BE76">
      <w:start w:val="1"/>
      <w:numFmt w:val="bullet"/>
      <w:lvlText w:val="o"/>
      <w:lvlJc w:val="left"/>
      <w:pPr>
        <w:ind w:left="5760" w:hanging="360"/>
      </w:pPr>
      <w:rPr>
        <w:rFonts w:hint="default" w:ascii="Courier New" w:hAnsi="Courier New"/>
      </w:rPr>
    </w:lvl>
    <w:lvl w:ilvl="8" w:tplc="5F9074C6">
      <w:start w:val="1"/>
      <w:numFmt w:val="bullet"/>
      <w:lvlText w:val=""/>
      <w:lvlJc w:val="left"/>
      <w:pPr>
        <w:ind w:left="6480" w:hanging="360"/>
      </w:pPr>
      <w:rPr>
        <w:rFonts w:hint="default" w:ascii="Wingdings" w:hAnsi="Wingdings"/>
      </w:rPr>
    </w:lvl>
  </w:abstractNum>
  <w:abstractNum w:abstractNumId="9" w15:restartNumberingAfterBreak="0">
    <w:nsid w:val="3FCE712D"/>
    <w:multiLevelType w:val="multilevel"/>
    <w:tmpl w:val="3F7E14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4464F7F4"/>
    <w:multiLevelType w:val="hybridMultilevel"/>
    <w:tmpl w:val="9DF68DE6"/>
    <w:lvl w:ilvl="0" w:tplc="B62439CA">
      <w:start w:val="1"/>
      <w:numFmt w:val="bullet"/>
      <w:lvlText w:val=""/>
      <w:lvlJc w:val="left"/>
      <w:pPr>
        <w:ind w:left="720" w:hanging="360"/>
      </w:pPr>
      <w:rPr>
        <w:rFonts w:hint="default" w:ascii="Symbol" w:hAnsi="Symbol"/>
      </w:rPr>
    </w:lvl>
    <w:lvl w:ilvl="1" w:tplc="68529FDE">
      <w:start w:val="1"/>
      <w:numFmt w:val="bullet"/>
      <w:lvlText w:val="o"/>
      <w:lvlJc w:val="left"/>
      <w:pPr>
        <w:ind w:left="1440" w:hanging="360"/>
      </w:pPr>
      <w:rPr>
        <w:rFonts w:hint="default" w:ascii="Courier New" w:hAnsi="Courier New"/>
      </w:rPr>
    </w:lvl>
    <w:lvl w:ilvl="2" w:tplc="9970DFE2">
      <w:start w:val="1"/>
      <w:numFmt w:val="bullet"/>
      <w:lvlText w:val=""/>
      <w:lvlJc w:val="left"/>
      <w:pPr>
        <w:ind w:left="2160" w:hanging="360"/>
      </w:pPr>
      <w:rPr>
        <w:rFonts w:hint="default" w:ascii="Wingdings" w:hAnsi="Wingdings"/>
      </w:rPr>
    </w:lvl>
    <w:lvl w:ilvl="3" w:tplc="937A4526">
      <w:start w:val="1"/>
      <w:numFmt w:val="bullet"/>
      <w:lvlText w:val=""/>
      <w:lvlJc w:val="left"/>
      <w:pPr>
        <w:ind w:left="2880" w:hanging="360"/>
      </w:pPr>
      <w:rPr>
        <w:rFonts w:hint="default" w:ascii="Symbol" w:hAnsi="Symbol"/>
      </w:rPr>
    </w:lvl>
    <w:lvl w:ilvl="4" w:tplc="36722B54">
      <w:start w:val="1"/>
      <w:numFmt w:val="bullet"/>
      <w:lvlText w:val="o"/>
      <w:lvlJc w:val="left"/>
      <w:pPr>
        <w:ind w:left="3600" w:hanging="360"/>
      </w:pPr>
      <w:rPr>
        <w:rFonts w:hint="default" w:ascii="Courier New" w:hAnsi="Courier New"/>
      </w:rPr>
    </w:lvl>
    <w:lvl w:ilvl="5" w:tplc="85DE2AB4">
      <w:start w:val="1"/>
      <w:numFmt w:val="bullet"/>
      <w:lvlText w:val=""/>
      <w:lvlJc w:val="left"/>
      <w:pPr>
        <w:ind w:left="4320" w:hanging="360"/>
      </w:pPr>
      <w:rPr>
        <w:rFonts w:hint="default" w:ascii="Wingdings" w:hAnsi="Wingdings"/>
      </w:rPr>
    </w:lvl>
    <w:lvl w:ilvl="6" w:tplc="AB9ACD6C">
      <w:start w:val="1"/>
      <w:numFmt w:val="bullet"/>
      <w:lvlText w:val=""/>
      <w:lvlJc w:val="left"/>
      <w:pPr>
        <w:ind w:left="5040" w:hanging="360"/>
      </w:pPr>
      <w:rPr>
        <w:rFonts w:hint="default" w:ascii="Symbol" w:hAnsi="Symbol"/>
      </w:rPr>
    </w:lvl>
    <w:lvl w:ilvl="7" w:tplc="66A2AE28">
      <w:start w:val="1"/>
      <w:numFmt w:val="bullet"/>
      <w:lvlText w:val="o"/>
      <w:lvlJc w:val="left"/>
      <w:pPr>
        <w:ind w:left="5760" w:hanging="360"/>
      </w:pPr>
      <w:rPr>
        <w:rFonts w:hint="default" w:ascii="Courier New" w:hAnsi="Courier New"/>
      </w:rPr>
    </w:lvl>
    <w:lvl w:ilvl="8" w:tplc="C91CD8DE">
      <w:start w:val="1"/>
      <w:numFmt w:val="bullet"/>
      <w:lvlText w:val=""/>
      <w:lvlJc w:val="left"/>
      <w:pPr>
        <w:ind w:left="6480" w:hanging="360"/>
      </w:pPr>
      <w:rPr>
        <w:rFonts w:hint="default" w:ascii="Wingdings" w:hAnsi="Wingdings"/>
      </w:rPr>
    </w:lvl>
  </w:abstractNum>
  <w:abstractNum w:abstractNumId="11" w15:restartNumberingAfterBreak="0">
    <w:nsid w:val="4A7E5CC0"/>
    <w:multiLevelType w:val="hybridMultilevel"/>
    <w:tmpl w:val="801E8660"/>
    <w:lvl w:ilvl="0" w:tplc="770A25A0">
      <w:start w:val="1"/>
      <w:numFmt w:val="bullet"/>
      <w:lvlText w:val=""/>
      <w:lvlJc w:val="left"/>
      <w:pPr>
        <w:ind w:left="720" w:hanging="360"/>
      </w:pPr>
      <w:rPr>
        <w:rFonts w:hint="default" w:ascii="Symbol" w:hAnsi="Symbol"/>
      </w:rPr>
    </w:lvl>
    <w:lvl w:ilvl="1" w:tplc="BC102CA4">
      <w:start w:val="1"/>
      <w:numFmt w:val="bullet"/>
      <w:lvlText w:val="o"/>
      <w:lvlJc w:val="left"/>
      <w:pPr>
        <w:ind w:left="1440" w:hanging="360"/>
      </w:pPr>
      <w:rPr>
        <w:rFonts w:hint="default" w:ascii="Courier New" w:hAnsi="Courier New"/>
      </w:rPr>
    </w:lvl>
    <w:lvl w:ilvl="2" w:tplc="DA9C23C6">
      <w:start w:val="1"/>
      <w:numFmt w:val="bullet"/>
      <w:lvlText w:val=""/>
      <w:lvlJc w:val="left"/>
      <w:pPr>
        <w:ind w:left="2160" w:hanging="360"/>
      </w:pPr>
      <w:rPr>
        <w:rFonts w:hint="default" w:ascii="Wingdings" w:hAnsi="Wingdings"/>
      </w:rPr>
    </w:lvl>
    <w:lvl w:ilvl="3" w:tplc="B5BEB8E2">
      <w:start w:val="1"/>
      <w:numFmt w:val="bullet"/>
      <w:lvlText w:val=""/>
      <w:lvlJc w:val="left"/>
      <w:pPr>
        <w:ind w:left="2880" w:hanging="360"/>
      </w:pPr>
      <w:rPr>
        <w:rFonts w:hint="default" w:ascii="Symbol" w:hAnsi="Symbol"/>
      </w:rPr>
    </w:lvl>
    <w:lvl w:ilvl="4" w:tplc="5AEC9698">
      <w:start w:val="1"/>
      <w:numFmt w:val="bullet"/>
      <w:lvlText w:val="o"/>
      <w:lvlJc w:val="left"/>
      <w:pPr>
        <w:ind w:left="3600" w:hanging="360"/>
      </w:pPr>
      <w:rPr>
        <w:rFonts w:hint="default" w:ascii="Courier New" w:hAnsi="Courier New"/>
      </w:rPr>
    </w:lvl>
    <w:lvl w:ilvl="5" w:tplc="DA7A356A">
      <w:start w:val="1"/>
      <w:numFmt w:val="bullet"/>
      <w:lvlText w:val=""/>
      <w:lvlJc w:val="left"/>
      <w:pPr>
        <w:ind w:left="4320" w:hanging="360"/>
      </w:pPr>
      <w:rPr>
        <w:rFonts w:hint="default" w:ascii="Wingdings" w:hAnsi="Wingdings"/>
      </w:rPr>
    </w:lvl>
    <w:lvl w:ilvl="6" w:tplc="A62EADAC">
      <w:start w:val="1"/>
      <w:numFmt w:val="bullet"/>
      <w:lvlText w:val=""/>
      <w:lvlJc w:val="left"/>
      <w:pPr>
        <w:ind w:left="5040" w:hanging="360"/>
      </w:pPr>
      <w:rPr>
        <w:rFonts w:hint="default" w:ascii="Symbol" w:hAnsi="Symbol"/>
      </w:rPr>
    </w:lvl>
    <w:lvl w:ilvl="7" w:tplc="28B89970">
      <w:start w:val="1"/>
      <w:numFmt w:val="bullet"/>
      <w:lvlText w:val="o"/>
      <w:lvlJc w:val="left"/>
      <w:pPr>
        <w:ind w:left="5760" w:hanging="360"/>
      </w:pPr>
      <w:rPr>
        <w:rFonts w:hint="default" w:ascii="Courier New" w:hAnsi="Courier New"/>
      </w:rPr>
    </w:lvl>
    <w:lvl w:ilvl="8" w:tplc="DA0C9F9C">
      <w:start w:val="1"/>
      <w:numFmt w:val="bullet"/>
      <w:lvlText w:val=""/>
      <w:lvlJc w:val="left"/>
      <w:pPr>
        <w:ind w:left="6480" w:hanging="360"/>
      </w:pPr>
      <w:rPr>
        <w:rFonts w:hint="default" w:ascii="Wingdings" w:hAnsi="Wingdings"/>
      </w:rPr>
    </w:lvl>
  </w:abstractNum>
  <w:abstractNum w:abstractNumId="12" w15:restartNumberingAfterBreak="0">
    <w:nsid w:val="4C5356E6"/>
    <w:multiLevelType w:val="multilevel"/>
    <w:tmpl w:val="F30A8C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530D7143"/>
    <w:multiLevelType w:val="multilevel"/>
    <w:tmpl w:val="DE0043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58D61721"/>
    <w:multiLevelType w:val="hybridMultilevel"/>
    <w:tmpl w:val="4DA6345A"/>
    <w:lvl w:ilvl="0" w:tplc="DC08E0E4">
      <w:start w:val="1"/>
      <w:numFmt w:val="bullet"/>
      <w:lvlText w:val=""/>
      <w:lvlJc w:val="left"/>
      <w:pPr>
        <w:ind w:left="720" w:hanging="360"/>
      </w:pPr>
      <w:rPr>
        <w:rFonts w:hint="default" w:ascii="Symbol" w:hAnsi="Symbol"/>
      </w:rPr>
    </w:lvl>
    <w:lvl w:ilvl="1" w:tplc="263C5934">
      <w:start w:val="1"/>
      <w:numFmt w:val="bullet"/>
      <w:lvlText w:val="o"/>
      <w:lvlJc w:val="left"/>
      <w:pPr>
        <w:ind w:left="1440" w:hanging="360"/>
      </w:pPr>
      <w:rPr>
        <w:rFonts w:hint="default" w:ascii="Courier New" w:hAnsi="Courier New"/>
      </w:rPr>
    </w:lvl>
    <w:lvl w:ilvl="2" w:tplc="9C68B3CE">
      <w:start w:val="1"/>
      <w:numFmt w:val="bullet"/>
      <w:lvlText w:val=""/>
      <w:lvlJc w:val="left"/>
      <w:pPr>
        <w:ind w:left="2160" w:hanging="360"/>
      </w:pPr>
      <w:rPr>
        <w:rFonts w:hint="default" w:ascii="Wingdings" w:hAnsi="Wingdings"/>
      </w:rPr>
    </w:lvl>
    <w:lvl w:ilvl="3" w:tplc="7B60749C">
      <w:start w:val="1"/>
      <w:numFmt w:val="bullet"/>
      <w:lvlText w:val=""/>
      <w:lvlJc w:val="left"/>
      <w:pPr>
        <w:ind w:left="2880" w:hanging="360"/>
      </w:pPr>
      <w:rPr>
        <w:rFonts w:hint="default" w:ascii="Symbol" w:hAnsi="Symbol"/>
      </w:rPr>
    </w:lvl>
    <w:lvl w:ilvl="4" w:tplc="059213CA">
      <w:start w:val="1"/>
      <w:numFmt w:val="bullet"/>
      <w:lvlText w:val="o"/>
      <w:lvlJc w:val="left"/>
      <w:pPr>
        <w:ind w:left="3600" w:hanging="360"/>
      </w:pPr>
      <w:rPr>
        <w:rFonts w:hint="default" w:ascii="Courier New" w:hAnsi="Courier New"/>
      </w:rPr>
    </w:lvl>
    <w:lvl w:ilvl="5" w:tplc="A1E8C7F4">
      <w:start w:val="1"/>
      <w:numFmt w:val="bullet"/>
      <w:lvlText w:val=""/>
      <w:lvlJc w:val="left"/>
      <w:pPr>
        <w:ind w:left="4320" w:hanging="360"/>
      </w:pPr>
      <w:rPr>
        <w:rFonts w:hint="default" w:ascii="Wingdings" w:hAnsi="Wingdings"/>
      </w:rPr>
    </w:lvl>
    <w:lvl w:ilvl="6" w:tplc="55A63D4C">
      <w:start w:val="1"/>
      <w:numFmt w:val="bullet"/>
      <w:lvlText w:val=""/>
      <w:lvlJc w:val="left"/>
      <w:pPr>
        <w:ind w:left="5040" w:hanging="360"/>
      </w:pPr>
      <w:rPr>
        <w:rFonts w:hint="default" w:ascii="Symbol" w:hAnsi="Symbol"/>
      </w:rPr>
    </w:lvl>
    <w:lvl w:ilvl="7" w:tplc="F796CEE0">
      <w:start w:val="1"/>
      <w:numFmt w:val="bullet"/>
      <w:lvlText w:val="o"/>
      <w:lvlJc w:val="left"/>
      <w:pPr>
        <w:ind w:left="5760" w:hanging="360"/>
      </w:pPr>
      <w:rPr>
        <w:rFonts w:hint="default" w:ascii="Courier New" w:hAnsi="Courier New"/>
      </w:rPr>
    </w:lvl>
    <w:lvl w:ilvl="8" w:tplc="17B25402">
      <w:start w:val="1"/>
      <w:numFmt w:val="bullet"/>
      <w:lvlText w:val=""/>
      <w:lvlJc w:val="left"/>
      <w:pPr>
        <w:ind w:left="6480" w:hanging="360"/>
      </w:pPr>
      <w:rPr>
        <w:rFonts w:hint="default" w:ascii="Wingdings" w:hAnsi="Wingdings"/>
      </w:rPr>
    </w:lvl>
  </w:abstractNum>
  <w:abstractNum w:abstractNumId="15" w15:restartNumberingAfterBreak="0">
    <w:nsid w:val="59420306"/>
    <w:multiLevelType w:val="multilevel"/>
    <w:tmpl w:val="486A7A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629EC8E5"/>
    <w:multiLevelType w:val="hybridMultilevel"/>
    <w:tmpl w:val="30323CFC"/>
    <w:lvl w:ilvl="0" w:tplc="E59C2A22">
      <w:start w:val="1"/>
      <w:numFmt w:val="bullet"/>
      <w:lvlText w:val=""/>
      <w:lvlJc w:val="left"/>
      <w:pPr>
        <w:ind w:left="720" w:hanging="360"/>
      </w:pPr>
      <w:rPr>
        <w:rFonts w:hint="default" w:ascii="Symbol" w:hAnsi="Symbol"/>
      </w:rPr>
    </w:lvl>
    <w:lvl w:ilvl="1" w:tplc="C388B146">
      <w:start w:val="1"/>
      <w:numFmt w:val="bullet"/>
      <w:lvlText w:val="o"/>
      <w:lvlJc w:val="left"/>
      <w:pPr>
        <w:ind w:left="1440" w:hanging="360"/>
      </w:pPr>
      <w:rPr>
        <w:rFonts w:hint="default" w:ascii="Courier New" w:hAnsi="Courier New"/>
      </w:rPr>
    </w:lvl>
    <w:lvl w:ilvl="2" w:tplc="77B4C6A0">
      <w:start w:val="1"/>
      <w:numFmt w:val="bullet"/>
      <w:lvlText w:val=""/>
      <w:lvlJc w:val="left"/>
      <w:pPr>
        <w:ind w:left="2160" w:hanging="360"/>
      </w:pPr>
      <w:rPr>
        <w:rFonts w:hint="default" w:ascii="Wingdings" w:hAnsi="Wingdings"/>
      </w:rPr>
    </w:lvl>
    <w:lvl w:ilvl="3" w:tplc="67B28158">
      <w:start w:val="1"/>
      <w:numFmt w:val="bullet"/>
      <w:lvlText w:val=""/>
      <w:lvlJc w:val="left"/>
      <w:pPr>
        <w:ind w:left="2880" w:hanging="360"/>
      </w:pPr>
      <w:rPr>
        <w:rFonts w:hint="default" w:ascii="Symbol" w:hAnsi="Symbol"/>
      </w:rPr>
    </w:lvl>
    <w:lvl w:ilvl="4" w:tplc="7834C0FE">
      <w:start w:val="1"/>
      <w:numFmt w:val="bullet"/>
      <w:lvlText w:val="o"/>
      <w:lvlJc w:val="left"/>
      <w:pPr>
        <w:ind w:left="3600" w:hanging="360"/>
      </w:pPr>
      <w:rPr>
        <w:rFonts w:hint="default" w:ascii="Courier New" w:hAnsi="Courier New"/>
      </w:rPr>
    </w:lvl>
    <w:lvl w:ilvl="5" w:tplc="770ECBEE">
      <w:start w:val="1"/>
      <w:numFmt w:val="bullet"/>
      <w:lvlText w:val=""/>
      <w:lvlJc w:val="left"/>
      <w:pPr>
        <w:ind w:left="4320" w:hanging="360"/>
      </w:pPr>
      <w:rPr>
        <w:rFonts w:hint="default" w:ascii="Wingdings" w:hAnsi="Wingdings"/>
      </w:rPr>
    </w:lvl>
    <w:lvl w:ilvl="6" w:tplc="F43644CE">
      <w:start w:val="1"/>
      <w:numFmt w:val="bullet"/>
      <w:lvlText w:val=""/>
      <w:lvlJc w:val="left"/>
      <w:pPr>
        <w:ind w:left="5040" w:hanging="360"/>
      </w:pPr>
      <w:rPr>
        <w:rFonts w:hint="default" w:ascii="Symbol" w:hAnsi="Symbol"/>
      </w:rPr>
    </w:lvl>
    <w:lvl w:ilvl="7" w:tplc="E2988696">
      <w:start w:val="1"/>
      <w:numFmt w:val="bullet"/>
      <w:lvlText w:val="o"/>
      <w:lvlJc w:val="left"/>
      <w:pPr>
        <w:ind w:left="5760" w:hanging="360"/>
      </w:pPr>
      <w:rPr>
        <w:rFonts w:hint="default" w:ascii="Courier New" w:hAnsi="Courier New"/>
      </w:rPr>
    </w:lvl>
    <w:lvl w:ilvl="8" w:tplc="CD26DDA6">
      <w:start w:val="1"/>
      <w:numFmt w:val="bullet"/>
      <w:lvlText w:val=""/>
      <w:lvlJc w:val="left"/>
      <w:pPr>
        <w:ind w:left="6480" w:hanging="360"/>
      </w:pPr>
      <w:rPr>
        <w:rFonts w:hint="default" w:ascii="Wingdings" w:hAnsi="Wingdings"/>
      </w:rPr>
    </w:lvl>
  </w:abstractNum>
  <w:abstractNum w:abstractNumId="17" w15:restartNumberingAfterBreak="0">
    <w:nsid w:val="63CB23D2"/>
    <w:multiLevelType w:val="multilevel"/>
    <w:tmpl w:val="D758CF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67656A79"/>
    <w:multiLevelType w:val="multilevel"/>
    <w:tmpl w:val="E7E258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6A3948F7"/>
    <w:multiLevelType w:val="multilevel"/>
    <w:tmpl w:val="D012EF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6AA051E3"/>
    <w:multiLevelType w:val="multilevel"/>
    <w:tmpl w:val="533EF1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78C43B2F"/>
    <w:multiLevelType w:val="hybridMultilevel"/>
    <w:tmpl w:val="967ECB8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2" w15:restartNumberingAfterBreak="0">
    <w:nsid w:val="7DEC0AAA"/>
    <w:multiLevelType w:val="multilevel"/>
    <w:tmpl w:val="AF469A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1833519999">
    <w:abstractNumId w:val="5"/>
  </w:num>
  <w:num w:numId="2" w16cid:durableId="730543803">
    <w:abstractNumId w:val="16"/>
  </w:num>
  <w:num w:numId="3" w16cid:durableId="1604264024">
    <w:abstractNumId w:val="14"/>
  </w:num>
  <w:num w:numId="4" w16cid:durableId="2102333673">
    <w:abstractNumId w:val="11"/>
  </w:num>
  <w:num w:numId="5" w16cid:durableId="435977917">
    <w:abstractNumId w:val="10"/>
  </w:num>
  <w:num w:numId="6" w16cid:durableId="814025115">
    <w:abstractNumId w:val="8"/>
  </w:num>
  <w:num w:numId="7" w16cid:durableId="357774662">
    <w:abstractNumId w:val="2"/>
  </w:num>
  <w:num w:numId="8" w16cid:durableId="1328679251">
    <w:abstractNumId w:val="21"/>
  </w:num>
  <w:num w:numId="9" w16cid:durableId="1281834816">
    <w:abstractNumId w:val="7"/>
  </w:num>
  <w:num w:numId="10" w16cid:durableId="1061444429">
    <w:abstractNumId w:val="1"/>
  </w:num>
  <w:num w:numId="11" w16cid:durableId="90973489">
    <w:abstractNumId w:val="20"/>
  </w:num>
  <w:num w:numId="12" w16cid:durableId="588125461">
    <w:abstractNumId w:val="22"/>
  </w:num>
  <w:num w:numId="13" w16cid:durableId="931594887">
    <w:abstractNumId w:val="19"/>
  </w:num>
  <w:num w:numId="14" w16cid:durableId="1360542070">
    <w:abstractNumId w:val="6"/>
  </w:num>
  <w:num w:numId="15" w16cid:durableId="59602296">
    <w:abstractNumId w:val="4"/>
  </w:num>
  <w:num w:numId="16" w16cid:durableId="1699117040">
    <w:abstractNumId w:val="13"/>
  </w:num>
  <w:num w:numId="17" w16cid:durableId="642546471">
    <w:abstractNumId w:val="0"/>
  </w:num>
  <w:num w:numId="18" w16cid:durableId="1880311441">
    <w:abstractNumId w:val="17"/>
  </w:num>
  <w:num w:numId="19" w16cid:durableId="705252215">
    <w:abstractNumId w:val="15"/>
  </w:num>
  <w:num w:numId="20" w16cid:durableId="637414951">
    <w:abstractNumId w:val="12"/>
  </w:num>
  <w:num w:numId="21" w16cid:durableId="1352608569">
    <w:abstractNumId w:val="9"/>
  </w:num>
  <w:num w:numId="22" w16cid:durableId="292488363">
    <w:abstractNumId w:val="18"/>
  </w:num>
  <w:num w:numId="23" w16cid:durableId="563754652">
    <w:abstractNumId w:val="3"/>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oods, Andy">
    <w15:presenceInfo w15:providerId="AD" w15:userId="S::Andy.Woods@rhul.ac.uk::1f14b3a1-f1dd-4da3-82b5-993b98b7bcdb"/>
  </w15:person>
  <w15:person w15:author="Galindo Esparza, Rosella">
    <w15:presenceInfo w15:providerId="AD" w15:userId="S::rosella.galindoesparza@rhul.ac.uk::03719e36-ec24-45fe-a2b3-abf02e55c532"/>
  </w15:person>
  <w15:person w15:author="Dixon, Hazel">
    <w15:presenceInfo w15:providerId="AD" w15:userId="S::hazel.dixon@rhul.ac.uk::ef80b7fc-4c12-42ec-b4b7-9bf4c35bb327"/>
  </w15:person>
  <w15:person w15:author="Dalton, Polly">
    <w15:presenceInfo w15:providerId="AD" w15:userId="S::polly.dalton@rhul.ac.uk::92ac5f7e-1c3f-4ae9-bcc6-bd143a5a6886"/>
  </w15:person>
  <w15:person w15:author="Levstek, Marusa">
    <w15:presenceInfo w15:providerId="AD" w15:userId="S::marusa.levstek@rhul.ac.uk::324c751c-0c6f-4c25-9eff-ff0489e2701f"/>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true"/>
  <w:defaultTabStop w:val="720"/>
  <w:characterSpacingControl w:val="doNotCompress"/>
  <w:hdrShapeDefaults>
    <o:shapedefaults v:ext="edit" spidmax="2050"/>
  </w:hdrShapeDefaults>
  <w:footnotePr>
    <w:numFmt w:val="lowerLette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3D2F1D2"/>
    <w:rsid w:val="000001AC"/>
    <w:rsid w:val="00001167"/>
    <w:rsid w:val="0000119A"/>
    <w:rsid w:val="0000166B"/>
    <w:rsid w:val="000017D5"/>
    <w:rsid w:val="00001E0B"/>
    <w:rsid w:val="0000282F"/>
    <w:rsid w:val="00003574"/>
    <w:rsid w:val="000036C1"/>
    <w:rsid w:val="00003FBB"/>
    <w:rsid w:val="0000431F"/>
    <w:rsid w:val="00004A07"/>
    <w:rsid w:val="00004FD2"/>
    <w:rsid w:val="00005427"/>
    <w:rsid w:val="00005647"/>
    <w:rsid w:val="00005EA5"/>
    <w:rsid w:val="0000674B"/>
    <w:rsid w:val="000075CF"/>
    <w:rsid w:val="00007818"/>
    <w:rsid w:val="00007A3D"/>
    <w:rsid w:val="0000B009"/>
    <w:rsid w:val="00010514"/>
    <w:rsid w:val="00010B12"/>
    <w:rsid w:val="00011B38"/>
    <w:rsid w:val="00012047"/>
    <w:rsid w:val="000122F1"/>
    <w:rsid w:val="00012767"/>
    <w:rsid w:val="00012AD6"/>
    <w:rsid w:val="00012DE2"/>
    <w:rsid w:val="00012E3E"/>
    <w:rsid w:val="0001377C"/>
    <w:rsid w:val="00013CAA"/>
    <w:rsid w:val="00013D92"/>
    <w:rsid w:val="00013F5B"/>
    <w:rsid w:val="00015DC7"/>
    <w:rsid w:val="000166D3"/>
    <w:rsid w:val="0001686E"/>
    <w:rsid w:val="00016AB1"/>
    <w:rsid w:val="000175FB"/>
    <w:rsid w:val="00017B47"/>
    <w:rsid w:val="00017ED2"/>
    <w:rsid w:val="0002012A"/>
    <w:rsid w:val="00020726"/>
    <w:rsid w:val="00020D98"/>
    <w:rsid w:val="000215FA"/>
    <w:rsid w:val="000218F6"/>
    <w:rsid w:val="0002225C"/>
    <w:rsid w:val="000227F3"/>
    <w:rsid w:val="000236C8"/>
    <w:rsid w:val="000239A2"/>
    <w:rsid w:val="00023FCB"/>
    <w:rsid w:val="000244E5"/>
    <w:rsid w:val="00024A8E"/>
    <w:rsid w:val="0002558B"/>
    <w:rsid w:val="000256D8"/>
    <w:rsid w:val="00025A95"/>
    <w:rsid w:val="00025E91"/>
    <w:rsid w:val="00026297"/>
    <w:rsid w:val="0002645F"/>
    <w:rsid w:val="000273AC"/>
    <w:rsid w:val="0002757B"/>
    <w:rsid w:val="00027D3E"/>
    <w:rsid w:val="0003089B"/>
    <w:rsid w:val="00030C96"/>
    <w:rsid w:val="0003141A"/>
    <w:rsid w:val="000317F9"/>
    <w:rsid w:val="00031A42"/>
    <w:rsid w:val="00031ECB"/>
    <w:rsid w:val="0003293C"/>
    <w:rsid w:val="00032C1F"/>
    <w:rsid w:val="00032C4D"/>
    <w:rsid w:val="0003319A"/>
    <w:rsid w:val="000333DB"/>
    <w:rsid w:val="000338AC"/>
    <w:rsid w:val="00034D13"/>
    <w:rsid w:val="00035028"/>
    <w:rsid w:val="0003557F"/>
    <w:rsid w:val="000357AE"/>
    <w:rsid w:val="00035A5D"/>
    <w:rsid w:val="000360AC"/>
    <w:rsid w:val="000365BE"/>
    <w:rsid w:val="000366C7"/>
    <w:rsid w:val="00036B2B"/>
    <w:rsid w:val="00036C09"/>
    <w:rsid w:val="00036C35"/>
    <w:rsid w:val="00036DB0"/>
    <w:rsid w:val="00037719"/>
    <w:rsid w:val="0003A3C8"/>
    <w:rsid w:val="000401DE"/>
    <w:rsid w:val="00040901"/>
    <w:rsid w:val="000409E5"/>
    <w:rsid w:val="00040A3C"/>
    <w:rsid w:val="000411CE"/>
    <w:rsid w:val="000412C6"/>
    <w:rsid w:val="000415DA"/>
    <w:rsid w:val="00042532"/>
    <w:rsid w:val="00042A6B"/>
    <w:rsid w:val="00042AF4"/>
    <w:rsid w:val="00043707"/>
    <w:rsid w:val="0004377E"/>
    <w:rsid w:val="00044013"/>
    <w:rsid w:val="00044DD1"/>
    <w:rsid w:val="00044E9E"/>
    <w:rsid w:val="000450A4"/>
    <w:rsid w:val="00045C10"/>
    <w:rsid w:val="000460D4"/>
    <w:rsid w:val="00046AED"/>
    <w:rsid w:val="00046E17"/>
    <w:rsid w:val="00046FE4"/>
    <w:rsid w:val="00049CA5"/>
    <w:rsid w:val="000503AC"/>
    <w:rsid w:val="000505AB"/>
    <w:rsid w:val="00050AE8"/>
    <w:rsid w:val="00050E20"/>
    <w:rsid w:val="0005116F"/>
    <w:rsid w:val="0005145B"/>
    <w:rsid w:val="000514DB"/>
    <w:rsid w:val="00052701"/>
    <w:rsid w:val="00052EB6"/>
    <w:rsid w:val="00053524"/>
    <w:rsid w:val="00055AB4"/>
    <w:rsid w:val="00056281"/>
    <w:rsid w:val="00056446"/>
    <w:rsid w:val="00056D31"/>
    <w:rsid w:val="00056DE3"/>
    <w:rsid w:val="00057719"/>
    <w:rsid w:val="00057BE3"/>
    <w:rsid w:val="00057C85"/>
    <w:rsid w:val="000606E8"/>
    <w:rsid w:val="00061D50"/>
    <w:rsid w:val="000623AA"/>
    <w:rsid w:val="000626F7"/>
    <w:rsid w:val="00062843"/>
    <w:rsid w:val="000628CE"/>
    <w:rsid w:val="00063988"/>
    <w:rsid w:val="00063E3A"/>
    <w:rsid w:val="00063EAC"/>
    <w:rsid w:val="0006423B"/>
    <w:rsid w:val="000644A2"/>
    <w:rsid w:val="00064BD0"/>
    <w:rsid w:val="00064D54"/>
    <w:rsid w:val="00064E0A"/>
    <w:rsid w:val="0006527B"/>
    <w:rsid w:val="00065701"/>
    <w:rsid w:val="000659DF"/>
    <w:rsid w:val="00065C1D"/>
    <w:rsid w:val="00065E23"/>
    <w:rsid w:val="0006624E"/>
    <w:rsid w:val="0006655E"/>
    <w:rsid w:val="000665AE"/>
    <w:rsid w:val="00066741"/>
    <w:rsid w:val="00067127"/>
    <w:rsid w:val="00067203"/>
    <w:rsid w:val="00067AC3"/>
    <w:rsid w:val="00070748"/>
    <w:rsid w:val="00070C86"/>
    <w:rsid w:val="00071479"/>
    <w:rsid w:val="00071B63"/>
    <w:rsid w:val="0007397A"/>
    <w:rsid w:val="00073A0B"/>
    <w:rsid w:val="0007408C"/>
    <w:rsid w:val="000740C0"/>
    <w:rsid w:val="0007425D"/>
    <w:rsid w:val="0007475A"/>
    <w:rsid w:val="00074847"/>
    <w:rsid w:val="00074D99"/>
    <w:rsid w:val="00075769"/>
    <w:rsid w:val="00075772"/>
    <w:rsid w:val="00076013"/>
    <w:rsid w:val="00076052"/>
    <w:rsid w:val="0007728B"/>
    <w:rsid w:val="00077A5C"/>
    <w:rsid w:val="00077C33"/>
    <w:rsid w:val="00077E15"/>
    <w:rsid w:val="00080151"/>
    <w:rsid w:val="00080F94"/>
    <w:rsid w:val="00081875"/>
    <w:rsid w:val="00082120"/>
    <w:rsid w:val="000824E1"/>
    <w:rsid w:val="00082C88"/>
    <w:rsid w:val="00083593"/>
    <w:rsid w:val="000840FD"/>
    <w:rsid w:val="000841F1"/>
    <w:rsid w:val="00085022"/>
    <w:rsid w:val="000853DE"/>
    <w:rsid w:val="00085E12"/>
    <w:rsid w:val="00085F17"/>
    <w:rsid w:val="0008626A"/>
    <w:rsid w:val="0008665B"/>
    <w:rsid w:val="00086728"/>
    <w:rsid w:val="00086C7A"/>
    <w:rsid w:val="0008728E"/>
    <w:rsid w:val="00087734"/>
    <w:rsid w:val="00087ADA"/>
    <w:rsid w:val="00090210"/>
    <w:rsid w:val="000905B2"/>
    <w:rsid w:val="00090E41"/>
    <w:rsid w:val="00090E66"/>
    <w:rsid w:val="00091111"/>
    <w:rsid w:val="00091350"/>
    <w:rsid w:val="00093039"/>
    <w:rsid w:val="00093769"/>
    <w:rsid w:val="00093CD9"/>
    <w:rsid w:val="00093E72"/>
    <w:rsid w:val="00094614"/>
    <w:rsid w:val="000948B0"/>
    <w:rsid w:val="00094A11"/>
    <w:rsid w:val="00095D7F"/>
    <w:rsid w:val="000967DF"/>
    <w:rsid w:val="000A0BCD"/>
    <w:rsid w:val="000A1325"/>
    <w:rsid w:val="000A150E"/>
    <w:rsid w:val="000A18CD"/>
    <w:rsid w:val="000A2EC1"/>
    <w:rsid w:val="000A3295"/>
    <w:rsid w:val="000A3A93"/>
    <w:rsid w:val="000A3B10"/>
    <w:rsid w:val="000A545D"/>
    <w:rsid w:val="000A54F9"/>
    <w:rsid w:val="000A59D0"/>
    <w:rsid w:val="000A5A79"/>
    <w:rsid w:val="000A5AAA"/>
    <w:rsid w:val="000A6284"/>
    <w:rsid w:val="000A65A1"/>
    <w:rsid w:val="000A65B1"/>
    <w:rsid w:val="000A6B4F"/>
    <w:rsid w:val="000A6DEB"/>
    <w:rsid w:val="000A77A9"/>
    <w:rsid w:val="000A7F41"/>
    <w:rsid w:val="000A7F9A"/>
    <w:rsid w:val="000B03A9"/>
    <w:rsid w:val="000B05CD"/>
    <w:rsid w:val="000B05EA"/>
    <w:rsid w:val="000B0646"/>
    <w:rsid w:val="000B06AE"/>
    <w:rsid w:val="000B150F"/>
    <w:rsid w:val="000B184F"/>
    <w:rsid w:val="000B1C56"/>
    <w:rsid w:val="000B200A"/>
    <w:rsid w:val="000B2465"/>
    <w:rsid w:val="000B2843"/>
    <w:rsid w:val="000B2AA7"/>
    <w:rsid w:val="000B2B20"/>
    <w:rsid w:val="000B35B7"/>
    <w:rsid w:val="000B37F2"/>
    <w:rsid w:val="000B3FA7"/>
    <w:rsid w:val="000B41D0"/>
    <w:rsid w:val="000B4A5E"/>
    <w:rsid w:val="000B5274"/>
    <w:rsid w:val="000B560F"/>
    <w:rsid w:val="000B636D"/>
    <w:rsid w:val="000B6B1F"/>
    <w:rsid w:val="000B6B81"/>
    <w:rsid w:val="000B74C4"/>
    <w:rsid w:val="000B7A67"/>
    <w:rsid w:val="000B7E3C"/>
    <w:rsid w:val="000C09CB"/>
    <w:rsid w:val="000C0A11"/>
    <w:rsid w:val="000C0D9F"/>
    <w:rsid w:val="000C112E"/>
    <w:rsid w:val="000C176C"/>
    <w:rsid w:val="000C1AFF"/>
    <w:rsid w:val="000C2AB1"/>
    <w:rsid w:val="000C2D3F"/>
    <w:rsid w:val="000C332C"/>
    <w:rsid w:val="000C369C"/>
    <w:rsid w:val="000C38ED"/>
    <w:rsid w:val="000C4B0A"/>
    <w:rsid w:val="000C4C79"/>
    <w:rsid w:val="000C5000"/>
    <w:rsid w:val="000C569D"/>
    <w:rsid w:val="000C5A4E"/>
    <w:rsid w:val="000C5F8B"/>
    <w:rsid w:val="000C63B2"/>
    <w:rsid w:val="000C64B3"/>
    <w:rsid w:val="000C66DF"/>
    <w:rsid w:val="000C6BA9"/>
    <w:rsid w:val="000C71DF"/>
    <w:rsid w:val="000C72EB"/>
    <w:rsid w:val="000C760C"/>
    <w:rsid w:val="000C7CAD"/>
    <w:rsid w:val="000D08E0"/>
    <w:rsid w:val="000D21B4"/>
    <w:rsid w:val="000D29B8"/>
    <w:rsid w:val="000D2C5B"/>
    <w:rsid w:val="000D42A4"/>
    <w:rsid w:val="000D49BA"/>
    <w:rsid w:val="000D5888"/>
    <w:rsid w:val="000D5A9A"/>
    <w:rsid w:val="000D6492"/>
    <w:rsid w:val="000E0197"/>
    <w:rsid w:val="000E07C6"/>
    <w:rsid w:val="000E0F7E"/>
    <w:rsid w:val="000E1871"/>
    <w:rsid w:val="000E1C79"/>
    <w:rsid w:val="000E1F8E"/>
    <w:rsid w:val="000E2068"/>
    <w:rsid w:val="000E20F4"/>
    <w:rsid w:val="000E278C"/>
    <w:rsid w:val="000E2830"/>
    <w:rsid w:val="000E299A"/>
    <w:rsid w:val="000E29DF"/>
    <w:rsid w:val="000E310E"/>
    <w:rsid w:val="000E3145"/>
    <w:rsid w:val="000E3A7A"/>
    <w:rsid w:val="000E401A"/>
    <w:rsid w:val="000E4EE6"/>
    <w:rsid w:val="000E527C"/>
    <w:rsid w:val="000E5A63"/>
    <w:rsid w:val="000E6C5E"/>
    <w:rsid w:val="000F07D1"/>
    <w:rsid w:val="000F0CDD"/>
    <w:rsid w:val="000F1063"/>
    <w:rsid w:val="000F1797"/>
    <w:rsid w:val="000F189D"/>
    <w:rsid w:val="000F2D4F"/>
    <w:rsid w:val="000F2FB9"/>
    <w:rsid w:val="000F3063"/>
    <w:rsid w:val="000F32CC"/>
    <w:rsid w:val="000F38BD"/>
    <w:rsid w:val="000F3A51"/>
    <w:rsid w:val="000F40C9"/>
    <w:rsid w:val="000F43E5"/>
    <w:rsid w:val="000F4C25"/>
    <w:rsid w:val="000F4EC6"/>
    <w:rsid w:val="000F5734"/>
    <w:rsid w:val="000F585A"/>
    <w:rsid w:val="000F5E1D"/>
    <w:rsid w:val="000F5FF9"/>
    <w:rsid w:val="000F607A"/>
    <w:rsid w:val="000F60EC"/>
    <w:rsid w:val="000F6184"/>
    <w:rsid w:val="000F74E1"/>
    <w:rsid w:val="000F768B"/>
    <w:rsid w:val="000F7904"/>
    <w:rsid w:val="000F7D7B"/>
    <w:rsid w:val="00100CA4"/>
    <w:rsid w:val="00101554"/>
    <w:rsid w:val="00101AD1"/>
    <w:rsid w:val="001022CB"/>
    <w:rsid w:val="00102359"/>
    <w:rsid w:val="001029FD"/>
    <w:rsid w:val="00102C06"/>
    <w:rsid w:val="0010373E"/>
    <w:rsid w:val="0010414D"/>
    <w:rsid w:val="001045A0"/>
    <w:rsid w:val="00104A42"/>
    <w:rsid w:val="00104BED"/>
    <w:rsid w:val="00104CD2"/>
    <w:rsid w:val="001052FE"/>
    <w:rsid w:val="00105362"/>
    <w:rsid w:val="00105D01"/>
    <w:rsid w:val="0010613D"/>
    <w:rsid w:val="001065AD"/>
    <w:rsid w:val="0010685B"/>
    <w:rsid w:val="0010700B"/>
    <w:rsid w:val="00107379"/>
    <w:rsid w:val="001073CF"/>
    <w:rsid w:val="00107D66"/>
    <w:rsid w:val="00110171"/>
    <w:rsid w:val="0011019A"/>
    <w:rsid w:val="00110B2B"/>
    <w:rsid w:val="00110C09"/>
    <w:rsid w:val="00110C10"/>
    <w:rsid w:val="00111867"/>
    <w:rsid w:val="00112149"/>
    <w:rsid w:val="001123DC"/>
    <w:rsid w:val="00112F46"/>
    <w:rsid w:val="00112F54"/>
    <w:rsid w:val="001130E8"/>
    <w:rsid w:val="001132EF"/>
    <w:rsid w:val="00113668"/>
    <w:rsid w:val="00113BC3"/>
    <w:rsid w:val="00113F31"/>
    <w:rsid w:val="00113FB7"/>
    <w:rsid w:val="001145BF"/>
    <w:rsid w:val="00115758"/>
    <w:rsid w:val="001158A7"/>
    <w:rsid w:val="00115B89"/>
    <w:rsid w:val="00115DB4"/>
    <w:rsid w:val="00116085"/>
    <w:rsid w:val="00116156"/>
    <w:rsid w:val="00116277"/>
    <w:rsid w:val="0011693C"/>
    <w:rsid w:val="0011730B"/>
    <w:rsid w:val="001173D9"/>
    <w:rsid w:val="00117671"/>
    <w:rsid w:val="00117924"/>
    <w:rsid w:val="0012055B"/>
    <w:rsid w:val="00120A21"/>
    <w:rsid w:val="00120CD0"/>
    <w:rsid w:val="0012130E"/>
    <w:rsid w:val="001216C3"/>
    <w:rsid w:val="00122093"/>
    <w:rsid w:val="0012210F"/>
    <w:rsid w:val="00122B20"/>
    <w:rsid w:val="00122BFC"/>
    <w:rsid w:val="0012523D"/>
    <w:rsid w:val="001255E0"/>
    <w:rsid w:val="0012656F"/>
    <w:rsid w:val="00126A7B"/>
    <w:rsid w:val="00126C76"/>
    <w:rsid w:val="00126DA0"/>
    <w:rsid w:val="00126E7B"/>
    <w:rsid w:val="00126FF4"/>
    <w:rsid w:val="001272B8"/>
    <w:rsid w:val="001278CD"/>
    <w:rsid w:val="00127F87"/>
    <w:rsid w:val="001304A3"/>
    <w:rsid w:val="00130EFA"/>
    <w:rsid w:val="00131876"/>
    <w:rsid w:val="00131C80"/>
    <w:rsid w:val="00131D4B"/>
    <w:rsid w:val="00132136"/>
    <w:rsid w:val="001324CB"/>
    <w:rsid w:val="0013255E"/>
    <w:rsid w:val="00132B6D"/>
    <w:rsid w:val="00132D6A"/>
    <w:rsid w:val="00132EAF"/>
    <w:rsid w:val="00133464"/>
    <w:rsid w:val="00133536"/>
    <w:rsid w:val="00133D09"/>
    <w:rsid w:val="00133D30"/>
    <w:rsid w:val="00134B2F"/>
    <w:rsid w:val="00135794"/>
    <w:rsid w:val="00135F55"/>
    <w:rsid w:val="00135FD3"/>
    <w:rsid w:val="0013628D"/>
    <w:rsid w:val="00137357"/>
    <w:rsid w:val="001378D2"/>
    <w:rsid w:val="00137C1F"/>
    <w:rsid w:val="00140230"/>
    <w:rsid w:val="001403FF"/>
    <w:rsid w:val="0014066A"/>
    <w:rsid w:val="0014080A"/>
    <w:rsid w:val="00140C5E"/>
    <w:rsid w:val="00140E19"/>
    <w:rsid w:val="001412F8"/>
    <w:rsid w:val="00141431"/>
    <w:rsid w:val="0014148A"/>
    <w:rsid w:val="0014198E"/>
    <w:rsid w:val="001422F0"/>
    <w:rsid w:val="00143488"/>
    <w:rsid w:val="001434BE"/>
    <w:rsid w:val="001439BD"/>
    <w:rsid w:val="00144A68"/>
    <w:rsid w:val="00144FA9"/>
    <w:rsid w:val="00145006"/>
    <w:rsid w:val="00145A28"/>
    <w:rsid w:val="00145B32"/>
    <w:rsid w:val="00145B33"/>
    <w:rsid w:val="00146883"/>
    <w:rsid w:val="0014700C"/>
    <w:rsid w:val="001473F2"/>
    <w:rsid w:val="001478B7"/>
    <w:rsid w:val="00147B30"/>
    <w:rsid w:val="00151E4B"/>
    <w:rsid w:val="00152323"/>
    <w:rsid w:val="00153D2F"/>
    <w:rsid w:val="001540AA"/>
    <w:rsid w:val="001540C7"/>
    <w:rsid w:val="00154834"/>
    <w:rsid w:val="001563A8"/>
    <w:rsid w:val="00156B33"/>
    <w:rsid w:val="001570DE"/>
    <w:rsid w:val="00157331"/>
    <w:rsid w:val="00157570"/>
    <w:rsid w:val="00157805"/>
    <w:rsid w:val="00159A16"/>
    <w:rsid w:val="0015F734"/>
    <w:rsid w:val="00160341"/>
    <w:rsid w:val="00161A5A"/>
    <w:rsid w:val="001620C2"/>
    <w:rsid w:val="0016249B"/>
    <w:rsid w:val="00162775"/>
    <w:rsid w:val="00162FCF"/>
    <w:rsid w:val="001630F5"/>
    <w:rsid w:val="001639DC"/>
    <w:rsid w:val="00163BB3"/>
    <w:rsid w:val="001641F2"/>
    <w:rsid w:val="00164689"/>
    <w:rsid w:val="00164C64"/>
    <w:rsid w:val="00164CD0"/>
    <w:rsid w:val="00164EF6"/>
    <w:rsid w:val="00165167"/>
    <w:rsid w:val="001656CF"/>
    <w:rsid w:val="00166008"/>
    <w:rsid w:val="00167760"/>
    <w:rsid w:val="001678E8"/>
    <w:rsid w:val="001679A0"/>
    <w:rsid w:val="00167A8D"/>
    <w:rsid w:val="001700E9"/>
    <w:rsid w:val="001706A8"/>
    <w:rsid w:val="00170B4B"/>
    <w:rsid w:val="0017170C"/>
    <w:rsid w:val="00171AA9"/>
    <w:rsid w:val="00171F36"/>
    <w:rsid w:val="001720CA"/>
    <w:rsid w:val="0017276D"/>
    <w:rsid w:val="00172820"/>
    <w:rsid w:val="00172EEA"/>
    <w:rsid w:val="00172FBB"/>
    <w:rsid w:val="0017331D"/>
    <w:rsid w:val="00173A3B"/>
    <w:rsid w:val="00173AA8"/>
    <w:rsid w:val="00173E6E"/>
    <w:rsid w:val="0017412A"/>
    <w:rsid w:val="001743BE"/>
    <w:rsid w:val="001745DB"/>
    <w:rsid w:val="00174BCE"/>
    <w:rsid w:val="00174E67"/>
    <w:rsid w:val="00174F3E"/>
    <w:rsid w:val="00174FBE"/>
    <w:rsid w:val="001751FE"/>
    <w:rsid w:val="0017561B"/>
    <w:rsid w:val="00175713"/>
    <w:rsid w:val="00176285"/>
    <w:rsid w:val="0017676B"/>
    <w:rsid w:val="0017734D"/>
    <w:rsid w:val="001778D1"/>
    <w:rsid w:val="00177A2A"/>
    <w:rsid w:val="00177A79"/>
    <w:rsid w:val="00178011"/>
    <w:rsid w:val="0018036D"/>
    <w:rsid w:val="001806C8"/>
    <w:rsid w:val="00181C4D"/>
    <w:rsid w:val="00181EC7"/>
    <w:rsid w:val="0018203F"/>
    <w:rsid w:val="00182147"/>
    <w:rsid w:val="00182A60"/>
    <w:rsid w:val="00182BBF"/>
    <w:rsid w:val="0018304E"/>
    <w:rsid w:val="001836DB"/>
    <w:rsid w:val="00183B05"/>
    <w:rsid w:val="0018420F"/>
    <w:rsid w:val="001842E6"/>
    <w:rsid w:val="00184A0A"/>
    <w:rsid w:val="00184C9D"/>
    <w:rsid w:val="00184E7A"/>
    <w:rsid w:val="00184FE5"/>
    <w:rsid w:val="001859AD"/>
    <w:rsid w:val="0018612F"/>
    <w:rsid w:val="001866A2"/>
    <w:rsid w:val="00186946"/>
    <w:rsid w:val="00186CDD"/>
    <w:rsid w:val="00186D32"/>
    <w:rsid w:val="00186DE8"/>
    <w:rsid w:val="001872F4"/>
    <w:rsid w:val="00187377"/>
    <w:rsid w:val="0018784A"/>
    <w:rsid w:val="00187C1B"/>
    <w:rsid w:val="00187C26"/>
    <w:rsid w:val="00187F85"/>
    <w:rsid w:val="00190B07"/>
    <w:rsid w:val="00190ECB"/>
    <w:rsid w:val="00190ED4"/>
    <w:rsid w:val="001911BF"/>
    <w:rsid w:val="00191509"/>
    <w:rsid w:val="00191956"/>
    <w:rsid w:val="00191D70"/>
    <w:rsid w:val="00192490"/>
    <w:rsid w:val="00192523"/>
    <w:rsid w:val="001925F9"/>
    <w:rsid w:val="0019316C"/>
    <w:rsid w:val="001937F5"/>
    <w:rsid w:val="00193E32"/>
    <w:rsid w:val="001943F5"/>
    <w:rsid w:val="001955EC"/>
    <w:rsid w:val="00195F4A"/>
    <w:rsid w:val="0019613B"/>
    <w:rsid w:val="001961BE"/>
    <w:rsid w:val="0019723D"/>
    <w:rsid w:val="0019742D"/>
    <w:rsid w:val="00197867"/>
    <w:rsid w:val="001A046F"/>
    <w:rsid w:val="001A060A"/>
    <w:rsid w:val="001A068B"/>
    <w:rsid w:val="001A0CE1"/>
    <w:rsid w:val="001A0E06"/>
    <w:rsid w:val="001A1398"/>
    <w:rsid w:val="001A15B6"/>
    <w:rsid w:val="001A19AA"/>
    <w:rsid w:val="001A1F5C"/>
    <w:rsid w:val="001A21D9"/>
    <w:rsid w:val="001A22BA"/>
    <w:rsid w:val="001A23E6"/>
    <w:rsid w:val="001A2DEB"/>
    <w:rsid w:val="001A2FC0"/>
    <w:rsid w:val="001A339C"/>
    <w:rsid w:val="001A33A8"/>
    <w:rsid w:val="001A33E6"/>
    <w:rsid w:val="001A3439"/>
    <w:rsid w:val="001A3899"/>
    <w:rsid w:val="001A44EA"/>
    <w:rsid w:val="001A495A"/>
    <w:rsid w:val="001A5788"/>
    <w:rsid w:val="001A610D"/>
    <w:rsid w:val="001A658B"/>
    <w:rsid w:val="001A6B5C"/>
    <w:rsid w:val="001A6F9C"/>
    <w:rsid w:val="001A7F09"/>
    <w:rsid w:val="001B0281"/>
    <w:rsid w:val="001B05C7"/>
    <w:rsid w:val="001B070B"/>
    <w:rsid w:val="001B0A67"/>
    <w:rsid w:val="001B0C26"/>
    <w:rsid w:val="001B0D5A"/>
    <w:rsid w:val="001B13A2"/>
    <w:rsid w:val="001B19CF"/>
    <w:rsid w:val="001B2656"/>
    <w:rsid w:val="001B2CC6"/>
    <w:rsid w:val="001B382A"/>
    <w:rsid w:val="001B3980"/>
    <w:rsid w:val="001B39DA"/>
    <w:rsid w:val="001B42E6"/>
    <w:rsid w:val="001B45C0"/>
    <w:rsid w:val="001B4783"/>
    <w:rsid w:val="001B4A58"/>
    <w:rsid w:val="001B5255"/>
    <w:rsid w:val="001B5288"/>
    <w:rsid w:val="001B64A1"/>
    <w:rsid w:val="001B688D"/>
    <w:rsid w:val="001B78ED"/>
    <w:rsid w:val="001C0145"/>
    <w:rsid w:val="001C0C20"/>
    <w:rsid w:val="001C1559"/>
    <w:rsid w:val="001C1684"/>
    <w:rsid w:val="001C1772"/>
    <w:rsid w:val="001C1962"/>
    <w:rsid w:val="001C1C68"/>
    <w:rsid w:val="001C1D0E"/>
    <w:rsid w:val="001C2122"/>
    <w:rsid w:val="001C2BA2"/>
    <w:rsid w:val="001C2C79"/>
    <w:rsid w:val="001C30BD"/>
    <w:rsid w:val="001C3366"/>
    <w:rsid w:val="001C3E93"/>
    <w:rsid w:val="001C420F"/>
    <w:rsid w:val="001C4540"/>
    <w:rsid w:val="001C4CF6"/>
    <w:rsid w:val="001C4F44"/>
    <w:rsid w:val="001C5B4E"/>
    <w:rsid w:val="001C5BB7"/>
    <w:rsid w:val="001C6655"/>
    <w:rsid w:val="001C7234"/>
    <w:rsid w:val="001C7517"/>
    <w:rsid w:val="001C788E"/>
    <w:rsid w:val="001D02B7"/>
    <w:rsid w:val="001D0479"/>
    <w:rsid w:val="001D12F1"/>
    <w:rsid w:val="001D1487"/>
    <w:rsid w:val="001D15F5"/>
    <w:rsid w:val="001D1AE0"/>
    <w:rsid w:val="001D1B39"/>
    <w:rsid w:val="001D1E02"/>
    <w:rsid w:val="001D1F7C"/>
    <w:rsid w:val="001D2267"/>
    <w:rsid w:val="001D24DD"/>
    <w:rsid w:val="001D289A"/>
    <w:rsid w:val="001D38E9"/>
    <w:rsid w:val="001D3962"/>
    <w:rsid w:val="001D4256"/>
    <w:rsid w:val="001D48E6"/>
    <w:rsid w:val="001D4ADB"/>
    <w:rsid w:val="001D4D98"/>
    <w:rsid w:val="001D4DDE"/>
    <w:rsid w:val="001D5454"/>
    <w:rsid w:val="001D5EAB"/>
    <w:rsid w:val="001D69AB"/>
    <w:rsid w:val="001D72F6"/>
    <w:rsid w:val="001D7623"/>
    <w:rsid w:val="001D77DB"/>
    <w:rsid w:val="001D7867"/>
    <w:rsid w:val="001D7E9A"/>
    <w:rsid w:val="001D7E9C"/>
    <w:rsid w:val="001DA6DD"/>
    <w:rsid w:val="001E03BE"/>
    <w:rsid w:val="001E0507"/>
    <w:rsid w:val="001E29C7"/>
    <w:rsid w:val="001E2F89"/>
    <w:rsid w:val="001E3A13"/>
    <w:rsid w:val="001E41AD"/>
    <w:rsid w:val="001E44EB"/>
    <w:rsid w:val="001E4BB1"/>
    <w:rsid w:val="001E54EB"/>
    <w:rsid w:val="001E56A6"/>
    <w:rsid w:val="001E5946"/>
    <w:rsid w:val="001E6272"/>
    <w:rsid w:val="001E64DA"/>
    <w:rsid w:val="001E64FE"/>
    <w:rsid w:val="001E6570"/>
    <w:rsid w:val="001E65D9"/>
    <w:rsid w:val="001E6E54"/>
    <w:rsid w:val="001E7001"/>
    <w:rsid w:val="001E7E21"/>
    <w:rsid w:val="001F00BD"/>
    <w:rsid w:val="001F01EB"/>
    <w:rsid w:val="001F020E"/>
    <w:rsid w:val="001F03AA"/>
    <w:rsid w:val="001F044D"/>
    <w:rsid w:val="001F067C"/>
    <w:rsid w:val="001F0D55"/>
    <w:rsid w:val="001F0D57"/>
    <w:rsid w:val="001F1243"/>
    <w:rsid w:val="001F14F5"/>
    <w:rsid w:val="001F1778"/>
    <w:rsid w:val="001F1B74"/>
    <w:rsid w:val="001F25D0"/>
    <w:rsid w:val="001F333B"/>
    <w:rsid w:val="001F374D"/>
    <w:rsid w:val="001F44EA"/>
    <w:rsid w:val="001F4973"/>
    <w:rsid w:val="001F5B52"/>
    <w:rsid w:val="001F616B"/>
    <w:rsid w:val="001F630B"/>
    <w:rsid w:val="001F6544"/>
    <w:rsid w:val="001F669F"/>
    <w:rsid w:val="001F6B25"/>
    <w:rsid w:val="001F6FD0"/>
    <w:rsid w:val="001F7250"/>
    <w:rsid w:val="001F797E"/>
    <w:rsid w:val="001F7F71"/>
    <w:rsid w:val="002004A9"/>
    <w:rsid w:val="00200D23"/>
    <w:rsid w:val="0020147F"/>
    <w:rsid w:val="00201575"/>
    <w:rsid w:val="00201FAD"/>
    <w:rsid w:val="002039B3"/>
    <w:rsid w:val="00203CFD"/>
    <w:rsid w:val="00203EB1"/>
    <w:rsid w:val="00204329"/>
    <w:rsid w:val="002047B2"/>
    <w:rsid w:val="002049AA"/>
    <w:rsid w:val="002061E0"/>
    <w:rsid w:val="002069DE"/>
    <w:rsid w:val="002071A0"/>
    <w:rsid w:val="002073D2"/>
    <w:rsid w:val="0020750C"/>
    <w:rsid w:val="00207E06"/>
    <w:rsid w:val="00211CAE"/>
    <w:rsid w:val="00211EB5"/>
    <w:rsid w:val="002126AD"/>
    <w:rsid w:val="00213566"/>
    <w:rsid w:val="0021360B"/>
    <w:rsid w:val="00213D89"/>
    <w:rsid w:val="002140E8"/>
    <w:rsid w:val="002141A1"/>
    <w:rsid w:val="00214463"/>
    <w:rsid w:val="002147E7"/>
    <w:rsid w:val="00214A48"/>
    <w:rsid w:val="00214C1B"/>
    <w:rsid w:val="00214F41"/>
    <w:rsid w:val="0021504F"/>
    <w:rsid w:val="00217266"/>
    <w:rsid w:val="00220BDD"/>
    <w:rsid w:val="00222101"/>
    <w:rsid w:val="00222C2D"/>
    <w:rsid w:val="00222C69"/>
    <w:rsid w:val="00222D26"/>
    <w:rsid w:val="00222DB9"/>
    <w:rsid w:val="00223BF2"/>
    <w:rsid w:val="00223C37"/>
    <w:rsid w:val="00223D5E"/>
    <w:rsid w:val="00223E4A"/>
    <w:rsid w:val="00224CDD"/>
    <w:rsid w:val="0022530F"/>
    <w:rsid w:val="00225C0B"/>
    <w:rsid w:val="00225DF1"/>
    <w:rsid w:val="002267C2"/>
    <w:rsid w:val="00226C39"/>
    <w:rsid w:val="00226CED"/>
    <w:rsid w:val="00227022"/>
    <w:rsid w:val="00227346"/>
    <w:rsid w:val="0022776F"/>
    <w:rsid w:val="0022783D"/>
    <w:rsid w:val="002278AA"/>
    <w:rsid w:val="00227C84"/>
    <w:rsid w:val="0023042F"/>
    <w:rsid w:val="00230646"/>
    <w:rsid w:val="002310C5"/>
    <w:rsid w:val="002310C6"/>
    <w:rsid w:val="0023137F"/>
    <w:rsid w:val="00231F86"/>
    <w:rsid w:val="00232186"/>
    <w:rsid w:val="00232424"/>
    <w:rsid w:val="0023270F"/>
    <w:rsid w:val="00232C7E"/>
    <w:rsid w:val="0023334D"/>
    <w:rsid w:val="00233BC3"/>
    <w:rsid w:val="00234BCB"/>
    <w:rsid w:val="00235B42"/>
    <w:rsid w:val="00235F13"/>
    <w:rsid w:val="00235F1B"/>
    <w:rsid w:val="00236110"/>
    <w:rsid w:val="00236258"/>
    <w:rsid w:val="00240353"/>
    <w:rsid w:val="00240776"/>
    <w:rsid w:val="002407C0"/>
    <w:rsid w:val="00240BFA"/>
    <w:rsid w:val="00241786"/>
    <w:rsid w:val="00241B20"/>
    <w:rsid w:val="00241EC7"/>
    <w:rsid w:val="0024318B"/>
    <w:rsid w:val="00243501"/>
    <w:rsid w:val="002436F1"/>
    <w:rsid w:val="00243790"/>
    <w:rsid w:val="002457CE"/>
    <w:rsid w:val="00245884"/>
    <w:rsid w:val="00245CDF"/>
    <w:rsid w:val="00246361"/>
    <w:rsid w:val="002467B0"/>
    <w:rsid w:val="00246CFE"/>
    <w:rsid w:val="00246E2F"/>
    <w:rsid w:val="002471E1"/>
    <w:rsid w:val="00247B4A"/>
    <w:rsid w:val="00247B77"/>
    <w:rsid w:val="0025019F"/>
    <w:rsid w:val="00250EF4"/>
    <w:rsid w:val="0025131B"/>
    <w:rsid w:val="00251DD3"/>
    <w:rsid w:val="00252404"/>
    <w:rsid w:val="00252833"/>
    <w:rsid w:val="00253337"/>
    <w:rsid w:val="002535A7"/>
    <w:rsid w:val="0025395A"/>
    <w:rsid w:val="00253DC0"/>
    <w:rsid w:val="00254858"/>
    <w:rsid w:val="00255075"/>
    <w:rsid w:val="00255268"/>
    <w:rsid w:val="0025550E"/>
    <w:rsid w:val="0025552C"/>
    <w:rsid w:val="00255D24"/>
    <w:rsid w:val="0025652A"/>
    <w:rsid w:val="002577D5"/>
    <w:rsid w:val="00257C9D"/>
    <w:rsid w:val="00260970"/>
    <w:rsid w:val="0026101E"/>
    <w:rsid w:val="00261578"/>
    <w:rsid w:val="002616F8"/>
    <w:rsid w:val="00261806"/>
    <w:rsid w:val="00261CD2"/>
    <w:rsid w:val="00261DF8"/>
    <w:rsid w:val="00261E64"/>
    <w:rsid w:val="00262116"/>
    <w:rsid w:val="00262C20"/>
    <w:rsid w:val="00262FBF"/>
    <w:rsid w:val="00263426"/>
    <w:rsid w:val="0026366A"/>
    <w:rsid w:val="002639AC"/>
    <w:rsid w:val="00263BE3"/>
    <w:rsid w:val="00263F00"/>
    <w:rsid w:val="00264174"/>
    <w:rsid w:val="0026436D"/>
    <w:rsid w:val="002649C2"/>
    <w:rsid w:val="00264CA0"/>
    <w:rsid w:val="002655BA"/>
    <w:rsid w:val="0026564E"/>
    <w:rsid w:val="00265B2C"/>
    <w:rsid w:val="00266BAF"/>
    <w:rsid w:val="00266D57"/>
    <w:rsid w:val="00267552"/>
    <w:rsid w:val="00270492"/>
    <w:rsid w:val="0027080A"/>
    <w:rsid w:val="00270B01"/>
    <w:rsid w:val="00271DB2"/>
    <w:rsid w:val="00272E61"/>
    <w:rsid w:val="0027383A"/>
    <w:rsid w:val="00274BCB"/>
    <w:rsid w:val="00275023"/>
    <w:rsid w:val="0027555A"/>
    <w:rsid w:val="0027557D"/>
    <w:rsid w:val="0027659D"/>
    <w:rsid w:val="00276950"/>
    <w:rsid w:val="00276B35"/>
    <w:rsid w:val="00276D86"/>
    <w:rsid w:val="002770C2"/>
    <w:rsid w:val="00277427"/>
    <w:rsid w:val="00277CEB"/>
    <w:rsid w:val="00277D4D"/>
    <w:rsid w:val="00277FF5"/>
    <w:rsid w:val="002802B0"/>
    <w:rsid w:val="00280302"/>
    <w:rsid w:val="002803EF"/>
    <w:rsid w:val="0028047A"/>
    <w:rsid w:val="00280CB4"/>
    <w:rsid w:val="002813D7"/>
    <w:rsid w:val="0028160F"/>
    <w:rsid w:val="00281646"/>
    <w:rsid w:val="002819AB"/>
    <w:rsid w:val="00281BD4"/>
    <w:rsid w:val="00281C29"/>
    <w:rsid w:val="002823C4"/>
    <w:rsid w:val="0028275E"/>
    <w:rsid w:val="00282B63"/>
    <w:rsid w:val="00282D6F"/>
    <w:rsid w:val="00282F69"/>
    <w:rsid w:val="00283257"/>
    <w:rsid w:val="002832C0"/>
    <w:rsid w:val="0028469F"/>
    <w:rsid w:val="002856B0"/>
    <w:rsid w:val="002857F4"/>
    <w:rsid w:val="00285897"/>
    <w:rsid w:val="00285961"/>
    <w:rsid w:val="00285C6A"/>
    <w:rsid w:val="002874E3"/>
    <w:rsid w:val="00287826"/>
    <w:rsid w:val="00289BD0"/>
    <w:rsid w:val="0028E044"/>
    <w:rsid w:val="00290001"/>
    <w:rsid w:val="00290212"/>
    <w:rsid w:val="002907BB"/>
    <w:rsid w:val="002908D6"/>
    <w:rsid w:val="00290C11"/>
    <w:rsid w:val="0029131C"/>
    <w:rsid w:val="0029156A"/>
    <w:rsid w:val="00292272"/>
    <w:rsid w:val="00292ACC"/>
    <w:rsid w:val="00292B4D"/>
    <w:rsid w:val="00293566"/>
    <w:rsid w:val="00293C7E"/>
    <w:rsid w:val="00293DC4"/>
    <w:rsid w:val="0029478B"/>
    <w:rsid w:val="00294B50"/>
    <w:rsid w:val="0029526D"/>
    <w:rsid w:val="0029591B"/>
    <w:rsid w:val="00295C21"/>
    <w:rsid w:val="00296DFC"/>
    <w:rsid w:val="00296EB1"/>
    <w:rsid w:val="00296FD9"/>
    <w:rsid w:val="0029727B"/>
    <w:rsid w:val="00297316"/>
    <w:rsid w:val="00297D38"/>
    <w:rsid w:val="002A06F3"/>
    <w:rsid w:val="002A0AAB"/>
    <w:rsid w:val="002A0E69"/>
    <w:rsid w:val="002A1808"/>
    <w:rsid w:val="002A18EC"/>
    <w:rsid w:val="002A197F"/>
    <w:rsid w:val="002A19CC"/>
    <w:rsid w:val="002A2270"/>
    <w:rsid w:val="002A2B1E"/>
    <w:rsid w:val="002A2E53"/>
    <w:rsid w:val="002A2FBE"/>
    <w:rsid w:val="002A338B"/>
    <w:rsid w:val="002A3456"/>
    <w:rsid w:val="002A357B"/>
    <w:rsid w:val="002A3B3D"/>
    <w:rsid w:val="002A3BD3"/>
    <w:rsid w:val="002A4208"/>
    <w:rsid w:val="002A46AC"/>
    <w:rsid w:val="002A4A6C"/>
    <w:rsid w:val="002A52A4"/>
    <w:rsid w:val="002A5565"/>
    <w:rsid w:val="002A5D02"/>
    <w:rsid w:val="002A5E4E"/>
    <w:rsid w:val="002A6219"/>
    <w:rsid w:val="002A652A"/>
    <w:rsid w:val="002A6AE3"/>
    <w:rsid w:val="002A716D"/>
    <w:rsid w:val="002A7195"/>
    <w:rsid w:val="002A79CF"/>
    <w:rsid w:val="002A7E4B"/>
    <w:rsid w:val="002A7FA2"/>
    <w:rsid w:val="002B0B59"/>
    <w:rsid w:val="002B0E7E"/>
    <w:rsid w:val="002B0EC5"/>
    <w:rsid w:val="002B101A"/>
    <w:rsid w:val="002B140F"/>
    <w:rsid w:val="002B26B5"/>
    <w:rsid w:val="002B2C2B"/>
    <w:rsid w:val="002B2C95"/>
    <w:rsid w:val="002B2F20"/>
    <w:rsid w:val="002B30A5"/>
    <w:rsid w:val="002B3216"/>
    <w:rsid w:val="002B3363"/>
    <w:rsid w:val="002B43F7"/>
    <w:rsid w:val="002B4A27"/>
    <w:rsid w:val="002B4C52"/>
    <w:rsid w:val="002B52A0"/>
    <w:rsid w:val="002B52EA"/>
    <w:rsid w:val="002B5410"/>
    <w:rsid w:val="002B61C1"/>
    <w:rsid w:val="002B6345"/>
    <w:rsid w:val="002B63A2"/>
    <w:rsid w:val="002B6509"/>
    <w:rsid w:val="002B6723"/>
    <w:rsid w:val="002B6DEC"/>
    <w:rsid w:val="002B7F9B"/>
    <w:rsid w:val="002C01E5"/>
    <w:rsid w:val="002C0BC2"/>
    <w:rsid w:val="002C0E8D"/>
    <w:rsid w:val="002C0F34"/>
    <w:rsid w:val="002C1150"/>
    <w:rsid w:val="002C14AA"/>
    <w:rsid w:val="002C1D59"/>
    <w:rsid w:val="002C1DD6"/>
    <w:rsid w:val="002C1F82"/>
    <w:rsid w:val="002C255E"/>
    <w:rsid w:val="002C2993"/>
    <w:rsid w:val="002C3122"/>
    <w:rsid w:val="002C3335"/>
    <w:rsid w:val="002C38D3"/>
    <w:rsid w:val="002C3B34"/>
    <w:rsid w:val="002C3D43"/>
    <w:rsid w:val="002C4715"/>
    <w:rsid w:val="002C4904"/>
    <w:rsid w:val="002C553F"/>
    <w:rsid w:val="002C5607"/>
    <w:rsid w:val="002C5D7B"/>
    <w:rsid w:val="002C601B"/>
    <w:rsid w:val="002C647B"/>
    <w:rsid w:val="002C67B3"/>
    <w:rsid w:val="002C6832"/>
    <w:rsid w:val="002C721F"/>
    <w:rsid w:val="002C7522"/>
    <w:rsid w:val="002C7B33"/>
    <w:rsid w:val="002C7F8B"/>
    <w:rsid w:val="002D0154"/>
    <w:rsid w:val="002D04B7"/>
    <w:rsid w:val="002D0B05"/>
    <w:rsid w:val="002D0E99"/>
    <w:rsid w:val="002D152B"/>
    <w:rsid w:val="002D17CA"/>
    <w:rsid w:val="002D1975"/>
    <w:rsid w:val="002D1A72"/>
    <w:rsid w:val="002D239B"/>
    <w:rsid w:val="002D2445"/>
    <w:rsid w:val="002D24C7"/>
    <w:rsid w:val="002D2748"/>
    <w:rsid w:val="002D2DBD"/>
    <w:rsid w:val="002D31ED"/>
    <w:rsid w:val="002D32FF"/>
    <w:rsid w:val="002D3D03"/>
    <w:rsid w:val="002D3F82"/>
    <w:rsid w:val="002D42C8"/>
    <w:rsid w:val="002D43B0"/>
    <w:rsid w:val="002D480D"/>
    <w:rsid w:val="002D4CE8"/>
    <w:rsid w:val="002D5105"/>
    <w:rsid w:val="002D55EC"/>
    <w:rsid w:val="002D6019"/>
    <w:rsid w:val="002D6342"/>
    <w:rsid w:val="002D763A"/>
    <w:rsid w:val="002D7AEA"/>
    <w:rsid w:val="002D7C23"/>
    <w:rsid w:val="002D8B3C"/>
    <w:rsid w:val="002E00AD"/>
    <w:rsid w:val="002E0B47"/>
    <w:rsid w:val="002E0F06"/>
    <w:rsid w:val="002E125D"/>
    <w:rsid w:val="002E1BD8"/>
    <w:rsid w:val="002E251B"/>
    <w:rsid w:val="002E2BB7"/>
    <w:rsid w:val="002E2BDB"/>
    <w:rsid w:val="002E36DC"/>
    <w:rsid w:val="002E3833"/>
    <w:rsid w:val="002E4009"/>
    <w:rsid w:val="002E41B3"/>
    <w:rsid w:val="002E46F1"/>
    <w:rsid w:val="002E4C47"/>
    <w:rsid w:val="002E4C5A"/>
    <w:rsid w:val="002E5C43"/>
    <w:rsid w:val="002E5EEE"/>
    <w:rsid w:val="002E6380"/>
    <w:rsid w:val="002E6930"/>
    <w:rsid w:val="002E69D0"/>
    <w:rsid w:val="002E6AE7"/>
    <w:rsid w:val="002E6D07"/>
    <w:rsid w:val="002E7077"/>
    <w:rsid w:val="002E768C"/>
    <w:rsid w:val="002E7776"/>
    <w:rsid w:val="002E788B"/>
    <w:rsid w:val="002E7D96"/>
    <w:rsid w:val="002F01FF"/>
    <w:rsid w:val="002F057E"/>
    <w:rsid w:val="002F0A39"/>
    <w:rsid w:val="002F1428"/>
    <w:rsid w:val="002F16F5"/>
    <w:rsid w:val="002F27FD"/>
    <w:rsid w:val="002F28F5"/>
    <w:rsid w:val="002F28FF"/>
    <w:rsid w:val="002F3096"/>
    <w:rsid w:val="002F39ED"/>
    <w:rsid w:val="002F3A49"/>
    <w:rsid w:val="002F3AF5"/>
    <w:rsid w:val="002F3F93"/>
    <w:rsid w:val="002F4472"/>
    <w:rsid w:val="002F4B9C"/>
    <w:rsid w:val="002F4C98"/>
    <w:rsid w:val="002F5BFC"/>
    <w:rsid w:val="002F6179"/>
    <w:rsid w:val="002F6CBC"/>
    <w:rsid w:val="002F701F"/>
    <w:rsid w:val="002F72EE"/>
    <w:rsid w:val="002F7E1E"/>
    <w:rsid w:val="00300A1F"/>
    <w:rsid w:val="00300E82"/>
    <w:rsid w:val="00300FEE"/>
    <w:rsid w:val="00301BDE"/>
    <w:rsid w:val="00301F1B"/>
    <w:rsid w:val="003024A1"/>
    <w:rsid w:val="00302B85"/>
    <w:rsid w:val="003032E4"/>
    <w:rsid w:val="0030361D"/>
    <w:rsid w:val="00303B00"/>
    <w:rsid w:val="00303B93"/>
    <w:rsid w:val="003043DA"/>
    <w:rsid w:val="003043E6"/>
    <w:rsid w:val="00304493"/>
    <w:rsid w:val="00304829"/>
    <w:rsid w:val="00305150"/>
    <w:rsid w:val="003053D7"/>
    <w:rsid w:val="003058BB"/>
    <w:rsid w:val="00306123"/>
    <w:rsid w:val="003063E4"/>
    <w:rsid w:val="00306466"/>
    <w:rsid w:val="003067B1"/>
    <w:rsid w:val="00306ECA"/>
    <w:rsid w:val="003074EC"/>
    <w:rsid w:val="00307886"/>
    <w:rsid w:val="00307D43"/>
    <w:rsid w:val="00307D52"/>
    <w:rsid w:val="0031299A"/>
    <w:rsid w:val="003129D3"/>
    <w:rsid w:val="00312E92"/>
    <w:rsid w:val="0031311B"/>
    <w:rsid w:val="0031352D"/>
    <w:rsid w:val="003142DA"/>
    <w:rsid w:val="00315284"/>
    <w:rsid w:val="0031541E"/>
    <w:rsid w:val="00315702"/>
    <w:rsid w:val="00316809"/>
    <w:rsid w:val="0031741C"/>
    <w:rsid w:val="00317EB1"/>
    <w:rsid w:val="0032002B"/>
    <w:rsid w:val="00320B77"/>
    <w:rsid w:val="003211E8"/>
    <w:rsid w:val="00321CB7"/>
    <w:rsid w:val="00321DAA"/>
    <w:rsid w:val="00321DE3"/>
    <w:rsid w:val="00322030"/>
    <w:rsid w:val="003220C7"/>
    <w:rsid w:val="003220EA"/>
    <w:rsid w:val="0032221A"/>
    <w:rsid w:val="00322740"/>
    <w:rsid w:val="00322CD0"/>
    <w:rsid w:val="003230A4"/>
    <w:rsid w:val="00323269"/>
    <w:rsid w:val="0032340D"/>
    <w:rsid w:val="00323866"/>
    <w:rsid w:val="003246FE"/>
    <w:rsid w:val="00324AF9"/>
    <w:rsid w:val="00324F67"/>
    <w:rsid w:val="003252B4"/>
    <w:rsid w:val="00325564"/>
    <w:rsid w:val="003258B5"/>
    <w:rsid w:val="00325AE2"/>
    <w:rsid w:val="00325E3A"/>
    <w:rsid w:val="00325F11"/>
    <w:rsid w:val="003263F3"/>
    <w:rsid w:val="0032650F"/>
    <w:rsid w:val="00326659"/>
    <w:rsid w:val="0032701F"/>
    <w:rsid w:val="00327710"/>
    <w:rsid w:val="00327EE5"/>
    <w:rsid w:val="0032A825"/>
    <w:rsid w:val="003300B1"/>
    <w:rsid w:val="0033019B"/>
    <w:rsid w:val="00330A1A"/>
    <w:rsid w:val="00330A66"/>
    <w:rsid w:val="00330EB4"/>
    <w:rsid w:val="003313DC"/>
    <w:rsid w:val="003315FF"/>
    <w:rsid w:val="003316A4"/>
    <w:rsid w:val="0033194C"/>
    <w:rsid w:val="00332215"/>
    <w:rsid w:val="00332239"/>
    <w:rsid w:val="003323D8"/>
    <w:rsid w:val="0033258E"/>
    <w:rsid w:val="00332807"/>
    <w:rsid w:val="00332B65"/>
    <w:rsid w:val="00332FC3"/>
    <w:rsid w:val="003331A1"/>
    <w:rsid w:val="00333B48"/>
    <w:rsid w:val="00333E32"/>
    <w:rsid w:val="0033403C"/>
    <w:rsid w:val="00334BEE"/>
    <w:rsid w:val="0033536F"/>
    <w:rsid w:val="00335796"/>
    <w:rsid w:val="00335CC1"/>
    <w:rsid w:val="00335EE6"/>
    <w:rsid w:val="00336D7F"/>
    <w:rsid w:val="00336F02"/>
    <w:rsid w:val="00337A6E"/>
    <w:rsid w:val="00337E60"/>
    <w:rsid w:val="00337FA1"/>
    <w:rsid w:val="0034132F"/>
    <w:rsid w:val="0034169C"/>
    <w:rsid w:val="003416B0"/>
    <w:rsid w:val="00341740"/>
    <w:rsid w:val="00341D14"/>
    <w:rsid w:val="003421B3"/>
    <w:rsid w:val="003421D7"/>
    <w:rsid w:val="003427E3"/>
    <w:rsid w:val="00342B18"/>
    <w:rsid w:val="00343C10"/>
    <w:rsid w:val="00344431"/>
    <w:rsid w:val="00344B4F"/>
    <w:rsid w:val="00345099"/>
    <w:rsid w:val="003453E3"/>
    <w:rsid w:val="00345B43"/>
    <w:rsid w:val="00345B76"/>
    <w:rsid w:val="00345E85"/>
    <w:rsid w:val="00346084"/>
    <w:rsid w:val="003468FB"/>
    <w:rsid w:val="00346D66"/>
    <w:rsid w:val="003475D8"/>
    <w:rsid w:val="00347847"/>
    <w:rsid w:val="00349079"/>
    <w:rsid w:val="003505F0"/>
    <w:rsid w:val="00350681"/>
    <w:rsid w:val="0035077D"/>
    <w:rsid w:val="00350906"/>
    <w:rsid w:val="00351A80"/>
    <w:rsid w:val="0035203E"/>
    <w:rsid w:val="00352A6B"/>
    <w:rsid w:val="00352B61"/>
    <w:rsid w:val="003533F2"/>
    <w:rsid w:val="00353B26"/>
    <w:rsid w:val="00353BD2"/>
    <w:rsid w:val="00353EC8"/>
    <w:rsid w:val="00354115"/>
    <w:rsid w:val="003549A0"/>
    <w:rsid w:val="00354A5C"/>
    <w:rsid w:val="00355292"/>
    <w:rsid w:val="00355C50"/>
    <w:rsid w:val="003564AF"/>
    <w:rsid w:val="00356520"/>
    <w:rsid w:val="00356689"/>
    <w:rsid w:val="00356870"/>
    <w:rsid w:val="00356BF7"/>
    <w:rsid w:val="00356D06"/>
    <w:rsid w:val="00357192"/>
    <w:rsid w:val="003573D1"/>
    <w:rsid w:val="003608B9"/>
    <w:rsid w:val="00360B84"/>
    <w:rsid w:val="00360E67"/>
    <w:rsid w:val="00360F17"/>
    <w:rsid w:val="00361821"/>
    <w:rsid w:val="00361BF4"/>
    <w:rsid w:val="00361ECA"/>
    <w:rsid w:val="00363019"/>
    <w:rsid w:val="003632A0"/>
    <w:rsid w:val="0036363B"/>
    <w:rsid w:val="003642A0"/>
    <w:rsid w:val="0036453F"/>
    <w:rsid w:val="0036493F"/>
    <w:rsid w:val="00364AA9"/>
    <w:rsid w:val="0036506E"/>
    <w:rsid w:val="00365305"/>
    <w:rsid w:val="003655F1"/>
    <w:rsid w:val="00365E22"/>
    <w:rsid w:val="00366056"/>
    <w:rsid w:val="00366083"/>
    <w:rsid w:val="00366C17"/>
    <w:rsid w:val="00366C3A"/>
    <w:rsid w:val="00366C40"/>
    <w:rsid w:val="003679D1"/>
    <w:rsid w:val="003704FB"/>
    <w:rsid w:val="00370D49"/>
    <w:rsid w:val="0037138A"/>
    <w:rsid w:val="00371579"/>
    <w:rsid w:val="00371C5A"/>
    <w:rsid w:val="003721F2"/>
    <w:rsid w:val="00372913"/>
    <w:rsid w:val="00372AD9"/>
    <w:rsid w:val="00373086"/>
    <w:rsid w:val="003732D0"/>
    <w:rsid w:val="00373383"/>
    <w:rsid w:val="00373901"/>
    <w:rsid w:val="003745A4"/>
    <w:rsid w:val="003745AE"/>
    <w:rsid w:val="0037572E"/>
    <w:rsid w:val="0037680A"/>
    <w:rsid w:val="00376A9F"/>
    <w:rsid w:val="00377838"/>
    <w:rsid w:val="0038023C"/>
    <w:rsid w:val="00380441"/>
    <w:rsid w:val="0038056A"/>
    <w:rsid w:val="00380869"/>
    <w:rsid w:val="00380BB2"/>
    <w:rsid w:val="00380E02"/>
    <w:rsid w:val="00381313"/>
    <w:rsid w:val="003816CB"/>
    <w:rsid w:val="003825F8"/>
    <w:rsid w:val="00384484"/>
    <w:rsid w:val="00384B0E"/>
    <w:rsid w:val="00384D80"/>
    <w:rsid w:val="00385B00"/>
    <w:rsid w:val="00386186"/>
    <w:rsid w:val="00386508"/>
    <w:rsid w:val="0038659B"/>
    <w:rsid w:val="00386A99"/>
    <w:rsid w:val="00386B44"/>
    <w:rsid w:val="00386BE6"/>
    <w:rsid w:val="003871B9"/>
    <w:rsid w:val="00387D30"/>
    <w:rsid w:val="00387D3B"/>
    <w:rsid w:val="0038B944"/>
    <w:rsid w:val="0039010C"/>
    <w:rsid w:val="00390491"/>
    <w:rsid w:val="00390751"/>
    <w:rsid w:val="003908C0"/>
    <w:rsid w:val="003909D5"/>
    <w:rsid w:val="00390A78"/>
    <w:rsid w:val="00391029"/>
    <w:rsid w:val="003913A2"/>
    <w:rsid w:val="003918CB"/>
    <w:rsid w:val="003919CB"/>
    <w:rsid w:val="00391DE0"/>
    <w:rsid w:val="003921C5"/>
    <w:rsid w:val="003927D3"/>
    <w:rsid w:val="0039294B"/>
    <w:rsid w:val="0039321C"/>
    <w:rsid w:val="003938D5"/>
    <w:rsid w:val="00393FC7"/>
    <w:rsid w:val="00394416"/>
    <w:rsid w:val="0039490E"/>
    <w:rsid w:val="00394EC8"/>
    <w:rsid w:val="003950FC"/>
    <w:rsid w:val="00395199"/>
    <w:rsid w:val="00395309"/>
    <w:rsid w:val="003954D4"/>
    <w:rsid w:val="003971A2"/>
    <w:rsid w:val="00397C5F"/>
    <w:rsid w:val="003A01E3"/>
    <w:rsid w:val="003A025A"/>
    <w:rsid w:val="003A07C7"/>
    <w:rsid w:val="003A0A5D"/>
    <w:rsid w:val="003A0AD5"/>
    <w:rsid w:val="003A107F"/>
    <w:rsid w:val="003A1D41"/>
    <w:rsid w:val="003A2228"/>
    <w:rsid w:val="003A23F0"/>
    <w:rsid w:val="003A3F53"/>
    <w:rsid w:val="003A48BE"/>
    <w:rsid w:val="003A4E13"/>
    <w:rsid w:val="003A5DCF"/>
    <w:rsid w:val="003A63D0"/>
    <w:rsid w:val="003A6487"/>
    <w:rsid w:val="003A66A1"/>
    <w:rsid w:val="003A6B51"/>
    <w:rsid w:val="003A6BD4"/>
    <w:rsid w:val="003A7853"/>
    <w:rsid w:val="003A798C"/>
    <w:rsid w:val="003A7EBD"/>
    <w:rsid w:val="003B0009"/>
    <w:rsid w:val="003B0790"/>
    <w:rsid w:val="003B0A8B"/>
    <w:rsid w:val="003B0E94"/>
    <w:rsid w:val="003B12D0"/>
    <w:rsid w:val="003B1C7E"/>
    <w:rsid w:val="003B23CA"/>
    <w:rsid w:val="003B2DA2"/>
    <w:rsid w:val="003B30BF"/>
    <w:rsid w:val="003B3499"/>
    <w:rsid w:val="003B401C"/>
    <w:rsid w:val="003B5031"/>
    <w:rsid w:val="003B5231"/>
    <w:rsid w:val="003B582A"/>
    <w:rsid w:val="003B64E8"/>
    <w:rsid w:val="003B6C85"/>
    <w:rsid w:val="003B7967"/>
    <w:rsid w:val="003B79B6"/>
    <w:rsid w:val="003B7B69"/>
    <w:rsid w:val="003B7C38"/>
    <w:rsid w:val="003B7CA0"/>
    <w:rsid w:val="003B7F30"/>
    <w:rsid w:val="003B7FF0"/>
    <w:rsid w:val="003C01A8"/>
    <w:rsid w:val="003C0F18"/>
    <w:rsid w:val="003C16D9"/>
    <w:rsid w:val="003C183B"/>
    <w:rsid w:val="003C196A"/>
    <w:rsid w:val="003C1A7C"/>
    <w:rsid w:val="003C226F"/>
    <w:rsid w:val="003C252B"/>
    <w:rsid w:val="003C285A"/>
    <w:rsid w:val="003C28B8"/>
    <w:rsid w:val="003C2E1C"/>
    <w:rsid w:val="003C2EDA"/>
    <w:rsid w:val="003C2FCC"/>
    <w:rsid w:val="003C357C"/>
    <w:rsid w:val="003C3CFF"/>
    <w:rsid w:val="003C4496"/>
    <w:rsid w:val="003C46DC"/>
    <w:rsid w:val="003C524C"/>
    <w:rsid w:val="003C53A4"/>
    <w:rsid w:val="003C59A6"/>
    <w:rsid w:val="003C6262"/>
    <w:rsid w:val="003C6863"/>
    <w:rsid w:val="003C69B3"/>
    <w:rsid w:val="003C6A13"/>
    <w:rsid w:val="003C728E"/>
    <w:rsid w:val="003C7D63"/>
    <w:rsid w:val="003D023A"/>
    <w:rsid w:val="003D096B"/>
    <w:rsid w:val="003D0A18"/>
    <w:rsid w:val="003D124B"/>
    <w:rsid w:val="003D1332"/>
    <w:rsid w:val="003D25D9"/>
    <w:rsid w:val="003D27A9"/>
    <w:rsid w:val="003D29E2"/>
    <w:rsid w:val="003D2BC0"/>
    <w:rsid w:val="003D45D9"/>
    <w:rsid w:val="003D48EA"/>
    <w:rsid w:val="003D525D"/>
    <w:rsid w:val="003D5277"/>
    <w:rsid w:val="003D5503"/>
    <w:rsid w:val="003D57E8"/>
    <w:rsid w:val="003D6277"/>
    <w:rsid w:val="003D78A7"/>
    <w:rsid w:val="003D7BCC"/>
    <w:rsid w:val="003D7EA5"/>
    <w:rsid w:val="003E05F0"/>
    <w:rsid w:val="003E06D0"/>
    <w:rsid w:val="003E078B"/>
    <w:rsid w:val="003E0B4E"/>
    <w:rsid w:val="003E0F06"/>
    <w:rsid w:val="003E1A5D"/>
    <w:rsid w:val="003E1B24"/>
    <w:rsid w:val="003E25AA"/>
    <w:rsid w:val="003E2958"/>
    <w:rsid w:val="003E2F27"/>
    <w:rsid w:val="003E326D"/>
    <w:rsid w:val="003E3959"/>
    <w:rsid w:val="003E3A7F"/>
    <w:rsid w:val="003E4011"/>
    <w:rsid w:val="003E4662"/>
    <w:rsid w:val="003E4672"/>
    <w:rsid w:val="003E4D7B"/>
    <w:rsid w:val="003E5554"/>
    <w:rsid w:val="003E5853"/>
    <w:rsid w:val="003E638E"/>
    <w:rsid w:val="003E6D83"/>
    <w:rsid w:val="003E72A5"/>
    <w:rsid w:val="003F028F"/>
    <w:rsid w:val="003F1060"/>
    <w:rsid w:val="003F1588"/>
    <w:rsid w:val="003F15E9"/>
    <w:rsid w:val="003F1665"/>
    <w:rsid w:val="003F17B4"/>
    <w:rsid w:val="003F1F13"/>
    <w:rsid w:val="003F2623"/>
    <w:rsid w:val="003F2BDC"/>
    <w:rsid w:val="003F2C83"/>
    <w:rsid w:val="003F2E34"/>
    <w:rsid w:val="003F2E37"/>
    <w:rsid w:val="003F3D74"/>
    <w:rsid w:val="003F4981"/>
    <w:rsid w:val="003F4ACF"/>
    <w:rsid w:val="003F4C2E"/>
    <w:rsid w:val="003F4FB5"/>
    <w:rsid w:val="003F5264"/>
    <w:rsid w:val="003F53C9"/>
    <w:rsid w:val="003F5497"/>
    <w:rsid w:val="003F5A9D"/>
    <w:rsid w:val="003F6757"/>
    <w:rsid w:val="003F70FC"/>
    <w:rsid w:val="003F7731"/>
    <w:rsid w:val="003F77AB"/>
    <w:rsid w:val="00400535"/>
    <w:rsid w:val="004009C1"/>
    <w:rsid w:val="00400BD4"/>
    <w:rsid w:val="00400E29"/>
    <w:rsid w:val="0040125D"/>
    <w:rsid w:val="00401E95"/>
    <w:rsid w:val="0040223D"/>
    <w:rsid w:val="004025AB"/>
    <w:rsid w:val="004025BA"/>
    <w:rsid w:val="00402AC9"/>
    <w:rsid w:val="00402C52"/>
    <w:rsid w:val="00402D77"/>
    <w:rsid w:val="00403350"/>
    <w:rsid w:val="0040361A"/>
    <w:rsid w:val="0040364B"/>
    <w:rsid w:val="0040381C"/>
    <w:rsid w:val="004041F3"/>
    <w:rsid w:val="00404204"/>
    <w:rsid w:val="00404971"/>
    <w:rsid w:val="00404DB2"/>
    <w:rsid w:val="0040519A"/>
    <w:rsid w:val="004051CE"/>
    <w:rsid w:val="004051F7"/>
    <w:rsid w:val="0040540B"/>
    <w:rsid w:val="004055A4"/>
    <w:rsid w:val="00405872"/>
    <w:rsid w:val="00405957"/>
    <w:rsid w:val="00405DA7"/>
    <w:rsid w:val="00406258"/>
    <w:rsid w:val="00406933"/>
    <w:rsid w:val="004069A7"/>
    <w:rsid w:val="0040711D"/>
    <w:rsid w:val="004074CC"/>
    <w:rsid w:val="0040768F"/>
    <w:rsid w:val="00407A42"/>
    <w:rsid w:val="00407BEE"/>
    <w:rsid w:val="0041046C"/>
    <w:rsid w:val="00410698"/>
    <w:rsid w:val="00410776"/>
    <w:rsid w:val="00410F1A"/>
    <w:rsid w:val="004110CE"/>
    <w:rsid w:val="00411D26"/>
    <w:rsid w:val="00411DF7"/>
    <w:rsid w:val="0041247F"/>
    <w:rsid w:val="00413323"/>
    <w:rsid w:val="00413CB7"/>
    <w:rsid w:val="00413FAD"/>
    <w:rsid w:val="0041448E"/>
    <w:rsid w:val="00414534"/>
    <w:rsid w:val="0041484F"/>
    <w:rsid w:val="00415804"/>
    <w:rsid w:val="00415F36"/>
    <w:rsid w:val="0041684B"/>
    <w:rsid w:val="0041716F"/>
    <w:rsid w:val="004175B8"/>
    <w:rsid w:val="00417812"/>
    <w:rsid w:val="00417859"/>
    <w:rsid w:val="00417B2F"/>
    <w:rsid w:val="004203AA"/>
    <w:rsid w:val="0042103A"/>
    <w:rsid w:val="0042141C"/>
    <w:rsid w:val="00421782"/>
    <w:rsid w:val="00422055"/>
    <w:rsid w:val="004225C2"/>
    <w:rsid w:val="004228EB"/>
    <w:rsid w:val="00423E47"/>
    <w:rsid w:val="00423F29"/>
    <w:rsid w:val="0042414B"/>
    <w:rsid w:val="00425827"/>
    <w:rsid w:val="00425D4D"/>
    <w:rsid w:val="00425F35"/>
    <w:rsid w:val="004260CF"/>
    <w:rsid w:val="004268B6"/>
    <w:rsid w:val="00426D70"/>
    <w:rsid w:val="00426F4E"/>
    <w:rsid w:val="0042727A"/>
    <w:rsid w:val="004272DF"/>
    <w:rsid w:val="00427383"/>
    <w:rsid w:val="00427969"/>
    <w:rsid w:val="004305D8"/>
    <w:rsid w:val="0043088E"/>
    <w:rsid w:val="00430F23"/>
    <w:rsid w:val="0043177F"/>
    <w:rsid w:val="00431B22"/>
    <w:rsid w:val="0043240F"/>
    <w:rsid w:val="00432CE8"/>
    <w:rsid w:val="00432F4D"/>
    <w:rsid w:val="00433A69"/>
    <w:rsid w:val="004349B9"/>
    <w:rsid w:val="00434FBC"/>
    <w:rsid w:val="0043518A"/>
    <w:rsid w:val="004351CC"/>
    <w:rsid w:val="00435680"/>
    <w:rsid w:val="004356BE"/>
    <w:rsid w:val="00435ACB"/>
    <w:rsid w:val="00435E1C"/>
    <w:rsid w:val="0043645F"/>
    <w:rsid w:val="004369A0"/>
    <w:rsid w:val="004378AC"/>
    <w:rsid w:val="0043FC28"/>
    <w:rsid w:val="00440589"/>
    <w:rsid w:val="00440D53"/>
    <w:rsid w:val="00440E3E"/>
    <w:rsid w:val="0044121A"/>
    <w:rsid w:val="004415F1"/>
    <w:rsid w:val="004416A8"/>
    <w:rsid w:val="004418A6"/>
    <w:rsid w:val="00441C4C"/>
    <w:rsid w:val="00442532"/>
    <w:rsid w:val="00442A40"/>
    <w:rsid w:val="00443136"/>
    <w:rsid w:val="0044362A"/>
    <w:rsid w:val="00443D62"/>
    <w:rsid w:val="00443FD7"/>
    <w:rsid w:val="004440CF"/>
    <w:rsid w:val="004440F9"/>
    <w:rsid w:val="00444EE5"/>
    <w:rsid w:val="004457C8"/>
    <w:rsid w:val="00445876"/>
    <w:rsid w:val="00445C68"/>
    <w:rsid w:val="00445F0A"/>
    <w:rsid w:val="00446CDF"/>
    <w:rsid w:val="00446E01"/>
    <w:rsid w:val="004472CC"/>
    <w:rsid w:val="00447B76"/>
    <w:rsid w:val="00447E1C"/>
    <w:rsid w:val="0044C74B"/>
    <w:rsid w:val="00450009"/>
    <w:rsid w:val="0045000D"/>
    <w:rsid w:val="0045027D"/>
    <w:rsid w:val="00450383"/>
    <w:rsid w:val="00450488"/>
    <w:rsid w:val="00450BF6"/>
    <w:rsid w:val="004513CC"/>
    <w:rsid w:val="00451628"/>
    <w:rsid w:val="0045197B"/>
    <w:rsid w:val="00452410"/>
    <w:rsid w:val="00452C50"/>
    <w:rsid w:val="00452E34"/>
    <w:rsid w:val="00453338"/>
    <w:rsid w:val="00453D1D"/>
    <w:rsid w:val="00453E5B"/>
    <w:rsid w:val="0045400C"/>
    <w:rsid w:val="00455CCA"/>
    <w:rsid w:val="00456328"/>
    <w:rsid w:val="0045679A"/>
    <w:rsid w:val="004567F3"/>
    <w:rsid w:val="0045717D"/>
    <w:rsid w:val="00457577"/>
    <w:rsid w:val="00457697"/>
    <w:rsid w:val="00457EEA"/>
    <w:rsid w:val="00460113"/>
    <w:rsid w:val="00460234"/>
    <w:rsid w:val="0046024F"/>
    <w:rsid w:val="004603C4"/>
    <w:rsid w:val="00461E29"/>
    <w:rsid w:val="00461E40"/>
    <w:rsid w:val="0046203C"/>
    <w:rsid w:val="004621EC"/>
    <w:rsid w:val="004628B7"/>
    <w:rsid w:val="00462C06"/>
    <w:rsid w:val="00462F74"/>
    <w:rsid w:val="00463135"/>
    <w:rsid w:val="004632D4"/>
    <w:rsid w:val="00463415"/>
    <w:rsid w:val="00463A12"/>
    <w:rsid w:val="00463C74"/>
    <w:rsid w:val="004641AA"/>
    <w:rsid w:val="0046635F"/>
    <w:rsid w:val="00466C04"/>
    <w:rsid w:val="00466CD9"/>
    <w:rsid w:val="00470172"/>
    <w:rsid w:val="00470DA7"/>
    <w:rsid w:val="004725CB"/>
    <w:rsid w:val="00472A7A"/>
    <w:rsid w:val="00472C4D"/>
    <w:rsid w:val="0047304B"/>
    <w:rsid w:val="004730BB"/>
    <w:rsid w:val="00473509"/>
    <w:rsid w:val="004735C0"/>
    <w:rsid w:val="00473C2A"/>
    <w:rsid w:val="00474E2B"/>
    <w:rsid w:val="00474E3D"/>
    <w:rsid w:val="0047559A"/>
    <w:rsid w:val="00475666"/>
    <w:rsid w:val="00475766"/>
    <w:rsid w:val="00475CAE"/>
    <w:rsid w:val="00476577"/>
    <w:rsid w:val="00476596"/>
    <w:rsid w:val="0047723E"/>
    <w:rsid w:val="00477669"/>
    <w:rsid w:val="00477A56"/>
    <w:rsid w:val="004802A6"/>
    <w:rsid w:val="004806F9"/>
    <w:rsid w:val="00480A1F"/>
    <w:rsid w:val="00480AE5"/>
    <w:rsid w:val="004813C8"/>
    <w:rsid w:val="004813F0"/>
    <w:rsid w:val="004815E8"/>
    <w:rsid w:val="00481864"/>
    <w:rsid w:val="00481967"/>
    <w:rsid w:val="00482496"/>
    <w:rsid w:val="0048261A"/>
    <w:rsid w:val="004826B3"/>
    <w:rsid w:val="00482B20"/>
    <w:rsid w:val="00483315"/>
    <w:rsid w:val="004836E4"/>
    <w:rsid w:val="004837CB"/>
    <w:rsid w:val="00483CA0"/>
    <w:rsid w:val="00483F68"/>
    <w:rsid w:val="004846D8"/>
    <w:rsid w:val="004847AF"/>
    <w:rsid w:val="004852C8"/>
    <w:rsid w:val="0048684E"/>
    <w:rsid w:val="00486F37"/>
    <w:rsid w:val="004876C8"/>
    <w:rsid w:val="00487A64"/>
    <w:rsid w:val="00487BD0"/>
    <w:rsid w:val="0049041E"/>
    <w:rsid w:val="00492450"/>
    <w:rsid w:val="00493428"/>
    <w:rsid w:val="0049354D"/>
    <w:rsid w:val="0049364F"/>
    <w:rsid w:val="00493675"/>
    <w:rsid w:val="00493D9B"/>
    <w:rsid w:val="00494B09"/>
    <w:rsid w:val="004954F4"/>
    <w:rsid w:val="00495918"/>
    <w:rsid w:val="00495E8A"/>
    <w:rsid w:val="00496427"/>
    <w:rsid w:val="00496AE7"/>
    <w:rsid w:val="00496CCF"/>
    <w:rsid w:val="00496FA9"/>
    <w:rsid w:val="00496FF7"/>
    <w:rsid w:val="0049703C"/>
    <w:rsid w:val="004972EE"/>
    <w:rsid w:val="0049771E"/>
    <w:rsid w:val="004979EC"/>
    <w:rsid w:val="004A09AF"/>
    <w:rsid w:val="004A0AB5"/>
    <w:rsid w:val="004A144D"/>
    <w:rsid w:val="004A1D64"/>
    <w:rsid w:val="004A1DFF"/>
    <w:rsid w:val="004A217C"/>
    <w:rsid w:val="004A22A3"/>
    <w:rsid w:val="004A2844"/>
    <w:rsid w:val="004A3816"/>
    <w:rsid w:val="004A38C6"/>
    <w:rsid w:val="004A3C70"/>
    <w:rsid w:val="004A3DC1"/>
    <w:rsid w:val="004A449B"/>
    <w:rsid w:val="004A4528"/>
    <w:rsid w:val="004A4757"/>
    <w:rsid w:val="004A4CF5"/>
    <w:rsid w:val="004A4E11"/>
    <w:rsid w:val="004A61B2"/>
    <w:rsid w:val="004A61F9"/>
    <w:rsid w:val="004A6563"/>
    <w:rsid w:val="004A6B69"/>
    <w:rsid w:val="004A6EE7"/>
    <w:rsid w:val="004A773F"/>
    <w:rsid w:val="004A7764"/>
    <w:rsid w:val="004A7BD1"/>
    <w:rsid w:val="004B0023"/>
    <w:rsid w:val="004B0C27"/>
    <w:rsid w:val="004B0DCB"/>
    <w:rsid w:val="004B0F9F"/>
    <w:rsid w:val="004B1207"/>
    <w:rsid w:val="004B1261"/>
    <w:rsid w:val="004B194C"/>
    <w:rsid w:val="004B21ED"/>
    <w:rsid w:val="004B27C0"/>
    <w:rsid w:val="004B2DF5"/>
    <w:rsid w:val="004B3C35"/>
    <w:rsid w:val="004B4D92"/>
    <w:rsid w:val="004B5392"/>
    <w:rsid w:val="004B5A83"/>
    <w:rsid w:val="004B5CA1"/>
    <w:rsid w:val="004B5E5C"/>
    <w:rsid w:val="004B5FD8"/>
    <w:rsid w:val="004B60EC"/>
    <w:rsid w:val="004B6157"/>
    <w:rsid w:val="004B6D5D"/>
    <w:rsid w:val="004B6FBE"/>
    <w:rsid w:val="004C049F"/>
    <w:rsid w:val="004C0ECE"/>
    <w:rsid w:val="004C0F14"/>
    <w:rsid w:val="004C1CA0"/>
    <w:rsid w:val="004C1E9D"/>
    <w:rsid w:val="004C2919"/>
    <w:rsid w:val="004C39A4"/>
    <w:rsid w:val="004C3A69"/>
    <w:rsid w:val="004C4154"/>
    <w:rsid w:val="004C442B"/>
    <w:rsid w:val="004C4AF8"/>
    <w:rsid w:val="004C4D60"/>
    <w:rsid w:val="004C4E68"/>
    <w:rsid w:val="004C514C"/>
    <w:rsid w:val="004C5DAD"/>
    <w:rsid w:val="004C67BD"/>
    <w:rsid w:val="004C6A6B"/>
    <w:rsid w:val="004C6FB8"/>
    <w:rsid w:val="004C7917"/>
    <w:rsid w:val="004D0150"/>
    <w:rsid w:val="004D0183"/>
    <w:rsid w:val="004D0994"/>
    <w:rsid w:val="004D17CF"/>
    <w:rsid w:val="004D1C6D"/>
    <w:rsid w:val="004D219C"/>
    <w:rsid w:val="004D220D"/>
    <w:rsid w:val="004D2516"/>
    <w:rsid w:val="004D3129"/>
    <w:rsid w:val="004D3332"/>
    <w:rsid w:val="004D3373"/>
    <w:rsid w:val="004D41FA"/>
    <w:rsid w:val="004D46D6"/>
    <w:rsid w:val="004D54CD"/>
    <w:rsid w:val="004D67DB"/>
    <w:rsid w:val="004D7224"/>
    <w:rsid w:val="004D7440"/>
    <w:rsid w:val="004D7D80"/>
    <w:rsid w:val="004E0163"/>
    <w:rsid w:val="004E087A"/>
    <w:rsid w:val="004E0DFC"/>
    <w:rsid w:val="004E0F94"/>
    <w:rsid w:val="004E12A1"/>
    <w:rsid w:val="004E18B4"/>
    <w:rsid w:val="004E1C7A"/>
    <w:rsid w:val="004E1C91"/>
    <w:rsid w:val="004E21C1"/>
    <w:rsid w:val="004E21D6"/>
    <w:rsid w:val="004E2E33"/>
    <w:rsid w:val="004E2EC9"/>
    <w:rsid w:val="004E31F5"/>
    <w:rsid w:val="004E3B65"/>
    <w:rsid w:val="004E3F78"/>
    <w:rsid w:val="004E410E"/>
    <w:rsid w:val="004E4E32"/>
    <w:rsid w:val="004E532D"/>
    <w:rsid w:val="004E54F1"/>
    <w:rsid w:val="004E5831"/>
    <w:rsid w:val="004E5832"/>
    <w:rsid w:val="004E58D5"/>
    <w:rsid w:val="004E6220"/>
    <w:rsid w:val="004E6444"/>
    <w:rsid w:val="004E64EB"/>
    <w:rsid w:val="004E6CE1"/>
    <w:rsid w:val="004E76C2"/>
    <w:rsid w:val="004F05CD"/>
    <w:rsid w:val="004F0A6C"/>
    <w:rsid w:val="004F0CCD"/>
    <w:rsid w:val="004F0E23"/>
    <w:rsid w:val="004F0FB4"/>
    <w:rsid w:val="004F1151"/>
    <w:rsid w:val="004F2CFD"/>
    <w:rsid w:val="004F2E70"/>
    <w:rsid w:val="004F3169"/>
    <w:rsid w:val="004F372F"/>
    <w:rsid w:val="004F3734"/>
    <w:rsid w:val="004F3EBB"/>
    <w:rsid w:val="004F41D4"/>
    <w:rsid w:val="004F459A"/>
    <w:rsid w:val="004F45F1"/>
    <w:rsid w:val="004F464A"/>
    <w:rsid w:val="004F47F8"/>
    <w:rsid w:val="004F4A30"/>
    <w:rsid w:val="004F5011"/>
    <w:rsid w:val="004F5220"/>
    <w:rsid w:val="004F5273"/>
    <w:rsid w:val="004F5700"/>
    <w:rsid w:val="004F5879"/>
    <w:rsid w:val="004F6B2E"/>
    <w:rsid w:val="004F711A"/>
    <w:rsid w:val="005001A2"/>
    <w:rsid w:val="00500255"/>
    <w:rsid w:val="005006B2"/>
    <w:rsid w:val="0050072D"/>
    <w:rsid w:val="00500C39"/>
    <w:rsid w:val="00500E51"/>
    <w:rsid w:val="00501B2F"/>
    <w:rsid w:val="00501F20"/>
    <w:rsid w:val="00502145"/>
    <w:rsid w:val="005025A3"/>
    <w:rsid w:val="00502C70"/>
    <w:rsid w:val="00502F72"/>
    <w:rsid w:val="005033A2"/>
    <w:rsid w:val="00503484"/>
    <w:rsid w:val="005039BC"/>
    <w:rsid w:val="00503B20"/>
    <w:rsid w:val="00503B3C"/>
    <w:rsid w:val="00504310"/>
    <w:rsid w:val="0050476E"/>
    <w:rsid w:val="005054D6"/>
    <w:rsid w:val="00505698"/>
    <w:rsid w:val="005062DD"/>
    <w:rsid w:val="005065F5"/>
    <w:rsid w:val="00506CF2"/>
    <w:rsid w:val="00507313"/>
    <w:rsid w:val="0050764A"/>
    <w:rsid w:val="00507727"/>
    <w:rsid w:val="005100C6"/>
    <w:rsid w:val="005103CD"/>
    <w:rsid w:val="005113D2"/>
    <w:rsid w:val="0051166A"/>
    <w:rsid w:val="00512434"/>
    <w:rsid w:val="00512582"/>
    <w:rsid w:val="00513424"/>
    <w:rsid w:val="00513F3F"/>
    <w:rsid w:val="00514110"/>
    <w:rsid w:val="00514257"/>
    <w:rsid w:val="005143D9"/>
    <w:rsid w:val="0051446C"/>
    <w:rsid w:val="005145FF"/>
    <w:rsid w:val="00515A98"/>
    <w:rsid w:val="0051651F"/>
    <w:rsid w:val="00516806"/>
    <w:rsid w:val="00516DC6"/>
    <w:rsid w:val="00517457"/>
    <w:rsid w:val="00517539"/>
    <w:rsid w:val="0051768E"/>
    <w:rsid w:val="00517A67"/>
    <w:rsid w:val="00520165"/>
    <w:rsid w:val="0052043E"/>
    <w:rsid w:val="00520ADD"/>
    <w:rsid w:val="00521B6B"/>
    <w:rsid w:val="00521C08"/>
    <w:rsid w:val="00522FEA"/>
    <w:rsid w:val="005232BA"/>
    <w:rsid w:val="00523873"/>
    <w:rsid w:val="005238C4"/>
    <w:rsid w:val="00524482"/>
    <w:rsid w:val="005244B6"/>
    <w:rsid w:val="005246A5"/>
    <w:rsid w:val="005248D2"/>
    <w:rsid w:val="00524E27"/>
    <w:rsid w:val="005252EA"/>
    <w:rsid w:val="00525F75"/>
    <w:rsid w:val="0052606B"/>
    <w:rsid w:val="0052625D"/>
    <w:rsid w:val="005267D8"/>
    <w:rsid w:val="00526EB7"/>
    <w:rsid w:val="00527896"/>
    <w:rsid w:val="00527E6A"/>
    <w:rsid w:val="0053005D"/>
    <w:rsid w:val="00530D6B"/>
    <w:rsid w:val="00530D7E"/>
    <w:rsid w:val="005310D7"/>
    <w:rsid w:val="0053159B"/>
    <w:rsid w:val="0053197D"/>
    <w:rsid w:val="00532111"/>
    <w:rsid w:val="0053232C"/>
    <w:rsid w:val="005323F9"/>
    <w:rsid w:val="005329B4"/>
    <w:rsid w:val="00532BF7"/>
    <w:rsid w:val="00532DB4"/>
    <w:rsid w:val="00533075"/>
    <w:rsid w:val="005333E7"/>
    <w:rsid w:val="00533DEB"/>
    <w:rsid w:val="00534751"/>
    <w:rsid w:val="00534F86"/>
    <w:rsid w:val="00534FBE"/>
    <w:rsid w:val="0053595C"/>
    <w:rsid w:val="0053625F"/>
    <w:rsid w:val="00536328"/>
    <w:rsid w:val="005365DB"/>
    <w:rsid w:val="0053725D"/>
    <w:rsid w:val="00537A24"/>
    <w:rsid w:val="00537FB3"/>
    <w:rsid w:val="0054085D"/>
    <w:rsid w:val="00540E98"/>
    <w:rsid w:val="005412B8"/>
    <w:rsid w:val="00541D03"/>
    <w:rsid w:val="00541FC7"/>
    <w:rsid w:val="00542085"/>
    <w:rsid w:val="00542891"/>
    <w:rsid w:val="0054296C"/>
    <w:rsid w:val="00542A0B"/>
    <w:rsid w:val="00542AA2"/>
    <w:rsid w:val="00542E46"/>
    <w:rsid w:val="0054304F"/>
    <w:rsid w:val="00543F37"/>
    <w:rsid w:val="00543F6B"/>
    <w:rsid w:val="00544042"/>
    <w:rsid w:val="005445F1"/>
    <w:rsid w:val="00544863"/>
    <w:rsid w:val="00544A86"/>
    <w:rsid w:val="00545BAF"/>
    <w:rsid w:val="005460EF"/>
    <w:rsid w:val="005464C1"/>
    <w:rsid w:val="00546655"/>
    <w:rsid w:val="00546E3F"/>
    <w:rsid w:val="005472BC"/>
    <w:rsid w:val="00547746"/>
    <w:rsid w:val="00547C0F"/>
    <w:rsid w:val="00547C66"/>
    <w:rsid w:val="00547D80"/>
    <w:rsid w:val="005505BD"/>
    <w:rsid w:val="00550935"/>
    <w:rsid w:val="00551DC2"/>
    <w:rsid w:val="005529FA"/>
    <w:rsid w:val="00552EED"/>
    <w:rsid w:val="00553130"/>
    <w:rsid w:val="00553178"/>
    <w:rsid w:val="0055353A"/>
    <w:rsid w:val="005535A0"/>
    <w:rsid w:val="00553621"/>
    <w:rsid w:val="0055371F"/>
    <w:rsid w:val="00553D2F"/>
    <w:rsid w:val="00553FEF"/>
    <w:rsid w:val="00554972"/>
    <w:rsid w:val="0055512E"/>
    <w:rsid w:val="0055590F"/>
    <w:rsid w:val="00555CB0"/>
    <w:rsid w:val="005560A9"/>
    <w:rsid w:val="00556F29"/>
    <w:rsid w:val="00556FB1"/>
    <w:rsid w:val="005579F1"/>
    <w:rsid w:val="00557A6E"/>
    <w:rsid w:val="00557DC2"/>
    <w:rsid w:val="0055E7A1"/>
    <w:rsid w:val="00560DF6"/>
    <w:rsid w:val="00560E5B"/>
    <w:rsid w:val="005622A4"/>
    <w:rsid w:val="005631B7"/>
    <w:rsid w:val="00563F8C"/>
    <w:rsid w:val="0056401B"/>
    <w:rsid w:val="00564549"/>
    <w:rsid w:val="0056527B"/>
    <w:rsid w:val="00565CF3"/>
    <w:rsid w:val="00565E3F"/>
    <w:rsid w:val="00566464"/>
    <w:rsid w:val="00566A94"/>
    <w:rsid w:val="005673C5"/>
    <w:rsid w:val="0056755C"/>
    <w:rsid w:val="00570081"/>
    <w:rsid w:val="00570356"/>
    <w:rsid w:val="005704D7"/>
    <w:rsid w:val="0057061E"/>
    <w:rsid w:val="00571179"/>
    <w:rsid w:val="00572024"/>
    <w:rsid w:val="00572274"/>
    <w:rsid w:val="00572702"/>
    <w:rsid w:val="00572EDE"/>
    <w:rsid w:val="00573199"/>
    <w:rsid w:val="00574046"/>
    <w:rsid w:val="005746B7"/>
    <w:rsid w:val="005748DF"/>
    <w:rsid w:val="00575339"/>
    <w:rsid w:val="00576766"/>
    <w:rsid w:val="00576F1E"/>
    <w:rsid w:val="0057724E"/>
    <w:rsid w:val="00577834"/>
    <w:rsid w:val="00577CEF"/>
    <w:rsid w:val="00577E2F"/>
    <w:rsid w:val="00577F79"/>
    <w:rsid w:val="005801DF"/>
    <w:rsid w:val="00580BDE"/>
    <w:rsid w:val="00580D12"/>
    <w:rsid w:val="00580F6B"/>
    <w:rsid w:val="0058155F"/>
    <w:rsid w:val="0058185A"/>
    <w:rsid w:val="0058311C"/>
    <w:rsid w:val="00583295"/>
    <w:rsid w:val="0058342D"/>
    <w:rsid w:val="005838FF"/>
    <w:rsid w:val="00583BBA"/>
    <w:rsid w:val="00583DE0"/>
    <w:rsid w:val="005845D7"/>
    <w:rsid w:val="0058474E"/>
    <w:rsid w:val="00584AD3"/>
    <w:rsid w:val="00586073"/>
    <w:rsid w:val="00586FB9"/>
    <w:rsid w:val="00587287"/>
    <w:rsid w:val="0058741D"/>
    <w:rsid w:val="00587AC8"/>
    <w:rsid w:val="00590385"/>
    <w:rsid w:val="005908ED"/>
    <w:rsid w:val="00590AFA"/>
    <w:rsid w:val="00590C4D"/>
    <w:rsid w:val="00590F37"/>
    <w:rsid w:val="0059136E"/>
    <w:rsid w:val="00591470"/>
    <w:rsid w:val="00591613"/>
    <w:rsid w:val="005918CD"/>
    <w:rsid w:val="005919CB"/>
    <w:rsid w:val="00591DA3"/>
    <w:rsid w:val="00591F82"/>
    <w:rsid w:val="00592371"/>
    <w:rsid w:val="005923FF"/>
    <w:rsid w:val="00592ABE"/>
    <w:rsid w:val="00592DB9"/>
    <w:rsid w:val="0059385C"/>
    <w:rsid w:val="00593A61"/>
    <w:rsid w:val="00594133"/>
    <w:rsid w:val="00594311"/>
    <w:rsid w:val="00594B83"/>
    <w:rsid w:val="00594BBF"/>
    <w:rsid w:val="00594EC5"/>
    <w:rsid w:val="005951EE"/>
    <w:rsid w:val="00595268"/>
    <w:rsid w:val="00595E3F"/>
    <w:rsid w:val="005965A0"/>
    <w:rsid w:val="00597404"/>
    <w:rsid w:val="0059EBC7"/>
    <w:rsid w:val="005A1903"/>
    <w:rsid w:val="005A1B47"/>
    <w:rsid w:val="005A209F"/>
    <w:rsid w:val="005A2445"/>
    <w:rsid w:val="005A28F6"/>
    <w:rsid w:val="005A2D3E"/>
    <w:rsid w:val="005A4A43"/>
    <w:rsid w:val="005A4CFD"/>
    <w:rsid w:val="005A52E2"/>
    <w:rsid w:val="005A52F3"/>
    <w:rsid w:val="005A59FE"/>
    <w:rsid w:val="005A5A9B"/>
    <w:rsid w:val="005A5F85"/>
    <w:rsid w:val="005A6567"/>
    <w:rsid w:val="005A6DF3"/>
    <w:rsid w:val="005A70C2"/>
    <w:rsid w:val="005A70ED"/>
    <w:rsid w:val="005A7508"/>
    <w:rsid w:val="005A77ED"/>
    <w:rsid w:val="005A79E9"/>
    <w:rsid w:val="005B06D6"/>
    <w:rsid w:val="005B0A33"/>
    <w:rsid w:val="005B0B3F"/>
    <w:rsid w:val="005B1137"/>
    <w:rsid w:val="005B11FB"/>
    <w:rsid w:val="005B1406"/>
    <w:rsid w:val="005B19AC"/>
    <w:rsid w:val="005B1B13"/>
    <w:rsid w:val="005B26A5"/>
    <w:rsid w:val="005B4581"/>
    <w:rsid w:val="005B475C"/>
    <w:rsid w:val="005B4F5A"/>
    <w:rsid w:val="005B516A"/>
    <w:rsid w:val="005B522C"/>
    <w:rsid w:val="005B542A"/>
    <w:rsid w:val="005B5466"/>
    <w:rsid w:val="005B582A"/>
    <w:rsid w:val="005B6A66"/>
    <w:rsid w:val="005B6FCF"/>
    <w:rsid w:val="005B71E5"/>
    <w:rsid w:val="005B7695"/>
    <w:rsid w:val="005C00A3"/>
    <w:rsid w:val="005C0160"/>
    <w:rsid w:val="005C0343"/>
    <w:rsid w:val="005C0729"/>
    <w:rsid w:val="005C0C0D"/>
    <w:rsid w:val="005C1272"/>
    <w:rsid w:val="005C1A33"/>
    <w:rsid w:val="005C1D16"/>
    <w:rsid w:val="005C2036"/>
    <w:rsid w:val="005C2443"/>
    <w:rsid w:val="005C26E4"/>
    <w:rsid w:val="005C27B3"/>
    <w:rsid w:val="005C34B4"/>
    <w:rsid w:val="005C37A5"/>
    <w:rsid w:val="005C38CA"/>
    <w:rsid w:val="005C3A95"/>
    <w:rsid w:val="005C3E06"/>
    <w:rsid w:val="005C4614"/>
    <w:rsid w:val="005C4764"/>
    <w:rsid w:val="005C4FFB"/>
    <w:rsid w:val="005C53E4"/>
    <w:rsid w:val="005C66EF"/>
    <w:rsid w:val="005C69AB"/>
    <w:rsid w:val="005C6B38"/>
    <w:rsid w:val="005C6BA7"/>
    <w:rsid w:val="005C6F8C"/>
    <w:rsid w:val="005C702A"/>
    <w:rsid w:val="005C710E"/>
    <w:rsid w:val="005C756B"/>
    <w:rsid w:val="005C7A97"/>
    <w:rsid w:val="005C7CB5"/>
    <w:rsid w:val="005D0519"/>
    <w:rsid w:val="005D0E8F"/>
    <w:rsid w:val="005D0F4E"/>
    <w:rsid w:val="005D1289"/>
    <w:rsid w:val="005D1552"/>
    <w:rsid w:val="005D1EA7"/>
    <w:rsid w:val="005D2341"/>
    <w:rsid w:val="005D24A9"/>
    <w:rsid w:val="005D2ACB"/>
    <w:rsid w:val="005D300C"/>
    <w:rsid w:val="005D32AE"/>
    <w:rsid w:val="005D3D18"/>
    <w:rsid w:val="005D3F83"/>
    <w:rsid w:val="005D3FF1"/>
    <w:rsid w:val="005D447D"/>
    <w:rsid w:val="005D448B"/>
    <w:rsid w:val="005D48C6"/>
    <w:rsid w:val="005D4DAE"/>
    <w:rsid w:val="005D4E6F"/>
    <w:rsid w:val="005D55D8"/>
    <w:rsid w:val="005D59E2"/>
    <w:rsid w:val="005D5A0C"/>
    <w:rsid w:val="005D5A42"/>
    <w:rsid w:val="005D5AE8"/>
    <w:rsid w:val="005D5CC6"/>
    <w:rsid w:val="005D6C8B"/>
    <w:rsid w:val="005D7562"/>
    <w:rsid w:val="005D77A3"/>
    <w:rsid w:val="005D7E20"/>
    <w:rsid w:val="005E0049"/>
    <w:rsid w:val="005E01A6"/>
    <w:rsid w:val="005E0462"/>
    <w:rsid w:val="005E0FE0"/>
    <w:rsid w:val="005E1158"/>
    <w:rsid w:val="005E1263"/>
    <w:rsid w:val="005E1831"/>
    <w:rsid w:val="005E18D3"/>
    <w:rsid w:val="005E195F"/>
    <w:rsid w:val="005E1BB8"/>
    <w:rsid w:val="005E2A11"/>
    <w:rsid w:val="005E2D33"/>
    <w:rsid w:val="005E337F"/>
    <w:rsid w:val="005E3530"/>
    <w:rsid w:val="005E354B"/>
    <w:rsid w:val="005E3746"/>
    <w:rsid w:val="005E374F"/>
    <w:rsid w:val="005E3D33"/>
    <w:rsid w:val="005E40FE"/>
    <w:rsid w:val="005E431E"/>
    <w:rsid w:val="005E5294"/>
    <w:rsid w:val="005E544C"/>
    <w:rsid w:val="005E550A"/>
    <w:rsid w:val="005E56F5"/>
    <w:rsid w:val="005E5BB1"/>
    <w:rsid w:val="005E5F7E"/>
    <w:rsid w:val="005E600C"/>
    <w:rsid w:val="005E66B4"/>
    <w:rsid w:val="005E70B2"/>
    <w:rsid w:val="005E7A2C"/>
    <w:rsid w:val="005E7AB6"/>
    <w:rsid w:val="005E7AFD"/>
    <w:rsid w:val="005E7EB6"/>
    <w:rsid w:val="005F00B2"/>
    <w:rsid w:val="005F0397"/>
    <w:rsid w:val="005F051F"/>
    <w:rsid w:val="005F0821"/>
    <w:rsid w:val="005F0B59"/>
    <w:rsid w:val="005F0E29"/>
    <w:rsid w:val="005F0FEE"/>
    <w:rsid w:val="005F10A7"/>
    <w:rsid w:val="005F17C4"/>
    <w:rsid w:val="005F1854"/>
    <w:rsid w:val="005F21C3"/>
    <w:rsid w:val="005F2E17"/>
    <w:rsid w:val="005F417E"/>
    <w:rsid w:val="005F41AB"/>
    <w:rsid w:val="005F42D8"/>
    <w:rsid w:val="005F43B6"/>
    <w:rsid w:val="005F4EF9"/>
    <w:rsid w:val="005F4F30"/>
    <w:rsid w:val="005F5250"/>
    <w:rsid w:val="005F54C1"/>
    <w:rsid w:val="005F6DB1"/>
    <w:rsid w:val="005F72A3"/>
    <w:rsid w:val="005F74BC"/>
    <w:rsid w:val="005F78DE"/>
    <w:rsid w:val="005F7AC9"/>
    <w:rsid w:val="005F7D6D"/>
    <w:rsid w:val="005F7EEB"/>
    <w:rsid w:val="00600188"/>
    <w:rsid w:val="006001BD"/>
    <w:rsid w:val="006001CB"/>
    <w:rsid w:val="00601157"/>
    <w:rsid w:val="00601675"/>
    <w:rsid w:val="00601697"/>
    <w:rsid w:val="006017C0"/>
    <w:rsid w:val="00601976"/>
    <w:rsid w:val="00601AC3"/>
    <w:rsid w:val="00601D21"/>
    <w:rsid w:val="006020E6"/>
    <w:rsid w:val="006021D8"/>
    <w:rsid w:val="006022FF"/>
    <w:rsid w:val="006023DC"/>
    <w:rsid w:val="00602BA2"/>
    <w:rsid w:val="00603A57"/>
    <w:rsid w:val="00603AD2"/>
    <w:rsid w:val="00604B5D"/>
    <w:rsid w:val="00605783"/>
    <w:rsid w:val="00605C6C"/>
    <w:rsid w:val="00605E8D"/>
    <w:rsid w:val="006061E1"/>
    <w:rsid w:val="006061E8"/>
    <w:rsid w:val="00606A3E"/>
    <w:rsid w:val="00606CD1"/>
    <w:rsid w:val="00606E39"/>
    <w:rsid w:val="006074C9"/>
    <w:rsid w:val="00607602"/>
    <w:rsid w:val="00607E2C"/>
    <w:rsid w:val="00610045"/>
    <w:rsid w:val="0061045A"/>
    <w:rsid w:val="00610625"/>
    <w:rsid w:val="0061146C"/>
    <w:rsid w:val="006117BF"/>
    <w:rsid w:val="006118DD"/>
    <w:rsid w:val="00611D39"/>
    <w:rsid w:val="006122B4"/>
    <w:rsid w:val="00612392"/>
    <w:rsid w:val="006123E8"/>
    <w:rsid w:val="006126EF"/>
    <w:rsid w:val="00612AA9"/>
    <w:rsid w:val="00612E38"/>
    <w:rsid w:val="00613249"/>
    <w:rsid w:val="0061358A"/>
    <w:rsid w:val="006136D0"/>
    <w:rsid w:val="00613E46"/>
    <w:rsid w:val="00614068"/>
    <w:rsid w:val="00614350"/>
    <w:rsid w:val="00614717"/>
    <w:rsid w:val="00614926"/>
    <w:rsid w:val="00614B34"/>
    <w:rsid w:val="00614BDF"/>
    <w:rsid w:val="00614F4F"/>
    <w:rsid w:val="006162F1"/>
    <w:rsid w:val="00616748"/>
    <w:rsid w:val="0061679E"/>
    <w:rsid w:val="0061690C"/>
    <w:rsid w:val="00616E39"/>
    <w:rsid w:val="00617005"/>
    <w:rsid w:val="0061766D"/>
    <w:rsid w:val="006204F5"/>
    <w:rsid w:val="006207AD"/>
    <w:rsid w:val="006208E1"/>
    <w:rsid w:val="00620CB5"/>
    <w:rsid w:val="00621556"/>
    <w:rsid w:val="0062168D"/>
    <w:rsid w:val="0062182D"/>
    <w:rsid w:val="006219C0"/>
    <w:rsid w:val="00622038"/>
    <w:rsid w:val="00622173"/>
    <w:rsid w:val="00622870"/>
    <w:rsid w:val="00622A2A"/>
    <w:rsid w:val="00622B8D"/>
    <w:rsid w:val="00622C47"/>
    <w:rsid w:val="00622D91"/>
    <w:rsid w:val="00622E61"/>
    <w:rsid w:val="00622F29"/>
    <w:rsid w:val="00622FD1"/>
    <w:rsid w:val="006241A8"/>
    <w:rsid w:val="0062429F"/>
    <w:rsid w:val="006245D0"/>
    <w:rsid w:val="00624D82"/>
    <w:rsid w:val="006250E1"/>
    <w:rsid w:val="006255E1"/>
    <w:rsid w:val="006262F7"/>
    <w:rsid w:val="006265F9"/>
    <w:rsid w:val="00626E60"/>
    <w:rsid w:val="00626F27"/>
    <w:rsid w:val="00627322"/>
    <w:rsid w:val="00627B8D"/>
    <w:rsid w:val="00627D25"/>
    <w:rsid w:val="0063049C"/>
    <w:rsid w:val="006305AB"/>
    <w:rsid w:val="00630606"/>
    <w:rsid w:val="006308F1"/>
    <w:rsid w:val="00630AB0"/>
    <w:rsid w:val="00630E8C"/>
    <w:rsid w:val="00630F31"/>
    <w:rsid w:val="0063321B"/>
    <w:rsid w:val="006333D2"/>
    <w:rsid w:val="00633837"/>
    <w:rsid w:val="00633902"/>
    <w:rsid w:val="00633E2C"/>
    <w:rsid w:val="00634C3B"/>
    <w:rsid w:val="0063540C"/>
    <w:rsid w:val="00635788"/>
    <w:rsid w:val="00635DAE"/>
    <w:rsid w:val="00635F63"/>
    <w:rsid w:val="00636994"/>
    <w:rsid w:val="00636D3D"/>
    <w:rsid w:val="00637280"/>
    <w:rsid w:val="00637435"/>
    <w:rsid w:val="006374E2"/>
    <w:rsid w:val="006375EB"/>
    <w:rsid w:val="0064025B"/>
    <w:rsid w:val="00640877"/>
    <w:rsid w:val="00640C53"/>
    <w:rsid w:val="00640CDC"/>
    <w:rsid w:val="00640E0A"/>
    <w:rsid w:val="006411BD"/>
    <w:rsid w:val="00641603"/>
    <w:rsid w:val="00641611"/>
    <w:rsid w:val="0064171F"/>
    <w:rsid w:val="00642484"/>
    <w:rsid w:val="00642496"/>
    <w:rsid w:val="00642625"/>
    <w:rsid w:val="00642775"/>
    <w:rsid w:val="00642C4B"/>
    <w:rsid w:val="006430FD"/>
    <w:rsid w:val="006434EF"/>
    <w:rsid w:val="0064364A"/>
    <w:rsid w:val="00643CD7"/>
    <w:rsid w:val="0064411D"/>
    <w:rsid w:val="00644635"/>
    <w:rsid w:val="00644812"/>
    <w:rsid w:val="00644BE7"/>
    <w:rsid w:val="00644F1B"/>
    <w:rsid w:val="00645457"/>
    <w:rsid w:val="00645465"/>
    <w:rsid w:val="00645483"/>
    <w:rsid w:val="006456EF"/>
    <w:rsid w:val="00646149"/>
    <w:rsid w:val="006469CD"/>
    <w:rsid w:val="00646FAC"/>
    <w:rsid w:val="00647C3D"/>
    <w:rsid w:val="00647F8A"/>
    <w:rsid w:val="00650200"/>
    <w:rsid w:val="00650B69"/>
    <w:rsid w:val="00650FCA"/>
    <w:rsid w:val="00651171"/>
    <w:rsid w:val="00651E28"/>
    <w:rsid w:val="006530D1"/>
    <w:rsid w:val="00653E9A"/>
    <w:rsid w:val="0065412C"/>
    <w:rsid w:val="00654265"/>
    <w:rsid w:val="0065498B"/>
    <w:rsid w:val="00654B7D"/>
    <w:rsid w:val="00655B97"/>
    <w:rsid w:val="00656A23"/>
    <w:rsid w:val="00657287"/>
    <w:rsid w:val="006576F9"/>
    <w:rsid w:val="00657744"/>
    <w:rsid w:val="00657B68"/>
    <w:rsid w:val="006600F1"/>
    <w:rsid w:val="0066043D"/>
    <w:rsid w:val="0066092C"/>
    <w:rsid w:val="00660B8C"/>
    <w:rsid w:val="006613A9"/>
    <w:rsid w:val="00661EAA"/>
    <w:rsid w:val="006628CE"/>
    <w:rsid w:val="00662974"/>
    <w:rsid w:val="00662C53"/>
    <w:rsid w:val="006636C8"/>
    <w:rsid w:val="00663D3C"/>
    <w:rsid w:val="006640ED"/>
    <w:rsid w:val="006641B0"/>
    <w:rsid w:val="00664B05"/>
    <w:rsid w:val="00664FA6"/>
    <w:rsid w:val="0066580D"/>
    <w:rsid w:val="0066606F"/>
    <w:rsid w:val="006661AC"/>
    <w:rsid w:val="0066671A"/>
    <w:rsid w:val="0066675B"/>
    <w:rsid w:val="0066676A"/>
    <w:rsid w:val="00666A01"/>
    <w:rsid w:val="00666F1E"/>
    <w:rsid w:val="0066783E"/>
    <w:rsid w:val="00667861"/>
    <w:rsid w:val="006678E1"/>
    <w:rsid w:val="0066793B"/>
    <w:rsid w:val="00670157"/>
    <w:rsid w:val="0067022F"/>
    <w:rsid w:val="006705C3"/>
    <w:rsid w:val="006706FB"/>
    <w:rsid w:val="006707AC"/>
    <w:rsid w:val="00670A47"/>
    <w:rsid w:val="00671107"/>
    <w:rsid w:val="00671C20"/>
    <w:rsid w:val="0067245F"/>
    <w:rsid w:val="0067251A"/>
    <w:rsid w:val="00674354"/>
    <w:rsid w:val="00674ABA"/>
    <w:rsid w:val="0067555F"/>
    <w:rsid w:val="00675AC7"/>
    <w:rsid w:val="00675E1E"/>
    <w:rsid w:val="00676059"/>
    <w:rsid w:val="0067629D"/>
    <w:rsid w:val="0067676D"/>
    <w:rsid w:val="00677736"/>
    <w:rsid w:val="00677D09"/>
    <w:rsid w:val="00680923"/>
    <w:rsid w:val="0068148C"/>
    <w:rsid w:val="00681580"/>
    <w:rsid w:val="00681870"/>
    <w:rsid w:val="00681A6C"/>
    <w:rsid w:val="00681FDB"/>
    <w:rsid w:val="006822D6"/>
    <w:rsid w:val="00682C1E"/>
    <w:rsid w:val="00683D85"/>
    <w:rsid w:val="006844BA"/>
    <w:rsid w:val="00685716"/>
    <w:rsid w:val="0068590D"/>
    <w:rsid w:val="00685D03"/>
    <w:rsid w:val="00685F04"/>
    <w:rsid w:val="0068653F"/>
    <w:rsid w:val="00686E7B"/>
    <w:rsid w:val="006876D4"/>
    <w:rsid w:val="00687B12"/>
    <w:rsid w:val="00690D63"/>
    <w:rsid w:val="00690EC5"/>
    <w:rsid w:val="00690EC7"/>
    <w:rsid w:val="006911F8"/>
    <w:rsid w:val="00691296"/>
    <w:rsid w:val="006912A8"/>
    <w:rsid w:val="0069190E"/>
    <w:rsid w:val="00691C5B"/>
    <w:rsid w:val="006921FB"/>
    <w:rsid w:val="006924CA"/>
    <w:rsid w:val="00692C59"/>
    <w:rsid w:val="00692F67"/>
    <w:rsid w:val="00692FA3"/>
    <w:rsid w:val="00693CB8"/>
    <w:rsid w:val="00693CC2"/>
    <w:rsid w:val="00694706"/>
    <w:rsid w:val="00694783"/>
    <w:rsid w:val="00694A11"/>
    <w:rsid w:val="00694C5C"/>
    <w:rsid w:val="00694F3B"/>
    <w:rsid w:val="00694F6A"/>
    <w:rsid w:val="006952CA"/>
    <w:rsid w:val="006955A7"/>
    <w:rsid w:val="00695B53"/>
    <w:rsid w:val="00695E06"/>
    <w:rsid w:val="00696354"/>
    <w:rsid w:val="00696806"/>
    <w:rsid w:val="00696C1A"/>
    <w:rsid w:val="00696C83"/>
    <w:rsid w:val="006974A8"/>
    <w:rsid w:val="00697B2A"/>
    <w:rsid w:val="006A0238"/>
    <w:rsid w:val="006A035F"/>
    <w:rsid w:val="006A06BB"/>
    <w:rsid w:val="006A0C03"/>
    <w:rsid w:val="006A12A3"/>
    <w:rsid w:val="006A1508"/>
    <w:rsid w:val="006A1F9A"/>
    <w:rsid w:val="006A21BB"/>
    <w:rsid w:val="006A2E50"/>
    <w:rsid w:val="006A34D5"/>
    <w:rsid w:val="006A3E36"/>
    <w:rsid w:val="006A47E8"/>
    <w:rsid w:val="006A4D18"/>
    <w:rsid w:val="006A5A02"/>
    <w:rsid w:val="006A5B50"/>
    <w:rsid w:val="006A5DBD"/>
    <w:rsid w:val="006A5E15"/>
    <w:rsid w:val="006A5E8D"/>
    <w:rsid w:val="006A5F17"/>
    <w:rsid w:val="006A6179"/>
    <w:rsid w:val="006A6A6D"/>
    <w:rsid w:val="006A6D00"/>
    <w:rsid w:val="006A6D17"/>
    <w:rsid w:val="006A7DF1"/>
    <w:rsid w:val="006B0E14"/>
    <w:rsid w:val="006B141F"/>
    <w:rsid w:val="006B15EE"/>
    <w:rsid w:val="006B17B8"/>
    <w:rsid w:val="006B1AA6"/>
    <w:rsid w:val="006B2EBF"/>
    <w:rsid w:val="006B3456"/>
    <w:rsid w:val="006B34F9"/>
    <w:rsid w:val="006B3ECC"/>
    <w:rsid w:val="006B48EC"/>
    <w:rsid w:val="006B493D"/>
    <w:rsid w:val="006B4F0E"/>
    <w:rsid w:val="006B53C3"/>
    <w:rsid w:val="006B56B0"/>
    <w:rsid w:val="006B6FFC"/>
    <w:rsid w:val="006B7213"/>
    <w:rsid w:val="006B7547"/>
    <w:rsid w:val="006B761F"/>
    <w:rsid w:val="006B7A8A"/>
    <w:rsid w:val="006C02DE"/>
    <w:rsid w:val="006C10A1"/>
    <w:rsid w:val="006C10C9"/>
    <w:rsid w:val="006C14A5"/>
    <w:rsid w:val="006C18D5"/>
    <w:rsid w:val="006C1ECE"/>
    <w:rsid w:val="006C212D"/>
    <w:rsid w:val="006C2549"/>
    <w:rsid w:val="006C2A4A"/>
    <w:rsid w:val="006C2BC1"/>
    <w:rsid w:val="006C36D6"/>
    <w:rsid w:val="006C3711"/>
    <w:rsid w:val="006C3BF5"/>
    <w:rsid w:val="006C4AE1"/>
    <w:rsid w:val="006C529A"/>
    <w:rsid w:val="006C5441"/>
    <w:rsid w:val="006C5AE9"/>
    <w:rsid w:val="006C5CFA"/>
    <w:rsid w:val="006C5F09"/>
    <w:rsid w:val="006C6991"/>
    <w:rsid w:val="006C71A4"/>
    <w:rsid w:val="006C7A32"/>
    <w:rsid w:val="006CD3D0"/>
    <w:rsid w:val="006D0357"/>
    <w:rsid w:val="006D0834"/>
    <w:rsid w:val="006D0A1D"/>
    <w:rsid w:val="006D0B6B"/>
    <w:rsid w:val="006D0D4E"/>
    <w:rsid w:val="006D1755"/>
    <w:rsid w:val="006D275C"/>
    <w:rsid w:val="006D2937"/>
    <w:rsid w:val="006D2BC3"/>
    <w:rsid w:val="006D2C6C"/>
    <w:rsid w:val="006D34A3"/>
    <w:rsid w:val="006D3591"/>
    <w:rsid w:val="006D394B"/>
    <w:rsid w:val="006D3E90"/>
    <w:rsid w:val="006D3FEE"/>
    <w:rsid w:val="006D4189"/>
    <w:rsid w:val="006D4200"/>
    <w:rsid w:val="006D443A"/>
    <w:rsid w:val="006D4780"/>
    <w:rsid w:val="006D4BCA"/>
    <w:rsid w:val="006D4CCC"/>
    <w:rsid w:val="006D4DDA"/>
    <w:rsid w:val="006D4F4B"/>
    <w:rsid w:val="006D4F7B"/>
    <w:rsid w:val="006D57BF"/>
    <w:rsid w:val="006D601E"/>
    <w:rsid w:val="006D60E4"/>
    <w:rsid w:val="006D6236"/>
    <w:rsid w:val="006D643B"/>
    <w:rsid w:val="006D66B9"/>
    <w:rsid w:val="006D71E4"/>
    <w:rsid w:val="006D7663"/>
    <w:rsid w:val="006D797D"/>
    <w:rsid w:val="006D7BB4"/>
    <w:rsid w:val="006D7FCF"/>
    <w:rsid w:val="006E0288"/>
    <w:rsid w:val="006E04C5"/>
    <w:rsid w:val="006E0C50"/>
    <w:rsid w:val="006E1B2B"/>
    <w:rsid w:val="006E231F"/>
    <w:rsid w:val="006E29B1"/>
    <w:rsid w:val="006E2CE4"/>
    <w:rsid w:val="006E2E4A"/>
    <w:rsid w:val="006E3D6E"/>
    <w:rsid w:val="006E3FF3"/>
    <w:rsid w:val="006E43D2"/>
    <w:rsid w:val="006E46EA"/>
    <w:rsid w:val="006E51D9"/>
    <w:rsid w:val="006E591A"/>
    <w:rsid w:val="006E6217"/>
    <w:rsid w:val="006E64D7"/>
    <w:rsid w:val="006E7265"/>
    <w:rsid w:val="006E756A"/>
    <w:rsid w:val="006E7B4B"/>
    <w:rsid w:val="006F053B"/>
    <w:rsid w:val="006F1189"/>
    <w:rsid w:val="006F1190"/>
    <w:rsid w:val="006F12C5"/>
    <w:rsid w:val="006F18C1"/>
    <w:rsid w:val="006F2301"/>
    <w:rsid w:val="006F29F0"/>
    <w:rsid w:val="006F29FA"/>
    <w:rsid w:val="006F35BC"/>
    <w:rsid w:val="006F35CD"/>
    <w:rsid w:val="006F3792"/>
    <w:rsid w:val="006F3EE4"/>
    <w:rsid w:val="006F4217"/>
    <w:rsid w:val="006F54E6"/>
    <w:rsid w:val="006F640F"/>
    <w:rsid w:val="006F67EE"/>
    <w:rsid w:val="006F6DC6"/>
    <w:rsid w:val="006F732A"/>
    <w:rsid w:val="00700439"/>
    <w:rsid w:val="0070094C"/>
    <w:rsid w:val="00700BED"/>
    <w:rsid w:val="00701FC2"/>
    <w:rsid w:val="0070219C"/>
    <w:rsid w:val="00702F15"/>
    <w:rsid w:val="0070309F"/>
    <w:rsid w:val="00703979"/>
    <w:rsid w:val="00703D55"/>
    <w:rsid w:val="007043A1"/>
    <w:rsid w:val="0070460C"/>
    <w:rsid w:val="00704B23"/>
    <w:rsid w:val="00705585"/>
    <w:rsid w:val="00705A1F"/>
    <w:rsid w:val="00705DE3"/>
    <w:rsid w:val="00705F29"/>
    <w:rsid w:val="0070627A"/>
    <w:rsid w:val="00706973"/>
    <w:rsid w:val="007069BD"/>
    <w:rsid w:val="00706F4B"/>
    <w:rsid w:val="007075E9"/>
    <w:rsid w:val="00707630"/>
    <w:rsid w:val="0070778C"/>
    <w:rsid w:val="007079FF"/>
    <w:rsid w:val="0071096C"/>
    <w:rsid w:val="00710AFB"/>
    <w:rsid w:val="007110A5"/>
    <w:rsid w:val="00711150"/>
    <w:rsid w:val="00711961"/>
    <w:rsid w:val="0071197B"/>
    <w:rsid w:val="00711B72"/>
    <w:rsid w:val="0071213D"/>
    <w:rsid w:val="00712522"/>
    <w:rsid w:val="007127E5"/>
    <w:rsid w:val="007128CE"/>
    <w:rsid w:val="0071342D"/>
    <w:rsid w:val="0071371D"/>
    <w:rsid w:val="00713E21"/>
    <w:rsid w:val="0071453F"/>
    <w:rsid w:val="00714F23"/>
    <w:rsid w:val="00715143"/>
    <w:rsid w:val="00716513"/>
    <w:rsid w:val="00716A86"/>
    <w:rsid w:val="007172C2"/>
    <w:rsid w:val="00717341"/>
    <w:rsid w:val="0071779D"/>
    <w:rsid w:val="00717E92"/>
    <w:rsid w:val="007204C9"/>
    <w:rsid w:val="00720E46"/>
    <w:rsid w:val="007211AA"/>
    <w:rsid w:val="00721381"/>
    <w:rsid w:val="00721639"/>
    <w:rsid w:val="007234E8"/>
    <w:rsid w:val="00723807"/>
    <w:rsid w:val="00724224"/>
    <w:rsid w:val="00724241"/>
    <w:rsid w:val="007259FE"/>
    <w:rsid w:val="00725C46"/>
    <w:rsid w:val="0072609B"/>
    <w:rsid w:val="00726A00"/>
    <w:rsid w:val="0072778D"/>
    <w:rsid w:val="00727E1C"/>
    <w:rsid w:val="00727E8B"/>
    <w:rsid w:val="007300D3"/>
    <w:rsid w:val="0073036F"/>
    <w:rsid w:val="00730DEE"/>
    <w:rsid w:val="00731ABD"/>
    <w:rsid w:val="00731BEF"/>
    <w:rsid w:val="00731EB9"/>
    <w:rsid w:val="00732603"/>
    <w:rsid w:val="00732668"/>
    <w:rsid w:val="00732B92"/>
    <w:rsid w:val="00733ACC"/>
    <w:rsid w:val="00733E3B"/>
    <w:rsid w:val="00734059"/>
    <w:rsid w:val="00734536"/>
    <w:rsid w:val="00734EDC"/>
    <w:rsid w:val="007359E2"/>
    <w:rsid w:val="00735D2A"/>
    <w:rsid w:val="00735E22"/>
    <w:rsid w:val="00735F27"/>
    <w:rsid w:val="00735FE1"/>
    <w:rsid w:val="00736100"/>
    <w:rsid w:val="00736BED"/>
    <w:rsid w:val="00736E11"/>
    <w:rsid w:val="00737219"/>
    <w:rsid w:val="00737626"/>
    <w:rsid w:val="0074018D"/>
    <w:rsid w:val="0074061E"/>
    <w:rsid w:val="00740673"/>
    <w:rsid w:val="007406D9"/>
    <w:rsid w:val="00740AEE"/>
    <w:rsid w:val="00740B35"/>
    <w:rsid w:val="00741424"/>
    <w:rsid w:val="00742551"/>
    <w:rsid w:val="00743182"/>
    <w:rsid w:val="00743212"/>
    <w:rsid w:val="00743589"/>
    <w:rsid w:val="007439A5"/>
    <w:rsid w:val="00743D39"/>
    <w:rsid w:val="0074443E"/>
    <w:rsid w:val="0074530B"/>
    <w:rsid w:val="00745A10"/>
    <w:rsid w:val="00745C17"/>
    <w:rsid w:val="00747727"/>
    <w:rsid w:val="00747902"/>
    <w:rsid w:val="00747CD1"/>
    <w:rsid w:val="00747EB0"/>
    <w:rsid w:val="0075053D"/>
    <w:rsid w:val="00750649"/>
    <w:rsid w:val="0075066B"/>
    <w:rsid w:val="007506BB"/>
    <w:rsid w:val="007507D0"/>
    <w:rsid w:val="0075101F"/>
    <w:rsid w:val="007517B4"/>
    <w:rsid w:val="00752CEC"/>
    <w:rsid w:val="007530A8"/>
    <w:rsid w:val="00753148"/>
    <w:rsid w:val="0075325D"/>
    <w:rsid w:val="007535F9"/>
    <w:rsid w:val="00753CC0"/>
    <w:rsid w:val="00753D2E"/>
    <w:rsid w:val="00754092"/>
    <w:rsid w:val="0075497E"/>
    <w:rsid w:val="00754C11"/>
    <w:rsid w:val="00755112"/>
    <w:rsid w:val="00755138"/>
    <w:rsid w:val="0075516D"/>
    <w:rsid w:val="0075584B"/>
    <w:rsid w:val="00755E2C"/>
    <w:rsid w:val="00757526"/>
    <w:rsid w:val="007576A2"/>
    <w:rsid w:val="007578D6"/>
    <w:rsid w:val="00757F3A"/>
    <w:rsid w:val="007607C0"/>
    <w:rsid w:val="00761825"/>
    <w:rsid w:val="0076209B"/>
    <w:rsid w:val="007623B6"/>
    <w:rsid w:val="00762AD5"/>
    <w:rsid w:val="00762E39"/>
    <w:rsid w:val="00763473"/>
    <w:rsid w:val="00763567"/>
    <w:rsid w:val="00763C0B"/>
    <w:rsid w:val="0076409F"/>
    <w:rsid w:val="00764A61"/>
    <w:rsid w:val="00765A94"/>
    <w:rsid w:val="00765E41"/>
    <w:rsid w:val="00766132"/>
    <w:rsid w:val="00766135"/>
    <w:rsid w:val="007663EA"/>
    <w:rsid w:val="007673F0"/>
    <w:rsid w:val="007702B0"/>
    <w:rsid w:val="007706C0"/>
    <w:rsid w:val="00771300"/>
    <w:rsid w:val="007727CB"/>
    <w:rsid w:val="00772825"/>
    <w:rsid w:val="00772D23"/>
    <w:rsid w:val="00773257"/>
    <w:rsid w:val="0077330B"/>
    <w:rsid w:val="0077345C"/>
    <w:rsid w:val="00773B49"/>
    <w:rsid w:val="00774684"/>
    <w:rsid w:val="00774955"/>
    <w:rsid w:val="00774CC5"/>
    <w:rsid w:val="007754C6"/>
    <w:rsid w:val="00775BC6"/>
    <w:rsid w:val="007764DC"/>
    <w:rsid w:val="00776689"/>
    <w:rsid w:val="00776766"/>
    <w:rsid w:val="0077690A"/>
    <w:rsid w:val="00776D65"/>
    <w:rsid w:val="00776EDB"/>
    <w:rsid w:val="00777484"/>
    <w:rsid w:val="00780AD4"/>
    <w:rsid w:val="00781094"/>
    <w:rsid w:val="007810AE"/>
    <w:rsid w:val="007813DB"/>
    <w:rsid w:val="0078163A"/>
    <w:rsid w:val="00781C03"/>
    <w:rsid w:val="00781E4C"/>
    <w:rsid w:val="00781EBC"/>
    <w:rsid w:val="0078223F"/>
    <w:rsid w:val="00782274"/>
    <w:rsid w:val="00783177"/>
    <w:rsid w:val="007839DA"/>
    <w:rsid w:val="00783C27"/>
    <w:rsid w:val="00783DEF"/>
    <w:rsid w:val="00784171"/>
    <w:rsid w:val="007848B9"/>
    <w:rsid w:val="007848F5"/>
    <w:rsid w:val="00785174"/>
    <w:rsid w:val="00785455"/>
    <w:rsid w:val="0078545D"/>
    <w:rsid w:val="007856E9"/>
    <w:rsid w:val="0078575E"/>
    <w:rsid w:val="00785CF1"/>
    <w:rsid w:val="00786AF2"/>
    <w:rsid w:val="00786EBD"/>
    <w:rsid w:val="00786F31"/>
    <w:rsid w:val="007872BB"/>
    <w:rsid w:val="00787581"/>
    <w:rsid w:val="00790288"/>
    <w:rsid w:val="00790A43"/>
    <w:rsid w:val="0079144D"/>
    <w:rsid w:val="0079188C"/>
    <w:rsid w:val="0079270F"/>
    <w:rsid w:val="00792A3C"/>
    <w:rsid w:val="00792B09"/>
    <w:rsid w:val="00793021"/>
    <w:rsid w:val="0079333C"/>
    <w:rsid w:val="007933FD"/>
    <w:rsid w:val="00793A04"/>
    <w:rsid w:val="00794799"/>
    <w:rsid w:val="007950D2"/>
    <w:rsid w:val="007951DD"/>
    <w:rsid w:val="00795337"/>
    <w:rsid w:val="00795EAA"/>
    <w:rsid w:val="00796C2C"/>
    <w:rsid w:val="007970A1"/>
    <w:rsid w:val="0079713D"/>
    <w:rsid w:val="00797AC9"/>
    <w:rsid w:val="00797D4A"/>
    <w:rsid w:val="00797F1F"/>
    <w:rsid w:val="007A025C"/>
    <w:rsid w:val="007A078C"/>
    <w:rsid w:val="007A0B96"/>
    <w:rsid w:val="007A0C20"/>
    <w:rsid w:val="007A1F47"/>
    <w:rsid w:val="007A2129"/>
    <w:rsid w:val="007A28A1"/>
    <w:rsid w:val="007A2EEA"/>
    <w:rsid w:val="007A2F74"/>
    <w:rsid w:val="007A2FA3"/>
    <w:rsid w:val="007A3486"/>
    <w:rsid w:val="007A4135"/>
    <w:rsid w:val="007A4258"/>
    <w:rsid w:val="007A426E"/>
    <w:rsid w:val="007A430C"/>
    <w:rsid w:val="007A4504"/>
    <w:rsid w:val="007A46ED"/>
    <w:rsid w:val="007A476F"/>
    <w:rsid w:val="007A4777"/>
    <w:rsid w:val="007A5584"/>
    <w:rsid w:val="007A5653"/>
    <w:rsid w:val="007A5A64"/>
    <w:rsid w:val="007A6161"/>
    <w:rsid w:val="007A6329"/>
    <w:rsid w:val="007A64D0"/>
    <w:rsid w:val="007A6BBC"/>
    <w:rsid w:val="007A71A9"/>
    <w:rsid w:val="007A7993"/>
    <w:rsid w:val="007A7C54"/>
    <w:rsid w:val="007A7CAA"/>
    <w:rsid w:val="007A7EBD"/>
    <w:rsid w:val="007AD79E"/>
    <w:rsid w:val="007B073A"/>
    <w:rsid w:val="007B0CCD"/>
    <w:rsid w:val="007B1980"/>
    <w:rsid w:val="007B1A9D"/>
    <w:rsid w:val="007B1CF5"/>
    <w:rsid w:val="007B1E6E"/>
    <w:rsid w:val="007B2272"/>
    <w:rsid w:val="007B2753"/>
    <w:rsid w:val="007B276B"/>
    <w:rsid w:val="007B2B33"/>
    <w:rsid w:val="007B31C0"/>
    <w:rsid w:val="007B3343"/>
    <w:rsid w:val="007B340A"/>
    <w:rsid w:val="007B40D1"/>
    <w:rsid w:val="007B45F7"/>
    <w:rsid w:val="007B4670"/>
    <w:rsid w:val="007B4C0F"/>
    <w:rsid w:val="007B4E77"/>
    <w:rsid w:val="007B5127"/>
    <w:rsid w:val="007B53C0"/>
    <w:rsid w:val="007B53CD"/>
    <w:rsid w:val="007B551F"/>
    <w:rsid w:val="007B63F4"/>
    <w:rsid w:val="007B6D9E"/>
    <w:rsid w:val="007B7465"/>
    <w:rsid w:val="007B7671"/>
    <w:rsid w:val="007B7C33"/>
    <w:rsid w:val="007B7E6A"/>
    <w:rsid w:val="007B7FC2"/>
    <w:rsid w:val="007C048A"/>
    <w:rsid w:val="007C06F0"/>
    <w:rsid w:val="007C0A38"/>
    <w:rsid w:val="007C0C26"/>
    <w:rsid w:val="007C12A0"/>
    <w:rsid w:val="007C12C7"/>
    <w:rsid w:val="007C13F3"/>
    <w:rsid w:val="007C2278"/>
    <w:rsid w:val="007C235E"/>
    <w:rsid w:val="007C2713"/>
    <w:rsid w:val="007C35E6"/>
    <w:rsid w:val="007C372F"/>
    <w:rsid w:val="007C393E"/>
    <w:rsid w:val="007C3B2C"/>
    <w:rsid w:val="007C3B8C"/>
    <w:rsid w:val="007C3CD9"/>
    <w:rsid w:val="007C3D16"/>
    <w:rsid w:val="007C3D8C"/>
    <w:rsid w:val="007C3E18"/>
    <w:rsid w:val="007C4528"/>
    <w:rsid w:val="007C53F2"/>
    <w:rsid w:val="007C581E"/>
    <w:rsid w:val="007C5CD0"/>
    <w:rsid w:val="007C6523"/>
    <w:rsid w:val="007C660E"/>
    <w:rsid w:val="007C6717"/>
    <w:rsid w:val="007C6A11"/>
    <w:rsid w:val="007C6A3C"/>
    <w:rsid w:val="007C6C06"/>
    <w:rsid w:val="007C6E96"/>
    <w:rsid w:val="007C7728"/>
    <w:rsid w:val="007D03A4"/>
    <w:rsid w:val="007D0840"/>
    <w:rsid w:val="007D087B"/>
    <w:rsid w:val="007D1360"/>
    <w:rsid w:val="007D1B8A"/>
    <w:rsid w:val="007D1B97"/>
    <w:rsid w:val="007D1BB3"/>
    <w:rsid w:val="007D267A"/>
    <w:rsid w:val="007D34C0"/>
    <w:rsid w:val="007D44AF"/>
    <w:rsid w:val="007D454E"/>
    <w:rsid w:val="007D47BF"/>
    <w:rsid w:val="007D4D45"/>
    <w:rsid w:val="007D5C6F"/>
    <w:rsid w:val="007D5E2F"/>
    <w:rsid w:val="007D5E48"/>
    <w:rsid w:val="007D678B"/>
    <w:rsid w:val="007D6DE8"/>
    <w:rsid w:val="007D6F60"/>
    <w:rsid w:val="007D79B4"/>
    <w:rsid w:val="007D7E95"/>
    <w:rsid w:val="007DB058"/>
    <w:rsid w:val="007E0BA3"/>
    <w:rsid w:val="007E0BEC"/>
    <w:rsid w:val="007E1AA7"/>
    <w:rsid w:val="007E1EBF"/>
    <w:rsid w:val="007E21E0"/>
    <w:rsid w:val="007E25FC"/>
    <w:rsid w:val="007E267B"/>
    <w:rsid w:val="007E28B7"/>
    <w:rsid w:val="007E2907"/>
    <w:rsid w:val="007E2BD4"/>
    <w:rsid w:val="007E2D11"/>
    <w:rsid w:val="007E2DAB"/>
    <w:rsid w:val="007E3169"/>
    <w:rsid w:val="007E38BB"/>
    <w:rsid w:val="007E3938"/>
    <w:rsid w:val="007E46B8"/>
    <w:rsid w:val="007E4780"/>
    <w:rsid w:val="007E6269"/>
    <w:rsid w:val="007E7884"/>
    <w:rsid w:val="007E7A51"/>
    <w:rsid w:val="007F018D"/>
    <w:rsid w:val="007F0225"/>
    <w:rsid w:val="007F08D5"/>
    <w:rsid w:val="007F1965"/>
    <w:rsid w:val="007F1AB2"/>
    <w:rsid w:val="007F2753"/>
    <w:rsid w:val="007F290A"/>
    <w:rsid w:val="007F293C"/>
    <w:rsid w:val="007F2949"/>
    <w:rsid w:val="007F351C"/>
    <w:rsid w:val="007F3947"/>
    <w:rsid w:val="007F40C3"/>
    <w:rsid w:val="007F4158"/>
    <w:rsid w:val="007F4724"/>
    <w:rsid w:val="007F4BD3"/>
    <w:rsid w:val="007F4FF0"/>
    <w:rsid w:val="007F554C"/>
    <w:rsid w:val="007F57E0"/>
    <w:rsid w:val="007F5F61"/>
    <w:rsid w:val="007F5F89"/>
    <w:rsid w:val="007F61D1"/>
    <w:rsid w:val="007F6303"/>
    <w:rsid w:val="007F69CB"/>
    <w:rsid w:val="007F6E76"/>
    <w:rsid w:val="007F6E86"/>
    <w:rsid w:val="007F6EF7"/>
    <w:rsid w:val="007F706A"/>
    <w:rsid w:val="007F711D"/>
    <w:rsid w:val="007F7B06"/>
    <w:rsid w:val="007F7D66"/>
    <w:rsid w:val="007F7F1A"/>
    <w:rsid w:val="00800979"/>
    <w:rsid w:val="00800A77"/>
    <w:rsid w:val="00800AE0"/>
    <w:rsid w:val="00800C6C"/>
    <w:rsid w:val="00801291"/>
    <w:rsid w:val="0080141A"/>
    <w:rsid w:val="00801489"/>
    <w:rsid w:val="00801B98"/>
    <w:rsid w:val="008026F6"/>
    <w:rsid w:val="00802942"/>
    <w:rsid w:val="00802BD9"/>
    <w:rsid w:val="00802CA4"/>
    <w:rsid w:val="00802F01"/>
    <w:rsid w:val="008030C9"/>
    <w:rsid w:val="008054EA"/>
    <w:rsid w:val="00805578"/>
    <w:rsid w:val="008055DB"/>
    <w:rsid w:val="008057D6"/>
    <w:rsid w:val="00805CC9"/>
    <w:rsid w:val="00805F5F"/>
    <w:rsid w:val="008063E6"/>
    <w:rsid w:val="0080649D"/>
    <w:rsid w:val="008069CE"/>
    <w:rsid w:val="00806C1D"/>
    <w:rsid w:val="00806EFF"/>
    <w:rsid w:val="00807007"/>
    <w:rsid w:val="00807AB9"/>
    <w:rsid w:val="00807EB7"/>
    <w:rsid w:val="0080E8F0"/>
    <w:rsid w:val="00810C34"/>
    <w:rsid w:val="00810FF8"/>
    <w:rsid w:val="00811584"/>
    <w:rsid w:val="00811E2A"/>
    <w:rsid w:val="00812DE6"/>
    <w:rsid w:val="00813250"/>
    <w:rsid w:val="00813C75"/>
    <w:rsid w:val="00813DEE"/>
    <w:rsid w:val="008149AD"/>
    <w:rsid w:val="008149E1"/>
    <w:rsid w:val="00814C23"/>
    <w:rsid w:val="00814CAC"/>
    <w:rsid w:val="00815CB8"/>
    <w:rsid w:val="008162AD"/>
    <w:rsid w:val="008163F8"/>
    <w:rsid w:val="0081652E"/>
    <w:rsid w:val="008166E7"/>
    <w:rsid w:val="00816DD1"/>
    <w:rsid w:val="00816F71"/>
    <w:rsid w:val="00816FF6"/>
    <w:rsid w:val="0081745B"/>
    <w:rsid w:val="008174B9"/>
    <w:rsid w:val="0081758D"/>
    <w:rsid w:val="00817C0E"/>
    <w:rsid w:val="00817E58"/>
    <w:rsid w:val="008201CB"/>
    <w:rsid w:val="0082042C"/>
    <w:rsid w:val="00820860"/>
    <w:rsid w:val="00820983"/>
    <w:rsid w:val="00820C66"/>
    <w:rsid w:val="0082169E"/>
    <w:rsid w:val="00821979"/>
    <w:rsid w:val="00821A83"/>
    <w:rsid w:val="00821E5E"/>
    <w:rsid w:val="00821E87"/>
    <w:rsid w:val="00821F1D"/>
    <w:rsid w:val="008222A8"/>
    <w:rsid w:val="008223C0"/>
    <w:rsid w:val="0082326C"/>
    <w:rsid w:val="00823316"/>
    <w:rsid w:val="008236BA"/>
    <w:rsid w:val="00823C38"/>
    <w:rsid w:val="00823F53"/>
    <w:rsid w:val="00823F88"/>
    <w:rsid w:val="008242AE"/>
    <w:rsid w:val="00824AA5"/>
    <w:rsid w:val="00824D14"/>
    <w:rsid w:val="00824EDC"/>
    <w:rsid w:val="0082516C"/>
    <w:rsid w:val="0082571D"/>
    <w:rsid w:val="0082577E"/>
    <w:rsid w:val="008266CE"/>
    <w:rsid w:val="00826A36"/>
    <w:rsid w:val="00826D57"/>
    <w:rsid w:val="008273BD"/>
    <w:rsid w:val="008276C7"/>
    <w:rsid w:val="00827B29"/>
    <w:rsid w:val="00830AF0"/>
    <w:rsid w:val="00830B10"/>
    <w:rsid w:val="00830D82"/>
    <w:rsid w:val="008310C4"/>
    <w:rsid w:val="00831127"/>
    <w:rsid w:val="008315D5"/>
    <w:rsid w:val="00832261"/>
    <w:rsid w:val="00832C4B"/>
    <w:rsid w:val="0083300A"/>
    <w:rsid w:val="00834286"/>
    <w:rsid w:val="00834467"/>
    <w:rsid w:val="008348F1"/>
    <w:rsid w:val="00834982"/>
    <w:rsid w:val="008354A4"/>
    <w:rsid w:val="00835868"/>
    <w:rsid w:val="00836424"/>
    <w:rsid w:val="00836D77"/>
    <w:rsid w:val="00837060"/>
    <w:rsid w:val="008373B8"/>
    <w:rsid w:val="008378EC"/>
    <w:rsid w:val="00837DBC"/>
    <w:rsid w:val="00840548"/>
    <w:rsid w:val="008408C9"/>
    <w:rsid w:val="00841384"/>
    <w:rsid w:val="008415BE"/>
    <w:rsid w:val="008415F2"/>
    <w:rsid w:val="00841706"/>
    <w:rsid w:val="008422A8"/>
    <w:rsid w:val="00842650"/>
    <w:rsid w:val="00842B31"/>
    <w:rsid w:val="00842BF2"/>
    <w:rsid w:val="00842E24"/>
    <w:rsid w:val="00842ED6"/>
    <w:rsid w:val="0084347E"/>
    <w:rsid w:val="00843D7A"/>
    <w:rsid w:val="008444D8"/>
    <w:rsid w:val="008447EE"/>
    <w:rsid w:val="00844916"/>
    <w:rsid w:val="00844A71"/>
    <w:rsid w:val="00844C6B"/>
    <w:rsid w:val="00844CA9"/>
    <w:rsid w:val="00844DA5"/>
    <w:rsid w:val="00845067"/>
    <w:rsid w:val="00845073"/>
    <w:rsid w:val="0084588D"/>
    <w:rsid w:val="00846CC8"/>
    <w:rsid w:val="00846DF3"/>
    <w:rsid w:val="00846F08"/>
    <w:rsid w:val="008471E6"/>
    <w:rsid w:val="00847386"/>
    <w:rsid w:val="008479B5"/>
    <w:rsid w:val="00847A6D"/>
    <w:rsid w:val="00847BE8"/>
    <w:rsid w:val="0084B21C"/>
    <w:rsid w:val="008503D5"/>
    <w:rsid w:val="008508BA"/>
    <w:rsid w:val="00850CDE"/>
    <w:rsid w:val="00850DBD"/>
    <w:rsid w:val="0085101D"/>
    <w:rsid w:val="0085164C"/>
    <w:rsid w:val="008517BC"/>
    <w:rsid w:val="00851B4A"/>
    <w:rsid w:val="00851EC9"/>
    <w:rsid w:val="0085298F"/>
    <w:rsid w:val="00852995"/>
    <w:rsid w:val="00853668"/>
    <w:rsid w:val="00853916"/>
    <w:rsid w:val="00854501"/>
    <w:rsid w:val="008546C4"/>
    <w:rsid w:val="00854DF8"/>
    <w:rsid w:val="0085508A"/>
    <w:rsid w:val="00855CC8"/>
    <w:rsid w:val="00855EDE"/>
    <w:rsid w:val="00856C14"/>
    <w:rsid w:val="008574E8"/>
    <w:rsid w:val="00859DBE"/>
    <w:rsid w:val="00860154"/>
    <w:rsid w:val="0086080F"/>
    <w:rsid w:val="008608A5"/>
    <w:rsid w:val="00860DEB"/>
    <w:rsid w:val="00861684"/>
    <w:rsid w:val="008621F6"/>
    <w:rsid w:val="0086255B"/>
    <w:rsid w:val="00862907"/>
    <w:rsid w:val="00863BB8"/>
    <w:rsid w:val="00863DC6"/>
    <w:rsid w:val="00864176"/>
    <w:rsid w:val="00864210"/>
    <w:rsid w:val="00864215"/>
    <w:rsid w:val="00864A53"/>
    <w:rsid w:val="00864C4F"/>
    <w:rsid w:val="008652B5"/>
    <w:rsid w:val="0086557B"/>
    <w:rsid w:val="008655DD"/>
    <w:rsid w:val="008656B0"/>
    <w:rsid w:val="00865C11"/>
    <w:rsid w:val="008662B0"/>
    <w:rsid w:val="008665E1"/>
    <w:rsid w:val="008666CA"/>
    <w:rsid w:val="00866C89"/>
    <w:rsid w:val="00866CA3"/>
    <w:rsid w:val="00867385"/>
    <w:rsid w:val="00867D0C"/>
    <w:rsid w:val="00867DB1"/>
    <w:rsid w:val="008703C2"/>
    <w:rsid w:val="008707DA"/>
    <w:rsid w:val="00870913"/>
    <w:rsid w:val="00870A28"/>
    <w:rsid w:val="00871040"/>
    <w:rsid w:val="00871994"/>
    <w:rsid w:val="00871FBF"/>
    <w:rsid w:val="00872940"/>
    <w:rsid w:val="00872F7C"/>
    <w:rsid w:val="008735E2"/>
    <w:rsid w:val="00873D98"/>
    <w:rsid w:val="00873E41"/>
    <w:rsid w:val="00873E6C"/>
    <w:rsid w:val="00873FCA"/>
    <w:rsid w:val="00874045"/>
    <w:rsid w:val="00874971"/>
    <w:rsid w:val="008749E0"/>
    <w:rsid w:val="00874B5A"/>
    <w:rsid w:val="0087502D"/>
    <w:rsid w:val="0087587F"/>
    <w:rsid w:val="00875988"/>
    <w:rsid w:val="008777CF"/>
    <w:rsid w:val="0087794C"/>
    <w:rsid w:val="00877A87"/>
    <w:rsid w:val="00877BA2"/>
    <w:rsid w:val="00877E6C"/>
    <w:rsid w:val="00877F70"/>
    <w:rsid w:val="00880C1D"/>
    <w:rsid w:val="008810FA"/>
    <w:rsid w:val="008818BB"/>
    <w:rsid w:val="0088226E"/>
    <w:rsid w:val="008829C0"/>
    <w:rsid w:val="00882DC3"/>
    <w:rsid w:val="00882E2B"/>
    <w:rsid w:val="008832C7"/>
    <w:rsid w:val="0088456E"/>
    <w:rsid w:val="008848CF"/>
    <w:rsid w:val="008849CD"/>
    <w:rsid w:val="008856FA"/>
    <w:rsid w:val="00885C65"/>
    <w:rsid w:val="00885ED3"/>
    <w:rsid w:val="0088662E"/>
    <w:rsid w:val="00886ADC"/>
    <w:rsid w:val="00886DC7"/>
    <w:rsid w:val="00886FEE"/>
    <w:rsid w:val="0088712C"/>
    <w:rsid w:val="00890622"/>
    <w:rsid w:val="00890CDE"/>
    <w:rsid w:val="008913C0"/>
    <w:rsid w:val="00891673"/>
    <w:rsid w:val="00891ABE"/>
    <w:rsid w:val="00892C35"/>
    <w:rsid w:val="008931E4"/>
    <w:rsid w:val="0089323F"/>
    <w:rsid w:val="00893E3F"/>
    <w:rsid w:val="00895379"/>
    <w:rsid w:val="008961A1"/>
    <w:rsid w:val="00896223"/>
    <w:rsid w:val="00896734"/>
    <w:rsid w:val="00896961"/>
    <w:rsid w:val="00896CBC"/>
    <w:rsid w:val="00896D70"/>
    <w:rsid w:val="00896D9B"/>
    <w:rsid w:val="00897019"/>
    <w:rsid w:val="00897A03"/>
    <w:rsid w:val="008A00BA"/>
    <w:rsid w:val="008A0578"/>
    <w:rsid w:val="008A08B8"/>
    <w:rsid w:val="008A08DB"/>
    <w:rsid w:val="008A0AF6"/>
    <w:rsid w:val="008A0CAD"/>
    <w:rsid w:val="008A0F5A"/>
    <w:rsid w:val="008A1281"/>
    <w:rsid w:val="008A1445"/>
    <w:rsid w:val="008A16DA"/>
    <w:rsid w:val="008A21E5"/>
    <w:rsid w:val="008A2925"/>
    <w:rsid w:val="008A312B"/>
    <w:rsid w:val="008A36C5"/>
    <w:rsid w:val="008A399A"/>
    <w:rsid w:val="008A4009"/>
    <w:rsid w:val="008A42C2"/>
    <w:rsid w:val="008A463C"/>
    <w:rsid w:val="008A47D4"/>
    <w:rsid w:val="008A4E76"/>
    <w:rsid w:val="008A516E"/>
    <w:rsid w:val="008A5B62"/>
    <w:rsid w:val="008A5ECC"/>
    <w:rsid w:val="008A6172"/>
    <w:rsid w:val="008A61B5"/>
    <w:rsid w:val="008A67AE"/>
    <w:rsid w:val="008A68AE"/>
    <w:rsid w:val="008A70B5"/>
    <w:rsid w:val="008A745A"/>
    <w:rsid w:val="008A7B23"/>
    <w:rsid w:val="008B08D2"/>
    <w:rsid w:val="008B0F7F"/>
    <w:rsid w:val="008B11D3"/>
    <w:rsid w:val="008B1985"/>
    <w:rsid w:val="008B1B9A"/>
    <w:rsid w:val="008B2304"/>
    <w:rsid w:val="008B2F68"/>
    <w:rsid w:val="008B3107"/>
    <w:rsid w:val="008B37B9"/>
    <w:rsid w:val="008B385C"/>
    <w:rsid w:val="008B3AC8"/>
    <w:rsid w:val="008B3C38"/>
    <w:rsid w:val="008B41E5"/>
    <w:rsid w:val="008B429E"/>
    <w:rsid w:val="008B44AB"/>
    <w:rsid w:val="008B45EF"/>
    <w:rsid w:val="008B4EB4"/>
    <w:rsid w:val="008B509B"/>
    <w:rsid w:val="008B50FA"/>
    <w:rsid w:val="008B5202"/>
    <w:rsid w:val="008B5926"/>
    <w:rsid w:val="008B5A02"/>
    <w:rsid w:val="008B5C79"/>
    <w:rsid w:val="008B651B"/>
    <w:rsid w:val="008B682B"/>
    <w:rsid w:val="008B6BCF"/>
    <w:rsid w:val="008B725B"/>
    <w:rsid w:val="008B7A62"/>
    <w:rsid w:val="008C02EC"/>
    <w:rsid w:val="008C0D44"/>
    <w:rsid w:val="008C1ECB"/>
    <w:rsid w:val="008C1F70"/>
    <w:rsid w:val="008C20FF"/>
    <w:rsid w:val="008C2F22"/>
    <w:rsid w:val="008C30AD"/>
    <w:rsid w:val="008C336F"/>
    <w:rsid w:val="008C3C5B"/>
    <w:rsid w:val="008C3CA1"/>
    <w:rsid w:val="008C3E50"/>
    <w:rsid w:val="008C3F60"/>
    <w:rsid w:val="008C4A60"/>
    <w:rsid w:val="008C4AD7"/>
    <w:rsid w:val="008C4ADE"/>
    <w:rsid w:val="008C4DB2"/>
    <w:rsid w:val="008C5148"/>
    <w:rsid w:val="008C527F"/>
    <w:rsid w:val="008C566D"/>
    <w:rsid w:val="008C574F"/>
    <w:rsid w:val="008C61A4"/>
    <w:rsid w:val="008C6867"/>
    <w:rsid w:val="008C7397"/>
    <w:rsid w:val="008C7F06"/>
    <w:rsid w:val="008D0760"/>
    <w:rsid w:val="008D0F07"/>
    <w:rsid w:val="008D146B"/>
    <w:rsid w:val="008D1E11"/>
    <w:rsid w:val="008D2222"/>
    <w:rsid w:val="008D2399"/>
    <w:rsid w:val="008D2BA5"/>
    <w:rsid w:val="008D2CE6"/>
    <w:rsid w:val="008D3044"/>
    <w:rsid w:val="008D32BC"/>
    <w:rsid w:val="008D33C9"/>
    <w:rsid w:val="008D37FC"/>
    <w:rsid w:val="008D3BA7"/>
    <w:rsid w:val="008D4BB5"/>
    <w:rsid w:val="008D59C0"/>
    <w:rsid w:val="008D5B68"/>
    <w:rsid w:val="008D5D2B"/>
    <w:rsid w:val="008D60FC"/>
    <w:rsid w:val="008D64F1"/>
    <w:rsid w:val="008D6703"/>
    <w:rsid w:val="008D6C2B"/>
    <w:rsid w:val="008D71A2"/>
    <w:rsid w:val="008E01BF"/>
    <w:rsid w:val="008E04F9"/>
    <w:rsid w:val="008E0EA9"/>
    <w:rsid w:val="008E0F36"/>
    <w:rsid w:val="008E2ACE"/>
    <w:rsid w:val="008E2D50"/>
    <w:rsid w:val="008E36A5"/>
    <w:rsid w:val="008E3990"/>
    <w:rsid w:val="008E4603"/>
    <w:rsid w:val="008E46D7"/>
    <w:rsid w:val="008E497F"/>
    <w:rsid w:val="008E4DCD"/>
    <w:rsid w:val="008E4FA1"/>
    <w:rsid w:val="008E54B1"/>
    <w:rsid w:val="008E5840"/>
    <w:rsid w:val="008E5BE2"/>
    <w:rsid w:val="008E62C3"/>
    <w:rsid w:val="008E6893"/>
    <w:rsid w:val="008E7290"/>
    <w:rsid w:val="008F0596"/>
    <w:rsid w:val="008F0751"/>
    <w:rsid w:val="008F1119"/>
    <w:rsid w:val="008F145B"/>
    <w:rsid w:val="008F1A2E"/>
    <w:rsid w:val="008F1E51"/>
    <w:rsid w:val="008F1F18"/>
    <w:rsid w:val="008F216B"/>
    <w:rsid w:val="008F22A8"/>
    <w:rsid w:val="008F25A6"/>
    <w:rsid w:val="008F2984"/>
    <w:rsid w:val="008F2AB4"/>
    <w:rsid w:val="008F2B3B"/>
    <w:rsid w:val="008F2E9C"/>
    <w:rsid w:val="008F3542"/>
    <w:rsid w:val="008F39AB"/>
    <w:rsid w:val="008F4282"/>
    <w:rsid w:val="008F4AE2"/>
    <w:rsid w:val="008F4C0D"/>
    <w:rsid w:val="008F55D4"/>
    <w:rsid w:val="008F5654"/>
    <w:rsid w:val="008F58D4"/>
    <w:rsid w:val="008F598F"/>
    <w:rsid w:val="008F5CDC"/>
    <w:rsid w:val="008F6146"/>
    <w:rsid w:val="008F625B"/>
    <w:rsid w:val="008F6DAB"/>
    <w:rsid w:val="008F7655"/>
    <w:rsid w:val="008F79BB"/>
    <w:rsid w:val="00901670"/>
    <w:rsid w:val="00901ED2"/>
    <w:rsid w:val="00902149"/>
    <w:rsid w:val="0090287C"/>
    <w:rsid w:val="00902A5C"/>
    <w:rsid w:val="00902A70"/>
    <w:rsid w:val="00902BF6"/>
    <w:rsid w:val="00902CA2"/>
    <w:rsid w:val="00903233"/>
    <w:rsid w:val="0090333F"/>
    <w:rsid w:val="00903D38"/>
    <w:rsid w:val="00904229"/>
    <w:rsid w:val="009047E8"/>
    <w:rsid w:val="00904908"/>
    <w:rsid w:val="00904B42"/>
    <w:rsid w:val="0090641C"/>
    <w:rsid w:val="0090677D"/>
    <w:rsid w:val="009068F3"/>
    <w:rsid w:val="00906ABA"/>
    <w:rsid w:val="00906CD3"/>
    <w:rsid w:val="00906CE1"/>
    <w:rsid w:val="009070D5"/>
    <w:rsid w:val="00907BFC"/>
    <w:rsid w:val="00907CC9"/>
    <w:rsid w:val="0091032B"/>
    <w:rsid w:val="009103C6"/>
    <w:rsid w:val="009107FE"/>
    <w:rsid w:val="00910D0E"/>
    <w:rsid w:val="009116FA"/>
    <w:rsid w:val="00911F2D"/>
    <w:rsid w:val="009124B5"/>
    <w:rsid w:val="009124EC"/>
    <w:rsid w:val="00912D1E"/>
    <w:rsid w:val="00912FBC"/>
    <w:rsid w:val="00913044"/>
    <w:rsid w:val="00913B91"/>
    <w:rsid w:val="00913D72"/>
    <w:rsid w:val="00914CB1"/>
    <w:rsid w:val="0091519B"/>
    <w:rsid w:val="00916019"/>
    <w:rsid w:val="009161A6"/>
    <w:rsid w:val="00916468"/>
    <w:rsid w:val="00916620"/>
    <w:rsid w:val="0091663C"/>
    <w:rsid w:val="00917D73"/>
    <w:rsid w:val="00917FD0"/>
    <w:rsid w:val="00917FD9"/>
    <w:rsid w:val="0091AA4B"/>
    <w:rsid w:val="00920122"/>
    <w:rsid w:val="009202FD"/>
    <w:rsid w:val="009203A8"/>
    <w:rsid w:val="009208D4"/>
    <w:rsid w:val="009209C0"/>
    <w:rsid w:val="00920B4A"/>
    <w:rsid w:val="00920C66"/>
    <w:rsid w:val="00920D5B"/>
    <w:rsid w:val="00920F66"/>
    <w:rsid w:val="00921149"/>
    <w:rsid w:val="00921909"/>
    <w:rsid w:val="00921C1F"/>
    <w:rsid w:val="00921D1B"/>
    <w:rsid w:val="009223E2"/>
    <w:rsid w:val="00922F1D"/>
    <w:rsid w:val="009269B3"/>
    <w:rsid w:val="00926AAD"/>
    <w:rsid w:val="00926EB3"/>
    <w:rsid w:val="00927140"/>
    <w:rsid w:val="00927361"/>
    <w:rsid w:val="00927714"/>
    <w:rsid w:val="00927CC2"/>
    <w:rsid w:val="00927DD6"/>
    <w:rsid w:val="009306E3"/>
    <w:rsid w:val="00930797"/>
    <w:rsid w:val="0093079A"/>
    <w:rsid w:val="009326BC"/>
    <w:rsid w:val="00932C7A"/>
    <w:rsid w:val="00933794"/>
    <w:rsid w:val="00933854"/>
    <w:rsid w:val="0093392D"/>
    <w:rsid w:val="00933B74"/>
    <w:rsid w:val="00933CD7"/>
    <w:rsid w:val="00933D19"/>
    <w:rsid w:val="00933ED4"/>
    <w:rsid w:val="00934C34"/>
    <w:rsid w:val="00935184"/>
    <w:rsid w:val="00935C6D"/>
    <w:rsid w:val="00935FCC"/>
    <w:rsid w:val="009362C5"/>
    <w:rsid w:val="0093633B"/>
    <w:rsid w:val="009363A9"/>
    <w:rsid w:val="009366EC"/>
    <w:rsid w:val="009368D1"/>
    <w:rsid w:val="0093738D"/>
    <w:rsid w:val="00937E9B"/>
    <w:rsid w:val="0094021A"/>
    <w:rsid w:val="0094024C"/>
    <w:rsid w:val="00940452"/>
    <w:rsid w:val="009406A9"/>
    <w:rsid w:val="00940B23"/>
    <w:rsid w:val="00941537"/>
    <w:rsid w:val="00941DC1"/>
    <w:rsid w:val="00942153"/>
    <w:rsid w:val="0094277D"/>
    <w:rsid w:val="00942C8E"/>
    <w:rsid w:val="00942D80"/>
    <w:rsid w:val="00943222"/>
    <w:rsid w:val="00943413"/>
    <w:rsid w:val="0094377D"/>
    <w:rsid w:val="00943BB3"/>
    <w:rsid w:val="00943CFA"/>
    <w:rsid w:val="009445E2"/>
    <w:rsid w:val="00944814"/>
    <w:rsid w:val="00944D34"/>
    <w:rsid w:val="00944EC8"/>
    <w:rsid w:val="0094510D"/>
    <w:rsid w:val="00945FA8"/>
    <w:rsid w:val="0094623E"/>
    <w:rsid w:val="009464D3"/>
    <w:rsid w:val="009464E1"/>
    <w:rsid w:val="009467D3"/>
    <w:rsid w:val="0094693D"/>
    <w:rsid w:val="00946B0F"/>
    <w:rsid w:val="009473FD"/>
    <w:rsid w:val="0095024E"/>
    <w:rsid w:val="00950794"/>
    <w:rsid w:val="00950B96"/>
    <w:rsid w:val="00951193"/>
    <w:rsid w:val="009516DD"/>
    <w:rsid w:val="0095200E"/>
    <w:rsid w:val="00952241"/>
    <w:rsid w:val="0095232F"/>
    <w:rsid w:val="00952828"/>
    <w:rsid w:val="00952F7D"/>
    <w:rsid w:val="009530A3"/>
    <w:rsid w:val="00953C67"/>
    <w:rsid w:val="00953CC3"/>
    <w:rsid w:val="00954636"/>
    <w:rsid w:val="00954700"/>
    <w:rsid w:val="0095484C"/>
    <w:rsid w:val="0095484F"/>
    <w:rsid w:val="00954A4E"/>
    <w:rsid w:val="009551E4"/>
    <w:rsid w:val="009554EE"/>
    <w:rsid w:val="0095600B"/>
    <w:rsid w:val="0095613F"/>
    <w:rsid w:val="009561BC"/>
    <w:rsid w:val="00956552"/>
    <w:rsid w:val="00956712"/>
    <w:rsid w:val="00956B1E"/>
    <w:rsid w:val="00956C55"/>
    <w:rsid w:val="0095735F"/>
    <w:rsid w:val="009573A9"/>
    <w:rsid w:val="00957473"/>
    <w:rsid w:val="00957A08"/>
    <w:rsid w:val="00957F68"/>
    <w:rsid w:val="00960039"/>
    <w:rsid w:val="0096074A"/>
    <w:rsid w:val="00960875"/>
    <w:rsid w:val="00960EF0"/>
    <w:rsid w:val="00960F1A"/>
    <w:rsid w:val="009612BC"/>
    <w:rsid w:val="009620CC"/>
    <w:rsid w:val="0096242F"/>
    <w:rsid w:val="00962723"/>
    <w:rsid w:val="00962850"/>
    <w:rsid w:val="009628B5"/>
    <w:rsid w:val="009631D9"/>
    <w:rsid w:val="009631FA"/>
    <w:rsid w:val="009635B4"/>
    <w:rsid w:val="009638F7"/>
    <w:rsid w:val="009640C4"/>
    <w:rsid w:val="009643BE"/>
    <w:rsid w:val="009656F4"/>
    <w:rsid w:val="00965987"/>
    <w:rsid w:val="00965BE9"/>
    <w:rsid w:val="0096644E"/>
    <w:rsid w:val="00966D78"/>
    <w:rsid w:val="009677ED"/>
    <w:rsid w:val="009678A1"/>
    <w:rsid w:val="00967CAA"/>
    <w:rsid w:val="00967F98"/>
    <w:rsid w:val="00970E11"/>
    <w:rsid w:val="00970FCB"/>
    <w:rsid w:val="00971C2B"/>
    <w:rsid w:val="00972C67"/>
    <w:rsid w:val="00972D33"/>
    <w:rsid w:val="00972DE8"/>
    <w:rsid w:val="00973342"/>
    <w:rsid w:val="00973503"/>
    <w:rsid w:val="00973A6C"/>
    <w:rsid w:val="00973BB2"/>
    <w:rsid w:val="00973CB8"/>
    <w:rsid w:val="009746FB"/>
    <w:rsid w:val="00974CC8"/>
    <w:rsid w:val="00974DF0"/>
    <w:rsid w:val="00974EF1"/>
    <w:rsid w:val="00975A9F"/>
    <w:rsid w:val="00975B02"/>
    <w:rsid w:val="00975C12"/>
    <w:rsid w:val="0097608C"/>
    <w:rsid w:val="009769F7"/>
    <w:rsid w:val="00976A6E"/>
    <w:rsid w:val="00977050"/>
    <w:rsid w:val="00977242"/>
    <w:rsid w:val="009774BF"/>
    <w:rsid w:val="00977609"/>
    <w:rsid w:val="00980420"/>
    <w:rsid w:val="00980D7B"/>
    <w:rsid w:val="00980E7E"/>
    <w:rsid w:val="0098104C"/>
    <w:rsid w:val="00981FBA"/>
    <w:rsid w:val="00982063"/>
    <w:rsid w:val="009826A9"/>
    <w:rsid w:val="00982D5C"/>
    <w:rsid w:val="00982EB9"/>
    <w:rsid w:val="00983202"/>
    <w:rsid w:val="00983F0D"/>
    <w:rsid w:val="00983FE9"/>
    <w:rsid w:val="009842B0"/>
    <w:rsid w:val="0098456E"/>
    <w:rsid w:val="00985005"/>
    <w:rsid w:val="00985201"/>
    <w:rsid w:val="00985958"/>
    <w:rsid w:val="00985DC5"/>
    <w:rsid w:val="00986181"/>
    <w:rsid w:val="009863FC"/>
    <w:rsid w:val="00986429"/>
    <w:rsid w:val="0098685B"/>
    <w:rsid w:val="00986E29"/>
    <w:rsid w:val="009876CF"/>
    <w:rsid w:val="009879FD"/>
    <w:rsid w:val="00987B4D"/>
    <w:rsid w:val="00987C3E"/>
    <w:rsid w:val="009907D3"/>
    <w:rsid w:val="00990E17"/>
    <w:rsid w:val="00991650"/>
    <w:rsid w:val="009927DD"/>
    <w:rsid w:val="00992A47"/>
    <w:rsid w:val="0099357D"/>
    <w:rsid w:val="009935F8"/>
    <w:rsid w:val="0099444D"/>
    <w:rsid w:val="00994466"/>
    <w:rsid w:val="00994A04"/>
    <w:rsid w:val="0099579C"/>
    <w:rsid w:val="00995DAF"/>
    <w:rsid w:val="0099636A"/>
    <w:rsid w:val="0099708F"/>
    <w:rsid w:val="00997301"/>
    <w:rsid w:val="00997630"/>
    <w:rsid w:val="00997797"/>
    <w:rsid w:val="00997B47"/>
    <w:rsid w:val="00997D5C"/>
    <w:rsid w:val="009A004A"/>
    <w:rsid w:val="009A00AA"/>
    <w:rsid w:val="009A0132"/>
    <w:rsid w:val="009A0DD8"/>
    <w:rsid w:val="009A1B3B"/>
    <w:rsid w:val="009A1C44"/>
    <w:rsid w:val="009A210F"/>
    <w:rsid w:val="009A211D"/>
    <w:rsid w:val="009A216C"/>
    <w:rsid w:val="009A27B7"/>
    <w:rsid w:val="009A2BDB"/>
    <w:rsid w:val="009A2C94"/>
    <w:rsid w:val="009A307C"/>
    <w:rsid w:val="009A30E7"/>
    <w:rsid w:val="009A3123"/>
    <w:rsid w:val="009A32C5"/>
    <w:rsid w:val="009A351D"/>
    <w:rsid w:val="009A363E"/>
    <w:rsid w:val="009A3A06"/>
    <w:rsid w:val="009A3B36"/>
    <w:rsid w:val="009A3F54"/>
    <w:rsid w:val="009A4460"/>
    <w:rsid w:val="009A475B"/>
    <w:rsid w:val="009A4819"/>
    <w:rsid w:val="009A4AD3"/>
    <w:rsid w:val="009A4E69"/>
    <w:rsid w:val="009A5957"/>
    <w:rsid w:val="009A5BBF"/>
    <w:rsid w:val="009A6303"/>
    <w:rsid w:val="009A632D"/>
    <w:rsid w:val="009A644D"/>
    <w:rsid w:val="009A69C5"/>
    <w:rsid w:val="009A70F4"/>
    <w:rsid w:val="009B003D"/>
    <w:rsid w:val="009B01D3"/>
    <w:rsid w:val="009B0686"/>
    <w:rsid w:val="009B075C"/>
    <w:rsid w:val="009B09CE"/>
    <w:rsid w:val="009B1173"/>
    <w:rsid w:val="009B19E0"/>
    <w:rsid w:val="009B20E2"/>
    <w:rsid w:val="009B211B"/>
    <w:rsid w:val="009B22B9"/>
    <w:rsid w:val="009B3158"/>
    <w:rsid w:val="009B36DC"/>
    <w:rsid w:val="009B3989"/>
    <w:rsid w:val="009B3A63"/>
    <w:rsid w:val="009B3F14"/>
    <w:rsid w:val="009B41B1"/>
    <w:rsid w:val="009B4220"/>
    <w:rsid w:val="009B451C"/>
    <w:rsid w:val="009B4866"/>
    <w:rsid w:val="009B4AE1"/>
    <w:rsid w:val="009B4E79"/>
    <w:rsid w:val="009B52E6"/>
    <w:rsid w:val="009B5725"/>
    <w:rsid w:val="009B57CD"/>
    <w:rsid w:val="009B5950"/>
    <w:rsid w:val="009B6AFD"/>
    <w:rsid w:val="009B7459"/>
    <w:rsid w:val="009B7720"/>
    <w:rsid w:val="009B7872"/>
    <w:rsid w:val="009B7C2F"/>
    <w:rsid w:val="009B7CA9"/>
    <w:rsid w:val="009C0F22"/>
    <w:rsid w:val="009C1858"/>
    <w:rsid w:val="009C1876"/>
    <w:rsid w:val="009C1B43"/>
    <w:rsid w:val="009C1C4E"/>
    <w:rsid w:val="009C2A5E"/>
    <w:rsid w:val="009C30E9"/>
    <w:rsid w:val="009C326C"/>
    <w:rsid w:val="009C341D"/>
    <w:rsid w:val="009C396D"/>
    <w:rsid w:val="009C39BB"/>
    <w:rsid w:val="009C3A17"/>
    <w:rsid w:val="009C5903"/>
    <w:rsid w:val="009C5D3C"/>
    <w:rsid w:val="009C5D8E"/>
    <w:rsid w:val="009C6603"/>
    <w:rsid w:val="009C6778"/>
    <w:rsid w:val="009C71C1"/>
    <w:rsid w:val="009C7940"/>
    <w:rsid w:val="009C7C18"/>
    <w:rsid w:val="009D0034"/>
    <w:rsid w:val="009D0ABA"/>
    <w:rsid w:val="009D1180"/>
    <w:rsid w:val="009D17EE"/>
    <w:rsid w:val="009D1E78"/>
    <w:rsid w:val="009D209E"/>
    <w:rsid w:val="009D25B4"/>
    <w:rsid w:val="009D3175"/>
    <w:rsid w:val="009D3371"/>
    <w:rsid w:val="009D3605"/>
    <w:rsid w:val="009D4256"/>
    <w:rsid w:val="009D429C"/>
    <w:rsid w:val="009D43B1"/>
    <w:rsid w:val="009D4B28"/>
    <w:rsid w:val="009D4E05"/>
    <w:rsid w:val="009D4FEE"/>
    <w:rsid w:val="009D5AEB"/>
    <w:rsid w:val="009D5BB0"/>
    <w:rsid w:val="009D62FF"/>
    <w:rsid w:val="009D6494"/>
    <w:rsid w:val="009D69AD"/>
    <w:rsid w:val="009D7129"/>
    <w:rsid w:val="009D7320"/>
    <w:rsid w:val="009D754B"/>
    <w:rsid w:val="009E0703"/>
    <w:rsid w:val="009E09AF"/>
    <w:rsid w:val="009E1662"/>
    <w:rsid w:val="009E27F7"/>
    <w:rsid w:val="009E2CF5"/>
    <w:rsid w:val="009E3067"/>
    <w:rsid w:val="009E3D1F"/>
    <w:rsid w:val="009E3E43"/>
    <w:rsid w:val="009E3FB5"/>
    <w:rsid w:val="009E40FB"/>
    <w:rsid w:val="009E4169"/>
    <w:rsid w:val="009E4957"/>
    <w:rsid w:val="009E4AC3"/>
    <w:rsid w:val="009E4BBD"/>
    <w:rsid w:val="009E6326"/>
    <w:rsid w:val="009E65DD"/>
    <w:rsid w:val="009E6B7B"/>
    <w:rsid w:val="009E6C34"/>
    <w:rsid w:val="009E6D97"/>
    <w:rsid w:val="009E719E"/>
    <w:rsid w:val="009E7681"/>
    <w:rsid w:val="009EA09B"/>
    <w:rsid w:val="009F07DC"/>
    <w:rsid w:val="009F0A9C"/>
    <w:rsid w:val="009F17C1"/>
    <w:rsid w:val="009F1BDA"/>
    <w:rsid w:val="009F1E31"/>
    <w:rsid w:val="009F2071"/>
    <w:rsid w:val="009F24FC"/>
    <w:rsid w:val="009F253F"/>
    <w:rsid w:val="009F2B8D"/>
    <w:rsid w:val="009F2D7E"/>
    <w:rsid w:val="009F356C"/>
    <w:rsid w:val="009F3C84"/>
    <w:rsid w:val="009F3F4B"/>
    <w:rsid w:val="009F4B60"/>
    <w:rsid w:val="009F4DD5"/>
    <w:rsid w:val="009F4F08"/>
    <w:rsid w:val="009F52B2"/>
    <w:rsid w:val="009F54E4"/>
    <w:rsid w:val="009F56B8"/>
    <w:rsid w:val="009F5E71"/>
    <w:rsid w:val="009F6359"/>
    <w:rsid w:val="009F668E"/>
    <w:rsid w:val="009F76CC"/>
    <w:rsid w:val="009F7BDE"/>
    <w:rsid w:val="009F9212"/>
    <w:rsid w:val="00A002B3"/>
    <w:rsid w:val="00A0225E"/>
    <w:rsid w:val="00A02933"/>
    <w:rsid w:val="00A030E5"/>
    <w:rsid w:val="00A036F7"/>
    <w:rsid w:val="00A03780"/>
    <w:rsid w:val="00A039D2"/>
    <w:rsid w:val="00A03BA8"/>
    <w:rsid w:val="00A0465D"/>
    <w:rsid w:val="00A046AA"/>
    <w:rsid w:val="00A05189"/>
    <w:rsid w:val="00A051B5"/>
    <w:rsid w:val="00A053E9"/>
    <w:rsid w:val="00A05974"/>
    <w:rsid w:val="00A065C1"/>
    <w:rsid w:val="00A06BAB"/>
    <w:rsid w:val="00A07B04"/>
    <w:rsid w:val="00A07D6D"/>
    <w:rsid w:val="00A1004B"/>
    <w:rsid w:val="00A104F6"/>
    <w:rsid w:val="00A105BF"/>
    <w:rsid w:val="00A10A5D"/>
    <w:rsid w:val="00A10F0C"/>
    <w:rsid w:val="00A11E68"/>
    <w:rsid w:val="00A12476"/>
    <w:rsid w:val="00A12820"/>
    <w:rsid w:val="00A128D6"/>
    <w:rsid w:val="00A1297D"/>
    <w:rsid w:val="00A129CA"/>
    <w:rsid w:val="00A12A54"/>
    <w:rsid w:val="00A12B13"/>
    <w:rsid w:val="00A12BCF"/>
    <w:rsid w:val="00A12E41"/>
    <w:rsid w:val="00A13273"/>
    <w:rsid w:val="00A13CC8"/>
    <w:rsid w:val="00A13F94"/>
    <w:rsid w:val="00A14BE3"/>
    <w:rsid w:val="00A14C18"/>
    <w:rsid w:val="00A160EF"/>
    <w:rsid w:val="00A161FF"/>
    <w:rsid w:val="00A16B55"/>
    <w:rsid w:val="00A16FA2"/>
    <w:rsid w:val="00A17092"/>
    <w:rsid w:val="00A17111"/>
    <w:rsid w:val="00A171D8"/>
    <w:rsid w:val="00A17F6C"/>
    <w:rsid w:val="00A214EE"/>
    <w:rsid w:val="00A2188C"/>
    <w:rsid w:val="00A21B79"/>
    <w:rsid w:val="00A21C97"/>
    <w:rsid w:val="00A228B9"/>
    <w:rsid w:val="00A22BA8"/>
    <w:rsid w:val="00A2311B"/>
    <w:rsid w:val="00A23867"/>
    <w:rsid w:val="00A2428A"/>
    <w:rsid w:val="00A24358"/>
    <w:rsid w:val="00A24E6D"/>
    <w:rsid w:val="00A25457"/>
    <w:rsid w:val="00A2556D"/>
    <w:rsid w:val="00A25924"/>
    <w:rsid w:val="00A2597D"/>
    <w:rsid w:val="00A25CC6"/>
    <w:rsid w:val="00A25D8A"/>
    <w:rsid w:val="00A25F58"/>
    <w:rsid w:val="00A26414"/>
    <w:rsid w:val="00A26AAA"/>
    <w:rsid w:val="00A271BD"/>
    <w:rsid w:val="00A274ED"/>
    <w:rsid w:val="00A275BF"/>
    <w:rsid w:val="00A30AC1"/>
    <w:rsid w:val="00A30DB2"/>
    <w:rsid w:val="00A31C76"/>
    <w:rsid w:val="00A32291"/>
    <w:rsid w:val="00A3235F"/>
    <w:rsid w:val="00A3317F"/>
    <w:rsid w:val="00A33843"/>
    <w:rsid w:val="00A33D70"/>
    <w:rsid w:val="00A3445F"/>
    <w:rsid w:val="00A344AA"/>
    <w:rsid w:val="00A345DE"/>
    <w:rsid w:val="00A355D2"/>
    <w:rsid w:val="00A3569C"/>
    <w:rsid w:val="00A3578A"/>
    <w:rsid w:val="00A359AD"/>
    <w:rsid w:val="00A35D06"/>
    <w:rsid w:val="00A36008"/>
    <w:rsid w:val="00A36405"/>
    <w:rsid w:val="00A36569"/>
    <w:rsid w:val="00A367CA"/>
    <w:rsid w:val="00A37440"/>
    <w:rsid w:val="00A37460"/>
    <w:rsid w:val="00A37677"/>
    <w:rsid w:val="00A378C7"/>
    <w:rsid w:val="00A37B63"/>
    <w:rsid w:val="00A37CE5"/>
    <w:rsid w:val="00A40063"/>
    <w:rsid w:val="00A405CA"/>
    <w:rsid w:val="00A4089B"/>
    <w:rsid w:val="00A415B7"/>
    <w:rsid w:val="00A41EC0"/>
    <w:rsid w:val="00A42221"/>
    <w:rsid w:val="00A423EF"/>
    <w:rsid w:val="00A42B1A"/>
    <w:rsid w:val="00A441C2"/>
    <w:rsid w:val="00A44690"/>
    <w:rsid w:val="00A44D81"/>
    <w:rsid w:val="00A44E8F"/>
    <w:rsid w:val="00A45491"/>
    <w:rsid w:val="00A4563C"/>
    <w:rsid w:val="00A46250"/>
    <w:rsid w:val="00A468DB"/>
    <w:rsid w:val="00A46F0F"/>
    <w:rsid w:val="00A47BE7"/>
    <w:rsid w:val="00A47DD1"/>
    <w:rsid w:val="00A505A9"/>
    <w:rsid w:val="00A50790"/>
    <w:rsid w:val="00A5173A"/>
    <w:rsid w:val="00A51B49"/>
    <w:rsid w:val="00A51C12"/>
    <w:rsid w:val="00A51E31"/>
    <w:rsid w:val="00A521C6"/>
    <w:rsid w:val="00A523AC"/>
    <w:rsid w:val="00A525AD"/>
    <w:rsid w:val="00A5274A"/>
    <w:rsid w:val="00A52798"/>
    <w:rsid w:val="00A52C08"/>
    <w:rsid w:val="00A5337C"/>
    <w:rsid w:val="00A536A2"/>
    <w:rsid w:val="00A549CE"/>
    <w:rsid w:val="00A54CC9"/>
    <w:rsid w:val="00A54E9A"/>
    <w:rsid w:val="00A550A0"/>
    <w:rsid w:val="00A56258"/>
    <w:rsid w:val="00A57404"/>
    <w:rsid w:val="00A5745F"/>
    <w:rsid w:val="00A6155C"/>
    <w:rsid w:val="00A61D1D"/>
    <w:rsid w:val="00A62416"/>
    <w:rsid w:val="00A627A3"/>
    <w:rsid w:val="00A631E6"/>
    <w:rsid w:val="00A63999"/>
    <w:rsid w:val="00A63BFC"/>
    <w:rsid w:val="00A63FC0"/>
    <w:rsid w:val="00A6470B"/>
    <w:rsid w:val="00A64739"/>
    <w:rsid w:val="00A64966"/>
    <w:rsid w:val="00A64997"/>
    <w:rsid w:val="00A64C48"/>
    <w:rsid w:val="00A650EB"/>
    <w:rsid w:val="00A6565E"/>
    <w:rsid w:val="00A6606A"/>
    <w:rsid w:val="00A66A79"/>
    <w:rsid w:val="00A671E6"/>
    <w:rsid w:val="00A6722E"/>
    <w:rsid w:val="00A6765B"/>
    <w:rsid w:val="00A70085"/>
    <w:rsid w:val="00A70B16"/>
    <w:rsid w:val="00A711FC"/>
    <w:rsid w:val="00A71CEE"/>
    <w:rsid w:val="00A71F45"/>
    <w:rsid w:val="00A721BC"/>
    <w:rsid w:val="00A72ADC"/>
    <w:rsid w:val="00A731AE"/>
    <w:rsid w:val="00A73FCB"/>
    <w:rsid w:val="00A74178"/>
    <w:rsid w:val="00A748A7"/>
    <w:rsid w:val="00A74F30"/>
    <w:rsid w:val="00A75113"/>
    <w:rsid w:val="00A75560"/>
    <w:rsid w:val="00A758EB"/>
    <w:rsid w:val="00A76E2B"/>
    <w:rsid w:val="00A77A5B"/>
    <w:rsid w:val="00A77F09"/>
    <w:rsid w:val="00A80402"/>
    <w:rsid w:val="00A80539"/>
    <w:rsid w:val="00A81178"/>
    <w:rsid w:val="00A818FB"/>
    <w:rsid w:val="00A81C31"/>
    <w:rsid w:val="00A82E8D"/>
    <w:rsid w:val="00A82FBF"/>
    <w:rsid w:val="00A8340F"/>
    <w:rsid w:val="00A83BB2"/>
    <w:rsid w:val="00A83E1B"/>
    <w:rsid w:val="00A83F00"/>
    <w:rsid w:val="00A83F31"/>
    <w:rsid w:val="00A849CF"/>
    <w:rsid w:val="00A84F6C"/>
    <w:rsid w:val="00A85185"/>
    <w:rsid w:val="00A863B1"/>
    <w:rsid w:val="00A86765"/>
    <w:rsid w:val="00A86E71"/>
    <w:rsid w:val="00A86F02"/>
    <w:rsid w:val="00A87747"/>
    <w:rsid w:val="00A87C89"/>
    <w:rsid w:val="00A87F55"/>
    <w:rsid w:val="00A90054"/>
    <w:rsid w:val="00A900E8"/>
    <w:rsid w:val="00A9012B"/>
    <w:rsid w:val="00A9051E"/>
    <w:rsid w:val="00A90B78"/>
    <w:rsid w:val="00A90D67"/>
    <w:rsid w:val="00A90F6C"/>
    <w:rsid w:val="00A91182"/>
    <w:rsid w:val="00A91B63"/>
    <w:rsid w:val="00A91E05"/>
    <w:rsid w:val="00A927C2"/>
    <w:rsid w:val="00A9294F"/>
    <w:rsid w:val="00A93347"/>
    <w:rsid w:val="00A93EC5"/>
    <w:rsid w:val="00A94056"/>
    <w:rsid w:val="00A940FA"/>
    <w:rsid w:val="00A94159"/>
    <w:rsid w:val="00A94676"/>
    <w:rsid w:val="00A94849"/>
    <w:rsid w:val="00A94B6D"/>
    <w:rsid w:val="00A9550C"/>
    <w:rsid w:val="00A95F92"/>
    <w:rsid w:val="00A964A3"/>
    <w:rsid w:val="00A96532"/>
    <w:rsid w:val="00AA0585"/>
    <w:rsid w:val="00AA05BA"/>
    <w:rsid w:val="00AA065E"/>
    <w:rsid w:val="00AA0747"/>
    <w:rsid w:val="00AA0A35"/>
    <w:rsid w:val="00AA0D46"/>
    <w:rsid w:val="00AA0E30"/>
    <w:rsid w:val="00AA1053"/>
    <w:rsid w:val="00AA11CE"/>
    <w:rsid w:val="00AA16BB"/>
    <w:rsid w:val="00AA21AC"/>
    <w:rsid w:val="00AA2588"/>
    <w:rsid w:val="00AA26F5"/>
    <w:rsid w:val="00AA291E"/>
    <w:rsid w:val="00AA2C65"/>
    <w:rsid w:val="00AA39B4"/>
    <w:rsid w:val="00AA436B"/>
    <w:rsid w:val="00AA485D"/>
    <w:rsid w:val="00AA48CC"/>
    <w:rsid w:val="00AA4F2A"/>
    <w:rsid w:val="00AA570D"/>
    <w:rsid w:val="00AA57B9"/>
    <w:rsid w:val="00AA68B6"/>
    <w:rsid w:val="00AA6901"/>
    <w:rsid w:val="00AA6AF2"/>
    <w:rsid w:val="00AA7714"/>
    <w:rsid w:val="00AB01DD"/>
    <w:rsid w:val="00AB0B5B"/>
    <w:rsid w:val="00AB1140"/>
    <w:rsid w:val="00AB19EE"/>
    <w:rsid w:val="00AB2099"/>
    <w:rsid w:val="00AB26CD"/>
    <w:rsid w:val="00AB31DC"/>
    <w:rsid w:val="00AB343A"/>
    <w:rsid w:val="00AB357C"/>
    <w:rsid w:val="00AB3715"/>
    <w:rsid w:val="00AB3A23"/>
    <w:rsid w:val="00AB3F59"/>
    <w:rsid w:val="00AB3F62"/>
    <w:rsid w:val="00AB3F9A"/>
    <w:rsid w:val="00AB46A1"/>
    <w:rsid w:val="00AB4882"/>
    <w:rsid w:val="00AB4E54"/>
    <w:rsid w:val="00AB5031"/>
    <w:rsid w:val="00AB519B"/>
    <w:rsid w:val="00AB55FA"/>
    <w:rsid w:val="00AB5AFA"/>
    <w:rsid w:val="00AB5D7C"/>
    <w:rsid w:val="00AB613E"/>
    <w:rsid w:val="00AB6AFE"/>
    <w:rsid w:val="00AB6DC6"/>
    <w:rsid w:val="00AB7225"/>
    <w:rsid w:val="00AB75AB"/>
    <w:rsid w:val="00AB7E67"/>
    <w:rsid w:val="00AC0099"/>
    <w:rsid w:val="00AC028B"/>
    <w:rsid w:val="00AC0508"/>
    <w:rsid w:val="00AC0863"/>
    <w:rsid w:val="00AC238B"/>
    <w:rsid w:val="00AC25FF"/>
    <w:rsid w:val="00AC2BF4"/>
    <w:rsid w:val="00AC339D"/>
    <w:rsid w:val="00AC37A8"/>
    <w:rsid w:val="00AC3A78"/>
    <w:rsid w:val="00AC4C37"/>
    <w:rsid w:val="00AC4C92"/>
    <w:rsid w:val="00AC533C"/>
    <w:rsid w:val="00AC5908"/>
    <w:rsid w:val="00AC6AFA"/>
    <w:rsid w:val="00AC6D22"/>
    <w:rsid w:val="00AC740B"/>
    <w:rsid w:val="00AC7C34"/>
    <w:rsid w:val="00AC7C5B"/>
    <w:rsid w:val="00AD095F"/>
    <w:rsid w:val="00AD113A"/>
    <w:rsid w:val="00AD11C8"/>
    <w:rsid w:val="00AD12E6"/>
    <w:rsid w:val="00AD1684"/>
    <w:rsid w:val="00AD1AED"/>
    <w:rsid w:val="00AD1B5D"/>
    <w:rsid w:val="00AD1DE0"/>
    <w:rsid w:val="00AD1ED2"/>
    <w:rsid w:val="00AD207A"/>
    <w:rsid w:val="00AD267C"/>
    <w:rsid w:val="00AD297D"/>
    <w:rsid w:val="00AD37C9"/>
    <w:rsid w:val="00AD3A27"/>
    <w:rsid w:val="00AD3B34"/>
    <w:rsid w:val="00AD3F94"/>
    <w:rsid w:val="00AD4838"/>
    <w:rsid w:val="00AD4D49"/>
    <w:rsid w:val="00AD5DB6"/>
    <w:rsid w:val="00AD637A"/>
    <w:rsid w:val="00AD65E1"/>
    <w:rsid w:val="00AD67A1"/>
    <w:rsid w:val="00AD6AAE"/>
    <w:rsid w:val="00AD6C4B"/>
    <w:rsid w:val="00AD6C74"/>
    <w:rsid w:val="00AD6DFB"/>
    <w:rsid w:val="00AD7329"/>
    <w:rsid w:val="00AD7DD3"/>
    <w:rsid w:val="00AE0C58"/>
    <w:rsid w:val="00AE0E0D"/>
    <w:rsid w:val="00AE13C2"/>
    <w:rsid w:val="00AE1916"/>
    <w:rsid w:val="00AE24BB"/>
    <w:rsid w:val="00AE27ED"/>
    <w:rsid w:val="00AE298F"/>
    <w:rsid w:val="00AE2A9F"/>
    <w:rsid w:val="00AE2D44"/>
    <w:rsid w:val="00AE36D8"/>
    <w:rsid w:val="00AE3D79"/>
    <w:rsid w:val="00AE4175"/>
    <w:rsid w:val="00AE4191"/>
    <w:rsid w:val="00AE41D3"/>
    <w:rsid w:val="00AE4DAD"/>
    <w:rsid w:val="00AE504A"/>
    <w:rsid w:val="00AE545B"/>
    <w:rsid w:val="00AE5AEB"/>
    <w:rsid w:val="00AE668B"/>
    <w:rsid w:val="00AE670E"/>
    <w:rsid w:val="00AE6E0C"/>
    <w:rsid w:val="00AE6F0C"/>
    <w:rsid w:val="00AE73A7"/>
    <w:rsid w:val="00AF0164"/>
    <w:rsid w:val="00AF161E"/>
    <w:rsid w:val="00AF1815"/>
    <w:rsid w:val="00AF1D3E"/>
    <w:rsid w:val="00AF2230"/>
    <w:rsid w:val="00AF27D6"/>
    <w:rsid w:val="00AF3BD4"/>
    <w:rsid w:val="00AF3EC0"/>
    <w:rsid w:val="00AF418E"/>
    <w:rsid w:val="00AF5239"/>
    <w:rsid w:val="00AF5695"/>
    <w:rsid w:val="00AF5961"/>
    <w:rsid w:val="00AF59A0"/>
    <w:rsid w:val="00AF5CDB"/>
    <w:rsid w:val="00AF5D76"/>
    <w:rsid w:val="00AF633F"/>
    <w:rsid w:val="00AF6849"/>
    <w:rsid w:val="00AF6B1B"/>
    <w:rsid w:val="00AF79E3"/>
    <w:rsid w:val="00AF7C04"/>
    <w:rsid w:val="00AF7F10"/>
    <w:rsid w:val="00AF7F40"/>
    <w:rsid w:val="00B01001"/>
    <w:rsid w:val="00B01391"/>
    <w:rsid w:val="00B016E7"/>
    <w:rsid w:val="00B016F2"/>
    <w:rsid w:val="00B01C40"/>
    <w:rsid w:val="00B01F8A"/>
    <w:rsid w:val="00B01FEB"/>
    <w:rsid w:val="00B022F0"/>
    <w:rsid w:val="00B02978"/>
    <w:rsid w:val="00B02C35"/>
    <w:rsid w:val="00B02F58"/>
    <w:rsid w:val="00B02FA1"/>
    <w:rsid w:val="00B035E9"/>
    <w:rsid w:val="00B036CE"/>
    <w:rsid w:val="00B04069"/>
    <w:rsid w:val="00B04462"/>
    <w:rsid w:val="00B04891"/>
    <w:rsid w:val="00B04CB0"/>
    <w:rsid w:val="00B05726"/>
    <w:rsid w:val="00B05786"/>
    <w:rsid w:val="00B05B4F"/>
    <w:rsid w:val="00B06005"/>
    <w:rsid w:val="00B060AA"/>
    <w:rsid w:val="00B061A6"/>
    <w:rsid w:val="00B06230"/>
    <w:rsid w:val="00B06234"/>
    <w:rsid w:val="00B06665"/>
    <w:rsid w:val="00B0667B"/>
    <w:rsid w:val="00B0700E"/>
    <w:rsid w:val="00B0751C"/>
    <w:rsid w:val="00B1146A"/>
    <w:rsid w:val="00B11782"/>
    <w:rsid w:val="00B1189E"/>
    <w:rsid w:val="00B11B91"/>
    <w:rsid w:val="00B11FD0"/>
    <w:rsid w:val="00B12009"/>
    <w:rsid w:val="00B12795"/>
    <w:rsid w:val="00B12897"/>
    <w:rsid w:val="00B12BE9"/>
    <w:rsid w:val="00B12D54"/>
    <w:rsid w:val="00B13306"/>
    <w:rsid w:val="00B14A9B"/>
    <w:rsid w:val="00B1585E"/>
    <w:rsid w:val="00B15933"/>
    <w:rsid w:val="00B15EDD"/>
    <w:rsid w:val="00B16079"/>
    <w:rsid w:val="00B16FCC"/>
    <w:rsid w:val="00B170AD"/>
    <w:rsid w:val="00B17FA0"/>
    <w:rsid w:val="00B20482"/>
    <w:rsid w:val="00B2085E"/>
    <w:rsid w:val="00B210A3"/>
    <w:rsid w:val="00B2116F"/>
    <w:rsid w:val="00B2128F"/>
    <w:rsid w:val="00B21524"/>
    <w:rsid w:val="00B21C5E"/>
    <w:rsid w:val="00B2206D"/>
    <w:rsid w:val="00B22151"/>
    <w:rsid w:val="00B22C41"/>
    <w:rsid w:val="00B22E78"/>
    <w:rsid w:val="00B2357A"/>
    <w:rsid w:val="00B23665"/>
    <w:rsid w:val="00B24022"/>
    <w:rsid w:val="00B24343"/>
    <w:rsid w:val="00B246C4"/>
    <w:rsid w:val="00B24A9C"/>
    <w:rsid w:val="00B24B97"/>
    <w:rsid w:val="00B24C05"/>
    <w:rsid w:val="00B2565D"/>
    <w:rsid w:val="00B26B0D"/>
    <w:rsid w:val="00B27394"/>
    <w:rsid w:val="00B27977"/>
    <w:rsid w:val="00B279C0"/>
    <w:rsid w:val="00B3125F"/>
    <w:rsid w:val="00B31459"/>
    <w:rsid w:val="00B31D3D"/>
    <w:rsid w:val="00B31FE4"/>
    <w:rsid w:val="00B32212"/>
    <w:rsid w:val="00B32B87"/>
    <w:rsid w:val="00B33BB7"/>
    <w:rsid w:val="00B33D5B"/>
    <w:rsid w:val="00B340F4"/>
    <w:rsid w:val="00B3485E"/>
    <w:rsid w:val="00B3486E"/>
    <w:rsid w:val="00B34928"/>
    <w:rsid w:val="00B35245"/>
    <w:rsid w:val="00B35541"/>
    <w:rsid w:val="00B37E32"/>
    <w:rsid w:val="00B401F6"/>
    <w:rsid w:val="00B405A8"/>
    <w:rsid w:val="00B40CAB"/>
    <w:rsid w:val="00B41C6F"/>
    <w:rsid w:val="00B41E89"/>
    <w:rsid w:val="00B42010"/>
    <w:rsid w:val="00B42083"/>
    <w:rsid w:val="00B42094"/>
    <w:rsid w:val="00B42E44"/>
    <w:rsid w:val="00B42F1A"/>
    <w:rsid w:val="00B42F70"/>
    <w:rsid w:val="00B43AF1"/>
    <w:rsid w:val="00B44221"/>
    <w:rsid w:val="00B44683"/>
    <w:rsid w:val="00B4477F"/>
    <w:rsid w:val="00B44B17"/>
    <w:rsid w:val="00B452B2"/>
    <w:rsid w:val="00B45952"/>
    <w:rsid w:val="00B46077"/>
    <w:rsid w:val="00B46445"/>
    <w:rsid w:val="00B470D2"/>
    <w:rsid w:val="00B4793B"/>
    <w:rsid w:val="00B50C67"/>
    <w:rsid w:val="00B50F08"/>
    <w:rsid w:val="00B51842"/>
    <w:rsid w:val="00B51ED7"/>
    <w:rsid w:val="00B5264B"/>
    <w:rsid w:val="00B52CD6"/>
    <w:rsid w:val="00B53FEA"/>
    <w:rsid w:val="00B5419F"/>
    <w:rsid w:val="00B54658"/>
    <w:rsid w:val="00B54911"/>
    <w:rsid w:val="00B54DF7"/>
    <w:rsid w:val="00B54FE8"/>
    <w:rsid w:val="00B552A4"/>
    <w:rsid w:val="00B55887"/>
    <w:rsid w:val="00B55DC0"/>
    <w:rsid w:val="00B55F29"/>
    <w:rsid w:val="00B55FD6"/>
    <w:rsid w:val="00B56363"/>
    <w:rsid w:val="00B56552"/>
    <w:rsid w:val="00B565C2"/>
    <w:rsid w:val="00B56F14"/>
    <w:rsid w:val="00B570E1"/>
    <w:rsid w:val="00B57870"/>
    <w:rsid w:val="00B57E7D"/>
    <w:rsid w:val="00B6025A"/>
    <w:rsid w:val="00B6032F"/>
    <w:rsid w:val="00B606DE"/>
    <w:rsid w:val="00B60AAC"/>
    <w:rsid w:val="00B60E04"/>
    <w:rsid w:val="00B6139F"/>
    <w:rsid w:val="00B61BFA"/>
    <w:rsid w:val="00B61F54"/>
    <w:rsid w:val="00B62BE8"/>
    <w:rsid w:val="00B62CD7"/>
    <w:rsid w:val="00B63728"/>
    <w:rsid w:val="00B647C5"/>
    <w:rsid w:val="00B649E6"/>
    <w:rsid w:val="00B64B2C"/>
    <w:rsid w:val="00B65182"/>
    <w:rsid w:val="00B65335"/>
    <w:rsid w:val="00B6590B"/>
    <w:rsid w:val="00B65BEB"/>
    <w:rsid w:val="00B66404"/>
    <w:rsid w:val="00B66491"/>
    <w:rsid w:val="00B66780"/>
    <w:rsid w:val="00B66E05"/>
    <w:rsid w:val="00B6708A"/>
    <w:rsid w:val="00B67292"/>
    <w:rsid w:val="00B673FC"/>
    <w:rsid w:val="00B70185"/>
    <w:rsid w:val="00B70ADA"/>
    <w:rsid w:val="00B70E02"/>
    <w:rsid w:val="00B7268C"/>
    <w:rsid w:val="00B72D93"/>
    <w:rsid w:val="00B72F70"/>
    <w:rsid w:val="00B743F2"/>
    <w:rsid w:val="00B74483"/>
    <w:rsid w:val="00B74740"/>
    <w:rsid w:val="00B74910"/>
    <w:rsid w:val="00B74B2B"/>
    <w:rsid w:val="00B753CC"/>
    <w:rsid w:val="00B75B64"/>
    <w:rsid w:val="00B76610"/>
    <w:rsid w:val="00B7676F"/>
    <w:rsid w:val="00B76E6B"/>
    <w:rsid w:val="00B774FC"/>
    <w:rsid w:val="00B776A6"/>
    <w:rsid w:val="00B8150D"/>
    <w:rsid w:val="00B81A07"/>
    <w:rsid w:val="00B81AAE"/>
    <w:rsid w:val="00B81EF3"/>
    <w:rsid w:val="00B8202C"/>
    <w:rsid w:val="00B82301"/>
    <w:rsid w:val="00B8242F"/>
    <w:rsid w:val="00B82F60"/>
    <w:rsid w:val="00B82FDE"/>
    <w:rsid w:val="00B83847"/>
    <w:rsid w:val="00B83EBE"/>
    <w:rsid w:val="00B84956"/>
    <w:rsid w:val="00B85047"/>
    <w:rsid w:val="00B85409"/>
    <w:rsid w:val="00B859C2"/>
    <w:rsid w:val="00B85F24"/>
    <w:rsid w:val="00B861C9"/>
    <w:rsid w:val="00B86D13"/>
    <w:rsid w:val="00B87013"/>
    <w:rsid w:val="00B87883"/>
    <w:rsid w:val="00B90B7E"/>
    <w:rsid w:val="00B91070"/>
    <w:rsid w:val="00B917AB"/>
    <w:rsid w:val="00B91EC8"/>
    <w:rsid w:val="00B920E5"/>
    <w:rsid w:val="00B92798"/>
    <w:rsid w:val="00B92996"/>
    <w:rsid w:val="00B92F2E"/>
    <w:rsid w:val="00B934F6"/>
    <w:rsid w:val="00B93C9B"/>
    <w:rsid w:val="00B93E9D"/>
    <w:rsid w:val="00B94570"/>
    <w:rsid w:val="00B946B1"/>
    <w:rsid w:val="00B94AC4"/>
    <w:rsid w:val="00B9527E"/>
    <w:rsid w:val="00B957A3"/>
    <w:rsid w:val="00B95815"/>
    <w:rsid w:val="00B96205"/>
    <w:rsid w:val="00B96382"/>
    <w:rsid w:val="00B97073"/>
    <w:rsid w:val="00B9759F"/>
    <w:rsid w:val="00B97843"/>
    <w:rsid w:val="00B97ED7"/>
    <w:rsid w:val="00BA068C"/>
    <w:rsid w:val="00BA0926"/>
    <w:rsid w:val="00BA0E6A"/>
    <w:rsid w:val="00BA13F7"/>
    <w:rsid w:val="00BA1486"/>
    <w:rsid w:val="00BA1568"/>
    <w:rsid w:val="00BA177B"/>
    <w:rsid w:val="00BA1AD2"/>
    <w:rsid w:val="00BA1F8E"/>
    <w:rsid w:val="00BA281D"/>
    <w:rsid w:val="00BA2ED8"/>
    <w:rsid w:val="00BA3001"/>
    <w:rsid w:val="00BA329B"/>
    <w:rsid w:val="00BA3D3D"/>
    <w:rsid w:val="00BA3DE1"/>
    <w:rsid w:val="00BA437D"/>
    <w:rsid w:val="00BA4437"/>
    <w:rsid w:val="00BA461F"/>
    <w:rsid w:val="00BA4B7D"/>
    <w:rsid w:val="00BA5A29"/>
    <w:rsid w:val="00BA6768"/>
    <w:rsid w:val="00BA68A7"/>
    <w:rsid w:val="00BA6AD7"/>
    <w:rsid w:val="00BA72CA"/>
    <w:rsid w:val="00BA73E6"/>
    <w:rsid w:val="00BB009B"/>
    <w:rsid w:val="00BB037C"/>
    <w:rsid w:val="00BB0648"/>
    <w:rsid w:val="00BB09A6"/>
    <w:rsid w:val="00BB0C55"/>
    <w:rsid w:val="00BB1005"/>
    <w:rsid w:val="00BB1050"/>
    <w:rsid w:val="00BB1D9A"/>
    <w:rsid w:val="00BB1F0D"/>
    <w:rsid w:val="00BB308E"/>
    <w:rsid w:val="00BB3ECD"/>
    <w:rsid w:val="00BB450A"/>
    <w:rsid w:val="00BB464A"/>
    <w:rsid w:val="00BB4715"/>
    <w:rsid w:val="00BB5976"/>
    <w:rsid w:val="00BB5C3C"/>
    <w:rsid w:val="00BB5CF1"/>
    <w:rsid w:val="00BB5D64"/>
    <w:rsid w:val="00BB5F9A"/>
    <w:rsid w:val="00BB6695"/>
    <w:rsid w:val="00BB78BE"/>
    <w:rsid w:val="00BB7931"/>
    <w:rsid w:val="00BB7C0F"/>
    <w:rsid w:val="00BB7C9F"/>
    <w:rsid w:val="00BC0314"/>
    <w:rsid w:val="00BC0A3F"/>
    <w:rsid w:val="00BC0AFC"/>
    <w:rsid w:val="00BC0F57"/>
    <w:rsid w:val="00BC10DA"/>
    <w:rsid w:val="00BC1F15"/>
    <w:rsid w:val="00BC2903"/>
    <w:rsid w:val="00BC31DC"/>
    <w:rsid w:val="00BC33B5"/>
    <w:rsid w:val="00BC3E08"/>
    <w:rsid w:val="00BC44C6"/>
    <w:rsid w:val="00BC4A31"/>
    <w:rsid w:val="00BC4AD8"/>
    <w:rsid w:val="00BC4F29"/>
    <w:rsid w:val="00BC558D"/>
    <w:rsid w:val="00BC5C98"/>
    <w:rsid w:val="00BC6DB8"/>
    <w:rsid w:val="00BC6F2D"/>
    <w:rsid w:val="00BC795A"/>
    <w:rsid w:val="00BD00D4"/>
    <w:rsid w:val="00BD00DB"/>
    <w:rsid w:val="00BD09BC"/>
    <w:rsid w:val="00BD0A8F"/>
    <w:rsid w:val="00BD178F"/>
    <w:rsid w:val="00BD1FBE"/>
    <w:rsid w:val="00BD20B6"/>
    <w:rsid w:val="00BD213B"/>
    <w:rsid w:val="00BD2528"/>
    <w:rsid w:val="00BD2A5A"/>
    <w:rsid w:val="00BD2CCC"/>
    <w:rsid w:val="00BD2EDA"/>
    <w:rsid w:val="00BD3099"/>
    <w:rsid w:val="00BD34BB"/>
    <w:rsid w:val="00BD37A5"/>
    <w:rsid w:val="00BD393D"/>
    <w:rsid w:val="00BD3BFD"/>
    <w:rsid w:val="00BD450B"/>
    <w:rsid w:val="00BD478E"/>
    <w:rsid w:val="00BD4810"/>
    <w:rsid w:val="00BD4BE9"/>
    <w:rsid w:val="00BD5DE8"/>
    <w:rsid w:val="00BD6224"/>
    <w:rsid w:val="00BD6468"/>
    <w:rsid w:val="00BE002A"/>
    <w:rsid w:val="00BE02AD"/>
    <w:rsid w:val="00BE0D8B"/>
    <w:rsid w:val="00BE2201"/>
    <w:rsid w:val="00BE2551"/>
    <w:rsid w:val="00BE2660"/>
    <w:rsid w:val="00BE2D70"/>
    <w:rsid w:val="00BE2DAE"/>
    <w:rsid w:val="00BE3669"/>
    <w:rsid w:val="00BE3724"/>
    <w:rsid w:val="00BE3794"/>
    <w:rsid w:val="00BE3A5D"/>
    <w:rsid w:val="00BE3A70"/>
    <w:rsid w:val="00BE427F"/>
    <w:rsid w:val="00BE4EEF"/>
    <w:rsid w:val="00BE514A"/>
    <w:rsid w:val="00BE59C6"/>
    <w:rsid w:val="00BE5D5A"/>
    <w:rsid w:val="00BE6588"/>
    <w:rsid w:val="00BE736E"/>
    <w:rsid w:val="00BE7944"/>
    <w:rsid w:val="00BE7ACB"/>
    <w:rsid w:val="00BF0044"/>
    <w:rsid w:val="00BF0332"/>
    <w:rsid w:val="00BF05B0"/>
    <w:rsid w:val="00BF1141"/>
    <w:rsid w:val="00BF1580"/>
    <w:rsid w:val="00BF1C95"/>
    <w:rsid w:val="00BF1F37"/>
    <w:rsid w:val="00BF256C"/>
    <w:rsid w:val="00BF2A04"/>
    <w:rsid w:val="00BF2D14"/>
    <w:rsid w:val="00BF2EAA"/>
    <w:rsid w:val="00BF2F8C"/>
    <w:rsid w:val="00BF32BB"/>
    <w:rsid w:val="00BF333D"/>
    <w:rsid w:val="00BF3785"/>
    <w:rsid w:val="00BF3797"/>
    <w:rsid w:val="00BF3A11"/>
    <w:rsid w:val="00BF4146"/>
    <w:rsid w:val="00BF435A"/>
    <w:rsid w:val="00BF4B11"/>
    <w:rsid w:val="00BF539A"/>
    <w:rsid w:val="00BF55A8"/>
    <w:rsid w:val="00BF5A96"/>
    <w:rsid w:val="00BF5F22"/>
    <w:rsid w:val="00BF62EE"/>
    <w:rsid w:val="00BF6325"/>
    <w:rsid w:val="00BF6D7C"/>
    <w:rsid w:val="00BF7650"/>
    <w:rsid w:val="00BF7D29"/>
    <w:rsid w:val="00BF7EE1"/>
    <w:rsid w:val="00C0013A"/>
    <w:rsid w:val="00C00723"/>
    <w:rsid w:val="00C007E5"/>
    <w:rsid w:val="00C00803"/>
    <w:rsid w:val="00C00B39"/>
    <w:rsid w:val="00C00DEC"/>
    <w:rsid w:val="00C00EE6"/>
    <w:rsid w:val="00C00F72"/>
    <w:rsid w:val="00C017CF"/>
    <w:rsid w:val="00C02055"/>
    <w:rsid w:val="00C0293C"/>
    <w:rsid w:val="00C02B1D"/>
    <w:rsid w:val="00C02BDE"/>
    <w:rsid w:val="00C02D71"/>
    <w:rsid w:val="00C02FCD"/>
    <w:rsid w:val="00C03614"/>
    <w:rsid w:val="00C0475C"/>
    <w:rsid w:val="00C04815"/>
    <w:rsid w:val="00C05162"/>
    <w:rsid w:val="00C052B8"/>
    <w:rsid w:val="00C05385"/>
    <w:rsid w:val="00C0574E"/>
    <w:rsid w:val="00C05805"/>
    <w:rsid w:val="00C061C7"/>
    <w:rsid w:val="00C06626"/>
    <w:rsid w:val="00C06F97"/>
    <w:rsid w:val="00C07101"/>
    <w:rsid w:val="00C0744D"/>
    <w:rsid w:val="00C0757E"/>
    <w:rsid w:val="00C0790D"/>
    <w:rsid w:val="00C07C88"/>
    <w:rsid w:val="00C07DFB"/>
    <w:rsid w:val="00C10590"/>
    <w:rsid w:val="00C1088F"/>
    <w:rsid w:val="00C11326"/>
    <w:rsid w:val="00C11552"/>
    <w:rsid w:val="00C11729"/>
    <w:rsid w:val="00C125A2"/>
    <w:rsid w:val="00C130B8"/>
    <w:rsid w:val="00C13261"/>
    <w:rsid w:val="00C1337A"/>
    <w:rsid w:val="00C13869"/>
    <w:rsid w:val="00C13BEB"/>
    <w:rsid w:val="00C13DB2"/>
    <w:rsid w:val="00C146F2"/>
    <w:rsid w:val="00C14C05"/>
    <w:rsid w:val="00C14E2A"/>
    <w:rsid w:val="00C15BD4"/>
    <w:rsid w:val="00C15DF3"/>
    <w:rsid w:val="00C166F4"/>
    <w:rsid w:val="00C1676D"/>
    <w:rsid w:val="00C1680D"/>
    <w:rsid w:val="00C16CC7"/>
    <w:rsid w:val="00C17168"/>
    <w:rsid w:val="00C171F8"/>
    <w:rsid w:val="00C17436"/>
    <w:rsid w:val="00C177C2"/>
    <w:rsid w:val="00C1782D"/>
    <w:rsid w:val="00C17A28"/>
    <w:rsid w:val="00C201A8"/>
    <w:rsid w:val="00C20B40"/>
    <w:rsid w:val="00C20C1E"/>
    <w:rsid w:val="00C2136D"/>
    <w:rsid w:val="00C21459"/>
    <w:rsid w:val="00C21EE4"/>
    <w:rsid w:val="00C21F52"/>
    <w:rsid w:val="00C226B4"/>
    <w:rsid w:val="00C22719"/>
    <w:rsid w:val="00C22803"/>
    <w:rsid w:val="00C22A4A"/>
    <w:rsid w:val="00C22CA1"/>
    <w:rsid w:val="00C23175"/>
    <w:rsid w:val="00C231A7"/>
    <w:rsid w:val="00C2354A"/>
    <w:rsid w:val="00C23EBD"/>
    <w:rsid w:val="00C2409C"/>
    <w:rsid w:val="00C2469E"/>
    <w:rsid w:val="00C249EE"/>
    <w:rsid w:val="00C24DE4"/>
    <w:rsid w:val="00C24E59"/>
    <w:rsid w:val="00C2588F"/>
    <w:rsid w:val="00C267C3"/>
    <w:rsid w:val="00C26929"/>
    <w:rsid w:val="00C26A95"/>
    <w:rsid w:val="00C26E7D"/>
    <w:rsid w:val="00C26F54"/>
    <w:rsid w:val="00C27286"/>
    <w:rsid w:val="00C27D8A"/>
    <w:rsid w:val="00C3032F"/>
    <w:rsid w:val="00C31534"/>
    <w:rsid w:val="00C31F6D"/>
    <w:rsid w:val="00C326E7"/>
    <w:rsid w:val="00C32AD6"/>
    <w:rsid w:val="00C32FBB"/>
    <w:rsid w:val="00C330CC"/>
    <w:rsid w:val="00C33425"/>
    <w:rsid w:val="00C3396F"/>
    <w:rsid w:val="00C349D4"/>
    <w:rsid w:val="00C349F9"/>
    <w:rsid w:val="00C34BD8"/>
    <w:rsid w:val="00C350B4"/>
    <w:rsid w:val="00C35339"/>
    <w:rsid w:val="00C3585D"/>
    <w:rsid w:val="00C35B15"/>
    <w:rsid w:val="00C36CF7"/>
    <w:rsid w:val="00C37F67"/>
    <w:rsid w:val="00C3DC4E"/>
    <w:rsid w:val="00C4038C"/>
    <w:rsid w:val="00C407B9"/>
    <w:rsid w:val="00C40DA4"/>
    <w:rsid w:val="00C4102A"/>
    <w:rsid w:val="00C41E31"/>
    <w:rsid w:val="00C41E7E"/>
    <w:rsid w:val="00C428D4"/>
    <w:rsid w:val="00C42AE4"/>
    <w:rsid w:val="00C42E29"/>
    <w:rsid w:val="00C4355A"/>
    <w:rsid w:val="00C43B7C"/>
    <w:rsid w:val="00C43E00"/>
    <w:rsid w:val="00C4423C"/>
    <w:rsid w:val="00C442DA"/>
    <w:rsid w:val="00C44460"/>
    <w:rsid w:val="00C4449F"/>
    <w:rsid w:val="00C447E4"/>
    <w:rsid w:val="00C44A9F"/>
    <w:rsid w:val="00C44BE1"/>
    <w:rsid w:val="00C44C90"/>
    <w:rsid w:val="00C45110"/>
    <w:rsid w:val="00C45620"/>
    <w:rsid w:val="00C46322"/>
    <w:rsid w:val="00C46566"/>
    <w:rsid w:val="00C46614"/>
    <w:rsid w:val="00C46B52"/>
    <w:rsid w:val="00C46BA1"/>
    <w:rsid w:val="00C47D1E"/>
    <w:rsid w:val="00C507F7"/>
    <w:rsid w:val="00C50A38"/>
    <w:rsid w:val="00C50EA4"/>
    <w:rsid w:val="00C50F14"/>
    <w:rsid w:val="00C5197C"/>
    <w:rsid w:val="00C5226D"/>
    <w:rsid w:val="00C52386"/>
    <w:rsid w:val="00C5256F"/>
    <w:rsid w:val="00C52B85"/>
    <w:rsid w:val="00C52D9E"/>
    <w:rsid w:val="00C53320"/>
    <w:rsid w:val="00C53328"/>
    <w:rsid w:val="00C53B04"/>
    <w:rsid w:val="00C543F9"/>
    <w:rsid w:val="00C5461B"/>
    <w:rsid w:val="00C554F3"/>
    <w:rsid w:val="00C55706"/>
    <w:rsid w:val="00C55913"/>
    <w:rsid w:val="00C55D20"/>
    <w:rsid w:val="00C56311"/>
    <w:rsid w:val="00C56392"/>
    <w:rsid w:val="00C56C94"/>
    <w:rsid w:val="00C579C6"/>
    <w:rsid w:val="00C57D98"/>
    <w:rsid w:val="00C57DFE"/>
    <w:rsid w:val="00C60630"/>
    <w:rsid w:val="00C60839"/>
    <w:rsid w:val="00C60DAE"/>
    <w:rsid w:val="00C60DDE"/>
    <w:rsid w:val="00C60F68"/>
    <w:rsid w:val="00C6115A"/>
    <w:rsid w:val="00C6141C"/>
    <w:rsid w:val="00C62A9D"/>
    <w:rsid w:val="00C632AE"/>
    <w:rsid w:val="00C63545"/>
    <w:rsid w:val="00C637D9"/>
    <w:rsid w:val="00C6391F"/>
    <w:rsid w:val="00C64664"/>
    <w:rsid w:val="00C64795"/>
    <w:rsid w:val="00C647C5"/>
    <w:rsid w:val="00C648F3"/>
    <w:rsid w:val="00C65CEA"/>
    <w:rsid w:val="00C661D1"/>
    <w:rsid w:val="00C66616"/>
    <w:rsid w:val="00C66D9F"/>
    <w:rsid w:val="00C66EB5"/>
    <w:rsid w:val="00C671E0"/>
    <w:rsid w:val="00C67415"/>
    <w:rsid w:val="00C67444"/>
    <w:rsid w:val="00C67778"/>
    <w:rsid w:val="00C67987"/>
    <w:rsid w:val="00C67A85"/>
    <w:rsid w:val="00C705A9"/>
    <w:rsid w:val="00C70D9F"/>
    <w:rsid w:val="00C71C86"/>
    <w:rsid w:val="00C71DD9"/>
    <w:rsid w:val="00C72501"/>
    <w:rsid w:val="00C72A6E"/>
    <w:rsid w:val="00C72B14"/>
    <w:rsid w:val="00C72E83"/>
    <w:rsid w:val="00C72E97"/>
    <w:rsid w:val="00C733CC"/>
    <w:rsid w:val="00C735F4"/>
    <w:rsid w:val="00C736BC"/>
    <w:rsid w:val="00C73875"/>
    <w:rsid w:val="00C73C78"/>
    <w:rsid w:val="00C74179"/>
    <w:rsid w:val="00C744A1"/>
    <w:rsid w:val="00C749EC"/>
    <w:rsid w:val="00C74AB9"/>
    <w:rsid w:val="00C74DDA"/>
    <w:rsid w:val="00C7561D"/>
    <w:rsid w:val="00C757FB"/>
    <w:rsid w:val="00C77A59"/>
    <w:rsid w:val="00C77E89"/>
    <w:rsid w:val="00C77ECC"/>
    <w:rsid w:val="00C8023E"/>
    <w:rsid w:val="00C811FA"/>
    <w:rsid w:val="00C814BA"/>
    <w:rsid w:val="00C81611"/>
    <w:rsid w:val="00C81854"/>
    <w:rsid w:val="00C818E1"/>
    <w:rsid w:val="00C81A72"/>
    <w:rsid w:val="00C81CFB"/>
    <w:rsid w:val="00C81D90"/>
    <w:rsid w:val="00C822F8"/>
    <w:rsid w:val="00C8314E"/>
    <w:rsid w:val="00C83154"/>
    <w:rsid w:val="00C83474"/>
    <w:rsid w:val="00C83924"/>
    <w:rsid w:val="00C8423A"/>
    <w:rsid w:val="00C84684"/>
    <w:rsid w:val="00C84864"/>
    <w:rsid w:val="00C84A8D"/>
    <w:rsid w:val="00C84CC9"/>
    <w:rsid w:val="00C84D47"/>
    <w:rsid w:val="00C8646B"/>
    <w:rsid w:val="00C86ADE"/>
    <w:rsid w:val="00C86DCB"/>
    <w:rsid w:val="00C901A7"/>
    <w:rsid w:val="00C90FD0"/>
    <w:rsid w:val="00C911AF"/>
    <w:rsid w:val="00C9259C"/>
    <w:rsid w:val="00C9271D"/>
    <w:rsid w:val="00C9274E"/>
    <w:rsid w:val="00C928AD"/>
    <w:rsid w:val="00C93001"/>
    <w:rsid w:val="00C9307A"/>
    <w:rsid w:val="00C9377F"/>
    <w:rsid w:val="00C93B3E"/>
    <w:rsid w:val="00C93CCE"/>
    <w:rsid w:val="00C94055"/>
    <w:rsid w:val="00C940F3"/>
    <w:rsid w:val="00C941C4"/>
    <w:rsid w:val="00C9475B"/>
    <w:rsid w:val="00C94818"/>
    <w:rsid w:val="00C94A21"/>
    <w:rsid w:val="00C94BF8"/>
    <w:rsid w:val="00C94E94"/>
    <w:rsid w:val="00C9523C"/>
    <w:rsid w:val="00C95260"/>
    <w:rsid w:val="00C95A3E"/>
    <w:rsid w:val="00C96294"/>
    <w:rsid w:val="00C965B2"/>
    <w:rsid w:val="00C966A6"/>
    <w:rsid w:val="00C96AD0"/>
    <w:rsid w:val="00C97566"/>
    <w:rsid w:val="00C97922"/>
    <w:rsid w:val="00C9925C"/>
    <w:rsid w:val="00CA0665"/>
    <w:rsid w:val="00CA11F7"/>
    <w:rsid w:val="00CA12AF"/>
    <w:rsid w:val="00CA132A"/>
    <w:rsid w:val="00CA1F87"/>
    <w:rsid w:val="00CA2262"/>
    <w:rsid w:val="00CA274C"/>
    <w:rsid w:val="00CA2AD6"/>
    <w:rsid w:val="00CA3AED"/>
    <w:rsid w:val="00CA3BF8"/>
    <w:rsid w:val="00CA3C66"/>
    <w:rsid w:val="00CA3E6B"/>
    <w:rsid w:val="00CA424D"/>
    <w:rsid w:val="00CA4A43"/>
    <w:rsid w:val="00CA4A53"/>
    <w:rsid w:val="00CA4C8B"/>
    <w:rsid w:val="00CA4D62"/>
    <w:rsid w:val="00CA4E66"/>
    <w:rsid w:val="00CA5093"/>
    <w:rsid w:val="00CA6315"/>
    <w:rsid w:val="00CA680D"/>
    <w:rsid w:val="00CA6C69"/>
    <w:rsid w:val="00CA7004"/>
    <w:rsid w:val="00CA700D"/>
    <w:rsid w:val="00CA7051"/>
    <w:rsid w:val="00CA7E0C"/>
    <w:rsid w:val="00CA7E90"/>
    <w:rsid w:val="00CB07EA"/>
    <w:rsid w:val="00CB0B6F"/>
    <w:rsid w:val="00CB0EB6"/>
    <w:rsid w:val="00CB1870"/>
    <w:rsid w:val="00CB1C42"/>
    <w:rsid w:val="00CB2003"/>
    <w:rsid w:val="00CB20CA"/>
    <w:rsid w:val="00CB28D1"/>
    <w:rsid w:val="00CB28D3"/>
    <w:rsid w:val="00CB29D9"/>
    <w:rsid w:val="00CB2D8D"/>
    <w:rsid w:val="00CB2D9E"/>
    <w:rsid w:val="00CB3128"/>
    <w:rsid w:val="00CB3845"/>
    <w:rsid w:val="00CB3B9D"/>
    <w:rsid w:val="00CB41D8"/>
    <w:rsid w:val="00CB4AA8"/>
    <w:rsid w:val="00CB52AC"/>
    <w:rsid w:val="00CB5460"/>
    <w:rsid w:val="00CB5FF1"/>
    <w:rsid w:val="00CB61FD"/>
    <w:rsid w:val="00CB6A1F"/>
    <w:rsid w:val="00CB6A52"/>
    <w:rsid w:val="00CB776A"/>
    <w:rsid w:val="00CB7B69"/>
    <w:rsid w:val="00CB7EDB"/>
    <w:rsid w:val="00CC0428"/>
    <w:rsid w:val="00CC06C0"/>
    <w:rsid w:val="00CC09AE"/>
    <w:rsid w:val="00CC0B41"/>
    <w:rsid w:val="00CC0E53"/>
    <w:rsid w:val="00CC1A3A"/>
    <w:rsid w:val="00CC1A5B"/>
    <w:rsid w:val="00CC245A"/>
    <w:rsid w:val="00CC2468"/>
    <w:rsid w:val="00CC2E1C"/>
    <w:rsid w:val="00CC3195"/>
    <w:rsid w:val="00CC34E7"/>
    <w:rsid w:val="00CC3AE9"/>
    <w:rsid w:val="00CC3B24"/>
    <w:rsid w:val="00CC3B6D"/>
    <w:rsid w:val="00CC4915"/>
    <w:rsid w:val="00CC5C29"/>
    <w:rsid w:val="00CC6371"/>
    <w:rsid w:val="00CC659D"/>
    <w:rsid w:val="00CC666B"/>
    <w:rsid w:val="00CC6FF1"/>
    <w:rsid w:val="00CC715C"/>
    <w:rsid w:val="00CC72B3"/>
    <w:rsid w:val="00CC72D1"/>
    <w:rsid w:val="00CD0203"/>
    <w:rsid w:val="00CD072D"/>
    <w:rsid w:val="00CD0BC8"/>
    <w:rsid w:val="00CD0D32"/>
    <w:rsid w:val="00CD1A2B"/>
    <w:rsid w:val="00CD1AA8"/>
    <w:rsid w:val="00CD1C75"/>
    <w:rsid w:val="00CD204B"/>
    <w:rsid w:val="00CD2142"/>
    <w:rsid w:val="00CD2856"/>
    <w:rsid w:val="00CD293C"/>
    <w:rsid w:val="00CD327C"/>
    <w:rsid w:val="00CD3574"/>
    <w:rsid w:val="00CD36CD"/>
    <w:rsid w:val="00CD439C"/>
    <w:rsid w:val="00CD44EB"/>
    <w:rsid w:val="00CD4625"/>
    <w:rsid w:val="00CD47C5"/>
    <w:rsid w:val="00CD481B"/>
    <w:rsid w:val="00CD530F"/>
    <w:rsid w:val="00CD6181"/>
    <w:rsid w:val="00CD6889"/>
    <w:rsid w:val="00CD7239"/>
    <w:rsid w:val="00CD75F4"/>
    <w:rsid w:val="00CD7AEC"/>
    <w:rsid w:val="00CE03A1"/>
    <w:rsid w:val="00CE06C2"/>
    <w:rsid w:val="00CE074E"/>
    <w:rsid w:val="00CE18EA"/>
    <w:rsid w:val="00CE1AA9"/>
    <w:rsid w:val="00CE23E8"/>
    <w:rsid w:val="00CE281A"/>
    <w:rsid w:val="00CE29D6"/>
    <w:rsid w:val="00CE3218"/>
    <w:rsid w:val="00CE39EC"/>
    <w:rsid w:val="00CE4D43"/>
    <w:rsid w:val="00CE551B"/>
    <w:rsid w:val="00CE5587"/>
    <w:rsid w:val="00CE56E8"/>
    <w:rsid w:val="00CE6098"/>
    <w:rsid w:val="00CE617A"/>
    <w:rsid w:val="00CE61C6"/>
    <w:rsid w:val="00CE6487"/>
    <w:rsid w:val="00CE66F0"/>
    <w:rsid w:val="00CE6890"/>
    <w:rsid w:val="00CE6EB2"/>
    <w:rsid w:val="00CE6F53"/>
    <w:rsid w:val="00CE7071"/>
    <w:rsid w:val="00CE7321"/>
    <w:rsid w:val="00CE76A1"/>
    <w:rsid w:val="00CF0883"/>
    <w:rsid w:val="00CF18AB"/>
    <w:rsid w:val="00CF18F7"/>
    <w:rsid w:val="00CF1EC7"/>
    <w:rsid w:val="00CF1EDA"/>
    <w:rsid w:val="00CF1EE3"/>
    <w:rsid w:val="00CF2551"/>
    <w:rsid w:val="00CF2C4F"/>
    <w:rsid w:val="00CF32E0"/>
    <w:rsid w:val="00CF3723"/>
    <w:rsid w:val="00CF37C2"/>
    <w:rsid w:val="00CF41E3"/>
    <w:rsid w:val="00CF42C7"/>
    <w:rsid w:val="00CF4434"/>
    <w:rsid w:val="00CF4DD9"/>
    <w:rsid w:val="00CF5045"/>
    <w:rsid w:val="00CF5885"/>
    <w:rsid w:val="00CF5A51"/>
    <w:rsid w:val="00CF6255"/>
    <w:rsid w:val="00CF6E21"/>
    <w:rsid w:val="00CF6FB5"/>
    <w:rsid w:val="00CF74A5"/>
    <w:rsid w:val="00D00162"/>
    <w:rsid w:val="00D00578"/>
    <w:rsid w:val="00D005CE"/>
    <w:rsid w:val="00D00927"/>
    <w:rsid w:val="00D009B1"/>
    <w:rsid w:val="00D00B81"/>
    <w:rsid w:val="00D0149D"/>
    <w:rsid w:val="00D01830"/>
    <w:rsid w:val="00D02400"/>
    <w:rsid w:val="00D0272A"/>
    <w:rsid w:val="00D02EEF"/>
    <w:rsid w:val="00D0338D"/>
    <w:rsid w:val="00D035B9"/>
    <w:rsid w:val="00D035D6"/>
    <w:rsid w:val="00D03BF5"/>
    <w:rsid w:val="00D04AAB"/>
    <w:rsid w:val="00D05348"/>
    <w:rsid w:val="00D05BED"/>
    <w:rsid w:val="00D06299"/>
    <w:rsid w:val="00D0659A"/>
    <w:rsid w:val="00D06A95"/>
    <w:rsid w:val="00D06B75"/>
    <w:rsid w:val="00D06D2B"/>
    <w:rsid w:val="00D07103"/>
    <w:rsid w:val="00D07213"/>
    <w:rsid w:val="00D073DC"/>
    <w:rsid w:val="00D07642"/>
    <w:rsid w:val="00D07857"/>
    <w:rsid w:val="00D0789C"/>
    <w:rsid w:val="00D07C03"/>
    <w:rsid w:val="00D101A3"/>
    <w:rsid w:val="00D103CE"/>
    <w:rsid w:val="00D1040D"/>
    <w:rsid w:val="00D10A43"/>
    <w:rsid w:val="00D1101F"/>
    <w:rsid w:val="00D11A6F"/>
    <w:rsid w:val="00D11AD6"/>
    <w:rsid w:val="00D11B96"/>
    <w:rsid w:val="00D121A5"/>
    <w:rsid w:val="00D12886"/>
    <w:rsid w:val="00D14400"/>
    <w:rsid w:val="00D1471C"/>
    <w:rsid w:val="00D159AF"/>
    <w:rsid w:val="00D159C1"/>
    <w:rsid w:val="00D15AAE"/>
    <w:rsid w:val="00D15ADA"/>
    <w:rsid w:val="00D16327"/>
    <w:rsid w:val="00D16676"/>
    <w:rsid w:val="00D16878"/>
    <w:rsid w:val="00D16A4C"/>
    <w:rsid w:val="00D16B71"/>
    <w:rsid w:val="00D16B8A"/>
    <w:rsid w:val="00D16C98"/>
    <w:rsid w:val="00D16D73"/>
    <w:rsid w:val="00D1717C"/>
    <w:rsid w:val="00D17207"/>
    <w:rsid w:val="00D17E53"/>
    <w:rsid w:val="00D17E9F"/>
    <w:rsid w:val="00D203C7"/>
    <w:rsid w:val="00D2124F"/>
    <w:rsid w:val="00D21343"/>
    <w:rsid w:val="00D214A7"/>
    <w:rsid w:val="00D21B67"/>
    <w:rsid w:val="00D2214A"/>
    <w:rsid w:val="00D223C4"/>
    <w:rsid w:val="00D22546"/>
    <w:rsid w:val="00D22E7E"/>
    <w:rsid w:val="00D22EED"/>
    <w:rsid w:val="00D23353"/>
    <w:rsid w:val="00D23A41"/>
    <w:rsid w:val="00D23E19"/>
    <w:rsid w:val="00D24134"/>
    <w:rsid w:val="00D248B7"/>
    <w:rsid w:val="00D25034"/>
    <w:rsid w:val="00D254BE"/>
    <w:rsid w:val="00D25B7A"/>
    <w:rsid w:val="00D26253"/>
    <w:rsid w:val="00D273CC"/>
    <w:rsid w:val="00D30714"/>
    <w:rsid w:val="00D32193"/>
    <w:rsid w:val="00D3234D"/>
    <w:rsid w:val="00D326B1"/>
    <w:rsid w:val="00D32724"/>
    <w:rsid w:val="00D32C4D"/>
    <w:rsid w:val="00D3385A"/>
    <w:rsid w:val="00D33D6A"/>
    <w:rsid w:val="00D34898"/>
    <w:rsid w:val="00D35E7B"/>
    <w:rsid w:val="00D367C8"/>
    <w:rsid w:val="00D36BDE"/>
    <w:rsid w:val="00D41A6C"/>
    <w:rsid w:val="00D424A6"/>
    <w:rsid w:val="00D426F0"/>
    <w:rsid w:val="00D42D37"/>
    <w:rsid w:val="00D42E04"/>
    <w:rsid w:val="00D43350"/>
    <w:rsid w:val="00D4347C"/>
    <w:rsid w:val="00D4368B"/>
    <w:rsid w:val="00D43692"/>
    <w:rsid w:val="00D4386D"/>
    <w:rsid w:val="00D43BBA"/>
    <w:rsid w:val="00D44F80"/>
    <w:rsid w:val="00D4589C"/>
    <w:rsid w:val="00D469C9"/>
    <w:rsid w:val="00D46F68"/>
    <w:rsid w:val="00D472A3"/>
    <w:rsid w:val="00D500A0"/>
    <w:rsid w:val="00D50158"/>
    <w:rsid w:val="00D502B8"/>
    <w:rsid w:val="00D50301"/>
    <w:rsid w:val="00D50EF3"/>
    <w:rsid w:val="00D50F2B"/>
    <w:rsid w:val="00D513B9"/>
    <w:rsid w:val="00D51613"/>
    <w:rsid w:val="00D51648"/>
    <w:rsid w:val="00D518B3"/>
    <w:rsid w:val="00D51D3F"/>
    <w:rsid w:val="00D51F0E"/>
    <w:rsid w:val="00D52855"/>
    <w:rsid w:val="00D53161"/>
    <w:rsid w:val="00D535C1"/>
    <w:rsid w:val="00D5363A"/>
    <w:rsid w:val="00D5370A"/>
    <w:rsid w:val="00D54792"/>
    <w:rsid w:val="00D5482C"/>
    <w:rsid w:val="00D5487E"/>
    <w:rsid w:val="00D54C5A"/>
    <w:rsid w:val="00D54CC1"/>
    <w:rsid w:val="00D55AC6"/>
    <w:rsid w:val="00D55C1B"/>
    <w:rsid w:val="00D56138"/>
    <w:rsid w:val="00D56288"/>
    <w:rsid w:val="00D56AD7"/>
    <w:rsid w:val="00D56AE8"/>
    <w:rsid w:val="00D56D3E"/>
    <w:rsid w:val="00D56D52"/>
    <w:rsid w:val="00D56DF4"/>
    <w:rsid w:val="00D5752A"/>
    <w:rsid w:val="00D57710"/>
    <w:rsid w:val="00D57A0E"/>
    <w:rsid w:val="00D57FA9"/>
    <w:rsid w:val="00D6035A"/>
    <w:rsid w:val="00D60A10"/>
    <w:rsid w:val="00D624D8"/>
    <w:rsid w:val="00D62B6D"/>
    <w:rsid w:val="00D62BAA"/>
    <w:rsid w:val="00D630AF"/>
    <w:rsid w:val="00D63785"/>
    <w:rsid w:val="00D63A8C"/>
    <w:rsid w:val="00D666A2"/>
    <w:rsid w:val="00D66A11"/>
    <w:rsid w:val="00D66C7A"/>
    <w:rsid w:val="00D6719B"/>
    <w:rsid w:val="00D67225"/>
    <w:rsid w:val="00D70921"/>
    <w:rsid w:val="00D70931"/>
    <w:rsid w:val="00D711AD"/>
    <w:rsid w:val="00D714D8"/>
    <w:rsid w:val="00D7344F"/>
    <w:rsid w:val="00D74292"/>
    <w:rsid w:val="00D744B1"/>
    <w:rsid w:val="00D74B54"/>
    <w:rsid w:val="00D74CDA"/>
    <w:rsid w:val="00D74F1D"/>
    <w:rsid w:val="00D75400"/>
    <w:rsid w:val="00D75BA3"/>
    <w:rsid w:val="00D76477"/>
    <w:rsid w:val="00D764FC"/>
    <w:rsid w:val="00D76EEE"/>
    <w:rsid w:val="00D77092"/>
    <w:rsid w:val="00D772E2"/>
    <w:rsid w:val="00D777C9"/>
    <w:rsid w:val="00D8019B"/>
    <w:rsid w:val="00D80435"/>
    <w:rsid w:val="00D81979"/>
    <w:rsid w:val="00D81AD8"/>
    <w:rsid w:val="00D81C9F"/>
    <w:rsid w:val="00D8233F"/>
    <w:rsid w:val="00D829CD"/>
    <w:rsid w:val="00D829E8"/>
    <w:rsid w:val="00D82AB7"/>
    <w:rsid w:val="00D82D26"/>
    <w:rsid w:val="00D82E2C"/>
    <w:rsid w:val="00D83151"/>
    <w:rsid w:val="00D83278"/>
    <w:rsid w:val="00D8327F"/>
    <w:rsid w:val="00D83304"/>
    <w:rsid w:val="00D833E1"/>
    <w:rsid w:val="00D83556"/>
    <w:rsid w:val="00D84A67"/>
    <w:rsid w:val="00D84C1E"/>
    <w:rsid w:val="00D85213"/>
    <w:rsid w:val="00D85A54"/>
    <w:rsid w:val="00D8664A"/>
    <w:rsid w:val="00D86B57"/>
    <w:rsid w:val="00D86B7B"/>
    <w:rsid w:val="00D871A3"/>
    <w:rsid w:val="00D8768E"/>
    <w:rsid w:val="00D8794F"/>
    <w:rsid w:val="00D87A3D"/>
    <w:rsid w:val="00D901E3"/>
    <w:rsid w:val="00D90FD9"/>
    <w:rsid w:val="00D9135D"/>
    <w:rsid w:val="00D91737"/>
    <w:rsid w:val="00D91BB7"/>
    <w:rsid w:val="00D91FF9"/>
    <w:rsid w:val="00D92247"/>
    <w:rsid w:val="00D92D0C"/>
    <w:rsid w:val="00D9346E"/>
    <w:rsid w:val="00D93C9F"/>
    <w:rsid w:val="00D94C17"/>
    <w:rsid w:val="00D94F82"/>
    <w:rsid w:val="00D95137"/>
    <w:rsid w:val="00D95492"/>
    <w:rsid w:val="00D9549E"/>
    <w:rsid w:val="00D95599"/>
    <w:rsid w:val="00D9586E"/>
    <w:rsid w:val="00D95F8B"/>
    <w:rsid w:val="00D961E9"/>
    <w:rsid w:val="00D963FE"/>
    <w:rsid w:val="00D967AE"/>
    <w:rsid w:val="00D96C3C"/>
    <w:rsid w:val="00D9734E"/>
    <w:rsid w:val="00D9767B"/>
    <w:rsid w:val="00DA1531"/>
    <w:rsid w:val="00DA21F9"/>
    <w:rsid w:val="00DA2D62"/>
    <w:rsid w:val="00DA2D80"/>
    <w:rsid w:val="00DA2DF7"/>
    <w:rsid w:val="00DA3363"/>
    <w:rsid w:val="00DA3AA9"/>
    <w:rsid w:val="00DA3E5A"/>
    <w:rsid w:val="00DA4508"/>
    <w:rsid w:val="00DA461A"/>
    <w:rsid w:val="00DA503D"/>
    <w:rsid w:val="00DA5211"/>
    <w:rsid w:val="00DA5F8C"/>
    <w:rsid w:val="00DA6545"/>
    <w:rsid w:val="00DA6896"/>
    <w:rsid w:val="00DA731C"/>
    <w:rsid w:val="00DA741C"/>
    <w:rsid w:val="00DA7C7D"/>
    <w:rsid w:val="00DB0238"/>
    <w:rsid w:val="00DB02F0"/>
    <w:rsid w:val="00DB0591"/>
    <w:rsid w:val="00DB1357"/>
    <w:rsid w:val="00DB1602"/>
    <w:rsid w:val="00DB1834"/>
    <w:rsid w:val="00DB1CF6"/>
    <w:rsid w:val="00DB2028"/>
    <w:rsid w:val="00DB23B8"/>
    <w:rsid w:val="00DB2824"/>
    <w:rsid w:val="00DB2A06"/>
    <w:rsid w:val="00DB3486"/>
    <w:rsid w:val="00DB36BB"/>
    <w:rsid w:val="00DB3777"/>
    <w:rsid w:val="00DB3C39"/>
    <w:rsid w:val="00DB453F"/>
    <w:rsid w:val="00DB4CB3"/>
    <w:rsid w:val="00DB5295"/>
    <w:rsid w:val="00DB5BC4"/>
    <w:rsid w:val="00DB5CD4"/>
    <w:rsid w:val="00DB7329"/>
    <w:rsid w:val="00DB7589"/>
    <w:rsid w:val="00DC0052"/>
    <w:rsid w:val="00DC0186"/>
    <w:rsid w:val="00DC01CC"/>
    <w:rsid w:val="00DC057A"/>
    <w:rsid w:val="00DC0C18"/>
    <w:rsid w:val="00DC17B4"/>
    <w:rsid w:val="00DC181D"/>
    <w:rsid w:val="00DC1D89"/>
    <w:rsid w:val="00DC204A"/>
    <w:rsid w:val="00DC2116"/>
    <w:rsid w:val="00DC2374"/>
    <w:rsid w:val="00DC33D4"/>
    <w:rsid w:val="00DC3682"/>
    <w:rsid w:val="00DC383A"/>
    <w:rsid w:val="00DC3F19"/>
    <w:rsid w:val="00DC3F2D"/>
    <w:rsid w:val="00DC41B2"/>
    <w:rsid w:val="00DC4696"/>
    <w:rsid w:val="00DC4B77"/>
    <w:rsid w:val="00DC50E4"/>
    <w:rsid w:val="00DC54B4"/>
    <w:rsid w:val="00DC59A0"/>
    <w:rsid w:val="00DC5BCC"/>
    <w:rsid w:val="00DC5FEB"/>
    <w:rsid w:val="00DC6038"/>
    <w:rsid w:val="00DC664B"/>
    <w:rsid w:val="00DC6BA9"/>
    <w:rsid w:val="00DC6FE8"/>
    <w:rsid w:val="00DC7017"/>
    <w:rsid w:val="00DC77EA"/>
    <w:rsid w:val="00DC7A68"/>
    <w:rsid w:val="00DC7AE0"/>
    <w:rsid w:val="00DD039F"/>
    <w:rsid w:val="00DD1180"/>
    <w:rsid w:val="00DD1B61"/>
    <w:rsid w:val="00DD1DAC"/>
    <w:rsid w:val="00DD2389"/>
    <w:rsid w:val="00DD25A5"/>
    <w:rsid w:val="00DD2BD0"/>
    <w:rsid w:val="00DD3003"/>
    <w:rsid w:val="00DD330A"/>
    <w:rsid w:val="00DD3E98"/>
    <w:rsid w:val="00DD4246"/>
    <w:rsid w:val="00DD43F2"/>
    <w:rsid w:val="00DD4684"/>
    <w:rsid w:val="00DD473A"/>
    <w:rsid w:val="00DD49FE"/>
    <w:rsid w:val="00DD4A20"/>
    <w:rsid w:val="00DD4BC8"/>
    <w:rsid w:val="00DD4E26"/>
    <w:rsid w:val="00DD55E6"/>
    <w:rsid w:val="00DD5674"/>
    <w:rsid w:val="00DD5911"/>
    <w:rsid w:val="00DD5B2B"/>
    <w:rsid w:val="00DD5DEC"/>
    <w:rsid w:val="00DD6E2C"/>
    <w:rsid w:val="00DD7BD0"/>
    <w:rsid w:val="00DD7C52"/>
    <w:rsid w:val="00DD7E64"/>
    <w:rsid w:val="00DE0482"/>
    <w:rsid w:val="00DE0588"/>
    <w:rsid w:val="00DE0AC3"/>
    <w:rsid w:val="00DE10FB"/>
    <w:rsid w:val="00DE1146"/>
    <w:rsid w:val="00DE1B8A"/>
    <w:rsid w:val="00DE1D7B"/>
    <w:rsid w:val="00DE1F18"/>
    <w:rsid w:val="00DE219C"/>
    <w:rsid w:val="00DE26A0"/>
    <w:rsid w:val="00DE2974"/>
    <w:rsid w:val="00DE2E80"/>
    <w:rsid w:val="00DE31ED"/>
    <w:rsid w:val="00DE3497"/>
    <w:rsid w:val="00DE3A43"/>
    <w:rsid w:val="00DE3D92"/>
    <w:rsid w:val="00DE4467"/>
    <w:rsid w:val="00DE45AC"/>
    <w:rsid w:val="00DE5502"/>
    <w:rsid w:val="00DE5CB9"/>
    <w:rsid w:val="00DE5E0E"/>
    <w:rsid w:val="00DE691A"/>
    <w:rsid w:val="00DE6B63"/>
    <w:rsid w:val="00DE7162"/>
    <w:rsid w:val="00DE727E"/>
    <w:rsid w:val="00DF05E3"/>
    <w:rsid w:val="00DF06A1"/>
    <w:rsid w:val="00DF0ACA"/>
    <w:rsid w:val="00DF0FFF"/>
    <w:rsid w:val="00DF1BC4"/>
    <w:rsid w:val="00DF1BC5"/>
    <w:rsid w:val="00DF1EDC"/>
    <w:rsid w:val="00DF231F"/>
    <w:rsid w:val="00DF2682"/>
    <w:rsid w:val="00DF310A"/>
    <w:rsid w:val="00DF3628"/>
    <w:rsid w:val="00DF3C6F"/>
    <w:rsid w:val="00DF4106"/>
    <w:rsid w:val="00DF433C"/>
    <w:rsid w:val="00DF45F5"/>
    <w:rsid w:val="00DF4942"/>
    <w:rsid w:val="00DF77AE"/>
    <w:rsid w:val="00DF7963"/>
    <w:rsid w:val="00DF7DB4"/>
    <w:rsid w:val="00E00376"/>
    <w:rsid w:val="00E0072B"/>
    <w:rsid w:val="00E00A3E"/>
    <w:rsid w:val="00E00C50"/>
    <w:rsid w:val="00E00DFD"/>
    <w:rsid w:val="00E02262"/>
    <w:rsid w:val="00E02A9C"/>
    <w:rsid w:val="00E02ADE"/>
    <w:rsid w:val="00E02BB0"/>
    <w:rsid w:val="00E03440"/>
    <w:rsid w:val="00E03854"/>
    <w:rsid w:val="00E06777"/>
    <w:rsid w:val="00E071ED"/>
    <w:rsid w:val="00E0773B"/>
    <w:rsid w:val="00E07846"/>
    <w:rsid w:val="00E07AF3"/>
    <w:rsid w:val="00E07FC5"/>
    <w:rsid w:val="00E101EB"/>
    <w:rsid w:val="00E10A71"/>
    <w:rsid w:val="00E10C2B"/>
    <w:rsid w:val="00E112F5"/>
    <w:rsid w:val="00E11DA2"/>
    <w:rsid w:val="00E11DCD"/>
    <w:rsid w:val="00E121CF"/>
    <w:rsid w:val="00E12800"/>
    <w:rsid w:val="00E130FB"/>
    <w:rsid w:val="00E13465"/>
    <w:rsid w:val="00E14CEA"/>
    <w:rsid w:val="00E14E1A"/>
    <w:rsid w:val="00E14E3E"/>
    <w:rsid w:val="00E1528A"/>
    <w:rsid w:val="00E15979"/>
    <w:rsid w:val="00E15FAA"/>
    <w:rsid w:val="00E16057"/>
    <w:rsid w:val="00E160DB"/>
    <w:rsid w:val="00E1619F"/>
    <w:rsid w:val="00E16A1B"/>
    <w:rsid w:val="00E16C3A"/>
    <w:rsid w:val="00E1708E"/>
    <w:rsid w:val="00E173A7"/>
    <w:rsid w:val="00E1754E"/>
    <w:rsid w:val="00E20081"/>
    <w:rsid w:val="00E205A3"/>
    <w:rsid w:val="00E209DD"/>
    <w:rsid w:val="00E20BAD"/>
    <w:rsid w:val="00E20C06"/>
    <w:rsid w:val="00E20E7A"/>
    <w:rsid w:val="00E20F14"/>
    <w:rsid w:val="00E217B8"/>
    <w:rsid w:val="00E218FD"/>
    <w:rsid w:val="00E21A5D"/>
    <w:rsid w:val="00E21EC9"/>
    <w:rsid w:val="00E2265D"/>
    <w:rsid w:val="00E22CF6"/>
    <w:rsid w:val="00E23A44"/>
    <w:rsid w:val="00E2452B"/>
    <w:rsid w:val="00E24F32"/>
    <w:rsid w:val="00E260D7"/>
    <w:rsid w:val="00E270A3"/>
    <w:rsid w:val="00E27AB8"/>
    <w:rsid w:val="00E30055"/>
    <w:rsid w:val="00E303D1"/>
    <w:rsid w:val="00E308EB"/>
    <w:rsid w:val="00E30DAC"/>
    <w:rsid w:val="00E31222"/>
    <w:rsid w:val="00E313C8"/>
    <w:rsid w:val="00E31AEA"/>
    <w:rsid w:val="00E31CE0"/>
    <w:rsid w:val="00E321CD"/>
    <w:rsid w:val="00E321DA"/>
    <w:rsid w:val="00E324A2"/>
    <w:rsid w:val="00E3256C"/>
    <w:rsid w:val="00E3257C"/>
    <w:rsid w:val="00E3297E"/>
    <w:rsid w:val="00E3394C"/>
    <w:rsid w:val="00E33C00"/>
    <w:rsid w:val="00E3412C"/>
    <w:rsid w:val="00E34A59"/>
    <w:rsid w:val="00E34C7B"/>
    <w:rsid w:val="00E357B9"/>
    <w:rsid w:val="00E3584E"/>
    <w:rsid w:val="00E35B26"/>
    <w:rsid w:val="00E35C57"/>
    <w:rsid w:val="00E35D61"/>
    <w:rsid w:val="00E35D9C"/>
    <w:rsid w:val="00E35F5B"/>
    <w:rsid w:val="00E3676B"/>
    <w:rsid w:val="00E36AF1"/>
    <w:rsid w:val="00E36C7E"/>
    <w:rsid w:val="00E37186"/>
    <w:rsid w:val="00E3722C"/>
    <w:rsid w:val="00E37575"/>
    <w:rsid w:val="00E3778B"/>
    <w:rsid w:val="00E400A3"/>
    <w:rsid w:val="00E40E1B"/>
    <w:rsid w:val="00E40FF8"/>
    <w:rsid w:val="00E410ED"/>
    <w:rsid w:val="00E41B5F"/>
    <w:rsid w:val="00E41C31"/>
    <w:rsid w:val="00E41E78"/>
    <w:rsid w:val="00E42C38"/>
    <w:rsid w:val="00E42CDF"/>
    <w:rsid w:val="00E43237"/>
    <w:rsid w:val="00E43351"/>
    <w:rsid w:val="00E437E3"/>
    <w:rsid w:val="00E43BEA"/>
    <w:rsid w:val="00E43C24"/>
    <w:rsid w:val="00E45085"/>
    <w:rsid w:val="00E4518E"/>
    <w:rsid w:val="00E452F6"/>
    <w:rsid w:val="00E458F3"/>
    <w:rsid w:val="00E45DEC"/>
    <w:rsid w:val="00E4600F"/>
    <w:rsid w:val="00E4613B"/>
    <w:rsid w:val="00E4628C"/>
    <w:rsid w:val="00E471C1"/>
    <w:rsid w:val="00E47DD0"/>
    <w:rsid w:val="00E50187"/>
    <w:rsid w:val="00E501C7"/>
    <w:rsid w:val="00E5022E"/>
    <w:rsid w:val="00E50241"/>
    <w:rsid w:val="00E50E5F"/>
    <w:rsid w:val="00E511A4"/>
    <w:rsid w:val="00E51775"/>
    <w:rsid w:val="00E5188D"/>
    <w:rsid w:val="00E51CD9"/>
    <w:rsid w:val="00E51F43"/>
    <w:rsid w:val="00E52673"/>
    <w:rsid w:val="00E52C25"/>
    <w:rsid w:val="00E52E06"/>
    <w:rsid w:val="00E52E3D"/>
    <w:rsid w:val="00E53147"/>
    <w:rsid w:val="00E53336"/>
    <w:rsid w:val="00E53C4E"/>
    <w:rsid w:val="00E542B5"/>
    <w:rsid w:val="00E54497"/>
    <w:rsid w:val="00E5584A"/>
    <w:rsid w:val="00E55B7A"/>
    <w:rsid w:val="00E55E8C"/>
    <w:rsid w:val="00E56127"/>
    <w:rsid w:val="00E5654B"/>
    <w:rsid w:val="00E5699A"/>
    <w:rsid w:val="00E56C34"/>
    <w:rsid w:val="00E56FCB"/>
    <w:rsid w:val="00E5752A"/>
    <w:rsid w:val="00E57702"/>
    <w:rsid w:val="00E579CC"/>
    <w:rsid w:val="00E6072B"/>
    <w:rsid w:val="00E60795"/>
    <w:rsid w:val="00E60896"/>
    <w:rsid w:val="00E60A86"/>
    <w:rsid w:val="00E60CFC"/>
    <w:rsid w:val="00E60F48"/>
    <w:rsid w:val="00E612EC"/>
    <w:rsid w:val="00E613A0"/>
    <w:rsid w:val="00E6148E"/>
    <w:rsid w:val="00E614BA"/>
    <w:rsid w:val="00E61819"/>
    <w:rsid w:val="00E61D13"/>
    <w:rsid w:val="00E61F6A"/>
    <w:rsid w:val="00E62394"/>
    <w:rsid w:val="00E6258C"/>
    <w:rsid w:val="00E62AE2"/>
    <w:rsid w:val="00E6355D"/>
    <w:rsid w:val="00E63595"/>
    <w:rsid w:val="00E63700"/>
    <w:rsid w:val="00E63E71"/>
    <w:rsid w:val="00E64351"/>
    <w:rsid w:val="00E64D50"/>
    <w:rsid w:val="00E65D4C"/>
    <w:rsid w:val="00E65F86"/>
    <w:rsid w:val="00E6633E"/>
    <w:rsid w:val="00E663E2"/>
    <w:rsid w:val="00E67015"/>
    <w:rsid w:val="00E67DB5"/>
    <w:rsid w:val="00E67F40"/>
    <w:rsid w:val="00E7083A"/>
    <w:rsid w:val="00E70D0E"/>
    <w:rsid w:val="00E713FB"/>
    <w:rsid w:val="00E715AA"/>
    <w:rsid w:val="00E71B85"/>
    <w:rsid w:val="00E71C3A"/>
    <w:rsid w:val="00E71D15"/>
    <w:rsid w:val="00E72312"/>
    <w:rsid w:val="00E72623"/>
    <w:rsid w:val="00E734B7"/>
    <w:rsid w:val="00E73753"/>
    <w:rsid w:val="00E739D2"/>
    <w:rsid w:val="00E73C4F"/>
    <w:rsid w:val="00E7459A"/>
    <w:rsid w:val="00E74F49"/>
    <w:rsid w:val="00E76721"/>
    <w:rsid w:val="00E76A59"/>
    <w:rsid w:val="00E76BC7"/>
    <w:rsid w:val="00E76F05"/>
    <w:rsid w:val="00E77571"/>
    <w:rsid w:val="00E77F8F"/>
    <w:rsid w:val="00E7CB21"/>
    <w:rsid w:val="00E8029C"/>
    <w:rsid w:val="00E80C4D"/>
    <w:rsid w:val="00E80ECE"/>
    <w:rsid w:val="00E8137C"/>
    <w:rsid w:val="00E814B1"/>
    <w:rsid w:val="00E81FB8"/>
    <w:rsid w:val="00E82DCC"/>
    <w:rsid w:val="00E83291"/>
    <w:rsid w:val="00E83863"/>
    <w:rsid w:val="00E8392D"/>
    <w:rsid w:val="00E83FB8"/>
    <w:rsid w:val="00E849E6"/>
    <w:rsid w:val="00E861A8"/>
    <w:rsid w:val="00E8650F"/>
    <w:rsid w:val="00E86BBB"/>
    <w:rsid w:val="00E8E499"/>
    <w:rsid w:val="00E9056F"/>
    <w:rsid w:val="00E90FB4"/>
    <w:rsid w:val="00E90FD6"/>
    <w:rsid w:val="00E91889"/>
    <w:rsid w:val="00E91D8D"/>
    <w:rsid w:val="00E925D5"/>
    <w:rsid w:val="00E927C8"/>
    <w:rsid w:val="00E92EAC"/>
    <w:rsid w:val="00E930C0"/>
    <w:rsid w:val="00E93298"/>
    <w:rsid w:val="00E93A76"/>
    <w:rsid w:val="00E93EEA"/>
    <w:rsid w:val="00E94857"/>
    <w:rsid w:val="00E94E65"/>
    <w:rsid w:val="00E950F1"/>
    <w:rsid w:val="00E953E6"/>
    <w:rsid w:val="00E95598"/>
    <w:rsid w:val="00E9648A"/>
    <w:rsid w:val="00E96678"/>
    <w:rsid w:val="00E9712A"/>
    <w:rsid w:val="00E97913"/>
    <w:rsid w:val="00E97A23"/>
    <w:rsid w:val="00E97BE2"/>
    <w:rsid w:val="00E97CA1"/>
    <w:rsid w:val="00EA044C"/>
    <w:rsid w:val="00EA11E9"/>
    <w:rsid w:val="00EA17D1"/>
    <w:rsid w:val="00EA2ACB"/>
    <w:rsid w:val="00EA3735"/>
    <w:rsid w:val="00EA3C8D"/>
    <w:rsid w:val="00EA433F"/>
    <w:rsid w:val="00EA43EC"/>
    <w:rsid w:val="00EA454F"/>
    <w:rsid w:val="00EA48D8"/>
    <w:rsid w:val="00EA5551"/>
    <w:rsid w:val="00EA5754"/>
    <w:rsid w:val="00EA634F"/>
    <w:rsid w:val="00EA69C9"/>
    <w:rsid w:val="00EA6DA8"/>
    <w:rsid w:val="00EA73FF"/>
    <w:rsid w:val="00EA78CB"/>
    <w:rsid w:val="00EA7931"/>
    <w:rsid w:val="00EA7A59"/>
    <w:rsid w:val="00EB0556"/>
    <w:rsid w:val="00EB059B"/>
    <w:rsid w:val="00EB0646"/>
    <w:rsid w:val="00EB08F8"/>
    <w:rsid w:val="00EB0FA5"/>
    <w:rsid w:val="00EB1611"/>
    <w:rsid w:val="00EB198C"/>
    <w:rsid w:val="00EB205B"/>
    <w:rsid w:val="00EB2B8B"/>
    <w:rsid w:val="00EB3911"/>
    <w:rsid w:val="00EB3E1D"/>
    <w:rsid w:val="00EB3F6B"/>
    <w:rsid w:val="00EB44D6"/>
    <w:rsid w:val="00EB452B"/>
    <w:rsid w:val="00EB5D79"/>
    <w:rsid w:val="00EB625C"/>
    <w:rsid w:val="00EB62A5"/>
    <w:rsid w:val="00EB63FF"/>
    <w:rsid w:val="00EB656A"/>
    <w:rsid w:val="00EB699F"/>
    <w:rsid w:val="00EB74EE"/>
    <w:rsid w:val="00EB7DEC"/>
    <w:rsid w:val="00EB7F1D"/>
    <w:rsid w:val="00EC0097"/>
    <w:rsid w:val="00EC01A7"/>
    <w:rsid w:val="00EC0BB5"/>
    <w:rsid w:val="00EC0D4F"/>
    <w:rsid w:val="00EC256F"/>
    <w:rsid w:val="00EC282C"/>
    <w:rsid w:val="00EC2BDE"/>
    <w:rsid w:val="00EC3300"/>
    <w:rsid w:val="00EC393C"/>
    <w:rsid w:val="00EC4159"/>
    <w:rsid w:val="00EC50CE"/>
    <w:rsid w:val="00EC5166"/>
    <w:rsid w:val="00EC5671"/>
    <w:rsid w:val="00EC5A71"/>
    <w:rsid w:val="00EC5B3A"/>
    <w:rsid w:val="00EC5BAC"/>
    <w:rsid w:val="00EC5C51"/>
    <w:rsid w:val="00EC6601"/>
    <w:rsid w:val="00EC735C"/>
    <w:rsid w:val="00EC7559"/>
    <w:rsid w:val="00EC766E"/>
    <w:rsid w:val="00EC7C05"/>
    <w:rsid w:val="00EC7D8D"/>
    <w:rsid w:val="00ED0448"/>
    <w:rsid w:val="00ED056E"/>
    <w:rsid w:val="00ED0B7F"/>
    <w:rsid w:val="00ED0DF4"/>
    <w:rsid w:val="00ED1027"/>
    <w:rsid w:val="00ED16DB"/>
    <w:rsid w:val="00ED1948"/>
    <w:rsid w:val="00ED21BA"/>
    <w:rsid w:val="00ED26AD"/>
    <w:rsid w:val="00ED2E80"/>
    <w:rsid w:val="00ED31D1"/>
    <w:rsid w:val="00ED3345"/>
    <w:rsid w:val="00ED3834"/>
    <w:rsid w:val="00ED41F4"/>
    <w:rsid w:val="00ED4E9C"/>
    <w:rsid w:val="00ED51E8"/>
    <w:rsid w:val="00ED5208"/>
    <w:rsid w:val="00ED6052"/>
    <w:rsid w:val="00ED63F1"/>
    <w:rsid w:val="00ED681D"/>
    <w:rsid w:val="00ED74D2"/>
    <w:rsid w:val="00ED76CD"/>
    <w:rsid w:val="00ED78DB"/>
    <w:rsid w:val="00ED7C11"/>
    <w:rsid w:val="00ED7E5F"/>
    <w:rsid w:val="00EE057E"/>
    <w:rsid w:val="00EE0B5F"/>
    <w:rsid w:val="00EE1163"/>
    <w:rsid w:val="00EE1598"/>
    <w:rsid w:val="00EE1A26"/>
    <w:rsid w:val="00EE2589"/>
    <w:rsid w:val="00EE2A24"/>
    <w:rsid w:val="00EE2DBC"/>
    <w:rsid w:val="00EE3264"/>
    <w:rsid w:val="00EE3397"/>
    <w:rsid w:val="00EE3901"/>
    <w:rsid w:val="00EE3BAA"/>
    <w:rsid w:val="00EE3BDB"/>
    <w:rsid w:val="00EE3C05"/>
    <w:rsid w:val="00EE3F6E"/>
    <w:rsid w:val="00EE50FF"/>
    <w:rsid w:val="00EE5B53"/>
    <w:rsid w:val="00EE5D68"/>
    <w:rsid w:val="00EE619D"/>
    <w:rsid w:val="00EE7398"/>
    <w:rsid w:val="00EF01DD"/>
    <w:rsid w:val="00EF0A59"/>
    <w:rsid w:val="00EF1543"/>
    <w:rsid w:val="00EF154C"/>
    <w:rsid w:val="00EF166A"/>
    <w:rsid w:val="00EF1BB9"/>
    <w:rsid w:val="00EF2216"/>
    <w:rsid w:val="00EF28B0"/>
    <w:rsid w:val="00EF30EF"/>
    <w:rsid w:val="00EF3ADB"/>
    <w:rsid w:val="00EF3C1D"/>
    <w:rsid w:val="00EF3EE3"/>
    <w:rsid w:val="00EF3FB5"/>
    <w:rsid w:val="00EF40DC"/>
    <w:rsid w:val="00EF41A9"/>
    <w:rsid w:val="00EF4378"/>
    <w:rsid w:val="00EF4AEC"/>
    <w:rsid w:val="00EF540E"/>
    <w:rsid w:val="00EF608F"/>
    <w:rsid w:val="00EF6450"/>
    <w:rsid w:val="00EF6B69"/>
    <w:rsid w:val="00EF6C2B"/>
    <w:rsid w:val="00EF6F1D"/>
    <w:rsid w:val="00EF7899"/>
    <w:rsid w:val="00EF7AD7"/>
    <w:rsid w:val="00EF7B39"/>
    <w:rsid w:val="00EF7BAB"/>
    <w:rsid w:val="00EF7C70"/>
    <w:rsid w:val="00F00670"/>
    <w:rsid w:val="00F00AC5"/>
    <w:rsid w:val="00F01005"/>
    <w:rsid w:val="00F0108A"/>
    <w:rsid w:val="00F01266"/>
    <w:rsid w:val="00F014B1"/>
    <w:rsid w:val="00F018F9"/>
    <w:rsid w:val="00F01BA0"/>
    <w:rsid w:val="00F028A6"/>
    <w:rsid w:val="00F02E8B"/>
    <w:rsid w:val="00F02FC6"/>
    <w:rsid w:val="00F0380D"/>
    <w:rsid w:val="00F04A38"/>
    <w:rsid w:val="00F05692"/>
    <w:rsid w:val="00F06AC7"/>
    <w:rsid w:val="00F07065"/>
    <w:rsid w:val="00F07090"/>
    <w:rsid w:val="00F073FF"/>
    <w:rsid w:val="00F0743A"/>
    <w:rsid w:val="00F07CC5"/>
    <w:rsid w:val="00F07D37"/>
    <w:rsid w:val="00F07E35"/>
    <w:rsid w:val="00F11413"/>
    <w:rsid w:val="00F13617"/>
    <w:rsid w:val="00F13BC1"/>
    <w:rsid w:val="00F13C51"/>
    <w:rsid w:val="00F13DE5"/>
    <w:rsid w:val="00F13E97"/>
    <w:rsid w:val="00F13F3A"/>
    <w:rsid w:val="00F14E60"/>
    <w:rsid w:val="00F14EE6"/>
    <w:rsid w:val="00F15135"/>
    <w:rsid w:val="00F15410"/>
    <w:rsid w:val="00F15589"/>
    <w:rsid w:val="00F15913"/>
    <w:rsid w:val="00F16701"/>
    <w:rsid w:val="00F1698E"/>
    <w:rsid w:val="00F16DDC"/>
    <w:rsid w:val="00F16F87"/>
    <w:rsid w:val="00F172F8"/>
    <w:rsid w:val="00F17399"/>
    <w:rsid w:val="00F17699"/>
    <w:rsid w:val="00F1789A"/>
    <w:rsid w:val="00F17BF1"/>
    <w:rsid w:val="00F201B0"/>
    <w:rsid w:val="00F2041B"/>
    <w:rsid w:val="00F2071E"/>
    <w:rsid w:val="00F2198A"/>
    <w:rsid w:val="00F21D2A"/>
    <w:rsid w:val="00F22C54"/>
    <w:rsid w:val="00F236F6"/>
    <w:rsid w:val="00F23CC4"/>
    <w:rsid w:val="00F241E2"/>
    <w:rsid w:val="00F24F81"/>
    <w:rsid w:val="00F250EA"/>
    <w:rsid w:val="00F25EFA"/>
    <w:rsid w:val="00F26A1C"/>
    <w:rsid w:val="00F26B3A"/>
    <w:rsid w:val="00F26B69"/>
    <w:rsid w:val="00F26CEE"/>
    <w:rsid w:val="00F273E0"/>
    <w:rsid w:val="00F27B63"/>
    <w:rsid w:val="00F27E85"/>
    <w:rsid w:val="00F30224"/>
    <w:rsid w:val="00F302FB"/>
    <w:rsid w:val="00F308B4"/>
    <w:rsid w:val="00F31EA2"/>
    <w:rsid w:val="00F32365"/>
    <w:rsid w:val="00F326E6"/>
    <w:rsid w:val="00F32941"/>
    <w:rsid w:val="00F329A8"/>
    <w:rsid w:val="00F32DE7"/>
    <w:rsid w:val="00F33577"/>
    <w:rsid w:val="00F33E56"/>
    <w:rsid w:val="00F34F1B"/>
    <w:rsid w:val="00F352ED"/>
    <w:rsid w:val="00F354A7"/>
    <w:rsid w:val="00F35757"/>
    <w:rsid w:val="00F35902"/>
    <w:rsid w:val="00F36182"/>
    <w:rsid w:val="00F366FA"/>
    <w:rsid w:val="00F373E4"/>
    <w:rsid w:val="00F3753A"/>
    <w:rsid w:val="00F37674"/>
    <w:rsid w:val="00F376D0"/>
    <w:rsid w:val="00F40725"/>
    <w:rsid w:val="00F40FE9"/>
    <w:rsid w:val="00F41C74"/>
    <w:rsid w:val="00F41CDE"/>
    <w:rsid w:val="00F42870"/>
    <w:rsid w:val="00F439E2"/>
    <w:rsid w:val="00F43DC5"/>
    <w:rsid w:val="00F43DE5"/>
    <w:rsid w:val="00F43E8A"/>
    <w:rsid w:val="00F44501"/>
    <w:rsid w:val="00F44A4C"/>
    <w:rsid w:val="00F44B28"/>
    <w:rsid w:val="00F454B6"/>
    <w:rsid w:val="00F4592F"/>
    <w:rsid w:val="00F45D3A"/>
    <w:rsid w:val="00F46D93"/>
    <w:rsid w:val="00F46E52"/>
    <w:rsid w:val="00F46EEA"/>
    <w:rsid w:val="00F4797B"/>
    <w:rsid w:val="00F512A1"/>
    <w:rsid w:val="00F51C28"/>
    <w:rsid w:val="00F52014"/>
    <w:rsid w:val="00F52F7D"/>
    <w:rsid w:val="00F53F7B"/>
    <w:rsid w:val="00F54811"/>
    <w:rsid w:val="00F54B20"/>
    <w:rsid w:val="00F550BE"/>
    <w:rsid w:val="00F550D6"/>
    <w:rsid w:val="00F55EEF"/>
    <w:rsid w:val="00F56172"/>
    <w:rsid w:val="00F56616"/>
    <w:rsid w:val="00F566AB"/>
    <w:rsid w:val="00F572E0"/>
    <w:rsid w:val="00F57479"/>
    <w:rsid w:val="00F575BA"/>
    <w:rsid w:val="00F5770C"/>
    <w:rsid w:val="00F57B57"/>
    <w:rsid w:val="00F60046"/>
    <w:rsid w:val="00F6034E"/>
    <w:rsid w:val="00F60BE3"/>
    <w:rsid w:val="00F611DB"/>
    <w:rsid w:val="00F61455"/>
    <w:rsid w:val="00F61496"/>
    <w:rsid w:val="00F61D2F"/>
    <w:rsid w:val="00F62C94"/>
    <w:rsid w:val="00F62E15"/>
    <w:rsid w:val="00F63B52"/>
    <w:rsid w:val="00F63FFF"/>
    <w:rsid w:val="00F6457C"/>
    <w:rsid w:val="00F65195"/>
    <w:rsid w:val="00F65BE5"/>
    <w:rsid w:val="00F66018"/>
    <w:rsid w:val="00F662A0"/>
    <w:rsid w:val="00F66C1D"/>
    <w:rsid w:val="00F66CA8"/>
    <w:rsid w:val="00F67C83"/>
    <w:rsid w:val="00F70764"/>
    <w:rsid w:val="00F709ED"/>
    <w:rsid w:val="00F70D53"/>
    <w:rsid w:val="00F7100A"/>
    <w:rsid w:val="00F7102B"/>
    <w:rsid w:val="00F71A88"/>
    <w:rsid w:val="00F71FA7"/>
    <w:rsid w:val="00F7254D"/>
    <w:rsid w:val="00F73299"/>
    <w:rsid w:val="00F73322"/>
    <w:rsid w:val="00F741EF"/>
    <w:rsid w:val="00F74245"/>
    <w:rsid w:val="00F7473B"/>
    <w:rsid w:val="00F752D1"/>
    <w:rsid w:val="00F7575A"/>
    <w:rsid w:val="00F7693B"/>
    <w:rsid w:val="00F76B0F"/>
    <w:rsid w:val="00F76B52"/>
    <w:rsid w:val="00F76F99"/>
    <w:rsid w:val="00F76FF2"/>
    <w:rsid w:val="00F77CE5"/>
    <w:rsid w:val="00F77E09"/>
    <w:rsid w:val="00F807B3"/>
    <w:rsid w:val="00F80A22"/>
    <w:rsid w:val="00F80C41"/>
    <w:rsid w:val="00F815B4"/>
    <w:rsid w:val="00F823AC"/>
    <w:rsid w:val="00F82A85"/>
    <w:rsid w:val="00F83014"/>
    <w:rsid w:val="00F83563"/>
    <w:rsid w:val="00F83D9B"/>
    <w:rsid w:val="00F83F41"/>
    <w:rsid w:val="00F8442C"/>
    <w:rsid w:val="00F846BE"/>
    <w:rsid w:val="00F84A2E"/>
    <w:rsid w:val="00F84DFC"/>
    <w:rsid w:val="00F85251"/>
    <w:rsid w:val="00F85619"/>
    <w:rsid w:val="00F86015"/>
    <w:rsid w:val="00F873D7"/>
    <w:rsid w:val="00F87425"/>
    <w:rsid w:val="00F87733"/>
    <w:rsid w:val="00F87ED4"/>
    <w:rsid w:val="00F90D0D"/>
    <w:rsid w:val="00F913F4"/>
    <w:rsid w:val="00F91592"/>
    <w:rsid w:val="00F9189D"/>
    <w:rsid w:val="00F91BCF"/>
    <w:rsid w:val="00F92051"/>
    <w:rsid w:val="00F92590"/>
    <w:rsid w:val="00F92ECA"/>
    <w:rsid w:val="00F92F07"/>
    <w:rsid w:val="00F9333C"/>
    <w:rsid w:val="00F94125"/>
    <w:rsid w:val="00F941EC"/>
    <w:rsid w:val="00F95258"/>
    <w:rsid w:val="00F954F0"/>
    <w:rsid w:val="00F9560A"/>
    <w:rsid w:val="00F95775"/>
    <w:rsid w:val="00F95E05"/>
    <w:rsid w:val="00F9642B"/>
    <w:rsid w:val="00F96670"/>
    <w:rsid w:val="00F969F1"/>
    <w:rsid w:val="00F96BD9"/>
    <w:rsid w:val="00F9736F"/>
    <w:rsid w:val="00F976CA"/>
    <w:rsid w:val="00F9778A"/>
    <w:rsid w:val="00F97818"/>
    <w:rsid w:val="00F97F9E"/>
    <w:rsid w:val="00FA06A3"/>
    <w:rsid w:val="00FA177C"/>
    <w:rsid w:val="00FA1CB8"/>
    <w:rsid w:val="00FA202B"/>
    <w:rsid w:val="00FA20D8"/>
    <w:rsid w:val="00FA2160"/>
    <w:rsid w:val="00FA22FE"/>
    <w:rsid w:val="00FA2C82"/>
    <w:rsid w:val="00FA301C"/>
    <w:rsid w:val="00FA326A"/>
    <w:rsid w:val="00FA3647"/>
    <w:rsid w:val="00FA36BA"/>
    <w:rsid w:val="00FA3B0D"/>
    <w:rsid w:val="00FA3EC4"/>
    <w:rsid w:val="00FA4807"/>
    <w:rsid w:val="00FA5197"/>
    <w:rsid w:val="00FA53B8"/>
    <w:rsid w:val="00FA583C"/>
    <w:rsid w:val="00FA598B"/>
    <w:rsid w:val="00FA6BDA"/>
    <w:rsid w:val="00FA72F0"/>
    <w:rsid w:val="00FA773F"/>
    <w:rsid w:val="00FB038D"/>
    <w:rsid w:val="00FB05A3"/>
    <w:rsid w:val="00FB05E8"/>
    <w:rsid w:val="00FB0A2B"/>
    <w:rsid w:val="00FB0A65"/>
    <w:rsid w:val="00FB0DDB"/>
    <w:rsid w:val="00FB0FC1"/>
    <w:rsid w:val="00FB1EED"/>
    <w:rsid w:val="00FB27D9"/>
    <w:rsid w:val="00FB2A76"/>
    <w:rsid w:val="00FB35A6"/>
    <w:rsid w:val="00FB38C6"/>
    <w:rsid w:val="00FB43BB"/>
    <w:rsid w:val="00FB48D3"/>
    <w:rsid w:val="00FB4D5E"/>
    <w:rsid w:val="00FB4DB3"/>
    <w:rsid w:val="00FB51D5"/>
    <w:rsid w:val="00FB53B0"/>
    <w:rsid w:val="00FB54CA"/>
    <w:rsid w:val="00FB5B38"/>
    <w:rsid w:val="00FB5C74"/>
    <w:rsid w:val="00FB6754"/>
    <w:rsid w:val="00FB6806"/>
    <w:rsid w:val="00FB6F3A"/>
    <w:rsid w:val="00FB71BC"/>
    <w:rsid w:val="00FB77D8"/>
    <w:rsid w:val="00FB7AF3"/>
    <w:rsid w:val="00FB7EBD"/>
    <w:rsid w:val="00FB7F59"/>
    <w:rsid w:val="00FC01F4"/>
    <w:rsid w:val="00FC0FF1"/>
    <w:rsid w:val="00FC1361"/>
    <w:rsid w:val="00FC1384"/>
    <w:rsid w:val="00FC179E"/>
    <w:rsid w:val="00FC1802"/>
    <w:rsid w:val="00FC2682"/>
    <w:rsid w:val="00FC2943"/>
    <w:rsid w:val="00FC3C9E"/>
    <w:rsid w:val="00FC3FC6"/>
    <w:rsid w:val="00FC4402"/>
    <w:rsid w:val="00FC48D0"/>
    <w:rsid w:val="00FC4954"/>
    <w:rsid w:val="00FC49F4"/>
    <w:rsid w:val="00FC4C09"/>
    <w:rsid w:val="00FC551D"/>
    <w:rsid w:val="00FC561D"/>
    <w:rsid w:val="00FC5F7E"/>
    <w:rsid w:val="00FC60CC"/>
    <w:rsid w:val="00FC631C"/>
    <w:rsid w:val="00FC6379"/>
    <w:rsid w:val="00FC6715"/>
    <w:rsid w:val="00FC6F22"/>
    <w:rsid w:val="00FC7416"/>
    <w:rsid w:val="00FD1271"/>
    <w:rsid w:val="00FD1324"/>
    <w:rsid w:val="00FD2194"/>
    <w:rsid w:val="00FD29EF"/>
    <w:rsid w:val="00FD2FE9"/>
    <w:rsid w:val="00FD3639"/>
    <w:rsid w:val="00FD40B8"/>
    <w:rsid w:val="00FD42CB"/>
    <w:rsid w:val="00FD44A6"/>
    <w:rsid w:val="00FD4509"/>
    <w:rsid w:val="00FD465D"/>
    <w:rsid w:val="00FD49AC"/>
    <w:rsid w:val="00FD520C"/>
    <w:rsid w:val="00FD528C"/>
    <w:rsid w:val="00FD5557"/>
    <w:rsid w:val="00FD5813"/>
    <w:rsid w:val="00FD593A"/>
    <w:rsid w:val="00FD6100"/>
    <w:rsid w:val="00FD6575"/>
    <w:rsid w:val="00FD7093"/>
    <w:rsid w:val="00FD7271"/>
    <w:rsid w:val="00FD75E9"/>
    <w:rsid w:val="00FD7938"/>
    <w:rsid w:val="00FD7B7E"/>
    <w:rsid w:val="00FE0354"/>
    <w:rsid w:val="00FE048F"/>
    <w:rsid w:val="00FE10B6"/>
    <w:rsid w:val="00FE10BE"/>
    <w:rsid w:val="00FE1289"/>
    <w:rsid w:val="00FE13D9"/>
    <w:rsid w:val="00FE175D"/>
    <w:rsid w:val="00FE1B96"/>
    <w:rsid w:val="00FE239E"/>
    <w:rsid w:val="00FE28E1"/>
    <w:rsid w:val="00FE30AC"/>
    <w:rsid w:val="00FE3A50"/>
    <w:rsid w:val="00FE3E0D"/>
    <w:rsid w:val="00FE42B1"/>
    <w:rsid w:val="00FE430D"/>
    <w:rsid w:val="00FE4543"/>
    <w:rsid w:val="00FE4A5D"/>
    <w:rsid w:val="00FE4F89"/>
    <w:rsid w:val="00FE546E"/>
    <w:rsid w:val="00FE69CF"/>
    <w:rsid w:val="00FE721A"/>
    <w:rsid w:val="00FE7562"/>
    <w:rsid w:val="00FE7BBA"/>
    <w:rsid w:val="00FE7DDF"/>
    <w:rsid w:val="00FE7F08"/>
    <w:rsid w:val="00FE7F73"/>
    <w:rsid w:val="00FE7FCD"/>
    <w:rsid w:val="00FF026A"/>
    <w:rsid w:val="00FF0320"/>
    <w:rsid w:val="00FF0BBC"/>
    <w:rsid w:val="00FF1F6F"/>
    <w:rsid w:val="00FF20E3"/>
    <w:rsid w:val="00FF29CE"/>
    <w:rsid w:val="00FF29DB"/>
    <w:rsid w:val="00FF3D41"/>
    <w:rsid w:val="00FF3F4A"/>
    <w:rsid w:val="00FF5467"/>
    <w:rsid w:val="00FF58CA"/>
    <w:rsid w:val="00FF6007"/>
    <w:rsid w:val="00FF7370"/>
    <w:rsid w:val="00FF7382"/>
    <w:rsid w:val="00FF7A7D"/>
    <w:rsid w:val="01003C6A"/>
    <w:rsid w:val="01016788"/>
    <w:rsid w:val="01031644"/>
    <w:rsid w:val="01038036"/>
    <w:rsid w:val="0103BAD0"/>
    <w:rsid w:val="010D6F73"/>
    <w:rsid w:val="010FD362"/>
    <w:rsid w:val="010FE5A0"/>
    <w:rsid w:val="011682E7"/>
    <w:rsid w:val="011B71A1"/>
    <w:rsid w:val="011E6609"/>
    <w:rsid w:val="011EA5F5"/>
    <w:rsid w:val="0125F894"/>
    <w:rsid w:val="01283054"/>
    <w:rsid w:val="012ADCFE"/>
    <w:rsid w:val="0133B09E"/>
    <w:rsid w:val="0136C0E4"/>
    <w:rsid w:val="01384991"/>
    <w:rsid w:val="013AD250"/>
    <w:rsid w:val="013C2F1D"/>
    <w:rsid w:val="013EB7AA"/>
    <w:rsid w:val="0141E51D"/>
    <w:rsid w:val="01485E79"/>
    <w:rsid w:val="014CB576"/>
    <w:rsid w:val="014D1E2C"/>
    <w:rsid w:val="014D2925"/>
    <w:rsid w:val="014F687E"/>
    <w:rsid w:val="015CDD24"/>
    <w:rsid w:val="015FD0A8"/>
    <w:rsid w:val="0161CC40"/>
    <w:rsid w:val="01678A0C"/>
    <w:rsid w:val="016A73E9"/>
    <w:rsid w:val="016B64A9"/>
    <w:rsid w:val="017008F0"/>
    <w:rsid w:val="01753E3D"/>
    <w:rsid w:val="0179F024"/>
    <w:rsid w:val="0181731E"/>
    <w:rsid w:val="018809E5"/>
    <w:rsid w:val="018FCBE6"/>
    <w:rsid w:val="01927628"/>
    <w:rsid w:val="01948ECB"/>
    <w:rsid w:val="019A6061"/>
    <w:rsid w:val="019DDC7D"/>
    <w:rsid w:val="019FD666"/>
    <w:rsid w:val="01B2EFF6"/>
    <w:rsid w:val="01B4CFF4"/>
    <w:rsid w:val="01C6910A"/>
    <w:rsid w:val="01C751E0"/>
    <w:rsid w:val="01C7A0FA"/>
    <w:rsid w:val="01CFD790"/>
    <w:rsid w:val="01D442BB"/>
    <w:rsid w:val="01D7D40F"/>
    <w:rsid w:val="01DA27A5"/>
    <w:rsid w:val="01DAE539"/>
    <w:rsid w:val="01DF0E3E"/>
    <w:rsid w:val="01EFBA4C"/>
    <w:rsid w:val="01F22E3E"/>
    <w:rsid w:val="01FFE1D2"/>
    <w:rsid w:val="020976BB"/>
    <w:rsid w:val="020AD29B"/>
    <w:rsid w:val="020AF433"/>
    <w:rsid w:val="020E050B"/>
    <w:rsid w:val="020E9716"/>
    <w:rsid w:val="0210A736"/>
    <w:rsid w:val="022390F7"/>
    <w:rsid w:val="0226DBFE"/>
    <w:rsid w:val="022B558B"/>
    <w:rsid w:val="0232759A"/>
    <w:rsid w:val="023D7BD2"/>
    <w:rsid w:val="0242434C"/>
    <w:rsid w:val="02435633"/>
    <w:rsid w:val="02451E26"/>
    <w:rsid w:val="02462321"/>
    <w:rsid w:val="024A3776"/>
    <w:rsid w:val="024B0000"/>
    <w:rsid w:val="024C8814"/>
    <w:rsid w:val="02528180"/>
    <w:rsid w:val="0252EA98"/>
    <w:rsid w:val="02574B8E"/>
    <w:rsid w:val="025AC8E1"/>
    <w:rsid w:val="0266BD91"/>
    <w:rsid w:val="02687D01"/>
    <w:rsid w:val="026A2FDB"/>
    <w:rsid w:val="026CB186"/>
    <w:rsid w:val="026CFCD5"/>
    <w:rsid w:val="026D9938"/>
    <w:rsid w:val="0272798A"/>
    <w:rsid w:val="0273B900"/>
    <w:rsid w:val="02777E25"/>
    <w:rsid w:val="027CF8E4"/>
    <w:rsid w:val="0282ECBB"/>
    <w:rsid w:val="028920EF"/>
    <w:rsid w:val="028B0E28"/>
    <w:rsid w:val="02957582"/>
    <w:rsid w:val="0297A534"/>
    <w:rsid w:val="029B6750"/>
    <w:rsid w:val="029C10C6"/>
    <w:rsid w:val="02A54266"/>
    <w:rsid w:val="02A621F9"/>
    <w:rsid w:val="02A7C352"/>
    <w:rsid w:val="02AE6172"/>
    <w:rsid w:val="02AF17A8"/>
    <w:rsid w:val="02B56747"/>
    <w:rsid w:val="02B9B28E"/>
    <w:rsid w:val="02BC6595"/>
    <w:rsid w:val="02BC9F70"/>
    <w:rsid w:val="02BD9A99"/>
    <w:rsid w:val="02CC5B0A"/>
    <w:rsid w:val="02CCD9A1"/>
    <w:rsid w:val="02CCDED6"/>
    <w:rsid w:val="02CDF64E"/>
    <w:rsid w:val="02D21230"/>
    <w:rsid w:val="02DFE7AA"/>
    <w:rsid w:val="02E19A0A"/>
    <w:rsid w:val="02E2C7E2"/>
    <w:rsid w:val="02F2BF1D"/>
    <w:rsid w:val="02F6B270"/>
    <w:rsid w:val="03018505"/>
    <w:rsid w:val="0301905A"/>
    <w:rsid w:val="030ECE87"/>
    <w:rsid w:val="0317007E"/>
    <w:rsid w:val="031D2987"/>
    <w:rsid w:val="03248DC2"/>
    <w:rsid w:val="0327F4EE"/>
    <w:rsid w:val="032E62F8"/>
    <w:rsid w:val="03303678"/>
    <w:rsid w:val="033230C4"/>
    <w:rsid w:val="033AEC01"/>
    <w:rsid w:val="033DD922"/>
    <w:rsid w:val="033FD4CA"/>
    <w:rsid w:val="034041F1"/>
    <w:rsid w:val="0349ED50"/>
    <w:rsid w:val="034B4E03"/>
    <w:rsid w:val="0355A4C1"/>
    <w:rsid w:val="03574EA5"/>
    <w:rsid w:val="0364A1CF"/>
    <w:rsid w:val="036530A9"/>
    <w:rsid w:val="0365D198"/>
    <w:rsid w:val="0372D41D"/>
    <w:rsid w:val="03744760"/>
    <w:rsid w:val="037A738F"/>
    <w:rsid w:val="037F6EFA"/>
    <w:rsid w:val="0382C90F"/>
    <w:rsid w:val="0385B8E3"/>
    <w:rsid w:val="0385F74F"/>
    <w:rsid w:val="038C39B1"/>
    <w:rsid w:val="038F4414"/>
    <w:rsid w:val="039711EA"/>
    <w:rsid w:val="03A045EA"/>
    <w:rsid w:val="03A1F427"/>
    <w:rsid w:val="03A41261"/>
    <w:rsid w:val="03A46B59"/>
    <w:rsid w:val="03A5175B"/>
    <w:rsid w:val="03A8E094"/>
    <w:rsid w:val="03AA6335"/>
    <w:rsid w:val="03B2A6F3"/>
    <w:rsid w:val="03B6AD41"/>
    <w:rsid w:val="03BAB9EC"/>
    <w:rsid w:val="03BE0B74"/>
    <w:rsid w:val="03C242F3"/>
    <w:rsid w:val="03C5A15B"/>
    <w:rsid w:val="03C5E8F8"/>
    <w:rsid w:val="03CCAC82"/>
    <w:rsid w:val="03D15A7A"/>
    <w:rsid w:val="03D4A65D"/>
    <w:rsid w:val="03D6FFBC"/>
    <w:rsid w:val="03D9211F"/>
    <w:rsid w:val="03E25B6F"/>
    <w:rsid w:val="03EB06EB"/>
    <w:rsid w:val="03EB7ABA"/>
    <w:rsid w:val="03ECD4F8"/>
    <w:rsid w:val="03EDB114"/>
    <w:rsid w:val="03F2FB2F"/>
    <w:rsid w:val="03F6186D"/>
    <w:rsid w:val="03F7A139"/>
    <w:rsid w:val="03F97B60"/>
    <w:rsid w:val="03FEADC6"/>
    <w:rsid w:val="04047E8E"/>
    <w:rsid w:val="04060BB2"/>
    <w:rsid w:val="040937C6"/>
    <w:rsid w:val="0409BCDC"/>
    <w:rsid w:val="0409DF5D"/>
    <w:rsid w:val="040B5BD5"/>
    <w:rsid w:val="040DF791"/>
    <w:rsid w:val="04122F45"/>
    <w:rsid w:val="041410F2"/>
    <w:rsid w:val="041CC44B"/>
    <w:rsid w:val="0421AAE1"/>
    <w:rsid w:val="0425991F"/>
    <w:rsid w:val="04289261"/>
    <w:rsid w:val="04292D86"/>
    <w:rsid w:val="0429CFAC"/>
    <w:rsid w:val="042A6499"/>
    <w:rsid w:val="043037EC"/>
    <w:rsid w:val="043934CC"/>
    <w:rsid w:val="04397293"/>
    <w:rsid w:val="04397B25"/>
    <w:rsid w:val="043B4389"/>
    <w:rsid w:val="043F4D61"/>
    <w:rsid w:val="043FB322"/>
    <w:rsid w:val="0447EF30"/>
    <w:rsid w:val="04499C1D"/>
    <w:rsid w:val="044B0010"/>
    <w:rsid w:val="045B3CDA"/>
    <w:rsid w:val="045D5547"/>
    <w:rsid w:val="04615FFC"/>
    <w:rsid w:val="04630D93"/>
    <w:rsid w:val="0463E61B"/>
    <w:rsid w:val="04689E3A"/>
    <w:rsid w:val="04707395"/>
    <w:rsid w:val="047D35C6"/>
    <w:rsid w:val="0482D9E9"/>
    <w:rsid w:val="04866730"/>
    <w:rsid w:val="04878CA7"/>
    <w:rsid w:val="049686BF"/>
    <w:rsid w:val="0499DF2B"/>
    <w:rsid w:val="049C1158"/>
    <w:rsid w:val="049C4819"/>
    <w:rsid w:val="049D786E"/>
    <w:rsid w:val="04A1064C"/>
    <w:rsid w:val="04ACF13B"/>
    <w:rsid w:val="04B61828"/>
    <w:rsid w:val="04B74241"/>
    <w:rsid w:val="04B980B6"/>
    <w:rsid w:val="04C14E9F"/>
    <w:rsid w:val="04CE8AEC"/>
    <w:rsid w:val="04D20479"/>
    <w:rsid w:val="04D34DD1"/>
    <w:rsid w:val="04D64F4E"/>
    <w:rsid w:val="04D750C3"/>
    <w:rsid w:val="04D7F8B7"/>
    <w:rsid w:val="04D8B235"/>
    <w:rsid w:val="04E27679"/>
    <w:rsid w:val="04E65136"/>
    <w:rsid w:val="04E704E6"/>
    <w:rsid w:val="04E7D3BE"/>
    <w:rsid w:val="04EACC5D"/>
    <w:rsid w:val="04F11B02"/>
    <w:rsid w:val="04F85107"/>
    <w:rsid w:val="04FF69A2"/>
    <w:rsid w:val="05011D54"/>
    <w:rsid w:val="0502AB6D"/>
    <w:rsid w:val="0502BE6E"/>
    <w:rsid w:val="0509AABF"/>
    <w:rsid w:val="050EBF1E"/>
    <w:rsid w:val="05137F65"/>
    <w:rsid w:val="051444E8"/>
    <w:rsid w:val="0517410D"/>
    <w:rsid w:val="051B3B8A"/>
    <w:rsid w:val="051B4456"/>
    <w:rsid w:val="05233209"/>
    <w:rsid w:val="05281D37"/>
    <w:rsid w:val="0528B306"/>
    <w:rsid w:val="053124D4"/>
    <w:rsid w:val="0537F928"/>
    <w:rsid w:val="05390A10"/>
    <w:rsid w:val="0539A772"/>
    <w:rsid w:val="0544CE8B"/>
    <w:rsid w:val="054D6A32"/>
    <w:rsid w:val="055CC7E8"/>
    <w:rsid w:val="0563D250"/>
    <w:rsid w:val="056C3915"/>
    <w:rsid w:val="056C8744"/>
    <w:rsid w:val="056D02EB"/>
    <w:rsid w:val="056DCD41"/>
    <w:rsid w:val="0571220C"/>
    <w:rsid w:val="057FE14D"/>
    <w:rsid w:val="0580E8A5"/>
    <w:rsid w:val="05813180"/>
    <w:rsid w:val="0585D5A2"/>
    <w:rsid w:val="05866A73"/>
    <w:rsid w:val="0587CB22"/>
    <w:rsid w:val="059B4523"/>
    <w:rsid w:val="059CE396"/>
    <w:rsid w:val="05A26D91"/>
    <w:rsid w:val="05A5C987"/>
    <w:rsid w:val="05A5FA76"/>
    <w:rsid w:val="05A7C524"/>
    <w:rsid w:val="05AF123C"/>
    <w:rsid w:val="05B5CE26"/>
    <w:rsid w:val="05B5FCEF"/>
    <w:rsid w:val="05B76582"/>
    <w:rsid w:val="05B8ACAE"/>
    <w:rsid w:val="05BAF380"/>
    <w:rsid w:val="05BAF7AC"/>
    <w:rsid w:val="05BBE2BE"/>
    <w:rsid w:val="05BC5909"/>
    <w:rsid w:val="05BDE6DC"/>
    <w:rsid w:val="05C4824E"/>
    <w:rsid w:val="05C76C60"/>
    <w:rsid w:val="05C80AAD"/>
    <w:rsid w:val="05C98CE7"/>
    <w:rsid w:val="05CB5283"/>
    <w:rsid w:val="05D07A1A"/>
    <w:rsid w:val="05D153E8"/>
    <w:rsid w:val="05D7BE07"/>
    <w:rsid w:val="05D8BEA9"/>
    <w:rsid w:val="05E15FDD"/>
    <w:rsid w:val="05E6784A"/>
    <w:rsid w:val="05EAB72A"/>
    <w:rsid w:val="05EC62DC"/>
    <w:rsid w:val="05F0216C"/>
    <w:rsid w:val="05F4BAEE"/>
    <w:rsid w:val="05F80B41"/>
    <w:rsid w:val="05F95049"/>
    <w:rsid w:val="05FB4449"/>
    <w:rsid w:val="05FB65D2"/>
    <w:rsid w:val="060054DA"/>
    <w:rsid w:val="06010680"/>
    <w:rsid w:val="06033C89"/>
    <w:rsid w:val="06061B96"/>
    <w:rsid w:val="060BE28D"/>
    <w:rsid w:val="0614E77B"/>
    <w:rsid w:val="0616519E"/>
    <w:rsid w:val="0618CECF"/>
    <w:rsid w:val="062CBF7A"/>
    <w:rsid w:val="062F3217"/>
    <w:rsid w:val="06311C75"/>
    <w:rsid w:val="0631DF35"/>
    <w:rsid w:val="0635E283"/>
    <w:rsid w:val="063D8D3C"/>
    <w:rsid w:val="06478F54"/>
    <w:rsid w:val="0648DAEA"/>
    <w:rsid w:val="0650A4E5"/>
    <w:rsid w:val="065BFC46"/>
    <w:rsid w:val="065C2BC0"/>
    <w:rsid w:val="06604642"/>
    <w:rsid w:val="0662D76C"/>
    <w:rsid w:val="066949CA"/>
    <w:rsid w:val="066EAE03"/>
    <w:rsid w:val="06765C1A"/>
    <w:rsid w:val="067B178D"/>
    <w:rsid w:val="067FD14C"/>
    <w:rsid w:val="06865198"/>
    <w:rsid w:val="0686F931"/>
    <w:rsid w:val="0687CD20"/>
    <w:rsid w:val="068B55C7"/>
    <w:rsid w:val="068CE383"/>
    <w:rsid w:val="068ED690"/>
    <w:rsid w:val="0691484D"/>
    <w:rsid w:val="069C0555"/>
    <w:rsid w:val="06A32CAD"/>
    <w:rsid w:val="06A3809E"/>
    <w:rsid w:val="06A4F47B"/>
    <w:rsid w:val="06A52ED9"/>
    <w:rsid w:val="06A8FA8D"/>
    <w:rsid w:val="06AEAFB8"/>
    <w:rsid w:val="06B12777"/>
    <w:rsid w:val="06B1E15E"/>
    <w:rsid w:val="06B53FAF"/>
    <w:rsid w:val="06B84B64"/>
    <w:rsid w:val="06B9CD3D"/>
    <w:rsid w:val="06C0AE8A"/>
    <w:rsid w:val="06C2497B"/>
    <w:rsid w:val="06C50865"/>
    <w:rsid w:val="06C691A7"/>
    <w:rsid w:val="06C7DFCC"/>
    <w:rsid w:val="06CAE004"/>
    <w:rsid w:val="06CB6265"/>
    <w:rsid w:val="06CED991"/>
    <w:rsid w:val="06D4EA68"/>
    <w:rsid w:val="06D54E53"/>
    <w:rsid w:val="06D7260D"/>
    <w:rsid w:val="06D84F23"/>
    <w:rsid w:val="06D9EF18"/>
    <w:rsid w:val="06DDD6A7"/>
    <w:rsid w:val="06E089F5"/>
    <w:rsid w:val="06E0B565"/>
    <w:rsid w:val="06E0C99B"/>
    <w:rsid w:val="06E3988B"/>
    <w:rsid w:val="06F5B08C"/>
    <w:rsid w:val="06F97358"/>
    <w:rsid w:val="06FA2193"/>
    <w:rsid w:val="06FA2DF0"/>
    <w:rsid w:val="0702C7BE"/>
    <w:rsid w:val="0703F2AF"/>
    <w:rsid w:val="0705CDCD"/>
    <w:rsid w:val="0707B0A1"/>
    <w:rsid w:val="070B1D13"/>
    <w:rsid w:val="070BF511"/>
    <w:rsid w:val="070EEA17"/>
    <w:rsid w:val="070F0012"/>
    <w:rsid w:val="07131F3C"/>
    <w:rsid w:val="0713C298"/>
    <w:rsid w:val="071CD0FF"/>
    <w:rsid w:val="0721CF24"/>
    <w:rsid w:val="07274903"/>
    <w:rsid w:val="072AE96C"/>
    <w:rsid w:val="07306927"/>
    <w:rsid w:val="0739AAAA"/>
    <w:rsid w:val="0741CCFF"/>
    <w:rsid w:val="0747B4F2"/>
    <w:rsid w:val="074A788D"/>
    <w:rsid w:val="0751E8CD"/>
    <w:rsid w:val="075200C0"/>
    <w:rsid w:val="07565526"/>
    <w:rsid w:val="075B2061"/>
    <w:rsid w:val="075E3279"/>
    <w:rsid w:val="076A1CC1"/>
    <w:rsid w:val="076BDA53"/>
    <w:rsid w:val="076FE8A2"/>
    <w:rsid w:val="076FF7BB"/>
    <w:rsid w:val="07722BF8"/>
    <w:rsid w:val="07733C20"/>
    <w:rsid w:val="0775047B"/>
    <w:rsid w:val="0778829C"/>
    <w:rsid w:val="077EED45"/>
    <w:rsid w:val="07897978"/>
    <w:rsid w:val="07984126"/>
    <w:rsid w:val="079B0356"/>
    <w:rsid w:val="079B7687"/>
    <w:rsid w:val="079C6BDB"/>
    <w:rsid w:val="07A17A64"/>
    <w:rsid w:val="07A9B1E2"/>
    <w:rsid w:val="07AC79E2"/>
    <w:rsid w:val="07BF0B74"/>
    <w:rsid w:val="07C01EC8"/>
    <w:rsid w:val="07C216E2"/>
    <w:rsid w:val="07C86182"/>
    <w:rsid w:val="07CAB807"/>
    <w:rsid w:val="07CE2996"/>
    <w:rsid w:val="07D1DCE8"/>
    <w:rsid w:val="07D62334"/>
    <w:rsid w:val="07D71C77"/>
    <w:rsid w:val="07D94B50"/>
    <w:rsid w:val="07D9E482"/>
    <w:rsid w:val="07DD12E5"/>
    <w:rsid w:val="07DDE798"/>
    <w:rsid w:val="07E16729"/>
    <w:rsid w:val="07E176B7"/>
    <w:rsid w:val="07E29BC0"/>
    <w:rsid w:val="07E7F815"/>
    <w:rsid w:val="07F0DA12"/>
    <w:rsid w:val="07FE49F7"/>
    <w:rsid w:val="0805A347"/>
    <w:rsid w:val="08060EA0"/>
    <w:rsid w:val="08071265"/>
    <w:rsid w:val="080A26E1"/>
    <w:rsid w:val="08101AA0"/>
    <w:rsid w:val="08217BE6"/>
    <w:rsid w:val="082197EE"/>
    <w:rsid w:val="0827DE37"/>
    <w:rsid w:val="0830B8D0"/>
    <w:rsid w:val="08342FF6"/>
    <w:rsid w:val="0834FF84"/>
    <w:rsid w:val="083527C0"/>
    <w:rsid w:val="08366EA9"/>
    <w:rsid w:val="0849BDA3"/>
    <w:rsid w:val="084B278E"/>
    <w:rsid w:val="084CE278"/>
    <w:rsid w:val="084D0114"/>
    <w:rsid w:val="08534DE0"/>
    <w:rsid w:val="085AF29D"/>
    <w:rsid w:val="085B7432"/>
    <w:rsid w:val="08627402"/>
    <w:rsid w:val="086278C5"/>
    <w:rsid w:val="0868FDC5"/>
    <w:rsid w:val="086BCDA3"/>
    <w:rsid w:val="086F4760"/>
    <w:rsid w:val="08712139"/>
    <w:rsid w:val="0872E5CE"/>
    <w:rsid w:val="0873486E"/>
    <w:rsid w:val="0873ECBA"/>
    <w:rsid w:val="087633C3"/>
    <w:rsid w:val="0876C106"/>
    <w:rsid w:val="087838DD"/>
    <w:rsid w:val="08800550"/>
    <w:rsid w:val="0880A269"/>
    <w:rsid w:val="0883BCC5"/>
    <w:rsid w:val="0888941D"/>
    <w:rsid w:val="088929C8"/>
    <w:rsid w:val="088CAAB8"/>
    <w:rsid w:val="08915453"/>
    <w:rsid w:val="08938640"/>
    <w:rsid w:val="089902A1"/>
    <w:rsid w:val="089982EB"/>
    <w:rsid w:val="08A82173"/>
    <w:rsid w:val="08B9F5EB"/>
    <w:rsid w:val="08C72AFF"/>
    <w:rsid w:val="08C82E8C"/>
    <w:rsid w:val="08CC53E3"/>
    <w:rsid w:val="08CE78CF"/>
    <w:rsid w:val="08CE91AF"/>
    <w:rsid w:val="08D3D57E"/>
    <w:rsid w:val="08D7635E"/>
    <w:rsid w:val="08E8047A"/>
    <w:rsid w:val="08F56926"/>
    <w:rsid w:val="08FC3AEC"/>
    <w:rsid w:val="09016E50"/>
    <w:rsid w:val="090277DE"/>
    <w:rsid w:val="09052D8D"/>
    <w:rsid w:val="0907D68D"/>
    <w:rsid w:val="090D0B2B"/>
    <w:rsid w:val="090E0D3E"/>
    <w:rsid w:val="090FD597"/>
    <w:rsid w:val="0912190E"/>
    <w:rsid w:val="091519FA"/>
    <w:rsid w:val="0918499C"/>
    <w:rsid w:val="09194CFD"/>
    <w:rsid w:val="091EE7AC"/>
    <w:rsid w:val="091F6014"/>
    <w:rsid w:val="091F79A9"/>
    <w:rsid w:val="092234EF"/>
    <w:rsid w:val="0926F791"/>
    <w:rsid w:val="0937512D"/>
    <w:rsid w:val="093A6921"/>
    <w:rsid w:val="094457D8"/>
    <w:rsid w:val="09472F9A"/>
    <w:rsid w:val="0949553E"/>
    <w:rsid w:val="094C0815"/>
    <w:rsid w:val="094F227A"/>
    <w:rsid w:val="094F770C"/>
    <w:rsid w:val="096028FA"/>
    <w:rsid w:val="09665E44"/>
    <w:rsid w:val="096DD1F1"/>
    <w:rsid w:val="097928CE"/>
    <w:rsid w:val="097D769F"/>
    <w:rsid w:val="097E547D"/>
    <w:rsid w:val="098A21F3"/>
    <w:rsid w:val="098C69A8"/>
    <w:rsid w:val="098E5420"/>
    <w:rsid w:val="09964EED"/>
    <w:rsid w:val="09A41F28"/>
    <w:rsid w:val="09A66923"/>
    <w:rsid w:val="09ADC670"/>
    <w:rsid w:val="09B29A72"/>
    <w:rsid w:val="09B3E5F0"/>
    <w:rsid w:val="09B4D25B"/>
    <w:rsid w:val="09BE976F"/>
    <w:rsid w:val="09BEAD0A"/>
    <w:rsid w:val="09BEB3D7"/>
    <w:rsid w:val="09C0941D"/>
    <w:rsid w:val="09C52D03"/>
    <w:rsid w:val="09C57D6B"/>
    <w:rsid w:val="09C64ADD"/>
    <w:rsid w:val="09C8AA8C"/>
    <w:rsid w:val="09C924DA"/>
    <w:rsid w:val="09CA8854"/>
    <w:rsid w:val="09D2F5D4"/>
    <w:rsid w:val="09D3B778"/>
    <w:rsid w:val="09D85805"/>
    <w:rsid w:val="09D872BA"/>
    <w:rsid w:val="09D89D8A"/>
    <w:rsid w:val="09E604FB"/>
    <w:rsid w:val="09E7107F"/>
    <w:rsid w:val="09E9C99F"/>
    <w:rsid w:val="09F8852D"/>
    <w:rsid w:val="0A008662"/>
    <w:rsid w:val="0A010A1D"/>
    <w:rsid w:val="0A018751"/>
    <w:rsid w:val="0A08DA50"/>
    <w:rsid w:val="0A08EE7F"/>
    <w:rsid w:val="0A0C8C91"/>
    <w:rsid w:val="0A0FD84D"/>
    <w:rsid w:val="0A126F12"/>
    <w:rsid w:val="0A212CDB"/>
    <w:rsid w:val="0A29CEE0"/>
    <w:rsid w:val="0A2C4669"/>
    <w:rsid w:val="0A31F20C"/>
    <w:rsid w:val="0A35812C"/>
    <w:rsid w:val="0A39E821"/>
    <w:rsid w:val="0A3A979F"/>
    <w:rsid w:val="0A3BABDA"/>
    <w:rsid w:val="0A3CE4E4"/>
    <w:rsid w:val="0A3E56CA"/>
    <w:rsid w:val="0A479D5A"/>
    <w:rsid w:val="0A479EB4"/>
    <w:rsid w:val="0A47E10B"/>
    <w:rsid w:val="0A494CEB"/>
    <w:rsid w:val="0A4DC4E8"/>
    <w:rsid w:val="0A5091ED"/>
    <w:rsid w:val="0A5339AB"/>
    <w:rsid w:val="0A5AB4BF"/>
    <w:rsid w:val="0A5EF53C"/>
    <w:rsid w:val="0A6125B1"/>
    <w:rsid w:val="0A682DAC"/>
    <w:rsid w:val="0A709086"/>
    <w:rsid w:val="0A71CFF8"/>
    <w:rsid w:val="0A7376B1"/>
    <w:rsid w:val="0A744911"/>
    <w:rsid w:val="0A7C9CEB"/>
    <w:rsid w:val="0A7FF591"/>
    <w:rsid w:val="0A80BCDC"/>
    <w:rsid w:val="0A824DDE"/>
    <w:rsid w:val="0A82583A"/>
    <w:rsid w:val="0A833311"/>
    <w:rsid w:val="0A84E562"/>
    <w:rsid w:val="0A8A9E45"/>
    <w:rsid w:val="0A8BE2E7"/>
    <w:rsid w:val="0A8C14AA"/>
    <w:rsid w:val="0A902B1D"/>
    <w:rsid w:val="0A9B8328"/>
    <w:rsid w:val="0A9C6E6F"/>
    <w:rsid w:val="0AA4C4A4"/>
    <w:rsid w:val="0AA974BE"/>
    <w:rsid w:val="0AAB63E3"/>
    <w:rsid w:val="0AAD363C"/>
    <w:rsid w:val="0AB1636F"/>
    <w:rsid w:val="0AC1E112"/>
    <w:rsid w:val="0AC7F362"/>
    <w:rsid w:val="0ACE2E34"/>
    <w:rsid w:val="0ACE4387"/>
    <w:rsid w:val="0ACEEF49"/>
    <w:rsid w:val="0AD04CE5"/>
    <w:rsid w:val="0AD0FCBF"/>
    <w:rsid w:val="0AD17BB9"/>
    <w:rsid w:val="0AD1B0F0"/>
    <w:rsid w:val="0AD24475"/>
    <w:rsid w:val="0AD42A11"/>
    <w:rsid w:val="0AD64135"/>
    <w:rsid w:val="0AD9C58F"/>
    <w:rsid w:val="0ADA7AA2"/>
    <w:rsid w:val="0AE1220F"/>
    <w:rsid w:val="0AE489F8"/>
    <w:rsid w:val="0AE58927"/>
    <w:rsid w:val="0AF45350"/>
    <w:rsid w:val="0AF5523A"/>
    <w:rsid w:val="0AF6FF7D"/>
    <w:rsid w:val="0AF80669"/>
    <w:rsid w:val="0AF8E41E"/>
    <w:rsid w:val="0AF8E5FF"/>
    <w:rsid w:val="0AFF268F"/>
    <w:rsid w:val="0B07F5DC"/>
    <w:rsid w:val="0B0B409E"/>
    <w:rsid w:val="0B109C67"/>
    <w:rsid w:val="0B14402F"/>
    <w:rsid w:val="0B1604E6"/>
    <w:rsid w:val="0B1A2186"/>
    <w:rsid w:val="0B1B9190"/>
    <w:rsid w:val="0B1FCFE0"/>
    <w:rsid w:val="0B206AD5"/>
    <w:rsid w:val="0B37AE71"/>
    <w:rsid w:val="0B38E0AA"/>
    <w:rsid w:val="0B3C5A54"/>
    <w:rsid w:val="0B416FBC"/>
    <w:rsid w:val="0B4757E1"/>
    <w:rsid w:val="0B492A7A"/>
    <w:rsid w:val="0B504980"/>
    <w:rsid w:val="0B57B18C"/>
    <w:rsid w:val="0B585C4A"/>
    <w:rsid w:val="0B5B09C9"/>
    <w:rsid w:val="0B66EEA8"/>
    <w:rsid w:val="0B67ECE8"/>
    <w:rsid w:val="0B7167F4"/>
    <w:rsid w:val="0B760B40"/>
    <w:rsid w:val="0B77F255"/>
    <w:rsid w:val="0B786667"/>
    <w:rsid w:val="0B7A3195"/>
    <w:rsid w:val="0B8117B4"/>
    <w:rsid w:val="0B86AAC4"/>
    <w:rsid w:val="0B894AB1"/>
    <w:rsid w:val="0B977A3D"/>
    <w:rsid w:val="0B97AEE0"/>
    <w:rsid w:val="0B98483C"/>
    <w:rsid w:val="0B994073"/>
    <w:rsid w:val="0BA6964B"/>
    <w:rsid w:val="0BA9791B"/>
    <w:rsid w:val="0BAF851F"/>
    <w:rsid w:val="0BB26C06"/>
    <w:rsid w:val="0BB5EED3"/>
    <w:rsid w:val="0BB65DF1"/>
    <w:rsid w:val="0BB68549"/>
    <w:rsid w:val="0BB7D27F"/>
    <w:rsid w:val="0BB7DF0A"/>
    <w:rsid w:val="0BB83595"/>
    <w:rsid w:val="0BBA5D61"/>
    <w:rsid w:val="0BBBD913"/>
    <w:rsid w:val="0BBED100"/>
    <w:rsid w:val="0BC12AC9"/>
    <w:rsid w:val="0BC7971C"/>
    <w:rsid w:val="0BCBE67F"/>
    <w:rsid w:val="0BD06241"/>
    <w:rsid w:val="0BD10E54"/>
    <w:rsid w:val="0BD1F136"/>
    <w:rsid w:val="0BD94EEE"/>
    <w:rsid w:val="0BDA733D"/>
    <w:rsid w:val="0BDE5BD2"/>
    <w:rsid w:val="0BE20A90"/>
    <w:rsid w:val="0BE56895"/>
    <w:rsid w:val="0BEA9D08"/>
    <w:rsid w:val="0BED853B"/>
    <w:rsid w:val="0BF05E30"/>
    <w:rsid w:val="0BF0625F"/>
    <w:rsid w:val="0BF7FAA7"/>
    <w:rsid w:val="0BFE768A"/>
    <w:rsid w:val="0BFF20C5"/>
    <w:rsid w:val="0C01CA9C"/>
    <w:rsid w:val="0C0A33EE"/>
    <w:rsid w:val="0C0AFE44"/>
    <w:rsid w:val="0C0D41FD"/>
    <w:rsid w:val="0C157F75"/>
    <w:rsid w:val="0C15FC2B"/>
    <w:rsid w:val="0C1DEDD6"/>
    <w:rsid w:val="0C1FF1D2"/>
    <w:rsid w:val="0C2255D8"/>
    <w:rsid w:val="0C2296BF"/>
    <w:rsid w:val="0C255872"/>
    <w:rsid w:val="0C261835"/>
    <w:rsid w:val="0C275B02"/>
    <w:rsid w:val="0C2C755A"/>
    <w:rsid w:val="0C2C847E"/>
    <w:rsid w:val="0C2D8C86"/>
    <w:rsid w:val="0C2F1668"/>
    <w:rsid w:val="0C364065"/>
    <w:rsid w:val="0C3FCA1A"/>
    <w:rsid w:val="0C56D349"/>
    <w:rsid w:val="0C603B45"/>
    <w:rsid w:val="0C62B272"/>
    <w:rsid w:val="0C69F6F6"/>
    <w:rsid w:val="0C6C53EA"/>
    <w:rsid w:val="0C6D026D"/>
    <w:rsid w:val="0C6E4343"/>
    <w:rsid w:val="0C750DB1"/>
    <w:rsid w:val="0C7D793F"/>
    <w:rsid w:val="0C7ED46A"/>
    <w:rsid w:val="0C81C05F"/>
    <w:rsid w:val="0C8464D4"/>
    <w:rsid w:val="0C89A96B"/>
    <w:rsid w:val="0C8C0CD8"/>
    <w:rsid w:val="0C8DF436"/>
    <w:rsid w:val="0C8E75B5"/>
    <w:rsid w:val="0C9832FA"/>
    <w:rsid w:val="0CA4F19F"/>
    <w:rsid w:val="0CB12AA2"/>
    <w:rsid w:val="0CB2C224"/>
    <w:rsid w:val="0CB9C678"/>
    <w:rsid w:val="0CC0108F"/>
    <w:rsid w:val="0CC2946D"/>
    <w:rsid w:val="0CCB743B"/>
    <w:rsid w:val="0CD2C54C"/>
    <w:rsid w:val="0CDAD750"/>
    <w:rsid w:val="0CDBE2E1"/>
    <w:rsid w:val="0CE06573"/>
    <w:rsid w:val="0CE3DF93"/>
    <w:rsid w:val="0CECAD99"/>
    <w:rsid w:val="0CEDA38C"/>
    <w:rsid w:val="0CEFB6E2"/>
    <w:rsid w:val="0CF02883"/>
    <w:rsid w:val="0CFD28E1"/>
    <w:rsid w:val="0D022A0F"/>
    <w:rsid w:val="0D032B04"/>
    <w:rsid w:val="0D040BCD"/>
    <w:rsid w:val="0D04B632"/>
    <w:rsid w:val="0D10159B"/>
    <w:rsid w:val="0D138BFA"/>
    <w:rsid w:val="0D178D85"/>
    <w:rsid w:val="0D1FA4E9"/>
    <w:rsid w:val="0D218AD6"/>
    <w:rsid w:val="0D235C2F"/>
    <w:rsid w:val="0D2997FF"/>
    <w:rsid w:val="0D2CC6B6"/>
    <w:rsid w:val="0D2FDCFD"/>
    <w:rsid w:val="0D302DFA"/>
    <w:rsid w:val="0D3120A8"/>
    <w:rsid w:val="0D34A62B"/>
    <w:rsid w:val="0D449BEF"/>
    <w:rsid w:val="0D463331"/>
    <w:rsid w:val="0D49891B"/>
    <w:rsid w:val="0D4EEB57"/>
    <w:rsid w:val="0D508FD5"/>
    <w:rsid w:val="0D528256"/>
    <w:rsid w:val="0D52DA70"/>
    <w:rsid w:val="0D58CDEC"/>
    <w:rsid w:val="0D5A1A36"/>
    <w:rsid w:val="0D5F9414"/>
    <w:rsid w:val="0D600D85"/>
    <w:rsid w:val="0D650754"/>
    <w:rsid w:val="0D66BC80"/>
    <w:rsid w:val="0D6FE301"/>
    <w:rsid w:val="0D76600F"/>
    <w:rsid w:val="0D7703B6"/>
    <w:rsid w:val="0D7AF362"/>
    <w:rsid w:val="0D7C5EB6"/>
    <w:rsid w:val="0D813230"/>
    <w:rsid w:val="0D885F76"/>
    <w:rsid w:val="0D88F8EA"/>
    <w:rsid w:val="0D9086FC"/>
    <w:rsid w:val="0D97410F"/>
    <w:rsid w:val="0D975088"/>
    <w:rsid w:val="0D97ECC4"/>
    <w:rsid w:val="0DA3F79A"/>
    <w:rsid w:val="0DA9EBFE"/>
    <w:rsid w:val="0DAF82BA"/>
    <w:rsid w:val="0DB1E156"/>
    <w:rsid w:val="0DB9D6B4"/>
    <w:rsid w:val="0DBB950D"/>
    <w:rsid w:val="0DBD89DE"/>
    <w:rsid w:val="0DBE2CF5"/>
    <w:rsid w:val="0DC450F5"/>
    <w:rsid w:val="0DD814C6"/>
    <w:rsid w:val="0DD85502"/>
    <w:rsid w:val="0DD8A0AB"/>
    <w:rsid w:val="0DD919FE"/>
    <w:rsid w:val="0DDAFDE4"/>
    <w:rsid w:val="0DE0D95E"/>
    <w:rsid w:val="0DE0E558"/>
    <w:rsid w:val="0DE2AC3A"/>
    <w:rsid w:val="0DE56F83"/>
    <w:rsid w:val="0DED286D"/>
    <w:rsid w:val="0DEF4651"/>
    <w:rsid w:val="0DF3B1F7"/>
    <w:rsid w:val="0E018B17"/>
    <w:rsid w:val="0E066AD9"/>
    <w:rsid w:val="0E06CF06"/>
    <w:rsid w:val="0E07A360"/>
    <w:rsid w:val="0E1054C5"/>
    <w:rsid w:val="0E2F25BA"/>
    <w:rsid w:val="0E2FC622"/>
    <w:rsid w:val="0E3B7039"/>
    <w:rsid w:val="0E406C8A"/>
    <w:rsid w:val="0E458327"/>
    <w:rsid w:val="0E45C2E5"/>
    <w:rsid w:val="0E47BD69"/>
    <w:rsid w:val="0E486FAF"/>
    <w:rsid w:val="0E4A87A6"/>
    <w:rsid w:val="0E4C319D"/>
    <w:rsid w:val="0E4C8367"/>
    <w:rsid w:val="0E4F13E0"/>
    <w:rsid w:val="0E5DF9FB"/>
    <w:rsid w:val="0E5F7611"/>
    <w:rsid w:val="0E651EA8"/>
    <w:rsid w:val="0E658695"/>
    <w:rsid w:val="0E71EC3C"/>
    <w:rsid w:val="0E7219FA"/>
    <w:rsid w:val="0E80C593"/>
    <w:rsid w:val="0E820399"/>
    <w:rsid w:val="0E82B0B7"/>
    <w:rsid w:val="0E83BE70"/>
    <w:rsid w:val="0E881BC0"/>
    <w:rsid w:val="0E925D94"/>
    <w:rsid w:val="0E991FAB"/>
    <w:rsid w:val="0E9BC250"/>
    <w:rsid w:val="0E9D57A7"/>
    <w:rsid w:val="0E9D66FE"/>
    <w:rsid w:val="0EA6B904"/>
    <w:rsid w:val="0EA8E5F8"/>
    <w:rsid w:val="0EACCF61"/>
    <w:rsid w:val="0EACE72F"/>
    <w:rsid w:val="0EAFDEFD"/>
    <w:rsid w:val="0EB4C682"/>
    <w:rsid w:val="0EB74251"/>
    <w:rsid w:val="0EB9E671"/>
    <w:rsid w:val="0EBC8E7A"/>
    <w:rsid w:val="0EBD1816"/>
    <w:rsid w:val="0EBFCCBF"/>
    <w:rsid w:val="0EC6D921"/>
    <w:rsid w:val="0EC6D989"/>
    <w:rsid w:val="0EC8C55D"/>
    <w:rsid w:val="0ECACC23"/>
    <w:rsid w:val="0ECF9BA0"/>
    <w:rsid w:val="0ED19585"/>
    <w:rsid w:val="0ED26640"/>
    <w:rsid w:val="0EDE3FBC"/>
    <w:rsid w:val="0EE0EF19"/>
    <w:rsid w:val="0EE2B030"/>
    <w:rsid w:val="0EE644D1"/>
    <w:rsid w:val="0EEAB9E6"/>
    <w:rsid w:val="0EEFF958"/>
    <w:rsid w:val="0EF10C29"/>
    <w:rsid w:val="0EF2CED9"/>
    <w:rsid w:val="0EFA5D79"/>
    <w:rsid w:val="0EFCDD7C"/>
    <w:rsid w:val="0EFF816E"/>
    <w:rsid w:val="0F0323F0"/>
    <w:rsid w:val="0F036A00"/>
    <w:rsid w:val="0F05E796"/>
    <w:rsid w:val="0F07B69B"/>
    <w:rsid w:val="0F14AC25"/>
    <w:rsid w:val="0F31DC12"/>
    <w:rsid w:val="0F31E5F7"/>
    <w:rsid w:val="0F3BF0AF"/>
    <w:rsid w:val="0F422306"/>
    <w:rsid w:val="0F4B5C5F"/>
    <w:rsid w:val="0F4F90F1"/>
    <w:rsid w:val="0F558D82"/>
    <w:rsid w:val="0F5CDFEB"/>
    <w:rsid w:val="0F607918"/>
    <w:rsid w:val="0F61FDFC"/>
    <w:rsid w:val="0F64E4D6"/>
    <w:rsid w:val="0F68C56C"/>
    <w:rsid w:val="0F6B110A"/>
    <w:rsid w:val="0F780277"/>
    <w:rsid w:val="0F792457"/>
    <w:rsid w:val="0F7B8B9A"/>
    <w:rsid w:val="0F7C1FED"/>
    <w:rsid w:val="0F7F201F"/>
    <w:rsid w:val="0F802798"/>
    <w:rsid w:val="0F84189C"/>
    <w:rsid w:val="0F96A45B"/>
    <w:rsid w:val="0F9763B5"/>
    <w:rsid w:val="0F97F5DC"/>
    <w:rsid w:val="0F9CEE80"/>
    <w:rsid w:val="0F9E8368"/>
    <w:rsid w:val="0FA0F777"/>
    <w:rsid w:val="0FA1F863"/>
    <w:rsid w:val="0FA5C1BB"/>
    <w:rsid w:val="0FA635BA"/>
    <w:rsid w:val="0FA65D52"/>
    <w:rsid w:val="0FBA18FB"/>
    <w:rsid w:val="0FBA403B"/>
    <w:rsid w:val="0FBB4861"/>
    <w:rsid w:val="0FBBFDBD"/>
    <w:rsid w:val="0FC1B05E"/>
    <w:rsid w:val="0FD16C92"/>
    <w:rsid w:val="0FD38282"/>
    <w:rsid w:val="0FD581A4"/>
    <w:rsid w:val="0FD79105"/>
    <w:rsid w:val="0FD8C41B"/>
    <w:rsid w:val="0FDF4054"/>
    <w:rsid w:val="0FDF5300"/>
    <w:rsid w:val="0FE2525C"/>
    <w:rsid w:val="0FE45DBA"/>
    <w:rsid w:val="0FEA8B73"/>
    <w:rsid w:val="0FEC1A0F"/>
    <w:rsid w:val="0FEDBEB4"/>
    <w:rsid w:val="0FF16290"/>
    <w:rsid w:val="0FF956B2"/>
    <w:rsid w:val="0FFA0D39"/>
    <w:rsid w:val="0FFA6D61"/>
    <w:rsid w:val="0FFE1748"/>
    <w:rsid w:val="100312F5"/>
    <w:rsid w:val="10062363"/>
    <w:rsid w:val="10098EDF"/>
    <w:rsid w:val="1009FD76"/>
    <w:rsid w:val="101044A1"/>
    <w:rsid w:val="101BCCBE"/>
    <w:rsid w:val="101F64EE"/>
    <w:rsid w:val="102B7033"/>
    <w:rsid w:val="102DA5D8"/>
    <w:rsid w:val="10342812"/>
    <w:rsid w:val="1035A3C1"/>
    <w:rsid w:val="103ECDAA"/>
    <w:rsid w:val="1043BFB3"/>
    <w:rsid w:val="1044092B"/>
    <w:rsid w:val="1044236E"/>
    <w:rsid w:val="10498055"/>
    <w:rsid w:val="104A634E"/>
    <w:rsid w:val="104F2116"/>
    <w:rsid w:val="10502485"/>
    <w:rsid w:val="105A8023"/>
    <w:rsid w:val="1062F18A"/>
    <w:rsid w:val="106CA1BA"/>
    <w:rsid w:val="10705E9F"/>
    <w:rsid w:val="10727EC9"/>
    <w:rsid w:val="1076B6F0"/>
    <w:rsid w:val="10770C25"/>
    <w:rsid w:val="1079070F"/>
    <w:rsid w:val="1079810D"/>
    <w:rsid w:val="107A6E81"/>
    <w:rsid w:val="107BC0F6"/>
    <w:rsid w:val="107F234B"/>
    <w:rsid w:val="1080681B"/>
    <w:rsid w:val="108E13B5"/>
    <w:rsid w:val="108FC3A7"/>
    <w:rsid w:val="10961C4B"/>
    <w:rsid w:val="1097F92F"/>
    <w:rsid w:val="109F6F76"/>
    <w:rsid w:val="10AB2C74"/>
    <w:rsid w:val="10BC71BE"/>
    <w:rsid w:val="10BFD71E"/>
    <w:rsid w:val="10C2B572"/>
    <w:rsid w:val="10CEF03E"/>
    <w:rsid w:val="10D08362"/>
    <w:rsid w:val="10D11DCA"/>
    <w:rsid w:val="10D1F14E"/>
    <w:rsid w:val="10D3EA5B"/>
    <w:rsid w:val="10DE5855"/>
    <w:rsid w:val="10DE80ED"/>
    <w:rsid w:val="10DF1937"/>
    <w:rsid w:val="10E03E87"/>
    <w:rsid w:val="10E1C74C"/>
    <w:rsid w:val="10E2AEDE"/>
    <w:rsid w:val="10E5EC19"/>
    <w:rsid w:val="10E7CEF8"/>
    <w:rsid w:val="10EEDBF8"/>
    <w:rsid w:val="10EF035C"/>
    <w:rsid w:val="10F03078"/>
    <w:rsid w:val="10F8110E"/>
    <w:rsid w:val="10F9E939"/>
    <w:rsid w:val="10FA502B"/>
    <w:rsid w:val="10FDDD69"/>
    <w:rsid w:val="10FFB1FF"/>
    <w:rsid w:val="11023FBF"/>
    <w:rsid w:val="11045705"/>
    <w:rsid w:val="11064E86"/>
    <w:rsid w:val="1110BFF8"/>
    <w:rsid w:val="111C64F9"/>
    <w:rsid w:val="1121549C"/>
    <w:rsid w:val="11235EFC"/>
    <w:rsid w:val="11269CE4"/>
    <w:rsid w:val="112E408D"/>
    <w:rsid w:val="113CD6C2"/>
    <w:rsid w:val="113F1DBD"/>
    <w:rsid w:val="113F9121"/>
    <w:rsid w:val="11412711"/>
    <w:rsid w:val="114253A1"/>
    <w:rsid w:val="11426ECF"/>
    <w:rsid w:val="1142DAED"/>
    <w:rsid w:val="1145B7A0"/>
    <w:rsid w:val="114FEC98"/>
    <w:rsid w:val="11577ED4"/>
    <w:rsid w:val="115E0606"/>
    <w:rsid w:val="1162CB5C"/>
    <w:rsid w:val="116426E4"/>
    <w:rsid w:val="11647A3E"/>
    <w:rsid w:val="11651FE1"/>
    <w:rsid w:val="116A14F7"/>
    <w:rsid w:val="116A4493"/>
    <w:rsid w:val="116BE712"/>
    <w:rsid w:val="116CD2DD"/>
    <w:rsid w:val="116D23D0"/>
    <w:rsid w:val="116F546D"/>
    <w:rsid w:val="1172A797"/>
    <w:rsid w:val="1178ADCE"/>
    <w:rsid w:val="1179E0D4"/>
    <w:rsid w:val="117C539E"/>
    <w:rsid w:val="11834AA0"/>
    <w:rsid w:val="11876421"/>
    <w:rsid w:val="118975EE"/>
    <w:rsid w:val="118AEA19"/>
    <w:rsid w:val="118C858E"/>
    <w:rsid w:val="118EF086"/>
    <w:rsid w:val="1191718C"/>
    <w:rsid w:val="119494B7"/>
    <w:rsid w:val="11964344"/>
    <w:rsid w:val="1198B991"/>
    <w:rsid w:val="119C4475"/>
    <w:rsid w:val="11A15D39"/>
    <w:rsid w:val="11A1E5F4"/>
    <w:rsid w:val="11A71389"/>
    <w:rsid w:val="11A7309B"/>
    <w:rsid w:val="11A929AA"/>
    <w:rsid w:val="11AB4FAE"/>
    <w:rsid w:val="11AE0C17"/>
    <w:rsid w:val="11B39316"/>
    <w:rsid w:val="11B568A9"/>
    <w:rsid w:val="11BA8A4E"/>
    <w:rsid w:val="11C37D19"/>
    <w:rsid w:val="11C5959C"/>
    <w:rsid w:val="11C93FB8"/>
    <w:rsid w:val="11CB3D60"/>
    <w:rsid w:val="11CBA31F"/>
    <w:rsid w:val="11CC6957"/>
    <w:rsid w:val="11CC6F7B"/>
    <w:rsid w:val="11CE6D3F"/>
    <w:rsid w:val="11D03561"/>
    <w:rsid w:val="11D314DC"/>
    <w:rsid w:val="11D46C00"/>
    <w:rsid w:val="11E0687D"/>
    <w:rsid w:val="11E22BD2"/>
    <w:rsid w:val="11E34055"/>
    <w:rsid w:val="11E53EA9"/>
    <w:rsid w:val="11E97FB6"/>
    <w:rsid w:val="11EB55A4"/>
    <w:rsid w:val="11F51793"/>
    <w:rsid w:val="11FB3583"/>
    <w:rsid w:val="11FE313E"/>
    <w:rsid w:val="12012945"/>
    <w:rsid w:val="12053F1D"/>
    <w:rsid w:val="1205473F"/>
    <w:rsid w:val="12058689"/>
    <w:rsid w:val="120C46A3"/>
    <w:rsid w:val="121168D9"/>
    <w:rsid w:val="1211A601"/>
    <w:rsid w:val="1218778F"/>
    <w:rsid w:val="121A6A14"/>
    <w:rsid w:val="1225F54B"/>
    <w:rsid w:val="122A6B7F"/>
    <w:rsid w:val="1231EC17"/>
    <w:rsid w:val="1232B27B"/>
    <w:rsid w:val="123E1890"/>
    <w:rsid w:val="1249A426"/>
    <w:rsid w:val="124A26A9"/>
    <w:rsid w:val="124C4870"/>
    <w:rsid w:val="1253EB4A"/>
    <w:rsid w:val="1253EC79"/>
    <w:rsid w:val="125B48AF"/>
    <w:rsid w:val="125FE12C"/>
    <w:rsid w:val="1267E955"/>
    <w:rsid w:val="12682231"/>
    <w:rsid w:val="126B5CB9"/>
    <w:rsid w:val="126E14C3"/>
    <w:rsid w:val="1270B41C"/>
    <w:rsid w:val="1275D7F0"/>
    <w:rsid w:val="12772A96"/>
    <w:rsid w:val="1282E237"/>
    <w:rsid w:val="12890C06"/>
    <w:rsid w:val="128E958D"/>
    <w:rsid w:val="128F0876"/>
    <w:rsid w:val="1298C322"/>
    <w:rsid w:val="129A68CD"/>
    <w:rsid w:val="129B1EDE"/>
    <w:rsid w:val="129C8772"/>
    <w:rsid w:val="12A65A2B"/>
    <w:rsid w:val="12A93E17"/>
    <w:rsid w:val="12CE3F3F"/>
    <w:rsid w:val="12D2136E"/>
    <w:rsid w:val="12D81605"/>
    <w:rsid w:val="12DE8C78"/>
    <w:rsid w:val="12E0F1CD"/>
    <w:rsid w:val="12F6FACB"/>
    <w:rsid w:val="12F9508D"/>
    <w:rsid w:val="12FA5546"/>
    <w:rsid w:val="12FB264C"/>
    <w:rsid w:val="12FE009D"/>
    <w:rsid w:val="1301CCCC"/>
    <w:rsid w:val="131E3113"/>
    <w:rsid w:val="132172F9"/>
    <w:rsid w:val="13232927"/>
    <w:rsid w:val="1323E149"/>
    <w:rsid w:val="132A1951"/>
    <w:rsid w:val="132A5777"/>
    <w:rsid w:val="132DC142"/>
    <w:rsid w:val="133141CA"/>
    <w:rsid w:val="13374C67"/>
    <w:rsid w:val="133B5371"/>
    <w:rsid w:val="133D57CE"/>
    <w:rsid w:val="1347A5C0"/>
    <w:rsid w:val="13490820"/>
    <w:rsid w:val="134AE330"/>
    <w:rsid w:val="135EA97D"/>
    <w:rsid w:val="1362B413"/>
    <w:rsid w:val="1363F0B8"/>
    <w:rsid w:val="136477AD"/>
    <w:rsid w:val="1365E6A0"/>
    <w:rsid w:val="13685797"/>
    <w:rsid w:val="13691B6E"/>
    <w:rsid w:val="1374AA70"/>
    <w:rsid w:val="1377960F"/>
    <w:rsid w:val="1378ADA2"/>
    <w:rsid w:val="1380B0C9"/>
    <w:rsid w:val="1382BBD9"/>
    <w:rsid w:val="1383C9C8"/>
    <w:rsid w:val="138DC128"/>
    <w:rsid w:val="138E7DE4"/>
    <w:rsid w:val="13928867"/>
    <w:rsid w:val="1399F871"/>
    <w:rsid w:val="139F231E"/>
    <w:rsid w:val="13A88148"/>
    <w:rsid w:val="13AD68EF"/>
    <w:rsid w:val="13AF0399"/>
    <w:rsid w:val="13AF9C0A"/>
    <w:rsid w:val="13B103AC"/>
    <w:rsid w:val="13B28D4D"/>
    <w:rsid w:val="13B3FCEE"/>
    <w:rsid w:val="13B5C853"/>
    <w:rsid w:val="13BDC7FB"/>
    <w:rsid w:val="13C1A9D2"/>
    <w:rsid w:val="13CD50A6"/>
    <w:rsid w:val="13D8A215"/>
    <w:rsid w:val="13DB1492"/>
    <w:rsid w:val="13DC11D2"/>
    <w:rsid w:val="13DC3F9B"/>
    <w:rsid w:val="13DD5D90"/>
    <w:rsid w:val="13DDDD9C"/>
    <w:rsid w:val="13E84F93"/>
    <w:rsid w:val="13EC2371"/>
    <w:rsid w:val="13ECDFDE"/>
    <w:rsid w:val="13EFCECA"/>
    <w:rsid w:val="13F97E6D"/>
    <w:rsid w:val="13FE1B16"/>
    <w:rsid w:val="13FEA2E2"/>
    <w:rsid w:val="1400DDD7"/>
    <w:rsid w:val="140304F6"/>
    <w:rsid w:val="14038807"/>
    <w:rsid w:val="14061275"/>
    <w:rsid w:val="140795FF"/>
    <w:rsid w:val="140A5A8D"/>
    <w:rsid w:val="140C2866"/>
    <w:rsid w:val="140EAD45"/>
    <w:rsid w:val="14219097"/>
    <w:rsid w:val="14253571"/>
    <w:rsid w:val="1428A9ED"/>
    <w:rsid w:val="142BF23D"/>
    <w:rsid w:val="142C4A5B"/>
    <w:rsid w:val="14365499"/>
    <w:rsid w:val="14387901"/>
    <w:rsid w:val="1439A00B"/>
    <w:rsid w:val="143C7F19"/>
    <w:rsid w:val="1440DF4E"/>
    <w:rsid w:val="14437108"/>
    <w:rsid w:val="144585DB"/>
    <w:rsid w:val="14460DFF"/>
    <w:rsid w:val="1448706D"/>
    <w:rsid w:val="1449E86D"/>
    <w:rsid w:val="144A86CB"/>
    <w:rsid w:val="144A95BE"/>
    <w:rsid w:val="144C55E8"/>
    <w:rsid w:val="14581A2A"/>
    <w:rsid w:val="1458D061"/>
    <w:rsid w:val="145D096A"/>
    <w:rsid w:val="145D27F4"/>
    <w:rsid w:val="146B48BF"/>
    <w:rsid w:val="14771CBE"/>
    <w:rsid w:val="147D473D"/>
    <w:rsid w:val="147F7F8F"/>
    <w:rsid w:val="147F81FE"/>
    <w:rsid w:val="14843C83"/>
    <w:rsid w:val="148AB89B"/>
    <w:rsid w:val="148F3B79"/>
    <w:rsid w:val="149A1C77"/>
    <w:rsid w:val="149A7840"/>
    <w:rsid w:val="149B4AA4"/>
    <w:rsid w:val="149BFC93"/>
    <w:rsid w:val="149E0BD4"/>
    <w:rsid w:val="14A085C0"/>
    <w:rsid w:val="14A512AC"/>
    <w:rsid w:val="14A5DAD4"/>
    <w:rsid w:val="14A64963"/>
    <w:rsid w:val="14A8406C"/>
    <w:rsid w:val="14AD09A4"/>
    <w:rsid w:val="14BEAAF6"/>
    <w:rsid w:val="14BF4F6F"/>
    <w:rsid w:val="14C23E91"/>
    <w:rsid w:val="14CED4C5"/>
    <w:rsid w:val="14D02450"/>
    <w:rsid w:val="14D265BF"/>
    <w:rsid w:val="14D498EF"/>
    <w:rsid w:val="14DF43EA"/>
    <w:rsid w:val="14E2946F"/>
    <w:rsid w:val="14E46EC4"/>
    <w:rsid w:val="14EAEDD2"/>
    <w:rsid w:val="14F3ACF1"/>
    <w:rsid w:val="14F3D030"/>
    <w:rsid w:val="14F83F19"/>
    <w:rsid w:val="14FD405C"/>
    <w:rsid w:val="14FEB86C"/>
    <w:rsid w:val="14FF64E4"/>
    <w:rsid w:val="15000086"/>
    <w:rsid w:val="1501BBEB"/>
    <w:rsid w:val="1505D3BE"/>
    <w:rsid w:val="15068ECF"/>
    <w:rsid w:val="15080C71"/>
    <w:rsid w:val="150E890F"/>
    <w:rsid w:val="1517722F"/>
    <w:rsid w:val="1522E8FF"/>
    <w:rsid w:val="15254A33"/>
    <w:rsid w:val="15301137"/>
    <w:rsid w:val="15306A97"/>
    <w:rsid w:val="15309AC6"/>
    <w:rsid w:val="15336F38"/>
    <w:rsid w:val="15338DD3"/>
    <w:rsid w:val="153F7145"/>
    <w:rsid w:val="1543F6A3"/>
    <w:rsid w:val="15463008"/>
    <w:rsid w:val="155ADE54"/>
    <w:rsid w:val="155C244B"/>
    <w:rsid w:val="15612599"/>
    <w:rsid w:val="15681D0E"/>
    <w:rsid w:val="156AB88E"/>
    <w:rsid w:val="156C9440"/>
    <w:rsid w:val="156DAF71"/>
    <w:rsid w:val="156DB72F"/>
    <w:rsid w:val="15757C52"/>
    <w:rsid w:val="1582AFA0"/>
    <w:rsid w:val="15833008"/>
    <w:rsid w:val="15868201"/>
    <w:rsid w:val="15891BCC"/>
    <w:rsid w:val="158B176D"/>
    <w:rsid w:val="15924734"/>
    <w:rsid w:val="159348D0"/>
    <w:rsid w:val="15945612"/>
    <w:rsid w:val="159712F1"/>
    <w:rsid w:val="15987019"/>
    <w:rsid w:val="159A166A"/>
    <w:rsid w:val="15B01A89"/>
    <w:rsid w:val="15B4F38A"/>
    <w:rsid w:val="15B71C6E"/>
    <w:rsid w:val="15C028FC"/>
    <w:rsid w:val="15C18797"/>
    <w:rsid w:val="15C44FE1"/>
    <w:rsid w:val="15C75556"/>
    <w:rsid w:val="15C9D915"/>
    <w:rsid w:val="15CBB138"/>
    <w:rsid w:val="15D6C162"/>
    <w:rsid w:val="15D6E6AF"/>
    <w:rsid w:val="15E45D9C"/>
    <w:rsid w:val="15F1324F"/>
    <w:rsid w:val="15F46381"/>
    <w:rsid w:val="15F924E0"/>
    <w:rsid w:val="15FAD796"/>
    <w:rsid w:val="15FE3CC6"/>
    <w:rsid w:val="1603658D"/>
    <w:rsid w:val="1604C8E1"/>
    <w:rsid w:val="160AF97B"/>
    <w:rsid w:val="160C0577"/>
    <w:rsid w:val="160CAFE2"/>
    <w:rsid w:val="160EA37B"/>
    <w:rsid w:val="160EB9B5"/>
    <w:rsid w:val="16115DB3"/>
    <w:rsid w:val="1611F230"/>
    <w:rsid w:val="16179720"/>
    <w:rsid w:val="161CCD72"/>
    <w:rsid w:val="161EC7CC"/>
    <w:rsid w:val="1620C727"/>
    <w:rsid w:val="1620D02C"/>
    <w:rsid w:val="1624FEB2"/>
    <w:rsid w:val="1634288D"/>
    <w:rsid w:val="1638D4BD"/>
    <w:rsid w:val="163A444A"/>
    <w:rsid w:val="163EA855"/>
    <w:rsid w:val="1640D6B4"/>
    <w:rsid w:val="1640E6A2"/>
    <w:rsid w:val="1643B065"/>
    <w:rsid w:val="1643F160"/>
    <w:rsid w:val="1646DEC5"/>
    <w:rsid w:val="164C6BFD"/>
    <w:rsid w:val="165DB64D"/>
    <w:rsid w:val="166203C0"/>
    <w:rsid w:val="16673075"/>
    <w:rsid w:val="166E919D"/>
    <w:rsid w:val="16708259"/>
    <w:rsid w:val="1671CC13"/>
    <w:rsid w:val="1675EE51"/>
    <w:rsid w:val="1678D1AB"/>
    <w:rsid w:val="167D73AC"/>
    <w:rsid w:val="167D8458"/>
    <w:rsid w:val="16804C33"/>
    <w:rsid w:val="16820E91"/>
    <w:rsid w:val="16877BF6"/>
    <w:rsid w:val="168A3095"/>
    <w:rsid w:val="168D0BE2"/>
    <w:rsid w:val="16988A96"/>
    <w:rsid w:val="169C8BA8"/>
    <w:rsid w:val="169FF373"/>
    <w:rsid w:val="16A76E94"/>
    <w:rsid w:val="16AB00FC"/>
    <w:rsid w:val="16B45525"/>
    <w:rsid w:val="16B98C76"/>
    <w:rsid w:val="16B9C7B8"/>
    <w:rsid w:val="16C0A10A"/>
    <w:rsid w:val="16C296AC"/>
    <w:rsid w:val="16C2EAC8"/>
    <w:rsid w:val="16C3D3E0"/>
    <w:rsid w:val="16C5434D"/>
    <w:rsid w:val="16C6E853"/>
    <w:rsid w:val="16CA7983"/>
    <w:rsid w:val="16D50BDE"/>
    <w:rsid w:val="16D897F7"/>
    <w:rsid w:val="16DE07B7"/>
    <w:rsid w:val="16E1F881"/>
    <w:rsid w:val="16E7EBB5"/>
    <w:rsid w:val="16F53143"/>
    <w:rsid w:val="16F5C18E"/>
    <w:rsid w:val="16F5C895"/>
    <w:rsid w:val="16F96F37"/>
    <w:rsid w:val="16FC0E86"/>
    <w:rsid w:val="16FE44AC"/>
    <w:rsid w:val="170F61D9"/>
    <w:rsid w:val="1714D0E5"/>
    <w:rsid w:val="1715D5F6"/>
    <w:rsid w:val="172124A7"/>
    <w:rsid w:val="1723AC82"/>
    <w:rsid w:val="1726739A"/>
    <w:rsid w:val="1730EF28"/>
    <w:rsid w:val="17330ED3"/>
    <w:rsid w:val="173A62B6"/>
    <w:rsid w:val="173BCEE3"/>
    <w:rsid w:val="173FFDB5"/>
    <w:rsid w:val="174ABE04"/>
    <w:rsid w:val="174CF84E"/>
    <w:rsid w:val="174F2712"/>
    <w:rsid w:val="17517D19"/>
    <w:rsid w:val="1755599A"/>
    <w:rsid w:val="175F2974"/>
    <w:rsid w:val="176B39A4"/>
    <w:rsid w:val="176EBA4F"/>
    <w:rsid w:val="176EFD32"/>
    <w:rsid w:val="1774288E"/>
    <w:rsid w:val="17795F6B"/>
    <w:rsid w:val="1779A63B"/>
    <w:rsid w:val="1789D792"/>
    <w:rsid w:val="1799BBA7"/>
    <w:rsid w:val="179AB85B"/>
    <w:rsid w:val="179D3763"/>
    <w:rsid w:val="17ADF32A"/>
    <w:rsid w:val="17B46FD7"/>
    <w:rsid w:val="17BD9457"/>
    <w:rsid w:val="17C744AF"/>
    <w:rsid w:val="17CD27C2"/>
    <w:rsid w:val="17D035A0"/>
    <w:rsid w:val="17D26DEA"/>
    <w:rsid w:val="17D2FA04"/>
    <w:rsid w:val="17D397DE"/>
    <w:rsid w:val="17D614CB"/>
    <w:rsid w:val="17D9BDC7"/>
    <w:rsid w:val="17DC567C"/>
    <w:rsid w:val="17DF3910"/>
    <w:rsid w:val="17DFB665"/>
    <w:rsid w:val="17E156A8"/>
    <w:rsid w:val="17E1AC90"/>
    <w:rsid w:val="17E402BA"/>
    <w:rsid w:val="17E40B90"/>
    <w:rsid w:val="17E4922A"/>
    <w:rsid w:val="17EC65B2"/>
    <w:rsid w:val="17EE93C2"/>
    <w:rsid w:val="17EF3467"/>
    <w:rsid w:val="17F10730"/>
    <w:rsid w:val="17F457E4"/>
    <w:rsid w:val="17F70305"/>
    <w:rsid w:val="17F9AB8A"/>
    <w:rsid w:val="17F9F7B8"/>
    <w:rsid w:val="17FA7292"/>
    <w:rsid w:val="180118AB"/>
    <w:rsid w:val="180404DE"/>
    <w:rsid w:val="180B1867"/>
    <w:rsid w:val="180FA676"/>
    <w:rsid w:val="18104931"/>
    <w:rsid w:val="181272F9"/>
    <w:rsid w:val="1816458E"/>
    <w:rsid w:val="18173782"/>
    <w:rsid w:val="1829BE2B"/>
    <w:rsid w:val="183142FF"/>
    <w:rsid w:val="1836A36D"/>
    <w:rsid w:val="183A2DC9"/>
    <w:rsid w:val="183AA1C8"/>
    <w:rsid w:val="183E24C5"/>
    <w:rsid w:val="184A43F7"/>
    <w:rsid w:val="184D35C8"/>
    <w:rsid w:val="184D40E3"/>
    <w:rsid w:val="1857BA4D"/>
    <w:rsid w:val="185968D2"/>
    <w:rsid w:val="185BB34B"/>
    <w:rsid w:val="185E5EB2"/>
    <w:rsid w:val="1861C4F2"/>
    <w:rsid w:val="1863A24C"/>
    <w:rsid w:val="1864EC8D"/>
    <w:rsid w:val="1869491D"/>
    <w:rsid w:val="186A2DA8"/>
    <w:rsid w:val="186E290B"/>
    <w:rsid w:val="186E482C"/>
    <w:rsid w:val="186FAB9C"/>
    <w:rsid w:val="18712924"/>
    <w:rsid w:val="187E0326"/>
    <w:rsid w:val="18878D7D"/>
    <w:rsid w:val="188808C1"/>
    <w:rsid w:val="188E840D"/>
    <w:rsid w:val="188F0B51"/>
    <w:rsid w:val="188FE42B"/>
    <w:rsid w:val="1892C132"/>
    <w:rsid w:val="18963005"/>
    <w:rsid w:val="1896E62C"/>
    <w:rsid w:val="1898712A"/>
    <w:rsid w:val="1898CAB5"/>
    <w:rsid w:val="189DC6A0"/>
    <w:rsid w:val="189F0F26"/>
    <w:rsid w:val="18AA1714"/>
    <w:rsid w:val="18AADA73"/>
    <w:rsid w:val="18ABD318"/>
    <w:rsid w:val="18AD19AD"/>
    <w:rsid w:val="18AEC425"/>
    <w:rsid w:val="18B10CB2"/>
    <w:rsid w:val="18B8C5E5"/>
    <w:rsid w:val="18BB041F"/>
    <w:rsid w:val="18BC9F99"/>
    <w:rsid w:val="18C09ADC"/>
    <w:rsid w:val="18C24335"/>
    <w:rsid w:val="18C5703B"/>
    <w:rsid w:val="18CE045D"/>
    <w:rsid w:val="18D34452"/>
    <w:rsid w:val="18D4A342"/>
    <w:rsid w:val="18DC796C"/>
    <w:rsid w:val="18E67C6C"/>
    <w:rsid w:val="18E71597"/>
    <w:rsid w:val="18EB448B"/>
    <w:rsid w:val="18F31E3F"/>
    <w:rsid w:val="18F3F024"/>
    <w:rsid w:val="18F52169"/>
    <w:rsid w:val="18F630EF"/>
    <w:rsid w:val="18F7C5DE"/>
    <w:rsid w:val="18F81E0E"/>
    <w:rsid w:val="18FBDA81"/>
    <w:rsid w:val="18FCA0EF"/>
    <w:rsid w:val="19000618"/>
    <w:rsid w:val="190390D8"/>
    <w:rsid w:val="19076162"/>
    <w:rsid w:val="1907C598"/>
    <w:rsid w:val="190F481F"/>
    <w:rsid w:val="1912C200"/>
    <w:rsid w:val="19146B13"/>
    <w:rsid w:val="1918DFD9"/>
    <w:rsid w:val="191D3746"/>
    <w:rsid w:val="191E0932"/>
    <w:rsid w:val="192068B9"/>
    <w:rsid w:val="1920C97C"/>
    <w:rsid w:val="1926A8DF"/>
    <w:rsid w:val="1929D3E5"/>
    <w:rsid w:val="1929F799"/>
    <w:rsid w:val="192B9AFD"/>
    <w:rsid w:val="193B1E38"/>
    <w:rsid w:val="193D293D"/>
    <w:rsid w:val="193F0DD7"/>
    <w:rsid w:val="1941C2E5"/>
    <w:rsid w:val="194853FE"/>
    <w:rsid w:val="194B2206"/>
    <w:rsid w:val="194D9216"/>
    <w:rsid w:val="194EDE19"/>
    <w:rsid w:val="19536B5C"/>
    <w:rsid w:val="19548874"/>
    <w:rsid w:val="1955A533"/>
    <w:rsid w:val="195A2529"/>
    <w:rsid w:val="195E1D82"/>
    <w:rsid w:val="196770D1"/>
    <w:rsid w:val="1968186A"/>
    <w:rsid w:val="1969F035"/>
    <w:rsid w:val="196D3023"/>
    <w:rsid w:val="19706E58"/>
    <w:rsid w:val="19720D20"/>
    <w:rsid w:val="19736D98"/>
    <w:rsid w:val="1975D68F"/>
    <w:rsid w:val="197B9A65"/>
    <w:rsid w:val="197CFA0C"/>
    <w:rsid w:val="198043E5"/>
    <w:rsid w:val="19822B07"/>
    <w:rsid w:val="19842745"/>
    <w:rsid w:val="1984B14D"/>
    <w:rsid w:val="198E2276"/>
    <w:rsid w:val="1996A6DC"/>
    <w:rsid w:val="199C1B38"/>
    <w:rsid w:val="19A69087"/>
    <w:rsid w:val="19A7D303"/>
    <w:rsid w:val="19AB50C7"/>
    <w:rsid w:val="19B212CF"/>
    <w:rsid w:val="19B2FD92"/>
    <w:rsid w:val="19C15A5E"/>
    <w:rsid w:val="19C1FF7A"/>
    <w:rsid w:val="19C6358F"/>
    <w:rsid w:val="19C723E2"/>
    <w:rsid w:val="19C85A1E"/>
    <w:rsid w:val="19D5DF08"/>
    <w:rsid w:val="19D827F0"/>
    <w:rsid w:val="19D979E0"/>
    <w:rsid w:val="19DC329F"/>
    <w:rsid w:val="19DE562B"/>
    <w:rsid w:val="19E6814E"/>
    <w:rsid w:val="19EBA08A"/>
    <w:rsid w:val="19ED864F"/>
    <w:rsid w:val="19F0A9E9"/>
    <w:rsid w:val="19F2619C"/>
    <w:rsid w:val="19F99DB2"/>
    <w:rsid w:val="19FC73E4"/>
    <w:rsid w:val="1A06BE12"/>
    <w:rsid w:val="1A09A7FE"/>
    <w:rsid w:val="1A0B2A8A"/>
    <w:rsid w:val="1A0CB4E6"/>
    <w:rsid w:val="1A0EACE1"/>
    <w:rsid w:val="1A13D7EF"/>
    <w:rsid w:val="1A141FA7"/>
    <w:rsid w:val="1A182D86"/>
    <w:rsid w:val="1A1892CA"/>
    <w:rsid w:val="1A1DA8CB"/>
    <w:rsid w:val="1A1FF7C5"/>
    <w:rsid w:val="1A216F02"/>
    <w:rsid w:val="1A254028"/>
    <w:rsid w:val="1A2E05F8"/>
    <w:rsid w:val="1A38B0BB"/>
    <w:rsid w:val="1A38D1FF"/>
    <w:rsid w:val="1A3E2B00"/>
    <w:rsid w:val="1A3E65FE"/>
    <w:rsid w:val="1A3E665D"/>
    <w:rsid w:val="1A3FB9C5"/>
    <w:rsid w:val="1A46663A"/>
    <w:rsid w:val="1A4BF296"/>
    <w:rsid w:val="1A4D0A6D"/>
    <w:rsid w:val="1A4E2594"/>
    <w:rsid w:val="1A511620"/>
    <w:rsid w:val="1A57D7AA"/>
    <w:rsid w:val="1A591A70"/>
    <w:rsid w:val="1A62D409"/>
    <w:rsid w:val="1A69641D"/>
    <w:rsid w:val="1A6AAC81"/>
    <w:rsid w:val="1A6CE1B9"/>
    <w:rsid w:val="1A6EDDA2"/>
    <w:rsid w:val="1A75FEB4"/>
    <w:rsid w:val="1A776AB6"/>
    <w:rsid w:val="1A821DA1"/>
    <w:rsid w:val="1A886533"/>
    <w:rsid w:val="1A89FB02"/>
    <w:rsid w:val="1A8B13C4"/>
    <w:rsid w:val="1A8D1C50"/>
    <w:rsid w:val="1A98DDDC"/>
    <w:rsid w:val="1A9B50F1"/>
    <w:rsid w:val="1A9BAC3A"/>
    <w:rsid w:val="1AA0BC4B"/>
    <w:rsid w:val="1AA3BDF7"/>
    <w:rsid w:val="1AA6A934"/>
    <w:rsid w:val="1AAB90AC"/>
    <w:rsid w:val="1AAF3AD9"/>
    <w:rsid w:val="1AAF5492"/>
    <w:rsid w:val="1AAF8E05"/>
    <w:rsid w:val="1AB5C8C9"/>
    <w:rsid w:val="1ABBA3EF"/>
    <w:rsid w:val="1AC0901B"/>
    <w:rsid w:val="1AC1A44B"/>
    <w:rsid w:val="1AC3418C"/>
    <w:rsid w:val="1AD795DC"/>
    <w:rsid w:val="1AD81B83"/>
    <w:rsid w:val="1AD8FE32"/>
    <w:rsid w:val="1AD9AF0E"/>
    <w:rsid w:val="1ADEE6B8"/>
    <w:rsid w:val="1AE0F9A3"/>
    <w:rsid w:val="1AE4D3ED"/>
    <w:rsid w:val="1AE6C6C8"/>
    <w:rsid w:val="1AE71BBA"/>
    <w:rsid w:val="1AF06F48"/>
    <w:rsid w:val="1AF0B45C"/>
    <w:rsid w:val="1AFD11EE"/>
    <w:rsid w:val="1B001321"/>
    <w:rsid w:val="1B029A9A"/>
    <w:rsid w:val="1B06F296"/>
    <w:rsid w:val="1B0B16DC"/>
    <w:rsid w:val="1B0E8794"/>
    <w:rsid w:val="1B0FCFBC"/>
    <w:rsid w:val="1B12A7D1"/>
    <w:rsid w:val="1B198EF0"/>
    <w:rsid w:val="1B275C73"/>
    <w:rsid w:val="1B28F064"/>
    <w:rsid w:val="1B30B837"/>
    <w:rsid w:val="1B31B5DC"/>
    <w:rsid w:val="1B33382C"/>
    <w:rsid w:val="1B36450B"/>
    <w:rsid w:val="1B36E70A"/>
    <w:rsid w:val="1B3A851E"/>
    <w:rsid w:val="1B3EB000"/>
    <w:rsid w:val="1B405E4D"/>
    <w:rsid w:val="1B43334F"/>
    <w:rsid w:val="1B436E89"/>
    <w:rsid w:val="1B44D7EE"/>
    <w:rsid w:val="1B4A1A2C"/>
    <w:rsid w:val="1B4C920A"/>
    <w:rsid w:val="1B52B8A9"/>
    <w:rsid w:val="1B5597A0"/>
    <w:rsid w:val="1B59D1D6"/>
    <w:rsid w:val="1B5BB602"/>
    <w:rsid w:val="1B617F08"/>
    <w:rsid w:val="1B656E7C"/>
    <w:rsid w:val="1B65DA08"/>
    <w:rsid w:val="1B68188E"/>
    <w:rsid w:val="1B6ADD56"/>
    <w:rsid w:val="1B6E1493"/>
    <w:rsid w:val="1B700585"/>
    <w:rsid w:val="1B721968"/>
    <w:rsid w:val="1B81A20F"/>
    <w:rsid w:val="1B8DB7CB"/>
    <w:rsid w:val="1B8DDC9C"/>
    <w:rsid w:val="1B90085C"/>
    <w:rsid w:val="1B929941"/>
    <w:rsid w:val="1B9550CB"/>
    <w:rsid w:val="1B979859"/>
    <w:rsid w:val="1B9A599B"/>
    <w:rsid w:val="1B9C83F7"/>
    <w:rsid w:val="1BA03984"/>
    <w:rsid w:val="1BA1512F"/>
    <w:rsid w:val="1BA260D5"/>
    <w:rsid w:val="1BA27ACF"/>
    <w:rsid w:val="1BA479A9"/>
    <w:rsid w:val="1BAE51FC"/>
    <w:rsid w:val="1BB47552"/>
    <w:rsid w:val="1BB7DC70"/>
    <w:rsid w:val="1BC8378B"/>
    <w:rsid w:val="1BCF7746"/>
    <w:rsid w:val="1BD7ABC0"/>
    <w:rsid w:val="1BDC8631"/>
    <w:rsid w:val="1BDEF3DC"/>
    <w:rsid w:val="1BE179FE"/>
    <w:rsid w:val="1BE27500"/>
    <w:rsid w:val="1BE64E22"/>
    <w:rsid w:val="1BED2D70"/>
    <w:rsid w:val="1BF1E043"/>
    <w:rsid w:val="1BF3A913"/>
    <w:rsid w:val="1BF7B94A"/>
    <w:rsid w:val="1C08EB48"/>
    <w:rsid w:val="1C08F179"/>
    <w:rsid w:val="1C0A9A21"/>
    <w:rsid w:val="1C11CD78"/>
    <w:rsid w:val="1C265CF6"/>
    <w:rsid w:val="1C2C19A4"/>
    <w:rsid w:val="1C2C979A"/>
    <w:rsid w:val="1C30ABD5"/>
    <w:rsid w:val="1C3BC52D"/>
    <w:rsid w:val="1C3C4934"/>
    <w:rsid w:val="1C3CBEB4"/>
    <w:rsid w:val="1C3E9DC5"/>
    <w:rsid w:val="1C4037EE"/>
    <w:rsid w:val="1C40DD6B"/>
    <w:rsid w:val="1C410BB1"/>
    <w:rsid w:val="1C427896"/>
    <w:rsid w:val="1C434227"/>
    <w:rsid w:val="1C43C028"/>
    <w:rsid w:val="1C45A648"/>
    <w:rsid w:val="1C499A7B"/>
    <w:rsid w:val="1C4F9AF7"/>
    <w:rsid w:val="1C5A6035"/>
    <w:rsid w:val="1C5B12C6"/>
    <w:rsid w:val="1C5E51DE"/>
    <w:rsid w:val="1C5FCF6E"/>
    <w:rsid w:val="1C6A665E"/>
    <w:rsid w:val="1C6E268A"/>
    <w:rsid w:val="1C71C2E4"/>
    <w:rsid w:val="1C7660AE"/>
    <w:rsid w:val="1C7668B5"/>
    <w:rsid w:val="1C7AEA48"/>
    <w:rsid w:val="1C83FDA8"/>
    <w:rsid w:val="1C8DBCB8"/>
    <w:rsid w:val="1C8DC959"/>
    <w:rsid w:val="1C8ED68A"/>
    <w:rsid w:val="1C90655C"/>
    <w:rsid w:val="1C9F342E"/>
    <w:rsid w:val="1C9F58CC"/>
    <w:rsid w:val="1CA208CA"/>
    <w:rsid w:val="1CA4D7FD"/>
    <w:rsid w:val="1CA4F892"/>
    <w:rsid w:val="1CA7B213"/>
    <w:rsid w:val="1CAA1DB6"/>
    <w:rsid w:val="1CAD2BCA"/>
    <w:rsid w:val="1CAF161F"/>
    <w:rsid w:val="1CB01236"/>
    <w:rsid w:val="1CB447B4"/>
    <w:rsid w:val="1CB6AC5E"/>
    <w:rsid w:val="1CB83D8F"/>
    <w:rsid w:val="1CC11F72"/>
    <w:rsid w:val="1CC8465A"/>
    <w:rsid w:val="1CD6F414"/>
    <w:rsid w:val="1CD7BDCD"/>
    <w:rsid w:val="1CDFDAA3"/>
    <w:rsid w:val="1CDFF1D3"/>
    <w:rsid w:val="1CE96654"/>
    <w:rsid w:val="1CF48CD6"/>
    <w:rsid w:val="1CF51344"/>
    <w:rsid w:val="1CF873D4"/>
    <w:rsid w:val="1D051B5D"/>
    <w:rsid w:val="1D0702E8"/>
    <w:rsid w:val="1D085DD6"/>
    <w:rsid w:val="1D08AA3B"/>
    <w:rsid w:val="1D12587E"/>
    <w:rsid w:val="1D13BC26"/>
    <w:rsid w:val="1D172BAC"/>
    <w:rsid w:val="1D19BB65"/>
    <w:rsid w:val="1D22A102"/>
    <w:rsid w:val="1D2495FD"/>
    <w:rsid w:val="1D26C3FC"/>
    <w:rsid w:val="1D341F7A"/>
    <w:rsid w:val="1D386BED"/>
    <w:rsid w:val="1D43BD31"/>
    <w:rsid w:val="1D43D794"/>
    <w:rsid w:val="1D48235E"/>
    <w:rsid w:val="1D4B29BF"/>
    <w:rsid w:val="1D4BBE87"/>
    <w:rsid w:val="1D4D287C"/>
    <w:rsid w:val="1D531BD2"/>
    <w:rsid w:val="1D5ABAC6"/>
    <w:rsid w:val="1D5C106D"/>
    <w:rsid w:val="1D607D6F"/>
    <w:rsid w:val="1D650BE7"/>
    <w:rsid w:val="1D67630D"/>
    <w:rsid w:val="1D7F0CC5"/>
    <w:rsid w:val="1D839423"/>
    <w:rsid w:val="1D89E8E5"/>
    <w:rsid w:val="1D8B81CB"/>
    <w:rsid w:val="1D92F99B"/>
    <w:rsid w:val="1D9668A3"/>
    <w:rsid w:val="1D9F3F12"/>
    <w:rsid w:val="1D9FCC05"/>
    <w:rsid w:val="1DA2555E"/>
    <w:rsid w:val="1DA2B3E9"/>
    <w:rsid w:val="1DA4DA68"/>
    <w:rsid w:val="1DA8B286"/>
    <w:rsid w:val="1DA8DD9C"/>
    <w:rsid w:val="1DA9D296"/>
    <w:rsid w:val="1DAA4B68"/>
    <w:rsid w:val="1DAC5611"/>
    <w:rsid w:val="1DAC6F0F"/>
    <w:rsid w:val="1DB00068"/>
    <w:rsid w:val="1DB03685"/>
    <w:rsid w:val="1DB0EFE6"/>
    <w:rsid w:val="1DB73573"/>
    <w:rsid w:val="1DBA8012"/>
    <w:rsid w:val="1DBC3A55"/>
    <w:rsid w:val="1DBE9083"/>
    <w:rsid w:val="1DC1995C"/>
    <w:rsid w:val="1DCC510E"/>
    <w:rsid w:val="1DD461A9"/>
    <w:rsid w:val="1DE440D5"/>
    <w:rsid w:val="1DF68DF9"/>
    <w:rsid w:val="1DF6C59D"/>
    <w:rsid w:val="1DFBB5F6"/>
    <w:rsid w:val="1DFF5FEA"/>
    <w:rsid w:val="1E07040C"/>
    <w:rsid w:val="1E0D294D"/>
    <w:rsid w:val="1E0F6034"/>
    <w:rsid w:val="1E10B3AA"/>
    <w:rsid w:val="1E14A598"/>
    <w:rsid w:val="1E165994"/>
    <w:rsid w:val="1E179259"/>
    <w:rsid w:val="1E1AEC7F"/>
    <w:rsid w:val="1E1D6D7A"/>
    <w:rsid w:val="1E208535"/>
    <w:rsid w:val="1E2222E0"/>
    <w:rsid w:val="1E29402B"/>
    <w:rsid w:val="1E2AE2DF"/>
    <w:rsid w:val="1E2E7F5F"/>
    <w:rsid w:val="1E34B55E"/>
    <w:rsid w:val="1E39CDCA"/>
    <w:rsid w:val="1E3CDA33"/>
    <w:rsid w:val="1E3E2A5D"/>
    <w:rsid w:val="1E489AFA"/>
    <w:rsid w:val="1E4DCE8F"/>
    <w:rsid w:val="1E4E7452"/>
    <w:rsid w:val="1E529BBE"/>
    <w:rsid w:val="1E5B02B2"/>
    <w:rsid w:val="1E5ED223"/>
    <w:rsid w:val="1E5F260C"/>
    <w:rsid w:val="1E6E356E"/>
    <w:rsid w:val="1E76AF04"/>
    <w:rsid w:val="1E76E63D"/>
    <w:rsid w:val="1E771561"/>
    <w:rsid w:val="1E83B302"/>
    <w:rsid w:val="1E873274"/>
    <w:rsid w:val="1E878A23"/>
    <w:rsid w:val="1E8BFCD5"/>
    <w:rsid w:val="1E8E0FE6"/>
    <w:rsid w:val="1E8F3EF7"/>
    <w:rsid w:val="1E904B64"/>
    <w:rsid w:val="1E93D66F"/>
    <w:rsid w:val="1E966E4B"/>
    <w:rsid w:val="1E980169"/>
    <w:rsid w:val="1E99861F"/>
    <w:rsid w:val="1E9B7059"/>
    <w:rsid w:val="1E9BEBB3"/>
    <w:rsid w:val="1E9E4BC0"/>
    <w:rsid w:val="1EAF6743"/>
    <w:rsid w:val="1EB7208E"/>
    <w:rsid w:val="1EBC803E"/>
    <w:rsid w:val="1EBEA7BA"/>
    <w:rsid w:val="1EBEB7D9"/>
    <w:rsid w:val="1EC040F3"/>
    <w:rsid w:val="1EC45D6A"/>
    <w:rsid w:val="1EC9275A"/>
    <w:rsid w:val="1ECC6409"/>
    <w:rsid w:val="1ED6FBAF"/>
    <w:rsid w:val="1ED96182"/>
    <w:rsid w:val="1EE01F4B"/>
    <w:rsid w:val="1EE907A0"/>
    <w:rsid w:val="1EE9099B"/>
    <w:rsid w:val="1EE9CA96"/>
    <w:rsid w:val="1EEAE225"/>
    <w:rsid w:val="1EEB3A50"/>
    <w:rsid w:val="1EEF4C59"/>
    <w:rsid w:val="1EF0BB76"/>
    <w:rsid w:val="1EF32A41"/>
    <w:rsid w:val="1EF7CE97"/>
    <w:rsid w:val="1EF986C8"/>
    <w:rsid w:val="1F09D16A"/>
    <w:rsid w:val="1F0E162D"/>
    <w:rsid w:val="1F0E81EB"/>
    <w:rsid w:val="1F177E51"/>
    <w:rsid w:val="1F17EC9B"/>
    <w:rsid w:val="1F2A16DB"/>
    <w:rsid w:val="1F2D7EEF"/>
    <w:rsid w:val="1F333F85"/>
    <w:rsid w:val="1F39827F"/>
    <w:rsid w:val="1F3AE9C9"/>
    <w:rsid w:val="1F3CCBA8"/>
    <w:rsid w:val="1F3ECCEF"/>
    <w:rsid w:val="1F4153EF"/>
    <w:rsid w:val="1F426BD2"/>
    <w:rsid w:val="1F4F36F9"/>
    <w:rsid w:val="1F4F7020"/>
    <w:rsid w:val="1F542C71"/>
    <w:rsid w:val="1F5EABB7"/>
    <w:rsid w:val="1F5F8EC3"/>
    <w:rsid w:val="1F605940"/>
    <w:rsid w:val="1F61715B"/>
    <w:rsid w:val="1F64D963"/>
    <w:rsid w:val="1F6D9691"/>
    <w:rsid w:val="1F6D9F54"/>
    <w:rsid w:val="1F7569EC"/>
    <w:rsid w:val="1F7AAC61"/>
    <w:rsid w:val="1F7E6938"/>
    <w:rsid w:val="1F8B5CB6"/>
    <w:rsid w:val="1F8D89E9"/>
    <w:rsid w:val="1F96AB7F"/>
    <w:rsid w:val="1F97AF6D"/>
    <w:rsid w:val="1FA5BCF3"/>
    <w:rsid w:val="1FBBA7D5"/>
    <w:rsid w:val="1FBF67EA"/>
    <w:rsid w:val="1FBFB130"/>
    <w:rsid w:val="1FC0722A"/>
    <w:rsid w:val="1FC2972D"/>
    <w:rsid w:val="1FC6E2E3"/>
    <w:rsid w:val="1FC872F8"/>
    <w:rsid w:val="1FC9B7B0"/>
    <w:rsid w:val="1FCD571C"/>
    <w:rsid w:val="1FD00149"/>
    <w:rsid w:val="1FD73A83"/>
    <w:rsid w:val="1FD9F0D3"/>
    <w:rsid w:val="1FE076E1"/>
    <w:rsid w:val="1FE36A33"/>
    <w:rsid w:val="1FE79A86"/>
    <w:rsid w:val="1FE89859"/>
    <w:rsid w:val="1FE8B2DE"/>
    <w:rsid w:val="1FEF3E1E"/>
    <w:rsid w:val="1FF4219C"/>
    <w:rsid w:val="2009D174"/>
    <w:rsid w:val="200CF3B8"/>
    <w:rsid w:val="200FAF04"/>
    <w:rsid w:val="201111F1"/>
    <w:rsid w:val="20118C5D"/>
    <w:rsid w:val="201BAA8B"/>
    <w:rsid w:val="201D11CA"/>
    <w:rsid w:val="20279433"/>
    <w:rsid w:val="2031EC6C"/>
    <w:rsid w:val="2039635E"/>
    <w:rsid w:val="203D5DF4"/>
    <w:rsid w:val="203EA275"/>
    <w:rsid w:val="203F99F7"/>
    <w:rsid w:val="20490872"/>
    <w:rsid w:val="204C0E73"/>
    <w:rsid w:val="205A8D4F"/>
    <w:rsid w:val="2060A25A"/>
    <w:rsid w:val="2061BC40"/>
    <w:rsid w:val="2064FBC6"/>
    <w:rsid w:val="20694E05"/>
    <w:rsid w:val="206C1086"/>
    <w:rsid w:val="206D53F2"/>
    <w:rsid w:val="2073F46D"/>
    <w:rsid w:val="208A5EE7"/>
    <w:rsid w:val="209406D6"/>
    <w:rsid w:val="209965D8"/>
    <w:rsid w:val="209E07B1"/>
    <w:rsid w:val="20A059A8"/>
    <w:rsid w:val="20A29D08"/>
    <w:rsid w:val="20A6041D"/>
    <w:rsid w:val="20AED497"/>
    <w:rsid w:val="20B2D237"/>
    <w:rsid w:val="20B49FDD"/>
    <w:rsid w:val="20C0568F"/>
    <w:rsid w:val="20C31948"/>
    <w:rsid w:val="20C48814"/>
    <w:rsid w:val="20C566EB"/>
    <w:rsid w:val="20C7EFEC"/>
    <w:rsid w:val="20CCE736"/>
    <w:rsid w:val="20D6E0F1"/>
    <w:rsid w:val="20DB9C55"/>
    <w:rsid w:val="20E98C03"/>
    <w:rsid w:val="20E9E70A"/>
    <w:rsid w:val="20F56294"/>
    <w:rsid w:val="20F6AE12"/>
    <w:rsid w:val="20FA27DC"/>
    <w:rsid w:val="20FB8EC9"/>
    <w:rsid w:val="20FD71F8"/>
    <w:rsid w:val="20FF2815"/>
    <w:rsid w:val="21029EB8"/>
    <w:rsid w:val="2103650F"/>
    <w:rsid w:val="210C7EFD"/>
    <w:rsid w:val="210FA380"/>
    <w:rsid w:val="2111D50B"/>
    <w:rsid w:val="2111D6B6"/>
    <w:rsid w:val="2112E9C2"/>
    <w:rsid w:val="21142614"/>
    <w:rsid w:val="211672BD"/>
    <w:rsid w:val="211C526B"/>
    <w:rsid w:val="211DE706"/>
    <w:rsid w:val="21246B26"/>
    <w:rsid w:val="2124D8A1"/>
    <w:rsid w:val="212E5416"/>
    <w:rsid w:val="213850E0"/>
    <w:rsid w:val="2139668A"/>
    <w:rsid w:val="213B8F25"/>
    <w:rsid w:val="213F7278"/>
    <w:rsid w:val="21405D61"/>
    <w:rsid w:val="2144B023"/>
    <w:rsid w:val="2145212B"/>
    <w:rsid w:val="2146FEE4"/>
    <w:rsid w:val="214C7780"/>
    <w:rsid w:val="214DBA24"/>
    <w:rsid w:val="21546C2B"/>
    <w:rsid w:val="2158507E"/>
    <w:rsid w:val="2166D2E8"/>
    <w:rsid w:val="216DBE33"/>
    <w:rsid w:val="2171AAC4"/>
    <w:rsid w:val="217451BE"/>
    <w:rsid w:val="2178BCD9"/>
    <w:rsid w:val="21798BA9"/>
    <w:rsid w:val="217A8117"/>
    <w:rsid w:val="2188531F"/>
    <w:rsid w:val="218A6FC0"/>
    <w:rsid w:val="218CAE07"/>
    <w:rsid w:val="21970773"/>
    <w:rsid w:val="21A1318A"/>
    <w:rsid w:val="21A40D97"/>
    <w:rsid w:val="21AE73AD"/>
    <w:rsid w:val="21AEF4C2"/>
    <w:rsid w:val="21B0739E"/>
    <w:rsid w:val="21B47F0E"/>
    <w:rsid w:val="21B82B44"/>
    <w:rsid w:val="21B9981E"/>
    <w:rsid w:val="21B9DD8D"/>
    <w:rsid w:val="21BFFED1"/>
    <w:rsid w:val="21C01318"/>
    <w:rsid w:val="21C3085E"/>
    <w:rsid w:val="21C5DE39"/>
    <w:rsid w:val="21C7191A"/>
    <w:rsid w:val="21CCB12A"/>
    <w:rsid w:val="21CD86F0"/>
    <w:rsid w:val="21D3C37C"/>
    <w:rsid w:val="21D6C44A"/>
    <w:rsid w:val="21D8BFF1"/>
    <w:rsid w:val="21DE57A4"/>
    <w:rsid w:val="21E640FD"/>
    <w:rsid w:val="21ED4EC5"/>
    <w:rsid w:val="21EE26D7"/>
    <w:rsid w:val="21EED889"/>
    <w:rsid w:val="21F37747"/>
    <w:rsid w:val="21F518DB"/>
    <w:rsid w:val="21FE45D6"/>
    <w:rsid w:val="21FE5E8E"/>
    <w:rsid w:val="2206378E"/>
    <w:rsid w:val="2206A88D"/>
    <w:rsid w:val="220B0AA1"/>
    <w:rsid w:val="220DFCC5"/>
    <w:rsid w:val="220E0E57"/>
    <w:rsid w:val="22107D42"/>
    <w:rsid w:val="22142DE8"/>
    <w:rsid w:val="2214A56C"/>
    <w:rsid w:val="221733D3"/>
    <w:rsid w:val="22198397"/>
    <w:rsid w:val="221A4A34"/>
    <w:rsid w:val="2220AA00"/>
    <w:rsid w:val="2223C69F"/>
    <w:rsid w:val="22287CEA"/>
    <w:rsid w:val="2228C4B3"/>
    <w:rsid w:val="22290897"/>
    <w:rsid w:val="222A11FE"/>
    <w:rsid w:val="222FB076"/>
    <w:rsid w:val="22408A80"/>
    <w:rsid w:val="2241948A"/>
    <w:rsid w:val="2241A6FB"/>
    <w:rsid w:val="224887BE"/>
    <w:rsid w:val="224A005C"/>
    <w:rsid w:val="224C6CB5"/>
    <w:rsid w:val="22580F35"/>
    <w:rsid w:val="225A9D60"/>
    <w:rsid w:val="225B6F64"/>
    <w:rsid w:val="22643DE6"/>
    <w:rsid w:val="22675E3E"/>
    <w:rsid w:val="226BAE49"/>
    <w:rsid w:val="226D57B3"/>
    <w:rsid w:val="227316EB"/>
    <w:rsid w:val="227A995E"/>
    <w:rsid w:val="2287CC13"/>
    <w:rsid w:val="228D07D1"/>
    <w:rsid w:val="228D7DA4"/>
    <w:rsid w:val="228DD08E"/>
    <w:rsid w:val="229008F1"/>
    <w:rsid w:val="22988B65"/>
    <w:rsid w:val="229A0456"/>
    <w:rsid w:val="229A1E78"/>
    <w:rsid w:val="229F40FA"/>
    <w:rsid w:val="22A5B4A4"/>
    <w:rsid w:val="22ABDEA0"/>
    <w:rsid w:val="22ADE4F8"/>
    <w:rsid w:val="22ADE80F"/>
    <w:rsid w:val="22B12FF0"/>
    <w:rsid w:val="22B5120C"/>
    <w:rsid w:val="22B608E0"/>
    <w:rsid w:val="22B841A5"/>
    <w:rsid w:val="22B86D0E"/>
    <w:rsid w:val="22BAFBB4"/>
    <w:rsid w:val="22C7D386"/>
    <w:rsid w:val="22C9B7D5"/>
    <w:rsid w:val="22CD8FF5"/>
    <w:rsid w:val="22D2A85C"/>
    <w:rsid w:val="22D4EDEE"/>
    <w:rsid w:val="22E05AA2"/>
    <w:rsid w:val="22E2DBBE"/>
    <w:rsid w:val="22E43046"/>
    <w:rsid w:val="22E6E570"/>
    <w:rsid w:val="22E737C9"/>
    <w:rsid w:val="22E7DEAF"/>
    <w:rsid w:val="22EA08AE"/>
    <w:rsid w:val="22EA28AF"/>
    <w:rsid w:val="22F4DC2F"/>
    <w:rsid w:val="22F8067B"/>
    <w:rsid w:val="22FC4126"/>
    <w:rsid w:val="22FD49CE"/>
    <w:rsid w:val="22FF725F"/>
    <w:rsid w:val="230139F9"/>
    <w:rsid w:val="23016F40"/>
    <w:rsid w:val="230429A4"/>
    <w:rsid w:val="2308E7B4"/>
    <w:rsid w:val="230BE9C6"/>
    <w:rsid w:val="231264DD"/>
    <w:rsid w:val="2314595D"/>
    <w:rsid w:val="2316CD20"/>
    <w:rsid w:val="2317DEFD"/>
    <w:rsid w:val="231C227C"/>
    <w:rsid w:val="231F45FA"/>
    <w:rsid w:val="2323C0F4"/>
    <w:rsid w:val="2326CCAB"/>
    <w:rsid w:val="2328F9E1"/>
    <w:rsid w:val="232D4669"/>
    <w:rsid w:val="233680C5"/>
    <w:rsid w:val="233E8C94"/>
    <w:rsid w:val="233E9322"/>
    <w:rsid w:val="23423B8D"/>
    <w:rsid w:val="234341E5"/>
    <w:rsid w:val="234378D8"/>
    <w:rsid w:val="2343E3A1"/>
    <w:rsid w:val="234EE550"/>
    <w:rsid w:val="23542C58"/>
    <w:rsid w:val="235881BB"/>
    <w:rsid w:val="235E11F7"/>
    <w:rsid w:val="2368DF7B"/>
    <w:rsid w:val="236C60B6"/>
    <w:rsid w:val="23703700"/>
    <w:rsid w:val="237213CD"/>
    <w:rsid w:val="23759941"/>
    <w:rsid w:val="23759DEE"/>
    <w:rsid w:val="2379B922"/>
    <w:rsid w:val="237C5C0B"/>
    <w:rsid w:val="237EC344"/>
    <w:rsid w:val="23854C81"/>
    <w:rsid w:val="23894A5B"/>
    <w:rsid w:val="238FCC21"/>
    <w:rsid w:val="2394ABED"/>
    <w:rsid w:val="239621FC"/>
    <w:rsid w:val="23A018FC"/>
    <w:rsid w:val="23A5E00F"/>
    <w:rsid w:val="23AF8D00"/>
    <w:rsid w:val="23B2C6CB"/>
    <w:rsid w:val="23B6FEBC"/>
    <w:rsid w:val="23BA2CB6"/>
    <w:rsid w:val="23BA7A75"/>
    <w:rsid w:val="23C6F168"/>
    <w:rsid w:val="23C88F27"/>
    <w:rsid w:val="23DB8814"/>
    <w:rsid w:val="23DC2574"/>
    <w:rsid w:val="23E3CE13"/>
    <w:rsid w:val="23E52B54"/>
    <w:rsid w:val="23E78A9F"/>
    <w:rsid w:val="23E7C290"/>
    <w:rsid w:val="23EC8B1C"/>
    <w:rsid w:val="23F54721"/>
    <w:rsid w:val="23F5D5C0"/>
    <w:rsid w:val="23FEDC0D"/>
    <w:rsid w:val="24099980"/>
    <w:rsid w:val="240A3569"/>
    <w:rsid w:val="240F20A9"/>
    <w:rsid w:val="240F9F0E"/>
    <w:rsid w:val="24107A6C"/>
    <w:rsid w:val="2431FCC4"/>
    <w:rsid w:val="2437A7D1"/>
    <w:rsid w:val="2437CEC9"/>
    <w:rsid w:val="243B18DC"/>
    <w:rsid w:val="243BA1D9"/>
    <w:rsid w:val="243FAF9E"/>
    <w:rsid w:val="24417D00"/>
    <w:rsid w:val="2441EDFE"/>
    <w:rsid w:val="24422DE8"/>
    <w:rsid w:val="2453F6C7"/>
    <w:rsid w:val="2457E2AE"/>
    <w:rsid w:val="245C0A32"/>
    <w:rsid w:val="24642439"/>
    <w:rsid w:val="2468AA1D"/>
    <w:rsid w:val="246F0979"/>
    <w:rsid w:val="24724C1C"/>
    <w:rsid w:val="24774EEF"/>
    <w:rsid w:val="2479276E"/>
    <w:rsid w:val="247FAA4D"/>
    <w:rsid w:val="24880BDF"/>
    <w:rsid w:val="2489F12F"/>
    <w:rsid w:val="249334B1"/>
    <w:rsid w:val="24A360D4"/>
    <w:rsid w:val="24A36226"/>
    <w:rsid w:val="24A50DC5"/>
    <w:rsid w:val="24A764CF"/>
    <w:rsid w:val="24A8A1D4"/>
    <w:rsid w:val="24AC1170"/>
    <w:rsid w:val="24B0EE66"/>
    <w:rsid w:val="24B8F673"/>
    <w:rsid w:val="24B90AA7"/>
    <w:rsid w:val="24B9773A"/>
    <w:rsid w:val="24BDE67B"/>
    <w:rsid w:val="24C14D50"/>
    <w:rsid w:val="24CA87DF"/>
    <w:rsid w:val="24CAF705"/>
    <w:rsid w:val="24CB9241"/>
    <w:rsid w:val="24D2250E"/>
    <w:rsid w:val="24D82009"/>
    <w:rsid w:val="24DB1B7B"/>
    <w:rsid w:val="24EAD049"/>
    <w:rsid w:val="24F89E8B"/>
    <w:rsid w:val="24FB6334"/>
    <w:rsid w:val="24FD981E"/>
    <w:rsid w:val="24FF348A"/>
    <w:rsid w:val="250157A6"/>
    <w:rsid w:val="2503CCB4"/>
    <w:rsid w:val="2506453B"/>
    <w:rsid w:val="25074CC1"/>
    <w:rsid w:val="250C651D"/>
    <w:rsid w:val="2511D8B8"/>
    <w:rsid w:val="2512E33B"/>
    <w:rsid w:val="25153F8A"/>
    <w:rsid w:val="2517F25A"/>
    <w:rsid w:val="251BC90D"/>
    <w:rsid w:val="251F2050"/>
    <w:rsid w:val="25273840"/>
    <w:rsid w:val="252D32C8"/>
    <w:rsid w:val="2530785C"/>
    <w:rsid w:val="253781E9"/>
    <w:rsid w:val="253F9385"/>
    <w:rsid w:val="25405691"/>
    <w:rsid w:val="2547E691"/>
    <w:rsid w:val="254C73B7"/>
    <w:rsid w:val="254CEA73"/>
    <w:rsid w:val="254D06F9"/>
    <w:rsid w:val="254D65CE"/>
    <w:rsid w:val="255397F5"/>
    <w:rsid w:val="2554CDFE"/>
    <w:rsid w:val="25595CE8"/>
    <w:rsid w:val="255F0FFA"/>
    <w:rsid w:val="25672895"/>
    <w:rsid w:val="2568E0BE"/>
    <w:rsid w:val="256E8C96"/>
    <w:rsid w:val="257351BE"/>
    <w:rsid w:val="257C3560"/>
    <w:rsid w:val="2586F4AD"/>
    <w:rsid w:val="25884E43"/>
    <w:rsid w:val="258D9306"/>
    <w:rsid w:val="258F9F0B"/>
    <w:rsid w:val="25952582"/>
    <w:rsid w:val="2595A72B"/>
    <w:rsid w:val="25A42684"/>
    <w:rsid w:val="25A91F5B"/>
    <w:rsid w:val="25AD9A88"/>
    <w:rsid w:val="25B07D9C"/>
    <w:rsid w:val="25B6D545"/>
    <w:rsid w:val="25BA31AC"/>
    <w:rsid w:val="25BE9B73"/>
    <w:rsid w:val="25C04FB7"/>
    <w:rsid w:val="25C1AA1B"/>
    <w:rsid w:val="25CA4A92"/>
    <w:rsid w:val="25D07AC1"/>
    <w:rsid w:val="25D2722F"/>
    <w:rsid w:val="25D83FEC"/>
    <w:rsid w:val="25DB8ADE"/>
    <w:rsid w:val="25DD4296"/>
    <w:rsid w:val="25DF732A"/>
    <w:rsid w:val="25DFE65F"/>
    <w:rsid w:val="25E33A25"/>
    <w:rsid w:val="25EBD684"/>
    <w:rsid w:val="25F0D00D"/>
    <w:rsid w:val="25F3D922"/>
    <w:rsid w:val="25F8C31E"/>
    <w:rsid w:val="25FDBD56"/>
    <w:rsid w:val="260449C8"/>
    <w:rsid w:val="260475F2"/>
    <w:rsid w:val="260630E3"/>
    <w:rsid w:val="2606902B"/>
    <w:rsid w:val="26076BDC"/>
    <w:rsid w:val="260B6049"/>
    <w:rsid w:val="261D66B4"/>
    <w:rsid w:val="261E92E0"/>
    <w:rsid w:val="261EC6BF"/>
    <w:rsid w:val="26207F63"/>
    <w:rsid w:val="2620B045"/>
    <w:rsid w:val="2621B23F"/>
    <w:rsid w:val="2622A41D"/>
    <w:rsid w:val="26243AC9"/>
    <w:rsid w:val="262741D8"/>
    <w:rsid w:val="26295A3D"/>
    <w:rsid w:val="262989B5"/>
    <w:rsid w:val="262AEB9E"/>
    <w:rsid w:val="262CFE41"/>
    <w:rsid w:val="262EB946"/>
    <w:rsid w:val="26318F56"/>
    <w:rsid w:val="2635AD48"/>
    <w:rsid w:val="263AADD8"/>
    <w:rsid w:val="263ABEDC"/>
    <w:rsid w:val="263B36F1"/>
    <w:rsid w:val="263B5B93"/>
    <w:rsid w:val="263B7FA6"/>
    <w:rsid w:val="263BE877"/>
    <w:rsid w:val="263DFD72"/>
    <w:rsid w:val="26437AF7"/>
    <w:rsid w:val="264DE1B4"/>
    <w:rsid w:val="2652734B"/>
    <w:rsid w:val="26560F54"/>
    <w:rsid w:val="265CF27F"/>
    <w:rsid w:val="265E117E"/>
    <w:rsid w:val="2660A7A5"/>
    <w:rsid w:val="2664AC44"/>
    <w:rsid w:val="2664E6BD"/>
    <w:rsid w:val="266718F1"/>
    <w:rsid w:val="26673E08"/>
    <w:rsid w:val="266B8824"/>
    <w:rsid w:val="266D17B9"/>
    <w:rsid w:val="266D6961"/>
    <w:rsid w:val="266EFFD3"/>
    <w:rsid w:val="26701C81"/>
    <w:rsid w:val="267192B7"/>
    <w:rsid w:val="2673056F"/>
    <w:rsid w:val="267ED10E"/>
    <w:rsid w:val="268D0AE1"/>
    <w:rsid w:val="26A1725F"/>
    <w:rsid w:val="26A34D34"/>
    <w:rsid w:val="26A42CF1"/>
    <w:rsid w:val="26ABA591"/>
    <w:rsid w:val="26B1B28A"/>
    <w:rsid w:val="26B74ACA"/>
    <w:rsid w:val="26B79803"/>
    <w:rsid w:val="26B8D129"/>
    <w:rsid w:val="26BB7FBA"/>
    <w:rsid w:val="26BCEE12"/>
    <w:rsid w:val="26BD4E0E"/>
    <w:rsid w:val="26BD8206"/>
    <w:rsid w:val="26BF83C4"/>
    <w:rsid w:val="26BFD671"/>
    <w:rsid w:val="26C0F4B9"/>
    <w:rsid w:val="26C335D0"/>
    <w:rsid w:val="26C41916"/>
    <w:rsid w:val="26CD3F5B"/>
    <w:rsid w:val="26CED3B9"/>
    <w:rsid w:val="26D29E35"/>
    <w:rsid w:val="26D306D8"/>
    <w:rsid w:val="26D9B463"/>
    <w:rsid w:val="26E1385B"/>
    <w:rsid w:val="26E3C465"/>
    <w:rsid w:val="26E92EC4"/>
    <w:rsid w:val="26EC832B"/>
    <w:rsid w:val="26ED7B16"/>
    <w:rsid w:val="26F2D492"/>
    <w:rsid w:val="26F31EFF"/>
    <w:rsid w:val="26F611B6"/>
    <w:rsid w:val="26FDE881"/>
    <w:rsid w:val="26FE0A13"/>
    <w:rsid w:val="26FEA148"/>
    <w:rsid w:val="270264E8"/>
    <w:rsid w:val="27045459"/>
    <w:rsid w:val="271039ED"/>
    <w:rsid w:val="27126F33"/>
    <w:rsid w:val="271E4057"/>
    <w:rsid w:val="2720D53D"/>
    <w:rsid w:val="272DAAD6"/>
    <w:rsid w:val="272EE946"/>
    <w:rsid w:val="272F0190"/>
    <w:rsid w:val="2730F1AA"/>
    <w:rsid w:val="273444DE"/>
    <w:rsid w:val="27348718"/>
    <w:rsid w:val="2736E832"/>
    <w:rsid w:val="2737A20C"/>
    <w:rsid w:val="273A12A7"/>
    <w:rsid w:val="273C77E6"/>
    <w:rsid w:val="273D2102"/>
    <w:rsid w:val="27414435"/>
    <w:rsid w:val="27458EAB"/>
    <w:rsid w:val="2747DDC8"/>
    <w:rsid w:val="274AADA4"/>
    <w:rsid w:val="274E245C"/>
    <w:rsid w:val="2754BEC7"/>
    <w:rsid w:val="2757256D"/>
    <w:rsid w:val="27574AB5"/>
    <w:rsid w:val="27577AE6"/>
    <w:rsid w:val="275CDE82"/>
    <w:rsid w:val="276952B1"/>
    <w:rsid w:val="276C4CC9"/>
    <w:rsid w:val="27703A00"/>
    <w:rsid w:val="2772A970"/>
    <w:rsid w:val="27731636"/>
    <w:rsid w:val="27739A45"/>
    <w:rsid w:val="2779ED8E"/>
    <w:rsid w:val="277C1C46"/>
    <w:rsid w:val="278800BB"/>
    <w:rsid w:val="278BF95E"/>
    <w:rsid w:val="279417BB"/>
    <w:rsid w:val="279A46BC"/>
    <w:rsid w:val="279D8F52"/>
    <w:rsid w:val="27A2F353"/>
    <w:rsid w:val="27A669E3"/>
    <w:rsid w:val="27A796EF"/>
    <w:rsid w:val="27A8C6A2"/>
    <w:rsid w:val="27AA8F53"/>
    <w:rsid w:val="27ADE6F3"/>
    <w:rsid w:val="27B230E8"/>
    <w:rsid w:val="27B50761"/>
    <w:rsid w:val="27B78B86"/>
    <w:rsid w:val="27BC8B7F"/>
    <w:rsid w:val="27BEA98F"/>
    <w:rsid w:val="27C071D6"/>
    <w:rsid w:val="27C10B3D"/>
    <w:rsid w:val="27CD8F17"/>
    <w:rsid w:val="27D2AD2E"/>
    <w:rsid w:val="27D3A461"/>
    <w:rsid w:val="27D4D169"/>
    <w:rsid w:val="27DB7D6F"/>
    <w:rsid w:val="27DD54CF"/>
    <w:rsid w:val="27E0F329"/>
    <w:rsid w:val="27E1B36A"/>
    <w:rsid w:val="27E2672A"/>
    <w:rsid w:val="27E2D79D"/>
    <w:rsid w:val="27E9DCE6"/>
    <w:rsid w:val="27EED6B5"/>
    <w:rsid w:val="27EF189C"/>
    <w:rsid w:val="27F6402F"/>
    <w:rsid w:val="27F728C6"/>
    <w:rsid w:val="27FC8858"/>
    <w:rsid w:val="27FE1C15"/>
    <w:rsid w:val="27FE62E3"/>
    <w:rsid w:val="28033EBA"/>
    <w:rsid w:val="280665A5"/>
    <w:rsid w:val="281150DE"/>
    <w:rsid w:val="28121BBC"/>
    <w:rsid w:val="28125DA7"/>
    <w:rsid w:val="281755B1"/>
    <w:rsid w:val="2818F8BD"/>
    <w:rsid w:val="281C41BF"/>
    <w:rsid w:val="281DB7FA"/>
    <w:rsid w:val="2823D2EE"/>
    <w:rsid w:val="28289BB0"/>
    <w:rsid w:val="282B0380"/>
    <w:rsid w:val="282C09D7"/>
    <w:rsid w:val="282D9A7C"/>
    <w:rsid w:val="282E5B96"/>
    <w:rsid w:val="283A4092"/>
    <w:rsid w:val="283C4F8A"/>
    <w:rsid w:val="283E25F5"/>
    <w:rsid w:val="283E45F4"/>
    <w:rsid w:val="283F86CC"/>
    <w:rsid w:val="2843C605"/>
    <w:rsid w:val="2843D74E"/>
    <w:rsid w:val="284626C3"/>
    <w:rsid w:val="2847357E"/>
    <w:rsid w:val="284991EE"/>
    <w:rsid w:val="2851A2A8"/>
    <w:rsid w:val="285C0BAD"/>
    <w:rsid w:val="28621916"/>
    <w:rsid w:val="2865AF04"/>
    <w:rsid w:val="28673F40"/>
    <w:rsid w:val="286A0AAE"/>
    <w:rsid w:val="286C0B90"/>
    <w:rsid w:val="286D9F76"/>
    <w:rsid w:val="286FC23C"/>
    <w:rsid w:val="2873CE85"/>
    <w:rsid w:val="2879C87C"/>
    <w:rsid w:val="28816661"/>
    <w:rsid w:val="2887FF6F"/>
    <w:rsid w:val="2889F56E"/>
    <w:rsid w:val="288B2873"/>
    <w:rsid w:val="288FDECD"/>
    <w:rsid w:val="2891B38B"/>
    <w:rsid w:val="28930587"/>
    <w:rsid w:val="28948889"/>
    <w:rsid w:val="289B2E65"/>
    <w:rsid w:val="289CC236"/>
    <w:rsid w:val="289E99BC"/>
    <w:rsid w:val="28A1E5D9"/>
    <w:rsid w:val="28A3B26E"/>
    <w:rsid w:val="28B2A881"/>
    <w:rsid w:val="28B38D56"/>
    <w:rsid w:val="28BABBA3"/>
    <w:rsid w:val="28C27268"/>
    <w:rsid w:val="28C3F7D9"/>
    <w:rsid w:val="28C57E04"/>
    <w:rsid w:val="28CA0093"/>
    <w:rsid w:val="28D002AF"/>
    <w:rsid w:val="28D59860"/>
    <w:rsid w:val="28E29A4A"/>
    <w:rsid w:val="28E33FBA"/>
    <w:rsid w:val="28E39BA6"/>
    <w:rsid w:val="28E5F5C6"/>
    <w:rsid w:val="28E8D3D2"/>
    <w:rsid w:val="28EB66DC"/>
    <w:rsid w:val="28EB8261"/>
    <w:rsid w:val="28EB85C8"/>
    <w:rsid w:val="28F22987"/>
    <w:rsid w:val="28F5A479"/>
    <w:rsid w:val="28F704AD"/>
    <w:rsid w:val="28FAE306"/>
    <w:rsid w:val="28FB201C"/>
    <w:rsid w:val="2903B00C"/>
    <w:rsid w:val="290763C5"/>
    <w:rsid w:val="29087E63"/>
    <w:rsid w:val="2908B56E"/>
    <w:rsid w:val="290CE176"/>
    <w:rsid w:val="290E7992"/>
    <w:rsid w:val="291665F2"/>
    <w:rsid w:val="29195E27"/>
    <w:rsid w:val="291A0DC6"/>
    <w:rsid w:val="2922053E"/>
    <w:rsid w:val="29259152"/>
    <w:rsid w:val="2925C037"/>
    <w:rsid w:val="292C8B93"/>
    <w:rsid w:val="29319B6B"/>
    <w:rsid w:val="29332801"/>
    <w:rsid w:val="29370B59"/>
    <w:rsid w:val="29392F5B"/>
    <w:rsid w:val="293BD90B"/>
    <w:rsid w:val="293DCE3A"/>
    <w:rsid w:val="2942961F"/>
    <w:rsid w:val="295C1F8F"/>
    <w:rsid w:val="2961D25A"/>
    <w:rsid w:val="296342D5"/>
    <w:rsid w:val="2974524D"/>
    <w:rsid w:val="2975159F"/>
    <w:rsid w:val="297532C7"/>
    <w:rsid w:val="2976E362"/>
    <w:rsid w:val="2977112B"/>
    <w:rsid w:val="2977B9D8"/>
    <w:rsid w:val="2978D89E"/>
    <w:rsid w:val="297A9698"/>
    <w:rsid w:val="297ABF18"/>
    <w:rsid w:val="297C8ACE"/>
    <w:rsid w:val="297D1060"/>
    <w:rsid w:val="298111CF"/>
    <w:rsid w:val="29849EF1"/>
    <w:rsid w:val="298C3CA6"/>
    <w:rsid w:val="298C9FD9"/>
    <w:rsid w:val="2994DB56"/>
    <w:rsid w:val="299BDEF7"/>
    <w:rsid w:val="299F1A51"/>
    <w:rsid w:val="299F3E6F"/>
    <w:rsid w:val="29A22C8E"/>
    <w:rsid w:val="29ADB777"/>
    <w:rsid w:val="29B008C8"/>
    <w:rsid w:val="29B87ECC"/>
    <w:rsid w:val="29BB5C6F"/>
    <w:rsid w:val="29BBEF54"/>
    <w:rsid w:val="29BEAAF7"/>
    <w:rsid w:val="29C0098C"/>
    <w:rsid w:val="29C7EFF5"/>
    <w:rsid w:val="29CA38BB"/>
    <w:rsid w:val="29CADE5B"/>
    <w:rsid w:val="29D2E8CC"/>
    <w:rsid w:val="29DAAAB9"/>
    <w:rsid w:val="29E40400"/>
    <w:rsid w:val="29E56472"/>
    <w:rsid w:val="29F2CB5A"/>
    <w:rsid w:val="29F392A5"/>
    <w:rsid w:val="29F564A9"/>
    <w:rsid w:val="29F78793"/>
    <w:rsid w:val="29F93B2C"/>
    <w:rsid w:val="2A027DA6"/>
    <w:rsid w:val="2A03D112"/>
    <w:rsid w:val="2A0A0707"/>
    <w:rsid w:val="2A0C590F"/>
    <w:rsid w:val="2A125C37"/>
    <w:rsid w:val="2A18DA55"/>
    <w:rsid w:val="2A195BAA"/>
    <w:rsid w:val="2A1AA8EB"/>
    <w:rsid w:val="2A1C773E"/>
    <w:rsid w:val="2A1F361E"/>
    <w:rsid w:val="2A1F5D19"/>
    <w:rsid w:val="2A225472"/>
    <w:rsid w:val="2A241162"/>
    <w:rsid w:val="2A2594DC"/>
    <w:rsid w:val="2A263B4A"/>
    <w:rsid w:val="2A2897F8"/>
    <w:rsid w:val="2A2B0462"/>
    <w:rsid w:val="2A2D4BDA"/>
    <w:rsid w:val="2A305512"/>
    <w:rsid w:val="2A32A3E5"/>
    <w:rsid w:val="2A33B3DE"/>
    <w:rsid w:val="2A3C422E"/>
    <w:rsid w:val="2A3E1FBD"/>
    <w:rsid w:val="2A3F70FE"/>
    <w:rsid w:val="2A41633E"/>
    <w:rsid w:val="2A440CEC"/>
    <w:rsid w:val="2A4447CD"/>
    <w:rsid w:val="2A455A8C"/>
    <w:rsid w:val="2A45B8DD"/>
    <w:rsid w:val="2A495769"/>
    <w:rsid w:val="2A4A48D6"/>
    <w:rsid w:val="2A55A1A9"/>
    <w:rsid w:val="2A5FEA11"/>
    <w:rsid w:val="2A6188E1"/>
    <w:rsid w:val="2A656861"/>
    <w:rsid w:val="2A698183"/>
    <w:rsid w:val="2A6E21D3"/>
    <w:rsid w:val="2A6F0EFC"/>
    <w:rsid w:val="2A71EEC2"/>
    <w:rsid w:val="2A7384AB"/>
    <w:rsid w:val="2A73FC9B"/>
    <w:rsid w:val="2A78E618"/>
    <w:rsid w:val="2A7A1CAD"/>
    <w:rsid w:val="2A7B5DDC"/>
    <w:rsid w:val="2A7CC0E5"/>
    <w:rsid w:val="2A7D841A"/>
    <w:rsid w:val="2A84992F"/>
    <w:rsid w:val="2A96164A"/>
    <w:rsid w:val="2A9D17CE"/>
    <w:rsid w:val="2A9EEDF4"/>
    <w:rsid w:val="2AA4354C"/>
    <w:rsid w:val="2AA47D23"/>
    <w:rsid w:val="2AA9BDCE"/>
    <w:rsid w:val="2AAAB83B"/>
    <w:rsid w:val="2AAE2DD0"/>
    <w:rsid w:val="2AB3A115"/>
    <w:rsid w:val="2AB4F09D"/>
    <w:rsid w:val="2ABC1EDB"/>
    <w:rsid w:val="2AC065BE"/>
    <w:rsid w:val="2AC13605"/>
    <w:rsid w:val="2AC44184"/>
    <w:rsid w:val="2AC463C9"/>
    <w:rsid w:val="2AC57940"/>
    <w:rsid w:val="2AC8949F"/>
    <w:rsid w:val="2ACCC392"/>
    <w:rsid w:val="2AD04CE0"/>
    <w:rsid w:val="2AD72EAE"/>
    <w:rsid w:val="2AD8A649"/>
    <w:rsid w:val="2ADA094C"/>
    <w:rsid w:val="2ADB5D92"/>
    <w:rsid w:val="2AE76A52"/>
    <w:rsid w:val="2AEC26F8"/>
    <w:rsid w:val="2AECECC4"/>
    <w:rsid w:val="2AF6C677"/>
    <w:rsid w:val="2AF6CAED"/>
    <w:rsid w:val="2AF795B7"/>
    <w:rsid w:val="2AFF3B4C"/>
    <w:rsid w:val="2B01E166"/>
    <w:rsid w:val="2B053CF0"/>
    <w:rsid w:val="2B073171"/>
    <w:rsid w:val="2B113118"/>
    <w:rsid w:val="2B13CDA9"/>
    <w:rsid w:val="2B162A72"/>
    <w:rsid w:val="2B1EC789"/>
    <w:rsid w:val="2B2089A7"/>
    <w:rsid w:val="2B2547B7"/>
    <w:rsid w:val="2B28720C"/>
    <w:rsid w:val="2B28D24D"/>
    <w:rsid w:val="2B2BDDF4"/>
    <w:rsid w:val="2B2F6E89"/>
    <w:rsid w:val="2B3054C8"/>
    <w:rsid w:val="2B38D0C9"/>
    <w:rsid w:val="2B3C56E8"/>
    <w:rsid w:val="2B43455D"/>
    <w:rsid w:val="2B4754A5"/>
    <w:rsid w:val="2B4892B3"/>
    <w:rsid w:val="2B4FF622"/>
    <w:rsid w:val="2B50AC35"/>
    <w:rsid w:val="2B549129"/>
    <w:rsid w:val="2B581283"/>
    <w:rsid w:val="2B5AA866"/>
    <w:rsid w:val="2B67A46E"/>
    <w:rsid w:val="2B6D461A"/>
    <w:rsid w:val="2B6E27F6"/>
    <w:rsid w:val="2B6E52D7"/>
    <w:rsid w:val="2B6E7AD5"/>
    <w:rsid w:val="2B72B785"/>
    <w:rsid w:val="2B7375DB"/>
    <w:rsid w:val="2B770FC1"/>
    <w:rsid w:val="2B7B773D"/>
    <w:rsid w:val="2B7C3167"/>
    <w:rsid w:val="2B80F30F"/>
    <w:rsid w:val="2B84C3C0"/>
    <w:rsid w:val="2B8FD366"/>
    <w:rsid w:val="2B909D70"/>
    <w:rsid w:val="2B926115"/>
    <w:rsid w:val="2B97BB52"/>
    <w:rsid w:val="2B9A6460"/>
    <w:rsid w:val="2B9EB74E"/>
    <w:rsid w:val="2BA2A52D"/>
    <w:rsid w:val="2BAF2C8D"/>
    <w:rsid w:val="2BB2D61B"/>
    <w:rsid w:val="2BB325C4"/>
    <w:rsid w:val="2BB50CC9"/>
    <w:rsid w:val="2BB6B062"/>
    <w:rsid w:val="2BB78E61"/>
    <w:rsid w:val="2BBCFD61"/>
    <w:rsid w:val="2BCEB7B9"/>
    <w:rsid w:val="2BCEE1B3"/>
    <w:rsid w:val="2BD55F6B"/>
    <w:rsid w:val="2BDC0B2F"/>
    <w:rsid w:val="2BDF3FEB"/>
    <w:rsid w:val="2BE2BA4B"/>
    <w:rsid w:val="2BE5E2C1"/>
    <w:rsid w:val="2BE66849"/>
    <w:rsid w:val="2BE7B204"/>
    <w:rsid w:val="2BEF19F5"/>
    <w:rsid w:val="2BF0247F"/>
    <w:rsid w:val="2BF43BEE"/>
    <w:rsid w:val="2BF9F786"/>
    <w:rsid w:val="2BFCA433"/>
    <w:rsid w:val="2BFED5CF"/>
    <w:rsid w:val="2C0CD46F"/>
    <w:rsid w:val="2C0E65EF"/>
    <w:rsid w:val="2C23198C"/>
    <w:rsid w:val="2C2474E3"/>
    <w:rsid w:val="2C2DBAA7"/>
    <w:rsid w:val="2C374132"/>
    <w:rsid w:val="2C39BBB5"/>
    <w:rsid w:val="2C3B55C1"/>
    <w:rsid w:val="2C3F791F"/>
    <w:rsid w:val="2C407394"/>
    <w:rsid w:val="2C491FED"/>
    <w:rsid w:val="2C4D6888"/>
    <w:rsid w:val="2C4DF5FA"/>
    <w:rsid w:val="2C58069B"/>
    <w:rsid w:val="2C5B2D98"/>
    <w:rsid w:val="2C5BE036"/>
    <w:rsid w:val="2C5EDF3F"/>
    <w:rsid w:val="2C65655D"/>
    <w:rsid w:val="2C717024"/>
    <w:rsid w:val="2C732C1F"/>
    <w:rsid w:val="2C75448D"/>
    <w:rsid w:val="2C7FE583"/>
    <w:rsid w:val="2C8AAF20"/>
    <w:rsid w:val="2C8FD156"/>
    <w:rsid w:val="2C953FA7"/>
    <w:rsid w:val="2CA8EE40"/>
    <w:rsid w:val="2CB19E10"/>
    <w:rsid w:val="2CB3D9BE"/>
    <w:rsid w:val="2CBD42A2"/>
    <w:rsid w:val="2CC23A53"/>
    <w:rsid w:val="2CCFC2B5"/>
    <w:rsid w:val="2CD1468C"/>
    <w:rsid w:val="2CD67F98"/>
    <w:rsid w:val="2CD8BA18"/>
    <w:rsid w:val="2CDA0A61"/>
    <w:rsid w:val="2CDC8814"/>
    <w:rsid w:val="2CDD93E1"/>
    <w:rsid w:val="2CEA0967"/>
    <w:rsid w:val="2CEB1F12"/>
    <w:rsid w:val="2CEECBE8"/>
    <w:rsid w:val="2CF1494D"/>
    <w:rsid w:val="2CFA1C0F"/>
    <w:rsid w:val="2D028C16"/>
    <w:rsid w:val="2D047646"/>
    <w:rsid w:val="2D050BAC"/>
    <w:rsid w:val="2D068D55"/>
    <w:rsid w:val="2D069F29"/>
    <w:rsid w:val="2D06FC8F"/>
    <w:rsid w:val="2D0983D3"/>
    <w:rsid w:val="2D0BF891"/>
    <w:rsid w:val="2D18F07F"/>
    <w:rsid w:val="2D1FDFE3"/>
    <w:rsid w:val="2D22679F"/>
    <w:rsid w:val="2D247068"/>
    <w:rsid w:val="2D282416"/>
    <w:rsid w:val="2D2A42A8"/>
    <w:rsid w:val="2D2A7C36"/>
    <w:rsid w:val="2D2D0DF2"/>
    <w:rsid w:val="2D2FEC8B"/>
    <w:rsid w:val="2D3103FC"/>
    <w:rsid w:val="2D339385"/>
    <w:rsid w:val="2D38A397"/>
    <w:rsid w:val="2D38D4EA"/>
    <w:rsid w:val="2D40CAE9"/>
    <w:rsid w:val="2D484062"/>
    <w:rsid w:val="2D4FF3CA"/>
    <w:rsid w:val="2D503247"/>
    <w:rsid w:val="2D5632BE"/>
    <w:rsid w:val="2D56440E"/>
    <w:rsid w:val="2D5A9FE2"/>
    <w:rsid w:val="2D5B0262"/>
    <w:rsid w:val="2D6065A4"/>
    <w:rsid w:val="2D708106"/>
    <w:rsid w:val="2D73C9B5"/>
    <w:rsid w:val="2D753557"/>
    <w:rsid w:val="2D77A693"/>
    <w:rsid w:val="2D7EBA64"/>
    <w:rsid w:val="2D7F71A3"/>
    <w:rsid w:val="2D82D510"/>
    <w:rsid w:val="2D87D7C3"/>
    <w:rsid w:val="2D8CF9F3"/>
    <w:rsid w:val="2D8E53D4"/>
    <w:rsid w:val="2D901DC1"/>
    <w:rsid w:val="2D909E39"/>
    <w:rsid w:val="2D930C93"/>
    <w:rsid w:val="2D990FEE"/>
    <w:rsid w:val="2DA08F25"/>
    <w:rsid w:val="2DA17E13"/>
    <w:rsid w:val="2DA42A87"/>
    <w:rsid w:val="2DB25DFB"/>
    <w:rsid w:val="2DBA1312"/>
    <w:rsid w:val="2DC2EBCC"/>
    <w:rsid w:val="2DC35C52"/>
    <w:rsid w:val="2DC643AE"/>
    <w:rsid w:val="2DD00C7D"/>
    <w:rsid w:val="2DD4927E"/>
    <w:rsid w:val="2DD635BD"/>
    <w:rsid w:val="2DD7AC83"/>
    <w:rsid w:val="2DDD8A36"/>
    <w:rsid w:val="2DE4CA65"/>
    <w:rsid w:val="2DE6B80C"/>
    <w:rsid w:val="2DEAF1C8"/>
    <w:rsid w:val="2DED6D6B"/>
    <w:rsid w:val="2DEEC79A"/>
    <w:rsid w:val="2DF2F80D"/>
    <w:rsid w:val="2DF7F752"/>
    <w:rsid w:val="2DFB37D9"/>
    <w:rsid w:val="2DFBE42B"/>
    <w:rsid w:val="2E00886A"/>
    <w:rsid w:val="2E01A2A6"/>
    <w:rsid w:val="2E033E94"/>
    <w:rsid w:val="2E057046"/>
    <w:rsid w:val="2E096EF2"/>
    <w:rsid w:val="2E13F275"/>
    <w:rsid w:val="2E1CCB99"/>
    <w:rsid w:val="2E1FC6A8"/>
    <w:rsid w:val="2E245ACA"/>
    <w:rsid w:val="2E26607F"/>
    <w:rsid w:val="2E293728"/>
    <w:rsid w:val="2E294661"/>
    <w:rsid w:val="2E2A50A1"/>
    <w:rsid w:val="2E2CDAB6"/>
    <w:rsid w:val="2E2D9E5D"/>
    <w:rsid w:val="2E35F7A5"/>
    <w:rsid w:val="2E368551"/>
    <w:rsid w:val="2E39D472"/>
    <w:rsid w:val="2E3AB995"/>
    <w:rsid w:val="2E40A434"/>
    <w:rsid w:val="2E45A0E4"/>
    <w:rsid w:val="2E460F46"/>
    <w:rsid w:val="2E4854AB"/>
    <w:rsid w:val="2E4DFB29"/>
    <w:rsid w:val="2E5029C9"/>
    <w:rsid w:val="2E5358BC"/>
    <w:rsid w:val="2E5923FC"/>
    <w:rsid w:val="2E5A3221"/>
    <w:rsid w:val="2E5A62AF"/>
    <w:rsid w:val="2E5CAFF9"/>
    <w:rsid w:val="2E6312FE"/>
    <w:rsid w:val="2E6A9C0F"/>
    <w:rsid w:val="2E6BD4B8"/>
    <w:rsid w:val="2E6C605A"/>
    <w:rsid w:val="2E6D586D"/>
    <w:rsid w:val="2E738ED9"/>
    <w:rsid w:val="2E781B48"/>
    <w:rsid w:val="2E7E2471"/>
    <w:rsid w:val="2E7F903B"/>
    <w:rsid w:val="2E84C4E8"/>
    <w:rsid w:val="2E8627C4"/>
    <w:rsid w:val="2E866D94"/>
    <w:rsid w:val="2E86B743"/>
    <w:rsid w:val="2E873036"/>
    <w:rsid w:val="2E8C1B03"/>
    <w:rsid w:val="2E8E993A"/>
    <w:rsid w:val="2E94DC98"/>
    <w:rsid w:val="2E984C28"/>
    <w:rsid w:val="2E9B44F1"/>
    <w:rsid w:val="2E9DE986"/>
    <w:rsid w:val="2EAB98D1"/>
    <w:rsid w:val="2EB04698"/>
    <w:rsid w:val="2EB14936"/>
    <w:rsid w:val="2EB23E28"/>
    <w:rsid w:val="2EB444A8"/>
    <w:rsid w:val="2EB61C7C"/>
    <w:rsid w:val="2EBAEB5B"/>
    <w:rsid w:val="2EC1D442"/>
    <w:rsid w:val="2EC5493E"/>
    <w:rsid w:val="2EC79B92"/>
    <w:rsid w:val="2EC8B2CB"/>
    <w:rsid w:val="2EC90C0C"/>
    <w:rsid w:val="2ECE3259"/>
    <w:rsid w:val="2ED28F7E"/>
    <w:rsid w:val="2ED3C401"/>
    <w:rsid w:val="2EDBE45B"/>
    <w:rsid w:val="2EDD6FA7"/>
    <w:rsid w:val="2EE558A8"/>
    <w:rsid w:val="2EEB22DD"/>
    <w:rsid w:val="2EEB8ED9"/>
    <w:rsid w:val="2EEBDC59"/>
    <w:rsid w:val="2EECF89B"/>
    <w:rsid w:val="2EED4D00"/>
    <w:rsid w:val="2EEE0A86"/>
    <w:rsid w:val="2EEF31C6"/>
    <w:rsid w:val="2EF01BED"/>
    <w:rsid w:val="2EF2D47F"/>
    <w:rsid w:val="2EF92BB1"/>
    <w:rsid w:val="2EF97DC5"/>
    <w:rsid w:val="2F01CB6C"/>
    <w:rsid w:val="2F09C05E"/>
    <w:rsid w:val="2F11D301"/>
    <w:rsid w:val="2F123DD9"/>
    <w:rsid w:val="2F130BB5"/>
    <w:rsid w:val="2F16C13F"/>
    <w:rsid w:val="2F180D9E"/>
    <w:rsid w:val="2F1837B9"/>
    <w:rsid w:val="2F1A8DC3"/>
    <w:rsid w:val="2F20FFB0"/>
    <w:rsid w:val="2F24D75F"/>
    <w:rsid w:val="2F2935C2"/>
    <w:rsid w:val="2F2BE7AE"/>
    <w:rsid w:val="2F37EE5C"/>
    <w:rsid w:val="2F4074CF"/>
    <w:rsid w:val="2F419A3C"/>
    <w:rsid w:val="2F4366D0"/>
    <w:rsid w:val="2F49D81F"/>
    <w:rsid w:val="2F4A6ADA"/>
    <w:rsid w:val="2F4AA5D5"/>
    <w:rsid w:val="2F4B7D23"/>
    <w:rsid w:val="2F4DD887"/>
    <w:rsid w:val="2F5A64B8"/>
    <w:rsid w:val="2F5B740C"/>
    <w:rsid w:val="2F5B7444"/>
    <w:rsid w:val="2F616043"/>
    <w:rsid w:val="2F65C27B"/>
    <w:rsid w:val="2F66D216"/>
    <w:rsid w:val="2F6D60AB"/>
    <w:rsid w:val="2F6F7D1A"/>
    <w:rsid w:val="2F70F636"/>
    <w:rsid w:val="2F79DB4E"/>
    <w:rsid w:val="2F7BE2EB"/>
    <w:rsid w:val="2F7F0FA0"/>
    <w:rsid w:val="2F83AAEF"/>
    <w:rsid w:val="2F8A6734"/>
    <w:rsid w:val="2F8E7AEE"/>
    <w:rsid w:val="2F8FEC65"/>
    <w:rsid w:val="2F9B4082"/>
    <w:rsid w:val="2FA0869F"/>
    <w:rsid w:val="2FA119EB"/>
    <w:rsid w:val="2FA6BDC2"/>
    <w:rsid w:val="2FA71A99"/>
    <w:rsid w:val="2FA840CE"/>
    <w:rsid w:val="2FA927C7"/>
    <w:rsid w:val="2FAF6CB4"/>
    <w:rsid w:val="2FB24DA0"/>
    <w:rsid w:val="2FB62166"/>
    <w:rsid w:val="2FB7751A"/>
    <w:rsid w:val="2FB93842"/>
    <w:rsid w:val="2FBB280E"/>
    <w:rsid w:val="2FBC9EC0"/>
    <w:rsid w:val="2FBD35DA"/>
    <w:rsid w:val="2FBEDDBD"/>
    <w:rsid w:val="2FC5A0BB"/>
    <w:rsid w:val="2FC8637A"/>
    <w:rsid w:val="2FCE29E2"/>
    <w:rsid w:val="2FDAD92E"/>
    <w:rsid w:val="2FDC232C"/>
    <w:rsid w:val="2FE59D03"/>
    <w:rsid w:val="2FF01D4E"/>
    <w:rsid w:val="2FF791FC"/>
    <w:rsid w:val="2FF9B158"/>
    <w:rsid w:val="2FFE6AC5"/>
    <w:rsid w:val="300199B3"/>
    <w:rsid w:val="3001CD00"/>
    <w:rsid w:val="3004D59C"/>
    <w:rsid w:val="300CBA93"/>
    <w:rsid w:val="300EAC5D"/>
    <w:rsid w:val="300F0B97"/>
    <w:rsid w:val="30129FA7"/>
    <w:rsid w:val="3016343C"/>
    <w:rsid w:val="301B347B"/>
    <w:rsid w:val="301F36D2"/>
    <w:rsid w:val="301F4AEB"/>
    <w:rsid w:val="30223396"/>
    <w:rsid w:val="3028C158"/>
    <w:rsid w:val="302D7349"/>
    <w:rsid w:val="302E8ABA"/>
    <w:rsid w:val="302EFDBB"/>
    <w:rsid w:val="30305BE6"/>
    <w:rsid w:val="3037EB30"/>
    <w:rsid w:val="303BBB0D"/>
    <w:rsid w:val="303BD739"/>
    <w:rsid w:val="303F61E5"/>
    <w:rsid w:val="30416AF0"/>
    <w:rsid w:val="3044495B"/>
    <w:rsid w:val="30453F61"/>
    <w:rsid w:val="30460F7D"/>
    <w:rsid w:val="304ADD57"/>
    <w:rsid w:val="304BE701"/>
    <w:rsid w:val="304C33D1"/>
    <w:rsid w:val="305168B3"/>
    <w:rsid w:val="3057E590"/>
    <w:rsid w:val="305EC17D"/>
    <w:rsid w:val="306A5122"/>
    <w:rsid w:val="306B40CC"/>
    <w:rsid w:val="306DE448"/>
    <w:rsid w:val="306F3816"/>
    <w:rsid w:val="3074D734"/>
    <w:rsid w:val="3076F45D"/>
    <w:rsid w:val="308052A4"/>
    <w:rsid w:val="3080B678"/>
    <w:rsid w:val="3082269F"/>
    <w:rsid w:val="30828082"/>
    <w:rsid w:val="30846878"/>
    <w:rsid w:val="308499BA"/>
    <w:rsid w:val="3084DC8B"/>
    <w:rsid w:val="308641DE"/>
    <w:rsid w:val="308806B4"/>
    <w:rsid w:val="308BC1C2"/>
    <w:rsid w:val="3092799E"/>
    <w:rsid w:val="309AC354"/>
    <w:rsid w:val="309AD105"/>
    <w:rsid w:val="309BE0AA"/>
    <w:rsid w:val="30A2FE69"/>
    <w:rsid w:val="30A52CFA"/>
    <w:rsid w:val="30A762F1"/>
    <w:rsid w:val="30AED264"/>
    <w:rsid w:val="30B0F747"/>
    <w:rsid w:val="30B1FAE8"/>
    <w:rsid w:val="30B22942"/>
    <w:rsid w:val="30BDC014"/>
    <w:rsid w:val="30C475B8"/>
    <w:rsid w:val="30C6C3F1"/>
    <w:rsid w:val="30C9D1A3"/>
    <w:rsid w:val="30CED0B9"/>
    <w:rsid w:val="30D159E6"/>
    <w:rsid w:val="30D5DBB4"/>
    <w:rsid w:val="30D8DD30"/>
    <w:rsid w:val="30DA64A1"/>
    <w:rsid w:val="30DB4E54"/>
    <w:rsid w:val="30DD20CD"/>
    <w:rsid w:val="30ED57D9"/>
    <w:rsid w:val="30EEA713"/>
    <w:rsid w:val="30F03132"/>
    <w:rsid w:val="30F0354C"/>
    <w:rsid w:val="30F6F70B"/>
    <w:rsid w:val="30F83B9C"/>
    <w:rsid w:val="30F8CC90"/>
    <w:rsid w:val="31119A46"/>
    <w:rsid w:val="31127BC4"/>
    <w:rsid w:val="311695E9"/>
    <w:rsid w:val="3119004F"/>
    <w:rsid w:val="3119D6E2"/>
    <w:rsid w:val="311B0248"/>
    <w:rsid w:val="311EFD5F"/>
    <w:rsid w:val="312EBAEA"/>
    <w:rsid w:val="312F7398"/>
    <w:rsid w:val="31336B9D"/>
    <w:rsid w:val="313B52EA"/>
    <w:rsid w:val="313E55C1"/>
    <w:rsid w:val="313E7AF6"/>
    <w:rsid w:val="314D5091"/>
    <w:rsid w:val="315A3562"/>
    <w:rsid w:val="315AA9D2"/>
    <w:rsid w:val="315C9E23"/>
    <w:rsid w:val="31670B53"/>
    <w:rsid w:val="316BC0EF"/>
    <w:rsid w:val="316BE511"/>
    <w:rsid w:val="3174221C"/>
    <w:rsid w:val="3177D977"/>
    <w:rsid w:val="3183EF56"/>
    <w:rsid w:val="3195E520"/>
    <w:rsid w:val="319953B6"/>
    <w:rsid w:val="31999D18"/>
    <w:rsid w:val="319BF66C"/>
    <w:rsid w:val="31A1F5E5"/>
    <w:rsid w:val="31A22F9F"/>
    <w:rsid w:val="31AAF774"/>
    <w:rsid w:val="31AE9E4D"/>
    <w:rsid w:val="31B0BFD4"/>
    <w:rsid w:val="31B9BAD6"/>
    <w:rsid w:val="31B9F575"/>
    <w:rsid w:val="31BAA784"/>
    <w:rsid w:val="31C49F69"/>
    <w:rsid w:val="31C6A4C5"/>
    <w:rsid w:val="31C9CA4A"/>
    <w:rsid w:val="31CC4314"/>
    <w:rsid w:val="31D0AAE3"/>
    <w:rsid w:val="31D536D9"/>
    <w:rsid w:val="31D5C964"/>
    <w:rsid w:val="31D9B4A0"/>
    <w:rsid w:val="31DFE3E6"/>
    <w:rsid w:val="31E48376"/>
    <w:rsid w:val="31E5A249"/>
    <w:rsid w:val="31F00CC0"/>
    <w:rsid w:val="31F2A683"/>
    <w:rsid w:val="31F32E60"/>
    <w:rsid w:val="31F6AA98"/>
    <w:rsid w:val="31F71647"/>
    <w:rsid w:val="31FA1031"/>
    <w:rsid w:val="31FED66D"/>
    <w:rsid w:val="32043CEB"/>
    <w:rsid w:val="3204D891"/>
    <w:rsid w:val="32059171"/>
    <w:rsid w:val="3211CB83"/>
    <w:rsid w:val="3217FB62"/>
    <w:rsid w:val="3218F65C"/>
    <w:rsid w:val="321BFC72"/>
    <w:rsid w:val="321CA328"/>
    <w:rsid w:val="3220D764"/>
    <w:rsid w:val="322185F2"/>
    <w:rsid w:val="3223683C"/>
    <w:rsid w:val="3227A8ED"/>
    <w:rsid w:val="3229A8F9"/>
    <w:rsid w:val="322B1D1B"/>
    <w:rsid w:val="322F0538"/>
    <w:rsid w:val="32300766"/>
    <w:rsid w:val="323FCAFD"/>
    <w:rsid w:val="3242DC84"/>
    <w:rsid w:val="324B8A01"/>
    <w:rsid w:val="324C3A0B"/>
    <w:rsid w:val="324CAC68"/>
    <w:rsid w:val="3253DC90"/>
    <w:rsid w:val="3256F5EF"/>
    <w:rsid w:val="325AAA37"/>
    <w:rsid w:val="325FB9AB"/>
    <w:rsid w:val="32613084"/>
    <w:rsid w:val="326AE207"/>
    <w:rsid w:val="326DEE72"/>
    <w:rsid w:val="326E34AD"/>
    <w:rsid w:val="326ED701"/>
    <w:rsid w:val="32710E68"/>
    <w:rsid w:val="3274DC45"/>
    <w:rsid w:val="3275E9CF"/>
    <w:rsid w:val="327D3F53"/>
    <w:rsid w:val="3284AC7F"/>
    <w:rsid w:val="32865E98"/>
    <w:rsid w:val="328C59AD"/>
    <w:rsid w:val="32927197"/>
    <w:rsid w:val="3297D58F"/>
    <w:rsid w:val="32A0490A"/>
    <w:rsid w:val="32A272E5"/>
    <w:rsid w:val="32A42BCC"/>
    <w:rsid w:val="32A574AE"/>
    <w:rsid w:val="32A7C95D"/>
    <w:rsid w:val="32AE1016"/>
    <w:rsid w:val="32B6FEB5"/>
    <w:rsid w:val="32B806A0"/>
    <w:rsid w:val="32BB1AD4"/>
    <w:rsid w:val="32BCBD48"/>
    <w:rsid w:val="32C26C2A"/>
    <w:rsid w:val="32C6A6C7"/>
    <w:rsid w:val="32C868D1"/>
    <w:rsid w:val="32CBB2CC"/>
    <w:rsid w:val="32CD058A"/>
    <w:rsid w:val="32CEC94C"/>
    <w:rsid w:val="32DA0B52"/>
    <w:rsid w:val="32DB5383"/>
    <w:rsid w:val="32DCDD44"/>
    <w:rsid w:val="32DE3AC5"/>
    <w:rsid w:val="32E0FF26"/>
    <w:rsid w:val="32F5E544"/>
    <w:rsid w:val="32F6C3EF"/>
    <w:rsid w:val="32F7C2D5"/>
    <w:rsid w:val="32FADA06"/>
    <w:rsid w:val="32FC3664"/>
    <w:rsid w:val="3300D28F"/>
    <w:rsid w:val="3301810E"/>
    <w:rsid w:val="33019A56"/>
    <w:rsid w:val="3306EA89"/>
    <w:rsid w:val="33078E4A"/>
    <w:rsid w:val="330F2921"/>
    <w:rsid w:val="33197237"/>
    <w:rsid w:val="331985CF"/>
    <w:rsid w:val="331B063A"/>
    <w:rsid w:val="331C92EC"/>
    <w:rsid w:val="331CF184"/>
    <w:rsid w:val="3327C160"/>
    <w:rsid w:val="332D385C"/>
    <w:rsid w:val="3332E26E"/>
    <w:rsid w:val="3333860A"/>
    <w:rsid w:val="33345E6F"/>
    <w:rsid w:val="3334F1CB"/>
    <w:rsid w:val="333B8CC4"/>
    <w:rsid w:val="333C2790"/>
    <w:rsid w:val="3340D11A"/>
    <w:rsid w:val="33458B20"/>
    <w:rsid w:val="3347154D"/>
    <w:rsid w:val="334AEADD"/>
    <w:rsid w:val="334E495F"/>
    <w:rsid w:val="33564098"/>
    <w:rsid w:val="3362387C"/>
    <w:rsid w:val="337123B7"/>
    <w:rsid w:val="3371EDE7"/>
    <w:rsid w:val="3372F5B7"/>
    <w:rsid w:val="33774B10"/>
    <w:rsid w:val="33802515"/>
    <w:rsid w:val="3381144B"/>
    <w:rsid w:val="33815E2F"/>
    <w:rsid w:val="338634E9"/>
    <w:rsid w:val="33864B9A"/>
    <w:rsid w:val="33900B54"/>
    <w:rsid w:val="3390F6D2"/>
    <w:rsid w:val="3391B2A5"/>
    <w:rsid w:val="33959CB5"/>
    <w:rsid w:val="339600AF"/>
    <w:rsid w:val="33B05348"/>
    <w:rsid w:val="33B751EF"/>
    <w:rsid w:val="33B869A7"/>
    <w:rsid w:val="33BF4843"/>
    <w:rsid w:val="33C3B81C"/>
    <w:rsid w:val="33C8DA4D"/>
    <w:rsid w:val="33CB7CAE"/>
    <w:rsid w:val="33CC81DF"/>
    <w:rsid w:val="33CD4A15"/>
    <w:rsid w:val="33D09AD8"/>
    <w:rsid w:val="33D4EBDE"/>
    <w:rsid w:val="33D70CCE"/>
    <w:rsid w:val="33DBA19F"/>
    <w:rsid w:val="33E24B74"/>
    <w:rsid w:val="33E4A107"/>
    <w:rsid w:val="33ECC3F9"/>
    <w:rsid w:val="33F3B7C8"/>
    <w:rsid w:val="33FBABC1"/>
    <w:rsid w:val="33FF854A"/>
    <w:rsid w:val="34007741"/>
    <w:rsid w:val="34051FFB"/>
    <w:rsid w:val="34090D3E"/>
    <w:rsid w:val="341015BF"/>
    <w:rsid w:val="3414ACC1"/>
    <w:rsid w:val="3418C200"/>
    <w:rsid w:val="3419D975"/>
    <w:rsid w:val="341D10BD"/>
    <w:rsid w:val="3423C4F7"/>
    <w:rsid w:val="342400E9"/>
    <w:rsid w:val="34296662"/>
    <w:rsid w:val="342B4278"/>
    <w:rsid w:val="342C620D"/>
    <w:rsid w:val="3439C6D0"/>
    <w:rsid w:val="343A31C5"/>
    <w:rsid w:val="344D1661"/>
    <w:rsid w:val="344F03AA"/>
    <w:rsid w:val="345443BE"/>
    <w:rsid w:val="345B714B"/>
    <w:rsid w:val="34671861"/>
    <w:rsid w:val="346CDD1E"/>
    <w:rsid w:val="34709551"/>
    <w:rsid w:val="34735C6A"/>
    <w:rsid w:val="347A9039"/>
    <w:rsid w:val="347ADC3A"/>
    <w:rsid w:val="347CBA43"/>
    <w:rsid w:val="348073C6"/>
    <w:rsid w:val="348786C2"/>
    <w:rsid w:val="34885FBF"/>
    <w:rsid w:val="3488BC79"/>
    <w:rsid w:val="349546CB"/>
    <w:rsid w:val="34974538"/>
    <w:rsid w:val="349B6818"/>
    <w:rsid w:val="349BBFC7"/>
    <w:rsid w:val="34A05FE3"/>
    <w:rsid w:val="34A14FD8"/>
    <w:rsid w:val="34A44A8C"/>
    <w:rsid w:val="34A51E1C"/>
    <w:rsid w:val="34AB95F8"/>
    <w:rsid w:val="34AFDD39"/>
    <w:rsid w:val="34B345FB"/>
    <w:rsid w:val="34B5D4B0"/>
    <w:rsid w:val="34C09FFD"/>
    <w:rsid w:val="34C154D0"/>
    <w:rsid w:val="34C3532A"/>
    <w:rsid w:val="34C46767"/>
    <w:rsid w:val="34C7B7DD"/>
    <w:rsid w:val="34C890B7"/>
    <w:rsid w:val="34CC4082"/>
    <w:rsid w:val="34CEB606"/>
    <w:rsid w:val="34D116B8"/>
    <w:rsid w:val="34D3D776"/>
    <w:rsid w:val="34D86FCC"/>
    <w:rsid w:val="34DD10AA"/>
    <w:rsid w:val="34EE8C4D"/>
    <w:rsid w:val="34F5BF7A"/>
    <w:rsid w:val="34FC8135"/>
    <w:rsid w:val="34FEDF5E"/>
    <w:rsid w:val="3502F990"/>
    <w:rsid w:val="3507C02E"/>
    <w:rsid w:val="3508DCEA"/>
    <w:rsid w:val="350FA492"/>
    <w:rsid w:val="351107B2"/>
    <w:rsid w:val="3513A626"/>
    <w:rsid w:val="351A1FF4"/>
    <w:rsid w:val="351BB606"/>
    <w:rsid w:val="351E4C1F"/>
    <w:rsid w:val="352084F1"/>
    <w:rsid w:val="3523B67C"/>
    <w:rsid w:val="352ABA2A"/>
    <w:rsid w:val="352B5F8F"/>
    <w:rsid w:val="3532AD23"/>
    <w:rsid w:val="35330DED"/>
    <w:rsid w:val="3538857E"/>
    <w:rsid w:val="353914FA"/>
    <w:rsid w:val="353A89A5"/>
    <w:rsid w:val="353BAF85"/>
    <w:rsid w:val="353F6100"/>
    <w:rsid w:val="353F7889"/>
    <w:rsid w:val="353F7C32"/>
    <w:rsid w:val="3540A767"/>
    <w:rsid w:val="3541911B"/>
    <w:rsid w:val="35479999"/>
    <w:rsid w:val="3547F0EF"/>
    <w:rsid w:val="35513E46"/>
    <w:rsid w:val="35549C77"/>
    <w:rsid w:val="355A558D"/>
    <w:rsid w:val="355B519C"/>
    <w:rsid w:val="355FE628"/>
    <w:rsid w:val="35610AB5"/>
    <w:rsid w:val="35631458"/>
    <w:rsid w:val="35687822"/>
    <w:rsid w:val="356BA240"/>
    <w:rsid w:val="356FB1AA"/>
    <w:rsid w:val="3571C4DB"/>
    <w:rsid w:val="3578230B"/>
    <w:rsid w:val="357886CE"/>
    <w:rsid w:val="357AB5F3"/>
    <w:rsid w:val="3580C3B5"/>
    <w:rsid w:val="3582AE3C"/>
    <w:rsid w:val="35880A87"/>
    <w:rsid w:val="358C2B72"/>
    <w:rsid w:val="358DC492"/>
    <w:rsid w:val="358F9604"/>
    <w:rsid w:val="358FC063"/>
    <w:rsid w:val="3590AA8A"/>
    <w:rsid w:val="35A10C9F"/>
    <w:rsid w:val="35A13272"/>
    <w:rsid w:val="35A1FE03"/>
    <w:rsid w:val="35A495EA"/>
    <w:rsid w:val="35AD375C"/>
    <w:rsid w:val="35AE4380"/>
    <w:rsid w:val="35AFEDF7"/>
    <w:rsid w:val="35B27C9B"/>
    <w:rsid w:val="35B486D9"/>
    <w:rsid w:val="35B6D571"/>
    <w:rsid w:val="35BB637E"/>
    <w:rsid w:val="35BB7DE0"/>
    <w:rsid w:val="35BBB789"/>
    <w:rsid w:val="35BC9BF0"/>
    <w:rsid w:val="35C16EB1"/>
    <w:rsid w:val="35C535A8"/>
    <w:rsid w:val="35C8E2EA"/>
    <w:rsid w:val="35C9B0B6"/>
    <w:rsid w:val="35CA3819"/>
    <w:rsid w:val="35CA99EB"/>
    <w:rsid w:val="35CB5C73"/>
    <w:rsid w:val="35D3CA34"/>
    <w:rsid w:val="35D3F862"/>
    <w:rsid w:val="35D923AE"/>
    <w:rsid w:val="35D98040"/>
    <w:rsid w:val="35DC8624"/>
    <w:rsid w:val="35E2A862"/>
    <w:rsid w:val="35E59D8D"/>
    <w:rsid w:val="35F8FEA0"/>
    <w:rsid w:val="35F90074"/>
    <w:rsid w:val="35FB78C3"/>
    <w:rsid w:val="36023A8A"/>
    <w:rsid w:val="3605469E"/>
    <w:rsid w:val="36172D90"/>
    <w:rsid w:val="3619F4FD"/>
    <w:rsid w:val="361BD2A4"/>
    <w:rsid w:val="361D523D"/>
    <w:rsid w:val="36226692"/>
    <w:rsid w:val="3624D0B1"/>
    <w:rsid w:val="36259BF1"/>
    <w:rsid w:val="36270D7B"/>
    <w:rsid w:val="362932F4"/>
    <w:rsid w:val="362B2781"/>
    <w:rsid w:val="3630D54C"/>
    <w:rsid w:val="3633E1F8"/>
    <w:rsid w:val="3638D3C4"/>
    <w:rsid w:val="363D856B"/>
    <w:rsid w:val="3641FE70"/>
    <w:rsid w:val="364245FC"/>
    <w:rsid w:val="36452833"/>
    <w:rsid w:val="364BB2F8"/>
    <w:rsid w:val="3655998B"/>
    <w:rsid w:val="365AFE18"/>
    <w:rsid w:val="365E8A97"/>
    <w:rsid w:val="3662D6CF"/>
    <w:rsid w:val="366ADD5C"/>
    <w:rsid w:val="366C3ECE"/>
    <w:rsid w:val="3670D238"/>
    <w:rsid w:val="36713323"/>
    <w:rsid w:val="3676B920"/>
    <w:rsid w:val="36799B5E"/>
    <w:rsid w:val="3679C8E3"/>
    <w:rsid w:val="367A20C9"/>
    <w:rsid w:val="368164C4"/>
    <w:rsid w:val="3681B515"/>
    <w:rsid w:val="36942440"/>
    <w:rsid w:val="3695FC82"/>
    <w:rsid w:val="36962347"/>
    <w:rsid w:val="369BF6C0"/>
    <w:rsid w:val="36A2D181"/>
    <w:rsid w:val="36A340C3"/>
    <w:rsid w:val="36AC20F4"/>
    <w:rsid w:val="36AC3116"/>
    <w:rsid w:val="36AFB564"/>
    <w:rsid w:val="36B1FD2D"/>
    <w:rsid w:val="36B49E43"/>
    <w:rsid w:val="36B658F4"/>
    <w:rsid w:val="36B6C67D"/>
    <w:rsid w:val="36B89FE0"/>
    <w:rsid w:val="36BA1CE7"/>
    <w:rsid w:val="36BA8AF0"/>
    <w:rsid w:val="36BEC707"/>
    <w:rsid w:val="36BEC73E"/>
    <w:rsid w:val="36BF1645"/>
    <w:rsid w:val="36C399F4"/>
    <w:rsid w:val="36C44D6C"/>
    <w:rsid w:val="36D3CC76"/>
    <w:rsid w:val="36D43358"/>
    <w:rsid w:val="36D45DAB"/>
    <w:rsid w:val="36D97636"/>
    <w:rsid w:val="36DD93CD"/>
    <w:rsid w:val="36DEEAD8"/>
    <w:rsid w:val="36DF3352"/>
    <w:rsid w:val="36E93DA0"/>
    <w:rsid w:val="36EA25F2"/>
    <w:rsid w:val="36EC9E8A"/>
    <w:rsid w:val="36EFBC24"/>
    <w:rsid w:val="36F0139B"/>
    <w:rsid w:val="36F1C5CA"/>
    <w:rsid w:val="36F6B420"/>
    <w:rsid w:val="36FA853A"/>
    <w:rsid w:val="370D65C4"/>
    <w:rsid w:val="3711B09C"/>
    <w:rsid w:val="371339A4"/>
    <w:rsid w:val="37186651"/>
    <w:rsid w:val="371DA348"/>
    <w:rsid w:val="371F65D7"/>
    <w:rsid w:val="37220529"/>
    <w:rsid w:val="3723330F"/>
    <w:rsid w:val="3728A226"/>
    <w:rsid w:val="372903A4"/>
    <w:rsid w:val="372AAF4C"/>
    <w:rsid w:val="372ED4D3"/>
    <w:rsid w:val="3734043C"/>
    <w:rsid w:val="37368398"/>
    <w:rsid w:val="3738765B"/>
    <w:rsid w:val="3742C2DF"/>
    <w:rsid w:val="374331AA"/>
    <w:rsid w:val="374471B4"/>
    <w:rsid w:val="3751E492"/>
    <w:rsid w:val="375288FE"/>
    <w:rsid w:val="3752FEFD"/>
    <w:rsid w:val="3755858E"/>
    <w:rsid w:val="3756C5FC"/>
    <w:rsid w:val="375A25C2"/>
    <w:rsid w:val="375BE9B3"/>
    <w:rsid w:val="3762022A"/>
    <w:rsid w:val="37654C9F"/>
    <w:rsid w:val="3765D295"/>
    <w:rsid w:val="37665D27"/>
    <w:rsid w:val="376684FA"/>
    <w:rsid w:val="3768C2F8"/>
    <w:rsid w:val="37712EE4"/>
    <w:rsid w:val="3777C2AA"/>
    <w:rsid w:val="377A50D8"/>
    <w:rsid w:val="37816220"/>
    <w:rsid w:val="3784592C"/>
    <w:rsid w:val="3789ECB6"/>
    <w:rsid w:val="37906E17"/>
    <w:rsid w:val="3795D0C2"/>
    <w:rsid w:val="379C2199"/>
    <w:rsid w:val="379E6BC6"/>
    <w:rsid w:val="37A18016"/>
    <w:rsid w:val="37A798C9"/>
    <w:rsid w:val="37AE62FF"/>
    <w:rsid w:val="37B18FEA"/>
    <w:rsid w:val="37B2BDCA"/>
    <w:rsid w:val="37B464EE"/>
    <w:rsid w:val="37B60228"/>
    <w:rsid w:val="37C2A1DA"/>
    <w:rsid w:val="37C45E98"/>
    <w:rsid w:val="37DAD23F"/>
    <w:rsid w:val="37DC6604"/>
    <w:rsid w:val="37DE6C4A"/>
    <w:rsid w:val="37E2183E"/>
    <w:rsid w:val="37E36048"/>
    <w:rsid w:val="37F3BE7D"/>
    <w:rsid w:val="37F72144"/>
    <w:rsid w:val="38019685"/>
    <w:rsid w:val="38028B39"/>
    <w:rsid w:val="38089484"/>
    <w:rsid w:val="380ED889"/>
    <w:rsid w:val="3810152A"/>
    <w:rsid w:val="38103B49"/>
    <w:rsid w:val="38127C58"/>
    <w:rsid w:val="38170BE2"/>
    <w:rsid w:val="3819348A"/>
    <w:rsid w:val="381E805D"/>
    <w:rsid w:val="38205849"/>
    <w:rsid w:val="38245E76"/>
    <w:rsid w:val="3826B8FB"/>
    <w:rsid w:val="3828B1EB"/>
    <w:rsid w:val="382BD747"/>
    <w:rsid w:val="382DA1D9"/>
    <w:rsid w:val="383125F1"/>
    <w:rsid w:val="38337B4E"/>
    <w:rsid w:val="38338388"/>
    <w:rsid w:val="383396F6"/>
    <w:rsid w:val="3834C74D"/>
    <w:rsid w:val="3838D92A"/>
    <w:rsid w:val="3839A279"/>
    <w:rsid w:val="383DB10F"/>
    <w:rsid w:val="383EC7A5"/>
    <w:rsid w:val="383EF8CF"/>
    <w:rsid w:val="3841F2F5"/>
    <w:rsid w:val="3846141C"/>
    <w:rsid w:val="384BF1B7"/>
    <w:rsid w:val="384C8867"/>
    <w:rsid w:val="386440B4"/>
    <w:rsid w:val="38655971"/>
    <w:rsid w:val="38658638"/>
    <w:rsid w:val="38708E39"/>
    <w:rsid w:val="38745022"/>
    <w:rsid w:val="387776D3"/>
    <w:rsid w:val="387919E5"/>
    <w:rsid w:val="387A4366"/>
    <w:rsid w:val="387B74CB"/>
    <w:rsid w:val="387C6715"/>
    <w:rsid w:val="387CF103"/>
    <w:rsid w:val="3889573B"/>
    <w:rsid w:val="388F017D"/>
    <w:rsid w:val="38916333"/>
    <w:rsid w:val="3892C691"/>
    <w:rsid w:val="3894E3DA"/>
    <w:rsid w:val="3895F03F"/>
    <w:rsid w:val="389BB9A5"/>
    <w:rsid w:val="389C13D5"/>
    <w:rsid w:val="38A0F127"/>
    <w:rsid w:val="38A2441D"/>
    <w:rsid w:val="38A6FE8C"/>
    <w:rsid w:val="38A7C153"/>
    <w:rsid w:val="38A91609"/>
    <w:rsid w:val="38AD6265"/>
    <w:rsid w:val="38B47460"/>
    <w:rsid w:val="38B4A9C3"/>
    <w:rsid w:val="38B7832F"/>
    <w:rsid w:val="38B92B4C"/>
    <w:rsid w:val="38BA5CCB"/>
    <w:rsid w:val="38BBE815"/>
    <w:rsid w:val="38BC4B62"/>
    <w:rsid w:val="38BC6293"/>
    <w:rsid w:val="38C0E271"/>
    <w:rsid w:val="38C61AF8"/>
    <w:rsid w:val="38C73DAD"/>
    <w:rsid w:val="38C9314F"/>
    <w:rsid w:val="38CC127F"/>
    <w:rsid w:val="38CD416D"/>
    <w:rsid w:val="38D342B2"/>
    <w:rsid w:val="38DBEE13"/>
    <w:rsid w:val="38DD9501"/>
    <w:rsid w:val="38E37148"/>
    <w:rsid w:val="38EB981C"/>
    <w:rsid w:val="38F0FEA2"/>
    <w:rsid w:val="38F1CC95"/>
    <w:rsid w:val="38FC1278"/>
    <w:rsid w:val="39002400"/>
    <w:rsid w:val="39097101"/>
    <w:rsid w:val="3910E2AE"/>
    <w:rsid w:val="3913F867"/>
    <w:rsid w:val="391513A8"/>
    <w:rsid w:val="3916643C"/>
    <w:rsid w:val="39171F36"/>
    <w:rsid w:val="391C2EC4"/>
    <w:rsid w:val="392299F8"/>
    <w:rsid w:val="39296B65"/>
    <w:rsid w:val="392C0F05"/>
    <w:rsid w:val="392EC944"/>
    <w:rsid w:val="3930D26B"/>
    <w:rsid w:val="3937E3F3"/>
    <w:rsid w:val="3940E953"/>
    <w:rsid w:val="394B5C30"/>
    <w:rsid w:val="39507790"/>
    <w:rsid w:val="3950C0E1"/>
    <w:rsid w:val="39550BDD"/>
    <w:rsid w:val="3957CC60"/>
    <w:rsid w:val="395BB87A"/>
    <w:rsid w:val="395FC100"/>
    <w:rsid w:val="39600DA1"/>
    <w:rsid w:val="3961E280"/>
    <w:rsid w:val="39625C84"/>
    <w:rsid w:val="39651092"/>
    <w:rsid w:val="3966042D"/>
    <w:rsid w:val="3978B5A0"/>
    <w:rsid w:val="398B6D07"/>
    <w:rsid w:val="398BA46C"/>
    <w:rsid w:val="398EE8DD"/>
    <w:rsid w:val="39939010"/>
    <w:rsid w:val="3994002A"/>
    <w:rsid w:val="399C4B9D"/>
    <w:rsid w:val="399F464C"/>
    <w:rsid w:val="39A0B360"/>
    <w:rsid w:val="39A722BC"/>
    <w:rsid w:val="39A89578"/>
    <w:rsid w:val="39ACCE5A"/>
    <w:rsid w:val="39B0D4C5"/>
    <w:rsid w:val="39B2E1D1"/>
    <w:rsid w:val="39B94798"/>
    <w:rsid w:val="39BF1338"/>
    <w:rsid w:val="39C34D09"/>
    <w:rsid w:val="39C53002"/>
    <w:rsid w:val="39CB602F"/>
    <w:rsid w:val="39CF367E"/>
    <w:rsid w:val="39CF4D30"/>
    <w:rsid w:val="39D4DEB2"/>
    <w:rsid w:val="39D616B4"/>
    <w:rsid w:val="39D9526D"/>
    <w:rsid w:val="39DB55B2"/>
    <w:rsid w:val="39E28BAE"/>
    <w:rsid w:val="39EAAA7C"/>
    <w:rsid w:val="39EAC6E9"/>
    <w:rsid w:val="39EE4682"/>
    <w:rsid w:val="39EECCEA"/>
    <w:rsid w:val="39F0E365"/>
    <w:rsid w:val="39F3A8B3"/>
    <w:rsid w:val="39F89DB6"/>
    <w:rsid w:val="39F999D9"/>
    <w:rsid w:val="3A009A63"/>
    <w:rsid w:val="3A012C53"/>
    <w:rsid w:val="3A04541C"/>
    <w:rsid w:val="3A074E50"/>
    <w:rsid w:val="3A07A27D"/>
    <w:rsid w:val="3A0E1182"/>
    <w:rsid w:val="3A111920"/>
    <w:rsid w:val="3A1E44FB"/>
    <w:rsid w:val="3A20410F"/>
    <w:rsid w:val="3A217A19"/>
    <w:rsid w:val="3A256A66"/>
    <w:rsid w:val="3A3438CB"/>
    <w:rsid w:val="3A3A8A7F"/>
    <w:rsid w:val="3A45975B"/>
    <w:rsid w:val="3A47D163"/>
    <w:rsid w:val="3A48628C"/>
    <w:rsid w:val="3A49ADB8"/>
    <w:rsid w:val="3A4EC193"/>
    <w:rsid w:val="3A52F9B2"/>
    <w:rsid w:val="3A54C2EA"/>
    <w:rsid w:val="3A563717"/>
    <w:rsid w:val="3A57348A"/>
    <w:rsid w:val="3A577777"/>
    <w:rsid w:val="3A59ED6B"/>
    <w:rsid w:val="3A62DE81"/>
    <w:rsid w:val="3A6344B1"/>
    <w:rsid w:val="3A63B38F"/>
    <w:rsid w:val="3A6D94D9"/>
    <w:rsid w:val="3A6F4AD2"/>
    <w:rsid w:val="3A77D9F2"/>
    <w:rsid w:val="3A782D3F"/>
    <w:rsid w:val="3A7E6B5F"/>
    <w:rsid w:val="3A7F43F0"/>
    <w:rsid w:val="3A810485"/>
    <w:rsid w:val="3A83B327"/>
    <w:rsid w:val="3A87D818"/>
    <w:rsid w:val="3A92B32E"/>
    <w:rsid w:val="3A95772E"/>
    <w:rsid w:val="3A95F369"/>
    <w:rsid w:val="3A9E71AF"/>
    <w:rsid w:val="3A9FE770"/>
    <w:rsid w:val="3AA9DF32"/>
    <w:rsid w:val="3AB3F970"/>
    <w:rsid w:val="3AB64417"/>
    <w:rsid w:val="3ABC7E07"/>
    <w:rsid w:val="3ABF185D"/>
    <w:rsid w:val="3AC048B9"/>
    <w:rsid w:val="3ACD69D5"/>
    <w:rsid w:val="3AD88C61"/>
    <w:rsid w:val="3AE85A60"/>
    <w:rsid w:val="3AEA5CD7"/>
    <w:rsid w:val="3AF44A68"/>
    <w:rsid w:val="3AF6875B"/>
    <w:rsid w:val="3AF73395"/>
    <w:rsid w:val="3AF74E49"/>
    <w:rsid w:val="3AFC0046"/>
    <w:rsid w:val="3B061DCC"/>
    <w:rsid w:val="3B0DCD20"/>
    <w:rsid w:val="3B0F5725"/>
    <w:rsid w:val="3B1819A9"/>
    <w:rsid w:val="3B18C3A6"/>
    <w:rsid w:val="3B1C1F38"/>
    <w:rsid w:val="3B1D1F21"/>
    <w:rsid w:val="3B1DF177"/>
    <w:rsid w:val="3B236C55"/>
    <w:rsid w:val="3B265949"/>
    <w:rsid w:val="3B28C8F1"/>
    <w:rsid w:val="3B2B4FA0"/>
    <w:rsid w:val="3B32C353"/>
    <w:rsid w:val="3B37ECD2"/>
    <w:rsid w:val="3B39AD29"/>
    <w:rsid w:val="3B3A8CAE"/>
    <w:rsid w:val="3B43A8E8"/>
    <w:rsid w:val="3B48FC07"/>
    <w:rsid w:val="3B493F0F"/>
    <w:rsid w:val="3B4A8FDA"/>
    <w:rsid w:val="3B4E265F"/>
    <w:rsid w:val="3B5070B7"/>
    <w:rsid w:val="3B5A1F0A"/>
    <w:rsid w:val="3B5FCAF9"/>
    <w:rsid w:val="3B64FD9A"/>
    <w:rsid w:val="3B6840F1"/>
    <w:rsid w:val="3B695E25"/>
    <w:rsid w:val="3B6AD492"/>
    <w:rsid w:val="3B6CD0FC"/>
    <w:rsid w:val="3B712724"/>
    <w:rsid w:val="3B7A42C3"/>
    <w:rsid w:val="3B7B9ED2"/>
    <w:rsid w:val="3B857633"/>
    <w:rsid w:val="3B8B32B7"/>
    <w:rsid w:val="3B973C47"/>
    <w:rsid w:val="3B9AED27"/>
    <w:rsid w:val="3BA2A9A3"/>
    <w:rsid w:val="3BA4E138"/>
    <w:rsid w:val="3BA57B7D"/>
    <w:rsid w:val="3BAA1C4B"/>
    <w:rsid w:val="3BAC82E3"/>
    <w:rsid w:val="3BACAA9A"/>
    <w:rsid w:val="3BAD2BB5"/>
    <w:rsid w:val="3BB04A24"/>
    <w:rsid w:val="3BB13D56"/>
    <w:rsid w:val="3BB3C953"/>
    <w:rsid w:val="3BB41C90"/>
    <w:rsid w:val="3BBBC52C"/>
    <w:rsid w:val="3BBBD0C0"/>
    <w:rsid w:val="3BBD8A50"/>
    <w:rsid w:val="3BC26B40"/>
    <w:rsid w:val="3BC41CDD"/>
    <w:rsid w:val="3BC886CF"/>
    <w:rsid w:val="3BCF655F"/>
    <w:rsid w:val="3BD3E5CB"/>
    <w:rsid w:val="3BD4A776"/>
    <w:rsid w:val="3BDA7011"/>
    <w:rsid w:val="3BDEBFBA"/>
    <w:rsid w:val="3BE22976"/>
    <w:rsid w:val="3BE26548"/>
    <w:rsid w:val="3BE3A71F"/>
    <w:rsid w:val="3BE4EC71"/>
    <w:rsid w:val="3BE598A8"/>
    <w:rsid w:val="3BE76958"/>
    <w:rsid w:val="3BE795D2"/>
    <w:rsid w:val="3BECFE68"/>
    <w:rsid w:val="3BEF25D2"/>
    <w:rsid w:val="3BF21B07"/>
    <w:rsid w:val="3BF531DC"/>
    <w:rsid w:val="3BF741E1"/>
    <w:rsid w:val="3BF79233"/>
    <w:rsid w:val="3BF9D69C"/>
    <w:rsid w:val="3BFBD807"/>
    <w:rsid w:val="3BFC1F31"/>
    <w:rsid w:val="3BFF3219"/>
    <w:rsid w:val="3BFF7A3E"/>
    <w:rsid w:val="3C007CF1"/>
    <w:rsid w:val="3C053D99"/>
    <w:rsid w:val="3C0790DB"/>
    <w:rsid w:val="3C0AF13E"/>
    <w:rsid w:val="3C0C1C2F"/>
    <w:rsid w:val="3C1547BA"/>
    <w:rsid w:val="3C161BF6"/>
    <w:rsid w:val="3C161C81"/>
    <w:rsid w:val="3C1BC4EE"/>
    <w:rsid w:val="3C1DF18E"/>
    <w:rsid w:val="3C1F52AF"/>
    <w:rsid w:val="3C1FC101"/>
    <w:rsid w:val="3C250215"/>
    <w:rsid w:val="3C260C6A"/>
    <w:rsid w:val="3C289F0A"/>
    <w:rsid w:val="3C31F1DE"/>
    <w:rsid w:val="3C330E13"/>
    <w:rsid w:val="3C38DE51"/>
    <w:rsid w:val="3C47BE5F"/>
    <w:rsid w:val="3C532172"/>
    <w:rsid w:val="3C59805C"/>
    <w:rsid w:val="3C5ACB24"/>
    <w:rsid w:val="3C5B6808"/>
    <w:rsid w:val="3C5C23BA"/>
    <w:rsid w:val="3C6349A0"/>
    <w:rsid w:val="3C638090"/>
    <w:rsid w:val="3C65FC67"/>
    <w:rsid w:val="3C67B44D"/>
    <w:rsid w:val="3C68940B"/>
    <w:rsid w:val="3C6F11A7"/>
    <w:rsid w:val="3C704E16"/>
    <w:rsid w:val="3C75FB1D"/>
    <w:rsid w:val="3C79E6AD"/>
    <w:rsid w:val="3C86364F"/>
    <w:rsid w:val="3C86709E"/>
    <w:rsid w:val="3C868D1D"/>
    <w:rsid w:val="3C88DE13"/>
    <w:rsid w:val="3C9661BD"/>
    <w:rsid w:val="3C972412"/>
    <w:rsid w:val="3C9D618B"/>
    <w:rsid w:val="3CA0389B"/>
    <w:rsid w:val="3CA16EF2"/>
    <w:rsid w:val="3CA180E0"/>
    <w:rsid w:val="3CA19D07"/>
    <w:rsid w:val="3CA5ECA1"/>
    <w:rsid w:val="3CAF65F2"/>
    <w:rsid w:val="3CB03C3E"/>
    <w:rsid w:val="3CB763EA"/>
    <w:rsid w:val="3CBA9AFB"/>
    <w:rsid w:val="3CC1944F"/>
    <w:rsid w:val="3CC29257"/>
    <w:rsid w:val="3CC93637"/>
    <w:rsid w:val="3CCE4320"/>
    <w:rsid w:val="3CD2C0CF"/>
    <w:rsid w:val="3CD4CB2C"/>
    <w:rsid w:val="3CD9CF95"/>
    <w:rsid w:val="3CDEF3EA"/>
    <w:rsid w:val="3CF0153C"/>
    <w:rsid w:val="3CF24E4E"/>
    <w:rsid w:val="3CFDBEE3"/>
    <w:rsid w:val="3CFDD4C7"/>
    <w:rsid w:val="3CFF8288"/>
    <w:rsid w:val="3D01246A"/>
    <w:rsid w:val="3D176A89"/>
    <w:rsid w:val="3D1893C1"/>
    <w:rsid w:val="3D20E0A2"/>
    <w:rsid w:val="3D2D8D66"/>
    <w:rsid w:val="3D2EBBEC"/>
    <w:rsid w:val="3D3254E9"/>
    <w:rsid w:val="3D37307D"/>
    <w:rsid w:val="3D38096F"/>
    <w:rsid w:val="3D384244"/>
    <w:rsid w:val="3D3951CD"/>
    <w:rsid w:val="3D398466"/>
    <w:rsid w:val="3D3BDEDA"/>
    <w:rsid w:val="3D3DCD08"/>
    <w:rsid w:val="3D3ED32B"/>
    <w:rsid w:val="3D3FCBB0"/>
    <w:rsid w:val="3D41E079"/>
    <w:rsid w:val="3D42981F"/>
    <w:rsid w:val="3D4F3C62"/>
    <w:rsid w:val="3D524BF6"/>
    <w:rsid w:val="3D54C85D"/>
    <w:rsid w:val="3D5E0D11"/>
    <w:rsid w:val="3D6EA13A"/>
    <w:rsid w:val="3D73CF60"/>
    <w:rsid w:val="3D763224"/>
    <w:rsid w:val="3D7775A2"/>
    <w:rsid w:val="3D7A89B5"/>
    <w:rsid w:val="3D7C4E10"/>
    <w:rsid w:val="3D7F626D"/>
    <w:rsid w:val="3D8B0CFF"/>
    <w:rsid w:val="3D8F8CDE"/>
    <w:rsid w:val="3D8FC95E"/>
    <w:rsid w:val="3D91F210"/>
    <w:rsid w:val="3D92FE8C"/>
    <w:rsid w:val="3D95097A"/>
    <w:rsid w:val="3D975DE0"/>
    <w:rsid w:val="3D9FD49A"/>
    <w:rsid w:val="3DA3916E"/>
    <w:rsid w:val="3DA55FCE"/>
    <w:rsid w:val="3DAC090B"/>
    <w:rsid w:val="3DB9A6EF"/>
    <w:rsid w:val="3DBE5044"/>
    <w:rsid w:val="3DC26596"/>
    <w:rsid w:val="3DC2E0FD"/>
    <w:rsid w:val="3DD2699C"/>
    <w:rsid w:val="3DD2BFF9"/>
    <w:rsid w:val="3DD320A1"/>
    <w:rsid w:val="3DD8BB30"/>
    <w:rsid w:val="3DE5C885"/>
    <w:rsid w:val="3DE85FA0"/>
    <w:rsid w:val="3DE86814"/>
    <w:rsid w:val="3DEBA40D"/>
    <w:rsid w:val="3DFD930E"/>
    <w:rsid w:val="3DFE3703"/>
    <w:rsid w:val="3E017A20"/>
    <w:rsid w:val="3E058DC7"/>
    <w:rsid w:val="3E07C03D"/>
    <w:rsid w:val="3E196461"/>
    <w:rsid w:val="3E1ABA69"/>
    <w:rsid w:val="3E1BB5B0"/>
    <w:rsid w:val="3E20706B"/>
    <w:rsid w:val="3E284A5E"/>
    <w:rsid w:val="3E29917A"/>
    <w:rsid w:val="3E2B2445"/>
    <w:rsid w:val="3E309F1A"/>
    <w:rsid w:val="3E30D522"/>
    <w:rsid w:val="3E36F8BD"/>
    <w:rsid w:val="3E3A18A5"/>
    <w:rsid w:val="3E3F12B1"/>
    <w:rsid w:val="3E41F442"/>
    <w:rsid w:val="3E44A8EF"/>
    <w:rsid w:val="3E4C8FC0"/>
    <w:rsid w:val="3E4E455E"/>
    <w:rsid w:val="3E55663F"/>
    <w:rsid w:val="3E59EDF6"/>
    <w:rsid w:val="3E5B29C0"/>
    <w:rsid w:val="3E5D1717"/>
    <w:rsid w:val="3E63B29A"/>
    <w:rsid w:val="3E697F57"/>
    <w:rsid w:val="3E69899D"/>
    <w:rsid w:val="3E6E13C9"/>
    <w:rsid w:val="3E6F1C75"/>
    <w:rsid w:val="3E756A37"/>
    <w:rsid w:val="3E79F365"/>
    <w:rsid w:val="3E7E0429"/>
    <w:rsid w:val="3E7F5842"/>
    <w:rsid w:val="3E854CB2"/>
    <w:rsid w:val="3E8ABDF5"/>
    <w:rsid w:val="3E8D58BC"/>
    <w:rsid w:val="3E9D5335"/>
    <w:rsid w:val="3EA0A81C"/>
    <w:rsid w:val="3EABBC30"/>
    <w:rsid w:val="3EAF26AA"/>
    <w:rsid w:val="3EB366F2"/>
    <w:rsid w:val="3EB56950"/>
    <w:rsid w:val="3EBC1F64"/>
    <w:rsid w:val="3EBFDFF9"/>
    <w:rsid w:val="3EC1CBFE"/>
    <w:rsid w:val="3EC57020"/>
    <w:rsid w:val="3EC5C8CB"/>
    <w:rsid w:val="3EC9052E"/>
    <w:rsid w:val="3ECE774F"/>
    <w:rsid w:val="3ED3DFF1"/>
    <w:rsid w:val="3ED54953"/>
    <w:rsid w:val="3ED7443C"/>
    <w:rsid w:val="3ED9D27D"/>
    <w:rsid w:val="3EDFA10C"/>
    <w:rsid w:val="3EE1C0F6"/>
    <w:rsid w:val="3EE2556C"/>
    <w:rsid w:val="3EEA1FC4"/>
    <w:rsid w:val="3EED094C"/>
    <w:rsid w:val="3EEF725A"/>
    <w:rsid w:val="3EF4C37E"/>
    <w:rsid w:val="3EFC105A"/>
    <w:rsid w:val="3EFE2DA7"/>
    <w:rsid w:val="3F00C694"/>
    <w:rsid w:val="3F07F6A9"/>
    <w:rsid w:val="3F0CB4BA"/>
    <w:rsid w:val="3F0EFB9C"/>
    <w:rsid w:val="3F10C296"/>
    <w:rsid w:val="3F10E9AD"/>
    <w:rsid w:val="3F112697"/>
    <w:rsid w:val="3F1D7476"/>
    <w:rsid w:val="3F1F101D"/>
    <w:rsid w:val="3F2081E0"/>
    <w:rsid w:val="3F2DD3BF"/>
    <w:rsid w:val="3F3106EB"/>
    <w:rsid w:val="3F35D7A6"/>
    <w:rsid w:val="3F37E93F"/>
    <w:rsid w:val="3F3CB24A"/>
    <w:rsid w:val="3F463CD4"/>
    <w:rsid w:val="3F47AC8B"/>
    <w:rsid w:val="3F48742C"/>
    <w:rsid w:val="3F4E3676"/>
    <w:rsid w:val="3F523569"/>
    <w:rsid w:val="3F5372DF"/>
    <w:rsid w:val="3F57C22C"/>
    <w:rsid w:val="3F62A272"/>
    <w:rsid w:val="3F66A234"/>
    <w:rsid w:val="3F6FAB28"/>
    <w:rsid w:val="3F72F80C"/>
    <w:rsid w:val="3F759687"/>
    <w:rsid w:val="3F75ADB0"/>
    <w:rsid w:val="3F778700"/>
    <w:rsid w:val="3F7A6AE3"/>
    <w:rsid w:val="3F7EBCBF"/>
    <w:rsid w:val="3F8021BF"/>
    <w:rsid w:val="3F8229A2"/>
    <w:rsid w:val="3F869D34"/>
    <w:rsid w:val="3F8D4600"/>
    <w:rsid w:val="3F92B664"/>
    <w:rsid w:val="3FA0A41C"/>
    <w:rsid w:val="3FA0A535"/>
    <w:rsid w:val="3FA2D275"/>
    <w:rsid w:val="3FA639B1"/>
    <w:rsid w:val="3FAB27FA"/>
    <w:rsid w:val="3FAC2236"/>
    <w:rsid w:val="3FB1BF21"/>
    <w:rsid w:val="3FBBFEE0"/>
    <w:rsid w:val="3FBC3321"/>
    <w:rsid w:val="3FC8AFB6"/>
    <w:rsid w:val="3FCB5EAE"/>
    <w:rsid w:val="3FD2626E"/>
    <w:rsid w:val="3FD79318"/>
    <w:rsid w:val="3FDEA450"/>
    <w:rsid w:val="3FDFB4EE"/>
    <w:rsid w:val="3FE26E02"/>
    <w:rsid w:val="3FEE7FAB"/>
    <w:rsid w:val="3FF3D701"/>
    <w:rsid w:val="3FF852BC"/>
    <w:rsid w:val="4009B3DA"/>
    <w:rsid w:val="400C52DA"/>
    <w:rsid w:val="400DF46E"/>
    <w:rsid w:val="401395D0"/>
    <w:rsid w:val="4025780D"/>
    <w:rsid w:val="4028F0CD"/>
    <w:rsid w:val="402B8950"/>
    <w:rsid w:val="402B9B7F"/>
    <w:rsid w:val="40330010"/>
    <w:rsid w:val="40344FE9"/>
    <w:rsid w:val="4037F43B"/>
    <w:rsid w:val="403AE08D"/>
    <w:rsid w:val="403DBF25"/>
    <w:rsid w:val="4044BDC3"/>
    <w:rsid w:val="4045C483"/>
    <w:rsid w:val="4046A540"/>
    <w:rsid w:val="404728FC"/>
    <w:rsid w:val="404738BB"/>
    <w:rsid w:val="404782DB"/>
    <w:rsid w:val="404D0828"/>
    <w:rsid w:val="4051D2B3"/>
    <w:rsid w:val="406074F0"/>
    <w:rsid w:val="4061932A"/>
    <w:rsid w:val="406C88DC"/>
    <w:rsid w:val="406ED182"/>
    <w:rsid w:val="40759094"/>
    <w:rsid w:val="40826FC1"/>
    <w:rsid w:val="40856348"/>
    <w:rsid w:val="408F2A0B"/>
    <w:rsid w:val="40920828"/>
    <w:rsid w:val="409272BA"/>
    <w:rsid w:val="4092FBC2"/>
    <w:rsid w:val="409AA4AE"/>
    <w:rsid w:val="409C7907"/>
    <w:rsid w:val="409C7915"/>
    <w:rsid w:val="409D23B1"/>
    <w:rsid w:val="409EB402"/>
    <w:rsid w:val="40A635DA"/>
    <w:rsid w:val="40A80429"/>
    <w:rsid w:val="40A80677"/>
    <w:rsid w:val="40A822E5"/>
    <w:rsid w:val="40ADB1C8"/>
    <w:rsid w:val="40B2202B"/>
    <w:rsid w:val="40B7611E"/>
    <w:rsid w:val="40B7E9B9"/>
    <w:rsid w:val="40B939D5"/>
    <w:rsid w:val="40C3F8A6"/>
    <w:rsid w:val="40CA26D3"/>
    <w:rsid w:val="40D694F4"/>
    <w:rsid w:val="40DBD233"/>
    <w:rsid w:val="40DCF6A6"/>
    <w:rsid w:val="40ECA9EF"/>
    <w:rsid w:val="40ECFB5A"/>
    <w:rsid w:val="40EE53D2"/>
    <w:rsid w:val="40F2D383"/>
    <w:rsid w:val="40F41E0D"/>
    <w:rsid w:val="40F42411"/>
    <w:rsid w:val="40F4D62F"/>
    <w:rsid w:val="40F747D8"/>
    <w:rsid w:val="40F9CD2A"/>
    <w:rsid w:val="4103866C"/>
    <w:rsid w:val="4106F57F"/>
    <w:rsid w:val="4108B440"/>
    <w:rsid w:val="410DE9C5"/>
    <w:rsid w:val="4117E275"/>
    <w:rsid w:val="411CE723"/>
    <w:rsid w:val="411D5943"/>
    <w:rsid w:val="4132F0F0"/>
    <w:rsid w:val="4133E606"/>
    <w:rsid w:val="413E2041"/>
    <w:rsid w:val="413F903A"/>
    <w:rsid w:val="41418D0C"/>
    <w:rsid w:val="41468445"/>
    <w:rsid w:val="4147B606"/>
    <w:rsid w:val="414F5152"/>
    <w:rsid w:val="4150639D"/>
    <w:rsid w:val="41519E39"/>
    <w:rsid w:val="41528490"/>
    <w:rsid w:val="41559CC6"/>
    <w:rsid w:val="415D2FDC"/>
    <w:rsid w:val="4169116E"/>
    <w:rsid w:val="416CA28B"/>
    <w:rsid w:val="417770C3"/>
    <w:rsid w:val="417991C7"/>
    <w:rsid w:val="417A582D"/>
    <w:rsid w:val="41874E4A"/>
    <w:rsid w:val="4187D196"/>
    <w:rsid w:val="41951E43"/>
    <w:rsid w:val="4198D5AC"/>
    <w:rsid w:val="419E7EF2"/>
    <w:rsid w:val="41A1DB35"/>
    <w:rsid w:val="41A6E75D"/>
    <w:rsid w:val="41A75305"/>
    <w:rsid w:val="41A8CA9B"/>
    <w:rsid w:val="41B4851E"/>
    <w:rsid w:val="41B5B533"/>
    <w:rsid w:val="41B9060E"/>
    <w:rsid w:val="41BBB12E"/>
    <w:rsid w:val="41C797EA"/>
    <w:rsid w:val="41C951BA"/>
    <w:rsid w:val="41CEF342"/>
    <w:rsid w:val="41D29970"/>
    <w:rsid w:val="41D36B2E"/>
    <w:rsid w:val="41D48875"/>
    <w:rsid w:val="41DAF0C9"/>
    <w:rsid w:val="41DBE4B1"/>
    <w:rsid w:val="41DD0C2F"/>
    <w:rsid w:val="41E6602C"/>
    <w:rsid w:val="41E754B8"/>
    <w:rsid w:val="41E87829"/>
    <w:rsid w:val="41E8DF1B"/>
    <w:rsid w:val="41E99849"/>
    <w:rsid w:val="41F3C760"/>
    <w:rsid w:val="41F5CACB"/>
    <w:rsid w:val="41FA39CF"/>
    <w:rsid w:val="41FC5F32"/>
    <w:rsid w:val="420C200D"/>
    <w:rsid w:val="420C6243"/>
    <w:rsid w:val="420CA368"/>
    <w:rsid w:val="420DA8B8"/>
    <w:rsid w:val="42141A68"/>
    <w:rsid w:val="4218F9B1"/>
    <w:rsid w:val="4220A13F"/>
    <w:rsid w:val="422422D5"/>
    <w:rsid w:val="42259A93"/>
    <w:rsid w:val="422A6FFA"/>
    <w:rsid w:val="4232E18E"/>
    <w:rsid w:val="42332EF6"/>
    <w:rsid w:val="42333CE6"/>
    <w:rsid w:val="42366BF0"/>
    <w:rsid w:val="42382063"/>
    <w:rsid w:val="423AE6BD"/>
    <w:rsid w:val="423E90D3"/>
    <w:rsid w:val="4240E76F"/>
    <w:rsid w:val="4240EF86"/>
    <w:rsid w:val="42458BA0"/>
    <w:rsid w:val="42495FBF"/>
    <w:rsid w:val="42498A30"/>
    <w:rsid w:val="424A18E3"/>
    <w:rsid w:val="424D482C"/>
    <w:rsid w:val="424F8EC9"/>
    <w:rsid w:val="424FA7C2"/>
    <w:rsid w:val="4255612A"/>
    <w:rsid w:val="425B7512"/>
    <w:rsid w:val="425B84C3"/>
    <w:rsid w:val="425BFA40"/>
    <w:rsid w:val="4263E3F0"/>
    <w:rsid w:val="4264327B"/>
    <w:rsid w:val="4265AF94"/>
    <w:rsid w:val="426CCCD8"/>
    <w:rsid w:val="426F3BC5"/>
    <w:rsid w:val="427361BF"/>
    <w:rsid w:val="42773ECF"/>
    <w:rsid w:val="427A1971"/>
    <w:rsid w:val="427BEBA0"/>
    <w:rsid w:val="427C4B7B"/>
    <w:rsid w:val="4280DFDC"/>
    <w:rsid w:val="428614DC"/>
    <w:rsid w:val="4288AFD7"/>
    <w:rsid w:val="4292DA41"/>
    <w:rsid w:val="429CB779"/>
    <w:rsid w:val="429DD135"/>
    <w:rsid w:val="42A0AC84"/>
    <w:rsid w:val="42A4D1D6"/>
    <w:rsid w:val="42A6D1E4"/>
    <w:rsid w:val="42ABAF6A"/>
    <w:rsid w:val="42AD1300"/>
    <w:rsid w:val="42ADB0E8"/>
    <w:rsid w:val="42B2AF3A"/>
    <w:rsid w:val="42B2EF45"/>
    <w:rsid w:val="42B446E1"/>
    <w:rsid w:val="42B8699B"/>
    <w:rsid w:val="42BCC85C"/>
    <w:rsid w:val="42CBE2BF"/>
    <w:rsid w:val="42CCA09B"/>
    <w:rsid w:val="42DBCE7F"/>
    <w:rsid w:val="42DFA243"/>
    <w:rsid w:val="42ED61B8"/>
    <w:rsid w:val="42EF741D"/>
    <w:rsid w:val="42F059CB"/>
    <w:rsid w:val="42F184E2"/>
    <w:rsid w:val="42F1A3BA"/>
    <w:rsid w:val="42F20F81"/>
    <w:rsid w:val="42F22A4A"/>
    <w:rsid w:val="42F475A4"/>
    <w:rsid w:val="42F48FF4"/>
    <w:rsid w:val="42F896BE"/>
    <w:rsid w:val="430875D8"/>
    <w:rsid w:val="430E8073"/>
    <w:rsid w:val="430F23FC"/>
    <w:rsid w:val="431731BD"/>
    <w:rsid w:val="43180782"/>
    <w:rsid w:val="431DD77C"/>
    <w:rsid w:val="43215113"/>
    <w:rsid w:val="432377BC"/>
    <w:rsid w:val="432AB435"/>
    <w:rsid w:val="432F89B7"/>
    <w:rsid w:val="433051C6"/>
    <w:rsid w:val="433F2A3B"/>
    <w:rsid w:val="4341233D"/>
    <w:rsid w:val="4346BE94"/>
    <w:rsid w:val="43482951"/>
    <w:rsid w:val="43488F58"/>
    <w:rsid w:val="4349FF05"/>
    <w:rsid w:val="434F68E2"/>
    <w:rsid w:val="434FDD83"/>
    <w:rsid w:val="43517EAA"/>
    <w:rsid w:val="435C5EB9"/>
    <w:rsid w:val="435EC7EE"/>
    <w:rsid w:val="4368CE3D"/>
    <w:rsid w:val="43692D98"/>
    <w:rsid w:val="43693314"/>
    <w:rsid w:val="436A7ADC"/>
    <w:rsid w:val="436D23A5"/>
    <w:rsid w:val="4371560E"/>
    <w:rsid w:val="43736087"/>
    <w:rsid w:val="4376566B"/>
    <w:rsid w:val="43784FB1"/>
    <w:rsid w:val="437A00CC"/>
    <w:rsid w:val="43814941"/>
    <w:rsid w:val="43854E98"/>
    <w:rsid w:val="4392FC5D"/>
    <w:rsid w:val="4394550F"/>
    <w:rsid w:val="43981734"/>
    <w:rsid w:val="439F4DB1"/>
    <w:rsid w:val="43A124C4"/>
    <w:rsid w:val="43A2E2FB"/>
    <w:rsid w:val="43A6D1A3"/>
    <w:rsid w:val="43A76273"/>
    <w:rsid w:val="43ADC540"/>
    <w:rsid w:val="43AE4873"/>
    <w:rsid w:val="43B5CF8E"/>
    <w:rsid w:val="43B62105"/>
    <w:rsid w:val="43B9BA40"/>
    <w:rsid w:val="43BDB734"/>
    <w:rsid w:val="43BF28E3"/>
    <w:rsid w:val="43CC0039"/>
    <w:rsid w:val="43CF1C80"/>
    <w:rsid w:val="43CF3B7E"/>
    <w:rsid w:val="43D03C22"/>
    <w:rsid w:val="43D1384A"/>
    <w:rsid w:val="43D3B01E"/>
    <w:rsid w:val="43D93E3E"/>
    <w:rsid w:val="43DA275B"/>
    <w:rsid w:val="43DAF7D4"/>
    <w:rsid w:val="43DE6409"/>
    <w:rsid w:val="43E0520D"/>
    <w:rsid w:val="43E0A2B5"/>
    <w:rsid w:val="43E1640F"/>
    <w:rsid w:val="43E8FC59"/>
    <w:rsid w:val="43EFE1CC"/>
    <w:rsid w:val="43F8E651"/>
    <w:rsid w:val="43FD1840"/>
    <w:rsid w:val="43FF4DCE"/>
    <w:rsid w:val="44067296"/>
    <w:rsid w:val="440684D5"/>
    <w:rsid w:val="44110B88"/>
    <w:rsid w:val="441151B3"/>
    <w:rsid w:val="4417A9A3"/>
    <w:rsid w:val="44183483"/>
    <w:rsid w:val="4419371D"/>
    <w:rsid w:val="441BDE63"/>
    <w:rsid w:val="441C5E8C"/>
    <w:rsid w:val="44243B06"/>
    <w:rsid w:val="442631CE"/>
    <w:rsid w:val="442BACE6"/>
    <w:rsid w:val="4434F5C7"/>
    <w:rsid w:val="4435645E"/>
    <w:rsid w:val="44382374"/>
    <w:rsid w:val="44390042"/>
    <w:rsid w:val="443A55B2"/>
    <w:rsid w:val="4447BF27"/>
    <w:rsid w:val="4448AACF"/>
    <w:rsid w:val="444978F6"/>
    <w:rsid w:val="4452859B"/>
    <w:rsid w:val="4456BF17"/>
    <w:rsid w:val="4458029C"/>
    <w:rsid w:val="445BFE23"/>
    <w:rsid w:val="445D193C"/>
    <w:rsid w:val="445E54D3"/>
    <w:rsid w:val="4464EAA8"/>
    <w:rsid w:val="446C4D16"/>
    <w:rsid w:val="447407A7"/>
    <w:rsid w:val="44768590"/>
    <w:rsid w:val="44789526"/>
    <w:rsid w:val="447C6C86"/>
    <w:rsid w:val="447CCC6F"/>
    <w:rsid w:val="44822C16"/>
    <w:rsid w:val="4482B14B"/>
    <w:rsid w:val="4485C676"/>
    <w:rsid w:val="44927648"/>
    <w:rsid w:val="4493029B"/>
    <w:rsid w:val="4494B38B"/>
    <w:rsid w:val="4496CADC"/>
    <w:rsid w:val="449B7938"/>
    <w:rsid w:val="449C394F"/>
    <w:rsid w:val="449E2624"/>
    <w:rsid w:val="449E5788"/>
    <w:rsid w:val="449EE0EC"/>
    <w:rsid w:val="44A48C0B"/>
    <w:rsid w:val="44A93798"/>
    <w:rsid w:val="44AC24B9"/>
    <w:rsid w:val="44B03ECE"/>
    <w:rsid w:val="44B2FA3D"/>
    <w:rsid w:val="44B39D5C"/>
    <w:rsid w:val="44BB01C0"/>
    <w:rsid w:val="44BB5951"/>
    <w:rsid w:val="44BD99A6"/>
    <w:rsid w:val="44D0038C"/>
    <w:rsid w:val="44D486EE"/>
    <w:rsid w:val="44DB5CE9"/>
    <w:rsid w:val="44DD8523"/>
    <w:rsid w:val="44DE5A14"/>
    <w:rsid w:val="44E18EAE"/>
    <w:rsid w:val="44E2D139"/>
    <w:rsid w:val="44E4B82A"/>
    <w:rsid w:val="44E78BB1"/>
    <w:rsid w:val="44E96B63"/>
    <w:rsid w:val="44ECA4A4"/>
    <w:rsid w:val="44F59DEE"/>
    <w:rsid w:val="44F7EBCE"/>
    <w:rsid w:val="44FD3169"/>
    <w:rsid w:val="4504CD29"/>
    <w:rsid w:val="450A24EB"/>
    <w:rsid w:val="450A2710"/>
    <w:rsid w:val="4514CA44"/>
    <w:rsid w:val="45183006"/>
    <w:rsid w:val="451A1CBD"/>
    <w:rsid w:val="451A73C1"/>
    <w:rsid w:val="451DFC6F"/>
    <w:rsid w:val="4521A11D"/>
    <w:rsid w:val="4529ADC3"/>
    <w:rsid w:val="45306386"/>
    <w:rsid w:val="45307239"/>
    <w:rsid w:val="4535AC71"/>
    <w:rsid w:val="4536E054"/>
    <w:rsid w:val="453B29A0"/>
    <w:rsid w:val="453CAA0C"/>
    <w:rsid w:val="45475EEB"/>
    <w:rsid w:val="454C8DFA"/>
    <w:rsid w:val="454F6A19"/>
    <w:rsid w:val="455CBA35"/>
    <w:rsid w:val="45637751"/>
    <w:rsid w:val="4563ABC3"/>
    <w:rsid w:val="4567317B"/>
    <w:rsid w:val="45749766"/>
    <w:rsid w:val="45755C54"/>
    <w:rsid w:val="45796BF8"/>
    <w:rsid w:val="45865468"/>
    <w:rsid w:val="45866A33"/>
    <w:rsid w:val="458E0A60"/>
    <w:rsid w:val="45A7E038"/>
    <w:rsid w:val="45AFD3DA"/>
    <w:rsid w:val="45B1912B"/>
    <w:rsid w:val="45B2F8DD"/>
    <w:rsid w:val="45B30441"/>
    <w:rsid w:val="45B3653D"/>
    <w:rsid w:val="45BDA396"/>
    <w:rsid w:val="45BE9860"/>
    <w:rsid w:val="45BED2DD"/>
    <w:rsid w:val="45BFDCD2"/>
    <w:rsid w:val="45BFEAE5"/>
    <w:rsid w:val="45C3134C"/>
    <w:rsid w:val="45C5E56D"/>
    <w:rsid w:val="45C76949"/>
    <w:rsid w:val="45CB16B7"/>
    <w:rsid w:val="45CC3ECF"/>
    <w:rsid w:val="45CD2E8B"/>
    <w:rsid w:val="45CE6298"/>
    <w:rsid w:val="45CF2A35"/>
    <w:rsid w:val="45D67559"/>
    <w:rsid w:val="45D83EDB"/>
    <w:rsid w:val="45E61F0A"/>
    <w:rsid w:val="45EA858F"/>
    <w:rsid w:val="45F02B0A"/>
    <w:rsid w:val="45F7531D"/>
    <w:rsid w:val="45FC476C"/>
    <w:rsid w:val="4600F581"/>
    <w:rsid w:val="4604C8F5"/>
    <w:rsid w:val="4607172B"/>
    <w:rsid w:val="4608AC93"/>
    <w:rsid w:val="4618E190"/>
    <w:rsid w:val="461F1A16"/>
    <w:rsid w:val="463109DA"/>
    <w:rsid w:val="4642FFA1"/>
    <w:rsid w:val="46469C93"/>
    <w:rsid w:val="464AB3FC"/>
    <w:rsid w:val="464B4F6C"/>
    <w:rsid w:val="464EA764"/>
    <w:rsid w:val="465D3988"/>
    <w:rsid w:val="466782FD"/>
    <w:rsid w:val="466F4CA1"/>
    <w:rsid w:val="466FD706"/>
    <w:rsid w:val="4672BB1B"/>
    <w:rsid w:val="4673265C"/>
    <w:rsid w:val="4676FA5B"/>
    <w:rsid w:val="46778064"/>
    <w:rsid w:val="4686F67F"/>
    <w:rsid w:val="468B66A0"/>
    <w:rsid w:val="468E9BFB"/>
    <w:rsid w:val="469130FA"/>
    <w:rsid w:val="4691FA17"/>
    <w:rsid w:val="4697962B"/>
    <w:rsid w:val="469AAC62"/>
    <w:rsid w:val="469AFA24"/>
    <w:rsid w:val="469F8AD6"/>
    <w:rsid w:val="46A3B475"/>
    <w:rsid w:val="46A5B154"/>
    <w:rsid w:val="46A9A8C0"/>
    <w:rsid w:val="46AB263D"/>
    <w:rsid w:val="46B0CD75"/>
    <w:rsid w:val="46B3FB04"/>
    <w:rsid w:val="46B43C2D"/>
    <w:rsid w:val="46B53743"/>
    <w:rsid w:val="46BAE693"/>
    <w:rsid w:val="46BCFEB2"/>
    <w:rsid w:val="46C63490"/>
    <w:rsid w:val="46CB82CB"/>
    <w:rsid w:val="46CBAD32"/>
    <w:rsid w:val="46CC7ABF"/>
    <w:rsid w:val="46D24FB7"/>
    <w:rsid w:val="46D48875"/>
    <w:rsid w:val="46DAD949"/>
    <w:rsid w:val="46E2E725"/>
    <w:rsid w:val="46E69E37"/>
    <w:rsid w:val="46FC4B02"/>
    <w:rsid w:val="46FF749E"/>
    <w:rsid w:val="4704DB17"/>
    <w:rsid w:val="4705DCCF"/>
    <w:rsid w:val="470AE665"/>
    <w:rsid w:val="470DC394"/>
    <w:rsid w:val="470FED8F"/>
    <w:rsid w:val="47145ED9"/>
    <w:rsid w:val="4715E800"/>
    <w:rsid w:val="471B1DDD"/>
    <w:rsid w:val="471BB552"/>
    <w:rsid w:val="471FF028"/>
    <w:rsid w:val="4721BCAB"/>
    <w:rsid w:val="4721ED48"/>
    <w:rsid w:val="4722DDD6"/>
    <w:rsid w:val="47239085"/>
    <w:rsid w:val="47262807"/>
    <w:rsid w:val="47276EA4"/>
    <w:rsid w:val="4727D864"/>
    <w:rsid w:val="472FCA20"/>
    <w:rsid w:val="4733E4AC"/>
    <w:rsid w:val="473653C7"/>
    <w:rsid w:val="4738DD8C"/>
    <w:rsid w:val="47394C6B"/>
    <w:rsid w:val="473D9A68"/>
    <w:rsid w:val="4746F677"/>
    <w:rsid w:val="4747A5A9"/>
    <w:rsid w:val="47483753"/>
    <w:rsid w:val="474AAEB7"/>
    <w:rsid w:val="47501A5C"/>
    <w:rsid w:val="4750AA38"/>
    <w:rsid w:val="47573EAA"/>
    <w:rsid w:val="475EC8E2"/>
    <w:rsid w:val="47606B31"/>
    <w:rsid w:val="47752313"/>
    <w:rsid w:val="4775D7DE"/>
    <w:rsid w:val="477654DE"/>
    <w:rsid w:val="477CEDB9"/>
    <w:rsid w:val="477F1E81"/>
    <w:rsid w:val="478245DF"/>
    <w:rsid w:val="47826988"/>
    <w:rsid w:val="4789E238"/>
    <w:rsid w:val="478B44CA"/>
    <w:rsid w:val="478BD806"/>
    <w:rsid w:val="478DC63A"/>
    <w:rsid w:val="47954966"/>
    <w:rsid w:val="479E44E6"/>
    <w:rsid w:val="47AAA167"/>
    <w:rsid w:val="47AB76D8"/>
    <w:rsid w:val="47ACDAD3"/>
    <w:rsid w:val="47B05701"/>
    <w:rsid w:val="47B54A7F"/>
    <w:rsid w:val="47BB5028"/>
    <w:rsid w:val="47BDD63F"/>
    <w:rsid w:val="47C15C4D"/>
    <w:rsid w:val="47C2210F"/>
    <w:rsid w:val="47C4A72D"/>
    <w:rsid w:val="47C5731A"/>
    <w:rsid w:val="47CE705C"/>
    <w:rsid w:val="47D26FE2"/>
    <w:rsid w:val="47D74954"/>
    <w:rsid w:val="47D9053F"/>
    <w:rsid w:val="47D9771E"/>
    <w:rsid w:val="47DCC8FE"/>
    <w:rsid w:val="47DE72B7"/>
    <w:rsid w:val="47E03D29"/>
    <w:rsid w:val="47E68712"/>
    <w:rsid w:val="47EC4687"/>
    <w:rsid w:val="47EE7DB6"/>
    <w:rsid w:val="47F0A6ED"/>
    <w:rsid w:val="47F8028E"/>
    <w:rsid w:val="480319C1"/>
    <w:rsid w:val="48053694"/>
    <w:rsid w:val="4805F595"/>
    <w:rsid w:val="4810AF59"/>
    <w:rsid w:val="4812BEE5"/>
    <w:rsid w:val="481B855A"/>
    <w:rsid w:val="4826B75D"/>
    <w:rsid w:val="48270C58"/>
    <w:rsid w:val="4830854C"/>
    <w:rsid w:val="48318A37"/>
    <w:rsid w:val="48375569"/>
    <w:rsid w:val="4837BD85"/>
    <w:rsid w:val="48422729"/>
    <w:rsid w:val="48443A9D"/>
    <w:rsid w:val="4845CF52"/>
    <w:rsid w:val="484F2397"/>
    <w:rsid w:val="4850AC65"/>
    <w:rsid w:val="485DDFAB"/>
    <w:rsid w:val="4864E320"/>
    <w:rsid w:val="486BD06C"/>
    <w:rsid w:val="487CD02E"/>
    <w:rsid w:val="4882F27B"/>
    <w:rsid w:val="4886FE8D"/>
    <w:rsid w:val="488EDE80"/>
    <w:rsid w:val="488F5345"/>
    <w:rsid w:val="4891A97D"/>
    <w:rsid w:val="4899EFA7"/>
    <w:rsid w:val="489A8BFF"/>
    <w:rsid w:val="48A059E8"/>
    <w:rsid w:val="48A313F9"/>
    <w:rsid w:val="48A614AE"/>
    <w:rsid w:val="48A6F1A5"/>
    <w:rsid w:val="48AE4F03"/>
    <w:rsid w:val="48B13CC5"/>
    <w:rsid w:val="48B29736"/>
    <w:rsid w:val="48B30570"/>
    <w:rsid w:val="48B5728C"/>
    <w:rsid w:val="48B5B0B2"/>
    <w:rsid w:val="48B60D7E"/>
    <w:rsid w:val="48B8EDBD"/>
    <w:rsid w:val="48B9C638"/>
    <w:rsid w:val="48B9FAF2"/>
    <w:rsid w:val="48C3BAC3"/>
    <w:rsid w:val="48C47EF6"/>
    <w:rsid w:val="48C753C9"/>
    <w:rsid w:val="48CCF75C"/>
    <w:rsid w:val="48CF6B02"/>
    <w:rsid w:val="48D20470"/>
    <w:rsid w:val="48D2F24F"/>
    <w:rsid w:val="48D40C2C"/>
    <w:rsid w:val="48DC5980"/>
    <w:rsid w:val="48E7D9B3"/>
    <w:rsid w:val="48EC2DA1"/>
    <w:rsid w:val="48EE85B3"/>
    <w:rsid w:val="48F00019"/>
    <w:rsid w:val="48F240FE"/>
    <w:rsid w:val="48F7F7ED"/>
    <w:rsid w:val="48F939ED"/>
    <w:rsid w:val="48F98731"/>
    <w:rsid w:val="48FB714F"/>
    <w:rsid w:val="48FF4069"/>
    <w:rsid w:val="48FF5148"/>
    <w:rsid w:val="4915DF3F"/>
    <w:rsid w:val="4916DA84"/>
    <w:rsid w:val="491710C9"/>
    <w:rsid w:val="4920F2BD"/>
    <w:rsid w:val="492248B9"/>
    <w:rsid w:val="492B0731"/>
    <w:rsid w:val="492B2206"/>
    <w:rsid w:val="493567C3"/>
    <w:rsid w:val="49391B25"/>
    <w:rsid w:val="494DA458"/>
    <w:rsid w:val="495209BF"/>
    <w:rsid w:val="4956DC20"/>
    <w:rsid w:val="4958BC6D"/>
    <w:rsid w:val="497142C9"/>
    <w:rsid w:val="4983B789"/>
    <w:rsid w:val="4984E70A"/>
    <w:rsid w:val="498583A4"/>
    <w:rsid w:val="49871112"/>
    <w:rsid w:val="49938199"/>
    <w:rsid w:val="4998F271"/>
    <w:rsid w:val="499EF2CF"/>
    <w:rsid w:val="49A69D71"/>
    <w:rsid w:val="49AAC464"/>
    <w:rsid w:val="49AB18B2"/>
    <w:rsid w:val="49ADCA87"/>
    <w:rsid w:val="49AFE1A9"/>
    <w:rsid w:val="49B91B37"/>
    <w:rsid w:val="49BA5149"/>
    <w:rsid w:val="49C0F070"/>
    <w:rsid w:val="49C4B0FB"/>
    <w:rsid w:val="49C6C3D8"/>
    <w:rsid w:val="49C7DEB6"/>
    <w:rsid w:val="49C92871"/>
    <w:rsid w:val="49CA2C75"/>
    <w:rsid w:val="49D6C5C0"/>
    <w:rsid w:val="49D9CDE7"/>
    <w:rsid w:val="49E77BFB"/>
    <w:rsid w:val="49E8C98D"/>
    <w:rsid w:val="49EB3609"/>
    <w:rsid w:val="49ED2488"/>
    <w:rsid w:val="49EFCE65"/>
    <w:rsid w:val="49F61AE2"/>
    <w:rsid w:val="49F984AB"/>
    <w:rsid w:val="49FE3508"/>
    <w:rsid w:val="4A003049"/>
    <w:rsid w:val="4A030463"/>
    <w:rsid w:val="4A063864"/>
    <w:rsid w:val="4A07E61B"/>
    <w:rsid w:val="4A090444"/>
    <w:rsid w:val="4A097050"/>
    <w:rsid w:val="4A0D2B1F"/>
    <w:rsid w:val="4A11226A"/>
    <w:rsid w:val="4A127F7F"/>
    <w:rsid w:val="4A1734D5"/>
    <w:rsid w:val="4A175281"/>
    <w:rsid w:val="4A1816A0"/>
    <w:rsid w:val="4A2462E9"/>
    <w:rsid w:val="4A29E5C7"/>
    <w:rsid w:val="4A2B85CB"/>
    <w:rsid w:val="4A318E1D"/>
    <w:rsid w:val="4A33D37A"/>
    <w:rsid w:val="4A357F2B"/>
    <w:rsid w:val="4A3620F2"/>
    <w:rsid w:val="4A392F9F"/>
    <w:rsid w:val="4A4586C9"/>
    <w:rsid w:val="4A490B9D"/>
    <w:rsid w:val="4A4BA2A7"/>
    <w:rsid w:val="4A4D81E5"/>
    <w:rsid w:val="4A4DA91A"/>
    <w:rsid w:val="4A55DBCC"/>
    <w:rsid w:val="4A567C9E"/>
    <w:rsid w:val="4A57356A"/>
    <w:rsid w:val="4A59EA38"/>
    <w:rsid w:val="4A5A1559"/>
    <w:rsid w:val="4A5CB93C"/>
    <w:rsid w:val="4A62DEB0"/>
    <w:rsid w:val="4A650415"/>
    <w:rsid w:val="4A662123"/>
    <w:rsid w:val="4A666FD1"/>
    <w:rsid w:val="4A670CC2"/>
    <w:rsid w:val="4A70244D"/>
    <w:rsid w:val="4A7467F6"/>
    <w:rsid w:val="4A773620"/>
    <w:rsid w:val="4A7EDE43"/>
    <w:rsid w:val="4A84EBAB"/>
    <w:rsid w:val="4A858DC8"/>
    <w:rsid w:val="4A89E285"/>
    <w:rsid w:val="4A8B1777"/>
    <w:rsid w:val="4A8B9C05"/>
    <w:rsid w:val="4A8DD514"/>
    <w:rsid w:val="4A8FF2BA"/>
    <w:rsid w:val="4A94553A"/>
    <w:rsid w:val="4A95E208"/>
    <w:rsid w:val="4A96716F"/>
    <w:rsid w:val="4A9985E7"/>
    <w:rsid w:val="4AA8DCE6"/>
    <w:rsid w:val="4AB0B98E"/>
    <w:rsid w:val="4ABA98B5"/>
    <w:rsid w:val="4ABB4EAB"/>
    <w:rsid w:val="4AC1C262"/>
    <w:rsid w:val="4AC2CA70"/>
    <w:rsid w:val="4AC66239"/>
    <w:rsid w:val="4AC8335B"/>
    <w:rsid w:val="4AC93544"/>
    <w:rsid w:val="4AD59881"/>
    <w:rsid w:val="4AD8FA33"/>
    <w:rsid w:val="4ADCAE11"/>
    <w:rsid w:val="4ADF8001"/>
    <w:rsid w:val="4AE7A8AC"/>
    <w:rsid w:val="4AE908A1"/>
    <w:rsid w:val="4AE95378"/>
    <w:rsid w:val="4AF593AE"/>
    <w:rsid w:val="4AF66D24"/>
    <w:rsid w:val="4AF6F06D"/>
    <w:rsid w:val="4AF7A7D3"/>
    <w:rsid w:val="4AFA7EC7"/>
    <w:rsid w:val="4AFAD70B"/>
    <w:rsid w:val="4B03CBC8"/>
    <w:rsid w:val="4B07A0E1"/>
    <w:rsid w:val="4B08AF00"/>
    <w:rsid w:val="4B0B7230"/>
    <w:rsid w:val="4B1C4A1D"/>
    <w:rsid w:val="4B1C8C97"/>
    <w:rsid w:val="4B2274DA"/>
    <w:rsid w:val="4B22F13D"/>
    <w:rsid w:val="4B29C790"/>
    <w:rsid w:val="4B2ADC31"/>
    <w:rsid w:val="4B2C1BFC"/>
    <w:rsid w:val="4B2FD02A"/>
    <w:rsid w:val="4B392B75"/>
    <w:rsid w:val="4B3DCF48"/>
    <w:rsid w:val="4B43298A"/>
    <w:rsid w:val="4B4A6FA4"/>
    <w:rsid w:val="4B5127FD"/>
    <w:rsid w:val="4B52CFD0"/>
    <w:rsid w:val="4B561F5D"/>
    <w:rsid w:val="4B564C7A"/>
    <w:rsid w:val="4B5939A6"/>
    <w:rsid w:val="4B599883"/>
    <w:rsid w:val="4B68E4D6"/>
    <w:rsid w:val="4B6CB282"/>
    <w:rsid w:val="4B6DC635"/>
    <w:rsid w:val="4B7456E2"/>
    <w:rsid w:val="4B7D7877"/>
    <w:rsid w:val="4B8466B6"/>
    <w:rsid w:val="4B84A55A"/>
    <w:rsid w:val="4B91AEF2"/>
    <w:rsid w:val="4B9AA6C1"/>
    <w:rsid w:val="4B9D90CB"/>
    <w:rsid w:val="4BA5EFA8"/>
    <w:rsid w:val="4BA7809F"/>
    <w:rsid w:val="4BAC7845"/>
    <w:rsid w:val="4BB600FC"/>
    <w:rsid w:val="4BB6D8C6"/>
    <w:rsid w:val="4BB8D9C9"/>
    <w:rsid w:val="4BBE12D2"/>
    <w:rsid w:val="4BBF3CC0"/>
    <w:rsid w:val="4BC35819"/>
    <w:rsid w:val="4BCEBC8B"/>
    <w:rsid w:val="4BD01654"/>
    <w:rsid w:val="4BD1D570"/>
    <w:rsid w:val="4BD2673B"/>
    <w:rsid w:val="4BD96568"/>
    <w:rsid w:val="4BE0EB7E"/>
    <w:rsid w:val="4BE5AB12"/>
    <w:rsid w:val="4BF15838"/>
    <w:rsid w:val="4BFA1D32"/>
    <w:rsid w:val="4BFCB13D"/>
    <w:rsid w:val="4C046EA8"/>
    <w:rsid w:val="4C0C11FF"/>
    <w:rsid w:val="4C0C3AC4"/>
    <w:rsid w:val="4C110701"/>
    <w:rsid w:val="4C14A056"/>
    <w:rsid w:val="4C1624C5"/>
    <w:rsid w:val="4C183724"/>
    <w:rsid w:val="4C209E1A"/>
    <w:rsid w:val="4C2423BD"/>
    <w:rsid w:val="4C2A6C83"/>
    <w:rsid w:val="4C2A890C"/>
    <w:rsid w:val="4C2DB177"/>
    <w:rsid w:val="4C2ED0B4"/>
    <w:rsid w:val="4C30CAD6"/>
    <w:rsid w:val="4C339D60"/>
    <w:rsid w:val="4C36B286"/>
    <w:rsid w:val="4C37C361"/>
    <w:rsid w:val="4C37F9FD"/>
    <w:rsid w:val="4C387367"/>
    <w:rsid w:val="4C44D58E"/>
    <w:rsid w:val="4C481811"/>
    <w:rsid w:val="4C4B7DE7"/>
    <w:rsid w:val="4C5457B2"/>
    <w:rsid w:val="4C61FD14"/>
    <w:rsid w:val="4C68F821"/>
    <w:rsid w:val="4C6C54E3"/>
    <w:rsid w:val="4C728049"/>
    <w:rsid w:val="4C78163B"/>
    <w:rsid w:val="4C798171"/>
    <w:rsid w:val="4C7BB012"/>
    <w:rsid w:val="4C7BDE34"/>
    <w:rsid w:val="4C8C9A69"/>
    <w:rsid w:val="4C8EB818"/>
    <w:rsid w:val="4C907007"/>
    <w:rsid w:val="4C933CB8"/>
    <w:rsid w:val="4C93684E"/>
    <w:rsid w:val="4C98ABC3"/>
    <w:rsid w:val="4C9ACC3F"/>
    <w:rsid w:val="4CA50BEB"/>
    <w:rsid w:val="4CA90451"/>
    <w:rsid w:val="4CAAE9EA"/>
    <w:rsid w:val="4CABA12F"/>
    <w:rsid w:val="4CABE340"/>
    <w:rsid w:val="4CACE7C6"/>
    <w:rsid w:val="4CBB6CBA"/>
    <w:rsid w:val="4CBCDC58"/>
    <w:rsid w:val="4CBCF696"/>
    <w:rsid w:val="4CBDFE3F"/>
    <w:rsid w:val="4CCFC313"/>
    <w:rsid w:val="4CDA71C4"/>
    <w:rsid w:val="4CDCBED2"/>
    <w:rsid w:val="4CE11810"/>
    <w:rsid w:val="4CE2BAF5"/>
    <w:rsid w:val="4CE3D7E9"/>
    <w:rsid w:val="4CE55883"/>
    <w:rsid w:val="4CE842CB"/>
    <w:rsid w:val="4D009B7A"/>
    <w:rsid w:val="4D01EDA9"/>
    <w:rsid w:val="4D08E154"/>
    <w:rsid w:val="4D0BD14C"/>
    <w:rsid w:val="4D12328F"/>
    <w:rsid w:val="4D1312D5"/>
    <w:rsid w:val="4D1E2F7C"/>
    <w:rsid w:val="4D1FBC9C"/>
    <w:rsid w:val="4D1FF963"/>
    <w:rsid w:val="4D209EE4"/>
    <w:rsid w:val="4D21DD01"/>
    <w:rsid w:val="4D226414"/>
    <w:rsid w:val="4D3224B3"/>
    <w:rsid w:val="4D3852DC"/>
    <w:rsid w:val="4D3FD09D"/>
    <w:rsid w:val="4D40EE2B"/>
    <w:rsid w:val="4D418C00"/>
    <w:rsid w:val="4D425B1B"/>
    <w:rsid w:val="4D483AAB"/>
    <w:rsid w:val="4D4AC91E"/>
    <w:rsid w:val="4D4EC496"/>
    <w:rsid w:val="4D52925C"/>
    <w:rsid w:val="4D5C9D8C"/>
    <w:rsid w:val="4D5EA61D"/>
    <w:rsid w:val="4D5FA35D"/>
    <w:rsid w:val="4D6663E3"/>
    <w:rsid w:val="4D66E8B3"/>
    <w:rsid w:val="4D6922A9"/>
    <w:rsid w:val="4D6A09E1"/>
    <w:rsid w:val="4D6CC280"/>
    <w:rsid w:val="4D75BEA6"/>
    <w:rsid w:val="4D7E8FED"/>
    <w:rsid w:val="4D80C973"/>
    <w:rsid w:val="4D84BEDB"/>
    <w:rsid w:val="4D9B8BD4"/>
    <w:rsid w:val="4DA221E5"/>
    <w:rsid w:val="4DA6839F"/>
    <w:rsid w:val="4DAAFDFB"/>
    <w:rsid w:val="4DB5A870"/>
    <w:rsid w:val="4DBECBBE"/>
    <w:rsid w:val="4DC2E895"/>
    <w:rsid w:val="4DC567C8"/>
    <w:rsid w:val="4DCEEA4C"/>
    <w:rsid w:val="4DCEEB8E"/>
    <w:rsid w:val="4DE11ADD"/>
    <w:rsid w:val="4DE1201B"/>
    <w:rsid w:val="4DE4F45F"/>
    <w:rsid w:val="4DE6FAF4"/>
    <w:rsid w:val="4DEE50E5"/>
    <w:rsid w:val="4DEEE73F"/>
    <w:rsid w:val="4DF38231"/>
    <w:rsid w:val="4DFA01BB"/>
    <w:rsid w:val="4E01268B"/>
    <w:rsid w:val="4E0497EA"/>
    <w:rsid w:val="4E1199A2"/>
    <w:rsid w:val="4E12867E"/>
    <w:rsid w:val="4E182176"/>
    <w:rsid w:val="4E1BB819"/>
    <w:rsid w:val="4E1D9FB6"/>
    <w:rsid w:val="4E23821F"/>
    <w:rsid w:val="4E2A857A"/>
    <w:rsid w:val="4E2AEE9A"/>
    <w:rsid w:val="4E2B04C6"/>
    <w:rsid w:val="4E2D8B9B"/>
    <w:rsid w:val="4E30D7A3"/>
    <w:rsid w:val="4E330570"/>
    <w:rsid w:val="4E3F457F"/>
    <w:rsid w:val="4E442A45"/>
    <w:rsid w:val="4E4491FE"/>
    <w:rsid w:val="4E4F50BB"/>
    <w:rsid w:val="4E53931F"/>
    <w:rsid w:val="4E6139C3"/>
    <w:rsid w:val="4E61AE55"/>
    <w:rsid w:val="4E651819"/>
    <w:rsid w:val="4E69F6B4"/>
    <w:rsid w:val="4E769B38"/>
    <w:rsid w:val="4E7BA271"/>
    <w:rsid w:val="4E7E893F"/>
    <w:rsid w:val="4E816FFB"/>
    <w:rsid w:val="4E87E5E5"/>
    <w:rsid w:val="4E8C1C27"/>
    <w:rsid w:val="4E8C7D37"/>
    <w:rsid w:val="4E8DB46B"/>
    <w:rsid w:val="4E9371C4"/>
    <w:rsid w:val="4E9B9453"/>
    <w:rsid w:val="4E9D6499"/>
    <w:rsid w:val="4E9F1A7B"/>
    <w:rsid w:val="4EA1365B"/>
    <w:rsid w:val="4EA2EC27"/>
    <w:rsid w:val="4EABBAF3"/>
    <w:rsid w:val="4EAE8315"/>
    <w:rsid w:val="4EB5CCF4"/>
    <w:rsid w:val="4EC55CEB"/>
    <w:rsid w:val="4ECA2233"/>
    <w:rsid w:val="4ECDC45F"/>
    <w:rsid w:val="4ECDEE6F"/>
    <w:rsid w:val="4ED44CB9"/>
    <w:rsid w:val="4ED63F51"/>
    <w:rsid w:val="4ED89829"/>
    <w:rsid w:val="4ED8DECB"/>
    <w:rsid w:val="4EDA1D1D"/>
    <w:rsid w:val="4EE2BCBE"/>
    <w:rsid w:val="4EE7F65A"/>
    <w:rsid w:val="4EECA642"/>
    <w:rsid w:val="4EF8A6E3"/>
    <w:rsid w:val="4EF94BF0"/>
    <w:rsid w:val="4EFA9D4F"/>
    <w:rsid w:val="4EFB2424"/>
    <w:rsid w:val="4EFCD39E"/>
    <w:rsid w:val="4EFD8CD4"/>
    <w:rsid w:val="4F060731"/>
    <w:rsid w:val="4F0D750E"/>
    <w:rsid w:val="4F102863"/>
    <w:rsid w:val="4F111370"/>
    <w:rsid w:val="4F13F230"/>
    <w:rsid w:val="4F156AAD"/>
    <w:rsid w:val="4F180630"/>
    <w:rsid w:val="4F19157C"/>
    <w:rsid w:val="4F2682EF"/>
    <w:rsid w:val="4F282D34"/>
    <w:rsid w:val="4F31B921"/>
    <w:rsid w:val="4F31C4FB"/>
    <w:rsid w:val="4F34ED94"/>
    <w:rsid w:val="4F35EC9D"/>
    <w:rsid w:val="4F3C0DB2"/>
    <w:rsid w:val="4F3FA087"/>
    <w:rsid w:val="4F4421B2"/>
    <w:rsid w:val="4F46E650"/>
    <w:rsid w:val="4F4B8EBB"/>
    <w:rsid w:val="4F4E0A67"/>
    <w:rsid w:val="4F4EA6DD"/>
    <w:rsid w:val="4F5298BE"/>
    <w:rsid w:val="4F566F46"/>
    <w:rsid w:val="4F58EF90"/>
    <w:rsid w:val="4F5ABDEA"/>
    <w:rsid w:val="4F62DEB5"/>
    <w:rsid w:val="4F6B43E8"/>
    <w:rsid w:val="4F6C84C5"/>
    <w:rsid w:val="4F6DB1A3"/>
    <w:rsid w:val="4F6E48D5"/>
    <w:rsid w:val="4F73E51E"/>
    <w:rsid w:val="4F818FCF"/>
    <w:rsid w:val="4F869B41"/>
    <w:rsid w:val="4F89626F"/>
    <w:rsid w:val="4F8F6FE9"/>
    <w:rsid w:val="4F999607"/>
    <w:rsid w:val="4F9AB382"/>
    <w:rsid w:val="4FA0F380"/>
    <w:rsid w:val="4FA18C23"/>
    <w:rsid w:val="4FA3BE57"/>
    <w:rsid w:val="4FA80FBD"/>
    <w:rsid w:val="4FAE0952"/>
    <w:rsid w:val="4FAE4C56"/>
    <w:rsid w:val="4FB47024"/>
    <w:rsid w:val="4FBC66E2"/>
    <w:rsid w:val="4FBFE28E"/>
    <w:rsid w:val="4FC103DC"/>
    <w:rsid w:val="4FC30E48"/>
    <w:rsid w:val="4FC51C8A"/>
    <w:rsid w:val="4FCC626F"/>
    <w:rsid w:val="4FCE134B"/>
    <w:rsid w:val="4FCE5205"/>
    <w:rsid w:val="4FD149A1"/>
    <w:rsid w:val="4FD332CC"/>
    <w:rsid w:val="4FDEEA4B"/>
    <w:rsid w:val="4FDF9DC3"/>
    <w:rsid w:val="4FE310FB"/>
    <w:rsid w:val="4FE5F2A1"/>
    <w:rsid w:val="4FEA3882"/>
    <w:rsid w:val="4FF11D75"/>
    <w:rsid w:val="4FF4A1B3"/>
    <w:rsid w:val="4FF4EBCF"/>
    <w:rsid w:val="4FFA7FD4"/>
    <w:rsid w:val="5000482E"/>
    <w:rsid w:val="5000548B"/>
    <w:rsid w:val="5002B425"/>
    <w:rsid w:val="5004411A"/>
    <w:rsid w:val="50099F93"/>
    <w:rsid w:val="500D5037"/>
    <w:rsid w:val="500EE697"/>
    <w:rsid w:val="500F0ED1"/>
    <w:rsid w:val="50157416"/>
    <w:rsid w:val="501B637E"/>
    <w:rsid w:val="501D8729"/>
    <w:rsid w:val="50201A89"/>
    <w:rsid w:val="50235291"/>
    <w:rsid w:val="5025C97C"/>
    <w:rsid w:val="502E47F4"/>
    <w:rsid w:val="502E9363"/>
    <w:rsid w:val="5030B5F7"/>
    <w:rsid w:val="5033B0CC"/>
    <w:rsid w:val="50392732"/>
    <w:rsid w:val="503DF93F"/>
    <w:rsid w:val="503E1EAA"/>
    <w:rsid w:val="503F8946"/>
    <w:rsid w:val="50423F7E"/>
    <w:rsid w:val="5043AC30"/>
    <w:rsid w:val="50449D56"/>
    <w:rsid w:val="504FA68F"/>
    <w:rsid w:val="5056F137"/>
    <w:rsid w:val="5057C6AB"/>
    <w:rsid w:val="5058C594"/>
    <w:rsid w:val="5059E030"/>
    <w:rsid w:val="5063E310"/>
    <w:rsid w:val="50659E03"/>
    <w:rsid w:val="506A4C1F"/>
    <w:rsid w:val="506EE46B"/>
    <w:rsid w:val="506FB1D1"/>
    <w:rsid w:val="50710ED9"/>
    <w:rsid w:val="50732497"/>
    <w:rsid w:val="50777B06"/>
    <w:rsid w:val="5079539F"/>
    <w:rsid w:val="507AEB28"/>
    <w:rsid w:val="507DE405"/>
    <w:rsid w:val="50822D7D"/>
    <w:rsid w:val="50823A26"/>
    <w:rsid w:val="50844C38"/>
    <w:rsid w:val="5084F98E"/>
    <w:rsid w:val="5087D2A7"/>
    <w:rsid w:val="50895114"/>
    <w:rsid w:val="50966809"/>
    <w:rsid w:val="5096D32C"/>
    <w:rsid w:val="50997BF4"/>
    <w:rsid w:val="509986BF"/>
    <w:rsid w:val="509F5EF9"/>
    <w:rsid w:val="50B13FD4"/>
    <w:rsid w:val="50B1D8DD"/>
    <w:rsid w:val="50B3A313"/>
    <w:rsid w:val="50BD62B8"/>
    <w:rsid w:val="50C0DD0D"/>
    <w:rsid w:val="50C54C13"/>
    <w:rsid w:val="50C57F39"/>
    <w:rsid w:val="50D11CB6"/>
    <w:rsid w:val="50D4B6E3"/>
    <w:rsid w:val="50D55730"/>
    <w:rsid w:val="50D6B110"/>
    <w:rsid w:val="50D9C74E"/>
    <w:rsid w:val="50E3712F"/>
    <w:rsid w:val="50F1AAF3"/>
    <w:rsid w:val="50F4DD32"/>
    <w:rsid w:val="50F691D1"/>
    <w:rsid w:val="50F985C8"/>
    <w:rsid w:val="50FC3D82"/>
    <w:rsid w:val="50FC5A41"/>
    <w:rsid w:val="50FF4492"/>
    <w:rsid w:val="50FFE777"/>
    <w:rsid w:val="5103D2D5"/>
    <w:rsid w:val="510A0C89"/>
    <w:rsid w:val="510C0EB6"/>
    <w:rsid w:val="51125A8F"/>
    <w:rsid w:val="51184828"/>
    <w:rsid w:val="512085AB"/>
    <w:rsid w:val="51299D0E"/>
    <w:rsid w:val="512C0862"/>
    <w:rsid w:val="512EFA14"/>
    <w:rsid w:val="512F8259"/>
    <w:rsid w:val="5131B343"/>
    <w:rsid w:val="513EC675"/>
    <w:rsid w:val="51467A51"/>
    <w:rsid w:val="514BD798"/>
    <w:rsid w:val="514C3248"/>
    <w:rsid w:val="5159F407"/>
    <w:rsid w:val="515B6B20"/>
    <w:rsid w:val="515DF093"/>
    <w:rsid w:val="516375A9"/>
    <w:rsid w:val="51649006"/>
    <w:rsid w:val="51652437"/>
    <w:rsid w:val="51691D75"/>
    <w:rsid w:val="5169E4A8"/>
    <w:rsid w:val="516A2F5C"/>
    <w:rsid w:val="516DEFA5"/>
    <w:rsid w:val="516EDDFF"/>
    <w:rsid w:val="517A1AC1"/>
    <w:rsid w:val="517A7FF1"/>
    <w:rsid w:val="517BE09E"/>
    <w:rsid w:val="517BF4F8"/>
    <w:rsid w:val="517E88E4"/>
    <w:rsid w:val="517ED090"/>
    <w:rsid w:val="517F04F9"/>
    <w:rsid w:val="518062A4"/>
    <w:rsid w:val="518578E9"/>
    <w:rsid w:val="518BA3CE"/>
    <w:rsid w:val="518F70FB"/>
    <w:rsid w:val="519226CB"/>
    <w:rsid w:val="5192E4BE"/>
    <w:rsid w:val="5193755B"/>
    <w:rsid w:val="519389CD"/>
    <w:rsid w:val="5197F47A"/>
    <w:rsid w:val="519E8EC4"/>
    <w:rsid w:val="51A191F1"/>
    <w:rsid w:val="51A1A2CB"/>
    <w:rsid w:val="51A2A0CF"/>
    <w:rsid w:val="51A8A75B"/>
    <w:rsid w:val="51A97D19"/>
    <w:rsid w:val="51ABC7C0"/>
    <w:rsid w:val="51B09F5E"/>
    <w:rsid w:val="51B1C938"/>
    <w:rsid w:val="51B37DB6"/>
    <w:rsid w:val="51B4B31C"/>
    <w:rsid w:val="51B73E60"/>
    <w:rsid w:val="51B9FF07"/>
    <w:rsid w:val="51BD3832"/>
    <w:rsid w:val="51BE0AF5"/>
    <w:rsid w:val="51BE35AB"/>
    <w:rsid w:val="51BEAF8D"/>
    <w:rsid w:val="51C4EF6F"/>
    <w:rsid w:val="51C7C6DA"/>
    <w:rsid w:val="51D0AB80"/>
    <w:rsid w:val="51D8B674"/>
    <w:rsid w:val="51D9C2E0"/>
    <w:rsid w:val="51DA72C0"/>
    <w:rsid w:val="51E2FD3F"/>
    <w:rsid w:val="51E432FE"/>
    <w:rsid w:val="51E8C9E1"/>
    <w:rsid w:val="51E97F53"/>
    <w:rsid w:val="51EA317A"/>
    <w:rsid w:val="51EF4A66"/>
    <w:rsid w:val="51F040E7"/>
    <w:rsid w:val="520D63BC"/>
    <w:rsid w:val="52108D93"/>
    <w:rsid w:val="521189D6"/>
    <w:rsid w:val="5213A600"/>
    <w:rsid w:val="521A3A2D"/>
    <w:rsid w:val="521B5D08"/>
    <w:rsid w:val="521B7C4D"/>
    <w:rsid w:val="52211FD5"/>
    <w:rsid w:val="522177D4"/>
    <w:rsid w:val="5221FCDD"/>
    <w:rsid w:val="52232389"/>
    <w:rsid w:val="52233D4F"/>
    <w:rsid w:val="52252ED0"/>
    <w:rsid w:val="522949DD"/>
    <w:rsid w:val="522BF8DC"/>
    <w:rsid w:val="522DD4D2"/>
    <w:rsid w:val="523A5CE2"/>
    <w:rsid w:val="523AF06E"/>
    <w:rsid w:val="523C37EF"/>
    <w:rsid w:val="523F133E"/>
    <w:rsid w:val="52421BF6"/>
    <w:rsid w:val="5242DFFF"/>
    <w:rsid w:val="5245E596"/>
    <w:rsid w:val="5247B577"/>
    <w:rsid w:val="524BE36C"/>
    <w:rsid w:val="5259AD82"/>
    <w:rsid w:val="525C22D6"/>
    <w:rsid w:val="525D075A"/>
    <w:rsid w:val="525D894B"/>
    <w:rsid w:val="52609861"/>
    <w:rsid w:val="5260B4B8"/>
    <w:rsid w:val="5264571B"/>
    <w:rsid w:val="52667C56"/>
    <w:rsid w:val="526C503C"/>
    <w:rsid w:val="526D097D"/>
    <w:rsid w:val="526E32F5"/>
    <w:rsid w:val="52707E3B"/>
    <w:rsid w:val="52711417"/>
    <w:rsid w:val="5272119A"/>
    <w:rsid w:val="5274DE16"/>
    <w:rsid w:val="5276A2FF"/>
    <w:rsid w:val="52794A55"/>
    <w:rsid w:val="5283FBDD"/>
    <w:rsid w:val="5284163F"/>
    <w:rsid w:val="5285ECF4"/>
    <w:rsid w:val="52875BBB"/>
    <w:rsid w:val="529AA7EC"/>
    <w:rsid w:val="529C280B"/>
    <w:rsid w:val="52A6AF9C"/>
    <w:rsid w:val="52AA47C2"/>
    <w:rsid w:val="52AF98CC"/>
    <w:rsid w:val="52AFCB2F"/>
    <w:rsid w:val="52B0CCEC"/>
    <w:rsid w:val="52B2F8AA"/>
    <w:rsid w:val="52C2E985"/>
    <w:rsid w:val="52C555E5"/>
    <w:rsid w:val="52C59C50"/>
    <w:rsid w:val="52C77D49"/>
    <w:rsid w:val="52C82EB7"/>
    <w:rsid w:val="52D0BF42"/>
    <w:rsid w:val="52D3B6B8"/>
    <w:rsid w:val="52D3B777"/>
    <w:rsid w:val="52DA632B"/>
    <w:rsid w:val="52DE5275"/>
    <w:rsid w:val="52F097B0"/>
    <w:rsid w:val="52F23F2A"/>
    <w:rsid w:val="53000039"/>
    <w:rsid w:val="5300B655"/>
    <w:rsid w:val="53055DDD"/>
    <w:rsid w:val="530622AE"/>
    <w:rsid w:val="530E074F"/>
    <w:rsid w:val="53160EDB"/>
    <w:rsid w:val="531C2458"/>
    <w:rsid w:val="531F1254"/>
    <w:rsid w:val="5320F136"/>
    <w:rsid w:val="53264F3A"/>
    <w:rsid w:val="53273178"/>
    <w:rsid w:val="532E63C0"/>
    <w:rsid w:val="532EFE84"/>
    <w:rsid w:val="5331EC6E"/>
    <w:rsid w:val="533C9BFA"/>
    <w:rsid w:val="53406942"/>
    <w:rsid w:val="5342E7F8"/>
    <w:rsid w:val="53457337"/>
    <w:rsid w:val="534788EC"/>
    <w:rsid w:val="534AC5D1"/>
    <w:rsid w:val="535082FB"/>
    <w:rsid w:val="53527F37"/>
    <w:rsid w:val="53546A0D"/>
    <w:rsid w:val="53607530"/>
    <w:rsid w:val="5360FA75"/>
    <w:rsid w:val="5363416D"/>
    <w:rsid w:val="536872F1"/>
    <w:rsid w:val="536A8588"/>
    <w:rsid w:val="53707B8B"/>
    <w:rsid w:val="5370EF07"/>
    <w:rsid w:val="53851CDA"/>
    <w:rsid w:val="538D06A8"/>
    <w:rsid w:val="53943790"/>
    <w:rsid w:val="5395D0BF"/>
    <w:rsid w:val="53978604"/>
    <w:rsid w:val="5398D78F"/>
    <w:rsid w:val="539C408B"/>
    <w:rsid w:val="539CEAED"/>
    <w:rsid w:val="53A20C1F"/>
    <w:rsid w:val="53A6DEF9"/>
    <w:rsid w:val="53A760F4"/>
    <w:rsid w:val="53A97C03"/>
    <w:rsid w:val="53AABC91"/>
    <w:rsid w:val="53AC1141"/>
    <w:rsid w:val="53B35A8E"/>
    <w:rsid w:val="53C1C925"/>
    <w:rsid w:val="53CB89DE"/>
    <w:rsid w:val="53D334D2"/>
    <w:rsid w:val="53D7AFD0"/>
    <w:rsid w:val="53D9C6A8"/>
    <w:rsid w:val="53DAFAD8"/>
    <w:rsid w:val="53DC1279"/>
    <w:rsid w:val="53E4BF01"/>
    <w:rsid w:val="53E6B951"/>
    <w:rsid w:val="53EC87A8"/>
    <w:rsid w:val="53ECAD56"/>
    <w:rsid w:val="53ECE261"/>
    <w:rsid w:val="53EDCC88"/>
    <w:rsid w:val="53EEF205"/>
    <w:rsid w:val="53EF65BF"/>
    <w:rsid w:val="53F2591B"/>
    <w:rsid w:val="53F42C25"/>
    <w:rsid w:val="53F66F7A"/>
    <w:rsid w:val="53FC9471"/>
    <w:rsid w:val="5407D3EF"/>
    <w:rsid w:val="540910AD"/>
    <w:rsid w:val="540C51CD"/>
    <w:rsid w:val="540EDC11"/>
    <w:rsid w:val="540F2EF5"/>
    <w:rsid w:val="54103737"/>
    <w:rsid w:val="54143BBB"/>
    <w:rsid w:val="54160D72"/>
    <w:rsid w:val="541972D6"/>
    <w:rsid w:val="541B4DF5"/>
    <w:rsid w:val="541E6DE5"/>
    <w:rsid w:val="541E9A66"/>
    <w:rsid w:val="5421418A"/>
    <w:rsid w:val="54220CDF"/>
    <w:rsid w:val="5423303F"/>
    <w:rsid w:val="543484A1"/>
    <w:rsid w:val="54352D3B"/>
    <w:rsid w:val="5437E999"/>
    <w:rsid w:val="543951E4"/>
    <w:rsid w:val="543B3260"/>
    <w:rsid w:val="543CECD3"/>
    <w:rsid w:val="5448C396"/>
    <w:rsid w:val="54491585"/>
    <w:rsid w:val="544D3846"/>
    <w:rsid w:val="54565927"/>
    <w:rsid w:val="54587A61"/>
    <w:rsid w:val="5458EED1"/>
    <w:rsid w:val="54663081"/>
    <w:rsid w:val="546ED58C"/>
    <w:rsid w:val="546FDC52"/>
    <w:rsid w:val="5470A0BD"/>
    <w:rsid w:val="547361C1"/>
    <w:rsid w:val="5475AE22"/>
    <w:rsid w:val="547623C4"/>
    <w:rsid w:val="54787D7B"/>
    <w:rsid w:val="54841F07"/>
    <w:rsid w:val="5484BBB0"/>
    <w:rsid w:val="54851EB7"/>
    <w:rsid w:val="5488A432"/>
    <w:rsid w:val="54906BC7"/>
    <w:rsid w:val="5494FA00"/>
    <w:rsid w:val="549B6C8E"/>
    <w:rsid w:val="549E5C04"/>
    <w:rsid w:val="54A59A1A"/>
    <w:rsid w:val="54A8F4BA"/>
    <w:rsid w:val="54ABA234"/>
    <w:rsid w:val="54B11748"/>
    <w:rsid w:val="54B16A2B"/>
    <w:rsid w:val="54B8951D"/>
    <w:rsid w:val="54B96056"/>
    <w:rsid w:val="54BA7269"/>
    <w:rsid w:val="54C343FD"/>
    <w:rsid w:val="54CB8A10"/>
    <w:rsid w:val="54D5D043"/>
    <w:rsid w:val="54E21382"/>
    <w:rsid w:val="54E7C117"/>
    <w:rsid w:val="54ED8A33"/>
    <w:rsid w:val="54F806BF"/>
    <w:rsid w:val="5505D80B"/>
    <w:rsid w:val="55075213"/>
    <w:rsid w:val="550CBB3E"/>
    <w:rsid w:val="550D0CB7"/>
    <w:rsid w:val="550D132C"/>
    <w:rsid w:val="5514BF86"/>
    <w:rsid w:val="55156326"/>
    <w:rsid w:val="551C3593"/>
    <w:rsid w:val="551EC2B4"/>
    <w:rsid w:val="551FE429"/>
    <w:rsid w:val="5529BF4F"/>
    <w:rsid w:val="552BDD25"/>
    <w:rsid w:val="552C0BE4"/>
    <w:rsid w:val="552C60CA"/>
    <w:rsid w:val="552C6B9E"/>
    <w:rsid w:val="552F46B1"/>
    <w:rsid w:val="553133C6"/>
    <w:rsid w:val="553291EC"/>
    <w:rsid w:val="553D495D"/>
    <w:rsid w:val="5542C44C"/>
    <w:rsid w:val="554AC639"/>
    <w:rsid w:val="554B0BA9"/>
    <w:rsid w:val="554D3146"/>
    <w:rsid w:val="5556BDD9"/>
    <w:rsid w:val="5558BC76"/>
    <w:rsid w:val="555A09D4"/>
    <w:rsid w:val="555C0E02"/>
    <w:rsid w:val="555C6962"/>
    <w:rsid w:val="55652CE7"/>
    <w:rsid w:val="556D7E30"/>
    <w:rsid w:val="556E56F9"/>
    <w:rsid w:val="556E65BD"/>
    <w:rsid w:val="557A977A"/>
    <w:rsid w:val="5581F182"/>
    <w:rsid w:val="55826A22"/>
    <w:rsid w:val="5583C838"/>
    <w:rsid w:val="5587FC27"/>
    <w:rsid w:val="55884328"/>
    <w:rsid w:val="55891BB4"/>
    <w:rsid w:val="55892106"/>
    <w:rsid w:val="558C6B56"/>
    <w:rsid w:val="55936DE5"/>
    <w:rsid w:val="5596287A"/>
    <w:rsid w:val="5598D2EF"/>
    <w:rsid w:val="5599DD20"/>
    <w:rsid w:val="559B68F5"/>
    <w:rsid w:val="559BCEE9"/>
    <w:rsid w:val="559FC399"/>
    <w:rsid w:val="55A634D6"/>
    <w:rsid w:val="55A90D89"/>
    <w:rsid w:val="55ADAB59"/>
    <w:rsid w:val="55AF2C78"/>
    <w:rsid w:val="55BFA618"/>
    <w:rsid w:val="55C023D4"/>
    <w:rsid w:val="55C0B151"/>
    <w:rsid w:val="55C2DFDD"/>
    <w:rsid w:val="55C38D9C"/>
    <w:rsid w:val="55CD877B"/>
    <w:rsid w:val="55CDF7D2"/>
    <w:rsid w:val="55D57DE7"/>
    <w:rsid w:val="55D97EC5"/>
    <w:rsid w:val="55DAC290"/>
    <w:rsid w:val="55DB5A60"/>
    <w:rsid w:val="55DCCB1C"/>
    <w:rsid w:val="55E75FE1"/>
    <w:rsid w:val="55E8DB30"/>
    <w:rsid w:val="55E95EBA"/>
    <w:rsid w:val="55E9DAA5"/>
    <w:rsid w:val="55EA526C"/>
    <w:rsid w:val="55EBC2E0"/>
    <w:rsid w:val="55ED94EE"/>
    <w:rsid w:val="55F03230"/>
    <w:rsid w:val="55F6C02F"/>
    <w:rsid w:val="5602BA22"/>
    <w:rsid w:val="560550D9"/>
    <w:rsid w:val="56096DA3"/>
    <w:rsid w:val="561D70AA"/>
    <w:rsid w:val="5623EF0B"/>
    <w:rsid w:val="5626DD1D"/>
    <w:rsid w:val="56283E55"/>
    <w:rsid w:val="56292079"/>
    <w:rsid w:val="562C87ED"/>
    <w:rsid w:val="562F7048"/>
    <w:rsid w:val="5630D62B"/>
    <w:rsid w:val="563B8A43"/>
    <w:rsid w:val="563BE3BE"/>
    <w:rsid w:val="56412FC2"/>
    <w:rsid w:val="5641E661"/>
    <w:rsid w:val="56448CC5"/>
    <w:rsid w:val="564E752D"/>
    <w:rsid w:val="565B9607"/>
    <w:rsid w:val="565CFC01"/>
    <w:rsid w:val="566473A9"/>
    <w:rsid w:val="567C0B84"/>
    <w:rsid w:val="567C8EF7"/>
    <w:rsid w:val="5687C833"/>
    <w:rsid w:val="568B2E95"/>
    <w:rsid w:val="568BEE30"/>
    <w:rsid w:val="568C3218"/>
    <w:rsid w:val="568CA9D0"/>
    <w:rsid w:val="568F47E9"/>
    <w:rsid w:val="56907426"/>
    <w:rsid w:val="56AA594B"/>
    <w:rsid w:val="56B38381"/>
    <w:rsid w:val="56B9F478"/>
    <w:rsid w:val="56BC9627"/>
    <w:rsid w:val="56BEFF37"/>
    <w:rsid w:val="56BF4B0A"/>
    <w:rsid w:val="56C06DC5"/>
    <w:rsid w:val="56C1D009"/>
    <w:rsid w:val="56CC845E"/>
    <w:rsid w:val="56CDE90E"/>
    <w:rsid w:val="56D287E8"/>
    <w:rsid w:val="56D52EFE"/>
    <w:rsid w:val="56D8BD0C"/>
    <w:rsid w:val="56D950E0"/>
    <w:rsid w:val="56D96787"/>
    <w:rsid w:val="56DA561E"/>
    <w:rsid w:val="56DAE50E"/>
    <w:rsid w:val="56DE90F8"/>
    <w:rsid w:val="56E55C2E"/>
    <w:rsid w:val="56E84483"/>
    <w:rsid w:val="56E95111"/>
    <w:rsid w:val="56F112DB"/>
    <w:rsid w:val="56F77C5C"/>
    <w:rsid w:val="56FA9598"/>
    <w:rsid w:val="5702AE02"/>
    <w:rsid w:val="570301E8"/>
    <w:rsid w:val="5705A0EF"/>
    <w:rsid w:val="57083E18"/>
    <w:rsid w:val="5710D026"/>
    <w:rsid w:val="5712D729"/>
    <w:rsid w:val="57138308"/>
    <w:rsid w:val="57147FBF"/>
    <w:rsid w:val="57198CF5"/>
    <w:rsid w:val="571B6453"/>
    <w:rsid w:val="571EFCE6"/>
    <w:rsid w:val="571F2F1E"/>
    <w:rsid w:val="572149B7"/>
    <w:rsid w:val="5723E6D0"/>
    <w:rsid w:val="57253585"/>
    <w:rsid w:val="572695AE"/>
    <w:rsid w:val="57296135"/>
    <w:rsid w:val="572CE9DA"/>
    <w:rsid w:val="57318DBF"/>
    <w:rsid w:val="57347845"/>
    <w:rsid w:val="5735EB6A"/>
    <w:rsid w:val="57398C39"/>
    <w:rsid w:val="573BA162"/>
    <w:rsid w:val="5741FA6D"/>
    <w:rsid w:val="5742EEDA"/>
    <w:rsid w:val="57545885"/>
    <w:rsid w:val="575BA4EF"/>
    <w:rsid w:val="57620860"/>
    <w:rsid w:val="5770B547"/>
    <w:rsid w:val="577AA631"/>
    <w:rsid w:val="577BED65"/>
    <w:rsid w:val="57816179"/>
    <w:rsid w:val="5783DA8A"/>
    <w:rsid w:val="578C5531"/>
    <w:rsid w:val="579ED9AB"/>
    <w:rsid w:val="57A4CE3D"/>
    <w:rsid w:val="57A884B3"/>
    <w:rsid w:val="57ABCFA4"/>
    <w:rsid w:val="57AE6633"/>
    <w:rsid w:val="57B02BA4"/>
    <w:rsid w:val="57B1630E"/>
    <w:rsid w:val="57B1BCEF"/>
    <w:rsid w:val="57B3C28C"/>
    <w:rsid w:val="57B6BC8E"/>
    <w:rsid w:val="57B749DD"/>
    <w:rsid w:val="57B7A295"/>
    <w:rsid w:val="57BC60FD"/>
    <w:rsid w:val="57BC94E9"/>
    <w:rsid w:val="57C347AE"/>
    <w:rsid w:val="57C614E4"/>
    <w:rsid w:val="57C77C49"/>
    <w:rsid w:val="57CF34F8"/>
    <w:rsid w:val="57CF65E9"/>
    <w:rsid w:val="57CF8BC9"/>
    <w:rsid w:val="57CFFC39"/>
    <w:rsid w:val="57D77AC3"/>
    <w:rsid w:val="57DB4E02"/>
    <w:rsid w:val="57DC2C49"/>
    <w:rsid w:val="57DE8CD5"/>
    <w:rsid w:val="57DF043C"/>
    <w:rsid w:val="57E527A1"/>
    <w:rsid w:val="57E5DB19"/>
    <w:rsid w:val="57EA128E"/>
    <w:rsid w:val="57EBAF5A"/>
    <w:rsid w:val="57EC0B7B"/>
    <w:rsid w:val="57ED5DDE"/>
    <w:rsid w:val="57F05D6A"/>
    <w:rsid w:val="57F28E6A"/>
    <w:rsid w:val="57FC7675"/>
    <w:rsid w:val="57FCF083"/>
    <w:rsid w:val="57FF0E68"/>
    <w:rsid w:val="57FF7BBC"/>
    <w:rsid w:val="5800BB2D"/>
    <w:rsid w:val="5806D8F6"/>
    <w:rsid w:val="5807185C"/>
    <w:rsid w:val="580A30C7"/>
    <w:rsid w:val="580CD7E7"/>
    <w:rsid w:val="58128F59"/>
    <w:rsid w:val="5814E845"/>
    <w:rsid w:val="581C156F"/>
    <w:rsid w:val="58209EE8"/>
    <w:rsid w:val="5823DF9F"/>
    <w:rsid w:val="58261FA6"/>
    <w:rsid w:val="5826BBC2"/>
    <w:rsid w:val="58339609"/>
    <w:rsid w:val="5837E0FF"/>
    <w:rsid w:val="583E5AC3"/>
    <w:rsid w:val="58415BB9"/>
    <w:rsid w:val="584F4E51"/>
    <w:rsid w:val="585A6818"/>
    <w:rsid w:val="585AFFF3"/>
    <w:rsid w:val="585BAA60"/>
    <w:rsid w:val="585D3B31"/>
    <w:rsid w:val="58669696"/>
    <w:rsid w:val="58684837"/>
    <w:rsid w:val="5869C892"/>
    <w:rsid w:val="586BD516"/>
    <w:rsid w:val="586C7863"/>
    <w:rsid w:val="586FA06A"/>
    <w:rsid w:val="58701371"/>
    <w:rsid w:val="5870CEE8"/>
    <w:rsid w:val="5872087D"/>
    <w:rsid w:val="5875DD6B"/>
    <w:rsid w:val="5876E536"/>
    <w:rsid w:val="58788A39"/>
    <w:rsid w:val="587A3CD6"/>
    <w:rsid w:val="588005FD"/>
    <w:rsid w:val="588442EF"/>
    <w:rsid w:val="58948BC2"/>
    <w:rsid w:val="5899CE64"/>
    <w:rsid w:val="589BCAB8"/>
    <w:rsid w:val="589DBB75"/>
    <w:rsid w:val="589DFE8B"/>
    <w:rsid w:val="58A01FB7"/>
    <w:rsid w:val="58A997BC"/>
    <w:rsid w:val="58AF5CA4"/>
    <w:rsid w:val="58B02466"/>
    <w:rsid w:val="58B534D7"/>
    <w:rsid w:val="58BC653C"/>
    <w:rsid w:val="58BC7A78"/>
    <w:rsid w:val="58C5D4F0"/>
    <w:rsid w:val="58CCC2C7"/>
    <w:rsid w:val="58D2D815"/>
    <w:rsid w:val="58D4B77F"/>
    <w:rsid w:val="58D86D2C"/>
    <w:rsid w:val="58DA228C"/>
    <w:rsid w:val="58DAE91B"/>
    <w:rsid w:val="58DF84E2"/>
    <w:rsid w:val="58E1C0F6"/>
    <w:rsid w:val="58F144C3"/>
    <w:rsid w:val="58FA6B41"/>
    <w:rsid w:val="58FA9753"/>
    <w:rsid w:val="58FF31B9"/>
    <w:rsid w:val="590068A2"/>
    <w:rsid w:val="59033C98"/>
    <w:rsid w:val="590351DF"/>
    <w:rsid w:val="5903D117"/>
    <w:rsid w:val="59097CA9"/>
    <w:rsid w:val="59133330"/>
    <w:rsid w:val="591350D4"/>
    <w:rsid w:val="59171B73"/>
    <w:rsid w:val="591842A2"/>
    <w:rsid w:val="591DE22F"/>
    <w:rsid w:val="5920DC91"/>
    <w:rsid w:val="59231161"/>
    <w:rsid w:val="592858FA"/>
    <w:rsid w:val="592A48BC"/>
    <w:rsid w:val="592C65F8"/>
    <w:rsid w:val="59329816"/>
    <w:rsid w:val="59343F2F"/>
    <w:rsid w:val="593C0676"/>
    <w:rsid w:val="593DEC56"/>
    <w:rsid w:val="593E7141"/>
    <w:rsid w:val="5941D5DB"/>
    <w:rsid w:val="594266E1"/>
    <w:rsid w:val="5948EEE0"/>
    <w:rsid w:val="594E48EB"/>
    <w:rsid w:val="594ECA1C"/>
    <w:rsid w:val="5950C545"/>
    <w:rsid w:val="5950EB5F"/>
    <w:rsid w:val="59522ACE"/>
    <w:rsid w:val="59530B04"/>
    <w:rsid w:val="5953D153"/>
    <w:rsid w:val="5961E8C5"/>
    <w:rsid w:val="596C5258"/>
    <w:rsid w:val="5970AA57"/>
    <w:rsid w:val="59749250"/>
    <w:rsid w:val="59772582"/>
    <w:rsid w:val="597C1D46"/>
    <w:rsid w:val="597C3D88"/>
    <w:rsid w:val="597E3A51"/>
    <w:rsid w:val="598C0138"/>
    <w:rsid w:val="598CA64C"/>
    <w:rsid w:val="59990348"/>
    <w:rsid w:val="59A17874"/>
    <w:rsid w:val="59AA1F18"/>
    <w:rsid w:val="59ADBAE0"/>
    <w:rsid w:val="59C283F2"/>
    <w:rsid w:val="59C3C3A1"/>
    <w:rsid w:val="59D08653"/>
    <w:rsid w:val="59D52891"/>
    <w:rsid w:val="59D71B6B"/>
    <w:rsid w:val="59DE90EC"/>
    <w:rsid w:val="59E0C2C6"/>
    <w:rsid w:val="59E38470"/>
    <w:rsid w:val="59E77955"/>
    <w:rsid w:val="59F4260A"/>
    <w:rsid w:val="5A019EDE"/>
    <w:rsid w:val="5A09BE56"/>
    <w:rsid w:val="5A0AE384"/>
    <w:rsid w:val="5A0BBD28"/>
    <w:rsid w:val="5A0F3E91"/>
    <w:rsid w:val="5A1597A1"/>
    <w:rsid w:val="5A1E8A76"/>
    <w:rsid w:val="5A1F8EA6"/>
    <w:rsid w:val="5A24D393"/>
    <w:rsid w:val="5A251E57"/>
    <w:rsid w:val="5A2A5393"/>
    <w:rsid w:val="5A2AE840"/>
    <w:rsid w:val="5A2EA7E9"/>
    <w:rsid w:val="5A3099E7"/>
    <w:rsid w:val="5A320CDA"/>
    <w:rsid w:val="5A4161BF"/>
    <w:rsid w:val="5A4DF8E0"/>
    <w:rsid w:val="5A4E5F21"/>
    <w:rsid w:val="5A4EDA58"/>
    <w:rsid w:val="5A5986F8"/>
    <w:rsid w:val="5A5AE581"/>
    <w:rsid w:val="5A5F6A2D"/>
    <w:rsid w:val="5A5FBAAD"/>
    <w:rsid w:val="5A5FC415"/>
    <w:rsid w:val="5A602B36"/>
    <w:rsid w:val="5A65CF53"/>
    <w:rsid w:val="5A6F1C7A"/>
    <w:rsid w:val="5A74367B"/>
    <w:rsid w:val="5A77B727"/>
    <w:rsid w:val="5A7914C0"/>
    <w:rsid w:val="5A7A6A2A"/>
    <w:rsid w:val="5A7AD679"/>
    <w:rsid w:val="5A7DAFD1"/>
    <w:rsid w:val="5A8748E2"/>
    <w:rsid w:val="5A8956F9"/>
    <w:rsid w:val="5A8B5CD1"/>
    <w:rsid w:val="5A95C3D3"/>
    <w:rsid w:val="5A96EA65"/>
    <w:rsid w:val="5A98F842"/>
    <w:rsid w:val="5A9D86BA"/>
    <w:rsid w:val="5A9DA724"/>
    <w:rsid w:val="5AA2D3EF"/>
    <w:rsid w:val="5AA43BF6"/>
    <w:rsid w:val="5AA53AD6"/>
    <w:rsid w:val="5AAC74B6"/>
    <w:rsid w:val="5AACEA44"/>
    <w:rsid w:val="5AB0105A"/>
    <w:rsid w:val="5AB85730"/>
    <w:rsid w:val="5ABB8B5F"/>
    <w:rsid w:val="5ABFEBD3"/>
    <w:rsid w:val="5AC6DB97"/>
    <w:rsid w:val="5ACD2ADD"/>
    <w:rsid w:val="5AD00BC3"/>
    <w:rsid w:val="5AD1F2C7"/>
    <w:rsid w:val="5AD2F1B5"/>
    <w:rsid w:val="5AD68C86"/>
    <w:rsid w:val="5AD6A163"/>
    <w:rsid w:val="5AD6BAB0"/>
    <w:rsid w:val="5ADA2033"/>
    <w:rsid w:val="5ADB40C3"/>
    <w:rsid w:val="5ADF494F"/>
    <w:rsid w:val="5AE2BC65"/>
    <w:rsid w:val="5AE4F673"/>
    <w:rsid w:val="5AE7F165"/>
    <w:rsid w:val="5AECF455"/>
    <w:rsid w:val="5AF10421"/>
    <w:rsid w:val="5AF4A8B4"/>
    <w:rsid w:val="5AF6F52D"/>
    <w:rsid w:val="5AFB94CC"/>
    <w:rsid w:val="5B0564D3"/>
    <w:rsid w:val="5B07B2E8"/>
    <w:rsid w:val="5B0B9D3B"/>
    <w:rsid w:val="5B0CC5F1"/>
    <w:rsid w:val="5B0EDFA7"/>
    <w:rsid w:val="5B0EE455"/>
    <w:rsid w:val="5B11252F"/>
    <w:rsid w:val="5B12A870"/>
    <w:rsid w:val="5B2132EB"/>
    <w:rsid w:val="5B228401"/>
    <w:rsid w:val="5B22A70B"/>
    <w:rsid w:val="5B243AAB"/>
    <w:rsid w:val="5B24D9EF"/>
    <w:rsid w:val="5B260AF2"/>
    <w:rsid w:val="5B28208B"/>
    <w:rsid w:val="5B289C02"/>
    <w:rsid w:val="5B2A5373"/>
    <w:rsid w:val="5B3054B2"/>
    <w:rsid w:val="5B308326"/>
    <w:rsid w:val="5B315694"/>
    <w:rsid w:val="5B326EBA"/>
    <w:rsid w:val="5B32D561"/>
    <w:rsid w:val="5B36E10B"/>
    <w:rsid w:val="5B45EBB0"/>
    <w:rsid w:val="5B4A4D50"/>
    <w:rsid w:val="5B4C330E"/>
    <w:rsid w:val="5B54BB01"/>
    <w:rsid w:val="5B586558"/>
    <w:rsid w:val="5B5A93AE"/>
    <w:rsid w:val="5B5C4CB1"/>
    <w:rsid w:val="5B62F435"/>
    <w:rsid w:val="5B649BE0"/>
    <w:rsid w:val="5B66C507"/>
    <w:rsid w:val="5B693F4E"/>
    <w:rsid w:val="5B6C4969"/>
    <w:rsid w:val="5B6D6F79"/>
    <w:rsid w:val="5B76D19E"/>
    <w:rsid w:val="5B77B610"/>
    <w:rsid w:val="5B782DC8"/>
    <w:rsid w:val="5B8C8E58"/>
    <w:rsid w:val="5B91717B"/>
    <w:rsid w:val="5B93DD44"/>
    <w:rsid w:val="5B9E50FA"/>
    <w:rsid w:val="5BA2974C"/>
    <w:rsid w:val="5BACDBAE"/>
    <w:rsid w:val="5BAE6821"/>
    <w:rsid w:val="5BB4CCA9"/>
    <w:rsid w:val="5BB4D58D"/>
    <w:rsid w:val="5BBAAA4A"/>
    <w:rsid w:val="5BBBD7BE"/>
    <w:rsid w:val="5BC26B47"/>
    <w:rsid w:val="5BC30AA4"/>
    <w:rsid w:val="5BC6793C"/>
    <w:rsid w:val="5BC6C3A2"/>
    <w:rsid w:val="5BCBE0D1"/>
    <w:rsid w:val="5BCFCD2F"/>
    <w:rsid w:val="5BD07A5C"/>
    <w:rsid w:val="5BD3708B"/>
    <w:rsid w:val="5BD7CF13"/>
    <w:rsid w:val="5BD88273"/>
    <w:rsid w:val="5BD99459"/>
    <w:rsid w:val="5BE0B41F"/>
    <w:rsid w:val="5BE2EE84"/>
    <w:rsid w:val="5BE8282B"/>
    <w:rsid w:val="5BF47277"/>
    <w:rsid w:val="5BF5127E"/>
    <w:rsid w:val="5BF5DFEE"/>
    <w:rsid w:val="5C08504B"/>
    <w:rsid w:val="5C08ED4B"/>
    <w:rsid w:val="5C099A24"/>
    <w:rsid w:val="5C0DA752"/>
    <w:rsid w:val="5C0FA3D9"/>
    <w:rsid w:val="5C112F90"/>
    <w:rsid w:val="5C136CBE"/>
    <w:rsid w:val="5C13A47C"/>
    <w:rsid w:val="5C1E597F"/>
    <w:rsid w:val="5C21DE03"/>
    <w:rsid w:val="5C24FFB4"/>
    <w:rsid w:val="5C2523F7"/>
    <w:rsid w:val="5C350470"/>
    <w:rsid w:val="5C386553"/>
    <w:rsid w:val="5C388587"/>
    <w:rsid w:val="5C3AEA44"/>
    <w:rsid w:val="5C43F27E"/>
    <w:rsid w:val="5C4BB135"/>
    <w:rsid w:val="5C4C8936"/>
    <w:rsid w:val="5C529A0C"/>
    <w:rsid w:val="5C54C99C"/>
    <w:rsid w:val="5C5506B4"/>
    <w:rsid w:val="5C561F05"/>
    <w:rsid w:val="5C56756D"/>
    <w:rsid w:val="5C57BA76"/>
    <w:rsid w:val="5C5B0D29"/>
    <w:rsid w:val="5C5C92A8"/>
    <w:rsid w:val="5C623276"/>
    <w:rsid w:val="5C72F7A4"/>
    <w:rsid w:val="5C74C2AB"/>
    <w:rsid w:val="5C7CD1A6"/>
    <w:rsid w:val="5C87498D"/>
    <w:rsid w:val="5C89098E"/>
    <w:rsid w:val="5C89F568"/>
    <w:rsid w:val="5C8B8345"/>
    <w:rsid w:val="5C8E0132"/>
    <w:rsid w:val="5C956BF8"/>
    <w:rsid w:val="5C96B244"/>
    <w:rsid w:val="5C997E4C"/>
    <w:rsid w:val="5C9CD1DC"/>
    <w:rsid w:val="5C9F406F"/>
    <w:rsid w:val="5CA2948B"/>
    <w:rsid w:val="5CA7C481"/>
    <w:rsid w:val="5CAA2C0C"/>
    <w:rsid w:val="5CAC0B88"/>
    <w:rsid w:val="5CB02865"/>
    <w:rsid w:val="5CB0B09F"/>
    <w:rsid w:val="5CB44C1C"/>
    <w:rsid w:val="5CB4E39F"/>
    <w:rsid w:val="5CB5F716"/>
    <w:rsid w:val="5CB98062"/>
    <w:rsid w:val="5CB9EBC7"/>
    <w:rsid w:val="5CBCF902"/>
    <w:rsid w:val="5CCBC2BC"/>
    <w:rsid w:val="5CCC2ED1"/>
    <w:rsid w:val="5CD0FB7B"/>
    <w:rsid w:val="5CD6E04B"/>
    <w:rsid w:val="5CD7300A"/>
    <w:rsid w:val="5CDBDA27"/>
    <w:rsid w:val="5CDC47F1"/>
    <w:rsid w:val="5CE5424C"/>
    <w:rsid w:val="5CE69C47"/>
    <w:rsid w:val="5CEBF576"/>
    <w:rsid w:val="5CF14A19"/>
    <w:rsid w:val="5CF1F2D9"/>
    <w:rsid w:val="5CF3D0A9"/>
    <w:rsid w:val="5CF5EC09"/>
    <w:rsid w:val="5CF936C3"/>
    <w:rsid w:val="5CFA4C21"/>
    <w:rsid w:val="5CFDAB5D"/>
    <w:rsid w:val="5CFE059F"/>
    <w:rsid w:val="5CFFB476"/>
    <w:rsid w:val="5D017DE4"/>
    <w:rsid w:val="5D0E49C4"/>
    <w:rsid w:val="5D102471"/>
    <w:rsid w:val="5D106CD0"/>
    <w:rsid w:val="5D10EB65"/>
    <w:rsid w:val="5D1121B3"/>
    <w:rsid w:val="5D130CB5"/>
    <w:rsid w:val="5D162C2B"/>
    <w:rsid w:val="5D16E271"/>
    <w:rsid w:val="5D171383"/>
    <w:rsid w:val="5D1B0B4A"/>
    <w:rsid w:val="5D2068DF"/>
    <w:rsid w:val="5D2229A8"/>
    <w:rsid w:val="5D3305A5"/>
    <w:rsid w:val="5D35613B"/>
    <w:rsid w:val="5D38C22A"/>
    <w:rsid w:val="5D447E69"/>
    <w:rsid w:val="5D475106"/>
    <w:rsid w:val="5D47F509"/>
    <w:rsid w:val="5D4CE0D2"/>
    <w:rsid w:val="5D4FA8AC"/>
    <w:rsid w:val="5D5878B3"/>
    <w:rsid w:val="5D5D9011"/>
    <w:rsid w:val="5D72B188"/>
    <w:rsid w:val="5D72DC35"/>
    <w:rsid w:val="5D79561D"/>
    <w:rsid w:val="5D7A66B9"/>
    <w:rsid w:val="5D7B4ED1"/>
    <w:rsid w:val="5D81A95A"/>
    <w:rsid w:val="5D8454D4"/>
    <w:rsid w:val="5D870AB7"/>
    <w:rsid w:val="5D871B39"/>
    <w:rsid w:val="5D89CFD6"/>
    <w:rsid w:val="5D8A77B1"/>
    <w:rsid w:val="5D964F04"/>
    <w:rsid w:val="5D9AAAD0"/>
    <w:rsid w:val="5D9B2CB6"/>
    <w:rsid w:val="5D9C56E4"/>
    <w:rsid w:val="5D9C907C"/>
    <w:rsid w:val="5D9FB390"/>
    <w:rsid w:val="5DA60646"/>
    <w:rsid w:val="5DA76833"/>
    <w:rsid w:val="5DA878AB"/>
    <w:rsid w:val="5DA878FB"/>
    <w:rsid w:val="5DA93F0D"/>
    <w:rsid w:val="5DABCEE0"/>
    <w:rsid w:val="5DAC2D05"/>
    <w:rsid w:val="5DAE4AA7"/>
    <w:rsid w:val="5DAEAE46"/>
    <w:rsid w:val="5DB02D50"/>
    <w:rsid w:val="5DB3AD18"/>
    <w:rsid w:val="5DB3CCBF"/>
    <w:rsid w:val="5DBFE721"/>
    <w:rsid w:val="5DC01826"/>
    <w:rsid w:val="5DC2DAC8"/>
    <w:rsid w:val="5DC4ABCD"/>
    <w:rsid w:val="5DD8C790"/>
    <w:rsid w:val="5DDFF7EF"/>
    <w:rsid w:val="5DE047EA"/>
    <w:rsid w:val="5DE2B086"/>
    <w:rsid w:val="5DE5100C"/>
    <w:rsid w:val="5DEB5A5F"/>
    <w:rsid w:val="5DEE4D2E"/>
    <w:rsid w:val="5DEEF221"/>
    <w:rsid w:val="5DF05266"/>
    <w:rsid w:val="5DF22B1D"/>
    <w:rsid w:val="5DF98049"/>
    <w:rsid w:val="5DFB5D54"/>
    <w:rsid w:val="5DFC9EB2"/>
    <w:rsid w:val="5E080AAD"/>
    <w:rsid w:val="5E080BEA"/>
    <w:rsid w:val="5E0A6A9E"/>
    <w:rsid w:val="5E0CD5EF"/>
    <w:rsid w:val="5E14ED83"/>
    <w:rsid w:val="5E1C649D"/>
    <w:rsid w:val="5E23F9AE"/>
    <w:rsid w:val="5E2D9D65"/>
    <w:rsid w:val="5E31113D"/>
    <w:rsid w:val="5E37BF72"/>
    <w:rsid w:val="5E3BFAC3"/>
    <w:rsid w:val="5E3CA5DF"/>
    <w:rsid w:val="5E43568D"/>
    <w:rsid w:val="5E4BBCF7"/>
    <w:rsid w:val="5E4CA67A"/>
    <w:rsid w:val="5E4D13C9"/>
    <w:rsid w:val="5E503BBA"/>
    <w:rsid w:val="5E5C4028"/>
    <w:rsid w:val="5E5D78E9"/>
    <w:rsid w:val="5E66605E"/>
    <w:rsid w:val="5E68479E"/>
    <w:rsid w:val="5E6F07F7"/>
    <w:rsid w:val="5E73B8B9"/>
    <w:rsid w:val="5E77E578"/>
    <w:rsid w:val="5E780ADB"/>
    <w:rsid w:val="5E7BE8A2"/>
    <w:rsid w:val="5E7FC864"/>
    <w:rsid w:val="5E8392EF"/>
    <w:rsid w:val="5E84B933"/>
    <w:rsid w:val="5E897A5B"/>
    <w:rsid w:val="5E89C2F9"/>
    <w:rsid w:val="5E8BBE32"/>
    <w:rsid w:val="5E8C7D7A"/>
    <w:rsid w:val="5E8DDD43"/>
    <w:rsid w:val="5E95913A"/>
    <w:rsid w:val="5E997756"/>
    <w:rsid w:val="5E9FF94D"/>
    <w:rsid w:val="5EA4EF55"/>
    <w:rsid w:val="5EA5D7CB"/>
    <w:rsid w:val="5EA6A4D8"/>
    <w:rsid w:val="5EAAB003"/>
    <w:rsid w:val="5EAC740A"/>
    <w:rsid w:val="5EAEFDA7"/>
    <w:rsid w:val="5EB05171"/>
    <w:rsid w:val="5EBC6880"/>
    <w:rsid w:val="5EC1DA93"/>
    <w:rsid w:val="5ED3D763"/>
    <w:rsid w:val="5ED74B18"/>
    <w:rsid w:val="5EDADE16"/>
    <w:rsid w:val="5EDFC29B"/>
    <w:rsid w:val="5EE3FC84"/>
    <w:rsid w:val="5EE7D8F2"/>
    <w:rsid w:val="5EEA2D3A"/>
    <w:rsid w:val="5EEB4828"/>
    <w:rsid w:val="5EEBC809"/>
    <w:rsid w:val="5EECF817"/>
    <w:rsid w:val="5EED05EB"/>
    <w:rsid w:val="5EED8809"/>
    <w:rsid w:val="5EF06803"/>
    <w:rsid w:val="5EF1DB99"/>
    <w:rsid w:val="5EF43B2F"/>
    <w:rsid w:val="5EF69FEF"/>
    <w:rsid w:val="5EF9E177"/>
    <w:rsid w:val="5EFABB37"/>
    <w:rsid w:val="5F0345C5"/>
    <w:rsid w:val="5F076838"/>
    <w:rsid w:val="5F09F1A9"/>
    <w:rsid w:val="5F0A3164"/>
    <w:rsid w:val="5F20DBD2"/>
    <w:rsid w:val="5F21BB0D"/>
    <w:rsid w:val="5F24584F"/>
    <w:rsid w:val="5F24704B"/>
    <w:rsid w:val="5F2F0A78"/>
    <w:rsid w:val="5F30E796"/>
    <w:rsid w:val="5F37104B"/>
    <w:rsid w:val="5F3B5045"/>
    <w:rsid w:val="5F3CE324"/>
    <w:rsid w:val="5F3EFE6C"/>
    <w:rsid w:val="5F44A9AA"/>
    <w:rsid w:val="5F464564"/>
    <w:rsid w:val="5F47BE41"/>
    <w:rsid w:val="5F4ECB1A"/>
    <w:rsid w:val="5F506CC4"/>
    <w:rsid w:val="5F530CB7"/>
    <w:rsid w:val="5F57ADFE"/>
    <w:rsid w:val="5F59D858"/>
    <w:rsid w:val="5F61F96F"/>
    <w:rsid w:val="5F6993D1"/>
    <w:rsid w:val="5F6D889D"/>
    <w:rsid w:val="5F6E1D1D"/>
    <w:rsid w:val="5F7417FD"/>
    <w:rsid w:val="5F86109E"/>
    <w:rsid w:val="5F8B31A1"/>
    <w:rsid w:val="5F9C9257"/>
    <w:rsid w:val="5FA1E868"/>
    <w:rsid w:val="5FA20433"/>
    <w:rsid w:val="5FA332B6"/>
    <w:rsid w:val="5FA6740F"/>
    <w:rsid w:val="5FAA545B"/>
    <w:rsid w:val="5FAA6534"/>
    <w:rsid w:val="5FAE3631"/>
    <w:rsid w:val="5FAF8EB8"/>
    <w:rsid w:val="5FB01138"/>
    <w:rsid w:val="5FB9B2CE"/>
    <w:rsid w:val="5FBB6692"/>
    <w:rsid w:val="5FBB907B"/>
    <w:rsid w:val="5FBCCB19"/>
    <w:rsid w:val="5FC3DA25"/>
    <w:rsid w:val="5FC77865"/>
    <w:rsid w:val="5FCADF76"/>
    <w:rsid w:val="5FD93CB5"/>
    <w:rsid w:val="5FDC843B"/>
    <w:rsid w:val="5FDCF3C2"/>
    <w:rsid w:val="5FE2F941"/>
    <w:rsid w:val="5FE373E3"/>
    <w:rsid w:val="5FE38F23"/>
    <w:rsid w:val="5FEDF6A1"/>
    <w:rsid w:val="5FEFEE57"/>
    <w:rsid w:val="5FF673F4"/>
    <w:rsid w:val="5FF6F95F"/>
    <w:rsid w:val="5FF963CB"/>
    <w:rsid w:val="5FFF4CDD"/>
    <w:rsid w:val="600348BF"/>
    <w:rsid w:val="600DD076"/>
    <w:rsid w:val="600F39A0"/>
    <w:rsid w:val="6013E334"/>
    <w:rsid w:val="6016FAF7"/>
    <w:rsid w:val="601C4B93"/>
    <w:rsid w:val="601F3831"/>
    <w:rsid w:val="601F466D"/>
    <w:rsid w:val="602237B5"/>
    <w:rsid w:val="602F427F"/>
    <w:rsid w:val="602F5CD3"/>
    <w:rsid w:val="602FC2B4"/>
    <w:rsid w:val="603302E0"/>
    <w:rsid w:val="60357F28"/>
    <w:rsid w:val="603C9CFC"/>
    <w:rsid w:val="603CB3B1"/>
    <w:rsid w:val="603E8963"/>
    <w:rsid w:val="60427434"/>
    <w:rsid w:val="6043A6B8"/>
    <w:rsid w:val="604933F9"/>
    <w:rsid w:val="6049E7C8"/>
    <w:rsid w:val="604BAAD8"/>
    <w:rsid w:val="60555659"/>
    <w:rsid w:val="6057ABF6"/>
    <w:rsid w:val="605B19C1"/>
    <w:rsid w:val="605B2F84"/>
    <w:rsid w:val="605D4F9D"/>
    <w:rsid w:val="605EED9C"/>
    <w:rsid w:val="6066DD49"/>
    <w:rsid w:val="60677F01"/>
    <w:rsid w:val="606B9840"/>
    <w:rsid w:val="60703D2E"/>
    <w:rsid w:val="60742808"/>
    <w:rsid w:val="6075D35B"/>
    <w:rsid w:val="607B0A86"/>
    <w:rsid w:val="60802C76"/>
    <w:rsid w:val="6085BD48"/>
    <w:rsid w:val="6085E860"/>
    <w:rsid w:val="60870AF9"/>
    <w:rsid w:val="6090C0D2"/>
    <w:rsid w:val="609151EC"/>
    <w:rsid w:val="6098BD8D"/>
    <w:rsid w:val="609B6D64"/>
    <w:rsid w:val="609E9BB2"/>
    <w:rsid w:val="60A59339"/>
    <w:rsid w:val="60AA3BF6"/>
    <w:rsid w:val="60AB1844"/>
    <w:rsid w:val="60AB6596"/>
    <w:rsid w:val="60AD72D2"/>
    <w:rsid w:val="60AE5FB3"/>
    <w:rsid w:val="60AE6060"/>
    <w:rsid w:val="60B2F821"/>
    <w:rsid w:val="60B4A243"/>
    <w:rsid w:val="60C2CBEF"/>
    <w:rsid w:val="60CD51E1"/>
    <w:rsid w:val="60CDF061"/>
    <w:rsid w:val="60D053F5"/>
    <w:rsid w:val="60D54B05"/>
    <w:rsid w:val="60D7B89A"/>
    <w:rsid w:val="60DAD1DC"/>
    <w:rsid w:val="60DE28AA"/>
    <w:rsid w:val="60DE73A3"/>
    <w:rsid w:val="60E62313"/>
    <w:rsid w:val="60E6985C"/>
    <w:rsid w:val="60EBE545"/>
    <w:rsid w:val="60EE91A9"/>
    <w:rsid w:val="60F1D5A9"/>
    <w:rsid w:val="60F4AD09"/>
    <w:rsid w:val="60F74101"/>
    <w:rsid w:val="610841D9"/>
    <w:rsid w:val="610F8E3A"/>
    <w:rsid w:val="6110F8D1"/>
    <w:rsid w:val="61124A91"/>
    <w:rsid w:val="6112A92E"/>
    <w:rsid w:val="6117A678"/>
    <w:rsid w:val="611DA894"/>
    <w:rsid w:val="611F1A73"/>
    <w:rsid w:val="61217245"/>
    <w:rsid w:val="6124BFAD"/>
    <w:rsid w:val="6124EF90"/>
    <w:rsid w:val="612C62CE"/>
    <w:rsid w:val="612F5A4F"/>
    <w:rsid w:val="61345080"/>
    <w:rsid w:val="613D9D2E"/>
    <w:rsid w:val="61419749"/>
    <w:rsid w:val="6141E3F7"/>
    <w:rsid w:val="61425121"/>
    <w:rsid w:val="6144F128"/>
    <w:rsid w:val="6144F54F"/>
    <w:rsid w:val="61476F6A"/>
    <w:rsid w:val="6148D304"/>
    <w:rsid w:val="614AECA5"/>
    <w:rsid w:val="615116D7"/>
    <w:rsid w:val="616311A3"/>
    <w:rsid w:val="616331A5"/>
    <w:rsid w:val="6165635B"/>
    <w:rsid w:val="6167C659"/>
    <w:rsid w:val="61692550"/>
    <w:rsid w:val="6171B2CB"/>
    <w:rsid w:val="6173F72B"/>
    <w:rsid w:val="617944CA"/>
    <w:rsid w:val="6180FFB2"/>
    <w:rsid w:val="6182EE07"/>
    <w:rsid w:val="6183CB1A"/>
    <w:rsid w:val="61849697"/>
    <w:rsid w:val="61849A56"/>
    <w:rsid w:val="618D776D"/>
    <w:rsid w:val="618F2C5D"/>
    <w:rsid w:val="619159BE"/>
    <w:rsid w:val="61916184"/>
    <w:rsid w:val="61994B6A"/>
    <w:rsid w:val="619A42D7"/>
    <w:rsid w:val="619AB7B5"/>
    <w:rsid w:val="61A241DE"/>
    <w:rsid w:val="61AAEC70"/>
    <w:rsid w:val="61ABABD1"/>
    <w:rsid w:val="61AEF396"/>
    <w:rsid w:val="61B05379"/>
    <w:rsid w:val="61B86855"/>
    <w:rsid w:val="61B98691"/>
    <w:rsid w:val="61BAD14B"/>
    <w:rsid w:val="61BC9626"/>
    <w:rsid w:val="61BD8057"/>
    <w:rsid w:val="61C32F9D"/>
    <w:rsid w:val="61C4FADC"/>
    <w:rsid w:val="61C7B51B"/>
    <w:rsid w:val="61C95C95"/>
    <w:rsid w:val="61C9B71F"/>
    <w:rsid w:val="61CC0A58"/>
    <w:rsid w:val="61CFE8BC"/>
    <w:rsid w:val="61D33D66"/>
    <w:rsid w:val="61D851A3"/>
    <w:rsid w:val="61D8E935"/>
    <w:rsid w:val="61DBE4D7"/>
    <w:rsid w:val="61DE6023"/>
    <w:rsid w:val="61E5B01C"/>
    <w:rsid w:val="61E86E0E"/>
    <w:rsid w:val="61ED7B7F"/>
    <w:rsid w:val="61EE23A1"/>
    <w:rsid w:val="61F1743A"/>
    <w:rsid w:val="61F233DA"/>
    <w:rsid w:val="61FA1C83"/>
    <w:rsid w:val="61FB8EE8"/>
    <w:rsid w:val="61FF81C7"/>
    <w:rsid w:val="62040C2A"/>
    <w:rsid w:val="6204C863"/>
    <w:rsid w:val="62061BC7"/>
    <w:rsid w:val="6206BD97"/>
    <w:rsid w:val="62076A5B"/>
    <w:rsid w:val="620924DD"/>
    <w:rsid w:val="62098F18"/>
    <w:rsid w:val="620BB3FA"/>
    <w:rsid w:val="620C5EF0"/>
    <w:rsid w:val="620EBB01"/>
    <w:rsid w:val="620F93F8"/>
    <w:rsid w:val="621339A8"/>
    <w:rsid w:val="62192882"/>
    <w:rsid w:val="621C437E"/>
    <w:rsid w:val="621C57F6"/>
    <w:rsid w:val="621E5A1A"/>
    <w:rsid w:val="62200A1F"/>
    <w:rsid w:val="62255107"/>
    <w:rsid w:val="622E3F5F"/>
    <w:rsid w:val="6231DE0B"/>
    <w:rsid w:val="6231E147"/>
    <w:rsid w:val="6236ABA9"/>
    <w:rsid w:val="623B48CE"/>
    <w:rsid w:val="623CFF14"/>
    <w:rsid w:val="62433A1A"/>
    <w:rsid w:val="62445986"/>
    <w:rsid w:val="62459239"/>
    <w:rsid w:val="6245BF72"/>
    <w:rsid w:val="624C80CD"/>
    <w:rsid w:val="6253A470"/>
    <w:rsid w:val="6257F1D9"/>
    <w:rsid w:val="625A6C10"/>
    <w:rsid w:val="625E5D6C"/>
    <w:rsid w:val="625F1481"/>
    <w:rsid w:val="6261211E"/>
    <w:rsid w:val="6263B5D5"/>
    <w:rsid w:val="62682982"/>
    <w:rsid w:val="6276025A"/>
    <w:rsid w:val="6276D699"/>
    <w:rsid w:val="62782E39"/>
    <w:rsid w:val="6278AF28"/>
    <w:rsid w:val="6279189C"/>
    <w:rsid w:val="6279A7A3"/>
    <w:rsid w:val="627CC88A"/>
    <w:rsid w:val="62815ABD"/>
    <w:rsid w:val="62821F48"/>
    <w:rsid w:val="62935DB1"/>
    <w:rsid w:val="62940DC3"/>
    <w:rsid w:val="629664E0"/>
    <w:rsid w:val="629A176A"/>
    <w:rsid w:val="629A715D"/>
    <w:rsid w:val="629C691F"/>
    <w:rsid w:val="62A52279"/>
    <w:rsid w:val="62B78D6D"/>
    <w:rsid w:val="62B84BDF"/>
    <w:rsid w:val="62BC1142"/>
    <w:rsid w:val="62BC5C3F"/>
    <w:rsid w:val="62BDD853"/>
    <w:rsid w:val="62BEAD9A"/>
    <w:rsid w:val="62C19A1D"/>
    <w:rsid w:val="62C7778B"/>
    <w:rsid w:val="62CAC8B5"/>
    <w:rsid w:val="62CC9E60"/>
    <w:rsid w:val="62D30565"/>
    <w:rsid w:val="62DC2183"/>
    <w:rsid w:val="62E65980"/>
    <w:rsid w:val="62E87325"/>
    <w:rsid w:val="62E88C84"/>
    <w:rsid w:val="62ED0827"/>
    <w:rsid w:val="62ED5E0A"/>
    <w:rsid w:val="62FA5D44"/>
    <w:rsid w:val="62FE7954"/>
    <w:rsid w:val="6300EBEB"/>
    <w:rsid w:val="6301EFFB"/>
    <w:rsid w:val="630417F3"/>
    <w:rsid w:val="63072504"/>
    <w:rsid w:val="630FDB40"/>
    <w:rsid w:val="63105A4A"/>
    <w:rsid w:val="6310C31E"/>
    <w:rsid w:val="63125B8C"/>
    <w:rsid w:val="6312C269"/>
    <w:rsid w:val="6313374E"/>
    <w:rsid w:val="631762ED"/>
    <w:rsid w:val="6317F3ED"/>
    <w:rsid w:val="631A5E9F"/>
    <w:rsid w:val="631CFF80"/>
    <w:rsid w:val="63202D8D"/>
    <w:rsid w:val="6323EF3E"/>
    <w:rsid w:val="632A16DC"/>
    <w:rsid w:val="632DB1E4"/>
    <w:rsid w:val="6330A007"/>
    <w:rsid w:val="6336837F"/>
    <w:rsid w:val="6336CDBC"/>
    <w:rsid w:val="633A6178"/>
    <w:rsid w:val="633CA8BC"/>
    <w:rsid w:val="6340FE5E"/>
    <w:rsid w:val="634267B5"/>
    <w:rsid w:val="6344BECD"/>
    <w:rsid w:val="634D5202"/>
    <w:rsid w:val="63533306"/>
    <w:rsid w:val="6357108D"/>
    <w:rsid w:val="6357EB53"/>
    <w:rsid w:val="6359EA2E"/>
    <w:rsid w:val="635D5593"/>
    <w:rsid w:val="635D5D40"/>
    <w:rsid w:val="635D6259"/>
    <w:rsid w:val="6360544C"/>
    <w:rsid w:val="63627533"/>
    <w:rsid w:val="6365F57A"/>
    <w:rsid w:val="63681C27"/>
    <w:rsid w:val="6368DD4F"/>
    <w:rsid w:val="636A1E2C"/>
    <w:rsid w:val="636F7349"/>
    <w:rsid w:val="636FA4BE"/>
    <w:rsid w:val="6374BBDF"/>
    <w:rsid w:val="6375E482"/>
    <w:rsid w:val="637DE870"/>
    <w:rsid w:val="638AB29B"/>
    <w:rsid w:val="638EB3A5"/>
    <w:rsid w:val="6390F744"/>
    <w:rsid w:val="63912A42"/>
    <w:rsid w:val="6393D4A5"/>
    <w:rsid w:val="6394549C"/>
    <w:rsid w:val="63945D25"/>
    <w:rsid w:val="63967A06"/>
    <w:rsid w:val="639B8D4C"/>
    <w:rsid w:val="63A2804F"/>
    <w:rsid w:val="63ADF602"/>
    <w:rsid w:val="63AF1452"/>
    <w:rsid w:val="63B94522"/>
    <w:rsid w:val="63BABCD7"/>
    <w:rsid w:val="63BAFE33"/>
    <w:rsid w:val="63BB3D33"/>
    <w:rsid w:val="63BBB51B"/>
    <w:rsid w:val="63C086DB"/>
    <w:rsid w:val="63C240A9"/>
    <w:rsid w:val="63C8E61D"/>
    <w:rsid w:val="63CBE3BB"/>
    <w:rsid w:val="63D0D2FA"/>
    <w:rsid w:val="63D2A9E0"/>
    <w:rsid w:val="63D66016"/>
    <w:rsid w:val="63DD4463"/>
    <w:rsid w:val="63E0103A"/>
    <w:rsid w:val="63E97841"/>
    <w:rsid w:val="63EE2EA2"/>
    <w:rsid w:val="63F0374C"/>
    <w:rsid w:val="63F31A31"/>
    <w:rsid w:val="63FC8E2A"/>
    <w:rsid w:val="6400E533"/>
    <w:rsid w:val="64053E58"/>
    <w:rsid w:val="6405860B"/>
    <w:rsid w:val="64106D34"/>
    <w:rsid w:val="64165B89"/>
    <w:rsid w:val="6417529F"/>
    <w:rsid w:val="641BE0DF"/>
    <w:rsid w:val="6426FC96"/>
    <w:rsid w:val="6427143C"/>
    <w:rsid w:val="64304F2A"/>
    <w:rsid w:val="64351C0E"/>
    <w:rsid w:val="64369D4F"/>
    <w:rsid w:val="643BA14A"/>
    <w:rsid w:val="643F60AB"/>
    <w:rsid w:val="64450EB4"/>
    <w:rsid w:val="6445BD16"/>
    <w:rsid w:val="64460D13"/>
    <w:rsid w:val="64475E27"/>
    <w:rsid w:val="64478ACE"/>
    <w:rsid w:val="644A2622"/>
    <w:rsid w:val="644E15A9"/>
    <w:rsid w:val="6450E840"/>
    <w:rsid w:val="6451007F"/>
    <w:rsid w:val="645196A0"/>
    <w:rsid w:val="6452A5D2"/>
    <w:rsid w:val="64537D78"/>
    <w:rsid w:val="64575932"/>
    <w:rsid w:val="6459800F"/>
    <w:rsid w:val="645D5F96"/>
    <w:rsid w:val="645EBB45"/>
    <w:rsid w:val="64610746"/>
    <w:rsid w:val="646477BD"/>
    <w:rsid w:val="646AB871"/>
    <w:rsid w:val="646AF7C3"/>
    <w:rsid w:val="646D4A7A"/>
    <w:rsid w:val="647AA45A"/>
    <w:rsid w:val="647E6EEB"/>
    <w:rsid w:val="648180C6"/>
    <w:rsid w:val="6481FEFA"/>
    <w:rsid w:val="64861487"/>
    <w:rsid w:val="648626CF"/>
    <w:rsid w:val="64863737"/>
    <w:rsid w:val="6490E803"/>
    <w:rsid w:val="64911C19"/>
    <w:rsid w:val="64A89E33"/>
    <w:rsid w:val="64AB71C7"/>
    <w:rsid w:val="64B0D2F3"/>
    <w:rsid w:val="64B66CE6"/>
    <w:rsid w:val="64B6C077"/>
    <w:rsid w:val="64B8572C"/>
    <w:rsid w:val="64BB042E"/>
    <w:rsid w:val="64BD7246"/>
    <w:rsid w:val="64BE67D3"/>
    <w:rsid w:val="64C05764"/>
    <w:rsid w:val="64C2DF4D"/>
    <w:rsid w:val="64C8AF82"/>
    <w:rsid w:val="64D54C0F"/>
    <w:rsid w:val="64D81BA8"/>
    <w:rsid w:val="64E54FFB"/>
    <w:rsid w:val="64E6E33F"/>
    <w:rsid w:val="64ED5836"/>
    <w:rsid w:val="64EF9298"/>
    <w:rsid w:val="64F1DF25"/>
    <w:rsid w:val="64F27044"/>
    <w:rsid w:val="64F2BC32"/>
    <w:rsid w:val="64F64684"/>
    <w:rsid w:val="64F91D6D"/>
    <w:rsid w:val="64FE4451"/>
    <w:rsid w:val="650064D6"/>
    <w:rsid w:val="650230FD"/>
    <w:rsid w:val="6507D04B"/>
    <w:rsid w:val="650DA7BC"/>
    <w:rsid w:val="65166979"/>
    <w:rsid w:val="651813FF"/>
    <w:rsid w:val="6539E36B"/>
    <w:rsid w:val="653E9B6D"/>
    <w:rsid w:val="65404234"/>
    <w:rsid w:val="6541BA35"/>
    <w:rsid w:val="6543BAB5"/>
    <w:rsid w:val="65458A20"/>
    <w:rsid w:val="6548E257"/>
    <w:rsid w:val="654914D5"/>
    <w:rsid w:val="654B51AB"/>
    <w:rsid w:val="655346F9"/>
    <w:rsid w:val="6554AA72"/>
    <w:rsid w:val="655B0187"/>
    <w:rsid w:val="655C17BD"/>
    <w:rsid w:val="655E14BD"/>
    <w:rsid w:val="6562CB10"/>
    <w:rsid w:val="656B9961"/>
    <w:rsid w:val="6571EBD8"/>
    <w:rsid w:val="6576B5DE"/>
    <w:rsid w:val="6577260E"/>
    <w:rsid w:val="657C09BE"/>
    <w:rsid w:val="65836ECF"/>
    <w:rsid w:val="6586F308"/>
    <w:rsid w:val="658938C4"/>
    <w:rsid w:val="658D23D3"/>
    <w:rsid w:val="658EF7A9"/>
    <w:rsid w:val="658F6D46"/>
    <w:rsid w:val="658F83D4"/>
    <w:rsid w:val="659261FA"/>
    <w:rsid w:val="65966BC8"/>
    <w:rsid w:val="6596DBA9"/>
    <w:rsid w:val="659CDCCA"/>
    <w:rsid w:val="659EF730"/>
    <w:rsid w:val="65A5975A"/>
    <w:rsid w:val="65A7728D"/>
    <w:rsid w:val="65A782C3"/>
    <w:rsid w:val="65A8D479"/>
    <w:rsid w:val="65A93B31"/>
    <w:rsid w:val="65B1F909"/>
    <w:rsid w:val="65B7A7F7"/>
    <w:rsid w:val="65BB5B13"/>
    <w:rsid w:val="65BEE505"/>
    <w:rsid w:val="65C1038B"/>
    <w:rsid w:val="65C84D0E"/>
    <w:rsid w:val="65CFC552"/>
    <w:rsid w:val="65D10568"/>
    <w:rsid w:val="65D15A91"/>
    <w:rsid w:val="65D34DAD"/>
    <w:rsid w:val="65D3A892"/>
    <w:rsid w:val="65DB95FE"/>
    <w:rsid w:val="65E7A993"/>
    <w:rsid w:val="65E7F772"/>
    <w:rsid w:val="65E959FD"/>
    <w:rsid w:val="65E9A818"/>
    <w:rsid w:val="65F00B28"/>
    <w:rsid w:val="65F672AB"/>
    <w:rsid w:val="65F6DA74"/>
    <w:rsid w:val="65FA0345"/>
    <w:rsid w:val="65FF1EFC"/>
    <w:rsid w:val="6600B223"/>
    <w:rsid w:val="660128BE"/>
    <w:rsid w:val="66019114"/>
    <w:rsid w:val="6601D91D"/>
    <w:rsid w:val="660E3D4B"/>
    <w:rsid w:val="661116E1"/>
    <w:rsid w:val="66128834"/>
    <w:rsid w:val="66138647"/>
    <w:rsid w:val="66168A31"/>
    <w:rsid w:val="6617719E"/>
    <w:rsid w:val="661CB58A"/>
    <w:rsid w:val="6628101E"/>
    <w:rsid w:val="662DFA8D"/>
    <w:rsid w:val="6632B2DC"/>
    <w:rsid w:val="663396EB"/>
    <w:rsid w:val="663772CD"/>
    <w:rsid w:val="663C8EBF"/>
    <w:rsid w:val="663E15D5"/>
    <w:rsid w:val="66426CA7"/>
    <w:rsid w:val="6645ACAD"/>
    <w:rsid w:val="664E378C"/>
    <w:rsid w:val="6650BD94"/>
    <w:rsid w:val="6657FDDB"/>
    <w:rsid w:val="665BDD81"/>
    <w:rsid w:val="665C756E"/>
    <w:rsid w:val="665D2B66"/>
    <w:rsid w:val="665F3C92"/>
    <w:rsid w:val="6664D79E"/>
    <w:rsid w:val="6666ED71"/>
    <w:rsid w:val="6667C521"/>
    <w:rsid w:val="66693C6F"/>
    <w:rsid w:val="666A2790"/>
    <w:rsid w:val="666A3B75"/>
    <w:rsid w:val="666AAAA7"/>
    <w:rsid w:val="666CE00F"/>
    <w:rsid w:val="666D0857"/>
    <w:rsid w:val="6672935A"/>
    <w:rsid w:val="667447AE"/>
    <w:rsid w:val="6686B1B6"/>
    <w:rsid w:val="6693F43C"/>
    <w:rsid w:val="66949AD7"/>
    <w:rsid w:val="669572FB"/>
    <w:rsid w:val="66957859"/>
    <w:rsid w:val="669704EF"/>
    <w:rsid w:val="669DD2AE"/>
    <w:rsid w:val="669EDF0D"/>
    <w:rsid w:val="66AA4D8A"/>
    <w:rsid w:val="66AF431D"/>
    <w:rsid w:val="66B5FB03"/>
    <w:rsid w:val="66BBF5EC"/>
    <w:rsid w:val="66C343E4"/>
    <w:rsid w:val="66C868DD"/>
    <w:rsid w:val="66C9CBEC"/>
    <w:rsid w:val="66CFE460"/>
    <w:rsid w:val="66D0181F"/>
    <w:rsid w:val="66D16B79"/>
    <w:rsid w:val="66D471CD"/>
    <w:rsid w:val="66D60BD2"/>
    <w:rsid w:val="66DF270D"/>
    <w:rsid w:val="66DFB84A"/>
    <w:rsid w:val="66E57089"/>
    <w:rsid w:val="66E7571C"/>
    <w:rsid w:val="66ED1DAD"/>
    <w:rsid w:val="66F6A6E1"/>
    <w:rsid w:val="66F88480"/>
    <w:rsid w:val="66F8DFE8"/>
    <w:rsid w:val="66F977E2"/>
    <w:rsid w:val="66FD22DD"/>
    <w:rsid w:val="66FDADA2"/>
    <w:rsid w:val="6700694E"/>
    <w:rsid w:val="670F6033"/>
    <w:rsid w:val="670F63E2"/>
    <w:rsid w:val="67101CF4"/>
    <w:rsid w:val="671C88B2"/>
    <w:rsid w:val="671C8CC7"/>
    <w:rsid w:val="672ABE7D"/>
    <w:rsid w:val="672CBBBC"/>
    <w:rsid w:val="672E11A9"/>
    <w:rsid w:val="672FA8F6"/>
    <w:rsid w:val="6730AA1A"/>
    <w:rsid w:val="67374658"/>
    <w:rsid w:val="673995EF"/>
    <w:rsid w:val="67399686"/>
    <w:rsid w:val="673BA381"/>
    <w:rsid w:val="673BD7BF"/>
    <w:rsid w:val="67414EDD"/>
    <w:rsid w:val="6745C230"/>
    <w:rsid w:val="6745CBD1"/>
    <w:rsid w:val="674BD5BF"/>
    <w:rsid w:val="674D4505"/>
    <w:rsid w:val="6750FD86"/>
    <w:rsid w:val="6758D6D2"/>
    <w:rsid w:val="675A12FF"/>
    <w:rsid w:val="675A844E"/>
    <w:rsid w:val="6762A57D"/>
    <w:rsid w:val="676429FE"/>
    <w:rsid w:val="67693F29"/>
    <w:rsid w:val="676CEE4B"/>
    <w:rsid w:val="6770E089"/>
    <w:rsid w:val="677223D0"/>
    <w:rsid w:val="67742FC0"/>
    <w:rsid w:val="677583C8"/>
    <w:rsid w:val="6782CC55"/>
    <w:rsid w:val="67833F7D"/>
    <w:rsid w:val="6788ADF4"/>
    <w:rsid w:val="678BC709"/>
    <w:rsid w:val="678D1B10"/>
    <w:rsid w:val="678D4885"/>
    <w:rsid w:val="678D5FAD"/>
    <w:rsid w:val="678DA874"/>
    <w:rsid w:val="678EEB8B"/>
    <w:rsid w:val="679A7E04"/>
    <w:rsid w:val="679BFA2C"/>
    <w:rsid w:val="679E93DB"/>
    <w:rsid w:val="67A2AD6F"/>
    <w:rsid w:val="67A602C1"/>
    <w:rsid w:val="67A635A8"/>
    <w:rsid w:val="67B08AC2"/>
    <w:rsid w:val="67B09C69"/>
    <w:rsid w:val="67B58948"/>
    <w:rsid w:val="67BC5ABB"/>
    <w:rsid w:val="67C89ACB"/>
    <w:rsid w:val="67CA103C"/>
    <w:rsid w:val="67CC8BF4"/>
    <w:rsid w:val="67D1BAE4"/>
    <w:rsid w:val="67D83246"/>
    <w:rsid w:val="67DDE236"/>
    <w:rsid w:val="67DEED25"/>
    <w:rsid w:val="67E1A3E9"/>
    <w:rsid w:val="67E55C91"/>
    <w:rsid w:val="67E844B7"/>
    <w:rsid w:val="67EA2219"/>
    <w:rsid w:val="67EA87EE"/>
    <w:rsid w:val="680074D9"/>
    <w:rsid w:val="68012666"/>
    <w:rsid w:val="6801B755"/>
    <w:rsid w:val="68035F28"/>
    <w:rsid w:val="6805AE88"/>
    <w:rsid w:val="6808683A"/>
    <w:rsid w:val="6811B6B9"/>
    <w:rsid w:val="6811FE0F"/>
    <w:rsid w:val="68120F91"/>
    <w:rsid w:val="68143EF0"/>
    <w:rsid w:val="68162340"/>
    <w:rsid w:val="681AB4F1"/>
    <w:rsid w:val="681CD50F"/>
    <w:rsid w:val="681D8EDD"/>
    <w:rsid w:val="6822E057"/>
    <w:rsid w:val="68256A9E"/>
    <w:rsid w:val="6828008A"/>
    <w:rsid w:val="682A14D2"/>
    <w:rsid w:val="682EA05F"/>
    <w:rsid w:val="682ED739"/>
    <w:rsid w:val="6833A8B8"/>
    <w:rsid w:val="683662CF"/>
    <w:rsid w:val="683C3ED8"/>
    <w:rsid w:val="683C3EEB"/>
    <w:rsid w:val="684080B1"/>
    <w:rsid w:val="6841E56A"/>
    <w:rsid w:val="6845B78F"/>
    <w:rsid w:val="684688F1"/>
    <w:rsid w:val="6850A868"/>
    <w:rsid w:val="685112E1"/>
    <w:rsid w:val="685820E5"/>
    <w:rsid w:val="685B301C"/>
    <w:rsid w:val="685B5332"/>
    <w:rsid w:val="686228EC"/>
    <w:rsid w:val="68659D9F"/>
    <w:rsid w:val="68667D69"/>
    <w:rsid w:val="686C019F"/>
    <w:rsid w:val="6874E2D0"/>
    <w:rsid w:val="68757899"/>
    <w:rsid w:val="687752B0"/>
    <w:rsid w:val="687E6989"/>
    <w:rsid w:val="6880F6F9"/>
    <w:rsid w:val="6883AB75"/>
    <w:rsid w:val="688630FD"/>
    <w:rsid w:val="68875F77"/>
    <w:rsid w:val="6891AB68"/>
    <w:rsid w:val="6892F2FF"/>
    <w:rsid w:val="68970BDC"/>
    <w:rsid w:val="6899214C"/>
    <w:rsid w:val="68A044DC"/>
    <w:rsid w:val="68A05BBF"/>
    <w:rsid w:val="68A5E7A7"/>
    <w:rsid w:val="68AEE8DE"/>
    <w:rsid w:val="68B48512"/>
    <w:rsid w:val="68B6E8B6"/>
    <w:rsid w:val="68BA47B3"/>
    <w:rsid w:val="68BBCA14"/>
    <w:rsid w:val="68BCC3CF"/>
    <w:rsid w:val="68BF0414"/>
    <w:rsid w:val="68BF7204"/>
    <w:rsid w:val="68C1ED9D"/>
    <w:rsid w:val="68C53A2B"/>
    <w:rsid w:val="68C9D42A"/>
    <w:rsid w:val="68CAD297"/>
    <w:rsid w:val="68CD1087"/>
    <w:rsid w:val="68D0B3EF"/>
    <w:rsid w:val="68D449C6"/>
    <w:rsid w:val="68D66520"/>
    <w:rsid w:val="68E1F966"/>
    <w:rsid w:val="68E421DF"/>
    <w:rsid w:val="68E822DF"/>
    <w:rsid w:val="68EF658D"/>
    <w:rsid w:val="68F17FC2"/>
    <w:rsid w:val="68FA8091"/>
    <w:rsid w:val="68FFF44B"/>
    <w:rsid w:val="6902BE48"/>
    <w:rsid w:val="6904CF4D"/>
    <w:rsid w:val="6906CE3D"/>
    <w:rsid w:val="6908C16D"/>
    <w:rsid w:val="690CBDBF"/>
    <w:rsid w:val="690D1CDB"/>
    <w:rsid w:val="690E4D62"/>
    <w:rsid w:val="690E9F4B"/>
    <w:rsid w:val="690F7399"/>
    <w:rsid w:val="690FA904"/>
    <w:rsid w:val="6912A85E"/>
    <w:rsid w:val="691C5C6B"/>
    <w:rsid w:val="692188F5"/>
    <w:rsid w:val="6921A845"/>
    <w:rsid w:val="69362142"/>
    <w:rsid w:val="693A3608"/>
    <w:rsid w:val="693A94D7"/>
    <w:rsid w:val="694159B9"/>
    <w:rsid w:val="69462E7A"/>
    <w:rsid w:val="694A0F57"/>
    <w:rsid w:val="694C49E0"/>
    <w:rsid w:val="694CF2D2"/>
    <w:rsid w:val="694E49F5"/>
    <w:rsid w:val="694FE318"/>
    <w:rsid w:val="69577B3A"/>
    <w:rsid w:val="695BF852"/>
    <w:rsid w:val="695CB777"/>
    <w:rsid w:val="695D352B"/>
    <w:rsid w:val="69631775"/>
    <w:rsid w:val="696348A2"/>
    <w:rsid w:val="6967D836"/>
    <w:rsid w:val="696A7AAF"/>
    <w:rsid w:val="696DAAFD"/>
    <w:rsid w:val="697A6638"/>
    <w:rsid w:val="698396FE"/>
    <w:rsid w:val="69848493"/>
    <w:rsid w:val="6985D767"/>
    <w:rsid w:val="698A7FE4"/>
    <w:rsid w:val="698BE735"/>
    <w:rsid w:val="698F1FE5"/>
    <w:rsid w:val="698F6257"/>
    <w:rsid w:val="698FAABE"/>
    <w:rsid w:val="69923A0F"/>
    <w:rsid w:val="69961359"/>
    <w:rsid w:val="699D2EFE"/>
    <w:rsid w:val="69A5F5A9"/>
    <w:rsid w:val="69AC8215"/>
    <w:rsid w:val="69AE15E3"/>
    <w:rsid w:val="69B18509"/>
    <w:rsid w:val="69B292E9"/>
    <w:rsid w:val="69B2FA44"/>
    <w:rsid w:val="69B614B8"/>
    <w:rsid w:val="69BDA25F"/>
    <w:rsid w:val="69C10213"/>
    <w:rsid w:val="69C3A003"/>
    <w:rsid w:val="69C4A358"/>
    <w:rsid w:val="69C56056"/>
    <w:rsid w:val="69C99356"/>
    <w:rsid w:val="69CAB2C8"/>
    <w:rsid w:val="69CAC176"/>
    <w:rsid w:val="69CBDBB0"/>
    <w:rsid w:val="69CD593B"/>
    <w:rsid w:val="69D33F5A"/>
    <w:rsid w:val="69D4A18D"/>
    <w:rsid w:val="69DA0FE1"/>
    <w:rsid w:val="69DE02EE"/>
    <w:rsid w:val="69EBBEA4"/>
    <w:rsid w:val="69ECBADA"/>
    <w:rsid w:val="69EDBDA3"/>
    <w:rsid w:val="69EF7FD9"/>
    <w:rsid w:val="69F6E06D"/>
    <w:rsid w:val="69FA01C5"/>
    <w:rsid w:val="69FC6438"/>
    <w:rsid w:val="69FF1CC2"/>
    <w:rsid w:val="6A032090"/>
    <w:rsid w:val="6A063359"/>
    <w:rsid w:val="6A0A94EE"/>
    <w:rsid w:val="6A0D396D"/>
    <w:rsid w:val="6A0DEB73"/>
    <w:rsid w:val="6A10CF51"/>
    <w:rsid w:val="6A134738"/>
    <w:rsid w:val="6A180EB9"/>
    <w:rsid w:val="6A183119"/>
    <w:rsid w:val="6A199BDA"/>
    <w:rsid w:val="6A1A0CFB"/>
    <w:rsid w:val="6A2B0198"/>
    <w:rsid w:val="6A2B0402"/>
    <w:rsid w:val="6A2D817B"/>
    <w:rsid w:val="6A2DEE1B"/>
    <w:rsid w:val="6A2E1230"/>
    <w:rsid w:val="6A31513F"/>
    <w:rsid w:val="6A34BF1A"/>
    <w:rsid w:val="6A3964BC"/>
    <w:rsid w:val="6A42964E"/>
    <w:rsid w:val="6A4BDC91"/>
    <w:rsid w:val="6A524A70"/>
    <w:rsid w:val="6A5BAE2A"/>
    <w:rsid w:val="6A601941"/>
    <w:rsid w:val="6A641306"/>
    <w:rsid w:val="6A674B8C"/>
    <w:rsid w:val="6A783B1B"/>
    <w:rsid w:val="6A7BD876"/>
    <w:rsid w:val="6A7C4CCA"/>
    <w:rsid w:val="6A80ED3C"/>
    <w:rsid w:val="6A855ADC"/>
    <w:rsid w:val="6A8617D8"/>
    <w:rsid w:val="6A87451F"/>
    <w:rsid w:val="6A89F959"/>
    <w:rsid w:val="6A8A67A0"/>
    <w:rsid w:val="6A8B0BC3"/>
    <w:rsid w:val="6A922953"/>
    <w:rsid w:val="6A9AAA23"/>
    <w:rsid w:val="6AA0B3B8"/>
    <w:rsid w:val="6AA2F6B8"/>
    <w:rsid w:val="6AB101F8"/>
    <w:rsid w:val="6AB6E366"/>
    <w:rsid w:val="6AB731B5"/>
    <w:rsid w:val="6AB8BCB4"/>
    <w:rsid w:val="6AB9B9E7"/>
    <w:rsid w:val="6ABC36C4"/>
    <w:rsid w:val="6ABEAE20"/>
    <w:rsid w:val="6AC245C1"/>
    <w:rsid w:val="6AC814A5"/>
    <w:rsid w:val="6ACC892C"/>
    <w:rsid w:val="6AE1F575"/>
    <w:rsid w:val="6AE3249A"/>
    <w:rsid w:val="6AEBE2D1"/>
    <w:rsid w:val="6AEEE4F6"/>
    <w:rsid w:val="6AF35786"/>
    <w:rsid w:val="6AF62EAE"/>
    <w:rsid w:val="6AFC21E7"/>
    <w:rsid w:val="6AFDA0A0"/>
    <w:rsid w:val="6B0C83A6"/>
    <w:rsid w:val="6B172731"/>
    <w:rsid w:val="6B18C943"/>
    <w:rsid w:val="6B19EECC"/>
    <w:rsid w:val="6B1BF001"/>
    <w:rsid w:val="6B28ABE3"/>
    <w:rsid w:val="6B2EE54A"/>
    <w:rsid w:val="6B3A39A5"/>
    <w:rsid w:val="6B3DD6E8"/>
    <w:rsid w:val="6B413418"/>
    <w:rsid w:val="6B4C281F"/>
    <w:rsid w:val="6B4E54A8"/>
    <w:rsid w:val="6B4F79A2"/>
    <w:rsid w:val="6B515BC3"/>
    <w:rsid w:val="6B58679B"/>
    <w:rsid w:val="6B596315"/>
    <w:rsid w:val="6B5A987D"/>
    <w:rsid w:val="6B74AE6A"/>
    <w:rsid w:val="6B8180E6"/>
    <w:rsid w:val="6B82F70E"/>
    <w:rsid w:val="6B8858A2"/>
    <w:rsid w:val="6B888BDD"/>
    <w:rsid w:val="6B8C1CAA"/>
    <w:rsid w:val="6B920A06"/>
    <w:rsid w:val="6B9600E4"/>
    <w:rsid w:val="6B98E19D"/>
    <w:rsid w:val="6B9A28BB"/>
    <w:rsid w:val="6B9A39E7"/>
    <w:rsid w:val="6B9B7A38"/>
    <w:rsid w:val="6B9FF2CC"/>
    <w:rsid w:val="6BA49595"/>
    <w:rsid w:val="6BA4D6DC"/>
    <w:rsid w:val="6BA67D13"/>
    <w:rsid w:val="6BA7A3B6"/>
    <w:rsid w:val="6BA8BBD2"/>
    <w:rsid w:val="6BADC0E1"/>
    <w:rsid w:val="6BBB586D"/>
    <w:rsid w:val="6BC50B16"/>
    <w:rsid w:val="6BC6B1C3"/>
    <w:rsid w:val="6BC6E5E3"/>
    <w:rsid w:val="6BCC6988"/>
    <w:rsid w:val="6BD2D60F"/>
    <w:rsid w:val="6BDFA76A"/>
    <w:rsid w:val="6BE385B5"/>
    <w:rsid w:val="6BE796C5"/>
    <w:rsid w:val="6BE93262"/>
    <w:rsid w:val="6BEF5B2B"/>
    <w:rsid w:val="6BF43498"/>
    <w:rsid w:val="6BF61FDB"/>
    <w:rsid w:val="6BF6A67D"/>
    <w:rsid w:val="6BF92A96"/>
    <w:rsid w:val="6BFD2C88"/>
    <w:rsid w:val="6BFD3966"/>
    <w:rsid w:val="6C0119AB"/>
    <w:rsid w:val="6C0502C1"/>
    <w:rsid w:val="6C067618"/>
    <w:rsid w:val="6C08CA6C"/>
    <w:rsid w:val="6C0FEFB7"/>
    <w:rsid w:val="6C113940"/>
    <w:rsid w:val="6C1B4550"/>
    <w:rsid w:val="6C1DA902"/>
    <w:rsid w:val="6C22CDCC"/>
    <w:rsid w:val="6C27D345"/>
    <w:rsid w:val="6C28EDD7"/>
    <w:rsid w:val="6C30B0DB"/>
    <w:rsid w:val="6C30CDB2"/>
    <w:rsid w:val="6C322715"/>
    <w:rsid w:val="6C355C1F"/>
    <w:rsid w:val="6C3DE2D4"/>
    <w:rsid w:val="6C427A52"/>
    <w:rsid w:val="6C45BC5C"/>
    <w:rsid w:val="6C4C1581"/>
    <w:rsid w:val="6C4D8F7F"/>
    <w:rsid w:val="6C5BE20A"/>
    <w:rsid w:val="6C62805E"/>
    <w:rsid w:val="6C6782D6"/>
    <w:rsid w:val="6C6A8EE3"/>
    <w:rsid w:val="6C6C0598"/>
    <w:rsid w:val="6C6C9563"/>
    <w:rsid w:val="6C6DA10E"/>
    <w:rsid w:val="6C70C1C9"/>
    <w:rsid w:val="6C728232"/>
    <w:rsid w:val="6C7AA7E8"/>
    <w:rsid w:val="6C7D0E09"/>
    <w:rsid w:val="6C7DCC65"/>
    <w:rsid w:val="6C806EC3"/>
    <w:rsid w:val="6C8450E7"/>
    <w:rsid w:val="6C88F4C9"/>
    <w:rsid w:val="6C938318"/>
    <w:rsid w:val="6C97A0C2"/>
    <w:rsid w:val="6C97EA1C"/>
    <w:rsid w:val="6CA1AA2F"/>
    <w:rsid w:val="6CA1DA24"/>
    <w:rsid w:val="6CA2C578"/>
    <w:rsid w:val="6CA39364"/>
    <w:rsid w:val="6CA9ACD6"/>
    <w:rsid w:val="6CAA2EE8"/>
    <w:rsid w:val="6CB1F960"/>
    <w:rsid w:val="6CB6D683"/>
    <w:rsid w:val="6CBBB6B5"/>
    <w:rsid w:val="6CBBCF81"/>
    <w:rsid w:val="6CC203FE"/>
    <w:rsid w:val="6CCCF2F9"/>
    <w:rsid w:val="6CCF0625"/>
    <w:rsid w:val="6CCFAA44"/>
    <w:rsid w:val="6CD20424"/>
    <w:rsid w:val="6CDE28AB"/>
    <w:rsid w:val="6CE0BCAA"/>
    <w:rsid w:val="6CE589AC"/>
    <w:rsid w:val="6CEED509"/>
    <w:rsid w:val="6CF12800"/>
    <w:rsid w:val="6CF14AC0"/>
    <w:rsid w:val="6CF8DE0F"/>
    <w:rsid w:val="6CFDC5C0"/>
    <w:rsid w:val="6CFEFBCB"/>
    <w:rsid w:val="6CFF0342"/>
    <w:rsid w:val="6D05E1FE"/>
    <w:rsid w:val="6D1242DA"/>
    <w:rsid w:val="6D156F17"/>
    <w:rsid w:val="6D159D01"/>
    <w:rsid w:val="6D18729E"/>
    <w:rsid w:val="6D1F78D5"/>
    <w:rsid w:val="6D20ACDB"/>
    <w:rsid w:val="6D2276BC"/>
    <w:rsid w:val="6D237CFB"/>
    <w:rsid w:val="6D249B4F"/>
    <w:rsid w:val="6D251AFA"/>
    <w:rsid w:val="6D2553C9"/>
    <w:rsid w:val="6D27908D"/>
    <w:rsid w:val="6D2A262D"/>
    <w:rsid w:val="6D2E6000"/>
    <w:rsid w:val="6D2F4CB6"/>
    <w:rsid w:val="6D322E0F"/>
    <w:rsid w:val="6D3246A4"/>
    <w:rsid w:val="6D3BC318"/>
    <w:rsid w:val="6D41E2AD"/>
    <w:rsid w:val="6D456D12"/>
    <w:rsid w:val="6D48EA60"/>
    <w:rsid w:val="6D4925B2"/>
    <w:rsid w:val="6D4B47A4"/>
    <w:rsid w:val="6D539DD9"/>
    <w:rsid w:val="6D587F8E"/>
    <w:rsid w:val="6D593060"/>
    <w:rsid w:val="6D5F1259"/>
    <w:rsid w:val="6D619D49"/>
    <w:rsid w:val="6D6D5F8E"/>
    <w:rsid w:val="6D6DEA8B"/>
    <w:rsid w:val="6D6F9F8E"/>
    <w:rsid w:val="6D739A39"/>
    <w:rsid w:val="6D74D417"/>
    <w:rsid w:val="6D76C710"/>
    <w:rsid w:val="6D77D9B9"/>
    <w:rsid w:val="6D79D452"/>
    <w:rsid w:val="6D7BA604"/>
    <w:rsid w:val="6D7BD090"/>
    <w:rsid w:val="6D844943"/>
    <w:rsid w:val="6D897576"/>
    <w:rsid w:val="6D8AA7FE"/>
    <w:rsid w:val="6D8F30F1"/>
    <w:rsid w:val="6DA1F8C1"/>
    <w:rsid w:val="6DABEE58"/>
    <w:rsid w:val="6DAE69B9"/>
    <w:rsid w:val="6DB0FE3A"/>
    <w:rsid w:val="6DB3995E"/>
    <w:rsid w:val="6DB7A477"/>
    <w:rsid w:val="6DB9120A"/>
    <w:rsid w:val="6DBBD704"/>
    <w:rsid w:val="6DBDC14A"/>
    <w:rsid w:val="6DC24313"/>
    <w:rsid w:val="6DC35354"/>
    <w:rsid w:val="6DCD799F"/>
    <w:rsid w:val="6DCE10E4"/>
    <w:rsid w:val="6DD3ED16"/>
    <w:rsid w:val="6DDA26DC"/>
    <w:rsid w:val="6DDF8165"/>
    <w:rsid w:val="6DE0F857"/>
    <w:rsid w:val="6DE36304"/>
    <w:rsid w:val="6DE44398"/>
    <w:rsid w:val="6DED93F1"/>
    <w:rsid w:val="6DF1B99A"/>
    <w:rsid w:val="6DF61A57"/>
    <w:rsid w:val="6E00DB7B"/>
    <w:rsid w:val="6E10F9D9"/>
    <w:rsid w:val="6E118547"/>
    <w:rsid w:val="6E15A70F"/>
    <w:rsid w:val="6E191E55"/>
    <w:rsid w:val="6E2BCCA1"/>
    <w:rsid w:val="6E31BE5A"/>
    <w:rsid w:val="6E31E11A"/>
    <w:rsid w:val="6E39556A"/>
    <w:rsid w:val="6E3C8BAB"/>
    <w:rsid w:val="6E401393"/>
    <w:rsid w:val="6E405759"/>
    <w:rsid w:val="6E46E2FE"/>
    <w:rsid w:val="6E480DD7"/>
    <w:rsid w:val="6E54E966"/>
    <w:rsid w:val="6E5605DA"/>
    <w:rsid w:val="6E565FE0"/>
    <w:rsid w:val="6E5B4037"/>
    <w:rsid w:val="6E5B6169"/>
    <w:rsid w:val="6E5C8250"/>
    <w:rsid w:val="6E63F483"/>
    <w:rsid w:val="6E646DC9"/>
    <w:rsid w:val="6E6586BB"/>
    <w:rsid w:val="6E6880D6"/>
    <w:rsid w:val="6E699569"/>
    <w:rsid w:val="6E6CCB0C"/>
    <w:rsid w:val="6E6DD1A3"/>
    <w:rsid w:val="6E7FBB7A"/>
    <w:rsid w:val="6E803FA9"/>
    <w:rsid w:val="6E812889"/>
    <w:rsid w:val="6E84B542"/>
    <w:rsid w:val="6E8A673E"/>
    <w:rsid w:val="6E8AB014"/>
    <w:rsid w:val="6E8D2BFB"/>
    <w:rsid w:val="6E92A3A0"/>
    <w:rsid w:val="6E968057"/>
    <w:rsid w:val="6E9B5B18"/>
    <w:rsid w:val="6E9CCCAF"/>
    <w:rsid w:val="6EA9F40B"/>
    <w:rsid w:val="6EAE16FC"/>
    <w:rsid w:val="6EB7AAEE"/>
    <w:rsid w:val="6EB8E0C1"/>
    <w:rsid w:val="6EBCCEB8"/>
    <w:rsid w:val="6EBCF6D5"/>
    <w:rsid w:val="6EBD1907"/>
    <w:rsid w:val="6EC05DB2"/>
    <w:rsid w:val="6EC32648"/>
    <w:rsid w:val="6EC34FA3"/>
    <w:rsid w:val="6EC6412D"/>
    <w:rsid w:val="6ECB1FE5"/>
    <w:rsid w:val="6ECD58DC"/>
    <w:rsid w:val="6ED19020"/>
    <w:rsid w:val="6ED65178"/>
    <w:rsid w:val="6ED80D83"/>
    <w:rsid w:val="6ED8F152"/>
    <w:rsid w:val="6EECCE1B"/>
    <w:rsid w:val="6EEDD3D6"/>
    <w:rsid w:val="6EEE3DC2"/>
    <w:rsid w:val="6EFB73E1"/>
    <w:rsid w:val="6EFC7A7C"/>
    <w:rsid w:val="6EFD7960"/>
    <w:rsid w:val="6F072687"/>
    <w:rsid w:val="6F0A6021"/>
    <w:rsid w:val="6F0F967A"/>
    <w:rsid w:val="6F107CE4"/>
    <w:rsid w:val="6F13F824"/>
    <w:rsid w:val="6F15029C"/>
    <w:rsid w:val="6F1AFA42"/>
    <w:rsid w:val="6F1C16BA"/>
    <w:rsid w:val="6F2099F7"/>
    <w:rsid w:val="6F211D4A"/>
    <w:rsid w:val="6F25C2AF"/>
    <w:rsid w:val="6F261C3A"/>
    <w:rsid w:val="6F27B212"/>
    <w:rsid w:val="6F2A4272"/>
    <w:rsid w:val="6F38082E"/>
    <w:rsid w:val="6F381344"/>
    <w:rsid w:val="6F4419A8"/>
    <w:rsid w:val="6F47D71A"/>
    <w:rsid w:val="6F49DBAC"/>
    <w:rsid w:val="6F4AEC41"/>
    <w:rsid w:val="6F55CD97"/>
    <w:rsid w:val="6F582207"/>
    <w:rsid w:val="6F59CAAE"/>
    <w:rsid w:val="6F697D85"/>
    <w:rsid w:val="6F6D0AB4"/>
    <w:rsid w:val="6F6FC304"/>
    <w:rsid w:val="6F737858"/>
    <w:rsid w:val="6F761B4A"/>
    <w:rsid w:val="6F79281C"/>
    <w:rsid w:val="6F793D39"/>
    <w:rsid w:val="6F84397E"/>
    <w:rsid w:val="6F8640CC"/>
    <w:rsid w:val="6F8657AA"/>
    <w:rsid w:val="6F8AA182"/>
    <w:rsid w:val="6F8DCCDF"/>
    <w:rsid w:val="6F9145EF"/>
    <w:rsid w:val="6F99AF85"/>
    <w:rsid w:val="6F9B9DCC"/>
    <w:rsid w:val="6F9C82E0"/>
    <w:rsid w:val="6FA211FC"/>
    <w:rsid w:val="6FA23A59"/>
    <w:rsid w:val="6FAADB28"/>
    <w:rsid w:val="6FAAFC89"/>
    <w:rsid w:val="6FAB601B"/>
    <w:rsid w:val="6FAE7C14"/>
    <w:rsid w:val="6FB0DA3B"/>
    <w:rsid w:val="6FB6FCBF"/>
    <w:rsid w:val="6FB7071A"/>
    <w:rsid w:val="6FBB0ED9"/>
    <w:rsid w:val="6FBBF8EF"/>
    <w:rsid w:val="6FBEE33D"/>
    <w:rsid w:val="6FC43353"/>
    <w:rsid w:val="6FC4E177"/>
    <w:rsid w:val="6FCB7978"/>
    <w:rsid w:val="6FCE70B6"/>
    <w:rsid w:val="6FCEC39C"/>
    <w:rsid w:val="6FD97A8C"/>
    <w:rsid w:val="6FDA9679"/>
    <w:rsid w:val="6FE33831"/>
    <w:rsid w:val="6FE772F5"/>
    <w:rsid w:val="6FEAE309"/>
    <w:rsid w:val="6FEE97E0"/>
    <w:rsid w:val="6FF483D5"/>
    <w:rsid w:val="6FF4FF5D"/>
    <w:rsid w:val="6FF642AC"/>
    <w:rsid w:val="6FF7BC73"/>
    <w:rsid w:val="6FF9771B"/>
    <w:rsid w:val="6FF9EC5C"/>
    <w:rsid w:val="7006332A"/>
    <w:rsid w:val="7007932D"/>
    <w:rsid w:val="700ED121"/>
    <w:rsid w:val="70115775"/>
    <w:rsid w:val="7011FF6F"/>
    <w:rsid w:val="70120652"/>
    <w:rsid w:val="7012FF77"/>
    <w:rsid w:val="7019CC13"/>
    <w:rsid w:val="701E1D91"/>
    <w:rsid w:val="701E4A5B"/>
    <w:rsid w:val="702A08CA"/>
    <w:rsid w:val="703BBB17"/>
    <w:rsid w:val="703D6760"/>
    <w:rsid w:val="703F5881"/>
    <w:rsid w:val="70452A4B"/>
    <w:rsid w:val="704D2152"/>
    <w:rsid w:val="704DF92A"/>
    <w:rsid w:val="7053971A"/>
    <w:rsid w:val="7055A169"/>
    <w:rsid w:val="7058D3FF"/>
    <w:rsid w:val="70637954"/>
    <w:rsid w:val="706772E9"/>
    <w:rsid w:val="7079ED5F"/>
    <w:rsid w:val="707A70D8"/>
    <w:rsid w:val="707B3F74"/>
    <w:rsid w:val="70830B1F"/>
    <w:rsid w:val="708EFA22"/>
    <w:rsid w:val="7095BDB4"/>
    <w:rsid w:val="70967026"/>
    <w:rsid w:val="709C7E28"/>
    <w:rsid w:val="709DB65B"/>
    <w:rsid w:val="70A12887"/>
    <w:rsid w:val="70A68D1F"/>
    <w:rsid w:val="70A87075"/>
    <w:rsid w:val="70B0023E"/>
    <w:rsid w:val="70B77130"/>
    <w:rsid w:val="70B9558B"/>
    <w:rsid w:val="70B9CCE1"/>
    <w:rsid w:val="70BFFAB3"/>
    <w:rsid w:val="70C0C12E"/>
    <w:rsid w:val="70C36CFD"/>
    <w:rsid w:val="70C825DF"/>
    <w:rsid w:val="70CD00F0"/>
    <w:rsid w:val="70CF8AC6"/>
    <w:rsid w:val="70D3CECC"/>
    <w:rsid w:val="70D6EC33"/>
    <w:rsid w:val="70D89B3E"/>
    <w:rsid w:val="70D92530"/>
    <w:rsid w:val="70DAFBF5"/>
    <w:rsid w:val="70DD34EC"/>
    <w:rsid w:val="70DF78FC"/>
    <w:rsid w:val="70DFBF6C"/>
    <w:rsid w:val="70E12DB3"/>
    <w:rsid w:val="70E62129"/>
    <w:rsid w:val="70E87F90"/>
    <w:rsid w:val="70EBF907"/>
    <w:rsid w:val="70EFD79B"/>
    <w:rsid w:val="70F358ED"/>
    <w:rsid w:val="70F480EE"/>
    <w:rsid w:val="70F8CC49"/>
    <w:rsid w:val="70FBD5E6"/>
    <w:rsid w:val="71090AB5"/>
    <w:rsid w:val="7115858C"/>
    <w:rsid w:val="7116009A"/>
    <w:rsid w:val="71214D53"/>
    <w:rsid w:val="7121856B"/>
    <w:rsid w:val="7121AD06"/>
    <w:rsid w:val="7124BEC2"/>
    <w:rsid w:val="712571F6"/>
    <w:rsid w:val="7125F054"/>
    <w:rsid w:val="712B1781"/>
    <w:rsid w:val="712DC37B"/>
    <w:rsid w:val="712FB6B5"/>
    <w:rsid w:val="713F0B5D"/>
    <w:rsid w:val="713FAF84"/>
    <w:rsid w:val="7140E909"/>
    <w:rsid w:val="71448CED"/>
    <w:rsid w:val="714559DB"/>
    <w:rsid w:val="7146C28A"/>
    <w:rsid w:val="714791F9"/>
    <w:rsid w:val="714C48C9"/>
    <w:rsid w:val="714E97C9"/>
    <w:rsid w:val="71515C4D"/>
    <w:rsid w:val="715F1862"/>
    <w:rsid w:val="71613865"/>
    <w:rsid w:val="7162248C"/>
    <w:rsid w:val="7162B3E0"/>
    <w:rsid w:val="7162C984"/>
    <w:rsid w:val="71677960"/>
    <w:rsid w:val="716987D9"/>
    <w:rsid w:val="7172E6C7"/>
    <w:rsid w:val="718234C1"/>
    <w:rsid w:val="7184C093"/>
    <w:rsid w:val="7185FCD5"/>
    <w:rsid w:val="7194E704"/>
    <w:rsid w:val="719A5A01"/>
    <w:rsid w:val="719B7EDE"/>
    <w:rsid w:val="719FCB7B"/>
    <w:rsid w:val="71A288FD"/>
    <w:rsid w:val="71A64368"/>
    <w:rsid w:val="71A70FB8"/>
    <w:rsid w:val="71AD266F"/>
    <w:rsid w:val="71AD2D67"/>
    <w:rsid w:val="71B58D9F"/>
    <w:rsid w:val="71B6A85E"/>
    <w:rsid w:val="71BC1E98"/>
    <w:rsid w:val="71C55B5F"/>
    <w:rsid w:val="71CB20EA"/>
    <w:rsid w:val="71CBA301"/>
    <w:rsid w:val="71CBD0C9"/>
    <w:rsid w:val="71CC9CCF"/>
    <w:rsid w:val="71DC905D"/>
    <w:rsid w:val="71E3E688"/>
    <w:rsid w:val="71EBDA54"/>
    <w:rsid w:val="71ECEBA5"/>
    <w:rsid w:val="71F17C11"/>
    <w:rsid w:val="71F40989"/>
    <w:rsid w:val="71F84D30"/>
    <w:rsid w:val="71FA0C71"/>
    <w:rsid w:val="71FE0689"/>
    <w:rsid w:val="7200662A"/>
    <w:rsid w:val="720DB662"/>
    <w:rsid w:val="721335C8"/>
    <w:rsid w:val="72140D11"/>
    <w:rsid w:val="721BA909"/>
    <w:rsid w:val="722104EE"/>
    <w:rsid w:val="7229B63A"/>
    <w:rsid w:val="722B14FD"/>
    <w:rsid w:val="7232DBF8"/>
    <w:rsid w:val="7234247C"/>
    <w:rsid w:val="72342A6D"/>
    <w:rsid w:val="7236636F"/>
    <w:rsid w:val="7237BEBC"/>
    <w:rsid w:val="72396670"/>
    <w:rsid w:val="7239A800"/>
    <w:rsid w:val="723A0B73"/>
    <w:rsid w:val="723B32EA"/>
    <w:rsid w:val="723CED01"/>
    <w:rsid w:val="723F2DBF"/>
    <w:rsid w:val="72432510"/>
    <w:rsid w:val="724783AE"/>
    <w:rsid w:val="7248242B"/>
    <w:rsid w:val="72483B86"/>
    <w:rsid w:val="7250A7F7"/>
    <w:rsid w:val="7253E0CF"/>
    <w:rsid w:val="7254A124"/>
    <w:rsid w:val="725E739E"/>
    <w:rsid w:val="726D91A9"/>
    <w:rsid w:val="726F160F"/>
    <w:rsid w:val="727052FF"/>
    <w:rsid w:val="727338E6"/>
    <w:rsid w:val="72760EE1"/>
    <w:rsid w:val="7278206A"/>
    <w:rsid w:val="727A24B1"/>
    <w:rsid w:val="727E773F"/>
    <w:rsid w:val="72830B49"/>
    <w:rsid w:val="72860EDC"/>
    <w:rsid w:val="7288A5FF"/>
    <w:rsid w:val="7288E4C2"/>
    <w:rsid w:val="7293B320"/>
    <w:rsid w:val="7294A302"/>
    <w:rsid w:val="729B082A"/>
    <w:rsid w:val="729F69A7"/>
    <w:rsid w:val="729F9F9E"/>
    <w:rsid w:val="72A42948"/>
    <w:rsid w:val="72A8F37B"/>
    <w:rsid w:val="72ABF5B6"/>
    <w:rsid w:val="72AD21A1"/>
    <w:rsid w:val="72AE282F"/>
    <w:rsid w:val="72B5CDCA"/>
    <w:rsid w:val="72BB8129"/>
    <w:rsid w:val="72C046B6"/>
    <w:rsid w:val="72C951EA"/>
    <w:rsid w:val="72CA07C4"/>
    <w:rsid w:val="72CCE2D5"/>
    <w:rsid w:val="72CD1E1B"/>
    <w:rsid w:val="72D3557D"/>
    <w:rsid w:val="72D895F9"/>
    <w:rsid w:val="72DC67CD"/>
    <w:rsid w:val="72DEAF54"/>
    <w:rsid w:val="72EAA002"/>
    <w:rsid w:val="72EBA64F"/>
    <w:rsid w:val="72F8D607"/>
    <w:rsid w:val="72FA7606"/>
    <w:rsid w:val="72FE670D"/>
    <w:rsid w:val="7304A7DC"/>
    <w:rsid w:val="73051755"/>
    <w:rsid w:val="73075828"/>
    <w:rsid w:val="730CB3ED"/>
    <w:rsid w:val="730D2539"/>
    <w:rsid w:val="730DDF3D"/>
    <w:rsid w:val="73141200"/>
    <w:rsid w:val="73199B4F"/>
    <w:rsid w:val="731A6DAB"/>
    <w:rsid w:val="731B917E"/>
    <w:rsid w:val="732081C3"/>
    <w:rsid w:val="73269970"/>
    <w:rsid w:val="7326C796"/>
    <w:rsid w:val="73270334"/>
    <w:rsid w:val="73292E27"/>
    <w:rsid w:val="7329A856"/>
    <w:rsid w:val="732C5CC4"/>
    <w:rsid w:val="73333180"/>
    <w:rsid w:val="73336FA0"/>
    <w:rsid w:val="7335EAEB"/>
    <w:rsid w:val="7336E56E"/>
    <w:rsid w:val="7337BFEF"/>
    <w:rsid w:val="7340B8C1"/>
    <w:rsid w:val="73410B2D"/>
    <w:rsid w:val="734D3FF4"/>
    <w:rsid w:val="73504E9B"/>
    <w:rsid w:val="73582818"/>
    <w:rsid w:val="73595C5A"/>
    <w:rsid w:val="7360E33B"/>
    <w:rsid w:val="7361CE45"/>
    <w:rsid w:val="7362F4B4"/>
    <w:rsid w:val="7367DB16"/>
    <w:rsid w:val="736C01A2"/>
    <w:rsid w:val="73735DED"/>
    <w:rsid w:val="7374D9F9"/>
    <w:rsid w:val="7378E1DC"/>
    <w:rsid w:val="737A572E"/>
    <w:rsid w:val="737ED677"/>
    <w:rsid w:val="737F45B5"/>
    <w:rsid w:val="73805CC3"/>
    <w:rsid w:val="73808AC0"/>
    <w:rsid w:val="7383686B"/>
    <w:rsid w:val="7389451B"/>
    <w:rsid w:val="738B2C05"/>
    <w:rsid w:val="7394BA5C"/>
    <w:rsid w:val="7394FD12"/>
    <w:rsid w:val="739A210C"/>
    <w:rsid w:val="739FE25B"/>
    <w:rsid w:val="73A2C4EC"/>
    <w:rsid w:val="73A583A7"/>
    <w:rsid w:val="73A5B36A"/>
    <w:rsid w:val="73A80C1F"/>
    <w:rsid w:val="73AA09CA"/>
    <w:rsid w:val="73ADB012"/>
    <w:rsid w:val="73B3D6B6"/>
    <w:rsid w:val="73B4A6C4"/>
    <w:rsid w:val="73B9AC56"/>
    <w:rsid w:val="73BAA673"/>
    <w:rsid w:val="73BE445F"/>
    <w:rsid w:val="73C018A0"/>
    <w:rsid w:val="73C277B1"/>
    <w:rsid w:val="73C59521"/>
    <w:rsid w:val="73D2F1D2"/>
    <w:rsid w:val="73D454B9"/>
    <w:rsid w:val="73D5A9AD"/>
    <w:rsid w:val="73D8D99A"/>
    <w:rsid w:val="73DA617A"/>
    <w:rsid w:val="73DA929B"/>
    <w:rsid w:val="73DBD0A4"/>
    <w:rsid w:val="73E124F4"/>
    <w:rsid w:val="73E350F1"/>
    <w:rsid w:val="73E369AD"/>
    <w:rsid w:val="73E8CA53"/>
    <w:rsid w:val="73EB0D38"/>
    <w:rsid w:val="73F07120"/>
    <w:rsid w:val="73F16711"/>
    <w:rsid w:val="73F28802"/>
    <w:rsid w:val="73F3FB37"/>
    <w:rsid w:val="73F4D40D"/>
    <w:rsid w:val="73F6050A"/>
    <w:rsid w:val="73F674CA"/>
    <w:rsid w:val="73FFA6FD"/>
    <w:rsid w:val="740255CB"/>
    <w:rsid w:val="7402E99D"/>
    <w:rsid w:val="74062F5E"/>
    <w:rsid w:val="740D5383"/>
    <w:rsid w:val="741165E8"/>
    <w:rsid w:val="74203403"/>
    <w:rsid w:val="7423E00B"/>
    <w:rsid w:val="74269D81"/>
    <w:rsid w:val="7426B4B6"/>
    <w:rsid w:val="74275602"/>
    <w:rsid w:val="7431195A"/>
    <w:rsid w:val="74333725"/>
    <w:rsid w:val="7437E76C"/>
    <w:rsid w:val="743AD280"/>
    <w:rsid w:val="743D62B6"/>
    <w:rsid w:val="743E0D3D"/>
    <w:rsid w:val="74445488"/>
    <w:rsid w:val="7445868E"/>
    <w:rsid w:val="744E8318"/>
    <w:rsid w:val="7454149A"/>
    <w:rsid w:val="745AE814"/>
    <w:rsid w:val="745B4954"/>
    <w:rsid w:val="745B8DFB"/>
    <w:rsid w:val="7461CC34"/>
    <w:rsid w:val="746BA2E5"/>
    <w:rsid w:val="746F769D"/>
    <w:rsid w:val="74700592"/>
    <w:rsid w:val="7473711C"/>
    <w:rsid w:val="74904FB9"/>
    <w:rsid w:val="7490EA4F"/>
    <w:rsid w:val="7492208C"/>
    <w:rsid w:val="749815AF"/>
    <w:rsid w:val="749AA0AF"/>
    <w:rsid w:val="749FD9B6"/>
    <w:rsid w:val="74A4A95C"/>
    <w:rsid w:val="74A75984"/>
    <w:rsid w:val="74AB32AB"/>
    <w:rsid w:val="74ADFC4A"/>
    <w:rsid w:val="74AEB1C7"/>
    <w:rsid w:val="74AFAC20"/>
    <w:rsid w:val="74AFEAFD"/>
    <w:rsid w:val="74B06539"/>
    <w:rsid w:val="74B1C811"/>
    <w:rsid w:val="74B268E9"/>
    <w:rsid w:val="74B929BD"/>
    <w:rsid w:val="74BEBF92"/>
    <w:rsid w:val="74BED93B"/>
    <w:rsid w:val="74C4DAD5"/>
    <w:rsid w:val="74C9D65E"/>
    <w:rsid w:val="74D5BDA7"/>
    <w:rsid w:val="74DB3FB9"/>
    <w:rsid w:val="74DB4C69"/>
    <w:rsid w:val="74E16133"/>
    <w:rsid w:val="74E2EF2E"/>
    <w:rsid w:val="74E44AF9"/>
    <w:rsid w:val="74EB2BB3"/>
    <w:rsid w:val="74EE5C85"/>
    <w:rsid w:val="74EEC67C"/>
    <w:rsid w:val="74EFFE4A"/>
    <w:rsid w:val="74F6F426"/>
    <w:rsid w:val="74FAA179"/>
    <w:rsid w:val="74FCE57F"/>
    <w:rsid w:val="74FF46F3"/>
    <w:rsid w:val="75019B12"/>
    <w:rsid w:val="75056FCF"/>
    <w:rsid w:val="75083B22"/>
    <w:rsid w:val="75114409"/>
    <w:rsid w:val="75165054"/>
    <w:rsid w:val="751E2D07"/>
    <w:rsid w:val="7521475D"/>
    <w:rsid w:val="75282733"/>
    <w:rsid w:val="7529B27E"/>
    <w:rsid w:val="752A1883"/>
    <w:rsid w:val="752BE548"/>
    <w:rsid w:val="752CE9C0"/>
    <w:rsid w:val="752E3C32"/>
    <w:rsid w:val="75391D24"/>
    <w:rsid w:val="753BDE62"/>
    <w:rsid w:val="75405144"/>
    <w:rsid w:val="7548DF84"/>
    <w:rsid w:val="75491C1C"/>
    <w:rsid w:val="755145F8"/>
    <w:rsid w:val="755469C2"/>
    <w:rsid w:val="755710AE"/>
    <w:rsid w:val="755AA83F"/>
    <w:rsid w:val="755B9887"/>
    <w:rsid w:val="75681F26"/>
    <w:rsid w:val="756A3CFE"/>
    <w:rsid w:val="757027A3"/>
    <w:rsid w:val="75718901"/>
    <w:rsid w:val="757C8B00"/>
    <w:rsid w:val="758275E3"/>
    <w:rsid w:val="7582DCC4"/>
    <w:rsid w:val="75837DCC"/>
    <w:rsid w:val="75847724"/>
    <w:rsid w:val="758622B9"/>
    <w:rsid w:val="758BC63B"/>
    <w:rsid w:val="758D4C36"/>
    <w:rsid w:val="758DCBE2"/>
    <w:rsid w:val="758E2B47"/>
    <w:rsid w:val="759860F8"/>
    <w:rsid w:val="75993120"/>
    <w:rsid w:val="759A726D"/>
    <w:rsid w:val="759A863F"/>
    <w:rsid w:val="75A1C064"/>
    <w:rsid w:val="75A4E5CA"/>
    <w:rsid w:val="75A5C225"/>
    <w:rsid w:val="75A933AF"/>
    <w:rsid w:val="75AD1A37"/>
    <w:rsid w:val="75B519AA"/>
    <w:rsid w:val="75B813C4"/>
    <w:rsid w:val="75B8D0BC"/>
    <w:rsid w:val="75B972AD"/>
    <w:rsid w:val="75BB340A"/>
    <w:rsid w:val="75BB74FE"/>
    <w:rsid w:val="75BB7816"/>
    <w:rsid w:val="75C321DF"/>
    <w:rsid w:val="75C4871C"/>
    <w:rsid w:val="75C5C17A"/>
    <w:rsid w:val="75C6BF32"/>
    <w:rsid w:val="75C9AC28"/>
    <w:rsid w:val="75D64019"/>
    <w:rsid w:val="75E09903"/>
    <w:rsid w:val="75E2B2BA"/>
    <w:rsid w:val="75E810FE"/>
    <w:rsid w:val="75E8E9CA"/>
    <w:rsid w:val="75F86CC6"/>
    <w:rsid w:val="75FD2B80"/>
    <w:rsid w:val="76002B37"/>
    <w:rsid w:val="76039F3C"/>
    <w:rsid w:val="760A54F1"/>
    <w:rsid w:val="760BCB01"/>
    <w:rsid w:val="76131FFB"/>
    <w:rsid w:val="76195E33"/>
    <w:rsid w:val="761D983D"/>
    <w:rsid w:val="762013C3"/>
    <w:rsid w:val="76251ADD"/>
    <w:rsid w:val="7627C6C9"/>
    <w:rsid w:val="7629074D"/>
    <w:rsid w:val="762CE009"/>
    <w:rsid w:val="7633D0A0"/>
    <w:rsid w:val="7638C5E6"/>
    <w:rsid w:val="763B11CD"/>
    <w:rsid w:val="763F3F40"/>
    <w:rsid w:val="76440A84"/>
    <w:rsid w:val="7649E096"/>
    <w:rsid w:val="764D5EB8"/>
    <w:rsid w:val="765613C3"/>
    <w:rsid w:val="765EF509"/>
    <w:rsid w:val="76603452"/>
    <w:rsid w:val="76604C3D"/>
    <w:rsid w:val="7662C107"/>
    <w:rsid w:val="7668B987"/>
    <w:rsid w:val="766BE057"/>
    <w:rsid w:val="766E2889"/>
    <w:rsid w:val="766F2987"/>
    <w:rsid w:val="767031E1"/>
    <w:rsid w:val="767145B2"/>
    <w:rsid w:val="7671AA13"/>
    <w:rsid w:val="7673028F"/>
    <w:rsid w:val="7677584C"/>
    <w:rsid w:val="7679DF79"/>
    <w:rsid w:val="767A8A77"/>
    <w:rsid w:val="76807238"/>
    <w:rsid w:val="76880819"/>
    <w:rsid w:val="76886854"/>
    <w:rsid w:val="7689575E"/>
    <w:rsid w:val="7689E6BA"/>
    <w:rsid w:val="768A0BF7"/>
    <w:rsid w:val="7692640F"/>
    <w:rsid w:val="76968000"/>
    <w:rsid w:val="7696F30C"/>
    <w:rsid w:val="769C2FD7"/>
    <w:rsid w:val="769F8CA7"/>
    <w:rsid w:val="76A02D1D"/>
    <w:rsid w:val="76A102A6"/>
    <w:rsid w:val="76A15DDA"/>
    <w:rsid w:val="76A31FF2"/>
    <w:rsid w:val="76A6F6E4"/>
    <w:rsid w:val="76B6275F"/>
    <w:rsid w:val="76BBDA60"/>
    <w:rsid w:val="76BC30DC"/>
    <w:rsid w:val="76BEB2A5"/>
    <w:rsid w:val="76C02529"/>
    <w:rsid w:val="76C3B5DE"/>
    <w:rsid w:val="76C47EA2"/>
    <w:rsid w:val="76C5337E"/>
    <w:rsid w:val="76D57329"/>
    <w:rsid w:val="76D7C947"/>
    <w:rsid w:val="76DF709C"/>
    <w:rsid w:val="76DF71D4"/>
    <w:rsid w:val="76E37F76"/>
    <w:rsid w:val="76E67516"/>
    <w:rsid w:val="76EB0942"/>
    <w:rsid w:val="76EF37D2"/>
    <w:rsid w:val="76F0EB4E"/>
    <w:rsid w:val="76F176FC"/>
    <w:rsid w:val="76F6E060"/>
    <w:rsid w:val="76F91838"/>
    <w:rsid w:val="76F9C827"/>
    <w:rsid w:val="76FBA8A5"/>
    <w:rsid w:val="76FC2051"/>
    <w:rsid w:val="77036E31"/>
    <w:rsid w:val="77063F2E"/>
    <w:rsid w:val="7707EA06"/>
    <w:rsid w:val="7709C6C7"/>
    <w:rsid w:val="770B2FCC"/>
    <w:rsid w:val="770DC34F"/>
    <w:rsid w:val="770EFEB1"/>
    <w:rsid w:val="7710D97D"/>
    <w:rsid w:val="771AD341"/>
    <w:rsid w:val="771D5915"/>
    <w:rsid w:val="771DA131"/>
    <w:rsid w:val="771EB9CE"/>
    <w:rsid w:val="77234E34"/>
    <w:rsid w:val="772B48AB"/>
    <w:rsid w:val="772B680F"/>
    <w:rsid w:val="7731C32E"/>
    <w:rsid w:val="77392DC1"/>
    <w:rsid w:val="773B82B3"/>
    <w:rsid w:val="773BF636"/>
    <w:rsid w:val="7740B742"/>
    <w:rsid w:val="774601C1"/>
    <w:rsid w:val="774B3856"/>
    <w:rsid w:val="774DB7A0"/>
    <w:rsid w:val="774EF559"/>
    <w:rsid w:val="7752399A"/>
    <w:rsid w:val="775975A2"/>
    <w:rsid w:val="775A0E75"/>
    <w:rsid w:val="775F1282"/>
    <w:rsid w:val="77667928"/>
    <w:rsid w:val="77677931"/>
    <w:rsid w:val="776A1BA6"/>
    <w:rsid w:val="776B0A33"/>
    <w:rsid w:val="776B0A8C"/>
    <w:rsid w:val="776E223C"/>
    <w:rsid w:val="7777117C"/>
    <w:rsid w:val="77776BF6"/>
    <w:rsid w:val="77785FA2"/>
    <w:rsid w:val="777FA9C4"/>
    <w:rsid w:val="77800AD2"/>
    <w:rsid w:val="7781F5A5"/>
    <w:rsid w:val="7788C1DC"/>
    <w:rsid w:val="778F77C9"/>
    <w:rsid w:val="778F78C8"/>
    <w:rsid w:val="7791AD47"/>
    <w:rsid w:val="77947E3D"/>
    <w:rsid w:val="7794CED8"/>
    <w:rsid w:val="779543C8"/>
    <w:rsid w:val="7797F37D"/>
    <w:rsid w:val="77981A9D"/>
    <w:rsid w:val="779934D3"/>
    <w:rsid w:val="779B5FEA"/>
    <w:rsid w:val="77A37140"/>
    <w:rsid w:val="77A42C1F"/>
    <w:rsid w:val="77A67B2B"/>
    <w:rsid w:val="77BBB914"/>
    <w:rsid w:val="77BCF408"/>
    <w:rsid w:val="77C1102A"/>
    <w:rsid w:val="77C143FC"/>
    <w:rsid w:val="77C465BE"/>
    <w:rsid w:val="77C49C7F"/>
    <w:rsid w:val="77C9A418"/>
    <w:rsid w:val="77CB4B5F"/>
    <w:rsid w:val="77CFFC98"/>
    <w:rsid w:val="77D0CD60"/>
    <w:rsid w:val="77D183D6"/>
    <w:rsid w:val="77D4D3B9"/>
    <w:rsid w:val="77D73A0B"/>
    <w:rsid w:val="77D971E6"/>
    <w:rsid w:val="77DABDD2"/>
    <w:rsid w:val="77DAEFFC"/>
    <w:rsid w:val="77DB28BB"/>
    <w:rsid w:val="77E05FE9"/>
    <w:rsid w:val="77E0A9FE"/>
    <w:rsid w:val="77E3FF5F"/>
    <w:rsid w:val="77E54BAD"/>
    <w:rsid w:val="77E9F786"/>
    <w:rsid w:val="77EAED58"/>
    <w:rsid w:val="77EC4C22"/>
    <w:rsid w:val="77EE0963"/>
    <w:rsid w:val="77F8E3C7"/>
    <w:rsid w:val="77F8E985"/>
    <w:rsid w:val="77F9B2D6"/>
    <w:rsid w:val="7801EA3C"/>
    <w:rsid w:val="78048DC4"/>
    <w:rsid w:val="780856D6"/>
    <w:rsid w:val="780EB464"/>
    <w:rsid w:val="78100FA1"/>
    <w:rsid w:val="78197294"/>
    <w:rsid w:val="781E30AC"/>
    <w:rsid w:val="781FCBF4"/>
    <w:rsid w:val="7821ADE7"/>
    <w:rsid w:val="78221293"/>
    <w:rsid w:val="78231165"/>
    <w:rsid w:val="782551F0"/>
    <w:rsid w:val="7828F210"/>
    <w:rsid w:val="782C4307"/>
    <w:rsid w:val="783026F3"/>
    <w:rsid w:val="7835F136"/>
    <w:rsid w:val="783DCC28"/>
    <w:rsid w:val="783DE1DE"/>
    <w:rsid w:val="783F393F"/>
    <w:rsid w:val="7844D053"/>
    <w:rsid w:val="7846507D"/>
    <w:rsid w:val="784D627A"/>
    <w:rsid w:val="785283EE"/>
    <w:rsid w:val="7855E61B"/>
    <w:rsid w:val="785B07A3"/>
    <w:rsid w:val="785BDE4A"/>
    <w:rsid w:val="78600F23"/>
    <w:rsid w:val="786231E6"/>
    <w:rsid w:val="786274D6"/>
    <w:rsid w:val="7863EFB2"/>
    <w:rsid w:val="786FEE94"/>
    <w:rsid w:val="787157D5"/>
    <w:rsid w:val="78771C33"/>
    <w:rsid w:val="787A1FA5"/>
    <w:rsid w:val="787E2D97"/>
    <w:rsid w:val="7882770F"/>
    <w:rsid w:val="788C4827"/>
    <w:rsid w:val="78911838"/>
    <w:rsid w:val="7892B49C"/>
    <w:rsid w:val="7893C614"/>
    <w:rsid w:val="7898FD3B"/>
    <w:rsid w:val="78A0B58A"/>
    <w:rsid w:val="78A128F7"/>
    <w:rsid w:val="78A63B43"/>
    <w:rsid w:val="78A6B07A"/>
    <w:rsid w:val="78A71A0C"/>
    <w:rsid w:val="78A9559E"/>
    <w:rsid w:val="78ADD30B"/>
    <w:rsid w:val="78B069DF"/>
    <w:rsid w:val="78B1A30D"/>
    <w:rsid w:val="78B425E0"/>
    <w:rsid w:val="78B9DD53"/>
    <w:rsid w:val="78C458AF"/>
    <w:rsid w:val="78C6576F"/>
    <w:rsid w:val="78D58481"/>
    <w:rsid w:val="78DB082A"/>
    <w:rsid w:val="78DCF129"/>
    <w:rsid w:val="78E72637"/>
    <w:rsid w:val="78E8452E"/>
    <w:rsid w:val="78F5E496"/>
    <w:rsid w:val="78F76117"/>
    <w:rsid w:val="78F919B3"/>
    <w:rsid w:val="78FA3CE9"/>
    <w:rsid w:val="78FCABDF"/>
    <w:rsid w:val="78FCC7C2"/>
    <w:rsid w:val="7901507A"/>
    <w:rsid w:val="79057259"/>
    <w:rsid w:val="790880C3"/>
    <w:rsid w:val="79091925"/>
    <w:rsid w:val="7909E318"/>
    <w:rsid w:val="7913FBBC"/>
    <w:rsid w:val="7914EB15"/>
    <w:rsid w:val="7918D16E"/>
    <w:rsid w:val="79195164"/>
    <w:rsid w:val="791A206F"/>
    <w:rsid w:val="791C41D1"/>
    <w:rsid w:val="791E1F7C"/>
    <w:rsid w:val="79214E3E"/>
    <w:rsid w:val="79239035"/>
    <w:rsid w:val="79283EA0"/>
    <w:rsid w:val="792DC104"/>
    <w:rsid w:val="7931AAE9"/>
    <w:rsid w:val="7937AF4E"/>
    <w:rsid w:val="793AC579"/>
    <w:rsid w:val="793D97F9"/>
    <w:rsid w:val="79460726"/>
    <w:rsid w:val="79466297"/>
    <w:rsid w:val="79478D00"/>
    <w:rsid w:val="7948E861"/>
    <w:rsid w:val="794982AB"/>
    <w:rsid w:val="794BD3D2"/>
    <w:rsid w:val="7951E62A"/>
    <w:rsid w:val="795A104D"/>
    <w:rsid w:val="795A9692"/>
    <w:rsid w:val="79657CCB"/>
    <w:rsid w:val="797474EA"/>
    <w:rsid w:val="79766D38"/>
    <w:rsid w:val="79777F9A"/>
    <w:rsid w:val="797780FA"/>
    <w:rsid w:val="797CC87F"/>
    <w:rsid w:val="797E32DC"/>
    <w:rsid w:val="79830F92"/>
    <w:rsid w:val="7989E597"/>
    <w:rsid w:val="798A52EE"/>
    <w:rsid w:val="798ECE82"/>
    <w:rsid w:val="79941DB6"/>
    <w:rsid w:val="799466CD"/>
    <w:rsid w:val="799596F8"/>
    <w:rsid w:val="7995A6F2"/>
    <w:rsid w:val="799802F6"/>
    <w:rsid w:val="79995D79"/>
    <w:rsid w:val="799AD54B"/>
    <w:rsid w:val="799B0977"/>
    <w:rsid w:val="799B5989"/>
    <w:rsid w:val="799EA8A0"/>
    <w:rsid w:val="799F5C11"/>
    <w:rsid w:val="79A006C9"/>
    <w:rsid w:val="79A0CFF5"/>
    <w:rsid w:val="79A60F43"/>
    <w:rsid w:val="79A6EF35"/>
    <w:rsid w:val="79B084EF"/>
    <w:rsid w:val="79B0B907"/>
    <w:rsid w:val="79B956E8"/>
    <w:rsid w:val="79BB190E"/>
    <w:rsid w:val="79BD4810"/>
    <w:rsid w:val="79C1033D"/>
    <w:rsid w:val="79C26287"/>
    <w:rsid w:val="79C4CD46"/>
    <w:rsid w:val="79C8F9B0"/>
    <w:rsid w:val="79CDCE1F"/>
    <w:rsid w:val="79D5F367"/>
    <w:rsid w:val="79DDD70C"/>
    <w:rsid w:val="79EC84CA"/>
    <w:rsid w:val="79F034AD"/>
    <w:rsid w:val="79FA49F8"/>
    <w:rsid w:val="79FE1975"/>
    <w:rsid w:val="79FEED8C"/>
    <w:rsid w:val="7A02DC60"/>
    <w:rsid w:val="7A058642"/>
    <w:rsid w:val="7A06E623"/>
    <w:rsid w:val="7A084189"/>
    <w:rsid w:val="7A0A2C40"/>
    <w:rsid w:val="7A0B3624"/>
    <w:rsid w:val="7A0C2B2B"/>
    <w:rsid w:val="7A10B237"/>
    <w:rsid w:val="7A1264C0"/>
    <w:rsid w:val="7A18497D"/>
    <w:rsid w:val="7A1A31AC"/>
    <w:rsid w:val="7A1B381B"/>
    <w:rsid w:val="7A1BE329"/>
    <w:rsid w:val="7A1DAEE7"/>
    <w:rsid w:val="7A1E537F"/>
    <w:rsid w:val="7A1E88B3"/>
    <w:rsid w:val="7A1F8259"/>
    <w:rsid w:val="7A22F377"/>
    <w:rsid w:val="7A23CD9B"/>
    <w:rsid w:val="7A28E402"/>
    <w:rsid w:val="7A2FDD9E"/>
    <w:rsid w:val="7A35C975"/>
    <w:rsid w:val="7A37CB6A"/>
    <w:rsid w:val="7A3F0AF5"/>
    <w:rsid w:val="7A3F1981"/>
    <w:rsid w:val="7A4189CA"/>
    <w:rsid w:val="7A41F15D"/>
    <w:rsid w:val="7A42BF92"/>
    <w:rsid w:val="7A4401E0"/>
    <w:rsid w:val="7A4A2256"/>
    <w:rsid w:val="7A510758"/>
    <w:rsid w:val="7A55A8DE"/>
    <w:rsid w:val="7A57A051"/>
    <w:rsid w:val="7A5829C8"/>
    <w:rsid w:val="7A591AF9"/>
    <w:rsid w:val="7A613891"/>
    <w:rsid w:val="7A615574"/>
    <w:rsid w:val="7A634FE0"/>
    <w:rsid w:val="7A63F420"/>
    <w:rsid w:val="7A6624D4"/>
    <w:rsid w:val="7A75E390"/>
    <w:rsid w:val="7A778582"/>
    <w:rsid w:val="7A7BF496"/>
    <w:rsid w:val="7A7DE1F6"/>
    <w:rsid w:val="7A83FAE8"/>
    <w:rsid w:val="7A87467A"/>
    <w:rsid w:val="7A8A80A8"/>
    <w:rsid w:val="7A90C8BE"/>
    <w:rsid w:val="7A9A2A4E"/>
    <w:rsid w:val="7AA2E725"/>
    <w:rsid w:val="7AA7507F"/>
    <w:rsid w:val="7AAD7DDC"/>
    <w:rsid w:val="7AB117E6"/>
    <w:rsid w:val="7ABBA540"/>
    <w:rsid w:val="7ABFACF7"/>
    <w:rsid w:val="7AC1C768"/>
    <w:rsid w:val="7AC36AED"/>
    <w:rsid w:val="7ACADBA9"/>
    <w:rsid w:val="7ACCB9C9"/>
    <w:rsid w:val="7ACF7778"/>
    <w:rsid w:val="7AD4D888"/>
    <w:rsid w:val="7AD7EB37"/>
    <w:rsid w:val="7AD8EB2D"/>
    <w:rsid w:val="7AE297F8"/>
    <w:rsid w:val="7AE54E84"/>
    <w:rsid w:val="7AE54ECE"/>
    <w:rsid w:val="7AE5FA01"/>
    <w:rsid w:val="7AE80D40"/>
    <w:rsid w:val="7AE9CBAD"/>
    <w:rsid w:val="7AF0C3D4"/>
    <w:rsid w:val="7AF397AC"/>
    <w:rsid w:val="7AF5DC76"/>
    <w:rsid w:val="7AFC4962"/>
    <w:rsid w:val="7AFC5C3F"/>
    <w:rsid w:val="7B0552B8"/>
    <w:rsid w:val="7B056203"/>
    <w:rsid w:val="7B0FB45A"/>
    <w:rsid w:val="7B12983C"/>
    <w:rsid w:val="7B17E298"/>
    <w:rsid w:val="7B196004"/>
    <w:rsid w:val="7B1ACAD0"/>
    <w:rsid w:val="7B1CFFBA"/>
    <w:rsid w:val="7B1D1408"/>
    <w:rsid w:val="7B1D4631"/>
    <w:rsid w:val="7B1FD6BB"/>
    <w:rsid w:val="7B2639D3"/>
    <w:rsid w:val="7B2D3990"/>
    <w:rsid w:val="7B355CE5"/>
    <w:rsid w:val="7B3A2408"/>
    <w:rsid w:val="7B3B12ED"/>
    <w:rsid w:val="7B3DA08F"/>
    <w:rsid w:val="7B3F10D2"/>
    <w:rsid w:val="7B3FFD94"/>
    <w:rsid w:val="7B427A7C"/>
    <w:rsid w:val="7B45DFE8"/>
    <w:rsid w:val="7B509211"/>
    <w:rsid w:val="7B558538"/>
    <w:rsid w:val="7B578219"/>
    <w:rsid w:val="7B61E2FB"/>
    <w:rsid w:val="7B65D864"/>
    <w:rsid w:val="7B6BCB96"/>
    <w:rsid w:val="7B6D72E4"/>
    <w:rsid w:val="7B767494"/>
    <w:rsid w:val="7B77507E"/>
    <w:rsid w:val="7B78A216"/>
    <w:rsid w:val="7B7A86A9"/>
    <w:rsid w:val="7B7F9977"/>
    <w:rsid w:val="7B801627"/>
    <w:rsid w:val="7B83E22C"/>
    <w:rsid w:val="7B84874D"/>
    <w:rsid w:val="7B8745B1"/>
    <w:rsid w:val="7B92B792"/>
    <w:rsid w:val="7B9346B3"/>
    <w:rsid w:val="7B9A47C9"/>
    <w:rsid w:val="7B9B9A32"/>
    <w:rsid w:val="7B9BAE9E"/>
    <w:rsid w:val="7B9C8D71"/>
    <w:rsid w:val="7BA2DDF7"/>
    <w:rsid w:val="7BA44B6C"/>
    <w:rsid w:val="7BA7E550"/>
    <w:rsid w:val="7BAEB719"/>
    <w:rsid w:val="7BB01A1E"/>
    <w:rsid w:val="7BB540CC"/>
    <w:rsid w:val="7BCB250E"/>
    <w:rsid w:val="7BCDAA1A"/>
    <w:rsid w:val="7BD0042D"/>
    <w:rsid w:val="7BD4AFD2"/>
    <w:rsid w:val="7BD72DD9"/>
    <w:rsid w:val="7BDAC43B"/>
    <w:rsid w:val="7BE42E5D"/>
    <w:rsid w:val="7BEBC036"/>
    <w:rsid w:val="7BEC4A51"/>
    <w:rsid w:val="7BED01ED"/>
    <w:rsid w:val="7BED3AE4"/>
    <w:rsid w:val="7BF58D55"/>
    <w:rsid w:val="7C1134FA"/>
    <w:rsid w:val="7C1B4F6D"/>
    <w:rsid w:val="7C1FAAA8"/>
    <w:rsid w:val="7C2091B4"/>
    <w:rsid w:val="7C23B075"/>
    <w:rsid w:val="7C254C55"/>
    <w:rsid w:val="7C2783C5"/>
    <w:rsid w:val="7C2A1858"/>
    <w:rsid w:val="7C2DBFD5"/>
    <w:rsid w:val="7C2DFB68"/>
    <w:rsid w:val="7C2FB7D6"/>
    <w:rsid w:val="7C358D47"/>
    <w:rsid w:val="7C37BC21"/>
    <w:rsid w:val="7C38286E"/>
    <w:rsid w:val="7C3EB3A1"/>
    <w:rsid w:val="7C406BD0"/>
    <w:rsid w:val="7C40798B"/>
    <w:rsid w:val="7C41AF61"/>
    <w:rsid w:val="7C4607F8"/>
    <w:rsid w:val="7C472F3A"/>
    <w:rsid w:val="7C4929E1"/>
    <w:rsid w:val="7C4C5A5D"/>
    <w:rsid w:val="7C4E06C7"/>
    <w:rsid w:val="7C4FFC15"/>
    <w:rsid w:val="7C50819D"/>
    <w:rsid w:val="7C53CE7E"/>
    <w:rsid w:val="7C5A80A2"/>
    <w:rsid w:val="7C5B961F"/>
    <w:rsid w:val="7C5DE1DD"/>
    <w:rsid w:val="7C6476EB"/>
    <w:rsid w:val="7C6E6323"/>
    <w:rsid w:val="7C73BFDA"/>
    <w:rsid w:val="7C76D323"/>
    <w:rsid w:val="7C7B0C41"/>
    <w:rsid w:val="7C864058"/>
    <w:rsid w:val="7C899C2E"/>
    <w:rsid w:val="7C8EA3CA"/>
    <w:rsid w:val="7C914578"/>
    <w:rsid w:val="7C994B08"/>
    <w:rsid w:val="7C9A6FBD"/>
    <w:rsid w:val="7C9BCD3D"/>
    <w:rsid w:val="7C9F7F34"/>
    <w:rsid w:val="7CA71C2B"/>
    <w:rsid w:val="7CB16B65"/>
    <w:rsid w:val="7CB4C512"/>
    <w:rsid w:val="7CB57803"/>
    <w:rsid w:val="7CB924C0"/>
    <w:rsid w:val="7CC6A7A1"/>
    <w:rsid w:val="7CC7E93A"/>
    <w:rsid w:val="7CC869F9"/>
    <w:rsid w:val="7CCA1A31"/>
    <w:rsid w:val="7CCD6EA9"/>
    <w:rsid w:val="7CCF9707"/>
    <w:rsid w:val="7CDE2392"/>
    <w:rsid w:val="7CDF3D63"/>
    <w:rsid w:val="7CE385E4"/>
    <w:rsid w:val="7CE55A0C"/>
    <w:rsid w:val="7CE726D0"/>
    <w:rsid w:val="7CF020F7"/>
    <w:rsid w:val="7CF088B7"/>
    <w:rsid w:val="7CF31B07"/>
    <w:rsid w:val="7CFB5D50"/>
    <w:rsid w:val="7CFD6E52"/>
    <w:rsid w:val="7CFF90E1"/>
    <w:rsid w:val="7D0424BD"/>
    <w:rsid w:val="7D0475B4"/>
    <w:rsid w:val="7D10E14B"/>
    <w:rsid w:val="7D117815"/>
    <w:rsid w:val="7D16FAA0"/>
    <w:rsid w:val="7D185237"/>
    <w:rsid w:val="7D1CC9AF"/>
    <w:rsid w:val="7D1D196F"/>
    <w:rsid w:val="7D200B08"/>
    <w:rsid w:val="7D21A11C"/>
    <w:rsid w:val="7D30F865"/>
    <w:rsid w:val="7D3685C0"/>
    <w:rsid w:val="7D3CE7CB"/>
    <w:rsid w:val="7D424E9B"/>
    <w:rsid w:val="7D447247"/>
    <w:rsid w:val="7D44C99D"/>
    <w:rsid w:val="7D44EF00"/>
    <w:rsid w:val="7D508D1A"/>
    <w:rsid w:val="7D5D8520"/>
    <w:rsid w:val="7D5F5AB9"/>
    <w:rsid w:val="7D6299C0"/>
    <w:rsid w:val="7D62B83C"/>
    <w:rsid w:val="7D62BA4B"/>
    <w:rsid w:val="7D661AC5"/>
    <w:rsid w:val="7D68D6E4"/>
    <w:rsid w:val="7D6E167D"/>
    <w:rsid w:val="7D6F175A"/>
    <w:rsid w:val="7D7008F4"/>
    <w:rsid w:val="7D80D0B8"/>
    <w:rsid w:val="7D817BC4"/>
    <w:rsid w:val="7D8334DF"/>
    <w:rsid w:val="7D8FB592"/>
    <w:rsid w:val="7DA0C951"/>
    <w:rsid w:val="7DA1A4D8"/>
    <w:rsid w:val="7DA289F1"/>
    <w:rsid w:val="7DA78C72"/>
    <w:rsid w:val="7DA9218B"/>
    <w:rsid w:val="7DB2DBE8"/>
    <w:rsid w:val="7DB89ED2"/>
    <w:rsid w:val="7DC084BC"/>
    <w:rsid w:val="7DC7734C"/>
    <w:rsid w:val="7DCBB631"/>
    <w:rsid w:val="7DCF43F2"/>
    <w:rsid w:val="7DD1A026"/>
    <w:rsid w:val="7DD3AD4D"/>
    <w:rsid w:val="7DD8F0F2"/>
    <w:rsid w:val="7DE10545"/>
    <w:rsid w:val="7DE6818A"/>
    <w:rsid w:val="7DEB278C"/>
    <w:rsid w:val="7DF30BB6"/>
    <w:rsid w:val="7DFA5CC4"/>
    <w:rsid w:val="7DFA7A25"/>
    <w:rsid w:val="7DFD5B62"/>
    <w:rsid w:val="7DFD7417"/>
    <w:rsid w:val="7DFFC3F0"/>
    <w:rsid w:val="7E029A6F"/>
    <w:rsid w:val="7E0B09A6"/>
    <w:rsid w:val="7E0BEE50"/>
    <w:rsid w:val="7E12448A"/>
    <w:rsid w:val="7E1355DB"/>
    <w:rsid w:val="7E150871"/>
    <w:rsid w:val="7E179CC1"/>
    <w:rsid w:val="7E1E583A"/>
    <w:rsid w:val="7E206A6A"/>
    <w:rsid w:val="7E250EEB"/>
    <w:rsid w:val="7E2A5E9E"/>
    <w:rsid w:val="7E36A600"/>
    <w:rsid w:val="7E39827D"/>
    <w:rsid w:val="7E3BB224"/>
    <w:rsid w:val="7E3D677C"/>
    <w:rsid w:val="7E3F8612"/>
    <w:rsid w:val="7E4614F0"/>
    <w:rsid w:val="7E4B8FB5"/>
    <w:rsid w:val="7E4BD34F"/>
    <w:rsid w:val="7E4C66DF"/>
    <w:rsid w:val="7E4FF5B7"/>
    <w:rsid w:val="7E5687B0"/>
    <w:rsid w:val="7E5B4D01"/>
    <w:rsid w:val="7E61DA06"/>
    <w:rsid w:val="7E636A9C"/>
    <w:rsid w:val="7E63708C"/>
    <w:rsid w:val="7E6948DF"/>
    <w:rsid w:val="7E6AD763"/>
    <w:rsid w:val="7E6BC7F3"/>
    <w:rsid w:val="7E6E4AC1"/>
    <w:rsid w:val="7E6F7C6E"/>
    <w:rsid w:val="7E70EED9"/>
    <w:rsid w:val="7E716B3C"/>
    <w:rsid w:val="7E72CB38"/>
    <w:rsid w:val="7E74370E"/>
    <w:rsid w:val="7E782F1B"/>
    <w:rsid w:val="7E7A35A8"/>
    <w:rsid w:val="7E7D7661"/>
    <w:rsid w:val="7E825F8A"/>
    <w:rsid w:val="7E8B0077"/>
    <w:rsid w:val="7E8EA69E"/>
    <w:rsid w:val="7E90F50F"/>
    <w:rsid w:val="7E9205AC"/>
    <w:rsid w:val="7E984982"/>
    <w:rsid w:val="7E9BF024"/>
    <w:rsid w:val="7E9C6DBF"/>
    <w:rsid w:val="7EA2CE23"/>
    <w:rsid w:val="7EABEB0E"/>
    <w:rsid w:val="7EAE080E"/>
    <w:rsid w:val="7EAE419A"/>
    <w:rsid w:val="7EB401DE"/>
    <w:rsid w:val="7EBD2ABB"/>
    <w:rsid w:val="7EC069B1"/>
    <w:rsid w:val="7EC316F3"/>
    <w:rsid w:val="7ECE7D67"/>
    <w:rsid w:val="7ECF431C"/>
    <w:rsid w:val="7ECF8970"/>
    <w:rsid w:val="7ED01C0D"/>
    <w:rsid w:val="7ED0A02B"/>
    <w:rsid w:val="7ED38EBC"/>
    <w:rsid w:val="7ED3DAB3"/>
    <w:rsid w:val="7ED76D01"/>
    <w:rsid w:val="7EDAB62F"/>
    <w:rsid w:val="7EDF6E9C"/>
    <w:rsid w:val="7EE3B9AF"/>
    <w:rsid w:val="7EE412FD"/>
    <w:rsid w:val="7EE979EF"/>
    <w:rsid w:val="7EF0EC29"/>
    <w:rsid w:val="7EF5289E"/>
    <w:rsid w:val="7EF76460"/>
    <w:rsid w:val="7EFA428D"/>
    <w:rsid w:val="7EFC5154"/>
    <w:rsid w:val="7F017291"/>
    <w:rsid w:val="7F01D5CE"/>
    <w:rsid w:val="7F06C2C5"/>
    <w:rsid w:val="7F08377C"/>
    <w:rsid w:val="7F085642"/>
    <w:rsid w:val="7F1C3B3E"/>
    <w:rsid w:val="7F1F346F"/>
    <w:rsid w:val="7F1F997C"/>
    <w:rsid w:val="7F2620A8"/>
    <w:rsid w:val="7F2E2A99"/>
    <w:rsid w:val="7F349E6F"/>
    <w:rsid w:val="7F3D4F5A"/>
    <w:rsid w:val="7F415C92"/>
    <w:rsid w:val="7F45C469"/>
    <w:rsid w:val="7F485D9D"/>
    <w:rsid w:val="7F4F33A3"/>
    <w:rsid w:val="7F51A897"/>
    <w:rsid w:val="7F533A30"/>
    <w:rsid w:val="7F585409"/>
    <w:rsid w:val="7F5BB89F"/>
    <w:rsid w:val="7F5C729C"/>
    <w:rsid w:val="7F683501"/>
    <w:rsid w:val="7F68A953"/>
    <w:rsid w:val="7F6AD40C"/>
    <w:rsid w:val="7F713C33"/>
    <w:rsid w:val="7F78FF9B"/>
    <w:rsid w:val="7F7A8B5A"/>
    <w:rsid w:val="7F7AC0A2"/>
    <w:rsid w:val="7F7AC537"/>
    <w:rsid w:val="7F7DB72D"/>
    <w:rsid w:val="7F7DC137"/>
    <w:rsid w:val="7F7E5BF0"/>
    <w:rsid w:val="7F8001FE"/>
    <w:rsid w:val="7F81F295"/>
    <w:rsid w:val="7F904202"/>
    <w:rsid w:val="7F917066"/>
    <w:rsid w:val="7F91D8FC"/>
    <w:rsid w:val="7F99145D"/>
    <w:rsid w:val="7F9DEED8"/>
    <w:rsid w:val="7FA3C91B"/>
    <w:rsid w:val="7FAD6F1D"/>
    <w:rsid w:val="7FB01998"/>
    <w:rsid w:val="7FB3DD4D"/>
    <w:rsid w:val="7FB90A29"/>
    <w:rsid w:val="7FBB1398"/>
    <w:rsid w:val="7FBBD29D"/>
    <w:rsid w:val="7FBCF10E"/>
    <w:rsid w:val="7FBE40C5"/>
    <w:rsid w:val="7FC26E29"/>
    <w:rsid w:val="7FC4EF05"/>
    <w:rsid w:val="7FCBB822"/>
    <w:rsid w:val="7FCDED3A"/>
    <w:rsid w:val="7FCF63B8"/>
    <w:rsid w:val="7FCFE1D1"/>
    <w:rsid w:val="7FD71B52"/>
    <w:rsid w:val="7FD815DD"/>
    <w:rsid w:val="7FDADE5D"/>
    <w:rsid w:val="7FDB8E19"/>
    <w:rsid w:val="7FDD2EA7"/>
    <w:rsid w:val="7FE44E52"/>
    <w:rsid w:val="7FE663F0"/>
    <w:rsid w:val="7FE9D65E"/>
    <w:rsid w:val="7FEB2141"/>
    <w:rsid w:val="7FF09A3D"/>
    <w:rsid w:val="7FF296BF"/>
    <w:rsid w:val="7FF2B762"/>
    <w:rsid w:val="7FF4B4D8"/>
    <w:rsid w:val="7FF72597"/>
    <w:rsid w:val="7FFC9EB5"/>
    <w:rsid w:val="7FFDC63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D2F1D2"/>
  <w15:chartTrackingRefBased/>
  <w15:docId w15:val="{2C0A9AF9-6591-47A0-B777-967859059B1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709ED"/>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7DFA5CC4"/>
    <w:pPr>
      <w:spacing w:after="0"/>
      <w:outlineLvl w:val="3"/>
    </w:pPr>
    <w:rPr>
      <w:rFonts w:eastAsiaTheme="majorEastAsia" w:cstheme="majorBidi"/>
      <w:b/>
      <w:bCs/>
    </w:rPr>
  </w:style>
  <w:style w:type="paragraph" w:styleId="Heading5">
    <w:name w:val="heading 5"/>
    <w:basedOn w:val="Normal"/>
    <w:next w:val="Normal"/>
    <w:link w:val="Heading5Char"/>
    <w:uiPriority w:val="9"/>
    <w:unhideWhenUsed/>
    <w:qFormat/>
    <w:rsid w:val="00896CBC"/>
    <w:pPr>
      <w:keepNext/>
      <w:keepLines/>
      <w:spacing w:before="80" w:after="40"/>
      <w:ind w:firstLine="720"/>
      <w:outlineLvl w:val="4"/>
    </w:pPr>
    <w:rPr>
      <w:rFonts w:eastAsia="Aptos"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7DFA5CC4"/>
    <w:rPr>
      <w:rFonts w:asciiTheme="minorHAnsi" w:hAnsiTheme="minorHAnsi" w:eastAsiaTheme="majorEastAsia" w:cstheme="majorBidi"/>
      <w:b/>
      <w:bCs/>
      <w:i w:val="0"/>
      <w:iCs w:val="0"/>
      <w:noProof w:val="0"/>
      <w:color w:val="auto"/>
      <w:sz w:val="24"/>
      <w:szCs w:val="24"/>
      <w:u w:val="none"/>
      <w:lang w:val="en-GB"/>
    </w:rPr>
  </w:style>
  <w:style w:type="character" w:styleId="Heading5Char" w:customStyle="1">
    <w:name w:val="Heading 5 Char"/>
    <w:basedOn w:val="DefaultParagraphFont"/>
    <w:link w:val="Heading5"/>
    <w:uiPriority w:val="9"/>
    <w:rsid w:val="00896CBC"/>
    <w:rPr>
      <w:rFonts w:eastAsia="Aptos"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7DFA5CC4"/>
    <w:pPr>
      <w:ind w:left="720"/>
      <w:contextualSpacing/>
    </w:pPr>
  </w:style>
  <w:style w:type="character" w:styleId="Hyperlink">
    <w:name w:val="Hyperlink"/>
    <w:basedOn w:val="DefaultParagraphFont"/>
    <w:uiPriority w:val="99"/>
    <w:unhideWhenUsed/>
    <w:rsid w:val="7DFA5CC4"/>
    <w:rPr>
      <w:color w:val="467886"/>
      <w:u w:val="single"/>
    </w:rPr>
  </w:style>
  <w:style w:type="paragraph" w:styleId="Revision">
    <w:name w:val="Revision"/>
    <w:hidden/>
    <w:uiPriority w:val="99"/>
    <w:semiHidden/>
    <w:rsid w:val="008F2B3B"/>
    <w:pPr>
      <w:spacing w:after="0" w:line="240" w:lineRule="auto"/>
    </w:pPr>
  </w:style>
  <w:style w:type="paragraph" w:styleId="Header">
    <w:name w:val="header"/>
    <w:basedOn w:val="Normal"/>
    <w:link w:val="HeaderChar"/>
    <w:uiPriority w:val="99"/>
    <w:unhideWhenUsed/>
    <w:rsid w:val="005A4A43"/>
    <w:pPr>
      <w:tabs>
        <w:tab w:val="center" w:pos="4513"/>
        <w:tab w:val="right" w:pos="9026"/>
      </w:tabs>
      <w:spacing w:after="0" w:line="240" w:lineRule="auto"/>
    </w:pPr>
  </w:style>
  <w:style w:type="character" w:styleId="HeaderChar" w:customStyle="1">
    <w:name w:val="Header Char"/>
    <w:basedOn w:val="DefaultParagraphFont"/>
    <w:link w:val="Header"/>
    <w:uiPriority w:val="99"/>
    <w:rsid w:val="005A4A43"/>
  </w:style>
  <w:style w:type="paragraph" w:styleId="Footer">
    <w:name w:val="footer"/>
    <w:basedOn w:val="Normal"/>
    <w:link w:val="FooterChar"/>
    <w:uiPriority w:val="99"/>
    <w:unhideWhenUsed/>
    <w:rsid w:val="005A4A43"/>
    <w:pPr>
      <w:tabs>
        <w:tab w:val="center" w:pos="4513"/>
        <w:tab w:val="right" w:pos="9026"/>
      </w:tabs>
      <w:spacing w:after="0" w:line="240" w:lineRule="auto"/>
    </w:pPr>
  </w:style>
  <w:style w:type="character" w:styleId="FooterChar" w:customStyle="1">
    <w:name w:val="Footer Char"/>
    <w:basedOn w:val="DefaultParagraphFont"/>
    <w:link w:val="Footer"/>
    <w:uiPriority w:val="99"/>
    <w:rsid w:val="005A4A43"/>
  </w:style>
  <w:style w:type="character" w:styleId="UnresolvedMention">
    <w:name w:val="Unresolved Mention"/>
    <w:basedOn w:val="DefaultParagraphFont"/>
    <w:uiPriority w:val="99"/>
    <w:semiHidden/>
    <w:unhideWhenUsed/>
    <w:rsid w:val="005A4A43"/>
    <w:rPr>
      <w:color w:val="605E5C"/>
      <w:shd w:val="clear" w:color="auto" w:fill="E1DFDD"/>
    </w:rPr>
  </w:style>
  <w:style w:type="paragraph" w:styleId="FootnoteText">
    <w:name w:val="footnote text"/>
    <w:basedOn w:val="Normal"/>
    <w:link w:val="FootnoteTextChar"/>
    <w:uiPriority w:val="99"/>
    <w:semiHidden/>
    <w:unhideWhenUsed/>
    <w:rsid w:val="00172FBB"/>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172FBB"/>
    <w:rPr>
      <w:sz w:val="20"/>
      <w:szCs w:val="20"/>
    </w:rPr>
  </w:style>
  <w:style w:type="character" w:styleId="FootnoteReference">
    <w:name w:val="footnote reference"/>
    <w:basedOn w:val="DefaultParagraphFont"/>
    <w:uiPriority w:val="99"/>
    <w:semiHidden/>
    <w:unhideWhenUsed/>
    <w:rsid w:val="00172FBB"/>
    <w:rPr>
      <w:vertAlign w:val="superscript"/>
    </w:rPr>
  </w:style>
  <w:style w:type="character" w:styleId="FollowedHyperlink">
    <w:name w:val="FollowedHyperlink"/>
    <w:basedOn w:val="DefaultParagraphFont"/>
    <w:uiPriority w:val="99"/>
    <w:semiHidden/>
    <w:unhideWhenUsed/>
    <w:rsid w:val="00C2354A"/>
    <w:rPr>
      <w:color w:val="96607D" w:themeColor="followedHyperlink"/>
      <w:u w:val="single"/>
    </w:rPr>
  </w:style>
  <w:style w:type="paragraph" w:styleId="TOC1">
    <w:name w:val="toc 1"/>
    <w:basedOn w:val="Normal"/>
    <w:next w:val="Normal"/>
    <w:uiPriority w:val="39"/>
    <w:unhideWhenUsed/>
    <w:rsid w:val="1898712A"/>
    <w:pPr>
      <w:spacing w:after="100"/>
    </w:pPr>
  </w:style>
  <w:style w:type="paragraph" w:styleId="TOC2">
    <w:name w:val="toc 2"/>
    <w:basedOn w:val="Normal"/>
    <w:next w:val="Normal"/>
    <w:uiPriority w:val="39"/>
    <w:unhideWhenUsed/>
    <w:rsid w:val="1898712A"/>
    <w:pPr>
      <w:spacing w:after="100"/>
      <w:ind w:left="220"/>
    </w:pPr>
  </w:style>
  <w:style w:type="paragraph" w:styleId="TOC3">
    <w:name w:val="toc 3"/>
    <w:basedOn w:val="Normal"/>
    <w:next w:val="Normal"/>
    <w:uiPriority w:val="39"/>
    <w:unhideWhenUsed/>
    <w:rsid w:val="1898712A"/>
    <w:pPr>
      <w:spacing w:after="100"/>
      <w:ind w:left="440"/>
    </w:pPr>
  </w:style>
  <w:style w:type="paragraph" w:styleId="TOC4">
    <w:name w:val="toc 4"/>
    <w:basedOn w:val="Normal"/>
    <w:next w:val="Normal"/>
    <w:uiPriority w:val="39"/>
    <w:unhideWhenUsed/>
    <w:rsid w:val="1898712A"/>
    <w:pPr>
      <w:spacing w:after="100"/>
      <w:ind w:left="660"/>
    </w:pPr>
  </w:style>
  <w:style w:type="paragraph" w:styleId="TOC5">
    <w:name w:val="toc 5"/>
    <w:basedOn w:val="Normal"/>
    <w:next w:val="Normal"/>
    <w:uiPriority w:val="39"/>
    <w:unhideWhenUsed/>
    <w:rsid w:val="1898712A"/>
    <w:pPr>
      <w:spacing w:after="100"/>
      <w:ind w:left="880"/>
    </w:pPr>
  </w:style>
  <w:style w:type="paragraph" w:styleId="CommentText">
    <w:name w:val="Comment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Comment Reference"/>
    <w:basedOn w:val="DefaultParagraphFont"/>
    <w:uiPriority w:val="99"/>
    <w:semiHidden/>
    <w:unhideWhenUsed/>
    <w:rPr>
      <w:sz w:val="16"/>
      <w:szCs w:val="16"/>
    </w:rPr>
  </w:style>
  <w:style w:type="paragraph" w:styleId="EndnoteText">
    <w:name w:val="endnote text"/>
    <w:basedOn w:val="Normal"/>
    <w:link w:val="EndnoteTextChar"/>
    <w:uiPriority w:val="99"/>
    <w:semiHidden/>
    <w:unhideWhenUsed/>
    <w:rsid w:val="00FB5C74"/>
    <w:pPr>
      <w:spacing w:after="0" w:line="240" w:lineRule="auto"/>
    </w:pPr>
    <w:rPr>
      <w:sz w:val="20"/>
      <w:szCs w:val="20"/>
    </w:rPr>
  </w:style>
  <w:style w:type="character" w:styleId="EndnoteTextChar" w:customStyle="1">
    <w:name w:val="Endnote Text Char"/>
    <w:basedOn w:val="DefaultParagraphFont"/>
    <w:link w:val="EndnoteText"/>
    <w:uiPriority w:val="99"/>
    <w:semiHidden/>
    <w:rsid w:val="00FB5C74"/>
    <w:rPr>
      <w:sz w:val="20"/>
      <w:szCs w:val="20"/>
    </w:rPr>
  </w:style>
  <w:style w:type="character" w:styleId="EndnoteReference">
    <w:name w:val="endnote reference"/>
    <w:basedOn w:val="DefaultParagraphFont"/>
    <w:uiPriority w:val="99"/>
    <w:semiHidden/>
    <w:unhideWhenUsed/>
    <w:rsid w:val="00FB5C74"/>
    <w:rPr>
      <w:vertAlign w:val="superscript"/>
    </w:rPr>
  </w:style>
  <w:style w:type="character" w:styleId="PlaceholderText">
    <w:name w:val="Placeholder Text"/>
    <w:basedOn w:val="DefaultParagraphFont"/>
    <w:uiPriority w:val="99"/>
    <w:semiHidden/>
    <w:rsid w:val="00A171D8"/>
    <w:rPr>
      <w:color w:val="666666"/>
    </w:rPr>
  </w:style>
  <w:style w:type="paragraph" w:styleId="CommentSubject">
    <w:name w:val="Comment Subject"/>
    <w:basedOn w:val="CommentText"/>
    <w:next w:val="CommentText"/>
    <w:link w:val="CommentSubjectChar"/>
    <w:uiPriority w:val="99"/>
    <w:semiHidden/>
    <w:unhideWhenUsed/>
    <w:rsid w:val="00F662A0"/>
    <w:rPr>
      <w:b/>
      <w:bCs/>
    </w:rPr>
  </w:style>
  <w:style w:type="character" w:styleId="CommentSubjectChar" w:customStyle="1">
    <w:name w:val="Comment Subject Char"/>
    <w:basedOn w:val="CommentTextChar"/>
    <w:link w:val="CommentSubject"/>
    <w:uiPriority w:val="99"/>
    <w:semiHidden/>
    <w:rsid w:val="00F662A0"/>
    <w:rPr>
      <w:b/>
      <w:bCs/>
      <w:sz w:val="20"/>
      <w:szCs w:val="20"/>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aption">
    <w:name w:val="caption"/>
    <w:basedOn w:val="Normal"/>
    <w:next w:val="Normal"/>
    <w:uiPriority w:val="35"/>
    <w:unhideWhenUsed/>
    <w:qFormat/>
    <w:rsid w:val="73805CC3"/>
    <w:pPr>
      <w:spacing w:after="200" w:line="240" w:lineRule="auto"/>
      <w:ind w:left="720" w:right="1080"/>
    </w:pPr>
    <w:rPr>
      <w:color w:val="0E2841" w:themeColor="text2"/>
      <w:sz w:val="20"/>
      <w:szCs w:val="20"/>
    </w:rPr>
  </w:style>
  <w:style w:type="character" w:styleId="Mention">
    <w:name w:val="Mention"/>
    <w:basedOn w:val="DefaultParagraphFont"/>
    <w:uiPriority w:val="99"/>
    <w:unhideWhenUsed/>
    <w:rsid w:val="008A1281"/>
    <w:rPr>
      <w:color w:val="2B579A"/>
      <w:shd w:val="clear" w:color="auto" w:fill="E1DFDD"/>
    </w:rPr>
  </w:style>
  <w:style w:type="paragraph" w:styleId="TOC6">
    <w:name w:val="toc 6"/>
    <w:basedOn w:val="Normal"/>
    <w:next w:val="Normal"/>
    <w:autoRedefine/>
    <w:uiPriority w:val="39"/>
    <w:unhideWhenUsed/>
    <w:rsid w:val="006628CE"/>
    <w:pPr>
      <w:spacing w:after="100" w:line="278" w:lineRule="auto"/>
      <w:ind w:left="1200"/>
    </w:pPr>
    <w:rPr>
      <w:kern w:val="2"/>
      <w:lang w:eastAsia="en-GB"/>
      <w14:ligatures w14:val="standardContextual"/>
    </w:rPr>
  </w:style>
  <w:style w:type="paragraph" w:styleId="TOC7">
    <w:name w:val="toc 7"/>
    <w:basedOn w:val="Normal"/>
    <w:next w:val="Normal"/>
    <w:autoRedefine/>
    <w:uiPriority w:val="39"/>
    <w:unhideWhenUsed/>
    <w:rsid w:val="006628CE"/>
    <w:pPr>
      <w:spacing w:after="100" w:line="278" w:lineRule="auto"/>
      <w:ind w:left="1440"/>
    </w:pPr>
    <w:rPr>
      <w:kern w:val="2"/>
      <w:lang w:eastAsia="en-GB"/>
      <w14:ligatures w14:val="standardContextual"/>
    </w:rPr>
  </w:style>
  <w:style w:type="paragraph" w:styleId="TOC8">
    <w:name w:val="toc 8"/>
    <w:basedOn w:val="Normal"/>
    <w:next w:val="Normal"/>
    <w:autoRedefine/>
    <w:uiPriority w:val="39"/>
    <w:unhideWhenUsed/>
    <w:rsid w:val="006628CE"/>
    <w:pPr>
      <w:spacing w:after="100" w:line="278" w:lineRule="auto"/>
      <w:ind w:left="1680"/>
    </w:pPr>
    <w:rPr>
      <w:kern w:val="2"/>
      <w:lang w:eastAsia="en-GB"/>
      <w14:ligatures w14:val="standardContextual"/>
    </w:rPr>
  </w:style>
  <w:style w:type="paragraph" w:styleId="TOC9">
    <w:name w:val="toc 9"/>
    <w:basedOn w:val="Normal"/>
    <w:next w:val="Normal"/>
    <w:autoRedefine/>
    <w:uiPriority w:val="39"/>
    <w:unhideWhenUsed/>
    <w:rsid w:val="006628CE"/>
    <w:pPr>
      <w:spacing w:after="100" w:line="278" w:lineRule="auto"/>
      <w:ind w:left="1920"/>
    </w:pPr>
    <w:rPr>
      <w:kern w:val="2"/>
      <w:lang w:eastAsia="en-GB"/>
      <w14:ligatures w14:val="standardContextual"/>
    </w:rPr>
  </w:style>
  <w:style w:type="paragraph" w:styleId="HTMLPreformatted">
    <w:name w:val="HTML Preformatted"/>
    <w:basedOn w:val="Normal"/>
    <w:link w:val="HTMLPreformattedChar"/>
    <w:uiPriority w:val="99"/>
    <w:semiHidden/>
    <w:unhideWhenUsed/>
    <w:rsid w:val="00572702"/>
    <w:pPr>
      <w:spacing w:after="0"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semiHidden/>
    <w:rsid w:val="0057270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0">
      <w:marLeft w:val="640"/>
      <w:marRight w:val="0"/>
      <w:marTop w:val="0"/>
      <w:marBottom w:val="0"/>
      <w:divBdr>
        <w:top w:val="none" w:sz="0" w:space="0" w:color="auto"/>
        <w:left w:val="none" w:sz="0" w:space="0" w:color="auto"/>
        <w:bottom w:val="none" w:sz="0" w:space="0" w:color="auto"/>
        <w:right w:val="none" w:sz="0" w:space="0" w:color="auto"/>
      </w:divBdr>
    </w:div>
    <w:div w:id="84757">
      <w:marLeft w:val="640"/>
      <w:marRight w:val="0"/>
      <w:marTop w:val="0"/>
      <w:marBottom w:val="0"/>
      <w:divBdr>
        <w:top w:val="none" w:sz="0" w:space="0" w:color="auto"/>
        <w:left w:val="none" w:sz="0" w:space="0" w:color="auto"/>
        <w:bottom w:val="none" w:sz="0" w:space="0" w:color="auto"/>
        <w:right w:val="none" w:sz="0" w:space="0" w:color="auto"/>
      </w:divBdr>
    </w:div>
    <w:div w:id="86534">
      <w:marLeft w:val="640"/>
      <w:marRight w:val="0"/>
      <w:marTop w:val="0"/>
      <w:marBottom w:val="0"/>
      <w:divBdr>
        <w:top w:val="none" w:sz="0" w:space="0" w:color="auto"/>
        <w:left w:val="none" w:sz="0" w:space="0" w:color="auto"/>
        <w:bottom w:val="none" w:sz="0" w:space="0" w:color="auto"/>
        <w:right w:val="none" w:sz="0" w:space="0" w:color="auto"/>
      </w:divBdr>
    </w:div>
    <w:div w:id="159937">
      <w:marLeft w:val="640"/>
      <w:marRight w:val="0"/>
      <w:marTop w:val="0"/>
      <w:marBottom w:val="0"/>
      <w:divBdr>
        <w:top w:val="none" w:sz="0" w:space="0" w:color="auto"/>
        <w:left w:val="none" w:sz="0" w:space="0" w:color="auto"/>
        <w:bottom w:val="none" w:sz="0" w:space="0" w:color="auto"/>
        <w:right w:val="none" w:sz="0" w:space="0" w:color="auto"/>
      </w:divBdr>
    </w:div>
    <w:div w:id="278092">
      <w:marLeft w:val="640"/>
      <w:marRight w:val="0"/>
      <w:marTop w:val="0"/>
      <w:marBottom w:val="0"/>
      <w:divBdr>
        <w:top w:val="none" w:sz="0" w:space="0" w:color="auto"/>
        <w:left w:val="none" w:sz="0" w:space="0" w:color="auto"/>
        <w:bottom w:val="none" w:sz="0" w:space="0" w:color="auto"/>
        <w:right w:val="none" w:sz="0" w:space="0" w:color="auto"/>
      </w:divBdr>
    </w:div>
    <w:div w:id="394815">
      <w:marLeft w:val="640"/>
      <w:marRight w:val="0"/>
      <w:marTop w:val="0"/>
      <w:marBottom w:val="0"/>
      <w:divBdr>
        <w:top w:val="none" w:sz="0" w:space="0" w:color="auto"/>
        <w:left w:val="none" w:sz="0" w:space="0" w:color="auto"/>
        <w:bottom w:val="none" w:sz="0" w:space="0" w:color="auto"/>
        <w:right w:val="none" w:sz="0" w:space="0" w:color="auto"/>
      </w:divBdr>
    </w:div>
    <w:div w:id="400134">
      <w:marLeft w:val="640"/>
      <w:marRight w:val="0"/>
      <w:marTop w:val="0"/>
      <w:marBottom w:val="0"/>
      <w:divBdr>
        <w:top w:val="none" w:sz="0" w:space="0" w:color="auto"/>
        <w:left w:val="none" w:sz="0" w:space="0" w:color="auto"/>
        <w:bottom w:val="none" w:sz="0" w:space="0" w:color="auto"/>
        <w:right w:val="none" w:sz="0" w:space="0" w:color="auto"/>
      </w:divBdr>
    </w:div>
    <w:div w:id="400210">
      <w:marLeft w:val="640"/>
      <w:marRight w:val="0"/>
      <w:marTop w:val="0"/>
      <w:marBottom w:val="0"/>
      <w:divBdr>
        <w:top w:val="none" w:sz="0" w:space="0" w:color="auto"/>
        <w:left w:val="none" w:sz="0" w:space="0" w:color="auto"/>
        <w:bottom w:val="none" w:sz="0" w:space="0" w:color="auto"/>
        <w:right w:val="none" w:sz="0" w:space="0" w:color="auto"/>
      </w:divBdr>
    </w:div>
    <w:div w:id="470962">
      <w:marLeft w:val="640"/>
      <w:marRight w:val="0"/>
      <w:marTop w:val="0"/>
      <w:marBottom w:val="0"/>
      <w:divBdr>
        <w:top w:val="none" w:sz="0" w:space="0" w:color="auto"/>
        <w:left w:val="none" w:sz="0" w:space="0" w:color="auto"/>
        <w:bottom w:val="none" w:sz="0" w:space="0" w:color="auto"/>
        <w:right w:val="none" w:sz="0" w:space="0" w:color="auto"/>
      </w:divBdr>
    </w:div>
    <w:div w:id="475443">
      <w:marLeft w:val="640"/>
      <w:marRight w:val="0"/>
      <w:marTop w:val="0"/>
      <w:marBottom w:val="0"/>
      <w:divBdr>
        <w:top w:val="none" w:sz="0" w:space="0" w:color="auto"/>
        <w:left w:val="none" w:sz="0" w:space="0" w:color="auto"/>
        <w:bottom w:val="none" w:sz="0" w:space="0" w:color="auto"/>
        <w:right w:val="none" w:sz="0" w:space="0" w:color="auto"/>
      </w:divBdr>
    </w:div>
    <w:div w:id="475525">
      <w:marLeft w:val="640"/>
      <w:marRight w:val="0"/>
      <w:marTop w:val="0"/>
      <w:marBottom w:val="0"/>
      <w:divBdr>
        <w:top w:val="none" w:sz="0" w:space="0" w:color="auto"/>
        <w:left w:val="none" w:sz="0" w:space="0" w:color="auto"/>
        <w:bottom w:val="none" w:sz="0" w:space="0" w:color="auto"/>
        <w:right w:val="none" w:sz="0" w:space="0" w:color="auto"/>
      </w:divBdr>
    </w:div>
    <w:div w:id="548515">
      <w:marLeft w:val="640"/>
      <w:marRight w:val="0"/>
      <w:marTop w:val="0"/>
      <w:marBottom w:val="0"/>
      <w:divBdr>
        <w:top w:val="none" w:sz="0" w:space="0" w:color="auto"/>
        <w:left w:val="none" w:sz="0" w:space="0" w:color="auto"/>
        <w:bottom w:val="none" w:sz="0" w:space="0" w:color="auto"/>
        <w:right w:val="none" w:sz="0" w:space="0" w:color="auto"/>
      </w:divBdr>
    </w:div>
    <w:div w:id="621795">
      <w:marLeft w:val="640"/>
      <w:marRight w:val="0"/>
      <w:marTop w:val="0"/>
      <w:marBottom w:val="0"/>
      <w:divBdr>
        <w:top w:val="none" w:sz="0" w:space="0" w:color="auto"/>
        <w:left w:val="none" w:sz="0" w:space="0" w:color="auto"/>
        <w:bottom w:val="none" w:sz="0" w:space="0" w:color="auto"/>
        <w:right w:val="none" w:sz="0" w:space="0" w:color="auto"/>
      </w:divBdr>
    </w:div>
    <w:div w:id="662768">
      <w:marLeft w:val="640"/>
      <w:marRight w:val="0"/>
      <w:marTop w:val="0"/>
      <w:marBottom w:val="0"/>
      <w:divBdr>
        <w:top w:val="none" w:sz="0" w:space="0" w:color="auto"/>
        <w:left w:val="none" w:sz="0" w:space="0" w:color="auto"/>
        <w:bottom w:val="none" w:sz="0" w:space="0" w:color="auto"/>
        <w:right w:val="none" w:sz="0" w:space="0" w:color="auto"/>
      </w:divBdr>
    </w:div>
    <w:div w:id="740172">
      <w:marLeft w:val="640"/>
      <w:marRight w:val="0"/>
      <w:marTop w:val="0"/>
      <w:marBottom w:val="0"/>
      <w:divBdr>
        <w:top w:val="none" w:sz="0" w:space="0" w:color="auto"/>
        <w:left w:val="none" w:sz="0" w:space="0" w:color="auto"/>
        <w:bottom w:val="none" w:sz="0" w:space="0" w:color="auto"/>
        <w:right w:val="none" w:sz="0" w:space="0" w:color="auto"/>
      </w:divBdr>
    </w:div>
    <w:div w:id="741928">
      <w:marLeft w:val="640"/>
      <w:marRight w:val="0"/>
      <w:marTop w:val="0"/>
      <w:marBottom w:val="0"/>
      <w:divBdr>
        <w:top w:val="none" w:sz="0" w:space="0" w:color="auto"/>
        <w:left w:val="none" w:sz="0" w:space="0" w:color="auto"/>
        <w:bottom w:val="none" w:sz="0" w:space="0" w:color="auto"/>
        <w:right w:val="none" w:sz="0" w:space="0" w:color="auto"/>
      </w:divBdr>
    </w:div>
    <w:div w:id="864275">
      <w:marLeft w:val="640"/>
      <w:marRight w:val="0"/>
      <w:marTop w:val="0"/>
      <w:marBottom w:val="0"/>
      <w:divBdr>
        <w:top w:val="none" w:sz="0" w:space="0" w:color="auto"/>
        <w:left w:val="none" w:sz="0" w:space="0" w:color="auto"/>
        <w:bottom w:val="none" w:sz="0" w:space="0" w:color="auto"/>
        <w:right w:val="none" w:sz="0" w:space="0" w:color="auto"/>
      </w:divBdr>
    </w:div>
    <w:div w:id="864857">
      <w:marLeft w:val="640"/>
      <w:marRight w:val="0"/>
      <w:marTop w:val="0"/>
      <w:marBottom w:val="0"/>
      <w:divBdr>
        <w:top w:val="none" w:sz="0" w:space="0" w:color="auto"/>
        <w:left w:val="none" w:sz="0" w:space="0" w:color="auto"/>
        <w:bottom w:val="none" w:sz="0" w:space="0" w:color="auto"/>
        <w:right w:val="none" w:sz="0" w:space="0" w:color="auto"/>
      </w:divBdr>
    </w:div>
    <w:div w:id="934632">
      <w:marLeft w:val="640"/>
      <w:marRight w:val="0"/>
      <w:marTop w:val="0"/>
      <w:marBottom w:val="0"/>
      <w:divBdr>
        <w:top w:val="none" w:sz="0" w:space="0" w:color="auto"/>
        <w:left w:val="none" w:sz="0" w:space="0" w:color="auto"/>
        <w:bottom w:val="none" w:sz="0" w:space="0" w:color="auto"/>
        <w:right w:val="none" w:sz="0" w:space="0" w:color="auto"/>
      </w:divBdr>
    </w:div>
    <w:div w:id="1008438">
      <w:marLeft w:val="640"/>
      <w:marRight w:val="0"/>
      <w:marTop w:val="0"/>
      <w:marBottom w:val="0"/>
      <w:divBdr>
        <w:top w:val="none" w:sz="0" w:space="0" w:color="auto"/>
        <w:left w:val="none" w:sz="0" w:space="0" w:color="auto"/>
        <w:bottom w:val="none" w:sz="0" w:space="0" w:color="auto"/>
        <w:right w:val="none" w:sz="0" w:space="0" w:color="auto"/>
      </w:divBdr>
    </w:div>
    <w:div w:id="1012102">
      <w:marLeft w:val="640"/>
      <w:marRight w:val="0"/>
      <w:marTop w:val="0"/>
      <w:marBottom w:val="0"/>
      <w:divBdr>
        <w:top w:val="none" w:sz="0" w:space="0" w:color="auto"/>
        <w:left w:val="none" w:sz="0" w:space="0" w:color="auto"/>
        <w:bottom w:val="none" w:sz="0" w:space="0" w:color="auto"/>
        <w:right w:val="none" w:sz="0" w:space="0" w:color="auto"/>
      </w:divBdr>
    </w:div>
    <w:div w:id="1049741">
      <w:marLeft w:val="640"/>
      <w:marRight w:val="0"/>
      <w:marTop w:val="0"/>
      <w:marBottom w:val="0"/>
      <w:divBdr>
        <w:top w:val="none" w:sz="0" w:space="0" w:color="auto"/>
        <w:left w:val="none" w:sz="0" w:space="0" w:color="auto"/>
        <w:bottom w:val="none" w:sz="0" w:space="0" w:color="auto"/>
        <w:right w:val="none" w:sz="0" w:space="0" w:color="auto"/>
      </w:divBdr>
    </w:div>
    <w:div w:id="1126248">
      <w:marLeft w:val="640"/>
      <w:marRight w:val="0"/>
      <w:marTop w:val="0"/>
      <w:marBottom w:val="0"/>
      <w:divBdr>
        <w:top w:val="none" w:sz="0" w:space="0" w:color="auto"/>
        <w:left w:val="none" w:sz="0" w:space="0" w:color="auto"/>
        <w:bottom w:val="none" w:sz="0" w:space="0" w:color="auto"/>
        <w:right w:val="none" w:sz="0" w:space="0" w:color="auto"/>
      </w:divBdr>
    </w:div>
    <w:div w:id="1126995">
      <w:marLeft w:val="640"/>
      <w:marRight w:val="0"/>
      <w:marTop w:val="0"/>
      <w:marBottom w:val="0"/>
      <w:divBdr>
        <w:top w:val="none" w:sz="0" w:space="0" w:color="auto"/>
        <w:left w:val="none" w:sz="0" w:space="0" w:color="auto"/>
        <w:bottom w:val="none" w:sz="0" w:space="0" w:color="auto"/>
        <w:right w:val="none" w:sz="0" w:space="0" w:color="auto"/>
      </w:divBdr>
    </w:div>
    <w:div w:id="1200982">
      <w:marLeft w:val="640"/>
      <w:marRight w:val="0"/>
      <w:marTop w:val="0"/>
      <w:marBottom w:val="0"/>
      <w:divBdr>
        <w:top w:val="none" w:sz="0" w:space="0" w:color="auto"/>
        <w:left w:val="none" w:sz="0" w:space="0" w:color="auto"/>
        <w:bottom w:val="none" w:sz="0" w:space="0" w:color="auto"/>
        <w:right w:val="none" w:sz="0" w:space="0" w:color="auto"/>
      </w:divBdr>
    </w:div>
    <w:div w:id="1321478">
      <w:marLeft w:val="640"/>
      <w:marRight w:val="0"/>
      <w:marTop w:val="0"/>
      <w:marBottom w:val="0"/>
      <w:divBdr>
        <w:top w:val="none" w:sz="0" w:space="0" w:color="auto"/>
        <w:left w:val="none" w:sz="0" w:space="0" w:color="auto"/>
        <w:bottom w:val="none" w:sz="0" w:space="0" w:color="auto"/>
        <w:right w:val="none" w:sz="0" w:space="0" w:color="auto"/>
      </w:divBdr>
    </w:div>
    <w:div w:id="1321621">
      <w:marLeft w:val="640"/>
      <w:marRight w:val="0"/>
      <w:marTop w:val="0"/>
      <w:marBottom w:val="0"/>
      <w:divBdr>
        <w:top w:val="none" w:sz="0" w:space="0" w:color="auto"/>
        <w:left w:val="none" w:sz="0" w:space="0" w:color="auto"/>
        <w:bottom w:val="none" w:sz="0" w:space="0" w:color="auto"/>
        <w:right w:val="none" w:sz="0" w:space="0" w:color="auto"/>
      </w:divBdr>
    </w:div>
    <w:div w:id="1394250">
      <w:marLeft w:val="640"/>
      <w:marRight w:val="0"/>
      <w:marTop w:val="0"/>
      <w:marBottom w:val="0"/>
      <w:divBdr>
        <w:top w:val="none" w:sz="0" w:space="0" w:color="auto"/>
        <w:left w:val="none" w:sz="0" w:space="0" w:color="auto"/>
        <w:bottom w:val="none" w:sz="0" w:space="0" w:color="auto"/>
        <w:right w:val="none" w:sz="0" w:space="0" w:color="auto"/>
      </w:divBdr>
    </w:div>
    <w:div w:id="1395893">
      <w:marLeft w:val="640"/>
      <w:marRight w:val="0"/>
      <w:marTop w:val="0"/>
      <w:marBottom w:val="0"/>
      <w:divBdr>
        <w:top w:val="none" w:sz="0" w:space="0" w:color="auto"/>
        <w:left w:val="none" w:sz="0" w:space="0" w:color="auto"/>
        <w:bottom w:val="none" w:sz="0" w:space="0" w:color="auto"/>
        <w:right w:val="none" w:sz="0" w:space="0" w:color="auto"/>
      </w:divBdr>
    </w:div>
    <w:div w:id="1518215">
      <w:marLeft w:val="640"/>
      <w:marRight w:val="0"/>
      <w:marTop w:val="0"/>
      <w:marBottom w:val="0"/>
      <w:divBdr>
        <w:top w:val="none" w:sz="0" w:space="0" w:color="auto"/>
        <w:left w:val="none" w:sz="0" w:space="0" w:color="auto"/>
        <w:bottom w:val="none" w:sz="0" w:space="0" w:color="auto"/>
        <w:right w:val="none" w:sz="0" w:space="0" w:color="auto"/>
      </w:divBdr>
    </w:div>
    <w:div w:id="1594917">
      <w:marLeft w:val="640"/>
      <w:marRight w:val="0"/>
      <w:marTop w:val="0"/>
      <w:marBottom w:val="0"/>
      <w:divBdr>
        <w:top w:val="none" w:sz="0" w:space="0" w:color="auto"/>
        <w:left w:val="none" w:sz="0" w:space="0" w:color="auto"/>
        <w:bottom w:val="none" w:sz="0" w:space="0" w:color="auto"/>
        <w:right w:val="none" w:sz="0" w:space="0" w:color="auto"/>
      </w:divBdr>
    </w:div>
    <w:div w:id="1662067">
      <w:marLeft w:val="640"/>
      <w:marRight w:val="0"/>
      <w:marTop w:val="0"/>
      <w:marBottom w:val="0"/>
      <w:divBdr>
        <w:top w:val="none" w:sz="0" w:space="0" w:color="auto"/>
        <w:left w:val="none" w:sz="0" w:space="0" w:color="auto"/>
        <w:bottom w:val="none" w:sz="0" w:space="0" w:color="auto"/>
        <w:right w:val="none" w:sz="0" w:space="0" w:color="auto"/>
      </w:divBdr>
    </w:div>
    <w:div w:id="1664452">
      <w:marLeft w:val="640"/>
      <w:marRight w:val="0"/>
      <w:marTop w:val="0"/>
      <w:marBottom w:val="0"/>
      <w:divBdr>
        <w:top w:val="none" w:sz="0" w:space="0" w:color="auto"/>
        <w:left w:val="none" w:sz="0" w:space="0" w:color="auto"/>
        <w:bottom w:val="none" w:sz="0" w:space="0" w:color="auto"/>
        <w:right w:val="none" w:sz="0" w:space="0" w:color="auto"/>
      </w:divBdr>
    </w:div>
    <w:div w:id="1784551">
      <w:marLeft w:val="640"/>
      <w:marRight w:val="0"/>
      <w:marTop w:val="0"/>
      <w:marBottom w:val="0"/>
      <w:divBdr>
        <w:top w:val="none" w:sz="0" w:space="0" w:color="auto"/>
        <w:left w:val="none" w:sz="0" w:space="0" w:color="auto"/>
        <w:bottom w:val="none" w:sz="0" w:space="0" w:color="auto"/>
        <w:right w:val="none" w:sz="0" w:space="0" w:color="auto"/>
      </w:divBdr>
    </w:div>
    <w:div w:id="1787170">
      <w:marLeft w:val="640"/>
      <w:marRight w:val="0"/>
      <w:marTop w:val="0"/>
      <w:marBottom w:val="0"/>
      <w:divBdr>
        <w:top w:val="none" w:sz="0" w:space="0" w:color="auto"/>
        <w:left w:val="none" w:sz="0" w:space="0" w:color="auto"/>
        <w:bottom w:val="none" w:sz="0" w:space="0" w:color="auto"/>
        <w:right w:val="none" w:sz="0" w:space="0" w:color="auto"/>
      </w:divBdr>
    </w:div>
    <w:div w:id="1902499">
      <w:marLeft w:val="640"/>
      <w:marRight w:val="0"/>
      <w:marTop w:val="0"/>
      <w:marBottom w:val="0"/>
      <w:divBdr>
        <w:top w:val="none" w:sz="0" w:space="0" w:color="auto"/>
        <w:left w:val="none" w:sz="0" w:space="0" w:color="auto"/>
        <w:bottom w:val="none" w:sz="0" w:space="0" w:color="auto"/>
        <w:right w:val="none" w:sz="0" w:space="0" w:color="auto"/>
      </w:divBdr>
    </w:div>
    <w:div w:id="1973167">
      <w:marLeft w:val="640"/>
      <w:marRight w:val="0"/>
      <w:marTop w:val="0"/>
      <w:marBottom w:val="0"/>
      <w:divBdr>
        <w:top w:val="none" w:sz="0" w:space="0" w:color="auto"/>
        <w:left w:val="none" w:sz="0" w:space="0" w:color="auto"/>
        <w:bottom w:val="none" w:sz="0" w:space="0" w:color="auto"/>
        <w:right w:val="none" w:sz="0" w:space="0" w:color="auto"/>
      </w:divBdr>
    </w:div>
    <w:div w:id="1976848">
      <w:marLeft w:val="640"/>
      <w:marRight w:val="0"/>
      <w:marTop w:val="0"/>
      <w:marBottom w:val="0"/>
      <w:divBdr>
        <w:top w:val="none" w:sz="0" w:space="0" w:color="auto"/>
        <w:left w:val="none" w:sz="0" w:space="0" w:color="auto"/>
        <w:bottom w:val="none" w:sz="0" w:space="0" w:color="auto"/>
        <w:right w:val="none" w:sz="0" w:space="0" w:color="auto"/>
      </w:divBdr>
    </w:div>
    <w:div w:id="2052421">
      <w:marLeft w:val="640"/>
      <w:marRight w:val="0"/>
      <w:marTop w:val="0"/>
      <w:marBottom w:val="0"/>
      <w:divBdr>
        <w:top w:val="none" w:sz="0" w:space="0" w:color="auto"/>
        <w:left w:val="none" w:sz="0" w:space="0" w:color="auto"/>
        <w:bottom w:val="none" w:sz="0" w:space="0" w:color="auto"/>
        <w:right w:val="none" w:sz="0" w:space="0" w:color="auto"/>
      </w:divBdr>
    </w:div>
    <w:div w:id="2167611">
      <w:marLeft w:val="640"/>
      <w:marRight w:val="0"/>
      <w:marTop w:val="0"/>
      <w:marBottom w:val="0"/>
      <w:divBdr>
        <w:top w:val="none" w:sz="0" w:space="0" w:color="auto"/>
        <w:left w:val="none" w:sz="0" w:space="0" w:color="auto"/>
        <w:bottom w:val="none" w:sz="0" w:space="0" w:color="auto"/>
        <w:right w:val="none" w:sz="0" w:space="0" w:color="auto"/>
      </w:divBdr>
    </w:div>
    <w:div w:id="2250064">
      <w:marLeft w:val="640"/>
      <w:marRight w:val="0"/>
      <w:marTop w:val="0"/>
      <w:marBottom w:val="0"/>
      <w:divBdr>
        <w:top w:val="none" w:sz="0" w:space="0" w:color="auto"/>
        <w:left w:val="none" w:sz="0" w:space="0" w:color="auto"/>
        <w:bottom w:val="none" w:sz="0" w:space="0" w:color="auto"/>
        <w:right w:val="none" w:sz="0" w:space="0" w:color="auto"/>
      </w:divBdr>
    </w:div>
    <w:div w:id="2318681">
      <w:marLeft w:val="640"/>
      <w:marRight w:val="0"/>
      <w:marTop w:val="0"/>
      <w:marBottom w:val="0"/>
      <w:divBdr>
        <w:top w:val="none" w:sz="0" w:space="0" w:color="auto"/>
        <w:left w:val="none" w:sz="0" w:space="0" w:color="auto"/>
        <w:bottom w:val="none" w:sz="0" w:space="0" w:color="auto"/>
        <w:right w:val="none" w:sz="0" w:space="0" w:color="auto"/>
      </w:divBdr>
    </w:div>
    <w:div w:id="2437425">
      <w:marLeft w:val="640"/>
      <w:marRight w:val="0"/>
      <w:marTop w:val="0"/>
      <w:marBottom w:val="0"/>
      <w:divBdr>
        <w:top w:val="none" w:sz="0" w:space="0" w:color="auto"/>
        <w:left w:val="none" w:sz="0" w:space="0" w:color="auto"/>
        <w:bottom w:val="none" w:sz="0" w:space="0" w:color="auto"/>
        <w:right w:val="none" w:sz="0" w:space="0" w:color="auto"/>
      </w:divBdr>
    </w:div>
    <w:div w:id="2513893">
      <w:marLeft w:val="640"/>
      <w:marRight w:val="0"/>
      <w:marTop w:val="0"/>
      <w:marBottom w:val="0"/>
      <w:divBdr>
        <w:top w:val="none" w:sz="0" w:space="0" w:color="auto"/>
        <w:left w:val="none" w:sz="0" w:space="0" w:color="auto"/>
        <w:bottom w:val="none" w:sz="0" w:space="0" w:color="auto"/>
        <w:right w:val="none" w:sz="0" w:space="0" w:color="auto"/>
      </w:divBdr>
    </w:div>
    <w:div w:id="2557597">
      <w:marLeft w:val="640"/>
      <w:marRight w:val="0"/>
      <w:marTop w:val="0"/>
      <w:marBottom w:val="0"/>
      <w:divBdr>
        <w:top w:val="none" w:sz="0" w:space="0" w:color="auto"/>
        <w:left w:val="none" w:sz="0" w:space="0" w:color="auto"/>
        <w:bottom w:val="none" w:sz="0" w:space="0" w:color="auto"/>
        <w:right w:val="none" w:sz="0" w:space="0" w:color="auto"/>
      </w:divBdr>
    </w:div>
    <w:div w:id="2588131">
      <w:marLeft w:val="640"/>
      <w:marRight w:val="0"/>
      <w:marTop w:val="0"/>
      <w:marBottom w:val="0"/>
      <w:divBdr>
        <w:top w:val="none" w:sz="0" w:space="0" w:color="auto"/>
        <w:left w:val="none" w:sz="0" w:space="0" w:color="auto"/>
        <w:bottom w:val="none" w:sz="0" w:space="0" w:color="auto"/>
        <w:right w:val="none" w:sz="0" w:space="0" w:color="auto"/>
      </w:divBdr>
    </w:div>
    <w:div w:id="2705247">
      <w:marLeft w:val="640"/>
      <w:marRight w:val="0"/>
      <w:marTop w:val="0"/>
      <w:marBottom w:val="0"/>
      <w:divBdr>
        <w:top w:val="none" w:sz="0" w:space="0" w:color="auto"/>
        <w:left w:val="none" w:sz="0" w:space="0" w:color="auto"/>
        <w:bottom w:val="none" w:sz="0" w:space="0" w:color="auto"/>
        <w:right w:val="none" w:sz="0" w:space="0" w:color="auto"/>
      </w:divBdr>
    </w:div>
    <w:div w:id="2706410">
      <w:marLeft w:val="640"/>
      <w:marRight w:val="0"/>
      <w:marTop w:val="0"/>
      <w:marBottom w:val="0"/>
      <w:divBdr>
        <w:top w:val="none" w:sz="0" w:space="0" w:color="auto"/>
        <w:left w:val="none" w:sz="0" w:space="0" w:color="auto"/>
        <w:bottom w:val="none" w:sz="0" w:space="0" w:color="auto"/>
        <w:right w:val="none" w:sz="0" w:space="0" w:color="auto"/>
      </w:divBdr>
    </w:div>
    <w:div w:id="2706775">
      <w:marLeft w:val="640"/>
      <w:marRight w:val="0"/>
      <w:marTop w:val="0"/>
      <w:marBottom w:val="0"/>
      <w:divBdr>
        <w:top w:val="none" w:sz="0" w:space="0" w:color="auto"/>
        <w:left w:val="none" w:sz="0" w:space="0" w:color="auto"/>
        <w:bottom w:val="none" w:sz="0" w:space="0" w:color="auto"/>
        <w:right w:val="none" w:sz="0" w:space="0" w:color="auto"/>
      </w:divBdr>
    </w:div>
    <w:div w:id="2708080">
      <w:marLeft w:val="640"/>
      <w:marRight w:val="0"/>
      <w:marTop w:val="0"/>
      <w:marBottom w:val="0"/>
      <w:divBdr>
        <w:top w:val="none" w:sz="0" w:space="0" w:color="auto"/>
        <w:left w:val="none" w:sz="0" w:space="0" w:color="auto"/>
        <w:bottom w:val="none" w:sz="0" w:space="0" w:color="auto"/>
        <w:right w:val="none" w:sz="0" w:space="0" w:color="auto"/>
      </w:divBdr>
    </w:div>
    <w:div w:id="2710559">
      <w:marLeft w:val="640"/>
      <w:marRight w:val="0"/>
      <w:marTop w:val="0"/>
      <w:marBottom w:val="0"/>
      <w:divBdr>
        <w:top w:val="none" w:sz="0" w:space="0" w:color="auto"/>
        <w:left w:val="none" w:sz="0" w:space="0" w:color="auto"/>
        <w:bottom w:val="none" w:sz="0" w:space="0" w:color="auto"/>
        <w:right w:val="none" w:sz="0" w:space="0" w:color="auto"/>
      </w:divBdr>
    </w:div>
    <w:div w:id="2753248">
      <w:marLeft w:val="640"/>
      <w:marRight w:val="0"/>
      <w:marTop w:val="0"/>
      <w:marBottom w:val="0"/>
      <w:divBdr>
        <w:top w:val="none" w:sz="0" w:space="0" w:color="auto"/>
        <w:left w:val="none" w:sz="0" w:space="0" w:color="auto"/>
        <w:bottom w:val="none" w:sz="0" w:space="0" w:color="auto"/>
        <w:right w:val="none" w:sz="0" w:space="0" w:color="auto"/>
      </w:divBdr>
    </w:div>
    <w:div w:id="2753903">
      <w:marLeft w:val="640"/>
      <w:marRight w:val="0"/>
      <w:marTop w:val="0"/>
      <w:marBottom w:val="0"/>
      <w:divBdr>
        <w:top w:val="none" w:sz="0" w:space="0" w:color="auto"/>
        <w:left w:val="none" w:sz="0" w:space="0" w:color="auto"/>
        <w:bottom w:val="none" w:sz="0" w:space="0" w:color="auto"/>
        <w:right w:val="none" w:sz="0" w:space="0" w:color="auto"/>
      </w:divBdr>
    </w:div>
    <w:div w:id="2753922">
      <w:marLeft w:val="640"/>
      <w:marRight w:val="0"/>
      <w:marTop w:val="0"/>
      <w:marBottom w:val="0"/>
      <w:divBdr>
        <w:top w:val="none" w:sz="0" w:space="0" w:color="auto"/>
        <w:left w:val="none" w:sz="0" w:space="0" w:color="auto"/>
        <w:bottom w:val="none" w:sz="0" w:space="0" w:color="auto"/>
        <w:right w:val="none" w:sz="0" w:space="0" w:color="auto"/>
      </w:divBdr>
    </w:div>
    <w:div w:id="2902398">
      <w:marLeft w:val="640"/>
      <w:marRight w:val="0"/>
      <w:marTop w:val="0"/>
      <w:marBottom w:val="0"/>
      <w:divBdr>
        <w:top w:val="none" w:sz="0" w:space="0" w:color="auto"/>
        <w:left w:val="none" w:sz="0" w:space="0" w:color="auto"/>
        <w:bottom w:val="none" w:sz="0" w:space="0" w:color="auto"/>
        <w:right w:val="none" w:sz="0" w:space="0" w:color="auto"/>
      </w:divBdr>
    </w:div>
    <w:div w:id="2972585">
      <w:marLeft w:val="640"/>
      <w:marRight w:val="0"/>
      <w:marTop w:val="0"/>
      <w:marBottom w:val="0"/>
      <w:divBdr>
        <w:top w:val="none" w:sz="0" w:space="0" w:color="auto"/>
        <w:left w:val="none" w:sz="0" w:space="0" w:color="auto"/>
        <w:bottom w:val="none" w:sz="0" w:space="0" w:color="auto"/>
        <w:right w:val="none" w:sz="0" w:space="0" w:color="auto"/>
      </w:divBdr>
    </w:div>
    <w:div w:id="2976347">
      <w:marLeft w:val="640"/>
      <w:marRight w:val="0"/>
      <w:marTop w:val="0"/>
      <w:marBottom w:val="0"/>
      <w:divBdr>
        <w:top w:val="none" w:sz="0" w:space="0" w:color="auto"/>
        <w:left w:val="none" w:sz="0" w:space="0" w:color="auto"/>
        <w:bottom w:val="none" w:sz="0" w:space="0" w:color="auto"/>
        <w:right w:val="none" w:sz="0" w:space="0" w:color="auto"/>
      </w:divBdr>
    </w:div>
    <w:div w:id="2980153">
      <w:marLeft w:val="640"/>
      <w:marRight w:val="0"/>
      <w:marTop w:val="0"/>
      <w:marBottom w:val="0"/>
      <w:divBdr>
        <w:top w:val="none" w:sz="0" w:space="0" w:color="auto"/>
        <w:left w:val="none" w:sz="0" w:space="0" w:color="auto"/>
        <w:bottom w:val="none" w:sz="0" w:space="0" w:color="auto"/>
        <w:right w:val="none" w:sz="0" w:space="0" w:color="auto"/>
      </w:divBdr>
    </w:div>
    <w:div w:id="3015482">
      <w:marLeft w:val="640"/>
      <w:marRight w:val="0"/>
      <w:marTop w:val="0"/>
      <w:marBottom w:val="0"/>
      <w:divBdr>
        <w:top w:val="none" w:sz="0" w:space="0" w:color="auto"/>
        <w:left w:val="none" w:sz="0" w:space="0" w:color="auto"/>
        <w:bottom w:val="none" w:sz="0" w:space="0" w:color="auto"/>
        <w:right w:val="none" w:sz="0" w:space="0" w:color="auto"/>
      </w:divBdr>
    </w:div>
    <w:div w:id="3022806">
      <w:marLeft w:val="640"/>
      <w:marRight w:val="0"/>
      <w:marTop w:val="0"/>
      <w:marBottom w:val="0"/>
      <w:divBdr>
        <w:top w:val="none" w:sz="0" w:space="0" w:color="auto"/>
        <w:left w:val="none" w:sz="0" w:space="0" w:color="auto"/>
        <w:bottom w:val="none" w:sz="0" w:space="0" w:color="auto"/>
        <w:right w:val="none" w:sz="0" w:space="0" w:color="auto"/>
      </w:divBdr>
    </w:div>
    <w:div w:id="3094915">
      <w:marLeft w:val="640"/>
      <w:marRight w:val="0"/>
      <w:marTop w:val="0"/>
      <w:marBottom w:val="0"/>
      <w:divBdr>
        <w:top w:val="none" w:sz="0" w:space="0" w:color="auto"/>
        <w:left w:val="none" w:sz="0" w:space="0" w:color="auto"/>
        <w:bottom w:val="none" w:sz="0" w:space="0" w:color="auto"/>
        <w:right w:val="none" w:sz="0" w:space="0" w:color="auto"/>
      </w:divBdr>
    </w:div>
    <w:div w:id="3095460">
      <w:marLeft w:val="640"/>
      <w:marRight w:val="0"/>
      <w:marTop w:val="0"/>
      <w:marBottom w:val="0"/>
      <w:divBdr>
        <w:top w:val="none" w:sz="0" w:space="0" w:color="auto"/>
        <w:left w:val="none" w:sz="0" w:space="0" w:color="auto"/>
        <w:bottom w:val="none" w:sz="0" w:space="0" w:color="auto"/>
        <w:right w:val="none" w:sz="0" w:space="0" w:color="auto"/>
      </w:divBdr>
    </w:div>
    <w:div w:id="3095618">
      <w:marLeft w:val="640"/>
      <w:marRight w:val="0"/>
      <w:marTop w:val="0"/>
      <w:marBottom w:val="0"/>
      <w:divBdr>
        <w:top w:val="none" w:sz="0" w:space="0" w:color="auto"/>
        <w:left w:val="none" w:sz="0" w:space="0" w:color="auto"/>
        <w:bottom w:val="none" w:sz="0" w:space="0" w:color="auto"/>
        <w:right w:val="none" w:sz="0" w:space="0" w:color="auto"/>
      </w:divBdr>
    </w:div>
    <w:div w:id="3165349">
      <w:marLeft w:val="640"/>
      <w:marRight w:val="0"/>
      <w:marTop w:val="0"/>
      <w:marBottom w:val="0"/>
      <w:divBdr>
        <w:top w:val="none" w:sz="0" w:space="0" w:color="auto"/>
        <w:left w:val="none" w:sz="0" w:space="0" w:color="auto"/>
        <w:bottom w:val="none" w:sz="0" w:space="0" w:color="auto"/>
        <w:right w:val="none" w:sz="0" w:space="0" w:color="auto"/>
      </w:divBdr>
    </w:div>
    <w:div w:id="3170150">
      <w:marLeft w:val="640"/>
      <w:marRight w:val="0"/>
      <w:marTop w:val="0"/>
      <w:marBottom w:val="0"/>
      <w:divBdr>
        <w:top w:val="none" w:sz="0" w:space="0" w:color="auto"/>
        <w:left w:val="none" w:sz="0" w:space="0" w:color="auto"/>
        <w:bottom w:val="none" w:sz="0" w:space="0" w:color="auto"/>
        <w:right w:val="none" w:sz="0" w:space="0" w:color="auto"/>
      </w:divBdr>
    </w:div>
    <w:div w:id="3174158">
      <w:bodyDiv w:val="1"/>
      <w:marLeft w:val="0"/>
      <w:marRight w:val="0"/>
      <w:marTop w:val="0"/>
      <w:marBottom w:val="0"/>
      <w:divBdr>
        <w:top w:val="none" w:sz="0" w:space="0" w:color="auto"/>
        <w:left w:val="none" w:sz="0" w:space="0" w:color="auto"/>
        <w:bottom w:val="none" w:sz="0" w:space="0" w:color="auto"/>
        <w:right w:val="none" w:sz="0" w:space="0" w:color="auto"/>
      </w:divBdr>
    </w:div>
    <w:div w:id="3289463">
      <w:marLeft w:val="640"/>
      <w:marRight w:val="0"/>
      <w:marTop w:val="0"/>
      <w:marBottom w:val="0"/>
      <w:divBdr>
        <w:top w:val="none" w:sz="0" w:space="0" w:color="auto"/>
        <w:left w:val="none" w:sz="0" w:space="0" w:color="auto"/>
        <w:bottom w:val="none" w:sz="0" w:space="0" w:color="auto"/>
        <w:right w:val="none" w:sz="0" w:space="0" w:color="auto"/>
      </w:divBdr>
    </w:div>
    <w:div w:id="3362884">
      <w:marLeft w:val="640"/>
      <w:marRight w:val="0"/>
      <w:marTop w:val="0"/>
      <w:marBottom w:val="0"/>
      <w:divBdr>
        <w:top w:val="none" w:sz="0" w:space="0" w:color="auto"/>
        <w:left w:val="none" w:sz="0" w:space="0" w:color="auto"/>
        <w:bottom w:val="none" w:sz="0" w:space="0" w:color="auto"/>
        <w:right w:val="none" w:sz="0" w:space="0" w:color="auto"/>
      </w:divBdr>
    </w:div>
    <w:div w:id="3363879">
      <w:marLeft w:val="640"/>
      <w:marRight w:val="0"/>
      <w:marTop w:val="0"/>
      <w:marBottom w:val="0"/>
      <w:divBdr>
        <w:top w:val="none" w:sz="0" w:space="0" w:color="auto"/>
        <w:left w:val="none" w:sz="0" w:space="0" w:color="auto"/>
        <w:bottom w:val="none" w:sz="0" w:space="0" w:color="auto"/>
        <w:right w:val="none" w:sz="0" w:space="0" w:color="auto"/>
      </w:divBdr>
    </w:div>
    <w:div w:id="3365211">
      <w:marLeft w:val="640"/>
      <w:marRight w:val="0"/>
      <w:marTop w:val="0"/>
      <w:marBottom w:val="0"/>
      <w:divBdr>
        <w:top w:val="none" w:sz="0" w:space="0" w:color="auto"/>
        <w:left w:val="none" w:sz="0" w:space="0" w:color="auto"/>
        <w:bottom w:val="none" w:sz="0" w:space="0" w:color="auto"/>
        <w:right w:val="none" w:sz="0" w:space="0" w:color="auto"/>
      </w:divBdr>
    </w:div>
    <w:div w:id="3409905">
      <w:marLeft w:val="640"/>
      <w:marRight w:val="0"/>
      <w:marTop w:val="0"/>
      <w:marBottom w:val="0"/>
      <w:divBdr>
        <w:top w:val="none" w:sz="0" w:space="0" w:color="auto"/>
        <w:left w:val="none" w:sz="0" w:space="0" w:color="auto"/>
        <w:bottom w:val="none" w:sz="0" w:space="0" w:color="auto"/>
        <w:right w:val="none" w:sz="0" w:space="0" w:color="auto"/>
      </w:divBdr>
    </w:div>
    <w:div w:id="3438865">
      <w:marLeft w:val="640"/>
      <w:marRight w:val="0"/>
      <w:marTop w:val="0"/>
      <w:marBottom w:val="0"/>
      <w:divBdr>
        <w:top w:val="none" w:sz="0" w:space="0" w:color="auto"/>
        <w:left w:val="none" w:sz="0" w:space="0" w:color="auto"/>
        <w:bottom w:val="none" w:sz="0" w:space="0" w:color="auto"/>
        <w:right w:val="none" w:sz="0" w:space="0" w:color="auto"/>
      </w:divBdr>
    </w:div>
    <w:div w:id="3478657">
      <w:marLeft w:val="640"/>
      <w:marRight w:val="0"/>
      <w:marTop w:val="0"/>
      <w:marBottom w:val="0"/>
      <w:divBdr>
        <w:top w:val="none" w:sz="0" w:space="0" w:color="auto"/>
        <w:left w:val="none" w:sz="0" w:space="0" w:color="auto"/>
        <w:bottom w:val="none" w:sz="0" w:space="0" w:color="auto"/>
        <w:right w:val="none" w:sz="0" w:space="0" w:color="auto"/>
      </w:divBdr>
    </w:div>
    <w:div w:id="3479762">
      <w:marLeft w:val="640"/>
      <w:marRight w:val="0"/>
      <w:marTop w:val="0"/>
      <w:marBottom w:val="0"/>
      <w:divBdr>
        <w:top w:val="none" w:sz="0" w:space="0" w:color="auto"/>
        <w:left w:val="none" w:sz="0" w:space="0" w:color="auto"/>
        <w:bottom w:val="none" w:sz="0" w:space="0" w:color="auto"/>
        <w:right w:val="none" w:sz="0" w:space="0" w:color="auto"/>
      </w:divBdr>
    </w:div>
    <w:div w:id="3552276">
      <w:marLeft w:val="640"/>
      <w:marRight w:val="0"/>
      <w:marTop w:val="0"/>
      <w:marBottom w:val="0"/>
      <w:divBdr>
        <w:top w:val="none" w:sz="0" w:space="0" w:color="auto"/>
        <w:left w:val="none" w:sz="0" w:space="0" w:color="auto"/>
        <w:bottom w:val="none" w:sz="0" w:space="0" w:color="auto"/>
        <w:right w:val="none" w:sz="0" w:space="0" w:color="auto"/>
      </w:divBdr>
    </w:div>
    <w:div w:id="3636773">
      <w:marLeft w:val="640"/>
      <w:marRight w:val="0"/>
      <w:marTop w:val="0"/>
      <w:marBottom w:val="0"/>
      <w:divBdr>
        <w:top w:val="none" w:sz="0" w:space="0" w:color="auto"/>
        <w:left w:val="none" w:sz="0" w:space="0" w:color="auto"/>
        <w:bottom w:val="none" w:sz="0" w:space="0" w:color="auto"/>
        <w:right w:val="none" w:sz="0" w:space="0" w:color="auto"/>
      </w:divBdr>
    </w:div>
    <w:div w:id="3752367">
      <w:marLeft w:val="640"/>
      <w:marRight w:val="0"/>
      <w:marTop w:val="0"/>
      <w:marBottom w:val="0"/>
      <w:divBdr>
        <w:top w:val="none" w:sz="0" w:space="0" w:color="auto"/>
        <w:left w:val="none" w:sz="0" w:space="0" w:color="auto"/>
        <w:bottom w:val="none" w:sz="0" w:space="0" w:color="auto"/>
        <w:right w:val="none" w:sz="0" w:space="0" w:color="auto"/>
      </w:divBdr>
    </w:div>
    <w:div w:id="3754679">
      <w:marLeft w:val="640"/>
      <w:marRight w:val="0"/>
      <w:marTop w:val="0"/>
      <w:marBottom w:val="0"/>
      <w:divBdr>
        <w:top w:val="none" w:sz="0" w:space="0" w:color="auto"/>
        <w:left w:val="none" w:sz="0" w:space="0" w:color="auto"/>
        <w:bottom w:val="none" w:sz="0" w:space="0" w:color="auto"/>
        <w:right w:val="none" w:sz="0" w:space="0" w:color="auto"/>
      </w:divBdr>
    </w:div>
    <w:div w:id="3896893">
      <w:marLeft w:val="640"/>
      <w:marRight w:val="0"/>
      <w:marTop w:val="0"/>
      <w:marBottom w:val="0"/>
      <w:divBdr>
        <w:top w:val="none" w:sz="0" w:space="0" w:color="auto"/>
        <w:left w:val="none" w:sz="0" w:space="0" w:color="auto"/>
        <w:bottom w:val="none" w:sz="0" w:space="0" w:color="auto"/>
        <w:right w:val="none" w:sz="0" w:space="0" w:color="auto"/>
      </w:divBdr>
    </w:div>
    <w:div w:id="3898062">
      <w:marLeft w:val="640"/>
      <w:marRight w:val="0"/>
      <w:marTop w:val="0"/>
      <w:marBottom w:val="0"/>
      <w:divBdr>
        <w:top w:val="none" w:sz="0" w:space="0" w:color="auto"/>
        <w:left w:val="none" w:sz="0" w:space="0" w:color="auto"/>
        <w:bottom w:val="none" w:sz="0" w:space="0" w:color="auto"/>
        <w:right w:val="none" w:sz="0" w:space="0" w:color="auto"/>
      </w:divBdr>
    </w:div>
    <w:div w:id="3941690">
      <w:marLeft w:val="640"/>
      <w:marRight w:val="0"/>
      <w:marTop w:val="0"/>
      <w:marBottom w:val="0"/>
      <w:divBdr>
        <w:top w:val="none" w:sz="0" w:space="0" w:color="auto"/>
        <w:left w:val="none" w:sz="0" w:space="0" w:color="auto"/>
        <w:bottom w:val="none" w:sz="0" w:space="0" w:color="auto"/>
        <w:right w:val="none" w:sz="0" w:space="0" w:color="auto"/>
      </w:divBdr>
    </w:div>
    <w:div w:id="3942750">
      <w:marLeft w:val="640"/>
      <w:marRight w:val="0"/>
      <w:marTop w:val="0"/>
      <w:marBottom w:val="0"/>
      <w:divBdr>
        <w:top w:val="none" w:sz="0" w:space="0" w:color="auto"/>
        <w:left w:val="none" w:sz="0" w:space="0" w:color="auto"/>
        <w:bottom w:val="none" w:sz="0" w:space="0" w:color="auto"/>
        <w:right w:val="none" w:sz="0" w:space="0" w:color="auto"/>
      </w:divBdr>
    </w:div>
    <w:div w:id="4023591">
      <w:marLeft w:val="640"/>
      <w:marRight w:val="0"/>
      <w:marTop w:val="0"/>
      <w:marBottom w:val="0"/>
      <w:divBdr>
        <w:top w:val="none" w:sz="0" w:space="0" w:color="auto"/>
        <w:left w:val="none" w:sz="0" w:space="0" w:color="auto"/>
        <w:bottom w:val="none" w:sz="0" w:space="0" w:color="auto"/>
        <w:right w:val="none" w:sz="0" w:space="0" w:color="auto"/>
      </w:divBdr>
    </w:div>
    <w:div w:id="4138722">
      <w:marLeft w:val="640"/>
      <w:marRight w:val="0"/>
      <w:marTop w:val="0"/>
      <w:marBottom w:val="0"/>
      <w:divBdr>
        <w:top w:val="none" w:sz="0" w:space="0" w:color="auto"/>
        <w:left w:val="none" w:sz="0" w:space="0" w:color="auto"/>
        <w:bottom w:val="none" w:sz="0" w:space="0" w:color="auto"/>
        <w:right w:val="none" w:sz="0" w:space="0" w:color="auto"/>
      </w:divBdr>
    </w:div>
    <w:div w:id="4283351">
      <w:marLeft w:val="640"/>
      <w:marRight w:val="0"/>
      <w:marTop w:val="0"/>
      <w:marBottom w:val="0"/>
      <w:divBdr>
        <w:top w:val="none" w:sz="0" w:space="0" w:color="auto"/>
        <w:left w:val="none" w:sz="0" w:space="0" w:color="auto"/>
        <w:bottom w:val="none" w:sz="0" w:space="0" w:color="auto"/>
        <w:right w:val="none" w:sz="0" w:space="0" w:color="auto"/>
      </w:divBdr>
    </w:div>
    <w:div w:id="4284773">
      <w:marLeft w:val="640"/>
      <w:marRight w:val="0"/>
      <w:marTop w:val="0"/>
      <w:marBottom w:val="0"/>
      <w:divBdr>
        <w:top w:val="none" w:sz="0" w:space="0" w:color="auto"/>
        <w:left w:val="none" w:sz="0" w:space="0" w:color="auto"/>
        <w:bottom w:val="none" w:sz="0" w:space="0" w:color="auto"/>
        <w:right w:val="none" w:sz="0" w:space="0" w:color="auto"/>
      </w:divBdr>
    </w:div>
    <w:div w:id="4290003">
      <w:marLeft w:val="640"/>
      <w:marRight w:val="0"/>
      <w:marTop w:val="0"/>
      <w:marBottom w:val="0"/>
      <w:divBdr>
        <w:top w:val="none" w:sz="0" w:space="0" w:color="auto"/>
        <w:left w:val="none" w:sz="0" w:space="0" w:color="auto"/>
        <w:bottom w:val="none" w:sz="0" w:space="0" w:color="auto"/>
        <w:right w:val="none" w:sz="0" w:space="0" w:color="auto"/>
      </w:divBdr>
    </w:div>
    <w:div w:id="4405264">
      <w:marLeft w:val="640"/>
      <w:marRight w:val="0"/>
      <w:marTop w:val="0"/>
      <w:marBottom w:val="0"/>
      <w:divBdr>
        <w:top w:val="none" w:sz="0" w:space="0" w:color="auto"/>
        <w:left w:val="none" w:sz="0" w:space="0" w:color="auto"/>
        <w:bottom w:val="none" w:sz="0" w:space="0" w:color="auto"/>
        <w:right w:val="none" w:sz="0" w:space="0" w:color="auto"/>
      </w:divBdr>
    </w:div>
    <w:div w:id="4554563">
      <w:marLeft w:val="640"/>
      <w:marRight w:val="0"/>
      <w:marTop w:val="0"/>
      <w:marBottom w:val="0"/>
      <w:divBdr>
        <w:top w:val="none" w:sz="0" w:space="0" w:color="auto"/>
        <w:left w:val="none" w:sz="0" w:space="0" w:color="auto"/>
        <w:bottom w:val="none" w:sz="0" w:space="0" w:color="auto"/>
        <w:right w:val="none" w:sz="0" w:space="0" w:color="auto"/>
      </w:divBdr>
    </w:div>
    <w:div w:id="4595132">
      <w:marLeft w:val="640"/>
      <w:marRight w:val="0"/>
      <w:marTop w:val="0"/>
      <w:marBottom w:val="0"/>
      <w:divBdr>
        <w:top w:val="none" w:sz="0" w:space="0" w:color="auto"/>
        <w:left w:val="none" w:sz="0" w:space="0" w:color="auto"/>
        <w:bottom w:val="none" w:sz="0" w:space="0" w:color="auto"/>
        <w:right w:val="none" w:sz="0" w:space="0" w:color="auto"/>
      </w:divBdr>
    </w:div>
    <w:div w:id="4595622">
      <w:marLeft w:val="640"/>
      <w:marRight w:val="0"/>
      <w:marTop w:val="0"/>
      <w:marBottom w:val="0"/>
      <w:divBdr>
        <w:top w:val="none" w:sz="0" w:space="0" w:color="auto"/>
        <w:left w:val="none" w:sz="0" w:space="0" w:color="auto"/>
        <w:bottom w:val="none" w:sz="0" w:space="0" w:color="auto"/>
        <w:right w:val="none" w:sz="0" w:space="0" w:color="auto"/>
      </w:divBdr>
    </w:div>
    <w:div w:id="4674259">
      <w:marLeft w:val="640"/>
      <w:marRight w:val="0"/>
      <w:marTop w:val="0"/>
      <w:marBottom w:val="0"/>
      <w:divBdr>
        <w:top w:val="none" w:sz="0" w:space="0" w:color="auto"/>
        <w:left w:val="none" w:sz="0" w:space="0" w:color="auto"/>
        <w:bottom w:val="none" w:sz="0" w:space="0" w:color="auto"/>
        <w:right w:val="none" w:sz="0" w:space="0" w:color="auto"/>
      </w:divBdr>
    </w:div>
    <w:div w:id="4675938">
      <w:marLeft w:val="640"/>
      <w:marRight w:val="0"/>
      <w:marTop w:val="0"/>
      <w:marBottom w:val="0"/>
      <w:divBdr>
        <w:top w:val="none" w:sz="0" w:space="0" w:color="auto"/>
        <w:left w:val="none" w:sz="0" w:space="0" w:color="auto"/>
        <w:bottom w:val="none" w:sz="0" w:space="0" w:color="auto"/>
        <w:right w:val="none" w:sz="0" w:space="0" w:color="auto"/>
      </w:divBdr>
    </w:div>
    <w:div w:id="4864942">
      <w:marLeft w:val="640"/>
      <w:marRight w:val="0"/>
      <w:marTop w:val="0"/>
      <w:marBottom w:val="0"/>
      <w:divBdr>
        <w:top w:val="none" w:sz="0" w:space="0" w:color="auto"/>
        <w:left w:val="none" w:sz="0" w:space="0" w:color="auto"/>
        <w:bottom w:val="none" w:sz="0" w:space="0" w:color="auto"/>
        <w:right w:val="none" w:sz="0" w:space="0" w:color="auto"/>
      </w:divBdr>
    </w:div>
    <w:div w:id="4939321">
      <w:marLeft w:val="480"/>
      <w:marRight w:val="0"/>
      <w:marTop w:val="0"/>
      <w:marBottom w:val="0"/>
      <w:divBdr>
        <w:top w:val="none" w:sz="0" w:space="0" w:color="auto"/>
        <w:left w:val="none" w:sz="0" w:space="0" w:color="auto"/>
        <w:bottom w:val="none" w:sz="0" w:space="0" w:color="auto"/>
        <w:right w:val="none" w:sz="0" w:space="0" w:color="auto"/>
      </w:divBdr>
    </w:div>
    <w:div w:id="4940385">
      <w:marLeft w:val="640"/>
      <w:marRight w:val="0"/>
      <w:marTop w:val="0"/>
      <w:marBottom w:val="0"/>
      <w:divBdr>
        <w:top w:val="none" w:sz="0" w:space="0" w:color="auto"/>
        <w:left w:val="none" w:sz="0" w:space="0" w:color="auto"/>
        <w:bottom w:val="none" w:sz="0" w:space="0" w:color="auto"/>
        <w:right w:val="none" w:sz="0" w:space="0" w:color="auto"/>
      </w:divBdr>
    </w:div>
    <w:div w:id="4941753">
      <w:marLeft w:val="640"/>
      <w:marRight w:val="0"/>
      <w:marTop w:val="0"/>
      <w:marBottom w:val="0"/>
      <w:divBdr>
        <w:top w:val="none" w:sz="0" w:space="0" w:color="auto"/>
        <w:left w:val="none" w:sz="0" w:space="0" w:color="auto"/>
        <w:bottom w:val="none" w:sz="0" w:space="0" w:color="auto"/>
        <w:right w:val="none" w:sz="0" w:space="0" w:color="auto"/>
      </w:divBdr>
    </w:div>
    <w:div w:id="4980983">
      <w:marLeft w:val="640"/>
      <w:marRight w:val="0"/>
      <w:marTop w:val="0"/>
      <w:marBottom w:val="0"/>
      <w:divBdr>
        <w:top w:val="none" w:sz="0" w:space="0" w:color="auto"/>
        <w:left w:val="none" w:sz="0" w:space="0" w:color="auto"/>
        <w:bottom w:val="none" w:sz="0" w:space="0" w:color="auto"/>
        <w:right w:val="none" w:sz="0" w:space="0" w:color="auto"/>
      </w:divBdr>
    </w:div>
    <w:div w:id="5058894">
      <w:marLeft w:val="640"/>
      <w:marRight w:val="0"/>
      <w:marTop w:val="0"/>
      <w:marBottom w:val="0"/>
      <w:divBdr>
        <w:top w:val="none" w:sz="0" w:space="0" w:color="auto"/>
        <w:left w:val="none" w:sz="0" w:space="0" w:color="auto"/>
        <w:bottom w:val="none" w:sz="0" w:space="0" w:color="auto"/>
        <w:right w:val="none" w:sz="0" w:space="0" w:color="auto"/>
      </w:divBdr>
    </w:div>
    <w:div w:id="5061954">
      <w:marLeft w:val="640"/>
      <w:marRight w:val="0"/>
      <w:marTop w:val="0"/>
      <w:marBottom w:val="0"/>
      <w:divBdr>
        <w:top w:val="none" w:sz="0" w:space="0" w:color="auto"/>
        <w:left w:val="none" w:sz="0" w:space="0" w:color="auto"/>
        <w:bottom w:val="none" w:sz="0" w:space="0" w:color="auto"/>
        <w:right w:val="none" w:sz="0" w:space="0" w:color="auto"/>
      </w:divBdr>
    </w:div>
    <w:div w:id="5136735">
      <w:marLeft w:val="640"/>
      <w:marRight w:val="0"/>
      <w:marTop w:val="0"/>
      <w:marBottom w:val="0"/>
      <w:divBdr>
        <w:top w:val="none" w:sz="0" w:space="0" w:color="auto"/>
        <w:left w:val="none" w:sz="0" w:space="0" w:color="auto"/>
        <w:bottom w:val="none" w:sz="0" w:space="0" w:color="auto"/>
        <w:right w:val="none" w:sz="0" w:space="0" w:color="auto"/>
      </w:divBdr>
    </w:div>
    <w:div w:id="5137403">
      <w:marLeft w:val="640"/>
      <w:marRight w:val="0"/>
      <w:marTop w:val="0"/>
      <w:marBottom w:val="0"/>
      <w:divBdr>
        <w:top w:val="none" w:sz="0" w:space="0" w:color="auto"/>
        <w:left w:val="none" w:sz="0" w:space="0" w:color="auto"/>
        <w:bottom w:val="none" w:sz="0" w:space="0" w:color="auto"/>
        <w:right w:val="none" w:sz="0" w:space="0" w:color="auto"/>
      </w:divBdr>
    </w:div>
    <w:div w:id="5252064">
      <w:marLeft w:val="640"/>
      <w:marRight w:val="0"/>
      <w:marTop w:val="0"/>
      <w:marBottom w:val="0"/>
      <w:divBdr>
        <w:top w:val="none" w:sz="0" w:space="0" w:color="auto"/>
        <w:left w:val="none" w:sz="0" w:space="0" w:color="auto"/>
        <w:bottom w:val="none" w:sz="0" w:space="0" w:color="auto"/>
        <w:right w:val="none" w:sz="0" w:space="0" w:color="auto"/>
      </w:divBdr>
    </w:div>
    <w:div w:id="5258518">
      <w:marLeft w:val="640"/>
      <w:marRight w:val="0"/>
      <w:marTop w:val="0"/>
      <w:marBottom w:val="0"/>
      <w:divBdr>
        <w:top w:val="none" w:sz="0" w:space="0" w:color="auto"/>
        <w:left w:val="none" w:sz="0" w:space="0" w:color="auto"/>
        <w:bottom w:val="none" w:sz="0" w:space="0" w:color="auto"/>
        <w:right w:val="none" w:sz="0" w:space="0" w:color="auto"/>
      </w:divBdr>
    </w:div>
    <w:div w:id="5326773">
      <w:marLeft w:val="640"/>
      <w:marRight w:val="0"/>
      <w:marTop w:val="0"/>
      <w:marBottom w:val="0"/>
      <w:divBdr>
        <w:top w:val="none" w:sz="0" w:space="0" w:color="auto"/>
        <w:left w:val="none" w:sz="0" w:space="0" w:color="auto"/>
        <w:bottom w:val="none" w:sz="0" w:space="0" w:color="auto"/>
        <w:right w:val="none" w:sz="0" w:space="0" w:color="auto"/>
      </w:divBdr>
    </w:div>
    <w:div w:id="5332023">
      <w:marLeft w:val="640"/>
      <w:marRight w:val="0"/>
      <w:marTop w:val="0"/>
      <w:marBottom w:val="0"/>
      <w:divBdr>
        <w:top w:val="none" w:sz="0" w:space="0" w:color="auto"/>
        <w:left w:val="none" w:sz="0" w:space="0" w:color="auto"/>
        <w:bottom w:val="none" w:sz="0" w:space="0" w:color="auto"/>
        <w:right w:val="none" w:sz="0" w:space="0" w:color="auto"/>
      </w:divBdr>
    </w:div>
    <w:div w:id="5402763">
      <w:marLeft w:val="640"/>
      <w:marRight w:val="0"/>
      <w:marTop w:val="0"/>
      <w:marBottom w:val="0"/>
      <w:divBdr>
        <w:top w:val="none" w:sz="0" w:space="0" w:color="auto"/>
        <w:left w:val="none" w:sz="0" w:space="0" w:color="auto"/>
        <w:bottom w:val="none" w:sz="0" w:space="0" w:color="auto"/>
        <w:right w:val="none" w:sz="0" w:space="0" w:color="auto"/>
      </w:divBdr>
    </w:div>
    <w:div w:id="5448737">
      <w:marLeft w:val="640"/>
      <w:marRight w:val="0"/>
      <w:marTop w:val="0"/>
      <w:marBottom w:val="0"/>
      <w:divBdr>
        <w:top w:val="none" w:sz="0" w:space="0" w:color="auto"/>
        <w:left w:val="none" w:sz="0" w:space="0" w:color="auto"/>
        <w:bottom w:val="none" w:sz="0" w:space="0" w:color="auto"/>
        <w:right w:val="none" w:sz="0" w:space="0" w:color="auto"/>
      </w:divBdr>
    </w:div>
    <w:div w:id="5524864">
      <w:marLeft w:val="640"/>
      <w:marRight w:val="0"/>
      <w:marTop w:val="0"/>
      <w:marBottom w:val="0"/>
      <w:divBdr>
        <w:top w:val="none" w:sz="0" w:space="0" w:color="auto"/>
        <w:left w:val="none" w:sz="0" w:space="0" w:color="auto"/>
        <w:bottom w:val="none" w:sz="0" w:space="0" w:color="auto"/>
        <w:right w:val="none" w:sz="0" w:space="0" w:color="auto"/>
      </w:divBdr>
    </w:div>
    <w:div w:id="5597070">
      <w:marLeft w:val="640"/>
      <w:marRight w:val="0"/>
      <w:marTop w:val="0"/>
      <w:marBottom w:val="0"/>
      <w:divBdr>
        <w:top w:val="none" w:sz="0" w:space="0" w:color="auto"/>
        <w:left w:val="none" w:sz="0" w:space="0" w:color="auto"/>
        <w:bottom w:val="none" w:sz="0" w:space="0" w:color="auto"/>
        <w:right w:val="none" w:sz="0" w:space="0" w:color="auto"/>
      </w:divBdr>
    </w:div>
    <w:div w:id="5598158">
      <w:marLeft w:val="640"/>
      <w:marRight w:val="0"/>
      <w:marTop w:val="0"/>
      <w:marBottom w:val="0"/>
      <w:divBdr>
        <w:top w:val="none" w:sz="0" w:space="0" w:color="auto"/>
        <w:left w:val="none" w:sz="0" w:space="0" w:color="auto"/>
        <w:bottom w:val="none" w:sz="0" w:space="0" w:color="auto"/>
        <w:right w:val="none" w:sz="0" w:space="0" w:color="auto"/>
      </w:divBdr>
    </w:div>
    <w:div w:id="5637937">
      <w:marLeft w:val="640"/>
      <w:marRight w:val="0"/>
      <w:marTop w:val="0"/>
      <w:marBottom w:val="0"/>
      <w:divBdr>
        <w:top w:val="none" w:sz="0" w:space="0" w:color="auto"/>
        <w:left w:val="none" w:sz="0" w:space="0" w:color="auto"/>
        <w:bottom w:val="none" w:sz="0" w:space="0" w:color="auto"/>
        <w:right w:val="none" w:sz="0" w:space="0" w:color="auto"/>
      </w:divBdr>
    </w:div>
    <w:div w:id="5640102">
      <w:marLeft w:val="640"/>
      <w:marRight w:val="0"/>
      <w:marTop w:val="0"/>
      <w:marBottom w:val="0"/>
      <w:divBdr>
        <w:top w:val="none" w:sz="0" w:space="0" w:color="auto"/>
        <w:left w:val="none" w:sz="0" w:space="0" w:color="auto"/>
        <w:bottom w:val="none" w:sz="0" w:space="0" w:color="auto"/>
        <w:right w:val="none" w:sz="0" w:space="0" w:color="auto"/>
      </w:divBdr>
    </w:div>
    <w:div w:id="5714097">
      <w:marLeft w:val="640"/>
      <w:marRight w:val="0"/>
      <w:marTop w:val="0"/>
      <w:marBottom w:val="0"/>
      <w:divBdr>
        <w:top w:val="none" w:sz="0" w:space="0" w:color="auto"/>
        <w:left w:val="none" w:sz="0" w:space="0" w:color="auto"/>
        <w:bottom w:val="none" w:sz="0" w:space="0" w:color="auto"/>
        <w:right w:val="none" w:sz="0" w:space="0" w:color="auto"/>
      </w:divBdr>
    </w:div>
    <w:div w:id="5715802">
      <w:marLeft w:val="640"/>
      <w:marRight w:val="0"/>
      <w:marTop w:val="0"/>
      <w:marBottom w:val="0"/>
      <w:divBdr>
        <w:top w:val="none" w:sz="0" w:space="0" w:color="auto"/>
        <w:left w:val="none" w:sz="0" w:space="0" w:color="auto"/>
        <w:bottom w:val="none" w:sz="0" w:space="0" w:color="auto"/>
        <w:right w:val="none" w:sz="0" w:space="0" w:color="auto"/>
      </w:divBdr>
    </w:div>
    <w:div w:id="5718866">
      <w:marLeft w:val="640"/>
      <w:marRight w:val="0"/>
      <w:marTop w:val="0"/>
      <w:marBottom w:val="0"/>
      <w:divBdr>
        <w:top w:val="none" w:sz="0" w:space="0" w:color="auto"/>
        <w:left w:val="none" w:sz="0" w:space="0" w:color="auto"/>
        <w:bottom w:val="none" w:sz="0" w:space="0" w:color="auto"/>
        <w:right w:val="none" w:sz="0" w:space="0" w:color="auto"/>
      </w:divBdr>
    </w:div>
    <w:div w:id="5720464">
      <w:marLeft w:val="640"/>
      <w:marRight w:val="0"/>
      <w:marTop w:val="0"/>
      <w:marBottom w:val="0"/>
      <w:divBdr>
        <w:top w:val="none" w:sz="0" w:space="0" w:color="auto"/>
        <w:left w:val="none" w:sz="0" w:space="0" w:color="auto"/>
        <w:bottom w:val="none" w:sz="0" w:space="0" w:color="auto"/>
        <w:right w:val="none" w:sz="0" w:space="0" w:color="auto"/>
      </w:divBdr>
    </w:div>
    <w:div w:id="5787523">
      <w:marLeft w:val="640"/>
      <w:marRight w:val="0"/>
      <w:marTop w:val="0"/>
      <w:marBottom w:val="0"/>
      <w:divBdr>
        <w:top w:val="none" w:sz="0" w:space="0" w:color="auto"/>
        <w:left w:val="none" w:sz="0" w:space="0" w:color="auto"/>
        <w:bottom w:val="none" w:sz="0" w:space="0" w:color="auto"/>
        <w:right w:val="none" w:sz="0" w:space="0" w:color="auto"/>
      </w:divBdr>
    </w:div>
    <w:div w:id="5788386">
      <w:marLeft w:val="640"/>
      <w:marRight w:val="0"/>
      <w:marTop w:val="0"/>
      <w:marBottom w:val="0"/>
      <w:divBdr>
        <w:top w:val="none" w:sz="0" w:space="0" w:color="auto"/>
        <w:left w:val="none" w:sz="0" w:space="0" w:color="auto"/>
        <w:bottom w:val="none" w:sz="0" w:space="0" w:color="auto"/>
        <w:right w:val="none" w:sz="0" w:space="0" w:color="auto"/>
      </w:divBdr>
    </w:div>
    <w:div w:id="5795471">
      <w:marLeft w:val="640"/>
      <w:marRight w:val="0"/>
      <w:marTop w:val="0"/>
      <w:marBottom w:val="0"/>
      <w:divBdr>
        <w:top w:val="none" w:sz="0" w:space="0" w:color="auto"/>
        <w:left w:val="none" w:sz="0" w:space="0" w:color="auto"/>
        <w:bottom w:val="none" w:sz="0" w:space="0" w:color="auto"/>
        <w:right w:val="none" w:sz="0" w:space="0" w:color="auto"/>
      </w:divBdr>
    </w:div>
    <w:div w:id="5910368">
      <w:marLeft w:val="640"/>
      <w:marRight w:val="0"/>
      <w:marTop w:val="0"/>
      <w:marBottom w:val="0"/>
      <w:divBdr>
        <w:top w:val="none" w:sz="0" w:space="0" w:color="auto"/>
        <w:left w:val="none" w:sz="0" w:space="0" w:color="auto"/>
        <w:bottom w:val="none" w:sz="0" w:space="0" w:color="auto"/>
        <w:right w:val="none" w:sz="0" w:space="0" w:color="auto"/>
      </w:divBdr>
    </w:div>
    <w:div w:id="5981589">
      <w:marLeft w:val="640"/>
      <w:marRight w:val="0"/>
      <w:marTop w:val="0"/>
      <w:marBottom w:val="0"/>
      <w:divBdr>
        <w:top w:val="none" w:sz="0" w:space="0" w:color="auto"/>
        <w:left w:val="none" w:sz="0" w:space="0" w:color="auto"/>
        <w:bottom w:val="none" w:sz="0" w:space="0" w:color="auto"/>
        <w:right w:val="none" w:sz="0" w:space="0" w:color="auto"/>
      </w:divBdr>
    </w:div>
    <w:div w:id="5986356">
      <w:marLeft w:val="640"/>
      <w:marRight w:val="0"/>
      <w:marTop w:val="0"/>
      <w:marBottom w:val="0"/>
      <w:divBdr>
        <w:top w:val="none" w:sz="0" w:space="0" w:color="auto"/>
        <w:left w:val="none" w:sz="0" w:space="0" w:color="auto"/>
        <w:bottom w:val="none" w:sz="0" w:space="0" w:color="auto"/>
        <w:right w:val="none" w:sz="0" w:space="0" w:color="auto"/>
      </w:divBdr>
    </w:div>
    <w:div w:id="5986446">
      <w:marLeft w:val="640"/>
      <w:marRight w:val="0"/>
      <w:marTop w:val="0"/>
      <w:marBottom w:val="0"/>
      <w:divBdr>
        <w:top w:val="none" w:sz="0" w:space="0" w:color="auto"/>
        <w:left w:val="none" w:sz="0" w:space="0" w:color="auto"/>
        <w:bottom w:val="none" w:sz="0" w:space="0" w:color="auto"/>
        <w:right w:val="none" w:sz="0" w:space="0" w:color="auto"/>
      </w:divBdr>
    </w:div>
    <w:div w:id="6251632">
      <w:marLeft w:val="640"/>
      <w:marRight w:val="0"/>
      <w:marTop w:val="0"/>
      <w:marBottom w:val="0"/>
      <w:divBdr>
        <w:top w:val="none" w:sz="0" w:space="0" w:color="auto"/>
        <w:left w:val="none" w:sz="0" w:space="0" w:color="auto"/>
        <w:bottom w:val="none" w:sz="0" w:space="0" w:color="auto"/>
        <w:right w:val="none" w:sz="0" w:space="0" w:color="auto"/>
      </w:divBdr>
    </w:div>
    <w:div w:id="6254326">
      <w:marLeft w:val="640"/>
      <w:marRight w:val="0"/>
      <w:marTop w:val="0"/>
      <w:marBottom w:val="0"/>
      <w:divBdr>
        <w:top w:val="none" w:sz="0" w:space="0" w:color="auto"/>
        <w:left w:val="none" w:sz="0" w:space="0" w:color="auto"/>
        <w:bottom w:val="none" w:sz="0" w:space="0" w:color="auto"/>
        <w:right w:val="none" w:sz="0" w:space="0" w:color="auto"/>
      </w:divBdr>
    </w:div>
    <w:div w:id="6255994">
      <w:marLeft w:val="640"/>
      <w:marRight w:val="0"/>
      <w:marTop w:val="0"/>
      <w:marBottom w:val="0"/>
      <w:divBdr>
        <w:top w:val="none" w:sz="0" w:space="0" w:color="auto"/>
        <w:left w:val="none" w:sz="0" w:space="0" w:color="auto"/>
        <w:bottom w:val="none" w:sz="0" w:space="0" w:color="auto"/>
        <w:right w:val="none" w:sz="0" w:space="0" w:color="auto"/>
      </w:divBdr>
    </w:div>
    <w:div w:id="6293439">
      <w:marLeft w:val="640"/>
      <w:marRight w:val="0"/>
      <w:marTop w:val="0"/>
      <w:marBottom w:val="0"/>
      <w:divBdr>
        <w:top w:val="none" w:sz="0" w:space="0" w:color="auto"/>
        <w:left w:val="none" w:sz="0" w:space="0" w:color="auto"/>
        <w:bottom w:val="none" w:sz="0" w:space="0" w:color="auto"/>
        <w:right w:val="none" w:sz="0" w:space="0" w:color="auto"/>
      </w:divBdr>
    </w:div>
    <w:div w:id="6295174">
      <w:marLeft w:val="640"/>
      <w:marRight w:val="0"/>
      <w:marTop w:val="0"/>
      <w:marBottom w:val="0"/>
      <w:divBdr>
        <w:top w:val="none" w:sz="0" w:space="0" w:color="auto"/>
        <w:left w:val="none" w:sz="0" w:space="0" w:color="auto"/>
        <w:bottom w:val="none" w:sz="0" w:space="0" w:color="auto"/>
        <w:right w:val="none" w:sz="0" w:space="0" w:color="auto"/>
      </w:divBdr>
    </w:div>
    <w:div w:id="6296617">
      <w:marLeft w:val="640"/>
      <w:marRight w:val="0"/>
      <w:marTop w:val="0"/>
      <w:marBottom w:val="0"/>
      <w:divBdr>
        <w:top w:val="none" w:sz="0" w:space="0" w:color="auto"/>
        <w:left w:val="none" w:sz="0" w:space="0" w:color="auto"/>
        <w:bottom w:val="none" w:sz="0" w:space="0" w:color="auto"/>
        <w:right w:val="none" w:sz="0" w:space="0" w:color="auto"/>
      </w:divBdr>
    </w:div>
    <w:div w:id="6370035">
      <w:marLeft w:val="640"/>
      <w:marRight w:val="0"/>
      <w:marTop w:val="0"/>
      <w:marBottom w:val="0"/>
      <w:divBdr>
        <w:top w:val="none" w:sz="0" w:space="0" w:color="auto"/>
        <w:left w:val="none" w:sz="0" w:space="0" w:color="auto"/>
        <w:bottom w:val="none" w:sz="0" w:space="0" w:color="auto"/>
        <w:right w:val="none" w:sz="0" w:space="0" w:color="auto"/>
      </w:divBdr>
    </w:div>
    <w:div w:id="6371588">
      <w:marLeft w:val="640"/>
      <w:marRight w:val="0"/>
      <w:marTop w:val="0"/>
      <w:marBottom w:val="0"/>
      <w:divBdr>
        <w:top w:val="none" w:sz="0" w:space="0" w:color="auto"/>
        <w:left w:val="none" w:sz="0" w:space="0" w:color="auto"/>
        <w:bottom w:val="none" w:sz="0" w:space="0" w:color="auto"/>
        <w:right w:val="none" w:sz="0" w:space="0" w:color="auto"/>
      </w:divBdr>
    </w:div>
    <w:div w:id="6371897">
      <w:marLeft w:val="640"/>
      <w:marRight w:val="0"/>
      <w:marTop w:val="0"/>
      <w:marBottom w:val="0"/>
      <w:divBdr>
        <w:top w:val="none" w:sz="0" w:space="0" w:color="auto"/>
        <w:left w:val="none" w:sz="0" w:space="0" w:color="auto"/>
        <w:bottom w:val="none" w:sz="0" w:space="0" w:color="auto"/>
        <w:right w:val="none" w:sz="0" w:space="0" w:color="auto"/>
      </w:divBdr>
    </w:div>
    <w:div w:id="6373602">
      <w:marLeft w:val="640"/>
      <w:marRight w:val="0"/>
      <w:marTop w:val="0"/>
      <w:marBottom w:val="0"/>
      <w:divBdr>
        <w:top w:val="none" w:sz="0" w:space="0" w:color="auto"/>
        <w:left w:val="none" w:sz="0" w:space="0" w:color="auto"/>
        <w:bottom w:val="none" w:sz="0" w:space="0" w:color="auto"/>
        <w:right w:val="none" w:sz="0" w:space="0" w:color="auto"/>
      </w:divBdr>
    </w:div>
    <w:div w:id="6448494">
      <w:marLeft w:val="640"/>
      <w:marRight w:val="0"/>
      <w:marTop w:val="0"/>
      <w:marBottom w:val="0"/>
      <w:divBdr>
        <w:top w:val="none" w:sz="0" w:space="0" w:color="auto"/>
        <w:left w:val="none" w:sz="0" w:space="0" w:color="auto"/>
        <w:bottom w:val="none" w:sz="0" w:space="0" w:color="auto"/>
        <w:right w:val="none" w:sz="0" w:space="0" w:color="auto"/>
      </w:divBdr>
    </w:div>
    <w:div w:id="6566708">
      <w:marLeft w:val="640"/>
      <w:marRight w:val="0"/>
      <w:marTop w:val="0"/>
      <w:marBottom w:val="0"/>
      <w:divBdr>
        <w:top w:val="none" w:sz="0" w:space="0" w:color="auto"/>
        <w:left w:val="none" w:sz="0" w:space="0" w:color="auto"/>
        <w:bottom w:val="none" w:sz="0" w:space="0" w:color="auto"/>
        <w:right w:val="none" w:sz="0" w:space="0" w:color="auto"/>
      </w:divBdr>
    </w:div>
    <w:div w:id="6636232">
      <w:marLeft w:val="640"/>
      <w:marRight w:val="0"/>
      <w:marTop w:val="0"/>
      <w:marBottom w:val="0"/>
      <w:divBdr>
        <w:top w:val="none" w:sz="0" w:space="0" w:color="auto"/>
        <w:left w:val="none" w:sz="0" w:space="0" w:color="auto"/>
        <w:bottom w:val="none" w:sz="0" w:space="0" w:color="auto"/>
        <w:right w:val="none" w:sz="0" w:space="0" w:color="auto"/>
      </w:divBdr>
    </w:div>
    <w:div w:id="6710644">
      <w:marLeft w:val="640"/>
      <w:marRight w:val="0"/>
      <w:marTop w:val="0"/>
      <w:marBottom w:val="0"/>
      <w:divBdr>
        <w:top w:val="none" w:sz="0" w:space="0" w:color="auto"/>
        <w:left w:val="none" w:sz="0" w:space="0" w:color="auto"/>
        <w:bottom w:val="none" w:sz="0" w:space="0" w:color="auto"/>
        <w:right w:val="none" w:sz="0" w:space="0" w:color="auto"/>
      </w:divBdr>
    </w:div>
    <w:div w:id="6753095">
      <w:marLeft w:val="640"/>
      <w:marRight w:val="0"/>
      <w:marTop w:val="0"/>
      <w:marBottom w:val="0"/>
      <w:divBdr>
        <w:top w:val="none" w:sz="0" w:space="0" w:color="auto"/>
        <w:left w:val="none" w:sz="0" w:space="0" w:color="auto"/>
        <w:bottom w:val="none" w:sz="0" w:space="0" w:color="auto"/>
        <w:right w:val="none" w:sz="0" w:space="0" w:color="auto"/>
      </w:divBdr>
    </w:div>
    <w:div w:id="6758782">
      <w:marLeft w:val="640"/>
      <w:marRight w:val="0"/>
      <w:marTop w:val="0"/>
      <w:marBottom w:val="0"/>
      <w:divBdr>
        <w:top w:val="none" w:sz="0" w:space="0" w:color="auto"/>
        <w:left w:val="none" w:sz="0" w:space="0" w:color="auto"/>
        <w:bottom w:val="none" w:sz="0" w:space="0" w:color="auto"/>
        <w:right w:val="none" w:sz="0" w:space="0" w:color="auto"/>
      </w:divBdr>
    </w:div>
    <w:div w:id="6759654">
      <w:marLeft w:val="640"/>
      <w:marRight w:val="0"/>
      <w:marTop w:val="0"/>
      <w:marBottom w:val="0"/>
      <w:divBdr>
        <w:top w:val="none" w:sz="0" w:space="0" w:color="auto"/>
        <w:left w:val="none" w:sz="0" w:space="0" w:color="auto"/>
        <w:bottom w:val="none" w:sz="0" w:space="0" w:color="auto"/>
        <w:right w:val="none" w:sz="0" w:space="0" w:color="auto"/>
      </w:divBdr>
    </w:div>
    <w:div w:id="6837193">
      <w:marLeft w:val="640"/>
      <w:marRight w:val="0"/>
      <w:marTop w:val="0"/>
      <w:marBottom w:val="0"/>
      <w:divBdr>
        <w:top w:val="none" w:sz="0" w:space="0" w:color="auto"/>
        <w:left w:val="none" w:sz="0" w:space="0" w:color="auto"/>
        <w:bottom w:val="none" w:sz="0" w:space="0" w:color="auto"/>
        <w:right w:val="none" w:sz="0" w:space="0" w:color="auto"/>
      </w:divBdr>
    </w:div>
    <w:div w:id="6904357">
      <w:marLeft w:val="640"/>
      <w:marRight w:val="0"/>
      <w:marTop w:val="0"/>
      <w:marBottom w:val="0"/>
      <w:divBdr>
        <w:top w:val="none" w:sz="0" w:space="0" w:color="auto"/>
        <w:left w:val="none" w:sz="0" w:space="0" w:color="auto"/>
        <w:bottom w:val="none" w:sz="0" w:space="0" w:color="auto"/>
        <w:right w:val="none" w:sz="0" w:space="0" w:color="auto"/>
      </w:divBdr>
    </w:div>
    <w:div w:id="6909006">
      <w:marLeft w:val="640"/>
      <w:marRight w:val="0"/>
      <w:marTop w:val="0"/>
      <w:marBottom w:val="0"/>
      <w:divBdr>
        <w:top w:val="none" w:sz="0" w:space="0" w:color="auto"/>
        <w:left w:val="none" w:sz="0" w:space="0" w:color="auto"/>
        <w:bottom w:val="none" w:sz="0" w:space="0" w:color="auto"/>
        <w:right w:val="none" w:sz="0" w:space="0" w:color="auto"/>
      </w:divBdr>
    </w:div>
    <w:div w:id="6911610">
      <w:marLeft w:val="640"/>
      <w:marRight w:val="0"/>
      <w:marTop w:val="0"/>
      <w:marBottom w:val="0"/>
      <w:divBdr>
        <w:top w:val="none" w:sz="0" w:space="0" w:color="auto"/>
        <w:left w:val="none" w:sz="0" w:space="0" w:color="auto"/>
        <w:bottom w:val="none" w:sz="0" w:space="0" w:color="auto"/>
        <w:right w:val="none" w:sz="0" w:space="0" w:color="auto"/>
      </w:divBdr>
    </w:div>
    <w:div w:id="7023496">
      <w:marLeft w:val="640"/>
      <w:marRight w:val="0"/>
      <w:marTop w:val="0"/>
      <w:marBottom w:val="0"/>
      <w:divBdr>
        <w:top w:val="none" w:sz="0" w:space="0" w:color="auto"/>
        <w:left w:val="none" w:sz="0" w:space="0" w:color="auto"/>
        <w:bottom w:val="none" w:sz="0" w:space="0" w:color="auto"/>
        <w:right w:val="none" w:sz="0" w:space="0" w:color="auto"/>
      </w:divBdr>
    </w:div>
    <w:div w:id="7027651">
      <w:marLeft w:val="640"/>
      <w:marRight w:val="0"/>
      <w:marTop w:val="0"/>
      <w:marBottom w:val="0"/>
      <w:divBdr>
        <w:top w:val="none" w:sz="0" w:space="0" w:color="auto"/>
        <w:left w:val="none" w:sz="0" w:space="0" w:color="auto"/>
        <w:bottom w:val="none" w:sz="0" w:space="0" w:color="auto"/>
        <w:right w:val="none" w:sz="0" w:space="0" w:color="auto"/>
      </w:divBdr>
    </w:div>
    <w:div w:id="7099733">
      <w:marLeft w:val="640"/>
      <w:marRight w:val="0"/>
      <w:marTop w:val="0"/>
      <w:marBottom w:val="0"/>
      <w:divBdr>
        <w:top w:val="none" w:sz="0" w:space="0" w:color="auto"/>
        <w:left w:val="none" w:sz="0" w:space="0" w:color="auto"/>
        <w:bottom w:val="none" w:sz="0" w:space="0" w:color="auto"/>
        <w:right w:val="none" w:sz="0" w:space="0" w:color="auto"/>
      </w:divBdr>
    </w:div>
    <w:div w:id="7105202">
      <w:marLeft w:val="640"/>
      <w:marRight w:val="0"/>
      <w:marTop w:val="0"/>
      <w:marBottom w:val="0"/>
      <w:divBdr>
        <w:top w:val="none" w:sz="0" w:space="0" w:color="auto"/>
        <w:left w:val="none" w:sz="0" w:space="0" w:color="auto"/>
        <w:bottom w:val="none" w:sz="0" w:space="0" w:color="auto"/>
        <w:right w:val="none" w:sz="0" w:space="0" w:color="auto"/>
      </w:divBdr>
    </w:div>
    <w:div w:id="7105792">
      <w:marLeft w:val="640"/>
      <w:marRight w:val="0"/>
      <w:marTop w:val="0"/>
      <w:marBottom w:val="0"/>
      <w:divBdr>
        <w:top w:val="none" w:sz="0" w:space="0" w:color="auto"/>
        <w:left w:val="none" w:sz="0" w:space="0" w:color="auto"/>
        <w:bottom w:val="none" w:sz="0" w:space="0" w:color="auto"/>
        <w:right w:val="none" w:sz="0" w:space="0" w:color="auto"/>
      </w:divBdr>
    </w:div>
    <w:div w:id="7219826">
      <w:marLeft w:val="640"/>
      <w:marRight w:val="0"/>
      <w:marTop w:val="0"/>
      <w:marBottom w:val="0"/>
      <w:divBdr>
        <w:top w:val="none" w:sz="0" w:space="0" w:color="auto"/>
        <w:left w:val="none" w:sz="0" w:space="0" w:color="auto"/>
        <w:bottom w:val="none" w:sz="0" w:space="0" w:color="auto"/>
        <w:right w:val="none" w:sz="0" w:space="0" w:color="auto"/>
      </w:divBdr>
    </w:div>
    <w:div w:id="7365773">
      <w:marLeft w:val="640"/>
      <w:marRight w:val="0"/>
      <w:marTop w:val="0"/>
      <w:marBottom w:val="0"/>
      <w:divBdr>
        <w:top w:val="none" w:sz="0" w:space="0" w:color="auto"/>
        <w:left w:val="none" w:sz="0" w:space="0" w:color="auto"/>
        <w:bottom w:val="none" w:sz="0" w:space="0" w:color="auto"/>
        <w:right w:val="none" w:sz="0" w:space="0" w:color="auto"/>
      </w:divBdr>
    </w:div>
    <w:div w:id="7365954">
      <w:marLeft w:val="640"/>
      <w:marRight w:val="0"/>
      <w:marTop w:val="0"/>
      <w:marBottom w:val="0"/>
      <w:divBdr>
        <w:top w:val="none" w:sz="0" w:space="0" w:color="auto"/>
        <w:left w:val="none" w:sz="0" w:space="0" w:color="auto"/>
        <w:bottom w:val="none" w:sz="0" w:space="0" w:color="auto"/>
        <w:right w:val="none" w:sz="0" w:space="0" w:color="auto"/>
      </w:divBdr>
    </w:div>
    <w:div w:id="7409265">
      <w:marLeft w:val="640"/>
      <w:marRight w:val="0"/>
      <w:marTop w:val="0"/>
      <w:marBottom w:val="0"/>
      <w:divBdr>
        <w:top w:val="none" w:sz="0" w:space="0" w:color="auto"/>
        <w:left w:val="none" w:sz="0" w:space="0" w:color="auto"/>
        <w:bottom w:val="none" w:sz="0" w:space="0" w:color="auto"/>
        <w:right w:val="none" w:sz="0" w:space="0" w:color="auto"/>
      </w:divBdr>
    </w:div>
    <w:div w:id="7606324">
      <w:marLeft w:val="640"/>
      <w:marRight w:val="0"/>
      <w:marTop w:val="0"/>
      <w:marBottom w:val="0"/>
      <w:divBdr>
        <w:top w:val="none" w:sz="0" w:space="0" w:color="auto"/>
        <w:left w:val="none" w:sz="0" w:space="0" w:color="auto"/>
        <w:bottom w:val="none" w:sz="0" w:space="0" w:color="auto"/>
        <w:right w:val="none" w:sz="0" w:space="0" w:color="auto"/>
      </w:divBdr>
    </w:div>
    <w:div w:id="7634525">
      <w:marLeft w:val="640"/>
      <w:marRight w:val="0"/>
      <w:marTop w:val="0"/>
      <w:marBottom w:val="0"/>
      <w:divBdr>
        <w:top w:val="none" w:sz="0" w:space="0" w:color="auto"/>
        <w:left w:val="none" w:sz="0" w:space="0" w:color="auto"/>
        <w:bottom w:val="none" w:sz="0" w:space="0" w:color="auto"/>
        <w:right w:val="none" w:sz="0" w:space="0" w:color="auto"/>
      </w:divBdr>
    </w:div>
    <w:div w:id="7754808">
      <w:marLeft w:val="640"/>
      <w:marRight w:val="0"/>
      <w:marTop w:val="0"/>
      <w:marBottom w:val="0"/>
      <w:divBdr>
        <w:top w:val="none" w:sz="0" w:space="0" w:color="auto"/>
        <w:left w:val="none" w:sz="0" w:space="0" w:color="auto"/>
        <w:bottom w:val="none" w:sz="0" w:space="0" w:color="auto"/>
        <w:right w:val="none" w:sz="0" w:space="0" w:color="auto"/>
      </w:divBdr>
    </w:div>
    <w:div w:id="7828410">
      <w:marLeft w:val="640"/>
      <w:marRight w:val="0"/>
      <w:marTop w:val="0"/>
      <w:marBottom w:val="0"/>
      <w:divBdr>
        <w:top w:val="none" w:sz="0" w:space="0" w:color="auto"/>
        <w:left w:val="none" w:sz="0" w:space="0" w:color="auto"/>
        <w:bottom w:val="none" w:sz="0" w:space="0" w:color="auto"/>
        <w:right w:val="none" w:sz="0" w:space="0" w:color="auto"/>
      </w:divBdr>
    </w:div>
    <w:div w:id="7828811">
      <w:marLeft w:val="640"/>
      <w:marRight w:val="0"/>
      <w:marTop w:val="0"/>
      <w:marBottom w:val="0"/>
      <w:divBdr>
        <w:top w:val="none" w:sz="0" w:space="0" w:color="auto"/>
        <w:left w:val="none" w:sz="0" w:space="0" w:color="auto"/>
        <w:bottom w:val="none" w:sz="0" w:space="0" w:color="auto"/>
        <w:right w:val="none" w:sz="0" w:space="0" w:color="auto"/>
      </w:divBdr>
    </w:div>
    <w:div w:id="7829268">
      <w:marLeft w:val="640"/>
      <w:marRight w:val="0"/>
      <w:marTop w:val="0"/>
      <w:marBottom w:val="0"/>
      <w:divBdr>
        <w:top w:val="none" w:sz="0" w:space="0" w:color="auto"/>
        <w:left w:val="none" w:sz="0" w:space="0" w:color="auto"/>
        <w:bottom w:val="none" w:sz="0" w:space="0" w:color="auto"/>
        <w:right w:val="none" w:sz="0" w:space="0" w:color="auto"/>
      </w:divBdr>
    </w:div>
    <w:div w:id="7870636">
      <w:marLeft w:val="640"/>
      <w:marRight w:val="0"/>
      <w:marTop w:val="0"/>
      <w:marBottom w:val="0"/>
      <w:divBdr>
        <w:top w:val="none" w:sz="0" w:space="0" w:color="auto"/>
        <w:left w:val="none" w:sz="0" w:space="0" w:color="auto"/>
        <w:bottom w:val="none" w:sz="0" w:space="0" w:color="auto"/>
        <w:right w:val="none" w:sz="0" w:space="0" w:color="auto"/>
      </w:divBdr>
    </w:div>
    <w:div w:id="7945740">
      <w:marLeft w:val="640"/>
      <w:marRight w:val="0"/>
      <w:marTop w:val="0"/>
      <w:marBottom w:val="0"/>
      <w:divBdr>
        <w:top w:val="none" w:sz="0" w:space="0" w:color="auto"/>
        <w:left w:val="none" w:sz="0" w:space="0" w:color="auto"/>
        <w:bottom w:val="none" w:sz="0" w:space="0" w:color="auto"/>
        <w:right w:val="none" w:sz="0" w:space="0" w:color="auto"/>
      </w:divBdr>
    </w:div>
    <w:div w:id="7995550">
      <w:marLeft w:val="640"/>
      <w:marRight w:val="0"/>
      <w:marTop w:val="0"/>
      <w:marBottom w:val="0"/>
      <w:divBdr>
        <w:top w:val="none" w:sz="0" w:space="0" w:color="auto"/>
        <w:left w:val="none" w:sz="0" w:space="0" w:color="auto"/>
        <w:bottom w:val="none" w:sz="0" w:space="0" w:color="auto"/>
        <w:right w:val="none" w:sz="0" w:space="0" w:color="auto"/>
      </w:divBdr>
    </w:div>
    <w:div w:id="8020905">
      <w:marLeft w:val="640"/>
      <w:marRight w:val="0"/>
      <w:marTop w:val="0"/>
      <w:marBottom w:val="0"/>
      <w:divBdr>
        <w:top w:val="none" w:sz="0" w:space="0" w:color="auto"/>
        <w:left w:val="none" w:sz="0" w:space="0" w:color="auto"/>
        <w:bottom w:val="none" w:sz="0" w:space="0" w:color="auto"/>
        <w:right w:val="none" w:sz="0" w:space="0" w:color="auto"/>
      </w:divBdr>
    </w:div>
    <w:div w:id="8063712">
      <w:marLeft w:val="640"/>
      <w:marRight w:val="0"/>
      <w:marTop w:val="0"/>
      <w:marBottom w:val="0"/>
      <w:divBdr>
        <w:top w:val="none" w:sz="0" w:space="0" w:color="auto"/>
        <w:left w:val="none" w:sz="0" w:space="0" w:color="auto"/>
        <w:bottom w:val="none" w:sz="0" w:space="0" w:color="auto"/>
        <w:right w:val="none" w:sz="0" w:space="0" w:color="auto"/>
      </w:divBdr>
    </w:div>
    <w:div w:id="8070723">
      <w:marLeft w:val="640"/>
      <w:marRight w:val="0"/>
      <w:marTop w:val="0"/>
      <w:marBottom w:val="0"/>
      <w:divBdr>
        <w:top w:val="none" w:sz="0" w:space="0" w:color="auto"/>
        <w:left w:val="none" w:sz="0" w:space="0" w:color="auto"/>
        <w:bottom w:val="none" w:sz="0" w:space="0" w:color="auto"/>
        <w:right w:val="none" w:sz="0" w:space="0" w:color="auto"/>
      </w:divBdr>
    </w:div>
    <w:div w:id="8147447">
      <w:marLeft w:val="640"/>
      <w:marRight w:val="0"/>
      <w:marTop w:val="0"/>
      <w:marBottom w:val="0"/>
      <w:divBdr>
        <w:top w:val="none" w:sz="0" w:space="0" w:color="auto"/>
        <w:left w:val="none" w:sz="0" w:space="0" w:color="auto"/>
        <w:bottom w:val="none" w:sz="0" w:space="0" w:color="auto"/>
        <w:right w:val="none" w:sz="0" w:space="0" w:color="auto"/>
      </w:divBdr>
    </w:div>
    <w:div w:id="8218835">
      <w:marLeft w:val="640"/>
      <w:marRight w:val="0"/>
      <w:marTop w:val="0"/>
      <w:marBottom w:val="0"/>
      <w:divBdr>
        <w:top w:val="none" w:sz="0" w:space="0" w:color="auto"/>
        <w:left w:val="none" w:sz="0" w:space="0" w:color="auto"/>
        <w:bottom w:val="none" w:sz="0" w:space="0" w:color="auto"/>
        <w:right w:val="none" w:sz="0" w:space="0" w:color="auto"/>
      </w:divBdr>
    </w:div>
    <w:div w:id="8456884">
      <w:marLeft w:val="640"/>
      <w:marRight w:val="0"/>
      <w:marTop w:val="0"/>
      <w:marBottom w:val="0"/>
      <w:divBdr>
        <w:top w:val="none" w:sz="0" w:space="0" w:color="auto"/>
        <w:left w:val="none" w:sz="0" w:space="0" w:color="auto"/>
        <w:bottom w:val="none" w:sz="0" w:space="0" w:color="auto"/>
        <w:right w:val="none" w:sz="0" w:space="0" w:color="auto"/>
      </w:divBdr>
    </w:div>
    <w:div w:id="8533130">
      <w:marLeft w:val="640"/>
      <w:marRight w:val="0"/>
      <w:marTop w:val="0"/>
      <w:marBottom w:val="0"/>
      <w:divBdr>
        <w:top w:val="none" w:sz="0" w:space="0" w:color="auto"/>
        <w:left w:val="none" w:sz="0" w:space="0" w:color="auto"/>
        <w:bottom w:val="none" w:sz="0" w:space="0" w:color="auto"/>
        <w:right w:val="none" w:sz="0" w:space="0" w:color="auto"/>
      </w:divBdr>
    </w:div>
    <w:div w:id="8676614">
      <w:marLeft w:val="640"/>
      <w:marRight w:val="0"/>
      <w:marTop w:val="0"/>
      <w:marBottom w:val="0"/>
      <w:divBdr>
        <w:top w:val="none" w:sz="0" w:space="0" w:color="auto"/>
        <w:left w:val="none" w:sz="0" w:space="0" w:color="auto"/>
        <w:bottom w:val="none" w:sz="0" w:space="0" w:color="auto"/>
        <w:right w:val="none" w:sz="0" w:space="0" w:color="auto"/>
      </w:divBdr>
    </w:div>
    <w:div w:id="8679252">
      <w:marLeft w:val="640"/>
      <w:marRight w:val="0"/>
      <w:marTop w:val="0"/>
      <w:marBottom w:val="0"/>
      <w:divBdr>
        <w:top w:val="none" w:sz="0" w:space="0" w:color="auto"/>
        <w:left w:val="none" w:sz="0" w:space="0" w:color="auto"/>
        <w:bottom w:val="none" w:sz="0" w:space="0" w:color="auto"/>
        <w:right w:val="none" w:sz="0" w:space="0" w:color="auto"/>
      </w:divBdr>
    </w:div>
    <w:div w:id="8796921">
      <w:marLeft w:val="640"/>
      <w:marRight w:val="0"/>
      <w:marTop w:val="0"/>
      <w:marBottom w:val="0"/>
      <w:divBdr>
        <w:top w:val="none" w:sz="0" w:space="0" w:color="auto"/>
        <w:left w:val="none" w:sz="0" w:space="0" w:color="auto"/>
        <w:bottom w:val="none" w:sz="0" w:space="0" w:color="auto"/>
        <w:right w:val="none" w:sz="0" w:space="0" w:color="auto"/>
      </w:divBdr>
    </w:div>
    <w:div w:id="8914269">
      <w:marLeft w:val="640"/>
      <w:marRight w:val="0"/>
      <w:marTop w:val="0"/>
      <w:marBottom w:val="0"/>
      <w:divBdr>
        <w:top w:val="none" w:sz="0" w:space="0" w:color="auto"/>
        <w:left w:val="none" w:sz="0" w:space="0" w:color="auto"/>
        <w:bottom w:val="none" w:sz="0" w:space="0" w:color="auto"/>
        <w:right w:val="none" w:sz="0" w:space="0" w:color="auto"/>
      </w:divBdr>
    </w:div>
    <w:div w:id="8915340">
      <w:marLeft w:val="640"/>
      <w:marRight w:val="0"/>
      <w:marTop w:val="0"/>
      <w:marBottom w:val="0"/>
      <w:divBdr>
        <w:top w:val="none" w:sz="0" w:space="0" w:color="auto"/>
        <w:left w:val="none" w:sz="0" w:space="0" w:color="auto"/>
        <w:bottom w:val="none" w:sz="0" w:space="0" w:color="auto"/>
        <w:right w:val="none" w:sz="0" w:space="0" w:color="auto"/>
      </w:divBdr>
    </w:div>
    <w:div w:id="8992167">
      <w:marLeft w:val="640"/>
      <w:marRight w:val="0"/>
      <w:marTop w:val="0"/>
      <w:marBottom w:val="0"/>
      <w:divBdr>
        <w:top w:val="none" w:sz="0" w:space="0" w:color="auto"/>
        <w:left w:val="none" w:sz="0" w:space="0" w:color="auto"/>
        <w:bottom w:val="none" w:sz="0" w:space="0" w:color="auto"/>
        <w:right w:val="none" w:sz="0" w:space="0" w:color="auto"/>
      </w:divBdr>
    </w:div>
    <w:div w:id="9065389">
      <w:marLeft w:val="640"/>
      <w:marRight w:val="0"/>
      <w:marTop w:val="0"/>
      <w:marBottom w:val="0"/>
      <w:divBdr>
        <w:top w:val="none" w:sz="0" w:space="0" w:color="auto"/>
        <w:left w:val="none" w:sz="0" w:space="0" w:color="auto"/>
        <w:bottom w:val="none" w:sz="0" w:space="0" w:color="auto"/>
        <w:right w:val="none" w:sz="0" w:space="0" w:color="auto"/>
      </w:divBdr>
    </w:div>
    <w:div w:id="9109994">
      <w:marLeft w:val="640"/>
      <w:marRight w:val="0"/>
      <w:marTop w:val="0"/>
      <w:marBottom w:val="0"/>
      <w:divBdr>
        <w:top w:val="none" w:sz="0" w:space="0" w:color="auto"/>
        <w:left w:val="none" w:sz="0" w:space="0" w:color="auto"/>
        <w:bottom w:val="none" w:sz="0" w:space="0" w:color="auto"/>
        <w:right w:val="none" w:sz="0" w:space="0" w:color="auto"/>
      </w:divBdr>
    </w:div>
    <w:div w:id="9334029">
      <w:marLeft w:val="640"/>
      <w:marRight w:val="0"/>
      <w:marTop w:val="0"/>
      <w:marBottom w:val="0"/>
      <w:divBdr>
        <w:top w:val="none" w:sz="0" w:space="0" w:color="auto"/>
        <w:left w:val="none" w:sz="0" w:space="0" w:color="auto"/>
        <w:bottom w:val="none" w:sz="0" w:space="0" w:color="auto"/>
        <w:right w:val="none" w:sz="0" w:space="0" w:color="auto"/>
      </w:divBdr>
    </w:div>
    <w:div w:id="9374232">
      <w:marLeft w:val="640"/>
      <w:marRight w:val="0"/>
      <w:marTop w:val="0"/>
      <w:marBottom w:val="0"/>
      <w:divBdr>
        <w:top w:val="none" w:sz="0" w:space="0" w:color="auto"/>
        <w:left w:val="none" w:sz="0" w:space="0" w:color="auto"/>
        <w:bottom w:val="none" w:sz="0" w:space="0" w:color="auto"/>
        <w:right w:val="none" w:sz="0" w:space="0" w:color="auto"/>
      </w:divBdr>
    </w:div>
    <w:div w:id="9379651">
      <w:marLeft w:val="640"/>
      <w:marRight w:val="0"/>
      <w:marTop w:val="0"/>
      <w:marBottom w:val="0"/>
      <w:divBdr>
        <w:top w:val="none" w:sz="0" w:space="0" w:color="auto"/>
        <w:left w:val="none" w:sz="0" w:space="0" w:color="auto"/>
        <w:bottom w:val="none" w:sz="0" w:space="0" w:color="auto"/>
        <w:right w:val="none" w:sz="0" w:space="0" w:color="auto"/>
      </w:divBdr>
    </w:div>
    <w:div w:id="9532861">
      <w:marLeft w:val="640"/>
      <w:marRight w:val="0"/>
      <w:marTop w:val="0"/>
      <w:marBottom w:val="0"/>
      <w:divBdr>
        <w:top w:val="none" w:sz="0" w:space="0" w:color="auto"/>
        <w:left w:val="none" w:sz="0" w:space="0" w:color="auto"/>
        <w:bottom w:val="none" w:sz="0" w:space="0" w:color="auto"/>
        <w:right w:val="none" w:sz="0" w:space="0" w:color="auto"/>
      </w:divBdr>
    </w:div>
    <w:div w:id="9642784">
      <w:marLeft w:val="640"/>
      <w:marRight w:val="0"/>
      <w:marTop w:val="0"/>
      <w:marBottom w:val="0"/>
      <w:divBdr>
        <w:top w:val="none" w:sz="0" w:space="0" w:color="auto"/>
        <w:left w:val="none" w:sz="0" w:space="0" w:color="auto"/>
        <w:bottom w:val="none" w:sz="0" w:space="0" w:color="auto"/>
        <w:right w:val="none" w:sz="0" w:space="0" w:color="auto"/>
      </w:divBdr>
    </w:div>
    <w:div w:id="9646699">
      <w:marLeft w:val="640"/>
      <w:marRight w:val="0"/>
      <w:marTop w:val="0"/>
      <w:marBottom w:val="0"/>
      <w:divBdr>
        <w:top w:val="none" w:sz="0" w:space="0" w:color="auto"/>
        <w:left w:val="none" w:sz="0" w:space="0" w:color="auto"/>
        <w:bottom w:val="none" w:sz="0" w:space="0" w:color="auto"/>
        <w:right w:val="none" w:sz="0" w:space="0" w:color="auto"/>
      </w:divBdr>
    </w:div>
    <w:div w:id="9718133">
      <w:marLeft w:val="640"/>
      <w:marRight w:val="0"/>
      <w:marTop w:val="0"/>
      <w:marBottom w:val="0"/>
      <w:divBdr>
        <w:top w:val="none" w:sz="0" w:space="0" w:color="auto"/>
        <w:left w:val="none" w:sz="0" w:space="0" w:color="auto"/>
        <w:bottom w:val="none" w:sz="0" w:space="0" w:color="auto"/>
        <w:right w:val="none" w:sz="0" w:space="0" w:color="auto"/>
      </w:divBdr>
    </w:div>
    <w:div w:id="9718818">
      <w:marLeft w:val="640"/>
      <w:marRight w:val="0"/>
      <w:marTop w:val="0"/>
      <w:marBottom w:val="0"/>
      <w:divBdr>
        <w:top w:val="none" w:sz="0" w:space="0" w:color="auto"/>
        <w:left w:val="none" w:sz="0" w:space="0" w:color="auto"/>
        <w:bottom w:val="none" w:sz="0" w:space="0" w:color="auto"/>
        <w:right w:val="none" w:sz="0" w:space="0" w:color="auto"/>
      </w:divBdr>
    </w:div>
    <w:div w:id="9721013">
      <w:marLeft w:val="640"/>
      <w:marRight w:val="0"/>
      <w:marTop w:val="0"/>
      <w:marBottom w:val="0"/>
      <w:divBdr>
        <w:top w:val="none" w:sz="0" w:space="0" w:color="auto"/>
        <w:left w:val="none" w:sz="0" w:space="0" w:color="auto"/>
        <w:bottom w:val="none" w:sz="0" w:space="0" w:color="auto"/>
        <w:right w:val="none" w:sz="0" w:space="0" w:color="auto"/>
      </w:divBdr>
    </w:div>
    <w:div w:id="9722200">
      <w:marLeft w:val="640"/>
      <w:marRight w:val="0"/>
      <w:marTop w:val="0"/>
      <w:marBottom w:val="0"/>
      <w:divBdr>
        <w:top w:val="none" w:sz="0" w:space="0" w:color="auto"/>
        <w:left w:val="none" w:sz="0" w:space="0" w:color="auto"/>
        <w:bottom w:val="none" w:sz="0" w:space="0" w:color="auto"/>
        <w:right w:val="none" w:sz="0" w:space="0" w:color="auto"/>
      </w:divBdr>
    </w:div>
    <w:div w:id="9794258">
      <w:marLeft w:val="640"/>
      <w:marRight w:val="0"/>
      <w:marTop w:val="0"/>
      <w:marBottom w:val="0"/>
      <w:divBdr>
        <w:top w:val="none" w:sz="0" w:space="0" w:color="auto"/>
        <w:left w:val="none" w:sz="0" w:space="0" w:color="auto"/>
        <w:bottom w:val="none" w:sz="0" w:space="0" w:color="auto"/>
        <w:right w:val="none" w:sz="0" w:space="0" w:color="auto"/>
      </w:divBdr>
    </w:div>
    <w:div w:id="9837211">
      <w:marLeft w:val="640"/>
      <w:marRight w:val="0"/>
      <w:marTop w:val="0"/>
      <w:marBottom w:val="0"/>
      <w:divBdr>
        <w:top w:val="none" w:sz="0" w:space="0" w:color="auto"/>
        <w:left w:val="none" w:sz="0" w:space="0" w:color="auto"/>
        <w:bottom w:val="none" w:sz="0" w:space="0" w:color="auto"/>
        <w:right w:val="none" w:sz="0" w:space="0" w:color="auto"/>
      </w:divBdr>
    </w:div>
    <w:div w:id="9961635">
      <w:marLeft w:val="640"/>
      <w:marRight w:val="0"/>
      <w:marTop w:val="0"/>
      <w:marBottom w:val="0"/>
      <w:divBdr>
        <w:top w:val="none" w:sz="0" w:space="0" w:color="auto"/>
        <w:left w:val="none" w:sz="0" w:space="0" w:color="auto"/>
        <w:bottom w:val="none" w:sz="0" w:space="0" w:color="auto"/>
        <w:right w:val="none" w:sz="0" w:space="0" w:color="auto"/>
      </w:divBdr>
    </w:div>
    <w:div w:id="9963323">
      <w:marLeft w:val="640"/>
      <w:marRight w:val="0"/>
      <w:marTop w:val="0"/>
      <w:marBottom w:val="0"/>
      <w:divBdr>
        <w:top w:val="none" w:sz="0" w:space="0" w:color="auto"/>
        <w:left w:val="none" w:sz="0" w:space="0" w:color="auto"/>
        <w:bottom w:val="none" w:sz="0" w:space="0" w:color="auto"/>
        <w:right w:val="none" w:sz="0" w:space="0" w:color="auto"/>
      </w:divBdr>
    </w:div>
    <w:div w:id="10106994">
      <w:marLeft w:val="640"/>
      <w:marRight w:val="0"/>
      <w:marTop w:val="0"/>
      <w:marBottom w:val="0"/>
      <w:divBdr>
        <w:top w:val="none" w:sz="0" w:space="0" w:color="auto"/>
        <w:left w:val="none" w:sz="0" w:space="0" w:color="auto"/>
        <w:bottom w:val="none" w:sz="0" w:space="0" w:color="auto"/>
        <w:right w:val="none" w:sz="0" w:space="0" w:color="auto"/>
      </w:divBdr>
    </w:div>
    <w:div w:id="10110895">
      <w:marLeft w:val="640"/>
      <w:marRight w:val="0"/>
      <w:marTop w:val="0"/>
      <w:marBottom w:val="0"/>
      <w:divBdr>
        <w:top w:val="none" w:sz="0" w:space="0" w:color="auto"/>
        <w:left w:val="none" w:sz="0" w:space="0" w:color="auto"/>
        <w:bottom w:val="none" w:sz="0" w:space="0" w:color="auto"/>
        <w:right w:val="none" w:sz="0" w:space="0" w:color="auto"/>
      </w:divBdr>
    </w:div>
    <w:div w:id="10111428">
      <w:marLeft w:val="640"/>
      <w:marRight w:val="0"/>
      <w:marTop w:val="0"/>
      <w:marBottom w:val="0"/>
      <w:divBdr>
        <w:top w:val="none" w:sz="0" w:space="0" w:color="auto"/>
        <w:left w:val="none" w:sz="0" w:space="0" w:color="auto"/>
        <w:bottom w:val="none" w:sz="0" w:space="0" w:color="auto"/>
        <w:right w:val="none" w:sz="0" w:space="0" w:color="auto"/>
      </w:divBdr>
    </w:div>
    <w:div w:id="10112820">
      <w:marLeft w:val="640"/>
      <w:marRight w:val="0"/>
      <w:marTop w:val="0"/>
      <w:marBottom w:val="0"/>
      <w:divBdr>
        <w:top w:val="none" w:sz="0" w:space="0" w:color="auto"/>
        <w:left w:val="none" w:sz="0" w:space="0" w:color="auto"/>
        <w:bottom w:val="none" w:sz="0" w:space="0" w:color="auto"/>
        <w:right w:val="none" w:sz="0" w:space="0" w:color="auto"/>
      </w:divBdr>
    </w:div>
    <w:div w:id="10183848">
      <w:marLeft w:val="640"/>
      <w:marRight w:val="0"/>
      <w:marTop w:val="0"/>
      <w:marBottom w:val="0"/>
      <w:divBdr>
        <w:top w:val="none" w:sz="0" w:space="0" w:color="auto"/>
        <w:left w:val="none" w:sz="0" w:space="0" w:color="auto"/>
        <w:bottom w:val="none" w:sz="0" w:space="0" w:color="auto"/>
        <w:right w:val="none" w:sz="0" w:space="0" w:color="auto"/>
      </w:divBdr>
    </w:div>
    <w:div w:id="10231391">
      <w:marLeft w:val="640"/>
      <w:marRight w:val="0"/>
      <w:marTop w:val="0"/>
      <w:marBottom w:val="0"/>
      <w:divBdr>
        <w:top w:val="none" w:sz="0" w:space="0" w:color="auto"/>
        <w:left w:val="none" w:sz="0" w:space="0" w:color="auto"/>
        <w:bottom w:val="none" w:sz="0" w:space="0" w:color="auto"/>
        <w:right w:val="none" w:sz="0" w:space="0" w:color="auto"/>
      </w:divBdr>
    </w:div>
    <w:div w:id="10302053">
      <w:marLeft w:val="640"/>
      <w:marRight w:val="0"/>
      <w:marTop w:val="0"/>
      <w:marBottom w:val="0"/>
      <w:divBdr>
        <w:top w:val="none" w:sz="0" w:space="0" w:color="auto"/>
        <w:left w:val="none" w:sz="0" w:space="0" w:color="auto"/>
        <w:bottom w:val="none" w:sz="0" w:space="0" w:color="auto"/>
        <w:right w:val="none" w:sz="0" w:space="0" w:color="auto"/>
      </w:divBdr>
    </w:div>
    <w:div w:id="10381216">
      <w:marLeft w:val="640"/>
      <w:marRight w:val="0"/>
      <w:marTop w:val="0"/>
      <w:marBottom w:val="0"/>
      <w:divBdr>
        <w:top w:val="none" w:sz="0" w:space="0" w:color="auto"/>
        <w:left w:val="none" w:sz="0" w:space="0" w:color="auto"/>
        <w:bottom w:val="none" w:sz="0" w:space="0" w:color="auto"/>
        <w:right w:val="none" w:sz="0" w:space="0" w:color="auto"/>
      </w:divBdr>
    </w:div>
    <w:div w:id="10420487">
      <w:marLeft w:val="640"/>
      <w:marRight w:val="0"/>
      <w:marTop w:val="0"/>
      <w:marBottom w:val="0"/>
      <w:divBdr>
        <w:top w:val="none" w:sz="0" w:space="0" w:color="auto"/>
        <w:left w:val="none" w:sz="0" w:space="0" w:color="auto"/>
        <w:bottom w:val="none" w:sz="0" w:space="0" w:color="auto"/>
        <w:right w:val="none" w:sz="0" w:space="0" w:color="auto"/>
      </w:divBdr>
    </w:div>
    <w:div w:id="10571982">
      <w:marLeft w:val="640"/>
      <w:marRight w:val="0"/>
      <w:marTop w:val="0"/>
      <w:marBottom w:val="0"/>
      <w:divBdr>
        <w:top w:val="none" w:sz="0" w:space="0" w:color="auto"/>
        <w:left w:val="none" w:sz="0" w:space="0" w:color="auto"/>
        <w:bottom w:val="none" w:sz="0" w:space="0" w:color="auto"/>
        <w:right w:val="none" w:sz="0" w:space="0" w:color="auto"/>
      </w:divBdr>
    </w:div>
    <w:div w:id="10573413">
      <w:marLeft w:val="640"/>
      <w:marRight w:val="0"/>
      <w:marTop w:val="0"/>
      <w:marBottom w:val="0"/>
      <w:divBdr>
        <w:top w:val="none" w:sz="0" w:space="0" w:color="auto"/>
        <w:left w:val="none" w:sz="0" w:space="0" w:color="auto"/>
        <w:bottom w:val="none" w:sz="0" w:space="0" w:color="auto"/>
        <w:right w:val="none" w:sz="0" w:space="0" w:color="auto"/>
      </w:divBdr>
    </w:div>
    <w:div w:id="10760519">
      <w:marLeft w:val="640"/>
      <w:marRight w:val="0"/>
      <w:marTop w:val="0"/>
      <w:marBottom w:val="0"/>
      <w:divBdr>
        <w:top w:val="none" w:sz="0" w:space="0" w:color="auto"/>
        <w:left w:val="none" w:sz="0" w:space="0" w:color="auto"/>
        <w:bottom w:val="none" w:sz="0" w:space="0" w:color="auto"/>
        <w:right w:val="none" w:sz="0" w:space="0" w:color="auto"/>
      </w:divBdr>
    </w:div>
    <w:div w:id="10763136">
      <w:marLeft w:val="640"/>
      <w:marRight w:val="0"/>
      <w:marTop w:val="0"/>
      <w:marBottom w:val="0"/>
      <w:divBdr>
        <w:top w:val="none" w:sz="0" w:space="0" w:color="auto"/>
        <w:left w:val="none" w:sz="0" w:space="0" w:color="auto"/>
        <w:bottom w:val="none" w:sz="0" w:space="0" w:color="auto"/>
        <w:right w:val="none" w:sz="0" w:space="0" w:color="auto"/>
      </w:divBdr>
    </w:div>
    <w:div w:id="10764500">
      <w:marLeft w:val="640"/>
      <w:marRight w:val="0"/>
      <w:marTop w:val="0"/>
      <w:marBottom w:val="0"/>
      <w:divBdr>
        <w:top w:val="none" w:sz="0" w:space="0" w:color="auto"/>
        <w:left w:val="none" w:sz="0" w:space="0" w:color="auto"/>
        <w:bottom w:val="none" w:sz="0" w:space="0" w:color="auto"/>
        <w:right w:val="none" w:sz="0" w:space="0" w:color="auto"/>
      </w:divBdr>
    </w:div>
    <w:div w:id="10769452">
      <w:marLeft w:val="640"/>
      <w:marRight w:val="0"/>
      <w:marTop w:val="0"/>
      <w:marBottom w:val="0"/>
      <w:divBdr>
        <w:top w:val="none" w:sz="0" w:space="0" w:color="auto"/>
        <w:left w:val="none" w:sz="0" w:space="0" w:color="auto"/>
        <w:bottom w:val="none" w:sz="0" w:space="0" w:color="auto"/>
        <w:right w:val="none" w:sz="0" w:space="0" w:color="auto"/>
      </w:divBdr>
    </w:div>
    <w:div w:id="10839559">
      <w:marLeft w:val="640"/>
      <w:marRight w:val="0"/>
      <w:marTop w:val="0"/>
      <w:marBottom w:val="0"/>
      <w:divBdr>
        <w:top w:val="none" w:sz="0" w:space="0" w:color="auto"/>
        <w:left w:val="none" w:sz="0" w:space="0" w:color="auto"/>
        <w:bottom w:val="none" w:sz="0" w:space="0" w:color="auto"/>
        <w:right w:val="none" w:sz="0" w:space="0" w:color="auto"/>
      </w:divBdr>
    </w:div>
    <w:div w:id="10840311">
      <w:marLeft w:val="640"/>
      <w:marRight w:val="0"/>
      <w:marTop w:val="0"/>
      <w:marBottom w:val="0"/>
      <w:divBdr>
        <w:top w:val="none" w:sz="0" w:space="0" w:color="auto"/>
        <w:left w:val="none" w:sz="0" w:space="0" w:color="auto"/>
        <w:bottom w:val="none" w:sz="0" w:space="0" w:color="auto"/>
        <w:right w:val="none" w:sz="0" w:space="0" w:color="auto"/>
      </w:divBdr>
    </w:div>
    <w:div w:id="10841377">
      <w:marLeft w:val="640"/>
      <w:marRight w:val="0"/>
      <w:marTop w:val="0"/>
      <w:marBottom w:val="0"/>
      <w:divBdr>
        <w:top w:val="none" w:sz="0" w:space="0" w:color="auto"/>
        <w:left w:val="none" w:sz="0" w:space="0" w:color="auto"/>
        <w:bottom w:val="none" w:sz="0" w:space="0" w:color="auto"/>
        <w:right w:val="none" w:sz="0" w:space="0" w:color="auto"/>
      </w:divBdr>
    </w:div>
    <w:div w:id="10882111">
      <w:marLeft w:val="640"/>
      <w:marRight w:val="0"/>
      <w:marTop w:val="0"/>
      <w:marBottom w:val="0"/>
      <w:divBdr>
        <w:top w:val="none" w:sz="0" w:space="0" w:color="auto"/>
        <w:left w:val="none" w:sz="0" w:space="0" w:color="auto"/>
        <w:bottom w:val="none" w:sz="0" w:space="0" w:color="auto"/>
        <w:right w:val="none" w:sz="0" w:space="0" w:color="auto"/>
      </w:divBdr>
    </w:div>
    <w:div w:id="11031824">
      <w:marLeft w:val="640"/>
      <w:marRight w:val="0"/>
      <w:marTop w:val="0"/>
      <w:marBottom w:val="0"/>
      <w:divBdr>
        <w:top w:val="none" w:sz="0" w:space="0" w:color="auto"/>
        <w:left w:val="none" w:sz="0" w:space="0" w:color="auto"/>
        <w:bottom w:val="none" w:sz="0" w:space="0" w:color="auto"/>
        <w:right w:val="none" w:sz="0" w:space="0" w:color="auto"/>
      </w:divBdr>
    </w:div>
    <w:div w:id="11034577">
      <w:marLeft w:val="640"/>
      <w:marRight w:val="0"/>
      <w:marTop w:val="0"/>
      <w:marBottom w:val="0"/>
      <w:divBdr>
        <w:top w:val="none" w:sz="0" w:space="0" w:color="auto"/>
        <w:left w:val="none" w:sz="0" w:space="0" w:color="auto"/>
        <w:bottom w:val="none" w:sz="0" w:space="0" w:color="auto"/>
        <w:right w:val="none" w:sz="0" w:space="0" w:color="auto"/>
      </w:divBdr>
    </w:div>
    <w:div w:id="11223859">
      <w:marLeft w:val="640"/>
      <w:marRight w:val="0"/>
      <w:marTop w:val="0"/>
      <w:marBottom w:val="0"/>
      <w:divBdr>
        <w:top w:val="none" w:sz="0" w:space="0" w:color="auto"/>
        <w:left w:val="none" w:sz="0" w:space="0" w:color="auto"/>
        <w:bottom w:val="none" w:sz="0" w:space="0" w:color="auto"/>
        <w:right w:val="none" w:sz="0" w:space="0" w:color="auto"/>
      </w:divBdr>
    </w:div>
    <w:div w:id="11273026">
      <w:marLeft w:val="640"/>
      <w:marRight w:val="0"/>
      <w:marTop w:val="0"/>
      <w:marBottom w:val="0"/>
      <w:divBdr>
        <w:top w:val="none" w:sz="0" w:space="0" w:color="auto"/>
        <w:left w:val="none" w:sz="0" w:space="0" w:color="auto"/>
        <w:bottom w:val="none" w:sz="0" w:space="0" w:color="auto"/>
        <w:right w:val="none" w:sz="0" w:space="0" w:color="auto"/>
      </w:divBdr>
    </w:div>
    <w:div w:id="11345889">
      <w:marLeft w:val="640"/>
      <w:marRight w:val="0"/>
      <w:marTop w:val="0"/>
      <w:marBottom w:val="0"/>
      <w:divBdr>
        <w:top w:val="none" w:sz="0" w:space="0" w:color="auto"/>
        <w:left w:val="none" w:sz="0" w:space="0" w:color="auto"/>
        <w:bottom w:val="none" w:sz="0" w:space="0" w:color="auto"/>
        <w:right w:val="none" w:sz="0" w:space="0" w:color="auto"/>
      </w:divBdr>
    </w:div>
    <w:div w:id="11422070">
      <w:marLeft w:val="640"/>
      <w:marRight w:val="0"/>
      <w:marTop w:val="0"/>
      <w:marBottom w:val="0"/>
      <w:divBdr>
        <w:top w:val="none" w:sz="0" w:space="0" w:color="auto"/>
        <w:left w:val="none" w:sz="0" w:space="0" w:color="auto"/>
        <w:bottom w:val="none" w:sz="0" w:space="0" w:color="auto"/>
        <w:right w:val="none" w:sz="0" w:space="0" w:color="auto"/>
      </w:divBdr>
    </w:div>
    <w:div w:id="11423617">
      <w:marLeft w:val="640"/>
      <w:marRight w:val="0"/>
      <w:marTop w:val="0"/>
      <w:marBottom w:val="0"/>
      <w:divBdr>
        <w:top w:val="none" w:sz="0" w:space="0" w:color="auto"/>
        <w:left w:val="none" w:sz="0" w:space="0" w:color="auto"/>
        <w:bottom w:val="none" w:sz="0" w:space="0" w:color="auto"/>
        <w:right w:val="none" w:sz="0" w:space="0" w:color="auto"/>
      </w:divBdr>
    </w:div>
    <w:div w:id="11424316">
      <w:marLeft w:val="640"/>
      <w:marRight w:val="0"/>
      <w:marTop w:val="0"/>
      <w:marBottom w:val="0"/>
      <w:divBdr>
        <w:top w:val="none" w:sz="0" w:space="0" w:color="auto"/>
        <w:left w:val="none" w:sz="0" w:space="0" w:color="auto"/>
        <w:bottom w:val="none" w:sz="0" w:space="0" w:color="auto"/>
        <w:right w:val="none" w:sz="0" w:space="0" w:color="auto"/>
      </w:divBdr>
    </w:div>
    <w:div w:id="11493776">
      <w:marLeft w:val="640"/>
      <w:marRight w:val="0"/>
      <w:marTop w:val="0"/>
      <w:marBottom w:val="0"/>
      <w:divBdr>
        <w:top w:val="none" w:sz="0" w:space="0" w:color="auto"/>
        <w:left w:val="none" w:sz="0" w:space="0" w:color="auto"/>
        <w:bottom w:val="none" w:sz="0" w:space="0" w:color="auto"/>
        <w:right w:val="none" w:sz="0" w:space="0" w:color="auto"/>
      </w:divBdr>
    </w:div>
    <w:div w:id="11498873">
      <w:marLeft w:val="640"/>
      <w:marRight w:val="0"/>
      <w:marTop w:val="0"/>
      <w:marBottom w:val="0"/>
      <w:divBdr>
        <w:top w:val="none" w:sz="0" w:space="0" w:color="auto"/>
        <w:left w:val="none" w:sz="0" w:space="0" w:color="auto"/>
        <w:bottom w:val="none" w:sz="0" w:space="0" w:color="auto"/>
        <w:right w:val="none" w:sz="0" w:space="0" w:color="auto"/>
      </w:divBdr>
    </w:div>
    <w:div w:id="11535471">
      <w:marLeft w:val="640"/>
      <w:marRight w:val="0"/>
      <w:marTop w:val="0"/>
      <w:marBottom w:val="0"/>
      <w:divBdr>
        <w:top w:val="none" w:sz="0" w:space="0" w:color="auto"/>
        <w:left w:val="none" w:sz="0" w:space="0" w:color="auto"/>
        <w:bottom w:val="none" w:sz="0" w:space="0" w:color="auto"/>
        <w:right w:val="none" w:sz="0" w:space="0" w:color="auto"/>
      </w:divBdr>
    </w:div>
    <w:div w:id="11539930">
      <w:marLeft w:val="640"/>
      <w:marRight w:val="0"/>
      <w:marTop w:val="0"/>
      <w:marBottom w:val="0"/>
      <w:divBdr>
        <w:top w:val="none" w:sz="0" w:space="0" w:color="auto"/>
        <w:left w:val="none" w:sz="0" w:space="0" w:color="auto"/>
        <w:bottom w:val="none" w:sz="0" w:space="0" w:color="auto"/>
        <w:right w:val="none" w:sz="0" w:space="0" w:color="auto"/>
      </w:divBdr>
    </w:div>
    <w:div w:id="11566652">
      <w:marLeft w:val="640"/>
      <w:marRight w:val="0"/>
      <w:marTop w:val="0"/>
      <w:marBottom w:val="0"/>
      <w:divBdr>
        <w:top w:val="none" w:sz="0" w:space="0" w:color="auto"/>
        <w:left w:val="none" w:sz="0" w:space="0" w:color="auto"/>
        <w:bottom w:val="none" w:sz="0" w:space="0" w:color="auto"/>
        <w:right w:val="none" w:sz="0" w:space="0" w:color="auto"/>
      </w:divBdr>
    </w:div>
    <w:div w:id="11610871">
      <w:marLeft w:val="640"/>
      <w:marRight w:val="0"/>
      <w:marTop w:val="0"/>
      <w:marBottom w:val="0"/>
      <w:divBdr>
        <w:top w:val="none" w:sz="0" w:space="0" w:color="auto"/>
        <w:left w:val="none" w:sz="0" w:space="0" w:color="auto"/>
        <w:bottom w:val="none" w:sz="0" w:space="0" w:color="auto"/>
        <w:right w:val="none" w:sz="0" w:space="0" w:color="auto"/>
      </w:divBdr>
    </w:div>
    <w:div w:id="11611648">
      <w:marLeft w:val="640"/>
      <w:marRight w:val="0"/>
      <w:marTop w:val="0"/>
      <w:marBottom w:val="0"/>
      <w:divBdr>
        <w:top w:val="none" w:sz="0" w:space="0" w:color="auto"/>
        <w:left w:val="none" w:sz="0" w:space="0" w:color="auto"/>
        <w:bottom w:val="none" w:sz="0" w:space="0" w:color="auto"/>
        <w:right w:val="none" w:sz="0" w:space="0" w:color="auto"/>
      </w:divBdr>
    </w:div>
    <w:div w:id="11613008">
      <w:marLeft w:val="640"/>
      <w:marRight w:val="0"/>
      <w:marTop w:val="0"/>
      <w:marBottom w:val="0"/>
      <w:divBdr>
        <w:top w:val="none" w:sz="0" w:space="0" w:color="auto"/>
        <w:left w:val="none" w:sz="0" w:space="0" w:color="auto"/>
        <w:bottom w:val="none" w:sz="0" w:space="0" w:color="auto"/>
        <w:right w:val="none" w:sz="0" w:space="0" w:color="auto"/>
      </w:divBdr>
    </w:div>
    <w:div w:id="11684225">
      <w:marLeft w:val="480"/>
      <w:marRight w:val="0"/>
      <w:marTop w:val="0"/>
      <w:marBottom w:val="0"/>
      <w:divBdr>
        <w:top w:val="none" w:sz="0" w:space="0" w:color="auto"/>
        <w:left w:val="none" w:sz="0" w:space="0" w:color="auto"/>
        <w:bottom w:val="none" w:sz="0" w:space="0" w:color="auto"/>
        <w:right w:val="none" w:sz="0" w:space="0" w:color="auto"/>
      </w:divBdr>
    </w:div>
    <w:div w:id="11691941">
      <w:marLeft w:val="640"/>
      <w:marRight w:val="0"/>
      <w:marTop w:val="0"/>
      <w:marBottom w:val="0"/>
      <w:divBdr>
        <w:top w:val="none" w:sz="0" w:space="0" w:color="auto"/>
        <w:left w:val="none" w:sz="0" w:space="0" w:color="auto"/>
        <w:bottom w:val="none" w:sz="0" w:space="0" w:color="auto"/>
        <w:right w:val="none" w:sz="0" w:space="0" w:color="auto"/>
      </w:divBdr>
    </w:div>
    <w:div w:id="11881783">
      <w:marLeft w:val="640"/>
      <w:marRight w:val="0"/>
      <w:marTop w:val="0"/>
      <w:marBottom w:val="0"/>
      <w:divBdr>
        <w:top w:val="none" w:sz="0" w:space="0" w:color="auto"/>
        <w:left w:val="none" w:sz="0" w:space="0" w:color="auto"/>
        <w:bottom w:val="none" w:sz="0" w:space="0" w:color="auto"/>
        <w:right w:val="none" w:sz="0" w:space="0" w:color="auto"/>
      </w:divBdr>
    </w:div>
    <w:div w:id="11927741">
      <w:marLeft w:val="640"/>
      <w:marRight w:val="0"/>
      <w:marTop w:val="0"/>
      <w:marBottom w:val="0"/>
      <w:divBdr>
        <w:top w:val="none" w:sz="0" w:space="0" w:color="auto"/>
        <w:left w:val="none" w:sz="0" w:space="0" w:color="auto"/>
        <w:bottom w:val="none" w:sz="0" w:space="0" w:color="auto"/>
        <w:right w:val="none" w:sz="0" w:space="0" w:color="auto"/>
      </w:divBdr>
    </w:div>
    <w:div w:id="11996601">
      <w:marLeft w:val="640"/>
      <w:marRight w:val="0"/>
      <w:marTop w:val="0"/>
      <w:marBottom w:val="0"/>
      <w:divBdr>
        <w:top w:val="none" w:sz="0" w:space="0" w:color="auto"/>
        <w:left w:val="none" w:sz="0" w:space="0" w:color="auto"/>
        <w:bottom w:val="none" w:sz="0" w:space="0" w:color="auto"/>
        <w:right w:val="none" w:sz="0" w:space="0" w:color="auto"/>
      </w:divBdr>
    </w:div>
    <w:div w:id="12001672">
      <w:marLeft w:val="640"/>
      <w:marRight w:val="0"/>
      <w:marTop w:val="0"/>
      <w:marBottom w:val="0"/>
      <w:divBdr>
        <w:top w:val="none" w:sz="0" w:space="0" w:color="auto"/>
        <w:left w:val="none" w:sz="0" w:space="0" w:color="auto"/>
        <w:bottom w:val="none" w:sz="0" w:space="0" w:color="auto"/>
        <w:right w:val="none" w:sz="0" w:space="0" w:color="auto"/>
      </w:divBdr>
    </w:div>
    <w:div w:id="12071049">
      <w:marLeft w:val="640"/>
      <w:marRight w:val="0"/>
      <w:marTop w:val="0"/>
      <w:marBottom w:val="0"/>
      <w:divBdr>
        <w:top w:val="none" w:sz="0" w:space="0" w:color="auto"/>
        <w:left w:val="none" w:sz="0" w:space="0" w:color="auto"/>
        <w:bottom w:val="none" w:sz="0" w:space="0" w:color="auto"/>
        <w:right w:val="none" w:sz="0" w:space="0" w:color="auto"/>
      </w:divBdr>
    </w:div>
    <w:div w:id="12074292">
      <w:marLeft w:val="640"/>
      <w:marRight w:val="0"/>
      <w:marTop w:val="0"/>
      <w:marBottom w:val="0"/>
      <w:divBdr>
        <w:top w:val="none" w:sz="0" w:space="0" w:color="auto"/>
        <w:left w:val="none" w:sz="0" w:space="0" w:color="auto"/>
        <w:bottom w:val="none" w:sz="0" w:space="0" w:color="auto"/>
        <w:right w:val="none" w:sz="0" w:space="0" w:color="auto"/>
      </w:divBdr>
    </w:div>
    <w:div w:id="12152969">
      <w:marLeft w:val="640"/>
      <w:marRight w:val="0"/>
      <w:marTop w:val="0"/>
      <w:marBottom w:val="0"/>
      <w:divBdr>
        <w:top w:val="none" w:sz="0" w:space="0" w:color="auto"/>
        <w:left w:val="none" w:sz="0" w:space="0" w:color="auto"/>
        <w:bottom w:val="none" w:sz="0" w:space="0" w:color="auto"/>
        <w:right w:val="none" w:sz="0" w:space="0" w:color="auto"/>
      </w:divBdr>
    </w:div>
    <w:div w:id="12153123">
      <w:marLeft w:val="640"/>
      <w:marRight w:val="0"/>
      <w:marTop w:val="0"/>
      <w:marBottom w:val="0"/>
      <w:divBdr>
        <w:top w:val="none" w:sz="0" w:space="0" w:color="auto"/>
        <w:left w:val="none" w:sz="0" w:space="0" w:color="auto"/>
        <w:bottom w:val="none" w:sz="0" w:space="0" w:color="auto"/>
        <w:right w:val="none" w:sz="0" w:space="0" w:color="auto"/>
      </w:divBdr>
    </w:div>
    <w:div w:id="12414781">
      <w:marLeft w:val="640"/>
      <w:marRight w:val="0"/>
      <w:marTop w:val="0"/>
      <w:marBottom w:val="0"/>
      <w:divBdr>
        <w:top w:val="none" w:sz="0" w:space="0" w:color="auto"/>
        <w:left w:val="none" w:sz="0" w:space="0" w:color="auto"/>
        <w:bottom w:val="none" w:sz="0" w:space="0" w:color="auto"/>
        <w:right w:val="none" w:sz="0" w:space="0" w:color="auto"/>
      </w:divBdr>
    </w:div>
    <w:div w:id="12415277">
      <w:marLeft w:val="640"/>
      <w:marRight w:val="0"/>
      <w:marTop w:val="0"/>
      <w:marBottom w:val="0"/>
      <w:divBdr>
        <w:top w:val="none" w:sz="0" w:space="0" w:color="auto"/>
        <w:left w:val="none" w:sz="0" w:space="0" w:color="auto"/>
        <w:bottom w:val="none" w:sz="0" w:space="0" w:color="auto"/>
        <w:right w:val="none" w:sz="0" w:space="0" w:color="auto"/>
      </w:divBdr>
    </w:div>
    <w:div w:id="12416814">
      <w:marLeft w:val="640"/>
      <w:marRight w:val="0"/>
      <w:marTop w:val="0"/>
      <w:marBottom w:val="0"/>
      <w:divBdr>
        <w:top w:val="none" w:sz="0" w:space="0" w:color="auto"/>
        <w:left w:val="none" w:sz="0" w:space="0" w:color="auto"/>
        <w:bottom w:val="none" w:sz="0" w:space="0" w:color="auto"/>
        <w:right w:val="none" w:sz="0" w:space="0" w:color="auto"/>
      </w:divBdr>
    </w:div>
    <w:div w:id="12464202">
      <w:marLeft w:val="640"/>
      <w:marRight w:val="0"/>
      <w:marTop w:val="0"/>
      <w:marBottom w:val="0"/>
      <w:divBdr>
        <w:top w:val="none" w:sz="0" w:space="0" w:color="auto"/>
        <w:left w:val="none" w:sz="0" w:space="0" w:color="auto"/>
        <w:bottom w:val="none" w:sz="0" w:space="0" w:color="auto"/>
        <w:right w:val="none" w:sz="0" w:space="0" w:color="auto"/>
      </w:divBdr>
    </w:div>
    <w:div w:id="12536503">
      <w:marLeft w:val="640"/>
      <w:marRight w:val="0"/>
      <w:marTop w:val="0"/>
      <w:marBottom w:val="0"/>
      <w:divBdr>
        <w:top w:val="none" w:sz="0" w:space="0" w:color="auto"/>
        <w:left w:val="none" w:sz="0" w:space="0" w:color="auto"/>
        <w:bottom w:val="none" w:sz="0" w:space="0" w:color="auto"/>
        <w:right w:val="none" w:sz="0" w:space="0" w:color="auto"/>
      </w:divBdr>
    </w:div>
    <w:div w:id="12539197">
      <w:marLeft w:val="640"/>
      <w:marRight w:val="0"/>
      <w:marTop w:val="0"/>
      <w:marBottom w:val="0"/>
      <w:divBdr>
        <w:top w:val="none" w:sz="0" w:space="0" w:color="auto"/>
        <w:left w:val="none" w:sz="0" w:space="0" w:color="auto"/>
        <w:bottom w:val="none" w:sz="0" w:space="0" w:color="auto"/>
        <w:right w:val="none" w:sz="0" w:space="0" w:color="auto"/>
      </w:divBdr>
    </w:div>
    <w:div w:id="12539536">
      <w:marLeft w:val="640"/>
      <w:marRight w:val="0"/>
      <w:marTop w:val="0"/>
      <w:marBottom w:val="0"/>
      <w:divBdr>
        <w:top w:val="none" w:sz="0" w:space="0" w:color="auto"/>
        <w:left w:val="none" w:sz="0" w:space="0" w:color="auto"/>
        <w:bottom w:val="none" w:sz="0" w:space="0" w:color="auto"/>
        <w:right w:val="none" w:sz="0" w:space="0" w:color="auto"/>
      </w:divBdr>
    </w:div>
    <w:div w:id="12539607">
      <w:marLeft w:val="640"/>
      <w:marRight w:val="0"/>
      <w:marTop w:val="0"/>
      <w:marBottom w:val="0"/>
      <w:divBdr>
        <w:top w:val="none" w:sz="0" w:space="0" w:color="auto"/>
        <w:left w:val="none" w:sz="0" w:space="0" w:color="auto"/>
        <w:bottom w:val="none" w:sz="0" w:space="0" w:color="auto"/>
        <w:right w:val="none" w:sz="0" w:space="0" w:color="auto"/>
      </w:divBdr>
    </w:div>
    <w:div w:id="12540446">
      <w:marLeft w:val="640"/>
      <w:marRight w:val="0"/>
      <w:marTop w:val="0"/>
      <w:marBottom w:val="0"/>
      <w:divBdr>
        <w:top w:val="none" w:sz="0" w:space="0" w:color="auto"/>
        <w:left w:val="none" w:sz="0" w:space="0" w:color="auto"/>
        <w:bottom w:val="none" w:sz="0" w:space="0" w:color="auto"/>
        <w:right w:val="none" w:sz="0" w:space="0" w:color="auto"/>
      </w:divBdr>
    </w:div>
    <w:div w:id="12727974">
      <w:marLeft w:val="640"/>
      <w:marRight w:val="0"/>
      <w:marTop w:val="0"/>
      <w:marBottom w:val="0"/>
      <w:divBdr>
        <w:top w:val="none" w:sz="0" w:space="0" w:color="auto"/>
        <w:left w:val="none" w:sz="0" w:space="0" w:color="auto"/>
        <w:bottom w:val="none" w:sz="0" w:space="0" w:color="auto"/>
        <w:right w:val="none" w:sz="0" w:space="0" w:color="auto"/>
      </w:divBdr>
    </w:div>
    <w:div w:id="12728659">
      <w:marLeft w:val="640"/>
      <w:marRight w:val="0"/>
      <w:marTop w:val="0"/>
      <w:marBottom w:val="0"/>
      <w:divBdr>
        <w:top w:val="none" w:sz="0" w:space="0" w:color="auto"/>
        <w:left w:val="none" w:sz="0" w:space="0" w:color="auto"/>
        <w:bottom w:val="none" w:sz="0" w:space="0" w:color="auto"/>
        <w:right w:val="none" w:sz="0" w:space="0" w:color="auto"/>
      </w:divBdr>
    </w:div>
    <w:div w:id="12733049">
      <w:marLeft w:val="640"/>
      <w:marRight w:val="0"/>
      <w:marTop w:val="0"/>
      <w:marBottom w:val="0"/>
      <w:divBdr>
        <w:top w:val="none" w:sz="0" w:space="0" w:color="auto"/>
        <w:left w:val="none" w:sz="0" w:space="0" w:color="auto"/>
        <w:bottom w:val="none" w:sz="0" w:space="0" w:color="auto"/>
        <w:right w:val="none" w:sz="0" w:space="0" w:color="auto"/>
      </w:divBdr>
    </w:div>
    <w:div w:id="12809672">
      <w:marLeft w:val="640"/>
      <w:marRight w:val="0"/>
      <w:marTop w:val="0"/>
      <w:marBottom w:val="0"/>
      <w:divBdr>
        <w:top w:val="none" w:sz="0" w:space="0" w:color="auto"/>
        <w:left w:val="none" w:sz="0" w:space="0" w:color="auto"/>
        <w:bottom w:val="none" w:sz="0" w:space="0" w:color="auto"/>
        <w:right w:val="none" w:sz="0" w:space="0" w:color="auto"/>
      </w:divBdr>
    </w:div>
    <w:div w:id="12809746">
      <w:marLeft w:val="640"/>
      <w:marRight w:val="0"/>
      <w:marTop w:val="0"/>
      <w:marBottom w:val="0"/>
      <w:divBdr>
        <w:top w:val="none" w:sz="0" w:space="0" w:color="auto"/>
        <w:left w:val="none" w:sz="0" w:space="0" w:color="auto"/>
        <w:bottom w:val="none" w:sz="0" w:space="0" w:color="auto"/>
        <w:right w:val="none" w:sz="0" w:space="0" w:color="auto"/>
      </w:divBdr>
    </w:div>
    <w:div w:id="12876492">
      <w:marLeft w:val="640"/>
      <w:marRight w:val="0"/>
      <w:marTop w:val="0"/>
      <w:marBottom w:val="0"/>
      <w:divBdr>
        <w:top w:val="none" w:sz="0" w:space="0" w:color="auto"/>
        <w:left w:val="none" w:sz="0" w:space="0" w:color="auto"/>
        <w:bottom w:val="none" w:sz="0" w:space="0" w:color="auto"/>
        <w:right w:val="none" w:sz="0" w:space="0" w:color="auto"/>
      </w:divBdr>
    </w:div>
    <w:div w:id="12998599">
      <w:marLeft w:val="640"/>
      <w:marRight w:val="0"/>
      <w:marTop w:val="0"/>
      <w:marBottom w:val="0"/>
      <w:divBdr>
        <w:top w:val="none" w:sz="0" w:space="0" w:color="auto"/>
        <w:left w:val="none" w:sz="0" w:space="0" w:color="auto"/>
        <w:bottom w:val="none" w:sz="0" w:space="0" w:color="auto"/>
        <w:right w:val="none" w:sz="0" w:space="0" w:color="auto"/>
      </w:divBdr>
    </w:div>
    <w:div w:id="13043307">
      <w:marLeft w:val="640"/>
      <w:marRight w:val="0"/>
      <w:marTop w:val="0"/>
      <w:marBottom w:val="0"/>
      <w:divBdr>
        <w:top w:val="none" w:sz="0" w:space="0" w:color="auto"/>
        <w:left w:val="none" w:sz="0" w:space="0" w:color="auto"/>
        <w:bottom w:val="none" w:sz="0" w:space="0" w:color="auto"/>
        <w:right w:val="none" w:sz="0" w:space="0" w:color="auto"/>
      </w:divBdr>
    </w:div>
    <w:div w:id="13043602">
      <w:marLeft w:val="640"/>
      <w:marRight w:val="0"/>
      <w:marTop w:val="0"/>
      <w:marBottom w:val="0"/>
      <w:divBdr>
        <w:top w:val="none" w:sz="0" w:space="0" w:color="auto"/>
        <w:left w:val="none" w:sz="0" w:space="0" w:color="auto"/>
        <w:bottom w:val="none" w:sz="0" w:space="0" w:color="auto"/>
        <w:right w:val="none" w:sz="0" w:space="0" w:color="auto"/>
      </w:divBdr>
    </w:div>
    <w:div w:id="13115355">
      <w:marLeft w:val="640"/>
      <w:marRight w:val="0"/>
      <w:marTop w:val="0"/>
      <w:marBottom w:val="0"/>
      <w:divBdr>
        <w:top w:val="none" w:sz="0" w:space="0" w:color="auto"/>
        <w:left w:val="none" w:sz="0" w:space="0" w:color="auto"/>
        <w:bottom w:val="none" w:sz="0" w:space="0" w:color="auto"/>
        <w:right w:val="none" w:sz="0" w:space="0" w:color="auto"/>
      </w:divBdr>
    </w:div>
    <w:div w:id="13194226">
      <w:marLeft w:val="640"/>
      <w:marRight w:val="0"/>
      <w:marTop w:val="0"/>
      <w:marBottom w:val="0"/>
      <w:divBdr>
        <w:top w:val="none" w:sz="0" w:space="0" w:color="auto"/>
        <w:left w:val="none" w:sz="0" w:space="0" w:color="auto"/>
        <w:bottom w:val="none" w:sz="0" w:space="0" w:color="auto"/>
        <w:right w:val="none" w:sz="0" w:space="0" w:color="auto"/>
      </w:divBdr>
    </w:div>
    <w:div w:id="13306556">
      <w:marLeft w:val="640"/>
      <w:marRight w:val="0"/>
      <w:marTop w:val="0"/>
      <w:marBottom w:val="0"/>
      <w:divBdr>
        <w:top w:val="none" w:sz="0" w:space="0" w:color="auto"/>
        <w:left w:val="none" w:sz="0" w:space="0" w:color="auto"/>
        <w:bottom w:val="none" w:sz="0" w:space="0" w:color="auto"/>
        <w:right w:val="none" w:sz="0" w:space="0" w:color="auto"/>
      </w:divBdr>
    </w:div>
    <w:div w:id="13309018">
      <w:marLeft w:val="640"/>
      <w:marRight w:val="0"/>
      <w:marTop w:val="0"/>
      <w:marBottom w:val="0"/>
      <w:divBdr>
        <w:top w:val="none" w:sz="0" w:space="0" w:color="auto"/>
        <w:left w:val="none" w:sz="0" w:space="0" w:color="auto"/>
        <w:bottom w:val="none" w:sz="0" w:space="0" w:color="auto"/>
        <w:right w:val="none" w:sz="0" w:space="0" w:color="auto"/>
      </w:divBdr>
    </w:div>
    <w:div w:id="13309344">
      <w:marLeft w:val="640"/>
      <w:marRight w:val="0"/>
      <w:marTop w:val="0"/>
      <w:marBottom w:val="0"/>
      <w:divBdr>
        <w:top w:val="none" w:sz="0" w:space="0" w:color="auto"/>
        <w:left w:val="none" w:sz="0" w:space="0" w:color="auto"/>
        <w:bottom w:val="none" w:sz="0" w:space="0" w:color="auto"/>
        <w:right w:val="none" w:sz="0" w:space="0" w:color="auto"/>
      </w:divBdr>
    </w:div>
    <w:div w:id="13310311">
      <w:marLeft w:val="640"/>
      <w:marRight w:val="0"/>
      <w:marTop w:val="0"/>
      <w:marBottom w:val="0"/>
      <w:divBdr>
        <w:top w:val="none" w:sz="0" w:space="0" w:color="auto"/>
        <w:left w:val="none" w:sz="0" w:space="0" w:color="auto"/>
        <w:bottom w:val="none" w:sz="0" w:space="0" w:color="auto"/>
        <w:right w:val="none" w:sz="0" w:space="0" w:color="auto"/>
      </w:divBdr>
    </w:div>
    <w:div w:id="13315404">
      <w:marLeft w:val="640"/>
      <w:marRight w:val="0"/>
      <w:marTop w:val="0"/>
      <w:marBottom w:val="0"/>
      <w:divBdr>
        <w:top w:val="none" w:sz="0" w:space="0" w:color="auto"/>
        <w:left w:val="none" w:sz="0" w:space="0" w:color="auto"/>
        <w:bottom w:val="none" w:sz="0" w:space="0" w:color="auto"/>
        <w:right w:val="none" w:sz="0" w:space="0" w:color="auto"/>
      </w:divBdr>
    </w:div>
    <w:div w:id="13384023">
      <w:marLeft w:val="640"/>
      <w:marRight w:val="0"/>
      <w:marTop w:val="0"/>
      <w:marBottom w:val="0"/>
      <w:divBdr>
        <w:top w:val="none" w:sz="0" w:space="0" w:color="auto"/>
        <w:left w:val="none" w:sz="0" w:space="0" w:color="auto"/>
        <w:bottom w:val="none" w:sz="0" w:space="0" w:color="auto"/>
        <w:right w:val="none" w:sz="0" w:space="0" w:color="auto"/>
      </w:divBdr>
    </w:div>
    <w:div w:id="13389537">
      <w:marLeft w:val="640"/>
      <w:marRight w:val="0"/>
      <w:marTop w:val="0"/>
      <w:marBottom w:val="0"/>
      <w:divBdr>
        <w:top w:val="none" w:sz="0" w:space="0" w:color="auto"/>
        <w:left w:val="none" w:sz="0" w:space="0" w:color="auto"/>
        <w:bottom w:val="none" w:sz="0" w:space="0" w:color="auto"/>
        <w:right w:val="none" w:sz="0" w:space="0" w:color="auto"/>
      </w:divBdr>
    </w:div>
    <w:div w:id="13503005">
      <w:marLeft w:val="640"/>
      <w:marRight w:val="0"/>
      <w:marTop w:val="0"/>
      <w:marBottom w:val="0"/>
      <w:divBdr>
        <w:top w:val="none" w:sz="0" w:space="0" w:color="auto"/>
        <w:left w:val="none" w:sz="0" w:space="0" w:color="auto"/>
        <w:bottom w:val="none" w:sz="0" w:space="0" w:color="auto"/>
        <w:right w:val="none" w:sz="0" w:space="0" w:color="auto"/>
      </w:divBdr>
    </w:div>
    <w:div w:id="13508672">
      <w:marLeft w:val="640"/>
      <w:marRight w:val="0"/>
      <w:marTop w:val="0"/>
      <w:marBottom w:val="0"/>
      <w:divBdr>
        <w:top w:val="none" w:sz="0" w:space="0" w:color="auto"/>
        <w:left w:val="none" w:sz="0" w:space="0" w:color="auto"/>
        <w:bottom w:val="none" w:sz="0" w:space="0" w:color="auto"/>
        <w:right w:val="none" w:sz="0" w:space="0" w:color="auto"/>
      </w:divBdr>
    </w:div>
    <w:div w:id="13651593">
      <w:marLeft w:val="640"/>
      <w:marRight w:val="0"/>
      <w:marTop w:val="0"/>
      <w:marBottom w:val="0"/>
      <w:divBdr>
        <w:top w:val="none" w:sz="0" w:space="0" w:color="auto"/>
        <w:left w:val="none" w:sz="0" w:space="0" w:color="auto"/>
        <w:bottom w:val="none" w:sz="0" w:space="0" w:color="auto"/>
        <w:right w:val="none" w:sz="0" w:space="0" w:color="auto"/>
      </w:divBdr>
    </w:div>
    <w:div w:id="13653709">
      <w:marLeft w:val="640"/>
      <w:marRight w:val="0"/>
      <w:marTop w:val="0"/>
      <w:marBottom w:val="0"/>
      <w:divBdr>
        <w:top w:val="none" w:sz="0" w:space="0" w:color="auto"/>
        <w:left w:val="none" w:sz="0" w:space="0" w:color="auto"/>
        <w:bottom w:val="none" w:sz="0" w:space="0" w:color="auto"/>
        <w:right w:val="none" w:sz="0" w:space="0" w:color="auto"/>
      </w:divBdr>
    </w:div>
    <w:div w:id="13699124">
      <w:marLeft w:val="640"/>
      <w:marRight w:val="0"/>
      <w:marTop w:val="0"/>
      <w:marBottom w:val="0"/>
      <w:divBdr>
        <w:top w:val="none" w:sz="0" w:space="0" w:color="auto"/>
        <w:left w:val="none" w:sz="0" w:space="0" w:color="auto"/>
        <w:bottom w:val="none" w:sz="0" w:space="0" w:color="auto"/>
        <w:right w:val="none" w:sz="0" w:space="0" w:color="auto"/>
      </w:divBdr>
    </w:div>
    <w:div w:id="13728092">
      <w:marLeft w:val="640"/>
      <w:marRight w:val="0"/>
      <w:marTop w:val="0"/>
      <w:marBottom w:val="0"/>
      <w:divBdr>
        <w:top w:val="none" w:sz="0" w:space="0" w:color="auto"/>
        <w:left w:val="none" w:sz="0" w:space="0" w:color="auto"/>
        <w:bottom w:val="none" w:sz="0" w:space="0" w:color="auto"/>
        <w:right w:val="none" w:sz="0" w:space="0" w:color="auto"/>
      </w:divBdr>
    </w:div>
    <w:div w:id="13767913">
      <w:marLeft w:val="640"/>
      <w:marRight w:val="0"/>
      <w:marTop w:val="0"/>
      <w:marBottom w:val="0"/>
      <w:divBdr>
        <w:top w:val="none" w:sz="0" w:space="0" w:color="auto"/>
        <w:left w:val="none" w:sz="0" w:space="0" w:color="auto"/>
        <w:bottom w:val="none" w:sz="0" w:space="0" w:color="auto"/>
        <w:right w:val="none" w:sz="0" w:space="0" w:color="auto"/>
      </w:divBdr>
    </w:div>
    <w:div w:id="13772756">
      <w:marLeft w:val="640"/>
      <w:marRight w:val="0"/>
      <w:marTop w:val="0"/>
      <w:marBottom w:val="0"/>
      <w:divBdr>
        <w:top w:val="none" w:sz="0" w:space="0" w:color="auto"/>
        <w:left w:val="none" w:sz="0" w:space="0" w:color="auto"/>
        <w:bottom w:val="none" w:sz="0" w:space="0" w:color="auto"/>
        <w:right w:val="none" w:sz="0" w:space="0" w:color="auto"/>
      </w:divBdr>
    </w:div>
    <w:div w:id="13894412">
      <w:marLeft w:val="640"/>
      <w:marRight w:val="0"/>
      <w:marTop w:val="0"/>
      <w:marBottom w:val="0"/>
      <w:divBdr>
        <w:top w:val="none" w:sz="0" w:space="0" w:color="auto"/>
        <w:left w:val="none" w:sz="0" w:space="0" w:color="auto"/>
        <w:bottom w:val="none" w:sz="0" w:space="0" w:color="auto"/>
        <w:right w:val="none" w:sz="0" w:space="0" w:color="auto"/>
      </w:divBdr>
    </w:div>
    <w:div w:id="13926325">
      <w:marLeft w:val="640"/>
      <w:marRight w:val="0"/>
      <w:marTop w:val="0"/>
      <w:marBottom w:val="0"/>
      <w:divBdr>
        <w:top w:val="none" w:sz="0" w:space="0" w:color="auto"/>
        <w:left w:val="none" w:sz="0" w:space="0" w:color="auto"/>
        <w:bottom w:val="none" w:sz="0" w:space="0" w:color="auto"/>
        <w:right w:val="none" w:sz="0" w:space="0" w:color="auto"/>
      </w:divBdr>
    </w:div>
    <w:div w:id="13963554">
      <w:marLeft w:val="640"/>
      <w:marRight w:val="0"/>
      <w:marTop w:val="0"/>
      <w:marBottom w:val="0"/>
      <w:divBdr>
        <w:top w:val="none" w:sz="0" w:space="0" w:color="auto"/>
        <w:left w:val="none" w:sz="0" w:space="0" w:color="auto"/>
        <w:bottom w:val="none" w:sz="0" w:space="0" w:color="auto"/>
        <w:right w:val="none" w:sz="0" w:space="0" w:color="auto"/>
      </w:divBdr>
    </w:div>
    <w:div w:id="13966443">
      <w:marLeft w:val="640"/>
      <w:marRight w:val="0"/>
      <w:marTop w:val="0"/>
      <w:marBottom w:val="0"/>
      <w:divBdr>
        <w:top w:val="none" w:sz="0" w:space="0" w:color="auto"/>
        <w:left w:val="none" w:sz="0" w:space="0" w:color="auto"/>
        <w:bottom w:val="none" w:sz="0" w:space="0" w:color="auto"/>
        <w:right w:val="none" w:sz="0" w:space="0" w:color="auto"/>
      </w:divBdr>
    </w:div>
    <w:div w:id="14039104">
      <w:marLeft w:val="640"/>
      <w:marRight w:val="0"/>
      <w:marTop w:val="0"/>
      <w:marBottom w:val="0"/>
      <w:divBdr>
        <w:top w:val="none" w:sz="0" w:space="0" w:color="auto"/>
        <w:left w:val="none" w:sz="0" w:space="0" w:color="auto"/>
        <w:bottom w:val="none" w:sz="0" w:space="0" w:color="auto"/>
        <w:right w:val="none" w:sz="0" w:space="0" w:color="auto"/>
      </w:divBdr>
    </w:div>
    <w:div w:id="14121223">
      <w:marLeft w:val="640"/>
      <w:marRight w:val="0"/>
      <w:marTop w:val="0"/>
      <w:marBottom w:val="0"/>
      <w:divBdr>
        <w:top w:val="none" w:sz="0" w:space="0" w:color="auto"/>
        <w:left w:val="none" w:sz="0" w:space="0" w:color="auto"/>
        <w:bottom w:val="none" w:sz="0" w:space="0" w:color="auto"/>
        <w:right w:val="none" w:sz="0" w:space="0" w:color="auto"/>
      </w:divBdr>
    </w:div>
    <w:div w:id="14160221">
      <w:marLeft w:val="640"/>
      <w:marRight w:val="0"/>
      <w:marTop w:val="0"/>
      <w:marBottom w:val="0"/>
      <w:divBdr>
        <w:top w:val="none" w:sz="0" w:space="0" w:color="auto"/>
        <w:left w:val="none" w:sz="0" w:space="0" w:color="auto"/>
        <w:bottom w:val="none" w:sz="0" w:space="0" w:color="auto"/>
        <w:right w:val="none" w:sz="0" w:space="0" w:color="auto"/>
      </w:divBdr>
    </w:div>
    <w:div w:id="14305630">
      <w:marLeft w:val="640"/>
      <w:marRight w:val="0"/>
      <w:marTop w:val="0"/>
      <w:marBottom w:val="0"/>
      <w:divBdr>
        <w:top w:val="none" w:sz="0" w:space="0" w:color="auto"/>
        <w:left w:val="none" w:sz="0" w:space="0" w:color="auto"/>
        <w:bottom w:val="none" w:sz="0" w:space="0" w:color="auto"/>
        <w:right w:val="none" w:sz="0" w:space="0" w:color="auto"/>
      </w:divBdr>
    </w:div>
    <w:div w:id="14310665">
      <w:marLeft w:val="640"/>
      <w:marRight w:val="0"/>
      <w:marTop w:val="0"/>
      <w:marBottom w:val="0"/>
      <w:divBdr>
        <w:top w:val="none" w:sz="0" w:space="0" w:color="auto"/>
        <w:left w:val="none" w:sz="0" w:space="0" w:color="auto"/>
        <w:bottom w:val="none" w:sz="0" w:space="0" w:color="auto"/>
        <w:right w:val="none" w:sz="0" w:space="0" w:color="auto"/>
      </w:divBdr>
    </w:div>
    <w:div w:id="14382299">
      <w:marLeft w:val="640"/>
      <w:marRight w:val="0"/>
      <w:marTop w:val="0"/>
      <w:marBottom w:val="0"/>
      <w:divBdr>
        <w:top w:val="none" w:sz="0" w:space="0" w:color="auto"/>
        <w:left w:val="none" w:sz="0" w:space="0" w:color="auto"/>
        <w:bottom w:val="none" w:sz="0" w:space="0" w:color="auto"/>
        <w:right w:val="none" w:sz="0" w:space="0" w:color="auto"/>
      </w:divBdr>
    </w:div>
    <w:div w:id="14424336">
      <w:marLeft w:val="640"/>
      <w:marRight w:val="0"/>
      <w:marTop w:val="0"/>
      <w:marBottom w:val="0"/>
      <w:divBdr>
        <w:top w:val="none" w:sz="0" w:space="0" w:color="auto"/>
        <w:left w:val="none" w:sz="0" w:space="0" w:color="auto"/>
        <w:bottom w:val="none" w:sz="0" w:space="0" w:color="auto"/>
        <w:right w:val="none" w:sz="0" w:space="0" w:color="auto"/>
      </w:divBdr>
    </w:div>
    <w:div w:id="14500099">
      <w:marLeft w:val="640"/>
      <w:marRight w:val="0"/>
      <w:marTop w:val="0"/>
      <w:marBottom w:val="0"/>
      <w:divBdr>
        <w:top w:val="none" w:sz="0" w:space="0" w:color="auto"/>
        <w:left w:val="none" w:sz="0" w:space="0" w:color="auto"/>
        <w:bottom w:val="none" w:sz="0" w:space="0" w:color="auto"/>
        <w:right w:val="none" w:sz="0" w:space="0" w:color="auto"/>
      </w:divBdr>
    </w:div>
    <w:div w:id="14503862">
      <w:marLeft w:val="640"/>
      <w:marRight w:val="0"/>
      <w:marTop w:val="0"/>
      <w:marBottom w:val="0"/>
      <w:divBdr>
        <w:top w:val="none" w:sz="0" w:space="0" w:color="auto"/>
        <w:left w:val="none" w:sz="0" w:space="0" w:color="auto"/>
        <w:bottom w:val="none" w:sz="0" w:space="0" w:color="auto"/>
        <w:right w:val="none" w:sz="0" w:space="0" w:color="auto"/>
      </w:divBdr>
    </w:div>
    <w:div w:id="14550221">
      <w:marLeft w:val="640"/>
      <w:marRight w:val="0"/>
      <w:marTop w:val="0"/>
      <w:marBottom w:val="0"/>
      <w:divBdr>
        <w:top w:val="none" w:sz="0" w:space="0" w:color="auto"/>
        <w:left w:val="none" w:sz="0" w:space="0" w:color="auto"/>
        <w:bottom w:val="none" w:sz="0" w:space="0" w:color="auto"/>
        <w:right w:val="none" w:sz="0" w:space="0" w:color="auto"/>
      </w:divBdr>
    </w:div>
    <w:div w:id="14579414">
      <w:marLeft w:val="640"/>
      <w:marRight w:val="0"/>
      <w:marTop w:val="0"/>
      <w:marBottom w:val="0"/>
      <w:divBdr>
        <w:top w:val="none" w:sz="0" w:space="0" w:color="auto"/>
        <w:left w:val="none" w:sz="0" w:space="0" w:color="auto"/>
        <w:bottom w:val="none" w:sz="0" w:space="0" w:color="auto"/>
        <w:right w:val="none" w:sz="0" w:space="0" w:color="auto"/>
      </w:divBdr>
    </w:div>
    <w:div w:id="14693549">
      <w:marLeft w:val="640"/>
      <w:marRight w:val="0"/>
      <w:marTop w:val="0"/>
      <w:marBottom w:val="0"/>
      <w:divBdr>
        <w:top w:val="none" w:sz="0" w:space="0" w:color="auto"/>
        <w:left w:val="none" w:sz="0" w:space="0" w:color="auto"/>
        <w:bottom w:val="none" w:sz="0" w:space="0" w:color="auto"/>
        <w:right w:val="none" w:sz="0" w:space="0" w:color="auto"/>
      </w:divBdr>
    </w:div>
    <w:div w:id="14697045">
      <w:marLeft w:val="640"/>
      <w:marRight w:val="0"/>
      <w:marTop w:val="0"/>
      <w:marBottom w:val="0"/>
      <w:divBdr>
        <w:top w:val="none" w:sz="0" w:space="0" w:color="auto"/>
        <w:left w:val="none" w:sz="0" w:space="0" w:color="auto"/>
        <w:bottom w:val="none" w:sz="0" w:space="0" w:color="auto"/>
        <w:right w:val="none" w:sz="0" w:space="0" w:color="auto"/>
      </w:divBdr>
    </w:div>
    <w:div w:id="14776291">
      <w:marLeft w:val="640"/>
      <w:marRight w:val="0"/>
      <w:marTop w:val="0"/>
      <w:marBottom w:val="0"/>
      <w:divBdr>
        <w:top w:val="none" w:sz="0" w:space="0" w:color="auto"/>
        <w:left w:val="none" w:sz="0" w:space="0" w:color="auto"/>
        <w:bottom w:val="none" w:sz="0" w:space="0" w:color="auto"/>
        <w:right w:val="none" w:sz="0" w:space="0" w:color="auto"/>
      </w:divBdr>
    </w:div>
    <w:div w:id="14776654">
      <w:marLeft w:val="640"/>
      <w:marRight w:val="0"/>
      <w:marTop w:val="0"/>
      <w:marBottom w:val="0"/>
      <w:divBdr>
        <w:top w:val="none" w:sz="0" w:space="0" w:color="auto"/>
        <w:left w:val="none" w:sz="0" w:space="0" w:color="auto"/>
        <w:bottom w:val="none" w:sz="0" w:space="0" w:color="auto"/>
        <w:right w:val="none" w:sz="0" w:space="0" w:color="auto"/>
      </w:divBdr>
    </w:div>
    <w:div w:id="14818773">
      <w:marLeft w:val="640"/>
      <w:marRight w:val="0"/>
      <w:marTop w:val="0"/>
      <w:marBottom w:val="0"/>
      <w:divBdr>
        <w:top w:val="none" w:sz="0" w:space="0" w:color="auto"/>
        <w:left w:val="none" w:sz="0" w:space="0" w:color="auto"/>
        <w:bottom w:val="none" w:sz="0" w:space="0" w:color="auto"/>
        <w:right w:val="none" w:sz="0" w:space="0" w:color="auto"/>
      </w:divBdr>
    </w:div>
    <w:div w:id="14888321">
      <w:marLeft w:val="640"/>
      <w:marRight w:val="0"/>
      <w:marTop w:val="0"/>
      <w:marBottom w:val="0"/>
      <w:divBdr>
        <w:top w:val="none" w:sz="0" w:space="0" w:color="auto"/>
        <w:left w:val="none" w:sz="0" w:space="0" w:color="auto"/>
        <w:bottom w:val="none" w:sz="0" w:space="0" w:color="auto"/>
        <w:right w:val="none" w:sz="0" w:space="0" w:color="auto"/>
      </w:divBdr>
    </w:div>
    <w:div w:id="14888980">
      <w:marLeft w:val="640"/>
      <w:marRight w:val="0"/>
      <w:marTop w:val="0"/>
      <w:marBottom w:val="0"/>
      <w:divBdr>
        <w:top w:val="none" w:sz="0" w:space="0" w:color="auto"/>
        <w:left w:val="none" w:sz="0" w:space="0" w:color="auto"/>
        <w:bottom w:val="none" w:sz="0" w:space="0" w:color="auto"/>
        <w:right w:val="none" w:sz="0" w:space="0" w:color="auto"/>
      </w:divBdr>
    </w:div>
    <w:div w:id="14891653">
      <w:marLeft w:val="640"/>
      <w:marRight w:val="0"/>
      <w:marTop w:val="0"/>
      <w:marBottom w:val="0"/>
      <w:divBdr>
        <w:top w:val="none" w:sz="0" w:space="0" w:color="auto"/>
        <w:left w:val="none" w:sz="0" w:space="0" w:color="auto"/>
        <w:bottom w:val="none" w:sz="0" w:space="0" w:color="auto"/>
        <w:right w:val="none" w:sz="0" w:space="0" w:color="auto"/>
      </w:divBdr>
    </w:div>
    <w:div w:id="15035589">
      <w:marLeft w:val="640"/>
      <w:marRight w:val="0"/>
      <w:marTop w:val="0"/>
      <w:marBottom w:val="0"/>
      <w:divBdr>
        <w:top w:val="none" w:sz="0" w:space="0" w:color="auto"/>
        <w:left w:val="none" w:sz="0" w:space="0" w:color="auto"/>
        <w:bottom w:val="none" w:sz="0" w:space="0" w:color="auto"/>
        <w:right w:val="none" w:sz="0" w:space="0" w:color="auto"/>
      </w:divBdr>
    </w:div>
    <w:div w:id="15157365">
      <w:marLeft w:val="640"/>
      <w:marRight w:val="0"/>
      <w:marTop w:val="0"/>
      <w:marBottom w:val="0"/>
      <w:divBdr>
        <w:top w:val="none" w:sz="0" w:space="0" w:color="auto"/>
        <w:left w:val="none" w:sz="0" w:space="0" w:color="auto"/>
        <w:bottom w:val="none" w:sz="0" w:space="0" w:color="auto"/>
        <w:right w:val="none" w:sz="0" w:space="0" w:color="auto"/>
      </w:divBdr>
    </w:div>
    <w:div w:id="15232335">
      <w:marLeft w:val="640"/>
      <w:marRight w:val="0"/>
      <w:marTop w:val="0"/>
      <w:marBottom w:val="0"/>
      <w:divBdr>
        <w:top w:val="none" w:sz="0" w:space="0" w:color="auto"/>
        <w:left w:val="none" w:sz="0" w:space="0" w:color="auto"/>
        <w:bottom w:val="none" w:sz="0" w:space="0" w:color="auto"/>
        <w:right w:val="none" w:sz="0" w:space="0" w:color="auto"/>
      </w:divBdr>
    </w:div>
    <w:div w:id="15272607">
      <w:marLeft w:val="640"/>
      <w:marRight w:val="0"/>
      <w:marTop w:val="0"/>
      <w:marBottom w:val="0"/>
      <w:divBdr>
        <w:top w:val="none" w:sz="0" w:space="0" w:color="auto"/>
        <w:left w:val="none" w:sz="0" w:space="0" w:color="auto"/>
        <w:bottom w:val="none" w:sz="0" w:space="0" w:color="auto"/>
        <w:right w:val="none" w:sz="0" w:space="0" w:color="auto"/>
      </w:divBdr>
    </w:div>
    <w:div w:id="15353346">
      <w:marLeft w:val="640"/>
      <w:marRight w:val="0"/>
      <w:marTop w:val="0"/>
      <w:marBottom w:val="0"/>
      <w:divBdr>
        <w:top w:val="none" w:sz="0" w:space="0" w:color="auto"/>
        <w:left w:val="none" w:sz="0" w:space="0" w:color="auto"/>
        <w:bottom w:val="none" w:sz="0" w:space="0" w:color="auto"/>
        <w:right w:val="none" w:sz="0" w:space="0" w:color="auto"/>
      </w:divBdr>
    </w:div>
    <w:div w:id="15354912">
      <w:marLeft w:val="640"/>
      <w:marRight w:val="0"/>
      <w:marTop w:val="0"/>
      <w:marBottom w:val="0"/>
      <w:divBdr>
        <w:top w:val="none" w:sz="0" w:space="0" w:color="auto"/>
        <w:left w:val="none" w:sz="0" w:space="0" w:color="auto"/>
        <w:bottom w:val="none" w:sz="0" w:space="0" w:color="auto"/>
        <w:right w:val="none" w:sz="0" w:space="0" w:color="auto"/>
      </w:divBdr>
    </w:div>
    <w:div w:id="15423160">
      <w:marLeft w:val="640"/>
      <w:marRight w:val="0"/>
      <w:marTop w:val="0"/>
      <w:marBottom w:val="0"/>
      <w:divBdr>
        <w:top w:val="none" w:sz="0" w:space="0" w:color="auto"/>
        <w:left w:val="none" w:sz="0" w:space="0" w:color="auto"/>
        <w:bottom w:val="none" w:sz="0" w:space="0" w:color="auto"/>
        <w:right w:val="none" w:sz="0" w:space="0" w:color="auto"/>
      </w:divBdr>
    </w:div>
    <w:div w:id="15546193">
      <w:marLeft w:val="640"/>
      <w:marRight w:val="0"/>
      <w:marTop w:val="0"/>
      <w:marBottom w:val="0"/>
      <w:divBdr>
        <w:top w:val="none" w:sz="0" w:space="0" w:color="auto"/>
        <w:left w:val="none" w:sz="0" w:space="0" w:color="auto"/>
        <w:bottom w:val="none" w:sz="0" w:space="0" w:color="auto"/>
        <w:right w:val="none" w:sz="0" w:space="0" w:color="auto"/>
      </w:divBdr>
    </w:div>
    <w:div w:id="15546291">
      <w:marLeft w:val="640"/>
      <w:marRight w:val="0"/>
      <w:marTop w:val="0"/>
      <w:marBottom w:val="0"/>
      <w:divBdr>
        <w:top w:val="none" w:sz="0" w:space="0" w:color="auto"/>
        <w:left w:val="none" w:sz="0" w:space="0" w:color="auto"/>
        <w:bottom w:val="none" w:sz="0" w:space="0" w:color="auto"/>
        <w:right w:val="none" w:sz="0" w:space="0" w:color="auto"/>
      </w:divBdr>
    </w:div>
    <w:div w:id="15549738">
      <w:marLeft w:val="640"/>
      <w:marRight w:val="0"/>
      <w:marTop w:val="0"/>
      <w:marBottom w:val="0"/>
      <w:divBdr>
        <w:top w:val="none" w:sz="0" w:space="0" w:color="auto"/>
        <w:left w:val="none" w:sz="0" w:space="0" w:color="auto"/>
        <w:bottom w:val="none" w:sz="0" w:space="0" w:color="auto"/>
        <w:right w:val="none" w:sz="0" w:space="0" w:color="auto"/>
      </w:divBdr>
    </w:div>
    <w:div w:id="15667428">
      <w:marLeft w:val="640"/>
      <w:marRight w:val="0"/>
      <w:marTop w:val="0"/>
      <w:marBottom w:val="0"/>
      <w:divBdr>
        <w:top w:val="none" w:sz="0" w:space="0" w:color="auto"/>
        <w:left w:val="none" w:sz="0" w:space="0" w:color="auto"/>
        <w:bottom w:val="none" w:sz="0" w:space="0" w:color="auto"/>
        <w:right w:val="none" w:sz="0" w:space="0" w:color="auto"/>
      </w:divBdr>
    </w:div>
    <w:div w:id="15694002">
      <w:marLeft w:val="640"/>
      <w:marRight w:val="0"/>
      <w:marTop w:val="0"/>
      <w:marBottom w:val="0"/>
      <w:divBdr>
        <w:top w:val="none" w:sz="0" w:space="0" w:color="auto"/>
        <w:left w:val="none" w:sz="0" w:space="0" w:color="auto"/>
        <w:bottom w:val="none" w:sz="0" w:space="0" w:color="auto"/>
        <w:right w:val="none" w:sz="0" w:space="0" w:color="auto"/>
      </w:divBdr>
    </w:div>
    <w:div w:id="15694328">
      <w:marLeft w:val="640"/>
      <w:marRight w:val="0"/>
      <w:marTop w:val="0"/>
      <w:marBottom w:val="0"/>
      <w:divBdr>
        <w:top w:val="none" w:sz="0" w:space="0" w:color="auto"/>
        <w:left w:val="none" w:sz="0" w:space="0" w:color="auto"/>
        <w:bottom w:val="none" w:sz="0" w:space="0" w:color="auto"/>
        <w:right w:val="none" w:sz="0" w:space="0" w:color="auto"/>
      </w:divBdr>
    </w:div>
    <w:div w:id="15814888">
      <w:marLeft w:val="640"/>
      <w:marRight w:val="0"/>
      <w:marTop w:val="0"/>
      <w:marBottom w:val="0"/>
      <w:divBdr>
        <w:top w:val="none" w:sz="0" w:space="0" w:color="auto"/>
        <w:left w:val="none" w:sz="0" w:space="0" w:color="auto"/>
        <w:bottom w:val="none" w:sz="0" w:space="0" w:color="auto"/>
        <w:right w:val="none" w:sz="0" w:space="0" w:color="auto"/>
      </w:divBdr>
    </w:div>
    <w:div w:id="15930995">
      <w:marLeft w:val="640"/>
      <w:marRight w:val="0"/>
      <w:marTop w:val="0"/>
      <w:marBottom w:val="0"/>
      <w:divBdr>
        <w:top w:val="none" w:sz="0" w:space="0" w:color="auto"/>
        <w:left w:val="none" w:sz="0" w:space="0" w:color="auto"/>
        <w:bottom w:val="none" w:sz="0" w:space="0" w:color="auto"/>
        <w:right w:val="none" w:sz="0" w:space="0" w:color="auto"/>
      </w:divBdr>
    </w:div>
    <w:div w:id="16005690">
      <w:marLeft w:val="640"/>
      <w:marRight w:val="0"/>
      <w:marTop w:val="0"/>
      <w:marBottom w:val="0"/>
      <w:divBdr>
        <w:top w:val="none" w:sz="0" w:space="0" w:color="auto"/>
        <w:left w:val="none" w:sz="0" w:space="0" w:color="auto"/>
        <w:bottom w:val="none" w:sz="0" w:space="0" w:color="auto"/>
        <w:right w:val="none" w:sz="0" w:space="0" w:color="auto"/>
      </w:divBdr>
    </w:div>
    <w:div w:id="16079190">
      <w:marLeft w:val="640"/>
      <w:marRight w:val="0"/>
      <w:marTop w:val="0"/>
      <w:marBottom w:val="0"/>
      <w:divBdr>
        <w:top w:val="none" w:sz="0" w:space="0" w:color="auto"/>
        <w:left w:val="none" w:sz="0" w:space="0" w:color="auto"/>
        <w:bottom w:val="none" w:sz="0" w:space="0" w:color="auto"/>
        <w:right w:val="none" w:sz="0" w:space="0" w:color="auto"/>
      </w:divBdr>
    </w:div>
    <w:div w:id="16083325">
      <w:marLeft w:val="640"/>
      <w:marRight w:val="0"/>
      <w:marTop w:val="0"/>
      <w:marBottom w:val="0"/>
      <w:divBdr>
        <w:top w:val="none" w:sz="0" w:space="0" w:color="auto"/>
        <w:left w:val="none" w:sz="0" w:space="0" w:color="auto"/>
        <w:bottom w:val="none" w:sz="0" w:space="0" w:color="auto"/>
        <w:right w:val="none" w:sz="0" w:space="0" w:color="auto"/>
      </w:divBdr>
    </w:div>
    <w:div w:id="16086881">
      <w:marLeft w:val="640"/>
      <w:marRight w:val="0"/>
      <w:marTop w:val="0"/>
      <w:marBottom w:val="0"/>
      <w:divBdr>
        <w:top w:val="none" w:sz="0" w:space="0" w:color="auto"/>
        <w:left w:val="none" w:sz="0" w:space="0" w:color="auto"/>
        <w:bottom w:val="none" w:sz="0" w:space="0" w:color="auto"/>
        <w:right w:val="none" w:sz="0" w:space="0" w:color="auto"/>
      </w:divBdr>
    </w:div>
    <w:div w:id="16125965">
      <w:marLeft w:val="640"/>
      <w:marRight w:val="0"/>
      <w:marTop w:val="0"/>
      <w:marBottom w:val="0"/>
      <w:divBdr>
        <w:top w:val="none" w:sz="0" w:space="0" w:color="auto"/>
        <w:left w:val="none" w:sz="0" w:space="0" w:color="auto"/>
        <w:bottom w:val="none" w:sz="0" w:space="0" w:color="auto"/>
        <w:right w:val="none" w:sz="0" w:space="0" w:color="auto"/>
      </w:divBdr>
    </w:div>
    <w:div w:id="16126867">
      <w:marLeft w:val="640"/>
      <w:marRight w:val="0"/>
      <w:marTop w:val="0"/>
      <w:marBottom w:val="0"/>
      <w:divBdr>
        <w:top w:val="none" w:sz="0" w:space="0" w:color="auto"/>
        <w:left w:val="none" w:sz="0" w:space="0" w:color="auto"/>
        <w:bottom w:val="none" w:sz="0" w:space="0" w:color="auto"/>
        <w:right w:val="none" w:sz="0" w:space="0" w:color="auto"/>
      </w:divBdr>
    </w:div>
    <w:div w:id="16152941">
      <w:marLeft w:val="640"/>
      <w:marRight w:val="0"/>
      <w:marTop w:val="0"/>
      <w:marBottom w:val="0"/>
      <w:divBdr>
        <w:top w:val="none" w:sz="0" w:space="0" w:color="auto"/>
        <w:left w:val="none" w:sz="0" w:space="0" w:color="auto"/>
        <w:bottom w:val="none" w:sz="0" w:space="0" w:color="auto"/>
        <w:right w:val="none" w:sz="0" w:space="0" w:color="auto"/>
      </w:divBdr>
    </w:div>
    <w:div w:id="16201626">
      <w:marLeft w:val="640"/>
      <w:marRight w:val="0"/>
      <w:marTop w:val="0"/>
      <w:marBottom w:val="0"/>
      <w:divBdr>
        <w:top w:val="none" w:sz="0" w:space="0" w:color="auto"/>
        <w:left w:val="none" w:sz="0" w:space="0" w:color="auto"/>
        <w:bottom w:val="none" w:sz="0" w:space="0" w:color="auto"/>
        <w:right w:val="none" w:sz="0" w:space="0" w:color="auto"/>
      </w:divBdr>
    </w:div>
    <w:div w:id="16202067">
      <w:marLeft w:val="640"/>
      <w:marRight w:val="0"/>
      <w:marTop w:val="0"/>
      <w:marBottom w:val="0"/>
      <w:divBdr>
        <w:top w:val="none" w:sz="0" w:space="0" w:color="auto"/>
        <w:left w:val="none" w:sz="0" w:space="0" w:color="auto"/>
        <w:bottom w:val="none" w:sz="0" w:space="0" w:color="auto"/>
        <w:right w:val="none" w:sz="0" w:space="0" w:color="auto"/>
      </w:divBdr>
    </w:div>
    <w:div w:id="16202831">
      <w:marLeft w:val="640"/>
      <w:marRight w:val="0"/>
      <w:marTop w:val="0"/>
      <w:marBottom w:val="0"/>
      <w:divBdr>
        <w:top w:val="none" w:sz="0" w:space="0" w:color="auto"/>
        <w:left w:val="none" w:sz="0" w:space="0" w:color="auto"/>
        <w:bottom w:val="none" w:sz="0" w:space="0" w:color="auto"/>
        <w:right w:val="none" w:sz="0" w:space="0" w:color="auto"/>
      </w:divBdr>
    </w:div>
    <w:div w:id="16205161">
      <w:marLeft w:val="640"/>
      <w:marRight w:val="0"/>
      <w:marTop w:val="0"/>
      <w:marBottom w:val="0"/>
      <w:divBdr>
        <w:top w:val="none" w:sz="0" w:space="0" w:color="auto"/>
        <w:left w:val="none" w:sz="0" w:space="0" w:color="auto"/>
        <w:bottom w:val="none" w:sz="0" w:space="0" w:color="auto"/>
        <w:right w:val="none" w:sz="0" w:space="0" w:color="auto"/>
      </w:divBdr>
    </w:div>
    <w:div w:id="16393680">
      <w:marLeft w:val="640"/>
      <w:marRight w:val="0"/>
      <w:marTop w:val="0"/>
      <w:marBottom w:val="0"/>
      <w:divBdr>
        <w:top w:val="none" w:sz="0" w:space="0" w:color="auto"/>
        <w:left w:val="none" w:sz="0" w:space="0" w:color="auto"/>
        <w:bottom w:val="none" w:sz="0" w:space="0" w:color="auto"/>
        <w:right w:val="none" w:sz="0" w:space="0" w:color="auto"/>
      </w:divBdr>
    </w:div>
    <w:div w:id="16396572">
      <w:marLeft w:val="640"/>
      <w:marRight w:val="0"/>
      <w:marTop w:val="0"/>
      <w:marBottom w:val="0"/>
      <w:divBdr>
        <w:top w:val="none" w:sz="0" w:space="0" w:color="auto"/>
        <w:left w:val="none" w:sz="0" w:space="0" w:color="auto"/>
        <w:bottom w:val="none" w:sz="0" w:space="0" w:color="auto"/>
        <w:right w:val="none" w:sz="0" w:space="0" w:color="auto"/>
      </w:divBdr>
    </w:div>
    <w:div w:id="16467552">
      <w:marLeft w:val="640"/>
      <w:marRight w:val="0"/>
      <w:marTop w:val="0"/>
      <w:marBottom w:val="0"/>
      <w:divBdr>
        <w:top w:val="none" w:sz="0" w:space="0" w:color="auto"/>
        <w:left w:val="none" w:sz="0" w:space="0" w:color="auto"/>
        <w:bottom w:val="none" w:sz="0" w:space="0" w:color="auto"/>
        <w:right w:val="none" w:sz="0" w:space="0" w:color="auto"/>
      </w:divBdr>
    </w:div>
    <w:div w:id="16546934">
      <w:marLeft w:val="640"/>
      <w:marRight w:val="0"/>
      <w:marTop w:val="0"/>
      <w:marBottom w:val="0"/>
      <w:divBdr>
        <w:top w:val="none" w:sz="0" w:space="0" w:color="auto"/>
        <w:left w:val="none" w:sz="0" w:space="0" w:color="auto"/>
        <w:bottom w:val="none" w:sz="0" w:space="0" w:color="auto"/>
        <w:right w:val="none" w:sz="0" w:space="0" w:color="auto"/>
      </w:divBdr>
    </w:div>
    <w:div w:id="16658773">
      <w:marLeft w:val="640"/>
      <w:marRight w:val="0"/>
      <w:marTop w:val="0"/>
      <w:marBottom w:val="0"/>
      <w:divBdr>
        <w:top w:val="none" w:sz="0" w:space="0" w:color="auto"/>
        <w:left w:val="none" w:sz="0" w:space="0" w:color="auto"/>
        <w:bottom w:val="none" w:sz="0" w:space="0" w:color="auto"/>
        <w:right w:val="none" w:sz="0" w:space="0" w:color="auto"/>
      </w:divBdr>
    </w:div>
    <w:div w:id="16858258">
      <w:marLeft w:val="640"/>
      <w:marRight w:val="0"/>
      <w:marTop w:val="0"/>
      <w:marBottom w:val="0"/>
      <w:divBdr>
        <w:top w:val="none" w:sz="0" w:space="0" w:color="auto"/>
        <w:left w:val="none" w:sz="0" w:space="0" w:color="auto"/>
        <w:bottom w:val="none" w:sz="0" w:space="0" w:color="auto"/>
        <w:right w:val="none" w:sz="0" w:space="0" w:color="auto"/>
      </w:divBdr>
    </w:div>
    <w:div w:id="16934209">
      <w:marLeft w:val="640"/>
      <w:marRight w:val="0"/>
      <w:marTop w:val="0"/>
      <w:marBottom w:val="0"/>
      <w:divBdr>
        <w:top w:val="none" w:sz="0" w:space="0" w:color="auto"/>
        <w:left w:val="none" w:sz="0" w:space="0" w:color="auto"/>
        <w:bottom w:val="none" w:sz="0" w:space="0" w:color="auto"/>
        <w:right w:val="none" w:sz="0" w:space="0" w:color="auto"/>
      </w:divBdr>
    </w:div>
    <w:div w:id="16976945">
      <w:marLeft w:val="640"/>
      <w:marRight w:val="0"/>
      <w:marTop w:val="0"/>
      <w:marBottom w:val="0"/>
      <w:divBdr>
        <w:top w:val="none" w:sz="0" w:space="0" w:color="auto"/>
        <w:left w:val="none" w:sz="0" w:space="0" w:color="auto"/>
        <w:bottom w:val="none" w:sz="0" w:space="0" w:color="auto"/>
        <w:right w:val="none" w:sz="0" w:space="0" w:color="auto"/>
      </w:divBdr>
    </w:div>
    <w:div w:id="17004606">
      <w:marLeft w:val="640"/>
      <w:marRight w:val="0"/>
      <w:marTop w:val="0"/>
      <w:marBottom w:val="0"/>
      <w:divBdr>
        <w:top w:val="none" w:sz="0" w:space="0" w:color="auto"/>
        <w:left w:val="none" w:sz="0" w:space="0" w:color="auto"/>
        <w:bottom w:val="none" w:sz="0" w:space="0" w:color="auto"/>
        <w:right w:val="none" w:sz="0" w:space="0" w:color="auto"/>
      </w:divBdr>
    </w:div>
    <w:div w:id="17052292">
      <w:marLeft w:val="640"/>
      <w:marRight w:val="0"/>
      <w:marTop w:val="0"/>
      <w:marBottom w:val="0"/>
      <w:divBdr>
        <w:top w:val="none" w:sz="0" w:space="0" w:color="auto"/>
        <w:left w:val="none" w:sz="0" w:space="0" w:color="auto"/>
        <w:bottom w:val="none" w:sz="0" w:space="0" w:color="auto"/>
        <w:right w:val="none" w:sz="0" w:space="0" w:color="auto"/>
      </w:divBdr>
    </w:div>
    <w:div w:id="17119930">
      <w:marLeft w:val="640"/>
      <w:marRight w:val="0"/>
      <w:marTop w:val="0"/>
      <w:marBottom w:val="0"/>
      <w:divBdr>
        <w:top w:val="none" w:sz="0" w:space="0" w:color="auto"/>
        <w:left w:val="none" w:sz="0" w:space="0" w:color="auto"/>
        <w:bottom w:val="none" w:sz="0" w:space="0" w:color="auto"/>
        <w:right w:val="none" w:sz="0" w:space="0" w:color="auto"/>
      </w:divBdr>
    </w:div>
    <w:div w:id="17124206">
      <w:marLeft w:val="640"/>
      <w:marRight w:val="0"/>
      <w:marTop w:val="0"/>
      <w:marBottom w:val="0"/>
      <w:divBdr>
        <w:top w:val="none" w:sz="0" w:space="0" w:color="auto"/>
        <w:left w:val="none" w:sz="0" w:space="0" w:color="auto"/>
        <w:bottom w:val="none" w:sz="0" w:space="0" w:color="auto"/>
        <w:right w:val="none" w:sz="0" w:space="0" w:color="auto"/>
      </w:divBdr>
    </w:div>
    <w:div w:id="17125476">
      <w:marLeft w:val="640"/>
      <w:marRight w:val="0"/>
      <w:marTop w:val="0"/>
      <w:marBottom w:val="0"/>
      <w:divBdr>
        <w:top w:val="none" w:sz="0" w:space="0" w:color="auto"/>
        <w:left w:val="none" w:sz="0" w:space="0" w:color="auto"/>
        <w:bottom w:val="none" w:sz="0" w:space="0" w:color="auto"/>
        <w:right w:val="none" w:sz="0" w:space="0" w:color="auto"/>
      </w:divBdr>
    </w:div>
    <w:div w:id="17245767">
      <w:marLeft w:val="640"/>
      <w:marRight w:val="0"/>
      <w:marTop w:val="0"/>
      <w:marBottom w:val="0"/>
      <w:divBdr>
        <w:top w:val="none" w:sz="0" w:space="0" w:color="auto"/>
        <w:left w:val="none" w:sz="0" w:space="0" w:color="auto"/>
        <w:bottom w:val="none" w:sz="0" w:space="0" w:color="auto"/>
        <w:right w:val="none" w:sz="0" w:space="0" w:color="auto"/>
      </w:divBdr>
    </w:div>
    <w:div w:id="17317615">
      <w:marLeft w:val="640"/>
      <w:marRight w:val="0"/>
      <w:marTop w:val="0"/>
      <w:marBottom w:val="0"/>
      <w:divBdr>
        <w:top w:val="none" w:sz="0" w:space="0" w:color="auto"/>
        <w:left w:val="none" w:sz="0" w:space="0" w:color="auto"/>
        <w:bottom w:val="none" w:sz="0" w:space="0" w:color="auto"/>
        <w:right w:val="none" w:sz="0" w:space="0" w:color="auto"/>
      </w:divBdr>
    </w:div>
    <w:div w:id="17318590">
      <w:marLeft w:val="640"/>
      <w:marRight w:val="0"/>
      <w:marTop w:val="0"/>
      <w:marBottom w:val="0"/>
      <w:divBdr>
        <w:top w:val="none" w:sz="0" w:space="0" w:color="auto"/>
        <w:left w:val="none" w:sz="0" w:space="0" w:color="auto"/>
        <w:bottom w:val="none" w:sz="0" w:space="0" w:color="auto"/>
        <w:right w:val="none" w:sz="0" w:space="0" w:color="auto"/>
      </w:divBdr>
    </w:div>
    <w:div w:id="17396717">
      <w:marLeft w:val="640"/>
      <w:marRight w:val="0"/>
      <w:marTop w:val="0"/>
      <w:marBottom w:val="0"/>
      <w:divBdr>
        <w:top w:val="none" w:sz="0" w:space="0" w:color="auto"/>
        <w:left w:val="none" w:sz="0" w:space="0" w:color="auto"/>
        <w:bottom w:val="none" w:sz="0" w:space="0" w:color="auto"/>
        <w:right w:val="none" w:sz="0" w:space="0" w:color="auto"/>
      </w:divBdr>
    </w:div>
    <w:div w:id="17630647">
      <w:marLeft w:val="640"/>
      <w:marRight w:val="0"/>
      <w:marTop w:val="0"/>
      <w:marBottom w:val="0"/>
      <w:divBdr>
        <w:top w:val="none" w:sz="0" w:space="0" w:color="auto"/>
        <w:left w:val="none" w:sz="0" w:space="0" w:color="auto"/>
        <w:bottom w:val="none" w:sz="0" w:space="0" w:color="auto"/>
        <w:right w:val="none" w:sz="0" w:space="0" w:color="auto"/>
      </w:divBdr>
    </w:div>
    <w:div w:id="17656701">
      <w:marLeft w:val="640"/>
      <w:marRight w:val="0"/>
      <w:marTop w:val="0"/>
      <w:marBottom w:val="0"/>
      <w:divBdr>
        <w:top w:val="none" w:sz="0" w:space="0" w:color="auto"/>
        <w:left w:val="none" w:sz="0" w:space="0" w:color="auto"/>
        <w:bottom w:val="none" w:sz="0" w:space="0" w:color="auto"/>
        <w:right w:val="none" w:sz="0" w:space="0" w:color="auto"/>
      </w:divBdr>
    </w:div>
    <w:div w:id="17658107">
      <w:marLeft w:val="640"/>
      <w:marRight w:val="0"/>
      <w:marTop w:val="0"/>
      <w:marBottom w:val="0"/>
      <w:divBdr>
        <w:top w:val="none" w:sz="0" w:space="0" w:color="auto"/>
        <w:left w:val="none" w:sz="0" w:space="0" w:color="auto"/>
        <w:bottom w:val="none" w:sz="0" w:space="0" w:color="auto"/>
        <w:right w:val="none" w:sz="0" w:space="0" w:color="auto"/>
      </w:divBdr>
    </w:div>
    <w:div w:id="17660967">
      <w:marLeft w:val="640"/>
      <w:marRight w:val="0"/>
      <w:marTop w:val="0"/>
      <w:marBottom w:val="0"/>
      <w:divBdr>
        <w:top w:val="none" w:sz="0" w:space="0" w:color="auto"/>
        <w:left w:val="none" w:sz="0" w:space="0" w:color="auto"/>
        <w:bottom w:val="none" w:sz="0" w:space="0" w:color="auto"/>
        <w:right w:val="none" w:sz="0" w:space="0" w:color="auto"/>
      </w:divBdr>
    </w:div>
    <w:div w:id="17780300">
      <w:marLeft w:val="640"/>
      <w:marRight w:val="0"/>
      <w:marTop w:val="0"/>
      <w:marBottom w:val="0"/>
      <w:divBdr>
        <w:top w:val="none" w:sz="0" w:space="0" w:color="auto"/>
        <w:left w:val="none" w:sz="0" w:space="0" w:color="auto"/>
        <w:bottom w:val="none" w:sz="0" w:space="0" w:color="auto"/>
        <w:right w:val="none" w:sz="0" w:space="0" w:color="auto"/>
      </w:divBdr>
    </w:div>
    <w:div w:id="17968518">
      <w:marLeft w:val="640"/>
      <w:marRight w:val="0"/>
      <w:marTop w:val="0"/>
      <w:marBottom w:val="0"/>
      <w:divBdr>
        <w:top w:val="none" w:sz="0" w:space="0" w:color="auto"/>
        <w:left w:val="none" w:sz="0" w:space="0" w:color="auto"/>
        <w:bottom w:val="none" w:sz="0" w:space="0" w:color="auto"/>
        <w:right w:val="none" w:sz="0" w:space="0" w:color="auto"/>
      </w:divBdr>
    </w:div>
    <w:div w:id="18043797">
      <w:marLeft w:val="640"/>
      <w:marRight w:val="0"/>
      <w:marTop w:val="0"/>
      <w:marBottom w:val="0"/>
      <w:divBdr>
        <w:top w:val="none" w:sz="0" w:space="0" w:color="auto"/>
        <w:left w:val="none" w:sz="0" w:space="0" w:color="auto"/>
        <w:bottom w:val="none" w:sz="0" w:space="0" w:color="auto"/>
        <w:right w:val="none" w:sz="0" w:space="0" w:color="auto"/>
      </w:divBdr>
    </w:div>
    <w:div w:id="18044494">
      <w:marLeft w:val="640"/>
      <w:marRight w:val="0"/>
      <w:marTop w:val="0"/>
      <w:marBottom w:val="0"/>
      <w:divBdr>
        <w:top w:val="none" w:sz="0" w:space="0" w:color="auto"/>
        <w:left w:val="none" w:sz="0" w:space="0" w:color="auto"/>
        <w:bottom w:val="none" w:sz="0" w:space="0" w:color="auto"/>
        <w:right w:val="none" w:sz="0" w:space="0" w:color="auto"/>
      </w:divBdr>
    </w:div>
    <w:div w:id="18049008">
      <w:marLeft w:val="640"/>
      <w:marRight w:val="0"/>
      <w:marTop w:val="0"/>
      <w:marBottom w:val="0"/>
      <w:divBdr>
        <w:top w:val="none" w:sz="0" w:space="0" w:color="auto"/>
        <w:left w:val="none" w:sz="0" w:space="0" w:color="auto"/>
        <w:bottom w:val="none" w:sz="0" w:space="0" w:color="auto"/>
        <w:right w:val="none" w:sz="0" w:space="0" w:color="auto"/>
      </w:divBdr>
    </w:div>
    <w:div w:id="18168521">
      <w:marLeft w:val="640"/>
      <w:marRight w:val="0"/>
      <w:marTop w:val="0"/>
      <w:marBottom w:val="0"/>
      <w:divBdr>
        <w:top w:val="none" w:sz="0" w:space="0" w:color="auto"/>
        <w:left w:val="none" w:sz="0" w:space="0" w:color="auto"/>
        <w:bottom w:val="none" w:sz="0" w:space="0" w:color="auto"/>
        <w:right w:val="none" w:sz="0" w:space="0" w:color="auto"/>
      </w:divBdr>
    </w:div>
    <w:div w:id="18239633">
      <w:marLeft w:val="640"/>
      <w:marRight w:val="0"/>
      <w:marTop w:val="0"/>
      <w:marBottom w:val="0"/>
      <w:divBdr>
        <w:top w:val="none" w:sz="0" w:space="0" w:color="auto"/>
        <w:left w:val="none" w:sz="0" w:space="0" w:color="auto"/>
        <w:bottom w:val="none" w:sz="0" w:space="0" w:color="auto"/>
        <w:right w:val="none" w:sz="0" w:space="0" w:color="auto"/>
      </w:divBdr>
    </w:div>
    <w:div w:id="18240726">
      <w:marLeft w:val="640"/>
      <w:marRight w:val="0"/>
      <w:marTop w:val="0"/>
      <w:marBottom w:val="0"/>
      <w:divBdr>
        <w:top w:val="none" w:sz="0" w:space="0" w:color="auto"/>
        <w:left w:val="none" w:sz="0" w:space="0" w:color="auto"/>
        <w:bottom w:val="none" w:sz="0" w:space="0" w:color="auto"/>
        <w:right w:val="none" w:sz="0" w:space="0" w:color="auto"/>
      </w:divBdr>
    </w:div>
    <w:div w:id="18285527">
      <w:marLeft w:val="640"/>
      <w:marRight w:val="0"/>
      <w:marTop w:val="0"/>
      <w:marBottom w:val="0"/>
      <w:divBdr>
        <w:top w:val="none" w:sz="0" w:space="0" w:color="auto"/>
        <w:left w:val="none" w:sz="0" w:space="0" w:color="auto"/>
        <w:bottom w:val="none" w:sz="0" w:space="0" w:color="auto"/>
        <w:right w:val="none" w:sz="0" w:space="0" w:color="auto"/>
      </w:divBdr>
    </w:div>
    <w:div w:id="18316493">
      <w:marLeft w:val="640"/>
      <w:marRight w:val="0"/>
      <w:marTop w:val="0"/>
      <w:marBottom w:val="0"/>
      <w:divBdr>
        <w:top w:val="none" w:sz="0" w:space="0" w:color="auto"/>
        <w:left w:val="none" w:sz="0" w:space="0" w:color="auto"/>
        <w:bottom w:val="none" w:sz="0" w:space="0" w:color="auto"/>
        <w:right w:val="none" w:sz="0" w:space="0" w:color="auto"/>
      </w:divBdr>
    </w:div>
    <w:div w:id="18317010">
      <w:marLeft w:val="640"/>
      <w:marRight w:val="0"/>
      <w:marTop w:val="0"/>
      <w:marBottom w:val="0"/>
      <w:divBdr>
        <w:top w:val="none" w:sz="0" w:space="0" w:color="auto"/>
        <w:left w:val="none" w:sz="0" w:space="0" w:color="auto"/>
        <w:bottom w:val="none" w:sz="0" w:space="0" w:color="auto"/>
        <w:right w:val="none" w:sz="0" w:space="0" w:color="auto"/>
      </w:divBdr>
    </w:div>
    <w:div w:id="18363154">
      <w:marLeft w:val="640"/>
      <w:marRight w:val="0"/>
      <w:marTop w:val="0"/>
      <w:marBottom w:val="0"/>
      <w:divBdr>
        <w:top w:val="none" w:sz="0" w:space="0" w:color="auto"/>
        <w:left w:val="none" w:sz="0" w:space="0" w:color="auto"/>
        <w:bottom w:val="none" w:sz="0" w:space="0" w:color="auto"/>
        <w:right w:val="none" w:sz="0" w:space="0" w:color="auto"/>
      </w:divBdr>
    </w:div>
    <w:div w:id="18508041">
      <w:marLeft w:val="640"/>
      <w:marRight w:val="0"/>
      <w:marTop w:val="0"/>
      <w:marBottom w:val="0"/>
      <w:divBdr>
        <w:top w:val="none" w:sz="0" w:space="0" w:color="auto"/>
        <w:left w:val="none" w:sz="0" w:space="0" w:color="auto"/>
        <w:bottom w:val="none" w:sz="0" w:space="0" w:color="auto"/>
        <w:right w:val="none" w:sz="0" w:space="0" w:color="auto"/>
      </w:divBdr>
    </w:div>
    <w:div w:id="18510541">
      <w:marLeft w:val="640"/>
      <w:marRight w:val="0"/>
      <w:marTop w:val="0"/>
      <w:marBottom w:val="0"/>
      <w:divBdr>
        <w:top w:val="none" w:sz="0" w:space="0" w:color="auto"/>
        <w:left w:val="none" w:sz="0" w:space="0" w:color="auto"/>
        <w:bottom w:val="none" w:sz="0" w:space="0" w:color="auto"/>
        <w:right w:val="none" w:sz="0" w:space="0" w:color="auto"/>
      </w:divBdr>
    </w:div>
    <w:div w:id="18512166">
      <w:marLeft w:val="640"/>
      <w:marRight w:val="0"/>
      <w:marTop w:val="0"/>
      <w:marBottom w:val="0"/>
      <w:divBdr>
        <w:top w:val="none" w:sz="0" w:space="0" w:color="auto"/>
        <w:left w:val="none" w:sz="0" w:space="0" w:color="auto"/>
        <w:bottom w:val="none" w:sz="0" w:space="0" w:color="auto"/>
        <w:right w:val="none" w:sz="0" w:space="0" w:color="auto"/>
      </w:divBdr>
    </w:div>
    <w:div w:id="18513569">
      <w:marLeft w:val="640"/>
      <w:marRight w:val="0"/>
      <w:marTop w:val="0"/>
      <w:marBottom w:val="0"/>
      <w:divBdr>
        <w:top w:val="none" w:sz="0" w:space="0" w:color="auto"/>
        <w:left w:val="none" w:sz="0" w:space="0" w:color="auto"/>
        <w:bottom w:val="none" w:sz="0" w:space="0" w:color="auto"/>
        <w:right w:val="none" w:sz="0" w:space="0" w:color="auto"/>
      </w:divBdr>
    </w:div>
    <w:div w:id="18623904">
      <w:marLeft w:val="640"/>
      <w:marRight w:val="0"/>
      <w:marTop w:val="0"/>
      <w:marBottom w:val="0"/>
      <w:divBdr>
        <w:top w:val="none" w:sz="0" w:space="0" w:color="auto"/>
        <w:left w:val="none" w:sz="0" w:space="0" w:color="auto"/>
        <w:bottom w:val="none" w:sz="0" w:space="0" w:color="auto"/>
        <w:right w:val="none" w:sz="0" w:space="0" w:color="auto"/>
      </w:divBdr>
    </w:div>
    <w:div w:id="18626124">
      <w:marLeft w:val="640"/>
      <w:marRight w:val="0"/>
      <w:marTop w:val="0"/>
      <w:marBottom w:val="0"/>
      <w:divBdr>
        <w:top w:val="none" w:sz="0" w:space="0" w:color="auto"/>
        <w:left w:val="none" w:sz="0" w:space="0" w:color="auto"/>
        <w:bottom w:val="none" w:sz="0" w:space="0" w:color="auto"/>
        <w:right w:val="none" w:sz="0" w:space="0" w:color="auto"/>
      </w:divBdr>
    </w:div>
    <w:div w:id="18627530">
      <w:marLeft w:val="640"/>
      <w:marRight w:val="0"/>
      <w:marTop w:val="0"/>
      <w:marBottom w:val="0"/>
      <w:divBdr>
        <w:top w:val="none" w:sz="0" w:space="0" w:color="auto"/>
        <w:left w:val="none" w:sz="0" w:space="0" w:color="auto"/>
        <w:bottom w:val="none" w:sz="0" w:space="0" w:color="auto"/>
        <w:right w:val="none" w:sz="0" w:space="0" w:color="auto"/>
      </w:divBdr>
    </w:div>
    <w:div w:id="18628686">
      <w:marLeft w:val="640"/>
      <w:marRight w:val="0"/>
      <w:marTop w:val="0"/>
      <w:marBottom w:val="0"/>
      <w:divBdr>
        <w:top w:val="none" w:sz="0" w:space="0" w:color="auto"/>
        <w:left w:val="none" w:sz="0" w:space="0" w:color="auto"/>
        <w:bottom w:val="none" w:sz="0" w:space="0" w:color="auto"/>
        <w:right w:val="none" w:sz="0" w:space="0" w:color="auto"/>
      </w:divBdr>
    </w:div>
    <w:div w:id="18708002">
      <w:marLeft w:val="640"/>
      <w:marRight w:val="0"/>
      <w:marTop w:val="0"/>
      <w:marBottom w:val="0"/>
      <w:divBdr>
        <w:top w:val="none" w:sz="0" w:space="0" w:color="auto"/>
        <w:left w:val="none" w:sz="0" w:space="0" w:color="auto"/>
        <w:bottom w:val="none" w:sz="0" w:space="0" w:color="auto"/>
        <w:right w:val="none" w:sz="0" w:space="0" w:color="auto"/>
      </w:divBdr>
    </w:div>
    <w:div w:id="18774543">
      <w:marLeft w:val="640"/>
      <w:marRight w:val="0"/>
      <w:marTop w:val="0"/>
      <w:marBottom w:val="0"/>
      <w:divBdr>
        <w:top w:val="none" w:sz="0" w:space="0" w:color="auto"/>
        <w:left w:val="none" w:sz="0" w:space="0" w:color="auto"/>
        <w:bottom w:val="none" w:sz="0" w:space="0" w:color="auto"/>
        <w:right w:val="none" w:sz="0" w:space="0" w:color="auto"/>
      </w:divBdr>
    </w:div>
    <w:div w:id="18819861">
      <w:marLeft w:val="640"/>
      <w:marRight w:val="0"/>
      <w:marTop w:val="0"/>
      <w:marBottom w:val="0"/>
      <w:divBdr>
        <w:top w:val="none" w:sz="0" w:space="0" w:color="auto"/>
        <w:left w:val="none" w:sz="0" w:space="0" w:color="auto"/>
        <w:bottom w:val="none" w:sz="0" w:space="0" w:color="auto"/>
        <w:right w:val="none" w:sz="0" w:space="0" w:color="auto"/>
      </w:divBdr>
    </w:div>
    <w:div w:id="18822741">
      <w:marLeft w:val="640"/>
      <w:marRight w:val="0"/>
      <w:marTop w:val="0"/>
      <w:marBottom w:val="0"/>
      <w:divBdr>
        <w:top w:val="none" w:sz="0" w:space="0" w:color="auto"/>
        <w:left w:val="none" w:sz="0" w:space="0" w:color="auto"/>
        <w:bottom w:val="none" w:sz="0" w:space="0" w:color="auto"/>
        <w:right w:val="none" w:sz="0" w:space="0" w:color="auto"/>
      </w:divBdr>
    </w:div>
    <w:div w:id="18824474">
      <w:marLeft w:val="640"/>
      <w:marRight w:val="0"/>
      <w:marTop w:val="0"/>
      <w:marBottom w:val="0"/>
      <w:divBdr>
        <w:top w:val="none" w:sz="0" w:space="0" w:color="auto"/>
        <w:left w:val="none" w:sz="0" w:space="0" w:color="auto"/>
        <w:bottom w:val="none" w:sz="0" w:space="0" w:color="auto"/>
        <w:right w:val="none" w:sz="0" w:space="0" w:color="auto"/>
      </w:divBdr>
    </w:div>
    <w:div w:id="18895951">
      <w:marLeft w:val="640"/>
      <w:marRight w:val="0"/>
      <w:marTop w:val="0"/>
      <w:marBottom w:val="0"/>
      <w:divBdr>
        <w:top w:val="none" w:sz="0" w:space="0" w:color="auto"/>
        <w:left w:val="none" w:sz="0" w:space="0" w:color="auto"/>
        <w:bottom w:val="none" w:sz="0" w:space="0" w:color="auto"/>
        <w:right w:val="none" w:sz="0" w:space="0" w:color="auto"/>
      </w:divBdr>
    </w:div>
    <w:div w:id="18896318">
      <w:marLeft w:val="640"/>
      <w:marRight w:val="0"/>
      <w:marTop w:val="0"/>
      <w:marBottom w:val="0"/>
      <w:divBdr>
        <w:top w:val="none" w:sz="0" w:space="0" w:color="auto"/>
        <w:left w:val="none" w:sz="0" w:space="0" w:color="auto"/>
        <w:bottom w:val="none" w:sz="0" w:space="0" w:color="auto"/>
        <w:right w:val="none" w:sz="0" w:space="0" w:color="auto"/>
      </w:divBdr>
    </w:div>
    <w:div w:id="18968575">
      <w:marLeft w:val="640"/>
      <w:marRight w:val="0"/>
      <w:marTop w:val="0"/>
      <w:marBottom w:val="0"/>
      <w:divBdr>
        <w:top w:val="none" w:sz="0" w:space="0" w:color="auto"/>
        <w:left w:val="none" w:sz="0" w:space="0" w:color="auto"/>
        <w:bottom w:val="none" w:sz="0" w:space="0" w:color="auto"/>
        <w:right w:val="none" w:sz="0" w:space="0" w:color="auto"/>
      </w:divBdr>
    </w:div>
    <w:div w:id="19089279">
      <w:marLeft w:val="640"/>
      <w:marRight w:val="0"/>
      <w:marTop w:val="0"/>
      <w:marBottom w:val="0"/>
      <w:divBdr>
        <w:top w:val="none" w:sz="0" w:space="0" w:color="auto"/>
        <w:left w:val="none" w:sz="0" w:space="0" w:color="auto"/>
        <w:bottom w:val="none" w:sz="0" w:space="0" w:color="auto"/>
        <w:right w:val="none" w:sz="0" w:space="0" w:color="auto"/>
      </w:divBdr>
    </w:div>
    <w:div w:id="19136866">
      <w:marLeft w:val="640"/>
      <w:marRight w:val="0"/>
      <w:marTop w:val="0"/>
      <w:marBottom w:val="0"/>
      <w:divBdr>
        <w:top w:val="none" w:sz="0" w:space="0" w:color="auto"/>
        <w:left w:val="none" w:sz="0" w:space="0" w:color="auto"/>
        <w:bottom w:val="none" w:sz="0" w:space="0" w:color="auto"/>
        <w:right w:val="none" w:sz="0" w:space="0" w:color="auto"/>
      </w:divBdr>
    </w:div>
    <w:div w:id="19163593">
      <w:marLeft w:val="640"/>
      <w:marRight w:val="0"/>
      <w:marTop w:val="0"/>
      <w:marBottom w:val="0"/>
      <w:divBdr>
        <w:top w:val="none" w:sz="0" w:space="0" w:color="auto"/>
        <w:left w:val="none" w:sz="0" w:space="0" w:color="auto"/>
        <w:bottom w:val="none" w:sz="0" w:space="0" w:color="auto"/>
        <w:right w:val="none" w:sz="0" w:space="0" w:color="auto"/>
      </w:divBdr>
    </w:div>
    <w:div w:id="19167450">
      <w:marLeft w:val="640"/>
      <w:marRight w:val="0"/>
      <w:marTop w:val="0"/>
      <w:marBottom w:val="0"/>
      <w:divBdr>
        <w:top w:val="none" w:sz="0" w:space="0" w:color="auto"/>
        <w:left w:val="none" w:sz="0" w:space="0" w:color="auto"/>
        <w:bottom w:val="none" w:sz="0" w:space="0" w:color="auto"/>
        <w:right w:val="none" w:sz="0" w:space="0" w:color="auto"/>
      </w:divBdr>
    </w:div>
    <w:div w:id="19167917">
      <w:marLeft w:val="640"/>
      <w:marRight w:val="0"/>
      <w:marTop w:val="0"/>
      <w:marBottom w:val="0"/>
      <w:divBdr>
        <w:top w:val="none" w:sz="0" w:space="0" w:color="auto"/>
        <w:left w:val="none" w:sz="0" w:space="0" w:color="auto"/>
        <w:bottom w:val="none" w:sz="0" w:space="0" w:color="auto"/>
        <w:right w:val="none" w:sz="0" w:space="0" w:color="auto"/>
      </w:divBdr>
    </w:div>
    <w:div w:id="19278973">
      <w:marLeft w:val="640"/>
      <w:marRight w:val="0"/>
      <w:marTop w:val="0"/>
      <w:marBottom w:val="0"/>
      <w:divBdr>
        <w:top w:val="none" w:sz="0" w:space="0" w:color="auto"/>
        <w:left w:val="none" w:sz="0" w:space="0" w:color="auto"/>
        <w:bottom w:val="none" w:sz="0" w:space="0" w:color="auto"/>
        <w:right w:val="none" w:sz="0" w:space="0" w:color="auto"/>
      </w:divBdr>
    </w:div>
    <w:div w:id="19286474">
      <w:marLeft w:val="640"/>
      <w:marRight w:val="0"/>
      <w:marTop w:val="0"/>
      <w:marBottom w:val="0"/>
      <w:divBdr>
        <w:top w:val="none" w:sz="0" w:space="0" w:color="auto"/>
        <w:left w:val="none" w:sz="0" w:space="0" w:color="auto"/>
        <w:bottom w:val="none" w:sz="0" w:space="0" w:color="auto"/>
        <w:right w:val="none" w:sz="0" w:space="0" w:color="auto"/>
      </w:divBdr>
    </w:div>
    <w:div w:id="19288166">
      <w:marLeft w:val="640"/>
      <w:marRight w:val="0"/>
      <w:marTop w:val="0"/>
      <w:marBottom w:val="0"/>
      <w:divBdr>
        <w:top w:val="none" w:sz="0" w:space="0" w:color="auto"/>
        <w:left w:val="none" w:sz="0" w:space="0" w:color="auto"/>
        <w:bottom w:val="none" w:sz="0" w:space="0" w:color="auto"/>
        <w:right w:val="none" w:sz="0" w:space="0" w:color="auto"/>
      </w:divBdr>
    </w:div>
    <w:div w:id="19399296">
      <w:marLeft w:val="640"/>
      <w:marRight w:val="0"/>
      <w:marTop w:val="0"/>
      <w:marBottom w:val="0"/>
      <w:divBdr>
        <w:top w:val="none" w:sz="0" w:space="0" w:color="auto"/>
        <w:left w:val="none" w:sz="0" w:space="0" w:color="auto"/>
        <w:bottom w:val="none" w:sz="0" w:space="0" w:color="auto"/>
        <w:right w:val="none" w:sz="0" w:space="0" w:color="auto"/>
      </w:divBdr>
    </w:div>
    <w:div w:id="19400340">
      <w:marLeft w:val="640"/>
      <w:marRight w:val="0"/>
      <w:marTop w:val="0"/>
      <w:marBottom w:val="0"/>
      <w:divBdr>
        <w:top w:val="none" w:sz="0" w:space="0" w:color="auto"/>
        <w:left w:val="none" w:sz="0" w:space="0" w:color="auto"/>
        <w:bottom w:val="none" w:sz="0" w:space="0" w:color="auto"/>
        <w:right w:val="none" w:sz="0" w:space="0" w:color="auto"/>
      </w:divBdr>
    </w:div>
    <w:div w:id="19401319">
      <w:marLeft w:val="640"/>
      <w:marRight w:val="0"/>
      <w:marTop w:val="0"/>
      <w:marBottom w:val="0"/>
      <w:divBdr>
        <w:top w:val="none" w:sz="0" w:space="0" w:color="auto"/>
        <w:left w:val="none" w:sz="0" w:space="0" w:color="auto"/>
        <w:bottom w:val="none" w:sz="0" w:space="0" w:color="auto"/>
        <w:right w:val="none" w:sz="0" w:space="0" w:color="auto"/>
      </w:divBdr>
    </w:div>
    <w:div w:id="19404563">
      <w:marLeft w:val="640"/>
      <w:marRight w:val="0"/>
      <w:marTop w:val="0"/>
      <w:marBottom w:val="0"/>
      <w:divBdr>
        <w:top w:val="none" w:sz="0" w:space="0" w:color="auto"/>
        <w:left w:val="none" w:sz="0" w:space="0" w:color="auto"/>
        <w:bottom w:val="none" w:sz="0" w:space="0" w:color="auto"/>
        <w:right w:val="none" w:sz="0" w:space="0" w:color="auto"/>
      </w:divBdr>
    </w:div>
    <w:div w:id="19478820">
      <w:marLeft w:val="640"/>
      <w:marRight w:val="0"/>
      <w:marTop w:val="0"/>
      <w:marBottom w:val="0"/>
      <w:divBdr>
        <w:top w:val="none" w:sz="0" w:space="0" w:color="auto"/>
        <w:left w:val="none" w:sz="0" w:space="0" w:color="auto"/>
        <w:bottom w:val="none" w:sz="0" w:space="0" w:color="auto"/>
        <w:right w:val="none" w:sz="0" w:space="0" w:color="auto"/>
      </w:divBdr>
    </w:div>
    <w:div w:id="19548816">
      <w:marLeft w:val="640"/>
      <w:marRight w:val="0"/>
      <w:marTop w:val="0"/>
      <w:marBottom w:val="0"/>
      <w:divBdr>
        <w:top w:val="none" w:sz="0" w:space="0" w:color="auto"/>
        <w:left w:val="none" w:sz="0" w:space="0" w:color="auto"/>
        <w:bottom w:val="none" w:sz="0" w:space="0" w:color="auto"/>
        <w:right w:val="none" w:sz="0" w:space="0" w:color="auto"/>
      </w:divBdr>
    </w:div>
    <w:div w:id="19597889">
      <w:marLeft w:val="640"/>
      <w:marRight w:val="0"/>
      <w:marTop w:val="0"/>
      <w:marBottom w:val="0"/>
      <w:divBdr>
        <w:top w:val="none" w:sz="0" w:space="0" w:color="auto"/>
        <w:left w:val="none" w:sz="0" w:space="0" w:color="auto"/>
        <w:bottom w:val="none" w:sz="0" w:space="0" w:color="auto"/>
        <w:right w:val="none" w:sz="0" w:space="0" w:color="auto"/>
      </w:divBdr>
    </w:div>
    <w:div w:id="19821265">
      <w:marLeft w:val="640"/>
      <w:marRight w:val="0"/>
      <w:marTop w:val="0"/>
      <w:marBottom w:val="0"/>
      <w:divBdr>
        <w:top w:val="none" w:sz="0" w:space="0" w:color="auto"/>
        <w:left w:val="none" w:sz="0" w:space="0" w:color="auto"/>
        <w:bottom w:val="none" w:sz="0" w:space="0" w:color="auto"/>
        <w:right w:val="none" w:sz="0" w:space="0" w:color="auto"/>
      </w:divBdr>
    </w:div>
    <w:div w:id="19859637">
      <w:marLeft w:val="640"/>
      <w:marRight w:val="0"/>
      <w:marTop w:val="0"/>
      <w:marBottom w:val="0"/>
      <w:divBdr>
        <w:top w:val="none" w:sz="0" w:space="0" w:color="auto"/>
        <w:left w:val="none" w:sz="0" w:space="0" w:color="auto"/>
        <w:bottom w:val="none" w:sz="0" w:space="0" w:color="auto"/>
        <w:right w:val="none" w:sz="0" w:space="0" w:color="auto"/>
      </w:divBdr>
    </w:div>
    <w:div w:id="19862737">
      <w:marLeft w:val="640"/>
      <w:marRight w:val="0"/>
      <w:marTop w:val="0"/>
      <w:marBottom w:val="0"/>
      <w:divBdr>
        <w:top w:val="none" w:sz="0" w:space="0" w:color="auto"/>
        <w:left w:val="none" w:sz="0" w:space="0" w:color="auto"/>
        <w:bottom w:val="none" w:sz="0" w:space="0" w:color="auto"/>
        <w:right w:val="none" w:sz="0" w:space="0" w:color="auto"/>
      </w:divBdr>
    </w:div>
    <w:div w:id="19863412">
      <w:marLeft w:val="640"/>
      <w:marRight w:val="0"/>
      <w:marTop w:val="0"/>
      <w:marBottom w:val="0"/>
      <w:divBdr>
        <w:top w:val="none" w:sz="0" w:space="0" w:color="auto"/>
        <w:left w:val="none" w:sz="0" w:space="0" w:color="auto"/>
        <w:bottom w:val="none" w:sz="0" w:space="0" w:color="auto"/>
        <w:right w:val="none" w:sz="0" w:space="0" w:color="auto"/>
      </w:divBdr>
    </w:div>
    <w:div w:id="19866409">
      <w:marLeft w:val="640"/>
      <w:marRight w:val="0"/>
      <w:marTop w:val="0"/>
      <w:marBottom w:val="0"/>
      <w:divBdr>
        <w:top w:val="none" w:sz="0" w:space="0" w:color="auto"/>
        <w:left w:val="none" w:sz="0" w:space="0" w:color="auto"/>
        <w:bottom w:val="none" w:sz="0" w:space="0" w:color="auto"/>
        <w:right w:val="none" w:sz="0" w:space="0" w:color="auto"/>
      </w:divBdr>
    </w:div>
    <w:div w:id="20009462">
      <w:marLeft w:val="640"/>
      <w:marRight w:val="0"/>
      <w:marTop w:val="0"/>
      <w:marBottom w:val="0"/>
      <w:divBdr>
        <w:top w:val="none" w:sz="0" w:space="0" w:color="auto"/>
        <w:left w:val="none" w:sz="0" w:space="0" w:color="auto"/>
        <w:bottom w:val="none" w:sz="0" w:space="0" w:color="auto"/>
        <w:right w:val="none" w:sz="0" w:space="0" w:color="auto"/>
      </w:divBdr>
    </w:div>
    <w:div w:id="20130771">
      <w:marLeft w:val="640"/>
      <w:marRight w:val="0"/>
      <w:marTop w:val="0"/>
      <w:marBottom w:val="0"/>
      <w:divBdr>
        <w:top w:val="none" w:sz="0" w:space="0" w:color="auto"/>
        <w:left w:val="none" w:sz="0" w:space="0" w:color="auto"/>
        <w:bottom w:val="none" w:sz="0" w:space="0" w:color="auto"/>
        <w:right w:val="none" w:sz="0" w:space="0" w:color="auto"/>
      </w:divBdr>
    </w:div>
    <w:div w:id="20136317">
      <w:marLeft w:val="640"/>
      <w:marRight w:val="0"/>
      <w:marTop w:val="0"/>
      <w:marBottom w:val="0"/>
      <w:divBdr>
        <w:top w:val="none" w:sz="0" w:space="0" w:color="auto"/>
        <w:left w:val="none" w:sz="0" w:space="0" w:color="auto"/>
        <w:bottom w:val="none" w:sz="0" w:space="0" w:color="auto"/>
        <w:right w:val="none" w:sz="0" w:space="0" w:color="auto"/>
      </w:divBdr>
    </w:div>
    <w:div w:id="20204871">
      <w:marLeft w:val="640"/>
      <w:marRight w:val="0"/>
      <w:marTop w:val="0"/>
      <w:marBottom w:val="0"/>
      <w:divBdr>
        <w:top w:val="none" w:sz="0" w:space="0" w:color="auto"/>
        <w:left w:val="none" w:sz="0" w:space="0" w:color="auto"/>
        <w:bottom w:val="none" w:sz="0" w:space="0" w:color="auto"/>
        <w:right w:val="none" w:sz="0" w:space="0" w:color="auto"/>
      </w:divBdr>
    </w:div>
    <w:div w:id="20210918">
      <w:marLeft w:val="640"/>
      <w:marRight w:val="0"/>
      <w:marTop w:val="0"/>
      <w:marBottom w:val="0"/>
      <w:divBdr>
        <w:top w:val="none" w:sz="0" w:space="0" w:color="auto"/>
        <w:left w:val="none" w:sz="0" w:space="0" w:color="auto"/>
        <w:bottom w:val="none" w:sz="0" w:space="0" w:color="auto"/>
        <w:right w:val="none" w:sz="0" w:space="0" w:color="auto"/>
      </w:divBdr>
    </w:div>
    <w:div w:id="20252098">
      <w:marLeft w:val="640"/>
      <w:marRight w:val="0"/>
      <w:marTop w:val="0"/>
      <w:marBottom w:val="0"/>
      <w:divBdr>
        <w:top w:val="none" w:sz="0" w:space="0" w:color="auto"/>
        <w:left w:val="none" w:sz="0" w:space="0" w:color="auto"/>
        <w:bottom w:val="none" w:sz="0" w:space="0" w:color="auto"/>
        <w:right w:val="none" w:sz="0" w:space="0" w:color="auto"/>
      </w:divBdr>
    </w:div>
    <w:div w:id="20253104">
      <w:marLeft w:val="640"/>
      <w:marRight w:val="0"/>
      <w:marTop w:val="0"/>
      <w:marBottom w:val="0"/>
      <w:divBdr>
        <w:top w:val="none" w:sz="0" w:space="0" w:color="auto"/>
        <w:left w:val="none" w:sz="0" w:space="0" w:color="auto"/>
        <w:bottom w:val="none" w:sz="0" w:space="0" w:color="auto"/>
        <w:right w:val="none" w:sz="0" w:space="0" w:color="auto"/>
      </w:divBdr>
    </w:div>
    <w:div w:id="20322195">
      <w:marLeft w:val="640"/>
      <w:marRight w:val="0"/>
      <w:marTop w:val="0"/>
      <w:marBottom w:val="0"/>
      <w:divBdr>
        <w:top w:val="none" w:sz="0" w:space="0" w:color="auto"/>
        <w:left w:val="none" w:sz="0" w:space="0" w:color="auto"/>
        <w:bottom w:val="none" w:sz="0" w:space="0" w:color="auto"/>
        <w:right w:val="none" w:sz="0" w:space="0" w:color="auto"/>
      </w:divBdr>
    </w:div>
    <w:div w:id="20325704">
      <w:marLeft w:val="640"/>
      <w:marRight w:val="0"/>
      <w:marTop w:val="0"/>
      <w:marBottom w:val="0"/>
      <w:divBdr>
        <w:top w:val="none" w:sz="0" w:space="0" w:color="auto"/>
        <w:left w:val="none" w:sz="0" w:space="0" w:color="auto"/>
        <w:bottom w:val="none" w:sz="0" w:space="0" w:color="auto"/>
        <w:right w:val="none" w:sz="0" w:space="0" w:color="auto"/>
      </w:divBdr>
    </w:div>
    <w:div w:id="20399084">
      <w:marLeft w:val="480"/>
      <w:marRight w:val="0"/>
      <w:marTop w:val="0"/>
      <w:marBottom w:val="0"/>
      <w:divBdr>
        <w:top w:val="none" w:sz="0" w:space="0" w:color="auto"/>
        <w:left w:val="none" w:sz="0" w:space="0" w:color="auto"/>
        <w:bottom w:val="none" w:sz="0" w:space="0" w:color="auto"/>
        <w:right w:val="none" w:sz="0" w:space="0" w:color="auto"/>
      </w:divBdr>
    </w:div>
    <w:div w:id="20473884">
      <w:marLeft w:val="640"/>
      <w:marRight w:val="0"/>
      <w:marTop w:val="0"/>
      <w:marBottom w:val="0"/>
      <w:divBdr>
        <w:top w:val="none" w:sz="0" w:space="0" w:color="auto"/>
        <w:left w:val="none" w:sz="0" w:space="0" w:color="auto"/>
        <w:bottom w:val="none" w:sz="0" w:space="0" w:color="auto"/>
        <w:right w:val="none" w:sz="0" w:space="0" w:color="auto"/>
      </w:divBdr>
    </w:div>
    <w:div w:id="20515227">
      <w:marLeft w:val="640"/>
      <w:marRight w:val="0"/>
      <w:marTop w:val="0"/>
      <w:marBottom w:val="0"/>
      <w:divBdr>
        <w:top w:val="none" w:sz="0" w:space="0" w:color="auto"/>
        <w:left w:val="none" w:sz="0" w:space="0" w:color="auto"/>
        <w:bottom w:val="none" w:sz="0" w:space="0" w:color="auto"/>
        <w:right w:val="none" w:sz="0" w:space="0" w:color="auto"/>
      </w:divBdr>
    </w:div>
    <w:div w:id="20517983">
      <w:marLeft w:val="640"/>
      <w:marRight w:val="0"/>
      <w:marTop w:val="0"/>
      <w:marBottom w:val="0"/>
      <w:divBdr>
        <w:top w:val="none" w:sz="0" w:space="0" w:color="auto"/>
        <w:left w:val="none" w:sz="0" w:space="0" w:color="auto"/>
        <w:bottom w:val="none" w:sz="0" w:space="0" w:color="auto"/>
        <w:right w:val="none" w:sz="0" w:space="0" w:color="auto"/>
      </w:divBdr>
    </w:div>
    <w:div w:id="20598649">
      <w:marLeft w:val="640"/>
      <w:marRight w:val="0"/>
      <w:marTop w:val="0"/>
      <w:marBottom w:val="0"/>
      <w:divBdr>
        <w:top w:val="none" w:sz="0" w:space="0" w:color="auto"/>
        <w:left w:val="none" w:sz="0" w:space="0" w:color="auto"/>
        <w:bottom w:val="none" w:sz="0" w:space="0" w:color="auto"/>
        <w:right w:val="none" w:sz="0" w:space="0" w:color="auto"/>
      </w:divBdr>
    </w:div>
    <w:div w:id="20664825">
      <w:marLeft w:val="640"/>
      <w:marRight w:val="0"/>
      <w:marTop w:val="0"/>
      <w:marBottom w:val="0"/>
      <w:divBdr>
        <w:top w:val="none" w:sz="0" w:space="0" w:color="auto"/>
        <w:left w:val="none" w:sz="0" w:space="0" w:color="auto"/>
        <w:bottom w:val="none" w:sz="0" w:space="0" w:color="auto"/>
        <w:right w:val="none" w:sz="0" w:space="0" w:color="auto"/>
      </w:divBdr>
    </w:div>
    <w:div w:id="20782255">
      <w:marLeft w:val="640"/>
      <w:marRight w:val="0"/>
      <w:marTop w:val="0"/>
      <w:marBottom w:val="0"/>
      <w:divBdr>
        <w:top w:val="none" w:sz="0" w:space="0" w:color="auto"/>
        <w:left w:val="none" w:sz="0" w:space="0" w:color="auto"/>
        <w:bottom w:val="none" w:sz="0" w:space="0" w:color="auto"/>
        <w:right w:val="none" w:sz="0" w:space="0" w:color="auto"/>
      </w:divBdr>
    </w:div>
    <w:div w:id="20861211">
      <w:marLeft w:val="640"/>
      <w:marRight w:val="0"/>
      <w:marTop w:val="0"/>
      <w:marBottom w:val="0"/>
      <w:divBdr>
        <w:top w:val="none" w:sz="0" w:space="0" w:color="auto"/>
        <w:left w:val="none" w:sz="0" w:space="0" w:color="auto"/>
        <w:bottom w:val="none" w:sz="0" w:space="0" w:color="auto"/>
        <w:right w:val="none" w:sz="0" w:space="0" w:color="auto"/>
      </w:divBdr>
    </w:div>
    <w:div w:id="20938009">
      <w:marLeft w:val="640"/>
      <w:marRight w:val="0"/>
      <w:marTop w:val="0"/>
      <w:marBottom w:val="0"/>
      <w:divBdr>
        <w:top w:val="none" w:sz="0" w:space="0" w:color="auto"/>
        <w:left w:val="none" w:sz="0" w:space="0" w:color="auto"/>
        <w:bottom w:val="none" w:sz="0" w:space="0" w:color="auto"/>
        <w:right w:val="none" w:sz="0" w:space="0" w:color="auto"/>
      </w:divBdr>
    </w:div>
    <w:div w:id="20938197">
      <w:marLeft w:val="640"/>
      <w:marRight w:val="0"/>
      <w:marTop w:val="0"/>
      <w:marBottom w:val="0"/>
      <w:divBdr>
        <w:top w:val="none" w:sz="0" w:space="0" w:color="auto"/>
        <w:left w:val="none" w:sz="0" w:space="0" w:color="auto"/>
        <w:bottom w:val="none" w:sz="0" w:space="0" w:color="auto"/>
        <w:right w:val="none" w:sz="0" w:space="0" w:color="auto"/>
      </w:divBdr>
    </w:div>
    <w:div w:id="21129906">
      <w:marLeft w:val="640"/>
      <w:marRight w:val="0"/>
      <w:marTop w:val="0"/>
      <w:marBottom w:val="0"/>
      <w:divBdr>
        <w:top w:val="none" w:sz="0" w:space="0" w:color="auto"/>
        <w:left w:val="none" w:sz="0" w:space="0" w:color="auto"/>
        <w:bottom w:val="none" w:sz="0" w:space="0" w:color="auto"/>
        <w:right w:val="none" w:sz="0" w:space="0" w:color="auto"/>
      </w:divBdr>
    </w:div>
    <w:div w:id="21131226">
      <w:marLeft w:val="640"/>
      <w:marRight w:val="0"/>
      <w:marTop w:val="0"/>
      <w:marBottom w:val="0"/>
      <w:divBdr>
        <w:top w:val="none" w:sz="0" w:space="0" w:color="auto"/>
        <w:left w:val="none" w:sz="0" w:space="0" w:color="auto"/>
        <w:bottom w:val="none" w:sz="0" w:space="0" w:color="auto"/>
        <w:right w:val="none" w:sz="0" w:space="0" w:color="auto"/>
      </w:divBdr>
    </w:div>
    <w:div w:id="21171726">
      <w:marLeft w:val="640"/>
      <w:marRight w:val="0"/>
      <w:marTop w:val="0"/>
      <w:marBottom w:val="0"/>
      <w:divBdr>
        <w:top w:val="none" w:sz="0" w:space="0" w:color="auto"/>
        <w:left w:val="none" w:sz="0" w:space="0" w:color="auto"/>
        <w:bottom w:val="none" w:sz="0" w:space="0" w:color="auto"/>
        <w:right w:val="none" w:sz="0" w:space="0" w:color="auto"/>
      </w:divBdr>
    </w:div>
    <w:div w:id="21245017">
      <w:marLeft w:val="640"/>
      <w:marRight w:val="0"/>
      <w:marTop w:val="0"/>
      <w:marBottom w:val="0"/>
      <w:divBdr>
        <w:top w:val="none" w:sz="0" w:space="0" w:color="auto"/>
        <w:left w:val="none" w:sz="0" w:space="0" w:color="auto"/>
        <w:bottom w:val="none" w:sz="0" w:space="0" w:color="auto"/>
        <w:right w:val="none" w:sz="0" w:space="0" w:color="auto"/>
      </w:divBdr>
    </w:div>
    <w:div w:id="21370182">
      <w:marLeft w:val="640"/>
      <w:marRight w:val="0"/>
      <w:marTop w:val="0"/>
      <w:marBottom w:val="0"/>
      <w:divBdr>
        <w:top w:val="none" w:sz="0" w:space="0" w:color="auto"/>
        <w:left w:val="none" w:sz="0" w:space="0" w:color="auto"/>
        <w:bottom w:val="none" w:sz="0" w:space="0" w:color="auto"/>
        <w:right w:val="none" w:sz="0" w:space="0" w:color="auto"/>
      </w:divBdr>
    </w:div>
    <w:div w:id="21370648">
      <w:marLeft w:val="640"/>
      <w:marRight w:val="0"/>
      <w:marTop w:val="0"/>
      <w:marBottom w:val="0"/>
      <w:divBdr>
        <w:top w:val="none" w:sz="0" w:space="0" w:color="auto"/>
        <w:left w:val="none" w:sz="0" w:space="0" w:color="auto"/>
        <w:bottom w:val="none" w:sz="0" w:space="0" w:color="auto"/>
        <w:right w:val="none" w:sz="0" w:space="0" w:color="auto"/>
      </w:divBdr>
    </w:div>
    <w:div w:id="21444262">
      <w:marLeft w:val="640"/>
      <w:marRight w:val="0"/>
      <w:marTop w:val="0"/>
      <w:marBottom w:val="0"/>
      <w:divBdr>
        <w:top w:val="none" w:sz="0" w:space="0" w:color="auto"/>
        <w:left w:val="none" w:sz="0" w:space="0" w:color="auto"/>
        <w:bottom w:val="none" w:sz="0" w:space="0" w:color="auto"/>
        <w:right w:val="none" w:sz="0" w:space="0" w:color="auto"/>
      </w:divBdr>
    </w:div>
    <w:div w:id="21635836">
      <w:marLeft w:val="640"/>
      <w:marRight w:val="0"/>
      <w:marTop w:val="0"/>
      <w:marBottom w:val="0"/>
      <w:divBdr>
        <w:top w:val="none" w:sz="0" w:space="0" w:color="auto"/>
        <w:left w:val="none" w:sz="0" w:space="0" w:color="auto"/>
        <w:bottom w:val="none" w:sz="0" w:space="0" w:color="auto"/>
        <w:right w:val="none" w:sz="0" w:space="0" w:color="auto"/>
      </w:divBdr>
    </w:div>
    <w:div w:id="21639340">
      <w:marLeft w:val="640"/>
      <w:marRight w:val="0"/>
      <w:marTop w:val="0"/>
      <w:marBottom w:val="0"/>
      <w:divBdr>
        <w:top w:val="none" w:sz="0" w:space="0" w:color="auto"/>
        <w:left w:val="none" w:sz="0" w:space="0" w:color="auto"/>
        <w:bottom w:val="none" w:sz="0" w:space="0" w:color="auto"/>
        <w:right w:val="none" w:sz="0" w:space="0" w:color="auto"/>
      </w:divBdr>
    </w:div>
    <w:div w:id="21713726">
      <w:marLeft w:val="640"/>
      <w:marRight w:val="0"/>
      <w:marTop w:val="0"/>
      <w:marBottom w:val="0"/>
      <w:divBdr>
        <w:top w:val="none" w:sz="0" w:space="0" w:color="auto"/>
        <w:left w:val="none" w:sz="0" w:space="0" w:color="auto"/>
        <w:bottom w:val="none" w:sz="0" w:space="0" w:color="auto"/>
        <w:right w:val="none" w:sz="0" w:space="0" w:color="auto"/>
      </w:divBdr>
    </w:div>
    <w:div w:id="21714392">
      <w:marLeft w:val="640"/>
      <w:marRight w:val="0"/>
      <w:marTop w:val="0"/>
      <w:marBottom w:val="0"/>
      <w:divBdr>
        <w:top w:val="none" w:sz="0" w:space="0" w:color="auto"/>
        <w:left w:val="none" w:sz="0" w:space="0" w:color="auto"/>
        <w:bottom w:val="none" w:sz="0" w:space="0" w:color="auto"/>
        <w:right w:val="none" w:sz="0" w:space="0" w:color="auto"/>
      </w:divBdr>
    </w:div>
    <w:div w:id="21832154">
      <w:marLeft w:val="640"/>
      <w:marRight w:val="0"/>
      <w:marTop w:val="0"/>
      <w:marBottom w:val="0"/>
      <w:divBdr>
        <w:top w:val="none" w:sz="0" w:space="0" w:color="auto"/>
        <w:left w:val="none" w:sz="0" w:space="0" w:color="auto"/>
        <w:bottom w:val="none" w:sz="0" w:space="0" w:color="auto"/>
        <w:right w:val="none" w:sz="0" w:space="0" w:color="auto"/>
      </w:divBdr>
    </w:div>
    <w:div w:id="22026190">
      <w:marLeft w:val="640"/>
      <w:marRight w:val="0"/>
      <w:marTop w:val="0"/>
      <w:marBottom w:val="0"/>
      <w:divBdr>
        <w:top w:val="none" w:sz="0" w:space="0" w:color="auto"/>
        <w:left w:val="none" w:sz="0" w:space="0" w:color="auto"/>
        <w:bottom w:val="none" w:sz="0" w:space="0" w:color="auto"/>
        <w:right w:val="none" w:sz="0" w:space="0" w:color="auto"/>
      </w:divBdr>
    </w:div>
    <w:div w:id="22100525">
      <w:marLeft w:val="640"/>
      <w:marRight w:val="0"/>
      <w:marTop w:val="0"/>
      <w:marBottom w:val="0"/>
      <w:divBdr>
        <w:top w:val="none" w:sz="0" w:space="0" w:color="auto"/>
        <w:left w:val="none" w:sz="0" w:space="0" w:color="auto"/>
        <w:bottom w:val="none" w:sz="0" w:space="0" w:color="auto"/>
        <w:right w:val="none" w:sz="0" w:space="0" w:color="auto"/>
      </w:divBdr>
    </w:div>
    <w:div w:id="22170483">
      <w:marLeft w:val="640"/>
      <w:marRight w:val="0"/>
      <w:marTop w:val="0"/>
      <w:marBottom w:val="0"/>
      <w:divBdr>
        <w:top w:val="none" w:sz="0" w:space="0" w:color="auto"/>
        <w:left w:val="none" w:sz="0" w:space="0" w:color="auto"/>
        <w:bottom w:val="none" w:sz="0" w:space="0" w:color="auto"/>
        <w:right w:val="none" w:sz="0" w:space="0" w:color="auto"/>
      </w:divBdr>
    </w:div>
    <w:div w:id="22176287">
      <w:marLeft w:val="640"/>
      <w:marRight w:val="0"/>
      <w:marTop w:val="0"/>
      <w:marBottom w:val="0"/>
      <w:divBdr>
        <w:top w:val="none" w:sz="0" w:space="0" w:color="auto"/>
        <w:left w:val="none" w:sz="0" w:space="0" w:color="auto"/>
        <w:bottom w:val="none" w:sz="0" w:space="0" w:color="auto"/>
        <w:right w:val="none" w:sz="0" w:space="0" w:color="auto"/>
      </w:divBdr>
    </w:div>
    <w:div w:id="22243649">
      <w:marLeft w:val="640"/>
      <w:marRight w:val="0"/>
      <w:marTop w:val="0"/>
      <w:marBottom w:val="0"/>
      <w:divBdr>
        <w:top w:val="none" w:sz="0" w:space="0" w:color="auto"/>
        <w:left w:val="none" w:sz="0" w:space="0" w:color="auto"/>
        <w:bottom w:val="none" w:sz="0" w:space="0" w:color="auto"/>
        <w:right w:val="none" w:sz="0" w:space="0" w:color="auto"/>
      </w:divBdr>
    </w:div>
    <w:div w:id="22288305">
      <w:marLeft w:val="640"/>
      <w:marRight w:val="0"/>
      <w:marTop w:val="0"/>
      <w:marBottom w:val="0"/>
      <w:divBdr>
        <w:top w:val="none" w:sz="0" w:space="0" w:color="auto"/>
        <w:left w:val="none" w:sz="0" w:space="0" w:color="auto"/>
        <w:bottom w:val="none" w:sz="0" w:space="0" w:color="auto"/>
        <w:right w:val="none" w:sz="0" w:space="0" w:color="auto"/>
      </w:divBdr>
    </w:div>
    <w:div w:id="22289188">
      <w:marLeft w:val="640"/>
      <w:marRight w:val="0"/>
      <w:marTop w:val="0"/>
      <w:marBottom w:val="0"/>
      <w:divBdr>
        <w:top w:val="none" w:sz="0" w:space="0" w:color="auto"/>
        <w:left w:val="none" w:sz="0" w:space="0" w:color="auto"/>
        <w:bottom w:val="none" w:sz="0" w:space="0" w:color="auto"/>
        <w:right w:val="none" w:sz="0" w:space="0" w:color="auto"/>
      </w:divBdr>
    </w:div>
    <w:div w:id="22440462">
      <w:marLeft w:val="640"/>
      <w:marRight w:val="0"/>
      <w:marTop w:val="0"/>
      <w:marBottom w:val="0"/>
      <w:divBdr>
        <w:top w:val="none" w:sz="0" w:space="0" w:color="auto"/>
        <w:left w:val="none" w:sz="0" w:space="0" w:color="auto"/>
        <w:bottom w:val="none" w:sz="0" w:space="0" w:color="auto"/>
        <w:right w:val="none" w:sz="0" w:space="0" w:color="auto"/>
      </w:divBdr>
    </w:div>
    <w:div w:id="22443975">
      <w:marLeft w:val="640"/>
      <w:marRight w:val="0"/>
      <w:marTop w:val="0"/>
      <w:marBottom w:val="0"/>
      <w:divBdr>
        <w:top w:val="none" w:sz="0" w:space="0" w:color="auto"/>
        <w:left w:val="none" w:sz="0" w:space="0" w:color="auto"/>
        <w:bottom w:val="none" w:sz="0" w:space="0" w:color="auto"/>
        <w:right w:val="none" w:sz="0" w:space="0" w:color="auto"/>
      </w:divBdr>
    </w:div>
    <w:div w:id="22486723">
      <w:marLeft w:val="640"/>
      <w:marRight w:val="0"/>
      <w:marTop w:val="0"/>
      <w:marBottom w:val="0"/>
      <w:divBdr>
        <w:top w:val="none" w:sz="0" w:space="0" w:color="auto"/>
        <w:left w:val="none" w:sz="0" w:space="0" w:color="auto"/>
        <w:bottom w:val="none" w:sz="0" w:space="0" w:color="auto"/>
        <w:right w:val="none" w:sz="0" w:space="0" w:color="auto"/>
      </w:divBdr>
    </w:div>
    <w:div w:id="22561731">
      <w:marLeft w:val="640"/>
      <w:marRight w:val="0"/>
      <w:marTop w:val="0"/>
      <w:marBottom w:val="0"/>
      <w:divBdr>
        <w:top w:val="none" w:sz="0" w:space="0" w:color="auto"/>
        <w:left w:val="none" w:sz="0" w:space="0" w:color="auto"/>
        <w:bottom w:val="none" w:sz="0" w:space="0" w:color="auto"/>
        <w:right w:val="none" w:sz="0" w:space="0" w:color="auto"/>
      </w:divBdr>
    </w:div>
    <w:div w:id="22562501">
      <w:marLeft w:val="640"/>
      <w:marRight w:val="0"/>
      <w:marTop w:val="0"/>
      <w:marBottom w:val="0"/>
      <w:divBdr>
        <w:top w:val="none" w:sz="0" w:space="0" w:color="auto"/>
        <w:left w:val="none" w:sz="0" w:space="0" w:color="auto"/>
        <w:bottom w:val="none" w:sz="0" w:space="0" w:color="auto"/>
        <w:right w:val="none" w:sz="0" w:space="0" w:color="auto"/>
      </w:divBdr>
    </w:div>
    <w:div w:id="22633762">
      <w:marLeft w:val="640"/>
      <w:marRight w:val="0"/>
      <w:marTop w:val="0"/>
      <w:marBottom w:val="0"/>
      <w:divBdr>
        <w:top w:val="none" w:sz="0" w:space="0" w:color="auto"/>
        <w:left w:val="none" w:sz="0" w:space="0" w:color="auto"/>
        <w:bottom w:val="none" w:sz="0" w:space="0" w:color="auto"/>
        <w:right w:val="none" w:sz="0" w:space="0" w:color="auto"/>
      </w:divBdr>
    </w:div>
    <w:div w:id="22831436">
      <w:marLeft w:val="640"/>
      <w:marRight w:val="0"/>
      <w:marTop w:val="0"/>
      <w:marBottom w:val="0"/>
      <w:divBdr>
        <w:top w:val="none" w:sz="0" w:space="0" w:color="auto"/>
        <w:left w:val="none" w:sz="0" w:space="0" w:color="auto"/>
        <w:bottom w:val="none" w:sz="0" w:space="0" w:color="auto"/>
        <w:right w:val="none" w:sz="0" w:space="0" w:color="auto"/>
      </w:divBdr>
    </w:div>
    <w:div w:id="22950018">
      <w:marLeft w:val="640"/>
      <w:marRight w:val="0"/>
      <w:marTop w:val="0"/>
      <w:marBottom w:val="0"/>
      <w:divBdr>
        <w:top w:val="none" w:sz="0" w:space="0" w:color="auto"/>
        <w:left w:val="none" w:sz="0" w:space="0" w:color="auto"/>
        <w:bottom w:val="none" w:sz="0" w:space="0" w:color="auto"/>
        <w:right w:val="none" w:sz="0" w:space="0" w:color="auto"/>
      </w:divBdr>
    </w:div>
    <w:div w:id="23293195">
      <w:marLeft w:val="640"/>
      <w:marRight w:val="0"/>
      <w:marTop w:val="0"/>
      <w:marBottom w:val="0"/>
      <w:divBdr>
        <w:top w:val="none" w:sz="0" w:space="0" w:color="auto"/>
        <w:left w:val="none" w:sz="0" w:space="0" w:color="auto"/>
        <w:bottom w:val="none" w:sz="0" w:space="0" w:color="auto"/>
        <w:right w:val="none" w:sz="0" w:space="0" w:color="auto"/>
      </w:divBdr>
    </w:div>
    <w:div w:id="23330838">
      <w:marLeft w:val="640"/>
      <w:marRight w:val="0"/>
      <w:marTop w:val="0"/>
      <w:marBottom w:val="0"/>
      <w:divBdr>
        <w:top w:val="none" w:sz="0" w:space="0" w:color="auto"/>
        <w:left w:val="none" w:sz="0" w:space="0" w:color="auto"/>
        <w:bottom w:val="none" w:sz="0" w:space="0" w:color="auto"/>
        <w:right w:val="none" w:sz="0" w:space="0" w:color="auto"/>
      </w:divBdr>
    </w:div>
    <w:div w:id="23333048">
      <w:marLeft w:val="640"/>
      <w:marRight w:val="0"/>
      <w:marTop w:val="0"/>
      <w:marBottom w:val="0"/>
      <w:divBdr>
        <w:top w:val="none" w:sz="0" w:space="0" w:color="auto"/>
        <w:left w:val="none" w:sz="0" w:space="0" w:color="auto"/>
        <w:bottom w:val="none" w:sz="0" w:space="0" w:color="auto"/>
        <w:right w:val="none" w:sz="0" w:space="0" w:color="auto"/>
      </w:divBdr>
    </w:div>
    <w:div w:id="23333202">
      <w:marLeft w:val="640"/>
      <w:marRight w:val="0"/>
      <w:marTop w:val="0"/>
      <w:marBottom w:val="0"/>
      <w:divBdr>
        <w:top w:val="none" w:sz="0" w:space="0" w:color="auto"/>
        <w:left w:val="none" w:sz="0" w:space="0" w:color="auto"/>
        <w:bottom w:val="none" w:sz="0" w:space="0" w:color="auto"/>
        <w:right w:val="none" w:sz="0" w:space="0" w:color="auto"/>
      </w:divBdr>
    </w:div>
    <w:div w:id="23484679">
      <w:marLeft w:val="640"/>
      <w:marRight w:val="0"/>
      <w:marTop w:val="0"/>
      <w:marBottom w:val="0"/>
      <w:divBdr>
        <w:top w:val="none" w:sz="0" w:space="0" w:color="auto"/>
        <w:left w:val="none" w:sz="0" w:space="0" w:color="auto"/>
        <w:bottom w:val="none" w:sz="0" w:space="0" w:color="auto"/>
        <w:right w:val="none" w:sz="0" w:space="0" w:color="auto"/>
      </w:divBdr>
    </w:div>
    <w:div w:id="23488030">
      <w:marLeft w:val="640"/>
      <w:marRight w:val="0"/>
      <w:marTop w:val="0"/>
      <w:marBottom w:val="0"/>
      <w:divBdr>
        <w:top w:val="none" w:sz="0" w:space="0" w:color="auto"/>
        <w:left w:val="none" w:sz="0" w:space="0" w:color="auto"/>
        <w:bottom w:val="none" w:sz="0" w:space="0" w:color="auto"/>
        <w:right w:val="none" w:sz="0" w:space="0" w:color="auto"/>
      </w:divBdr>
    </w:div>
    <w:div w:id="23528873">
      <w:marLeft w:val="640"/>
      <w:marRight w:val="0"/>
      <w:marTop w:val="0"/>
      <w:marBottom w:val="0"/>
      <w:divBdr>
        <w:top w:val="none" w:sz="0" w:space="0" w:color="auto"/>
        <w:left w:val="none" w:sz="0" w:space="0" w:color="auto"/>
        <w:bottom w:val="none" w:sz="0" w:space="0" w:color="auto"/>
        <w:right w:val="none" w:sz="0" w:space="0" w:color="auto"/>
      </w:divBdr>
    </w:div>
    <w:div w:id="23557020">
      <w:marLeft w:val="640"/>
      <w:marRight w:val="0"/>
      <w:marTop w:val="0"/>
      <w:marBottom w:val="0"/>
      <w:divBdr>
        <w:top w:val="none" w:sz="0" w:space="0" w:color="auto"/>
        <w:left w:val="none" w:sz="0" w:space="0" w:color="auto"/>
        <w:bottom w:val="none" w:sz="0" w:space="0" w:color="auto"/>
        <w:right w:val="none" w:sz="0" w:space="0" w:color="auto"/>
      </w:divBdr>
    </w:div>
    <w:div w:id="23599883">
      <w:marLeft w:val="640"/>
      <w:marRight w:val="0"/>
      <w:marTop w:val="0"/>
      <w:marBottom w:val="0"/>
      <w:divBdr>
        <w:top w:val="none" w:sz="0" w:space="0" w:color="auto"/>
        <w:left w:val="none" w:sz="0" w:space="0" w:color="auto"/>
        <w:bottom w:val="none" w:sz="0" w:space="0" w:color="auto"/>
        <w:right w:val="none" w:sz="0" w:space="0" w:color="auto"/>
      </w:divBdr>
    </w:div>
    <w:div w:id="23606051">
      <w:marLeft w:val="640"/>
      <w:marRight w:val="0"/>
      <w:marTop w:val="0"/>
      <w:marBottom w:val="0"/>
      <w:divBdr>
        <w:top w:val="none" w:sz="0" w:space="0" w:color="auto"/>
        <w:left w:val="none" w:sz="0" w:space="0" w:color="auto"/>
        <w:bottom w:val="none" w:sz="0" w:space="0" w:color="auto"/>
        <w:right w:val="none" w:sz="0" w:space="0" w:color="auto"/>
      </w:divBdr>
    </w:div>
    <w:div w:id="23676580">
      <w:marLeft w:val="640"/>
      <w:marRight w:val="0"/>
      <w:marTop w:val="0"/>
      <w:marBottom w:val="0"/>
      <w:divBdr>
        <w:top w:val="none" w:sz="0" w:space="0" w:color="auto"/>
        <w:left w:val="none" w:sz="0" w:space="0" w:color="auto"/>
        <w:bottom w:val="none" w:sz="0" w:space="0" w:color="auto"/>
        <w:right w:val="none" w:sz="0" w:space="0" w:color="auto"/>
      </w:divBdr>
    </w:div>
    <w:div w:id="23753665">
      <w:marLeft w:val="640"/>
      <w:marRight w:val="0"/>
      <w:marTop w:val="0"/>
      <w:marBottom w:val="0"/>
      <w:divBdr>
        <w:top w:val="none" w:sz="0" w:space="0" w:color="auto"/>
        <w:left w:val="none" w:sz="0" w:space="0" w:color="auto"/>
        <w:bottom w:val="none" w:sz="0" w:space="0" w:color="auto"/>
        <w:right w:val="none" w:sz="0" w:space="0" w:color="auto"/>
      </w:divBdr>
    </w:div>
    <w:div w:id="23790441">
      <w:marLeft w:val="640"/>
      <w:marRight w:val="0"/>
      <w:marTop w:val="0"/>
      <w:marBottom w:val="0"/>
      <w:divBdr>
        <w:top w:val="none" w:sz="0" w:space="0" w:color="auto"/>
        <w:left w:val="none" w:sz="0" w:space="0" w:color="auto"/>
        <w:bottom w:val="none" w:sz="0" w:space="0" w:color="auto"/>
        <w:right w:val="none" w:sz="0" w:space="0" w:color="auto"/>
      </w:divBdr>
    </w:div>
    <w:div w:id="23796268">
      <w:marLeft w:val="640"/>
      <w:marRight w:val="0"/>
      <w:marTop w:val="0"/>
      <w:marBottom w:val="0"/>
      <w:divBdr>
        <w:top w:val="none" w:sz="0" w:space="0" w:color="auto"/>
        <w:left w:val="none" w:sz="0" w:space="0" w:color="auto"/>
        <w:bottom w:val="none" w:sz="0" w:space="0" w:color="auto"/>
        <w:right w:val="none" w:sz="0" w:space="0" w:color="auto"/>
      </w:divBdr>
    </w:div>
    <w:div w:id="23871682">
      <w:marLeft w:val="480"/>
      <w:marRight w:val="0"/>
      <w:marTop w:val="0"/>
      <w:marBottom w:val="0"/>
      <w:divBdr>
        <w:top w:val="none" w:sz="0" w:space="0" w:color="auto"/>
        <w:left w:val="none" w:sz="0" w:space="0" w:color="auto"/>
        <w:bottom w:val="none" w:sz="0" w:space="0" w:color="auto"/>
        <w:right w:val="none" w:sz="0" w:space="0" w:color="auto"/>
      </w:divBdr>
    </w:div>
    <w:div w:id="23946577">
      <w:marLeft w:val="640"/>
      <w:marRight w:val="0"/>
      <w:marTop w:val="0"/>
      <w:marBottom w:val="0"/>
      <w:divBdr>
        <w:top w:val="none" w:sz="0" w:space="0" w:color="auto"/>
        <w:left w:val="none" w:sz="0" w:space="0" w:color="auto"/>
        <w:bottom w:val="none" w:sz="0" w:space="0" w:color="auto"/>
        <w:right w:val="none" w:sz="0" w:space="0" w:color="auto"/>
      </w:divBdr>
    </w:div>
    <w:div w:id="24064545">
      <w:marLeft w:val="640"/>
      <w:marRight w:val="0"/>
      <w:marTop w:val="0"/>
      <w:marBottom w:val="0"/>
      <w:divBdr>
        <w:top w:val="none" w:sz="0" w:space="0" w:color="auto"/>
        <w:left w:val="none" w:sz="0" w:space="0" w:color="auto"/>
        <w:bottom w:val="none" w:sz="0" w:space="0" w:color="auto"/>
        <w:right w:val="none" w:sz="0" w:space="0" w:color="auto"/>
      </w:divBdr>
    </w:div>
    <w:div w:id="24066702">
      <w:marLeft w:val="640"/>
      <w:marRight w:val="0"/>
      <w:marTop w:val="0"/>
      <w:marBottom w:val="0"/>
      <w:divBdr>
        <w:top w:val="none" w:sz="0" w:space="0" w:color="auto"/>
        <w:left w:val="none" w:sz="0" w:space="0" w:color="auto"/>
        <w:bottom w:val="none" w:sz="0" w:space="0" w:color="auto"/>
        <w:right w:val="none" w:sz="0" w:space="0" w:color="auto"/>
      </w:divBdr>
    </w:div>
    <w:div w:id="24184169">
      <w:marLeft w:val="640"/>
      <w:marRight w:val="0"/>
      <w:marTop w:val="0"/>
      <w:marBottom w:val="0"/>
      <w:divBdr>
        <w:top w:val="none" w:sz="0" w:space="0" w:color="auto"/>
        <w:left w:val="none" w:sz="0" w:space="0" w:color="auto"/>
        <w:bottom w:val="none" w:sz="0" w:space="0" w:color="auto"/>
        <w:right w:val="none" w:sz="0" w:space="0" w:color="auto"/>
      </w:divBdr>
    </w:div>
    <w:div w:id="24404685">
      <w:marLeft w:val="640"/>
      <w:marRight w:val="0"/>
      <w:marTop w:val="0"/>
      <w:marBottom w:val="0"/>
      <w:divBdr>
        <w:top w:val="none" w:sz="0" w:space="0" w:color="auto"/>
        <w:left w:val="none" w:sz="0" w:space="0" w:color="auto"/>
        <w:bottom w:val="none" w:sz="0" w:space="0" w:color="auto"/>
        <w:right w:val="none" w:sz="0" w:space="0" w:color="auto"/>
      </w:divBdr>
    </w:div>
    <w:div w:id="24408893">
      <w:marLeft w:val="640"/>
      <w:marRight w:val="0"/>
      <w:marTop w:val="0"/>
      <w:marBottom w:val="0"/>
      <w:divBdr>
        <w:top w:val="none" w:sz="0" w:space="0" w:color="auto"/>
        <w:left w:val="none" w:sz="0" w:space="0" w:color="auto"/>
        <w:bottom w:val="none" w:sz="0" w:space="0" w:color="auto"/>
        <w:right w:val="none" w:sz="0" w:space="0" w:color="auto"/>
      </w:divBdr>
    </w:div>
    <w:div w:id="24446570">
      <w:marLeft w:val="640"/>
      <w:marRight w:val="0"/>
      <w:marTop w:val="0"/>
      <w:marBottom w:val="0"/>
      <w:divBdr>
        <w:top w:val="none" w:sz="0" w:space="0" w:color="auto"/>
        <w:left w:val="none" w:sz="0" w:space="0" w:color="auto"/>
        <w:bottom w:val="none" w:sz="0" w:space="0" w:color="auto"/>
        <w:right w:val="none" w:sz="0" w:space="0" w:color="auto"/>
      </w:divBdr>
    </w:div>
    <w:div w:id="24521403">
      <w:marLeft w:val="640"/>
      <w:marRight w:val="0"/>
      <w:marTop w:val="0"/>
      <w:marBottom w:val="0"/>
      <w:divBdr>
        <w:top w:val="none" w:sz="0" w:space="0" w:color="auto"/>
        <w:left w:val="none" w:sz="0" w:space="0" w:color="auto"/>
        <w:bottom w:val="none" w:sz="0" w:space="0" w:color="auto"/>
        <w:right w:val="none" w:sz="0" w:space="0" w:color="auto"/>
      </w:divBdr>
    </w:div>
    <w:div w:id="24602165">
      <w:marLeft w:val="640"/>
      <w:marRight w:val="0"/>
      <w:marTop w:val="0"/>
      <w:marBottom w:val="0"/>
      <w:divBdr>
        <w:top w:val="none" w:sz="0" w:space="0" w:color="auto"/>
        <w:left w:val="none" w:sz="0" w:space="0" w:color="auto"/>
        <w:bottom w:val="none" w:sz="0" w:space="0" w:color="auto"/>
        <w:right w:val="none" w:sz="0" w:space="0" w:color="auto"/>
      </w:divBdr>
    </w:div>
    <w:div w:id="24602443">
      <w:marLeft w:val="640"/>
      <w:marRight w:val="0"/>
      <w:marTop w:val="0"/>
      <w:marBottom w:val="0"/>
      <w:divBdr>
        <w:top w:val="none" w:sz="0" w:space="0" w:color="auto"/>
        <w:left w:val="none" w:sz="0" w:space="0" w:color="auto"/>
        <w:bottom w:val="none" w:sz="0" w:space="0" w:color="auto"/>
        <w:right w:val="none" w:sz="0" w:space="0" w:color="auto"/>
      </w:divBdr>
    </w:div>
    <w:div w:id="24605312">
      <w:marLeft w:val="640"/>
      <w:marRight w:val="0"/>
      <w:marTop w:val="0"/>
      <w:marBottom w:val="0"/>
      <w:divBdr>
        <w:top w:val="none" w:sz="0" w:space="0" w:color="auto"/>
        <w:left w:val="none" w:sz="0" w:space="0" w:color="auto"/>
        <w:bottom w:val="none" w:sz="0" w:space="0" w:color="auto"/>
        <w:right w:val="none" w:sz="0" w:space="0" w:color="auto"/>
      </w:divBdr>
    </w:div>
    <w:div w:id="24646936">
      <w:marLeft w:val="640"/>
      <w:marRight w:val="0"/>
      <w:marTop w:val="0"/>
      <w:marBottom w:val="0"/>
      <w:divBdr>
        <w:top w:val="none" w:sz="0" w:space="0" w:color="auto"/>
        <w:left w:val="none" w:sz="0" w:space="0" w:color="auto"/>
        <w:bottom w:val="none" w:sz="0" w:space="0" w:color="auto"/>
        <w:right w:val="none" w:sz="0" w:space="0" w:color="auto"/>
      </w:divBdr>
    </w:div>
    <w:div w:id="24716326">
      <w:marLeft w:val="640"/>
      <w:marRight w:val="0"/>
      <w:marTop w:val="0"/>
      <w:marBottom w:val="0"/>
      <w:divBdr>
        <w:top w:val="none" w:sz="0" w:space="0" w:color="auto"/>
        <w:left w:val="none" w:sz="0" w:space="0" w:color="auto"/>
        <w:bottom w:val="none" w:sz="0" w:space="0" w:color="auto"/>
        <w:right w:val="none" w:sz="0" w:space="0" w:color="auto"/>
      </w:divBdr>
    </w:div>
    <w:div w:id="24789946">
      <w:marLeft w:val="640"/>
      <w:marRight w:val="0"/>
      <w:marTop w:val="0"/>
      <w:marBottom w:val="0"/>
      <w:divBdr>
        <w:top w:val="none" w:sz="0" w:space="0" w:color="auto"/>
        <w:left w:val="none" w:sz="0" w:space="0" w:color="auto"/>
        <w:bottom w:val="none" w:sz="0" w:space="0" w:color="auto"/>
        <w:right w:val="none" w:sz="0" w:space="0" w:color="auto"/>
      </w:divBdr>
    </w:div>
    <w:div w:id="24838918">
      <w:marLeft w:val="640"/>
      <w:marRight w:val="0"/>
      <w:marTop w:val="0"/>
      <w:marBottom w:val="0"/>
      <w:divBdr>
        <w:top w:val="none" w:sz="0" w:space="0" w:color="auto"/>
        <w:left w:val="none" w:sz="0" w:space="0" w:color="auto"/>
        <w:bottom w:val="none" w:sz="0" w:space="0" w:color="auto"/>
        <w:right w:val="none" w:sz="0" w:space="0" w:color="auto"/>
      </w:divBdr>
    </w:div>
    <w:div w:id="24991886">
      <w:marLeft w:val="640"/>
      <w:marRight w:val="0"/>
      <w:marTop w:val="0"/>
      <w:marBottom w:val="0"/>
      <w:divBdr>
        <w:top w:val="none" w:sz="0" w:space="0" w:color="auto"/>
        <w:left w:val="none" w:sz="0" w:space="0" w:color="auto"/>
        <w:bottom w:val="none" w:sz="0" w:space="0" w:color="auto"/>
        <w:right w:val="none" w:sz="0" w:space="0" w:color="auto"/>
      </w:divBdr>
    </w:div>
    <w:div w:id="25107217">
      <w:marLeft w:val="640"/>
      <w:marRight w:val="0"/>
      <w:marTop w:val="0"/>
      <w:marBottom w:val="0"/>
      <w:divBdr>
        <w:top w:val="none" w:sz="0" w:space="0" w:color="auto"/>
        <w:left w:val="none" w:sz="0" w:space="0" w:color="auto"/>
        <w:bottom w:val="none" w:sz="0" w:space="0" w:color="auto"/>
        <w:right w:val="none" w:sz="0" w:space="0" w:color="auto"/>
      </w:divBdr>
    </w:div>
    <w:div w:id="25176037">
      <w:marLeft w:val="640"/>
      <w:marRight w:val="0"/>
      <w:marTop w:val="0"/>
      <w:marBottom w:val="0"/>
      <w:divBdr>
        <w:top w:val="none" w:sz="0" w:space="0" w:color="auto"/>
        <w:left w:val="none" w:sz="0" w:space="0" w:color="auto"/>
        <w:bottom w:val="none" w:sz="0" w:space="0" w:color="auto"/>
        <w:right w:val="none" w:sz="0" w:space="0" w:color="auto"/>
      </w:divBdr>
    </w:div>
    <w:div w:id="25252754">
      <w:marLeft w:val="640"/>
      <w:marRight w:val="0"/>
      <w:marTop w:val="0"/>
      <w:marBottom w:val="0"/>
      <w:divBdr>
        <w:top w:val="none" w:sz="0" w:space="0" w:color="auto"/>
        <w:left w:val="none" w:sz="0" w:space="0" w:color="auto"/>
        <w:bottom w:val="none" w:sz="0" w:space="0" w:color="auto"/>
        <w:right w:val="none" w:sz="0" w:space="0" w:color="auto"/>
      </w:divBdr>
    </w:div>
    <w:div w:id="25257233">
      <w:marLeft w:val="640"/>
      <w:marRight w:val="0"/>
      <w:marTop w:val="0"/>
      <w:marBottom w:val="0"/>
      <w:divBdr>
        <w:top w:val="none" w:sz="0" w:space="0" w:color="auto"/>
        <w:left w:val="none" w:sz="0" w:space="0" w:color="auto"/>
        <w:bottom w:val="none" w:sz="0" w:space="0" w:color="auto"/>
        <w:right w:val="none" w:sz="0" w:space="0" w:color="auto"/>
      </w:divBdr>
    </w:div>
    <w:div w:id="25302056">
      <w:marLeft w:val="640"/>
      <w:marRight w:val="0"/>
      <w:marTop w:val="0"/>
      <w:marBottom w:val="0"/>
      <w:divBdr>
        <w:top w:val="none" w:sz="0" w:space="0" w:color="auto"/>
        <w:left w:val="none" w:sz="0" w:space="0" w:color="auto"/>
        <w:bottom w:val="none" w:sz="0" w:space="0" w:color="auto"/>
        <w:right w:val="none" w:sz="0" w:space="0" w:color="auto"/>
      </w:divBdr>
    </w:div>
    <w:div w:id="25327650">
      <w:marLeft w:val="640"/>
      <w:marRight w:val="0"/>
      <w:marTop w:val="0"/>
      <w:marBottom w:val="0"/>
      <w:divBdr>
        <w:top w:val="none" w:sz="0" w:space="0" w:color="auto"/>
        <w:left w:val="none" w:sz="0" w:space="0" w:color="auto"/>
        <w:bottom w:val="none" w:sz="0" w:space="0" w:color="auto"/>
        <w:right w:val="none" w:sz="0" w:space="0" w:color="auto"/>
      </w:divBdr>
    </w:div>
    <w:div w:id="25369292">
      <w:marLeft w:val="640"/>
      <w:marRight w:val="0"/>
      <w:marTop w:val="0"/>
      <w:marBottom w:val="0"/>
      <w:divBdr>
        <w:top w:val="none" w:sz="0" w:space="0" w:color="auto"/>
        <w:left w:val="none" w:sz="0" w:space="0" w:color="auto"/>
        <w:bottom w:val="none" w:sz="0" w:space="0" w:color="auto"/>
        <w:right w:val="none" w:sz="0" w:space="0" w:color="auto"/>
      </w:divBdr>
    </w:div>
    <w:div w:id="25370513">
      <w:marLeft w:val="640"/>
      <w:marRight w:val="0"/>
      <w:marTop w:val="0"/>
      <w:marBottom w:val="0"/>
      <w:divBdr>
        <w:top w:val="none" w:sz="0" w:space="0" w:color="auto"/>
        <w:left w:val="none" w:sz="0" w:space="0" w:color="auto"/>
        <w:bottom w:val="none" w:sz="0" w:space="0" w:color="auto"/>
        <w:right w:val="none" w:sz="0" w:space="0" w:color="auto"/>
      </w:divBdr>
    </w:div>
    <w:div w:id="25376548">
      <w:marLeft w:val="640"/>
      <w:marRight w:val="0"/>
      <w:marTop w:val="0"/>
      <w:marBottom w:val="0"/>
      <w:divBdr>
        <w:top w:val="none" w:sz="0" w:space="0" w:color="auto"/>
        <w:left w:val="none" w:sz="0" w:space="0" w:color="auto"/>
        <w:bottom w:val="none" w:sz="0" w:space="0" w:color="auto"/>
        <w:right w:val="none" w:sz="0" w:space="0" w:color="auto"/>
      </w:divBdr>
    </w:div>
    <w:div w:id="25445901">
      <w:marLeft w:val="640"/>
      <w:marRight w:val="0"/>
      <w:marTop w:val="0"/>
      <w:marBottom w:val="0"/>
      <w:divBdr>
        <w:top w:val="none" w:sz="0" w:space="0" w:color="auto"/>
        <w:left w:val="none" w:sz="0" w:space="0" w:color="auto"/>
        <w:bottom w:val="none" w:sz="0" w:space="0" w:color="auto"/>
        <w:right w:val="none" w:sz="0" w:space="0" w:color="auto"/>
      </w:divBdr>
    </w:div>
    <w:div w:id="25493733">
      <w:marLeft w:val="640"/>
      <w:marRight w:val="0"/>
      <w:marTop w:val="0"/>
      <w:marBottom w:val="0"/>
      <w:divBdr>
        <w:top w:val="none" w:sz="0" w:space="0" w:color="auto"/>
        <w:left w:val="none" w:sz="0" w:space="0" w:color="auto"/>
        <w:bottom w:val="none" w:sz="0" w:space="0" w:color="auto"/>
        <w:right w:val="none" w:sz="0" w:space="0" w:color="auto"/>
      </w:divBdr>
    </w:div>
    <w:div w:id="25638596">
      <w:marLeft w:val="640"/>
      <w:marRight w:val="0"/>
      <w:marTop w:val="0"/>
      <w:marBottom w:val="0"/>
      <w:divBdr>
        <w:top w:val="none" w:sz="0" w:space="0" w:color="auto"/>
        <w:left w:val="none" w:sz="0" w:space="0" w:color="auto"/>
        <w:bottom w:val="none" w:sz="0" w:space="0" w:color="auto"/>
        <w:right w:val="none" w:sz="0" w:space="0" w:color="auto"/>
      </w:divBdr>
    </w:div>
    <w:div w:id="25638830">
      <w:marLeft w:val="640"/>
      <w:marRight w:val="0"/>
      <w:marTop w:val="0"/>
      <w:marBottom w:val="0"/>
      <w:divBdr>
        <w:top w:val="none" w:sz="0" w:space="0" w:color="auto"/>
        <w:left w:val="none" w:sz="0" w:space="0" w:color="auto"/>
        <w:bottom w:val="none" w:sz="0" w:space="0" w:color="auto"/>
        <w:right w:val="none" w:sz="0" w:space="0" w:color="auto"/>
      </w:divBdr>
    </w:div>
    <w:div w:id="25641450">
      <w:marLeft w:val="640"/>
      <w:marRight w:val="0"/>
      <w:marTop w:val="0"/>
      <w:marBottom w:val="0"/>
      <w:divBdr>
        <w:top w:val="none" w:sz="0" w:space="0" w:color="auto"/>
        <w:left w:val="none" w:sz="0" w:space="0" w:color="auto"/>
        <w:bottom w:val="none" w:sz="0" w:space="0" w:color="auto"/>
        <w:right w:val="none" w:sz="0" w:space="0" w:color="auto"/>
      </w:divBdr>
    </w:div>
    <w:div w:id="25759332">
      <w:marLeft w:val="640"/>
      <w:marRight w:val="0"/>
      <w:marTop w:val="0"/>
      <w:marBottom w:val="0"/>
      <w:divBdr>
        <w:top w:val="none" w:sz="0" w:space="0" w:color="auto"/>
        <w:left w:val="none" w:sz="0" w:space="0" w:color="auto"/>
        <w:bottom w:val="none" w:sz="0" w:space="0" w:color="auto"/>
        <w:right w:val="none" w:sz="0" w:space="0" w:color="auto"/>
      </w:divBdr>
    </w:div>
    <w:div w:id="25907954">
      <w:marLeft w:val="640"/>
      <w:marRight w:val="0"/>
      <w:marTop w:val="0"/>
      <w:marBottom w:val="0"/>
      <w:divBdr>
        <w:top w:val="none" w:sz="0" w:space="0" w:color="auto"/>
        <w:left w:val="none" w:sz="0" w:space="0" w:color="auto"/>
        <w:bottom w:val="none" w:sz="0" w:space="0" w:color="auto"/>
        <w:right w:val="none" w:sz="0" w:space="0" w:color="auto"/>
      </w:divBdr>
    </w:div>
    <w:div w:id="25910299">
      <w:marLeft w:val="640"/>
      <w:marRight w:val="0"/>
      <w:marTop w:val="0"/>
      <w:marBottom w:val="0"/>
      <w:divBdr>
        <w:top w:val="none" w:sz="0" w:space="0" w:color="auto"/>
        <w:left w:val="none" w:sz="0" w:space="0" w:color="auto"/>
        <w:bottom w:val="none" w:sz="0" w:space="0" w:color="auto"/>
        <w:right w:val="none" w:sz="0" w:space="0" w:color="auto"/>
      </w:divBdr>
    </w:div>
    <w:div w:id="25913869">
      <w:marLeft w:val="640"/>
      <w:marRight w:val="0"/>
      <w:marTop w:val="0"/>
      <w:marBottom w:val="0"/>
      <w:divBdr>
        <w:top w:val="none" w:sz="0" w:space="0" w:color="auto"/>
        <w:left w:val="none" w:sz="0" w:space="0" w:color="auto"/>
        <w:bottom w:val="none" w:sz="0" w:space="0" w:color="auto"/>
        <w:right w:val="none" w:sz="0" w:space="0" w:color="auto"/>
      </w:divBdr>
    </w:div>
    <w:div w:id="26031030">
      <w:marLeft w:val="640"/>
      <w:marRight w:val="0"/>
      <w:marTop w:val="0"/>
      <w:marBottom w:val="0"/>
      <w:divBdr>
        <w:top w:val="none" w:sz="0" w:space="0" w:color="auto"/>
        <w:left w:val="none" w:sz="0" w:space="0" w:color="auto"/>
        <w:bottom w:val="none" w:sz="0" w:space="0" w:color="auto"/>
        <w:right w:val="none" w:sz="0" w:space="0" w:color="auto"/>
      </w:divBdr>
    </w:div>
    <w:div w:id="26102151">
      <w:marLeft w:val="640"/>
      <w:marRight w:val="0"/>
      <w:marTop w:val="0"/>
      <w:marBottom w:val="0"/>
      <w:divBdr>
        <w:top w:val="none" w:sz="0" w:space="0" w:color="auto"/>
        <w:left w:val="none" w:sz="0" w:space="0" w:color="auto"/>
        <w:bottom w:val="none" w:sz="0" w:space="0" w:color="auto"/>
        <w:right w:val="none" w:sz="0" w:space="0" w:color="auto"/>
      </w:divBdr>
    </w:div>
    <w:div w:id="26106066">
      <w:marLeft w:val="640"/>
      <w:marRight w:val="0"/>
      <w:marTop w:val="0"/>
      <w:marBottom w:val="0"/>
      <w:divBdr>
        <w:top w:val="none" w:sz="0" w:space="0" w:color="auto"/>
        <w:left w:val="none" w:sz="0" w:space="0" w:color="auto"/>
        <w:bottom w:val="none" w:sz="0" w:space="0" w:color="auto"/>
        <w:right w:val="none" w:sz="0" w:space="0" w:color="auto"/>
      </w:divBdr>
    </w:div>
    <w:div w:id="26224902">
      <w:marLeft w:val="640"/>
      <w:marRight w:val="0"/>
      <w:marTop w:val="0"/>
      <w:marBottom w:val="0"/>
      <w:divBdr>
        <w:top w:val="none" w:sz="0" w:space="0" w:color="auto"/>
        <w:left w:val="none" w:sz="0" w:space="0" w:color="auto"/>
        <w:bottom w:val="none" w:sz="0" w:space="0" w:color="auto"/>
        <w:right w:val="none" w:sz="0" w:space="0" w:color="auto"/>
      </w:divBdr>
    </w:div>
    <w:div w:id="26225273">
      <w:marLeft w:val="640"/>
      <w:marRight w:val="0"/>
      <w:marTop w:val="0"/>
      <w:marBottom w:val="0"/>
      <w:divBdr>
        <w:top w:val="none" w:sz="0" w:space="0" w:color="auto"/>
        <w:left w:val="none" w:sz="0" w:space="0" w:color="auto"/>
        <w:bottom w:val="none" w:sz="0" w:space="0" w:color="auto"/>
        <w:right w:val="none" w:sz="0" w:space="0" w:color="auto"/>
      </w:divBdr>
    </w:div>
    <w:div w:id="26372239">
      <w:marLeft w:val="640"/>
      <w:marRight w:val="0"/>
      <w:marTop w:val="0"/>
      <w:marBottom w:val="0"/>
      <w:divBdr>
        <w:top w:val="none" w:sz="0" w:space="0" w:color="auto"/>
        <w:left w:val="none" w:sz="0" w:space="0" w:color="auto"/>
        <w:bottom w:val="none" w:sz="0" w:space="0" w:color="auto"/>
        <w:right w:val="none" w:sz="0" w:space="0" w:color="auto"/>
      </w:divBdr>
    </w:div>
    <w:div w:id="26414962">
      <w:marLeft w:val="640"/>
      <w:marRight w:val="0"/>
      <w:marTop w:val="0"/>
      <w:marBottom w:val="0"/>
      <w:divBdr>
        <w:top w:val="none" w:sz="0" w:space="0" w:color="auto"/>
        <w:left w:val="none" w:sz="0" w:space="0" w:color="auto"/>
        <w:bottom w:val="none" w:sz="0" w:space="0" w:color="auto"/>
        <w:right w:val="none" w:sz="0" w:space="0" w:color="auto"/>
      </w:divBdr>
    </w:div>
    <w:div w:id="26608998">
      <w:marLeft w:val="640"/>
      <w:marRight w:val="0"/>
      <w:marTop w:val="0"/>
      <w:marBottom w:val="0"/>
      <w:divBdr>
        <w:top w:val="none" w:sz="0" w:space="0" w:color="auto"/>
        <w:left w:val="none" w:sz="0" w:space="0" w:color="auto"/>
        <w:bottom w:val="none" w:sz="0" w:space="0" w:color="auto"/>
        <w:right w:val="none" w:sz="0" w:space="0" w:color="auto"/>
      </w:divBdr>
    </w:div>
    <w:div w:id="26610643">
      <w:marLeft w:val="640"/>
      <w:marRight w:val="0"/>
      <w:marTop w:val="0"/>
      <w:marBottom w:val="0"/>
      <w:divBdr>
        <w:top w:val="none" w:sz="0" w:space="0" w:color="auto"/>
        <w:left w:val="none" w:sz="0" w:space="0" w:color="auto"/>
        <w:bottom w:val="none" w:sz="0" w:space="0" w:color="auto"/>
        <w:right w:val="none" w:sz="0" w:space="0" w:color="auto"/>
      </w:divBdr>
    </w:div>
    <w:div w:id="26758837">
      <w:marLeft w:val="640"/>
      <w:marRight w:val="0"/>
      <w:marTop w:val="0"/>
      <w:marBottom w:val="0"/>
      <w:divBdr>
        <w:top w:val="none" w:sz="0" w:space="0" w:color="auto"/>
        <w:left w:val="none" w:sz="0" w:space="0" w:color="auto"/>
        <w:bottom w:val="none" w:sz="0" w:space="0" w:color="auto"/>
        <w:right w:val="none" w:sz="0" w:space="0" w:color="auto"/>
      </w:divBdr>
    </w:div>
    <w:div w:id="26761706">
      <w:marLeft w:val="640"/>
      <w:marRight w:val="0"/>
      <w:marTop w:val="0"/>
      <w:marBottom w:val="0"/>
      <w:divBdr>
        <w:top w:val="none" w:sz="0" w:space="0" w:color="auto"/>
        <w:left w:val="none" w:sz="0" w:space="0" w:color="auto"/>
        <w:bottom w:val="none" w:sz="0" w:space="0" w:color="auto"/>
        <w:right w:val="none" w:sz="0" w:space="0" w:color="auto"/>
      </w:divBdr>
    </w:div>
    <w:div w:id="26762457">
      <w:marLeft w:val="640"/>
      <w:marRight w:val="0"/>
      <w:marTop w:val="0"/>
      <w:marBottom w:val="0"/>
      <w:divBdr>
        <w:top w:val="none" w:sz="0" w:space="0" w:color="auto"/>
        <w:left w:val="none" w:sz="0" w:space="0" w:color="auto"/>
        <w:bottom w:val="none" w:sz="0" w:space="0" w:color="auto"/>
        <w:right w:val="none" w:sz="0" w:space="0" w:color="auto"/>
      </w:divBdr>
    </w:div>
    <w:div w:id="26805751">
      <w:marLeft w:val="640"/>
      <w:marRight w:val="0"/>
      <w:marTop w:val="0"/>
      <w:marBottom w:val="0"/>
      <w:divBdr>
        <w:top w:val="none" w:sz="0" w:space="0" w:color="auto"/>
        <w:left w:val="none" w:sz="0" w:space="0" w:color="auto"/>
        <w:bottom w:val="none" w:sz="0" w:space="0" w:color="auto"/>
        <w:right w:val="none" w:sz="0" w:space="0" w:color="auto"/>
      </w:divBdr>
    </w:div>
    <w:div w:id="26830816">
      <w:marLeft w:val="640"/>
      <w:marRight w:val="0"/>
      <w:marTop w:val="0"/>
      <w:marBottom w:val="0"/>
      <w:divBdr>
        <w:top w:val="none" w:sz="0" w:space="0" w:color="auto"/>
        <w:left w:val="none" w:sz="0" w:space="0" w:color="auto"/>
        <w:bottom w:val="none" w:sz="0" w:space="0" w:color="auto"/>
        <w:right w:val="none" w:sz="0" w:space="0" w:color="auto"/>
      </w:divBdr>
    </w:div>
    <w:div w:id="26950315">
      <w:marLeft w:val="640"/>
      <w:marRight w:val="0"/>
      <w:marTop w:val="0"/>
      <w:marBottom w:val="0"/>
      <w:divBdr>
        <w:top w:val="none" w:sz="0" w:space="0" w:color="auto"/>
        <w:left w:val="none" w:sz="0" w:space="0" w:color="auto"/>
        <w:bottom w:val="none" w:sz="0" w:space="0" w:color="auto"/>
        <w:right w:val="none" w:sz="0" w:space="0" w:color="auto"/>
      </w:divBdr>
    </w:div>
    <w:div w:id="26950365">
      <w:marLeft w:val="640"/>
      <w:marRight w:val="0"/>
      <w:marTop w:val="0"/>
      <w:marBottom w:val="0"/>
      <w:divBdr>
        <w:top w:val="none" w:sz="0" w:space="0" w:color="auto"/>
        <w:left w:val="none" w:sz="0" w:space="0" w:color="auto"/>
        <w:bottom w:val="none" w:sz="0" w:space="0" w:color="auto"/>
        <w:right w:val="none" w:sz="0" w:space="0" w:color="auto"/>
      </w:divBdr>
    </w:div>
    <w:div w:id="27031505">
      <w:marLeft w:val="640"/>
      <w:marRight w:val="0"/>
      <w:marTop w:val="0"/>
      <w:marBottom w:val="0"/>
      <w:divBdr>
        <w:top w:val="none" w:sz="0" w:space="0" w:color="auto"/>
        <w:left w:val="none" w:sz="0" w:space="0" w:color="auto"/>
        <w:bottom w:val="none" w:sz="0" w:space="0" w:color="auto"/>
        <w:right w:val="none" w:sz="0" w:space="0" w:color="auto"/>
      </w:divBdr>
    </w:div>
    <w:div w:id="27069527">
      <w:marLeft w:val="640"/>
      <w:marRight w:val="0"/>
      <w:marTop w:val="0"/>
      <w:marBottom w:val="0"/>
      <w:divBdr>
        <w:top w:val="none" w:sz="0" w:space="0" w:color="auto"/>
        <w:left w:val="none" w:sz="0" w:space="0" w:color="auto"/>
        <w:bottom w:val="none" w:sz="0" w:space="0" w:color="auto"/>
        <w:right w:val="none" w:sz="0" w:space="0" w:color="auto"/>
      </w:divBdr>
    </w:div>
    <w:div w:id="27142181">
      <w:marLeft w:val="640"/>
      <w:marRight w:val="0"/>
      <w:marTop w:val="0"/>
      <w:marBottom w:val="0"/>
      <w:divBdr>
        <w:top w:val="none" w:sz="0" w:space="0" w:color="auto"/>
        <w:left w:val="none" w:sz="0" w:space="0" w:color="auto"/>
        <w:bottom w:val="none" w:sz="0" w:space="0" w:color="auto"/>
        <w:right w:val="none" w:sz="0" w:space="0" w:color="auto"/>
      </w:divBdr>
    </w:div>
    <w:div w:id="27149554">
      <w:marLeft w:val="640"/>
      <w:marRight w:val="0"/>
      <w:marTop w:val="0"/>
      <w:marBottom w:val="0"/>
      <w:divBdr>
        <w:top w:val="none" w:sz="0" w:space="0" w:color="auto"/>
        <w:left w:val="none" w:sz="0" w:space="0" w:color="auto"/>
        <w:bottom w:val="none" w:sz="0" w:space="0" w:color="auto"/>
        <w:right w:val="none" w:sz="0" w:space="0" w:color="auto"/>
      </w:divBdr>
    </w:div>
    <w:div w:id="27149787">
      <w:marLeft w:val="640"/>
      <w:marRight w:val="0"/>
      <w:marTop w:val="0"/>
      <w:marBottom w:val="0"/>
      <w:divBdr>
        <w:top w:val="none" w:sz="0" w:space="0" w:color="auto"/>
        <w:left w:val="none" w:sz="0" w:space="0" w:color="auto"/>
        <w:bottom w:val="none" w:sz="0" w:space="0" w:color="auto"/>
        <w:right w:val="none" w:sz="0" w:space="0" w:color="auto"/>
      </w:divBdr>
    </w:div>
    <w:div w:id="27269055">
      <w:marLeft w:val="640"/>
      <w:marRight w:val="0"/>
      <w:marTop w:val="0"/>
      <w:marBottom w:val="0"/>
      <w:divBdr>
        <w:top w:val="none" w:sz="0" w:space="0" w:color="auto"/>
        <w:left w:val="none" w:sz="0" w:space="0" w:color="auto"/>
        <w:bottom w:val="none" w:sz="0" w:space="0" w:color="auto"/>
        <w:right w:val="none" w:sz="0" w:space="0" w:color="auto"/>
      </w:divBdr>
    </w:div>
    <w:div w:id="27342574">
      <w:marLeft w:val="640"/>
      <w:marRight w:val="0"/>
      <w:marTop w:val="0"/>
      <w:marBottom w:val="0"/>
      <w:divBdr>
        <w:top w:val="none" w:sz="0" w:space="0" w:color="auto"/>
        <w:left w:val="none" w:sz="0" w:space="0" w:color="auto"/>
        <w:bottom w:val="none" w:sz="0" w:space="0" w:color="auto"/>
        <w:right w:val="none" w:sz="0" w:space="0" w:color="auto"/>
      </w:divBdr>
    </w:div>
    <w:div w:id="27413380">
      <w:marLeft w:val="640"/>
      <w:marRight w:val="0"/>
      <w:marTop w:val="0"/>
      <w:marBottom w:val="0"/>
      <w:divBdr>
        <w:top w:val="none" w:sz="0" w:space="0" w:color="auto"/>
        <w:left w:val="none" w:sz="0" w:space="0" w:color="auto"/>
        <w:bottom w:val="none" w:sz="0" w:space="0" w:color="auto"/>
        <w:right w:val="none" w:sz="0" w:space="0" w:color="auto"/>
      </w:divBdr>
    </w:div>
    <w:div w:id="27415882">
      <w:marLeft w:val="640"/>
      <w:marRight w:val="0"/>
      <w:marTop w:val="0"/>
      <w:marBottom w:val="0"/>
      <w:divBdr>
        <w:top w:val="none" w:sz="0" w:space="0" w:color="auto"/>
        <w:left w:val="none" w:sz="0" w:space="0" w:color="auto"/>
        <w:bottom w:val="none" w:sz="0" w:space="0" w:color="auto"/>
        <w:right w:val="none" w:sz="0" w:space="0" w:color="auto"/>
      </w:divBdr>
    </w:div>
    <w:div w:id="27604106">
      <w:marLeft w:val="640"/>
      <w:marRight w:val="0"/>
      <w:marTop w:val="0"/>
      <w:marBottom w:val="0"/>
      <w:divBdr>
        <w:top w:val="none" w:sz="0" w:space="0" w:color="auto"/>
        <w:left w:val="none" w:sz="0" w:space="0" w:color="auto"/>
        <w:bottom w:val="none" w:sz="0" w:space="0" w:color="auto"/>
        <w:right w:val="none" w:sz="0" w:space="0" w:color="auto"/>
      </w:divBdr>
    </w:div>
    <w:div w:id="27683424">
      <w:bodyDiv w:val="1"/>
      <w:marLeft w:val="0"/>
      <w:marRight w:val="0"/>
      <w:marTop w:val="0"/>
      <w:marBottom w:val="0"/>
      <w:divBdr>
        <w:top w:val="none" w:sz="0" w:space="0" w:color="auto"/>
        <w:left w:val="none" w:sz="0" w:space="0" w:color="auto"/>
        <w:bottom w:val="none" w:sz="0" w:space="0" w:color="auto"/>
        <w:right w:val="none" w:sz="0" w:space="0" w:color="auto"/>
      </w:divBdr>
    </w:div>
    <w:div w:id="27730171">
      <w:marLeft w:val="640"/>
      <w:marRight w:val="0"/>
      <w:marTop w:val="0"/>
      <w:marBottom w:val="0"/>
      <w:divBdr>
        <w:top w:val="none" w:sz="0" w:space="0" w:color="auto"/>
        <w:left w:val="none" w:sz="0" w:space="0" w:color="auto"/>
        <w:bottom w:val="none" w:sz="0" w:space="0" w:color="auto"/>
        <w:right w:val="none" w:sz="0" w:space="0" w:color="auto"/>
      </w:divBdr>
    </w:div>
    <w:div w:id="27803581">
      <w:marLeft w:val="640"/>
      <w:marRight w:val="0"/>
      <w:marTop w:val="0"/>
      <w:marBottom w:val="0"/>
      <w:divBdr>
        <w:top w:val="none" w:sz="0" w:space="0" w:color="auto"/>
        <w:left w:val="none" w:sz="0" w:space="0" w:color="auto"/>
        <w:bottom w:val="none" w:sz="0" w:space="0" w:color="auto"/>
        <w:right w:val="none" w:sz="0" w:space="0" w:color="auto"/>
      </w:divBdr>
    </w:div>
    <w:div w:id="27875699">
      <w:marLeft w:val="640"/>
      <w:marRight w:val="0"/>
      <w:marTop w:val="0"/>
      <w:marBottom w:val="0"/>
      <w:divBdr>
        <w:top w:val="none" w:sz="0" w:space="0" w:color="auto"/>
        <w:left w:val="none" w:sz="0" w:space="0" w:color="auto"/>
        <w:bottom w:val="none" w:sz="0" w:space="0" w:color="auto"/>
        <w:right w:val="none" w:sz="0" w:space="0" w:color="auto"/>
      </w:divBdr>
    </w:div>
    <w:div w:id="27921405">
      <w:marLeft w:val="640"/>
      <w:marRight w:val="0"/>
      <w:marTop w:val="0"/>
      <w:marBottom w:val="0"/>
      <w:divBdr>
        <w:top w:val="none" w:sz="0" w:space="0" w:color="auto"/>
        <w:left w:val="none" w:sz="0" w:space="0" w:color="auto"/>
        <w:bottom w:val="none" w:sz="0" w:space="0" w:color="auto"/>
        <w:right w:val="none" w:sz="0" w:space="0" w:color="auto"/>
      </w:divBdr>
    </w:div>
    <w:div w:id="27994340">
      <w:bodyDiv w:val="1"/>
      <w:marLeft w:val="0"/>
      <w:marRight w:val="0"/>
      <w:marTop w:val="0"/>
      <w:marBottom w:val="0"/>
      <w:divBdr>
        <w:top w:val="none" w:sz="0" w:space="0" w:color="auto"/>
        <w:left w:val="none" w:sz="0" w:space="0" w:color="auto"/>
        <w:bottom w:val="none" w:sz="0" w:space="0" w:color="auto"/>
        <w:right w:val="none" w:sz="0" w:space="0" w:color="auto"/>
      </w:divBdr>
    </w:div>
    <w:div w:id="28141844">
      <w:marLeft w:val="640"/>
      <w:marRight w:val="0"/>
      <w:marTop w:val="0"/>
      <w:marBottom w:val="0"/>
      <w:divBdr>
        <w:top w:val="none" w:sz="0" w:space="0" w:color="auto"/>
        <w:left w:val="none" w:sz="0" w:space="0" w:color="auto"/>
        <w:bottom w:val="none" w:sz="0" w:space="0" w:color="auto"/>
        <w:right w:val="none" w:sz="0" w:space="0" w:color="auto"/>
      </w:divBdr>
    </w:div>
    <w:div w:id="28145708">
      <w:marLeft w:val="640"/>
      <w:marRight w:val="0"/>
      <w:marTop w:val="0"/>
      <w:marBottom w:val="0"/>
      <w:divBdr>
        <w:top w:val="none" w:sz="0" w:space="0" w:color="auto"/>
        <w:left w:val="none" w:sz="0" w:space="0" w:color="auto"/>
        <w:bottom w:val="none" w:sz="0" w:space="0" w:color="auto"/>
        <w:right w:val="none" w:sz="0" w:space="0" w:color="auto"/>
      </w:divBdr>
    </w:div>
    <w:div w:id="28189927">
      <w:marLeft w:val="640"/>
      <w:marRight w:val="0"/>
      <w:marTop w:val="0"/>
      <w:marBottom w:val="0"/>
      <w:divBdr>
        <w:top w:val="none" w:sz="0" w:space="0" w:color="auto"/>
        <w:left w:val="none" w:sz="0" w:space="0" w:color="auto"/>
        <w:bottom w:val="none" w:sz="0" w:space="0" w:color="auto"/>
        <w:right w:val="none" w:sz="0" w:space="0" w:color="auto"/>
      </w:divBdr>
    </w:div>
    <w:div w:id="28379699">
      <w:marLeft w:val="640"/>
      <w:marRight w:val="0"/>
      <w:marTop w:val="0"/>
      <w:marBottom w:val="0"/>
      <w:divBdr>
        <w:top w:val="none" w:sz="0" w:space="0" w:color="auto"/>
        <w:left w:val="none" w:sz="0" w:space="0" w:color="auto"/>
        <w:bottom w:val="none" w:sz="0" w:space="0" w:color="auto"/>
        <w:right w:val="none" w:sz="0" w:space="0" w:color="auto"/>
      </w:divBdr>
    </w:div>
    <w:div w:id="28386515">
      <w:marLeft w:val="640"/>
      <w:marRight w:val="0"/>
      <w:marTop w:val="0"/>
      <w:marBottom w:val="0"/>
      <w:divBdr>
        <w:top w:val="none" w:sz="0" w:space="0" w:color="auto"/>
        <w:left w:val="none" w:sz="0" w:space="0" w:color="auto"/>
        <w:bottom w:val="none" w:sz="0" w:space="0" w:color="auto"/>
        <w:right w:val="none" w:sz="0" w:space="0" w:color="auto"/>
      </w:divBdr>
    </w:div>
    <w:div w:id="28532094">
      <w:marLeft w:val="640"/>
      <w:marRight w:val="0"/>
      <w:marTop w:val="0"/>
      <w:marBottom w:val="0"/>
      <w:divBdr>
        <w:top w:val="none" w:sz="0" w:space="0" w:color="auto"/>
        <w:left w:val="none" w:sz="0" w:space="0" w:color="auto"/>
        <w:bottom w:val="none" w:sz="0" w:space="0" w:color="auto"/>
        <w:right w:val="none" w:sz="0" w:space="0" w:color="auto"/>
      </w:divBdr>
    </w:div>
    <w:div w:id="28578446">
      <w:marLeft w:val="640"/>
      <w:marRight w:val="0"/>
      <w:marTop w:val="0"/>
      <w:marBottom w:val="0"/>
      <w:divBdr>
        <w:top w:val="none" w:sz="0" w:space="0" w:color="auto"/>
        <w:left w:val="none" w:sz="0" w:space="0" w:color="auto"/>
        <w:bottom w:val="none" w:sz="0" w:space="0" w:color="auto"/>
        <w:right w:val="none" w:sz="0" w:space="0" w:color="auto"/>
      </w:divBdr>
    </w:div>
    <w:div w:id="28650406">
      <w:marLeft w:val="640"/>
      <w:marRight w:val="0"/>
      <w:marTop w:val="0"/>
      <w:marBottom w:val="0"/>
      <w:divBdr>
        <w:top w:val="none" w:sz="0" w:space="0" w:color="auto"/>
        <w:left w:val="none" w:sz="0" w:space="0" w:color="auto"/>
        <w:bottom w:val="none" w:sz="0" w:space="0" w:color="auto"/>
        <w:right w:val="none" w:sz="0" w:space="0" w:color="auto"/>
      </w:divBdr>
    </w:div>
    <w:div w:id="28651922">
      <w:marLeft w:val="640"/>
      <w:marRight w:val="0"/>
      <w:marTop w:val="0"/>
      <w:marBottom w:val="0"/>
      <w:divBdr>
        <w:top w:val="none" w:sz="0" w:space="0" w:color="auto"/>
        <w:left w:val="none" w:sz="0" w:space="0" w:color="auto"/>
        <w:bottom w:val="none" w:sz="0" w:space="0" w:color="auto"/>
        <w:right w:val="none" w:sz="0" w:space="0" w:color="auto"/>
      </w:divBdr>
    </w:div>
    <w:div w:id="28652908">
      <w:marLeft w:val="640"/>
      <w:marRight w:val="0"/>
      <w:marTop w:val="0"/>
      <w:marBottom w:val="0"/>
      <w:divBdr>
        <w:top w:val="none" w:sz="0" w:space="0" w:color="auto"/>
        <w:left w:val="none" w:sz="0" w:space="0" w:color="auto"/>
        <w:bottom w:val="none" w:sz="0" w:space="0" w:color="auto"/>
        <w:right w:val="none" w:sz="0" w:space="0" w:color="auto"/>
      </w:divBdr>
    </w:div>
    <w:div w:id="28772688">
      <w:marLeft w:val="640"/>
      <w:marRight w:val="0"/>
      <w:marTop w:val="0"/>
      <w:marBottom w:val="0"/>
      <w:divBdr>
        <w:top w:val="none" w:sz="0" w:space="0" w:color="auto"/>
        <w:left w:val="none" w:sz="0" w:space="0" w:color="auto"/>
        <w:bottom w:val="none" w:sz="0" w:space="0" w:color="auto"/>
        <w:right w:val="none" w:sz="0" w:space="0" w:color="auto"/>
      </w:divBdr>
    </w:div>
    <w:div w:id="28800271">
      <w:marLeft w:val="640"/>
      <w:marRight w:val="0"/>
      <w:marTop w:val="0"/>
      <w:marBottom w:val="0"/>
      <w:divBdr>
        <w:top w:val="none" w:sz="0" w:space="0" w:color="auto"/>
        <w:left w:val="none" w:sz="0" w:space="0" w:color="auto"/>
        <w:bottom w:val="none" w:sz="0" w:space="0" w:color="auto"/>
        <w:right w:val="none" w:sz="0" w:space="0" w:color="auto"/>
      </w:divBdr>
    </w:div>
    <w:div w:id="28848337">
      <w:marLeft w:val="640"/>
      <w:marRight w:val="0"/>
      <w:marTop w:val="0"/>
      <w:marBottom w:val="0"/>
      <w:divBdr>
        <w:top w:val="none" w:sz="0" w:space="0" w:color="auto"/>
        <w:left w:val="none" w:sz="0" w:space="0" w:color="auto"/>
        <w:bottom w:val="none" w:sz="0" w:space="0" w:color="auto"/>
        <w:right w:val="none" w:sz="0" w:space="0" w:color="auto"/>
      </w:divBdr>
    </w:div>
    <w:div w:id="28994428">
      <w:marLeft w:val="640"/>
      <w:marRight w:val="0"/>
      <w:marTop w:val="0"/>
      <w:marBottom w:val="0"/>
      <w:divBdr>
        <w:top w:val="none" w:sz="0" w:space="0" w:color="auto"/>
        <w:left w:val="none" w:sz="0" w:space="0" w:color="auto"/>
        <w:bottom w:val="none" w:sz="0" w:space="0" w:color="auto"/>
        <w:right w:val="none" w:sz="0" w:space="0" w:color="auto"/>
      </w:divBdr>
    </w:div>
    <w:div w:id="29034515">
      <w:marLeft w:val="640"/>
      <w:marRight w:val="0"/>
      <w:marTop w:val="0"/>
      <w:marBottom w:val="0"/>
      <w:divBdr>
        <w:top w:val="none" w:sz="0" w:space="0" w:color="auto"/>
        <w:left w:val="none" w:sz="0" w:space="0" w:color="auto"/>
        <w:bottom w:val="none" w:sz="0" w:space="0" w:color="auto"/>
        <w:right w:val="none" w:sz="0" w:space="0" w:color="auto"/>
      </w:divBdr>
    </w:div>
    <w:div w:id="29035468">
      <w:marLeft w:val="640"/>
      <w:marRight w:val="0"/>
      <w:marTop w:val="0"/>
      <w:marBottom w:val="0"/>
      <w:divBdr>
        <w:top w:val="none" w:sz="0" w:space="0" w:color="auto"/>
        <w:left w:val="none" w:sz="0" w:space="0" w:color="auto"/>
        <w:bottom w:val="none" w:sz="0" w:space="0" w:color="auto"/>
        <w:right w:val="none" w:sz="0" w:space="0" w:color="auto"/>
      </w:divBdr>
    </w:div>
    <w:div w:id="29037698">
      <w:marLeft w:val="640"/>
      <w:marRight w:val="0"/>
      <w:marTop w:val="0"/>
      <w:marBottom w:val="0"/>
      <w:divBdr>
        <w:top w:val="none" w:sz="0" w:space="0" w:color="auto"/>
        <w:left w:val="none" w:sz="0" w:space="0" w:color="auto"/>
        <w:bottom w:val="none" w:sz="0" w:space="0" w:color="auto"/>
        <w:right w:val="none" w:sz="0" w:space="0" w:color="auto"/>
      </w:divBdr>
    </w:div>
    <w:div w:id="29230452">
      <w:marLeft w:val="640"/>
      <w:marRight w:val="0"/>
      <w:marTop w:val="0"/>
      <w:marBottom w:val="0"/>
      <w:divBdr>
        <w:top w:val="none" w:sz="0" w:space="0" w:color="auto"/>
        <w:left w:val="none" w:sz="0" w:space="0" w:color="auto"/>
        <w:bottom w:val="none" w:sz="0" w:space="0" w:color="auto"/>
        <w:right w:val="none" w:sz="0" w:space="0" w:color="auto"/>
      </w:divBdr>
    </w:div>
    <w:div w:id="29305363">
      <w:marLeft w:val="640"/>
      <w:marRight w:val="0"/>
      <w:marTop w:val="0"/>
      <w:marBottom w:val="0"/>
      <w:divBdr>
        <w:top w:val="none" w:sz="0" w:space="0" w:color="auto"/>
        <w:left w:val="none" w:sz="0" w:space="0" w:color="auto"/>
        <w:bottom w:val="none" w:sz="0" w:space="0" w:color="auto"/>
        <w:right w:val="none" w:sz="0" w:space="0" w:color="auto"/>
      </w:divBdr>
    </w:div>
    <w:div w:id="29380748">
      <w:marLeft w:val="640"/>
      <w:marRight w:val="0"/>
      <w:marTop w:val="0"/>
      <w:marBottom w:val="0"/>
      <w:divBdr>
        <w:top w:val="none" w:sz="0" w:space="0" w:color="auto"/>
        <w:left w:val="none" w:sz="0" w:space="0" w:color="auto"/>
        <w:bottom w:val="none" w:sz="0" w:space="0" w:color="auto"/>
        <w:right w:val="none" w:sz="0" w:space="0" w:color="auto"/>
      </w:divBdr>
    </w:div>
    <w:div w:id="29426889">
      <w:marLeft w:val="640"/>
      <w:marRight w:val="0"/>
      <w:marTop w:val="0"/>
      <w:marBottom w:val="0"/>
      <w:divBdr>
        <w:top w:val="none" w:sz="0" w:space="0" w:color="auto"/>
        <w:left w:val="none" w:sz="0" w:space="0" w:color="auto"/>
        <w:bottom w:val="none" w:sz="0" w:space="0" w:color="auto"/>
        <w:right w:val="none" w:sz="0" w:space="0" w:color="auto"/>
      </w:divBdr>
    </w:div>
    <w:div w:id="29654400">
      <w:marLeft w:val="640"/>
      <w:marRight w:val="0"/>
      <w:marTop w:val="0"/>
      <w:marBottom w:val="0"/>
      <w:divBdr>
        <w:top w:val="none" w:sz="0" w:space="0" w:color="auto"/>
        <w:left w:val="none" w:sz="0" w:space="0" w:color="auto"/>
        <w:bottom w:val="none" w:sz="0" w:space="0" w:color="auto"/>
        <w:right w:val="none" w:sz="0" w:space="0" w:color="auto"/>
      </w:divBdr>
    </w:div>
    <w:div w:id="29690113">
      <w:marLeft w:val="640"/>
      <w:marRight w:val="0"/>
      <w:marTop w:val="0"/>
      <w:marBottom w:val="0"/>
      <w:divBdr>
        <w:top w:val="none" w:sz="0" w:space="0" w:color="auto"/>
        <w:left w:val="none" w:sz="0" w:space="0" w:color="auto"/>
        <w:bottom w:val="none" w:sz="0" w:space="0" w:color="auto"/>
        <w:right w:val="none" w:sz="0" w:space="0" w:color="auto"/>
      </w:divBdr>
    </w:div>
    <w:div w:id="29692515">
      <w:marLeft w:val="640"/>
      <w:marRight w:val="0"/>
      <w:marTop w:val="0"/>
      <w:marBottom w:val="0"/>
      <w:divBdr>
        <w:top w:val="none" w:sz="0" w:space="0" w:color="auto"/>
        <w:left w:val="none" w:sz="0" w:space="0" w:color="auto"/>
        <w:bottom w:val="none" w:sz="0" w:space="0" w:color="auto"/>
        <w:right w:val="none" w:sz="0" w:space="0" w:color="auto"/>
      </w:divBdr>
    </w:div>
    <w:div w:id="29841186">
      <w:marLeft w:val="640"/>
      <w:marRight w:val="0"/>
      <w:marTop w:val="0"/>
      <w:marBottom w:val="0"/>
      <w:divBdr>
        <w:top w:val="none" w:sz="0" w:space="0" w:color="auto"/>
        <w:left w:val="none" w:sz="0" w:space="0" w:color="auto"/>
        <w:bottom w:val="none" w:sz="0" w:space="0" w:color="auto"/>
        <w:right w:val="none" w:sz="0" w:space="0" w:color="auto"/>
      </w:divBdr>
    </w:div>
    <w:div w:id="29913481">
      <w:marLeft w:val="640"/>
      <w:marRight w:val="0"/>
      <w:marTop w:val="0"/>
      <w:marBottom w:val="0"/>
      <w:divBdr>
        <w:top w:val="none" w:sz="0" w:space="0" w:color="auto"/>
        <w:left w:val="none" w:sz="0" w:space="0" w:color="auto"/>
        <w:bottom w:val="none" w:sz="0" w:space="0" w:color="auto"/>
        <w:right w:val="none" w:sz="0" w:space="0" w:color="auto"/>
      </w:divBdr>
    </w:div>
    <w:div w:id="29914246">
      <w:marLeft w:val="640"/>
      <w:marRight w:val="0"/>
      <w:marTop w:val="0"/>
      <w:marBottom w:val="0"/>
      <w:divBdr>
        <w:top w:val="none" w:sz="0" w:space="0" w:color="auto"/>
        <w:left w:val="none" w:sz="0" w:space="0" w:color="auto"/>
        <w:bottom w:val="none" w:sz="0" w:space="0" w:color="auto"/>
        <w:right w:val="none" w:sz="0" w:space="0" w:color="auto"/>
      </w:divBdr>
    </w:div>
    <w:div w:id="29914676">
      <w:marLeft w:val="640"/>
      <w:marRight w:val="0"/>
      <w:marTop w:val="0"/>
      <w:marBottom w:val="0"/>
      <w:divBdr>
        <w:top w:val="none" w:sz="0" w:space="0" w:color="auto"/>
        <w:left w:val="none" w:sz="0" w:space="0" w:color="auto"/>
        <w:bottom w:val="none" w:sz="0" w:space="0" w:color="auto"/>
        <w:right w:val="none" w:sz="0" w:space="0" w:color="auto"/>
      </w:divBdr>
    </w:div>
    <w:div w:id="29956476">
      <w:marLeft w:val="640"/>
      <w:marRight w:val="0"/>
      <w:marTop w:val="0"/>
      <w:marBottom w:val="0"/>
      <w:divBdr>
        <w:top w:val="none" w:sz="0" w:space="0" w:color="auto"/>
        <w:left w:val="none" w:sz="0" w:space="0" w:color="auto"/>
        <w:bottom w:val="none" w:sz="0" w:space="0" w:color="auto"/>
        <w:right w:val="none" w:sz="0" w:space="0" w:color="auto"/>
      </w:divBdr>
    </w:div>
    <w:div w:id="30112743">
      <w:marLeft w:val="640"/>
      <w:marRight w:val="0"/>
      <w:marTop w:val="0"/>
      <w:marBottom w:val="0"/>
      <w:divBdr>
        <w:top w:val="none" w:sz="0" w:space="0" w:color="auto"/>
        <w:left w:val="none" w:sz="0" w:space="0" w:color="auto"/>
        <w:bottom w:val="none" w:sz="0" w:space="0" w:color="auto"/>
        <w:right w:val="none" w:sz="0" w:space="0" w:color="auto"/>
      </w:divBdr>
    </w:div>
    <w:div w:id="30150733">
      <w:marLeft w:val="640"/>
      <w:marRight w:val="0"/>
      <w:marTop w:val="0"/>
      <w:marBottom w:val="0"/>
      <w:divBdr>
        <w:top w:val="none" w:sz="0" w:space="0" w:color="auto"/>
        <w:left w:val="none" w:sz="0" w:space="0" w:color="auto"/>
        <w:bottom w:val="none" w:sz="0" w:space="0" w:color="auto"/>
        <w:right w:val="none" w:sz="0" w:space="0" w:color="auto"/>
      </w:divBdr>
    </w:div>
    <w:div w:id="30152198">
      <w:marLeft w:val="640"/>
      <w:marRight w:val="0"/>
      <w:marTop w:val="0"/>
      <w:marBottom w:val="0"/>
      <w:divBdr>
        <w:top w:val="none" w:sz="0" w:space="0" w:color="auto"/>
        <w:left w:val="none" w:sz="0" w:space="0" w:color="auto"/>
        <w:bottom w:val="none" w:sz="0" w:space="0" w:color="auto"/>
        <w:right w:val="none" w:sz="0" w:space="0" w:color="auto"/>
      </w:divBdr>
    </w:div>
    <w:div w:id="30300220">
      <w:marLeft w:val="640"/>
      <w:marRight w:val="0"/>
      <w:marTop w:val="0"/>
      <w:marBottom w:val="0"/>
      <w:divBdr>
        <w:top w:val="none" w:sz="0" w:space="0" w:color="auto"/>
        <w:left w:val="none" w:sz="0" w:space="0" w:color="auto"/>
        <w:bottom w:val="none" w:sz="0" w:space="0" w:color="auto"/>
        <w:right w:val="none" w:sz="0" w:space="0" w:color="auto"/>
      </w:divBdr>
    </w:div>
    <w:div w:id="30303518">
      <w:marLeft w:val="640"/>
      <w:marRight w:val="0"/>
      <w:marTop w:val="0"/>
      <w:marBottom w:val="0"/>
      <w:divBdr>
        <w:top w:val="none" w:sz="0" w:space="0" w:color="auto"/>
        <w:left w:val="none" w:sz="0" w:space="0" w:color="auto"/>
        <w:bottom w:val="none" w:sz="0" w:space="0" w:color="auto"/>
        <w:right w:val="none" w:sz="0" w:space="0" w:color="auto"/>
      </w:divBdr>
    </w:div>
    <w:div w:id="30308123">
      <w:marLeft w:val="640"/>
      <w:marRight w:val="0"/>
      <w:marTop w:val="0"/>
      <w:marBottom w:val="0"/>
      <w:divBdr>
        <w:top w:val="none" w:sz="0" w:space="0" w:color="auto"/>
        <w:left w:val="none" w:sz="0" w:space="0" w:color="auto"/>
        <w:bottom w:val="none" w:sz="0" w:space="0" w:color="auto"/>
        <w:right w:val="none" w:sz="0" w:space="0" w:color="auto"/>
      </w:divBdr>
    </w:div>
    <w:div w:id="30308842">
      <w:marLeft w:val="640"/>
      <w:marRight w:val="0"/>
      <w:marTop w:val="0"/>
      <w:marBottom w:val="0"/>
      <w:divBdr>
        <w:top w:val="none" w:sz="0" w:space="0" w:color="auto"/>
        <w:left w:val="none" w:sz="0" w:space="0" w:color="auto"/>
        <w:bottom w:val="none" w:sz="0" w:space="0" w:color="auto"/>
        <w:right w:val="none" w:sz="0" w:space="0" w:color="auto"/>
      </w:divBdr>
    </w:div>
    <w:div w:id="30349551">
      <w:marLeft w:val="640"/>
      <w:marRight w:val="0"/>
      <w:marTop w:val="0"/>
      <w:marBottom w:val="0"/>
      <w:divBdr>
        <w:top w:val="none" w:sz="0" w:space="0" w:color="auto"/>
        <w:left w:val="none" w:sz="0" w:space="0" w:color="auto"/>
        <w:bottom w:val="none" w:sz="0" w:space="0" w:color="auto"/>
        <w:right w:val="none" w:sz="0" w:space="0" w:color="auto"/>
      </w:divBdr>
    </w:div>
    <w:div w:id="30421273">
      <w:marLeft w:val="640"/>
      <w:marRight w:val="0"/>
      <w:marTop w:val="0"/>
      <w:marBottom w:val="0"/>
      <w:divBdr>
        <w:top w:val="none" w:sz="0" w:space="0" w:color="auto"/>
        <w:left w:val="none" w:sz="0" w:space="0" w:color="auto"/>
        <w:bottom w:val="none" w:sz="0" w:space="0" w:color="auto"/>
        <w:right w:val="none" w:sz="0" w:space="0" w:color="auto"/>
      </w:divBdr>
    </w:div>
    <w:div w:id="30423148">
      <w:marLeft w:val="640"/>
      <w:marRight w:val="0"/>
      <w:marTop w:val="0"/>
      <w:marBottom w:val="0"/>
      <w:divBdr>
        <w:top w:val="none" w:sz="0" w:space="0" w:color="auto"/>
        <w:left w:val="none" w:sz="0" w:space="0" w:color="auto"/>
        <w:bottom w:val="none" w:sz="0" w:space="0" w:color="auto"/>
        <w:right w:val="none" w:sz="0" w:space="0" w:color="auto"/>
      </w:divBdr>
    </w:div>
    <w:div w:id="30424465">
      <w:marLeft w:val="640"/>
      <w:marRight w:val="0"/>
      <w:marTop w:val="0"/>
      <w:marBottom w:val="0"/>
      <w:divBdr>
        <w:top w:val="none" w:sz="0" w:space="0" w:color="auto"/>
        <w:left w:val="none" w:sz="0" w:space="0" w:color="auto"/>
        <w:bottom w:val="none" w:sz="0" w:space="0" w:color="auto"/>
        <w:right w:val="none" w:sz="0" w:space="0" w:color="auto"/>
      </w:divBdr>
    </w:div>
    <w:div w:id="30426418">
      <w:marLeft w:val="640"/>
      <w:marRight w:val="0"/>
      <w:marTop w:val="0"/>
      <w:marBottom w:val="0"/>
      <w:divBdr>
        <w:top w:val="none" w:sz="0" w:space="0" w:color="auto"/>
        <w:left w:val="none" w:sz="0" w:space="0" w:color="auto"/>
        <w:bottom w:val="none" w:sz="0" w:space="0" w:color="auto"/>
        <w:right w:val="none" w:sz="0" w:space="0" w:color="auto"/>
      </w:divBdr>
    </w:div>
    <w:div w:id="30500741">
      <w:marLeft w:val="640"/>
      <w:marRight w:val="0"/>
      <w:marTop w:val="0"/>
      <w:marBottom w:val="0"/>
      <w:divBdr>
        <w:top w:val="none" w:sz="0" w:space="0" w:color="auto"/>
        <w:left w:val="none" w:sz="0" w:space="0" w:color="auto"/>
        <w:bottom w:val="none" w:sz="0" w:space="0" w:color="auto"/>
        <w:right w:val="none" w:sz="0" w:space="0" w:color="auto"/>
      </w:divBdr>
    </w:div>
    <w:div w:id="30501799">
      <w:marLeft w:val="640"/>
      <w:marRight w:val="0"/>
      <w:marTop w:val="0"/>
      <w:marBottom w:val="0"/>
      <w:divBdr>
        <w:top w:val="none" w:sz="0" w:space="0" w:color="auto"/>
        <w:left w:val="none" w:sz="0" w:space="0" w:color="auto"/>
        <w:bottom w:val="none" w:sz="0" w:space="0" w:color="auto"/>
        <w:right w:val="none" w:sz="0" w:space="0" w:color="auto"/>
      </w:divBdr>
    </w:div>
    <w:div w:id="30619138">
      <w:marLeft w:val="640"/>
      <w:marRight w:val="0"/>
      <w:marTop w:val="0"/>
      <w:marBottom w:val="0"/>
      <w:divBdr>
        <w:top w:val="none" w:sz="0" w:space="0" w:color="auto"/>
        <w:left w:val="none" w:sz="0" w:space="0" w:color="auto"/>
        <w:bottom w:val="none" w:sz="0" w:space="0" w:color="auto"/>
        <w:right w:val="none" w:sz="0" w:space="0" w:color="auto"/>
      </w:divBdr>
    </w:div>
    <w:div w:id="30693846">
      <w:marLeft w:val="640"/>
      <w:marRight w:val="0"/>
      <w:marTop w:val="0"/>
      <w:marBottom w:val="0"/>
      <w:divBdr>
        <w:top w:val="none" w:sz="0" w:space="0" w:color="auto"/>
        <w:left w:val="none" w:sz="0" w:space="0" w:color="auto"/>
        <w:bottom w:val="none" w:sz="0" w:space="0" w:color="auto"/>
        <w:right w:val="none" w:sz="0" w:space="0" w:color="auto"/>
      </w:divBdr>
    </w:div>
    <w:div w:id="30765206">
      <w:marLeft w:val="640"/>
      <w:marRight w:val="0"/>
      <w:marTop w:val="0"/>
      <w:marBottom w:val="0"/>
      <w:divBdr>
        <w:top w:val="none" w:sz="0" w:space="0" w:color="auto"/>
        <w:left w:val="none" w:sz="0" w:space="0" w:color="auto"/>
        <w:bottom w:val="none" w:sz="0" w:space="0" w:color="auto"/>
        <w:right w:val="none" w:sz="0" w:space="0" w:color="auto"/>
      </w:divBdr>
    </w:div>
    <w:div w:id="30804743">
      <w:marLeft w:val="640"/>
      <w:marRight w:val="0"/>
      <w:marTop w:val="0"/>
      <w:marBottom w:val="0"/>
      <w:divBdr>
        <w:top w:val="none" w:sz="0" w:space="0" w:color="auto"/>
        <w:left w:val="none" w:sz="0" w:space="0" w:color="auto"/>
        <w:bottom w:val="none" w:sz="0" w:space="0" w:color="auto"/>
        <w:right w:val="none" w:sz="0" w:space="0" w:color="auto"/>
      </w:divBdr>
    </w:div>
    <w:div w:id="30807419">
      <w:marLeft w:val="640"/>
      <w:marRight w:val="0"/>
      <w:marTop w:val="0"/>
      <w:marBottom w:val="0"/>
      <w:divBdr>
        <w:top w:val="none" w:sz="0" w:space="0" w:color="auto"/>
        <w:left w:val="none" w:sz="0" w:space="0" w:color="auto"/>
        <w:bottom w:val="none" w:sz="0" w:space="0" w:color="auto"/>
        <w:right w:val="none" w:sz="0" w:space="0" w:color="auto"/>
      </w:divBdr>
    </w:div>
    <w:div w:id="30964994">
      <w:marLeft w:val="640"/>
      <w:marRight w:val="0"/>
      <w:marTop w:val="0"/>
      <w:marBottom w:val="0"/>
      <w:divBdr>
        <w:top w:val="none" w:sz="0" w:space="0" w:color="auto"/>
        <w:left w:val="none" w:sz="0" w:space="0" w:color="auto"/>
        <w:bottom w:val="none" w:sz="0" w:space="0" w:color="auto"/>
        <w:right w:val="none" w:sz="0" w:space="0" w:color="auto"/>
      </w:divBdr>
    </w:div>
    <w:div w:id="31000553">
      <w:marLeft w:val="480"/>
      <w:marRight w:val="0"/>
      <w:marTop w:val="0"/>
      <w:marBottom w:val="0"/>
      <w:divBdr>
        <w:top w:val="none" w:sz="0" w:space="0" w:color="auto"/>
        <w:left w:val="none" w:sz="0" w:space="0" w:color="auto"/>
        <w:bottom w:val="none" w:sz="0" w:space="0" w:color="auto"/>
        <w:right w:val="none" w:sz="0" w:space="0" w:color="auto"/>
      </w:divBdr>
    </w:div>
    <w:div w:id="31002885">
      <w:marLeft w:val="640"/>
      <w:marRight w:val="0"/>
      <w:marTop w:val="0"/>
      <w:marBottom w:val="0"/>
      <w:divBdr>
        <w:top w:val="none" w:sz="0" w:space="0" w:color="auto"/>
        <w:left w:val="none" w:sz="0" w:space="0" w:color="auto"/>
        <w:bottom w:val="none" w:sz="0" w:space="0" w:color="auto"/>
        <w:right w:val="none" w:sz="0" w:space="0" w:color="auto"/>
      </w:divBdr>
    </w:div>
    <w:div w:id="31149173">
      <w:marLeft w:val="640"/>
      <w:marRight w:val="0"/>
      <w:marTop w:val="0"/>
      <w:marBottom w:val="0"/>
      <w:divBdr>
        <w:top w:val="none" w:sz="0" w:space="0" w:color="auto"/>
        <w:left w:val="none" w:sz="0" w:space="0" w:color="auto"/>
        <w:bottom w:val="none" w:sz="0" w:space="0" w:color="auto"/>
        <w:right w:val="none" w:sz="0" w:space="0" w:color="auto"/>
      </w:divBdr>
    </w:div>
    <w:div w:id="31268256">
      <w:marLeft w:val="640"/>
      <w:marRight w:val="0"/>
      <w:marTop w:val="0"/>
      <w:marBottom w:val="0"/>
      <w:divBdr>
        <w:top w:val="none" w:sz="0" w:space="0" w:color="auto"/>
        <w:left w:val="none" w:sz="0" w:space="0" w:color="auto"/>
        <w:bottom w:val="none" w:sz="0" w:space="0" w:color="auto"/>
        <w:right w:val="none" w:sz="0" w:space="0" w:color="auto"/>
      </w:divBdr>
    </w:div>
    <w:div w:id="31348549">
      <w:marLeft w:val="640"/>
      <w:marRight w:val="0"/>
      <w:marTop w:val="0"/>
      <w:marBottom w:val="0"/>
      <w:divBdr>
        <w:top w:val="none" w:sz="0" w:space="0" w:color="auto"/>
        <w:left w:val="none" w:sz="0" w:space="0" w:color="auto"/>
        <w:bottom w:val="none" w:sz="0" w:space="0" w:color="auto"/>
        <w:right w:val="none" w:sz="0" w:space="0" w:color="auto"/>
      </w:divBdr>
    </w:div>
    <w:div w:id="31350268">
      <w:marLeft w:val="640"/>
      <w:marRight w:val="0"/>
      <w:marTop w:val="0"/>
      <w:marBottom w:val="0"/>
      <w:divBdr>
        <w:top w:val="none" w:sz="0" w:space="0" w:color="auto"/>
        <w:left w:val="none" w:sz="0" w:space="0" w:color="auto"/>
        <w:bottom w:val="none" w:sz="0" w:space="0" w:color="auto"/>
        <w:right w:val="none" w:sz="0" w:space="0" w:color="auto"/>
      </w:divBdr>
    </w:div>
    <w:div w:id="31418538">
      <w:marLeft w:val="640"/>
      <w:marRight w:val="0"/>
      <w:marTop w:val="0"/>
      <w:marBottom w:val="0"/>
      <w:divBdr>
        <w:top w:val="none" w:sz="0" w:space="0" w:color="auto"/>
        <w:left w:val="none" w:sz="0" w:space="0" w:color="auto"/>
        <w:bottom w:val="none" w:sz="0" w:space="0" w:color="auto"/>
        <w:right w:val="none" w:sz="0" w:space="0" w:color="auto"/>
      </w:divBdr>
    </w:div>
    <w:div w:id="31464755">
      <w:marLeft w:val="640"/>
      <w:marRight w:val="0"/>
      <w:marTop w:val="0"/>
      <w:marBottom w:val="0"/>
      <w:divBdr>
        <w:top w:val="none" w:sz="0" w:space="0" w:color="auto"/>
        <w:left w:val="none" w:sz="0" w:space="0" w:color="auto"/>
        <w:bottom w:val="none" w:sz="0" w:space="0" w:color="auto"/>
        <w:right w:val="none" w:sz="0" w:space="0" w:color="auto"/>
      </w:divBdr>
    </w:div>
    <w:div w:id="31467156">
      <w:marLeft w:val="640"/>
      <w:marRight w:val="0"/>
      <w:marTop w:val="0"/>
      <w:marBottom w:val="0"/>
      <w:divBdr>
        <w:top w:val="none" w:sz="0" w:space="0" w:color="auto"/>
        <w:left w:val="none" w:sz="0" w:space="0" w:color="auto"/>
        <w:bottom w:val="none" w:sz="0" w:space="0" w:color="auto"/>
        <w:right w:val="none" w:sz="0" w:space="0" w:color="auto"/>
      </w:divBdr>
    </w:div>
    <w:div w:id="31542164">
      <w:marLeft w:val="640"/>
      <w:marRight w:val="0"/>
      <w:marTop w:val="0"/>
      <w:marBottom w:val="0"/>
      <w:divBdr>
        <w:top w:val="none" w:sz="0" w:space="0" w:color="auto"/>
        <w:left w:val="none" w:sz="0" w:space="0" w:color="auto"/>
        <w:bottom w:val="none" w:sz="0" w:space="0" w:color="auto"/>
        <w:right w:val="none" w:sz="0" w:space="0" w:color="auto"/>
      </w:divBdr>
    </w:div>
    <w:div w:id="31805904">
      <w:marLeft w:val="640"/>
      <w:marRight w:val="0"/>
      <w:marTop w:val="0"/>
      <w:marBottom w:val="0"/>
      <w:divBdr>
        <w:top w:val="none" w:sz="0" w:space="0" w:color="auto"/>
        <w:left w:val="none" w:sz="0" w:space="0" w:color="auto"/>
        <w:bottom w:val="none" w:sz="0" w:space="0" w:color="auto"/>
        <w:right w:val="none" w:sz="0" w:space="0" w:color="auto"/>
      </w:divBdr>
    </w:div>
    <w:div w:id="31810843">
      <w:marLeft w:val="640"/>
      <w:marRight w:val="0"/>
      <w:marTop w:val="0"/>
      <w:marBottom w:val="0"/>
      <w:divBdr>
        <w:top w:val="none" w:sz="0" w:space="0" w:color="auto"/>
        <w:left w:val="none" w:sz="0" w:space="0" w:color="auto"/>
        <w:bottom w:val="none" w:sz="0" w:space="0" w:color="auto"/>
        <w:right w:val="none" w:sz="0" w:space="0" w:color="auto"/>
      </w:divBdr>
    </w:div>
    <w:div w:id="31928097">
      <w:marLeft w:val="640"/>
      <w:marRight w:val="0"/>
      <w:marTop w:val="0"/>
      <w:marBottom w:val="0"/>
      <w:divBdr>
        <w:top w:val="none" w:sz="0" w:space="0" w:color="auto"/>
        <w:left w:val="none" w:sz="0" w:space="0" w:color="auto"/>
        <w:bottom w:val="none" w:sz="0" w:space="0" w:color="auto"/>
        <w:right w:val="none" w:sz="0" w:space="0" w:color="auto"/>
      </w:divBdr>
    </w:div>
    <w:div w:id="31929701">
      <w:marLeft w:val="640"/>
      <w:marRight w:val="0"/>
      <w:marTop w:val="0"/>
      <w:marBottom w:val="0"/>
      <w:divBdr>
        <w:top w:val="none" w:sz="0" w:space="0" w:color="auto"/>
        <w:left w:val="none" w:sz="0" w:space="0" w:color="auto"/>
        <w:bottom w:val="none" w:sz="0" w:space="0" w:color="auto"/>
        <w:right w:val="none" w:sz="0" w:space="0" w:color="auto"/>
      </w:divBdr>
    </w:div>
    <w:div w:id="31931468">
      <w:marLeft w:val="640"/>
      <w:marRight w:val="0"/>
      <w:marTop w:val="0"/>
      <w:marBottom w:val="0"/>
      <w:divBdr>
        <w:top w:val="none" w:sz="0" w:space="0" w:color="auto"/>
        <w:left w:val="none" w:sz="0" w:space="0" w:color="auto"/>
        <w:bottom w:val="none" w:sz="0" w:space="0" w:color="auto"/>
        <w:right w:val="none" w:sz="0" w:space="0" w:color="auto"/>
      </w:divBdr>
    </w:div>
    <w:div w:id="32006619">
      <w:marLeft w:val="640"/>
      <w:marRight w:val="0"/>
      <w:marTop w:val="0"/>
      <w:marBottom w:val="0"/>
      <w:divBdr>
        <w:top w:val="none" w:sz="0" w:space="0" w:color="auto"/>
        <w:left w:val="none" w:sz="0" w:space="0" w:color="auto"/>
        <w:bottom w:val="none" w:sz="0" w:space="0" w:color="auto"/>
        <w:right w:val="none" w:sz="0" w:space="0" w:color="auto"/>
      </w:divBdr>
    </w:div>
    <w:div w:id="32120835">
      <w:marLeft w:val="640"/>
      <w:marRight w:val="0"/>
      <w:marTop w:val="0"/>
      <w:marBottom w:val="0"/>
      <w:divBdr>
        <w:top w:val="none" w:sz="0" w:space="0" w:color="auto"/>
        <w:left w:val="none" w:sz="0" w:space="0" w:color="auto"/>
        <w:bottom w:val="none" w:sz="0" w:space="0" w:color="auto"/>
        <w:right w:val="none" w:sz="0" w:space="0" w:color="auto"/>
      </w:divBdr>
    </w:div>
    <w:div w:id="32272733">
      <w:marLeft w:val="640"/>
      <w:marRight w:val="0"/>
      <w:marTop w:val="0"/>
      <w:marBottom w:val="0"/>
      <w:divBdr>
        <w:top w:val="none" w:sz="0" w:space="0" w:color="auto"/>
        <w:left w:val="none" w:sz="0" w:space="0" w:color="auto"/>
        <w:bottom w:val="none" w:sz="0" w:space="0" w:color="auto"/>
        <w:right w:val="none" w:sz="0" w:space="0" w:color="auto"/>
      </w:divBdr>
    </w:div>
    <w:div w:id="32310200">
      <w:marLeft w:val="640"/>
      <w:marRight w:val="0"/>
      <w:marTop w:val="0"/>
      <w:marBottom w:val="0"/>
      <w:divBdr>
        <w:top w:val="none" w:sz="0" w:space="0" w:color="auto"/>
        <w:left w:val="none" w:sz="0" w:space="0" w:color="auto"/>
        <w:bottom w:val="none" w:sz="0" w:space="0" w:color="auto"/>
        <w:right w:val="none" w:sz="0" w:space="0" w:color="auto"/>
      </w:divBdr>
    </w:div>
    <w:div w:id="32385847">
      <w:marLeft w:val="640"/>
      <w:marRight w:val="0"/>
      <w:marTop w:val="0"/>
      <w:marBottom w:val="0"/>
      <w:divBdr>
        <w:top w:val="none" w:sz="0" w:space="0" w:color="auto"/>
        <w:left w:val="none" w:sz="0" w:space="0" w:color="auto"/>
        <w:bottom w:val="none" w:sz="0" w:space="0" w:color="auto"/>
        <w:right w:val="none" w:sz="0" w:space="0" w:color="auto"/>
      </w:divBdr>
    </w:div>
    <w:div w:id="32461506">
      <w:marLeft w:val="640"/>
      <w:marRight w:val="0"/>
      <w:marTop w:val="0"/>
      <w:marBottom w:val="0"/>
      <w:divBdr>
        <w:top w:val="none" w:sz="0" w:space="0" w:color="auto"/>
        <w:left w:val="none" w:sz="0" w:space="0" w:color="auto"/>
        <w:bottom w:val="none" w:sz="0" w:space="0" w:color="auto"/>
        <w:right w:val="none" w:sz="0" w:space="0" w:color="auto"/>
      </w:divBdr>
    </w:div>
    <w:div w:id="32462586">
      <w:marLeft w:val="640"/>
      <w:marRight w:val="0"/>
      <w:marTop w:val="0"/>
      <w:marBottom w:val="0"/>
      <w:divBdr>
        <w:top w:val="none" w:sz="0" w:space="0" w:color="auto"/>
        <w:left w:val="none" w:sz="0" w:space="0" w:color="auto"/>
        <w:bottom w:val="none" w:sz="0" w:space="0" w:color="auto"/>
        <w:right w:val="none" w:sz="0" w:space="0" w:color="auto"/>
      </w:divBdr>
    </w:div>
    <w:div w:id="32506178">
      <w:marLeft w:val="640"/>
      <w:marRight w:val="0"/>
      <w:marTop w:val="0"/>
      <w:marBottom w:val="0"/>
      <w:divBdr>
        <w:top w:val="none" w:sz="0" w:space="0" w:color="auto"/>
        <w:left w:val="none" w:sz="0" w:space="0" w:color="auto"/>
        <w:bottom w:val="none" w:sz="0" w:space="0" w:color="auto"/>
        <w:right w:val="none" w:sz="0" w:space="0" w:color="auto"/>
      </w:divBdr>
    </w:div>
    <w:div w:id="32508571">
      <w:marLeft w:val="640"/>
      <w:marRight w:val="0"/>
      <w:marTop w:val="0"/>
      <w:marBottom w:val="0"/>
      <w:divBdr>
        <w:top w:val="none" w:sz="0" w:space="0" w:color="auto"/>
        <w:left w:val="none" w:sz="0" w:space="0" w:color="auto"/>
        <w:bottom w:val="none" w:sz="0" w:space="0" w:color="auto"/>
        <w:right w:val="none" w:sz="0" w:space="0" w:color="auto"/>
      </w:divBdr>
    </w:div>
    <w:div w:id="32585387">
      <w:marLeft w:val="640"/>
      <w:marRight w:val="0"/>
      <w:marTop w:val="0"/>
      <w:marBottom w:val="0"/>
      <w:divBdr>
        <w:top w:val="none" w:sz="0" w:space="0" w:color="auto"/>
        <w:left w:val="none" w:sz="0" w:space="0" w:color="auto"/>
        <w:bottom w:val="none" w:sz="0" w:space="0" w:color="auto"/>
        <w:right w:val="none" w:sz="0" w:space="0" w:color="auto"/>
      </w:divBdr>
    </w:div>
    <w:div w:id="32586506">
      <w:marLeft w:val="640"/>
      <w:marRight w:val="0"/>
      <w:marTop w:val="0"/>
      <w:marBottom w:val="0"/>
      <w:divBdr>
        <w:top w:val="none" w:sz="0" w:space="0" w:color="auto"/>
        <w:left w:val="none" w:sz="0" w:space="0" w:color="auto"/>
        <w:bottom w:val="none" w:sz="0" w:space="0" w:color="auto"/>
        <w:right w:val="none" w:sz="0" w:space="0" w:color="auto"/>
      </w:divBdr>
    </w:div>
    <w:div w:id="32777822">
      <w:marLeft w:val="640"/>
      <w:marRight w:val="0"/>
      <w:marTop w:val="0"/>
      <w:marBottom w:val="0"/>
      <w:divBdr>
        <w:top w:val="none" w:sz="0" w:space="0" w:color="auto"/>
        <w:left w:val="none" w:sz="0" w:space="0" w:color="auto"/>
        <w:bottom w:val="none" w:sz="0" w:space="0" w:color="auto"/>
        <w:right w:val="none" w:sz="0" w:space="0" w:color="auto"/>
      </w:divBdr>
    </w:div>
    <w:div w:id="32779730">
      <w:marLeft w:val="640"/>
      <w:marRight w:val="0"/>
      <w:marTop w:val="0"/>
      <w:marBottom w:val="0"/>
      <w:divBdr>
        <w:top w:val="none" w:sz="0" w:space="0" w:color="auto"/>
        <w:left w:val="none" w:sz="0" w:space="0" w:color="auto"/>
        <w:bottom w:val="none" w:sz="0" w:space="0" w:color="auto"/>
        <w:right w:val="none" w:sz="0" w:space="0" w:color="auto"/>
      </w:divBdr>
    </w:div>
    <w:div w:id="32850495">
      <w:marLeft w:val="640"/>
      <w:marRight w:val="0"/>
      <w:marTop w:val="0"/>
      <w:marBottom w:val="0"/>
      <w:divBdr>
        <w:top w:val="none" w:sz="0" w:space="0" w:color="auto"/>
        <w:left w:val="none" w:sz="0" w:space="0" w:color="auto"/>
        <w:bottom w:val="none" w:sz="0" w:space="0" w:color="auto"/>
        <w:right w:val="none" w:sz="0" w:space="0" w:color="auto"/>
      </w:divBdr>
    </w:div>
    <w:div w:id="32927323">
      <w:marLeft w:val="640"/>
      <w:marRight w:val="0"/>
      <w:marTop w:val="0"/>
      <w:marBottom w:val="0"/>
      <w:divBdr>
        <w:top w:val="none" w:sz="0" w:space="0" w:color="auto"/>
        <w:left w:val="none" w:sz="0" w:space="0" w:color="auto"/>
        <w:bottom w:val="none" w:sz="0" w:space="0" w:color="auto"/>
        <w:right w:val="none" w:sz="0" w:space="0" w:color="auto"/>
      </w:divBdr>
    </w:div>
    <w:div w:id="33121757">
      <w:marLeft w:val="480"/>
      <w:marRight w:val="0"/>
      <w:marTop w:val="0"/>
      <w:marBottom w:val="0"/>
      <w:divBdr>
        <w:top w:val="none" w:sz="0" w:space="0" w:color="auto"/>
        <w:left w:val="none" w:sz="0" w:space="0" w:color="auto"/>
        <w:bottom w:val="none" w:sz="0" w:space="0" w:color="auto"/>
        <w:right w:val="none" w:sz="0" w:space="0" w:color="auto"/>
      </w:divBdr>
    </w:div>
    <w:div w:id="33192202">
      <w:marLeft w:val="640"/>
      <w:marRight w:val="0"/>
      <w:marTop w:val="0"/>
      <w:marBottom w:val="0"/>
      <w:divBdr>
        <w:top w:val="none" w:sz="0" w:space="0" w:color="auto"/>
        <w:left w:val="none" w:sz="0" w:space="0" w:color="auto"/>
        <w:bottom w:val="none" w:sz="0" w:space="0" w:color="auto"/>
        <w:right w:val="none" w:sz="0" w:space="0" w:color="auto"/>
      </w:divBdr>
    </w:div>
    <w:div w:id="33240980">
      <w:marLeft w:val="640"/>
      <w:marRight w:val="0"/>
      <w:marTop w:val="0"/>
      <w:marBottom w:val="0"/>
      <w:divBdr>
        <w:top w:val="none" w:sz="0" w:space="0" w:color="auto"/>
        <w:left w:val="none" w:sz="0" w:space="0" w:color="auto"/>
        <w:bottom w:val="none" w:sz="0" w:space="0" w:color="auto"/>
        <w:right w:val="none" w:sz="0" w:space="0" w:color="auto"/>
      </w:divBdr>
    </w:div>
    <w:div w:id="33426202">
      <w:marLeft w:val="640"/>
      <w:marRight w:val="0"/>
      <w:marTop w:val="0"/>
      <w:marBottom w:val="0"/>
      <w:divBdr>
        <w:top w:val="none" w:sz="0" w:space="0" w:color="auto"/>
        <w:left w:val="none" w:sz="0" w:space="0" w:color="auto"/>
        <w:bottom w:val="none" w:sz="0" w:space="0" w:color="auto"/>
        <w:right w:val="none" w:sz="0" w:space="0" w:color="auto"/>
      </w:divBdr>
    </w:div>
    <w:div w:id="33428197">
      <w:marLeft w:val="640"/>
      <w:marRight w:val="0"/>
      <w:marTop w:val="0"/>
      <w:marBottom w:val="0"/>
      <w:divBdr>
        <w:top w:val="none" w:sz="0" w:space="0" w:color="auto"/>
        <w:left w:val="none" w:sz="0" w:space="0" w:color="auto"/>
        <w:bottom w:val="none" w:sz="0" w:space="0" w:color="auto"/>
        <w:right w:val="none" w:sz="0" w:space="0" w:color="auto"/>
      </w:divBdr>
    </w:div>
    <w:div w:id="33507355">
      <w:marLeft w:val="640"/>
      <w:marRight w:val="0"/>
      <w:marTop w:val="0"/>
      <w:marBottom w:val="0"/>
      <w:divBdr>
        <w:top w:val="none" w:sz="0" w:space="0" w:color="auto"/>
        <w:left w:val="none" w:sz="0" w:space="0" w:color="auto"/>
        <w:bottom w:val="none" w:sz="0" w:space="0" w:color="auto"/>
        <w:right w:val="none" w:sz="0" w:space="0" w:color="auto"/>
      </w:divBdr>
    </w:div>
    <w:div w:id="33698062">
      <w:marLeft w:val="640"/>
      <w:marRight w:val="0"/>
      <w:marTop w:val="0"/>
      <w:marBottom w:val="0"/>
      <w:divBdr>
        <w:top w:val="none" w:sz="0" w:space="0" w:color="auto"/>
        <w:left w:val="none" w:sz="0" w:space="0" w:color="auto"/>
        <w:bottom w:val="none" w:sz="0" w:space="0" w:color="auto"/>
        <w:right w:val="none" w:sz="0" w:space="0" w:color="auto"/>
      </w:divBdr>
    </w:div>
    <w:div w:id="33702719">
      <w:marLeft w:val="640"/>
      <w:marRight w:val="0"/>
      <w:marTop w:val="0"/>
      <w:marBottom w:val="0"/>
      <w:divBdr>
        <w:top w:val="none" w:sz="0" w:space="0" w:color="auto"/>
        <w:left w:val="none" w:sz="0" w:space="0" w:color="auto"/>
        <w:bottom w:val="none" w:sz="0" w:space="0" w:color="auto"/>
        <w:right w:val="none" w:sz="0" w:space="0" w:color="auto"/>
      </w:divBdr>
    </w:div>
    <w:div w:id="33821955">
      <w:marLeft w:val="640"/>
      <w:marRight w:val="0"/>
      <w:marTop w:val="0"/>
      <w:marBottom w:val="0"/>
      <w:divBdr>
        <w:top w:val="none" w:sz="0" w:space="0" w:color="auto"/>
        <w:left w:val="none" w:sz="0" w:space="0" w:color="auto"/>
        <w:bottom w:val="none" w:sz="0" w:space="0" w:color="auto"/>
        <w:right w:val="none" w:sz="0" w:space="0" w:color="auto"/>
      </w:divBdr>
    </w:div>
    <w:div w:id="33888147">
      <w:marLeft w:val="640"/>
      <w:marRight w:val="0"/>
      <w:marTop w:val="0"/>
      <w:marBottom w:val="0"/>
      <w:divBdr>
        <w:top w:val="none" w:sz="0" w:space="0" w:color="auto"/>
        <w:left w:val="none" w:sz="0" w:space="0" w:color="auto"/>
        <w:bottom w:val="none" w:sz="0" w:space="0" w:color="auto"/>
        <w:right w:val="none" w:sz="0" w:space="0" w:color="auto"/>
      </w:divBdr>
    </w:div>
    <w:div w:id="33964542">
      <w:marLeft w:val="640"/>
      <w:marRight w:val="0"/>
      <w:marTop w:val="0"/>
      <w:marBottom w:val="0"/>
      <w:divBdr>
        <w:top w:val="none" w:sz="0" w:space="0" w:color="auto"/>
        <w:left w:val="none" w:sz="0" w:space="0" w:color="auto"/>
        <w:bottom w:val="none" w:sz="0" w:space="0" w:color="auto"/>
        <w:right w:val="none" w:sz="0" w:space="0" w:color="auto"/>
      </w:divBdr>
    </w:div>
    <w:div w:id="33967091">
      <w:marLeft w:val="640"/>
      <w:marRight w:val="0"/>
      <w:marTop w:val="0"/>
      <w:marBottom w:val="0"/>
      <w:divBdr>
        <w:top w:val="none" w:sz="0" w:space="0" w:color="auto"/>
        <w:left w:val="none" w:sz="0" w:space="0" w:color="auto"/>
        <w:bottom w:val="none" w:sz="0" w:space="0" w:color="auto"/>
        <w:right w:val="none" w:sz="0" w:space="0" w:color="auto"/>
      </w:divBdr>
    </w:div>
    <w:div w:id="33968360">
      <w:marLeft w:val="640"/>
      <w:marRight w:val="0"/>
      <w:marTop w:val="0"/>
      <w:marBottom w:val="0"/>
      <w:divBdr>
        <w:top w:val="none" w:sz="0" w:space="0" w:color="auto"/>
        <w:left w:val="none" w:sz="0" w:space="0" w:color="auto"/>
        <w:bottom w:val="none" w:sz="0" w:space="0" w:color="auto"/>
        <w:right w:val="none" w:sz="0" w:space="0" w:color="auto"/>
      </w:divBdr>
    </w:div>
    <w:div w:id="34013314">
      <w:marLeft w:val="640"/>
      <w:marRight w:val="0"/>
      <w:marTop w:val="0"/>
      <w:marBottom w:val="0"/>
      <w:divBdr>
        <w:top w:val="none" w:sz="0" w:space="0" w:color="auto"/>
        <w:left w:val="none" w:sz="0" w:space="0" w:color="auto"/>
        <w:bottom w:val="none" w:sz="0" w:space="0" w:color="auto"/>
        <w:right w:val="none" w:sz="0" w:space="0" w:color="auto"/>
      </w:divBdr>
    </w:div>
    <w:div w:id="34083811">
      <w:marLeft w:val="640"/>
      <w:marRight w:val="0"/>
      <w:marTop w:val="0"/>
      <w:marBottom w:val="0"/>
      <w:divBdr>
        <w:top w:val="none" w:sz="0" w:space="0" w:color="auto"/>
        <w:left w:val="none" w:sz="0" w:space="0" w:color="auto"/>
        <w:bottom w:val="none" w:sz="0" w:space="0" w:color="auto"/>
        <w:right w:val="none" w:sz="0" w:space="0" w:color="auto"/>
      </w:divBdr>
    </w:div>
    <w:div w:id="34160805">
      <w:marLeft w:val="640"/>
      <w:marRight w:val="0"/>
      <w:marTop w:val="0"/>
      <w:marBottom w:val="0"/>
      <w:divBdr>
        <w:top w:val="none" w:sz="0" w:space="0" w:color="auto"/>
        <w:left w:val="none" w:sz="0" w:space="0" w:color="auto"/>
        <w:bottom w:val="none" w:sz="0" w:space="0" w:color="auto"/>
        <w:right w:val="none" w:sz="0" w:space="0" w:color="auto"/>
      </w:divBdr>
    </w:div>
    <w:div w:id="34231834">
      <w:marLeft w:val="640"/>
      <w:marRight w:val="0"/>
      <w:marTop w:val="0"/>
      <w:marBottom w:val="0"/>
      <w:divBdr>
        <w:top w:val="none" w:sz="0" w:space="0" w:color="auto"/>
        <w:left w:val="none" w:sz="0" w:space="0" w:color="auto"/>
        <w:bottom w:val="none" w:sz="0" w:space="0" w:color="auto"/>
        <w:right w:val="none" w:sz="0" w:space="0" w:color="auto"/>
      </w:divBdr>
    </w:div>
    <w:div w:id="34239217">
      <w:marLeft w:val="640"/>
      <w:marRight w:val="0"/>
      <w:marTop w:val="0"/>
      <w:marBottom w:val="0"/>
      <w:divBdr>
        <w:top w:val="none" w:sz="0" w:space="0" w:color="auto"/>
        <w:left w:val="none" w:sz="0" w:space="0" w:color="auto"/>
        <w:bottom w:val="none" w:sz="0" w:space="0" w:color="auto"/>
        <w:right w:val="none" w:sz="0" w:space="0" w:color="auto"/>
      </w:divBdr>
    </w:div>
    <w:div w:id="34427808">
      <w:marLeft w:val="640"/>
      <w:marRight w:val="0"/>
      <w:marTop w:val="0"/>
      <w:marBottom w:val="0"/>
      <w:divBdr>
        <w:top w:val="none" w:sz="0" w:space="0" w:color="auto"/>
        <w:left w:val="none" w:sz="0" w:space="0" w:color="auto"/>
        <w:bottom w:val="none" w:sz="0" w:space="0" w:color="auto"/>
        <w:right w:val="none" w:sz="0" w:space="0" w:color="auto"/>
      </w:divBdr>
    </w:div>
    <w:div w:id="34430264">
      <w:marLeft w:val="640"/>
      <w:marRight w:val="0"/>
      <w:marTop w:val="0"/>
      <w:marBottom w:val="0"/>
      <w:divBdr>
        <w:top w:val="none" w:sz="0" w:space="0" w:color="auto"/>
        <w:left w:val="none" w:sz="0" w:space="0" w:color="auto"/>
        <w:bottom w:val="none" w:sz="0" w:space="0" w:color="auto"/>
        <w:right w:val="none" w:sz="0" w:space="0" w:color="auto"/>
      </w:divBdr>
    </w:div>
    <w:div w:id="34473261">
      <w:marLeft w:val="640"/>
      <w:marRight w:val="0"/>
      <w:marTop w:val="0"/>
      <w:marBottom w:val="0"/>
      <w:divBdr>
        <w:top w:val="none" w:sz="0" w:space="0" w:color="auto"/>
        <w:left w:val="none" w:sz="0" w:space="0" w:color="auto"/>
        <w:bottom w:val="none" w:sz="0" w:space="0" w:color="auto"/>
        <w:right w:val="none" w:sz="0" w:space="0" w:color="auto"/>
      </w:divBdr>
    </w:div>
    <w:div w:id="34543238">
      <w:marLeft w:val="640"/>
      <w:marRight w:val="0"/>
      <w:marTop w:val="0"/>
      <w:marBottom w:val="0"/>
      <w:divBdr>
        <w:top w:val="none" w:sz="0" w:space="0" w:color="auto"/>
        <w:left w:val="none" w:sz="0" w:space="0" w:color="auto"/>
        <w:bottom w:val="none" w:sz="0" w:space="0" w:color="auto"/>
        <w:right w:val="none" w:sz="0" w:space="0" w:color="auto"/>
      </w:divBdr>
    </w:div>
    <w:div w:id="34545453">
      <w:marLeft w:val="640"/>
      <w:marRight w:val="0"/>
      <w:marTop w:val="0"/>
      <w:marBottom w:val="0"/>
      <w:divBdr>
        <w:top w:val="none" w:sz="0" w:space="0" w:color="auto"/>
        <w:left w:val="none" w:sz="0" w:space="0" w:color="auto"/>
        <w:bottom w:val="none" w:sz="0" w:space="0" w:color="auto"/>
        <w:right w:val="none" w:sz="0" w:space="0" w:color="auto"/>
      </w:divBdr>
    </w:div>
    <w:div w:id="34550474">
      <w:marLeft w:val="640"/>
      <w:marRight w:val="0"/>
      <w:marTop w:val="0"/>
      <w:marBottom w:val="0"/>
      <w:divBdr>
        <w:top w:val="none" w:sz="0" w:space="0" w:color="auto"/>
        <w:left w:val="none" w:sz="0" w:space="0" w:color="auto"/>
        <w:bottom w:val="none" w:sz="0" w:space="0" w:color="auto"/>
        <w:right w:val="none" w:sz="0" w:space="0" w:color="auto"/>
      </w:divBdr>
    </w:div>
    <w:div w:id="34550667">
      <w:marLeft w:val="640"/>
      <w:marRight w:val="0"/>
      <w:marTop w:val="0"/>
      <w:marBottom w:val="0"/>
      <w:divBdr>
        <w:top w:val="none" w:sz="0" w:space="0" w:color="auto"/>
        <w:left w:val="none" w:sz="0" w:space="0" w:color="auto"/>
        <w:bottom w:val="none" w:sz="0" w:space="0" w:color="auto"/>
        <w:right w:val="none" w:sz="0" w:space="0" w:color="auto"/>
      </w:divBdr>
    </w:div>
    <w:div w:id="34551381">
      <w:marLeft w:val="640"/>
      <w:marRight w:val="0"/>
      <w:marTop w:val="0"/>
      <w:marBottom w:val="0"/>
      <w:divBdr>
        <w:top w:val="none" w:sz="0" w:space="0" w:color="auto"/>
        <w:left w:val="none" w:sz="0" w:space="0" w:color="auto"/>
        <w:bottom w:val="none" w:sz="0" w:space="0" w:color="auto"/>
        <w:right w:val="none" w:sz="0" w:space="0" w:color="auto"/>
      </w:divBdr>
    </w:div>
    <w:div w:id="34552463">
      <w:marLeft w:val="640"/>
      <w:marRight w:val="0"/>
      <w:marTop w:val="0"/>
      <w:marBottom w:val="0"/>
      <w:divBdr>
        <w:top w:val="none" w:sz="0" w:space="0" w:color="auto"/>
        <w:left w:val="none" w:sz="0" w:space="0" w:color="auto"/>
        <w:bottom w:val="none" w:sz="0" w:space="0" w:color="auto"/>
        <w:right w:val="none" w:sz="0" w:space="0" w:color="auto"/>
      </w:divBdr>
    </w:div>
    <w:div w:id="34813236">
      <w:marLeft w:val="640"/>
      <w:marRight w:val="0"/>
      <w:marTop w:val="0"/>
      <w:marBottom w:val="0"/>
      <w:divBdr>
        <w:top w:val="none" w:sz="0" w:space="0" w:color="auto"/>
        <w:left w:val="none" w:sz="0" w:space="0" w:color="auto"/>
        <w:bottom w:val="none" w:sz="0" w:space="0" w:color="auto"/>
        <w:right w:val="none" w:sz="0" w:space="0" w:color="auto"/>
      </w:divBdr>
    </w:div>
    <w:div w:id="35012706">
      <w:marLeft w:val="640"/>
      <w:marRight w:val="0"/>
      <w:marTop w:val="0"/>
      <w:marBottom w:val="0"/>
      <w:divBdr>
        <w:top w:val="none" w:sz="0" w:space="0" w:color="auto"/>
        <w:left w:val="none" w:sz="0" w:space="0" w:color="auto"/>
        <w:bottom w:val="none" w:sz="0" w:space="0" w:color="auto"/>
        <w:right w:val="none" w:sz="0" w:space="0" w:color="auto"/>
      </w:divBdr>
    </w:div>
    <w:div w:id="35082892">
      <w:marLeft w:val="640"/>
      <w:marRight w:val="0"/>
      <w:marTop w:val="0"/>
      <w:marBottom w:val="0"/>
      <w:divBdr>
        <w:top w:val="none" w:sz="0" w:space="0" w:color="auto"/>
        <w:left w:val="none" w:sz="0" w:space="0" w:color="auto"/>
        <w:bottom w:val="none" w:sz="0" w:space="0" w:color="auto"/>
        <w:right w:val="none" w:sz="0" w:space="0" w:color="auto"/>
      </w:divBdr>
    </w:div>
    <w:div w:id="35089296">
      <w:marLeft w:val="640"/>
      <w:marRight w:val="0"/>
      <w:marTop w:val="0"/>
      <w:marBottom w:val="0"/>
      <w:divBdr>
        <w:top w:val="none" w:sz="0" w:space="0" w:color="auto"/>
        <w:left w:val="none" w:sz="0" w:space="0" w:color="auto"/>
        <w:bottom w:val="none" w:sz="0" w:space="0" w:color="auto"/>
        <w:right w:val="none" w:sz="0" w:space="0" w:color="auto"/>
      </w:divBdr>
    </w:div>
    <w:div w:id="35155848">
      <w:marLeft w:val="640"/>
      <w:marRight w:val="0"/>
      <w:marTop w:val="0"/>
      <w:marBottom w:val="0"/>
      <w:divBdr>
        <w:top w:val="none" w:sz="0" w:space="0" w:color="auto"/>
        <w:left w:val="none" w:sz="0" w:space="0" w:color="auto"/>
        <w:bottom w:val="none" w:sz="0" w:space="0" w:color="auto"/>
        <w:right w:val="none" w:sz="0" w:space="0" w:color="auto"/>
      </w:divBdr>
    </w:div>
    <w:div w:id="35198787">
      <w:marLeft w:val="640"/>
      <w:marRight w:val="0"/>
      <w:marTop w:val="0"/>
      <w:marBottom w:val="0"/>
      <w:divBdr>
        <w:top w:val="none" w:sz="0" w:space="0" w:color="auto"/>
        <w:left w:val="none" w:sz="0" w:space="0" w:color="auto"/>
        <w:bottom w:val="none" w:sz="0" w:space="0" w:color="auto"/>
        <w:right w:val="none" w:sz="0" w:space="0" w:color="auto"/>
      </w:divBdr>
    </w:div>
    <w:div w:id="35198926">
      <w:marLeft w:val="640"/>
      <w:marRight w:val="0"/>
      <w:marTop w:val="0"/>
      <w:marBottom w:val="0"/>
      <w:divBdr>
        <w:top w:val="none" w:sz="0" w:space="0" w:color="auto"/>
        <w:left w:val="none" w:sz="0" w:space="0" w:color="auto"/>
        <w:bottom w:val="none" w:sz="0" w:space="0" w:color="auto"/>
        <w:right w:val="none" w:sz="0" w:space="0" w:color="auto"/>
      </w:divBdr>
    </w:div>
    <w:div w:id="35274883">
      <w:marLeft w:val="640"/>
      <w:marRight w:val="0"/>
      <w:marTop w:val="0"/>
      <w:marBottom w:val="0"/>
      <w:divBdr>
        <w:top w:val="none" w:sz="0" w:space="0" w:color="auto"/>
        <w:left w:val="none" w:sz="0" w:space="0" w:color="auto"/>
        <w:bottom w:val="none" w:sz="0" w:space="0" w:color="auto"/>
        <w:right w:val="none" w:sz="0" w:space="0" w:color="auto"/>
      </w:divBdr>
    </w:div>
    <w:div w:id="35279766">
      <w:marLeft w:val="640"/>
      <w:marRight w:val="0"/>
      <w:marTop w:val="0"/>
      <w:marBottom w:val="0"/>
      <w:divBdr>
        <w:top w:val="none" w:sz="0" w:space="0" w:color="auto"/>
        <w:left w:val="none" w:sz="0" w:space="0" w:color="auto"/>
        <w:bottom w:val="none" w:sz="0" w:space="0" w:color="auto"/>
        <w:right w:val="none" w:sz="0" w:space="0" w:color="auto"/>
      </w:divBdr>
    </w:div>
    <w:div w:id="35349069">
      <w:marLeft w:val="640"/>
      <w:marRight w:val="0"/>
      <w:marTop w:val="0"/>
      <w:marBottom w:val="0"/>
      <w:divBdr>
        <w:top w:val="none" w:sz="0" w:space="0" w:color="auto"/>
        <w:left w:val="none" w:sz="0" w:space="0" w:color="auto"/>
        <w:bottom w:val="none" w:sz="0" w:space="0" w:color="auto"/>
        <w:right w:val="none" w:sz="0" w:space="0" w:color="auto"/>
      </w:divBdr>
    </w:div>
    <w:div w:id="35349527">
      <w:marLeft w:val="640"/>
      <w:marRight w:val="0"/>
      <w:marTop w:val="0"/>
      <w:marBottom w:val="0"/>
      <w:divBdr>
        <w:top w:val="none" w:sz="0" w:space="0" w:color="auto"/>
        <w:left w:val="none" w:sz="0" w:space="0" w:color="auto"/>
        <w:bottom w:val="none" w:sz="0" w:space="0" w:color="auto"/>
        <w:right w:val="none" w:sz="0" w:space="0" w:color="auto"/>
      </w:divBdr>
    </w:div>
    <w:div w:id="35351894">
      <w:marLeft w:val="640"/>
      <w:marRight w:val="0"/>
      <w:marTop w:val="0"/>
      <w:marBottom w:val="0"/>
      <w:divBdr>
        <w:top w:val="none" w:sz="0" w:space="0" w:color="auto"/>
        <w:left w:val="none" w:sz="0" w:space="0" w:color="auto"/>
        <w:bottom w:val="none" w:sz="0" w:space="0" w:color="auto"/>
        <w:right w:val="none" w:sz="0" w:space="0" w:color="auto"/>
      </w:divBdr>
    </w:div>
    <w:div w:id="35356478">
      <w:marLeft w:val="640"/>
      <w:marRight w:val="0"/>
      <w:marTop w:val="0"/>
      <w:marBottom w:val="0"/>
      <w:divBdr>
        <w:top w:val="none" w:sz="0" w:space="0" w:color="auto"/>
        <w:left w:val="none" w:sz="0" w:space="0" w:color="auto"/>
        <w:bottom w:val="none" w:sz="0" w:space="0" w:color="auto"/>
        <w:right w:val="none" w:sz="0" w:space="0" w:color="auto"/>
      </w:divBdr>
    </w:div>
    <w:div w:id="35472423">
      <w:marLeft w:val="640"/>
      <w:marRight w:val="0"/>
      <w:marTop w:val="0"/>
      <w:marBottom w:val="0"/>
      <w:divBdr>
        <w:top w:val="none" w:sz="0" w:space="0" w:color="auto"/>
        <w:left w:val="none" w:sz="0" w:space="0" w:color="auto"/>
        <w:bottom w:val="none" w:sz="0" w:space="0" w:color="auto"/>
        <w:right w:val="none" w:sz="0" w:space="0" w:color="auto"/>
      </w:divBdr>
    </w:div>
    <w:div w:id="35547549">
      <w:marLeft w:val="640"/>
      <w:marRight w:val="0"/>
      <w:marTop w:val="0"/>
      <w:marBottom w:val="0"/>
      <w:divBdr>
        <w:top w:val="none" w:sz="0" w:space="0" w:color="auto"/>
        <w:left w:val="none" w:sz="0" w:space="0" w:color="auto"/>
        <w:bottom w:val="none" w:sz="0" w:space="0" w:color="auto"/>
        <w:right w:val="none" w:sz="0" w:space="0" w:color="auto"/>
      </w:divBdr>
    </w:div>
    <w:div w:id="35586316">
      <w:marLeft w:val="640"/>
      <w:marRight w:val="0"/>
      <w:marTop w:val="0"/>
      <w:marBottom w:val="0"/>
      <w:divBdr>
        <w:top w:val="none" w:sz="0" w:space="0" w:color="auto"/>
        <w:left w:val="none" w:sz="0" w:space="0" w:color="auto"/>
        <w:bottom w:val="none" w:sz="0" w:space="0" w:color="auto"/>
        <w:right w:val="none" w:sz="0" w:space="0" w:color="auto"/>
      </w:divBdr>
    </w:div>
    <w:div w:id="35589612">
      <w:marLeft w:val="640"/>
      <w:marRight w:val="0"/>
      <w:marTop w:val="0"/>
      <w:marBottom w:val="0"/>
      <w:divBdr>
        <w:top w:val="none" w:sz="0" w:space="0" w:color="auto"/>
        <w:left w:val="none" w:sz="0" w:space="0" w:color="auto"/>
        <w:bottom w:val="none" w:sz="0" w:space="0" w:color="auto"/>
        <w:right w:val="none" w:sz="0" w:space="0" w:color="auto"/>
      </w:divBdr>
    </w:div>
    <w:div w:id="35618666">
      <w:marLeft w:val="640"/>
      <w:marRight w:val="0"/>
      <w:marTop w:val="0"/>
      <w:marBottom w:val="0"/>
      <w:divBdr>
        <w:top w:val="none" w:sz="0" w:space="0" w:color="auto"/>
        <w:left w:val="none" w:sz="0" w:space="0" w:color="auto"/>
        <w:bottom w:val="none" w:sz="0" w:space="0" w:color="auto"/>
        <w:right w:val="none" w:sz="0" w:space="0" w:color="auto"/>
      </w:divBdr>
    </w:div>
    <w:div w:id="35785016">
      <w:marLeft w:val="640"/>
      <w:marRight w:val="0"/>
      <w:marTop w:val="0"/>
      <w:marBottom w:val="0"/>
      <w:divBdr>
        <w:top w:val="none" w:sz="0" w:space="0" w:color="auto"/>
        <w:left w:val="none" w:sz="0" w:space="0" w:color="auto"/>
        <w:bottom w:val="none" w:sz="0" w:space="0" w:color="auto"/>
        <w:right w:val="none" w:sz="0" w:space="0" w:color="auto"/>
      </w:divBdr>
    </w:div>
    <w:div w:id="35811277">
      <w:marLeft w:val="640"/>
      <w:marRight w:val="0"/>
      <w:marTop w:val="0"/>
      <w:marBottom w:val="0"/>
      <w:divBdr>
        <w:top w:val="none" w:sz="0" w:space="0" w:color="auto"/>
        <w:left w:val="none" w:sz="0" w:space="0" w:color="auto"/>
        <w:bottom w:val="none" w:sz="0" w:space="0" w:color="auto"/>
        <w:right w:val="none" w:sz="0" w:space="0" w:color="auto"/>
      </w:divBdr>
    </w:div>
    <w:div w:id="35813131">
      <w:marLeft w:val="640"/>
      <w:marRight w:val="0"/>
      <w:marTop w:val="0"/>
      <w:marBottom w:val="0"/>
      <w:divBdr>
        <w:top w:val="none" w:sz="0" w:space="0" w:color="auto"/>
        <w:left w:val="none" w:sz="0" w:space="0" w:color="auto"/>
        <w:bottom w:val="none" w:sz="0" w:space="0" w:color="auto"/>
        <w:right w:val="none" w:sz="0" w:space="0" w:color="auto"/>
      </w:divBdr>
    </w:div>
    <w:div w:id="35813291">
      <w:marLeft w:val="640"/>
      <w:marRight w:val="0"/>
      <w:marTop w:val="0"/>
      <w:marBottom w:val="0"/>
      <w:divBdr>
        <w:top w:val="none" w:sz="0" w:space="0" w:color="auto"/>
        <w:left w:val="none" w:sz="0" w:space="0" w:color="auto"/>
        <w:bottom w:val="none" w:sz="0" w:space="0" w:color="auto"/>
        <w:right w:val="none" w:sz="0" w:space="0" w:color="auto"/>
      </w:divBdr>
    </w:div>
    <w:div w:id="35855249">
      <w:marLeft w:val="640"/>
      <w:marRight w:val="0"/>
      <w:marTop w:val="0"/>
      <w:marBottom w:val="0"/>
      <w:divBdr>
        <w:top w:val="none" w:sz="0" w:space="0" w:color="auto"/>
        <w:left w:val="none" w:sz="0" w:space="0" w:color="auto"/>
        <w:bottom w:val="none" w:sz="0" w:space="0" w:color="auto"/>
        <w:right w:val="none" w:sz="0" w:space="0" w:color="auto"/>
      </w:divBdr>
    </w:div>
    <w:div w:id="35858630">
      <w:marLeft w:val="640"/>
      <w:marRight w:val="0"/>
      <w:marTop w:val="0"/>
      <w:marBottom w:val="0"/>
      <w:divBdr>
        <w:top w:val="none" w:sz="0" w:space="0" w:color="auto"/>
        <w:left w:val="none" w:sz="0" w:space="0" w:color="auto"/>
        <w:bottom w:val="none" w:sz="0" w:space="0" w:color="auto"/>
        <w:right w:val="none" w:sz="0" w:space="0" w:color="auto"/>
      </w:divBdr>
    </w:div>
    <w:div w:id="36008823">
      <w:marLeft w:val="640"/>
      <w:marRight w:val="0"/>
      <w:marTop w:val="0"/>
      <w:marBottom w:val="0"/>
      <w:divBdr>
        <w:top w:val="none" w:sz="0" w:space="0" w:color="auto"/>
        <w:left w:val="none" w:sz="0" w:space="0" w:color="auto"/>
        <w:bottom w:val="none" w:sz="0" w:space="0" w:color="auto"/>
        <w:right w:val="none" w:sz="0" w:space="0" w:color="auto"/>
      </w:divBdr>
    </w:div>
    <w:div w:id="36125809">
      <w:marLeft w:val="640"/>
      <w:marRight w:val="0"/>
      <w:marTop w:val="0"/>
      <w:marBottom w:val="0"/>
      <w:divBdr>
        <w:top w:val="none" w:sz="0" w:space="0" w:color="auto"/>
        <w:left w:val="none" w:sz="0" w:space="0" w:color="auto"/>
        <w:bottom w:val="none" w:sz="0" w:space="0" w:color="auto"/>
        <w:right w:val="none" w:sz="0" w:space="0" w:color="auto"/>
      </w:divBdr>
    </w:div>
    <w:div w:id="36198480">
      <w:marLeft w:val="640"/>
      <w:marRight w:val="0"/>
      <w:marTop w:val="0"/>
      <w:marBottom w:val="0"/>
      <w:divBdr>
        <w:top w:val="none" w:sz="0" w:space="0" w:color="auto"/>
        <w:left w:val="none" w:sz="0" w:space="0" w:color="auto"/>
        <w:bottom w:val="none" w:sz="0" w:space="0" w:color="auto"/>
        <w:right w:val="none" w:sz="0" w:space="0" w:color="auto"/>
      </w:divBdr>
    </w:div>
    <w:div w:id="36317427">
      <w:marLeft w:val="640"/>
      <w:marRight w:val="0"/>
      <w:marTop w:val="0"/>
      <w:marBottom w:val="0"/>
      <w:divBdr>
        <w:top w:val="none" w:sz="0" w:space="0" w:color="auto"/>
        <w:left w:val="none" w:sz="0" w:space="0" w:color="auto"/>
        <w:bottom w:val="none" w:sz="0" w:space="0" w:color="auto"/>
        <w:right w:val="none" w:sz="0" w:space="0" w:color="auto"/>
      </w:divBdr>
    </w:div>
    <w:div w:id="36319848">
      <w:marLeft w:val="640"/>
      <w:marRight w:val="0"/>
      <w:marTop w:val="0"/>
      <w:marBottom w:val="0"/>
      <w:divBdr>
        <w:top w:val="none" w:sz="0" w:space="0" w:color="auto"/>
        <w:left w:val="none" w:sz="0" w:space="0" w:color="auto"/>
        <w:bottom w:val="none" w:sz="0" w:space="0" w:color="auto"/>
        <w:right w:val="none" w:sz="0" w:space="0" w:color="auto"/>
      </w:divBdr>
    </w:div>
    <w:div w:id="36323540">
      <w:marLeft w:val="640"/>
      <w:marRight w:val="0"/>
      <w:marTop w:val="0"/>
      <w:marBottom w:val="0"/>
      <w:divBdr>
        <w:top w:val="none" w:sz="0" w:space="0" w:color="auto"/>
        <w:left w:val="none" w:sz="0" w:space="0" w:color="auto"/>
        <w:bottom w:val="none" w:sz="0" w:space="0" w:color="auto"/>
        <w:right w:val="none" w:sz="0" w:space="0" w:color="auto"/>
      </w:divBdr>
    </w:div>
    <w:div w:id="36324226">
      <w:marLeft w:val="640"/>
      <w:marRight w:val="0"/>
      <w:marTop w:val="0"/>
      <w:marBottom w:val="0"/>
      <w:divBdr>
        <w:top w:val="none" w:sz="0" w:space="0" w:color="auto"/>
        <w:left w:val="none" w:sz="0" w:space="0" w:color="auto"/>
        <w:bottom w:val="none" w:sz="0" w:space="0" w:color="auto"/>
        <w:right w:val="none" w:sz="0" w:space="0" w:color="auto"/>
      </w:divBdr>
    </w:div>
    <w:div w:id="36584441">
      <w:marLeft w:val="640"/>
      <w:marRight w:val="0"/>
      <w:marTop w:val="0"/>
      <w:marBottom w:val="0"/>
      <w:divBdr>
        <w:top w:val="none" w:sz="0" w:space="0" w:color="auto"/>
        <w:left w:val="none" w:sz="0" w:space="0" w:color="auto"/>
        <w:bottom w:val="none" w:sz="0" w:space="0" w:color="auto"/>
        <w:right w:val="none" w:sz="0" w:space="0" w:color="auto"/>
      </w:divBdr>
    </w:div>
    <w:div w:id="36662097">
      <w:marLeft w:val="640"/>
      <w:marRight w:val="0"/>
      <w:marTop w:val="0"/>
      <w:marBottom w:val="0"/>
      <w:divBdr>
        <w:top w:val="none" w:sz="0" w:space="0" w:color="auto"/>
        <w:left w:val="none" w:sz="0" w:space="0" w:color="auto"/>
        <w:bottom w:val="none" w:sz="0" w:space="0" w:color="auto"/>
        <w:right w:val="none" w:sz="0" w:space="0" w:color="auto"/>
      </w:divBdr>
    </w:div>
    <w:div w:id="36784484">
      <w:marLeft w:val="640"/>
      <w:marRight w:val="0"/>
      <w:marTop w:val="0"/>
      <w:marBottom w:val="0"/>
      <w:divBdr>
        <w:top w:val="none" w:sz="0" w:space="0" w:color="auto"/>
        <w:left w:val="none" w:sz="0" w:space="0" w:color="auto"/>
        <w:bottom w:val="none" w:sz="0" w:space="0" w:color="auto"/>
        <w:right w:val="none" w:sz="0" w:space="0" w:color="auto"/>
      </w:divBdr>
    </w:div>
    <w:div w:id="36852900">
      <w:marLeft w:val="640"/>
      <w:marRight w:val="0"/>
      <w:marTop w:val="0"/>
      <w:marBottom w:val="0"/>
      <w:divBdr>
        <w:top w:val="none" w:sz="0" w:space="0" w:color="auto"/>
        <w:left w:val="none" w:sz="0" w:space="0" w:color="auto"/>
        <w:bottom w:val="none" w:sz="0" w:space="0" w:color="auto"/>
        <w:right w:val="none" w:sz="0" w:space="0" w:color="auto"/>
      </w:divBdr>
    </w:div>
    <w:div w:id="36855748">
      <w:marLeft w:val="640"/>
      <w:marRight w:val="0"/>
      <w:marTop w:val="0"/>
      <w:marBottom w:val="0"/>
      <w:divBdr>
        <w:top w:val="none" w:sz="0" w:space="0" w:color="auto"/>
        <w:left w:val="none" w:sz="0" w:space="0" w:color="auto"/>
        <w:bottom w:val="none" w:sz="0" w:space="0" w:color="auto"/>
        <w:right w:val="none" w:sz="0" w:space="0" w:color="auto"/>
      </w:divBdr>
    </w:div>
    <w:div w:id="36858999">
      <w:marLeft w:val="640"/>
      <w:marRight w:val="0"/>
      <w:marTop w:val="0"/>
      <w:marBottom w:val="0"/>
      <w:divBdr>
        <w:top w:val="none" w:sz="0" w:space="0" w:color="auto"/>
        <w:left w:val="none" w:sz="0" w:space="0" w:color="auto"/>
        <w:bottom w:val="none" w:sz="0" w:space="0" w:color="auto"/>
        <w:right w:val="none" w:sz="0" w:space="0" w:color="auto"/>
      </w:divBdr>
    </w:div>
    <w:div w:id="37055174">
      <w:marLeft w:val="640"/>
      <w:marRight w:val="0"/>
      <w:marTop w:val="0"/>
      <w:marBottom w:val="0"/>
      <w:divBdr>
        <w:top w:val="none" w:sz="0" w:space="0" w:color="auto"/>
        <w:left w:val="none" w:sz="0" w:space="0" w:color="auto"/>
        <w:bottom w:val="none" w:sz="0" w:space="0" w:color="auto"/>
        <w:right w:val="none" w:sz="0" w:space="0" w:color="auto"/>
      </w:divBdr>
    </w:div>
    <w:div w:id="37098163">
      <w:marLeft w:val="640"/>
      <w:marRight w:val="0"/>
      <w:marTop w:val="0"/>
      <w:marBottom w:val="0"/>
      <w:divBdr>
        <w:top w:val="none" w:sz="0" w:space="0" w:color="auto"/>
        <w:left w:val="none" w:sz="0" w:space="0" w:color="auto"/>
        <w:bottom w:val="none" w:sz="0" w:space="0" w:color="auto"/>
        <w:right w:val="none" w:sz="0" w:space="0" w:color="auto"/>
      </w:divBdr>
    </w:div>
    <w:div w:id="37240642">
      <w:marLeft w:val="640"/>
      <w:marRight w:val="0"/>
      <w:marTop w:val="0"/>
      <w:marBottom w:val="0"/>
      <w:divBdr>
        <w:top w:val="none" w:sz="0" w:space="0" w:color="auto"/>
        <w:left w:val="none" w:sz="0" w:space="0" w:color="auto"/>
        <w:bottom w:val="none" w:sz="0" w:space="0" w:color="auto"/>
        <w:right w:val="none" w:sz="0" w:space="0" w:color="auto"/>
      </w:divBdr>
    </w:div>
    <w:div w:id="37243430">
      <w:marLeft w:val="640"/>
      <w:marRight w:val="0"/>
      <w:marTop w:val="0"/>
      <w:marBottom w:val="0"/>
      <w:divBdr>
        <w:top w:val="none" w:sz="0" w:space="0" w:color="auto"/>
        <w:left w:val="none" w:sz="0" w:space="0" w:color="auto"/>
        <w:bottom w:val="none" w:sz="0" w:space="0" w:color="auto"/>
        <w:right w:val="none" w:sz="0" w:space="0" w:color="auto"/>
      </w:divBdr>
    </w:div>
    <w:div w:id="37437007">
      <w:marLeft w:val="640"/>
      <w:marRight w:val="0"/>
      <w:marTop w:val="0"/>
      <w:marBottom w:val="0"/>
      <w:divBdr>
        <w:top w:val="none" w:sz="0" w:space="0" w:color="auto"/>
        <w:left w:val="none" w:sz="0" w:space="0" w:color="auto"/>
        <w:bottom w:val="none" w:sz="0" w:space="0" w:color="auto"/>
        <w:right w:val="none" w:sz="0" w:space="0" w:color="auto"/>
      </w:divBdr>
    </w:div>
    <w:div w:id="37439572">
      <w:marLeft w:val="640"/>
      <w:marRight w:val="0"/>
      <w:marTop w:val="0"/>
      <w:marBottom w:val="0"/>
      <w:divBdr>
        <w:top w:val="none" w:sz="0" w:space="0" w:color="auto"/>
        <w:left w:val="none" w:sz="0" w:space="0" w:color="auto"/>
        <w:bottom w:val="none" w:sz="0" w:space="0" w:color="auto"/>
        <w:right w:val="none" w:sz="0" w:space="0" w:color="auto"/>
      </w:divBdr>
    </w:div>
    <w:div w:id="37512532">
      <w:marLeft w:val="640"/>
      <w:marRight w:val="0"/>
      <w:marTop w:val="0"/>
      <w:marBottom w:val="0"/>
      <w:divBdr>
        <w:top w:val="none" w:sz="0" w:space="0" w:color="auto"/>
        <w:left w:val="none" w:sz="0" w:space="0" w:color="auto"/>
        <w:bottom w:val="none" w:sz="0" w:space="0" w:color="auto"/>
        <w:right w:val="none" w:sz="0" w:space="0" w:color="auto"/>
      </w:divBdr>
    </w:div>
    <w:div w:id="37703205">
      <w:marLeft w:val="640"/>
      <w:marRight w:val="0"/>
      <w:marTop w:val="0"/>
      <w:marBottom w:val="0"/>
      <w:divBdr>
        <w:top w:val="none" w:sz="0" w:space="0" w:color="auto"/>
        <w:left w:val="none" w:sz="0" w:space="0" w:color="auto"/>
        <w:bottom w:val="none" w:sz="0" w:space="0" w:color="auto"/>
        <w:right w:val="none" w:sz="0" w:space="0" w:color="auto"/>
      </w:divBdr>
    </w:div>
    <w:div w:id="37778850">
      <w:marLeft w:val="640"/>
      <w:marRight w:val="0"/>
      <w:marTop w:val="0"/>
      <w:marBottom w:val="0"/>
      <w:divBdr>
        <w:top w:val="none" w:sz="0" w:space="0" w:color="auto"/>
        <w:left w:val="none" w:sz="0" w:space="0" w:color="auto"/>
        <w:bottom w:val="none" w:sz="0" w:space="0" w:color="auto"/>
        <w:right w:val="none" w:sz="0" w:space="0" w:color="auto"/>
      </w:divBdr>
    </w:div>
    <w:div w:id="37894855">
      <w:marLeft w:val="640"/>
      <w:marRight w:val="0"/>
      <w:marTop w:val="0"/>
      <w:marBottom w:val="0"/>
      <w:divBdr>
        <w:top w:val="none" w:sz="0" w:space="0" w:color="auto"/>
        <w:left w:val="none" w:sz="0" w:space="0" w:color="auto"/>
        <w:bottom w:val="none" w:sz="0" w:space="0" w:color="auto"/>
        <w:right w:val="none" w:sz="0" w:space="0" w:color="auto"/>
      </w:divBdr>
    </w:div>
    <w:div w:id="38016864">
      <w:marLeft w:val="640"/>
      <w:marRight w:val="0"/>
      <w:marTop w:val="0"/>
      <w:marBottom w:val="0"/>
      <w:divBdr>
        <w:top w:val="none" w:sz="0" w:space="0" w:color="auto"/>
        <w:left w:val="none" w:sz="0" w:space="0" w:color="auto"/>
        <w:bottom w:val="none" w:sz="0" w:space="0" w:color="auto"/>
        <w:right w:val="none" w:sz="0" w:space="0" w:color="auto"/>
      </w:divBdr>
    </w:div>
    <w:div w:id="38091652">
      <w:marLeft w:val="640"/>
      <w:marRight w:val="0"/>
      <w:marTop w:val="0"/>
      <w:marBottom w:val="0"/>
      <w:divBdr>
        <w:top w:val="none" w:sz="0" w:space="0" w:color="auto"/>
        <w:left w:val="none" w:sz="0" w:space="0" w:color="auto"/>
        <w:bottom w:val="none" w:sz="0" w:space="0" w:color="auto"/>
        <w:right w:val="none" w:sz="0" w:space="0" w:color="auto"/>
      </w:divBdr>
    </w:div>
    <w:div w:id="38093898">
      <w:marLeft w:val="640"/>
      <w:marRight w:val="0"/>
      <w:marTop w:val="0"/>
      <w:marBottom w:val="0"/>
      <w:divBdr>
        <w:top w:val="none" w:sz="0" w:space="0" w:color="auto"/>
        <w:left w:val="none" w:sz="0" w:space="0" w:color="auto"/>
        <w:bottom w:val="none" w:sz="0" w:space="0" w:color="auto"/>
        <w:right w:val="none" w:sz="0" w:space="0" w:color="auto"/>
      </w:divBdr>
    </w:div>
    <w:div w:id="38170077">
      <w:marLeft w:val="640"/>
      <w:marRight w:val="0"/>
      <w:marTop w:val="0"/>
      <w:marBottom w:val="0"/>
      <w:divBdr>
        <w:top w:val="none" w:sz="0" w:space="0" w:color="auto"/>
        <w:left w:val="none" w:sz="0" w:space="0" w:color="auto"/>
        <w:bottom w:val="none" w:sz="0" w:space="0" w:color="auto"/>
        <w:right w:val="none" w:sz="0" w:space="0" w:color="auto"/>
      </w:divBdr>
    </w:div>
    <w:div w:id="38213392">
      <w:marLeft w:val="640"/>
      <w:marRight w:val="0"/>
      <w:marTop w:val="0"/>
      <w:marBottom w:val="0"/>
      <w:divBdr>
        <w:top w:val="none" w:sz="0" w:space="0" w:color="auto"/>
        <w:left w:val="none" w:sz="0" w:space="0" w:color="auto"/>
        <w:bottom w:val="none" w:sz="0" w:space="0" w:color="auto"/>
        <w:right w:val="none" w:sz="0" w:space="0" w:color="auto"/>
      </w:divBdr>
    </w:div>
    <w:div w:id="38285418">
      <w:marLeft w:val="640"/>
      <w:marRight w:val="0"/>
      <w:marTop w:val="0"/>
      <w:marBottom w:val="0"/>
      <w:divBdr>
        <w:top w:val="none" w:sz="0" w:space="0" w:color="auto"/>
        <w:left w:val="none" w:sz="0" w:space="0" w:color="auto"/>
        <w:bottom w:val="none" w:sz="0" w:space="0" w:color="auto"/>
        <w:right w:val="none" w:sz="0" w:space="0" w:color="auto"/>
      </w:divBdr>
    </w:div>
    <w:div w:id="38359617">
      <w:marLeft w:val="640"/>
      <w:marRight w:val="0"/>
      <w:marTop w:val="0"/>
      <w:marBottom w:val="0"/>
      <w:divBdr>
        <w:top w:val="none" w:sz="0" w:space="0" w:color="auto"/>
        <w:left w:val="none" w:sz="0" w:space="0" w:color="auto"/>
        <w:bottom w:val="none" w:sz="0" w:space="0" w:color="auto"/>
        <w:right w:val="none" w:sz="0" w:space="0" w:color="auto"/>
      </w:divBdr>
    </w:div>
    <w:div w:id="38408579">
      <w:marLeft w:val="640"/>
      <w:marRight w:val="0"/>
      <w:marTop w:val="0"/>
      <w:marBottom w:val="0"/>
      <w:divBdr>
        <w:top w:val="none" w:sz="0" w:space="0" w:color="auto"/>
        <w:left w:val="none" w:sz="0" w:space="0" w:color="auto"/>
        <w:bottom w:val="none" w:sz="0" w:space="0" w:color="auto"/>
        <w:right w:val="none" w:sz="0" w:space="0" w:color="auto"/>
      </w:divBdr>
    </w:div>
    <w:div w:id="38432424">
      <w:marLeft w:val="640"/>
      <w:marRight w:val="0"/>
      <w:marTop w:val="0"/>
      <w:marBottom w:val="0"/>
      <w:divBdr>
        <w:top w:val="none" w:sz="0" w:space="0" w:color="auto"/>
        <w:left w:val="none" w:sz="0" w:space="0" w:color="auto"/>
        <w:bottom w:val="none" w:sz="0" w:space="0" w:color="auto"/>
        <w:right w:val="none" w:sz="0" w:space="0" w:color="auto"/>
      </w:divBdr>
    </w:div>
    <w:div w:id="38475749">
      <w:marLeft w:val="640"/>
      <w:marRight w:val="0"/>
      <w:marTop w:val="0"/>
      <w:marBottom w:val="0"/>
      <w:divBdr>
        <w:top w:val="none" w:sz="0" w:space="0" w:color="auto"/>
        <w:left w:val="none" w:sz="0" w:space="0" w:color="auto"/>
        <w:bottom w:val="none" w:sz="0" w:space="0" w:color="auto"/>
        <w:right w:val="none" w:sz="0" w:space="0" w:color="auto"/>
      </w:divBdr>
    </w:div>
    <w:div w:id="38552514">
      <w:marLeft w:val="640"/>
      <w:marRight w:val="0"/>
      <w:marTop w:val="0"/>
      <w:marBottom w:val="0"/>
      <w:divBdr>
        <w:top w:val="none" w:sz="0" w:space="0" w:color="auto"/>
        <w:left w:val="none" w:sz="0" w:space="0" w:color="auto"/>
        <w:bottom w:val="none" w:sz="0" w:space="0" w:color="auto"/>
        <w:right w:val="none" w:sz="0" w:space="0" w:color="auto"/>
      </w:divBdr>
    </w:div>
    <w:div w:id="38626780">
      <w:marLeft w:val="640"/>
      <w:marRight w:val="0"/>
      <w:marTop w:val="0"/>
      <w:marBottom w:val="0"/>
      <w:divBdr>
        <w:top w:val="none" w:sz="0" w:space="0" w:color="auto"/>
        <w:left w:val="none" w:sz="0" w:space="0" w:color="auto"/>
        <w:bottom w:val="none" w:sz="0" w:space="0" w:color="auto"/>
        <w:right w:val="none" w:sz="0" w:space="0" w:color="auto"/>
      </w:divBdr>
    </w:div>
    <w:div w:id="38746295">
      <w:bodyDiv w:val="1"/>
      <w:marLeft w:val="0"/>
      <w:marRight w:val="0"/>
      <w:marTop w:val="0"/>
      <w:marBottom w:val="0"/>
      <w:divBdr>
        <w:top w:val="none" w:sz="0" w:space="0" w:color="auto"/>
        <w:left w:val="none" w:sz="0" w:space="0" w:color="auto"/>
        <w:bottom w:val="none" w:sz="0" w:space="0" w:color="auto"/>
        <w:right w:val="none" w:sz="0" w:space="0" w:color="auto"/>
      </w:divBdr>
    </w:div>
    <w:div w:id="38750319">
      <w:marLeft w:val="640"/>
      <w:marRight w:val="0"/>
      <w:marTop w:val="0"/>
      <w:marBottom w:val="0"/>
      <w:divBdr>
        <w:top w:val="none" w:sz="0" w:space="0" w:color="auto"/>
        <w:left w:val="none" w:sz="0" w:space="0" w:color="auto"/>
        <w:bottom w:val="none" w:sz="0" w:space="0" w:color="auto"/>
        <w:right w:val="none" w:sz="0" w:space="0" w:color="auto"/>
      </w:divBdr>
    </w:div>
    <w:div w:id="38751925">
      <w:marLeft w:val="640"/>
      <w:marRight w:val="0"/>
      <w:marTop w:val="0"/>
      <w:marBottom w:val="0"/>
      <w:divBdr>
        <w:top w:val="none" w:sz="0" w:space="0" w:color="auto"/>
        <w:left w:val="none" w:sz="0" w:space="0" w:color="auto"/>
        <w:bottom w:val="none" w:sz="0" w:space="0" w:color="auto"/>
        <w:right w:val="none" w:sz="0" w:space="0" w:color="auto"/>
      </w:divBdr>
    </w:div>
    <w:div w:id="38866185">
      <w:marLeft w:val="640"/>
      <w:marRight w:val="0"/>
      <w:marTop w:val="0"/>
      <w:marBottom w:val="0"/>
      <w:divBdr>
        <w:top w:val="none" w:sz="0" w:space="0" w:color="auto"/>
        <w:left w:val="none" w:sz="0" w:space="0" w:color="auto"/>
        <w:bottom w:val="none" w:sz="0" w:space="0" w:color="auto"/>
        <w:right w:val="none" w:sz="0" w:space="0" w:color="auto"/>
      </w:divBdr>
    </w:div>
    <w:div w:id="38868089">
      <w:marLeft w:val="640"/>
      <w:marRight w:val="0"/>
      <w:marTop w:val="0"/>
      <w:marBottom w:val="0"/>
      <w:divBdr>
        <w:top w:val="none" w:sz="0" w:space="0" w:color="auto"/>
        <w:left w:val="none" w:sz="0" w:space="0" w:color="auto"/>
        <w:bottom w:val="none" w:sz="0" w:space="0" w:color="auto"/>
        <w:right w:val="none" w:sz="0" w:space="0" w:color="auto"/>
      </w:divBdr>
    </w:div>
    <w:div w:id="38894895">
      <w:marLeft w:val="640"/>
      <w:marRight w:val="0"/>
      <w:marTop w:val="0"/>
      <w:marBottom w:val="0"/>
      <w:divBdr>
        <w:top w:val="none" w:sz="0" w:space="0" w:color="auto"/>
        <w:left w:val="none" w:sz="0" w:space="0" w:color="auto"/>
        <w:bottom w:val="none" w:sz="0" w:space="0" w:color="auto"/>
        <w:right w:val="none" w:sz="0" w:space="0" w:color="auto"/>
      </w:divBdr>
    </w:div>
    <w:div w:id="39012188">
      <w:bodyDiv w:val="1"/>
      <w:marLeft w:val="0"/>
      <w:marRight w:val="0"/>
      <w:marTop w:val="0"/>
      <w:marBottom w:val="0"/>
      <w:divBdr>
        <w:top w:val="none" w:sz="0" w:space="0" w:color="auto"/>
        <w:left w:val="none" w:sz="0" w:space="0" w:color="auto"/>
        <w:bottom w:val="none" w:sz="0" w:space="0" w:color="auto"/>
        <w:right w:val="none" w:sz="0" w:space="0" w:color="auto"/>
      </w:divBdr>
    </w:div>
    <w:div w:id="39064114">
      <w:marLeft w:val="640"/>
      <w:marRight w:val="0"/>
      <w:marTop w:val="0"/>
      <w:marBottom w:val="0"/>
      <w:divBdr>
        <w:top w:val="none" w:sz="0" w:space="0" w:color="auto"/>
        <w:left w:val="none" w:sz="0" w:space="0" w:color="auto"/>
        <w:bottom w:val="none" w:sz="0" w:space="0" w:color="auto"/>
        <w:right w:val="none" w:sz="0" w:space="0" w:color="auto"/>
      </w:divBdr>
    </w:div>
    <w:div w:id="39092173">
      <w:marLeft w:val="640"/>
      <w:marRight w:val="0"/>
      <w:marTop w:val="0"/>
      <w:marBottom w:val="0"/>
      <w:divBdr>
        <w:top w:val="none" w:sz="0" w:space="0" w:color="auto"/>
        <w:left w:val="none" w:sz="0" w:space="0" w:color="auto"/>
        <w:bottom w:val="none" w:sz="0" w:space="0" w:color="auto"/>
        <w:right w:val="none" w:sz="0" w:space="0" w:color="auto"/>
      </w:divBdr>
    </w:div>
    <w:div w:id="39209342">
      <w:marLeft w:val="640"/>
      <w:marRight w:val="0"/>
      <w:marTop w:val="0"/>
      <w:marBottom w:val="0"/>
      <w:divBdr>
        <w:top w:val="none" w:sz="0" w:space="0" w:color="auto"/>
        <w:left w:val="none" w:sz="0" w:space="0" w:color="auto"/>
        <w:bottom w:val="none" w:sz="0" w:space="0" w:color="auto"/>
        <w:right w:val="none" w:sz="0" w:space="0" w:color="auto"/>
      </w:divBdr>
    </w:div>
    <w:div w:id="39482269">
      <w:marLeft w:val="640"/>
      <w:marRight w:val="0"/>
      <w:marTop w:val="0"/>
      <w:marBottom w:val="0"/>
      <w:divBdr>
        <w:top w:val="none" w:sz="0" w:space="0" w:color="auto"/>
        <w:left w:val="none" w:sz="0" w:space="0" w:color="auto"/>
        <w:bottom w:val="none" w:sz="0" w:space="0" w:color="auto"/>
        <w:right w:val="none" w:sz="0" w:space="0" w:color="auto"/>
      </w:divBdr>
    </w:div>
    <w:div w:id="39667199">
      <w:marLeft w:val="640"/>
      <w:marRight w:val="0"/>
      <w:marTop w:val="0"/>
      <w:marBottom w:val="0"/>
      <w:divBdr>
        <w:top w:val="none" w:sz="0" w:space="0" w:color="auto"/>
        <w:left w:val="none" w:sz="0" w:space="0" w:color="auto"/>
        <w:bottom w:val="none" w:sz="0" w:space="0" w:color="auto"/>
        <w:right w:val="none" w:sz="0" w:space="0" w:color="auto"/>
      </w:divBdr>
    </w:div>
    <w:div w:id="39742707">
      <w:marLeft w:val="640"/>
      <w:marRight w:val="0"/>
      <w:marTop w:val="0"/>
      <w:marBottom w:val="0"/>
      <w:divBdr>
        <w:top w:val="none" w:sz="0" w:space="0" w:color="auto"/>
        <w:left w:val="none" w:sz="0" w:space="0" w:color="auto"/>
        <w:bottom w:val="none" w:sz="0" w:space="0" w:color="auto"/>
        <w:right w:val="none" w:sz="0" w:space="0" w:color="auto"/>
      </w:divBdr>
    </w:div>
    <w:div w:id="39743405">
      <w:marLeft w:val="640"/>
      <w:marRight w:val="0"/>
      <w:marTop w:val="0"/>
      <w:marBottom w:val="0"/>
      <w:divBdr>
        <w:top w:val="none" w:sz="0" w:space="0" w:color="auto"/>
        <w:left w:val="none" w:sz="0" w:space="0" w:color="auto"/>
        <w:bottom w:val="none" w:sz="0" w:space="0" w:color="auto"/>
        <w:right w:val="none" w:sz="0" w:space="0" w:color="auto"/>
      </w:divBdr>
    </w:div>
    <w:div w:id="39745756">
      <w:marLeft w:val="640"/>
      <w:marRight w:val="0"/>
      <w:marTop w:val="0"/>
      <w:marBottom w:val="0"/>
      <w:divBdr>
        <w:top w:val="none" w:sz="0" w:space="0" w:color="auto"/>
        <w:left w:val="none" w:sz="0" w:space="0" w:color="auto"/>
        <w:bottom w:val="none" w:sz="0" w:space="0" w:color="auto"/>
        <w:right w:val="none" w:sz="0" w:space="0" w:color="auto"/>
      </w:divBdr>
    </w:div>
    <w:div w:id="39791212">
      <w:marLeft w:val="640"/>
      <w:marRight w:val="0"/>
      <w:marTop w:val="0"/>
      <w:marBottom w:val="0"/>
      <w:divBdr>
        <w:top w:val="none" w:sz="0" w:space="0" w:color="auto"/>
        <w:left w:val="none" w:sz="0" w:space="0" w:color="auto"/>
        <w:bottom w:val="none" w:sz="0" w:space="0" w:color="auto"/>
        <w:right w:val="none" w:sz="0" w:space="0" w:color="auto"/>
      </w:divBdr>
    </w:div>
    <w:div w:id="39794690">
      <w:marLeft w:val="640"/>
      <w:marRight w:val="0"/>
      <w:marTop w:val="0"/>
      <w:marBottom w:val="0"/>
      <w:divBdr>
        <w:top w:val="none" w:sz="0" w:space="0" w:color="auto"/>
        <w:left w:val="none" w:sz="0" w:space="0" w:color="auto"/>
        <w:bottom w:val="none" w:sz="0" w:space="0" w:color="auto"/>
        <w:right w:val="none" w:sz="0" w:space="0" w:color="auto"/>
      </w:divBdr>
    </w:div>
    <w:div w:id="39983555">
      <w:marLeft w:val="640"/>
      <w:marRight w:val="0"/>
      <w:marTop w:val="0"/>
      <w:marBottom w:val="0"/>
      <w:divBdr>
        <w:top w:val="none" w:sz="0" w:space="0" w:color="auto"/>
        <w:left w:val="none" w:sz="0" w:space="0" w:color="auto"/>
        <w:bottom w:val="none" w:sz="0" w:space="0" w:color="auto"/>
        <w:right w:val="none" w:sz="0" w:space="0" w:color="auto"/>
      </w:divBdr>
    </w:div>
    <w:div w:id="40061442">
      <w:marLeft w:val="640"/>
      <w:marRight w:val="0"/>
      <w:marTop w:val="0"/>
      <w:marBottom w:val="0"/>
      <w:divBdr>
        <w:top w:val="none" w:sz="0" w:space="0" w:color="auto"/>
        <w:left w:val="none" w:sz="0" w:space="0" w:color="auto"/>
        <w:bottom w:val="none" w:sz="0" w:space="0" w:color="auto"/>
        <w:right w:val="none" w:sz="0" w:space="0" w:color="auto"/>
      </w:divBdr>
    </w:div>
    <w:div w:id="40135833">
      <w:marLeft w:val="640"/>
      <w:marRight w:val="0"/>
      <w:marTop w:val="0"/>
      <w:marBottom w:val="0"/>
      <w:divBdr>
        <w:top w:val="none" w:sz="0" w:space="0" w:color="auto"/>
        <w:left w:val="none" w:sz="0" w:space="0" w:color="auto"/>
        <w:bottom w:val="none" w:sz="0" w:space="0" w:color="auto"/>
        <w:right w:val="none" w:sz="0" w:space="0" w:color="auto"/>
      </w:divBdr>
    </w:div>
    <w:div w:id="40136939">
      <w:marLeft w:val="640"/>
      <w:marRight w:val="0"/>
      <w:marTop w:val="0"/>
      <w:marBottom w:val="0"/>
      <w:divBdr>
        <w:top w:val="none" w:sz="0" w:space="0" w:color="auto"/>
        <w:left w:val="none" w:sz="0" w:space="0" w:color="auto"/>
        <w:bottom w:val="none" w:sz="0" w:space="0" w:color="auto"/>
        <w:right w:val="none" w:sz="0" w:space="0" w:color="auto"/>
      </w:divBdr>
    </w:div>
    <w:div w:id="40138345">
      <w:marLeft w:val="640"/>
      <w:marRight w:val="0"/>
      <w:marTop w:val="0"/>
      <w:marBottom w:val="0"/>
      <w:divBdr>
        <w:top w:val="none" w:sz="0" w:space="0" w:color="auto"/>
        <w:left w:val="none" w:sz="0" w:space="0" w:color="auto"/>
        <w:bottom w:val="none" w:sz="0" w:space="0" w:color="auto"/>
        <w:right w:val="none" w:sz="0" w:space="0" w:color="auto"/>
      </w:divBdr>
    </w:div>
    <w:div w:id="40176898">
      <w:marLeft w:val="640"/>
      <w:marRight w:val="0"/>
      <w:marTop w:val="0"/>
      <w:marBottom w:val="0"/>
      <w:divBdr>
        <w:top w:val="none" w:sz="0" w:space="0" w:color="auto"/>
        <w:left w:val="none" w:sz="0" w:space="0" w:color="auto"/>
        <w:bottom w:val="none" w:sz="0" w:space="0" w:color="auto"/>
        <w:right w:val="none" w:sz="0" w:space="0" w:color="auto"/>
      </w:divBdr>
    </w:div>
    <w:div w:id="40249532">
      <w:marLeft w:val="640"/>
      <w:marRight w:val="0"/>
      <w:marTop w:val="0"/>
      <w:marBottom w:val="0"/>
      <w:divBdr>
        <w:top w:val="none" w:sz="0" w:space="0" w:color="auto"/>
        <w:left w:val="none" w:sz="0" w:space="0" w:color="auto"/>
        <w:bottom w:val="none" w:sz="0" w:space="0" w:color="auto"/>
        <w:right w:val="none" w:sz="0" w:space="0" w:color="auto"/>
      </w:divBdr>
    </w:div>
    <w:div w:id="40250714">
      <w:marLeft w:val="640"/>
      <w:marRight w:val="0"/>
      <w:marTop w:val="0"/>
      <w:marBottom w:val="0"/>
      <w:divBdr>
        <w:top w:val="none" w:sz="0" w:space="0" w:color="auto"/>
        <w:left w:val="none" w:sz="0" w:space="0" w:color="auto"/>
        <w:bottom w:val="none" w:sz="0" w:space="0" w:color="auto"/>
        <w:right w:val="none" w:sz="0" w:space="0" w:color="auto"/>
      </w:divBdr>
    </w:div>
    <w:div w:id="40327425">
      <w:marLeft w:val="640"/>
      <w:marRight w:val="0"/>
      <w:marTop w:val="0"/>
      <w:marBottom w:val="0"/>
      <w:divBdr>
        <w:top w:val="none" w:sz="0" w:space="0" w:color="auto"/>
        <w:left w:val="none" w:sz="0" w:space="0" w:color="auto"/>
        <w:bottom w:val="none" w:sz="0" w:space="0" w:color="auto"/>
        <w:right w:val="none" w:sz="0" w:space="0" w:color="auto"/>
      </w:divBdr>
    </w:div>
    <w:div w:id="40370272">
      <w:marLeft w:val="640"/>
      <w:marRight w:val="0"/>
      <w:marTop w:val="0"/>
      <w:marBottom w:val="0"/>
      <w:divBdr>
        <w:top w:val="none" w:sz="0" w:space="0" w:color="auto"/>
        <w:left w:val="none" w:sz="0" w:space="0" w:color="auto"/>
        <w:bottom w:val="none" w:sz="0" w:space="0" w:color="auto"/>
        <w:right w:val="none" w:sz="0" w:space="0" w:color="auto"/>
      </w:divBdr>
    </w:div>
    <w:div w:id="40449124">
      <w:marLeft w:val="640"/>
      <w:marRight w:val="0"/>
      <w:marTop w:val="0"/>
      <w:marBottom w:val="0"/>
      <w:divBdr>
        <w:top w:val="none" w:sz="0" w:space="0" w:color="auto"/>
        <w:left w:val="none" w:sz="0" w:space="0" w:color="auto"/>
        <w:bottom w:val="none" w:sz="0" w:space="0" w:color="auto"/>
        <w:right w:val="none" w:sz="0" w:space="0" w:color="auto"/>
      </w:divBdr>
    </w:div>
    <w:div w:id="40593243">
      <w:marLeft w:val="640"/>
      <w:marRight w:val="0"/>
      <w:marTop w:val="0"/>
      <w:marBottom w:val="0"/>
      <w:divBdr>
        <w:top w:val="none" w:sz="0" w:space="0" w:color="auto"/>
        <w:left w:val="none" w:sz="0" w:space="0" w:color="auto"/>
        <w:bottom w:val="none" w:sz="0" w:space="0" w:color="auto"/>
        <w:right w:val="none" w:sz="0" w:space="0" w:color="auto"/>
      </w:divBdr>
    </w:div>
    <w:div w:id="40641293">
      <w:marLeft w:val="640"/>
      <w:marRight w:val="0"/>
      <w:marTop w:val="0"/>
      <w:marBottom w:val="0"/>
      <w:divBdr>
        <w:top w:val="none" w:sz="0" w:space="0" w:color="auto"/>
        <w:left w:val="none" w:sz="0" w:space="0" w:color="auto"/>
        <w:bottom w:val="none" w:sz="0" w:space="0" w:color="auto"/>
        <w:right w:val="none" w:sz="0" w:space="0" w:color="auto"/>
      </w:divBdr>
    </w:div>
    <w:div w:id="40709056">
      <w:marLeft w:val="640"/>
      <w:marRight w:val="0"/>
      <w:marTop w:val="0"/>
      <w:marBottom w:val="0"/>
      <w:divBdr>
        <w:top w:val="none" w:sz="0" w:space="0" w:color="auto"/>
        <w:left w:val="none" w:sz="0" w:space="0" w:color="auto"/>
        <w:bottom w:val="none" w:sz="0" w:space="0" w:color="auto"/>
        <w:right w:val="none" w:sz="0" w:space="0" w:color="auto"/>
      </w:divBdr>
    </w:div>
    <w:div w:id="40712515">
      <w:marLeft w:val="640"/>
      <w:marRight w:val="0"/>
      <w:marTop w:val="0"/>
      <w:marBottom w:val="0"/>
      <w:divBdr>
        <w:top w:val="none" w:sz="0" w:space="0" w:color="auto"/>
        <w:left w:val="none" w:sz="0" w:space="0" w:color="auto"/>
        <w:bottom w:val="none" w:sz="0" w:space="0" w:color="auto"/>
        <w:right w:val="none" w:sz="0" w:space="0" w:color="auto"/>
      </w:divBdr>
    </w:div>
    <w:div w:id="40712810">
      <w:marLeft w:val="640"/>
      <w:marRight w:val="0"/>
      <w:marTop w:val="0"/>
      <w:marBottom w:val="0"/>
      <w:divBdr>
        <w:top w:val="none" w:sz="0" w:space="0" w:color="auto"/>
        <w:left w:val="none" w:sz="0" w:space="0" w:color="auto"/>
        <w:bottom w:val="none" w:sz="0" w:space="0" w:color="auto"/>
        <w:right w:val="none" w:sz="0" w:space="0" w:color="auto"/>
      </w:divBdr>
    </w:div>
    <w:div w:id="40718067">
      <w:marLeft w:val="640"/>
      <w:marRight w:val="0"/>
      <w:marTop w:val="0"/>
      <w:marBottom w:val="0"/>
      <w:divBdr>
        <w:top w:val="none" w:sz="0" w:space="0" w:color="auto"/>
        <w:left w:val="none" w:sz="0" w:space="0" w:color="auto"/>
        <w:bottom w:val="none" w:sz="0" w:space="0" w:color="auto"/>
        <w:right w:val="none" w:sz="0" w:space="0" w:color="auto"/>
      </w:divBdr>
    </w:div>
    <w:div w:id="40787224">
      <w:marLeft w:val="640"/>
      <w:marRight w:val="0"/>
      <w:marTop w:val="0"/>
      <w:marBottom w:val="0"/>
      <w:divBdr>
        <w:top w:val="none" w:sz="0" w:space="0" w:color="auto"/>
        <w:left w:val="none" w:sz="0" w:space="0" w:color="auto"/>
        <w:bottom w:val="none" w:sz="0" w:space="0" w:color="auto"/>
        <w:right w:val="none" w:sz="0" w:space="0" w:color="auto"/>
      </w:divBdr>
    </w:div>
    <w:div w:id="40788057">
      <w:marLeft w:val="640"/>
      <w:marRight w:val="0"/>
      <w:marTop w:val="0"/>
      <w:marBottom w:val="0"/>
      <w:divBdr>
        <w:top w:val="none" w:sz="0" w:space="0" w:color="auto"/>
        <w:left w:val="none" w:sz="0" w:space="0" w:color="auto"/>
        <w:bottom w:val="none" w:sz="0" w:space="0" w:color="auto"/>
        <w:right w:val="none" w:sz="0" w:space="0" w:color="auto"/>
      </w:divBdr>
    </w:div>
    <w:div w:id="40792350">
      <w:marLeft w:val="640"/>
      <w:marRight w:val="0"/>
      <w:marTop w:val="0"/>
      <w:marBottom w:val="0"/>
      <w:divBdr>
        <w:top w:val="none" w:sz="0" w:space="0" w:color="auto"/>
        <w:left w:val="none" w:sz="0" w:space="0" w:color="auto"/>
        <w:bottom w:val="none" w:sz="0" w:space="0" w:color="auto"/>
        <w:right w:val="none" w:sz="0" w:space="0" w:color="auto"/>
      </w:divBdr>
    </w:div>
    <w:div w:id="40831218">
      <w:marLeft w:val="640"/>
      <w:marRight w:val="0"/>
      <w:marTop w:val="0"/>
      <w:marBottom w:val="0"/>
      <w:divBdr>
        <w:top w:val="none" w:sz="0" w:space="0" w:color="auto"/>
        <w:left w:val="none" w:sz="0" w:space="0" w:color="auto"/>
        <w:bottom w:val="none" w:sz="0" w:space="0" w:color="auto"/>
        <w:right w:val="none" w:sz="0" w:space="0" w:color="auto"/>
      </w:divBdr>
    </w:div>
    <w:div w:id="40834589">
      <w:marLeft w:val="640"/>
      <w:marRight w:val="0"/>
      <w:marTop w:val="0"/>
      <w:marBottom w:val="0"/>
      <w:divBdr>
        <w:top w:val="none" w:sz="0" w:space="0" w:color="auto"/>
        <w:left w:val="none" w:sz="0" w:space="0" w:color="auto"/>
        <w:bottom w:val="none" w:sz="0" w:space="0" w:color="auto"/>
        <w:right w:val="none" w:sz="0" w:space="0" w:color="auto"/>
      </w:divBdr>
    </w:div>
    <w:div w:id="40860936">
      <w:marLeft w:val="640"/>
      <w:marRight w:val="0"/>
      <w:marTop w:val="0"/>
      <w:marBottom w:val="0"/>
      <w:divBdr>
        <w:top w:val="none" w:sz="0" w:space="0" w:color="auto"/>
        <w:left w:val="none" w:sz="0" w:space="0" w:color="auto"/>
        <w:bottom w:val="none" w:sz="0" w:space="0" w:color="auto"/>
        <w:right w:val="none" w:sz="0" w:space="0" w:color="auto"/>
      </w:divBdr>
    </w:div>
    <w:div w:id="41027913">
      <w:marLeft w:val="640"/>
      <w:marRight w:val="0"/>
      <w:marTop w:val="0"/>
      <w:marBottom w:val="0"/>
      <w:divBdr>
        <w:top w:val="none" w:sz="0" w:space="0" w:color="auto"/>
        <w:left w:val="none" w:sz="0" w:space="0" w:color="auto"/>
        <w:bottom w:val="none" w:sz="0" w:space="0" w:color="auto"/>
        <w:right w:val="none" w:sz="0" w:space="0" w:color="auto"/>
      </w:divBdr>
    </w:div>
    <w:div w:id="41177562">
      <w:marLeft w:val="640"/>
      <w:marRight w:val="0"/>
      <w:marTop w:val="0"/>
      <w:marBottom w:val="0"/>
      <w:divBdr>
        <w:top w:val="none" w:sz="0" w:space="0" w:color="auto"/>
        <w:left w:val="none" w:sz="0" w:space="0" w:color="auto"/>
        <w:bottom w:val="none" w:sz="0" w:space="0" w:color="auto"/>
        <w:right w:val="none" w:sz="0" w:space="0" w:color="auto"/>
      </w:divBdr>
    </w:div>
    <w:div w:id="41178346">
      <w:marLeft w:val="640"/>
      <w:marRight w:val="0"/>
      <w:marTop w:val="0"/>
      <w:marBottom w:val="0"/>
      <w:divBdr>
        <w:top w:val="none" w:sz="0" w:space="0" w:color="auto"/>
        <w:left w:val="none" w:sz="0" w:space="0" w:color="auto"/>
        <w:bottom w:val="none" w:sz="0" w:space="0" w:color="auto"/>
        <w:right w:val="none" w:sz="0" w:space="0" w:color="auto"/>
      </w:divBdr>
    </w:div>
    <w:div w:id="41222461">
      <w:marLeft w:val="640"/>
      <w:marRight w:val="0"/>
      <w:marTop w:val="0"/>
      <w:marBottom w:val="0"/>
      <w:divBdr>
        <w:top w:val="none" w:sz="0" w:space="0" w:color="auto"/>
        <w:left w:val="none" w:sz="0" w:space="0" w:color="auto"/>
        <w:bottom w:val="none" w:sz="0" w:space="0" w:color="auto"/>
        <w:right w:val="none" w:sz="0" w:space="0" w:color="auto"/>
      </w:divBdr>
    </w:div>
    <w:div w:id="41290881">
      <w:marLeft w:val="640"/>
      <w:marRight w:val="0"/>
      <w:marTop w:val="0"/>
      <w:marBottom w:val="0"/>
      <w:divBdr>
        <w:top w:val="none" w:sz="0" w:space="0" w:color="auto"/>
        <w:left w:val="none" w:sz="0" w:space="0" w:color="auto"/>
        <w:bottom w:val="none" w:sz="0" w:space="0" w:color="auto"/>
        <w:right w:val="none" w:sz="0" w:space="0" w:color="auto"/>
      </w:divBdr>
    </w:div>
    <w:div w:id="41365772">
      <w:marLeft w:val="640"/>
      <w:marRight w:val="0"/>
      <w:marTop w:val="0"/>
      <w:marBottom w:val="0"/>
      <w:divBdr>
        <w:top w:val="none" w:sz="0" w:space="0" w:color="auto"/>
        <w:left w:val="none" w:sz="0" w:space="0" w:color="auto"/>
        <w:bottom w:val="none" w:sz="0" w:space="0" w:color="auto"/>
        <w:right w:val="none" w:sz="0" w:space="0" w:color="auto"/>
      </w:divBdr>
    </w:div>
    <w:div w:id="41369055">
      <w:marLeft w:val="640"/>
      <w:marRight w:val="0"/>
      <w:marTop w:val="0"/>
      <w:marBottom w:val="0"/>
      <w:divBdr>
        <w:top w:val="none" w:sz="0" w:space="0" w:color="auto"/>
        <w:left w:val="none" w:sz="0" w:space="0" w:color="auto"/>
        <w:bottom w:val="none" w:sz="0" w:space="0" w:color="auto"/>
        <w:right w:val="none" w:sz="0" w:space="0" w:color="auto"/>
      </w:divBdr>
    </w:div>
    <w:div w:id="41372731">
      <w:marLeft w:val="640"/>
      <w:marRight w:val="0"/>
      <w:marTop w:val="0"/>
      <w:marBottom w:val="0"/>
      <w:divBdr>
        <w:top w:val="none" w:sz="0" w:space="0" w:color="auto"/>
        <w:left w:val="none" w:sz="0" w:space="0" w:color="auto"/>
        <w:bottom w:val="none" w:sz="0" w:space="0" w:color="auto"/>
        <w:right w:val="none" w:sz="0" w:space="0" w:color="auto"/>
      </w:divBdr>
    </w:div>
    <w:div w:id="41489480">
      <w:marLeft w:val="640"/>
      <w:marRight w:val="0"/>
      <w:marTop w:val="0"/>
      <w:marBottom w:val="0"/>
      <w:divBdr>
        <w:top w:val="none" w:sz="0" w:space="0" w:color="auto"/>
        <w:left w:val="none" w:sz="0" w:space="0" w:color="auto"/>
        <w:bottom w:val="none" w:sz="0" w:space="0" w:color="auto"/>
        <w:right w:val="none" w:sz="0" w:space="0" w:color="auto"/>
      </w:divBdr>
    </w:div>
    <w:div w:id="41562620">
      <w:marLeft w:val="640"/>
      <w:marRight w:val="0"/>
      <w:marTop w:val="0"/>
      <w:marBottom w:val="0"/>
      <w:divBdr>
        <w:top w:val="none" w:sz="0" w:space="0" w:color="auto"/>
        <w:left w:val="none" w:sz="0" w:space="0" w:color="auto"/>
        <w:bottom w:val="none" w:sz="0" w:space="0" w:color="auto"/>
        <w:right w:val="none" w:sz="0" w:space="0" w:color="auto"/>
      </w:divBdr>
    </w:div>
    <w:div w:id="41565266">
      <w:marLeft w:val="640"/>
      <w:marRight w:val="0"/>
      <w:marTop w:val="0"/>
      <w:marBottom w:val="0"/>
      <w:divBdr>
        <w:top w:val="none" w:sz="0" w:space="0" w:color="auto"/>
        <w:left w:val="none" w:sz="0" w:space="0" w:color="auto"/>
        <w:bottom w:val="none" w:sz="0" w:space="0" w:color="auto"/>
        <w:right w:val="none" w:sz="0" w:space="0" w:color="auto"/>
      </w:divBdr>
    </w:div>
    <w:div w:id="41906196">
      <w:marLeft w:val="640"/>
      <w:marRight w:val="0"/>
      <w:marTop w:val="0"/>
      <w:marBottom w:val="0"/>
      <w:divBdr>
        <w:top w:val="none" w:sz="0" w:space="0" w:color="auto"/>
        <w:left w:val="none" w:sz="0" w:space="0" w:color="auto"/>
        <w:bottom w:val="none" w:sz="0" w:space="0" w:color="auto"/>
        <w:right w:val="none" w:sz="0" w:space="0" w:color="auto"/>
      </w:divBdr>
    </w:div>
    <w:div w:id="41945875">
      <w:marLeft w:val="640"/>
      <w:marRight w:val="0"/>
      <w:marTop w:val="0"/>
      <w:marBottom w:val="0"/>
      <w:divBdr>
        <w:top w:val="none" w:sz="0" w:space="0" w:color="auto"/>
        <w:left w:val="none" w:sz="0" w:space="0" w:color="auto"/>
        <w:bottom w:val="none" w:sz="0" w:space="0" w:color="auto"/>
        <w:right w:val="none" w:sz="0" w:space="0" w:color="auto"/>
      </w:divBdr>
    </w:div>
    <w:div w:id="42023116">
      <w:marLeft w:val="640"/>
      <w:marRight w:val="0"/>
      <w:marTop w:val="0"/>
      <w:marBottom w:val="0"/>
      <w:divBdr>
        <w:top w:val="none" w:sz="0" w:space="0" w:color="auto"/>
        <w:left w:val="none" w:sz="0" w:space="0" w:color="auto"/>
        <w:bottom w:val="none" w:sz="0" w:space="0" w:color="auto"/>
        <w:right w:val="none" w:sz="0" w:space="0" w:color="auto"/>
      </w:divBdr>
    </w:div>
    <w:div w:id="42097618">
      <w:marLeft w:val="640"/>
      <w:marRight w:val="0"/>
      <w:marTop w:val="0"/>
      <w:marBottom w:val="0"/>
      <w:divBdr>
        <w:top w:val="none" w:sz="0" w:space="0" w:color="auto"/>
        <w:left w:val="none" w:sz="0" w:space="0" w:color="auto"/>
        <w:bottom w:val="none" w:sz="0" w:space="0" w:color="auto"/>
        <w:right w:val="none" w:sz="0" w:space="0" w:color="auto"/>
      </w:divBdr>
    </w:div>
    <w:div w:id="42141110">
      <w:marLeft w:val="640"/>
      <w:marRight w:val="0"/>
      <w:marTop w:val="0"/>
      <w:marBottom w:val="0"/>
      <w:divBdr>
        <w:top w:val="none" w:sz="0" w:space="0" w:color="auto"/>
        <w:left w:val="none" w:sz="0" w:space="0" w:color="auto"/>
        <w:bottom w:val="none" w:sz="0" w:space="0" w:color="auto"/>
        <w:right w:val="none" w:sz="0" w:space="0" w:color="auto"/>
      </w:divBdr>
    </w:div>
    <w:div w:id="42144040">
      <w:marLeft w:val="640"/>
      <w:marRight w:val="0"/>
      <w:marTop w:val="0"/>
      <w:marBottom w:val="0"/>
      <w:divBdr>
        <w:top w:val="none" w:sz="0" w:space="0" w:color="auto"/>
        <w:left w:val="none" w:sz="0" w:space="0" w:color="auto"/>
        <w:bottom w:val="none" w:sz="0" w:space="0" w:color="auto"/>
        <w:right w:val="none" w:sz="0" w:space="0" w:color="auto"/>
      </w:divBdr>
    </w:div>
    <w:div w:id="42215041">
      <w:marLeft w:val="640"/>
      <w:marRight w:val="0"/>
      <w:marTop w:val="0"/>
      <w:marBottom w:val="0"/>
      <w:divBdr>
        <w:top w:val="none" w:sz="0" w:space="0" w:color="auto"/>
        <w:left w:val="none" w:sz="0" w:space="0" w:color="auto"/>
        <w:bottom w:val="none" w:sz="0" w:space="0" w:color="auto"/>
        <w:right w:val="none" w:sz="0" w:space="0" w:color="auto"/>
      </w:divBdr>
    </w:div>
    <w:div w:id="42365561">
      <w:marLeft w:val="640"/>
      <w:marRight w:val="0"/>
      <w:marTop w:val="0"/>
      <w:marBottom w:val="0"/>
      <w:divBdr>
        <w:top w:val="none" w:sz="0" w:space="0" w:color="auto"/>
        <w:left w:val="none" w:sz="0" w:space="0" w:color="auto"/>
        <w:bottom w:val="none" w:sz="0" w:space="0" w:color="auto"/>
        <w:right w:val="none" w:sz="0" w:space="0" w:color="auto"/>
      </w:divBdr>
    </w:div>
    <w:div w:id="42367275">
      <w:marLeft w:val="640"/>
      <w:marRight w:val="0"/>
      <w:marTop w:val="0"/>
      <w:marBottom w:val="0"/>
      <w:divBdr>
        <w:top w:val="none" w:sz="0" w:space="0" w:color="auto"/>
        <w:left w:val="none" w:sz="0" w:space="0" w:color="auto"/>
        <w:bottom w:val="none" w:sz="0" w:space="0" w:color="auto"/>
        <w:right w:val="none" w:sz="0" w:space="0" w:color="auto"/>
      </w:divBdr>
    </w:div>
    <w:div w:id="42407625">
      <w:marLeft w:val="640"/>
      <w:marRight w:val="0"/>
      <w:marTop w:val="0"/>
      <w:marBottom w:val="0"/>
      <w:divBdr>
        <w:top w:val="none" w:sz="0" w:space="0" w:color="auto"/>
        <w:left w:val="none" w:sz="0" w:space="0" w:color="auto"/>
        <w:bottom w:val="none" w:sz="0" w:space="0" w:color="auto"/>
        <w:right w:val="none" w:sz="0" w:space="0" w:color="auto"/>
      </w:divBdr>
    </w:div>
    <w:div w:id="42408699">
      <w:marLeft w:val="640"/>
      <w:marRight w:val="0"/>
      <w:marTop w:val="0"/>
      <w:marBottom w:val="0"/>
      <w:divBdr>
        <w:top w:val="none" w:sz="0" w:space="0" w:color="auto"/>
        <w:left w:val="none" w:sz="0" w:space="0" w:color="auto"/>
        <w:bottom w:val="none" w:sz="0" w:space="0" w:color="auto"/>
        <w:right w:val="none" w:sz="0" w:space="0" w:color="auto"/>
      </w:divBdr>
    </w:div>
    <w:div w:id="42490441">
      <w:marLeft w:val="640"/>
      <w:marRight w:val="0"/>
      <w:marTop w:val="0"/>
      <w:marBottom w:val="0"/>
      <w:divBdr>
        <w:top w:val="none" w:sz="0" w:space="0" w:color="auto"/>
        <w:left w:val="none" w:sz="0" w:space="0" w:color="auto"/>
        <w:bottom w:val="none" w:sz="0" w:space="0" w:color="auto"/>
        <w:right w:val="none" w:sz="0" w:space="0" w:color="auto"/>
      </w:divBdr>
    </w:div>
    <w:div w:id="42751767">
      <w:marLeft w:val="640"/>
      <w:marRight w:val="0"/>
      <w:marTop w:val="0"/>
      <w:marBottom w:val="0"/>
      <w:divBdr>
        <w:top w:val="none" w:sz="0" w:space="0" w:color="auto"/>
        <w:left w:val="none" w:sz="0" w:space="0" w:color="auto"/>
        <w:bottom w:val="none" w:sz="0" w:space="0" w:color="auto"/>
        <w:right w:val="none" w:sz="0" w:space="0" w:color="auto"/>
      </w:divBdr>
    </w:div>
    <w:div w:id="42757228">
      <w:marLeft w:val="640"/>
      <w:marRight w:val="0"/>
      <w:marTop w:val="0"/>
      <w:marBottom w:val="0"/>
      <w:divBdr>
        <w:top w:val="none" w:sz="0" w:space="0" w:color="auto"/>
        <w:left w:val="none" w:sz="0" w:space="0" w:color="auto"/>
        <w:bottom w:val="none" w:sz="0" w:space="0" w:color="auto"/>
        <w:right w:val="none" w:sz="0" w:space="0" w:color="auto"/>
      </w:divBdr>
    </w:div>
    <w:div w:id="42802150">
      <w:marLeft w:val="640"/>
      <w:marRight w:val="0"/>
      <w:marTop w:val="0"/>
      <w:marBottom w:val="0"/>
      <w:divBdr>
        <w:top w:val="none" w:sz="0" w:space="0" w:color="auto"/>
        <w:left w:val="none" w:sz="0" w:space="0" w:color="auto"/>
        <w:bottom w:val="none" w:sz="0" w:space="0" w:color="auto"/>
        <w:right w:val="none" w:sz="0" w:space="0" w:color="auto"/>
      </w:divBdr>
    </w:div>
    <w:div w:id="42827010">
      <w:marLeft w:val="640"/>
      <w:marRight w:val="0"/>
      <w:marTop w:val="0"/>
      <w:marBottom w:val="0"/>
      <w:divBdr>
        <w:top w:val="none" w:sz="0" w:space="0" w:color="auto"/>
        <w:left w:val="none" w:sz="0" w:space="0" w:color="auto"/>
        <w:bottom w:val="none" w:sz="0" w:space="0" w:color="auto"/>
        <w:right w:val="none" w:sz="0" w:space="0" w:color="auto"/>
      </w:divBdr>
    </w:div>
    <w:div w:id="42945567">
      <w:marLeft w:val="640"/>
      <w:marRight w:val="0"/>
      <w:marTop w:val="0"/>
      <w:marBottom w:val="0"/>
      <w:divBdr>
        <w:top w:val="none" w:sz="0" w:space="0" w:color="auto"/>
        <w:left w:val="none" w:sz="0" w:space="0" w:color="auto"/>
        <w:bottom w:val="none" w:sz="0" w:space="0" w:color="auto"/>
        <w:right w:val="none" w:sz="0" w:space="0" w:color="auto"/>
      </w:divBdr>
    </w:div>
    <w:div w:id="42948969">
      <w:marLeft w:val="640"/>
      <w:marRight w:val="0"/>
      <w:marTop w:val="0"/>
      <w:marBottom w:val="0"/>
      <w:divBdr>
        <w:top w:val="none" w:sz="0" w:space="0" w:color="auto"/>
        <w:left w:val="none" w:sz="0" w:space="0" w:color="auto"/>
        <w:bottom w:val="none" w:sz="0" w:space="0" w:color="auto"/>
        <w:right w:val="none" w:sz="0" w:space="0" w:color="auto"/>
      </w:divBdr>
    </w:div>
    <w:div w:id="43020890">
      <w:marLeft w:val="640"/>
      <w:marRight w:val="0"/>
      <w:marTop w:val="0"/>
      <w:marBottom w:val="0"/>
      <w:divBdr>
        <w:top w:val="none" w:sz="0" w:space="0" w:color="auto"/>
        <w:left w:val="none" w:sz="0" w:space="0" w:color="auto"/>
        <w:bottom w:val="none" w:sz="0" w:space="0" w:color="auto"/>
        <w:right w:val="none" w:sz="0" w:space="0" w:color="auto"/>
      </w:divBdr>
    </w:div>
    <w:div w:id="43070361">
      <w:marLeft w:val="640"/>
      <w:marRight w:val="0"/>
      <w:marTop w:val="0"/>
      <w:marBottom w:val="0"/>
      <w:divBdr>
        <w:top w:val="none" w:sz="0" w:space="0" w:color="auto"/>
        <w:left w:val="none" w:sz="0" w:space="0" w:color="auto"/>
        <w:bottom w:val="none" w:sz="0" w:space="0" w:color="auto"/>
        <w:right w:val="none" w:sz="0" w:space="0" w:color="auto"/>
      </w:divBdr>
    </w:div>
    <w:div w:id="43254853">
      <w:marLeft w:val="640"/>
      <w:marRight w:val="0"/>
      <w:marTop w:val="0"/>
      <w:marBottom w:val="0"/>
      <w:divBdr>
        <w:top w:val="none" w:sz="0" w:space="0" w:color="auto"/>
        <w:left w:val="none" w:sz="0" w:space="0" w:color="auto"/>
        <w:bottom w:val="none" w:sz="0" w:space="0" w:color="auto"/>
        <w:right w:val="none" w:sz="0" w:space="0" w:color="auto"/>
      </w:divBdr>
    </w:div>
    <w:div w:id="43257667">
      <w:marLeft w:val="640"/>
      <w:marRight w:val="0"/>
      <w:marTop w:val="0"/>
      <w:marBottom w:val="0"/>
      <w:divBdr>
        <w:top w:val="none" w:sz="0" w:space="0" w:color="auto"/>
        <w:left w:val="none" w:sz="0" w:space="0" w:color="auto"/>
        <w:bottom w:val="none" w:sz="0" w:space="0" w:color="auto"/>
        <w:right w:val="none" w:sz="0" w:space="0" w:color="auto"/>
      </w:divBdr>
    </w:div>
    <w:div w:id="43259820">
      <w:marLeft w:val="640"/>
      <w:marRight w:val="0"/>
      <w:marTop w:val="0"/>
      <w:marBottom w:val="0"/>
      <w:divBdr>
        <w:top w:val="none" w:sz="0" w:space="0" w:color="auto"/>
        <w:left w:val="none" w:sz="0" w:space="0" w:color="auto"/>
        <w:bottom w:val="none" w:sz="0" w:space="0" w:color="auto"/>
        <w:right w:val="none" w:sz="0" w:space="0" w:color="auto"/>
      </w:divBdr>
    </w:div>
    <w:div w:id="43261334">
      <w:marLeft w:val="640"/>
      <w:marRight w:val="0"/>
      <w:marTop w:val="0"/>
      <w:marBottom w:val="0"/>
      <w:divBdr>
        <w:top w:val="none" w:sz="0" w:space="0" w:color="auto"/>
        <w:left w:val="none" w:sz="0" w:space="0" w:color="auto"/>
        <w:bottom w:val="none" w:sz="0" w:space="0" w:color="auto"/>
        <w:right w:val="none" w:sz="0" w:space="0" w:color="auto"/>
      </w:divBdr>
    </w:div>
    <w:div w:id="43262235">
      <w:marLeft w:val="640"/>
      <w:marRight w:val="0"/>
      <w:marTop w:val="0"/>
      <w:marBottom w:val="0"/>
      <w:divBdr>
        <w:top w:val="none" w:sz="0" w:space="0" w:color="auto"/>
        <w:left w:val="none" w:sz="0" w:space="0" w:color="auto"/>
        <w:bottom w:val="none" w:sz="0" w:space="0" w:color="auto"/>
        <w:right w:val="none" w:sz="0" w:space="0" w:color="auto"/>
      </w:divBdr>
    </w:div>
    <w:div w:id="43339392">
      <w:marLeft w:val="640"/>
      <w:marRight w:val="0"/>
      <w:marTop w:val="0"/>
      <w:marBottom w:val="0"/>
      <w:divBdr>
        <w:top w:val="none" w:sz="0" w:space="0" w:color="auto"/>
        <w:left w:val="none" w:sz="0" w:space="0" w:color="auto"/>
        <w:bottom w:val="none" w:sz="0" w:space="0" w:color="auto"/>
        <w:right w:val="none" w:sz="0" w:space="0" w:color="auto"/>
      </w:divBdr>
    </w:div>
    <w:div w:id="43407257">
      <w:marLeft w:val="640"/>
      <w:marRight w:val="0"/>
      <w:marTop w:val="0"/>
      <w:marBottom w:val="0"/>
      <w:divBdr>
        <w:top w:val="none" w:sz="0" w:space="0" w:color="auto"/>
        <w:left w:val="none" w:sz="0" w:space="0" w:color="auto"/>
        <w:bottom w:val="none" w:sz="0" w:space="0" w:color="auto"/>
        <w:right w:val="none" w:sz="0" w:space="0" w:color="auto"/>
      </w:divBdr>
    </w:div>
    <w:div w:id="43414348">
      <w:marLeft w:val="640"/>
      <w:marRight w:val="0"/>
      <w:marTop w:val="0"/>
      <w:marBottom w:val="0"/>
      <w:divBdr>
        <w:top w:val="none" w:sz="0" w:space="0" w:color="auto"/>
        <w:left w:val="none" w:sz="0" w:space="0" w:color="auto"/>
        <w:bottom w:val="none" w:sz="0" w:space="0" w:color="auto"/>
        <w:right w:val="none" w:sz="0" w:space="0" w:color="auto"/>
      </w:divBdr>
    </w:div>
    <w:div w:id="43451931">
      <w:marLeft w:val="640"/>
      <w:marRight w:val="0"/>
      <w:marTop w:val="0"/>
      <w:marBottom w:val="0"/>
      <w:divBdr>
        <w:top w:val="none" w:sz="0" w:space="0" w:color="auto"/>
        <w:left w:val="none" w:sz="0" w:space="0" w:color="auto"/>
        <w:bottom w:val="none" w:sz="0" w:space="0" w:color="auto"/>
        <w:right w:val="none" w:sz="0" w:space="0" w:color="auto"/>
      </w:divBdr>
    </w:div>
    <w:div w:id="43456674">
      <w:marLeft w:val="640"/>
      <w:marRight w:val="0"/>
      <w:marTop w:val="0"/>
      <w:marBottom w:val="0"/>
      <w:divBdr>
        <w:top w:val="none" w:sz="0" w:space="0" w:color="auto"/>
        <w:left w:val="none" w:sz="0" w:space="0" w:color="auto"/>
        <w:bottom w:val="none" w:sz="0" w:space="0" w:color="auto"/>
        <w:right w:val="none" w:sz="0" w:space="0" w:color="auto"/>
      </w:divBdr>
    </w:div>
    <w:div w:id="43676566">
      <w:marLeft w:val="640"/>
      <w:marRight w:val="0"/>
      <w:marTop w:val="0"/>
      <w:marBottom w:val="0"/>
      <w:divBdr>
        <w:top w:val="none" w:sz="0" w:space="0" w:color="auto"/>
        <w:left w:val="none" w:sz="0" w:space="0" w:color="auto"/>
        <w:bottom w:val="none" w:sz="0" w:space="0" w:color="auto"/>
        <w:right w:val="none" w:sz="0" w:space="0" w:color="auto"/>
      </w:divBdr>
    </w:div>
    <w:div w:id="43919250">
      <w:marLeft w:val="640"/>
      <w:marRight w:val="0"/>
      <w:marTop w:val="0"/>
      <w:marBottom w:val="0"/>
      <w:divBdr>
        <w:top w:val="none" w:sz="0" w:space="0" w:color="auto"/>
        <w:left w:val="none" w:sz="0" w:space="0" w:color="auto"/>
        <w:bottom w:val="none" w:sz="0" w:space="0" w:color="auto"/>
        <w:right w:val="none" w:sz="0" w:space="0" w:color="auto"/>
      </w:divBdr>
    </w:div>
    <w:div w:id="43986123">
      <w:marLeft w:val="640"/>
      <w:marRight w:val="0"/>
      <w:marTop w:val="0"/>
      <w:marBottom w:val="0"/>
      <w:divBdr>
        <w:top w:val="none" w:sz="0" w:space="0" w:color="auto"/>
        <w:left w:val="none" w:sz="0" w:space="0" w:color="auto"/>
        <w:bottom w:val="none" w:sz="0" w:space="0" w:color="auto"/>
        <w:right w:val="none" w:sz="0" w:space="0" w:color="auto"/>
      </w:divBdr>
    </w:div>
    <w:div w:id="43987610">
      <w:marLeft w:val="640"/>
      <w:marRight w:val="0"/>
      <w:marTop w:val="0"/>
      <w:marBottom w:val="0"/>
      <w:divBdr>
        <w:top w:val="none" w:sz="0" w:space="0" w:color="auto"/>
        <w:left w:val="none" w:sz="0" w:space="0" w:color="auto"/>
        <w:bottom w:val="none" w:sz="0" w:space="0" w:color="auto"/>
        <w:right w:val="none" w:sz="0" w:space="0" w:color="auto"/>
      </w:divBdr>
    </w:div>
    <w:div w:id="44063631">
      <w:marLeft w:val="640"/>
      <w:marRight w:val="0"/>
      <w:marTop w:val="0"/>
      <w:marBottom w:val="0"/>
      <w:divBdr>
        <w:top w:val="none" w:sz="0" w:space="0" w:color="auto"/>
        <w:left w:val="none" w:sz="0" w:space="0" w:color="auto"/>
        <w:bottom w:val="none" w:sz="0" w:space="0" w:color="auto"/>
        <w:right w:val="none" w:sz="0" w:space="0" w:color="auto"/>
      </w:divBdr>
    </w:div>
    <w:div w:id="44064937">
      <w:marLeft w:val="640"/>
      <w:marRight w:val="0"/>
      <w:marTop w:val="0"/>
      <w:marBottom w:val="0"/>
      <w:divBdr>
        <w:top w:val="none" w:sz="0" w:space="0" w:color="auto"/>
        <w:left w:val="none" w:sz="0" w:space="0" w:color="auto"/>
        <w:bottom w:val="none" w:sz="0" w:space="0" w:color="auto"/>
        <w:right w:val="none" w:sz="0" w:space="0" w:color="auto"/>
      </w:divBdr>
    </w:div>
    <w:div w:id="44067170">
      <w:marLeft w:val="640"/>
      <w:marRight w:val="0"/>
      <w:marTop w:val="0"/>
      <w:marBottom w:val="0"/>
      <w:divBdr>
        <w:top w:val="none" w:sz="0" w:space="0" w:color="auto"/>
        <w:left w:val="none" w:sz="0" w:space="0" w:color="auto"/>
        <w:bottom w:val="none" w:sz="0" w:space="0" w:color="auto"/>
        <w:right w:val="none" w:sz="0" w:space="0" w:color="auto"/>
      </w:divBdr>
    </w:div>
    <w:div w:id="44070470">
      <w:marLeft w:val="640"/>
      <w:marRight w:val="0"/>
      <w:marTop w:val="0"/>
      <w:marBottom w:val="0"/>
      <w:divBdr>
        <w:top w:val="none" w:sz="0" w:space="0" w:color="auto"/>
        <w:left w:val="none" w:sz="0" w:space="0" w:color="auto"/>
        <w:bottom w:val="none" w:sz="0" w:space="0" w:color="auto"/>
        <w:right w:val="none" w:sz="0" w:space="0" w:color="auto"/>
      </w:divBdr>
    </w:div>
    <w:div w:id="44107683">
      <w:marLeft w:val="640"/>
      <w:marRight w:val="0"/>
      <w:marTop w:val="0"/>
      <w:marBottom w:val="0"/>
      <w:divBdr>
        <w:top w:val="none" w:sz="0" w:space="0" w:color="auto"/>
        <w:left w:val="none" w:sz="0" w:space="0" w:color="auto"/>
        <w:bottom w:val="none" w:sz="0" w:space="0" w:color="auto"/>
        <w:right w:val="none" w:sz="0" w:space="0" w:color="auto"/>
      </w:divBdr>
    </w:div>
    <w:div w:id="44111136">
      <w:marLeft w:val="640"/>
      <w:marRight w:val="0"/>
      <w:marTop w:val="0"/>
      <w:marBottom w:val="0"/>
      <w:divBdr>
        <w:top w:val="none" w:sz="0" w:space="0" w:color="auto"/>
        <w:left w:val="none" w:sz="0" w:space="0" w:color="auto"/>
        <w:bottom w:val="none" w:sz="0" w:space="0" w:color="auto"/>
        <w:right w:val="none" w:sz="0" w:space="0" w:color="auto"/>
      </w:divBdr>
    </w:div>
    <w:div w:id="44184366">
      <w:marLeft w:val="640"/>
      <w:marRight w:val="0"/>
      <w:marTop w:val="0"/>
      <w:marBottom w:val="0"/>
      <w:divBdr>
        <w:top w:val="none" w:sz="0" w:space="0" w:color="auto"/>
        <w:left w:val="none" w:sz="0" w:space="0" w:color="auto"/>
        <w:bottom w:val="none" w:sz="0" w:space="0" w:color="auto"/>
        <w:right w:val="none" w:sz="0" w:space="0" w:color="auto"/>
      </w:divBdr>
    </w:div>
    <w:div w:id="44186172">
      <w:marLeft w:val="640"/>
      <w:marRight w:val="0"/>
      <w:marTop w:val="0"/>
      <w:marBottom w:val="0"/>
      <w:divBdr>
        <w:top w:val="none" w:sz="0" w:space="0" w:color="auto"/>
        <w:left w:val="none" w:sz="0" w:space="0" w:color="auto"/>
        <w:bottom w:val="none" w:sz="0" w:space="0" w:color="auto"/>
        <w:right w:val="none" w:sz="0" w:space="0" w:color="auto"/>
      </w:divBdr>
    </w:div>
    <w:div w:id="44329607">
      <w:marLeft w:val="640"/>
      <w:marRight w:val="0"/>
      <w:marTop w:val="0"/>
      <w:marBottom w:val="0"/>
      <w:divBdr>
        <w:top w:val="none" w:sz="0" w:space="0" w:color="auto"/>
        <w:left w:val="none" w:sz="0" w:space="0" w:color="auto"/>
        <w:bottom w:val="none" w:sz="0" w:space="0" w:color="auto"/>
        <w:right w:val="none" w:sz="0" w:space="0" w:color="auto"/>
      </w:divBdr>
    </w:div>
    <w:div w:id="44332253">
      <w:marLeft w:val="640"/>
      <w:marRight w:val="0"/>
      <w:marTop w:val="0"/>
      <w:marBottom w:val="0"/>
      <w:divBdr>
        <w:top w:val="none" w:sz="0" w:space="0" w:color="auto"/>
        <w:left w:val="none" w:sz="0" w:space="0" w:color="auto"/>
        <w:bottom w:val="none" w:sz="0" w:space="0" w:color="auto"/>
        <w:right w:val="none" w:sz="0" w:space="0" w:color="auto"/>
      </w:divBdr>
    </w:div>
    <w:div w:id="44376221">
      <w:marLeft w:val="640"/>
      <w:marRight w:val="0"/>
      <w:marTop w:val="0"/>
      <w:marBottom w:val="0"/>
      <w:divBdr>
        <w:top w:val="none" w:sz="0" w:space="0" w:color="auto"/>
        <w:left w:val="none" w:sz="0" w:space="0" w:color="auto"/>
        <w:bottom w:val="none" w:sz="0" w:space="0" w:color="auto"/>
        <w:right w:val="none" w:sz="0" w:space="0" w:color="auto"/>
      </w:divBdr>
    </w:div>
    <w:div w:id="44454269">
      <w:marLeft w:val="640"/>
      <w:marRight w:val="0"/>
      <w:marTop w:val="0"/>
      <w:marBottom w:val="0"/>
      <w:divBdr>
        <w:top w:val="none" w:sz="0" w:space="0" w:color="auto"/>
        <w:left w:val="none" w:sz="0" w:space="0" w:color="auto"/>
        <w:bottom w:val="none" w:sz="0" w:space="0" w:color="auto"/>
        <w:right w:val="none" w:sz="0" w:space="0" w:color="auto"/>
      </w:divBdr>
    </w:div>
    <w:div w:id="44529794">
      <w:marLeft w:val="640"/>
      <w:marRight w:val="0"/>
      <w:marTop w:val="0"/>
      <w:marBottom w:val="0"/>
      <w:divBdr>
        <w:top w:val="none" w:sz="0" w:space="0" w:color="auto"/>
        <w:left w:val="none" w:sz="0" w:space="0" w:color="auto"/>
        <w:bottom w:val="none" w:sz="0" w:space="0" w:color="auto"/>
        <w:right w:val="none" w:sz="0" w:space="0" w:color="auto"/>
      </w:divBdr>
    </w:div>
    <w:div w:id="44567936">
      <w:marLeft w:val="640"/>
      <w:marRight w:val="0"/>
      <w:marTop w:val="0"/>
      <w:marBottom w:val="0"/>
      <w:divBdr>
        <w:top w:val="none" w:sz="0" w:space="0" w:color="auto"/>
        <w:left w:val="none" w:sz="0" w:space="0" w:color="auto"/>
        <w:bottom w:val="none" w:sz="0" w:space="0" w:color="auto"/>
        <w:right w:val="none" w:sz="0" w:space="0" w:color="auto"/>
      </w:divBdr>
    </w:div>
    <w:div w:id="44720165">
      <w:marLeft w:val="640"/>
      <w:marRight w:val="0"/>
      <w:marTop w:val="0"/>
      <w:marBottom w:val="0"/>
      <w:divBdr>
        <w:top w:val="none" w:sz="0" w:space="0" w:color="auto"/>
        <w:left w:val="none" w:sz="0" w:space="0" w:color="auto"/>
        <w:bottom w:val="none" w:sz="0" w:space="0" w:color="auto"/>
        <w:right w:val="none" w:sz="0" w:space="0" w:color="auto"/>
      </w:divBdr>
    </w:div>
    <w:div w:id="44764387">
      <w:marLeft w:val="640"/>
      <w:marRight w:val="0"/>
      <w:marTop w:val="0"/>
      <w:marBottom w:val="0"/>
      <w:divBdr>
        <w:top w:val="none" w:sz="0" w:space="0" w:color="auto"/>
        <w:left w:val="none" w:sz="0" w:space="0" w:color="auto"/>
        <w:bottom w:val="none" w:sz="0" w:space="0" w:color="auto"/>
        <w:right w:val="none" w:sz="0" w:space="0" w:color="auto"/>
      </w:divBdr>
    </w:div>
    <w:div w:id="44791407">
      <w:marLeft w:val="640"/>
      <w:marRight w:val="0"/>
      <w:marTop w:val="0"/>
      <w:marBottom w:val="0"/>
      <w:divBdr>
        <w:top w:val="none" w:sz="0" w:space="0" w:color="auto"/>
        <w:left w:val="none" w:sz="0" w:space="0" w:color="auto"/>
        <w:bottom w:val="none" w:sz="0" w:space="0" w:color="auto"/>
        <w:right w:val="none" w:sz="0" w:space="0" w:color="auto"/>
      </w:divBdr>
    </w:div>
    <w:div w:id="44839726">
      <w:marLeft w:val="640"/>
      <w:marRight w:val="0"/>
      <w:marTop w:val="0"/>
      <w:marBottom w:val="0"/>
      <w:divBdr>
        <w:top w:val="none" w:sz="0" w:space="0" w:color="auto"/>
        <w:left w:val="none" w:sz="0" w:space="0" w:color="auto"/>
        <w:bottom w:val="none" w:sz="0" w:space="0" w:color="auto"/>
        <w:right w:val="none" w:sz="0" w:space="0" w:color="auto"/>
      </w:divBdr>
    </w:div>
    <w:div w:id="44958400">
      <w:marLeft w:val="640"/>
      <w:marRight w:val="0"/>
      <w:marTop w:val="0"/>
      <w:marBottom w:val="0"/>
      <w:divBdr>
        <w:top w:val="none" w:sz="0" w:space="0" w:color="auto"/>
        <w:left w:val="none" w:sz="0" w:space="0" w:color="auto"/>
        <w:bottom w:val="none" w:sz="0" w:space="0" w:color="auto"/>
        <w:right w:val="none" w:sz="0" w:space="0" w:color="auto"/>
      </w:divBdr>
    </w:div>
    <w:div w:id="44989294">
      <w:marLeft w:val="640"/>
      <w:marRight w:val="0"/>
      <w:marTop w:val="0"/>
      <w:marBottom w:val="0"/>
      <w:divBdr>
        <w:top w:val="none" w:sz="0" w:space="0" w:color="auto"/>
        <w:left w:val="none" w:sz="0" w:space="0" w:color="auto"/>
        <w:bottom w:val="none" w:sz="0" w:space="0" w:color="auto"/>
        <w:right w:val="none" w:sz="0" w:space="0" w:color="auto"/>
      </w:divBdr>
    </w:div>
    <w:div w:id="44990313">
      <w:marLeft w:val="640"/>
      <w:marRight w:val="0"/>
      <w:marTop w:val="0"/>
      <w:marBottom w:val="0"/>
      <w:divBdr>
        <w:top w:val="none" w:sz="0" w:space="0" w:color="auto"/>
        <w:left w:val="none" w:sz="0" w:space="0" w:color="auto"/>
        <w:bottom w:val="none" w:sz="0" w:space="0" w:color="auto"/>
        <w:right w:val="none" w:sz="0" w:space="0" w:color="auto"/>
      </w:divBdr>
    </w:div>
    <w:div w:id="45109008">
      <w:marLeft w:val="640"/>
      <w:marRight w:val="0"/>
      <w:marTop w:val="0"/>
      <w:marBottom w:val="0"/>
      <w:divBdr>
        <w:top w:val="none" w:sz="0" w:space="0" w:color="auto"/>
        <w:left w:val="none" w:sz="0" w:space="0" w:color="auto"/>
        <w:bottom w:val="none" w:sz="0" w:space="0" w:color="auto"/>
        <w:right w:val="none" w:sz="0" w:space="0" w:color="auto"/>
      </w:divBdr>
    </w:div>
    <w:div w:id="45109262">
      <w:marLeft w:val="640"/>
      <w:marRight w:val="0"/>
      <w:marTop w:val="0"/>
      <w:marBottom w:val="0"/>
      <w:divBdr>
        <w:top w:val="none" w:sz="0" w:space="0" w:color="auto"/>
        <w:left w:val="none" w:sz="0" w:space="0" w:color="auto"/>
        <w:bottom w:val="none" w:sz="0" w:space="0" w:color="auto"/>
        <w:right w:val="none" w:sz="0" w:space="0" w:color="auto"/>
      </w:divBdr>
    </w:div>
    <w:div w:id="45112051">
      <w:marLeft w:val="640"/>
      <w:marRight w:val="0"/>
      <w:marTop w:val="0"/>
      <w:marBottom w:val="0"/>
      <w:divBdr>
        <w:top w:val="none" w:sz="0" w:space="0" w:color="auto"/>
        <w:left w:val="none" w:sz="0" w:space="0" w:color="auto"/>
        <w:bottom w:val="none" w:sz="0" w:space="0" w:color="auto"/>
        <w:right w:val="none" w:sz="0" w:space="0" w:color="auto"/>
      </w:divBdr>
    </w:div>
    <w:div w:id="45185487">
      <w:marLeft w:val="640"/>
      <w:marRight w:val="0"/>
      <w:marTop w:val="0"/>
      <w:marBottom w:val="0"/>
      <w:divBdr>
        <w:top w:val="none" w:sz="0" w:space="0" w:color="auto"/>
        <w:left w:val="none" w:sz="0" w:space="0" w:color="auto"/>
        <w:bottom w:val="none" w:sz="0" w:space="0" w:color="auto"/>
        <w:right w:val="none" w:sz="0" w:space="0" w:color="auto"/>
      </w:divBdr>
    </w:div>
    <w:div w:id="45372654">
      <w:marLeft w:val="640"/>
      <w:marRight w:val="0"/>
      <w:marTop w:val="0"/>
      <w:marBottom w:val="0"/>
      <w:divBdr>
        <w:top w:val="none" w:sz="0" w:space="0" w:color="auto"/>
        <w:left w:val="none" w:sz="0" w:space="0" w:color="auto"/>
        <w:bottom w:val="none" w:sz="0" w:space="0" w:color="auto"/>
        <w:right w:val="none" w:sz="0" w:space="0" w:color="auto"/>
      </w:divBdr>
    </w:div>
    <w:div w:id="45376008">
      <w:marLeft w:val="640"/>
      <w:marRight w:val="0"/>
      <w:marTop w:val="0"/>
      <w:marBottom w:val="0"/>
      <w:divBdr>
        <w:top w:val="none" w:sz="0" w:space="0" w:color="auto"/>
        <w:left w:val="none" w:sz="0" w:space="0" w:color="auto"/>
        <w:bottom w:val="none" w:sz="0" w:space="0" w:color="auto"/>
        <w:right w:val="none" w:sz="0" w:space="0" w:color="auto"/>
      </w:divBdr>
    </w:div>
    <w:div w:id="45421322">
      <w:marLeft w:val="640"/>
      <w:marRight w:val="0"/>
      <w:marTop w:val="0"/>
      <w:marBottom w:val="0"/>
      <w:divBdr>
        <w:top w:val="none" w:sz="0" w:space="0" w:color="auto"/>
        <w:left w:val="none" w:sz="0" w:space="0" w:color="auto"/>
        <w:bottom w:val="none" w:sz="0" w:space="0" w:color="auto"/>
        <w:right w:val="none" w:sz="0" w:space="0" w:color="auto"/>
      </w:divBdr>
    </w:div>
    <w:div w:id="45492955">
      <w:marLeft w:val="640"/>
      <w:marRight w:val="0"/>
      <w:marTop w:val="0"/>
      <w:marBottom w:val="0"/>
      <w:divBdr>
        <w:top w:val="none" w:sz="0" w:space="0" w:color="auto"/>
        <w:left w:val="none" w:sz="0" w:space="0" w:color="auto"/>
        <w:bottom w:val="none" w:sz="0" w:space="0" w:color="auto"/>
        <w:right w:val="none" w:sz="0" w:space="0" w:color="auto"/>
      </w:divBdr>
    </w:div>
    <w:div w:id="45569081">
      <w:marLeft w:val="640"/>
      <w:marRight w:val="0"/>
      <w:marTop w:val="0"/>
      <w:marBottom w:val="0"/>
      <w:divBdr>
        <w:top w:val="none" w:sz="0" w:space="0" w:color="auto"/>
        <w:left w:val="none" w:sz="0" w:space="0" w:color="auto"/>
        <w:bottom w:val="none" w:sz="0" w:space="0" w:color="auto"/>
        <w:right w:val="none" w:sz="0" w:space="0" w:color="auto"/>
      </w:divBdr>
    </w:div>
    <w:div w:id="45572490">
      <w:marLeft w:val="640"/>
      <w:marRight w:val="0"/>
      <w:marTop w:val="0"/>
      <w:marBottom w:val="0"/>
      <w:divBdr>
        <w:top w:val="none" w:sz="0" w:space="0" w:color="auto"/>
        <w:left w:val="none" w:sz="0" w:space="0" w:color="auto"/>
        <w:bottom w:val="none" w:sz="0" w:space="0" w:color="auto"/>
        <w:right w:val="none" w:sz="0" w:space="0" w:color="auto"/>
      </w:divBdr>
    </w:div>
    <w:div w:id="45615780">
      <w:marLeft w:val="640"/>
      <w:marRight w:val="0"/>
      <w:marTop w:val="0"/>
      <w:marBottom w:val="0"/>
      <w:divBdr>
        <w:top w:val="none" w:sz="0" w:space="0" w:color="auto"/>
        <w:left w:val="none" w:sz="0" w:space="0" w:color="auto"/>
        <w:bottom w:val="none" w:sz="0" w:space="0" w:color="auto"/>
        <w:right w:val="none" w:sz="0" w:space="0" w:color="auto"/>
      </w:divBdr>
    </w:div>
    <w:div w:id="45876321">
      <w:marLeft w:val="640"/>
      <w:marRight w:val="0"/>
      <w:marTop w:val="0"/>
      <w:marBottom w:val="0"/>
      <w:divBdr>
        <w:top w:val="none" w:sz="0" w:space="0" w:color="auto"/>
        <w:left w:val="none" w:sz="0" w:space="0" w:color="auto"/>
        <w:bottom w:val="none" w:sz="0" w:space="0" w:color="auto"/>
        <w:right w:val="none" w:sz="0" w:space="0" w:color="auto"/>
      </w:divBdr>
    </w:div>
    <w:div w:id="45959724">
      <w:marLeft w:val="640"/>
      <w:marRight w:val="0"/>
      <w:marTop w:val="0"/>
      <w:marBottom w:val="0"/>
      <w:divBdr>
        <w:top w:val="none" w:sz="0" w:space="0" w:color="auto"/>
        <w:left w:val="none" w:sz="0" w:space="0" w:color="auto"/>
        <w:bottom w:val="none" w:sz="0" w:space="0" w:color="auto"/>
        <w:right w:val="none" w:sz="0" w:space="0" w:color="auto"/>
      </w:divBdr>
    </w:div>
    <w:div w:id="46074250">
      <w:marLeft w:val="640"/>
      <w:marRight w:val="0"/>
      <w:marTop w:val="0"/>
      <w:marBottom w:val="0"/>
      <w:divBdr>
        <w:top w:val="none" w:sz="0" w:space="0" w:color="auto"/>
        <w:left w:val="none" w:sz="0" w:space="0" w:color="auto"/>
        <w:bottom w:val="none" w:sz="0" w:space="0" w:color="auto"/>
        <w:right w:val="none" w:sz="0" w:space="0" w:color="auto"/>
      </w:divBdr>
    </w:div>
    <w:div w:id="46074569">
      <w:marLeft w:val="640"/>
      <w:marRight w:val="0"/>
      <w:marTop w:val="0"/>
      <w:marBottom w:val="0"/>
      <w:divBdr>
        <w:top w:val="none" w:sz="0" w:space="0" w:color="auto"/>
        <w:left w:val="none" w:sz="0" w:space="0" w:color="auto"/>
        <w:bottom w:val="none" w:sz="0" w:space="0" w:color="auto"/>
        <w:right w:val="none" w:sz="0" w:space="0" w:color="auto"/>
      </w:divBdr>
    </w:div>
    <w:div w:id="46151914">
      <w:marLeft w:val="640"/>
      <w:marRight w:val="0"/>
      <w:marTop w:val="0"/>
      <w:marBottom w:val="0"/>
      <w:divBdr>
        <w:top w:val="none" w:sz="0" w:space="0" w:color="auto"/>
        <w:left w:val="none" w:sz="0" w:space="0" w:color="auto"/>
        <w:bottom w:val="none" w:sz="0" w:space="0" w:color="auto"/>
        <w:right w:val="none" w:sz="0" w:space="0" w:color="auto"/>
      </w:divBdr>
    </w:div>
    <w:div w:id="46224746">
      <w:marLeft w:val="640"/>
      <w:marRight w:val="0"/>
      <w:marTop w:val="0"/>
      <w:marBottom w:val="0"/>
      <w:divBdr>
        <w:top w:val="none" w:sz="0" w:space="0" w:color="auto"/>
        <w:left w:val="none" w:sz="0" w:space="0" w:color="auto"/>
        <w:bottom w:val="none" w:sz="0" w:space="0" w:color="auto"/>
        <w:right w:val="none" w:sz="0" w:space="0" w:color="auto"/>
      </w:divBdr>
    </w:div>
    <w:div w:id="46340516">
      <w:marLeft w:val="640"/>
      <w:marRight w:val="0"/>
      <w:marTop w:val="0"/>
      <w:marBottom w:val="0"/>
      <w:divBdr>
        <w:top w:val="none" w:sz="0" w:space="0" w:color="auto"/>
        <w:left w:val="none" w:sz="0" w:space="0" w:color="auto"/>
        <w:bottom w:val="none" w:sz="0" w:space="0" w:color="auto"/>
        <w:right w:val="none" w:sz="0" w:space="0" w:color="auto"/>
      </w:divBdr>
    </w:div>
    <w:div w:id="46342996">
      <w:marLeft w:val="640"/>
      <w:marRight w:val="0"/>
      <w:marTop w:val="0"/>
      <w:marBottom w:val="0"/>
      <w:divBdr>
        <w:top w:val="none" w:sz="0" w:space="0" w:color="auto"/>
        <w:left w:val="none" w:sz="0" w:space="0" w:color="auto"/>
        <w:bottom w:val="none" w:sz="0" w:space="0" w:color="auto"/>
        <w:right w:val="none" w:sz="0" w:space="0" w:color="auto"/>
      </w:divBdr>
    </w:div>
    <w:div w:id="46413267">
      <w:marLeft w:val="640"/>
      <w:marRight w:val="0"/>
      <w:marTop w:val="0"/>
      <w:marBottom w:val="0"/>
      <w:divBdr>
        <w:top w:val="none" w:sz="0" w:space="0" w:color="auto"/>
        <w:left w:val="none" w:sz="0" w:space="0" w:color="auto"/>
        <w:bottom w:val="none" w:sz="0" w:space="0" w:color="auto"/>
        <w:right w:val="none" w:sz="0" w:space="0" w:color="auto"/>
      </w:divBdr>
    </w:div>
    <w:div w:id="46413620">
      <w:marLeft w:val="640"/>
      <w:marRight w:val="0"/>
      <w:marTop w:val="0"/>
      <w:marBottom w:val="0"/>
      <w:divBdr>
        <w:top w:val="none" w:sz="0" w:space="0" w:color="auto"/>
        <w:left w:val="none" w:sz="0" w:space="0" w:color="auto"/>
        <w:bottom w:val="none" w:sz="0" w:space="0" w:color="auto"/>
        <w:right w:val="none" w:sz="0" w:space="0" w:color="auto"/>
      </w:divBdr>
    </w:div>
    <w:div w:id="46418694">
      <w:marLeft w:val="640"/>
      <w:marRight w:val="0"/>
      <w:marTop w:val="0"/>
      <w:marBottom w:val="0"/>
      <w:divBdr>
        <w:top w:val="none" w:sz="0" w:space="0" w:color="auto"/>
        <w:left w:val="none" w:sz="0" w:space="0" w:color="auto"/>
        <w:bottom w:val="none" w:sz="0" w:space="0" w:color="auto"/>
        <w:right w:val="none" w:sz="0" w:space="0" w:color="auto"/>
      </w:divBdr>
    </w:div>
    <w:div w:id="46488441">
      <w:marLeft w:val="640"/>
      <w:marRight w:val="0"/>
      <w:marTop w:val="0"/>
      <w:marBottom w:val="0"/>
      <w:divBdr>
        <w:top w:val="none" w:sz="0" w:space="0" w:color="auto"/>
        <w:left w:val="none" w:sz="0" w:space="0" w:color="auto"/>
        <w:bottom w:val="none" w:sz="0" w:space="0" w:color="auto"/>
        <w:right w:val="none" w:sz="0" w:space="0" w:color="auto"/>
      </w:divBdr>
    </w:div>
    <w:div w:id="46531279">
      <w:marLeft w:val="640"/>
      <w:marRight w:val="0"/>
      <w:marTop w:val="0"/>
      <w:marBottom w:val="0"/>
      <w:divBdr>
        <w:top w:val="none" w:sz="0" w:space="0" w:color="auto"/>
        <w:left w:val="none" w:sz="0" w:space="0" w:color="auto"/>
        <w:bottom w:val="none" w:sz="0" w:space="0" w:color="auto"/>
        <w:right w:val="none" w:sz="0" w:space="0" w:color="auto"/>
      </w:divBdr>
    </w:div>
    <w:div w:id="46607100">
      <w:marLeft w:val="640"/>
      <w:marRight w:val="0"/>
      <w:marTop w:val="0"/>
      <w:marBottom w:val="0"/>
      <w:divBdr>
        <w:top w:val="none" w:sz="0" w:space="0" w:color="auto"/>
        <w:left w:val="none" w:sz="0" w:space="0" w:color="auto"/>
        <w:bottom w:val="none" w:sz="0" w:space="0" w:color="auto"/>
        <w:right w:val="none" w:sz="0" w:space="0" w:color="auto"/>
      </w:divBdr>
    </w:div>
    <w:div w:id="46615382">
      <w:marLeft w:val="640"/>
      <w:marRight w:val="0"/>
      <w:marTop w:val="0"/>
      <w:marBottom w:val="0"/>
      <w:divBdr>
        <w:top w:val="none" w:sz="0" w:space="0" w:color="auto"/>
        <w:left w:val="none" w:sz="0" w:space="0" w:color="auto"/>
        <w:bottom w:val="none" w:sz="0" w:space="0" w:color="auto"/>
        <w:right w:val="none" w:sz="0" w:space="0" w:color="auto"/>
      </w:divBdr>
    </w:div>
    <w:div w:id="46727942">
      <w:marLeft w:val="640"/>
      <w:marRight w:val="0"/>
      <w:marTop w:val="0"/>
      <w:marBottom w:val="0"/>
      <w:divBdr>
        <w:top w:val="none" w:sz="0" w:space="0" w:color="auto"/>
        <w:left w:val="none" w:sz="0" w:space="0" w:color="auto"/>
        <w:bottom w:val="none" w:sz="0" w:space="0" w:color="auto"/>
        <w:right w:val="none" w:sz="0" w:space="0" w:color="auto"/>
      </w:divBdr>
    </w:div>
    <w:div w:id="46802864">
      <w:marLeft w:val="640"/>
      <w:marRight w:val="0"/>
      <w:marTop w:val="0"/>
      <w:marBottom w:val="0"/>
      <w:divBdr>
        <w:top w:val="none" w:sz="0" w:space="0" w:color="auto"/>
        <w:left w:val="none" w:sz="0" w:space="0" w:color="auto"/>
        <w:bottom w:val="none" w:sz="0" w:space="0" w:color="auto"/>
        <w:right w:val="none" w:sz="0" w:space="0" w:color="auto"/>
      </w:divBdr>
    </w:div>
    <w:div w:id="46883255">
      <w:marLeft w:val="640"/>
      <w:marRight w:val="0"/>
      <w:marTop w:val="0"/>
      <w:marBottom w:val="0"/>
      <w:divBdr>
        <w:top w:val="none" w:sz="0" w:space="0" w:color="auto"/>
        <w:left w:val="none" w:sz="0" w:space="0" w:color="auto"/>
        <w:bottom w:val="none" w:sz="0" w:space="0" w:color="auto"/>
        <w:right w:val="none" w:sz="0" w:space="0" w:color="auto"/>
      </w:divBdr>
    </w:div>
    <w:div w:id="46950886">
      <w:marLeft w:val="640"/>
      <w:marRight w:val="0"/>
      <w:marTop w:val="0"/>
      <w:marBottom w:val="0"/>
      <w:divBdr>
        <w:top w:val="none" w:sz="0" w:space="0" w:color="auto"/>
        <w:left w:val="none" w:sz="0" w:space="0" w:color="auto"/>
        <w:bottom w:val="none" w:sz="0" w:space="0" w:color="auto"/>
        <w:right w:val="none" w:sz="0" w:space="0" w:color="auto"/>
      </w:divBdr>
    </w:div>
    <w:div w:id="46954587">
      <w:marLeft w:val="640"/>
      <w:marRight w:val="0"/>
      <w:marTop w:val="0"/>
      <w:marBottom w:val="0"/>
      <w:divBdr>
        <w:top w:val="none" w:sz="0" w:space="0" w:color="auto"/>
        <w:left w:val="none" w:sz="0" w:space="0" w:color="auto"/>
        <w:bottom w:val="none" w:sz="0" w:space="0" w:color="auto"/>
        <w:right w:val="none" w:sz="0" w:space="0" w:color="auto"/>
      </w:divBdr>
    </w:div>
    <w:div w:id="47000316">
      <w:marLeft w:val="640"/>
      <w:marRight w:val="0"/>
      <w:marTop w:val="0"/>
      <w:marBottom w:val="0"/>
      <w:divBdr>
        <w:top w:val="none" w:sz="0" w:space="0" w:color="auto"/>
        <w:left w:val="none" w:sz="0" w:space="0" w:color="auto"/>
        <w:bottom w:val="none" w:sz="0" w:space="0" w:color="auto"/>
        <w:right w:val="none" w:sz="0" w:space="0" w:color="auto"/>
      </w:divBdr>
    </w:div>
    <w:div w:id="47071215">
      <w:marLeft w:val="640"/>
      <w:marRight w:val="0"/>
      <w:marTop w:val="0"/>
      <w:marBottom w:val="0"/>
      <w:divBdr>
        <w:top w:val="none" w:sz="0" w:space="0" w:color="auto"/>
        <w:left w:val="none" w:sz="0" w:space="0" w:color="auto"/>
        <w:bottom w:val="none" w:sz="0" w:space="0" w:color="auto"/>
        <w:right w:val="none" w:sz="0" w:space="0" w:color="auto"/>
      </w:divBdr>
    </w:div>
    <w:div w:id="47077141">
      <w:marLeft w:val="640"/>
      <w:marRight w:val="0"/>
      <w:marTop w:val="0"/>
      <w:marBottom w:val="0"/>
      <w:divBdr>
        <w:top w:val="none" w:sz="0" w:space="0" w:color="auto"/>
        <w:left w:val="none" w:sz="0" w:space="0" w:color="auto"/>
        <w:bottom w:val="none" w:sz="0" w:space="0" w:color="auto"/>
        <w:right w:val="none" w:sz="0" w:space="0" w:color="auto"/>
      </w:divBdr>
    </w:div>
    <w:div w:id="47188459">
      <w:marLeft w:val="640"/>
      <w:marRight w:val="0"/>
      <w:marTop w:val="0"/>
      <w:marBottom w:val="0"/>
      <w:divBdr>
        <w:top w:val="none" w:sz="0" w:space="0" w:color="auto"/>
        <w:left w:val="none" w:sz="0" w:space="0" w:color="auto"/>
        <w:bottom w:val="none" w:sz="0" w:space="0" w:color="auto"/>
        <w:right w:val="none" w:sz="0" w:space="0" w:color="auto"/>
      </w:divBdr>
    </w:div>
    <w:div w:id="47191039">
      <w:marLeft w:val="640"/>
      <w:marRight w:val="0"/>
      <w:marTop w:val="0"/>
      <w:marBottom w:val="0"/>
      <w:divBdr>
        <w:top w:val="none" w:sz="0" w:space="0" w:color="auto"/>
        <w:left w:val="none" w:sz="0" w:space="0" w:color="auto"/>
        <w:bottom w:val="none" w:sz="0" w:space="0" w:color="auto"/>
        <w:right w:val="none" w:sz="0" w:space="0" w:color="auto"/>
      </w:divBdr>
    </w:div>
    <w:div w:id="47265537">
      <w:marLeft w:val="640"/>
      <w:marRight w:val="0"/>
      <w:marTop w:val="0"/>
      <w:marBottom w:val="0"/>
      <w:divBdr>
        <w:top w:val="none" w:sz="0" w:space="0" w:color="auto"/>
        <w:left w:val="none" w:sz="0" w:space="0" w:color="auto"/>
        <w:bottom w:val="none" w:sz="0" w:space="0" w:color="auto"/>
        <w:right w:val="none" w:sz="0" w:space="0" w:color="auto"/>
      </w:divBdr>
    </w:div>
    <w:div w:id="47344356">
      <w:marLeft w:val="640"/>
      <w:marRight w:val="0"/>
      <w:marTop w:val="0"/>
      <w:marBottom w:val="0"/>
      <w:divBdr>
        <w:top w:val="none" w:sz="0" w:space="0" w:color="auto"/>
        <w:left w:val="none" w:sz="0" w:space="0" w:color="auto"/>
        <w:bottom w:val="none" w:sz="0" w:space="0" w:color="auto"/>
        <w:right w:val="none" w:sz="0" w:space="0" w:color="auto"/>
      </w:divBdr>
    </w:div>
    <w:div w:id="47345663">
      <w:marLeft w:val="640"/>
      <w:marRight w:val="0"/>
      <w:marTop w:val="0"/>
      <w:marBottom w:val="0"/>
      <w:divBdr>
        <w:top w:val="none" w:sz="0" w:space="0" w:color="auto"/>
        <w:left w:val="none" w:sz="0" w:space="0" w:color="auto"/>
        <w:bottom w:val="none" w:sz="0" w:space="0" w:color="auto"/>
        <w:right w:val="none" w:sz="0" w:space="0" w:color="auto"/>
      </w:divBdr>
    </w:div>
    <w:div w:id="47346506">
      <w:marLeft w:val="640"/>
      <w:marRight w:val="0"/>
      <w:marTop w:val="0"/>
      <w:marBottom w:val="0"/>
      <w:divBdr>
        <w:top w:val="none" w:sz="0" w:space="0" w:color="auto"/>
        <w:left w:val="none" w:sz="0" w:space="0" w:color="auto"/>
        <w:bottom w:val="none" w:sz="0" w:space="0" w:color="auto"/>
        <w:right w:val="none" w:sz="0" w:space="0" w:color="auto"/>
      </w:divBdr>
    </w:div>
    <w:div w:id="47383683">
      <w:marLeft w:val="640"/>
      <w:marRight w:val="0"/>
      <w:marTop w:val="0"/>
      <w:marBottom w:val="0"/>
      <w:divBdr>
        <w:top w:val="none" w:sz="0" w:space="0" w:color="auto"/>
        <w:left w:val="none" w:sz="0" w:space="0" w:color="auto"/>
        <w:bottom w:val="none" w:sz="0" w:space="0" w:color="auto"/>
        <w:right w:val="none" w:sz="0" w:space="0" w:color="auto"/>
      </w:divBdr>
    </w:div>
    <w:div w:id="47455639">
      <w:marLeft w:val="640"/>
      <w:marRight w:val="0"/>
      <w:marTop w:val="0"/>
      <w:marBottom w:val="0"/>
      <w:divBdr>
        <w:top w:val="none" w:sz="0" w:space="0" w:color="auto"/>
        <w:left w:val="none" w:sz="0" w:space="0" w:color="auto"/>
        <w:bottom w:val="none" w:sz="0" w:space="0" w:color="auto"/>
        <w:right w:val="none" w:sz="0" w:space="0" w:color="auto"/>
      </w:divBdr>
    </w:div>
    <w:div w:id="47580123">
      <w:marLeft w:val="640"/>
      <w:marRight w:val="0"/>
      <w:marTop w:val="0"/>
      <w:marBottom w:val="0"/>
      <w:divBdr>
        <w:top w:val="none" w:sz="0" w:space="0" w:color="auto"/>
        <w:left w:val="none" w:sz="0" w:space="0" w:color="auto"/>
        <w:bottom w:val="none" w:sz="0" w:space="0" w:color="auto"/>
        <w:right w:val="none" w:sz="0" w:space="0" w:color="auto"/>
      </w:divBdr>
    </w:div>
    <w:div w:id="47611318">
      <w:marLeft w:val="640"/>
      <w:marRight w:val="0"/>
      <w:marTop w:val="0"/>
      <w:marBottom w:val="0"/>
      <w:divBdr>
        <w:top w:val="none" w:sz="0" w:space="0" w:color="auto"/>
        <w:left w:val="none" w:sz="0" w:space="0" w:color="auto"/>
        <w:bottom w:val="none" w:sz="0" w:space="0" w:color="auto"/>
        <w:right w:val="none" w:sz="0" w:space="0" w:color="auto"/>
      </w:divBdr>
    </w:div>
    <w:div w:id="47611550">
      <w:marLeft w:val="640"/>
      <w:marRight w:val="0"/>
      <w:marTop w:val="0"/>
      <w:marBottom w:val="0"/>
      <w:divBdr>
        <w:top w:val="none" w:sz="0" w:space="0" w:color="auto"/>
        <w:left w:val="none" w:sz="0" w:space="0" w:color="auto"/>
        <w:bottom w:val="none" w:sz="0" w:space="0" w:color="auto"/>
        <w:right w:val="none" w:sz="0" w:space="0" w:color="auto"/>
      </w:divBdr>
    </w:div>
    <w:div w:id="47611620">
      <w:marLeft w:val="640"/>
      <w:marRight w:val="0"/>
      <w:marTop w:val="0"/>
      <w:marBottom w:val="0"/>
      <w:divBdr>
        <w:top w:val="none" w:sz="0" w:space="0" w:color="auto"/>
        <w:left w:val="none" w:sz="0" w:space="0" w:color="auto"/>
        <w:bottom w:val="none" w:sz="0" w:space="0" w:color="auto"/>
        <w:right w:val="none" w:sz="0" w:space="0" w:color="auto"/>
      </w:divBdr>
    </w:div>
    <w:div w:id="47655235">
      <w:marLeft w:val="640"/>
      <w:marRight w:val="0"/>
      <w:marTop w:val="0"/>
      <w:marBottom w:val="0"/>
      <w:divBdr>
        <w:top w:val="none" w:sz="0" w:space="0" w:color="auto"/>
        <w:left w:val="none" w:sz="0" w:space="0" w:color="auto"/>
        <w:bottom w:val="none" w:sz="0" w:space="0" w:color="auto"/>
        <w:right w:val="none" w:sz="0" w:space="0" w:color="auto"/>
      </w:divBdr>
    </w:div>
    <w:div w:id="47775931">
      <w:marLeft w:val="640"/>
      <w:marRight w:val="0"/>
      <w:marTop w:val="0"/>
      <w:marBottom w:val="0"/>
      <w:divBdr>
        <w:top w:val="none" w:sz="0" w:space="0" w:color="auto"/>
        <w:left w:val="none" w:sz="0" w:space="0" w:color="auto"/>
        <w:bottom w:val="none" w:sz="0" w:space="0" w:color="auto"/>
        <w:right w:val="none" w:sz="0" w:space="0" w:color="auto"/>
      </w:divBdr>
    </w:div>
    <w:div w:id="47841664">
      <w:marLeft w:val="640"/>
      <w:marRight w:val="0"/>
      <w:marTop w:val="0"/>
      <w:marBottom w:val="0"/>
      <w:divBdr>
        <w:top w:val="none" w:sz="0" w:space="0" w:color="auto"/>
        <w:left w:val="none" w:sz="0" w:space="0" w:color="auto"/>
        <w:bottom w:val="none" w:sz="0" w:space="0" w:color="auto"/>
        <w:right w:val="none" w:sz="0" w:space="0" w:color="auto"/>
      </w:divBdr>
    </w:div>
    <w:div w:id="47850808">
      <w:marLeft w:val="640"/>
      <w:marRight w:val="0"/>
      <w:marTop w:val="0"/>
      <w:marBottom w:val="0"/>
      <w:divBdr>
        <w:top w:val="none" w:sz="0" w:space="0" w:color="auto"/>
        <w:left w:val="none" w:sz="0" w:space="0" w:color="auto"/>
        <w:bottom w:val="none" w:sz="0" w:space="0" w:color="auto"/>
        <w:right w:val="none" w:sz="0" w:space="0" w:color="auto"/>
      </w:divBdr>
    </w:div>
    <w:div w:id="47920925">
      <w:marLeft w:val="640"/>
      <w:marRight w:val="0"/>
      <w:marTop w:val="0"/>
      <w:marBottom w:val="0"/>
      <w:divBdr>
        <w:top w:val="none" w:sz="0" w:space="0" w:color="auto"/>
        <w:left w:val="none" w:sz="0" w:space="0" w:color="auto"/>
        <w:bottom w:val="none" w:sz="0" w:space="0" w:color="auto"/>
        <w:right w:val="none" w:sz="0" w:space="0" w:color="auto"/>
      </w:divBdr>
    </w:div>
    <w:div w:id="47998525">
      <w:marLeft w:val="640"/>
      <w:marRight w:val="0"/>
      <w:marTop w:val="0"/>
      <w:marBottom w:val="0"/>
      <w:divBdr>
        <w:top w:val="none" w:sz="0" w:space="0" w:color="auto"/>
        <w:left w:val="none" w:sz="0" w:space="0" w:color="auto"/>
        <w:bottom w:val="none" w:sz="0" w:space="0" w:color="auto"/>
        <w:right w:val="none" w:sz="0" w:space="0" w:color="auto"/>
      </w:divBdr>
    </w:div>
    <w:div w:id="48040668">
      <w:marLeft w:val="640"/>
      <w:marRight w:val="0"/>
      <w:marTop w:val="0"/>
      <w:marBottom w:val="0"/>
      <w:divBdr>
        <w:top w:val="none" w:sz="0" w:space="0" w:color="auto"/>
        <w:left w:val="none" w:sz="0" w:space="0" w:color="auto"/>
        <w:bottom w:val="none" w:sz="0" w:space="0" w:color="auto"/>
        <w:right w:val="none" w:sz="0" w:space="0" w:color="auto"/>
      </w:divBdr>
    </w:div>
    <w:div w:id="48119068">
      <w:marLeft w:val="640"/>
      <w:marRight w:val="0"/>
      <w:marTop w:val="0"/>
      <w:marBottom w:val="0"/>
      <w:divBdr>
        <w:top w:val="none" w:sz="0" w:space="0" w:color="auto"/>
        <w:left w:val="none" w:sz="0" w:space="0" w:color="auto"/>
        <w:bottom w:val="none" w:sz="0" w:space="0" w:color="auto"/>
        <w:right w:val="none" w:sz="0" w:space="0" w:color="auto"/>
      </w:divBdr>
    </w:div>
    <w:div w:id="48187208">
      <w:marLeft w:val="640"/>
      <w:marRight w:val="0"/>
      <w:marTop w:val="0"/>
      <w:marBottom w:val="0"/>
      <w:divBdr>
        <w:top w:val="none" w:sz="0" w:space="0" w:color="auto"/>
        <w:left w:val="none" w:sz="0" w:space="0" w:color="auto"/>
        <w:bottom w:val="none" w:sz="0" w:space="0" w:color="auto"/>
        <w:right w:val="none" w:sz="0" w:space="0" w:color="auto"/>
      </w:divBdr>
    </w:div>
    <w:div w:id="48306592">
      <w:marLeft w:val="640"/>
      <w:marRight w:val="0"/>
      <w:marTop w:val="0"/>
      <w:marBottom w:val="0"/>
      <w:divBdr>
        <w:top w:val="none" w:sz="0" w:space="0" w:color="auto"/>
        <w:left w:val="none" w:sz="0" w:space="0" w:color="auto"/>
        <w:bottom w:val="none" w:sz="0" w:space="0" w:color="auto"/>
        <w:right w:val="none" w:sz="0" w:space="0" w:color="auto"/>
      </w:divBdr>
    </w:div>
    <w:div w:id="48307959">
      <w:marLeft w:val="640"/>
      <w:marRight w:val="0"/>
      <w:marTop w:val="0"/>
      <w:marBottom w:val="0"/>
      <w:divBdr>
        <w:top w:val="none" w:sz="0" w:space="0" w:color="auto"/>
        <w:left w:val="none" w:sz="0" w:space="0" w:color="auto"/>
        <w:bottom w:val="none" w:sz="0" w:space="0" w:color="auto"/>
        <w:right w:val="none" w:sz="0" w:space="0" w:color="auto"/>
      </w:divBdr>
    </w:div>
    <w:div w:id="48310424">
      <w:marLeft w:val="640"/>
      <w:marRight w:val="0"/>
      <w:marTop w:val="0"/>
      <w:marBottom w:val="0"/>
      <w:divBdr>
        <w:top w:val="none" w:sz="0" w:space="0" w:color="auto"/>
        <w:left w:val="none" w:sz="0" w:space="0" w:color="auto"/>
        <w:bottom w:val="none" w:sz="0" w:space="0" w:color="auto"/>
        <w:right w:val="none" w:sz="0" w:space="0" w:color="auto"/>
      </w:divBdr>
    </w:div>
    <w:div w:id="48313322">
      <w:marLeft w:val="640"/>
      <w:marRight w:val="0"/>
      <w:marTop w:val="0"/>
      <w:marBottom w:val="0"/>
      <w:divBdr>
        <w:top w:val="none" w:sz="0" w:space="0" w:color="auto"/>
        <w:left w:val="none" w:sz="0" w:space="0" w:color="auto"/>
        <w:bottom w:val="none" w:sz="0" w:space="0" w:color="auto"/>
        <w:right w:val="none" w:sz="0" w:space="0" w:color="auto"/>
      </w:divBdr>
    </w:div>
    <w:div w:id="48387031">
      <w:marLeft w:val="640"/>
      <w:marRight w:val="0"/>
      <w:marTop w:val="0"/>
      <w:marBottom w:val="0"/>
      <w:divBdr>
        <w:top w:val="none" w:sz="0" w:space="0" w:color="auto"/>
        <w:left w:val="none" w:sz="0" w:space="0" w:color="auto"/>
        <w:bottom w:val="none" w:sz="0" w:space="0" w:color="auto"/>
        <w:right w:val="none" w:sz="0" w:space="0" w:color="auto"/>
      </w:divBdr>
    </w:div>
    <w:div w:id="48431121">
      <w:marLeft w:val="640"/>
      <w:marRight w:val="0"/>
      <w:marTop w:val="0"/>
      <w:marBottom w:val="0"/>
      <w:divBdr>
        <w:top w:val="none" w:sz="0" w:space="0" w:color="auto"/>
        <w:left w:val="none" w:sz="0" w:space="0" w:color="auto"/>
        <w:bottom w:val="none" w:sz="0" w:space="0" w:color="auto"/>
        <w:right w:val="none" w:sz="0" w:space="0" w:color="auto"/>
      </w:divBdr>
    </w:div>
    <w:div w:id="48457777">
      <w:marLeft w:val="640"/>
      <w:marRight w:val="0"/>
      <w:marTop w:val="0"/>
      <w:marBottom w:val="0"/>
      <w:divBdr>
        <w:top w:val="none" w:sz="0" w:space="0" w:color="auto"/>
        <w:left w:val="none" w:sz="0" w:space="0" w:color="auto"/>
        <w:bottom w:val="none" w:sz="0" w:space="0" w:color="auto"/>
        <w:right w:val="none" w:sz="0" w:space="0" w:color="auto"/>
      </w:divBdr>
    </w:div>
    <w:div w:id="48502050">
      <w:marLeft w:val="640"/>
      <w:marRight w:val="0"/>
      <w:marTop w:val="0"/>
      <w:marBottom w:val="0"/>
      <w:divBdr>
        <w:top w:val="none" w:sz="0" w:space="0" w:color="auto"/>
        <w:left w:val="none" w:sz="0" w:space="0" w:color="auto"/>
        <w:bottom w:val="none" w:sz="0" w:space="0" w:color="auto"/>
        <w:right w:val="none" w:sz="0" w:space="0" w:color="auto"/>
      </w:divBdr>
    </w:div>
    <w:div w:id="48503350">
      <w:marLeft w:val="640"/>
      <w:marRight w:val="0"/>
      <w:marTop w:val="0"/>
      <w:marBottom w:val="0"/>
      <w:divBdr>
        <w:top w:val="none" w:sz="0" w:space="0" w:color="auto"/>
        <w:left w:val="none" w:sz="0" w:space="0" w:color="auto"/>
        <w:bottom w:val="none" w:sz="0" w:space="0" w:color="auto"/>
        <w:right w:val="none" w:sz="0" w:space="0" w:color="auto"/>
      </w:divBdr>
    </w:div>
    <w:div w:id="48656166">
      <w:marLeft w:val="640"/>
      <w:marRight w:val="0"/>
      <w:marTop w:val="0"/>
      <w:marBottom w:val="0"/>
      <w:divBdr>
        <w:top w:val="none" w:sz="0" w:space="0" w:color="auto"/>
        <w:left w:val="none" w:sz="0" w:space="0" w:color="auto"/>
        <w:bottom w:val="none" w:sz="0" w:space="0" w:color="auto"/>
        <w:right w:val="none" w:sz="0" w:space="0" w:color="auto"/>
      </w:divBdr>
    </w:div>
    <w:div w:id="48722996">
      <w:marLeft w:val="640"/>
      <w:marRight w:val="0"/>
      <w:marTop w:val="0"/>
      <w:marBottom w:val="0"/>
      <w:divBdr>
        <w:top w:val="none" w:sz="0" w:space="0" w:color="auto"/>
        <w:left w:val="none" w:sz="0" w:space="0" w:color="auto"/>
        <w:bottom w:val="none" w:sz="0" w:space="0" w:color="auto"/>
        <w:right w:val="none" w:sz="0" w:space="0" w:color="auto"/>
      </w:divBdr>
    </w:div>
    <w:div w:id="48772753">
      <w:marLeft w:val="640"/>
      <w:marRight w:val="0"/>
      <w:marTop w:val="0"/>
      <w:marBottom w:val="0"/>
      <w:divBdr>
        <w:top w:val="none" w:sz="0" w:space="0" w:color="auto"/>
        <w:left w:val="none" w:sz="0" w:space="0" w:color="auto"/>
        <w:bottom w:val="none" w:sz="0" w:space="0" w:color="auto"/>
        <w:right w:val="none" w:sz="0" w:space="0" w:color="auto"/>
      </w:divBdr>
    </w:div>
    <w:div w:id="48846512">
      <w:marLeft w:val="640"/>
      <w:marRight w:val="0"/>
      <w:marTop w:val="0"/>
      <w:marBottom w:val="0"/>
      <w:divBdr>
        <w:top w:val="none" w:sz="0" w:space="0" w:color="auto"/>
        <w:left w:val="none" w:sz="0" w:space="0" w:color="auto"/>
        <w:bottom w:val="none" w:sz="0" w:space="0" w:color="auto"/>
        <w:right w:val="none" w:sz="0" w:space="0" w:color="auto"/>
      </w:divBdr>
    </w:div>
    <w:div w:id="48892514">
      <w:marLeft w:val="640"/>
      <w:marRight w:val="0"/>
      <w:marTop w:val="0"/>
      <w:marBottom w:val="0"/>
      <w:divBdr>
        <w:top w:val="none" w:sz="0" w:space="0" w:color="auto"/>
        <w:left w:val="none" w:sz="0" w:space="0" w:color="auto"/>
        <w:bottom w:val="none" w:sz="0" w:space="0" w:color="auto"/>
        <w:right w:val="none" w:sz="0" w:space="0" w:color="auto"/>
      </w:divBdr>
    </w:div>
    <w:div w:id="49110989">
      <w:marLeft w:val="640"/>
      <w:marRight w:val="0"/>
      <w:marTop w:val="0"/>
      <w:marBottom w:val="0"/>
      <w:divBdr>
        <w:top w:val="none" w:sz="0" w:space="0" w:color="auto"/>
        <w:left w:val="none" w:sz="0" w:space="0" w:color="auto"/>
        <w:bottom w:val="none" w:sz="0" w:space="0" w:color="auto"/>
        <w:right w:val="none" w:sz="0" w:space="0" w:color="auto"/>
      </w:divBdr>
    </w:div>
    <w:div w:id="49113469">
      <w:marLeft w:val="640"/>
      <w:marRight w:val="0"/>
      <w:marTop w:val="0"/>
      <w:marBottom w:val="0"/>
      <w:divBdr>
        <w:top w:val="none" w:sz="0" w:space="0" w:color="auto"/>
        <w:left w:val="none" w:sz="0" w:space="0" w:color="auto"/>
        <w:bottom w:val="none" w:sz="0" w:space="0" w:color="auto"/>
        <w:right w:val="none" w:sz="0" w:space="0" w:color="auto"/>
      </w:divBdr>
    </w:div>
    <w:div w:id="49118122">
      <w:marLeft w:val="640"/>
      <w:marRight w:val="0"/>
      <w:marTop w:val="0"/>
      <w:marBottom w:val="0"/>
      <w:divBdr>
        <w:top w:val="none" w:sz="0" w:space="0" w:color="auto"/>
        <w:left w:val="none" w:sz="0" w:space="0" w:color="auto"/>
        <w:bottom w:val="none" w:sz="0" w:space="0" w:color="auto"/>
        <w:right w:val="none" w:sz="0" w:space="0" w:color="auto"/>
      </w:divBdr>
    </w:div>
    <w:div w:id="49158919">
      <w:marLeft w:val="640"/>
      <w:marRight w:val="0"/>
      <w:marTop w:val="0"/>
      <w:marBottom w:val="0"/>
      <w:divBdr>
        <w:top w:val="none" w:sz="0" w:space="0" w:color="auto"/>
        <w:left w:val="none" w:sz="0" w:space="0" w:color="auto"/>
        <w:bottom w:val="none" w:sz="0" w:space="0" w:color="auto"/>
        <w:right w:val="none" w:sz="0" w:space="0" w:color="auto"/>
      </w:divBdr>
    </w:div>
    <w:div w:id="49231700">
      <w:marLeft w:val="640"/>
      <w:marRight w:val="0"/>
      <w:marTop w:val="0"/>
      <w:marBottom w:val="0"/>
      <w:divBdr>
        <w:top w:val="none" w:sz="0" w:space="0" w:color="auto"/>
        <w:left w:val="none" w:sz="0" w:space="0" w:color="auto"/>
        <w:bottom w:val="none" w:sz="0" w:space="0" w:color="auto"/>
        <w:right w:val="none" w:sz="0" w:space="0" w:color="auto"/>
      </w:divBdr>
    </w:div>
    <w:div w:id="49234402">
      <w:marLeft w:val="640"/>
      <w:marRight w:val="0"/>
      <w:marTop w:val="0"/>
      <w:marBottom w:val="0"/>
      <w:divBdr>
        <w:top w:val="none" w:sz="0" w:space="0" w:color="auto"/>
        <w:left w:val="none" w:sz="0" w:space="0" w:color="auto"/>
        <w:bottom w:val="none" w:sz="0" w:space="0" w:color="auto"/>
        <w:right w:val="none" w:sz="0" w:space="0" w:color="auto"/>
      </w:divBdr>
    </w:div>
    <w:div w:id="49236972">
      <w:marLeft w:val="640"/>
      <w:marRight w:val="0"/>
      <w:marTop w:val="0"/>
      <w:marBottom w:val="0"/>
      <w:divBdr>
        <w:top w:val="none" w:sz="0" w:space="0" w:color="auto"/>
        <w:left w:val="none" w:sz="0" w:space="0" w:color="auto"/>
        <w:bottom w:val="none" w:sz="0" w:space="0" w:color="auto"/>
        <w:right w:val="none" w:sz="0" w:space="0" w:color="auto"/>
      </w:divBdr>
    </w:div>
    <w:div w:id="49305358">
      <w:marLeft w:val="640"/>
      <w:marRight w:val="0"/>
      <w:marTop w:val="0"/>
      <w:marBottom w:val="0"/>
      <w:divBdr>
        <w:top w:val="none" w:sz="0" w:space="0" w:color="auto"/>
        <w:left w:val="none" w:sz="0" w:space="0" w:color="auto"/>
        <w:bottom w:val="none" w:sz="0" w:space="0" w:color="auto"/>
        <w:right w:val="none" w:sz="0" w:space="0" w:color="auto"/>
      </w:divBdr>
    </w:div>
    <w:div w:id="49311732">
      <w:marLeft w:val="640"/>
      <w:marRight w:val="0"/>
      <w:marTop w:val="0"/>
      <w:marBottom w:val="0"/>
      <w:divBdr>
        <w:top w:val="none" w:sz="0" w:space="0" w:color="auto"/>
        <w:left w:val="none" w:sz="0" w:space="0" w:color="auto"/>
        <w:bottom w:val="none" w:sz="0" w:space="0" w:color="auto"/>
        <w:right w:val="none" w:sz="0" w:space="0" w:color="auto"/>
      </w:divBdr>
    </w:div>
    <w:div w:id="49351143">
      <w:marLeft w:val="640"/>
      <w:marRight w:val="0"/>
      <w:marTop w:val="0"/>
      <w:marBottom w:val="0"/>
      <w:divBdr>
        <w:top w:val="none" w:sz="0" w:space="0" w:color="auto"/>
        <w:left w:val="none" w:sz="0" w:space="0" w:color="auto"/>
        <w:bottom w:val="none" w:sz="0" w:space="0" w:color="auto"/>
        <w:right w:val="none" w:sz="0" w:space="0" w:color="auto"/>
      </w:divBdr>
    </w:div>
    <w:div w:id="49378478">
      <w:marLeft w:val="640"/>
      <w:marRight w:val="0"/>
      <w:marTop w:val="0"/>
      <w:marBottom w:val="0"/>
      <w:divBdr>
        <w:top w:val="none" w:sz="0" w:space="0" w:color="auto"/>
        <w:left w:val="none" w:sz="0" w:space="0" w:color="auto"/>
        <w:bottom w:val="none" w:sz="0" w:space="0" w:color="auto"/>
        <w:right w:val="none" w:sz="0" w:space="0" w:color="auto"/>
      </w:divBdr>
    </w:div>
    <w:div w:id="49379165">
      <w:marLeft w:val="640"/>
      <w:marRight w:val="0"/>
      <w:marTop w:val="0"/>
      <w:marBottom w:val="0"/>
      <w:divBdr>
        <w:top w:val="none" w:sz="0" w:space="0" w:color="auto"/>
        <w:left w:val="none" w:sz="0" w:space="0" w:color="auto"/>
        <w:bottom w:val="none" w:sz="0" w:space="0" w:color="auto"/>
        <w:right w:val="none" w:sz="0" w:space="0" w:color="auto"/>
      </w:divBdr>
    </w:div>
    <w:div w:id="49422567">
      <w:marLeft w:val="640"/>
      <w:marRight w:val="0"/>
      <w:marTop w:val="0"/>
      <w:marBottom w:val="0"/>
      <w:divBdr>
        <w:top w:val="none" w:sz="0" w:space="0" w:color="auto"/>
        <w:left w:val="none" w:sz="0" w:space="0" w:color="auto"/>
        <w:bottom w:val="none" w:sz="0" w:space="0" w:color="auto"/>
        <w:right w:val="none" w:sz="0" w:space="0" w:color="auto"/>
      </w:divBdr>
    </w:div>
    <w:div w:id="49430144">
      <w:marLeft w:val="640"/>
      <w:marRight w:val="0"/>
      <w:marTop w:val="0"/>
      <w:marBottom w:val="0"/>
      <w:divBdr>
        <w:top w:val="none" w:sz="0" w:space="0" w:color="auto"/>
        <w:left w:val="none" w:sz="0" w:space="0" w:color="auto"/>
        <w:bottom w:val="none" w:sz="0" w:space="0" w:color="auto"/>
        <w:right w:val="none" w:sz="0" w:space="0" w:color="auto"/>
      </w:divBdr>
    </w:div>
    <w:div w:id="49573442">
      <w:marLeft w:val="640"/>
      <w:marRight w:val="0"/>
      <w:marTop w:val="0"/>
      <w:marBottom w:val="0"/>
      <w:divBdr>
        <w:top w:val="none" w:sz="0" w:space="0" w:color="auto"/>
        <w:left w:val="none" w:sz="0" w:space="0" w:color="auto"/>
        <w:bottom w:val="none" w:sz="0" w:space="0" w:color="auto"/>
        <w:right w:val="none" w:sz="0" w:space="0" w:color="auto"/>
      </w:divBdr>
    </w:div>
    <w:div w:id="49576109">
      <w:marLeft w:val="640"/>
      <w:marRight w:val="0"/>
      <w:marTop w:val="0"/>
      <w:marBottom w:val="0"/>
      <w:divBdr>
        <w:top w:val="none" w:sz="0" w:space="0" w:color="auto"/>
        <w:left w:val="none" w:sz="0" w:space="0" w:color="auto"/>
        <w:bottom w:val="none" w:sz="0" w:space="0" w:color="auto"/>
        <w:right w:val="none" w:sz="0" w:space="0" w:color="auto"/>
      </w:divBdr>
    </w:div>
    <w:div w:id="49813524">
      <w:marLeft w:val="640"/>
      <w:marRight w:val="0"/>
      <w:marTop w:val="0"/>
      <w:marBottom w:val="0"/>
      <w:divBdr>
        <w:top w:val="none" w:sz="0" w:space="0" w:color="auto"/>
        <w:left w:val="none" w:sz="0" w:space="0" w:color="auto"/>
        <w:bottom w:val="none" w:sz="0" w:space="0" w:color="auto"/>
        <w:right w:val="none" w:sz="0" w:space="0" w:color="auto"/>
      </w:divBdr>
    </w:div>
    <w:div w:id="49814391">
      <w:marLeft w:val="640"/>
      <w:marRight w:val="0"/>
      <w:marTop w:val="0"/>
      <w:marBottom w:val="0"/>
      <w:divBdr>
        <w:top w:val="none" w:sz="0" w:space="0" w:color="auto"/>
        <w:left w:val="none" w:sz="0" w:space="0" w:color="auto"/>
        <w:bottom w:val="none" w:sz="0" w:space="0" w:color="auto"/>
        <w:right w:val="none" w:sz="0" w:space="0" w:color="auto"/>
      </w:divBdr>
    </w:div>
    <w:div w:id="49889651">
      <w:marLeft w:val="640"/>
      <w:marRight w:val="0"/>
      <w:marTop w:val="0"/>
      <w:marBottom w:val="0"/>
      <w:divBdr>
        <w:top w:val="none" w:sz="0" w:space="0" w:color="auto"/>
        <w:left w:val="none" w:sz="0" w:space="0" w:color="auto"/>
        <w:bottom w:val="none" w:sz="0" w:space="0" w:color="auto"/>
        <w:right w:val="none" w:sz="0" w:space="0" w:color="auto"/>
      </w:divBdr>
    </w:div>
    <w:div w:id="49961027">
      <w:marLeft w:val="640"/>
      <w:marRight w:val="0"/>
      <w:marTop w:val="0"/>
      <w:marBottom w:val="0"/>
      <w:divBdr>
        <w:top w:val="none" w:sz="0" w:space="0" w:color="auto"/>
        <w:left w:val="none" w:sz="0" w:space="0" w:color="auto"/>
        <w:bottom w:val="none" w:sz="0" w:space="0" w:color="auto"/>
        <w:right w:val="none" w:sz="0" w:space="0" w:color="auto"/>
      </w:divBdr>
    </w:div>
    <w:div w:id="49964414">
      <w:marLeft w:val="640"/>
      <w:marRight w:val="0"/>
      <w:marTop w:val="0"/>
      <w:marBottom w:val="0"/>
      <w:divBdr>
        <w:top w:val="none" w:sz="0" w:space="0" w:color="auto"/>
        <w:left w:val="none" w:sz="0" w:space="0" w:color="auto"/>
        <w:bottom w:val="none" w:sz="0" w:space="0" w:color="auto"/>
        <w:right w:val="none" w:sz="0" w:space="0" w:color="auto"/>
      </w:divBdr>
    </w:div>
    <w:div w:id="49964611">
      <w:marLeft w:val="640"/>
      <w:marRight w:val="0"/>
      <w:marTop w:val="0"/>
      <w:marBottom w:val="0"/>
      <w:divBdr>
        <w:top w:val="none" w:sz="0" w:space="0" w:color="auto"/>
        <w:left w:val="none" w:sz="0" w:space="0" w:color="auto"/>
        <w:bottom w:val="none" w:sz="0" w:space="0" w:color="auto"/>
        <w:right w:val="none" w:sz="0" w:space="0" w:color="auto"/>
      </w:divBdr>
    </w:div>
    <w:div w:id="50005608">
      <w:marLeft w:val="640"/>
      <w:marRight w:val="0"/>
      <w:marTop w:val="0"/>
      <w:marBottom w:val="0"/>
      <w:divBdr>
        <w:top w:val="none" w:sz="0" w:space="0" w:color="auto"/>
        <w:left w:val="none" w:sz="0" w:space="0" w:color="auto"/>
        <w:bottom w:val="none" w:sz="0" w:space="0" w:color="auto"/>
        <w:right w:val="none" w:sz="0" w:space="0" w:color="auto"/>
      </w:divBdr>
    </w:div>
    <w:div w:id="50009867">
      <w:marLeft w:val="640"/>
      <w:marRight w:val="0"/>
      <w:marTop w:val="0"/>
      <w:marBottom w:val="0"/>
      <w:divBdr>
        <w:top w:val="none" w:sz="0" w:space="0" w:color="auto"/>
        <w:left w:val="none" w:sz="0" w:space="0" w:color="auto"/>
        <w:bottom w:val="none" w:sz="0" w:space="0" w:color="auto"/>
        <w:right w:val="none" w:sz="0" w:space="0" w:color="auto"/>
      </w:divBdr>
    </w:div>
    <w:div w:id="50084394">
      <w:marLeft w:val="640"/>
      <w:marRight w:val="0"/>
      <w:marTop w:val="0"/>
      <w:marBottom w:val="0"/>
      <w:divBdr>
        <w:top w:val="none" w:sz="0" w:space="0" w:color="auto"/>
        <w:left w:val="none" w:sz="0" w:space="0" w:color="auto"/>
        <w:bottom w:val="none" w:sz="0" w:space="0" w:color="auto"/>
        <w:right w:val="none" w:sz="0" w:space="0" w:color="auto"/>
      </w:divBdr>
    </w:div>
    <w:div w:id="50158892">
      <w:marLeft w:val="640"/>
      <w:marRight w:val="0"/>
      <w:marTop w:val="0"/>
      <w:marBottom w:val="0"/>
      <w:divBdr>
        <w:top w:val="none" w:sz="0" w:space="0" w:color="auto"/>
        <w:left w:val="none" w:sz="0" w:space="0" w:color="auto"/>
        <w:bottom w:val="none" w:sz="0" w:space="0" w:color="auto"/>
        <w:right w:val="none" w:sz="0" w:space="0" w:color="auto"/>
      </w:divBdr>
    </w:div>
    <w:div w:id="50203104">
      <w:marLeft w:val="640"/>
      <w:marRight w:val="0"/>
      <w:marTop w:val="0"/>
      <w:marBottom w:val="0"/>
      <w:divBdr>
        <w:top w:val="none" w:sz="0" w:space="0" w:color="auto"/>
        <w:left w:val="none" w:sz="0" w:space="0" w:color="auto"/>
        <w:bottom w:val="none" w:sz="0" w:space="0" w:color="auto"/>
        <w:right w:val="none" w:sz="0" w:space="0" w:color="auto"/>
      </w:divBdr>
    </w:div>
    <w:div w:id="50226842">
      <w:marLeft w:val="640"/>
      <w:marRight w:val="0"/>
      <w:marTop w:val="0"/>
      <w:marBottom w:val="0"/>
      <w:divBdr>
        <w:top w:val="none" w:sz="0" w:space="0" w:color="auto"/>
        <w:left w:val="none" w:sz="0" w:space="0" w:color="auto"/>
        <w:bottom w:val="none" w:sz="0" w:space="0" w:color="auto"/>
        <w:right w:val="none" w:sz="0" w:space="0" w:color="auto"/>
      </w:divBdr>
    </w:div>
    <w:div w:id="50231181">
      <w:marLeft w:val="640"/>
      <w:marRight w:val="0"/>
      <w:marTop w:val="0"/>
      <w:marBottom w:val="0"/>
      <w:divBdr>
        <w:top w:val="none" w:sz="0" w:space="0" w:color="auto"/>
        <w:left w:val="none" w:sz="0" w:space="0" w:color="auto"/>
        <w:bottom w:val="none" w:sz="0" w:space="0" w:color="auto"/>
        <w:right w:val="none" w:sz="0" w:space="0" w:color="auto"/>
      </w:divBdr>
    </w:div>
    <w:div w:id="50352340">
      <w:marLeft w:val="640"/>
      <w:marRight w:val="0"/>
      <w:marTop w:val="0"/>
      <w:marBottom w:val="0"/>
      <w:divBdr>
        <w:top w:val="none" w:sz="0" w:space="0" w:color="auto"/>
        <w:left w:val="none" w:sz="0" w:space="0" w:color="auto"/>
        <w:bottom w:val="none" w:sz="0" w:space="0" w:color="auto"/>
        <w:right w:val="none" w:sz="0" w:space="0" w:color="auto"/>
      </w:divBdr>
    </w:div>
    <w:div w:id="50353586">
      <w:marLeft w:val="640"/>
      <w:marRight w:val="0"/>
      <w:marTop w:val="0"/>
      <w:marBottom w:val="0"/>
      <w:divBdr>
        <w:top w:val="none" w:sz="0" w:space="0" w:color="auto"/>
        <w:left w:val="none" w:sz="0" w:space="0" w:color="auto"/>
        <w:bottom w:val="none" w:sz="0" w:space="0" w:color="auto"/>
        <w:right w:val="none" w:sz="0" w:space="0" w:color="auto"/>
      </w:divBdr>
    </w:div>
    <w:div w:id="50420529">
      <w:marLeft w:val="640"/>
      <w:marRight w:val="0"/>
      <w:marTop w:val="0"/>
      <w:marBottom w:val="0"/>
      <w:divBdr>
        <w:top w:val="none" w:sz="0" w:space="0" w:color="auto"/>
        <w:left w:val="none" w:sz="0" w:space="0" w:color="auto"/>
        <w:bottom w:val="none" w:sz="0" w:space="0" w:color="auto"/>
        <w:right w:val="none" w:sz="0" w:space="0" w:color="auto"/>
      </w:divBdr>
    </w:div>
    <w:div w:id="50467324">
      <w:marLeft w:val="640"/>
      <w:marRight w:val="0"/>
      <w:marTop w:val="0"/>
      <w:marBottom w:val="0"/>
      <w:divBdr>
        <w:top w:val="none" w:sz="0" w:space="0" w:color="auto"/>
        <w:left w:val="none" w:sz="0" w:space="0" w:color="auto"/>
        <w:bottom w:val="none" w:sz="0" w:space="0" w:color="auto"/>
        <w:right w:val="none" w:sz="0" w:space="0" w:color="auto"/>
      </w:divBdr>
    </w:div>
    <w:div w:id="50538165">
      <w:marLeft w:val="640"/>
      <w:marRight w:val="0"/>
      <w:marTop w:val="0"/>
      <w:marBottom w:val="0"/>
      <w:divBdr>
        <w:top w:val="none" w:sz="0" w:space="0" w:color="auto"/>
        <w:left w:val="none" w:sz="0" w:space="0" w:color="auto"/>
        <w:bottom w:val="none" w:sz="0" w:space="0" w:color="auto"/>
        <w:right w:val="none" w:sz="0" w:space="0" w:color="auto"/>
      </w:divBdr>
    </w:div>
    <w:div w:id="50542347">
      <w:marLeft w:val="640"/>
      <w:marRight w:val="0"/>
      <w:marTop w:val="0"/>
      <w:marBottom w:val="0"/>
      <w:divBdr>
        <w:top w:val="none" w:sz="0" w:space="0" w:color="auto"/>
        <w:left w:val="none" w:sz="0" w:space="0" w:color="auto"/>
        <w:bottom w:val="none" w:sz="0" w:space="0" w:color="auto"/>
        <w:right w:val="none" w:sz="0" w:space="0" w:color="auto"/>
      </w:divBdr>
    </w:div>
    <w:div w:id="50808956">
      <w:marLeft w:val="640"/>
      <w:marRight w:val="0"/>
      <w:marTop w:val="0"/>
      <w:marBottom w:val="0"/>
      <w:divBdr>
        <w:top w:val="none" w:sz="0" w:space="0" w:color="auto"/>
        <w:left w:val="none" w:sz="0" w:space="0" w:color="auto"/>
        <w:bottom w:val="none" w:sz="0" w:space="0" w:color="auto"/>
        <w:right w:val="none" w:sz="0" w:space="0" w:color="auto"/>
      </w:divBdr>
    </w:div>
    <w:div w:id="50856584">
      <w:marLeft w:val="640"/>
      <w:marRight w:val="0"/>
      <w:marTop w:val="0"/>
      <w:marBottom w:val="0"/>
      <w:divBdr>
        <w:top w:val="none" w:sz="0" w:space="0" w:color="auto"/>
        <w:left w:val="none" w:sz="0" w:space="0" w:color="auto"/>
        <w:bottom w:val="none" w:sz="0" w:space="0" w:color="auto"/>
        <w:right w:val="none" w:sz="0" w:space="0" w:color="auto"/>
      </w:divBdr>
    </w:div>
    <w:div w:id="50930430">
      <w:marLeft w:val="640"/>
      <w:marRight w:val="0"/>
      <w:marTop w:val="0"/>
      <w:marBottom w:val="0"/>
      <w:divBdr>
        <w:top w:val="none" w:sz="0" w:space="0" w:color="auto"/>
        <w:left w:val="none" w:sz="0" w:space="0" w:color="auto"/>
        <w:bottom w:val="none" w:sz="0" w:space="0" w:color="auto"/>
        <w:right w:val="none" w:sz="0" w:space="0" w:color="auto"/>
      </w:divBdr>
    </w:div>
    <w:div w:id="50931080">
      <w:marLeft w:val="640"/>
      <w:marRight w:val="0"/>
      <w:marTop w:val="0"/>
      <w:marBottom w:val="0"/>
      <w:divBdr>
        <w:top w:val="none" w:sz="0" w:space="0" w:color="auto"/>
        <w:left w:val="none" w:sz="0" w:space="0" w:color="auto"/>
        <w:bottom w:val="none" w:sz="0" w:space="0" w:color="auto"/>
        <w:right w:val="none" w:sz="0" w:space="0" w:color="auto"/>
      </w:divBdr>
    </w:div>
    <w:div w:id="51194637">
      <w:marLeft w:val="640"/>
      <w:marRight w:val="0"/>
      <w:marTop w:val="0"/>
      <w:marBottom w:val="0"/>
      <w:divBdr>
        <w:top w:val="none" w:sz="0" w:space="0" w:color="auto"/>
        <w:left w:val="none" w:sz="0" w:space="0" w:color="auto"/>
        <w:bottom w:val="none" w:sz="0" w:space="0" w:color="auto"/>
        <w:right w:val="none" w:sz="0" w:space="0" w:color="auto"/>
      </w:divBdr>
    </w:div>
    <w:div w:id="51200761">
      <w:marLeft w:val="640"/>
      <w:marRight w:val="0"/>
      <w:marTop w:val="0"/>
      <w:marBottom w:val="0"/>
      <w:divBdr>
        <w:top w:val="none" w:sz="0" w:space="0" w:color="auto"/>
        <w:left w:val="none" w:sz="0" w:space="0" w:color="auto"/>
        <w:bottom w:val="none" w:sz="0" w:space="0" w:color="auto"/>
        <w:right w:val="none" w:sz="0" w:space="0" w:color="auto"/>
      </w:divBdr>
    </w:div>
    <w:div w:id="51273513">
      <w:marLeft w:val="640"/>
      <w:marRight w:val="0"/>
      <w:marTop w:val="0"/>
      <w:marBottom w:val="0"/>
      <w:divBdr>
        <w:top w:val="none" w:sz="0" w:space="0" w:color="auto"/>
        <w:left w:val="none" w:sz="0" w:space="0" w:color="auto"/>
        <w:bottom w:val="none" w:sz="0" w:space="0" w:color="auto"/>
        <w:right w:val="none" w:sz="0" w:space="0" w:color="auto"/>
      </w:divBdr>
    </w:div>
    <w:div w:id="51466254">
      <w:marLeft w:val="640"/>
      <w:marRight w:val="0"/>
      <w:marTop w:val="0"/>
      <w:marBottom w:val="0"/>
      <w:divBdr>
        <w:top w:val="none" w:sz="0" w:space="0" w:color="auto"/>
        <w:left w:val="none" w:sz="0" w:space="0" w:color="auto"/>
        <w:bottom w:val="none" w:sz="0" w:space="0" w:color="auto"/>
        <w:right w:val="none" w:sz="0" w:space="0" w:color="auto"/>
      </w:divBdr>
    </w:div>
    <w:div w:id="51581763">
      <w:marLeft w:val="640"/>
      <w:marRight w:val="0"/>
      <w:marTop w:val="0"/>
      <w:marBottom w:val="0"/>
      <w:divBdr>
        <w:top w:val="none" w:sz="0" w:space="0" w:color="auto"/>
        <w:left w:val="none" w:sz="0" w:space="0" w:color="auto"/>
        <w:bottom w:val="none" w:sz="0" w:space="0" w:color="auto"/>
        <w:right w:val="none" w:sz="0" w:space="0" w:color="auto"/>
      </w:divBdr>
    </w:div>
    <w:div w:id="51587352">
      <w:marLeft w:val="640"/>
      <w:marRight w:val="0"/>
      <w:marTop w:val="0"/>
      <w:marBottom w:val="0"/>
      <w:divBdr>
        <w:top w:val="none" w:sz="0" w:space="0" w:color="auto"/>
        <w:left w:val="none" w:sz="0" w:space="0" w:color="auto"/>
        <w:bottom w:val="none" w:sz="0" w:space="0" w:color="auto"/>
        <w:right w:val="none" w:sz="0" w:space="0" w:color="auto"/>
      </w:divBdr>
    </w:div>
    <w:div w:id="51660123">
      <w:marLeft w:val="640"/>
      <w:marRight w:val="0"/>
      <w:marTop w:val="0"/>
      <w:marBottom w:val="0"/>
      <w:divBdr>
        <w:top w:val="none" w:sz="0" w:space="0" w:color="auto"/>
        <w:left w:val="none" w:sz="0" w:space="0" w:color="auto"/>
        <w:bottom w:val="none" w:sz="0" w:space="0" w:color="auto"/>
        <w:right w:val="none" w:sz="0" w:space="0" w:color="auto"/>
      </w:divBdr>
    </w:div>
    <w:div w:id="51664299">
      <w:marLeft w:val="640"/>
      <w:marRight w:val="0"/>
      <w:marTop w:val="0"/>
      <w:marBottom w:val="0"/>
      <w:divBdr>
        <w:top w:val="none" w:sz="0" w:space="0" w:color="auto"/>
        <w:left w:val="none" w:sz="0" w:space="0" w:color="auto"/>
        <w:bottom w:val="none" w:sz="0" w:space="0" w:color="auto"/>
        <w:right w:val="none" w:sz="0" w:space="0" w:color="auto"/>
      </w:divBdr>
    </w:div>
    <w:div w:id="51736465">
      <w:marLeft w:val="640"/>
      <w:marRight w:val="0"/>
      <w:marTop w:val="0"/>
      <w:marBottom w:val="0"/>
      <w:divBdr>
        <w:top w:val="none" w:sz="0" w:space="0" w:color="auto"/>
        <w:left w:val="none" w:sz="0" w:space="0" w:color="auto"/>
        <w:bottom w:val="none" w:sz="0" w:space="0" w:color="auto"/>
        <w:right w:val="none" w:sz="0" w:space="0" w:color="auto"/>
      </w:divBdr>
    </w:div>
    <w:div w:id="51774820">
      <w:bodyDiv w:val="1"/>
      <w:marLeft w:val="0"/>
      <w:marRight w:val="0"/>
      <w:marTop w:val="0"/>
      <w:marBottom w:val="0"/>
      <w:divBdr>
        <w:top w:val="none" w:sz="0" w:space="0" w:color="auto"/>
        <w:left w:val="none" w:sz="0" w:space="0" w:color="auto"/>
        <w:bottom w:val="none" w:sz="0" w:space="0" w:color="auto"/>
        <w:right w:val="none" w:sz="0" w:space="0" w:color="auto"/>
      </w:divBdr>
      <w:divsChild>
        <w:div w:id="618879961">
          <w:marLeft w:val="0"/>
          <w:marRight w:val="0"/>
          <w:marTop w:val="0"/>
          <w:marBottom w:val="0"/>
          <w:divBdr>
            <w:top w:val="none" w:sz="0" w:space="0" w:color="auto"/>
            <w:left w:val="none" w:sz="0" w:space="0" w:color="auto"/>
            <w:bottom w:val="none" w:sz="0" w:space="0" w:color="auto"/>
            <w:right w:val="none" w:sz="0" w:space="0" w:color="auto"/>
          </w:divBdr>
        </w:div>
        <w:div w:id="905381585">
          <w:marLeft w:val="0"/>
          <w:marRight w:val="0"/>
          <w:marTop w:val="0"/>
          <w:marBottom w:val="0"/>
          <w:divBdr>
            <w:top w:val="none" w:sz="0" w:space="0" w:color="auto"/>
            <w:left w:val="none" w:sz="0" w:space="0" w:color="auto"/>
            <w:bottom w:val="none" w:sz="0" w:space="0" w:color="auto"/>
            <w:right w:val="none" w:sz="0" w:space="0" w:color="auto"/>
          </w:divBdr>
        </w:div>
      </w:divsChild>
    </w:div>
    <w:div w:id="51849002">
      <w:marLeft w:val="640"/>
      <w:marRight w:val="0"/>
      <w:marTop w:val="0"/>
      <w:marBottom w:val="0"/>
      <w:divBdr>
        <w:top w:val="none" w:sz="0" w:space="0" w:color="auto"/>
        <w:left w:val="none" w:sz="0" w:space="0" w:color="auto"/>
        <w:bottom w:val="none" w:sz="0" w:space="0" w:color="auto"/>
        <w:right w:val="none" w:sz="0" w:space="0" w:color="auto"/>
      </w:divBdr>
    </w:div>
    <w:div w:id="51930249">
      <w:marLeft w:val="640"/>
      <w:marRight w:val="0"/>
      <w:marTop w:val="0"/>
      <w:marBottom w:val="0"/>
      <w:divBdr>
        <w:top w:val="none" w:sz="0" w:space="0" w:color="auto"/>
        <w:left w:val="none" w:sz="0" w:space="0" w:color="auto"/>
        <w:bottom w:val="none" w:sz="0" w:space="0" w:color="auto"/>
        <w:right w:val="none" w:sz="0" w:space="0" w:color="auto"/>
      </w:divBdr>
    </w:div>
    <w:div w:id="52045238">
      <w:marLeft w:val="640"/>
      <w:marRight w:val="0"/>
      <w:marTop w:val="0"/>
      <w:marBottom w:val="0"/>
      <w:divBdr>
        <w:top w:val="none" w:sz="0" w:space="0" w:color="auto"/>
        <w:left w:val="none" w:sz="0" w:space="0" w:color="auto"/>
        <w:bottom w:val="none" w:sz="0" w:space="0" w:color="auto"/>
        <w:right w:val="none" w:sz="0" w:space="0" w:color="auto"/>
      </w:divBdr>
    </w:div>
    <w:div w:id="52047239">
      <w:marLeft w:val="640"/>
      <w:marRight w:val="0"/>
      <w:marTop w:val="0"/>
      <w:marBottom w:val="0"/>
      <w:divBdr>
        <w:top w:val="none" w:sz="0" w:space="0" w:color="auto"/>
        <w:left w:val="none" w:sz="0" w:space="0" w:color="auto"/>
        <w:bottom w:val="none" w:sz="0" w:space="0" w:color="auto"/>
        <w:right w:val="none" w:sz="0" w:space="0" w:color="auto"/>
      </w:divBdr>
    </w:div>
    <w:div w:id="52047735">
      <w:marLeft w:val="640"/>
      <w:marRight w:val="0"/>
      <w:marTop w:val="0"/>
      <w:marBottom w:val="0"/>
      <w:divBdr>
        <w:top w:val="none" w:sz="0" w:space="0" w:color="auto"/>
        <w:left w:val="none" w:sz="0" w:space="0" w:color="auto"/>
        <w:bottom w:val="none" w:sz="0" w:space="0" w:color="auto"/>
        <w:right w:val="none" w:sz="0" w:space="0" w:color="auto"/>
      </w:divBdr>
    </w:div>
    <w:div w:id="52118176">
      <w:marLeft w:val="640"/>
      <w:marRight w:val="0"/>
      <w:marTop w:val="0"/>
      <w:marBottom w:val="0"/>
      <w:divBdr>
        <w:top w:val="none" w:sz="0" w:space="0" w:color="auto"/>
        <w:left w:val="none" w:sz="0" w:space="0" w:color="auto"/>
        <w:bottom w:val="none" w:sz="0" w:space="0" w:color="auto"/>
        <w:right w:val="none" w:sz="0" w:space="0" w:color="auto"/>
      </w:divBdr>
    </w:div>
    <w:div w:id="52122939">
      <w:marLeft w:val="640"/>
      <w:marRight w:val="0"/>
      <w:marTop w:val="0"/>
      <w:marBottom w:val="0"/>
      <w:divBdr>
        <w:top w:val="none" w:sz="0" w:space="0" w:color="auto"/>
        <w:left w:val="none" w:sz="0" w:space="0" w:color="auto"/>
        <w:bottom w:val="none" w:sz="0" w:space="0" w:color="auto"/>
        <w:right w:val="none" w:sz="0" w:space="0" w:color="auto"/>
      </w:divBdr>
    </w:div>
    <w:div w:id="52123032">
      <w:marLeft w:val="640"/>
      <w:marRight w:val="0"/>
      <w:marTop w:val="0"/>
      <w:marBottom w:val="0"/>
      <w:divBdr>
        <w:top w:val="none" w:sz="0" w:space="0" w:color="auto"/>
        <w:left w:val="none" w:sz="0" w:space="0" w:color="auto"/>
        <w:bottom w:val="none" w:sz="0" w:space="0" w:color="auto"/>
        <w:right w:val="none" w:sz="0" w:space="0" w:color="auto"/>
      </w:divBdr>
    </w:div>
    <w:div w:id="52126577">
      <w:marLeft w:val="640"/>
      <w:marRight w:val="0"/>
      <w:marTop w:val="0"/>
      <w:marBottom w:val="0"/>
      <w:divBdr>
        <w:top w:val="none" w:sz="0" w:space="0" w:color="auto"/>
        <w:left w:val="none" w:sz="0" w:space="0" w:color="auto"/>
        <w:bottom w:val="none" w:sz="0" w:space="0" w:color="auto"/>
        <w:right w:val="none" w:sz="0" w:space="0" w:color="auto"/>
      </w:divBdr>
    </w:div>
    <w:div w:id="52126741">
      <w:marLeft w:val="640"/>
      <w:marRight w:val="0"/>
      <w:marTop w:val="0"/>
      <w:marBottom w:val="0"/>
      <w:divBdr>
        <w:top w:val="none" w:sz="0" w:space="0" w:color="auto"/>
        <w:left w:val="none" w:sz="0" w:space="0" w:color="auto"/>
        <w:bottom w:val="none" w:sz="0" w:space="0" w:color="auto"/>
        <w:right w:val="none" w:sz="0" w:space="0" w:color="auto"/>
      </w:divBdr>
    </w:div>
    <w:div w:id="52239663">
      <w:marLeft w:val="640"/>
      <w:marRight w:val="0"/>
      <w:marTop w:val="0"/>
      <w:marBottom w:val="0"/>
      <w:divBdr>
        <w:top w:val="none" w:sz="0" w:space="0" w:color="auto"/>
        <w:left w:val="none" w:sz="0" w:space="0" w:color="auto"/>
        <w:bottom w:val="none" w:sz="0" w:space="0" w:color="auto"/>
        <w:right w:val="none" w:sz="0" w:space="0" w:color="auto"/>
      </w:divBdr>
    </w:div>
    <w:div w:id="52390375">
      <w:marLeft w:val="640"/>
      <w:marRight w:val="0"/>
      <w:marTop w:val="0"/>
      <w:marBottom w:val="0"/>
      <w:divBdr>
        <w:top w:val="none" w:sz="0" w:space="0" w:color="auto"/>
        <w:left w:val="none" w:sz="0" w:space="0" w:color="auto"/>
        <w:bottom w:val="none" w:sz="0" w:space="0" w:color="auto"/>
        <w:right w:val="none" w:sz="0" w:space="0" w:color="auto"/>
      </w:divBdr>
    </w:div>
    <w:div w:id="52391416">
      <w:marLeft w:val="640"/>
      <w:marRight w:val="0"/>
      <w:marTop w:val="0"/>
      <w:marBottom w:val="0"/>
      <w:divBdr>
        <w:top w:val="none" w:sz="0" w:space="0" w:color="auto"/>
        <w:left w:val="none" w:sz="0" w:space="0" w:color="auto"/>
        <w:bottom w:val="none" w:sz="0" w:space="0" w:color="auto"/>
        <w:right w:val="none" w:sz="0" w:space="0" w:color="auto"/>
      </w:divBdr>
    </w:div>
    <w:div w:id="52581875">
      <w:marLeft w:val="480"/>
      <w:marRight w:val="0"/>
      <w:marTop w:val="0"/>
      <w:marBottom w:val="0"/>
      <w:divBdr>
        <w:top w:val="none" w:sz="0" w:space="0" w:color="auto"/>
        <w:left w:val="none" w:sz="0" w:space="0" w:color="auto"/>
        <w:bottom w:val="none" w:sz="0" w:space="0" w:color="auto"/>
        <w:right w:val="none" w:sz="0" w:space="0" w:color="auto"/>
      </w:divBdr>
    </w:div>
    <w:div w:id="52587772">
      <w:marLeft w:val="640"/>
      <w:marRight w:val="0"/>
      <w:marTop w:val="0"/>
      <w:marBottom w:val="0"/>
      <w:divBdr>
        <w:top w:val="none" w:sz="0" w:space="0" w:color="auto"/>
        <w:left w:val="none" w:sz="0" w:space="0" w:color="auto"/>
        <w:bottom w:val="none" w:sz="0" w:space="0" w:color="auto"/>
        <w:right w:val="none" w:sz="0" w:space="0" w:color="auto"/>
      </w:divBdr>
    </w:div>
    <w:div w:id="52629479">
      <w:marLeft w:val="640"/>
      <w:marRight w:val="0"/>
      <w:marTop w:val="0"/>
      <w:marBottom w:val="0"/>
      <w:divBdr>
        <w:top w:val="none" w:sz="0" w:space="0" w:color="auto"/>
        <w:left w:val="none" w:sz="0" w:space="0" w:color="auto"/>
        <w:bottom w:val="none" w:sz="0" w:space="0" w:color="auto"/>
        <w:right w:val="none" w:sz="0" w:space="0" w:color="auto"/>
      </w:divBdr>
    </w:div>
    <w:div w:id="52657261">
      <w:marLeft w:val="640"/>
      <w:marRight w:val="0"/>
      <w:marTop w:val="0"/>
      <w:marBottom w:val="0"/>
      <w:divBdr>
        <w:top w:val="none" w:sz="0" w:space="0" w:color="auto"/>
        <w:left w:val="none" w:sz="0" w:space="0" w:color="auto"/>
        <w:bottom w:val="none" w:sz="0" w:space="0" w:color="auto"/>
        <w:right w:val="none" w:sz="0" w:space="0" w:color="auto"/>
      </w:divBdr>
    </w:div>
    <w:div w:id="52773285">
      <w:marLeft w:val="640"/>
      <w:marRight w:val="0"/>
      <w:marTop w:val="0"/>
      <w:marBottom w:val="0"/>
      <w:divBdr>
        <w:top w:val="none" w:sz="0" w:space="0" w:color="auto"/>
        <w:left w:val="none" w:sz="0" w:space="0" w:color="auto"/>
        <w:bottom w:val="none" w:sz="0" w:space="0" w:color="auto"/>
        <w:right w:val="none" w:sz="0" w:space="0" w:color="auto"/>
      </w:divBdr>
    </w:div>
    <w:div w:id="52779567">
      <w:marLeft w:val="640"/>
      <w:marRight w:val="0"/>
      <w:marTop w:val="0"/>
      <w:marBottom w:val="0"/>
      <w:divBdr>
        <w:top w:val="none" w:sz="0" w:space="0" w:color="auto"/>
        <w:left w:val="none" w:sz="0" w:space="0" w:color="auto"/>
        <w:bottom w:val="none" w:sz="0" w:space="0" w:color="auto"/>
        <w:right w:val="none" w:sz="0" w:space="0" w:color="auto"/>
      </w:divBdr>
    </w:div>
    <w:div w:id="52779667">
      <w:bodyDiv w:val="1"/>
      <w:marLeft w:val="0"/>
      <w:marRight w:val="0"/>
      <w:marTop w:val="0"/>
      <w:marBottom w:val="0"/>
      <w:divBdr>
        <w:top w:val="none" w:sz="0" w:space="0" w:color="auto"/>
        <w:left w:val="none" w:sz="0" w:space="0" w:color="auto"/>
        <w:bottom w:val="none" w:sz="0" w:space="0" w:color="auto"/>
        <w:right w:val="none" w:sz="0" w:space="0" w:color="auto"/>
      </w:divBdr>
      <w:divsChild>
        <w:div w:id="22901897">
          <w:marLeft w:val="480"/>
          <w:marRight w:val="0"/>
          <w:marTop w:val="0"/>
          <w:marBottom w:val="0"/>
          <w:divBdr>
            <w:top w:val="none" w:sz="0" w:space="0" w:color="auto"/>
            <w:left w:val="none" w:sz="0" w:space="0" w:color="auto"/>
            <w:bottom w:val="none" w:sz="0" w:space="0" w:color="auto"/>
            <w:right w:val="none" w:sz="0" w:space="0" w:color="auto"/>
          </w:divBdr>
        </w:div>
        <w:div w:id="61100009">
          <w:marLeft w:val="480"/>
          <w:marRight w:val="0"/>
          <w:marTop w:val="0"/>
          <w:marBottom w:val="0"/>
          <w:divBdr>
            <w:top w:val="none" w:sz="0" w:space="0" w:color="auto"/>
            <w:left w:val="none" w:sz="0" w:space="0" w:color="auto"/>
            <w:bottom w:val="none" w:sz="0" w:space="0" w:color="auto"/>
            <w:right w:val="none" w:sz="0" w:space="0" w:color="auto"/>
          </w:divBdr>
        </w:div>
        <w:div w:id="67729924">
          <w:marLeft w:val="480"/>
          <w:marRight w:val="0"/>
          <w:marTop w:val="0"/>
          <w:marBottom w:val="0"/>
          <w:divBdr>
            <w:top w:val="none" w:sz="0" w:space="0" w:color="auto"/>
            <w:left w:val="none" w:sz="0" w:space="0" w:color="auto"/>
            <w:bottom w:val="none" w:sz="0" w:space="0" w:color="auto"/>
            <w:right w:val="none" w:sz="0" w:space="0" w:color="auto"/>
          </w:divBdr>
        </w:div>
        <w:div w:id="113866450">
          <w:marLeft w:val="480"/>
          <w:marRight w:val="0"/>
          <w:marTop w:val="0"/>
          <w:marBottom w:val="0"/>
          <w:divBdr>
            <w:top w:val="none" w:sz="0" w:space="0" w:color="auto"/>
            <w:left w:val="none" w:sz="0" w:space="0" w:color="auto"/>
            <w:bottom w:val="none" w:sz="0" w:space="0" w:color="auto"/>
            <w:right w:val="none" w:sz="0" w:space="0" w:color="auto"/>
          </w:divBdr>
        </w:div>
        <w:div w:id="145903756">
          <w:marLeft w:val="480"/>
          <w:marRight w:val="0"/>
          <w:marTop w:val="0"/>
          <w:marBottom w:val="0"/>
          <w:divBdr>
            <w:top w:val="none" w:sz="0" w:space="0" w:color="auto"/>
            <w:left w:val="none" w:sz="0" w:space="0" w:color="auto"/>
            <w:bottom w:val="none" w:sz="0" w:space="0" w:color="auto"/>
            <w:right w:val="none" w:sz="0" w:space="0" w:color="auto"/>
          </w:divBdr>
        </w:div>
        <w:div w:id="266548692">
          <w:marLeft w:val="480"/>
          <w:marRight w:val="0"/>
          <w:marTop w:val="0"/>
          <w:marBottom w:val="0"/>
          <w:divBdr>
            <w:top w:val="none" w:sz="0" w:space="0" w:color="auto"/>
            <w:left w:val="none" w:sz="0" w:space="0" w:color="auto"/>
            <w:bottom w:val="none" w:sz="0" w:space="0" w:color="auto"/>
            <w:right w:val="none" w:sz="0" w:space="0" w:color="auto"/>
          </w:divBdr>
        </w:div>
        <w:div w:id="278993632">
          <w:marLeft w:val="480"/>
          <w:marRight w:val="0"/>
          <w:marTop w:val="0"/>
          <w:marBottom w:val="0"/>
          <w:divBdr>
            <w:top w:val="none" w:sz="0" w:space="0" w:color="auto"/>
            <w:left w:val="none" w:sz="0" w:space="0" w:color="auto"/>
            <w:bottom w:val="none" w:sz="0" w:space="0" w:color="auto"/>
            <w:right w:val="none" w:sz="0" w:space="0" w:color="auto"/>
          </w:divBdr>
        </w:div>
        <w:div w:id="310644321">
          <w:marLeft w:val="480"/>
          <w:marRight w:val="0"/>
          <w:marTop w:val="0"/>
          <w:marBottom w:val="0"/>
          <w:divBdr>
            <w:top w:val="none" w:sz="0" w:space="0" w:color="auto"/>
            <w:left w:val="none" w:sz="0" w:space="0" w:color="auto"/>
            <w:bottom w:val="none" w:sz="0" w:space="0" w:color="auto"/>
            <w:right w:val="none" w:sz="0" w:space="0" w:color="auto"/>
          </w:divBdr>
        </w:div>
        <w:div w:id="336926949">
          <w:marLeft w:val="480"/>
          <w:marRight w:val="0"/>
          <w:marTop w:val="0"/>
          <w:marBottom w:val="0"/>
          <w:divBdr>
            <w:top w:val="none" w:sz="0" w:space="0" w:color="auto"/>
            <w:left w:val="none" w:sz="0" w:space="0" w:color="auto"/>
            <w:bottom w:val="none" w:sz="0" w:space="0" w:color="auto"/>
            <w:right w:val="none" w:sz="0" w:space="0" w:color="auto"/>
          </w:divBdr>
        </w:div>
        <w:div w:id="351422079">
          <w:marLeft w:val="480"/>
          <w:marRight w:val="0"/>
          <w:marTop w:val="0"/>
          <w:marBottom w:val="0"/>
          <w:divBdr>
            <w:top w:val="none" w:sz="0" w:space="0" w:color="auto"/>
            <w:left w:val="none" w:sz="0" w:space="0" w:color="auto"/>
            <w:bottom w:val="none" w:sz="0" w:space="0" w:color="auto"/>
            <w:right w:val="none" w:sz="0" w:space="0" w:color="auto"/>
          </w:divBdr>
        </w:div>
        <w:div w:id="355039425">
          <w:marLeft w:val="480"/>
          <w:marRight w:val="0"/>
          <w:marTop w:val="0"/>
          <w:marBottom w:val="0"/>
          <w:divBdr>
            <w:top w:val="none" w:sz="0" w:space="0" w:color="auto"/>
            <w:left w:val="none" w:sz="0" w:space="0" w:color="auto"/>
            <w:bottom w:val="none" w:sz="0" w:space="0" w:color="auto"/>
            <w:right w:val="none" w:sz="0" w:space="0" w:color="auto"/>
          </w:divBdr>
        </w:div>
        <w:div w:id="364332646">
          <w:marLeft w:val="480"/>
          <w:marRight w:val="0"/>
          <w:marTop w:val="0"/>
          <w:marBottom w:val="0"/>
          <w:divBdr>
            <w:top w:val="none" w:sz="0" w:space="0" w:color="auto"/>
            <w:left w:val="none" w:sz="0" w:space="0" w:color="auto"/>
            <w:bottom w:val="none" w:sz="0" w:space="0" w:color="auto"/>
            <w:right w:val="none" w:sz="0" w:space="0" w:color="auto"/>
          </w:divBdr>
        </w:div>
        <w:div w:id="405953650">
          <w:marLeft w:val="480"/>
          <w:marRight w:val="0"/>
          <w:marTop w:val="0"/>
          <w:marBottom w:val="0"/>
          <w:divBdr>
            <w:top w:val="none" w:sz="0" w:space="0" w:color="auto"/>
            <w:left w:val="none" w:sz="0" w:space="0" w:color="auto"/>
            <w:bottom w:val="none" w:sz="0" w:space="0" w:color="auto"/>
            <w:right w:val="none" w:sz="0" w:space="0" w:color="auto"/>
          </w:divBdr>
        </w:div>
        <w:div w:id="495413625">
          <w:marLeft w:val="480"/>
          <w:marRight w:val="0"/>
          <w:marTop w:val="0"/>
          <w:marBottom w:val="0"/>
          <w:divBdr>
            <w:top w:val="none" w:sz="0" w:space="0" w:color="auto"/>
            <w:left w:val="none" w:sz="0" w:space="0" w:color="auto"/>
            <w:bottom w:val="none" w:sz="0" w:space="0" w:color="auto"/>
            <w:right w:val="none" w:sz="0" w:space="0" w:color="auto"/>
          </w:divBdr>
        </w:div>
        <w:div w:id="517894644">
          <w:marLeft w:val="480"/>
          <w:marRight w:val="0"/>
          <w:marTop w:val="0"/>
          <w:marBottom w:val="0"/>
          <w:divBdr>
            <w:top w:val="none" w:sz="0" w:space="0" w:color="auto"/>
            <w:left w:val="none" w:sz="0" w:space="0" w:color="auto"/>
            <w:bottom w:val="none" w:sz="0" w:space="0" w:color="auto"/>
            <w:right w:val="none" w:sz="0" w:space="0" w:color="auto"/>
          </w:divBdr>
        </w:div>
        <w:div w:id="530997351">
          <w:marLeft w:val="480"/>
          <w:marRight w:val="0"/>
          <w:marTop w:val="0"/>
          <w:marBottom w:val="0"/>
          <w:divBdr>
            <w:top w:val="none" w:sz="0" w:space="0" w:color="auto"/>
            <w:left w:val="none" w:sz="0" w:space="0" w:color="auto"/>
            <w:bottom w:val="none" w:sz="0" w:space="0" w:color="auto"/>
            <w:right w:val="none" w:sz="0" w:space="0" w:color="auto"/>
          </w:divBdr>
        </w:div>
        <w:div w:id="597642120">
          <w:marLeft w:val="480"/>
          <w:marRight w:val="0"/>
          <w:marTop w:val="0"/>
          <w:marBottom w:val="0"/>
          <w:divBdr>
            <w:top w:val="none" w:sz="0" w:space="0" w:color="auto"/>
            <w:left w:val="none" w:sz="0" w:space="0" w:color="auto"/>
            <w:bottom w:val="none" w:sz="0" w:space="0" w:color="auto"/>
            <w:right w:val="none" w:sz="0" w:space="0" w:color="auto"/>
          </w:divBdr>
        </w:div>
        <w:div w:id="617570900">
          <w:marLeft w:val="480"/>
          <w:marRight w:val="0"/>
          <w:marTop w:val="0"/>
          <w:marBottom w:val="0"/>
          <w:divBdr>
            <w:top w:val="none" w:sz="0" w:space="0" w:color="auto"/>
            <w:left w:val="none" w:sz="0" w:space="0" w:color="auto"/>
            <w:bottom w:val="none" w:sz="0" w:space="0" w:color="auto"/>
            <w:right w:val="none" w:sz="0" w:space="0" w:color="auto"/>
          </w:divBdr>
        </w:div>
        <w:div w:id="624121211">
          <w:marLeft w:val="480"/>
          <w:marRight w:val="0"/>
          <w:marTop w:val="0"/>
          <w:marBottom w:val="0"/>
          <w:divBdr>
            <w:top w:val="none" w:sz="0" w:space="0" w:color="auto"/>
            <w:left w:val="none" w:sz="0" w:space="0" w:color="auto"/>
            <w:bottom w:val="none" w:sz="0" w:space="0" w:color="auto"/>
            <w:right w:val="none" w:sz="0" w:space="0" w:color="auto"/>
          </w:divBdr>
        </w:div>
        <w:div w:id="776830184">
          <w:marLeft w:val="480"/>
          <w:marRight w:val="0"/>
          <w:marTop w:val="0"/>
          <w:marBottom w:val="0"/>
          <w:divBdr>
            <w:top w:val="none" w:sz="0" w:space="0" w:color="auto"/>
            <w:left w:val="none" w:sz="0" w:space="0" w:color="auto"/>
            <w:bottom w:val="none" w:sz="0" w:space="0" w:color="auto"/>
            <w:right w:val="none" w:sz="0" w:space="0" w:color="auto"/>
          </w:divBdr>
        </w:div>
        <w:div w:id="796685196">
          <w:marLeft w:val="480"/>
          <w:marRight w:val="0"/>
          <w:marTop w:val="0"/>
          <w:marBottom w:val="0"/>
          <w:divBdr>
            <w:top w:val="none" w:sz="0" w:space="0" w:color="auto"/>
            <w:left w:val="none" w:sz="0" w:space="0" w:color="auto"/>
            <w:bottom w:val="none" w:sz="0" w:space="0" w:color="auto"/>
            <w:right w:val="none" w:sz="0" w:space="0" w:color="auto"/>
          </w:divBdr>
        </w:div>
        <w:div w:id="834496857">
          <w:marLeft w:val="480"/>
          <w:marRight w:val="0"/>
          <w:marTop w:val="0"/>
          <w:marBottom w:val="0"/>
          <w:divBdr>
            <w:top w:val="none" w:sz="0" w:space="0" w:color="auto"/>
            <w:left w:val="none" w:sz="0" w:space="0" w:color="auto"/>
            <w:bottom w:val="none" w:sz="0" w:space="0" w:color="auto"/>
            <w:right w:val="none" w:sz="0" w:space="0" w:color="auto"/>
          </w:divBdr>
        </w:div>
        <w:div w:id="875965293">
          <w:marLeft w:val="480"/>
          <w:marRight w:val="0"/>
          <w:marTop w:val="0"/>
          <w:marBottom w:val="0"/>
          <w:divBdr>
            <w:top w:val="none" w:sz="0" w:space="0" w:color="auto"/>
            <w:left w:val="none" w:sz="0" w:space="0" w:color="auto"/>
            <w:bottom w:val="none" w:sz="0" w:space="0" w:color="auto"/>
            <w:right w:val="none" w:sz="0" w:space="0" w:color="auto"/>
          </w:divBdr>
        </w:div>
        <w:div w:id="939526607">
          <w:marLeft w:val="480"/>
          <w:marRight w:val="0"/>
          <w:marTop w:val="0"/>
          <w:marBottom w:val="0"/>
          <w:divBdr>
            <w:top w:val="none" w:sz="0" w:space="0" w:color="auto"/>
            <w:left w:val="none" w:sz="0" w:space="0" w:color="auto"/>
            <w:bottom w:val="none" w:sz="0" w:space="0" w:color="auto"/>
            <w:right w:val="none" w:sz="0" w:space="0" w:color="auto"/>
          </w:divBdr>
        </w:div>
        <w:div w:id="944532534">
          <w:marLeft w:val="480"/>
          <w:marRight w:val="0"/>
          <w:marTop w:val="0"/>
          <w:marBottom w:val="0"/>
          <w:divBdr>
            <w:top w:val="none" w:sz="0" w:space="0" w:color="auto"/>
            <w:left w:val="none" w:sz="0" w:space="0" w:color="auto"/>
            <w:bottom w:val="none" w:sz="0" w:space="0" w:color="auto"/>
            <w:right w:val="none" w:sz="0" w:space="0" w:color="auto"/>
          </w:divBdr>
        </w:div>
        <w:div w:id="973679337">
          <w:marLeft w:val="480"/>
          <w:marRight w:val="0"/>
          <w:marTop w:val="0"/>
          <w:marBottom w:val="0"/>
          <w:divBdr>
            <w:top w:val="none" w:sz="0" w:space="0" w:color="auto"/>
            <w:left w:val="none" w:sz="0" w:space="0" w:color="auto"/>
            <w:bottom w:val="none" w:sz="0" w:space="0" w:color="auto"/>
            <w:right w:val="none" w:sz="0" w:space="0" w:color="auto"/>
          </w:divBdr>
        </w:div>
        <w:div w:id="1043212097">
          <w:marLeft w:val="480"/>
          <w:marRight w:val="0"/>
          <w:marTop w:val="0"/>
          <w:marBottom w:val="0"/>
          <w:divBdr>
            <w:top w:val="none" w:sz="0" w:space="0" w:color="auto"/>
            <w:left w:val="none" w:sz="0" w:space="0" w:color="auto"/>
            <w:bottom w:val="none" w:sz="0" w:space="0" w:color="auto"/>
            <w:right w:val="none" w:sz="0" w:space="0" w:color="auto"/>
          </w:divBdr>
        </w:div>
        <w:div w:id="1078404148">
          <w:marLeft w:val="480"/>
          <w:marRight w:val="0"/>
          <w:marTop w:val="0"/>
          <w:marBottom w:val="0"/>
          <w:divBdr>
            <w:top w:val="none" w:sz="0" w:space="0" w:color="auto"/>
            <w:left w:val="none" w:sz="0" w:space="0" w:color="auto"/>
            <w:bottom w:val="none" w:sz="0" w:space="0" w:color="auto"/>
            <w:right w:val="none" w:sz="0" w:space="0" w:color="auto"/>
          </w:divBdr>
        </w:div>
        <w:div w:id="1085104467">
          <w:marLeft w:val="480"/>
          <w:marRight w:val="0"/>
          <w:marTop w:val="0"/>
          <w:marBottom w:val="0"/>
          <w:divBdr>
            <w:top w:val="none" w:sz="0" w:space="0" w:color="auto"/>
            <w:left w:val="none" w:sz="0" w:space="0" w:color="auto"/>
            <w:bottom w:val="none" w:sz="0" w:space="0" w:color="auto"/>
            <w:right w:val="none" w:sz="0" w:space="0" w:color="auto"/>
          </w:divBdr>
        </w:div>
        <w:div w:id="1109276344">
          <w:marLeft w:val="480"/>
          <w:marRight w:val="0"/>
          <w:marTop w:val="0"/>
          <w:marBottom w:val="0"/>
          <w:divBdr>
            <w:top w:val="none" w:sz="0" w:space="0" w:color="auto"/>
            <w:left w:val="none" w:sz="0" w:space="0" w:color="auto"/>
            <w:bottom w:val="none" w:sz="0" w:space="0" w:color="auto"/>
            <w:right w:val="none" w:sz="0" w:space="0" w:color="auto"/>
          </w:divBdr>
        </w:div>
        <w:div w:id="1154882430">
          <w:marLeft w:val="480"/>
          <w:marRight w:val="0"/>
          <w:marTop w:val="0"/>
          <w:marBottom w:val="0"/>
          <w:divBdr>
            <w:top w:val="none" w:sz="0" w:space="0" w:color="auto"/>
            <w:left w:val="none" w:sz="0" w:space="0" w:color="auto"/>
            <w:bottom w:val="none" w:sz="0" w:space="0" w:color="auto"/>
            <w:right w:val="none" w:sz="0" w:space="0" w:color="auto"/>
          </w:divBdr>
        </w:div>
        <w:div w:id="1228567963">
          <w:marLeft w:val="480"/>
          <w:marRight w:val="0"/>
          <w:marTop w:val="0"/>
          <w:marBottom w:val="0"/>
          <w:divBdr>
            <w:top w:val="none" w:sz="0" w:space="0" w:color="auto"/>
            <w:left w:val="none" w:sz="0" w:space="0" w:color="auto"/>
            <w:bottom w:val="none" w:sz="0" w:space="0" w:color="auto"/>
            <w:right w:val="none" w:sz="0" w:space="0" w:color="auto"/>
          </w:divBdr>
        </w:div>
        <w:div w:id="1248805628">
          <w:marLeft w:val="480"/>
          <w:marRight w:val="0"/>
          <w:marTop w:val="0"/>
          <w:marBottom w:val="0"/>
          <w:divBdr>
            <w:top w:val="none" w:sz="0" w:space="0" w:color="auto"/>
            <w:left w:val="none" w:sz="0" w:space="0" w:color="auto"/>
            <w:bottom w:val="none" w:sz="0" w:space="0" w:color="auto"/>
            <w:right w:val="none" w:sz="0" w:space="0" w:color="auto"/>
          </w:divBdr>
        </w:div>
        <w:div w:id="1283684825">
          <w:marLeft w:val="480"/>
          <w:marRight w:val="0"/>
          <w:marTop w:val="0"/>
          <w:marBottom w:val="0"/>
          <w:divBdr>
            <w:top w:val="none" w:sz="0" w:space="0" w:color="auto"/>
            <w:left w:val="none" w:sz="0" w:space="0" w:color="auto"/>
            <w:bottom w:val="none" w:sz="0" w:space="0" w:color="auto"/>
            <w:right w:val="none" w:sz="0" w:space="0" w:color="auto"/>
          </w:divBdr>
        </w:div>
        <w:div w:id="1302492267">
          <w:marLeft w:val="480"/>
          <w:marRight w:val="0"/>
          <w:marTop w:val="0"/>
          <w:marBottom w:val="0"/>
          <w:divBdr>
            <w:top w:val="none" w:sz="0" w:space="0" w:color="auto"/>
            <w:left w:val="none" w:sz="0" w:space="0" w:color="auto"/>
            <w:bottom w:val="none" w:sz="0" w:space="0" w:color="auto"/>
            <w:right w:val="none" w:sz="0" w:space="0" w:color="auto"/>
          </w:divBdr>
        </w:div>
        <w:div w:id="1356345896">
          <w:marLeft w:val="480"/>
          <w:marRight w:val="0"/>
          <w:marTop w:val="0"/>
          <w:marBottom w:val="0"/>
          <w:divBdr>
            <w:top w:val="none" w:sz="0" w:space="0" w:color="auto"/>
            <w:left w:val="none" w:sz="0" w:space="0" w:color="auto"/>
            <w:bottom w:val="none" w:sz="0" w:space="0" w:color="auto"/>
            <w:right w:val="none" w:sz="0" w:space="0" w:color="auto"/>
          </w:divBdr>
        </w:div>
        <w:div w:id="1454711610">
          <w:marLeft w:val="480"/>
          <w:marRight w:val="0"/>
          <w:marTop w:val="0"/>
          <w:marBottom w:val="0"/>
          <w:divBdr>
            <w:top w:val="none" w:sz="0" w:space="0" w:color="auto"/>
            <w:left w:val="none" w:sz="0" w:space="0" w:color="auto"/>
            <w:bottom w:val="none" w:sz="0" w:space="0" w:color="auto"/>
            <w:right w:val="none" w:sz="0" w:space="0" w:color="auto"/>
          </w:divBdr>
        </w:div>
        <w:div w:id="1499030733">
          <w:marLeft w:val="480"/>
          <w:marRight w:val="0"/>
          <w:marTop w:val="0"/>
          <w:marBottom w:val="0"/>
          <w:divBdr>
            <w:top w:val="none" w:sz="0" w:space="0" w:color="auto"/>
            <w:left w:val="none" w:sz="0" w:space="0" w:color="auto"/>
            <w:bottom w:val="none" w:sz="0" w:space="0" w:color="auto"/>
            <w:right w:val="none" w:sz="0" w:space="0" w:color="auto"/>
          </w:divBdr>
        </w:div>
        <w:div w:id="1517383165">
          <w:marLeft w:val="480"/>
          <w:marRight w:val="0"/>
          <w:marTop w:val="0"/>
          <w:marBottom w:val="0"/>
          <w:divBdr>
            <w:top w:val="none" w:sz="0" w:space="0" w:color="auto"/>
            <w:left w:val="none" w:sz="0" w:space="0" w:color="auto"/>
            <w:bottom w:val="none" w:sz="0" w:space="0" w:color="auto"/>
            <w:right w:val="none" w:sz="0" w:space="0" w:color="auto"/>
          </w:divBdr>
        </w:div>
        <w:div w:id="1550415979">
          <w:marLeft w:val="480"/>
          <w:marRight w:val="0"/>
          <w:marTop w:val="0"/>
          <w:marBottom w:val="0"/>
          <w:divBdr>
            <w:top w:val="none" w:sz="0" w:space="0" w:color="auto"/>
            <w:left w:val="none" w:sz="0" w:space="0" w:color="auto"/>
            <w:bottom w:val="none" w:sz="0" w:space="0" w:color="auto"/>
            <w:right w:val="none" w:sz="0" w:space="0" w:color="auto"/>
          </w:divBdr>
        </w:div>
        <w:div w:id="1551069738">
          <w:marLeft w:val="480"/>
          <w:marRight w:val="0"/>
          <w:marTop w:val="0"/>
          <w:marBottom w:val="0"/>
          <w:divBdr>
            <w:top w:val="none" w:sz="0" w:space="0" w:color="auto"/>
            <w:left w:val="none" w:sz="0" w:space="0" w:color="auto"/>
            <w:bottom w:val="none" w:sz="0" w:space="0" w:color="auto"/>
            <w:right w:val="none" w:sz="0" w:space="0" w:color="auto"/>
          </w:divBdr>
        </w:div>
        <w:div w:id="1554273852">
          <w:marLeft w:val="480"/>
          <w:marRight w:val="0"/>
          <w:marTop w:val="0"/>
          <w:marBottom w:val="0"/>
          <w:divBdr>
            <w:top w:val="none" w:sz="0" w:space="0" w:color="auto"/>
            <w:left w:val="none" w:sz="0" w:space="0" w:color="auto"/>
            <w:bottom w:val="none" w:sz="0" w:space="0" w:color="auto"/>
            <w:right w:val="none" w:sz="0" w:space="0" w:color="auto"/>
          </w:divBdr>
        </w:div>
        <w:div w:id="1598249695">
          <w:marLeft w:val="480"/>
          <w:marRight w:val="0"/>
          <w:marTop w:val="0"/>
          <w:marBottom w:val="0"/>
          <w:divBdr>
            <w:top w:val="none" w:sz="0" w:space="0" w:color="auto"/>
            <w:left w:val="none" w:sz="0" w:space="0" w:color="auto"/>
            <w:bottom w:val="none" w:sz="0" w:space="0" w:color="auto"/>
            <w:right w:val="none" w:sz="0" w:space="0" w:color="auto"/>
          </w:divBdr>
        </w:div>
        <w:div w:id="1698654846">
          <w:marLeft w:val="480"/>
          <w:marRight w:val="0"/>
          <w:marTop w:val="0"/>
          <w:marBottom w:val="0"/>
          <w:divBdr>
            <w:top w:val="none" w:sz="0" w:space="0" w:color="auto"/>
            <w:left w:val="none" w:sz="0" w:space="0" w:color="auto"/>
            <w:bottom w:val="none" w:sz="0" w:space="0" w:color="auto"/>
            <w:right w:val="none" w:sz="0" w:space="0" w:color="auto"/>
          </w:divBdr>
        </w:div>
      </w:divsChild>
    </w:div>
    <w:div w:id="52847897">
      <w:marLeft w:val="640"/>
      <w:marRight w:val="0"/>
      <w:marTop w:val="0"/>
      <w:marBottom w:val="0"/>
      <w:divBdr>
        <w:top w:val="none" w:sz="0" w:space="0" w:color="auto"/>
        <w:left w:val="none" w:sz="0" w:space="0" w:color="auto"/>
        <w:bottom w:val="none" w:sz="0" w:space="0" w:color="auto"/>
        <w:right w:val="none" w:sz="0" w:space="0" w:color="auto"/>
      </w:divBdr>
    </w:div>
    <w:div w:id="52897116">
      <w:marLeft w:val="640"/>
      <w:marRight w:val="0"/>
      <w:marTop w:val="0"/>
      <w:marBottom w:val="0"/>
      <w:divBdr>
        <w:top w:val="none" w:sz="0" w:space="0" w:color="auto"/>
        <w:left w:val="none" w:sz="0" w:space="0" w:color="auto"/>
        <w:bottom w:val="none" w:sz="0" w:space="0" w:color="auto"/>
        <w:right w:val="none" w:sz="0" w:space="0" w:color="auto"/>
      </w:divBdr>
    </w:div>
    <w:div w:id="52967387">
      <w:marLeft w:val="640"/>
      <w:marRight w:val="0"/>
      <w:marTop w:val="0"/>
      <w:marBottom w:val="0"/>
      <w:divBdr>
        <w:top w:val="none" w:sz="0" w:space="0" w:color="auto"/>
        <w:left w:val="none" w:sz="0" w:space="0" w:color="auto"/>
        <w:bottom w:val="none" w:sz="0" w:space="0" w:color="auto"/>
        <w:right w:val="none" w:sz="0" w:space="0" w:color="auto"/>
      </w:divBdr>
    </w:div>
    <w:div w:id="52969650">
      <w:marLeft w:val="640"/>
      <w:marRight w:val="0"/>
      <w:marTop w:val="0"/>
      <w:marBottom w:val="0"/>
      <w:divBdr>
        <w:top w:val="none" w:sz="0" w:space="0" w:color="auto"/>
        <w:left w:val="none" w:sz="0" w:space="0" w:color="auto"/>
        <w:bottom w:val="none" w:sz="0" w:space="0" w:color="auto"/>
        <w:right w:val="none" w:sz="0" w:space="0" w:color="auto"/>
      </w:divBdr>
    </w:div>
    <w:div w:id="52972594">
      <w:marLeft w:val="640"/>
      <w:marRight w:val="0"/>
      <w:marTop w:val="0"/>
      <w:marBottom w:val="0"/>
      <w:divBdr>
        <w:top w:val="none" w:sz="0" w:space="0" w:color="auto"/>
        <w:left w:val="none" w:sz="0" w:space="0" w:color="auto"/>
        <w:bottom w:val="none" w:sz="0" w:space="0" w:color="auto"/>
        <w:right w:val="none" w:sz="0" w:space="0" w:color="auto"/>
      </w:divBdr>
    </w:div>
    <w:div w:id="53042031">
      <w:marLeft w:val="640"/>
      <w:marRight w:val="0"/>
      <w:marTop w:val="0"/>
      <w:marBottom w:val="0"/>
      <w:divBdr>
        <w:top w:val="none" w:sz="0" w:space="0" w:color="auto"/>
        <w:left w:val="none" w:sz="0" w:space="0" w:color="auto"/>
        <w:bottom w:val="none" w:sz="0" w:space="0" w:color="auto"/>
        <w:right w:val="none" w:sz="0" w:space="0" w:color="auto"/>
      </w:divBdr>
    </w:div>
    <w:div w:id="53046076">
      <w:marLeft w:val="640"/>
      <w:marRight w:val="0"/>
      <w:marTop w:val="0"/>
      <w:marBottom w:val="0"/>
      <w:divBdr>
        <w:top w:val="none" w:sz="0" w:space="0" w:color="auto"/>
        <w:left w:val="none" w:sz="0" w:space="0" w:color="auto"/>
        <w:bottom w:val="none" w:sz="0" w:space="0" w:color="auto"/>
        <w:right w:val="none" w:sz="0" w:space="0" w:color="auto"/>
      </w:divBdr>
    </w:div>
    <w:div w:id="53050530">
      <w:marLeft w:val="640"/>
      <w:marRight w:val="0"/>
      <w:marTop w:val="0"/>
      <w:marBottom w:val="0"/>
      <w:divBdr>
        <w:top w:val="none" w:sz="0" w:space="0" w:color="auto"/>
        <w:left w:val="none" w:sz="0" w:space="0" w:color="auto"/>
        <w:bottom w:val="none" w:sz="0" w:space="0" w:color="auto"/>
        <w:right w:val="none" w:sz="0" w:space="0" w:color="auto"/>
      </w:divBdr>
    </w:div>
    <w:div w:id="53084768">
      <w:marLeft w:val="640"/>
      <w:marRight w:val="0"/>
      <w:marTop w:val="0"/>
      <w:marBottom w:val="0"/>
      <w:divBdr>
        <w:top w:val="none" w:sz="0" w:space="0" w:color="auto"/>
        <w:left w:val="none" w:sz="0" w:space="0" w:color="auto"/>
        <w:bottom w:val="none" w:sz="0" w:space="0" w:color="auto"/>
        <w:right w:val="none" w:sz="0" w:space="0" w:color="auto"/>
      </w:divBdr>
    </w:div>
    <w:div w:id="53161754">
      <w:marLeft w:val="640"/>
      <w:marRight w:val="0"/>
      <w:marTop w:val="0"/>
      <w:marBottom w:val="0"/>
      <w:divBdr>
        <w:top w:val="none" w:sz="0" w:space="0" w:color="auto"/>
        <w:left w:val="none" w:sz="0" w:space="0" w:color="auto"/>
        <w:bottom w:val="none" w:sz="0" w:space="0" w:color="auto"/>
        <w:right w:val="none" w:sz="0" w:space="0" w:color="auto"/>
      </w:divBdr>
    </w:div>
    <w:div w:id="53166781">
      <w:marLeft w:val="640"/>
      <w:marRight w:val="0"/>
      <w:marTop w:val="0"/>
      <w:marBottom w:val="0"/>
      <w:divBdr>
        <w:top w:val="none" w:sz="0" w:space="0" w:color="auto"/>
        <w:left w:val="none" w:sz="0" w:space="0" w:color="auto"/>
        <w:bottom w:val="none" w:sz="0" w:space="0" w:color="auto"/>
        <w:right w:val="none" w:sz="0" w:space="0" w:color="auto"/>
      </w:divBdr>
    </w:div>
    <w:div w:id="53168390">
      <w:marLeft w:val="640"/>
      <w:marRight w:val="0"/>
      <w:marTop w:val="0"/>
      <w:marBottom w:val="0"/>
      <w:divBdr>
        <w:top w:val="none" w:sz="0" w:space="0" w:color="auto"/>
        <w:left w:val="none" w:sz="0" w:space="0" w:color="auto"/>
        <w:bottom w:val="none" w:sz="0" w:space="0" w:color="auto"/>
        <w:right w:val="none" w:sz="0" w:space="0" w:color="auto"/>
      </w:divBdr>
    </w:div>
    <w:div w:id="53283368">
      <w:marLeft w:val="640"/>
      <w:marRight w:val="0"/>
      <w:marTop w:val="0"/>
      <w:marBottom w:val="0"/>
      <w:divBdr>
        <w:top w:val="none" w:sz="0" w:space="0" w:color="auto"/>
        <w:left w:val="none" w:sz="0" w:space="0" w:color="auto"/>
        <w:bottom w:val="none" w:sz="0" w:space="0" w:color="auto"/>
        <w:right w:val="none" w:sz="0" w:space="0" w:color="auto"/>
      </w:divBdr>
    </w:div>
    <w:div w:id="53310204">
      <w:marLeft w:val="640"/>
      <w:marRight w:val="0"/>
      <w:marTop w:val="0"/>
      <w:marBottom w:val="0"/>
      <w:divBdr>
        <w:top w:val="none" w:sz="0" w:space="0" w:color="auto"/>
        <w:left w:val="none" w:sz="0" w:space="0" w:color="auto"/>
        <w:bottom w:val="none" w:sz="0" w:space="0" w:color="auto"/>
        <w:right w:val="none" w:sz="0" w:space="0" w:color="auto"/>
      </w:divBdr>
    </w:div>
    <w:div w:id="53355744">
      <w:marLeft w:val="640"/>
      <w:marRight w:val="0"/>
      <w:marTop w:val="0"/>
      <w:marBottom w:val="0"/>
      <w:divBdr>
        <w:top w:val="none" w:sz="0" w:space="0" w:color="auto"/>
        <w:left w:val="none" w:sz="0" w:space="0" w:color="auto"/>
        <w:bottom w:val="none" w:sz="0" w:space="0" w:color="auto"/>
        <w:right w:val="none" w:sz="0" w:space="0" w:color="auto"/>
      </w:divBdr>
    </w:div>
    <w:div w:id="53361961">
      <w:marLeft w:val="640"/>
      <w:marRight w:val="0"/>
      <w:marTop w:val="0"/>
      <w:marBottom w:val="0"/>
      <w:divBdr>
        <w:top w:val="none" w:sz="0" w:space="0" w:color="auto"/>
        <w:left w:val="none" w:sz="0" w:space="0" w:color="auto"/>
        <w:bottom w:val="none" w:sz="0" w:space="0" w:color="auto"/>
        <w:right w:val="none" w:sz="0" w:space="0" w:color="auto"/>
      </w:divBdr>
    </w:div>
    <w:div w:id="53432239">
      <w:marLeft w:val="640"/>
      <w:marRight w:val="0"/>
      <w:marTop w:val="0"/>
      <w:marBottom w:val="0"/>
      <w:divBdr>
        <w:top w:val="none" w:sz="0" w:space="0" w:color="auto"/>
        <w:left w:val="none" w:sz="0" w:space="0" w:color="auto"/>
        <w:bottom w:val="none" w:sz="0" w:space="0" w:color="auto"/>
        <w:right w:val="none" w:sz="0" w:space="0" w:color="auto"/>
      </w:divBdr>
    </w:div>
    <w:div w:id="53478482">
      <w:marLeft w:val="640"/>
      <w:marRight w:val="0"/>
      <w:marTop w:val="0"/>
      <w:marBottom w:val="0"/>
      <w:divBdr>
        <w:top w:val="none" w:sz="0" w:space="0" w:color="auto"/>
        <w:left w:val="none" w:sz="0" w:space="0" w:color="auto"/>
        <w:bottom w:val="none" w:sz="0" w:space="0" w:color="auto"/>
        <w:right w:val="none" w:sz="0" w:space="0" w:color="auto"/>
      </w:divBdr>
    </w:div>
    <w:div w:id="53700081">
      <w:marLeft w:val="640"/>
      <w:marRight w:val="0"/>
      <w:marTop w:val="0"/>
      <w:marBottom w:val="0"/>
      <w:divBdr>
        <w:top w:val="none" w:sz="0" w:space="0" w:color="auto"/>
        <w:left w:val="none" w:sz="0" w:space="0" w:color="auto"/>
        <w:bottom w:val="none" w:sz="0" w:space="0" w:color="auto"/>
        <w:right w:val="none" w:sz="0" w:space="0" w:color="auto"/>
      </w:divBdr>
    </w:div>
    <w:div w:id="53704835">
      <w:marLeft w:val="640"/>
      <w:marRight w:val="0"/>
      <w:marTop w:val="0"/>
      <w:marBottom w:val="0"/>
      <w:divBdr>
        <w:top w:val="none" w:sz="0" w:space="0" w:color="auto"/>
        <w:left w:val="none" w:sz="0" w:space="0" w:color="auto"/>
        <w:bottom w:val="none" w:sz="0" w:space="0" w:color="auto"/>
        <w:right w:val="none" w:sz="0" w:space="0" w:color="auto"/>
      </w:divBdr>
    </w:div>
    <w:div w:id="53821531">
      <w:marLeft w:val="640"/>
      <w:marRight w:val="0"/>
      <w:marTop w:val="0"/>
      <w:marBottom w:val="0"/>
      <w:divBdr>
        <w:top w:val="none" w:sz="0" w:space="0" w:color="auto"/>
        <w:left w:val="none" w:sz="0" w:space="0" w:color="auto"/>
        <w:bottom w:val="none" w:sz="0" w:space="0" w:color="auto"/>
        <w:right w:val="none" w:sz="0" w:space="0" w:color="auto"/>
      </w:divBdr>
    </w:div>
    <w:div w:id="53822157">
      <w:marLeft w:val="640"/>
      <w:marRight w:val="0"/>
      <w:marTop w:val="0"/>
      <w:marBottom w:val="0"/>
      <w:divBdr>
        <w:top w:val="none" w:sz="0" w:space="0" w:color="auto"/>
        <w:left w:val="none" w:sz="0" w:space="0" w:color="auto"/>
        <w:bottom w:val="none" w:sz="0" w:space="0" w:color="auto"/>
        <w:right w:val="none" w:sz="0" w:space="0" w:color="auto"/>
      </w:divBdr>
    </w:div>
    <w:div w:id="53823562">
      <w:marLeft w:val="640"/>
      <w:marRight w:val="0"/>
      <w:marTop w:val="0"/>
      <w:marBottom w:val="0"/>
      <w:divBdr>
        <w:top w:val="none" w:sz="0" w:space="0" w:color="auto"/>
        <w:left w:val="none" w:sz="0" w:space="0" w:color="auto"/>
        <w:bottom w:val="none" w:sz="0" w:space="0" w:color="auto"/>
        <w:right w:val="none" w:sz="0" w:space="0" w:color="auto"/>
      </w:divBdr>
    </w:div>
    <w:div w:id="53895374">
      <w:marLeft w:val="640"/>
      <w:marRight w:val="0"/>
      <w:marTop w:val="0"/>
      <w:marBottom w:val="0"/>
      <w:divBdr>
        <w:top w:val="none" w:sz="0" w:space="0" w:color="auto"/>
        <w:left w:val="none" w:sz="0" w:space="0" w:color="auto"/>
        <w:bottom w:val="none" w:sz="0" w:space="0" w:color="auto"/>
        <w:right w:val="none" w:sz="0" w:space="0" w:color="auto"/>
      </w:divBdr>
    </w:div>
    <w:div w:id="53941569">
      <w:marLeft w:val="640"/>
      <w:marRight w:val="0"/>
      <w:marTop w:val="0"/>
      <w:marBottom w:val="0"/>
      <w:divBdr>
        <w:top w:val="none" w:sz="0" w:space="0" w:color="auto"/>
        <w:left w:val="none" w:sz="0" w:space="0" w:color="auto"/>
        <w:bottom w:val="none" w:sz="0" w:space="0" w:color="auto"/>
        <w:right w:val="none" w:sz="0" w:space="0" w:color="auto"/>
      </w:divBdr>
    </w:div>
    <w:div w:id="53966994">
      <w:marLeft w:val="640"/>
      <w:marRight w:val="0"/>
      <w:marTop w:val="0"/>
      <w:marBottom w:val="0"/>
      <w:divBdr>
        <w:top w:val="none" w:sz="0" w:space="0" w:color="auto"/>
        <w:left w:val="none" w:sz="0" w:space="0" w:color="auto"/>
        <w:bottom w:val="none" w:sz="0" w:space="0" w:color="auto"/>
        <w:right w:val="none" w:sz="0" w:space="0" w:color="auto"/>
      </w:divBdr>
    </w:div>
    <w:div w:id="54007714">
      <w:marLeft w:val="640"/>
      <w:marRight w:val="0"/>
      <w:marTop w:val="0"/>
      <w:marBottom w:val="0"/>
      <w:divBdr>
        <w:top w:val="none" w:sz="0" w:space="0" w:color="auto"/>
        <w:left w:val="none" w:sz="0" w:space="0" w:color="auto"/>
        <w:bottom w:val="none" w:sz="0" w:space="0" w:color="auto"/>
        <w:right w:val="none" w:sz="0" w:space="0" w:color="auto"/>
      </w:divBdr>
    </w:div>
    <w:div w:id="54088539">
      <w:marLeft w:val="640"/>
      <w:marRight w:val="0"/>
      <w:marTop w:val="0"/>
      <w:marBottom w:val="0"/>
      <w:divBdr>
        <w:top w:val="none" w:sz="0" w:space="0" w:color="auto"/>
        <w:left w:val="none" w:sz="0" w:space="0" w:color="auto"/>
        <w:bottom w:val="none" w:sz="0" w:space="0" w:color="auto"/>
        <w:right w:val="none" w:sz="0" w:space="0" w:color="auto"/>
      </w:divBdr>
    </w:div>
    <w:div w:id="54090821">
      <w:marLeft w:val="640"/>
      <w:marRight w:val="0"/>
      <w:marTop w:val="0"/>
      <w:marBottom w:val="0"/>
      <w:divBdr>
        <w:top w:val="none" w:sz="0" w:space="0" w:color="auto"/>
        <w:left w:val="none" w:sz="0" w:space="0" w:color="auto"/>
        <w:bottom w:val="none" w:sz="0" w:space="0" w:color="auto"/>
        <w:right w:val="none" w:sz="0" w:space="0" w:color="auto"/>
      </w:divBdr>
    </w:div>
    <w:div w:id="54162170">
      <w:marLeft w:val="640"/>
      <w:marRight w:val="0"/>
      <w:marTop w:val="0"/>
      <w:marBottom w:val="0"/>
      <w:divBdr>
        <w:top w:val="none" w:sz="0" w:space="0" w:color="auto"/>
        <w:left w:val="none" w:sz="0" w:space="0" w:color="auto"/>
        <w:bottom w:val="none" w:sz="0" w:space="0" w:color="auto"/>
        <w:right w:val="none" w:sz="0" w:space="0" w:color="auto"/>
      </w:divBdr>
    </w:div>
    <w:div w:id="54207832">
      <w:marLeft w:val="640"/>
      <w:marRight w:val="0"/>
      <w:marTop w:val="0"/>
      <w:marBottom w:val="0"/>
      <w:divBdr>
        <w:top w:val="none" w:sz="0" w:space="0" w:color="auto"/>
        <w:left w:val="none" w:sz="0" w:space="0" w:color="auto"/>
        <w:bottom w:val="none" w:sz="0" w:space="0" w:color="auto"/>
        <w:right w:val="none" w:sz="0" w:space="0" w:color="auto"/>
      </w:divBdr>
    </w:div>
    <w:div w:id="54209127">
      <w:marLeft w:val="640"/>
      <w:marRight w:val="0"/>
      <w:marTop w:val="0"/>
      <w:marBottom w:val="0"/>
      <w:divBdr>
        <w:top w:val="none" w:sz="0" w:space="0" w:color="auto"/>
        <w:left w:val="none" w:sz="0" w:space="0" w:color="auto"/>
        <w:bottom w:val="none" w:sz="0" w:space="0" w:color="auto"/>
        <w:right w:val="none" w:sz="0" w:space="0" w:color="auto"/>
      </w:divBdr>
    </w:div>
    <w:div w:id="54280159">
      <w:marLeft w:val="640"/>
      <w:marRight w:val="0"/>
      <w:marTop w:val="0"/>
      <w:marBottom w:val="0"/>
      <w:divBdr>
        <w:top w:val="none" w:sz="0" w:space="0" w:color="auto"/>
        <w:left w:val="none" w:sz="0" w:space="0" w:color="auto"/>
        <w:bottom w:val="none" w:sz="0" w:space="0" w:color="auto"/>
        <w:right w:val="none" w:sz="0" w:space="0" w:color="auto"/>
      </w:divBdr>
    </w:div>
    <w:div w:id="54283473">
      <w:marLeft w:val="640"/>
      <w:marRight w:val="0"/>
      <w:marTop w:val="0"/>
      <w:marBottom w:val="0"/>
      <w:divBdr>
        <w:top w:val="none" w:sz="0" w:space="0" w:color="auto"/>
        <w:left w:val="none" w:sz="0" w:space="0" w:color="auto"/>
        <w:bottom w:val="none" w:sz="0" w:space="0" w:color="auto"/>
        <w:right w:val="none" w:sz="0" w:space="0" w:color="auto"/>
      </w:divBdr>
    </w:div>
    <w:div w:id="54359708">
      <w:marLeft w:val="640"/>
      <w:marRight w:val="0"/>
      <w:marTop w:val="0"/>
      <w:marBottom w:val="0"/>
      <w:divBdr>
        <w:top w:val="none" w:sz="0" w:space="0" w:color="auto"/>
        <w:left w:val="none" w:sz="0" w:space="0" w:color="auto"/>
        <w:bottom w:val="none" w:sz="0" w:space="0" w:color="auto"/>
        <w:right w:val="none" w:sz="0" w:space="0" w:color="auto"/>
      </w:divBdr>
    </w:div>
    <w:div w:id="54396702">
      <w:marLeft w:val="640"/>
      <w:marRight w:val="0"/>
      <w:marTop w:val="0"/>
      <w:marBottom w:val="0"/>
      <w:divBdr>
        <w:top w:val="none" w:sz="0" w:space="0" w:color="auto"/>
        <w:left w:val="none" w:sz="0" w:space="0" w:color="auto"/>
        <w:bottom w:val="none" w:sz="0" w:space="0" w:color="auto"/>
        <w:right w:val="none" w:sz="0" w:space="0" w:color="auto"/>
      </w:divBdr>
    </w:div>
    <w:div w:id="54396784">
      <w:marLeft w:val="640"/>
      <w:marRight w:val="0"/>
      <w:marTop w:val="0"/>
      <w:marBottom w:val="0"/>
      <w:divBdr>
        <w:top w:val="none" w:sz="0" w:space="0" w:color="auto"/>
        <w:left w:val="none" w:sz="0" w:space="0" w:color="auto"/>
        <w:bottom w:val="none" w:sz="0" w:space="0" w:color="auto"/>
        <w:right w:val="none" w:sz="0" w:space="0" w:color="auto"/>
      </w:divBdr>
    </w:div>
    <w:div w:id="54399796">
      <w:marLeft w:val="640"/>
      <w:marRight w:val="0"/>
      <w:marTop w:val="0"/>
      <w:marBottom w:val="0"/>
      <w:divBdr>
        <w:top w:val="none" w:sz="0" w:space="0" w:color="auto"/>
        <w:left w:val="none" w:sz="0" w:space="0" w:color="auto"/>
        <w:bottom w:val="none" w:sz="0" w:space="0" w:color="auto"/>
        <w:right w:val="none" w:sz="0" w:space="0" w:color="auto"/>
      </w:divBdr>
    </w:div>
    <w:div w:id="54475813">
      <w:marLeft w:val="640"/>
      <w:marRight w:val="0"/>
      <w:marTop w:val="0"/>
      <w:marBottom w:val="0"/>
      <w:divBdr>
        <w:top w:val="none" w:sz="0" w:space="0" w:color="auto"/>
        <w:left w:val="none" w:sz="0" w:space="0" w:color="auto"/>
        <w:bottom w:val="none" w:sz="0" w:space="0" w:color="auto"/>
        <w:right w:val="none" w:sz="0" w:space="0" w:color="auto"/>
      </w:divBdr>
    </w:div>
    <w:div w:id="54596328">
      <w:marLeft w:val="640"/>
      <w:marRight w:val="0"/>
      <w:marTop w:val="0"/>
      <w:marBottom w:val="0"/>
      <w:divBdr>
        <w:top w:val="none" w:sz="0" w:space="0" w:color="auto"/>
        <w:left w:val="none" w:sz="0" w:space="0" w:color="auto"/>
        <w:bottom w:val="none" w:sz="0" w:space="0" w:color="auto"/>
        <w:right w:val="none" w:sz="0" w:space="0" w:color="auto"/>
      </w:divBdr>
    </w:div>
    <w:div w:id="54596872">
      <w:marLeft w:val="640"/>
      <w:marRight w:val="0"/>
      <w:marTop w:val="0"/>
      <w:marBottom w:val="0"/>
      <w:divBdr>
        <w:top w:val="none" w:sz="0" w:space="0" w:color="auto"/>
        <w:left w:val="none" w:sz="0" w:space="0" w:color="auto"/>
        <w:bottom w:val="none" w:sz="0" w:space="0" w:color="auto"/>
        <w:right w:val="none" w:sz="0" w:space="0" w:color="auto"/>
      </w:divBdr>
    </w:div>
    <w:div w:id="54739255">
      <w:marLeft w:val="640"/>
      <w:marRight w:val="0"/>
      <w:marTop w:val="0"/>
      <w:marBottom w:val="0"/>
      <w:divBdr>
        <w:top w:val="none" w:sz="0" w:space="0" w:color="auto"/>
        <w:left w:val="none" w:sz="0" w:space="0" w:color="auto"/>
        <w:bottom w:val="none" w:sz="0" w:space="0" w:color="auto"/>
        <w:right w:val="none" w:sz="0" w:space="0" w:color="auto"/>
      </w:divBdr>
    </w:div>
    <w:div w:id="54740979">
      <w:marLeft w:val="640"/>
      <w:marRight w:val="0"/>
      <w:marTop w:val="0"/>
      <w:marBottom w:val="0"/>
      <w:divBdr>
        <w:top w:val="none" w:sz="0" w:space="0" w:color="auto"/>
        <w:left w:val="none" w:sz="0" w:space="0" w:color="auto"/>
        <w:bottom w:val="none" w:sz="0" w:space="0" w:color="auto"/>
        <w:right w:val="none" w:sz="0" w:space="0" w:color="auto"/>
      </w:divBdr>
    </w:div>
    <w:div w:id="54742283">
      <w:marLeft w:val="640"/>
      <w:marRight w:val="0"/>
      <w:marTop w:val="0"/>
      <w:marBottom w:val="0"/>
      <w:divBdr>
        <w:top w:val="none" w:sz="0" w:space="0" w:color="auto"/>
        <w:left w:val="none" w:sz="0" w:space="0" w:color="auto"/>
        <w:bottom w:val="none" w:sz="0" w:space="0" w:color="auto"/>
        <w:right w:val="none" w:sz="0" w:space="0" w:color="auto"/>
      </w:divBdr>
    </w:div>
    <w:div w:id="54746470">
      <w:marLeft w:val="640"/>
      <w:marRight w:val="0"/>
      <w:marTop w:val="0"/>
      <w:marBottom w:val="0"/>
      <w:divBdr>
        <w:top w:val="none" w:sz="0" w:space="0" w:color="auto"/>
        <w:left w:val="none" w:sz="0" w:space="0" w:color="auto"/>
        <w:bottom w:val="none" w:sz="0" w:space="0" w:color="auto"/>
        <w:right w:val="none" w:sz="0" w:space="0" w:color="auto"/>
      </w:divBdr>
    </w:div>
    <w:div w:id="54862553">
      <w:marLeft w:val="640"/>
      <w:marRight w:val="0"/>
      <w:marTop w:val="0"/>
      <w:marBottom w:val="0"/>
      <w:divBdr>
        <w:top w:val="none" w:sz="0" w:space="0" w:color="auto"/>
        <w:left w:val="none" w:sz="0" w:space="0" w:color="auto"/>
        <w:bottom w:val="none" w:sz="0" w:space="0" w:color="auto"/>
        <w:right w:val="none" w:sz="0" w:space="0" w:color="auto"/>
      </w:divBdr>
    </w:div>
    <w:div w:id="54939878">
      <w:marLeft w:val="640"/>
      <w:marRight w:val="0"/>
      <w:marTop w:val="0"/>
      <w:marBottom w:val="0"/>
      <w:divBdr>
        <w:top w:val="none" w:sz="0" w:space="0" w:color="auto"/>
        <w:left w:val="none" w:sz="0" w:space="0" w:color="auto"/>
        <w:bottom w:val="none" w:sz="0" w:space="0" w:color="auto"/>
        <w:right w:val="none" w:sz="0" w:space="0" w:color="auto"/>
      </w:divBdr>
    </w:div>
    <w:div w:id="55013207">
      <w:marLeft w:val="640"/>
      <w:marRight w:val="0"/>
      <w:marTop w:val="0"/>
      <w:marBottom w:val="0"/>
      <w:divBdr>
        <w:top w:val="none" w:sz="0" w:space="0" w:color="auto"/>
        <w:left w:val="none" w:sz="0" w:space="0" w:color="auto"/>
        <w:bottom w:val="none" w:sz="0" w:space="0" w:color="auto"/>
        <w:right w:val="none" w:sz="0" w:space="0" w:color="auto"/>
      </w:divBdr>
    </w:div>
    <w:div w:id="55055077">
      <w:marLeft w:val="640"/>
      <w:marRight w:val="0"/>
      <w:marTop w:val="0"/>
      <w:marBottom w:val="0"/>
      <w:divBdr>
        <w:top w:val="none" w:sz="0" w:space="0" w:color="auto"/>
        <w:left w:val="none" w:sz="0" w:space="0" w:color="auto"/>
        <w:bottom w:val="none" w:sz="0" w:space="0" w:color="auto"/>
        <w:right w:val="none" w:sz="0" w:space="0" w:color="auto"/>
      </w:divBdr>
    </w:div>
    <w:div w:id="55249220">
      <w:marLeft w:val="640"/>
      <w:marRight w:val="0"/>
      <w:marTop w:val="0"/>
      <w:marBottom w:val="0"/>
      <w:divBdr>
        <w:top w:val="none" w:sz="0" w:space="0" w:color="auto"/>
        <w:left w:val="none" w:sz="0" w:space="0" w:color="auto"/>
        <w:bottom w:val="none" w:sz="0" w:space="0" w:color="auto"/>
        <w:right w:val="none" w:sz="0" w:space="0" w:color="auto"/>
      </w:divBdr>
    </w:div>
    <w:div w:id="55252642">
      <w:marLeft w:val="640"/>
      <w:marRight w:val="0"/>
      <w:marTop w:val="0"/>
      <w:marBottom w:val="0"/>
      <w:divBdr>
        <w:top w:val="none" w:sz="0" w:space="0" w:color="auto"/>
        <w:left w:val="none" w:sz="0" w:space="0" w:color="auto"/>
        <w:bottom w:val="none" w:sz="0" w:space="0" w:color="auto"/>
        <w:right w:val="none" w:sz="0" w:space="0" w:color="auto"/>
      </w:divBdr>
    </w:div>
    <w:div w:id="55324088">
      <w:marLeft w:val="640"/>
      <w:marRight w:val="0"/>
      <w:marTop w:val="0"/>
      <w:marBottom w:val="0"/>
      <w:divBdr>
        <w:top w:val="none" w:sz="0" w:space="0" w:color="auto"/>
        <w:left w:val="none" w:sz="0" w:space="0" w:color="auto"/>
        <w:bottom w:val="none" w:sz="0" w:space="0" w:color="auto"/>
        <w:right w:val="none" w:sz="0" w:space="0" w:color="auto"/>
      </w:divBdr>
    </w:div>
    <w:div w:id="55511491">
      <w:marLeft w:val="640"/>
      <w:marRight w:val="0"/>
      <w:marTop w:val="0"/>
      <w:marBottom w:val="0"/>
      <w:divBdr>
        <w:top w:val="none" w:sz="0" w:space="0" w:color="auto"/>
        <w:left w:val="none" w:sz="0" w:space="0" w:color="auto"/>
        <w:bottom w:val="none" w:sz="0" w:space="0" w:color="auto"/>
        <w:right w:val="none" w:sz="0" w:space="0" w:color="auto"/>
      </w:divBdr>
    </w:div>
    <w:div w:id="55511722">
      <w:marLeft w:val="640"/>
      <w:marRight w:val="0"/>
      <w:marTop w:val="0"/>
      <w:marBottom w:val="0"/>
      <w:divBdr>
        <w:top w:val="none" w:sz="0" w:space="0" w:color="auto"/>
        <w:left w:val="none" w:sz="0" w:space="0" w:color="auto"/>
        <w:bottom w:val="none" w:sz="0" w:space="0" w:color="auto"/>
        <w:right w:val="none" w:sz="0" w:space="0" w:color="auto"/>
      </w:divBdr>
    </w:div>
    <w:div w:id="55515038">
      <w:marLeft w:val="640"/>
      <w:marRight w:val="0"/>
      <w:marTop w:val="0"/>
      <w:marBottom w:val="0"/>
      <w:divBdr>
        <w:top w:val="none" w:sz="0" w:space="0" w:color="auto"/>
        <w:left w:val="none" w:sz="0" w:space="0" w:color="auto"/>
        <w:bottom w:val="none" w:sz="0" w:space="0" w:color="auto"/>
        <w:right w:val="none" w:sz="0" w:space="0" w:color="auto"/>
      </w:divBdr>
    </w:div>
    <w:div w:id="55516154">
      <w:marLeft w:val="640"/>
      <w:marRight w:val="0"/>
      <w:marTop w:val="0"/>
      <w:marBottom w:val="0"/>
      <w:divBdr>
        <w:top w:val="none" w:sz="0" w:space="0" w:color="auto"/>
        <w:left w:val="none" w:sz="0" w:space="0" w:color="auto"/>
        <w:bottom w:val="none" w:sz="0" w:space="0" w:color="auto"/>
        <w:right w:val="none" w:sz="0" w:space="0" w:color="auto"/>
      </w:divBdr>
    </w:div>
    <w:div w:id="55519027">
      <w:marLeft w:val="640"/>
      <w:marRight w:val="0"/>
      <w:marTop w:val="0"/>
      <w:marBottom w:val="0"/>
      <w:divBdr>
        <w:top w:val="none" w:sz="0" w:space="0" w:color="auto"/>
        <w:left w:val="none" w:sz="0" w:space="0" w:color="auto"/>
        <w:bottom w:val="none" w:sz="0" w:space="0" w:color="auto"/>
        <w:right w:val="none" w:sz="0" w:space="0" w:color="auto"/>
      </w:divBdr>
    </w:div>
    <w:div w:id="55707299">
      <w:marLeft w:val="640"/>
      <w:marRight w:val="0"/>
      <w:marTop w:val="0"/>
      <w:marBottom w:val="0"/>
      <w:divBdr>
        <w:top w:val="none" w:sz="0" w:space="0" w:color="auto"/>
        <w:left w:val="none" w:sz="0" w:space="0" w:color="auto"/>
        <w:bottom w:val="none" w:sz="0" w:space="0" w:color="auto"/>
        <w:right w:val="none" w:sz="0" w:space="0" w:color="auto"/>
      </w:divBdr>
    </w:div>
    <w:div w:id="55781500">
      <w:marLeft w:val="640"/>
      <w:marRight w:val="0"/>
      <w:marTop w:val="0"/>
      <w:marBottom w:val="0"/>
      <w:divBdr>
        <w:top w:val="none" w:sz="0" w:space="0" w:color="auto"/>
        <w:left w:val="none" w:sz="0" w:space="0" w:color="auto"/>
        <w:bottom w:val="none" w:sz="0" w:space="0" w:color="auto"/>
        <w:right w:val="none" w:sz="0" w:space="0" w:color="auto"/>
      </w:divBdr>
    </w:div>
    <w:div w:id="55782459">
      <w:marLeft w:val="640"/>
      <w:marRight w:val="0"/>
      <w:marTop w:val="0"/>
      <w:marBottom w:val="0"/>
      <w:divBdr>
        <w:top w:val="none" w:sz="0" w:space="0" w:color="auto"/>
        <w:left w:val="none" w:sz="0" w:space="0" w:color="auto"/>
        <w:bottom w:val="none" w:sz="0" w:space="0" w:color="auto"/>
        <w:right w:val="none" w:sz="0" w:space="0" w:color="auto"/>
      </w:divBdr>
    </w:div>
    <w:div w:id="55787360">
      <w:marLeft w:val="640"/>
      <w:marRight w:val="0"/>
      <w:marTop w:val="0"/>
      <w:marBottom w:val="0"/>
      <w:divBdr>
        <w:top w:val="none" w:sz="0" w:space="0" w:color="auto"/>
        <w:left w:val="none" w:sz="0" w:space="0" w:color="auto"/>
        <w:bottom w:val="none" w:sz="0" w:space="0" w:color="auto"/>
        <w:right w:val="none" w:sz="0" w:space="0" w:color="auto"/>
      </w:divBdr>
    </w:div>
    <w:div w:id="55860859">
      <w:marLeft w:val="640"/>
      <w:marRight w:val="0"/>
      <w:marTop w:val="0"/>
      <w:marBottom w:val="0"/>
      <w:divBdr>
        <w:top w:val="none" w:sz="0" w:space="0" w:color="auto"/>
        <w:left w:val="none" w:sz="0" w:space="0" w:color="auto"/>
        <w:bottom w:val="none" w:sz="0" w:space="0" w:color="auto"/>
        <w:right w:val="none" w:sz="0" w:space="0" w:color="auto"/>
      </w:divBdr>
    </w:div>
    <w:div w:id="55980984">
      <w:marLeft w:val="640"/>
      <w:marRight w:val="0"/>
      <w:marTop w:val="0"/>
      <w:marBottom w:val="0"/>
      <w:divBdr>
        <w:top w:val="none" w:sz="0" w:space="0" w:color="auto"/>
        <w:left w:val="none" w:sz="0" w:space="0" w:color="auto"/>
        <w:bottom w:val="none" w:sz="0" w:space="0" w:color="auto"/>
        <w:right w:val="none" w:sz="0" w:space="0" w:color="auto"/>
      </w:divBdr>
    </w:div>
    <w:div w:id="56053231">
      <w:marLeft w:val="640"/>
      <w:marRight w:val="0"/>
      <w:marTop w:val="0"/>
      <w:marBottom w:val="0"/>
      <w:divBdr>
        <w:top w:val="none" w:sz="0" w:space="0" w:color="auto"/>
        <w:left w:val="none" w:sz="0" w:space="0" w:color="auto"/>
        <w:bottom w:val="none" w:sz="0" w:space="0" w:color="auto"/>
        <w:right w:val="none" w:sz="0" w:space="0" w:color="auto"/>
      </w:divBdr>
    </w:div>
    <w:div w:id="56125589">
      <w:marLeft w:val="640"/>
      <w:marRight w:val="0"/>
      <w:marTop w:val="0"/>
      <w:marBottom w:val="0"/>
      <w:divBdr>
        <w:top w:val="none" w:sz="0" w:space="0" w:color="auto"/>
        <w:left w:val="none" w:sz="0" w:space="0" w:color="auto"/>
        <w:bottom w:val="none" w:sz="0" w:space="0" w:color="auto"/>
        <w:right w:val="none" w:sz="0" w:space="0" w:color="auto"/>
      </w:divBdr>
    </w:div>
    <w:div w:id="56131545">
      <w:marLeft w:val="640"/>
      <w:marRight w:val="0"/>
      <w:marTop w:val="0"/>
      <w:marBottom w:val="0"/>
      <w:divBdr>
        <w:top w:val="none" w:sz="0" w:space="0" w:color="auto"/>
        <w:left w:val="none" w:sz="0" w:space="0" w:color="auto"/>
        <w:bottom w:val="none" w:sz="0" w:space="0" w:color="auto"/>
        <w:right w:val="none" w:sz="0" w:space="0" w:color="auto"/>
      </w:divBdr>
    </w:div>
    <w:div w:id="56246254">
      <w:marLeft w:val="640"/>
      <w:marRight w:val="0"/>
      <w:marTop w:val="0"/>
      <w:marBottom w:val="0"/>
      <w:divBdr>
        <w:top w:val="none" w:sz="0" w:space="0" w:color="auto"/>
        <w:left w:val="none" w:sz="0" w:space="0" w:color="auto"/>
        <w:bottom w:val="none" w:sz="0" w:space="0" w:color="auto"/>
        <w:right w:val="none" w:sz="0" w:space="0" w:color="auto"/>
      </w:divBdr>
    </w:div>
    <w:div w:id="56443937">
      <w:marLeft w:val="640"/>
      <w:marRight w:val="0"/>
      <w:marTop w:val="0"/>
      <w:marBottom w:val="0"/>
      <w:divBdr>
        <w:top w:val="none" w:sz="0" w:space="0" w:color="auto"/>
        <w:left w:val="none" w:sz="0" w:space="0" w:color="auto"/>
        <w:bottom w:val="none" w:sz="0" w:space="0" w:color="auto"/>
        <w:right w:val="none" w:sz="0" w:space="0" w:color="auto"/>
      </w:divBdr>
    </w:div>
    <w:div w:id="56513296">
      <w:marLeft w:val="640"/>
      <w:marRight w:val="0"/>
      <w:marTop w:val="0"/>
      <w:marBottom w:val="0"/>
      <w:divBdr>
        <w:top w:val="none" w:sz="0" w:space="0" w:color="auto"/>
        <w:left w:val="none" w:sz="0" w:space="0" w:color="auto"/>
        <w:bottom w:val="none" w:sz="0" w:space="0" w:color="auto"/>
        <w:right w:val="none" w:sz="0" w:space="0" w:color="auto"/>
      </w:divBdr>
    </w:div>
    <w:div w:id="56518350">
      <w:marLeft w:val="640"/>
      <w:marRight w:val="0"/>
      <w:marTop w:val="0"/>
      <w:marBottom w:val="0"/>
      <w:divBdr>
        <w:top w:val="none" w:sz="0" w:space="0" w:color="auto"/>
        <w:left w:val="none" w:sz="0" w:space="0" w:color="auto"/>
        <w:bottom w:val="none" w:sz="0" w:space="0" w:color="auto"/>
        <w:right w:val="none" w:sz="0" w:space="0" w:color="auto"/>
      </w:divBdr>
    </w:div>
    <w:div w:id="56558448">
      <w:marLeft w:val="640"/>
      <w:marRight w:val="0"/>
      <w:marTop w:val="0"/>
      <w:marBottom w:val="0"/>
      <w:divBdr>
        <w:top w:val="none" w:sz="0" w:space="0" w:color="auto"/>
        <w:left w:val="none" w:sz="0" w:space="0" w:color="auto"/>
        <w:bottom w:val="none" w:sz="0" w:space="0" w:color="auto"/>
        <w:right w:val="none" w:sz="0" w:space="0" w:color="auto"/>
      </w:divBdr>
    </w:div>
    <w:div w:id="56561571">
      <w:marLeft w:val="640"/>
      <w:marRight w:val="0"/>
      <w:marTop w:val="0"/>
      <w:marBottom w:val="0"/>
      <w:divBdr>
        <w:top w:val="none" w:sz="0" w:space="0" w:color="auto"/>
        <w:left w:val="none" w:sz="0" w:space="0" w:color="auto"/>
        <w:bottom w:val="none" w:sz="0" w:space="0" w:color="auto"/>
        <w:right w:val="none" w:sz="0" w:space="0" w:color="auto"/>
      </w:divBdr>
    </w:div>
    <w:div w:id="56562873">
      <w:marLeft w:val="640"/>
      <w:marRight w:val="0"/>
      <w:marTop w:val="0"/>
      <w:marBottom w:val="0"/>
      <w:divBdr>
        <w:top w:val="none" w:sz="0" w:space="0" w:color="auto"/>
        <w:left w:val="none" w:sz="0" w:space="0" w:color="auto"/>
        <w:bottom w:val="none" w:sz="0" w:space="0" w:color="auto"/>
        <w:right w:val="none" w:sz="0" w:space="0" w:color="auto"/>
      </w:divBdr>
    </w:div>
    <w:div w:id="56635751">
      <w:marLeft w:val="640"/>
      <w:marRight w:val="0"/>
      <w:marTop w:val="0"/>
      <w:marBottom w:val="0"/>
      <w:divBdr>
        <w:top w:val="none" w:sz="0" w:space="0" w:color="auto"/>
        <w:left w:val="none" w:sz="0" w:space="0" w:color="auto"/>
        <w:bottom w:val="none" w:sz="0" w:space="0" w:color="auto"/>
        <w:right w:val="none" w:sz="0" w:space="0" w:color="auto"/>
      </w:divBdr>
    </w:div>
    <w:div w:id="56705987">
      <w:marLeft w:val="640"/>
      <w:marRight w:val="0"/>
      <w:marTop w:val="0"/>
      <w:marBottom w:val="0"/>
      <w:divBdr>
        <w:top w:val="none" w:sz="0" w:space="0" w:color="auto"/>
        <w:left w:val="none" w:sz="0" w:space="0" w:color="auto"/>
        <w:bottom w:val="none" w:sz="0" w:space="0" w:color="auto"/>
        <w:right w:val="none" w:sz="0" w:space="0" w:color="auto"/>
      </w:divBdr>
    </w:div>
    <w:div w:id="56709943">
      <w:marLeft w:val="640"/>
      <w:marRight w:val="0"/>
      <w:marTop w:val="0"/>
      <w:marBottom w:val="0"/>
      <w:divBdr>
        <w:top w:val="none" w:sz="0" w:space="0" w:color="auto"/>
        <w:left w:val="none" w:sz="0" w:space="0" w:color="auto"/>
        <w:bottom w:val="none" w:sz="0" w:space="0" w:color="auto"/>
        <w:right w:val="none" w:sz="0" w:space="0" w:color="auto"/>
      </w:divBdr>
    </w:div>
    <w:div w:id="56781968">
      <w:marLeft w:val="640"/>
      <w:marRight w:val="0"/>
      <w:marTop w:val="0"/>
      <w:marBottom w:val="0"/>
      <w:divBdr>
        <w:top w:val="none" w:sz="0" w:space="0" w:color="auto"/>
        <w:left w:val="none" w:sz="0" w:space="0" w:color="auto"/>
        <w:bottom w:val="none" w:sz="0" w:space="0" w:color="auto"/>
        <w:right w:val="none" w:sz="0" w:space="0" w:color="auto"/>
      </w:divBdr>
    </w:div>
    <w:div w:id="56828925">
      <w:marLeft w:val="640"/>
      <w:marRight w:val="0"/>
      <w:marTop w:val="0"/>
      <w:marBottom w:val="0"/>
      <w:divBdr>
        <w:top w:val="none" w:sz="0" w:space="0" w:color="auto"/>
        <w:left w:val="none" w:sz="0" w:space="0" w:color="auto"/>
        <w:bottom w:val="none" w:sz="0" w:space="0" w:color="auto"/>
        <w:right w:val="none" w:sz="0" w:space="0" w:color="auto"/>
      </w:divBdr>
    </w:div>
    <w:div w:id="56901375">
      <w:marLeft w:val="480"/>
      <w:marRight w:val="0"/>
      <w:marTop w:val="0"/>
      <w:marBottom w:val="0"/>
      <w:divBdr>
        <w:top w:val="none" w:sz="0" w:space="0" w:color="auto"/>
        <w:left w:val="none" w:sz="0" w:space="0" w:color="auto"/>
        <w:bottom w:val="none" w:sz="0" w:space="0" w:color="auto"/>
        <w:right w:val="none" w:sz="0" w:space="0" w:color="auto"/>
      </w:divBdr>
    </w:div>
    <w:div w:id="56979071">
      <w:marLeft w:val="640"/>
      <w:marRight w:val="0"/>
      <w:marTop w:val="0"/>
      <w:marBottom w:val="0"/>
      <w:divBdr>
        <w:top w:val="none" w:sz="0" w:space="0" w:color="auto"/>
        <w:left w:val="none" w:sz="0" w:space="0" w:color="auto"/>
        <w:bottom w:val="none" w:sz="0" w:space="0" w:color="auto"/>
        <w:right w:val="none" w:sz="0" w:space="0" w:color="auto"/>
      </w:divBdr>
    </w:div>
    <w:div w:id="57048450">
      <w:marLeft w:val="640"/>
      <w:marRight w:val="0"/>
      <w:marTop w:val="0"/>
      <w:marBottom w:val="0"/>
      <w:divBdr>
        <w:top w:val="none" w:sz="0" w:space="0" w:color="auto"/>
        <w:left w:val="none" w:sz="0" w:space="0" w:color="auto"/>
        <w:bottom w:val="none" w:sz="0" w:space="0" w:color="auto"/>
        <w:right w:val="none" w:sz="0" w:space="0" w:color="auto"/>
      </w:divBdr>
    </w:div>
    <w:div w:id="57245586">
      <w:marLeft w:val="640"/>
      <w:marRight w:val="0"/>
      <w:marTop w:val="0"/>
      <w:marBottom w:val="0"/>
      <w:divBdr>
        <w:top w:val="none" w:sz="0" w:space="0" w:color="auto"/>
        <w:left w:val="none" w:sz="0" w:space="0" w:color="auto"/>
        <w:bottom w:val="none" w:sz="0" w:space="0" w:color="auto"/>
        <w:right w:val="none" w:sz="0" w:space="0" w:color="auto"/>
      </w:divBdr>
    </w:div>
    <w:div w:id="57361411">
      <w:marLeft w:val="640"/>
      <w:marRight w:val="0"/>
      <w:marTop w:val="0"/>
      <w:marBottom w:val="0"/>
      <w:divBdr>
        <w:top w:val="none" w:sz="0" w:space="0" w:color="auto"/>
        <w:left w:val="none" w:sz="0" w:space="0" w:color="auto"/>
        <w:bottom w:val="none" w:sz="0" w:space="0" w:color="auto"/>
        <w:right w:val="none" w:sz="0" w:space="0" w:color="auto"/>
      </w:divBdr>
    </w:div>
    <w:div w:id="57477453">
      <w:marLeft w:val="640"/>
      <w:marRight w:val="0"/>
      <w:marTop w:val="0"/>
      <w:marBottom w:val="0"/>
      <w:divBdr>
        <w:top w:val="none" w:sz="0" w:space="0" w:color="auto"/>
        <w:left w:val="none" w:sz="0" w:space="0" w:color="auto"/>
        <w:bottom w:val="none" w:sz="0" w:space="0" w:color="auto"/>
        <w:right w:val="none" w:sz="0" w:space="0" w:color="auto"/>
      </w:divBdr>
    </w:div>
    <w:div w:id="57477982">
      <w:marLeft w:val="640"/>
      <w:marRight w:val="0"/>
      <w:marTop w:val="0"/>
      <w:marBottom w:val="0"/>
      <w:divBdr>
        <w:top w:val="none" w:sz="0" w:space="0" w:color="auto"/>
        <w:left w:val="none" w:sz="0" w:space="0" w:color="auto"/>
        <w:bottom w:val="none" w:sz="0" w:space="0" w:color="auto"/>
        <w:right w:val="none" w:sz="0" w:space="0" w:color="auto"/>
      </w:divBdr>
    </w:div>
    <w:div w:id="57478405">
      <w:marLeft w:val="640"/>
      <w:marRight w:val="0"/>
      <w:marTop w:val="0"/>
      <w:marBottom w:val="0"/>
      <w:divBdr>
        <w:top w:val="none" w:sz="0" w:space="0" w:color="auto"/>
        <w:left w:val="none" w:sz="0" w:space="0" w:color="auto"/>
        <w:bottom w:val="none" w:sz="0" w:space="0" w:color="auto"/>
        <w:right w:val="none" w:sz="0" w:space="0" w:color="auto"/>
      </w:divBdr>
    </w:div>
    <w:div w:id="57484850">
      <w:marLeft w:val="640"/>
      <w:marRight w:val="0"/>
      <w:marTop w:val="0"/>
      <w:marBottom w:val="0"/>
      <w:divBdr>
        <w:top w:val="none" w:sz="0" w:space="0" w:color="auto"/>
        <w:left w:val="none" w:sz="0" w:space="0" w:color="auto"/>
        <w:bottom w:val="none" w:sz="0" w:space="0" w:color="auto"/>
        <w:right w:val="none" w:sz="0" w:space="0" w:color="auto"/>
      </w:divBdr>
    </w:div>
    <w:div w:id="57558843">
      <w:marLeft w:val="640"/>
      <w:marRight w:val="0"/>
      <w:marTop w:val="0"/>
      <w:marBottom w:val="0"/>
      <w:divBdr>
        <w:top w:val="none" w:sz="0" w:space="0" w:color="auto"/>
        <w:left w:val="none" w:sz="0" w:space="0" w:color="auto"/>
        <w:bottom w:val="none" w:sz="0" w:space="0" w:color="auto"/>
        <w:right w:val="none" w:sz="0" w:space="0" w:color="auto"/>
      </w:divBdr>
    </w:div>
    <w:div w:id="57679605">
      <w:marLeft w:val="640"/>
      <w:marRight w:val="0"/>
      <w:marTop w:val="0"/>
      <w:marBottom w:val="0"/>
      <w:divBdr>
        <w:top w:val="none" w:sz="0" w:space="0" w:color="auto"/>
        <w:left w:val="none" w:sz="0" w:space="0" w:color="auto"/>
        <w:bottom w:val="none" w:sz="0" w:space="0" w:color="auto"/>
        <w:right w:val="none" w:sz="0" w:space="0" w:color="auto"/>
      </w:divBdr>
    </w:div>
    <w:div w:id="57747033">
      <w:marLeft w:val="640"/>
      <w:marRight w:val="0"/>
      <w:marTop w:val="0"/>
      <w:marBottom w:val="0"/>
      <w:divBdr>
        <w:top w:val="none" w:sz="0" w:space="0" w:color="auto"/>
        <w:left w:val="none" w:sz="0" w:space="0" w:color="auto"/>
        <w:bottom w:val="none" w:sz="0" w:space="0" w:color="auto"/>
        <w:right w:val="none" w:sz="0" w:space="0" w:color="auto"/>
      </w:divBdr>
    </w:div>
    <w:div w:id="57899808">
      <w:marLeft w:val="640"/>
      <w:marRight w:val="0"/>
      <w:marTop w:val="0"/>
      <w:marBottom w:val="0"/>
      <w:divBdr>
        <w:top w:val="none" w:sz="0" w:space="0" w:color="auto"/>
        <w:left w:val="none" w:sz="0" w:space="0" w:color="auto"/>
        <w:bottom w:val="none" w:sz="0" w:space="0" w:color="auto"/>
        <w:right w:val="none" w:sz="0" w:space="0" w:color="auto"/>
      </w:divBdr>
    </w:div>
    <w:div w:id="57940019">
      <w:marLeft w:val="640"/>
      <w:marRight w:val="0"/>
      <w:marTop w:val="0"/>
      <w:marBottom w:val="0"/>
      <w:divBdr>
        <w:top w:val="none" w:sz="0" w:space="0" w:color="auto"/>
        <w:left w:val="none" w:sz="0" w:space="0" w:color="auto"/>
        <w:bottom w:val="none" w:sz="0" w:space="0" w:color="auto"/>
        <w:right w:val="none" w:sz="0" w:space="0" w:color="auto"/>
      </w:divBdr>
    </w:div>
    <w:div w:id="57942414">
      <w:marLeft w:val="640"/>
      <w:marRight w:val="0"/>
      <w:marTop w:val="0"/>
      <w:marBottom w:val="0"/>
      <w:divBdr>
        <w:top w:val="none" w:sz="0" w:space="0" w:color="auto"/>
        <w:left w:val="none" w:sz="0" w:space="0" w:color="auto"/>
        <w:bottom w:val="none" w:sz="0" w:space="0" w:color="auto"/>
        <w:right w:val="none" w:sz="0" w:space="0" w:color="auto"/>
      </w:divBdr>
    </w:div>
    <w:div w:id="57943461">
      <w:marLeft w:val="640"/>
      <w:marRight w:val="0"/>
      <w:marTop w:val="0"/>
      <w:marBottom w:val="0"/>
      <w:divBdr>
        <w:top w:val="none" w:sz="0" w:space="0" w:color="auto"/>
        <w:left w:val="none" w:sz="0" w:space="0" w:color="auto"/>
        <w:bottom w:val="none" w:sz="0" w:space="0" w:color="auto"/>
        <w:right w:val="none" w:sz="0" w:space="0" w:color="auto"/>
      </w:divBdr>
    </w:div>
    <w:div w:id="58134954">
      <w:marLeft w:val="640"/>
      <w:marRight w:val="0"/>
      <w:marTop w:val="0"/>
      <w:marBottom w:val="0"/>
      <w:divBdr>
        <w:top w:val="none" w:sz="0" w:space="0" w:color="auto"/>
        <w:left w:val="none" w:sz="0" w:space="0" w:color="auto"/>
        <w:bottom w:val="none" w:sz="0" w:space="0" w:color="auto"/>
        <w:right w:val="none" w:sz="0" w:space="0" w:color="auto"/>
      </w:divBdr>
    </w:div>
    <w:div w:id="58141394">
      <w:marLeft w:val="640"/>
      <w:marRight w:val="0"/>
      <w:marTop w:val="0"/>
      <w:marBottom w:val="0"/>
      <w:divBdr>
        <w:top w:val="none" w:sz="0" w:space="0" w:color="auto"/>
        <w:left w:val="none" w:sz="0" w:space="0" w:color="auto"/>
        <w:bottom w:val="none" w:sz="0" w:space="0" w:color="auto"/>
        <w:right w:val="none" w:sz="0" w:space="0" w:color="auto"/>
      </w:divBdr>
    </w:div>
    <w:div w:id="58283441">
      <w:marLeft w:val="640"/>
      <w:marRight w:val="0"/>
      <w:marTop w:val="0"/>
      <w:marBottom w:val="0"/>
      <w:divBdr>
        <w:top w:val="none" w:sz="0" w:space="0" w:color="auto"/>
        <w:left w:val="none" w:sz="0" w:space="0" w:color="auto"/>
        <w:bottom w:val="none" w:sz="0" w:space="0" w:color="auto"/>
        <w:right w:val="none" w:sz="0" w:space="0" w:color="auto"/>
      </w:divBdr>
    </w:div>
    <w:div w:id="58284409">
      <w:marLeft w:val="640"/>
      <w:marRight w:val="0"/>
      <w:marTop w:val="0"/>
      <w:marBottom w:val="0"/>
      <w:divBdr>
        <w:top w:val="none" w:sz="0" w:space="0" w:color="auto"/>
        <w:left w:val="none" w:sz="0" w:space="0" w:color="auto"/>
        <w:bottom w:val="none" w:sz="0" w:space="0" w:color="auto"/>
        <w:right w:val="none" w:sz="0" w:space="0" w:color="auto"/>
      </w:divBdr>
    </w:div>
    <w:div w:id="58329496">
      <w:marLeft w:val="640"/>
      <w:marRight w:val="0"/>
      <w:marTop w:val="0"/>
      <w:marBottom w:val="0"/>
      <w:divBdr>
        <w:top w:val="none" w:sz="0" w:space="0" w:color="auto"/>
        <w:left w:val="none" w:sz="0" w:space="0" w:color="auto"/>
        <w:bottom w:val="none" w:sz="0" w:space="0" w:color="auto"/>
        <w:right w:val="none" w:sz="0" w:space="0" w:color="auto"/>
      </w:divBdr>
    </w:div>
    <w:div w:id="58403529">
      <w:marLeft w:val="640"/>
      <w:marRight w:val="0"/>
      <w:marTop w:val="0"/>
      <w:marBottom w:val="0"/>
      <w:divBdr>
        <w:top w:val="none" w:sz="0" w:space="0" w:color="auto"/>
        <w:left w:val="none" w:sz="0" w:space="0" w:color="auto"/>
        <w:bottom w:val="none" w:sz="0" w:space="0" w:color="auto"/>
        <w:right w:val="none" w:sz="0" w:space="0" w:color="auto"/>
      </w:divBdr>
    </w:div>
    <w:div w:id="58406598">
      <w:marLeft w:val="640"/>
      <w:marRight w:val="0"/>
      <w:marTop w:val="0"/>
      <w:marBottom w:val="0"/>
      <w:divBdr>
        <w:top w:val="none" w:sz="0" w:space="0" w:color="auto"/>
        <w:left w:val="none" w:sz="0" w:space="0" w:color="auto"/>
        <w:bottom w:val="none" w:sz="0" w:space="0" w:color="auto"/>
        <w:right w:val="none" w:sz="0" w:space="0" w:color="auto"/>
      </w:divBdr>
    </w:div>
    <w:div w:id="58409019">
      <w:marLeft w:val="640"/>
      <w:marRight w:val="0"/>
      <w:marTop w:val="0"/>
      <w:marBottom w:val="0"/>
      <w:divBdr>
        <w:top w:val="none" w:sz="0" w:space="0" w:color="auto"/>
        <w:left w:val="none" w:sz="0" w:space="0" w:color="auto"/>
        <w:bottom w:val="none" w:sz="0" w:space="0" w:color="auto"/>
        <w:right w:val="none" w:sz="0" w:space="0" w:color="auto"/>
      </w:divBdr>
    </w:div>
    <w:div w:id="58598106">
      <w:marLeft w:val="640"/>
      <w:marRight w:val="0"/>
      <w:marTop w:val="0"/>
      <w:marBottom w:val="0"/>
      <w:divBdr>
        <w:top w:val="none" w:sz="0" w:space="0" w:color="auto"/>
        <w:left w:val="none" w:sz="0" w:space="0" w:color="auto"/>
        <w:bottom w:val="none" w:sz="0" w:space="0" w:color="auto"/>
        <w:right w:val="none" w:sz="0" w:space="0" w:color="auto"/>
      </w:divBdr>
    </w:div>
    <w:div w:id="58601845">
      <w:marLeft w:val="640"/>
      <w:marRight w:val="0"/>
      <w:marTop w:val="0"/>
      <w:marBottom w:val="0"/>
      <w:divBdr>
        <w:top w:val="none" w:sz="0" w:space="0" w:color="auto"/>
        <w:left w:val="none" w:sz="0" w:space="0" w:color="auto"/>
        <w:bottom w:val="none" w:sz="0" w:space="0" w:color="auto"/>
        <w:right w:val="none" w:sz="0" w:space="0" w:color="auto"/>
      </w:divBdr>
    </w:div>
    <w:div w:id="58676808">
      <w:marLeft w:val="640"/>
      <w:marRight w:val="0"/>
      <w:marTop w:val="0"/>
      <w:marBottom w:val="0"/>
      <w:divBdr>
        <w:top w:val="none" w:sz="0" w:space="0" w:color="auto"/>
        <w:left w:val="none" w:sz="0" w:space="0" w:color="auto"/>
        <w:bottom w:val="none" w:sz="0" w:space="0" w:color="auto"/>
        <w:right w:val="none" w:sz="0" w:space="0" w:color="auto"/>
      </w:divBdr>
    </w:div>
    <w:div w:id="58749043">
      <w:marLeft w:val="640"/>
      <w:marRight w:val="0"/>
      <w:marTop w:val="0"/>
      <w:marBottom w:val="0"/>
      <w:divBdr>
        <w:top w:val="none" w:sz="0" w:space="0" w:color="auto"/>
        <w:left w:val="none" w:sz="0" w:space="0" w:color="auto"/>
        <w:bottom w:val="none" w:sz="0" w:space="0" w:color="auto"/>
        <w:right w:val="none" w:sz="0" w:space="0" w:color="auto"/>
      </w:divBdr>
    </w:div>
    <w:div w:id="58749536">
      <w:marLeft w:val="640"/>
      <w:marRight w:val="0"/>
      <w:marTop w:val="0"/>
      <w:marBottom w:val="0"/>
      <w:divBdr>
        <w:top w:val="none" w:sz="0" w:space="0" w:color="auto"/>
        <w:left w:val="none" w:sz="0" w:space="0" w:color="auto"/>
        <w:bottom w:val="none" w:sz="0" w:space="0" w:color="auto"/>
        <w:right w:val="none" w:sz="0" w:space="0" w:color="auto"/>
      </w:divBdr>
    </w:div>
    <w:div w:id="58750171">
      <w:marLeft w:val="640"/>
      <w:marRight w:val="0"/>
      <w:marTop w:val="0"/>
      <w:marBottom w:val="0"/>
      <w:divBdr>
        <w:top w:val="none" w:sz="0" w:space="0" w:color="auto"/>
        <w:left w:val="none" w:sz="0" w:space="0" w:color="auto"/>
        <w:bottom w:val="none" w:sz="0" w:space="0" w:color="auto"/>
        <w:right w:val="none" w:sz="0" w:space="0" w:color="auto"/>
      </w:divBdr>
    </w:div>
    <w:div w:id="58789164">
      <w:marLeft w:val="640"/>
      <w:marRight w:val="0"/>
      <w:marTop w:val="0"/>
      <w:marBottom w:val="0"/>
      <w:divBdr>
        <w:top w:val="none" w:sz="0" w:space="0" w:color="auto"/>
        <w:left w:val="none" w:sz="0" w:space="0" w:color="auto"/>
        <w:bottom w:val="none" w:sz="0" w:space="0" w:color="auto"/>
        <w:right w:val="none" w:sz="0" w:space="0" w:color="auto"/>
      </w:divBdr>
    </w:div>
    <w:div w:id="58939500">
      <w:marLeft w:val="640"/>
      <w:marRight w:val="0"/>
      <w:marTop w:val="0"/>
      <w:marBottom w:val="0"/>
      <w:divBdr>
        <w:top w:val="none" w:sz="0" w:space="0" w:color="auto"/>
        <w:left w:val="none" w:sz="0" w:space="0" w:color="auto"/>
        <w:bottom w:val="none" w:sz="0" w:space="0" w:color="auto"/>
        <w:right w:val="none" w:sz="0" w:space="0" w:color="auto"/>
      </w:divBdr>
    </w:div>
    <w:div w:id="58947196">
      <w:marLeft w:val="640"/>
      <w:marRight w:val="0"/>
      <w:marTop w:val="0"/>
      <w:marBottom w:val="0"/>
      <w:divBdr>
        <w:top w:val="none" w:sz="0" w:space="0" w:color="auto"/>
        <w:left w:val="none" w:sz="0" w:space="0" w:color="auto"/>
        <w:bottom w:val="none" w:sz="0" w:space="0" w:color="auto"/>
        <w:right w:val="none" w:sz="0" w:space="0" w:color="auto"/>
      </w:divBdr>
    </w:div>
    <w:div w:id="58985094">
      <w:marLeft w:val="640"/>
      <w:marRight w:val="0"/>
      <w:marTop w:val="0"/>
      <w:marBottom w:val="0"/>
      <w:divBdr>
        <w:top w:val="none" w:sz="0" w:space="0" w:color="auto"/>
        <w:left w:val="none" w:sz="0" w:space="0" w:color="auto"/>
        <w:bottom w:val="none" w:sz="0" w:space="0" w:color="auto"/>
        <w:right w:val="none" w:sz="0" w:space="0" w:color="auto"/>
      </w:divBdr>
    </w:div>
    <w:div w:id="59060668">
      <w:marLeft w:val="640"/>
      <w:marRight w:val="0"/>
      <w:marTop w:val="0"/>
      <w:marBottom w:val="0"/>
      <w:divBdr>
        <w:top w:val="none" w:sz="0" w:space="0" w:color="auto"/>
        <w:left w:val="none" w:sz="0" w:space="0" w:color="auto"/>
        <w:bottom w:val="none" w:sz="0" w:space="0" w:color="auto"/>
        <w:right w:val="none" w:sz="0" w:space="0" w:color="auto"/>
      </w:divBdr>
    </w:div>
    <w:div w:id="59065979">
      <w:marLeft w:val="640"/>
      <w:marRight w:val="0"/>
      <w:marTop w:val="0"/>
      <w:marBottom w:val="0"/>
      <w:divBdr>
        <w:top w:val="none" w:sz="0" w:space="0" w:color="auto"/>
        <w:left w:val="none" w:sz="0" w:space="0" w:color="auto"/>
        <w:bottom w:val="none" w:sz="0" w:space="0" w:color="auto"/>
        <w:right w:val="none" w:sz="0" w:space="0" w:color="auto"/>
      </w:divBdr>
    </w:div>
    <w:div w:id="59255416">
      <w:marLeft w:val="640"/>
      <w:marRight w:val="0"/>
      <w:marTop w:val="0"/>
      <w:marBottom w:val="0"/>
      <w:divBdr>
        <w:top w:val="none" w:sz="0" w:space="0" w:color="auto"/>
        <w:left w:val="none" w:sz="0" w:space="0" w:color="auto"/>
        <w:bottom w:val="none" w:sz="0" w:space="0" w:color="auto"/>
        <w:right w:val="none" w:sz="0" w:space="0" w:color="auto"/>
      </w:divBdr>
    </w:div>
    <w:div w:id="59326038">
      <w:marLeft w:val="640"/>
      <w:marRight w:val="0"/>
      <w:marTop w:val="0"/>
      <w:marBottom w:val="0"/>
      <w:divBdr>
        <w:top w:val="none" w:sz="0" w:space="0" w:color="auto"/>
        <w:left w:val="none" w:sz="0" w:space="0" w:color="auto"/>
        <w:bottom w:val="none" w:sz="0" w:space="0" w:color="auto"/>
        <w:right w:val="none" w:sz="0" w:space="0" w:color="auto"/>
      </w:divBdr>
    </w:div>
    <w:div w:id="59332254">
      <w:marLeft w:val="640"/>
      <w:marRight w:val="0"/>
      <w:marTop w:val="0"/>
      <w:marBottom w:val="0"/>
      <w:divBdr>
        <w:top w:val="none" w:sz="0" w:space="0" w:color="auto"/>
        <w:left w:val="none" w:sz="0" w:space="0" w:color="auto"/>
        <w:bottom w:val="none" w:sz="0" w:space="0" w:color="auto"/>
        <w:right w:val="none" w:sz="0" w:space="0" w:color="auto"/>
      </w:divBdr>
    </w:div>
    <w:div w:id="59527610">
      <w:marLeft w:val="640"/>
      <w:marRight w:val="0"/>
      <w:marTop w:val="0"/>
      <w:marBottom w:val="0"/>
      <w:divBdr>
        <w:top w:val="none" w:sz="0" w:space="0" w:color="auto"/>
        <w:left w:val="none" w:sz="0" w:space="0" w:color="auto"/>
        <w:bottom w:val="none" w:sz="0" w:space="0" w:color="auto"/>
        <w:right w:val="none" w:sz="0" w:space="0" w:color="auto"/>
      </w:divBdr>
    </w:div>
    <w:div w:id="59599391">
      <w:marLeft w:val="640"/>
      <w:marRight w:val="0"/>
      <w:marTop w:val="0"/>
      <w:marBottom w:val="0"/>
      <w:divBdr>
        <w:top w:val="none" w:sz="0" w:space="0" w:color="auto"/>
        <w:left w:val="none" w:sz="0" w:space="0" w:color="auto"/>
        <w:bottom w:val="none" w:sz="0" w:space="0" w:color="auto"/>
        <w:right w:val="none" w:sz="0" w:space="0" w:color="auto"/>
      </w:divBdr>
    </w:div>
    <w:div w:id="59718196">
      <w:marLeft w:val="640"/>
      <w:marRight w:val="0"/>
      <w:marTop w:val="0"/>
      <w:marBottom w:val="0"/>
      <w:divBdr>
        <w:top w:val="none" w:sz="0" w:space="0" w:color="auto"/>
        <w:left w:val="none" w:sz="0" w:space="0" w:color="auto"/>
        <w:bottom w:val="none" w:sz="0" w:space="0" w:color="auto"/>
        <w:right w:val="none" w:sz="0" w:space="0" w:color="auto"/>
      </w:divBdr>
    </w:div>
    <w:div w:id="59788319">
      <w:marLeft w:val="640"/>
      <w:marRight w:val="0"/>
      <w:marTop w:val="0"/>
      <w:marBottom w:val="0"/>
      <w:divBdr>
        <w:top w:val="none" w:sz="0" w:space="0" w:color="auto"/>
        <w:left w:val="none" w:sz="0" w:space="0" w:color="auto"/>
        <w:bottom w:val="none" w:sz="0" w:space="0" w:color="auto"/>
        <w:right w:val="none" w:sz="0" w:space="0" w:color="auto"/>
      </w:divBdr>
    </w:div>
    <w:div w:id="59910870">
      <w:marLeft w:val="640"/>
      <w:marRight w:val="0"/>
      <w:marTop w:val="0"/>
      <w:marBottom w:val="0"/>
      <w:divBdr>
        <w:top w:val="none" w:sz="0" w:space="0" w:color="auto"/>
        <w:left w:val="none" w:sz="0" w:space="0" w:color="auto"/>
        <w:bottom w:val="none" w:sz="0" w:space="0" w:color="auto"/>
        <w:right w:val="none" w:sz="0" w:space="0" w:color="auto"/>
      </w:divBdr>
    </w:div>
    <w:div w:id="59914118">
      <w:marLeft w:val="640"/>
      <w:marRight w:val="0"/>
      <w:marTop w:val="0"/>
      <w:marBottom w:val="0"/>
      <w:divBdr>
        <w:top w:val="none" w:sz="0" w:space="0" w:color="auto"/>
        <w:left w:val="none" w:sz="0" w:space="0" w:color="auto"/>
        <w:bottom w:val="none" w:sz="0" w:space="0" w:color="auto"/>
        <w:right w:val="none" w:sz="0" w:space="0" w:color="auto"/>
      </w:divBdr>
    </w:div>
    <w:div w:id="59980630">
      <w:marLeft w:val="640"/>
      <w:marRight w:val="0"/>
      <w:marTop w:val="0"/>
      <w:marBottom w:val="0"/>
      <w:divBdr>
        <w:top w:val="none" w:sz="0" w:space="0" w:color="auto"/>
        <w:left w:val="none" w:sz="0" w:space="0" w:color="auto"/>
        <w:bottom w:val="none" w:sz="0" w:space="0" w:color="auto"/>
        <w:right w:val="none" w:sz="0" w:space="0" w:color="auto"/>
      </w:divBdr>
    </w:div>
    <w:div w:id="60062563">
      <w:marLeft w:val="640"/>
      <w:marRight w:val="0"/>
      <w:marTop w:val="0"/>
      <w:marBottom w:val="0"/>
      <w:divBdr>
        <w:top w:val="none" w:sz="0" w:space="0" w:color="auto"/>
        <w:left w:val="none" w:sz="0" w:space="0" w:color="auto"/>
        <w:bottom w:val="none" w:sz="0" w:space="0" w:color="auto"/>
        <w:right w:val="none" w:sz="0" w:space="0" w:color="auto"/>
      </w:divBdr>
    </w:div>
    <w:div w:id="60253551">
      <w:marLeft w:val="640"/>
      <w:marRight w:val="0"/>
      <w:marTop w:val="0"/>
      <w:marBottom w:val="0"/>
      <w:divBdr>
        <w:top w:val="none" w:sz="0" w:space="0" w:color="auto"/>
        <w:left w:val="none" w:sz="0" w:space="0" w:color="auto"/>
        <w:bottom w:val="none" w:sz="0" w:space="0" w:color="auto"/>
        <w:right w:val="none" w:sz="0" w:space="0" w:color="auto"/>
      </w:divBdr>
    </w:div>
    <w:div w:id="60561960">
      <w:marLeft w:val="640"/>
      <w:marRight w:val="0"/>
      <w:marTop w:val="0"/>
      <w:marBottom w:val="0"/>
      <w:divBdr>
        <w:top w:val="none" w:sz="0" w:space="0" w:color="auto"/>
        <w:left w:val="none" w:sz="0" w:space="0" w:color="auto"/>
        <w:bottom w:val="none" w:sz="0" w:space="0" w:color="auto"/>
        <w:right w:val="none" w:sz="0" w:space="0" w:color="auto"/>
      </w:divBdr>
    </w:div>
    <w:div w:id="60566619">
      <w:marLeft w:val="640"/>
      <w:marRight w:val="0"/>
      <w:marTop w:val="0"/>
      <w:marBottom w:val="0"/>
      <w:divBdr>
        <w:top w:val="none" w:sz="0" w:space="0" w:color="auto"/>
        <w:left w:val="none" w:sz="0" w:space="0" w:color="auto"/>
        <w:bottom w:val="none" w:sz="0" w:space="0" w:color="auto"/>
        <w:right w:val="none" w:sz="0" w:space="0" w:color="auto"/>
      </w:divBdr>
    </w:div>
    <w:div w:id="60687115">
      <w:marLeft w:val="640"/>
      <w:marRight w:val="0"/>
      <w:marTop w:val="0"/>
      <w:marBottom w:val="0"/>
      <w:divBdr>
        <w:top w:val="none" w:sz="0" w:space="0" w:color="auto"/>
        <w:left w:val="none" w:sz="0" w:space="0" w:color="auto"/>
        <w:bottom w:val="none" w:sz="0" w:space="0" w:color="auto"/>
        <w:right w:val="none" w:sz="0" w:space="0" w:color="auto"/>
      </w:divBdr>
    </w:div>
    <w:div w:id="60711900">
      <w:marLeft w:val="640"/>
      <w:marRight w:val="0"/>
      <w:marTop w:val="0"/>
      <w:marBottom w:val="0"/>
      <w:divBdr>
        <w:top w:val="none" w:sz="0" w:space="0" w:color="auto"/>
        <w:left w:val="none" w:sz="0" w:space="0" w:color="auto"/>
        <w:bottom w:val="none" w:sz="0" w:space="0" w:color="auto"/>
        <w:right w:val="none" w:sz="0" w:space="0" w:color="auto"/>
      </w:divBdr>
    </w:div>
    <w:div w:id="60753858">
      <w:marLeft w:val="640"/>
      <w:marRight w:val="0"/>
      <w:marTop w:val="0"/>
      <w:marBottom w:val="0"/>
      <w:divBdr>
        <w:top w:val="none" w:sz="0" w:space="0" w:color="auto"/>
        <w:left w:val="none" w:sz="0" w:space="0" w:color="auto"/>
        <w:bottom w:val="none" w:sz="0" w:space="0" w:color="auto"/>
        <w:right w:val="none" w:sz="0" w:space="0" w:color="auto"/>
      </w:divBdr>
    </w:div>
    <w:div w:id="60754614">
      <w:marLeft w:val="640"/>
      <w:marRight w:val="0"/>
      <w:marTop w:val="0"/>
      <w:marBottom w:val="0"/>
      <w:divBdr>
        <w:top w:val="none" w:sz="0" w:space="0" w:color="auto"/>
        <w:left w:val="none" w:sz="0" w:space="0" w:color="auto"/>
        <w:bottom w:val="none" w:sz="0" w:space="0" w:color="auto"/>
        <w:right w:val="none" w:sz="0" w:space="0" w:color="auto"/>
      </w:divBdr>
    </w:div>
    <w:div w:id="60758647">
      <w:marLeft w:val="640"/>
      <w:marRight w:val="0"/>
      <w:marTop w:val="0"/>
      <w:marBottom w:val="0"/>
      <w:divBdr>
        <w:top w:val="none" w:sz="0" w:space="0" w:color="auto"/>
        <w:left w:val="none" w:sz="0" w:space="0" w:color="auto"/>
        <w:bottom w:val="none" w:sz="0" w:space="0" w:color="auto"/>
        <w:right w:val="none" w:sz="0" w:space="0" w:color="auto"/>
      </w:divBdr>
    </w:div>
    <w:div w:id="60759663">
      <w:marLeft w:val="640"/>
      <w:marRight w:val="0"/>
      <w:marTop w:val="0"/>
      <w:marBottom w:val="0"/>
      <w:divBdr>
        <w:top w:val="none" w:sz="0" w:space="0" w:color="auto"/>
        <w:left w:val="none" w:sz="0" w:space="0" w:color="auto"/>
        <w:bottom w:val="none" w:sz="0" w:space="0" w:color="auto"/>
        <w:right w:val="none" w:sz="0" w:space="0" w:color="auto"/>
      </w:divBdr>
    </w:div>
    <w:div w:id="60954115">
      <w:marLeft w:val="640"/>
      <w:marRight w:val="0"/>
      <w:marTop w:val="0"/>
      <w:marBottom w:val="0"/>
      <w:divBdr>
        <w:top w:val="none" w:sz="0" w:space="0" w:color="auto"/>
        <w:left w:val="none" w:sz="0" w:space="0" w:color="auto"/>
        <w:bottom w:val="none" w:sz="0" w:space="0" w:color="auto"/>
        <w:right w:val="none" w:sz="0" w:space="0" w:color="auto"/>
      </w:divBdr>
    </w:div>
    <w:div w:id="61098654">
      <w:marLeft w:val="640"/>
      <w:marRight w:val="0"/>
      <w:marTop w:val="0"/>
      <w:marBottom w:val="0"/>
      <w:divBdr>
        <w:top w:val="none" w:sz="0" w:space="0" w:color="auto"/>
        <w:left w:val="none" w:sz="0" w:space="0" w:color="auto"/>
        <w:bottom w:val="none" w:sz="0" w:space="0" w:color="auto"/>
        <w:right w:val="none" w:sz="0" w:space="0" w:color="auto"/>
      </w:divBdr>
    </w:div>
    <w:div w:id="61100487">
      <w:marLeft w:val="640"/>
      <w:marRight w:val="0"/>
      <w:marTop w:val="0"/>
      <w:marBottom w:val="0"/>
      <w:divBdr>
        <w:top w:val="none" w:sz="0" w:space="0" w:color="auto"/>
        <w:left w:val="none" w:sz="0" w:space="0" w:color="auto"/>
        <w:bottom w:val="none" w:sz="0" w:space="0" w:color="auto"/>
        <w:right w:val="none" w:sz="0" w:space="0" w:color="auto"/>
      </w:divBdr>
    </w:div>
    <w:div w:id="61176080">
      <w:marLeft w:val="640"/>
      <w:marRight w:val="0"/>
      <w:marTop w:val="0"/>
      <w:marBottom w:val="0"/>
      <w:divBdr>
        <w:top w:val="none" w:sz="0" w:space="0" w:color="auto"/>
        <w:left w:val="none" w:sz="0" w:space="0" w:color="auto"/>
        <w:bottom w:val="none" w:sz="0" w:space="0" w:color="auto"/>
        <w:right w:val="none" w:sz="0" w:space="0" w:color="auto"/>
      </w:divBdr>
    </w:div>
    <w:div w:id="61412053">
      <w:marLeft w:val="640"/>
      <w:marRight w:val="0"/>
      <w:marTop w:val="0"/>
      <w:marBottom w:val="0"/>
      <w:divBdr>
        <w:top w:val="none" w:sz="0" w:space="0" w:color="auto"/>
        <w:left w:val="none" w:sz="0" w:space="0" w:color="auto"/>
        <w:bottom w:val="none" w:sz="0" w:space="0" w:color="auto"/>
        <w:right w:val="none" w:sz="0" w:space="0" w:color="auto"/>
      </w:divBdr>
    </w:div>
    <w:div w:id="61493357">
      <w:marLeft w:val="640"/>
      <w:marRight w:val="0"/>
      <w:marTop w:val="0"/>
      <w:marBottom w:val="0"/>
      <w:divBdr>
        <w:top w:val="none" w:sz="0" w:space="0" w:color="auto"/>
        <w:left w:val="none" w:sz="0" w:space="0" w:color="auto"/>
        <w:bottom w:val="none" w:sz="0" w:space="0" w:color="auto"/>
        <w:right w:val="none" w:sz="0" w:space="0" w:color="auto"/>
      </w:divBdr>
    </w:div>
    <w:div w:id="61567028">
      <w:marLeft w:val="640"/>
      <w:marRight w:val="0"/>
      <w:marTop w:val="0"/>
      <w:marBottom w:val="0"/>
      <w:divBdr>
        <w:top w:val="none" w:sz="0" w:space="0" w:color="auto"/>
        <w:left w:val="none" w:sz="0" w:space="0" w:color="auto"/>
        <w:bottom w:val="none" w:sz="0" w:space="0" w:color="auto"/>
        <w:right w:val="none" w:sz="0" w:space="0" w:color="auto"/>
      </w:divBdr>
    </w:div>
    <w:div w:id="61635371">
      <w:marLeft w:val="640"/>
      <w:marRight w:val="0"/>
      <w:marTop w:val="0"/>
      <w:marBottom w:val="0"/>
      <w:divBdr>
        <w:top w:val="none" w:sz="0" w:space="0" w:color="auto"/>
        <w:left w:val="none" w:sz="0" w:space="0" w:color="auto"/>
        <w:bottom w:val="none" w:sz="0" w:space="0" w:color="auto"/>
        <w:right w:val="none" w:sz="0" w:space="0" w:color="auto"/>
      </w:divBdr>
    </w:div>
    <w:div w:id="61684799">
      <w:marLeft w:val="640"/>
      <w:marRight w:val="0"/>
      <w:marTop w:val="0"/>
      <w:marBottom w:val="0"/>
      <w:divBdr>
        <w:top w:val="none" w:sz="0" w:space="0" w:color="auto"/>
        <w:left w:val="none" w:sz="0" w:space="0" w:color="auto"/>
        <w:bottom w:val="none" w:sz="0" w:space="0" w:color="auto"/>
        <w:right w:val="none" w:sz="0" w:space="0" w:color="auto"/>
      </w:divBdr>
    </w:div>
    <w:div w:id="61759158">
      <w:marLeft w:val="640"/>
      <w:marRight w:val="0"/>
      <w:marTop w:val="0"/>
      <w:marBottom w:val="0"/>
      <w:divBdr>
        <w:top w:val="none" w:sz="0" w:space="0" w:color="auto"/>
        <w:left w:val="none" w:sz="0" w:space="0" w:color="auto"/>
        <w:bottom w:val="none" w:sz="0" w:space="0" w:color="auto"/>
        <w:right w:val="none" w:sz="0" w:space="0" w:color="auto"/>
      </w:divBdr>
    </w:div>
    <w:div w:id="61828674">
      <w:marLeft w:val="640"/>
      <w:marRight w:val="0"/>
      <w:marTop w:val="0"/>
      <w:marBottom w:val="0"/>
      <w:divBdr>
        <w:top w:val="none" w:sz="0" w:space="0" w:color="auto"/>
        <w:left w:val="none" w:sz="0" w:space="0" w:color="auto"/>
        <w:bottom w:val="none" w:sz="0" w:space="0" w:color="auto"/>
        <w:right w:val="none" w:sz="0" w:space="0" w:color="auto"/>
      </w:divBdr>
    </w:div>
    <w:div w:id="61829349">
      <w:marLeft w:val="640"/>
      <w:marRight w:val="0"/>
      <w:marTop w:val="0"/>
      <w:marBottom w:val="0"/>
      <w:divBdr>
        <w:top w:val="none" w:sz="0" w:space="0" w:color="auto"/>
        <w:left w:val="none" w:sz="0" w:space="0" w:color="auto"/>
        <w:bottom w:val="none" w:sz="0" w:space="0" w:color="auto"/>
        <w:right w:val="none" w:sz="0" w:space="0" w:color="auto"/>
      </w:divBdr>
    </w:div>
    <w:div w:id="61878678">
      <w:marLeft w:val="640"/>
      <w:marRight w:val="0"/>
      <w:marTop w:val="0"/>
      <w:marBottom w:val="0"/>
      <w:divBdr>
        <w:top w:val="none" w:sz="0" w:space="0" w:color="auto"/>
        <w:left w:val="none" w:sz="0" w:space="0" w:color="auto"/>
        <w:bottom w:val="none" w:sz="0" w:space="0" w:color="auto"/>
        <w:right w:val="none" w:sz="0" w:space="0" w:color="auto"/>
      </w:divBdr>
    </w:div>
    <w:div w:id="61951539">
      <w:marLeft w:val="640"/>
      <w:marRight w:val="0"/>
      <w:marTop w:val="0"/>
      <w:marBottom w:val="0"/>
      <w:divBdr>
        <w:top w:val="none" w:sz="0" w:space="0" w:color="auto"/>
        <w:left w:val="none" w:sz="0" w:space="0" w:color="auto"/>
        <w:bottom w:val="none" w:sz="0" w:space="0" w:color="auto"/>
        <w:right w:val="none" w:sz="0" w:space="0" w:color="auto"/>
      </w:divBdr>
    </w:div>
    <w:div w:id="61953541">
      <w:marLeft w:val="640"/>
      <w:marRight w:val="0"/>
      <w:marTop w:val="0"/>
      <w:marBottom w:val="0"/>
      <w:divBdr>
        <w:top w:val="none" w:sz="0" w:space="0" w:color="auto"/>
        <w:left w:val="none" w:sz="0" w:space="0" w:color="auto"/>
        <w:bottom w:val="none" w:sz="0" w:space="0" w:color="auto"/>
        <w:right w:val="none" w:sz="0" w:space="0" w:color="auto"/>
      </w:divBdr>
    </w:div>
    <w:div w:id="61955184">
      <w:marLeft w:val="640"/>
      <w:marRight w:val="0"/>
      <w:marTop w:val="0"/>
      <w:marBottom w:val="0"/>
      <w:divBdr>
        <w:top w:val="none" w:sz="0" w:space="0" w:color="auto"/>
        <w:left w:val="none" w:sz="0" w:space="0" w:color="auto"/>
        <w:bottom w:val="none" w:sz="0" w:space="0" w:color="auto"/>
        <w:right w:val="none" w:sz="0" w:space="0" w:color="auto"/>
      </w:divBdr>
    </w:div>
    <w:div w:id="62024263">
      <w:marLeft w:val="640"/>
      <w:marRight w:val="0"/>
      <w:marTop w:val="0"/>
      <w:marBottom w:val="0"/>
      <w:divBdr>
        <w:top w:val="none" w:sz="0" w:space="0" w:color="auto"/>
        <w:left w:val="none" w:sz="0" w:space="0" w:color="auto"/>
        <w:bottom w:val="none" w:sz="0" w:space="0" w:color="auto"/>
        <w:right w:val="none" w:sz="0" w:space="0" w:color="auto"/>
      </w:divBdr>
    </w:div>
    <w:div w:id="62066809">
      <w:marLeft w:val="640"/>
      <w:marRight w:val="0"/>
      <w:marTop w:val="0"/>
      <w:marBottom w:val="0"/>
      <w:divBdr>
        <w:top w:val="none" w:sz="0" w:space="0" w:color="auto"/>
        <w:left w:val="none" w:sz="0" w:space="0" w:color="auto"/>
        <w:bottom w:val="none" w:sz="0" w:space="0" w:color="auto"/>
        <w:right w:val="none" w:sz="0" w:space="0" w:color="auto"/>
      </w:divBdr>
    </w:div>
    <w:div w:id="62073777">
      <w:marLeft w:val="640"/>
      <w:marRight w:val="0"/>
      <w:marTop w:val="0"/>
      <w:marBottom w:val="0"/>
      <w:divBdr>
        <w:top w:val="none" w:sz="0" w:space="0" w:color="auto"/>
        <w:left w:val="none" w:sz="0" w:space="0" w:color="auto"/>
        <w:bottom w:val="none" w:sz="0" w:space="0" w:color="auto"/>
        <w:right w:val="none" w:sz="0" w:space="0" w:color="auto"/>
      </w:divBdr>
    </w:div>
    <w:div w:id="62143090">
      <w:marLeft w:val="640"/>
      <w:marRight w:val="0"/>
      <w:marTop w:val="0"/>
      <w:marBottom w:val="0"/>
      <w:divBdr>
        <w:top w:val="none" w:sz="0" w:space="0" w:color="auto"/>
        <w:left w:val="none" w:sz="0" w:space="0" w:color="auto"/>
        <w:bottom w:val="none" w:sz="0" w:space="0" w:color="auto"/>
        <w:right w:val="none" w:sz="0" w:space="0" w:color="auto"/>
      </w:divBdr>
    </w:div>
    <w:div w:id="62218131">
      <w:marLeft w:val="640"/>
      <w:marRight w:val="0"/>
      <w:marTop w:val="0"/>
      <w:marBottom w:val="0"/>
      <w:divBdr>
        <w:top w:val="none" w:sz="0" w:space="0" w:color="auto"/>
        <w:left w:val="none" w:sz="0" w:space="0" w:color="auto"/>
        <w:bottom w:val="none" w:sz="0" w:space="0" w:color="auto"/>
        <w:right w:val="none" w:sz="0" w:space="0" w:color="auto"/>
      </w:divBdr>
    </w:div>
    <w:div w:id="62222805">
      <w:marLeft w:val="640"/>
      <w:marRight w:val="0"/>
      <w:marTop w:val="0"/>
      <w:marBottom w:val="0"/>
      <w:divBdr>
        <w:top w:val="none" w:sz="0" w:space="0" w:color="auto"/>
        <w:left w:val="none" w:sz="0" w:space="0" w:color="auto"/>
        <w:bottom w:val="none" w:sz="0" w:space="0" w:color="auto"/>
        <w:right w:val="none" w:sz="0" w:space="0" w:color="auto"/>
      </w:divBdr>
    </w:div>
    <w:div w:id="62263802">
      <w:marLeft w:val="640"/>
      <w:marRight w:val="0"/>
      <w:marTop w:val="0"/>
      <w:marBottom w:val="0"/>
      <w:divBdr>
        <w:top w:val="none" w:sz="0" w:space="0" w:color="auto"/>
        <w:left w:val="none" w:sz="0" w:space="0" w:color="auto"/>
        <w:bottom w:val="none" w:sz="0" w:space="0" w:color="auto"/>
        <w:right w:val="none" w:sz="0" w:space="0" w:color="auto"/>
      </w:divBdr>
    </w:div>
    <w:div w:id="62532251">
      <w:marLeft w:val="640"/>
      <w:marRight w:val="0"/>
      <w:marTop w:val="0"/>
      <w:marBottom w:val="0"/>
      <w:divBdr>
        <w:top w:val="none" w:sz="0" w:space="0" w:color="auto"/>
        <w:left w:val="none" w:sz="0" w:space="0" w:color="auto"/>
        <w:bottom w:val="none" w:sz="0" w:space="0" w:color="auto"/>
        <w:right w:val="none" w:sz="0" w:space="0" w:color="auto"/>
      </w:divBdr>
    </w:div>
    <w:div w:id="62602128">
      <w:marLeft w:val="640"/>
      <w:marRight w:val="0"/>
      <w:marTop w:val="0"/>
      <w:marBottom w:val="0"/>
      <w:divBdr>
        <w:top w:val="none" w:sz="0" w:space="0" w:color="auto"/>
        <w:left w:val="none" w:sz="0" w:space="0" w:color="auto"/>
        <w:bottom w:val="none" w:sz="0" w:space="0" w:color="auto"/>
        <w:right w:val="none" w:sz="0" w:space="0" w:color="auto"/>
      </w:divBdr>
    </w:div>
    <w:div w:id="62609144">
      <w:marLeft w:val="640"/>
      <w:marRight w:val="0"/>
      <w:marTop w:val="0"/>
      <w:marBottom w:val="0"/>
      <w:divBdr>
        <w:top w:val="none" w:sz="0" w:space="0" w:color="auto"/>
        <w:left w:val="none" w:sz="0" w:space="0" w:color="auto"/>
        <w:bottom w:val="none" w:sz="0" w:space="0" w:color="auto"/>
        <w:right w:val="none" w:sz="0" w:space="0" w:color="auto"/>
      </w:divBdr>
    </w:div>
    <w:div w:id="62678641">
      <w:marLeft w:val="640"/>
      <w:marRight w:val="0"/>
      <w:marTop w:val="0"/>
      <w:marBottom w:val="0"/>
      <w:divBdr>
        <w:top w:val="none" w:sz="0" w:space="0" w:color="auto"/>
        <w:left w:val="none" w:sz="0" w:space="0" w:color="auto"/>
        <w:bottom w:val="none" w:sz="0" w:space="0" w:color="auto"/>
        <w:right w:val="none" w:sz="0" w:space="0" w:color="auto"/>
      </w:divBdr>
    </w:div>
    <w:div w:id="62682093">
      <w:marLeft w:val="640"/>
      <w:marRight w:val="0"/>
      <w:marTop w:val="0"/>
      <w:marBottom w:val="0"/>
      <w:divBdr>
        <w:top w:val="none" w:sz="0" w:space="0" w:color="auto"/>
        <w:left w:val="none" w:sz="0" w:space="0" w:color="auto"/>
        <w:bottom w:val="none" w:sz="0" w:space="0" w:color="auto"/>
        <w:right w:val="none" w:sz="0" w:space="0" w:color="auto"/>
      </w:divBdr>
    </w:div>
    <w:div w:id="62795199">
      <w:marLeft w:val="640"/>
      <w:marRight w:val="0"/>
      <w:marTop w:val="0"/>
      <w:marBottom w:val="0"/>
      <w:divBdr>
        <w:top w:val="none" w:sz="0" w:space="0" w:color="auto"/>
        <w:left w:val="none" w:sz="0" w:space="0" w:color="auto"/>
        <w:bottom w:val="none" w:sz="0" w:space="0" w:color="auto"/>
        <w:right w:val="none" w:sz="0" w:space="0" w:color="auto"/>
      </w:divBdr>
    </w:div>
    <w:div w:id="62875612">
      <w:marLeft w:val="640"/>
      <w:marRight w:val="0"/>
      <w:marTop w:val="0"/>
      <w:marBottom w:val="0"/>
      <w:divBdr>
        <w:top w:val="none" w:sz="0" w:space="0" w:color="auto"/>
        <w:left w:val="none" w:sz="0" w:space="0" w:color="auto"/>
        <w:bottom w:val="none" w:sz="0" w:space="0" w:color="auto"/>
        <w:right w:val="none" w:sz="0" w:space="0" w:color="auto"/>
      </w:divBdr>
    </w:div>
    <w:div w:id="62915968">
      <w:marLeft w:val="640"/>
      <w:marRight w:val="0"/>
      <w:marTop w:val="0"/>
      <w:marBottom w:val="0"/>
      <w:divBdr>
        <w:top w:val="none" w:sz="0" w:space="0" w:color="auto"/>
        <w:left w:val="none" w:sz="0" w:space="0" w:color="auto"/>
        <w:bottom w:val="none" w:sz="0" w:space="0" w:color="auto"/>
        <w:right w:val="none" w:sz="0" w:space="0" w:color="auto"/>
      </w:divBdr>
    </w:div>
    <w:div w:id="62917393">
      <w:marLeft w:val="640"/>
      <w:marRight w:val="0"/>
      <w:marTop w:val="0"/>
      <w:marBottom w:val="0"/>
      <w:divBdr>
        <w:top w:val="none" w:sz="0" w:space="0" w:color="auto"/>
        <w:left w:val="none" w:sz="0" w:space="0" w:color="auto"/>
        <w:bottom w:val="none" w:sz="0" w:space="0" w:color="auto"/>
        <w:right w:val="none" w:sz="0" w:space="0" w:color="auto"/>
      </w:divBdr>
    </w:div>
    <w:div w:id="62918227">
      <w:marLeft w:val="640"/>
      <w:marRight w:val="0"/>
      <w:marTop w:val="0"/>
      <w:marBottom w:val="0"/>
      <w:divBdr>
        <w:top w:val="none" w:sz="0" w:space="0" w:color="auto"/>
        <w:left w:val="none" w:sz="0" w:space="0" w:color="auto"/>
        <w:bottom w:val="none" w:sz="0" w:space="0" w:color="auto"/>
        <w:right w:val="none" w:sz="0" w:space="0" w:color="auto"/>
      </w:divBdr>
    </w:div>
    <w:div w:id="62991088">
      <w:marLeft w:val="640"/>
      <w:marRight w:val="0"/>
      <w:marTop w:val="0"/>
      <w:marBottom w:val="0"/>
      <w:divBdr>
        <w:top w:val="none" w:sz="0" w:space="0" w:color="auto"/>
        <w:left w:val="none" w:sz="0" w:space="0" w:color="auto"/>
        <w:bottom w:val="none" w:sz="0" w:space="0" w:color="auto"/>
        <w:right w:val="none" w:sz="0" w:space="0" w:color="auto"/>
      </w:divBdr>
    </w:div>
    <w:div w:id="62993526">
      <w:marLeft w:val="640"/>
      <w:marRight w:val="0"/>
      <w:marTop w:val="0"/>
      <w:marBottom w:val="0"/>
      <w:divBdr>
        <w:top w:val="none" w:sz="0" w:space="0" w:color="auto"/>
        <w:left w:val="none" w:sz="0" w:space="0" w:color="auto"/>
        <w:bottom w:val="none" w:sz="0" w:space="0" w:color="auto"/>
        <w:right w:val="none" w:sz="0" w:space="0" w:color="auto"/>
      </w:divBdr>
    </w:div>
    <w:div w:id="62996412">
      <w:marLeft w:val="640"/>
      <w:marRight w:val="0"/>
      <w:marTop w:val="0"/>
      <w:marBottom w:val="0"/>
      <w:divBdr>
        <w:top w:val="none" w:sz="0" w:space="0" w:color="auto"/>
        <w:left w:val="none" w:sz="0" w:space="0" w:color="auto"/>
        <w:bottom w:val="none" w:sz="0" w:space="0" w:color="auto"/>
        <w:right w:val="none" w:sz="0" w:space="0" w:color="auto"/>
      </w:divBdr>
    </w:div>
    <w:div w:id="63069364">
      <w:marLeft w:val="640"/>
      <w:marRight w:val="0"/>
      <w:marTop w:val="0"/>
      <w:marBottom w:val="0"/>
      <w:divBdr>
        <w:top w:val="none" w:sz="0" w:space="0" w:color="auto"/>
        <w:left w:val="none" w:sz="0" w:space="0" w:color="auto"/>
        <w:bottom w:val="none" w:sz="0" w:space="0" w:color="auto"/>
        <w:right w:val="none" w:sz="0" w:space="0" w:color="auto"/>
      </w:divBdr>
    </w:div>
    <w:div w:id="63069586">
      <w:marLeft w:val="640"/>
      <w:marRight w:val="0"/>
      <w:marTop w:val="0"/>
      <w:marBottom w:val="0"/>
      <w:divBdr>
        <w:top w:val="none" w:sz="0" w:space="0" w:color="auto"/>
        <w:left w:val="none" w:sz="0" w:space="0" w:color="auto"/>
        <w:bottom w:val="none" w:sz="0" w:space="0" w:color="auto"/>
        <w:right w:val="none" w:sz="0" w:space="0" w:color="auto"/>
      </w:divBdr>
    </w:div>
    <w:div w:id="63183047">
      <w:marLeft w:val="640"/>
      <w:marRight w:val="0"/>
      <w:marTop w:val="0"/>
      <w:marBottom w:val="0"/>
      <w:divBdr>
        <w:top w:val="none" w:sz="0" w:space="0" w:color="auto"/>
        <w:left w:val="none" w:sz="0" w:space="0" w:color="auto"/>
        <w:bottom w:val="none" w:sz="0" w:space="0" w:color="auto"/>
        <w:right w:val="none" w:sz="0" w:space="0" w:color="auto"/>
      </w:divBdr>
    </w:div>
    <w:div w:id="63186559">
      <w:marLeft w:val="640"/>
      <w:marRight w:val="0"/>
      <w:marTop w:val="0"/>
      <w:marBottom w:val="0"/>
      <w:divBdr>
        <w:top w:val="none" w:sz="0" w:space="0" w:color="auto"/>
        <w:left w:val="none" w:sz="0" w:space="0" w:color="auto"/>
        <w:bottom w:val="none" w:sz="0" w:space="0" w:color="auto"/>
        <w:right w:val="none" w:sz="0" w:space="0" w:color="auto"/>
      </w:divBdr>
    </w:div>
    <w:div w:id="63266230">
      <w:marLeft w:val="640"/>
      <w:marRight w:val="0"/>
      <w:marTop w:val="0"/>
      <w:marBottom w:val="0"/>
      <w:divBdr>
        <w:top w:val="none" w:sz="0" w:space="0" w:color="auto"/>
        <w:left w:val="none" w:sz="0" w:space="0" w:color="auto"/>
        <w:bottom w:val="none" w:sz="0" w:space="0" w:color="auto"/>
        <w:right w:val="none" w:sz="0" w:space="0" w:color="auto"/>
      </w:divBdr>
    </w:div>
    <w:div w:id="63332160">
      <w:marLeft w:val="640"/>
      <w:marRight w:val="0"/>
      <w:marTop w:val="0"/>
      <w:marBottom w:val="0"/>
      <w:divBdr>
        <w:top w:val="none" w:sz="0" w:space="0" w:color="auto"/>
        <w:left w:val="none" w:sz="0" w:space="0" w:color="auto"/>
        <w:bottom w:val="none" w:sz="0" w:space="0" w:color="auto"/>
        <w:right w:val="none" w:sz="0" w:space="0" w:color="auto"/>
      </w:divBdr>
    </w:div>
    <w:div w:id="63377042">
      <w:marLeft w:val="640"/>
      <w:marRight w:val="0"/>
      <w:marTop w:val="0"/>
      <w:marBottom w:val="0"/>
      <w:divBdr>
        <w:top w:val="none" w:sz="0" w:space="0" w:color="auto"/>
        <w:left w:val="none" w:sz="0" w:space="0" w:color="auto"/>
        <w:bottom w:val="none" w:sz="0" w:space="0" w:color="auto"/>
        <w:right w:val="none" w:sz="0" w:space="0" w:color="auto"/>
      </w:divBdr>
    </w:div>
    <w:div w:id="63380598">
      <w:marLeft w:val="640"/>
      <w:marRight w:val="0"/>
      <w:marTop w:val="0"/>
      <w:marBottom w:val="0"/>
      <w:divBdr>
        <w:top w:val="none" w:sz="0" w:space="0" w:color="auto"/>
        <w:left w:val="none" w:sz="0" w:space="0" w:color="auto"/>
        <w:bottom w:val="none" w:sz="0" w:space="0" w:color="auto"/>
        <w:right w:val="none" w:sz="0" w:space="0" w:color="auto"/>
      </w:divBdr>
    </w:div>
    <w:div w:id="63382685">
      <w:marLeft w:val="640"/>
      <w:marRight w:val="0"/>
      <w:marTop w:val="0"/>
      <w:marBottom w:val="0"/>
      <w:divBdr>
        <w:top w:val="none" w:sz="0" w:space="0" w:color="auto"/>
        <w:left w:val="none" w:sz="0" w:space="0" w:color="auto"/>
        <w:bottom w:val="none" w:sz="0" w:space="0" w:color="auto"/>
        <w:right w:val="none" w:sz="0" w:space="0" w:color="auto"/>
      </w:divBdr>
    </w:div>
    <w:div w:id="63451668">
      <w:marLeft w:val="640"/>
      <w:marRight w:val="0"/>
      <w:marTop w:val="0"/>
      <w:marBottom w:val="0"/>
      <w:divBdr>
        <w:top w:val="none" w:sz="0" w:space="0" w:color="auto"/>
        <w:left w:val="none" w:sz="0" w:space="0" w:color="auto"/>
        <w:bottom w:val="none" w:sz="0" w:space="0" w:color="auto"/>
        <w:right w:val="none" w:sz="0" w:space="0" w:color="auto"/>
      </w:divBdr>
    </w:div>
    <w:div w:id="63572890">
      <w:marLeft w:val="640"/>
      <w:marRight w:val="0"/>
      <w:marTop w:val="0"/>
      <w:marBottom w:val="0"/>
      <w:divBdr>
        <w:top w:val="none" w:sz="0" w:space="0" w:color="auto"/>
        <w:left w:val="none" w:sz="0" w:space="0" w:color="auto"/>
        <w:bottom w:val="none" w:sz="0" w:space="0" w:color="auto"/>
        <w:right w:val="none" w:sz="0" w:space="0" w:color="auto"/>
      </w:divBdr>
    </w:div>
    <w:div w:id="63796353">
      <w:marLeft w:val="640"/>
      <w:marRight w:val="0"/>
      <w:marTop w:val="0"/>
      <w:marBottom w:val="0"/>
      <w:divBdr>
        <w:top w:val="none" w:sz="0" w:space="0" w:color="auto"/>
        <w:left w:val="none" w:sz="0" w:space="0" w:color="auto"/>
        <w:bottom w:val="none" w:sz="0" w:space="0" w:color="auto"/>
        <w:right w:val="none" w:sz="0" w:space="0" w:color="auto"/>
      </w:divBdr>
    </w:div>
    <w:div w:id="63987795">
      <w:marLeft w:val="640"/>
      <w:marRight w:val="0"/>
      <w:marTop w:val="0"/>
      <w:marBottom w:val="0"/>
      <w:divBdr>
        <w:top w:val="none" w:sz="0" w:space="0" w:color="auto"/>
        <w:left w:val="none" w:sz="0" w:space="0" w:color="auto"/>
        <w:bottom w:val="none" w:sz="0" w:space="0" w:color="auto"/>
        <w:right w:val="none" w:sz="0" w:space="0" w:color="auto"/>
      </w:divBdr>
    </w:div>
    <w:div w:id="63989609">
      <w:marLeft w:val="640"/>
      <w:marRight w:val="0"/>
      <w:marTop w:val="0"/>
      <w:marBottom w:val="0"/>
      <w:divBdr>
        <w:top w:val="none" w:sz="0" w:space="0" w:color="auto"/>
        <w:left w:val="none" w:sz="0" w:space="0" w:color="auto"/>
        <w:bottom w:val="none" w:sz="0" w:space="0" w:color="auto"/>
        <w:right w:val="none" w:sz="0" w:space="0" w:color="auto"/>
      </w:divBdr>
    </w:div>
    <w:div w:id="63995623">
      <w:marLeft w:val="640"/>
      <w:marRight w:val="0"/>
      <w:marTop w:val="0"/>
      <w:marBottom w:val="0"/>
      <w:divBdr>
        <w:top w:val="none" w:sz="0" w:space="0" w:color="auto"/>
        <w:left w:val="none" w:sz="0" w:space="0" w:color="auto"/>
        <w:bottom w:val="none" w:sz="0" w:space="0" w:color="auto"/>
        <w:right w:val="none" w:sz="0" w:space="0" w:color="auto"/>
      </w:divBdr>
    </w:div>
    <w:div w:id="64034410">
      <w:marLeft w:val="640"/>
      <w:marRight w:val="0"/>
      <w:marTop w:val="0"/>
      <w:marBottom w:val="0"/>
      <w:divBdr>
        <w:top w:val="none" w:sz="0" w:space="0" w:color="auto"/>
        <w:left w:val="none" w:sz="0" w:space="0" w:color="auto"/>
        <w:bottom w:val="none" w:sz="0" w:space="0" w:color="auto"/>
        <w:right w:val="none" w:sz="0" w:space="0" w:color="auto"/>
      </w:divBdr>
    </w:div>
    <w:div w:id="64226703">
      <w:marLeft w:val="640"/>
      <w:marRight w:val="0"/>
      <w:marTop w:val="0"/>
      <w:marBottom w:val="0"/>
      <w:divBdr>
        <w:top w:val="none" w:sz="0" w:space="0" w:color="auto"/>
        <w:left w:val="none" w:sz="0" w:space="0" w:color="auto"/>
        <w:bottom w:val="none" w:sz="0" w:space="0" w:color="auto"/>
        <w:right w:val="none" w:sz="0" w:space="0" w:color="auto"/>
      </w:divBdr>
    </w:div>
    <w:div w:id="64380812">
      <w:marLeft w:val="640"/>
      <w:marRight w:val="0"/>
      <w:marTop w:val="0"/>
      <w:marBottom w:val="0"/>
      <w:divBdr>
        <w:top w:val="none" w:sz="0" w:space="0" w:color="auto"/>
        <w:left w:val="none" w:sz="0" w:space="0" w:color="auto"/>
        <w:bottom w:val="none" w:sz="0" w:space="0" w:color="auto"/>
        <w:right w:val="none" w:sz="0" w:space="0" w:color="auto"/>
      </w:divBdr>
    </w:div>
    <w:div w:id="64382901">
      <w:marLeft w:val="640"/>
      <w:marRight w:val="0"/>
      <w:marTop w:val="0"/>
      <w:marBottom w:val="0"/>
      <w:divBdr>
        <w:top w:val="none" w:sz="0" w:space="0" w:color="auto"/>
        <w:left w:val="none" w:sz="0" w:space="0" w:color="auto"/>
        <w:bottom w:val="none" w:sz="0" w:space="0" w:color="auto"/>
        <w:right w:val="none" w:sz="0" w:space="0" w:color="auto"/>
      </w:divBdr>
    </w:div>
    <w:div w:id="64452792">
      <w:marLeft w:val="640"/>
      <w:marRight w:val="0"/>
      <w:marTop w:val="0"/>
      <w:marBottom w:val="0"/>
      <w:divBdr>
        <w:top w:val="none" w:sz="0" w:space="0" w:color="auto"/>
        <w:left w:val="none" w:sz="0" w:space="0" w:color="auto"/>
        <w:bottom w:val="none" w:sz="0" w:space="0" w:color="auto"/>
        <w:right w:val="none" w:sz="0" w:space="0" w:color="auto"/>
      </w:divBdr>
    </w:div>
    <w:div w:id="64495810">
      <w:marLeft w:val="640"/>
      <w:marRight w:val="0"/>
      <w:marTop w:val="0"/>
      <w:marBottom w:val="0"/>
      <w:divBdr>
        <w:top w:val="none" w:sz="0" w:space="0" w:color="auto"/>
        <w:left w:val="none" w:sz="0" w:space="0" w:color="auto"/>
        <w:bottom w:val="none" w:sz="0" w:space="0" w:color="auto"/>
        <w:right w:val="none" w:sz="0" w:space="0" w:color="auto"/>
      </w:divBdr>
    </w:div>
    <w:div w:id="64497482">
      <w:marLeft w:val="640"/>
      <w:marRight w:val="0"/>
      <w:marTop w:val="0"/>
      <w:marBottom w:val="0"/>
      <w:divBdr>
        <w:top w:val="none" w:sz="0" w:space="0" w:color="auto"/>
        <w:left w:val="none" w:sz="0" w:space="0" w:color="auto"/>
        <w:bottom w:val="none" w:sz="0" w:space="0" w:color="auto"/>
        <w:right w:val="none" w:sz="0" w:space="0" w:color="auto"/>
      </w:divBdr>
    </w:div>
    <w:div w:id="64497826">
      <w:marLeft w:val="640"/>
      <w:marRight w:val="0"/>
      <w:marTop w:val="0"/>
      <w:marBottom w:val="0"/>
      <w:divBdr>
        <w:top w:val="none" w:sz="0" w:space="0" w:color="auto"/>
        <w:left w:val="none" w:sz="0" w:space="0" w:color="auto"/>
        <w:bottom w:val="none" w:sz="0" w:space="0" w:color="auto"/>
        <w:right w:val="none" w:sz="0" w:space="0" w:color="auto"/>
      </w:divBdr>
    </w:div>
    <w:div w:id="64575934">
      <w:marLeft w:val="640"/>
      <w:marRight w:val="0"/>
      <w:marTop w:val="0"/>
      <w:marBottom w:val="0"/>
      <w:divBdr>
        <w:top w:val="none" w:sz="0" w:space="0" w:color="auto"/>
        <w:left w:val="none" w:sz="0" w:space="0" w:color="auto"/>
        <w:bottom w:val="none" w:sz="0" w:space="0" w:color="auto"/>
        <w:right w:val="none" w:sz="0" w:space="0" w:color="auto"/>
      </w:divBdr>
    </w:div>
    <w:div w:id="64649285">
      <w:marLeft w:val="640"/>
      <w:marRight w:val="0"/>
      <w:marTop w:val="0"/>
      <w:marBottom w:val="0"/>
      <w:divBdr>
        <w:top w:val="none" w:sz="0" w:space="0" w:color="auto"/>
        <w:left w:val="none" w:sz="0" w:space="0" w:color="auto"/>
        <w:bottom w:val="none" w:sz="0" w:space="0" w:color="auto"/>
        <w:right w:val="none" w:sz="0" w:space="0" w:color="auto"/>
      </w:divBdr>
    </w:div>
    <w:div w:id="64761273">
      <w:marLeft w:val="640"/>
      <w:marRight w:val="0"/>
      <w:marTop w:val="0"/>
      <w:marBottom w:val="0"/>
      <w:divBdr>
        <w:top w:val="none" w:sz="0" w:space="0" w:color="auto"/>
        <w:left w:val="none" w:sz="0" w:space="0" w:color="auto"/>
        <w:bottom w:val="none" w:sz="0" w:space="0" w:color="auto"/>
        <w:right w:val="none" w:sz="0" w:space="0" w:color="auto"/>
      </w:divBdr>
    </w:div>
    <w:div w:id="64838885">
      <w:marLeft w:val="640"/>
      <w:marRight w:val="0"/>
      <w:marTop w:val="0"/>
      <w:marBottom w:val="0"/>
      <w:divBdr>
        <w:top w:val="none" w:sz="0" w:space="0" w:color="auto"/>
        <w:left w:val="none" w:sz="0" w:space="0" w:color="auto"/>
        <w:bottom w:val="none" w:sz="0" w:space="0" w:color="auto"/>
        <w:right w:val="none" w:sz="0" w:space="0" w:color="auto"/>
      </w:divBdr>
    </w:div>
    <w:div w:id="64912184">
      <w:marLeft w:val="640"/>
      <w:marRight w:val="0"/>
      <w:marTop w:val="0"/>
      <w:marBottom w:val="0"/>
      <w:divBdr>
        <w:top w:val="none" w:sz="0" w:space="0" w:color="auto"/>
        <w:left w:val="none" w:sz="0" w:space="0" w:color="auto"/>
        <w:bottom w:val="none" w:sz="0" w:space="0" w:color="auto"/>
        <w:right w:val="none" w:sz="0" w:space="0" w:color="auto"/>
      </w:divBdr>
    </w:div>
    <w:div w:id="64912574">
      <w:marLeft w:val="640"/>
      <w:marRight w:val="0"/>
      <w:marTop w:val="0"/>
      <w:marBottom w:val="0"/>
      <w:divBdr>
        <w:top w:val="none" w:sz="0" w:space="0" w:color="auto"/>
        <w:left w:val="none" w:sz="0" w:space="0" w:color="auto"/>
        <w:bottom w:val="none" w:sz="0" w:space="0" w:color="auto"/>
        <w:right w:val="none" w:sz="0" w:space="0" w:color="auto"/>
      </w:divBdr>
    </w:div>
    <w:div w:id="64956362">
      <w:marLeft w:val="640"/>
      <w:marRight w:val="0"/>
      <w:marTop w:val="0"/>
      <w:marBottom w:val="0"/>
      <w:divBdr>
        <w:top w:val="none" w:sz="0" w:space="0" w:color="auto"/>
        <w:left w:val="none" w:sz="0" w:space="0" w:color="auto"/>
        <w:bottom w:val="none" w:sz="0" w:space="0" w:color="auto"/>
        <w:right w:val="none" w:sz="0" w:space="0" w:color="auto"/>
      </w:divBdr>
    </w:div>
    <w:div w:id="65033839">
      <w:marLeft w:val="640"/>
      <w:marRight w:val="0"/>
      <w:marTop w:val="0"/>
      <w:marBottom w:val="0"/>
      <w:divBdr>
        <w:top w:val="none" w:sz="0" w:space="0" w:color="auto"/>
        <w:left w:val="none" w:sz="0" w:space="0" w:color="auto"/>
        <w:bottom w:val="none" w:sz="0" w:space="0" w:color="auto"/>
        <w:right w:val="none" w:sz="0" w:space="0" w:color="auto"/>
      </w:divBdr>
    </w:div>
    <w:div w:id="65105859">
      <w:marLeft w:val="640"/>
      <w:marRight w:val="0"/>
      <w:marTop w:val="0"/>
      <w:marBottom w:val="0"/>
      <w:divBdr>
        <w:top w:val="none" w:sz="0" w:space="0" w:color="auto"/>
        <w:left w:val="none" w:sz="0" w:space="0" w:color="auto"/>
        <w:bottom w:val="none" w:sz="0" w:space="0" w:color="auto"/>
        <w:right w:val="none" w:sz="0" w:space="0" w:color="auto"/>
      </w:divBdr>
    </w:div>
    <w:div w:id="65228442">
      <w:marLeft w:val="640"/>
      <w:marRight w:val="0"/>
      <w:marTop w:val="0"/>
      <w:marBottom w:val="0"/>
      <w:divBdr>
        <w:top w:val="none" w:sz="0" w:space="0" w:color="auto"/>
        <w:left w:val="none" w:sz="0" w:space="0" w:color="auto"/>
        <w:bottom w:val="none" w:sz="0" w:space="0" w:color="auto"/>
        <w:right w:val="none" w:sz="0" w:space="0" w:color="auto"/>
      </w:divBdr>
    </w:div>
    <w:div w:id="65348445">
      <w:marLeft w:val="640"/>
      <w:marRight w:val="0"/>
      <w:marTop w:val="0"/>
      <w:marBottom w:val="0"/>
      <w:divBdr>
        <w:top w:val="none" w:sz="0" w:space="0" w:color="auto"/>
        <w:left w:val="none" w:sz="0" w:space="0" w:color="auto"/>
        <w:bottom w:val="none" w:sz="0" w:space="0" w:color="auto"/>
        <w:right w:val="none" w:sz="0" w:space="0" w:color="auto"/>
      </w:divBdr>
    </w:div>
    <w:div w:id="65350027">
      <w:marLeft w:val="640"/>
      <w:marRight w:val="0"/>
      <w:marTop w:val="0"/>
      <w:marBottom w:val="0"/>
      <w:divBdr>
        <w:top w:val="none" w:sz="0" w:space="0" w:color="auto"/>
        <w:left w:val="none" w:sz="0" w:space="0" w:color="auto"/>
        <w:bottom w:val="none" w:sz="0" w:space="0" w:color="auto"/>
        <w:right w:val="none" w:sz="0" w:space="0" w:color="auto"/>
      </w:divBdr>
    </w:div>
    <w:div w:id="65420570">
      <w:marLeft w:val="640"/>
      <w:marRight w:val="0"/>
      <w:marTop w:val="0"/>
      <w:marBottom w:val="0"/>
      <w:divBdr>
        <w:top w:val="none" w:sz="0" w:space="0" w:color="auto"/>
        <w:left w:val="none" w:sz="0" w:space="0" w:color="auto"/>
        <w:bottom w:val="none" w:sz="0" w:space="0" w:color="auto"/>
        <w:right w:val="none" w:sz="0" w:space="0" w:color="auto"/>
      </w:divBdr>
    </w:div>
    <w:div w:id="65420823">
      <w:marLeft w:val="640"/>
      <w:marRight w:val="0"/>
      <w:marTop w:val="0"/>
      <w:marBottom w:val="0"/>
      <w:divBdr>
        <w:top w:val="none" w:sz="0" w:space="0" w:color="auto"/>
        <w:left w:val="none" w:sz="0" w:space="0" w:color="auto"/>
        <w:bottom w:val="none" w:sz="0" w:space="0" w:color="auto"/>
        <w:right w:val="none" w:sz="0" w:space="0" w:color="auto"/>
      </w:divBdr>
    </w:div>
    <w:div w:id="65496467">
      <w:marLeft w:val="640"/>
      <w:marRight w:val="0"/>
      <w:marTop w:val="0"/>
      <w:marBottom w:val="0"/>
      <w:divBdr>
        <w:top w:val="none" w:sz="0" w:space="0" w:color="auto"/>
        <w:left w:val="none" w:sz="0" w:space="0" w:color="auto"/>
        <w:bottom w:val="none" w:sz="0" w:space="0" w:color="auto"/>
        <w:right w:val="none" w:sz="0" w:space="0" w:color="auto"/>
      </w:divBdr>
    </w:div>
    <w:div w:id="65613032">
      <w:marLeft w:val="640"/>
      <w:marRight w:val="0"/>
      <w:marTop w:val="0"/>
      <w:marBottom w:val="0"/>
      <w:divBdr>
        <w:top w:val="none" w:sz="0" w:space="0" w:color="auto"/>
        <w:left w:val="none" w:sz="0" w:space="0" w:color="auto"/>
        <w:bottom w:val="none" w:sz="0" w:space="0" w:color="auto"/>
        <w:right w:val="none" w:sz="0" w:space="0" w:color="auto"/>
      </w:divBdr>
    </w:div>
    <w:div w:id="65736035">
      <w:marLeft w:val="640"/>
      <w:marRight w:val="0"/>
      <w:marTop w:val="0"/>
      <w:marBottom w:val="0"/>
      <w:divBdr>
        <w:top w:val="none" w:sz="0" w:space="0" w:color="auto"/>
        <w:left w:val="none" w:sz="0" w:space="0" w:color="auto"/>
        <w:bottom w:val="none" w:sz="0" w:space="0" w:color="auto"/>
        <w:right w:val="none" w:sz="0" w:space="0" w:color="auto"/>
      </w:divBdr>
    </w:div>
    <w:div w:id="65804149">
      <w:marLeft w:val="640"/>
      <w:marRight w:val="0"/>
      <w:marTop w:val="0"/>
      <w:marBottom w:val="0"/>
      <w:divBdr>
        <w:top w:val="none" w:sz="0" w:space="0" w:color="auto"/>
        <w:left w:val="none" w:sz="0" w:space="0" w:color="auto"/>
        <w:bottom w:val="none" w:sz="0" w:space="0" w:color="auto"/>
        <w:right w:val="none" w:sz="0" w:space="0" w:color="auto"/>
      </w:divBdr>
    </w:div>
    <w:div w:id="65877869">
      <w:marLeft w:val="640"/>
      <w:marRight w:val="0"/>
      <w:marTop w:val="0"/>
      <w:marBottom w:val="0"/>
      <w:divBdr>
        <w:top w:val="none" w:sz="0" w:space="0" w:color="auto"/>
        <w:left w:val="none" w:sz="0" w:space="0" w:color="auto"/>
        <w:bottom w:val="none" w:sz="0" w:space="0" w:color="auto"/>
        <w:right w:val="none" w:sz="0" w:space="0" w:color="auto"/>
      </w:divBdr>
    </w:div>
    <w:div w:id="65880274">
      <w:marLeft w:val="640"/>
      <w:marRight w:val="0"/>
      <w:marTop w:val="0"/>
      <w:marBottom w:val="0"/>
      <w:divBdr>
        <w:top w:val="none" w:sz="0" w:space="0" w:color="auto"/>
        <w:left w:val="none" w:sz="0" w:space="0" w:color="auto"/>
        <w:bottom w:val="none" w:sz="0" w:space="0" w:color="auto"/>
        <w:right w:val="none" w:sz="0" w:space="0" w:color="auto"/>
      </w:divBdr>
    </w:div>
    <w:div w:id="65882725">
      <w:marLeft w:val="640"/>
      <w:marRight w:val="0"/>
      <w:marTop w:val="0"/>
      <w:marBottom w:val="0"/>
      <w:divBdr>
        <w:top w:val="none" w:sz="0" w:space="0" w:color="auto"/>
        <w:left w:val="none" w:sz="0" w:space="0" w:color="auto"/>
        <w:bottom w:val="none" w:sz="0" w:space="0" w:color="auto"/>
        <w:right w:val="none" w:sz="0" w:space="0" w:color="auto"/>
      </w:divBdr>
    </w:div>
    <w:div w:id="65953564">
      <w:marLeft w:val="640"/>
      <w:marRight w:val="0"/>
      <w:marTop w:val="0"/>
      <w:marBottom w:val="0"/>
      <w:divBdr>
        <w:top w:val="none" w:sz="0" w:space="0" w:color="auto"/>
        <w:left w:val="none" w:sz="0" w:space="0" w:color="auto"/>
        <w:bottom w:val="none" w:sz="0" w:space="0" w:color="auto"/>
        <w:right w:val="none" w:sz="0" w:space="0" w:color="auto"/>
      </w:divBdr>
    </w:div>
    <w:div w:id="65958303">
      <w:marLeft w:val="640"/>
      <w:marRight w:val="0"/>
      <w:marTop w:val="0"/>
      <w:marBottom w:val="0"/>
      <w:divBdr>
        <w:top w:val="none" w:sz="0" w:space="0" w:color="auto"/>
        <w:left w:val="none" w:sz="0" w:space="0" w:color="auto"/>
        <w:bottom w:val="none" w:sz="0" w:space="0" w:color="auto"/>
        <w:right w:val="none" w:sz="0" w:space="0" w:color="auto"/>
      </w:divBdr>
    </w:div>
    <w:div w:id="65960425">
      <w:marLeft w:val="640"/>
      <w:marRight w:val="0"/>
      <w:marTop w:val="0"/>
      <w:marBottom w:val="0"/>
      <w:divBdr>
        <w:top w:val="none" w:sz="0" w:space="0" w:color="auto"/>
        <w:left w:val="none" w:sz="0" w:space="0" w:color="auto"/>
        <w:bottom w:val="none" w:sz="0" w:space="0" w:color="auto"/>
        <w:right w:val="none" w:sz="0" w:space="0" w:color="auto"/>
      </w:divBdr>
    </w:div>
    <w:div w:id="65961894">
      <w:marLeft w:val="640"/>
      <w:marRight w:val="0"/>
      <w:marTop w:val="0"/>
      <w:marBottom w:val="0"/>
      <w:divBdr>
        <w:top w:val="none" w:sz="0" w:space="0" w:color="auto"/>
        <w:left w:val="none" w:sz="0" w:space="0" w:color="auto"/>
        <w:bottom w:val="none" w:sz="0" w:space="0" w:color="auto"/>
        <w:right w:val="none" w:sz="0" w:space="0" w:color="auto"/>
      </w:divBdr>
    </w:div>
    <w:div w:id="65996335">
      <w:marLeft w:val="640"/>
      <w:marRight w:val="0"/>
      <w:marTop w:val="0"/>
      <w:marBottom w:val="0"/>
      <w:divBdr>
        <w:top w:val="none" w:sz="0" w:space="0" w:color="auto"/>
        <w:left w:val="none" w:sz="0" w:space="0" w:color="auto"/>
        <w:bottom w:val="none" w:sz="0" w:space="0" w:color="auto"/>
        <w:right w:val="none" w:sz="0" w:space="0" w:color="auto"/>
      </w:divBdr>
    </w:div>
    <w:div w:id="66152913">
      <w:marLeft w:val="640"/>
      <w:marRight w:val="0"/>
      <w:marTop w:val="0"/>
      <w:marBottom w:val="0"/>
      <w:divBdr>
        <w:top w:val="none" w:sz="0" w:space="0" w:color="auto"/>
        <w:left w:val="none" w:sz="0" w:space="0" w:color="auto"/>
        <w:bottom w:val="none" w:sz="0" w:space="0" w:color="auto"/>
        <w:right w:val="none" w:sz="0" w:space="0" w:color="auto"/>
      </w:divBdr>
    </w:div>
    <w:div w:id="66191705">
      <w:marLeft w:val="640"/>
      <w:marRight w:val="0"/>
      <w:marTop w:val="0"/>
      <w:marBottom w:val="0"/>
      <w:divBdr>
        <w:top w:val="none" w:sz="0" w:space="0" w:color="auto"/>
        <w:left w:val="none" w:sz="0" w:space="0" w:color="auto"/>
        <w:bottom w:val="none" w:sz="0" w:space="0" w:color="auto"/>
        <w:right w:val="none" w:sz="0" w:space="0" w:color="auto"/>
      </w:divBdr>
    </w:div>
    <w:div w:id="66195224">
      <w:marLeft w:val="640"/>
      <w:marRight w:val="0"/>
      <w:marTop w:val="0"/>
      <w:marBottom w:val="0"/>
      <w:divBdr>
        <w:top w:val="none" w:sz="0" w:space="0" w:color="auto"/>
        <w:left w:val="none" w:sz="0" w:space="0" w:color="auto"/>
        <w:bottom w:val="none" w:sz="0" w:space="0" w:color="auto"/>
        <w:right w:val="none" w:sz="0" w:space="0" w:color="auto"/>
      </w:divBdr>
    </w:div>
    <w:div w:id="66195352">
      <w:marLeft w:val="640"/>
      <w:marRight w:val="0"/>
      <w:marTop w:val="0"/>
      <w:marBottom w:val="0"/>
      <w:divBdr>
        <w:top w:val="none" w:sz="0" w:space="0" w:color="auto"/>
        <w:left w:val="none" w:sz="0" w:space="0" w:color="auto"/>
        <w:bottom w:val="none" w:sz="0" w:space="0" w:color="auto"/>
        <w:right w:val="none" w:sz="0" w:space="0" w:color="auto"/>
      </w:divBdr>
    </w:div>
    <w:div w:id="66198683">
      <w:marLeft w:val="640"/>
      <w:marRight w:val="0"/>
      <w:marTop w:val="0"/>
      <w:marBottom w:val="0"/>
      <w:divBdr>
        <w:top w:val="none" w:sz="0" w:space="0" w:color="auto"/>
        <w:left w:val="none" w:sz="0" w:space="0" w:color="auto"/>
        <w:bottom w:val="none" w:sz="0" w:space="0" w:color="auto"/>
        <w:right w:val="none" w:sz="0" w:space="0" w:color="auto"/>
      </w:divBdr>
    </w:div>
    <w:div w:id="66265068">
      <w:marLeft w:val="640"/>
      <w:marRight w:val="0"/>
      <w:marTop w:val="0"/>
      <w:marBottom w:val="0"/>
      <w:divBdr>
        <w:top w:val="none" w:sz="0" w:space="0" w:color="auto"/>
        <w:left w:val="none" w:sz="0" w:space="0" w:color="auto"/>
        <w:bottom w:val="none" w:sz="0" w:space="0" w:color="auto"/>
        <w:right w:val="none" w:sz="0" w:space="0" w:color="auto"/>
      </w:divBdr>
    </w:div>
    <w:div w:id="66268807">
      <w:marLeft w:val="640"/>
      <w:marRight w:val="0"/>
      <w:marTop w:val="0"/>
      <w:marBottom w:val="0"/>
      <w:divBdr>
        <w:top w:val="none" w:sz="0" w:space="0" w:color="auto"/>
        <w:left w:val="none" w:sz="0" w:space="0" w:color="auto"/>
        <w:bottom w:val="none" w:sz="0" w:space="0" w:color="auto"/>
        <w:right w:val="none" w:sz="0" w:space="0" w:color="auto"/>
      </w:divBdr>
    </w:div>
    <w:div w:id="66345534">
      <w:marLeft w:val="640"/>
      <w:marRight w:val="0"/>
      <w:marTop w:val="0"/>
      <w:marBottom w:val="0"/>
      <w:divBdr>
        <w:top w:val="none" w:sz="0" w:space="0" w:color="auto"/>
        <w:left w:val="none" w:sz="0" w:space="0" w:color="auto"/>
        <w:bottom w:val="none" w:sz="0" w:space="0" w:color="auto"/>
        <w:right w:val="none" w:sz="0" w:space="0" w:color="auto"/>
      </w:divBdr>
    </w:div>
    <w:div w:id="66347355">
      <w:marLeft w:val="640"/>
      <w:marRight w:val="0"/>
      <w:marTop w:val="0"/>
      <w:marBottom w:val="0"/>
      <w:divBdr>
        <w:top w:val="none" w:sz="0" w:space="0" w:color="auto"/>
        <w:left w:val="none" w:sz="0" w:space="0" w:color="auto"/>
        <w:bottom w:val="none" w:sz="0" w:space="0" w:color="auto"/>
        <w:right w:val="none" w:sz="0" w:space="0" w:color="auto"/>
      </w:divBdr>
    </w:div>
    <w:div w:id="66458748">
      <w:marLeft w:val="640"/>
      <w:marRight w:val="0"/>
      <w:marTop w:val="0"/>
      <w:marBottom w:val="0"/>
      <w:divBdr>
        <w:top w:val="none" w:sz="0" w:space="0" w:color="auto"/>
        <w:left w:val="none" w:sz="0" w:space="0" w:color="auto"/>
        <w:bottom w:val="none" w:sz="0" w:space="0" w:color="auto"/>
        <w:right w:val="none" w:sz="0" w:space="0" w:color="auto"/>
      </w:divBdr>
    </w:div>
    <w:div w:id="66462568">
      <w:marLeft w:val="640"/>
      <w:marRight w:val="0"/>
      <w:marTop w:val="0"/>
      <w:marBottom w:val="0"/>
      <w:divBdr>
        <w:top w:val="none" w:sz="0" w:space="0" w:color="auto"/>
        <w:left w:val="none" w:sz="0" w:space="0" w:color="auto"/>
        <w:bottom w:val="none" w:sz="0" w:space="0" w:color="auto"/>
        <w:right w:val="none" w:sz="0" w:space="0" w:color="auto"/>
      </w:divBdr>
    </w:div>
    <w:div w:id="66534701">
      <w:marLeft w:val="640"/>
      <w:marRight w:val="0"/>
      <w:marTop w:val="0"/>
      <w:marBottom w:val="0"/>
      <w:divBdr>
        <w:top w:val="none" w:sz="0" w:space="0" w:color="auto"/>
        <w:left w:val="none" w:sz="0" w:space="0" w:color="auto"/>
        <w:bottom w:val="none" w:sz="0" w:space="0" w:color="auto"/>
        <w:right w:val="none" w:sz="0" w:space="0" w:color="auto"/>
      </w:divBdr>
    </w:div>
    <w:div w:id="66535140">
      <w:marLeft w:val="640"/>
      <w:marRight w:val="0"/>
      <w:marTop w:val="0"/>
      <w:marBottom w:val="0"/>
      <w:divBdr>
        <w:top w:val="none" w:sz="0" w:space="0" w:color="auto"/>
        <w:left w:val="none" w:sz="0" w:space="0" w:color="auto"/>
        <w:bottom w:val="none" w:sz="0" w:space="0" w:color="auto"/>
        <w:right w:val="none" w:sz="0" w:space="0" w:color="auto"/>
      </w:divBdr>
    </w:div>
    <w:div w:id="66535342">
      <w:marLeft w:val="640"/>
      <w:marRight w:val="0"/>
      <w:marTop w:val="0"/>
      <w:marBottom w:val="0"/>
      <w:divBdr>
        <w:top w:val="none" w:sz="0" w:space="0" w:color="auto"/>
        <w:left w:val="none" w:sz="0" w:space="0" w:color="auto"/>
        <w:bottom w:val="none" w:sz="0" w:space="0" w:color="auto"/>
        <w:right w:val="none" w:sz="0" w:space="0" w:color="auto"/>
      </w:divBdr>
    </w:div>
    <w:div w:id="66612097">
      <w:marLeft w:val="640"/>
      <w:marRight w:val="0"/>
      <w:marTop w:val="0"/>
      <w:marBottom w:val="0"/>
      <w:divBdr>
        <w:top w:val="none" w:sz="0" w:space="0" w:color="auto"/>
        <w:left w:val="none" w:sz="0" w:space="0" w:color="auto"/>
        <w:bottom w:val="none" w:sz="0" w:space="0" w:color="auto"/>
        <w:right w:val="none" w:sz="0" w:space="0" w:color="auto"/>
      </w:divBdr>
    </w:div>
    <w:div w:id="66659020">
      <w:marLeft w:val="640"/>
      <w:marRight w:val="0"/>
      <w:marTop w:val="0"/>
      <w:marBottom w:val="0"/>
      <w:divBdr>
        <w:top w:val="none" w:sz="0" w:space="0" w:color="auto"/>
        <w:left w:val="none" w:sz="0" w:space="0" w:color="auto"/>
        <w:bottom w:val="none" w:sz="0" w:space="0" w:color="auto"/>
        <w:right w:val="none" w:sz="0" w:space="0" w:color="auto"/>
      </w:divBdr>
    </w:div>
    <w:div w:id="66727032">
      <w:marLeft w:val="640"/>
      <w:marRight w:val="0"/>
      <w:marTop w:val="0"/>
      <w:marBottom w:val="0"/>
      <w:divBdr>
        <w:top w:val="none" w:sz="0" w:space="0" w:color="auto"/>
        <w:left w:val="none" w:sz="0" w:space="0" w:color="auto"/>
        <w:bottom w:val="none" w:sz="0" w:space="0" w:color="auto"/>
        <w:right w:val="none" w:sz="0" w:space="0" w:color="auto"/>
      </w:divBdr>
    </w:div>
    <w:div w:id="66730686">
      <w:marLeft w:val="640"/>
      <w:marRight w:val="0"/>
      <w:marTop w:val="0"/>
      <w:marBottom w:val="0"/>
      <w:divBdr>
        <w:top w:val="none" w:sz="0" w:space="0" w:color="auto"/>
        <w:left w:val="none" w:sz="0" w:space="0" w:color="auto"/>
        <w:bottom w:val="none" w:sz="0" w:space="0" w:color="auto"/>
        <w:right w:val="none" w:sz="0" w:space="0" w:color="auto"/>
      </w:divBdr>
    </w:div>
    <w:div w:id="66732167">
      <w:marLeft w:val="640"/>
      <w:marRight w:val="0"/>
      <w:marTop w:val="0"/>
      <w:marBottom w:val="0"/>
      <w:divBdr>
        <w:top w:val="none" w:sz="0" w:space="0" w:color="auto"/>
        <w:left w:val="none" w:sz="0" w:space="0" w:color="auto"/>
        <w:bottom w:val="none" w:sz="0" w:space="0" w:color="auto"/>
        <w:right w:val="none" w:sz="0" w:space="0" w:color="auto"/>
      </w:divBdr>
    </w:div>
    <w:div w:id="66850711">
      <w:marLeft w:val="640"/>
      <w:marRight w:val="0"/>
      <w:marTop w:val="0"/>
      <w:marBottom w:val="0"/>
      <w:divBdr>
        <w:top w:val="none" w:sz="0" w:space="0" w:color="auto"/>
        <w:left w:val="none" w:sz="0" w:space="0" w:color="auto"/>
        <w:bottom w:val="none" w:sz="0" w:space="0" w:color="auto"/>
        <w:right w:val="none" w:sz="0" w:space="0" w:color="auto"/>
      </w:divBdr>
    </w:div>
    <w:div w:id="66921238">
      <w:marLeft w:val="640"/>
      <w:marRight w:val="0"/>
      <w:marTop w:val="0"/>
      <w:marBottom w:val="0"/>
      <w:divBdr>
        <w:top w:val="none" w:sz="0" w:space="0" w:color="auto"/>
        <w:left w:val="none" w:sz="0" w:space="0" w:color="auto"/>
        <w:bottom w:val="none" w:sz="0" w:space="0" w:color="auto"/>
        <w:right w:val="none" w:sz="0" w:space="0" w:color="auto"/>
      </w:divBdr>
    </w:div>
    <w:div w:id="67004360">
      <w:marLeft w:val="640"/>
      <w:marRight w:val="0"/>
      <w:marTop w:val="0"/>
      <w:marBottom w:val="0"/>
      <w:divBdr>
        <w:top w:val="none" w:sz="0" w:space="0" w:color="auto"/>
        <w:left w:val="none" w:sz="0" w:space="0" w:color="auto"/>
        <w:bottom w:val="none" w:sz="0" w:space="0" w:color="auto"/>
        <w:right w:val="none" w:sz="0" w:space="0" w:color="auto"/>
      </w:divBdr>
    </w:div>
    <w:div w:id="67071283">
      <w:marLeft w:val="640"/>
      <w:marRight w:val="0"/>
      <w:marTop w:val="0"/>
      <w:marBottom w:val="0"/>
      <w:divBdr>
        <w:top w:val="none" w:sz="0" w:space="0" w:color="auto"/>
        <w:left w:val="none" w:sz="0" w:space="0" w:color="auto"/>
        <w:bottom w:val="none" w:sz="0" w:space="0" w:color="auto"/>
        <w:right w:val="none" w:sz="0" w:space="0" w:color="auto"/>
      </w:divBdr>
    </w:div>
    <w:div w:id="67072032">
      <w:marLeft w:val="640"/>
      <w:marRight w:val="0"/>
      <w:marTop w:val="0"/>
      <w:marBottom w:val="0"/>
      <w:divBdr>
        <w:top w:val="none" w:sz="0" w:space="0" w:color="auto"/>
        <w:left w:val="none" w:sz="0" w:space="0" w:color="auto"/>
        <w:bottom w:val="none" w:sz="0" w:space="0" w:color="auto"/>
        <w:right w:val="none" w:sz="0" w:space="0" w:color="auto"/>
      </w:divBdr>
    </w:div>
    <w:div w:id="67074418">
      <w:marLeft w:val="640"/>
      <w:marRight w:val="0"/>
      <w:marTop w:val="0"/>
      <w:marBottom w:val="0"/>
      <w:divBdr>
        <w:top w:val="none" w:sz="0" w:space="0" w:color="auto"/>
        <w:left w:val="none" w:sz="0" w:space="0" w:color="auto"/>
        <w:bottom w:val="none" w:sz="0" w:space="0" w:color="auto"/>
        <w:right w:val="none" w:sz="0" w:space="0" w:color="auto"/>
      </w:divBdr>
    </w:div>
    <w:div w:id="67119588">
      <w:marLeft w:val="640"/>
      <w:marRight w:val="0"/>
      <w:marTop w:val="0"/>
      <w:marBottom w:val="0"/>
      <w:divBdr>
        <w:top w:val="none" w:sz="0" w:space="0" w:color="auto"/>
        <w:left w:val="none" w:sz="0" w:space="0" w:color="auto"/>
        <w:bottom w:val="none" w:sz="0" w:space="0" w:color="auto"/>
        <w:right w:val="none" w:sz="0" w:space="0" w:color="auto"/>
      </w:divBdr>
    </w:div>
    <w:div w:id="67383598">
      <w:marLeft w:val="640"/>
      <w:marRight w:val="0"/>
      <w:marTop w:val="0"/>
      <w:marBottom w:val="0"/>
      <w:divBdr>
        <w:top w:val="none" w:sz="0" w:space="0" w:color="auto"/>
        <w:left w:val="none" w:sz="0" w:space="0" w:color="auto"/>
        <w:bottom w:val="none" w:sz="0" w:space="0" w:color="auto"/>
        <w:right w:val="none" w:sz="0" w:space="0" w:color="auto"/>
      </w:divBdr>
    </w:div>
    <w:div w:id="67459953">
      <w:marLeft w:val="640"/>
      <w:marRight w:val="0"/>
      <w:marTop w:val="0"/>
      <w:marBottom w:val="0"/>
      <w:divBdr>
        <w:top w:val="none" w:sz="0" w:space="0" w:color="auto"/>
        <w:left w:val="none" w:sz="0" w:space="0" w:color="auto"/>
        <w:bottom w:val="none" w:sz="0" w:space="0" w:color="auto"/>
        <w:right w:val="none" w:sz="0" w:space="0" w:color="auto"/>
      </w:divBdr>
    </w:div>
    <w:div w:id="67505573">
      <w:marLeft w:val="640"/>
      <w:marRight w:val="0"/>
      <w:marTop w:val="0"/>
      <w:marBottom w:val="0"/>
      <w:divBdr>
        <w:top w:val="none" w:sz="0" w:space="0" w:color="auto"/>
        <w:left w:val="none" w:sz="0" w:space="0" w:color="auto"/>
        <w:bottom w:val="none" w:sz="0" w:space="0" w:color="auto"/>
        <w:right w:val="none" w:sz="0" w:space="0" w:color="auto"/>
      </w:divBdr>
    </w:div>
    <w:div w:id="67575561">
      <w:marLeft w:val="640"/>
      <w:marRight w:val="0"/>
      <w:marTop w:val="0"/>
      <w:marBottom w:val="0"/>
      <w:divBdr>
        <w:top w:val="none" w:sz="0" w:space="0" w:color="auto"/>
        <w:left w:val="none" w:sz="0" w:space="0" w:color="auto"/>
        <w:bottom w:val="none" w:sz="0" w:space="0" w:color="auto"/>
        <w:right w:val="none" w:sz="0" w:space="0" w:color="auto"/>
      </w:divBdr>
    </w:div>
    <w:div w:id="67578845">
      <w:marLeft w:val="640"/>
      <w:marRight w:val="0"/>
      <w:marTop w:val="0"/>
      <w:marBottom w:val="0"/>
      <w:divBdr>
        <w:top w:val="none" w:sz="0" w:space="0" w:color="auto"/>
        <w:left w:val="none" w:sz="0" w:space="0" w:color="auto"/>
        <w:bottom w:val="none" w:sz="0" w:space="0" w:color="auto"/>
        <w:right w:val="none" w:sz="0" w:space="0" w:color="auto"/>
      </w:divBdr>
    </w:div>
    <w:div w:id="67579821">
      <w:marLeft w:val="640"/>
      <w:marRight w:val="0"/>
      <w:marTop w:val="0"/>
      <w:marBottom w:val="0"/>
      <w:divBdr>
        <w:top w:val="none" w:sz="0" w:space="0" w:color="auto"/>
        <w:left w:val="none" w:sz="0" w:space="0" w:color="auto"/>
        <w:bottom w:val="none" w:sz="0" w:space="0" w:color="auto"/>
        <w:right w:val="none" w:sz="0" w:space="0" w:color="auto"/>
      </w:divBdr>
    </w:div>
    <w:div w:id="67580892">
      <w:marLeft w:val="640"/>
      <w:marRight w:val="0"/>
      <w:marTop w:val="0"/>
      <w:marBottom w:val="0"/>
      <w:divBdr>
        <w:top w:val="none" w:sz="0" w:space="0" w:color="auto"/>
        <w:left w:val="none" w:sz="0" w:space="0" w:color="auto"/>
        <w:bottom w:val="none" w:sz="0" w:space="0" w:color="auto"/>
        <w:right w:val="none" w:sz="0" w:space="0" w:color="auto"/>
      </w:divBdr>
    </w:div>
    <w:div w:id="67651119">
      <w:bodyDiv w:val="1"/>
      <w:marLeft w:val="0"/>
      <w:marRight w:val="0"/>
      <w:marTop w:val="0"/>
      <w:marBottom w:val="0"/>
      <w:divBdr>
        <w:top w:val="none" w:sz="0" w:space="0" w:color="auto"/>
        <w:left w:val="none" w:sz="0" w:space="0" w:color="auto"/>
        <w:bottom w:val="none" w:sz="0" w:space="0" w:color="auto"/>
        <w:right w:val="none" w:sz="0" w:space="0" w:color="auto"/>
      </w:divBdr>
      <w:divsChild>
        <w:div w:id="280271">
          <w:marLeft w:val="640"/>
          <w:marRight w:val="0"/>
          <w:marTop w:val="0"/>
          <w:marBottom w:val="0"/>
          <w:divBdr>
            <w:top w:val="none" w:sz="0" w:space="0" w:color="auto"/>
            <w:left w:val="none" w:sz="0" w:space="0" w:color="auto"/>
            <w:bottom w:val="none" w:sz="0" w:space="0" w:color="auto"/>
            <w:right w:val="none" w:sz="0" w:space="0" w:color="auto"/>
          </w:divBdr>
        </w:div>
        <w:div w:id="21515746">
          <w:marLeft w:val="640"/>
          <w:marRight w:val="0"/>
          <w:marTop w:val="0"/>
          <w:marBottom w:val="0"/>
          <w:divBdr>
            <w:top w:val="none" w:sz="0" w:space="0" w:color="auto"/>
            <w:left w:val="none" w:sz="0" w:space="0" w:color="auto"/>
            <w:bottom w:val="none" w:sz="0" w:space="0" w:color="auto"/>
            <w:right w:val="none" w:sz="0" w:space="0" w:color="auto"/>
          </w:divBdr>
        </w:div>
        <w:div w:id="29038174">
          <w:marLeft w:val="640"/>
          <w:marRight w:val="0"/>
          <w:marTop w:val="0"/>
          <w:marBottom w:val="0"/>
          <w:divBdr>
            <w:top w:val="none" w:sz="0" w:space="0" w:color="auto"/>
            <w:left w:val="none" w:sz="0" w:space="0" w:color="auto"/>
            <w:bottom w:val="none" w:sz="0" w:space="0" w:color="auto"/>
            <w:right w:val="none" w:sz="0" w:space="0" w:color="auto"/>
          </w:divBdr>
        </w:div>
        <w:div w:id="34811769">
          <w:marLeft w:val="640"/>
          <w:marRight w:val="0"/>
          <w:marTop w:val="0"/>
          <w:marBottom w:val="0"/>
          <w:divBdr>
            <w:top w:val="none" w:sz="0" w:space="0" w:color="auto"/>
            <w:left w:val="none" w:sz="0" w:space="0" w:color="auto"/>
            <w:bottom w:val="none" w:sz="0" w:space="0" w:color="auto"/>
            <w:right w:val="none" w:sz="0" w:space="0" w:color="auto"/>
          </w:divBdr>
        </w:div>
        <w:div w:id="115418914">
          <w:marLeft w:val="640"/>
          <w:marRight w:val="0"/>
          <w:marTop w:val="0"/>
          <w:marBottom w:val="0"/>
          <w:divBdr>
            <w:top w:val="none" w:sz="0" w:space="0" w:color="auto"/>
            <w:left w:val="none" w:sz="0" w:space="0" w:color="auto"/>
            <w:bottom w:val="none" w:sz="0" w:space="0" w:color="auto"/>
            <w:right w:val="none" w:sz="0" w:space="0" w:color="auto"/>
          </w:divBdr>
        </w:div>
        <w:div w:id="140731314">
          <w:marLeft w:val="640"/>
          <w:marRight w:val="0"/>
          <w:marTop w:val="0"/>
          <w:marBottom w:val="0"/>
          <w:divBdr>
            <w:top w:val="none" w:sz="0" w:space="0" w:color="auto"/>
            <w:left w:val="none" w:sz="0" w:space="0" w:color="auto"/>
            <w:bottom w:val="none" w:sz="0" w:space="0" w:color="auto"/>
            <w:right w:val="none" w:sz="0" w:space="0" w:color="auto"/>
          </w:divBdr>
        </w:div>
        <w:div w:id="164706799">
          <w:marLeft w:val="640"/>
          <w:marRight w:val="0"/>
          <w:marTop w:val="0"/>
          <w:marBottom w:val="0"/>
          <w:divBdr>
            <w:top w:val="none" w:sz="0" w:space="0" w:color="auto"/>
            <w:left w:val="none" w:sz="0" w:space="0" w:color="auto"/>
            <w:bottom w:val="none" w:sz="0" w:space="0" w:color="auto"/>
            <w:right w:val="none" w:sz="0" w:space="0" w:color="auto"/>
          </w:divBdr>
        </w:div>
        <w:div w:id="177282322">
          <w:marLeft w:val="640"/>
          <w:marRight w:val="0"/>
          <w:marTop w:val="0"/>
          <w:marBottom w:val="0"/>
          <w:divBdr>
            <w:top w:val="none" w:sz="0" w:space="0" w:color="auto"/>
            <w:left w:val="none" w:sz="0" w:space="0" w:color="auto"/>
            <w:bottom w:val="none" w:sz="0" w:space="0" w:color="auto"/>
            <w:right w:val="none" w:sz="0" w:space="0" w:color="auto"/>
          </w:divBdr>
        </w:div>
        <w:div w:id="197204099">
          <w:marLeft w:val="640"/>
          <w:marRight w:val="0"/>
          <w:marTop w:val="0"/>
          <w:marBottom w:val="0"/>
          <w:divBdr>
            <w:top w:val="none" w:sz="0" w:space="0" w:color="auto"/>
            <w:left w:val="none" w:sz="0" w:space="0" w:color="auto"/>
            <w:bottom w:val="none" w:sz="0" w:space="0" w:color="auto"/>
            <w:right w:val="none" w:sz="0" w:space="0" w:color="auto"/>
          </w:divBdr>
        </w:div>
        <w:div w:id="205682033">
          <w:marLeft w:val="640"/>
          <w:marRight w:val="0"/>
          <w:marTop w:val="0"/>
          <w:marBottom w:val="0"/>
          <w:divBdr>
            <w:top w:val="none" w:sz="0" w:space="0" w:color="auto"/>
            <w:left w:val="none" w:sz="0" w:space="0" w:color="auto"/>
            <w:bottom w:val="none" w:sz="0" w:space="0" w:color="auto"/>
            <w:right w:val="none" w:sz="0" w:space="0" w:color="auto"/>
          </w:divBdr>
        </w:div>
        <w:div w:id="209071354">
          <w:marLeft w:val="640"/>
          <w:marRight w:val="0"/>
          <w:marTop w:val="0"/>
          <w:marBottom w:val="0"/>
          <w:divBdr>
            <w:top w:val="none" w:sz="0" w:space="0" w:color="auto"/>
            <w:left w:val="none" w:sz="0" w:space="0" w:color="auto"/>
            <w:bottom w:val="none" w:sz="0" w:space="0" w:color="auto"/>
            <w:right w:val="none" w:sz="0" w:space="0" w:color="auto"/>
          </w:divBdr>
        </w:div>
        <w:div w:id="220019763">
          <w:marLeft w:val="640"/>
          <w:marRight w:val="0"/>
          <w:marTop w:val="0"/>
          <w:marBottom w:val="0"/>
          <w:divBdr>
            <w:top w:val="none" w:sz="0" w:space="0" w:color="auto"/>
            <w:left w:val="none" w:sz="0" w:space="0" w:color="auto"/>
            <w:bottom w:val="none" w:sz="0" w:space="0" w:color="auto"/>
            <w:right w:val="none" w:sz="0" w:space="0" w:color="auto"/>
          </w:divBdr>
        </w:div>
        <w:div w:id="283392531">
          <w:marLeft w:val="640"/>
          <w:marRight w:val="0"/>
          <w:marTop w:val="0"/>
          <w:marBottom w:val="0"/>
          <w:divBdr>
            <w:top w:val="none" w:sz="0" w:space="0" w:color="auto"/>
            <w:left w:val="none" w:sz="0" w:space="0" w:color="auto"/>
            <w:bottom w:val="none" w:sz="0" w:space="0" w:color="auto"/>
            <w:right w:val="none" w:sz="0" w:space="0" w:color="auto"/>
          </w:divBdr>
        </w:div>
        <w:div w:id="316148365">
          <w:marLeft w:val="640"/>
          <w:marRight w:val="0"/>
          <w:marTop w:val="0"/>
          <w:marBottom w:val="0"/>
          <w:divBdr>
            <w:top w:val="none" w:sz="0" w:space="0" w:color="auto"/>
            <w:left w:val="none" w:sz="0" w:space="0" w:color="auto"/>
            <w:bottom w:val="none" w:sz="0" w:space="0" w:color="auto"/>
            <w:right w:val="none" w:sz="0" w:space="0" w:color="auto"/>
          </w:divBdr>
        </w:div>
        <w:div w:id="338311281">
          <w:marLeft w:val="640"/>
          <w:marRight w:val="0"/>
          <w:marTop w:val="0"/>
          <w:marBottom w:val="0"/>
          <w:divBdr>
            <w:top w:val="none" w:sz="0" w:space="0" w:color="auto"/>
            <w:left w:val="none" w:sz="0" w:space="0" w:color="auto"/>
            <w:bottom w:val="none" w:sz="0" w:space="0" w:color="auto"/>
            <w:right w:val="none" w:sz="0" w:space="0" w:color="auto"/>
          </w:divBdr>
        </w:div>
        <w:div w:id="346521446">
          <w:marLeft w:val="640"/>
          <w:marRight w:val="0"/>
          <w:marTop w:val="0"/>
          <w:marBottom w:val="0"/>
          <w:divBdr>
            <w:top w:val="none" w:sz="0" w:space="0" w:color="auto"/>
            <w:left w:val="none" w:sz="0" w:space="0" w:color="auto"/>
            <w:bottom w:val="none" w:sz="0" w:space="0" w:color="auto"/>
            <w:right w:val="none" w:sz="0" w:space="0" w:color="auto"/>
          </w:divBdr>
        </w:div>
        <w:div w:id="373697125">
          <w:marLeft w:val="640"/>
          <w:marRight w:val="0"/>
          <w:marTop w:val="0"/>
          <w:marBottom w:val="0"/>
          <w:divBdr>
            <w:top w:val="none" w:sz="0" w:space="0" w:color="auto"/>
            <w:left w:val="none" w:sz="0" w:space="0" w:color="auto"/>
            <w:bottom w:val="none" w:sz="0" w:space="0" w:color="auto"/>
            <w:right w:val="none" w:sz="0" w:space="0" w:color="auto"/>
          </w:divBdr>
        </w:div>
        <w:div w:id="408769456">
          <w:marLeft w:val="640"/>
          <w:marRight w:val="0"/>
          <w:marTop w:val="0"/>
          <w:marBottom w:val="0"/>
          <w:divBdr>
            <w:top w:val="none" w:sz="0" w:space="0" w:color="auto"/>
            <w:left w:val="none" w:sz="0" w:space="0" w:color="auto"/>
            <w:bottom w:val="none" w:sz="0" w:space="0" w:color="auto"/>
            <w:right w:val="none" w:sz="0" w:space="0" w:color="auto"/>
          </w:divBdr>
        </w:div>
        <w:div w:id="415715287">
          <w:marLeft w:val="640"/>
          <w:marRight w:val="0"/>
          <w:marTop w:val="0"/>
          <w:marBottom w:val="0"/>
          <w:divBdr>
            <w:top w:val="none" w:sz="0" w:space="0" w:color="auto"/>
            <w:left w:val="none" w:sz="0" w:space="0" w:color="auto"/>
            <w:bottom w:val="none" w:sz="0" w:space="0" w:color="auto"/>
            <w:right w:val="none" w:sz="0" w:space="0" w:color="auto"/>
          </w:divBdr>
        </w:div>
        <w:div w:id="454569910">
          <w:marLeft w:val="640"/>
          <w:marRight w:val="0"/>
          <w:marTop w:val="0"/>
          <w:marBottom w:val="0"/>
          <w:divBdr>
            <w:top w:val="none" w:sz="0" w:space="0" w:color="auto"/>
            <w:left w:val="none" w:sz="0" w:space="0" w:color="auto"/>
            <w:bottom w:val="none" w:sz="0" w:space="0" w:color="auto"/>
            <w:right w:val="none" w:sz="0" w:space="0" w:color="auto"/>
          </w:divBdr>
        </w:div>
        <w:div w:id="469831568">
          <w:marLeft w:val="640"/>
          <w:marRight w:val="0"/>
          <w:marTop w:val="0"/>
          <w:marBottom w:val="0"/>
          <w:divBdr>
            <w:top w:val="none" w:sz="0" w:space="0" w:color="auto"/>
            <w:left w:val="none" w:sz="0" w:space="0" w:color="auto"/>
            <w:bottom w:val="none" w:sz="0" w:space="0" w:color="auto"/>
            <w:right w:val="none" w:sz="0" w:space="0" w:color="auto"/>
          </w:divBdr>
        </w:div>
        <w:div w:id="496847698">
          <w:marLeft w:val="640"/>
          <w:marRight w:val="0"/>
          <w:marTop w:val="0"/>
          <w:marBottom w:val="0"/>
          <w:divBdr>
            <w:top w:val="none" w:sz="0" w:space="0" w:color="auto"/>
            <w:left w:val="none" w:sz="0" w:space="0" w:color="auto"/>
            <w:bottom w:val="none" w:sz="0" w:space="0" w:color="auto"/>
            <w:right w:val="none" w:sz="0" w:space="0" w:color="auto"/>
          </w:divBdr>
        </w:div>
        <w:div w:id="499546235">
          <w:marLeft w:val="640"/>
          <w:marRight w:val="0"/>
          <w:marTop w:val="0"/>
          <w:marBottom w:val="0"/>
          <w:divBdr>
            <w:top w:val="none" w:sz="0" w:space="0" w:color="auto"/>
            <w:left w:val="none" w:sz="0" w:space="0" w:color="auto"/>
            <w:bottom w:val="none" w:sz="0" w:space="0" w:color="auto"/>
            <w:right w:val="none" w:sz="0" w:space="0" w:color="auto"/>
          </w:divBdr>
        </w:div>
        <w:div w:id="578684310">
          <w:marLeft w:val="640"/>
          <w:marRight w:val="0"/>
          <w:marTop w:val="0"/>
          <w:marBottom w:val="0"/>
          <w:divBdr>
            <w:top w:val="none" w:sz="0" w:space="0" w:color="auto"/>
            <w:left w:val="none" w:sz="0" w:space="0" w:color="auto"/>
            <w:bottom w:val="none" w:sz="0" w:space="0" w:color="auto"/>
            <w:right w:val="none" w:sz="0" w:space="0" w:color="auto"/>
          </w:divBdr>
        </w:div>
        <w:div w:id="631987005">
          <w:marLeft w:val="640"/>
          <w:marRight w:val="0"/>
          <w:marTop w:val="0"/>
          <w:marBottom w:val="0"/>
          <w:divBdr>
            <w:top w:val="none" w:sz="0" w:space="0" w:color="auto"/>
            <w:left w:val="none" w:sz="0" w:space="0" w:color="auto"/>
            <w:bottom w:val="none" w:sz="0" w:space="0" w:color="auto"/>
            <w:right w:val="none" w:sz="0" w:space="0" w:color="auto"/>
          </w:divBdr>
        </w:div>
        <w:div w:id="700127834">
          <w:marLeft w:val="640"/>
          <w:marRight w:val="0"/>
          <w:marTop w:val="0"/>
          <w:marBottom w:val="0"/>
          <w:divBdr>
            <w:top w:val="none" w:sz="0" w:space="0" w:color="auto"/>
            <w:left w:val="none" w:sz="0" w:space="0" w:color="auto"/>
            <w:bottom w:val="none" w:sz="0" w:space="0" w:color="auto"/>
            <w:right w:val="none" w:sz="0" w:space="0" w:color="auto"/>
          </w:divBdr>
        </w:div>
        <w:div w:id="703361267">
          <w:marLeft w:val="640"/>
          <w:marRight w:val="0"/>
          <w:marTop w:val="0"/>
          <w:marBottom w:val="0"/>
          <w:divBdr>
            <w:top w:val="none" w:sz="0" w:space="0" w:color="auto"/>
            <w:left w:val="none" w:sz="0" w:space="0" w:color="auto"/>
            <w:bottom w:val="none" w:sz="0" w:space="0" w:color="auto"/>
            <w:right w:val="none" w:sz="0" w:space="0" w:color="auto"/>
          </w:divBdr>
        </w:div>
        <w:div w:id="737553024">
          <w:marLeft w:val="640"/>
          <w:marRight w:val="0"/>
          <w:marTop w:val="0"/>
          <w:marBottom w:val="0"/>
          <w:divBdr>
            <w:top w:val="none" w:sz="0" w:space="0" w:color="auto"/>
            <w:left w:val="none" w:sz="0" w:space="0" w:color="auto"/>
            <w:bottom w:val="none" w:sz="0" w:space="0" w:color="auto"/>
            <w:right w:val="none" w:sz="0" w:space="0" w:color="auto"/>
          </w:divBdr>
        </w:div>
        <w:div w:id="745802182">
          <w:marLeft w:val="640"/>
          <w:marRight w:val="0"/>
          <w:marTop w:val="0"/>
          <w:marBottom w:val="0"/>
          <w:divBdr>
            <w:top w:val="none" w:sz="0" w:space="0" w:color="auto"/>
            <w:left w:val="none" w:sz="0" w:space="0" w:color="auto"/>
            <w:bottom w:val="none" w:sz="0" w:space="0" w:color="auto"/>
            <w:right w:val="none" w:sz="0" w:space="0" w:color="auto"/>
          </w:divBdr>
        </w:div>
        <w:div w:id="961153163">
          <w:marLeft w:val="640"/>
          <w:marRight w:val="0"/>
          <w:marTop w:val="0"/>
          <w:marBottom w:val="0"/>
          <w:divBdr>
            <w:top w:val="none" w:sz="0" w:space="0" w:color="auto"/>
            <w:left w:val="none" w:sz="0" w:space="0" w:color="auto"/>
            <w:bottom w:val="none" w:sz="0" w:space="0" w:color="auto"/>
            <w:right w:val="none" w:sz="0" w:space="0" w:color="auto"/>
          </w:divBdr>
        </w:div>
        <w:div w:id="1090278736">
          <w:marLeft w:val="640"/>
          <w:marRight w:val="0"/>
          <w:marTop w:val="0"/>
          <w:marBottom w:val="0"/>
          <w:divBdr>
            <w:top w:val="none" w:sz="0" w:space="0" w:color="auto"/>
            <w:left w:val="none" w:sz="0" w:space="0" w:color="auto"/>
            <w:bottom w:val="none" w:sz="0" w:space="0" w:color="auto"/>
            <w:right w:val="none" w:sz="0" w:space="0" w:color="auto"/>
          </w:divBdr>
        </w:div>
        <w:div w:id="1092093003">
          <w:marLeft w:val="640"/>
          <w:marRight w:val="0"/>
          <w:marTop w:val="0"/>
          <w:marBottom w:val="0"/>
          <w:divBdr>
            <w:top w:val="none" w:sz="0" w:space="0" w:color="auto"/>
            <w:left w:val="none" w:sz="0" w:space="0" w:color="auto"/>
            <w:bottom w:val="none" w:sz="0" w:space="0" w:color="auto"/>
            <w:right w:val="none" w:sz="0" w:space="0" w:color="auto"/>
          </w:divBdr>
        </w:div>
        <w:div w:id="1104377426">
          <w:marLeft w:val="640"/>
          <w:marRight w:val="0"/>
          <w:marTop w:val="0"/>
          <w:marBottom w:val="0"/>
          <w:divBdr>
            <w:top w:val="none" w:sz="0" w:space="0" w:color="auto"/>
            <w:left w:val="none" w:sz="0" w:space="0" w:color="auto"/>
            <w:bottom w:val="none" w:sz="0" w:space="0" w:color="auto"/>
            <w:right w:val="none" w:sz="0" w:space="0" w:color="auto"/>
          </w:divBdr>
        </w:div>
        <w:div w:id="1142389532">
          <w:marLeft w:val="640"/>
          <w:marRight w:val="0"/>
          <w:marTop w:val="0"/>
          <w:marBottom w:val="0"/>
          <w:divBdr>
            <w:top w:val="none" w:sz="0" w:space="0" w:color="auto"/>
            <w:left w:val="none" w:sz="0" w:space="0" w:color="auto"/>
            <w:bottom w:val="none" w:sz="0" w:space="0" w:color="auto"/>
            <w:right w:val="none" w:sz="0" w:space="0" w:color="auto"/>
          </w:divBdr>
        </w:div>
        <w:div w:id="1190141197">
          <w:marLeft w:val="640"/>
          <w:marRight w:val="0"/>
          <w:marTop w:val="0"/>
          <w:marBottom w:val="0"/>
          <w:divBdr>
            <w:top w:val="none" w:sz="0" w:space="0" w:color="auto"/>
            <w:left w:val="none" w:sz="0" w:space="0" w:color="auto"/>
            <w:bottom w:val="none" w:sz="0" w:space="0" w:color="auto"/>
            <w:right w:val="none" w:sz="0" w:space="0" w:color="auto"/>
          </w:divBdr>
        </w:div>
        <w:div w:id="1204172872">
          <w:marLeft w:val="640"/>
          <w:marRight w:val="0"/>
          <w:marTop w:val="0"/>
          <w:marBottom w:val="0"/>
          <w:divBdr>
            <w:top w:val="none" w:sz="0" w:space="0" w:color="auto"/>
            <w:left w:val="none" w:sz="0" w:space="0" w:color="auto"/>
            <w:bottom w:val="none" w:sz="0" w:space="0" w:color="auto"/>
            <w:right w:val="none" w:sz="0" w:space="0" w:color="auto"/>
          </w:divBdr>
        </w:div>
        <w:div w:id="1211503514">
          <w:marLeft w:val="640"/>
          <w:marRight w:val="0"/>
          <w:marTop w:val="0"/>
          <w:marBottom w:val="0"/>
          <w:divBdr>
            <w:top w:val="none" w:sz="0" w:space="0" w:color="auto"/>
            <w:left w:val="none" w:sz="0" w:space="0" w:color="auto"/>
            <w:bottom w:val="none" w:sz="0" w:space="0" w:color="auto"/>
            <w:right w:val="none" w:sz="0" w:space="0" w:color="auto"/>
          </w:divBdr>
        </w:div>
        <w:div w:id="1248005974">
          <w:marLeft w:val="640"/>
          <w:marRight w:val="0"/>
          <w:marTop w:val="0"/>
          <w:marBottom w:val="0"/>
          <w:divBdr>
            <w:top w:val="none" w:sz="0" w:space="0" w:color="auto"/>
            <w:left w:val="none" w:sz="0" w:space="0" w:color="auto"/>
            <w:bottom w:val="none" w:sz="0" w:space="0" w:color="auto"/>
            <w:right w:val="none" w:sz="0" w:space="0" w:color="auto"/>
          </w:divBdr>
        </w:div>
        <w:div w:id="1277297593">
          <w:marLeft w:val="640"/>
          <w:marRight w:val="0"/>
          <w:marTop w:val="0"/>
          <w:marBottom w:val="0"/>
          <w:divBdr>
            <w:top w:val="none" w:sz="0" w:space="0" w:color="auto"/>
            <w:left w:val="none" w:sz="0" w:space="0" w:color="auto"/>
            <w:bottom w:val="none" w:sz="0" w:space="0" w:color="auto"/>
            <w:right w:val="none" w:sz="0" w:space="0" w:color="auto"/>
          </w:divBdr>
        </w:div>
        <w:div w:id="1306280892">
          <w:marLeft w:val="640"/>
          <w:marRight w:val="0"/>
          <w:marTop w:val="0"/>
          <w:marBottom w:val="0"/>
          <w:divBdr>
            <w:top w:val="none" w:sz="0" w:space="0" w:color="auto"/>
            <w:left w:val="none" w:sz="0" w:space="0" w:color="auto"/>
            <w:bottom w:val="none" w:sz="0" w:space="0" w:color="auto"/>
            <w:right w:val="none" w:sz="0" w:space="0" w:color="auto"/>
          </w:divBdr>
        </w:div>
        <w:div w:id="1333799205">
          <w:marLeft w:val="640"/>
          <w:marRight w:val="0"/>
          <w:marTop w:val="0"/>
          <w:marBottom w:val="0"/>
          <w:divBdr>
            <w:top w:val="none" w:sz="0" w:space="0" w:color="auto"/>
            <w:left w:val="none" w:sz="0" w:space="0" w:color="auto"/>
            <w:bottom w:val="none" w:sz="0" w:space="0" w:color="auto"/>
            <w:right w:val="none" w:sz="0" w:space="0" w:color="auto"/>
          </w:divBdr>
        </w:div>
        <w:div w:id="1427579386">
          <w:marLeft w:val="640"/>
          <w:marRight w:val="0"/>
          <w:marTop w:val="0"/>
          <w:marBottom w:val="0"/>
          <w:divBdr>
            <w:top w:val="none" w:sz="0" w:space="0" w:color="auto"/>
            <w:left w:val="none" w:sz="0" w:space="0" w:color="auto"/>
            <w:bottom w:val="none" w:sz="0" w:space="0" w:color="auto"/>
            <w:right w:val="none" w:sz="0" w:space="0" w:color="auto"/>
          </w:divBdr>
        </w:div>
        <w:div w:id="1430126736">
          <w:marLeft w:val="640"/>
          <w:marRight w:val="0"/>
          <w:marTop w:val="0"/>
          <w:marBottom w:val="0"/>
          <w:divBdr>
            <w:top w:val="none" w:sz="0" w:space="0" w:color="auto"/>
            <w:left w:val="none" w:sz="0" w:space="0" w:color="auto"/>
            <w:bottom w:val="none" w:sz="0" w:space="0" w:color="auto"/>
            <w:right w:val="none" w:sz="0" w:space="0" w:color="auto"/>
          </w:divBdr>
        </w:div>
        <w:div w:id="1466848219">
          <w:marLeft w:val="640"/>
          <w:marRight w:val="0"/>
          <w:marTop w:val="0"/>
          <w:marBottom w:val="0"/>
          <w:divBdr>
            <w:top w:val="none" w:sz="0" w:space="0" w:color="auto"/>
            <w:left w:val="none" w:sz="0" w:space="0" w:color="auto"/>
            <w:bottom w:val="none" w:sz="0" w:space="0" w:color="auto"/>
            <w:right w:val="none" w:sz="0" w:space="0" w:color="auto"/>
          </w:divBdr>
        </w:div>
        <w:div w:id="1526094237">
          <w:marLeft w:val="640"/>
          <w:marRight w:val="0"/>
          <w:marTop w:val="0"/>
          <w:marBottom w:val="0"/>
          <w:divBdr>
            <w:top w:val="none" w:sz="0" w:space="0" w:color="auto"/>
            <w:left w:val="none" w:sz="0" w:space="0" w:color="auto"/>
            <w:bottom w:val="none" w:sz="0" w:space="0" w:color="auto"/>
            <w:right w:val="none" w:sz="0" w:space="0" w:color="auto"/>
          </w:divBdr>
        </w:div>
        <w:div w:id="1528523361">
          <w:marLeft w:val="640"/>
          <w:marRight w:val="0"/>
          <w:marTop w:val="0"/>
          <w:marBottom w:val="0"/>
          <w:divBdr>
            <w:top w:val="none" w:sz="0" w:space="0" w:color="auto"/>
            <w:left w:val="none" w:sz="0" w:space="0" w:color="auto"/>
            <w:bottom w:val="none" w:sz="0" w:space="0" w:color="auto"/>
            <w:right w:val="none" w:sz="0" w:space="0" w:color="auto"/>
          </w:divBdr>
        </w:div>
        <w:div w:id="1531450139">
          <w:marLeft w:val="640"/>
          <w:marRight w:val="0"/>
          <w:marTop w:val="0"/>
          <w:marBottom w:val="0"/>
          <w:divBdr>
            <w:top w:val="none" w:sz="0" w:space="0" w:color="auto"/>
            <w:left w:val="none" w:sz="0" w:space="0" w:color="auto"/>
            <w:bottom w:val="none" w:sz="0" w:space="0" w:color="auto"/>
            <w:right w:val="none" w:sz="0" w:space="0" w:color="auto"/>
          </w:divBdr>
        </w:div>
        <w:div w:id="1580019096">
          <w:marLeft w:val="640"/>
          <w:marRight w:val="0"/>
          <w:marTop w:val="0"/>
          <w:marBottom w:val="0"/>
          <w:divBdr>
            <w:top w:val="none" w:sz="0" w:space="0" w:color="auto"/>
            <w:left w:val="none" w:sz="0" w:space="0" w:color="auto"/>
            <w:bottom w:val="none" w:sz="0" w:space="0" w:color="auto"/>
            <w:right w:val="none" w:sz="0" w:space="0" w:color="auto"/>
          </w:divBdr>
        </w:div>
        <w:div w:id="1605459034">
          <w:marLeft w:val="640"/>
          <w:marRight w:val="0"/>
          <w:marTop w:val="0"/>
          <w:marBottom w:val="0"/>
          <w:divBdr>
            <w:top w:val="none" w:sz="0" w:space="0" w:color="auto"/>
            <w:left w:val="none" w:sz="0" w:space="0" w:color="auto"/>
            <w:bottom w:val="none" w:sz="0" w:space="0" w:color="auto"/>
            <w:right w:val="none" w:sz="0" w:space="0" w:color="auto"/>
          </w:divBdr>
        </w:div>
        <w:div w:id="1653631987">
          <w:marLeft w:val="640"/>
          <w:marRight w:val="0"/>
          <w:marTop w:val="0"/>
          <w:marBottom w:val="0"/>
          <w:divBdr>
            <w:top w:val="none" w:sz="0" w:space="0" w:color="auto"/>
            <w:left w:val="none" w:sz="0" w:space="0" w:color="auto"/>
            <w:bottom w:val="none" w:sz="0" w:space="0" w:color="auto"/>
            <w:right w:val="none" w:sz="0" w:space="0" w:color="auto"/>
          </w:divBdr>
        </w:div>
        <w:div w:id="1669215409">
          <w:marLeft w:val="640"/>
          <w:marRight w:val="0"/>
          <w:marTop w:val="0"/>
          <w:marBottom w:val="0"/>
          <w:divBdr>
            <w:top w:val="none" w:sz="0" w:space="0" w:color="auto"/>
            <w:left w:val="none" w:sz="0" w:space="0" w:color="auto"/>
            <w:bottom w:val="none" w:sz="0" w:space="0" w:color="auto"/>
            <w:right w:val="none" w:sz="0" w:space="0" w:color="auto"/>
          </w:divBdr>
        </w:div>
        <w:div w:id="1670519120">
          <w:marLeft w:val="640"/>
          <w:marRight w:val="0"/>
          <w:marTop w:val="0"/>
          <w:marBottom w:val="0"/>
          <w:divBdr>
            <w:top w:val="none" w:sz="0" w:space="0" w:color="auto"/>
            <w:left w:val="none" w:sz="0" w:space="0" w:color="auto"/>
            <w:bottom w:val="none" w:sz="0" w:space="0" w:color="auto"/>
            <w:right w:val="none" w:sz="0" w:space="0" w:color="auto"/>
          </w:divBdr>
        </w:div>
        <w:div w:id="1746877856">
          <w:marLeft w:val="640"/>
          <w:marRight w:val="0"/>
          <w:marTop w:val="0"/>
          <w:marBottom w:val="0"/>
          <w:divBdr>
            <w:top w:val="none" w:sz="0" w:space="0" w:color="auto"/>
            <w:left w:val="none" w:sz="0" w:space="0" w:color="auto"/>
            <w:bottom w:val="none" w:sz="0" w:space="0" w:color="auto"/>
            <w:right w:val="none" w:sz="0" w:space="0" w:color="auto"/>
          </w:divBdr>
        </w:div>
      </w:divsChild>
    </w:div>
    <w:div w:id="67778015">
      <w:marLeft w:val="640"/>
      <w:marRight w:val="0"/>
      <w:marTop w:val="0"/>
      <w:marBottom w:val="0"/>
      <w:divBdr>
        <w:top w:val="none" w:sz="0" w:space="0" w:color="auto"/>
        <w:left w:val="none" w:sz="0" w:space="0" w:color="auto"/>
        <w:bottom w:val="none" w:sz="0" w:space="0" w:color="auto"/>
        <w:right w:val="none" w:sz="0" w:space="0" w:color="auto"/>
      </w:divBdr>
    </w:div>
    <w:div w:id="67968693">
      <w:marLeft w:val="640"/>
      <w:marRight w:val="0"/>
      <w:marTop w:val="0"/>
      <w:marBottom w:val="0"/>
      <w:divBdr>
        <w:top w:val="none" w:sz="0" w:space="0" w:color="auto"/>
        <w:left w:val="none" w:sz="0" w:space="0" w:color="auto"/>
        <w:bottom w:val="none" w:sz="0" w:space="0" w:color="auto"/>
        <w:right w:val="none" w:sz="0" w:space="0" w:color="auto"/>
      </w:divBdr>
    </w:div>
    <w:div w:id="68037825">
      <w:marLeft w:val="640"/>
      <w:marRight w:val="0"/>
      <w:marTop w:val="0"/>
      <w:marBottom w:val="0"/>
      <w:divBdr>
        <w:top w:val="none" w:sz="0" w:space="0" w:color="auto"/>
        <w:left w:val="none" w:sz="0" w:space="0" w:color="auto"/>
        <w:bottom w:val="none" w:sz="0" w:space="0" w:color="auto"/>
        <w:right w:val="none" w:sz="0" w:space="0" w:color="auto"/>
      </w:divBdr>
    </w:div>
    <w:div w:id="68044783">
      <w:marLeft w:val="640"/>
      <w:marRight w:val="0"/>
      <w:marTop w:val="0"/>
      <w:marBottom w:val="0"/>
      <w:divBdr>
        <w:top w:val="none" w:sz="0" w:space="0" w:color="auto"/>
        <w:left w:val="none" w:sz="0" w:space="0" w:color="auto"/>
        <w:bottom w:val="none" w:sz="0" w:space="0" w:color="auto"/>
        <w:right w:val="none" w:sz="0" w:space="0" w:color="auto"/>
      </w:divBdr>
    </w:div>
    <w:div w:id="68115639">
      <w:marLeft w:val="640"/>
      <w:marRight w:val="0"/>
      <w:marTop w:val="0"/>
      <w:marBottom w:val="0"/>
      <w:divBdr>
        <w:top w:val="none" w:sz="0" w:space="0" w:color="auto"/>
        <w:left w:val="none" w:sz="0" w:space="0" w:color="auto"/>
        <w:bottom w:val="none" w:sz="0" w:space="0" w:color="auto"/>
        <w:right w:val="none" w:sz="0" w:space="0" w:color="auto"/>
      </w:divBdr>
    </w:div>
    <w:div w:id="68240057">
      <w:marLeft w:val="640"/>
      <w:marRight w:val="0"/>
      <w:marTop w:val="0"/>
      <w:marBottom w:val="0"/>
      <w:divBdr>
        <w:top w:val="none" w:sz="0" w:space="0" w:color="auto"/>
        <w:left w:val="none" w:sz="0" w:space="0" w:color="auto"/>
        <w:bottom w:val="none" w:sz="0" w:space="0" w:color="auto"/>
        <w:right w:val="none" w:sz="0" w:space="0" w:color="auto"/>
      </w:divBdr>
    </w:div>
    <w:div w:id="68357932">
      <w:marLeft w:val="640"/>
      <w:marRight w:val="0"/>
      <w:marTop w:val="0"/>
      <w:marBottom w:val="0"/>
      <w:divBdr>
        <w:top w:val="none" w:sz="0" w:space="0" w:color="auto"/>
        <w:left w:val="none" w:sz="0" w:space="0" w:color="auto"/>
        <w:bottom w:val="none" w:sz="0" w:space="0" w:color="auto"/>
        <w:right w:val="none" w:sz="0" w:space="0" w:color="auto"/>
      </w:divBdr>
    </w:div>
    <w:div w:id="68430502">
      <w:marLeft w:val="640"/>
      <w:marRight w:val="0"/>
      <w:marTop w:val="0"/>
      <w:marBottom w:val="0"/>
      <w:divBdr>
        <w:top w:val="none" w:sz="0" w:space="0" w:color="auto"/>
        <w:left w:val="none" w:sz="0" w:space="0" w:color="auto"/>
        <w:bottom w:val="none" w:sz="0" w:space="0" w:color="auto"/>
        <w:right w:val="none" w:sz="0" w:space="0" w:color="auto"/>
      </w:divBdr>
    </w:div>
    <w:div w:id="68503814">
      <w:marLeft w:val="640"/>
      <w:marRight w:val="0"/>
      <w:marTop w:val="0"/>
      <w:marBottom w:val="0"/>
      <w:divBdr>
        <w:top w:val="none" w:sz="0" w:space="0" w:color="auto"/>
        <w:left w:val="none" w:sz="0" w:space="0" w:color="auto"/>
        <w:bottom w:val="none" w:sz="0" w:space="0" w:color="auto"/>
        <w:right w:val="none" w:sz="0" w:space="0" w:color="auto"/>
      </w:divBdr>
    </w:div>
    <w:div w:id="68575376">
      <w:marLeft w:val="640"/>
      <w:marRight w:val="0"/>
      <w:marTop w:val="0"/>
      <w:marBottom w:val="0"/>
      <w:divBdr>
        <w:top w:val="none" w:sz="0" w:space="0" w:color="auto"/>
        <w:left w:val="none" w:sz="0" w:space="0" w:color="auto"/>
        <w:bottom w:val="none" w:sz="0" w:space="0" w:color="auto"/>
        <w:right w:val="none" w:sz="0" w:space="0" w:color="auto"/>
      </w:divBdr>
    </w:div>
    <w:div w:id="68579061">
      <w:bodyDiv w:val="1"/>
      <w:marLeft w:val="0"/>
      <w:marRight w:val="0"/>
      <w:marTop w:val="0"/>
      <w:marBottom w:val="0"/>
      <w:divBdr>
        <w:top w:val="none" w:sz="0" w:space="0" w:color="auto"/>
        <w:left w:val="none" w:sz="0" w:space="0" w:color="auto"/>
        <w:bottom w:val="none" w:sz="0" w:space="0" w:color="auto"/>
        <w:right w:val="none" w:sz="0" w:space="0" w:color="auto"/>
      </w:divBdr>
    </w:div>
    <w:div w:id="68623158">
      <w:marLeft w:val="640"/>
      <w:marRight w:val="0"/>
      <w:marTop w:val="0"/>
      <w:marBottom w:val="0"/>
      <w:divBdr>
        <w:top w:val="none" w:sz="0" w:space="0" w:color="auto"/>
        <w:left w:val="none" w:sz="0" w:space="0" w:color="auto"/>
        <w:bottom w:val="none" w:sz="0" w:space="0" w:color="auto"/>
        <w:right w:val="none" w:sz="0" w:space="0" w:color="auto"/>
      </w:divBdr>
    </w:div>
    <w:div w:id="68768100">
      <w:marLeft w:val="640"/>
      <w:marRight w:val="0"/>
      <w:marTop w:val="0"/>
      <w:marBottom w:val="0"/>
      <w:divBdr>
        <w:top w:val="none" w:sz="0" w:space="0" w:color="auto"/>
        <w:left w:val="none" w:sz="0" w:space="0" w:color="auto"/>
        <w:bottom w:val="none" w:sz="0" w:space="0" w:color="auto"/>
        <w:right w:val="none" w:sz="0" w:space="0" w:color="auto"/>
      </w:divBdr>
    </w:div>
    <w:div w:id="68770416">
      <w:marLeft w:val="640"/>
      <w:marRight w:val="0"/>
      <w:marTop w:val="0"/>
      <w:marBottom w:val="0"/>
      <w:divBdr>
        <w:top w:val="none" w:sz="0" w:space="0" w:color="auto"/>
        <w:left w:val="none" w:sz="0" w:space="0" w:color="auto"/>
        <w:bottom w:val="none" w:sz="0" w:space="0" w:color="auto"/>
        <w:right w:val="none" w:sz="0" w:space="0" w:color="auto"/>
      </w:divBdr>
    </w:div>
    <w:div w:id="68889566">
      <w:marLeft w:val="640"/>
      <w:marRight w:val="0"/>
      <w:marTop w:val="0"/>
      <w:marBottom w:val="0"/>
      <w:divBdr>
        <w:top w:val="none" w:sz="0" w:space="0" w:color="auto"/>
        <w:left w:val="none" w:sz="0" w:space="0" w:color="auto"/>
        <w:bottom w:val="none" w:sz="0" w:space="0" w:color="auto"/>
        <w:right w:val="none" w:sz="0" w:space="0" w:color="auto"/>
      </w:divBdr>
    </w:div>
    <w:div w:id="68891604">
      <w:marLeft w:val="640"/>
      <w:marRight w:val="0"/>
      <w:marTop w:val="0"/>
      <w:marBottom w:val="0"/>
      <w:divBdr>
        <w:top w:val="none" w:sz="0" w:space="0" w:color="auto"/>
        <w:left w:val="none" w:sz="0" w:space="0" w:color="auto"/>
        <w:bottom w:val="none" w:sz="0" w:space="0" w:color="auto"/>
        <w:right w:val="none" w:sz="0" w:space="0" w:color="auto"/>
      </w:divBdr>
    </w:div>
    <w:div w:id="69010833">
      <w:marLeft w:val="640"/>
      <w:marRight w:val="0"/>
      <w:marTop w:val="0"/>
      <w:marBottom w:val="0"/>
      <w:divBdr>
        <w:top w:val="none" w:sz="0" w:space="0" w:color="auto"/>
        <w:left w:val="none" w:sz="0" w:space="0" w:color="auto"/>
        <w:bottom w:val="none" w:sz="0" w:space="0" w:color="auto"/>
        <w:right w:val="none" w:sz="0" w:space="0" w:color="auto"/>
      </w:divBdr>
    </w:div>
    <w:div w:id="69012282">
      <w:marLeft w:val="640"/>
      <w:marRight w:val="0"/>
      <w:marTop w:val="0"/>
      <w:marBottom w:val="0"/>
      <w:divBdr>
        <w:top w:val="none" w:sz="0" w:space="0" w:color="auto"/>
        <w:left w:val="none" w:sz="0" w:space="0" w:color="auto"/>
        <w:bottom w:val="none" w:sz="0" w:space="0" w:color="auto"/>
        <w:right w:val="none" w:sz="0" w:space="0" w:color="auto"/>
      </w:divBdr>
    </w:div>
    <w:div w:id="69080947">
      <w:marLeft w:val="640"/>
      <w:marRight w:val="0"/>
      <w:marTop w:val="0"/>
      <w:marBottom w:val="0"/>
      <w:divBdr>
        <w:top w:val="none" w:sz="0" w:space="0" w:color="auto"/>
        <w:left w:val="none" w:sz="0" w:space="0" w:color="auto"/>
        <w:bottom w:val="none" w:sz="0" w:space="0" w:color="auto"/>
        <w:right w:val="none" w:sz="0" w:space="0" w:color="auto"/>
      </w:divBdr>
    </w:div>
    <w:div w:id="69086657">
      <w:marLeft w:val="640"/>
      <w:marRight w:val="0"/>
      <w:marTop w:val="0"/>
      <w:marBottom w:val="0"/>
      <w:divBdr>
        <w:top w:val="none" w:sz="0" w:space="0" w:color="auto"/>
        <w:left w:val="none" w:sz="0" w:space="0" w:color="auto"/>
        <w:bottom w:val="none" w:sz="0" w:space="0" w:color="auto"/>
        <w:right w:val="none" w:sz="0" w:space="0" w:color="auto"/>
      </w:divBdr>
    </w:div>
    <w:div w:id="69233601">
      <w:marLeft w:val="640"/>
      <w:marRight w:val="0"/>
      <w:marTop w:val="0"/>
      <w:marBottom w:val="0"/>
      <w:divBdr>
        <w:top w:val="none" w:sz="0" w:space="0" w:color="auto"/>
        <w:left w:val="none" w:sz="0" w:space="0" w:color="auto"/>
        <w:bottom w:val="none" w:sz="0" w:space="0" w:color="auto"/>
        <w:right w:val="none" w:sz="0" w:space="0" w:color="auto"/>
      </w:divBdr>
    </w:div>
    <w:div w:id="69351501">
      <w:marLeft w:val="640"/>
      <w:marRight w:val="0"/>
      <w:marTop w:val="0"/>
      <w:marBottom w:val="0"/>
      <w:divBdr>
        <w:top w:val="none" w:sz="0" w:space="0" w:color="auto"/>
        <w:left w:val="none" w:sz="0" w:space="0" w:color="auto"/>
        <w:bottom w:val="none" w:sz="0" w:space="0" w:color="auto"/>
        <w:right w:val="none" w:sz="0" w:space="0" w:color="auto"/>
      </w:divBdr>
    </w:div>
    <w:div w:id="69500328">
      <w:marLeft w:val="640"/>
      <w:marRight w:val="0"/>
      <w:marTop w:val="0"/>
      <w:marBottom w:val="0"/>
      <w:divBdr>
        <w:top w:val="none" w:sz="0" w:space="0" w:color="auto"/>
        <w:left w:val="none" w:sz="0" w:space="0" w:color="auto"/>
        <w:bottom w:val="none" w:sz="0" w:space="0" w:color="auto"/>
        <w:right w:val="none" w:sz="0" w:space="0" w:color="auto"/>
      </w:divBdr>
    </w:div>
    <w:div w:id="69544645">
      <w:marLeft w:val="640"/>
      <w:marRight w:val="0"/>
      <w:marTop w:val="0"/>
      <w:marBottom w:val="0"/>
      <w:divBdr>
        <w:top w:val="none" w:sz="0" w:space="0" w:color="auto"/>
        <w:left w:val="none" w:sz="0" w:space="0" w:color="auto"/>
        <w:bottom w:val="none" w:sz="0" w:space="0" w:color="auto"/>
        <w:right w:val="none" w:sz="0" w:space="0" w:color="auto"/>
      </w:divBdr>
    </w:div>
    <w:div w:id="69741872">
      <w:marLeft w:val="640"/>
      <w:marRight w:val="0"/>
      <w:marTop w:val="0"/>
      <w:marBottom w:val="0"/>
      <w:divBdr>
        <w:top w:val="none" w:sz="0" w:space="0" w:color="auto"/>
        <w:left w:val="none" w:sz="0" w:space="0" w:color="auto"/>
        <w:bottom w:val="none" w:sz="0" w:space="0" w:color="auto"/>
        <w:right w:val="none" w:sz="0" w:space="0" w:color="auto"/>
      </w:divBdr>
    </w:div>
    <w:div w:id="69891372">
      <w:marLeft w:val="640"/>
      <w:marRight w:val="0"/>
      <w:marTop w:val="0"/>
      <w:marBottom w:val="0"/>
      <w:divBdr>
        <w:top w:val="none" w:sz="0" w:space="0" w:color="auto"/>
        <w:left w:val="none" w:sz="0" w:space="0" w:color="auto"/>
        <w:bottom w:val="none" w:sz="0" w:space="0" w:color="auto"/>
        <w:right w:val="none" w:sz="0" w:space="0" w:color="auto"/>
      </w:divBdr>
    </w:div>
    <w:div w:id="69891429">
      <w:marLeft w:val="640"/>
      <w:marRight w:val="0"/>
      <w:marTop w:val="0"/>
      <w:marBottom w:val="0"/>
      <w:divBdr>
        <w:top w:val="none" w:sz="0" w:space="0" w:color="auto"/>
        <w:left w:val="none" w:sz="0" w:space="0" w:color="auto"/>
        <w:bottom w:val="none" w:sz="0" w:space="0" w:color="auto"/>
        <w:right w:val="none" w:sz="0" w:space="0" w:color="auto"/>
      </w:divBdr>
    </w:div>
    <w:div w:id="69931732">
      <w:marLeft w:val="640"/>
      <w:marRight w:val="0"/>
      <w:marTop w:val="0"/>
      <w:marBottom w:val="0"/>
      <w:divBdr>
        <w:top w:val="none" w:sz="0" w:space="0" w:color="auto"/>
        <w:left w:val="none" w:sz="0" w:space="0" w:color="auto"/>
        <w:bottom w:val="none" w:sz="0" w:space="0" w:color="auto"/>
        <w:right w:val="none" w:sz="0" w:space="0" w:color="auto"/>
      </w:divBdr>
    </w:div>
    <w:div w:id="70008188">
      <w:marLeft w:val="640"/>
      <w:marRight w:val="0"/>
      <w:marTop w:val="0"/>
      <w:marBottom w:val="0"/>
      <w:divBdr>
        <w:top w:val="none" w:sz="0" w:space="0" w:color="auto"/>
        <w:left w:val="none" w:sz="0" w:space="0" w:color="auto"/>
        <w:bottom w:val="none" w:sz="0" w:space="0" w:color="auto"/>
        <w:right w:val="none" w:sz="0" w:space="0" w:color="auto"/>
      </w:divBdr>
    </w:div>
    <w:div w:id="70011361">
      <w:marLeft w:val="640"/>
      <w:marRight w:val="0"/>
      <w:marTop w:val="0"/>
      <w:marBottom w:val="0"/>
      <w:divBdr>
        <w:top w:val="none" w:sz="0" w:space="0" w:color="auto"/>
        <w:left w:val="none" w:sz="0" w:space="0" w:color="auto"/>
        <w:bottom w:val="none" w:sz="0" w:space="0" w:color="auto"/>
        <w:right w:val="none" w:sz="0" w:space="0" w:color="auto"/>
      </w:divBdr>
    </w:div>
    <w:div w:id="70081150">
      <w:marLeft w:val="640"/>
      <w:marRight w:val="0"/>
      <w:marTop w:val="0"/>
      <w:marBottom w:val="0"/>
      <w:divBdr>
        <w:top w:val="none" w:sz="0" w:space="0" w:color="auto"/>
        <w:left w:val="none" w:sz="0" w:space="0" w:color="auto"/>
        <w:bottom w:val="none" w:sz="0" w:space="0" w:color="auto"/>
        <w:right w:val="none" w:sz="0" w:space="0" w:color="auto"/>
      </w:divBdr>
    </w:div>
    <w:div w:id="70087051">
      <w:marLeft w:val="640"/>
      <w:marRight w:val="0"/>
      <w:marTop w:val="0"/>
      <w:marBottom w:val="0"/>
      <w:divBdr>
        <w:top w:val="none" w:sz="0" w:space="0" w:color="auto"/>
        <w:left w:val="none" w:sz="0" w:space="0" w:color="auto"/>
        <w:bottom w:val="none" w:sz="0" w:space="0" w:color="auto"/>
        <w:right w:val="none" w:sz="0" w:space="0" w:color="auto"/>
      </w:divBdr>
    </w:div>
    <w:div w:id="70196641">
      <w:marLeft w:val="640"/>
      <w:marRight w:val="0"/>
      <w:marTop w:val="0"/>
      <w:marBottom w:val="0"/>
      <w:divBdr>
        <w:top w:val="none" w:sz="0" w:space="0" w:color="auto"/>
        <w:left w:val="none" w:sz="0" w:space="0" w:color="auto"/>
        <w:bottom w:val="none" w:sz="0" w:space="0" w:color="auto"/>
        <w:right w:val="none" w:sz="0" w:space="0" w:color="auto"/>
      </w:divBdr>
    </w:div>
    <w:div w:id="70196969">
      <w:marLeft w:val="640"/>
      <w:marRight w:val="0"/>
      <w:marTop w:val="0"/>
      <w:marBottom w:val="0"/>
      <w:divBdr>
        <w:top w:val="none" w:sz="0" w:space="0" w:color="auto"/>
        <w:left w:val="none" w:sz="0" w:space="0" w:color="auto"/>
        <w:bottom w:val="none" w:sz="0" w:space="0" w:color="auto"/>
        <w:right w:val="none" w:sz="0" w:space="0" w:color="auto"/>
      </w:divBdr>
    </w:div>
    <w:div w:id="70275396">
      <w:marLeft w:val="640"/>
      <w:marRight w:val="0"/>
      <w:marTop w:val="0"/>
      <w:marBottom w:val="0"/>
      <w:divBdr>
        <w:top w:val="none" w:sz="0" w:space="0" w:color="auto"/>
        <w:left w:val="none" w:sz="0" w:space="0" w:color="auto"/>
        <w:bottom w:val="none" w:sz="0" w:space="0" w:color="auto"/>
        <w:right w:val="none" w:sz="0" w:space="0" w:color="auto"/>
      </w:divBdr>
    </w:div>
    <w:div w:id="70392559">
      <w:marLeft w:val="640"/>
      <w:marRight w:val="0"/>
      <w:marTop w:val="0"/>
      <w:marBottom w:val="0"/>
      <w:divBdr>
        <w:top w:val="none" w:sz="0" w:space="0" w:color="auto"/>
        <w:left w:val="none" w:sz="0" w:space="0" w:color="auto"/>
        <w:bottom w:val="none" w:sz="0" w:space="0" w:color="auto"/>
        <w:right w:val="none" w:sz="0" w:space="0" w:color="auto"/>
      </w:divBdr>
    </w:div>
    <w:div w:id="70471337">
      <w:marLeft w:val="640"/>
      <w:marRight w:val="0"/>
      <w:marTop w:val="0"/>
      <w:marBottom w:val="0"/>
      <w:divBdr>
        <w:top w:val="none" w:sz="0" w:space="0" w:color="auto"/>
        <w:left w:val="none" w:sz="0" w:space="0" w:color="auto"/>
        <w:bottom w:val="none" w:sz="0" w:space="0" w:color="auto"/>
        <w:right w:val="none" w:sz="0" w:space="0" w:color="auto"/>
      </w:divBdr>
    </w:div>
    <w:div w:id="70471941">
      <w:marLeft w:val="640"/>
      <w:marRight w:val="0"/>
      <w:marTop w:val="0"/>
      <w:marBottom w:val="0"/>
      <w:divBdr>
        <w:top w:val="none" w:sz="0" w:space="0" w:color="auto"/>
        <w:left w:val="none" w:sz="0" w:space="0" w:color="auto"/>
        <w:bottom w:val="none" w:sz="0" w:space="0" w:color="auto"/>
        <w:right w:val="none" w:sz="0" w:space="0" w:color="auto"/>
      </w:divBdr>
    </w:div>
    <w:div w:id="70473513">
      <w:marLeft w:val="640"/>
      <w:marRight w:val="0"/>
      <w:marTop w:val="0"/>
      <w:marBottom w:val="0"/>
      <w:divBdr>
        <w:top w:val="none" w:sz="0" w:space="0" w:color="auto"/>
        <w:left w:val="none" w:sz="0" w:space="0" w:color="auto"/>
        <w:bottom w:val="none" w:sz="0" w:space="0" w:color="auto"/>
        <w:right w:val="none" w:sz="0" w:space="0" w:color="auto"/>
      </w:divBdr>
    </w:div>
    <w:div w:id="70545448">
      <w:marLeft w:val="640"/>
      <w:marRight w:val="0"/>
      <w:marTop w:val="0"/>
      <w:marBottom w:val="0"/>
      <w:divBdr>
        <w:top w:val="none" w:sz="0" w:space="0" w:color="auto"/>
        <w:left w:val="none" w:sz="0" w:space="0" w:color="auto"/>
        <w:bottom w:val="none" w:sz="0" w:space="0" w:color="auto"/>
        <w:right w:val="none" w:sz="0" w:space="0" w:color="auto"/>
      </w:divBdr>
    </w:div>
    <w:div w:id="70586516">
      <w:marLeft w:val="640"/>
      <w:marRight w:val="0"/>
      <w:marTop w:val="0"/>
      <w:marBottom w:val="0"/>
      <w:divBdr>
        <w:top w:val="none" w:sz="0" w:space="0" w:color="auto"/>
        <w:left w:val="none" w:sz="0" w:space="0" w:color="auto"/>
        <w:bottom w:val="none" w:sz="0" w:space="0" w:color="auto"/>
        <w:right w:val="none" w:sz="0" w:space="0" w:color="auto"/>
      </w:divBdr>
    </w:div>
    <w:div w:id="70658064">
      <w:marLeft w:val="640"/>
      <w:marRight w:val="0"/>
      <w:marTop w:val="0"/>
      <w:marBottom w:val="0"/>
      <w:divBdr>
        <w:top w:val="none" w:sz="0" w:space="0" w:color="auto"/>
        <w:left w:val="none" w:sz="0" w:space="0" w:color="auto"/>
        <w:bottom w:val="none" w:sz="0" w:space="0" w:color="auto"/>
        <w:right w:val="none" w:sz="0" w:space="0" w:color="auto"/>
      </w:divBdr>
    </w:div>
    <w:div w:id="70660698">
      <w:marLeft w:val="640"/>
      <w:marRight w:val="0"/>
      <w:marTop w:val="0"/>
      <w:marBottom w:val="0"/>
      <w:divBdr>
        <w:top w:val="none" w:sz="0" w:space="0" w:color="auto"/>
        <w:left w:val="none" w:sz="0" w:space="0" w:color="auto"/>
        <w:bottom w:val="none" w:sz="0" w:space="0" w:color="auto"/>
        <w:right w:val="none" w:sz="0" w:space="0" w:color="auto"/>
      </w:divBdr>
    </w:div>
    <w:div w:id="70663770">
      <w:marLeft w:val="640"/>
      <w:marRight w:val="0"/>
      <w:marTop w:val="0"/>
      <w:marBottom w:val="0"/>
      <w:divBdr>
        <w:top w:val="none" w:sz="0" w:space="0" w:color="auto"/>
        <w:left w:val="none" w:sz="0" w:space="0" w:color="auto"/>
        <w:bottom w:val="none" w:sz="0" w:space="0" w:color="auto"/>
        <w:right w:val="none" w:sz="0" w:space="0" w:color="auto"/>
      </w:divBdr>
    </w:div>
    <w:div w:id="70737923">
      <w:marLeft w:val="640"/>
      <w:marRight w:val="0"/>
      <w:marTop w:val="0"/>
      <w:marBottom w:val="0"/>
      <w:divBdr>
        <w:top w:val="none" w:sz="0" w:space="0" w:color="auto"/>
        <w:left w:val="none" w:sz="0" w:space="0" w:color="auto"/>
        <w:bottom w:val="none" w:sz="0" w:space="0" w:color="auto"/>
        <w:right w:val="none" w:sz="0" w:space="0" w:color="auto"/>
      </w:divBdr>
    </w:div>
    <w:div w:id="70740225">
      <w:marLeft w:val="640"/>
      <w:marRight w:val="0"/>
      <w:marTop w:val="0"/>
      <w:marBottom w:val="0"/>
      <w:divBdr>
        <w:top w:val="none" w:sz="0" w:space="0" w:color="auto"/>
        <w:left w:val="none" w:sz="0" w:space="0" w:color="auto"/>
        <w:bottom w:val="none" w:sz="0" w:space="0" w:color="auto"/>
        <w:right w:val="none" w:sz="0" w:space="0" w:color="auto"/>
      </w:divBdr>
    </w:div>
    <w:div w:id="70784576">
      <w:marLeft w:val="640"/>
      <w:marRight w:val="0"/>
      <w:marTop w:val="0"/>
      <w:marBottom w:val="0"/>
      <w:divBdr>
        <w:top w:val="none" w:sz="0" w:space="0" w:color="auto"/>
        <w:left w:val="none" w:sz="0" w:space="0" w:color="auto"/>
        <w:bottom w:val="none" w:sz="0" w:space="0" w:color="auto"/>
        <w:right w:val="none" w:sz="0" w:space="0" w:color="auto"/>
      </w:divBdr>
    </w:div>
    <w:div w:id="70810878">
      <w:marLeft w:val="640"/>
      <w:marRight w:val="0"/>
      <w:marTop w:val="0"/>
      <w:marBottom w:val="0"/>
      <w:divBdr>
        <w:top w:val="none" w:sz="0" w:space="0" w:color="auto"/>
        <w:left w:val="none" w:sz="0" w:space="0" w:color="auto"/>
        <w:bottom w:val="none" w:sz="0" w:space="0" w:color="auto"/>
        <w:right w:val="none" w:sz="0" w:space="0" w:color="auto"/>
      </w:divBdr>
    </w:div>
    <w:div w:id="70858853">
      <w:marLeft w:val="640"/>
      <w:marRight w:val="0"/>
      <w:marTop w:val="0"/>
      <w:marBottom w:val="0"/>
      <w:divBdr>
        <w:top w:val="none" w:sz="0" w:space="0" w:color="auto"/>
        <w:left w:val="none" w:sz="0" w:space="0" w:color="auto"/>
        <w:bottom w:val="none" w:sz="0" w:space="0" w:color="auto"/>
        <w:right w:val="none" w:sz="0" w:space="0" w:color="auto"/>
      </w:divBdr>
    </w:div>
    <w:div w:id="70927708">
      <w:marLeft w:val="640"/>
      <w:marRight w:val="0"/>
      <w:marTop w:val="0"/>
      <w:marBottom w:val="0"/>
      <w:divBdr>
        <w:top w:val="none" w:sz="0" w:space="0" w:color="auto"/>
        <w:left w:val="none" w:sz="0" w:space="0" w:color="auto"/>
        <w:bottom w:val="none" w:sz="0" w:space="0" w:color="auto"/>
        <w:right w:val="none" w:sz="0" w:space="0" w:color="auto"/>
      </w:divBdr>
    </w:div>
    <w:div w:id="70929902">
      <w:marLeft w:val="640"/>
      <w:marRight w:val="0"/>
      <w:marTop w:val="0"/>
      <w:marBottom w:val="0"/>
      <w:divBdr>
        <w:top w:val="none" w:sz="0" w:space="0" w:color="auto"/>
        <w:left w:val="none" w:sz="0" w:space="0" w:color="auto"/>
        <w:bottom w:val="none" w:sz="0" w:space="0" w:color="auto"/>
        <w:right w:val="none" w:sz="0" w:space="0" w:color="auto"/>
      </w:divBdr>
    </w:div>
    <w:div w:id="71044703">
      <w:marLeft w:val="640"/>
      <w:marRight w:val="0"/>
      <w:marTop w:val="0"/>
      <w:marBottom w:val="0"/>
      <w:divBdr>
        <w:top w:val="none" w:sz="0" w:space="0" w:color="auto"/>
        <w:left w:val="none" w:sz="0" w:space="0" w:color="auto"/>
        <w:bottom w:val="none" w:sz="0" w:space="0" w:color="auto"/>
        <w:right w:val="none" w:sz="0" w:space="0" w:color="auto"/>
      </w:divBdr>
    </w:div>
    <w:div w:id="71127287">
      <w:marLeft w:val="640"/>
      <w:marRight w:val="0"/>
      <w:marTop w:val="0"/>
      <w:marBottom w:val="0"/>
      <w:divBdr>
        <w:top w:val="none" w:sz="0" w:space="0" w:color="auto"/>
        <w:left w:val="none" w:sz="0" w:space="0" w:color="auto"/>
        <w:bottom w:val="none" w:sz="0" w:space="0" w:color="auto"/>
        <w:right w:val="none" w:sz="0" w:space="0" w:color="auto"/>
      </w:divBdr>
    </w:div>
    <w:div w:id="71202025">
      <w:marLeft w:val="640"/>
      <w:marRight w:val="0"/>
      <w:marTop w:val="0"/>
      <w:marBottom w:val="0"/>
      <w:divBdr>
        <w:top w:val="none" w:sz="0" w:space="0" w:color="auto"/>
        <w:left w:val="none" w:sz="0" w:space="0" w:color="auto"/>
        <w:bottom w:val="none" w:sz="0" w:space="0" w:color="auto"/>
        <w:right w:val="none" w:sz="0" w:space="0" w:color="auto"/>
      </w:divBdr>
    </w:div>
    <w:div w:id="71318911">
      <w:marLeft w:val="640"/>
      <w:marRight w:val="0"/>
      <w:marTop w:val="0"/>
      <w:marBottom w:val="0"/>
      <w:divBdr>
        <w:top w:val="none" w:sz="0" w:space="0" w:color="auto"/>
        <w:left w:val="none" w:sz="0" w:space="0" w:color="auto"/>
        <w:bottom w:val="none" w:sz="0" w:space="0" w:color="auto"/>
        <w:right w:val="none" w:sz="0" w:space="0" w:color="auto"/>
      </w:divBdr>
    </w:div>
    <w:div w:id="71392470">
      <w:marLeft w:val="640"/>
      <w:marRight w:val="0"/>
      <w:marTop w:val="0"/>
      <w:marBottom w:val="0"/>
      <w:divBdr>
        <w:top w:val="none" w:sz="0" w:space="0" w:color="auto"/>
        <w:left w:val="none" w:sz="0" w:space="0" w:color="auto"/>
        <w:bottom w:val="none" w:sz="0" w:space="0" w:color="auto"/>
        <w:right w:val="none" w:sz="0" w:space="0" w:color="auto"/>
      </w:divBdr>
    </w:div>
    <w:div w:id="71392767">
      <w:marLeft w:val="640"/>
      <w:marRight w:val="0"/>
      <w:marTop w:val="0"/>
      <w:marBottom w:val="0"/>
      <w:divBdr>
        <w:top w:val="none" w:sz="0" w:space="0" w:color="auto"/>
        <w:left w:val="none" w:sz="0" w:space="0" w:color="auto"/>
        <w:bottom w:val="none" w:sz="0" w:space="0" w:color="auto"/>
        <w:right w:val="none" w:sz="0" w:space="0" w:color="auto"/>
      </w:divBdr>
    </w:div>
    <w:div w:id="71436150">
      <w:marLeft w:val="640"/>
      <w:marRight w:val="0"/>
      <w:marTop w:val="0"/>
      <w:marBottom w:val="0"/>
      <w:divBdr>
        <w:top w:val="none" w:sz="0" w:space="0" w:color="auto"/>
        <w:left w:val="none" w:sz="0" w:space="0" w:color="auto"/>
        <w:bottom w:val="none" w:sz="0" w:space="0" w:color="auto"/>
        <w:right w:val="none" w:sz="0" w:space="0" w:color="auto"/>
      </w:divBdr>
    </w:div>
    <w:div w:id="71465164">
      <w:marLeft w:val="640"/>
      <w:marRight w:val="0"/>
      <w:marTop w:val="0"/>
      <w:marBottom w:val="0"/>
      <w:divBdr>
        <w:top w:val="none" w:sz="0" w:space="0" w:color="auto"/>
        <w:left w:val="none" w:sz="0" w:space="0" w:color="auto"/>
        <w:bottom w:val="none" w:sz="0" w:space="0" w:color="auto"/>
        <w:right w:val="none" w:sz="0" w:space="0" w:color="auto"/>
      </w:divBdr>
    </w:div>
    <w:div w:id="71586084">
      <w:marLeft w:val="640"/>
      <w:marRight w:val="0"/>
      <w:marTop w:val="0"/>
      <w:marBottom w:val="0"/>
      <w:divBdr>
        <w:top w:val="none" w:sz="0" w:space="0" w:color="auto"/>
        <w:left w:val="none" w:sz="0" w:space="0" w:color="auto"/>
        <w:bottom w:val="none" w:sz="0" w:space="0" w:color="auto"/>
        <w:right w:val="none" w:sz="0" w:space="0" w:color="auto"/>
      </w:divBdr>
    </w:div>
    <w:div w:id="71591120">
      <w:marLeft w:val="640"/>
      <w:marRight w:val="0"/>
      <w:marTop w:val="0"/>
      <w:marBottom w:val="0"/>
      <w:divBdr>
        <w:top w:val="none" w:sz="0" w:space="0" w:color="auto"/>
        <w:left w:val="none" w:sz="0" w:space="0" w:color="auto"/>
        <w:bottom w:val="none" w:sz="0" w:space="0" w:color="auto"/>
        <w:right w:val="none" w:sz="0" w:space="0" w:color="auto"/>
      </w:divBdr>
    </w:div>
    <w:div w:id="71661757">
      <w:marLeft w:val="640"/>
      <w:marRight w:val="0"/>
      <w:marTop w:val="0"/>
      <w:marBottom w:val="0"/>
      <w:divBdr>
        <w:top w:val="none" w:sz="0" w:space="0" w:color="auto"/>
        <w:left w:val="none" w:sz="0" w:space="0" w:color="auto"/>
        <w:bottom w:val="none" w:sz="0" w:space="0" w:color="auto"/>
        <w:right w:val="none" w:sz="0" w:space="0" w:color="auto"/>
      </w:divBdr>
    </w:div>
    <w:div w:id="71706989">
      <w:marLeft w:val="640"/>
      <w:marRight w:val="0"/>
      <w:marTop w:val="0"/>
      <w:marBottom w:val="0"/>
      <w:divBdr>
        <w:top w:val="none" w:sz="0" w:space="0" w:color="auto"/>
        <w:left w:val="none" w:sz="0" w:space="0" w:color="auto"/>
        <w:bottom w:val="none" w:sz="0" w:space="0" w:color="auto"/>
        <w:right w:val="none" w:sz="0" w:space="0" w:color="auto"/>
      </w:divBdr>
    </w:div>
    <w:div w:id="71775983">
      <w:marLeft w:val="640"/>
      <w:marRight w:val="0"/>
      <w:marTop w:val="0"/>
      <w:marBottom w:val="0"/>
      <w:divBdr>
        <w:top w:val="none" w:sz="0" w:space="0" w:color="auto"/>
        <w:left w:val="none" w:sz="0" w:space="0" w:color="auto"/>
        <w:bottom w:val="none" w:sz="0" w:space="0" w:color="auto"/>
        <w:right w:val="none" w:sz="0" w:space="0" w:color="auto"/>
      </w:divBdr>
    </w:div>
    <w:div w:id="71895572">
      <w:marLeft w:val="640"/>
      <w:marRight w:val="0"/>
      <w:marTop w:val="0"/>
      <w:marBottom w:val="0"/>
      <w:divBdr>
        <w:top w:val="none" w:sz="0" w:space="0" w:color="auto"/>
        <w:left w:val="none" w:sz="0" w:space="0" w:color="auto"/>
        <w:bottom w:val="none" w:sz="0" w:space="0" w:color="auto"/>
        <w:right w:val="none" w:sz="0" w:space="0" w:color="auto"/>
      </w:divBdr>
    </w:div>
    <w:div w:id="71970687">
      <w:marLeft w:val="640"/>
      <w:marRight w:val="0"/>
      <w:marTop w:val="0"/>
      <w:marBottom w:val="0"/>
      <w:divBdr>
        <w:top w:val="none" w:sz="0" w:space="0" w:color="auto"/>
        <w:left w:val="none" w:sz="0" w:space="0" w:color="auto"/>
        <w:bottom w:val="none" w:sz="0" w:space="0" w:color="auto"/>
        <w:right w:val="none" w:sz="0" w:space="0" w:color="auto"/>
      </w:divBdr>
    </w:div>
    <w:div w:id="72044867">
      <w:marLeft w:val="640"/>
      <w:marRight w:val="0"/>
      <w:marTop w:val="0"/>
      <w:marBottom w:val="0"/>
      <w:divBdr>
        <w:top w:val="none" w:sz="0" w:space="0" w:color="auto"/>
        <w:left w:val="none" w:sz="0" w:space="0" w:color="auto"/>
        <w:bottom w:val="none" w:sz="0" w:space="0" w:color="auto"/>
        <w:right w:val="none" w:sz="0" w:space="0" w:color="auto"/>
      </w:divBdr>
    </w:div>
    <w:div w:id="72093381">
      <w:marLeft w:val="640"/>
      <w:marRight w:val="0"/>
      <w:marTop w:val="0"/>
      <w:marBottom w:val="0"/>
      <w:divBdr>
        <w:top w:val="none" w:sz="0" w:space="0" w:color="auto"/>
        <w:left w:val="none" w:sz="0" w:space="0" w:color="auto"/>
        <w:bottom w:val="none" w:sz="0" w:space="0" w:color="auto"/>
        <w:right w:val="none" w:sz="0" w:space="0" w:color="auto"/>
      </w:divBdr>
    </w:div>
    <w:div w:id="72120922">
      <w:marLeft w:val="640"/>
      <w:marRight w:val="0"/>
      <w:marTop w:val="0"/>
      <w:marBottom w:val="0"/>
      <w:divBdr>
        <w:top w:val="none" w:sz="0" w:space="0" w:color="auto"/>
        <w:left w:val="none" w:sz="0" w:space="0" w:color="auto"/>
        <w:bottom w:val="none" w:sz="0" w:space="0" w:color="auto"/>
        <w:right w:val="none" w:sz="0" w:space="0" w:color="auto"/>
      </w:divBdr>
    </w:div>
    <w:div w:id="72121728">
      <w:marLeft w:val="640"/>
      <w:marRight w:val="0"/>
      <w:marTop w:val="0"/>
      <w:marBottom w:val="0"/>
      <w:divBdr>
        <w:top w:val="none" w:sz="0" w:space="0" w:color="auto"/>
        <w:left w:val="none" w:sz="0" w:space="0" w:color="auto"/>
        <w:bottom w:val="none" w:sz="0" w:space="0" w:color="auto"/>
        <w:right w:val="none" w:sz="0" w:space="0" w:color="auto"/>
      </w:divBdr>
    </w:div>
    <w:div w:id="72513721">
      <w:marLeft w:val="640"/>
      <w:marRight w:val="0"/>
      <w:marTop w:val="0"/>
      <w:marBottom w:val="0"/>
      <w:divBdr>
        <w:top w:val="none" w:sz="0" w:space="0" w:color="auto"/>
        <w:left w:val="none" w:sz="0" w:space="0" w:color="auto"/>
        <w:bottom w:val="none" w:sz="0" w:space="0" w:color="auto"/>
        <w:right w:val="none" w:sz="0" w:space="0" w:color="auto"/>
      </w:divBdr>
    </w:div>
    <w:div w:id="72554610">
      <w:marLeft w:val="640"/>
      <w:marRight w:val="0"/>
      <w:marTop w:val="0"/>
      <w:marBottom w:val="0"/>
      <w:divBdr>
        <w:top w:val="none" w:sz="0" w:space="0" w:color="auto"/>
        <w:left w:val="none" w:sz="0" w:space="0" w:color="auto"/>
        <w:bottom w:val="none" w:sz="0" w:space="0" w:color="auto"/>
        <w:right w:val="none" w:sz="0" w:space="0" w:color="auto"/>
      </w:divBdr>
    </w:div>
    <w:div w:id="72699752">
      <w:marLeft w:val="640"/>
      <w:marRight w:val="0"/>
      <w:marTop w:val="0"/>
      <w:marBottom w:val="0"/>
      <w:divBdr>
        <w:top w:val="none" w:sz="0" w:space="0" w:color="auto"/>
        <w:left w:val="none" w:sz="0" w:space="0" w:color="auto"/>
        <w:bottom w:val="none" w:sz="0" w:space="0" w:color="auto"/>
        <w:right w:val="none" w:sz="0" w:space="0" w:color="auto"/>
      </w:divBdr>
    </w:div>
    <w:div w:id="72745436">
      <w:marLeft w:val="640"/>
      <w:marRight w:val="0"/>
      <w:marTop w:val="0"/>
      <w:marBottom w:val="0"/>
      <w:divBdr>
        <w:top w:val="none" w:sz="0" w:space="0" w:color="auto"/>
        <w:left w:val="none" w:sz="0" w:space="0" w:color="auto"/>
        <w:bottom w:val="none" w:sz="0" w:space="0" w:color="auto"/>
        <w:right w:val="none" w:sz="0" w:space="0" w:color="auto"/>
      </w:divBdr>
    </w:div>
    <w:div w:id="72776709">
      <w:marLeft w:val="640"/>
      <w:marRight w:val="0"/>
      <w:marTop w:val="0"/>
      <w:marBottom w:val="0"/>
      <w:divBdr>
        <w:top w:val="none" w:sz="0" w:space="0" w:color="auto"/>
        <w:left w:val="none" w:sz="0" w:space="0" w:color="auto"/>
        <w:bottom w:val="none" w:sz="0" w:space="0" w:color="auto"/>
        <w:right w:val="none" w:sz="0" w:space="0" w:color="auto"/>
      </w:divBdr>
    </w:div>
    <w:div w:id="72777691">
      <w:marLeft w:val="640"/>
      <w:marRight w:val="0"/>
      <w:marTop w:val="0"/>
      <w:marBottom w:val="0"/>
      <w:divBdr>
        <w:top w:val="none" w:sz="0" w:space="0" w:color="auto"/>
        <w:left w:val="none" w:sz="0" w:space="0" w:color="auto"/>
        <w:bottom w:val="none" w:sz="0" w:space="0" w:color="auto"/>
        <w:right w:val="none" w:sz="0" w:space="0" w:color="auto"/>
      </w:divBdr>
    </w:div>
    <w:div w:id="72824493">
      <w:marLeft w:val="640"/>
      <w:marRight w:val="0"/>
      <w:marTop w:val="0"/>
      <w:marBottom w:val="0"/>
      <w:divBdr>
        <w:top w:val="none" w:sz="0" w:space="0" w:color="auto"/>
        <w:left w:val="none" w:sz="0" w:space="0" w:color="auto"/>
        <w:bottom w:val="none" w:sz="0" w:space="0" w:color="auto"/>
        <w:right w:val="none" w:sz="0" w:space="0" w:color="auto"/>
      </w:divBdr>
    </w:div>
    <w:div w:id="72974086">
      <w:marLeft w:val="640"/>
      <w:marRight w:val="0"/>
      <w:marTop w:val="0"/>
      <w:marBottom w:val="0"/>
      <w:divBdr>
        <w:top w:val="none" w:sz="0" w:space="0" w:color="auto"/>
        <w:left w:val="none" w:sz="0" w:space="0" w:color="auto"/>
        <w:bottom w:val="none" w:sz="0" w:space="0" w:color="auto"/>
        <w:right w:val="none" w:sz="0" w:space="0" w:color="auto"/>
      </w:divBdr>
    </w:div>
    <w:div w:id="73016037">
      <w:marLeft w:val="640"/>
      <w:marRight w:val="0"/>
      <w:marTop w:val="0"/>
      <w:marBottom w:val="0"/>
      <w:divBdr>
        <w:top w:val="none" w:sz="0" w:space="0" w:color="auto"/>
        <w:left w:val="none" w:sz="0" w:space="0" w:color="auto"/>
        <w:bottom w:val="none" w:sz="0" w:space="0" w:color="auto"/>
        <w:right w:val="none" w:sz="0" w:space="0" w:color="auto"/>
      </w:divBdr>
    </w:div>
    <w:div w:id="73091295">
      <w:marLeft w:val="640"/>
      <w:marRight w:val="0"/>
      <w:marTop w:val="0"/>
      <w:marBottom w:val="0"/>
      <w:divBdr>
        <w:top w:val="none" w:sz="0" w:space="0" w:color="auto"/>
        <w:left w:val="none" w:sz="0" w:space="0" w:color="auto"/>
        <w:bottom w:val="none" w:sz="0" w:space="0" w:color="auto"/>
        <w:right w:val="none" w:sz="0" w:space="0" w:color="auto"/>
      </w:divBdr>
    </w:div>
    <w:div w:id="73163584">
      <w:marLeft w:val="640"/>
      <w:marRight w:val="0"/>
      <w:marTop w:val="0"/>
      <w:marBottom w:val="0"/>
      <w:divBdr>
        <w:top w:val="none" w:sz="0" w:space="0" w:color="auto"/>
        <w:left w:val="none" w:sz="0" w:space="0" w:color="auto"/>
        <w:bottom w:val="none" w:sz="0" w:space="0" w:color="auto"/>
        <w:right w:val="none" w:sz="0" w:space="0" w:color="auto"/>
      </w:divBdr>
    </w:div>
    <w:div w:id="73170352">
      <w:marLeft w:val="640"/>
      <w:marRight w:val="0"/>
      <w:marTop w:val="0"/>
      <w:marBottom w:val="0"/>
      <w:divBdr>
        <w:top w:val="none" w:sz="0" w:space="0" w:color="auto"/>
        <w:left w:val="none" w:sz="0" w:space="0" w:color="auto"/>
        <w:bottom w:val="none" w:sz="0" w:space="0" w:color="auto"/>
        <w:right w:val="none" w:sz="0" w:space="0" w:color="auto"/>
      </w:divBdr>
    </w:div>
    <w:div w:id="73207814">
      <w:marLeft w:val="640"/>
      <w:marRight w:val="0"/>
      <w:marTop w:val="0"/>
      <w:marBottom w:val="0"/>
      <w:divBdr>
        <w:top w:val="none" w:sz="0" w:space="0" w:color="auto"/>
        <w:left w:val="none" w:sz="0" w:space="0" w:color="auto"/>
        <w:bottom w:val="none" w:sz="0" w:space="0" w:color="auto"/>
        <w:right w:val="none" w:sz="0" w:space="0" w:color="auto"/>
      </w:divBdr>
    </w:div>
    <w:div w:id="73207968">
      <w:marLeft w:val="640"/>
      <w:marRight w:val="0"/>
      <w:marTop w:val="0"/>
      <w:marBottom w:val="0"/>
      <w:divBdr>
        <w:top w:val="none" w:sz="0" w:space="0" w:color="auto"/>
        <w:left w:val="none" w:sz="0" w:space="0" w:color="auto"/>
        <w:bottom w:val="none" w:sz="0" w:space="0" w:color="auto"/>
        <w:right w:val="none" w:sz="0" w:space="0" w:color="auto"/>
      </w:divBdr>
    </w:div>
    <w:div w:id="73210464">
      <w:marLeft w:val="640"/>
      <w:marRight w:val="0"/>
      <w:marTop w:val="0"/>
      <w:marBottom w:val="0"/>
      <w:divBdr>
        <w:top w:val="none" w:sz="0" w:space="0" w:color="auto"/>
        <w:left w:val="none" w:sz="0" w:space="0" w:color="auto"/>
        <w:bottom w:val="none" w:sz="0" w:space="0" w:color="auto"/>
        <w:right w:val="none" w:sz="0" w:space="0" w:color="auto"/>
      </w:divBdr>
    </w:div>
    <w:div w:id="73210543">
      <w:marLeft w:val="640"/>
      <w:marRight w:val="0"/>
      <w:marTop w:val="0"/>
      <w:marBottom w:val="0"/>
      <w:divBdr>
        <w:top w:val="none" w:sz="0" w:space="0" w:color="auto"/>
        <w:left w:val="none" w:sz="0" w:space="0" w:color="auto"/>
        <w:bottom w:val="none" w:sz="0" w:space="0" w:color="auto"/>
        <w:right w:val="none" w:sz="0" w:space="0" w:color="auto"/>
      </w:divBdr>
    </w:div>
    <w:div w:id="73282405">
      <w:marLeft w:val="640"/>
      <w:marRight w:val="0"/>
      <w:marTop w:val="0"/>
      <w:marBottom w:val="0"/>
      <w:divBdr>
        <w:top w:val="none" w:sz="0" w:space="0" w:color="auto"/>
        <w:left w:val="none" w:sz="0" w:space="0" w:color="auto"/>
        <w:bottom w:val="none" w:sz="0" w:space="0" w:color="auto"/>
        <w:right w:val="none" w:sz="0" w:space="0" w:color="auto"/>
      </w:divBdr>
    </w:div>
    <w:div w:id="73357328">
      <w:marLeft w:val="640"/>
      <w:marRight w:val="0"/>
      <w:marTop w:val="0"/>
      <w:marBottom w:val="0"/>
      <w:divBdr>
        <w:top w:val="none" w:sz="0" w:space="0" w:color="auto"/>
        <w:left w:val="none" w:sz="0" w:space="0" w:color="auto"/>
        <w:bottom w:val="none" w:sz="0" w:space="0" w:color="auto"/>
        <w:right w:val="none" w:sz="0" w:space="0" w:color="auto"/>
      </w:divBdr>
    </w:div>
    <w:div w:id="73406600">
      <w:marLeft w:val="640"/>
      <w:marRight w:val="0"/>
      <w:marTop w:val="0"/>
      <w:marBottom w:val="0"/>
      <w:divBdr>
        <w:top w:val="none" w:sz="0" w:space="0" w:color="auto"/>
        <w:left w:val="none" w:sz="0" w:space="0" w:color="auto"/>
        <w:bottom w:val="none" w:sz="0" w:space="0" w:color="auto"/>
        <w:right w:val="none" w:sz="0" w:space="0" w:color="auto"/>
      </w:divBdr>
    </w:div>
    <w:div w:id="73597106">
      <w:marLeft w:val="640"/>
      <w:marRight w:val="0"/>
      <w:marTop w:val="0"/>
      <w:marBottom w:val="0"/>
      <w:divBdr>
        <w:top w:val="none" w:sz="0" w:space="0" w:color="auto"/>
        <w:left w:val="none" w:sz="0" w:space="0" w:color="auto"/>
        <w:bottom w:val="none" w:sz="0" w:space="0" w:color="auto"/>
        <w:right w:val="none" w:sz="0" w:space="0" w:color="auto"/>
      </w:divBdr>
    </w:div>
    <w:div w:id="73741146">
      <w:marLeft w:val="640"/>
      <w:marRight w:val="0"/>
      <w:marTop w:val="0"/>
      <w:marBottom w:val="0"/>
      <w:divBdr>
        <w:top w:val="none" w:sz="0" w:space="0" w:color="auto"/>
        <w:left w:val="none" w:sz="0" w:space="0" w:color="auto"/>
        <w:bottom w:val="none" w:sz="0" w:space="0" w:color="auto"/>
        <w:right w:val="none" w:sz="0" w:space="0" w:color="auto"/>
      </w:divBdr>
    </w:div>
    <w:div w:id="73747561">
      <w:marLeft w:val="640"/>
      <w:marRight w:val="0"/>
      <w:marTop w:val="0"/>
      <w:marBottom w:val="0"/>
      <w:divBdr>
        <w:top w:val="none" w:sz="0" w:space="0" w:color="auto"/>
        <w:left w:val="none" w:sz="0" w:space="0" w:color="auto"/>
        <w:bottom w:val="none" w:sz="0" w:space="0" w:color="auto"/>
        <w:right w:val="none" w:sz="0" w:space="0" w:color="auto"/>
      </w:divBdr>
    </w:div>
    <w:div w:id="73750297">
      <w:marLeft w:val="640"/>
      <w:marRight w:val="0"/>
      <w:marTop w:val="0"/>
      <w:marBottom w:val="0"/>
      <w:divBdr>
        <w:top w:val="none" w:sz="0" w:space="0" w:color="auto"/>
        <w:left w:val="none" w:sz="0" w:space="0" w:color="auto"/>
        <w:bottom w:val="none" w:sz="0" w:space="0" w:color="auto"/>
        <w:right w:val="none" w:sz="0" w:space="0" w:color="auto"/>
      </w:divBdr>
    </w:div>
    <w:div w:id="73820011">
      <w:marLeft w:val="640"/>
      <w:marRight w:val="0"/>
      <w:marTop w:val="0"/>
      <w:marBottom w:val="0"/>
      <w:divBdr>
        <w:top w:val="none" w:sz="0" w:space="0" w:color="auto"/>
        <w:left w:val="none" w:sz="0" w:space="0" w:color="auto"/>
        <w:bottom w:val="none" w:sz="0" w:space="0" w:color="auto"/>
        <w:right w:val="none" w:sz="0" w:space="0" w:color="auto"/>
      </w:divBdr>
    </w:div>
    <w:div w:id="73936622">
      <w:marLeft w:val="640"/>
      <w:marRight w:val="0"/>
      <w:marTop w:val="0"/>
      <w:marBottom w:val="0"/>
      <w:divBdr>
        <w:top w:val="none" w:sz="0" w:space="0" w:color="auto"/>
        <w:left w:val="none" w:sz="0" w:space="0" w:color="auto"/>
        <w:bottom w:val="none" w:sz="0" w:space="0" w:color="auto"/>
        <w:right w:val="none" w:sz="0" w:space="0" w:color="auto"/>
      </w:divBdr>
    </w:div>
    <w:div w:id="74013518">
      <w:marLeft w:val="640"/>
      <w:marRight w:val="0"/>
      <w:marTop w:val="0"/>
      <w:marBottom w:val="0"/>
      <w:divBdr>
        <w:top w:val="none" w:sz="0" w:space="0" w:color="auto"/>
        <w:left w:val="none" w:sz="0" w:space="0" w:color="auto"/>
        <w:bottom w:val="none" w:sz="0" w:space="0" w:color="auto"/>
        <w:right w:val="none" w:sz="0" w:space="0" w:color="auto"/>
      </w:divBdr>
    </w:div>
    <w:div w:id="74086751">
      <w:marLeft w:val="640"/>
      <w:marRight w:val="0"/>
      <w:marTop w:val="0"/>
      <w:marBottom w:val="0"/>
      <w:divBdr>
        <w:top w:val="none" w:sz="0" w:space="0" w:color="auto"/>
        <w:left w:val="none" w:sz="0" w:space="0" w:color="auto"/>
        <w:bottom w:val="none" w:sz="0" w:space="0" w:color="auto"/>
        <w:right w:val="none" w:sz="0" w:space="0" w:color="auto"/>
      </w:divBdr>
    </w:div>
    <w:div w:id="74087540">
      <w:marLeft w:val="640"/>
      <w:marRight w:val="0"/>
      <w:marTop w:val="0"/>
      <w:marBottom w:val="0"/>
      <w:divBdr>
        <w:top w:val="none" w:sz="0" w:space="0" w:color="auto"/>
        <w:left w:val="none" w:sz="0" w:space="0" w:color="auto"/>
        <w:bottom w:val="none" w:sz="0" w:space="0" w:color="auto"/>
        <w:right w:val="none" w:sz="0" w:space="0" w:color="auto"/>
      </w:divBdr>
    </w:div>
    <w:div w:id="74128839">
      <w:marLeft w:val="640"/>
      <w:marRight w:val="0"/>
      <w:marTop w:val="0"/>
      <w:marBottom w:val="0"/>
      <w:divBdr>
        <w:top w:val="none" w:sz="0" w:space="0" w:color="auto"/>
        <w:left w:val="none" w:sz="0" w:space="0" w:color="auto"/>
        <w:bottom w:val="none" w:sz="0" w:space="0" w:color="auto"/>
        <w:right w:val="none" w:sz="0" w:space="0" w:color="auto"/>
      </w:divBdr>
    </w:div>
    <w:div w:id="74204997">
      <w:marLeft w:val="640"/>
      <w:marRight w:val="0"/>
      <w:marTop w:val="0"/>
      <w:marBottom w:val="0"/>
      <w:divBdr>
        <w:top w:val="none" w:sz="0" w:space="0" w:color="auto"/>
        <w:left w:val="none" w:sz="0" w:space="0" w:color="auto"/>
        <w:bottom w:val="none" w:sz="0" w:space="0" w:color="auto"/>
        <w:right w:val="none" w:sz="0" w:space="0" w:color="auto"/>
      </w:divBdr>
    </w:div>
    <w:div w:id="74254390">
      <w:marLeft w:val="640"/>
      <w:marRight w:val="0"/>
      <w:marTop w:val="0"/>
      <w:marBottom w:val="0"/>
      <w:divBdr>
        <w:top w:val="none" w:sz="0" w:space="0" w:color="auto"/>
        <w:left w:val="none" w:sz="0" w:space="0" w:color="auto"/>
        <w:bottom w:val="none" w:sz="0" w:space="0" w:color="auto"/>
        <w:right w:val="none" w:sz="0" w:space="0" w:color="auto"/>
      </w:divBdr>
    </w:div>
    <w:div w:id="74280681">
      <w:marLeft w:val="640"/>
      <w:marRight w:val="0"/>
      <w:marTop w:val="0"/>
      <w:marBottom w:val="0"/>
      <w:divBdr>
        <w:top w:val="none" w:sz="0" w:space="0" w:color="auto"/>
        <w:left w:val="none" w:sz="0" w:space="0" w:color="auto"/>
        <w:bottom w:val="none" w:sz="0" w:space="0" w:color="auto"/>
        <w:right w:val="none" w:sz="0" w:space="0" w:color="auto"/>
      </w:divBdr>
    </w:div>
    <w:div w:id="74281999">
      <w:marLeft w:val="640"/>
      <w:marRight w:val="0"/>
      <w:marTop w:val="0"/>
      <w:marBottom w:val="0"/>
      <w:divBdr>
        <w:top w:val="none" w:sz="0" w:space="0" w:color="auto"/>
        <w:left w:val="none" w:sz="0" w:space="0" w:color="auto"/>
        <w:bottom w:val="none" w:sz="0" w:space="0" w:color="auto"/>
        <w:right w:val="none" w:sz="0" w:space="0" w:color="auto"/>
      </w:divBdr>
    </w:div>
    <w:div w:id="74478904">
      <w:marLeft w:val="640"/>
      <w:marRight w:val="0"/>
      <w:marTop w:val="0"/>
      <w:marBottom w:val="0"/>
      <w:divBdr>
        <w:top w:val="none" w:sz="0" w:space="0" w:color="auto"/>
        <w:left w:val="none" w:sz="0" w:space="0" w:color="auto"/>
        <w:bottom w:val="none" w:sz="0" w:space="0" w:color="auto"/>
        <w:right w:val="none" w:sz="0" w:space="0" w:color="auto"/>
      </w:divBdr>
    </w:div>
    <w:div w:id="74593533">
      <w:marLeft w:val="640"/>
      <w:marRight w:val="0"/>
      <w:marTop w:val="0"/>
      <w:marBottom w:val="0"/>
      <w:divBdr>
        <w:top w:val="none" w:sz="0" w:space="0" w:color="auto"/>
        <w:left w:val="none" w:sz="0" w:space="0" w:color="auto"/>
        <w:bottom w:val="none" w:sz="0" w:space="0" w:color="auto"/>
        <w:right w:val="none" w:sz="0" w:space="0" w:color="auto"/>
      </w:divBdr>
    </w:div>
    <w:div w:id="74665599">
      <w:marLeft w:val="640"/>
      <w:marRight w:val="0"/>
      <w:marTop w:val="0"/>
      <w:marBottom w:val="0"/>
      <w:divBdr>
        <w:top w:val="none" w:sz="0" w:space="0" w:color="auto"/>
        <w:left w:val="none" w:sz="0" w:space="0" w:color="auto"/>
        <w:bottom w:val="none" w:sz="0" w:space="0" w:color="auto"/>
        <w:right w:val="none" w:sz="0" w:space="0" w:color="auto"/>
      </w:divBdr>
    </w:div>
    <w:div w:id="74741696">
      <w:marLeft w:val="640"/>
      <w:marRight w:val="0"/>
      <w:marTop w:val="0"/>
      <w:marBottom w:val="0"/>
      <w:divBdr>
        <w:top w:val="none" w:sz="0" w:space="0" w:color="auto"/>
        <w:left w:val="none" w:sz="0" w:space="0" w:color="auto"/>
        <w:bottom w:val="none" w:sz="0" w:space="0" w:color="auto"/>
        <w:right w:val="none" w:sz="0" w:space="0" w:color="auto"/>
      </w:divBdr>
    </w:div>
    <w:div w:id="74786759">
      <w:marLeft w:val="640"/>
      <w:marRight w:val="0"/>
      <w:marTop w:val="0"/>
      <w:marBottom w:val="0"/>
      <w:divBdr>
        <w:top w:val="none" w:sz="0" w:space="0" w:color="auto"/>
        <w:left w:val="none" w:sz="0" w:space="0" w:color="auto"/>
        <w:bottom w:val="none" w:sz="0" w:space="0" w:color="auto"/>
        <w:right w:val="none" w:sz="0" w:space="0" w:color="auto"/>
      </w:divBdr>
    </w:div>
    <w:div w:id="74983710">
      <w:marLeft w:val="640"/>
      <w:marRight w:val="0"/>
      <w:marTop w:val="0"/>
      <w:marBottom w:val="0"/>
      <w:divBdr>
        <w:top w:val="none" w:sz="0" w:space="0" w:color="auto"/>
        <w:left w:val="none" w:sz="0" w:space="0" w:color="auto"/>
        <w:bottom w:val="none" w:sz="0" w:space="0" w:color="auto"/>
        <w:right w:val="none" w:sz="0" w:space="0" w:color="auto"/>
      </w:divBdr>
    </w:div>
    <w:div w:id="74984212">
      <w:marLeft w:val="640"/>
      <w:marRight w:val="0"/>
      <w:marTop w:val="0"/>
      <w:marBottom w:val="0"/>
      <w:divBdr>
        <w:top w:val="none" w:sz="0" w:space="0" w:color="auto"/>
        <w:left w:val="none" w:sz="0" w:space="0" w:color="auto"/>
        <w:bottom w:val="none" w:sz="0" w:space="0" w:color="auto"/>
        <w:right w:val="none" w:sz="0" w:space="0" w:color="auto"/>
      </w:divBdr>
    </w:div>
    <w:div w:id="75051680">
      <w:marLeft w:val="640"/>
      <w:marRight w:val="0"/>
      <w:marTop w:val="0"/>
      <w:marBottom w:val="0"/>
      <w:divBdr>
        <w:top w:val="none" w:sz="0" w:space="0" w:color="auto"/>
        <w:left w:val="none" w:sz="0" w:space="0" w:color="auto"/>
        <w:bottom w:val="none" w:sz="0" w:space="0" w:color="auto"/>
        <w:right w:val="none" w:sz="0" w:space="0" w:color="auto"/>
      </w:divBdr>
    </w:div>
    <w:div w:id="75055358">
      <w:marLeft w:val="640"/>
      <w:marRight w:val="0"/>
      <w:marTop w:val="0"/>
      <w:marBottom w:val="0"/>
      <w:divBdr>
        <w:top w:val="none" w:sz="0" w:space="0" w:color="auto"/>
        <w:left w:val="none" w:sz="0" w:space="0" w:color="auto"/>
        <w:bottom w:val="none" w:sz="0" w:space="0" w:color="auto"/>
        <w:right w:val="none" w:sz="0" w:space="0" w:color="auto"/>
      </w:divBdr>
    </w:div>
    <w:div w:id="75058421">
      <w:marLeft w:val="640"/>
      <w:marRight w:val="0"/>
      <w:marTop w:val="0"/>
      <w:marBottom w:val="0"/>
      <w:divBdr>
        <w:top w:val="none" w:sz="0" w:space="0" w:color="auto"/>
        <w:left w:val="none" w:sz="0" w:space="0" w:color="auto"/>
        <w:bottom w:val="none" w:sz="0" w:space="0" w:color="auto"/>
        <w:right w:val="none" w:sz="0" w:space="0" w:color="auto"/>
      </w:divBdr>
    </w:div>
    <w:div w:id="75170374">
      <w:marLeft w:val="640"/>
      <w:marRight w:val="0"/>
      <w:marTop w:val="0"/>
      <w:marBottom w:val="0"/>
      <w:divBdr>
        <w:top w:val="none" w:sz="0" w:space="0" w:color="auto"/>
        <w:left w:val="none" w:sz="0" w:space="0" w:color="auto"/>
        <w:bottom w:val="none" w:sz="0" w:space="0" w:color="auto"/>
        <w:right w:val="none" w:sz="0" w:space="0" w:color="auto"/>
      </w:divBdr>
    </w:div>
    <w:div w:id="75202522">
      <w:marLeft w:val="640"/>
      <w:marRight w:val="0"/>
      <w:marTop w:val="0"/>
      <w:marBottom w:val="0"/>
      <w:divBdr>
        <w:top w:val="none" w:sz="0" w:space="0" w:color="auto"/>
        <w:left w:val="none" w:sz="0" w:space="0" w:color="auto"/>
        <w:bottom w:val="none" w:sz="0" w:space="0" w:color="auto"/>
        <w:right w:val="none" w:sz="0" w:space="0" w:color="auto"/>
      </w:divBdr>
    </w:div>
    <w:div w:id="75250642">
      <w:marLeft w:val="640"/>
      <w:marRight w:val="0"/>
      <w:marTop w:val="0"/>
      <w:marBottom w:val="0"/>
      <w:divBdr>
        <w:top w:val="none" w:sz="0" w:space="0" w:color="auto"/>
        <w:left w:val="none" w:sz="0" w:space="0" w:color="auto"/>
        <w:bottom w:val="none" w:sz="0" w:space="0" w:color="auto"/>
        <w:right w:val="none" w:sz="0" w:space="0" w:color="auto"/>
      </w:divBdr>
    </w:div>
    <w:div w:id="75252536">
      <w:marLeft w:val="640"/>
      <w:marRight w:val="0"/>
      <w:marTop w:val="0"/>
      <w:marBottom w:val="0"/>
      <w:divBdr>
        <w:top w:val="none" w:sz="0" w:space="0" w:color="auto"/>
        <w:left w:val="none" w:sz="0" w:space="0" w:color="auto"/>
        <w:bottom w:val="none" w:sz="0" w:space="0" w:color="auto"/>
        <w:right w:val="none" w:sz="0" w:space="0" w:color="auto"/>
      </w:divBdr>
    </w:div>
    <w:div w:id="75366934">
      <w:marLeft w:val="640"/>
      <w:marRight w:val="0"/>
      <w:marTop w:val="0"/>
      <w:marBottom w:val="0"/>
      <w:divBdr>
        <w:top w:val="none" w:sz="0" w:space="0" w:color="auto"/>
        <w:left w:val="none" w:sz="0" w:space="0" w:color="auto"/>
        <w:bottom w:val="none" w:sz="0" w:space="0" w:color="auto"/>
        <w:right w:val="none" w:sz="0" w:space="0" w:color="auto"/>
      </w:divBdr>
    </w:div>
    <w:div w:id="75367784">
      <w:marLeft w:val="640"/>
      <w:marRight w:val="0"/>
      <w:marTop w:val="0"/>
      <w:marBottom w:val="0"/>
      <w:divBdr>
        <w:top w:val="none" w:sz="0" w:space="0" w:color="auto"/>
        <w:left w:val="none" w:sz="0" w:space="0" w:color="auto"/>
        <w:bottom w:val="none" w:sz="0" w:space="0" w:color="auto"/>
        <w:right w:val="none" w:sz="0" w:space="0" w:color="auto"/>
      </w:divBdr>
    </w:div>
    <w:div w:id="75368570">
      <w:marLeft w:val="640"/>
      <w:marRight w:val="0"/>
      <w:marTop w:val="0"/>
      <w:marBottom w:val="0"/>
      <w:divBdr>
        <w:top w:val="none" w:sz="0" w:space="0" w:color="auto"/>
        <w:left w:val="none" w:sz="0" w:space="0" w:color="auto"/>
        <w:bottom w:val="none" w:sz="0" w:space="0" w:color="auto"/>
        <w:right w:val="none" w:sz="0" w:space="0" w:color="auto"/>
      </w:divBdr>
    </w:div>
    <w:div w:id="75443851">
      <w:marLeft w:val="640"/>
      <w:marRight w:val="0"/>
      <w:marTop w:val="0"/>
      <w:marBottom w:val="0"/>
      <w:divBdr>
        <w:top w:val="none" w:sz="0" w:space="0" w:color="auto"/>
        <w:left w:val="none" w:sz="0" w:space="0" w:color="auto"/>
        <w:bottom w:val="none" w:sz="0" w:space="0" w:color="auto"/>
        <w:right w:val="none" w:sz="0" w:space="0" w:color="auto"/>
      </w:divBdr>
    </w:div>
    <w:div w:id="75446425">
      <w:marLeft w:val="640"/>
      <w:marRight w:val="0"/>
      <w:marTop w:val="0"/>
      <w:marBottom w:val="0"/>
      <w:divBdr>
        <w:top w:val="none" w:sz="0" w:space="0" w:color="auto"/>
        <w:left w:val="none" w:sz="0" w:space="0" w:color="auto"/>
        <w:bottom w:val="none" w:sz="0" w:space="0" w:color="auto"/>
        <w:right w:val="none" w:sz="0" w:space="0" w:color="auto"/>
      </w:divBdr>
    </w:div>
    <w:div w:id="75514600">
      <w:marLeft w:val="640"/>
      <w:marRight w:val="0"/>
      <w:marTop w:val="0"/>
      <w:marBottom w:val="0"/>
      <w:divBdr>
        <w:top w:val="none" w:sz="0" w:space="0" w:color="auto"/>
        <w:left w:val="none" w:sz="0" w:space="0" w:color="auto"/>
        <w:bottom w:val="none" w:sz="0" w:space="0" w:color="auto"/>
        <w:right w:val="none" w:sz="0" w:space="0" w:color="auto"/>
      </w:divBdr>
    </w:div>
    <w:div w:id="75521134">
      <w:marLeft w:val="640"/>
      <w:marRight w:val="0"/>
      <w:marTop w:val="0"/>
      <w:marBottom w:val="0"/>
      <w:divBdr>
        <w:top w:val="none" w:sz="0" w:space="0" w:color="auto"/>
        <w:left w:val="none" w:sz="0" w:space="0" w:color="auto"/>
        <w:bottom w:val="none" w:sz="0" w:space="0" w:color="auto"/>
        <w:right w:val="none" w:sz="0" w:space="0" w:color="auto"/>
      </w:divBdr>
    </w:div>
    <w:div w:id="75713963">
      <w:marLeft w:val="640"/>
      <w:marRight w:val="0"/>
      <w:marTop w:val="0"/>
      <w:marBottom w:val="0"/>
      <w:divBdr>
        <w:top w:val="none" w:sz="0" w:space="0" w:color="auto"/>
        <w:left w:val="none" w:sz="0" w:space="0" w:color="auto"/>
        <w:bottom w:val="none" w:sz="0" w:space="0" w:color="auto"/>
        <w:right w:val="none" w:sz="0" w:space="0" w:color="auto"/>
      </w:divBdr>
    </w:div>
    <w:div w:id="75790502">
      <w:marLeft w:val="640"/>
      <w:marRight w:val="0"/>
      <w:marTop w:val="0"/>
      <w:marBottom w:val="0"/>
      <w:divBdr>
        <w:top w:val="none" w:sz="0" w:space="0" w:color="auto"/>
        <w:left w:val="none" w:sz="0" w:space="0" w:color="auto"/>
        <w:bottom w:val="none" w:sz="0" w:space="0" w:color="auto"/>
        <w:right w:val="none" w:sz="0" w:space="0" w:color="auto"/>
      </w:divBdr>
    </w:div>
    <w:div w:id="75906247">
      <w:marLeft w:val="640"/>
      <w:marRight w:val="0"/>
      <w:marTop w:val="0"/>
      <w:marBottom w:val="0"/>
      <w:divBdr>
        <w:top w:val="none" w:sz="0" w:space="0" w:color="auto"/>
        <w:left w:val="none" w:sz="0" w:space="0" w:color="auto"/>
        <w:bottom w:val="none" w:sz="0" w:space="0" w:color="auto"/>
        <w:right w:val="none" w:sz="0" w:space="0" w:color="auto"/>
      </w:divBdr>
    </w:div>
    <w:div w:id="75975837">
      <w:marLeft w:val="640"/>
      <w:marRight w:val="0"/>
      <w:marTop w:val="0"/>
      <w:marBottom w:val="0"/>
      <w:divBdr>
        <w:top w:val="none" w:sz="0" w:space="0" w:color="auto"/>
        <w:left w:val="none" w:sz="0" w:space="0" w:color="auto"/>
        <w:bottom w:val="none" w:sz="0" w:space="0" w:color="auto"/>
        <w:right w:val="none" w:sz="0" w:space="0" w:color="auto"/>
      </w:divBdr>
    </w:div>
    <w:div w:id="75979337">
      <w:marLeft w:val="640"/>
      <w:marRight w:val="0"/>
      <w:marTop w:val="0"/>
      <w:marBottom w:val="0"/>
      <w:divBdr>
        <w:top w:val="none" w:sz="0" w:space="0" w:color="auto"/>
        <w:left w:val="none" w:sz="0" w:space="0" w:color="auto"/>
        <w:bottom w:val="none" w:sz="0" w:space="0" w:color="auto"/>
        <w:right w:val="none" w:sz="0" w:space="0" w:color="auto"/>
      </w:divBdr>
    </w:div>
    <w:div w:id="75980296">
      <w:marLeft w:val="640"/>
      <w:marRight w:val="0"/>
      <w:marTop w:val="0"/>
      <w:marBottom w:val="0"/>
      <w:divBdr>
        <w:top w:val="none" w:sz="0" w:space="0" w:color="auto"/>
        <w:left w:val="none" w:sz="0" w:space="0" w:color="auto"/>
        <w:bottom w:val="none" w:sz="0" w:space="0" w:color="auto"/>
        <w:right w:val="none" w:sz="0" w:space="0" w:color="auto"/>
      </w:divBdr>
    </w:div>
    <w:div w:id="76023039">
      <w:marLeft w:val="640"/>
      <w:marRight w:val="0"/>
      <w:marTop w:val="0"/>
      <w:marBottom w:val="0"/>
      <w:divBdr>
        <w:top w:val="none" w:sz="0" w:space="0" w:color="auto"/>
        <w:left w:val="none" w:sz="0" w:space="0" w:color="auto"/>
        <w:bottom w:val="none" w:sz="0" w:space="0" w:color="auto"/>
        <w:right w:val="none" w:sz="0" w:space="0" w:color="auto"/>
      </w:divBdr>
    </w:div>
    <w:div w:id="76098011">
      <w:marLeft w:val="640"/>
      <w:marRight w:val="0"/>
      <w:marTop w:val="0"/>
      <w:marBottom w:val="0"/>
      <w:divBdr>
        <w:top w:val="none" w:sz="0" w:space="0" w:color="auto"/>
        <w:left w:val="none" w:sz="0" w:space="0" w:color="auto"/>
        <w:bottom w:val="none" w:sz="0" w:space="0" w:color="auto"/>
        <w:right w:val="none" w:sz="0" w:space="0" w:color="auto"/>
      </w:divBdr>
    </w:div>
    <w:div w:id="76174128">
      <w:marLeft w:val="640"/>
      <w:marRight w:val="0"/>
      <w:marTop w:val="0"/>
      <w:marBottom w:val="0"/>
      <w:divBdr>
        <w:top w:val="none" w:sz="0" w:space="0" w:color="auto"/>
        <w:left w:val="none" w:sz="0" w:space="0" w:color="auto"/>
        <w:bottom w:val="none" w:sz="0" w:space="0" w:color="auto"/>
        <w:right w:val="none" w:sz="0" w:space="0" w:color="auto"/>
      </w:divBdr>
    </w:div>
    <w:div w:id="76296014">
      <w:marLeft w:val="640"/>
      <w:marRight w:val="0"/>
      <w:marTop w:val="0"/>
      <w:marBottom w:val="0"/>
      <w:divBdr>
        <w:top w:val="none" w:sz="0" w:space="0" w:color="auto"/>
        <w:left w:val="none" w:sz="0" w:space="0" w:color="auto"/>
        <w:bottom w:val="none" w:sz="0" w:space="0" w:color="auto"/>
        <w:right w:val="none" w:sz="0" w:space="0" w:color="auto"/>
      </w:divBdr>
    </w:div>
    <w:div w:id="76362152">
      <w:marLeft w:val="640"/>
      <w:marRight w:val="0"/>
      <w:marTop w:val="0"/>
      <w:marBottom w:val="0"/>
      <w:divBdr>
        <w:top w:val="none" w:sz="0" w:space="0" w:color="auto"/>
        <w:left w:val="none" w:sz="0" w:space="0" w:color="auto"/>
        <w:bottom w:val="none" w:sz="0" w:space="0" w:color="auto"/>
        <w:right w:val="none" w:sz="0" w:space="0" w:color="auto"/>
      </w:divBdr>
    </w:div>
    <w:div w:id="76370467">
      <w:marLeft w:val="640"/>
      <w:marRight w:val="0"/>
      <w:marTop w:val="0"/>
      <w:marBottom w:val="0"/>
      <w:divBdr>
        <w:top w:val="none" w:sz="0" w:space="0" w:color="auto"/>
        <w:left w:val="none" w:sz="0" w:space="0" w:color="auto"/>
        <w:bottom w:val="none" w:sz="0" w:space="0" w:color="auto"/>
        <w:right w:val="none" w:sz="0" w:space="0" w:color="auto"/>
      </w:divBdr>
    </w:div>
    <w:div w:id="76442305">
      <w:marLeft w:val="640"/>
      <w:marRight w:val="0"/>
      <w:marTop w:val="0"/>
      <w:marBottom w:val="0"/>
      <w:divBdr>
        <w:top w:val="none" w:sz="0" w:space="0" w:color="auto"/>
        <w:left w:val="none" w:sz="0" w:space="0" w:color="auto"/>
        <w:bottom w:val="none" w:sz="0" w:space="0" w:color="auto"/>
        <w:right w:val="none" w:sz="0" w:space="0" w:color="auto"/>
      </w:divBdr>
    </w:div>
    <w:div w:id="76443916">
      <w:marLeft w:val="640"/>
      <w:marRight w:val="0"/>
      <w:marTop w:val="0"/>
      <w:marBottom w:val="0"/>
      <w:divBdr>
        <w:top w:val="none" w:sz="0" w:space="0" w:color="auto"/>
        <w:left w:val="none" w:sz="0" w:space="0" w:color="auto"/>
        <w:bottom w:val="none" w:sz="0" w:space="0" w:color="auto"/>
        <w:right w:val="none" w:sz="0" w:space="0" w:color="auto"/>
      </w:divBdr>
    </w:div>
    <w:div w:id="76559146">
      <w:marLeft w:val="640"/>
      <w:marRight w:val="0"/>
      <w:marTop w:val="0"/>
      <w:marBottom w:val="0"/>
      <w:divBdr>
        <w:top w:val="none" w:sz="0" w:space="0" w:color="auto"/>
        <w:left w:val="none" w:sz="0" w:space="0" w:color="auto"/>
        <w:bottom w:val="none" w:sz="0" w:space="0" w:color="auto"/>
        <w:right w:val="none" w:sz="0" w:space="0" w:color="auto"/>
      </w:divBdr>
    </w:div>
    <w:div w:id="76564331">
      <w:marLeft w:val="640"/>
      <w:marRight w:val="0"/>
      <w:marTop w:val="0"/>
      <w:marBottom w:val="0"/>
      <w:divBdr>
        <w:top w:val="none" w:sz="0" w:space="0" w:color="auto"/>
        <w:left w:val="none" w:sz="0" w:space="0" w:color="auto"/>
        <w:bottom w:val="none" w:sz="0" w:space="0" w:color="auto"/>
        <w:right w:val="none" w:sz="0" w:space="0" w:color="auto"/>
      </w:divBdr>
    </w:div>
    <w:div w:id="76630858">
      <w:marLeft w:val="640"/>
      <w:marRight w:val="0"/>
      <w:marTop w:val="0"/>
      <w:marBottom w:val="0"/>
      <w:divBdr>
        <w:top w:val="none" w:sz="0" w:space="0" w:color="auto"/>
        <w:left w:val="none" w:sz="0" w:space="0" w:color="auto"/>
        <w:bottom w:val="none" w:sz="0" w:space="0" w:color="auto"/>
        <w:right w:val="none" w:sz="0" w:space="0" w:color="auto"/>
      </w:divBdr>
    </w:div>
    <w:div w:id="76638858">
      <w:marLeft w:val="640"/>
      <w:marRight w:val="0"/>
      <w:marTop w:val="0"/>
      <w:marBottom w:val="0"/>
      <w:divBdr>
        <w:top w:val="none" w:sz="0" w:space="0" w:color="auto"/>
        <w:left w:val="none" w:sz="0" w:space="0" w:color="auto"/>
        <w:bottom w:val="none" w:sz="0" w:space="0" w:color="auto"/>
        <w:right w:val="none" w:sz="0" w:space="0" w:color="auto"/>
      </w:divBdr>
    </w:div>
    <w:div w:id="76640119">
      <w:marLeft w:val="640"/>
      <w:marRight w:val="0"/>
      <w:marTop w:val="0"/>
      <w:marBottom w:val="0"/>
      <w:divBdr>
        <w:top w:val="none" w:sz="0" w:space="0" w:color="auto"/>
        <w:left w:val="none" w:sz="0" w:space="0" w:color="auto"/>
        <w:bottom w:val="none" w:sz="0" w:space="0" w:color="auto"/>
        <w:right w:val="none" w:sz="0" w:space="0" w:color="auto"/>
      </w:divBdr>
    </w:div>
    <w:div w:id="76706560">
      <w:marLeft w:val="640"/>
      <w:marRight w:val="0"/>
      <w:marTop w:val="0"/>
      <w:marBottom w:val="0"/>
      <w:divBdr>
        <w:top w:val="none" w:sz="0" w:space="0" w:color="auto"/>
        <w:left w:val="none" w:sz="0" w:space="0" w:color="auto"/>
        <w:bottom w:val="none" w:sz="0" w:space="0" w:color="auto"/>
        <w:right w:val="none" w:sz="0" w:space="0" w:color="auto"/>
      </w:divBdr>
    </w:div>
    <w:div w:id="76824965">
      <w:marLeft w:val="640"/>
      <w:marRight w:val="0"/>
      <w:marTop w:val="0"/>
      <w:marBottom w:val="0"/>
      <w:divBdr>
        <w:top w:val="none" w:sz="0" w:space="0" w:color="auto"/>
        <w:left w:val="none" w:sz="0" w:space="0" w:color="auto"/>
        <w:bottom w:val="none" w:sz="0" w:space="0" w:color="auto"/>
        <w:right w:val="none" w:sz="0" w:space="0" w:color="auto"/>
      </w:divBdr>
    </w:div>
    <w:div w:id="76829661">
      <w:marLeft w:val="640"/>
      <w:marRight w:val="0"/>
      <w:marTop w:val="0"/>
      <w:marBottom w:val="0"/>
      <w:divBdr>
        <w:top w:val="none" w:sz="0" w:space="0" w:color="auto"/>
        <w:left w:val="none" w:sz="0" w:space="0" w:color="auto"/>
        <w:bottom w:val="none" w:sz="0" w:space="0" w:color="auto"/>
        <w:right w:val="none" w:sz="0" w:space="0" w:color="auto"/>
      </w:divBdr>
    </w:div>
    <w:div w:id="76829738">
      <w:marLeft w:val="640"/>
      <w:marRight w:val="0"/>
      <w:marTop w:val="0"/>
      <w:marBottom w:val="0"/>
      <w:divBdr>
        <w:top w:val="none" w:sz="0" w:space="0" w:color="auto"/>
        <w:left w:val="none" w:sz="0" w:space="0" w:color="auto"/>
        <w:bottom w:val="none" w:sz="0" w:space="0" w:color="auto"/>
        <w:right w:val="none" w:sz="0" w:space="0" w:color="auto"/>
      </w:divBdr>
    </w:div>
    <w:div w:id="76901481">
      <w:marLeft w:val="640"/>
      <w:marRight w:val="0"/>
      <w:marTop w:val="0"/>
      <w:marBottom w:val="0"/>
      <w:divBdr>
        <w:top w:val="none" w:sz="0" w:space="0" w:color="auto"/>
        <w:left w:val="none" w:sz="0" w:space="0" w:color="auto"/>
        <w:bottom w:val="none" w:sz="0" w:space="0" w:color="auto"/>
        <w:right w:val="none" w:sz="0" w:space="0" w:color="auto"/>
      </w:divBdr>
    </w:div>
    <w:div w:id="76905408">
      <w:marLeft w:val="640"/>
      <w:marRight w:val="0"/>
      <w:marTop w:val="0"/>
      <w:marBottom w:val="0"/>
      <w:divBdr>
        <w:top w:val="none" w:sz="0" w:space="0" w:color="auto"/>
        <w:left w:val="none" w:sz="0" w:space="0" w:color="auto"/>
        <w:bottom w:val="none" w:sz="0" w:space="0" w:color="auto"/>
        <w:right w:val="none" w:sz="0" w:space="0" w:color="auto"/>
      </w:divBdr>
    </w:div>
    <w:div w:id="76945942">
      <w:marLeft w:val="640"/>
      <w:marRight w:val="0"/>
      <w:marTop w:val="0"/>
      <w:marBottom w:val="0"/>
      <w:divBdr>
        <w:top w:val="none" w:sz="0" w:space="0" w:color="auto"/>
        <w:left w:val="none" w:sz="0" w:space="0" w:color="auto"/>
        <w:bottom w:val="none" w:sz="0" w:space="0" w:color="auto"/>
        <w:right w:val="none" w:sz="0" w:space="0" w:color="auto"/>
      </w:divBdr>
    </w:div>
    <w:div w:id="76950839">
      <w:marLeft w:val="640"/>
      <w:marRight w:val="0"/>
      <w:marTop w:val="0"/>
      <w:marBottom w:val="0"/>
      <w:divBdr>
        <w:top w:val="none" w:sz="0" w:space="0" w:color="auto"/>
        <w:left w:val="none" w:sz="0" w:space="0" w:color="auto"/>
        <w:bottom w:val="none" w:sz="0" w:space="0" w:color="auto"/>
        <w:right w:val="none" w:sz="0" w:space="0" w:color="auto"/>
      </w:divBdr>
    </w:div>
    <w:div w:id="77018940">
      <w:marLeft w:val="640"/>
      <w:marRight w:val="0"/>
      <w:marTop w:val="0"/>
      <w:marBottom w:val="0"/>
      <w:divBdr>
        <w:top w:val="none" w:sz="0" w:space="0" w:color="auto"/>
        <w:left w:val="none" w:sz="0" w:space="0" w:color="auto"/>
        <w:bottom w:val="none" w:sz="0" w:space="0" w:color="auto"/>
        <w:right w:val="none" w:sz="0" w:space="0" w:color="auto"/>
      </w:divBdr>
    </w:div>
    <w:div w:id="77019651">
      <w:marLeft w:val="640"/>
      <w:marRight w:val="0"/>
      <w:marTop w:val="0"/>
      <w:marBottom w:val="0"/>
      <w:divBdr>
        <w:top w:val="none" w:sz="0" w:space="0" w:color="auto"/>
        <w:left w:val="none" w:sz="0" w:space="0" w:color="auto"/>
        <w:bottom w:val="none" w:sz="0" w:space="0" w:color="auto"/>
        <w:right w:val="none" w:sz="0" w:space="0" w:color="auto"/>
      </w:divBdr>
    </w:div>
    <w:div w:id="77024830">
      <w:marLeft w:val="640"/>
      <w:marRight w:val="0"/>
      <w:marTop w:val="0"/>
      <w:marBottom w:val="0"/>
      <w:divBdr>
        <w:top w:val="none" w:sz="0" w:space="0" w:color="auto"/>
        <w:left w:val="none" w:sz="0" w:space="0" w:color="auto"/>
        <w:bottom w:val="none" w:sz="0" w:space="0" w:color="auto"/>
        <w:right w:val="none" w:sz="0" w:space="0" w:color="auto"/>
      </w:divBdr>
    </w:div>
    <w:div w:id="77097617">
      <w:marLeft w:val="640"/>
      <w:marRight w:val="0"/>
      <w:marTop w:val="0"/>
      <w:marBottom w:val="0"/>
      <w:divBdr>
        <w:top w:val="none" w:sz="0" w:space="0" w:color="auto"/>
        <w:left w:val="none" w:sz="0" w:space="0" w:color="auto"/>
        <w:bottom w:val="none" w:sz="0" w:space="0" w:color="auto"/>
        <w:right w:val="none" w:sz="0" w:space="0" w:color="auto"/>
      </w:divBdr>
    </w:div>
    <w:div w:id="77099306">
      <w:marLeft w:val="640"/>
      <w:marRight w:val="0"/>
      <w:marTop w:val="0"/>
      <w:marBottom w:val="0"/>
      <w:divBdr>
        <w:top w:val="none" w:sz="0" w:space="0" w:color="auto"/>
        <w:left w:val="none" w:sz="0" w:space="0" w:color="auto"/>
        <w:bottom w:val="none" w:sz="0" w:space="0" w:color="auto"/>
        <w:right w:val="none" w:sz="0" w:space="0" w:color="auto"/>
      </w:divBdr>
    </w:div>
    <w:div w:id="77141414">
      <w:marLeft w:val="640"/>
      <w:marRight w:val="0"/>
      <w:marTop w:val="0"/>
      <w:marBottom w:val="0"/>
      <w:divBdr>
        <w:top w:val="none" w:sz="0" w:space="0" w:color="auto"/>
        <w:left w:val="none" w:sz="0" w:space="0" w:color="auto"/>
        <w:bottom w:val="none" w:sz="0" w:space="0" w:color="auto"/>
        <w:right w:val="none" w:sz="0" w:space="0" w:color="auto"/>
      </w:divBdr>
    </w:div>
    <w:div w:id="77219488">
      <w:marLeft w:val="640"/>
      <w:marRight w:val="0"/>
      <w:marTop w:val="0"/>
      <w:marBottom w:val="0"/>
      <w:divBdr>
        <w:top w:val="none" w:sz="0" w:space="0" w:color="auto"/>
        <w:left w:val="none" w:sz="0" w:space="0" w:color="auto"/>
        <w:bottom w:val="none" w:sz="0" w:space="0" w:color="auto"/>
        <w:right w:val="none" w:sz="0" w:space="0" w:color="auto"/>
      </w:divBdr>
    </w:div>
    <w:div w:id="77409165">
      <w:marLeft w:val="640"/>
      <w:marRight w:val="0"/>
      <w:marTop w:val="0"/>
      <w:marBottom w:val="0"/>
      <w:divBdr>
        <w:top w:val="none" w:sz="0" w:space="0" w:color="auto"/>
        <w:left w:val="none" w:sz="0" w:space="0" w:color="auto"/>
        <w:bottom w:val="none" w:sz="0" w:space="0" w:color="auto"/>
        <w:right w:val="none" w:sz="0" w:space="0" w:color="auto"/>
      </w:divBdr>
    </w:div>
    <w:div w:id="77487787">
      <w:marLeft w:val="640"/>
      <w:marRight w:val="0"/>
      <w:marTop w:val="0"/>
      <w:marBottom w:val="0"/>
      <w:divBdr>
        <w:top w:val="none" w:sz="0" w:space="0" w:color="auto"/>
        <w:left w:val="none" w:sz="0" w:space="0" w:color="auto"/>
        <w:bottom w:val="none" w:sz="0" w:space="0" w:color="auto"/>
        <w:right w:val="none" w:sz="0" w:space="0" w:color="auto"/>
      </w:divBdr>
    </w:div>
    <w:div w:id="77601456">
      <w:marLeft w:val="640"/>
      <w:marRight w:val="0"/>
      <w:marTop w:val="0"/>
      <w:marBottom w:val="0"/>
      <w:divBdr>
        <w:top w:val="none" w:sz="0" w:space="0" w:color="auto"/>
        <w:left w:val="none" w:sz="0" w:space="0" w:color="auto"/>
        <w:bottom w:val="none" w:sz="0" w:space="0" w:color="auto"/>
        <w:right w:val="none" w:sz="0" w:space="0" w:color="auto"/>
      </w:divBdr>
    </w:div>
    <w:div w:id="77605574">
      <w:marLeft w:val="640"/>
      <w:marRight w:val="0"/>
      <w:marTop w:val="0"/>
      <w:marBottom w:val="0"/>
      <w:divBdr>
        <w:top w:val="none" w:sz="0" w:space="0" w:color="auto"/>
        <w:left w:val="none" w:sz="0" w:space="0" w:color="auto"/>
        <w:bottom w:val="none" w:sz="0" w:space="0" w:color="auto"/>
        <w:right w:val="none" w:sz="0" w:space="0" w:color="auto"/>
      </w:divBdr>
    </w:div>
    <w:div w:id="77679051">
      <w:marLeft w:val="640"/>
      <w:marRight w:val="0"/>
      <w:marTop w:val="0"/>
      <w:marBottom w:val="0"/>
      <w:divBdr>
        <w:top w:val="none" w:sz="0" w:space="0" w:color="auto"/>
        <w:left w:val="none" w:sz="0" w:space="0" w:color="auto"/>
        <w:bottom w:val="none" w:sz="0" w:space="0" w:color="auto"/>
        <w:right w:val="none" w:sz="0" w:space="0" w:color="auto"/>
      </w:divBdr>
    </w:div>
    <w:div w:id="77757024">
      <w:marLeft w:val="640"/>
      <w:marRight w:val="0"/>
      <w:marTop w:val="0"/>
      <w:marBottom w:val="0"/>
      <w:divBdr>
        <w:top w:val="none" w:sz="0" w:space="0" w:color="auto"/>
        <w:left w:val="none" w:sz="0" w:space="0" w:color="auto"/>
        <w:bottom w:val="none" w:sz="0" w:space="0" w:color="auto"/>
        <w:right w:val="none" w:sz="0" w:space="0" w:color="auto"/>
      </w:divBdr>
    </w:div>
    <w:div w:id="77795432">
      <w:marLeft w:val="640"/>
      <w:marRight w:val="0"/>
      <w:marTop w:val="0"/>
      <w:marBottom w:val="0"/>
      <w:divBdr>
        <w:top w:val="none" w:sz="0" w:space="0" w:color="auto"/>
        <w:left w:val="none" w:sz="0" w:space="0" w:color="auto"/>
        <w:bottom w:val="none" w:sz="0" w:space="0" w:color="auto"/>
        <w:right w:val="none" w:sz="0" w:space="0" w:color="auto"/>
      </w:divBdr>
    </w:div>
    <w:div w:id="77796537">
      <w:marLeft w:val="640"/>
      <w:marRight w:val="0"/>
      <w:marTop w:val="0"/>
      <w:marBottom w:val="0"/>
      <w:divBdr>
        <w:top w:val="none" w:sz="0" w:space="0" w:color="auto"/>
        <w:left w:val="none" w:sz="0" w:space="0" w:color="auto"/>
        <w:bottom w:val="none" w:sz="0" w:space="0" w:color="auto"/>
        <w:right w:val="none" w:sz="0" w:space="0" w:color="auto"/>
      </w:divBdr>
    </w:div>
    <w:div w:id="77800173">
      <w:marLeft w:val="640"/>
      <w:marRight w:val="0"/>
      <w:marTop w:val="0"/>
      <w:marBottom w:val="0"/>
      <w:divBdr>
        <w:top w:val="none" w:sz="0" w:space="0" w:color="auto"/>
        <w:left w:val="none" w:sz="0" w:space="0" w:color="auto"/>
        <w:bottom w:val="none" w:sz="0" w:space="0" w:color="auto"/>
        <w:right w:val="none" w:sz="0" w:space="0" w:color="auto"/>
      </w:divBdr>
    </w:div>
    <w:div w:id="77823778">
      <w:marLeft w:val="640"/>
      <w:marRight w:val="0"/>
      <w:marTop w:val="0"/>
      <w:marBottom w:val="0"/>
      <w:divBdr>
        <w:top w:val="none" w:sz="0" w:space="0" w:color="auto"/>
        <w:left w:val="none" w:sz="0" w:space="0" w:color="auto"/>
        <w:bottom w:val="none" w:sz="0" w:space="0" w:color="auto"/>
        <w:right w:val="none" w:sz="0" w:space="0" w:color="auto"/>
      </w:divBdr>
    </w:div>
    <w:div w:id="77867154">
      <w:marLeft w:val="480"/>
      <w:marRight w:val="0"/>
      <w:marTop w:val="0"/>
      <w:marBottom w:val="0"/>
      <w:divBdr>
        <w:top w:val="none" w:sz="0" w:space="0" w:color="auto"/>
        <w:left w:val="none" w:sz="0" w:space="0" w:color="auto"/>
        <w:bottom w:val="none" w:sz="0" w:space="0" w:color="auto"/>
        <w:right w:val="none" w:sz="0" w:space="0" w:color="auto"/>
      </w:divBdr>
    </w:div>
    <w:div w:id="77875121">
      <w:marLeft w:val="640"/>
      <w:marRight w:val="0"/>
      <w:marTop w:val="0"/>
      <w:marBottom w:val="0"/>
      <w:divBdr>
        <w:top w:val="none" w:sz="0" w:space="0" w:color="auto"/>
        <w:left w:val="none" w:sz="0" w:space="0" w:color="auto"/>
        <w:bottom w:val="none" w:sz="0" w:space="0" w:color="auto"/>
        <w:right w:val="none" w:sz="0" w:space="0" w:color="auto"/>
      </w:divBdr>
    </w:div>
    <w:div w:id="77948333">
      <w:marLeft w:val="640"/>
      <w:marRight w:val="0"/>
      <w:marTop w:val="0"/>
      <w:marBottom w:val="0"/>
      <w:divBdr>
        <w:top w:val="none" w:sz="0" w:space="0" w:color="auto"/>
        <w:left w:val="none" w:sz="0" w:space="0" w:color="auto"/>
        <w:bottom w:val="none" w:sz="0" w:space="0" w:color="auto"/>
        <w:right w:val="none" w:sz="0" w:space="0" w:color="auto"/>
      </w:divBdr>
    </w:div>
    <w:div w:id="77988425">
      <w:marLeft w:val="640"/>
      <w:marRight w:val="0"/>
      <w:marTop w:val="0"/>
      <w:marBottom w:val="0"/>
      <w:divBdr>
        <w:top w:val="none" w:sz="0" w:space="0" w:color="auto"/>
        <w:left w:val="none" w:sz="0" w:space="0" w:color="auto"/>
        <w:bottom w:val="none" w:sz="0" w:space="0" w:color="auto"/>
        <w:right w:val="none" w:sz="0" w:space="0" w:color="auto"/>
      </w:divBdr>
    </w:div>
    <w:div w:id="77992590">
      <w:marLeft w:val="640"/>
      <w:marRight w:val="0"/>
      <w:marTop w:val="0"/>
      <w:marBottom w:val="0"/>
      <w:divBdr>
        <w:top w:val="none" w:sz="0" w:space="0" w:color="auto"/>
        <w:left w:val="none" w:sz="0" w:space="0" w:color="auto"/>
        <w:bottom w:val="none" w:sz="0" w:space="0" w:color="auto"/>
        <w:right w:val="none" w:sz="0" w:space="0" w:color="auto"/>
      </w:divBdr>
    </w:div>
    <w:div w:id="78064928">
      <w:marLeft w:val="640"/>
      <w:marRight w:val="0"/>
      <w:marTop w:val="0"/>
      <w:marBottom w:val="0"/>
      <w:divBdr>
        <w:top w:val="none" w:sz="0" w:space="0" w:color="auto"/>
        <w:left w:val="none" w:sz="0" w:space="0" w:color="auto"/>
        <w:bottom w:val="none" w:sz="0" w:space="0" w:color="auto"/>
        <w:right w:val="none" w:sz="0" w:space="0" w:color="auto"/>
      </w:divBdr>
    </w:div>
    <w:div w:id="78185432">
      <w:marLeft w:val="640"/>
      <w:marRight w:val="0"/>
      <w:marTop w:val="0"/>
      <w:marBottom w:val="0"/>
      <w:divBdr>
        <w:top w:val="none" w:sz="0" w:space="0" w:color="auto"/>
        <w:left w:val="none" w:sz="0" w:space="0" w:color="auto"/>
        <w:bottom w:val="none" w:sz="0" w:space="0" w:color="auto"/>
        <w:right w:val="none" w:sz="0" w:space="0" w:color="auto"/>
      </w:divBdr>
    </w:div>
    <w:div w:id="78335492">
      <w:marLeft w:val="640"/>
      <w:marRight w:val="0"/>
      <w:marTop w:val="0"/>
      <w:marBottom w:val="0"/>
      <w:divBdr>
        <w:top w:val="none" w:sz="0" w:space="0" w:color="auto"/>
        <w:left w:val="none" w:sz="0" w:space="0" w:color="auto"/>
        <w:bottom w:val="none" w:sz="0" w:space="0" w:color="auto"/>
        <w:right w:val="none" w:sz="0" w:space="0" w:color="auto"/>
      </w:divBdr>
    </w:div>
    <w:div w:id="78336431">
      <w:marLeft w:val="640"/>
      <w:marRight w:val="0"/>
      <w:marTop w:val="0"/>
      <w:marBottom w:val="0"/>
      <w:divBdr>
        <w:top w:val="none" w:sz="0" w:space="0" w:color="auto"/>
        <w:left w:val="none" w:sz="0" w:space="0" w:color="auto"/>
        <w:bottom w:val="none" w:sz="0" w:space="0" w:color="auto"/>
        <w:right w:val="none" w:sz="0" w:space="0" w:color="auto"/>
      </w:divBdr>
    </w:div>
    <w:div w:id="78337285">
      <w:marLeft w:val="640"/>
      <w:marRight w:val="0"/>
      <w:marTop w:val="0"/>
      <w:marBottom w:val="0"/>
      <w:divBdr>
        <w:top w:val="none" w:sz="0" w:space="0" w:color="auto"/>
        <w:left w:val="none" w:sz="0" w:space="0" w:color="auto"/>
        <w:bottom w:val="none" w:sz="0" w:space="0" w:color="auto"/>
        <w:right w:val="none" w:sz="0" w:space="0" w:color="auto"/>
      </w:divBdr>
    </w:div>
    <w:div w:id="78337724">
      <w:marLeft w:val="640"/>
      <w:marRight w:val="0"/>
      <w:marTop w:val="0"/>
      <w:marBottom w:val="0"/>
      <w:divBdr>
        <w:top w:val="none" w:sz="0" w:space="0" w:color="auto"/>
        <w:left w:val="none" w:sz="0" w:space="0" w:color="auto"/>
        <w:bottom w:val="none" w:sz="0" w:space="0" w:color="auto"/>
        <w:right w:val="none" w:sz="0" w:space="0" w:color="auto"/>
      </w:divBdr>
    </w:div>
    <w:div w:id="78526782">
      <w:marLeft w:val="640"/>
      <w:marRight w:val="0"/>
      <w:marTop w:val="0"/>
      <w:marBottom w:val="0"/>
      <w:divBdr>
        <w:top w:val="none" w:sz="0" w:space="0" w:color="auto"/>
        <w:left w:val="none" w:sz="0" w:space="0" w:color="auto"/>
        <w:bottom w:val="none" w:sz="0" w:space="0" w:color="auto"/>
        <w:right w:val="none" w:sz="0" w:space="0" w:color="auto"/>
      </w:divBdr>
    </w:div>
    <w:div w:id="78599966">
      <w:marLeft w:val="640"/>
      <w:marRight w:val="0"/>
      <w:marTop w:val="0"/>
      <w:marBottom w:val="0"/>
      <w:divBdr>
        <w:top w:val="none" w:sz="0" w:space="0" w:color="auto"/>
        <w:left w:val="none" w:sz="0" w:space="0" w:color="auto"/>
        <w:bottom w:val="none" w:sz="0" w:space="0" w:color="auto"/>
        <w:right w:val="none" w:sz="0" w:space="0" w:color="auto"/>
      </w:divBdr>
    </w:div>
    <w:div w:id="78643284">
      <w:marLeft w:val="640"/>
      <w:marRight w:val="0"/>
      <w:marTop w:val="0"/>
      <w:marBottom w:val="0"/>
      <w:divBdr>
        <w:top w:val="none" w:sz="0" w:space="0" w:color="auto"/>
        <w:left w:val="none" w:sz="0" w:space="0" w:color="auto"/>
        <w:bottom w:val="none" w:sz="0" w:space="0" w:color="auto"/>
        <w:right w:val="none" w:sz="0" w:space="0" w:color="auto"/>
      </w:divBdr>
    </w:div>
    <w:div w:id="78673446">
      <w:marLeft w:val="640"/>
      <w:marRight w:val="0"/>
      <w:marTop w:val="0"/>
      <w:marBottom w:val="0"/>
      <w:divBdr>
        <w:top w:val="none" w:sz="0" w:space="0" w:color="auto"/>
        <w:left w:val="none" w:sz="0" w:space="0" w:color="auto"/>
        <w:bottom w:val="none" w:sz="0" w:space="0" w:color="auto"/>
        <w:right w:val="none" w:sz="0" w:space="0" w:color="auto"/>
      </w:divBdr>
    </w:div>
    <w:div w:id="78675243">
      <w:marLeft w:val="640"/>
      <w:marRight w:val="0"/>
      <w:marTop w:val="0"/>
      <w:marBottom w:val="0"/>
      <w:divBdr>
        <w:top w:val="none" w:sz="0" w:space="0" w:color="auto"/>
        <w:left w:val="none" w:sz="0" w:space="0" w:color="auto"/>
        <w:bottom w:val="none" w:sz="0" w:space="0" w:color="auto"/>
        <w:right w:val="none" w:sz="0" w:space="0" w:color="auto"/>
      </w:divBdr>
    </w:div>
    <w:div w:id="78717929">
      <w:marLeft w:val="640"/>
      <w:marRight w:val="0"/>
      <w:marTop w:val="0"/>
      <w:marBottom w:val="0"/>
      <w:divBdr>
        <w:top w:val="none" w:sz="0" w:space="0" w:color="auto"/>
        <w:left w:val="none" w:sz="0" w:space="0" w:color="auto"/>
        <w:bottom w:val="none" w:sz="0" w:space="0" w:color="auto"/>
        <w:right w:val="none" w:sz="0" w:space="0" w:color="auto"/>
      </w:divBdr>
    </w:div>
    <w:div w:id="78796489">
      <w:marLeft w:val="640"/>
      <w:marRight w:val="0"/>
      <w:marTop w:val="0"/>
      <w:marBottom w:val="0"/>
      <w:divBdr>
        <w:top w:val="none" w:sz="0" w:space="0" w:color="auto"/>
        <w:left w:val="none" w:sz="0" w:space="0" w:color="auto"/>
        <w:bottom w:val="none" w:sz="0" w:space="0" w:color="auto"/>
        <w:right w:val="none" w:sz="0" w:space="0" w:color="auto"/>
      </w:divBdr>
    </w:div>
    <w:div w:id="78797601">
      <w:marLeft w:val="640"/>
      <w:marRight w:val="0"/>
      <w:marTop w:val="0"/>
      <w:marBottom w:val="0"/>
      <w:divBdr>
        <w:top w:val="none" w:sz="0" w:space="0" w:color="auto"/>
        <w:left w:val="none" w:sz="0" w:space="0" w:color="auto"/>
        <w:bottom w:val="none" w:sz="0" w:space="0" w:color="auto"/>
        <w:right w:val="none" w:sz="0" w:space="0" w:color="auto"/>
      </w:divBdr>
    </w:div>
    <w:div w:id="78798142">
      <w:marLeft w:val="640"/>
      <w:marRight w:val="0"/>
      <w:marTop w:val="0"/>
      <w:marBottom w:val="0"/>
      <w:divBdr>
        <w:top w:val="none" w:sz="0" w:space="0" w:color="auto"/>
        <w:left w:val="none" w:sz="0" w:space="0" w:color="auto"/>
        <w:bottom w:val="none" w:sz="0" w:space="0" w:color="auto"/>
        <w:right w:val="none" w:sz="0" w:space="0" w:color="auto"/>
      </w:divBdr>
    </w:div>
    <w:div w:id="78866519">
      <w:marLeft w:val="640"/>
      <w:marRight w:val="0"/>
      <w:marTop w:val="0"/>
      <w:marBottom w:val="0"/>
      <w:divBdr>
        <w:top w:val="none" w:sz="0" w:space="0" w:color="auto"/>
        <w:left w:val="none" w:sz="0" w:space="0" w:color="auto"/>
        <w:bottom w:val="none" w:sz="0" w:space="0" w:color="auto"/>
        <w:right w:val="none" w:sz="0" w:space="0" w:color="auto"/>
      </w:divBdr>
    </w:div>
    <w:div w:id="78871061">
      <w:marLeft w:val="640"/>
      <w:marRight w:val="0"/>
      <w:marTop w:val="0"/>
      <w:marBottom w:val="0"/>
      <w:divBdr>
        <w:top w:val="none" w:sz="0" w:space="0" w:color="auto"/>
        <w:left w:val="none" w:sz="0" w:space="0" w:color="auto"/>
        <w:bottom w:val="none" w:sz="0" w:space="0" w:color="auto"/>
        <w:right w:val="none" w:sz="0" w:space="0" w:color="auto"/>
      </w:divBdr>
    </w:div>
    <w:div w:id="78909705">
      <w:marLeft w:val="640"/>
      <w:marRight w:val="0"/>
      <w:marTop w:val="0"/>
      <w:marBottom w:val="0"/>
      <w:divBdr>
        <w:top w:val="none" w:sz="0" w:space="0" w:color="auto"/>
        <w:left w:val="none" w:sz="0" w:space="0" w:color="auto"/>
        <w:bottom w:val="none" w:sz="0" w:space="0" w:color="auto"/>
        <w:right w:val="none" w:sz="0" w:space="0" w:color="auto"/>
      </w:divBdr>
    </w:div>
    <w:div w:id="78911393">
      <w:marLeft w:val="640"/>
      <w:marRight w:val="0"/>
      <w:marTop w:val="0"/>
      <w:marBottom w:val="0"/>
      <w:divBdr>
        <w:top w:val="none" w:sz="0" w:space="0" w:color="auto"/>
        <w:left w:val="none" w:sz="0" w:space="0" w:color="auto"/>
        <w:bottom w:val="none" w:sz="0" w:space="0" w:color="auto"/>
        <w:right w:val="none" w:sz="0" w:space="0" w:color="auto"/>
      </w:divBdr>
    </w:div>
    <w:div w:id="78988901">
      <w:marLeft w:val="640"/>
      <w:marRight w:val="0"/>
      <w:marTop w:val="0"/>
      <w:marBottom w:val="0"/>
      <w:divBdr>
        <w:top w:val="none" w:sz="0" w:space="0" w:color="auto"/>
        <w:left w:val="none" w:sz="0" w:space="0" w:color="auto"/>
        <w:bottom w:val="none" w:sz="0" w:space="0" w:color="auto"/>
        <w:right w:val="none" w:sz="0" w:space="0" w:color="auto"/>
      </w:divBdr>
    </w:div>
    <w:div w:id="78991840">
      <w:marLeft w:val="640"/>
      <w:marRight w:val="0"/>
      <w:marTop w:val="0"/>
      <w:marBottom w:val="0"/>
      <w:divBdr>
        <w:top w:val="none" w:sz="0" w:space="0" w:color="auto"/>
        <w:left w:val="none" w:sz="0" w:space="0" w:color="auto"/>
        <w:bottom w:val="none" w:sz="0" w:space="0" w:color="auto"/>
        <w:right w:val="none" w:sz="0" w:space="0" w:color="auto"/>
      </w:divBdr>
    </w:div>
    <w:div w:id="79060141">
      <w:marLeft w:val="640"/>
      <w:marRight w:val="0"/>
      <w:marTop w:val="0"/>
      <w:marBottom w:val="0"/>
      <w:divBdr>
        <w:top w:val="none" w:sz="0" w:space="0" w:color="auto"/>
        <w:left w:val="none" w:sz="0" w:space="0" w:color="auto"/>
        <w:bottom w:val="none" w:sz="0" w:space="0" w:color="auto"/>
        <w:right w:val="none" w:sz="0" w:space="0" w:color="auto"/>
      </w:divBdr>
    </w:div>
    <w:div w:id="79068292">
      <w:marLeft w:val="640"/>
      <w:marRight w:val="0"/>
      <w:marTop w:val="0"/>
      <w:marBottom w:val="0"/>
      <w:divBdr>
        <w:top w:val="none" w:sz="0" w:space="0" w:color="auto"/>
        <w:left w:val="none" w:sz="0" w:space="0" w:color="auto"/>
        <w:bottom w:val="none" w:sz="0" w:space="0" w:color="auto"/>
        <w:right w:val="none" w:sz="0" w:space="0" w:color="auto"/>
      </w:divBdr>
    </w:div>
    <w:div w:id="79370392">
      <w:marLeft w:val="640"/>
      <w:marRight w:val="0"/>
      <w:marTop w:val="0"/>
      <w:marBottom w:val="0"/>
      <w:divBdr>
        <w:top w:val="none" w:sz="0" w:space="0" w:color="auto"/>
        <w:left w:val="none" w:sz="0" w:space="0" w:color="auto"/>
        <w:bottom w:val="none" w:sz="0" w:space="0" w:color="auto"/>
        <w:right w:val="none" w:sz="0" w:space="0" w:color="auto"/>
      </w:divBdr>
    </w:div>
    <w:div w:id="79372353">
      <w:marLeft w:val="640"/>
      <w:marRight w:val="0"/>
      <w:marTop w:val="0"/>
      <w:marBottom w:val="0"/>
      <w:divBdr>
        <w:top w:val="none" w:sz="0" w:space="0" w:color="auto"/>
        <w:left w:val="none" w:sz="0" w:space="0" w:color="auto"/>
        <w:bottom w:val="none" w:sz="0" w:space="0" w:color="auto"/>
        <w:right w:val="none" w:sz="0" w:space="0" w:color="auto"/>
      </w:divBdr>
    </w:div>
    <w:div w:id="79451145">
      <w:marLeft w:val="640"/>
      <w:marRight w:val="0"/>
      <w:marTop w:val="0"/>
      <w:marBottom w:val="0"/>
      <w:divBdr>
        <w:top w:val="none" w:sz="0" w:space="0" w:color="auto"/>
        <w:left w:val="none" w:sz="0" w:space="0" w:color="auto"/>
        <w:bottom w:val="none" w:sz="0" w:space="0" w:color="auto"/>
        <w:right w:val="none" w:sz="0" w:space="0" w:color="auto"/>
      </w:divBdr>
    </w:div>
    <w:div w:id="79454795">
      <w:marLeft w:val="640"/>
      <w:marRight w:val="0"/>
      <w:marTop w:val="0"/>
      <w:marBottom w:val="0"/>
      <w:divBdr>
        <w:top w:val="none" w:sz="0" w:space="0" w:color="auto"/>
        <w:left w:val="none" w:sz="0" w:space="0" w:color="auto"/>
        <w:bottom w:val="none" w:sz="0" w:space="0" w:color="auto"/>
        <w:right w:val="none" w:sz="0" w:space="0" w:color="auto"/>
      </w:divBdr>
    </w:div>
    <w:div w:id="79497422">
      <w:marLeft w:val="640"/>
      <w:marRight w:val="0"/>
      <w:marTop w:val="0"/>
      <w:marBottom w:val="0"/>
      <w:divBdr>
        <w:top w:val="none" w:sz="0" w:space="0" w:color="auto"/>
        <w:left w:val="none" w:sz="0" w:space="0" w:color="auto"/>
        <w:bottom w:val="none" w:sz="0" w:space="0" w:color="auto"/>
        <w:right w:val="none" w:sz="0" w:space="0" w:color="auto"/>
      </w:divBdr>
    </w:div>
    <w:div w:id="79523543">
      <w:marLeft w:val="640"/>
      <w:marRight w:val="0"/>
      <w:marTop w:val="0"/>
      <w:marBottom w:val="0"/>
      <w:divBdr>
        <w:top w:val="none" w:sz="0" w:space="0" w:color="auto"/>
        <w:left w:val="none" w:sz="0" w:space="0" w:color="auto"/>
        <w:bottom w:val="none" w:sz="0" w:space="0" w:color="auto"/>
        <w:right w:val="none" w:sz="0" w:space="0" w:color="auto"/>
      </w:divBdr>
    </w:div>
    <w:div w:id="79569438">
      <w:marLeft w:val="640"/>
      <w:marRight w:val="0"/>
      <w:marTop w:val="0"/>
      <w:marBottom w:val="0"/>
      <w:divBdr>
        <w:top w:val="none" w:sz="0" w:space="0" w:color="auto"/>
        <w:left w:val="none" w:sz="0" w:space="0" w:color="auto"/>
        <w:bottom w:val="none" w:sz="0" w:space="0" w:color="auto"/>
        <w:right w:val="none" w:sz="0" w:space="0" w:color="auto"/>
      </w:divBdr>
    </w:div>
    <w:div w:id="79572949">
      <w:marLeft w:val="640"/>
      <w:marRight w:val="0"/>
      <w:marTop w:val="0"/>
      <w:marBottom w:val="0"/>
      <w:divBdr>
        <w:top w:val="none" w:sz="0" w:space="0" w:color="auto"/>
        <w:left w:val="none" w:sz="0" w:space="0" w:color="auto"/>
        <w:bottom w:val="none" w:sz="0" w:space="0" w:color="auto"/>
        <w:right w:val="none" w:sz="0" w:space="0" w:color="auto"/>
      </w:divBdr>
    </w:div>
    <w:div w:id="79641862">
      <w:marLeft w:val="640"/>
      <w:marRight w:val="0"/>
      <w:marTop w:val="0"/>
      <w:marBottom w:val="0"/>
      <w:divBdr>
        <w:top w:val="none" w:sz="0" w:space="0" w:color="auto"/>
        <w:left w:val="none" w:sz="0" w:space="0" w:color="auto"/>
        <w:bottom w:val="none" w:sz="0" w:space="0" w:color="auto"/>
        <w:right w:val="none" w:sz="0" w:space="0" w:color="auto"/>
      </w:divBdr>
    </w:div>
    <w:div w:id="79643115">
      <w:marLeft w:val="640"/>
      <w:marRight w:val="0"/>
      <w:marTop w:val="0"/>
      <w:marBottom w:val="0"/>
      <w:divBdr>
        <w:top w:val="none" w:sz="0" w:space="0" w:color="auto"/>
        <w:left w:val="none" w:sz="0" w:space="0" w:color="auto"/>
        <w:bottom w:val="none" w:sz="0" w:space="0" w:color="auto"/>
        <w:right w:val="none" w:sz="0" w:space="0" w:color="auto"/>
      </w:divBdr>
    </w:div>
    <w:div w:id="79644091">
      <w:marLeft w:val="640"/>
      <w:marRight w:val="0"/>
      <w:marTop w:val="0"/>
      <w:marBottom w:val="0"/>
      <w:divBdr>
        <w:top w:val="none" w:sz="0" w:space="0" w:color="auto"/>
        <w:left w:val="none" w:sz="0" w:space="0" w:color="auto"/>
        <w:bottom w:val="none" w:sz="0" w:space="0" w:color="auto"/>
        <w:right w:val="none" w:sz="0" w:space="0" w:color="auto"/>
      </w:divBdr>
    </w:div>
    <w:div w:id="79758278">
      <w:marLeft w:val="640"/>
      <w:marRight w:val="0"/>
      <w:marTop w:val="0"/>
      <w:marBottom w:val="0"/>
      <w:divBdr>
        <w:top w:val="none" w:sz="0" w:space="0" w:color="auto"/>
        <w:left w:val="none" w:sz="0" w:space="0" w:color="auto"/>
        <w:bottom w:val="none" w:sz="0" w:space="0" w:color="auto"/>
        <w:right w:val="none" w:sz="0" w:space="0" w:color="auto"/>
      </w:divBdr>
    </w:div>
    <w:div w:id="79760947">
      <w:marLeft w:val="640"/>
      <w:marRight w:val="0"/>
      <w:marTop w:val="0"/>
      <w:marBottom w:val="0"/>
      <w:divBdr>
        <w:top w:val="none" w:sz="0" w:space="0" w:color="auto"/>
        <w:left w:val="none" w:sz="0" w:space="0" w:color="auto"/>
        <w:bottom w:val="none" w:sz="0" w:space="0" w:color="auto"/>
        <w:right w:val="none" w:sz="0" w:space="0" w:color="auto"/>
      </w:divBdr>
    </w:div>
    <w:div w:id="79916323">
      <w:marLeft w:val="640"/>
      <w:marRight w:val="0"/>
      <w:marTop w:val="0"/>
      <w:marBottom w:val="0"/>
      <w:divBdr>
        <w:top w:val="none" w:sz="0" w:space="0" w:color="auto"/>
        <w:left w:val="none" w:sz="0" w:space="0" w:color="auto"/>
        <w:bottom w:val="none" w:sz="0" w:space="0" w:color="auto"/>
        <w:right w:val="none" w:sz="0" w:space="0" w:color="auto"/>
      </w:divBdr>
    </w:div>
    <w:div w:id="79953961">
      <w:marLeft w:val="640"/>
      <w:marRight w:val="0"/>
      <w:marTop w:val="0"/>
      <w:marBottom w:val="0"/>
      <w:divBdr>
        <w:top w:val="none" w:sz="0" w:space="0" w:color="auto"/>
        <w:left w:val="none" w:sz="0" w:space="0" w:color="auto"/>
        <w:bottom w:val="none" w:sz="0" w:space="0" w:color="auto"/>
        <w:right w:val="none" w:sz="0" w:space="0" w:color="auto"/>
      </w:divBdr>
    </w:div>
    <w:div w:id="79959167">
      <w:marLeft w:val="640"/>
      <w:marRight w:val="0"/>
      <w:marTop w:val="0"/>
      <w:marBottom w:val="0"/>
      <w:divBdr>
        <w:top w:val="none" w:sz="0" w:space="0" w:color="auto"/>
        <w:left w:val="none" w:sz="0" w:space="0" w:color="auto"/>
        <w:bottom w:val="none" w:sz="0" w:space="0" w:color="auto"/>
        <w:right w:val="none" w:sz="0" w:space="0" w:color="auto"/>
      </w:divBdr>
    </w:div>
    <w:div w:id="80028509">
      <w:marLeft w:val="640"/>
      <w:marRight w:val="0"/>
      <w:marTop w:val="0"/>
      <w:marBottom w:val="0"/>
      <w:divBdr>
        <w:top w:val="none" w:sz="0" w:space="0" w:color="auto"/>
        <w:left w:val="none" w:sz="0" w:space="0" w:color="auto"/>
        <w:bottom w:val="none" w:sz="0" w:space="0" w:color="auto"/>
        <w:right w:val="none" w:sz="0" w:space="0" w:color="auto"/>
      </w:divBdr>
    </w:div>
    <w:div w:id="80108537">
      <w:marLeft w:val="640"/>
      <w:marRight w:val="0"/>
      <w:marTop w:val="0"/>
      <w:marBottom w:val="0"/>
      <w:divBdr>
        <w:top w:val="none" w:sz="0" w:space="0" w:color="auto"/>
        <w:left w:val="none" w:sz="0" w:space="0" w:color="auto"/>
        <w:bottom w:val="none" w:sz="0" w:space="0" w:color="auto"/>
        <w:right w:val="none" w:sz="0" w:space="0" w:color="auto"/>
      </w:divBdr>
    </w:div>
    <w:div w:id="80151590">
      <w:marLeft w:val="640"/>
      <w:marRight w:val="0"/>
      <w:marTop w:val="0"/>
      <w:marBottom w:val="0"/>
      <w:divBdr>
        <w:top w:val="none" w:sz="0" w:space="0" w:color="auto"/>
        <w:left w:val="none" w:sz="0" w:space="0" w:color="auto"/>
        <w:bottom w:val="none" w:sz="0" w:space="0" w:color="auto"/>
        <w:right w:val="none" w:sz="0" w:space="0" w:color="auto"/>
      </w:divBdr>
    </w:div>
    <w:div w:id="80296619">
      <w:marLeft w:val="640"/>
      <w:marRight w:val="0"/>
      <w:marTop w:val="0"/>
      <w:marBottom w:val="0"/>
      <w:divBdr>
        <w:top w:val="none" w:sz="0" w:space="0" w:color="auto"/>
        <w:left w:val="none" w:sz="0" w:space="0" w:color="auto"/>
        <w:bottom w:val="none" w:sz="0" w:space="0" w:color="auto"/>
        <w:right w:val="none" w:sz="0" w:space="0" w:color="auto"/>
      </w:divBdr>
    </w:div>
    <w:div w:id="80302992">
      <w:marLeft w:val="640"/>
      <w:marRight w:val="0"/>
      <w:marTop w:val="0"/>
      <w:marBottom w:val="0"/>
      <w:divBdr>
        <w:top w:val="none" w:sz="0" w:space="0" w:color="auto"/>
        <w:left w:val="none" w:sz="0" w:space="0" w:color="auto"/>
        <w:bottom w:val="none" w:sz="0" w:space="0" w:color="auto"/>
        <w:right w:val="none" w:sz="0" w:space="0" w:color="auto"/>
      </w:divBdr>
    </w:div>
    <w:div w:id="80415200">
      <w:marLeft w:val="640"/>
      <w:marRight w:val="0"/>
      <w:marTop w:val="0"/>
      <w:marBottom w:val="0"/>
      <w:divBdr>
        <w:top w:val="none" w:sz="0" w:space="0" w:color="auto"/>
        <w:left w:val="none" w:sz="0" w:space="0" w:color="auto"/>
        <w:bottom w:val="none" w:sz="0" w:space="0" w:color="auto"/>
        <w:right w:val="none" w:sz="0" w:space="0" w:color="auto"/>
      </w:divBdr>
    </w:div>
    <w:div w:id="80568892">
      <w:marLeft w:val="640"/>
      <w:marRight w:val="0"/>
      <w:marTop w:val="0"/>
      <w:marBottom w:val="0"/>
      <w:divBdr>
        <w:top w:val="none" w:sz="0" w:space="0" w:color="auto"/>
        <w:left w:val="none" w:sz="0" w:space="0" w:color="auto"/>
        <w:bottom w:val="none" w:sz="0" w:space="0" w:color="auto"/>
        <w:right w:val="none" w:sz="0" w:space="0" w:color="auto"/>
      </w:divBdr>
    </w:div>
    <w:div w:id="80570508">
      <w:marLeft w:val="640"/>
      <w:marRight w:val="0"/>
      <w:marTop w:val="0"/>
      <w:marBottom w:val="0"/>
      <w:divBdr>
        <w:top w:val="none" w:sz="0" w:space="0" w:color="auto"/>
        <w:left w:val="none" w:sz="0" w:space="0" w:color="auto"/>
        <w:bottom w:val="none" w:sz="0" w:space="0" w:color="auto"/>
        <w:right w:val="none" w:sz="0" w:space="0" w:color="auto"/>
      </w:divBdr>
    </w:div>
    <w:div w:id="80687972">
      <w:marLeft w:val="640"/>
      <w:marRight w:val="0"/>
      <w:marTop w:val="0"/>
      <w:marBottom w:val="0"/>
      <w:divBdr>
        <w:top w:val="none" w:sz="0" w:space="0" w:color="auto"/>
        <w:left w:val="none" w:sz="0" w:space="0" w:color="auto"/>
        <w:bottom w:val="none" w:sz="0" w:space="0" w:color="auto"/>
        <w:right w:val="none" w:sz="0" w:space="0" w:color="auto"/>
      </w:divBdr>
    </w:div>
    <w:div w:id="80756103">
      <w:marLeft w:val="640"/>
      <w:marRight w:val="0"/>
      <w:marTop w:val="0"/>
      <w:marBottom w:val="0"/>
      <w:divBdr>
        <w:top w:val="none" w:sz="0" w:space="0" w:color="auto"/>
        <w:left w:val="none" w:sz="0" w:space="0" w:color="auto"/>
        <w:bottom w:val="none" w:sz="0" w:space="0" w:color="auto"/>
        <w:right w:val="none" w:sz="0" w:space="0" w:color="auto"/>
      </w:divBdr>
    </w:div>
    <w:div w:id="80764978">
      <w:marLeft w:val="640"/>
      <w:marRight w:val="0"/>
      <w:marTop w:val="0"/>
      <w:marBottom w:val="0"/>
      <w:divBdr>
        <w:top w:val="none" w:sz="0" w:space="0" w:color="auto"/>
        <w:left w:val="none" w:sz="0" w:space="0" w:color="auto"/>
        <w:bottom w:val="none" w:sz="0" w:space="0" w:color="auto"/>
        <w:right w:val="none" w:sz="0" w:space="0" w:color="auto"/>
      </w:divBdr>
    </w:div>
    <w:div w:id="80833188">
      <w:marLeft w:val="640"/>
      <w:marRight w:val="0"/>
      <w:marTop w:val="0"/>
      <w:marBottom w:val="0"/>
      <w:divBdr>
        <w:top w:val="none" w:sz="0" w:space="0" w:color="auto"/>
        <w:left w:val="none" w:sz="0" w:space="0" w:color="auto"/>
        <w:bottom w:val="none" w:sz="0" w:space="0" w:color="auto"/>
        <w:right w:val="none" w:sz="0" w:space="0" w:color="auto"/>
      </w:divBdr>
    </w:div>
    <w:div w:id="80874119">
      <w:marLeft w:val="640"/>
      <w:marRight w:val="0"/>
      <w:marTop w:val="0"/>
      <w:marBottom w:val="0"/>
      <w:divBdr>
        <w:top w:val="none" w:sz="0" w:space="0" w:color="auto"/>
        <w:left w:val="none" w:sz="0" w:space="0" w:color="auto"/>
        <w:bottom w:val="none" w:sz="0" w:space="0" w:color="auto"/>
        <w:right w:val="none" w:sz="0" w:space="0" w:color="auto"/>
      </w:divBdr>
    </w:div>
    <w:div w:id="80874140">
      <w:marLeft w:val="640"/>
      <w:marRight w:val="0"/>
      <w:marTop w:val="0"/>
      <w:marBottom w:val="0"/>
      <w:divBdr>
        <w:top w:val="none" w:sz="0" w:space="0" w:color="auto"/>
        <w:left w:val="none" w:sz="0" w:space="0" w:color="auto"/>
        <w:bottom w:val="none" w:sz="0" w:space="0" w:color="auto"/>
        <w:right w:val="none" w:sz="0" w:space="0" w:color="auto"/>
      </w:divBdr>
    </w:div>
    <w:div w:id="80874451">
      <w:marLeft w:val="640"/>
      <w:marRight w:val="0"/>
      <w:marTop w:val="0"/>
      <w:marBottom w:val="0"/>
      <w:divBdr>
        <w:top w:val="none" w:sz="0" w:space="0" w:color="auto"/>
        <w:left w:val="none" w:sz="0" w:space="0" w:color="auto"/>
        <w:bottom w:val="none" w:sz="0" w:space="0" w:color="auto"/>
        <w:right w:val="none" w:sz="0" w:space="0" w:color="auto"/>
      </w:divBdr>
    </w:div>
    <w:div w:id="80958506">
      <w:marLeft w:val="640"/>
      <w:marRight w:val="0"/>
      <w:marTop w:val="0"/>
      <w:marBottom w:val="0"/>
      <w:divBdr>
        <w:top w:val="none" w:sz="0" w:space="0" w:color="auto"/>
        <w:left w:val="none" w:sz="0" w:space="0" w:color="auto"/>
        <w:bottom w:val="none" w:sz="0" w:space="0" w:color="auto"/>
        <w:right w:val="none" w:sz="0" w:space="0" w:color="auto"/>
      </w:divBdr>
    </w:div>
    <w:div w:id="81024783">
      <w:marLeft w:val="640"/>
      <w:marRight w:val="0"/>
      <w:marTop w:val="0"/>
      <w:marBottom w:val="0"/>
      <w:divBdr>
        <w:top w:val="none" w:sz="0" w:space="0" w:color="auto"/>
        <w:left w:val="none" w:sz="0" w:space="0" w:color="auto"/>
        <w:bottom w:val="none" w:sz="0" w:space="0" w:color="auto"/>
        <w:right w:val="none" w:sz="0" w:space="0" w:color="auto"/>
      </w:divBdr>
    </w:div>
    <w:div w:id="81074680">
      <w:marLeft w:val="640"/>
      <w:marRight w:val="0"/>
      <w:marTop w:val="0"/>
      <w:marBottom w:val="0"/>
      <w:divBdr>
        <w:top w:val="none" w:sz="0" w:space="0" w:color="auto"/>
        <w:left w:val="none" w:sz="0" w:space="0" w:color="auto"/>
        <w:bottom w:val="none" w:sz="0" w:space="0" w:color="auto"/>
        <w:right w:val="none" w:sz="0" w:space="0" w:color="auto"/>
      </w:divBdr>
    </w:div>
    <w:div w:id="81220463">
      <w:marLeft w:val="640"/>
      <w:marRight w:val="0"/>
      <w:marTop w:val="0"/>
      <w:marBottom w:val="0"/>
      <w:divBdr>
        <w:top w:val="none" w:sz="0" w:space="0" w:color="auto"/>
        <w:left w:val="none" w:sz="0" w:space="0" w:color="auto"/>
        <w:bottom w:val="none" w:sz="0" w:space="0" w:color="auto"/>
        <w:right w:val="none" w:sz="0" w:space="0" w:color="auto"/>
      </w:divBdr>
    </w:div>
    <w:div w:id="81221015">
      <w:marLeft w:val="640"/>
      <w:marRight w:val="0"/>
      <w:marTop w:val="0"/>
      <w:marBottom w:val="0"/>
      <w:divBdr>
        <w:top w:val="none" w:sz="0" w:space="0" w:color="auto"/>
        <w:left w:val="none" w:sz="0" w:space="0" w:color="auto"/>
        <w:bottom w:val="none" w:sz="0" w:space="0" w:color="auto"/>
        <w:right w:val="none" w:sz="0" w:space="0" w:color="auto"/>
      </w:divBdr>
    </w:div>
    <w:div w:id="81227122">
      <w:marLeft w:val="640"/>
      <w:marRight w:val="0"/>
      <w:marTop w:val="0"/>
      <w:marBottom w:val="0"/>
      <w:divBdr>
        <w:top w:val="none" w:sz="0" w:space="0" w:color="auto"/>
        <w:left w:val="none" w:sz="0" w:space="0" w:color="auto"/>
        <w:bottom w:val="none" w:sz="0" w:space="0" w:color="auto"/>
        <w:right w:val="none" w:sz="0" w:space="0" w:color="auto"/>
      </w:divBdr>
    </w:div>
    <w:div w:id="81417078">
      <w:marLeft w:val="480"/>
      <w:marRight w:val="0"/>
      <w:marTop w:val="0"/>
      <w:marBottom w:val="0"/>
      <w:divBdr>
        <w:top w:val="none" w:sz="0" w:space="0" w:color="auto"/>
        <w:left w:val="none" w:sz="0" w:space="0" w:color="auto"/>
        <w:bottom w:val="none" w:sz="0" w:space="0" w:color="auto"/>
        <w:right w:val="none" w:sz="0" w:space="0" w:color="auto"/>
      </w:divBdr>
    </w:div>
    <w:div w:id="81529684">
      <w:marLeft w:val="640"/>
      <w:marRight w:val="0"/>
      <w:marTop w:val="0"/>
      <w:marBottom w:val="0"/>
      <w:divBdr>
        <w:top w:val="none" w:sz="0" w:space="0" w:color="auto"/>
        <w:left w:val="none" w:sz="0" w:space="0" w:color="auto"/>
        <w:bottom w:val="none" w:sz="0" w:space="0" w:color="auto"/>
        <w:right w:val="none" w:sz="0" w:space="0" w:color="auto"/>
      </w:divBdr>
    </w:div>
    <w:div w:id="81611122">
      <w:marLeft w:val="640"/>
      <w:marRight w:val="0"/>
      <w:marTop w:val="0"/>
      <w:marBottom w:val="0"/>
      <w:divBdr>
        <w:top w:val="none" w:sz="0" w:space="0" w:color="auto"/>
        <w:left w:val="none" w:sz="0" w:space="0" w:color="auto"/>
        <w:bottom w:val="none" w:sz="0" w:space="0" w:color="auto"/>
        <w:right w:val="none" w:sz="0" w:space="0" w:color="auto"/>
      </w:divBdr>
    </w:div>
    <w:div w:id="81688633">
      <w:marLeft w:val="640"/>
      <w:marRight w:val="0"/>
      <w:marTop w:val="0"/>
      <w:marBottom w:val="0"/>
      <w:divBdr>
        <w:top w:val="none" w:sz="0" w:space="0" w:color="auto"/>
        <w:left w:val="none" w:sz="0" w:space="0" w:color="auto"/>
        <w:bottom w:val="none" w:sz="0" w:space="0" w:color="auto"/>
        <w:right w:val="none" w:sz="0" w:space="0" w:color="auto"/>
      </w:divBdr>
    </w:div>
    <w:div w:id="81800903">
      <w:marLeft w:val="640"/>
      <w:marRight w:val="0"/>
      <w:marTop w:val="0"/>
      <w:marBottom w:val="0"/>
      <w:divBdr>
        <w:top w:val="none" w:sz="0" w:space="0" w:color="auto"/>
        <w:left w:val="none" w:sz="0" w:space="0" w:color="auto"/>
        <w:bottom w:val="none" w:sz="0" w:space="0" w:color="auto"/>
        <w:right w:val="none" w:sz="0" w:space="0" w:color="auto"/>
      </w:divBdr>
    </w:div>
    <w:div w:id="81802388">
      <w:marLeft w:val="640"/>
      <w:marRight w:val="0"/>
      <w:marTop w:val="0"/>
      <w:marBottom w:val="0"/>
      <w:divBdr>
        <w:top w:val="none" w:sz="0" w:space="0" w:color="auto"/>
        <w:left w:val="none" w:sz="0" w:space="0" w:color="auto"/>
        <w:bottom w:val="none" w:sz="0" w:space="0" w:color="auto"/>
        <w:right w:val="none" w:sz="0" w:space="0" w:color="auto"/>
      </w:divBdr>
    </w:div>
    <w:div w:id="81804485">
      <w:marLeft w:val="640"/>
      <w:marRight w:val="0"/>
      <w:marTop w:val="0"/>
      <w:marBottom w:val="0"/>
      <w:divBdr>
        <w:top w:val="none" w:sz="0" w:space="0" w:color="auto"/>
        <w:left w:val="none" w:sz="0" w:space="0" w:color="auto"/>
        <w:bottom w:val="none" w:sz="0" w:space="0" w:color="auto"/>
        <w:right w:val="none" w:sz="0" w:space="0" w:color="auto"/>
      </w:divBdr>
    </w:div>
    <w:div w:id="81806363">
      <w:marLeft w:val="640"/>
      <w:marRight w:val="0"/>
      <w:marTop w:val="0"/>
      <w:marBottom w:val="0"/>
      <w:divBdr>
        <w:top w:val="none" w:sz="0" w:space="0" w:color="auto"/>
        <w:left w:val="none" w:sz="0" w:space="0" w:color="auto"/>
        <w:bottom w:val="none" w:sz="0" w:space="0" w:color="auto"/>
        <w:right w:val="none" w:sz="0" w:space="0" w:color="auto"/>
      </w:divBdr>
    </w:div>
    <w:div w:id="81806494">
      <w:marLeft w:val="640"/>
      <w:marRight w:val="0"/>
      <w:marTop w:val="0"/>
      <w:marBottom w:val="0"/>
      <w:divBdr>
        <w:top w:val="none" w:sz="0" w:space="0" w:color="auto"/>
        <w:left w:val="none" w:sz="0" w:space="0" w:color="auto"/>
        <w:bottom w:val="none" w:sz="0" w:space="0" w:color="auto"/>
        <w:right w:val="none" w:sz="0" w:space="0" w:color="auto"/>
      </w:divBdr>
    </w:div>
    <w:div w:id="81878018">
      <w:marLeft w:val="640"/>
      <w:marRight w:val="0"/>
      <w:marTop w:val="0"/>
      <w:marBottom w:val="0"/>
      <w:divBdr>
        <w:top w:val="none" w:sz="0" w:space="0" w:color="auto"/>
        <w:left w:val="none" w:sz="0" w:space="0" w:color="auto"/>
        <w:bottom w:val="none" w:sz="0" w:space="0" w:color="auto"/>
        <w:right w:val="none" w:sz="0" w:space="0" w:color="auto"/>
      </w:divBdr>
    </w:div>
    <w:div w:id="82071517">
      <w:marLeft w:val="640"/>
      <w:marRight w:val="0"/>
      <w:marTop w:val="0"/>
      <w:marBottom w:val="0"/>
      <w:divBdr>
        <w:top w:val="none" w:sz="0" w:space="0" w:color="auto"/>
        <w:left w:val="none" w:sz="0" w:space="0" w:color="auto"/>
        <w:bottom w:val="none" w:sz="0" w:space="0" w:color="auto"/>
        <w:right w:val="none" w:sz="0" w:space="0" w:color="auto"/>
      </w:divBdr>
    </w:div>
    <w:div w:id="82071567">
      <w:marLeft w:val="640"/>
      <w:marRight w:val="0"/>
      <w:marTop w:val="0"/>
      <w:marBottom w:val="0"/>
      <w:divBdr>
        <w:top w:val="none" w:sz="0" w:space="0" w:color="auto"/>
        <w:left w:val="none" w:sz="0" w:space="0" w:color="auto"/>
        <w:bottom w:val="none" w:sz="0" w:space="0" w:color="auto"/>
        <w:right w:val="none" w:sz="0" w:space="0" w:color="auto"/>
      </w:divBdr>
    </w:div>
    <w:div w:id="82075740">
      <w:marLeft w:val="640"/>
      <w:marRight w:val="0"/>
      <w:marTop w:val="0"/>
      <w:marBottom w:val="0"/>
      <w:divBdr>
        <w:top w:val="none" w:sz="0" w:space="0" w:color="auto"/>
        <w:left w:val="none" w:sz="0" w:space="0" w:color="auto"/>
        <w:bottom w:val="none" w:sz="0" w:space="0" w:color="auto"/>
        <w:right w:val="none" w:sz="0" w:space="0" w:color="auto"/>
      </w:divBdr>
    </w:div>
    <w:div w:id="82075925">
      <w:marLeft w:val="640"/>
      <w:marRight w:val="0"/>
      <w:marTop w:val="0"/>
      <w:marBottom w:val="0"/>
      <w:divBdr>
        <w:top w:val="none" w:sz="0" w:space="0" w:color="auto"/>
        <w:left w:val="none" w:sz="0" w:space="0" w:color="auto"/>
        <w:bottom w:val="none" w:sz="0" w:space="0" w:color="auto"/>
        <w:right w:val="none" w:sz="0" w:space="0" w:color="auto"/>
      </w:divBdr>
    </w:div>
    <w:div w:id="82188257">
      <w:marLeft w:val="640"/>
      <w:marRight w:val="0"/>
      <w:marTop w:val="0"/>
      <w:marBottom w:val="0"/>
      <w:divBdr>
        <w:top w:val="none" w:sz="0" w:space="0" w:color="auto"/>
        <w:left w:val="none" w:sz="0" w:space="0" w:color="auto"/>
        <w:bottom w:val="none" w:sz="0" w:space="0" w:color="auto"/>
        <w:right w:val="none" w:sz="0" w:space="0" w:color="auto"/>
      </w:divBdr>
    </w:div>
    <w:div w:id="82269366">
      <w:marLeft w:val="640"/>
      <w:marRight w:val="0"/>
      <w:marTop w:val="0"/>
      <w:marBottom w:val="0"/>
      <w:divBdr>
        <w:top w:val="none" w:sz="0" w:space="0" w:color="auto"/>
        <w:left w:val="none" w:sz="0" w:space="0" w:color="auto"/>
        <w:bottom w:val="none" w:sz="0" w:space="0" w:color="auto"/>
        <w:right w:val="none" w:sz="0" w:space="0" w:color="auto"/>
      </w:divBdr>
    </w:div>
    <w:div w:id="82384837">
      <w:marLeft w:val="640"/>
      <w:marRight w:val="0"/>
      <w:marTop w:val="0"/>
      <w:marBottom w:val="0"/>
      <w:divBdr>
        <w:top w:val="none" w:sz="0" w:space="0" w:color="auto"/>
        <w:left w:val="none" w:sz="0" w:space="0" w:color="auto"/>
        <w:bottom w:val="none" w:sz="0" w:space="0" w:color="auto"/>
        <w:right w:val="none" w:sz="0" w:space="0" w:color="auto"/>
      </w:divBdr>
    </w:div>
    <w:div w:id="82386766">
      <w:marLeft w:val="640"/>
      <w:marRight w:val="0"/>
      <w:marTop w:val="0"/>
      <w:marBottom w:val="0"/>
      <w:divBdr>
        <w:top w:val="none" w:sz="0" w:space="0" w:color="auto"/>
        <w:left w:val="none" w:sz="0" w:space="0" w:color="auto"/>
        <w:bottom w:val="none" w:sz="0" w:space="0" w:color="auto"/>
        <w:right w:val="none" w:sz="0" w:space="0" w:color="auto"/>
      </w:divBdr>
    </w:div>
    <w:div w:id="82461355">
      <w:marLeft w:val="640"/>
      <w:marRight w:val="0"/>
      <w:marTop w:val="0"/>
      <w:marBottom w:val="0"/>
      <w:divBdr>
        <w:top w:val="none" w:sz="0" w:space="0" w:color="auto"/>
        <w:left w:val="none" w:sz="0" w:space="0" w:color="auto"/>
        <w:bottom w:val="none" w:sz="0" w:space="0" w:color="auto"/>
        <w:right w:val="none" w:sz="0" w:space="0" w:color="auto"/>
      </w:divBdr>
    </w:div>
    <w:div w:id="82577757">
      <w:marLeft w:val="640"/>
      <w:marRight w:val="0"/>
      <w:marTop w:val="0"/>
      <w:marBottom w:val="0"/>
      <w:divBdr>
        <w:top w:val="none" w:sz="0" w:space="0" w:color="auto"/>
        <w:left w:val="none" w:sz="0" w:space="0" w:color="auto"/>
        <w:bottom w:val="none" w:sz="0" w:space="0" w:color="auto"/>
        <w:right w:val="none" w:sz="0" w:space="0" w:color="auto"/>
      </w:divBdr>
    </w:div>
    <w:div w:id="82915569">
      <w:marLeft w:val="640"/>
      <w:marRight w:val="0"/>
      <w:marTop w:val="0"/>
      <w:marBottom w:val="0"/>
      <w:divBdr>
        <w:top w:val="none" w:sz="0" w:space="0" w:color="auto"/>
        <w:left w:val="none" w:sz="0" w:space="0" w:color="auto"/>
        <w:bottom w:val="none" w:sz="0" w:space="0" w:color="auto"/>
        <w:right w:val="none" w:sz="0" w:space="0" w:color="auto"/>
      </w:divBdr>
    </w:div>
    <w:div w:id="82993000">
      <w:marLeft w:val="480"/>
      <w:marRight w:val="0"/>
      <w:marTop w:val="0"/>
      <w:marBottom w:val="0"/>
      <w:divBdr>
        <w:top w:val="none" w:sz="0" w:space="0" w:color="auto"/>
        <w:left w:val="none" w:sz="0" w:space="0" w:color="auto"/>
        <w:bottom w:val="none" w:sz="0" w:space="0" w:color="auto"/>
        <w:right w:val="none" w:sz="0" w:space="0" w:color="auto"/>
      </w:divBdr>
    </w:div>
    <w:div w:id="82999731">
      <w:marLeft w:val="640"/>
      <w:marRight w:val="0"/>
      <w:marTop w:val="0"/>
      <w:marBottom w:val="0"/>
      <w:divBdr>
        <w:top w:val="none" w:sz="0" w:space="0" w:color="auto"/>
        <w:left w:val="none" w:sz="0" w:space="0" w:color="auto"/>
        <w:bottom w:val="none" w:sz="0" w:space="0" w:color="auto"/>
        <w:right w:val="none" w:sz="0" w:space="0" w:color="auto"/>
      </w:divBdr>
    </w:div>
    <w:div w:id="83039253">
      <w:marLeft w:val="640"/>
      <w:marRight w:val="0"/>
      <w:marTop w:val="0"/>
      <w:marBottom w:val="0"/>
      <w:divBdr>
        <w:top w:val="none" w:sz="0" w:space="0" w:color="auto"/>
        <w:left w:val="none" w:sz="0" w:space="0" w:color="auto"/>
        <w:bottom w:val="none" w:sz="0" w:space="0" w:color="auto"/>
        <w:right w:val="none" w:sz="0" w:space="0" w:color="auto"/>
      </w:divBdr>
    </w:div>
    <w:div w:id="83042516">
      <w:marLeft w:val="640"/>
      <w:marRight w:val="0"/>
      <w:marTop w:val="0"/>
      <w:marBottom w:val="0"/>
      <w:divBdr>
        <w:top w:val="none" w:sz="0" w:space="0" w:color="auto"/>
        <w:left w:val="none" w:sz="0" w:space="0" w:color="auto"/>
        <w:bottom w:val="none" w:sz="0" w:space="0" w:color="auto"/>
        <w:right w:val="none" w:sz="0" w:space="0" w:color="auto"/>
      </w:divBdr>
    </w:div>
    <w:div w:id="83108429">
      <w:marLeft w:val="640"/>
      <w:marRight w:val="0"/>
      <w:marTop w:val="0"/>
      <w:marBottom w:val="0"/>
      <w:divBdr>
        <w:top w:val="none" w:sz="0" w:space="0" w:color="auto"/>
        <w:left w:val="none" w:sz="0" w:space="0" w:color="auto"/>
        <w:bottom w:val="none" w:sz="0" w:space="0" w:color="auto"/>
        <w:right w:val="none" w:sz="0" w:space="0" w:color="auto"/>
      </w:divBdr>
    </w:div>
    <w:div w:id="83110564">
      <w:marLeft w:val="640"/>
      <w:marRight w:val="0"/>
      <w:marTop w:val="0"/>
      <w:marBottom w:val="0"/>
      <w:divBdr>
        <w:top w:val="none" w:sz="0" w:space="0" w:color="auto"/>
        <w:left w:val="none" w:sz="0" w:space="0" w:color="auto"/>
        <w:bottom w:val="none" w:sz="0" w:space="0" w:color="auto"/>
        <w:right w:val="none" w:sz="0" w:space="0" w:color="auto"/>
      </w:divBdr>
    </w:div>
    <w:div w:id="83112059">
      <w:marLeft w:val="640"/>
      <w:marRight w:val="0"/>
      <w:marTop w:val="0"/>
      <w:marBottom w:val="0"/>
      <w:divBdr>
        <w:top w:val="none" w:sz="0" w:space="0" w:color="auto"/>
        <w:left w:val="none" w:sz="0" w:space="0" w:color="auto"/>
        <w:bottom w:val="none" w:sz="0" w:space="0" w:color="auto"/>
        <w:right w:val="none" w:sz="0" w:space="0" w:color="auto"/>
      </w:divBdr>
    </w:div>
    <w:div w:id="83117753">
      <w:marLeft w:val="640"/>
      <w:marRight w:val="0"/>
      <w:marTop w:val="0"/>
      <w:marBottom w:val="0"/>
      <w:divBdr>
        <w:top w:val="none" w:sz="0" w:space="0" w:color="auto"/>
        <w:left w:val="none" w:sz="0" w:space="0" w:color="auto"/>
        <w:bottom w:val="none" w:sz="0" w:space="0" w:color="auto"/>
        <w:right w:val="none" w:sz="0" w:space="0" w:color="auto"/>
      </w:divBdr>
    </w:div>
    <w:div w:id="83190932">
      <w:marLeft w:val="640"/>
      <w:marRight w:val="0"/>
      <w:marTop w:val="0"/>
      <w:marBottom w:val="0"/>
      <w:divBdr>
        <w:top w:val="none" w:sz="0" w:space="0" w:color="auto"/>
        <w:left w:val="none" w:sz="0" w:space="0" w:color="auto"/>
        <w:bottom w:val="none" w:sz="0" w:space="0" w:color="auto"/>
        <w:right w:val="none" w:sz="0" w:space="0" w:color="auto"/>
      </w:divBdr>
    </w:div>
    <w:div w:id="83231899">
      <w:marLeft w:val="640"/>
      <w:marRight w:val="0"/>
      <w:marTop w:val="0"/>
      <w:marBottom w:val="0"/>
      <w:divBdr>
        <w:top w:val="none" w:sz="0" w:space="0" w:color="auto"/>
        <w:left w:val="none" w:sz="0" w:space="0" w:color="auto"/>
        <w:bottom w:val="none" w:sz="0" w:space="0" w:color="auto"/>
        <w:right w:val="none" w:sz="0" w:space="0" w:color="auto"/>
      </w:divBdr>
    </w:div>
    <w:div w:id="83233632">
      <w:marLeft w:val="640"/>
      <w:marRight w:val="0"/>
      <w:marTop w:val="0"/>
      <w:marBottom w:val="0"/>
      <w:divBdr>
        <w:top w:val="none" w:sz="0" w:space="0" w:color="auto"/>
        <w:left w:val="none" w:sz="0" w:space="0" w:color="auto"/>
        <w:bottom w:val="none" w:sz="0" w:space="0" w:color="auto"/>
        <w:right w:val="none" w:sz="0" w:space="0" w:color="auto"/>
      </w:divBdr>
    </w:div>
    <w:div w:id="83261085">
      <w:marLeft w:val="640"/>
      <w:marRight w:val="0"/>
      <w:marTop w:val="0"/>
      <w:marBottom w:val="0"/>
      <w:divBdr>
        <w:top w:val="none" w:sz="0" w:space="0" w:color="auto"/>
        <w:left w:val="none" w:sz="0" w:space="0" w:color="auto"/>
        <w:bottom w:val="none" w:sz="0" w:space="0" w:color="auto"/>
        <w:right w:val="none" w:sz="0" w:space="0" w:color="auto"/>
      </w:divBdr>
    </w:div>
    <w:div w:id="83262721">
      <w:marLeft w:val="640"/>
      <w:marRight w:val="0"/>
      <w:marTop w:val="0"/>
      <w:marBottom w:val="0"/>
      <w:divBdr>
        <w:top w:val="none" w:sz="0" w:space="0" w:color="auto"/>
        <w:left w:val="none" w:sz="0" w:space="0" w:color="auto"/>
        <w:bottom w:val="none" w:sz="0" w:space="0" w:color="auto"/>
        <w:right w:val="none" w:sz="0" w:space="0" w:color="auto"/>
      </w:divBdr>
    </w:div>
    <w:div w:id="83377575">
      <w:marLeft w:val="640"/>
      <w:marRight w:val="0"/>
      <w:marTop w:val="0"/>
      <w:marBottom w:val="0"/>
      <w:divBdr>
        <w:top w:val="none" w:sz="0" w:space="0" w:color="auto"/>
        <w:left w:val="none" w:sz="0" w:space="0" w:color="auto"/>
        <w:bottom w:val="none" w:sz="0" w:space="0" w:color="auto"/>
        <w:right w:val="none" w:sz="0" w:space="0" w:color="auto"/>
      </w:divBdr>
    </w:div>
    <w:div w:id="83428030">
      <w:marLeft w:val="640"/>
      <w:marRight w:val="0"/>
      <w:marTop w:val="0"/>
      <w:marBottom w:val="0"/>
      <w:divBdr>
        <w:top w:val="none" w:sz="0" w:space="0" w:color="auto"/>
        <w:left w:val="none" w:sz="0" w:space="0" w:color="auto"/>
        <w:bottom w:val="none" w:sz="0" w:space="0" w:color="auto"/>
        <w:right w:val="none" w:sz="0" w:space="0" w:color="auto"/>
      </w:divBdr>
    </w:div>
    <w:div w:id="83498404">
      <w:marLeft w:val="640"/>
      <w:marRight w:val="0"/>
      <w:marTop w:val="0"/>
      <w:marBottom w:val="0"/>
      <w:divBdr>
        <w:top w:val="none" w:sz="0" w:space="0" w:color="auto"/>
        <w:left w:val="none" w:sz="0" w:space="0" w:color="auto"/>
        <w:bottom w:val="none" w:sz="0" w:space="0" w:color="auto"/>
        <w:right w:val="none" w:sz="0" w:space="0" w:color="auto"/>
      </w:divBdr>
    </w:div>
    <w:div w:id="83579825">
      <w:marLeft w:val="640"/>
      <w:marRight w:val="0"/>
      <w:marTop w:val="0"/>
      <w:marBottom w:val="0"/>
      <w:divBdr>
        <w:top w:val="none" w:sz="0" w:space="0" w:color="auto"/>
        <w:left w:val="none" w:sz="0" w:space="0" w:color="auto"/>
        <w:bottom w:val="none" w:sz="0" w:space="0" w:color="auto"/>
        <w:right w:val="none" w:sz="0" w:space="0" w:color="auto"/>
      </w:divBdr>
    </w:div>
    <w:div w:id="83647668">
      <w:marLeft w:val="640"/>
      <w:marRight w:val="0"/>
      <w:marTop w:val="0"/>
      <w:marBottom w:val="0"/>
      <w:divBdr>
        <w:top w:val="none" w:sz="0" w:space="0" w:color="auto"/>
        <w:left w:val="none" w:sz="0" w:space="0" w:color="auto"/>
        <w:bottom w:val="none" w:sz="0" w:space="0" w:color="auto"/>
        <w:right w:val="none" w:sz="0" w:space="0" w:color="auto"/>
      </w:divBdr>
    </w:div>
    <w:div w:id="83764935">
      <w:marLeft w:val="640"/>
      <w:marRight w:val="0"/>
      <w:marTop w:val="0"/>
      <w:marBottom w:val="0"/>
      <w:divBdr>
        <w:top w:val="none" w:sz="0" w:space="0" w:color="auto"/>
        <w:left w:val="none" w:sz="0" w:space="0" w:color="auto"/>
        <w:bottom w:val="none" w:sz="0" w:space="0" w:color="auto"/>
        <w:right w:val="none" w:sz="0" w:space="0" w:color="auto"/>
      </w:divBdr>
    </w:div>
    <w:div w:id="83890169">
      <w:marLeft w:val="640"/>
      <w:marRight w:val="0"/>
      <w:marTop w:val="0"/>
      <w:marBottom w:val="0"/>
      <w:divBdr>
        <w:top w:val="none" w:sz="0" w:space="0" w:color="auto"/>
        <w:left w:val="none" w:sz="0" w:space="0" w:color="auto"/>
        <w:bottom w:val="none" w:sz="0" w:space="0" w:color="auto"/>
        <w:right w:val="none" w:sz="0" w:space="0" w:color="auto"/>
      </w:divBdr>
    </w:div>
    <w:div w:id="83914452">
      <w:marLeft w:val="640"/>
      <w:marRight w:val="0"/>
      <w:marTop w:val="0"/>
      <w:marBottom w:val="0"/>
      <w:divBdr>
        <w:top w:val="none" w:sz="0" w:space="0" w:color="auto"/>
        <w:left w:val="none" w:sz="0" w:space="0" w:color="auto"/>
        <w:bottom w:val="none" w:sz="0" w:space="0" w:color="auto"/>
        <w:right w:val="none" w:sz="0" w:space="0" w:color="auto"/>
      </w:divBdr>
    </w:div>
    <w:div w:id="84034764">
      <w:marLeft w:val="640"/>
      <w:marRight w:val="0"/>
      <w:marTop w:val="0"/>
      <w:marBottom w:val="0"/>
      <w:divBdr>
        <w:top w:val="none" w:sz="0" w:space="0" w:color="auto"/>
        <w:left w:val="none" w:sz="0" w:space="0" w:color="auto"/>
        <w:bottom w:val="none" w:sz="0" w:space="0" w:color="auto"/>
        <w:right w:val="none" w:sz="0" w:space="0" w:color="auto"/>
      </w:divBdr>
    </w:div>
    <w:div w:id="84158035">
      <w:marLeft w:val="640"/>
      <w:marRight w:val="0"/>
      <w:marTop w:val="0"/>
      <w:marBottom w:val="0"/>
      <w:divBdr>
        <w:top w:val="none" w:sz="0" w:space="0" w:color="auto"/>
        <w:left w:val="none" w:sz="0" w:space="0" w:color="auto"/>
        <w:bottom w:val="none" w:sz="0" w:space="0" w:color="auto"/>
        <w:right w:val="none" w:sz="0" w:space="0" w:color="auto"/>
      </w:divBdr>
    </w:div>
    <w:div w:id="84159834">
      <w:marLeft w:val="640"/>
      <w:marRight w:val="0"/>
      <w:marTop w:val="0"/>
      <w:marBottom w:val="0"/>
      <w:divBdr>
        <w:top w:val="none" w:sz="0" w:space="0" w:color="auto"/>
        <w:left w:val="none" w:sz="0" w:space="0" w:color="auto"/>
        <w:bottom w:val="none" w:sz="0" w:space="0" w:color="auto"/>
        <w:right w:val="none" w:sz="0" w:space="0" w:color="auto"/>
      </w:divBdr>
    </w:div>
    <w:div w:id="84225847">
      <w:marLeft w:val="640"/>
      <w:marRight w:val="0"/>
      <w:marTop w:val="0"/>
      <w:marBottom w:val="0"/>
      <w:divBdr>
        <w:top w:val="none" w:sz="0" w:space="0" w:color="auto"/>
        <w:left w:val="none" w:sz="0" w:space="0" w:color="auto"/>
        <w:bottom w:val="none" w:sz="0" w:space="0" w:color="auto"/>
        <w:right w:val="none" w:sz="0" w:space="0" w:color="auto"/>
      </w:divBdr>
    </w:div>
    <w:div w:id="84228605">
      <w:marLeft w:val="640"/>
      <w:marRight w:val="0"/>
      <w:marTop w:val="0"/>
      <w:marBottom w:val="0"/>
      <w:divBdr>
        <w:top w:val="none" w:sz="0" w:space="0" w:color="auto"/>
        <w:left w:val="none" w:sz="0" w:space="0" w:color="auto"/>
        <w:bottom w:val="none" w:sz="0" w:space="0" w:color="auto"/>
        <w:right w:val="none" w:sz="0" w:space="0" w:color="auto"/>
      </w:divBdr>
    </w:div>
    <w:div w:id="84233685">
      <w:marLeft w:val="640"/>
      <w:marRight w:val="0"/>
      <w:marTop w:val="0"/>
      <w:marBottom w:val="0"/>
      <w:divBdr>
        <w:top w:val="none" w:sz="0" w:space="0" w:color="auto"/>
        <w:left w:val="none" w:sz="0" w:space="0" w:color="auto"/>
        <w:bottom w:val="none" w:sz="0" w:space="0" w:color="auto"/>
        <w:right w:val="none" w:sz="0" w:space="0" w:color="auto"/>
      </w:divBdr>
    </w:div>
    <w:div w:id="84300879">
      <w:marLeft w:val="640"/>
      <w:marRight w:val="0"/>
      <w:marTop w:val="0"/>
      <w:marBottom w:val="0"/>
      <w:divBdr>
        <w:top w:val="none" w:sz="0" w:space="0" w:color="auto"/>
        <w:left w:val="none" w:sz="0" w:space="0" w:color="auto"/>
        <w:bottom w:val="none" w:sz="0" w:space="0" w:color="auto"/>
        <w:right w:val="none" w:sz="0" w:space="0" w:color="auto"/>
      </w:divBdr>
    </w:div>
    <w:div w:id="84346362">
      <w:marLeft w:val="640"/>
      <w:marRight w:val="0"/>
      <w:marTop w:val="0"/>
      <w:marBottom w:val="0"/>
      <w:divBdr>
        <w:top w:val="none" w:sz="0" w:space="0" w:color="auto"/>
        <w:left w:val="none" w:sz="0" w:space="0" w:color="auto"/>
        <w:bottom w:val="none" w:sz="0" w:space="0" w:color="auto"/>
        <w:right w:val="none" w:sz="0" w:space="0" w:color="auto"/>
      </w:divBdr>
    </w:div>
    <w:div w:id="84349365">
      <w:marLeft w:val="480"/>
      <w:marRight w:val="0"/>
      <w:marTop w:val="0"/>
      <w:marBottom w:val="0"/>
      <w:divBdr>
        <w:top w:val="none" w:sz="0" w:space="0" w:color="auto"/>
        <w:left w:val="none" w:sz="0" w:space="0" w:color="auto"/>
        <w:bottom w:val="none" w:sz="0" w:space="0" w:color="auto"/>
        <w:right w:val="none" w:sz="0" w:space="0" w:color="auto"/>
      </w:divBdr>
    </w:div>
    <w:div w:id="84350412">
      <w:marLeft w:val="640"/>
      <w:marRight w:val="0"/>
      <w:marTop w:val="0"/>
      <w:marBottom w:val="0"/>
      <w:divBdr>
        <w:top w:val="none" w:sz="0" w:space="0" w:color="auto"/>
        <w:left w:val="none" w:sz="0" w:space="0" w:color="auto"/>
        <w:bottom w:val="none" w:sz="0" w:space="0" w:color="auto"/>
        <w:right w:val="none" w:sz="0" w:space="0" w:color="auto"/>
      </w:divBdr>
    </w:div>
    <w:div w:id="84351358">
      <w:marLeft w:val="640"/>
      <w:marRight w:val="0"/>
      <w:marTop w:val="0"/>
      <w:marBottom w:val="0"/>
      <w:divBdr>
        <w:top w:val="none" w:sz="0" w:space="0" w:color="auto"/>
        <w:left w:val="none" w:sz="0" w:space="0" w:color="auto"/>
        <w:bottom w:val="none" w:sz="0" w:space="0" w:color="auto"/>
        <w:right w:val="none" w:sz="0" w:space="0" w:color="auto"/>
      </w:divBdr>
    </w:div>
    <w:div w:id="84494362">
      <w:marLeft w:val="640"/>
      <w:marRight w:val="0"/>
      <w:marTop w:val="0"/>
      <w:marBottom w:val="0"/>
      <w:divBdr>
        <w:top w:val="none" w:sz="0" w:space="0" w:color="auto"/>
        <w:left w:val="none" w:sz="0" w:space="0" w:color="auto"/>
        <w:bottom w:val="none" w:sz="0" w:space="0" w:color="auto"/>
        <w:right w:val="none" w:sz="0" w:space="0" w:color="auto"/>
      </w:divBdr>
    </w:div>
    <w:div w:id="84497098">
      <w:marLeft w:val="640"/>
      <w:marRight w:val="0"/>
      <w:marTop w:val="0"/>
      <w:marBottom w:val="0"/>
      <w:divBdr>
        <w:top w:val="none" w:sz="0" w:space="0" w:color="auto"/>
        <w:left w:val="none" w:sz="0" w:space="0" w:color="auto"/>
        <w:bottom w:val="none" w:sz="0" w:space="0" w:color="auto"/>
        <w:right w:val="none" w:sz="0" w:space="0" w:color="auto"/>
      </w:divBdr>
    </w:div>
    <w:div w:id="84500862">
      <w:marLeft w:val="640"/>
      <w:marRight w:val="0"/>
      <w:marTop w:val="0"/>
      <w:marBottom w:val="0"/>
      <w:divBdr>
        <w:top w:val="none" w:sz="0" w:space="0" w:color="auto"/>
        <w:left w:val="none" w:sz="0" w:space="0" w:color="auto"/>
        <w:bottom w:val="none" w:sz="0" w:space="0" w:color="auto"/>
        <w:right w:val="none" w:sz="0" w:space="0" w:color="auto"/>
      </w:divBdr>
    </w:div>
    <w:div w:id="84541585">
      <w:marLeft w:val="640"/>
      <w:marRight w:val="0"/>
      <w:marTop w:val="0"/>
      <w:marBottom w:val="0"/>
      <w:divBdr>
        <w:top w:val="none" w:sz="0" w:space="0" w:color="auto"/>
        <w:left w:val="none" w:sz="0" w:space="0" w:color="auto"/>
        <w:bottom w:val="none" w:sz="0" w:space="0" w:color="auto"/>
        <w:right w:val="none" w:sz="0" w:space="0" w:color="auto"/>
      </w:divBdr>
    </w:div>
    <w:div w:id="84542753">
      <w:marLeft w:val="640"/>
      <w:marRight w:val="0"/>
      <w:marTop w:val="0"/>
      <w:marBottom w:val="0"/>
      <w:divBdr>
        <w:top w:val="none" w:sz="0" w:space="0" w:color="auto"/>
        <w:left w:val="none" w:sz="0" w:space="0" w:color="auto"/>
        <w:bottom w:val="none" w:sz="0" w:space="0" w:color="auto"/>
        <w:right w:val="none" w:sz="0" w:space="0" w:color="auto"/>
      </w:divBdr>
    </w:div>
    <w:div w:id="84614472">
      <w:marLeft w:val="640"/>
      <w:marRight w:val="0"/>
      <w:marTop w:val="0"/>
      <w:marBottom w:val="0"/>
      <w:divBdr>
        <w:top w:val="none" w:sz="0" w:space="0" w:color="auto"/>
        <w:left w:val="none" w:sz="0" w:space="0" w:color="auto"/>
        <w:bottom w:val="none" w:sz="0" w:space="0" w:color="auto"/>
        <w:right w:val="none" w:sz="0" w:space="0" w:color="auto"/>
      </w:divBdr>
    </w:div>
    <w:div w:id="84763544">
      <w:marLeft w:val="640"/>
      <w:marRight w:val="0"/>
      <w:marTop w:val="0"/>
      <w:marBottom w:val="0"/>
      <w:divBdr>
        <w:top w:val="none" w:sz="0" w:space="0" w:color="auto"/>
        <w:left w:val="none" w:sz="0" w:space="0" w:color="auto"/>
        <w:bottom w:val="none" w:sz="0" w:space="0" w:color="auto"/>
        <w:right w:val="none" w:sz="0" w:space="0" w:color="auto"/>
      </w:divBdr>
    </w:div>
    <w:div w:id="84806196">
      <w:marLeft w:val="640"/>
      <w:marRight w:val="0"/>
      <w:marTop w:val="0"/>
      <w:marBottom w:val="0"/>
      <w:divBdr>
        <w:top w:val="none" w:sz="0" w:space="0" w:color="auto"/>
        <w:left w:val="none" w:sz="0" w:space="0" w:color="auto"/>
        <w:bottom w:val="none" w:sz="0" w:space="0" w:color="auto"/>
        <w:right w:val="none" w:sz="0" w:space="0" w:color="auto"/>
      </w:divBdr>
    </w:div>
    <w:div w:id="84962338">
      <w:marLeft w:val="640"/>
      <w:marRight w:val="0"/>
      <w:marTop w:val="0"/>
      <w:marBottom w:val="0"/>
      <w:divBdr>
        <w:top w:val="none" w:sz="0" w:space="0" w:color="auto"/>
        <w:left w:val="none" w:sz="0" w:space="0" w:color="auto"/>
        <w:bottom w:val="none" w:sz="0" w:space="0" w:color="auto"/>
        <w:right w:val="none" w:sz="0" w:space="0" w:color="auto"/>
      </w:divBdr>
    </w:div>
    <w:div w:id="85003514">
      <w:marLeft w:val="640"/>
      <w:marRight w:val="0"/>
      <w:marTop w:val="0"/>
      <w:marBottom w:val="0"/>
      <w:divBdr>
        <w:top w:val="none" w:sz="0" w:space="0" w:color="auto"/>
        <w:left w:val="none" w:sz="0" w:space="0" w:color="auto"/>
        <w:bottom w:val="none" w:sz="0" w:space="0" w:color="auto"/>
        <w:right w:val="none" w:sz="0" w:space="0" w:color="auto"/>
      </w:divBdr>
    </w:div>
    <w:div w:id="85074443">
      <w:marLeft w:val="640"/>
      <w:marRight w:val="0"/>
      <w:marTop w:val="0"/>
      <w:marBottom w:val="0"/>
      <w:divBdr>
        <w:top w:val="none" w:sz="0" w:space="0" w:color="auto"/>
        <w:left w:val="none" w:sz="0" w:space="0" w:color="auto"/>
        <w:bottom w:val="none" w:sz="0" w:space="0" w:color="auto"/>
        <w:right w:val="none" w:sz="0" w:space="0" w:color="auto"/>
      </w:divBdr>
    </w:div>
    <w:div w:id="85075991">
      <w:marLeft w:val="640"/>
      <w:marRight w:val="0"/>
      <w:marTop w:val="0"/>
      <w:marBottom w:val="0"/>
      <w:divBdr>
        <w:top w:val="none" w:sz="0" w:space="0" w:color="auto"/>
        <w:left w:val="none" w:sz="0" w:space="0" w:color="auto"/>
        <w:bottom w:val="none" w:sz="0" w:space="0" w:color="auto"/>
        <w:right w:val="none" w:sz="0" w:space="0" w:color="auto"/>
      </w:divBdr>
    </w:div>
    <w:div w:id="85150963">
      <w:marLeft w:val="640"/>
      <w:marRight w:val="0"/>
      <w:marTop w:val="0"/>
      <w:marBottom w:val="0"/>
      <w:divBdr>
        <w:top w:val="none" w:sz="0" w:space="0" w:color="auto"/>
        <w:left w:val="none" w:sz="0" w:space="0" w:color="auto"/>
        <w:bottom w:val="none" w:sz="0" w:space="0" w:color="auto"/>
        <w:right w:val="none" w:sz="0" w:space="0" w:color="auto"/>
      </w:divBdr>
    </w:div>
    <w:div w:id="85226014">
      <w:marLeft w:val="640"/>
      <w:marRight w:val="0"/>
      <w:marTop w:val="0"/>
      <w:marBottom w:val="0"/>
      <w:divBdr>
        <w:top w:val="none" w:sz="0" w:space="0" w:color="auto"/>
        <w:left w:val="none" w:sz="0" w:space="0" w:color="auto"/>
        <w:bottom w:val="none" w:sz="0" w:space="0" w:color="auto"/>
        <w:right w:val="none" w:sz="0" w:space="0" w:color="auto"/>
      </w:divBdr>
    </w:div>
    <w:div w:id="85267823">
      <w:marLeft w:val="640"/>
      <w:marRight w:val="0"/>
      <w:marTop w:val="0"/>
      <w:marBottom w:val="0"/>
      <w:divBdr>
        <w:top w:val="none" w:sz="0" w:space="0" w:color="auto"/>
        <w:left w:val="none" w:sz="0" w:space="0" w:color="auto"/>
        <w:bottom w:val="none" w:sz="0" w:space="0" w:color="auto"/>
        <w:right w:val="none" w:sz="0" w:space="0" w:color="auto"/>
      </w:divBdr>
    </w:div>
    <w:div w:id="85418446">
      <w:marLeft w:val="640"/>
      <w:marRight w:val="0"/>
      <w:marTop w:val="0"/>
      <w:marBottom w:val="0"/>
      <w:divBdr>
        <w:top w:val="none" w:sz="0" w:space="0" w:color="auto"/>
        <w:left w:val="none" w:sz="0" w:space="0" w:color="auto"/>
        <w:bottom w:val="none" w:sz="0" w:space="0" w:color="auto"/>
        <w:right w:val="none" w:sz="0" w:space="0" w:color="auto"/>
      </w:divBdr>
    </w:div>
    <w:div w:id="85421531">
      <w:marLeft w:val="640"/>
      <w:marRight w:val="0"/>
      <w:marTop w:val="0"/>
      <w:marBottom w:val="0"/>
      <w:divBdr>
        <w:top w:val="none" w:sz="0" w:space="0" w:color="auto"/>
        <w:left w:val="none" w:sz="0" w:space="0" w:color="auto"/>
        <w:bottom w:val="none" w:sz="0" w:space="0" w:color="auto"/>
        <w:right w:val="none" w:sz="0" w:space="0" w:color="auto"/>
      </w:divBdr>
    </w:div>
    <w:div w:id="85425021">
      <w:marLeft w:val="640"/>
      <w:marRight w:val="0"/>
      <w:marTop w:val="0"/>
      <w:marBottom w:val="0"/>
      <w:divBdr>
        <w:top w:val="none" w:sz="0" w:space="0" w:color="auto"/>
        <w:left w:val="none" w:sz="0" w:space="0" w:color="auto"/>
        <w:bottom w:val="none" w:sz="0" w:space="0" w:color="auto"/>
        <w:right w:val="none" w:sz="0" w:space="0" w:color="auto"/>
      </w:divBdr>
    </w:div>
    <w:div w:id="85615725">
      <w:marLeft w:val="640"/>
      <w:marRight w:val="0"/>
      <w:marTop w:val="0"/>
      <w:marBottom w:val="0"/>
      <w:divBdr>
        <w:top w:val="none" w:sz="0" w:space="0" w:color="auto"/>
        <w:left w:val="none" w:sz="0" w:space="0" w:color="auto"/>
        <w:bottom w:val="none" w:sz="0" w:space="0" w:color="auto"/>
        <w:right w:val="none" w:sz="0" w:space="0" w:color="auto"/>
      </w:divBdr>
    </w:div>
    <w:div w:id="85805242">
      <w:marLeft w:val="640"/>
      <w:marRight w:val="0"/>
      <w:marTop w:val="0"/>
      <w:marBottom w:val="0"/>
      <w:divBdr>
        <w:top w:val="none" w:sz="0" w:space="0" w:color="auto"/>
        <w:left w:val="none" w:sz="0" w:space="0" w:color="auto"/>
        <w:bottom w:val="none" w:sz="0" w:space="0" w:color="auto"/>
        <w:right w:val="none" w:sz="0" w:space="0" w:color="auto"/>
      </w:divBdr>
    </w:div>
    <w:div w:id="85811896">
      <w:marLeft w:val="640"/>
      <w:marRight w:val="0"/>
      <w:marTop w:val="0"/>
      <w:marBottom w:val="0"/>
      <w:divBdr>
        <w:top w:val="none" w:sz="0" w:space="0" w:color="auto"/>
        <w:left w:val="none" w:sz="0" w:space="0" w:color="auto"/>
        <w:bottom w:val="none" w:sz="0" w:space="0" w:color="auto"/>
        <w:right w:val="none" w:sz="0" w:space="0" w:color="auto"/>
      </w:divBdr>
    </w:div>
    <w:div w:id="85853674">
      <w:marLeft w:val="640"/>
      <w:marRight w:val="0"/>
      <w:marTop w:val="0"/>
      <w:marBottom w:val="0"/>
      <w:divBdr>
        <w:top w:val="none" w:sz="0" w:space="0" w:color="auto"/>
        <w:left w:val="none" w:sz="0" w:space="0" w:color="auto"/>
        <w:bottom w:val="none" w:sz="0" w:space="0" w:color="auto"/>
        <w:right w:val="none" w:sz="0" w:space="0" w:color="auto"/>
      </w:divBdr>
    </w:div>
    <w:div w:id="85883046">
      <w:marLeft w:val="640"/>
      <w:marRight w:val="0"/>
      <w:marTop w:val="0"/>
      <w:marBottom w:val="0"/>
      <w:divBdr>
        <w:top w:val="none" w:sz="0" w:space="0" w:color="auto"/>
        <w:left w:val="none" w:sz="0" w:space="0" w:color="auto"/>
        <w:bottom w:val="none" w:sz="0" w:space="0" w:color="auto"/>
        <w:right w:val="none" w:sz="0" w:space="0" w:color="auto"/>
      </w:divBdr>
    </w:div>
    <w:div w:id="85931793">
      <w:marLeft w:val="640"/>
      <w:marRight w:val="0"/>
      <w:marTop w:val="0"/>
      <w:marBottom w:val="0"/>
      <w:divBdr>
        <w:top w:val="none" w:sz="0" w:space="0" w:color="auto"/>
        <w:left w:val="none" w:sz="0" w:space="0" w:color="auto"/>
        <w:bottom w:val="none" w:sz="0" w:space="0" w:color="auto"/>
        <w:right w:val="none" w:sz="0" w:space="0" w:color="auto"/>
      </w:divBdr>
    </w:div>
    <w:div w:id="86118246">
      <w:marLeft w:val="640"/>
      <w:marRight w:val="0"/>
      <w:marTop w:val="0"/>
      <w:marBottom w:val="0"/>
      <w:divBdr>
        <w:top w:val="none" w:sz="0" w:space="0" w:color="auto"/>
        <w:left w:val="none" w:sz="0" w:space="0" w:color="auto"/>
        <w:bottom w:val="none" w:sz="0" w:space="0" w:color="auto"/>
        <w:right w:val="none" w:sz="0" w:space="0" w:color="auto"/>
      </w:divBdr>
    </w:div>
    <w:div w:id="86120844">
      <w:marLeft w:val="640"/>
      <w:marRight w:val="0"/>
      <w:marTop w:val="0"/>
      <w:marBottom w:val="0"/>
      <w:divBdr>
        <w:top w:val="none" w:sz="0" w:space="0" w:color="auto"/>
        <w:left w:val="none" w:sz="0" w:space="0" w:color="auto"/>
        <w:bottom w:val="none" w:sz="0" w:space="0" w:color="auto"/>
        <w:right w:val="none" w:sz="0" w:space="0" w:color="auto"/>
      </w:divBdr>
    </w:div>
    <w:div w:id="86267411">
      <w:marLeft w:val="640"/>
      <w:marRight w:val="0"/>
      <w:marTop w:val="0"/>
      <w:marBottom w:val="0"/>
      <w:divBdr>
        <w:top w:val="none" w:sz="0" w:space="0" w:color="auto"/>
        <w:left w:val="none" w:sz="0" w:space="0" w:color="auto"/>
        <w:bottom w:val="none" w:sz="0" w:space="0" w:color="auto"/>
        <w:right w:val="none" w:sz="0" w:space="0" w:color="auto"/>
      </w:divBdr>
    </w:div>
    <w:div w:id="86392368">
      <w:marLeft w:val="640"/>
      <w:marRight w:val="0"/>
      <w:marTop w:val="0"/>
      <w:marBottom w:val="0"/>
      <w:divBdr>
        <w:top w:val="none" w:sz="0" w:space="0" w:color="auto"/>
        <w:left w:val="none" w:sz="0" w:space="0" w:color="auto"/>
        <w:bottom w:val="none" w:sz="0" w:space="0" w:color="auto"/>
        <w:right w:val="none" w:sz="0" w:space="0" w:color="auto"/>
      </w:divBdr>
    </w:div>
    <w:div w:id="86466217">
      <w:marLeft w:val="640"/>
      <w:marRight w:val="0"/>
      <w:marTop w:val="0"/>
      <w:marBottom w:val="0"/>
      <w:divBdr>
        <w:top w:val="none" w:sz="0" w:space="0" w:color="auto"/>
        <w:left w:val="none" w:sz="0" w:space="0" w:color="auto"/>
        <w:bottom w:val="none" w:sz="0" w:space="0" w:color="auto"/>
        <w:right w:val="none" w:sz="0" w:space="0" w:color="auto"/>
      </w:divBdr>
    </w:div>
    <w:div w:id="86581058">
      <w:marLeft w:val="640"/>
      <w:marRight w:val="0"/>
      <w:marTop w:val="0"/>
      <w:marBottom w:val="0"/>
      <w:divBdr>
        <w:top w:val="none" w:sz="0" w:space="0" w:color="auto"/>
        <w:left w:val="none" w:sz="0" w:space="0" w:color="auto"/>
        <w:bottom w:val="none" w:sz="0" w:space="0" w:color="auto"/>
        <w:right w:val="none" w:sz="0" w:space="0" w:color="auto"/>
      </w:divBdr>
    </w:div>
    <w:div w:id="86773098">
      <w:marLeft w:val="640"/>
      <w:marRight w:val="0"/>
      <w:marTop w:val="0"/>
      <w:marBottom w:val="0"/>
      <w:divBdr>
        <w:top w:val="none" w:sz="0" w:space="0" w:color="auto"/>
        <w:left w:val="none" w:sz="0" w:space="0" w:color="auto"/>
        <w:bottom w:val="none" w:sz="0" w:space="0" w:color="auto"/>
        <w:right w:val="none" w:sz="0" w:space="0" w:color="auto"/>
      </w:divBdr>
    </w:div>
    <w:div w:id="86775606">
      <w:marLeft w:val="640"/>
      <w:marRight w:val="0"/>
      <w:marTop w:val="0"/>
      <w:marBottom w:val="0"/>
      <w:divBdr>
        <w:top w:val="none" w:sz="0" w:space="0" w:color="auto"/>
        <w:left w:val="none" w:sz="0" w:space="0" w:color="auto"/>
        <w:bottom w:val="none" w:sz="0" w:space="0" w:color="auto"/>
        <w:right w:val="none" w:sz="0" w:space="0" w:color="auto"/>
      </w:divBdr>
    </w:div>
    <w:div w:id="86778474">
      <w:marLeft w:val="640"/>
      <w:marRight w:val="0"/>
      <w:marTop w:val="0"/>
      <w:marBottom w:val="0"/>
      <w:divBdr>
        <w:top w:val="none" w:sz="0" w:space="0" w:color="auto"/>
        <w:left w:val="none" w:sz="0" w:space="0" w:color="auto"/>
        <w:bottom w:val="none" w:sz="0" w:space="0" w:color="auto"/>
        <w:right w:val="none" w:sz="0" w:space="0" w:color="auto"/>
      </w:divBdr>
    </w:div>
    <w:div w:id="86779530">
      <w:marLeft w:val="640"/>
      <w:marRight w:val="0"/>
      <w:marTop w:val="0"/>
      <w:marBottom w:val="0"/>
      <w:divBdr>
        <w:top w:val="none" w:sz="0" w:space="0" w:color="auto"/>
        <w:left w:val="none" w:sz="0" w:space="0" w:color="auto"/>
        <w:bottom w:val="none" w:sz="0" w:space="0" w:color="auto"/>
        <w:right w:val="none" w:sz="0" w:space="0" w:color="auto"/>
      </w:divBdr>
    </w:div>
    <w:div w:id="86922004">
      <w:marLeft w:val="640"/>
      <w:marRight w:val="0"/>
      <w:marTop w:val="0"/>
      <w:marBottom w:val="0"/>
      <w:divBdr>
        <w:top w:val="none" w:sz="0" w:space="0" w:color="auto"/>
        <w:left w:val="none" w:sz="0" w:space="0" w:color="auto"/>
        <w:bottom w:val="none" w:sz="0" w:space="0" w:color="auto"/>
        <w:right w:val="none" w:sz="0" w:space="0" w:color="auto"/>
      </w:divBdr>
    </w:div>
    <w:div w:id="86998317">
      <w:marLeft w:val="640"/>
      <w:marRight w:val="0"/>
      <w:marTop w:val="0"/>
      <w:marBottom w:val="0"/>
      <w:divBdr>
        <w:top w:val="none" w:sz="0" w:space="0" w:color="auto"/>
        <w:left w:val="none" w:sz="0" w:space="0" w:color="auto"/>
        <w:bottom w:val="none" w:sz="0" w:space="0" w:color="auto"/>
        <w:right w:val="none" w:sz="0" w:space="0" w:color="auto"/>
      </w:divBdr>
    </w:div>
    <w:div w:id="87046517">
      <w:marLeft w:val="640"/>
      <w:marRight w:val="0"/>
      <w:marTop w:val="0"/>
      <w:marBottom w:val="0"/>
      <w:divBdr>
        <w:top w:val="none" w:sz="0" w:space="0" w:color="auto"/>
        <w:left w:val="none" w:sz="0" w:space="0" w:color="auto"/>
        <w:bottom w:val="none" w:sz="0" w:space="0" w:color="auto"/>
        <w:right w:val="none" w:sz="0" w:space="0" w:color="auto"/>
      </w:divBdr>
    </w:div>
    <w:div w:id="87116263">
      <w:marLeft w:val="640"/>
      <w:marRight w:val="0"/>
      <w:marTop w:val="0"/>
      <w:marBottom w:val="0"/>
      <w:divBdr>
        <w:top w:val="none" w:sz="0" w:space="0" w:color="auto"/>
        <w:left w:val="none" w:sz="0" w:space="0" w:color="auto"/>
        <w:bottom w:val="none" w:sz="0" w:space="0" w:color="auto"/>
        <w:right w:val="none" w:sz="0" w:space="0" w:color="auto"/>
      </w:divBdr>
    </w:div>
    <w:div w:id="87117048">
      <w:marLeft w:val="640"/>
      <w:marRight w:val="0"/>
      <w:marTop w:val="0"/>
      <w:marBottom w:val="0"/>
      <w:divBdr>
        <w:top w:val="none" w:sz="0" w:space="0" w:color="auto"/>
        <w:left w:val="none" w:sz="0" w:space="0" w:color="auto"/>
        <w:bottom w:val="none" w:sz="0" w:space="0" w:color="auto"/>
        <w:right w:val="none" w:sz="0" w:space="0" w:color="auto"/>
      </w:divBdr>
    </w:div>
    <w:div w:id="87118479">
      <w:marLeft w:val="640"/>
      <w:marRight w:val="0"/>
      <w:marTop w:val="0"/>
      <w:marBottom w:val="0"/>
      <w:divBdr>
        <w:top w:val="none" w:sz="0" w:space="0" w:color="auto"/>
        <w:left w:val="none" w:sz="0" w:space="0" w:color="auto"/>
        <w:bottom w:val="none" w:sz="0" w:space="0" w:color="auto"/>
        <w:right w:val="none" w:sz="0" w:space="0" w:color="auto"/>
      </w:divBdr>
    </w:div>
    <w:div w:id="87163313">
      <w:marLeft w:val="640"/>
      <w:marRight w:val="0"/>
      <w:marTop w:val="0"/>
      <w:marBottom w:val="0"/>
      <w:divBdr>
        <w:top w:val="none" w:sz="0" w:space="0" w:color="auto"/>
        <w:left w:val="none" w:sz="0" w:space="0" w:color="auto"/>
        <w:bottom w:val="none" w:sz="0" w:space="0" w:color="auto"/>
        <w:right w:val="none" w:sz="0" w:space="0" w:color="auto"/>
      </w:divBdr>
    </w:div>
    <w:div w:id="87167260">
      <w:marLeft w:val="640"/>
      <w:marRight w:val="0"/>
      <w:marTop w:val="0"/>
      <w:marBottom w:val="0"/>
      <w:divBdr>
        <w:top w:val="none" w:sz="0" w:space="0" w:color="auto"/>
        <w:left w:val="none" w:sz="0" w:space="0" w:color="auto"/>
        <w:bottom w:val="none" w:sz="0" w:space="0" w:color="auto"/>
        <w:right w:val="none" w:sz="0" w:space="0" w:color="auto"/>
      </w:divBdr>
    </w:div>
    <w:div w:id="87193502">
      <w:marLeft w:val="640"/>
      <w:marRight w:val="0"/>
      <w:marTop w:val="0"/>
      <w:marBottom w:val="0"/>
      <w:divBdr>
        <w:top w:val="none" w:sz="0" w:space="0" w:color="auto"/>
        <w:left w:val="none" w:sz="0" w:space="0" w:color="auto"/>
        <w:bottom w:val="none" w:sz="0" w:space="0" w:color="auto"/>
        <w:right w:val="none" w:sz="0" w:space="0" w:color="auto"/>
      </w:divBdr>
    </w:div>
    <w:div w:id="87193601">
      <w:marLeft w:val="640"/>
      <w:marRight w:val="0"/>
      <w:marTop w:val="0"/>
      <w:marBottom w:val="0"/>
      <w:divBdr>
        <w:top w:val="none" w:sz="0" w:space="0" w:color="auto"/>
        <w:left w:val="none" w:sz="0" w:space="0" w:color="auto"/>
        <w:bottom w:val="none" w:sz="0" w:space="0" w:color="auto"/>
        <w:right w:val="none" w:sz="0" w:space="0" w:color="auto"/>
      </w:divBdr>
    </w:div>
    <w:div w:id="87315309">
      <w:marLeft w:val="640"/>
      <w:marRight w:val="0"/>
      <w:marTop w:val="0"/>
      <w:marBottom w:val="0"/>
      <w:divBdr>
        <w:top w:val="none" w:sz="0" w:space="0" w:color="auto"/>
        <w:left w:val="none" w:sz="0" w:space="0" w:color="auto"/>
        <w:bottom w:val="none" w:sz="0" w:space="0" w:color="auto"/>
        <w:right w:val="none" w:sz="0" w:space="0" w:color="auto"/>
      </w:divBdr>
    </w:div>
    <w:div w:id="87582223">
      <w:marLeft w:val="640"/>
      <w:marRight w:val="0"/>
      <w:marTop w:val="0"/>
      <w:marBottom w:val="0"/>
      <w:divBdr>
        <w:top w:val="none" w:sz="0" w:space="0" w:color="auto"/>
        <w:left w:val="none" w:sz="0" w:space="0" w:color="auto"/>
        <w:bottom w:val="none" w:sz="0" w:space="0" w:color="auto"/>
        <w:right w:val="none" w:sz="0" w:space="0" w:color="auto"/>
      </w:divBdr>
    </w:div>
    <w:div w:id="87585513">
      <w:marLeft w:val="640"/>
      <w:marRight w:val="0"/>
      <w:marTop w:val="0"/>
      <w:marBottom w:val="0"/>
      <w:divBdr>
        <w:top w:val="none" w:sz="0" w:space="0" w:color="auto"/>
        <w:left w:val="none" w:sz="0" w:space="0" w:color="auto"/>
        <w:bottom w:val="none" w:sz="0" w:space="0" w:color="auto"/>
        <w:right w:val="none" w:sz="0" w:space="0" w:color="auto"/>
      </w:divBdr>
    </w:div>
    <w:div w:id="87628630">
      <w:marLeft w:val="640"/>
      <w:marRight w:val="0"/>
      <w:marTop w:val="0"/>
      <w:marBottom w:val="0"/>
      <w:divBdr>
        <w:top w:val="none" w:sz="0" w:space="0" w:color="auto"/>
        <w:left w:val="none" w:sz="0" w:space="0" w:color="auto"/>
        <w:bottom w:val="none" w:sz="0" w:space="0" w:color="auto"/>
        <w:right w:val="none" w:sz="0" w:space="0" w:color="auto"/>
      </w:divBdr>
    </w:div>
    <w:div w:id="87653065">
      <w:marLeft w:val="640"/>
      <w:marRight w:val="0"/>
      <w:marTop w:val="0"/>
      <w:marBottom w:val="0"/>
      <w:divBdr>
        <w:top w:val="none" w:sz="0" w:space="0" w:color="auto"/>
        <w:left w:val="none" w:sz="0" w:space="0" w:color="auto"/>
        <w:bottom w:val="none" w:sz="0" w:space="0" w:color="auto"/>
        <w:right w:val="none" w:sz="0" w:space="0" w:color="auto"/>
      </w:divBdr>
    </w:div>
    <w:div w:id="87771109">
      <w:marLeft w:val="640"/>
      <w:marRight w:val="0"/>
      <w:marTop w:val="0"/>
      <w:marBottom w:val="0"/>
      <w:divBdr>
        <w:top w:val="none" w:sz="0" w:space="0" w:color="auto"/>
        <w:left w:val="none" w:sz="0" w:space="0" w:color="auto"/>
        <w:bottom w:val="none" w:sz="0" w:space="0" w:color="auto"/>
        <w:right w:val="none" w:sz="0" w:space="0" w:color="auto"/>
      </w:divBdr>
    </w:div>
    <w:div w:id="87776383">
      <w:marLeft w:val="640"/>
      <w:marRight w:val="0"/>
      <w:marTop w:val="0"/>
      <w:marBottom w:val="0"/>
      <w:divBdr>
        <w:top w:val="none" w:sz="0" w:space="0" w:color="auto"/>
        <w:left w:val="none" w:sz="0" w:space="0" w:color="auto"/>
        <w:bottom w:val="none" w:sz="0" w:space="0" w:color="auto"/>
        <w:right w:val="none" w:sz="0" w:space="0" w:color="auto"/>
      </w:divBdr>
    </w:div>
    <w:div w:id="87776690">
      <w:marLeft w:val="640"/>
      <w:marRight w:val="0"/>
      <w:marTop w:val="0"/>
      <w:marBottom w:val="0"/>
      <w:divBdr>
        <w:top w:val="none" w:sz="0" w:space="0" w:color="auto"/>
        <w:left w:val="none" w:sz="0" w:space="0" w:color="auto"/>
        <w:bottom w:val="none" w:sz="0" w:space="0" w:color="auto"/>
        <w:right w:val="none" w:sz="0" w:space="0" w:color="auto"/>
      </w:divBdr>
    </w:div>
    <w:div w:id="87777807">
      <w:marLeft w:val="640"/>
      <w:marRight w:val="0"/>
      <w:marTop w:val="0"/>
      <w:marBottom w:val="0"/>
      <w:divBdr>
        <w:top w:val="none" w:sz="0" w:space="0" w:color="auto"/>
        <w:left w:val="none" w:sz="0" w:space="0" w:color="auto"/>
        <w:bottom w:val="none" w:sz="0" w:space="0" w:color="auto"/>
        <w:right w:val="none" w:sz="0" w:space="0" w:color="auto"/>
      </w:divBdr>
    </w:div>
    <w:div w:id="87819663">
      <w:marLeft w:val="640"/>
      <w:marRight w:val="0"/>
      <w:marTop w:val="0"/>
      <w:marBottom w:val="0"/>
      <w:divBdr>
        <w:top w:val="none" w:sz="0" w:space="0" w:color="auto"/>
        <w:left w:val="none" w:sz="0" w:space="0" w:color="auto"/>
        <w:bottom w:val="none" w:sz="0" w:space="0" w:color="auto"/>
        <w:right w:val="none" w:sz="0" w:space="0" w:color="auto"/>
      </w:divBdr>
    </w:div>
    <w:div w:id="87847920">
      <w:marLeft w:val="640"/>
      <w:marRight w:val="0"/>
      <w:marTop w:val="0"/>
      <w:marBottom w:val="0"/>
      <w:divBdr>
        <w:top w:val="none" w:sz="0" w:space="0" w:color="auto"/>
        <w:left w:val="none" w:sz="0" w:space="0" w:color="auto"/>
        <w:bottom w:val="none" w:sz="0" w:space="0" w:color="auto"/>
        <w:right w:val="none" w:sz="0" w:space="0" w:color="auto"/>
      </w:divBdr>
    </w:div>
    <w:div w:id="87893628">
      <w:marLeft w:val="640"/>
      <w:marRight w:val="0"/>
      <w:marTop w:val="0"/>
      <w:marBottom w:val="0"/>
      <w:divBdr>
        <w:top w:val="none" w:sz="0" w:space="0" w:color="auto"/>
        <w:left w:val="none" w:sz="0" w:space="0" w:color="auto"/>
        <w:bottom w:val="none" w:sz="0" w:space="0" w:color="auto"/>
        <w:right w:val="none" w:sz="0" w:space="0" w:color="auto"/>
      </w:divBdr>
    </w:div>
    <w:div w:id="88081948">
      <w:marLeft w:val="640"/>
      <w:marRight w:val="0"/>
      <w:marTop w:val="0"/>
      <w:marBottom w:val="0"/>
      <w:divBdr>
        <w:top w:val="none" w:sz="0" w:space="0" w:color="auto"/>
        <w:left w:val="none" w:sz="0" w:space="0" w:color="auto"/>
        <w:bottom w:val="none" w:sz="0" w:space="0" w:color="auto"/>
        <w:right w:val="none" w:sz="0" w:space="0" w:color="auto"/>
      </w:divBdr>
    </w:div>
    <w:div w:id="88234972">
      <w:marLeft w:val="640"/>
      <w:marRight w:val="0"/>
      <w:marTop w:val="0"/>
      <w:marBottom w:val="0"/>
      <w:divBdr>
        <w:top w:val="none" w:sz="0" w:space="0" w:color="auto"/>
        <w:left w:val="none" w:sz="0" w:space="0" w:color="auto"/>
        <w:bottom w:val="none" w:sz="0" w:space="0" w:color="auto"/>
        <w:right w:val="none" w:sz="0" w:space="0" w:color="auto"/>
      </w:divBdr>
    </w:div>
    <w:div w:id="88237227">
      <w:marLeft w:val="640"/>
      <w:marRight w:val="0"/>
      <w:marTop w:val="0"/>
      <w:marBottom w:val="0"/>
      <w:divBdr>
        <w:top w:val="none" w:sz="0" w:space="0" w:color="auto"/>
        <w:left w:val="none" w:sz="0" w:space="0" w:color="auto"/>
        <w:bottom w:val="none" w:sz="0" w:space="0" w:color="auto"/>
        <w:right w:val="none" w:sz="0" w:space="0" w:color="auto"/>
      </w:divBdr>
    </w:div>
    <w:div w:id="88237496">
      <w:marLeft w:val="640"/>
      <w:marRight w:val="0"/>
      <w:marTop w:val="0"/>
      <w:marBottom w:val="0"/>
      <w:divBdr>
        <w:top w:val="none" w:sz="0" w:space="0" w:color="auto"/>
        <w:left w:val="none" w:sz="0" w:space="0" w:color="auto"/>
        <w:bottom w:val="none" w:sz="0" w:space="0" w:color="auto"/>
        <w:right w:val="none" w:sz="0" w:space="0" w:color="auto"/>
      </w:divBdr>
    </w:div>
    <w:div w:id="88281657">
      <w:marLeft w:val="640"/>
      <w:marRight w:val="0"/>
      <w:marTop w:val="0"/>
      <w:marBottom w:val="0"/>
      <w:divBdr>
        <w:top w:val="none" w:sz="0" w:space="0" w:color="auto"/>
        <w:left w:val="none" w:sz="0" w:space="0" w:color="auto"/>
        <w:bottom w:val="none" w:sz="0" w:space="0" w:color="auto"/>
        <w:right w:val="none" w:sz="0" w:space="0" w:color="auto"/>
      </w:divBdr>
    </w:div>
    <w:div w:id="88282264">
      <w:marLeft w:val="640"/>
      <w:marRight w:val="0"/>
      <w:marTop w:val="0"/>
      <w:marBottom w:val="0"/>
      <w:divBdr>
        <w:top w:val="none" w:sz="0" w:space="0" w:color="auto"/>
        <w:left w:val="none" w:sz="0" w:space="0" w:color="auto"/>
        <w:bottom w:val="none" w:sz="0" w:space="0" w:color="auto"/>
        <w:right w:val="none" w:sz="0" w:space="0" w:color="auto"/>
      </w:divBdr>
    </w:div>
    <w:div w:id="88351655">
      <w:marLeft w:val="640"/>
      <w:marRight w:val="0"/>
      <w:marTop w:val="0"/>
      <w:marBottom w:val="0"/>
      <w:divBdr>
        <w:top w:val="none" w:sz="0" w:space="0" w:color="auto"/>
        <w:left w:val="none" w:sz="0" w:space="0" w:color="auto"/>
        <w:bottom w:val="none" w:sz="0" w:space="0" w:color="auto"/>
        <w:right w:val="none" w:sz="0" w:space="0" w:color="auto"/>
      </w:divBdr>
    </w:div>
    <w:div w:id="88427130">
      <w:marLeft w:val="640"/>
      <w:marRight w:val="0"/>
      <w:marTop w:val="0"/>
      <w:marBottom w:val="0"/>
      <w:divBdr>
        <w:top w:val="none" w:sz="0" w:space="0" w:color="auto"/>
        <w:left w:val="none" w:sz="0" w:space="0" w:color="auto"/>
        <w:bottom w:val="none" w:sz="0" w:space="0" w:color="auto"/>
        <w:right w:val="none" w:sz="0" w:space="0" w:color="auto"/>
      </w:divBdr>
    </w:div>
    <w:div w:id="88428199">
      <w:marLeft w:val="640"/>
      <w:marRight w:val="0"/>
      <w:marTop w:val="0"/>
      <w:marBottom w:val="0"/>
      <w:divBdr>
        <w:top w:val="none" w:sz="0" w:space="0" w:color="auto"/>
        <w:left w:val="none" w:sz="0" w:space="0" w:color="auto"/>
        <w:bottom w:val="none" w:sz="0" w:space="0" w:color="auto"/>
        <w:right w:val="none" w:sz="0" w:space="0" w:color="auto"/>
      </w:divBdr>
    </w:div>
    <w:div w:id="88476108">
      <w:bodyDiv w:val="1"/>
      <w:marLeft w:val="0"/>
      <w:marRight w:val="0"/>
      <w:marTop w:val="0"/>
      <w:marBottom w:val="0"/>
      <w:divBdr>
        <w:top w:val="none" w:sz="0" w:space="0" w:color="auto"/>
        <w:left w:val="none" w:sz="0" w:space="0" w:color="auto"/>
        <w:bottom w:val="none" w:sz="0" w:space="0" w:color="auto"/>
        <w:right w:val="none" w:sz="0" w:space="0" w:color="auto"/>
      </w:divBdr>
      <w:divsChild>
        <w:div w:id="18550667">
          <w:marLeft w:val="640"/>
          <w:marRight w:val="0"/>
          <w:marTop w:val="0"/>
          <w:marBottom w:val="0"/>
          <w:divBdr>
            <w:top w:val="none" w:sz="0" w:space="0" w:color="auto"/>
            <w:left w:val="none" w:sz="0" w:space="0" w:color="auto"/>
            <w:bottom w:val="none" w:sz="0" w:space="0" w:color="auto"/>
            <w:right w:val="none" w:sz="0" w:space="0" w:color="auto"/>
          </w:divBdr>
        </w:div>
        <w:div w:id="34283652">
          <w:marLeft w:val="640"/>
          <w:marRight w:val="0"/>
          <w:marTop w:val="0"/>
          <w:marBottom w:val="0"/>
          <w:divBdr>
            <w:top w:val="none" w:sz="0" w:space="0" w:color="auto"/>
            <w:left w:val="none" w:sz="0" w:space="0" w:color="auto"/>
            <w:bottom w:val="none" w:sz="0" w:space="0" w:color="auto"/>
            <w:right w:val="none" w:sz="0" w:space="0" w:color="auto"/>
          </w:divBdr>
        </w:div>
        <w:div w:id="131601026">
          <w:marLeft w:val="640"/>
          <w:marRight w:val="0"/>
          <w:marTop w:val="0"/>
          <w:marBottom w:val="0"/>
          <w:divBdr>
            <w:top w:val="none" w:sz="0" w:space="0" w:color="auto"/>
            <w:left w:val="none" w:sz="0" w:space="0" w:color="auto"/>
            <w:bottom w:val="none" w:sz="0" w:space="0" w:color="auto"/>
            <w:right w:val="none" w:sz="0" w:space="0" w:color="auto"/>
          </w:divBdr>
        </w:div>
        <w:div w:id="148861881">
          <w:marLeft w:val="640"/>
          <w:marRight w:val="0"/>
          <w:marTop w:val="0"/>
          <w:marBottom w:val="0"/>
          <w:divBdr>
            <w:top w:val="none" w:sz="0" w:space="0" w:color="auto"/>
            <w:left w:val="none" w:sz="0" w:space="0" w:color="auto"/>
            <w:bottom w:val="none" w:sz="0" w:space="0" w:color="auto"/>
            <w:right w:val="none" w:sz="0" w:space="0" w:color="auto"/>
          </w:divBdr>
        </w:div>
        <w:div w:id="181940098">
          <w:marLeft w:val="640"/>
          <w:marRight w:val="0"/>
          <w:marTop w:val="0"/>
          <w:marBottom w:val="0"/>
          <w:divBdr>
            <w:top w:val="none" w:sz="0" w:space="0" w:color="auto"/>
            <w:left w:val="none" w:sz="0" w:space="0" w:color="auto"/>
            <w:bottom w:val="none" w:sz="0" w:space="0" w:color="auto"/>
            <w:right w:val="none" w:sz="0" w:space="0" w:color="auto"/>
          </w:divBdr>
        </w:div>
        <w:div w:id="513426011">
          <w:marLeft w:val="640"/>
          <w:marRight w:val="0"/>
          <w:marTop w:val="0"/>
          <w:marBottom w:val="0"/>
          <w:divBdr>
            <w:top w:val="none" w:sz="0" w:space="0" w:color="auto"/>
            <w:left w:val="none" w:sz="0" w:space="0" w:color="auto"/>
            <w:bottom w:val="none" w:sz="0" w:space="0" w:color="auto"/>
            <w:right w:val="none" w:sz="0" w:space="0" w:color="auto"/>
          </w:divBdr>
        </w:div>
        <w:div w:id="668676708">
          <w:marLeft w:val="640"/>
          <w:marRight w:val="0"/>
          <w:marTop w:val="0"/>
          <w:marBottom w:val="0"/>
          <w:divBdr>
            <w:top w:val="none" w:sz="0" w:space="0" w:color="auto"/>
            <w:left w:val="none" w:sz="0" w:space="0" w:color="auto"/>
            <w:bottom w:val="none" w:sz="0" w:space="0" w:color="auto"/>
            <w:right w:val="none" w:sz="0" w:space="0" w:color="auto"/>
          </w:divBdr>
        </w:div>
        <w:div w:id="679434711">
          <w:marLeft w:val="640"/>
          <w:marRight w:val="0"/>
          <w:marTop w:val="0"/>
          <w:marBottom w:val="0"/>
          <w:divBdr>
            <w:top w:val="none" w:sz="0" w:space="0" w:color="auto"/>
            <w:left w:val="none" w:sz="0" w:space="0" w:color="auto"/>
            <w:bottom w:val="none" w:sz="0" w:space="0" w:color="auto"/>
            <w:right w:val="none" w:sz="0" w:space="0" w:color="auto"/>
          </w:divBdr>
        </w:div>
        <w:div w:id="813257324">
          <w:marLeft w:val="640"/>
          <w:marRight w:val="0"/>
          <w:marTop w:val="0"/>
          <w:marBottom w:val="0"/>
          <w:divBdr>
            <w:top w:val="none" w:sz="0" w:space="0" w:color="auto"/>
            <w:left w:val="none" w:sz="0" w:space="0" w:color="auto"/>
            <w:bottom w:val="none" w:sz="0" w:space="0" w:color="auto"/>
            <w:right w:val="none" w:sz="0" w:space="0" w:color="auto"/>
          </w:divBdr>
        </w:div>
        <w:div w:id="984089920">
          <w:marLeft w:val="640"/>
          <w:marRight w:val="0"/>
          <w:marTop w:val="0"/>
          <w:marBottom w:val="0"/>
          <w:divBdr>
            <w:top w:val="none" w:sz="0" w:space="0" w:color="auto"/>
            <w:left w:val="none" w:sz="0" w:space="0" w:color="auto"/>
            <w:bottom w:val="none" w:sz="0" w:space="0" w:color="auto"/>
            <w:right w:val="none" w:sz="0" w:space="0" w:color="auto"/>
          </w:divBdr>
        </w:div>
        <w:div w:id="995456461">
          <w:marLeft w:val="640"/>
          <w:marRight w:val="0"/>
          <w:marTop w:val="0"/>
          <w:marBottom w:val="0"/>
          <w:divBdr>
            <w:top w:val="none" w:sz="0" w:space="0" w:color="auto"/>
            <w:left w:val="none" w:sz="0" w:space="0" w:color="auto"/>
            <w:bottom w:val="none" w:sz="0" w:space="0" w:color="auto"/>
            <w:right w:val="none" w:sz="0" w:space="0" w:color="auto"/>
          </w:divBdr>
        </w:div>
        <w:div w:id="1059980337">
          <w:marLeft w:val="640"/>
          <w:marRight w:val="0"/>
          <w:marTop w:val="0"/>
          <w:marBottom w:val="0"/>
          <w:divBdr>
            <w:top w:val="none" w:sz="0" w:space="0" w:color="auto"/>
            <w:left w:val="none" w:sz="0" w:space="0" w:color="auto"/>
            <w:bottom w:val="none" w:sz="0" w:space="0" w:color="auto"/>
            <w:right w:val="none" w:sz="0" w:space="0" w:color="auto"/>
          </w:divBdr>
        </w:div>
        <w:div w:id="1071922873">
          <w:marLeft w:val="640"/>
          <w:marRight w:val="0"/>
          <w:marTop w:val="0"/>
          <w:marBottom w:val="0"/>
          <w:divBdr>
            <w:top w:val="none" w:sz="0" w:space="0" w:color="auto"/>
            <w:left w:val="none" w:sz="0" w:space="0" w:color="auto"/>
            <w:bottom w:val="none" w:sz="0" w:space="0" w:color="auto"/>
            <w:right w:val="none" w:sz="0" w:space="0" w:color="auto"/>
          </w:divBdr>
        </w:div>
        <w:div w:id="1215122961">
          <w:marLeft w:val="640"/>
          <w:marRight w:val="0"/>
          <w:marTop w:val="0"/>
          <w:marBottom w:val="0"/>
          <w:divBdr>
            <w:top w:val="none" w:sz="0" w:space="0" w:color="auto"/>
            <w:left w:val="none" w:sz="0" w:space="0" w:color="auto"/>
            <w:bottom w:val="none" w:sz="0" w:space="0" w:color="auto"/>
            <w:right w:val="none" w:sz="0" w:space="0" w:color="auto"/>
          </w:divBdr>
        </w:div>
        <w:div w:id="1236862821">
          <w:marLeft w:val="640"/>
          <w:marRight w:val="0"/>
          <w:marTop w:val="0"/>
          <w:marBottom w:val="0"/>
          <w:divBdr>
            <w:top w:val="none" w:sz="0" w:space="0" w:color="auto"/>
            <w:left w:val="none" w:sz="0" w:space="0" w:color="auto"/>
            <w:bottom w:val="none" w:sz="0" w:space="0" w:color="auto"/>
            <w:right w:val="none" w:sz="0" w:space="0" w:color="auto"/>
          </w:divBdr>
        </w:div>
        <w:div w:id="1247299488">
          <w:marLeft w:val="640"/>
          <w:marRight w:val="0"/>
          <w:marTop w:val="0"/>
          <w:marBottom w:val="0"/>
          <w:divBdr>
            <w:top w:val="none" w:sz="0" w:space="0" w:color="auto"/>
            <w:left w:val="none" w:sz="0" w:space="0" w:color="auto"/>
            <w:bottom w:val="none" w:sz="0" w:space="0" w:color="auto"/>
            <w:right w:val="none" w:sz="0" w:space="0" w:color="auto"/>
          </w:divBdr>
        </w:div>
        <w:div w:id="1252347304">
          <w:marLeft w:val="640"/>
          <w:marRight w:val="0"/>
          <w:marTop w:val="0"/>
          <w:marBottom w:val="0"/>
          <w:divBdr>
            <w:top w:val="none" w:sz="0" w:space="0" w:color="auto"/>
            <w:left w:val="none" w:sz="0" w:space="0" w:color="auto"/>
            <w:bottom w:val="none" w:sz="0" w:space="0" w:color="auto"/>
            <w:right w:val="none" w:sz="0" w:space="0" w:color="auto"/>
          </w:divBdr>
        </w:div>
        <w:div w:id="1301616183">
          <w:marLeft w:val="640"/>
          <w:marRight w:val="0"/>
          <w:marTop w:val="0"/>
          <w:marBottom w:val="0"/>
          <w:divBdr>
            <w:top w:val="none" w:sz="0" w:space="0" w:color="auto"/>
            <w:left w:val="none" w:sz="0" w:space="0" w:color="auto"/>
            <w:bottom w:val="none" w:sz="0" w:space="0" w:color="auto"/>
            <w:right w:val="none" w:sz="0" w:space="0" w:color="auto"/>
          </w:divBdr>
        </w:div>
        <w:div w:id="1313212751">
          <w:marLeft w:val="640"/>
          <w:marRight w:val="0"/>
          <w:marTop w:val="0"/>
          <w:marBottom w:val="0"/>
          <w:divBdr>
            <w:top w:val="none" w:sz="0" w:space="0" w:color="auto"/>
            <w:left w:val="none" w:sz="0" w:space="0" w:color="auto"/>
            <w:bottom w:val="none" w:sz="0" w:space="0" w:color="auto"/>
            <w:right w:val="none" w:sz="0" w:space="0" w:color="auto"/>
          </w:divBdr>
        </w:div>
        <w:div w:id="1339691962">
          <w:marLeft w:val="640"/>
          <w:marRight w:val="0"/>
          <w:marTop w:val="0"/>
          <w:marBottom w:val="0"/>
          <w:divBdr>
            <w:top w:val="none" w:sz="0" w:space="0" w:color="auto"/>
            <w:left w:val="none" w:sz="0" w:space="0" w:color="auto"/>
            <w:bottom w:val="none" w:sz="0" w:space="0" w:color="auto"/>
            <w:right w:val="none" w:sz="0" w:space="0" w:color="auto"/>
          </w:divBdr>
        </w:div>
        <w:div w:id="1366977750">
          <w:marLeft w:val="640"/>
          <w:marRight w:val="0"/>
          <w:marTop w:val="0"/>
          <w:marBottom w:val="0"/>
          <w:divBdr>
            <w:top w:val="none" w:sz="0" w:space="0" w:color="auto"/>
            <w:left w:val="none" w:sz="0" w:space="0" w:color="auto"/>
            <w:bottom w:val="none" w:sz="0" w:space="0" w:color="auto"/>
            <w:right w:val="none" w:sz="0" w:space="0" w:color="auto"/>
          </w:divBdr>
        </w:div>
        <w:div w:id="1384325014">
          <w:marLeft w:val="640"/>
          <w:marRight w:val="0"/>
          <w:marTop w:val="0"/>
          <w:marBottom w:val="0"/>
          <w:divBdr>
            <w:top w:val="none" w:sz="0" w:space="0" w:color="auto"/>
            <w:left w:val="none" w:sz="0" w:space="0" w:color="auto"/>
            <w:bottom w:val="none" w:sz="0" w:space="0" w:color="auto"/>
            <w:right w:val="none" w:sz="0" w:space="0" w:color="auto"/>
          </w:divBdr>
        </w:div>
        <w:div w:id="1392994946">
          <w:marLeft w:val="640"/>
          <w:marRight w:val="0"/>
          <w:marTop w:val="0"/>
          <w:marBottom w:val="0"/>
          <w:divBdr>
            <w:top w:val="none" w:sz="0" w:space="0" w:color="auto"/>
            <w:left w:val="none" w:sz="0" w:space="0" w:color="auto"/>
            <w:bottom w:val="none" w:sz="0" w:space="0" w:color="auto"/>
            <w:right w:val="none" w:sz="0" w:space="0" w:color="auto"/>
          </w:divBdr>
        </w:div>
        <w:div w:id="1404062565">
          <w:marLeft w:val="640"/>
          <w:marRight w:val="0"/>
          <w:marTop w:val="0"/>
          <w:marBottom w:val="0"/>
          <w:divBdr>
            <w:top w:val="none" w:sz="0" w:space="0" w:color="auto"/>
            <w:left w:val="none" w:sz="0" w:space="0" w:color="auto"/>
            <w:bottom w:val="none" w:sz="0" w:space="0" w:color="auto"/>
            <w:right w:val="none" w:sz="0" w:space="0" w:color="auto"/>
          </w:divBdr>
        </w:div>
        <w:div w:id="1484738963">
          <w:marLeft w:val="640"/>
          <w:marRight w:val="0"/>
          <w:marTop w:val="0"/>
          <w:marBottom w:val="0"/>
          <w:divBdr>
            <w:top w:val="none" w:sz="0" w:space="0" w:color="auto"/>
            <w:left w:val="none" w:sz="0" w:space="0" w:color="auto"/>
            <w:bottom w:val="none" w:sz="0" w:space="0" w:color="auto"/>
            <w:right w:val="none" w:sz="0" w:space="0" w:color="auto"/>
          </w:divBdr>
        </w:div>
        <w:div w:id="1555850967">
          <w:marLeft w:val="640"/>
          <w:marRight w:val="0"/>
          <w:marTop w:val="0"/>
          <w:marBottom w:val="0"/>
          <w:divBdr>
            <w:top w:val="none" w:sz="0" w:space="0" w:color="auto"/>
            <w:left w:val="none" w:sz="0" w:space="0" w:color="auto"/>
            <w:bottom w:val="none" w:sz="0" w:space="0" w:color="auto"/>
            <w:right w:val="none" w:sz="0" w:space="0" w:color="auto"/>
          </w:divBdr>
        </w:div>
        <w:div w:id="1618828362">
          <w:marLeft w:val="640"/>
          <w:marRight w:val="0"/>
          <w:marTop w:val="0"/>
          <w:marBottom w:val="0"/>
          <w:divBdr>
            <w:top w:val="none" w:sz="0" w:space="0" w:color="auto"/>
            <w:left w:val="none" w:sz="0" w:space="0" w:color="auto"/>
            <w:bottom w:val="none" w:sz="0" w:space="0" w:color="auto"/>
            <w:right w:val="none" w:sz="0" w:space="0" w:color="auto"/>
          </w:divBdr>
        </w:div>
        <w:div w:id="1669946020">
          <w:marLeft w:val="640"/>
          <w:marRight w:val="0"/>
          <w:marTop w:val="0"/>
          <w:marBottom w:val="0"/>
          <w:divBdr>
            <w:top w:val="none" w:sz="0" w:space="0" w:color="auto"/>
            <w:left w:val="none" w:sz="0" w:space="0" w:color="auto"/>
            <w:bottom w:val="none" w:sz="0" w:space="0" w:color="auto"/>
            <w:right w:val="none" w:sz="0" w:space="0" w:color="auto"/>
          </w:divBdr>
        </w:div>
        <w:div w:id="1686249564">
          <w:marLeft w:val="640"/>
          <w:marRight w:val="0"/>
          <w:marTop w:val="0"/>
          <w:marBottom w:val="0"/>
          <w:divBdr>
            <w:top w:val="none" w:sz="0" w:space="0" w:color="auto"/>
            <w:left w:val="none" w:sz="0" w:space="0" w:color="auto"/>
            <w:bottom w:val="none" w:sz="0" w:space="0" w:color="auto"/>
            <w:right w:val="none" w:sz="0" w:space="0" w:color="auto"/>
          </w:divBdr>
        </w:div>
        <w:div w:id="1751535814">
          <w:marLeft w:val="640"/>
          <w:marRight w:val="0"/>
          <w:marTop w:val="0"/>
          <w:marBottom w:val="0"/>
          <w:divBdr>
            <w:top w:val="none" w:sz="0" w:space="0" w:color="auto"/>
            <w:left w:val="none" w:sz="0" w:space="0" w:color="auto"/>
            <w:bottom w:val="none" w:sz="0" w:space="0" w:color="auto"/>
            <w:right w:val="none" w:sz="0" w:space="0" w:color="auto"/>
          </w:divBdr>
        </w:div>
        <w:div w:id="1754086780">
          <w:marLeft w:val="640"/>
          <w:marRight w:val="0"/>
          <w:marTop w:val="0"/>
          <w:marBottom w:val="0"/>
          <w:divBdr>
            <w:top w:val="none" w:sz="0" w:space="0" w:color="auto"/>
            <w:left w:val="none" w:sz="0" w:space="0" w:color="auto"/>
            <w:bottom w:val="none" w:sz="0" w:space="0" w:color="auto"/>
            <w:right w:val="none" w:sz="0" w:space="0" w:color="auto"/>
          </w:divBdr>
        </w:div>
      </w:divsChild>
    </w:div>
    <w:div w:id="88502514">
      <w:marLeft w:val="640"/>
      <w:marRight w:val="0"/>
      <w:marTop w:val="0"/>
      <w:marBottom w:val="0"/>
      <w:divBdr>
        <w:top w:val="none" w:sz="0" w:space="0" w:color="auto"/>
        <w:left w:val="none" w:sz="0" w:space="0" w:color="auto"/>
        <w:bottom w:val="none" w:sz="0" w:space="0" w:color="auto"/>
        <w:right w:val="none" w:sz="0" w:space="0" w:color="auto"/>
      </w:divBdr>
    </w:div>
    <w:div w:id="88544331">
      <w:marLeft w:val="640"/>
      <w:marRight w:val="0"/>
      <w:marTop w:val="0"/>
      <w:marBottom w:val="0"/>
      <w:divBdr>
        <w:top w:val="none" w:sz="0" w:space="0" w:color="auto"/>
        <w:left w:val="none" w:sz="0" w:space="0" w:color="auto"/>
        <w:bottom w:val="none" w:sz="0" w:space="0" w:color="auto"/>
        <w:right w:val="none" w:sz="0" w:space="0" w:color="auto"/>
      </w:divBdr>
    </w:div>
    <w:div w:id="88548861">
      <w:marLeft w:val="640"/>
      <w:marRight w:val="0"/>
      <w:marTop w:val="0"/>
      <w:marBottom w:val="0"/>
      <w:divBdr>
        <w:top w:val="none" w:sz="0" w:space="0" w:color="auto"/>
        <w:left w:val="none" w:sz="0" w:space="0" w:color="auto"/>
        <w:bottom w:val="none" w:sz="0" w:space="0" w:color="auto"/>
        <w:right w:val="none" w:sz="0" w:space="0" w:color="auto"/>
      </w:divBdr>
    </w:div>
    <w:div w:id="88627698">
      <w:marLeft w:val="640"/>
      <w:marRight w:val="0"/>
      <w:marTop w:val="0"/>
      <w:marBottom w:val="0"/>
      <w:divBdr>
        <w:top w:val="none" w:sz="0" w:space="0" w:color="auto"/>
        <w:left w:val="none" w:sz="0" w:space="0" w:color="auto"/>
        <w:bottom w:val="none" w:sz="0" w:space="0" w:color="auto"/>
        <w:right w:val="none" w:sz="0" w:space="0" w:color="auto"/>
      </w:divBdr>
    </w:div>
    <w:div w:id="88627997">
      <w:marLeft w:val="640"/>
      <w:marRight w:val="0"/>
      <w:marTop w:val="0"/>
      <w:marBottom w:val="0"/>
      <w:divBdr>
        <w:top w:val="none" w:sz="0" w:space="0" w:color="auto"/>
        <w:left w:val="none" w:sz="0" w:space="0" w:color="auto"/>
        <w:bottom w:val="none" w:sz="0" w:space="0" w:color="auto"/>
        <w:right w:val="none" w:sz="0" w:space="0" w:color="auto"/>
      </w:divBdr>
    </w:div>
    <w:div w:id="88700473">
      <w:marLeft w:val="640"/>
      <w:marRight w:val="0"/>
      <w:marTop w:val="0"/>
      <w:marBottom w:val="0"/>
      <w:divBdr>
        <w:top w:val="none" w:sz="0" w:space="0" w:color="auto"/>
        <w:left w:val="none" w:sz="0" w:space="0" w:color="auto"/>
        <w:bottom w:val="none" w:sz="0" w:space="0" w:color="auto"/>
        <w:right w:val="none" w:sz="0" w:space="0" w:color="auto"/>
      </w:divBdr>
    </w:div>
    <w:div w:id="88746506">
      <w:marLeft w:val="640"/>
      <w:marRight w:val="0"/>
      <w:marTop w:val="0"/>
      <w:marBottom w:val="0"/>
      <w:divBdr>
        <w:top w:val="none" w:sz="0" w:space="0" w:color="auto"/>
        <w:left w:val="none" w:sz="0" w:space="0" w:color="auto"/>
        <w:bottom w:val="none" w:sz="0" w:space="0" w:color="auto"/>
        <w:right w:val="none" w:sz="0" w:space="0" w:color="auto"/>
      </w:divBdr>
    </w:div>
    <w:div w:id="88934711">
      <w:marLeft w:val="640"/>
      <w:marRight w:val="0"/>
      <w:marTop w:val="0"/>
      <w:marBottom w:val="0"/>
      <w:divBdr>
        <w:top w:val="none" w:sz="0" w:space="0" w:color="auto"/>
        <w:left w:val="none" w:sz="0" w:space="0" w:color="auto"/>
        <w:bottom w:val="none" w:sz="0" w:space="0" w:color="auto"/>
        <w:right w:val="none" w:sz="0" w:space="0" w:color="auto"/>
      </w:divBdr>
    </w:div>
    <w:div w:id="89082803">
      <w:marLeft w:val="640"/>
      <w:marRight w:val="0"/>
      <w:marTop w:val="0"/>
      <w:marBottom w:val="0"/>
      <w:divBdr>
        <w:top w:val="none" w:sz="0" w:space="0" w:color="auto"/>
        <w:left w:val="none" w:sz="0" w:space="0" w:color="auto"/>
        <w:bottom w:val="none" w:sz="0" w:space="0" w:color="auto"/>
        <w:right w:val="none" w:sz="0" w:space="0" w:color="auto"/>
      </w:divBdr>
    </w:div>
    <w:div w:id="89087125">
      <w:marLeft w:val="640"/>
      <w:marRight w:val="0"/>
      <w:marTop w:val="0"/>
      <w:marBottom w:val="0"/>
      <w:divBdr>
        <w:top w:val="none" w:sz="0" w:space="0" w:color="auto"/>
        <w:left w:val="none" w:sz="0" w:space="0" w:color="auto"/>
        <w:bottom w:val="none" w:sz="0" w:space="0" w:color="auto"/>
        <w:right w:val="none" w:sz="0" w:space="0" w:color="auto"/>
      </w:divBdr>
    </w:div>
    <w:div w:id="89088761">
      <w:marLeft w:val="640"/>
      <w:marRight w:val="0"/>
      <w:marTop w:val="0"/>
      <w:marBottom w:val="0"/>
      <w:divBdr>
        <w:top w:val="none" w:sz="0" w:space="0" w:color="auto"/>
        <w:left w:val="none" w:sz="0" w:space="0" w:color="auto"/>
        <w:bottom w:val="none" w:sz="0" w:space="0" w:color="auto"/>
        <w:right w:val="none" w:sz="0" w:space="0" w:color="auto"/>
      </w:divBdr>
    </w:div>
    <w:div w:id="89131887">
      <w:marLeft w:val="640"/>
      <w:marRight w:val="0"/>
      <w:marTop w:val="0"/>
      <w:marBottom w:val="0"/>
      <w:divBdr>
        <w:top w:val="none" w:sz="0" w:space="0" w:color="auto"/>
        <w:left w:val="none" w:sz="0" w:space="0" w:color="auto"/>
        <w:bottom w:val="none" w:sz="0" w:space="0" w:color="auto"/>
        <w:right w:val="none" w:sz="0" w:space="0" w:color="auto"/>
      </w:divBdr>
    </w:div>
    <w:div w:id="89159147">
      <w:marLeft w:val="640"/>
      <w:marRight w:val="0"/>
      <w:marTop w:val="0"/>
      <w:marBottom w:val="0"/>
      <w:divBdr>
        <w:top w:val="none" w:sz="0" w:space="0" w:color="auto"/>
        <w:left w:val="none" w:sz="0" w:space="0" w:color="auto"/>
        <w:bottom w:val="none" w:sz="0" w:space="0" w:color="auto"/>
        <w:right w:val="none" w:sz="0" w:space="0" w:color="auto"/>
      </w:divBdr>
    </w:div>
    <w:div w:id="89200524">
      <w:marLeft w:val="640"/>
      <w:marRight w:val="0"/>
      <w:marTop w:val="0"/>
      <w:marBottom w:val="0"/>
      <w:divBdr>
        <w:top w:val="none" w:sz="0" w:space="0" w:color="auto"/>
        <w:left w:val="none" w:sz="0" w:space="0" w:color="auto"/>
        <w:bottom w:val="none" w:sz="0" w:space="0" w:color="auto"/>
        <w:right w:val="none" w:sz="0" w:space="0" w:color="auto"/>
      </w:divBdr>
    </w:div>
    <w:div w:id="89326398">
      <w:marLeft w:val="640"/>
      <w:marRight w:val="0"/>
      <w:marTop w:val="0"/>
      <w:marBottom w:val="0"/>
      <w:divBdr>
        <w:top w:val="none" w:sz="0" w:space="0" w:color="auto"/>
        <w:left w:val="none" w:sz="0" w:space="0" w:color="auto"/>
        <w:bottom w:val="none" w:sz="0" w:space="0" w:color="auto"/>
        <w:right w:val="none" w:sz="0" w:space="0" w:color="auto"/>
      </w:divBdr>
    </w:div>
    <w:div w:id="89357521">
      <w:marLeft w:val="640"/>
      <w:marRight w:val="0"/>
      <w:marTop w:val="0"/>
      <w:marBottom w:val="0"/>
      <w:divBdr>
        <w:top w:val="none" w:sz="0" w:space="0" w:color="auto"/>
        <w:left w:val="none" w:sz="0" w:space="0" w:color="auto"/>
        <w:bottom w:val="none" w:sz="0" w:space="0" w:color="auto"/>
        <w:right w:val="none" w:sz="0" w:space="0" w:color="auto"/>
      </w:divBdr>
    </w:div>
    <w:div w:id="89469489">
      <w:marLeft w:val="640"/>
      <w:marRight w:val="0"/>
      <w:marTop w:val="0"/>
      <w:marBottom w:val="0"/>
      <w:divBdr>
        <w:top w:val="none" w:sz="0" w:space="0" w:color="auto"/>
        <w:left w:val="none" w:sz="0" w:space="0" w:color="auto"/>
        <w:bottom w:val="none" w:sz="0" w:space="0" w:color="auto"/>
        <w:right w:val="none" w:sz="0" w:space="0" w:color="auto"/>
      </w:divBdr>
    </w:div>
    <w:div w:id="89472409">
      <w:marLeft w:val="640"/>
      <w:marRight w:val="0"/>
      <w:marTop w:val="0"/>
      <w:marBottom w:val="0"/>
      <w:divBdr>
        <w:top w:val="none" w:sz="0" w:space="0" w:color="auto"/>
        <w:left w:val="none" w:sz="0" w:space="0" w:color="auto"/>
        <w:bottom w:val="none" w:sz="0" w:space="0" w:color="auto"/>
        <w:right w:val="none" w:sz="0" w:space="0" w:color="auto"/>
      </w:divBdr>
    </w:div>
    <w:div w:id="89589245">
      <w:marLeft w:val="640"/>
      <w:marRight w:val="0"/>
      <w:marTop w:val="0"/>
      <w:marBottom w:val="0"/>
      <w:divBdr>
        <w:top w:val="none" w:sz="0" w:space="0" w:color="auto"/>
        <w:left w:val="none" w:sz="0" w:space="0" w:color="auto"/>
        <w:bottom w:val="none" w:sz="0" w:space="0" w:color="auto"/>
        <w:right w:val="none" w:sz="0" w:space="0" w:color="auto"/>
      </w:divBdr>
    </w:div>
    <w:div w:id="89786361">
      <w:marLeft w:val="640"/>
      <w:marRight w:val="0"/>
      <w:marTop w:val="0"/>
      <w:marBottom w:val="0"/>
      <w:divBdr>
        <w:top w:val="none" w:sz="0" w:space="0" w:color="auto"/>
        <w:left w:val="none" w:sz="0" w:space="0" w:color="auto"/>
        <w:bottom w:val="none" w:sz="0" w:space="0" w:color="auto"/>
        <w:right w:val="none" w:sz="0" w:space="0" w:color="auto"/>
      </w:divBdr>
    </w:div>
    <w:div w:id="89815035">
      <w:marLeft w:val="640"/>
      <w:marRight w:val="0"/>
      <w:marTop w:val="0"/>
      <w:marBottom w:val="0"/>
      <w:divBdr>
        <w:top w:val="none" w:sz="0" w:space="0" w:color="auto"/>
        <w:left w:val="none" w:sz="0" w:space="0" w:color="auto"/>
        <w:bottom w:val="none" w:sz="0" w:space="0" w:color="auto"/>
        <w:right w:val="none" w:sz="0" w:space="0" w:color="auto"/>
      </w:divBdr>
    </w:div>
    <w:div w:id="89816945">
      <w:marLeft w:val="640"/>
      <w:marRight w:val="0"/>
      <w:marTop w:val="0"/>
      <w:marBottom w:val="0"/>
      <w:divBdr>
        <w:top w:val="none" w:sz="0" w:space="0" w:color="auto"/>
        <w:left w:val="none" w:sz="0" w:space="0" w:color="auto"/>
        <w:bottom w:val="none" w:sz="0" w:space="0" w:color="auto"/>
        <w:right w:val="none" w:sz="0" w:space="0" w:color="auto"/>
      </w:divBdr>
    </w:div>
    <w:div w:id="89861472">
      <w:marLeft w:val="640"/>
      <w:marRight w:val="0"/>
      <w:marTop w:val="0"/>
      <w:marBottom w:val="0"/>
      <w:divBdr>
        <w:top w:val="none" w:sz="0" w:space="0" w:color="auto"/>
        <w:left w:val="none" w:sz="0" w:space="0" w:color="auto"/>
        <w:bottom w:val="none" w:sz="0" w:space="0" w:color="auto"/>
        <w:right w:val="none" w:sz="0" w:space="0" w:color="auto"/>
      </w:divBdr>
    </w:div>
    <w:div w:id="90005663">
      <w:marLeft w:val="640"/>
      <w:marRight w:val="0"/>
      <w:marTop w:val="0"/>
      <w:marBottom w:val="0"/>
      <w:divBdr>
        <w:top w:val="none" w:sz="0" w:space="0" w:color="auto"/>
        <w:left w:val="none" w:sz="0" w:space="0" w:color="auto"/>
        <w:bottom w:val="none" w:sz="0" w:space="0" w:color="auto"/>
        <w:right w:val="none" w:sz="0" w:space="0" w:color="auto"/>
      </w:divBdr>
    </w:div>
    <w:div w:id="90051371">
      <w:marLeft w:val="640"/>
      <w:marRight w:val="0"/>
      <w:marTop w:val="0"/>
      <w:marBottom w:val="0"/>
      <w:divBdr>
        <w:top w:val="none" w:sz="0" w:space="0" w:color="auto"/>
        <w:left w:val="none" w:sz="0" w:space="0" w:color="auto"/>
        <w:bottom w:val="none" w:sz="0" w:space="0" w:color="auto"/>
        <w:right w:val="none" w:sz="0" w:space="0" w:color="auto"/>
      </w:divBdr>
    </w:div>
    <w:div w:id="90054985">
      <w:marLeft w:val="640"/>
      <w:marRight w:val="0"/>
      <w:marTop w:val="0"/>
      <w:marBottom w:val="0"/>
      <w:divBdr>
        <w:top w:val="none" w:sz="0" w:space="0" w:color="auto"/>
        <w:left w:val="none" w:sz="0" w:space="0" w:color="auto"/>
        <w:bottom w:val="none" w:sz="0" w:space="0" w:color="auto"/>
        <w:right w:val="none" w:sz="0" w:space="0" w:color="auto"/>
      </w:divBdr>
    </w:div>
    <w:div w:id="90131427">
      <w:marLeft w:val="640"/>
      <w:marRight w:val="0"/>
      <w:marTop w:val="0"/>
      <w:marBottom w:val="0"/>
      <w:divBdr>
        <w:top w:val="none" w:sz="0" w:space="0" w:color="auto"/>
        <w:left w:val="none" w:sz="0" w:space="0" w:color="auto"/>
        <w:bottom w:val="none" w:sz="0" w:space="0" w:color="auto"/>
        <w:right w:val="none" w:sz="0" w:space="0" w:color="auto"/>
      </w:divBdr>
    </w:div>
    <w:div w:id="90206608">
      <w:marLeft w:val="640"/>
      <w:marRight w:val="0"/>
      <w:marTop w:val="0"/>
      <w:marBottom w:val="0"/>
      <w:divBdr>
        <w:top w:val="none" w:sz="0" w:space="0" w:color="auto"/>
        <w:left w:val="none" w:sz="0" w:space="0" w:color="auto"/>
        <w:bottom w:val="none" w:sz="0" w:space="0" w:color="auto"/>
        <w:right w:val="none" w:sz="0" w:space="0" w:color="auto"/>
      </w:divBdr>
    </w:div>
    <w:div w:id="90249168">
      <w:marLeft w:val="640"/>
      <w:marRight w:val="0"/>
      <w:marTop w:val="0"/>
      <w:marBottom w:val="0"/>
      <w:divBdr>
        <w:top w:val="none" w:sz="0" w:space="0" w:color="auto"/>
        <w:left w:val="none" w:sz="0" w:space="0" w:color="auto"/>
        <w:bottom w:val="none" w:sz="0" w:space="0" w:color="auto"/>
        <w:right w:val="none" w:sz="0" w:space="0" w:color="auto"/>
      </w:divBdr>
    </w:div>
    <w:div w:id="90250023">
      <w:marLeft w:val="640"/>
      <w:marRight w:val="0"/>
      <w:marTop w:val="0"/>
      <w:marBottom w:val="0"/>
      <w:divBdr>
        <w:top w:val="none" w:sz="0" w:space="0" w:color="auto"/>
        <w:left w:val="none" w:sz="0" w:space="0" w:color="auto"/>
        <w:bottom w:val="none" w:sz="0" w:space="0" w:color="auto"/>
        <w:right w:val="none" w:sz="0" w:space="0" w:color="auto"/>
      </w:divBdr>
    </w:div>
    <w:div w:id="90393375">
      <w:marLeft w:val="640"/>
      <w:marRight w:val="0"/>
      <w:marTop w:val="0"/>
      <w:marBottom w:val="0"/>
      <w:divBdr>
        <w:top w:val="none" w:sz="0" w:space="0" w:color="auto"/>
        <w:left w:val="none" w:sz="0" w:space="0" w:color="auto"/>
        <w:bottom w:val="none" w:sz="0" w:space="0" w:color="auto"/>
        <w:right w:val="none" w:sz="0" w:space="0" w:color="auto"/>
      </w:divBdr>
    </w:div>
    <w:div w:id="90394945">
      <w:marLeft w:val="640"/>
      <w:marRight w:val="0"/>
      <w:marTop w:val="0"/>
      <w:marBottom w:val="0"/>
      <w:divBdr>
        <w:top w:val="none" w:sz="0" w:space="0" w:color="auto"/>
        <w:left w:val="none" w:sz="0" w:space="0" w:color="auto"/>
        <w:bottom w:val="none" w:sz="0" w:space="0" w:color="auto"/>
        <w:right w:val="none" w:sz="0" w:space="0" w:color="auto"/>
      </w:divBdr>
    </w:div>
    <w:div w:id="90397920">
      <w:marLeft w:val="640"/>
      <w:marRight w:val="0"/>
      <w:marTop w:val="0"/>
      <w:marBottom w:val="0"/>
      <w:divBdr>
        <w:top w:val="none" w:sz="0" w:space="0" w:color="auto"/>
        <w:left w:val="none" w:sz="0" w:space="0" w:color="auto"/>
        <w:bottom w:val="none" w:sz="0" w:space="0" w:color="auto"/>
        <w:right w:val="none" w:sz="0" w:space="0" w:color="auto"/>
      </w:divBdr>
    </w:div>
    <w:div w:id="90443026">
      <w:marLeft w:val="640"/>
      <w:marRight w:val="0"/>
      <w:marTop w:val="0"/>
      <w:marBottom w:val="0"/>
      <w:divBdr>
        <w:top w:val="none" w:sz="0" w:space="0" w:color="auto"/>
        <w:left w:val="none" w:sz="0" w:space="0" w:color="auto"/>
        <w:bottom w:val="none" w:sz="0" w:space="0" w:color="auto"/>
        <w:right w:val="none" w:sz="0" w:space="0" w:color="auto"/>
      </w:divBdr>
    </w:div>
    <w:div w:id="90637009">
      <w:marLeft w:val="640"/>
      <w:marRight w:val="0"/>
      <w:marTop w:val="0"/>
      <w:marBottom w:val="0"/>
      <w:divBdr>
        <w:top w:val="none" w:sz="0" w:space="0" w:color="auto"/>
        <w:left w:val="none" w:sz="0" w:space="0" w:color="auto"/>
        <w:bottom w:val="none" w:sz="0" w:space="0" w:color="auto"/>
        <w:right w:val="none" w:sz="0" w:space="0" w:color="auto"/>
      </w:divBdr>
    </w:div>
    <w:div w:id="90705154">
      <w:marLeft w:val="640"/>
      <w:marRight w:val="0"/>
      <w:marTop w:val="0"/>
      <w:marBottom w:val="0"/>
      <w:divBdr>
        <w:top w:val="none" w:sz="0" w:space="0" w:color="auto"/>
        <w:left w:val="none" w:sz="0" w:space="0" w:color="auto"/>
        <w:bottom w:val="none" w:sz="0" w:space="0" w:color="auto"/>
        <w:right w:val="none" w:sz="0" w:space="0" w:color="auto"/>
      </w:divBdr>
    </w:div>
    <w:div w:id="90853585">
      <w:marLeft w:val="640"/>
      <w:marRight w:val="0"/>
      <w:marTop w:val="0"/>
      <w:marBottom w:val="0"/>
      <w:divBdr>
        <w:top w:val="none" w:sz="0" w:space="0" w:color="auto"/>
        <w:left w:val="none" w:sz="0" w:space="0" w:color="auto"/>
        <w:bottom w:val="none" w:sz="0" w:space="0" w:color="auto"/>
        <w:right w:val="none" w:sz="0" w:space="0" w:color="auto"/>
      </w:divBdr>
    </w:div>
    <w:div w:id="90853677">
      <w:marLeft w:val="640"/>
      <w:marRight w:val="0"/>
      <w:marTop w:val="0"/>
      <w:marBottom w:val="0"/>
      <w:divBdr>
        <w:top w:val="none" w:sz="0" w:space="0" w:color="auto"/>
        <w:left w:val="none" w:sz="0" w:space="0" w:color="auto"/>
        <w:bottom w:val="none" w:sz="0" w:space="0" w:color="auto"/>
        <w:right w:val="none" w:sz="0" w:space="0" w:color="auto"/>
      </w:divBdr>
    </w:div>
    <w:div w:id="90859202">
      <w:marLeft w:val="640"/>
      <w:marRight w:val="0"/>
      <w:marTop w:val="0"/>
      <w:marBottom w:val="0"/>
      <w:divBdr>
        <w:top w:val="none" w:sz="0" w:space="0" w:color="auto"/>
        <w:left w:val="none" w:sz="0" w:space="0" w:color="auto"/>
        <w:bottom w:val="none" w:sz="0" w:space="0" w:color="auto"/>
        <w:right w:val="none" w:sz="0" w:space="0" w:color="auto"/>
      </w:divBdr>
    </w:div>
    <w:div w:id="90898849">
      <w:marLeft w:val="640"/>
      <w:marRight w:val="0"/>
      <w:marTop w:val="0"/>
      <w:marBottom w:val="0"/>
      <w:divBdr>
        <w:top w:val="none" w:sz="0" w:space="0" w:color="auto"/>
        <w:left w:val="none" w:sz="0" w:space="0" w:color="auto"/>
        <w:bottom w:val="none" w:sz="0" w:space="0" w:color="auto"/>
        <w:right w:val="none" w:sz="0" w:space="0" w:color="auto"/>
      </w:divBdr>
    </w:div>
    <w:div w:id="91048724">
      <w:marLeft w:val="640"/>
      <w:marRight w:val="0"/>
      <w:marTop w:val="0"/>
      <w:marBottom w:val="0"/>
      <w:divBdr>
        <w:top w:val="none" w:sz="0" w:space="0" w:color="auto"/>
        <w:left w:val="none" w:sz="0" w:space="0" w:color="auto"/>
        <w:bottom w:val="none" w:sz="0" w:space="0" w:color="auto"/>
        <w:right w:val="none" w:sz="0" w:space="0" w:color="auto"/>
      </w:divBdr>
    </w:div>
    <w:div w:id="91096691">
      <w:marLeft w:val="640"/>
      <w:marRight w:val="0"/>
      <w:marTop w:val="0"/>
      <w:marBottom w:val="0"/>
      <w:divBdr>
        <w:top w:val="none" w:sz="0" w:space="0" w:color="auto"/>
        <w:left w:val="none" w:sz="0" w:space="0" w:color="auto"/>
        <w:bottom w:val="none" w:sz="0" w:space="0" w:color="auto"/>
        <w:right w:val="none" w:sz="0" w:space="0" w:color="auto"/>
      </w:divBdr>
    </w:div>
    <w:div w:id="91240354">
      <w:marLeft w:val="640"/>
      <w:marRight w:val="0"/>
      <w:marTop w:val="0"/>
      <w:marBottom w:val="0"/>
      <w:divBdr>
        <w:top w:val="none" w:sz="0" w:space="0" w:color="auto"/>
        <w:left w:val="none" w:sz="0" w:space="0" w:color="auto"/>
        <w:bottom w:val="none" w:sz="0" w:space="0" w:color="auto"/>
        <w:right w:val="none" w:sz="0" w:space="0" w:color="auto"/>
      </w:divBdr>
    </w:div>
    <w:div w:id="91241055">
      <w:marLeft w:val="640"/>
      <w:marRight w:val="0"/>
      <w:marTop w:val="0"/>
      <w:marBottom w:val="0"/>
      <w:divBdr>
        <w:top w:val="none" w:sz="0" w:space="0" w:color="auto"/>
        <w:left w:val="none" w:sz="0" w:space="0" w:color="auto"/>
        <w:bottom w:val="none" w:sz="0" w:space="0" w:color="auto"/>
        <w:right w:val="none" w:sz="0" w:space="0" w:color="auto"/>
      </w:divBdr>
    </w:div>
    <w:div w:id="91323277">
      <w:marLeft w:val="640"/>
      <w:marRight w:val="0"/>
      <w:marTop w:val="0"/>
      <w:marBottom w:val="0"/>
      <w:divBdr>
        <w:top w:val="none" w:sz="0" w:space="0" w:color="auto"/>
        <w:left w:val="none" w:sz="0" w:space="0" w:color="auto"/>
        <w:bottom w:val="none" w:sz="0" w:space="0" w:color="auto"/>
        <w:right w:val="none" w:sz="0" w:space="0" w:color="auto"/>
      </w:divBdr>
    </w:div>
    <w:div w:id="91435638">
      <w:marLeft w:val="640"/>
      <w:marRight w:val="0"/>
      <w:marTop w:val="0"/>
      <w:marBottom w:val="0"/>
      <w:divBdr>
        <w:top w:val="none" w:sz="0" w:space="0" w:color="auto"/>
        <w:left w:val="none" w:sz="0" w:space="0" w:color="auto"/>
        <w:bottom w:val="none" w:sz="0" w:space="0" w:color="auto"/>
        <w:right w:val="none" w:sz="0" w:space="0" w:color="auto"/>
      </w:divBdr>
    </w:div>
    <w:div w:id="91437814">
      <w:marLeft w:val="640"/>
      <w:marRight w:val="0"/>
      <w:marTop w:val="0"/>
      <w:marBottom w:val="0"/>
      <w:divBdr>
        <w:top w:val="none" w:sz="0" w:space="0" w:color="auto"/>
        <w:left w:val="none" w:sz="0" w:space="0" w:color="auto"/>
        <w:bottom w:val="none" w:sz="0" w:space="0" w:color="auto"/>
        <w:right w:val="none" w:sz="0" w:space="0" w:color="auto"/>
      </w:divBdr>
    </w:div>
    <w:div w:id="91437825">
      <w:marLeft w:val="640"/>
      <w:marRight w:val="0"/>
      <w:marTop w:val="0"/>
      <w:marBottom w:val="0"/>
      <w:divBdr>
        <w:top w:val="none" w:sz="0" w:space="0" w:color="auto"/>
        <w:left w:val="none" w:sz="0" w:space="0" w:color="auto"/>
        <w:bottom w:val="none" w:sz="0" w:space="0" w:color="auto"/>
        <w:right w:val="none" w:sz="0" w:space="0" w:color="auto"/>
      </w:divBdr>
    </w:div>
    <w:div w:id="91514828">
      <w:marLeft w:val="640"/>
      <w:marRight w:val="0"/>
      <w:marTop w:val="0"/>
      <w:marBottom w:val="0"/>
      <w:divBdr>
        <w:top w:val="none" w:sz="0" w:space="0" w:color="auto"/>
        <w:left w:val="none" w:sz="0" w:space="0" w:color="auto"/>
        <w:bottom w:val="none" w:sz="0" w:space="0" w:color="auto"/>
        <w:right w:val="none" w:sz="0" w:space="0" w:color="auto"/>
      </w:divBdr>
    </w:div>
    <w:div w:id="91516841">
      <w:marLeft w:val="640"/>
      <w:marRight w:val="0"/>
      <w:marTop w:val="0"/>
      <w:marBottom w:val="0"/>
      <w:divBdr>
        <w:top w:val="none" w:sz="0" w:space="0" w:color="auto"/>
        <w:left w:val="none" w:sz="0" w:space="0" w:color="auto"/>
        <w:bottom w:val="none" w:sz="0" w:space="0" w:color="auto"/>
        <w:right w:val="none" w:sz="0" w:space="0" w:color="auto"/>
      </w:divBdr>
    </w:div>
    <w:div w:id="91629259">
      <w:marLeft w:val="640"/>
      <w:marRight w:val="0"/>
      <w:marTop w:val="0"/>
      <w:marBottom w:val="0"/>
      <w:divBdr>
        <w:top w:val="none" w:sz="0" w:space="0" w:color="auto"/>
        <w:left w:val="none" w:sz="0" w:space="0" w:color="auto"/>
        <w:bottom w:val="none" w:sz="0" w:space="0" w:color="auto"/>
        <w:right w:val="none" w:sz="0" w:space="0" w:color="auto"/>
      </w:divBdr>
    </w:div>
    <w:div w:id="91630494">
      <w:marLeft w:val="640"/>
      <w:marRight w:val="0"/>
      <w:marTop w:val="0"/>
      <w:marBottom w:val="0"/>
      <w:divBdr>
        <w:top w:val="none" w:sz="0" w:space="0" w:color="auto"/>
        <w:left w:val="none" w:sz="0" w:space="0" w:color="auto"/>
        <w:bottom w:val="none" w:sz="0" w:space="0" w:color="auto"/>
        <w:right w:val="none" w:sz="0" w:space="0" w:color="auto"/>
      </w:divBdr>
    </w:div>
    <w:div w:id="91633351">
      <w:marLeft w:val="640"/>
      <w:marRight w:val="0"/>
      <w:marTop w:val="0"/>
      <w:marBottom w:val="0"/>
      <w:divBdr>
        <w:top w:val="none" w:sz="0" w:space="0" w:color="auto"/>
        <w:left w:val="none" w:sz="0" w:space="0" w:color="auto"/>
        <w:bottom w:val="none" w:sz="0" w:space="0" w:color="auto"/>
        <w:right w:val="none" w:sz="0" w:space="0" w:color="auto"/>
      </w:divBdr>
    </w:div>
    <w:div w:id="91704317">
      <w:marLeft w:val="640"/>
      <w:marRight w:val="0"/>
      <w:marTop w:val="0"/>
      <w:marBottom w:val="0"/>
      <w:divBdr>
        <w:top w:val="none" w:sz="0" w:space="0" w:color="auto"/>
        <w:left w:val="none" w:sz="0" w:space="0" w:color="auto"/>
        <w:bottom w:val="none" w:sz="0" w:space="0" w:color="auto"/>
        <w:right w:val="none" w:sz="0" w:space="0" w:color="auto"/>
      </w:divBdr>
    </w:div>
    <w:div w:id="91705862">
      <w:marLeft w:val="640"/>
      <w:marRight w:val="0"/>
      <w:marTop w:val="0"/>
      <w:marBottom w:val="0"/>
      <w:divBdr>
        <w:top w:val="none" w:sz="0" w:space="0" w:color="auto"/>
        <w:left w:val="none" w:sz="0" w:space="0" w:color="auto"/>
        <w:bottom w:val="none" w:sz="0" w:space="0" w:color="auto"/>
        <w:right w:val="none" w:sz="0" w:space="0" w:color="auto"/>
      </w:divBdr>
    </w:div>
    <w:div w:id="91707203">
      <w:marLeft w:val="640"/>
      <w:marRight w:val="0"/>
      <w:marTop w:val="0"/>
      <w:marBottom w:val="0"/>
      <w:divBdr>
        <w:top w:val="none" w:sz="0" w:space="0" w:color="auto"/>
        <w:left w:val="none" w:sz="0" w:space="0" w:color="auto"/>
        <w:bottom w:val="none" w:sz="0" w:space="0" w:color="auto"/>
        <w:right w:val="none" w:sz="0" w:space="0" w:color="auto"/>
      </w:divBdr>
    </w:div>
    <w:div w:id="91709101">
      <w:marLeft w:val="640"/>
      <w:marRight w:val="0"/>
      <w:marTop w:val="0"/>
      <w:marBottom w:val="0"/>
      <w:divBdr>
        <w:top w:val="none" w:sz="0" w:space="0" w:color="auto"/>
        <w:left w:val="none" w:sz="0" w:space="0" w:color="auto"/>
        <w:bottom w:val="none" w:sz="0" w:space="0" w:color="auto"/>
        <w:right w:val="none" w:sz="0" w:space="0" w:color="auto"/>
      </w:divBdr>
    </w:div>
    <w:div w:id="91779725">
      <w:marLeft w:val="640"/>
      <w:marRight w:val="0"/>
      <w:marTop w:val="0"/>
      <w:marBottom w:val="0"/>
      <w:divBdr>
        <w:top w:val="none" w:sz="0" w:space="0" w:color="auto"/>
        <w:left w:val="none" w:sz="0" w:space="0" w:color="auto"/>
        <w:bottom w:val="none" w:sz="0" w:space="0" w:color="auto"/>
        <w:right w:val="none" w:sz="0" w:space="0" w:color="auto"/>
      </w:divBdr>
    </w:div>
    <w:div w:id="91901240">
      <w:marLeft w:val="640"/>
      <w:marRight w:val="0"/>
      <w:marTop w:val="0"/>
      <w:marBottom w:val="0"/>
      <w:divBdr>
        <w:top w:val="none" w:sz="0" w:space="0" w:color="auto"/>
        <w:left w:val="none" w:sz="0" w:space="0" w:color="auto"/>
        <w:bottom w:val="none" w:sz="0" w:space="0" w:color="auto"/>
        <w:right w:val="none" w:sz="0" w:space="0" w:color="auto"/>
      </w:divBdr>
    </w:div>
    <w:div w:id="91976155">
      <w:marLeft w:val="640"/>
      <w:marRight w:val="0"/>
      <w:marTop w:val="0"/>
      <w:marBottom w:val="0"/>
      <w:divBdr>
        <w:top w:val="none" w:sz="0" w:space="0" w:color="auto"/>
        <w:left w:val="none" w:sz="0" w:space="0" w:color="auto"/>
        <w:bottom w:val="none" w:sz="0" w:space="0" w:color="auto"/>
        <w:right w:val="none" w:sz="0" w:space="0" w:color="auto"/>
      </w:divBdr>
    </w:div>
    <w:div w:id="91976678">
      <w:marLeft w:val="640"/>
      <w:marRight w:val="0"/>
      <w:marTop w:val="0"/>
      <w:marBottom w:val="0"/>
      <w:divBdr>
        <w:top w:val="none" w:sz="0" w:space="0" w:color="auto"/>
        <w:left w:val="none" w:sz="0" w:space="0" w:color="auto"/>
        <w:bottom w:val="none" w:sz="0" w:space="0" w:color="auto"/>
        <w:right w:val="none" w:sz="0" w:space="0" w:color="auto"/>
      </w:divBdr>
    </w:div>
    <w:div w:id="92015728">
      <w:marLeft w:val="640"/>
      <w:marRight w:val="0"/>
      <w:marTop w:val="0"/>
      <w:marBottom w:val="0"/>
      <w:divBdr>
        <w:top w:val="none" w:sz="0" w:space="0" w:color="auto"/>
        <w:left w:val="none" w:sz="0" w:space="0" w:color="auto"/>
        <w:bottom w:val="none" w:sz="0" w:space="0" w:color="auto"/>
        <w:right w:val="none" w:sz="0" w:space="0" w:color="auto"/>
      </w:divBdr>
    </w:div>
    <w:div w:id="92020569">
      <w:marLeft w:val="640"/>
      <w:marRight w:val="0"/>
      <w:marTop w:val="0"/>
      <w:marBottom w:val="0"/>
      <w:divBdr>
        <w:top w:val="none" w:sz="0" w:space="0" w:color="auto"/>
        <w:left w:val="none" w:sz="0" w:space="0" w:color="auto"/>
        <w:bottom w:val="none" w:sz="0" w:space="0" w:color="auto"/>
        <w:right w:val="none" w:sz="0" w:space="0" w:color="auto"/>
      </w:divBdr>
    </w:div>
    <w:div w:id="92089498">
      <w:marLeft w:val="640"/>
      <w:marRight w:val="0"/>
      <w:marTop w:val="0"/>
      <w:marBottom w:val="0"/>
      <w:divBdr>
        <w:top w:val="none" w:sz="0" w:space="0" w:color="auto"/>
        <w:left w:val="none" w:sz="0" w:space="0" w:color="auto"/>
        <w:bottom w:val="none" w:sz="0" w:space="0" w:color="auto"/>
        <w:right w:val="none" w:sz="0" w:space="0" w:color="auto"/>
      </w:divBdr>
    </w:div>
    <w:div w:id="92090713">
      <w:marLeft w:val="640"/>
      <w:marRight w:val="0"/>
      <w:marTop w:val="0"/>
      <w:marBottom w:val="0"/>
      <w:divBdr>
        <w:top w:val="none" w:sz="0" w:space="0" w:color="auto"/>
        <w:left w:val="none" w:sz="0" w:space="0" w:color="auto"/>
        <w:bottom w:val="none" w:sz="0" w:space="0" w:color="auto"/>
        <w:right w:val="none" w:sz="0" w:space="0" w:color="auto"/>
      </w:divBdr>
    </w:div>
    <w:div w:id="92091351">
      <w:marLeft w:val="640"/>
      <w:marRight w:val="0"/>
      <w:marTop w:val="0"/>
      <w:marBottom w:val="0"/>
      <w:divBdr>
        <w:top w:val="none" w:sz="0" w:space="0" w:color="auto"/>
        <w:left w:val="none" w:sz="0" w:space="0" w:color="auto"/>
        <w:bottom w:val="none" w:sz="0" w:space="0" w:color="auto"/>
        <w:right w:val="none" w:sz="0" w:space="0" w:color="auto"/>
      </w:divBdr>
    </w:div>
    <w:div w:id="92096123">
      <w:marLeft w:val="640"/>
      <w:marRight w:val="0"/>
      <w:marTop w:val="0"/>
      <w:marBottom w:val="0"/>
      <w:divBdr>
        <w:top w:val="none" w:sz="0" w:space="0" w:color="auto"/>
        <w:left w:val="none" w:sz="0" w:space="0" w:color="auto"/>
        <w:bottom w:val="none" w:sz="0" w:space="0" w:color="auto"/>
        <w:right w:val="none" w:sz="0" w:space="0" w:color="auto"/>
      </w:divBdr>
    </w:div>
    <w:div w:id="92165095">
      <w:marLeft w:val="640"/>
      <w:marRight w:val="0"/>
      <w:marTop w:val="0"/>
      <w:marBottom w:val="0"/>
      <w:divBdr>
        <w:top w:val="none" w:sz="0" w:space="0" w:color="auto"/>
        <w:left w:val="none" w:sz="0" w:space="0" w:color="auto"/>
        <w:bottom w:val="none" w:sz="0" w:space="0" w:color="auto"/>
        <w:right w:val="none" w:sz="0" w:space="0" w:color="auto"/>
      </w:divBdr>
    </w:div>
    <w:div w:id="92173563">
      <w:marLeft w:val="640"/>
      <w:marRight w:val="0"/>
      <w:marTop w:val="0"/>
      <w:marBottom w:val="0"/>
      <w:divBdr>
        <w:top w:val="none" w:sz="0" w:space="0" w:color="auto"/>
        <w:left w:val="none" w:sz="0" w:space="0" w:color="auto"/>
        <w:bottom w:val="none" w:sz="0" w:space="0" w:color="auto"/>
        <w:right w:val="none" w:sz="0" w:space="0" w:color="auto"/>
      </w:divBdr>
    </w:div>
    <w:div w:id="92215342">
      <w:marLeft w:val="640"/>
      <w:marRight w:val="0"/>
      <w:marTop w:val="0"/>
      <w:marBottom w:val="0"/>
      <w:divBdr>
        <w:top w:val="none" w:sz="0" w:space="0" w:color="auto"/>
        <w:left w:val="none" w:sz="0" w:space="0" w:color="auto"/>
        <w:bottom w:val="none" w:sz="0" w:space="0" w:color="auto"/>
        <w:right w:val="none" w:sz="0" w:space="0" w:color="auto"/>
      </w:divBdr>
    </w:div>
    <w:div w:id="92285421">
      <w:marLeft w:val="640"/>
      <w:marRight w:val="0"/>
      <w:marTop w:val="0"/>
      <w:marBottom w:val="0"/>
      <w:divBdr>
        <w:top w:val="none" w:sz="0" w:space="0" w:color="auto"/>
        <w:left w:val="none" w:sz="0" w:space="0" w:color="auto"/>
        <w:bottom w:val="none" w:sz="0" w:space="0" w:color="auto"/>
        <w:right w:val="none" w:sz="0" w:space="0" w:color="auto"/>
      </w:divBdr>
    </w:div>
    <w:div w:id="92286132">
      <w:marLeft w:val="640"/>
      <w:marRight w:val="0"/>
      <w:marTop w:val="0"/>
      <w:marBottom w:val="0"/>
      <w:divBdr>
        <w:top w:val="none" w:sz="0" w:space="0" w:color="auto"/>
        <w:left w:val="none" w:sz="0" w:space="0" w:color="auto"/>
        <w:bottom w:val="none" w:sz="0" w:space="0" w:color="auto"/>
        <w:right w:val="none" w:sz="0" w:space="0" w:color="auto"/>
      </w:divBdr>
    </w:div>
    <w:div w:id="92360563">
      <w:marLeft w:val="640"/>
      <w:marRight w:val="0"/>
      <w:marTop w:val="0"/>
      <w:marBottom w:val="0"/>
      <w:divBdr>
        <w:top w:val="none" w:sz="0" w:space="0" w:color="auto"/>
        <w:left w:val="none" w:sz="0" w:space="0" w:color="auto"/>
        <w:bottom w:val="none" w:sz="0" w:space="0" w:color="auto"/>
        <w:right w:val="none" w:sz="0" w:space="0" w:color="auto"/>
      </w:divBdr>
    </w:div>
    <w:div w:id="92362183">
      <w:marLeft w:val="640"/>
      <w:marRight w:val="0"/>
      <w:marTop w:val="0"/>
      <w:marBottom w:val="0"/>
      <w:divBdr>
        <w:top w:val="none" w:sz="0" w:space="0" w:color="auto"/>
        <w:left w:val="none" w:sz="0" w:space="0" w:color="auto"/>
        <w:bottom w:val="none" w:sz="0" w:space="0" w:color="auto"/>
        <w:right w:val="none" w:sz="0" w:space="0" w:color="auto"/>
      </w:divBdr>
    </w:div>
    <w:div w:id="92364179">
      <w:marLeft w:val="640"/>
      <w:marRight w:val="0"/>
      <w:marTop w:val="0"/>
      <w:marBottom w:val="0"/>
      <w:divBdr>
        <w:top w:val="none" w:sz="0" w:space="0" w:color="auto"/>
        <w:left w:val="none" w:sz="0" w:space="0" w:color="auto"/>
        <w:bottom w:val="none" w:sz="0" w:space="0" w:color="auto"/>
        <w:right w:val="none" w:sz="0" w:space="0" w:color="auto"/>
      </w:divBdr>
    </w:div>
    <w:div w:id="92483103">
      <w:marLeft w:val="640"/>
      <w:marRight w:val="0"/>
      <w:marTop w:val="0"/>
      <w:marBottom w:val="0"/>
      <w:divBdr>
        <w:top w:val="none" w:sz="0" w:space="0" w:color="auto"/>
        <w:left w:val="none" w:sz="0" w:space="0" w:color="auto"/>
        <w:bottom w:val="none" w:sz="0" w:space="0" w:color="auto"/>
        <w:right w:val="none" w:sz="0" w:space="0" w:color="auto"/>
      </w:divBdr>
    </w:div>
    <w:div w:id="92553621">
      <w:marLeft w:val="640"/>
      <w:marRight w:val="0"/>
      <w:marTop w:val="0"/>
      <w:marBottom w:val="0"/>
      <w:divBdr>
        <w:top w:val="none" w:sz="0" w:space="0" w:color="auto"/>
        <w:left w:val="none" w:sz="0" w:space="0" w:color="auto"/>
        <w:bottom w:val="none" w:sz="0" w:space="0" w:color="auto"/>
        <w:right w:val="none" w:sz="0" w:space="0" w:color="auto"/>
      </w:divBdr>
    </w:div>
    <w:div w:id="92629908">
      <w:marLeft w:val="640"/>
      <w:marRight w:val="0"/>
      <w:marTop w:val="0"/>
      <w:marBottom w:val="0"/>
      <w:divBdr>
        <w:top w:val="none" w:sz="0" w:space="0" w:color="auto"/>
        <w:left w:val="none" w:sz="0" w:space="0" w:color="auto"/>
        <w:bottom w:val="none" w:sz="0" w:space="0" w:color="auto"/>
        <w:right w:val="none" w:sz="0" w:space="0" w:color="auto"/>
      </w:divBdr>
    </w:div>
    <w:div w:id="92671363">
      <w:marLeft w:val="640"/>
      <w:marRight w:val="0"/>
      <w:marTop w:val="0"/>
      <w:marBottom w:val="0"/>
      <w:divBdr>
        <w:top w:val="none" w:sz="0" w:space="0" w:color="auto"/>
        <w:left w:val="none" w:sz="0" w:space="0" w:color="auto"/>
        <w:bottom w:val="none" w:sz="0" w:space="0" w:color="auto"/>
        <w:right w:val="none" w:sz="0" w:space="0" w:color="auto"/>
      </w:divBdr>
    </w:div>
    <w:div w:id="92745368">
      <w:bodyDiv w:val="1"/>
      <w:marLeft w:val="0"/>
      <w:marRight w:val="0"/>
      <w:marTop w:val="0"/>
      <w:marBottom w:val="0"/>
      <w:divBdr>
        <w:top w:val="none" w:sz="0" w:space="0" w:color="auto"/>
        <w:left w:val="none" w:sz="0" w:space="0" w:color="auto"/>
        <w:bottom w:val="none" w:sz="0" w:space="0" w:color="auto"/>
        <w:right w:val="none" w:sz="0" w:space="0" w:color="auto"/>
      </w:divBdr>
    </w:div>
    <w:div w:id="92827070">
      <w:marLeft w:val="640"/>
      <w:marRight w:val="0"/>
      <w:marTop w:val="0"/>
      <w:marBottom w:val="0"/>
      <w:divBdr>
        <w:top w:val="none" w:sz="0" w:space="0" w:color="auto"/>
        <w:left w:val="none" w:sz="0" w:space="0" w:color="auto"/>
        <w:bottom w:val="none" w:sz="0" w:space="0" w:color="auto"/>
        <w:right w:val="none" w:sz="0" w:space="0" w:color="auto"/>
      </w:divBdr>
    </w:div>
    <w:div w:id="92827167">
      <w:marLeft w:val="640"/>
      <w:marRight w:val="0"/>
      <w:marTop w:val="0"/>
      <w:marBottom w:val="0"/>
      <w:divBdr>
        <w:top w:val="none" w:sz="0" w:space="0" w:color="auto"/>
        <w:left w:val="none" w:sz="0" w:space="0" w:color="auto"/>
        <w:bottom w:val="none" w:sz="0" w:space="0" w:color="auto"/>
        <w:right w:val="none" w:sz="0" w:space="0" w:color="auto"/>
      </w:divBdr>
    </w:div>
    <w:div w:id="92939921">
      <w:marLeft w:val="640"/>
      <w:marRight w:val="0"/>
      <w:marTop w:val="0"/>
      <w:marBottom w:val="0"/>
      <w:divBdr>
        <w:top w:val="none" w:sz="0" w:space="0" w:color="auto"/>
        <w:left w:val="none" w:sz="0" w:space="0" w:color="auto"/>
        <w:bottom w:val="none" w:sz="0" w:space="0" w:color="auto"/>
        <w:right w:val="none" w:sz="0" w:space="0" w:color="auto"/>
      </w:divBdr>
    </w:div>
    <w:div w:id="92942757">
      <w:marLeft w:val="640"/>
      <w:marRight w:val="0"/>
      <w:marTop w:val="0"/>
      <w:marBottom w:val="0"/>
      <w:divBdr>
        <w:top w:val="none" w:sz="0" w:space="0" w:color="auto"/>
        <w:left w:val="none" w:sz="0" w:space="0" w:color="auto"/>
        <w:bottom w:val="none" w:sz="0" w:space="0" w:color="auto"/>
        <w:right w:val="none" w:sz="0" w:space="0" w:color="auto"/>
      </w:divBdr>
    </w:div>
    <w:div w:id="92943452">
      <w:marLeft w:val="640"/>
      <w:marRight w:val="0"/>
      <w:marTop w:val="0"/>
      <w:marBottom w:val="0"/>
      <w:divBdr>
        <w:top w:val="none" w:sz="0" w:space="0" w:color="auto"/>
        <w:left w:val="none" w:sz="0" w:space="0" w:color="auto"/>
        <w:bottom w:val="none" w:sz="0" w:space="0" w:color="auto"/>
        <w:right w:val="none" w:sz="0" w:space="0" w:color="auto"/>
      </w:divBdr>
    </w:div>
    <w:div w:id="93017428">
      <w:marLeft w:val="640"/>
      <w:marRight w:val="0"/>
      <w:marTop w:val="0"/>
      <w:marBottom w:val="0"/>
      <w:divBdr>
        <w:top w:val="none" w:sz="0" w:space="0" w:color="auto"/>
        <w:left w:val="none" w:sz="0" w:space="0" w:color="auto"/>
        <w:bottom w:val="none" w:sz="0" w:space="0" w:color="auto"/>
        <w:right w:val="none" w:sz="0" w:space="0" w:color="auto"/>
      </w:divBdr>
    </w:div>
    <w:div w:id="93020060">
      <w:bodyDiv w:val="1"/>
      <w:marLeft w:val="0"/>
      <w:marRight w:val="0"/>
      <w:marTop w:val="0"/>
      <w:marBottom w:val="0"/>
      <w:divBdr>
        <w:top w:val="none" w:sz="0" w:space="0" w:color="auto"/>
        <w:left w:val="none" w:sz="0" w:space="0" w:color="auto"/>
        <w:bottom w:val="none" w:sz="0" w:space="0" w:color="auto"/>
        <w:right w:val="none" w:sz="0" w:space="0" w:color="auto"/>
      </w:divBdr>
      <w:divsChild>
        <w:div w:id="21981747">
          <w:marLeft w:val="640"/>
          <w:marRight w:val="0"/>
          <w:marTop w:val="0"/>
          <w:marBottom w:val="0"/>
          <w:divBdr>
            <w:top w:val="none" w:sz="0" w:space="0" w:color="auto"/>
            <w:left w:val="none" w:sz="0" w:space="0" w:color="auto"/>
            <w:bottom w:val="none" w:sz="0" w:space="0" w:color="auto"/>
            <w:right w:val="none" w:sz="0" w:space="0" w:color="auto"/>
          </w:divBdr>
        </w:div>
        <w:div w:id="113212068">
          <w:marLeft w:val="640"/>
          <w:marRight w:val="0"/>
          <w:marTop w:val="0"/>
          <w:marBottom w:val="0"/>
          <w:divBdr>
            <w:top w:val="none" w:sz="0" w:space="0" w:color="auto"/>
            <w:left w:val="none" w:sz="0" w:space="0" w:color="auto"/>
            <w:bottom w:val="none" w:sz="0" w:space="0" w:color="auto"/>
            <w:right w:val="none" w:sz="0" w:space="0" w:color="auto"/>
          </w:divBdr>
        </w:div>
        <w:div w:id="129133518">
          <w:marLeft w:val="640"/>
          <w:marRight w:val="0"/>
          <w:marTop w:val="0"/>
          <w:marBottom w:val="0"/>
          <w:divBdr>
            <w:top w:val="none" w:sz="0" w:space="0" w:color="auto"/>
            <w:left w:val="none" w:sz="0" w:space="0" w:color="auto"/>
            <w:bottom w:val="none" w:sz="0" w:space="0" w:color="auto"/>
            <w:right w:val="none" w:sz="0" w:space="0" w:color="auto"/>
          </w:divBdr>
        </w:div>
        <w:div w:id="150760935">
          <w:marLeft w:val="640"/>
          <w:marRight w:val="0"/>
          <w:marTop w:val="0"/>
          <w:marBottom w:val="0"/>
          <w:divBdr>
            <w:top w:val="none" w:sz="0" w:space="0" w:color="auto"/>
            <w:left w:val="none" w:sz="0" w:space="0" w:color="auto"/>
            <w:bottom w:val="none" w:sz="0" w:space="0" w:color="auto"/>
            <w:right w:val="none" w:sz="0" w:space="0" w:color="auto"/>
          </w:divBdr>
        </w:div>
        <w:div w:id="187451036">
          <w:marLeft w:val="640"/>
          <w:marRight w:val="0"/>
          <w:marTop w:val="0"/>
          <w:marBottom w:val="0"/>
          <w:divBdr>
            <w:top w:val="none" w:sz="0" w:space="0" w:color="auto"/>
            <w:left w:val="none" w:sz="0" w:space="0" w:color="auto"/>
            <w:bottom w:val="none" w:sz="0" w:space="0" w:color="auto"/>
            <w:right w:val="none" w:sz="0" w:space="0" w:color="auto"/>
          </w:divBdr>
        </w:div>
        <w:div w:id="230776809">
          <w:marLeft w:val="640"/>
          <w:marRight w:val="0"/>
          <w:marTop w:val="0"/>
          <w:marBottom w:val="0"/>
          <w:divBdr>
            <w:top w:val="none" w:sz="0" w:space="0" w:color="auto"/>
            <w:left w:val="none" w:sz="0" w:space="0" w:color="auto"/>
            <w:bottom w:val="none" w:sz="0" w:space="0" w:color="auto"/>
            <w:right w:val="none" w:sz="0" w:space="0" w:color="auto"/>
          </w:divBdr>
        </w:div>
        <w:div w:id="237834152">
          <w:marLeft w:val="640"/>
          <w:marRight w:val="0"/>
          <w:marTop w:val="0"/>
          <w:marBottom w:val="0"/>
          <w:divBdr>
            <w:top w:val="none" w:sz="0" w:space="0" w:color="auto"/>
            <w:left w:val="none" w:sz="0" w:space="0" w:color="auto"/>
            <w:bottom w:val="none" w:sz="0" w:space="0" w:color="auto"/>
            <w:right w:val="none" w:sz="0" w:space="0" w:color="auto"/>
          </w:divBdr>
        </w:div>
        <w:div w:id="272976276">
          <w:marLeft w:val="640"/>
          <w:marRight w:val="0"/>
          <w:marTop w:val="0"/>
          <w:marBottom w:val="0"/>
          <w:divBdr>
            <w:top w:val="none" w:sz="0" w:space="0" w:color="auto"/>
            <w:left w:val="none" w:sz="0" w:space="0" w:color="auto"/>
            <w:bottom w:val="none" w:sz="0" w:space="0" w:color="auto"/>
            <w:right w:val="none" w:sz="0" w:space="0" w:color="auto"/>
          </w:divBdr>
        </w:div>
        <w:div w:id="343365395">
          <w:marLeft w:val="640"/>
          <w:marRight w:val="0"/>
          <w:marTop w:val="0"/>
          <w:marBottom w:val="0"/>
          <w:divBdr>
            <w:top w:val="none" w:sz="0" w:space="0" w:color="auto"/>
            <w:left w:val="none" w:sz="0" w:space="0" w:color="auto"/>
            <w:bottom w:val="none" w:sz="0" w:space="0" w:color="auto"/>
            <w:right w:val="none" w:sz="0" w:space="0" w:color="auto"/>
          </w:divBdr>
        </w:div>
        <w:div w:id="371535041">
          <w:marLeft w:val="640"/>
          <w:marRight w:val="0"/>
          <w:marTop w:val="0"/>
          <w:marBottom w:val="0"/>
          <w:divBdr>
            <w:top w:val="none" w:sz="0" w:space="0" w:color="auto"/>
            <w:left w:val="none" w:sz="0" w:space="0" w:color="auto"/>
            <w:bottom w:val="none" w:sz="0" w:space="0" w:color="auto"/>
            <w:right w:val="none" w:sz="0" w:space="0" w:color="auto"/>
          </w:divBdr>
        </w:div>
        <w:div w:id="424300797">
          <w:marLeft w:val="640"/>
          <w:marRight w:val="0"/>
          <w:marTop w:val="0"/>
          <w:marBottom w:val="0"/>
          <w:divBdr>
            <w:top w:val="none" w:sz="0" w:space="0" w:color="auto"/>
            <w:left w:val="none" w:sz="0" w:space="0" w:color="auto"/>
            <w:bottom w:val="none" w:sz="0" w:space="0" w:color="auto"/>
            <w:right w:val="none" w:sz="0" w:space="0" w:color="auto"/>
          </w:divBdr>
        </w:div>
        <w:div w:id="437528973">
          <w:marLeft w:val="640"/>
          <w:marRight w:val="0"/>
          <w:marTop w:val="0"/>
          <w:marBottom w:val="0"/>
          <w:divBdr>
            <w:top w:val="none" w:sz="0" w:space="0" w:color="auto"/>
            <w:left w:val="none" w:sz="0" w:space="0" w:color="auto"/>
            <w:bottom w:val="none" w:sz="0" w:space="0" w:color="auto"/>
            <w:right w:val="none" w:sz="0" w:space="0" w:color="auto"/>
          </w:divBdr>
        </w:div>
        <w:div w:id="466357456">
          <w:marLeft w:val="640"/>
          <w:marRight w:val="0"/>
          <w:marTop w:val="0"/>
          <w:marBottom w:val="0"/>
          <w:divBdr>
            <w:top w:val="none" w:sz="0" w:space="0" w:color="auto"/>
            <w:left w:val="none" w:sz="0" w:space="0" w:color="auto"/>
            <w:bottom w:val="none" w:sz="0" w:space="0" w:color="auto"/>
            <w:right w:val="none" w:sz="0" w:space="0" w:color="auto"/>
          </w:divBdr>
        </w:div>
        <w:div w:id="466632225">
          <w:marLeft w:val="640"/>
          <w:marRight w:val="0"/>
          <w:marTop w:val="0"/>
          <w:marBottom w:val="0"/>
          <w:divBdr>
            <w:top w:val="none" w:sz="0" w:space="0" w:color="auto"/>
            <w:left w:val="none" w:sz="0" w:space="0" w:color="auto"/>
            <w:bottom w:val="none" w:sz="0" w:space="0" w:color="auto"/>
            <w:right w:val="none" w:sz="0" w:space="0" w:color="auto"/>
          </w:divBdr>
        </w:div>
        <w:div w:id="475758294">
          <w:marLeft w:val="640"/>
          <w:marRight w:val="0"/>
          <w:marTop w:val="0"/>
          <w:marBottom w:val="0"/>
          <w:divBdr>
            <w:top w:val="none" w:sz="0" w:space="0" w:color="auto"/>
            <w:left w:val="none" w:sz="0" w:space="0" w:color="auto"/>
            <w:bottom w:val="none" w:sz="0" w:space="0" w:color="auto"/>
            <w:right w:val="none" w:sz="0" w:space="0" w:color="auto"/>
          </w:divBdr>
        </w:div>
        <w:div w:id="544685813">
          <w:marLeft w:val="640"/>
          <w:marRight w:val="0"/>
          <w:marTop w:val="0"/>
          <w:marBottom w:val="0"/>
          <w:divBdr>
            <w:top w:val="none" w:sz="0" w:space="0" w:color="auto"/>
            <w:left w:val="none" w:sz="0" w:space="0" w:color="auto"/>
            <w:bottom w:val="none" w:sz="0" w:space="0" w:color="auto"/>
            <w:right w:val="none" w:sz="0" w:space="0" w:color="auto"/>
          </w:divBdr>
        </w:div>
        <w:div w:id="549809503">
          <w:marLeft w:val="640"/>
          <w:marRight w:val="0"/>
          <w:marTop w:val="0"/>
          <w:marBottom w:val="0"/>
          <w:divBdr>
            <w:top w:val="none" w:sz="0" w:space="0" w:color="auto"/>
            <w:left w:val="none" w:sz="0" w:space="0" w:color="auto"/>
            <w:bottom w:val="none" w:sz="0" w:space="0" w:color="auto"/>
            <w:right w:val="none" w:sz="0" w:space="0" w:color="auto"/>
          </w:divBdr>
        </w:div>
        <w:div w:id="598950589">
          <w:marLeft w:val="640"/>
          <w:marRight w:val="0"/>
          <w:marTop w:val="0"/>
          <w:marBottom w:val="0"/>
          <w:divBdr>
            <w:top w:val="none" w:sz="0" w:space="0" w:color="auto"/>
            <w:left w:val="none" w:sz="0" w:space="0" w:color="auto"/>
            <w:bottom w:val="none" w:sz="0" w:space="0" w:color="auto"/>
            <w:right w:val="none" w:sz="0" w:space="0" w:color="auto"/>
          </w:divBdr>
        </w:div>
        <w:div w:id="611713839">
          <w:marLeft w:val="640"/>
          <w:marRight w:val="0"/>
          <w:marTop w:val="0"/>
          <w:marBottom w:val="0"/>
          <w:divBdr>
            <w:top w:val="none" w:sz="0" w:space="0" w:color="auto"/>
            <w:left w:val="none" w:sz="0" w:space="0" w:color="auto"/>
            <w:bottom w:val="none" w:sz="0" w:space="0" w:color="auto"/>
            <w:right w:val="none" w:sz="0" w:space="0" w:color="auto"/>
          </w:divBdr>
        </w:div>
        <w:div w:id="709456864">
          <w:marLeft w:val="640"/>
          <w:marRight w:val="0"/>
          <w:marTop w:val="0"/>
          <w:marBottom w:val="0"/>
          <w:divBdr>
            <w:top w:val="none" w:sz="0" w:space="0" w:color="auto"/>
            <w:left w:val="none" w:sz="0" w:space="0" w:color="auto"/>
            <w:bottom w:val="none" w:sz="0" w:space="0" w:color="auto"/>
            <w:right w:val="none" w:sz="0" w:space="0" w:color="auto"/>
          </w:divBdr>
        </w:div>
        <w:div w:id="735323098">
          <w:marLeft w:val="640"/>
          <w:marRight w:val="0"/>
          <w:marTop w:val="0"/>
          <w:marBottom w:val="0"/>
          <w:divBdr>
            <w:top w:val="none" w:sz="0" w:space="0" w:color="auto"/>
            <w:left w:val="none" w:sz="0" w:space="0" w:color="auto"/>
            <w:bottom w:val="none" w:sz="0" w:space="0" w:color="auto"/>
            <w:right w:val="none" w:sz="0" w:space="0" w:color="auto"/>
          </w:divBdr>
        </w:div>
        <w:div w:id="787503817">
          <w:marLeft w:val="640"/>
          <w:marRight w:val="0"/>
          <w:marTop w:val="0"/>
          <w:marBottom w:val="0"/>
          <w:divBdr>
            <w:top w:val="none" w:sz="0" w:space="0" w:color="auto"/>
            <w:left w:val="none" w:sz="0" w:space="0" w:color="auto"/>
            <w:bottom w:val="none" w:sz="0" w:space="0" w:color="auto"/>
            <w:right w:val="none" w:sz="0" w:space="0" w:color="auto"/>
          </w:divBdr>
        </w:div>
        <w:div w:id="822812524">
          <w:marLeft w:val="640"/>
          <w:marRight w:val="0"/>
          <w:marTop w:val="0"/>
          <w:marBottom w:val="0"/>
          <w:divBdr>
            <w:top w:val="none" w:sz="0" w:space="0" w:color="auto"/>
            <w:left w:val="none" w:sz="0" w:space="0" w:color="auto"/>
            <w:bottom w:val="none" w:sz="0" w:space="0" w:color="auto"/>
            <w:right w:val="none" w:sz="0" w:space="0" w:color="auto"/>
          </w:divBdr>
        </w:div>
        <w:div w:id="900404299">
          <w:marLeft w:val="640"/>
          <w:marRight w:val="0"/>
          <w:marTop w:val="0"/>
          <w:marBottom w:val="0"/>
          <w:divBdr>
            <w:top w:val="none" w:sz="0" w:space="0" w:color="auto"/>
            <w:left w:val="none" w:sz="0" w:space="0" w:color="auto"/>
            <w:bottom w:val="none" w:sz="0" w:space="0" w:color="auto"/>
            <w:right w:val="none" w:sz="0" w:space="0" w:color="auto"/>
          </w:divBdr>
        </w:div>
        <w:div w:id="910583009">
          <w:marLeft w:val="640"/>
          <w:marRight w:val="0"/>
          <w:marTop w:val="0"/>
          <w:marBottom w:val="0"/>
          <w:divBdr>
            <w:top w:val="none" w:sz="0" w:space="0" w:color="auto"/>
            <w:left w:val="none" w:sz="0" w:space="0" w:color="auto"/>
            <w:bottom w:val="none" w:sz="0" w:space="0" w:color="auto"/>
            <w:right w:val="none" w:sz="0" w:space="0" w:color="auto"/>
          </w:divBdr>
        </w:div>
        <w:div w:id="983119637">
          <w:marLeft w:val="640"/>
          <w:marRight w:val="0"/>
          <w:marTop w:val="0"/>
          <w:marBottom w:val="0"/>
          <w:divBdr>
            <w:top w:val="none" w:sz="0" w:space="0" w:color="auto"/>
            <w:left w:val="none" w:sz="0" w:space="0" w:color="auto"/>
            <w:bottom w:val="none" w:sz="0" w:space="0" w:color="auto"/>
            <w:right w:val="none" w:sz="0" w:space="0" w:color="auto"/>
          </w:divBdr>
        </w:div>
        <w:div w:id="1051224260">
          <w:marLeft w:val="640"/>
          <w:marRight w:val="0"/>
          <w:marTop w:val="0"/>
          <w:marBottom w:val="0"/>
          <w:divBdr>
            <w:top w:val="none" w:sz="0" w:space="0" w:color="auto"/>
            <w:left w:val="none" w:sz="0" w:space="0" w:color="auto"/>
            <w:bottom w:val="none" w:sz="0" w:space="0" w:color="auto"/>
            <w:right w:val="none" w:sz="0" w:space="0" w:color="auto"/>
          </w:divBdr>
        </w:div>
        <w:div w:id="1055541184">
          <w:marLeft w:val="640"/>
          <w:marRight w:val="0"/>
          <w:marTop w:val="0"/>
          <w:marBottom w:val="0"/>
          <w:divBdr>
            <w:top w:val="none" w:sz="0" w:space="0" w:color="auto"/>
            <w:left w:val="none" w:sz="0" w:space="0" w:color="auto"/>
            <w:bottom w:val="none" w:sz="0" w:space="0" w:color="auto"/>
            <w:right w:val="none" w:sz="0" w:space="0" w:color="auto"/>
          </w:divBdr>
        </w:div>
        <w:div w:id="1157266846">
          <w:marLeft w:val="640"/>
          <w:marRight w:val="0"/>
          <w:marTop w:val="0"/>
          <w:marBottom w:val="0"/>
          <w:divBdr>
            <w:top w:val="none" w:sz="0" w:space="0" w:color="auto"/>
            <w:left w:val="none" w:sz="0" w:space="0" w:color="auto"/>
            <w:bottom w:val="none" w:sz="0" w:space="0" w:color="auto"/>
            <w:right w:val="none" w:sz="0" w:space="0" w:color="auto"/>
          </w:divBdr>
        </w:div>
        <w:div w:id="1274557642">
          <w:marLeft w:val="640"/>
          <w:marRight w:val="0"/>
          <w:marTop w:val="0"/>
          <w:marBottom w:val="0"/>
          <w:divBdr>
            <w:top w:val="none" w:sz="0" w:space="0" w:color="auto"/>
            <w:left w:val="none" w:sz="0" w:space="0" w:color="auto"/>
            <w:bottom w:val="none" w:sz="0" w:space="0" w:color="auto"/>
            <w:right w:val="none" w:sz="0" w:space="0" w:color="auto"/>
          </w:divBdr>
        </w:div>
        <w:div w:id="1348825643">
          <w:marLeft w:val="640"/>
          <w:marRight w:val="0"/>
          <w:marTop w:val="0"/>
          <w:marBottom w:val="0"/>
          <w:divBdr>
            <w:top w:val="none" w:sz="0" w:space="0" w:color="auto"/>
            <w:left w:val="none" w:sz="0" w:space="0" w:color="auto"/>
            <w:bottom w:val="none" w:sz="0" w:space="0" w:color="auto"/>
            <w:right w:val="none" w:sz="0" w:space="0" w:color="auto"/>
          </w:divBdr>
        </w:div>
        <w:div w:id="1435982488">
          <w:marLeft w:val="640"/>
          <w:marRight w:val="0"/>
          <w:marTop w:val="0"/>
          <w:marBottom w:val="0"/>
          <w:divBdr>
            <w:top w:val="none" w:sz="0" w:space="0" w:color="auto"/>
            <w:left w:val="none" w:sz="0" w:space="0" w:color="auto"/>
            <w:bottom w:val="none" w:sz="0" w:space="0" w:color="auto"/>
            <w:right w:val="none" w:sz="0" w:space="0" w:color="auto"/>
          </w:divBdr>
        </w:div>
        <w:div w:id="1438989392">
          <w:marLeft w:val="640"/>
          <w:marRight w:val="0"/>
          <w:marTop w:val="0"/>
          <w:marBottom w:val="0"/>
          <w:divBdr>
            <w:top w:val="none" w:sz="0" w:space="0" w:color="auto"/>
            <w:left w:val="none" w:sz="0" w:space="0" w:color="auto"/>
            <w:bottom w:val="none" w:sz="0" w:space="0" w:color="auto"/>
            <w:right w:val="none" w:sz="0" w:space="0" w:color="auto"/>
          </w:divBdr>
        </w:div>
        <w:div w:id="1483278951">
          <w:marLeft w:val="640"/>
          <w:marRight w:val="0"/>
          <w:marTop w:val="0"/>
          <w:marBottom w:val="0"/>
          <w:divBdr>
            <w:top w:val="none" w:sz="0" w:space="0" w:color="auto"/>
            <w:left w:val="none" w:sz="0" w:space="0" w:color="auto"/>
            <w:bottom w:val="none" w:sz="0" w:space="0" w:color="auto"/>
            <w:right w:val="none" w:sz="0" w:space="0" w:color="auto"/>
          </w:divBdr>
        </w:div>
        <w:div w:id="1520774544">
          <w:marLeft w:val="640"/>
          <w:marRight w:val="0"/>
          <w:marTop w:val="0"/>
          <w:marBottom w:val="0"/>
          <w:divBdr>
            <w:top w:val="none" w:sz="0" w:space="0" w:color="auto"/>
            <w:left w:val="none" w:sz="0" w:space="0" w:color="auto"/>
            <w:bottom w:val="none" w:sz="0" w:space="0" w:color="auto"/>
            <w:right w:val="none" w:sz="0" w:space="0" w:color="auto"/>
          </w:divBdr>
        </w:div>
        <w:div w:id="1587882598">
          <w:marLeft w:val="640"/>
          <w:marRight w:val="0"/>
          <w:marTop w:val="0"/>
          <w:marBottom w:val="0"/>
          <w:divBdr>
            <w:top w:val="none" w:sz="0" w:space="0" w:color="auto"/>
            <w:left w:val="none" w:sz="0" w:space="0" w:color="auto"/>
            <w:bottom w:val="none" w:sz="0" w:space="0" w:color="auto"/>
            <w:right w:val="none" w:sz="0" w:space="0" w:color="auto"/>
          </w:divBdr>
        </w:div>
        <w:div w:id="1689797092">
          <w:marLeft w:val="640"/>
          <w:marRight w:val="0"/>
          <w:marTop w:val="0"/>
          <w:marBottom w:val="0"/>
          <w:divBdr>
            <w:top w:val="none" w:sz="0" w:space="0" w:color="auto"/>
            <w:left w:val="none" w:sz="0" w:space="0" w:color="auto"/>
            <w:bottom w:val="none" w:sz="0" w:space="0" w:color="auto"/>
            <w:right w:val="none" w:sz="0" w:space="0" w:color="auto"/>
          </w:divBdr>
        </w:div>
        <w:div w:id="1693844954">
          <w:marLeft w:val="640"/>
          <w:marRight w:val="0"/>
          <w:marTop w:val="0"/>
          <w:marBottom w:val="0"/>
          <w:divBdr>
            <w:top w:val="none" w:sz="0" w:space="0" w:color="auto"/>
            <w:left w:val="none" w:sz="0" w:space="0" w:color="auto"/>
            <w:bottom w:val="none" w:sz="0" w:space="0" w:color="auto"/>
            <w:right w:val="none" w:sz="0" w:space="0" w:color="auto"/>
          </w:divBdr>
        </w:div>
        <w:div w:id="1742361747">
          <w:marLeft w:val="640"/>
          <w:marRight w:val="0"/>
          <w:marTop w:val="0"/>
          <w:marBottom w:val="0"/>
          <w:divBdr>
            <w:top w:val="none" w:sz="0" w:space="0" w:color="auto"/>
            <w:left w:val="none" w:sz="0" w:space="0" w:color="auto"/>
            <w:bottom w:val="none" w:sz="0" w:space="0" w:color="auto"/>
            <w:right w:val="none" w:sz="0" w:space="0" w:color="auto"/>
          </w:divBdr>
        </w:div>
        <w:div w:id="1744569304">
          <w:marLeft w:val="640"/>
          <w:marRight w:val="0"/>
          <w:marTop w:val="0"/>
          <w:marBottom w:val="0"/>
          <w:divBdr>
            <w:top w:val="none" w:sz="0" w:space="0" w:color="auto"/>
            <w:left w:val="none" w:sz="0" w:space="0" w:color="auto"/>
            <w:bottom w:val="none" w:sz="0" w:space="0" w:color="auto"/>
            <w:right w:val="none" w:sz="0" w:space="0" w:color="auto"/>
          </w:divBdr>
        </w:div>
      </w:divsChild>
    </w:div>
    <w:div w:id="93138377">
      <w:marLeft w:val="640"/>
      <w:marRight w:val="0"/>
      <w:marTop w:val="0"/>
      <w:marBottom w:val="0"/>
      <w:divBdr>
        <w:top w:val="none" w:sz="0" w:space="0" w:color="auto"/>
        <w:left w:val="none" w:sz="0" w:space="0" w:color="auto"/>
        <w:bottom w:val="none" w:sz="0" w:space="0" w:color="auto"/>
        <w:right w:val="none" w:sz="0" w:space="0" w:color="auto"/>
      </w:divBdr>
    </w:div>
    <w:div w:id="93210301">
      <w:marLeft w:val="640"/>
      <w:marRight w:val="0"/>
      <w:marTop w:val="0"/>
      <w:marBottom w:val="0"/>
      <w:divBdr>
        <w:top w:val="none" w:sz="0" w:space="0" w:color="auto"/>
        <w:left w:val="none" w:sz="0" w:space="0" w:color="auto"/>
        <w:bottom w:val="none" w:sz="0" w:space="0" w:color="auto"/>
        <w:right w:val="none" w:sz="0" w:space="0" w:color="auto"/>
      </w:divBdr>
    </w:div>
    <w:div w:id="93281820">
      <w:marLeft w:val="640"/>
      <w:marRight w:val="0"/>
      <w:marTop w:val="0"/>
      <w:marBottom w:val="0"/>
      <w:divBdr>
        <w:top w:val="none" w:sz="0" w:space="0" w:color="auto"/>
        <w:left w:val="none" w:sz="0" w:space="0" w:color="auto"/>
        <w:bottom w:val="none" w:sz="0" w:space="0" w:color="auto"/>
        <w:right w:val="none" w:sz="0" w:space="0" w:color="auto"/>
      </w:divBdr>
    </w:div>
    <w:div w:id="93288871">
      <w:marLeft w:val="640"/>
      <w:marRight w:val="0"/>
      <w:marTop w:val="0"/>
      <w:marBottom w:val="0"/>
      <w:divBdr>
        <w:top w:val="none" w:sz="0" w:space="0" w:color="auto"/>
        <w:left w:val="none" w:sz="0" w:space="0" w:color="auto"/>
        <w:bottom w:val="none" w:sz="0" w:space="0" w:color="auto"/>
        <w:right w:val="none" w:sz="0" w:space="0" w:color="auto"/>
      </w:divBdr>
    </w:div>
    <w:div w:id="93407714">
      <w:marLeft w:val="640"/>
      <w:marRight w:val="0"/>
      <w:marTop w:val="0"/>
      <w:marBottom w:val="0"/>
      <w:divBdr>
        <w:top w:val="none" w:sz="0" w:space="0" w:color="auto"/>
        <w:left w:val="none" w:sz="0" w:space="0" w:color="auto"/>
        <w:bottom w:val="none" w:sz="0" w:space="0" w:color="auto"/>
        <w:right w:val="none" w:sz="0" w:space="0" w:color="auto"/>
      </w:divBdr>
    </w:div>
    <w:div w:id="93408750">
      <w:marLeft w:val="640"/>
      <w:marRight w:val="0"/>
      <w:marTop w:val="0"/>
      <w:marBottom w:val="0"/>
      <w:divBdr>
        <w:top w:val="none" w:sz="0" w:space="0" w:color="auto"/>
        <w:left w:val="none" w:sz="0" w:space="0" w:color="auto"/>
        <w:bottom w:val="none" w:sz="0" w:space="0" w:color="auto"/>
        <w:right w:val="none" w:sz="0" w:space="0" w:color="auto"/>
      </w:divBdr>
    </w:div>
    <w:div w:id="93477172">
      <w:marLeft w:val="640"/>
      <w:marRight w:val="0"/>
      <w:marTop w:val="0"/>
      <w:marBottom w:val="0"/>
      <w:divBdr>
        <w:top w:val="none" w:sz="0" w:space="0" w:color="auto"/>
        <w:left w:val="none" w:sz="0" w:space="0" w:color="auto"/>
        <w:bottom w:val="none" w:sz="0" w:space="0" w:color="auto"/>
        <w:right w:val="none" w:sz="0" w:space="0" w:color="auto"/>
      </w:divBdr>
    </w:div>
    <w:div w:id="93483138">
      <w:marLeft w:val="640"/>
      <w:marRight w:val="0"/>
      <w:marTop w:val="0"/>
      <w:marBottom w:val="0"/>
      <w:divBdr>
        <w:top w:val="none" w:sz="0" w:space="0" w:color="auto"/>
        <w:left w:val="none" w:sz="0" w:space="0" w:color="auto"/>
        <w:bottom w:val="none" w:sz="0" w:space="0" w:color="auto"/>
        <w:right w:val="none" w:sz="0" w:space="0" w:color="auto"/>
      </w:divBdr>
    </w:div>
    <w:div w:id="93525513">
      <w:marLeft w:val="640"/>
      <w:marRight w:val="0"/>
      <w:marTop w:val="0"/>
      <w:marBottom w:val="0"/>
      <w:divBdr>
        <w:top w:val="none" w:sz="0" w:space="0" w:color="auto"/>
        <w:left w:val="none" w:sz="0" w:space="0" w:color="auto"/>
        <w:bottom w:val="none" w:sz="0" w:space="0" w:color="auto"/>
        <w:right w:val="none" w:sz="0" w:space="0" w:color="auto"/>
      </w:divBdr>
    </w:div>
    <w:div w:id="93526085">
      <w:marLeft w:val="640"/>
      <w:marRight w:val="0"/>
      <w:marTop w:val="0"/>
      <w:marBottom w:val="0"/>
      <w:divBdr>
        <w:top w:val="none" w:sz="0" w:space="0" w:color="auto"/>
        <w:left w:val="none" w:sz="0" w:space="0" w:color="auto"/>
        <w:bottom w:val="none" w:sz="0" w:space="0" w:color="auto"/>
        <w:right w:val="none" w:sz="0" w:space="0" w:color="auto"/>
      </w:divBdr>
    </w:div>
    <w:div w:id="93598371">
      <w:marLeft w:val="640"/>
      <w:marRight w:val="0"/>
      <w:marTop w:val="0"/>
      <w:marBottom w:val="0"/>
      <w:divBdr>
        <w:top w:val="none" w:sz="0" w:space="0" w:color="auto"/>
        <w:left w:val="none" w:sz="0" w:space="0" w:color="auto"/>
        <w:bottom w:val="none" w:sz="0" w:space="0" w:color="auto"/>
        <w:right w:val="none" w:sz="0" w:space="0" w:color="auto"/>
      </w:divBdr>
    </w:div>
    <w:div w:id="93671779">
      <w:marLeft w:val="640"/>
      <w:marRight w:val="0"/>
      <w:marTop w:val="0"/>
      <w:marBottom w:val="0"/>
      <w:divBdr>
        <w:top w:val="none" w:sz="0" w:space="0" w:color="auto"/>
        <w:left w:val="none" w:sz="0" w:space="0" w:color="auto"/>
        <w:bottom w:val="none" w:sz="0" w:space="0" w:color="auto"/>
        <w:right w:val="none" w:sz="0" w:space="0" w:color="auto"/>
      </w:divBdr>
    </w:div>
    <w:div w:id="93675173">
      <w:marLeft w:val="640"/>
      <w:marRight w:val="0"/>
      <w:marTop w:val="0"/>
      <w:marBottom w:val="0"/>
      <w:divBdr>
        <w:top w:val="none" w:sz="0" w:space="0" w:color="auto"/>
        <w:left w:val="none" w:sz="0" w:space="0" w:color="auto"/>
        <w:bottom w:val="none" w:sz="0" w:space="0" w:color="auto"/>
        <w:right w:val="none" w:sz="0" w:space="0" w:color="auto"/>
      </w:divBdr>
    </w:div>
    <w:div w:id="93786515">
      <w:marLeft w:val="640"/>
      <w:marRight w:val="0"/>
      <w:marTop w:val="0"/>
      <w:marBottom w:val="0"/>
      <w:divBdr>
        <w:top w:val="none" w:sz="0" w:space="0" w:color="auto"/>
        <w:left w:val="none" w:sz="0" w:space="0" w:color="auto"/>
        <w:bottom w:val="none" w:sz="0" w:space="0" w:color="auto"/>
        <w:right w:val="none" w:sz="0" w:space="0" w:color="auto"/>
      </w:divBdr>
    </w:div>
    <w:div w:id="93862802">
      <w:marLeft w:val="640"/>
      <w:marRight w:val="0"/>
      <w:marTop w:val="0"/>
      <w:marBottom w:val="0"/>
      <w:divBdr>
        <w:top w:val="none" w:sz="0" w:space="0" w:color="auto"/>
        <w:left w:val="none" w:sz="0" w:space="0" w:color="auto"/>
        <w:bottom w:val="none" w:sz="0" w:space="0" w:color="auto"/>
        <w:right w:val="none" w:sz="0" w:space="0" w:color="auto"/>
      </w:divBdr>
    </w:div>
    <w:div w:id="93983788">
      <w:marLeft w:val="640"/>
      <w:marRight w:val="0"/>
      <w:marTop w:val="0"/>
      <w:marBottom w:val="0"/>
      <w:divBdr>
        <w:top w:val="none" w:sz="0" w:space="0" w:color="auto"/>
        <w:left w:val="none" w:sz="0" w:space="0" w:color="auto"/>
        <w:bottom w:val="none" w:sz="0" w:space="0" w:color="auto"/>
        <w:right w:val="none" w:sz="0" w:space="0" w:color="auto"/>
      </w:divBdr>
    </w:div>
    <w:div w:id="93986413">
      <w:marLeft w:val="640"/>
      <w:marRight w:val="0"/>
      <w:marTop w:val="0"/>
      <w:marBottom w:val="0"/>
      <w:divBdr>
        <w:top w:val="none" w:sz="0" w:space="0" w:color="auto"/>
        <w:left w:val="none" w:sz="0" w:space="0" w:color="auto"/>
        <w:bottom w:val="none" w:sz="0" w:space="0" w:color="auto"/>
        <w:right w:val="none" w:sz="0" w:space="0" w:color="auto"/>
      </w:divBdr>
    </w:div>
    <w:div w:id="94055994">
      <w:marLeft w:val="640"/>
      <w:marRight w:val="0"/>
      <w:marTop w:val="0"/>
      <w:marBottom w:val="0"/>
      <w:divBdr>
        <w:top w:val="none" w:sz="0" w:space="0" w:color="auto"/>
        <w:left w:val="none" w:sz="0" w:space="0" w:color="auto"/>
        <w:bottom w:val="none" w:sz="0" w:space="0" w:color="auto"/>
        <w:right w:val="none" w:sz="0" w:space="0" w:color="auto"/>
      </w:divBdr>
    </w:div>
    <w:div w:id="94060411">
      <w:marLeft w:val="640"/>
      <w:marRight w:val="0"/>
      <w:marTop w:val="0"/>
      <w:marBottom w:val="0"/>
      <w:divBdr>
        <w:top w:val="none" w:sz="0" w:space="0" w:color="auto"/>
        <w:left w:val="none" w:sz="0" w:space="0" w:color="auto"/>
        <w:bottom w:val="none" w:sz="0" w:space="0" w:color="auto"/>
        <w:right w:val="none" w:sz="0" w:space="0" w:color="auto"/>
      </w:divBdr>
    </w:div>
    <w:div w:id="94061539">
      <w:marLeft w:val="640"/>
      <w:marRight w:val="0"/>
      <w:marTop w:val="0"/>
      <w:marBottom w:val="0"/>
      <w:divBdr>
        <w:top w:val="none" w:sz="0" w:space="0" w:color="auto"/>
        <w:left w:val="none" w:sz="0" w:space="0" w:color="auto"/>
        <w:bottom w:val="none" w:sz="0" w:space="0" w:color="auto"/>
        <w:right w:val="none" w:sz="0" w:space="0" w:color="auto"/>
      </w:divBdr>
    </w:div>
    <w:div w:id="94061976">
      <w:marLeft w:val="640"/>
      <w:marRight w:val="0"/>
      <w:marTop w:val="0"/>
      <w:marBottom w:val="0"/>
      <w:divBdr>
        <w:top w:val="none" w:sz="0" w:space="0" w:color="auto"/>
        <w:left w:val="none" w:sz="0" w:space="0" w:color="auto"/>
        <w:bottom w:val="none" w:sz="0" w:space="0" w:color="auto"/>
        <w:right w:val="none" w:sz="0" w:space="0" w:color="auto"/>
      </w:divBdr>
    </w:div>
    <w:div w:id="94206389">
      <w:marLeft w:val="640"/>
      <w:marRight w:val="0"/>
      <w:marTop w:val="0"/>
      <w:marBottom w:val="0"/>
      <w:divBdr>
        <w:top w:val="none" w:sz="0" w:space="0" w:color="auto"/>
        <w:left w:val="none" w:sz="0" w:space="0" w:color="auto"/>
        <w:bottom w:val="none" w:sz="0" w:space="0" w:color="auto"/>
        <w:right w:val="none" w:sz="0" w:space="0" w:color="auto"/>
      </w:divBdr>
    </w:div>
    <w:div w:id="94253660">
      <w:marLeft w:val="640"/>
      <w:marRight w:val="0"/>
      <w:marTop w:val="0"/>
      <w:marBottom w:val="0"/>
      <w:divBdr>
        <w:top w:val="none" w:sz="0" w:space="0" w:color="auto"/>
        <w:left w:val="none" w:sz="0" w:space="0" w:color="auto"/>
        <w:bottom w:val="none" w:sz="0" w:space="0" w:color="auto"/>
        <w:right w:val="none" w:sz="0" w:space="0" w:color="auto"/>
      </w:divBdr>
    </w:div>
    <w:div w:id="94256853">
      <w:marLeft w:val="640"/>
      <w:marRight w:val="0"/>
      <w:marTop w:val="0"/>
      <w:marBottom w:val="0"/>
      <w:divBdr>
        <w:top w:val="none" w:sz="0" w:space="0" w:color="auto"/>
        <w:left w:val="none" w:sz="0" w:space="0" w:color="auto"/>
        <w:bottom w:val="none" w:sz="0" w:space="0" w:color="auto"/>
        <w:right w:val="none" w:sz="0" w:space="0" w:color="auto"/>
      </w:divBdr>
    </w:div>
    <w:div w:id="94327251">
      <w:marLeft w:val="640"/>
      <w:marRight w:val="0"/>
      <w:marTop w:val="0"/>
      <w:marBottom w:val="0"/>
      <w:divBdr>
        <w:top w:val="none" w:sz="0" w:space="0" w:color="auto"/>
        <w:left w:val="none" w:sz="0" w:space="0" w:color="auto"/>
        <w:bottom w:val="none" w:sz="0" w:space="0" w:color="auto"/>
        <w:right w:val="none" w:sz="0" w:space="0" w:color="auto"/>
      </w:divBdr>
    </w:div>
    <w:div w:id="94331051">
      <w:marLeft w:val="640"/>
      <w:marRight w:val="0"/>
      <w:marTop w:val="0"/>
      <w:marBottom w:val="0"/>
      <w:divBdr>
        <w:top w:val="none" w:sz="0" w:space="0" w:color="auto"/>
        <w:left w:val="none" w:sz="0" w:space="0" w:color="auto"/>
        <w:bottom w:val="none" w:sz="0" w:space="0" w:color="auto"/>
        <w:right w:val="none" w:sz="0" w:space="0" w:color="auto"/>
      </w:divBdr>
    </w:div>
    <w:div w:id="94375280">
      <w:marLeft w:val="640"/>
      <w:marRight w:val="0"/>
      <w:marTop w:val="0"/>
      <w:marBottom w:val="0"/>
      <w:divBdr>
        <w:top w:val="none" w:sz="0" w:space="0" w:color="auto"/>
        <w:left w:val="none" w:sz="0" w:space="0" w:color="auto"/>
        <w:bottom w:val="none" w:sz="0" w:space="0" w:color="auto"/>
        <w:right w:val="none" w:sz="0" w:space="0" w:color="auto"/>
      </w:divBdr>
    </w:div>
    <w:div w:id="94399096">
      <w:marLeft w:val="640"/>
      <w:marRight w:val="0"/>
      <w:marTop w:val="0"/>
      <w:marBottom w:val="0"/>
      <w:divBdr>
        <w:top w:val="none" w:sz="0" w:space="0" w:color="auto"/>
        <w:left w:val="none" w:sz="0" w:space="0" w:color="auto"/>
        <w:bottom w:val="none" w:sz="0" w:space="0" w:color="auto"/>
        <w:right w:val="none" w:sz="0" w:space="0" w:color="auto"/>
      </w:divBdr>
    </w:div>
    <w:div w:id="94445152">
      <w:marLeft w:val="640"/>
      <w:marRight w:val="0"/>
      <w:marTop w:val="0"/>
      <w:marBottom w:val="0"/>
      <w:divBdr>
        <w:top w:val="none" w:sz="0" w:space="0" w:color="auto"/>
        <w:left w:val="none" w:sz="0" w:space="0" w:color="auto"/>
        <w:bottom w:val="none" w:sz="0" w:space="0" w:color="auto"/>
        <w:right w:val="none" w:sz="0" w:space="0" w:color="auto"/>
      </w:divBdr>
    </w:div>
    <w:div w:id="94522092">
      <w:marLeft w:val="640"/>
      <w:marRight w:val="0"/>
      <w:marTop w:val="0"/>
      <w:marBottom w:val="0"/>
      <w:divBdr>
        <w:top w:val="none" w:sz="0" w:space="0" w:color="auto"/>
        <w:left w:val="none" w:sz="0" w:space="0" w:color="auto"/>
        <w:bottom w:val="none" w:sz="0" w:space="0" w:color="auto"/>
        <w:right w:val="none" w:sz="0" w:space="0" w:color="auto"/>
      </w:divBdr>
    </w:div>
    <w:div w:id="94641878">
      <w:marLeft w:val="640"/>
      <w:marRight w:val="0"/>
      <w:marTop w:val="0"/>
      <w:marBottom w:val="0"/>
      <w:divBdr>
        <w:top w:val="none" w:sz="0" w:space="0" w:color="auto"/>
        <w:left w:val="none" w:sz="0" w:space="0" w:color="auto"/>
        <w:bottom w:val="none" w:sz="0" w:space="0" w:color="auto"/>
        <w:right w:val="none" w:sz="0" w:space="0" w:color="auto"/>
      </w:divBdr>
    </w:div>
    <w:div w:id="94642238">
      <w:marLeft w:val="640"/>
      <w:marRight w:val="0"/>
      <w:marTop w:val="0"/>
      <w:marBottom w:val="0"/>
      <w:divBdr>
        <w:top w:val="none" w:sz="0" w:space="0" w:color="auto"/>
        <w:left w:val="none" w:sz="0" w:space="0" w:color="auto"/>
        <w:bottom w:val="none" w:sz="0" w:space="0" w:color="auto"/>
        <w:right w:val="none" w:sz="0" w:space="0" w:color="auto"/>
      </w:divBdr>
    </w:div>
    <w:div w:id="94643495">
      <w:marLeft w:val="640"/>
      <w:marRight w:val="0"/>
      <w:marTop w:val="0"/>
      <w:marBottom w:val="0"/>
      <w:divBdr>
        <w:top w:val="none" w:sz="0" w:space="0" w:color="auto"/>
        <w:left w:val="none" w:sz="0" w:space="0" w:color="auto"/>
        <w:bottom w:val="none" w:sz="0" w:space="0" w:color="auto"/>
        <w:right w:val="none" w:sz="0" w:space="0" w:color="auto"/>
      </w:divBdr>
    </w:div>
    <w:div w:id="94710884">
      <w:marLeft w:val="640"/>
      <w:marRight w:val="0"/>
      <w:marTop w:val="0"/>
      <w:marBottom w:val="0"/>
      <w:divBdr>
        <w:top w:val="none" w:sz="0" w:space="0" w:color="auto"/>
        <w:left w:val="none" w:sz="0" w:space="0" w:color="auto"/>
        <w:bottom w:val="none" w:sz="0" w:space="0" w:color="auto"/>
        <w:right w:val="none" w:sz="0" w:space="0" w:color="auto"/>
      </w:divBdr>
    </w:div>
    <w:div w:id="94714911">
      <w:marLeft w:val="640"/>
      <w:marRight w:val="0"/>
      <w:marTop w:val="0"/>
      <w:marBottom w:val="0"/>
      <w:divBdr>
        <w:top w:val="none" w:sz="0" w:space="0" w:color="auto"/>
        <w:left w:val="none" w:sz="0" w:space="0" w:color="auto"/>
        <w:bottom w:val="none" w:sz="0" w:space="0" w:color="auto"/>
        <w:right w:val="none" w:sz="0" w:space="0" w:color="auto"/>
      </w:divBdr>
    </w:div>
    <w:div w:id="94790158">
      <w:marLeft w:val="640"/>
      <w:marRight w:val="0"/>
      <w:marTop w:val="0"/>
      <w:marBottom w:val="0"/>
      <w:divBdr>
        <w:top w:val="none" w:sz="0" w:space="0" w:color="auto"/>
        <w:left w:val="none" w:sz="0" w:space="0" w:color="auto"/>
        <w:bottom w:val="none" w:sz="0" w:space="0" w:color="auto"/>
        <w:right w:val="none" w:sz="0" w:space="0" w:color="auto"/>
      </w:divBdr>
    </w:div>
    <w:div w:id="94790267">
      <w:marLeft w:val="640"/>
      <w:marRight w:val="0"/>
      <w:marTop w:val="0"/>
      <w:marBottom w:val="0"/>
      <w:divBdr>
        <w:top w:val="none" w:sz="0" w:space="0" w:color="auto"/>
        <w:left w:val="none" w:sz="0" w:space="0" w:color="auto"/>
        <w:bottom w:val="none" w:sz="0" w:space="0" w:color="auto"/>
        <w:right w:val="none" w:sz="0" w:space="0" w:color="auto"/>
      </w:divBdr>
    </w:div>
    <w:div w:id="94835909">
      <w:marLeft w:val="640"/>
      <w:marRight w:val="0"/>
      <w:marTop w:val="0"/>
      <w:marBottom w:val="0"/>
      <w:divBdr>
        <w:top w:val="none" w:sz="0" w:space="0" w:color="auto"/>
        <w:left w:val="none" w:sz="0" w:space="0" w:color="auto"/>
        <w:bottom w:val="none" w:sz="0" w:space="0" w:color="auto"/>
        <w:right w:val="none" w:sz="0" w:space="0" w:color="auto"/>
      </w:divBdr>
    </w:div>
    <w:div w:id="94861698">
      <w:marLeft w:val="640"/>
      <w:marRight w:val="0"/>
      <w:marTop w:val="0"/>
      <w:marBottom w:val="0"/>
      <w:divBdr>
        <w:top w:val="none" w:sz="0" w:space="0" w:color="auto"/>
        <w:left w:val="none" w:sz="0" w:space="0" w:color="auto"/>
        <w:bottom w:val="none" w:sz="0" w:space="0" w:color="auto"/>
        <w:right w:val="none" w:sz="0" w:space="0" w:color="auto"/>
      </w:divBdr>
    </w:div>
    <w:div w:id="94911577">
      <w:marLeft w:val="480"/>
      <w:marRight w:val="0"/>
      <w:marTop w:val="0"/>
      <w:marBottom w:val="0"/>
      <w:divBdr>
        <w:top w:val="none" w:sz="0" w:space="0" w:color="auto"/>
        <w:left w:val="none" w:sz="0" w:space="0" w:color="auto"/>
        <w:bottom w:val="none" w:sz="0" w:space="0" w:color="auto"/>
        <w:right w:val="none" w:sz="0" w:space="0" w:color="auto"/>
      </w:divBdr>
    </w:div>
    <w:div w:id="94979324">
      <w:marLeft w:val="640"/>
      <w:marRight w:val="0"/>
      <w:marTop w:val="0"/>
      <w:marBottom w:val="0"/>
      <w:divBdr>
        <w:top w:val="none" w:sz="0" w:space="0" w:color="auto"/>
        <w:left w:val="none" w:sz="0" w:space="0" w:color="auto"/>
        <w:bottom w:val="none" w:sz="0" w:space="0" w:color="auto"/>
        <w:right w:val="none" w:sz="0" w:space="0" w:color="auto"/>
      </w:divBdr>
    </w:div>
    <w:div w:id="94984145">
      <w:marLeft w:val="480"/>
      <w:marRight w:val="0"/>
      <w:marTop w:val="0"/>
      <w:marBottom w:val="0"/>
      <w:divBdr>
        <w:top w:val="none" w:sz="0" w:space="0" w:color="auto"/>
        <w:left w:val="none" w:sz="0" w:space="0" w:color="auto"/>
        <w:bottom w:val="none" w:sz="0" w:space="0" w:color="auto"/>
        <w:right w:val="none" w:sz="0" w:space="0" w:color="auto"/>
      </w:divBdr>
    </w:div>
    <w:div w:id="94985131">
      <w:marLeft w:val="640"/>
      <w:marRight w:val="0"/>
      <w:marTop w:val="0"/>
      <w:marBottom w:val="0"/>
      <w:divBdr>
        <w:top w:val="none" w:sz="0" w:space="0" w:color="auto"/>
        <w:left w:val="none" w:sz="0" w:space="0" w:color="auto"/>
        <w:bottom w:val="none" w:sz="0" w:space="0" w:color="auto"/>
        <w:right w:val="none" w:sz="0" w:space="0" w:color="auto"/>
      </w:divBdr>
    </w:div>
    <w:div w:id="94987583">
      <w:marLeft w:val="640"/>
      <w:marRight w:val="0"/>
      <w:marTop w:val="0"/>
      <w:marBottom w:val="0"/>
      <w:divBdr>
        <w:top w:val="none" w:sz="0" w:space="0" w:color="auto"/>
        <w:left w:val="none" w:sz="0" w:space="0" w:color="auto"/>
        <w:bottom w:val="none" w:sz="0" w:space="0" w:color="auto"/>
        <w:right w:val="none" w:sz="0" w:space="0" w:color="auto"/>
      </w:divBdr>
    </w:div>
    <w:div w:id="95098528">
      <w:marLeft w:val="640"/>
      <w:marRight w:val="0"/>
      <w:marTop w:val="0"/>
      <w:marBottom w:val="0"/>
      <w:divBdr>
        <w:top w:val="none" w:sz="0" w:space="0" w:color="auto"/>
        <w:left w:val="none" w:sz="0" w:space="0" w:color="auto"/>
        <w:bottom w:val="none" w:sz="0" w:space="0" w:color="auto"/>
        <w:right w:val="none" w:sz="0" w:space="0" w:color="auto"/>
      </w:divBdr>
    </w:div>
    <w:div w:id="95178509">
      <w:marLeft w:val="640"/>
      <w:marRight w:val="0"/>
      <w:marTop w:val="0"/>
      <w:marBottom w:val="0"/>
      <w:divBdr>
        <w:top w:val="none" w:sz="0" w:space="0" w:color="auto"/>
        <w:left w:val="none" w:sz="0" w:space="0" w:color="auto"/>
        <w:bottom w:val="none" w:sz="0" w:space="0" w:color="auto"/>
        <w:right w:val="none" w:sz="0" w:space="0" w:color="auto"/>
      </w:divBdr>
    </w:div>
    <w:div w:id="95247149">
      <w:marLeft w:val="640"/>
      <w:marRight w:val="0"/>
      <w:marTop w:val="0"/>
      <w:marBottom w:val="0"/>
      <w:divBdr>
        <w:top w:val="none" w:sz="0" w:space="0" w:color="auto"/>
        <w:left w:val="none" w:sz="0" w:space="0" w:color="auto"/>
        <w:bottom w:val="none" w:sz="0" w:space="0" w:color="auto"/>
        <w:right w:val="none" w:sz="0" w:space="0" w:color="auto"/>
      </w:divBdr>
    </w:div>
    <w:div w:id="95293366">
      <w:marLeft w:val="640"/>
      <w:marRight w:val="0"/>
      <w:marTop w:val="0"/>
      <w:marBottom w:val="0"/>
      <w:divBdr>
        <w:top w:val="none" w:sz="0" w:space="0" w:color="auto"/>
        <w:left w:val="none" w:sz="0" w:space="0" w:color="auto"/>
        <w:bottom w:val="none" w:sz="0" w:space="0" w:color="auto"/>
        <w:right w:val="none" w:sz="0" w:space="0" w:color="auto"/>
      </w:divBdr>
    </w:div>
    <w:div w:id="95487220">
      <w:marLeft w:val="640"/>
      <w:marRight w:val="0"/>
      <w:marTop w:val="0"/>
      <w:marBottom w:val="0"/>
      <w:divBdr>
        <w:top w:val="none" w:sz="0" w:space="0" w:color="auto"/>
        <w:left w:val="none" w:sz="0" w:space="0" w:color="auto"/>
        <w:bottom w:val="none" w:sz="0" w:space="0" w:color="auto"/>
        <w:right w:val="none" w:sz="0" w:space="0" w:color="auto"/>
      </w:divBdr>
    </w:div>
    <w:div w:id="95489690">
      <w:marLeft w:val="640"/>
      <w:marRight w:val="0"/>
      <w:marTop w:val="0"/>
      <w:marBottom w:val="0"/>
      <w:divBdr>
        <w:top w:val="none" w:sz="0" w:space="0" w:color="auto"/>
        <w:left w:val="none" w:sz="0" w:space="0" w:color="auto"/>
        <w:bottom w:val="none" w:sz="0" w:space="0" w:color="auto"/>
        <w:right w:val="none" w:sz="0" w:space="0" w:color="auto"/>
      </w:divBdr>
    </w:div>
    <w:div w:id="95515810">
      <w:marLeft w:val="640"/>
      <w:marRight w:val="0"/>
      <w:marTop w:val="0"/>
      <w:marBottom w:val="0"/>
      <w:divBdr>
        <w:top w:val="none" w:sz="0" w:space="0" w:color="auto"/>
        <w:left w:val="none" w:sz="0" w:space="0" w:color="auto"/>
        <w:bottom w:val="none" w:sz="0" w:space="0" w:color="auto"/>
        <w:right w:val="none" w:sz="0" w:space="0" w:color="auto"/>
      </w:divBdr>
    </w:div>
    <w:div w:id="95633973">
      <w:marLeft w:val="640"/>
      <w:marRight w:val="0"/>
      <w:marTop w:val="0"/>
      <w:marBottom w:val="0"/>
      <w:divBdr>
        <w:top w:val="none" w:sz="0" w:space="0" w:color="auto"/>
        <w:left w:val="none" w:sz="0" w:space="0" w:color="auto"/>
        <w:bottom w:val="none" w:sz="0" w:space="0" w:color="auto"/>
        <w:right w:val="none" w:sz="0" w:space="0" w:color="auto"/>
      </w:divBdr>
    </w:div>
    <w:div w:id="95634855">
      <w:marLeft w:val="640"/>
      <w:marRight w:val="0"/>
      <w:marTop w:val="0"/>
      <w:marBottom w:val="0"/>
      <w:divBdr>
        <w:top w:val="none" w:sz="0" w:space="0" w:color="auto"/>
        <w:left w:val="none" w:sz="0" w:space="0" w:color="auto"/>
        <w:bottom w:val="none" w:sz="0" w:space="0" w:color="auto"/>
        <w:right w:val="none" w:sz="0" w:space="0" w:color="auto"/>
      </w:divBdr>
    </w:div>
    <w:div w:id="95710851">
      <w:marLeft w:val="640"/>
      <w:marRight w:val="0"/>
      <w:marTop w:val="0"/>
      <w:marBottom w:val="0"/>
      <w:divBdr>
        <w:top w:val="none" w:sz="0" w:space="0" w:color="auto"/>
        <w:left w:val="none" w:sz="0" w:space="0" w:color="auto"/>
        <w:bottom w:val="none" w:sz="0" w:space="0" w:color="auto"/>
        <w:right w:val="none" w:sz="0" w:space="0" w:color="auto"/>
      </w:divBdr>
    </w:div>
    <w:div w:id="95711395">
      <w:marLeft w:val="640"/>
      <w:marRight w:val="0"/>
      <w:marTop w:val="0"/>
      <w:marBottom w:val="0"/>
      <w:divBdr>
        <w:top w:val="none" w:sz="0" w:space="0" w:color="auto"/>
        <w:left w:val="none" w:sz="0" w:space="0" w:color="auto"/>
        <w:bottom w:val="none" w:sz="0" w:space="0" w:color="auto"/>
        <w:right w:val="none" w:sz="0" w:space="0" w:color="auto"/>
      </w:divBdr>
    </w:div>
    <w:div w:id="95753153">
      <w:marLeft w:val="640"/>
      <w:marRight w:val="0"/>
      <w:marTop w:val="0"/>
      <w:marBottom w:val="0"/>
      <w:divBdr>
        <w:top w:val="none" w:sz="0" w:space="0" w:color="auto"/>
        <w:left w:val="none" w:sz="0" w:space="0" w:color="auto"/>
        <w:bottom w:val="none" w:sz="0" w:space="0" w:color="auto"/>
        <w:right w:val="none" w:sz="0" w:space="0" w:color="auto"/>
      </w:divBdr>
    </w:div>
    <w:div w:id="95831207">
      <w:marLeft w:val="640"/>
      <w:marRight w:val="0"/>
      <w:marTop w:val="0"/>
      <w:marBottom w:val="0"/>
      <w:divBdr>
        <w:top w:val="none" w:sz="0" w:space="0" w:color="auto"/>
        <w:left w:val="none" w:sz="0" w:space="0" w:color="auto"/>
        <w:bottom w:val="none" w:sz="0" w:space="0" w:color="auto"/>
        <w:right w:val="none" w:sz="0" w:space="0" w:color="auto"/>
      </w:divBdr>
    </w:div>
    <w:div w:id="95903657">
      <w:marLeft w:val="640"/>
      <w:marRight w:val="0"/>
      <w:marTop w:val="0"/>
      <w:marBottom w:val="0"/>
      <w:divBdr>
        <w:top w:val="none" w:sz="0" w:space="0" w:color="auto"/>
        <w:left w:val="none" w:sz="0" w:space="0" w:color="auto"/>
        <w:bottom w:val="none" w:sz="0" w:space="0" w:color="auto"/>
        <w:right w:val="none" w:sz="0" w:space="0" w:color="auto"/>
      </w:divBdr>
    </w:div>
    <w:div w:id="95911388">
      <w:marLeft w:val="640"/>
      <w:marRight w:val="0"/>
      <w:marTop w:val="0"/>
      <w:marBottom w:val="0"/>
      <w:divBdr>
        <w:top w:val="none" w:sz="0" w:space="0" w:color="auto"/>
        <w:left w:val="none" w:sz="0" w:space="0" w:color="auto"/>
        <w:bottom w:val="none" w:sz="0" w:space="0" w:color="auto"/>
        <w:right w:val="none" w:sz="0" w:space="0" w:color="auto"/>
      </w:divBdr>
    </w:div>
    <w:div w:id="95950509">
      <w:marLeft w:val="640"/>
      <w:marRight w:val="0"/>
      <w:marTop w:val="0"/>
      <w:marBottom w:val="0"/>
      <w:divBdr>
        <w:top w:val="none" w:sz="0" w:space="0" w:color="auto"/>
        <w:left w:val="none" w:sz="0" w:space="0" w:color="auto"/>
        <w:bottom w:val="none" w:sz="0" w:space="0" w:color="auto"/>
        <w:right w:val="none" w:sz="0" w:space="0" w:color="auto"/>
      </w:divBdr>
    </w:div>
    <w:div w:id="95951088">
      <w:marLeft w:val="640"/>
      <w:marRight w:val="0"/>
      <w:marTop w:val="0"/>
      <w:marBottom w:val="0"/>
      <w:divBdr>
        <w:top w:val="none" w:sz="0" w:space="0" w:color="auto"/>
        <w:left w:val="none" w:sz="0" w:space="0" w:color="auto"/>
        <w:bottom w:val="none" w:sz="0" w:space="0" w:color="auto"/>
        <w:right w:val="none" w:sz="0" w:space="0" w:color="auto"/>
      </w:divBdr>
    </w:div>
    <w:div w:id="96023011">
      <w:marLeft w:val="640"/>
      <w:marRight w:val="0"/>
      <w:marTop w:val="0"/>
      <w:marBottom w:val="0"/>
      <w:divBdr>
        <w:top w:val="none" w:sz="0" w:space="0" w:color="auto"/>
        <w:left w:val="none" w:sz="0" w:space="0" w:color="auto"/>
        <w:bottom w:val="none" w:sz="0" w:space="0" w:color="auto"/>
        <w:right w:val="none" w:sz="0" w:space="0" w:color="auto"/>
      </w:divBdr>
    </w:div>
    <w:div w:id="96366627">
      <w:marLeft w:val="640"/>
      <w:marRight w:val="0"/>
      <w:marTop w:val="0"/>
      <w:marBottom w:val="0"/>
      <w:divBdr>
        <w:top w:val="none" w:sz="0" w:space="0" w:color="auto"/>
        <w:left w:val="none" w:sz="0" w:space="0" w:color="auto"/>
        <w:bottom w:val="none" w:sz="0" w:space="0" w:color="auto"/>
        <w:right w:val="none" w:sz="0" w:space="0" w:color="auto"/>
      </w:divBdr>
    </w:div>
    <w:div w:id="96408324">
      <w:marLeft w:val="640"/>
      <w:marRight w:val="0"/>
      <w:marTop w:val="0"/>
      <w:marBottom w:val="0"/>
      <w:divBdr>
        <w:top w:val="none" w:sz="0" w:space="0" w:color="auto"/>
        <w:left w:val="none" w:sz="0" w:space="0" w:color="auto"/>
        <w:bottom w:val="none" w:sz="0" w:space="0" w:color="auto"/>
        <w:right w:val="none" w:sz="0" w:space="0" w:color="auto"/>
      </w:divBdr>
    </w:div>
    <w:div w:id="96416573">
      <w:marLeft w:val="640"/>
      <w:marRight w:val="0"/>
      <w:marTop w:val="0"/>
      <w:marBottom w:val="0"/>
      <w:divBdr>
        <w:top w:val="none" w:sz="0" w:space="0" w:color="auto"/>
        <w:left w:val="none" w:sz="0" w:space="0" w:color="auto"/>
        <w:bottom w:val="none" w:sz="0" w:space="0" w:color="auto"/>
        <w:right w:val="none" w:sz="0" w:space="0" w:color="auto"/>
      </w:divBdr>
    </w:div>
    <w:div w:id="96485133">
      <w:marLeft w:val="640"/>
      <w:marRight w:val="0"/>
      <w:marTop w:val="0"/>
      <w:marBottom w:val="0"/>
      <w:divBdr>
        <w:top w:val="none" w:sz="0" w:space="0" w:color="auto"/>
        <w:left w:val="none" w:sz="0" w:space="0" w:color="auto"/>
        <w:bottom w:val="none" w:sz="0" w:space="0" w:color="auto"/>
        <w:right w:val="none" w:sz="0" w:space="0" w:color="auto"/>
      </w:divBdr>
    </w:div>
    <w:div w:id="96486297">
      <w:marLeft w:val="640"/>
      <w:marRight w:val="0"/>
      <w:marTop w:val="0"/>
      <w:marBottom w:val="0"/>
      <w:divBdr>
        <w:top w:val="none" w:sz="0" w:space="0" w:color="auto"/>
        <w:left w:val="none" w:sz="0" w:space="0" w:color="auto"/>
        <w:bottom w:val="none" w:sz="0" w:space="0" w:color="auto"/>
        <w:right w:val="none" w:sz="0" w:space="0" w:color="auto"/>
      </w:divBdr>
    </w:div>
    <w:div w:id="96601627">
      <w:marLeft w:val="640"/>
      <w:marRight w:val="0"/>
      <w:marTop w:val="0"/>
      <w:marBottom w:val="0"/>
      <w:divBdr>
        <w:top w:val="none" w:sz="0" w:space="0" w:color="auto"/>
        <w:left w:val="none" w:sz="0" w:space="0" w:color="auto"/>
        <w:bottom w:val="none" w:sz="0" w:space="0" w:color="auto"/>
        <w:right w:val="none" w:sz="0" w:space="0" w:color="auto"/>
      </w:divBdr>
    </w:div>
    <w:div w:id="96604534">
      <w:marLeft w:val="640"/>
      <w:marRight w:val="0"/>
      <w:marTop w:val="0"/>
      <w:marBottom w:val="0"/>
      <w:divBdr>
        <w:top w:val="none" w:sz="0" w:space="0" w:color="auto"/>
        <w:left w:val="none" w:sz="0" w:space="0" w:color="auto"/>
        <w:bottom w:val="none" w:sz="0" w:space="0" w:color="auto"/>
        <w:right w:val="none" w:sz="0" w:space="0" w:color="auto"/>
      </w:divBdr>
    </w:div>
    <w:div w:id="96680647">
      <w:marLeft w:val="640"/>
      <w:marRight w:val="0"/>
      <w:marTop w:val="0"/>
      <w:marBottom w:val="0"/>
      <w:divBdr>
        <w:top w:val="none" w:sz="0" w:space="0" w:color="auto"/>
        <w:left w:val="none" w:sz="0" w:space="0" w:color="auto"/>
        <w:bottom w:val="none" w:sz="0" w:space="0" w:color="auto"/>
        <w:right w:val="none" w:sz="0" w:space="0" w:color="auto"/>
      </w:divBdr>
    </w:div>
    <w:div w:id="96683229">
      <w:marLeft w:val="640"/>
      <w:marRight w:val="0"/>
      <w:marTop w:val="0"/>
      <w:marBottom w:val="0"/>
      <w:divBdr>
        <w:top w:val="none" w:sz="0" w:space="0" w:color="auto"/>
        <w:left w:val="none" w:sz="0" w:space="0" w:color="auto"/>
        <w:bottom w:val="none" w:sz="0" w:space="0" w:color="auto"/>
        <w:right w:val="none" w:sz="0" w:space="0" w:color="auto"/>
      </w:divBdr>
    </w:div>
    <w:div w:id="96755215">
      <w:marLeft w:val="640"/>
      <w:marRight w:val="0"/>
      <w:marTop w:val="0"/>
      <w:marBottom w:val="0"/>
      <w:divBdr>
        <w:top w:val="none" w:sz="0" w:space="0" w:color="auto"/>
        <w:left w:val="none" w:sz="0" w:space="0" w:color="auto"/>
        <w:bottom w:val="none" w:sz="0" w:space="0" w:color="auto"/>
        <w:right w:val="none" w:sz="0" w:space="0" w:color="auto"/>
      </w:divBdr>
    </w:div>
    <w:div w:id="96828421">
      <w:marLeft w:val="640"/>
      <w:marRight w:val="0"/>
      <w:marTop w:val="0"/>
      <w:marBottom w:val="0"/>
      <w:divBdr>
        <w:top w:val="none" w:sz="0" w:space="0" w:color="auto"/>
        <w:left w:val="none" w:sz="0" w:space="0" w:color="auto"/>
        <w:bottom w:val="none" w:sz="0" w:space="0" w:color="auto"/>
        <w:right w:val="none" w:sz="0" w:space="0" w:color="auto"/>
      </w:divBdr>
    </w:div>
    <w:div w:id="96870207">
      <w:marLeft w:val="640"/>
      <w:marRight w:val="0"/>
      <w:marTop w:val="0"/>
      <w:marBottom w:val="0"/>
      <w:divBdr>
        <w:top w:val="none" w:sz="0" w:space="0" w:color="auto"/>
        <w:left w:val="none" w:sz="0" w:space="0" w:color="auto"/>
        <w:bottom w:val="none" w:sz="0" w:space="0" w:color="auto"/>
        <w:right w:val="none" w:sz="0" w:space="0" w:color="auto"/>
      </w:divBdr>
    </w:div>
    <w:div w:id="96872548">
      <w:marLeft w:val="640"/>
      <w:marRight w:val="0"/>
      <w:marTop w:val="0"/>
      <w:marBottom w:val="0"/>
      <w:divBdr>
        <w:top w:val="none" w:sz="0" w:space="0" w:color="auto"/>
        <w:left w:val="none" w:sz="0" w:space="0" w:color="auto"/>
        <w:bottom w:val="none" w:sz="0" w:space="0" w:color="auto"/>
        <w:right w:val="none" w:sz="0" w:space="0" w:color="auto"/>
      </w:divBdr>
    </w:div>
    <w:div w:id="96945106">
      <w:marLeft w:val="640"/>
      <w:marRight w:val="0"/>
      <w:marTop w:val="0"/>
      <w:marBottom w:val="0"/>
      <w:divBdr>
        <w:top w:val="none" w:sz="0" w:space="0" w:color="auto"/>
        <w:left w:val="none" w:sz="0" w:space="0" w:color="auto"/>
        <w:bottom w:val="none" w:sz="0" w:space="0" w:color="auto"/>
        <w:right w:val="none" w:sz="0" w:space="0" w:color="auto"/>
      </w:divBdr>
    </w:div>
    <w:div w:id="96994361">
      <w:marLeft w:val="640"/>
      <w:marRight w:val="0"/>
      <w:marTop w:val="0"/>
      <w:marBottom w:val="0"/>
      <w:divBdr>
        <w:top w:val="none" w:sz="0" w:space="0" w:color="auto"/>
        <w:left w:val="none" w:sz="0" w:space="0" w:color="auto"/>
        <w:bottom w:val="none" w:sz="0" w:space="0" w:color="auto"/>
        <w:right w:val="none" w:sz="0" w:space="0" w:color="auto"/>
      </w:divBdr>
    </w:div>
    <w:div w:id="97020712">
      <w:marLeft w:val="640"/>
      <w:marRight w:val="0"/>
      <w:marTop w:val="0"/>
      <w:marBottom w:val="0"/>
      <w:divBdr>
        <w:top w:val="none" w:sz="0" w:space="0" w:color="auto"/>
        <w:left w:val="none" w:sz="0" w:space="0" w:color="auto"/>
        <w:bottom w:val="none" w:sz="0" w:space="0" w:color="auto"/>
        <w:right w:val="none" w:sz="0" w:space="0" w:color="auto"/>
      </w:divBdr>
    </w:div>
    <w:div w:id="97021213">
      <w:marLeft w:val="640"/>
      <w:marRight w:val="0"/>
      <w:marTop w:val="0"/>
      <w:marBottom w:val="0"/>
      <w:divBdr>
        <w:top w:val="none" w:sz="0" w:space="0" w:color="auto"/>
        <w:left w:val="none" w:sz="0" w:space="0" w:color="auto"/>
        <w:bottom w:val="none" w:sz="0" w:space="0" w:color="auto"/>
        <w:right w:val="none" w:sz="0" w:space="0" w:color="auto"/>
      </w:divBdr>
    </w:div>
    <w:div w:id="97215205">
      <w:marLeft w:val="640"/>
      <w:marRight w:val="0"/>
      <w:marTop w:val="0"/>
      <w:marBottom w:val="0"/>
      <w:divBdr>
        <w:top w:val="none" w:sz="0" w:space="0" w:color="auto"/>
        <w:left w:val="none" w:sz="0" w:space="0" w:color="auto"/>
        <w:bottom w:val="none" w:sz="0" w:space="0" w:color="auto"/>
        <w:right w:val="none" w:sz="0" w:space="0" w:color="auto"/>
      </w:divBdr>
    </w:div>
    <w:div w:id="97215876">
      <w:marLeft w:val="640"/>
      <w:marRight w:val="0"/>
      <w:marTop w:val="0"/>
      <w:marBottom w:val="0"/>
      <w:divBdr>
        <w:top w:val="none" w:sz="0" w:space="0" w:color="auto"/>
        <w:left w:val="none" w:sz="0" w:space="0" w:color="auto"/>
        <w:bottom w:val="none" w:sz="0" w:space="0" w:color="auto"/>
        <w:right w:val="none" w:sz="0" w:space="0" w:color="auto"/>
      </w:divBdr>
    </w:div>
    <w:div w:id="97215922">
      <w:marLeft w:val="640"/>
      <w:marRight w:val="0"/>
      <w:marTop w:val="0"/>
      <w:marBottom w:val="0"/>
      <w:divBdr>
        <w:top w:val="none" w:sz="0" w:space="0" w:color="auto"/>
        <w:left w:val="none" w:sz="0" w:space="0" w:color="auto"/>
        <w:bottom w:val="none" w:sz="0" w:space="0" w:color="auto"/>
        <w:right w:val="none" w:sz="0" w:space="0" w:color="auto"/>
      </w:divBdr>
    </w:div>
    <w:div w:id="97263316">
      <w:marLeft w:val="640"/>
      <w:marRight w:val="0"/>
      <w:marTop w:val="0"/>
      <w:marBottom w:val="0"/>
      <w:divBdr>
        <w:top w:val="none" w:sz="0" w:space="0" w:color="auto"/>
        <w:left w:val="none" w:sz="0" w:space="0" w:color="auto"/>
        <w:bottom w:val="none" w:sz="0" w:space="0" w:color="auto"/>
        <w:right w:val="none" w:sz="0" w:space="0" w:color="auto"/>
      </w:divBdr>
    </w:div>
    <w:div w:id="97335795">
      <w:marLeft w:val="640"/>
      <w:marRight w:val="0"/>
      <w:marTop w:val="0"/>
      <w:marBottom w:val="0"/>
      <w:divBdr>
        <w:top w:val="none" w:sz="0" w:space="0" w:color="auto"/>
        <w:left w:val="none" w:sz="0" w:space="0" w:color="auto"/>
        <w:bottom w:val="none" w:sz="0" w:space="0" w:color="auto"/>
        <w:right w:val="none" w:sz="0" w:space="0" w:color="auto"/>
      </w:divBdr>
    </w:div>
    <w:div w:id="97410137">
      <w:marLeft w:val="640"/>
      <w:marRight w:val="0"/>
      <w:marTop w:val="0"/>
      <w:marBottom w:val="0"/>
      <w:divBdr>
        <w:top w:val="none" w:sz="0" w:space="0" w:color="auto"/>
        <w:left w:val="none" w:sz="0" w:space="0" w:color="auto"/>
        <w:bottom w:val="none" w:sz="0" w:space="0" w:color="auto"/>
        <w:right w:val="none" w:sz="0" w:space="0" w:color="auto"/>
      </w:divBdr>
    </w:div>
    <w:div w:id="97410153">
      <w:marLeft w:val="640"/>
      <w:marRight w:val="0"/>
      <w:marTop w:val="0"/>
      <w:marBottom w:val="0"/>
      <w:divBdr>
        <w:top w:val="none" w:sz="0" w:space="0" w:color="auto"/>
        <w:left w:val="none" w:sz="0" w:space="0" w:color="auto"/>
        <w:bottom w:val="none" w:sz="0" w:space="0" w:color="auto"/>
        <w:right w:val="none" w:sz="0" w:space="0" w:color="auto"/>
      </w:divBdr>
    </w:div>
    <w:div w:id="97456846">
      <w:marLeft w:val="640"/>
      <w:marRight w:val="0"/>
      <w:marTop w:val="0"/>
      <w:marBottom w:val="0"/>
      <w:divBdr>
        <w:top w:val="none" w:sz="0" w:space="0" w:color="auto"/>
        <w:left w:val="none" w:sz="0" w:space="0" w:color="auto"/>
        <w:bottom w:val="none" w:sz="0" w:space="0" w:color="auto"/>
        <w:right w:val="none" w:sz="0" w:space="0" w:color="auto"/>
      </w:divBdr>
    </w:div>
    <w:div w:id="97678777">
      <w:marLeft w:val="640"/>
      <w:marRight w:val="0"/>
      <w:marTop w:val="0"/>
      <w:marBottom w:val="0"/>
      <w:divBdr>
        <w:top w:val="none" w:sz="0" w:space="0" w:color="auto"/>
        <w:left w:val="none" w:sz="0" w:space="0" w:color="auto"/>
        <w:bottom w:val="none" w:sz="0" w:space="0" w:color="auto"/>
        <w:right w:val="none" w:sz="0" w:space="0" w:color="auto"/>
      </w:divBdr>
    </w:div>
    <w:div w:id="97717474">
      <w:marLeft w:val="640"/>
      <w:marRight w:val="0"/>
      <w:marTop w:val="0"/>
      <w:marBottom w:val="0"/>
      <w:divBdr>
        <w:top w:val="none" w:sz="0" w:space="0" w:color="auto"/>
        <w:left w:val="none" w:sz="0" w:space="0" w:color="auto"/>
        <w:bottom w:val="none" w:sz="0" w:space="0" w:color="auto"/>
        <w:right w:val="none" w:sz="0" w:space="0" w:color="auto"/>
      </w:divBdr>
    </w:div>
    <w:div w:id="97724871">
      <w:marLeft w:val="640"/>
      <w:marRight w:val="0"/>
      <w:marTop w:val="0"/>
      <w:marBottom w:val="0"/>
      <w:divBdr>
        <w:top w:val="none" w:sz="0" w:space="0" w:color="auto"/>
        <w:left w:val="none" w:sz="0" w:space="0" w:color="auto"/>
        <w:bottom w:val="none" w:sz="0" w:space="0" w:color="auto"/>
        <w:right w:val="none" w:sz="0" w:space="0" w:color="auto"/>
      </w:divBdr>
    </w:div>
    <w:div w:id="97918319">
      <w:marLeft w:val="640"/>
      <w:marRight w:val="0"/>
      <w:marTop w:val="0"/>
      <w:marBottom w:val="0"/>
      <w:divBdr>
        <w:top w:val="none" w:sz="0" w:space="0" w:color="auto"/>
        <w:left w:val="none" w:sz="0" w:space="0" w:color="auto"/>
        <w:bottom w:val="none" w:sz="0" w:space="0" w:color="auto"/>
        <w:right w:val="none" w:sz="0" w:space="0" w:color="auto"/>
      </w:divBdr>
    </w:div>
    <w:div w:id="97991172">
      <w:marLeft w:val="640"/>
      <w:marRight w:val="0"/>
      <w:marTop w:val="0"/>
      <w:marBottom w:val="0"/>
      <w:divBdr>
        <w:top w:val="none" w:sz="0" w:space="0" w:color="auto"/>
        <w:left w:val="none" w:sz="0" w:space="0" w:color="auto"/>
        <w:bottom w:val="none" w:sz="0" w:space="0" w:color="auto"/>
        <w:right w:val="none" w:sz="0" w:space="0" w:color="auto"/>
      </w:divBdr>
    </w:div>
    <w:div w:id="97995803">
      <w:marLeft w:val="640"/>
      <w:marRight w:val="0"/>
      <w:marTop w:val="0"/>
      <w:marBottom w:val="0"/>
      <w:divBdr>
        <w:top w:val="none" w:sz="0" w:space="0" w:color="auto"/>
        <w:left w:val="none" w:sz="0" w:space="0" w:color="auto"/>
        <w:bottom w:val="none" w:sz="0" w:space="0" w:color="auto"/>
        <w:right w:val="none" w:sz="0" w:space="0" w:color="auto"/>
      </w:divBdr>
    </w:div>
    <w:div w:id="98070245">
      <w:marLeft w:val="640"/>
      <w:marRight w:val="0"/>
      <w:marTop w:val="0"/>
      <w:marBottom w:val="0"/>
      <w:divBdr>
        <w:top w:val="none" w:sz="0" w:space="0" w:color="auto"/>
        <w:left w:val="none" w:sz="0" w:space="0" w:color="auto"/>
        <w:bottom w:val="none" w:sz="0" w:space="0" w:color="auto"/>
        <w:right w:val="none" w:sz="0" w:space="0" w:color="auto"/>
      </w:divBdr>
    </w:div>
    <w:div w:id="98113208">
      <w:marLeft w:val="640"/>
      <w:marRight w:val="0"/>
      <w:marTop w:val="0"/>
      <w:marBottom w:val="0"/>
      <w:divBdr>
        <w:top w:val="none" w:sz="0" w:space="0" w:color="auto"/>
        <w:left w:val="none" w:sz="0" w:space="0" w:color="auto"/>
        <w:bottom w:val="none" w:sz="0" w:space="0" w:color="auto"/>
        <w:right w:val="none" w:sz="0" w:space="0" w:color="auto"/>
      </w:divBdr>
    </w:div>
    <w:div w:id="98182161">
      <w:marLeft w:val="640"/>
      <w:marRight w:val="0"/>
      <w:marTop w:val="0"/>
      <w:marBottom w:val="0"/>
      <w:divBdr>
        <w:top w:val="none" w:sz="0" w:space="0" w:color="auto"/>
        <w:left w:val="none" w:sz="0" w:space="0" w:color="auto"/>
        <w:bottom w:val="none" w:sz="0" w:space="0" w:color="auto"/>
        <w:right w:val="none" w:sz="0" w:space="0" w:color="auto"/>
      </w:divBdr>
    </w:div>
    <w:div w:id="98184038">
      <w:marLeft w:val="640"/>
      <w:marRight w:val="0"/>
      <w:marTop w:val="0"/>
      <w:marBottom w:val="0"/>
      <w:divBdr>
        <w:top w:val="none" w:sz="0" w:space="0" w:color="auto"/>
        <w:left w:val="none" w:sz="0" w:space="0" w:color="auto"/>
        <w:bottom w:val="none" w:sz="0" w:space="0" w:color="auto"/>
        <w:right w:val="none" w:sz="0" w:space="0" w:color="auto"/>
      </w:divBdr>
    </w:div>
    <w:div w:id="98256169">
      <w:marLeft w:val="640"/>
      <w:marRight w:val="0"/>
      <w:marTop w:val="0"/>
      <w:marBottom w:val="0"/>
      <w:divBdr>
        <w:top w:val="none" w:sz="0" w:space="0" w:color="auto"/>
        <w:left w:val="none" w:sz="0" w:space="0" w:color="auto"/>
        <w:bottom w:val="none" w:sz="0" w:space="0" w:color="auto"/>
        <w:right w:val="none" w:sz="0" w:space="0" w:color="auto"/>
      </w:divBdr>
    </w:div>
    <w:div w:id="98260903">
      <w:marLeft w:val="640"/>
      <w:marRight w:val="0"/>
      <w:marTop w:val="0"/>
      <w:marBottom w:val="0"/>
      <w:divBdr>
        <w:top w:val="none" w:sz="0" w:space="0" w:color="auto"/>
        <w:left w:val="none" w:sz="0" w:space="0" w:color="auto"/>
        <w:bottom w:val="none" w:sz="0" w:space="0" w:color="auto"/>
        <w:right w:val="none" w:sz="0" w:space="0" w:color="auto"/>
      </w:divBdr>
    </w:div>
    <w:div w:id="98306976">
      <w:marLeft w:val="640"/>
      <w:marRight w:val="0"/>
      <w:marTop w:val="0"/>
      <w:marBottom w:val="0"/>
      <w:divBdr>
        <w:top w:val="none" w:sz="0" w:space="0" w:color="auto"/>
        <w:left w:val="none" w:sz="0" w:space="0" w:color="auto"/>
        <w:bottom w:val="none" w:sz="0" w:space="0" w:color="auto"/>
        <w:right w:val="none" w:sz="0" w:space="0" w:color="auto"/>
      </w:divBdr>
    </w:div>
    <w:div w:id="98330223">
      <w:marLeft w:val="640"/>
      <w:marRight w:val="0"/>
      <w:marTop w:val="0"/>
      <w:marBottom w:val="0"/>
      <w:divBdr>
        <w:top w:val="none" w:sz="0" w:space="0" w:color="auto"/>
        <w:left w:val="none" w:sz="0" w:space="0" w:color="auto"/>
        <w:bottom w:val="none" w:sz="0" w:space="0" w:color="auto"/>
        <w:right w:val="none" w:sz="0" w:space="0" w:color="auto"/>
      </w:divBdr>
    </w:div>
    <w:div w:id="98448674">
      <w:marLeft w:val="640"/>
      <w:marRight w:val="0"/>
      <w:marTop w:val="0"/>
      <w:marBottom w:val="0"/>
      <w:divBdr>
        <w:top w:val="none" w:sz="0" w:space="0" w:color="auto"/>
        <w:left w:val="none" w:sz="0" w:space="0" w:color="auto"/>
        <w:bottom w:val="none" w:sz="0" w:space="0" w:color="auto"/>
        <w:right w:val="none" w:sz="0" w:space="0" w:color="auto"/>
      </w:divBdr>
    </w:div>
    <w:div w:id="98456654">
      <w:marLeft w:val="640"/>
      <w:marRight w:val="0"/>
      <w:marTop w:val="0"/>
      <w:marBottom w:val="0"/>
      <w:divBdr>
        <w:top w:val="none" w:sz="0" w:space="0" w:color="auto"/>
        <w:left w:val="none" w:sz="0" w:space="0" w:color="auto"/>
        <w:bottom w:val="none" w:sz="0" w:space="0" w:color="auto"/>
        <w:right w:val="none" w:sz="0" w:space="0" w:color="auto"/>
      </w:divBdr>
    </w:div>
    <w:div w:id="98529832">
      <w:marLeft w:val="640"/>
      <w:marRight w:val="0"/>
      <w:marTop w:val="0"/>
      <w:marBottom w:val="0"/>
      <w:divBdr>
        <w:top w:val="none" w:sz="0" w:space="0" w:color="auto"/>
        <w:left w:val="none" w:sz="0" w:space="0" w:color="auto"/>
        <w:bottom w:val="none" w:sz="0" w:space="0" w:color="auto"/>
        <w:right w:val="none" w:sz="0" w:space="0" w:color="auto"/>
      </w:divBdr>
    </w:div>
    <w:div w:id="98570751">
      <w:marLeft w:val="640"/>
      <w:marRight w:val="0"/>
      <w:marTop w:val="0"/>
      <w:marBottom w:val="0"/>
      <w:divBdr>
        <w:top w:val="none" w:sz="0" w:space="0" w:color="auto"/>
        <w:left w:val="none" w:sz="0" w:space="0" w:color="auto"/>
        <w:bottom w:val="none" w:sz="0" w:space="0" w:color="auto"/>
        <w:right w:val="none" w:sz="0" w:space="0" w:color="auto"/>
      </w:divBdr>
    </w:div>
    <w:div w:id="98643673">
      <w:marLeft w:val="640"/>
      <w:marRight w:val="0"/>
      <w:marTop w:val="0"/>
      <w:marBottom w:val="0"/>
      <w:divBdr>
        <w:top w:val="none" w:sz="0" w:space="0" w:color="auto"/>
        <w:left w:val="none" w:sz="0" w:space="0" w:color="auto"/>
        <w:bottom w:val="none" w:sz="0" w:space="0" w:color="auto"/>
        <w:right w:val="none" w:sz="0" w:space="0" w:color="auto"/>
      </w:divBdr>
    </w:div>
    <w:div w:id="98721644">
      <w:marLeft w:val="640"/>
      <w:marRight w:val="0"/>
      <w:marTop w:val="0"/>
      <w:marBottom w:val="0"/>
      <w:divBdr>
        <w:top w:val="none" w:sz="0" w:space="0" w:color="auto"/>
        <w:left w:val="none" w:sz="0" w:space="0" w:color="auto"/>
        <w:bottom w:val="none" w:sz="0" w:space="0" w:color="auto"/>
        <w:right w:val="none" w:sz="0" w:space="0" w:color="auto"/>
      </w:divBdr>
    </w:div>
    <w:div w:id="98795004">
      <w:marLeft w:val="640"/>
      <w:marRight w:val="0"/>
      <w:marTop w:val="0"/>
      <w:marBottom w:val="0"/>
      <w:divBdr>
        <w:top w:val="none" w:sz="0" w:space="0" w:color="auto"/>
        <w:left w:val="none" w:sz="0" w:space="0" w:color="auto"/>
        <w:bottom w:val="none" w:sz="0" w:space="0" w:color="auto"/>
        <w:right w:val="none" w:sz="0" w:space="0" w:color="auto"/>
      </w:divBdr>
    </w:div>
    <w:div w:id="98835442">
      <w:marLeft w:val="640"/>
      <w:marRight w:val="0"/>
      <w:marTop w:val="0"/>
      <w:marBottom w:val="0"/>
      <w:divBdr>
        <w:top w:val="none" w:sz="0" w:space="0" w:color="auto"/>
        <w:left w:val="none" w:sz="0" w:space="0" w:color="auto"/>
        <w:bottom w:val="none" w:sz="0" w:space="0" w:color="auto"/>
        <w:right w:val="none" w:sz="0" w:space="0" w:color="auto"/>
      </w:divBdr>
    </w:div>
    <w:div w:id="98835823">
      <w:marLeft w:val="480"/>
      <w:marRight w:val="0"/>
      <w:marTop w:val="0"/>
      <w:marBottom w:val="0"/>
      <w:divBdr>
        <w:top w:val="none" w:sz="0" w:space="0" w:color="auto"/>
        <w:left w:val="none" w:sz="0" w:space="0" w:color="auto"/>
        <w:bottom w:val="none" w:sz="0" w:space="0" w:color="auto"/>
        <w:right w:val="none" w:sz="0" w:space="0" w:color="auto"/>
      </w:divBdr>
    </w:div>
    <w:div w:id="98841833">
      <w:marLeft w:val="640"/>
      <w:marRight w:val="0"/>
      <w:marTop w:val="0"/>
      <w:marBottom w:val="0"/>
      <w:divBdr>
        <w:top w:val="none" w:sz="0" w:space="0" w:color="auto"/>
        <w:left w:val="none" w:sz="0" w:space="0" w:color="auto"/>
        <w:bottom w:val="none" w:sz="0" w:space="0" w:color="auto"/>
        <w:right w:val="none" w:sz="0" w:space="0" w:color="auto"/>
      </w:divBdr>
    </w:div>
    <w:div w:id="98911706">
      <w:marLeft w:val="640"/>
      <w:marRight w:val="0"/>
      <w:marTop w:val="0"/>
      <w:marBottom w:val="0"/>
      <w:divBdr>
        <w:top w:val="none" w:sz="0" w:space="0" w:color="auto"/>
        <w:left w:val="none" w:sz="0" w:space="0" w:color="auto"/>
        <w:bottom w:val="none" w:sz="0" w:space="0" w:color="auto"/>
        <w:right w:val="none" w:sz="0" w:space="0" w:color="auto"/>
      </w:divBdr>
    </w:div>
    <w:div w:id="98959855">
      <w:marLeft w:val="640"/>
      <w:marRight w:val="0"/>
      <w:marTop w:val="0"/>
      <w:marBottom w:val="0"/>
      <w:divBdr>
        <w:top w:val="none" w:sz="0" w:space="0" w:color="auto"/>
        <w:left w:val="none" w:sz="0" w:space="0" w:color="auto"/>
        <w:bottom w:val="none" w:sz="0" w:space="0" w:color="auto"/>
        <w:right w:val="none" w:sz="0" w:space="0" w:color="auto"/>
      </w:divBdr>
    </w:div>
    <w:div w:id="98990992">
      <w:marLeft w:val="640"/>
      <w:marRight w:val="0"/>
      <w:marTop w:val="0"/>
      <w:marBottom w:val="0"/>
      <w:divBdr>
        <w:top w:val="none" w:sz="0" w:space="0" w:color="auto"/>
        <w:left w:val="none" w:sz="0" w:space="0" w:color="auto"/>
        <w:bottom w:val="none" w:sz="0" w:space="0" w:color="auto"/>
        <w:right w:val="none" w:sz="0" w:space="0" w:color="auto"/>
      </w:divBdr>
    </w:div>
    <w:div w:id="99031428">
      <w:marLeft w:val="640"/>
      <w:marRight w:val="0"/>
      <w:marTop w:val="0"/>
      <w:marBottom w:val="0"/>
      <w:divBdr>
        <w:top w:val="none" w:sz="0" w:space="0" w:color="auto"/>
        <w:left w:val="none" w:sz="0" w:space="0" w:color="auto"/>
        <w:bottom w:val="none" w:sz="0" w:space="0" w:color="auto"/>
        <w:right w:val="none" w:sz="0" w:space="0" w:color="auto"/>
      </w:divBdr>
    </w:div>
    <w:div w:id="99105830">
      <w:marLeft w:val="640"/>
      <w:marRight w:val="0"/>
      <w:marTop w:val="0"/>
      <w:marBottom w:val="0"/>
      <w:divBdr>
        <w:top w:val="none" w:sz="0" w:space="0" w:color="auto"/>
        <w:left w:val="none" w:sz="0" w:space="0" w:color="auto"/>
        <w:bottom w:val="none" w:sz="0" w:space="0" w:color="auto"/>
        <w:right w:val="none" w:sz="0" w:space="0" w:color="auto"/>
      </w:divBdr>
    </w:div>
    <w:div w:id="99228646">
      <w:marLeft w:val="640"/>
      <w:marRight w:val="0"/>
      <w:marTop w:val="0"/>
      <w:marBottom w:val="0"/>
      <w:divBdr>
        <w:top w:val="none" w:sz="0" w:space="0" w:color="auto"/>
        <w:left w:val="none" w:sz="0" w:space="0" w:color="auto"/>
        <w:bottom w:val="none" w:sz="0" w:space="0" w:color="auto"/>
        <w:right w:val="none" w:sz="0" w:space="0" w:color="auto"/>
      </w:divBdr>
    </w:div>
    <w:div w:id="99297358">
      <w:marLeft w:val="640"/>
      <w:marRight w:val="0"/>
      <w:marTop w:val="0"/>
      <w:marBottom w:val="0"/>
      <w:divBdr>
        <w:top w:val="none" w:sz="0" w:space="0" w:color="auto"/>
        <w:left w:val="none" w:sz="0" w:space="0" w:color="auto"/>
        <w:bottom w:val="none" w:sz="0" w:space="0" w:color="auto"/>
        <w:right w:val="none" w:sz="0" w:space="0" w:color="auto"/>
      </w:divBdr>
    </w:div>
    <w:div w:id="99304555">
      <w:marLeft w:val="640"/>
      <w:marRight w:val="0"/>
      <w:marTop w:val="0"/>
      <w:marBottom w:val="0"/>
      <w:divBdr>
        <w:top w:val="none" w:sz="0" w:space="0" w:color="auto"/>
        <w:left w:val="none" w:sz="0" w:space="0" w:color="auto"/>
        <w:bottom w:val="none" w:sz="0" w:space="0" w:color="auto"/>
        <w:right w:val="none" w:sz="0" w:space="0" w:color="auto"/>
      </w:divBdr>
    </w:div>
    <w:div w:id="99374957">
      <w:marLeft w:val="640"/>
      <w:marRight w:val="0"/>
      <w:marTop w:val="0"/>
      <w:marBottom w:val="0"/>
      <w:divBdr>
        <w:top w:val="none" w:sz="0" w:space="0" w:color="auto"/>
        <w:left w:val="none" w:sz="0" w:space="0" w:color="auto"/>
        <w:bottom w:val="none" w:sz="0" w:space="0" w:color="auto"/>
        <w:right w:val="none" w:sz="0" w:space="0" w:color="auto"/>
      </w:divBdr>
    </w:div>
    <w:div w:id="99418514">
      <w:marLeft w:val="640"/>
      <w:marRight w:val="0"/>
      <w:marTop w:val="0"/>
      <w:marBottom w:val="0"/>
      <w:divBdr>
        <w:top w:val="none" w:sz="0" w:space="0" w:color="auto"/>
        <w:left w:val="none" w:sz="0" w:space="0" w:color="auto"/>
        <w:bottom w:val="none" w:sz="0" w:space="0" w:color="auto"/>
        <w:right w:val="none" w:sz="0" w:space="0" w:color="auto"/>
      </w:divBdr>
    </w:div>
    <w:div w:id="99423581">
      <w:marLeft w:val="640"/>
      <w:marRight w:val="0"/>
      <w:marTop w:val="0"/>
      <w:marBottom w:val="0"/>
      <w:divBdr>
        <w:top w:val="none" w:sz="0" w:space="0" w:color="auto"/>
        <w:left w:val="none" w:sz="0" w:space="0" w:color="auto"/>
        <w:bottom w:val="none" w:sz="0" w:space="0" w:color="auto"/>
        <w:right w:val="none" w:sz="0" w:space="0" w:color="auto"/>
      </w:divBdr>
    </w:div>
    <w:div w:id="99492798">
      <w:marLeft w:val="640"/>
      <w:marRight w:val="0"/>
      <w:marTop w:val="0"/>
      <w:marBottom w:val="0"/>
      <w:divBdr>
        <w:top w:val="none" w:sz="0" w:space="0" w:color="auto"/>
        <w:left w:val="none" w:sz="0" w:space="0" w:color="auto"/>
        <w:bottom w:val="none" w:sz="0" w:space="0" w:color="auto"/>
        <w:right w:val="none" w:sz="0" w:space="0" w:color="auto"/>
      </w:divBdr>
    </w:div>
    <w:div w:id="99495112">
      <w:marLeft w:val="640"/>
      <w:marRight w:val="0"/>
      <w:marTop w:val="0"/>
      <w:marBottom w:val="0"/>
      <w:divBdr>
        <w:top w:val="none" w:sz="0" w:space="0" w:color="auto"/>
        <w:left w:val="none" w:sz="0" w:space="0" w:color="auto"/>
        <w:bottom w:val="none" w:sz="0" w:space="0" w:color="auto"/>
        <w:right w:val="none" w:sz="0" w:space="0" w:color="auto"/>
      </w:divBdr>
    </w:div>
    <w:div w:id="99617460">
      <w:marLeft w:val="640"/>
      <w:marRight w:val="0"/>
      <w:marTop w:val="0"/>
      <w:marBottom w:val="0"/>
      <w:divBdr>
        <w:top w:val="none" w:sz="0" w:space="0" w:color="auto"/>
        <w:left w:val="none" w:sz="0" w:space="0" w:color="auto"/>
        <w:bottom w:val="none" w:sz="0" w:space="0" w:color="auto"/>
        <w:right w:val="none" w:sz="0" w:space="0" w:color="auto"/>
      </w:divBdr>
    </w:div>
    <w:div w:id="99617579">
      <w:marLeft w:val="640"/>
      <w:marRight w:val="0"/>
      <w:marTop w:val="0"/>
      <w:marBottom w:val="0"/>
      <w:divBdr>
        <w:top w:val="none" w:sz="0" w:space="0" w:color="auto"/>
        <w:left w:val="none" w:sz="0" w:space="0" w:color="auto"/>
        <w:bottom w:val="none" w:sz="0" w:space="0" w:color="auto"/>
        <w:right w:val="none" w:sz="0" w:space="0" w:color="auto"/>
      </w:divBdr>
    </w:div>
    <w:div w:id="99643602">
      <w:marLeft w:val="640"/>
      <w:marRight w:val="0"/>
      <w:marTop w:val="0"/>
      <w:marBottom w:val="0"/>
      <w:divBdr>
        <w:top w:val="none" w:sz="0" w:space="0" w:color="auto"/>
        <w:left w:val="none" w:sz="0" w:space="0" w:color="auto"/>
        <w:bottom w:val="none" w:sz="0" w:space="0" w:color="auto"/>
        <w:right w:val="none" w:sz="0" w:space="0" w:color="auto"/>
      </w:divBdr>
    </w:div>
    <w:div w:id="99687389">
      <w:marLeft w:val="640"/>
      <w:marRight w:val="0"/>
      <w:marTop w:val="0"/>
      <w:marBottom w:val="0"/>
      <w:divBdr>
        <w:top w:val="none" w:sz="0" w:space="0" w:color="auto"/>
        <w:left w:val="none" w:sz="0" w:space="0" w:color="auto"/>
        <w:bottom w:val="none" w:sz="0" w:space="0" w:color="auto"/>
        <w:right w:val="none" w:sz="0" w:space="0" w:color="auto"/>
      </w:divBdr>
    </w:div>
    <w:div w:id="99766003">
      <w:marLeft w:val="640"/>
      <w:marRight w:val="0"/>
      <w:marTop w:val="0"/>
      <w:marBottom w:val="0"/>
      <w:divBdr>
        <w:top w:val="none" w:sz="0" w:space="0" w:color="auto"/>
        <w:left w:val="none" w:sz="0" w:space="0" w:color="auto"/>
        <w:bottom w:val="none" w:sz="0" w:space="0" w:color="auto"/>
        <w:right w:val="none" w:sz="0" w:space="0" w:color="auto"/>
      </w:divBdr>
    </w:div>
    <w:div w:id="99842326">
      <w:marLeft w:val="640"/>
      <w:marRight w:val="0"/>
      <w:marTop w:val="0"/>
      <w:marBottom w:val="0"/>
      <w:divBdr>
        <w:top w:val="none" w:sz="0" w:space="0" w:color="auto"/>
        <w:left w:val="none" w:sz="0" w:space="0" w:color="auto"/>
        <w:bottom w:val="none" w:sz="0" w:space="0" w:color="auto"/>
        <w:right w:val="none" w:sz="0" w:space="0" w:color="auto"/>
      </w:divBdr>
    </w:div>
    <w:div w:id="99881207">
      <w:marLeft w:val="640"/>
      <w:marRight w:val="0"/>
      <w:marTop w:val="0"/>
      <w:marBottom w:val="0"/>
      <w:divBdr>
        <w:top w:val="none" w:sz="0" w:space="0" w:color="auto"/>
        <w:left w:val="none" w:sz="0" w:space="0" w:color="auto"/>
        <w:bottom w:val="none" w:sz="0" w:space="0" w:color="auto"/>
        <w:right w:val="none" w:sz="0" w:space="0" w:color="auto"/>
      </w:divBdr>
    </w:div>
    <w:div w:id="99883055">
      <w:marLeft w:val="640"/>
      <w:marRight w:val="0"/>
      <w:marTop w:val="0"/>
      <w:marBottom w:val="0"/>
      <w:divBdr>
        <w:top w:val="none" w:sz="0" w:space="0" w:color="auto"/>
        <w:left w:val="none" w:sz="0" w:space="0" w:color="auto"/>
        <w:bottom w:val="none" w:sz="0" w:space="0" w:color="auto"/>
        <w:right w:val="none" w:sz="0" w:space="0" w:color="auto"/>
      </w:divBdr>
    </w:div>
    <w:div w:id="99954057">
      <w:marLeft w:val="640"/>
      <w:marRight w:val="0"/>
      <w:marTop w:val="0"/>
      <w:marBottom w:val="0"/>
      <w:divBdr>
        <w:top w:val="none" w:sz="0" w:space="0" w:color="auto"/>
        <w:left w:val="none" w:sz="0" w:space="0" w:color="auto"/>
        <w:bottom w:val="none" w:sz="0" w:space="0" w:color="auto"/>
        <w:right w:val="none" w:sz="0" w:space="0" w:color="auto"/>
      </w:divBdr>
    </w:div>
    <w:div w:id="99954472">
      <w:marLeft w:val="640"/>
      <w:marRight w:val="0"/>
      <w:marTop w:val="0"/>
      <w:marBottom w:val="0"/>
      <w:divBdr>
        <w:top w:val="none" w:sz="0" w:space="0" w:color="auto"/>
        <w:left w:val="none" w:sz="0" w:space="0" w:color="auto"/>
        <w:bottom w:val="none" w:sz="0" w:space="0" w:color="auto"/>
        <w:right w:val="none" w:sz="0" w:space="0" w:color="auto"/>
      </w:divBdr>
    </w:div>
    <w:div w:id="99956591">
      <w:marLeft w:val="640"/>
      <w:marRight w:val="0"/>
      <w:marTop w:val="0"/>
      <w:marBottom w:val="0"/>
      <w:divBdr>
        <w:top w:val="none" w:sz="0" w:space="0" w:color="auto"/>
        <w:left w:val="none" w:sz="0" w:space="0" w:color="auto"/>
        <w:bottom w:val="none" w:sz="0" w:space="0" w:color="auto"/>
        <w:right w:val="none" w:sz="0" w:space="0" w:color="auto"/>
      </w:divBdr>
    </w:div>
    <w:div w:id="99957954">
      <w:marLeft w:val="640"/>
      <w:marRight w:val="0"/>
      <w:marTop w:val="0"/>
      <w:marBottom w:val="0"/>
      <w:divBdr>
        <w:top w:val="none" w:sz="0" w:space="0" w:color="auto"/>
        <w:left w:val="none" w:sz="0" w:space="0" w:color="auto"/>
        <w:bottom w:val="none" w:sz="0" w:space="0" w:color="auto"/>
        <w:right w:val="none" w:sz="0" w:space="0" w:color="auto"/>
      </w:divBdr>
    </w:div>
    <w:div w:id="100148429">
      <w:marLeft w:val="640"/>
      <w:marRight w:val="0"/>
      <w:marTop w:val="0"/>
      <w:marBottom w:val="0"/>
      <w:divBdr>
        <w:top w:val="none" w:sz="0" w:space="0" w:color="auto"/>
        <w:left w:val="none" w:sz="0" w:space="0" w:color="auto"/>
        <w:bottom w:val="none" w:sz="0" w:space="0" w:color="auto"/>
        <w:right w:val="none" w:sz="0" w:space="0" w:color="auto"/>
      </w:divBdr>
    </w:div>
    <w:div w:id="100149551">
      <w:marLeft w:val="640"/>
      <w:marRight w:val="0"/>
      <w:marTop w:val="0"/>
      <w:marBottom w:val="0"/>
      <w:divBdr>
        <w:top w:val="none" w:sz="0" w:space="0" w:color="auto"/>
        <w:left w:val="none" w:sz="0" w:space="0" w:color="auto"/>
        <w:bottom w:val="none" w:sz="0" w:space="0" w:color="auto"/>
        <w:right w:val="none" w:sz="0" w:space="0" w:color="auto"/>
      </w:divBdr>
    </w:div>
    <w:div w:id="100153936">
      <w:marLeft w:val="640"/>
      <w:marRight w:val="0"/>
      <w:marTop w:val="0"/>
      <w:marBottom w:val="0"/>
      <w:divBdr>
        <w:top w:val="none" w:sz="0" w:space="0" w:color="auto"/>
        <w:left w:val="none" w:sz="0" w:space="0" w:color="auto"/>
        <w:bottom w:val="none" w:sz="0" w:space="0" w:color="auto"/>
        <w:right w:val="none" w:sz="0" w:space="0" w:color="auto"/>
      </w:divBdr>
    </w:div>
    <w:div w:id="100300798">
      <w:marLeft w:val="640"/>
      <w:marRight w:val="0"/>
      <w:marTop w:val="0"/>
      <w:marBottom w:val="0"/>
      <w:divBdr>
        <w:top w:val="none" w:sz="0" w:space="0" w:color="auto"/>
        <w:left w:val="none" w:sz="0" w:space="0" w:color="auto"/>
        <w:bottom w:val="none" w:sz="0" w:space="0" w:color="auto"/>
        <w:right w:val="none" w:sz="0" w:space="0" w:color="auto"/>
      </w:divBdr>
    </w:div>
    <w:div w:id="100422829">
      <w:marLeft w:val="640"/>
      <w:marRight w:val="0"/>
      <w:marTop w:val="0"/>
      <w:marBottom w:val="0"/>
      <w:divBdr>
        <w:top w:val="none" w:sz="0" w:space="0" w:color="auto"/>
        <w:left w:val="none" w:sz="0" w:space="0" w:color="auto"/>
        <w:bottom w:val="none" w:sz="0" w:space="0" w:color="auto"/>
        <w:right w:val="none" w:sz="0" w:space="0" w:color="auto"/>
      </w:divBdr>
    </w:div>
    <w:div w:id="100490124">
      <w:marLeft w:val="640"/>
      <w:marRight w:val="0"/>
      <w:marTop w:val="0"/>
      <w:marBottom w:val="0"/>
      <w:divBdr>
        <w:top w:val="none" w:sz="0" w:space="0" w:color="auto"/>
        <w:left w:val="none" w:sz="0" w:space="0" w:color="auto"/>
        <w:bottom w:val="none" w:sz="0" w:space="0" w:color="auto"/>
        <w:right w:val="none" w:sz="0" w:space="0" w:color="auto"/>
      </w:divBdr>
    </w:div>
    <w:div w:id="100613961">
      <w:marLeft w:val="640"/>
      <w:marRight w:val="0"/>
      <w:marTop w:val="0"/>
      <w:marBottom w:val="0"/>
      <w:divBdr>
        <w:top w:val="none" w:sz="0" w:space="0" w:color="auto"/>
        <w:left w:val="none" w:sz="0" w:space="0" w:color="auto"/>
        <w:bottom w:val="none" w:sz="0" w:space="0" w:color="auto"/>
        <w:right w:val="none" w:sz="0" w:space="0" w:color="auto"/>
      </w:divBdr>
    </w:div>
    <w:div w:id="100614277">
      <w:marLeft w:val="640"/>
      <w:marRight w:val="0"/>
      <w:marTop w:val="0"/>
      <w:marBottom w:val="0"/>
      <w:divBdr>
        <w:top w:val="none" w:sz="0" w:space="0" w:color="auto"/>
        <w:left w:val="none" w:sz="0" w:space="0" w:color="auto"/>
        <w:bottom w:val="none" w:sz="0" w:space="0" w:color="auto"/>
        <w:right w:val="none" w:sz="0" w:space="0" w:color="auto"/>
      </w:divBdr>
    </w:div>
    <w:div w:id="100688892">
      <w:marLeft w:val="640"/>
      <w:marRight w:val="0"/>
      <w:marTop w:val="0"/>
      <w:marBottom w:val="0"/>
      <w:divBdr>
        <w:top w:val="none" w:sz="0" w:space="0" w:color="auto"/>
        <w:left w:val="none" w:sz="0" w:space="0" w:color="auto"/>
        <w:bottom w:val="none" w:sz="0" w:space="0" w:color="auto"/>
        <w:right w:val="none" w:sz="0" w:space="0" w:color="auto"/>
      </w:divBdr>
    </w:div>
    <w:div w:id="100759163">
      <w:marLeft w:val="640"/>
      <w:marRight w:val="0"/>
      <w:marTop w:val="0"/>
      <w:marBottom w:val="0"/>
      <w:divBdr>
        <w:top w:val="none" w:sz="0" w:space="0" w:color="auto"/>
        <w:left w:val="none" w:sz="0" w:space="0" w:color="auto"/>
        <w:bottom w:val="none" w:sz="0" w:space="0" w:color="auto"/>
        <w:right w:val="none" w:sz="0" w:space="0" w:color="auto"/>
      </w:divBdr>
    </w:div>
    <w:div w:id="100761588">
      <w:marLeft w:val="640"/>
      <w:marRight w:val="0"/>
      <w:marTop w:val="0"/>
      <w:marBottom w:val="0"/>
      <w:divBdr>
        <w:top w:val="none" w:sz="0" w:space="0" w:color="auto"/>
        <w:left w:val="none" w:sz="0" w:space="0" w:color="auto"/>
        <w:bottom w:val="none" w:sz="0" w:space="0" w:color="auto"/>
        <w:right w:val="none" w:sz="0" w:space="0" w:color="auto"/>
      </w:divBdr>
    </w:div>
    <w:div w:id="100803863">
      <w:marLeft w:val="640"/>
      <w:marRight w:val="0"/>
      <w:marTop w:val="0"/>
      <w:marBottom w:val="0"/>
      <w:divBdr>
        <w:top w:val="none" w:sz="0" w:space="0" w:color="auto"/>
        <w:left w:val="none" w:sz="0" w:space="0" w:color="auto"/>
        <w:bottom w:val="none" w:sz="0" w:space="0" w:color="auto"/>
        <w:right w:val="none" w:sz="0" w:space="0" w:color="auto"/>
      </w:divBdr>
    </w:div>
    <w:div w:id="100883139">
      <w:marLeft w:val="640"/>
      <w:marRight w:val="0"/>
      <w:marTop w:val="0"/>
      <w:marBottom w:val="0"/>
      <w:divBdr>
        <w:top w:val="none" w:sz="0" w:space="0" w:color="auto"/>
        <w:left w:val="none" w:sz="0" w:space="0" w:color="auto"/>
        <w:bottom w:val="none" w:sz="0" w:space="0" w:color="auto"/>
        <w:right w:val="none" w:sz="0" w:space="0" w:color="auto"/>
      </w:divBdr>
    </w:div>
    <w:div w:id="101001921">
      <w:marLeft w:val="640"/>
      <w:marRight w:val="0"/>
      <w:marTop w:val="0"/>
      <w:marBottom w:val="0"/>
      <w:divBdr>
        <w:top w:val="none" w:sz="0" w:space="0" w:color="auto"/>
        <w:left w:val="none" w:sz="0" w:space="0" w:color="auto"/>
        <w:bottom w:val="none" w:sz="0" w:space="0" w:color="auto"/>
        <w:right w:val="none" w:sz="0" w:space="0" w:color="auto"/>
      </w:divBdr>
    </w:div>
    <w:div w:id="101069973">
      <w:marLeft w:val="640"/>
      <w:marRight w:val="0"/>
      <w:marTop w:val="0"/>
      <w:marBottom w:val="0"/>
      <w:divBdr>
        <w:top w:val="none" w:sz="0" w:space="0" w:color="auto"/>
        <w:left w:val="none" w:sz="0" w:space="0" w:color="auto"/>
        <w:bottom w:val="none" w:sz="0" w:space="0" w:color="auto"/>
        <w:right w:val="none" w:sz="0" w:space="0" w:color="auto"/>
      </w:divBdr>
    </w:div>
    <w:div w:id="101074282">
      <w:marLeft w:val="640"/>
      <w:marRight w:val="0"/>
      <w:marTop w:val="0"/>
      <w:marBottom w:val="0"/>
      <w:divBdr>
        <w:top w:val="none" w:sz="0" w:space="0" w:color="auto"/>
        <w:left w:val="none" w:sz="0" w:space="0" w:color="auto"/>
        <w:bottom w:val="none" w:sz="0" w:space="0" w:color="auto"/>
        <w:right w:val="none" w:sz="0" w:space="0" w:color="auto"/>
      </w:divBdr>
    </w:div>
    <w:div w:id="101074831">
      <w:marLeft w:val="640"/>
      <w:marRight w:val="0"/>
      <w:marTop w:val="0"/>
      <w:marBottom w:val="0"/>
      <w:divBdr>
        <w:top w:val="none" w:sz="0" w:space="0" w:color="auto"/>
        <w:left w:val="none" w:sz="0" w:space="0" w:color="auto"/>
        <w:bottom w:val="none" w:sz="0" w:space="0" w:color="auto"/>
        <w:right w:val="none" w:sz="0" w:space="0" w:color="auto"/>
      </w:divBdr>
    </w:div>
    <w:div w:id="101151872">
      <w:marLeft w:val="640"/>
      <w:marRight w:val="0"/>
      <w:marTop w:val="0"/>
      <w:marBottom w:val="0"/>
      <w:divBdr>
        <w:top w:val="none" w:sz="0" w:space="0" w:color="auto"/>
        <w:left w:val="none" w:sz="0" w:space="0" w:color="auto"/>
        <w:bottom w:val="none" w:sz="0" w:space="0" w:color="auto"/>
        <w:right w:val="none" w:sz="0" w:space="0" w:color="auto"/>
      </w:divBdr>
    </w:div>
    <w:div w:id="101191445">
      <w:marLeft w:val="640"/>
      <w:marRight w:val="0"/>
      <w:marTop w:val="0"/>
      <w:marBottom w:val="0"/>
      <w:divBdr>
        <w:top w:val="none" w:sz="0" w:space="0" w:color="auto"/>
        <w:left w:val="none" w:sz="0" w:space="0" w:color="auto"/>
        <w:bottom w:val="none" w:sz="0" w:space="0" w:color="auto"/>
        <w:right w:val="none" w:sz="0" w:space="0" w:color="auto"/>
      </w:divBdr>
    </w:div>
    <w:div w:id="101266466">
      <w:marLeft w:val="640"/>
      <w:marRight w:val="0"/>
      <w:marTop w:val="0"/>
      <w:marBottom w:val="0"/>
      <w:divBdr>
        <w:top w:val="none" w:sz="0" w:space="0" w:color="auto"/>
        <w:left w:val="none" w:sz="0" w:space="0" w:color="auto"/>
        <w:bottom w:val="none" w:sz="0" w:space="0" w:color="auto"/>
        <w:right w:val="none" w:sz="0" w:space="0" w:color="auto"/>
      </w:divBdr>
    </w:div>
    <w:div w:id="101267509">
      <w:marLeft w:val="640"/>
      <w:marRight w:val="0"/>
      <w:marTop w:val="0"/>
      <w:marBottom w:val="0"/>
      <w:divBdr>
        <w:top w:val="none" w:sz="0" w:space="0" w:color="auto"/>
        <w:left w:val="none" w:sz="0" w:space="0" w:color="auto"/>
        <w:bottom w:val="none" w:sz="0" w:space="0" w:color="auto"/>
        <w:right w:val="none" w:sz="0" w:space="0" w:color="auto"/>
      </w:divBdr>
    </w:div>
    <w:div w:id="101267717">
      <w:marLeft w:val="640"/>
      <w:marRight w:val="0"/>
      <w:marTop w:val="0"/>
      <w:marBottom w:val="0"/>
      <w:divBdr>
        <w:top w:val="none" w:sz="0" w:space="0" w:color="auto"/>
        <w:left w:val="none" w:sz="0" w:space="0" w:color="auto"/>
        <w:bottom w:val="none" w:sz="0" w:space="0" w:color="auto"/>
        <w:right w:val="none" w:sz="0" w:space="0" w:color="auto"/>
      </w:divBdr>
    </w:div>
    <w:div w:id="101384753">
      <w:marLeft w:val="640"/>
      <w:marRight w:val="0"/>
      <w:marTop w:val="0"/>
      <w:marBottom w:val="0"/>
      <w:divBdr>
        <w:top w:val="none" w:sz="0" w:space="0" w:color="auto"/>
        <w:left w:val="none" w:sz="0" w:space="0" w:color="auto"/>
        <w:bottom w:val="none" w:sz="0" w:space="0" w:color="auto"/>
        <w:right w:val="none" w:sz="0" w:space="0" w:color="auto"/>
      </w:divBdr>
    </w:div>
    <w:div w:id="101389903">
      <w:marLeft w:val="640"/>
      <w:marRight w:val="0"/>
      <w:marTop w:val="0"/>
      <w:marBottom w:val="0"/>
      <w:divBdr>
        <w:top w:val="none" w:sz="0" w:space="0" w:color="auto"/>
        <w:left w:val="none" w:sz="0" w:space="0" w:color="auto"/>
        <w:bottom w:val="none" w:sz="0" w:space="0" w:color="auto"/>
        <w:right w:val="none" w:sz="0" w:space="0" w:color="auto"/>
      </w:divBdr>
    </w:div>
    <w:div w:id="101464068">
      <w:marLeft w:val="640"/>
      <w:marRight w:val="0"/>
      <w:marTop w:val="0"/>
      <w:marBottom w:val="0"/>
      <w:divBdr>
        <w:top w:val="none" w:sz="0" w:space="0" w:color="auto"/>
        <w:left w:val="none" w:sz="0" w:space="0" w:color="auto"/>
        <w:bottom w:val="none" w:sz="0" w:space="0" w:color="auto"/>
        <w:right w:val="none" w:sz="0" w:space="0" w:color="auto"/>
      </w:divBdr>
    </w:div>
    <w:div w:id="101533644">
      <w:marLeft w:val="640"/>
      <w:marRight w:val="0"/>
      <w:marTop w:val="0"/>
      <w:marBottom w:val="0"/>
      <w:divBdr>
        <w:top w:val="none" w:sz="0" w:space="0" w:color="auto"/>
        <w:left w:val="none" w:sz="0" w:space="0" w:color="auto"/>
        <w:bottom w:val="none" w:sz="0" w:space="0" w:color="auto"/>
        <w:right w:val="none" w:sz="0" w:space="0" w:color="auto"/>
      </w:divBdr>
    </w:div>
    <w:div w:id="101539817">
      <w:marLeft w:val="640"/>
      <w:marRight w:val="0"/>
      <w:marTop w:val="0"/>
      <w:marBottom w:val="0"/>
      <w:divBdr>
        <w:top w:val="none" w:sz="0" w:space="0" w:color="auto"/>
        <w:left w:val="none" w:sz="0" w:space="0" w:color="auto"/>
        <w:bottom w:val="none" w:sz="0" w:space="0" w:color="auto"/>
        <w:right w:val="none" w:sz="0" w:space="0" w:color="auto"/>
      </w:divBdr>
    </w:div>
    <w:div w:id="101649958">
      <w:marLeft w:val="640"/>
      <w:marRight w:val="0"/>
      <w:marTop w:val="0"/>
      <w:marBottom w:val="0"/>
      <w:divBdr>
        <w:top w:val="none" w:sz="0" w:space="0" w:color="auto"/>
        <w:left w:val="none" w:sz="0" w:space="0" w:color="auto"/>
        <w:bottom w:val="none" w:sz="0" w:space="0" w:color="auto"/>
        <w:right w:val="none" w:sz="0" w:space="0" w:color="auto"/>
      </w:divBdr>
    </w:div>
    <w:div w:id="101657059">
      <w:marLeft w:val="640"/>
      <w:marRight w:val="0"/>
      <w:marTop w:val="0"/>
      <w:marBottom w:val="0"/>
      <w:divBdr>
        <w:top w:val="none" w:sz="0" w:space="0" w:color="auto"/>
        <w:left w:val="none" w:sz="0" w:space="0" w:color="auto"/>
        <w:bottom w:val="none" w:sz="0" w:space="0" w:color="auto"/>
        <w:right w:val="none" w:sz="0" w:space="0" w:color="auto"/>
      </w:divBdr>
    </w:div>
    <w:div w:id="101923086">
      <w:marLeft w:val="640"/>
      <w:marRight w:val="0"/>
      <w:marTop w:val="0"/>
      <w:marBottom w:val="0"/>
      <w:divBdr>
        <w:top w:val="none" w:sz="0" w:space="0" w:color="auto"/>
        <w:left w:val="none" w:sz="0" w:space="0" w:color="auto"/>
        <w:bottom w:val="none" w:sz="0" w:space="0" w:color="auto"/>
        <w:right w:val="none" w:sz="0" w:space="0" w:color="auto"/>
      </w:divBdr>
    </w:div>
    <w:div w:id="102045242">
      <w:marLeft w:val="640"/>
      <w:marRight w:val="0"/>
      <w:marTop w:val="0"/>
      <w:marBottom w:val="0"/>
      <w:divBdr>
        <w:top w:val="none" w:sz="0" w:space="0" w:color="auto"/>
        <w:left w:val="none" w:sz="0" w:space="0" w:color="auto"/>
        <w:bottom w:val="none" w:sz="0" w:space="0" w:color="auto"/>
        <w:right w:val="none" w:sz="0" w:space="0" w:color="auto"/>
      </w:divBdr>
    </w:div>
    <w:div w:id="102069802">
      <w:marLeft w:val="640"/>
      <w:marRight w:val="0"/>
      <w:marTop w:val="0"/>
      <w:marBottom w:val="0"/>
      <w:divBdr>
        <w:top w:val="none" w:sz="0" w:space="0" w:color="auto"/>
        <w:left w:val="none" w:sz="0" w:space="0" w:color="auto"/>
        <w:bottom w:val="none" w:sz="0" w:space="0" w:color="auto"/>
        <w:right w:val="none" w:sz="0" w:space="0" w:color="auto"/>
      </w:divBdr>
    </w:div>
    <w:div w:id="102070089">
      <w:marLeft w:val="640"/>
      <w:marRight w:val="0"/>
      <w:marTop w:val="0"/>
      <w:marBottom w:val="0"/>
      <w:divBdr>
        <w:top w:val="none" w:sz="0" w:space="0" w:color="auto"/>
        <w:left w:val="none" w:sz="0" w:space="0" w:color="auto"/>
        <w:bottom w:val="none" w:sz="0" w:space="0" w:color="auto"/>
        <w:right w:val="none" w:sz="0" w:space="0" w:color="auto"/>
      </w:divBdr>
    </w:div>
    <w:div w:id="102111902">
      <w:marLeft w:val="640"/>
      <w:marRight w:val="0"/>
      <w:marTop w:val="0"/>
      <w:marBottom w:val="0"/>
      <w:divBdr>
        <w:top w:val="none" w:sz="0" w:space="0" w:color="auto"/>
        <w:left w:val="none" w:sz="0" w:space="0" w:color="auto"/>
        <w:bottom w:val="none" w:sz="0" w:space="0" w:color="auto"/>
        <w:right w:val="none" w:sz="0" w:space="0" w:color="auto"/>
      </w:divBdr>
    </w:div>
    <w:div w:id="102190460">
      <w:marLeft w:val="640"/>
      <w:marRight w:val="0"/>
      <w:marTop w:val="0"/>
      <w:marBottom w:val="0"/>
      <w:divBdr>
        <w:top w:val="none" w:sz="0" w:space="0" w:color="auto"/>
        <w:left w:val="none" w:sz="0" w:space="0" w:color="auto"/>
        <w:bottom w:val="none" w:sz="0" w:space="0" w:color="auto"/>
        <w:right w:val="none" w:sz="0" w:space="0" w:color="auto"/>
      </w:divBdr>
    </w:div>
    <w:div w:id="102237574">
      <w:marLeft w:val="640"/>
      <w:marRight w:val="0"/>
      <w:marTop w:val="0"/>
      <w:marBottom w:val="0"/>
      <w:divBdr>
        <w:top w:val="none" w:sz="0" w:space="0" w:color="auto"/>
        <w:left w:val="none" w:sz="0" w:space="0" w:color="auto"/>
        <w:bottom w:val="none" w:sz="0" w:space="0" w:color="auto"/>
        <w:right w:val="none" w:sz="0" w:space="0" w:color="auto"/>
      </w:divBdr>
    </w:div>
    <w:div w:id="102267472">
      <w:marLeft w:val="640"/>
      <w:marRight w:val="0"/>
      <w:marTop w:val="0"/>
      <w:marBottom w:val="0"/>
      <w:divBdr>
        <w:top w:val="none" w:sz="0" w:space="0" w:color="auto"/>
        <w:left w:val="none" w:sz="0" w:space="0" w:color="auto"/>
        <w:bottom w:val="none" w:sz="0" w:space="0" w:color="auto"/>
        <w:right w:val="none" w:sz="0" w:space="0" w:color="auto"/>
      </w:divBdr>
    </w:div>
    <w:div w:id="102503001">
      <w:marLeft w:val="640"/>
      <w:marRight w:val="0"/>
      <w:marTop w:val="0"/>
      <w:marBottom w:val="0"/>
      <w:divBdr>
        <w:top w:val="none" w:sz="0" w:space="0" w:color="auto"/>
        <w:left w:val="none" w:sz="0" w:space="0" w:color="auto"/>
        <w:bottom w:val="none" w:sz="0" w:space="0" w:color="auto"/>
        <w:right w:val="none" w:sz="0" w:space="0" w:color="auto"/>
      </w:divBdr>
    </w:div>
    <w:div w:id="102582483">
      <w:marLeft w:val="640"/>
      <w:marRight w:val="0"/>
      <w:marTop w:val="0"/>
      <w:marBottom w:val="0"/>
      <w:divBdr>
        <w:top w:val="none" w:sz="0" w:space="0" w:color="auto"/>
        <w:left w:val="none" w:sz="0" w:space="0" w:color="auto"/>
        <w:bottom w:val="none" w:sz="0" w:space="0" w:color="auto"/>
        <w:right w:val="none" w:sz="0" w:space="0" w:color="auto"/>
      </w:divBdr>
    </w:div>
    <w:div w:id="102651686">
      <w:marLeft w:val="640"/>
      <w:marRight w:val="0"/>
      <w:marTop w:val="0"/>
      <w:marBottom w:val="0"/>
      <w:divBdr>
        <w:top w:val="none" w:sz="0" w:space="0" w:color="auto"/>
        <w:left w:val="none" w:sz="0" w:space="0" w:color="auto"/>
        <w:bottom w:val="none" w:sz="0" w:space="0" w:color="auto"/>
        <w:right w:val="none" w:sz="0" w:space="0" w:color="auto"/>
      </w:divBdr>
    </w:div>
    <w:div w:id="102695690">
      <w:marLeft w:val="640"/>
      <w:marRight w:val="0"/>
      <w:marTop w:val="0"/>
      <w:marBottom w:val="0"/>
      <w:divBdr>
        <w:top w:val="none" w:sz="0" w:space="0" w:color="auto"/>
        <w:left w:val="none" w:sz="0" w:space="0" w:color="auto"/>
        <w:bottom w:val="none" w:sz="0" w:space="0" w:color="auto"/>
        <w:right w:val="none" w:sz="0" w:space="0" w:color="auto"/>
      </w:divBdr>
    </w:div>
    <w:div w:id="102724125">
      <w:marLeft w:val="640"/>
      <w:marRight w:val="0"/>
      <w:marTop w:val="0"/>
      <w:marBottom w:val="0"/>
      <w:divBdr>
        <w:top w:val="none" w:sz="0" w:space="0" w:color="auto"/>
        <w:left w:val="none" w:sz="0" w:space="0" w:color="auto"/>
        <w:bottom w:val="none" w:sz="0" w:space="0" w:color="auto"/>
        <w:right w:val="none" w:sz="0" w:space="0" w:color="auto"/>
      </w:divBdr>
    </w:div>
    <w:div w:id="102845512">
      <w:bodyDiv w:val="1"/>
      <w:marLeft w:val="0"/>
      <w:marRight w:val="0"/>
      <w:marTop w:val="0"/>
      <w:marBottom w:val="0"/>
      <w:divBdr>
        <w:top w:val="none" w:sz="0" w:space="0" w:color="auto"/>
        <w:left w:val="none" w:sz="0" w:space="0" w:color="auto"/>
        <w:bottom w:val="none" w:sz="0" w:space="0" w:color="auto"/>
        <w:right w:val="none" w:sz="0" w:space="0" w:color="auto"/>
      </w:divBdr>
    </w:div>
    <w:div w:id="102848651">
      <w:marLeft w:val="640"/>
      <w:marRight w:val="0"/>
      <w:marTop w:val="0"/>
      <w:marBottom w:val="0"/>
      <w:divBdr>
        <w:top w:val="none" w:sz="0" w:space="0" w:color="auto"/>
        <w:left w:val="none" w:sz="0" w:space="0" w:color="auto"/>
        <w:bottom w:val="none" w:sz="0" w:space="0" w:color="auto"/>
        <w:right w:val="none" w:sz="0" w:space="0" w:color="auto"/>
      </w:divBdr>
    </w:div>
    <w:div w:id="102919121">
      <w:marLeft w:val="640"/>
      <w:marRight w:val="0"/>
      <w:marTop w:val="0"/>
      <w:marBottom w:val="0"/>
      <w:divBdr>
        <w:top w:val="none" w:sz="0" w:space="0" w:color="auto"/>
        <w:left w:val="none" w:sz="0" w:space="0" w:color="auto"/>
        <w:bottom w:val="none" w:sz="0" w:space="0" w:color="auto"/>
        <w:right w:val="none" w:sz="0" w:space="0" w:color="auto"/>
      </w:divBdr>
    </w:div>
    <w:div w:id="103036109">
      <w:marLeft w:val="640"/>
      <w:marRight w:val="0"/>
      <w:marTop w:val="0"/>
      <w:marBottom w:val="0"/>
      <w:divBdr>
        <w:top w:val="none" w:sz="0" w:space="0" w:color="auto"/>
        <w:left w:val="none" w:sz="0" w:space="0" w:color="auto"/>
        <w:bottom w:val="none" w:sz="0" w:space="0" w:color="auto"/>
        <w:right w:val="none" w:sz="0" w:space="0" w:color="auto"/>
      </w:divBdr>
    </w:div>
    <w:div w:id="103037888">
      <w:marLeft w:val="640"/>
      <w:marRight w:val="0"/>
      <w:marTop w:val="0"/>
      <w:marBottom w:val="0"/>
      <w:divBdr>
        <w:top w:val="none" w:sz="0" w:space="0" w:color="auto"/>
        <w:left w:val="none" w:sz="0" w:space="0" w:color="auto"/>
        <w:bottom w:val="none" w:sz="0" w:space="0" w:color="auto"/>
        <w:right w:val="none" w:sz="0" w:space="0" w:color="auto"/>
      </w:divBdr>
    </w:div>
    <w:div w:id="103156825">
      <w:marLeft w:val="640"/>
      <w:marRight w:val="0"/>
      <w:marTop w:val="0"/>
      <w:marBottom w:val="0"/>
      <w:divBdr>
        <w:top w:val="none" w:sz="0" w:space="0" w:color="auto"/>
        <w:left w:val="none" w:sz="0" w:space="0" w:color="auto"/>
        <w:bottom w:val="none" w:sz="0" w:space="0" w:color="auto"/>
        <w:right w:val="none" w:sz="0" w:space="0" w:color="auto"/>
      </w:divBdr>
    </w:div>
    <w:div w:id="103235870">
      <w:marLeft w:val="640"/>
      <w:marRight w:val="0"/>
      <w:marTop w:val="0"/>
      <w:marBottom w:val="0"/>
      <w:divBdr>
        <w:top w:val="none" w:sz="0" w:space="0" w:color="auto"/>
        <w:left w:val="none" w:sz="0" w:space="0" w:color="auto"/>
        <w:bottom w:val="none" w:sz="0" w:space="0" w:color="auto"/>
        <w:right w:val="none" w:sz="0" w:space="0" w:color="auto"/>
      </w:divBdr>
    </w:div>
    <w:div w:id="103500901">
      <w:marLeft w:val="640"/>
      <w:marRight w:val="0"/>
      <w:marTop w:val="0"/>
      <w:marBottom w:val="0"/>
      <w:divBdr>
        <w:top w:val="none" w:sz="0" w:space="0" w:color="auto"/>
        <w:left w:val="none" w:sz="0" w:space="0" w:color="auto"/>
        <w:bottom w:val="none" w:sz="0" w:space="0" w:color="auto"/>
        <w:right w:val="none" w:sz="0" w:space="0" w:color="auto"/>
      </w:divBdr>
    </w:div>
    <w:div w:id="103578894">
      <w:marLeft w:val="640"/>
      <w:marRight w:val="0"/>
      <w:marTop w:val="0"/>
      <w:marBottom w:val="0"/>
      <w:divBdr>
        <w:top w:val="none" w:sz="0" w:space="0" w:color="auto"/>
        <w:left w:val="none" w:sz="0" w:space="0" w:color="auto"/>
        <w:bottom w:val="none" w:sz="0" w:space="0" w:color="auto"/>
        <w:right w:val="none" w:sz="0" w:space="0" w:color="auto"/>
      </w:divBdr>
    </w:div>
    <w:div w:id="103619687">
      <w:marLeft w:val="640"/>
      <w:marRight w:val="0"/>
      <w:marTop w:val="0"/>
      <w:marBottom w:val="0"/>
      <w:divBdr>
        <w:top w:val="none" w:sz="0" w:space="0" w:color="auto"/>
        <w:left w:val="none" w:sz="0" w:space="0" w:color="auto"/>
        <w:bottom w:val="none" w:sz="0" w:space="0" w:color="auto"/>
        <w:right w:val="none" w:sz="0" w:space="0" w:color="auto"/>
      </w:divBdr>
    </w:div>
    <w:div w:id="103620417">
      <w:marLeft w:val="640"/>
      <w:marRight w:val="0"/>
      <w:marTop w:val="0"/>
      <w:marBottom w:val="0"/>
      <w:divBdr>
        <w:top w:val="none" w:sz="0" w:space="0" w:color="auto"/>
        <w:left w:val="none" w:sz="0" w:space="0" w:color="auto"/>
        <w:bottom w:val="none" w:sz="0" w:space="0" w:color="auto"/>
        <w:right w:val="none" w:sz="0" w:space="0" w:color="auto"/>
      </w:divBdr>
    </w:div>
    <w:div w:id="103621656">
      <w:marLeft w:val="640"/>
      <w:marRight w:val="0"/>
      <w:marTop w:val="0"/>
      <w:marBottom w:val="0"/>
      <w:divBdr>
        <w:top w:val="none" w:sz="0" w:space="0" w:color="auto"/>
        <w:left w:val="none" w:sz="0" w:space="0" w:color="auto"/>
        <w:bottom w:val="none" w:sz="0" w:space="0" w:color="auto"/>
        <w:right w:val="none" w:sz="0" w:space="0" w:color="auto"/>
      </w:divBdr>
    </w:div>
    <w:div w:id="103623167">
      <w:marLeft w:val="640"/>
      <w:marRight w:val="0"/>
      <w:marTop w:val="0"/>
      <w:marBottom w:val="0"/>
      <w:divBdr>
        <w:top w:val="none" w:sz="0" w:space="0" w:color="auto"/>
        <w:left w:val="none" w:sz="0" w:space="0" w:color="auto"/>
        <w:bottom w:val="none" w:sz="0" w:space="0" w:color="auto"/>
        <w:right w:val="none" w:sz="0" w:space="0" w:color="auto"/>
      </w:divBdr>
    </w:div>
    <w:div w:id="103692214">
      <w:marLeft w:val="640"/>
      <w:marRight w:val="0"/>
      <w:marTop w:val="0"/>
      <w:marBottom w:val="0"/>
      <w:divBdr>
        <w:top w:val="none" w:sz="0" w:space="0" w:color="auto"/>
        <w:left w:val="none" w:sz="0" w:space="0" w:color="auto"/>
        <w:bottom w:val="none" w:sz="0" w:space="0" w:color="auto"/>
        <w:right w:val="none" w:sz="0" w:space="0" w:color="auto"/>
      </w:divBdr>
    </w:div>
    <w:div w:id="103771010">
      <w:marLeft w:val="640"/>
      <w:marRight w:val="0"/>
      <w:marTop w:val="0"/>
      <w:marBottom w:val="0"/>
      <w:divBdr>
        <w:top w:val="none" w:sz="0" w:space="0" w:color="auto"/>
        <w:left w:val="none" w:sz="0" w:space="0" w:color="auto"/>
        <w:bottom w:val="none" w:sz="0" w:space="0" w:color="auto"/>
        <w:right w:val="none" w:sz="0" w:space="0" w:color="auto"/>
      </w:divBdr>
    </w:div>
    <w:div w:id="103774277">
      <w:marLeft w:val="640"/>
      <w:marRight w:val="0"/>
      <w:marTop w:val="0"/>
      <w:marBottom w:val="0"/>
      <w:divBdr>
        <w:top w:val="none" w:sz="0" w:space="0" w:color="auto"/>
        <w:left w:val="none" w:sz="0" w:space="0" w:color="auto"/>
        <w:bottom w:val="none" w:sz="0" w:space="0" w:color="auto"/>
        <w:right w:val="none" w:sz="0" w:space="0" w:color="auto"/>
      </w:divBdr>
    </w:div>
    <w:div w:id="103775246">
      <w:marLeft w:val="640"/>
      <w:marRight w:val="0"/>
      <w:marTop w:val="0"/>
      <w:marBottom w:val="0"/>
      <w:divBdr>
        <w:top w:val="none" w:sz="0" w:space="0" w:color="auto"/>
        <w:left w:val="none" w:sz="0" w:space="0" w:color="auto"/>
        <w:bottom w:val="none" w:sz="0" w:space="0" w:color="auto"/>
        <w:right w:val="none" w:sz="0" w:space="0" w:color="auto"/>
      </w:divBdr>
    </w:div>
    <w:div w:id="103885932">
      <w:marLeft w:val="640"/>
      <w:marRight w:val="0"/>
      <w:marTop w:val="0"/>
      <w:marBottom w:val="0"/>
      <w:divBdr>
        <w:top w:val="none" w:sz="0" w:space="0" w:color="auto"/>
        <w:left w:val="none" w:sz="0" w:space="0" w:color="auto"/>
        <w:bottom w:val="none" w:sz="0" w:space="0" w:color="auto"/>
        <w:right w:val="none" w:sz="0" w:space="0" w:color="auto"/>
      </w:divBdr>
    </w:div>
    <w:div w:id="104035218">
      <w:marLeft w:val="640"/>
      <w:marRight w:val="0"/>
      <w:marTop w:val="0"/>
      <w:marBottom w:val="0"/>
      <w:divBdr>
        <w:top w:val="none" w:sz="0" w:space="0" w:color="auto"/>
        <w:left w:val="none" w:sz="0" w:space="0" w:color="auto"/>
        <w:bottom w:val="none" w:sz="0" w:space="0" w:color="auto"/>
        <w:right w:val="none" w:sz="0" w:space="0" w:color="auto"/>
      </w:divBdr>
    </w:div>
    <w:div w:id="104035381">
      <w:marLeft w:val="640"/>
      <w:marRight w:val="0"/>
      <w:marTop w:val="0"/>
      <w:marBottom w:val="0"/>
      <w:divBdr>
        <w:top w:val="none" w:sz="0" w:space="0" w:color="auto"/>
        <w:left w:val="none" w:sz="0" w:space="0" w:color="auto"/>
        <w:bottom w:val="none" w:sz="0" w:space="0" w:color="auto"/>
        <w:right w:val="none" w:sz="0" w:space="0" w:color="auto"/>
      </w:divBdr>
    </w:div>
    <w:div w:id="104036649">
      <w:marLeft w:val="640"/>
      <w:marRight w:val="0"/>
      <w:marTop w:val="0"/>
      <w:marBottom w:val="0"/>
      <w:divBdr>
        <w:top w:val="none" w:sz="0" w:space="0" w:color="auto"/>
        <w:left w:val="none" w:sz="0" w:space="0" w:color="auto"/>
        <w:bottom w:val="none" w:sz="0" w:space="0" w:color="auto"/>
        <w:right w:val="none" w:sz="0" w:space="0" w:color="auto"/>
      </w:divBdr>
    </w:div>
    <w:div w:id="104038049">
      <w:marLeft w:val="640"/>
      <w:marRight w:val="0"/>
      <w:marTop w:val="0"/>
      <w:marBottom w:val="0"/>
      <w:divBdr>
        <w:top w:val="none" w:sz="0" w:space="0" w:color="auto"/>
        <w:left w:val="none" w:sz="0" w:space="0" w:color="auto"/>
        <w:bottom w:val="none" w:sz="0" w:space="0" w:color="auto"/>
        <w:right w:val="none" w:sz="0" w:space="0" w:color="auto"/>
      </w:divBdr>
    </w:div>
    <w:div w:id="104085979">
      <w:marLeft w:val="640"/>
      <w:marRight w:val="0"/>
      <w:marTop w:val="0"/>
      <w:marBottom w:val="0"/>
      <w:divBdr>
        <w:top w:val="none" w:sz="0" w:space="0" w:color="auto"/>
        <w:left w:val="none" w:sz="0" w:space="0" w:color="auto"/>
        <w:bottom w:val="none" w:sz="0" w:space="0" w:color="auto"/>
        <w:right w:val="none" w:sz="0" w:space="0" w:color="auto"/>
      </w:divBdr>
    </w:div>
    <w:div w:id="104160771">
      <w:marLeft w:val="640"/>
      <w:marRight w:val="0"/>
      <w:marTop w:val="0"/>
      <w:marBottom w:val="0"/>
      <w:divBdr>
        <w:top w:val="none" w:sz="0" w:space="0" w:color="auto"/>
        <w:left w:val="none" w:sz="0" w:space="0" w:color="auto"/>
        <w:bottom w:val="none" w:sz="0" w:space="0" w:color="auto"/>
        <w:right w:val="none" w:sz="0" w:space="0" w:color="auto"/>
      </w:divBdr>
    </w:div>
    <w:div w:id="104231826">
      <w:marLeft w:val="640"/>
      <w:marRight w:val="0"/>
      <w:marTop w:val="0"/>
      <w:marBottom w:val="0"/>
      <w:divBdr>
        <w:top w:val="none" w:sz="0" w:space="0" w:color="auto"/>
        <w:left w:val="none" w:sz="0" w:space="0" w:color="auto"/>
        <w:bottom w:val="none" w:sz="0" w:space="0" w:color="auto"/>
        <w:right w:val="none" w:sz="0" w:space="0" w:color="auto"/>
      </w:divBdr>
    </w:div>
    <w:div w:id="104232597">
      <w:marLeft w:val="640"/>
      <w:marRight w:val="0"/>
      <w:marTop w:val="0"/>
      <w:marBottom w:val="0"/>
      <w:divBdr>
        <w:top w:val="none" w:sz="0" w:space="0" w:color="auto"/>
        <w:left w:val="none" w:sz="0" w:space="0" w:color="auto"/>
        <w:bottom w:val="none" w:sz="0" w:space="0" w:color="auto"/>
        <w:right w:val="none" w:sz="0" w:space="0" w:color="auto"/>
      </w:divBdr>
    </w:div>
    <w:div w:id="104273956">
      <w:marLeft w:val="640"/>
      <w:marRight w:val="0"/>
      <w:marTop w:val="0"/>
      <w:marBottom w:val="0"/>
      <w:divBdr>
        <w:top w:val="none" w:sz="0" w:space="0" w:color="auto"/>
        <w:left w:val="none" w:sz="0" w:space="0" w:color="auto"/>
        <w:bottom w:val="none" w:sz="0" w:space="0" w:color="auto"/>
        <w:right w:val="none" w:sz="0" w:space="0" w:color="auto"/>
      </w:divBdr>
    </w:div>
    <w:div w:id="104275731">
      <w:marLeft w:val="640"/>
      <w:marRight w:val="0"/>
      <w:marTop w:val="0"/>
      <w:marBottom w:val="0"/>
      <w:divBdr>
        <w:top w:val="none" w:sz="0" w:space="0" w:color="auto"/>
        <w:left w:val="none" w:sz="0" w:space="0" w:color="auto"/>
        <w:bottom w:val="none" w:sz="0" w:space="0" w:color="auto"/>
        <w:right w:val="none" w:sz="0" w:space="0" w:color="auto"/>
      </w:divBdr>
    </w:div>
    <w:div w:id="104278457">
      <w:marLeft w:val="640"/>
      <w:marRight w:val="0"/>
      <w:marTop w:val="0"/>
      <w:marBottom w:val="0"/>
      <w:divBdr>
        <w:top w:val="none" w:sz="0" w:space="0" w:color="auto"/>
        <w:left w:val="none" w:sz="0" w:space="0" w:color="auto"/>
        <w:bottom w:val="none" w:sz="0" w:space="0" w:color="auto"/>
        <w:right w:val="none" w:sz="0" w:space="0" w:color="auto"/>
      </w:divBdr>
    </w:div>
    <w:div w:id="104347475">
      <w:marLeft w:val="640"/>
      <w:marRight w:val="0"/>
      <w:marTop w:val="0"/>
      <w:marBottom w:val="0"/>
      <w:divBdr>
        <w:top w:val="none" w:sz="0" w:space="0" w:color="auto"/>
        <w:left w:val="none" w:sz="0" w:space="0" w:color="auto"/>
        <w:bottom w:val="none" w:sz="0" w:space="0" w:color="auto"/>
        <w:right w:val="none" w:sz="0" w:space="0" w:color="auto"/>
      </w:divBdr>
    </w:div>
    <w:div w:id="104423346">
      <w:marLeft w:val="640"/>
      <w:marRight w:val="0"/>
      <w:marTop w:val="0"/>
      <w:marBottom w:val="0"/>
      <w:divBdr>
        <w:top w:val="none" w:sz="0" w:space="0" w:color="auto"/>
        <w:left w:val="none" w:sz="0" w:space="0" w:color="auto"/>
        <w:bottom w:val="none" w:sz="0" w:space="0" w:color="auto"/>
        <w:right w:val="none" w:sz="0" w:space="0" w:color="auto"/>
      </w:divBdr>
    </w:div>
    <w:div w:id="104426467">
      <w:marLeft w:val="640"/>
      <w:marRight w:val="0"/>
      <w:marTop w:val="0"/>
      <w:marBottom w:val="0"/>
      <w:divBdr>
        <w:top w:val="none" w:sz="0" w:space="0" w:color="auto"/>
        <w:left w:val="none" w:sz="0" w:space="0" w:color="auto"/>
        <w:bottom w:val="none" w:sz="0" w:space="0" w:color="auto"/>
        <w:right w:val="none" w:sz="0" w:space="0" w:color="auto"/>
      </w:divBdr>
    </w:div>
    <w:div w:id="104464481">
      <w:marLeft w:val="640"/>
      <w:marRight w:val="0"/>
      <w:marTop w:val="0"/>
      <w:marBottom w:val="0"/>
      <w:divBdr>
        <w:top w:val="none" w:sz="0" w:space="0" w:color="auto"/>
        <w:left w:val="none" w:sz="0" w:space="0" w:color="auto"/>
        <w:bottom w:val="none" w:sz="0" w:space="0" w:color="auto"/>
        <w:right w:val="none" w:sz="0" w:space="0" w:color="auto"/>
      </w:divBdr>
    </w:div>
    <w:div w:id="104467006">
      <w:marLeft w:val="640"/>
      <w:marRight w:val="0"/>
      <w:marTop w:val="0"/>
      <w:marBottom w:val="0"/>
      <w:divBdr>
        <w:top w:val="none" w:sz="0" w:space="0" w:color="auto"/>
        <w:left w:val="none" w:sz="0" w:space="0" w:color="auto"/>
        <w:bottom w:val="none" w:sz="0" w:space="0" w:color="auto"/>
        <w:right w:val="none" w:sz="0" w:space="0" w:color="auto"/>
      </w:divBdr>
    </w:div>
    <w:div w:id="104546153">
      <w:marLeft w:val="640"/>
      <w:marRight w:val="0"/>
      <w:marTop w:val="0"/>
      <w:marBottom w:val="0"/>
      <w:divBdr>
        <w:top w:val="none" w:sz="0" w:space="0" w:color="auto"/>
        <w:left w:val="none" w:sz="0" w:space="0" w:color="auto"/>
        <w:bottom w:val="none" w:sz="0" w:space="0" w:color="auto"/>
        <w:right w:val="none" w:sz="0" w:space="0" w:color="auto"/>
      </w:divBdr>
    </w:div>
    <w:div w:id="104547138">
      <w:marLeft w:val="640"/>
      <w:marRight w:val="0"/>
      <w:marTop w:val="0"/>
      <w:marBottom w:val="0"/>
      <w:divBdr>
        <w:top w:val="none" w:sz="0" w:space="0" w:color="auto"/>
        <w:left w:val="none" w:sz="0" w:space="0" w:color="auto"/>
        <w:bottom w:val="none" w:sz="0" w:space="0" w:color="auto"/>
        <w:right w:val="none" w:sz="0" w:space="0" w:color="auto"/>
      </w:divBdr>
    </w:div>
    <w:div w:id="104691722">
      <w:marLeft w:val="640"/>
      <w:marRight w:val="0"/>
      <w:marTop w:val="0"/>
      <w:marBottom w:val="0"/>
      <w:divBdr>
        <w:top w:val="none" w:sz="0" w:space="0" w:color="auto"/>
        <w:left w:val="none" w:sz="0" w:space="0" w:color="auto"/>
        <w:bottom w:val="none" w:sz="0" w:space="0" w:color="auto"/>
        <w:right w:val="none" w:sz="0" w:space="0" w:color="auto"/>
      </w:divBdr>
    </w:div>
    <w:div w:id="104738582">
      <w:marLeft w:val="640"/>
      <w:marRight w:val="0"/>
      <w:marTop w:val="0"/>
      <w:marBottom w:val="0"/>
      <w:divBdr>
        <w:top w:val="none" w:sz="0" w:space="0" w:color="auto"/>
        <w:left w:val="none" w:sz="0" w:space="0" w:color="auto"/>
        <w:bottom w:val="none" w:sz="0" w:space="0" w:color="auto"/>
        <w:right w:val="none" w:sz="0" w:space="0" w:color="auto"/>
      </w:divBdr>
    </w:div>
    <w:div w:id="104810805">
      <w:marLeft w:val="640"/>
      <w:marRight w:val="0"/>
      <w:marTop w:val="0"/>
      <w:marBottom w:val="0"/>
      <w:divBdr>
        <w:top w:val="none" w:sz="0" w:space="0" w:color="auto"/>
        <w:left w:val="none" w:sz="0" w:space="0" w:color="auto"/>
        <w:bottom w:val="none" w:sz="0" w:space="0" w:color="auto"/>
        <w:right w:val="none" w:sz="0" w:space="0" w:color="auto"/>
      </w:divBdr>
    </w:div>
    <w:div w:id="104812930">
      <w:marLeft w:val="640"/>
      <w:marRight w:val="0"/>
      <w:marTop w:val="0"/>
      <w:marBottom w:val="0"/>
      <w:divBdr>
        <w:top w:val="none" w:sz="0" w:space="0" w:color="auto"/>
        <w:left w:val="none" w:sz="0" w:space="0" w:color="auto"/>
        <w:bottom w:val="none" w:sz="0" w:space="0" w:color="auto"/>
        <w:right w:val="none" w:sz="0" w:space="0" w:color="auto"/>
      </w:divBdr>
    </w:div>
    <w:div w:id="104815533">
      <w:marLeft w:val="640"/>
      <w:marRight w:val="0"/>
      <w:marTop w:val="0"/>
      <w:marBottom w:val="0"/>
      <w:divBdr>
        <w:top w:val="none" w:sz="0" w:space="0" w:color="auto"/>
        <w:left w:val="none" w:sz="0" w:space="0" w:color="auto"/>
        <w:bottom w:val="none" w:sz="0" w:space="0" w:color="auto"/>
        <w:right w:val="none" w:sz="0" w:space="0" w:color="auto"/>
      </w:divBdr>
    </w:div>
    <w:div w:id="104928075">
      <w:marLeft w:val="640"/>
      <w:marRight w:val="0"/>
      <w:marTop w:val="0"/>
      <w:marBottom w:val="0"/>
      <w:divBdr>
        <w:top w:val="none" w:sz="0" w:space="0" w:color="auto"/>
        <w:left w:val="none" w:sz="0" w:space="0" w:color="auto"/>
        <w:bottom w:val="none" w:sz="0" w:space="0" w:color="auto"/>
        <w:right w:val="none" w:sz="0" w:space="0" w:color="auto"/>
      </w:divBdr>
    </w:div>
    <w:div w:id="104931672">
      <w:marLeft w:val="640"/>
      <w:marRight w:val="0"/>
      <w:marTop w:val="0"/>
      <w:marBottom w:val="0"/>
      <w:divBdr>
        <w:top w:val="none" w:sz="0" w:space="0" w:color="auto"/>
        <w:left w:val="none" w:sz="0" w:space="0" w:color="auto"/>
        <w:bottom w:val="none" w:sz="0" w:space="0" w:color="auto"/>
        <w:right w:val="none" w:sz="0" w:space="0" w:color="auto"/>
      </w:divBdr>
    </w:div>
    <w:div w:id="105152199">
      <w:marLeft w:val="640"/>
      <w:marRight w:val="0"/>
      <w:marTop w:val="0"/>
      <w:marBottom w:val="0"/>
      <w:divBdr>
        <w:top w:val="none" w:sz="0" w:space="0" w:color="auto"/>
        <w:left w:val="none" w:sz="0" w:space="0" w:color="auto"/>
        <w:bottom w:val="none" w:sz="0" w:space="0" w:color="auto"/>
        <w:right w:val="none" w:sz="0" w:space="0" w:color="auto"/>
      </w:divBdr>
    </w:div>
    <w:div w:id="105194507">
      <w:marLeft w:val="640"/>
      <w:marRight w:val="0"/>
      <w:marTop w:val="0"/>
      <w:marBottom w:val="0"/>
      <w:divBdr>
        <w:top w:val="none" w:sz="0" w:space="0" w:color="auto"/>
        <w:left w:val="none" w:sz="0" w:space="0" w:color="auto"/>
        <w:bottom w:val="none" w:sz="0" w:space="0" w:color="auto"/>
        <w:right w:val="none" w:sz="0" w:space="0" w:color="auto"/>
      </w:divBdr>
    </w:div>
    <w:div w:id="105195012">
      <w:marLeft w:val="640"/>
      <w:marRight w:val="0"/>
      <w:marTop w:val="0"/>
      <w:marBottom w:val="0"/>
      <w:divBdr>
        <w:top w:val="none" w:sz="0" w:space="0" w:color="auto"/>
        <w:left w:val="none" w:sz="0" w:space="0" w:color="auto"/>
        <w:bottom w:val="none" w:sz="0" w:space="0" w:color="auto"/>
        <w:right w:val="none" w:sz="0" w:space="0" w:color="auto"/>
      </w:divBdr>
    </w:div>
    <w:div w:id="105199020">
      <w:marLeft w:val="640"/>
      <w:marRight w:val="0"/>
      <w:marTop w:val="0"/>
      <w:marBottom w:val="0"/>
      <w:divBdr>
        <w:top w:val="none" w:sz="0" w:space="0" w:color="auto"/>
        <w:left w:val="none" w:sz="0" w:space="0" w:color="auto"/>
        <w:bottom w:val="none" w:sz="0" w:space="0" w:color="auto"/>
        <w:right w:val="none" w:sz="0" w:space="0" w:color="auto"/>
      </w:divBdr>
    </w:div>
    <w:div w:id="105390457">
      <w:marLeft w:val="640"/>
      <w:marRight w:val="0"/>
      <w:marTop w:val="0"/>
      <w:marBottom w:val="0"/>
      <w:divBdr>
        <w:top w:val="none" w:sz="0" w:space="0" w:color="auto"/>
        <w:left w:val="none" w:sz="0" w:space="0" w:color="auto"/>
        <w:bottom w:val="none" w:sz="0" w:space="0" w:color="auto"/>
        <w:right w:val="none" w:sz="0" w:space="0" w:color="auto"/>
      </w:divBdr>
    </w:div>
    <w:div w:id="105395190">
      <w:marLeft w:val="640"/>
      <w:marRight w:val="0"/>
      <w:marTop w:val="0"/>
      <w:marBottom w:val="0"/>
      <w:divBdr>
        <w:top w:val="none" w:sz="0" w:space="0" w:color="auto"/>
        <w:left w:val="none" w:sz="0" w:space="0" w:color="auto"/>
        <w:bottom w:val="none" w:sz="0" w:space="0" w:color="auto"/>
        <w:right w:val="none" w:sz="0" w:space="0" w:color="auto"/>
      </w:divBdr>
    </w:div>
    <w:div w:id="105545332">
      <w:marLeft w:val="640"/>
      <w:marRight w:val="0"/>
      <w:marTop w:val="0"/>
      <w:marBottom w:val="0"/>
      <w:divBdr>
        <w:top w:val="none" w:sz="0" w:space="0" w:color="auto"/>
        <w:left w:val="none" w:sz="0" w:space="0" w:color="auto"/>
        <w:bottom w:val="none" w:sz="0" w:space="0" w:color="auto"/>
        <w:right w:val="none" w:sz="0" w:space="0" w:color="auto"/>
      </w:divBdr>
    </w:div>
    <w:div w:id="105583431">
      <w:marLeft w:val="640"/>
      <w:marRight w:val="0"/>
      <w:marTop w:val="0"/>
      <w:marBottom w:val="0"/>
      <w:divBdr>
        <w:top w:val="none" w:sz="0" w:space="0" w:color="auto"/>
        <w:left w:val="none" w:sz="0" w:space="0" w:color="auto"/>
        <w:bottom w:val="none" w:sz="0" w:space="0" w:color="auto"/>
        <w:right w:val="none" w:sz="0" w:space="0" w:color="auto"/>
      </w:divBdr>
    </w:div>
    <w:div w:id="105660116">
      <w:marLeft w:val="640"/>
      <w:marRight w:val="0"/>
      <w:marTop w:val="0"/>
      <w:marBottom w:val="0"/>
      <w:divBdr>
        <w:top w:val="none" w:sz="0" w:space="0" w:color="auto"/>
        <w:left w:val="none" w:sz="0" w:space="0" w:color="auto"/>
        <w:bottom w:val="none" w:sz="0" w:space="0" w:color="auto"/>
        <w:right w:val="none" w:sz="0" w:space="0" w:color="auto"/>
      </w:divBdr>
    </w:div>
    <w:div w:id="105733728">
      <w:marLeft w:val="640"/>
      <w:marRight w:val="0"/>
      <w:marTop w:val="0"/>
      <w:marBottom w:val="0"/>
      <w:divBdr>
        <w:top w:val="none" w:sz="0" w:space="0" w:color="auto"/>
        <w:left w:val="none" w:sz="0" w:space="0" w:color="auto"/>
        <w:bottom w:val="none" w:sz="0" w:space="0" w:color="auto"/>
        <w:right w:val="none" w:sz="0" w:space="0" w:color="auto"/>
      </w:divBdr>
    </w:div>
    <w:div w:id="105852597">
      <w:marLeft w:val="640"/>
      <w:marRight w:val="0"/>
      <w:marTop w:val="0"/>
      <w:marBottom w:val="0"/>
      <w:divBdr>
        <w:top w:val="none" w:sz="0" w:space="0" w:color="auto"/>
        <w:left w:val="none" w:sz="0" w:space="0" w:color="auto"/>
        <w:bottom w:val="none" w:sz="0" w:space="0" w:color="auto"/>
        <w:right w:val="none" w:sz="0" w:space="0" w:color="auto"/>
      </w:divBdr>
    </w:div>
    <w:div w:id="105929840">
      <w:marLeft w:val="640"/>
      <w:marRight w:val="0"/>
      <w:marTop w:val="0"/>
      <w:marBottom w:val="0"/>
      <w:divBdr>
        <w:top w:val="none" w:sz="0" w:space="0" w:color="auto"/>
        <w:left w:val="none" w:sz="0" w:space="0" w:color="auto"/>
        <w:bottom w:val="none" w:sz="0" w:space="0" w:color="auto"/>
        <w:right w:val="none" w:sz="0" w:space="0" w:color="auto"/>
      </w:divBdr>
    </w:div>
    <w:div w:id="106003539">
      <w:marLeft w:val="640"/>
      <w:marRight w:val="0"/>
      <w:marTop w:val="0"/>
      <w:marBottom w:val="0"/>
      <w:divBdr>
        <w:top w:val="none" w:sz="0" w:space="0" w:color="auto"/>
        <w:left w:val="none" w:sz="0" w:space="0" w:color="auto"/>
        <w:bottom w:val="none" w:sz="0" w:space="0" w:color="auto"/>
        <w:right w:val="none" w:sz="0" w:space="0" w:color="auto"/>
      </w:divBdr>
    </w:div>
    <w:div w:id="106047455">
      <w:marLeft w:val="640"/>
      <w:marRight w:val="0"/>
      <w:marTop w:val="0"/>
      <w:marBottom w:val="0"/>
      <w:divBdr>
        <w:top w:val="none" w:sz="0" w:space="0" w:color="auto"/>
        <w:left w:val="none" w:sz="0" w:space="0" w:color="auto"/>
        <w:bottom w:val="none" w:sz="0" w:space="0" w:color="auto"/>
        <w:right w:val="none" w:sz="0" w:space="0" w:color="auto"/>
      </w:divBdr>
    </w:div>
    <w:div w:id="106051168">
      <w:marLeft w:val="640"/>
      <w:marRight w:val="0"/>
      <w:marTop w:val="0"/>
      <w:marBottom w:val="0"/>
      <w:divBdr>
        <w:top w:val="none" w:sz="0" w:space="0" w:color="auto"/>
        <w:left w:val="none" w:sz="0" w:space="0" w:color="auto"/>
        <w:bottom w:val="none" w:sz="0" w:space="0" w:color="auto"/>
        <w:right w:val="none" w:sz="0" w:space="0" w:color="auto"/>
      </w:divBdr>
    </w:div>
    <w:div w:id="106119960">
      <w:marLeft w:val="640"/>
      <w:marRight w:val="0"/>
      <w:marTop w:val="0"/>
      <w:marBottom w:val="0"/>
      <w:divBdr>
        <w:top w:val="none" w:sz="0" w:space="0" w:color="auto"/>
        <w:left w:val="none" w:sz="0" w:space="0" w:color="auto"/>
        <w:bottom w:val="none" w:sz="0" w:space="0" w:color="auto"/>
        <w:right w:val="none" w:sz="0" w:space="0" w:color="auto"/>
      </w:divBdr>
    </w:div>
    <w:div w:id="106198749">
      <w:marLeft w:val="640"/>
      <w:marRight w:val="0"/>
      <w:marTop w:val="0"/>
      <w:marBottom w:val="0"/>
      <w:divBdr>
        <w:top w:val="none" w:sz="0" w:space="0" w:color="auto"/>
        <w:left w:val="none" w:sz="0" w:space="0" w:color="auto"/>
        <w:bottom w:val="none" w:sz="0" w:space="0" w:color="auto"/>
        <w:right w:val="none" w:sz="0" w:space="0" w:color="auto"/>
      </w:divBdr>
    </w:div>
    <w:div w:id="106317297">
      <w:marLeft w:val="640"/>
      <w:marRight w:val="0"/>
      <w:marTop w:val="0"/>
      <w:marBottom w:val="0"/>
      <w:divBdr>
        <w:top w:val="none" w:sz="0" w:space="0" w:color="auto"/>
        <w:left w:val="none" w:sz="0" w:space="0" w:color="auto"/>
        <w:bottom w:val="none" w:sz="0" w:space="0" w:color="auto"/>
        <w:right w:val="none" w:sz="0" w:space="0" w:color="auto"/>
      </w:divBdr>
    </w:div>
    <w:div w:id="106395388">
      <w:marLeft w:val="640"/>
      <w:marRight w:val="0"/>
      <w:marTop w:val="0"/>
      <w:marBottom w:val="0"/>
      <w:divBdr>
        <w:top w:val="none" w:sz="0" w:space="0" w:color="auto"/>
        <w:left w:val="none" w:sz="0" w:space="0" w:color="auto"/>
        <w:bottom w:val="none" w:sz="0" w:space="0" w:color="auto"/>
        <w:right w:val="none" w:sz="0" w:space="0" w:color="auto"/>
      </w:divBdr>
    </w:div>
    <w:div w:id="106632121">
      <w:marLeft w:val="640"/>
      <w:marRight w:val="0"/>
      <w:marTop w:val="0"/>
      <w:marBottom w:val="0"/>
      <w:divBdr>
        <w:top w:val="none" w:sz="0" w:space="0" w:color="auto"/>
        <w:left w:val="none" w:sz="0" w:space="0" w:color="auto"/>
        <w:bottom w:val="none" w:sz="0" w:space="0" w:color="auto"/>
        <w:right w:val="none" w:sz="0" w:space="0" w:color="auto"/>
      </w:divBdr>
    </w:div>
    <w:div w:id="106779317">
      <w:marLeft w:val="640"/>
      <w:marRight w:val="0"/>
      <w:marTop w:val="0"/>
      <w:marBottom w:val="0"/>
      <w:divBdr>
        <w:top w:val="none" w:sz="0" w:space="0" w:color="auto"/>
        <w:left w:val="none" w:sz="0" w:space="0" w:color="auto"/>
        <w:bottom w:val="none" w:sz="0" w:space="0" w:color="auto"/>
        <w:right w:val="none" w:sz="0" w:space="0" w:color="auto"/>
      </w:divBdr>
    </w:div>
    <w:div w:id="106780606">
      <w:marLeft w:val="640"/>
      <w:marRight w:val="0"/>
      <w:marTop w:val="0"/>
      <w:marBottom w:val="0"/>
      <w:divBdr>
        <w:top w:val="none" w:sz="0" w:space="0" w:color="auto"/>
        <w:left w:val="none" w:sz="0" w:space="0" w:color="auto"/>
        <w:bottom w:val="none" w:sz="0" w:space="0" w:color="auto"/>
        <w:right w:val="none" w:sz="0" w:space="0" w:color="auto"/>
      </w:divBdr>
    </w:div>
    <w:div w:id="106782069">
      <w:marLeft w:val="640"/>
      <w:marRight w:val="0"/>
      <w:marTop w:val="0"/>
      <w:marBottom w:val="0"/>
      <w:divBdr>
        <w:top w:val="none" w:sz="0" w:space="0" w:color="auto"/>
        <w:left w:val="none" w:sz="0" w:space="0" w:color="auto"/>
        <w:bottom w:val="none" w:sz="0" w:space="0" w:color="auto"/>
        <w:right w:val="none" w:sz="0" w:space="0" w:color="auto"/>
      </w:divBdr>
    </w:div>
    <w:div w:id="106852067">
      <w:marLeft w:val="640"/>
      <w:marRight w:val="0"/>
      <w:marTop w:val="0"/>
      <w:marBottom w:val="0"/>
      <w:divBdr>
        <w:top w:val="none" w:sz="0" w:space="0" w:color="auto"/>
        <w:left w:val="none" w:sz="0" w:space="0" w:color="auto"/>
        <w:bottom w:val="none" w:sz="0" w:space="0" w:color="auto"/>
        <w:right w:val="none" w:sz="0" w:space="0" w:color="auto"/>
      </w:divBdr>
    </w:div>
    <w:div w:id="106891584">
      <w:marLeft w:val="640"/>
      <w:marRight w:val="0"/>
      <w:marTop w:val="0"/>
      <w:marBottom w:val="0"/>
      <w:divBdr>
        <w:top w:val="none" w:sz="0" w:space="0" w:color="auto"/>
        <w:left w:val="none" w:sz="0" w:space="0" w:color="auto"/>
        <w:bottom w:val="none" w:sz="0" w:space="0" w:color="auto"/>
        <w:right w:val="none" w:sz="0" w:space="0" w:color="auto"/>
      </w:divBdr>
    </w:div>
    <w:div w:id="106891716">
      <w:marLeft w:val="640"/>
      <w:marRight w:val="0"/>
      <w:marTop w:val="0"/>
      <w:marBottom w:val="0"/>
      <w:divBdr>
        <w:top w:val="none" w:sz="0" w:space="0" w:color="auto"/>
        <w:left w:val="none" w:sz="0" w:space="0" w:color="auto"/>
        <w:bottom w:val="none" w:sz="0" w:space="0" w:color="auto"/>
        <w:right w:val="none" w:sz="0" w:space="0" w:color="auto"/>
      </w:divBdr>
    </w:div>
    <w:div w:id="106969321">
      <w:marLeft w:val="640"/>
      <w:marRight w:val="0"/>
      <w:marTop w:val="0"/>
      <w:marBottom w:val="0"/>
      <w:divBdr>
        <w:top w:val="none" w:sz="0" w:space="0" w:color="auto"/>
        <w:left w:val="none" w:sz="0" w:space="0" w:color="auto"/>
        <w:bottom w:val="none" w:sz="0" w:space="0" w:color="auto"/>
        <w:right w:val="none" w:sz="0" w:space="0" w:color="auto"/>
      </w:divBdr>
    </w:div>
    <w:div w:id="106970457">
      <w:marLeft w:val="640"/>
      <w:marRight w:val="0"/>
      <w:marTop w:val="0"/>
      <w:marBottom w:val="0"/>
      <w:divBdr>
        <w:top w:val="none" w:sz="0" w:space="0" w:color="auto"/>
        <w:left w:val="none" w:sz="0" w:space="0" w:color="auto"/>
        <w:bottom w:val="none" w:sz="0" w:space="0" w:color="auto"/>
        <w:right w:val="none" w:sz="0" w:space="0" w:color="auto"/>
      </w:divBdr>
    </w:div>
    <w:div w:id="106975866">
      <w:marLeft w:val="640"/>
      <w:marRight w:val="0"/>
      <w:marTop w:val="0"/>
      <w:marBottom w:val="0"/>
      <w:divBdr>
        <w:top w:val="none" w:sz="0" w:space="0" w:color="auto"/>
        <w:left w:val="none" w:sz="0" w:space="0" w:color="auto"/>
        <w:bottom w:val="none" w:sz="0" w:space="0" w:color="auto"/>
        <w:right w:val="none" w:sz="0" w:space="0" w:color="auto"/>
      </w:divBdr>
    </w:div>
    <w:div w:id="107088255">
      <w:marLeft w:val="640"/>
      <w:marRight w:val="0"/>
      <w:marTop w:val="0"/>
      <w:marBottom w:val="0"/>
      <w:divBdr>
        <w:top w:val="none" w:sz="0" w:space="0" w:color="auto"/>
        <w:left w:val="none" w:sz="0" w:space="0" w:color="auto"/>
        <w:bottom w:val="none" w:sz="0" w:space="0" w:color="auto"/>
        <w:right w:val="none" w:sz="0" w:space="0" w:color="auto"/>
      </w:divBdr>
    </w:div>
    <w:div w:id="107160903">
      <w:marLeft w:val="640"/>
      <w:marRight w:val="0"/>
      <w:marTop w:val="0"/>
      <w:marBottom w:val="0"/>
      <w:divBdr>
        <w:top w:val="none" w:sz="0" w:space="0" w:color="auto"/>
        <w:left w:val="none" w:sz="0" w:space="0" w:color="auto"/>
        <w:bottom w:val="none" w:sz="0" w:space="0" w:color="auto"/>
        <w:right w:val="none" w:sz="0" w:space="0" w:color="auto"/>
      </w:divBdr>
    </w:div>
    <w:div w:id="107166493">
      <w:marLeft w:val="640"/>
      <w:marRight w:val="0"/>
      <w:marTop w:val="0"/>
      <w:marBottom w:val="0"/>
      <w:divBdr>
        <w:top w:val="none" w:sz="0" w:space="0" w:color="auto"/>
        <w:left w:val="none" w:sz="0" w:space="0" w:color="auto"/>
        <w:bottom w:val="none" w:sz="0" w:space="0" w:color="auto"/>
        <w:right w:val="none" w:sz="0" w:space="0" w:color="auto"/>
      </w:divBdr>
    </w:div>
    <w:div w:id="107235236">
      <w:marLeft w:val="640"/>
      <w:marRight w:val="0"/>
      <w:marTop w:val="0"/>
      <w:marBottom w:val="0"/>
      <w:divBdr>
        <w:top w:val="none" w:sz="0" w:space="0" w:color="auto"/>
        <w:left w:val="none" w:sz="0" w:space="0" w:color="auto"/>
        <w:bottom w:val="none" w:sz="0" w:space="0" w:color="auto"/>
        <w:right w:val="none" w:sz="0" w:space="0" w:color="auto"/>
      </w:divBdr>
    </w:div>
    <w:div w:id="107240498">
      <w:marLeft w:val="640"/>
      <w:marRight w:val="0"/>
      <w:marTop w:val="0"/>
      <w:marBottom w:val="0"/>
      <w:divBdr>
        <w:top w:val="none" w:sz="0" w:space="0" w:color="auto"/>
        <w:left w:val="none" w:sz="0" w:space="0" w:color="auto"/>
        <w:bottom w:val="none" w:sz="0" w:space="0" w:color="auto"/>
        <w:right w:val="none" w:sz="0" w:space="0" w:color="auto"/>
      </w:divBdr>
    </w:div>
    <w:div w:id="107361789">
      <w:marLeft w:val="640"/>
      <w:marRight w:val="0"/>
      <w:marTop w:val="0"/>
      <w:marBottom w:val="0"/>
      <w:divBdr>
        <w:top w:val="none" w:sz="0" w:space="0" w:color="auto"/>
        <w:left w:val="none" w:sz="0" w:space="0" w:color="auto"/>
        <w:bottom w:val="none" w:sz="0" w:space="0" w:color="auto"/>
        <w:right w:val="none" w:sz="0" w:space="0" w:color="auto"/>
      </w:divBdr>
    </w:div>
    <w:div w:id="107428891">
      <w:marLeft w:val="640"/>
      <w:marRight w:val="0"/>
      <w:marTop w:val="0"/>
      <w:marBottom w:val="0"/>
      <w:divBdr>
        <w:top w:val="none" w:sz="0" w:space="0" w:color="auto"/>
        <w:left w:val="none" w:sz="0" w:space="0" w:color="auto"/>
        <w:bottom w:val="none" w:sz="0" w:space="0" w:color="auto"/>
        <w:right w:val="none" w:sz="0" w:space="0" w:color="auto"/>
      </w:divBdr>
    </w:div>
    <w:div w:id="107508105">
      <w:marLeft w:val="640"/>
      <w:marRight w:val="0"/>
      <w:marTop w:val="0"/>
      <w:marBottom w:val="0"/>
      <w:divBdr>
        <w:top w:val="none" w:sz="0" w:space="0" w:color="auto"/>
        <w:left w:val="none" w:sz="0" w:space="0" w:color="auto"/>
        <w:bottom w:val="none" w:sz="0" w:space="0" w:color="auto"/>
        <w:right w:val="none" w:sz="0" w:space="0" w:color="auto"/>
      </w:divBdr>
    </w:div>
    <w:div w:id="107549516">
      <w:marLeft w:val="640"/>
      <w:marRight w:val="0"/>
      <w:marTop w:val="0"/>
      <w:marBottom w:val="0"/>
      <w:divBdr>
        <w:top w:val="none" w:sz="0" w:space="0" w:color="auto"/>
        <w:left w:val="none" w:sz="0" w:space="0" w:color="auto"/>
        <w:bottom w:val="none" w:sz="0" w:space="0" w:color="auto"/>
        <w:right w:val="none" w:sz="0" w:space="0" w:color="auto"/>
      </w:divBdr>
    </w:div>
    <w:div w:id="107552038">
      <w:marLeft w:val="640"/>
      <w:marRight w:val="0"/>
      <w:marTop w:val="0"/>
      <w:marBottom w:val="0"/>
      <w:divBdr>
        <w:top w:val="none" w:sz="0" w:space="0" w:color="auto"/>
        <w:left w:val="none" w:sz="0" w:space="0" w:color="auto"/>
        <w:bottom w:val="none" w:sz="0" w:space="0" w:color="auto"/>
        <w:right w:val="none" w:sz="0" w:space="0" w:color="auto"/>
      </w:divBdr>
    </w:div>
    <w:div w:id="107628847">
      <w:marLeft w:val="640"/>
      <w:marRight w:val="0"/>
      <w:marTop w:val="0"/>
      <w:marBottom w:val="0"/>
      <w:divBdr>
        <w:top w:val="none" w:sz="0" w:space="0" w:color="auto"/>
        <w:left w:val="none" w:sz="0" w:space="0" w:color="auto"/>
        <w:bottom w:val="none" w:sz="0" w:space="0" w:color="auto"/>
        <w:right w:val="none" w:sz="0" w:space="0" w:color="auto"/>
      </w:divBdr>
    </w:div>
    <w:div w:id="107815067">
      <w:marLeft w:val="640"/>
      <w:marRight w:val="0"/>
      <w:marTop w:val="0"/>
      <w:marBottom w:val="0"/>
      <w:divBdr>
        <w:top w:val="none" w:sz="0" w:space="0" w:color="auto"/>
        <w:left w:val="none" w:sz="0" w:space="0" w:color="auto"/>
        <w:bottom w:val="none" w:sz="0" w:space="0" w:color="auto"/>
        <w:right w:val="none" w:sz="0" w:space="0" w:color="auto"/>
      </w:divBdr>
    </w:div>
    <w:div w:id="107824544">
      <w:marLeft w:val="640"/>
      <w:marRight w:val="0"/>
      <w:marTop w:val="0"/>
      <w:marBottom w:val="0"/>
      <w:divBdr>
        <w:top w:val="none" w:sz="0" w:space="0" w:color="auto"/>
        <w:left w:val="none" w:sz="0" w:space="0" w:color="auto"/>
        <w:bottom w:val="none" w:sz="0" w:space="0" w:color="auto"/>
        <w:right w:val="none" w:sz="0" w:space="0" w:color="auto"/>
      </w:divBdr>
    </w:div>
    <w:div w:id="107898813">
      <w:marLeft w:val="640"/>
      <w:marRight w:val="0"/>
      <w:marTop w:val="0"/>
      <w:marBottom w:val="0"/>
      <w:divBdr>
        <w:top w:val="none" w:sz="0" w:space="0" w:color="auto"/>
        <w:left w:val="none" w:sz="0" w:space="0" w:color="auto"/>
        <w:bottom w:val="none" w:sz="0" w:space="0" w:color="auto"/>
        <w:right w:val="none" w:sz="0" w:space="0" w:color="auto"/>
      </w:divBdr>
    </w:div>
    <w:div w:id="107965960">
      <w:marLeft w:val="640"/>
      <w:marRight w:val="0"/>
      <w:marTop w:val="0"/>
      <w:marBottom w:val="0"/>
      <w:divBdr>
        <w:top w:val="none" w:sz="0" w:space="0" w:color="auto"/>
        <w:left w:val="none" w:sz="0" w:space="0" w:color="auto"/>
        <w:bottom w:val="none" w:sz="0" w:space="0" w:color="auto"/>
        <w:right w:val="none" w:sz="0" w:space="0" w:color="auto"/>
      </w:divBdr>
    </w:div>
    <w:div w:id="108086144">
      <w:marLeft w:val="640"/>
      <w:marRight w:val="0"/>
      <w:marTop w:val="0"/>
      <w:marBottom w:val="0"/>
      <w:divBdr>
        <w:top w:val="none" w:sz="0" w:space="0" w:color="auto"/>
        <w:left w:val="none" w:sz="0" w:space="0" w:color="auto"/>
        <w:bottom w:val="none" w:sz="0" w:space="0" w:color="auto"/>
        <w:right w:val="none" w:sz="0" w:space="0" w:color="auto"/>
      </w:divBdr>
    </w:div>
    <w:div w:id="108159831">
      <w:marLeft w:val="640"/>
      <w:marRight w:val="0"/>
      <w:marTop w:val="0"/>
      <w:marBottom w:val="0"/>
      <w:divBdr>
        <w:top w:val="none" w:sz="0" w:space="0" w:color="auto"/>
        <w:left w:val="none" w:sz="0" w:space="0" w:color="auto"/>
        <w:bottom w:val="none" w:sz="0" w:space="0" w:color="auto"/>
        <w:right w:val="none" w:sz="0" w:space="0" w:color="auto"/>
      </w:divBdr>
    </w:div>
    <w:div w:id="108162933">
      <w:marLeft w:val="640"/>
      <w:marRight w:val="0"/>
      <w:marTop w:val="0"/>
      <w:marBottom w:val="0"/>
      <w:divBdr>
        <w:top w:val="none" w:sz="0" w:space="0" w:color="auto"/>
        <w:left w:val="none" w:sz="0" w:space="0" w:color="auto"/>
        <w:bottom w:val="none" w:sz="0" w:space="0" w:color="auto"/>
        <w:right w:val="none" w:sz="0" w:space="0" w:color="auto"/>
      </w:divBdr>
    </w:div>
    <w:div w:id="108206900">
      <w:marLeft w:val="640"/>
      <w:marRight w:val="0"/>
      <w:marTop w:val="0"/>
      <w:marBottom w:val="0"/>
      <w:divBdr>
        <w:top w:val="none" w:sz="0" w:space="0" w:color="auto"/>
        <w:left w:val="none" w:sz="0" w:space="0" w:color="auto"/>
        <w:bottom w:val="none" w:sz="0" w:space="0" w:color="auto"/>
        <w:right w:val="none" w:sz="0" w:space="0" w:color="auto"/>
      </w:divBdr>
    </w:div>
    <w:div w:id="108357356">
      <w:marLeft w:val="640"/>
      <w:marRight w:val="0"/>
      <w:marTop w:val="0"/>
      <w:marBottom w:val="0"/>
      <w:divBdr>
        <w:top w:val="none" w:sz="0" w:space="0" w:color="auto"/>
        <w:left w:val="none" w:sz="0" w:space="0" w:color="auto"/>
        <w:bottom w:val="none" w:sz="0" w:space="0" w:color="auto"/>
        <w:right w:val="none" w:sz="0" w:space="0" w:color="auto"/>
      </w:divBdr>
    </w:div>
    <w:div w:id="108428816">
      <w:marLeft w:val="640"/>
      <w:marRight w:val="0"/>
      <w:marTop w:val="0"/>
      <w:marBottom w:val="0"/>
      <w:divBdr>
        <w:top w:val="none" w:sz="0" w:space="0" w:color="auto"/>
        <w:left w:val="none" w:sz="0" w:space="0" w:color="auto"/>
        <w:bottom w:val="none" w:sz="0" w:space="0" w:color="auto"/>
        <w:right w:val="none" w:sz="0" w:space="0" w:color="auto"/>
      </w:divBdr>
    </w:div>
    <w:div w:id="108471297">
      <w:marLeft w:val="640"/>
      <w:marRight w:val="0"/>
      <w:marTop w:val="0"/>
      <w:marBottom w:val="0"/>
      <w:divBdr>
        <w:top w:val="none" w:sz="0" w:space="0" w:color="auto"/>
        <w:left w:val="none" w:sz="0" w:space="0" w:color="auto"/>
        <w:bottom w:val="none" w:sz="0" w:space="0" w:color="auto"/>
        <w:right w:val="none" w:sz="0" w:space="0" w:color="auto"/>
      </w:divBdr>
    </w:div>
    <w:div w:id="108477855">
      <w:marLeft w:val="640"/>
      <w:marRight w:val="0"/>
      <w:marTop w:val="0"/>
      <w:marBottom w:val="0"/>
      <w:divBdr>
        <w:top w:val="none" w:sz="0" w:space="0" w:color="auto"/>
        <w:left w:val="none" w:sz="0" w:space="0" w:color="auto"/>
        <w:bottom w:val="none" w:sz="0" w:space="0" w:color="auto"/>
        <w:right w:val="none" w:sz="0" w:space="0" w:color="auto"/>
      </w:divBdr>
    </w:div>
    <w:div w:id="108548059">
      <w:marLeft w:val="640"/>
      <w:marRight w:val="0"/>
      <w:marTop w:val="0"/>
      <w:marBottom w:val="0"/>
      <w:divBdr>
        <w:top w:val="none" w:sz="0" w:space="0" w:color="auto"/>
        <w:left w:val="none" w:sz="0" w:space="0" w:color="auto"/>
        <w:bottom w:val="none" w:sz="0" w:space="0" w:color="auto"/>
        <w:right w:val="none" w:sz="0" w:space="0" w:color="auto"/>
      </w:divBdr>
    </w:div>
    <w:div w:id="108593261">
      <w:marLeft w:val="640"/>
      <w:marRight w:val="0"/>
      <w:marTop w:val="0"/>
      <w:marBottom w:val="0"/>
      <w:divBdr>
        <w:top w:val="none" w:sz="0" w:space="0" w:color="auto"/>
        <w:left w:val="none" w:sz="0" w:space="0" w:color="auto"/>
        <w:bottom w:val="none" w:sz="0" w:space="0" w:color="auto"/>
        <w:right w:val="none" w:sz="0" w:space="0" w:color="auto"/>
      </w:divBdr>
    </w:div>
    <w:div w:id="108593664">
      <w:marLeft w:val="640"/>
      <w:marRight w:val="0"/>
      <w:marTop w:val="0"/>
      <w:marBottom w:val="0"/>
      <w:divBdr>
        <w:top w:val="none" w:sz="0" w:space="0" w:color="auto"/>
        <w:left w:val="none" w:sz="0" w:space="0" w:color="auto"/>
        <w:bottom w:val="none" w:sz="0" w:space="0" w:color="auto"/>
        <w:right w:val="none" w:sz="0" w:space="0" w:color="auto"/>
      </w:divBdr>
    </w:div>
    <w:div w:id="108593742">
      <w:marLeft w:val="640"/>
      <w:marRight w:val="0"/>
      <w:marTop w:val="0"/>
      <w:marBottom w:val="0"/>
      <w:divBdr>
        <w:top w:val="none" w:sz="0" w:space="0" w:color="auto"/>
        <w:left w:val="none" w:sz="0" w:space="0" w:color="auto"/>
        <w:bottom w:val="none" w:sz="0" w:space="0" w:color="auto"/>
        <w:right w:val="none" w:sz="0" w:space="0" w:color="auto"/>
      </w:divBdr>
    </w:div>
    <w:div w:id="108622599">
      <w:marLeft w:val="640"/>
      <w:marRight w:val="0"/>
      <w:marTop w:val="0"/>
      <w:marBottom w:val="0"/>
      <w:divBdr>
        <w:top w:val="none" w:sz="0" w:space="0" w:color="auto"/>
        <w:left w:val="none" w:sz="0" w:space="0" w:color="auto"/>
        <w:bottom w:val="none" w:sz="0" w:space="0" w:color="auto"/>
        <w:right w:val="none" w:sz="0" w:space="0" w:color="auto"/>
      </w:divBdr>
    </w:div>
    <w:div w:id="108740468">
      <w:marLeft w:val="640"/>
      <w:marRight w:val="0"/>
      <w:marTop w:val="0"/>
      <w:marBottom w:val="0"/>
      <w:divBdr>
        <w:top w:val="none" w:sz="0" w:space="0" w:color="auto"/>
        <w:left w:val="none" w:sz="0" w:space="0" w:color="auto"/>
        <w:bottom w:val="none" w:sz="0" w:space="0" w:color="auto"/>
        <w:right w:val="none" w:sz="0" w:space="0" w:color="auto"/>
      </w:divBdr>
    </w:div>
    <w:div w:id="108815484">
      <w:marLeft w:val="640"/>
      <w:marRight w:val="0"/>
      <w:marTop w:val="0"/>
      <w:marBottom w:val="0"/>
      <w:divBdr>
        <w:top w:val="none" w:sz="0" w:space="0" w:color="auto"/>
        <w:left w:val="none" w:sz="0" w:space="0" w:color="auto"/>
        <w:bottom w:val="none" w:sz="0" w:space="0" w:color="auto"/>
        <w:right w:val="none" w:sz="0" w:space="0" w:color="auto"/>
      </w:divBdr>
    </w:div>
    <w:div w:id="108938905">
      <w:marLeft w:val="640"/>
      <w:marRight w:val="0"/>
      <w:marTop w:val="0"/>
      <w:marBottom w:val="0"/>
      <w:divBdr>
        <w:top w:val="none" w:sz="0" w:space="0" w:color="auto"/>
        <w:left w:val="none" w:sz="0" w:space="0" w:color="auto"/>
        <w:bottom w:val="none" w:sz="0" w:space="0" w:color="auto"/>
        <w:right w:val="none" w:sz="0" w:space="0" w:color="auto"/>
      </w:divBdr>
    </w:div>
    <w:div w:id="109016137">
      <w:marLeft w:val="640"/>
      <w:marRight w:val="0"/>
      <w:marTop w:val="0"/>
      <w:marBottom w:val="0"/>
      <w:divBdr>
        <w:top w:val="none" w:sz="0" w:space="0" w:color="auto"/>
        <w:left w:val="none" w:sz="0" w:space="0" w:color="auto"/>
        <w:bottom w:val="none" w:sz="0" w:space="0" w:color="auto"/>
        <w:right w:val="none" w:sz="0" w:space="0" w:color="auto"/>
      </w:divBdr>
    </w:div>
    <w:div w:id="109201229">
      <w:marLeft w:val="640"/>
      <w:marRight w:val="0"/>
      <w:marTop w:val="0"/>
      <w:marBottom w:val="0"/>
      <w:divBdr>
        <w:top w:val="none" w:sz="0" w:space="0" w:color="auto"/>
        <w:left w:val="none" w:sz="0" w:space="0" w:color="auto"/>
        <w:bottom w:val="none" w:sz="0" w:space="0" w:color="auto"/>
        <w:right w:val="none" w:sz="0" w:space="0" w:color="auto"/>
      </w:divBdr>
    </w:div>
    <w:div w:id="109210747">
      <w:marLeft w:val="640"/>
      <w:marRight w:val="0"/>
      <w:marTop w:val="0"/>
      <w:marBottom w:val="0"/>
      <w:divBdr>
        <w:top w:val="none" w:sz="0" w:space="0" w:color="auto"/>
        <w:left w:val="none" w:sz="0" w:space="0" w:color="auto"/>
        <w:bottom w:val="none" w:sz="0" w:space="0" w:color="auto"/>
        <w:right w:val="none" w:sz="0" w:space="0" w:color="auto"/>
      </w:divBdr>
    </w:div>
    <w:div w:id="109280825">
      <w:marLeft w:val="640"/>
      <w:marRight w:val="0"/>
      <w:marTop w:val="0"/>
      <w:marBottom w:val="0"/>
      <w:divBdr>
        <w:top w:val="none" w:sz="0" w:space="0" w:color="auto"/>
        <w:left w:val="none" w:sz="0" w:space="0" w:color="auto"/>
        <w:bottom w:val="none" w:sz="0" w:space="0" w:color="auto"/>
        <w:right w:val="none" w:sz="0" w:space="0" w:color="auto"/>
      </w:divBdr>
    </w:div>
    <w:div w:id="109281023">
      <w:bodyDiv w:val="1"/>
      <w:marLeft w:val="0"/>
      <w:marRight w:val="0"/>
      <w:marTop w:val="0"/>
      <w:marBottom w:val="0"/>
      <w:divBdr>
        <w:top w:val="none" w:sz="0" w:space="0" w:color="auto"/>
        <w:left w:val="none" w:sz="0" w:space="0" w:color="auto"/>
        <w:bottom w:val="none" w:sz="0" w:space="0" w:color="auto"/>
        <w:right w:val="none" w:sz="0" w:space="0" w:color="auto"/>
      </w:divBdr>
    </w:div>
    <w:div w:id="109323408">
      <w:marLeft w:val="640"/>
      <w:marRight w:val="0"/>
      <w:marTop w:val="0"/>
      <w:marBottom w:val="0"/>
      <w:divBdr>
        <w:top w:val="none" w:sz="0" w:space="0" w:color="auto"/>
        <w:left w:val="none" w:sz="0" w:space="0" w:color="auto"/>
        <w:bottom w:val="none" w:sz="0" w:space="0" w:color="auto"/>
        <w:right w:val="none" w:sz="0" w:space="0" w:color="auto"/>
      </w:divBdr>
    </w:div>
    <w:div w:id="109327607">
      <w:marLeft w:val="640"/>
      <w:marRight w:val="0"/>
      <w:marTop w:val="0"/>
      <w:marBottom w:val="0"/>
      <w:divBdr>
        <w:top w:val="none" w:sz="0" w:space="0" w:color="auto"/>
        <w:left w:val="none" w:sz="0" w:space="0" w:color="auto"/>
        <w:bottom w:val="none" w:sz="0" w:space="0" w:color="auto"/>
        <w:right w:val="none" w:sz="0" w:space="0" w:color="auto"/>
      </w:divBdr>
    </w:div>
    <w:div w:id="109472366">
      <w:marLeft w:val="640"/>
      <w:marRight w:val="0"/>
      <w:marTop w:val="0"/>
      <w:marBottom w:val="0"/>
      <w:divBdr>
        <w:top w:val="none" w:sz="0" w:space="0" w:color="auto"/>
        <w:left w:val="none" w:sz="0" w:space="0" w:color="auto"/>
        <w:bottom w:val="none" w:sz="0" w:space="0" w:color="auto"/>
        <w:right w:val="none" w:sz="0" w:space="0" w:color="auto"/>
      </w:divBdr>
    </w:div>
    <w:div w:id="109474957">
      <w:marLeft w:val="640"/>
      <w:marRight w:val="0"/>
      <w:marTop w:val="0"/>
      <w:marBottom w:val="0"/>
      <w:divBdr>
        <w:top w:val="none" w:sz="0" w:space="0" w:color="auto"/>
        <w:left w:val="none" w:sz="0" w:space="0" w:color="auto"/>
        <w:bottom w:val="none" w:sz="0" w:space="0" w:color="auto"/>
        <w:right w:val="none" w:sz="0" w:space="0" w:color="auto"/>
      </w:divBdr>
    </w:div>
    <w:div w:id="109593545">
      <w:marLeft w:val="640"/>
      <w:marRight w:val="0"/>
      <w:marTop w:val="0"/>
      <w:marBottom w:val="0"/>
      <w:divBdr>
        <w:top w:val="none" w:sz="0" w:space="0" w:color="auto"/>
        <w:left w:val="none" w:sz="0" w:space="0" w:color="auto"/>
        <w:bottom w:val="none" w:sz="0" w:space="0" w:color="auto"/>
        <w:right w:val="none" w:sz="0" w:space="0" w:color="auto"/>
      </w:divBdr>
    </w:div>
    <w:div w:id="109662997">
      <w:marLeft w:val="640"/>
      <w:marRight w:val="0"/>
      <w:marTop w:val="0"/>
      <w:marBottom w:val="0"/>
      <w:divBdr>
        <w:top w:val="none" w:sz="0" w:space="0" w:color="auto"/>
        <w:left w:val="none" w:sz="0" w:space="0" w:color="auto"/>
        <w:bottom w:val="none" w:sz="0" w:space="0" w:color="auto"/>
        <w:right w:val="none" w:sz="0" w:space="0" w:color="auto"/>
      </w:divBdr>
    </w:div>
    <w:div w:id="109785264">
      <w:marLeft w:val="640"/>
      <w:marRight w:val="0"/>
      <w:marTop w:val="0"/>
      <w:marBottom w:val="0"/>
      <w:divBdr>
        <w:top w:val="none" w:sz="0" w:space="0" w:color="auto"/>
        <w:left w:val="none" w:sz="0" w:space="0" w:color="auto"/>
        <w:bottom w:val="none" w:sz="0" w:space="0" w:color="auto"/>
        <w:right w:val="none" w:sz="0" w:space="0" w:color="auto"/>
      </w:divBdr>
    </w:div>
    <w:div w:id="109787481">
      <w:marLeft w:val="640"/>
      <w:marRight w:val="0"/>
      <w:marTop w:val="0"/>
      <w:marBottom w:val="0"/>
      <w:divBdr>
        <w:top w:val="none" w:sz="0" w:space="0" w:color="auto"/>
        <w:left w:val="none" w:sz="0" w:space="0" w:color="auto"/>
        <w:bottom w:val="none" w:sz="0" w:space="0" w:color="auto"/>
        <w:right w:val="none" w:sz="0" w:space="0" w:color="auto"/>
      </w:divBdr>
    </w:div>
    <w:div w:id="109856304">
      <w:marLeft w:val="640"/>
      <w:marRight w:val="0"/>
      <w:marTop w:val="0"/>
      <w:marBottom w:val="0"/>
      <w:divBdr>
        <w:top w:val="none" w:sz="0" w:space="0" w:color="auto"/>
        <w:left w:val="none" w:sz="0" w:space="0" w:color="auto"/>
        <w:bottom w:val="none" w:sz="0" w:space="0" w:color="auto"/>
        <w:right w:val="none" w:sz="0" w:space="0" w:color="auto"/>
      </w:divBdr>
    </w:div>
    <w:div w:id="109861517">
      <w:marLeft w:val="640"/>
      <w:marRight w:val="0"/>
      <w:marTop w:val="0"/>
      <w:marBottom w:val="0"/>
      <w:divBdr>
        <w:top w:val="none" w:sz="0" w:space="0" w:color="auto"/>
        <w:left w:val="none" w:sz="0" w:space="0" w:color="auto"/>
        <w:bottom w:val="none" w:sz="0" w:space="0" w:color="auto"/>
        <w:right w:val="none" w:sz="0" w:space="0" w:color="auto"/>
      </w:divBdr>
    </w:div>
    <w:div w:id="109907321">
      <w:marLeft w:val="640"/>
      <w:marRight w:val="0"/>
      <w:marTop w:val="0"/>
      <w:marBottom w:val="0"/>
      <w:divBdr>
        <w:top w:val="none" w:sz="0" w:space="0" w:color="auto"/>
        <w:left w:val="none" w:sz="0" w:space="0" w:color="auto"/>
        <w:bottom w:val="none" w:sz="0" w:space="0" w:color="auto"/>
        <w:right w:val="none" w:sz="0" w:space="0" w:color="auto"/>
      </w:divBdr>
    </w:div>
    <w:div w:id="110172502">
      <w:marLeft w:val="640"/>
      <w:marRight w:val="0"/>
      <w:marTop w:val="0"/>
      <w:marBottom w:val="0"/>
      <w:divBdr>
        <w:top w:val="none" w:sz="0" w:space="0" w:color="auto"/>
        <w:left w:val="none" w:sz="0" w:space="0" w:color="auto"/>
        <w:bottom w:val="none" w:sz="0" w:space="0" w:color="auto"/>
        <w:right w:val="none" w:sz="0" w:space="0" w:color="auto"/>
      </w:divBdr>
    </w:div>
    <w:div w:id="110243829">
      <w:marLeft w:val="640"/>
      <w:marRight w:val="0"/>
      <w:marTop w:val="0"/>
      <w:marBottom w:val="0"/>
      <w:divBdr>
        <w:top w:val="none" w:sz="0" w:space="0" w:color="auto"/>
        <w:left w:val="none" w:sz="0" w:space="0" w:color="auto"/>
        <w:bottom w:val="none" w:sz="0" w:space="0" w:color="auto"/>
        <w:right w:val="none" w:sz="0" w:space="0" w:color="auto"/>
      </w:divBdr>
    </w:div>
    <w:div w:id="110318967">
      <w:marLeft w:val="640"/>
      <w:marRight w:val="0"/>
      <w:marTop w:val="0"/>
      <w:marBottom w:val="0"/>
      <w:divBdr>
        <w:top w:val="none" w:sz="0" w:space="0" w:color="auto"/>
        <w:left w:val="none" w:sz="0" w:space="0" w:color="auto"/>
        <w:bottom w:val="none" w:sz="0" w:space="0" w:color="auto"/>
        <w:right w:val="none" w:sz="0" w:space="0" w:color="auto"/>
      </w:divBdr>
    </w:div>
    <w:div w:id="110322931">
      <w:marLeft w:val="480"/>
      <w:marRight w:val="0"/>
      <w:marTop w:val="0"/>
      <w:marBottom w:val="0"/>
      <w:divBdr>
        <w:top w:val="none" w:sz="0" w:space="0" w:color="auto"/>
        <w:left w:val="none" w:sz="0" w:space="0" w:color="auto"/>
        <w:bottom w:val="none" w:sz="0" w:space="0" w:color="auto"/>
        <w:right w:val="none" w:sz="0" w:space="0" w:color="auto"/>
      </w:divBdr>
    </w:div>
    <w:div w:id="110324181">
      <w:marLeft w:val="640"/>
      <w:marRight w:val="0"/>
      <w:marTop w:val="0"/>
      <w:marBottom w:val="0"/>
      <w:divBdr>
        <w:top w:val="none" w:sz="0" w:space="0" w:color="auto"/>
        <w:left w:val="none" w:sz="0" w:space="0" w:color="auto"/>
        <w:bottom w:val="none" w:sz="0" w:space="0" w:color="auto"/>
        <w:right w:val="none" w:sz="0" w:space="0" w:color="auto"/>
      </w:divBdr>
    </w:div>
    <w:div w:id="110324446">
      <w:marLeft w:val="640"/>
      <w:marRight w:val="0"/>
      <w:marTop w:val="0"/>
      <w:marBottom w:val="0"/>
      <w:divBdr>
        <w:top w:val="none" w:sz="0" w:space="0" w:color="auto"/>
        <w:left w:val="none" w:sz="0" w:space="0" w:color="auto"/>
        <w:bottom w:val="none" w:sz="0" w:space="0" w:color="auto"/>
        <w:right w:val="none" w:sz="0" w:space="0" w:color="auto"/>
      </w:divBdr>
    </w:div>
    <w:div w:id="110325349">
      <w:marLeft w:val="640"/>
      <w:marRight w:val="0"/>
      <w:marTop w:val="0"/>
      <w:marBottom w:val="0"/>
      <w:divBdr>
        <w:top w:val="none" w:sz="0" w:space="0" w:color="auto"/>
        <w:left w:val="none" w:sz="0" w:space="0" w:color="auto"/>
        <w:bottom w:val="none" w:sz="0" w:space="0" w:color="auto"/>
        <w:right w:val="none" w:sz="0" w:space="0" w:color="auto"/>
      </w:divBdr>
    </w:div>
    <w:div w:id="110439012">
      <w:marLeft w:val="640"/>
      <w:marRight w:val="0"/>
      <w:marTop w:val="0"/>
      <w:marBottom w:val="0"/>
      <w:divBdr>
        <w:top w:val="none" w:sz="0" w:space="0" w:color="auto"/>
        <w:left w:val="none" w:sz="0" w:space="0" w:color="auto"/>
        <w:bottom w:val="none" w:sz="0" w:space="0" w:color="auto"/>
        <w:right w:val="none" w:sz="0" w:space="0" w:color="auto"/>
      </w:divBdr>
    </w:div>
    <w:div w:id="110631861">
      <w:marLeft w:val="640"/>
      <w:marRight w:val="0"/>
      <w:marTop w:val="0"/>
      <w:marBottom w:val="0"/>
      <w:divBdr>
        <w:top w:val="none" w:sz="0" w:space="0" w:color="auto"/>
        <w:left w:val="none" w:sz="0" w:space="0" w:color="auto"/>
        <w:bottom w:val="none" w:sz="0" w:space="0" w:color="auto"/>
        <w:right w:val="none" w:sz="0" w:space="0" w:color="auto"/>
      </w:divBdr>
    </w:div>
    <w:div w:id="110632002">
      <w:marLeft w:val="640"/>
      <w:marRight w:val="0"/>
      <w:marTop w:val="0"/>
      <w:marBottom w:val="0"/>
      <w:divBdr>
        <w:top w:val="none" w:sz="0" w:space="0" w:color="auto"/>
        <w:left w:val="none" w:sz="0" w:space="0" w:color="auto"/>
        <w:bottom w:val="none" w:sz="0" w:space="0" w:color="auto"/>
        <w:right w:val="none" w:sz="0" w:space="0" w:color="auto"/>
      </w:divBdr>
    </w:div>
    <w:div w:id="110632423">
      <w:marLeft w:val="640"/>
      <w:marRight w:val="0"/>
      <w:marTop w:val="0"/>
      <w:marBottom w:val="0"/>
      <w:divBdr>
        <w:top w:val="none" w:sz="0" w:space="0" w:color="auto"/>
        <w:left w:val="none" w:sz="0" w:space="0" w:color="auto"/>
        <w:bottom w:val="none" w:sz="0" w:space="0" w:color="auto"/>
        <w:right w:val="none" w:sz="0" w:space="0" w:color="auto"/>
      </w:divBdr>
    </w:div>
    <w:div w:id="110632739">
      <w:marLeft w:val="640"/>
      <w:marRight w:val="0"/>
      <w:marTop w:val="0"/>
      <w:marBottom w:val="0"/>
      <w:divBdr>
        <w:top w:val="none" w:sz="0" w:space="0" w:color="auto"/>
        <w:left w:val="none" w:sz="0" w:space="0" w:color="auto"/>
        <w:bottom w:val="none" w:sz="0" w:space="0" w:color="auto"/>
        <w:right w:val="none" w:sz="0" w:space="0" w:color="auto"/>
      </w:divBdr>
    </w:div>
    <w:div w:id="110638288">
      <w:marLeft w:val="640"/>
      <w:marRight w:val="0"/>
      <w:marTop w:val="0"/>
      <w:marBottom w:val="0"/>
      <w:divBdr>
        <w:top w:val="none" w:sz="0" w:space="0" w:color="auto"/>
        <w:left w:val="none" w:sz="0" w:space="0" w:color="auto"/>
        <w:bottom w:val="none" w:sz="0" w:space="0" w:color="auto"/>
        <w:right w:val="none" w:sz="0" w:space="0" w:color="auto"/>
      </w:divBdr>
    </w:div>
    <w:div w:id="110785208">
      <w:marLeft w:val="640"/>
      <w:marRight w:val="0"/>
      <w:marTop w:val="0"/>
      <w:marBottom w:val="0"/>
      <w:divBdr>
        <w:top w:val="none" w:sz="0" w:space="0" w:color="auto"/>
        <w:left w:val="none" w:sz="0" w:space="0" w:color="auto"/>
        <w:bottom w:val="none" w:sz="0" w:space="0" w:color="auto"/>
        <w:right w:val="none" w:sz="0" w:space="0" w:color="auto"/>
      </w:divBdr>
    </w:div>
    <w:div w:id="110903045">
      <w:marLeft w:val="640"/>
      <w:marRight w:val="0"/>
      <w:marTop w:val="0"/>
      <w:marBottom w:val="0"/>
      <w:divBdr>
        <w:top w:val="none" w:sz="0" w:space="0" w:color="auto"/>
        <w:left w:val="none" w:sz="0" w:space="0" w:color="auto"/>
        <w:bottom w:val="none" w:sz="0" w:space="0" w:color="auto"/>
        <w:right w:val="none" w:sz="0" w:space="0" w:color="auto"/>
      </w:divBdr>
    </w:div>
    <w:div w:id="110904083">
      <w:marLeft w:val="640"/>
      <w:marRight w:val="0"/>
      <w:marTop w:val="0"/>
      <w:marBottom w:val="0"/>
      <w:divBdr>
        <w:top w:val="none" w:sz="0" w:space="0" w:color="auto"/>
        <w:left w:val="none" w:sz="0" w:space="0" w:color="auto"/>
        <w:bottom w:val="none" w:sz="0" w:space="0" w:color="auto"/>
        <w:right w:val="none" w:sz="0" w:space="0" w:color="auto"/>
      </w:divBdr>
    </w:div>
    <w:div w:id="111170698">
      <w:marLeft w:val="640"/>
      <w:marRight w:val="0"/>
      <w:marTop w:val="0"/>
      <w:marBottom w:val="0"/>
      <w:divBdr>
        <w:top w:val="none" w:sz="0" w:space="0" w:color="auto"/>
        <w:left w:val="none" w:sz="0" w:space="0" w:color="auto"/>
        <w:bottom w:val="none" w:sz="0" w:space="0" w:color="auto"/>
        <w:right w:val="none" w:sz="0" w:space="0" w:color="auto"/>
      </w:divBdr>
    </w:div>
    <w:div w:id="111286155">
      <w:marLeft w:val="640"/>
      <w:marRight w:val="0"/>
      <w:marTop w:val="0"/>
      <w:marBottom w:val="0"/>
      <w:divBdr>
        <w:top w:val="none" w:sz="0" w:space="0" w:color="auto"/>
        <w:left w:val="none" w:sz="0" w:space="0" w:color="auto"/>
        <w:bottom w:val="none" w:sz="0" w:space="0" w:color="auto"/>
        <w:right w:val="none" w:sz="0" w:space="0" w:color="auto"/>
      </w:divBdr>
    </w:div>
    <w:div w:id="111287041">
      <w:marLeft w:val="640"/>
      <w:marRight w:val="0"/>
      <w:marTop w:val="0"/>
      <w:marBottom w:val="0"/>
      <w:divBdr>
        <w:top w:val="none" w:sz="0" w:space="0" w:color="auto"/>
        <w:left w:val="none" w:sz="0" w:space="0" w:color="auto"/>
        <w:bottom w:val="none" w:sz="0" w:space="0" w:color="auto"/>
        <w:right w:val="none" w:sz="0" w:space="0" w:color="auto"/>
      </w:divBdr>
    </w:div>
    <w:div w:id="111289082">
      <w:marLeft w:val="640"/>
      <w:marRight w:val="0"/>
      <w:marTop w:val="0"/>
      <w:marBottom w:val="0"/>
      <w:divBdr>
        <w:top w:val="none" w:sz="0" w:space="0" w:color="auto"/>
        <w:left w:val="none" w:sz="0" w:space="0" w:color="auto"/>
        <w:bottom w:val="none" w:sz="0" w:space="0" w:color="auto"/>
        <w:right w:val="none" w:sz="0" w:space="0" w:color="auto"/>
      </w:divBdr>
    </w:div>
    <w:div w:id="111360854">
      <w:marLeft w:val="640"/>
      <w:marRight w:val="0"/>
      <w:marTop w:val="0"/>
      <w:marBottom w:val="0"/>
      <w:divBdr>
        <w:top w:val="none" w:sz="0" w:space="0" w:color="auto"/>
        <w:left w:val="none" w:sz="0" w:space="0" w:color="auto"/>
        <w:bottom w:val="none" w:sz="0" w:space="0" w:color="auto"/>
        <w:right w:val="none" w:sz="0" w:space="0" w:color="auto"/>
      </w:divBdr>
    </w:div>
    <w:div w:id="111361442">
      <w:marLeft w:val="640"/>
      <w:marRight w:val="0"/>
      <w:marTop w:val="0"/>
      <w:marBottom w:val="0"/>
      <w:divBdr>
        <w:top w:val="none" w:sz="0" w:space="0" w:color="auto"/>
        <w:left w:val="none" w:sz="0" w:space="0" w:color="auto"/>
        <w:bottom w:val="none" w:sz="0" w:space="0" w:color="auto"/>
        <w:right w:val="none" w:sz="0" w:space="0" w:color="auto"/>
      </w:divBdr>
    </w:div>
    <w:div w:id="111440022">
      <w:marLeft w:val="640"/>
      <w:marRight w:val="0"/>
      <w:marTop w:val="0"/>
      <w:marBottom w:val="0"/>
      <w:divBdr>
        <w:top w:val="none" w:sz="0" w:space="0" w:color="auto"/>
        <w:left w:val="none" w:sz="0" w:space="0" w:color="auto"/>
        <w:bottom w:val="none" w:sz="0" w:space="0" w:color="auto"/>
        <w:right w:val="none" w:sz="0" w:space="0" w:color="auto"/>
      </w:divBdr>
    </w:div>
    <w:div w:id="111632714">
      <w:marLeft w:val="640"/>
      <w:marRight w:val="0"/>
      <w:marTop w:val="0"/>
      <w:marBottom w:val="0"/>
      <w:divBdr>
        <w:top w:val="none" w:sz="0" w:space="0" w:color="auto"/>
        <w:left w:val="none" w:sz="0" w:space="0" w:color="auto"/>
        <w:bottom w:val="none" w:sz="0" w:space="0" w:color="auto"/>
        <w:right w:val="none" w:sz="0" w:space="0" w:color="auto"/>
      </w:divBdr>
    </w:div>
    <w:div w:id="111680016">
      <w:marLeft w:val="640"/>
      <w:marRight w:val="0"/>
      <w:marTop w:val="0"/>
      <w:marBottom w:val="0"/>
      <w:divBdr>
        <w:top w:val="none" w:sz="0" w:space="0" w:color="auto"/>
        <w:left w:val="none" w:sz="0" w:space="0" w:color="auto"/>
        <w:bottom w:val="none" w:sz="0" w:space="0" w:color="auto"/>
        <w:right w:val="none" w:sz="0" w:space="0" w:color="auto"/>
      </w:divBdr>
    </w:div>
    <w:div w:id="111680526">
      <w:marLeft w:val="640"/>
      <w:marRight w:val="0"/>
      <w:marTop w:val="0"/>
      <w:marBottom w:val="0"/>
      <w:divBdr>
        <w:top w:val="none" w:sz="0" w:space="0" w:color="auto"/>
        <w:left w:val="none" w:sz="0" w:space="0" w:color="auto"/>
        <w:bottom w:val="none" w:sz="0" w:space="0" w:color="auto"/>
        <w:right w:val="none" w:sz="0" w:space="0" w:color="auto"/>
      </w:divBdr>
    </w:div>
    <w:div w:id="111822972">
      <w:marLeft w:val="640"/>
      <w:marRight w:val="0"/>
      <w:marTop w:val="0"/>
      <w:marBottom w:val="0"/>
      <w:divBdr>
        <w:top w:val="none" w:sz="0" w:space="0" w:color="auto"/>
        <w:left w:val="none" w:sz="0" w:space="0" w:color="auto"/>
        <w:bottom w:val="none" w:sz="0" w:space="0" w:color="auto"/>
        <w:right w:val="none" w:sz="0" w:space="0" w:color="auto"/>
      </w:divBdr>
    </w:div>
    <w:div w:id="111828614">
      <w:marLeft w:val="640"/>
      <w:marRight w:val="0"/>
      <w:marTop w:val="0"/>
      <w:marBottom w:val="0"/>
      <w:divBdr>
        <w:top w:val="none" w:sz="0" w:space="0" w:color="auto"/>
        <w:left w:val="none" w:sz="0" w:space="0" w:color="auto"/>
        <w:bottom w:val="none" w:sz="0" w:space="0" w:color="auto"/>
        <w:right w:val="none" w:sz="0" w:space="0" w:color="auto"/>
      </w:divBdr>
    </w:div>
    <w:div w:id="111900378">
      <w:marLeft w:val="640"/>
      <w:marRight w:val="0"/>
      <w:marTop w:val="0"/>
      <w:marBottom w:val="0"/>
      <w:divBdr>
        <w:top w:val="none" w:sz="0" w:space="0" w:color="auto"/>
        <w:left w:val="none" w:sz="0" w:space="0" w:color="auto"/>
        <w:bottom w:val="none" w:sz="0" w:space="0" w:color="auto"/>
        <w:right w:val="none" w:sz="0" w:space="0" w:color="auto"/>
      </w:divBdr>
    </w:div>
    <w:div w:id="111943686">
      <w:marLeft w:val="640"/>
      <w:marRight w:val="0"/>
      <w:marTop w:val="0"/>
      <w:marBottom w:val="0"/>
      <w:divBdr>
        <w:top w:val="none" w:sz="0" w:space="0" w:color="auto"/>
        <w:left w:val="none" w:sz="0" w:space="0" w:color="auto"/>
        <w:bottom w:val="none" w:sz="0" w:space="0" w:color="auto"/>
        <w:right w:val="none" w:sz="0" w:space="0" w:color="auto"/>
      </w:divBdr>
    </w:div>
    <w:div w:id="111943693">
      <w:marLeft w:val="640"/>
      <w:marRight w:val="0"/>
      <w:marTop w:val="0"/>
      <w:marBottom w:val="0"/>
      <w:divBdr>
        <w:top w:val="none" w:sz="0" w:space="0" w:color="auto"/>
        <w:left w:val="none" w:sz="0" w:space="0" w:color="auto"/>
        <w:bottom w:val="none" w:sz="0" w:space="0" w:color="auto"/>
        <w:right w:val="none" w:sz="0" w:space="0" w:color="auto"/>
      </w:divBdr>
    </w:div>
    <w:div w:id="111945504">
      <w:marLeft w:val="640"/>
      <w:marRight w:val="0"/>
      <w:marTop w:val="0"/>
      <w:marBottom w:val="0"/>
      <w:divBdr>
        <w:top w:val="none" w:sz="0" w:space="0" w:color="auto"/>
        <w:left w:val="none" w:sz="0" w:space="0" w:color="auto"/>
        <w:bottom w:val="none" w:sz="0" w:space="0" w:color="auto"/>
        <w:right w:val="none" w:sz="0" w:space="0" w:color="auto"/>
      </w:divBdr>
    </w:div>
    <w:div w:id="112134282">
      <w:marLeft w:val="640"/>
      <w:marRight w:val="0"/>
      <w:marTop w:val="0"/>
      <w:marBottom w:val="0"/>
      <w:divBdr>
        <w:top w:val="none" w:sz="0" w:space="0" w:color="auto"/>
        <w:left w:val="none" w:sz="0" w:space="0" w:color="auto"/>
        <w:bottom w:val="none" w:sz="0" w:space="0" w:color="auto"/>
        <w:right w:val="none" w:sz="0" w:space="0" w:color="auto"/>
      </w:divBdr>
    </w:div>
    <w:div w:id="112290004">
      <w:marLeft w:val="640"/>
      <w:marRight w:val="0"/>
      <w:marTop w:val="0"/>
      <w:marBottom w:val="0"/>
      <w:divBdr>
        <w:top w:val="none" w:sz="0" w:space="0" w:color="auto"/>
        <w:left w:val="none" w:sz="0" w:space="0" w:color="auto"/>
        <w:bottom w:val="none" w:sz="0" w:space="0" w:color="auto"/>
        <w:right w:val="none" w:sz="0" w:space="0" w:color="auto"/>
      </w:divBdr>
    </w:div>
    <w:div w:id="112330471">
      <w:marLeft w:val="640"/>
      <w:marRight w:val="0"/>
      <w:marTop w:val="0"/>
      <w:marBottom w:val="0"/>
      <w:divBdr>
        <w:top w:val="none" w:sz="0" w:space="0" w:color="auto"/>
        <w:left w:val="none" w:sz="0" w:space="0" w:color="auto"/>
        <w:bottom w:val="none" w:sz="0" w:space="0" w:color="auto"/>
        <w:right w:val="none" w:sz="0" w:space="0" w:color="auto"/>
      </w:divBdr>
    </w:div>
    <w:div w:id="112404906">
      <w:marLeft w:val="640"/>
      <w:marRight w:val="0"/>
      <w:marTop w:val="0"/>
      <w:marBottom w:val="0"/>
      <w:divBdr>
        <w:top w:val="none" w:sz="0" w:space="0" w:color="auto"/>
        <w:left w:val="none" w:sz="0" w:space="0" w:color="auto"/>
        <w:bottom w:val="none" w:sz="0" w:space="0" w:color="auto"/>
        <w:right w:val="none" w:sz="0" w:space="0" w:color="auto"/>
      </w:divBdr>
    </w:div>
    <w:div w:id="112405635">
      <w:marLeft w:val="640"/>
      <w:marRight w:val="0"/>
      <w:marTop w:val="0"/>
      <w:marBottom w:val="0"/>
      <w:divBdr>
        <w:top w:val="none" w:sz="0" w:space="0" w:color="auto"/>
        <w:left w:val="none" w:sz="0" w:space="0" w:color="auto"/>
        <w:bottom w:val="none" w:sz="0" w:space="0" w:color="auto"/>
        <w:right w:val="none" w:sz="0" w:space="0" w:color="auto"/>
      </w:divBdr>
    </w:div>
    <w:div w:id="112406397">
      <w:marLeft w:val="640"/>
      <w:marRight w:val="0"/>
      <w:marTop w:val="0"/>
      <w:marBottom w:val="0"/>
      <w:divBdr>
        <w:top w:val="none" w:sz="0" w:space="0" w:color="auto"/>
        <w:left w:val="none" w:sz="0" w:space="0" w:color="auto"/>
        <w:bottom w:val="none" w:sz="0" w:space="0" w:color="auto"/>
        <w:right w:val="none" w:sz="0" w:space="0" w:color="auto"/>
      </w:divBdr>
    </w:div>
    <w:div w:id="112484347">
      <w:marLeft w:val="640"/>
      <w:marRight w:val="0"/>
      <w:marTop w:val="0"/>
      <w:marBottom w:val="0"/>
      <w:divBdr>
        <w:top w:val="none" w:sz="0" w:space="0" w:color="auto"/>
        <w:left w:val="none" w:sz="0" w:space="0" w:color="auto"/>
        <w:bottom w:val="none" w:sz="0" w:space="0" w:color="auto"/>
        <w:right w:val="none" w:sz="0" w:space="0" w:color="auto"/>
      </w:divBdr>
    </w:div>
    <w:div w:id="112674538">
      <w:marLeft w:val="640"/>
      <w:marRight w:val="0"/>
      <w:marTop w:val="0"/>
      <w:marBottom w:val="0"/>
      <w:divBdr>
        <w:top w:val="none" w:sz="0" w:space="0" w:color="auto"/>
        <w:left w:val="none" w:sz="0" w:space="0" w:color="auto"/>
        <w:bottom w:val="none" w:sz="0" w:space="0" w:color="auto"/>
        <w:right w:val="none" w:sz="0" w:space="0" w:color="auto"/>
      </w:divBdr>
    </w:div>
    <w:div w:id="112676514">
      <w:marLeft w:val="640"/>
      <w:marRight w:val="0"/>
      <w:marTop w:val="0"/>
      <w:marBottom w:val="0"/>
      <w:divBdr>
        <w:top w:val="none" w:sz="0" w:space="0" w:color="auto"/>
        <w:left w:val="none" w:sz="0" w:space="0" w:color="auto"/>
        <w:bottom w:val="none" w:sz="0" w:space="0" w:color="auto"/>
        <w:right w:val="none" w:sz="0" w:space="0" w:color="auto"/>
      </w:divBdr>
    </w:div>
    <w:div w:id="112679819">
      <w:marLeft w:val="640"/>
      <w:marRight w:val="0"/>
      <w:marTop w:val="0"/>
      <w:marBottom w:val="0"/>
      <w:divBdr>
        <w:top w:val="none" w:sz="0" w:space="0" w:color="auto"/>
        <w:left w:val="none" w:sz="0" w:space="0" w:color="auto"/>
        <w:bottom w:val="none" w:sz="0" w:space="0" w:color="auto"/>
        <w:right w:val="none" w:sz="0" w:space="0" w:color="auto"/>
      </w:divBdr>
    </w:div>
    <w:div w:id="112753416">
      <w:marLeft w:val="640"/>
      <w:marRight w:val="0"/>
      <w:marTop w:val="0"/>
      <w:marBottom w:val="0"/>
      <w:divBdr>
        <w:top w:val="none" w:sz="0" w:space="0" w:color="auto"/>
        <w:left w:val="none" w:sz="0" w:space="0" w:color="auto"/>
        <w:bottom w:val="none" w:sz="0" w:space="0" w:color="auto"/>
        <w:right w:val="none" w:sz="0" w:space="0" w:color="auto"/>
      </w:divBdr>
    </w:div>
    <w:div w:id="112865947">
      <w:marLeft w:val="640"/>
      <w:marRight w:val="0"/>
      <w:marTop w:val="0"/>
      <w:marBottom w:val="0"/>
      <w:divBdr>
        <w:top w:val="none" w:sz="0" w:space="0" w:color="auto"/>
        <w:left w:val="none" w:sz="0" w:space="0" w:color="auto"/>
        <w:bottom w:val="none" w:sz="0" w:space="0" w:color="auto"/>
        <w:right w:val="none" w:sz="0" w:space="0" w:color="auto"/>
      </w:divBdr>
    </w:div>
    <w:div w:id="112947506">
      <w:marLeft w:val="640"/>
      <w:marRight w:val="0"/>
      <w:marTop w:val="0"/>
      <w:marBottom w:val="0"/>
      <w:divBdr>
        <w:top w:val="none" w:sz="0" w:space="0" w:color="auto"/>
        <w:left w:val="none" w:sz="0" w:space="0" w:color="auto"/>
        <w:bottom w:val="none" w:sz="0" w:space="0" w:color="auto"/>
        <w:right w:val="none" w:sz="0" w:space="0" w:color="auto"/>
      </w:divBdr>
    </w:div>
    <w:div w:id="112989740">
      <w:marLeft w:val="640"/>
      <w:marRight w:val="0"/>
      <w:marTop w:val="0"/>
      <w:marBottom w:val="0"/>
      <w:divBdr>
        <w:top w:val="none" w:sz="0" w:space="0" w:color="auto"/>
        <w:left w:val="none" w:sz="0" w:space="0" w:color="auto"/>
        <w:bottom w:val="none" w:sz="0" w:space="0" w:color="auto"/>
        <w:right w:val="none" w:sz="0" w:space="0" w:color="auto"/>
      </w:divBdr>
    </w:div>
    <w:div w:id="113061803">
      <w:marLeft w:val="640"/>
      <w:marRight w:val="0"/>
      <w:marTop w:val="0"/>
      <w:marBottom w:val="0"/>
      <w:divBdr>
        <w:top w:val="none" w:sz="0" w:space="0" w:color="auto"/>
        <w:left w:val="none" w:sz="0" w:space="0" w:color="auto"/>
        <w:bottom w:val="none" w:sz="0" w:space="0" w:color="auto"/>
        <w:right w:val="none" w:sz="0" w:space="0" w:color="auto"/>
      </w:divBdr>
    </w:div>
    <w:div w:id="113138985">
      <w:marLeft w:val="640"/>
      <w:marRight w:val="0"/>
      <w:marTop w:val="0"/>
      <w:marBottom w:val="0"/>
      <w:divBdr>
        <w:top w:val="none" w:sz="0" w:space="0" w:color="auto"/>
        <w:left w:val="none" w:sz="0" w:space="0" w:color="auto"/>
        <w:bottom w:val="none" w:sz="0" w:space="0" w:color="auto"/>
        <w:right w:val="none" w:sz="0" w:space="0" w:color="auto"/>
      </w:divBdr>
    </w:div>
    <w:div w:id="113139005">
      <w:marLeft w:val="640"/>
      <w:marRight w:val="0"/>
      <w:marTop w:val="0"/>
      <w:marBottom w:val="0"/>
      <w:divBdr>
        <w:top w:val="none" w:sz="0" w:space="0" w:color="auto"/>
        <w:left w:val="none" w:sz="0" w:space="0" w:color="auto"/>
        <w:bottom w:val="none" w:sz="0" w:space="0" w:color="auto"/>
        <w:right w:val="none" w:sz="0" w:space="0" w:color="auto"/>
      </w:divBdr>
    </w:div>
    <w:div w:id="113209404">
      <w:marLeft w:val="640"/>
      <w:marRight w:val="0"/>
      <w:marTop w:val="0"/>
      <w:marBottom w:val="0"/>
      <w:divBdr>
        <w:top w:val="none" w:sz="0" w:space="0" w:color="auto"/>
        <w:left w:val="none" w:sz="0" w:space="0" w:color="auto"/>
        <w:bottom w:val="none" w:sz="0" w:space="0" w:color="auto"/>
        <w:right w:val="none" w:sz="0" w:space="0" w:color="auto"/>
      </w:divBdr>
    </w:div>
    <w:div w:id="113213063">
      <w:marLeft w:val="640"/>
      <w:marRight w:val="0"/>
      <w:marTop w:val="0"/>
      <w:marBottom w:val="0"/>
      <w:divBdr>
        <w:top w:val="none" w:sz="0" w:space="0" w:color="auto"/>
        <w:left w:val="none" w:sz="0" w:space="0" w:color="auto"/>
        <w:bottom w:val="none" w:sz="0" w:space="0" w:color="auto"/>
        <w:right w:val="none" w:sz="0" w:space="0" w:color="auto"/>
      </w:divBdr>
    </w:div>
    <w:div w:id="113253188">
      <w:marLeft w:val="640"/>
      <w:marRight w:val="0"/>
      <w:marTop w:val="0"/>
      <w:marBottom w:val="0"/>
      <w:divBdr>
        <w:top w:val="none" w:sz="0" w:space="0" w:color="auto"/>
        <w:left w:val="none" w:sz="0" w:space="0" w:color="auto"/>
        <w:bottom w:val="none" w:sz="0" w:space="0" w:color="auto"/>
        <w:right w:val="none" w:sz="0" w:space="0" w:color="auto"/>
      </w:divBdr>
    </w:div>
    <w:div w:id="113257228">
      <w:marLeft w:val="640"/>
      <w:marRight w:val="0"/>
      <w:marTop w:val="0"/>
      <w:marBottom w:val="0"/>
      <w:divBdr>
        <w:top w:val="none" w:sz="0" w:space="0" w:color="auto"/>
        <w:left w:val="none" w:sz="0" w:space="0" w:color="auto"/>
        <w:bottom w:val="none" w:sz="0" w:space="0" w:color="auto"/>
        <w:right w:val="none" w:sz="0" w:space="0" w:color="auto"/>
      </w:divBdr>
    </w:div>
    <w:div w:id="113331864">
      <w:marLeft w:val="640"/>
      <w:marRight w:val="0"/>
      <w:marTop w:val="0"/>
      <w:marBottom w:val="0"/>
      <w:divBdr>
        <w:top w:val="none" w:sz="0" w:space="0" w:color="auto"/>
        <w:left w:val="none" w:sz="0" w:space="0" w:color="auto"/>
        <w:bottom w:val="none" w:sz="0" w:space="0" w:color="auto"/>
        <w:right w:val="none" w:sz="0" w:space="0" w:color="auto"/>
      </w:divBdr>
    </w:div>
    <w:div w:id="113444344">
      <w:marLeft w:val="640"/>
      <w:marRight w:val="0"/>
      <w:marTop w:val="0"/>
      <w:marBottom w:val="0"/>
      <w:divBdr>
        <w:top w:val="none" w:sz="0" w:space="0" w:color="auto"/>
        <w:left w:val="none" w:sz="0" w:space="0" w:color="auto"/>
        <w:bottom w:val="none" w:sz="0" w:space="0" w:color="auto"/>
        <w:right w:val="none" w:sz="0" w:space="0" w:color="auto"/>
      </w:divBdr>
    </w:div>
    <w:div w:id="113446807">
      <w:marLeft w:val="640"/>
      <w:marRight w:val="0"/>
      <w:marTop w:val="0"/>
      <w:marBottom w:val="0"/>
      <w:divBdr>
        <w:top w:val="none" w:sz="0" w:space="0" w:color="auto"/>
        <w:left w:val="none" w:sz="0" w:space="0" w:color="auto"/>
        <w:bottom w:val="none" w:sz="0" w:space="0" w:color="auto"/>
        <w:right w:val="none" w:sz="0" w:space="0" w:color="auto"/>
      </w:divBdr>
    </w:div>
    <w:div w:id="113519220">
      <w:marLeft w:val="640"/>
      <w:marRight w:val="0"/>
      <w:marTop w:val="0"/>
      <w:marBottom w:val="0"/>
      <w:divBdr>
        <w:top w:val="none" w:sz="0" w:space="0" w:color="auto"/>
        <w:left w:val="none" w:sz="0" w:space="0" w:color="auto"/>
        <w:bottom w:val="none" w:sz="0" w:space="0" w:color="auto"/>
        <w:right w:val="none" w:sz="0" w:space="0" w:color="auto"/>
      </w:divBdr>
    </w:div>
    <w:div w:id="113519987">
      <w:marLeft w:val="640"/>
      <w:marRight w:val="0"/>
      <w:marTop w:val="0"/>
      <w:marBottom w:val="0"/>
      <w:divBdr>
        <w:top w:val="none" w:sz="0" w:space="0" w:color="auto"/>
        <w:left w:val="none" w:sz="0" w:space="0" w:color="auto"/>
        <w:bottom w:val="none" w:sz="0" w:space="0" w:color="auto"/>
        <w:right w:val="none" w:sz="0" w:space="0" w:color="auto"/>
      </w:divBdr>
    </w:div>
    <w:div w:id="113596103">
      <w:marLeft w:val="640"/>
      <w:marRight w:val="0"/>
      <w:marTop w:val="0"/>
      <w:marBottom w:val="0"/>
      <w:divBdr>
        <w:top w:val="none" w:sz="0" w:space="0" w:color="auto"/>
        <w:left w:val="none" w:sz="0" w:space="0" w:color="auto"/>
        <w:bottom w:val="none" w:sz="0" w:space="0" w:color="auto"/>
        <w:right w:val="none" w:sz="0" w:space="0" w:color="auto"/>
      </w:divBdr>
    </w:div>
    <w:div w:id="113598486">
      <w:marLeft w:val="640"/>
      <w:marRight w:val="0"/>
      <w:marTop w:val="0"/>
      <w:marBottom w:val="0"/>
      <w:divBdr>
        <w:top w:val="none" w:sz="0" w:space="0" w:color="auto"/>
        <w:left w:val="none" w:sz="0" w:space="0" w:color="auto"/>
        <w:bottom w:val="none" w:sz="0" w:space="0" w:color="auto"/>
        <w:right w:val="none" w:sz="0" w:space="0" w:color="auto"/>
      </w:divBdr>
    </w:div>
    <w:div w:id="113599181">
      <w:marLeft w:val="640"/>
      <w:marRight w:val="0"/>
      <w:marTop w:val="0"/>
      <w:marBottom w:val="0"/>
      <w:divBdr>
        <w:top w:val="none" w:sz="0" w:space="0" w:color="auto"/>
        <w:left w:val="none" w:sz="0" w:space="0" w:color="auto"/>
        <w:bottom w:val="none" w:sz="0" w:space="0" w:color="auto"/>
        <w:right w:val="none" w:sz="0" w:space="0" w:color="auto"/>
      </w:divBdr>
    </w:div>
    <w:div w:id="113603652">
      <w:marLeft w:val="640"/>
      <w:marRight w:val="0"/>
      <w:marTop w:val="0"/>
      <w:marBottom w:val="0"/>
      <w:divBdr>
        <w:top w:val="none" w:sz="0" w:space="0" w:color="auto"/>
        <w:left w:val="none" w:sz="0" w:space="0" w:color="auto"/>
        <w:bottom w:val="none" w:sz="0" w:space="0" w:color="auto"/>
        <w:right w:val="none" w:sz="0" w:space="0" w:color="auto"/>
      </w:divBdr>
    </w:div>
    <w:div w:id="113642136">
      <w:marLeft w:val="640"/>
      <w:marRight w:val="0"/>
      <w:marTop w:val="0"/>
      <w:marBottom w:val="0"/>
      <w:divBdr>
        <w:top w:val="none" w:sz="0" w:space="0" w:color="auto"/>
        <w:left w:val="none" w:sz="0" w:space="0" w:color="auto"/>
        <w:bottom w:val="none" w:sz="0" w:space="0" w:color="auto"/>
        <w:right w:val="none" w:sz="0" w:space="0" w:color="auto"/>
      </w:divBdr>
    </w:div>
    <w:div w:id="113646364">
      <w:marLeft w:val="640"/>
      <w:marRight w:val="0"/>
      <w:marTop w:val="0"/>
      <w:marBottom w:val="0"/>
      <w:divBdr>
        <w:top w:val="none" w:sz="0" w:space="0" w:color="auto"/>
        <w:left w:val="none" w:sz="0" w:space="0" w:color="auto"/>
        <w:bottom w:val="none" w:sz="0" w:space="0" w:color="auto"/>
        <w:right w:val="none" w:sz="0" w:space="0" w:color="auto"/>
      </w:divBdr>
    </w:div>
    <w:div w:id="113721264">
      <w:marLeft w:val="640"/>
      <w:marRight w:val="0"/>
      <w:marTop w:val="0"/>
      <w:marBottom w:val="0"/>
      <w:divBdr>
        <w:top w:val="none" w:sz="0" w:space="0" w:color="auto"/>
        <w:left w:val="none" w:sz="0" w:space="0" w:color="auto"/>
        <w:bottom w:val="none" w:sz="0" w:space="0" w:color="auto"/>
        <w:right w:val="none" w:sz="0" w:space="0" w:color="auto"/>
      </w:divBdr>
    </w:div>
    <w:div w:id="113839439">
      <w:marLeft w:val="640"/>
      <w:marRight w:val="0"/>
      <w:marTop w:val="0"/>
      <w:marBottom w:val="0"/>
      <w:divBdr>
        <w:top w:val="none" w:sz="0" w:space="0" w:color="auto"/>
        <w:left w:val="none" w:sz="0" w:space="0" w:color="auto"/>
        <w:bottom w:val="none" w:sz="0" w:space="0" w:color="auto"/>
        <w:right w:val="none" w:sz="0" w:space="0" w:color="auto"/>
      </w:divBdr>
    </w:div>
    <w:div w:id="113910152">
      <w:marLeft w:val="640"/>
      <w:marRight w:val="0"/>
      <w:marTop w:val="0"/>
      <w:marBottom w:val="0"/>
      <w:divBdr>
        <w:top w:val="none" w:sz="0" w:space="0" w:color="auto"/>
        <w:left w:val="none" w:sz="0" w:space="0" w:color="auto"/>
        <w:bottom w:val="none" w:sz="0" w:space="0" w:color="auto"/>
        <w:right w:val="none" w:sz="0" w:space="0" w:color="auto"/>
      </w:divBdr>
    </w:div>
    <w:div w:id="113910338">
      <w:marLeft w:val="640"/>
      <w:marRight w:val="0"/>
      <w:marTop w:val="0"/>
      <w:marBottom w:val="0"/>
      <w:divBdr>
        <w:top w:val="none" w:sz="0" w:space="0" w:color="auto"/>
        <w:left w:val="none" w:sz="0" w:space="0" w:color="auto"/>
        <w:bottom w:val="none" w:sz="0" w:space="0" w:color="auto"/>
        <w:right w:val="none" w:sz="0" w:space="0" w:color="auto"/>
      </w:divBdr>
    </w:div>
    <w:div w:id="113983072">
      <w:marLeft w:val="640"/>
      <w:marRight w:val="0"/>
      <w:marTop w:val="0"/>
      <w:marBottom w:val="0"/>
      <w:divBdr>
        <w:top w:val="none" w:sz="0" w:space="0" w:color="auto"/>
        <w:left w:val="none" w:sz="0" w:space="0" w:color="auto"/>
        <w:bottom w:val="none" w:sz="0" w:space="0" w:color="auto"/>
        <w:right w:val="none" w:sz="0" w:space="0" w:color="auto"/>
      </w:divBdr>
    </w:div>
    <w:div w:id="113985346">
      <w:marLeft w:val="640"/>
      <w:marRight w:val="0"/>
      <w:marTop w:val="0"/>
      <w:marBottom w:val="0"/>
      <w:divBdr>
        <w:top w:val="none" w:sz="0" w:space="0" w:color="auto"/>
        <w:left w:val="none" w:sz="0" w:space="0" w:color="auto"/>
        <w:bottom w:val="none" w:sz="0" w:space="0" w:color="auto"/>
        <w:right w:val="none" w:sz="0" w:space="0" w:color="auto"/>
      </w:divBdr>
    </w:div>
    <w:div w:id="113986269">
      <w:marLeft w:val="640"/>
      <w:marRight w:val="0"/>
      <w:marTop w:val="0"/>
      <w:marBottom w:val="0"/>
      <w:divBdr>
        <w:top w:val="none" w:sz="0" w:space="0" w:color="auto"/>
        <w:left w:val="none" w:sz="0" w:space="0" w:color="auto"/>
        <w:bottom w:val="none" w:sz="0" w:space="0" w:color="auto"/>
        <w:right w:val="none" w:sz="0" w:space="0" w:color="auto"/>
      </w:divBdr>
    </w:div>
    <w:div w:id="114256284">
      <w:marLeft w:val="640"/>
      <w:marRight w:val="0"/>
      <w:marTop w:val="0"/>
      <w:marBottom w:val="0"/>
      <w:divBdr>
        <w:top w:val="none" w:sz="0" w:space="0" w:color="auto"/>
        <w:left w:val="none" w:sz="0" w:space="0" w:color="auto"/>
        <w:bottom w:val="none" w:sz="0" w:space="0" w:color="auto"/>
        <w:right w:val="none" w:sz="0" w:space="0" w:color="auto"/>
      </w:divBdr>
    </w:div>
    <w:div w:id="114258396">
      <w:marLeft w:val="640"/>
      <w:marRight w:val="0"/>
      <w:marTop w:val="0"/>
      <w:marBottom w:val="0"/>
      <w:divBdr>
        <w:top w:val="none" w:sz="0" w:space="0" w:color="auto"/>
        <w:left w:val="none" w:sz="0" w:space="0" w:color="auto"/>
        <w:bottom w:val="none" w:sz="0" w:space="0" w:color="auto"/>
        <w:right w:val="none" w:sz="0" w:space="0" w:color="auto"/>
      </w:divBdr>
    </w:div>
    <w:div w:id="114302067">
      <w:marLeft w:val="640"/>
      <w:marRight w:val="0"/>
      <w:marTop w:val="0"/>
      <w:marBottom w:val="0"/>
      <w:divBdr>
        <w:top w:val="none" w:sz="0" w:space="0" w:color="auto"/>
        <w:left w:val="none" w:sz="0" w:space="0" w:color="auto"/>
        <w:bottom w:val="none" w:sz="0" w:space="0" w:color="auto"/>
        <w:right w:val="none" w:sz="0" w:space="0" w:color="auto"/>
      </w:divBdr>
    </w:div>
    <w:div w:id="114375520">
      <w:marLeft w:val="640"/>
      <w:marRight w:val="0"/>
      <w:marTop w:val="0"/>
      <w:marBottom w:val="0"/>
      <w:divBdr>
        <w:top w:val="none" w:sz="0" w:space="0" w:color="auto"/>
        <w:left w:val="none" w:sz="0" w:space="0" w:color="auto"/>
        <w:bottom w:val="none" w:sz="0" w:space="0" w:color="auto"/>
        <w:right w:val="none" w:sz="0" w:space="0" w:color="auto"/>
      </w:divBdr>
    </w:div>
    <w:div w:id="114450113">
      <w:marLeft w:val="640"/>
      <w:marRight w:val="0"/>
      <w:marTop w:val="0"/>
      <w:marBottom w:val="0"/>
      <w:divBdr>
        <w:top w:val="none" w:sz="0" w:space="0" w:color="auto"/>
        <w:left w:val="none" w:sz="0" w:space="0" w:color="auto"/>
        <w:bottom w:val="none" w:sz="0" w:space="0" w:color="auto"/>
        <w:right w:val="none" w:sz="0" w:space="0" w:color="auto"/>
      </w:divBdr>
    </w:div>
    <w:div w:id="114523094">
      <w:marLeft w:val="640"/>
      <w:marRight w:val="0"/>
      <w:marTop w:val="0"/>
      <w:marBottom w:val="0"/>
      <w:divBdr>
        <w:top w:val="none" w:sz="0" w:space="0" w:color="auto"/>
        <w:left w:val="none" w:sz="0" w:space="0" w:color="auto"/>
        <w:bottom w:val="none" w:sz="0" w:space="0" w:color="auto"/>
        <w:right w:val="none" w:sz="0" w:space="0" w:color="auto"/>
      </w:divBdr>
    </w:div>
    <w:div w:id="114561433">
      <w:marLeft w:val="640"/>
      <w:marRight w:val="0"/>
      <w:marTop w:val="0"/>
      <w:marBottom w:val="0"/>
      <w:divBdr>
        <w:top w:val="none" w:sz="0" w:space="0" w:color="auto"/>
        <w:left w:val="none" w:sz="0" w:space="0" w:color="auto"/>
        <w:bottom w:val="none" w:sz="0" w:space="0" w:color="auto"/>
        <w:right w:val="none" w:sz="0" w:space="0" w:color="auto"/>
      </w:divBdr>
    </w:div>
    <w:div w:id="114561442">
      <w:marLeft w:val="640"/>
      <w:marRight w:val="0"/>
      <w:marTop w:val="0"/>
      <w:marBottom w:val="0"/>
      <w:divBdr>
        <w:top w:val="none" w:sz="0" w:space="0" w:color="auto"/>
        <w:left w:val="none" w:sz="0" w:space="0" w:color="auto"/>
        <w:bottom w:val="none" w:sz="0" w:space="0" w:color="auto"/>
        <w:right w:val="none" w:sz="0" w:space="0" w:color="auto"/>
      </w:divBdr>
    </w:div>
    <w:div w:id="114563507">
      <w:marLeft w:val="640"/>
      <w:marRight w:val="0"/>
      <w:marTop w:val="0"/>
      <w:marBottom w:val="0"/>
      <w:divBdr>
        <w:top w:val="none" w:sz="0" w:space="0" w:color="auto"/>
        <w:left w:val="none" w:sz="0" w:space="0" w:color="auto"/>
        <w:bottom w:val="none" w:sz="0" w:space="0" w:color="auto"/>
        <w:right w:val="none" w:sz="0" w:space="0" w:color="auto"/>
      </w:divBdr>
    </w:div>
    <w:div w:id="114570151">
      <w:marLeft w:val="640"/>
      <w:marRight w:val="0"/>
      <w:marTop w:val="0"/>
      <w:marBottom w:val="0"/>
      <w:divBdr>
        <w:top w:val="none" w:sz="0" w:space="0" w:color="auto"/>
        <w:left w:val="none" w:sz="0" w:space="0" w:color="auto"/>
        <w:bottom w:val="none" w:sz="0" w:space="0" w:color="auto"/>
        <w:right w:val="none" w:sz="0" w:space="0" w:color="auto"/>
      </w:divBdr>
    </w:div>
    <w:div w:id="114570600">
      <w:marLeft w:val="640"/>
      <w:marRight w:val="0"/>
      <w:marTop w:val="0"/>
      <w:marBottom w:val="0"/>
      <w:divBdr>
        <w:top w:val="none" w:sz="0" w:space="0" w:color="auto"/>
        <w:left w:val="none" w:sz="0" w:space="0" w:color="auto"/>
        <w:bottom w:val="none" w:sz="0" w:space="0" w:color="auto"/>
        <w:right w:val="none" w:sz="0" w:space="0" w:color="auto"/>
      </w:divBdr>
    </w:div>
    <w:div w:id="114637232">
      <w:marLeft w:val="640"/>
      <w:marRight w:val="0"/>
      <w:marTop w:val="0"/>
      <w:marBottom w:val="0"/>
      <w:divBdr>
        <w:top w:val="none" w:sz="0" w:space="0" w:color="auto"/>
        <w:left w:val="none" w:sz="0" w:space="0" w:color="auto"/>
        <w:bottom w:val="none" w:sz="0" w:space="0" w:color="auto"/>
        <w:right w:val="none" w:sz="0" w:space="0" w:color="auto"/>
      </w:divBdr>
    </w:div>
    <w:div w:id="114759206">
      <w:marLeft w:val="640"/>
      <w:marRight w:val="0"/>
      <w:marTop w:val="0"/>
      <w:marBottom w:val="0"/>
      <w:divBdr>
        <w:top w:val="none" w:sz="0" w:space="0" w:color="auto"/>
        <w:left w:val="none" w:sz="0" w:space="0" w:color="auto"/>
        <w:bottom w:val="none" w:sz="0" w:space="0" w:color="auto"/>
        <w:right w:val="none" w:sz="0" w:space="0" w:color="auto"/>
      </w:divBdr>
    </w:div>
    <w:div w:id="114911943">
      <w:marLeft w:val="640"/>
      <w:marRight w:val="0"/>
      <w:marTop w:val="0"/>
      <w:marBottom w:val="0"/>
      <w:divBdr>
        <w:top w:val="none" w:sz="0" w:space="0" w:color="auto"/>
        <w:left w:val="none" w:sz="0" w:space="0" w:color="auto"/>
        <w:bottom w:val="none" w:sz="0" w:space="0" w:color="auto"/>
        <w:right w:val="none" w:sz="0" w:space="0" w:color="auto"/>
      </w:divBdr>
    </w:div>
    <w:div w:id="114914196">
      <w:marLeft w:val="640"/>
      <w:marRight w:val="0"/>
      <w:marTop w:val="0"/>
      <w:marBottom w:val="0"/>
      <w:divBdr>
        <w:top w:val="none" w:sz="0" w:space="0" w:color="auto"/>
        <w:left w:val="none" w:sz="0" w:space="0" w:color="auto"/>
        <w:bottom w:val="none" w:sz="0" w:space="0" w:color="auto"/>
        <w:right w:val="none" w:sz="0" w:space="0" w:color="auto"/>
      </w:divBdr>
    </w:div>
    <w:div w:id="114914613">
      <w:marLeft w:val="640"/>
      <w:marRight w:val="0"/>
      <w:marTop w:val="0"/>
      <w:marBottom w:val="0"/>
      <w:divBdr>
        <w:top w:val="none" w:sz="0" w:space="0" w:color="auto"/>
        <w:left w:val="none" w:sz="0" w:space="0" w:color="auto"/>
        <w:bottom w:val="none" w:sz="0" w:space="0" w:color="auto"/>
        <w:right w:val="none" w:sz="0" w:space="0" w:color="auto"/>
      </w:divBdr>
    </w:div>
    <w:div w:id="114954948">
      <w:marLeft w:val="640"/>
      <w:marRight w:val="0"/>
      <w:marTop w:val="0"/>
      <w:marBottom w:val="0"/>
      <w:divBdr>
        <w:top w:val="none" w:sz="0" w:space="0" w:color="auto"/>
        <w:left w:val="none" w:sz="0" w:space="0" w:color="auto"/>
        <w:bottom w:val="none" w:sz="0" w:space="0" w:color="auto"/>
        <w:right w:val="none" w:sz="0" w:space="0" w:color="auto"/>
      </w:divBdr>
    </w:div>
    <w:div w:id="114981306">
      <w:marLeft w:val="640"/>
      <w:marRight w:val="0"/>
      <w:marTop w:val="0"/>
      <w:marBottom w:val="0"/>
      <w:divBdr>
        <w:top w:val="none" w:sz="0" w:space="0" w:color="auto"/>
        <w:left w:val="none" w:sz="0" w:space="0" w:color="auto"/>
        <w:bottom w:val="none" w:sz="0" w:space="0" w:color="auto"/>
        <w:right w:val="none" w:sz="0" w:space="0" w:color="auto"/>
      </w:divBdr>
    </w:div>
    <w:div w:id="115027769">
      <w:marLeft w:val="640"/>
      <w:marRight w:val="0"/>
      <w:marTop w:val="0"/>
      <w:marBottom w:val="0"/>
      <w:divBdr>
        <w:top w:val="none" w:sz="0" w:space="0" w:color="auto"/>
        <w:left w:val="none" w:sz="0" w:space="0" w:color="auto"/>
        <w:bottom w:val="none" w:sz="0" w:space="0" w:color="auto"/>
        <w:right w:val="none" w:sz="0" w:space="0" w:color="auto"/>
      </w:divBdr>
    </w:div>
    <w:div w:id="115031078">
      <w:marLeft w:val="640"/>
      <w:marRight w:val="0"/>
      <w:marTop w:val="0"/>
      <w:marBottom w:val="0"/>
      <w:divBdr>
        <w:top w:val="none" w:sz="0" w:space="0" w:color="auto"/>
        <w:left w:val="none" w:sz="0" w:space="0" w:color="auto"/>
        <w:bottom w:val="none" w:sz="0" w:space="0" w:color="auto"/>
        <w:right w:val="none" w:sz="0" w:space="0" w:color="auto"/>
      </w:divBdr>
    </w:div>
    <w:div w:id="115223016">
      <w:marLeft w:val="640"/>
      <w:marRight w:val="0"/>
      <w:marTop w:val="0"/>
      <w:marBottom w:val="0"/>
      <w:divBdr>
        <w:top w:val="none" w:sz="0" w:space="0" w:color="auto"/>
        <w:left w:val="none" w:sz="0" w:space="0" w:color="auto"/>
        <w:bottom w:val="none" w:sz="0" w:space="0" w:color="auto"/>
        <w:right w:val="none" w:sz="0" w:space="0" w:color="auto"/>
      </w:divBdr>
    </w:div>
    <w:div w:id="115225543">
      <w:marLeft w:val="640"/>
      <w:marRight w:val="0"/>
      <w:marTop w:val="0"/>
      <w:marBottom w:val="0"/>
      <w:divBdr>
        <w:top w:val="none" w:sz="0" w:space="0" w:color="auto"/>
        <w:left w:val="none" w:sz="0" w:space="0" w:color="auto"/>
        <w:bottom w:val="none" w:sz="0" w:space="0" w:color="auto"/>
        <w:right w:val="none" w:sz="0" w:space="0" w:color="auto"/>
      </w:divBdr>
    </w:div>
    <w:div w:id="115299023">
      <w:marLeft w:val="640"/>
      <w:marRight w:val="0"/>
      <w:marTop w:val="0"/>
      <w:marBottom w:val="0"/>
      <w:divBdr>
        <w:top w:val="none" w:sz="0" w:space="0" w:color="auto"/>
        <w:left w:val="none" w:sz="0" w:space="0" w:color="auto"/>
        <w:bottom w:val="none" w:sz="0" w:space="0" w:color="auto"/>
        <w:right w:val="none" w:sz="0" w:space="0" w:color="auto"/>
      </w:divBdr>
    </w:div>
    <w:div w:id="115416885">
      <w:marLeft w:val="640"/>
      <w:marRight w:val="0"/>
      <w:marTop w:val="0"/>
      <w:marBottom w:val="0"/>
      <w:divBdr>
        <w:top w:val="none" w:sz="0" w:space="0" w:color="auto"/>
        <w:left w:val="none" w:sz="0" w:space="0" w:color="auto"/>
        <w:bottom w:val="none" w:sz="0" w:space="0" w:color="auto"/>
        <w:right w:val="none" w:sz="0" w:space="0" w:color="auto"/>
      </w:divBdr>
    </w:div>
    <w:div w:id="115486909">
      <w:marLeft w:val="640"/>
      <w:marRight w:val="0"/>
      <w:marTop w:val="0"/>
      <w:marBottom w:val="0"/>
      <w:divBdr>
        <w:top w:val="none" w:sz="0" w:space="0" w:color="auto"/>
        <w:left w:val="none" w:sz="0" w:space="0" w:color="auto"/>
        <w:bottom w:val="none" w:sz="0" w:space="0" w:color="auto"/>
        <w:right w:val="none" w:sz="0" w:space="0" w:color="auto"/>
      </w:divBdr>
    </w:div>
    <w:div w:id="115487150">
      <w:marLeft w:val="640"/>
      <w:marRight w:val="0"/>
      <w:marTop w:val="0"/>
      <w:marBottom w:val="0"/>
      <w:divBdr>
        <w:top w:val="none" w:sz="0" w:space="0" w:color="auto"/>
        <w:left w:val="none" w:sz="0" w:space="0" w:color="auto"/>
        <w:bottom w:val="none" w:sz="0" w:space="0" w:color="auto"/>
        <w:right w:val="none" w:sz="0" w:space="0" w:color="auto"/>
      </w:divBdr>
    </w:div>
    <w:div w:id="115494517">
      <w:marLeft w:val="640"/>
      <w:marRight w:val="0"/>
      <w:marTop w:val="0"/>
      <w:marBottom w:val="0"/>
      <w:divBdr>
        <w:top w:val="none" w:sz="0" w:space="0" w:color="auto"/>
        <w:left w:val="none" w:sz="0" w:space="0" w:color="auto"/>
        <w:bottom w:val="none" w:sz="0" w:space="0" w:color="auto"/>
        <w:right w:val="none" w:sz="0" w:space="0" w:color="auto"/>
      </w:divBdr>
    </w:div>
    <w:div w:id="115562588">
      <w:marLeft w:val="640"/>
      <w:marRight w:val="0"/>
      <w:marTop w:val="0"/>
      <w:marBottom w:val="0"/>
      <w:divBdr>
        <w:top w:val="none" w:sz="0" w:space="0" w:color="auto"/>
        <w:left w:val="none" w:sz="0" w:space="0" w:color="auto"/>
        <w:bottom w:val="none" w:sz="0" w:space="0" w:color="auto"/>
        <w:right w:val="none" w:sz="0" w:space="0" w:color="auto"/>
      </w:divBdr>
    </w:div>
    <w:div w:id="115680652">
      <w:marLeft w:val="640"/>
      <w:marRight w:val="0"/>
      <w:marTop w:val="0"/>
      <w:marBottom w:val="0"/>
      <w:divBdr>
        <w:top w:val="none" w:sz="0" w:space="0" w:color="auto"/>
        <w:left w:val="none" w:sz="0" w:space="0" w:color="auto"/>
        <w:bottom w:val="none" w:sz="0" w:space="0" w:color="auto"/>
        <w:right w:val="none" w:sz="0" w:space="0" w:color="auto"/>
      </w:divBdr>
    </w:div>
    <w:div w:id="115759668">
      <w:marLeft w:val="640"/>
      <w:marRight w:val="0"/>
      <w:marTop w:val="0"/>
      <w:marBottom w:val="0"/>
      <w:divBdr>
        <w:top w:val="none" w:sz="0" w:space="0" w:color="auto"/>
        <w:left w:val="none" w:sz="0" w:space="0" w:color="auto"/>
        <w:bottom w:val="none" w:sz="0" w:space="0" w:color="auto"/>
        <w:right w:val="none" w:sz="0" w:space="0" w:color="auto"/>
      </w:divBdr>
    </w:div>
    <w:div w:id="115872614">
      <w:marLeft w:val="640"/>
      <w:marRight w:val="0"/>
      <w:marTop w:val="0"/>
      <w:marBottom w:val="0"/>
      <w:divBdr>
        <w:top w:val="none" w:sz="0" w:space="0" w:color="auto"/>
        <w:left w:val="none" w:sz="0" w:space="0" w:color="auto"/>
        <w:bottom w:val="none" w:sz="0" w:space="0" w:color="auto"/>
        <w:right w:val="none" w:sz="0" w:space="0" w:color="auto"/>
      </w:divBdr>
    </w:div>
    <w:div w:id="115877505">
      <w:marLeft w:val="640"/>
      <w:marRight w:val="0"/>
      <w:marTop w:val="0"/>
      <w:marBottom w:val="0"/>
      <w:divBdr>
        <w:top w:val="none" w:sz="0" w:space="0" w:color="auto"/>
        <w:left w:val="none" w:sz="0" w:space="0" w:color="auto"/>
        <w:bottom w:val="none" w:sz="0" w:space="0" w:color="auto"/>
        <w:right w:val="none" w:sz="0" w:space="0" w:color="auto"/>
      </w:divBdr>
    </w:div>
    <w:div w:id="116025688">
      <w:marLeft w:val="640"/>
      <w:marRight w:val="0"/>
      <w:marTop w:val="0"/>
      <w:marBottom w:val="0"/>
      <w:divBdr>
        <w:top w:val="none" w:sz="0" w:space="0" w:color="auto"/>
        <w:left w:val="none" w:sz="0" w:space="0" w:color="auto"/>
        <w:bottom w:val="none" w:sz="0" w:space="0" w:color="auto"/>
        <w:right w:val="none" w:sz="0" w:space="0" w:color="auto"/>
      </w:divBdr>
    </w:div>
    <w:div w:id="116028141">
      <w:marLeft w:val="640"/>
      <w:marRight w:val="0"/>
      <w:marTop w:val="0"/>
      <w:marBottom w:val="0"/>
      <w:divBdr>
        <w:top w:val="none" w:sz="0" w:space="0" w:color="auto"/>
        <w:left w:val="none" w:sz="0" w:space="0" w:color="auto"/>
        <w:bottom w:val="none" w:sz="0" w:space="0" w:color="auto"/>
        <w:right w:val="none" w:sz="0" w:space="0" w:color="auto"/>
      </w:divBdr>
    </w:div>
    <w:div w:id="116065553">
      <w:marLeft w:val="640"/>
      <w:marRight w:val="0"/>
      <w:marTop w:val="0"/>
      <w:marBottom w:val="0"/>
      <w:divBdr>
        <w:top w:val="none" w:sz="0" w:space="0" w:color="auto"/>
        <w:left w:val="none" w:sz="0" w:space="0" w:color="auto"/>
        <w:bottom w:val="none" w:sz="0" w:space="0" w:color="auto"/>
        <w:right w:val="none" w:sz="0" w:space="0" w:color="auto"/>
      </w:divBdr>
    </w:div>
    <w:div w:id="116142403">
      <w:marLeft w:val="640"/>
      <w:marRight w:val="0"/>
      <w:marTop w:val="0"/>
      <w:marBottom w:val="0"/>
      <w:divBdr>
        <w:top w:val="none" w:sz="0" w:space="0" w:color="auto"/>
        <w:left w:val="none" w:sz="0" w:space="0" w:color="auto"/>
        <w:bottom w:val="none" w:sz="0" w:space="0" w:color="auto"/>
        <w:right w:val="none" w:sz="0" w:space="0" w:color="auto"/>
      </w:divBdr>
    </w:div>
    <w:div w:id="116338027">
      <w:marLeft w:val="640"/>
      <w:marRight w:val="0"/>
      <w:marTop w:val="0"/>
      <w:marBottom w:val="0"/>
      <w:divBdr>
        <w:top w:val="none" w:sz="0" w:space="0" w:color="auto"/>
        <w:left w:val="none" w:sz="0" w:space="0" w:color="auto"/>
        <w:bottom w:val="none" w:sz="0" w:space="0" w:color="auto"/>
        <w:right w:val="none" w:sz="0" w:space="0" w:color="auto"/>
      </w:divBdr>
    </w:div>
    <w:div w:id="116338204">
      <w:marLeft w:val="640"/>
      <w:marRight w:val="0"/>
      <w:marTop w:val="0"/>
      <w:marBottom w:val="0"/>
      <w:divBdr>
        <w:top w:val="none" w:sz="0" w:space="0" w:color="auto"/>
        <w:left w:val="none" w:sz="0" w:space="0" w:color="auto"/>
        <w:bottom w:val="none" w:sz="0" w:space="0" w:color="auto"/>
        <w:right w:val="none" w:sz="0" w:space="0" w:color="auto"/>
      </w:divBdr>
    </w:div>
    <w:div w:id="116409598">
      <w:marLeft w:val="640"/>
      <w:marRight w:val="0"/>
      <w:marTop w:val="0"/>
      <w:marBottom w:val="0"/>
      <w:divBdr>
        <w:top w:val="none" w:sz="0" w:space="0" w:color="auto"/>
        <w:left w:val="none" w:sz="0" w:space="0" w:color="auto"/>
        <w:bottom w:val="none" w:sz="0" w:space="0" w:color="auto"/>
        <w:right w:val="none" w:sz="0" w:space="0" w:color="auto"/>
      </w:divBdr>
    </w:div>
    <w:div w:id="116485950">
      <w:marLeft w:val="640"/>
      <w:marRight w:val="0"/>
      <w:marTop w:val="0"/>
      <w:marBottom w:val="0"/>
      <w:divBdr>
        <w:top w:val="none" w:sz="0" w:space="0" w:color="auto"/>
        <w:left w:val="none" w:sz="0" w:space="0" w:color="auto"/>
        <w:bottom w:val="none" w:sz="0" w:space="0" w:color="auto"/>
        <w:right w:val="none" w:sz="0" w:space="0" w:color="auto"/>
      </w:divBdr>
    </w:div>
    <w:div w:id="116486251">
      <w:marLeft w:val="640"/>
      <w:marRight w:val="0"/>
      <w:marTop w:val="0"/>
      <w:marBottom w:val="0"/>
      <w:divBdr>
        <w:top w:val="none" w:sz="0" w:space="0" w:color="auto"/>
        <w:left w:val="none" w:sz="0" w:space="0" w:color="auto"/>
        <w:bottom w:val="none" w:sz="0" w:space="0" w:color="auto"/>
        <w:right w:val="none" w:sz="0" w:space="0" w:color="auto"/>
      </w:divBdr>
    </w:div>
    <w:div w:id="116529715">
      <w:marLeft w:val="640"/>
      <w:marRight w:val="0"/>
      <w:marTop w:val="0"/>
      <w:marBottom w:val="0"/>
      <w:divBdr>
        <w:top w:val="none" w:sz="0" w:space="0" w:color="auto"/>
        <w:left w:val="none" w:sz="0" w:space="0" w:color="auto"/>
        <w:bottom w:val="none" w:sz="0" w:space="0" w:color="auto"/>
        <w:right w:val="none" w:sz="0" w:space="0" w:color="auto"/>
      </w:divBdr>
    </w:div>
    <w:div w:id="116609069">
      <w:marLeft w:val="640"/>
      <w:marRight w:val="0"/>
      <w:marTop w:val="0"/>
      <w:marBottom w:val="0"/>
      <w:divBdr>
        <w:top w:val="none" w:sz="0" w:space="0" w:color="auto"/>
        <w:left w:val="none" w:sz="0" w:space="0" w:color="auto"/>
        <w:bottom w:val="none" w:sz="0" w:space="0" w:color="auto"/>
        <w:right w:val="none" w:sz="0" w:space="0" w:color="auto"/>
      </w:divBdr>
    </w:div>
    <w:div w:id="116682917">
      <w:marLeft w:val="640"/>
      <w:marRight w:val="0"/>
      <w:marTop w:val="0"/>
      <w:marBottom w:val="0"/>
      <w:divBdr>
        <w:top w:val="none" w:sz="0" w:space="0" w:color="auto"/>
        <w:left w:val="none" w:sz="0" w:space="0" w:color="auto"/>
        <w:bottom w:val="none" w:sz="0" w:space="0" w:color="auto"/>
        <w:right w:val="none" w:sz="0" w:space="0" w:color="auto"/>
      </w:divBdr>
    </w:div>
    <w:div w:id="116722489">
      <w:marLeft w:val="640"/>
      <w:marRight w:val="0"/>
      <w:marTop w:val="0"/>
      <w:marBottom w:val="0"/>
      <w:divBdr>
        <w:top w:val="none" w:sz="0" w:space="0" w:color="auto"/>
        <w:left w:val="none" w:sz="0" w:space="0" w:color="auto"/>
        <w:bottom w:val="none" w:sz="0" w:space="0" w:color="auto"/>
        <w:right w:val="none" w:sz="0" w:space="0" w:color="auto"/>
      </w:divBdr>
    </w:div>
    <w:div w:id="116803261">
      <w:marLeft w:val="640"/>
      <w:marRight w:val="0"/>
      <w:marTop w:val="0"/>
      <w:marBottom w:val="0"/>
      <w:divBdr>
        <w:top w:val="none" w:sz="0" w:space="0" w:color="auto"/>
        <w:left w:val="none" w:sz="0" w:space="0" w:color="auto"/>
        <w:bottom w:val="none" w:sz="0" w:space="0" w:color="auto"/>
        <w:right w:val="none" w:sz="0" w:space="0" w:color="auto"/>
      </w:divBdr>
    </w:div>
    <w:div w:id="116804618">
      <w:marLeft w:val="640"/>
      <w:marRight w:val="0"/>
      <w:marTop w:val="0"/>
      <w:marBottom w:val="0"/>
      <w:divBdr>
        <w:top w:val="none" w:sz="0" w:space="0" w:color="auto"/>
        <w:left w:val="none" w:sz="0" w:space="0" w:color="auto"/>
        <w:bottom w:val="none" w:sz="0" w:space="0" w:color="auto"/>
        <w:right w:val="none" w:sz="0" w:space="0" w:color="auto"/>
      </w:divBdr>
    </w:div>
    <w:div w:id="116805089">
      <w:marLeft w:val="640"/>
      <w:marRight w:val="0"/>
      <w:marTop w:val="0"/>
      <w:marBottom w:val="0"/>
      <w:divBdr>
        <w:top w:val="none" w:sz="0" w:space="0" w:color="auto"/>
        <w:left w:val="none" w:sz="0" w:space="0" w:color="auto"/>
        <w:bottom w:val="none" w:sz="0" w:space="0" w:color="auto"/>
        <w:right w:val="none" w:sz="0" w:space="0" w:color="auto"/>
      </w:divBdr>
    </w:div>
    <w:div w:id="116917546">
      <w:marLeft w:val="640"/>
      <w:marRight w:val="0"/>
      <w:marTop w:val="0"/>
      <w:marBottom w:val="0"/>
      <w:divBdr>
        <w:top w:val="none" w:sz="0" w:space="0" w:color="auto"/>
        <w:left w:val="none" w:sz="0" w:space="0" w:color="auto"/>
        <w:bottom w:val="none" w:sz="0" w:space="0" w:color="auto"/>
        <w:right w:val="none" w:sz="0" w:space="0" w:color="auto"/>
      </w:divBdr>
    </w:div>
    <w:div w:id="116918504">
      <w:marLeft w:val="640"/>
      <w:marRight w:val="0"/>
      <w:marTop w:val="0"/>
      <w:marBottom w:val="0"/>
      <w:divBdr>
        <w:top w:val="none" w:sz="0" w:space="0" w:color="auto"/>
        <w:left w:val="none" w:sz="0" w:space="0" w:color="auto"/>
        <w:bottom w:val="none" w:sz="0" w:space="0" w:color="auto"/>
        <w:right w:val="none" w:sz="0" w:space="0" w:color="auto"/>
      </w:divBdr>
    </w:div>
    <w:div w:id="116922996">
      <w:marLeft w:val="640"/>
      <w:marRight w:val="0"/>
      <w:marTop w:val="0"/>
      <w:marBottom w:val="0"/>
      <w:divBdr>
        <w:top w:val="none" w:sz="0" w:space="0" w:color="auto"/>
        <w:left w:val="none" w:sz="0" w:space="0" w:color="auto"/>
        <w:bottom w:val="none" w:sz="0" w:space="0" w:color="auto"/>
        <w:right w:val="none" w:sz="0" w:space="0" w:color="auto"/>
      </w:divBdr>
    </w:div>
    <w:div w:id="116948664">
      <w:marLeft w:val="640"/>
      <w:marRight w:val="0"/>
      <w:marTop w:val="0"/>
      <w:marBottom w:val="0"/>
      <w:divBdr>
        <w:top w:val="none" w:sz="0" w:space="0" w:color="auto"/>
        <w:left w:val="none" w:sz="0" w:space="0" w:color="auto"/>
        <w:bottom w:val="none" w:sz="0" w:space="0" w:color="auto"/>
        <w:right w:val="none" w:sz="0" w:space="0" w:color="auto"/>
      </w:divBdr>
    </w:div>
    <w:div w:id="116989721">
      <w:marLeft w:val="640"/>
      <w:marRight w:val="0"/>
      <w:marTop w:val="0"/>
      <w:marBottom w:val="0"/>
      <w:divBdr>
        <w:top w:val="none" w:sz="0" w:space="0" w:color="auto"/>
        <w:left w:val="none" w:sz="0" w:space="0" w:color="auto"/>
        <w:bottom w:val="none" w:sz="0" w:space="0" w:color="auto"/>
        <w:right w:val="none" w:sz="0" w:space="0" w:color="auto"/>
      </w:divBdr>
    </w:div>
    <w:div w:id="117066838">
      <w:marLeft w:val="640"/>
      <w:marRight w:val="0"/>
      <w:marTop w:val="0"/>
      <w:marBottom w:val="0"/>
      <w:divBdr>
        <w:top w:val="none" w:sz="0" w:space="0" w:color="auto"/>
        <w:left w:val="none" w:sz="0" w:space="0" w:color="auto"/>
        <w:bottom w:val="none" w:sz="0" w:space="0" w:color="auto"/>
        <w:right w:val="none" w:sz="0" w:space="0" w:color="auto"/>
      </w:divBdr>
    </w:div>
    <w:div w:id="117070188">
      <w:marLeft w:val="640"/>
      <w:marRight w:val="0"/>
      <w:marTop w:val="0"/>
      <w:marBottom w:val="0"/>
      <w:divBdr>
        <w:top w:val="none" w:sz="0" w:space="0" w:color="auto"/>
        <w:left w:val="none" w:sz="0" w:space="0" w:color="auto"/>
        <w:bottom w:val="none" w:sz="0" w:space="0" w:color="auto"/>
        <w:right w:val="none" w:sz="0" w:space="0" w:color="auto"/>
      </w:divBdr>
    </w:div>
    <w:div w:id="117070335">
      <w:marLeft w:val="640"/>
      <w:marRight w:val="0"/>
      <w:marTop w:val="0"/>
      <w:marBottom w:val="0"/>
      <w:divBdr>
        <w:top w:val="none" w:sz="0" w:space="0" w:color="auto"/>
        <w:left w:val="none" w:sz="0" w:space="0" w:color="auto"/>
        <w:bottom w:val="none" w:sz="0" w:space="0" w:color="auto"/>
        <w:right w:val="none" w:sz="0" w:space="0" w:color="auto"/>
      </w:divBdr>
    </w:div>
    <w:div w:id="117073377">
      <w:marLeft w:val="640"/>
      <w:marRight w:val="0"/>
      <w:marTop w:val="0"/>
      <w:marBottom w:val="0"/>
      <w:divBdr>
        <w:top w:val="none" w:sz="0" w:space="0" w:color="auto"/>
        <w:left w:val="none" w:sz="0" w:space="0" w:color="auto"/>
        <w:bottom w:val="none" w:sz="0" w:space="0" w:color="auto"/>
        <w:right w:val="none" w:sz="0" w:space="0" w:color="auto"/>
      </w:divBdr>
    </w:div>
    <w:div w:id="117112925">
      <w:marLeft w:val="640"/>
      <w:marRight w:val="0"/>
      <w:marTop w:val="0"/>
      <w:marBottom w:val="0"/>
      <w:divBdr>
        <w:top w:val="none" w:sz="0" w:space="0" w:color="auto"/>
        <w:left w:val="none" w:sz="0" w:space="0" w:color="auto"/>
        <w:bottom w:val="none" w:sz="0" w:space="0" w:color="auto"/>
        <w:right w:val="none" w:sz="0" w:space="0" w:color="auto"/>
      </w:divBdr>
    </w:div>
    <w:div w:id="117263018">
      <w:marLeft w:val="640"/>
      <w:marRight w:val="0"/>
      <w:marTop w:val="0"/>
      <w:marBottom w:val="0"/>
      <w:divBdr>
        <w:top w:val="none" w:sz="0" w:space="0" w:color="auto"/>
        <w:left w:val="none" w:sz="0" w:space="0" w:color="auto"/>
        <w:bottom w:val="none" w:sz="0" w:space="0" w:color="auto"/>
        <w:right w:val="none" w:sz="0" w:space="0" w:color="auto"/>
      </w:divBdr>
    </w:div>
    <w:div w:id="117266442">
      <w:marLeft w:val="640"/>
      <w:marRight w:val="0"/>
      <w:marTop w:val="0"/>
      <w:marBottom w:val="0"/>
      <w:divBdr>
        <w:top w:val="none" w:sz="0" w:space="0" w:color="auto"/>
        <w:left w:val="none" w:sz="0" w:space="0" w:color="auto"/>
        <w:bottom w:val="none" w:sz="0" w:space="0" w:color="auto"/>
        <w:right w:val="none" w:sz="0" w:space="0" w:color="auto"/>
      </w:divBdr>
    </w:div>
    <w:div w:id="117381681">
      <w:marLeft w:val="640"/>
      <w:marRight w:val="0"/>
      <w:marTop w:val="0"/>
      <w:marBottom w:val="0"/>
      <w:divBdr>
        <w:top w:val="none" w:sz="0" w:space="0" w:color="auto"/>
        <w:left w:val="none" w:sz="0" w:space="0" w:color="auto"/>
        <w:bottom w:val="none" w:sz="0" w:space="0" w:color="auto"/>
        <w:right w:val="none" w:sz="0" w:space="0" w:color="auto"/>
      </w:divBdr>
    </w:div>
    <w:div w:id="117453381">
      <w:marLeft w:val="640"/>
      <w:marRight w:val="0"/>
      <w:marTop w:val="0"/>
      <w:marBottom w:val="0"/>
      <w:divBdr>
        <w:top w:val="none" w:sz="0" w:space="0" w:color="auto"/>
        <w:left w:val="none" w:sz="0" w:space="0" w:color="auto"/>
        <w:bottom w:val="none" w:sz="0" w:space="0" w:color="auto"/>
        <w:right w:val="none" w:sz="0" w:space="0" w:color="auto"/>
      </w:divBdr>
    </w:div>
    <w:div w:id="117456234">
      <w:marLeft w:val="640"/>
      <w:marRight w:val="0"/>
      <w:marTop w:val="0"/>
      <w:marBottom w:val="0"/>
      <w:divBdr>
        <w:top w:val="none" w:sz="0" w:space="0" w:color="auto"/>
        <w:left w:val="none" w:sz="0" w:space="0" w:color="auto"/>
        <w:bottom w:val="none" w:sz="0" w:space="0" w:color="auto"/>
        <w:right w:val="none" w:sz="0" w:space="0" w:color="auto"/>
      </w:divBdr>
    </w:div>
    <w:div w:id="117650832">
      <w:marLeft w:val="640"/>
      <w:marRight w:val="0"/>
      <w:marTop w:val="0"/>
      <w:marBottom w:val="0"/>
      <w:divBdr>
        <w:top w:val="none" w:sz="0" w:space="0" w:color="auto"/>
        <w:left w:val="none" w:sz="0" w:space="0" w:color="auto"/>
        <w:bottom w:val="none" w:sz="0" w:space="0" w:color="auto"/>
        <w:right w:val="none" w:sz="0" w:space="0" w:color="auto"/>
      </w:divBdr>
    </w:div>
    <w:div w:id="117770954">
      <w:marLeft w:val="640"/>
      <w:marRight w:val="0"/>
      <w:marTop w:val="0"/>
      <w:marBottom w:val="0"/>
      <w:divBdr>
        <w:top w:val="none" w:sz="0" w:space="0" w:color="auto"/>
        <w:left w:val="none" w:sz="0" w:space="0" w:color="auto"/>
        <w:bottom w:val="none" w:sz="0" w:space="0" w:color="auto"/>
        <w:right w:val="none" w:sz="0" w:space="0" w:color="auto"/>
      </w:divBdr>
    </w:div>
    <w:div w:id="117796668">
      <w:marLeft w:val="640"/>
      <w:marRight w:val="0"/>
      <w:marTop w:val="0"/>
      <w:marBottom w:val="0"/>
      <w:divBdr>
        <w:top w:val="none" w:sz="0" w:space="0" w:color="auto"/>
        <w:left w:val="none" w:sz="0" w:space="0" w:color="auto"/>
        <w:bottom w:val="none" w:sz="0" w:space="0" w:color="auto"/>
        <w:right w:val="none" w:sz="0" w:space="0" w:color="auto"/>
      </w:divBdr>
    </w:div>
    <w:div w:id="117838239">
      <w:marLeft w:val="640"/>
      <w:marRight w:val="0"/>
      <w:marTop w:val="0"/>
      <w:marBottom w:val="0"/>
      <w:divBdr>
        <w:top w:val="none" w:sz="0" w:space="0" w:color="auto"/>
        <w:left w:val="none" w:sz="0" w:space="0" w:color="auto"/>
        <w:bottom w:val="none" w:sz="0" w:space="0" w:color="auto"/>
        <w:right w:val="none" w:sz="0" w:space="0" w:color="auto"/>
      </w:divBdr>
    </w:div>
    <w:div w:id="117918457">
      <w:marLeft w:val="640"/>
      <w:marRight w:val="0"/>
      <w:marTop w:val="0"/>
      <w:marBottom w:val="0"/>
      <w:divBdr>
        <w:top w:val="none" w:sz="0" w:space="0" w:color="auto"/>
        <w:left w:val="none" w:sz="0" w:space="0" w:color="auto"/>
        <w:bottom w:val="none" w:sz="0" w:space="0" w:color="auto"/>
        <w:right w:val="none" w:sz="0" w:space="0" w:color="auto"/>
      </w:divBdr>
    </w:div>
    <w:div w:id="117988257">
      <w:marLeft w:val="640"/>
      <w:marRight w:val="0"/>
      <w:marTop w:val="0"/>
      <w:marBottom w:val="0"/>
      <w:divBdr>
        <w:top w:val="none" w:sz="0" w:space="0" w:color="auto"/>
        <w:left w:val="none" w:sz="0" w:space="0" w:color="auto"/>
        <w:bottom w:val="none" w:sz="0" w:space="0" w:color="auto"/>
        <w:right w:val="none" w:sz="0" w:space="0" w:color="auto"/>
      </w:divBdr>
    </w:div>
    <w:div w:id="118031770">
      <w:marLeft w:val="640"/>
      <w:marRight w:val="0"/>
      <w:marTop w:val="0"/>
      <w:marBottom w:val="0"/>
      <w:divBdr>
        <w:top w:val="none" w:sz="0" w:space="0" w:color="auto"/>
        <w:left w:val="none" w:sz="0" w:space="0" w:color="auto"/>
        <w:bottom w:val="none" w:sz="0" w:space="0" w:color="auto"/>
        <w:right w:val="none" w:sz="0" w:space="0" w:color="auto"/>
      </w:divBdr>
    </w:div>
    <w:div w:id="118032337">
      <w:marLeft w:val="640"/>
      <w:marRight w:val="0"/>
      <w:marTop w:val="0"/>
      <w:marBottom w:val="0"/>
      <w:divBdr>
        <w:top w:val="none" w:sz="0" w:space="0" w:color="auto"/>
        <w:left w:val="none" w:sz="0" w:space="0" w:color="auto"/>
        <w:bottom w:val="none" w:sz="0" w:space="0" w:color="auto"/>
        <w:right w:val="none" w:sz="0" w:space="0" w:color="auto"/>
      </w:divBdr>
    </w:div>
    <w:div w:id="118106133">
      <w:marLeft w:val="640"/>
      <w:marRight w:val="0"/>
      <w:marTop w:val="0"/>
      <w:marBottom w:val="0"/>
      <w:divBdr>
        <w:top w:val="none" w:sz="0" w:space="0" w:color="auto"/>
        <w:left w:val="none" w:sz="0" w:space="0" w:color="auto"/>
        <w:bottom w:val="none" w:sz="0" w:space="0" w:color="auto"/>
        <w:right w:val="none" w:sz="0" w:space="0" w:color="auto"/>
      </w:divBdr>
    </w:div>
    <w:div w:id="118114775">
      <w:marLeft w:val="640"/>
      <w:marRight w:val="0"/>
      <w:marTop w:val="0"/>
      <w:marBottom w:val="0"/>
      <w:divBdr>
        <w:top w:val="none" w:sz="0" w:space="0" w:color="auto"/>
        <w:left w:val="none" w:sz="0" w:space="0" w:color="auto"/>
        <w:bottom w:val="none" w:sz="0" w:space="0" w:color="auto"/>
        <w:right w:val="none" w:sz="0" w:space="0" w:color="auto"/>
      </w:divBdr>
    </w:div>
    <w:div w:id="118230260">
      <w:marLeft w:val="640"/>
      <w:marRight w:val="0"/>
      <w:marTop w:val="0"/>
      <w:marBottom w:val="0"/>
      <w:divBdr>
        <w:top w:val="none" w:sz="0" w:space="0" w:color="auto"/>
        <w:left w:val="none" w:sz="0" w:space="0" w:color="auto"/>
        <w:bottom w:val="none" w:sz="0" w:space="0" w:color="auto"/>
        <w:right w:val="none" w:sz="0" w:space="0" w:color="auto"/>
      </w:divBdr>
    </w:div>
    <w:div w:id="118256951">
      <w:marLeft w:val="640"/>
      <w:marRight w:val="0"/>
      <w:marTop w:val="0"/>
      <w:marBottom w:val="0"/>
      <w:divBdr>
        <w:top w:val="none" w:sz="0" w:space="0" w:color="auto"/>
        <w:left w:val="none" w:sz="0" w:space="0" w:color="auto"/>
        <w:bottom w:val="none" w:sz="0" w:space="0" w:color="auto"/>
        <w:right w:val="none" w:sz="0" w:space="0" w:color="auto"/>
      </w:divBdr>
    </w:div>
    <w:div w:id="118259402">
      <w:marLeft w:val="640"/>
      <w:marRight w:val="0"/>
      <w:marTop w:val="0"/>
      <w:marBottom w:val="0"/>
      <w:divBdr>
        <w:top w:val="none" w:sz="0" w:space="0" w:color="auto"/>
        <w:left w:val="none" w:sz="0" w:space="0" w:color="auto"/>
        <w:bottom w:val="none" w:sz="0" w:space="0" w:color="auto"/>
        <w:right w:val="none" w:sz="0" w:space="0" w:color="auto"/>
      </w:divBdr>
    </w:div>
    <w:div w:id="118308924">
      <w:bodyDiv w:val="1"/>
      <w:marLeft w:val="0"/>
      <w:marRight w:val="0"/>
      <w:marTop w:val="0"/>
      <w:marBottom w:val="0"/>
      <w:divBdr>
        <w:top w:val="none" w:sz="0" w:space="0" w:color="auto"/>
        <w:left w:val="none" w:sz="0" w:space="0" w:color="auto"/>
        <w:bottom w:val="none" w:sz="0" w:space="0" w:color="auto"/>
        <w:right w:val="none" w:sz="0" w:space="0" w:color="auto"/>
      </w:divBdr>
    </w:div>
    <w:div w:id="118451099">
      <w:marLeft w:val="640"/>
      <w:marRight w:val="0"/>
      <w:marTop w:val="0"/>
      <w:marBottom w:val="0"/>
      <w:divBdr>
        <w:top w:val="none" w:sz="0" w:space="0" w:color="auto"/>
        <w:left w:val="none" w:sz="0" w:space="0" w:color="auto"/>
        <w:bottom w:val="none" w:sz="0" w:space="0" w:color="auto"/>
        <w:right w:val="none" w:sz="0" w:space="0" w:color="auto"/>
      </w:divBdr>
    </w:div>
    <w:div w:id="118572581">
      <w:marLeft w:val="640"/>
      <w:marRight w:val="0"/>
      <w:marTop w:val="0"/>
      <w:marBottom w:val="0"/>
      <w:divBdr>
        <w:top w:val="none" w:sz="0" w:space="0" w:color="auto"/>
        <w:left w:val="none" w:sz="0" w:space="0" w:color="auto"/>
        <w:bottom w:val="none" w:sz="0" w:space="0" w:color="auto"/>
        <w:right w:val="none" w:sz="0" w:space="0" w:color="auto"/>
      </w:divBdr>
    </w:div>
    <w:div w:id="118651153">
      <w:marLeft w:val="640"/>
      <w:marRight w:val="0"/>
      <w:marTop w:val="0"/>
      <w:marBottom w:val="0"/>
      <w:divBdr>
        <w:top w:val="none" w:sz="0" w:space="0" w:color="auto"/>
        <w:left w:val="none" w:sz="0" w:space="0" w:color="auto"/>
        <w:bottom w:val="none" w:sz="0" w:space="0" w:color="auto"/>
        <w:right w:val="none" w:sz="0" w:space="0" w:color="auto"/>
      </w:divBdr>
    </w:div>
    <w:div w:id="118651320">
      <w:marLeft w:val="640"/>
      <w:marRight w:val="0"/>
      <w:marTop w:val="0"/>
      <w:marBottom w:val="0"/>
      <w:divBdr>
        <w:top w:val="none" w:sz="0" w:space="0" w:color="auto"/>
        <w:left w:val="none" w:sz="0" w:space="0" w:color="auto"/>
        <w:bottom w:val="none" w:sz="0" w:space="0" w:color="auto"/>
        <w:right w:val="none" w:sz="0" w:space="0" w:color="auto"/>
      </w:divBdr>
    </w:div>
    <w:div w:id="118690530">
      <w:marLeft w:val="640"/>
      <w:marRight w:val="0"/>
      <w:marTop w:val="0"/>
      <w:marBottom w:val="0"/>
      <w:divBdr>
        <w:top w:val="none" w:sz="0" w:space="0" w:color="auto"/>
        <w:left w:val="none" w:sz="0" w:space="0" w:color="auto"/>
        <w:bottom w:val="none" w:sz="0" w:space="0" w:color="auto"/>
        <w:right w:val="none" w:sz="0" w:space="0" w:color="auto"/>
      </w:divBdr>
    </w:div>
    <w:div w:id="118767383">
      <w:marLeft w:val="640"/>
      <w:marRight w:val="0"/>
      <w:marTop w:val="0"/>
      <w:marBottom w:val="0"/>
      <w:divBdr>
        <w:top w:val="none" w:sz="0" w:space="0" w:color="auto"/>
        <w:left w:val="none" w:sz="0" w:space="0" w:color="auto"/>
        <w:bottom w:val="none" w:sz="0" w:space="0" w:color="auto"/>
        <w:right w:val="none" w:sz="0" w:space="0" w:color="auto"/>
      </w:divBdr>
    </w:div>
    <w:div w:id="118846315">
      <w:marLeft w:val="640"/>
      <w:marRight w:val="0"/>
      <w:marTop w:val="0"/>
      <w:marBottom w:val="0"/>
      <w:divBdr>
        <w:top w:val="none" w:sz="0" w:space="0" w:color="auto"/>
        <w:left w:val="none" w:sz="0" w:space="0" w:color="auto"/>
        <w:bottom w:val="none" w:sz="0" w:space="0" w:color="auto"/>
        <w:right w:val="none" w:sz="0" w:space="0" w:color="auto"/>
      </w:divBdr>
    </w:div>
    <w:div w:id="118886394">
      <w:marLeft w:val="640"/>
      <w:marRight w:val="0"/>
      <w:marTop w:val="0"/>
      <w:marBottom w:val="0"/>
      <w:divBdr>
        <w:top w:val="none" w:sz="0" w:space="0" w:color="auto"/>
        <w:left w:val="none" w:sz="0" w:space="0" w:color="auto"/>
        <w:bottom w:val="none" w:sz="0" w:space="0" w:color="auto"/>
        <w:right w:val="none" w:sz="0" w:space="0" w:color="auto"/>
      </w:divBdr>
    </w:div>
    <w:div w:id="118888212">
      <w:marLeft w:val="640"/>
      <w:marRight w:val="0"/>
      <w:marTop w:val="0"/>
      <w:marBottom w:val="0"/>
      <w:divBdr>
        <w:top w:val="none" w:sz="0" w:space="0" w:color="auto"/>
        <w:left w:val="none" w:sz="0" w:space="0" w:color="auto"/>
        <w:bottom w:val="none" w:sz="0" w:space="0" w:color="auto"/>
        <w:right w:val="none" w:sz="0" w:space="0" w:color="auto"/>
      </w:divBdr>
    </w:div>
    <w:div w:id="118960694">
      <w:marLeft w:val="640"/>
      <w:marRight w:val="0"/>
      <w:marTop w:val="0"/>
      <w:marBottom w:val="0"/>
      <w:divBdr>
        <w:top w:val="none" w:sz="0" w:space="0" w:color="auto"/>
        <w:left w:val="none" w:sz="0" w:space="0" w:color="auto"/>
        <w:bottom w:val="none" w:sz="0" w:space="0" w:color="auto"/>
        <w:right w:val="none" w:sz="0" w:space="0" w:color="auto"/>
      </w:divBdr>
    </w:div>
    <w:div w:id="119030503">
      <w:marLeft w:val="640"/>
      <w:marRight w:val="0"/>
      <w:marTop w:val="0"/>
      <w:marBottom w:val="0"/>
      <w:divBdr>
        <w:top w:val="none" w:sz="0" w:space="0" w:color="auto"/>
        <w:left w:val="none" w:sz="0" w:space="0" w:color="auto"/>
        <w:bottom w:val="none" w:sz="0" w:space="0" w:color="auto"/>
        <w:right w:val="none" w:sz="0" w:space="0" w:color="auto"/>
      </w:divBdr>
    </w:div>
    <w:div w:id="119081970">
      <w:marLeft w:val="640"/>
      <w:marRight w:val="0"/>
      <w:marTop w:val="0"/>
      <w:marBottom w:val="0"/>
      <w:divBdr>
        <w:top w:val="none" w:sz="0" w:space="0" w:color="auto"/>
        <w:left w:val="none" w:sz="0" w:space="0" w:color="auto"/>
        <w:bottom w:val="none" w:sz="0" w:space="0" w:color="auto"/>
        <w:right w:val="none" w:sz="0" w:space="0" w:color="auto"/>
      </w:divBdr>
    </w:div>
    <w:div w:id="119082059">
      <w:marLeft w:val="640"/>
      <w:marRight w:val="0"/>
      <w:marTop w:val="0"/>
      <w:marBottom w:val="0"/>
      <w:divBdr>
        <w:top w:val="none" w:sz="0" w:space="0" w:color="auto"/>
        <w:left w:val="none" w:sz="0" w:space="0" w:color="auto"/>
        <w:bottom w:val="none" w:sz="0" w:space="0" w:color="auto"/>
        <w:right w:val="none" w:sz="0" w:space="0" w:color="auto"/>
      </w:divBdr>
    </w:div>
    <w:div w:id="119157354">
      <w:marLeft w:val="640"/>
      <w:marRight w:val="0"/>
      <w:marTop w:val="0"/>
      <w:marBottom w:val="0"/>
      <w:divBdr>
        <w:top w:val="none" w:sz="0" w:space="0" w:color="auto"/>
        <w:left w:val="none" w:sz="0" w:space="0" w:color="auto"/>
        <w:bottom w:val="none" w:sz="0" w:space="0" w:color="auto"/>
        <w:right w:val="none" w:sz="0" w:space="0" w:color="auto"/>
      </w:divBdr>
    </w:div>
    <w:div w:id="119224867">
      <w:marLeft w:val="640"/>
      <w:marRight w:val="0"/>
      <w:marTop w:val="0"/>
      <w:marBottom w:val="0"/>
      <w:divBdr>
        <w:top w:val="none" w:sz="0" w:space="0" w:color="auto"/>
        <w:left w:val="none" w:sz="0" w:space="0" w:color="auto"/>
        <w:bottom w:val="none" w:sz="0" w:space="0" w:color="auto"/>
        <w:right w:val="none" w:sz="0" w:space="0" w:color="auto"/>
      </w:divBdr>
    </w:div>
    <w:div w:id="119303134">
      <w:marLeft w:val="640"/>
      <w:marRight w:val="0"/>
      <w:marTop w:val="0"/>
      <w:marBottom w:val="0"/>
      <w:divBdr>
        <w:top w:val="none" w:sz="0" w:space="0" w:color="auto"/>
        <w:left w:val="none" w:sz="0" w:space="0" w:color="auto"/>
        <w:bottom w:val="none" w:sz="0" w:space="0" w:color="auto"/>
        <w:right w:val="none" w:sz="0" w:space="0" w:color="auto"/>
      </w:divBdr>
    </w:div>
    <w:div w:id="119304304">
      <w:marLeft w:val="640"/>
      <w:marRight w:val="0"/>
      <w:marTop w:val="0"/>
      <w:marBottom w:val="0"/>
      <w:divBdr>
        <w:top w:val="none" w:sz="0" w:space="0" w:color="auto"/>
        <w:left w:val="none" w:sz="0" w:space="0" w:color="auto"/>
        <w:bottom w:val="none" w:sz="0" w:space="0" w:color="auto"/>
        <w:right w:val="none" w:sz="0" w:space="0" w:color="auto"/>
      </w:divBdr>
    </w:div>
    <w:div w:id="119341940">
      <w:marLeft w:val="640"/>
      <w:marRight w:val="0"/>
      <w:marTop w:val="0"/>
      <w:marBottom w:val="0"/>
      <w:divBdr>
        <w:top w:val="none" w:sz="0" w:space="0" w:color="auto"/>
        <w:left w:val="none" w:sz="0" w:space="0" w:color="auto"/>
        <w:bottom w:val="none" w:sz="0" w:space="0" w:color="auto"/>
        <w:right w:val="none" w:sz="0" w:space="0" w:color="auto"/>
      </w:divBdr>
    </w:div>
    <w:div w:id="119422537">
      <w:marLeft w:val="640"/>
      <w:marRight w:val="0"/>
      <w:marTop w:val="0"/>
      <w:marBottom w:val="0"/>
      <w:divBdr>
        <w:top w:val="none" w:sz="0" w:space="0" w:color="auto"/>
        <w:left w:val="none" w:sz="0" w:space="0" w:color="auto"/>
        <w:bottom w:val="none" w:sz="0" w:space="0" w:color="auto"/>
        <w:right w:val="none" w:sz="0" w:space="0" w:color="auto"/>
      </w:divBdr>
    </w:div>
    <w:div w:id="119500174">
      <w:marLeft w:val="640"/>
      <w:marRight w:val="0"/>
      <w:marTop w:val="0"/>
      <w:marBottom w:val="0"/>
      <w:divBdr>
        <w:top w:val="none" w:sz="0" w:space="0" w:color="auto"/>
        <w:left w:val="none" w:sz="0" w:space="0" w:color="auto"/>
        <w:bottom w:val="none" w:sz="0" w:space="0" w:color="auto"/>
        <w:right w:val="none" w:sz="0" w:space="0" w:color="auto"/>
      </w:divBdr>
    </w:div>
    <w:div w:id="119616242">
      <w:marLeft w:val="640"/>
      <w:marRight w:val="0"/>
      <w:marTop w:val="0"/>
      <w:marBottom w:val="0"/>
      <w:divBdr>
        <w:top w:val="none" w:sz="0" w:space="0" w:color="auto"/>
        <w:left w:val="none" w:sz="0" w:space="0" w:color="auto"/>
        <w:bottom w:val="none" w:sz="0" w:space="0" w:color="auto"/>
        <w:right w:val="none" w:sz="0" w:space="0" w:color="auto"/>
      </w:divBdr>
    </w:div>
    <w:div w:id="119619253">
      <w:marLeft w:val="640"/>
      <w:marRight w:val="0"/>
      <w:marTop w:val="0"/>
      <w:marBottom w:val="0"/>
      <w:divBdr>
        <w:top w:val="none" w:sz="0" w:space="0" w:color="auto"/>
        <w:left w:val="none" w:sz="0" w:space="0" w:color="auto"/>
        <w:bottom w:val="none" w:sz="0" w:space="0" w:color="auto"/>
        <w:right w:val="none" w:sz="0" w:space="0" w:color="auto"/>
      </w:divBdr>
    </w:div>
    <w:div w:id="119619490">
      <w:marLeft w:val="640"/>
      <w:marRight w:val="0"/>
      <w:marTop w:val="0"/>
      <w:marBottom w:val="0"/>
      <w:divBdr>
        <w:top w:val="none" w:sz="0" w:space="0" w:color="auto"/>
        <w:left w:val="none" w:sz="0" w:space="0" w:color="auto"/>
        <w:bottom w:val="none" w:sz="0" w:space="0" w:color="auto"/>
        <w:right w:val="none" w:sz="0" w:space="0" w:color="auto"/>
      </w:divBdr>
    </w:div>
    <w:div w:id="119686186">
      <w:marLeft w:val="640"/>
      <w:marRight w:val="0"/>
      <w:marTop w:val="0"/>
      <w:marBottom w:val="0"/>
      <w:divBdr>
        <w:top w:val="none" w:sz="0" w:space="0" w:color="auto"/>
        <w:left w:val="none" w:sz="0" w:space="0" w:color="auto"/>
        <w:bottom w:val="none" w:sz="0" w:space="0" w:color="auto"/>
        <w:right w:val="none" w:sz="0" w:space="0" w:color="auto"/>
      </w:divBdr>
    </w:div>
    <w:div w:id="119735196">
      <w:marLeft w:val="640"/>
      <w:marRight w:val="0"/>
      <w:marTop w:val="0"/>
      <w:marBottom w:val="0"/>
      <w:divBdr>
        <w:top w:val="none" w:sz="0" w:space="0" w:color="auto"/>
        <w:left w:val="none" w:sz="0" w:space="0" w:color="auto"/>
        <w:bottom w:val="none" w:sz="0" w:space="0" w:color="auto"/>
        <w:right w:val="none" w:sz="0" w:space="0" w:color="auto"/>
      </w:divBdr>
    </w:div>
    <w:div w:id="119962666">
      <w:marLeft w:val="640"/>
      <w:marRight w:val="0"/>
      <w:marTop w:val="0"/>
      <w:marBottom w:val="0"/>
      <w:divBdr>
        <w:top w:val="none" w:sz="0" w:space="0" w:color="auto"/>
        <w:left w:val="none" w:sz="0" w:space="0" w:color="auto"/>
        <w:bottom w:val="none" w:sz="0" w:space="0" w:color="auto"/>
        <w:right w:val="none" w:sz="0" w:space="0" w:color="auto"/>
      </w:divBdr>
    </w:div>
    <w:div w:id="120073286">
      <w:marLeft w:val="640"/>
      <w:marRight w:val="0"/>
      <w:marTop w:val="0"/>
      <w:marBottom w:val="0"/>
      <w:divBdr>
        <w:top w:val="none" w:sz="0" w:space="0" w:color="auto"/>
        <w:left w:val="none" w:sz="0" w:space="0" w:color="auto"/>
        <w:bottom w:val="none" w:sz="0" w:space="0" w:color="auto"/>
        <w:right w:val="none" w:sz="0" w:space="0" w:color="auto"/>
      </w:divBdr>
    </w:div>
    <w:div w:id="120152182">
      <w:marLeft w:val="640"/>
      <w:marRight w:val="0"/>
      <w:marTop w:val="0"/>
      <w:marBottom w:val="0"/>
      <w:divBdr>
        <w:top w:val="none" w:sz="0" w:space="0" w:color="auto"/>
        <w:left w:val="none" w:sz="0" w:space="0" w:color="auto"/>
        <w:bottom w:val="none" w:sz="0" w:space="0" w:color="auto"/>
        <w:right w:val="none" w:sz="0" w:space="0" w:color="auto"/>
      </w:divBdr>
    </w:div>
    <w:div w:id="120154718">
      <w:marLeft w:val="640"/>
      <w:marRight w:val="0"/>
      <w:marTop w:val="0"/>
      <w:marBottom w:val="0"/>
      <w:divBdr>
        <w:top w:val="none" w:sz="0" w:space="0" w:color="auto"/>
        <w:left w:val="none" w:sz="0" w:space="0" w:color="auto"/>
        <w:bottom w:val="none" w:sz="0" w:space="0" w:color="auto"/>
        <w:right w:val="none" w:sz="0" w:space="0" w:color="auto"/>
      </w:divBdr>
    </w:div>
    <w:div w:id="120196498">
      <w:marLeft w:val="640"/>
      <w:marRight w:val="0"/>
      <w:marTop w:val="0"/>
      <w:marBottom w:val="0"/>
      <w:divBdr>
        <w:top w:val="none" w:sz="0" w:space="0" w:color="auto"/>
        <w:left w:val="none" w:sz="0" w:space="0" w:color="auto"/>
        <w:bottom w:val="none" w:sz="0" w:space="0" w:color="auto"/>
        <w:right w:val="none" w:sz="0" w:space="0" w:color="auto"/>
      </w:divBdr>
    </w:div>
    <w:div w:id="120265930">
      <w:marLeft w:val="640"/>
      <w:marRight w:val="0"/>
      <w:marTop w:val="0"/>
      <w:marBottom w:val="0"/>
      <w:divBdr>
        <w:top w:val="none" w:sz="0" w:space="0" w:color="auto"/>
        <w:left w:val="none" w:sz="0" w:space="0" w:color="auto"/>
        <w:bottom w:val="none" w:sz="0" w:space="0" w:color="auto"/>
        <w:right w:val="none" w:sz="0" w:space="0" w:color="auto"/>
      </w:divBdr>
    </w:div>
    <w:div w:id="120341135">
      <w:marLeft w:val="640"/>
      <w:marRight w:val="0"/>
      <w:marTop w:val="0"/>
      <w:marBottom w:val="0"/>
      <w:divBdr>
        <w:top w:val="none" w:sz="0" w:space="0" w:color="auto"/>
        <w:left w:val="none" w:sz="0" w:space="0" w:color="auto"/>
        <w:bottom w:val="none" w:sz="0" w:space="0" w:color="auto"/>
        <w:right w:val="none" w:sz="0" w:space="0" w:color="auto"/>
      </w:divBdr>
    </w:div>
    <w:div w:id="120416064">
      <w:marLeft w:val="640"/>
      <w:marRight w:val="0"/>
      <w:marTop w:val="0"/>
      <w:marBottom w:val="0"/>
      <w:divBdr>
        <w:top w:val="none" w:sz="0" w:space="0" w:color="auto"/>
        <w:left w:val="none" w:sz="0" w:space="0" w:color="auto"/>
        <w:bottom w:val="none" w:sz="0" w:space="0" w:color="auto"/>
        <w:right w:val="none" w:sz="0" w:space="0" w:color="auto"/>
      </w:divBdr>
    </w:div>
    <w:div w:id="120459399">
      <w:marLeft w:val="640"/>
      <w:marRight w:val="0"/>
      <w:marTop w:val="0"/>
      <w:marBottom w:val="0"/>
      <w:divBdr>
        <w:top w:val="none" w:sz="0" w:space="0" w:color="auto"/>
        <w:left w:val="none" w:sz="0" w:space="0" w:color="auto"/>
        <w:bottom w:val="none" w:sz="0" w:space="0" w:color="auto"/>
        <w:right w:val="none" w:sz="0" w:space="0" w:color="auto"/>
      </w:divBdr>
    </w:div>
    <w:div w:id="120465693">
      <w:marLeft w:val="640"/>
      <w:marRight w:val="0"/>
      <w:marTop w:val="0"/>
      <w:marBottom w:val="0"/>
      <w:divBdr>
        <w:top w:val="none" w:sz="0" w:space="0" w:color="auto"/>
        <w:left w:val="none" w:sz="0" w:space="0" w:color="auto"/>
        <w:bottom w:val="none" w:sz="0" w:space="0" w:color="auto"/>
        <w:right w:val="none" w:sz="0" w:space="0" w:color="auto"/>
      </w:divBdr>
    </w:div>
    <w:div w:id="120466485">
      <w:marLeft w:val="640"/>
      <w:marRight w:val="0"/>
      <w:marTop w:val="0"/>
      <w:marBottom w:val="0"/>
      <w:divBdr>
        <w:top w:val="none" w:sz="0" w:space="0" w:color="auto"/>
        <w:left w:val="none" w:sz="0" w:space="0" w:color="auto"/>
        <w:bottom w:val="none" w:sz="0" w:space="0" w:color="auto"/>
        <w:right w:val="none" w:sz="0" w:space="0" w:color="auto"/>
      </w:divBdr>
    </w:div>
    <w:div w:id="120618313">
      <w:marLeft w:val="640"/>
      <w:marRight w:val="0"/>
      <w:marTop w:val="0"/>
      <w:marBottom w:val="0"/>
      <w:divBdr>
        <w:top w:val="none" w:sz="0" w:space="0" w:color="auto"/>
        <w:left w:val="none" w:sz="0" w:space="0" w:color="auto"/>
        <w:bottom w:val="none" w:sz="0" w:space="0" w:color="auto"/>
        <w:right w:val="none" w:sz="0" w:space="0" w:color="auto"/>
      </w:divBdr>
    </w:div>
    <w:div w:id="120730991">
      <w:marLeft w:val="640"/>
      <w:marRight w:val="0"/>
      <w:marTop w:val="0"/>
      <w:marBottom w:val="0"/>
      <w:divBdr>
        <w:top w:val="none" w:sz="0" w:space="0" w:color="auto"/>
        <w:left w:val="none" w:sz="0" w:space="0" w:color="auto"/>
        <w:bottom w:val="none" w:sz="0" w:space="0" w:color="auto"/>
        <w:right w:val="none" w:sz="0" w:space="0" w:color="auto"/>
      </w:divBdr>
    </w:div>
    <w:div w:id="120807074">
      <w:marLeft w:val="640"/>
      <w:marRight w:val="0"/>
      <w:marTop w:val="0"/>
      <w:marBottom w:val="0"/>
      <w:divBdr>
        <w:top w:val="none" w:sz="0" w:space="0" w:color="auto"/>
        <w:left w:val="none" w:sz="0" w:space="0" w:color="auto"/>
        <w:bottom w:val="none" w:sz="0" w:space="0" w:color="auto"/>
        <w:right w:val="none" w:sz="0" w:space="0" w:color="auto"/>
      </w:divBdr>
    </w:div>
    <w:div w:id="120812311">
      <w:marLeft w:val="640"/>
      <w:marRight w:val="0"/>
      <w:marTop w:val="0"/>
      <w:marBottom w:val="0"/>
      <w:divBdr>
        <w:top w:val="none" w:sz="0" w:space="0" w:color="auto"/>
        <w:left w:val="none" w:sz="0" w:space="0" w:color="auto"/>
        <w:bottom w:val="none" w:sz="0" w:space="0" w:color="auto"/>
        <w:right w:val="none" w:sz="0" w:space="0" w:color="auto"/>
      </w:divBdr>
    </w:div>
    <w:div w:id="120848929">
      <w:marLeft w:val="640"/>
      <w:marRight w:val="0"/>
      <w:marTop w:val="0"/>
      <w:marBottom w:val="0"/>
      <w:divBdr>
        <w:top w:val="none" w:sz="0" w:space="0" w:color="auto"/>
        <w:left w:val="none" w:sz="0" w:space="0" w:color="auto"/>
        <w:bottom w:val="none" w:sz="0" w:space="0" w:color="auto"/>
        <w:right w:val="none" w:sz="0" w:space="0" w:color="auto"/>
      </w:divBdr>
    </w:div>
    <w:div w:id="120851411">
      <w:marLeft w:val="640"/>
      <w:marRight w:val="0"/>
      <w:marTop w:val="0"/>
      <w:marBottom w:val="0"/>
      <w:divBdr>
        <w:top w:val="none" w:sz="0" w:space="0" w:color="auto"/>
        <w:left w:val="none" w:sz="0" w:space="0" w:color="auto"/>
        <w:bottom w:val="none" w:sz="0" w:space="0" w:color="auto"/>
        <w:right w:val="none" w:sz="0" w:space="0" w:color="auto"/>
      </w:divBdr>
    </w:div>
    <w:div w:id="120921547">
      <w:marLeft w:val="640"/>
      <w:marRight w:val="0"/>
      <w:marTop w:val="0"/>
      <w:marBottom w:val="0"/>
      <w:divBdr>
        <w:top w:val="none" w:sz="0" w:space="0" w:color="auto"/>
        <w:left w:val="none" w:sz="0" w:space="0" w:color="auto"/>
        <w:bottom w:val="none" w:sz="0" w:space="0" w:color="auto"/>
        <w:right w:val="none" w:sz="0" w:space="0" w:color="auto"/>
      </w:divBdr>
    </w:div>
    <w:div w:id="120923507">
      <w:marLeft w:val="640"/>
      <w:marRight w:val="0"/>
      <w:marTop w:val="0"/>
      <w:marBottom w:val="0"/>
      <w:divBdr>
        <w:top w:val="none" w:sz="0" w:space="0" w:color="auto"/>
        <w:left w:val="none" w:sz="0" w:space="0" w:color="auto"/>
        <w:bottom w:val="none" w:sz="0" w:space="0" w:color="auto"/>
        <w:right w:val="none" w:sz="0" w:space="0" w:color="auto"/>
      </w:divBdr>
    </w:div>
    <w:div w:id="120999676">
      <w:marLeft w:val="640"/>
      <w:marRight w:val="0"/>
      <w:marTop w:val="0"/>
      <w:marBottom w:val="0"/>
      <w:divBdr>
        <w:top w:val="none" w:sz="0" w:space="0" w:color="auto"/>
        <w:left w:val="none" w:sz="0" w:space="0" w:color="auto"/>
        <w:bottom w:val="none" w:sz="0" w:space="0" w:color="auto"/>
        <w:right w:val="none" w:sz="0" w:space="0" w:color="auto"/>
      </w:divBdr>
    </w:div>
    <w:div w:id="121074927">
      <w:marLeft w:val="640"/>
      <w:marRight w:val="0"/>
      <w:marTop w:val="0"/>
      <w:marBottom w:val="0"/>
      <w:divBdr>
        <w:top w:val="none" w:sz="0" w:space="0" w:color="auto"/>
        <w:left w:val="none" w:sz="0" w:space="0" w:color="auto"/>
        <w:bottom w:val="none" w:sz="0" w:space="0" w:color="auto"/>
        <w:right w:val="none" w:sz="0" w:space="0" w:color="auto"/>
      </w:divBdr>
    </w:div>
    <w:div w:id="121114770">
      <w:marLeft w:val="640"/>
      <w:marRight w:val="0"/>
      <w:marTop w:val="0"/>
      <w:marBottom w:val="0"/>
      <w:divBdr>
        <w:top w:val="none" w:sz="0" w:space="0" w:color="auto"/>
        <w:left w:val="none" w:sz="0" w:space="0" w:color="auto"/>
        <w:bottom w:val="none" w:sz="0" w:space="0" w:color="auto"/>
        <w:right w:val="none" w:sz="0" w:space="0" w:color="auto"/>
      </w:divBdr>
    </w:div>
    <w:div w:id="121192382">
      <w:marLeft w:val="640"/>
      <w:marRight w:val="0"/>
      <w:marTop w:val="0"/>
      <w:marBottom w:val="0"/>
      <w:divBdr>
        <w:top w:val="none" w:sz="0" w:space="0" w:color="auto"/>
        <w:left w:val="none" w:sz="0" w:space="0" w:color="auto"/>
        <w:bottom w:val="none" w:sz="0" w:space="0" w:color="auto"/>
        <w:right w:val="none" w:sz="0" w:space="0" w:color="auto"/>
      </w:divBdr>
    </w:div>
    <w:div w:id="121194157">
      <w:marLeft w:val="640"/>
      <w:marRight w:val="0"/>
      <w:marTop w:val="0"/>
      <w:marBottom w:val="0"/>
      <w:divBdr>
        <w:top w:val="none" w:sz="0" w:space="0" w:color="auto"/>
        <w:left w:val="none" w:sz="0" w:space="0" w:color="auto"/>
        <w:bottom w:val="none" w:sz="0" w:space="0" w:color="auto"/>
        <w:right w:val="none" w:sz="0" w:space="0" w:color="auto"/>
      </w:divBdr>
    </w:div>
    <w:div w:id="121313930">
      <w:marLeft w:val="640"/>
      <w:marRight w:val="0"/>
      <w:marTop w:val="0"/>
      <w:marBottom w:val="0"/>
      <w:divBdr>
        <w:top w:val="none" w:sz="0" w:space="0" w:color="auto"/>
        <w:left w:val="none" w:sz="0" w:space="0" w:color="auto"/>
        <w:bottom w:val="none" w:sz="0" w:space="0" w:color="auto"/>
        <w:right w:val="none" w:sz="0" w:space="0" w:color="auto"/>
      </w:divBdr>
    </w:div>
    <w:div w:id="121386828">
      <w:marLeft w:val="640"/>
      <w:marRight w:val="0"/>
      <w:marTop w:val="0"/>
      <w:marBottom w:val="0"/>
      <w:divBdr>
        <w:top w:val="none" w:sz="0" w:space="0" w:color="auto"/>
        <w:left w:val="none" w:sz="0" w:space="0" w:color="auto"/>
        <w:bottom w:val="none" w:sz="0" w:space="0" w:color="auto"/>
        <w:right w:val="none" w:sz="0" w:space="0" w:color="auto"/>
      </w:divBdr>
    </w:div>
    <w:div w:id="121504483">
      <w:marLeft w:val="640"/>
      <w:marRight w:val="0"/>
      <w:marTop w:val="0"/>
      <w:marBottom w:val="0"/>
      <w:divBdr>
        <w:top w:val="none" w:sz="0" w:space="0" w:color="auto"/>
        <w:left w:val="none" w:sz="0" w:space="0" w:color="auto"/>
        <w:bottom w:val="none" w:sz="0" w:space="0" w:color="auto"/>
        <w:right w:val="none" w:sz="0" w:space="0" w:color="auto"/>
      </w:divBdr>
    </w:div>
    <w:div w:id="121504948">
      <w:marLeft w:val="640"/>
      <w:marRight w:val="0"/>
      <w:marTop w:val="0"/>
      <w:marBottom w:val="0"/>
      <w:divBdr>
        <w:top w:val="none" w:sz="0" w:space="0" w:color="auto"/>
        <w:left w:val="none" w:sz="0" w:space="0" w:color="auto"/>
        <w:bottom w:val="none" w:sz="0" w:space="0" w:color="auto"/>
        <w:right w:val="none" w:sz="0" w:space="0" w:color="auto"/>
      </w:divBdr>
    </w:div>
    <w:div w:id="121579994">
      <w:marLeft w:val="640"/>
      <w:marRight w:val="0"/>
      <w:marTop w:val="0"/>
      <w:marBottom w:val="0"/>
      <w:divBdr>
        <w:top w:val="none" w:sz="0" w:space="0" w:color="auto"/>
        <w:left w:val="none" w:sz="0" w:space="0" w:color="auto"/>
        <w:bottom w:val="none" w:sz="0" w:space="0" w:color="auto"/>
        <w:right w:val="none" w:sz="0" w:space="0" w:color="auto"/>
      </w:divBdr>
    </w:div>
    <w:div w:id="121651442">
      <w:marLeft w:val="640"/>
      <w:marRight w:val="0"/>
      <w:marTop w:val="0"/>
      <w:marBottom w:val="0"/>
      <w:divBdr>
        <w:top w:val="none" w:sz="0" w:space="0" w:color="auto"/>
        <w:left w:val="none" w:sz="0" w:space="0" w:color="auto"/>
        <w:bottom w:val="none" w:sz="0" w:space="0" w:color="auto"/>
        <w:right w:val="none" w:sz="0" w:space="0" w:color="auto"/>
      </w:divBdr>
    </w:div>
    <w:div w:id="121657384">
      <w:marLeft w:val="640"/>
      <w:marRight w:val="0"/>
      <w:marTop w:val="0"/>
      <w:marBottom w:val="0"/>
      <w:divBdr>
        <w:top w:val="none" w:sz="0" w:space="0" w:color="auto"/>
        <w:left w:val="none" w:sz="0" w:space="0" w:color="auto"/>
        <w:bottom w:val="none" w:sz="0" w:space="0" w:color="auto"/>
        <w:right w:val="none" w:sz="0" w:space="0" w:color="auto"/>
      </w:divBdr>
    </w:div>
    <w:div w:id="121658319">
      <w:marLeft w:val="640"/>
      <w:marRight w:val="0"/>
      <w:marTop w:val="0"/>
      <w:marBottom w:val="0"/>
      <w:divBdr>
        <w:top w:val="none" w:sz="0" w:space="0" w:color="auto"/>
        <w:left w:val="none" w:sz="0" w:space="0" w:color="auto"/>
        <w:bottom w:val="none" w:sz="0" w:space="0" w:color="auto"/>
        <w:right w:val="none" w:sz="0" w:space="0" w:color="auto"/>
      </w:divBdr>
    </w:div>
    <w:div w:id="121729823">
      <w:marLeft w:val="640"/>
      <w:marRight w:val="0"/>
      <w:marTop w:val="0"/>
      <w:marBottom w:val="0"/>
      <w:divBdr>
        <w:top w:val="none" w:sz="0" w:space="0" w:color="auto"/>
        <w:left w:val="none" w:sz="0" w:space="0" w:color="auto"/>
        <w:bottom w:val="none" w:sz="0" w:space="0" w:color="auto"/>
        <w:right w:val="none" w:sz="0" w:space="0" w:color="auto"/>
      </w:divBdr>
    </w:div>
    <w:div w:id="121772267">
      <w:marLeft w:val="640"/>
      <w:marRight w:val="0"/>
      <w:marTop w:val="0"/>
      <w:marBottom w:val="0"/>
      <w:divBdr>
        <w:top w:val="none" w:sz="0" w:space="0" w:color="auto"/>
        <w:left w:val="none" w:sz="0" w:space="0" w:color="auto"/>
        <w:bottom w:val="none" w:sz="0" w:space="0" w:color="auto"/>
        <w:right w:val="none" w:sz="0" w:space="0" w:color="auto"/>
      </w:divBdr>
    </w:div>
    <w:div w:id="121773072">
      <w:marLeft w:val="640"/>
      <w:marRight w:val="0"/>
      <w:marTop w:val="0"/>
      <w:marBottom w:val="0"/>
      <w:divBdr>
        <w:top w:val="none" w:sz="0" w:space="0" w:color="auto"/>
        <w:left w:val="none" w:sz="0" w:space="0" w:color="auto"/>
        <w:bottom w:val="none" w:sz="0" w:space="0" w:color="auto"/>
        <w:right w:val="none" w:sz="0" w:space="0" w:color="auto"/>
      </w:divBdr>
    </w:div>
    <w:div w:id="121848373">
      <w:marLeft w:val="640"/>
      <w:marRight w:val="0"/>
      <w:marTop w:val="0"/>
      <w:marBottom w:val="0"/>
      <w:divBdr>
        <w:top w:val="none" w:sz="0" w:space="0" w:color="auto"/>
        <w:left w:val="none" w:sz="0" w:space="0" w:color="auto"/>
        <w:bottom w:val="none" w:sz="0" w:space="0" w:color="auto"/>
        <w:right w:val="none" w:sz="0" w:space="0" w:color="auto"/>
      </w:divBdr>
    </w:div>
    <w:div w:id="121920293">
      <w:marLeft w:val="640"/>
      <w:marRight w:val="0"/>
      <w:marTop w:val="0"/>
      <w:marBottom w:val="0"/>
      <w:divBdr>
        <w:top w:val="none" w:sz="0" w:space="0" w:color="auto"/>
        <w:left w:val="none" w:sz="0" w:space="0" w:color="auto"/>
        <w:bottom w:val="none" w:sz="0" w:space="0" w:color="auto"/>
        <w:right w:val="none" w:sz="0" w:space="0" w:color="auto"/>
      </w:divBdr>
    </w:div>
    <w:div w:id="121970240">
      <w:marLeft w:val="640"/>
      <w:marRight w:val="0"/>
      <w:marTop w:val="0"/>
      <w:marBottom w:val="0"/>
      <w:divBdr>
        <w:top w:val="none" w:sz="0" w:space="0" w:color="auto"/>
        <w:left w:val="none" w:sz="0" w:space="0" w:color="auto"/>
        <w:bottom w:val="none" w:sz="0" w:space="0" w:color="auto"/>
        <w:right w:val="none" w:sz="0" w:space="0" w:color="auto"/>
      </w:divBdr>
    </w:div>
    <w:div w:id="122046235">
      <w:marLeft w:val="640"/>
      <w:marRight w:val="0"/>
      <w:marTop w:val="0"/>
      <w:marBottom w:val="0"/>
      <w:divBdr>
        <w:top w:val="none" w:sz="0" w:space="0" w:color="auto"/>
        <w:left w:val="none" w:sz="0" w:space="0" w:color="auto"/>
        <w:bottom w:val="none" w:sz="0" w:space="0" w:color="auto"/>
        <w:right w:val="none" w:sz="0" w:space="0" w:color="auto"/>
      </w:divBdr>
    </w:div>
    <w:div w:id="122233725">
      <w:marLeft w:val="640"/>
      <w:marRight w:val="0"/>
      <w:marTop w:val="0"/>
      <w:marBottom w:val="0"/>
      <w:divBdr>
        <w:top w:val="none" w:sz="0" w:space="0" w:color="auto"/>
        <w:left w:val="none" w:sz="0" w:space="0" w:color="auto"/>
        <w:bottom w:val="none" w:sz="0" w:space="0" w:color="auto"/>
        <w:right w:val="none" w:sz="0" w:space="0" w:color="auto"/>
      </w:divBdr>
    </w:div>
    <w:div w:id="122235178">
      <w:marLeft w:val="640"/>
      <w:marRight w:val="0"/>
      <w:marTop w:val="0"/>
      <w:marBottom w:val="0"/>
      <w:divBdr>
        <w:top w:val="none" w:sz="0" w:space="0" w:color="auto"/>
        <w:left w:val="none" w:sz="0" w:space="0" w:color="auto"/>
        <w:bottom w:val="none" w:sz="0" w:space="0" w:color="auto"/>
        <w:right w:val="none" w:sz="0" w:space="0" w:color="auto"/>
      </w:divBdr>
    </w:div>
    <w:div w:id="122236125">
      <w:marLeft w:val="640"/>
      <w:marRight w:val="0"/>
      <w:marTop w:val="0"/>
      <w:marBottom w:val="0"/>
      <w:divBdr>
        <w:top w:val="none" w:sz="0" w:space="0" w:color="auto"/>
        <w:left w:val="none" w:sz="0" w:space="0" w:color="auto"/>
        <w:bottom w:val="none" w:sz="0" w:space="0" w:color="auto"/>
        <w:right w:val="none" w:sz="0" w:space="0" w:color="auto"/>
      </w:divBdr>
    </w:div>
    <w:div w:id="122307729">
      <w:marLeft w:val="640"/>
      <w:marRight w:val="0"/>
      <w:marTop w:val="0"/>
      <w:marBottom w:val="0"/>
      <w:divBdr>
        <w:top w:val="none" w:sz="0" w:space="0" w:color="auto"/>
        <w:left w:val="none" w:sz="0" w:space="0" w:color="auto"/>
        <w:bottom w:val="none" w:sz="0" w:space="0" w:color="auto"/>
        <w:right w:val="none" w:sz="0" w:space="0" w:color="auto"/>
      </w:divBdr>
    </w:div>
    <w:div w:id="122308659">
      <w:marLeft w:val="640"/>
      <w:marRight w:val="0"/>
      <w:marTop w:val="0"/>
      <w:marBottom w:val="0"/>
      <w:divBdr>
        <w:top w:val="none" w:sz="0" w:space="0" w:color="auto"/>
        <w:left w:val="none" w:sz="0" w:space="0" w:color="auto"/>
        <w:bottom w:val="none" w:sz="0" w:space="0" w:color="auto"/>
        <w:right w:val="none" w:sz="0" w:space="0" w:color="auto"/>
      </w:divBdr>
    </w:div>
    <w:div w:id="122314277">
      <w:marLeft w:val="640"/>
      <w:marRight w:val="0"/>
      <w:marTop w:val="0"/>
      <w:marBottom w:val="0"/>
      <w:divBdr>
        <w:top w:val="none" w:sz="0" w:space="0" w:color="auto"/>
        <w:left w:val="none" w:sz="0" w:space="0" w:color="auto"/>
        <w:bottom w:val="none" w:sz="0" w:space="0" w:color="auto"/>
        <w:right w:val="none" w:sz="0" w:space="0" w:color="auto"/>
      </w:divBdr>
    </w:div>
    <w:div w:id="122383372">
      <w:marLeft w:val="640"/>
      <w:marRight w:val="0"/>
      <w:marTop w:val="0"/>
      <w:marBottom w:val="0"/>
      <w:divBdr>
        <w:top w:val="none" w:sz="0" w:space="0" w:color="auto"/>
        <w:left w:val="none" w:sz="0" w:space="0" w:color="auto"/>
        <w:bottom w:val="none" w:sz="0" w:space="0" w:color="auto"/>
        <w:right w:val="none" w:sz="0" w:space="0" w:color="auto"/>
      </w:divBdr>
    </w:div>
    <w:div w:id="122387729">
      <w:marLeft w:val="640"/>
      <w:marRight w:val="0"/>
      <w:marTop w:val="0"/>
      <w:marBottom w:val="0"/>
      <w:divBdr>
        <w:top w:val="none" w:sz="0" w:space="0" w:color="auto"/>
        <w:left w:val="none" w:sz="0" w:space="0" w:color="auto"/>
        <w:bottom w:val="none" w:sz="0" w:space="0" w:color="auto"/>
        <w:right w:val="none" w:sz="0" w:space="0" w:color="auto"/>
      </w:divBdr>
    </w:div>
    <w:div w:id="122580923">
      <w:marLeft w:val="640"/>
      <w:marRight w:val="0"/>
      <w:marTop w:val="0"/>
      <w:marBottom w:val="0"/>
      <w:divBdr>
        <w:top w:val="none" w:sz="0" w:space="0" w:color="auto"/>
        <w:left w:val="none" w:sz="0" w:space="0" w:color="auto"/>
        <w:bottom w:val="none" w:sz="0" w:space="0" w:color="auto"/>
        <w:right w:val="none" w:sz="0" w:space="0" w:color="auto"/>
      </w:divBdr>
    </w:div>
    <w:div w:id="122777927">
      <w:marLeft w:val="640"/>
      <w:marRight w:val="0"/>
      <w:marTop w:val="0"/>
      <w:marBottom w:val="0"/>
      <w:divBdr>
        <w:top w:val="none" w:sz="0" w:space="0" w:color="auto"/>
        <w:left w:val="none" w:sz="0" w:space="0" w:color="auto"/>
        <w:bottom w:val="none" w:sz="0" w:space="0" w:color="auto"/>
        <w:right w:val="none" w:sz="0" w:space="0" w:color="auto"/>
      </w:divBdr>
    </w:div>
    <w:div w:id="122818443">
      <w:marLeft w:val="640"/>
      <w:marRight w:val="0"/>
      <w:marTop w:val="0"/>
      <w:marBottom w:val="0"/>
      <w:divBdr>
        <w:top w:val="none" w:sz="0" w:space="0" w:color="auto"/>
        <w:left w:val="none" w:sz="0" w:space="0" w:color="auto"/>
        <w:bottom w:val="none" w:sz="0" w:space="0" w:color="auto"/>
        <w:right w:val="none" w:sz="0" w:space="0" w:color="auto"/>
      </w:divBdr>
    </w:div>
    <w:div w:id="122846119">
      <w:marLeft w:val="640"/>
      <w:marRight w:val="0"/>
      <w:marTop w:val="0"/>
      <w:marBottom w:val="0"/>
      <w:divBdr>
        <w:top w:val="none" w:sz="0" w:space="0" w:color="auto"/>
        <w:left w:val="none" w:sz="0" w:space="0" w:color="auto"/>
        <w:bottom w:val="none" w:sz="0" w:space="0" w:color="auto"/>
        <w:right w:val="none" w:sz="0" w:space="0" w:color="auto"/>
      </w:divBdr>
    </w:div>
    <w:div w:id="122964500">
      <w:marLeft w:val="640"/>
      <w:marRight w:val="0"/>
      <w:marTop w:val="0"/>
      <w:marBottom w:val="0"/>
      <w:divBdr>
        <w:top w:val="none" w:sz="0" w:space="0" w:color="auto"/>
        <w:left w:val="none" w:sz="0" w:space="0" w:color="auto"/>
        <w:bottom w:val="none" w:sz="0" w:space="0" w:color="auto"/>
        <w:right w:val="none" w:sz="0" w:space="0" w:color="auto"/>
      </w:divBdr>
    </w:div>
    <w:div w:id="123040012">
      <w:marLeft w:val="640"/>
      <w:marRight w:val="0"/>
      <w:marTop w:val="0"/>
      <w:marBottom w:val="0"/>
      <w:divBdr>
        <w:top w:val="none" w:sz="0" w:space="0" w:color="auto"/>
        <w:left w:val="none" w:sz="0" w:space="0" w:color="auto"/>
        <w:bottom w:val="none" w:sz="0" w:space="0" w:color="auto"/>
        <w:right w:val="none" w:sz="0" w:space="0" w:color="auto"/>
      </w:divBdr>
    </w:div>
    <w:div w:id="123082983">
      <w:marLeft w:val="640"/>
      <w:marRight w:val="0"/>
      <w:marTop w:val="0"/>
      <w:marBottom w:val="0"/>
      <w:divBdr>
        <w:top w:val="none" w:sz="0" w:space="0" w:color="auto"/>
        <w:left w:val="none" w:sz="0" w:space="0" w:color="auto"/>
        <w:bottom w:val="none" w:sz="0" w:space="0" w:color="auto"/>
        <w:right w:val="none" w:sz="0" w:space="0" w:color="auto"/>
      </w:divBdr>
    </w:div>
    <w:div w:id="123156133">
      <w:marLeft w:val="640"/>
      <w:marRight w:val="0"/>
      <w:marTop w:val="0"/>
      <w:marBottom w:val="0"/>
      <w:divBdr>
        <w:top w:val="none" w:sz="0" w:space="0" w:color="auto"/>
        <w:left w:val="none" w:sz="0" w:space="0" w:color="auto"/>
        <w:bottom w:val="none" w:sz="0" w:space="0" w:color="auto"/>
        <w:right w:val="none" w:sz="0" w:space="0" w:color="auto"/>
      </w:divBdr>
    </w:div>
    <w:div w:id="123157089">
      <w:marLeft w:val="640"/>
      <w:marRight w:val="0"/>
      <w:marTop w:val="0"/>
      <w:marBottom w:val="0"/>
      <w:divBdr>
        <w:top w:val="none" w:sz="0" w:space="0" w:color="auto"/>
        <w:left w:val="none" w:sz="0" w:space="0" w:color="auto"/>
        <w:bottom w:val="none" w:sz="0" w:space="0" w:color="auto"/>
        <w:right w:val="none" w:sz="0" w:space="0" w:color="auto"/>
      </w:divBdr>
    </w:div>
    <w:div w:id="123158743">
      <w:marLeft w:val="640"/>
      <w:marRight w:val="0"/>
      <w:marTop w:val="0"/>
      <w:marBottom w:val="0"/>
      <w:divBdr>
        <w:top w:val="none" w:sz="0" w:space="0" w:color="auto"/>
        <w:left w:val="none" w:sz="0" w:space="0" w:color="auto"/>
        <w:bottom w:val="none" w:sz="0" w:space="0" w:color="auto"/>
        <w:right w:val="none" w:sz="0" w:space="0" w:color="auto"/>
      </w:divBdr>
    </w:div>
    <w:div w:id="123163937">
      <w:marLeft w:val="640"/>
      <w:marRight w:val="0"/>
      <w:marTop w:val="0"/>
      <w:marBottom w:val="0"/>
      <w:divBdr>
        <w:top w:val="none" w:sz="0" w:space="0" w:color="auto"/>
        <w:left w:val="none" w:sz="0" w:space="0" w:color="auto"/>
        <w:bottom w:val="none" w:sz="0" w:space="0" w:color="auto"/>
        <w:right w:val="none" w:sz="0" w:space="0" w:color="auto"/>
      </w:divBdr>
    </w:div>
    <w:div w:id="123237386">
      <w:marLeft w:val="640"/>
      <w:marRight w:val="0"/>
      <w:marTop w:val="0"/>
      <w:marBottom w:val="0"/>
      <w:divBdr>
        <w:top w:val="none" w:sz="0" w:space="0" w:color="auto"/>
        <w:left w:val="none" w:sz="0" w:space="0" w:color="auto"/>
        <w:bottom w:val="none" w:sz="0" w:space="0" w:color="auto"/>
        <w:right w:val="none" w:sz="0" w:space="0" w:color="auto"/>
      </w:divBdr>
    </w:div>
    <w:div w:id="123273520">
      <w:marLeft w:val="640"/>
      <w:marRight w:val="0"/>
      <w:marTop w:val="0"/>
      <w:marBottom w:val="0"/>
      <w:divBdr>
        <w:top w:val="none" w:sz="0" w:space="0" w:color="auto"/>
        <w:left w:val="none" w:sz="0" w:space="0" w:color="auto"/>
        <w:bottom w:val="none" w:sz="0" w:space="0" w:color="auto"/>
        <w:right w:val="none" w:sz="0" w:space="0" w:color="auto"/>
      </w:divBdr>
    </w:div>
    <w:div w:id="123428503">
      <w:marLeft w:val="640"/>
      <w:marRight w:val="0"/>
      <w:marTop w:val="0"/>
      <w:marBottom w:val="0"/>
      <w:divBdr>
        <w:top w:val="none" w:sz="0" w:space="0" w:color="auto"/>
        <w:left w:val="none" w:sz="0" w:space="0" w:color="auto"/>
        <w:bottom w:val="none" w:sz="0" w:space="0" w:color="auto"/>
        <w:right w:val="none" w:sz="0" w:space="0" w:color="auto"/>
      </w:divBdr>
    </w:div>
    <w:div w:id="123473636">
      <w:marLeft w:val="640"/>
      <w:marRight w:val="0"/>
      <w:marTop w:val="0"/>
      <w:marBottom w:val="0"/>
      <w:divBdr>
        <w:top w:val="none" w:sz="0" w:space="0" w:color="auto"/>
        <w:left w:val="none" w:sz="0" w:space="0" w:color="auto"/>
        <w:bottom w:val="none" w:sz="0" w:space="0" w:color="auto"/>
        <w:right w:val="none" w:sz="0" w:space="0" w:color="auto"/>
      </w:divBdr>
    </w:div>
    <w:div w:id="123474087">
      <w:marLeft w:val="640"/>
      <w:marRight w:val="0"/>
      <w:marTop w:val="0"/>
      <w:marBottom w:val="0"/>
      <w:divBdr>
        <w:top w:val="none" w:sz="0" w:space="0" w:color="auto"/>
        <w:left w:val="none" w:sz="0" w:space="0" w:color="auto"/>
        <w:bottom w:val="none" w:sz="0" w:space="0" w:color="auto"/>
        <w:right w:val="none" w:sz="0" w:space="0" w:color="auto"/>
      </w:divBdr>
    </w:div>
    <w:div w:id="123475872">
      <w:marLeft w:val="640"/>
      <w:marRight w:val="0"/>
      <w:marTop w:val="0"/>
      <w:marBottom w:val="0"/>
      <w:divBdr>
        <w:top w:val="none" w:sz="0" w:space="0" w:color="auto"/>
        <w:left w:val="none" w:sz="0" w:space="0" w:color="auto"/>
        <w:bottom w:val="none" w:sz="0" w:space="0" w:color="auto"/>
        <w:right w:val="none" w:sz="0" w:space="0" w:color="auto"/>
      </w:divBdr>
    </w:div>
    <w:div w:id="123542896">
      <w:marLeft w:val="640"/>
      <w:marRight w:val="0"/>
      <w:marTop w:val="0"/>
      <w:marBottom w:val="0"/>
      <w:divBdr>
        <w:top w:val="none" w:sz="0" w:space="0" w:color="auto"/>
        <w:left w:val="none" w:sz="0" w:space="0" w:color="auto"/>
        <w:bottom w:val="none" w:sz="0" w:space="0" w:color="auto"/>
        <w:right w:val="none" w:sz="0" w:space="0" w:color="auto"/>
      </w:divBdr>
    </w:div>
    <w:div w:id="123545602">
      <w:marLeft w:val="640"/>
      <w:marRight w:val="0"/>
      <w:marTop w:val="0"/>
      <w:marBottom w:val="0"/>
      <w:divBdr>
        <w:top w:val="none" w:sz="0" w:space="0" w:color="auto"/>
        <w:left w:val="none" w:sz="0" w:space="0" w:color="auto"/>
        <w:bottom w:val="none" w:sz="0" w:space="0" w:color="auto"/>
        <w:right w:val="none" w:sz="0" w:space="0" w:color="auto"/>
      </w:divBdr>
    </w:div>
    <w:div w:id="123546108">
      <w:marLeft w:val="640"/>
      <w:marRight w:val="0"/>
      <w:marTop w:val="0"/>
      <w:marBottom w:val="0"/>
      <w:divBdr>
        <w:top w:val="none" w:sz="0" w:space="0" w:color="auto"/>
        <w:left w:val="none" w:sz="0" w:space="0" w:color="auto"/>
        <w:bottom w:val="none" w:sz="0" w:space="0" w:color="auto"/>
        <w:right w:val="none" w:sz="0" w:space="0" w:color="auto"/>
      </w:divBdr>
    </w:div>
    <w:div w:id="123625336">
      <w:marLeft w:val="640"/>
      <w:marRight w:val="0"/>
      <w:marTop w:val="0"/>
      <w:marBottom w:val="0"/>
      <w:divBdr>
        <w:top w:val="none" w:sz="0" w:space="0" w:color="auto"/>
        <w:left w:val="none" w:sz="0" w:space="0" w:color="auto"/>
        <w:bottom w:val="none" w:sz="0" w:space="0" w:color="auto"/>
        <w:right w:val="none" w:sz="0" w:space="0" w:color="auto"/>
      </w:divBdr>
    </w:div>
    <w:div w:id="123668065">
      <w:marLeft w:val="640"/>
      <w:marRight w:val="0"/>
      <w:marTop w:val="0"/>
      <w:marBottom w:val="0"/>
      <w:divBdr>
        <w:top w:val="none" w:sz="0" w:space="0" w:color="auto"/>
        <w:left w:val="none" w:sz="0" w:space="0" w:color="auto"/>
        <w:bottom w:val="none" w:sz="0" w:space="0" w:color="auto"/>
        <w:right w:val="none" w:sz="0" w:space="0" w:color="auto"/>
      </w:divBdr>
    </w:div>
    <w:div w:id="123695574">
      <w:marLeft w:val="640"/>
      <w:marRight w:val="0"/>
      <w:marTop w:val="0"/>
      <w:marBottom w:val="0"/>
      <w:divBdr>
        <w:top w:val="none" w:sz="0" w:space="0" w:color="auto"/>
        <w:left w:val="none" w:sz="0" w:space="0" w:color="auto"/>
        <w:bottom w:val="none" w:sz="0" w:space="0" w:color="auto"/>
        <w:right w:val="none" w:sz="0" w:space="0" w:color="auto"/>
      </w:divBdr>
    </w:div>
    <w:div w:id="123744267">
      <w:marLeft w:val="640"/>
      <w:marRight w:val="0"/>
      <w:marTop w:val="0"/>
      <w:marBottom w:val="0"/>
      <w:divBdr>
        <w:top w:val="none" w:sz="0" w:space="0" w:color="auto"/>
        <w:left w:val="none" w:sz="0" w:space="0" w:color="auto"/>
        <w:bottom w:val="none" w:sz="0" w:space="0" w:color="auto"/>
        <w:right w:val="none" w:sz="0" w:space="0" w:color="auto"/>
      </w:divBdr>
    </w:div>
    <w:div w:id="123812777">
      <w:marLeft w:val="640"/>
      <w:marRight w:val="0"/>
      <w:marTop w:val="0"/>
      <w:marBottom w:val="0"/>
      <w:divBdr>
        <w:top w:val="none" w:sz="0" w:space="0" w:color="auto"/>
        <w:left w:val="none" w:sz="0" w:space="0" w:color="auto"/>
        <w:bottom w:val="none" w:sz="0" w:space="0" w:color="auto"/>
        <w:right w:val="none" w:sz="0" w:space="0" w:color="auto"/>
      </w:divBdr>
    </w:div>
    <w:div w:id="123815016">
      <w:marLeft w:val="640"/>
      <w:marRight w:val="0"/>
      <w:marTop w:val="0"/>
      <w:marBottom w:val="0"/>
      <w:divBdr>
        <w:top w:val="none" w:sz="0" w:space="0" w:color="auto"/>
        <w:left w:val="none" w:sz="0" w:space="0" w:color="auto"/>
        <w:bottom w:val="none" w:sz="0" w:space="0" w:color="auto"/>
        <w:right w:val="none" w:sz="0" w:space="0" w:color="auto"/>
      </w:divBdr>
    </w:div>
    <w:div w:id="123889228">
      <w:marLeft w:val="640"/>
      <w:marRight w:val="0"/>
      <w:marTop w:val="0"/>
      <w:marBottom w:val="0"/>
      <w:divBdr>
        <w:top w:val="none" w:sz="0" w:space="0" w:color="auto"/>
        <w:left w:val="none" w:sz="0" w:space="0" w:color="auto"/>
        <w:bottom w:val="none" w:sz="0" w:space="0" w:color="auto"/>
        <w:right w:val="none" w:sz="0" w:space="0" w:color="auto"/>
      </w:divBdr>
    </w:div>
    <w:div w:id="123889817">
      <w:marLeft w:val="640"/>
      <w:marRight w:val="0"/>
      <w:marTop w:val="0"/>
      <w:marBottom w:val="0"/>
      <w:divBdr>
        <w:top w:val="none" w:sz="0" w:space="0" w:color="auto"/>
        <w:left w:val="none" w:sz="0" w:space="0" w:color="auto"/>
        <w:bottom w:val="none" w:sz="0" w:space="0" w:color="auto"/>
        <w:right w:val="none" w:sz="0" w:space="0" w:color="auto"/>
      </w:divBdr>
    </w:div>
    <w:div w:id="123934810">
      <w:marLeft w:val="640"/>
      <w:marRight w:val="0"/>
      <w:marTop w:val="0"/>
      <w:marBottom w:val="0"/>
      <w:divBdr>
        <w:top w:val="none" w:sz="0" w:space="0" w:color="auto"/>
        <w:left w:val="none" w:sz="0" w:space="0" w:color="auto"/>
        <w:bottom w:val="none" w:sz="0" w:space="0" w:color="auto"/>
        <w:right w:val="none" w:sz="0" w:space="0" w:color="auto"/>
      </w:divBdr>
    </w:div>
    <w:div w:id="123936150">
      <w:marLeft w:val="640"/>
      <w:marRight w:val="0"/>
      <w:marTop w:val="0"/>
      <w:marBottom w:val="0"/>
      <w:divBdr>
        <w:top w:val="none" w:sz="0" w:space="0" w:color="auto"/>
        <w:left w:val="none" w:sz="0" w:space="0" w:color="auto"/>
        <w:bottom w:val="none" w:sz="0" w:space="0" w:color="auto"/>
        <w:right w:val="none" w:sz="0" w:space="0" w:color="auto"/>
      </w:divBdr>
    </w:div>
    <w:div w:id="124009725">
      <w:marLeft w:val="640"/>
      <w:marRight w:val="0"/>
      <w:marTop w:val="0"/>
      <w:marBottom w:val="0"/>
      <w:divBdr>
        <w:top w:val="none" w:sz="0" w:space="0" w:color="auto"/>
        <w:left w:val="none" w:sz="0" w:space="0" w:color="auto"/>
        <w:bottom w:val="none" w:sz="0" w:space="0" w:color="auto"/>
        <w:right w:val="none" w:sz="0" w:space="0" w:color="auto"/>
      </w:divBdr>
    </w:div>
    <w:div w:id="124128871">
      <w:marLeft w:val="640"/>
      <w:marRight w:val="0"/>
      <w:marTop w:val="0"/>
      <w:marBottom w:val="0"/>
      <w:divBdr>
        <w:top w:val="none" w:sz="0" w:space="0" w:color="auto"/>
        <w:left w:val="none" w:sz="0" w:space="0" w:color="auto"/>
        <w:bottom w:val="none" w:sz="0" w:space="0" w:color="auto"/>
        <w:right w:val="none" w:sz="0" w:space="0" w:color="auto"/>
      </w:divBdr>
    </w:div>
    <w:div w:id="124155460">
      <w:marLeft w:val="640"/>
      <w:marRight w:val="0"/>
      <w:marTop w:val="0"/>
      <w:marBottom w:val="0"/>
      <w:divBdr>
        <w:top w:val="none" w:sz="0" w:space="0" w:color="auto"/>
        <w:left w:val="none" w:sz="0" w:space="0" w:color="auto"/>
        <w:bottom w:val="none" w:sz="0" w:space="0" w:color="auto"/>
        <w:right w:val="none" w:sz="0" w:space="0" w:color="auto"/>
      </w:divBdr>
    </w:div>
    <w:div w:id="124322512">
      <w:marLeft w:val="640"/>
      <w:marRight w:val="0"/>
      <w:marTop w:val="0"/>
      <w:marBottom w:val="0"/>
      <w:divBdr>
        <w:top w:val="none" w:sz="0" w:space="0" w:color="auto"/>
        <w:left w:val="none" w:sz="0" w:space="0" w:color="auto"/>
        <w:bottom w:val="none" w:sz="0" w:space="0" w:color="auto"/>
        <w:right w:val="none" w:sz="0" w:space="0" w:color="auto"/>
      </w:divBdr>
    </w:div>
    <w:div w:id="124354107">
      <w:marLeft w:val="640"/>
      <w:marRight w:val="0"/>
      <w:marTop w:val="0"/>
      <w:marBottom w:val="0"/>
      <w:divBdr>
        <w:top w:val="none" w:sz="0" w:space="0" w:color="auto"/>
        <w:left w:val="none" w:sz="0" w:space="0" w:color="auto"/>
        <w:bottom w:val="none" w:sz="0" w:space="0" w:color="auto"/>
        <w:right w:val="none" w:sz="0" w:space="0" w:color="auto"/>
      </w:divBdr>
    </w:div>
    <w:div w:id="124354311">
      <w:marLeft w:val="640"/>
      <w:marRight w:val="0"/>
      <w:marTop w:val="0"/>
      <w:marBottom w:val="0"/>
      <w:divBdr>
        <w:top w:val="none" w:sz="0" w:space="0" w:color="auto"/>
        <w:left w:val="none" w:sz="0" w:space="0" w:color="auto"/>
        <w:bottom w:val="none" w:sz="0" w:space="0" w:color="auto"/>
        <w:right w:val="none" w:sz="0" w:space="0" w:color="auto"/>
      </w:divBdr>
    </w:div>
    <w:div w:id="124397890">
      <w:marLeft w:val="640"/>
      <w:marRight w:val="0"/>
      <w:marTop w:val="0"/>
      <w:marBottom w:val="0"/>
      <w:divBdr>
        <w:top w:val="none" w:sz="0" w:space="0" w:color="auto"/>
        <w:left w:val="none" w:sz="0" w:space="0" w:color="auto"/>
        <w:bottom w:val="none" w:sz="0" w:space="0" w:color="auto"/>
        <w:right w:val="none" w:sz="0" w:space="0" w:color="auto"/>
      </w:divBdr>
    </w:div>
    <w:div w:id="124541107">
      <w:marLeft w:val="640"/>
      <w:marRight w:val="0"/>
      <w:marTop w:val="0"/>
      <w:marBottom w:val="0"/>
      <w:divBdr>
        <w:top w:val="none" w:sz="0" w:space="0" w:color="auto"/>
        <w:left w:val="none" w:sz="0" w:space="0" w:color="auto"/>
        <w:bottom w:val="none" w:sz="0" w:space="0" w:color="auto"/>
        <w:right w:val="none" w:sz="0" w:space="0" w:color="auto"/>
      </w:divBdr>
    </w:div>
    <w:div w:id="124661784">
      <w:marLeft w:val="640"/>
      <w:marRight w:val="0"/>
      <w:marTop w:val="0"/>
      <w:marBottom w:val="0"/>
      <w:divBdr>
        <w:top w:val="none" w:sz="0" w:space="0" w:color="auto"/>
        <w:left w:val="none" w:sz="0" w:space="0" w:color="auto"/>
        <w:bottom w:val="none" w:sz="0" w:space="0" w:color="auto"/>
        <w:right w:val="none" w:sz="0" w:space="0" w:color="auto"/>
      </w:divBdr>
    </w:div>
    <w:div w:id="124665020">
      <w:marLeft w:val="640"/>
      <w:marRight w:val="0"/>
      <w:marTop w:val="0"/>
      <w:marBottom w:val="0"/>
      <w:divBdr>
        <w:top w:val="none" w:sz="0" w:space="0" w:color="auto"/>
        <w:left w:val="none" w:sz="0" w:space="0" w:color="auto"/>
        <w:bottom w:val="none" w:sz="0" w:space="0" w:color="auto"/>
        <w:right w:val="none" w:sz="0" w:space="0" w:color="auto"/>
      </w:divBdr>
    </w:div>
    <w:div w:id="124736334">
      <w:marLeft w:val="640"/>
      <w:marRight w:val="0"/>
      <w:marTop w:val="0"/>
      <w:marBottom w:val="0"/>
      <w:divBdr>
        <w:top w:val="none" w:sz="0" w:space="0" w:color="auto"/>
        <w:left w:val="none" w:sz="0" w:space="0" w:color="auto"/>
        <w:bottom w:val="none" w:sz="0" w:space="0" w:color="auto"/>
        <w:right w:val="none" w:sz="0" w:space="0" w:color="auto"/>
      </w:divBdr>
    </w:div>
    <w:div w:id="124782335">
      <w:marLeft w:val="640"/>
      <w:marRight w:val="0"/>
      <w:marTop w:val="0"/>
      <w:marBottom w:val="0"/>
      <w:divBdr>
        <w:top w:val="none" w:sz="0" w:space="0" w:color="auto"/>
        <w:left w:val="none" w:sz="0" w:space="0" w:color="auto"/>
        <w:bottom w:val="none" w:sz="0" w:space="0" w:color="auto"/>
        <w:right w:val="none" w:sz="0" w:space="0" w:color="auto"/>
      </w:divBdr>
    </w:div>
    <w:div w:id="124784016">
      <w:marLeft w:val="640"/>
      <w:marRight w:val="0"/>
      <w:marTop w:val="0"/>
      <w:marBottom w:val="0"/>
      <w:divBdr>
        <w:top w:val="none" w:sz="0" w:space="0" w:color="auto"/>
        <w:left w:val="none" w:sz="0" w:space="0" w:color="auto"/>
        <w:bottom w:val="none" w:sz="0" w:space="0" w:color="auto"/>
        <w:right w:val="none" w:sz="0" w:space="0" w:color="auto"/>
      </w:divBdr>
    </w:div>
    <w:div w:id="124810867">
      <w:marLeft w:val="640"/>
      <w:marRight w:val="0"/>
      <w:marTop w:val="0"/>
      <w:marBottom w:val="0"/>
      <w:divBdr>
        <w:top w:val="none" w:sz="0" w:space="0" w:color="auto"/>
        <w:left w:val="none" w:sz="0" w:space="0" w:color="auto"/>
        <w:bottom w:val="none" w:sz="0" w:space="0" w:color="auto"/>
        <w:right w:val="none" w:sz="0" w:space="0" w:color="auto"/>
      </w:divBdr>
    </w:div>
    <w:div w:id="124812920">
      <w:marLeft w:val="640"/>
      <w:marRight w:val="0"/>
      <w:marTop w:val="0"/>
      <w:marBottom w:val="0"/>
      <w:divBdr>
        <w:top w:val="none" w:sz="0" w:space="0" w:color="auto"/>
        <w:left w:val="none" w:sz="0" w:space="0" w:color="auto"/>
        <w:bottom w:val="none" w:sz="0" w:space="0" w:color="auto"/>
        <w:right w:val="none" w:sz="0" w:space="0" w:color="auto"/>
      </w:divBdr>
    </w:div>
    <w:div w:id="124932490">
      <w:marLeft w:val="640"/>
      <w:marRight w:val="0"/>
      <w:marTop w:val="0"/>
      <w:marBottom w:val="0"/>
      <w:divBdr>
        <w:top w:val="none" w:sz="0" w:space="0" w:color="auto"/>
        <w:left w:val="none" w:sz="0" w:space="0" w:color="auto"/>
        <w:bottom w:val="none" w:sz="0" w:space="0" w:color="auto"/>
        <w:right w:val="none" w:sz="0" w:space="0" w:color="auto"/>
      </w:divBdr>
    </w:div>
    <w:div w:id="124933528">
      <w:marLeft w:val="640"/>
      <w:marRight w:val="0"/>
      <w:marTop w:val="0"/>
      <w:marBottom w:val="0"/>
      <w:divBdr>
        <w:top w:val="none" w:sz="0" w:space="0" w:color="auto"/>
        <w:left w:val="none" w:sz="0" w:space="0" w:color="auto"/>
        <w:bottom w:val="none" w:sz="0" w:space="0" w:color="auto"/>
        <w:right w:val="none" w:sz="0" w:space="0" w:color="auto"/>
      </w:divBdr>
    </w:div>
    <w:div w:id="125045827">
      <w:marLeft w:val="640"/>
      <w:marRight w:val="0"/>
      <w:marTop w:val="0"/>
      <w:marBottom w:val="0"/>
      <w:divBdr>
        <w:top w:val="none" w:sz="0" w:space="0" w:color="auto"/>
        <w:left w:val="none" w:sz="0" w:space="0" w:color="auto"/>
        <w:bottom w:val="none" w:sz="0" w:space="0" w:color="auto"/>
        <w:right w:val="none" w:sz="0" w:space="0" w:color="auto"/>
      </w:divBdr>
    </w:div>
    <w:div w:id="125048894">
      <w:marLeft w:val="640"/>
      <w:marRight w:val="0"/>
      <w:marTop w:val="0"/>
      <w:marBottom w:val="0"/>
      <w:divBdr>
        <w:top w:val="none" w:sz="0" w:space="0" w:color="auto"/>
        <w:left w:val="none" w:sz="0" w:space="0" w:color="auto"/>
        <w:bottom w:val="none" w:sz="0" w:space="0" w:color="auto"/>
        <w:right w:val="none" w:sz="0" w:space="0" w:color="auto"/>
      </w:divBdr>
    </w:div>
    <w:div w:id="125122150">
      <w:marLeft w:val="640"/>
      <w:marRight w:val="0"/>
      <w:marTop w:val="0"/>
      <w:marBottom w:val="0"/>
      <w:divBdr>
        <w:top w:val="none" w:sz="0" w:space="0" w:color="auto"/>
        <w:left w:val="none" w:sz="0" w:space="0" w:color="auto"/>
        <w:bottom w:val="none" w:sz="0" w:space="0" w:color="auto"/>
        <w:right w:val="none" w:sz="0" w:space="0" w:color="auto"/>
      </w:divBdr>
    </w:div>
    <w:div w:id="125198830">
      <w:marLeft w:val="640"/>
      <w:marRight w:val="0"/>
      <w:marTop w:val="0"/>
      <w:marBottom w:val="0"/>
      <w:divBdr>
        <w:top w:val="none" w:sz="0" w:space="0" w:color="auto"/>
        <w:left w:val="none" w:sz="0" w:space="0" w:color="auto"/>
        <w:bottom w:val="none" w:sz="0" w:space="0" w:color="auto"/>
        <w:right w:val="none" w:sz="0" w:space="0" w:color="auto"/>
      </w:divBdr>
    </w:div>
    <w:div w:id="125198912">
      <w:marLeft w:val="640"/>
      <w:marRight w:val="0"/>
      <w:marTop w:val="0"/>
      <w:marBottom w:val="0"/>
      <w:divBdr>
        <w:top w:val="none" w:sz="0" w:space="0" w:color="auto"/>
        <w:left w:val="none" w:sz="0" w:space="0" w:color="auto"/>
        <w:bottom w:val="none" w:sz="0" w:space="0" w:color="auto"/>
        <w:right w:val="none" w:sz="0" w:space="0" w:color="auto"/>
      </w:divBdr>
    </w:div>
    <w:div w:id="125241730">
      <w:marLeft w:val="640"/>
      <w:marRight w:val="0"/>
      <w:marTop w:val="0"/>
      <w:marBottom w:val="0"/>
      <w:divBdr>
        <w:top w:val="none" w:sz="0" w:space="0" w:color="auto"/>
        <w:left w:val="none" w:sz="0" w:space="0" w:color="auto"/>
        <w:bottom w:val="none" w:sz="0" w:space="0" w:color="auto"/>
        <w:right w:val="none" w:sz="0" w:space="0" w:color="auto"/>
      </w:divBdr>
    </w:div>
    <w:div w:id="125244721">
      <w:marLeft w:val="640"/>
      <w:marRight w:val="0"/>
      <w:marTop w:val="0"/>
      <w:marBottom w:val="0"/>
      <w:divBdr>
        <w:top w:val="none" w:sz="0" w:space="0" w:color="auto"/>
        <w:left w:val="none" w:sz="0" w:space="0" w:color="auto"/>
        <w:bottom w:val="none" w:sz="0" w:space="0" w:color="auto"/>
        <w:right w:val="none" w:sz="0" w:space="0" w:color="auto"/>
      </w:divBdr>
    </w:div>
    <w:div w:id="125315783">
      <w:marLeft w:val="640"/>
      <w:marRight w:val="0"/>
      <w:marTop w:val="0"/>
      <w:marBottom w:val="0"/>
      <w:divBdr>
        <w:top w:val="none" w:sz="0" w:space="0" w:color="auto"/>
        <w:left w:val="none" w:sz="0" w:space="0" w:color="auto"/>
        <w:bottom w:val="none" w:sz="0" w:space="0" w:color="auto"/>
        <w:right w:val="none" w:sz="0" w:space="0" w:color="auto"/>
      </w:divBdr>
    </w:div>
    <w:div w:id="125315845">
      <w:marLeft w:val="640"/>
      <w:marRight w:val="0"/>
      <w:marTop w:val="0"/>
      <w:marBottom w:val="0"/>
      <w:divBdr>
        <w:top w:val="none" w:sz="0" w:space="0" w:color="auto"/>
        <w:left w:val="none" w:sz="0" w:space="0" w:color="auto"/>
        <w:bottom w:val="none" w:sz="0" w:space="0" w:color="auto"/>
        <w:right w:val="none" w:sz="0" w:space="0" w:color="auto"/>
      </w:divBdr>
    </w:div>
    <w:div w:id="125393404">
      <w:marLeft w:val="640"/>
      <w:marRight w:val="0"/>
      <w:marTop w:val="0"/>
      <w:marBottom w:val="0"/>
      <w:divBdr>
        <w:top w:val="none" w:sz="0" w:space="0" w:color="auto"/>
        <w:left w:val="none" w:sz="0" w:space="0" w:color="auto"/>
        <w:bottom w:val="none" w:sz="0" w:space="0" w:color="auto"/>
        <w:right w:val="none" w:sz="0" w:space="0" w:color="auto"/>
      </w:divBdr>
    </w:div>
    <w:div w:id="125517086">
      <w:marLeft w:val="640"/>
      <w:marRight w:val="0"/>
      <w:marTop w:val="0"/>
      <w:marBottom w:val="0"/>
      <w:divBdr>
        <w:top w:val="none" w:sz="0" w:space="0" w:color="auto"/>
        <w:left w:val="none" w:sz="0" w:space="0" w:color="auto"/>
        <w:bottom w:val="none" w:sz="0" w:space="0" w:color="auto"/>
        <w:right w:val="none" w:sz="0" w:space="0" w:color="auto"/>
      </w:divBdr>
    </w:div>
    <w:div w:id="125658676">
      <w:marLeft w:val="640"/>
      <w:marRight w:val="0"/>
      <w:marTop w:val="0"/>
      <w:marBottom w:val="0"/>
      <w:divBdr>
        <w:top w:val="none" w:sz="0" w:space="0" w:color="auto"/>
        <w:left w:val="none" w:sz="0" w:space="0" w:color="auto"/>
        <w:bottom w:val="none" w:sz="0" w:space="0" w:color="auto"/>
        <w:right w:val="none" w:sz="0" w:space="0" w:color="auto"/>
      </w:divBdr>
    </w:div>
    <w:div w:id="125662912">
      <w:marLeft w:val="640"/>
      <w:marRight w:val="0"/>
      <w:marTop w:val="0"/>
      <w:marBottom w:val="0"/>
      <w:divBdr>
        <w:top w:val="none" w:sz="0" w:space="0" w:color="auto"/>
        <w:left w:val="none" w:sz="0" w:space="0" w:color="auto"/>
        <w:bottom w:val="none" w:sz="0" w:space="0" w:color="auto"/>
        <w:right w:val="none" w:sz="0" w:space="0" w:color="auto"/>
      </w:divBdr>
    </w:div>
    <w:div w:id="125701420">
      <w:marLeft w:val="640"/>
      <w:marRight w:val="0"/>
      <w:marTop w:val="0"/>
      <w:marBottom w:val="0"/>
      <w:divBdr>
        <w:top w:val="none" w:sz="0" w:space="0" w:color="auto"/>
        <w:left w:val="none" w:sz="0" w:space="0" w:color="auto"/>
        <w:bottom w:val="none" w:sz="0" w:space="0" w:color="auto"/>
        <w:right w:val="none" w:sz="0" w:space="0" w:color="auto"/>
      </w:divBdr>
    </w:div>
    <w:div w:id="125709159">
      <w:marLeft w:val="640"/>
      <w:marRight w:val="0"/>
      <w:marTop w:val="0"/>
      <w:marBottom w:val="0"/>
      <w:divBdr>
        <w:top w:val="none" w:sz="0" w:space="0" w:color="auto"/>
        <w:left w:val="none" w:sz="0" w:space="0" w:color="auto"/>
        <w:bottom w:val="none" w:sz="0" w:space="0" w:color="auto"/>
        <w:right w:val="none" w:sz="0" w:space="0" w:color="auto"/>
      </w:divBdr>
    </w:div>
    <w:div w:id="125777741">
      <w:marLeft w:val="640"/>
      <w:marRight w:val="0"/>
      <w:marTop w:val="0"/>
      <w:marBottom w:val="0"/>
      <w:divBdr>
        <w:top w:val="none" w:sz="0" w:space="0" w:color="auto"/>
        <w:left w:val="none" w:sz="0" w:space="0" w:color="auto"/>
        <w:bottom w:val="none" w:sz="0" w:space="0" w:color="auto"/>
        <w:right w:val="none" w:sz="0" w:space="0" w:color="auto"/>
      </w:divBdr>
    </w:div>
    <w:div w:id="125783715">
      <w:marLeft w:val="640"/>
      <w:marRight w:val="0"/>
      <w:marTop w:val="0"/>
      <w:marBottom w:val="0"/>
      <w:divBdr>
        <w:top w:val="none" w:sz="0" w:space="0" w:color="auto"/>
        <w:left w:val="none" w:sz="0" w:space="0" w:color="auto"/>
        <w:bottom w:val="none" w:sz="0" w:space="0" w:color="auto"/>
        <w:right w:val="none" w:sz="0" w:space="0" w:color="auto"/>
      </w:divBdr>
    </w:div>
    <w:div w:id="125783953">
      <w:marLeft w:val="640"/>
      <w:marRight w:val="0"/>
      <w:marTop w:val="0"/>
      <w:marBottom w:val="0"/>
      <w:divBdr>
        <w:top w:val="none" w:sz="0" w:space="0" w:color="auto"/>
        <w:left w:val="none" w:sz="0" w:space="0" w:color="auto"/>
        <w:bottom w:val="none" w:sz="0" w:space="0" w:color="auto"/>
        <w:right w:val="none" w:sz="0" w:space="0" w:color="auto"/>
      </w:divBdr>
    </w:div>
    <w:div w:id="125852677">
      <w:marLeft w:val="640"/>
      <w:marRight w:val="0"/>
      <w:marTop w:val="0"/>
      <w:marBottom w:val="0"/>
      <w:divBdr>
        <w:top w:val="none" w:sz="0" w:space="0" w:color="auto"/>
        <w:left w:val="none" w:sz="0" w:space="0" w:color="auto"/>
        <w:bottom w:val="none" w:sz="0" w:space="0" w:color="auto"/>
        <w:right w:val="none" w:sz="0" w:space="0" w:color="auto"/>
      </w:divBdr>
    </w:div>
    <w:div w:id="125859327">
      <w:marLeft w:val="640"/>
      <w:marRight w:val="0"/>
      <w:marTop w:val="0"/>
      <w:marBottom w:val="0"/>
      <w:divBdr>
        <w:top w:val="none" w:sz="0" w:space="0" w:color="auto"/>
        <w:left w:val="none" w:sz="0" w:space="0" w:color="auto"/>
        <w:bottom w:val="none" w:sz="0" w:space="0" w:color="auto"/>
        <w:right w:val="none" w:sz="0" w:space="0" w:color="auto"/>
      </w:divBdr>
    </w:div>
    <w:div w:id="125895817">
      <w:marLeft w:val="640"/>
      <w:marRight w:val="0"/>
      <w:marTop w:val="0"/>
      <w:marBottom w:val="0"/>
      <w:divBdr>
        <w:top w:val="none" w:sz="0" w:space="0" w:color="auto"/>
        <w:left w:val="none" w:sz="0" w:space="0" w:color="auto"/>
        <w:bottom w:val="none" w:sz="0" w:space="0" w:color="auto"/>
        <w:right w:val="none" w:sz="0" w:space="0" w:color="auto"/>
      </w:divBdr>
    </w:div>
    <w:div w:id="126167508">
      <w:marLeft w:val="640"/>
      <w:marRight w:val="0"/>
      <w:marTop w:val="0"/>
      <w:marBottom w:val="0"/>
      <w:divBdr>
        <w:top w:val="none" w:sz="0" w:space="0" w:color="auto"/>
        <w:left w:val="none" w:sz="0" w:space="0" w:color="auto"/>
        <w:bottom w:val="none" w:sz="0" w:space="0" w:color="auto"/>
        <w:right w:val="none" w:sz="0" w:space="0" w:color="auto"/>
      </w:divBdr>
    </w:div>
    <w:div w:id="126172179">
      <w:marLeft w:val="640"/>
      <w:marRight w:val="0"/>
      <w:marTop w:val="0"/>
      <w:marBottom w:val="0"/>
      <w:divBdr>
        <w:top w:val="none" w:sz="0" w:space="0" w:color="auto"/>
        <w:left w:val="none" w:sz="0" w:space="0" w:color="auto"/>
        <w:bottom w:val="none" w:sz="0" w:space="0" w:color="auto"/>
        <w:right w:val="none" w:sz="0" w:space="0" w:color="auto"/>
      </w:divBdr>
    </w:div>
    <w:div w:id="126245367">
      <w:marLeft w:val="640"/>
      <w:marRight w:val="0"/>
      <w:marTop w:val="0"/>
      <w:marBottom w:val="0"/>
      <w:divBdr>
        <w:top w:val="none" w:sz="0" w:space="0" w:color="auto"/>
        <w:left w:val="none" w:sz="0" w:space="0" w:color="auto"/>
        <w:bottom w:val="none" w:sz="0" w:space="0" w:color="auto"/>
        <w:right w:val="none" w:sz="0" w:space="0" w:color="auto"/>
      </w:divBdr>
    </w:div>
    <w:div w:id="126245599">
      <w:marLeft w:val="640"/>
      <w:marRight w:val="0"/>
      <w:marTop w:val="0"/>
      <w:marBottom w:val="0"/>
      <w:divBdr>
        <w:top w:val="none" w:sz="0" w:space="0" w:color="auto"/>
        <w:left w:val="none" w:sz="0" w:space="0" w:color="auto"/>
        <w:bottom w:val="none" w:sz="0" w:space="0" w:color="auto"/>
        <w:right w:val="none" w:sz="0" w:space="0" w:color="auto"/>
      </w:divBdr>
    </w:div>
    <w:div w:id="126247698">
      <w:marLeft w:val="640"/>
      <w:marRight w:val="0"/>
      <w:marTop w:val="0"/>
      <w:marBottom w:val="0"/>
      <w:divBdr>
        <w:top w:val="none" w:sz="0" w:space="0" w:color="auto"/>
        <w:left w:val="none" w:sz="0" w:space="0" w:color="auto"/>
        <w:bottom w:val="none" w:sz="0" w:space="0" w:color="auto"/>
        <w:right w:val="none" w:sz="0" w:space="0" w:color="auto"/>
      </w:divBdr>
    </w:div>
    <w:div w:id="126358776">
      <w:marLeft w:val="640"/>
      <w:marRight w:val="0"/>
      <w:marTop w:val="0"/>
      <w:marBottom w:val="0"/>
      <w:divBdr>
        <w:top w:val="none" w:sz="0" w:space="0" w:color="auto"/>
        <w:left w:val="none" w:sz="0" w:space="0" w:color="auto"/>
        <w:bottom w:val="none" w:sz="0" w:space="0" w:color="auto"/>
        <w:right w:val="none" w:sz="0" w:space="0" w:color="auto"/>
      </w:divBdr>
    </w:div>
    <w:div w:id="126507731">
      <w:marLeft w:val="640"/>
      <w:marRight w:val="0"/>
      <w:marTop w:val="0"/>
      <w:marBottom w:val="0"/>
      <w:divBdr>
        <w:top w:val="none" w:sz="0" w:space="0" w:color="auto"/>
        <w:left w:val="none" w:sz="0" w:space="0" w:color="auto"/>
        <w:bottom w:val="none" w:sz="0" w:space="0" w:color="auto"/>
        <w:right w:val="none" w:sz="0" w:space="0" w:color="auto"/>
      </w:divBdr>
    </w:div>
    <w:div w:id="126513148">
      <w:marLeft w:val="640"/>
      <w:marRight w:val="0"/>
      <w:marTop w:val="0"/>
      <w:marBottom w:val="0"/>
      <w:divBdr>
        <w:top w:val="none" w:sz="0" w:space="0" w:color="auto"/>
        <w:left w:val="none" w:sz="0" w:space="0" w:color="auto"/>
        <w:bottom w:val="none" w:sz="0" w:space="0" w:color="auto"/>
        <w:right w:val="none" w:sz="0" w:space="0" w:color="auto"/>
      </w:divBdr>
    </w:div>
    <w:div w:id="126513349">
      <w:marLeft w:val="640"/>
      <w:marRight w:val="0"/>
      <w:marTop w:val="0"/>
      <w:marBottom w:val="0"/>
      <w:divBdr>
        <w:top w:val="none" w:sz="0" w:space="0" w:color="auto"/>
        <w:left w:val="none" w:sz="0" w:space="0" w:color="auto"/>
        <w:bottom w:val="none" w:sz="0" w:space="0" w:color="auto"/>
        <w:right w:val="none" w:sz="0" w:space="0" w:color="auto"/>
      </w:divBdr>
    </w:div>
    <w:div w:id="126516282">
      <w:marLeft w:val="640"/>
      <w:marRight w:val="0"/>
      <w:marTop w:val="0"/>
      <w:marBottom w:val="0"/>
      <w:divBdr>
        <w:top w:val="none" w:sz="0" w:space="0" w:color="auto"/>
        <w:left w:val="none" w:sz="0" w:space="0" w:color="auto"/>
        <w:bottom w:val="none" w:sz="0" w:space="0" w:color="auto"/>
        <w:right w:val="none" w:sz="0" w:space="0" w:color="auto"/>
      </w:divBdr>
    </w:div>
    <w:div w:id="126516388">
      <w:marLeft w:val="640"/>
      <w:marRight w:val="0"/>
      <w:marTop w:val="0"/>
      <w:marBottom w:val="0"/>
      <w:divBdr>
        <w:top w:val="none" w:sz="0" w:space="0" w:color="auto"/>
        <w:left w:val="none" w:sz="0" w:space="0" w:color="auto"/>
        <w:bottom w:val="none" w:sz="0" w:space="0" w:color="auto"/>
        <w:right w:val="none" w:sz="0" w:space="0" w:color="auto"/>
      </w:divBdr>
    </w:div>
    <w:div w:id="126703214">
      <w:marLeft w:val="640"/>
      <w:marRight w:val="0"/>
      <w:marTop w:val="0"/>
      <w:marBottom w:val="0"/>
      <w:divBdr>
        <w:top w:val="none" w:sz="0" w:space="0" w:color="auto"/>
        <w:left w:val="none" w:sz="0" w:space="0" w:color="auto"/>
        <w:bottom w:val="none" w:sz="0" w:space="0" w:color="auto"/>
        <w:right w:val="none" w:sz="0" w:space="0" w:color="auto"/>
      </w:divBdr>
    </w:div>
    <w:div w:id="126747714">
      <w:marLeft w:val="640"/>
      <w:marRight w:val="0"/>
      <w:marTop w:val="0"/>
      <w:marBottom w:val="0"/>
      <w:divBdr>
        <w:top w:val="none" w:sz="0" w:space="0" w:color="auto"/>
        <w:left w:val="none" w:sz="0" w:space="0" w:color="auto"/>
        <w:bottom w:val="none" w:sz="0" w:space="0" w:color="auto"/>
        <w:right w:val="none" w:sz="0" w:space="0" w:color="auto"/>
      </w:divBdr>
    </w:div>
    <w:div w:id="126751168">
      <w:marLeft w:val="640"/>
      <w:marRight w:val="0"/>
      <w:marTop w:val="0"/>
      <w:marBottom w:val="0"/>
      <w:divBdr>
        <w:top w:val="none" w:sz="0" w:space="0" w:color="auto"/>
        <w:left w:val="none" w:sz="0" w:space="0" w:color="auto"/>
        <w:bottom w:val="none" w:sz="0" w:space="0" w:color="auto"/>
        <w:right w:val="none" w:sz="0" w:space="0" w:color="auto"/>
      </w:divBdr>
    </w:div>
    <w:div w:id="126821196">
      <w:marLeft w:val="640"/>
      <w:marRight w:val="0"/>
      <w:marTop w:val="0"/>
      <w:marBottom w:val="0"/>
      <w:divBdr>
        <w:top w:val="none" w:sz="0" w:space="0" w:color="auto"/>
        <w:left w:val="none" w:sz="0" w:space="0" w:color="auto"/>
        <w:bottom w:val="none" w:sz="0" w:space="0" w:color="auto"/>
        <w:right w:val="none" w:sz="0" w:space="0" w:color="auto"/>
      </w:divBdr>
    </w:div>
    <w:div w:id="126827241">
      <w:marLeft w:val="640"/>
      <w:marRight w:val="0"/>
      <w:marTop w:val="0"/>
      <w:marBottom w:val="0"/>
      <w:divBdr>
        <w:top w:val="none" w:sz="0" w:space="0" w:color="auto"/>
        <w:left w:val="none" w:sz="0" w:space="0" w:color="auto"/>
        <w:bottom w:val="none" w:sz="0" w:space="0" w:color="auto"/>
        <w:right w:val="none" w:sz="0" w:space="0" w:color="auto"/>
      </w:divBdr>
    </w:div>
    <w:div w:id="126899132">
      <w:marLeft w:val="640"/>
      <w:marRight w:val="0"/>
      <w:marTop w:val="0"/>
      <w:marBottom w:val="0"/>
      <w:divBdr>
        <w:top w:val="none" w:sz="0" w:space="0" w:color="auto"/>
        <w:left w:val="none" w:sz="0" w:space="0" w:color="auto"/>
        <w:bottom w:val="none" w:sz="0" w:space="0" w:color="auto"/>
        <w:right w:val="none" w:sz="0" w:space="0" w:color="auto"/>
      </w:divBdr>
    </w:div>
    <w:div w:id="126901800">
      <w:marLeft w:val="640"/>
      <w:marRight w:val="0"/>
      <w:marTop w:val="0"/>
      <w:marBottom w:val="0"/>
      <w:divBdr>
        <w:top w:val="none" w:sz="0" w:space="0" w:color="auto"/>
        <w:left w:val="none" w:sz="0" w:space="0" w:color="auto"/>
        <w:bottom w:val="none" w:sz="0" w:space="0" w:color="auto"/>
        <w:right w:val="none" w:sz="0" w:space="0" w:color="auto"/>
      </w:divBdr>
    </w:div>
    <w:div w:id="126902029">
      <w:marLeft w:val="640"/>
      <w:marRight w:val="0"/>
      <w:marTop w:val="0"/>
      <w:marBottom w:val="0"/>
      <w:divBdr>
        <w:top w:val="none" w:sz="0" w:space="0" w:color="auto"/>
        <w:left w:val="none" w:sz="0" w:space="0" w:color="auto"/>
        <w:bottom w:val="none" w:sz="0" w:space="0" w:color="auto"/>
        <w:right w:val="none" w:sz="0" w:space="0" w:color="auto"/>
      </w:divBdr>
    </w:div>
    <w:div w:id="126972064">
      <w:marLeft w:val="640"/>
      <w:marRight w:val="0"/>
      <w:marTop w:val="0"/>
      <w:marBottom w:val="0"/>
      <w:divBdr>
        <w:top w:val="none" w:sz="0" w:space="0" w:color="auto"/>
        <w:left w:val="none" w:sz="0" w:space="0" w:color="auto"/>
        <w:bottom w:val="none" w:sz="0" w:space="0" w:color="auto"/>
        <w:right w:val="none" w:sz="0" w:space="0" w:color="auto"/>
      </w:divBdr>
    </w:div>
    <w:div w:id="127086680">
      <w:marLeft w:val="640"/>
      <w:marRight w:val="0"/>
      <w:marTop w:val="0"/>
      <w:marBottom w:val="0"/>
      <w:divBdr>
        <w:top w:val="none" w:sz="0" w:space="0" w:color="auto"/>
        <w:left w:val="none" w:sz="0" w:space="0" w:color="auto"/>
        <w:bottom w:val="none" w:sz="0" w:space="0" w:color="auto"/>
        <w:right w:val="none" w:sz="0" w:space="0" w:color="auto"/>
      </w:divBdr>
    </w:div>
    <w:div w:id="127169446">
      <w:marLeft w:val="640"/>
      <w:marRight w:val="0"/>
      <w:marTop w:val="0"/>
      <w:marBottom w:val="0"/>
      <w:divBdr>
        <w:top w:val="none" w:sz="0" w:space="0" w:color="auto"/>
        <w:left w:val="none" w:sz="0" w:space="0" w:color="auto"/>
        <w:bottom w:val="none" w:sz="0" w:space="0" w:color="auto"/>
        <w:right w:val="none" w:sz="0" w:space="0" w:color="auto"/>
      </w:divBdr>
    </w:div>
    <w:div w:id="127169716">
      <w:marLeft w:val="640"/>
      <w:marRight w:val="0"/>
      <w:marTop w:val="0"/>
      <w:marBottom w:val="0"/>
      <w:divBdr>
        <w:top w:val="none" w:sz="0" w:space="0" w:color="auto"/>
        <w:left w:val="none" w:sz="0" w:space="0" w:color="auto"/>
        <w:bottom w:val="none" w:sz="0" w:space="0" w:color="auto"/>
        <w:right w:val="none" w:sz="0" w:space="0" w:color="auto"/>
      </w:divBdr>
    </w:div>
    <w:div w:id="127206488">
      <w:marLeft w:val="640"/>
      <w:marRight w:val="0"/>
      <w:marTop w:val="0"/>
      <w:marBottom w:val="0"/>
      <w:divBdr>
        <w:top w:val="none" w:sz="0" w:space="0" w:color="auto"/>
        <w:left w:val="none" w:sz="0" w:space="0" w:color="auto"/>
        <w:bottom w:val="none" w:sz="0" w:space="0" w:color="auto"/>
        <w:right w:val="none" w:sz="0" w:space="0" w:color="auto"/>
      </w:divBdr>
    </w:div>
    <w:div w:id="127279830">
      <w:marLeft w:val="640"/>
      <w:marRight w:val="0"/>
      <w:marTop w:val="0"/>
      <w:marBottom w:val="0"/>
      <w:divBdr>
        <w:top w:val="none" w:sz="0" w:space="0" w:color="auto"/>
        <w:left w:val="none" w:sz="0" w:space="0" w:color="auto"/>
        <w:bottom w:val="none" w:sz="0" w:space="0" w:color="auto"/>
        <w:right w:val="none" w:sz="0" w:space="0" w:color="auto"/>
      </w:divBdr>
    </w:div>
    <w:div w:id="127405705">
      <w:marLeft w:val="640"/>
      <w:marRight w:val="0"/>
      <w:marTop w:val="0"/>
      <w:marBottom w:val="0"/>
      <w:divBdr>
        <w:top w:val="none" w:sz="0" w:space="0" w:color="auto"/>
        <w:left w:val="none" w:sz="0" w:space="0" w:color="auto"/>
        <w:bottom w:val="none" w:sz="0" w:space="0" w:color="auto"/>
        <w:right w:val="none" w:sz="0" w:space="0" w:color="auto"/>
      </w:divBdr>
    </w:div>
    <w:div w:id="127431513">
      <w:marLeft w:val="640"/>
      <w:marRight w:val="0"/>
      <w:marTop w:val="0"/>
      <w:marBottom w:val="0"/>
      <w:divBdr>
        <w:top w:val="none" w:sz="0" w:space="0" w:color="auto"/>
        <w:left w:val="none" w:sz="0" w:space="0" w:color="auto"/>
        <w:bottom w:val="none" w:sz="0" w:space="0" w:color="auto"/>
        <w:right w:val="none" w:sz="0" w:space="0" w:color="auto"/>
      </w:divBdr>
    </w:div>
    <w:div w:id="127480530">
      <w:marLeft w:val="640"/>
      <w:marRight w:val="0"/>
      <w:marTop w:val="0"/>
      <w:marBottom w:val="0"/>
      <w:divBdr>
        <w:top w:val="none" w:sz="0" w:space="0" w:color="auto"/>
        <w:left w:val="none" w:sz="0" w:space="0" w:color="auto"/>
        <w:bottom w:val="none" w:sz="0" w:space="0" w:color="auto"/>
        <w:right w:val="none" w:sz="0" w:space="0" w:color="auto"/>
      </w:divBdr>
    </w:div>
    <w:div w:id="127624217">
      <w:marLeft w:val="640"/>
      <w:marRight w:val="0"/>
      <w:marTop w:val="0"/>
      <w:marBottom w:val="0"/>
      <w:divBdr>
        <w:top w:val="none" w:sz="0" w:space="0" w:color="auto"/>
        <w:left w:val="none" w:sz="0" w:space="0" w:color="auto"/>
        <w:bottom w:val="none" w:sz="0" w:space="0" w:color="auto"/>
        <w:right w:val="none" w:sz="0" w:space="0" w:color="auto"/>
      </w:divBdr>
    </w:div>
    <w:div w:id="127624922">
      <w:marLeft w:val="640"/>
      <w:marRight w:val="0"/>
      <w:marTop w:val="0"/>
      <w:marBottom w:val="0"/>
      <w:divBdr>
        <w:top w:val="none" w:sz="0" w:space="0" w:color="auto"/>
        <w:left w:val="none" w:sz="0" w:space="0" w:color="auto"/>
        <w:bottom w:val="none" w:sz="0" w:space="0" w:color="auto"/>
        <w:right w:val="none" w:sz="0" w:space="0" w:color="auto"/>
      </w:divBdr>
    </w:div>
    <w:div w:id="127625465">
      <w:marLeft w:val="640"/>
      <w:marRight w:val="0"/>
      <w:marTop w:val="0"/>
      <w:marBottom w:val="0"/>
      <w:divBdr>
        <w:top w:val="none" w:sz="0" w:space="0" w:color="auto"/>
        <w:left w:val="none" w:sz="0" w:space="0" w:color="auto"/>
        <w:bottom w:val="none" w:sz="0" w:space="0" w:color="auto"/>
        <w:right w:val="none" w:sz="0" w:space="0" w:color="auto"/>
      </w:divBdr>
    </w:div>
    <w:div w:id="127671305">
      <w:marLeft w:val="640"/>
      <w:marRight w:val="0"/>
      <w:marTop w:val="0"/>
      <w:marBottom w:val="0"/>
      <w:divBdr>
        <w:top w:val="none" w:sz="0" w:space="0" w:color="auto"/>
        <w:left w:val="none" w:sz="0" w:space="0" w:color="auto"/>
        <w:bottom w:val="none" w:sz="0" w:space="0" w:color="auto"/>
        <w:right w:val="none" w:sz="0" w:space="0" w:color="auto"/>
      </w:divBdr>
    </w:div>
    <w:div w:id="127742908">
      <w:marLeft w:val="640"/>
      <w:marRight w:val="0"/>
      <w:marTop w:val="0"/>
      <w:marBottom w:val="0"/>
      <w:divBdr>
        <w:top w:val="none" w:sz="0" w:space="0" w:color="auto"/>
        <w:left w:val="none" w:sz="0" w:space="0" w:color="auto"/>
        <w:bottom w:val="none" w:sz="0" w:space="0" w:color="auto"/>
        <w:right w:val="none" w:sz="0" w:space="0" w:color="auto"/>
      </w:divBdr>
    </w:div>
    <w:div w:id="127743551">
      <w:marLeft w:val="640"/>
      <w:marRight w:val="0"/>
      <w:marTop w:val="0"/>
      <w:marBottom w:val="0"/>
      <w:divBdr>
        <w:top w:val="none" w:sz="0" w:space="0" w:color="auto"/>
        <w:left w:val="none" w:sz="0" w:space="0" w:color="auto"/>
        <w:bottom w:val="none" w:sz="0" w:space="0" w:color="auto"/>
        <w:right w:val="none" w:sz="0" w:space="0" w:color="auto"/>
      </w:divBdr>
    </w:div>
    <w:div w:id="127818967">
      <w:marLeft w:val="640"/>
      <w:marRight w:val="0"/>
      <w:marTop w:val="0"/>
      <w:marBottom w:val="0"/>
      <w:divBdr>
        <w:top w:val="none" w:sz="0" w:space="0" w:color="auto"/>
        <w:left w:val="none" w:sz="0" w:space="0" w:color="auto"/>
        <w:bottom w:val="none" w:sz="0" w:space="0" w:color="auto"/>
        <w:right w:val="none" w:sz="0" w:space="0" w:color="auto"/>
      </w:divBdr>
    </w:div>
    <w:div w:id="127823705">
      <w:marLeft w:val="640"/>
      <w:marRight w:val="0"/>
      <w:marTop w:val="0"/>
      <w:marBottom w:val="0"/>
      <w:divBdr>
        <w:top w:val="none" w:sz="0" w:space="0" w:color="auto"/>
        <w:left w:val="none" w:sz="0" w:space="0" w:color="auto"/>
        <w:bottom w:val="none" w:sz="0" w:space="0" w:color="auto"/>
        <w:right w:val="none" w:sz="0" w:space="0" w:color="auto"/>
      </w:divBdr>
    </w:div>
    <w:div w:id="127939142">
      <w:marLeft w:val="640"/>
      <w:marRight w:val="0"/>
      <w:marTop w:val="0"/>
      <w:marBottom w:val="0"/>
      <w:divBdr>
        <w:top w:val="none" w:sz="0" w:space="0" w:color="auto"/>
        <w:left w:val="none" w:sz="0" w:space="0" w:color="auto"/>
        <w:bottom w:val="none" w:sz="0" w:space="0" w:color="auto"/>
        <w:right w:val="none" w:sz="0" w:space="0" w:color="auto"/>
      </w:divBdr>
    </w:div>
    <w:div w:id="127943160">
      <w:marLeft w:val="640"/>
      <w:marRight w:val="0"/>
      <w:marTop w:val="0"/>
      <w:marBottom w:val="0"/>
      <w:divBdr>
        <w:top w:val="none" w:sz="0" w:space="0" w:color="auto"/>
        <w:left w:val="none" w:sz="0" w:space="0" w:color="auto"/>
        <w:bottom w:val="none" w:sz="0" w:space="0" w:color="auto"/>
        <w:right w:val="none" w:sz="0" w:space="0" w:color="auto"/>
      </w:divBdr>
    </w:div>
    <w:div w:id="128016532">
      <w:marLeft w:val="640"/>
      <w:marRight w:val="0"/>
      <w:marTop w:val="0"/>
      <w:marBottom w:val="0"/>
      <w:divBdr>
        <w:top w:val="none" w:sz="0" w:space="0" w:color="auto"/>
        <w:left w:val="none" w:sz="0" w:space="0" w:color="auto"/>
        <w:bottom w:val="none" w:sz="0" w:space="0" w:color="auto"/>
        <w:right w:val="none" w:sz="0" w:space="0" w:color="auto"/>
      </w:divBdr>
    </w:div>
    <w:div w:id="128204229">
      <w:marLeft w:val="640"/>
      <w:marRight w:val="0"/>
      <w:marTop w:val="0"/>
      <w:marBottom w:val="0"/>
      <w:divBdr>
        <w:top w:val="none" w:sz="0" w:space="0" w:color="auto"/>
        <w:left w:val="none" w:sz="0" w:space="0" w:color="auto"/>
        <w:bottom w:val="none" w:sz="0" w:space="0" w:color="auto"/>
        <w:right w:val="none" w:sz="0" w:space="0" w:color="auto"/>
      </w:divBdr>
    </w:div>
    <w:div w:id="128210479">
      <w:marLeft w:val="640"/>
      <w:marRight w:val="0"/>
      <w:marTop w:val="0"/>
      <w:marBottom w:val="0"/>
      <w:divBdr>
        <w:top w:val="none" w:sz="0" w:space="0" w:color="auto"/>
        <w:left w:val="none" w:sz="0" w:space="0" w:color="auto"/>
        <w:bottom w:val="none" w:sz="0" w:space="0" w:color="auto"/>
        <w:right w:val="none" w:sz="0" w:space="0" w:color="auto"/>
      </w:divBdr>
    </w:div>
    <w:div w:id="128213016">
      <w:marLeft w:val="640"/>
      <w:marRight w:val="0"/>
      <w:marTop w:val="0"/>
      <w:marBottom w:val="0"/>
      <w:divBdr>
        <w:top w:val="none" w:sz="0" w:space="0" w:color="auto"/>
        <w:left w:val="none" w:sz="0" w:space="0" w:color="auto"/>
        <w:bottom w:val="none" w:sz="0" w:space="0" w:color="auto"/>
        <w:right w:val="none" w:sz="0" w:space="0" w:color="auto"/>
      </w:divBdr>
    </w:div>
    <w:div w:id="128255918">
      <w:marLeft w:val="640"/>
      <w:marRight w:val="0"/>
      <w:marTop w:val="0"/>
      <w:marBottom w:val="0"/>
      <w:divBdr>
        <w:top w:val="none" w:sz="0" w:space="0" w:color="auto"/>
        <w:left w:val="none" w:sz="0" w:space="0" w:color="auto"/>
        <w:bottom w:val="none" w:sz="0" w:space="0" w:color="auto"/>
        <w:right w:val="none" w:sz="0" w:space="0" w:color="auto"/>
      </w:divBdr>
    </w:div>
    <w:div w:id="128280445">
      <w:marLeft w:val="640"/>
      <w:marRight w:val="0"/>
      <w:marTop w:val="0"/>
      <w:marBottom w:val="0"/>
      <w:divBdr>
        <w:top w:val="none" w:sz="0" w:space="0" w:color="auto"/>
        <w:left w:val="none" w:sz="0" w:space="0" w:color="auto"/>
        <w:bottom w:val="none" w:sz="0" w:space="0" w:color="auto"/>
        <w:right w:val="none" w:sz="0" w:space="0" w:color="auto"/>
      </w:divBdr>
    </w:div>
    <w:div w:id="128281180">
      <w:marLeft w:val="640"/>
      <w:marRight w:val="0"/>
      <w:marTop w:val="0"/>
      <w:marBottom w:val="0"/>
      <w:divBdr>
        <w:top w:val="none" w:sz="0" w:space="0" w:color="auto"/>
        <w:left w:val="none" w:sz="0" w:space="0" w:color="auto"/>
        <w:bottom w:val="none" w:sz="0" w:space="0" w:color="auto"/>
        <w:right w:val="none" w:sz="0" w:space="0" w:color="auto"/>
      </w:divBdr>
    </w:div>
    <w:div w:id="128323158">
      <w:marLeft w:val="640"/>
      <w:marRight w:val="0"/>
      <w:marTop w:val="0"/>
      <w:marBottom w:val="0"/>
      <w:divBdr>
        <w:top w:val="none" w:sz="0" w:space="0" w:color="auto"/>
        <w:left w:val="none" w:sz="0" w:space="0" w:color="auto"/>
        <w:bottom w:val="none" w:sz="0" w:space="0" w:color="auto"/>
        <w:right w:val="none" w:sz="0" w:space="0" w:color="auto"/>
      </w:divBdr>
    </w:div>
    <w:div w:id="128324450">
      <w:marLeft w:val="640"/>
      <w:marRight w:val="0"/>
      <w:marTop w:val="0"/>
      <w:marBottom w:val="0"/>
      <w:divBdr>
        <w:top w:val="none" w:sz="0" w:space="0" w:color="auto"/>
        <w:left w:val="none" w:sz="0" w:space="0" w:color="auto"/>
        <w:bottom w:val="none" w:sz="0" w:space="0" w:color="auto"/>
        <w:right w:val="none" w:sz="0" w:space="0" w:color="auto"/>
      </w:divBdr>
    </w:div>
    <w:div w:id="128326905">
      <w:marLeft w:val="640"/>
      <w:marRight w:val="0"/>
      <w:marTop w:val="0"/>
      <w:marBottom w:val="0"/>
      <w:divBdr>
        <w:top w:val="none" w:sz="0" w:space="0" w:color="auto"/>
        <w:left w:val="none" w:sz="0" w:space="0" w:color="auto"/>
        <w:bottom w:val="none" w:sz="0" w:space="0" w:color="auto"/>
        <w:right w:val="none" w:sz="0" w:space="0" w:color="auto"/>
      </w:divBdr>
    </w:div>
    <w:div w:id="128472902">
      <w:marLeft w:val="640"/>
      <w:marRight w:val="0"/>
      <w:marTop w:val="0"/>
      <w:marBottom w:val="0"/>
      <w:divBdr>
        <w:top w:val="none" w:sz="0" w:space="0" w:color="auto"/>
        <w:left w:val="none" w:sz="0" w:space="0" w:color="auto"/>
        <w:bottom w:val="none" w:sz="0" w:space="0" w:color="auto"/>
        <w:right w:val="none" w:sz="0" w:space="0" w:color="auto"/>
      </w:divBdr>
    </w:div>
    <w:div w:id="128475917">
      <w:marLeft w:val="640"/>
      <w:marRight w:val="0"/>
      <w:marTop w:val="0"/>
      <w:marBottom w:val="0"/>
      <w:divBdr>
        <w:top w:val="none" w:sz="0" w:space="0" w:color="auto"/>
        <w:left w:val="none" w:sz="0" w:space="0" w:color="auto"/>
        <w:bottom w:val="none" w:sz="0" w:space="0" w:color="auto"/>
        <w:right w:val="none" w:sz="0" w:space="0" w:color="auto"/>
      </w:divBdr>
    </w:div>
    <w:div w:id="128476203">
      <w:marLeft w:val="640"/>
      <w:marRight w:val="0"/>
      <w:marTop w:val="0"/>
      <w:marBottom w:val="0"/>
      <w:divBdr>
        <w:top w:val="none" w:sz="0" w:space="0" w:color="auto"/>
        <w:left w:val="none" w:sz="0" w:space="0" w:color="auto"/>
        <w:bottom w:val="none" w:sz="0" w:space="0" w:color="auto"/>
        <w:right w:val="none" w:sz="0" w:space="0" w:color="auto"/>
      </w:divBdr>
    </w:div>
    <w:div w:id="128476986">
      <w:marLeft w:val="640"/>
      <w:marRight w:val="0"/>
      <w:marTop w:val="0"/>
      <w:marBottom w:val="0"/>
      <w:divBdr>
        <w:top w:val="none" w:sz="0" w:space="0" w:color="auto"/>
        <w:left w:val="none" w:sz="0" w:space="0" w:color="auto"/>
        <w:bottom w:val="none" w:sz="0" w:space="0" w:color="auto"/>
        <w:right w:val="none" w:sz="0" w:space="0" w:color="auto"/>
      </w:divBdr>
    </w:div>
    <w:div w:id="128477219">
      <w:marLeft w:val="640"/>
      <w:marRight w:val="0"/>
      <w:marTop w:val="0"/>
      <w:marBottom w:val="0"/>
      <w:divBdr>
        <w:top w:val="none" w:sz="0" w:space="0" w:color="auto"/>
        <w:left w:val="none" w:sz="0" w:space="0" w:color="auto"/>
        <w:bottom w:val="none" w:sz="0" w:space="0" w:color="auto"/>
        <w:right w:val="none" w:sz="0" w:space="0" w:color="auto"/>
      </w:divBdr>
    </w:div>
    <w:div w:id="128597453">
      <w:marLeft w:val="640"/>
      <w:marRight w:val="0"/>
      <w:marTop w:val="0"/>
      <w:marBottom w:val="0"/>
      <w:divBdr>
        <w:top w:val="none" w:sz="0" w:space="0" w:color="auto"/>
        <w:left w:val="none" w:sz="0" w:space="0" w:color="auto"/>
        <w:bottom w:val="none" w:sz="0" w:space="0" w:color="auto"/>
        <w:right w:val="none" w:sz="0" w:space="0" w:color="auto"/>
      </w:divBdr>
    </w:div>
    <w:div w:id="128666883">
      <w:marLeft w:val="640"/>
      <w:marRight w:val="0"/>
      <w:marTop w:val="0"/>
      <w:marBottom w:val="0"/>
      <w:divBdr>
        <w:top w:val="none" w:sz="0" w:space="0" w:color="auto"/>
        <w:left w:val="none" w:sz="0" w:space="0" w:color="auto"/>
        <w:bottom w:val="none" w:sz="0" w:space="0" w:color="auto"/>
        <w:right w:val="none" w:sz="0" w:space="0" w:color="auto"/>
      </w:divBdr>
    </w:div>
    <w:div w:id="128668618">
      <w:marLeft w:val="640"/>
      <w:marRight w:val="0"/>
      <w:marTop w:val="0"/>
      <w:marBottom w:val="0"/>
      <w:divBdr>
        <w:top w:val="none" w:sz="0" w:space="0" w:color="auto"/>
        <w:left w:val="none" w:sz="0" w:space="0" w:color="auto"/>
        <w:bottom w:val="none" w:sz="0" w:space="0" w:color="auto"/>
        <w:right w:val="none" w:sz="0" w:space="0" w:color="auto"/>
      </w:divBdr>
    </w:div>
    <w:div w:id="128671048">
      <w:marLeft w:val="640"/>
      <w:marRight w:val="0"/>
      <w:marTop w:val="0"/>
      <w:marBottom w:val="0"/>
      <w:divBdr>
        <w:top w:val="none" w:sz="0" w:space="0" w:color="auto"/>
        <w:left w:val="none" w:sz="0" w:space="0" w:color="auto"/>
        <w:bottom w:val="none" w:sz="0" w:space="0" w:color="auto"/>
        <w:right w:val="none" w:sz="0" w:space="0" w:color="auto"/>
      </w:divBdr>
    </w:div>
    <w:div w:id="128743192">
      <w:marLeft w:val="640"/>
      <w:marRight w:val="0"/>
      <w:marTop w:val="0"/>
      <w:marBottom w:val="0"/>
      <w:divBdr>
        <w:top w:val="none" w:sz="0" w:space="0" w:color="auto"/>
        <w:left w:val="none" w:sz="0" w:space="0" w:color="auto"/>
        <w:bottom w:val="none" w:sz="0" w:space="0" w:color="auto"/>
        <w:right w:val="none" w:sz="0" w:space="0" w:color="auto"/>
      </w:divBdr>
    </w:div>
    <w:div w:id="128784229">
      <w:marLeft w:val="640"/>
      <w:marRight w:val="0"/>
      <w:marTop w:val="0"/>
      <w:marBottom w:val="0"/>
      <w:divBdr>
        <w:top w:val="none" w:sz="0" w:space="0" w:color="auto"/>
        <w:left w:val="none" w:sz="0" w:space="0" w:color="auto"/>
        <w:bottom w:val="none" w:sz="0" w:space="0" w:color="auto"/>
        <w:right w:val="none" w:sz="0" w:space="0" w:color="auto"/>
      </w:divBdr>
    </w:div>
    <w:div w:id="128788569">
      <w:marLeft w:val="640"/>
      <w:marRight w:val="0"/>
      <w:marTop w:val="0"/>
      <w:marBottom w:val="0"/>
      <w:divBdr>
        <w:top w:val="none" w:sz="0" w:space="0" w:color="auto"/>
        <w:left w:val="none" w:sz="0" w:space="0" w:color="auto"/>
        <w:bottom w:val="none" w:sz="0" w:space="0" w:color="auto"/>
        <w:right w:val="none" w:sz="0" w:space="0" w:color="auto"/>
      </w:divBdr>
    </w:div>
    <w:div w:id="128864532">
      <w:marLeft w:val="640"/>
      <w:marRight w:val="0"/>
      <w:marTop w:val="0"/>
      <w:marBottom w:val="0"/>
      <w:divBdr>
        <w:top w:val="none" w:sz="0" w:space="0" w:color="auto"/>
        <w:left w:val="none" w:sz="0" w:space="0" w:color="auto"/>
        <w:bottom w:val="none" w:sz="0" w:space="0" w:color="auto"/>
        <w:right w:val="none" w:sz="0" w:space="0" w:color="auto"/>
      </w:divBdr>
    </w:div>
    <w:div w:id="128934459">
      <w:marLeft w:val="640"/>
      <w:marRight w:val="0"/>
      <w:marTop w:val="0"/>
      <w:marBottom w:val="0"/>
      <w:divBdr>
        <w:top w:val="none" w:sz="0" w:space="0" w:color="auto"/>
        <w:left w:val="none" w:sz="0" w:space="0" w:color="auto"/>
        <w:bottom w:val="none" w:sz="0" w:space="0" w:color="auto"/>
        <w:right w:val="none" w:sz="0" w:space="0" w:color="auto"/>
      </w:divBdr>
    </w:div>
    <w:div w:id="128935509">
      <w:marLeft w:val="640"/>
      <w:marRight w:val="0"/>
      <w:marTop w:val="0"/>
      <w:marBottom w:val="0"/>
      <w:divBdr>
        <w:top w:val="none" w:sz="0" w:space="0" w:color="auto"/>
        <w:left w:val="none" w:sz="0" w:space="0" w:color="auto"/>
        <w:bottom w:val="none" w:sz="0" w:space="0" w:color="auto"/>
        <w:right w:val="none" w:sz="0" w:space="0" w:color="auto"/>
      </w:divBdr>
    </w:div>
    <w:div w:id="128984455">
      <w:marLeft w:val="640"/>
      <w:marRight w:val="0"/>
      <w:marTop w:val="0"/>
      <w:marBottom w:val="0"/>
      <w:divBdr>
        <w:top w:val="none" w:sz="0" w:space="0" w:color="auto"/>
        <w:left w:val="none" w:sz="0" w:space="0" w:color="auto"/>
        <w:bottom w:val="none" w:sz="0" w:space="0" w:color="auto"/>
        <w:right w:val="none" w:sz="0" w:space="0" w:color="auto"/>
      </w:divBdr>
    </w:div>
    <w:div w:id="129052745">
      <w:marLeft w:val="640"/>
      <w:marRight w:val="0"/>
      <w:marTop w:val="0"/>
      <w:marBottom w:val="0"/>
      <w:divBdr>
        <w:top w:val="none" w:sz="0" w:space="0" w:color="auto"/>
        <w:left w:val="none" w:sz="0" w:space="0" w:color="auto"/>
        <w:bottom w:val="none" w:sz="0" w:space="0" w:color="auto"/>
        <w:right w:val="none" w:sz="0" w:space="0" w:color="auto"/>
      </w:divBdr>
    </w:div>
    <w:div w:id="129130535">
      <w:marLeft w:val="640"/>
      <w:marRight w:val="0"/>
      <w:marTop w:val="0"/>
      <w:marBottom w:val="0"/>
      <w:divBdr>
        <w:top w:val="none" w:sz="0" w:space="0" w:color="auto"/>
        <w:left w:val="none" w:sz="0" w:space="0" w:color="auto"/>
        <w:bottom w:val="none" w:sz="0" w:space="0" w:color="auto"/>
        <w:right w:val="none" w:sz="0" w:space="0" w:color="auto"/>
      </w:divBdr>
    </w:div>
    <w:div w:id="129133624">
      <w:marLeft w:val="640"/>
      <w:marRight w:val="0"/>
      <w:marTop w:val="0"/>
      <w:marBottom w:val="0"/>
      <w:divBdr>
        <w:top w:val="none" w:sz="0" w:space="0" w:color="auto"/>
        <w:left w:val="none" w:sz="0" w:space="0" w:color="auto"/>
        <w:bottom w:val="none" w:sz="0" w:space="0" w:color="auto"/>
        <w:right w:val="none" w:sz="0" w:space="0" w:color="auto"/>
      </w:divBdr>
    </w:div>
    <w:div w:id="129177816">
      <w:marLeft w:val="640"/>
      <w:marRight w:val="0"/>
      <w:marTop w:val="0"/>
      <w:marBottom w:val="0"/>
      <w:divBdr>
        <w:top w:val="none" w:sz="0" w:space="0" w:color="auto"/>
        <w:left w:val="none" w:sz="0" w:space="0" w:color="auto"/>
        <w:bottom w:val="none" w:sz="0" w:space="0" w:color="auto"/>
        <w:right w:val="none" w:sz="0" w:space="0" w:color="auto"/>
      </w:divBdr>
    </w:div>
    <w:div w:id="129178794">
      <w:marLeft w:val="640"/>
      <w:marRight w:val="0"/>
      <w:marTop w:val="0"/>
      <w:marBottom w:val="0"/>
      <w:divBdr>
        <w:top w:val="none" w:sz="0" w:space="0" w:color="auto"/>
        <w:left w:val="none" w:sz="0" w:space="0" w:color="auto"/>
        <w:bottom w:val="none" w:sz="0" w:space="0" w:color="auto"/>
        <w:right w:val="none" w:sz="0" w:space="0" w:color="auto"/>
      </w:divBdr>
    </w:div>
    <w:div w:id="129324596">
      <w:marLeft w:val="640"/>
      <w:marRight w:val="0"/>
      <w:marTop w:val="0"/>
      <w:marBottom w:val="0"/>
      <w:divBdr>
        <w:top w:val="none" w:sz="0" w:space="0" w:color="auto"/>
        <w:left w:val="none" w:sz="0" w:space="0" w:color="auto"/>
        <w:bottom w:val="none" w:sz="0" w:space="0" w:color="auto"/>
        <w:right w:val="none" w:sz="0" w:space="0" w:color="auto"/>
      </w:divBdr>
    </w:div>
    <w:div w:id="129397092">
      <w:marLeft w:val="640"/>
      <w:marRight w:val="0"/>
      <w:marTop w:val="0"/>
      <w:marBottom w:val="0"/>
      <w:divBdr>
        <w:top w:val="none" w:sz="0" w:space="0" w:color="auto"/>
        <w:left w:val="none" w:sz="0" w:space="0" w:color="auto"/>
        <w:bottom w:val="none" w:sz="0" w:space="0" w:color="auto"/>
        <w:right w:val="none" w:sz="0" w:space="0" w:color="auto"/>
      </w:divBdr>
    </w:div>
    <w:div w:id="129597066">
      <w:marLeft w:val="640"/>
      <w:marRight w:val="0"/>
      <w:marTop w:val="0"/>
      <w:marBottom w:val="0"/>
      <w:divBdr>
        <w:top w:val="none" w:sz="0" w:space="0" w:color="auto"/>
        <w:left w:val="none" w:sz="0" w:space="0" w:color="auto"/>
        <w:bottom w:val="none" w:sz="0" w:space="0" w:color="auto"/>
        <w:right w:val="none" w:sz="0" w:space="0" w:color="auto"/>
      </w:divBdr>
    </w:div>
    <w:div w:id="129632470">
      <w:marLeft w:val="640"/>
      <w:marRight w:val="0"/>
      <w:marTop w:val="0"/>
      <w:marBottom w:val="0"/>
      <w:divBdr>
        <w:top w:val="none" w:sz="0" w:space="0" w:color="auto"/>
        <w:left w:val="none" w:sz="0" w:space="0" w:color="auto"/>
        <w:bottom w:val="none" w:sz="0" w:space="0" w:color="auto"/>
        <w:right w:val="none" w:sz="0" w:space="0" w:color="auto"/>
      </w:divBdr>
    </w:div>
    <w:div w:id="129633187">
      <w:marLeft w:val="640"/>
      <w:marRight w:val="0"/>
      <w:marTop w:val="0"/>
      <w:marBottom w:val="0"/>
      <w:divBdr>
        <w:top w:val="none" w:sz="0" w:space="0" w:color="auto"/>
        <w:left w:val="none" w:sz="0" w:space="0" w:color="auto"/>
        <w:bottom w:val="none" w:sz="0" w:space="0" w:color="auto"/>
        <w:right w:val="none" w:sz="0" w:space="0" w:color="auto"/>
      </w:divBdr>
    </w:div>
    <w:div w:id="129640891">
      <w:marLeft w:val="640"/>
      <w:marRight w:val="0"/>
      <w:marTop w:val="0"/>
      <w:marBottom w:val="0"/>
      <w:divBdr>
        <w:top w:val="none" w:sz="0" w:space="0" w:color="auto"/>
        <w:left w:val="none" w:sz="0" w:space="0" w:color="auto"/>
        <w:bottom w:val="none" w:sz="0" w:space="0" w:color="auto"/>
        <w:right w:val="none" w:sz="0" w:space="0" w:color="auto"/>
      </w:divBdr>
    </w:div>
    <w:div w:id="129716707">
      <w:marLeft w:val="640"/>
      <w:marRight w:val="0"/>
      <w:marTop w:val="0"/>
      <w:marBottom w:val="0"/>
      <w:divBdr>
        <w:top w:val="none" w:sz="0" w:space="0" w:color="auto"/>
        <w:left w:val="none" w:sz="0" w:space="0" w:color="auto"/>
        <w:bottom w:val="none" w:sz="0" w:space="0" w:color="auto"/>
        <w:right w:val="none" w:sz="0" w:space="0" w:color="auto"/>
      </w:divBdr>
    </w:div>
    <w:div w:id="129827526">
      <w:marLeft w:val="640"/>
      <w:marRight w:val="0"/>
      <w:marTop w:val="0"/>
      <w:marBottom w:val="0"/>
      <w:divBdr>
        <w:top w:val="none" w:sz="0" w:space="0" w:color="auto"/>
        <w:left w:val="none" w:sz="0" w:space="0" w:color="auto"/>
        <w:bottom w:val="none" w:sz="0" w:space="0" w:color="auto"/>
        <w:right w:val="none" w:sz="0" w:space="0" w:color="auto"/>
      </w:divBdr>
    </w:div>
    <w:div w:id="129908816">
      <w:marLeft w:val="640"/>
      <w:marRight w:val="0"/>
      <w:marTop w:val="0"/>
      <w:marBottom w:val="0"/>
      <w:divBdr>
        <w:top w:val="none" w:sz="0" w:space="0" w:color="auto"/>
        <w:left w:val="none" w:sz="0" w:space="0" w:color="auto"/>
        <w:bottom w:val="none" w:sz="0" w:space="0" w:color="auto"/>
        <w:right w:val="none" w:sz="0" w:space="0" w:color="auto"/>
      </w:divBdr>
    </w:div>
    <w:div w:id="129976442">
      <w:marLeft w:val="640"/>
      <w:marRight w:val="0"/>
      <w:marTop w:val="0"/>
      <w:marBottom w:val="0"/>
      <w:divBdr>
        <w:top w:val="none" w:sz="0" w:space="0" w:color="auto"/>
        <w:left w:val="none" w:sz="0" w:space="0" w:color="auto"/>
        <w:bottom w:val="none" w:sz="0" w:space="0" w:color="auto"/>
        <w:right w:val="none" w:sz="0" w:space="0" w:color="auto"/>
      </w:divBdr>
    </w:div>
    <w:div w:id="130024749">
      <w:marLeft w:val="640"/>
      <w:marRight w:val="0"/>
      <w:marTop w:val="0"/>
      <w:marBottom w:val="0"/>
      <w:divBdr>
        <w:top w:val="none" w:sz="0" w:space="0" w:color="auto"/>
        <w:left w:val="none" w:sz="0" w:space="0" w:color="auto"/>
        <w:bottom w:val="none" w:sz="0" w:space="0" w:color="auto"/>
        <w:right w:val="none" w:sz="0" w:space="0" w:color="auto"/>
      </w:divBdr>
    </w:div>
    <w:div w:id="130053187">
      <w:marLeft w:val="640"/>
      <w:marRight w:val="0"/>
      <w:marTop w:val="0"/>
      <w:marBottom w:val="0"/>
      <w:divBdr>
        <w:top w:val="none" w:sz="0" w:space="0" w:color="auto"/>
        <w:left w:val="none" w:sz="0" w:space="0" w:color="auto"/>
        <w:bottom w:val="none" w:sz="0" w:space="0" w:color="auto"/>
        <w:right w:val="none" w:sz="0" w:space="0" w:color="auto"/>
      </w:divBdr>
    </w:div>
    <w:div w:id="130170426">
      <w:marLeft w:val="640"/>
      <w:marRight w:val="0"/>
      <w:marTop w:val="0"/>
      <w:marBottom w:val="0"/>
      <w:divBdr>
        <w:top w:val="none" w:sz="0" w:space="0" w:color="auto"/>
        <w:left w:val="none" w:sz="0" w:space="0" w:color="auto"/>
        <w:bottom w:val="none" w:sz="0" w:space="0" w:color="auto"/>
        <w:right w:val="none" w:sz="0" w:space="0" w:color="auto"/>
      </w:divBdr>
    </w:div>
    <w:div w:id="130176176">
      <w:marLeft w:val="640"/>
      <w:marRight w:val="0"/>
      <w:marTop w:val="0"/>
      <w:marBottom w:val="0"/>
      <w:divBdr>
        <w:top w:val="none" w:sz="0" w:space="0" w:color="auto"/>
        <w:left w:val="none" w:sz="0" w:space="0" w:color="auto"/>
        <w:bottom w:val="none" w:sz="0" w:space="0" w:color="auto"/>
        <w:right w:val="none" w:sz="0" w:space="0" w:color="auto"/>
      </w:divBdr>
    </w:div>
    <w:div w:id="130245636">
      <w:marLeft w:val="640"/>
      <w:marRight w:val="0"/>
      <w:marTop w:val="0"/>
      <w:marBottom w:val="0"/>
      <w:divBdr>
        <w:top w:val="none" w:sz="0" w:space="0" w:color="auto"/>
        <w:left w:val="none" w:sz="0" w:space="0" w:color="auto"/>
        <w:bottom w:val="none" w:sz="0" w:space="0" w:color="auto"/>
        <w:right w:val="none" w:sz="0" w:space="0" w:color="auto"/>
      </w:divBdr>
    </w:div>
    <w:div w:id="130249041">
      <w:marLeft w:val="640"/>
      <w:marRight w:val="0"/>
      <w:marTop w:val="0"/>
      <w:marBottom w:val="0"/>
      <w:divBdr>
        <w:top w:val="none" w:sz="0" w:space="0" w:color="auto"/>
        <w:left w:val="none" w:sz="0" w:space="0" w:color="auto"/>
        <w:bottom w:val="none" w:sz="0" w:space="0" w:color="auto"/>
        <w:right w:val="none" w:sz="0" w:space="0" w:color="auto"/>
      </w:divBdr>
    </w:div>
    <w:div w:id="130287761">
      <w:marLeft w:val="640"/>
      <w:marRight w:val="0"/>
      <w:marTop w:val="0"/>
      <w:marBottom w:val="0"/>
      <w:divBdr>
        <w:top w:val="none" w:sz="0" w:space="0" w:color="auto"/>
        <w:left w:val="none" w:sz="0" w:space="0" w:color="auto"/>
        <w:bottom w:val="none" w:sz="0" w:space="0" w:color="auto"/>
        <w:right w:val="none" w:sz="0" w:space="0" w:color="auto"/>
      </w:divBdr>
    </w:div>
    <w:div w:id="130295885">
      <w:marLeft w:val="640"/>
      <w:marRight w:val="0"/>
      <w:marTop w:val="0"/>
      <w:marBottom w:val="0"/>
      <w:divBdr>
        <w:top w:val="none" w:sz="0" w:space="0" w:color="auto"/>
        <w:left w:val="none" w:sz="0" w:space="0" w:color="auto"/>
        <w:bottom w:val="none" w:sz="0" w:space="0" w:color="auto"/>
        <w:right w:val="none" w:sz="0" w:space="0" w:color="auto"/>
      </w:divBdr>
    </w:div>
    <w:div w:id="130363750">
      <w:marLeft w:val="640"/>
      <w:marRight w:val="0"/>
      <w:marTop w:val="0"/>
      <w:marBottom w:val="0"/>
      <w:divBdr>
        <w:top w:val="none" w:sz="0" w:space="0" w:color="auto"/>
        <w:left w:val="none" w:sz="0" w:space="0" w:color="auto"/>
        <w:bottom w:val="none" w:sz="0" w:space="0" w:color="auto"/>
        <w:right w:val="none" w:sz="0" w:space="0" w:color="auto"/>
      </w:divBdr>
    </w:div>
    <w:div w:id="130365813">
      <w:marLeft w:val="640"/>
      <w:marRight w:val="0"/>
      <w:marTop w:val="0"/>
      <w:marBottom w:val="0"/>
      <w:divBdr>
        <w:top w:val="none" w:sz="0" w:space="0" w:color="auto"/>
        <w:left w:val="none" w:sz="0" w:space="0" w:color="auto"/>
        <w:bottom w:val="none" w:sz="0" w:space="0" w:color="auto"/>
        <w:right w:val="none" w:sz="0" w:space="0" w:color="auto"/>
      </w:divBdr>
    </w:div>
    <w:div w:id="130442740">
      <w:marLeft w:val="640"/>
      <w:marRight w:val="0"/>
      <w:marTop w:val="0"/>
      <w:marBottom w:val="0"/>
      <w:divBdr>
        <w:top w:val="none" w:sz="0" w:space="0" w:color="auto"/>
        <w:left w:val="none" w:sz="0" w:space="0" w:color="auto"/>
        <w:bottom w:val="none" w:sz="0" w:space="0" w:color="auto"/>
        <w:right w:val="none" w:sz="0" w:space="0" w:color="auto"/>
      </w:divBdr>
    </w:div>
    <w:div w:id="130446644">
      <w:marLeft w:val="640"/>
      <w:marRight w:val="0"/>
      <w:marTop w:val="0"/>
      <w:marBottom w:val="0"/>
      <w:divBdr>
        <w:top w:val="none" w:sz="0" w:space="0" w:color="auto"/>
        <w:left w:val="none" w:sz="0" w:space="0" w:color="auto"/>
        <w:bottom w:val="none" w:sz="0" w:space="0" w:color="auto"/>
        <w:right w:val="none" w:sz="0" w:space="0" w:color="auto"/>
      </w:divBdr>
    </w:div>
    <w:div w:id="130513849">
      <w:marLeft w:val="640"/>
      <w:marRight w:val="0"/>
      <w:marTop w:val="0"/>
      <w:marBottom w:val="0"/>
      <w:divBdr>
        <w:top w:val="none" w:sz="0" w:space="0" w:color="auto"/>
        <w:left w:val="none" w:sz="0" w:space="0" w:color="auto"/>
        <w:bottom w:val="none" w:sz="0" w:space="0" w:color="auto"/>
        <w:right w:val="none" w:sz="0" w:space="0" w:color="auto"/>
      </w:divBdr>
    </w:div>
    <w:div w:id="130637069">
      <w:marLeft w:val="640"/>
      <w:marRight w:val="0"/>
      <w:marTop w:val="0"/>
      <w:marBottom w:val="0"/>
      <w:divBdr>
        <w:top w:val="none" w:sz="0" w:space="0" w:color="auto"/>
        <w:left w:val="none" w:sz="0" w:space="0" w:color="auto"/>
        <w:bottom w:val="none" w:sz="0" w:space="0" w:color="auto"/>
        <w:right w:val="none" w:sz="0" w:space="0" w:color="auto"/>
      </w:divBdr>
    </w:div>
    <w:div w:id="130709374">
      <w:marLeft w:val="640"/>
      <w:marRight w:val="0"/>
      <w:marTop w:val="0"/>
      <w:marBottom w:val="0"/>
      <w:divBdr>
        <w:top w:val="none" w:sz="0" w:space="0" w:color="auto"/>
        <w:left w:val="none" w:sz="0" w:space="0" w:color="auto"/>
        <w:bottom w:val="none" w:sz="0" w:space="0" w:color="auto"/>
        <w:right w:val="none" w:sz="0" w:space="0" w:color="auto"/>
      </w:divBdr>
    </w:div>
    <w:div w:id="130907353">
      <w:marLeft w:val="640"/>
      <w:marRight w:val="0"/>
      <w:marTop w:val="0"/>
      <w:marBottom w:val="0"/>
      <w:divBdr>
        <w:top w:val="none" w:sz="0" w:space="0" w:color="auto"/>
        <w:left w:val="none" w:sz="0" w:space="0" w:color="auto"/>
        <w:bottom w:val="none" w:sz="0" w:space="0" w:color="auto"/>
        <w:right w:val="none" w:sz="0" w:space="0" w:color="auto"/>
      </w:divBdr>
    </w:div>
    <w:div w:id="130947560">
      <w:marLeft w:val="640"/>
      <w:marRight w:val="0"/>
      <w:marTop w:val="0"/>
      <w:marBottom w:val="0"/>
      <w:divBdr>
        <w:top w:val="none" w:sz="0" w:space="0" w:color="auto"/>
        <w:left w:val="none" w:sz="0" w:space="0" w:color="auto"/>
        <w:bottom w:val="none" w:sz="0" w:space="0" w:color="auto"/>
        <w:right w:val="none" w:sz="0" w:space="0" w:color="auto"/>
      </w:divBdr>
    </w:div>
    <w:div w:id="130951011">
      <w:marLeft w:val="640"/>
      <w:marRight w:val="0"/>
      <w:marTop w:val="0"/>
      <w:marBottom w:val="0"/>
      <w:divBdr>
        <w:top w:val="none" w:sz="0" w:space="0" w:color="auto"/>
        <w:left w:val="none" w:sz="0" w:space="0" w:color="auto"/>
        <w:bottom w:val="none" w:sz="0" w:space="0" w:color="auto"/>
        <w:right w:val="none" w:sz="0" w:space="0" w:color="auto"/>
      </w:divBdr>
    </w:div>
    <w:div w:id="131099969">
      <w:marLeft w:val="640"/>
      <w:marRight w:val="0"/>
      <w:marTop w:val="0"/>
      <w:marBottom w:val="0"/>
      <w:divBdr>
        <w:top w:val="none" w:sz="0" w:space="0" w:color="auto"/>
        <w:left w:val="none" w:sz="0" w:space="0" w:color="auto"/>
        <w:bottom w:val="none" w:sz="0" w:space="0" w:color="auto"/>
        <w:right w:val="none" w:sz="0" w:space="0" w:color="auto"/>
      </w:divBdr>
    </w:div>
    <w:div w:id="131100261">
      <w:marLeft w:val="640"/>
      <w:marRight w:val="0"/>
      <w:marTop w:val="0"/>
      <w:marBottom w:val="0"/>
      <w:divBdr>
        <w:top w:val="none" w:sz="0" w:space="0" w:color="auto"/>
        <w:left w:val="none" w:sz="0" w:space="0" w:color="auto"/>
        <w:bottom w:val="none" w:sz="0" w:space="0" w:color="auto"/>
        <w:right w:val="none" w:sz="0" w:space="0" w:color="auto"/>
      </w:divBdr>
    </w:div>
    <w:div w:id="131100986">
      <w:marLeft w:val="640"/>
      <w:marRight w:val="0"/>
      <w:marTop w:val="0"/>
      <w:marBottom w:val="0"/>
      <w:divBdr>
        <w:top w:val="none" w:sz="0" w:space="0" w:color="auto"/>
        <w:left w:val="none" w:sz="0" w:space="0" w:color="auto"/>
        <w:bottom w:val="none" w:sz="0" w:space="0" w:color="auto"/>
        <w:right w:val="none" w:sz="0" w:space="0" w:color="auto"/>
      </w:divBdr>
    </w:div>
    <w:div w:id="131221215">
      <w:marLeft w:val="640"/>
      <w:marRight w:val="0"/>
      <w:marTop w:val="0"/>
      <w:marBottom w:val="0"/>
      <w:divBdr>
        <w:top w:val="none" w:sz="0" w:space="0" w:color="auto"/>
        <w:left w:val="none" w:sz="0" w:space="0" w:color="auto"/>
        <w:bottom w:val="none" w:sz="0" w:space="0" w:color="auto"/>
        <w:right w:val="none" w:sz="0" w:space="0" w:color="auto"/>
      </w:divBdr>
    </w:div>
    <w:div w:id="131291140">
      <w:marLeft w:val="640"/>
      <w:marRight w:val="0"/>
      <w:marTop w:val="0"/>
      <w:marBottom w:val="0"/>
      <w:divBdr>
        <w:top w:val="none" w:sz="0" w:space="0" w:color="auto"/>
        <w:left w:val="none" w:sz="0" w:space="0" w:color="auto"/>
        <w:bottom w:val="none" w:sz="0" w:space="0" w:color="auto"/>
        <w:right w:val="none" w:sz="0" w:space="0" w:color="auto"/>
      </w:divBdr>
    </w:div>
    <w:div w:id="131337944">
      <w:marLeft w:val="640"/>
      <w:marRight w:val="0"/>
      <w:marTop w:val="0"/>
      <w:marBottom w:val="0"/>
      <w:divBdr>
        <w:top w:val="none" w:sz="0" w:space="0" w:color="auto"/>
        <w:left w:val="none" w:sz="0" w:space="0" w:color="auto"/>
        <w:bottom w:val="none" w:sz="0" w:space="0" w:color="auto"/>
        <w:right w:val="none" w:sz="0" w:space="0" w:color="auto"/>
      </w:divBdr>
    </w:div>
    <w:div w:id="131406119">
      <w:marLeft w:val="640"/>
      <w:marRight w:val="0"/>
      <w:marTop w:val="0"/>
      <w:marBottom w:val="0"/>
      <w:divBdr>
        <w:top w:val="none" w:sz="0" w:space="0" w:color="auto"/>
        <w:left w:val="none" w:sz="0" w:space="0" w:color="auto"/>
        <w:bottom w:val="none" w:sz="0" w:space="0" w:color="auto"/>
        <w:right w:val="none" w:sz="0" w:space="0" w:color="auto"/>
      </w:divBdr>
    </w:div>
    <w:div w:id="131408360">
      <w:marLeft w:val="640"/>
      <w:marRight w:val="0"/>
      <w:marTop w:val="0"/>
      <w:marBottom w:val="0"/>
      <w:divBdr>
        <w:top w:val="none" w:sz="0" w:space="0" w:color="auto"/>
        <w:left w:val="none" w:sz="0" w:space="0" w:color="auto"/>
        <w:bottom w:val="none" w:sz="0" w:space="0" w:color="auto"/>
        <w:right w:val="none" w:sz="0" w:space="0" w:color="auto"/>
      </w:divBdr>
    </w:div>
    <w:div w:id="131483382">
      <w:marLeft w:val="640"/>
      <w:marRight w:val="0"/>
      <w:marTop w:val="0"/>
      <w:marBottom w:val="0"/>
      <w:divBdr>
        <w:top w:val="none" w:sz="0" w:space="0" w:color="auto"/>
        <w:left w:val="none" w:sz="0" w:space="0" w:color="auto"/>
        <w:bottom w:val="none" w:sz="0" w:space="0" w:color="auto"/>
        <w:right w:val="none" w:sz="0" w:space="0" w:color="auto"/>
      </w:divBdr>
    </w:div>
    <w:div w:id="131484286">
      <w:marLeft w:val="640"/>
      <w:marRight w:val="0"/>
      <w:marTop w:val="0"/>
      <w:marBottom w:val="0"/>
      <w:divBdr>
        <w:top w:val="none" w:sz="0" w:space="0" w:color="auto"/>
        <w:left w:val="none" w:sz="0" w:space="0" w:color="auto"/>
        <w:bottom w:val="none" w:sz="0" w:space="0" w:color="auto"/>
        <w:right w:val="none" w:sz="0" w:space="0" w:color="auto"/>
      </w:divBdr>
    </w:div>
    <w:div w:id="131487606">
      <w:marLeft w:val="640"/>
      <w:marRight w:val="0"/>
      <w:marTop w:val="0"/>
      <w:marBottom w:val="0"/>
      <w:divBdr>
        <w:top w:val="none" w:sz="0" w:space="0" w:color="auto"/>
        <w:left w:val="none" w:sz="0" w:space="0" w:color="auto"/>
        <w:bottom w:val="none" w:sz="0" w:space="0" w:color="auto"/>
        <w:right w:val="none" w:sz="0" w:space="0" w:color="auto"/>
      </w:divBdr>
    </w:div>
    <w:div w:id="131606484">
      <w:marLeft w:val="640"/>
      <w:marRight w:val="0"/>
      <w:marTop w:val="0"/>
      <w:marBottom w:val="0"/>
      <w:divBdr>
        <w:top w:val="none" w:sz="0" w:space="0" w:color="auto"/>
        <w:left w:val="none" w:sz="0" w:space="0" w:color="auto"/>
        <w:bottom w:val="none" w:sz="0" w:space="0" w:color="auto"/>
        <w:right w:val="none" w:sz="0" w:space="0" w:color="auto"/>
      </w:divBdr>
    </w:div>
    <w:div w:id="131678985">
      <w:marLeft w:val="640"/>
      <w:marRight w:val="0"/>
      <w:marTop w:val="0"/>
      <w:marBottom w:val="0"/>
      <w:divBdr>
        <w:top w:val="none" w:sz="0" w:space="0" w:color="auto"/>
        <w:left w:val="none" w:sz="0" w:space="0" w:color="auto"/>
        <w:bottom w:val="none" w:sz="0" w:space="0" w:color="auto"/>
        <w:right w:val="none" w:sz="0" w:space="0" w:color="auto"/>
      </w:divBdr>
    </w:div>
    <w:div w:id="131681256">
      <w:marLeft w:val="640"/>
      <w:marRight w:val="0"/>
      <w:marTop w:val="0"/>
      <w:marBottom w:val="0"/>
      <w:divBdr>
        <w:top w:val="none" w:sz="0" w:space="0" w:color="auto"/>
        <w:left w:val="none" w:sz="0" w:space="0" w:color="auto"/>
        <w:bottom w:val="none" w:sz="0" w:space="0" w:color="auto"/>
        <w:right w:val="none" w:sz="0" w:space="0" w:color="auto"/>
      </w:divBdr>
    </w:div>
    <w:div w:id="131756784">
      <w:marLeft w:val="640"/>
      <w:marRight w:val="0"/>
      <w:marTop w:val="0"/>
      <w:marBottom w:val="0"/>
      <w:divBdr>
        <w:top w:val="none" w:sz="0" w:space="0" w:color="auto"/>
        <w:left w:val="none" w:sz="0" w:space="0" w:color="auto"/>
        <w:bottom w:val="none" w:sz="0" w:space="0" w:color="auto"/>
        <w:right w:val="none" w:sz="0" w:space="0" w:color="auto"/>
      </w:divBdr>
    </w:div>
    <w:div w:id="131757097">
      <w:marLeft w:val="640"/>
      <w:marRight w:val="0"/>
      <w:marTop w:val="0"/>
      <w:marBottom w:val="0"/>
      <w:divBdr>
        <w:top w:val="none" w:sz="0" w:space="0" w:color="auto"/>
        <w:left w:val="none" w:sz="0" w:space="0" w:color="auto"/>
        <w:bottom w:val="none" w:sz="0" w:space="0" w:color="auto"/>
        <w:right w:val="none" w:sz="0" w:space="0" w:color="auto"/>
      </w:divBdr>
    </w:div>
    <w:div w:id="131945123">
      <w:marLeft w:val="640"/>
      <w:marRight w:val="0"/>
      <w:marTop w:val="0"/>
      <w:marBottom w:val="0"/>
      <w:divBdr>
        <w:top w:val="none" w:sz="0" w:space="0" w:color="auto"/>
        <w:left w:val="none" w:sz="0" w:space="0" w:color="auto"/>
        <w:bottom w:val="none" w:sz="0" w:space="0" w:color="auto"/>
        <w:right w:val="none" w:sz="0" w:space="0" w:color="auto"/>
      </w:divBdr>
    </w:div>
    <w:div w:id="132060123">
      <w:marLeft w:val="640"/>
      <w:marRight w:val="0"/>
      <w:marTop w:val="0"/>
      <w:marBottom w:val="0"/>
      <w:divBdr>
        <w:top w:val="none" w:sz="0" w:space="0" w:color="auto"/>
        <w:left w:val="none" w:sz="0" w:space="0" w:color="auto"/>
        <w:bottom w:val="none" w:sz="0" w:space="0" w:color="auto"/>
        <w:right w:val="none" w:sz="0" w:space="0" w:color="auto"/>
      </w:divBdr>
    </w:div>
    <w:div w:id="132060532">
      <w:marLeft w:val="640"/>
      <w:marRight w:val="0"/>
      <w:marTop w:val="0"/>
      <w:marBottom w:val="0"/>
      <w:divBdr>
        <w:top w:val="none" w:sz="0" w:space="0" w:color="auto"/>
        <w:left w:val="none" w:sz="0" w:space="0" w:color="auto"/>
        <w:bottom w:val="none" w:sz="0" w:space="0" w:color="auto"/>
        <w:right w:val="none" w:sz="0" w:space="0" w:color="auto"/>
      </w:divBdr>
    </w:div>
    <w:div w:id="132139501">
      <w:marLeft w:val="640"/>
      <w:marRight w:val="0"/>
      <w:marTop w:val="0"/>
      <w:marBottom w:val="0"/>
      <w:divBdr>
        <w:top w:val="none" w:sz="0" w:space="0" w:color="auto"/>
        <w:left w:val="none" w:sz="0" w:space="0" w:color="auto"/>
        <w:bottom w:val="none" w:sz="0" w:space="0" w:color="auto"/>
        <w:right w:val="none" w:sz="0" w:space="0" w:color="auto"/>
      </w:divBdr>
    </w:div>
    <w:div w:id="132142331">
      <w:marLeft w:val="640"/>
      <w:marRight w:val="0"/>
      <w:marTop w:val="0"/>
      <w:marBottom w:val="0"/>
      <w:divBdr>
        <w:top w:val="none" w:sz="0" w:space="0" w:color="auto"/>
        <w:left w:val="none" w:sz="0" w:space="0" w:color="auto"/>
        <w:bottom w:val="none" w:sz="0" w:space="0" w:color="auto"/>
        <w:right w:val="none" w:sz="0" w:space="0" w:color="auto"/>
      </w:divBdr>
    </w:div>
    <w:div w:id="132448453">
      <w:marLeft w:val="640"/>
      <w:marRight w:val="0"/>
      <w:marTop w:val="0"/>
      <w:marBottom w:val="0"/>
      <w:divBdr>
        <w:top w:val="none" w:sz="0" w:space="0" w:color="auto"/>
        <w:left w:val="none" w:sz="0" w:space="0" w:color="auto"/>
        <w:bottom w:val="none" w:sz="0" w:space="0" w:color="auto"/>
        <w:right w:val="none" w:sz="0" w:space="0" w:color="auto"/>
      </w:divBdr>
    </w:div>
    <w:div w:id="132526734">
      <w:marLeft w:val="640"/>
      <w:marRight w:val="0"/>
      <w:marTop w:val="0"/>
      <w:marBottom w:val="0"/>
      <w:divBdr>
        <w:top w:val="none" w:sz="0" w:space="0" w:color="auto"/>
        <w:left w:val="none" w:sz="0" w:space="0" w:color="auto"/>
        <w:bottom w:val="none" w:sz="0" w:space="0" w:color="auto"/>
        <w:right w:val="none" w:sz="0" w:space="0" w:color="auto"/>
      </w:divBdr>
    </w:div>
    <w:div w:id="132531255">
      <w:marLeft w:val="640"/>
      <w:marRight w:val="0"/>
      <w:marTop w:val="0"/>
      <w:marBottom w:val="0"/>
      <w:divBdr>
        <w:top w:val="none" w:sz="0" w:space="0" w:color="auto"/>
        <w:left w:val="none" w:sz="0" w:space="0" w:color="auto"/>
        <w:bottom w:val="none" w:sz="0" w:space="0" w:color="auto"/>
        <w:right w:val="none" w:sz="0" w:space="0" w:color="auto"/>
      </w:divBdr>
    </w:div>
    <w:div w:id="132598925">
      <w:marLeft w:val="640"/>
      <w:marRight w:val="0"/>
      <w:marTop w:val="0"/>
      <w:marBottom w:val="0"/>
      <w:divBdr>
        <w:top w:val="none" w:sz="0" w:space="0" w:color="auto"/>
        <w:left w:val="none" w:sz="0" w:space="0" w:color="auto"/>
        <w:bottom w:val="none" w:sz="0" w:space="0" w:color="auto"/>
        <w:right w:val="none" w:sz="0" w:space="0" w:color="auto"/>
      </w:divBdr>
    </w:div>
    <w:div w:id="132645294">
      <w:marLeft w:val="640"/>
      <w:marRight w:val="0"/>
      <w:marTop w:val="0"/>
      <w:marBottom w:val="0"/>
      <w:divBdr>
        <w:top w:val="none" w:sz="0" w:space="0" w:color="auto"/>
        <w:left w:val="none" w:sz="0" w:space="0" w:color="auto"/>
        <w:bottom w:val="none" w:sz="0" w:space="0" w:color="auto"/>
        <w:right w:val="none" w:sz="0" w:space="0" w:color="auto"/>
      </w:divBdr>
    </w:div>
    <w:div w:id="132649327">
      <w:marLeft w:val="640"/>
      <w:marRight w:val="0"/>
      <w:marTop w:val="0"/>
      <w:marBottom w:val="0"/>
      <w:divBdr>
        <w:top w:val="none" w:sz="0" w:space="0" w:color="auto"/>
        <w:left w:val="none" w:sz="0" w:space="0" w:color="auto"/>
        <w:bottom w:val="none" w:sz="0" w:space="0" w:color="auto"/>
        <w:right w:val="none" w:sz="0" w:space="0" w:color="auto"/>
      </w:divBdr>
    </w:div>
    <w:div w:id="132677502">
      <w:marLeft w:val="640"/>
      <w:marRight w:val="0"/>
      <w:marTop w:val="0"/>
      <w:marBottom w:val="0"/>
      <w:divBdr>
        <w:top w:val="none" w:sz="0" w:space="0" w:color="auto"/>
        <w:left w:val="none" w:sz="0" w:space="0" w:color="auto"/>
        <w:bottom w:val="none" w:sz="0" w:space="0" w:color="auto"/>
        <w:right w:val="none" w:sz="0" w:space="0" w:color="auto"/>
      </w:divBdr>
    </w:div>
    <w:div w:id="132798341">
      <w:marLeft w:val="640"/>
      <w:marRight w:val="0"/>
      <w:marTop w:val="0"/>
      <w:marBottom w:val="0"/>
      <w:divBdr>
        <w:top w:val="none" w:sz="0" w:space="0" w:color="auto"/>
        <w:left w:val="none" w:sz="0" w:space="0" w:color="auto"/>
        <w:bottom w:val="none" w:sz="0" w:space="0" w:color="auto"/>
        <w:right w:val="none" w:sz="0" w:space="0" w:color="auto"/>
      </w:divBdr>
    </w:div>
    <w:div w:id="132799749">
      <w:marLeft w:val="640"/>
      <w:marRight w:val="0"/>
      <w:marTop w:val="0"/>
      <w:marBottom w:val="0"/>
      <w:divBdr>
        <w:top w:val="none" w:sz="0" w:space="0" w:color="auto"/>
        <w:left w:val="none" w:sz="0" w:space="0" w:color="auto"/>
        <w:bottom w:val="none" w:sz="0" w:space="0" w:color="auto"/>
        <w:right w:val="none" w:sz="0" w:space="0" w:color="auto"/>
      </w:divBdr>
    </w:div>
    <w:div w:id="132842784">
      <w:marLeft w:val="640"/>
      <w:marRight w:val="0"/>
      <w:marTop w:val="0"/>
      <w:marBottom w:val="0"/>
      <w:divBdr>
        <w:top w:val="none" w:sz="0" w:space="0" w:color="auto"/>
        <w:left w:val="none" w:sz="0" w:space="0" w:color="auto"/>
        <w:bottom w:val="none" w:sz="0" w:space="0" w:color="auto"/>
        <w:right w:val="none" w:sz="0" w:space="0" w:color="auto"/>
      </w:divBdr>
    </w:div>
    <w:div w:id="132871465">
      <w:marLeft w:val="640"/>
      <w:marRight w:val="0"/>
      <w:marTop w:val="0"/>
      <w:marBottom w:val="0"/>
      <w:divBdr>
        <w:top w:val="none" w:sz="0" w:space="0" w:color="auto"/>
        <w:left w:val="none" w:sz="0" w:space="0" w:color="auto"/>
        <w:bottom w:val="none" w:sz="0" w:space="0" w:color="auto"/>
        <w:right w:val="none" w:sz="0" w:space="0" w:color="auto"/>
      </w:divBdr>
    </w:div>
    <w:div w:id="132908976">
      <w:marLeft w:val="640"/>
      <w:marRight w:val="0"/>
      <w:marTop w:val="0"/>
      <w:marBottom w:val="0"/>
      <w:divBdr>
        <w:top w:val="none" w:sz="0" w:space="0" w:color="auto"/>
        <w:left w:val="none" w:sz="0" w:space="0" w:color="auto"/>
        <w:bottom w:val="none" w:sz="0" w:space="0" w:color="auto"/>
        <w:right w:val="none" w:sz="0" w:space="0" w:color="auto"/>
      </w:divBdr>
    </w:div>
    <w:div w:id="132910449">
      <w:marLeft w:val="640"/>
      <w:marRight w:val="0"/>
      <w:marTop w:val="0"/>
      <w:marBottom w:val="0"/>
      <w:divBdr>
        <w:top w:val="none" w:sz="0" w:space="0" w:color="auto"/>
        <w:left w:val="none" w:sz="0" w:space="0" w:color="auto"/>
        <w:bottom w:val="none" w:sz="0" w:space="0" w:color="auto"/>
        <w:right w:val="none" w:sz="0" w:space="0" w:color="auto"/>
      </w:divBdr>
    </w:div>
    <w:div w:id="132915875">
      <w:marLeft w:val="640"/>
      <w:marRight w:val="0"/>
      <w:marTop w:val="0"/>
      <w:marBottom w:val="0"/>
      <w:divBdr>
        <w:top w:val="none" w:sz="0" w:space="0" w:color="auto"/>
        <w:left w:val="none" w:sz="0" w:space="0" w:color="auto"/>
        <w:bottom w:val="none" w:sz="0" w:space="0" w:color="auto"/>
        <w:right w:val="none" w:sz="0" w:space="0" w:color="auto"/>
      </w:divBdr>
    </w:div>
    <w:div w:id="133063233">
      <w:marLeft w:val="640"/>
      <w:marRight w:val="0"/>
      <w:marTop w:val="0"/>
      <w:marBottom w:val="0"/>
      <w:divBdr>
        <w:top w:val="none" w:sz="0" w:space="0" w:color="auto"/>
        <w:left w:val="none" w:sz="0" w:space="0" w:color="auto"/>
        <w:bottom w:val="none" w:sz="0" w:space="0" w:color="auto"/>
        <w:right w:val="none" w:sz="0" w:space="0" w:color="auto"/>
      </w:divBdr>
    </w:div>
    <w:div w:id="133107718">
      <w:marLeft w:val="640"/>
      <w:marRight w:val="0"/>
      <w:marTop w:val="0"/>
      <w:marBottom w:val="0"/>
      <w:divBdr>
        <w:top w:val="none" w:sz="0" w:space="0" w:color="auto"/>
        <w:left w:val="none" w:sz="0" w:space="0" w:color="auto"/>
        <w:bottom w:val="none" w:sz="0" w:space="0" w:color="auto"/>
        <w:right w:val="none" w:sz="0" w:space="0" w:color="auto"/>
      </w:divBdr>
    </w:div>
    <w:div w:id="133109057">
      <w:marLeft w:val="640"/>
      <w:marRight w:val="0"/>
      <w:marTop w:val="0"/>
      <w:marBottom w:val="0"/>
      <w:divBdr>
        <w:top w:val="none" w:sz="0" w:space="0" w:color="auto"/>
        <w:left w:val="none" w:sz="0" w:space="0" w:color="auto"/>
        <w:bottom w:val="none" w:sz="0" w:space="0" w:color="auto"/>
        <w:right w:val="none" w:sz="0" w:space="0" w:color="auto"/>
      </w:divBdr>
    </w:div>
    <w:div w:id="133177749">
      <w:marLeft w:val="640"/>
      <w:marRight w:val="0"/>
      <w:marTop w:val="0"/>
      <w:marBottom w:val="0"/>
      <w:divBdr>
        <w:top w:val="none" w:sz="0" w:space="0" w:color="auto"/>
        <w:left w:val="none" w:sz="0" w:space="0" w:color="auto"/>
        <w:bottom w:val="none" w:sz="0" w:space="0" w:color="auto"/>
        <w:right w:val="none" w:sz="0" w:space="0" w:color="auto"/>
      </w:divBdr>
    </w:div>
    <w:div w:id="133177919">
      <w:marLeft w:val="640"/>
      <w:marRight w:val="0"/>
      <w:marTop w:val="0"/>
      <w:marBottom w:val="0"/>
      <w:divBdr>
        <w:top w:val="none" w:sz="0" w:space="0" w:color="auto"/>
        <w:left w:val="none" w:sz="0" w:space="0" w:color="auto"/>
        <w:bottom w:val="none" w:sz="0" w:space="0" w:color="auto"/>
        <w:right w:val="none" w:sz="0" w:space="0" w:color="auto"/>
      </w:divBdr>
    </w:div>
    <w:div w:id="133185083">
      <w:marLeft w:val="640"/>
      <w:marRight w:val="0"/>
      <w:marTop w:val="0"/>
      <w:marBottom w:val="0"/>
      <w:divBdr>
        <w:top w:val="none" w:sz="0" w:space="0" w:color="auto"/>
        <w:left w:val="none" w:sz="0" w:space="0" w:color="auto"/>
        <w:bottom w:val="none" w:sz="0" w:space="0" w:color="auto"/>
        <w:right w:val="none" w:sz="0" w:space="0" w:color="auto"/>
      </w:divBdr>
    </w:div>
    <w:div w:id="133300670">
      <w:marLeft w:val="640"/>
      <w:marRight w:val="0"/>
      <w:marTop w:val="0"/>
      <w:marBottom w:val="0"/>
      <w:divBdr>
        <w:top w:val="none" w:sz="0" w:space="0" w:color="auto"/>
        <w:left w:val="none" w:sz="0" w:space="0" w:color="auto"/>
        <w:bottom w:val="none" w:sz="0" w:space="0" w:color="auto"/>
        <w:right w:val="none" w:sz="0" w:space="0" w:color="auto"/>
      </w:divBdr>
    </w:div>
    <w:div w:id="133302606">
      <w:marLeft w:val="640"/>
      <w:marRight w:val="0"/>
      <w:marTop w:val="0"/>
      <w:marBottom w:val="0"/>
      <w:divBdr>
        <w:top w:val="none" w:sz="0" w:space="0" w:color="auto"/>
        <w:left w:val="none" w:sz="0" w:space="0" w:color="auto"/>
        <w:bottom w:val="none" w:sz="0" w:space="0" w:color="auto"/>
        <w:right w:val="none" w:sz="0" w:space="0" w:color="auto"/>
      </w:divBdr>
    </w:div>
    <w:div w:id="133303155">
      <w:marLeft w:val="640"/>
      <w:marRight w:val="0"/>
      <w:marTop w:val="0"/>
      <w:marBottom w:val="0"/>
      <w:divBdr>
        <w:top w:val="none" w:sz="0" w:space="0" w:color="auto"/>
        <w:left w:val="none" w:sz="0" w:space="0" w:color="auto"/>
        <w:bottom w:val="none" w:sz="0" w:space="0" w:color="auto"/>
        <w:right w:val="none" w:sz="0" w:space="0" w:color="auto"/>
      </w:divBdr>
    </w:div>
    <w:div w:id="133304878">
      <w:marLeft w:val="640"/>
      <w:marRight w:val="0"/>
      <w:marTop w:val="0"/>
      <w:marBottom w:val="0"/>
      <w:divBdr>
        <w:top w:val="none" w:sz="0" w:space="0" w:color="auto"/>
        <w:left w:val="none" w:sz="0" w:space="0" w:color="auto"/>
        <w:bottom w:val="none" w:sz="0" w:space="0" w:color="auto"/>
        <w:right w:val="none" w:sz="0" w:space="0" w:color="auto"/>
      </w:divBdr>
    </w:div>
    <w:div w:id="133374306">
      <w:marLeft w:val="640"/>
      <w:marRight w:val="0"/>
      <w:marTop w:val="0"/>
      <w:marBottom w:val="0"/>
      <w:divBdr>
        <w:top w:val="none" w:sz="0" w:space="0" w:color="auto"/>
        <w:left w:val="none" w:sz="0" w:space="0" w:color="auto"/>
        <w:bottom w:val="none" w:sz="0" w:space="0" w:color="auto"/>
        <w:right w:val="none" w:sz="0" w:space="0" w:color="auto"/>
      </w:divBdr>
    </w:div>
    <w:div w:id="133454415">
      <w:marLeft w:val="640"/>
      <w:marRight w:val="0"/>
      <w:marTop w:val="0"/>
      <w:marBottom w:val="0"/>
      <w:divBdr>
        <w:top w:val="none" w:sz="0" w:space="0" w:color="auto"/>
        <w:left w:val="none" w:sz="0" w:space="0" w:color="auto"/>
        <w:bottom w:val="none" w:sz="0" w:space="0" w:color="auto"/>
        <w:right w:val="none" w:sz="0" w:space="0" w:color="auto"/>
      </w:divBdr>
    </w:div>
    <w:div w:id="133644214">
      <w:marLeft w:val="640"/>
      <w:marRight w:val="0"/>
      <w:marTop w:val="0"/>
      <w:marBottom w:val="0"/>
      <w:divBdr>
        <w:top w:val="none" w:sz="0" w:space="0" w:color="auto"/>
        <w:left w:val="none" w:sz="0" w:space="0" w:color="auto"/>
        <w:bottom w:val="none" w:sz="0" w:space="0" w:color="auto"/>
        <w:right w:val="none" w:sz="0" w:space="0" w:color="auto"/>
      </w:divBdr>
    </w:div>
    <w:div w:id="133648769">
      <w:marLeft w:val="640"/>
      <w:marRight w:val="0"/>
      <w:marTop w:val="0"/>
      <w:marBottom w:val="0"/>
      <w:divBdr>
        <w:top w:val="none" w:sz="0" w:space="0" w:color="auto"/>
        <w:left w:val="none" w:sz="0" w:space="0" w:color="auto"/>
        <w:bottom w:val="none" w:sz="0" w:space="0" w:color="auto"/>
        <w:right w:val="none" w:sz="0" w:space="0" w:color="auto"/>
      </w:divBdr>
    </w:div>
    <w:div w:id="133717222">
      <w:marLeft w:val="640"/>
      <w:marRight w:val="0"/>
      <w:marTop w:val="0"/>
      <w:marBottom w:val="0"/>
      <w:divBdr>
        <w:top w:val="none" w:sz="0" w:space="0" w:color="auto"/>
        <w:left w:val="none" w:sz="0" w:space="0" w:color="auto"/>
        <w:bottom w:val="none" w:sz="0" w:space="0" w:color="auto"/>
        <w:right w:val="none" w:sz="0" w:space="0" w:color="auto"/>
      </w:divBdr>
    </w:div>
    <w:div w:id="133766112">
      <w:marLeft w:val="640"/>
      <w:marRight w:val="0"/>
      <w:marTop w:val="0"/>
      <w:marBottom w:val="0"/>
      <w:divBdr>
        <w:top w:val="none" w:sz="0" w:space="0" w:color="auto"/>
        <w:left w:val="none" w:sz="0" w:space="0" w:color="auto"/>
        <w:bottom w:val="none" w:sz="0" w:space="0" w:color="auto"/>
        <w:right w:val="none" w:sz="0" w:space="0" w:color="auto"/>
      </w:divBdr>
    </w:div>
    <w:div w:id="133908600">
      <w:marLeft w:val="640"/>
      <w:marRight w:val="0"/>
      <w:marTop w:val="0"/>
      <w:marBottom w:val="0"/>
      <w:divBdr>
        <w:top w:val="none" w:sz="0" w:space="0" w:color="auto"/>
        <w:left w:val="none" w:sz="0" w:space="0" w:color="auto"/>
        <w:bottom w:val="none" w:sz="0" w:space="0" w:color="auto"/>
        <w:right w:val="none" w:sz="0" w:space="0" w:color="auto"/>
      </w:divBdr>
    </w:div>
    <w:div w:id="133912082">
      <w:marLeft w:val="640"/>
      <w:marRight w:val="0"/>
      <w:marTop w:val="0"/>
      <w:marBottom w:val="0"/>
      <w:divBdr>
        <w:top w:val="none" w:sz="0" w:space="0" w:color="auto"/>
        <w:left w:val="none" w:sz="0" w:space="0" w:color="auto"/>
        <w:bottom w:val="none" w:sz="0" w:space="0" w:color="auto"/>
        <w:right w:val="none" w:sz="0" w:space="0" w:color="auto"/>
      </w:divBdr>
    </w:div>
    <w:div w:id="133914553">
      <w:marLeft w:val="640"/>
      <w:marRight w:val="0"/>
      <w:marTop w:val="0"/>
      <w:marBottom w:val="0"/>
      <w:divBdr>
        <w:top w:val="none" w:sz="0" w:space="0" w:color="auto"/>
        <w:left w:val="none" w:sz="0" w:space="0" w:color="auto"/>
        <w:bottom w:val="none" w:sz="0" w:space="0" w:color="auto"/>
        <w:right w:val="none" w:sz="0" w:space="0" w:color="auto"/>
      </w:divBdr>
    </w:div>
    <w:div w:id="133914712">
      <w:marLeft w:val="640"/>
      <w:marRight w:val="0"/>
      <w:marTop w:val="0"/>
      <w:marBottom w:val="0"/>
      <w:divBdr>
        <w:top w:val="none" w:sz="0" w:space="0" w:color="auto"/>
        <w:left w:val="none" w:sz="0" w:space="0" w:color="auto"/>
        <w:bottom w:val="none" w:sz="0" w:space="0" w:color="auto"/>
        <w:right w:val="none" w:sz="0" w:space="0" w:color="auto"/>
      </w:divBdr>
    </w:div>
    <w:div w:id="133959975">
      <w:marLeft w:val="640"/>
      <w:marRight w:val="0"/>
      <w:marTop w:val="0"/>
      <w:marBottom w:val="0"/>
      <w:divBdr>
        <w:top w:val="none" w:sz="0" w:space="0" w:color="auto"/>
        <w:left w:val="none" w:sz="0" w:space="0" w:color="auto"/>
        <w:bottom w:val="none" w:sz="0" w:space="0" w:color="auto"/>
        <w:right w:val="none" w:sz="0" w:space="0" w:color="auto"/>
      </w:divBdr>
    </w:div>
    <w:div w:id="133985112">
      <w:marLeft w:val="640"/>
      <w:marRight w:val="0"/>
      <w:marTop w:val="0"/>
      <w:marBottom w:val="0"/>
      <w:divBdr>
        <w:top w:val="none" w:sz="0" w:space="0" w:color="auto"/>
        <w:left w:val="none" w:sz="0" w:space="0" w:color="auto"/>
        <w:bottom w:val="none" w:sz="0" w:space="0" w:color="auto"/>
        <w:right w:val="none" w:sz="0" w:space="0" w:color="auto"/>
      </w:divBdr>
    </w:div>
    <w:div w:id="134032586">
      <w:marLeft w:val="640"/>
      <w:marRight w:val="0"/>
      <w:marTop w:val="0"/>
      <w:marBottom w:val="0"/>
      <w:divBdr>
        <w:top w:val="none" w:sz="0" w:space="0" w:color="auto"/>
        <w:left w:val="none" w:sz="0" w:space="0" w:color="auto"/>
        <w:bottom w:val="none" w:sz="0" w:space="0" w:color="auto"/>
        <w:right w:val="none" w:sz="0" w:space="0" w:color="auto"/>
      </w:divBdr>
    </w:div>
    <w:div w:id="134035415">
      <w:marLeft w:val="640"/>
      <w:marRight w:val="0"/>
      <w:marTop w:val="0"/>
      <w:marBottom w:val="0"/>
      <w:divBdr>
        <w:top w:val="none" w:sz="0" w:space="0" w:color="auto"/>
        <w:left w:val="none" w:sz="0" w:space="0" w:color="auto"/>
        <w:bottom w:val="none" w:sz="0" w:space="0" w:color="auto"/>
        <w:right w:val="none" w:sz="0" w:space="0" w:color="auto"/>
      </w:divBdr>
    </w:div>
    <w:div w:id="134184584">
      <w:marLeft w:val="640"/>
      <w:marRight w:val="0"/>
      <w:marTop w:val="0"/>
      <w:marBottom w:val="0"/>
      <w:divBdr>
        <w:top w:val="none" w:sz="0" w:space="0" w:color="auto"/>
        <w:left w:val="none" w:sz="0" w:space="0" w:color="auto"/>
        <w:bottom w:val="none" w:sz="0" w:space="0" w:color="auto"/>
        <w:right w:val="none" w:sz="0" w:space="0" w:color="auto"/>
      </w:divBdr>
    </w:div>
    <w:div w:id="134220706">
      <w:marLeft w:val="640"/>
      <w:marRight w:val="0"/>
      <w:marTop w:val="0"/>
      <w:marBottom w:val="0"/>
      <w:divBdr>
        <w:top w:val="none" w:sz="0" w:space="0" w:color="auto"/>
        <w:left w:val="none" w:sz="0" w:space="0" w:color="auto"/>
        <w:bottom w:val="none" w:sz="0" w:space="0" w:color="auto"/>
        <w:right w:val="none" w:sz="0" w:space="0" w:color="auto"/>
      </w:divBdr>
    </w:div>
    <w:div w:id="134296531">
      <w:marLeft w:val="640"/>
      <w:marRight w:val="0"/>
      <w:marTop w:val="0"/>
      <w:marBottom w:val="0"/>
      <w:divBdr>
        <w:top w:val="none" w:sz="0" w:space="0" w:color="auto"/>
        <w:left w:val="none" w:sz="0" w:space="0" w:color="auto"/>
        <w:bottom w:val="none" w:sz="0" w:space="0" w:color="auto"/>
        <w:right w:val="none" w:sz="0" w:space="0" w:color="auto"/>
      </w:divBdr>
    </w:div>
    <w:div w:id="134298673">
      <w:marLeft w:val="640"/>
      <w:marRight w:val="0"/>
      <w:marTop w:val="0"/>
      <w:marBottom w:val="0"/>
      <w:divBdr>
        <w:top w:val="none" w:sz="0" w:space="0" w:color="auto"/>
        <w:left w:val="none" w:sz="0" w:space="0" w:color="auto"/>
        <w:bottom w:val="none" w:sz="0" w:space="0" w:color="auto"/>
        <w:right w:val="none" w:sz="0" w:space="0" w:color="auto"/>
      </w:divBdr>
    </w:div>
    <w:div w:id="134302229">
      <w:marLeft w:val="640"/>
      <w:marRight w:val="0"/>
      <w:marTop w:val="0"/>
      <w:marBottom w:val="0"/>
      <w:divBdr>
        <w:top w:val="none" w:sz="0" w:space="0" w:color="auto"/>
        <w:left w:val="none" w:sz="0" w:space="0" w:color="auto"/>
        <w:bottom w:val="none" w:sz="0" w:space="0" w:color="auto"/>
        <w:right w:val="none" w:sz="0" w:space="0" w:color="auto"/>
      </w:divBdr>
    </w:div>
    <w:div w:id="134371412">
      <w:marLeft w:val="640"/>
      <w:marRight w:val="0"/>
      <w:marTop w:val="0"/>
      <w:marBottom w:val="0"/>
      <w:divBdr>
        <w:top w:val="none" w:sz="0" w:space="0" w:color="auto"/>
        <w:left w:val="none" w:sz="0" w:space="0" w:color="auto"/>
        <w:bottom w:val="none" w:sz="0" w:space="0" w:color="auto"/>
        <w:right w:val="none" w:sz="0" w:space="0" w:color="auto"/>
      </w:divBdr>
    </w:div>
    <w:div w:id="134416737">
      <w:marLeft w:val="640"/>
      <w:marRight w:val="0"/>
      <w:marTop w:val="0"/>
      <w:marBottom w:val="0"/>
      <w:divBdr>
        <w:top w:val="none" w:sz="0" w:space="0" w:color="auto"/>
        <w:left w:val="none" w:sz="0" w:space="0" w:color="auto"/>
        <w:bottom w:val="none" w:sz="0" w:space="0" w:color="auto"/>
        <w:right w:val="none" w:sz="0" w:space="0" w:color="auto"/>
      </w:divBdr>
    </w:div>
    <w:div w:id="134421814">
      <w:marLeft w:val="640"/>
      <w:marRight w:val="0"/>
      <w:marTop w:val="0"/>
      <w:marBottom w:val="0"/>
      <w:divBdr>
        <w:top w:val="none" w:sz="0" w:space="0" w:color="auto"/>
        <w:left w:val="none" w:sz="0" w:space="0" w:color="auto"/>
        <w:bottom w:val="none" w:sz="0" w:space="0" w:color="auto"/>
        <w:right w:val="none" w:sz="0" w:space="0" w:color="auto"/>
      </w:divBdr>
    </w:div>
    <w:div w:id="134446440">
      <w:marLeft w:val="640"/>
      <w:marRight w:val="0"/>
      <w:marTop w:val="0"/>
      <w:marBottom w:val="0"/>
      <w:divBdr>
        <w:top w:val="none" w:sz="0" w:space="0" w:color="auto"/>
        <w:left w:val="none" w:sz="0" w:space="0" w:color="auto"/>
        <w:bottom w:val="none" w:sz="0" w:space="0" w:color="auto"/>
        <w:right w:val="none" w:sz="0" w:space="0" w:color="auto"/>
      </w:divBdr>
    </w:div>
    <w:div w:id="134489320">
      <w:marLeft w:val="640"/>
      <w:marRight w:val="0"/>
      <w:marTop w:val="0"/>
      <w:marBottom w:val="0"/>
      <w:divBdr>
        <w:top w:val="none" w:sz="0" w:space="0" w:color="auto"/>
        <w:left w:val="none" w:sz="0" w:space="0" w:color="auto"/>
        <w:bottom w:val="none" w:sz="0" w:space="0" w:color="auto"/>
        <w:right w:val="none" w:sz="0" w:space="0" w:color="auto"/>
      </w:divBdr>
    </w:div>
    <w:div w:id="134494644">
      <w:marLeft w:val="640"/>
      <w:marRight w:val="0"/>
      <w:marTop w:val="0"/>
      <w:marBottom w:val="0"/>
      <w:divBdr>
        <w:top w:val="none" w:sz="0" w:space="0" w:color="auto"/>
        <w:left w:val="none" w:sz="0" w:space="0" w:color="auto"/>
        <w:bottom w:val="none" w:sz="0" w:space="0" w:color="auto"/>
        <w:right w:val="none" w:sz="0" w:space="0" w:color="auto"/>
      </w:divBdr>
    </w:div>
    <w:div w:id="134682883">
      <w:marLeft w:val="640"/>
      <w:marRight w:val="0"/>
      <w:marTop w:val="0"/>
      <w:marBottom w:val="0"/>
      <w:divBdr>
        <w:top w:val="none" w:sz="0" w:space="0" w:color="auto"/>
        <w:left w:val="none" w:sz="0" w:space="0" w:color="auto"/>
        <w:bottom w:val="none" w:sz="0" w:space="0" w:color="auto"/>
        <w:right w:val="none" w:sz="0" w:space="0" w:color="auto"/>
      </w:divBdr>
    </w:div>
    <w:div w:id="134832426">
      <w:marLeft w:val="640"/>
      <w:marRight w:val="0"/>
      <w:marTop w:val="0"/>
      <w:marBottom w:val="0"/>
      <w:divBdr>
        <w:top w:val="none" w:sz="0" w:space="0" w:color="auto"/>
        <w:left w:val="none" w:sz="0" w:space="0" w:color="auto"/>
        <w:bottom w:val="none" w:sz="0" w:space="0" w:color="auto"/>
        <w:right w:val="none" w:sz="0" w:space="0" w:color="auto"/>
      </w:divBdr>
    </w:div>
    <w:div w:id="134875484">
      <w:marLeft w:val="640"/>
      <w:marRight w:val="0"/>
      <w:marTop w:val="0"/>
      <w:marBottom w:val="0"/>
      <w:divBdr>
        <w:top w:val="none" w:sz="0" w:space="0" w:color="auto"/>
        <w:left w:val="none" w:sz="0" w:space="0" w:color="auto"/>
        <w:bottom w:val="none" w:sz="0" w:space="0" w:color="auto"/>
        <w:right w:val="none" w:sz="0" w:space="0" w:color="auto"/>
      </w:divBdr>
    </w:div>
    <w:div w:id="134880555">
      <w:marLeft w:val="640"/>
      <w:marRight w:val="0"/>
      <w:marTop w:val="0"/>
      <w:marBottom w:val="0"/>
      <w:divBdr>
        <w:top w:val="none" w:sz="0" w:space="0" w:color="auto"/>
        <w:left w:val="none" w:sz="0" w:space="0" w:color="auto"/>
        <w:bottom w:val="none" w:sz="0" w:space="0" w:color="auto"/>
        <w:right w:val="none" w:sz="0" w:space="0" w:color="auto"/>
      </w:divBdr>
    </w:div>
    <w:div w:id="135071701">
      <w:marLeft w:val="640"/>
      <w:marRight w:val="0"/>
      <w:marTop w:val="0"/>
      <w:marBottom w:val="0"/>
      <w:divBdr>
        <w:top w:val="none" w:sz="0" w:space="0" w:color="auto"/>
        <w:left w:val="none" w:sz="0" w:space="0" w:color="auto"/>
        <w:bottom w:val="none" w:sz="0" w:space="0" w:color="auto"/>
        <w:right w:val="none" w:sz="0" w:space="0" w:color="auto"/>
      </w:divBdr>
    </w:div>
    <w:div w:id="135149266">
      <w:marLeft w:val="640"/>
      <w:marRight w:val="0"/>
      <w:marTop w:val="0"/>
      <w:marBottom w:val="0"/>
      <w:divBdr>
        <w:top w:val="none" w:sz="0" w:space="0" w:color="auto"/>
        <w:left w:val="none" w:sz="0" w:space="0" w:color="auto"/>
        <w:bottom w:val="none" w:sz="0" w:space="0" w:color="auto"/>
        <w:right w:val="none" w:sz="0" w:space="0" w:color="auto"/>
      </w:divBdr>
    </w:div>
    <w:div w:id="135219514">
      <w:marLeft w:val="640"/>
      <w:marRight w:val="0"/>
      <w:marTop w:val="0"/>
      <w:marBottom w:val="0"/>
      <w:divBdr>
        <w:top w:val="none" w:sz="0" w:space="0" w:color="auto"/>
        <w:left w:val="none" w:sz="0" w:space="0" w:color="auto"/>
        <w:bottom w:val="none" w:sz="0" w:space="0" w:color="auto"/>
        <w:right w:val="none" w:sz="0" w:space="0" w:color="auto"/>
      </w:divBdr>
    </w:div>
    <w:div w:id="135339871">
      <w:marLeft w:val="640"/>
      <w:marRight w:val="0"/>
      <w:marTop w:val="0"/>
      <w:marBottom w:val="0"/>
      <w:divBdr>
        <w:top w:val="none" w:sz="0" w:space="0" w:color="auto"/>
        <w:left w:val="none" w:sz="0" w:space="0" w:color="auto"/>
        <w:bottom w:val="none" w:sz="0" w:space="0" w:color="auto"/>
        <w:right w:val="none" w:sz="0" w:space="0" w:color="auto"/>
      </w:divBdr>
    </w:div>
    <w:div w:id="135414311">
      <w:marLeft w:val="640"/>
      <w:marRight w:val="0"/>
      <w:marTop w:val="0"/>
      <w:marBottom w:val="0"/>
      <w:divBdr>
        <w:top w:val="none" w:sz="0" w:space="0" w:color="auto"/>
        <w:left w:val="none" w:sz="0" w:space="0" w:color="auto"/>
        <w:bottom w:val="none" w:sz="0" w:space="0" w:color="auto"/>
        <w:right w:val="none" w:sz="0" w:space="0" w:color="auto"/>
      </w:divBdr>
    </w:div>
    <w:div w:id="135492708">
      <w:marLeft w:val="640"/>
      <w:marRight w:val="0"/>
      <w:marTop w:val="0"/>
      <w:marBottom w:val="0"/>
      <w:divBdr>
        <w:top w:val="none" w:sz="0" w:space="0" w:color="auto"/>
        <w:left w:val="none" w:sz="0" w:space="0" w:color="auto"/>
        <w:bottom w:val="none" w:sz="0" w:space="0" w:color="auto"/>
        <w:right w:val="none" w:sz="0" w:space="0" w:color="auto"/>
      </w:divBdr>
    </w:div>
    <w:div w:id="135494040">
      <w:marLeft w:val="640"/>
      <w:marRight w:val="0"/>
      <w:marTop w:val="0"/>
      <w:marBottom w:val="0"/>
      <w:divBdr>
        <w:top w:val="none" w:sz="0" w:space="0" w:color="auto"/>
        <w:left w:val="none" w:sz="0" w:space="0" w:color="auto"/>
        <w:bottom w:val="none" w:sz="0" w:space="0" w:color="auto"/>
        <w:right w:val="none" w:sz="0" w:space="0" w:color="auto"/>
      </w:divBdr>
    </w:div>
    <w:div w:id="135608359">
      <w:marLeft w:val="640"/>
      <w:marRight w:val="0"/>
      <w:marTop w:val="0"/>
      <w:marBottom w:val="0"/>
      <w:divBdr>
        <w:top w:val="none" w:sz="0" w:space="0" w:color="auto"/>
        <w:left w:val="none" w:sz="0" w:space="0" w:color="auto"/>
        <w:bottom w:val="none" w:sz="0" w:space="0" w:color="auto"/>
        <w:right w:val="none" w:sz="0" w:space="0" w:color="auto"/>
      </w:divBdr>
    </w:div>
    <w:div w:id="135610813">
      <w:marLeft w:val="640"/>
      <w:marRight w:val="0"/>
      <w:marTop w:val="0"/>
      <w:marBottom w:val="0"/>
      <w:divBdr>
        <w:top w:val="none" w:sz="0" w:space="0" w:color="auto"/>
        <w:left w:val="none" w:sz="0" w:space="0" w:color="auto"/>
        <w:bottom w:val="none" w:sz="0" w:space="0" w:color="auto"/>
        <w:right w:val="none" w:sz="0" w:space="0" w:color="auto"/>
      </w:divBdr>
    </w:div>
    <w:div w:id="135680797">
      <w:marLeft w:val="640"/>
      <w:marRight w:val="0"/>
      <w:marTop w:val="0"/>
      <w:marBottom w:val="0"/>
      <w:divBdr>
        <w:top w:val="none" w:sz="0" w:space="0" w:color="auto"/>
        <w:left w:val="none" w:sz="0" w:space="0" w:color="auto"/>
        <w:bottom w:val="none" w:sz="0" w:space="0" w:color="auto"/>
        <w:right w:val="none" w:sz="0" w:space="0" w:color="auto"/>
      </w:divBdr>
    </w:div>
    <w:div w:id="135799124">
      <w:marLeft w:val="640"/>
      <w:marRight w:val="0"/>
      <w:marTop w:val="0"/>
      <w:marBottom w:val="0"/>
      <w:divBdr>
        <w:top w:val="none" w:sz="0" w:space="0" w:color="auto"/>
        <w:left w:val="none" w:sz="0" w:space="0" w:color="auto"/>
        <w:bottom w:val="none" w:sz="0" w:space="0" w:color="auto"/>
        <w:right w:val="none" w:sz="0" w:space="0" w:color="auto"/>
      </w:divBdr>
    </w:div>
    <w:div w:id="135800993">
      <w:marLeft w:val="640"/>
      <w:marRight w:val="0"/>
      <w:marTop w:val="0"/>
      <w:marBottom w:val="0"/>
      <w:divBdr>
        <w:top w:val="none" w:sz="0" w:space="0" w:color="auto"/>
        <w:left w:val="none" w:sz="0" w:space="0" w:color="auto"/>
        <w:bottom w:val="none" w:sz="0" w:space="0" w:color="auto"/>
        <w:right w:val="none" w:sz="0" w:space="0" w:color="auto"/>
      </w:divBdr>
    </w:div>
    <w:div w:id="135804198">
      <w:marLeft w:val="640"/>
      <w:marRight w:val="0"/>
      <w:marTop w:val="0"/>
      <w:marBottom w:val="0"/>
      <w:divBdr>
        <w:top w:val="none" w:sz="0" w:space="0" w:color="auto"/>
        <w:left w:val="none" w:sz="0" w:space="0" w:color="auto"/>
        <w:bottom w:val="none" w:sz="0" w:space="0" w:color="auto"/>
        <w:right w:val="none" w:sz="0" w:space="0" w:color="auto"/>
      </w:divBdr>
    </w:div>
    <w:div w:id="135873869">
      <w:marLeft w:val="640"/>
      <w:marRight w:val="0"/>
      <w:marTop w:val="0"/>
      <w:marBottom w:val="0"/>
      <w:divBdr>
        <w:top w:val="none" w:sz="0" w:space="0" w:color="auto"/>
        <w:left w:val="none" w:sz="0" w:space="0" w:color="auto"/>
        <w:bottom w:val="none" w:sz="0" w:space="0" w:color="auto"/>
        <w:right w:val="none" w:sz="0" w:space="0" w:color="auto"/>
      </w:divBdr>
    </w:div>
    <w:div w:id="135879087">
      <w:marLeft w:val="640"/>
      <w:marRight w:val="0"/>
      <w:marTop w:val="0"/>
      <w:marBottom w:val="0"/>
      <w:divBdr>
        <w:top w:val="none" w:sz="0" w:space="0" w:color="auto"/>
        <w:left w:val="none" w:sz="0" w:space="0" w:color="auto"/>
        <w:bottom w:val="none" w:sz="0" w:space="0" w:color="auto"/>
        <w:right w:val="none" w:sz="0" w:space="0" w:color="auto"/>
      </w:divBdr>
    </w:div>
    <w:div w:id="135923883">
      <w:marLeft w:val="640"/>
      <w:marRight w:val="0"/>
      <w:marTop w:val="0"/>
      <w:marBottom w:val="0"/>
      <w:divBdr>
        <w:top w:val="none" w:sz="0" w:space="0" w:color="auto"/>
        <w:left w:val="none" w:sz="0" w:space="0" w:color="auto"/>
        <w:bottom w:val="none" w:sz="0" w:space="0" w:color="auto"/>
        <w:right w:val="none" w:sz="0" w:space="0" w:color="auto"/>
      </w:divBdr>
    </w:div>
    <w:div w:id="135925585">
      <w:marLeft w:val="640"/>
      <w:marRight w:val="0"/>
      <w:marTop w:val="0"/>
      <w:marBottom w:val="0"/>
      <w:divBdr>
        <w:top w:val="none" w:sz="0" w:space="0" w:color="auto"/>
        <w:left w:val="none" w:sz="0" w:space="0" w:color="auto"/>
        <w:bottom w:val="none" w:sz="0" w:space="0" w:color="auto"/>
        <w:right w:val="none" w:sz="0" w:space="0" w:color="auto"/>
      </w:divBdr>
    </w:div>
    <w:div w:id="136074254">
      <w:marLeft w:val="640"/>
      <w:marRight w:val="0"/>
      <w:marTop w:val="0"/>
      <w:marBottom w:val="0"/>
      <w:divBdr>
        <w:top w:val="none" w:sz="0" w:space="0" w:color="auto"/>
        <w:left w:val="none" w:sz="0" w:space="0" w:color="auto"/>
        <w:bottom w:val="none" w:sz="0" w:space="0" w:color="auto"/>
        <w:right w:val="none" w:sz="0" w:space="0" w:color="auto"/>
      </w:divBdr>
    </w:div>
    <w:div w:id="136076629">
      <w:marLeft w:val="640"/>
      <w:marRight w:val="0"/>
      <w:marTop w:val="0"/>
      <w:marBottom w:val="0"/>
      <w:divBdr>
        <w:top w:val="none" w:sz="0" w:space="0" w:color="auto"/>
        <w:left w:val="none" w:sz="0" w:space="0" w:color="auto"/>
        <w:bottom w:val="none" w:sz="0" w:space="0" w:color="auto"/>
        <w:right w:val="none" w:sz="0" w:space="0" w:color="auto"/>
      </w:divBdr>
    </w:div>
    <w:div w:id="136142395">
      <w:marLeft w:val="640"/>
      <w:marRight w:val="0"/>
      <w:marTop w:val="0"/>
      <w:marBottom w:val="0"/>
      <w:divBdr>
        <w:top w:val="none" w:sz="0" w:space="0" w:color="auto"/>
        <w:left w:val="none" w:sz="0" w:space="0" w:color="auto"/>
        <w:bottom w:val="none" w:sz="0" w:space="0" w:color="auto"/>
        <w:right w:val="none" w:sz="0" w:space="0" w:color="auto"/>
      </w:divBdr>
    </w:div>
    <w:div w:id="136147999">
      <w:marLeft w:val="640"/>
      <w:marRight w:val="0"/>
      <w:marTop w:val="0"/>
      <w:marBottom w:val="0"/>
      <w:divBdr>
        <w:top w:val="none" w:sz="0" w:space="0" w:color="auto"/>
        <w:left w:val="none" w:sz="0" w:space="0" w:color="auto"/>
        <w:bottom w:val="none" w:sz="0" w:space="0" w:color="auto"/>
        <w:right w:val="none" w:sz="0" w:space="0" w:color="auto"/>
      </w:divBdr>
    </w:div>
    <w:div w:id="136260473">
      <w:marLeft w:val="640"/>
      <w:marRight w:val="0"/>
      <w:marTop w:val="0"/>
      <w:marBottom w:val="0"/>
      <w:divBdr>
        <w:top w:val="none" w:sz="0" w:space="0" w:color="auto"/>
        <w:left w:val="none" w:sz="0" w:space="0" w:color="auto"/>
        <w:bottom w:val="none" w:sz="0" w:space="0" w:color="auto"/>
        <w:right w:val="none" w:sz="0" w:space="0" w:color="auto"/>
      </w:divBdr>
    </w:div>
    <w:div w:id="136267285">
      <w:marLeft w:val="640"/>
      <w:marRight w:val="0"/>
      <w:marTop w:val="0"/>
      <w:marBottom w:val="0"/>
      <w:divBdr>
        <w:top w:val="none" w:sz="0" w:space="0" w:color="auto"/>
        <w:left w:val="none" w:sz="0" w:space="0" w:color="auto"/>
        <w:bottom w:val="none" w:sz="0" w:space="0" w:color="auto"/>
        <w:right w:val="none" w:sz="0" w:space="0" w:color="auto"/>
      </w:divBdr>
    </w:div>
    <w:div w:id="136268754">
      <w:marLeft w:val="640"/>
      <w:marRight w:val="0"/>
      <w:marTop w:val="0"/>
      <w:marBottom w:val="0"/>
      <w:divBdr>
        <w:top w:val="none" w:sz="0" w:space="0" w:color="auto"/>
        <w:left w:val="none" w:sz="0" w:space="0" w:color="auto"/>
        <w:bottom w:val="none" w:sz="0" w:space="0" w:color="auto"/>
        <w:right w:val="none" w:sz="0" w:space="0" w:color="auto"/>
      </w:divBdr>
    </w:div>
    <w:div w:id="136342618">
      <w:marLeft w:val="640"/>
      <w:marRight w:val="0"/>
      <w:marTop w:val="0"/>
      <w:marBottom w:val="0"/>
      <w:divBdr>
        <w:top w:val="none" w:sz="0" w:space="0" w:color="auto"/>
        <w:left w:val="none" w:sz="0" w:space="0" w:color="auto"/>
        <w:bottom w:val="none" w:sz="0" w:space="0" w:color="auto"/>
        <w:right w:val="none" w:sz="0" w:space="0" w:color="auto"/>
      </w:divBdr>
    </w:div>
    <w:div w:id="136383202">
      <w:marLeft w:val="640"/>
      <w:marRight w:val="0"/>
      <w:marTop w:val="0"/>
      <w:marBottom w:val="0"/>
      <w:divBdr>
        <w:top w:val="none" w:sz="0" w:space="0" w:color="auto"/>
        <w:left w:val="none" w:sz="0" w:space="0" w:color="auto"/>
        <w:bottom w:val="none" w:sz="0" w:space="0" w:color="auto"/>
        <w:right w:val="none" w:sz="0" w:space="0" w:color="auto"/>
      </w:divBdr>
    </w:div>
    <w:div w:id="136454145">
      <w:marLeft w:val="640"/>
      <w:marRight w:val="0"/>
      <w:marTop w:val="0"/>
      <w:marBottom w:val="0"/>
      <w:divBdr>
        <w:top w:val="none" w:sz="0" w:space="0" w:color="auto"/>
        <w:left w:val="none" w:sz="0" w:space="0" w:color="auto"/>
        <w:bottom w:val="none" w:sz="0" w:space="0" w:color="auto"/>
        <w:right w:val="none" w:sz="0" w:space="0" w:color="auto"/>
      </w:divBdr>
    </w:div>
    <w:div w:id="136455594">
      <w:marLeft w:val="640"/>
      <w:marRight w:val="0"/>
      <w:marTop w:val="0"/>
      <w:marBottom w:val="0"/>
      <w:divBdr>
        <w:top w:val="none" w:sz="0" w:space="0" w:color="auto"/>
        <w:left w:val="none" w:sz="0" w:space="0" w:color="auto"/>
        <w:bottom w:val="none" w:sz="0" w:space="0" w:color="auto"/>
        <w:right w:val="none" w:sz="0" w:space="0" w:color="auto"/>
      </w:divBdr>
    </w:div>
    <w:div w:id="136458692">
      <w:marLeft w:val="640"/>
      <w:marRight w:val="0"/>
      <w:marTop w:val="0"/>
      <w:marBottom w:val="0"/>
      <w:divBdr>
        <w:top w:val="none" w:sz="0" w:space="0" w:color="auto"/>
        <w:left w:val="none" w:sz="0" w:space="0" w:color="auto"/>
        <w:bottom w:val="none" w:sz="0" w:space="0" w:color="auto"/>
        <w:right w:val="none" w:sz="0" w:space="0" w:color="auto"/>
      </w:divBdr>
    </w:div>
    <w:div w:id="136462887">
      <w:marLeft w:val="640"/>
      <w:marRight w:val="0"/>
      <w:marTop w:val="0"/>
      <w:marBottom w:val="0"/>
      <w:divBdr>
        <w:top w:val="none" w:sz="0" w:space="0" w:color="auto"/>
        <w:left w:val="none" w:sz="0" w:space="0" w:color="auto"/>
        <w:bottom w:val="none" w:sz="0" w:space="0" w:color="auto"/>
        <w:right w:val="none" w:sz="0" w:space="0" w:color="auto"/>
      </w:divBdr>
    </w:div>
    <w:div w:id="136537713">
      <w:marLeft w:val="640"/>
      <w:marRight w:val="0"/>
      <w:marTop w:val="0"/>
      <w:marBottom w:val="0"/>
      <w:divBdr>
        <w:top w:val="none" w:sz="0" w:space="0" w:color="auto"/>
        <w:left w:val="none" w:sz="0" w:space="0" w:color="auto"/>
        <w:bottom w:val="none" w:sz="0" w:space="0" w:color="auto"/>
        <w:right w:val="none" w:sz="0" w:space="0" w:color="auto"/>
      </w:divBdr>
    </w:div>
    <w:div w:id="136538130">
      <w:marLeft w:val="640"/>
      <w:marRight w:val="0"/>
      <w:marTop w:val="0"/>
      <w:marBottom w:val="0"/>
      <w:divBdr>
        <w:top w:val="none" w:sz="0" w:space="0" w:color="auto"/>
        <w:left w:val="none" w:sz="0" w:space="0" w:color="auto"/>
        <w:bottom w:val="none" w:sz="0" w:space="0" w:color="auto"/>
        <w:right w:val="none" w:sz="0" w:space="0" w:color="auto"/>
      </w:divBdr>
    </w:div>
    <w:div w:id="136580372">
      <w:marLeft w:val="640"/>
      <w:marRight w:val="0"/>
      <w:marTop w:val="0"/>
      <w:marBottom w:val="0"/>
      <w:divBdr>
        <w:top w:val="none" w:sz="0" w:space="0" w:color="auto"/>
        <w:left w:val="none" w:sz="0" w:space="0" w:color="auto"/>
        <w:bottom w:val="none" w:sz="0" w:space="0" w:color="auto"/>
        <w:right w:val="none" w:sz="0" w:space="0" w:color="auto"/>
      </w:divBdr>
    </w:div>
    <w:div w:id="136727226">
      <w:marLeft w:val="640"/>
      <w:marRight w:val="0"/>
      <w:marTop w:val="0"/>
      <w:marBottom w:val="0"/>
      <w:divBdr>
        <w:top w:val="none" w:sz="0" w:space="0" w:color="auto"/>
        <w:left w:val="none" w:sz="0" w:space="0" w:color="auto"/>
        <w:bottom w:val="none" w:sz="0" w:space="0" w:color="auto"/>
        <w:right w:val="none" w:sz="0" w:space="0" w:color="auto"/>
      </w:divBdr>
    </w:div>
    <w:div w:id="136731631">
      <w:marLeft w:val="640"/>
      <w:marRight w:val="0"/>
      <w:marTop w:val="0"/>
      <w:marBottom w:val="0"/>
      <w:divBdr>
        <w:top w:val="none" w:sz="0" w:space="0" w:color="auto"/>
        <w:left w:val="none" w:sz="0" w:space="0" w:color="auto"/>
        <w:bottom w:val="none" w:sz="0" w:space="0" w:color="auto"/>
        <w:right w:val="none" w:sz="0" w:space="0" w:color="auto"/>
      </w:divBdr>
    </w:div>
    <w:div w:id="136797767">
      <w:marLeft w:val="640"/>
      <w:marRight w:val="0"/>
      <w:marTop w:val="0"/>
      <w:marBottom w:val="0"/>
      <w:divBdr>
        <w:top w:val="none" w:sz="0" w:space="0" w:color="auto"/>
        <w:left w:val="none" w:sz="0" w:space="0" w:color="auto"/>
        <w:bottom w:val="none" w:sz="0" w:space="0" w:color="auto"/>
        <w:right w:val="none" w:sz="0" w:space="0" w:color="auto"/>
      </w:divBdr>
    </w:div>
    <w:div w:id="136917736">
      <w:marLeft w:val="640"/>
      <w:marRight w:val="0"/>
      <w:marTop w:val="0"/>
      <w:marBottom w:val="0"/>
      <w:divBdr>
        <w:top w:val="none" w:sz="0" w:space="0" w:color="auto"/>
        <w:left w:val="none" w:sz="0" w:space="0" w:color="auto"/>
        <w:bottom w:val="none" w:sz="0" w:space="0" w:color="auto"/>
        <w:right w:val="none" w:sz="0" w:space="0" w:color="auto"/>
      </w:divBdr>
    </w:div>
    <w:div w:id="136997413">
      <w:marLeft w:val="640"/>
      <w:marRight w:val="0"/>
      <w:marTop w:val="0"/>
      <w:marBottom w:val="0"/>
      <w:divBdr>
        <w:top w:val="none" w:sz="0" w:space="0" w:color="auto"/>
        <w:left w:val="none" w:sz="0" w:space="0" w:color="auto"/>
        <w:bottom w:val="none" w:sz="0" w:space="0" w:color="auto"/>
        <w:right w:val="none" w:sz="0" w:space="0" w:color="auto"/>
      </w:divBdr>
    </w:div>
    <w:div w:id="136999191">
      <w:marLeft w:val="640"/>
      <w:marRight w:val="0"/>
      <w:marTop w:val="0"/>
      <w:marBottom w:val="0"/>
      <w:divBdr>
        <w:top w:val="none" w:sz="0" w:space="0" w:color="auto"/>
        <w:left w:val="none" w:sz="0" w:space="0" w:color="auto"/>
        <w:bottom w:val="none" w:sz="0" w:space="0" w:color="auto"/>
        <w:right w:val="none" w:sz="0" w:space="0" w:color="auto"/>
      </w:divBdr>
    </w:div>
    <w:div w:id="137036433">
      <w:marLeft w:val="640"/>
      <w:marRight w:val="0"/>
      <w:marTop w:val="0"/>
      <w:marBottom w:val="0"/>
      <w:divBdr>
        <w:top w:val="none" w:sz="0" w:space="0" w:color="auto"/>
        <w:left w:val="none" w:sz="0" w:space="0" w:color="auto"/>
        <w:bottom w:val="none" w:sz="0" w:space="0" w:color="auto"/>
        <w:right w:val="none" w:sz="0" w:space="0" w:color="auto"/>
      </w:divBdr>
    </w:div>
    <w:div w:id="137036921">
      <w:marLeft w:val="640"/>
      <w:marRight w:val="0"/>
      <w:marTop w:val="0"/>
      <w:marBottom w:val="0"/>
      <w:divBdr>
        <w:top w:val="none" w:sz="0" w:space="0" w:color="auto"/>
        <w:left w:val="none" w:sz="0" w:space="0" w:color="auto"/>
        <w:bottom w:val="none" w:sz="0" w:space="0" w:color="auto"/>
        <w:right w:val="none" w:sz="0" w:space="0" w:color="auto"/>
      </w:divBdr>
    </w:div>
    <w:div w:id="137066736">
      <w:marLeft w:val="640"/>
      <w:marRight w:val="0"/>
      <w:marTop w:val="0"/>
      <w:marBottom w:val="0"/>
      <w:divBdr>
        <w:top w:val="none" w:sz="0" w:space="0" w:color="auto"/>
        <w:left w:val="none" w:sz="0" w:space="0" w:color="auto"/>
        <w:bottom w:val="none" w:sz="0" w:space="0" w:color="auto"/>
        <w:right w:val="none" w:sz="0" w:space="0" w:color="auto"/>
      </w:divBdr>
    </w:div>
    <w:div w:id="137109576">
      <w:marLeft w:val="640"/>
      <w:marRight w:val="0"/>
      <w:marTop w:val="0"/>
      <w:marBottom w:val="0"/>
      <w:divBdr>
        <w:top w:val="none" w:sz="0" w:space="0" w:color="auto"/>
        <w:left w:val="none" w:sz="0" w:space="0" w:color="auto"/>
        <w:bottom w:val="none" w:sz="0" w:space="0" w:color="auto"/>
        <w:right w:val="none" w:sz="0" w:space="0" w:color="auto"/>
      </w:divBdr>
    </w:div>
    <w:div w:id="137113875">
      <w:marLeft w:val="640"/>
      <w:marRight w:val="0"/>
      <w:marTop w:val="0"/>
      <w:marBottom w:val="0"/>
      <w:divBdr>
        <w:top w:val="none" w:sz="0" w:space="0" w:color="auto"/>
        <w:left w:val="none" w:sz="0" w:space="0" w:color="auto"/>
        <w:bottom w:val="none" w:sz="0" w:space="0" w:color="auto"/>
        <w:right w:val="none" w:sz="0" w:space="0" w:color="auto"/>
      </w:divBdr>
    </w:div>
    <w:div w:id="137118071">
      <w:marLeft w:val="640"/>
      <w:marRight w:val="0"/>
      <w:marTop w:val="0"/>
      <w:marBottom w:val="0"/>
      <w:divBdr>
        <w:top w:val="none" w:sz="0" w:space="0" w:color="auto"/>
        <w:left w:val="none" w:sz="0" w:space="0" w:color="auto"/>
        <w:bottom w:val="none" w:sz="0" w:space="0" w:color="auto"/>
        <w:right w:val="none" w:sz="0" w:space="0" w:color="auto"/>
      </w:divBdr>
    </w:div>
    <w:div w:id="137118125">
      <w:marLeft w:val="640"/>
      <w:marRight w:val="0"/>
      <w:marTop w:val="0"/>
      <w:marBottom w:val="0"/>
      <w:divBdr>
        <w:top w:val="none" w:sz="0" w:space="0" w:color="auto"/>
        <w:left w:val="none" w:sz="0" w:space="0" w:color="auto"/>
        <w:bottom w:val="none" w:sz="0" w:space="0" w:color="auto"/>
        <w:right w:val="none" w:sz="0" w:space="0" w:color="auto"/>
      </w:divBdr>
    </w:div>
    <w:div w:id="137118275">
      <w:marLeft w:val="640"/>
      <w:marRight w:val="0"/>
      <w:marTop w:val="0"/>
      <w:marBottom w:val="0"/>
      <w:divBdr>
        <w:top w:val="none" w:sz="0" w:space="0" w:color="auto"/>
        <w:left w:val="none" w:sz="0" w:space="0" w:color="auto"/>
        <w:bottom w:val="none" w:sz="0" w:space="0" w:color="auto"/>
        <w:right w:val="none" w:sz="0" w:space="0" w:color="auto"/>
      </w:divBdr>
    </w:div>
    <w:div w:id="137188743">
      <w:marLeft w:val="640"/>
      <w:marRight w:val="0"/>
      <w:marTop w:val="0"/>
      <w:marBottom w:val="0"/>
      <w:divBdr>
        <w:top w:val="none" w:sz="0" w:space="0" w:color="auto"/>
        <w:left w:val="none" w:sz="0" w:space="0" w:color="auto"/>
        <w:bottom w:val="none" w:sz="0" w:space="0" w:color="auto"/>
        <w:right w:val="none" w:sz="0" w:space="0" w:color="auto"/>
      </w:divBdr>
    </w:div>
    <w:div w:id="137192308">
      <w:marLeft w:val="640"/>
      <w:marRight w:val="0"/>
      <w:marTop w:val="0"/>
      <w:marBottom w:val="0"/>
      <w:divBdr>
        <w:top w:val="none" w:sz="0" w:space="0" w:color="auto"/>
        <w:left w:val="none" w:sz="0" w:space="0" w:color="auto"/>
        <w:bottom w:val="none" w:sz="0" w:space="0" w:color="auto"/>
        <w:right w:val="none" w:sz="0" w:space="0" w:color="auto"/>
      </w:divBdr>
    </w:div>
    <w:div w:id="137192802">
      <w:marLeft w:val="640"/>
      <w:marRight w:val="0"/>
      <w:marTop w:val="0"/>
      <w:marBottom w:val="0"/>
      <w:divBdr>
        <w:top w:val="none" w:sz="0" w:space="0" w:color="auto"/>
        <w:left w:val="none" w:sz="0" w:space="0" w:color="auto"/>
        <w:bottom w:val="none" w:sz="0" w:space="0" w:color="auto"/>
        <w:right w:val="none" w:sz="0" w:space="0" w:color="auto"/>
      </w:divBdr>
    </w:div>
    <w:div w:id="137310815">
      <w:marLeft w:val="640"/>
      <w:marRight w:val="0"/>
      <w:marTop w:val="0"/>
      <w:marBottom w:val="0"/>
      <w:divBdr>
        <w:top w:val="none" w:sz="0" w:space="0" w:color="auto"/>
        <w:left w:val="none" w:sz="0" w:space="0" w:color="auto"/>
        <w:bottom w:val="none" w:sz="0" w:space="0" w:color="auto"/>
        <w:right w:val="none" w:sz="0" w:space="0" w:color="auto"/>
      </w:divBdr>
    </w:div>
    <w:div w:id="137384634">
      <w:marLeft w:val="640"/>
      <w:marRight w:val="0"/>
      <w:marTop w:val="0"/>
      <w:marBottom w:val="0"/>
      <w:divBdr>
        <w:top w:val="none" w:sz="0" w:space="0" w:color="auto"/>
        <w:left w:val="none" w:sz="0" w:space="0" w:color="auto"/>
        <w:bottom w:val="none" w:sz="0" w:space="0" w:color="auto"/>
        <w:right w:val="none" w:sz="0" w:space="0" w:color="auto"/>
      </w:divBdr>
    </w:div>
    <w:div w:id="137456589">
      <w:marLeft w:val="640"/>
      <w:marRight w:val="0"/>
      <w:marTop w:val="0"/>
      <w:marBottom w:val="0"/>
      <w:divBdr>
        <w:top w:val="none" w:sz="0" w:space="0" w:color="auto"/>
        <w:left w:val="none" w:sz="0" w:space="0" w:color="auto"/>
        <w:bottom w:val="none" w:sz="0" w:space="0" w:color="auto"/>
        <w:right w:val="none" w:sz="0" w:space="0" w:color="auto"/>
      </w:divBdr>
    </w:div>
    <w:div w:id="137458678">
      <w:marLeft w:val="640"/>
      <w:marRight w:val="0"/>
      <w:marTop w:val="0"/>
      <w:marBottom w:val="0"/>
      <w:divBdr>
        <w:top w:val="none" w:sz="0" w:space="0" w:color="auto"/>
        <w:left w:val="none" w:sz="0" w:space="0" w:color="auto"/>
        <w:bottom w:val="none" w:sz="0" w:space="0" w:color="auto"/>
        <w:right w:val="none" w:sz="0" w:space="0" w:color="auto"/>
      </w:divBdr>
    </w:div>
    <w:div w:id="137459362">
      <w:marLeft w:val="640"/>
      <w:marRight w:val="0"/>
      <w:marTop w:val="0"/>
      <w:marBottom w:val="0"/>
      <w:divBdr>
        <w:top w:val="none" w:sz="0" w:space="0" w:color="auto"/>
        <w:left w:val="none" w:sz="0" w:space="0" w:color="auto"/>
        <w:bottom w:val="none" w:sz="0" w:space="0" w:color="auto"/>
        <w:right w:val="none" w:sz="0" w:space="0" w:color="auto"/>
      </w:divBdr>
    </w:div>
    <w:div w:id="137497600">
      <w:marLeft w:val="640"/>
      <w:marRight w:val="0"/>
      <w:marTop w:val="0"/>
      <w:marBottom w:val="0"/>
      <w:divBdr>
        <w:top w:val="none" w:sz="0" w:space="0" w:color="auto"/>
        <w:left w:val="none" w:sz="0" w:space="0" w:color="auto"/>
        <w:bottom w:val="none" w:sz="0" w:space="0" w:color="auto"/>
        <w:right w:val="none" w:sz="0" w:space="0" w:color="auto"/>
      </w:divBdr>
    </w:div>
    <w:div w:id="137573671">
      <w:marLeft w:val="640"/>
      <w:marRight w:val="0"/>
      <w:marTop w:val="0"/>
      <w:marBottom w:val="0"/>
      <w:divBdr>
        <w:top w:val="none" w:sz="0" w:space="0" w:color="auto"/>
        <w:left w:val="none" w:sz="0" w:space="0" w:color="auto"/>
        <w:bottom w:val="none" w:sz="0" w:space="0" w:color="auto"/>
        <w:right w:val="none" w:sz="0" w:space="0" w:color="auto"/>
      </w:divBdr>
    </w:div>
    <w:div w:id="137575067">
      <w:marLeft w:val="640"/>
      <w:marRight w:val="0"/>
      <w:marTop w:val="0"/>
      <w:marBottom w:val="0"/>
      <w:divBdr>
        <w:top w:val="none" w:sz="0" w:space="0" w:color="auto"/>
        <w:left w:val="none" w:sz="0" w:space="0" w:color="auto"/>
        <w:bottom w:val="none" w:sz="0" w:space="0" w:color="auto"/>
        <w:right w:val="none" w:sz="0" w:space="0" w:color="auto"/>
      </w:divBdr>
    </w:div>
    <w:div w:id="137577946">
      <w:marLeft w:val="640"/>
      <w:marRight w:val="0"/>
      <w:marTop w:val="0"/>
      <w:marBottom w:val="0"/>
      <w:divBdr>
        <w:top w:val="none" w:sz="0" w:space="0" w:color="auto"/>
        <w:left w:val="none" w:sz="0" w:space="0" w:color="auto"/>
        <w:bottom w:val="none" w:sz="0" w:space="0" w:color="auto"/>
        <w:right w:val="none" w:sz="0" w:space="0" w:color="auto"/>
      </w:divBdr>
    </w:div>
    <w:div w:id="137654475">
      <w:marLeft w:val="640"/>
      <w:marRight w:val="0"/>
      <w:marTop w:val="0"/>
      <w:marBottom w:val="0"/>
      <w:divBdr>
        <w:top w:val="none" w:sz="0" w:space="0" w:color="auto"/>
        <w:left w:val="none" w:sz="0" w:space="0" w:color="auto"/>
        <w:bottom w:val="none" w:sz="0" w:space="0" w:color="auto"/>
        <w:right w:val="none" w:sz="0" w:space="0" w:color="auto"/>
      </w:divBdr>
    </w:div>
    <w:div w:id="137841355">
      <w:marLeft w:val="640"/>
      <w:marRight w:val="0"/>
      <w:marTop w:val="0"/>
      <w:marBottom w:val="0"/>
      <w:divBdr>
        <w:top w:val="none" w:sz="0" w:space="0" w:color="auto"/>
        <w:left w:val="none" w:sz="0" w:space="0" w:color="auto"/>
        <w:bottom w:val="none" w:sz="0" w:space="0" w:color="auto"/>
        <w:right w:val="none" w:sz="0" w:space="0" w:color="auto"/>
      </w:divBdr>
    </w:div>
    <w:div w:id="137845477">
      <w:marLeft w:val="640"/>
      <w:marRight w:val="0"/>
      <w:marTop w:val="0"/>
      <w:marBottom w:val="0"/>
      <w:divBdr>
        <w:top w:val="none" w:sz="0" w:space="0" w:color="auto"/>
        <w:left w:val="none" w:sz="0" w:space="0" w:color="auto"/>
        <w:bottom w:val="none" w:sz="0" w:space="0" w:color="auto"/>
        <w:right w:val="none" w:sz="0" w:space="0" w:color="auto"/>
      </w:divBdr>
    </w:div>
    <w:div w:id="137847947">
      <w:marLeft w:val="640"/>
      <w:marRight w:val="0"/>
      <w:marTop w:val="0"/>
      <w:marBottom w:val="0"/>
      <w:divBdr>
        <w:top w:val="none" w:sz="0" w:space="0" w:color="auto"/>
        <w:left w:val="none" w:sz="0" w:space="0" w:color="auto"/>
        <w:bottom w:val="none" w:sz="0" w:space="0" w:color="auto"/>
        <w:right w:val="none" w:sz="0" w:space="0" w:color="auto"/>
      </w:divBdr>
    </w:div>
    <w:div w:id="137891060">
      <w:marLeft w:val="640"/>
      <w:marRight w:val="0"/>
      <w:marTop w:val="0"/>
      <w:marBottom w:val="0"/>
      <w:divBdr>
        <w:top w:val="none" w:sz="0" w:space="0" w:color="auto"/>
        <w:left w:val="none" w:sz="0" w:space="0" w:color="auto"/>
        <w:bottom w:val="none" w:sz="0" w:space="0" w:color="auto"/>
        <w:right w:val="none" w:sz="0" w:space="0" w:color="auto"/>
      </w:divBdr>
    </w:div>
    <w:div w:id="137918484">
      <w:marLeft w:val="640"/>
      <w:marRight w:val="0"/>
      <w:marTop w:val="0"/>
      <w:marBottom w:val="0"/>
      <w:divBdr>
        <w:top w:val="none" w:sz="0" w:space="0" w:color="auto"/>
        <w:left w:val="none" w:sz="0" w:space="0" w:color="auto"/>
        <w:bottom w:val="none" w:sz="0" w:space="0" w:color="auto"/>
        <w:right w:val="none" w:sz="0" w:space="0" w:color="auto"/>
      </w:divBdr>
    </w:div>
    <w:div w:id="137959340">
      <w:marLeft w:val="640"/>
      <w:marRight w:val="0"/>
      <w:marTop w:val="0"/>
      <w:marBottom w:val="0"/>
      <w:divBdr>
        <w:top w:val="none" w:sz="0" w:space="0" w:color="auto"/>
        <w:left w:val="none" w:sz="0" w:space="0" w:color="auto"/>
        <w:bottom w:val="none" w:sz="0" w:space="0" w:color="auto"/>
        <w:right w:val="none" w:sz="0" w:space="0" w:color="auto"/>
      </w:divBdr>
    </w:div>
    <w:div w:id="138037042">
      <w:marLeft w:val="640"/>
      <w:marRight w:val="0"/>
      <w:marTop w:val="0"/>
      <w:marBottom w:val="0"/>
      <w:divBdr>
        <w:top w:val="none" w:sz="0" w:space="0" w:color="auto"/>
        <w:left w:val="none" w:sz="0" w:space="0" w:color="auto"/>
        <w:bottom w:val="none" w:sz="0" w:space="0" w:color="auto"/>
        <w:right w:val="none" w:sz="0" w:space="0" w:color="auto"/>
      </w:divBdr>
    </w:div>
    <w:div w:id="138108863">
      <w:marLeft w:val="640"/>
      <w:marRight w:val="0"/>
      <w:marTop w:val="0"/>
      <w:marBottom w:val="0"/>
      <w:divBdr>
        <w:top w:val="none" w:sz="0" w:space="0" w:color="auto"/>
        <w:left w:val="none" w:sz="0" w:space="0" w:color="auto"/>
        <w:bottom w:val="none" w:sz="0" w:space="0" w:color="auto"/>
        <w:right w:val="none" w:sz="0" w:space="0" w:color="auto"/>
      </w:divBdr>
    </w:div>
    <w:div w:id="138110542">
      <w:marLeft w:val="640"/>
      <w:marRight w:val="0"/>
      <w:marTop w:val="0"/>
      <w:marBottom w:val="0"/>
      <w:divBdr>
        <w:top w:val="none" w:sz="0" w:space="0" w:color="auto"/>
        <w:left w:val="none" w:sz="0" w:space="0" w:color="auto"/>
        <w:bottom w:val="none" w:sz="0" w:space="0" w:color="auto"/>
        <w:right w:val="none" w:sz="0" w:space="0" w:color="auto"/>
      </w:divBdr>
    </w:div>
    <w:div w:id="138111157">
      <w:marLeft w:val="640"/>
      <w:marRight w:val="0"/>
      <w:marTop w:val="0"/>
      <w:marBottom w:val="0"/>
      <w:divBdr>
        <w:top w:val="none" w:sz="0" w:space="0" w:color="auto"/>
        <w:left w:val="none" w:sz="0" w:space="0" w:color="auto"/>
        <w:bottom w:val="none" w:sz="0" w:space="0" w:color="auto"/>
        <w:right w:val="none" w:sz="0" w:space="0" w:color="auto"/>
      </w:divBdr>
    </w:div>
    <w:div w:id="138112208">
      <w:marLeft w:val="640"/>
      <w:marRight w:val="0"/>
      <w:marTop w:val="0"/>
      <w:marBottom w:val="0"/>
      <w:divBdr>
        <w:top w:val="none" w:sz="0" w:space="0" w:color="auto"/>
        <w:left w:val="none" w:sz="0" w:space="0" w:color="auto"/>
        <w:bottom w:val="none" w:sz="0" w:space="0" w:color="auto"/>
        <w:right w:val="none" w:sz="0" w:space="0" w:color="auto"/>
      </w:divBdr>
    </w:div>
    <w:div w:id="138155700">
      <w:marLeft w:val="640"/>
      <w:marRight w:val="0"/>
      <w:marTop w:val="0"/>
      <w:marBottom w:val="0"/>
      <w:divBdr>
        <w:top w:val="none" w:sz="0" w:space="0" w:color="auto"/>
        <w:left w:val="none" w:sz="0" w:space="0" w:color="auto"/>
        <w:bottom w:val="none" w:sz="0" w:space="0" w:color="auto"/>
        <w:right w:val="none" w:sz="0" w:space="0" w:color="auto"/>
      </w:divBdr>
    </w:div>
    <w:div w:id="138231441">
      <w:marLeft w:val="640"/>
      <w:marRight w:val="0"/>
      <w:marTop w:val="0"/>
      <w:marBottom w:val="0"/>
      <w:divBdr>
        <w:top w:val="none" w:sz="0" w:space="0" w:color="auto"/>
        <w:left w:val="none" w:sz="0" w:space="0" w:color="auto"/>
        <w:bottom w:val="none" w:sz="0" w:space="0" w:color="auto"/>
        <w:right w:val="none" w:sz="0" w:space="0" w:color="auto"/>
      </w:divBdr>
    </w:div>
    <w:div w:id="138427934">
      <w:marLeft w:val="640"/>
      <w:marRight w:val="0"/>
      <w:marTop w:val="0"/>
      <w:marBottom w:val="0"/>
      <w:divBdr>
        <w:top w:val="none" w:sz="0" w:space="0" w:color="auto"/>
        <w:left w:val="none" w:sz="0" w:space="0" w:color="auto"/>
        <w:bottom w:val="none" w:sz="0" w:space="0" w:color="auto"/>
        <w:right w:val="none" w:sz="0" w:space="0" w:color="auto"/>
      </w:divBdr>
    </w:div>
    <w:div w:id="138428574">
      <w:marLeft w:val="640"/>
      <w:marRight w:val="0"/>
      <w:marTop w:val="0"/>
      <w:marBottom w:val="0"/>
      <w:divBdr>
        <w:top w:val="none" w:sz="0" w:space="0" w:color="auto"/>
        <w:left w:val="none" w:sz="0" w:space="0" w:color="auto"/>
        <w:bottom w:val="none" w:sz="0" w:space="0" w:color="auto"/>
        <w:right w:val="none" w:sz="0" w:space="0" w:color="auto"/>
      </w:divBdr>
    </w:div>
    <w:div w:id="138496456">
      <w:marLeft w:val="640"/>
      <w:marRight w:val="0"/>
      <w:marTop w:val="0"/>
      <w:marBottom w:val="0"/>
      <w:divBdr>
        <w:top w:val="none" w:sz="0" w:space="0" w:color="auto"/>
        <w:left w:val="none" w:sz="0" w:space="0" w:color="auto"/>
        <w:bottom w:val="none" w:sz="0" w:space="0" w:color="auto"/>
        <w:right w:val="none" w:sz="0" w:space="0" w:color="auto"/>
      </w:divBdr>
    </w:div>
    <w:div w:id="138544813">
      <w:marLeft w:val="640"/>
      <w:marRight w:val="0"/>
      <w:marTop w:val="0"/>
      <w:marBottom w:val="0"/>
      <w:divBdr>
        <w:top w:val="none" w:sz="0" w:space="0" w:color="auto"/>
        <w:left w:val="none" w:sz="0" w:space="0" w:color="auto"/>
        <w:bottom w:val="none" w:sz="0" w:space="0" w:color="auto"/>
        <w:right w:val="none" w:sz="0" w:space="0" w:color="auto"/>
      </w:divBdr>
    </w:div>
    <w:div w:id="138545846">
      <w:marLeft w:val="640"/>
      <w:marRight w:val="0"/>
      <w:marTop w:val="0"/>
      <w:marBottom w:val="0"/>
      <w:divBdr>
        <w:top w:val="none" w:sz="0" w:space="0" w:color="auto"/>
        <w:left w:val="none" w:sz="0" w:space="0" w:color="auto"/>
        <w:bottom w:val="none" w:sz="0" w:space="0" w:color="auto"/>
        <w:right w:val="none" w:sz="0" w:space="0" w:color="auto"/>
      </w:divBdr>
    </w:div>
    <w:div w:id="138621203">
      <w:marLeft w:val="640"/>
      <w:marRight w:val="0"/>
      <w:marTop w:val="0"/>
      <w:marBottom w:val="0"/>
      <w:divBdr>
        <w:top w:val="none" w:sz="0" w:space="0" w:color="auto"/>
        <w:left w:val="none" w:sz="0" w:space="0" w:color="auto"/>
        <w:bottom w:val="none" w:sz="0" w:space="0" w:color="auto"/>
        <w:right w:val="none" w:sz="0" w:space="0" w:color="auto"/>
      </w:divBdr>
    </w:div>
    <w:div w:id="138688137">
      <w:marLeft w:val="640"/>
      <w:marRight w:val="0"/>
      <w:marTop w:val="0"/>
      <w:marBottom w:val="0"/>
      <w:divBdr>
        <w:top w:val="none" w:sz="0" w:space="0" w:color="auto"/>
        <w:left w:val="none" w:sz="0" w:space="0" w:color="auto"/>
        <w:bottom w:val="none" w:sz="0" w:space="0" w:color="auto"/>
        <w:right w:val="none" w:sz="0" w:space="0" w:color="auto"/>
      </w:divBdr>
    </w:div>
    <w:div w:id="138697374">
      <w:marLeft w:val="640"/>
      <w:marRight w:val="0"/>
      <w:marTop w:val="0"/>
      <w:marBottom w:val="0"/>
      <w:divBdr>
        <w:top w:val="none" w:sz="0" w:space="0" w:color="auto"/>
        <w:left w:val="none" w:sz="0" w:space="0" w:color="auto"/>
        <w:bottom w:val="none" w:sz="0" w:space="0" w:color="auto"/>
        <w:right w:val="none" w:sz="0" w:space="0" w:color="auto"/>
      </w:divBdr>
    </w:div>
    <w:div w:id="138765775">
      <w:marLeft w:val="640"/>
      <w:marRight w:val="0"/>
      <w:marTop w:val="0"/>
      <w:marBottom w:val="0"/>
      <w:divBdr>
        <w:top w:val="none" w:sz="0" w:space="0" w:color="auto"/>
        <w:left w:val="none" w:sz="0" w:space="0" w:color="auto"/>
        <w:bottom w:val="none" w:sz="0" w:space="0" w:color="auto"/>
        <w:right w:val="none" w:sz="0" w:space="0" w:color="auto"/>
      </w:divBdr>
    </w:div>
    <w:div w:id="138807610">
      <w:marLeft w:val="640"/>
      <w:marRight w:val="0"/>
      <w:marTop w:val="0"/>
      <w:marBottom w:val="0"/>
      <w:divBdr>
        <w:top w:val="none" w:sz="0" w:space="0" w:color="auto"/>
        <w:left w:val="none" w:sz="0" w:space="0" w:color="auto"/>
        <w:bottom w:val="none" w:sz="0" w:space="0" w:color="auto"/>
        <w:right w:val="none" w:sz="0" w:space="0" w:color="auto"/>
      </w:divBdr>
    </w:div>
    <w:div w:id="138809023">
      <w:marLeft w:val="640"/>
      <w:marRight w:val="0"/>
      <w:marTop w:val="0"/>
      <w:marBottom w:val="0"/>
      <w:divBdr>
        <w:top w:val="none" w:sz="0" w:space="0" w:color="auto"/>
        <w:left w:val="none" w:sz="0" w:space="0" w:color="auto"/>
        <w:bottom w:val="none" w:sz="0" w:space="0" w:color="auto"/>
        <w:right w:val="none" w:sz="0" w:space="0" w:color="auto"/>
      </w:divBdr>
    </w:div>
    <w:div w:id="138814997">
      <w:marLeft w:val="640"/>
      <w:marRight w:val="0"/>
      <w:marTop w:val="0"/>
      <w:marBottom w:val="0"/>
      <w:divBdr>
        <w:top w:val="none" w:sz="0" w:space="0" w:color="auto"/>
        <w:left w:val="none" w:sz="0" w:space="0" w:color="auto"/>
        <w:bottom w:val="none" w:sz="0" w:space="0" w:color="auto"/>
        <w:right w:val="none" w:sz="0" w:space="0" w:color="auto"/>
      </w:divBdr>
    </w:div>
    <w:div w:id="139003653">
      <w:marLeft w:val="640"/>
      <w:marRight w:val="0"/>
      <w:marTop w:val="0"/>
      <w:marBottom w:val="0"/>
      <w:divBdr>
        <w:top w:val="none" w:sz="0" w:space="0" w:color="auto"/>
        <w:left w:val="none" w:sz="0" w:space="0" w:color="auto"/>
        <w:bottom w:val="none" w:sz="0" w:space="0" w:color="auto"/>
        <w:right w:val="none" w:sz="0" w:space="0" w:color="auto"/>
      </w:divBdr>
    </w:div>
    <w:div w:id="139158073">
      <w:marLeft w:val="640"/>
      <w:marRight w:val="0"/>
      <w:marTop w:val="0"/>
      <w:marBottom w:val="0"/>
      <w:divBdr>
        <w:top w:val="none" w:sz="0" w:space="0" w:color="auto"/>
        <w:left w:val="none" w:sz="0" w:space="0" w:color="auto"/>
        <w:bottom w:val="none" w:sz="0" w:space="0" w:color="auto"/>
        <w:right w:val="none" w:sz="0" w:space="0" w:color="auto"/>
      </w:divBdr>
    </w:div>
    <w:div w:id="139159628">
      <w:marLeft w:val="640"/>
      <w:marRight w:val="0"/>
      <w:marTop w:val="0"/>
      <w:marBottom w:val="0"/>
      <w:divBdr>
        <w:top w:val="none" w:sz="0" w:space="0" w:color="auto"/>
        <w:left w:val="none" w:sz="0" w:space="0" w:color="auto"/>
        <w:bottom w:val="none" w:sz="0" w:space="0" w:color="auto"/>
        <w:right w:val="none" w:sz="0" w:space="0" w:color="auto"/>
      </w:divBdr>
    </w:div>
    <w:div w:id="139353079">
      <w:marLeft w:val="640"/>
      <w:marRight w:val="0"/>
      <w:marTop w:val="0"/>
      <w:marBottom w:val="0"/>
      <w:divBdr>
        <w:top w:val="none" w:sz="0" w:space="0" w:color="auto"/>
        <w:left w:val="none" w:sz="0" w:space="0" w:color="auto"/>
        <w:bottom w:val="none" w:sz="0" w:space="0" w:color="auto"/>
        <w:right w:val="none" w:sz="0" w:space="0" w:color="auto"/>
      </w:divBdr>
    </w:div>
    <w:div w:id="139461709">
      <w:marLeft w:val="640"/>
      <w:marRight w:val="0"/>
      <w:marTop w:val="0"/>
      <w:marBottom w:val="0"/>
      <w:divBdr>
        <w:top w:val="none" w:sz="0" w:space="0" w:color="auto"/>
        <w:left w:val="none" w:sz="0" w:space="0" w:color="auto"/>
        <w:bottom w:val="none" w:sz="0" w:space="0" w:color="auto"/>
        <w:right w:val="none" w:sz="0" w:space="0" w:color="auto"/>
      </w:divBdr>
    </w:div>
    <w:div w:id="139612440">
      <w:marLeft w:val="640"/>
      <w:marRight w:val="0"/>
      <w:marTop w:val="0"/>
      <w:marBottom w:val="0"/>
      <w:divBdr>
        <w:top w:val="none" w:sz="0" w:space="0" w:color="auto"/>
        <w:left w:val="none" w:sz="0" w:space="0" w:color="auto"/>
        <w:bottom w:val="none" w:sz="0" w:space="0" w:color="auto"/>
        <w:right w:val="none" w:sz="0" w:space="0" w:color="auto"/>
      </w:divBdr>
    </w:div>
    <w:div w:id="139616055">
      <w:marLeft w:val="640"/>
      <w:marRight w:val="0"/>
      <w:marTop w:val="0"/>
      <w:marBottom w:val="0"/>
      <w:divBdr>
        <w:top w:val="none" w:sz="0" w:space="0" w:color="auto"/>
        <w:left w:val="none" w:sz="0" w:space="0" w:color="auto"/>
        <w:bottom w:val="none" w:sz="0" w:space="0" w:color="auto"/>
        <w:right w:val="none" w:sz="0" w:space="0" w:color="auto"/>
      </w:divBdr>
    </w:div>
    <w:div w:id="139619461">
      <w:marLeft w:val="640"/>
      <w:marRight w:val="0"/>
      <w:marTop w:val="0"/>
      <w:marBottom w:val="0"/>
      <w:divBdr>
        <w:top w:val="none" w:sz="0" w:space="0" w:color="auto"/>
        <w:left w:val="none" w:sz="0" w:space="0" w:color="auto"/>
        <w:bottom w:val="none" w:sz="0" w:space="0" w:color="auto"/>
        <w:right w:val="none" w:sz="0" w:space="0" w:color="auto"/>
      </w:divBdr>
    </w:div>
    <w:div w:id="139621305">
      <w:marLeft w:val="640"/>
      <w:marRight w:val="0"/>
      <w:marTop w:val="0"/>
      <w:marBottom w:val="0"/>
      <w:divBdr>
        <w:top w:val="none" w:sz="0" w:space="0" w:color="auto"/>
        <w:left w:val="none" w:sz="0" w:space="0" w:color="auto"/>
        <w:bottom w:val="none" w:sz="0" w:space="0" w:color="auto"/>
        <w:right w:val="none" w:sz="0" w:space="0" w:color="auto"/>
      </w:divBdr>
    </w:div>
    <w:div w:id="139657543">
      <w:marLeft w:val="640"/>
      <w:marRight w:val="0"/>
      <w:marTop w:val="0"/>
      <w:marBottom w:val="0"/>
      <w:divBdr>
        <w:top w:val="none" w:sz="0" w:space="0" w:color="auto"/>
        <w:left w:val="none" w:sz="0" w:space="0" w:color="auto"/>
        <w:bottom w:val="none" w:sz="0" w:space="0" w:color="auto"/>
        <w:right w:val="none" w:sz="0" w:space="0" w:color="auto"/>
      </w:divBdr>
    </w:div>
    <w:div w:id="139808014">
      <w:marLeft w:val="640"/>
      <w:marRight w:val="0"/>
      <w:marTop w:val="0"/>
      <w:marBottom w:val="0"/>
      <w:divBdr>
        <w:top w:val="none" w:sz="0" w:space="0" w:color="auto"/>
        <w:left w:val="none" w:sz="0" w:space="0" w:color="auto"/>
        <w:bottom w:val="none" w:sz="0" w:space="0" w:color="auto"/>
        <w:right w:val="none" w:sz="0" w:space="0" w:color="auto"/>
      </w:divBdr>
    </w:div>
    <w:div w:id="139856089">
      <w:marLeft w:val="640"/>
      <w:marRight w:val="0"/>
      <w:marTop w:val="0"/>
      <w:marBottom w:val="0"/>
      <w:divBdr>
        <w:top w:val="none" w:sz="0" w:space="0" w:color="auto"/>
        <w:left w:val="none" w:sz="0" w:space="0" w:color="auto"/>
        <w:bottom w:val="none" w:sz="0" w:space="0" w:color="auto"/>
        <w:right w:val="none" w:sz="0" w:space="0" w:color="auto"/>
      </w:divBdr>
    </w:div>
    <w:div w:id="140004889">
      <w:marLeft w:val="640"/>
      <w:marRight w:val="0"/>
      <w:marTop w:val="0"/>
      <w:marBottom w:val="0"/>
      <w:divBdr>
        <w:top w:val="none" w:sz="0" w:space="0" w:color="auto"/>
        <w:left w:val="none" w:sz="0" w:space="0" w:color="auto"/>
        <w:bottom w:val="none" w:sz="0" w:space="0" w:color="auto"/>
        <w:right w:val="none" w:sz="0" w:space="0" w:color="auto"/>
      </w:divBdr>
    </w:div>
    <w:div w:id="140005764">
      <w:marLeft w:val="640"/>
      <w:marRight w:val="0"/>
      <w:marTop w:val="0"/>
      <w:marBottom w:val="0"/>
      <w:divBdr>
        <w:top w:val="none" w:sz="0" w:space="0" w:color="auto"/>
        <w:left w:val="none" w:sz="0" w:space="0" w:color="auto"/>
        <w:bottom w:val="none" w:sz="0" w:space="0" w:color="auto"/>
        <w:right w:val="none" w:sz="0" w:space="0" w:color="auto"/>
      </w:divBdr>
    </w:div>
    <w:div w:id="140122584">
      <w:marLeft w:val="640"/>
      <w:marRight w:val="0"/>
      <w:marTop w:val="0"/>
      <w:marBottom w:val="0"/>
      <w:divBdr>
        <w:top w:val="none" w:sz="0" w:space="0" w:color="auto"/>
        <w:left w:val="none" w:sz="0" w:space="0" w:color="auto"/>
        <w:bottom w:val="none" w:sz="0" w:space="0" w:color="auto"/>
        <w:right w:val="none" w:sz="0" w:space="0" w:color="auto"/>
      </w:divBdr>
    </w:div>
    <w:div w:id="140268343">
      <w:marLeft w:val="640"/>
      <w:marRight w:val="0"/>
      <w:marTop w:val="0"/>
      <w:marBottom w:val="0"/>
      <w:divBdr>
        <w:top w:val="none" w:sz="0" w:space="0" w:color="auto"/>
        <w:left w:val="none" w:sz="0" w:space="0" w:color="auto"/>
        <w:bottom w:val="none" w:sz="0" w:space="0" w:color="auto"/>
        <w:right w:val="none" w:sz="0" w:space="0" w:color="auto"/>
      </w:divBdr>
    </w:div>
    <w:div w:id="140268802">
      <w:marLeft w:val="640"/>
      <w:marRight w:val="0"/>
      <w:marTop w:val="0"/>
      <w:marBottom w:val="0"/>
      <w:divBdr>
        <w:top w:val="none" w:sz="0" w:space="0" w:color="auto"/>
        <w:left w:val="none" w:sz="0" w:space="0" w:color="auto"/>
        <w:bottom w:val="none" w:sz="0" w:space="0" w:color="auto"/>
        <w:right w:val="none" w:sz="0" w:space="0" w:color="auto"/>
      </w:divBdr>
    </w:div>
    <w:div w:id="140269209">
      <w:marLeft w:val="640"/>
      <w:marRight w:val="0"/>
      <w:marTop w:val="0"/>
      <w:marBottom w:val="0"/>
      <w:divBdr>
        <w:top w:val="none" w:sz="0" w:space="0" w:color="auto"/>
        <w:left w:val="none" w:sz="0" w:space="0" w:color="auto"/>
        <w:bottom w:val="none" w:sz="0" w:space="0" w:color="auto"/>
        <w:right w:val="none" w:sz="0" w:space="0" w:color="auto"/>
      </w:divBdr>
    </w:div>
    <w:div w:id="140316878">
      <w:marLeft w:val="640"/>
      <w:marRight w:val="0"/>
      <w:marTop w:val="0"/>
      <w:marBottom w:val="0"/>
      <w:divBdr>
        <w:top w:val="none" w:sz="0" w:space="0" w:color="auto"/>
        <w:left w:val="none" w:sz="0" w:space="0" w:color="auto"/>
        <w:bottom w:val="none" w:sz="0" w:space="0" w:color="auto"/>
        <w:right w:val="none" w:sz="0" w:space="0" w:color="auto"/>
      </w:divBdr>
    </w:div>
    <w:div w:id="140389784">
      <w:marLeft w:val="640"/>
      <w:marRight w:val="0"/>
      <w:marTop w:val="0"/>
      <w:marBottom w:val="0"/>
      <w:divBdr>
        <w:top w:val="none" w:sz="0" w:space="0" w:color="auto"/>
        <w:left w:val="none" w:sz="0" w:space="0" w:color="auto"/>
        <w:bottom w:val="none" w:sz="0" w:space="0" w:color="auto"/>
        <w:right w:val="none" w:sz="0" w:space="0" w:color="auto"/>
      </w:divBdr>
    </w:div>
    <w:div w:id="140393374">
      <w:marLeft w:val="640"/>
      <w:marRight w:val="0"/>
      <w:marTop w:val="0"/>
      <w:marBottom w:val="0"/>
      <w:divBdr>
        <w:top w:val="none" w:sz="0" w:space="0" w:color="auto"/>
        <w:left w:val="none" w:sz="0" w:space="0" w:color="auto"/>
        <w:bottom w:val="none" w:sz="0" w:space="0" w:color="auto"/>
        <w:right w:val="none" w:sz="0" w:space="0" w:color="auto"/>
      </w:divBdr>
    </w:div>
    <w:div w:id="140465639">
      <w:marLeft w:val="640"/>
      <w:marRight w:val="0"/>
      <w:marTop w:val="0"/>
      <w:marBottom w:val="0"/>
      <w:divBdr>
        <w:top w:val="none" w:sz="0" w:space="0" w:color="auto"/>
        <w:left w:val="none" w:sz="0" w:space="0" w:color="auto"/>
        <w:bottom w:val="none" w:sz="0" w:space="0" w:color="auto"/>
        <w:right w:val="none" w:sz="0" w:space="0" w:color="auto"/>
      </w:divBdr>
    </w:div>
    <w:div w:id="140655118">
      <w:marLeft w:val="640"/>
      <w:marRight w:val="0"/>
      <w:marTop w:val="0"/>
      <w:marBottom w:val="0"/>
      <w:divBdr>
        <w:top w:val="none" w:sz="0" w:space="0" w:color="auto"/>
        <w:left w:val="none" w:sz="0" w:space="0" w:color="auto"/>
        <w:bottom w:val="none" w:sz="0" w:space="0" w:color="auto"/>
        <w:right w:val="none" w:sz="0" w:space="0" w:color="auto"/>
      </w:divBdr>
    </w:div>
    <w:div w:id="140656441">
      <w:marLeft w:val="640"/>
      <w:marRight w:val="0"/>
      <w:marTop w:val="0"/>
      <w:marBottom w:val="0"/>
      <w:divBdr>
        <w:top w:val="none" w:sz="0" w:space="0" w:color="auto"/>
        <w:left w:val="none" w:sz="0" w:space="0" w:color="auto"/>
        <w:bottom w:val="none" w:sz="0" w:space="0" w:color="auto"/>
        <w:right w:val="none" w:sz="0" w:space="0" w:color="auto"/>
      </w:divBdr>
    </w:div>
    <w:div w:id="140736790">
      <w:marLeft w:val="640"/>
      <w:marRight w:val="0"/>
      <w:marTop w:val="0"/>
      <w:marBottom w:val="0"/>
      <w:divBdr>
        <w:top w:val="none" w:sz="0" w:space="0" w:color="auto"/>
        <w:left w:val="none" w:sz="0" w:space="0" w:color="auto"/>
        <w:bottom w:val="none" w:sz="0" w:space="0" w:color="auto"/>
        <w:right w:val="none" w:sz="0" w:space="0" w:color="auto"/>
      </w:divBdr>
    </w:div>
    <w:div w:id="140853613">
      <w:marLeft w:val="640"/>
      <w:marRight w:val="0"/>
      <w:marTop w:val="0"/>
      <w:marBottom w:val="0"/>
      <w:divBdr>
        <w:top w:val="none" w:sz="0" w:space="0" w:color="auto"/>
        <w:left w:val="none" w:sz="0" w:space="0" w:color="auto"/>
        <w:bottom w:val="none" w:sz="0" w:space="0" w:color="auto"/>
        <w:right w:val="none" w:sz="0" w:space="0" w:color="auto"/>
      </w:divBdr>
    </w:div>
    <w:div w:id="140969434">
      <w:marLeft w:val="640"/>
      <w:marRight w:val="0"/>
      <w:marTop w:val="0"/>
      <w:marBottom w:val="0"/>
      <w:divBdr>
        <w:top w:val="none" w:sz="0" w:space="0" w:color="auto"/>
        <w:left w:val="none" w:sz="0" w:space="0" w:color="auto"/>
        <w:bottom w:val="none" w:sz="0" w:space="0" w:color="auto"/>
        <w:right w:val="none" w:sz="0" w:space="0" w:color="auto"/>
      </w:divBdr>
    </w:div>
    <w:div w:id="140998911">
      <w:marLeft w:val="640"/>
      <w:marRight w:val="0"/>
      <w:marTop w:val="0"/>
      <w:marBottom w:val="0"/>
      <w:divBdr>
        <w:top w:val="none" w:sz="0" w:space="0" w:color="auto"/>
        <w:left w:val="none" w:sz="0" w:space="0" w:color="auto"/>
        <w:bottom w:val="none" w:sz="0" w:space="0" w:color="auto"/>
        <w:right w:val="none" w:sz="0" w:space="0" w:color="auto"/>
      </w:divBdr>
    </w:div>
    <w:div w:id="141118924">
      <w:marLeft w:val="640"/>
      <w:marRight w:val="0"/>
      <w:marTop w:val="0"/>
      <w:marBottom w:val="0"/>
      <w:divBdr>
        <w:top w:val="none" w:sz="0" w:space="0" w:color="auto"/>
        <w:left w:val="none" w:sz="0" w:space="0" w:color="auto"/>
        <w:bottom w:val="none" w:sz="0" w:space="0" w:color="auto"/>
        <w:right w:val="none" w:sz="0" w:space="0" w:color="auto"/>
      </w:divBdr>
    </w:div>
    <w:div w:id="141196876">
      <w:bodyDiv w:val="1"/>
      <w:marLeft w:val="0"/>
      <w:marRight w:val="0"/>
      <w:marTop w:val="0"/>
      <w:marBottom w:val="0"/>
      <w:divBdr>
        <w:top w:val="none" w:sz="0" w:space="0" w:color="auto"/>
        <w:left w:val="none" w:sz="0" w:space="0" w:color="auto"/>
        <w:bottom w:val="none" w:sz="0" w:space="0" w:color="auto"/>
        <w:right w:val="none" w:sz="0" w:space="0" w:color="auto"/>
      </w:divBdr>
    </w:div>
    <w:div w:id="141238618">
      <w:marLeft w:val="640"/>
      <w:marRight w:val="0"/>
      <w:marTop w:val="0"/>
      <w:marBottom w:val="0"/>
      <w:divBdr>
        <w:top w:val="none" w:sz="0" w:space="0" w:color="auto"/>
        <w:left w:val="none" w:sz="0" w:space="0" w:color="auto"/>
        <w:bottom w:val="none" w:sz="0" w:space="0" w:color="auto"/>
        <w:right w:val="none" w:sz="0" w:space="0" w:color="auto"/>
      </w:divBdr>
    </w:div>
    <w:div w:id="141239323">
      <w:marLeft w:val="640"/>
      <w:marRight w:val="0"/>
      <w:marTop w:val="0"/>
      <w:marBottom w:val="0"/>
      <w:divBdr>
        <w:top w:val="none" w:sz="0" w:space="0" w:color="auto"/>
        <w:left w:val="none" w:sz="0" w:space="0" w:color="auto"/>
        <w:bottom w:val="none" w:sz="0" w:space="0" w:color="auto"/>
        <w:right w:val="none" w:sz="0" w:space="0" w:color="auto"/>
      </w:divBdr>
    </w:div>
    <w:div w:id="141318156">
      <w:marLeft w:val="640"/>
      <w:marRight w:val="0"/>
      <w:marTop w:val="0"/>
      <w:marBottom w:val="0"/>
      <w:divBdr>
        <w:top w:val="none" w:sz="0" w:space="0" w:color="auto"/>
        <w:left w:val="none" w:sz="0" w:space="0" w:color="auto"/>
        <w:bottom w:val="none" w:sz="0" w:space="0" w:color="auto"/>
        <w:right w:val="none" w:sz="0" w:space="0" w:color="auto"/>
      </w:divBdr>
    </w:div>
    <w:div w:id="141430219">
      <w:marLeft w:val="640"/>
      <w:marRight w:val="0"/>
      <w:marTop w:val="0"/>
      <w:marBottom w:val="0"/>
      <w:divBdr>
        <w:top w:val="none" w:sz="0" w:space="0" w:color="auto"/>
        <w:left w:val="none" w:sz="0" w:space="0" w:color="auto"/>
        <w:bottom w:val="none" w:sz="0" w:space="0" w:color="auto"/>
        <w:right w:val="none" w:sz="0" w:space="0" w:color="auto"/>
      </w:divBdr>
    </w:div>
    <w:div w:id="141625044">
      <w:marLeft w:val="640"/>
      <w:marRight w:val="0"/>
      <w:marTop w:val="0"/>
      <w:marBottom w:val="0"/>
      <w:divBdr>
        <w:top w:val="none" w:sz="0" w:space="0" w:color="auto"/>
        <w:left w:val="none" w:sz="0" w:space="0" w:color="auto"/>
        <w:bottom w:val="none" w:sz="0" w:space="0" w:color="auto"/>
        <w:right w:val="none" w:sz="0" w:space="0" w:color="auto"/>
      </w:divBdr>
    </w:div>
    <w:div w:id="141627449">
      <w:marLeft w:val="640"/>
      <w:marRight w:val="0"/>
      <w:marTop w:val="0"/>
      <w:marBottom w:val="0"/>
      <w:divBdr>
        <w:top w:val="none" w:sz="0" w:space="0" w:color="auto"/>
        <w:left w:val="none" w:sz="0" w:space="0" w:color="auto"/>
        <w:bottom w:val="none" w:sz="0" w:space="0" w:color="auto"/>
        <w:right w:val="none" w:sz="0" w:space="0" w:color="auto"/>
      </w:divBdr>
    </w:div>
    <w:div w:id="141654315">
      <w:marLeft w:val="640"/>
      <w:marRight w:val="0"/>
      <w:marTop w:val="0"/>
      <w:marBottom w:val="0"/>
      <w:divBdr>
        <w:top w:val="none" w:sz="0" w:space="0" w:color="auto"/>
        <w:left w:val="none" w:sz="0" w:space="0" w:color="auto"/>
        <w:bottom w:val="none" w:sz="0" w:space="0" w:color="auto"/>
        <w:right w:val="none" w:sz="0" w:space="0" w:color="auto"/>
      </w:divBdr>
    </w:div>
    <w:div w:id="141699861">
      <w:marLeft w:val="640"/>
      <w:marRight w:val="0"/>
      <w:marTop w:val="0"/>
      <w:marBottom w:val="0"/>
      <w:divBdr>
        <w:top w:val="none" w:sz="0" w:space="0" w:color="auto"/>
        <w:left w:val="none" w:sz="0" w:space="0" w:color="auto"/>
        <w:bottom w:val="none" w:sz="0" w:space="0" w:color="auto"/>
        <w:right w:val="none" w:sz="0" w:space="0" w:color="auto"/>
      </w:divBdr>
    </w:div>
    <w:div w:id="141774821">
      <w:marLeft w:val="640"/>
      <w:marRight w:val="0"/>
      <w:marTop w:val="0"/>
      <w:marBottom w:val="0"/>
      <w:divBdr>
        <w:top w:val="none" w:sz="0" w:space="0" w:color="auto"/>
        <w:left w:val="none" w:sz="0" w:space="0" w:color="auto"/>
        <w:bottom w:val="none" w:sz="0" w:space="0" w:color="auto"/>
        <w:right w:val="none" w:sz="0" w:space="0" w:color="auto"/>
      </w:divBdr>
    </w:div>
    <w:div w:id="141776984">
      <w:marLeft w:val="640"/>
      <w:marRight w:val="0"/>
      <w:marTop w:val="0"/>
      <w:marBottom w:val="0"/>
      <w:divBdr>
        <w:top w:val="none" w:sz="0" w:space="0" w:color="auto"/>
        <w:left w:val="none" w:sz="0" w:space="0" w:color="auto"/>
        <w:bottom w:val="none" w:sz="0" w:space="0" w:color="auto"/>
        <w:right w:val="none" w:sz="0" w:space="0" w:color="auto"/>
      </w:divBdr>
    </w:div>
    <w:div w:id="141895056">
      <w:marLeft w:val="640"/>
      <w:marRight w:val="0"/>
      <w:marTop w:val="0"/>
      <w:marBottom w:val="0"/>
      <w:divBdr>
        <w:top w:val="none" w:sz="0" w:space="0" w:color="auto"/>
        <w:left w:val="none" w:sz="0" w:space="0" w:color="auto"/>
        <w:bottom w:val="none" w:sz="0" w:space="0" w:color="auto"/>
        <w:right w:val="none" w:sz="0" w:space="0" w:color="auto"/>
      </w:divBdr>
    </w:div>
    <w:div w:id="142090831">
      <w:marLeft w:val="640"/>
      <w:marRight w:val="0"/>
      <w:marTop w:val="0"/>
      <w:marBottom w:val="0"/>
      <w:divBdr>
        <w:top w:val="none" w:sz="0" w:space="0" w:color="auto"/>
        <w:left w:val="none" w:sz="0" w:space="0" w:color="auto"/>
        <w:bottom w:val="none" w:sz="0" w:space="0" w:color="auto"/>
        <w:right w:val="none" w:sz="0" w:space="0" w:color="auto"/>
      </w:divBdr>
    </w:div>
    <w:div w:id="142161949">
      <w:marLeft w:val="640"/>
      <w:marRight w:val="0"/>
      <w:marTop w:val="0"/>
      <w:marBottom w:val="0"/>
      <w:divBdr>
        <w:top w:val="none" w:sz="0" w:space="0" w:color="auto"/>
        <w:left w:val="none" w:sz="0" w:space="0" w:color="auto"/>
        <w:bottom w:val="none" w:sz="0" w:space="0" w:color="auto"/>
        <w:right w:val="none" w:sz="0" w:space="0" w:color="auto"/>
      </w:divBdr>
    </w:div>
    <w:div w:id="142163487">
      <w:marLeft w:val="640"/>
      <w:marRight w:val="0"/>
      <w:marTop w:val="0"/>
      <w:marBottom w:val="0"/>
      <w:divBdr>
        <w:top w:val="none" w:sz="0" w:space="0" w:color="auto"/>
        <w:left w:val="none" w:sz="0" w:space="0" w:color="auto"/>
        <w:bottom w:val="none" w:sz="0" w:space="0" w:color="auto"/>
        <w:right w:val="none" w:sz="0" w:space="0" w:color="auto"/>
      </w:divBdr>
    </w:div>
    <w:div w:id="142310990">
      <w:marLeft w:val="640"/>
      <w:marRight w:val="0"/>
      <w:marTop w:val="0"/>
      <w:marBottom w:val="0"/>
      <w:divBdr>
        <w:top w:val="none" w:sz="0" w:space="0" w:color="auto"/>
        <w:left w:val="none" w:sz="0" w:space="0" w:color="auto"/>
        <w:bottom w:val="none" w:sz="0" w:space="0" w:color="auto"/>
        <w:right w:val="none" w:sz="0" w:space="0" w:color="auto"/>
      </w:divBdr>
    </w:div>
    <w:div w:id="142353582">
      <w:marLeft w:val="640"/>
      <w:marRight w:val="0"/>
      <w:marTop w:val="0"/>
      <w:marBottom w:val="0"/>
      <w:divBdr>
        <w:top w:val="none" w:sz="0" w:space="0" w:color="auto"/>
        <w:left w:val="none" w:sz="0" w:space="0" w:color="auto"/>
        <w:bottom w:val="none" w:sz="0" w:space="0" w:color="auto"/>
        <w:right w:val="none" w:sz="0" w:space="0" w:color="auto"/>
      </w:divBdr>
    </w:div>
    <w:div w:id="142359349">
      <w:marLeft w:val="640"/>
      <w:marRight w:val="0"/>
      <w:marTop w:val="0"/>
      <w:marBottom w:val="0"/>
      <w:divBdr>
        <w:top w:val="none" w:sz="0" w:space="0" w:color="auto"/>
        <w:left w:val="none" w:sz="0" w:space="0" w:color="auto"/>
        <w:bottom w:val="none" w:sz="0" w:space="0" w:color="auto"/>
        <w:right w:val="none" w:sz="0" w:space="0" w:color="auto"/>
      </w:divBdr>
    </w:div>
    <w:div w:id="142360413">
      <w:marLeft w:val="640"/>
      <w:marRight w:val="0"/>
      <w:marTop w:val="0"/>
      <w:marBottom w:val="0"/>
      <w:divBdr>
        <w:top w:val="none" w:sz="0" w:space="0" w:color="auto"/>
        <w:left w:val="none" w:sz="0" w:space="0" w:color="auto"/>
        <w:bottom w:val="none" w:sz="0" w:space="0" w:color="auto"/>
        <w:right w:val="none" w:sz="0" w:space="0" w:color="auto"/>
      </w:divBdr>
    </w:div>
    <w:div w:id="142427803">
      <w:marLeft w:val="640"/>
      <w:marRight w:val="0"/>
      <w:marTop w:val="0"/>
      <w:marBottom w:val="0"/>
      <w:divBdr>
        <w:top w:val="none" w:sz="0" w:space="0" w:color="auto"/>
        <w:left w:val="none" w:sz="0" w:space="0" w:color="auto"/>
        <w:bottom w:val="none" w:sz="0" w:space="0" w:color="auto"/>
        <w:right w:val="none" w:sz="0" w:space="0" w:color="auto"/>
      </w:divBdr>
    </w:div>
    <w:div w:id="142429663">
      <w:marLeft w:val="640"/>
      <w:marRight w:val="0"/>
      <w:marTop w:val="0"/>
      <w:marBottom w:val="0"/>
      <w:divBdr>
        <w:top w:val="none" w:sz="0" w:space="0" w:color="auto"/>
        <w:left w:val="none" w:sz="0" w:space="0" w:color="auto"/>
        <w:bottom w:val="none" w:sz="0" w:space="0" w:color="auto"/>
        <w:right w:val="none" w:sz="0" w:space="0" w:color="auto"/>
      </w:divBdr>
    </w:div>
    <w:div w:id="142431694">
      <w:marLeft w:val="640"/>
      <w:marRight w:val="0"/>
      <w:marTop w:val="0"/>
      <w:marBottom w:val="0"/>
      <w:divBdr>
        <w:top w:val="none" w:sz="0" w:space="0" w:color="auto"/>
        <w:left w:val="none" w:sz="0" w:space="0" w:color="auto"/>
        <w:bottom w:val="none" w:sz="0" w:space="0" w:color="auto"/>
        <w:right w:val="none" w:sz="0" w:space="0" w:color="auto"/>
      </w:divBdr>
    </w:div>
    <w:div w:id="142477265">
      <w:marLeft w:val="640"/>
      <w:marRight w:val="0"/>
      <w:marTop w:val="0"/>
      <w:marBottom w:val="0"/>
      <w:divBdr>
        <w:top w:val="none" w:sz="0" w:space="0" w:color="auto"/>
        <w:left w:val="none" w:sz="0" w:space="0" w:color="auto"/>
        <w:bottom w:val="none" w:sz="0" w:space="0" w:color="auto"/>
        <w:right w:val="none" w:sz="0" w:space="0" w:color="auto"/>
      </w:divBdr>
    </w:div>
    <w:div w:id="142502627">
      <w:marLeft w:val="640"/>
      <w:marRight w:val="0"/>
      <w:marTop w:val="0"/>
      <w:marBottom w:val="0"/>
      <w:divBdr>
        <w:top w:val="none" w:sz="0" w:space="0" w:color="auto"/>
        <w:left w:val="none" w:sz="0" w:space="0" w:color="auto"/>
        <w:bottom w:val="none" w:sz="0" w:space="0" w:color="auto"/>
        <w:right w:val="none" w:sz="0" w:space="0" w:color="auto"/>
      </w:divBdr>
    </w:div>
    <w:div w:id="142506589">
      <w:marLeft w:val="640"/>
      <w:marRight w:val="0"/>
      <w:marTop w:val="0"/>
      <w:marBottom w:val="0"/>
      <w:divBdr>
        <w:top w:val="none" w:sz="0" w:space="0" w:color="auto"/>
        <w:left w:val="none" w:sz="0" w:space="0" w:color="auto"/>
        <w:bottom w:val="none" w:sz="0" w:space="0" w:color="auto"/>
        <w:right w:val="none" w:sz="0" w:space="0" w:color="auto"/>
      </w:divBdr>
    </w:div>
    <w:div w:id="142545137">
      <w:marLeft w:val="640"/>
      <w:marRight w:val="0"/>
      <w:marTop w:val="0"/>
      <w:marBottom w:val="0"/>
      <w:divBdr>
        <w:top w:val="none" w:sz="0" w:space="0" w:color="auto"/>
        <w:left w:val="none" w:sz="0" w:space="0" w:color="auto"/>
        <w:bottom w:val="none" w:sz="0" w:space="0" w:color="auto"/>
        <w:right w:val="none" w:sz="0" w:space="0" w:color="auto"/>
      </w:divBdr>
    </w:div>
    <w:div w:id="142545714">
      <w:marLeft w:val="640"/>
      <w:marRight w:val="0"/>
      <w:marTop w:val="0"/>
      <w:marBottom w:val="0"/>
      <w:divBdr>
        <w:top w:val="none" w:sz="0" w:space="0" w:color="auto"/>
        <w:left w:val="none" w:sz="0" w:space="0" w:color="auto"/>
        <w:bottom w:val="none" w:sz="0" w:space="0" w:color="auto"/>
        <w:right w:val="none" w:sz="0" w:space="0" w:color="auto"/>
      </w:divBdr>
    </w:div>
    <w:div w:id="142700503">
      <w:marLeft w:val="640"/>
      <w:marRight w:val="0"/>
      <w:marTop w:val="0"/>
      <w:marBottom w:val="0"/>
      <w:divBdr>
        <w:top w:val="none" w:sz="0" w:space="0" w:color="auto"/>
        <w:left w:val="none" w:sz="0" w:space="0" w:color="auto"/>
        <w:bottom w:val="none" w:sz="0" w:space="0" w:color="auto"/>
        <w:right w:val="none" w:sz="0" w:space="0" w:color="auto"/>
      </w:divBdr>
    </w:div>
    <w:div w:id="142740992">
      <w:marLeft w:val="640"/>
      <w:marRight w:val="0"/>
      <w:marTop w:val="0"/>
      <w:marBottom w:val="0"/>
      <w:divBdr>
        <w:top w:val="none" w:sz="0" w:space="0" w:color="auto"/>
        <w:left w:val="none" w:sz="0" w:space="0" w:color="auto"/>
        <w:bottom w:val="none" w:sz="0" w:space="0" w:color="auto"/>
        <w:right w:val="none" w:sz="0" w:space="0" w:color="auto"/>
      </w:divBdr>
    </w:div>
    <w:div w:id="142745182">
      <w:marLeft w:val="640"/>
      <w:marRight w:val="0"/>
      <w:marTop w:val="0"/>
      <w:marBottom w:val="0"/>
      <w:divBdr>
        <w:top w:val="none" w:sz="0" w:space="0" w:color="auto"/>
        <w:left w:val="none" w:sz="0" w:space="0" w:color="auto"/>
        <w:bottom w:val="none" w:sz="0" w:space="0" w:color="auto"/>
        <w:right w:val="none" w:sz="0" w:space="0" w:color="auto"/>
      </w:divBdr>
    </w:div>
    <w:div w:id="142747205">
      <w:marLeft w:val="640"/>
      <w:marRight w:val="0"/>
      <w:marTop w:val="0"/>
      <w:marBottom w:val="0"/>
      <w:divBdr>
        <w:top w:val="none" w:sz="0" w:space="0" w:color="auto"/>
        <w:left w:val="none" w:sz="0" w:space="0" w:color="auto"/>
        <w:bottom w:val="none" w:sz="0" w:space="0" w:color="auto"/>
        <w:right w:val="none" w:sz="0" w:space="0" w:color="auto"/>
      </w:divBdr>
    </w:div>
    <w:div w:id="142818963">
      <w:marLeft w:val="640"/>
      <w:marRight w:val="0"/>
      <w:marTop w:val="0"/>
      <w:marBottom w:val="0"/>
      <w:divBdr>
        <w:top w:val="none" w:sz="0" w:space="0" w:color="auto"/>
        <w:left w:val="none" w:sz="0" w:space="0" w:color="auto"/>
        <w:bottom w:val="none" w:sz="0" w:space="0" w:color="auto"/>
        <w:right w:val="none" w:sz="0" w:space="0" w:color="auto"/>
      </w:divBdr>
    </w:div>
    <w:div w:id="142890488">
      <w:marLeft w:val="640"/>
      <w:marRight w:val="0"/>
      <w:marTop w:val="0"/>
      <w:marBottom w:val="0"/>
      <w:divBdr>
        <w:top w:val="none" w:sz="0" w:space="0" w:color="auto"/>
        <w:left w:val="none" w:sz="0" w:space="0" w:color="auto"/>
        <w:bottom w:val="none" w:sz="0" w:space="0" w:color="auto"/>
        <w:right w:val="none" w:sz="0" w:space="0" w:color="auto"/>
      </w:divBdr>
    </w:div>
    <w:div w:id="143008308">
      <w:marLeft w:val="640"/>
      <w:marRight w:val="0"/>
      <w:marTop w:val="0"/>
      <w:marBottom w:val="0"/>
      <w:divBdr>
        <w:top w:val="none" w:sz="0" w:space="0" w:color="auto"/>
        <w:left w:val="none" w:sz="0" w:space="0" w:color="auto"/>
        <w:bottom w:val="none" w:sz="0" w:space="0" w:color="auto"/>
        <w:right w:val="none" w:sz="0" w:space="0" w:color="auto"/>
      </w:divBdr>
    </w:div>
    <w:div w:id="143008513">
      <w:marLeft w:val="640"/>
      <w:marRight w:val="0"/>
      <w:marTop w:val="0"/>
      <w:marBottom w:val="0"/>
      <w:divBdr>
        <w:top w:val="none" w:sz="0" w:space="0" w:color="auto"/>
        <w:left w:val="none" w:sz="0" w:space="0" w:color="auto"/>
        <w:bottom w:val="none" w:sz="0" w:space="0" w:color="auto"/>
        <w:right w:val="none" w:sz="0" w:space="0" w:color="auto"/>
      </w:divBdr>
    </w:div>
    <w:div w:id="143011789">
      <w:marLeft w:val="640"/>
      <w:marRight w:val="0"/>
      <w:marTop w:val="0"/>
      <w:marBottom w:val="0"/>
      <w:divBdr>
        <w:top w:val="none" w:sz="0" w:space="0" w:color="auto"/>
        <w:left w:val="none" w:sz="0" w:space="0" w:color="auto"/>
        <w:bottom w:val="none" w:sz="0" w:space="0" w:color="auto"/>
        <w:right w:val="none" w:sz="0" w:space="0" w:color="auto"/>
      </w:divBdr>
    </w:div>
    <w:div w:id="143159496">
      <w:marLeft w:val="480"/>
      <w:marRight w:val="0"/>
      <w:marTop w:val="0"/>
      <w:marBottom w:val="0"/>
      <w:divBdr>
        <w:top w:val="none" w:sz="0" w:space="0" w:color="auto"/>
        <w:left w:val="none" w:sz="0" w:space="0" w:color="auto"/>
        <w:bottom w:val="none" w:sz="0" w:space="0" w:color="auto"/>
        <w:right w:val="none" w:sz="0" w:space="0" w:color="auto"/>
      </w:divBdr>
    </w:div>
    <w:div w:id="143161816">
      <w:marLeft w:val="640"/>
      <w:marRight w:val="0"/>
      <w:marTop w:val="0"/>
      <w:marBottom w:val="0"/>
      <w:divBdr>
        <w:top w:val="none" w:sz="0" w:space="0" w:color="auto"/>
        <w:left w:val="none" w:sz="0" w:space="0" w:color="auto"/>
        <w:bottom w:val="none" w:sz="0" w:space="0" w:color="auto"/>
        <w:right w:val="none" w:sz="0" w:space="0" w:color="auto"/>
      </w:divBdr>
    </w:div>
    <w:div w:id="143201883">
      <w:marLeft w:val="640"/>
      <w:marRight w:val="0"/>
      <w:marTop w:val="0"/>
      <w:marBottom w:val="0"/>
      <w:divBdr>
        <w:top w:val="none" w:sz="0" w:space="0" w:color="auto"/>
        <w:left w:val="none" w:sz="0" w:space="0" w:color="auto"/>
        <w:bottom w:val="none" w:sz="0" w:space="0" w:color="auto"/>
        <w:right w:val="none" w:sz="0" w:space="0" w:color="auto"/>
      </w:divBdr>
    </w:div>
    <w:div w:id="143203587">
      <w:marLeft w:val="640"/>
      <w:marRight w:val="0"/>
      <w:marTop w:val="0"/>
      <w:marBottom w:val="0"/>
      <w:divBdr>
        <w:top w:val="none" w:sz="0" w:space="0" w:color="auto"/>
        <w:left w:val="none" w:sz="0" w:space="0" w:color="auto"/>
        <w:bottom w:val="none" w:sz="0" w:space="0" w:color="auto"/>
        <w:right w:val="none" w:sz="0" w:space="0" w:color="auto"/>
      </w:divBdr>
    </w:div>
    <w:div w:id="143278117">
      <w:marLeft w:val="640"/>
      <w:marRight w:val="0"/>
      <w:marTop w:val="0"/>
      <w:marBottom w:val="0"/>
      <w:divBdr>
        <w:top w:val="none" w:sz="0" w:space="0" w:color="auto"/>
        <w:left w:val="none" w:sz="0" w:space="0" w:color="auto"/>
        <w:bottom w:val="none" w:sz="0" w:space="0" w:color="auto"/>
        <w:right w:val="none" w:sz="0" w:space="0" w:color="auto"/>
      </w:divBdr>
    </w:div>
    <w:div w:id="143357239">
      <w:marLeft w:val="640"/>
      <w:marRight w:val="0"/>
      <w:marTop w:val="0"/>
      <w:marBottom w:val="0"/>
      <w:divBdr>
        <w:top w:val="none" w:sz="0" w:space="0" w:color="auto"/>
        <w:left w:val="none" w:sz="0" w:space="0" w:color="auto"/>
        <w:bottom w:val="none" w:sz="0" w:space="0" w:color="auto"/>
        <w:right w:val="none" w:sz="0" w:space="0" w:color="auto"/>
      </w:divBdr>
    </w:div>
    <w:div w:id="143399740">
      <w:marLeft w:val="640"/>
      <w:marRight w:val="0"/>
      <w:marTop w:val="0"/>
      <w:marBottom w:val="0"/>
      <w:divBdr>
        <w:top w:val="none" w:sz="0" w:space="0" w:color="auto"/>
        <w:left w:val="none" w:sz="0" w:space="0" w:color="auto"/>
        <w:bottom w:val="none" w:sz="0" w:space="0" w:color="auto"/>
        <w:right w:val="none" w:sz="0" w:space="0" w:color="auto"/>
      </w:divBdr>
    </w:div>
    <w:div w:id="143401247">
      <w:marLeft w:val="640"/>
      <w:marRight w:val="0"/>
      <w:marTop w:val="0"/>
      <w:marBottom w:val="0"/>
      <w:divBdr>
        <w:top w:val="none" w:sz="0" w:space="0" w:color="auto"/>
        <w:left w:val="none" w:sz="0" w:space="0" w:color="auto"/>
        <w:bottom w:val="none" w:sz="0" w:space="0" w:color="auto"/>
        <w:right w:val="none" w:sz="0" w:space="0" w:color="auto"/>
      </w:divBdr>
    </w:div>
    <w:div w:id="143401876">
      <w:marLeft w:val="640"/>
      <w:marRight w:val="0"/>
      <w:marTop w:val="0"/>
      <w:marBottom w:val="0"/>
      <w:divBdr>
        <w:top w:val="none" w:sz="0" w:space="0" w:color="auto"/>
        <w:left w:val="none" w:sz="0" w:space="0" w:color="auto"/>
        <w:bottom w:val="none" w:sz="0" w:space="0" w:color="auto"/>
        <w:right w:val="none" w:sz="0" w:space="0" w:color="auto"/>
      </w:divBdr>
    </w:div>
    <w:div w:id="143402303">
      <w:marLeft w:val="640"/>
      <w:marRight w:val="0"/>
      <w:marTop w:val="0"/>
      <w:marBottom w:val="0"/>
      <w:divBdr>
        <w:top w:val="none" w:sz="0" w:space="0" w:color="auto"/>
        <w:left w:val="none" w:sz="0" w:space="0" w:color="auto"/>
        <w:bottom w:val="none" w:sz="0" w:space="0" w:color="auto"/>
        <w:right w:val="none" w:sz="0" w:space="0" w:color="auto"/>
      </w:divBdr>
    </w:div>
    <w:div w:id="143552825">
      <w:marLeft w:val="640"/>
      <w:marRight w:val="0"/>
      <w:marTop w:val="0"/>
      <w:marBottom w:val="0"/>
      <w:divBdr>
        <w:top w:val="none" w:sz="0" w:space="0" w:color="auto"/>
        <w:left w:val="none" w:sz="0" w:space="0" w:color="auto"/>
        <w:bottom w:val="none" w:sz="0" w:space="0" w:color="auto"/>
        <w:right w:val="none" w:sz="0" w:space="0" w:color="auto"/>
      </w:divBdr>
    </w:div>
    <w:div w:id="143589527">
      <w:marLeft w:val="640"/>
      <w:marRight w:val="0"/>
      <w:marTop w:val="0"/>
      <w:marBottom w:val="0"/>
      <w:divBdr>
        <w:top w:val="none" w:sz="0" w:space="0" w:color="auto"/>
        <w:left w:val="none" w:sz="0" w:space="0" w:color="auto"/>
        <w:bottom w:val="none" w:sz="0" w:space="0" w:color="auto"/>
        <w:right w:val="none" w:sz="0" w:space="0" w:color="auto"/>
      </w:divBdr>
    </w:div>
    <w:div w:id="143663777">
      <w:marLeft w:val="640"/>
      <w:marRight w:val="0"/>
      <w:marTop w:val="0"/>
      <w:marBottom w:val="0"/>
      <w:divBdr>
        <w:top w:val="none" w:sz="0" w:space="0" w:color="auto"/>
        <w:left w:val="none" w:sz="0" w:space="0" w:color="auto"/>
        <w:bottom w:val="none" w:sz="0" w:space="0" w:color="auto"/>
        <w:right w:val="none" w:sz="0" w:space="0" w:color="auto"/>
      </w:divBdr>
    </w:div>
    <w:div w:id="143664928">
      <w:marLeft w:val="640"/>
      <w:marRight w:val="0"/>
      <w:marTop w:val="0"/>
      <w:marBottom w:val="0"/>
      <w:divBdr>
        <w:top w:val="none" w:sz="0" w:space="0" w:color="auto"/>
        <w:left w:val="none" w:sz="0" w:space="0" w:color="auto"/>
        <w:bottom w:val="none" w:sz="0" w:space="0" w:color="auto"/>
        <w:right w:val="none" w:sz="0" w:space="0" w:color="auto"/>
      </w:divBdr>
    </w:div>
    <w:div w:id="143930594">
      <w:marLeft w:val="640"/>
      <w:marRight w:val="0"/>
      <w:marTop w:val="0"/>
      <w:marBottom w:val="0"/>
      <w:divBdr>
        <w:top w:val="none" w:sz="0" w:space="0" w:color="auto"/>
        <w:left w:val="none" w:sz="0" w:space="0" w:color="auto"/>
        <w:bottom w:val="none" w:sz="0" w:space="0" w:color="auto"/>
        <w:right w:val="none" w:sz="0" w:space="0" w:color="auto"/>
      </w:divBdr>
    </w:div>
    <w:div w:id="143932490">
      <w:marLeft w:val="640"/>
      <w:marRight w:val="0"/>
      <w:marTop w:val="0"/>
      <w:marBottom w:val="0"/>
      <w:divBdr>
        <w:top w:val="none" w:sz="0" w:space="0" w:color="auto"/>
        <w:left w:val="none" w:sz="0" w:space="0" w:color="auto"/>
        <w:bottom w:val="none" w:sz="0" w:space="0" w:color="auto"/>
        <w:right w:val="none" w:sz="0" w:space="0" w:color="auto"/>
      </w:divBdr>
    </w:div>
    <w:div w:id="143934204">
      <w:marLeft w:val="640"/>
      <w:marRight w:val="0"/>
      <w:marTop w:val="0"/>
      <w:marBottom w:val="0"/>
      <w:divBdr>
        <w:top w:val="none" w:sz="0" w:space="0" w:color="auto"/>
        <w:left w:val="none" w:sz="0" w:space="0" w:color="auto"/>
        <w:bottom w:val="none" w:sz="0" w:space="0" w:color="auto"/>
        <w:right w:val="none" w:sz="0" w:space="0" w:color="auto"/>
      </w:divBdr>
    </w:div>
    <w:div w:id="143937604">
      <w:marLeft w:val="640"/>
      <w:marRight w:val="0"/>
      <w:marTop w:val="0"/>
      <w:marBottom w:val="0"/>
      <w:divBdr>
        <w:top w:val="none" w:sz="0" w:space="0" w:color="auto"/>
        <w:left w:val="none" w:sz="0" w:space="0" w:color="auto"/>
        <w:bottom w:val="none" w:sz="0" w:space="0" w:color="auto"/>
        <w:right w:val="none" w:sz="0" w:space="0" w:color="auto"/>
      </w:divBdr>
    </w:div>
    <w:div w:id="143938703">
      <w:marLeft w:val="640"/>
      <w:marRight w:val="0"/>
      <w:marTop w:val="0"/>
      <w:marBottom w:val="0"/>
      <w:divBdr>
        <w:top w:val="none" w:sz="0" w:space="0" w:color="auto"/>
        <w:left w:val="none" w:sz="0" w:space="0" w:color="auto"/>
        <w:bottom w:val="none" w:sz="0" w:space="0" w:color="auto"/>
        <w:right w:val="none" w:sz="0" w:space="0" w:color="auto"/>
      </w:divBdr>
    </w:div>
    <w:div w:id="143939263">
      <w:marLeft w:val="640"/>
      <w:marRight w:val="0"/>
      <w:marTop w:val="0"/>
      <w:marBottom w:val="0"/>
      <w:divBdr>
        <w:top w:val="none" w:sz="0" w:space="0" w:color="auto"/>
        <w:left w:val="none" w:sz="0" w:space="0" w:color="auto"/>
        <w:bottom w:val="none" w:sz="0" w:space="0" w:color="auto"/>
        <w:right w:val="none" w:sz="0" w:space="0" w:color="auto"/>
      </w:divBdr>
    </w:div>
    <w:div w:id="144012958">
      <w:marLeft w:val="640"/>
      <w:marRight w:val="0"/>
      <w:marTop w:val="0"/>
      <w:marBottom w:val="0"/>
      <w:divBdr>
        <w:top w:val="none" w:sz="0" w:space="0" w:color="auto"/>
        <w:left w:val="none" w:sz="0" w:space="0" w:color="auto"/>
        <w:bottom w:val="none" w:sz="0" w:space="0" w:color="auto"/>
        <w:right w:val="none" w:sz="0" w:space="0" w:color="auto"/>
      </w:divBdr>
    </w:div>
    <w:div w:id="144131024">
      <w:marLeft w:val="640"/>
      <w:marRight w:val="0"/>
      <w:marTop w:val="0"/>
      <w:marBottom w:val="0"/>
      <w:divBdr>
        <w:top w:val="none" w:sz="0" w:space="0" w:color="auto"/>
        <w:left w:val="none" w:sz="0" w:space="0" w:color="auto"/>
        <w:bottom w:val="none" w:sz="0" w:space="0" w:color="auto"/>
        <w:right w:val="none" w:sz="0" w:space="0" w:color="auto"/>
      </w:divBdr>
    </w:div>
    <w:div w:id="144199484">
      <w:marLeft w:val="640"/>
      <w:marRight w:val="0"/>
      <w:marTop w:val="0"/>
      <w:marBottom w:val="0"/>
      <w:divBdr>
        <w:top w:val="none" w:sz="0" w:space="0" w:color="auto"/>
        <w:left w:val="none" w:sz="0" w:space="0" w:color="auto"/>
        <w:bottom w:val="none" w:sz="0" w:space="0" w:color="auto"/>
        <w:right w:val="none" w:sz="0" w:space="0" w:color="auto"/>
      </w:divBdr>
    </w:div>
    <w:div w:id="144206170">
      <w:marLeft w:val="640"/>
      <w:marRight w:val="0"/>
      <w:marTop w:val="0"/>
      <w:marBottom w:val="0"/>
      <w:divBdr>
        <w:top w:val="none" w:sz="0" w:space="0" w:color="auto"/>
        <w:left w:val="none" w:sz="0" w:space="0" w:color="auto"/>
        <w:bottom w:val="none" w:sz="0" w:space="0" w:color="auto"/>
        <w:right w:val="none" w:sz="0" w:space="0" w:color="auto"/>
      </w:divBdr>
    </w:div>
    <w:div w:id="144208689">
      <w:marLeft w:val="640"/>
      <w:marRight w:val="0"/>
      <w:marTop w:val="0"/>
      <w:marBottom w:val="0"/>
      <w:divBdr>
        <w:top w:val="none" w:sz="0" w:space="0" w:color="auto"/>
        <w:left w:val="none" w:sz="0" w:space="0" w:color="auto"/>
        <w:bottom w:val="none" w:sz="0" w:space="0" w:color="auto"/>
        <w:right w:val="none" w:sz="0" w:space="0" w:color="auto"/>
      </w:divBdr>
    </w:div>
    <w:div w:id="144250724">
      <w:marLeft w:val="640"/>
      <w:marRight w:val="0"/>
      <w:marTop w:val="0"/>
      <w:marBottom w:val="0"/>
      <w:divBdr>
        <w:top w:val="none" w:sz="0" w:space="0" w:color="auto"/>
        <w:left w:val="none" w:sz="0" w:space="0" w:color="auto"/>
        <w:bottom w:val="none" w:sz="0" w:space="0" w:color="auto"/>
        <w:right w:val="none" w:sz="0" w:space="0" w:color="auto"/>
      </w:divBdr>
    </w:div>
    <w:div w:id="144276258">
      <w:marLeft w:val="640"/>
      <w:marRight w:val="0"/>
      <w:marTop w:val="0"/>
      <w:marBottom w:val="0"/>
      <w:divBdr>
        <w:top w:val="none" w:sz="0" w:space="0" w:color="auto"/>
        <w:left w:val="none" w:sz="0" w:space="0" w:color="auto"/>
        <w:bottom w:val="none" w:sz="0" w:space="0" w:color="auto"/>
        <w:right w:val="none" w:sz="0" w:space="0" w:color="auto"/>
      </w:divBdr>
    </w:div>
    <w:div w:id="144392729">
      <w:marLeft w:val="640"/>
      <w:marRight w:val="0"/>
      <w:marTop w:val="0"/>
      <w:marBottom w:val="0"/>
      <w:divBdr>
        <w:top w:val="none" w:sz="0" w:space="0" w:color="auto"/>
        <w:left w:val="none" w:sz="0" w:space="0" w:color="auto"/>
        <w:bottom w:val="none" w:sz="0" w:space="0" w:color="auto"/>
        <w:right w:val="none" w:sz="0" w:space="0" w:color="auto"/>
      </w:divBdr>
    </w:div>
    <w:div w:id="144467661">
      <w:marLeft w:val="640"/>
      <w:marRight w:val="0"/>
      <w:marTop w:val="0"/>
      <w:marBottom w:val="0"/>
      <w:divBdr>
        <w:top w:val="none" w:sz="0" w:space="0" w:color="auto"/>
        <w:left w:val="none" w:sz="0" w:space="0" w:color="auto"/>
        <w:bottom w:val="none" w:sz="0" w:space="0" w:color="auto"/>
        <w:right w:val="none" w:sz="0" w:space="0" w:color="auto"/>
      </w:divBdr>
    </w:div>
    <w:div w:id="144512791">
      <w:marLeft w:val="640"/>
      <w:marRight w:val="0"/>
      <w:marTop w:val="0"/>
      <w:marBottom w:val="0"/>
      <w:divBdr>
        <w:top w:val="none" w:sz="0" w:space="0" w:color="auto"/>
        <w:left w:val="none" w:sz="0" w:space="0" w:color="auto"/>
        <w:bottom w:val="none" w:sz="0" w:space="0" w:color="auto"/>
        <w:right w:val="none" w:sz="0" w:space="0" w:color="auto"/>
      </w:divBdr>
    </w:div>
    <w:div w:id="144516851">
      <w:marLeft w:val="640"/>
      <w:marRight w:val="0"/>
      <w:marTop w:val="0"/>
      <w:marBottom w:val="0"/>
      <w:divBdr>
        <w:top w:val="none" w:sz="0" w:space="0" w:color="auto"/>
        <w:left w:val="none" w:sz="0" w:space="0" w:color="auto"/>
        <w:bottom w:val="none" w:sz="0" w:space="0" w:color="auto"/>
        <w:right w:val="none" w:sz="0" w:space="0" w:color="auto"/>
      </w:divBdr>
    </w:div>
    <w:div w:id="144593906">
      <w:marLeft w:val="640"/>
      <w:marRight w:val="0"/>
      <w:marTop w:val="0"/>
      <w:marBottom w:val="0"/>
      <w:divBdr>
        <w:top w:val="none" w:sz="0" w:space="0" w:color="auto"/>
        <w:left w:val="none" w:sz="0" w:space="0" w:color="auto"/>
        <w:bottom w:val="none" w:sz="0" w:space="0" w:color="auto"/>
        <w:right w:val="none" w:sz="0" w:space="0" w:color="auto"/>
      </w:divBdr>
    </w:div>
    <w:div w:id="144594925">
      <w:marLeft w:val="640"/>
      <w:marRight w:val="0"/>
      <w:marTop w:val="0"/>
      <w:marBottom w:val="0"/>
      <w:divBdr>
        <w:top w:val="none" w:sz="0" w:space="0" w:color="auto"/>
        <w:left w:val="none" w:sz="0" w:space="0" w:color="auto"/>
        <w:bottom w:val="none" w:sz="0" w:space="0" w:color="auto"/>
        <w:right w:val="none" w:sz="0" w:space="0" w:color="auto"/>
      </w:divBdr>
    </w:div>
    <w:div w:id="144704125">
      <w:marLeft w:val="640"/>
      <w:marRight w:val="0"/>
      <w:marTop w:val="0"/>
      <w:marBottom w:val="0"/>
      <w:divBdr>
        <w:top w:val="none" w:sz="0" w:space="0" w:color="auto"/>
        <w:left w:val="none" w:sz="0" w:space="0" w:color="auto"/>
        <w:bottom w:val="none" w:sz="0" w:space="0" w:color="auto"/>
        <w:right w:val="none" w:sz="0" w:space="0" w:color="auto"/>
      </w:divBdr>
    </w:div>
    <w:div w:id="144712027">
      <w:marLeft w:val="640"/>
      <w:marRight w:val="0"/>
      <w:marTop w:val="0"/>
      <w:marBottom w:val="0"/>
      <w:divBdr>
        <w:top w:val="none" w:sz="0" w:space="0" w:color="auto"/>
        <w:left w:val="none" w:sz="0" w:space="0" w:color="auto"/>
        <w:bottom w:val="none" w:sz="0" w:space="0" w:color="auto"/>
        <w:right w:val="none" w:sz="0" w:space="0" w:color="auto"/>
      </w:divBdr>
    </w:div>
    <w:div w:id="144712845">
      <w:marLeft w:val="640"/>
      <w:marRight w:val="0"/>
      <w:marTop w:val="0"/>
      <w:marBottom w:val="0"/>
      <w:divBdr>
        <w:top w:val="none" w:sz="0" w:space="0" w:color="auto"/>
        <w:left w:val="none" w:sz="0" w:space="0" w:color="auto"/>
        <w:bottom w:val="none" w:sz="0" w:space="0" w:color="auto"/>
        <w:right w:val="none" w:sz="0" w:space="0" w:color="auto"/>
      </w:divBdr>
    </w:div>
    <w:div w:id="144783554">
      <w:marLeft w:val="640"/>
      <w:marRight w:val="0"/>
      <w:marTop w:val="0"/>
      <w:marBottom w:val="0"/>
      <w:divBdr>
        <w:top w:val="none" w:sz="0" w:space="0" w:color="auto"/>
        <w:left w:val="none" w:sz="0" w:space="0" w:color="auto"/>
        <w:bottom w:val="none" w:sz="0" w:space="0" w:color="auto"/>
        <w:right w:val="none" w:sz="0" w:space="0" w:color="auto"/>
      </w:divBdr>
    </w:div>
    <w:div w:id="144787880">
      <w:marLeft w:val="640"/>
      <w:marRight w:val="0"/>
      <w:marTop w:val="0"/>
      <w:marBottom w:val="0"/>
      <w:divBdr>
        <w:top w:val="none" w:sz="0" w:space="0" w:color="auto"/>
        <w:left w:val="none" w:sz="0" w:space="0" w:color="auto"/>
        <w:bottom w:val="none" w:sz="0" w:space="0" w:color="auto"/>
        <w:right w:val="none" w:sz="0" w:space="0" w:color="auto"/>
      </w:divBdr>
    </w:div>
    <w:div w:id="144857151">
      <w:marLeft w:val="640"/>
      <w:marRight w:val="0"/>
      <w:marTop w:val="0"/>
      <w:marBottom w:val="0"/>
      <w:divBdr>
        <w:top w:val="none" w:sz="0" w:space="0" w:color="auto"/>
        <w:left w:val="none" w:sz="0" w:space="0" w:color="auto"/>
        <w:bottom w:val="none" w:sz="0" w:space="0" w:color="auto"/>
        <w:right w:val="none" w:sz="0" w:space="0" w:color="auto"/>
      </w:divBdr>
    </w:div>
    <w:div w:id="144860416">
      <w:marLeft w:val="640"/>
      <w:marRight w:val="0"/>
      <w:marTop w:val="0"/>
      <w:marBottom w:val="0"/>
      <w:divBdr>
        <w:top w:val="none" w:sz="0" w:space="0" w:color="auto"/>
        <w:left w:val="none" w:sz="0" w:space="0" w:color="auto"/>
        <w:bottom w:val="none" w:sz="0" w:space="0" w:color="auto"/>
        <w:right w:val="none" w:sz="0" w:space="0" w:color="auto"/>
      </w:divBdr>
    </w:div>
    <w:div w:id="144977497">
      <w:marLeft w:val="640"/>
      <w:marRight w:val="0"/>
      <w:marTop w:val="0"/>
      <w:marBottom w:val="0"/>
      <w:divBdr>
        <w:top w:val="none" w:sz="0" w:space="0" w:color="auto"/>
        <w:left w:val="none" w:sz="0" w:space="0" w:color="auto"/>
        <w:bottom w:val="none" w:sz="0" w:space="0" w:color="auto"/>
        <w:right w:val="none" w:sz="0" w:space="0" w:color="auto"/>
      </w:divBdr>
    </w:div>
    <w:div w:id="144977683">
      <w:marLeft w:val="640"/>
      <w:marRight w:val="0"/>
      <w:marTop w:val="0"/>
      <w:marBottom w:val="0"/>
      <w:divBdr>
        <w:top w:val="none" w:sz="0" w:space="0" w:color="auto"/>
        <w:left w:val="none" w:sz="0" w:space="0" w:color="auto"/>
        <w:bottom w:val="none" w:sz="0" w:space="0" w:color="auto"/>
        <w:right w:val="none" w:sz="0" w:space="0" w:color="auto"/>
      </w:divBdr>
    </w:div>
    <w:div w:id="145047783">
      <w:marLeft w:val="640"/>
      <w:marRight w:val="0"/>
      <w:marTop w:val="0"/>
      <w:marBottom w:val="0"/>
      <w:divBdr>
        <w:top w:val="none" w:sz="0" w:space="0" w:color="auto"/>
        <w:left w:val="none" w:sz="0" w:space="0" w:color="auto"/>
        <w:bottom w:val="none" w:sz="0" w:space="0" w:color="auto"/>
        <w:right w:val="none" w:sz="0" w:space="0" w:color="auto"/>
      </w:divBdr>
    </w:div>
    <w:div w:id="145055357">
      <w:marLeft w:val="640"/>
      <w:marRight w:val="0"/>
      <w:marTop w:val="0"/>
      <w:marBottom w:val="0"/>
      <w:divBdr>
        <w:top w:val="none" w:sz="0" w:space="0" w:color="auto"/>
        <w:left w:val="none" w:sz="0" w:space="0" w:color="auto"/>
        <w:bottom w:val="none" w:sz="0" w:space="0" w:color="auto"/>
        <w:right w:val="none" w:sz="0" w:space="0" w:color="auto"/>
      </w:divBdr>
    </w:div>
    <w:div w:id="145126996">
      <w:marLeft w:val="640"/>
      <w:marRight w:val="0"/>
      <w:marTop w:val="0"/>
      <w:marBottom w:val="0"/>
      <w:divBdr>
        <w:top w:val="none" w:sz="0" w:space="0" w:color="auto"/>
        <w:left w:val="none" w:sz="0" w:space="0" w:color="auto"/>
        <w:bottom w:val="none" w:sz="0" w:space="0" w:color="auto"/>
        <w:right w:val="none" w:sz="0" w:space="0" w:color="auto"/>
      </w:divBdr>
    </w:div>
    <w:div w:id="145127877">
      <w:marLeft w:val="640"/>
      <w:marRight w:val="0"/>
      <w:marTop w:val="0"/>
      <w:marBottom w:val="0"/>
      <w:divBdr>
        <w:top w:val="none" w:sz="0" w:space="0" w:color="auto"/>
        <w:left w:val="none" w:sz="0" w:space="0" w:color="auto"/>
        <w:bottom w:val="none" w:sz="0" w:space="0" w:color="auto"/>
        <w:right w:val="none" w:sz="0" w:space="0" w:color="auto"/>
      </w:divBdr>
    </w:div>
    <w:div w:id="145128763">
      <w:marLeft w:val="640"/>
      <w:marRight w:val="0"/>
      <w:marTop w:val="0"/>
      <w:marBottom w:val="0"/>
      <w:divBdr>
        <w:top w:val="none" w:sz="0" w:space="0" w:color="auto"/>
        <w:left w:val="none" w:sz="0" w:space="0" w:color="auto"/>
        <w:bottom w:val="none" w:sz="0" w:space="0" w:color="auto"/>
        <w:right w:val="none" w:sz="0" w:space="0" w:color="auto"/>
      </w:divBdr>
    </w:div>
    <w:div w:id="145169750">
      <w:marLeft w:val="640"/>
      <w:marRight w:val="0"/>
      <w:marTop w:val="0"/>
      <w:marBottom w:val="0"/>
      <w:divBdr>
        <w:top w:val="none" w:sz="0" w:space="0" w:color="auto"/>
        <w:left w:val="none" w:sz="0" w:space="0" w:color="auto"/>
        <w:bottom w:val="none" w:sz="0" w:space="0" w:color="auto"/>
        <w:right w:val="none" w:sz="0" w:space="0" w:color="auto"/>
      </w:divBdr>
    </w:div>
    <w:div w:id="145244391">
      <w:marLeft w:val="640"/>
      <w:marRight w:val="0"/>
      <w:marTop w:val="0"/>
      <w:marBottom w:val="0"/>
      <w:divBdr>
        <w:top w:val="none" w:sz="0" w:space="0" w:color="auto"/>
        <w:left w:val="none" w:sz="0" w:space="0" w:color="auto"/>
        <w:bottom w:val="none" w:sz="0" w:space="0" w:color="auto"/>
        <w:right w:val="none" w:sz="0" w:space="0" w:color="auto"/>
      </w:divBdr>
    </w:div>
    <w:div w:id="145367781">
      <w:marLeft w:val="640"/>
      <w:marRight w:val="0"/>
      <w:marTop w:val="0"/>
      <w:marBottom w:val="0"/>
      <w:divBdr>
        <w:top w:val="none" w:sz="0" w:space="0" w:color="auto"/>
        <w:left w:val="none" w:sz="0" w:space="0" w:color="auto"/>
        <w:bottom w:val="none" w:sz="0" w:space="0" w:color="auto"/>
        <w:right w:val="none" w:sz="0" w:space="0" w:color="auto"/>
      </w:divBdr>
    </w:div>
    <w:div w:id="145439929">
      <w:marLeft w:val="640"/>
      <w:marRight w:val="0"/>
      <w:marTop w:val="0"/>
      <w:marBottom w:val="0"/>
      <w:divBdr>
        <w:top w:val="none" w:sz="0" w:space="0" w:color="auto"/>
        <w:left w:val="none" w:sz="0" w:space="0" w:color="auto"/>
        <w:bottom w:val="none" w:sz="0" w:space="0" w:color="auto"/>
        <w:right w:val="none" w:sz="0" w:space="0" w:color="auto"/>
      </w:divBdr>
    </w:div>
    <w:div w:id="145441259">
      <w:marLeft w:val="640"/>
      <w:marRight w:val="0"/>
      <w:marTop w:val="0"/>
      <w:marBottom w:val="0"/>
      <w:divBdr>
        <w:top w:val="none" w:sz="0" w:space="0" w:color="auto"/>
        <w:left w:val="none" w:sz="0" w:space="0" w:color="auto"/>
        <w:bottom w:val="none" w:sz="0" w:space="0" w:color="auto"/>
        <w:right w:val="none" w:sz="0" w:space="0" w:color="auto"/>
      </w:divBdr>
    </w:div>
    <w:div w:id="145513287">
      <w:marLeft w:val="640"/>
      <w:marRight w:val="0"/>
      <w:marTop w:val="0"/>
      <w:marBottom w:val="0"/>
      <w:divBdr>
        <w:top w:val="none" w:sz="0" w:space="0" w:color="auto"/>
        <w:left w:val="none" w:sz="0" w:space="0" w:color="auto"/>
        <w:bottom w:val="none" w:sz="0" w:space="0" w:color="auto"/>
        <w:right w:val="none" w:sz="0" w:space="0" w:color="auto"/>
      </w:divBdr>
    </w:div>
    <w:div w:id="145515605">
      <w:marLeft w:val="640"/>
      <w:marRight w:val="0"/>
      <w:marTop w:val="0"/>
      <w:marBottom w:val="0"/>
      <w:divBdr>
        <w:top w:val="none" w:sz="0" w:space="0" w:color="auto"/>
        <w:left w:val="none" w:sz="0" w:space="0" w:color="auto"/>
        <w:bottom w:val="none" w:sz="0" w:space="0" w:color="auto"/>
        <w:right w:val="none" w:sz="0" w:space="0" w:color="auto"/>
      </w:divBdr>
    </w:div>
    <w:div w:id="145634868">
      <w:marLeft w:val="640"/>
      <w:marRight w:val="0"/>
      <w:marTop w:val="0"/>
      <w:marBottom w:val="0"/>
      <w:divBdr>
        <w:top w:val="none" w:sz="0" w:space="0" w:color="auto"/>
        <w:left w:val="none" w:sz="0" w:space="0" w:color="auto"/>
        <w:bottom w:val="none" w:sz="0" w:space="0" w:color="auto"/>
        <w:right w:val="none" w:sz="0" w:space="0" w:color="auto"/>
      </w:divBdr>
    </w:div>
    <w:div w:id="145710503">
      <w:marLeft w:val="640"/>
      <w:marRight w:val="0"/>
      <w:marTop w:val="0"/>
      <w:marBottom w:val="0"/>
      <w:divBdr>
        <w:top w:val="none" w:sz="0" w:space="0" w:color="auto"/>
        <w:left w:val="none" w:sz="0" w:space="0" w:color="auto"/>
        <w:bottom w:val="none" w:sz="0" w:space="0" w:color="auto"/>
        <w:right w:val="none" w:sz="0" w:space="0" w:color="auto"/>
      </w:divBdr>
    </w:div>
    <w:div w:id="145710607">
      <w:marLeft w:val="640"/>
      <w:marRight w:val="0"/>
      <w:marTop w:val="0"/>
      <w:marBottom w:val="0"/>
      <w:divBdr>
        <w:top w:val="none" w:sz="0" w:space="0" w:color="auto"/>
        <w:left w:val="none" w:sz="0" w:space="0" w:color="auto"/>
        <w:bottom w:val="none" w:sz="0" w:space="0" w:color="auto"/>
        <w:right w:val="none" w:sz="0" w:space="0" w:color="auto"/>
      </w:divBdr>
    </w:div>
    <w:div w:id="145822814">
      <w:marLeft w:val="640"/>
      <w:marRight w:val="0"/>
      <w:marTop w:val="0"/>
      <w:marBottom w:val="0"/>
      <w:divBdr>
        <w:top w:val="none" w:sz="0" w:space="0" w:color="auto"/>
        <w:left w:val="none" w:sz="0" w:space="0" w:color="auto"/>
        <w:bottom w:val="none" w:sz="0" w:space="0" w:color="auto"/>
        <w:right w:val="none" w:sz="0" w:space="0" w:color="auto"/>
      </w:divBdr>
    </w:div>
    <w:div w:id="145825923">
      <w:marLeft w:val="640"/>
      <w:marRight w:val="0"/>
      <w:marTop w:val="0"/>
      <w:marBottom w:val="0"/>
      <w:divBdr>
        <w:top w:val="none" w:sz="0" w:space="0" w:color="auto"/>
        <w:left w:val="none" w:sz="0" w:space="0" w:color="auto"/>
        <w:bottom w:val="none" w:sz="0" w:space="0" w:color="auto"/>
        <w:right w:val="none" w:sz="0" w:space="0" w:color="auto"/>
      </w:divBdr>
    </w:div>
    <w:div w:id="145827037">
      <w:marLeft w:val="640"/>
      <w:marRight w:val="0"/>
      <w:marTop w:val="0"/>
      <w:marBottom w:val="0"/>
      <w:divBdr>
        <w:top w:val="none" w:sz="0" w:space="0" w:color="auto"/>
        <w:left w:val="none" w:sz="0" w:space="0" w:color="auto"/>
        <w:bottom w:val="none" w:sz="0" w:space="0" w:color="auto"/>
        <w:right w:val="none" w:sz="0" w:space="0" w:color="auto"/>
      </w:divBdr>
    </w:div>
    <w:div w:id="145971612">
      <w:marLeft w:val="640"/>
      <w:marRight w:val="0"/>
      <w:marTop w:val="0"/>
      <w:marBottom w:val="0"/>
      <w:divBdr>
        <w:top w:val="none" w:sz="0" w:space="0" w:color="auto"/>
        <w:left w:val="none" w:sz="0" w:space="0" w:color="auto"/>
        <w:bottom w:val="none" w:sz="0" w:space="0" w:color="auto"/>
        <w:right w:val="none" w:sz="0" w:space="0" w:color="auto"/>
      </w:divBdr>
    </w:div>
    <w:div w:id="145971941">
      <w:marLeft w:val="640"/>
      <w:marRight w:val="0"/>
      <w:marTop w:val="0"/>
      <w:marBottom w:val="0"/>
      <w:divBdr>
        <w:top w:val="none" w:sz="0" w:space="0" w:color="auto"/>
        <w:left w:val="none" w:sz="0" w:space="0" w:color="auto"/>
        <w:bottom w:val="none" w:sz="0" w:space="0" w:color="auto"/>
        <w:right w:val="none" w:sz="0" w:space="0" w:color="auto"/>
      </w:divBdr>
    </w:div>
    <w:div w:id="145980857">
      <w:marLeft w:val="640"/>
      <w:marRight w:val="0"/>
      <w:marTop w:val="0"/>
      <w:marBottom w:val="0"/>
      <w:divBdr>
        <w:top w:val="none" w:sz="0" w:space="0" w:color="auto"/>
        <w:left w:val="none" w:sz="0" w:space="0" w:color="auto"/>
        <w:bottom w:val="none" w:sz="0" w:space="0" w:color="auto"/>
        <w:right w:val="none" w:sz="0" w:space="0" w:color="auto"/>
      </w:divBdr>
    </w:div>
    <w:div w:id="146017905">
      <w:marLeft w:val="640"/>
      <w:marRight w:val="0"/>
      <w:marTop w:val="0"/>
      <w:marBottom w:val="0"/>
      <w:divBdr>
        <w:top w:val="none" w:sz="0" w:space="0" w:color="auto"/>
        <w:left w:val="none" w:sz="0" w:space="0" w:color="auto"/>
        <w:bottom w:val="none" w:sz="0" w:space="0" w:color="auto"/>
        <w:right w:val="none" w:sz="0" w:space="0" w:color="auto"/>
      </w:divBdr>
    </w:div>
    <w:div w:id="146021472">
      <w:marLeft w:val="640"/>
      <w:marRight w:val="0"/>
      <w:marTop w:val="0"/>
      <w:marBottom w:val="0"/>
      <w:divBdr>
        <w:top w:val="none" w:sz="0" w:space="0" w:color="auto"/>
        <w:left w:val="none" w:sz="0" w:space="0" w:color="auto"/>
        <w:bottom w:val="none" w:sz="0" w:space="0" w:color="auto"/>
        <w:right w:val="none" w:sz="0" w:space="0" w:color="auto"/>
      </w:divBdr>
    </w:div>
    <w:div w:id="146094656">
      <w:marLeft w:val="640"/>
      <w:marRight w:val="0"/>
      <w:marTop w:val="0"/>
      <w:marBottom w:val="0"/>
      <w:divBdr>
        <w:top w:val="none" w:sz="0" w:space="0" w:color="auto"/>
        <w:left w:val="none" w:sz="0" w:space="0" w:color="auto"/>
        <w:bottom w:val="none" w:sz="0" w:space="0" w:color="auto"/>
        <w:right w:val="none" w:sz="0" w:space="0" w:color="auto"/>
      </w:divBdr>
    </w:div>
    <w:div w:id="146170257">
      <w:marLeft w:val="640"/>
      <w:marRight w:val="0"/>
      <w:marTop w:val="0"/>
      <w:marBottom w:val="0"/>
      <w:divBdr>
        <w:top w:val="none" w:sz="0" w:space="0" w:color="auto"/>
        <w:left w:val="none" w:sz="0" w:space="0" w:color="auto"/>
        <w:bottom w:val="none" w:sz="0" w:space="0" w:color="auto"/>
        <w:right w:val="none" w:sz="0" w:space="0" w:color="auto"/>
      </w:divBdr>
    </w:div>
    <w:div w:id="146172491">
      <w:marLeft w:val="640"/>
      <w:marRight w:val="0"/>
      <w:marTop w:val="0"/>
      <w:marBottom w:val="0"/>
      <w:divBdr>
        <w:top w:val="none" w:sz="0" w:space="0" w:color="auto"/>
        <w:left w:val="none" w:sz="0" w:space="0" w:color="auto"/>
        <w:bottom w:val="none" w:sz="0" w:space="0" w:color="auto"/>
        <w:right w:val="none" w:sz="0" w:space="0" w:color="auto"/>
      </w:divBdr>
    </w:div>
    <w:div w:id="146215027">
      <w:marLeft w:val="640"/>
      <w:marRight w:val="0"/>
      <w:marTop w:val="0"/>
      <w:marBottom w:val="0"/>
      <w:divBdr>
        <w:top w:val="none" w:sz="0" w:space="0" w:color="auto"/>
        <w:left w:val="none" w:sz="0" w:space="0" w:color="auto"/>
        <w:bottom w:val="none" w:sz="0" w:space="0" w:color="auto"/>
        <w:right w:val="none" w:sz="0" w:space="0" w:color="auto"/>
      </w:divBdr>
    </w:div>
    <w:div w:id="146215806">
      <w:marLeft w:val="640"/>
      <w:marRight w:val="0"/>
      <w:marTop w:val="0"/>
      <w:marBottom w:val="0"/>
      <w:divBdr>
        <w:top w:val="none" w:sz="0" w:space="0" w:color="auto"/>
        <w:left w:val="none" w:sz="0" w:space="0" w:color="auto"/>
        <w:bottom w:val="none" w:sz="0" w:space="0" w:color="auto"/>
        <w:right w:val="none" w:sz="0" w:space="0" w:color="auto"/>
      </w:divBdr>
    </w:div>
    <w:div w:id="146284925">
      <w:marLeft w:val="640"/>
      <w:marRight w:val="0"/>
      <w:marTop w:val="0"/>
      <w:marBottom w:val="0"/>
      <w:divBdr>
        <w:top w:val="none" w:sz="0" w:space="0" w:color="auto"/>
        <w:left w:val="none" w:sz="0" w:space="0" w:color="auto"/>
        <w:bottom w:val="none" w:sz="0" w:space="0" w:color="auto"/>
        <w:right w:val="none" w:sz="0" w:space="0" w:color="auto"/>
      </w:divBdr>
    </w:div>
    <w:div w:id="146287736">
      <w:marLeft w:val="640"/>
      <w:marRight w:val="0"/>
      <w:marTop w:val="0"/>
      <w:marBottom w:val="0"/>
      <w:divBdr>
        <w:top w:val="none" w:sz="0" w:space="0" w:color="auto"/>
        <w:left w:val="none" w:sz="0" w:space="0" w:color="auto"/>
        <w:bottom w:val="none" w:sz="0" w:space="0" w:color="auto"/>
        <w:right w:val="none" w:sz="0" w:space="0" w:color="auto"/>
      </w:divBdr>
    </w:div>
    <w:div w:id="146360702">
      <w:marLeft w:val="640"/>
      <w:marRight w:val="0"/>
      <w:marTop w:val="0"/>
      <w:marBottom w:val="0"/>
      <w:divBdr>
        <w:top w:val="none" w:sz="0" w:space="0" w:color="auto"/>
        <w:left w:val="none" w:sz="0" w:space="0" w:color="auto"/>
        <w:bottom w:val="none" w:sz="0" w:space="0" w:color="auto"/>
        <w:right w:val="none" w:sz="0" w:space="0" w:color="auto"/>
      </w:divBdr>
    </w:div>
    <w:div w:id="146438879">
      <w:marLeft w:val="640"/>
      <w:marRight w:val="0"/>
      <w:marTop w:val="0"/>
      <w:marBottom w:val="0"/>
      <w:divBdr>
        <w:top w:val="none" w:sz="0" w:space="0" w:color="auto"/>
        <w:left w:val="none" w:sz="0" w:space="0" w:color="auto"/>
        <w:bottom w:val="none" w:sz="0" w:space="0" w:color="auto"/>
        <w:right w:val="none" w:sz="0" w:space="0" w:color="auto"/>
      </w:divBdr>
    </w:div>
    <w:div w:id="146477215">
      <w:marLeft w:val="640"/>
      <w:marRight w:val="0"/>
      <w:marTop w:val="0"/>
      <w:marBottom w:val="0"/>
      <w:divBdr>
        <w:top w:val="none" w:sz="0" w:space="0" w:color="auto"/>
        <w:left w:val="none" w:sz="0" w:space="0" w:color="auto"/>
        <w:bottom w:val="none" w:sz="0" w:space="0" w:color="auto"/>
        <w:right w:val="none" w:sz="0" w:space="0" w:color="auto"/>
      </w:divBdr>
    </w:div>
    <w:div w:id="146551398">
      <w:marLeft w:val="640"/>
      <w:marRight w:val="0"/>
      <w:marTop w:val="0"/>
      <w:marBottom w:val="0"/>
      <w:divBdr>
        <w:top w:val="none" w:sz="0" w:space="0" w:color="auto"/>
        <w:left w:val="none" w:sz="0" w:space="0" w:color="auto"/>
        <w:bottom w:val="none" w:sz="0" w:space="0" w:color="auto"/>
        <w:right w:val="none" w:sz="0" w:space="0" w:color="auto"/>
      </w:divBdr>
    </w:div>
    <w:div w:id="146551461">
      <w:marLeft w:val="640"/>
      <w:marRight w:val="0"/>
      <w:marTop w:val="0"/>
      <w:marBottom w:val="0"/>
      <w:divBdr>
        <w:top w:val="none" w:sz="0" w:space="0" w:color="auto"/>
        <w:left w:val="none" w:sz="0" w:space="0" w:color="auto"/>
        <w:bottom w:val="none" w:sz="0" w:space="0" w:color="auto"/>
        <w:right w:val="none" w:sz="0" w:space="0" w:color="auto"/>
      </w:divBdr>
    </w:div>
    <w:div w:id="146558435">
      <w:marLeft w:val="640"/>
      <w:marRight w:val="0"/>
      <w:marTop w:val="0"/>
      <w:marBottom w:val="0"/>
      <w:divBdr>
        <w:top w:val="none" w:sz="0" w:space="0" w:color="auto"/>
        <w:left w:val="none" w:sz="0" w:space="0" w:color="auto"/>
        <w:bottom w:val="none" w:sz="0" w:space="0" w:color="auto"/>
        <w:right w:val="none" w:sz="0" w:space="0" w:color="auto"/>
      </w:divBdr>
    </w:div>
    <w:div w:id="146631083">
      <w:marLeft w:val="640"/>
      <w:marRight w:val="0"/>
      <w:marTop w:val="0"/>
      <w:marBottom w:val="0"/>
      <w:divBdr>
        <w:top w:val="none" w:sz="0" w:space="0" w:color="auto"/>
        <w:left w:val="none" w:sz="0" w:space="0" w:color="auto"/>
        <w:bottom w:val="none" w:sz="0" w:space="0" w:color="auto"/>
        <w:right w:val="none" w:sz="0" w:space="0" w:color="auto"/>
      </w:divBdr>
    </w:div>
    <w:div w:id="146632721">
      <w:marLeft w:val="640"/>
      <w:marRight w:val="0"/>
      <w:marTop w:val="0"/>
      <w:marBottom w:val="0"/>
      <w:divBdr>
        <w:top w:val="none" w:sz="0" w:space="0" w:color="auto"/>
        <w:left w:val="none" w:sz="0" w:space="0" w:color="auto"/>
        <w:bottom w:val="none" w:sz="0" w:space="0" w:color="auto"/>
        <w:right w:val="none" w:sz="0" w:space="0" w:color="auto"/>
      </w:divBdr>
    </w:div>
    <w:div w:id="146750246">
      <w:marLeft w:val="640"/>
      <w:marRight w:val="0"/>
      <w:marTop w:val="0"/>
      <w:marBottom w:val="0"/>
      <w:divBdr>
        <w:top w:val="none" w:sz="0" w:space="0" w:color="auto"/>
        <w:left w:val="none" w:sz="0" w:space="0" w:color="auto"/>
        <w:bottom w:val="none" w:sz="0" w:space="0" w:color="auto"/>
        <w:right w:val="none" w:sz="0" w:space="0" w:color="auto"/>
      </w:divBdr>
    </w:div>
    <w:div w:id="146821020">
      <w:marLeft w:val="640"/>
      <w:marRight w:val="0"/>
      <w:marTop w:val="0"/>
      <w:marBottom w:val="0"/>
      <w:divBdr>
        <w:top w:val="none" w:sz="0" w:space="0" w:color="auto"/>
        <w:left w:val="none" w:sz="0" w:space="0" w:color="auto"/>
        <w:bottom w:val="none" w:sz="0" w:space="0" w:color="auto"/>
        <w:right w:val="none" w:sz="0" w:space="0" w:color="auto"/>
      </w:divBdr>
    </w:div>
    <w:div w:id="146822240">
      <w:marLeft w:val="640"/>
      <w:marRight w:val="0"/>
      <w:marTop w:val="0"/>
      <w:marBottom w:val="0"/>
      <w:divBdr>
        <w:top w:val="none" w:sz="0" w:space="0" w:color="auto"/>
        <w:left w:val="none" w:sz="0" w:space="0" w:color="auto"/>
        <w:bottom w:val="none" w:sz="0" w:space="0" w:color="auto"/>
        <w:right w:val="none" w:sz="0" w:space="0" w:color="auto"/>
      </w:divBdr>
    </w:div>
    <w:div w:id="146866752">
      <w:marLeft w:val="640"/>
      <w:marRight w:val="0"/>
      <w:marTop w:val="0"/>
      <w:marBottom w:val="0"/>
      <w:divBdr>
        <w:top w:val="none" w:sz="0" w:space="0" w:color="auto"/>
        <w:left w:val="none" w:sz="0" w:space="0" w:color="auto"/>
        <w:bottom w:val="none" w:sz="0" w:space="0" w:color="auto"/>
        <w:right w:val="none" w:sz="0" w:space="0" w:color="auto"/>
      </w:divBdr>
    </w:div>
    <w:div w:id="146940883">
      <w:marLeft w:val="640"/>
      <w:marRight w:val="0"/>
      <w:marTop w:val="0"/>
      <w:marBottom w:val="0"/>
      <w:divBdr>
        <w:top w:val="none" w:sz="0" w:space="0" w:color="auto"/>
        <w:left w:val="none" w:sz="0" w:space="0" w:color="auto"/>
        <w:bottom w:val="none" w:sz="0" w:space="0" w:color="auto"/>
        <w:right w:val="none" w:sz="0" w:space="0" w:color="auto"/>
      </w:divBdr>
    </w:div>
    <w:div w:id="146942510">
      <w:marLeft w:val="640"/>
      <w:marRight w:val="0"/>
      <w:marTop w:val="0"/>
      <w:marBottom w:val="0"/>
      <w:divBdr>
        <w:top w:val="none" w:sz="0" w:space="0" w:color="auto"/>
        <w:left w:val="none" w:sz="0" w:space="0" w:color="auto"/>
        <w:bottom w:val="none" w:sz="0" w:space="0" w:color="auto"/>
        <w:right w:val="none" w:sz="0" w:space="0" w:color="auto"/>
      </w:divBdr>
    </w:div>
    <w:div w:id="146942963">
      <w:marLeft w:val="640"/>
      <w:marRight w:val="0"/>
      <w:marTop w:val="0"/>
      <w:marBottom w:val="0"/>
      <w:divBdr>
        <w:top w:val="none" w:sz="0" w:space="0" w:color="auto"/>
        <w:left w:val="none" w:sz="0" w:space="0" w:color="auto"/>
        <w:bottom w:val="none" w:sz="0" w:space="0" w:color="auto"/>
        <w:right w:val="none" w:sz="0" w:space="0" w:color="auto"/>
      </w:divBdr>
    </w:div>
    <w:div w:id="146946700">
      <w:marLeft w:val="640"/>
      <w:marRight w:val="0"/>
      <w:marTop w:val="0"/>
      <w:marBottom w:val="0"/>
      <w:divBdr>
        <w:top w:val="none" w:sz="0" w:space="0" w:color="auto"/>
        <w:left w:val="none" w:sz="0" w:space="0" w:color="auto"/>
        <w:bottom w:val="none" w:sz="0" w:space="0" w:color="auto"/>
        <w:right w:val="none" w:sz="0" w:space="0" w:color="auto"/>
      </w:divBdr>
    </w:div>
    <w:div w:id="146947064">
      <w:marLeft w:val="640"/>
      <w:marRight w:val="0"/>
      <w:marTop w:val="0"/>
      <w:marBottom w:val="0"/>
      <w:divBdr>
        <w:top w:val="none" w:sz="0" w:space="0" w:color="auto"/>
        <w:left w:val="none" w:sz="0" w:space="0" w:color="auto"/>
        <w:bottom w:val="none" w:sz="0" w:space="0" w:color="auto"/>
        <w:right w:val="none" w:sz="0" w:space="0" w:color="auto"/>
      </w:divBdr>
    </w:div>
    <w:div w:id="147016277">
      <w:marLeft w:val="640"/>
      <w:marRight w:val="0"/>
      <w:marTop w:val="0"/>
      <w:marBottom w:val="0"/>
      <w:divBdr>
        <w:top w:val="none" w:sz="0" w:space="0" w:color="auto"/>
        <w:left w:val="none" w:sz="0" w:space="0" w:color="auto"/>
        <w:bottom w:val="none" w:sz="0" w:space="0" w:color="auto"/>
        <w:right w:val="none" w:sz="0" w:space="0" w:color="auto"/>
      </w:divBdr>
    </w:div>
    <w:div w:id="147064084">
      <w:marLeft w:val="640"/>
      <w:marRight w:val="0"/>
      <w:marTop w:val="0"/>
      <w:marBottom w:val="0"/>
      <w:divBdr>
        <w:top w:val="none" w:sz="0" w:space="0" w:color="auto"/>
        <w:left w:val="none" w:sz="0" w:space="0" w:color="auto"/>
        <w:bottom w:val="none" w:sz="0" w:space="0" w:color="auto"/>
        <w:right w:val="none" w:sz="0" w:space="0" w:color="auto"/>
      </w:divBdr>
    </w:div>
    <w:div w:id="147091607">
      <w:marLeft w:val="640"/>
      <w:marRight w:val="0"/>
      <w:marTop w:val="0"/>
      <w:marBottom w:val="0"/>
      <w:divBdr>
        <w:top w:val="none" w:sz="0" w:space="0" w:color="auto"/>
        <w:left w:val="none" w:sz="0" w:space="0" w:color="auto"/>
        <w:bottom w:val="none" w:sz="0" w:space="0" w:color="auto"/>
        <w:right w:val="none" w:sz="0" w:space="0" w:color="auto"/>
      </w:divBdr>
    </w:div>
    <w:div w:id="147206576">
      <w:marLeft w:val="640"/>
      <w:marRight w:val="0"/>
      <w:marTop w:val="0"/>
      <w:marBottom w:val="0"/>
      <w:divBdr>
        <w:top w:val="none" w:sz="0" w:space="0" w:color="auto"/>
        <w:left w:val="none" w:sz="0" w:space="0" w:color="auto"/>
        <w:bottom w:val="none" w:sz="0" w:space="0" w:color="auto"/>
        <w:right w:val="none" w:sz="0" w:space="0" w:color="auto"/>
      </w:divBdr>
    </w:div>
    <w:div w:id="147210642">
      <w:marLeft w:val="640"/>
      <w:marRight w:val="0"/>
      <w:marTop w:val="0"/>
      <w:marBottom w:val="0"/>
      <w:divBdr>
        <w:top w:val="none" w:sz="0" w:space="0" w:color="auto"/>
        <w:left w:val="none" w:sz="0" w:space="0" w:color="auto"/>
        <w:bottom w:val="none" w:sz="0" w:space="0" w:color="auto"/>
        <w:right w:val="none" w:sz="0" w:space="0" w:color="auto"/>
      </w:divBdr>
    </w:div>
    <w:div w:id="147289053">
      <w:marLeft w:val="640"/>
      <w:marRight w:val="0"/>
      <w:marTop w:val="0"/>
      <w:marBottom w:val="0"/>
      <w:divBdr>
        <w:top w:val="none" w:sz="0" w:space="0" w:color="auto"/>
        <w:left w:val="none" w:sz="0" w:space="0" w:color="auto"/>
        <w:bottom w:val="none" w:sz="0" w:space="0" w:color="auto"/>
        <w:right w:val="none" w:sz="0" w:space="0" w:color="auto"/>
      </w:divBdr>
    </w:div>
    <w:div w:id="147408013">
      <w:marLeft w:val="640"/>
      <w:marRight w:val="0"/>
      <w:marTop w:val="0"/>
      <w:marBottom w:val="0"/>
      <w:divBdr>
        <w:top w:val="none" w:sz="0" w:space="0" w:color="auto"/>
        <w:left w:val="none" w:sz="0" w:space="0" w:color="auto"/>
        <w:bottom w:val="none" w:sz="0" w:space="0" w:color="auto"/>
        <w:right w:val="none" w:sz="0" w:space="0" w:color="auto"/>
      </w:divBdr>
    </w:div>
    <w:div w:id="147483562">
      <w:marLeft w:val="640"/>
      <w:marRight w:val="0"/>
      <w:marTop w:val="0"/>
      <w:marBottom w:val="0"/>
      <w:divBdr>
        <w:top w:val="none" w:sz="0" w:space="0" w:color="auto"/>
        <w:left w:val="none" w:sz="0" w:space="0" w:color="auto"/>
        <w:bottom w:val="none" w:sz="0" w:space="0" w:color="auto"/>
        <w:right w:val="none" w:sz="0" w:space="0" w:color="auto"/>
      </w:divBdr>
    </w:div>
    <w:div w:id="147596674">
      <w:marLeft w:val="640"/>
      <w:marRight w:val="0"/>
      <w:marTop w:val="0"/>
      <w:marBottom w:val="0"/>
      <w:divBdr>
        <w:top w:val="none" w:sz="0" w:space="0" w:color="auto"/>
        <w:left w:val="none" w:sz="0" w:space="0" w:color="auto"/>
        <w:bottom w:val="none" w:sz="0" w:space="0" w:color="auto"/>
        <w:right w:val="none" w:sz="0" w:space="0" w:color="auto"/>
      </w:divBdr>
    </w:div>
    <w:div w:id="147670725">
      <w:marLeft w:val="640"/>
      <w:marRight w:val="0"/>
      <w:marTop w:val="0"/>
      <w:marBottom w:val="0"/>
      <w:divBdr>
        <w:top w:val="none" w:sz="0" w:space="0" w:color="auto"/>
        <w:left w:val="none" w:sz="0" w:space="0" w:color="auto"/>
        <w:bottom w:val="none" w:sz="0" w:space="0" w:color="auto"/>
        <w:right w:val="none" w:sz="0" w:space="0" w:color="auto"/>
      </w:divBdr>
    </w:div>
    <w:div w:id="147746920">
      <w:marLeft w:val="640"/>
      <w:marRight w:val="0"/>
      <w:marTop w:val="0"/>
      <w:marBottom w:val="0"/>
      <w:divBdr>
        <w:top w:val="none" w:sz="0" w:space="0" w:color="auto"/>
        <w:left w:val="none" w:sz="0" w:space="0" w:color="auto"/>
        <w:bottom w:val="none" w:sz="0" w:space="0" w:color="auto"/>
        <w:right w:val="none" w:sz="0" w:space="0" w:color="auto"/>
      </w:divBdr>
    </w:div>
    <w:div w:id="147789413">
      <w:marLeft w:val="640"/>
      <w:marRight w:val="0"/>
      <w:marTop w:val="0"/>
      <w:marBottom w:val="0"/>
      <w:divBdr>
        <w:top w:val="none" w:sz="0" w:space="0" w:color="auto"/>
        <w:left w:val="none" w:sz="0" w:space="0" w:color="auto"/>
        <w:bottom w:val="none" w:sz="0" w:space="0" w:color="auto"/>
        <w:right w:val="none" w:sz="0" w:space="0" w:color="auto"/>
      </w:divBdr>
    </w:div>
    <w:div w:id="147937309">
      <w:marLeft w:val="640"/>
      <w:marRight w:val="0"/>
      <w:marTop w:val="0"/>
      <w:marBottom w:val="0"/>
      <w:divBdr>
        <w:top w:val="none" w:sz="0" w:space="0" w:color="auto"/>
        <w:left w:val="none" w:sz="0" w:space="0" w:color="auto"/>
        <w:bottom w:val="none" w:sz="0" w:space="0" w:color="auto"/>
        <w:right w:val="none" w:sz="0" w:space="0" w:color="auto"/>
      </w:divBdr>
    </w:div>
    <w:div w:id="147938148">
      <w:marLeft w:val="640"/>
      <w:marRight w:val="0"/>
      <w:marTop w:val="0"/>
      <w:marBottom w:val="0"/>
      <w:divBdr>
        <w:top w:val="none" w:sz="0" w:space="0" w:color="auto"/>
        <w:left w:val="none" w:sz="0" w:space="0" w:color="auto"/>
        <w:bottom w:val="none" w:sz="0" w:space="0" w:color="auto"/>
        <w:right w:val="none" w:sz="0" w:space="0" w:color="auto"/>
      </w:divBdr>
    </w:div>
    <w:div w:id="147942323">
      <w:marLeft w:val="640"/>
      <w:marRight w:val="0"/>
      <w:marTop w:val="0"/>
      <w:marBottom w:val="0"/>
      <w:divBdr>
        <w:top w:val="none" w:sz="0" w:space="0" w:color="auto"/>
        <w:left w:val="none" w:sz="0" w:space="0" w:color="auto"/>
        <w:bottom w:val="none" w:sz="0" w:space="0" w:color="auto"/>
        <w:right w:val="none" w:sz="0" w:space="0" w:color="auto"/>
      </w:divBdr>
    </w:div>
    <w:div w:id="147945510">
      <w:marLeft w:val="640"/>
      <w:marRight w:val="0"/>
      <w:marTop w:val="0"/>
      <w:marBottom w:val="0"/>
      <w:divBdr>
        <w:top w:val="none" w:sz="0" w:space="0" w:color="auto"/>
        <w:left w:val="none" w:sz="0" w:space="0" w:color="auto"/>
        <w:bottom w:val="none" w:sz="0" w:space="0" w:color="auto"/>
        <w:right w:val="none" w:sz="0" w:space="0" w:color="auto"/>
      </w:divBdr>
    </w:div>
    <w:div w:id="148059680">
      <w:marLeft w:val="640"/>
      <w:marRight w:val="0"/>
      <w:marTop w:val="0"/>
      <w:marBottom w:val="0"/>
      <w:divBdr>
        <w:top w:val="none" w:sz="0" w:space="0" w:color="auto"/>
        <w:left w:val="none" w:sz="0" w:space="0" w:color="auto"/>
        <w:bottom w:val="none" w:sz="0" w:space="0" w:color="auto"/>
        <w:right w:val="none" w:sz="0" w:space="0" w:color="auto"/>
      </w:divBdr>
    </w:div>
    <w:div w:id="148063191">
      <w:marLeft w:val="640"/>
      <w:marRight w:val="0"/>
      <w:marTop w:val="0"/>
      <w:marBottom w:val="0"/>
      <w:divBdr>
        <w:top w:val="none" w:sz="0" w:space="0" w:color="auto"/>
        <w:left w:val="none" w:sz="0" w:space="0" w:color="auto"/>
        <w:bottom w:val="none" w:sz="0" w:space="0" w:color="auto"/>
        <w:right w:val="none" w:sz="0" w:space="0" w:color="auto"/>
      </w:divBdr>
    </w:div>
    <w:div w:id="148206626">
      <w:marLeft w:val="640"/>
      <w:marRight w:val="0"/>
      <w:marTop w:val="0"/>
      <w:marBottom w:val="0"/>
      <w:divBdr>
        <w:top w:val="none" w:sz="0" w:space="0" w:color="auto"/>
        <w:left w:val="none" w:sz="0" w:space="0" w:color="auto"/>
        <w:bottom w:val="none" w:sz="0" w:space="0" w:color="auto"/>
        <w:right w:val="none" w:sz="0" w:space="0" w:color="auto"/>
      </w:divBdr>
    </w:div>
    <w:div w:id="148256107">
      <w:marLeft w:val="640"/>
      <w:marRight w:val="0"/>
      <w:marTop w:val="0"/>
      <w:marBottom w:val="0"/>
      <w:divBdr>
        <w:top w:val="none" w:sz="0" w:space="0" w:color="auto"/>
        <w:left w:val="none" w:sz="0" w:space="0" w:color="auto"/>
        <w:bottom w:val="none" w:sz="0" w:space="0" w:color="auto"/>
        <w:right w:val="none" w:sz="0" w:space="0" w:color="auto"/>
      </w:divBdr>
    </w:div>
    <w:div w:id="148332886">
      <w:marLeft w:val="640"/>
      <w:marRight w:val="0"/>
      <w:marTop w:val="0"/>
      <w:marBottom w:val="0"/>
      <w:divBdr>
        <w:top w:val="none" w:sz="0" w:space="0" w:color="auto"/>
        <w:left w:val="none" w:sz="0" w:space="0" w:color="auto"/>
        <w:bottom w:val="none" w:sz="0" w:space="0" w:color="auto"/>
        <w:right w:val="none" w:sz="0" w:space="0" w:color="auto"/>
      </w:divBdr>
    </w:div>
    <w:div w:id="148447148">
      <w:marLeft w:val="640"/>
      <w:marRight w:val="0"/>
      <w:marTop w:val="0"/>
      <w:marBottom w:val="0"/>
      <w:divBdr>
        <w:top w:val="none" w:sz="0" w:space="0" w:color="auto"/>
        <w:left w:val="none" w:sz="0" w:space="0" w:color="auto"/>
        <w:bottom w:val="none" w:sz="0" w:space="0" w:color="auto"/>
        <w:right w:val="none" w:sz="0" w:space="0" w:color="auto"/>
      </w:divBdr>
    </w:div>
    <w:div w:id="148592463">
      <w:marLeft w:val="640"/>
      <w:marRight w:val="0"/>
      <w:marTop w:val="0"/>
      <w:marBottom w:val="0"/>
      <w:divBdr>
        <w:top w:val="none" w:sz="0" w:space="0" w:color="auto"/>
        <w:left w:val="none" w:sz="0" w:space="0" w:color="auto"/>
        <w:bottom w:val="none" w:sz="0" w:space="0" w:color="auto"/>
        <w:right w:val="none" w:sz="0" w:space="0" w:color="auto"/>
      </w:divBdr>
    </w:div>
    <w:div w:id="148599711">
      <w:marLeft w:val="640"/>
      <w:marRight w:val="0"/>
      <w:marTop w:val="0"/>
      <w:marBottom w:val="0"/>
      <w:divBdr>
        <w:top w:val="none" w:sz="0" w:space="0" w:color="auto"/>
        <w:left w:val="none" w:sz="0" w:space="0" w:color="auto"/>
        <w:bottom w:val="none" w:sz="0" w:space="0" w:color="auto"/>
        <w:right w:val="none" w:sz="0" w:space="0" w:color="auto"/>
      </w:divBdr>
    </w:div>
    <w:div w:id="148600807">
      <w:marLeft w:val="480"/>
      <w:marRight w:val="0"/>
      <w:marTop w:val="0"/>
      <w:marBottom w:val="0"/>
      <w:divBdr>
        <w:top w:val="none" w:sz="0" w:space="0" w:color="auto"/>
        <w:left w:val="none" w:sz="0" w:space="0" w:color="auto"/>
        <w:bottom w:val="none" w:sz="0" w:space="0" w:color="auto"/>
        <w:right w:val="none" w:sz="0" w:space="0" w:color="auto"/>
      </w:divBdr>
    </w:div>
    <w:div w:id="148639427">
      <w:marLeft w:val="640"/>
      <w:marRight w:val="0"/>
      <w:marTop w:val="0"/>
      <w:marBottom w:val="0"/>
      <w:divBdr>
        <w:top w:val="none" w:sz="0" w:space="0" w:color="auto"/>
        <w:left w:val="none" w:sz="0" w:space="0" w:color="auto"/>
        <w:bottom w:val="none" w:sz="0" w:space="0" w:color="auto"/>
        <w:right w:val="none" w:sz="0" w:space="0" w:color="auto"/>
      </w:divBdr>
    </w:div>
    <w:div w:id="148710937">
      <w:marLeft w:val="640"/>
      <w:marRight w:val="0"/>
      <w:marTop w:val="0"/>
      <w:marBottom w:val="0"/>
      <w:divBdr>
        <w:top w:val="none" w:sz="0" w:space="0" w:color="auto"/>
        <w:left w:val="none" w:sz="0" w:space="0" w:color="auto"/>
        <w:bottom w:val="none" w:sz="0" w:space="0" w:color="auto"/>
        <w:right w:val="none" w:sz="0" w:space="0" w:color="auto"/>
      </w:divBdr>
    </w:div>
    <w:div w:id="148711191">
      <w:marLeft w:val="640"/>
      <w:marRight w:val="0"/>
      <w:marTop w:val="0"/>
      <w:marBottom w:val="0"/>
      <w:divBdr>
        <w:top w:val="none" w:sz="0" w:space="0" w:color="auto"/>
        <w:left w:val="none" w:sz="0" w:space="0" w:color="auto"/>
        <w:bottom w:val="none" w:sz="0" w:space="0" w:color="auto"/>
        <w:right w:val="none" w:sz="0" w:space="0" w:color="auto"/>
      </w:divBdr>
    </w:div>
    <w:div w:id="148834109">
      <w:marLeft w:val="640"/>
      <w:marRight w:val="0"/>
      <w:marTop w:val="0"/>
      <w:marBottom w:val="0"/>
      <w:divBdr>
        <w:top w:val="none" w:sz="0" w:space="0" w:color="auto"/>
        <w:left w:val="none" w:sz="0" w:space="0" w:color="auto"/>
        <w:bottom w:val="none" w:sz="0" w:space="0" w:color="auto"/>
        <w:right w:val="none" w:sz="0" w:space="0" w:color="auto"/>
      </w:divBdr>
    </w:div>
    <w:div w:id="148862034">
      <w:marLeft w:val="640"/>
      <w:marRight w:val="0"/>
      <w:marTop w:val="0"/>
      <w:marBottom w:val="0"/>
      <w:divBdr>
        <w:top w:val="none" w:sz="0" w:space="0" w:color="auto"/>
        <w:left w:val="none" w:sz="0" w:space="0" w:color="auto"/>
        <w:bottom w:val="none" w:sz="0" w:space="0" w:color="auto"/>
        <w:right w:val="none" w:sz="0" w:space="0" w:color="auto"/>
      </w:divBdr>
    </w:div>
    <w:div w:id="148980278">
      <w:marLeft w:val="640"/>
      <w:marRight w:val="0"/>
      <w:marTop w:val="0"/>
      <w:marBottom w:val="0"/>
      <w:divBdr>
        <w:top w:val="none" w:sz="0" w:space="0" w:color="auto"/>
        <w:left w:val="none" w:sz="0" w:space="0" w:color="auto"/>
        <w:bottom w:val="none" w:sz="0" w:space="0" w:color="auto"/>
        <w:right w:val="none" w:sz="0" w:space="0" w:color="auto"/>
      </w:divBdr>
    </w:div>
    <w:div w:id="148987117">
      <w:marLeft w:val="640"/>
      <w:marRight w:val="0"/>
      <w:marTop w:val="0"/>
      <w:marBottom w:val="0"/>
      <w:divBdr>
        <w:top w:val="none" w:sz="0" w:space="0" w:color="auto"/>
        <w:left w:val="none" w:sz="0" w:space="0" w:color="auto"/>
        <w:bottom w:val="none" w:sz="0" w:space="0" w:color="auto"/>
        <w:right w:val="none" w:sz="0" w:space="0" w:color="auto"/>
      </w:divBdr>
    </w:div>
    <w:div w:id="148988399">
      <w:marLeft w:val="640"/>
      <w:marRight w:val="0"/>
      <w:marTop w:val="0"/>
      <w:marBottom w:val="0"/>
      <w:divBdr>
        <w:top w:val="none" w:sz="0" w:space="0" w:color="auto"/>
        <w:left w:val="none" w:sz="0" w:space="0" w:color="auto"/>
        <w:bottom w:val="none" w:sz="0" w:space="0" w:color="auto"/>
        <w:right w:val="none" w:sz="0" w:space="0" w:color="auto"/>
      </w:divBdr>
    </w:div>
    <w:div w:id="149030556">
      <w:marLeft w:val="640"/>
      <w:marRight w:val="0"/>
      <w:marTop w:val="0"/>
      <w:marBottom w:val="0"/>
      <w:divBdr>
        <w:top w:val="none" w:sz="0" w:space="0" w:color="auto"/>
        <w:left w:val="none" w:sz="0" w:space="0" w:color="auto"/>
        <w:bottom w:val="none" w:sz="0" w:space="0" w:color="auto"/>
        <w:right w:val="none" w:sz="0" w:space="0" w:color="auto"/>
      </w:divBdr>
    </w:div>
    <w:div w:id="149030811">
      <w:marLeft w:val="640"/>
      <w:marRight w:val="0"/>
      <w:marTop w:val="0"/>
      <w:marBottom w:val="0"/>
      <w:divBdr>
        <w:top w:val="none" w:sz="0" w:space="0" w:color="auto"/>
        <w:left w:val="none" w:sz="0" w:space="0" w:color="auto"/>
        <w:bottom w:val="none" w:sz="0" w:space="0" w:color="auto"/>
        <w:right w:val="none" w:sz="0" w:space="0" w:color="auto"/>
      </w:divBdr>
    </w:div>
    <w:div w:id="149103988">
      <w:marLeft w:val="640"/>
      <w:marRight w:val="0"/>
      <w:marTop w:val="0"/>
      <w:marBottom w:val="0"/>
      <w:divBdr>
        <w:top w:val="none" w:sz="0" w:space="0" w:color="auto"/>
        <w:left w:val="none" w:sz="0" w:space="0" w:color="auto"/>
        <w:bottom w:val="none" w:sz="0" w:space="0" w:color="auto"/>
        <w:right w:val="none" w:sz="0" w:space="0" w:color="auto"/>
      </w:divBdr>
    </w:div>
    <w:div w:id="149250209">
      <w:marLeft w:val="640"/>
      <w:marRight w:val="0"/>
      <w:marTop w:val="0"/>
      <w:marBottom w:val="0"/>
      <w:divBdr>
        <w:top w:val="none" w:sz="0" w:space="0" w:color="auto"/>
        <w:left w:val="none" w:sz="0" w:space="0" w:color="auto"/>
        <w:bottom w:val="none" w:sz="0" w:space="0" w:color="auto"/>
        <w:right w:val="none" w:sz="0" w:space="0" w:color="auto"/>
      </w:divBdr>
    </w:div>
    <w:div w:id="149250456">
      <w:marLeft w:val="640"/>
      <w:marRight w:val="0"/>
      <w:marTop w:val="0"/>
      <w:marBottom w:val="0"/>
      <w:divBdr>
        <w:top w:val="none" w:sz="0" w:space="0" w:color="auto"/>
        <w:left w:val="none" w:sz="0" w:space="0" w:color="auto"/>
        <w:bottom w:val="none" w:sz="0" w:space="0" w:color="auto"/>
        <w:right w:val="none" w:sz="0" w:space="0" w:color="auto"/>
      </w:divBdr>
    </w:div>
    <w:div w:id="149291267">
      <w:marLeft w:val="640"/>
      <w:marRight w:val="0"/>
      <w:marTop w:val="0"/>
      <w:marBottom w:val="0"/>
      <w:divBdr>
        <w:top w:val="none" w:sz="0" w:space="0" w:color="auto"/>
        <w:left w:val="none" w:sz="0" w:space="0" w:color="auto"/>
        <w:bottom w:val="none" w:sz="0" w:space="0" w:color="auto"/>
        <w:right w:val="none" w:sz="0" w:space="0" w:color="auto"/>
      </w:divBdr>
    </w:div>
    <w:div w:id="149291847">
      <w:marLeft w:val="640"/>
      <w:marRight w:val="0"/>
      <w:marTop w:val="0"/>
      <w:marBottom w:val="0"/>
      <w:divBdr>
        <w:top w:val="none" w:sz="0" w:space="0" w:color="auto"/>
        <w:left w:val="none" w:sz="0" w:space="0" w:color="auto"/>
        <w:bottom w:val="none" w:sz="0" w:space="0" w:color="auto"/>
        <w:right w:val="none" w:sz="0" w:space="0" w:color="auto"/>
      </w:divBdr>
    </w:div>
    <w:div w:id="149295807">
      <w:marLeft w:val="640"/>
      <w:marRight w:val="0"/>
      <w:marTop w:val="0"/>
      <w:marBottom w:val="0"/>
      <w:divBdr>
        <w:top w:val="none" w:sz="0" w:space="0" w:color="auto"/>
        <w:left w:val="none" w:sz="0" w:space="0" w:color="auto"/>
        <w:bottom w:val="none" w:sz="0" w:space="0" w:color="auto"/>
        <w:right w:val="none" w:sz="0" w:space="0" w:color="auto"/>
      </w:divBdr>
    </w:div>
    <w:div w:id="149369328">
      <w:marLeft w:val="640"/>
      <w:marRight w:val="0"/>
      <w:marTop w:val="0"/>
      <w:marBottom w:val="0"/>
      <w:divBdr>
        <w:top w:val="none" w:sz="0" w:space="0" w:color="auto"/>
        <w:left w:val="none" w:sz="0" w:space="0" w:color="auto"/>
        <w:bottom w:val="none" w:sz="0" w:space="0" w:color="auto"/>
        <w:right w:val="none" w:sz="0" w:space="0" w:color="auto"/>
      </w:divBdr>
    </w:div>
    <w:div w:id="149448915">
      <w:marLeft w:val="640"/>
      <w:marRight w:val="0"/>
      <w:marTop w:val="0"/>
      <w:marBottom w:val="0"/>
      <w:divBdr>
        <w:top w:val="none" w:sz="0" w:space="0" w:color="auto"/>
        <w:left w:val="none" w:sz="0" w:space="0" w:color="auto"/>
        <w:bottom w:val="none" w:sz="0" w:space="0" w:color="auto"/>
        <w:right w:val="none" w:sz="0" w:space="0" w:color="auto"/>
      </w:divBdr>
    </w:div>
    <w:div w:id="149450115">
      <w:marLeft w:val="640"/>
      <w:marRight w:val="0"/>
      <w:marTop w:val="0"/>
      <w:marBottom w:val="0"/>
      <w:divBdr>
        <w:top w:val="none" w:sz="0" w:space="0" w:color="auto"/>
        <w:left w:val="none" w:sz="0" w:space="0" w:color="auto"/>
        <w:bottom w:val="none" w:sz="0" w:space="0" w:color="auto"/>
        <w:right w:val="none" w:sz="0" w:space="0" w:color="auto"/>
      </w:divBdr>
    </w:div>
    <w:div w:id="149560788">
      <w:bodyDiv w:val="1"/>
      <w:marLeft w:val="0"/>
      <w:marRight w:val="0"/>
      <w:marTop w:val="0"/>
      <w:marBottom w:val="0"/>
      <w:divBdr>
        <w:top w:val="none" w:sz="0" w:space="0" w:color="auto"/>
        <w:left w:val="none" w:sz="0" w:space="0" w:color="auto"/>
        <w:bottom w:val="none" w:sz="0" w:space="0" w:color="auto"/>
        <w:right w:val="none" w:sz="0" w:space="0" w:color="auto"/>
      </w:divBdr>
    </w:div>
    <w:div w:id="149565335">
      <w:marLeft w:val="640"/>
      <w:marRight w:val="0"/>
      <w:marTop w:val="0"/>
      <w:marBottom w:val="0"/>
      <w:divBdr>
        <w:top w:val="none" w:sz="0" w:space="0" w:color="auto"/>
        <w:left w:val="none" w:sz="0" w:space="0" w:color="auto"/>
        <w:bottom w:val="none" w:sz="0" w:space="0" w:color="auto"/>
        <w:right w:val="none" w:sz="0" w:space="0" w:color="auto"/>
      </w:divBdr>
    </w:div>
    <w:div w:id="149642223">
      <w:marLeft w:val="640"/>
      <w:marRight w:val="0"/>
      <w:marTop w:val="0"/>
      <w:marBottom w:val="0"/>
      <w:divBdr>
        <w:top w:val="none" w:sz="0" w:space="0" w:color="auto"/>
        <w:left w:val="none" w:sz="0" w:space="0" w:color="auto"/>
        <w:bottom w:val="none" w:sz="0" w:space="0" w:color="auto"/>
        <w:right w:val="none" w:sz="0" w:space="0" w:color="auto"/>
      </w:divBdr>
    </w:div>
    <w:div w:id="149685796">
      <w:marLeft w:val="640"/>
      <w:marRight w:val="0"/>
      <w:marTop w:val="0"/>
      <w:marBottom w:val="0"/>
      <w:divBdr>
        <w:top w:val="none" w:sz="0" w:space="0" w:color="auto"/>
        <w:left w:val="none" w:sz="0" w:space="0" w:color="auto"/>
        <w:bottom w:val="none" w:sz="0" w:space="0" w:color="auto"/>
        <w:right w:val="none" w:sz="0" w:space="0" w:color="auto"/>
      </w:divBdr>
    </w:div>
    <w:div w:id="149716577">
      <w:marLeft w:val="640"/>
      <w:marRight w:val="0"/>
      <w:marTop w:val="0"/>
      <w:marBottom w:val="0"/>
      <w:divBdr>
        <w:top w:val="none" w:sz="0" w:space="0" w:color="auto"/>
        <w:left w:val="none" w:sz="0" w:space="0" w:color="auto"/>
        <w:bottom w:val="none" w:sz="0" w:space="0" w:color="auto"/>
        <w:right w:val="none" w:sz="0" w:space="0" w:color="auto"/>
      </w:divBdr>
    </w:div>
    <w:div w:id="149946402">
      <w:marLeft w:val="640"/>
      <w:marRight w:val="0"/>
      <w:marTop w:val="0"/>
      <w:marBottom w:val="0"/>
      <w:divBdr>
        <w:top w:val="none" w:sz="0" w:space="0" w:color="auto"/>
        <w:left w:val="none" w:sz="0" w:space="0" w:color="auto"/>
        <w:bottom w:val="none" w:sz="0" w:space="0" w:color="auto"/>
        <w:right w:val="none" w:sz="0" w:space="0" w:color="auto"/>
      </w:divBdr>
    </w:div>
    <w:div w:id="149950136">
      <w:marLeft w:val="640"/>
      <w:marRight w:val="0"/>
      <w:marTop w:val="0"/>
      <w:marBottom w:val="0"/>
      <w:divBdr>
        <w:top w:val="none" w:sz="0" w:space="0" w:color="auto"/>
        <w:left w:val="none" w:sz="0" w:space="0" w:color="auto"/>
        <w:bottom w:val="none" w:sz="0" w:space="0" w:color="auto"/>
        <w:right w:val="none" w:sz="0" w:space="0" w:color="auto"/>
      </w:divBdr>
    </w:div>
    <w:div w:id="150028214">
      <w:marLeft w:val="640"/>
      <w:marRight w:val="0"/>
      <w:marTop w:val="0"/>
      <w:marBottom w:val="0"/>
      <w:divBdr>
        <w:top w:val="none" w:sz="0" w:space="0" w:color="auto"/>
        <w:left w:val="none" w:sz="0" w:space="0" w:color="auto"/>
        <w:bottom w:val="none" w:sz="0" w:space="0" w:color="auto"/>
        <w:right w:val="none" w:sz="0" w:space="0" w:color="auto"/>
      </w:divBdr>
    </w:div>
    <w:div w:id="150098543">
      <w:marLeft w:val="640"/>
      <w:marRight w:val="0"/>
      <w:marTop w:val="0"/>
      <w:marBottom w:val="0"/>
      <w:divBdr>
        <w:top w:val="none" w:sz="0" w:space="0" w:color="auto"/>
        <w:left w:val="none" w:sz="0" w:space="0" w:color="auto"/>
        <w:bottom w:val="none" w:sz="0" w:space="0" w:color="auto"/>
        <w:right w:val="none" w:sz="0" w:space="0" w:color="auto"/>
      </w:divBdr>
    </w:div>
    <w:div w:id="150102840">
      <w:marLeft w:val="640"/>
      <w:marRight w:val="0"/>
      <w:marTop w:val="0"/>
      <w:marBottom w:val="0"/>
      <w:divBdr>
        <w:top w:val="none" w:sz="0" w:space="0" w:color="auto"/>
        <w:left w:val="none" w:sz="0" w:space="0" w:color="auto"/>
        <w:bottom w:val="none" w:sz="0" w:space="0" w:color="auto"/>
        <w:right w:val="none" w:sz="0" w:space="0" w:color="auto"/>
      </w:divBdr>
    </w:div>
    <w:div w:id="150146315">
      <w:marLeft w:val="640"/>
      <w:marRight w:val="0"/>
      <w:marTop w:val="0"/>
      <w:marBottom w:val="0"/>
      <w:divBdr>
        <w:top w:val="none" w:sz="0" w:space="0" w:color="auto"/>
        <w:left w:val="none" w:sz="0" w:space="0" w:color="auto"/>
        <w:bottom w:val="none" w:sz="0" w:space="0" w:color="auto"/>
        <w:right w:val="none" w:sz="0" w:space="0" w:color="auto"/>
      </w:divBdr>
    </w:div>
    <w:div w:id="150291017">
      <w:marLeft w:val="640"/>
      <w:marRight w:val="0"/>
      <w:marTop w:val="0"/>
      <w:marBottom w:val="0"/>
      <w:divBdr>
        <w:top w:val="none" w:sz="0" w:space="0" w:color="auto"/>
        <w:left w:val="none" w:sz="0" w:space="0" w:color="auto"/>
        <w:bottom w:val="none" w:sz="0" w:space="0" w:color="auto"/>
        <w:right w:val="none" w:sz="0" w:space="0" w:color="auto"/>
      </w:divBdr>
    </w:div>
    <w:div w:id="150294909">
      <w:marLeft w:val="640"/>
      <w:marRight w:val="0"/>
      <w:marTop w:val="0"/>
      <w:marBottom w:val="0"/>
      <w:divBdr>
        <w:top w:val="none" w:sz="0" w:space="0" w:color="auto"/>
        <w:left w:val="none" w:sz="0" w:space="0" w:color="auto"/>
        <w:bottom w:val="none" w:sz="0" w:space="0" w:color="auto"/>
        <w:right w:val="none" w:sz="0" w:space="0" w:color="auto"/>
      </w:divBdr>
    </w:div>
    <w:div w:id="150296804">
      <w:marLeft w:val="640"/>
      <w:marRight w:val="0"/>
      <w:marTop w:val="0"/>
      <w:marBottom w:val="0"/>
      <w:divBdr>
        <w:top w:val="none" w:sz="0" w:space="0" w:color="auto"/>
        <w:left w:val="none" w:sz="0" w:space="0" w:color="auto"/>
        <w:bottom w:val="none" w:sz="0" w:space="0" w:color="auto"/>
        <w:right w:val="none" w:sz="0" w:space="0" w:color="auto"/>
      </w:divBdr>
    </w:div>
    <w:div w:id="150296940">
      <w:marLeft w:val="640"/>
      <w:marRight w:val="0"/>
      <w:marTop w:val="0"/>
      <w:marBottom w:val="0"/>
      <w:divBdr>
        <w:top w:val="none" w:sz="0" w:space="0" w:color="auto"/>
        <w:left w:val="none" w:sz="0" w:space="0" w:color="auto"/>
        <w:bottom w:val="none" w:sz="0" w:space="0" w:color="auto"/>
        <w:right w:val="none" w:sz="0" w:space="0" w:color="auto"/>
      </w:divBdr>
    </w:div>
    <w:div w:id="150341105">
      <w:marLeft w:val="640"/>
      <w:marRight w:val="0"/>
      <w:marTop w:val="0"/>
      <w:marBottom w:val="0"/>
      <w:divBdr>
        <w:top w:val="none" w:sz="0" w:space="0" w:color="auto"/>
        <w:left w:val="none" w:sz="0" w:space="0" w:color="auto"/>
        <w:bottom w:val="none" w:sz="0" w:space="0" w:color="auto"/>
        <w:right w:val="none" w:sz="0" w:space="0" w:color="auto"/>
      </w:divBdr>
    </w:div>
    <w:div w:id="150341656">
      <w:marLeft w:val="640"/>
      <w:marRight w:val="0"/>
      <w:marTop w:val="0"/>
      <w:marBottom w:val="0"/>
      <w:divBdr>
        <w:top w:val="none" w:sz="0" w:space="0" w:color="auto"/>
        <w:left w:val="none" w:sz="0" w:space="0" w:color="auto"/>
        <w:bottom w:val="none" w:sz="0" w:space="0" w:color="auto"/>
        <w:right w:val="none" w:sz="0" w:space="0" w:color="auto"/>
      </w:divBdr>
    </w:div>
    <w:div w:id="150372069">
      <w:marLeft w:val="640"/>
      <w:marRight w:val="0"/>
      <w:marTop w:val="0"/>
      <w:marBottom w:val="0"/>
      <w:divBdr>
        <w:top w:val="none" w:sz="0" w:space="0" w:color="auto"/>
        <w:left w:val="none" w:sz="0" w:space="0" w:color="auto"/>
        <w:bottom w:val="none" w:sz="0" w:space="0" w:color="auto"/>
        <w:right w:val="none" w:sz="0" w:space="0" w:color="auto"/>
      </w:divBdr>
    </w:div>
    <w:div w:id="150486282">
      <w:marLeft w:val="640"/>
      <w:marRight w:val="0"/>
      <w:marTop w:val="0"/>
      <w:marBottom w:val="0"/>
      <w:divBdr>
        <w:top w:val="none" w:sz="0" w:space="0" w:color="auto"/>
        <w:left w:val="none" w:sz="0" w:space="0" w:color="auto"/>
        <w:bottom w:val="none" w:sz="0" w:space="0" w:color="auto"/>
        <w:right w:val="none" w:sz="0" w:space="0" w:color="auto"/>
      </w:divBdr>
    </w:div>
    <w:div w:id="150487643">
      <w:marLeft w:val="640"/>
      <w:marRight w:val="0"/>
      <w:marTop w:val="0"/>
      <w:marBottom w:val="0"/>
      <w:divBdr>
        <w:top w:val="none" w:sz="0" w:space="0" w:color="auto"/>
        <w:left w:val="none" w:sz="0" w:space="0" w:color="auto"/>
        <w:bottom w:val="none" w:sz="0" w:space="0" w:color="auto"/>
        <w:right w:val="none" w:sz="0" w:space="0" w:color="auto"/>
      </w:divBdr>
    </w:div>
    <w:div w:id="150491187">
      <w:marLeft w:val="640"/>
      <w:marRight w:val="0"/>
      <w:marTop w:val="0"/>
      <w:marBottom w:val="0"/>
      <w:divBdr>
        <w:top w:val="none" w:sz="0" w:space="0" w:color="auto"/>
        <w:left w:val="none" w:sz="0" w:space="0" w:color="auto"/>
        <w:bottom w:val="none" w:sz="0" w:space="0" w:color="auto"/>
        <w:right w:val="none" w:sz="0" w:space="0" w:color="auto"/>
      </w:divBdr>
    </w:div>
    <w:div w:id="150492400">
      <w:marLeft w:val="640"/>
      <w:marRight w:val="0"/>
      <w:marTop w:val="0"/>
      <w:marBottom w:val="0"/>
      <w:divBdr>
        <w:top w:val="none" w:sz="0" w:space="0" w:color="auto"/>
        <w:left w:val="none" w:sz="0" w:space="0" w:color="auto"/>
        <w:bottom w:val="none" w:sz="0" w:space="0" w:color="auto"/>
        <w:right w:val="none" w:sz="0" w:space="0" w:color="auto"/>
      </w:divBdr>
    </w:div>
    <w:div w:id="150561526">
      <w:marLeft w:val="640"/>
      <w:marRight w:val="0"/>
      <w:marTop w:val="0"/>
      <w:marBottom w:val="0"/>
      <w:divBdr>
        <w:top w:val="none" w:sz="0" w:space="0" w:color="auto"/>
        <w:left w:val="none" w:sz="0" w:space="0" w:color="auto"/>
        <w:bottom w:val="none" w:sz="0" w:space="0" w:color="auto"/>
        <w:right w:val="none" w:sz="0" w:space="0" w:color="auto"/>
      </w:divBdr>
    </w:div>
    <w:div w:id="150565434">
      <w:marLeft w:val="640"/>
      <w:marRight w:val="0"/>
      <w:marTop w:val="0"/>
      <w:marBottom w:val="0"/>
      <w:divBdr>
        <w:top w:val="none" w:sz="0" w:space="0" w:color="auto"/>
        <w:left w:val="none" w:sz="0" w:space="0" w:color="auto"/>
        <w:bottom w:val="none" w:sz="0" w:space="0" w:color="auto"/>
        <w:right w:val="none" w:sz="0" w:space="0" w:color="auto"/>
      </w:divBdr>
    </w:div>
    <w:div w:id="150604116">
      <w:marLeft w:val="640"/>
      <w:marRight w:val="0"/>
      <w:marTop w:val="0"/>
      <w:marBottom w:val="0"/>
      <w:divBdr>
        <w:top w:val="none" w:sz="0" w:space="0" w:color="auto"/>
        <w:left w:val="none" w:sz="0" w:space="0" w:color="auto"/>
        <w:bottom w:val="none" w:sz="0" w:space="0" w:color="auto"/>
        <w:right w:val="none" w:sz="0" w:space="0" w:color="auto"/>
      </w:divBdr>
    </w:div>
    <w:div w:id="150605528">
      <w:marLeft w:val="640"/>
      <w:marRight w:val="0"/>
      <w:marTop w:val="0"/>
      <w:marBottom w:val="0"/>
      <w:divBdr>
        <w:top w:val="none" w:sz="0" w:space="0" w:color="auto"/>
        <w:left w:val="none" w:sz="0" w:space="0" w:color="auto"/>
        <w:bottom w:val="none" w:sz="0" w:space="0" w:color="auto"/>
        <w:right w:val="none" w:sz="0" w:space="0" w:color="auto"/>
      </w:divBdr>
    </w:div>
    <w:div w:id="150606844">
      <w:marLeft w:val="640"/>
      <w:marRight w:val="0"/>
      <w:marTop w:val="0"/>
      <w:marBottom w:val="0"/>
      <w:divBdr>
        <w:top w:val="none" w:sz="0" w:space="0" w:color="auto"/>
        <w:left w:val="none" w:sz="0" w:space="0" w:color="auto"/>
        <w:bottom w:val="none" w:sz="0" w:space="0" w:color="auto"/>
        <w:right w:val="none" w:sz="0" w:space="0" w:color="auto"/>
      </w:divBdr>
    </w:div>
    <w:div w:id="150683894">
      <w:marLeft w:val="640"/>
      <w:marRight w:val="0"/>
      <w:marTop w:val="0"/>
      <w:marBottom w:val="0"/>
      <w:divBdr>
        <w:top w:val="none" w:sz="0" w:space="0" w:color="auto"/>
        <w:left w:val="none" w:sz="0" w:space="0" w:color="auto"/>
        <w:bottom w:val="none" w:sz="0" w:space="0" w:color="auto"/>
        <w:right w:val="none" w:sz="0" w:space="0" w:color="auto"/>
      </w:divBdr>
    </w:div>
    <w:div w:id="150755506">
      <w:marLeft w:val="640"/>
      <w:marRight w:val="0"/>
      <w:marTop w:val="0"/>
      <w:marBottom w:val="0"/>
      <w:divBdr>
        <w:top w:val="none" w:sz="0" w:space="0" w:color="auto"/>
        <w:left w:val="none" w:sz="0" w:space="0" w:color="auto"/>
        <w:bottom w:val="none" w:sz="0" w:space="0" w:color="auto"/>
        <w:right w:val="none" w:sz="0" w:space="0" w:color="auto"/>
      </w:divBdr>
    </w:div>
    <w:div w:id="150802413">
      <w:marLeft w:val="640"/>
      <w:marRight w:val="0"/>
      <w:marTop w:val="0"/>
      <w:marBottom w:val="0"/>
      <w:divBdr>
        <w:top w:val="none" w:sz="0" w:space="0" w:color="auto"/>
        <w:left w:val="none" w:sz="0" w:space="0" w:color="auto"/>
        <w:bottom w:val="none" w:sz="0" w:space="0" w:color="auto"/>
        <w:right w:val="none" w:sz="0" w:space="0" w:color="auto"/>
      </w:divBdr>
    </w:div>
    <w:div w:id="150875953">
      <w:marLeft w:val="640"/>
      <w:marRight w:val="0"/>
      <w:marTop w:val="0"/>
      <w:marBottom w:val="0"/>
      <w:divBdr>
        <w:top w:val="none" w:sz="0" w:space="0" w:color="auto"/>
        <w:left w:val="none" w:sz="0" w:space="0" w:color="auto"/>
        <w:bottom w:val="none" w:sz="0" w:space="0" w:color="auto"/>
        <w:right w:val="none" w:sz="0" w:space="0" w:color="auto"/>
      </w:divBdr>
    </w:div>
    <w:div w:id="150876610">
      <w:marLeft w:val="640"/>
      <w:marRight w:val="0"/>
      <w:marTop w:val="0"/>
      <w:marBottom w:val="0"/>
      <w:divBdr>
        <w:top w:val="none" w:sz="0" w:space="0" w:color="auto"/>
        <w:left w:val="none" w:sz="0" w:space="0" w:color="auto"/>
        <w:bottom w:val="none" w:sz="0" w:space="0" w:color="auto"/>
        <w:right w:val="none" w:sz="0" w:space="0" w:color="auto"/>
      </w:divBdr>
    </w:div>
    <w:div w:id="150947523">
      <w:marLeft w:val="640"/>
      <w:marRight w:val="0"/>
      <w:marTop w:val="0"/>
      <w:marBottom w:val="0"/>
      <w:divBdr>
        <w:top w:val="none" w:sz="0" w:space="0" w:color="auto"/>
        <w:left w:val="none" w:sz="0" w:space="0" w:color="auto"/>
        <w:bottom w:val="none" w:sz="0" w:space="0" w:color="auto"/>
        <w:right w:val="none" w:sz="0" w:space="0" w:color="auto"/>
      </w:divBdr>
    </w:div>
    <w:div w:id="151027145">
      <w:marLeft w:val="640"/>
      <w:marRight w:val="0"/>
      <w:marTop w:val="0"/>
      <w:marBottom w:val="0"/>
      <w:divBdr>
        <w:top w:val="none" w:sz="0" w:space="0" w:color="auto"/>
        <w:left w:val="none" w:sz="0" w:space="0" w:color="auto"/>
        <w:bottom w:val="none" w:sz="0" w:space="0" w:color="auto"/>
        <w:right w:val="none" w:sz="0" w:space="0" w:color="auto"/>
      </w:divBdr>
    </w:div>
    <w:div w:id="151063322">
      <w:marLeft w:val="640"/>
      <w:marRight w:val="0"/>
      <w:marTop w:val="0"/>
      <w:marBottom w:val="0"/>
      <w:divBdr>
        <w:top w:val="none" w:sz="0" w:space="0" w:color="auto"/>
        <w:left w:val="none" w:sz="0" w:space="0" w:color="auto"/>
        <w:bottom w:val="none" w:sz="0" w:space="0" w:color="auto"/>
        <w:right w:val="none" w:sz="0" w:space="0" w:color="auto"/>
      </w:divBdr>
    </w:div>
    <w:div w:id="151072375">
      <w:marLeft w:val="640"/>
      <w:marRight w:val="0"/>
      <w:marTop w:val="0"/>
      <w:marBottom w:val="0"/>
      <w:divBdr>
        <w:top w:val="none" w:sz="0" w:space="0" w:color="auto"/>
        <w:left w:val="none" w:sz="0" w:space="0" w:color="auto"/>
        <w:bottom w:val="none" w:sz="0" w:space="0" w:color="auto"/>
        <w:right w:val="none" w:sz="0" w:space="0" w:color="auto"/>
      </w:divBdr>
    </w:div>
    <w:div w:id="151141440">
      <w:marLeft w:val="640"/>
      <w:marRight w:val="0"/>
      <w:marTop w:val="0"/>
      <w:marBottom w:val="0"/>
      <w:divBdr>
        <w:top w:val="none" w:sz="0" w:space="0" w:color="auto"/>
        <w:left w:val="none" w:sz="0" w:space="0" w:color="auto"/>
        <w:bottom w:val="none" w:sz="0" w:space="0" w:color="auto"/>
        <w:right w:val="none" w:sz="0" w:space="0" w:color="auto"/>
      </w:divBdr>
    </w:div>
    <w:div w:id="151142038">
      <w:marLeft w:val="640"/>
      <w:marRight w:val="0"/>
      <w:marTop w:val="0"/>
      <w:marBottom w:val="0"/>
      <w:divBdr>
        <w:top w:val="none" w:sz="0" w:space="0" w:color="auto"/>
        <w:left w:val="none" w:sz="0" w:space="0" w:color="auto"/>
        <w:bottom w:val="none" w:sz="0" w:space="0" w:color="auto"/>
        <w:right w:val="none" w:sz="0" w:space="0" w:color="auto"/>
      </w:divBdr>
    </w:div>
    <w:div w:id="151413404">
      <w:marLeft w:val="640"/>
      <w:marRight w:val="0"/>
      <w:marTop w:val="0"/>
      <w:marBottom w:val="0"/>
      <w:divBdr>
        <w:top w:val="none" w:sz="0" w:space="0" w:color="auto"/>
        <w:left w:val="none" w:sz="0" w:space="0" w:color="auto"/>
        <w:bottom w:val="none" w:sz="0" w:space="0" w:color="auto"/>
        <w:right w:val="none" w:sz="0" w:space="0" w:color="auto"/>
      </w:divBdr>
    </w:div>
    <w:div w:id="151457170">
      <w:marLeft w:val="640"/>
      <w:marRight w:val="0"/>
      <w:marTop w:val="0"/>
      <w:marBottom w:val="0"/>
      <w:divBdr>
        <w:top w:val="none" w:sz="0" w:space="0" w:color="auto"/>
        <w:left w:val="none" w:sz="0" w:space="0" w:color="auto"/>
        <w:bottom w:val="none" w:sz="0" w:space="0" w:color="auto"/>
        <w:right w:val="none" w:sz="0" w:space="0" w:color="auto"/>
      </w:divBdr>
    </w:div>
    <w:div w:id="151525200">
      <w:marLeft w:val="640"/>
      <w:marRight w:val="0"/>
      <w:marTop w:val="0"/>
      <w:marBottom w:val="0"/>
      <w:divBdr>
        <w:top w:val="none" w:sz="0" w:space="0" w:color="auto"/>
        <w:left w:val="none" w:sz="0" w:space="0" w:color="auto"/>
        <w:bottom w:val="none" w:sz="0" w:space="0" w:color="auto"/>
        <w:right w:val="none" w:sz="0" w:space="0" w:color="auto"/>
      </w:divBdr>
    </w:div>
    <w:div w:id="151603761">
      <w:marLeft w:val="640"/>
      <w:marRight w:val="0"/>
      <w:marTop w:val="0"/>
      <w:marBottom w:val="0"/>
      <w:divBdr>
        <w:top w:val="none" w:sz="0" w:space="0" w:color="auto"/>
        <w:left w:val="none" w:sz="0" w:space="0" w:color="auto"/>
        <w:bottom w:val="none" w:sz="0" w:space="0" w:color="auto"/>
        <w:right w:val="none" w:sz="0" w:space="0" w:color="auto"/>
      </w:divBdr>
    </w:div>
    <w:div w:id="151650383">
      <w:marLeft w:val="640"/>
      <w:marRight w:val="0"/>
      <w:marTop w:val="0"/>
      <w:marBottom w:val="0"/>
      <w:divBdr>
        <w:top w:val="none" w:sz="0" w:space="0" w:color="auto"/>
        <w:left w:val="none" w:sz="0" w:space="0" w:color="auto"/>
        <w:bottom w:val="none" w:sz="0" w:space="0" w:color="auto"/>
        <w:right w:val="none" w:sz="0" w:space="0" w:color="auto"/>
      </w:divBdr>
    </w:div>
    <w:div w:id="151869180">
      <w:marLeft w:val="640"/>
      <w:marRight w:val="0"/>
      <w:marTop w:val="0"/>
      <w:marBottom w:val="0"/>
      <w:divBdr>
        <w:top w:val="none" w:sz="0" w:space="0" w:color="auto"/>
        <w:left w:val="none" w:sz="0" w:space="0" w:color="auto"/>
        <w:bottom w:val="none" w:sz="0" w:space="0" w:color="auto"/>
        <w:right w:val="none" w:sz="0" w:space="0" w:color="auto"/>
      </w:divBdr>
    </w:div>
    <w:div w:id="151872747">
      <w:marLeft w:val="640"/>
      <w:marRight w:val="0"/>
      <w:marTop w:val="0"/>
      <w:marBottom w:val="0"/>
      <w:divBdr>
        <w:top w:val="none" w:sz="0" w:space="0" w:color="auto"/>
        <w:left w:val="none" w:sz="0" w:space="0" w:color="auto"/>
        <w:bottom w:val="none" w:sz="0" w:space="0" w:color="auto"/>
        <w:right w:val="none" w:sz="0" w:space="0" w:color="auto"/>
      </w:divBdr>
    </w:div>
    <w:div w:id="151876717">
      <w:marLeft w:val="640"/>
      <w:marRight w:val="0"/>
      <w:marTop w:val="0"/>
      <w:marBottom w:val="0"/>
      <w:divBdr>
        <w:top w:val="none" w:sz="0" w:space="0" w:color="auto"/>
        <w:left w:val="none" w:sz="0" w:space="0" w:color="auto"/>
        <w:bottom w:val="none" w:sz="0" w:space="0" w:color="auto"/>
        <w:right w:val="none" w:sz="0" w:space="0" w:color="auto"/>
      </w:divBdr>
    </w:div>
    <w:div w:id="152062183">
      <w:marLeft w:val="640"/>
      <w:marRight w:val="0"/>
      <w:marTop w:val="0"/>
      <w:marBottom w:val="0"/>
      <w:divBdr>
        <w:top w:val="none" w:sz="0" w:space="0" w:color="auto"/>
        <w:left w:val="none" w:sz="0" w:space="0" w:color="auto"/>
        <w:bottom w:val="none" w:sz="0" w:space="0" w:color="auto"/>
        <w:right w:val="none" w:sz="0" w:space="0" w:color="auto"/>
      </w:divBdr>
    </w:div>
    <w:div w:id="152111748">
      <w:marLeft w:val="640"/>
      <w:marRight w:val="0"/>
      <w:marTop w:val="0"/>
      <w:marBottom w:val="0"/>
      <w:divBdr>
        <w:top w:val="none" w:sz="0" w:space="0" w:color="auto"/>
        <w:left w:val="none" w:sz="0" w:space="0" w:color="auto"/>
        <w:bottom w:val="none" w:sz="0" w:space="0" w:color="auto"/>
        <w:right w:val="none" w:sz="0" w:space="0" w:color="auto"/>
      </w:divBdr>
    </w:div>
    <w:div w:id="152139815">
      <w:marLeft w:val="640"/>
      <w:marRight w:val="0"/>
      <w:marTop w:val="0"/>
      <w:marBottom w:val="0"/>
      <w:divBdr>
        <w:top w:val="none" w:sz="0" w:space="0" w:color="auto"/>
        <w:left w:val="none" w:sz="0" w:space="0" w:color="auto"/>
        <w:bottom w:val="none" w:sz="0" w:space="0" w:color="auto"/>
        <w:right w:val="none" w:sz="0" w:space="0" w:color="auto"/>
      </w:divBdr>
    </w:div>
    <w:div w:id="152181682">
      <w:marLeft w:val="640"/>
      <w:marRight w:val="0"/>
      <w:marTop w:val="0"/>
      <w:marBottom w:val="0"/>
      <w:divBdr>
        <w:top w:val="none" w:sz="0" w:space="0" w:color="auto"/>
        <w:left w:val="none" w:sz="0" w:space="0" w:color="auto"/>
        <w:bottom w:val="none" w:sz="0" w:space="0" w:color="auto"/>
        <w:right w:val="none" w:sz="0" w:space="0" w:color="auto"/>
      </w:divBdr>
    </w:div>
    <w:div w:id="152184167">
      <w:marLeft w:val="640"/>
      <w:marRight w:val="0"/>
      <w:marTop w:val="0"/>
      <w:marBottom w:val="0"/>
      <w:divBdr>
        <w:top w:val="none" w:sz="0" w:space="0" w:color="auto"/>
        <w:left w:val="none" w:sz="0" w:space="0" w:color="auto"/>
        <w:bottom w:val="none" w:sz="0" w:space="0" w:color="auto"/>
        <w:right w:val="none" w:sz="0" w:space="0" w:color="auto"/>
      </w:divBdr>
    </w:div>
    <w:div w:id="152260005">
      <w:marLeft w:val="640"/>
      <w:marRight w:val="0"/>
      <w:marTop w:val="0"/>
      <w:marBottom w:val="0"/>
      <w:divBdr>
        <w:top w:val="none" w:sz="0" w:space="0" w:color="auto"/>
        <w:left w:val="none" w:sz="0" w:space="0" w:color="auto"/>
        <w:bottom w:val="none" w:sz="0" w:space="0" w:color="auto"/>
        <w:right w:val="none" w:sz="0" w:space="0" w:color="auto"/>
      </w:divBdr>
    </w:div>
    <w:div w:id="152307387">
      <w:marLeft w:val="640"/>
      <w:marRight w:val="0"/>
      <w:marTop w:val="0"/>
      <w:marBottom w:val="0"/>
      <w:divBdr>
        <w:top w:val="none" w:sz="0" w:space="0" w:color="auto"/>
        <w:left w:val="none" w:sz="0" w:space="0" w:color="auto"/>
        <w:bottom w:val="none" w:sz="0" w:space="0" w:color="auto"/>
        <w:right w:val="none" w:sz="0" w:space="0" w:color="auto"/>
      </w:divBdr>
    </w:div>
    <w:div w:id="152336759">
      <w:marLeft w:val="640"/>
      <w:marRight w:val="0"/>
      <w:marTop w:val="0"/>
      <w:marBottom w:val="0"/>
      <w:divBdr>
        <w:top w:val="none" w:sz="0" w:space="0" w:color="auto"/>
        <w:left w:val="none" w:sz="0" w:space="0" w:color="auto"/>
        <w:bottom w:val="none" w:sz="0" w:space="0" w:color="auto"/>
        <w:right w:val="none" w:sz="0" w:space="0" w:color="auto"/>
      </w:divBdr>
    </w:div>
    <w:div w:id="152337164">
      <w:marLeft w:val="640"/>
      <w:marRight w:val="0"/>
      <w:marTop w:val="0"/>
      <w:marBottom w:val="0"/>
      <w:divBdr>
        <w:top w:val="none" w:sz="0" w:space="0" w:color="auto"/>
        <w:left w:val="none" w:sz="0" w:space="0" w:color="auto"/>
        <w:bottom w:val="none" w:sz="0" w:space="0" w:color="auto"/>
        <w:right w:val="none" w:sz="0" w:space="0" w:color="auto"/>
      </w:divBdr>
    </w:div>
    <w:div w:id="152377227">
      <w:marLeft w:val="640"/>
      <w:marRight w:val="0"/>
      <w:marTop w:val="0"/>
      <w:marBottom w:val="0"/>
      <w:divBdr>
        <w:top w:val="none" w:sz="0" w:space="0" w:color="auto"/>
        <w:left w:val="none" w:sz="0" w:space="0" w:color="auto"/>
        <w:bottom w:val="none" w:sz="0" w:space="0" w:color="auto"/>
        <w:right w:val="none" w:sz="0" w:space="0" w:color="auto"/>
      </w:divBdr>
    </w:div>
    <w:div w:id="152378468">
      <w:marLeft w:val="640"/>
      <w:marRight w:val="0"/>
      <w:marTop w:val="0"/>
      <w:marBottom w:val="0"/>
      <w:divBdr>
        <w:top w:val="none" w:sz="0" w:space="0" w:color="auto"/>
        <w:left w:val="none" w:sz="0" w:space="0" w:color="auto"/>
        <w:bottom w:val="none" w:sz="0" w:space="0" w:color="auto"/>
        <w:right w:val="none" w:sz="0" w:space="0" w:color="auto"/>
      </w:divBdr>
    </w:div>
    <w:div w:id="152525954">
      <w:marLeft w:val="640"/>
      <w:marRight w:val="0"/>
      <w:marTop w:val="0"/>
      <w:marBottom w:val="0"/>
      <w:divBdr>
        <w:top w:val="none" w:sz="0" w:space="0" w:color="auto"/>
        <w:left w:val="none" w:sz="0" w:space="0" w:color="auto"/>
        <w:bottom w:val="none" w:sz="0" w:space="0" w:color="auto"/>
        <w:right w:val="none" w:sz="0" w:space="0" w:color="auto"/>
      </w:divBdr>
    </w:div>
    <w:div w:id="152527634">
      <w:marLeft w:val="640"/>
      <w:marRight w:val="0"/>
      <w:marTop w:val="0"/>
      <w:marBottom w:val="0"/>
      <w:divBdr>
        <w:top w:val="none" w:sz="0" w:space="0" w:color="auto"/>
        <w:left w:val="none" w:sz="0" w:space="0" w:color="auto"/>
        <w:bottom w:val="none" w:sz="0" w:space="0" w:color="auto"/>
        <w:right w:val="none" w:sz="0" w:space="0" w:color="auto"/>
      </w:divBdr>
    </w:div>
    <w:div w:id="152533651">
      <w:marLeft w:val="640"/>
      <w:marRight w:val="0"/>
      <w:marTop w:val="0"/>
      <w:marBottom w:val="0"/>
      <w:divBdr>
        <w:top w:val="none" w:sz="0" w:space="0" w:color="auto"/>
        <w:left w:val="none" w:sz="0" w:space="0" w:color="auto"/>
        <w:bottom w:val="none" w:sz="0" w:space="0" w:color="auto"/>
        <w:right w:val="none" w:sz="0" w:space="0" w:color="auto"/>
      </w:divBdr>
    </w:div>
    <w:div w:id="152719180">
      <w:marLeft w:val="640"/>
      <w:marRight w:val="0"/>
      <w:marTop w:val="0"/>
      <w:marBottom w:val="0"/>
      <w:divBdr>
        <w:top w:val="none" w:sz="0" w:space="0" w:color="auto"/>
        <w:left w:val="none" w:sz="0" w:space="0" w:color="auto"/>
        <w:bottom w:val="none" w:sz="0" w:space="0" w:color="auto"/>
        <w:right w:val="none" w:sz="0" w:space="0" w:color="auto"/>
      </w:divBdr>
    </w:div>
    <w:div w:id="152987233">
      <w:marLeft w:val="640"/>
      <w:marRight w:val="0"/>
      <w:marTop w:val="0"/>
      <w:marBottom w:val="0"/>
      <w:divBdr>
        <w:top w:val="none" w:sz="0" w:space="0" w:color="auto"/>
        <w:left w:val="none" w:sz="0" w:space="0" w:color="auto"/>
        <w:bottom w:val="none" w:sz="0" w:space="0" w:color="auto"/>
        <w:right w:val="none" w:sz="0" w:space="0" w:color="auto"/>
      </w:divBdr>
    </w:div>
    <w:div w:id="153037322">
      <w:marLeft w:val="640"/>
      <w:marRight w:val="0"/>
      <w:marTop w:val="0"/>
      <w:marBottom w:val="0"/>
      <w:divBdr>
        <w:top w:val="none" w:sz="0" w:space="0" w:color="auto"/>
        <w:left w:val="none" w:sz="0" w:space="0" w:color="auto"/>
        <w:bottom w:val="none" w:sz="0" w:space="0" w:color="auto"/>
        <w:right w:val="none" w:sz="0" w:space="0" w:color="auto"/>
      </w:divBdr>
    </w:div>
    <w:div w:id="153038313">
      <w:marLeft w:val="640"/>
      <w:marRight w:val="0"/>
      <w:marTop w:val="0"/>
      <w:marBottom w:val="0"/>
      <w:divBdr>
        <w:top w:val="none" w:sz="0" w:space="0" w:color="auto"/>
        <w:left w:val="none" w:sz="0" w:space="0" w:color="auto"/>
        <w:bottom w:val="none" w:sz="0" w:space="0" w:color="auto"/>
        <w:right w:val="none" w:sz="0" w:space="0" w:color="auto"/>
      </w:divBdr>
    </w:div>
    <w:div w:id="153112808">
      <w:marLeft w:val="640"/>
      <w:marRight w:val="0"/>
      <w:marTop w:val="0"/>
      <w:marBottom w:val="0"/>
      <w:divBdr>
        <w:top w:val="none" w:sz="0" w:space="0" w:color="auto"/>
        <w:left w:val="none" w:sz="0" w:space="0" w:color="auto"/>
        <w:bottom w:val="none" w:sz="0" w:space="0" w:color="auto"/>
        <w:right w:val="none" w:sz="0" w:space="0" w:color="auto"/>
      </w:divBdr>
    </w:div>
    <w:div w:id="153185275">
      <w:marLeft w:val="640"/>
      <w:marRight w:val="0"/>
      <w:marTop w:val="0"/>
      <w:marBottom w:val="0"/>
      <w:divBdr>
        <w:top w:val="none" w:sz="0" w:space="0" w:color="auto"/>
        <w:left w:val="none" w:sz="0" w:space="0" w:color="auto"/>
        <w:bottom w:val="none" w:sz="0" w:space="0" w:color="auto"/>
        <w:right w:val="none" w:sz="0" w:space="0" w:color="auto"/>
      </w:divBdr>
    </w:div>
    <w:div w:id="153373166">
      <w:marLeft w:val="640"/>
      <w:marRight w:val="0"/>
      <w:marTop w:val="0"/>
      <w:marBottom w:val="0"/>
      <w:divBdr>
        <w:top w:val="none" w:sz="0" w:space="0" w:color="auto"/>
        <w:left w:val="none" w:sz="0" w:space="0" w:color="auto"/>
        <w:bottom w:val="none" w:sz="0" w:space="0" w:color="auto"/>
        <w:right w:val="none" w:sz="0" w:space="0" w:color="auto"/>
      </w:divBdr>
    </w:div>
    <w:div w:id="153375393">
      <w:marLeft w:val="640"/>
      <w:marRight w:val="0"/>
      <w:marTop w:val="0"/>
      <w:marBottom w:val="0"/>
      <w:divBdr>
        <w:top w:val="none" w:sz="0" w:space="0" w:color="auto"/>
        <w:left w:val="none" w:sz="0" w:space="0" w:color="auto"/>
        <w:bottom w:val="none" w:sz="0" w:space="0" w:color="auto"/>
        <w:right w:val="none" w:sz="0" w:space="0" w:color="auto"/>
      </w:divBdr>
    </w:div>
    <w:div w:id="153378552">
      <w:marLeft w:val="640"/>
      <w:marRight w:val="0"/>
      <w:marTop w:val="0"/>
      <w:marBottom w:val="0"/>
      <w:divBdr>
        <w:top w:val="none" w:sz="0" w:space="0" w:color="auto"/>
        <w:left w:val="none" w:sz="0" w:space="0" w:color="auto"/>
        <w:bottom w:val="none" w:sz="0" w:space="0" w:color="auto"/>
        <w:right w:val="none" w:sz="0" w:space="0" w:color="auto"/>
      </w:divBdr>
    </w:div>
    <w:div w:id="153421623">
      <w:marLeft w:val="640"/>
      <w:marRight w:val="0"/>
      <w:marTop w:val="0"/>
      <w:marBottom w:val="0"/>
      <w:divBdr>
        <w:top w:val="none" w:sz="0" w:space="0" w:color="auto"/>
        <w:left w:val="none" w:sz="0" w:space="0" w:color="auto"/>
        <w:bottom w:val="none" w:sz="0" w:space="0" w:color="auto"/>
        <w:right w:val="none" w:sz="0" w:space="0" w:color="auto"/>
      </w:divBdr>
    </w:div>
    <w:div w:id="153421709">
      <w:marLeft w:val="640"/>
      <w:marRight w:val="0"/>
      <w:marTop w:val="0"/>
      <w:marBottom w:val="0"/>
      <w:divBdr>
        <w:top w:val="none" w:sz="0" w:space="0" w:color="auto"/>
        <w:left w:val="none" w:sz="0" w:space="0" w:color="auto"/>
        <w:bottom w:val="none" w:sz="0" w:space="0" w:color="auto"/>
        <w:right w:val="none" w:sz="0" w:space="0" w:color="auto"/>
      </w:divBdr>
    </w:div>
    <w:div w:id="153452402">
      <w:marLeft w:val="640"/>
      <w:marRight w:val="0"/>
      <w:marTop w:val="0"/>
      <w:marBottom w:val="0"/>
      <w:divBdr>
        <w:top w:val="none" w:sz="0" w:space="0" w:color="auto"/>
        <w:left w:val="none" w:sz="0" w:space="0" w:color="auto"/>
        <w:bottom w:val="none" w:sz="0" w:space="0" w:color="auto"/>
        <w:right w:val="none" w:sz="0" w:space="0" w:color="auto"/>
      </w:divBdr>
    </w:div>
    <w:div w:id="153568280">
      <w:marLeft w:val="640"/>
      <w:marRight w:val="0"/>
      <w:marTop w:val="0"/>
      <w:marBottom w:val="0"/>
      <w:divBdr>
        <w:top w:val="none" w:sz="0" w:space="0" w:color="auto"/>
        <w:left w:val="none" w:sz="0" w:space="0" w:color="auto"/>
        <w:bottom w:val="none" w:sz="0" w:space="0" w:color="auto"/>
        <w:right w:val="none" w:sz="0" w:space="0" w:color="auto"/>
      </w:divBdr>
    </w:div>
    <w:div w:id="153617651">
      <w:marLeft w:val="640"/>
      <w:marRight w:val="0"/>
      <w:marTop w:val="0"/>
      <w:marBottom w:val="0"/>
      <w:divBdr>
        <w:top w:val="none" w:sz="0" w:space="0" w:color="auto"/>
        <w:left w:val="none" w:sz="0" w:space="0" w:color="auto"/>
        <w:bottom w:val="none" w:sz="0" w:space="0" w:color="auto"/>
        <w:right w:val="none" w:sz="0" w:space="0" w:color="auto"/>
      </w:divBdr>
    </w:div>
    <w:div w:id="153689196">
      <w:marLeft w:val="640"/>
      <w:marRight w:val="0"/>
      <w:marTop w:val="0"/>
      <w:marBottom w:val="0"/>
      <w:divBdr>
        <w:top w:val="none" w:sz="0" w:space="0" w:color="auto"/>
        <w:left w:val="none" w:sz="0" w:space="0" w:color="auto"/>
        <w:bottom w:val="none" w:sz="0" w:space="0" w:color="auto"/>
        <w:right w:val="none" w:sz="0" w:space="0" w:color="auto"/>
      </w:divBdr>
    </w:div>
    <w:div w:id="153842046">
      <w:marLeft w:val="640"/>
      <w:marRight w:val="0"/>
      <w:marTop w:val="0"/>
      <w:marBottom w:val="0"/>
      <w:divBdr>
        <w:top w:val="none" w:sz="0" w:space="0" w:color="auto"/>
        <w:left w:val="none" w:sz="0" w:space="0" w:color="auto"/>
        <w:bottom w:val="none" w:sz="0" w:space="0" w:color="auto"/>
        <w:right w:val="none" w:sz="0" w:space="0" w:color="auto"/>
      </w:divBdr>
    </w:div>
    <w:div w:id="153884068">
      <w:marLeft w:val="640"/>
      <w:marRight w:val="0"/>
      <w:marTop w:val="0"/>
      <w:marBottom w:val="0"/>
      <w:divBdr>
        <w:top w:val="none" w:sz="0" w:space="0" w:color="auto"/>
        <w:left w:val="none" w:sz="0" w:space="0" w:color="auto"/>
        <w:bottom w:val="none" w:sz="0" w:space="0" w:color="auto"/>
        <w:right w:val="none" w:sz="0" w:space="0" w:color="auto"/>
      </w:divBdr>
    </w:div>
    <w:div w:id="153954392">
      <w:marLeft w:val="640"/>
      <w:marRight w:val="0"/>
      <w:marTop w:val="0"/>
      <w:marBottom w:val="0"/>
      <w:divBdr>
        <w:top w:val="none" w:sz="0" w:space="0" w:color="auto"/>
        <w:left w:val="none" w:sz="0" w:space="0" w:color="auto"/>
        <w:bottom w:val="none" w:sz="0" w:space="0" w:color="auto"/>
        <w:right w:val="none" w:sz="0" w:space="0" w:color="auto"/>
      </w:divBdr>
    </w:div>
    <w:div w:id="154077827">
      <w:marLeft w:val="640"/>
      <w:marRight w:val="0"/>
      <w:marTop w:val="0"/>
      <w:marBottom w:val="0"/>
      <w:divBdr>
        <w:top w:val="none" w:sz="0" w:space="0" w:color="auto"/>
        <w:left w:val="none" w:sz="0" w:space="0" w:color="auto"/>
        <w:bottom w:val="none" w:sz="0" w:space="0" w:color="auto"/>
        <w:right w:val="none" w:sz="0" w:space="0" w:color="auto"/>
      </w:divBdr>
    </w:div>
    <w:div w:id="154105030">
      <w:marLeft w:val="640"/>
      <w:marRight w:val="0"/>
      <w:marTop w:val="0"/>
      <w:marBottom w:val="0"/>
      <w:divBdr>
        <w:top w:val="none" w:sz="0" w:space="0" w:color="auto"/>
        <w:left w:val="none" w:sz="0" w:space="0" w:color="auto"/>
        <w:bottom w:val="none" w:sz="0" w:space="0" w:color="auto"/>
        <w:right w:val="none" w:sz="0" w:space="0" w:color="auto"/>
      </w:divBdr>
    </w:div>
    <w:div w:id="154107892">
      <w:marLeft w:val="640"/>
      <w:marRight w:val="0"/>
      <w:marTop w:val="0"/>
      <w:marBottom w:val="0"/>
      <w:divBdr>
        <w:top w:val="none" w:sz="0" w:space="0" w:color="auto"/>
        <w:left w:val="none" w:sz="0" w:space="0" w:color="auto"/>
        <w:bottom w:val="none" w:sz="0" w:space="0" w:color="auto"/>
        <w:right w:val="none" w:sz="0" w:space="0" w:color="auto"/>
      </w:divBdr>
    </w:div>
    <w:div w:id="154272516">
      <w:bodyDiv w:val="1"/>
      <w:marLeft w:val="0"/>
      <w:marRight w:val="0"/>
      <w:marTop w:val="0"/>
      <w:marBottom w:val="0"/>
      <w:divBdr>
        <w:top w:val="none" w:sz="0" w:space="0" w:color="auto"/>
        <w:left w:val="none" w:sz="0" w:space="0" w:color="auto"/>
        <w:bottom w:val="none" w:sz="0" w:space="0" w:color="auto"/>
        <w:right w:val="none" w:sz="0" w:space="0" w:color="auto"/>
      </w:divBdr>
      <w:divsChild>
        <w:div w:id="66854165">
          <w:marLeft w:val="640"/>
          <w:marRight w:val="0"/>
          <w:marTop w:val="0"/>
          <w:marBottom w:val="0"/>
          <w:divBdr>
            <w:top w:val="none" w:sz="0" w:space="0" w:color="auto"/>
            <w:left w:val="none" w:sz="0" w:space="0" w:color="auto"/>
            <w:bottom w:val="none" w:sz="0" w:space="0" w:color="auto"/>
            <w:right w:val="none" w:sz="0" w:space="0" w:color="auto"/>
          </w:divBdr>
        </w:div>
        <w:div w:id="88426744">
          <w:marLeft w:val="640"/>
          <w:marRight w:val="0"/>
          <w:marTop w:val="0"/>
          <w:marBottom w:val="0"/>
          <w:divBdr>
            <w:top w:val="none" w:sz="0" w:space="0" w:color="auto"/>
            <w:left w:val="none" w:sz="0" w:space="0" w:color="auto"/>
            <w:bottom w:val="none" w:sz="0" w:space="0" w:color="auto"/>
            <w:right w:val="none" w:sz="0" w:space="0" w:color="auto"/>
          </w:divBdr>
        </w:div>
        <w:div w:id="186136780">
          <w:marLeft w:val="640"/>
          <w:marRight w:val="0"/>
          <w:marTop w:val="0"/>
          <w:marBottom w:val="0"/>
          <w:divBdr>
            <w:top w:val="none" w:sz="0" w:space="0" w:color="auto"/>
            <w:left w:val="none" w:sz="0" w:space="0" w:color="auto"/>
            <w:bottom w:val="none" w:sz="0" w:space="0" w:color="auto"/>
            <w:right w:val="none" w:sz="0" w:space="0" w:color="auto"/>
          </w:divBdr>
        </w:div>
        <w:div w:id="186524283">
          <w:marLeft w:val="640"/>
          <w:marRight w:val="0"/>
          <w:marTop w:val="0"/>
          <w:marBottom w:val="0"/>
          <w:divBdr>
            <w:top w:val="none" w:sz="0" w:space="0" w:color="auto"/>
            <w:left w:val="none" w:sz="0" w:space="0" w:color="auto"/>
            <w:bottom w:val="none" w:sz="0" w:space="0" w:color="auto"/>
            <w:right w:val="none" w:sz="0" w:space="0" w:color="auto"/>
          </w:divBdr>
        </w:div>
        <w:div w:id="202642557">
          <w:marLeft w:val="640"/>
          <w:marRight w:val="0"/>
          <w:marTop w:val="0"/>
          <w:marBottom w:val="0"/>
          <w:divBdr>
            <w:top w:val="none" w:sz="0" w:space="0" w:color="auto"/>
            <w:left w:val="none" w:sz="0" w:space="0" w:color="auto"/>
            <w:bottom w:val="none" w:sz="0" w:space="0" w:color="auto"/>
            <w:right w:val="none" w:sz="0" w:space="0" w:color="auto"/>
          </w:divBdr>
        </w:div>
        <w:div w:id="300038471">
          <w:marLeft w:val="640"/>
          <w:marRight w:val="0"/>
          <w:marTop w:val="0"/>
          <w:marBottom w:val="0"/>
          <w:divBdr>
            <w:top w:val="none" w:sz="0" w:space="0" w:color="auto"/>
            <w:left w:val="none" w:sz="0" w:space="0" w:color="auto"/>
            <w:bottom w:val="none" w:sz="0" w:space="0" w:color="auto"/>
            <w:right w:val="none" w:sz="0" w:space="0" w:color="auto"/>
          </w:divBdr>
        </w:div>
        <w:div w:id="450591286">
          <w:marLeft w:val="640"/>
          <w:marRight w:val="0"/>
          <w:marTop w:val="0"/>
          <w:marBottom w:val="0"/>
          <w:divBdr>
            <w:top w:val="none" w:sz="0" w:space="0" w:color="auto"/>
            <w:left w:val="none" w:sz="0" w:space="0" w:color="auto"/>
            <w:bottom w:val="none" w:sz="0" w:space="0" w:color="auto"/>
            <w:right w:val="none" w:sz="0" w:space="0" w:color="auto"/>
          </w:divBdr>
        </w:div>
        <w:div w:id="467282881">
          <w:marLeft w:val="640"/>
          <w:marRight w:val="0"/>
          <w:marTop w:val="0"/>
          <w:marBottom w:val="0"/>
          <w:divBdr>
            <w:top w:val="none" w:sz="0" w:space="0" w:color="auto"/>
            <w:left w:val="none" w:sz="0" w:space="0" w:color="auto"/>
            <w:bottom w:val="none" w:sz="0" w:space="0" w:color="auto"/>
            <w:right w:val="none" w:sz="0" w:space="0" w:color="auto"/>
          </w:divBdr>
        </w:div>
        <w:div w:id="499462806">
          <w:marLeft w:val="640"/>
          <w:marRight w:val="0"/>
          <w:marTop w:val="0"/>
          <w:marBottom w:val="0"/>
          <w:divBdr>
            <w:top w:val="none" w:sz="0" w:space="0" w:color="auto"/>
            <w:left w:val="none" w:sz="0" w:space="0" w:color="auto"/>
            <w:bottom w:val="none" w:sz="0" w:space="0" w:color="auto"/>
            <w:right w:val="none" w:sz="0" w:space="0" w:color="auto"/>
          </w:divBdr>
        </w:div>
        <w:div w:id="502400422">
          <w:marLeft w:val="640"/>
          <w:marRight w:val="0"/>
          <w:marTop w:val="0"/>
          <w:marBottom w:val="0"/>
          <w:divBdr>
            <w:top w:val="none" w:sz="0" w:space="0" w:color="auto"/>
            <w:left w:val="none" w:sz="0" w:space="0" w:color="auto"/>
            <w:bottom w:val="none" w:sz="0" w:space="0" w:color="auto"/>
            <w:right w:val="none" w:sz="0" w:space="0" w:color="auto"/>
          </w:divBdr>
        </w:div>
        <w:div w:id="535196228">
          <w:marLeft w:val="640"/>
          <w:marRight w:val="0"/>
          <w:marTop w:val="0"/>
          <w:marBottom w:val="0"/>
          <w:divBdr>
            <w:top w:val="none" w:sz="0" w:space="0" w:color="auto"/>
            <w:left w:val="none" w:sz="0" w:space="0" w:color="auto"/>
            <w:bottom w:val="none" w:sz="0" w:space="0" w:color="auto"/>
            <w:right w:val="none" w:sz="0" w:space="0" w:color="auto"/>
          </w:divBdr>
        </w:div>
        <w:div w:id="571426756">
          <w:marLeft w:val="640"/>
          <w:marRight w:val="0"/>
          <w:marTop w:val="0"/>
          <w:marBottom w:val="0"/>
          <w:divBdr>
            <w:top w:val="none" w:sz="0" w:space="0" w:color="auto"/>
            <w:left w:val="none" w:sz="0" w:space="0" w:color="auto"/>
            <w:bottom w:val="none" w:sz="0" w:space="0" w:color="auto"/>
            <w:right w:val="none" w:sz="0" w:space="0" w:color="auto"/>
          </w:divBdr>
        </w:div>
        <w:div w:id="680357254">
          <w:marLeft w:val="640"/>
          <w:marRight w:val="0"/>
          <w:marTop w:val="0"/>
          <w:marBottom w:val="0"/>
          <w:divBdr>
            <w:top w:val="none" w:sz="0" w:space="0" w:color="auto"/>
            <w:left w:val="none" w:sz="0" w:space="0" w:color="auto"/>
            <w:bottom w:val="none" w:sz="0" w:space="0" w:color="auto"/>
            <w:right w:val="none" w:sz="0" w:space="0" w:color="auto"/>
          </w:divBdr>
        </w:div>
        <w:div w:id="686953874">
          <w:marLeft w:val="640"/>
          <w:marRight w:val="0"/>
          <w:marTop w:val="0"/>
          <w:marBottom w:val="0"/>
          <w:divBdr>
            <w:top w:val="none" w:sz="0" w:space="0" w:color="auto"/>
            <w:left w:val="none" w:sz="0" w:space="0" w:color="auto"/>
            <w:bottom w:val="none" w:sz="0" w:space="0" w:color="auto"/>
            <w:right w:val="none" w:sz="0" w:space="0" w:color="auto"/>
          </w:divBdr>
        </w:div>
        <w:div w:id="844900155">
          <w:marLeft w:val="640"/>
          <w:marRight w:val="0"/>
          <w:marTop w:val="0"/>
          <w:marBottom w:val="0"/>
          <w:divBdr>
            <w:top w:val="none" w:sz="0" w:space="0" w:color="auto"/>
            <w:left w:val="none" w:sz="0" w:space="0" w:color="auto"/>
            <w:bottom w:val="none" w:sz="0" w:space="0" w:color="auto"/>
            <w:right w:val="none" w:sz="0" w:space="0" w:color="auto"/>
          </w:divBdr>
        </w:div>
        <w:div w:id="986859881">
          <w:marLeft w:val="640"/>
          <w:marRight w:val="0"/>
          <w:marTop w:val="0"/>
          <w:marBottom w:val="0"/>
          <w:divBdr>
            <w:top w:val="none" w:sz="0" w:space="0" w:color="auto"/>
            <w:left w:val="none" w:sz="0" w:space="0" w:color="auto"/>
            <w:bottom w:val="none" w:sz="0" w:space="0" w:color="auto"/>
            <w:right w:val="none" w:sz="0" w:space="0" w:color="auto"/>
          </w:divBdr>
        </w:div>
        <w:div w:id="1006397351">
          <w:marLeft w:val="640"/>
          <w:marRight w:val="0"/>
          <w:marTop w:val="0"/>
          <w:marBottom w:val="0"/>
          <w:divBdr>
            <w:top w:val="none" w:sz="0" w:space="0" w:color="auto"/>
            <w:left w:val="none" w:sz="0" w:space="0" w:color="auto"/>
            <w:bottom w:val="none" w:sz="0" w:space="0" w:color="auto"/>
            <w:right w:val="none" w:sz="0" w:space="0" w:color="auto"/>
          </w:divBdr>
        </w:div>
        <w:div w:id="1020668337">
          <w:marLeft w:val="640"/>
          <w:marRight w:val="0"/>
          <w:marTop w:val="0"/>
          <w:marBottom w:val="0"/>
          <w:divBdr>
            <w:top w:val="none" w:sz="0" w:space="0" w:color="auto"/>
            <w:left w:val="none" w:sz="0" w:space="0" w:color="auto"/>
            <w:bottom w:val="none" w:sz="0" w:space="0" w:color="auto"/>
            <w:right w:val="none" w:sz="0" w:space="0" w:color="auto"/>
          </w:divBdr>
        </w:div>
        <w:div w:id="1085808714">
          <w:marLeft w:val="640"/>
          <w:marRight w:val="0"/>
          <w:marTop w:val="0"/>
          <w:marBottom w:val="0"/>
          <w:divBdr>
            <w:top w:val="none" w:sz="0" w:space="0" w:color="auto"/>
            <w:left w:val="none" w:sz="0" w:space="0" w:color="auto"/>
            <w:bottom w:val="none" w:sz="0" w:space="0" w:color="auto"/>
            <w:right w:val="none" w:sz="0" w:space="0" w:color="auto"/>
          </w:divBdr>
        </w:div>
        <w:div w:id="1148672362">
          <w:marLeft w:val="640"/>
          <w:marRight w:val="0"/>
          <w:marTop w:val="0"/>
          <w:marBottom w:val="0"/>
          <w:divBdr>
            <w:top w:val="none" w:sz="0" w:space="0" w:color="auto"/>
            <w:left w:val="none" w:sz="0" w:space="0" w:color="auto"/>
            <w:bottom w:val="none" w:sz="0" w:space="0" w:color="auto"/>
            <w:right w:val="none" w:sz="0" w:space="0" w:color="auto"/>
          </w:divBdr>
        </w:div>
        <w:div w:id="1204826665">
          <w:marLeft w:val="640"/>
          <w:marRight w:val="0"/>
          <w:marTop w:val="0"/>
          <w:marBottom w:val="0"/>
          <w:divBdr>
            <w:top w:val="none" w:sz="0" w:space="0" w:color="auto"/>
            <w:left w:val="none" w:sz="0" w:space="0" w:color="auto"/>
            <w:bottom w:val="none" w:sz="0" w:space="0" w:color="auto"/>
            <w:right w:val="none" w:sz="0" w:space="0" w:color="auto"/>
          </w:divBdr>
        </w:div>
        <w:div w:id="1220479311">
          <w:marLeft w:val="640"/>
          <w:marRight w:val="0"/>
          <w:marTop w:val="0"/>
          <w:marBottom w:val="0"/>
          <w:divBdr>
            <w:top w:val="none" w:sz="0" w:space="0" w:color="auto"/>
            <w:left w:val="none" w:sz="0" w:space="0" w:color="auto"/>
            <w:bottom w:val="none" w:sz="0" w:space="0" w:color="auto"/>
            <w:right w:val="none" w:sz="0" w:space="0" w:color="auto"/>
          </w:divBdr>
        </w:div>
        <w:div w:id="1264996260">
          <w:marLeft w:val="640"/>
          <w:marRight w:val="0"/>
          <w:marTop w:val="0"/>
          <w:marBottom w:val="0"/>
          <w:divBdr>
            <w:top w:val="none" w:sz="0" w:space="0" w:color="auto"/>
            <w:left w:val="none" w:sz="0" w:space="0" w:color="auto"/>
            <w:bottom w:val="none" w:sz="0" w:space="0" w:color="auto"/>
            <w:right w:val="none" w:sz="0" w:space="0" w:color="auto"/>
          </w:divBdr>
        </w:div>
        <w:div w:id="1299530481">
          <w:marLeft w:val="640"/>
          <w:marRight w:val="0"/>
          <w:marTop w:val="0"/>
          <w:marBottom w:val="0"/>
          <w:divBdr>
            <w:top w:val="none" w:sz="0" w:space="0" w:color="auto"/>
            <w:left w:val="none" w:sz="0" w:space="0" w:color="auto"/>
            <w:bottom w:val="none" w:sz="0" w:space="0" w:color="auto"/>
            <w:right w:val="none" w:sz="0" w:space="0" w:color="auto"/>
          </w:divBdr>
        </w:div>
        <w:div w:id="1307932482">
          <w:marLeft w:val="640"/>
          <w:marRight w:val="0"/>
          <w:marTop w:val="0"/>
          <w:marBottom w:val="0"/>
          <w:divBdr>
            <w:top w:val="none" w:sz="0" w:space="0" w:color="auto"/>
            <w:left w:val="none" w:sz="0" w:space="0" w:color="auto"/>
            <w:bottom w:val="none" w:sz="0" w:space="0" w:color="auto"/>
            <w:right w:val="none" w:sz="0" w:space="0" w:color="auto"/>
          </w:divBdr>
        </w:div>
        <w:div w:id="1342321527">
          <w:marLeft w:val="640"/>
          <w:marRight w:val="0"/>
          <w:marTop w:val="0"/>
          <w:marBottom w:val="0"/>
          <w:divBdr>
            <w:top w:val="none" w:sz="0" w:space="0" w:color="auto"/>
            <w:left w:val="none" w:sz="0" w:space="0" w:color="auto"/>
            <w:bottom w:val="none" w:sz="0" w:space="0" w:color="auto"/>
            <w:right w:val="none" w:sz="0" w:space="0" w:color="auto"/>
          </w:divBdr>
        </w:div>
        <w:div w:id="1353067511">
          <w:marLeft w:val="640"/>
          <w:marRight w:val="0"/>
          <w:marTop w:val="0"/>
          <w:marBottom w:val="0"/>
          <w:divBdr>
            <w:top w:val="none" w:sz="0" w:space="0" w:color="auto"/>
            <w:left w:val="none" w:sz="0" w:space="0" w:color="auto"/>
            <w:bottom w:val="none" w:sz="0" w:space="0" w:color="auto"/>
            <w:right w:val="none" w:sz="0" w:space="0" w:color="auto"/>
          </w:divBdr>
        </w:div>
        <w:div w:id="1374424406">
          <w:marLeft w:val="640"/>
          <w:marRight w:val="0"/>
          <w:marTop w:val="0"/>
          <w:marBottom w:val="0"/>
          <w:divBdr>
            <w:top w:val="none" w:sz="0" w:space="0" w:color="auto"/>
            <w:left w:val="none" w:sz="0" w:space="0" w:color="auto"/>
            <w:bottom w:val="none" w:sz="0" w:space="0" w:color="auto"/>
            <w:right w:val="none" w:sz="0" w:space="0" w:color="auto"/>
          </w:divBdr>
        </w:div>
        <w:div w:id="1471245679">
          <w:marLeft w:val="640"/>
          <w:marRight w:val="0"/>
          <w:marTop w:val="0"/>
          <w:marBottom w:val="0"/>
          <w:divBdr>
            <w:top w:val="none" w:sz="0" w:space="0" w:color="auto"/>
            <w:left w:val="none" w:sz="0" w:space="0" w:color="auto"/>
            <w:bottom w:val="none" w:sz="0" w:space="0" w:color="auto"/>
            <w:right w:val="none" w:sz="0" w:space="0" w:color="auto"/>
          </w:divBdr>
        </w:div>
        <w:div w:id="1484345992">
          <w:marLeft w:val="640"/>
          <w:marRight w:val="0"/>
          <w:marTop w:val="0"/>
          <w:marBottom w:val="0"/>
          <w:divBdr>
            <w:top w:val="none" w:sz="0" w:space="0" w:color="auto"/>
            <w:left w:val="none" w:sz="0" w:space="0" w:color="auto"/>
            <w:bottom w:val="none" w:sz="0" w:space="0" w:color="auto"/>
            <w:right w:val="none" w:sz="0" w:space="0" w:color="auto"/>
          </w:divBdr>
        </w:div>
        <w:div w:id="1486358740">
          <w:marLeft w:val="640"/>
          <w:marRight w:val="0"/>
          <w:marTop w:val="0"/>
          <w:marBottom w:val="0"/>
          <w:divBdr>
            <w:top w:val="none" w:sz="0" w:space="0" w:color="auto"/>
            <w:left w:val="none" w:sz="0" w:space="0" w:color="auto"/>
            <w:bottom w:val="none" w:sz="0" w:space="0" w:color="auto"/>
            <w:right w:val="none" w:sz="0" w:space="0" w:color="auto"/>
          </w:divBdr>
        </w:div>
        <w:div w:id="1504005091">
          <w:marLeft w:val="640"/>
          <w:marRight w:val="0"/>
          <w:marTop w:val="0"/>
          <w:marBottom w:val="0"/>
          <w:divBdr>
            <w:top w:val="none" w:sz="0" w:space="0" w:color="auto"/>
            <w:left w:val="none" w:sz="0" w:space="0" w:color="auto"/>
            <w:bottom w:val="none" w:sz="0" w:space="0" w:color="auto"/>
            <w:right w:val="none" w:sz="0" w:space="0" w:color="auto"/>
          </w:divBdr>
        </w:div>
        <w:div w:id="1511337725">
          <w:marLeft w:val="640"/>
          <w:marRight w:val="0"/>
          <w:marTop w:val="0"/>
          <w:marBottom w:val="0"/>
          <w:divBdr>
            <w:top w:val="none" w:sz="0" w:space="0" w:color="auto"/>
            <w:left w:val="none" w:sz="0" w:space="0" w:color="auto"/>
            <w:bottom w:val="none" w:sz="0" w:space="0" w:color="auto"/>
            <w:right w:val="none" w:sz="0" w:space="0" w:color="auto"/>
          </w:divBdr>
        </w:div>
        <w:div w:id="1518890391">
          <w:marLeft w:val="640"/>
          <w:marRight w:val="0"/>
          <w:marTop w:val="0"/>
          <w:marBottom w:val="0"/>
          <w:divBdr>
            <w:top w:val="none" w:sz="0" w:space="0" w:color="auto"/>
            <w:left w:val="none" w:sz="0" w:space="0" w:color="auto"/>
            <w:bottom w:val="none" w:sz="0" w:space="0" w:color="auto"/>
            <w:right w:val="none" w:sz="0" w:space="0" w:color="auto"/>
          </w:divBdr>
        </w:div>
        <w:div w:id="1524592152">
          <w:marLeft w:val="640"/>
          <w:marRight w:val="0"/>
          <w:marTop w:val="0"/>
          <w:marBottom w:val="0"/>
          <w:divBdr>
            <w:top w:val="none" w:sz="0" w:space="0" w:color="auto"/>
            <w:left w:val="none" w:sz="0" w:space="0" w:color="auto"/>
            <w:bottom w:val="none" w:sz="0" w:space="0" w:color="auto"/>
            <w:right w:val="none" w:sz="0" w:space="0" w:color="auto"/>
          </w:divBdr>
        </w:div>
        <w:div w:id="1575703649">
          <w:marLeft w:val="640"/>
          <w:marRight w:val="0"/>
          <w:marTop w:val="0"/>
          <w:marBottom w:val="0"/>
          <w:divBdr>
            <w:top w:val="none" w:sz="0" w:space="0" w:color="auto"/>
            <w:left w:val="none" w:sz="0" w:space="0" w:color="auto"/>
            <w:bottom w:val="none" w:sz="0" w:space="0" w:color="auto"/>
            <w:right w:val="none" w:sz="0" w:space="0" w:color="auto"/>
          </w:divBdr>
        </w:div>
        <w:div w:id="1587376137">
          <w:marLeft w:val="640"/>
          <w:marRight w:val="0"/>
          <w:marTop w:val="0"/>
          <w:marBottom w:val="0"/>
          <w:divBdr>
            <w:top w:val="none" w:sz="0" w:space="0" w:color="auto"/>
            <w:left w:val="none" w:sz="0" w:space="0" w:color="auto"/>
            <w:bottom w:val="none" w:sz="0" w:space="0" w:color="auto"/>
            <w:right w:val="none" w:sz="0" w:space="0" w:color="auto"/>
          </w:divBdr>
        </w:div>
        <w:div w:id="1601596383">
          <w:marLeft w:val="640"/>
          <w:marRight w:val="0"/>
          <w:marTop w:val="0"/>
          <w:marBottom w:val="0"/>
          <w:divBdr>
            <w:top w:val="none" w:sz="0" w:space="0" w:color="auto"/>
            <w:left w:val="none" w:sz="0" w:space="0" w:color="auto"/>
            <w:bottom w:val="none" w:sz="0" w:space="0" w:color="auto"/>
            <w:right w:val="none" w:sz="0" w:space="0" w:color="auto"/>
          </w:divBdr>
        </w:div>
        <w:div w:id="1620063842">
          <w:marLeft w:val="640"/>
          <w:marRight w:val="0"/>
          <w:marTop w:val="0"/>
          <w:marBottom w:val="0"/>
          <w:divBdr>
            <w:top w:val="none" w:sz="0" w:space="0" w:color="auto"/>
            <w:left w:val="none" w:sz="0" w:space="0" w:color="auto"/>
            <w:bottom w:val="none" w:sz="0" w:space="0" w:color="auto"/>
            <w:right w:val="none" w:sz="0" w:space="0" w:color="auto"/>
          </w:divBdr>
        </w:div>
        <w:div w:id="1651904378">
          <w:marLeft w:val="640"/>
          <w:marRight w:val="0"/>
          <w:marTop w:val="0"/>
          <w:marBottom w:val="0"/>
          <w:divBdr>
            <w:top w:val="none" w:sz="0" w:space="0" w:color="auto"/>
            <w:left w:val="none" w:sz="0" w:space="0" w:color="auto"/>
            <w:bottom w:val="none" w:sz="0" w:space="0" w:color="auto"/>
            <w:right w:val="none" w:sz="0" w:space="0" w:color="auto"/>
          </w:divBdr>
        </w:div>
        <w:div w:id="1657804332">
          <w:marLeft w:val="640"/>
          <w:marRight w:val="0"/>
          <w:marTop w:val="0"/>
          <w:marBottom w:val="0"/>
          <w:divBdr>
            <w:top w:val="none" w:sz="0" w:space="0" w:color="auto"/>
            <w:left w:val="none" w:sz="0" w:space="0" w:color="auto"/>
            <w:bottom w:val="none" w:sz="0" w:space="0" w:color="auto"/>
            <w:right w:val="none" w:sz="0" w:space="0" w:color="auto"/>
          </w:divBdr>
        </w:div>
        <w:div w:id="1708944201">
          <w:marLeft w:val="640"/>
          <w:marRight w:val="0"/>
          <w:marTop w:val="0"/>
          <w:marBottom w:val="0"/>
          <w:divBdr>
            <w:top w:val="none" w:sz="0" w:space="0" w:color="auto"/>
            <w:left w:val="none" w:sz="0" w:space="0" w:color="auto"/>
            <w:bottom w:val="none" w:sz="0" w:space="0" w:color="auto"/>
            <w:right w:val="none" w:sz="0" w:space="0" w:color="auto"/>
          </w:divBdr>
        </w:div>
      </w:divsChild>
    </w:div>
    <w:div w:id="154340355">
      <w:marLeft w:val="640"/>
      <w:marRight w:val="0"/>
      <w:marTop w:val="0"/>
      <w:marBottom w:val="0"/>
      <w:divBdr>
        <w:top w:val="none" w:sz="0" w:space="0" w:color="auto"/>
        <w:left w:val="none" w:sz="0" w:space="0" w:color="auto"/>
        <w:bottom w:val="none" w:sz="0" w:space="0" w:color="auto"/>
        <w:right w:val="none" w:sz="0" w:space="0" w:color="auto"/>
      </w:divBdr>
    </w:div>
    <w:div w:id="154344230">
      <w:marLeft w:val="640"/>
      <w:marRight w:val="0"/>
      <w:marTop w:val="0"/>
      <w:marBottom w:val="0"/>
      <w:divBdr>
        <w:top w:val="none" w:sz="0" w:space="0" w:color="auto"/>
        <w:left w:val="none" w:sz="0" w:space="0" w:color="auto"/>
        <w:bottom w:val="none" w:sz="0" w:space="0" w:color="auto"/>
        <w:right w:val="none" w:sz="0" w:space="0" w:color="auto"/>
      </w:divBdr>
    </w:div>
    <w:div w:id="154422940">
      <w:marLeft w:val="640"/>
      <w:marRight w:val="0"/>
      <w:marTop w:val="0"/>
      <w:marBottom w:val="0"/>
      <w:divBdr>
        <w:top w:val="none" w:sz="0" w:space="0" w:color="auto"/>
        <w:left w:val="none" w:sz="0" w:space="0" w:color="auto"/>
        <w:bottom w:val="none" w:sz="0" w:space="0" w:color="auto"/>
        <w:right w:val="none" w:sz="0" w:space="0" w:color="auto"/>
      </w:divBdr>
    </w:div>
    <w:div w:id="154490778">
      <w:marLeft w:val="640"/>
      <w:marRight w:val="0"/>
      <w:marTop w:val="0"/>
      <w:marBottom w:val="0"/>
      <w:divBdr>
        <w:top w:val="none" w:sz="0" w:space="0" w:color="auto"/>
        <w:left w:val="none" w:sz="0" w:space="0" w:color="auto"/>
        <w:bottom w:val="none" w:sz="0" w:space="0" w:color="auto"/>
        <w:right w:val="none" w:sz="0" w:space="0" w:color="auto"/>
      </w:divBdr>
    </w:div>
    <w:div w:id="154498972">
      <w:marLeft w:val="640"/>
      <w:marRight w:val="0"/>
      <w:marTop w:val="0"/>
      <w:marBottom w:val="0"/>
      <w:divBdr>
        <w:top w:val="none" w:sz="0" w:space="0" w:color="auto"/>
        <w:left w:val="none" w:sz="0" w:space="0" w:color="auto"/>
        <w:bottom w:val="none" w:sz="0" w:space="0" w:color="auto"/>
        <w:right w:val="none" w:sz="0" w:space="0" w:color="auto"/>
      </w:divBdr>
    </w:div>
    <w:div w:id="154538999">
      <w:marLeft w:val="640"/>
      <w:marRight w:val="0"/>
      <w:marTop w:val="0"/>
      <w:marBottom w:val="0"/>
      <w:divBdr>
        <w:top w:val="none" w:sz="0" w:space="0" w:color="auto"/>
        <w:left w:val="none" w:sz="0" w:space="0" w:color="auto"/>
        <w:bottom w:val="none" w:sz="0" w:space="0" w:color="auto"/>
        <w:right w:val="none" w:sz="0" w:space="0" w:color="auto"/>
      </w:divBdr>
    </w:div>
    <w:div w:id="154541898">
      <w:marLeft w:val="640"/>
      <w:marRight w:val="0"/>
      <w:marTop w:val="0"/>
      <w:marBottom w:val="0"/>
      <w:divBdr>
        <w:top w:val="none" w:sz="0" w:space="0" w:color="auto"/>
        <w:left w:val="none" w:sz="0" w:space="0" w:color="auto"/>
        <w:bottom w:val="none" w:sz="0" w:space="0" w:color="auto"/>
        <w:right w:val="none" w:sz="0" w:space="0" w:color="auto"/>
      </w:divBdr>
    </w:div>
    <w:div w:id="154611688">
      <w:marLeft w:val="640"/>
      <w:marRight w:val="0"/>
      <w:marTop w:val="0"/>
      <w:marBottom w:val="0"/>
      <w:divBdr>
        <w:top w:val="none" w:sz="0" w:space="0" w:color="auto"/>
        <w:left w:val="none" w:sz="0" w:space="0" w:color="auto"/>
        <w:bottom w:val="none" w:sz="0" w:space="0" w:color="auto"/>
        <w:right w:val="none" w:sz="0" w:space="0" w:color="auto"/>
      </w:divBdr>
    </w:div>
    <w:div w:id="154879929">
      <w:marLeft w:val="640"/>
      <w:marRight w:val="0"/>
      <w:marTop w:val="0"/>
      <w:marBottom w:val="0"/>
      <w:divBdr>
        <w:top w:val="none" w:sz="0" w:space="0" w:color="auto"/>
        <w:left w:val="none" w:sz="0" w:space="0" w:color="auto"/>
        <w:bottom w:val="none" w:sz="0" w:space="0" w:color="auto"/>
        <w:right w:val="none" w:sz="0" w:space="0" w:color="auto"/>
      </w:divBdr>
    </w:div>
    <w:div w:id="154883227">
      <w:marLeft w:val="640"/>
      <w:marRight w:val="0"/>
      <w:marTop w:val="0"/>
      <w:marBottom w:val="0"/>
      <w:divBdr>
        <w:top w:val="none" w:sz="0" w:space="0" w:color="auto"/>
        <w:left w:val="none" w:sz="0" w:space="0" w:color="auto"/>
        <w:bottom w:val="none" w:sz="0" w:space="0" w:color="auto"/>
        <w:right w:val="none" w:sz="0" w:space="0" w:color="auto"/>
      </w:divBdr>
    </w:div>
    <w:div w:id="154884464">
      <w:marLeft w:val="640"/>
      <w:marRight w:val="0"/>
      <w:marTop w:val="0"/>
      <w:marBottom w:val="0"/>
      <w:divBdr>
        <w:top w:val="none" w:sz="0" w:space="0" w:color="auto"/>
        <w:left w:val="none" w:sz="0" w:space="0" w:color="auto"/>
        <w:bottom w:val="none" w:sz="0" w:space="0" w:color="auto"/>
        <w:right w:val="none" w:sz="0" w:space="0" w:color="auto"/>
      </w:divBdr>
    </w:div>
    <w:div w:id="154998130">
      <w:marLeft w:val="640"/>
      <w:marRight w:val="0"/>
      <w:marTop w:val="0"/>
      <w:marBottom w:val="0"/>
      <w:divBdr>
        <w:top w:val="none" w:sz="0" w:space="0" w:color="auto"/>
        <w:left w:val="none" w:sz="0" w:space="0" w:color="auto"/>
        <w:bottom w:val="none" w:sz="0" w:space="0" w:color="auto"/>
        <w:right w:val="none" w:sz="0" w:space="0" w:color="auto"/>
      </w:divBdr>
    </w:div>
    <w:div w:id="154998171">
      <w:marLeft w:val="640"/>
      <w:marRight w:val="0"/>
      <w:marTop w:val="0"/>
      <w:marBottom w:val="0"/>
      <w:divBdr>
        <w:top w:val="none" w:sz="0" w:space="0" w:color="auto"/>
        <w:left w:val="none" w:sz="0" w:space="0" w:color="auto"/>
        <w:bottom w:val="none" w:sz="0" w:space="0" w:color="auto"/>
        <w:right w:val="none" w:sz="0" w:space="0" w:color="auto"/>
      </w:divBdr>
    </w:div>
    <w:div w:id="155000805">
      <w:marLeft w:val="640"/>
      <w:marRight w:val="0"/>
      <w:marTop w:val="0"/>
      <w:marBottom w:val="0"/>
      <w:divBdr>
        <w:top w:val="none" w:sz="0" w:space="0" w:color="auto"/>
        <w:left w:val="none" w:sz="0" w:space="0" w:color="auto"/>
        <w:bottom w:val="none" w:sz="0" w:space="0" w:color="auto"/>
        <w:right w:val="none" w:sz="0" w:space="0" w:color="auto"/>
      </w:divBdr>
    </w:div>
    <w:div w:id="155071154">
      <w:marLeft w:val="640"/>
      <w:marRight w:val="0"/>
      <w:marTop w:val="0"/>
      <w:marBottom w:val="0"/>
      <w:divBdr>
        <w:top w:val="none" w:sz="0" w:space="0" w:color="auto"/>
        <w:left w:val="none" w:sz="0" w:space="0" w:color="auto"/>
        <w:bottom w:val="none" w:sz="0" w:space="0" w:color="auto"/>
        <w:right w:val="none" w:sz="0" w:space="0" w:color="auto"/>
      </w:divBdr>
    </w:div>
    <w:div w:id="155147146">
      <w:marLeft w:val="640"/>
      <w:marRight w:val="0"/>
      <w:marTop w:val="0"/>
      <w:marBottom w:val="0"/>
      <w:divBdr>
        <w:top w:val="none" w:sz="0" w:space="0" w:color="auto"/>
        <w:left w:val="none" w:sz="0" w:space="0" w:color="auto"/>
        <w:bottom w:val="none" w:sz="0" w:space="0" w:color="auto"/>
        <w:right w:val="none" w:sz="0" w:space="0" w:color="auto"/>
      </w:divBdr>
    </w:div>
    <w:div w:id="155151405">
      <w:marLeft w:val="640"/>
      <w:marRight w:val="0"/>
      <w:marTop w:val="0"/>
      <w:marBottom w:val="0"/>
      <w:divBdr>
        <w:top w:val="none" w:sz="0" w:space="0" w:color="auto"/>
        <w:left w:val="none" w:sz="0" w:space="0" w:color="auto"/>
        <w:bottom w:val="none" w:sz="0" w:space="0" w:color="auto"/>
        <w:right w:val="none" w:sz="0" w:space="0" w:color="auto"/>
      </w:divBdr>
    </w:div>
    <w:div w:id="155154925">
      <w:marLeft w:val="640"/>
      <w:marRight w:val="0"/>
      <w:marTop w:val="0"/>
      <w:marBottom w:val="0"/>
      <w:divBdr>
        <w:top w:val="none" w:sz="0" w:space="0" w:color="auto"/>
        <w:left w:val="none" w:sz="0" w:space="0" w:color="auto"/>
        <w:bottom w:val="none" w:sz="0" w:space="0" w:color="auto"/>
        <w:right w:val="none" w:sz="0" w:space="0" w:color="auto"/>
      </w:divBdr>
    </w:div>
    <w:div w:id="155220640">
      <w:marLeft w:val="640"/>
      <w:marRight w:val="0"/>
      <w:marTop w:val="0"/>
      <w:marBottom w:val="0"/>
      <w:divBdr>
        <w:top w:val="none" w:sz="0" w:space="0" w:color="auto"/>
        <w:left w:val="none" w:sz="0" w:space="0" w:color="auto"/>
        <w:bottom w:val="none" w:sz="0" w:space="0" w:color="auto"/>
        <w:right w:val="none" w:sz="0" w:space="0" w:color="auto"/>
      </w:divBdr>
    </w:div>
    <w:div w:id="155263279">
      <w:marLeft w:val="640"/>
      <w:marRight w:val="0"/>
      <w:marTop w:val="0"/>
      <w:marBottom w:val="0"/>
      <w:divBdr>
        <w:top w:val="none" w:sz="0" w:space="0" w:color="auto"/>
        <w:left w:val="none" w:sz="0" w:space="0" w:color="auto"/>
        <w:bottom w:val="none" w:sz="0" w:space="0" w:color="auto"/>
        <w:right w:val="none" w:sz="0" w:space="0" w:color="auto"/>
      </w:divBdr>
    </w:div>
    <w:div w:id="155346834">
      <w:marLeft w:val="640"/>
      <w:marRight w:val="0"/>
      <w:marTop w:val="0"/>
      <w:marBottom w:val="0"/>
      <w:divBdr>
        <w:top w:val="none" w:sz="0" w:space="0" w:color="auto"/>
        <w:left w:val="none" w:sz="0" w:space="0" w:color="auto"/>
        <w:bottom w:val="none" w:sz="0" w:space="0" w:color="auto"/>
        <w:right w:val="none" w:sz="0" w:space="0" w:color="auto"/>
      </w:divBdr>
    </w:div>
    <w:div w:id="155416881">
      <w:marLeft w:val="640"/>
      <w:marRight w:val="0"/>
      <w:marTop w:val="0"/>
      <w:marBottom w:val="0"/>
      <w:divBdr>
        <w:top w:val="none" w:sz="0" w:space="0" w:color="auto"/>
        <w:left w:val="none" w:sz="0" w:space="0" w:color="auto"/>
        <w:bottom w:val="none" w:sz="0" w:space="0" w:color="auto"/>
        <w:right w:val="none" w:sz="0" w:space="0" w:color="auto"/>
      </w:divBdr>
    </w:div>
    <w:div w:id="155458725">
      <w:marLeft w:val="640"/>
      <w:marRight w:val="0"/>
      <w:marTop w:val="0"/>
      <w:marBottom w:val="0"/>
      <w:divBdr>
        <w:top w:val="none" w:sz="0" w:space="0" w:color="auto"/>
        <w:left w:val="none" w:sz="0" w:space="0" w:color="auto"/>
        <w:bottom w:val="none" w:sz="0" w:space="0" w:color="auto"/>
        <w:right w:val="none" w:sz="0" w:space="0" w:color="auto"/>
      </w:divBdr>
    </w:div>
    <w:div w:id="155539503">
      <w:marLeft w:val="640"/>
      <w:marRight w:val="0"/>
      <w:marTop w:val="0"/>
      <w:marBottom w:val="0"/>
      <w:divBdr>
        <w:top w:val="none" w:sz="0" w:space="0" w:color="auto"/>
        <w:left w:val="none" w:sz="0" w:space="0" w:color="auto"/>
        <w:bottom w:val="none" w:sz="0" w:space="0" w:color="auto"/>
        <w:right w:val="none" w:sz="0" w:space="0" w:color="auto"/>
      </w:divBdr>
    </w:div>
    <w:div w:id="155613756">
      <w:marLeft w:val="640"/>
      <w:marRight w:val="0"/>
      <w:marTop w:val="0"/>
      <w:marBottom w:val="0"/>
      <w:divBdr>
        <w:top w:val="none" w:sz="0" w:space="0" w:color="auto"/>
        <w:left w:val="none" w:sz="0" w:space="0" w:color="auto"/>
        <w:bottom w:val="none" w:sz="0" w:space="0" w:color="auto"/>
        <w:right w:val="none" w:sz="0" w:space="0" w:color="auto"/>
      </w:divBdr>
    </w:div>
    <w:div w:id="155725250">
      <w:marLeft w:val="640"/>
      <w:marRight w:val="0"/>
      <w:marTop w:val="0"/>
      <w:marBottom w:val="0"/>
      <w:divBdr>
        <w:top w:val="none" w:sz="0" w:space="0" w:color="auto"/>
        <w:left w:val="none" w:sz="0" w:space="0" w:color="auto"/>
        <w:bottom w:val="none" w:sz="0" w:space="0" w:color="auto"/>
        <w:right w:val="none" w:sz="0" w:space="0" w:color="auto"/>
      </w:divBdr>
    </w:div>
    <w:div w:id="155807462">
      <w:marLeft w:val="640"/>
      <w:marRight w:val="0"/>
      <w:marTop w:val="0"/>
      <w:marBottom w:val="0"/>
      <w:divBdr>
        <w:top w:val="none" w:sz="0" w:space="0" w:color="auto"/>
        <w:left w:val="none" w:sz="0" w:space="0" w:color="auto"/>
        <w:bottom w:val="none" w:sz="0" w:space="0" w:color="auto"/>
        <w:right w:val="none" w:sz="0" w:space="0" w:color="auto"/>
      </w:divBdr>
    </w:div>
    <w:div w:id="155809822">
      <w:marLeft w:val="640"/>
      <w:marRight w:val="0"/>
      <w:marTop w:val="0"/>
      <w:marBottom w:val="0"/>
      <w:divBdr>
        <w:top w:val="none" w:sz="0" w:space="0" w:color="auto"/>
        <w:left w:val="none" w:sz="0" w:space="0" w:color="auto"/>
        <w:bottom w:val="none" w:sz="0" w:space="0" w:color="auto"/>
        <w:right w:val="none" w:sz="0" w:space="0" w:color="auto"/>
      </w:divBdr>
    </w:div>
    <w:div w:id="155848255">
      <w:marLeft w:val="640"/>
      <w:marRight w:val="0"/>
      <w:marTop w:val="0"/>
      <w:marBottom w:val="0"/>
      <w:divBdr>
        <w:top w:val="none" w:sz="0" w:space="0" w:color="auto"/>
        <w:left w:val="none" w:sz="0" w:space="0" w:color="auto"/>
        <w:bottom w:val="none" w:sz="0" w:space="0" w:color="auto"/>
        <w:right w:val="none" w:sz="0" w:space="0" w:color="auto"/>
      </w:divBdr>
    </w:div>
    <w:div w:id="155920900">
      <w:marLeft w:val="640"/>
      <w:marRight w:val="0"/>
      <w:marTop w:val="0"/>
      <w:marBottom w:val="0"/>
      <w:divBdr>
        <w:top w:val="none" w:sz="0" w:space="0" w:color="auto"/>
        <w:left w:val="none" w:sz="0" w:space="0" w:color="auto"/>
        <w:bottom w:val="none" w:sz="0" w:space="0" w:color="auto"/>
        <w:right w:val="none" w:sz="0" w:space="0" w:color="auto"/>
      </w:divBdr>
    </w:div>
    <w:div w:id="155925330">
      <w:marLeft w:val="640"/>
      <w:marRight w:val="0"/>
      <w:marTop w:val="0"/>
      <w:marBottom w:val="0"/>
      <w:divBdr>
        <w:top w:val="none" w:sz="0" w:space="0" w:color="auto"/>
        <w:left w:val="none" w:sz="0" w:space="0" w:color="auto"/>
        <w:bottom w:val="none" w:sz="0" w:space="0" w:color="auto"/>
        <w:right w:val="none" w:sz="0" w:space="0" w:color="auto"/>
      </w:divBdr>
    </w:div>
    <w:div w:id="155926177">
      <w:marLeft w:val="640"/>
      <w:marRight w:val="0"/>
      <w:marTop w:val="0"/>
      <w:marBottom w:val="0"/>
      <w:divBdr>
        <w:top w:val="none" w:sz="0" w:space="0" w:color="auto"/>
        <w:left w:val="none" w:sz="0" w:space="0" w:color="auto"/>
        <w:bottom w:val="none" w:sz="0" w:space="0" w:color="auto"/>
        <w:right w:val="none" w:sz="0" w:space="0" w:color="auto"/>
      </w:divBdr>
    </w:div>
    <w:div w:id="155998531">
      <w:marLeft w:val="640"/>
      <w:marRight w:val="0"/>
      <w:marTop w:val="0"/>
      <w:marBottom w:val="0"/>
      <w:divBdr>
        <w:top w:val="none" w:sz="0" w:space="0" w:color="auto"/>
        <w:left w:val="none" w:sz="0" w:space="0" w:color="auto"/>
        <w:bottom w:val="none" w:sz="0" w:space="0" w:color="auto"/>
        <w:right w:val="none" w:sz="0" w:space="0" w:color="auto"/>
      </w:divBdr>
    </w:div>
    <w:div w:id="156073233">
      <w:marLeft w:val="640"/>
      <w:marRight w:val="0"/>
      <w:marTop w:val="0"/>
      <w:marBottom w:val="0"/>
      <w:divBdr>
        <w:top w:val="none" w:sz="0" w:space="0" w:color="auto"/>
        <w:left w:val="none" w:sz="0" w:space="0" w:color="auto"/>
        <w:bottom w:val="none" w:sz="0" w:space="0" w:color="auto"/>
        <w:right w:val="none" w:sz="0" w:space="0" w:color="auto"/>
      </w:divBdr>
    </w:div>
    <w:div w:id="156073494">
      <w:marLeft w:val="640"/>
      <w:marRight w:val="0"/>
      <w:marTop w:val="0"/>
      <w:marBottom w:val="0"/>
      <w:divBdr>
        <w:top w:val="none" w:sz="0" w:space="0" w:color="auto"/>
        <w:left w:val="none" w:sz="0" w:space="0" w:color="auto"/>
        <w:bottom w:val="none" w:sz="0" w:space="0" w:color="auto"/>
        <w:right w:val="none" w:sz="0" w:space="0" w:color="auto"/>
      </w:divBdr>
    </w:div>
    <w:div w:id="156196360">
      <w:marLeft w:val="640"/>
      <w:marRight w:val="0"/>
      <w:marTop w:val="0"/>
      <w:marBottom w:val="0"/>
      <w:divBdr>
        <w:top w:val="none" w:sz="0" w:space="0" w:color="auto"/>
        <w:left w:val="none" w:sz="0" w:space="0" w:color="auto"/>
        <w:bottom w:val="none" w:sz="0" w:space="0" w:color="auto"/>
        <w:right w:val="none" w:sz="0" w:space="0" w:color="auto"/>
      </w:divBdr>
    </w:div>
    <w:div w:id="156265301">
      <w:marLeft w:val="640"/>
      <w:marRight w:val="0"/>
      <w:marTop w:val="0"/>
      <w:marBottom w:val="0"/>
      <w:divBdr>
        <w:top w:val="none" w:sz="0" w:space="0" w:color="auto"/>
        <w:left w:val="none" w:sz="0" w:space="0" w:color="auto"/>
        <w:bottom w:val="none" w:sz="0" w:space="0" w:color="auto"/>
        <w:right w:val="none" w:sz="0" w:space="0" w:color="auto"/>
      </w:divBdr>
    </w:div>
    <w:div w:id="156265725">
      <w:marLeft w:val="640"/>
      <w:marRight w:val="0"/>
      <w:marTop w:val="0"/>
      <w:marBottom w:val="0"/>
      <w:divBdr>
        <w:top w:val="none" w:sz="0" w:space="0" w:color="auto"/>
        <w:left w:val="none" w:sz="0" w:space="0" w:color="auto"/>
        <w:bottom w:val="none" w:sz="0" w:space="0" w:color="auto"/>
        <w:right w:val="none" w:sz="0" w:space="0" w:color="auto"/>
      </w:divBdr>
    </w:div>
    <w:div w:id="156313665">
      <w:marLeft w:val="640"/>
      <w:marRight w:val="0"/>
      <w:marTop w:val="0"/>
      <w:marBottom w:val="0"/>
      <w:divBdr>
        <w:top w:val="none" w:sz="0" w:space="0" w:color="auto"/>
        <w:left w:val="none" w:sz="0" w:space="0" w:color="auto"/>
        <w:bottom w:val="none" w:sz="0" w:space="0" w:color="auto"/>
        <w:right w:val="none" w:sz="0" w:space="0" w:color="auto"/>
      </w:divBdr>
    </w:div>
    <w:div w:id="156387728">
      <w:marLeft w:val="640"/>
      <w:marRight w:val="0"/>
      <w:marTop w:val="0"/>
      <w:marBottom w:val="0"/>
      <w:divBdr>
        <w:top w:val="none" w:sz="0" w:space="0" w:color="auto"/>
        <w:left w:val="none" w:sz="0" w:space="0" w:color="auto"/>
        <w:bottom w:val="none" w:sz="0" w:space="0" w:color="auto"/>
        <w:right w:val="none" w:sz="0" w:space="0" w:color="auto"/>
      </w:divBdr>
    </w:div>
    <w:div w:id="156504169">
      <w:marLeft w:val="640"/>
      <w:marRight w:val="0"/>
      <w:marTop w:val="0"/>
      <w:marBottom w:val="0"/>
      <w:divBdr>
        <w:top w:val="none" w:sz="0" w:space="0" w:color="auto"/>
        <w:left w:val="none" w:sz="0" w:space="0" w:color="auto"/>
        <w:bottom w:val="none" w:sz="0" w:space="0" w:color="auto"/>
        <w:right w:val="none" w:sz="0" w:space="0" w:color="auto"/>
      </w:divBdr>
    </w:div>
    <w:div w:id="156504807">
      <w:marLeft w:val="640"/>
      <w:marRight w:val="0"/>
      <w:marTop w:val="0"/>
      <w:marBottom w:val="0"/>
      <w:divBdr>
        <w:top w:val="none" w:sz="0" w:space="0" w:color="auto"/>
        <w:left w:val="none" w:sz="0" w:space="0" w:color="auto"/>
        <w:bottom w:val="none" w:sz="0" w:space="0" w:color="auto"/>
        <w:right w:val="none" w:sz="0" w:space="0" w:color="auto"/>
      </w:divBdr>
    </w:div>
    <w:div w:id="156575363">
      <w:marLeft w:val="640"/>
      <w:marRight w:val="0"/>
      <w:marTop w:val="0"/>
      <w:marBottom w:val="0"/>
      <w:divBdr>
        <w:top w:val="none" w:sz="0" w:space="0" w:color="auto"/>
        <w:left w:val="none" w:sz="0" w:space="0" w:color="auto"/>
        <w:bottom w:val="none" w:sz="0" w:space="0" w:color="auto"/>
        <w:right w:val="none" w:sz="0" w:space="0" w:color="auto"/>
      </w:divBdr>
    </w:div>
    <w:div w:id="156576748">
      <w:marLeft w:val="640"/>
      <w:marRight w:val="0"/>
      <w:marTop w:val="0"/>
      <w:marBottom w:val="0"/>
      <w:divBdr>
        <w:top w:val="none" w:sz="0" w:space="0" w:color="auto"/>
        <w:left w:val="none" w:sz="0" w:space="0" w:color="auto"/>
        <w:bottom w:val="none" w:sz="0" w:space="0" w:color="auto"/>
        <w:right w:val="none" w:sz="0" w:space="0" w:color="auto"/>
      </w:divBdr>
    </w:div>
    <w:div w:id="156727863">
      <w:marLeft w:val="640"/>
      <w:marRight w:val="0"/>
      <w:marTop w:val="0"/>
      <w:marBottom w:val="0"/>
      <w:divBdr>
        <w:top w:val="none" w:sz="0" w:space="0" w:color="auto"/>
        <w:left w:val="none" w:sz="0" w:space="0" w:color="auto"/>
        <w:bottom w:val="none" w:sz="0" w:space="0" w:color="auto"/>
        <w:right w:val="none" w:sz="0" w:space="0" w:color="auto"/>
      </w:divBdr>
    </w:div>
    <w:div w:id="156770412">
      <w:marLeft w:val="640"/>
      <w:marRight w:val="0"/>
      <w:marTop w:val="0"/>
      <w:marBottom w:val="0"/>
      <w:divBdr>
        <w:top w:val="none" w:sz="0" w:space="0" w:color="auto"/>
        <w:left w:val="none" w:sz="0" w:space="0" w:color="auto"/>
        <w:bottom w:val="none" w:sz="0" w:space="0" w:color="auto"/>
        <w:right w:val="none" w:sz="0" w:space="0" w:color="auto"/>
      </w:divBdr>
    </w:div>
    <w:div w:id="156774241">
      <w:marLeft w:val="640"/>
      <w:marRight w:val="0"/>
      <w:marTop w:val="0"/>
      <w:marBottom w:val="0"/>
      <w:divBdr>
        <w:top w:val="none" w:sz="0" w:space="0" w:color="auto"/>
        <w:left w:val="none" w:sz="0" w:space="0" w:color="auto"/>
        <w:bottom w:val="none" w:sz="0" w:space="0" w:color="auto"/>
        <w:right w:val="none" w:sz="0" w:space="0" w:color="auto"/>
      </w:divBdr>
    </w:div>
    <w:div w:id="156774542">
      <w:marLeft w:val="640"/>
      <w:marRight w:val="0"/>
      <w:marTop w:val="0"/>
      <w:marBottom w:val="0"/>
      <w:divBdr>
        <w:top w:val="none" w:sz="0" w:space="0" w:color="auto"/>
        <w:left w:val="none" w:sz="0" w:space="0" w:color="auto"/>
        <w:bottom w:val="none" w:sz="0" w:space="0" w:color="auto"/>
        <w:right w:val="none" w:sz="0" w:space="0" w:color="auto"/>
      </w:divBdr>
    </w:div>
    <w:div w:id="156847792">
      <w:marLeft w:val="640"/>
      <w:marRight w:val="0"/>
      <w:marTop w:val="0"/>
      <w:marBottom w:val="0"/>
      <w:divBdr>
        <w:top w:val="none" w:sz="0" w:space="0" w:color="auto"/>
        <w:left w:val="none" w:sz="0" w:space="0" w:color="auto"/>
        <w:bottom w:val="none" w:sz="0" w:space="0" w:color="auto"/>
        <w:right w:val="none" w:sz="0" w:space="0" w:color="auto"/>
      </w:divBdr>
    </w:div>
    <w:div w:id="156849397">
      <w:marLeft w:val="640"/>
      <w:marRight w:val="0"/>
      <w:marTop w:val="0"/>
      <w:marBottom w:val="0"/>
      <w:divBdr>
        <w:top w:val="none" w:sz="0" w:space="0" w:color="auto"/>
        <w:left w:val="none" w:sz="0" w:space="0" w:color="auto"/>
        <w:bottom w:val="none" w:sz="0" w:space="0" w:color="auto"/>
        <w:right w:val="none" w:sz="0" w:space="0" w:color="auto"/>
      </w:divBdr>
    </w:div>
    <w:div w:id="156850566">
      <w:marLeft w:val="640"/>
      <w:marRight w:val="0"/>
      <w:marTop w:val="0"/>
      <w:marBottom w:val="0"/>
      <w:divBdr>
        <w:top w:val="none" w:sz="0" w:space="0" w:color="auto"/>
        <w:left w:val="none" w:sz="0" w:space="0" w:color="auto"/>
        <w:bottom w:val="none" w:sz="0" w:space="0" w:color="auto"/>
        <w:right w:val="none" w:sz="0" w:space="0" w:color="auto"/>
      </w:divBdr>
    </w:div>
    <w:div w:id="156851495">
      <w:marLeft w:val="640"/>
      <w:marRight w:val="0"/>
      <w:marTop w:val="0"/>
      <w:marBottom w:val="0"/>
      <w:divBdr>
        <w:top w:val="none" w:sz="0" w:space="0" w:color="auto"/>
        <w:left w:val="none" w:sz="0" w:space="0" w:color="auto"/>
        <w:bottom w:val="none" w:sz="0" w:space="0" w:color="auto"/>
        <w:right w:val="none" w:sz="0" w:space="0" w:color="auto"/>
      </w:divBdr>
    </w:div>
    <w:div w:id="156921363">
      <w:marLeft w:val="640"/>
      <w:marRight w:val="0"/>
      <w:marTop w:val="0"/>
      <w:marBottom w:val="0"/>
      <w:divBdr>
        <w:top w:val="none" w:sz="0" w:space="0" w:color="auto"/>
        <w:left w:val="none" w:sz="0" w:space="0" w:color="auto"/>
        <w:bottom w:val="none" w:sz="0" w:space="0" w:color="auto"/>
        <w:right w:val="none" w:sz="0" w:space="0" w:color="auto"/>
      </w:divBdr>
    </w:div>
    <w:div w:id="156923253">
      <w:marLeft w:val="640"/>
      <w:marRight w:val="0"/>
      <w:marTop w:val="0"/>
      <w:marBottom w:val="0"/>
      <w:divBdr>
        <w:top w:val="none" w:sz="0" w:space="0" w:color="auto"/>
        <w:left w:val="none" w:sz="0" w:space="0" w:color="auto"/>
        <w:bottom w:val="none" w:sz="0" w:space="0" w:color="auto"/>
        <w:right w:val="none" w:sz="0" w:space="0" w:color="auto"/>
      </w:divBdr>
    </w:div>
    <w:div w:id="156923715">
      <w:marLeft w:val="640"/>
      <w:marRight w:val="0"/>
      <w:marTop w:val="0"/>
      <w:marBottom w:val="0"/>
      <w:divBdr>
        <w:top w:val="none" w:sz="0" w:space="0" w:color="auto"/>
        <w:left w:val="none" w:sz="0" w:space="0" w:color="auto"/>
        <w:bottom w:val="none" w:sz="0" w:space="0" w:color="auto"/>
        <w:right w:val="none" w:sz="0" w:space="0" w:color="auto"/>
      </w:divBdr>
    </w:div>
    <w:div w:id="157112881">
      <w:marLeft w:val="640"/>
      <w:marRight w:val="0"/>
      <w:marTop w:val="0"/>
      <w:marBottom w:val="0"/>
      <w:divBdr>
        <w:top w:val="none" w:sz="0" w:space="0" w:color="auto"/>
        <w:left w:val="none" w:sz="0" w:space="0" w:color="auto"/>
        <w:bottom w:val="none" w:sz="0" w:space="0" w:color="auto"/>
        <w:right w:val="none" w:sz="0" w:space="0" w:color="auto"/>
      </w:divBdr>
    </w:div>
    <w:div w:id="157117448">
      <w:marLeft w:val="640"/>
      <w:marRight w:val="0"/>
      <w:marTop w:val="0"/>
      <w:marBottom w:val="0"/>
      <w:divBdr>
        <w:top w:val="none" w:sz="0" w:space="0" w:color="auto"/>
        <w:left w:val="none" w:sz="0" w:space="0" w:color="auto"/>
        <w:bottom w:val="none" w:sz="0" w:space="0" w:color="auto"/>
        <w:right w:val="none" w:sz="0" w:space="0" w:color="auto"/>
      </w:divBdr>
    </w:div>
    <w:div w:id="157158648">
      <w:marLeft w:val="640"/>
      <w:marRight w:val="0"/>
      <w:marTop w:val="0"/>
      <w:marBottom w:val="0"/>
      <w:divBdr>
        <w:top w:val="none" w:sz="0" w:space="0" w:color="auto"/>
        <w:left w:val="none" w:sz="0" w:space="0" w:color="auto"/>
        <w:bottom w:val="none" w:sz="0" w:space="0" w:color="auto"/>
        <w:right w:val="none" w:sz="0" w:space="0" w:color="auto"/>
      </w:divBdr>
    </w:div>
    <w:div w:id="157160237">
      <w:marLeft w:val="640"/>
      <w:marRight w:val="0"/>
      <w:marTop w:val="0"/>
      <w:marBottom w:val="0"/>
      <w:divBdr>
        <w:top w:val="none" w:sz="0" w:space="0" w:color="auto"/>
        <w:left w:val="none" w:sz="0" w:space="0" w:color="auto"/>
        <w:bottom w:val="none" w:sz="0" w:space="0" w:color="auto"/>
        <w:right w:val="none" w:sz="0" w:space="0" w:color="auto"/>
      </w:divBdr>
    </w:div>
    <w:div w:id="157309324">
      <w:marLeft w:val="640"/>
      <w:marRight w:val="0"/>
      <w:marTop w:val="0"/>
      <w:marBottom w:val="0"/>
      <w:divBdr>
        <w:top w:val="none" w:sz="0" w:space="0" w:color="auto"/>
        <w:left w:val="none" w:sz="0" w:space="0" w:color="auto"/>
        <w:bottom w:val="none" w:sz="0" w:space="0" w:color="auto"/>
        <w:right w:val="none" w:sz="0" w:space="0" w:color="auto"/>
      </w:divBdr>
    </w:div>
    <w:div w:id="157423584">
      <w:marLeft w:val="640"/>
      <w:marRight w:val="0"/>
      <w:marTop w:val="0"/>
      <w:marBottom w:val="0"/>
      <w:divBdr>
        <w:top w:val="none" w:sz="0" w:space="0" w:color="auto"/>
        <w:left w:val="none" w:sz="0" w:space="0" w:color="auto"/>
        <w:bottom w:val="none" w:sz="0" w:space="0" w:color="auto"/>
        <w:right w:val="none" w:sz="0" w:space="0" w:color="auto"/>
      </w:divBdr>
    </w:div>
    <w:div w:id="157429349">
      <w:marLeft w:val="640"/>
      <w:marRight w:val="0"/>
      <w:marTop w:val="0"/>
      <w:marBottom w:val="0"/>
      <w:divBdr>
        <w:top w:val="none" w:sz="0" w:space="0" w:color="auto"/>
        <w:left w:val="none" w:sz="0" w:space="0" w:color="auto"/>
        <w:bottom w:val="none" w:sz="0" w:space="0" w:color="auto"/>
        <w:right w:val="none" w:sz="0" w:space="0" w:color="auto"/>
      </w:divBdr>
    </w:div>
    <w:div w:id="157500550">
      <w:marLeft w:val="640"/>
      <w:marRight w:val="0"/>
      <w:marTop w:val="0"/>
      <w:marBottom w:val="0"/>
      <w:divBdr>
        <w:top w:val="none" w:sz="0" w:space="0" w:color="auto"/>
        <w:left w:val="none" w:sz="0" w:space="0" w:color="auto"/>
        <w:bottom w:val="none" w:sz="0" w:space="0" w:color="auto"/>
        <w:right w:val="none" w:sz="0" w:space="0" w:color="auto"/>
      </w:divBdr>
    </w:div>
    <w:div w:id="157506944">
      <w:marLeft w:val="640"/>
      <w:marRight w:val="0"/>
      <w:marTop w:val="0"/>
      <w:marBottom w:val="0"/>
      <w:divBdr>
        <w:top w:val="none" w:sz="0" w:space="0" w:color="auto"/>
        <w:left w:val="none" w:sz="0" w:space="0" w:color="auto"/>
        <w:bottom w:val="none" w:sz="0" w:space="0" w:color="auto"/>
        <w:right w:val="none" w:sz="0" w:space="0" w:color="auto"/>
      </w:divBdr>
    </w:div>
    <w:div w:id="157549542">
      <w:marLeft w:val="640"/>
      <w:marRight w:val="0"/>
      <w:marTop w:val="0"/>
      <w:marBottom w:val="0"/>
      <w:divBdr>
        <w:top w:val="none" w:sz="0" w:space="0" w:color="auto"/>
        <w:left w:val="none" w:sz="0" w:space="0" w:color="auto"/>
        <w:bottom w:val="none" w:sz="0" w:space="0" w:color="auto"/>
        <w:right w:val="none" w:sz="0" w:space="0" w:color="auto"/>
      </w:divBdr>
    </w:div>
    <w:div w:id="157620266">
      <w:marLeft w:val="640"/>
      <w:marRight w:val="0"/>
      <w:marTop w:val="0"/>
      <w:marBottom w:val="0"/>
      <w:divBdr>
        <w:top w:val="none" w:sz="0" w:space="0" w:color="auto"/>
        <w:left w:val="none" w:sz="0" w:space="0" w:color="auto"/>
        <w:bottom w:val="none" w:sz="0" w:space="0" w:color="auto"/>
        <w:right w:val="none" w:sz="0" w:space="0" w:color="auto"/>
      </w:divBdr>
    </w:div>
    <w:div w:id="157694213">
      <w:marLeft w:val="640"/>
      <w:marRight w:val="0"/>
      <w:marTop w:val="0"/>
      <w:marBottom w:val="0"/>
      <w:divBdr>
        <w:top w:val="none" w:sz="0" w:space="0" w:color="auto"/>
        <w:left w:val="none" w:sz="0" w:space="0" w:color="auto"/>
        <w:bottom w:val="none" w:sz="0" w:space="0" w:color="auto"/>
        <w:right w:val="none" w:sz="0" w:space="0" w:color="auto"/>
      </w:divBdr>
    </w:div>
    <w:div w:id="157959920">
      <w:marLeft w:val="640"/>
      <w:marRight w:val="0"/>
      <w:marTop w:val="0"/>
      <w:marBottom w:val="0"/>
      <w:divBdr>
        <w:top w:val="none" w:sz="0" w:space="0" w:color="auto"/>
        <w:left w:val="none" w:sz="0" w:space="0" w:color="auto"/>
        <w:bottom w:val="none" w:sz="0" w:space="0" w:color="auto"/>
        <w:right w:val="none" w:sz="0" w:space="0" w:color="auto"/>
      </w:divBdr>
    </w:div>
    <w:div w:id="157965437">
      <w:marLeft w:val="640"/>
      <w:marRight w:val="0"/>
      <w:marTop w:val="0"/>
      <w:marBottom w:val="0"/>
      <w:divBdr>
        <w:top w:val="none" w:sz="0" w:space="0" w:color="auto"/>
        <w:left w:val="none" w:sz="0" w:space="0" w:color="auto"/>
        <w:bottom w:val="none" w:sz="0" w:space="0" w:color="auto"/>
        <w:right w:val="none" w:sz="0" w:space="0" w:color="auto"/>
      </w:divBdr>
    </w:div>
    <w:div w:id="158078715">
      <w:marLeft w:val="640"/>
      <w:marRight w:val="0"/>
      <w:marTop w:val="0"/>
      <w:marBottom w:val="0"/>
      <w:divBdr>
        <w:top w:val="none" w:sz="0" w:space="0" w:color="auto"/>
        <w:left w:val="none" w:sz="0" w:space="0" w:color="auto"/>
        <w:bottom w:val="none" w:sz="0" w:space="0" w:color="auto"/>
        <w:right w:val="none" w:sz="0" w:space="0" w:color="auto"/>
      </w:divBdr>
    </w:div>
    <w:div w:id="158080945">
      <w:marLeft w:val="640"/>
      <w:marRight w:val="0"/>
      <w:marTop w:val="0"/>
      <w:marBottom w:val="0"/>
      <w:divBdr>
        <w:top w:val="none" w:sz="0" w:space="0" w:color="auto"/>
        <w:left w:val="none" w:sz="0" w:space="0" w:color="auto"/>
        <w:bottom w:val="none" w:sz="0" w:space="0" w:color="auto"/>
        <w:right w:val="none" w:sz="0" w:space="0" w:color="auto"/>
      </w:divBdr>
    </w:div>
    <w:div w:id="158082183">
      <w:marLeft w:val="640"/>
      <w:marRight w:val="0"/>
      <w:marTop w:val="0"/>
      <w:marBottom w:val="0"/>
      <w:divBdr>
        <w:top w:val="none" w:sz="0" w:space="0" w:color="auto"/>
        <w:left w:val="none" w:sz="0" w:space="0" w:color="auto"/>
        <w:bottom w:val="none" w:sz="0" w:space="0" w:color="auto"/>
        <w:right w:val="none" w:sz="0" w:space="0" w:color="auto"/>
      </w:divBdr>
    </w:div>
    <w:div w:id="158084622">
      <w:marLeft w:val="640"/>
      <w:marRight w:val="0"/>
      <w:marTop w:val="0"/>
      <w:marBottom w:val="0"/>
      <w:divBdr>
        <w:top w:val="none" w:sz="0" w:space="0" w:color="auto"/>
        <w:left w:val="none" w:sz="0" w:space="0" w:color="auto"/>
        <w:bottom w:val="none" w:sz="0" w:space="0" w:color="auto"/>
        <w:right w:val="none" w:sz="0" w:space="0" w:color="auto"/>
      </w:divBdr>
    </w:div>
    <w:div w:id="158086114">
      <w:marLeft w:val="640"/>
      <w:marRight w:val="0"/>
      <w:marTop w:val="0"/>
      <w:marBottom w:val="0"/>
      <w:divBdr>
        <w:top w:val="none" w:sz="0" w:space="0" w:color="auto"/>
        <w:left w:val="none" w:sz="0" w:space="0" w:color="auto"/>
        <w:bottom w:val="none" w:sz="0" w:space="0" w:color="auto"/>
        <w:right w:val="none" w:sz="0" w:space="0" w:color="auto"/>
      </w:divBdr>
    </w:div>
    <w:div w:id="158155679">
      <w:marLeft w:val="640"/>
      <w:marRight w:val="0"/>
      <w:marTop w:val="0"/>
      <w:marBottom w:val="0"/>
      <w:divBdr>
        <w:top w:val="none" w:sz="0" w:space="0" w:color="auto"/>
        <w:left w:val="none" w:sz="0" w:space="0" w:color="auto"/>
        <w:bottom w:val="none" w:sz="0" w:space="0" w:color="auto"/>
        <w:right w:val="none" w:sz="0" w:space="0" w:color="auto"/>
      </w:divBdr>
    </w:div>
    <w:div w:id="158159104">
      <w:marLeft w:val="640"/>
      <w:marRight w:val="0"/>
      <w:marTop w:val="0"/>
      <w:marBottom w:val="0"/>
      <w:divBdr>
        <w:top w:val="none" w:sz="0" w:space="0" w:color="auto"/>
        <w:left w:val="none" w:sz="0" w:space="0" w:color="auto"/>
        <w:bottom w:val="none" w:sz="0" w:space="0" w:color="auto"/>
        <w:right w:val="none" w:sz="0" w:space="0" w:color="auto"/>
      </w:divBdr>
    </w:div>
    <w:div w:id="158230778">
      <w:marLeft w:val="640"/>
      <w:marRight w:val="0"/>
      <w:marTop w:val="0"/>
      <w:marBottom w:val="0"/>
      <w:divBdr>
        <w:top w:val="none" w:sz="0" w:space="0" w:color="auto"/>
        <w:left w:val="none" w:sz="0" w:space="0" w:color="auto"/>
        <w:bottom w:val="none" w:sz="0" w:space="0" w:color="auto"/>
        <w:right w:val="none" w:sz="0" w:space="0" w:color="auto"/>
      </w:divBdr>
    </w:div>
    <w:div w:id="158276852">
      <w:marLeft w:val="640"/>
      <w:marRight w:val="0"/>
      <w:marTop w:val="0"/>
      <w:marBottom w:val="0"/>
      <w:divBdr>
        <w:top w:val="none" w:sz="0" w:space="0" w:color="auto"/>
        <w:left w:val="none" w:sz="0" w:space="0" w:color="auto"/>
        <w:bottom w:val="none" w:sz="0" w:space="0" w:color="auto"/>
        <w:right w:val="none" w:sz="0" w:space="0" w:color="auto"/>
      </w:divBdr>
    </w:div>
    <w:div w:id="158276875">
      <w:marLeft w:val="640"/>
      <w:marRight w:val="0"/>
      <w:marTop w:val="0"/>
      <w:marBottom w:val="0"/>
      <w:divBdr>
        <w:top w:val="none" w:sz="0" w:space="0" w:color="auto"/>
        <w:left w:val="none" w:sz="0" w:space="0" w:color="auto"/>
        <w:bottom w:val="none" w:sz="0" w:space="0" w:color="auto"/>
        <w:right w:val="none" w:sz="0" w:space="0" w:color="auto"/>
      </w:divBdr>
    </w:div>
    <w:div w:id="158279304">
      <w:marLeft w:val="640"/>
      <w:marRight w:val="0"/>
      <w:marTop w:val="0"/>
      <w:marBottom w:val="0"/>
      <w:divBdr>
        <w:top w:val="none" w:sz="0" w:space="0" w:color="auto"/>
        <w:left w:val="none" w:sz="0" w:space="0" w:color="auto"/>
        <w:bottom w:val="none" w:sz="0" w:space="0" w:color="auto"/>
        <w:right w:val="none" w:sz="0" w:space="0" w:color="auto"/>
      </w:divBdr>
    </w:div>
    <w:div w:id="158348769">
      <w:marLeft w:val="640"/>
      <w:marRight w:val="0"/>
      <w:marTop w:val="0"/>
      <w:marBottom w:val="0"/>
      <w:divBdr>
        <w:top w:val="none" w:sz="0" w:space="0" w:color="auto"/>
        <w:left w:val="none" w:sz="0" w:space="0" w:color="auto"/>
        <w:bottom w:val="none" w:sz="0" w:space="0" w:color="auto"/>
        <w:right w:val="none" w:sz="0" w:space="0" w:color="auto"/>
      </w:divBdr>
    </w:div>
    <w:div w:id="158428779">
      <w:marLeft w:val="640"/>
      <w:marRight w:val="0"/>
      <w:marTop w:val="0"/>
      <w:marBottom w:val="0"/>
      <w:divBdr>
        <w:top w:val="none" w:sz="0" w:space="0" w:color="auto"/>
        <w:left w:val="none" w:sz="0" w:space="0" w:color="auto"/>
        <w:bottom w:val="none" w:sz="0" w:space="0" w:color="auto"/>
        <w:right w:val="none" w:sz="0" w:space="0" w:color="auto"/>
      </w:divBdr>
    </w:div>
    <w:div w:id="158430799">
      <w:marLeft w:val="640"/>
      <w:marRight w:val="0"/>
      <w:marTop w:val="0"/>
      <w:marBottom w:val="0"/>
      <w:divBdr>
        <w:top w:val="none" w:sz="0" w:space="0" w:color="auto"/>
        <w:left w:val="none" w:sz="0" w:space="0" w:color="auto"/>
        <w:bottom w:val="none" w:sz="0" w:space="0" w:color="auto"/>
        <w:right w:val="none" w:sz="0" w:space="0" w:color="auto"/>
      </w:divBdr>
    </w:div>
    <w:div w:id="158431254">
      <w:marLeft w:val="640"/>
      <w:marRight w:val="0"/>
      <w:marTop w:val="0"/>
      <w:marBottom w:val="0"/>
      <w:divBdr>
        <w:top w:val="none" w:sz="0" w:space="0" w:color="auto"/>
        <w:left w:val="none" w:sz="0" w:space="0" w:color="auto"/>
        <w:bottom w:val="none" w:sz="0" w:space="0" w:color="auto"/>
        <w:right w:val="none" w:sz="0" w:space="0" w:color="auto"/>
      </w:divBdr>
    </w:div>
    <w:div w:id="158471362">
      <w:marLeft w:val="640"/>
      <w:marRight w:val="0"/>
      <w:marTop w:val="0"/>
      <w:marBottom w:val="0"/>
      <w:divBdr>
        <w:top w:val="none" w:sz="0" w:space="0" w:color="auto"/>
        <w:left w:val="none" w:sz="0" w:space="0" w:color="auto"/>
        <w:bottom w:val="none" w:sz="0" w:space="0" w:color="auto"/>
        <w:right w:val="none" w:sz="0" w:space="0" w:color="auto"/>
      </w:divBdr>
    </w:div>
    <w:div w:id="158736820">
      <w:marLeft w:val="640"/>
      <w:marRight w:val="0"/>
      <w:marTop w:val="0"/>
      <w:marBottom w:val="0"/>
      <w:divBdr>
        <w:top w:val="none" w:sz="0" w:space="0" w:color="auto"/>
        <w:left w:val="none" w:sz="0" w:space="0" w:color="auto"/>
        <w:bottom w:val="none" w:sz="0" w:space="0" w:color="auto"/>
        <w:right w:val="none" w:sz="0" w:space="0" w:color="auto"/>
      </w:divBdr>
    </w:div>
    <w:div w:id="158814912">
      <w:marLeft w:val="640"/>
      <w:marRight w:val="0"/>
      <w:marTop w:val="0"/>
      <w:marBottom w:val="0"/>
      <w:divBdr>
        <w:top w:val="none" w:sz="0" w:space="0" w:color="auto"/>
        <w:left w:val="none" w:sz="0" w:space="0" w:color="auto"/>
        <w:bottom w:val="none" w:sz="0" w:space="0" w:color="auto"/>
        <w:right w:val="none" w:sz="0" w:space="0" w:color="auto"/>
      </w:divBdr>
    </w:div>
    <w:div w:id="159080447">
      <w:marLeft w:val="640"/>
      <w:marRight w:val="0"/>
      <w:marTop w:val="0"/>
      <w:marBottom w:val="0"/>
      <w:divBdr>
        <w:top w:val="none" w:sz="0" w:space="0" w:color="auto"/>
        <w:left w:val="none" w:sz="0" w:space="0" w:color="auto"/>
        <w:bottom w:val="none" w:sz="0" w:space="0" w:color="auto"/>
        <w:right w:val="none" w:sz="0" w:space="0" w:color="auto"/>
      </w:divBdr>
    </w:div>
    <w:div w:id="159152467">
      <w:marLeft w:val="640"/>
      <w:marRight w:val="0"/>
      <w:marTop w:val="0"/>
      <w:marBottom w:val="0"/>
      <w:divBdr>
        <w:top w:val="none" w:sz="0" w:space="0" w:color="auto"/>
        <w:left w:val="none" w:sz="0" w:space="0" w:color="auto"/>
        <w:bottom w:val="none" w:sz="0" w:space="0" w:color="auto"/>
        <w:right w:val="none" w:sz="0" w:space="0" w:color="auto"/>
      </w:divBdr>
    </w:div>
    <w:div w:id="159396895">
      <w:marLeft w:val="640"/>
      <w:marRight w:val="0"/>
      <w:marTop w:val="0"/>
      <w:marBottom w:val="0"/>
      <w:divBdr>
        <w:top w:val="none" w:sz="0" w:space="0" w:color="auto"/>
        <w:left w:val="none" w:sz="0" w:space="0" w:color="auto"/>
        <w:bottom w:val="none" w:sz="0" w:space="0" w:color="auto"/>
        <w:right w:val="none" w:sz="0" w:space="0" w:color="auto"/>
      </w:divBdr>
    </w:div>
    <w:div w:id="159542702">
      <w:marLeft w:val="640"/>
      <w:marRight w:val="0"/>
      <w:marTop w:val="0"/>
      <w:marBottom w:val="0"/>
      <w:divBdr>
        <w:top w:val="none" w:sz="0" w:space="0" w:color="auto"/>
        <w:left w:val="none" w:sz="0" w:space="0" w:color="auto"/>
        <w:bottom w:val="none" w:sz="0" w:space="0" w:color="auto"/>
        <w:right w:val="none" w:sz="0" w:space="0" w:color="auto"/>
      </w:divBdr>
    </w:div>
    <w:div w:id="159585310">
      <w:marLeft w:val="640"/>
      <w:marRight w:val="0"/>
      <w:marTop w:val="0"/>
      <w:marBottom w:val="0"/>
      <w:divBdr>
        <w:top w:val="none" w:sz="0" w:space="0" w:color="auto"/>
        <w:left w:val="none" w:sz="0" w:space="0" w:color="auto"/>
        <w:bottom w:val="none" w:sz="0" w:space="0" w:color="auto"/>
        <w:right w:val="none" w:sz="0" w:space="0" w:color="auto"/>
      </w:divBdr>
    </w:div>
    <w:div w:id="159586513">
      <w:marLeft w:val="640"/>
      <w:marRight w:val="0"/>
      <w:marTop w:val="0"/>
      <w:marBottom w:val="0"/>
      <w:divBdr>
        <w:top w:val="none" w:sz="0" w:space="0" w:color="auto"/>
        <w:left w:val="none" w:sz="0" w:space="0" w:color="auto"/>
        <w:bottom w:val="none" w:sz="0" w:space="0" w:color="auto"/>
        <w:right w:val="none" w:sz="0" w:space="0" w:color="auto"/>
      </w:divBdr>
    </w:div>
    <w:div w:id="159590799">
      <w:marLeft w:val="480"/>
      <w:marRight w:val="0"/>
      <w:marTop w:val="0"/>
      <w:marBottom w:val="0"/>
      <w:divBdr>
        <w:top w:val="none" w:sz="0" w:space="0" w:color="auto"/>
        <w:left w:val="none" w:sz="0" w:space="0" w:color="auto"/>
        <w:bottom w:val="none" w:sz="0" w:space="0" w:color="auto"/>
        <w:right w:val="none" w:sz="0" w:space="0" w:color="auto"/>
      </w:divBdr>
    </w:div>
    <w:div w:id="159658901">
      <w:marLeft w:val="640"/>
      <w:marRight w:val="0"/>
      <w:marTop w:val="0"/>
      <w:marBottom w:val="0"/>
      <w:divBdr>
        <w:top w:val="none" w:sz="0" w:space="0" w:color="auto"/>
        <w:left w:val="none" w:sz="0" w:space="0" w:color="auto"/>
        <w:bottom w:val="none" w:sz="0" w:space="0" w:color="auto"/>
        <w:right w:val="none" w:sz="0" w:space="0" w:color="auto"/>
      </w:divBdr>
    </w:div>
    <w:div w:id="159733788">
      <w:marLeft w:val="480"/>
      <w:marRight w:val="0"/>
      <w:marTop w:val="0"/>
      <w:marBottom w:val="0"/>
      <w:divBdr>
        <w:top w:val="none" w:sz="0" w:space="0" w:color="auto"/>
        <w:left w:val="none" w:sz="0" w:space="0" w:color="auto"/>
        <w:bottom w:val="none" w:sz="0" w:space="0" w:color="auto"/>
        <w:right w:val="none" w:sz="0" w:space="0" w:color="auto"/>
      </w:divBdr>
    </w:div>
    <w:div w:id="159779003">
      <w:marLeft w:val="640"/>
      <w:marRight w:val="0"/>
      <w:marTop w:val="0"/>
      <w:marBottom w:val="0"/>
      <w:divBdr>
        <w:top w:val="none" w:sz="0" w:space="0" w:color="auto"/>
        <w:left w:val="none" w:sz="0" w:space="0" w:color="auto"/>
        <w:bottom w:val="none" w:sz="0" w:space="0" w:color="auto"/>
        <w:right w:val="none" w:sz="0" w:space="0" w:color="auto"/>
      </w:divBdr>
    </w:div>
    <w:div w:id="159781741">
      <w:marLeft w:val="640"/>
      <w:marRight w:val="0"/>
      <w:marTop w:val="0"/>
      <w:marBottom w:val="0"/>
      <w:divBdr>
        <w:top w:val="none" w:sz="0" w:space="0" w:color="auto"/>
        <w:left w:val="none" w:sz="0" w:space="0" w:color="auto"/>
        <w:bottom w:val="none" w:sz="0" w:space="0" w:color="auto"/>
        <w:right w:val="none" w:sz="0" w:space="0" w:color="auto"/>
      </w:divBdr>
    </w:div>
    <w:div w:id="159783906">
      <w:marLeft w:val="640"/>
      <w:marRight w:val="0"/>
      <w:marTop w:val="0"/>
      <w:marBottom w:val="0"/>
      <w:divBdr>
        <w:top w:val="none" w:sz="0" w:space="0" w:color="auto"/>
        <w:left w:val="none" w:sz="0" w:space="0" w:color="auto"/>
        <w:bottom w:val="none" w:sz="0" w:space="0" w:color="auto"/>
        <w:right w:val="none" w:sz="0" w:space="0" w:color="auto"/>
      </w:divBdr>
    </w:div>
    <w:div w:id="159928041">
      <w:marLeft w:val="640"/>
      <w:marRight w:val="0"/>
      <w:marTop w:val="0"/>
      <w:marBottom w:val="0"/>
      <w:divBdr>
        <w:top w:val="none" w:sz="0" w:space="0" w:color="auto"/>
        <w:left w:val="none" w:sz="0" w:space="0" w:color="auto"/>
        <w:bottom w:val="none" w:sz="0" w:space="0" w:color="auto"/>
        <w:right w:val="none" w:sz="0" w:space="0" w:color="auto"/>
      </w:divBdr>
    </w:div>
    <w:div w:id="159933114">
      <w:marLeft w:val="640"/>
      <w:marRight w:val="0"/>
      <w:marTop w:val="0"/>
      <w:marBottom w:val="0"/>
      <w:divBdr>
        <w:top w:val="none" w:sz="0" w:space="0" w:color="auto"/>
        <w:left w:val="none" w:sz="0" w:space="0" w:color="auto"/>
        <w:bottom w:val="none" w:sz="0" w:space="0" w:color="auto"/>
        <w:right w:val="none" w:sz="0" w:space="0" w:color="auto"/>
      </w:divBdr>
    </w:div>
    <w:div w:id="160047651">
      <w:marLeft w:val="640"/>
      <w:marRight w:val="0"/>
      <w:marTop w:val="0"/>
      <w:marBottom w:val="0"/>
      <w:divBdr>
        <w:top w:val="none" w:sz="0" w:space="0" w:color="auto"/>
        <w:left w:val="none" w:sz="0" w:space="0" w:color="auto"/>
        <w:bottom w:val="none" w:sz="0" w:space="0" w:color="auto"/>
        <w:right w:val="none" w:sz="0" w:space="0" w:color="auto"/>
      </w:divBdr>
    </w:div>
    <w:div w:id="160236631">
      <w:marLeft w:val="640"/>
      <w:marRight w:val="0"/>
      <w:marTop w:val="0"/>
      <w:marBottom w:val="0"/>
      <w:divBdr>
        <w:top w:val="none" w:sz="0" w:space="0" w:color="auto"/>
        <w:left w:val="none" w:sz="0" w:space="0" w:color="auto"/>
        <w:bottom w:val="none" w:sz="0" w:space="0" w:color="auto"/>
        <w:right w:val="none" w:sz="0" w:space="0" w:color="auto"/>
      </w:divBdr>
    </w:div>
    <w:div w:id="160510448">
      <w:marLeft w:val="640"/>
      <w:marRight w:val="0"/>
      <w:marTop w:val="0"/>
      <w:marBottom w:val="0"/>
      <w:divBdr>
        <w:top w:val="none" w:sz="0" w:space="0" w:color="auto"/>
        <w:left w:val="none" w:sz="0" w:space="0" w:color="auto"/>
        <w:bottom w:val="none" w:sz="0" w:space="0" w:color="auto"/>
        <w:right w:val="none" w:sz="0" w:space="0" w:color="auto"/>
      </w:divBdr>
    </w:div>
    <w:div w:id="160512558">
      <w:marLeft w:val="640"/>
      <w:marRight w:val="0"/>
      <w:marTop w:val="0"/>
      <w:marBottom w:val="0"/>
      <w:divBdr>
        <w:top w:val="none" w:sz="0" w:space="0" w:color="auto"/>
        <w:left w:val="none" w:sz="0" w:space="0" w:color="auto"/>
        <w:bottom w:val="none" w:sz="0" w:space="0" w:color="auto"/>
        <w:right w:val="none" w:sz="0" w:space="0" w:color="auto"/>
      </w:divBdr>
    </w:div>
    <w:div w:id="160582052">
      <w:marLeft w:val="640"/>
      <w:marRight w:val="0"/>
      <w:marTop w:val="0"/>
      <w:marBottom w:val="0"/>
      <w:divBdr>
        <w:top w:val="none" w:sz="0" w:space="0" w:color="auto"/>
        <w:left w:val="none" w:sz="0" w:space="0" w:color="auto"/>
        <w:bottom w:val="none" w:sz="0" w:space="0" w:color="auto"/>
        <w:right w:val="none" w:sz="0" w:space="0" w:color="auto"/>
      </w:divBdr>
    </w:div>
    <w:div w:id="160583954">
      <w:marLeft w:val="640"/>
      <w:marRight w:val="0"/>
      <w:marTop w:val="0"/>
      <w:marBottom w:val="0"/>
      <w:divBdr>
        <w:top w:val="none" w:sz="0" w:space="0" w:color="auto"/>
        <w:left w:val="none" w:sz="0" w:space="0" w:color="auto"/>
        <w:bottom w:val="none" w:sz="0" w:space="0" w:color="auto"/>
        <w:right w:val="none" w:sz="0" w:space="0" w:color="auto"/>
      </w:divBdr>
    </w:div>
    <w:div w:id="160584331">
      <w:marLeft w:val="640"/>
      <w:marRight w:val="0"/>
      <w:marTop w:val="0"/>
      <w:marBottom w:val="0"/>
      <w:divBdr>
        <w:top w:val="none" w:sz="0" w:space="0" w:color="auto"/>
        <w:left w:val="none" w:sz="0" w:space="0" w:color="auto"/>
        <w:bottom w:val="none" w:sz="0" w:space="0" w:color="auto"/>
        <w:right w:val="none" w:sz="0" w:space="0" w:color="auto"/>
      </w:divBdr>
    </w:div>
    <w:div w:id="160588219">
      <w:marLeft w:val="640"/>
      <w:marRight w:val="0"/>
      <w:marTop w:val="0"/>
      <w:marBottom w:val="0"/>
      <w:divBdr>
        <w:top w:val="none" w:sz="0" w:space="0" w:color="auto"/>
        <w:left w:val="none" w:sz="0" w:space="0" w:color="auto"/>
        <w:bottom w:val="none" w:sz="0" w:space="0" w:color="auto"/>
        <w:right w:val="none" w:sz="0" w:space="0" w:color="auto"/>
      </w:divBdr>
    </w:div>
    <w:div w:id="160656877">
      <w:marLeft w:val="640"/>
      <w:marRight w:val="0"/>
      <w:marTop w:val="0"/>
      <w:marBottom w:val="0"/>
      <w:divBdr>
        <w:top w:val="none" w:sz="0" w:space="0" w:color="auto"/>
        <w:left w:val="none" w:sz="0" w:space="0" w:color="auto"/>
        <w:bottom w:val="none" w:sz="0" w:space="0" w:color="auto"/>
        <w:right w:val="none" w:sz="0" w:space="0" w:color="auto"/>
      </w:divBdr>
    </w:div>
    <w:div w:id="160700402">
      <w:marLeft w:val="640"/>
      <w:marRight w:val="0"/>
      <w:marTop w:val="0"/>
      <w:marBottom w:val="0"/>
      <w:divBdr>
        <w:top w:val="none" w:sz="0" w:space="0" w:color="auto"/>
        <w:left w:val="none" w:sz="0" w:space="0" w:color="auto"/>
        <w:bottom w:val="none" w:sz="0" w:space="0" w:color="auto"/>
        <w:right w:val="none" w:sz="0" w:space="0" w:color="auto"/>
      </w:divBdr>
    </w:div>
    <w:div w:id="160704082">
      <w:marLeft w:val="640"/>
      <w:marRight w:val="0"/>
      <w:marTop w:val="0"/>
      <w:marBottom w:val="0"/>
      <w:divBdr>
        <w:top w:val="none" w:sz="0" w:space="0" w:color="auto"/>
        <w:left w:val="none" w:sz="0" w:space="0" w:color="auto"/>
        <w:bottom w:val="none" w:sz="0" w:space="0" w:color="auto"/>
        <w:right w:val="none" w:sz="0" w:space="0" w:color="auto"/>
      </w:divBdr>
    </w:div>
    <w:div w:id="160776147">
      <w:marLeft w:val="640"/>
      <w:marRight w:val="0"/>
      <w:marTop w:val="0"/>
      <w:marBottom w:val="0"/>
      <w:divBdr>
        <w:top w:val="none" w:sz="0" w:space="0" w:color="auto"/>
        <w:left w:val="none" w:sz="0" w:space="0" w:color="auto"/>
        <w:bottom w:val="none" w:sz="0" w:space="0" w:color="auto"/>
        <w:right w:val="none" w:sz="0" w:space="0" w:color="auto"/>
      </w:divBdr>
    </w:div>
    <w:div w:id="160779523">
      <w:marLeft w:val="640"/>
      <w:marRight w:val="0"/>
      <w:marTop w:val="0"/>
      <w:marBottom w:val="0"/>
      <w:divBdr>
        <w:top w:val="none" w:sz="0" w:space="0" w:color="auto"/>
        <w:left w:val="none" w:sz="0" w:space="0" w:color="auto"/>
        <w:bottom w:val="none" w:sz="0" w:space="0" w:color="auto"/>
        <w:right w:val="none" w:sz="0" w:space="0" w:color="auto"/>
      </w:divBdr>
    </w:div>
    <w:div w:id="160855225">
      <w:marLeft w:val="640"/>
      <w:marRight w:val="0"/>
      <w:marTop w:val="0"/>
      <w:marBottom w:val="0"/>
      <w:divBdr>
        <w:top w:val="none" w:sz="0" w:space="0" w:color="auto"/>
        <w:left w:val="none" w:sz="0" w:space="0" w:color="auto"/>
        <w:bottom w:val="none" w:sz="0" w:space="0" w:color="auto"/>
        <w:right w:val="none" w:sz="0" w:space="0" w:color="auto"/>
      </w:divBdr>
    </w:div>
    <w:div w:id="160855796">
      <w:marLeft w:val="640"/>
      <w:marRight w:val="0"/>
      <w:marTop w:val="0"/>
      <w:marBottom w:val="0"/>
      <w:divBdr>
        <w:top w:val="none" w:sz="0" w:space="0" w:color="auto"/>
        <w:left w:val="none" w:sz="0" w:space="0" w:color="auto"/>
        <w:bottom w:val="none" w:sz="0" w:space="0" w:color="auto"/>
        <w:right w:val="none" w:sz="0" w:space="0" w:color="auto"/>
      </w:divBdr>
    </w:div>
    <w:div w:id="160857858">
      <w:marLeft w:val="640"/>
      <w:marRight w:val="0"/>
      <w:marTop w:val="0"/>
      <w:marBottom w:val="0"/>
      <w:divBdr>
        <w:top w:val="none" w:sz="0" w:space="0" w:color="auto"/>
        <w:left w:val="none" w:sz="0" w:space="0" w:color="auto"/>
        <w:bottom w:val="none" w:sz="0" w:space="0" w:color="auto"/>
        <w:right w:val="none" w:sz="0" w:space="0" w:color="auto"/>
      </w:divBdr>
    </w:div>
    <w:div w:id="161049296">
      <w:bodyDiv w:val="1"/>
      <w:marLeft w:val="0"/>
      <w:marRight w:val="0"/>
      <w:marTop w:val="0"/>
      <w:marBottom w:val="0"/>
      <w:divBdr>
        <w:top w:val="none" w:sz="0" w:space="0" w:color="auto"/>
        <w:left w:val="none" w:sz="0" w:space="0" w:color="auto"/>
        <w:bottom w:val="none" w:sz="0" w:space="0" w:color="auto"/>
        <w:right w:val="none" w:sz="0" w:space="0" w:color="auto"/>
      </w:divBdr>
    </w:div>
    <w:div w:id="161089793">
      <w:marLeft w:val="640"/>
      <w:marRight w:val="0"/>
      <w:marTop w:val="0"/>
      <w:marBottom w:val="0"/>
      <w:divBdr>
        <w:top w:val="none" w:sz="0" w:space="0" w:color="auto"/>
        <w:left w:val="none" w:sz="0" w:space="0" w:color="auto"/>
        <w:bottom w:val="none" w:sz="0" w:space="0" w:color="auto"/>
        <w:right w:val="none" w:sz="0" w:space="0" w:color="auto"/>
      </w:divBdr>
    </w:div>
    <w:div w:id="161094636">
      <w:marLeft w:val="640"/>
      <w:marRight w:val="0"/>
      <w:marTop w:val="0"/>
      <w:marBottom w:val="0"/>
      <w:divBdr>
        <w:top w:val="none" w:sz="0" w:space="0" w:color="auto"/>
        <w:left w:val="none" w:sz="0" w:space="0" w:color="auto"/>
        <w:bottom w:val="none" w:sz="0" w:space="0" w:color="auto"/>
        <w:right w:val="none" w:sz="0" w:space="0" w:color="auto"/>
      </w:divBdr>
    </w:div>
    <w:div w:id="161094955">
      <w:marLeft w:val="640"/>
      <w:marRight w:val="0"/>
      <w:marTop w:val="0"/>
      <w:marBottom w:val="0"/>
      <w:divBdr>
        <w:top w:val="none" w:sz="0" w:space="0" w:color="auto"/>
        <w:left w:val="none" w:sz="0" w:space="0" w:color="auto"/>
        <w:bottom w:val="none" w:sz="0" w:space="0" w:color="auto"/>
        <w:right w:val="none" w:sz="0" w:space="0" w:color="auto"/>
      </w:divBdr>
    </w:div>
    <w:div w:id="161118663">
      <w:marLeft w:val="640"/>
      <w:marRight w:val="0"/>
      <w:marTop w:val="0"/>
      <w:marBottom w:val="0"/>
      <w:divBdr>
        <w:top w:val="none" w:sz="0" w:space="0" w:color="auto"/>
        <w:left w:val="none" w:sz="0" w:space="0" w:color="auto"/>
        <w:bottom w:val="none" w:sz="0" w:space="0" w:color="auto"/>
        <w:right w:val="none" w:sz="0" w:space="0" w:color="auto"/>
      </w:divBdr>
    </w:div>
    <w:div w:id="161120052">
      <w:marLeft w:val="640"/>
      <w:marRight w:val="0"/>
      <w:marTop w:val="0"/>
      <w:marBottom w:val="0"/>
      <w:divBdr>
        <w:top w:val="none" w:sz="0" w:space="0" w:color="auto"/>
        <w:left w:val="none" w:sz="0" w:space="0" w:color="auto"/>
        <w:bottom w:val="none" w:sz="0" w:space="0" w:color="auto"/>
        <w:right w:val="none" w:sz="0" w:space="0" w:color="auto"/>
      </w:divBdr>
    </w:div>
    <w:div w:id="161163968">
      <w:marLeft w:val="480"/>
      <w:marRight w:val="0"/>
      <w:marTop w:val="0"/>
      <w:marBottom w:val="0"/>
      <w:divBdr>
        <w:top w:val="none" w:sz="0" w:space="0" w:color="auto"/>
        <w:left w:val="none" w:sz="0" w:space="0" w:color="auto"/>
        <w:bottom w:val="none" w:sz="0" w:space="0" w:color="auto"/>
        <w:right w:val="none" w:sz="0" w:space="0" w:color="auto"/>
      </w:divBdr>
    </w:div>
    <w:div w:id="161286379">
      <w:marLeft w:val="640"/>
      <w:marRight w:val="0"/>
      <w:marTop w:val="0"/>
      <w:marBottom w:val="0"/>
      <w:divBdr>
        <w:top w:val="none" w:sz="0" w:space="0" w:color="auto"/>
        <w:left w:val="none" w:sz="0" w:space="0" w:color="auto"/>
        <w:bottom w:val="none" w:sz="0" w:space="0" w:color="auto"/>
        <w:right w:val="none" w:sz="0" w:space="0" w:color="auto"/>
      </w:divBdr>
    </w:div>
    <w:div w:id="161510201">
      <w:marLeft w:val="640"/>
      <w:marRight w:val="0"/>
      <w:marTop w:val="0"/>
      <w:marBottom w:val="0"/>
      <w:divBdr>
        <w:top w:val="none" w:sz="0" w:space="0" w:color="auto"/>
        <w:left w:val="none" w:sz="0" w:space="0" w:color="auto"/>
        <w:bottom w:val="none" w:sz="0" w:space="0" w:color="auto"/>
        <w:right w:val="none" w:sz="0" w:space="0" w:color="auto"/>
      </w:divBdr>
    </w:div>
    <w:div w:id="161512531">
      <w:marLeft w:val="640"/>
      <w:marRight w:val="0"/>
      <w:marTop w:val="0"/>
      <w:marBottom w:val="0"/>
      <w:divBdr>
        <w:top w:val="none" w:sz="0" w:space="0" w:color="auto"/>
        <w:left w:val="none" w:sz="0" w:space="0" w:color="auto"/>
        <w:bottom w:val="none" w:sz="0" w:space="0" w:color="auto"/>
        <w:right w:val="none" w:sz="0" w:space="0" w:color="auto"/>
      </w:divBdr>
    </w:div>
    <w:div w:id="161552071">
      <w:marLeft w:val="640"/>
      <w:marRight w:val="0"/>
      <w:marTop w:val="0"/>
      <w:marBottom w:val="0"/>
      <w:divBdr>
        <w:top w:val="none" w:sz="0" w:space="0" w:color="auto"/>
        <w:left w:val="none" w:sz="0" w:space="0" w:color="auto"/>
        <w:bottom w:val="none" w:sz="0" w:space="0" w:color="auto"/>
        <w:right w:val="none" w:sz="0" w:space="0" w:color="auto"/>
      </w:divBdr>
    </w:div>
    <w:div w:id="161623003">
      <w:marLeft w:val="640"/>
      <w:marRight w:val="0"/>
      <w:marTop w:val="0"/>
      <w:marBottom w:val="0"/>
      <w:divBdr>
        <w:top w:val="none" w:sz="0" w:space="0" w:color="auto"/>
        <w:left w:val="none" w:sz="0" w:space="0" w:color="auto"/>
        <w:bottom w:val="none" w:sz="0" w:space="0" w:color="auto"/>
        <w:right w:val="none" w:sz="0" w:space="0" w:color="auto"/>
      </w:divBdr>
    </w:div>
    <w:div w:id="161624967">
      <w:marLeft w:val="640"/>
      <w:marRight w:val="0"/>
      <w:marTop w:val="0"/>
      <w:marBottom w:val="0"/>
      <w:divBdr>
        <w:top w:val="none" w:sz="0" w:space="0" w:color="auto"/>
        <w:left w:val="none" w:sz="0" w:space="0" w:color="auto"/>
        <w:bottom w:val="none" w:sz="0" w:space="0" w:color="auto"/>
        <w:right w:val="none" w:sz="0" w:space="0" w:color="auto"/>
      </w:divBdr>
    </w:div>
    <w:div w:id="161626025">
      <w:marLeft w:val="640"/>
      <w:marRight w:val="0"/>
      <w:marTop w:val="0"/>
      <w:marBottom w:val="0"/>
      <w:divBdr>
        <w:top w:val="none" w:sz="0" w:space="0" w:color="auto"/>
        <w:left w:val="none" w:sz="0" w:space="0" w:color="auto"/>
        <w:bottom w:val="none" w:sz="0" w:space="0" w:color="auto"/>
        <w:right w:val="none" w:sz="0" w:space="0" w:color="auto"/>
      </w:divBdr>
    </w:div>
    <w:div w:id="161701712">
      <w:marLeft w:val="640"/>
      <w:marRight w:val="0"/>
      <w:marTop w:val="0"/>
      <w:marBottom w:val="0"/>
      <w:divBdr>
        <w:top w:val="none" w:sz="0" w:space="0" w:color="auto"/>
        <w:left w:val="none" w:sz="0" w:space="0" w:color="auto"/>
        <w:bottom w:val="none" w:sz="0" w:space="0" w:color="auto"/>
        <w:right w:val="none" w:sz="0" w:space="0" w:color="auto"/>
      </w:divBdr>
    </w:div>
    <w:div w:id="161702604">
      <w:marLeft w:val="640"/>
      <w:marRight w:val="0"/>
      <w:marTop w:val="0"/>
      <w:marBottom w:val="0"/>
      <w:divBdr>
        <w:top w:val="none" w:sz="0" w:space="0" w:color="auto"/>
        <w:left w:val="none" w:sz="0" w:space="0" w:color="auto"/>
        <w:bottom w:val="none" w:sz="0" w:space="0" w:color="auto"/>
        <w:right w:val="none" w:sz="0" w:space="0" w:color="auto"/>
      </w:divBdr>
    </w:div>
    <w:div w:id="161704059">
      <w:marLeft w:val="640"/>
      <w:marRight w:val="0"/>
      <w:marTop w:val="0"/>
      <w:marBottom w:val="0"/>
      <w:divBdr>
        <w:top w:val="none" w:sz="0" w:space="0" w:color="auto"/>
        <w:left w:val="none" w:sz="0" w:space="0" w:color="auto"/>
        <w:bottom w:val="none" w:sz="0" w:space="0" w:color="auto"/>
        <w:right w:val="none" w:sz="0" w:space="0" w:color="auto"/>
      </w:divBdr>
    </w:div>
    <w:div w:id="161819198">
      <w:marLeft w:val="640"/>
      <w:marRight w:val="0"/>
      <w:marTop w:val="0"/>
      <w:marBottom w:val="0"/>
      <w:divBdr>
        <w:top w:val="none" w:sz="0" w:space="0" w:color="auto"/>
        <w:left w:val="none" w:sz="0" w:space="0" w:color="auto"/>
        <w:bottom w:val="none" w:sz="0" w:space="0" w:color="auto"/>
        <w:right w:val="none" w:sz="0" w:space="0" w:color="auto"/>
      </w:divBdr>
    </w:div>
    <w:div w:id="161822401">
      <w:marLeft w:val="640"/>
      <w:marRight w:val="0"/>
      <w:marTop w:val="0"/>
      <w:marBottom w:val="0"/>
      <w:divBdr>
        <w:top w:val="none" w:sz="0" w:space="0" w:color="auto"/>
        <w:left w:val="none" w:sz="0" w:space="0" w:color="auto"/>
        <w:bottom w:val="none" w:sz="0" w:space="0" w:color="auto"/>
        <w:right w:val="none" w:sz="0" w:space="0" w:color="auto"/>
      </w:divBdr>
    </w:div>
    <w:div w:id="162161331">
      <w:marLeft w:val="640"/>
      <w:marRight w:val="0"/>
      <w:marTop w:val="0"/>
      <w:marBottom w:val="0"/>
      <w:divBdr>
        <w:top w:val="none" w:sz="0" w:space="0" w:color="auto"/>
        <w:left w:val="none" w:sz="0" w:space="0" w:color="auto"/>
        <w:bottom w:val="none" w:sz="0" w:space="0" w:color="auto"/>
        <w:right w:val="none" w:sz="0" w:space="0" w:color="auto"/>
      </w:divBdr>
    </w:div>
    <w:div w:id="162161733">
      <w:marLeft w:val="640"/>
      <w:marRight w:val="0"/>
      <w:marTop w:val="0"/>
      <w:marBottom w:val="0"/>
      <w:divBdr>
        <w:top w:val="none" w:sz="0" w:space="0" w:color="auto"/>
        <w:left w:val="none" w:sz="0" w:space="0" w:color="auto"/>
        <w:bottom w:val="none" w:sz="0" w:space="0" w:color="auto"/>
        <w:right w:val="none" w:sz="0" w:space="0" w:color="auto"/>
      </w:divBdr>
    </w:div>
    <w:div w:id="162207513">
      <w:marLeft w:val="640"/>
      <w:marRight w:val="0"/>
      <w:marTop w:val="0"/>
      <w:marBottom w:val="0"/>
      <w:divBdr>
        <w:top w:val="none" w:sz="0" w:space="0" w:color="auto"/>
        <w:left w:val="none" w:sz="0" w:space="0" w:color="auto"/>
        <w:bottom w:val="none" w:sz="0" w:space="0" w:color="auto"/>
        <w:right w:val="none" w:sz="0" w:space="0" w:color="auto"/>
      </w:divBdr>
    </w:div>
    <w:div w:id="162207544">
      <w:marLeft w:val="640"/>
      <w:marRight w:val="0"/>
      <w:marTop w:val="0"/>
      <w:marBottom w:val="0"/>
      <w:divBdr>
        <w:top w:val="none" w:sz="0" w:space="0" w:color="auto"/>
        <w:left w:val="none" w:sz="0" w:space="0" w:color="auto"/>
        <w:bottom w:val="none" w:sz="0" w:space="0" w:color="auto"/>
        <w:right w:val="none" w:sz="0" w:space="0" w:color="auto"/>
      </w:divBdr>
    </w:div>
    <w:div w:id="162207740">
      <w:marLeft w:val="640"/>
      <w:marRight w:val="0"/>
      <w:marTop w:val="0"/>
      <w:marBottom w:val="0"/>
      <w:divBdr>
        <w:top w:val="none" w:sz="0" w:space="0" w:color="auto"/>
        <w:left w:val="none" w:sz="0" w:space="0" w:color="auto"/>
        <w:bottom w:val="none" w:sz="0" w:space="0" w:color="auto"/>
        <w:right w:val="none" w:sz="0" w:space="0" w:color="auto"/>
      </w:divBdr>
    </w:div>
    <w:div w:id="162211618">
      <w:marLeft w:val="640"/>
      <w:marRight w:val="0"/>
      <w:marTop w:val="0"/>
      <w:marBottom w:val="0"/>
      <w:divBdr>
        <w:top w:val="none" w:sz="0" w:space="0" w:color="auto"/>
        <w:left w:val="none" w:sz="0" w:space="0" w:color="auto"/>
        <w:bottom w:val="none" w:sz="0" w:space="0" w:color="auto"/>
        <w:right w:val="none" w:sz="0" w:space="0" w:color="auto"/>
      </w:divBdr>
    </w:div>
    <w:div w:id="162278810">
      <w:marLeft w:val="640"/>
      <w:marRight w:val="0"/>
      <w:marTop w:val="0"/>
      <w:marBottom w:val="0"/>
      <w:divBdr>
        <w:top w:val="none" w:sz="0" w:space="0" w:color="auto"/>
        <w:left w:val="none" w:sz="0" w:space="0" w:color="auto"/>
        <w:bottom w:val="none" w:sz="0" w:space="0" w:color="auto"/>
        <w:right w:val="none" w:sz="0" w:space="0" w:color="auto"/>
      </w:divBdr>
    </w:div>
    <w:div w:id="162280179">
      <w:marLeft w:val="640"/>
      <w:marRight w:val="0"/>
      <w:marTop w:val="0"/>
      <w:marBottom w:val="0"/>
      <w:divBdr>
        <w:top w:val="none" w:sz="0" w:space="0" w:color="auto"/>
        <w:left w:val="none" w:sz="0" w:space="0" w:color="auto"/>
        <w:bottom w:val="none" w:sz="0" w:space="0" w:color="auto"/>
        <w:right w:val="none" w:sz="0" w:space="0" w:color="auto"/>
      </w:divBdr>
    </w:div>
    <w:div w:id="162402313">
      <w:marLeft w:val="640"/>
      <w:marRight w:val="0"/>
      <w:marTop w:val="0"/>
      <w:marBottom w:val="0"/>
      <w:divBdr>
        <w:top w:val="none" w:sz="0" w:space="0" w:color="auto"/>
        <w:left w:val="none" w:sz="0" w:space="0" w:color="auto"/>
        <w:bottom w:val="none" w:sz="0" w:space="0" w:color="auto"/>
        <w:right w:val="none" w:sz="0" w:space="0" w:color="auto"/>
      </w:divBdr>
    </w:div>
    <w:div w:id="162402643">
      <w:marLeft w:val="640"/>
      <w:marRight w:val="0"/>
      <w:marTop w:val="0"/>
      <w:marBottom w:val="0"/>
      <w:divBdr>
        <w:top w:val="none" w:sz="0" w:space="0" w:color="auto"/>
        <w:left w:val="none" w:sz="0" w:space="0" w:color="auto"/>
        <w:bottom w:val="none" w:sz="0" w:space="0" w:color="auto"/>
        <w:right w:val="none" w:sz="0" w:space="0" w:color="auto"/>
      </w:divBdr>
    </w:div>
    <w:div w:id="162429999">
      <w:marLeft w:val="640"/>
      <w:marRight w:val="0"/>
      <w:marTop w:val="0"/>
      <w:marBottom w:val="0"/>
      <w:divBdr>
        <w:top w:val="none" w:sz="0" w:space="0" w:color="auto"/>
        <w:left w:val="none" w:sz="0" w:space="0" w:color="auto"/>
        <w:bottom w:val="none" w:sz="0" w:space="0" w:color="auto"/>
        <w:right w:val="none" w:sz="0" w:space="0" w:color="auto"/>
      </w:divBdr>
    </w:div>
    <w:div w:id="162472718">
      <w:marLeft w:val="640"/>
      <w:marRight w:val="0"/>
      <w:marTop w:val="0"/>
      <w:marBottom w:val="0"/>
      <w:divBdr>
        <w:top w:val="none" w:sz="0" w:space="0" w:color="auto"/>
        <w:left w:val="none" w:sz="0" w:space="0" w:color="auto"/>
        <w:bottom w:val="none" w:sz="0" w:space="0" w:color="auto"/>
        <w:right w:val="none" w:sz="0" w:space="0" w:color="auto"/>
      </w:divBdr>
    </w:div>
    <w:div w:id="162549592">
      <w:marLeft w:val="640"/>
      <w:marRight w:val="0"/>
      <w:marTop w:val="0"/>
      <w:marBottom w:val="0"/>
      <w:divBdr>
        <w:top w:val="none" w:sz="0" w:space="0" w:color="auto"/>
        <w:left w:val="none" w:sz="0" w:space="0" w:color="auto"/>
        <w:bottom w:val="none" w:sz="0" w:space="0" w:color="auto"/>
        <w:right w:val="none" w:sz="0" w:space="0" w:color="auto"/>
      </w:divBdr>
    </w:div>
    <w:div w:id="162551973">
      <w:marLeft w:val="640"/>
      <w:marRight w:val="0"/>
      <w:marTop w:val="0"/>
      <w:marBottom w:val="0"/>
      <w:divBdr>
        <w:top w:val="none" w:sz="0" w:space="0" w:color="auto"/>
        <w:left w:val="none" w:sz="0" w:space="0" w:color="auto"/>
        <w:bottom w:val="none" w:sz="0" w:space="0" w:color="auto"/>
        <w:right w:val="none" w:sz="0" w:space="0" w:color="auto"/>
      </w:divBdr>
    </w:div>
    <w:div w:id="162553919">
      <w:marLeft w:val="640"/>
      <w:marRight w:val="0"/>
      <w:marTop w:val="0"/>
      <w:marBottom w:val="0"/>
      <w:divBdr>
        <w:top w:val="none" w:sz="0" w:space="0" w:color="auto"/>
        <w:left w:val="none" w:sz="0" w:space="0" w:color="auto"/>
        <w:bottom w:val="none" w:sz="0" w:space="0" w:color="auto"/>
        <w:right w:val="none" w:sz="0" w:space="0" w:color="auto"/>
      </w:divBdr>
    </w:div>
    <w:div w:id="162595517">
      <w:marLeft w:val="640"/>
      <w:marRight w:val="0"/>
      <w:marTop w:val="0"/>
      <w:marBottom w:val="0"/>
      <w:divBdr>
        <w:top w:val="none" w:sz="0" w:space="0" w:color="auto"/>
        <w:left w:val="none" w:sz="0" w:space="0" w:color="auto"/>
        <w:bottom w:val="none" w:sz="0" w:space="0" w:color="auto"/>
        <w:right w:val="none" w:sz="0" w:space="0" w:color="auto"/>
      </w:divBdr>
    </w:div>
    <w:div w:id="162625277">
      <w:marLeft w:val="640"/>
      <w:marRight w:val="0"/>
      <w:marTop w:val="0"/>
      <w:marBottom w:val="0"/>
      <w:divBdr>
        <w:top w:val="none" w:sz="0" w:space="0" w:color="auto"/>
        <w:left w:val="none" w:sz="0" w:space="0" w:color="auto"/>
        <w:bottom w:val="none" w:sz="0" w:space="0" w:color="auto"/>
        <w:right w:val="none" w:sz="0" w:space="0" w:color="auto"/>
      </w:divBdr>
    </w:div>
    <w:div w:id="162791769">
      <w:bodyDiv w:val="1"/>
      <w:marLeft w:val="0"/>
      <w:marRight w:val="0"/>
      <w:marTop w:val="0"/>
      <w:marBottom w:val="0"/>
      <w:divBdr>
        <w:top w:val="none" w:sz="0" w:space="0" w:color="auto"/>
        <w:left w:val="none" w:sz="0" w:space="0" w:color="auto"/>
        <w:bottom w:val="none" w:sz="0" w:space="0" w:color="auto"/>
        <w:right w:val="none" w:sz="0" w:space="0" w:color="auto"/>
      </w:divBdr>
      <w:divsChild>
        <w:div w:id="48044314">
          <w:marLeft w:val="640"/>
          <w:marRight w:val="0"/>
          <w:marTop w:val="0"/>
          <w:marBottom w:val="0"/>
          <w:divBdr>
            <w:top w:val="none" w:sz="0" w:space="0" w:color="auto"/>
            <w:left w:val="none" w:sz="0" w:space="0" w:color="auto"/>
            <w:bottom w:val="none" w:sz="0" w:space="0" w:color="auto"/>
            <w:right w:val="none" w:sz="0" w:space="0" w:color="auto"/>
          </w:divBdr>
        </w:div>
        <w:div w:id="55012553">
          <w:marLeft w:val="640"/>
          <w:marRight w:val="0"/>
          <w:marTop w:val="0"/>
          <w:marBottom w:val="0"/>
          <w:divBdr>
            <w:top w:val="none" w:sz="0" w:space="0" w:color="auto"/>
            <w:left w:val="none" w:sz="0" w:space="0" w:color="auto"/>
            <w:bottom w:val="none" w:sz="0" w:space="0" w:color="auto"/>
            <w:right w:val="none" w:sz="0" w:space="0" w:color="auto"/>
          </w:divBdr>
        </w:div>
        <w:div w:id="67769285">
          <w:marLeft w:val="640"/>
          <w:marRight w:val="0"/>
          <w:marTop w:val="0"/>
          <w:marBottom w:val="0"/>
          <w:divBdr>
            <w:top w:val="none" w:sz="0" w:space="0" w:color="auto"/>
            <w:left w:val="none" w:sz="0" w:space="0" w:color="auto"/>
            <w:bottom w:val="none" w:sz="0" w:space="0" w:color="auto"/>
            <w:right w:val="none" w:sz="0" w:space="0" w:color="auto"/>
          </w:divBdr>
        </w:div>
        <w:div w:id="70276827">
          <w:marLeft w:val="640"/>
          <w:marRight w:val="0"/>
          <w:marTop w:val="0"/>
          <w:marBottom w:val="0"/>
          <w:divBdr>
            <w:top w:val="none" w:sz="0" w:space="0" w:color="auto"/>
            <w:left w:val="none" w:sz="0" w:space="0" w:color="auto"/>
            <w:bottom w:val="none" w:sz="0" w:space="0" w:color="auto"/>
            <w:right w:val="none" w:sz="0" w:space="0" w:color="auto"/>
          </w:divBdr>
        </w:div>
        <w:div w:id="72974120">
          <w:marLeft w:val="640"/>
          <w:marRight w:val="0"/>
          <w:marTop w:val="0"/>
          <w:marBottom w:val="0"/>
          <w:divBdr>
            <w:top w:val="none" w:sz="0" w:space="0" w:color="auto"/>
            <w:left w:val="none" w:sz="0" w:space="0" w:color="auto"/>
            <w:bottom w:val="none" w:sz="0" w:space="0" w:color="auto"/>
            <w:right w:val="none" w:sz="0" w:space="0" w:color="auto"/>
          </w:divBdr>
        </w:div>
        <w:div w:id="88238038">
          <w:marLeft w:val="640"/>
          <w:marRight w:val="0"/>
          <w:marTop w:val="0"/>
          <w:marBottom w:val="0"/>
          <w:divBdr>
            <w:top w:val="none" w:sz="0" w:space="0" w:color="auto"/>
            <w:left w:val="none" w:sz="0" w:space="0" w:color="auto"/>
            <w:bottom w:val="none" w:sz="0" w:space="0" w:color="auto"/>
            <w:right w:val="none" w:sz="0" w:space="0" w:color="auto"/>
          </w:divBdr>
        </w:div>
        <w:div w:id="153448838">
          <w:marLeft w:val="640"/>
          <w:marRight w:val="0"/>
          <w:marTop w:val="0"/>
          <w:marBottom w:val="0"/>
          <w:divBdr>
            <w:top w:val="none" w:sz="0" w:space="0" w:color="auto"/>
            <w:left w:val="none" w:sz="0" w:space="0" w:color="auto"/>
            <w:bottom w:val="none" w:sz="0" w:space="0" w:color="auto"/>
            <w:right w:val="none" w:sz="0" w:space="0" w:color="auto"/>
          </w:divBdr>
        </w:div>
        <w:div w:id="157620011">
          <w:marLeft w:val="640"/>
          <w:marRight w:val="0"/>
          <w:marTop w:val="0"/>
          <w:marBottom w:val="0"/>
          <w:divBdr>
            <w:top w:val="none" w:sz="0" w:space="0" w:color="auto"/>
            <w:left w:val="none" w:sz="0" w:space="0" w:color="auto"/>
            <w:bottom w:val="none" w:sz="0" w:space="0" w:color="auto"/>
            <w:right w:val="none" w:sz="0" w:space="0" w:color="auto"/>
          </w:divBdr>
        </w:div>
        <w:div w:id="208953042">
          <w:marLeft w:val="640"/>
          <w:marRight w:val="0"/>
          <w:marTop w:val="0"/>
          <w:marBottom w:val="0"/>
          <w:divBdr>
            <w:top w:val="none" w:sz="0" w:space="0" w:color="auto"/>
            <w:left w:val="none" w:sz="0" w:space="0" w:color="auto"/>
            <w:bottom w:val="none" w:sz="0" w:space="0" w:color="auto"/>
            <w:right w:val="none" w:sz="0" w:space="0" w:color="auto"/>
          </w:divBdr>
        </w:div>
        <w:div w:id="229658489">
          <w:marLeft w:val="640"/>
          <w:marRight w:val="0"/>
          <w:marTop w:val="0"/>
          <w:marBottom w:val="0"/>
          <w:divBdr>
            <w:top w:val="none" w:sz="0" w:space="0" w:color="auto"/>
            <w:left w:val="none" w:sz="0" w:space="0" w:color="auto"/>
            <w:bottom w:val="none" w:sz="0" w:space="0" w:color="auto"/>
            <w:right w:val="none" w:sz="0" w:space="0" w:color="auto"/>
          </w:divBdr>
        </w:div>
        <w:div w:id="277372899">
          <w:marLeft w:val="640"/>
          <w:marRight w:val="0"/>
          <w:marTop w:val="0"/>
          <w:marBottom w:val="0"/>
          <w:divBdr>
            <w:top w:val="none" w:sz="0" w:space="0" w:color="auto"/>
            <w:left w:val="none" w:sz="0" w:space="0" w:color="auto"/>
            <w:bottom w:val="none" w:sz="0" w:space="0" w:color="auto"/>
            <w:right w:val="none" w:sz="0" w:space="0" w:color="auto"/>
          </w:divBdr>
        </w:div>
        <w:div w:id="353456167">
          <w:marLeft w:val="640"/>
          <w:marRight w:val="0"/>
          <w:marTop w:val="0"/>
          <w:marBottom w:val="0"/>
          <w:divBdr>
            <w:top w:val="none" w:sz="0" w:space="0" w:color="auto"/>
            <w:left w:val="none" w:sz="0" w:space="0" w:color="auto"/>
            <w:bottom w:val="none" w:sz="0" w:space="0" w:color="auto"/>
            <w:right w:val="none" w:sz="0" w:space="0" w:color="auto"/>
          </w:divBdr>
        </w:div>
        <w:div w:id="413170041">
          <w:marLeft w:val="640"/>
          <w:marRight w:val="0"/>
          <w:marTop w:val="0"/>
          <w:marBottom w:val="0"/>
          <w:divBdr>
            <w:top w:val="none" w:sz="0" w:space="0" w:color="auto"/>
            <w:left w:val="none" w:sz="0" w:space="0" w:color="auto"/>
            <w:bottom w:val="none" w:sz="0" w:space="0" w:color="auto"/>
            <w:right w:val="none" w:sz="0" w:space="0" w:color="auto"/>
          </w:divBdr>
        </w:div>
        <w:div w:id="421149673">
          <w:marLeft w:val="640"/>
          <w:marRight w:val="0"/>
          <w:marTop w:val="0"/>
          <w:marBottom w:val="0"/>
          <w:divBdr>
            <w:top w:val="none" w:sz="0" w:space="0" w:color="auto"/>
            <w:left w:val="none" w:sz="0" w:space="0" w:color="auto"/>
            <w:bottom w:val="none" w:sz="0" w:space="0" w:color="auto"/>
            <w:right w:val="none" w:sz="0" w:space="0" w:color="auto"/>
          </w:divBdr>
        </w:div>
        <w:div w:id="444275901">
          <w:marLeft w:val="640"/>
          <w:marRight w:val="0"/>
          <w:marTop w:val="0"/>
          <w:marBottom w:val="0"/>
          <w:divBdr>
            <w:top w:val="none" w:sz="0" w:space="0" w:color="auto"/>
            <w:left w:val="none" w:sz="0" w:space="0" w:color="auto"/>
            <w:bottom w:val="none" w:sz="0" w:space="0" w:color="auto"/>
            <w:right w:val="none" w:sz="0" w:space="0" w:color="auto"/>
          </w:divBdr>
        </w:div>
        <w:div w:id="473833165">
          <w:marLeft w:val="640"/>
          <w:marRight w:val="0"/>
          <w:marTop w:val="0"/>
          <w:marBottom w:val="0"/>
          <w:divBdr>
            <w:top w:val="none" w:sz="0" w:space="0" w:color="auto"/>
            <w:left w:val="none" w:sz="0" w:space="0" w:color="auto"/>
            <w:bottom w:val="none" w:sz="0" w:space="0" w:color="auto"/>
            <w:right w:val="none" w:sz="0" w:space="0" w:color="auto"/>
          </w:divBdr>
        </w:div>
        <w:div w:id="516625193">
          <w:marLeft w:val="640"/>
          <w:marRight w:val="0"/>
          <w:marTop w:val="0"/>
          <w:marBottom w:val="0"/>
          <w:divBdr>
            <w:top w:val="none" w:sz="0" w:space="0" w:color="auto"/>
            <w:left w:val="none" w:sz="0" w:space="0" w:color="auto"/>
            <w:bottom w:val="none" w:sz="0" w:space="0" w:color="auto"/>
            <w:right w:val="none" w:sz="0" w:space="0" w:color="auto"/>
          </w:divBdr>
        </w:div>
        <w:div w:id="524489647">
          <w:marLeft w:val="640"/>
          <w:marRight w:val="0"/>
          <w:marTop w:val="0"/>
          <w:marBottom w:val="0"/>
          <w:divBdr>
            <w:top w:val="none" w:sz="0" w:space="0" w:color="auto"/>
            <w:left w:val="none" w:sz="0" w:space="0" w:color="auto"/>
            <w:bottom w:val="none" w:sz="0" w:space="0" w:color="auto"/>
            <w:right w:val="none" w:sz="0" w:space="0" w:color="auto"/>
          </w:divBdr>
        </w:div>
        <w:div w:id="556160696">
          <w:marLeft w:val="640"/>
          <w:marRight w:val="0"/>
          <w:marTop w:val="0"/>
          <w:marBottom w:val="0"/>
          <w:divBdr>
            <w:top w:val="none" w:sz="0" w:space="0" w:color="auto"/>
            <w:left w:val="none" w:sz="0" w:space="0" w:color="auto"/>
            <w:bottom w:val="none" w:sz="0" w:space="0" w:color="auto"/>
            <w:right w:val="none" w:sz="0" w:space="0" w:color="auto"/>
          </w:divBdr>
        </w:div>
        <w:div w:id="637223570">
          <w:marLeft w:val="640"/>
          <w:marRight w:val="0"/>
          <w:marTop w:val="0"/>
          <w:marBottom w:val="0"/>
          <w:divBdr>
            <w:top w:val="none" w:sz="0" w:space="0" w:color="auto"/>
            <w:left w:val="none" w:sz="0" w:space="0" w:color="auto"/>
            <w:bottom w:val="none" w:sz="0" w:space="0" w:color="auto"/>
            <w:right w:val="none" w:sz="0" w:space="0" w:color="auto"/>
          </w:divBdr>
        </w:div>
        <w:div w:id="646593897">
          <w:marLeft w:val="640"/>
          <w:marRight w:val="0"/>
          <w:marTop w:val="0"/>
          <w:marBottom w:val="0"/>
          <w:divBdr>
            <w:top w:val="none" w:sz="0" w:space="0" w:color="auto"/>
            <w:left w:val="none" w:sz="0" w:space="0" w:color="auto"/>
            <w:bottom w:val="none" w:sz="0" w:space="0" w:color="auto"/>
            <w:right w:val="none" w:sz="0" w:space="0" w:color="auto"/>
          </w:divBdr>
        </w:div>
        <w:div w:id="713233180">
          <w:marLeft w:val="640"/>
          <w:marRight w:val="0"/>
          <w:marTop w:val="0"/>
          <w:marBottom w:val="0"/>
          <w:divBdr>
            <w:top w:val="none" w:sz="0" w:space="0" w:color="auto"/>
            <w:left w:val="none" w:sz="0" w:space="0" w:color="auto"/>
            <w:bottom w:val="none" w:sz="0" w:space="0" w:color="auto"/>
            <w:right w:val="none" w:sz="0" w:space="0" w:color="auto"/>
          </w:divBdr>
        </w:div>
        <w:div w:id="739015497">
          <w:marLeft w:val="640"/>
          <w:marRight w:val="0"/>
          <w:marTop w:val="0"/>
          <w:marBottom w:val="0"/>
          <w:divBdr>
            <w:top w:val="none" w:sz="0" w:space="0" w:color="auto"/>
            <w:left w:val="none" w:sz="0" w:space="0" w:color="auto"/>
            <w:bottom w:val="none" w:sz="0" w:space="0" w:color="auto"/>
            <w:right w:val="none" w:sz="0" w:space="0" w:color="auto"/>
          </w:divBdr>
        </w:div>
        <w:div w:id="751198034">
          <w:marLeft w:val="640"/>
          <w:marRight w:val="0"/>
          <w:marTop w:val="0"/>
          <w:marBottom w:val="0"/>
          <w:divBdr>
            <w:top w:val="none" w:sz="0" w:space="0" w:color="auto"/>
            <w:left w:val="none" w:sz="0" w:space="0" w:color="auto"/>
            <w:bottom w:val="none" w:sz="0" w:space="0" w:color="auto"/>
            <w:right w:val="none" w:sz="0" w:space="0" w:color="auto"/>
          </w:divBdr>
        </w:div>
        <w:div w:id="778452181">
          <w:marLeft w:val="640"/>
          <w:marRight w:val="0"/>
          <w:marTop w:val="0"/>
          <w:marBottom w:val="0"/>
          <w:divBdr>
            <w:top w:val="none" w:sz="0" w:space="0" w:color="auto"/>
            <w:left w:val="none" w:sz="0" w:space="0" w:color="auto"/>
            <w:bottom w:val="none" w:sz="0" w:space="0" w:color="auto"/>
            <w:right w:val="none" w:sz="0" w:space="0" w:color="auto"/>
          </w:divBdr>
        </w:div>
        <w:div w:id="846485213">
          <w:marLeft w:val="640"/>
          <w:marRight w:val="0"/>
          <w:marTop w:val="0"/>
          <w:marBottom w:val="0"/>
          <w:divBdr>
            <w:top w:val="none" w:sz="0" w:space="0" w:color="auto"/>
            <w:left w:val="none" w:sz="0" w:space="0" w:color="auto"/>
            <w:bottom w:val="none" w:sz="0" w:space="0" w:color="auto"/>
            <w:right w:val="none" w:sz="0" w:space="0" w:color="auto"/>
          </w:divBdr>
        </w:div>
        <w:div w:id="1039629565">
          <w:marLeft w:val="640"/>
          <w:marRight w:val="0"/>
          <w:marTop w:val="0"/>
          <w:marBottom w:val="0"/>
          <w:divBdr>
            <w:top w:val="none" w:sz="0" w:space="0" w:color="auto"/>
            <w:left w:val="none" w:sz="0" w:space="0" w:color="auto"/>
            <w:bottom w:val="none" w:sz="0" w:space="0" w:color="auto"/>
            <w:right w:val="none" w:sz="0" w:space="0" w:color="auto"/>
          </w:divBdr>
        </w:div>
        <w:div w:id="1046418792">
          <w:marLeft w:val="640"/>
          <w:marRight w:val="0"/>
          <w:marTop w:val="0"/>
          <w:marBottom w:val="0"/>
          <w:divBdr>
            <w:top w:val="none" w:sz="0" w:space="0" w:color="auto"/>
            <w:left w:val="none" w:sz="0" w:space="0" w:color="auto"/>
            <w:bottom w:val="none" w:sz="0" w:space="0" w:color="auto"/>
            <w:right w:val="none" w:sz="0" w:space="0" w:color="auto"/>
          </w:divBdr>
        </w:div>
        <w:div w:id="1050691446">
          <w:marLeft w:val="640"/>
          <w:marRight w:val="0"/>
          <w:marTop w:val="0"/>
          <w:marBottom w:val="0"/>
          <w:divBdr>
            <w:top w:val="none" w:sz="0" w:space="0" w:color="auto"/>
            <w:left w:val="none" w:sz="0" w:space="0" w:color="auto"/>
            <w:bottom w:val="none" w:sz="0" w:space="0" w:color="auto"/>
            <w:right w:val="none" w:sz="0" w:space="0" w:color="auto"/>
          </w:divBdr>
        </w:div>
        <w:div w:id="1070273987">
          <w:marLeft w:val="640"/>
          <w:marRight w:val="0"/>
          <w:marTop w:val="0"/>
          <w:marBottom w:val="0"/>
          <w:divBdr>
            <w:top w:val="none" w:sz="0" w:space="0" w:color="auto"/>
            <w:left w:val="none" w:sz="0" w:space="0" w:color="auto"/>
            <w:bottom w:val="none" w:sz="0" w:space="0" w:color="auto"/>
            <w:right w:val="none" w:sz="0" w:space="0" w:color="auto"/>
          </w:divBdr>
        </w:div>
        <w:div w:id="1073356427">
          <w:marLeft w:val="640"/>
          <w:marRight w:val="0"/>
          <w:marTop w:val="0"/>
          <w:marBottom w:val="0"/>
          <w:divBdr>
            <w:top w:val="none" w:sz="0" w:space="0" w:color="auto"/>
            <w:left w:val="none" w:sz="0" w:space="0" w:color="auto"/>
            <w:bottom w:val="none" w:sz="0" w:space="0" w:color="auto"/>
            <w:right w:val="none" w:sz="0" w:space="0" w:color="auto"/>
          </w:divBdr>
        </w:div>
        <w:div w:id="1093471403">
          <w:marLeft w:val="640"/>
          <w:marRight w:val="0"/>
          <w:marTop w:val="0"/>
          <w:marBottom w:val="0"/>
          <w:divBdr>
            <w:top w:val="none" w:sz="0" w:space="0" w:color="auto"/>
            <w:left w:val="none" w:sz="0" w:space="0" w:color="auto"/>
            <w:bottom w:val="none" w:sz="0" w:space="0" w:color="auto"/>
            <w:right w:val="none" w:sz="0" w:space="0" w:color="auto"/>
          </w:divBdr>
        </w:div>
        <w:div w:id="1171288437">
          <w:marLeft w:val="640"/>
          <w:marRight w:val="0"/>
          <w:marTop w:val="0"/>
          <w:marBottom w:val="0"/>
          <w:divBdr>
            <w:top w:val="none" w:sz="0" w:space="0" w:color="auto"/>
            <w:left w:val="none" w:sz="0" w:space="0" w:color="auto"/>
            <w:bottom w:val="none" w:sz="0" w:space="0" w:color="auto"/>
            <w:right w:val="none" w:sz="0" w:space="0" w:color="auto"/>
          </w:divBdr>
        </w:div>
        <w:div w:id="1220509123">
          <w:marLeft w:val="640"/>
          <w:marRight w:val="0"/>
          <w:marTop w:val="0"/>
          <w:marBottom w:val="0"/>
          <w:divBdr>
            <w:top w:val="none" w:sz="0" w:space="0" w:color="auto"/>
            <w:left w:val="none" w:sz="0" w:space="0" w:color="auto"/>
            <w:bottom w:val="none" w:sz="0" w:space="0" w:color="auto"/>
            <w:right w:val="none" w:sz="0" w:space="0" w:color="auto"/>
          </w:divBdr>
        </w:div>
        <w:div w:id="1242105864">
          <w:marLeft w:val="640"/>
          <w:marRight w:val="0"/>
          <w:marTop w:val="0"/>
          <w:marBottom w:val="0"/>
          <w:divBdr>
            <w:top w:val="none" w:sz="0" w:space="0" w:color="auto"/>
            <w:left w:val="none" w:sz="0" w:space="0" w:color="auto"/>
            <w:bottom w:val="none" w:sz="0" w:space="0" w:color="auto"/>
            <w:right w:val="none" w:sz="0" w:space="0" w:color="auto"/>
          </w:divBdr>
        </w:div>
        <w:div w:id="1282304348">
          <w:marLeft w:val="640"/>
          <w:marRight w:val="0"/>
          <w:marTop w:val="0"/>
          <w:marBottom w:val="0"/>
          <w:divBdr>
            <w:top w:val="none" w:sz="0" w:space="0" w:color="auto"/>
            <w:left w:val="none" w:sz="0" w:space="0" w:color="auto"/>
            <w:bottom w:val="none" w:sz="0" w:space="0" w:color="auto"/>
            <w:right w:val="none" w:sz="0" w:space="0" w:color="auto"/>
          </w:divBdr>
        </w:div>
        <w:div w:id="1353536434">
          <w:marLeft w:val="640"/>
          <w:marRight w:val="0"/>
          <w:marTop w:val="0"/>
          <w:marBottom w:val="0"/>
          <w:divBdr>
            <w:top w:val="none" w:sz="0" w:space="0" w:color="auto"/>
            <w:left w:val="none" w:sz="0" w:space="0" w:color="auto"/>
            <w:bottom w:val="none" w:sz="0" w:space="0" w:color="auto"/>
            <w:right w:val="none" w:sz="0" w:space="0" w:color="auto"/>
          </w:divBdr>
        </w:div>
        <w:div w:id="1370303457">
          <w:marLeft w:val="640"/>
          <w:marRight w:val="0"/>
          <w:marTop w:val="0"/>
          <w:marBottom w:val="0"/>
          <w:divBdr>
            <w:top w:val="none" w:sz="0" w:space="0" w:color="auto"/>
            <w:left w:val="none" w:sz="0" w:space="0" w:color="auto"/>
            <w:bottom w:val="none" w:sz="0" w:space="0" w:color="auto"/>
            <w:right w:val="none" w:sz="0" w:space="0" w:color="auto"/>
          </w:divBdr>
        </w:div>
        <w:div w:id="1375038964">
          <w:marLeft w:val="640"/>
          <w:marRight w:val="0"/>
          <w:marTop w:val="0"/>
          <w:marBottom w:val="0"/>
          <w:divBdr>
            <w:top w:val="none" w:sz="0" w:space="0" w:color="auto"/>
            <w:left w:val="none" w:sz="0" w:space="0" w:color="auto"/>
            <w:bottom w:val="none" w:sz="0" w:space="0" w:color="auto"/>
            <w:right w:val="none" w:sz="0" w:space="0" w:color="auto"/>
          </w:divBdr>
        </w:div>
        <w:div w:id="1387871590">
          <w:marLeft w:val="640"/>
          <w:marRight w:val="0"/>
          <w:marTop w:val="0"/>
          <w:marBottom w:val="0"/>
          <w:divBdr>
            <w:top w:val="none" w:sz="0" w:space="0" w:color="auto"/>
            <w:left w:val="none" w:sz="0" w:space="0" w:color="auto"/>
            <w:bottom w:val="none" w:sz="0" w:space="0" w:color="auto"/>
            <w:right w:val="none" w:sz="0" w:space="0" w:color="auto"/>
          </w:divBdr>
        </w:div>
        <w:div w:id="1402480343">
          <w:marLeft w:val="640"/>
          <w:marRight w:val="0"/>
          <w:marTop w:val="0"/>
          <w:marBottom w:val="0"/>
          <w:divBdr>
            <w:top w:val="none" w:sz="0" w:space="0" w:color="auto"/>
            <w:left w:val="none" w:sz="0" w:space="0" w:color="auto"/>
            <w:bottom w:val="none" w:sz="0" w:space="0" w:color="auto"/>
            <w:right w:val="none" w:sz="0" w:space="0" w:color="auto"/>
          </w:divBdr>
        </w:div>
        <w:div w:id="1564757203">
          <w:marLeft w:val="640"/>
          <w:marRight w:val="0"/>
          <w:marTop w:val="0"/>
          <w:marBottom w:val="0"/>
          <w:divBdr>
            <w:top w:val="none" w:sz="0" w:space="0" w:color="auto"/>
            <w:left w:val="none" w:sz="0" w:space="0" w:color="auto"/>
            <w:bottom w:val="none" w:sz="0" w:space="0" w:color="auto"/>
            <w:right w:val="none" w:sz="0" w:space="0" w:color="auto"/>
          </w:divBdr>
        </w:div>
        <w:div w:id="1601908329">
          <w:marLeft w:val="640"/>
          <w:marRight w:val="0"/>
          <w:marTop w:val="0"/>
          <w:marBottom w:val="0"/>
          <w:divBdr>
            <w:top w:val="none" w:sz="0" w:space="0" w:color="auto"/>
            <w:left w:val="none" w:sz="0" w:space="0" w:color="auto"/>
            <w:bottom w:val="none" w:sz="0" w:space="0" w:color="auto"/>
            <w:right w:val="none" w:sz="0" w:space="0" w:color="auto"/>
          </w:divBdr>
        </w:div>
        <w:div w:id="1658456766">
          <w:marLeft w:val="640"/>
          <w:marRight w:val="0"/>
          <w:marTop w:val="0"/>
          <w:marBottom w:val="0"/>
          <w:divBdr>
            <w:top w:val="none" w:sz="0" w:space="0" w:color="auto"/>
            <w:left w:val="none" w:sz="0" w:space="0" w:color="auto"/>
            <w:bottom w:val="none" w:sz="0" w:space="0" w:color="auto"/>
            <w:right w:val="none" w:sz="0" w:space="0" w:color="auto"/>
          </w:divBdr>
        </w:div>
        <w:div w:id="1662193604">
          <w:marLeft w:val="640"/>
          <w:marRight w:val="0"/>
          <w:marTop w:val="0"/>
          <w:marBottom w:val="0"/>
          <w:divBdr>
            <w:top w:val="none" w:sz="0" w:space="0" w:color="auto"/>
            <w:left w:val="none" w:sz="0" w:space="0" w:color="auto"/>
            <w:bottom w:val="none" w:sz="0" w:space="0" w:color="auto"/>
            <w:right w:val="none" w:sz="0" w:space="0" w:color="auto"/>
          </w:divBdr>
        </w:div>
        <w:div w:id="1687831271">
          <w:marLeft w:val="640"/>
          <w:marRight w:val="0"/>
          <w:marTop w:val="0"/>
          <w:marBottom w:val="0"/>
          <w:divBdr>
            <w:top w:val="none" w:sz="0" w:space="0" w:color="auto"/>
            <w:left w:val="none" w:sz="0" w:space="0" w:color="auto"/>
            <w:bottom w:val="none" w:sz="0" w:space="0" w:color="auto"/>
            <w:right w:val="none" w:sz="0" w:space="0" w:color="auto"/>
          </w:divBdr>
        </w:div>
        <w:div w:id="1751386824">
          <w:marLeft w:val="640"/>
          <w:marRight w:val="0"/>
          <w:marTop w:val="0"/>
          <w:marBottom w:val="0"/>
          <w:divBdr>
            <w:top w:val="none" w:sz="0" w:space="0" w:color="auto"/>
            <w:left w:val="none" w:sz="0" w:space="0" w:color="auto"/>
            <w:bottom w:val="none" w:sz="0" w:space="0" w:color="auto"/>
            <w:right w:val="none" w:sz="0" w:space="0" w:color="auto"/>
          </w:divBdr>
        </w:div>
      </w:divsChild>
    </w:div>
    <w:div w:id="162816849">
      <w:marLeft w:val="640"/>
      <w:marRight w:val="0"/>
      <w:marTop w:val="0"/>
      <w:marBottom w:val="0"/>
      <w:divBdr>
        <w:top w:val="none" w:sz="0" w:space="0" w:color="auto"/>
        <w:left w:val="none" w:sz="0" w:space="0" w:color="auto"/>
        <w:bottom w:val="none" w:sz="0" w:space="0" w:color="auto"/>
        <w:right w:val="none" w:sz="0" w:space="0" w:color="auto"/>
      </w:divBdr>
    </w:div>
    <w:div w:id="162933973">
      <w:marLeft w:val="640"/>
      <w:marRight w:val="0"/>
      <w:marTop w:val="0"/>
      <w:marBottom w:val="0"/>
      <w:divBdr>
        <w:top w:val="none" w:sz="0" w:space="0" w:color="auto"/>
        <w:left w:val="none" w:sz="0" w:space="0" w:color="auto"/>
        <w:bottom w:val="none" w:sz="0" w:space="0" w:color="auto"/>
        <w:right w:val="none" w:sz="0" w:space="0" w:color="auto"/>
      </w:divBdr>
    </w:div>
    <w:div w:id="162938653">
      <w:marLeft w:val="640"/>
      <w:marRight w:val="0"/>
      <w:marTop w:val="0"/>
      <w:marBottom w:val="0"/>
      <w:divBdr>
        <w:top w:val="none" w:sz="0" w:space="0" w:color="auto"/>
        <w:left w:val="none" w:sz="0" w:space="0" w:color="auto"/>
        <w:bottom w:val="none" w:sz="0" w:space="0" w:color="auto"/>
        <w:right w:val="none" w:sz="0" w:space="0" w:color="auto"/>
      </w:divBdr>
    </w:div>
    <w:div w:id="162941136">
      <w:marLeft w:val="640"/>
      <w:marRight w:val="0"/>
      <w:marTop w:val="0"/>
      <w:marBottom w:val="0"/>
      <w:divBdr>
        <w:top w:val="none" w:sz="0" w:space="0" w:color="auto"/>
        <w:left w:val="none" w:sz="0" w:space="0" w:color="auto"/>
        <w:bottom w:val="none" w:sz="0" w:space="0" w:color="auto"/>
        <w:right w:val="none" w:sz="0" w:space="0" w:color="auto"/>
      </w:divBdr>
    </w:div>
    <w:div w:id="163009749">
      <w:marLeft w:val="640"/>
      <w:marRight w:val="0"/>
      <w:marTop w:val="0"/>
      <w:marBottom w:val="0"/>
      <w:divBdr>
        <w:top w:val="none" w:sz="0" w:space="0" w:color="auto"/>
        <w:left w:val="none" w:sz="0" w:space="0" w:color="auto"/>
        <w:bottom w:val="none" w:sz="0" w:space="0" w:color="auto"/>
        <w:right w:val="none" w:sz="0" w:space="0" w:color="auto"/>
      </w:divBdr>
    </w:div>
    <w:div w:id="163015627">
      <w:marLeft w:val="640"/>
      <w:marRight w:val="0"/>
      <w:marTop w:val="0"/>
      <w:marBottom w:val="0"/>
      <w:divBdr>
        <w:top w:val="none" w:sz="0" w:space="0" w:color="auto"/>
        <w:left w:val="none" w:sz="0" w:space="0" w:color="auto"/>
        <w:bottom w:val="none" w:sz="0" w:space="0" w:color="auto"/>
        <w:right w:val="none" w:sz="0" w:space="0" w:color="auto"/>
      </w:divBdr>
    </w:div>
    <w:div w:id="163206815">
      <w:marLeft w:val="640"/>
      <w:marRight w:val="0"/>
      <w:marTop w:val="0"/>
      <w:marBottom w:val="0"/>
      <w:divBdr>
        <w:top w:val="none" w:sz="0" w:space="0" w:color="auto"/>
        <w:left w:val="none" w:sz="0" w:space="0" w:color="auto"/>
        <w:bottom w:val="none" w:sz="0" w:space="0" w:color="auto"/>
        <w:right w:val="none" w:sz="0" w:space="0" w:color="auto"/>
      </w:divBdr>
    </w:div>
    <w:div w:id="163210422">
      <w:marLeft w:val="640"/>
      <w:marRight w:val="0"/>
      <w:marTop w:val="0"/>
      <w:marBottom w:val="0"/>
      <w:divBdr>
        <w:top w:val="none" w:sz="0" w:space="0" w:color="auto"/>
        <w:left w:val="none" w:sz="0" w:space="0" w:color="auto"/>
        <w:bottom w:val="none" w:sz="0" w:space="0" w:color="auto"/>
        <w:right w:val="none" w:sz="0" w:space="0" w:color="auto"/>
      </w:divBdr>
    </w:div>
    <w:div w:id="163277672">
      <w:marLeft w:val="640"/>
      <w:marRight w:val="0"/>
      <w:marTop w:val="0"/>
      <w:marBottom w:val="0"/>
      <w:divBdr>
        <w:top w:val="none" w:sz="0" w:space="0" w:color="auto"/>
        <w:left w:val="none" w:sz="0" w:space="0" w:color="auto"/>
        <w:bottom w:val="none" w:sz="0" w:space="0" w:color="auto"/>
        <w:right w:val="none" w:sz="0" w:space="0" w:color="auto"/>
      </w:divBdr>
    </w:div>
    <w:div w:id="163320137">
      <w:marLeft w:val="640"/>
      <w:marRight w:val="0"/>
      <w:marTop w:val="0"/>
      <w:marBottom w:val="0"/>
      <w:divBdr>
        <w:top w:val="none" w:sz="0" w:space="0" w:color="auto"/>
        <w:left w:val="none" w:sz="0" w:space="0" w:color="auto"/>
        <w:bottom w:val="none" w:sz="0" w:space="0" w:color="auto"/>
        <w:right w:val="none" w:sz="0" w:space="0" w:color="auto"/>
      </w:divBdr>
    </w:div>
    <w:div w:id="163328189">
      <w:marLeft w:val="640"/>
      <w:marRight w:val="0"/>
      <w:marTop w:val="0"/>
      <w:marBottom w:val="0"/>
      <w:divBdr>
        <w:top w:val="none" w:sz="0" w:space="0" w:color="auto"/>
        <w:left w:val="none" w:sz="0" w:space="0" w:color="auto"/>
        <w:bottom w:val="none" w:sz="0" w:space="0" w:color="auto"/>
        <w:right w:val="none" w:sz="0" w:space="0" w:color="auto"/>
      </w:divBdr>
    </w:div>
    <w:div w:id="163477615">
      <w:bodyDiv w:val="1"/>
      <w:marLeft w:val="0"/>
      <w:marRight w:val="0"/>
      <w:marTop w:val="0"/>
      <w:marBottom w:val="0"/>
      <w:divBdr>
        <w:top w:val="none" w:sz="0" w:space="0" w:color="auto"/>
        <w:left w:val="none" w:sz="0" w:space="0" w:color="auto"/>
        <w:bottom w:val="none" w:sz="0" w:space="0" w:color="auto"/>
        <w:right w:val="none" w:sz="0" w:space="0" w:color="auto"/>
      </w:divBdr>
    </w:div>
    <w:div w:id="163520317">
      <w:marLeft w:val="640"/>
      <w:marRight w:val="0"/>
      <w:marTop w:val="0"/>
      <w:marBottom w:val="0"/>
      <w:divBdr>
        <w:top w:val="none" w:sz="0" w:space="0" w:color="auto"/>
        <w:left w:val="none" w:sz="0" w:space="0" w:color="auto"/>
        <w:bottom w:val="none" w:sz="0" w:space="0" w:color="auto"/>
        <w:right w:val="none" w:sz="0" w:space="0" w:color="auto"/>
      </w:divBdr>
    </w:div>
    <w:div w:id="163520706">
      <w:marLeft w:val="640"/>
      <w:marRight w:val="0"/>
      <w:marTop w:val="0"/>
      <w:marBottom w:val="0"/>
      <w:divBdr>
        <w:top w:val="none" w:sz="0" w:space="0" w:color="auto"/>
        <w:left w:val="none" w:sz="0" w:space="0" w:color="auto"/>
        <w:bottom w:val="none" w:sz="0" w:space="0" w:color="auto"/>
        <w:right w:val="none" w:sz="0" w:space="0" w:color="auto"/>
      </w:divBdr>
    </w:div>
    <w:div w:id="163714172">
      <w:marLeft w:val="640"/>
      <w:marRight w:val="0"/>
      <w:marTop w:val="0"/>
      <w:marBottom w:val="0"/>
      <w:divBdr>
        <w:top w:val="none" w:sz="0" w:space="0" w:color="auto"/>
        <w:left w:val="none" w:sz="0" w:space="0" w:color="auto"/>
        <w:bottom w:val="none" w:sz="0" w:space="0" w:color="auto"/>
        <w:right w:val="none" w:sz="0" w:space="0" w:color="auto"/>
      </w:divBdr>
    </w:div>
    <w:div w:id="163715184">
      <w:marLeft w:val="640"/>
      <w:marRight w:val="0"/>
      <w:marTop w:val="0"/>
      <w:marBottom w:val="0"/>
      <w:divBdr>
        <w:top w:val="none" w:sz="0" w:space="0" w:color="auto"/>
        <w:left w:val="none" w:sz="0" w:space="0" w:color="auto"/>
        <w:bottom w:val="none" w:sz="0" w:space="0" w:color="auto"/>
        <w:right w:val="none" w:sz="0" w:space="0" w:color="auto"/>
      </w:divBdr>
    </w:div>
    <w:div w:id="163784000">
      <w:marLeft w:val="640"/>
      <w:marRight w:val="0"/>
      <w:marTop w:val="0"/>
      <w:marBottom w:val="0"/>
      <w:divBdr>
        <w:top w:val="none" w:sz="0" w:space="0" w:color="auto"/>
        <w:left w:val="none" w:sz="0" w:space="0" w:color="auto"/>
        <w:bottom w:val="none" w:sz="0" w:space="0" w:color="auto"/>
        <w:right w:val="none" w:sz="0" w:space="0" w:color="auto"/>
      </w:divBdr>
    </w:div>
    <w:div w:id="163785699">
      <w:marLeft w:val="640"/>
      <w:marRight w:val="0"/>
      <w:marTop w:val="0"/>
      <w:marBottom w:val="0"/>
      <w:divBdr>
        <w:top w:val="none" w:sz="0" w:space="0" w:color="auto"/>
        <w:left w:val="none" w:sz="0" w:space="0" w:color="auto"/>
        <w:bottom w:val="none" w:sz="0" w:space="0" w:color="auto"/>
        <w:right w:val="none" w:sz="0" w:space="0" w:color="auto"/>
      </w:divBdr>
    </w:div>
    <w:div w:id="163933088">
      <w:marLeft w:val="640"/>
      <w:marRight w:val="0"/>
      <w:marTop w:val="0"/>
      <w:marBottom w:val="0"/>
      <w:divBdr>
        <w:top w:val="none" w:sz="0" w:space="0" w:color="auto"/>
        <w:left w:val="none" w:sz="0" w:space="0" w:color="auto"/>
        <w:bottom w:val="none" w:sz="0" w:space="0" w:color="auto"/>
        <w:right w:val="none" w:sz="0" w:space="0" w:color="auto"/>
      </w:divBdr>
    </w:div>
    <w:div w:id="163937441">
      <w:marLeft w:val="640"/>
      <w:marRight w:val="0"/>
      <w:marTop w:val="0"/>
      <w:marBottom w:val="0"/>
      <w:divBdr>
        <w:top w:val="none" w:sz="0" w:space="0" w:color="auto"/>
        <w:left w:val="none" w:sz="0" w:space="0" w:color="auto"/>
        <w:bottom w:val="none" w:sz="0" w:space="0" w:color="auto"/>
        <w:right w:val="none" w:sz="0" w:space="0" w:color="auto"/>
      </w:divBdr>
    </w:div>
    <w:div w:id="163937731">
      <w:marLeft w:val="640"/>
      <w:marRight w:val="0"/>
      <w:marTop w:val="0"/>
      <w:marBottom w:val="0"/>
      <w:divBdr>
        <w:top w:val="none" w:sz="0" w:space="0" w:color="auto"/>
        <w:left w:val="none" w:sz="0" w:space="0" w:color="auto"/>
        <w:bottom w:val="none" w:sz="0" w:space="0" w:color="auto"/>
        <w:right w:val="none" w:sz="0" w:space="0" w:color="auto"/>
      </w:divBdr>
    </w:div>
    <w:div w:id="163978116">
      <w:marLeft w:val="640"/>
      <w:marRight w:val="0"/>
      <w:marTop w:val="0"/>
      <w:marBottom w:val="0"/>
      <w:divBdr>
        <w:top w:val="none" w:sz="0" w:space="0" w:color="auto"/>
        <w:left w:val="none" w:sz="0" w:space="0" w:color="auto"/>
        <w:bottom w:val="none" w:sz="0" w:space="0" w:color="auto"/>
        <w:right w:val="none" w:sz="0" w:space="0" w:color="auto"/>
      </w:divBdr>
    </w:div>
    <w:div w:id="164170687">
      <w:marLeft w:val="640"/>
      <w:marRight w:val="0"/>
      <w:marTop w:val="0"/>
      <w:marBottom w:val="0"/>
      <w:divBdr>
        <w:top w:val="none" w:sz="0" w:space="0" w:color="auto"/>
        <w:left w:val="none" w:sz="0" w:space="0" w:color="auto"/>
        <w:bottom w:val="none" w:sz="0" w:space="0" w:color="auto"/>
        <w:right w:val="none" w:sz="0" w:space="0" w:color="auto"/>
      </w:divBdr>
    </w:div>
    <w:div w:id="164172570">
      <w:marLeft w:val="640"/>
      <w:marRight w:val="0"/>
      <w:marTop w:val="0"/>
      <w:marBottom w:val="0"/>
      <w:divBdr>
        <w:top w:val="none" w:sz="0" w:space="0" w:color="auto"/>
        <w:left w:val="none" w:sz="0" w:space="0" w:color="auto"/>
        <w:bottom w:val="none" w:sz="0" w:space="0" w:color="auto"/>
        <w:right w:val="none" w:sz="0" w:space="0" w:color="auto"/>
      </w:divBdr>
    </w:div>
    <w:div w:id="164245310">
      <w:marLeft w:val="640"/>
      <w:marRight w:val="0"/>
      <w:marTop w:val="0"/>
      <w:marBottom w:val="0"/>
      <w:divBdr>
        <w:top w:val="none" w:sz="0" w:space="0" w:color="auto"/>
        <w:left w:val="none" w:sz="0" w:space="0" w:color="auto"/>
        <w:bottom w:val="none" w:sz="0" w:space="0" w:color="auto"/>
        <w:right w:val="none" w:sz="0" w:space="0" w:color="auto"/>
      </w:divBdr>
    </w:div>
    <w:div w:id="164245688">
      <w:marLeft w:val="640"/>
      <w:marRight w:val="0"/>
      <w:marTop w:val="0"/>
      <w:marBottom w:val="0"/>
      <w:divBdr>
        <w:top w:val="none" w:sz="0" w:space="0" w:color="auto"/>
        <w:left w:val="none" w:sz="0" w:space="0" w:color="auto"/>
        <w:bottom w:val="none" w:sz="0" w:space="0" w:color="auto"/>
        <w:right w:val="none" w:sz="0" w:space="0" w:color="auto"/>
      </w:divBdr>
    </w:div>
    <w:div w:id="164251676">
      <w:marLeft w:val="640"/>
      <w:marRight w:val="0"/>
      <w:marTop w:val="0"/>
      <w:marBottom w:val="0"/>
      <w:divBdr>
        <w:top w:val="none" w:sz="0" w:space="0" w:color="auto"/>
        <w:left w:val="none" w:sz="0" w:space="0" w:color="auto"/>
        <w:bottom w:val="none" w:sz="0" w:space="0" w:color="auto"/>
        <w:right w:val="none" w:sz="0" w:space="0" w:color="auto"/>
      </w:divBdr>
    </w:div>
    <w:div w:id="164589953">
      <w:marLeft w:val="640"/>
      <w:marRight w:val="0"/>
      <w:marTop w:val="0"/>
      <w:marBottom w:val="0"/>
      <w:divBdr>
        <w:top w:val="none" w:sz="0" w:space="0" w:color="auto"/>
        <w:left w:val="none" w:sz="0" w:space="0" w:color="auto"/>
        <w:bottom w:val="none" w:sz="0" w:space="0" w:color="auto"/>
        <w:right w:val="none" w:sz="0" w:space="0" w:color="auto"/>
      </w:divBdr>
    </w:div>
    <w:div w:id="164786900">
      <w:marLeft w:val="640"/>
      <w:marRight w:val="0"/>
      <w:marTop w:val="0"/>
      <w:marBottom w:val="0"/>
      <w:divBdr>
        <w:top w:val="none" w:sz="0" w:space="0" w:color="auto"/>
        <w:left w:val="none" w:sz="0" w:space="0" w:color="auto"/>
        <w:bottom w:val="none" w:sz="0" w:space="0" w:color="auto"/>
        <w:right w:val="none" w:sz="0" w:space="0" w:color="auto"/>
      </w:divBdr>
    </w:div>
    <w:div w:id="164827807">
      <w:marLeft w:val="640"/>
      <w:marRight w:val="0"/>
      <w:marTop w:val="0"/>
      <w:marBottom w:val="0"/>
      <w:divBdr>
        <w:top w:val="none" w:sz="0" w:space="0" w:color="auto"/>
        <w:left w:val="none" w:sz="0" w:space="0" w:color="auto"/>
        <w:bottom w:val="none" w:sz="0" w:space="0" w:color="auto"/>
        <w:right w:val="none" w:sz="0" w:space="0" w:color="auto"/>
      </w:divBdr>
    </w:div>
    <w:div w:id="164830263">
      <w:marLeft w:val="640"/>
      <w:marRight w:val="0"/>
      <w:marTop w:val="0"/>
      <w:marBottom w:val="0"/>
      <w:divBdr>
        <w:top w:val="none" w:sz="0" w:space="0" w:color="auto"/>
        <w:left w:val="none" w:sz="0" w:space="0" w:color="auto"/>
        <w:bottom w:val="none" w:sz="0" w:space="0" w:color="auto"/>
        <w:right w:val="none" w:sz="0" w:space="0" w:color="auto"/>
      </w:divBdr>
    </w:div>
    <w:div w:id="164830467">
      <w:marLeft w:val="640"/>
      <w:marRight w:val="0"/>
      <w:marTop w:val="0"/>
      <w:marBottom w:val="0"/>
      <w:divBdr>
        <w:top w:val="none" w:sz="0" w:space="0" w:color="auto"/>
        <w:left w:val="none" w:sz="0" w:space="0" w:color="auto"/>
        <w:bottom w:val="none" w:sz="0" w:space="0" w:color="auto"/>
        <w:right w:val="none" w:sz="0" w:space="0" w:color="auto"/>
      </w:divBdr>
    </w:div>
    <w:div w:id="164902728">
      <w:marLeft w:val="640"/>
      <w:marRight w:val="0"/>
      <w:marTop w:val="0"/>
      <w:marBottom w:val="0"/>
      <w:divBdr>
        <w:top w:val="none" w:sz="0" w:space="0" w:color="auto"/>
        <w:left w:val="none" w:sz="0" w:space="0" w:color="auto"/>
        <w:bottom w:val="none" w:sz="0" w:space="0" w:color="auto"/>
        <w:right w:val="none" w:sz="0" w:space="0" w:color="auto"/>
      </w:divBdr>
    </w:div>
    <w:div w:id="164974604">
      <w:marLeft w:val="640"/>
      <w:marRight w:val="0"/>
      <w:marTop w:val="0"/>
      <w:marBottom w:val="0"/>
      <w:divBdr>
        <w:top w:val="none" w:sz="0" w:space="0" w:color="auto"/>
        <w:left w:val="none" w:sz="0" w:space="0" w:color="auto"/>
        <w:bottom w:val="none" w:sz="0" w:space="0" w:color="auto"/>
        <w:right w:val="none" w:sz="0" w:space="0" w:color="auto"/>
      </w:divBdr>
    </w:div>
    <w:div w:id="164976104">
      <w:marLeft w:val="640"/>
      <w:marRight w:val="0"/>
      <w:marTop w:val="0"/>
      <w:marBottom w:val="0"/>
      <w:divBdr>
        <w:top w:val="none" w:sz="0" w:space="0" w:color="auto"/>
        <w:left w:val="none" w:sz="0" w:space="0" w:color="auto"/>
        <w:bottom w:val="none" w:sz="0" w:space="0" w:color="auto"/>
        <w:right w:val="none" w:sz="0" w:space="0" w:color="auto"/>
      </w:divBdr>
    </w:div>
    <w:div w:id="164978548">
      <w:marLeft w:val="640"/>
      <w:marRight w:val="0"/>
      <w:marTop w:val="0"/>
      <w:marBottom w:val="0"/>
      <w:divBdr>
        <w:top w:val="none" w:sz="0" w:space="0" w:color="auto"/>
        <w:left w:val="none" w:sz="0" w:space="0" w:color="auto"/>
        <w:bottom w:val="none" w:sz="0" w:space="0" w:color="auto"/>
        <w:right w:val="none" w:sz="0" w:space="0" w:color="auto"/>
      </w:divBdr>
    </w:div>
    <w:div w:id="164979095">
      <w:marLeft w:val="640"/>
      <w:marRight w:val="0"/>
      <w:marTop w:val="0"/>
      <w:marBottom w:val="0"/>
      <w:divBdr>
        <w:top w:val="none" w:sz="0" w:space="0" w:color="auto"/>
        <w:left w:val="none" w:sz="0" w:space="0" w:color="auto"/>
        <w:bottom w:val="none" w:sz="0" w:space="0" w:color="auto"/>
        <w:right w:val="none" w:sz="0" w:space="0" w:color="auto"/>
      </w:divBdr>
    </w:div>
    <w:div w:id="164981765">
      <w:marLeft w:val="640"/>
      <w:marRight w:val="0"/>
      <w:marTop w:val="0"/>
      <w:marBottom w:val="0"/>
      <w:divBdr>
        <w:top w:val="none" w:sz="0" w:space="0" w:color="auto"/>
        <w:left w:val="none" w:sz="0" w:space="0" w:color="auto"/>
        <w:bottom w:val="none" w:sz="0" w:space="0" w:color="auto"/>
        <w:right w:val="none" w:sz="0" w:space="0" w:color="auto"/>
      </w:divBdr>
    </w:div>
    <w:div w:id="165050757">
      <w:marLeft w:val="640"/>
      <w:marRight w:val="0"/>
      <w:marTop w:val="0"/>
      <w:marBottom w:val="0"/>
      <w:divBdr>
        <w:top w:val="none" w:sz="0" w:space="0" w:color="auto"/>
        <w:left w:val="none" w:sz="0" w:space="0" w:color="auto"/>
        <w:bottom w:val="none" w:sz="0" w:space="0" w:color="auto"/>
        <w:right w:val="none" w:sz="0" w:space="0" w:color="auto"/>
      </w:divBdr>
    </w:div>
    <w:div w:id="165092890">
      <w:marLeft w:val="640"/>
      <w:marRight w:val="0"/>
      <w:marTop w:val="0"/>
      <w:marBottom w:val="0"/>
      <w:divBdr>
        <w:top w:val="none" w:sz="0" w:space="0" w:color="auto"/>
        <w:left w:val="none" w:sz="0" w:space="0" w:color="auto"/>
        <w:bottom w:val="none" w:sz="0" w:space="0" w:color="auto"/>
        <w:right w:val="none" w:sz="0" w:space="0" w:color="auto"/>
      </w:divBdr>
    </w:div>
    <w:div w:id="165097410">
      <w:marLeft w:val="640"/>
      <w:marRight w:val="0"/>
      <w:marTop w:val="0"/>
      <w:marBottom w:val="0"/>
      <w:divBdr>
        <w:top w:val="none" w:sz="0" w:space="0" w:color="auto"/>
        <w:left w:val="none" w:sz="0" w:space="0" w:color="auto"/>
        <w:bottom w:val="none" w:sz="0" w:space="0" w:color="auto"/>
        <w:right w:val="none" w:sz="0" w:space="0" w:color="auto"/>
      </w:divBdr>
    </w:div>
    <w:div w:id="165245794">
      <w:marLeft w:val="640"/>
      <w:marRight w:val="0"/>
      <w:marTop w:val="0"/>
      <w:marBottom w:val="0"/>
      <w:divBdr>
        <w:top w:val="none" w:sz="0" w:space="0" w:color="auto"/>
        <w:left w:val="none" w:sz="0" w:space="0" w:color="auto"/>
        <w:bottom w:val="none" w:sz="0" w:space="0" w:color="auto"/>
        <w:right w:val="none" w:sz="0" w:space="0" w:color="auto"/>
      </w:divBdr>
    </w:div>
    <w:div w:id="165246932">
      <w:marLeft w:val="640"/>
      <w:marRight w:val="0"/>
      <w:marTop w:val="0"/>
      <w:marBottom w:val="0"/>
      <w:divBdr>
        <w:top w:val="none" w:sz="0" w:space="0" w:color="auto"/>
        <w:left w:val="none" w:sz="0" w:space="0" w:color="auto"/>
        <w:bottom w:val="none" w:sz="0" w:space="0" w:color="auto"/>
        <w:right w:val="none" w:sz="0" w:space="0" w:color="auto"/>
      </w:divBdr>
    </w:div>
    <w:div w:id="165290343">
      <w:marLeft w:val="640"/>
      <w:marRight w:val="0"/>
      <w:marTop w:val="0"/>
      <w:marBottom w:val="0"/>
      <w:divBdr>
        <w:top w:val="none" w:sz="0" w:space="0" w:color="auto"/>
        <w:left w:val="none" w:sz="0" w:space="0" w:color="auto"/>
        <w:bottom w:val="none" w:sz="0" w:space="0" w:color="auto"/>
        <w:right w:val="none" w:sz="0" w:space="0" w:color="auto"/>
      </w:divBdr>
    </w:div>
    <w:div w:id="165292166">
      <w:marLeft w:val="640"/>
      <w:marRight w:val="0"/>
      <w:marTop w:val="0"/>
      <w:marBottom w:val="0"/>
      <w:divBdr>
        <w:top w:val="none" w:sz="0" w:space="0" w:color="auto"/>
        <w:left w:val="none" w:sz="0" w:space="0" w:color="auto"/>
        <w:bottom w:val="none" w:sz="0" w:space="0" w:color="auto"/>
        <w:right w:val="none" w:sz="0" w:space="0" w:color="auto"/>
      </w:divBdr>
    </w:div>
    <w:div w:id="165362532">
      <w:marLeft w:val="640"/>
      <w:marRight w:val="0"/>
      <w:marTop w:val="0"/>
      <w:marBottom w:val="0"/>
      <w:divBdr>
        <w:top w:val="none" w:sz="0" w:space="0" w:color="auto"/>
        <w:left w:val="none" w:sz="0" w:space="0" w:color="auto"/>
        <w:bottom w:val="none" w:sz="0" w:space="0" w:color="auto"/>
        <w:right w:val="none" w:sz="0" w:space="0" w:color="auto"/>
      </w:divBdr>
    </w:div>
    <w:div w:id="165436987">
      <w:marLeft w:val="640"/>
      <w:marRight w:val="0"/>
      <w:marTop w:val="0"/>
      <w:marBottom w:val="0"/>
      <w:divBdr>
        <w:top w:val="none" w:sz="0" w:space="0" w:color="auto"/>
        <w:left w:val="none" w:sz="0" w:space="0" w:color="auto"/>
        <w:bottom w:val="none" w:sz="0" w:space="0" w:color="auto"/>
        <w:right w:val="none" w:sz="0" w:space="0" w:color="auto"/>
      </w:divBdr>
    </w:div>
    <w:div w:id="165437446">
      <w:marLeft w:val="640"/>
      <w:marRight w:val="0"/>
      <w:marTop w:val="0"/>
      <w:marBottom w:val="0"/>
      <w:divBdr>
        <w:top w:val="none" w:sz="0" w:space="0" w:color="auto"/>
        <w:left w:val="none" w:sz="0" w:space="0" w:color="auto"/>
        <w:bottom w:val="none" w:sz="0" w:space="0" w:color="auto"/>
        <w:right w:val="none" w:sz="0" w:space="0" w:color="auto"/>
      </w:divBdr>
    </w:div>
    <w:div w:id="165478869">
      <w:marLeft w:val="640"/>
      <w:marRight w:val="0"/>
      <w:marTop w:val="0"/>
      <w:marBottom w:val="0"/>
      <w:divBdr>
        <w:top w:val="none" w:sz="0" w:space="0" w:color="auto"/>
        <w:left w:val="none" w:sz="0" w:space="0" w:color="auto"/>
        <w:bottom w:val="none" w:sz="0" w:space="0" w:color="auto"/>
        <w:right w:val="none" w:sz="0" w:space="0" w:color="auto"/>
      </w:divBdr>
    </w:div>
    <w:div w:id="165479315">
      <w:marLeft w:val="640"/>
      <w:marRight w:val="0"/>
      <w:marTop w:val="0"/>
      <w:marBottom w:val="0"/>
      <w:divBdr>
        <w:top w:val="none" w:sz="0" w:space="0" w:color="auto"/>
        <w:left w:val="none" w:sz="0" w:space="0" w:color="auto"/>
        <w:bottom w:val="none" w:sz="0" w:space="0" w:color="auto"/>
        <w:right w:val="none" w:sz="0" w:space="0" w:color="auto"/>
      </w:divBdr>
    </w:div>
    <w:div w:id="165554842">
      <w:marLeft w:val="640"/>
      <w:marRight w:val="0"/>
      <w:marTop w:val="0"/>
      <w:marBottom w:val="0"/>
      <w:divBdr>
        <w:top w:val="none" w:sz="0" w:space="0" w:color="auto"/>
        <w:left w:val="none" w:sz="0" w:space="0" w:color="auto"/>
        <w:bottom w:val="none" w:sz="0" w:space="0" w:color="auto"/>
        <w:right w:val="none" w:sz="0" w:space="0" w:color="auto"/>
      </w:divBdr>
    </w:div>
    <w:div w:id="165557670">
      <w:marLeft w:val="640"/>
      <w:marRight w:val="0"/>
      <w:marTop w:val="0"/>
      <w:marBottom w:val="0"/>
      <w:divBdr>
        <w:top w:val="none" w:sz="0" w:space="0" w:color="auto"/>
        <w:left w:val="none" w:sz="0" w:space="0" w:color="auto"/>
        <w:bottom w:val="none" w:sz="0" w:space="0" w:color="auto"/>
        <w:right w:val="none" w:sz="0" w:space="0" w:color="auto"/>
      </w:divBdr>
    </w:div>
    <w:div w:id="165631125">
      <w:marLeft w:val="640"/>
      <w:marRight w:val="0"/>
      <w:marTop w:val="0"/>
      <w:marBottom w:val="0"/>
      <w:divBdr>
        <w:top w:val="none" w:sz="0" w:space="0" w:color="auto"/>
        <w:left w:val="none" w:sz="0" w:space="0" w:color="auto"/>
        <w:bottom w:val="none" w:sz="0" w:space="0" w:color="auto"/>
        <w:right w:val="none" w:sz="0" w:space="0" w:color="auto"/>
      </w:divBdr>
    </w:div>
    <w:div w:id="165633310">
      <w:marLeft w:val="640"/>
      <w:marRight w:val="0"/>
      <w:marTop w:val="0"/>
      <w:marBottom w:val="0"/>
      <w:divBdr>
        <w:top w:val="none" w:sz="0" w:space="0" w:color="auto"/>
        <w:left w:val="none" w:sz="0" w:space="0" w:color="auto"/>
        <w:bottom w:val="none" w:sz="0" w:space="0" w:color="auto"/>
        <w:right w:val="none" w:sz="0" w:space="0" w:color="auto"/>
      </w:divBdr>
    </w:div>
    <w:div w:id="165637469">
      <w:marLeft w:val="640"/>
      <w:marRight w:val="0"/>
      <w:marTop w:val="0"/>
      <w:marBottom w:val="0"/>
      <w:divBdr>
        <w:top w:val="none" w:sz="0" w:space="0" w:color="auto"/>
        <w:left w:val="none" w:sz="0" w:space="0" w:color="auto"/>
        <w:bottom w:val="none" w:sz="0" w:space="0" w:color="auto"/>
        <w:right w:val="none" w:sz="0" w:space="0" w:color="auto"/>
      </w:divBdr>
    </w:div>
    <w:div w:id="165679593">
      <w:marLeft w:val="640"/>
      <w:marRight w:val="0"/>
      <w:marTop w:val="0"/>
      <w:marBottom w:val="0"/>
      <w:divBdr>
        <w:top w:val="none" w:sz="0" w:space="0" w:color="auto"/>
        <w:left w:val="none" w:sz="0" w:space="0" w:color="auto"/>
        <w:bottom w:val="none" w:sz="0" w:space="0" w:color="auto"/>
        <w:right w:val="none" w:sz="0" w:space="0" w:color="auto"/>
      </w:divBdr>
    </w:div>
    <w:div w:id="165751621">
      <w:marLeft w:val="640"/>
      <w:marRight w:val="0"/>
      <w:marTop w:val="0"/>
      <w:marBottom w:val="0"/>
      <w:divBdr>
        <w:top w:val="none" w:sz="0" w:space="0" w:color="auto"/>
        <w:left w:val="none" w:sz="0" w:space="0" w:color="auto"/>
        <w:bottom w:val="none" w:sz="0" w:space="0" w:color="auto"/>
        <w:right w:val="none" w:sz="0" w:space="0" w:color="auto"/>
      </w:divBdr>
    </w:div>
    <w:div w:id="165756225">
      <w:marLeft w:val="640"/>
      <w:marRight w:val="0"/>
      <w:marTop w:val="0"/>
      <w:marBottom w:val="0"/>
      <w:divBdr>
        <w:top w:val="none" w:sz="0" w:space="0" w:color="auto"/>
        <w:left w:val="none" w:sz="0" w:space="0" w:color="auto"/>
        <w:bottom w:val="none" w:sz="0" w:space="0" w:color="auto"/>
        <w:right w:val="none" w:sz="0" w:space="0" w:color="auto"/>
      </w:divBdr>
    </w:div>
    <w:div w:id="165825915">
      <w:marLeft w:val="640"/>
      <w:marRight w:val="0"/>
      <w:marTop w:val="0"/>
      <w:marBottom w:val="0"/>
      <w:divBdr>
        <w:top w:val="none" w:sz="0" w:space="0" w:color="auto"/>
        <w:left w:val="none" w:sz="0" w:space="0" w:color="auto"/>
        <w:bottom w:val="none" w:sz="0" w:space="0" w:color="auto"/>
        <w:right w:val="none" w:sz="0" w:space="0" w:color="auto"/>
      </w:divBdr>
    </w:div>
    <w:div w:id="165829376">
      <w:marLeft w:val="640"/>
      <w:marRight w:val="0"/>
      <w:marTop w:val="0"/>
      <w:marBottom w:val="0"/>
      <w:divBdr>
        <w:top w:val="none" w:sz="0" w:space="0" w:color="auto"/>
        <w:left w:val="none" w:sz="0" w:space="0" w:color="auto"/>
        <w:bottom w:val="none" w:sz="0" w:space="0" w:color="auto"/>
        <w:right w:val="none" w:sz="0" w:space="0" w:color="auto"/>
      </w:divBdr>
    </w:div>
    <w:div w:id="165875143">
      <w:marLeft w:val="640"/>
      <w:marRight w:val="0"/>
      <w:marTop w:val="0"/>
      <w:marBottom w:val="0"/>
      <w:divBdr>
        <w:top w:val="none" w:sz="0" w:space="0" w:color="auto"/>
        <w:left w:val="none" w:sz="0" w:space="0" w:color="auto"/>
        <w:bottom w:val="none" w:sz="0" w:space="0" w:color="auto"/>
        <w:right w:val="none" w:sz="0" w:space="0" w:color="auto"/>
      </w:divBdr>
    </w:div>
    <w:div w:id="165901496">
      <w:marLeft w:val="640"/>
      <w:marRight w:val="0"/>
      <w:marTop w:val="0"/>
      <w:marBottom w:val="0"/>
      <w:divBdr>
        <w:top w:val="none" w:sz="0" w:space="0" w:color="auto"/>
        <w:left w:val="none" w:sz="0" w:space="0" w:color="auto"/>
        <w:bottom w:val="none" w:sz="0" w:space="0" w:color="auto"/>
        <w:right w:val="none" w:sz="0" w:space="0" w:color="auto"/>
      </w:divBdr>
    </w:div>
    <w:div w:id="165945469">
      <w:marLeft w:val="640"/>
      <w:marRight w:val="0"/>
      <w:marTop w:val="0"/>
      <w:marBottom w:val="0"/>
      <w:divBdr>
        <w:top w:val="none" w:sz="0" w:space="0" w:color="auto"/>
        <w:left w:val="none" w:sz="0" w:space="0" w:color="auto"/>
        <w:bottom w:val="none" w:sz="0" w:space="0" w:color="auto"/>
        <w:right w:val="none" w:sz="0" w:space="0" w:color="auto"/>
      </w:divBdr>
    </w:div>
    <w:div w:id="165949325">
      <w:marLeft w:val="640"/>
      <w:marRight w:val="0"/>
      <w:marTop w:val="0"/>
      <w:marBottom w:val="0"/>
      <w:divBdr>
        <w:top w:val="none" w:sz="0" w:space="0" w:color="auto"/>
        <w:left w:val="none" w:sz="0" w:space="0" w:color="auto"/>
        <w:bottom w:val="none" w:sz="0" w:space="0" w:color="auto"/>
        <w:right w:val="none" w:sz="0" w:space="0" w:color="auto"/>
      </w:divBdr>
    </w:div>
    <w:div w:id="166092743">
      <w:marLeft w:val="640"/>
      <w:marRight w:val="0"/>
      <w:marTop w:val="0"/>
      <w:marBottom w:val="0"/>
      <w:divBdr>
        <w:top w:val="none" w:sz="0" w:space="0" w:color="auto"/>
        <w:left w:val="none" w:sz="0" w:space="0" w:color="auto"/>
        <w:bottom w:val="none" w:sz="0" w:space="0" w:color="auto"/>
        <w:right w:val="none" w:sz="0" w:space="0" w:color="auto"/>
      </w:divBdr>
    </w:div>
    <w:div w:id="166094949">
      <w:bodyDiv w:val="1"/>
      <w:marLeft w:val="0"/>
      <w:marRight w:val="0"/>
      <w:marTop w:val="0"/>
      <w:marBottom w:val="0"/>
      <w:divBdr>
        <w:top w:val="none" w:sz="0" w:space="0" w:color="auto"/>
        <w:left w:val="none" w:sz="0" w:space="0" w:color="auto"/>
        <w:bottom w:val="none" w:sz="0" w:space="0" w:color="auto"/>
        <w:right w:val="none" w:sz="0" w:space="0" w:color="auto"/>
      </w:divBdr>
    </w:div>
    <w:div w:id="166099455">
      <w:marLeft w:val="640"/>
      <w:marRight w:val="0"/>
      <w:marTop w:val="0"/>
      <w:marBottom w:val="0"/>
      <w:divBdr>
        <w:top w:val="none" w:sz="0" w:space="0" w:color="auto"/>
        <w:left w:val="none" w:sz="0" w:space="0" w:color="auto"/>
        <w:bottom w:val="none" w:sz="0" w:space="0" w:color="auto"/>
        <w:right w:val="none" w:sz="0" w:space="0" w:color="auto"/>
      </w:divBdr>
    </w:div>
    <w:div w:id="166213223">
      <w:marLeft w:val="640"/>
      <w:marRight w:val="0"/>
      <w:marTop w:val="0"/>
      <w:marBottom w:val="0"/>
      <w:divBdr>
        <w:top w:val="none" w:sz="0" w:space="0" w:color="auto"/>
        <w:left w:val="none" w:sz="0" w:space="0" w:color="auto"/>
        <w:bottom w:val="none" w:sz="0" w:space="0" w:color="auto"/>
        <w:right w:val="none" w:sz="0" w:space="0" w:color="auto"/>
      </w:divBdr>
    </w:div>
    <w:div w:id="166213388">
      <w:marLeft w:val="640"/>
      <w:marRight w:val="0"/>
      <w:marTop w:val="0"/>
      <w:marBottom w:val="0"/>
      <w:divBdr>
        <w:top w:val="none" w:sz="0" w:space="0" w:color="auto"/>
        <w:left w:val="none" w:sz="0" w:space="0" w:color="auto"/>
        <w:bottom w:val="none" w:sz="0" w:space="0" w:color="auto"/>
        <w:right w:val="none" w:sz="0" w:space="0" w:color="auto"/>
      </w:divBdr>
    </w:div>
    <w:div w:id="166288331">
      <w:marLeft w:val="640"/>
      <w:marRight w:val="0"/>
      <w:marTop w:val="0"/>
      <w:marBottom w:val="0"/>
      <w:divBdr>
        <w:top w:val="none" w:sz="0" w:space="0" w:color="auto"/>
        <w:left w:val="none" w:sz="0" w:space="0" w:color="auto"/>
        <w:bottom w:val="none" w:sz="0" w:space="0" w:color="auto"/>
        <w:right w:val="none" w:sz="0" w:space="0" w:color="auto"/>
      </w:divBdr>
    </w:div>
    <w:div w:id="166403578">
      <w:marLeft w:val="640"/>
      <w:marRight w:val="0"/>
      <w:marTop w:val="0"/>
      <w:marBottom w:val="0"/>
      <w:divBdr>
        <w:top w:val="none" w:sz="0" w:space="0" w:color="auto"/>
        <w:left w:val="none" w:sz="0" w:space="0" w:color="auto"/>
        <w:bottom w:val="none" w:sz="0" w:space="0" w:color="auto"/>
        <w:right w:val="none" w:sz="0" w:space="0" w:color="auto"/>
      </w:divBdr>
    </w:div>
    <w:div w:id="166481137">
      <w:marLeft w:val="640"/>
      <w:marRight w:val="0"/>
      <w:marTop w:val="0"/>
      <w:marBottom w:val="0"/>
      <w:divBdr>
        <w:top w:val="none" w:sz="0" w:space="0" w:color="auto"/>
        <w:left w:val="none" w:sz="0" w:space="0" w:color="auto"/>
        <w:bottom w:val="none" w:sz="0" w:space="0" w:color="auto"/>
        <w:right w:val="none" w:sz="0" w:space="0" w:color="auto"/>
      </w:divBdr>
    </w:div>
    <w:div w:id="166486817">
      <w:marLeft w:val="640"/>
      <w:marRight w:val="0"/>
      <w:marTop w:val="0"/>
      <w:marBottom w:val="0"/>
      <w:divBdr>
        <w:top w:val="none" w:sz="0" w:space="0" w:color="auto"/>
        <w:left w:val="none" w:sz="0" w:space="0" w:color="auto"/>
        <w:bottom w:val="none" w:sz="0" w:space="0" w:color="auto"/>
        <w:right w:val="none" w:sz="0" w:space="0" w:color="auto"/>
      </w:divBdr>
    </w:div>
    <w:div w:id="166527056">
      <w:marLeft w:val="640"/>
      <w:marRight w:val="0"/>
      <w:marTop w:val="0"/>
      <w:marBottom w:val="0"/>
      <w:divBdr>
        <w:top w:val="none" w:sz="0" w:space="0" w:color="auto"/>
        <w:left w:val="none" w:sz="0" w:space="0" w:color="auto"/>
        <w:bottom w:val="none" w:sz="0" w:space="0" w:color="auto"/>
        <w:right w:val="none" w:sz="0" w:space="0" w:color="auto"/>
      </w:divBdr>
    </w:div>
    <w:div w:id="166529458">
      <w:marLeft w:val="640"/>
      <w:marRight w:val="0"/>
      <w:marTop w:val="0"/>
      <w:marBottom w:val="0"/>
      <w:divBdr>
        <w:top w:val="none" w:sz="0" w:space="0" w:color="auto"/>
        <w:left w:val="none" w:sz="0" w:space="0" w:color="auto"/>
        <w:bottom w:val="none" w:sz="0" w:space="0" w:color="auto"/>
        <w:right w:val="none" w:sz="0" w:space="0" w:color="auto"/>
      </w:divBdr>
    </w:div>
    <w:div w:id="166602591">
      <w:marLeft w:val="640"/>
      <w:marRight w:val="0"/>
      <w:marTop w:val="0"/>
      <w:marBottom w:val="0"/>
      <w:divBdr>
        <w:top w:val="none" w:sz="0" w:space="0" w:color="auto"/>
        <w:left w:val="none" w:sz="0" w:space="0" w:color="auto"/>
        <w:bottom w:val="none" w:sz="0" w:space="0" w:color="auto"/>
        <w:right w:val="none" w:sz="0" w:space="0" w:color="auto"/>
      </w:divBdr>
    </w:div>
    <w:div w:id="166673159">
      <w:marLeft w:val="640"/>
      <w:marRight w:val="0"/>
      <w:marTop w:val="0"/>
      <w:marBottom w:val="0"/>
      <w:divBdr>
        <w:top w:val="none" w:sz="0" w:space="0" w:color="auto"/>
        <w:left w:val="none" w:sz="0" w:space="0" w:color="auto"/>
        <w:bottom w:val="none" w:sz="0" w:space="0" w:color="auto"/>
        <w:right w:val="none" w:sz="0" w:space="0" w:color="auto"/>
      </w:divBdr>
    </w:div>
    <w:div w:id="166679176">
      <w:marLeft w:val="640"/>
      <w:marRight w:val="0"/>
      <w:marTop w:val="0"/>
      <w:marBottom w:val="0"/>
      <w:divBdr>
        <w:top w:val="none" w:sz="0" w:space="0" w:color="auto"/>
        <w:left w:val="none" w:sz="0" w:space="0" w:color="auto"/>
        <w:bottom w:val="none" w:sz="0" w:space="0" w:color="auto"/>
        <w:right w:val="none" w:sz="0" w:space="0" w:color="auto"/>
      </w:divBdr>
    </w:div>
    <w:div w:id="166750335">
      <w:marLeft w:val="640"/>
      <w:marRight w:val="0"/>
      <w:marTop w:val="0"/>
      <w:marBottom w:val="0"/>
      <w:divBdr>
        <w:top w:val="none" w:sz="0" w:space="0" w:color="auto"/>
        <w:left w:val="none" w:sz="0" w:space="0" w:color="auto"/>
        <w:bottom w:val="none" w:sz="0" w:space="0" w:color="auto"/>
        <w:right w:val="none" w:sz="0" w:space="0" w:color="auto"/>
      </w:divBdr>
    </w:div>
    <w:div w:id="166754043">
      <w:marLeft w:val="640"/>
      <w:marRight w:val="0"/>
      <w:marTop w:val="0"/>
      <w:marBottom w:val="0"/>
      <w:divBdr>
        <w:top w:val="none" w:sz="0" w:space="0" w:color="auto"/>
        <w:left w:val="none" w:sz="0" w:space="0" w:color="auto"/>
        <w:bottom w:val="none" w:sz="0" w:space="0" w:color="auto"/>
        <w:right w:val="none" w:sz="0" w:space="0" w:color="auto"/>
      </w:divBdr>
    </w:div>
    <w:div w:id="166790098">
      <w:marLeft w:val="640"/>
      <w:marRight w:val="0"/>
      <w:marTop w:val="0"/>
      <w:marBottom w:val="0"/>
      <w:divBdr>
        <w:top w:val="none" w:sz="0" w:space="0" w:color="auto"/>
        <w:left w:val="none" w:sz="0" w:space="0" w:color="auto"/>
        <w:bottom w:val="none" w:sz="0" w:space="0" w:color="auto"/>
        <w:right w:val="none" w:sz="0" w:space="0" w:color="auto"/>
      </w:divBdr>
    </w:div>
    <w:div w:id="166798129">
      <w:marLeft w:val="640"/>
      <w:marRight w:val="0"/>
      <w:marTop w:val="0"/>
      <w:marBottom w:val="0"/>
      <w:divBdr>
        <w:top w:val="none" w:sz="0" w:space="0" w:color="auto"/>
        <w:left w:val="none" w:sz="0" w:space="0" w:color="auto"/>
        <w:bottom w:val="none" w:sz="0" w:space="0" w:color="auto"/>
        <w:right w:val="none" w:sz="0" w:space="0" w:color="auto"/>
      </w:divBdr>
    </w:div>
    <w:div w:id="166869702">
      <w:marLeft w:val="640"/>
      <w:marRight w:val="0"/>
      <w:marTop w:val="0"/>
      <w:marBottom w:val="0"/>
      <w:divBdr>
        <w:top w:val="none" w:sz="0" w:space="0" w:color="auto"/>
        <w:left w:val="none" w:sz="0" w:space="0" w:color="auto"/>
        <w:bottom w:val="none" w:sz="0" w:space="0" w:color="auto"/>
        <w:right w:val="none" w:sz="0" w:space="0" w:color="auto"/>
      </w:divBdr>
    </w:div>
    <w:div w:id="166945831">
      <w:marLeft w:val="640"/>
      <w:marRight w:val="0"/>
      <w:marTop w:val="0"/>
      <w:marBottom w:val="0"/>
      <w:divBdr>
        <w:top w:val="none" w:sz="0" w:space="0" w:color="auto"/>
        <w:left w:val="none" w:sz="0" w:space="0" w:color="auto"/>
        <w:bottom w:val="none" w:sz="0" w:space="0" w:color="auto"/>
        <w:right w:val="none" w:sz="0" w:space="0" w:color="auto"/>
      </w:divBdr>
    </w:div>
    <w:div w:id="166988334">
      <w:marLeft w:val="640"/>
      <w:marRight w:val="0"/>
      <w:marTop w:val="0"/>
      <w:marBottom w:val="0"/>
      <w:divBdr>
        <w:top w:val="none" w:sz="0" w:space="0" w:color="auto"/>
        <w:left w:val="none" w:sz="0" w:space="0" w:color="auto"/>
        <w:bottom w:val="none" w:sz="0" w:space="0" w:color="auto"/>
        <w:right w:val="none" w:sz="0" w:space="0" w:color="auto"/>
      </w:divBdr>
    </w:div>
    <w:div w:id="166988990">
      <w:marLeft w:val="640"/>
      <w:marRight w:val="0"/>
      <w:marTop w:val="0"/>
      <w:marBottom w:val="0"/>
      <w:divBdr>
        <w:top w:val="none" w:sz="0" w:space="0" w:color="auto"/>
        <w:left w:val="none" w:sz="0" w:space="0" w:color="auto"/>
        <w:bottom w:val="none" w:sz="0" w:space="0" w:color="auto"/>
        <w:right w:val="none" w:sz="0" w:space="0" w:color="auto"/>
      </w:divBdr>
    </w:div>
    <w:div w:id="167059636">
      <w:marLeft w:val="640"/>
      <w:marRight w:val="0"/>
      <w:marTop w:val="0"/>
      <w:marBottom w:val="0"/>
      <w:divBdr>
        <w:top w:val="none" w:sz="0" w:space="0" w:color="auto"/>
        <w:left w:val="none" w:sz="0" w:space="0" w:color="auto"/>
        <w:bottom w:val="none" w:sz="0" w:space="0" w:color="auto"/>
        <w:right w:val="none" w:sz="0" w:space="0" w:color="auto"/>
      </w:divBdr>
    </w:div>
    <w:div w:id="167135181">
      <w:marLeft w:val="640"/>
      <w:marRight w:val="0"/>
      <w:marTop w:val="0"/>
      <w:marBottom w:val="0"/>
      <w:divBdr>
        <w:top w:val="none" w:sz="0" w:space="0" w:color="auto"/>
        <w:left w:val="none" w:sz="0" w:space="0" w:color="auto"/>
        <w:bottom w:val="none" w:sz="0" w:space="0" w:color="auto"/>
        <w:right w:val="none" w:sz="0" w:space="0" w:color="auto"/>
      </w:divBdr>
    </w:div>
    <w:div w:id="167182391">
      <w:marLeft w:val="640"/>
      <w:marRight w:val="0"/>
      <w:marTop w:val="0"/>
      <w:marBottom w:val="0"/>
      <w:divBdr>
        <w:top w:val="none" w:sz="0" w:space="0" w:color="auto"/>
        <w:left w:val="none" w:sz="0" w:space="0" w:color="auto"/>
        <w:bottom w:val="none" w:sz="0" w:space="0" w:color="auto"/>
        <w:right w:val="none" w:sz="0" w:space="0" w:color="auto"/>
      </w:divBdr>
    </w:div>
    <w:div w:id="167253557">
      <w:marLeft w:val="640"/>
      <w:marRight w:val="0"/>
      <w:marTop w:val="0"/>
      <w:marBottom w:val="0"/>
      <w:divBdr>
        <w:top w:val="none" w:sz="0" w:space="0" w:color="auto"/>
        <w:left w:val="none" w:sz="0" w:space="0" w:color="auto"/>
        <w:bottom w:val="none" w:sz="0" w:space="0" w:color="auto"/>
        <w:right w:val="none" w:sz="0" w:space="0" w:color="auto"/>
      </w:divBdr>
    </w:div>
    <w:div w:id="167256970">
      <w:marLeft w:val="640"/>
      <w:marRight w:val="0"/>
      <w:marTop w:val="0"/>
      <w:marBottom w:val="0"/>
      <w:divBdr>
        <w:top w:val="none" w:sz="0" w:space="0" w:color="auto"/>
        <w:left w:val="none" w:sz="0" w:space="0" w:color="auto"/>
        <w:bottom w:val="none" w:sz="0" w:space="0" w:color="auto"/>
        <w:right w:val="none" w:sz="0" w:space="0" w:color="auto"/>
      </w:divBdr>
    </w:div>
    <w:div w:id="167257374">
      <w:marLeft w:val="640"/>
      <w:marRight w:val="0"/>
      <w:marTop w:val="0"/>
      <w:marBottom w:val="0"/>
      <w:divBdr>
        <w:top w:val="none" w:sz="0" w:space="0" w:color="auto"/>
        <w:left w:val="none" w:sz="0" w:space="0" w:color="auto"/>
        <w:bottom w:val="none" w:sz="0" w:space="0" w:color="auto"/>
        <w:right w:val="none" w:sz="0" w:space="0" w:color="auto"/>
      </w:divBdr>
    </w:div>
    <w:div w:id="167258934">
      <w:marLeft w:val="640"/>
      <w:marRight w:val="0"/>
      <w:marTop w:val="0"/>
      <w:marBottom w:val="0"/>
      <w:divBdr>
        <w:top w:val="none" w:sz="0" w:space="0" w:color="auto"/>
        <w:left w:val="none" w:sz="0" w:space="0" w:color="auto"/>
        <w:bottom w:val="none" w:sz="0" w:space="0" w:color="auto"/>
        <w:right w:val="none" w:sz="0" w:space="0" w:color="auto"/>
      </w:divBdr>
    </w:div>
    <w:div w:id="167335235">
      <w:marLeft w:val="640"/>
      <w:marRight w:val="0"/>
      <w:marTop w:val="0"/>
      <w:marBottom w:val="0"/>
      <w:divBdr>
        <w:top w:val="none" w:sz="0" w:space="0" w:color="auto"/>
        <w:left w:val="none" w:sz="0" w:space="0" w:color="auto"/>
        <w:bottom w:val="none" w:sz="0" w:space="0" w:color="auto"/>
        <w:right w:val="none" w:sz="0" w:space="0" w:color="auto"/>
      </w:divBdr>
    </w:div>
    <w:div w:id="167520429">
      <w:marLeft w:val="640"/>
      <w:marRight w:val="0"/>
      <w:marTop w:val="0"/>
      <w:marBottom w:val="0"/>
      <w:divBdr>
        <w:top w:val="none" w:sz="0" w:space="0" w:color="auto"/>
        <w:left w:val="none" w:sz="0" w:space="0" w:color="auto"/>
        <w:bottom w:val="none" w:sz="0" w:space="0" w:color="auto"/>
        <w:right w:val="none" w:sz="0" w:space="0" w:color="auto"/>
      </w:divBdr>
    </w:div>
    <w:div w:id="167642172">
      <w:marLeft w:val="640"/>
      <w:marRight w:val="0"/>
      <w:marTop w:val="0"/>
      <w:marBottom w:val="0"/>
      <w:divBdr>
        <w:top w:val="none" w:sz="0" w:space="0" w:color="auto"/>
        <w:left w:val="none" w:sz="0" w:space="0" w:color="auto"/>
        <w:bottom w:val="none" w:sz="0" w:space="0" w:color="auto"/>
        <w:right w:val="none" w:sz="0" w:space="0" w:color="auto"/>
      </w:divBdr>
    </w:div>
    <w:div w:id="167670863">
      <w:marLeft w:val="640"/>
      <w:marRight w:val="0"/>
      <w:marTop w:val="0"/>
      <w:marBottom w:val="0"/>
      <w:divBdr>
        <w:top w:val="none" w:sz="0" w:space="0" w:color="auto"/>
        <w:left w:val="none" w:sz="0" w:space="0" w:color="auto"/>
        <w:bottom w:val="none" w:sz="0" w:space="0" w:color="auto"/>
        <w:right w:val="none" w:sz="0" w:space="0" w:color="auto"/>
      </w:divBdr>
    </w:div>
    <w:div w:id="167672835">
      <w:marLeft w:val="640"/>
      <w:marRight w:val="0"/>
      <w:marTop w:val="0"/>
      <w:marBottom w:val="0"/>
      <w:divBdr>
        <w:top w:val="none" w:sz="0" w:space="0" w:color="auto"/>
        <w:left w:val="none" w:sz="0" w:space="0" w:color="auto"/>
        <w:bottom w:val="none" w:sz="0" w:space="0" w:color="auto"/>
        <w:right w:val="none" w:sz="0" w:space="0" w:color="auto"/>
      </w:divBdr>
    </w:div>
    <w:div w:id="167715681">
      <w:marLeft w:val="640"/>
      <w:marRight w:val="0"/>
      <w:marTop w:val="0"/>
      <w:marBottom w:val="0"/>
      <w:divBdr>
        <w:top w:val="none" w:sz="0" w:space="0" w:color="auto"/>
        <w:left w:val="none" w:sz="0" w:space="0" w:color="auto"/>
        <w:bottom w:val="none" w:sz="0" w:space="0" w:color="auto"/>
        <w:right w:val="none" w:sz="0" w:space="0" w:color="auto"/>
      </w:divBdr>
    </w:div>
    <w:div w:id="167720326">
      <w:marLeft w:val="640"/>
      <w:marRight w:val="0"/>
      <w:marTop w:val="0"/>
      <w:marBottom w:val="0"/>
      <w:divBdr>
        <w:top w:val="none" w:sz="0" w:space="0" w:color="auto"/>
        <w:left w:val="none" w:sz="0" w:space="0" w:color="auto"/>
        <w:bottom w:val="none" w:sz="0" w:space="0" w:color="auto"/>
        <w:right w:val="none" w:sz="0" w:space="0" w:color="auto"/>
      </w:divBdr>
    </w:div>
    <w:div w:id="167838196">
      <w:marLeft w:val="480"/>
      <w:marRight w:val="0"/>
      <w:marTop w:val="0"/>
      <w:marBottom w:val="0"/>
      <w:divBdr>
        <w:top w:val="none" w:sz="0" w:space="0" w:color="auto"/>
        <w:left w:val="none" w:sz="0" w:space="0" w:color="auto"/>
        <w:bottom w:val="none" w:sz="0" w:space="0" w:color="auto"/>
        <w:right w:val="none" w:sz="0" w:space="0" w:color="auto"/>
      </w:divBdr>
    </w:div>
    <w:div w:id="167914995">
      <w:marLeft w:val="640"/>
      <w:marRight w:val="0"/>
      <w:marTop w:val="0"/>
      <w:marBottom w:val="0"/>
      <w:divBdr>
        <w:top w:val="none" w:sz="0" w:space="0" w:color="auto"/>
        <w:left w:val="none" w:sz="0" w:space="0" w:color="auto"/>
        <w:bottom w:val="none" w:sz="0" w:space="0" w:color="auto"/>
        <w:right w:val="none" w:sz="0" w:space="0" w:color="auto"/>
      </w:divBdr>
    </w:div>
    <w:div w:id="167915004">
      <w:marLeft w:val="640"/>
      <w:marRight w:val="0"/>
      <w:marTop w:val="0"/>
      <w:marBottom w:val="0"/>
      <w:divBdr>
        <w:top w:val="none" w:sz="0" w:space="0" w:color="auto"/>
        <w:left w:val="none" w:sz="0" w:space="0" w:color="auto"/>
        <w:bottom w:val="none" w:sz="0" w:space="0" w:color="auto"/>
        <w:right w:val="none" w:sz="0" w:space="0" w:color="auto"/>
      </w:divBdr>
    </w:div>
    <w:div w:id="167989068">
      <w:marLeft w:val="640"/>
      <w:marRight w:val="0"/>
      <w:marTop w:val="0"/>
      <w:marBottom w:val="0"/>
      <w:divBdr>
        <w:top w:val="none" w:sz="0" w:space="0" w:color="auto"/>
        <w:left w:val="none" w:sz="0" w:space="0" w:color="auto"/>
        <w:bottom w:val="none" w:sz="0" w:space="0" w:color="auto"/>
        <w:right w:val="none" w:sz="0" w:space="0" w:color="auto"/>
      </w:divBdr>
    </w:div>
    <w:div w:id="168060951">
      <w:marLeft w:val="640"/>
      <w:marRight w:val="0"/>
      <w:marTop w:val="0"/>
      <w:marBottom w:val="0"/>
      <w:divBdr>
        <w:top w:val="none" w:sz="0" w:space="0" w:color="auto"/>
        <w:left w:val="none" w:sz="0" w:space="0" w:color="auto"/>
        <w:bottom w:val="none" w:sz="0" w:space="0" w:color="auto"/>
        <w:right w:val="none" w:sz="0" w:space="0" w:color="auto"/>
      </w:divBdr>
    </w:div>
    <w:div w:id="168065383">
      <w:marLeft w:val="640"/>
      <w:marRight w:val="0"/>
      <w:marTop w:val="0"/>
      <w:marBottom w:val="0"/>
      <w:divBdr>
        <w:top w:val="none" w:sz="0" w:space="0" w:color="auto"/>
        <w:left w:val="none" w:sz="0" w:space="0" w:color="auto"/>
        <w:bottom w:val="none" w:sz="0" w:space="0" w:color="auto"/>
        <w:right w:val="none" w:sz="0" w:space="0" w:color="auto"/>
      </w:divBdr>
    </w:div>
    <w:div w:id="168106980">
      <w:marLeft w:val="640"/>
      <w:marRight w:val="0"/>
      <w:marTop w:val="0"/>
      <w:marBottom w:val="0"/>
      <w:divBdr>
        <w:top w:val="none" w:sz="0" w:space="0" w:color="auto"/>
        <w:left w:val="none" w:sz="0" w:space="0" w:color="auto"/>
        <w:bottom w:val="none" w:sz="0" w:space="0" w:color="auto"/>
        <w:right w:val="none" w:sz="0" w:space="0" w:color="auto"/>
      </w:divBdr>
    </w:div>
    <w:div w:id="168183986">
      <w:marLeft w:val="640"/>
      <w:marRight w:val="0"/>
      <w:marTop w:val="0"/>
      <w:marBottom w:val="0"/>
      <w:divBdr>
        <w:top w:val="none" w:sz="0" w:space="0" w:color="auto"/>
        <w:left w:val="none" w:sz="0" w:space="0" w:color="auto"/>
        <w:bottom w:val="none" w:sz="0" w:space="0" w:color="auto"/>
        <w:right w:val="none" w:sz="0" w:space="0" w:color="auto"/>
      </w:divBdr>
    </w:div>
    <w:div w:id="168253871">
      <w:marLeft w:val="640"/>
      <w:marRight w:val="0"/>
      <w:marTop w:val="0"/>
      <w:marBottom w:val="0"/>
      <w:divBdr>
        <w:top w:val="none" w:sz="0" w:space="0" w:color="auto"/>
        <w:left w:val="none" w:sz="0" w:space="0" w:color="auto"/>
        <w:bottom w:val="none" w:sz="0" w:space="0" w:color="auto"/>
        <w:right w:val="none" w:sz="0" w:space="0" w:color="auto"/>
      </w:divBdr>
    </w:div>
    <w:div w:id="168373051">
      <w:marLeft w:val="640"/>
      <w:marRight w:val="0"/>
      <w:marTop w:val="0"/>
      <w:marBottom w:val="0"/>
      <w:divBdr>
        <w:top w:val="none" w:sz="0" w:space="0" w:color="auto"/>
        <w:left w:val="none" w:sz="0" w:space="0" w:color="auto"/>
        <w:bottom w:val="none" w:sz="0" w:space="0" w:color="auto"/>
        <w:right w:val="none" w:sz="0" w:space="0" w:color="auto"/>
      </w:divBdr>
    </w:div>
    <w:div w:id="168376119">
      <w:marLeft w:val="640"/>
      <w:marRight w:val="0"/>
      <w:marTop w:val="0"/>
      <w:marBottom w:val="0"/>
      <w:divBdr>
        <w:top w:val="none" w:sz="0" w:space="0" w:color="auto"/>
        <w:left w:val="none" w:sz="0" w:space="0" w:color="auto"/>
        <w:bottom w:val="none" w:sz="0" w:space="0" w:color="auto"/>
        <w:right w:val="none" w:sz="0" w:space="0" w:color="auto"/>
      </w:divBdr>
    </w:div>
    <w:div w:id="168446950">
      <w:marLeft w:val="640"/>
      <w:marRight w:val="0"/>
      <w:marTop w:val="0"/>
      <w:marBottom w:val="0"/>
      <w:divBdr>
        <w:top w:val="none" w:sz="0" w:space="0" w:color="auto"/>
        <w:left w:val="none" w:sz="0" w:space="0" w:color="auto"/>
        <w:bottom w:val="none" w:sz="0" w:space="0" w:color="auto"/>
        <w:right w:val="none" w:sz="0" w:space="0" w:color="auto"/>
      </w:divBdr>
    </w:div>
    <w:div w:id="168450521">
      <w:marLeft w:val="640"/>
      <w:marRight w:val="0"/>
      <w:marTop w:val="0"/>
      <w:marBottom w:val="0"/>
      <w:divBdr>
        <w:top w:val="none" w:sz="0" w:space="0" w:color="auto"/>
        <w:left w:val="none" w:sz="0" w:space="0" w:color="auto"/>
        <w:bottom w:val="none" w:sz="0" w:space="0" w:color="auto"/>
        <w:right w:val="none" w:sz="0" w:space="0" w:color="auto"/>
      </w:divBdr>
    </w:div>
    <w:div w:id="168451158">
      <w:marLeft w:val="640"/>
      <w:marRight w:val="0"/>
      <w:marTop w:val="0"/>
      <w:marBottom w:val="0"/>
      <w:divBdr>
        <w:top w:val="none" w:sz="0" w:space="0" w:color="auto"/>
        <w:left w:val="none" w:sz="0" w:space="0" w:color="auto"/>
        <w:bottom w:val="none" w:sz="0" w:space="0" w:color="auto"/>
        <w:right w:val="none" w:sz="0" w:space="0" w:color="auto"/>
      </w:divBdr>
    </w:div>
    <w:div w:id="168451186">
      <w:marLeft w:val="640"/>
      <w:marRight w:val="0"/>
      <w:marTop w:val="0"/>
      <w:marBottom w:val="0"/>
      <w:divBdr>
        <w:top w:val="none" w:sz="0" w:space="0" w:color="auto"/>
        <w:left w:val="none" w:sz="0" w:space="0" w:color="auto"/>
        <w:bottom w:val="none" w:sz="0" w:space="0" w:color="auto"/>
        <w:right w:val="none" w:sz="0" w:space="0" w:color="auto"/>
      </w:divBdr>
    </w:div>
    <w:div w:id="168525446">
      <w:marLeft w:val="640"/>
      <w:marRight w:val="0"/>
      <w:marTop w:val="0"/>
      <w:marBottom w:val="0"/>
      <w:divBdr>
        <w:top w:val="none" w:sz="0" w:space="0" w:color="auto"/>
        <w:left w:val="none" w:sz="0" w:space="0" w:color="auto"/>
        <w:bottom w:val="none" w:sz="0" w:space="0" w:color="auto"/>
        <w:right w:val="none" w:sz="0" w:space="0" w:color="auto"/>
      </w:divBdr>
    </w:div>
    <w:div w:id="168563241">
      <w:marLeft w:val="640"/>
      <w:marRight w:val="0"/>
      <w:marTop w:val="0"/>
      <w:marBottom w:val="0"/>
      <w:divBdr>
        <w:top w:val="none" w:sz="0" w:space="0" w:color="auto"/>
        <w:left w:val="none" w:sz="0" w:space="0" w:color="auto"/>
        <w:bottom w:val="none" w:sz="0" w:space="0" w:color="auto"/>
        <w:right w:val="none" w:sz="0" w:space="0" w:color="auto"/>
      </w:divBdr>
    </w:div>
    <w:div w:id="168564549">
      <w:marLeft w:val="640"/>
      <w:marRight w:val="0"/>
      <w:marTop w:val="0"/>
      <w:marBottom w:val="0"/>
      <w:divBdr>
        <w:top w:val="none" w:sz="0" w:space="0" w:color="auto"/>
        <w:left w:val="none" w:sz="0" w:space="0" w:color="auto"/>
        <w:bottom w:val="none" w:sz="0" w:space="0" w:color="auto"/>
        <w:right w:val="none" w:sz="0" w:space="0" w:color="auto"/>
      </w:divBdr>
    </w:div>
    <w:div w:id="168568672">
      <w:marLeft w:val="640"/>
      <w:marRight w:val="0"/>
      <w:marTop w:val="0"/>
      <w:marBottom w:val="0"/>
      <w:divBdr>
        <w:top w:val="none" w:sz="0" w:space="0" w:color="auto"/>
        <w:left w:val="none" w:sz="0" w:space="0" w:color="auto"/>
        <w:bottom w:val="none" w:sz="0" w:space="0" w:color="auto"/>
        <w:right w:val="none" w:sz="0" w:space="0" w:color="auto"/>
      </w:divBdr>
    </w:div>
    <w:div w:id="168643523">
      <w:marLeft w:val="640"/>
      <w:marRight w:val="0"/>
      <w:marTop w:val="0"/>
      <w:marBottom w:val="0"/>
      <w:divBdr>
        <w:top w:val="none" w:sz="0" w:space="0" w:color="auto"/>
        <w:left w:val="none" w:sz="0" w:space="0" w:color="auto"/>
        <w:bottom w:val="none" w:sz="0" w:space="0" w:color="auto"/>
        <w:right w:val="none" w:sz="0" w:space="0" w:color="auto"/>
      </w:divBdr>
    </w:div>
    <w:div w:id="168839390">
      <w:marLeft w:val="640"/>
      <w:marRight w:val="0"/>
      <w:marTop w:val="0"/>
      <w:marBottom w:val="0"/>
      <w:divBdr>
        <w:top w:val="none" w:sz="0" w:space="0" w:color="auto"/>
        <w:left w:val="none" w:sz="0" w:space="0" w:color="auto"/>
        <w:bottom w:val="none" w:sz="0" w:space="0" w:color="auto"/>
        <w:right w:val="none" w:sz="0" w:space="0" w:color="auto"/>
      </w:divBdr>
    </w:div>
    <w:div w:id="168913790">
      <w:marLeft w:val="640"/>
      <w:marRight w:val="0"/>
      <w:marTop w:val="0"/>
      <w:marBottom w:val="0"/>
      <w:divBdr>
        <w:top w:val="none" w:sz="0" w:space="0" w:color="auto"/>
        <w:left w:val="none" w:sz="0" w:space="0" w:color="auto"/>
        <w:bottom w:val="none" w:sz="0" w:space="0" w:color="auto"/>
        <w:right w:val="none" w:sz="0" w:space="0" w:color="auto"/>
      </w:divBdr>
    </w:div>
    <w:div w:id="168983540">
      <w:marLeft w:val="640"/>
      <w:marRight w:val="0"/>
      <w:marTop w:val="0"/>
      <w:marBottom w:val="0"/>
      <w:divBdr>
        <w:top w:val="none" w:sz="0" w:space="0" w:color="auto"/>
        <w:left w:val="none" w:sz="0" w:space="0" w:color="auto"/>
        <w:bottom w:val="none" w:sz="0" w:space="0" w:color="auto"/>
        <w:right w:val="none" w:sz="0" w:space="0" w:color="auto"/>
      </w:divBdr>
    </w:div>
    <w:div w:id="169026853">
      <w:marLeft w:val="640"/>
      <w:marRight w:val="0"/>
      <w:marTop w:val="0"/>
      <w:marBottom w:val="0"/>
      <w:divBdr>
        <w:top w:val="none" w:sz="0" w:space="0" w:color="auto"/>
        <w:left w:val="none" w:sz="0" w:space="0" w:color="auto"/>
        <w:bottom w:val="none" w:sz="0" w:space="0" w:color="auto"/>
        <w:right w:val="none" w:sz="0" w:space="0" w:color="auto"/>
      </w:divBdr>
    </w:div>
    <w:div w:id="169026936">
      <w:marLeft w:val="640"/>
      <w:marRight w:val="0"/>
      <w:marTop w:val="0"/>
      <w:marBottom w:val="0"/>
      <w:divBdr>
        <w:top w:val="none" w:sz="0" w:space="0" w:color="auto"/>
        <w:left w:val="none" w:sz="0" w:space="0" w:color="auto"/>
        <w:bottom w:val="none" w:sz="0" w:space="0" w:color="auto"/>
        <w:right w:val="none" w:sz="0" w:space="0" w:color="auto"/>
      </w:divBdr>
    </w:div>
    <w:div w:id="169027624">
      <w:marLeft w:val="640"/>
      <w:marRight w:val="0"/>
      <w:marTop w:val="0"/>
      <w:marBottom w:val="0"/>
      <w:divBdr>
        <w:top w:val="none" w:sz="0" w:space="0" w:color="auto"/>
        <w:left w:val="none" w:sz="0" w:space="0" w:color="auto"/>
        <w:bottom w:val="none" w:sz="0" w:space="0" w:color="auto"/>
        <w:right w:val="none" w:sz="0" w:space="0" w:color="auto"/>
      </w:divBdr>
    </w:div>
    <w:div w:id="169033282">
      <w:marLeft w:val="640"/>
      <w:marRight w:val="0"/>
      <w:marTop w:val="0"/>
      <w:marBottom w:val="0"/>
      <w:divBdr>
        <w:top w:val="none" w:sz="0" w:space="0" w:color="auto"/>
        <w:left w:val="none" w:sz="0" w:space="0" w:color="auto"/>
        <w:bottom w:val="none" w:sz="0" w:space="0" w:color="auto"/>
        <w:right w:val="none" w:sz="0" w:space="0" w:color="auto"/>
      </w:divBdr>
    </w:div>
    <w:div w:id="169149730">
      <w:marLeft w:val="640"/>
      <w:marRight w:val="0"/>
      <w:marTop w:val="0"/>
      <w:marBottom w:val="0"/>
      <w:divBdr>
        <w:top w:val="none" w:sz="0" w:space="0" w:color="auto"/>
        <w:left w:val="none" w:sz="0" w:space="0" w:color="auto"/>
        <w:bottom w:val="none" w:sz="0" w:space="0" w:color="auto"/>
        <w:right w:val="none" w:sz="0" w:space="0" w:color="auto"/>
      </w:divBdr>
    </w:div>
    <w:div w:id="169220578">
      <w:marLeft w:val="640"/>
      <w:marRight w:val="0"/>
      <w:marTop w:val="0"/>
      <w:marBottom w:val="0"/>
      <w:divBdr>
        <w:top w:val="none" w:sz="0" w:space="0" w:color="auto"/>
        <w:left w:val="none" w:sz="0" w:space="0" w:color="auto"/>
        <w:bottom w:val="none" w:sz="0" w:space="0" w:color="auto"/>
        <w:right w:val="none" w:sz="0" w:space="0" w:color="auto"/>
      </w:divBdr>
    </w:div>
    <w:div w:id="169225541">
      <w:marLeft w:val="640"/>
      <w:marRight w:val="0"/>
      <w:marTop w:val="0"/>
      <w:marBottom w:val="0"/>
      <w:divBdr>
        <w:top w:val="none" w:sz="0" w:space="0" w:color="auto"/>
        <w:left w:val="none" w:sz="0" w:space="0" w:color="auto"/>
        <w:bottom w:val="none" w:sz="0" w:space="0" w:color="auto"/>
        <w:right w:val="none" w:sz="0" w:space="0" w:color="auto"/>
      </w:divBdr>
    </w:div>
    <w:div w:id="169369121">
      <w:marLeft w:val="640"/>
      <w:marRight w:val="0"/>
      <w:marTop w:val="0"/>
      <w:marBottom w:val="0"/>
      <w:divBdr>
        <w:top w:val="none" w:sz="0" w:space="0" w:color="auto"/>
        <w:left w:val="none" w:sz="0" w:space="0" w:color="auto"/>
        <w:bottom w:val="none" w:sz="0" w:space="0" w:color="auto"/>
        <w:right w:val="none" w:sz="0" w:space="0" w:color="auto"/>
      </w:divBdr>
    </w:div>
    <w:div w:id="169415399">
      <w:marLeft w:val="640"/>
      <w:marRight w:val="0"/>
      <w:marTop w:val="0"/>
      <w:marBottom w:val="0"/>
      <w:divBdr>
        <w:top w:val="none" w:sz="0" w:space="0" w:color="auto"/>
        <w:left w:val="none" w:sz="0" w:space="0" w:color="auto"/>
        <w:bottom w:val="none" w:sz="0" w:space="0" w:color="auto"/>
        <w:right w:val="none" w:sz="0" w:space="0" w:color="auto"/>
      </w:divBdr>
    </w:div>
    <w:div w:id="169487929">
      <w:marLeft w:val="640"/>
      <w:marRight w:val="0"/>
      <w:marTop w:val="0"/>
      <w:marBottom w:val="0"/>
      <w:divBdr>
        <w:top w:val="none" w:sz="0" w:space="0" w:color="auto"/>
        <w:left w:val="none" w:sz="0" w:space="0" w:color="auto"/>
        <w:bottom w:val="none" w:sz="0" w:space="0" w:color="auto"/>
        <w:right w:val="none" w:sz="0" w:space="0" w:color="auto"/>
      </w:divBdr>
    </w:div>
    <w:div w:id="169610095">
      <w:marLeft w:val="640"/>
      <w:marRight w:val="0"/>
      <w:marTop w:val="0"/>
      <w:marBottom w:val="0"/>
      <w:divBdr>
        <w:top w:val="none" w:sz="0" w:space="0" w:color="auto"/>
        <w:left w:val="none" w:sz="0" w:space="0" w:color="auto"/>
        <w:bottom w:val="none" w:sz="0" w:space="0" w:color="auto"/>
        <w:right w:val="none" w:sz="0" w:space="0" w:color="auto"/>
      </w:divBdr>
    </w:div>
    <w:div w:id="169610152">
      <w:marLeft w:val="640"/>
      <w:marRight w:val="0"/>
      <w:marTop w:val="0"/>
      <w:marBottom w:val="0"/>
      <w:divBdr>
        <w:top w:val="none" w:sz="0" w:space="0" w:color="auto"/>
        <w:left w:val="none" w:sz="0" w:space="0" w:color="auto"/>
        <w:bottom w:val="none" w:sz="0" w:space="0" w:color="auto"/>
        <w:right w:val="none" w:sz="0" w:space="0" w:color="auto"/>
      </w:divBdr>
    </w:div>
    <w:div w:id="169681014">
      <w:marLeft w:val="640"/>
      <w:marRight w:val="0"/>
      <w:marTop w:val="0"/>
      <w:marBottom w:val="0"/>
      <w:divBdr>
        <w:top w:val="none" w:sz="0" w:space="0" w:color="auto"/>
        <w:left w:val="none" w:sz="0" w:space="0" w:color="auto"/>
        <w:bottom w:val="none" w:sz="0" w:space="0" w:color="auto"/>
        <w:right w:val="none" w:sz="0" w:space="0" w:color="auto"/>
      </w:divBdr>
    </w:div>
    <w:div w:id="169683645">
      <w:marLeft w:val="640"/>
      <w:marRight w:val="0"/>
      <w:marTop w:val="0"/>
      <w:marBottom w:val="0"/>
      <w:divBdr>
        <w:top w:val="none" w:sz="0" w:space="0" w:color="auto"/>
        <w:left w:val="none" w:sz="0" w:space="0" w:color="auto"/>
        <w:bottom w:val="none" w:sz="0" w:space="0" w:color="auto"/>
        <w:right w:val="none" w:sz="0" w:space="0" w:color="auto"/>
      </w:divBdr>
    </w:div>
    <w:div w:id="169687875">
      <w:marLeft w:val="640"/>
      <w:marRight w:val="0"/>
      <w:marTop w:val="0"/>
      <w:marBottom w:val="0"/>
      <w:divBdr>
        <w:top w:val="none" w:sz="0" w:space="0" w:color="auto"/>
        <w:left w:val="none" w:sz="0" w:space="0" w:color="auto"/>
        <w:bottom w:val="none" w:sz="0" w:space="0" w:color="auto"/>
        <w:right w:val="none" w:sz="0" w:space="0" w:color="auto"/>
      </w:divBdr>
    </w:div>
    <w:div w:id="169754843">
      <w:marLeft w:val="640"/>
      <w:marRight w:val="0"/>
      <w:marTop w:val="0"/>
      <w:marBottom w:val="0"/>
      <w:divBdr>
        <w:top w:val="none" w:sz="0" w:space="0" w:color="auto"/>
        <w:left w:val="none" w:sz="0" w:space="0" w:color="auto"/>
        <w:bottom w:val="none" w:sz="0" w:space="0" w:color="auto"/>
        <w:right w:val="none" w:sz="0" w:space="0" w:color="auto"/>
      </w:divBdr>
    </w:div>
    <w:div w:id="169756819">
      <w:marLeft w:val="640"/>
      <w:marRight w:val="0"/>
      <w:marTop w:val="0"/>
      <w:marBottom w:val="0"/>
      <w:divBdr>
        <w:top w:val="none" w:sz="0" w:space="0" w:color="auto"/>
        <w:left w:val="none" w:sz="0" w:space="0" w:color="auto"/>
        <w:bottom w:val="none" w:sz="0" w:space="0" w:color="auto"/>
        <w:right w:val="none" w:sz="0" w:space="0" w:color="auto"/>
      </w:divBdr>
    </w:div>
    <w:div w:id="169806373">
      <w:marLeft w:val="640"/>
      <w:marRight w:val="0"/>
      <w:marTop w:val="0"/>
      <w:marBottom w:val="0"/>
      <w:divBdr>
        <w:top w:val="none" w:sz="0" w:space="0" w:color="auto"/>
        <w:left w:val="none" w:sz="0" w:space="0" w:color="auto"/>
        <w:bottom w:val="none" w:sz="0" w:space="0" w:color="auto"/>
        <w:right w:val="none" w:sz="0" w:space="0" w:color="auto"/>
      </w:divBdr>
    </w:div>
    <w:div w:id="169834722">
      <w:marLeft w:val="640"/>
      <w:marRight w:val="0"/>
      <w:marTop w:val="0"/>
      <w:marBottom w:val="0"/>
      <w:divBdr>
        <w:top w:val="none" w:sz="0" w:space="0" w:color="auto"/>
        <w:left w:val="none" w:sz="0" w:space="0" w:color="auto"/>
        <w:bottom w:val="none" w:sz="0" w:space="0" w:color="auto"/>
        <w:right w:val="none" w:sz="0" w:space="0" w:color="auto"/>
      </w:divBdr>
    </w:div>
    <w:div w:id="170028633">
      <w:marLeft w:val="640"/>
      <w:marRight w:val="0"/>
      <w:marTop w:val="0"/>
      <w:marBottom w:val="0"/>
      <w:divBdr>
        <w:top w:val="none" w:sz="0" w:space="0" w:color="auto"/>
        <w:left w:val="none" w:sz="0" w:space="0" w:color="auto"/>
        <w:bottom w:val="none" w:sz="0" w:space="0" w:color="auto"/>
        <w:right w:val="none" w:sz="0" w:space="0" w:color="auto"/>
      </w:divBdr>
    </w:div>
    <w:div w:id="170030793">
      <w:marLeft w:val="640"/>
      <w:marRight w:val="0"/>
      <w:marTop w:val="0"/>
      <w:marBottom w:val="0"/>
      <w:divBdr>
        <w:top w:val="none" w:sz="0" w:space="0" w:color="auto"/>
        <w:left w:val="none" w:sz="0" w:space="0" w:color="auto"/>
        <w:bottom w:val="none" w:sz="0" w:space="0" w:color="auto"/>
        <w:right w:val="none" w:sz="0" w:space="0" w:color="auto"/>
      </w:divBdr>
    </w:div>
    <w:div w:id="170069465">
      <w:marLeft w:val="640"/>
      <w:marRight w:val="0"/>
      <w:marTop w:val="0"/>
      <w:marBottom w:val="0"/>
      <w:divBdr>
        <w:top w:val="none" w:sz="0" w:space="0" w:color="auto"/>
        <w:left w:val="none" w:sz="0" w:space="0" w:color="auto"/>
        <w:bottom w:val="none" w:sz="0" w:space="0" w:color="auto"/>
        <w:right w:val="none" w:sz="0" w:space="0" w:color="auto"/>
      </w:divBdr>
    </w:div>
    <w:div w:id="170071581">
      <w:marLeft w:val="640"/>
      <w:marRight w:val="0"/>
      <w:marTop w:val="0"/>
      <w:marBottom w:val="0"/>
      <w:divBdr>
        <w:top w:val="none" w:sz="0" w:space="0" w:color="auto"/>
        <w:left w:val="none" w:sz="0" w:space="0" w:color="auto"/>
        <w:bottom w:val="none" w:sz="0" w:space="0" w:color="auto"/>
        <w:right w:val="none" w:sz="0" w:space="0" w:color="auto"/>
      </w:divBdr>
    </w:div>
    <w:div w:id="170141731">
      <w:marLeft w:val="640"/>
      <w:marRight w:val="0"/>
      <w:marTop w:val="0"/>
      <w:marBottom w:val="0"/>
      <w:divBdr>
        <w:top w:val="none" w:sz="0" w:space="0" w:color="auto"/>
        <w:left w:val="none" w:sz="0" w:space="0" w:color="auto"/>
        <w:bottom w:val="none" w:sz="0" w:space="0" w:color="auto"/>
        <w:right w:val="none" w:sz="0" w:space="0" w:color="auto"/>
      </w:divBdr>
    </w:div>
    <w:div w:id="170142127">
      <w:marLeft w:val="640"/>
      <w:marRight w:val="0"/>
      <w:marTop w:val="0"/>
      <w:marBottom w:val="0"/>
      <w:divBdr>
        <w:top w:val="none" w:sz="0" w:space="0" w:color="auto"/>
        <w:left w:val="none" w:sz="0" w:space="0" w:color="auto"/>
        <w:bottom w:val="none" w:sz="0" w:space="0" w:color="auto"/>
        <w:right w:val="none" w:sz="0" w:space="0" w:color="auto"/>
      </w:divBdr>
    </w:div>
    <w:div w:id="170264611">
      <w:marLeft w:val="640"/>
      <w:marRight w:val="0"/>
      <w:marTop w:val="0"/>
      <w:marBottom w:val="0"/>
      <w:divBdr>
        <w:top w:val="none" w:sz="0" w:space="0" w:color="auto"/>
        <w:left w:val="none" w:sz="0" w:space="0" w:color="auto"/>
        <w:bottom w:val="none" w:sz="0" w:space="0" w:color="auto"/>
        <w:right w:val="none" w:sz="0" w:space="0" w:color="auto"/>
      </w:divBdr>
    </w:div>
    <w:div w:id="170293536">
      <w:marLeft w:val="480"/>
      <w:marRight w:val="0"/>
      <w:marTop w:val="0"/>
      <w:marBottom w:val="0"/>
      <w:divBdr>
        <w:top w:val="none" w:sz="0" w:space="0" w:color="auto"/>
        <w:left w:val="none" w:sz="0" w:space="0" w:color="auto"/>
        <w:bottom w:val="none" w:sz="0" w:space="0" w:color="auto"/>
        <w:right w:val="none" w:sz="0" w:space="0" w:color="auto"/>
      </w:divBdr>
    </w:div>
    <w:div w:id="170336967">
      <w:marLeft w:val="640"/>
      <w:marRight w:val="0"/>
      <w:marTop w:val="0"/>
      <w:marBottom w:val="0"/>
      <w:divBdr>
        <w:top w:val="none" w:sz="0" w:space="0" w:color="auto"/>
        <w:left w:val="none" w:sz="0" w:space="0" w:color="auto"/>
        <w:bottom w:val="none" w:sz="0" w:space="0" w:color="auto"/>
        <w:right w:val="none" w:sz="0" w:space="0" w:color="auto"/>
      </w:divBdr>
    </w:div>
    <w:div w:id="170411484">
      <w:marLeft w:val="640"/>
      <w:marRight w:val="0"/>
      <w:marTop w:val="0"/>
      <w:marBottom w:val="0"/>
      <w:divBdr>
        <w:top w:val="none" w:sz="0" w:space="0" w:color="auto"/>
        <w:left w:val="none" w:sz="0" w:space="0" w:color="auto"/>
        <w:bottom w:val="none" w:sz="0" w:space="0" w:color="auto"/>
        <w:right w:val="none" w:sz="0" w:space="0" w:color="auto"/>
      </w:divBdr>
    </w:div>
    <w:div w:id="170414724">
      <w:marLeft w:val="640"/>
      <w:marRight w:val="0"/>
      <w:marTop w:val="0"/>
      <w:marBottom w:val="0"/>
      <w:divBdr>
        <w:top w:val="none" w:sz="0" w:space="0" w:color="auto"/>
        <w:left w:val="none" w:sz="0" w:space="0" w:color="auto"/>
        <w:bottom w:val="none" w:sz="0" w:space="0" w:color="auto"/>
        <w:right w:val="none" w:sz="0" w:space="0" w:color="auto"/>
      </w:divBdr>
    </w:div>
    <w:div w:id="170415906">
      <w:marLeft w:val="640"/>
      <w:marRight w:val="0"/>
      <w:marTop w:val="0"/>
      <w:marBottom w:val="0"/>
      <w:divBdr>
        <w:top w:val="none" w:sz="0" w:space="0" w:color="auto"/>
        <w:left w:val="none" w:sz="0" w:space="0" w:color="auto"/>
        <w:bottom w:val="none" w:sz="0" w:space="0" w:color="auto"/>
        <w:right w:val="none" w:sz="0" w:space="0" w:color="auto"/>
      </w:divBdr>
    </w:div>
    <w:div w:id="170489173">
      <w:marLeft w:val="640"/>
      <w:marRight w:val="0"/>
      <w:marTop w:val="0"/>
      <w:marBottom w:val="0"/>
      <w:divBdr>
        <w:top w:val="none" w:sz="0" w:space="0" w:color="auto"/>
        <w:left w:val="none" w:sz="0" w:space="0" w:color="auto"/>
        <w:bottom w:val="none" w:sz="0" w:space="0" w:color="auto"/>
        <w:right w:val="none" w:sz="0" w:space="0" w:color="auto"/>
      </w:divBdr>
    </w:div>
    <w:div w:id="170490121">
      <w:marLeft w:val="640"/>
      <w:marRight w:val="0"/>
      <w:marTop w:val="0"/>
      <w:marBottom w:val="0"/>
      <w:divBdr>
        <w:top w:val="none" w:sz="0" w:space="0" w:color="auto"/>
        <w:left w:val="none" w:sz="0" w:space="0" w:color="auto"/>
        <w:bottom w:val="none" w:sz="0" w:space="0" w:color="auto"/>
        <w:right w:val="none" w:sz="0" w:space="0" w:color="auto"/>
      </w:divBdr>
    </w:div>
    <w:div w:id="170607090">
      <w:marLeft w:val="640"/>
      <w:marRight w:val="0"/>
      <w:marTop w:val="0"/>
      <w:marBottom w:val="0"/>
      <w:divBdr>
        <w:top w:val="none" w:sz="0" w:space="0" w:color="auto"/>
        <w:left w:val="none" w:sz="0" w:space="0" w:color="auto"/>
        <w:bottom w:val="none" w:sz="0" w:space="0" w:color="auto"/>
        <w:right w:val="none" w:sz="0" w:space="0" w:color="auto"/>
      </w:divBdr>
    </w:div>
    <w:div w:id="170872842">
      <w:marLeft w:val="640"/>
      <w:marRight w:val="0"/>
      <w:marTop w:val="0"/>
      <w:marBottom w:val="0"/>
      <w:divBdr>
        <w:top w:val="none" w:sz="0" w:space="0" w:color="auto"/>
        <w:left w:val="none" w:sz="0" w:space="0" w:color="auto"/>
        <w:bottom w:val="none" w:sz="0" w:space="0" w:color="auto"/>
        <w:right w:val="none" w:sz="0" w:space="0" w:color="auto"/>
      </w:divBdr>
    </w:div>
    <w:div w:id="170875295">
      <w:marLeft w:val="640"/>
      <w:marRight w:val="0"/>
      <w:marTop w:val="0"/>
      <w:marBottom w:val="0"/>
      <w:divBdr>
        <w:top w:val="none" w:sz="0" w:space="0" w:color="auto"/>
        <w:left w:val="none" w:sz="0" w:space="0" w:color="auto"/>
        <w:bottom w:val="none" w:sz="0" w:space="0" w:color="auto"/>
        <w:right w:val="none" w:sz="0" w:space="0" w:color="auto"/>
      </w:divBdr>
    </w:div>
    <w:div w:id="170876594">
      <w:marLeft w:val="640"/>
      <w:marRight w:val="0"/>
      <w:marTop w:val="0"/>
      <w:marBottom w:val="0"/>
      <w:divBdr>
        <w:top w:val="none" w:sz="0" w:space="0" w:color="auto"/>
        <w:left w:val="none" w:sz="0" w:space="0" w:color="auto"/>
        <w:bottom w:val="none" w:sz="0" w:space="0" w:color="auto"/>
        <w:right w:val="none" w:sz="0" w:space="0" w:color="auto"/>
      </w:divBdr>
    </w:div>
    <w:div w:id="170920317">
      <w:marLeft w:val="640"/>
      <w:marRight w:val="0"/>
      <w:marTop w:val="0"/>
      <w:marBottom w:val="0"/>
      <w:divBdr>
        <w:top w:val="none" w:sz="0" w:space="0" w:color="auto"/>
        <w:left w:val="none" w:sz="0" w:space="0" w:color="auto"/>
        <w:bottom w:val="none" w:sz="0" w:space="0" w:color="auto"/>
        <w:right w:val="none" w:sz="0" w:space="0" w:color="auto"/>
      </w:divBdr>
    </w:div>
    <w:div w:id="170920454">
      <w:marLeft w:val="640"/>
      <w:marRight w:val="0"/>
      <w:marTop w:val="0"/>
      <w:marBottom w:val="0"/>
      <w:divBdr>
        <w:top w:val="none" w:sz="0" w:space="0" w:color="auto"/>
        <w:left w:val="none" w:sz="0" w:space="0" w:color="auto"/>
        <w:bottom w:val="none" w:sz="0" w:space="0" w:color="auto"/>
        <w:right w:val="none" w:sz="0" w:space="0" w:color="auto"/>
      </w:divBdr>
    </w:div>
    <w:div w:id="170948599">
      <w:marLeft w:val="640"/>
      <w:marRight w:val="0"/>
      <w:marTop w:val="0"/>
      <w:marBottom w:val="0"/>
      <w:divBdr>
        <w:top w:val="none" w:sz="0" w:space="0" w:color="auto"/>
        <w:left w:val="none" w:sz="0" w:space="0" w:color="auto"/>
        <w:bottom w:val="none" w:sz="0" w:space="0" w:color="auto"/>
        <w:right w:val="none" w:sz="0" w:space="0" w:color="auto"/>
      </w:divBdr>
    </w:div>
    <w:div w:id="170993963">
      <w:marLeft w:val="640"/>
      <w:marRight w:val="0"/>
      <w:marTop w:val="0"/>
      <w:marBottom w:val="0"/>
      <w:divBdr>
        <w:top w:val="none" w:sz="0" w:space="0" w:color="auto"/>
        <w:left w:val="none" w:sz="0" w:space="0" w:color="auto"/>
        <w:bottom w:val="none" w:sz="0" w:space="0" w:color="auto"/>
        <w:right w:val="none" w:sz="0" w:space="0" w:color="auto"/>
      </w:divBdr>
    </w:div>
    <w:div w:id="170998364">
      <w:marLeft w:val="640"/>
      <w:marRight w:val="0"/>
      <w:marTop w:val="0"/>
      <w:marBottom w:val="0"/>
      <w:divBdr>
        <w:top w:val="none" w:sz="0" w:space="0" w:color="auto"/>
        <w:left w:val="none" w:sz="0" w:space="0" w:color="auto"/>
        <w:bottom w:val="none" w:sz="0" w:space="0" w:color="auto"/>
        <w:right w:val="none" w:sz="0" w:space="0" w:color="auto"/>
      </w:divBdr>
    </w:div>
    <w:div w:id="171067355">
      <w:marLeft w:val="640"/>
      <w:marRight w:val="0"/>
      <w:marTop w:val="0"/>
      <w:marBottom w:val="0"/>
      <w:divBdr>
        <w:top w:val="none" w:sz="0" w:space="0" w:color="auto"/>
        <w:left w:val="none" w:sz="0" w:space="0" w:color="auto"/>
        <w:bottom w:val="none" w:sz="0" w:space="0" w:color="auto"/>
        <w:right w:val="none" w:sz="0" w:space="0" w:color="auto"/>
      </w:divBdr>
    </w:div>
    <w:div w:id="171115098">
      <w:bodyDiv w:val="1"/>
      <w:marLeft w:val="0"/>
      <w:marRight w:val="0"/>
      <w:marTop w:val="0"/>
      <w:marBottom w:val="0"/>
      <w:divBdr>
        <w:top w:val="none" w:sz="0" w:space="0" w:color="auto"/>
        <w:left w:val="none" w:sz="0" w:space="0" w:color="auto"/>
        <w:bottom w:val="none" w:sz="0" w:space="0" w:color="auto"/>
        <w:right w:val="none" w:sz="0" w:space="0" w:color="auto"/>
      </w:divBdr>
    </w:div>
    <w:div w:id="171188915">
      <w:marLeft w:val="640"/>
      <w:marRight w:val="0"/>
      <w:marTop w:val="0"/>
      <w:marBottom w:val="0"/>
      <w:divBdr>
        <w:top w:val="none" w:sz="0" w:space="0" w:color="auto"/>
        <w:left w:val="none" w:sz="0" w:space="0" w:color="auto"/>
        <w:bottom w:val="none" w:sz="0" w:space="0" w:color="auto"/>
        <w:right w:val="none" w:sz="0" w:space="0" w:color="auto"/>
      </w:divBdr>
    </w:div>
    <w:div w:id="171339409">
      <w:marLeft w:val="640"/>
      <w:marRight w:val="0"/>
      <w:marTop w:val="0"/>
      <w:marBottom w:val="0"/>
      <w:divBdr>
        <w:top w:val="none" w:sz="0" w:space="0" w:color="auto"/>
        <w:left w:val="none" w:sz="0" w:space="0" w:color="auto"/>
        <w:bottom w:val="none" w:sz="0" w:space="0" w:color="auto"/>
        <w:right w:val="none" w:sz="0" w:space="0" w:color="auto"/>
      </w:divBdr>
    </w:div>
    <w:div w:id="171342112">
      <w:marLeft w:val="640"/>
      <w:marRight w:val="0"/>
      <w:marTop w:val="0"/>
      <w:marBottom w:val="0"/>
      <w:divBdr>
        <w:top w:val="none" w:sz="0" w:space="0" w:color="auto"/>
        <w:left w:val="none" w:sz="0" w:space="0" w:color="auto"/>
        <w:bottom w:val="none" w:sz="0" w:space="0" w:color="auto"/>
        <w:right w:val="none" w:sz="0" w:space="0" w:color="auto"/>
      </w:divBdr>
    </w:div>
    <w:div w:id="171453523">
      <w:marLeft w:val="640"/>
      <w:marRight w:val="0"/>
      <w:marTop w:val="0"/>
      <w:marBottom w:val="0"/>
      <w:divBdr>
        <w:top w:val="none" w:sz="0" w:space="0" w:color="auto"/>
        <w:left w:val="none" w:sz="0" w:space="0" w:color="auto"/>
        <w:bottom w:val="none" w:sz="0" w:space="0" w:color="auto"/>
        <w:right w:val="none" w:sz="0" w:space="0" w:color="auto"/>
      </w:divBdr>
    </w:div>
    <w:div w:id="171459800">
      <w:marLeft w:val="640"/>
      <w:marRight w:val="0"/>
      <w:marTop w:val="0"/>
      <w:marBottom w:val="0"/>
      <w:divBdr>
        <w:top w:val="none" w:sz="0" w:space="0" w:color="auto"/>
        <w:left w:val="none" w:sz="0" w:space="0" w:color="auto"/>
        <w:bottom w:val="none" w:sz="0" w:space="0" w:color="auto"/>
        <w:right w:val="none" w:sz="0" w:space="0" w:color="auto"/>
      </w:divBdr>
    </w:div>
    <w:div w:id="171460817">
      <w:marLeft w:val="640"/>
      <w:marRight w:val="0"/>
      <w:marTop w:val="0"/>
      <w:marBottom w:val="0"/>
      <w:divBdr>
        <w:top w:val="none" w:sz="0" w:space="0" w:color="auto"/>
        <w:left w:val="none" w:sz="0" w:space="0" w:color="auto"/>
        <w:bottom w:val="none" w:sz="0" w:space="0" w:color="auto"/>
        <w:right w:val="none" w:sz="0" w:space="0" w:color="auto"/>
      </w:divBdr>
    </w:div>
    <w:div w:id="171460849">
      <w:marLeft w:val="640"/>
      <w:marRight w:val="0"/>
      <w:marTop w:val="0"/>
      <w:marBottom w:val="0"/>
      <w:divBdr>
        <w:top w:val="none" w:sz="0" w:space="0" w:color="auto"/>
        <w:left w:val="none" w:sz="0" w:space="0" w:color="auto"/>
        <w:bottom w:val="none" w:sz="0" w:space="0" w:color="auto"/>
        <w:right w:val="none" w:sz="0" w:space="0" w:color="auto"/>
      </w:divBdr>
    </w:div>
    <w:div w:id="171531983">
      <w:marLeft w:val="640"/>
      <w:marRight w:val="0"/>
      <w:marTop w:val="0"/>
      <w:marBottom w:val="0"/>
      <w:divBdr>
        <w:top w:val="none" w:sz="0" w:space="0" w:color="auto"/>
        <w:left w:val="none" w:sz="0" w:space="0" w:color="auto"/>
        <w:bottom w:val="none" w:sz="0" w:space="0" w:color="auto"/>
        <w:right w:val="none" w:sz="0" w:space="0" w:color="auto"/>
      </w:divBdr>
    </w:div>
    <w:div w:id="171532801">
      <w:marLeft w:val="640"/>
      <w:marRight w:val="0"/>
      <w:marTop w:val="0"/>
      <w:marBottom w:val="0"/>
      <w:divBdr>
        <w:top w:val="none" w:sz="0" w:space="0" w:color="auto"/>
        <w:left w:val="none" w:sz="0" w:space="0" w:color="auto"/>
        <w:bottom w:val="none" w:sz="0" w:space="0" w:color="auto"/>
        <w:right w:val="none" w:sz="0" w:space="0" w:color="auto"/>
      </w:divBdr>
    </w:div>
    <w:div w:id="171533198">
      <w:marLeft w:val="640"/>
      <w:marRight w:val="0"/>
      <w:marTop w:val="0"/>
      <w:marBottom w:val="0"/>
      <w:divBdr>
        <w:top w:val="none" w:sz="0" w:space="0" w:color="auto"/>
        <w:left w:val="none" w:sz="0" w:space="0" w:color="auto"/>
        <w:bottom w:val="none" w:sz="0" w:space="0" w:color="auto"/>
        <w:right w:val="none" w:sz="0" w:space="0" w:color="auto"/>
      </w:divBdr>
    </w:div>
    <w:div w:id="171577956">
      <w:marLeft w:val="640"/>
      <w:marRight w:val="0"/>
      <w:marTop w:val="0"/>
      <w:marBottom w:val="0"/>
      <w:divBdr>
        <w:top w:val="none" w:sz="0" w:space="0" w:color="auto"/>
        <w:left w:val="none" w:sz="0" w:space="0" w:color="auto"/>
        <w:bottom w:val="none" w:sz="0" w:space="0" w:color="auto"/>
        <w:right w:val="none" w:sz="0" w:space="0" w:color="auto"/>
      </w:divBdr>
    </w:div>
    <w:div w:id="171603930">
      <w:marLeft w:val="640"/>
      <w:marRight w:val="0"/>
      <w:marTop w:val="0"/>
      <w:marBottom w:val="0"/>
      <w:divBdr>
        <w:top w:val="none" w:sz="0" w:space="0" w:color="auto"/>
        <w:left w:val="none" w:sz="0" w:space="0" w:color="auto"/>
        <w:bottom w:val="none" w:sz="0" w:space="0" w:color="auto"/>
        <w:right w:val="none" w:sz="0" w:space="0" w:color="auto"/>
      </w:divBdr>
    </w:div>
    <w:div w:id="171605654">
      <w:marLeft w:val="640"/>
      <w:marRight w:val="0"/>
      <w:marTop w:val="0"/>
      <w:marBottom w:val="0"/>
      <w:divBdr>
        <w:top w:val="none" w:sz="0" w:space="0" w:color="auto"/>
        <w:left w:val="none" w:sz="0" w:space="0" w:color="auto"/>
        <w:bottom w:val="none" w:sz="0" w:space="0" w:color="auto"/>
        <w:right w:val="none" w:sz="0" w:space="0" w:color="auto"/>
      </w:divBdr>
    </w:div>
    <w:div w:id="171652320">
      <w:marLeft w:val="640"/>
      <w:marRight w:val="0"/>
      <w:marTop w:val="0"/>
      <w:marBottom w:val="0"/>
      <w:divBdr>
        <w:top w:val="none" w:sz="0" w:space="0" w:color="auto"/>
        <w:left w:val="none" w:sz="0" w:space="0" w:color="auto"/>
        <w:bottom w:val="none" w:sz="0" w:space="0" w:color="auto"/>
        <w:right w:val="none" w:sz="0" w:space="0" w:color="auto"/>
      </w:divBdr>
    </w:div>
    <w:div w:id="171727514">
      <w:marLeft w:val="640"/>
      <w:marRight w:val="0"/>
      <w:marTop w:val="0"/>
      <w:marBottom w:val="0"/>
      <w:divBdr>
        <w:top w:val="none" w:sz="0" w:space="0" w:color="auto"/>
        <w:left w:val="none" w:sz="0" w:space="0" w:color="auto"/>
        <w:bottom w:val="none" w:sz="0" w:space="0" w:color="auto"/>
        <w:right w:val="none" w:sz="0" w:space="0" w:color="auto"/>
      </w:divBdr>
    </w:div>
    <w:div w:id="171729624">
      <w:marLeft w:val="640"/>
      <w:marRight w:val="0"/>
      <w:marTop w:val="0"/>
      <w:marBottom w:val="0"/>
      <w:divBdr>
        <w:top w:val="none" w:sz="0" w:space="0" w:color="auto"/>
        <w:left w:val="none" w:sz="0" w:space="0" w:color="auto"/>
        <w:bottom w:val="none" w:sz="0" w:space="0" w:color="auto"/>
        <w:right w:val="none" w:sz="0" w:space="0" w:color="auto"/>
      </w:divBdr>
    </w:div>
    <w:div w:id="171729653">
      <w:marLeft w:val="640"/>
      <w:marRight w:val="0"/>
      <w:marTop w:val="0"/>
      <w:marBottom w:val="0"/>
      <w:divBdr>
        <w:top w:val="none" w:sz="0" w:space="0" w:color="auto"/>
        <w:left w:val="none" w:sz="0" w:space="0" w:color="auto"/>
        <w:bottom w:val="none" w:sz="0" w:space="0" w:color="auto"/>
        <w:right w:val="none" w:sz="0" w:space="0" w:color="auto"/>
      </w:divBdr>
    </w:div>
    <w:div w:id="171801531">
      <w:marLeft w:val="640"/>
      <w:marRight w:val="0"/>
      <w:marTop w:val="0"/>
      <w:marBottom w:val="0"/>
      <w:divBdr>
        <w:top w:val="none" w:sz="0" w:space="0" w:color="auto"/>
        <w:left w:val="none" w:sz="0" w:space="0" w:color="auto"/>
        <w:bottom w:val="none" w:sz="0" w:space="0" w:color="auto"/>
        <w:right w:val="none" w:sz="0" w:space="0" w:color="auto"/>
      </w:divBdr>
    </w:div>
    <w:div w:id="171920615">
      <w:marLeft w:val="640"/>
      <w:marRight w:val="0"/>
      <w:marTop w:val="0"/>
      <w:marBottom w:val="0"/>
      <w:divBdr>
        <w:top w:val="none" w:sz="0" w:space="0" w:color="auto"/>
        <w:left w:val="none" w:sz="0" w:space="0" w:color="auto"/>
        <w:bottom w:val="none" w:sz="0" w:space="0" w:color="auto"/>
        <w:right w:val="none" w:sz="0" w:space="0" w:color="auto"/>
      </w:divBdr>
    </w:div>
    <w:div w:id="171991359">
      <w:marLeft w:val="640"/>
      <w:marRight w:val="0"/>
      <w:marTop w:val="0"/>
      <w:marBottom w:val="0"/>
      <w:divBdr>
        <w:top w:val="none" w:sz="0" w:space="0" w:color="auto"/>
        <w:left w:val="none" w:sz="0" w:space="0" w:color="auto"/>
        <w:bottom w:val="none" w:sz="0" w:space="0" w:color="auto"/>
        <w:right w:val="none" w:sz="0" w:space="0" w:color="auto"/>
      </w:divBdr>
    </w:div>
    <w:div w:id="172034663">
      <w:marLeft w:val="640"/>
      <w:marRight w:val="0"/>
      <w:marTop w:val="0"/>
      <w:marBottom w:val="0"/>
      <w:divBdr>
        <w:top w:val="none" w:sz="0" w:space="0" w:color="auto"/>
        <w:left w:val="none" w:sz="0" w:space="0" w:color="auto"/>
        <w:bottom w:val="none" w:sz="0" w:space="0" w:color="auto"/>
        <w:right w:val="none" w:sz="0" w:space="0" w:color="auto"/>
      </w:divBdr>
    </w:div>
    <w:div w:id="172034924">
      <w:marLeft w:val="640"/>
      <w:marRight w:val="0"/>
      <w:marTop w:val="0"/>
      <w:marBottom w:val="0"/>
      <w:divBdr>
        <w:top w:val="none" w:sz="0" w:space="0" w:color="auto"/>
        <w:left w:val="none" w:sz="0" w:space="0" w:color="auto"/>
        <w:bottom w:val="none" w:sz="0" w:space="0" w:color="auto"/>
        <w:right w:val="none" w:sz="0" w:space="0" w:color="auto"/>
      </w:divBdr>
    </w:div>
    <w:div w:id="172182410">
      <w:marLeft w:val="640"/>
      <w:marRight w:val="0"/>
      <w:marTop w:val="0"/>
      <w:marBottom w:val="0"/>
      <w:divBdr>
        <w:top w:val="none" w:sz="0" w:space="0" w:color="auto"/>
        <w:left w:val="none" w:sz="0" w:space="0" w:color="auto"/>
        <w:bottom w:val="none" w:sz="0" w:space="0" w:color="auto"/>
        <w:right w:val="none" w:sz="0" w:space="0" w:color="auto"/>
      </w:divBdr>
    </w:div>
    <w:div w:id="172186200">
      <w:marLeft w:val="640"/>
      <w:marRight w:val="0"/>
      <w:marTop w:val="0"/>
      <w:marBottom w:val="0"/>
      <w:divBdr>
        <w:top w:val="none" w:sz="0" w:space="0" w:color="auto"/>
        <w:left w:val="none" w:sz="0" w:space="0" w:color="auto"/>
        <w:bottom w:val="none" w:sz="0" w:space="0" w:color="auto"/>
        <w:right w:val="none" w:sz="0" w:space="0" w:color="auto"/>
      </w:divBdr>
    </w:div>
    <w:div w:id="172230503">
      <w:marLeft w:val="640"/>
      <w:marRight w:val="0"/>
      <w:marTop w:val="0"/>
      <w:marBottom w:val="0"/>
      <w:divBdr>
        <w:top w:val="none" w:sz="0" w:space="0" w:color="auto"/>
        <w:left w:val="none" w:sz="0" w:space="0" w:color="auto"/>
        <w:bottom w:val="none" w:sz="0" w:space="0" w:color="auto"/>
        <w:right w:val="none" w:sz="0" w:space="0" w:color="auto"/>
      </w:divBdr>
    </w:div>
    <w:div w:id="172301977">
      <w:marLeft w:val="640"/>
      <w:marRight w:val="0"/>
      <w:marTop w:val="0"/>
      <w:marBottom w:val="0"/>
      <w:divBdr>
        <w:top w:val="none" w:sz="0" w:space="0" w:color="auto"/>
        <w:left w:val="none" w:sz="0" w:space="0" w:color="auto"/>
        <w:bottom w:val="none" w:sz="0" w:space="0" w:color="auto"/>
        <w:right w:val="none" w:sz="0" w:space="0" w:color="auto"/>
      </w:divBdr>
    </w:div>
    <w:div w:id="172384545">
      <w:marLeft w:val="640"/>
      <w:marRight w:val="0"/>
      <w:marTop w:val="0"/>
      <w:marBottom w:val="0"/>
      <w:divBdr>
        <w:top w:val="none" w:sz="0" w:space="0" w:color="auto"/>
        <w:left w:val="none" w:sz="0" w:space="0" w:color="auto"/>
        <w:bottom w:val="none" w:sz="0" w:space="0" w:color="auto"/>
        <w:right w:val="none" w:sz="0" w:space="0" w:color="auto"/>
      </w:divBdr>
    </w:div>
    <w:div w:id="172494059">
      <w:marLeft w:val="640"/>
      <w:marRight w:val="0"/>
      <w:marTop w:val="0"/>
      <w:marBottom w:val="0"/>
      <w:divBdr>
        <w:top w:val="none" w:sz="0" w:space="0" w:color="auto"/>
        <w:left w:val="none" w:sz="0" w:space="0" w:color="auto"/>
        <w:bottom w:val="none" w:sz="0" w:space="0" w:color="auto"/>
        <w:right w:val="none" w:sz="0" w:space="0" w:color="auto"/>
      </w:divBdr>
    </w:div>
    <w:div w:id="172571634">
      <w:marLeft w:val="640"/>
      <w:marRight w:val="0"/>
      <w:marTop w:val="0"/>
      <w:marBottom w:val="0"/>
      <w:divBdr>
        <w:top w:val="none" w:sz="0" w:space="0" w:color="auto"/>
        <w:left w:val="none" w:sz="0" w:space="0" w:color="auto"/>
        <w:bottom w:val="none" w:sz="0" w:space="0" w:color="auto"/>
        <w:right w:val="none" w:sz="0" w:space="0" w:color="auto"/>
      </w:divBdr>
    </w:div>
    <w:div w:id="172688747">
      <w:marLeft w:val="640"/>
      <w:marRight w:val="0"/>
      <w:marTop w:val="0"/>
      <w:marBottom w:val="0"/>
      <w:divBdr>
        <w:top w:val="none" w:sz="0" w:space="0" w:color="auto"/>
        <w:left w:val="none" w:sz="0" w:space="0" w:color="auto"/>
        <w:bottom w:val="none" w:sz="0" w:space="0" w:color="auto"/>
        <w:right w:val="none" w:sz="0" w:space="0" w:color="auto"/>
      </w:divBdr>
    </w:div>
    <w:div w:id="172690436">
      <w:marLeft w:val="640"/>
      <w:marRight w:val="0"/>
      <w:marTop w:val="0"/>
      <w:marBottom w:val="0"/>
      <w:divBdr>
        <w:top w:val="none" w:sz="0" w:space="0" w:color="auto"/>
        <w:left w:val="none" w:sz="0" w:space="0" w:color="auto"/>
        <w:bottom w:val="none" w:sz="0" w:space="0" w:color="auto"/>
        <w:right w:val="none" w:sz="0" w:space="0" w:color="auto"/>
      </w:divBdr>
    </w:div>
    <w:div w:id="172694145">
      <w:marLeft w:val="640"/>
      <w:marRight w:val="0"/>
      <w:marTop w:val="0"/>
      <w:marBottom w:val="0"/>
      <w:divBdr>
        <w:top w:val="none" w:sz="0" w:space="0" w:color="auto"/>
        <w:left w:val="none" w:sz="0" w:space="0" w:color="auto"/>
        <w:bottom w:val="none" w:sz="0" w:space="0" w:color="auto"/>
        <w:right w:val="none" w:sz="0" w:space="0" w:color="auto"/>
      </w:divBdr>
    </w:div>
    <w:div w:id="172694408">
      <w:marLeft w:val="640"/>
      <w:marRight w:val="0"/>
      <w:marTop w:val="0"/>
      <w:marBottom w:val="0"/>
      <w:divBdr>
        <w:top w:val="none" w:sz="0" w:space="0" w:color="auto"/>
        <w:left w:val="none" w:sz="0" w:space="0" w:color="auto"/>
        <w:bottom w:val="none" w:sz="0" w:space="0" w:color="auto"/>
        <w:right w:val="none" w:sz="0" w:space="0" w:color="auto"/>
      </w:divBdr>
    </w:div>
    <w:div w:id="172762170">
      <w:marLeft w:val="640"/>
      <w:marRight w:val="0"/>
      <w:marTop w:val="0"/>
      <w:marBottom w:val="0"/>
      <w:divBdr>
        <w:top w:val="none" w:sz="0" w:space="0" w:color="auto"/>
        <w:left w:val="none" w:sz="0" w:space="0" w:color="auto"/>
        <w:bottom w:val="none" w:sz="0" w:space="0" w:color="auto"/>
        <w:right w:val="none" w:sz="0" w:space="0" w:color="auto"/>
      </w:divBdr>
    </w:div>
    <w:div w:id="172886908">
      <w:marLeft w:val="640"/>
      <w:marRight w:val="0"/>
      <w:marTop w:val="0"/>
      <w:marBottom w:val="0"/>
      <w:divBdr>
        <w:top w:val="none" w:sz="0" w:space="0" w:color="auto"/>
        <w:left w:val="none" w:sz="0" w:space="0" w:color="auto"/>
        <w:bottom w:val="none" w:sz="0" w:space="0" w:color="auto"/>
        <w:right w:val="none" w:sz="0" w:space="0" w:color="auto"/>
      </w:divBdr>
    </w:div>
    <w:div w:id="172960183">
      <w:marLeft w:val="640"/>
      <w:marRight w:val="0"/>
      <w:marTop w:val="0"/>
      <w:marBottom w:val="0"/>
      <w:divBdr>
        <w:top w:val="none" w:sz="0" w:space="0" w:color="auto"/>
        <w:left w:val="none" w:sz="0" w:space="0" w:color="auto"/>
        <w:bottom w:val="none" w:sz="0" w:space="0" w:color="auto"/>
        <w:right w:val="none" w:sz="0" w:space="0" w:color="auto"/>
      </w:divBdr>
    </w:div>
    <w:div w:id="173031878">
      <w:marLeft w:val="640"/>
      <w:marRight w:val="0"/>
      <w:marTop w:val="0"/>
      <w:marBottom w:val="0"/>
      <w:divBdr>
        <w:top w:val="none" w:sz="0" w:space="0" w:color="auto"/>
        <w:left w:val="none" w:sz="0" w:space="0" w:color="auto"/>
        <w:bottom w:val="none" w:sz="0" w:space="0" w:color="auto"/>
        <w:right w:val="none" w:sz="0" w:space="0" w:color="auto"/>
      </w:divBdr>
    </w:div>
    <w:div w:id="173032563">
      <w:marLeft w:val="640"/>
      <w:marRight w:val="0"/>
      <w:marTop w:val="0"/>
      <w:marBottom w:val="0"/>
      <w:divBdr>
        <w:top w:val="none" w:sz="0" w:space="0" w:color="auto"/>
        <w:left w:val="none" w:sz="0" w:space="0" w:color="auto"/>
        <w:bottom w:val="none" w:sz="0" w:space="0" w:color="auto"/>
        <w:right w:val="none" w:sz="0" w:space="0" w:color="auto"/>
      </w:divBdr>
    </w:div>
    <w:div w:id="173106310">
      <w:marLeft w:val="640"/>
      <w:marRight w:val="0"/>
      <w:marTop w:val="0"/>
      <w:marBottom w:val="0"/>
      <w:divBdr>
        <w:top w:val="none" w:sz="0" w:space="0" w:color="auto"/>
        <w:left w:val="none" w:sz="0" w:space="0" w:color="auto"/>
        <w:bottom w:val="none" w:sz="0" w:space="0" w:color="auto"/>
        <w:right w:val="none" w:sz="0" w:space="0" w:color="auto"/>
      </w:divBdr>
    </w:div>
    <w:div w:id="173106754">
      <w:marLeft w:val="640"/>
      <w:marRight w:val="0"/>
      <w:marTop w:val="0"/>
      <w:marBottom w:val="0"/>
      <w:divBdr>
        <w:top w:val="none" w:sz="0" w:space="0" w:color="auto"/>
        <w:left w:val="none" w:sz="0" w:space="0" w:color="auto"/>
        <w:bottom w:val="none" w:sz="0" w:space="0" w:color="auto"/>
        <w:right w:val="none" w:sz="0" w:space="0" w:color="auto"/>
      </w:divBdr>
    </w:div>
    <w:div w:id="173110505">
      <w:marLeft w:val="640"/>
      <w:marRight w:val="0"/>
      <w:marTop w:val="0"/>
      <w:marBottom w:val="0"/>
      <w:divBdr>
        <w:top w:val="none" w:sz="0" w:space="0" w:color="auto"/>
        <w:left w:val="none" w:sz="0" w:space="0" w:color="auto"/>
        <w:bottom w:val="none" w:sz="0" w:space="0" w:color="auto"/>
        <w:right w:val="none" w:sz="0" w:space="0" w:color="auto"/>
      </w:divBdr>
    </w:div>
    <w:div w:id="173350513">
      <w:marLeft w:val="640"/>
      <w:marRight w:val="0"/>
      <w:marTop w:val="0"/>
      <w:marBottom w:val="0"/>
      <w:divBdr>
        <w:top w:val="none" w:sz="0" w:space="0" w:color="auto"/>
        <w:left w:val="none" w:sz="0" w:space="0" w:color="auto"/>
        <w:bottom w:val="none" w:sz="0" w:space="0" w:color="auto"/>
        <w:right w:val="none" w:sz="0" w:space="0" w:color="auto"/>
      </w:divBdr>
    </w:div>
    <w:div w:id="173501312">
      <w:marLeft w:val="640"/>
      <w:marRight w:val="0"/>
      <w:marTop w:val="0"/>
      <w:marBottom w:val="0"/>
      <w:divBdr>
        <w:top w:val="none" w:sz="0" w:space="0" w:color="auto"/>
        <w:left w:val="none" w:sz="0" w:space="0" w:color="auto"/>
        <w:bottom w:val="none" w:sz="0" w:space="0" w:color="auto"/>
        <w:right w:val="none" w:sz="0" w:space="0" w:color="auto"/>
      </w:divBdr>
    </w:div>
    <w:div w:id="173570068">
      <w:marLeft w:val="640"/>
      <w:marRight w:val="0"/>
      <w:marTop w:val="0"/>
      <w:marBottom w:val="0"/>
      <w:divBdr>
        <w:top w:val="none" w:sz="0" w:space="0" w:color="auto"/>
        <w:left w:val="none" w:sz="0" w:space="0" w:color="auto"/>
        <w:bottom w:val="none" w:sz="0" w:space="0" w:color="auto"/>
        <w:right w:val="none" w:sz="0" w:space="0" w:color="auto"/>
      </w:divBdr>
    </w:div>
    <w:div w:id="173612430">
      <w:marLeft w:val="640"/>
      <w:marRight w:val="0"/>
      <w:marTop w:val="0"/>
      <w:marBottom w:val="0"/>
      <w:divBdr>
        <w:top w:val="none" w:sz="0" w:space="0" w:color="auto"/>
        <w:left w:val="none" w:sz="0" w:space="0" w:color="auto"/>
        <w:bottom w:val="none" w:sz="0" w:space="0" w:color="auto"/>
        <w:right w:val="none" w:sz="0" w:space="0" w:color="auto"/>
      </w:divBdr>
    </w:div>
    <w:div w:id="173616271">
      <w:marLeft w:val="640"/>
      <w:marRight w:val="0"/>
      <w:marTop w:val="0"/>
      <w:marBottom w:val="0"/>
      <w:divBdr>
        <w:top w:val="none" w:sz="0" w:space="0" w:color="auto"/>
        <w:left w:val="none" w:sz="0" w:space="0" w:color="auto"/>
        <w:bottom w:val="none" w:sz="0" w:space="0" w:color="auto"/>
        <w:right w:val="none" w:sz="0" w:space="0" w:color="auto"/>
      </w:divBdr>
    </w:div>
    <w:div w:id="173692525">
      <w:marLeft w:val="640"/>
      <w:marRight w:val="0"/>
      <w:marTop w:val="0"/>
      <w:marBottom w:val="0"/>
      <w:divBdr>
        <w:top w:val="none" w:sz="0" w:space="0" w:color="auto"/>
        <w:left w:val="none" w:sz="0" w:space="0" w:color="auto"/>
        <w:bottom w:val="none" w:sz="0" w:space="0" w:color="auto"/>
        <w:right w:val="none" w:sz="0" w:space="0" w:color="auto"/>
      </w:divBdr>
    </w:div>
    <w:div w:id="173695477">
      <w:marLeft w:val="640"/>
      <w:marRight w:val="0"/>
      <w:marTop w:val="0"/>
      <w:marBottom w:val="0"/>
      <w:divBdr>
        <w:top w:val="none" w:sz="0" w:space="0" w:color="auto"/>
        <w:left w:val="none" w:sz="0" w:space="0" w:color="auto"/>
        <w:bottom w:val="none" w:sz="0" w:space="0" w:color="auto"/>
        <w:right w:val="none" w:sz="0" w:space="0" w:color="auto"/>
      </w:divBdr>
    </w:div>
    <w:div w:id="173960732">
      <w:marLeft w:val="640"/>
      <w:marRight w:val="0"/>
      <w:marTop w:val="0"/>
      <w:marBottom w:val="0"/>
      <w:divBdr>
        <w:top w:val="none" w:sz="0" w:space="0" w:color="auto"/>
        <w:left w:val="none" w:sz="0" w:space="0" w:color="auto"/>
        <w:bottom w:val="none" w:sz="0" w:space="0" w:color="auto"/>
        <w:right w:val="none" w:sz="0" w:space="0" w:color="auto"/>
      </w:divBdr>
    </w:div>
    <w:div w:id="173962095">
      <w:marLeft w:val="640"/>
      <w:marRight w:val="0"/>
      <w:marTop w:val="0"/>
      <w:marBottom w:val="0"/>
      <w:divBdr>
        <w:top w:val="none" w:sz="0" w:space="0" w:color="auto"/>
        <w:left w:val="none" w:sz="0" w:space="0" w:color="auto"/>
        <w:bottom w:val="none" w:sz="0" w:space="0" w:color="auto"/>
        <w:right w:val="none" w:sz="0" w:space="0" w:color="auto"/>
      </w:divBdr>
    </w:div>
    <w:div w:id="173964279">
      <w:marLeft w:val="640"/>
      <w:marRight w:val="0"/>
      <w:marTop w:val="0"/>
      <w:marBottom w:val="0"/>
      <w:divBdr>
        <w:top w:val="none" w:sz="0" w:space="0" w:color="auto"/>
        <w:left w:val="none" w:sz="0" w:space="0" w:color="auto"/>
        <w:bottom w:val="none" w:sz="0" w:space="0" w:color="auto"/>
        <w:right w:val="none" w:sz="0" w:space="0" w:color="auto"/>
      </w:divBdr>
    </w:div>
    <w:div w:id="174002031">
      <w:marLeft w:val="640"/>
      <w:marRight w:val="0"/>
      <w:marTop w:val="0"/>
      <w:marBottom w:val="0"/>
      <w:divBdr>
        <w:top w:val="none" w:sz="0" w:space="0" w:color="auto"/>
        <w:left w:val="none" w:sz="0" w:space="0" w:color="auto"/>
        <w:bottom w:val="none" w:sz="0" w:space="0" w:color="auto"/>
        <w:right w:val="none" w:sz="0" w:space="0" w:color="auto"/>
      </w:divBdr>
    </w:div>
    <w:div w:id="174077442">
      <w:marLeft w:val="640"/>
      <w:marRight w:val="0"/>
      <w:marTop w:val="0"/>
      <w:marBottom w:val="0"/>
      <w:divBdr>
        <w:top w:val="none" w:sz="0" w:space="0" w:color="auto"/>
        <w:left w:val="none" w:sz="0" w:space="0" w:color="auto"/>
        <w:bottom w:val="none" w:sz="0" w:space="0" w:color="auto"/>
        <w:right w:val="none" w:sz="0" w:space="0" w:color="auto"/>
      </w:divBdr>
    </w:div>
    <w:div w:id="174079484">
      <w:marLeft w:val="640"/>
      <w:marRight w:val="0"/>
      <w:marTop w:val="0"/>
      <w:marBottom w:val="0"/>
      <w:divBdr>
        <w:top w:val="none" w:sz="0" w:space="0" w:color="auto"/>
        <w:left w:val="none" w:sz="0" w:space="0" w:color="auto"/>
        <w:bottom w:val="none" w:sz="0" w:space="0" w:color="auto"/>
        <w:right w:val="none" w:sz="0" w:space="0" w:color="auto"/>
      </w:divBdr>
    </w:div>
    <w:div w:id="174080124">
      <w:marLeft w:val="640"/>
      <w:marRight w:val="0"/>
      <w:marTop w:val="0"/>
      <w:marBottom w:val="0"/>
      <w:divBdr>
        <w:top w:val="none" w:sz="0" w:space="0" w:color="auto"/>
        <w:left w:val="none" w:sz="0" w:space="0" w:color="auto"/>
        <w:bottom w:val="none" w:sz="0" w:space="0" w:color="auto"/>
        <w:right w:val="none" w:sz="0" w:space="0" w:color="auto"/>
      </w:divBdr>
    </w:div>
    <w:div w:id="174081165">
      <w:marLeft w:val="640"/>
      <w:marRight w:val="0"/>
      <w:marTop w:val="0"/>
      <w:marBottom w:val="0"/>
      <w:divBdr>
        <w:top w:val="none" w:sz="0" w:space="0" w:color="auto"/>
        <w:left w:val="none" w:sz="0" w:space="0" w:color="auto"/>
        <w:bottom w:val="none" w:sz="0" w:space="0" w:color="auto"/>
        <w:right w:val="none" w:sz="0" w:space="0" w:color="auto"/>
      </w:divBdr>
    </w:div>
    <w:div w:id="174148417">
      <w:marLeft w:val="640"/>
      <w:marRight w:val="0"/>
      <w:marTop w:val="0"/>
      <w:marBottom w:val="0"/>
      <w:divBdr>
        <w:top w:val="none" w:sz="0" w:space="0" w:color="auto"/>
        <w:left w:val="none" w:sz="0" w:space="0" w:color="auto"/>
        <w:bottom w:val="none" w:sz="0" w:space="0" w:color="auto"/>
        <w:right w:val="none" w:sz="0" w:space="0" w:color="auto"/>
      </w:divBdr>
    </w:div>
    <w:div w:id="174223687">
      <w:marLeft w:val="640"/>
      <w:marRight w:val="0"/>
      <w:marTop w:val="0"/>
      <w:marBottom w:val="0"/>
      <w:divBdr>
        <w:top w:val="none" w:sz="0" w:space="0" w:color="auto"/>
        <w:left w:val="none" w:sz="0" w:space="0" w:color="auto"/>
        <w:bottom w:val="none" w:sz="0" w:space="0" w:color="auto"/>
        <w:right w:val="none" w:sz="0" w:space="0" w:color="auto"/>
      </w:divBdr>
    </w:div>
    <w:div w:id="174223913">
      <w:marLeft w:val="640"/>
      <w:marRight w:val="0"/>
      <w:marTop w:val="0"/>
      <w:marBottom w:val="0"/>
      <w:divBdr>
        <w:top w:val="none" w:sz="0" w:space="0" w:color="auto"/>
        <w:left w:val="none" w:sz="0" w:space="0" w:color="auto"/>
        <w:bottom w:val="none" w:sz="0" w:space="0" w:color="auto"/>
        <w:right w:val="none" w:sz="0" w:space="0" w:color="auto"/>
      </w:divBdr>
    </w:div>
    <w:div w:id="174346349">
      <w:marLeft w:val="640"/>
      <w:marRight w:val="0"/>
      <w:marTop w:val="0"/>
      <w:marBottom w:val="0"/>
      <w:divBdr>
        <w:top w:val="none" w:sz="0" w:space="0" w:color="auto"/>
        <w:left w:val="none" w:sz="0" w:space="0" w:color="auto"/>
        <w:bottom w:val="none" w:sz="0" w:space="0" w:color="auto"/>
        <w:right w:val="none" w:sz="0" w:space="0" w:color="auto"/>
      </w:divBdr>
    </w:div>
    <w:div w:id="174392847">
      <w:marLeft w:val="640"/>
      <w:marRight w:val="0"/>
      <w:marTop w:val="0"/>
      <w:marBottom w:val="0"/>
      <w:divBdr>
        <w:top w:val="none" w:sz="0" w:space="0" w:color="auto"/>
        <w:left w:val="none" w:sz="0" w:space="0" w:color="auto"/>
        <w:bottom w:val="none" w:sz="0" w:space="0" w:color="auto"/>
        <w:right w:val="none" w:sz="0" w:space="0" w:color="auto"/>
      </w:divBdr>
    </w:div>
    <w:div w:id="174466831">
      <w:marLeft w:val="640"/>
      <w:marRight w:val="0"/>
      <w:marTop w:val="0"/>
      <w:marBottom w:val="0"/>
      <w:divBdr>
        <w:top w:val="none" w:sz="0" w:space="0" w:color="auto"/>
        <w:left w:val="none" w:sz="0" w:space="0" w:color="auto"/>
        <w:bottom w:val="none" w:sz="0" w:space="0" w:color="auto"/>
        <w:right w:val="none" w:sz="0" w:space="0" w:color="auto"/>
      </w:divBdr>
    </w:div>
    <w:div w:id="174467294">
      <w:marLeft w:val="640"/>
      <w:marRight w:val="0"/>
      <w:marTop w:val="0"/>
      <w:marBottom w:val="0"/>
      <w:divBdr>
        <w:top w:val="none" w:sz="0" w:space="0" w:color="auto"/>
        <w:left w:val="none" w:sz="0" w:space="0" w:color="auto"/>
        <w:bottom w:val="none" w:sz="0" w:space="0" w:color="auto"/>
        <w:right w:val="none" w:sz="0" w:space="0" w:color="auto"/>
      </w:divBdr>
    </w:div>
    <w:div w:id="174653632">
      <w:marLeft w:val="640"/>
      <w:marRight w:val="0"/>
      <w:marTop w:val="0"/>
      <w:marBottom w:val="0"/>
      <w:divBdr>
        <w:top w:val="none" w:sz="0" w:space="0" w:color="auto"/>
        <w:left w:val="none" w:sz="0" w:space="0" w:color="auto"/>
        <w:bottom w:val="none" w:sz="0" w:space="0" w:color="auto"/>
        <w:right w:val="none" w:sz="0" w:space="0" w:color="auto"/>
      </w:divBdr>
    </w:div>
    <w:div w:id="174657599">
      <w:marLeft w:val="640"/>
      <w:marRight w:val="0"/>
      <w:marTop w:val="0"/>
      <w:marBottom w:val="0"/>
      <w:divBdr>
        <w:top w:val="none" w:sz="0" w:space="0" w:color="auto"/>
        <w:left w:val="none" w:sz="0" w:space="0" w:color="auto"/>
        <w:bottom w:val="none" w:sz="0" w:space="0" w:color="auto"/>
        <w:right w:val="none" w:sz="0" w:space="0" w:color="auto"/>
      </w:divBdr>
    </w:div>
    <w:div w:id="174729081">
      <w:marLeft w:val="640"/>
      <w:marRight w:val="0"/>
      <w:marTop w:val="0"/>
      <w:marBottom w:val="0"/>
      <w:divBdr>
        <w:top w:val="none" w:sz="0" w:space="0" w:color="auto"/>
        <w:left w:val="none" w:sz="0" w:space="0" w:color="auto"/>
        <w:bottom w:val="none" w:sz="0" w:space="0" w:color="auto"/>
        <w:right w:val="none" w:sz="0" w:space="0" w:color="auto"/>
      </w:divBdr>
    </w:div>
    <w:div w:id="174855250">
      <w:marLeft w:val="640"/>
      <w:marRight w:val="0"/>
      <w:marTop w:val="0"/>
      <w:marBottom w:val="0"/>
      <w:divBdr>
        <w:top w:val="none" w:sz="0" w:space="0" w:color="auto"/>
        <w:left w:val="none" w:sz="0" w:space="0" w:color="auto"/>
        <w:bottom w:val="none" w:sz="0" w:space="0" w:color="auto"/>
        <w:right w:val="none" w:sz="0" w:space="0" w:color="auto"/>
      </w:divBdr>
    </w:div>
    <w:div w:id="174922447">
      <w:marLeft w:val="640"/>
      <w:marRight w:val="0"/>
      <w:marTop w:val="0"/>
      <w:marBottom w:val="0"/>
      <w:divBdr>
        <w:top w:val="none" w:sz="0" w:space="0" w:color="auto"/>
        <w:left w:val="none" w:sz="0" w:space="0" w:color="auto"/>
        <w:bottom w:val="none" w:sz="0" w:space="0" w:color="auto"/>
        <w:right w:val="none" w:sz="0" w:space="0" w:color="auto"/>
      </w:divBdr>
    </w:div>
    <w:div w:id="174925456">
      <w:marLeft w:val="640"/>
      <w:marRight w:val="0"/>
      <w:marTop w:val="0"/>
      <w:marBottom w:val="0"/>
      <w:divBdr>
        <w:top w:val="none" w:sz="0" w:space="0" w:color="auto"/>
        <w:left w:val="none" w:sz="0" w:space="0" w:color="auto"/>
        <w:bottom w:val="none" w:sz="0" w:space="0" w:color="auto"/>
        <w:right w:val="none" w:sz="0" w:space="0" w:color="auto"/>
      </w:divBdr>
    </w:div>
    <w:div w:id="175004931">
      <w:marLeft w:val="640"/>
      <w:marRight w:val="0"/>
      <w:marTop w:val="0"/>
      <w:marBottom w:val="0"/>
      <w:divBdr>
        <w:top w:val="none" w:sz="0" w:space="0" w:color="auto"/>
        <w:left w:val="none" w:sz="0" w:space="0" w:color="auto"/>
        <w:bottom w:val="none" w:sz="0" w:space="0" w:color="auto"/>
        <w:right w:val="none" w:sz="0" w:space="0" w:color="auto"/>
      </w:divBdr>
    </w:div>
    <w:div w:id="175074164">
      <w:marLeft w:val="640"/>
      <w:marRight w:val="0"/>
      <w:marTop w:val="0"/>
      <w:marBottom w:val="0"/>
      <w:divBdr>
        <w:top w:val="none" w:sz="0" w:space="0" w:color="auto"/>
        <w:left w:val="none" w:sz="0" w:space="0" w:color="auto"/>
        <w:bottom w:val="none" w:sz="0" w:space="0" w:color="auto"/>
        <w:right w:val="none" w:sz="0" w:space="0" w:color="auto"/>
      </w:divBdr>
    </w:div>
    <w:div w:id="175119423">
      <w:marLeft w:val="640"/>
      <w:marRight w:val="0"/>
      <w:marTop w:val="0"/>
      <w:marBottom w:val="0"/>
      <w:divBdr>
        <w:top w:val="none" w:sz="0" w:space="0" w:color="auto"/>
        <w:left w:val="none" w:sz="0" w:space="0" w:color="auto"/>
        <w:bottom w:val="none" w:sz="0" w:space="0" w:color="auto"/>
        <w:right w:val="none" w:sz="0" w:space="0" w:color="auto"/>
      </w:divBdr>
    </w:div>
    <w:div w:id="175123504">
      <w:marLeft w:val="640"/>
      <w:marRight w:val="0"/>
      <w:marTop w:val="0"/>
      <w:marBottom w:val="0"/>
      <w:divBdr>
        <w:top w:val="none" w:sz="0" w:space="0" w:color="auto"/>
        <w:left w:val="none" w:sz="0" w:space="0" w:color="auto"/>
        <w:bottom w:val="none" w:sz="0" w:space="0" w:color="auto"/>
        <w:right w:val="none" w:sz="0" w:space="0" w:color="auto"/>
      </w:divBdr>
    </w:div>
    <w:div w:id="175124007">
      <w:marLeft w:val="640"/>
      <w:marRight w:val="0"/>
      <w:marTop w:val="0"/>
      <w:marBottom w:val="0"/>
      <w:divBdr>
        <w:top w:val="none" w:sz="0" w:space="0" w:color="auto"/>
        <w:left w:val="none" w:sz="0" w:space="0" w:color="auto"/>
        <w:bottom w:val="none" w:sz="0" w:space="0" w:color="auto"/>
        <w:right w:val="none" w:sz="0" w:space="0" w:color="auto"/>
      </w:divBdr>
    </w:div>
    <w:div w:id="175265265">
      <w:marLeft w:val="640"/>
      <w:marRight w:val="0"/>
      <w:marTop w:val="0"/>
      <w:marBottom w:val="0"/>
      <w:divBdr>
        <w:top w:val="none" w:sz="0" w:space="0" w:color="auto"/>
        <w:left w:val="none" w:sz="0" w:space="0" w:color="auto"/>
        <w:bottom w:val="none" w:sz="0" w:space="0" w:color="auto"/>
        <w:right w:val="none" w:sz="0" w:space="0" w:color="auto"/>
      </w:divBdr>
    </w:div>
    <w:div w:id="175273130">
      <w:marLeft w:val="640"/>
      <w:marRight w:val="0"/>
      <w:marTop w:val="0"/>
      <w:marBottom w:val="0"/>
      <w:divBdr>
        <w:top w:val="none" w:sz="0" w:space="0" w:color="auto"/>
        <w:left w:val="none" w:sz="0" w:space="0" w:color="auto"/>
        <w:bottom w:val="none" w:sz="0" w:space="0" w:color="auto"/>
        <w:right w:val="none" w:sz="0" w:space="0" w:color="auto"/>
      </w:divBdr>
    </w:div>
    <w:div w:id="175311948">
      <w:marLeft w:val="640"/>
      <w:marRight w:val="0"/>
      <w:marTop w:val="0"/>
      <w:marBottom w:val="0"/>
      <w:divBdr>
        <w:top w:val="none" w:sz="0" w:space="0" w:color="auto"/>
        <w:left w:val="none" w:sz="0" w:space="0" w:color="auto"/>
        <w:bottom w:val="none" w:sz="0" w:space="0" w:color="auto"/>
        <w:right w:val="none" w:sz="0" w:space="0" w:color="auto"/>
      </w:divBdr>
    </w:div>
    <w:div w:id="175386009">
      <w:marLeft w:val="640"/>
      <w:marRight w:val="0"/>
      <w:marTop w:val="0"/>
      <w:marBottom w:val="0"/>
      <w:divBdr>
        <w:top w:val="none" w:sz="0" w:space="0" w:color="auto"/>
        <w:left w:val="none" w:sz="0" w:space="0" w:color="auto"/>
        <w:bottom w:val="none" w:sz="0" w:space="0" w:color="auto"/>
        <w:right w:val="none" w:sz="0" w:space="0" w:color="auto"/>
      </w:divBdr>
    </w:div>
    <w:div w:id="175510475">
      <w:marLeft w:val="640"/>
      <w:marRight w:val="0"/>
      <w:marTop w:val="0"/>
      <w:marBottom w:val="0"/>
      <w:divBdr>
        <w:top w:val="none" w:sz="0" w:space="0" w:color="auto"/>
        <w:left w:val="none" w:sz="0" w:space="0" w:color="auto"/>
        <w:bottom w:val="none" w:sz="0" w:space="0" w:color="auto"/>
        <w:right w:val="none" w:sz="0" w:space="0" w:color="auto"/>
      </w:divBdr>
    </w:div>
    <w:div w:id="175580708">
      <w:marLeft w:val="640"/>
      <w:marRight w:val="0"/>
      <w:marTop w:val="0"/>
      <w:marBottom w:val="0"/>
      <w:divBdr>
        <w:top w:val="none" w:sz="0" w:space="0" w:color="auto"/>
        <w:left w:val="none" w:sz="0" w:space="0" w:color="auto"/>
        <w:bottom w:val="none" w:sz="0" w:space="0" w:color="auto"/>
        <w:right w:val="none" w:sz="0" w:space="0" w:color="auto"/>
      </w:divBdr>
    </w:div>
    <w:div w:id="175655367">
      <w:marLeft w:val="640"/>
      <w:marRight w:val="0"/>
      <w:marTop w:val="0"/>
      <w:marBottom w:val="0"/>
      <w:divBdr>
        <w:top w:val="none" w:sz="0" w:space="0" w:color="auto"/>
        <w:left w:val="none" w:sz="0" w:space="0" w:color="auto"/>
        <w:bottom w:val="none" w:sz="0" w:space="0" w:color="auto"/>
        <w:right w:val="none" w:sz="0" w:space="0" w:color="auto"/>
      </w:divBdr>
    </w:div>
    <w:div w:id="175727575">
      <w:marLeft w:val="640"/>
      <w:marRight w:val="0"/>
      <w:marTop w:val="0"/>
      <w:marBottom w:val="0"/>
      <w:divBdr>
        <w:top w:val="none" w:sz="0" w:space="0" w:color="auto"/>
        <w:left w:val="none" w:sz="0" w:space="0" w:color="auto"/>
        <w:bottom w:val="none" w:sz="0" w:space="0" w:color="auto"/>
        <w:right w:val="none" w:sz="0" w:space="0" w:color="auto"/>
      </w:divBdr>
    </w:div>
    <w:div w:id="175728354">
      <w:marLeft w:val="640"/>
      <w:marRight w:val="0"/>
      <w:marTop w:val="0"/>
      <w:marBottom w:val="0"/>
      <w:divBdr>
        <w:top w:val="none" w:sz="0" w:space="0" w:color="auto"/>
        <w:left w:val="none" w:sz="0" w:space="0" w:color="auto"/>
        <w:bottom w:val="none" w:sz="0" w:space="0" w:color="auto"/>
        <w:right w:val="none" w:sz="0" w:space="0" w:color="auto"/>
      </w:divBdr>
    </w:div>
    <w:div w:id="175731883">
      <w:marLeft w:val="640"/>
      <w:marRight w:val="0"/>
      <w:marTop w:val="0"/>
      <w:marBottom w:val="0"/>
      <w:divBdr>
        <w:top w:val="none" w:sz="0" w:space="0" w:color="auto"/>
        <w:left w:val="none" w:sz="0" w:space="0" w:color="auto"/>
        <w:bottom w:val="none" w:sz="0" w:space="0" w:color="auto"/>
        <w:right w:val="none" w:sz="0" w:space="0" w:color="auto"/>
      </w:divBdr>
    </w:div>
    <w:div w:id="175777036">
      <w:marLeft w:val="640"/>
      <w:marRight w:val="0"/>
      <w:marTop w:val="0"/>
      <w:marBottom w:val="0"/>
      <w:divBdr>
        <w:top w:val="none" w:sz="0" w:space="0" w:color="auto"/>
        <w:left w:val="none" w:sz="0" w:space="0" w:color="auto"/>
        <w:bottom w:val="none" w:sz="0" w:space="0" w:color="auto"/>
        <w:right w:val="none" w:sz="0" w:space="0" w:color="auto"/>
      </w:divBdr>
    </w:div>
    <w:div w:id="175969104">
      <w:marLeft w:val="640"/>
      <w:marRight w:val="0"/>
      <w:marTop w:val="0"/>
      <w:marBottom w:val="0"/>
      <w:divBdr>
        <w:top w:val="none" w:sz="0" w:space="0" w:color="auto"/>
        <w:left w:val="none" w:sz="0" w:space="0" w:color="auto"/>
        <w:bottom w:val="none" w:sz="0" w:space="0" w:color="auto"/>
        <w:right w:val="none" w:sz="0" w:space="0" w:color="auto"/>
      </w:divBdr>
    </w:div>
    <w:div w:id="175971401">
      <w:marLeft w:val="640"/>
      <w:marRight w:val="0"/>
      <w:marTop w:val="0"/>
      <w:marBottom w:val="0"/>
      <w:divBdr>
        <w:top w:val="none" w:sz="0" w:space="0" w:color="auto"/>
        <w:left w:val="none" w:sz="0" w:space="0" w:color="auto"/>
        <w:bottom w:val="none" w:sz="0" w:space="0" w:color="auto"/>
        <w:right w:val="none" w:sz="0" w:space="0" w:color="auto"/>
      </w:divBdr>
    </w:div>
    <w:div w:id="176042544">
      <w:marLeft w:val="640"/>
      <w:marRight w:val="0"/>
      <w:marTop w:val="0"/>
      <w:marBottom w:val="0"/>
      <w:divBdr>
        <w:top w:val="none" w:sz="0" w:space="0" w:color="auto"/>
        <w:left w:val="none" w:sz="0" w:space="0" w:color="auto"/>
        <w:bottom w:val="none" w:sz="0" w:space="0" w:color="auto"/>
        <w:right w:val="none" w:sz="0" w:space="0" w:color="auto"/>
      </w:divBdr>
    </w:div>
    <w:div w:id="176115297">
      <w:marLeft w:val="640"/>
      <w:marRight w:val="0"/>
      <w:marTop w:val="0"/>
      <w:marBottom w:val="0"/>
      <w:divBdr>
        <w:top w:val="none" w:sz="0" w:space="0" w:color="auto"/>
        <w:left w:val="none" w:sz="0" w:space="0" w:color="auto"/>
        <w:bottom w:val="none" w:sz="0" w:space="0" w:color="auto"/>
        <w:right w:val="none" w:sz="0" w:space="0" w:color="auto"/>
      </w:divBdr>
    </w:div>
    <w:div w:id="176121102">
      <w:marLeft w:val="640"/>
      <w:marRight w:val="0"/>
      <w:marTop w:val="0"/>
      <w:marBottom w:val="0"/>
      <w:divBdr>
        <w:top w:val="none" w:sz="0" w:space="0" w:color="auto"/>
        <w:left w:val="none" w:sz="0" w:space="0" w:color="auto"/>
        <w:bottom w:val="none" w:sz="0" w:space="0" w:color="auto"/>
        <w:right w:val="none" w:sz="0" w:space="0" w:color="auto"/>
      </w:divBdr>
    </w:div>
    <w:div w:id="176232166">
      <w:marLeft w:val="640"/>
      <w:marRight w:val="0"/>
      <w:marTop w:val="0"/>
      <w:marBottom w:val="0"/>
      <w:divBdr>
        <w:top w:val="none" w:sz="0" w:space="0" w:color="auto"/>
        <w:left w:val="none" w:sz="0" w:space="0" w:color="auto"/>
        <w:bottom w:val="none" w:sz="0" w:space="0" w:color="auto"/>
        <w:right w:val="none" w:sz="0" w:space="0" w:color="auto"/>
      </w:divBdr>
    </w:div>
    <w:div w:id="176307096">
      <w:marLeft w:val="640"/>
      <w:marRight w:val="0"/>
      <w:marTop w:val="0"/>
      <w:marBottom w:val="0"/>
      <w:divBdr>
        <w:top w:val="none" w:sz="0" w:space="0" w:color="auto"/>
        <w:left w:val="none" w:sz="0" w:space="0" w:color="auto"/>
        <w:bottom w:val="none" w:sz="0" w:space="0" w:color="auto"/>
        <w:right w:val="none" w:sz="0" w:space="0" w:color="auto"/>
      </w:divBdr>
    </w:div>
    <w:div w:id="176382999">
      <w:marLeft w:val="640"/>
      <w:marRight w:val="0"/>
      <w:marTop w:val="0"/>
      <w:marBottom w:val="0"/>
      <w:divBdr>
        <w:top w:val="none" w:sz="0" w:space="0" w:color="auto"/>
        <w:left w:val="none" w:sz="0" w:space="0" w:color="auto"/>
        <w:bottom w:val="none" w:sz="0" w:space="0" w:color="auto"/>
        <w:right w:val="none" w:sz="0" w:space="0" w:color="auto"/>
      </w:divBdr>
    </w:div>
    <w:div w:id="176509546">
      <w:marLeft w:val="640"/>
      <w:marRight w:val="0"/>
      <w:marTop w:val="0"/>
      <w:marBottom w:val="0"/>
      <w:divBdr>
        <w:top w:val="none" w:sz="0" w:space="0" w:color="auto"/>
        <w:left w:val="none" w:sz="0" w:space="0" w:color="auto"/>
        <w:bottom w:val="none" w:sz="0" w:space="0" w:color="auto"/>
        <w:right w:val="none" w:sz="0" w:space="0" w:color="auto"/>
      </w:divBdr>
    </w:div>
    <w:div w:id="176585328">
      <w:marLeft w:val="640"/>
      <w:marRight w:val="0"/>
      <w:marTop w:val="0"/>
      <w:marBottom w:val="0"/>
      <w:divBdr>
        <w:top w:val="none" w:sz="0" w:space="0" w:color="auto"/>
        <w:left w:val="none" w:sz="0" w:space="0" w:color="auto"/>
        <w:bottom w:val="none" w:sz="0" w:space="0" w:color="auto"/>
        <w:right w:val="none" w:sz="0" w:space="0" w:color="auto"/>
      </w:divBdr>
    </w:div>
    <w:div w:id="176626704">
      <w:marLeft w:val="640"/>
      <w:marRight w:val="0"/>
      <w:marTop w:val="0"/>
      <w:marBottom w:val="0"/>
      <w:divBdr>
        <w:top w:val="none" w:sz="0" w:space="0" w:color="auto"/>
        <w:left w:val="none" w:sz="0" w:space="0" w:color="auto"/>
        <w:bottom w:val="none" w:sz="0" w:space="0" w:color="auto"/>
        <w:right w:val="none" w:sz="0" w:space="0" w:color="auto"/>
      </w:divBdr>
    </w:div>
    <w:div w:id="176626917">
      <w:marLeft w:val="640"/>
      <w:marRight w:val="0"/>
      <w:marTop w:val="0"/>
      <w:marBottom w:val="0"/>
      <w:divBdr>
        <w:top w:val="none" w:sz="0" w:space="0" w:color="auto"/>
        <w:left w:val="none" w:sz="0" w:space="0" w:color="auto"/>
        <w:bottom w:val="none" w:sz="0" w:space="0" w:color="auto"/>
        <w:right w:val="none" w:sz="0" w:space="0" w:color="auto"/>
      </w:divBdr>
    </w:div>
    <w:div w:id="176627698">
      <w:marLeft w:val="640"/>
      <w:marRight w:val="0"/>
      <w:marTop w:val="0"/>
      <w:marBottom w:val="0"/>
      <w:divBdr>
        <w:top w:val="none" w:sz="0" w:space="0" w:color="auto"/>
        <w:left w:val="none" w:sz="0" w:space="0" w:color="auto"/>
        <w:bottom w:val="none" w:sz="0" w:space="0" w:color="auto"/>
        <w:right w:val="none" w:sz="0" w:space="0" w:color="auto"/>
      </w:divBdr>
    </w:div>
    <w:div w:id="176772438">
      <w:marLeft w:val="640"/>
      <w:marRight w:val="0"/>
      <w:marTop w:val="0"/>
      <w:marBottom w:val="0"/>
      <w:divBdr>
        <w:top w:val="none" w:sz="0" w:space="0" w:color="auto"/>
        <w:left w:val="none" w:sz="0" w:space="0" w:color="auto"/>
        <w:bottom w:val="none" w:sz="0" w:space="0" w:color="auto"/>
        <w:right w:val="none" w:sz="0" w:space="0" w:color="auto"/>
      </w:divBdr>
    </w:div>
    <w:div w:id="176846865">
      <w:marLeft w:val="640"/>
      <w:marRight w:val="0"/>
      <w:marTop w:val="0"/>
      <w:marBottom w:val="0"/>
      <w:divBdr>
        <w:top w:val="none" w:sz="0" w:space="0" w:color="auto"/>
        <w:left w:val="none" w:sz="0" w:space="0" w:color="auto"/>
        <w:bottom w:val="none" w:sz="0" w:space="0" w:color="auto"/>
        <w:right w:val="none" w:sz="0" w:space="0" w:color="auto"/>
      </w:divBdr>
    </w:div>
    <w:div w:id="176893872">
      <w:marLeft w:val="640"/>
      <w:marRight w:val="0"/>
      <w:marTop w:val="0"/>
      <w:marBottom w:val="0"/>
      <w:divBdr>
        <w:top w:val="none" w:sz="0" w:space="0" w:color="auto"/>
        <w:left w:val="none" w:sz="0" w:space="0" w:color="auto"/>
        <w:bottom w:val="none" w:sz="0" w:space="0" w:color="auto"/>
        <w:right w:val="none" w:sz="0" w:space="0" w:color="auto"/>
      </w:divBdr>
    </w:div>
    <w:div w:id="176966995">
      <w:marLeft w:val="640"/>
      <w:marRight w:val="0"/>
      <w:marTop w:val="0"/>
      <w:marBottom w:val="0"/>
      <w:divBdr>
        <w:top w:val="none" w:sz="0" w:space="0" w:color="auto"/>
        <w:left w:val="none" w:sz="0" w:space="0" w:color="auto"/>
        <w:bottom w:val="none" w:sz="0" w:space="0" w:color="auto"/>
        <w:right w:val="none" w:sz="0" w:space="0" w:color="auto"/>
      </w:divBdr>
    </w:div>
    <w:div w:id="177158222">
      <w:marLeft w:val="640"/>
      <w:marRight w:val="0"/>
      <w:marTop w:val="0"/>
      <w:marBottom w:val="0"/>
      <w:divBdr>
        <w:top w:val="none" w:sz="0" w:space="0" w:color="auto"/>
        <w:left w:val="none" w:sz="0" w:space="0" w:color="auto"/>
        <w:bottom w:val="none" w:sz="0" w:space="0" w:color="auto"/>
        <w:right w:val="none" w:sz="0" w:space="0" w:color="auto"/>
      </w:divBdr>
    </w:div>
    <w:div w:id="177231251">
      <w:marLeft w:val="640"/>
      <w:marRight w:val="0"/>
      <w:marTop w:val="0"/>
      <w:marBottom w:val="0"/>
      <w:divBdr>
        <w:top w:val="none" w:sz="0" w:space="0" w:color="auto"/>
        <w:left w:val="none" w:sz="0" w:space="0" w:color="auto"/>
        <w:bottom w:val="none" w:sz="0" w:space="0" w:color="auto"/>
        <w:right w:val="none" w:sz="0" w:space="0" w:color="auto"/>
      </w:divBdr>
    </w:div>
    <w:div w:id="177276469">
      <w:marLeft w:val="640"/>
      <w:marRight w:val="0"/>
      <w:marTop w:val="0"/>
      <w:marBottom w:val="0"/>
      <w:divBdr>
        <w:top w:val="none" w:sz="0" w:space="0" w:color="auto"/>
        <w:left w:val="none" w:sz="0" w:space="0" w:color="auto"/>
        <w:bottom w:val="none" w:sz="0" w:space="0" w:color="auto"/>
        <w:right w:val="none" w:sz="0" w:space="0" w:color="auto"/>
      </w:divBdr>
    </w:div>
    <w:div w:id="177277264">
      <w:marLeft w:val="640"/>
      <w:marRight w:val="0"/>
      <w:marTop w:val="0"/>
      <w:marBottom w:val="0"/>
      <w:divBdr>
        <w:top w:val="none" w:sz="0" w:space="0" w:color="auto"/>
        <w:left w:val="none" w:sz="0" w:space="0" w:color="auto"/>
        <w:bottom w:val="none" w:sz="0" w:space="0" w:color="auto"/>
        <w:right w:val="none" w:sz="0" w:space="0" w:color="auto"/>
      </w:divBdr>
    </w:div>
    <w:div w:id="177282680">
      <w:marLeft w:val="640"/>
      <w:marRight w:val="0"/>
      <w:marTop w:val="0"/>
      <w:marBottom w:val="0"/>
      <w:divBdr>
        <w:top w:val="none" w:sz="0" w:space="0" w:color="auto"/>
        <w:left w:val="none" w:sz="0" w:space="0" w:color="auto"/>
        <w:bottom w:val="none" w:sz="0" w:space="0" w:color="auto"/>
        <w:right w:val="none" w:sz="0" w:space="0" w:color="auto"/>
      </w:divBdr>
    </w:div>
    <w:div w:id="177352304">
      <w:marLeft w:val="640"/>
      <w:marRight w:val="0"/>
      <w:marTop w:val="0"/>
      <w:marBottom w:val="0"/>
      <w:divBdr>
        <w:top w:val="none" w:sz="0" w:space="0" w:color="auto"/>
        <w:left w:val="none" w:sz="0" w:space="0" w:color="auto"/>
        <w:bottom w:val="none" w:sz="0" w:space="0" w:color="auto"/>
        <w:right w:val="none" w:sz="0" w:space="0" w:color="auto"/>
      </w:divBdr>
    </w:div>
    <w:div w:id="177434050">
      <w:marLeft w:val="640"/>
      <w:marRight w:val="0"/>
      <w:marTop w:val="0"/>
      <w:marBottom w:val="0"/>
      <w:divBdr>
        <w:top w:val="none" w:sz="0" w:space="0" w:color="auto"/>
        <w:left w:val="none" w:sz="0" w:space="0" w:color="auto"/>
        <w:bottom w:val="none" w:sz="0" w:space="0" w:color="auto"/>
        <w:right w:val="none" w:sz="0" w:space="0" w:color="auto"/>
      </w:divBdr>
    </w:div>
    <w:div w:id="177502336">
      <w:marLeft w:val="640"/>
      <w:marRight w:val="0"/>
      <w:marTop w:val="0"/>
      <w:marBottom w:val="0"/>
      <w:divBdr>
        <w:top w:val="none" w:sz="0" w:space="0" w:color="auto"/>
        <w:left w:val="none" w:sz="0" w:space="0" w:color="auto"/>
        <w:bottom w:val="none" w:sz="0" w:space="0" w:color="auto"/>
        <w:right w:val="none" w:sz="0" w:space="0" w:color="auto"/>
      </w:divBdr>
    </w:div>
    <w:div w:id="177543696">
      <w:marLeft w:val="640"/>
      <w:marRight w:val="0"/>
      <w:marTop w:val="0"/>
      <w:marBottom w:val="0"/>
      <w:divBdr>
        <w:top w:val="none" w:sz="0" w:space="0" w:color="auto"/>
        <w:left w:val="none" w:sz="0" w:space="0" w:color="auto"/>
        <w:bottom w:val="none" w:sz="0" w:space="0" w:color="auto"/>
        <w:right w:val="none" w:sz="0" w:space="0" w:color="auto"/>
      </w:divBdr>
    </w:div>
    <w:div w:id="177547714">
      <w:marLeft w:val="640"/>
      <w:marRight w:val="0"/>
      <w:marTop w:val="0"/>
      <w:marBottom w:val="0"/>
      <w:divBdr>
        <w:top w:val="none" w:sz="0" w:space="0" w:color="auto"/>
        <w:left w:val="none" w:sz="0" w:space="0" w:color="auto"/>
        <w:bottom w:val="none" w:sz="0" w:space="0" w:color="auto"/>
        <w:right w:val="none" w:sz="0" w:space="0" w:color="auto"/>
      </w:divBdr>
    </w:div>
    <w:div w:id="177551438">
      <w:marLeft w:val="640"/>
      <w:marRight w:val="0"/>
      <w:marTop w:val="0"/>
      <w:marBottom w:val="0"/>
      <w:divBdr>
        <w:top w:val="none" w:sz="0" w:space="0" w:color="auto"/>
        <w:left w:val="none" w:sz="0" w:space="0" w:color="auto"/>
        <w:bottom w:val="none" w:sz="0" w:space="0" w:color="auto"/>
        <w:right w:val="none" w:sz="0" w:space="0" w:color="auto"/>
      </w:divBdr>
    </w:div>
    <w:div w:id="177618038">
      <w:marLeft w:val="640"/>
      <w:marRight w:val="0"/>
      <w:marTop w:val="0"/>
      <w:marBottom w:val="0"/>
      <w:divBdr>
        <w:top w:val="none" w:sz="0" w:space="0" w:color="auto"/>
        <w:left w:val="none" w:sz="0" w:space="0" w:color="auto"/>
        <w:bottom w:val="none" w:sz="0" w:space="0" w:color="auto"/>
        <w:right w:val="none" w:sz="0" w:space="0" w:color="auto"/>
      </w:divBdr>
    </w:div>
    <w:div w:id="177621984">
      <w:marLeft w:val="640"/>
      <w:marRight w:val="0"/>
      <w:marTop w:val="0"/>
      <w:marBottom w:val="0"/>
      <w:divBdr>
        <w:top w:val="none" w:sz="0" w:space="0" w:color="auto"/>
        <w:left w:val="none" w:sz="0" w:space="0" w:color="auto"/>
        <w:bottom w:val="none" w:sz="0" w:space="0" w:color="auto"/>
        <w:right w:val="none" w:sz="0" w:space="0" w:color="auto"/>
      </w:divBdr>
    </w:div>
    <w:div w:id="177626166">
      <w:marLeft w:val="640"/>
      <w:marRight w:val="0"/>
      <w:marTop w:val="0"/>
      <w:marBottom w:val="0"/>
      <w:divBdr>
        <w:top w:val="none" w:sz="0" w:space="0" w:color="auto"/>
        <w:left w:val="none" w:sz="0" w:space="0" w:color="auto"/>
        <w:bottom w:val="none" w:sz="0" w:space="0" w:color="auto"/>
        <w:right w:val="none" w:sz="0" w:space="0" w:color="auto"/>
      </w:divBdr>
    </w:div>
    <w:div w:id="177696199">
      <w:marLeft w:val="640"/>
      <w:marRight w:val="0"/>
      <w:marTop w:val="0"/>
      <w:marBottom w:val="0"/>
      <w:divBdr>
        <w:top w:val="none" w:sz="0" w:space="0" w:color="auto"/>
        <w:left w:val="none" w:sz="0" w:space="0" w:color="auto"/>
        <w:bottom w:val="none" w:sz="0" w:space="0" w:color="auto"/>
        <w:right w:val="none" w:sz="0" w:space="0" w:color="auto"/>
      </w:divBdr>
    </w:div>
    <w:div w:id="177743192">
      <w:marLeft w:val="640"/>
      <w:marRight w:val="0"/>
      <w:marTop w:val="0"/>
      <w:marBottom w:val="0"/>
      <w:divBdr>
        <w:top w:val="none" w:sz="0" w:space="0" w:color="auto"/>
        <w:left w:val="none" w:sz="0" w:space="0" w:color="auto"/>
        <w:bottom w:val="none" w:sz="0" w:space="0" w:color="auto"/>
        <w:right w:val="none" w:sz="0" w:space="0" w:color="auto"/>
      </w:divBdr>
    </w:div>
    <w:div w:id="177744055">
      <w:marLeft w:val="640"/>
      <w:marRight w:val="0"/>
      <w:marTop w:val="0"/>
      <w:marBottom w:val="0"/>
      <w:divBdr>
        <w:top w:val="none" w:sz="0" w:space="0" w:color="auto"/>
        <w:left w:val="none" w:sz="0" w:space="0" w:color="auto"/>
        <w:bottom w:val="none" w:sz="0" w:space="0" w:color="auto"/>
        <w:right w:val="none" w:sz="0" w:space="0" w:color="auto"/>
      </w:divBdr>
    </w:div>
    <w:div w:id="177812634">
      <w:marLeft w:val="640"/>
      <w:marRight w:val="0"/>
      <w:marTop w:val="0"/>
      <w:marBottom w:val="0"/>
      <w:divBdr>
        <w:top w:val="none" w:sz="0" w:space="0" w:color="auto"/>
        <w:left w:val="none" w:sz="0" w:space="0" w:color="auto"/>
        <w:bottom w:val="none" w:sz="0" w:space="0" w:color="auto"/>
        <w:right w:val="none" w:sz="0" w:space="0" w:color="auto"/>
      </w:divBdr>
    </w:div>
    <w:div w:id="177817501">
      <w:marLeft w:val="640"/>
      <w:marRight w:val="0"/>
      <w:marTop w:val="0"/>
      <w:marBottom w:val="0"/>
      <w:divBdr>
        <w:top w:val="none" w:sz="0" w:space="0" w:color="auto"/>
        <w:left w:val="none" w:sz="0" w:space="0" w:color="auto"/>
        <w:bottom w:val="none" w:sz="0" w:space="0" w:color="auto"/>
        <w:right w:val="none" w:sz="0" w:space="0" w:color="auto"/>
      </w:divBdr>
    </w:div>
    <w:div w:id="177817945">
      <w:marLeft w:val="640"/>
      <w:marRight w:val="0"/>
      <w:marTop w:val="0"/>
      <w:marBottom w:val="0"/>
      <w:divBdr>
        <w:top w:val="none" w:sz="0" w:space="0" w:color="auto"/>
        <w:left w:val="none" w:sz="0" w:space="0" w:color="auto"/>
        <w:bottom w:val="none" w:sz="0" w:space="0" w:color="auto"/>
        <w:right w:val="none" w:sz="0" w:space="0" w:color="auto"/>
      </w:divBdr>
    </w:div>
    <w:div w:id="177887852">
      <w:marLeft w:val="640"/>
      <w:marRight w:val="0"/>
      <w:marTop w:val="0"/>
      <w:marBottom w:val="0"/>
      <w:divBdr>
        <w:top w:val="none" w:sz="0" w:space="0" w:color="auto"/>
        <w:left w:val="none" w:sz="0" w:space="0" w:color="auto"/>
        <w:bottom w:val="none" w:sz="0" w:space="0" w:color="auto"/>
        <w:right w:val="none" w:sz="0" w:space="0" w:color="auto"/>
      </w:divBdr>
    </w:div>
    <w:div w:id="177890147">
      <w:marLeft w:val="640"/>
      <w:marRight w:val="0"/>
      <w:marTop w:val="0"/>
      <w:marBottom w:val="0"/>
      <w:divBdr>
        <w:top w:val="none" w:sz="0" w:space="0" w:color="auto"/>
        <w:left w:val="none" w:sz="0" w:space="0" w:color="auto"/>
        <w:bottom w:val="none" w:sz="0" w:space="0" w:color="auto"/>
        <w:right w:val="none" w:sz="0" w:space="0" w:color="auto"/>
      </w:divBdr>
    </w:div>
    <w:div w:id="177936104">
      <w:marLeft w:val="640"/>
      <w:marRight w:val="0"/>
      <w:marTop w:val="0"/>
      <w:marBottom w:val="0"/>
      <w:divBdr>
        <w:top w:val="none" w:sz="0" w:space="0" w:color="auto"/>
        <w:left w:val="none" w:sz="0" w:space="0" w:color="auto"/>
        <w:bottom w:val="none" w:sz="0" w:space="0" w:color="auto"/>
        <w:right w:val="none" w:sz="0" w:space="0" w:color="auto"/>
      </w:divBdr>
    </w:div>
    <w:div w:id="178005071">
      <w:marLeft w:val="640"/>
      <w:marRight w:val="0"/>
      <w:marTop w:val="0"/>
      <w:marBottom w:val="0"/>
      <w:divBdr>
        <w:top w:val="none" w:sz="0" w:space="0" w:color="auto"/>
        <w:left w:val="none" w:sz="0" w:space="0" w:color="auto"/>
        <w:bottom w:val="none" w:sz="0" w:space="0" w:color="auto"/>
        <w:right w:val="none" w:sz="0" w:space="0" w:color="auto"/>
      </w:divBdr>
    </w:div>
    <w:div w:id="178013817">
      <w:marLeft w:val="640"/>
      <w:marRight w:val="0"/>
      <w:marTop w:val="0"/>
      <w:marBottom w:val="0"/>
      <w:divBdr>
        <w:top w:val="none" w:sz="0" w:space="0" w:color="auto"/>
        <w:left w:val="none" w:sz="0" w:space="0" w:color="auto"/>
        <w:bottom w:val="none" w:sz="0" w:space="0" w:color="auto"/>
        <w:right w:val="none" w:sz="0" w:space="0" w:color="auto"/>
      </w:divBdr>
    </w:div>
    <w:div w:id="178081553">
      <w:marLeft w:val="640"/>
      <w:marRight w:val="0"/>
      <w:marTop w:val="0"/>
      <w:marBottom w:val="0"/>
      <w:divBdr>
        <w:top w:val="none" w:sz="0" w:space="0" w:color="auto"/>
        <w:left w:val="none" w:sz="0" w:space="0" w:color="auto"/>
        <w:bottom w:val="none" w:sz="0" w:space="0" w:color="auto"/>
        <w:right w:val="none" w:sz="0" w:space="0" w:color="auto"/>
      </w:divBdr>
    </w:div>
    <w:div w:id="178084028">
      <w:marLeft w:val="640"/>
      <w:marRight w:val="0"/>
      <w:marTop w:val="0"/>
      <w:marBottom w:val="0"/>
      <w:divBdr>
        <w:top w:val="none" w:sz="0" w:space="0" w:color="auto"/>
        <w:left w:val="none" w:sz="0" w:space="0" w:color="auto"/>
        <w:bottom w:val="none" w:sz="0" w:space="0" w:color="auto"/>
        <w:right w:val="none" w:sz="0" w:space="0" w:color="auto"/>
      </w:divBdr>
    </w:div>
    <w:div w:id="178157115">
      <w:marLeft w:val="640"/>
      <w:marRight w:val="0"/>
      <w:marTop w:val="0"/>
      <w:marBottom w:val="0"/>
      <w:divBdr>
        <w:top w:val="none" w:sz="0" w:space="0" w:color="auto"/>
        <w:left w:val="none" w:sz="0" w:space="0" w:color="auto"/>
        <w:bottom w:val="none" w:sz="0" w:space="0" w:color="auto"/>
        <w:right w:val="none" w:sz="0" w:space="0" w:color="auto"/>
      </w:divBdr>
    </w:div>
    <w:div w:id="178324161">
      <w:marLeft w:val="640"/>
      <w:marRight w:val="0"/>
      <w:marTop w:val="0"/>
      <w:marBottom w:val="0"/>
      <w:divBdr>
        <w:top w:val="none" w:sz="0" w:space="0" w:color="auto"/>
        <w:left w:val="none" w:sz="0" w:space="0" w:color="auto"/>
        <w:bottom w:val="none" w:sz="0" w:space="0" w:color="auto"/>
        <w:right w:val="none" w:sz="0" w:space="0" w:color="auto"/>
      </w:divBdr>
    </w:div>
    <w:div w:id="178397492">
      <w:marLeft w:val="640"/>
      <w:marRight w:val="0"/>
      <w:marTop w:val="0"/>
      <w:marBottom w:val="0"/>
      <w:divBdr>
        <w:top w:val="none" w:sz="0" w:space="0" w:color="auto"/>
        <w:left w:val="none" w:sz="0" w:space="0" w:color="auto"/>
        <w:bottom w:val="none" w:sz="0" w:space="0" w:color="auto"/>
        <w:right w:val="none" w:sz="0" w:space="0" w:color="auto"/>
      </w:divBdr>
    </w:div>
    <w:div w:id="178470332">
      <w:marLeft w:val="640"/>
      <w:marRight w:val="0"/>
      <w:marTop w:val="0"/>
      <w:marBottom w:val="0"/>
      <w:divBdr>
        <w:top w:val="none" w:sz="0" w:space="0" w:color="auto"/>
        <w:left w:val="none" w:sz="0" w:space="0" w:color="auto"/>
        <w:bottom w:val="none" w:sz="0" w:space="0" w:color="auto"/>
        <w:right w:val="none" w:sz="0" w:space="0" w:color="auto"/>
      </w:divBdr>
    </w:div>
    <w:div w:id="178588334">
      <w:marLeft w:val="640"/>
      <w:marRight w:val="0"/>
      <w:marTop w:val="0"/>
      <w:marBottom w:val="0"/>
      <w:divBdr>
        <w:top w:val="none" w:sz="0" w:space="0" w:color="auto"/>
        <w:left w:val="none" w:sz="0" w:space="0" w:color="auto"/>
        <w:bottom w:val="none" w:sz="0" w:space="0" w:color="auto"/>
        <w:right w:val="none" w:sz="0" w:space="0" w:color="auto"/>
      </w:divBdr>
    </w:div>
    <w:div w:id="178592600">
      <w:marLeft w:val="640"/>
      <w:marRight w:val="0"/>
      <w:marTop w:val="0"/>
      <w:marBottom w:val="0"/>
      <w:divBdr>
        <w:top w:val="none" w:sz="0" w:space="0" w:color="auto"/>
        <w:left w:val="none" w:sz="0" w:space="0" w:color="auto"/>
        <w:bottom w:val="none" w:sz="0" w:space="0" w:color="auto"/>
        <w:right w:val="none" w:sz="0" w:space="0" w:color="auto"/>
      </w:divBdr>
    </w:div>
    <w:div w:id="178592966">
      <w:bodyDiv w:val="1"/>
      <w:marLeft w:val="0"/>
      <w:marRight w:val="0"/>
      <w:marTop w:val="0"/>
      <w:marBottom w:val="0"/>
      <w:divBdr>
        <w:top w:val="none" w:sz="0" w:space="0" w:color="auto"/>
        <w:left w:val="none" w:sz="0" w:space="0" w:color="auto"/>
        <w:bottom w:val="none" w:sz="0" w:space="0" w:color="auto"/>
        <w:right w:val="none" w:sz="0" w:space="0" w:color="auto"/>
      </w:divBdr>
    </w:div>
    <w:div w:id="178810494">
      <w:marLeft w:val="640"/>
      <w:marRight w:val="0"/>
      <w:marTop w:val="0"/>
      <w:marBottom w:val="0"/>
      <w:divBdr>
        <w:top w:val="none" w:sz="0" w:space="0" w:color="auto"/>
        <w:left w:val="none" w:sz="0" w:space="0" w:color="auto"/>
        <w:bottom w:val="none" w:sz="0" w:space="0" w:color="auto"/>
        <w:right w:val="none" w:sz="0" w:space="0" w:color="auto"/>
      </w:divBdr>
    </w:div>
    <w:div w:id="178930356">
      <w:marLeft w:val="640"/>
      <w:marRight w:val="0"/>
      <w:marTop w:val="0"/>
      <w:marBottom w:val="0"/>
      <w:divBdr>
        <w:top w:val="none" w:sz="0" w:space="0" w:color="auto"/>
        <w:left w:val="none" w:sz="0" w:space="0" w:color="auto"/>
        <w:bottom w:val="none" w:sz="0" w:space="0" w:color="auto"/>
        <w:right w:val="none" w:sz="0" w:space="0" w:color="auto"/>
      </w:divBdr>
    </w:div>
    <w:div w:id="179004635">
      <w:marLeft w:val="640"/>
      <w:marRight w:val="0"/>
      <w:marTop w:val="0"/>
      <w:marBottom w:val="0"/>
      <w:divBdr>
        <w:top w:val="none" w:sz="0" w:space="0" w:color="auto"/>
        <w:left w:val="none" w:sz="0" w:space="0" w:color="auto"/>
        <w:bottom w:val="none" w:sz="0" w:space="0" w:color="auto"/>
        <w:right w:val="none" w:sz="0" w:space="0" w:color="auto"/>
      </w:divBdr>
    </w:div>
    <w:div w:id="179005806">
      <w:marLeft w:val="640"/>
      <w:marRight w:val="0"/>
      <w:marTop w:val="0"/>
      <w:marBottom w:val="0"/>
      <w:divBdr>
        <w:top w:val="none" w:sz="0" w:space="0" w:color="auto"/>
        <w:left w:val="none" w:sz="0" w:space="0" w:color="auto"/>
        <w:bottom w:val="none" w:sz="0" w:space="0" w:color="auto"/>
        <w:right w:val="none" w:sz="0" w:space="0" w:color="auto"/>
      </w:divBdr>
    </w:div>
    <w:div w:id="179011475">
      <w:marLeft w:val="640"/>
      <w:marRight w:val="0"/>
      <w:marTop w:val="0"/>
      <w:marBottom w:val="0"/>
      <w:divBdr>
        <w:top w:val="none" w:sz="0" w:space="0" w:color="auto"/>
        <w:left w:val="none" w:sz="0" w:space="0" w:color="auto"/>
        <w:bottom w:val="none" w:sz="0" w:space="0" w:color="auto"/>
        <w:right w:val="none" w:sz="0" w:space="0" w:color="auto"/>
      </w:divBdr>
    </w:div>
    <w:div w:id="179123267">
      <w:marLeft w:val="640"/>
      <w:marRight w:val="0"/>
      <w:marTop w:val="0"/>
      <w:marBottom w:val="0"/>
      <w:divBdr>
        <w:top w:val="none" w:sz="0" w:space="0" w:color="auto"/>
        <w:left w:val="none" w:sz="0" w:space="0" w:color="auto"/>
        <w:bottom w:val="none" w:sz="0" w:space="0" w:color="auto"/>
        <w:right w:val="none" w:sz="0" w:space="0" w:color="auto"/>
      </w:divBdr>
    </w:div>
    <w:div w:id="179124421">
      <w:marLeft w:val="640"/>
      <w:marRight w:val="0"/>
      <w:marTop w:val="0"/>
      <w:marBottom w:val="0"/>
      <w:divBdr>
        <w:top w:val="none" w:sz="0" w:space="0" w:color="auto"/>
        <w:left w:val="none" w:sz="0" w:space="0" w:color="auto"/>
        <w:bottom w:val="none" w:sz="0" w:space="0" w:color="auto"/>
        <w:right w:val="none" w:sz="0" w:space="0" w:color="auto"/>
      </w:divBdr>
    </w:div>
    <w:div w:id="179197966">
      <w:marLeft w:val="640"/>
      <w:marRight w:val="0"/>
      <w:marTop w:val="0"/>
      <w:marBottom w:val="0"/>
      <w:divBdr>
        <w:top w:val="none" w:sz="0" w:space="0" w:color="auto"/>
        <w:left w:val="none" w:sz="0" w:space="0" w:color="auto"/>
        <w:bottom w:val="none" w:sz="0" w:space="0" w:color="auto"/>
        <w:right w:val="none" w:sz="0" w:space="0" w:color="auto"/>
      </w:divBdr>
    </w:div>
    <w:div w:id="179200650">
      <w:marLeft w:val="640"/>
      <w:marRight w:val="0"/>
      <w:marTop w:val="0"/>
      <w:marBottom w:val="0"/>
      <w:divBdr>
        <w:top w:val="none" w:sz="0" w:space="0" w:color="auto"/>
        <w:left w:val="none" w:sz="0" w:space="0" w:color="auto"/>
        <w:bottom w:val="none" w:sz="0" w:space="0" w:color="auto"/>
        <w:right w:val="none" w:sz="0" w:space="0" w:color="auto"/>
      </w:divBdr>
    </w:div>
    <w:div w:id="179660670">
      <w:marLeft w:val="640"/>
      <w:marRight w:val="0"/>
      <w:marTop w:val="0"/>
      <w:marBottom w:val="0"/>
      <w:divBdr>
        <w:top w:val="none" w:sz="0" w:space="0" w:color="auto"/>
        <w:left w:val="none" w:sz="0" w:space="0" w:color="auto"/>
        <w:bottom w:val="none" w:sz="0" w:space="0" w:color="auto"/>
        <w:right w:val="none" w:sz="0" w:space="0" w:color="auto"/>
      </w:divBdr>
    </w:div>
    <w:div w:id="179666846">
      <w:marLeft w:val="640"/>
      <w:marRight w:val="0"/>
      <w:marTop w:val="0"/>
      <w:marBottom w:val="0"/>
      <w:divBdr>
        <w:top w:val="none" w:sz="0" w:space="0" w:color="auto"/>
        <w:left w:val="none" w:sz="0" w:space="0" w:color="auto"/>
        <w:bottom w:val="none" w:sz="0" w:space="0" w:color="auto"/>
        <w:right w:val="none" w:sz="0" w:space="0" w:color="auto"/>
      </w:divBdr>
    </w:div>
    <w:div w:id="179706871">
      <w:marLeft w:val="640"/>
      <w:marRight w:val="0"/>
      <w:marTop w:val="0"/>
      <w:marBottom w:val="0"/>
      <w:divBdr>
        <w:top w:val="none" w:sz="0" w:space="0" w:color="auto"/>
        <w:left w:val="none" w:sz="0" w:space="0" w:color="auto"/>
        <w:bottom w:val="none" w:sz="0" w:space="0" w:color="auto"/>
        <w:right w:val="none" w:sz="0" w:space="0" w:color="auto"/>
      </w:divBdr>
    </w:div>
    <w:div w:id="179782483">
      <w:marLeft w:val="640"/>
      <w:marRight w:val="0"/>
      <w:marTop w:val="0"/>
      <w:marBottom w:val="0"/>
      <w:divBdr>
        <w:top w:val="none" w:sz="0" w:space="0" w:color="auto"/>
        <w:left w:val="none" w:sz="0" w:space="0" w:color="auto"/>
        <w:bottom w:val="none" w:sz="0" w:space="0" w:color="auto"/>
        <w:right w:val="none" w:sz="0" w:space="0" w:color="auto"/>
      </w:divBdr>
    </w:div>
    <w:div w:id="179900875">
      <w:marLeft w:val="640"/>
      <w:marRight w:val="0"/>
      <w:marTop w:val="0"/>
      <w:marBottom w:val="0"/>
      <w:divBdr>
        <w:top w:val="none" w:sz="0" w:space="0" w:color="auto"/>
        <w:left w:val="none" w:sz="0" w:space="0" w:color="auto"/>
        <w:bottom w:val="none" w:sz="0" w:space="0" w:color="auto"/>
        <w:right w:val="none" w:sz="0" w:space="0" w:color="auto"/>
      </w:divBdr>
    </w:div>
    <w:div w:id="180050186">
      <w:marLeft w:val="640"/>
      <w:marRight w:val="0"/>
      <w:marTop w:val="0"/>
      <w:marBottom w:val="0"/>
      <w:divBdr>
        <w:top w:val="none" w:sz="0" w:space="0" w:color="auto"/>
        <w:left w:val="none" w:sz="0" w:space="0" w:color="auto"/>
        <w:bottom w:val="none" w:sz="0" w:space="0" w:color="auto"/>
        <w:right w:val="none" w:sz="0" w:space="0" w:color="auto"/>
      </w:divBdr>
    </w:div>
    <w:div w:id="180166540">
      <w:marLeft w:val="640"/>
      <w:marRight w:val="0"/>
      <w:marTop w:val="0"/>
      <w:marBottom w:val="0"/>
      <w:divBdr>
        <w:top w:val="none" w:sz="0" w:space="0" w:color="auto"/>
        <w:left w:val="none" w:sz="0" w:space="0" w:color="auto"/>
        <w:bottom w:val="none" w:sz="0" w:space="0" w:color="auto"/>
        <w:right w:val="none" w:sz="0" w:space="0" w:color="auto"/>
      </w:divBdr>
    </w:div>
    <w:div w:id="180242489">
      <w:marLeft w:val="640"/>
      <w:marRight w:val="0"/>
      <w:marTop w:val="0"/>
      <w:marBottom w:val="0"/>
      <w:divBdr>
        <w:top w:val="none" w:sz="0" w:space="0" w:color="auto"/>
        <w:left w:val="none" w:sz="0" w:space="0" w:color="auto"/>
        <w:bottom w:val="none" w:sz="0" w:space="0" w:color="auto"/>
        <w:right w:val="none" w:sz="0" w:space="0" w:color="auto"/>
      </w:divBdr>
    </w:div>
    <w:div w:id="180247501">
      <w:marLeft w:val="640"/>
      <w:marRight w:val="0"/>
      <w:marTop w:val="0"/>
      <w:marBottom w:val="0"/>
      <w:divBdr>
        <w:top w:val="none" w:sz="0" w:space="0" w:color="auto"/>
        <w:left w:val="none" w:sz="0" w:space="0" w:color="auto"/>
        <w:bottom w:val="none" w:sz="0" w:space="0" w:color="auto"/>
        <w:right w:val="none" w:sz="0" w:space="0" w:color="auto"/>
      </w:divBdr>
    </w:div>
    <w:div w:id="180318692">
      <w:marLeft w:val="640"/>
      <w:marRight w:val="0"/>
      <w:marTop w:val="0"/>
      <w:marBottom w:val="0"/>
      <w:divBdr>
        <w:top w:val="none" w:sz="0" w:space="0" w:color="auto"/>
        <w:left w:val="none" w:sz="0" w:space="0" w:color="auto"/>
        <w:bottom w:val="none" w:sz="0" w:space="0" w:color="auto"/>
        <w:right w:val="none" w:sz="0" w:space="0" w:color="auto"/>
      </w:divBdr>
    </w:div>
    <w:div w:id="180358837">
      <w:marLeft w:val="640"/>
      <w:marRight w:val="0"/>
      <w:marTop w:val="0"/>
      <w:marBottom w:val="0"/>
      <w:divBdr>
        <w:top w:val="none" w:sz="0" w:space="0" w:color="auto"/>
        <w:left w:val="none" w:sz="0" w:space="0" w:color="auto"/>
        <w:bottom w:val="none" w:sz="0" w:space="0" w:color="auto"/>
        <w:right w:val="none" w:sz="0" w:space="0" w:color="auto"/>
      </w:divBdr>
    </w:div>
    <w:div w:id="180364045">
      <w:marLeft w:val="640"/>
      <w:marRight w:val="0"/>
      <w:marTop w:val="0"/>
      <w:marBottom w:val="0"/>
      <w:divBdr>
        <w:top w:val="none" w:sz="0" w:space="0" w:color="auto"/>
        <w:left w:val="none" w:sz="0" w:space="0" w:color="auto"/>
        <w:bottom w:val="none" w:sz="0" w:space="0" w:color="auto"/>
        <w:right w:val="none" w:sz="0" w:space="0" w:color="auto"/>
      </w:divBdr>
    </w:div>
    <w:div w:id="180365815">
      <w:marLeft w:val="640"/>
      <w:marRight w:val="0"/>
      <w:marTop w:val="0"/>
      <w:marBottom w:val="0"/>
      <w:divBdr>
        <w:top w:val="none" w:sz="0" w:space="0" w:color="auto"/>
        <w:left w:val="none" w:sz="0" w:space="0" w:color="auto"/>
        <w:bottom w:val="none" w:sz="0" w:space="0" w:color="auto"/>
        <w:right w:val="none" w:sz="0" w:space="0" w:color="auto"/>
      </w:divBdr>
    </w:div>
    <w:div w:id="180436580">
      <w:marLeft w:val="640"/>
      <w:marRight w:val="0"/>
      <w:marTop w:val="0"/>
      <w:marBottom w:val="0"/>
      <w:divBdr>
        <w:top w:val="none" w:sz="0" w:space="0" w:color="auto"/>
        <w:left w:val="none" w:sz="0" w:space="0" w:color="auto"/>
        <w:bottom w:val="none" w:sz="0" w:space="0" w:color="auto"/>
        <w:right w:val="none" w:sz="0" w:space="0" w:color="auto"/>
      </w:divBdr>
    </w:div>
    <w:div w:id="180551948">
      <w:marLeft w:val="640"/>
      <w:marRight w:val="0"/>
      <w:marTop w:val="0"/>
      <w:marBottom w:val="0"/>
      <w:divBdr>
        <w:top w:val="none" w:sz="0" w:space="0" w:color="auto"/>
        <w:left w:val="none" w:sz="0" w:space="0" w:color="auto"/>
        <w:bottom w:val="none" w:sz="0" w:space="0" w:color="auto"/>
        <w:right w:val="none" w:sz="0" w:space="0" w:color="auto"/>
      </w:divBdr>
    </w:div>
    <w:div w:id="180900047">
      <w:marLeft w:val="640"/>
      <w:marRight w:val="0"/>
      <w:marTop w:val="0"/>
      <w:marBottom w:val="0"/>
      <w:divBdr>
        <w:top w:val="none" w:sz="0" w:space="0" w:color="auto"/>
        <w:left w:val="none" w:sz="0" w:space="0" w:color="auto"/>
        <w:bottom w:val="none" w:sz="0" w:space="0" w:color="auto"/>
        <w:right w:val="none" w:sz="0" w:space="0" w:color="auto"/>
      </w:divBdr>
    </w:div>
    <w:div w:id="180900292">
      <w:marLeft w:val="640"/>
      <w:marRight w:val="0"/>
      <w:marTop w:val="0"/>
      <w:marBottom w:val="0"/>
      <w:divBdr>
        <w:top w:val="none" w:sz="0" w:space="0" w:color="auto"/>
        <w:left w:val="none" w:sz="0" w:space="0" w:color="auto"/>
        <w:bottom w:val="none" w:sz="0" w:space="0" w:color="auto"/>
        <w:right w:val="none" w:sz="0" w:space="0" w:color="auto"/>
      </w:divBdr>
    </w:div>
    <w:div w:id="180976853">
      <w:marLeft w:val="640"/>
      <w:marRight w:val="0"/>
      <w:marTop w:val="0"/>
      <w:marBottom w:val="0"/>
      <w:divBdr>
        <w:top w:val="none" w:sz="0" w:space="0" w:color="auto"/>
        <w:left w:val="none" w:sz="0" w:space="0" w:color="auto"/>
        <w:bottom w:val="none" w:sz="0" w:space="0" w:color="auto"/>
        <w:right w:val="none" w:sz="0" w:space="0" w:color="auto"/>
      </w:divBdr>
    </w:div>
    <w:div w:id="181020409">
      <w:marLeft w:val="640"/>
      <w:marRight w:val="0"/>
      <w:marTop w:val="0"/>
      <w:marBottom w:val="0"/>
      <w:divBdr>
        <w:top w:val="none" w:sz="0" w:space="0" w:color="auto"/>
        <w:left w:val="none" w:sz="0" w:space="0" w:color="auto"/>
        <w:bottom w:val="none" w:sz="0" w:space="0" w:color="auto"/>
        <w:right w:val="none" w:sz="0" w:space="0" w:color="auto"/>
      </w:divBdr>
    </w:div>
    <w:div w:id="181166296">
      <w:marLeft w:val="640"/>
      <w:marRight w:val="0"/>
      <w:marTop w:val="0"/>
      <w:marBottom w:val="0"/>
      <w:divBdr>
        <w:top w:val="none" w:sz="0" w:space="0" w:color="auto"/>
        <w:left w:val="none" w:sz="0" w:space="0" w:color="auto"/>
        <w:bottom w:val="none" w:sz="0" w:space="0" w:color="auto"/>
        <w:right w:val="none" w:sz="0" w:space="0" w:color="auto"/>
      </w:divBdr>
    </w:div>
    <w:div w:id="181208061">
      <w:marLeft w:val="640"/>
      <w:marRight w:val="0"/>
      <w:marTop w:val="0"/>
      <w:marBottom w:val="0"/>
      <w:divBdr>
        <w:top w:val="none" w:sz="0" w:space="0" w:color="auto"/>
        <w:left w:val="none" w:sz="0" w:space="0" w:color="auto"/>
        <w:bottom w:val="none" w:sz="0" w:space="0" w:color="auto"/>
        <w:right w:val="none" w:sz="0" w:space="0" w:color="auto"/>
      </w:divBdr>
    </w:div>
    <w:div w:id="181284728">
      <w:marLeft w:val="640"/>
      <w:marRight w:val="0"/>
      <w:marTop w:val="0"/>
      <w:marBottom w:val="0"/>
      <w:divBdr>
        <w:top w:val="none" w:sz="0" w:space="0" w:color="auto"/>
        <w:left w:val="none" w:sz="0" w:space="0" w:color="auto"/>
        <w:bottom w:val="none" w:sz="0" w:space="0" w:color="auto"/>
        <w:right w:val="none" w:sz="0" w:space="0" w:color="auto"/>
      </w:divBdr>
    </w:div>
    <w:div w:id="181364912">
      <w:marLeft w:val="640"/>
      <w:marRight w:val="0"/>
      <w:marTop w:val="0"/>
      <w:marBottom w:val="0"/>
      <w:divBdr>
        <w:top w:val="none" w:sz="0" w:space="0" w:color="auto"/>
        <w:left w:val="none" w:sz="0" w:space="0" w:color="auto"/>
        <w:bottom w:val="none" w:sz="0" w:space="0" w:color="auto"/>
        <w:right w:val="none" w:sz="0" w:space="0" w:color="auto"/>
      </w:divBdr>
    </w:div>
    <w:div w:id="181406715">
      <w:marLeft w:val="640"/>
      <w:marRight w:val="0"/>
      <w:marTop w:val="0"/>
      <w:marBottom w:val="0"/>
      <w:divBdr>
        <w:top w:val="none" w:sz="0" w:space="0" w:color="auto"/>
        <w:left w:val="none" w:sz="0" w:space="0" w:color="auto"/>
        <w:bottom w:val="none" w:sz="0" w:space="0" w:color="auto"/>
        <w:right w:val="none" w:sz="0" w:space="0" w:color="auto"/>
      </w:divBdr>
    </w:div>
    <w:div w:id="181475890">
      <w:marLeft w:val="640"/>
      <w:marRight w:val="0"/>
      <w:marTop w:val="0"/>
      <w:marBottom w:val="0"/>
      <w:divBdr>
        <w:top w:val="none" w:sz="0" w:space="0" w:color="auto"/>
        <w:left w:val="none" w:sz="0" w:space="0" w:color="auto"/>
        <w:bottom w:val="none" w:sz="0" w:space="0" w:color="auto"/>
        <w:right w:val="none" w:sz="0" w:space="0" w:color="auto"/>
      </w:divBdr>
    </w:div>
    <w:div w:id="181551614">
      <w:marLeft w:val="640"/>
      <w:marRight w:val="0"/>
      <w:marTop w:val="0"/>
      <w:marBottom w:val="0"/>
      <w:divBdr>
        <w:top w:val="none" w:sz="0" w:space="0" w:color="auto"/>
        <w:left w:val="none" w:sz="0" w:space="0" w:color="auto"/>
        <w:bottom w:val="none" w:sz="0" w:space="0" w:color="auto"/>
        <w:right w:val="none" w:sz="0" w:space="0" w:color="auto"/>
      </w:divBdr>
    </w:div>
    <w:div w:id="181601537">
      <w:marLeft w:val="640"/>
      <w:marRight w:val="0"/>
      <w:marTop w:val="0"/>
      <w:marBottom w:val="0"/>
      <w:divBdr>
        <w:top w:val="none" w:sz="0" w:space="0" w:color="auto"/>
        <w:left w:val="none" w:sz="0" w:space="0" w:color="auto"/>
        <w:bottom w:val="none" w:sz="0" w:space="0" w:color="auto"/>
        <w:right w:val="none" w:sz="0" w:space="0" w:color="auto"/>
      </w:divBdr>
    </w:div>
    <w:div w:id="181630079">
      <w:marLeft w:val="640"/>
      <w:marRight w:val="0"/>
      <w:marTop w:val="0"/>
      <w:marBottom w:val="0"/>
      <w:divBdr>
        <w:top w:val="none" w:sz="0" w:space="0" w:color="auto"/>
        <w:left w:val="none" w:sz="0" w:space="0" w:color="auto"/>
        <w:bottom w:val="none" w:sz="0" w:space="0" w:color="auto"/>
        <w:right w:val="none" w:sz="0" w:space="0" w:color="auto"/>
      </w:divBdr>
    </w:div>
    <w:div w:id="181632641">
      <w:marLeft w:val="640"/>
      <w:marRight w:val="0"/>
      <w:marTop w:val="0"/>
      <w:marBottom w:val="0"/>
      <w:divBdr>
        <w:top w:val="none" w:sz="0" w:space="0" w:color="auto"/>
        <w:left w:val="none" w:sz="0" w:space="0" w:color="auto"/>
        <w:bottom w:val="none" w:sz="0" w:space="0" w:color="auto"/>
        <w:right w:val="none" w:sz="0" w:space="0" w:color="auto"/>
      </w:divBdr>
    </w:div>
    <w:div w:id="181751348">
      <w:marLeft w:val="640"/>
      <w:marRight w:val="0"/>
      <w:marTop w:val="0"/>
      <w:marBottom w:val="0"/>
      <w:divBdr>
        <w:top w:val="none" w:sz="0" w:space="0" w:color="auto"/>
        <w:left w:val="none" w:sz="0" w:space="0" w:color="auto"/>
        <w:bottom w:val="none" w:sz="0" w:space="0" w:color="auto"/>
        <w:right w:val="none" w:sz="0" w:space="0" w:color="auto"/>
      </w:divBdr>
    </w:div>
    <w:div w:id="181867786">
      <w:marLeft w:val="640"/>
      <w:marRight w:val="0"/>
      <w:marTop w:val="0"/>
      <w:marBottom w:val="0"/>
      <w:divBdr>
        <w:top w:val="none" w:sz="0" w:space="0" w:color="auto"/>
        <w:left w:val="none" w:sz="0" w:space="0" w:color="auto"/>
        <w:bottom w:val="none" w:sz="0" w:space="0" w:color="auto"/>
        <w:right w:val="none" w:sz="0" w:space="0" w:color="auto"/>
      </w:divBdr>
    </w:div>
    <w:div w:id="181893748">
      <w:marLeft w:val="640"/>
      <w:marRight w:val="0"/>
      <w:marTop w:val="0"/>
      <w:marBottom w:val="0"/>
      <w:divBdr>
        <w:top w:val="none" w:sz="0" w:space="0" w:color="auto"/>
        <w:left w:val="none" w:sz="0" w:space="0" w:color="auto"/>
        <w:bottom w:val="none" w:sz="0" w:space="0" w:color="auto"/>
        <w:right w:val="none" w:sz="0" w:space="0" w:color="auto"/>
      </w:divBdr>
    </w:div>
    <w:div w:id="182091090">
      <w:marLeft w:val="640"/>
      <w:marRight w:val="0"/>
      <w:marTop w:val="0"/>
      <w:marBottom w:val="0"/>
      <w:divBdr>
        <w:top w:val="none" w:sz="0" w:space="0" w:color="auto"/>
        <w:left w:val="none" w:sz="0" w:space="0" w:color="auto"/>
        <w:bottom w:val="none" w:sz="0" w:space="0" w:color="auto"/>
        <w:right w:val="none" w:sz="0" w:space="0" w:color="auto"/>
      </w:divBdr>
    </w:div>
    <w:div w:id="182129450">
      <w:marLeft w:val="640"/>
      <w:marRight w:val="0"/>
      <w:marTop w:val="0"/>
      <w:marBottom w:val="0"/>
      <w:divBdr>
        <w:top w:val="none" w:sz="0" w:space="0" w:color="auto"/>
        <w:left w:val="none" w:sz="0" w:space="0" w:color="auto"/>
        <w:bottom w:val="none" w:sz="0" w:space="0" w:color="auto"/>
        <w:right w:val="none" w:sz="0" w:space="0" w:color="auto"/>
      </w:divBdr>
    </w:div>
    <w:div w:id="182137731">
      <w:marLeft w:val="640"/>
      <w:marRight w:val="0"/>
      <w:marTop w:val="0"/>
      <w:marBottom w:val="0"/>
      <w:divBdr>
        <w:top w:val="none" w:sz="0" w:space="0" w:color="auto"/>
        <w:left w:val="none" w:sz="0" w:space="0" w:color="auto"/>
        <w:bottom w:val="none" w:sz="0" w:space="0" w:color="auto"/>
        <w:right w:val="none" w:sz="0" w:space="0" w:color="auto"/>
      </w:divBdr>
    </w:div>
    <w:div w:id="182206775">
      <w:marLeft w:val="640"/>
      <w:marRight w:val="0"/>
      <w:marTop w:val="0"/>
      <w:marBottom w:val="0"/>
      <w:divBdr>
        <w:top w:val="none" w:sz="0" w:space="0" w:color="auto"/>
        <w:left w:val="none" w:sz="0" w:space="0" w:color="auto"/>
        <w:bottom w:val="none" w:sz="0" w:space="0" w:color="auto"/>
        <w:right w:val="none" w:sz="0" w:space="0" w:color="auto"/>
      </w:divBdr>
    </w:div>
    <w:div w:id="182210726">
      <w:marLeft w:val="640"/>
      <w:marRight w:val="0"/>
      <w:marTop w:val="0"/>
      <w:marBottom w:val="0"/>
      <w:divBdr>
        <w:top w:val="none" w:sz="0" w:space="0" w:color="auto"/>
        <w:left w:val="none" w:sz="0" w:space="0" w:color="auto"/>
        <w:bottom w:val="none" w:sz="0" w:space="0" w:color="auto"/>
        <w:right w:val="none" w:sz="0" w:space="0" w:color="auto"/>
      </w:divBdr>
    </w:div>
    <w:div w:id="182211548">
      <w:marLeft w:val="640"/>
      <w:marRight w:val="0"/>
      <w:marTop w:val="0"/>
      <w:marBottom w:val="0"/>
      <w:divBdr>
        <w:top w:val="none" w:sz="0" w:space="0" w:color="auto"/>
        <w:left w:val="none" w:sz="0" w:space="0" w:color="auto"/>
        <w:bottom w:val="none" w:sz="0" w:space="0" w:color="auto"/>
        <w:right w:val="none" w:sz="0" w:space="0" w:color="auto"/>
      </w:divBdr>
    </w:div>
    <w:div w:id="182283532">
      <w:marLeft w:val="640"/>
      <w:marRight w:val="0"/>
      <w:marTop w:val="0"/>
      <w:marBottom w:val="0"/>
      <w:divBdr>
        <w:top w:val="none" w:sz="0" w:space="0" w:color="auto"/>
        <w:left w:val="none" w:sz="0" w:space="0" w:color="auto"/>
        <w:bottom w:val="none" w:sz="0" w:space="0" w:color="auto"/>
        <w:right w:val="none" w:sz="0" w:space="0" w:color="auto"/>
      </w:divBdr>
    </w:div>
    <w:div w:id="182323714">
      <w:marLeft w:val="640"/>
      <w:marRight w:val="0"/>
      <w:marTop w:val="0"/>
      <w:marBottom w:val="0"/>
      <w:divBdr>
        <w:top w:val="none" w:sz="0" w:space="0" w:color="auto"/>
        <w:left w:val="none" w:sz="0" w:space="0" w:color="auto"/>
        <w:bottom w:val="none" w:sz="0" w:space="0" w:color="auto"/>
        <w:right w:val="none" w:sz="0" w:space="0" w:color="auto"/>
      </w:divBdr>
    </w:div>
    <w:div w:id="182398718">
      <w:marLeft w:val="640"/>
      <w:marRight w:val="0"/>
      <w:marTop w:val="0"/>
      <w:marBottom w:val="0"/>
      <w:divBdr>
        <w:top w:val="none" w:sz="0" w:space="0" w:color="auto"/>
        <w:left w:val="none" w:sz="0" w:space="0" w:color="auto"/>
        <w:bottom w:val="none" w:sz="0" w:space="0" w:color="auto"/>
        <w:right w:val="none" w:sz="0" w:space="0" w:color="auto"/>
      </w:divBdr>
    </w:div>
    <w:div w:id="182398877">
      <w:marLeft w:val="640"/>
      <w:marRight w:val="0"/>
      <w:marTop w:val="0"/>
      <w:marBottom w:val="0"/>
      <w:divBdr>
        <w:top w:val="none" w:sz="0" w:space="0" w:color="auto"/>
        <w:left w:val="none" w:sz="0" w:space="0" w:color="auto"/>
        <w:bottom w:val="none" w:sz="0" w:space="0" w:color="auto"/>
        <w:right w:val="none" w:sz="0" w:space="0" w:color="auto"/>
      </w:divBdr>
    </w:div>
    <w:div w:id="182477940">
      <w:marLeft w:val="640"/>
      <w:marRight w:val="0"/>
      <w:marTop w:val="0"/>
      <w:marBottom w:val="0"/>
      <w:divBdr>
        <w:top w:val="none" w:sz="0" w:space="0" w:color="auto"/>
        <w:left w:val="none" w:sz="0" w:space="0" w:color="auto"/>
        <w:bottom w:val="none" w:sz="0" w:space="0" w:color="auto"/>
        <w:right w:val="none" w:sz="0" w:space="0" w:color="auto"/>
      </w:divBdr>
    </w:div>
    <w:div w:id="182481627">
      <w:marLeft w:val="640"/>
      <w:marRight w:val="0"/>
      <w:marTop w:val="0"/>
      <w:marBottom w:val="0"/>
      <w:divBdr>
        <w:top w:val="none" w:sz="0" w:space="0" w:color="auto"/>
        <w:left w:val="none" w:sz="0" w:space="0" w:color="auto"/>
        <w:bottom w:val="none" w:sz="0" w:space="0" w:color="auto"/>
        <w:right w:val="none" w:sz="0" w:space="0" w:color="auto"/>
      </w:divBdr>
    </w:div>
    <w:div w:id="182481828">
      <w:marLeft w:val="640"/>
      <w:marRight w:val="0"/>
      <w:marTop w:val="0"/>
      <w:marBottom w:val="0"/>
      <w:divBdr>
        <w:top w:val="none" w:sz="0" w:space="0" w:color="auto"/>
        <w:left w:val="none" w:sz="0" w:space="0" w:color="auto"/>
        <w:bottom w:val="none" w:sz="0" w:space="0" w:color="auto"/>
        <w:right w:val="none" w:sz="0" w:space="0" w:color="auto"/>
      </w:divBdr>
    </w:div>
    <w:div w:id="182671867">
      <w:marLeft w:val="640"/>
      <w:marRight w:val="0"/>
      <w:marTop w:val="0"/>
      <w:marBottom w:val="0"/>
      <w:divBdr>
        <w:top w:val="none" w:sz="0" w:space="0" w:color="auto"/>
        <w:left w:val="none" w:sz="0" w:space="0" w:color="auto"/>
        <w:bottom w:val="none" w:sz="0" w:space="0" w:color="auto"/>
        <w:right w:val="none" w:sz="0" w:space="0" w:color="auto"/>
      </w:divBdr>
    </w:div>
    <w:div w:id="182745805">
      <w:marLeft w:val="640"/>
      <w:marRight w:val="0"/>
      <w:marTop w:val="0"/>
      <w:marBottom w:val="0"/>
      <w:divBdr>
        <w:top w:val="none" w:sz="0" w:space="0" w:color="auto"/>
        <w:left w:val="none" w:sz="0" w:space="0" w:color="auto"/>
        <w:bottom w:val="none" w:sz="0" w:space="0" w:color="auto"/>
        <w:right w:val="none" w:sz="0" w:space="0" w:color="auto"/>
      </w:divBdr>
    </w:div>
    <w:div w:id="182986053">
      <w:marLeft w:val="640"/>
      <w:marRight w:val="0"/>
      <w:marTop w:val="0"/>
      <w:marBottom w:val="0"/>
      <w:divBdr>
        <w:top w:val="none" w:sz="0" w:space="0" w:color="auto"/>
        <w:left w:val="none" w:sz="0" w:space="0" w:color="auto"/>
        <w:bottom w:val="none" w:sz="0" w:space="0" w:color="auto"/>
        <w:right w:val="none" w:sz="0" w:space="0" w:color="auto"/>
      </w:divBdr>
    </w:div>
    <w:div w:id="183174188">
      <w:marLeft w:val="640"/>
      <w:marRight w:val="0"/>
      <w:marTop w:val="0"/>
      <w:marBottom w:val="0"/>
      <w:divBdr>
        <w:top w:val="none" w:sz="0" w:space="0" w:color="auto"/>
        <w:left w:val="none" w:sz="0" w:space="0" w:color="auto"/>
        <w:bottom w:val="none" w:sz="0" w:space="0" w:color="auto"/>
        <w:right w:val="none" w:sz="0" w:space="0" w:color="auto"/>
      </w:divBdr>
    </w:div>
    <w:div w:id="183178702">
      <w:marLeft w:val="640"/>
      <w:marRight w:val="0"/>
      <w:marTop w:val="0"/>
      <w:marBottom w:val="0"/>
      <w:divBdr>
        <w:top w:val="none" w:sz="0" w:space="0" w:color="auto"/>
        <w:left w:val="none" w:sz="0" w:space="0" w:color="auto"/>
        <w:bottom w:val="none" w:sz="0" w:space="0" w:color="auto"/>
        <w:right w:val="none" w:sz="0" w:space="0" w:color="auto"/>
      </w:divBdr>
    </w:div>
    <w:div w:id="183250552">
      <w:marLeft w:val="640"/>
      <w:marRight w:val="0"/>
      <w:marTop w:val="0"/>
      <w:marBottom w:val="0"/>
      <w:divBdr>
        <w:top w:val="none" w:sz="0" w:space="0" w:color="auto"/>
        <w:left w:val="none" w:sz="0" w:space="0" w:color="auto"/>
        <w:bottom w:val="none" w:sz="0" w:space="0" w:color="auto"/>
        <w:right w:val="none" w:sz="0" w:space="0" w:color="auto"/>
      </w:divBdr>
    </w:div>
    <w:div w:id="183330593">
      <w:marLeft w:val="640"/>
      <w:marRight w:val="0"/>
      <w:marTop w:val="0"/>
      <w:marBottom w:val="0"/>
      <w:divBdr>
        <w:top w:val="none" w:sz="0" w:space="0" w:color="auto"/>
        <w:left w:val="none" w:sz="0" w:space="0" w:color="auto"/>
        <w:bottom w:val="none" w:sz="0" w:space="0" w:color="auto"/>
        <w:right w:val="none" w:sz="0" w:space="0" w:color="auto"/>
      </w:divBdr>
    </w:div>
    <w:div w:id="183524171">
      <w:marLeft w:val="640"/>
      <w:marRight w:val="0"/>
      <w:marTop w:val="0"/>
      <w:marBottom w:val="0"/>
      <w:divBdr>
        <w:top w:val="none" w:sz="0" w:space="0" w:color="auto"/>
        <w:left w:val="none" w:sz="0" w:space="0" w:color="auto"/>
        <w:bottom w:val="none" w:sz="0" w:space="0" w:color="auto"/>
        <w:right w:val="none" w:sz="0" w:space="0" w:color="auto"/>
      </w:divBdr>
    </w:div>
    <w:div w:id="183637806">
      <w:marLeft w:val="640"/>
      <w:marRight w:val="0"/>
      <w:marTop w:val="0"/>
      <w:marBottom w:val="0"/>
      <w:divBdr>
        <w:top w:val="none" w:sz="0" w:space="0" w:color="auto"/>
        <w:left w:val="none" w:sz="0" w:space="0" w:color="auto"/>
        <w:bottom w:val="none" w:sz="0" w:space="0" w:color="auto"/>
        <w:right w:val="none" w:sz="0" w:space="0" w:color="auto"/>
      </w:divBdr>
    </w:div>
    <w:div w:id="183783995">
      <w:marLeft w:val="640"/>
      <w:marRight w:val="0"/>
      <w:marTop w:val="0"/>
      <w:marBottom w:val="0"/>
      <w:divBdr>
        <w:top w:val="none" w:sz="0" w:space="0" w:color="auto"/>
        <w:left w:val="none" w:sz="0" w:space="0" w:color="auto"/>
        <w:bottom w:val="none" w:sz="0" w:space="0" w:color="auto"/>
        <w:right w:val="none" w:sz="0" w:space="0" w:color="auto"/>
      </w:divBdr>
    </w:div>
    <w:div w:id="183784522">
      <w:marLeft w:val="640"/>
      <w:marRight w:val="0"/>
      <w:marTop w:val="0"/>
      <w:marBottom w:val="0"/>
      <w:divBdr>
        <w:top w:val="none" w:sz="0" w:space="0" w:color="auto"/>
        <w:left w:val="none" w:sz="0" w:space="0" w:color="auto"/>
        <w:bottom w:val="none" w:sz="0" w:space="0" w:color="auto"/>
        <w:right w:val="none" w:sz="0" w:space="0" w:color="auto"/>
      </w:divBdr>
    </w:div>
    <w:div w:id="183787001">
      <w:marLeft w:val="640"/>
      <w:marRight w:val="0"/>
      <w:marTop w:val="0"/>
      <w:marBottom w:val="0"/>
      <w:divBdr>
        <w:top w:val="none" w:sz="0" w:space="0" w:color="auto"/>
        <w:left w:val="none" w:sz="0" w:space="0" w:color="auto"/>
        <w:bottom w:val="none" w:sz="0" w:space="0" w:color="auto"/>
        <w:right w:val="none" w:sz="0" w:space="0" w:color="auto"/>
      </w:divBdr>
    </w:div>
    <w:div w:id="183789209">
      <w:marLeft w:val="640"/>
      <w:marRight w:val="0"/>
      <w:marTop w:val="0"/>
      <w:marBottom w:val="0"/>
      <w:divBdr>
        <w:top w:val="none" w:sz="0" w:space="0" w:color="auto"/>
        <w:left w:val="none" w:sz="0" w:space="0" w:color="auto"/>
        <w:bottom w:val="none" w:sz="0" w:space="0" w:color="auto"/>
        <w:right w:val="none" w:sz="0" w:space="0" w:color="auto"/>
      </w:divBdr>
    </w:div>
    <w:div w:id="183792501">
      <w:marLeft w:val="640"/>
      <w:marRight w:val="0"/>
      <w:marTop w:val="0"/>
      <w:marBottom w:val="0"/>
      <w:divBdr>
        <w:top w:val="none" w:sz="0" w:space="0" w:color="auto"/>
        <w:left w:val="none" w:sz="0" w:space="0" w:color="auto"/>
        <w:bottom w:val="none" w:sz="0" w:space="0" w:color="auto"/>
        <w:right w:val="none" w:sz="0" w:space="0" w:color="auto"/>
      </w:divBdr>
    </w:div>
    <w:div w:id="183793176">
      <w:marLeft w:val="640"/>
      <w:marRight w:val="0"/>
      <w:marTop w:val="0"/>
      <w:marBottom w:val="0"/>
      <w:divBdr>
        <w:top w:val="none" w:sz="0" w:space="0" w:color="auto"/>
        <w:left w:val="none" w:sz="0" w:space="0" w:color="auto"/>
        <w:bottom w:val="none" w:sz="0" w:space="0" w:color="auto"/>
        <w:right w:val="none" w:sz="0" w:space="0" w:color="auto"/>
      </w:divBdr>
    </w:div>
    <w:div w:id="183978386">
      <w:marLeft w:val="640"/>
      <w:marRight w:val="0"/>
      <w:marTop w:val="0"/>
      <w:marBottom w:val="0"/>
      <w:divBdr>
        <w:top w:val="none" w:sz="0" w:space="0" w:color="auto"/>
        <w:left w:val="none" w:sz="0" w:space="0" w:color="auto"/>
        <w:bottom w:val="none" w:sz="0" w:space="0" w:color="auto"/>
        <w:right w:val="none" w:sz="0" w:space="0" w:color="auto"/>
      </w:divBdr>
    </w:div>
    <w:div w:id="184101688">
      <w:marLeft w:val="640"/>
      <w:marRight w:val="0"/>
      <w:marTop w:val="0"/>
      <w:marBottom w:val="0"/>
      <w:divBdr>
        <w:top w:val="none" w:sz="0" w:space="0" w:color="auto"/>
        <w:left w:val="none" w:sz="0" w:space="0" w:color="auto"/>
        <w:bottom w:val="none" w:sz="0" w:space="0" w:color="auto"/>
        <w:right w:val="none" w:sz="0" w:space="0" w:color="auto"/>
      </w:divBdr>
    </w:div>
    <w:div w:id="184171590">
      <w:marLeft w:val="640"/>
      <w:marRight w:val="0"/>
      <w:marTop w:val="0"/>
      <w:marBottom w:val="0"/>
      <w:divBdr>
        <w:top w:val="none" w:sz="0" w:space="0" w:color="auto"/>
        <w:left w:val="none" w:sz="0" w:space="0" w:color="auto"/>
        <w:bottom w:val="none" w:sz="0" w:space="0" w:color="auto"/>
        <w:right w:val="none" w:sz="0" w:space="0" w:color="auto"/>
      </w:divBdr>
    </w:div>
    <w:div w:id="184172146">
      <w:marLeft w:val="640"/>
      <w:marRight w:val="0"/>
      <w:marTop w:val="0"/>
      <w:marBottom w:val="0"/>
      <w:divBdr>
        <w:top w:val="none" w:sz="0" w:space="0" w:color="auto"/>
        <w:left w:val="none" w:sz="0" w:space="0" w:color="auto"/>
        <w:bottom w:val="none" w:sz="0" w:space="0" w:color="auto"/>
        <w:right w:val="none" w:sz="0" w:space="0" w:color="auto"/>
      </w:divBdr>
    </w:div>
    <w:div w:id="184178641">
      <w:marLeft w:val="640"/>
      <w:marRight w:val="0"/>
      <w:marTop w:val="0"/>
      <w:marBottom w:val="0"/>
      <w:divBdr>
        <w:top w:val="none" w:sz="0" w:space="0" w:color="auto"/>
        <w:left w:val="none" w:sz="0" w:space="0" w:color="auto"/>
        <w:bottom w:val="none" w:sz="0" w:space="0" w:color="auto"/>
        <w:right w:val="none" w:sz="0" w:space="0" w:color="auto"/>
      </w:divBdr>
    </w:div>
    <w:div w:id="184179393">
      <w:marLeft w:val="640"/>
      <w:marRight w:val="0"/>
      <w:marTop w:val="0"/>
      <w:marBottom w:val="0"/>
      <w:divBdr>
        <w:top w:val="none" w:sz="0" w:space="0" w:color="auto"/>
        <w:left w:val="none" w:sz="0" w:space="0" w:color="auto"/>
        <w:bottom w:val="none" w:sz="0" w:space="0" w:color="auto"/>
        <w:right w:val="none" w:sz="0" w:space="0" w:color="auto"/>
      </w:divBdr>
    </w:div>
    <w:div w:id="184246171">
      <w:marLeft w:val="640"/>
      <w:marRight w:val="0"/>
      <w:marTop w:val="0"/>
      <w:marBottom w:val="0"/>
      <w:divBdr>
        <w:top w:val="none" w:sz="0" w:space="0" w:color="auto"/>
        <w:left w:val="none" w:sz="0" w:space="0" w:color="auto"/>
        <w:bottom w:val="none" w:sz="0" w:space="0" w:color="auto"/>
        <w:right w:val="none" w:sz="0" w:space="0" w:color="auto"/>
      </w:divBdr>
    </w:div>
    <w:div w:id="184250172">
      <w:marLeft w:val="640"/>
      <w:marRight w:val="0"/>
      <w:marTop w:val="0"/>
      <w:marBottom w:val="0"/>
      <w:divBdr>
        <w:top w:val="none" w:sz="0" w:space="0" w:color="auto"/>
        <w:left w:val="none" w:sz="0" w:space="0" w:color="auto"/>
        <w:bottom w:val="none" w:sz="0" w:space="0" w:color="auto"/>
        <w:right w:val="none" w:sz="0" w:space="0" w:color="auto"/>
      </w:divBdr>
    </w:div>
    <w:div w:id="184363621">
      <w:marLeft w:val="640"/>
      <w:marRight w:val="0"/>
      <w:marTop w:val="0"/>
      <w:marBottom w:val="0"/>
      <w:divBdr>
        <w:top w:val="none" w:sz="0" w:space="0" w:color="auto"/>
        <w:left w:val="none" w:sz="0" w:space="0" w:color="auto"/>
        <w:bottom w:val="none" w:sz="0" w:space="0" w:color="auto"/>
        <w:right w:val="none" w:sz="0" w:space="0" w:color="auto"/>
      </w:divBdr>
    </w:div>
    <w:div w:id="184516398">
      <w:marLeft w:val="640"/>
      <w:marRight w:val="0"/>
      <w:marTop w:val="0"/>
      <w:marBottom w:val="0"/>
      <w:divBdr>
        <w:top w:val="none" w:sz="0" w:space="0" w:color="auto"/>
        <w:left w:val="none" w:sz="0" w:space="0" w:color="auto"/>
        <w:bottom w:val="none" w:sz="0" w:space="0" w:color="auto"/>
        <w:right w:val="none" w:sz="0" w:space="0" w:color="auto"/>
      </w:divBdr>
    </w:div>
    <w:div w:id="184560312">
      <w:marLeft w:val="640"/>
      <w:marRight w:val="0"/>
      <w:marTop w:val="0"/>
      <w:marBottom w:val="0"/>
      <w:divBdr>
        <w:top w:val="none" w:sz="0" w:space="0" w:color="auto"/>
        <w:left w:val="none" w:sz="0" w:space="0" w:color="auto"/>
        <w:bottom w:val="none" w:sz="0" w:space="0" w:color="auto"/>
        <w:right w:val="none" w:sz="0" w:space="0" w:color="auto"/>
      </w:divBdr>
    </w:div>
    <w:div w:id="184560341">
      <w:marLeft w:val="640"/>
      <w:marRight w:val="0"/>
      <w:marTop w:val="0"/>
      <w:marBottom w:val="0"/>
      <w:divBdr>
        <w:top w:val="none" w:sz="0" w:space="0" w:color="auto"/>
        <w:left w:val="none" w:sz="0" w:space="0" w:color="auto"/>
        <w:bottom w:val="none" w:sz="0" w:space="0" w:color="auto"/>
        <w:right w:val="none" w:sz="0" w:space="0" w:color="auto"/>
      </w:divBdr>
    </w:div>
    <w:div w:id="184563803">
      <w:marLeft w:val="640"/>
      <w:marRight w:val="0"/>
      <w:marTop w:val="0"/>
      <w:marBottom w:val="0"/>
      <w:divBdr>
        <w:top w:val="none" w:sz="0" w:space="0" w:color="auto"/>
        <w:left w:val="none" w:sz="0" w:space="0" w:color="auto"/>
        <w:bottom w:val="none" w:sz="0" w:space="0" w:color="auto"/>
        <w:right w:val="none" w:sz="0" w:space="0" w:color="auto"/>
      </w:divBdr>
    </w:div>
    <w:div w:id="184634186">
      <w:marLeft w:val="640"/>
      <w:marRight w:val="0"/>
      <w:marTop w:val="0"/>
      <w:marBottom w:val="0"/>
      <w:divBdr>
        <w:top w:val="none" w:sz="0" w:space="0" w:color="auto"/>
        <w:left w:val="none" w:sz="0" w:space="0" w:color="auto"/>
        <w:bottom w:val="none" w:sz="0" w:space="0" w:color="auto"/>
        <w:right w:val="none" w:sz="0" w:space="0" w:color="auto"/>
      </w:divBdr>
    </w:div>
    <w:div w:id="184681172">
      <w:marLeft w:val="640"/>
      <w:marRight w:val="0"/>
      <w:marTop w:val="0"/>
      <w:marBottom w:val="0"/>
      <w:divBdr>
        <w:top w:val="none" w:sz="0" w:space="0" w:color="auto"/>
        <w:left w:val="none" w:sz="0" w:space="0" w:color="auto"/>
        <w:bottom w:val="none" w:sz="0" w:space="0" w:color="auto"/>
        <w:right w:val="none" w:sz="0" w:space="0" w:color="auto"/>
      </w:divBdr>
    </w:div>
    <w:div w:id="184750890">
      <w:marLeft w:val="640"/>
      <w:marRight w:val="0"/>
      <w:marTop w:val="0"/>
      <w:marBottom w:val="0"/>
      <w:divBdr>
        <w:top w:val="none" w:sz="0" w:space="0" w:color="auto"/>
        <w:left w:val="none" w:sz="0" w:space="0" w:color="auto"/>
        <w:bottom w:val="none" w:sz="0" w:space="0" w:color="auto"/>
        <w:right w:val="none" w:sz="0" w:space="0" w:color="auto"/>
      </w:divBdr>
    </w:div>
    <w:div w:id="184755000">
      <w:marLeft w:val="640"/>
      <w:marRight w:val="0"/>
      <w:marTop w:val="0"/>
      <w:marBottom w:val="0"/>
      <w:divBdr>
        <w:top w:val="none" w:sz="0" w:space="0" w:color="auto"/>
        <w:left w:val="none" w:sz="0" w:space="0" w:color="auto"/>
        <w:bottom w:val="none" w:sz="0" w:space="0" w:color="auto"/>
        <w:right w:val="none" w:sz="0" w:space="0" w:color="auto"/>
      </w:divBdr>
    </w:div>
    <w:div w:id="184755030">
      <w:marLeft w:val="640"/>
      <w:marRight w:val="0"/>
      <w:marTop w:val="0"/>
      <w:marBottom w:val="0"/>
      <w:divBdr>
        <w:top w:val="none" w:sz="0" w:space="0" w:color="auto"/>
        <w:left w:val="none" w:sz="0" w:space="0" w:color="auto"/>
        <w:bottom w:val="none" w:sz="0" w:space="0" w:color="auto"/>
        <w:right w:val="none" w:sz="0" w:space="0" w:color="auto"/>
      </w:divBdr>
    </w:div>
    <w:div w:id="184944726">
      <w:marLeft w:val="640"/>
      <w:marRight w:val="0"/>
      <w:marTop w:val="0"/>
      <w:marBottom w:val="0"/>
      <w:divBdr>
        <w:top w:val="none" w:sz="0" w:space="0" w:color="auto"/>
        <w:left w:val="none" w:sz="0" w:space="0" w:color="auto"/>
        <w:bottom w:val="none" w:sz="0" w:space="0" w:color="auto"/>
        <w:right w:val="none" w:sz="0" w:space="0" w:color="auto"/>
      </w:divBdr>
    </w:div>
    <w:div w:id="185096436">
      <w:marLeft w:val="640"/>
      <w:marRight w:val="0"/>
      <w:marTop w:val="0"/>
      <w:marBottom w:val="0"/>
      <w:divBdr>
        <w:top w:val="none" w:sz="0" w:space="0" w:color="auto"/>
        <w:left w:val="none" w:sz="0" w:space="0" w:color="auto"/>
        <w:bottom w:val="none" w:sz="0" w:space="0" w:color="auto"/>
        <w:right w:val="none" w:sz="0" w:space="0" w:color="auto"/>
      </w:divBdr>
    </w:div>
    <w:div w:id="185097656">
      <w:marLeft w:val="640"/>
      <w:marRight w:val="0"/>
      <w:marTop w:val="0"/>
      <w:marBottom w:val="0"/>
      <w:divBdr>
        <w:top w:val="none" w:sz="0" w:space="0" w:color="auto"/>
        <w:left w:val="none" w:sz="0" w:space="0" w:color="auto"/>
        <w:bottom w:val="none" w:sz="0" w:space="0" w:color="auto"/>
        <w:right w:val="none" w:sz="0" w:space="0" w:color="auto"/>
      </w:divBdr>
    </w:div>
    <w:div w:id="185139511">
      <w:marLeft w:val="640"/>
      <w:marRight w:val="0"/>
      <w:marTop w:val="0"/>
      <w:marBottom w:val="0"/>
      <w:divBdr>
        <w:top w:val="none" w:sz="0" w:space="0" w:color="auto"/>
        <w:left w:val="none" w:sz="0" w:space="0" w:color="auto"/>
        <w:bottom w:val="none" w:sz="0" w:space="0" w:color="auto"/>
        <w:right w:val="none" w:sz="0" w:space="0" w:color="auto"/>
      </w:divBdr>
    </w:div>
    <w:div w:id="185214186">
      <w:marLeft w:val="640"/>
      <w:marRight w:val="0"/>
      <w:marTop w:val="0"/>
      <w:marBottom w:val="0"/>
      <w:divBdr>
        <w:top w:val="none" w:sz="0" w:space="0" w:color="auto"/>
        <w:left w:val="none" w:sz="0" w:space="0" w:color="auto"/>
        <w:bottom w:val="none" w:sz="0" w:space="0" w:color="auto"/>
        <w:right w:val="none" w:sz="0" w:space="0" w:color="auto"/>
      </w:divBdr>
    </w:div>
    <w:div w:id="185366342">
      <w:marLeft w:val="640"/>
      <w:marRight w:val="0"/>
      <w:marTop w:val="0"/>
      <w:marBottom w:val="0"/>
      <w:divBdr>
        <w:top w:val="none" w:sz="0" w:space="0" w:color="auto"/>
        <w:left w:val="none" w:sz="0" w:space="0" w:color="auto"/>
        <w:bottom w:val="none" w:sz="0" w:space="0" w:color="auto"/>
        <w:right w:val="none" w:sz="0" w:space="0" w:color="auto"/>
      </w:divBdr>
    </w:div>
    <w:div w:id="185483964">
      <w:marLeft w:val="640"/>
      <w:marRight w:val="0"/>
      <w:marTop w:val="0"/>
      <w:marBottom w:val="0"/>
      <w:divBdr>
        <w:top w:val="none" w:sz="0" w:space="0" w:color="auto"/>
        <w:left w:val="none" w:sz="0" w:space="0" w:color="auto"/>
        <w:bottom w:val="none" w:sz="0" w:space="0" w:color="auto"/>
        <w:right w:val="none" w:sz="0" w:space="0" w:color="auto"/>
      </w:divBdr>
    </w:div>
    <w:div w:id="185562371">
      <w:marLeft w:val="640"/>
      <w:marRight w:val="0"/>
      <w:marTop w:val="0"/>
      <w:marBottom w:val="0"/>
      <w:divBdr>
        <w:top w:val="none" w:sz="0" w:space="0" w:color="auto"/>
        <w:left w:val="none" w:sz="0" w:space="0" w:color="auto"/>
        <w:bottom w:val="none" w:sz="0" w:space="0" w:color="auto"/>
        <w:right w:val="none" w:sz="0" w:space="0" w:color="auto"/>
      </w:divBdr>
    </w:div>
    <w:div w:id="185562375">
      <w:marLeft w:val="640"/>
      <w:marRight w:val="0"/>
      <w:marTop w:val="0"/>
      <w:marBottom w:val="0"/>
      <w:divBdr>
        <w:top w:val="none" w:sz="0" w:space="0" w:color="auto"/>
        <w:left w:val="none" w:sz="0" w:space="0" w:color="auto"/>
        <w:bottom w:val="none" w:sz="0" w:space="0" w:color="auto"/>
        <w:right w:val="none" w:sz="0" w:space="0" w:color="auto"/>
      </w:divBdr>
    </w:div>
    <w:div w:id="185563654">
      <w:marLeft w:val="640"/>
      <w:marRight w:val="0"/>
      <w:marTop w:val="0"/>
      <w:marBottom w:val="0"/>
      <w:divBdr>
        <w:top w:val="none" w:sz="0" w:space="0" w:color="auto"/>
        <w:left w:val="none" w:sz="0" w:space="0" w:color="auto"/>
        <w:bottom w:val="none" w:sz="0" w:space="0" w:color="auto"/>
        <w:right w:val="none" w:sz="0" w:space="0" w:color="auto"/>
      </w:divBdr>
    </w:div>
    <w:div w:id="185599736">
      <w:marLeft w:val="640"/>
      <w:marRight w:val="0"/>
      <w:marTop w:val="0"/>
      <w:marBottom w:val="0"/>
      <w:divBdr>
        <w:top w:val="none" w:sz="0" w:space="0" w:color="auto"/>
        <w:left w:val="none" w:sz="0" w:space="0" w:color="auto"/>
        <w:bottom w:val="none" w:sz="0" w:space="0" w:color="auto"/>
        <w:right w:val="none" w:sz="0" w:space="0" w:color="auto"/>
      </w:divBdr>
    </w:div>
    <w:div w:id="185601478">
      <w:marLeft w:val="640"/>
      <w:marRight w:val="0"/>
      <w:marTop w:val="0"/>
      <w:marBottom w:val="0"/>
      <w:divBdr>
        <w:top w:val="none" w:sz="0" w:space="0" w:color="auto"/>
        <w:left w:val="none" w:sz="0" w:space="0" w:color="auto"/>
        <w:bottom w:val="none" w:sz="0" w:space="0" w:color="auto"/>
        <w:right w:val="none" w:sz="0" w:space="0" w:color="auto"/>
      </w:divBdr>
    </w:div>
    <w:div w:id="185606781">
      <w:marLeft w:val="640"/>
      <w:marRight w:val="0"/>
      <w:marTop w:val="0"/>
      <w:marBottom w:val="0"/>
      <w:divBdr>
        <w:top w:val="none" w:sz="0" w:space="0" w:color="auto"/>
        <w:left w:val="none" w:sz="0" w:space="0" w:color="auto"/>
        <w:bottom w:val="none" w:sz="0" w:space="0" w:color="auto"/>
        <w:right w:val="none" w:sz="0" w:space="0" w:color="auto"/>
      </w:divBdr>
    </w:div>
    <w:div w:id="185675510">
      <w:marLeft w:val="640"/>
      <w:marRight w:val="0"/>
      <w:marTop w:val="0"/>
      <w:marBottom w:val="0"/>
      <w:divBdr>
        <w:top w:val="none" w:sz="0" w:space="0" w:color="auto"/>
        <w:left w:val="none" w:sz="0" w:space="0" w:color="auto"/>
        <w:bottom w:val="none" w:sz="0" w:space="0" w:color="auto"/>
        <w:right w:val="none" w:sz="0" w:space="0" w:color="auto"/>
      </w:divBdr>
    </w:div>
    <w:div w:id="185680144">
      <w:marLeft w:val="640"/>
      <w:marRight w:val="0"/>
      <w:marTop w:val="0"/>
      <w:marBottom w:val="0"/>
      <w:divBdr>
        <w:top w:val="none" w:sz="0" w:space="0" w:color="auto"/>
        <w:left w:val="none" w:sz="0" w:space="0" w:color="auto"/>
        <w:bottom w:val="none" w:sz="0" w:space="0" w:color="auto"/>
        <w:right w:val="none" w:sz="0" w:space="0" w:color="auto"/>
      </w:divBdr>
    </w:div>
    <w:div w:id="185680488">
      <w:marLeft w:val="640"/>
      <w:marRight w:val="0"/>
      <w:marTop w:val="0"/>
      <w:marBottom w:val="0"/>
      <w:divBdr>
        <w:top w:val="none" w:sz="0" w:space="0" w:color="auto"/>
        <w:left w:val="none" w:sz="0" w:space="0" w:color="auto"/>
        <w:bottom w:val="none" w:sz="0" w:space="0" w:color="auto"/>
        <w:right w:val="none" w:sz="0" w:space="0" w:color="auto"/>
      </w:divBdr>
    </w:div>
    <w:div w:id="185752671">
      <w:marLeft w:val="640"/>
      <w:marRight w:val="0"/>
      <w:marTop w:val="0"/>
      <w:marBottom w:val="0"/>
      <w:divBdr>
        <w:top w:val="none" w:sz="0" w:space="0" w:color="auto"/>
        <w:left w:val="none" w:sz="0" w:space="0" w:color="auto"/>
        <w:bottom w:val="none" w:sz="0" w:space="0" w:color="auto"/>
        <w:right w:val="none" w:sz="0" w:space="0" w:color="auto"/>
      </w:divBdr>
    </w:div>
    <w:div w:id="185825941">
      <w:marLeft w:val="640"/>
      <w:marRight w:val="0"/>
      <w:marTop w:val="0"/>
      <w:marBottom w:val="0"/>
      <w:divBdr>
        <w:top w:val="none" w:sz="0" w:space="0" w:color="auto"/>
        <w:left w:val="none" w:sz="0" w:space="0" w:color="auto"/>
        <w:bottom w:val="none" w:sz="0" w:space="0" w:color="auto"/>
        <w:right w:val="none" w:sz="0" w:space="0" w:color="auto"/>
      </w:divBdr>
    </w:div>
    <w:div w:id="185826230">
      <w:marLeft w:val="640"/>
      <w:marRight w:val="0"/>
      <w:marTop w:val="0"/>
      <w:marBottom w:val="0"/>
      <w:divBdr>
        <w:top w:val="none" w:sz="0" w:space="0" w:color="auto"/>
        <w:left w:val="none" w:sz="0" w:space="0" w:color="auto"/>
        <w:bottom w:val="none" w:sz="0" w:space="0" w:color="auto"/>
        <w:right w:val="none" w:sz="0" w:space="0" w:color="auto"/>
      </w:divBdr>
    </w:div>
    <w:div w:id="185991840">
      <w:marLeft w:val="640"/>
      <w:marRight w:val="0"/>
      <w:marTop w:val="0"/>
      <w:marBottom w:val="0"/>
      <w:divBdr>
        <w:top w:val="none" w:sz="0" w:space="0" w:color="auto"/>
        <w:left w:val="none" w:sz="0" w:space="0" w:color="auto"/>
        <w:bottom w:val="none" w:sz="0" w:space="0" w:color="auto"/>
        <w:right w:val="none" w:sz="0" w:space="0" w:color="auto"/>
      </w:divBdr>
    </w:div>
    <w:div w:id="186062773">
      <w:marLeft w:val="640"/>
      <w:marRight w:val="0"/>
      <w:marTop w:val="0"/>
      <w:marBottom w:val="0"/>
      <w:divBdr>
        <w:top w:val="none" w:sz="0" w:space="0" w:color="auto"/>
        <w:left w:val="none" w:sz="0" w:space="0" w:color="auto"/>
        <w:bottom w:val="none" w:sz="0" w:space="0" w:color="auto"/>
        <w:right w:val="none" w:sz="0" w:space="0" w:color="auto"/>
      </w:divBdr>
    </w:div>
    <w:div w:id="186139545">
      <w:marLeft w:val="640"/>
      <w:marRight w:val="0"/>
      <w:marTop w:val="0"/>
      <w:marBottom w:val="0"/>
      <w:divBdr>
        <w:top w:val="none" w:sz="0" w:space="0" w:color="auto"/>
        <w:left w:val="none" w:sz="0" w:space="0" w:color="auto"/>
        <w:bottom w:val="none" w:sz="0" w:space="0" w:color="auto"/>
        <w:right w:val="none" w:sz="0" w:space="0" w:color="auto"/>
      </w:divBdr>
    </w:div>
    <w:div w:id="186220163">
      <w:marLeft w:val="640"/>
      <w:marRight w:val="0"/>
      <w:marTop w:val="0"/>
      <w:marBottom w:val="0"/>
      <w:divBdr>
        <w:top w:val="none" w:sz="0" w:space="0" w:color="auto"/>
        <w:left w:val="none" w:sz="0" w:space="0" w:color="auto"/>
        <w:bottom w:val="none" w:sz="0" w:space="0" w:color="auto"/>
        <w:right w:val="none" w:sz="0" w:space="0" w:color="auto"/>
      </w:divBdr>
    </w:div>
    <w:div w:id="186255175">
      <w:marLeft w:val="640"/>
      <w:marRight w:val="0"/>
      <w:marTop w:val="0"/>
      <w:marBottom w:val="0"/>
      <w:divBdr>
        <w:top w:val="none" w:sz="0" w:space="0" w:color="auto"/>
        <w:left w:val="none" w:sz="0" w:space="0" w:color="auto"/>
        <w:bottom w:val="none" w:sz="0" w:space="0" w:color="auto"/>
        <w:right w:val="none" w:sz="0" w:space="0" w:color="auto"/>
      </w:divBdr>
    </w:div>
    <w:div w:id="186263371">
      <w:marLeft w:val="640"/>
      <w:marRight w:val="0"/>
      <w:marTop w:val="0"/>
      <w:marBottom w:val="0"/>
      <w:divBdr>
        <w:top w:val="none" w:sz="0" w:space="0" w:color="auto"/>
        <w:left w:val="none" w:sz="0" w:space="0" w:color="auto"/>
        <w:bottom w:val="none" w:sz="0" w:space="0" w:color="auto"/>
        <w:right w:val="none" w:sz="0" w:space="0" w:color="auto"/>
      </w:divBdr>
    </w:div>
    <w:div w:id="186450355">
      <w:marLeft w:val="640"/>
      <w:marRight w:val="0"/>
      <w:marTop w:val="0"/>
      <w:marBottom w:val="0"/>
      <w:divBdr>
        <w:top w:val="none" w:sz="0" w:space="0" w:color="auto"/>
        <w:left w:val="none" w:sz="0" w:space="0" w:color="auto"/>
        <w:bottom w:val="none" w:sz="0" w:space="0" w:color="auto"/>
        <w:right w:val="none" w:sz="0" w:space="0" w:color="auto"/>
      </w:divBdr>
    </w:div>
    <w:div w:id="186526710">
      <w:marLeft w:val="640"/>
      <w:marRight w:val="0"/>
      <w:marTop w:val="0"/>
      <w:marBottom w:val="0"/>
      <w:divBdr>
        <w:top w:val="none" w:sz="0" w:space="0" w:color="auto"/>
        <w:left w:val="none" w:sz="0" w:space="0" w:color="auto"/>
        <w:bottom w:val="none" w:sz="0" w:space="0" w:color="auto"/>
        <w:right w:val="none" w:sz="0" w:space="0" w:color="auto"/>
      </w:divBdr>
    </w:div>
    <w:div w:id="186527821">
      <w:marLeft w:val="640"/>
      <w:marRight w:val="0"/>
      <w:marTop w:val="0"/>
      <w:marBottom w:val="0"/>
      <w:divBdr>
        <w:top w:val="none" w:sz="0" w:space="0" w:color="auto"/>
        <w:left w:val="none" w:sz="0" w:space="0" w:color="auto"/>
        <w:bottom w:val="none" w:sz="0" w:space="0" w:color="auto"/>
        <w:right w:val="none" w:sz="0" w:space="0" w:color="auto"/>
      </w:divBdr>
    </w:div>
    <w:div w:id="186530647">
      <w:marLeft w:val="640"/>
      <w:marRight w:val="0"/>
      <w:marTop w:val="0"/>
      <w:marBottom w:val="0"/>
      <w:divBdr>
        <w:top w:val="none" w:sz="0" w:space="0" w:color="auto"/>
        <w:left w:val="none" w:sz="0" w:space="0" w:color="auto"/>
        <w:bottom w:val="none" w:sz="0" w:space="0" w:color="auto"/>
        <w:right w:val="none" w:sz="0" w:space="0" w:color="auto"/>
      </w:divBdr>
    </w:div>
    <w:div w:id="186531816">
      <w:marLeft w:val="640"/>
      <w:marRight w:val="0"/>
      <w:marTop w:val="0"/>
      <w:marBottom w:val="0"/>
      <w:divBdr>
        <w:top w:val="none" w:sz="0" w:space="0" w:color="auto"/>
        <w:left w:val="none" w:sz="0" w:space="0" w:color="auto"/>
        <w:bottom w:val="none" w:sz="0" w:space="0" w:color="auto"/>
        <w:right w:val="none" w:sz="0" w:space="0" w:color="auto"/>
      </w:divBdr>
    </w:div>
    <w:div w:id="186598195">
      <w:marLeft w:val="640"/>
      <w:marRight w:val="0"/>
      <w:marTop w:val="0"/>
      <w:marBottom w:val="0"/>
      <w:divBdr>
        <w:top w:val="none" w:sz="0" w:space="0" w:color="auto"/>
        <w:left w:val="none" w:sz="0" w:space="0" w:color="auto"/>
        <w:bottom w:val="none" w:sz="0" w:space="0" w:color="auto"/>
        <w:right w:val="none" w:sz="0" w:space="0" w:color="auto"/>
      </w:divBdr>
    </w:div>
    <w:div w:id="186601080">
      <w:marLeft w:val="640"/>
      <w:marRight w:val="0"/>
      <w:marTop w:val="0"/>
      <w:marBottom w:val="0"/>
      <w:divBdr>
        <w:top w:val="none" w:sz="0" w:space="0" w:color="auto"/>
        <w:left w:val="none" w:sz="0" w:space="0" w:color="auto"/>
        <w:bottom w:val="none" w:sz="0" w:space="0" w:color="auto"/>
        <w:right w:val="none" w:sz="0" w:space="0" w:color="auto"/>
      </w:divBdr>
    </w:div>
    <w:div w:id="186718231">
      <w:marLeft w:val="640"/>
      <w:marRight w:val="0"/>
      <w:marTop w:val="0"/>
      <w:marBottom w:val="0"/>
      <w:divBdr>
        <w:top w:val="none" w:sz="0" w:space="0" w:color="auto"/>
        <w:left w:val="none" w:sz="0" w:space="0" w:color="auto"/>
        <w:bottom w:val="none" w:sz="0" w:space="0" w:color="auto"/>
        <w:right w:val="none" w:sz="0" w:space="0" w:color="auto"/>
      </w:divBdr>
    </w:div>
    <w:div w:id="186722689">
      <w:marLeft w:val="640"/>
      <w:marRight w:val="0"/>
      <w:marTop w:val="0"/>
      <w:marBottom w:val="0"/>
      <w:divBdr>
        <w:top w:val="none" w:sz="0" w:space="0" w:color="auto"/>
        <w:left w:val="none" w:sz="0" w:space="0" w:color="auto"/>
        <w:bottom w:val="none" w:sz="0" w:space="0" w:color="auto"/>
        <w:right w:val="none" w:sz="0" w:space="0" w:color="auto"/>
      </w:divBdr>
    </w:div>
    <w:div w:id="186792663">
      <w:marLeft w:val="640"/>
      <w:marRight w:val="0"/>
      <w:marTop w:val="0"/>
      <w:marBottom w:val="0"/>
      <w:divBdr>
        <w:top w:val="none" w:sz="0" w:space="0" w:color="auto"/>
        <w:left w:val="none" w:sz="0" w:space="0" w:color="auto"/>
        <w:bottom w:val="none" w:sz="0" w:space="0" w:color="auto"/>
        <w:right w:val="none" w:sz="0" w:space="0" w:color="auto"/>
      </w:divBdr>
    </w:div>
    <w:div w:id="186798266">
      <w:marLeft w:val="640"/>
      <w:marRight w:val="0"/>
      <w:marTop w:val="0"/>
      <w:marBottom w:val="0"/>
      <w:divBdr>
        <w:top w:val="none" w:sz="0" w:space="0" w:color="auto"/>
        <w:left w:val="none" w:sz="0" w:space="0" w:color="auto"/>
        <w:bottom w:val="none" w:sz="0" w:space="0" w:color="auto"/>
        <w:right w:val="none" w:sz="0" w:space="0" w:color="auto"/>
      </w:divBdr>
    </w:div>
    <w:div w:id="187179881">
      <w:marLeft w:val="640"/>
      <w:marRight w:val="0"/>
      <w:marTop w:val="0"/>
      <w:marBottom w:val="0"/>
      <w:divBdr>
        <w:top w:val="none" w:sz="0" w:space="0" w:color="auto"/>
        <w:left w:val="none" w:sz="0" w:space="0" w:color="auto"/>
        <w:bottom w:val="none" w:sz="0" w:space="0" w:color="auto"/>
        <w:right w:val="none" w:sz="0" w:space="0" w:color="auto"/>
      </w:divBdr>
    </w:div>
    <w:div w:id="187257842">
      <w:marLeft w:val="640"/>
      <w:marRight w:val="0"/>
      <w:marTop w:val="0"/>
      <w:marBottom w:val="0"/>
      <w:divBdr>
        <w:top w:val="none" w:sz="0" w:space="0" w:color="auto"/>
        <w:left w:val="none" w:sz="0" w:space="0" w:color="auto"/>
        <w:bottom w:val="none" w:sz="0" w:space="0" w:color="auto"/>
        <w:right w:val="none" w:sz="0" w:space="0" w:color="auto"/>
      </w:divBdr>
    </w:div>
    <w:div w:id="187373247">
      <w:marLeft w:val="640"/>
      <w:marRight w:val="0"/>
      <w:marTop w:val="0"/>
      <w:marBottom w:val="0"/>
      <w:divBdr>
        <w:top w:val="none" w:sz="0" w:space="0" w:color="auto"/>
        <w:left w:val="none" w:sz="0" w:space="0" w:color="auto"/>
        <w:bottom w:val="none" w:sz="0" w:space="0" w:color="auto"/>
        <w:right w:val="none" w:sz="0" w:space="0" w:color="auto"/>
      </w:divBdr>
    </w:div>
    <w:div w:id="187452429">
      <w:marLeft w:val="640"/>
      <w:marRight w:val="0"/>
      <w:marTop w:val="0"/>
      <w:marBottom w:val="0"/>
      <w:divBdr>
        <w:top w:val="none" w:sz="0" w:space="0" w:color="auto"/>
        <w:left w:val="none" w:sz="0" w:space="0" w:color="auto"/>
        <w:bottom w:val="none" w:sz="0" w:space="0" w:color="auto"/>
        <w:right w:val="none" w:sz="0" w:space="0" w:color="auto"/>
      </w:divBdr>
    </w:div>
    <w:div w:id="187565501">
      <w:marLeft w:val="640"/>
      <w:marRight w:val="0"/>
      <w:marTop w:val="0"/>
      <w:marBottom w:val="0"/>
      <w:divBdr>
        <w:top w:val="none" w:sz="0" w:space="0" w:color="auto"/>
        <w:left w:val="none" w:sz="0" w:space="0" w:color="auto"/>
        <w:bottom w:val="none" w:sz="0" w:space="0" w:color="auto"/>
        <w:right w:val="none" w:sz="0" w:space="0" w:color="auto"/>
      </w:divBdr>
    </w:div>
    <w:div w:id="187645448">
      <w:marLeft w:val="640"/>
      <w:marRight w:val="0"/>
      <w:marTop w:val="0"/>
      <w:marBottom w:val="0"/>
      <w:divBdr>
        <w:top w:val="none" w:sz="0" w:space="0" w:color="auto"/>
        <w:left w:val="none" w:sz="0" w:space="0" w:color="auto"/>
        <w:bottom w:val="none" w:sz="0" w:space="0" w:color="auto"/>
        <w:right w:val="none" w:sz="0" w:space="0" w:color="auto"/>
      </w:divBdr>
    </w:div>
    <w:div w:id="187646014">
      <w:marLeft w:val="640"/>
      <w:marRight w:val="0"/>
      <w:marTop w:val="0"/>
      <w:marBottom w:val="0"/>
      <w:divBdr>
        <w:top w:val="none" w:sz="0" w:space="0" w:color="auto"/>
        <w:left w:val="none" w:sz="0" w:space="0" w:color="auto"/>
        <w:bottom w:val="none" w:sz="0" w:space="0" w:color="auto"/>
        <w:right w:val="none" w:sz="0" w:space="0" w:color="auto"/>
      </w:divBdr>
    </w:div>
    <w:div w:id="187646606">
      <w:marLeft w:val="640"/>
      <w:marRight w:val="0"/>
      <w:marTop w:val="0"/>
      <w:marBottom w:val="0"/>
      <w:divBdr>
        <w:top w:val="none" w:sz="0" w:space="0" w:color="auto"/>
        <w:left w:val="none" w:sz="0" w:space="0" w:color="auto"/>
        <w:bottom w:val="none" w:sz="0" w:space="0" w:color="auto"/>
        <w:right w:val="none" w:sz="0" w:space="0" w:color="auto"/>
      </w:divBdr>
    </w:div>
    <w:div w:id="187648426">
      <w:marLeft w:val="640"/>
      <w:marRight w:val="0"/>
      <w:marTop w:val="0"/>
      <w:marBottom w:val="0"/>
      <w:divBdr>
        <w:top w:val="none" w:sz="0" w:space="0" w:color="auto"/>
        <w:left w:val="none" w:sz="0" w:space="0" w:color="auto"/>
        <w:bottom w:val="none" w:sz="0" w:space="0" w:color="auto"/>
        <w:right w:val="none" w:sz="0" w:space="0" w:color="auto"/>
      </w:divBdr>
    </w:div>
    <w:div w:id="187715538">
      <w:marLeft w:val="640"/>
      <w:marRight w:val="0"/>
      <w:marTop w:val="0"/>
      <w:marBottom w:val="0"/>
      <w:divBdr>
        <w:top w:val="none" w:sz="0" w:space="0" w:color="auto"/>
        <w:left w:val="none" w:sz="0" w:space="0" w:color="auto"/>
        <w:bottom w:val="none" w:sz="0" w:space="0" w:color="auto"/>
        <w:right w:val="none" w:sz="0" w:space="0" w:color="auto"/>
      </w:divBdr>
    </w:div>
    <w:div w:id="187762059">
      <w:marLeft w:val="640"/>
      <w:marRight w:val="0"/>
      <w:marTop w:val="0"/>
      <w:marBottom w:val="0"/>
      <w:divBdr>
        <w:top w:val="none" w:sz="0" w:space="0" w:color="auto"/>
        <w:left w:val="none" w:sz="0" w:space="0" w:color="auto"/>
        <w:bottom w:val="none" w:sz="0" w:space="0" w:color="auto"/>
        <w:right w:val="none" w:sz="0" w:space="0" w:color="auto"/>
      </w:divBdr>
    </w:div>
    <w:div w:id="187762923">
      <w:bodyDiv w:val="1"/>
      <w:marLeft w:val="0"/>
      <w:marRight w:val="0"/>
      <w:marTop w:val="0"/>
      <w:marBottom w:val="0"/>
      <w:divBdr>
        <w:top w:val="none" w:sz="0" w:space="0" w:color="auto"/>
        <w:left w:val="none" w:sz="0" w:space="0" w:color="auto"/>
        <w:bottom w:val="none" w:sz="0" w:space="0" w:color="auto"/>
        <w:right w:val="none" w:sz="0" w:space="0" w:color="auto"/>
      </w:divBdr>
    </w:div>
    <w:div w:id="188027820">
      <w:marLeft w:val="640"/>
      <w:marRight w:val="0"/>
      <w:marTop w:val="0"/>
      <w:marBottom w:val="0"/>
      <w:divBdr>
        <w:top w:val="none" w:sz="0" w:space="0" w:color="auto"/>
        <w:left w:val="none" w:sz="0" w:space="0" w:color="auto"/>
        <w:bottom w:val="none" w:sz="0" w:space="0" w:color="auto"/>
        <w:right w:val="none" w:sz="0" w:space="0" w:color="auto"/>
      </w:divBdr>
    </w:div>
    <w:div w:id="188103734">
      <w:marLeft w:val="640"/>
      <w:marRight w:val="0"/>
      <w:marTop w:val="0"/>
      <w:marBottom w:val="0"/>
      <w:divBdr>
        <w:top w:val="none" w:sz="0" w:space="0" w:color="auto"/>
        <w:left w:val="none" w:sz="0" w:space="0" w:color="auto"/>
        <w:bottom w:val="none" w:sz="0" w:space="0" w:color="auto"/>
        <w:right w:val="none" w:sz="0" w:space="0" w:color="auto"/>
      </w:divBdr>
    </w:div>
    <w:div w:id="188107625">
      <w:marLeft w:val="640"/>
      <w:marRight w:val="0"/>
      <w:marTop w:val="0"/>
      <w:marBottom w:val="0"/>
      <w:divBdr>
        <w:top w:val="none" w:sz="0" w:space="0" w:color="auto"/>
        <w:left w:val="none" w:sz="0" w:space="0" w:color="auto"/>
        <w:bottom w:val="none" w:sz="0" w:space="0" w:color="auto"/>
        <w:right w:val="none" w:sz="0" w:space="0" w:color="auto"/>
      </w:divBdr>
    </w:div>
    <w:div w:id="188180902">
      <w:marLeft w:val="640"/>
      <w:marRight w:val="0"/>
      <w:marTop w:val="0"/>
      <w:marBottom w:val="0"/>
      <w:divBdr>
        <w:top w:val="none" w:sz="0" w:space="0" w:color="auto"/>
        <w:left w:val="none" w:sz="0" w:space="0" w:color="auto"/>
        <w:bottom w:val="none" w:sz="0" w:space="0" w:color="auto"/>
        <w:right w:val="none" w:sz="0" w:space="0" w:color="auto"/>
      </w:divBdr>
    </w:div>
    <w:div w:id="188226168">
      <w:marLeft w:val="640"/>
      <w:marRight w:val="0"/>
      <w:marTop w:val="0"/>
      <w:marBottom w:val="0"/>
      <w:divBdr>
        <w:top w:val="none" w:sz="0" w:space="0" w:color="auto"/>
        <w:left w:val="none" w:sz="0" w:space="0" w:color="auto"/>
        <w:bottom w:val="none" w:sz="0" w:space="0" w:color="auto"/>
        <w:right w:val="none" w:sz="0" w:space="0" w:color="auto"/>
      </w:divBdr>
    </w:div>
    <w:div w:id="188296593">
      <w:marLeft w:val="640"/>
      <w:marRight w:val="0"/>
      <w:marTop w:val="0"/>
      <w:marBottom w:val="0"/>
      <w:divBdr>
        <w:top w:val="none" w:sz="0" w:space="0" w:color="auto"/>
        <w:left w:val="none" w:sz="0" w:space="0" w:color="auto"/>
        <w:bottom w:val="none" w:sz="0" w:space="0" w:color="auto"/>
        <w:right w:val="none" w:sz="0" w:space="0" w:color="auto"/>
      </w:divBdr>
    </w:div>
    <w:div w:id="188378477">
      <w:marLeft w:val="640"/>
      <w:marRight w:val="0"/>
      <w:marTop w:val="0"/>
      <w:marBottom w:val="0"/>
      <w:divBdr>
        <w:top w:val="none" w:sz="0" w:space="0" w:color="auto"/>
        <w:left w:val="none" w:sz="0" w:space="0" w:color="auto"/>
        <w:bottom w:val="none" w:sz="0" w:space="0" w:color="auto"/>
        <w:right w:val="none" w:sz="0" w:space="0" w:color="auto"/>
      </w:divBdr>
    </w:div>
    <w:div w:id="188493236">
      <w:marLeft w:val="640"/>
      <w:marRight w:val="0"/>
      <w:marTop w:val="0"/>
      <w:marBottom w:val="0"/>
      <w:divBdr>
        <w:top w:val="none" w:sz="0" w:space="0" w:color="auto"/>
        <w:left w:val="none" w:sz="0" w:space="0" w:color="auto"/>
        <w:bottom w:val="none" w:sz="0" w:space="0" w:color="auto"/>
        <w:right w:val="none" w:sz="0" w:space="0" w:color="auto"/>
      </w:divBdr>
    </w:div>
    <w:div w:id="188572520">
      <w:marLeft w:val="640"/>
      <w:marRight w:val="0"/>
      <w:marTop w:val="0"/>
      <w:marBottom w:val="0"/>
      <w:divBdr>
        <w:top w:val="none" w:sz="0" w:space="0" w:color="auto"/>
        <w:left w:val="none" w:sz="0" w:space="0" w:color="auto"/>
        <w:bottom w:val="none" w:sz="0" w:space="0" w:color="auto"/>
        <w:right w:val="none" w:sz="0" w:space="0" w:color="auto"/>
      </w:divBdr>
    </w:div>
    <w:div w:id="188640903">
      <w:marLeft w:val="640"/>
      <w:marRight w:val="0"/>
      <w:marTop w:val="0"/>
      <w:marBottom w:val="0"/>
      <w:divBdr>
        <w:top w:val="none" w:sz="0" w:space="0" w:color="auto"/>
        <w:left w:val="none" w:sz="0" w:space="0" w:color="auto"/>
        <w:bottom w:val="none" w:sz="0" w:space="0" w:color="auto"/>
        <w:right w:val="none" w:sz="0" w:space="0" w:color="auto"/>
      </w:divBdr>
    </w:div>
    <w:div w:id="188642738">
      <w:marLeft w:val="640"/>
      <w:marRight w:val="0"/>
      <w:marTop w:val="0"/>
      <w:marBottom w:val="0"/>
      <w:divBdr>
        <w:top w:val="none" w:sz="0" w:space="0" w:color="auto"/>
        <w:left w:val="none" w:sz="0" w:space="0" w:color="auto"/>
        <w:bottom w:val="none" w:sz="0" w:space="0" w:color="auto"/>
        <w:right w:val="none" w:sz="0" w:space="0" w:color="auto"/>
      </w:divBdr>
    </w:div>
    <w:div w:id="188688596">
      <w:marLeft w:val="640"/>
      <w:marRight w:val="0"/>
      <w:marTop w:val="0"/>
      <w:marBottom w:val="0"/>
      <w:divBdr>
        <w:top w:val="none" w:sz="0" w:space="0" w:color="auto"/>
        <w:left w:val="none" w:sz="0" w:space="0" w:color="auto"/>
        <w:bottom w:val="none" w:sz="0" w:space="0" w:color="auto"/>
        <w:right w:val="none" w:sz="0" w:space="0" w:color="auto"/>
      </w:divBdr>
    </w:div>
    <w:div w:id="188689574">
      <w:marLeft w:val="640"/>
      <w:marRight w:val="0"/>
      <w:marTop w:val="0"/>
      <w:marBottom w:val="0"/>
      <w:divBdr>
        <w:top w:val="none" w:sz="0" w:space="0" w:color="auto"/>
        <w:left w:val="none" w:sz="0" w:space="0" w:color="auto"/>
        <w:bottom w:val="none" w:sz="0" w:space="0" w:color="auto"/>
        <w:right w:val="none" w:sz="0" w:space="0" w:color="auto"/>
      </w:divBdr>
    </w:div>
    <w:div w:id="188760119">
      <w:marLeft w:val="640"/>
      <w:marRight w:val="0"/>
      <w:marTop w:val="0"/>
      <w:marBottom w:val="0"/>
      <w:divBdr>
        <w:top w:val="none" w:sz="0" w:space="0" w:color="auto"/>
        <w:left w:val="none" w:sz="0" w:space="0" w:color="auto"/>
        <w:bottom w:val="none" w:sz="0" w:space="0" w:color="auto"/>
        <w:right w:val="none" w:sz="0" w:space="0" w:color="auto"/>
      </w:divBdr>
    </w:div>
    <w:div w:id="188763086">
      <w:marLeft w:val="640"/>
      <w:marRight w:val="0"/>
      <w:marTop w:val="0"/>
      <w:marBottom w:val="0"/>
      <w:divBdr>
        <w:top w:val="none" w:sz="0" w:space="0" w:color="auto"/>
        <w:left w:val="none" w:sz="0" w:space="0" w:color="auto"/>
        <w:bottom w:val="none" w:sz="0" w:space="0" w:color="auto"/>
        <w:right w:val="none" w:sz="0" w:space="0" w:color="auto"/>
      </w:divBdr>
    </w:div>
    <w:div w:id="188834581">
      <w:marLeft w:val="640"/>
      <w:marRight w:val="0"/>
      <w:marTop w:val="0"/>
      <w:marBottom w:val="0"/>
      <w:divBdr>
        <w:top w:val="none" w:sz="0" w:space="0" w:color="auto"/>
        <w:left w:val="none" w:sz="0" w:space="0" w:color="auto"/>
        <w:bottom w:val="none" w:sz="0" w:space="0" w:color="auto"/>
        <w:right w:val="none" w:sz="0" w:space="0" w:color="auto"/>
      </w:divBdr>
    </w:div>
    <w:div w:id="188835501">
      <w:marLeft w:val="640"/>
      <w:marRight w:val="0"/>
      <w:marTop w:val="0"/>
      <w:marBottom w:val="0"/>
      <w:divBdr>
        <w:top w:val="none" w:sz="0" w:space="0" w:color="auto"/>
        <w:left w:val="none" w:sz="0" w:space="0" w:color="auto"/>
        <w:bottom w:val="none" w:sz="0" w:space="0" w:color="auto"/>
        <w:right w:val="none" w:sz="0" w:space="0" w:color="auto"/>
      </w:divBdr>
    </w:div>
    <w:div w:id="188882638">
      <w:marLeft w:val="640"/>
      <w:marRight w:val="0"/>
      <w:marTop w:val="0"/>
      <w:marBottom w:val="0"/>
      <w:divBdr>
        <w:top w:val="none" w:sz="0" w:space="0" w:color="auto"/>
        <w:left w:val="none" w:sz="0" w:space="0" w:color="auto"/>
        <w:bottom w:val="none" w:sz="0" w:space="0" w:color="auto"/>
        <w:right w:val="none" w:sz="0" w:space="0" w:color="auto"/>
      </w:divBdr>
    </w:div>
    <w:div w:id="188953190">
      <w:marLeft w:val="640"/>
      <w:marRight w:val="0"/>
      <w:marTop w:val="0"/>
      <w:marBottom w:val="0"/>
      <w:divBdr>
        <w:top w:val="none" w:sz="0" w:space="0" w:color="auto"/>
        <w:left w:val="none" w:sz="0" w:space="0" w:color="auto"/>
        <w:bottom w:val="none" w:sz="0" w:space="0" w:color="auto"/>
        <w:right w:val="none" w:sz="0" w:space="0" w:color="auto"/>
      </w:divBdr>
    </w:div>
    <w:div w:id="188958784">
      <w:marLeft w:val="640"/>
      <w:marRight w:val="0"/>
      <w:marTop w:val="0"/>
      <w:marBottom w:val="0"/>
      <w:divBdr>
        <w:top w:val="none" w:sz="0" w:space="0" w:color="auto"/>
        <w:left w:val="none" w:sz="0" w:space="0" w:color="auto"/>
        <w:bottom w:val="none" w:sz="0" w:space="0" w:color="auto"/>
        <w:right w:val="none" w:sz="0" w:space="0" w:color="auto"/>
      </w:divBdr>
    </w:div>
    <w:div w:id="189144238">
      <w:marLeft w:val="640"/>
      <w:marRight w:val="0"/>
      <w:marTop w:val="0"/>
      <w:marBottom w:val="0"/>
      <w:divBdr>
        <w:top w:val="none" w:sz="0" w:space="0" w:color="auto"/>
        <w:left w:val="none" w:sz="0" w:space="0" w:color="auto"/>
        <w:bottom w:val="none" w:sz="0" w:space="0" w:color="auto"/>
        <w:right w:val="none" w:sz="0" w:space="0" w:color="auto"/>
      </w:divBdr>
    </w:div>
    <w:div w:id="189219421">
      <w:marLeft w:val="640"/>
      <w:marRight w:val="0"/>
      <w:marTop w:val="0"/>
      <w:marBottom w:val="0"/>
      <w:divBdr>
        <w:top w:val="none" w:sz="0" w:space="0" w:color="auto"/>
        <w:left w:val="none" w:sz="0" w:space="0" w:color="auto"/>
        <w:bottom w:val="none" w:sz="0" w:space="0" w:color="auto"/>
        <w:right w:val="none" w:sz="0" w:space="0" w:color="auto"/>
      </w:divBdr>
    </w:div>
    <w:div w:id="189269300">
      <w:marLeft w:val="640"/>
      <w:marRight w:val="0"/>
      <w:marTop w:val="0"/>
      <w:marBottom w:val="0"/>
      <w:divBdr>
        <w:top w:val="none" w:sz="0" w:space="0" w:color="auto"/>
        <w:left w:val="none" w:sz="0" w:space="0" w:color="auto"/>
        <w:bottom w:val="none" w:sz="0" w:space="0" w:color="auto"/>
        <w:right w:val="none" w:sz="0" w:space="0" w:color="auto"/>
      </w:divBdr>
    </w:div>
    <w:div w:id="189420455">
      <w:marLeft w:val="640"/>
      <w:marRight w:val="0"/>
      <w:marTop w:val="0"/>
      <w:marBottom w:val="0"/>
      <w:divBdr>
        <w:top w:val="none" w:sz="0" w:space="0" w:color="auto"/>
        <w:left w:val="none" w:sz="0" w:space="0" w:color="auto"/>
        <w:bottom w:val="none" w:sz="0" w:space="0" w:color="auto"/>
        <w:right w:val="none" w:sz="0" w:space="0" w:color="auto"/>
      </w:divBdr>
    </w:div>
    <w:div w:id="189690013">
      <w:marLeft w:val="640"/>
      <w:marRight w:val="0"/>
      <w:marTop w:val="0"/>
      <w:marBottom w:val="0"/>
      <w:divBdr>
        <w:top w:val="none" w:sz="0" w:space="0" w:color="auto"/>
        <w:left w:val="none" w:sz="0" w:space="0" w:color="auto"/>
        <w:bottom w:val="none" w:sz="0" w:space="0" w:color="auto"/>
        <w:right w:val="none" w:sz="0" w:space="0" w:color="auto"/>
      </w:divBdr>
    </w:div>
    <w:div w:id="189805485">
      <w:marLeft w:val="640"/>
      <w:marRight w:val="0"/>
      <w:marTop w:val="0"/>
      <w:marBottom w:val="0"/>
      <w:divBdr>
        <w:top w:val="none" w:sz="0" w:space="0" w:color="auto"/>
        <w:left w:val="none" w:sz="0" w:space="0" w:color="auto"/>
        <w:bottom w:val="none" w:sz="0" w:space="0" w:color="auto"/>
        <w:right w:val="none" w:sz="0" w:space="0" w:color="auto"/>
      </w:divBdr>
    </w:div>
    <w:div w:id="189949847">
      <w:marLeft w:val="640"/>
      <w:marRight w:val="0"/>
      <w:marTop w:val="0"/>
      <w:marBottom w:val="0"/>
      <w:divBdr>
        <w:top w:val="none" w:sz="0" w:space="0" w:color="auto"/>
        <w:left w:val="none" w:sz="0" w:space="0" w:color="auto"/>
        <w:bottom w:val="none" w:sz="0" w:space="0" w:color="auto"/>
        <w:right w:val="none" w:sz="0" w:space="0" w:color="auto"/>
      </w:divBdr>
    </w:div>
    <w:div w:id="189950087">
      <w:marLeft w:val="640"/>
      <w:marRight w:val="0"/>
      <w:marTop w:val="0"/>
      <w:marBottom w:val="0"/>
      <w:divBdr>
        <w:top w:val="none" w:sz="0" w:space="0" w:color="auto"/>
        <w:left w:val="none" w:sz="0" w:space="0" w:color="auto"/>
        <w:bottom w:val="none" w:sz="0" w:space="0" w:color="auto"/>
        <w:right w:val="none" w:sz="0" w:space="0" w:color="auto"/>
      </w:divBdr>
    </w:div>
    <w:div w:id="190070069">
      <w:marLeft w:val="640"/>
      <w:marRight w:val="0"/>
      <w:marTop w:val="0"/>
      <w:marBottom w:val="0"/>
      <w:divBdr>
        <w:top w:val="none" w:sz="0" w:space="0" w:color="auto"/>
        <w:left w:val="none" w:sz="0" w:space="0" w:color="auto"/>
        <w:bottom w:val="none" w:sz="0" w:space="0" w:color="auto"/>
        <w:right w:val="none" w:sz="0" w:space="0" w:color="auto"/>
      </w:divBdr>
    </w:div>
    <w:div w:id="190264455">
      <w:marLeft w:val="640"/>
      <w:marRight w:val="0"/>
      <w:marTop w:val="0"/>
      <w:marBottom w:val="0"/>
      <w:divBdr>
        <w:top w:val="none" w:sz="0" w:space="0" w:color="auto"/>
        <w:left w:val="none" w:sz="0" w:space="0" w:color="auto"/>
        <w:bottom w:val="none" w:sz="0" w:space="0" w:color="auto"/>
        <w:right w:val="none" w:sz="0" w:space="0" w:color="auto"/>
      </w:divBdr>
    </w:div>
    <w:div w:id="190344266">
      <w:marLeft w:val="640"/>
      <w:marRight w:val="0"/>
      <w:marTop w:val="0"/>
      <w:marBottom w:val="0"/>
      <w:divBdr>
        <w:top w:val="none" w:sz="0" w:space="0" w:color="auto"/>
        <w:left w:val="none" w:sz="0" w:space="0" w:color="auto"/>
        <w:bottom w:val="none" w:sz="0" w:space="0" w:color="auto"/>
        <w:right w:val="none" w:sz="0" w:space="0" w:color="auto"/>
      </w:divBdr>
    </w:div>
    <w:div w:id="190459920">
      <w:marLeft w:val="640"/>
      <w:marRight w:val="0"/>
      <w:marTop w:val="0"/>
      <w:marBottom w:val="0"/>
      <w:divBdr>
        <w:top w:val="none" w:sz="0" w:space="0" w:color="auto"/>
        <w:left w:val="none" w:sz="0" w:space="0" w:color="auto"/>
        <w:bottom w:val="none" w:sz="0" w:space="0" w:color="auto"/>
        <w:right w:val="none" w:sz="0" w:space="0" w:color="auto"/>
      </w:divBdr>
    </w:div>
    <w:div w:id="190460421">
      <w:marLeft w:val="640"/>
      <w:marRight w:val="0"/>
      <w:marTop w:val="0"/>
      <w:marBottom w:val="0"/>
      <w:divBdr>
        <w:top w:val="none" w:sz="0" w:space="0" w:color="auto"/>
        <w:left w:val="none" w:sz="0" w:space="0" w:color="auto"/>
        <w:bottom w:val="none" w:sz="0" w:space="0" w:color="auto"/>
        <w:right w:val="none" w:sz="0" w:space="0" w:color="auto"/>
      </w:divBdr>
    </w:div>
    <w:div w:id="190605540">
      <w:marLeft w:val="640"/>
      <w:marRight w:val="0"/>
      <w:marTop w:val="0"/>
      <w:marBottom w:val="0"/>
      <w:divBdr>
        <w:top w:val="none" w:sz="0" w:space="0" w:color="auto"/>
        <w:left w:val="none" w:sz="0" w:space="0" w:color="auto"/>
        <w:bottom w:val="none" w:sz="0" w:space="0" w:color="auto"/>
        <w:right w:val="none" w:sz="0" w:space="0" w:color="auto"/>
      </w:divBdr>
    </w:div>
    <w:div w:id="190650034">
      <w:marLeft w:val="640"/>
      <w:marRight w:val="0"/>
      <w:marTop w:val="0"/>
      <w:marBottom w:val="0"/>
      <w:divBdr>
        <w:top w:val="none" w:sz="0" w:space="0" w:color="auto"/>
        <w:left w:val="none" w:sz="0" w:space="0" w:color="auto"/>
        <w:bottom w:val="none" w:sz="0" w:space="0" w:color="auto"/>
        <w:right w:val="none" w:sz="0" w:space="0" w:color="auto"/>
      </w:divBdr>
    </w:div>
    <w:div w:id="190728167">
      <w:marLeft w:val="640"/>
      <w:marRight w:val="0"/>
      <w:marTop w:val="0"/>
      <w:marBottom w:val="0"/>
      <w:divBdr>
        <w:top w:val="none" w:sz="0" w:space="0" w:color="auto"/>
        <w:left w:val="none" w:sz="0" w:space="0" w:color="auto"/>
        <w:bottom w:val="none" w:sz="0" w:space="0" w:color="auto"/>
        <w:right w:val="none" w:sz="0" w:space="0" w:color="auto"/>
      </w:divBdr>
    </w:div>
    <w:div w:id="190731926">
      <w:marLeft w:val="640"/>
      <w:marRight w:val="0"/>
      <w:marTop w:val="0"/>
      <w:marBottom w:val="0"/>
      <w:divBdr>
        <w:top w:val="none" w:sz="0" w:space="0" w:color="auto"/>
        <w:left w:val="none" w:sz="0" w:space="0" w:color="auto"/>
        <w:bottom w:val="none" w:sz="0" w:space="0" w:color="auto"/>
        <w:right w:val="none" w:sz="0" w:space="0" w:color="auto"/>
      </w:divBdr>
    </w:div>
    <w:div w:id="190802258">
      <w:marLeft w:val="640"/>
      <w:marRight w:val="0"/>
      <w:marTop w:val="0"/>
      <w:marBottom w:val="0"/>
      <w:divBdr>
        <w:top w:val="none" w:sz="0" w:space="0" w:color="auto"/>
        <w:left w:val="none" w:sz="0" w:space="0" w:color="auto"/>
        <w:bottom w:val="none" w:sz="0" w:space="0" w:color="auto"/>
        <w:right w:val="none" w:sz="0" w:space="0" w:color="auto"/>
      </w:divBdr>
    </w:div>
    <w:div w:id="190802560">
      <w:marLeft w:val="640"/>
      <w:marRight w:val="0"/>
      <w:marTop w:val="0"/>
      <w:marBottom w:val="0"/>
      <w:divBdr>
        <w:top w:val="none" w:sz="0" w:space="0" w:color="auto"/>
        <w:left w:val="none" w:sz="0" w:space="0" w:color="auto"/>
        <w:bottom w:val="none" w:sz="0" w:space="0" w:color="auto"/>
        <w:right w:val="none" w:sz="0" w:space="0" w:color="auto"/>
      </w:divBdr>
    </w:div>
    <w:div w:id="190918947">
      <w:marLeft w:val="640"/>
      <w:marRight w:val="0"/>
      <w:marTop w:val="0"/>
      <w:marBottom w:val="0"/>
      <w:divBdr>
        <w:top w:val="none" w:sz="0" w:space="0" w:color="auto"/>
        <w:left w:val="none" w:sz="0" w:space="0" w:color="auto"/>
        <w:bottom w:val="none" w:sz="0" w:space="0" w:color="auto"/>
        <w:right w:val="none" w:sz="0" w:space="0" w:color="auto"/>
      </w:divBdr>
    </w:div>
    <w:div w:id="190920538">
      <w:marLeft w:val="640"/>
      <w:marRight w:val="0"/>
      <w:marTop w:val="0"/>
      <w:marBottom w:val="0"/>
      <w:divBdr>
        <w:top w:val="none" w:sz="0" w:space="0" w:color="auto"/>
        <w:left w:val="none" w:sz="0" w:space="0" w:color="auto"/>
        <w:bottom w:val="none" w:sz="0" w:space="0" w:color="auto"/>
        <w:right w:val="none" w:sz="0" w:space="0" w:color="auto"/>
      </w:divBdr>
    </w:div>
    <w:div w:id="191000170">
      <w:marLeft w:val="640"/>
      <w:marRight w:val="0"/>
      <w:marTop w:val="0"/>
      <w:marBottom w:val="0"/>
      <w:divBdr>
        <w:top w:val="none" w:sz="0" w:space="0" w:color="auto"/>
        <w:left w:val="none" w:sz="0" w:space="0" w:color="auto"/>
        <w:bottom w:val="none" w:sz="0" w:space="0" w:color="auto"/>
        <w:right w:val="none" w:sz="0" w:space="0" w:color="auto"/>
      </w:divBdr>
    </w:div>
    <w:div w:id="191039749">
      <w:marLeft w:val="640"/>
      <w:marRight w:val="0"/>
      <w:marTop w:val="0"/>
      <w:marBottom w:val="0"/>
      <w:divBdr>
        <w:top w:val="none" w:sz="0" w:space="0" w:color="auto"/>
        <w:left w:val="none" w:sz="0" w:space="0" w:color="auto"/>
        <w:bottom w:val="none" w:sz="0" w:space="0" w:color="auto"/>
        <w:right w:val="none" w:sz="0" w:space="0" w:color="auto"/>
      </w:divBdr>
    </w:div>
    <w:div w:id="191041421">
      <w:marLeft w:val="640"/>
      <w:marRight w:val="0"/>
      <w:marTop w:val="0"/>
      <w:marBottom w:val="0"/>
      <w:divBdr>
        <w:top w:val="none" w:sz="0" w:space="0" w:color="auto"/>
        <w:left w:val="none" w:sz="0" w:space="0" w:color="auto"/>
        <w:bottom w:val="none" w:sz="0" w:space="0" w:color="auto"/>
        <w:right w:val="none" w:sz="0" w:space="0" w:color="auto"/>
      </w:divBdr>
    </w:div>
    <w:div w:id="191191376">
      <w:marLeft w:val="640"/>
      <w:marRight w:val="0"/>
      <w:marTop w:val="0"/>
      <w:marBottom w:val="0"/>
      <w:divBdr>
        <w:top w:val="none" w:sz="0" w:space="0" w:color="auto"/>
        <w:left w:val="none" w:sz="0" w:space="0" w:color="auto"/>
        <w:bottom w:val="none" w:sz="0" w:space="0" w:color="auto"/>
        <w:right w:val="none" w:sz="0" w:space="0" w:color="auto"/>
      </w:divBdr>
    </w:div>
    <w:div w:id="191456554">
      <w:marLeft w:val="640"/>
      <w:marRight w:val="0"/>
      <w:marTop w:val="0"/>
      <w:marBottom w:val="0"/>
      <w:divBdr>
        <w:top w:val="none" w:sz="0" w:space="0" w:color="auto"/>
        <w:left w:val="none" w:sz="0" w:space="0" w:color="auto"/>
        <w:bottom w:val="none" w:sz="0" w:space="0" w:color="auto"/>
        <w:right w:val="none" w:sz="0" w:space="0" w:color="auto"/>
      </w:divBdr>
    </w:div>
    <w:div w:id="191580670">
      <w:marLeft w:val="640"/>
      <w:marRight w:val="0"/>
      <w:marTop w:val="0"/>
      <w:marBottom w:val="0"/>
      <w:divBdr>
        <w:top w:val="none" w:sz="0" w:space="0" w:color="auto"/>
        <w:left w:val="none" w:sz="0" w:space="0" w:color="auto"/>
        <w:bottom w:val="none" w:sz="0" w:space="0" w:color="auto"/>
        <w:right w:val="none" w:sz="0" w:space="0" w:color="auto"/>
      </w:divBdr>
    </w:div>
    <w:div w:id="191725218">
      <w:marLeft w:val="640"/>
      <w:marRight w:val="0"/>
      <w:marTop w:val="0"/>
      <w:marBottom w:val="0"/>
      <w:divBdr>
        <w:top w:val="none" w:sz="0" w:space="0" w:color="auto"/>
        <w:left w:val="none" w:sz="0" w:space="0" w:color="auto"/>
        <w:bottom w:val="none" w:sz="0" w:space="0" w:color="auto"/>
        <w:right w:val="none" w:sz="0" w:space="0" w:color="auto"/>
      </w:divBdr>
    </w:div>
    <w:div w:id="191841932">
      <w:marLeft w:val="640"/>
      <w:marRight w:val="0"/>
      <w:marTop w:val="0"/>
      <w:marBottom w:val="0"/>
      <w:divBdr>
        <w:top w:val="none" w:sz="0" w:space="0" w:color="auto"/>
        <w:left w:val="none" w:sz="0" w:space="0" w:color="auto"/>
        <w:bottom w:val="none" w:sz="0" w:space="0" w:color="auto"/>
        <w:right w:val="none" w:sz="0" w:space="0" w:color="auto"/>
      </w:divBdr>
    </w:div>
    <w:div w:id="191844147">
      <w:marLeft w:val="640"/>
      <w:marRight w:val="0"/>
      <w:marTop w:val="0"/>
      <w:marBottom w:val="0"/>
      <w:divBdr>
        <w:top w:val="none" w:sz="0" w:space="0" w:color="auto"/>
        <w:left w:val="none" w:sz="0" w:space="0" w:color="auto"/>
        <w:bottom w:val="none" w:sz="0" w:space="0" w:color="auto"/>
        <w:right w:val="none" w:sz="0" w:space="0" w:color="auto"/>
      </w:divBdr>
    </w:div>
    <w:div w:id="191962809">
      <w:marLeft w:val="640"/>
      <w:marRight w:val="0"/>
      <w:marTop w:val="0"/>
      <w:marBottom w:val="0"/>
      <w:divBdr>
        <w:top w:val="none" w:sz="0" w:space="0" w:color="auto"/>
        <w:left w:val="none" w:sz="0" w:space="0" w:color="auto"/>
        <w:bottom w:val="none" w:sz="0" w:space="0" w:color="auto"/>
        <w:right w:val="none" w:sz="0" w:space="0" w:color="auto"/>
      </w:divBdr>
    </w:div>
    <w:div w:id="192040656">
      <w:marLeft w:val="640"/>
      <w:marRight w:val="0"/>
      <w:marTop w:val="0"/>
      <w:marBottom w:val="0"/>
      <w:divBdr>
        <w:top w:val="none" w:sz="0" w:space="0" w:color="auto"/>
        <w:left w:val="none" w:sz="0" w:space="0" w:color="auto"/>
        <w:bottom w:val="none" w:sz="0" w:space="0" w:color="auto"/>
        <w:right w:val="none" w:sz="0" w:space="0" w:color="auto"/>
      </w:divBdr>
    </w:div>
    <w:div w:id="192111833">
      <w:marLeft w:val="640"/>
      <w:marRight w:val="0"/>
      <w:marTop w:val="0"/>
      <w:marBottom w:val="0"/>
      <w:divBdr>
        <w:top w:val="none" w:sz="0" w:space="0" w:color="auto"/>
        <w:left w:val="none" w:sz="0" w:space="0" w:color="auto"/>
        <w:bottom w:val="none" w:sz="0" w:space="0" w:color="auto"/>
        <w:right w:val="none" w:sz="0" w:space="0" w:color="auto"/>
      </w:divBdr>
    </w:div>
    <w:div w:id="192157299">
      <w:marLeft w:val="640"/>
      <w:marRight w:val="0"/>
      <w:marTop w:val="0"/>
      <w:marBottom w:val="0"/>
      <w:divBdr>
        <w:top w:val="none" w:sz="0" w:space="0" w:color="auto"/>
        <w:left w:val="none" w:sz="0" w:space="0" w:color="auto"/>
        <w:bottom w:val="none" w:sz="0" w:space="0" w:color="auto"/>
        <w:right w:val="none" w:sz="0" w:space="0" w:color="auto"/>
      </w:divBdr>
    </w:div>
    <w:div w:id="192159160">
      <w:marLeft w:val="640"/>
      <w:marRight w:val="0"/>
      <w:marTop w:val="0"/>
      <w:marBottom w:val="0"/>
      <w:divBdr>
        <w:top w:val="none" w:sz="0" w:space="0" w:color="auto"/>
        <w:left w:val="none" w:sz="0" w:space="0" w:color="auto"/>
        <w:bottom w:val="none" w:sz="0" w:space="0" w:color="auto"/>
        <w:right w:val="none" w:sz="0" w:space="0" w:color="auto"/>
      </w:divBdr>
    </w:div>
    <w:div w:id="192233381">
      <w:marLeft w:val="640"/>
      <w:marRight w:val="0"/>
      <w:marTop w:val="0"/>
      <w:marBottom w:val="0"/>
      <w:divBdr>
        <w:top w:val="none" w:sz="0" w:space="0" w:color="auto"/>
        <w:left w:val="none" w:sz="0" w:space="0" w:color="auto"/>
        <w:bottom w:val="none" w:sz="0" w:space="0" w:color="auto"/>
        <w:right w:val="none" w:sz="0" w:space="0" w:color="auto"/>
      </w:divBdr>
    </w:div>
    <w:div w:id="192380798">
      <w:marLeft w:val="640"/>
      <w:marRight w:val="0"/>
      <w:marTop w:val="0"/>
      <w:marBottom w:val="0"/>
      <w:divBdr>
        <w:top w:val="none" w:sz="0" w:space="0" w:color="auto"/>
        <w:left w:val="none" w:sz="0" w:space="0" w:color="auto"/>
        <w:bottom w:val="none" w:sz="0" w:space="0" w:color="auto"/>
        <w:right w:val="none" w:sz="0" w:space="0" w:color="auto"/>
      </w:divBdr>
    </w:div>
    <w:div w:id="192422157">
      <w:marLeft w:val="640"/>
      <w:marRight w:val="0"/>
      <w:marTop w:val="0"/>
      <w:marBottom w:val="0"/>
      <w:divBdr>
        <w:top w:val="none" w:sz="0" w:space="0" w:color="auto"/>
        <w:left w:val="none" w:sz="0" w:space="0" w:color="auto"/>
        <w:bottom w:val="none" w:sz="0" w:space="0" w:color="auto"/>
        <w:right w:val="none" w:sz="0" w:space="0" w:color="auto"/>
      </w:divBdr>
    </w:div>
    <w:div w:id="192428864">
      <w:marLeft w:val="640"/>
      <w:marRight w:val="0"/>
      <w:marTop w:val="0"/>
      <w:marBottom w:val="0"/>
      <w:divBdr>
        <w:top w:val="none" w:sz="0" w:space="0" w:color="auto"/>
        <w:left w:val="none" w:sz="0" w:space="0" w:color="auto"/>
        <w:bottom w:val="none" w:sz="0" w:space="0" w:color="auto"/>
        <w:right w:val="none" w:sz="0" w:space="0" w:color="auto"/>
      </w:divBdr>
    </w:div>
    <w:div w:id="192573379">
      <w:marLeft w:val="640"/>
      <w:marRight w:val="0"/>
      <w:marTop w:val="0"/>
      <w:marBottom w:val="0"/>
      <w:divBdr>
        <w:top w:val="none" w:sz="0" w:space="0" w:color="auto"/>
        <w:left w:val="none" w:sz="0" w:space="0" w:color="auto"/>
        <w:bottom w:val="none" w:sz="0" w:space="0" w:color="auto"/>
        <w:right w:val="none" w:sz="0" w:space="0" w:color="auto"/>
      </w:divBdr>
    </w:div>
    <w:div w:id="192764298">
      <w:marLeft w:val="640"/>
      <w:marRight w:val="0"/>
      <w:marTop w:val="0"/>
      <w:marBottom w:val="0"/>
      <w:divBdr>
        <w:top w:val="none" w:sz="0" w:space="0" w:color="auto"/>
        <w:left w:val="none" w:sz="0" w:space="0" w:color="auto"/>
        <w:bottom w:val="none" w:sz="0" w:space="0" w:color="auto"/>
        <w:right w:val="none" w:sz="0" w:space="0" w:color="auto"/>
      </w:divBdr>
    </w:div>
    <w:div w:id="192771662">
      <w:marLeft w:val="640"/>
      <w:marRight w:val="0"/>
      <w:marTop w:val="0"/>
      <w:marBottom w:val="0"/>
      <w:divBdr>
        <w:top w:val="none" w:sz="0" w:space="0" w:color="auto"/>
        <w:left w:val="none" w:sz="0" w:space="0" w:color="auto"/>
        <w:bottom w:val="none" w:sz="0" w:space="0" w:color="auto"/>
        <w:right w:val="none" w:sz="0" w:space="0" w:color="auto"/>
      </w:divBdr>
    </w:div>
    <w:div w:id="192809072">
      <w:marLeft w:val="640"/>
      <w:marRight w:val="0"/>
      <w:marTop w:val="0"/>
      <w:marBottom w:val="0"/>
      <w:divBdr>
        <w:top w:val="none" w:sz="0" w:space="0" w:color="auto"/>
        <w:left w:val="none" w:sz="0" w:space="0" w:color="auto"/>
        <w:bottom w:val="none" w:sz="0" w:space="0" w:color="auto"/>
        <w:right w:val="none" w:sz="0" w:space="0" w:color="auto"/>
      </w:divBdr>
    </w:div>
    <w:div w:id="192886662">
      <w:marLeft w:val="640"/>
      <w:marRight w:val="0"/>
      <w:marTop w:val="0"/>
      <w:marBottom w:val="0"/>
      <w:divBdr>
        <w:top w:val="none" w:sz="0" w:space="0" w:color="auto"/>
        <w:left w:val="none" w:sz="0" w:space="0" w:color="auto"/>
        <w:bottom w:val="none" w:sz="0" w:space="0" w:color="auto"/>
        <w:right w:val="none" w:sz="0" w:space="0" w:color="auto"/>
      </w:divBdr>
    </w:div>
    <w:div w:id="192889363">
      <w:marLeft w:val="640"/>
      <w:marRight w:val="0"/>
      <w:marTop w:val="0"/>
      <w:marBottom w:val="0"/>
      <w:divBdr>
        <w:top w:val="none" w:sz="0" w:space="0" w:color="auto"/>
        <w:left w:val="none" w:sz="0" w:space="0" w:color="auto"/>
        <w:bottom w:val="none" w:sz="0" w:space="0" w:color="auto"/>
        <w:right w:val="none" w:sz="0" w:space="0" w:color="auto"/>
      </w:divBdr>
    </w:div>
    <w:div w:id="192889533">
      <w:marLeft w:val="640"/>
      <w:marRight w:val="0"/>
      <w:marTop w:val="0"/>
      <w:marBottom w:val="0"/>
      <w:divBdr>
        <w:top w:val="none" w:sz="0" w:space="0" w:color="auto"/>
        <w:left w:val="none" w:sz="0" w:space="0" w:color="auto"/>
        <w:bottom w:val="none" w:sz="0" w:space="0" w:color="auto"/>
        <w:right w:val="none" w:sz="0" w:space="0" w:color="auto"/>
      </w:divBdr>
    </w:div>
    <w:div w:id="193076414">
      <w:marLeft w:val="640"/>
      <w:marRight w:val="0"/>
      <w:marTop w:val="0"/>
      <w:marBottom w:val="0"/>
      <w:divBdr>
        <w:top w:val="none" w:sz="0" w:space="0" w:color="auto"/>
        <w:left w:val="none" w:sz="0" w:space="0" w:color="auto"/>
        <w:bottom w:val="none" w:sz="0" w:space="0" w:color="auto"/>
        <w:right w:val="none" w:sz="0" w:space="0" w:color="auto"/>
      </w:divBdr>
    </w:div>
    <w:div w:id="193081593">
      <w:marLeft w:val="640"/>
      <w:marRight w:val="0"/>
      <w:marTop w:val="0"/>
      <w:marBottom w:val="0"/>
      <w:divBdr>
        <w:top w:val="none" w:sz="0" w:space="0" w:color="auto"/>
        <w:left w:val="none" w:sz="0" w:space="0" w:color="auto"/>
        <w:bottom w:val="none" w:sz="0" w:space="0" w:color="auto"/>
        <w:right w:val="none" w:sz="0" w:space="0" w:color="auto"/>
      </w:divBdr>
    </w:div>
    <w:div w:id="193346688">
      <w:marLeft w:val="640"/>
      <w:marRight w:val="0"/>
      <w:marTop w:val="0"/>
      <w:marBottom w:val="0"/>
      <w:divBdr>
        <w:top w:val="none" w:sz="0" w:space="0" w:color="auto"/>
        <w:left w:val="none" w:sz="0" w:space="0" w:color="auto"/>
        <w:bottom w:val="none" w:sz="0" w:space="0" w:color="auto"/>
        <w:right w:val="none" w:sz="0" w:space="0" w:color="auto"/>
      </w:divBdr>
    </w:div>
    <w:div w:id="193351333">
      <w:marLeft w:val="640"/>
      <w:marRight w:val="0"/>
      <w:marTop w:val="0"/>
      <w:marBottom w:val="0"/>
      <w:divBdr>
        <w:top w:val="none" w:sz="0" w:space="0" w:color="auto"/>
        <w:left w:val="none" w:sz="0" w:space="0" w:color="auto"/>
        <w:bottom w:val="none" w:sz="0" w:space="0" w:color="auto"/>
        <w:right w:val="none" w:sz="0" w:space="0" w:color="auto"/>
      </w:divBdr>
    </w:div>
    <w:div w:id="193351930">
      <w:marLeft w:val="640"/>
      <w:marRight w:val="0"/>
      <w:marTop w:val="0"/>
      <w:marBottom w:val="0"/>
      <w:divBdr>
        <w:top w:val="none" w:sz="0" w:space="0" w:color="auto"/>
        <w:left w:val="none" w:sz="0" w:space="0" w:color="auto"/>
        <w:bottom w:val="none" w:sz="0" w:space="0" w:color="auto"/>
        <w:right w:val="none" w:sz="0" w:space="0" w:color="auto"/>
      </w:divBdr>
    </w:div>
    <w:div w:id="193420011">
      <w:marLeft w:val="640"/>
      <w:marRight w:val="0"/>
      <w:marTop w:val="0"/>
      <w:marBottom w:val="0"/>
      <w:divBdr>
        <w:top w:val="none" w:sz="0" w:space="0" w:color="auto"/>
        <w:left w:val="none" w:sz="0" w:space="0" w:color="auto"/>
        <w:bottom w:val="none" w:sz="0" w:space="0" w:color="auto"/>
        <w:right w:val="none" w:sz="0" w:space="0" w:color="auto"/>
      </w:divBdr>
    </w:div>
    <w:div w:id="193424031">
      <w:marLeft w:val="640"/>
      <w:marRight w:val="0"/>
      <w:marTop w:val="0"/>
      <w:marBottom w:val="0"/>
      <w:divBdr>
        <w:top w:val="none" w:sz="0" w:space="0" w:color="auto"/>
        <w:left w:val="none" w:sz="0" w:space="0" w:color="auto"/>
        <w:bottom w:val="none" w:sz="0" w:space="0" w:color="auto"/>
        <w:right w:val="none" w:sz="0" w:space="0" w:color="auto"/>
      </w:divBdr>
    </w:div>
    <w:div w:id="193467927">
      <w:marLeft w:val="640"/>
      <w:marRight w:val="0"/>
      <w:marTop w:val="0"/>
      <w:marBottom w:val="0"/>
      <w:divBdr>
        <w:top w:val="none" w:sz="0" w:space="0" w:color="auto"/>
        <w:left w:val="none" w:sz="0" w:space="0" w:color="auto"/>
        <w:bottom w:val="none" w:sz="0" w:space="0" w:color="auto"/>
        <w:right w:val="none" w:sz="0" w:space="0" w:color="auto"/>
      </w:divBdr>
    </w:div>
    <w:div w:id="193470587">
      <w:marLeft w:val="640"/>
      <w:marRight w:val="0"/>
      <w:marTop w:val="0"/>
      <w:marBottom w:val="0"/>
      <w:divBdr>
        <w:top w:val="none" w:sz="0" w:space="0" w:color="auto"/>
        <w:left w:val="none" w:sz="0" w:space="0" w:color="auto"/>
        <w:bottom w:val="none" w:sz="0" w:space="0" w:color="auto"/>
        <w:right w:val="none" w:sz="0" w:space="0" w:color="auto"/>
      </w:divBdr>
    </w:div>
    <w:div w:id="193539115">
      <w:marLeft w:val="640"/>
      <w:marRight w:val="0"/>
      <w:marTop w:val="0"/>
      <w:marBottom w:val="0"/>
      <w:divBdr>
        <w:top w:val="none" w:sz="0" w:space="0" w:color="auto"/>
        <w:left w:val="none" w:sz="0" w:space="0" w:color="auto"/>
        <w:bottom w:val="none" w:sz="0" w:space="0" w:color="auto"/>
        <w:right w:val="none" w:sz="0" w:space="0" w:color="auto"/>
      </w:divBdr>
    </w:div>
    <w:div w:id="193614902">
      <w:marLeft w:val="640"/>
      <w:marRight w:val="0"/>
      <w:marTop w:val="0"/>
      <w:marBottom w:val="0"/>
      <w:divBdr>
        <w:top w:val="none" w:sz="0" w:space="0" w:color="auto"/>
        <w:left w:val="none" w:sz="0" w:space="0" w:color="auto"/>
        <w:bottom w:val="none" w:sz="0" w:space="0" w:color="auto"/>
        <w:right w:val="none" w:sz="0" w:space="0" w:color="auto"/>
      </w:divBdr>
    </w:div>
    <w:div w:id="193616546">
      <w:marLeft w:val="640"/>
      <w:marRight w:val="0"/>
      <w:marTop w:val="0"/>
      <w:marBottom w:val="0"/>
      <w:divBdr>
        <w:top w:val="none" w:sz="0" w:space="0" w:color="auto"/>
        <w:left w:val="none" w:sz="0" w:space="0" w:color="auto"/>
        <w:bottom w:val="none" w:sz="0" w:space="0" w:color="auto"/>
        <w:right w:val="none" w:sz="0" w:space="0" w:color="auto"/>
      </w:divBdr>
    </w:div>
    <w:div w:id="193617005">
      <w:marLeft w:val="640"/>
      <w:marRight w:val="0"/>
      <w:marTop w:val="0"/>
      <w:marBottom w:val="0"/>
      <w:divBdr>
        <w:top w:val="none" w:sz="0" w:space="0" w:color="auto"/>
        <w:left w:val="none" w:sz="0" w:space="0" w:color="auto"/>
        <w:bottom w:val="none" w:sz="0" w:space="0" w:color="auto"/>
        <w:right w:val="none" w:sz="0" w:space="0" w:color="auto"/>
      </w:divBdr>
    </w:div>
    <w:div w:id="193618726">
      <w:marLeft w:val="640"/>
      <w:marRight w:val="0"/>
      <w:marTop w:val="0"/>
      <w:marBottom w:val="0"/>
      <w:divBdr>
        <w:top w:val="none" w:sz="0" w:space="0" w:color="auto"/>
        <w:left w:val="none" w:sz="0" w:space="0" w:color="auto"/>
        <w:bottom w:val="none" w:sz="0" w:space="0" w:color="auto"/>
        <w:right w:val="none" w:sz="0" w:space="0" w:color="auto"/>
      </w:divBdr>
    </w:div>
    <w:div w:id="193662049">
      <w:marLeft w:val="640"/>
      <w:marRight w:val="0"/>
      <w:marTop w:val="0"/>
      <w:marBottom w:val="0"/>
      <w:divBdr>
        <w:top w:val="none" w:sz="0" w:space="0" w:color="auto"/>
        <w:left w:val="none" w:sz="0" w:space="0" w:color="auto"/>
        <w:bottom w:val="none" w:sz="0" w:space="0" w:color="auto"/>
        <w:right w:val="none" w:sz="0" w:space="0" w:color="auto"/>
      </w:divBdr>
    </w:div>
    <w:div w:id="193690922">
      <w:marLeft w:val="640"/>
      <w:marRight w:val="0"/>
      <w:marTop w:val="0"/>
      <w:marBottom w:val="0"/>
      <w:divBdr>
        <w:top w:val="none" w:sz="0" w:space="0" w:color="auto"/>
        <w:left w:val="none" w:sz="0" w:space="0" w:color="auto"/>
        <w:bottom w:val="none" w:sz="0" w:space="0" w:color="auto"/>
        <w:right w:val="none" w:sz="0" w:space="0" w:color="auto"/>
      </w:divBdr>
    </w:div>
    <w:div w:id="193811047">
      <w:marLeft w:val="640"/>
      <w:marRight w:val="0"/>
      <w:marTop w:val="0"/>
      <w:marBottom w:val="0"/>
      <w:divBdr>
        <w:top w:val="none" w:sz="0" w:space="0" w:color="auto"/>
        <w:left w:val="none" w:sz="0" w:space="0" w:color="auto"/>
        <w:bottom w:val="none" w:sz="0" w:space="0" w:color="auto"/>
        <w:right w:val="none" w:sz="0" w:space="0" w:color="auto"/>
      </w:divBdr>
    </w:div>
    <w:div w:id="193813688">
      <w:marLeft w:val="640"/>
      <w:marRight w:val="0"/>
      <w:marTop w:val="0"/>
      <w:marBottom w:val="0"/>
      <w:divBdr>
        <w:top w:val="none" w:sz="0" w:space="0" w:color="auto"/>
        <w:left w:val="none" w:sz="0" w:space="0" w:color="auto"/>
        <w:bottom w:val="none" w:sz="0" w:space="0" w:color="auto"/>
        <w:right w:val="none" w:sz="0" w:space="0" w:color="auto"/>
      </w:divBdr>
    </w:div>
    <w:div w:id="193924848">
      <w:marLeft w:val="640"/>
      <w:marRight w:val="0"/>
      <w:marTop w:val="0"/>
      <w:marBottom w:val="0"/>
      <w:divBdr>
        <w:top w:val="none" w:sz="0" w:space="0" w:color="auto"/>
        <w:left w:val="none" w:sz="0" w:space="0" w:color="auto"/>
        <w:bottom w:val="none" w:sz="0" w:space="0" w:color="auto"/>
        <w:right w:val="none" w:sz="0" w:space="0" w:color="auto"/>
      </w:divBdr>
    </w:div>
    <w:div w:id="194005733">
      <w:marLeft w:val="640"/>
      <w:marRight w:val="0"/>
      <w:marTop w:val="0"/>
      <w:marBottom w:val="0"/>
      <w:divBdr>
        <w:top w:val="none" w:sz="0" w:space="0" w:color="auto"/>
        <w:left w:val="none" w:sz="0" w:space="0" w:color="auto"/>
        <w:bottom w:val="none" w:sz="0" w:space="0" w:color="auto"/>
        <w:right w:val="none" w:sz="0" w:space="0" w:color="auto"/>
      </w:divBdr>
    </w:div>
    <w:div w:id="194199807">
      <w:marLeft w:val="640"/>
      <w:marRight w:val="0"/>
      <w:marTop w:val="0"/>
      <w:marBottom w:val="0"/>
      <w:divBdr>
        <w:top w:val="none" w:sz="0" w:space="0" w:color="auto"/>
        <w:left w:val="none" w:sz="0" w:space="0" w:color="auto"/>
        <w:bottom w:val="none" w:sz="0" w:space="0" w:color="auto"/>
        <w:right w:val="none" w:sz="0" w:space="0" w:color="auto"/>
      </w:divBdr>
    </w:div>
    <w:div w:id="194271847">
      <w:marLeft w:val="640"/>
      <w:marRight w:val="0"/>
      <w:marTop w:val="0"/>
      <w:marBottom w:val="0"/>
      <w:divBdr>
        <w:top w:val="none" w:sz="0" w:space="0" w:color="auto"/>
        <w:left w:val="none" w:sz="0" w:space="0" w:color="auto"/>
        <w:bottom w:val="none" w:sz="0" w:space="0" w:color="auto"/>
        <w:right w:val="none" w:sz="0" w:space="0" w:color="auto"/>
      </w:divBdr>
    </w:div>
    <w:div w:id="194274120">
      <w:marLeft w:val="640"/>
      <w:marRight w:val="0"/>
      <w:marTop w:val="0"/>
      <w:marBottom w:val="0"/>
      <w:divBdr>
        <w:top w:val="none" w:sz="0" w:space="0" w:color="auto"/>
        <w:left w:val="none" w:sz="0" w:space="0" w:color="auto"/>
        <w:bottom w:val="none" w:sz="0" w:space="0" w:color="auto"/>
        <w:right w:val="none" w:sz="0" w:space="0" w:color="auto"/>
      </w:divBdr>
    </w:div>
    <w:div w:id="194315428">
      <w:marLeft w:val="640"/>
      <w:marRight w:val="0"/>
      <w:marTop w:val="0"/>
      <w:marBottom w:val="0"/>
      <w:divBdr>
        <w:top w:val="none" w:sz="0" w:space="0" w:color="auto"/>
        <w:left w:val="none" w:sz="0" w:space="0" w:color="auto"/>
        <w:bottom w:val="none" w:sz="0" w:space="0" w:color="auto"/>
        <w:right w:val="none" w:sz="0" w:space="0" w:color="auto"/>
      </w:divBdr>
    </w:div>
    <w:div w:id="194390423">
      <w:marLeft w:val="640"/>
      <w:marRight w:val="0"/>
      <w:marTop w:val="0"/>
      <w:marBottom w:val="0"/>
      <w:divBdr>
        <w:top w:val="none" w:sz="0" w:space="0" w:color="auto"/>
        <w:left w:val="none" w:sz="0" w:space="0" w:color="auto"/>
        <w:bottom w:val="none" w:sz="0" w:space="0" w:color="auto"/>
        <w:right w:val="none" w:sz="0" w:space="0" w:color="auto"/>
      </w:divBdr>
    </w:div>
    <w:div w:id="194541689">
      <w:marLeft w:val="640"/>
      <w:marRight w:val="0"/>
      <w:marTop w:val="0"/>
      <w:marBottom w:val="0"/>
      <w:divBdr>
        <w:top w:val="none" w:sz="0" w:space="0" w:color="auto"/>
        <w:left w:val="none" w:sz="0" w:space="0" w:color="auto"/>
        <w:bottom w:val="none" w:sz="0" w:space="0" w:color="auto"/>
        <w:right w:val="none" w:sz="0" w:space="0" w:color="auto"/>
      </w:divBdr>
    </w:div>
    <w:div w:id="194656242">
      <w:marLeft w:val="640"/>
      <w:marRight w:val="0"/>
      <w:marTop w:val="0"/>
      <w:marBottom w:val="0"/>
      <w:divBdr>
        <w:top w:val="none" w:sz="0" w:space="0" w:color="auto"/>
        <w:left w:val="none" w:sz="0" w:space="0" w:color="auto"/>
        <w:bottom w:val="none" w:sz="0" w:space="0" w:color="auto"/>
        <w:right w:val="none" w:sz="0" w:space="0" w:color="auto"/>
      </w:divBdr>
    </w:div>
    <w:div w:id="194663166">
      <w:marLeft w:val="640"/>
      <w:marRight w:val="0"/>
      <w:marTop w:val="0"/>
      <w:marBottom w:val="0"/>
      <w:divBdr>
        <w:top w:val="none" w:sz="0" w:space="0" w:color="auto"/>
        <w:left w:val="none" w:sz="0" w:space="0" w:color="auto"/>
        <w:bottom w:val="none" w:sz="0" w:space="0" w:color="auto"/>
        <w:right w:val="none" w:sz="0" w:space="0" w:color="auto"/>
      </w:divBdr>
    </w:div>
    <w:div w:id="194737932">
      <w:marLeft w:val="640"/>
      <w:marRight w:val="0"/>
      <w:marTop w:val="0"/>
      <w:marBottom w:val="0"/>
      <w:divBdr>
        <w:top w:val="none" w:sz="0" w:space="0" w:color="auto"/>
        <w:left w:val="none" w:sz="0" w:space="0" w:color="auto"/>
        <w:bottom w:val="none" w:sz="0" w:space="0" w:color="auto"/>
        <w:right w:val="none" w:sz="0" w:space="0" w:color="auto"/>
      </w:divBdr>
    </w:div>
    <w:div w:id="194775428">
      <w:marLeft w:val="640"/>
      <w:marRight w:val="0"/>
      <w:marTop w:val="0"/>
      <w:marBottom w:val="0"/>
      <w:divBdr>
        <w:top w:val="none" w:sz="0" w:space="0" w:color="auto"/>
        <w:left w:val="none" w:sz="0" w:space="0" w:color="auto"/>
        <w:bottom w:val="none" w:sz="0" w:space="0" w:color="auto"/>
        <w:right w:val="none" w:sz="0" w:space="0" w:color="auto"/>
      </w:divBdr>
    </w:div>
    <w:div w:id="194928570">
      <w:marLeft w:val="640"/>
      <w:marRight w:val="0"/>
      <w:marTop w:val="0"/>
      <w:marBottom w:val="0"/>
      <w:divBdr>
        <w:top w:val="none" w:sz="0" w:space="0" w:color="auto"/>
        <w:left w:val="none" w:sz="0" w:space="0" w:color="auto"/>
        <w:bottom w:val="none" w:sz="0" w:space="0" w:color="auto"/>
        <w:right w:val="none" w:sz="0" w:space="0" w:color="auto"/>
      </w:divBdr>
    </w:div>
    <w:div w:id="194975631">
      <w:marLeft w:val="640"/>
      <w:marRight w:val="0"/>
      <w:marTop w:val="0"/>
      <w:marBottom w:val="0"/>
      <w:divBdr>
        <w:top w:val="none" w:sz="0" w:space="0" w:color="auto"/>
        <w:left w:val="none" w:sz="0" w:space="0" w:color="auto"/>
        <w:bottom w:val="none" w:sz="0" w:space="0" w:color="auto"/>
        <w:right w:val="none" w:sz="0" w:space="0" w:color="auto"/>
      </w:divBdr>
    </w:div>
    <w:div w:id="195116613">
      <w:marLeft w:val="640"/>
      <w:marRight w:val="0"/>
      <w:marTop w:val="0"/>
      <w:marBottom w:val="0"/>
      <w:divBdr>
        <w:top w:val="none" w:sz="0" w:space="0" w:color="auto"/>
        <w:left w:val="none" w:sz="0" w:space="0" w:color="auto"/>
        <w:bottom w:val="none" w:sz="0" w:space="0" w:color="auto"/>
        <w:right w:val="none" w:sz="0" w:space="0" w:color="auto"/>
      </w:divBdr>
    </w:div>
    <w:div w:id="195120927">
      <w:marLeft w:val="640"/>
      <w:marRight w:val="0"/>
      <w:marTop w:val="0"/>
      <w:marBottom w:val="0"/>
      <w:divBdr>
        <w:top w:val="none" w:sz="0" w:space="0" w:color="auto"/>
        <w:left w:val="none" w:sz="0" w:space="0" w:color="auto"/>
        <w:bottom w:val="none" w:sz="0" w:space="0" w:color="auto"/>
        <w:right w:val="none" w:sz="0" w:space="0" w:color="auto"/>
      </w:divBdr>
    </w:div>
    <w:div w:id="195124512">
      <w:marLeft w:val="640"/>
      <w:marRight w:val="0"/>
      <w:marTop w:val="0"/>
      <w:marBottom w:val="0"/>
      <w:divBdr>
        <w:top w:val="none" w:sz="0" w:space="0" w:color="auto"/>
        <w:left w:val="none" w:sz="0" w:space="0" w:color="auto"/>
        <w:bottom w:val="none" w:sz="0" w:space="0" w:color="auto"/>
        <w:right w:val="none" w:sz="0" w:space="0" w:color="auto"/>
      </w:divBdr>
    </w:div>
    <w:div w:id="195168335">
      <w:marLeft w:val="640"/>
      <w:marRight w:val="0"/>
      <w:marTop w:val="0"/>
      <w:marBottom w:val="0"/>
      <w:divBdr>
        <w:top w:val="none" w:sz="0" w:space="0" w:color="auto"/>
        <w:left w:val="none" w:sz="0" w:space="0" w:color="auto"/>
        <w:bottom w:val="none" w:sz="0" w:space="0" w:color="auto"/>
        <w:right w:val="none" w:sz="0" w:space="0" w:color="auto"/>
      </w:divBdr>
    </w:div>
    <w:div w:id="195198598">
      <w:marLeft w:val="640"/>
      <w:marRight w:val="0"/>
      <w:marTop w:val="0"/>
      <w:marBottom w:val="0"/>
      <w:divBdr>
        <w:top w:val="none" w:sz="0" w:space="0" w:color="auto"/>
        <w:left w:val="none" w:sz="0" w:space="0" w:color="auto"/>
        <w:bottom w:val="none" w:sz="0" w:space="0" w:color="auto"/>
        <w:right w:val="none" w:sz="0" w:space="0" w:color="auto"/>
      </w:divBdr>
    </w:div>
    <w:div w:id="195243687">
      <w:marLeft w:val="640"/>
      <w:marRight w:val="0"/>
      <w:marTop w:val="0"/>
      <w:marBottom w:val="0"/>
      <w:divBdr>
        <w:top w:val="none" w:sz="0" w:space="0" w:color="auto"/>
        <w:left w:val="none" w:sz="0" w:space="0" w:color="auto"/>
        <w:bottom w:val="none" w:sz="0" w:space="0" w:color="auto"/>
        <w:right w:val="none" w:sz="0" w:space="0" w:color="auto"/>
      </w:divBdr>
    </w:div>
    <w:div w:id="195312415">
      <w:marLeft w:val="640"/>
      <w:marRight w:val="0"/>
      <w:marTop w:val="0"/>
      <w:marBottom w:val="0"/>
      <w:divBdr>
        <w:top w:val="none" w:sz="0" w:space="0" w:color="auto"/>
        <w:left w:val="none" w:sz="0" w:space="0" w:color="auto"/>
        <w:bottom w:val="none" w:sz="0" w:space="0" w:color="auto"/>
        <w:right w:val="none" w:sz="0" w:space="0" w:color="auto"/>
      </w:divBdr>
    </w:div>
    <w:div w:id="195852143">
      <w:marLeft w:val="640"/>
      <w:marRight w:val="0"/>
      <w:marTop w:val="0"/>
      <w:marBottom w:val="0"/>
      <w:divBdr>
        <w:top w:val="none" w:sz="0" w:space="0" w:color="auto"/>
        <w:left w:val="none" w:sz="0" w:space="0" w:color="auto"/>
        <w:bottom w:val="none" w:sz="0" w:space="0" w:color="auto"/>
        <w:right w:val="none" w:sz="0" w:space="0" w:color="auto"/>
      </w:divBdr>
    </w:div>
    <w:div w:id="195892518">
      <w:marLeft w:val="640"/>
      <w:marRight w:val="0"/>
      <w:marTop w:val="0"/>
      <w:marBottom w:val="0"/>
      <w:divBdr>
        <w:top w:val="none" w:sz="0" w:space="0" w:color="auto"/>
        <w:left w:val="none" w:sz="0" w:space="0" w:color="auto"/>
        <w:bottom w:val="none" w:sz="0" w:space="0" w:color="auto"/>
        <w:right w:val="none" w:sz="0" w:space="0" w:color="auto"/>
      </w:divBdr>
    </w:div>
    <w:div w:id="195971141">
      <w:marLeft w:val="640"/>
      <w:marRight w:val="0"/>
      <w:marTop w:val="0"/>
      <w:marBottom w:val="0"/>
      <w:divBdr>
        <w:top w:val="none" w:sz="0" w:space="0" w:color="auto"/>
        <w:left w:val="none" w:sz="0" w:space="0" w:color="auto"/>
        <w:bottom w:val="none" w:sz="0" w:space="0" w:color="auto"/>
        <w:right w:val="none" w:sz="0" w:space="0" w:color="auto"/>
      </w:divBdr>
    </w:div>
    <w:div w:id="196084496">
      <w:marLeft w:val="640"/>
      <w:marRight w:val="0"/>
      <w:marTop w:val="0"/>
      <w:marBottom w:val="0"/>
      <w:divBdr>
        <w:top w:val="none" w:sz="0" w:space="0" w:color="auto"/>
        <w:left w:val="none" w:sz="0" w:space="0" w:color="auto"/>
        <w:bottom w:val="none" w:sz="0" w:space="0" w:color="auto"/>
        <w:right w:val="none" w:sz="0" w:space="0" w:color="auto"/>
      </w:divBdr>
    </w:div>
    <w:div w:id="196092886">
      <w:marLeft w:val="640"/>
      <w:marRight w:val="0"/>
      <w:marTop w:val="0"/>
      <w:marBottom w:val="0"/>
      <w:divBdr>
        <w:top w:val="none" w:sz="0" w:space="0" w:color="auto"/>
        <w:left w:val="none" w:sz="0" w:space="0" w:color="auto"/>
        <w:bottom w:val="none" w:sz="0" w:space="0" w:color="auto"/>
        <w:right w:val="none" w:sz="0" w:space="0" w:color="auto"/>
      </w:divBdr>
    </w:div>
    <w:div w:id="196158973">
      <w:marLeft w:val="640"/>
      <w:marRight w:val="0"/>
      <w:marTop w:val="0"/>
      <w:marBottom w:val="0"/>
      <w:divBdr>
        <w:top w:val="none" w:sz="0" w:space="0" w:color="auto"/>
        <w:left w:val="none" w:sz="0" w:space="0" w:color="auto"/>
        <w:bottom w:val="none" w:sz="0" w:space="0" w:color="auto"/>
        <w:right w:val="none" w:sz="0" w:space="0" w:color="auto"/>
      </w:divBdr>
    </w:div>
    <w:div w:id="196160251">
      <w:marLeft w:val="640"/>
      <w:marRight w:val="0"/>
      <w:marTop w:val="0"/>
      <w:marBottom w:val="0"/>
      <w:divBdr>
        <w:top w:val="none" w:sz="0" w:space="0" w:color="auto"/>
        <w:left w:val="none" w:sz="0" w:space="0" w:color="auto"/>
        <w:bottom w:val="none" w:sz="0" w:space="0" w:color="auto"/>
        <w:right w:val="none" w:sz="0" w:space="0" w:color="auto"/>
      </w:divBdr>
    </w:div>
    <w:div w:id="196164871">
      <w:marLeft w:val="480"/>
      <w:marRight w:val="0"/>
      <w:marTop w:val="0"/>
      <w:marBottom w:val="0"/>
      <w:divBdr>
        <w:top w:val="none" w:sz="0" w:space="0" w:color="auto"/>
        <w:left w:val="none" w:sz="0" w:space="0" w:color="auto"/>
        <w:bottom w:val="none" w:sz="0" w:space="0" w:color="auto"/>
        <w:right w:val="none" w:sz="0" w:space="0" w:color="auto"/>
      </w:divBdr>
    </w:div>
    <w:div w:id="196234055">
      <w:marLeft w:val="640"/>
      <w:marRight w:val="0"/>
      <w:marTop w:val="0"/>
      <w:marBottom w:val="0"/>
      <w:divBdr>
        <w:top w:val="none" w:sz="0" w:space="0" w:color="auto"/>
        <w:left w:val="none" w:sz="0" w:space="0" w:color="auto"/>
        <w:bottom w:val="none" w:sz="0" w:space="0" w:color="auto"/>
        <w:right w:val="none" w:sz="0" w:space="0" w:color="auto"/>
      </w:divBdr>
    </w:div>
    <w:div w:id="196282837">
      <w:marLeft w:val="640"/>
      <w:marRight w:val="0"/>
      <w:marTop w:val="0"/>
      <w:marBottom w:val="0"/>
      <w:divBdr>
        <w:top w:val="none" w:sz="0" w:space="0" w:color="auto"/>
        <w:left w:val="none" w:sz="0" w:space="0" w:color="auto"/>
        <w:bottom w:val="none" w:sz="0" w:space="0" w:color="auto"/>
        <w:right w:val="none" w:sz="0" w:space="0" w:color="auto"/>
      </w:divBdr>
    </w:div>
    <w:div w:id="196284567">
      <w:marLeft w:val="640"/>
      <w:marRight w:val="0"/>
      <w:marTop w:val="0"/>
      <w:marBottom w:val="0"/>
      <w:divBdr>
        <w:top w:val="none" w:sz="0" w:space="0" w:color="auto"/>
        <w:left w:val="none" w:sz="0" w:space="0" w:color="auto"/>
        <w:bottom w:val="none" w:sz="0" w:space="0" w:color="auto"/>
        <w:right w:val="none" w:sz="0" w:space="0" w:color="auto"/>
      </w:divBdr>
    </w:div>
    <w:div w:id="196312481">
      <w:marLeft w:val="640"/>
      <w:marRight w:val="0"/>
      <w:marTop w:val="0"/>
      <w:marBottom w:val="0"/>
      <w:divBdr>
        <w:top w:val="none" w:sz="0" w:space="0" w:color="auto"/>
        <w:left w:val="none" w:sz="0" w:space="0" w:color="auto"/>
        <w:bottom w:val="none" w:sz="0" w:space="0" w:color="auto"/>
        <w:right w:val="none" w:sz="0" w:space="0" w:color="auto"/>
      </w:divBdr>
    </w:div>
    <w:div w:id="196356203">
      <w:marLeft w:val="640"/>
      <w:marRight w:val="0"/>
      <w:marTop w:val="0"/>
      <w:marBottom w:val="0"/>
      <w:divBdr>
        <w:top w:val="none" w:sz="0" w:space="0" w:color="auto"/>
        <w:left w:val="none" w:sz="0" w:space="0" w:color="auto"/>
        <w:bottom w:val="none" w:sz="0" w:space="0" w:color="auto"/>
        <w:right w:val="none" w:sz="0" w:space="0" w:color="auto"/>
      </w:divBdr>
    </w:div>
    <w:div w:id="196359707">
      <w:marLeft w:val="640"/>
      <w:marRight w:val="0"/>
      <w:marTop w:val="0"/>
      <w:marBottom w:val="0"/>
      <w:divBdr>
        <w:top w:val="none" w:sz="0" w:space="0" w:color="auto"/>
        <w:left w:val="none" w:sz="0" w:space="0" w:color="auto"/>
        <w:bottom w:val="none" w:sz="0" w:space="0" w:color="auto"/>
        <w:right w:val="none" w:sz="0" w:space="0" w:color="auto"/>
      </w:divBdr>
    </w:div>
    <w:div w:id="196428052">
      <w:marLeft w:val="640"/>
      <w:marRight w:val="0"/>
      <w:marTop w:val="0"/>
      <w:marBottom w:val="0"/>
      <w:divBdr>
        <w:top w:val="none" w:sz="0" w:space="0" w:color="auto"/>
        <w:left w:val="none" w:sz="0" w:space="0" w:color="auto"/>
        <w:bottom w:val="none" w:sz="0" w:space="0" w:color="auto"/>
        <w:right w:val="none" w:sz="0" w:space="0" w:color="auto"/>
      </w:divBdr>
    </w:div>
    <w:div w:id="196431631">
      <w:marLeft w:val="640"/>
      <w:marRight w:val="0"/>
      <w:marTop w:val="0"/>
      <w:marBottom w:val="0"/>
      <w:divBdr>
        <w:top w:val="none" w:sz="0" w:space="0" w:color="auto"/>
        <w:left w:val="none" w:sz="0" w:space="0" w:color="auto"/>
        <w:bottom w:val="none" w:sz="0" w:space="0" w:color="auto"/>
        <w:right w:val="none" w:sz="0" w:space="0" w:color="auto"/>
      </w:divBdr>
    </w:div>
    <w:div w:id="196550341">
      <w:marLeft w:val="640"/>
      <w:marRight w:val="0"/>
      <w:marTop w:val="0"/>
      <w:marBottom w:val="0"/>
      <w:divBdr>
        <w:top w:val="none" w:sz="0" w:space="0" w:color="auto"/>
        <w:left w:val="none" w:sz="0" w:space="0" w:color="auto"/>
        <w:bottom w:val="none" w:sz="0" w:space="0" w:color="auto"/>
        <w:right w:val="none" w:sz="0" w:space="0" w:color="auto"/>
      </w:divBdr>
    </w:div>
    <w:div w:id="196554844">
      <w:marLeft w:val="640"/>
      <w:marRight w:val="0"/>
      <w:marTop w:val="0"/>
      <w:marBottom w:val="0"/>
      <w:divBdr>
        <w:top w:val="none" w:sz="0" w:space="0" w:color="auto"/>
        <w:left w:val="none" w:sz="0" w:space="0" w:color="auto"/>
        <w:bottom w:val="none" w:sz="0" w:space="0" w:color="auto"/>
        <w:right w:val="none" w:sz="0" w:space="0" w:color="auto"/>
      </w:divBdr>
    </w:div>
    <w:div w:id="196697755">
      <w:marLeft w:val="640"/>
      <w:marRight w:val="0"/>
      <w:marTop w:val="0"/>
      <w:marBottom w:val="0"/>
      <w:divBdr>
        <w:top w:val="none" w:sz="0" w:space="0" w:color="auto"/>
        <w:left w:val="none" w:sz="0" w:space="0" w:color="auto"/>
        <w:bottom w:val="none" w:sz="0" w:space="0" w:color="auto"/>
        <w:right w:val="none" w:sz="0" w:space="0" w:color="auto"/>
      </w:divBdr>
    </w:div>
    <w:div w:id="196936204">
      <w:marLeft w:val="640"/>
      <w:marRight w:val="0"/>
      <w:marTop w:val="0"/>
      <w:marBottom w:val="0"/>
      <w:divBdr>
        <w:top w:val="none" w:sz="0" w:space="0" w:color="auto"/>
        <w:left w:val="none" w:sz="0" w:space="0" w:color="auto"/>
        <w:bottom w:val="none" w:sz="0" w:space="0" w:color="auto"/>
        <w:right w:val="none" w:sz="0" w:space="0" w:color="auto"/>
      </w:divBdr>
    </w:div>
    <w:div w:id="197009743">
      <w:marLeft w:val="640"/>
      <w:marRight w:val="0"/>
      <w:marTop w:val="0"/>
      <w:marBottom w:val="0"/>
      <w:divBdr>
        <w:top w:val="none" w:sz="0" w:space="0" w:color="auto"/>
        <w:left w:val="none" w:sz="0" w:space="0" w:color="auto"/>
        <w:bottom w:val="none" w:sz="0" w:space="0" w:color="auto"/>
        <w:right w:val="none" w:sz="0" w:space="0" w:color="auto"/>
      </w:divBdr>
    </w:div>
    <w:div w:id="197088901">
      <w:marLeft w:val="640"/>
      <w:marRight w:val="0"/>
      <w:marTop w:val="0"/>
      <w:marBottom w:val="0"/>
      <w:divBdr>
        <w:top w:val="none" w:sz="0" w:space="0" w:color="auto"/>
        <w:left w:val="none" w:sz="0" w:space="0" w:color="auto"/>
        <w:bottom w:val="none" w:sz="0" w:space="0" w:color="auto"/>
        <w:right w:val="none" w:sz="0" w:space="0" w:color="auto"/>
      </w:divBdr>
    </w:div>
    <w:div w:id="197203480">
      <w:marLeft w:val="640"/>
      <w:marRight w:val="0"/>
      <w:marTop w:val="0"/>
      <w:marBottom w:val="0"/>
      <w:divBdr>
        <w:top w:val="none" w:sz="0" w:space="0" w:color="auto"/>
        <w:left w:val="none" w:sz="0" w:space="0" w:color="auto"/>
        <w:bottom w:val="none" w:sz="0" w:space="0" w:color="auto"/>
        <w:right w:val="none" w:sz="0" w:space="0" w:color="auto"/>
      </w:divBdr>
    </w:div>
    <w:div w:id="197276814">
      <w:marLeft w:val="640"/>
      <w:marRight w:val="0"/>
      <w:marTop w:val="0"/>
      <w:marBottom w:val="0"/>
      <w:divBdr>
        <w:top w:val="none" w:sz="0" w:space="0" w:color="auto"/>
        <w:left w:val="none" w:sz="0" w:space="0" w:color="auto"/>
        <w:bottom w:val="none" w:sz="0" w:space="0" w:color="auto"/>
        <w:right w:val="none" w:sz="0" w:space="0" w:color="auto"/>
      </w:divBdr>
    </w:div>
    <w:div w:id="197355180">
      <w:marLeft w:val="640"/>
      <w:marRight w:val="0"/>
      <w:marTop w:val="0"/>
      <w:marBottom w:val="0"/>
      <w:divBdr>
        <w:top w:val="none" w:sz="0" w:space="0" w:color="auto"/>
        <w:left w:val="none" w:sz="0" w:space="0" w:color="auto"/>
        <w:bottom w:val="none" w:sz="0" w:space="0" w:color="auto"/>
        <w:right w:val="none" w:sz="0" w:space="0" w:color="auto"/>
      </w:divBdr>
    </w:div>
    <w:div w:id="197550436">
      <w:marLeft w:val="640"/>
      <w:marRight w:val="0"/>
      <w:marTop w:val="0"/>
      <w:marBottom w:val="0"/>
      <w:divBdr>
        <w:top w:val="none" w:sz="0" w:space="0" w:color="auto"/>
        <w:left w:val="none" w:sz="0" w:space="0" w:color="auto"/>
        <w:bottom w:val="none" w:sz="0" w:space="0" w:color="auto"/>
        <w:right w:val="none" w:sz="0" w:space="0" w:color="auto"/>
      </w:divBdr>
    </w:div>
    <w:div w:id="197741608">
      <w:marLeft w:val="640"/>
      <w:marRight w:val="0"/>
      <w:marTop w:val="0"/>
      <w:marBottom w:val="0"/>
      <w:divBdr>
        <w:top w:val="none" w:sz="0" w:space="0" w:color="auto"/>
        <w:left w:val="none" w:sz="0" w:space="0" w:color="auto"/>
        <w:bottom w:val="none" w:sz="0" w:space="0" w:color="auto"/>
        <w:right w:val="none" w:sz="0" w:space="0" w:color="auto"/>
      </w:divBdr>
    </w:div>
    <w:div w:id="197745132">
      <w:marLeft w:val="640"/>
      <w:marRight w:val="0"/>
      <w:marTop w:val="0"/>
      <w:marBottom w:val="0"/>
      <w:divBdr>
        <w:top w:val="none" w:sz="0" w:space="0" w:color="auto"/>
        <w:left w:val="none" w:sz="0" w:space="0" w:color="auto"/>
        <w:bottom w:val="none" w:sz="0" w:space="0" w:color="auto"/>
        <w:right w:val="none" w:sz="0" w:space="0" w:color="auto"/>
      </w:divBdr>
    </w:div>
    <w:div w:id="198014895">
      <w:marLeft w:val="640"/>
      <w:marRight w:val="0"/>
      <w:marTop w:val="0"/>
      <w:marBottom w:val="0"/>
      <w:divBdr>
        <w:top w:val="none" w:sz="0" w:space="0" w:color="auto"/>
        <w:left w:val="none" w:sz="0" w:space="0" w:color="auto"/>
        <w:bottom w:val="none" w:sz="0" w:space="0" w:color="auto"/>
        <w:right w:val="none" w:sz="0" w:space="0" w:color="auto"/>
      </w:divBdr>
    </w:div>
    <w:div w:id="198056331">
      <w:marLeft w:val="640"/>
      <w:marRight w:val="0"/>
      <w:marTop w:val="0"/>
      <w:marBottom w:val="0"/>
      <w:divBdr>
        <w:top w:val="none" w:sz="0" w:space="0" w:color="auto"/>
        <w:left w:val="none" w:sz="0" w:space="0" w:color="auto"/>
        <w:bottom w:val="none" w:sz="0" w:space="0" w:color="auto"/>
        <w:right w:val="none" w:sz="0" w:space="0" w:color="auto"/>
      </w:divBdr>
    </w:div>
    <w:div w:id="198056727">
      <w:marLeft w:val="640"/>
      <w:marRight w:val="0"/>
      <w:marTop w:val="0"/>
      <w:marBottom w:val="0"/>
      <w:divBdr>
        <w:top w:val="none" w:sz="0" w:space="0" w:color="auto"/>
        <w:left w:val="none" w:sz="0" w:space="0" w:color="auto"/>
        <w:bottom w:val="none" w:sz="0" w:space="0" w:color="auto"/>
        <w:right w:val="none" w:sz="0" w:space="0" w:color="auto"/>
      </w:divBdr>
    </w:div>
    <w:div w:id="198133618">
      <w:marLeft w:val="640"/>
      <w:marRight w:val="0"/>
      <w:marTop w:val="0"/>
      <w:marBottom w:val="0"/>
      <w:divBdr>
        <w:top w:val="none" w:sz="0" w:space="0" w:color="auto"/>
        <w:left w:val="none" w:sz="0" w:space="0" w:color="auto"/>
        <w:bottom w:val="none" w:sz="0" w:space="0" w:color="auto"/>
        <w:right w:val="none" w:sz="0" w:space="0" w:color="auto"/>
      </w:divBdr>
    </w:div>
    <w:div w:id="198250226">
      <w:marLeft w:val="640"/>
      <w:marRight w:val="0"/>
      <w:marTop w:val="0"/>
      <w:marBottom w:val="0"/>
      <w:divBdr>
        <w:top w:val="none" w:sz="0" w:space="0" w:color="auto"/>
        <w:left w:val="none" w:sz="0" w:space="0" w:color="auto"/>
        <w:bottom w:val="none" w:sz="0" w:space="0" w:color="auto"/>
        <w:right w:val="none" w:sz="0" w:space="0" w:color="auto"/>
      </w:divBdr>
    </w:div>
    <w:div w:id="198250950">
      <w:marLeft w:val="640"/>
      <w:marRight w:val="0"/>
      <w:marTop w:val="0"/>
      <w:marBottom w:val="0"/>
      <w:divBdr>
        <w:top w:val="none" w:sz="0" w:space="0" w:color="auto"/>
        <w:left w:val="none" w:sz="0" w:space="0" w:color="auto"/>
        <w:bottom w:val="none" w:sz="0" w:space="0" w:color="auto"/>
        <w:right w:val="none" w:sz="0" w:space="0" w:color="auto"/>
      </w:divBdr>
    </w:div>
    <w:div w:id="198317711">
      <w:marLeft w:val="640"/>
      <w:marRight w:val="0"/>
      <w:marTop w:val="0"/>
      <w:marBottom w:val="0"/>
      <w:divBdr>
        <w:top w:val="none" w:sz="0" w:space="0" w:color="auto"/>
        <w:left w:val="none" w:sz="0" w:space="0" w:color="auto"/>
        <w:bottom w:val="none" w:sz="0" w:space="0" w:color="auto"/>
        <w:right w:val="none" w:sz="0" w:space="0" w:color="auto"/>
      </w:divBdr>
    </w:div>
    <w:div w:id="198319881">
      <w:marLeft w:val="640"/>
      <w:marRight w:val="0"/>
      <w:marTop w:val="0"/>
      <w:marBottom w:val="0"/>
      <w:divBdr>
        <w:top w:val="none" w:sz="0" w:space="0" w:color="auto"/>
        <w:left w:val="none" w:sz="0" w:space="0" w:color="auto"/>
        <w:bottom w:val="none" w:sz="0" w:space="0" w:color="auto"/>
        <w:right w:val="none" w:sz="0" w:space="0" w:color="auto"/>
      </w:divBdr>
    </w:div>
    <w:div w:id="198322952">
      <w:marLeft w:val="640"/>
      <w:marRight w:val="0"/>
      <w:marTop w:val="0"/>
      <w:marBottom w:val="0"/>
      <w:divBdr>
        <w:top w:val="none" w:sz="0" w:space="0" w:color="auto"/>
        <w:left w:val="none" w:sz="0" w:space="0" w:color="auto"/>
        <w:bottom w:val="none" w:sz="0" w:space="0" w:color="auto"/>
        <w:right w:val="none" w:sz="0" w:space="0" w:color="auto"/>
      </w:divBdr>
    </w:div>
    <w:div w:id="198397585">
      <w:marLeft w:val="640"/>
      <w:marRight w:val="0"/>
      <w:marTop w:val="0"/>
      <w:marBottom w:val="0"/>
      <w:divBdr>
        <w:top w:val="none" w:sz="0" w:space="0" w:color="auto"/>
        <w:left w:val="none" w:sz="0" w:space="0" w:color="auto"/>
        <w:bottom w:val="none" w:sz="0" w:space="0" w:color="auto"/>
        <w:right w:val="none" w:sz="0" w:space="0" w:color="auto"/>
      </w:divBdr>
    </w:div>
    <w:div w:id="198402244">
      <w:marLeft w:val="640"/>
      <w:marRight w:val="0"/>
      <w:marTop w:val="0"/>
      <w:marBottom w:val="0"/>
      <w:divBdr>
        <w:top w:val="none" w:sz="0" w:space="0" w:color="auto"/>
        <w:left w:val="none" w:sz="0" w:space="0" w:color="auto"/>
        <w:bottom w:val="none" w:sz="0" w:space="0" w:color="auto"/>
        <w:right w:val="none" w:sz="0" w:space="0" w:color="auto"/>
      </w:divBdr>
    </w:div>
    <w:div w:id="198589560">
      <w:marLeft w:val="640"/>
      <w:marRight w:val="0"/>
      <w:marTop w:val="0"/>
      <w:marBottom w:val="0"/>
      <w:divBdr>
        <w:top w:val="none" w:sz="0" w:space="0" w:color="auto"/>
        <w:left w:val="none" w:sz="0" w:space="0" w:color="auto"/>
        <w:bottom w:val="none" w:sz="0" w:space="0" w:color="auto"/>
        <w:right w:val="none" w:sz="0" w:space="0" w:color="auto"/>
      </w:divBdr>
    </w:div>
    <w:div w:id="198669660">
      <w:marLeft w:val="640"/>
      <w:marRight w:val="0"/>
      <w:marTop w:val="0"/>
      <w:marBottom w:val="0"/>
      <w:divBdr>
        <w:top w:val="none" w:sz="0" w:space="0" w:color="auto"/>
        <w:left w:val="none" w:sz="0" w:space="0" w:color="auto"/>
        <w:bottom w:val="none" w:sz="0" w:space="0" w:color="auto"/>
        <w:right w:val="none" w:sz="0" w:space="0" w:color="auto"/>
      </w:divBdr>
    </w:div>
    <w:div w:id="198705772">
      <w:marLeft w:val="640"/>
      <w:marRight w:val="0"/>
      <w:marTop w:val="0"/>
      <w:marBottom w:val="0"/>
      <w:divBdr>
        <w:top w:val="none" w:sz="0" w:space="0" w:color="auto"/>
        <w:left w:val="none" w:sz="0" w:space="0" w:color="auto"/>
        <w:bottom w:val="none" w:sz="0" w:space="0" w:color="auto"/>
        <w:right w:val="none" w:sz="0" w:space="0" w:color="auto"/>
      </w:divBdr>
    </w:div>
    <w:div w:id="198708564">
      <w:marLeft w:val="640"/>
      <w:marRight w:val="0"/>
      <w:marTop w:val="0"/>
      <w:marBottom w:val="0"/>
      <w:divBdr>
        <w:top w:val="none" w:sz="0" w:space="0" w:color="auto"/>
        <w:left w:val="none" w:sz="0" w:space="0" w:color="auto"/>
        <w:bottom w:val="none" w:sz="0" w:space="0" w:color="auto"/>
        <w:right w:val="none" w:sz="0" w:space="0" w:color="auto"/>
      </w:divBdr>
    </w:div>
    <w:div w:id="198710548">
      <w:marLeft w:val="640"/>
      <w:marRight w:val="0"/>
      <w:marTop w:val="0"/>
      <w:marBottom w:val="0"/>
      <w:divBdr>
        <w:top w:val="none" w:sz="0" w:space="0" w:color="auto"/>
        <w:left w:val="none" w:sz="0" w:space="0" w:color="auto"/>
        <w:bottom w:val="none" w:sz="0" w:space="0" w:color="auto"/>
        <w:right w:val="none" w:sz="0" w:space="0" w:color="auto"/>
      </w:divBdr>
    </w:div>
    <w:div w:id="198779890">
      <w:marLeft w:val="640"/>
      <w:marRight w:val="0"/>
      <w:marTop w:val="0"/>
      <w:marBottom w:val="0"/>
      <w:divBdr>
        <w:top w:val="none" w:sz="0" w:space="0" w:color="auto"/>
        <w:left w:val="none" w:sz="0" w:space="0" w:color="auto"/>
        <w:bottom w:val="none" w:sz="0" w:space="0" w:color="auto"/>
        <w:right w:val="none" w:sz="0" w:space="0" w:color="auto"/>
      </w:divBdr>
    </w:div>
    <w:div w:id="198907052">
      <w:marLeft w:val="640"/>
      <w:marRight w:val="0"/>
      <w:marTop w:val="0"/>
      <w:marBottom w:val="0"/>
      <w:divBdr>
        <w:top w:val="none" w:sz="0" w:space="0" w:color="auto"/>
        <w:left w:val="none" w:sz="0" w:space="0" w:color="auto"/>
        <w:bottom w:val="none" w:sz="0" w:space="0" w:color="auto"/>
        <w:right w:val="none" w:sz="0" w:space="0" w:color="auto"/>
      </w:divBdr>
    </w:div>
    <w:div w:id="198981377">
      <w:marLeft w:val="640"/>
      <w:marRight w:val="0"/>
      <w:marTop w:val="0"/>
      <w:marBottom w:val="0"/>
      <w:divBdr>
        <w:top w:val="none" w:sz="0" w:space="0" w:color="auto"/>
        <w:left w:val="none" w:sz="0" w:space="0" w:color="auto"/>
        <w:bottom w:val="none" w:sz="0" w:space="0" w:color="auto"/>
        <w:right w:val="none" w:sz="0" w:space="0" w:color="auto"/>
      </w:divBdr>
    </w:div>
    <w:div w:id="199171049">
      <w:marLeft w:val="640"/>
      <w:marRight w:val="0"/>
      <w:marTop w:val="0"/>
      <w:marBottom w:val="0"/>
      <w:divBdr>
        <w:top w:val="none" w:sz="0" w:space="0" w:color="auto"/>
        <w:left w:val="none" w:sz="0" w:space="0" w:color="auto"/>
        <w:bottom w:val="none" w:sz="0" w:space="0" w:color="auto"/>
        <w:right w:val="none" w:sz="0" w:space="0" w:color="auto"/>
      </w:divBdr>
    </w:div>
    <w:div w:id="199322465">
      <w:marLeft w:val="640"/>
      <w:marRight w:val="0"/>
      <w:marTop w:val="0"/>
      <w:marBottom w:val="0"/>
      <w:divBdr>
        <w:top w:val="none" w:sz="0" w:space="0" w:color="auto"/>
        <w:left w:val="none" w:sz="0" w:space="0" w:color="auto"/>
        <w:bottom w:val="none" w:sz="0" w:space="0" w:color="auto"/>
        <w:right w:val="none" w:sz="0" w:space="0" w:color="auto"/>
      </w:divBdr>
    </w:div>
    <w:div w:id="199360646">
      <w:marLeft w:val="640"/>
      <w:marRight w:val="0"/>
      <w:marTop w:val="0"/>
      <w:marBottom w:val="0"/>
      <w:divBdr>
        <w:top w:val="none" w:sz="0" w:space="0" w:color="auto"/>
        <w:left w:val="none" w:sz="0" w:space="0" w:color="auto"/>
        <w:bottom w:val="none" w:sz="0" w:space="0" w:color="auto"/>
        <w:right w:val="none" w:sz="0" w:space="0" w:color="auto"/>
      </w:divBdr>
    </w:div>
    <w:div w:id="199364708">
      <w:marLeft w:val="640"/>
      <w:marRight w:val="0"/>
      <w:marTop w:val="0"/>
      <w:marBottom w:val="0"/>
      <w:divBdr>
        <w:top w:val="none" w:sz="0" w:space="0" w:color="auto"/>
        <w:left w:val="none" w:sz="0" w:space="0" w:color="auto"/>
        <w:bottom w:val="none" w:sz="0" w:space="0" w:color="auto"/>
        <w:right w:val="none" w:sz="0" w:space="0" w:color="auto"/>
      </w:divBdr>
    </w:div>
    <w:div w:id="199441728">
      <w:marLeft w:val="640"/>
      <w:marRight w:val="0"/>
      <w:marTop w:val="0"/>
      <w:marBottom w:val="0"/>
      <w:divBdr>
        <w:top w:val="none" w:sz="0" w:space="0" w:color="auto"/>
        <w:left w:val="none" w:sz="0" w:space="0" w:color="auto"/>
        <w:bottom w:val="none" w:sz="0" w:space="0" w:color="auto"/>
        <w:right w:val="none" w:sz="0" w:space="0" w:color="auto"/>
      </w:divBdr>
    </w:div>
    <w:div w:id="199443927">
      <w:marLeft w:val="640"/>
      <w:marRight w:val="0"/>
      <w:marTop w:val="0"/>
      <w:marBottom w:val="0"/>
      <w:divBdr>
        <w:top w:val="none" w:sz="0" w:space="0" w:color="auto"/>
        <w:left w:val="none" w:sz="0" w:space="0" w:color="auto"/>
        <w:bottom w:val="none" w:sz="0" w:space="0" w:color="auto"/>
        <w:right w:val="none" w:sz="0" w:space="0" w:color="auto"/>
      </w:divBdr>
    </w:div>
    <w:div w:id="199561076">
      <w:marLeft w:val="640"/>
      <w:marRight w:val="0"/>
      <w:marTop w:val="0"/>
      <w:marBottom w:val="0"/>
      <w:divBdr>
        <w:top w:val="none" w:sz="0" w:space="0" w:color="auto"/>
        <w:left w:val="none" w:sz="0" w:space="0" w:color="auto"/>
        <w:bottom w:val="none" w:sz="0" w:space="0" w:color="auto"/>
        <w:right w:val="none" w:sz="0" w:space="0" w:color="auto"/>
      </w:divBdr>
    </w:div>
    <w:div w:id="199710868">
      <w:marLeft w:val="640"/>
      <w:marRight w:val="0"/>
      <w:marTop w:val="0"/>
      <w:marBottom w:val="0"/>
      <w:divBdr>
        <w:top w:val="none" w:sz="0" w:space="0" w:color="auto"/>
        <w:left w:val="none" w:sz="0" w:space="0" w:color="auto"/>
        <w:bottom w:val="none" w:sz="0" w:space="0" w:color="auto"/>
        <w:right w:val="none" w:sz="0" w:space="0" w:color="auto"/>
      </w:divBdr>
    </w:div>
    <w:div w:id="199778870">
      <w:marLeft w:val="640"/>
      <w:marRight w:val="0"/>
      <w:marTop w:val="0"/>
      <w:marBottom w:val="0"/>
      <w:divBdr>
        <w:top w:val="none" w:sz="0" w:space="0" w:color="auto"/>
        <w:left w:val="none" w:sz="0" w:space="0" w:color="auto"/>
        <w:bottom w:val="none" w:sz="0" w:space="0" w:color="auto"/>
        <w:right w:val="none" w:sz="0" w:space="0" w:color="auto"/>
      </w:divBdr>
    </w:div>
    <w:div w:id="200167652">
      <w:marLeft w:val="640"/>
      <w:marRight w:val="0"/>
      <w:marTop w:val="0"/>
      <w:marBottom w:val="0"/>
      <w:divBdr>
        <w:top w:val="none" w:sz="0" w:space="0" w:color="auto"/>
        <w:left w:val="none" w:sz="0" w:space="0" w:color="auto"/>
        <w:bottom w:val="none" w:sz="0" w:space="0" w:color="auto"/>
        <w:right w:val="none" w:sz="0" w:space="0" w:color="auto"/>
      </w:divBdr>
    </w:div>
    <w:div w:id="200285038">
      <w:marLeft w:val="640"/>
      <w:marRight w:val="0"/>
      <w:marTop w:val="0"/>
      <w:marBottom w:val="0"/>
      <w:divBdr>
        <w:top w:val="none" w:sz="0" w:space="0" w:color="auto"/>
        <w:left w:val="none" w:sz="0" w:space="0" w:color="auto"/>
        <w:bottom w:val="none" w:sz="0" w:space="0" w:color="auto"/>
        <w:right w:val="none" w:sz="0" w:space="0" w:color="auto"/>
      </w:divBdr>
    </w:div>
    <w:div w:id="200365525">
      <w:marLeft w:val="640"/>
      <w:marRight w:val="0"/>
      <w:marTop w:val="0"/>
      <w:marBottom w:val="0"/>
      <w:divBdr>
        <w:top w:val="none" w:sz="0" w:space="0" w:color="auto"/>
        <w:left w:val="none" w:sz="0" w:space="0" w:color="auto"/>
        <w:bottom w:val="none" w:sz="0" w:space="0" w:color="auto"/>
        <w:right w:val="none" w:sz="0" w:space="0" w:color="auto"/>
      </w:divBdr>
    </w:div>
    <w:div w:id="200410932">
      <w:marLeft w:val="640"/>
      <w:marRight w:val="0"/>
      <w:marTop w:val="0"/>
      <w:marBottom w:val="0"/>
      <w:divBdr>
        <w:top w:val="none" w:sz="0" w:space="0" w:color="auto"/>
        <w:left w:val="none" w:sz="0" w:space="0" w:color="auto"/>
        <w:bottom w:val="none" w:sz="0" w:space="0" w:color="auto"/>
        <w:right w:val="none" w:sz="0" w:space="0" w:color="auto"/>
      </w:divBdr>
    </w:div>
    <w:div w:id="200477161">
      <w:marLeft w:val="640"/>
      <w:marRight w:val="0"/>
      <w:marTop w:val="0"/>
      <w:marBottom w:val="0"/>
      <w:divBdr>
        <w:top w:val="none" w:sz="0" w:space="0" w:color="auto"/>
        <w:left w:val="none" w:sz="0" w:space="0" w:color="auto"/>
        <w:bottom w:val="none" w:sz="0" w:space="0" w:color="auto"/>
        <w:right w:val="none" w:sz="0" w:space="0" w:color="auto"/>
      </w:divBdr>
    </w:div>
    <w:div w:id="200558733">
      <w:marLeft w:val="640"/>
      <w:marRight w:val="0"/>
      <w:marTop w:val="0"/>
      <w:marBottom w:val="0"/>
      <w:divBdr>
        <w:top w:val="none" w:sz="0" w:space="0" w:color="auto"/>
        <w:left w:val="none" w:sz="0" w:space="0" w:color="auto"/>
        <w:bottom w:val="none" w:sz="0" w:space="0" w:color="auto"/>
        <w:right w:val="none" w:sz="0" w:space="0" w:color="auto"/>
      </w:divBdr>
    </w:div>
    <w:div w:id="200632569">
      <w:marLeft w:val="640"/>
      <w:marRight w:val="0"/>
      <w:marTop w:val="0"/>
      <w:marBottom w:val="0"/>
      <w:divBdr>
        <w:top w:val="none" w:sz="0" w:space="0" w:color="auto"/>
        <w:left w:val="none" w:sz="0" w:space="0" w:color="auto"/>
        <w:bottom w:val="none" w:sz="0" w:space="0" w:color="auto"/>
        <w:right w:val="none" w:sz="0" w:space="0" w:color="auto"/>
      </w:divBdr>
    </w:div>
    <w:div w:id="200636039">
      <w:marLeft w:val="640"/>
      <w:marRight w:val="0"/>
      <w:marTop w:val="0"/>
      <w:marBottom w:val="0"/>
      <w:divBdr>
        <w:top w:val="none" w:sz="0" w:space="0" w:color="auto"/>
        <w:left w:val="none" w:sz="0" w:space="0" w:color="auto"/>
        <w:bottom w:val="none" w:sz="0" w:space="0" w:color="auto"/>
        <w:right w:val="none" w:sz="0" w:space="0" w:color="auto"/>
      </w:divBdr>
    </w:div>
    <w:div w:id="200672247">
      <w:marLeft w:val="640"/>
      <w:marRight w:val="0"/>
      <w:marTop w:val="0"/>
      <w:marBottom w:val="0"/>
      <w:divBdr>
        <w:top w:val="none" w:sz="0" w:space="0" w:color="auto"/>
        <w:left w:val="none" w:sz="0" w:space="0" w:color="auto"/>
        <w:bottom w:val="none" w:sz="0" w:space="0" w:color="auto"/>
        <w:right w:val="none" w:sz="0" w:space="0" w:color="auto"/>
      </w:divBdr>
    </w:div>
    <w:div w:id="200703078">
      <w:marLeft w:val="640"/>
      <w:marRight w:val="0"/>
      <w:marTop w:val="0"/>
      <w:marBottom w:val="0"/>
      <w:divBdr>
        <w:top w:val="none" w:sz="0" w:space="0" w:color="auto"/>
        <w:left w:val="none" w:sz="0" w:space="0" w:color="auto"/>
        <w:bottom w:val="none" w:sz="0" w:space="0" w:color="auto"/>
        <w:right w:val="none" w:sz="0" w:space="0" w:color="auto"/>
      </w:divBdr>
    </w:div>
    <w:div w:id="200824300">
      <w:marLeft w:val="640"/>
      <w:marRight w:val="0"/>
      <w:marTop w:val="0"/>
      <w:marBottom w:val="0"/>
      <w:divBdr>
        <w:top w:val="none" w:sz="0" w:space="0" w:color="auto"/>
        <w:left w:val="none" w:sz="0" w:space="0" w:color="auto"/>
        <w:bottom w:val="none" w:sz="0" w:space="0" w:color="auto"/>
        <w:right w:val="none" w:sz="0" w:space="0" w:color="auto"/>
      </w:divBdr>
    </w:div>
    <w:div w:id="200872651">
      <w:marLeft w:val="640"/>
      <w:marRight w:val="0"/>
      <w:marTop w:val="0"/>
      <w:marBottom w:val="0"/>
      <w:divBdr>
        <w:top w:val="none" w:sz="0" w:space="0" w:color="auto"/>
        <w:left w:val="none" w:sz="0" w:space="0" w:color="auto"/>
        <w:bottom w:val="none" w:sz="0" w:space="0" w:color="auto"/>
        <w:right w:val="none" w:sz="0" w:space="0" w:color="auto"/>
      </w:divBdr>
    </w:div>
    <w:div w:id="201096283">
      <w:marLeft w:val="640"/>
      <w:marRight w:val="0"/>
      <w:marTop w:val="0"/>
      <w:marBottom w:val="0"/>
      <w:divBdr>
        <w:top w:val="none" w:sz="0" w:space="0" w:color="auto"/>
        <w:left w:val="none" w:sz="0" w:space="0" w:color="auto"/>
        <w:bottom w:val="none" w:sz="0" w:space="0" w:color="auto"/>
        <w:right w:val="none" w:sz="0" w:space="0" w:color="auto"/>
      </w:divBdr>
    </w:div>
    <w:div w:id="201096402">
      <w:marLeft w:val="640"/>
      <w:marRight w:val="0"/>
      <w:marTop w:val="0"/>
      <w:marBottom w:val="0"/>
      <w:divBdr>
        <w:top w:val="none" w:sz="0" w:space="0" w:color="auto"/>
        <w:left w:val="none" w:sz="0" w:space="0" w:color="auto"/>
        <w:bottom w:val="none" w:sz="0" w:space="0" w:color="auto"/>
        <w:right w:val="none" w:sz="0" w:space="0" w:color="auto"/>
      </w:divBdr>
    </w:div>
    <w:div w:id="201133407">
      <w:marLeft w:val="640"/>
      <w:marRight w:val="0"/>
      <w:marTop w:val="0"/>
      <w:marBottom w:val="0"/>
      <w:divBdr>
        <w:top w:val="none" w:sz="0" w:space="0" w:color="auto"/>
        <w:left w:val="none" w:sz="0" w:space="0" w:color="auto"/>
        <w:bottom w:val="none" w:sz="0" w:space="0" w:color="auto"/>
        <w:right w:val="none" w:sz="0" w:space="0" w:color="auto"/>
      </w:divBdr>
    </w:div>
    <w:div w:id="201136690">
      <w:marLeft w:val="640"/>
      <w:marRight w:val="0"/>
      <w:marTop w:val="0"/>
      <w:marBottom w:val="0"/>
      <w:divBdr>
        <w:top w:val="none" w:sz="0" w:space="0" w:color="auto"/>
        <w:left w:val="none" w:sz="0" w:space="0" w:color="auto"/>
        <w:bottom w:val="none" w:sz="0" w:space="0" w:color="auto"/>
        <w:right w:val="none" w:sz="0" w:space="0" w:color="auto"/>
      </w:divBdr>
    </w:div>
    <w:div w:id="201138382">
      <w:marLeft w:val="640"/>
      <w:marRight w:val="0"/>
      <w:marTop w:val="0"/>
      <w:marBottom w:val="0"/>
      <w:divBdr>
        <w:top w:val="none" w:sz="0" w:space="0" w:color="auto"/>
        <w:left w:val="none" w:sz="0" w:space="0" w:color="auto"/>
        <w:bottom w:val="none" w:sz="0" w:space="0" w:color="auto"/>
        <w:right w:val="none" w:sz="0" w:space="0" w:color="auto"/>
      </w:divBdr>
    </w:div>
    <w:div w:id="201207414">
      <w:marLeft w:val="640"/>
      <w:marRight w:val="0"/>
      <w:marTop w:val="0"/>
      <w:marBottom w:val="0"/>
      <w:divBdr>
        <w:top w:val="none" w:sz="0" w:space="0" w:color="auto"/>
        <w:left w:val="none" w:sz="0" w:space="0" w:color="auto"/>
        <w:bottom w:val="none" w:sz="0" w:space="0" w:color="auto"/>
        <w:right w:val="none" w:sz="0" w:space="0" w:color="auto"/>
      </w:divBdr>
    </w:div>
    <w:div w:id="201401207">
      <w:marLeft w:val="640"/>
      <w:marRight w:val="0"/>
      <w:marTop w:val="0"/>
      <w:marBottom w:val="0"/>
      <w:divBdr>
        <w:top w:val="none" w:sz="0" w:space="0" w:color="auto"/>
        <w:left w:val="none" w:sz="0" w:space="0" w:color="auto"/>
        <w:bottom w:val="none" w:sz="0" w:space="0" w:color="auto"/>
        <w:right w:val="none" w:sz="0" w:space="0" w:color="auto"/>
      </w:divBdr>
    </w:div>
    <w:div w:id="201402773">
      <w:marLeft w:val="640"/>
      <w:marRight w:val="0"/>
      <w:marTop w:val="0"/>
      <w:marBottom w:val="0"/>
      <w:divBdr>
        <w:top w:val="none" w:sz="0" w:space="0" w:color="auto"/>
        <w:left w:val="none" w:sz="0" w:space="0" w:color="auto"/>
        <w:bottom w:val="none" w:sz="0" w:space="0" w:color="auto"/>
        <w:right w:val="none" w:sz="0" w:space="0" w:color="auto"/>
      </w:divBdr>
    </w:div>
    <w:div w:id="201408974">
      <w:marLeft w:val="640"/>
      <w:marRight w:val="0"/>
      <w:marTop w:val="0"/>
      <w:marBottom w:val="0"/>
      <w:divBdr>
        <w:top w:val="none" w:sz="0" w:space="0" w:color="auto"/>
        <w:left w:val="none" w:sz="0" w:space="0" w:color="auto"/>
        <w:bottom w:val="none" w:sz="0" w:space="0" w:color="auto"/>
        <w:right w:val="none" w:sz="0" w:space="0" w:color="auto"/>
      </w:divBdr>
    </w:div>
    <w:div w:id="201552748">
      <w:marLeft w:val="640"/>
      <w:marRight w:val="0"/>
      <w:marTop w:val="0"/>
      <w:marBottom w:val="0"/>
      <w:divBdr>
        <w:top w:val="none" w:sz="0" w:space="0" w:color="auto"/>
        <w:left w:val="none" w:sz="0" w:space="0" w:color="auto"/>
        <w:bottom w:val="none" w:sz="0" w:space="0" w:color="auto"/>
        <w:right w:val="none" w:sz="0" w:space="0" w:color="auto"/>
      </w:divBdr>
    </w:div>
    <w:div w:id="201553390">
      <w:marLeft w:val="640"/>
      <w:marRight w:val="0"/>
      <w:marTop w:val="0"/>
      <w:marBottom w:val="0"/>
      <w:divBdr>
        <w:top w:val="none" w:sz="0" w:space="0" w:color="auto"/>
        <w:left w:val="none" w:sz="0" w:space="0" w:color="auto"/>
        <w:bottom w:val="none" w:sz="0" w:space="0" w:color="auto"/>
        <w:right w:val="none" w:sz="0" w:space="0" w:color="auto"/>
      </w:divBdr>
    </w:div>
    <w:div w:id="201594961">
      <w:marLeft w:val="640"/>
      <w:marRight w:val="0"/>
      <w:marTop w:val="0"/>
      <w:marBottom w:val="0"/>
      <w:divBdr>
        <w:top w:val="none" w:sz="0" w:space="0" w:color="auto"/>
        <w:left w:val="none" w:sz="0" w:space="0" w:color="auto"/>
        <w:bottom w:val="none" w:sz="0" w:space="0" w:color="auto"/>
        <w:right w:val="none" w:sz="0" w:space="0" w:color="auto"/>
      </w:divBdr>
    </w:div>
    <w:div w:id="201597754">
      <w:marLeft w:val="640"/>
      <w:marRight w:val="0"/>
      <w:marTop w:val="0"/>
      <w:marBottom w:val="0"/>
      <w:divBdr>
        <w:top w:val="none" w:sz="0" w:space="0" w:color="auto"/>
        <w:left w:val="none" w:sz="0" w:space="0" w:color="auto"/>
        <w:bottom w:val="none" w:sz="0" w:space="0" w:color="auto"/>
        <w:right w:val="none" w:sz="0" w:space="0" w:color="auto"/>
      </w:divBdr>
    </w:div>
    <w:div w:id="201600916">
      <w:marLeft w:val="640"/>
      <w:marRight w:val="0"/>
      <w:marTop w:val="0"/>
      <w:marBottom w:val="0"/>
      <w:divBdr>
        <w:top w:val="none" w:sz="0" w:space="0" w:color="auto"/>
        <w:left w:val="none" w:sz="0" w:space="0" w:color="auto"/>
        <w:bottom w:val="none" w:sz="0" w:space="0" w:color="auto"/>
        <w:right w:val="none" w:sz="0" w:space="0" w:color="auto"/>
      </w:divBdr>
    </w:div>
    <w:div w:id="201747498">
      <w:marLeft w:val="640"/>
      <w:marRight w:val="0"/>
      <w:marTop w:val="0"/>
      <w:marBottom w:val="0"/>
      <w:divBdr>
        <w:top w:val="none" w:sz="0" w:space="0" w:color="auto"/>
        <w:left w:val="none" w:sz="0" w:space="0" w:color="auto"/>
        <w:bottom w:val="none" w:sz="0" w:space="0" w:color="auto"/>
        <w:right w:val="none" w:sz="0" w:space="0" w:color="auto"/>
      </w:divBdr>
    </w:div>
    <w:div w:id="201864864">
      <w:marLeft w:val="640"/>
      <w:marRight w:val="0"/>
      <w:marTop w:val="0"/>
      <w:marBottom w:val="0"/>
      <w:divBdr>
        <w:top w:val="none" w:sz="0" w:space="0" w:color="auto"/>
        <w:left w:val="none" w:sz="0" w:space="0" w:color="auto"/>
        <w:bottom w:val="none" w:sz="0" w:space="0" w:color="auto"/>
        <w:right w:val="none" w:sz="0" w:space="0" w:color="auto"/>
      </w:divBdr>
    </w:div>
    <w:div w:id="201868062">
      <w:marLeft w:val="640"/>
      <w:marRight w:val="0"/>
      <w:marTop w:val="0"/>
      <w:marBottom w:val="0"/>
      <w:divBdr>
        <w:top w:val="none" w:sz="0" w:space="0" w:color="auto"/>
        <w:left w:val="none" w:sz="0" w:space="0" w:color="auto"/>
        <w:bottom w:val="none" w:sz="0" w:space="0" w:color="auto"/>
        <w:right w:val="none" w:sz="0" w:space="0" w:color="auto"/>
      </w:divBdr>
    </w:div>
    <w:div w:id="201869125">
      <w:marLeft w:val="640"/>
      <w:marRight w:val="0"/>
      <w:marTop w:val="0"/>
      <w:marBottom w:val="0"/>
      <w:divBdr>
        <w:top w:val="none" w:sz="0" w:space="0" w:color="auto"/>
        <w:left w:val="none" w:sz="0" w:space="0" w:color="auto"/>
        <w:bottom w:val="none" w:sz="0" w:space="0" w:color="auto"/>
        <w:right w:val="none" w:sz="0" w:space="0" w:color="auto"/>
      </w:divBdr>
    </w:div>
    <w:div w:id="201942297">
      <w:marLeft w:val="640"/>
      <w:marRight w:val="0"/>
      <w:marTop w:val="0"/>
      <w:marBottom w:val="0"/>
      <w:divBdr>
        <w:top w:val="none" w:sz="0" w:space="0" w:color="auto"/>
        <w:left w:val="none" w:sz="0" w:space="0" w:color="auto"/>
        <w:bottom w:val="none" w:sz="0" w:space="0" w:color="auto"/>
        <w:right w:val="none" w:sz="0" w:space="0" w:color="auto"/>
      </w:divBdr>
    </w:div>
    <w:div w:id="201946655">
      <w:marLeft w:val="640"/>
      <w:marRight w:val="0"/>
      <w:marTop w:val="0"/>
      <w:marBottom w:val="0"/>
      <w:divBdr>
        <w:top w:val="none" w:sz="0" w:space="0" w:color="auto"/>
        <w:left w:val="none" w:sz="0" w:space="0" w:color="auto"/>
        <w:bottom w:val="none" w:sz="0" w:space="0" w:color="auto"/>
        <w:right w:val="none" w:sz="0" w:space="0" w:color="auto"/>
      </w:divBdr>
    </w:div>
    <w:div w:id="202210029">
      <w:marLeft w:val="640"/>
      <w:marRight w:val="0"/>
      <w:marTop w:val="0"/>
      <w:marBottom w:val="0"/>
      <w:divBdr>
        <w:top w:val="none" w:sz="0" w:space="0" w:color="auto"/>
        <w:left w:val="none" w:sz="0" w:space="0" w:color="auto"/>
        <w:bottom w:val="none" w:sz="0" w:space="0" w:color="auto"/>
        <w:right w:val="none" w:sz="0" w:space="0" w:color="auto"/>
      </w:divBdr>
    </w:div>
    <w:div w:id="202254829">
      <w:marLeft w:val="640"/>
      <w:marRight w:val="0"/>
      <w:marTop w:val="0"/>
      <w:marBottom w:val="0"/>
      <w:divBdr>
        <w:top w:val="none" w:sz="0" w:space="0" w:color="auto"/>
        <w:left w:val="none" w:sz="0" w:space="0" w:color="auto"/>
        <w:bottom w:val="none" w:sz="0" w:space="0" w:color="auto"/>
        <w:right w:val="none" w:sz="0" w:space="0" w:color="auto"/>
      </w:divBdr>
    </w:div>
    <w:div w:id="202324811">
      <w:marLeft w:val="640"/>
      <w:marRight w:val="0"/>
      <w:marTop w:val="0"/>
      <w:marBottom w:val="0"/>
      <w:divBdr>
        <w:top w:val="none" w:sz="0" w:space="0" w:color="auto"/>
        <w:left w:val="none" w:sz="0" w:space="0" w:color="auto"/>
        <w:bottom w:val="none" w:sz="0" w:space="0" w:color="auto"/>
        <w:right w:val="none" w:sz="0" w:space="0" w:color="auto"/>
      </w:divBdr>
    </w:div>
    <w:div w:id="202326730">
      <w:marLeft w:val="640"/>
      <w:marRight w:val="0"/>
      <w:marTop w:val="0"/>
      <w:marBottom w:val="0"/>
      <w:divBdr>
        <w:top w:val="none" w:sz="0" w:space="0" w:color="auto"/>
        <w:left w:val="none" w:sz="0" w:space="0" w:color="auto"/>
        <w:bottom w:val="none" w:sz="0" w:space="0" w:color="auto"/>
        <w:right w:val="none" w:sz="0" w:space="0" w:color="auto"/>
      </w:divBdr>
    </w:div>
    <w:div w:id="202334249">
      <w:marLeft w:val="640"/>
      <w:marRight w:val="0"/>
      <w:marTop w:val="0"/>
      <w:marBottom w:val="0"/>
      <w:divBdr>
        <w:top w:val="none" w:sz="0" w:space="0" w:color="auto"/>
        <w:left w:val="none" w:sz="0" w:space="0" w:color="auto"/>
        <w:bottom w:val="none" w:sz="0" w:space="0" w:color="auto"/>
        <w:right w:val="none" w:sz="0" w:space="0" w:color="auto"/>
      </w:divBdr>
    </w:div>
    <w:div w:id="202446299">
      <w:marLeft w:val="640"/>
      <w:marRight w:val="0"/>
      <w:marTop w:val="0"/>
      <w:marBottom w:val="0"/>
      <w:divBdr>
        <w:top w:val="none" w:sz="0" w:space="0" w:color="auto"/>
        <w:left w:val="none" w:sz="0" w:space="0" w:color="auto"/>
        <w:bottom w:val="none" w:sz="0" w:space="0" w:color="auto"/>
        <w:right w:val="none" w:sz="0" w:space="0" w:color="auto"/>
      </w:divBdr>
    </w:div>
    <w:div w:id="202597022">
      <w:marLeft w:val="640"/>
      <w:marRight w:val="0"/>
      <w:marTop w:val="0"/>
      <w:marBottom w:val="0"/>
      <w:divBdr>
        <w:top w:val="none" w:sz="0" w:space="0" w:color="auto"/>
        <w:left w:val="none" w:sz="0" w:space="0" w:color="auto"/>
        <w:bottom w:val="none" w:sz="0" w:space="0" w:color="auto"/>
        <w:right w:val="none" w:sz="0" w:space="0" w:color="auto"/>
      </w:divBdr>
    </w:div>
    <w:div w:id="202600824">
      <w:marLeft w:val="640"/>
      <w:marRight w:val="0"/>
      <w:marTop w:val="0"/>
      <w:marBottom w:val="0"/>
      <w:divBdr>
        <w:top w:val="none" w:sz="0" w:space="0" w:color="auto"/>
        <w:left w:val="none" w:sz="0" w:space="0" w:color="auto"/>
        <w:bottom w:val="none" w:sz="0" w:space="0" w:color="auto"/>
        <w:right w:val="none" w:sz="0" w:space="0" w:color="auto"/>
      </w:divBdr>
    </w:div>
    <w:div w:id="202639565">
      <w:marLeft w:val="640"/>
      <w:marRight w:val="0"/>
      <w:marTop w:val="0"/>
      <w:marBottom w:val="0"/>
      <w:divBdr>
        <w:top w:val="none" w:sz="0" w:space="0" w:color="auto"/>
        <w:left w:val="none" w:sz="0" w:space="0" w:color="auto"/>
        <w:bottom w:val="none" w:sz="0" w:space="0" w:color="auto"/>
        <w:right w:val="none" w:sz="0" w:space="0" w:color="auto"/>
      </w:divBdr>
    </w:div>
    <w:div w:id="202642886">
      <w:marLeft w:val="640"/>
      <w:marRight w:val="0"/>
      <w:marTop w:val="0"/>
      <w:marBottom w:val="0"/>
      <w:divBdr>
        <w:top w:val="none" w:sz="0" w:space="0" w:color="auto"/>
        <w:left w:val="none" w:sz="0" w:space="0" w:color="auto"/>
        <w:bottom w:val="none" w:sz="0" w:space="0" w:color="auto"/>
        <w:right w:val="none" w:sz="0" w:space="0" w:color="auto"/>
      </w:divBdr>
    </w:div>
    <w:div w:id="202716187">
      <w:marLeft w:val="640"/>
      <w:marRight w:val="0"/>
      <w:marTop w:val="0"/>
      <w:marBottom w:val="0"/>
      <w:divBdr>
        <w:top w:val="none" w:sz="0" w:space="0" w:color="auto"/>
        <w:left w:val="none" w:sz="0" w:space="0" w:color="auto"/>
        <w:bottom w:val="none" w:sz="0" w:space="0" w:color="auto"/>
        <w:right w:val="none" w:sz="0" w:space="0" w:color="auto"/>
      </w:divBdr>
    </w:div>
    <w:div w:id="202786836">
      <w:marLeft w:val="640"/>
      <w:marRight w:val="0"/>
      <w:marTop w:val="0"/>
      <w:marBottom w:val="0"/>
      <w:divBdr>
        <w:top w:val="none" w:sz="0" w:space="0" w:color="auto"/>
        <w:left w:val="none" w:sz="0" w:space="0" w:color="auto"/>
        <w:bottom w:val="none" w:sz="0" w:space="0" w:color="auto"/>
        <w:right w:val="none" w:sz="0" w:space="0" w:color="auto"/>
      </w:divBdr>
    </w:div>
    <w:div w:id="202791785">
      <w:marLeft w:val="640"/>
      <w:marRight w:val="0"/>
      <w:marTop w:val="0"/>
      <w:marBottom w:val="0"/>
      <w:divBdr>
        <w:top w:val="none" w:sz="0" w:space="0" w:color="auto"/>
        <w:left w:val="none" w:sz="0" w:space="0" w:color="auto"/>
        <w:bottom w:val="none" w:sz="0" w:space="0" w:color="auto"/>
        <w:right w:val="none" w:sz="0" w:space="0" w:color="auto"/>
      </w:divBdr>
    </w:div>
    <w:div w:id="202911415">
      <w:marLeft w:val="640"/>
      <w:marRight w:val="0"/>
      <w:marTop w:val="0"/>
      <w:marBottom w:val="0"/>
      <w:divBdr>
        <w:top w:val="none" w:sz="0" w:space="0" w:color="auto"/>
        <w:left w:val="none" w:sz="0" w:space="0" w:color="auto"/>
        <w:bottom w:val="none" w:sz="0" w:space="0" w:color="auto"/>
        <w:right w:val="none" w:sz="0" w:space="0" w:color="auto"/>
      </w:divBdr>
    </w:div>
    <w:div w:id="202988294">
      <w:marLeft w:val="640"/>
      <w:marRight w:val="0"/>
      <w:marTop w:val="0"/>
      <w:marBottom w:val="0"/>
      <w:divBdr>
        <w:top w:val="none" w:sz="0" w:space="0" w:color="auto"/>
        <w:left w:val="none" w:sz="0" w:space="0" w:color="auto"/>
        <w:bottom w:val="none" w:sz="0" w:space="0" w:color="auto"/>
        <w:right w:val="none" w:sz="0" w:space="0" w:color="auto"/>
      </w:divBdr>
    </w:div>
    <w:div w:id="203250321">
      <w:marLeft w:val="640"/>
      <w:marRight w:val="0"/>
      <w:marTop w:val="0"/>
      <w:marBottom w:val="0"/>
      <w:divBdr>
        <w:top w:val="none" w:sz="0" w:space="0" w:color="auto"/>
        <w:left w:val="none" w:sz="0" w:space="0" w:color="auto"/>
        <w:bottom w:val="none" w:sz="0" w:space="0" w:color="auto"/>
        <w:right w:val="none" w:sz="0" w:space="0" w:color="auto"/>
      </w:divBdr>
    </w:div>
    <w:div w:id="203373969">
      <w:marLeft w:val="640"/>
      <w:marRight w:val="0"/>
      <w:marTop w:val="0"/>
      <w:marBottom w:val="0"/>
      <w:divBdr>
        <w:top w:val="none" w:sz="0" w:space="0" w:color="auto"/>
        <w:left w:val="none" w:sz="0" w:space="0" w:color="auto"/>
        <w:bottom w:val="none" w:sz="0" w:space="0" w:color="auto"/>
        <w:right w:val="none" w:sz="0" w:space="0" w:color="auto"/>
      </w:divBdr>
    </w:div>
    <w:div w:id="203492213">
      <w:marLeft w:val="640"/>
      <w:marRight w:val="0"/>
      <w:marTop w:val="0"/>
      <w:marBottom w:val="0"/>
      <w:divBdr>
        <w:top w:val="none" w:sz="0" w:space="0" w:color="auto"/>
        <w:left w:val="none" w:sz="0" w:space="0" w:color="auto"/>
        <w:bottom w:val="none" w:sz="0" w:space="0" w:color="auto"/>
        <w:right w:val="none" w:sz="0" w:space="0" w:color="auto"/>
      </w:divBdr>
    </w:div>
    <w:div w:id="203519471">
      <w:marLeft w:val="640"/>
      <w:marRight w:val="0"/>
      <w:marTop w:val="0"/>
      <w:marBottom w:val="0"/>
      <w:divBdr>
        <w:top w:val="none" w:sz="0" w:space="0" w:color="auto"/>
        <w:left w:val="none" w:sz="0" w:space="0" w:color="auto"/>
        <w:bottom w:val="none" w:sz="0" w:space="0" w:color="auto"/>
        <w:right w:val="none" w:sz="0" w:space="0" w:color="auto"/>
      </w:divBdr>
    </w:div>
    <w:div w:id="203520849">
      <w:marLeft w:val="640"/>
      <w:marRight w:val="0"/>
      <w:marTop w:val="0"/>
      <w:marBottom w:val="0"/>
      <w:divBdr>
        <w:top w:val="none" w:sz="0" w:space="0" w:color="auto"/>
        <w:left w:val="none" w:sz="0" w:space="0" w:color="auto"/>
        <w:bottom w:val="none" w:sz="0" w:space="0" w:color="auto"/>
        <w:right w:val="none" w:sz="0" w:space="0" w:color="auto"/>
      </w:divBdr>
    </w:div>
    <w:div w:id="203561790">
      <w:marLeft w:val="640"/>
      <w:marRight w:val="0"/>
      <w:marTop w:val="0"/>
      <w:marBottom w:val="0"/>
      <w:divBdr>
        <w:top w:val="none" w:sz="0" w:space="0" w:color="auto"/>
        <w:left w:val="none" w:sz="0" w:space="0" w:color="auto"/>
        <w:bottom w:val="none" w:sz="0" w:space="0" w:color="auto"/>
        <w:right w:val="none" w:sz="0" w:space="0" w:color="auto"/>
      </w:divBdr>
    </w:div>
    <w:div w:id="203637338">
      <w:marLeft w:val="640"/>
      <w:marRight w:val="0"/>
      <w:marTop w:val="0"/>
      <w:marBottom w:val="0"/>
      <w:divBdr>
        <w:top w:val="none" w:sz="0" w:space="0" w:color="auto"/>
        <w:left w:val="none" w:sz="0" w:space="0" w:color="auto"/>
        <w:bottom w:val="none" w:sz="0" w:space="0" w:color="auto"/>
        <w:right w:val="none" w:sz="0" w:space="0" w:color="auto"/>
      </w:divBdr>
    </w:div>
    <w:div w:id="203642756">
      <w:marLeft w:val="640"/>
      <w:marRight w:val="0"/>
      <w:marTop w:val="0"/>
      <w:marBottom w:val="0"/>
      <w:divBdr>
        <w:top w:val="none" w:sz="0" w:space="0" w:color="auto"/>
        <w:left w:val="none" w:sz="0" w:space="0" w:color="auto"/>
        <w:bottom w:val="none" w:sz="0" w:space="0" w:color="auto"/>
        <w:right w:val="none" w:sz="0" w:space="0" w:color="auto"/>
      </w:divBdr>
    </w:div>
    <w:div w:id="203754518">
      <w:marLeft w:val="640"/>
      <w:marRight w:val="0"/>
      <w:marTop w:val="0"/>
      <w:marBottom w:val="0"/>
      <w:divBdr>
        <w:top w:val="none" w:sz="0" w:space="0" w:color="auto"/>
        <w:left w:val="none" w:sz="0" w:space="0" w:color="auto"/>
        <w:bottom w:val="none" w:sz="0" w:space="0" w:color="auto"/>
        <w:right w:val="none" w:sz="0" w:space="0" w:color="auto"/>
      </w:divBdr>
    </w:div>
    <w:div w:id="203831644">
      <w:marLeft w:val="640"/>
      <w:marRight w:val="0"/>
      <w:marTop w:val="0"/>
      <w:marBottom w:val="0"/>
      <w:divBdr>
        <w:top w:val="none" w:sz="0" w:space="0" w:color="auto"/>
        <w:left w:val="none" w:sz="0" w:space="0" w:color="auto"/>
        <w:bottom w:val="none" w:sz="0" w:space="0" w:color="auto"/>
        <w:right w:val="none" w:sz="0" w:space="0" w:color="auto"/>
      </w:divBdr>
    </w:div>
    <w:div w:id="204028135">
      <w:marLeft w:val="640"/>
      <w:marRight w:val="0"/>
      <w:marTop w:val="0"/>
      <w:marBottom w:val="0"/>
      <w:divBdr>
        <w:top w:val="none" w:sz="0" w:space="0" w:color="auto"/>
        <w:left w:val="none" w:sz="0" w:space="0" w:color="auto"/>
        <w:bottom w:val="none" w:sz="0" w:space="0" w:color="auto"/>
        <w:right w:val="none" w:sz="0" w:space="0" w:color="auto"/>
      </w:divBdr>
    </w:div>
    <w:div w:id="204028497">
      <w:marLeft w:val="640"/>
      <w:marRight w:val="0"/>
      <w:marTop w:val="0"/>
      <w:marBottom w:val="0"/>
      <w:divBdr>
        <w:top w:val="none" w:sz="0" w:space="0" w:color="auto"/>
        <w:left w:val="none" w:sz="0" w:space="0" w:color="auto"/>
        <w:bottom w:val="none" w:sz="0" w:space="0" w:color="auto"/>
        <w:right w:val="none" w:sz="0" w:space="0" w:color="auto"/>
      </w:divBdr>
    </w:div>
    <w:div w:id="204144911">
      <w:marLeft w:val="640"/>
      <w:marRight w:val="0"/>
      <w:marTop w:val="0"/>
      <w:marBottom w:val="0"/>
      <w:divBdr>
        <w:top w:val="none" w:sz="0" w:space="0" w:color="auto"/>
        <w:left w:val="none" w:sz="0" w:space="0" w:color="auto"/>
        <w:bottom w:val="none" w:sz="0" w:space="0" w:color="auto"/>
        <w:right w:val="none" w:sz="0" w:space="0" w:color="auto"/>
      </w:divBdr>
    </w:div>
    <w:div w:id="204148867">
      <w:marLeft w:val="640"/>
      <w:marRight w:val="0"/>
      <w:marTop w:val="0"/>
      <w:marBottom w:val="0"/>
      <w:divBdr>
        <w:top w:val="none" w:sz="0" w:space="0" w:color="auto"/>
        <w:left w:val="none" w:sz="0" w:space="0" w:color="auto"/>
        <w:bottom w:val="none" w:sz="0" w:space="0" w:color="auto"/>
        <w:right w:val="none" w:sz="0" w:space="0" w:color="auto"/>
      </w:divBdr>
    </w:div>
    <w:div w:id="204173900">
      <w:marLeft w:val="640"/>
      <w:marRight w:val="0"/>
      <w:marTop w:val="0"/>
      <w:marBottom w:val="0"/>
      <w:divBdr>
        <w:top w:val="none" w:sz="0" w:space="0" w:color="auto"/>
        <w:left w:val="none" w:sz="0" w:space="0" w:color="auto"/>
        <w:bottom w:val="none" w:sz="0" w:space="0" w:color="auto"/>
        <w:right w:val="none" w:sz="0" w:space="0" w:color="auto"/>
      </w:divBdr>
    </w:div>
    <w:div w:id="204290848">
      <w:marLeft w:val="640"/>
      <w:marRight w:val="0"/>
      <w:marTop w:val="0"/>
      <w:marBottom w:val="0"/>
      <w:divBdr>
        <w:top w:val="none" w:sz="0" w:space="0" w:color="auto"/>
        <w:left w:val="none" w:sz="0" w:space="0" w:color="auto"/>
        <w:bottom w:val="none" w:sz="0" w:space="0" w:color="auto"/>
        <w:right w:val="none" w:sz="0" w:space="0" w:color="auto"/>
      </w:divBdr>
    </w:div>
    <w:div w:id="204298369">
      <w:marLeft w:val="640"/>
      <w:marRight w:val="0"/>
      <w:marTop w:val="0"/>
      <w:marBottom w:val="0"/>
      <w:divBdr>
        <w:top w:val="none" w:sz="0" w:space="0" w:color="auto"/>
        <w:left w:val="none" w:sz="0" w:space="0" w:color="auto"/>
        <w:bottom w:val="none" w:sz="0" w:space="0" w:color="auto"/>
        <w:right w:val="none" w:sz="0" w:space="0" w:color="auto"/>
      </w:divBdr>
    </w:div>
    <w:div w:id="204412081">
      <w:marLeft w:val="640"/>
      <w:marRight w:val="0"/>
      <w:marTop w:val="0"/>
      <w:marBottom w:val="0"/>
      <w:divBdr>
        <w:top w:val="none" w:sz="0" w:space="0" w:color="auto"/>
        <w:left w:val="none" w:sz="0" w:space="0" w:color="auto"/>
        <w:bottom w:val="none" w:sz="0" w:space="0" w:color="auto"/>
        <w:right w:val="none" w:sz="0" w:space="0" w:color="auto"/>
      </w:divBdr>
    </w:div>
    <w:div w:id="204412620">
      <w:marLeft w:val="640"/>
      <w:marRight w:val="0"/>
      <w:marTop w:val="0"/>
      <w:marBottom w:val="0"/>
      <w:divBdr>
        <w:top w:val="none" w:sz="0" w:space="0" w:color="auto"/>
        <w:left w:val="none" w:sz="0" w:space="0" w:color="auto"/>
        <w:bottom w:val="none" w:sz="0" w:space="0" w:color="auto"/>
        <w:right w:val="none" w:sz="0" w:space="0" w:color="auto"/>
      </w:divBdr>
    </w:div>
    <w:div w:id="204415075">
      <w:marLeft w:val="640"/>
      <w:marRight w:val="0"/>
      <w:marTop w:val="0"/>
      <w:marBottom w:val="0"/>
      <w:divBdr>
        <w:top w:val="none" w:sz="0" w:space="0" w:color="auto"/>
        <w:left w:val="none" w:sz="0" w:space="0" w:color="auto"/>
        <w:bottom w:val="none" w:sz="0" w:space="0" w:color="auto"/>
        <w:right w:val="none" w:sz="0" w:space="0" w:color="auto"/>
      </w:divBdr>
    </w:div>
    <w:div w:id="204417530">
      <w:marLeft w:val="640"/>
      <w:marRight w:val="0"/>
      <w:marTop w:val="0"/>
      <w:marBottom w:val="0"/>
      <w:divBdr>
        <w:top w:val="none" w:sz="0" w:space="0" w:color="auto"/>
        <w:left w:val="none" w:sz="0" w:space="0" w:color="auto"/>
        <w:bottom w:val="none" w:sz="0" w:space="0" w:color="auto"/>
        <w:right w:val="none" w:sz="0" w:space="0" w:color="auto"/>
      </w:divBdr>
    </w:div>
    <w:div w:id="204484535">
      <w:marLeft w:val="640"/>
      <w:marRight w:val="0"/>
      <w:marTop w:val="0"/>
      <w:marBottom w:val="0"/>
      <w:divBdr>
        <w:top w:val="none" w:sz="0" w:space="0" w:color="auto"/>
        <w:left w:val="none" w:sz="0" w:space="0" w:color="auto"/>
        <w:bottom w:val="none" w:sz="0" w:space="0" w:color="auto"/>
        <w:right w:val="none" w:sz="0" w:space="0" w:color="auto"/>
      </w:divBdr>
    </w:div>
    <w:div w:id="204560259">
      <w:marLeft w:val="640"/>
      <w:marRight w:val="0"/>
      <w:marTop w:val="0"/>
      <w:marBottom w:val="0"/>
      <w:divBdr>
        <w:top w:val="none" w:sz="0" w:space="0" w:color="auto"/>
        <w:left w:val="none" w:sz="0" w:space="0" w:color="auto"/>
        <w:bottom w:val="none" w:sz="0" w:space="0" w:color="auto"/>
        <w:right w:val="none" w:sz="0" w:space="0" w:color="auto"/>
      </w:divBdr>
    </w:div>
    <w:div w:id="204565693">
      <w:marLeft w:val="640"/>
      <w:marRight w:val="0"/>
      <w:marTop w:val="0"/>
      <w:marBottom w:val="0"/>
      <w:divBdr>
        <w:top w:val="none" w:sz="0" w:space="0" w:color="auto"/>
        <w:left w:val="none" w:sz="0" w:space="0" w:color="auto"/>
        <w:bottom w:val="none" w:sz="0" w:space="0" w:color="auto"/>
        <w:right w:val="none" w:sz="0" w:space="0" w:color="auto"/>
      </w:divBdr>
    </w:div>
    <w:div w:id="204680132">
      <w:marLeft w:val="640"/>
      <w:marRight w:val="0"/>
      <w:marTop w:val="0"/>
      <w:marBottom w:val="0"/>
      <w:divBdr>
        <w:top w:val="none" w:sz="0" w:space="0" w:color="auto"/>
        <w:left w:val="none" w:sz="0" w:space="0" w:color="auto"/>
        <w:bottom w:val="none" w:sz="0" w:space="0" w:color="auto"/>
        <w:right w:val="none" w:sz="0" w:space="0" w:color="auto"/>
      </w:divBdr>
    </w:div>
    <w:div w:id="204949663">
      <w:marLeft w:val="640"/>
      <w:marRight w:val="0"/>
      <w:marTop w:val="0"/>
      <w:marBottom w:val="0"/>
      <w:divBdr>
        <w:top w:val="none" w:sz="0" w:space="0" w:color="auto"/>
        <w:left w:val="none" w:sz="0" w:space="0" w:color="auto"/>
        <w:bottom w:val="none" w:sz="0" w:space="0" w:color="auto"/>
        <w:right w:val="none" w:sz="0" w:space="0" w:color="auto"/>
      </w:divBdr>
    </w:div>
    <w:div w:id="204950448">
      <w:marLeft w:val="480"/>
      <w:marRight w:val="0"/>
      <w:marTop w:val="0"/>
      <w:marBottom w:val="0"/>
      <w:divBdr>
        <w:top w:val="none" w:sz="0" w:space="0" w:color="auto"/>
        <w:left w:val="none" w:sz="0" w:space="0" w:color="auto"/>
        <w:bottom w:val="none" w:sz="0" w:space="0" w:color="auto"/>
        <w:right w:val="none" w:sz="0" w:space="0" w:color="auto"/>
      </w:divBdr>
    </w:div>
    <w:div w:id="205027039">
      <w:marLeft w:val="640"/>
      <w:marRight w:val="0"/>
      <w:marTop w:val="0"/>
      <w:marBottom w:val="0"/>
      <w:divBdr>
        <w:top w:val="none" w:sz="0" w:space="0" w:color="auto"/>
        <w:left w:val="none" w:sz="0" w:space="0" w:color="auto"/>
        <w:bottom w:val="none" w:sz="0" w:space="0" w:color="auto"/>
        <w:right w:val="none" w:sz="0" w:space="0" w:color="auto"/>
      </w:divBdr>
    </w:div>
    <w:div w:id="205064664">
      <w:marLeft w:val="640"/>
      <w:marRight w:val="0"/>
      <w:marTop w:val="0"/>
      <w:marBottom w:val="0"/>
      <w:divBdr>
        <w:top w:val="none" w:sz="0" w:space="0" w:color="auto"/>
        <w:left w:val="none" w:sz="0" w:space="0" w:color="auto"/>
        <w:bottom w:val="none" w:sz="0" w:space="0" w:color="auto"/>
        <w:right w:val="none" w:sz="0" w:space="0" w:color="auto"/>
      </w:divBdr>
    </w:div>
    <w:div w:id="205072825">
      <w:marLeft w:val="640"/>
      <w:marRight w:val="0"/>
      <w:marTop w:val="0"/>
      <w:marBottom w:val="0"/>
      <w:divBdr>
        <w:top w:val="none" w:sz="0" w:space="0" w:color="auto"/>
        <w:left w:val="none" w:sz="0" w:space="0" w:color="auto"/>
        <w:bottom w:val="none" w:sz="0" w:space="0" w:color="auto"/>
        <w:right w:val="none" w:sz="0" w:space="0" w:color="auto"/>
      </w:divBdr>
    </w:div>
    <w:div w:id="205141155">
      <w:marLeft w:val="640"/>
      <w:marRight w:val="0"/>
      <w:marTop w:val="0"/>
      <w:marBottom w:val="0"/>
      <w:divBdr>
        <w:top w:val="none" w:sz="0" w:space="0" w:color="auto"/>
        <w:left w:val="none" w:sz="0" w:space="0" w:color="auto"/>
        <w:bottom w:val="none" w:sz="0" w:space="0" w:color="auto"/>
        <w:right w:val="none" w:sz="0" w:space="0" w:color="auto"/>
      </w:divBdr>
    </w:div>
    <w:div w:id="205142047">
      <w:marLeft w:val="640"/>
      <w:marRight w:val="0"/>
      <w:marTop w:val="0"/>
      <w:marBottom w:val="0"/>
      <w:divBdr>
        <w:top w:val="none" w:sz="0" w:space="0" w:color="auto"/>
        <w:left w:val="none" w:sz="0" w:space="0" w:color="auto"/>
        <w:bottom w:val="none" w:sz="0" w:space="0" w:color="auto"/>
        <w:right w:val="none" w:sz="0" w:space="0" w:color="auto"/>
      </w:divBdr>
    </w:div>
    <w:div w:id="205142457">
      <w:marLeft w:val="640"/>
      <w:marRight w:val="0"/>
      <w:marTop w:val="0"/>
      <w:marBottom w:val="0"/>
      <w:divBdr>
        <w:top w:val="none" w:sz="0" w:space="0" w:color="auto"/>
        <w:left w:val="none" w:sz="0" w:space="0" w:color="auto"/>
        <w:bottom w:val="none" w:sz="0" w:space="0" w:color="auto"/>
        <w:right w:val="none" w:sz="0" w:space="0" w:color="auto"/>
      </w:divBdr>
    </w:div>
    <w:div w:id="205142670">
      <w:marLeft w:val="640"/>
      <w:marRight w:val="0"/>
      <w:marTop w:val="0"/>
      <w:marBottom w:val="0"/>
      <w:divBdr>
        <w:top w:val="none" w:sz="0" w:space="0" w:color="auto"/>
        <w:left w:val="none" w:sz="0" w:space="0" w:color="auto"/>
        <w:bottom w:val="none" w:sz="0" w:space="0" w:color="auto"/>
        <w:right w:val="none" w:sz="0" w:space="0" w:color="auto"/>
      </w:divBdr>
    </w:div>
    <w:div w:id="205223451">
      <w:marLeft w:val="640"/>
      <w:marRight w:val="0"/>
      <w:marTop w:val="0"/>
      <w:marBottom w:val="0"/>
      <w:divBdr>
        <w:top w:val="none" w:sz="0" w:space="0" w:color="auto"/>
        <w:left w:val="none" w:sz="0" w:space="0" w:color="auto"/>
        <w:bottom w:val="none" w:sz="0" w:space="0" w:color="auto"/>
        <w:right w:val="none" w:sz="0" w:space="0" w:color="auto"/>
      </w:divBdr>
    </w:div>
    <w:div w:id="205261439">
      <w:marLeft w:val="640"/>
      <w:marRight w:val="0"/>
      <w:marTop w:val="0"/>
      <w:marBottom w:val="0"/>
      <w:divBdr>
        <w:top w:val="none" w:sz="0" w:space="0" w:color="auto"/>
        <w:left w:val="none" w:sz="0" w:space="0" w:color="auto"/>
        <w:bottom w:val="none" w:sz="0" w:space="0" w:color="auto"/>
        <w:right w:val="none" w:sz="0" w:space="0" w:color="auto"/>
      </w:divBdr>
    </w:div>
    <w:div w:id="205334589">
      <w:marLeft w:val="640"/>
      <w:marRight w:val="0"/>
      <w:marTop w:val="0"/>
      <w:marBottom w:val="0"/>
      <w:divBdr>
        <w:top w:val="none" w:sz="0" w:space="0" w:color="auto"/>
        <w:left w:val="none" w:sz="0" w:space="0" w:color="auto"/>
        <w:bottom w:val="none" w:sz="0" w:space="0" w:color="auto"/>
        <w:right w:val="none" w:sz="0" w:space="0" w:color="auto"/>
      </w:divBdr>
    </w:div>
    <w:div w:id="205416186">
      <w:marLeft w:val="640"/>
      <w:marRight w:val="0"/>
      <w:marTop w:val="0"/>
      <w:marBottom w:val="0"/>
      <w:divBdr>
        <w:top w:val="none" w:sz="0" w:space="0" w:color="auto"/>
        <w:left w:val="none" w:sz="0" w:space="0" w:color="auto"/>
        <w:bottom w:val="none" w:sz="0" w:space="0" w:color="auto"/>
        <w:right w:val="none" w:sz="0" w:space="0" w:color="auto"/>
      </w:divBdr>
    </w:div>
    <w:div w:id="205679028">
      <w:marLeft w:val="640"/>
      <w:marRight w:val="0"/>
      <w:marTop w:val="0"/>
      <w:marBottom w:val="0"/>
      <w:divBdr>
        <w:top w:val="none" w:sz="0" w:space="0" w:color="auto"/>
        <w:left w:val="none" w:sz="0" w:space="0" w:color="auto"/>
        <w:bottom w:val="none" w:sz="0" w:space="0" w:color="auto"/>
        <w:right w:val="none" w:sz="0" w:space="0" w:color="auto"/>
      </w:divBdr>
    </w:div>
    <w:div w:id="205679998">
      <w:marLeft w:val="640"/>
      <w:marRight w:val="0"/>
      <w:marTop w:val="0"/>
      <w:marBottom w:val="0"/>
      <w:divBdr>
        <w:top w:val="none" w:sz="0" w:space="0" w:color="auto"/>
        <w:left w:val="none" w:sz="0" w:space="0" w:color="auto"/>
        <w:bottom w:val="none" w:sz="0" w:space="0" w:color="auto"/>
        <w:right w:val="none" w:sz="0" w:space="0" w:color="auto"/>
      </w:divBdr>
    </w:div>
    <w:div w:id="205683723">
      <w:marLeft w:val="640"/>
      <w:marRight w:val="0"/>
      <w:marTop w:val="0"/>
      <w:marBottom w:val="0"/>
      <w:divBdr>
        <w:top w:val="none" w:sz="0" w:space="0" w:color="auto"/>
        <w:left w:val="none" w:sz="0" w:space="0" w:color="auto"/>
        <w:bottom w:val="none" w:sz="0" w:space="0" w:color="auto"/>
        <w:right w:val="none" w:sz="0" w:space="0" w:color="auto"/>
      </w:divBdr>
    </w:div>
    <w:div w:id="205794592">
      <w:marLeft w:val="640"/>
      <w:marRight w:val="0"/>
      <w:marTop w:val="0"/>
      <w:marBottom w:val="0"/>
      <w:divBdr>
        <w:top w:val="none" w:sz="0" w:space="0" w:color="auto"/>
        <w:left w:val="none" w:sz="0" w:space="0" w:color="auto"/>
        <w:bottom w:val="none" w:sz="0" w:space="0" w:color="auto"/>
        <w:right w:val="none" w:sz="0" w:space="0" w:color="auto"/>
      </w:divBdr>
    </w:div>
    <w:div w:id="205917827">
      <w:marLeft w:val="640"/>
      <w:marRight w:val="0"/>
      <w:marTop w:val="0"/>
      <w:marBottom w:val="0"/>
      <w:divBdr>
        <w:top w:val="none" w:sz="0" w:space="0" w:color="auto"/>
        <w:left w:val="none" w:sz="0" w:space="0" w:color="auto"/>
        <w:bottom w:val="none" w:sz="0" w:space="0" w:color="auto"/>
        <w:right w:val="none" w:sz="0" w:space="0" w:color="auto"/>
      </w:divBdr>
    </w:div>
    <w:div w:id="205920222">
      <w:marLeft w:val="640"/>
      <w:marRight w:val="0"/>
      <w:marTop w:val="0"/>
      <w:marBottom w:val="0"/>
      <w:divBdr>
        <w:top w:val="none" w:sz="0" w:space="0" w:color="auto"/>
        <w:left w:val="none" w:sz="0" w:space="0" w:color="auto"/>
        <w:bottom w:val="none" w:sz="0" w:space="0" w:color="auto"/>
        <w:right w:val="none" w:sz="0" w:space="0" w:color="auto"/>
      </w:divBdr>
    </w:div>
    <w:div w:id="205988854">
      <w:marLeft w:val="640"/>
      <w:marRight w:val="0"/>
      <w:marTop w:val="0"/>
      <w:marBottom w:val="0"/>
      <w:divBdr>
        <w:top w:val="none" w:sz="0" w:space="0" w:color="auto"/>
        <w:left w:val="none" w:sz="0" w:space="0" w:color="auto"/>
        <w:bottom w:val="none" w:sz="0" w:space="0" w:color="auto"/>
        <w:right w:val="none" w:sz="0" w:space="0" w:color="auto"/>
      </w:divBdr>
    </w:div>
    <w:div w:id="205990620">
      <w:marLeft w:val="640"/>
      <w:marRight w:val="0"/>
      <w:marTop w:val="0"/>
      <w:marBottom w:val="0"/>
      <w:divBdr>
        <w:top w:val="none" w:sz="0" w:space="0" w:color="auto"/>
        <w:left w:val="none" w:sz="0" w:space="0" w:color="auto"/>
        <w:bottom w:val="none" w:sz="0" w:space="0" w:color="auto"/>
        <w:right w:val="none" w:sz="0" w:space="0" w:color="auto"/>
      </w:divBdr>
    </w:div>
    <w:div w:id="206063595">
      <w:marLeft w:val="640"/>
      <w:marRight w:val="0"/>
      <w:marTop w:val="0"/>
      <w:marBottom w:val="0"/>
      <w:divBdr>
        <w:top w:val="none" w:sz="0" w:space="0" w:color="auto"/>
        <w:left w:val="none" w:sz="0" w:space="0" w:color="auto"/>
        <w:bottom w:val="none" w:sz="0" w:space="0" w:color="auto"/>
        <w:right w:val="none" w:sz="0" w:space="0" w:color="auto"/>
      </w:divBdr>
    </w:div>
    <w:div w:id="206064823">
      <w:marLeft w:val="640"/>
      <w:marRight w:val="0"/>
      <w:marTop w:val="0"/>
      <w:marBottom w:val="0"/>
      <w:divBdr>
        <w:top w:val="none" w:sz="0" w:space="0" w:color="auto"/>
        <w:left w:val="none" w:sz="0" w:space="0" w:color="auto"/>
        <w:bottom w:val="none" w:sz="0" w:space="0" w:color="auto"/>
        <w:right w:val="none" w:sz="0" w:space="0" w:color="auto"/>
      </w:divBdr>
    </w:div>
    <w:div w:id="206069264">
      <w:marLeft w:val="640"/>
      <w:marRight w:val="0"/>
      <w:marTop w:val="0"/>
      <w:marBottom w:val="0"/>
      <w:divBdr>
        <w:top w:val="none" w:sz="0" w:space="0" w:color="auto"/>
        <w:left w:val="none" w:sz="0" w:space="0" w:color="auto"/>
        <w:bottom w:val="none" w:sz="0" w:space="0" w:color="auto"/>
        <w:right w:val="none" w:sz="0" w:space="0" w:color="auto"/>
      </w:divBdr>
    </w:div>
    <w:div w:id="206069354">
      <w:marLeft w:val="640"/>
      <w:marRight w:val="0"/>
      <w:marTop w:val="0"/>
      <w:marBottom w:val="0"/>
      <w:divBdr>
        <w:top w:val="none" w:sz="0" w:space="0" w:color="auto"/>
        <w:left w:val="none" w:sz="0" w:space="0" w:color="auto"/>
        <w:bottom w:val="none" w:sz="0" w:space="0" w:color="auto"/>
        <w:right w:val="none" w:sz="0" w:space="0" w:color="auto"/>
      </w:divBdr>
    </w:div>
    <w:div w:id="206114291">
      <w:marLeft w:val="640"/>
      <w:marRight w:val="0"/>
      <w:marTop w:val="0"/>
      <w:marBottom w:val="0"/>
      <w:divBdr>
        <w:top w:val="none" w:sz="0" w:space="0" w:color="auto"/>
        <w:left w:val="none" w:sz="0" w:space="0" w:color="auto"/>
        <w:bottom w:val="none" w:sz="0" w:space="0" w:color="auto"/>
        <w:right w:val="none" w:sz="0" w:space="0" w:color="auto"/>
      </w:divBdr>
    </w:div>
    <w:div w:id="206114493">
      <w:marLeft w:val="640"/>
      <w:marRight w:val="0"/>
      <w:marTop w:val="0"/>
      <w:marBottom w:val="0"/>
      <w:divBdr>
        <w:top w:val="none" w:sz="0" w:space="0" w:color="auto"/>
        <w:left w:val="none" w:sz="0" w:space="0" w:color="auto"/>
        <w:bottom w:val="none" w:sz="0" w:space="0" w:color="auto"/>
        <w:right w:val="none" w:sz="0" w:space="0" w:color="auto"/>
      </w:divBdr>
    </w:div>
    <w:div w:id="206138349">
      <w:marLeft w:val="640"/>
      <w:marRight w:val="0"/>
      <w:marTop w:val="0"/>
      <w:marBottom w:val="0"/>
      <w:divBdr>
        <w:top w:val="none" w:sz="0" w:space="0" w:color="auto"/>
        <w:left w:val="none" w:sz="0" w:space="0" w:color="auto"/>
        <w:bottom w:val="none" w:sz="0" w:space="0" w:color="auto"/>
        <w:right w:val="none" w:sz="0" w:space="0" w:color="auto"/>
      </w:divBdr>
    </w:div>
    <w:div w:id="206331512">
      <w:marLeft w:val="640"/>
      <w:marRight w:val="0"/>
      <w:marTop w:val="0"/>
      <w:marBottom w:val="0"/>
      <w:divBdr>
        <w:top w:val="none" w:sz="0" w:space="0" w:color="auto"/>
        <w:left w:val="none" w:sz="0" w:space="0" w:color="auto"/>
        <w:bottom w:val="none" w:sz="0" w:space="0" w:color="auto"/>
        <w:right w:val="none" w:sz="0" w:space="0" w:color="auto"/>
      </w:divBdr>
    </w:div>
    <w:div w:id="206335189">
      <w:marLeft w:val="640"/>
      <w:marRight w:val="0"/>
      <w:marTop w:val="0"/>
      <w:marBottom w:val="0"/>
      <w:divBdr>
        <w:top w:val="none" w:sz="0" w:space="0" w:color="auto"/>
        <w:left w:val="none" w:sz="0" w:space="0" w:color="auto"/>
        <w:bottom w:val="none" w:sz="0" w:space="0" w:color="auto"/>
        <w:right w:val="none" w:sz="0" w:space="0" w:color="auto"/>
      </w:divBdr>
    </w:div>
    <w:div w:id="206339160">
      <w:marLeft w:val="640"/>
      <w:marRight w:val="0"/>
      <w:marTop w:val="0"/>
      <w:marBottom w:val="0"/>
      <w:divBdr>
        <w:top w:val="none" w:sz="0" w:space="0" w:color="auto"/>
        <w:left w:val="none" w:sz="0" w:space="0" w:color="auto"/>
        <w:bottom w:val="none" w:sz="0" w:space="0" w:color="auto"/>
        <w:right w:val="none" w:sz="0" w:space="0" w:color="auto"/>
      </w:divBdr>
    </w:div>
    <w:div w:id="206374821">
      <w:marLeft w:val="640"/>
      <w:marRight w:val="0"/>
      <w:marTop w:val="0"/>
      <w:marBottom w:val="0"/>
      <w:divBdr>
        <w:top w:val="none" w:sz="0" w:space="0" w:color="auto"/>
        <w:left w:val="none" w:sz="0" w:space="0" w:color="auto"/>
        <w:bottom w:val="none" w:sz="0" w:space="0" w:color="auto"/>
        <w:right w:val="none" w:sz="0" w:space="0" w:color="auto"/>
      </w:divBdr>
    </w:div>
    <w:div w:id="206376467">
      <w:marLeft w:val="640"/>
      <w:marRight w:val="0"/>
      <w:marTop w:val="0"/>
      <w:marBottom w:val="0"/>
      <w:divBdr>
        <w:top w:val="none" w:sz="0" w:space="0" w:color="auto"/>
        <w:left w:val="none" w:sz="0" w:space="0" w:color="auto"/>
        <w:bottom w:val="none" w:sz="0" w:space="0" w:color="auto"/>
        <w:right w:val="none" w:sz="0" w:space="0" w:color="auto"/>
      </w:divBdr>
    </w:div>
    <w:div w:id="206840801">
      <w:marLeft w:val="640"/>
      <w:marRight w:val="0"/>
      <w:marTop w:val="0"/>
      <w:marBottom w:val="0"/>
      <w:divBdr>
        <w:top w:val="none" w:sz="0" w:space="0" w:color="auto"/>
        <w:left w:val="none" w:sz="0" w:space="0" w:color="auto"/>
        <w:bottom w:val="none" w:sz="0" w:space="0" w:color="auto"/>
        <w:right w:val="none" w:sz="0" w:space="0" w:color="auto"/>
      </w:divBdr>
    </w:div>
    <w:div w:id="206841592">
      <w:marLeft w:val="640"/>
      <w:marRight w:val="0"/>
      <w:marTop w:val="0"/>
      <w:marBottom w:val="0"/>
      <w:divBdr>
        <w:top w:val="none" w:sz="0" w:space="0" w:color="auto"/>
        <w:left w:val="none" w:sz="0" w:space="0" w:color="auto"/>
        <w:bottom w:val="none" w:sz="0" w:space="0" w:color="auto"/>
        <w:right w:val="none" w:sz="0" w:space="0" w:color="auto"/>
      </w:divBdr>
    </w:div>
    <w:div w:id="206988722">
      <w:marLeft w:val="640"/>
      <w:marRight w:val="0"/>
      <w:marTop w:val="0"/>
      <w:marBottom w:val="0"/>
      <w:divBdr>
        <w:top w:val="none" w:sz="0" w:space="0" w:color="auto"/>
        <w:left w:val="none" w:sz="0" w:space="0" w:color="auto"/>
        <w:bottom w:val="none" w:sz="0" w:space="0" w:color="auto"/>
        <w:right w:val="none" w:sz="0" w:space="0" w:color="auto"/>
      </w:divBdr>
    </w:div>
    <w:div w:id="206991346">
      <w:marLeft w:val="640"/>
      <w:marRight w:val="0"/>
      <w:marTop w:val="0"/>
      <w:marBottom w:val="0"/>
      <w:divBdr>
        <w:top w:val="none" w:sz="0" w:space="0" w:color="auto"/>
        <w:left w:val="none" w:sz="0" w:space="0" w:color="auto"/>
        <w:bottom w:val="none" w:sz="0" w:space="0" w:color="auto"/>
        <w:right w:val="none" w:sz="0" w:space="0" w:color="auto"/>
      </w:divBdr>
    </w:div>
    <w:div w:id="207109983">
      <w:marLeft w:val="640"/>
      <w:marRight w:val="0"/>
      <w:marTop w:val="0"/>
      <w:marBottom w:val="0"/>
      <w:divBdr>
        <w:top w:val="none" w:sz="0" w:space="0" w:color="auto"/>
        <w:left w:val="none" w:sz="0" w:space="0" w:color="auto"/>
        <w:bottom w:val="none" w:sz="0" w:space="0" w:color="auto"/>
        <w:right w:val="none" w:sz="0" w:space="0" w:color="auto"/>
      </w:divBdr>
    </w:div>
    <w:div w:id="207182878">
      <w:marLeft w:val="640"/>
      <w:marRight w:val="0"/>
      <w:marTop w:val="0"/>
      <w:marBottom w:val="0"/>
      <w:divBdr>
        <w:top w:val="none" w:sz="0" w:space="0" w:color="auto"/>
        <w:left w:val="none" w:sz="0" w:space="0" w:color="auto"/>
        <w:bottom w:val="none" w:sz="0" w:space="0" w:color="auto"/>
        <w:right w:val="none" w:sz="0" w:space="0" w:color="auto"/>
      </w:divBdr>
    </w:div>
    <w:div w:id="207189388">
      <w:marLeft w:val="640"/>
      <w:marRight w:val="0"/>
      <w:marTop w:val="0"/>
      <w:marBottom w:val="0"/>
      <w:divBdr>
        <w:top w:val="none" w:sz="0" w:space="0" w:color="auto"/>
        <w:left w:val="none" w:sz="0" w:space="0" w:color="auto"/>
        <w:bottom w:val="none" w:sz="0" w:space="0" w:color="auto"/>
        <w:right w:val="none" w:sz="0" w:space="0" w:color="auto"/>
      </w:divBdr>
    </w:div>
    <w:div w:id="207227403">
      <w:marLeft w:val="640"/>
      <w:marRight w:val="0"/>
      <w:marTop w:val="0"/>
      <w:marBottom w:val="0"/>
      <w:divBdr>
        <w:top w:val="none" w:sz="0" w:space="0" w:color="auto"/>
        <w:left w:val="none" w:sz="0" w:space="0" w:color="auto"/>
        <w:bottom w:val="none" w:sz="0" w:space="0" w:color="auto"/>
        <w:right w:val="none" w:sz="0" w:space="0" w:color="auto"/>
      </w:divBdr>
    </w:div>
    <w:div w:id="207381902">
      <w:marLeft w:val="640"/>
      <w:marRight w:val="0"/>
      <w:marTop w:val="0"/>
      <w:marBottom w:val="0"/>
      <w:divBdr>
        <w:top w:val="none" w:sz="0" w:space="0" w:color="auto"/>
        <w:left w:val="none" w:sz="0" w:space="0" w:color="auto"/>
        <w:bottom w:val="none" w:sz="0" w:space="0" w:color="auto"/>
        <w:right w:val="none" w:sz="0" w:space="0" w:color="auto"/>
      </w:divBdr>
    </w:div>
    <w:div w:id="207449743">
      <w:marLeft w:val="640"/>
      <w:marRight w:val="0"/>
      <w:marTop w:val="0"/>
      <w:marBottom w:val="0"/>
      <w:divBdr>
        <w:top w:val="none" w:sz="0" w:space="0" w:color="auto"/>
        <w:left w:val="none" w:sz="0" w:space="0" w:color="auto"/>
        <w:bottom w:val="none" w:sz="0" w:space="0" w:color="auto"/>
        <w:right w:val="none" w:sz="0" w:space="0" w:color="auto"/>
      </w:divBdr>
    </w:div>
    <w:div w:id="207618981">
      <w:marLeft w:val="640"/>
      <w:marRight w:val="0"/>
      <w:marTop w:val="0"/>
      <w:marBottom w:val="0"/>
      <w:divBdr>
        <w:top w:val="none" w:sz="0" w:space="0" w:color="auto"/>
        <w:left w:val="none" w:sz="0" w:space="0" w:color="auto"/>
        <w:bottom w:val="none" w:sz="0" w:space="0" w:color="auto"/>
        <w:right w:val="none" w:sz="0" w:space="0" w:color="auto"/>
      </w:divBdr>
    </w:div>
    <w:div w:id="207645779">
      <w:marLeft w:val="640"/>
      <w:marRight w:val="0"/>
      <w:marTop w:val="0"/>
      <w:marBottom w:val="0"/>
      <w:divBdr>
        <w:top w:val="none" w:sz="0" w:space="0" w:color="auto"/>
        <w:left w:val="none" w:sz="0" w:space="0" w:color="auto"/>
        <w:bottom w:val="none" w:sz="0" w:space="0" w:color="auto"/>
        <w:right w:val="none" w:sz="0" w:space="0" w:color="auto"/>
      </w:divBdr>
    </w:div>
    <w:div w:id="207649790">
      <w:marLeft w:val="640"/>
      <w:marRight w:val="0"/>
      <w:marTop w:val="0"/>
      <w:marBottom w:val="0"/>
      <w:divBdr>
        <w:top w:val="none" w:sz="0" w:space="0" w:color="auto"/>
        <w:left w:val="none" w:sz="0" w:space="0" w:color="auto"/>
        <w:bottom w:val="none" w:sz="0" w:space="0" w:color="auto"/>
        <w:right w:val="none" w:sz="0" w:space="0" w:color="auto"/>
      </w:divBdr>
    </w:div>
    <w:div w:id="207685909">
      <w:marLeft w:val="640"/>
      <w:marRight w:val="0"/>
      <w:marTop w:val="0"/>
      <w:marBottom w:val="0"/>
      <w:divBdr>
        <w:top w:val="none" w:sz="0" w:space="0" w:color="auto"/>
        <w:left w:val="none" w:sz="0" w:space="0" w:color="auto"/>
        <w:bottom w:val="none" w:sz="0" w:space="0" w:color="auto"/>
        <w:right w:val="none" w:sz="0" w:space="0" w:color="auto"/>
      </w:divBdr>
    </w:div>
    <w:div w:id="207764214">
      <w:marLeft w:val="640"/>
      <w:marRight w:val="0"/>
      <w:marTop w:val="0"/>
      <w:marBottom w:val="0"/>
      <w:divBdr>
        <w:top w:val="none" w:sz="0" w:space="0" w:color="auto"/>
        <w:left w:val="none" w:sz="0" w:space="0" w:color="auto"/>
        <w:bottom w:val="none" w:sz="0" w:space="0" w:color="auto"/>
        <w:right w:val="none" w:sz="0" w:space="0" w:color="auto"/>
      </w:divBdr>
    </w:div>
    <w:div w:id="207840218">
      <w:marLeft w:val="640"/>
      <w:marRight w:val="0"/>
      <w:marTop w:val="0"/>
      <w:marBottom w:val="0"/>
      <w:divBdr>
        <w:top w:val="none" w:sz="0" w:space="0" w:color="auto"/>
        <w:left w:val="none" w:sz="0" w:space="0" w:color="auto"/>
        <w:bottom w:val="none" w:sz="0" w:space="0" w:color="auto"/>
        <w:right w:val="none" w:sz="0" w:space="0" w:color="auto"/>
      </w:divBdr>
    </w:div>
    <w:div w:id="207883967">
      <w:marLeft w:val="640"/>
      <w:marRight w:val="0"/>
      <w:marTop w:val="0"/>
      <w:marBottom w:val="0"/>
      <w:divBdr>
        <w:top w:val="none" w:sz="0" w:space="0" w:color="auto"/>
        <w:left w:val="none" w:sz="0" w:space="0" w:color="auto"/>
        <w:bottom w:val="none" w:sz="0" w:space="0" w:color="auto"/>
        <w:right w:val="none" w:sz="0" w:space="0" w:color="auto"/>
      </w:divBdr>
    </w:div>
    <w:div w:id="207887157">
      <w:marLeft w:val="640"/>
      <w:marRight w:val="0"/>
      <w:marTop w:val="0"/>
      <w:marBottom w:val="0"/>
      <w:divBdr>
        <w:top w:val="none" w:sz="0" w:space="0" w:color="auto"/>
        <w:left w:val="none" w:sz="0" w:space="0" w:color="auto"/>
        <w:bottom w:val="none" w:sz="0" w:space="0" w:color="auto"/>
        <w:right w:val="none" w:sz="0" w:space="0" w:color="auto"/>
      </w:divBdr>
    </w:div>
    <w:div w:id="208077220">
      <w:marLeft w:val="640"/>
      <w:marRight w:val="0"/>
      <w:marTop w:val="0"/>
      <w:marBottom w:val="0"/>
      <w:divBdr>
        <w:top w:val="none" w:sz="0" w:space="0" w:color="auto"/>
        <w:left w:val="none" w:sz="0" w:space="0" w:color="auto"/>
        <w:bottom w:val="none" w:sz="0" w:space="0" w:color="auto"/>
        <w:right w:val="none" w:sz="0" w:space="0" w:color="auto"/>
      </w:divBdr>
    </w:div>
    <w:div w:id="208107331">
      <w:marLeft w:val="640"/>
      <w:marRight w:val="0"/>
      <w:marTop w:val="0"/>
      <w:marBottom w:val="0"/>
      <w:divBdr>
        <w:top w:val="none" w:sz="0" w:space="0" w:color="auto"/>
        <w:left w:val="none" w:sz="0" w:space="0" w:color="auto"/>
        <w:bottom w:val="none" w:sz="0" w:space="0" w:color="auto"/>
        <w:right w:val="none" w:sz="0" w:space="0" w:color="auto"/>
      </w:divBdr>
    </w:div>
    <w:div w:id="208107365">
      <w:marLeft w:val="640"/>
      <w:marRight w:val="0"/>
      <w:marTop w:val="0"/>
      <w:marBottom w:val="0"/>
      <w:divBdr>
        <w:top w:val="none" w:sz="0" w:space="0" w:color="auto"/>
        <w:left w:val="none" w:sz="0" w:space="0" w:color="auto"/>
        <w:bottom w:val="none" w:sz="0" w:space="0" w:color="auto"/>
        <w:right w:val="none" w:sz="0" w:space="0" w:color="auto"/>
      </w:divBdr>
    </w:div>
    <w:div w:id="208108521">
      <w:marLeft w:val="640"/>
      <w:marRight w:val="0"/>
      <w:marTop w:val="0"/>
      <w:marBottom w:val="0"/>
      <w:divBdr>
        <w:top w:val="none" w:sz="0" w:space="0" w:color="auto"/>
        <w:left w:val="none" w:sz="0" w:space="0" w:color="auto"/>
        <w:bottom w:val="none" w:sz="0" w:space="0" w:color="auto"/>
        <w:right w:val="none" w:sz="0" w:space="0" w:color="auto"/>
      </w:divBdr>
    </w:div>
    <w:div w:id="208298712">
      <w:marLeft w:val="640"/>
      <w:marRight w:val="0"/>
      <w:marTop w:val="0"/>
      <w:marBottom w:val="0"/>
      <w:divBdr>
        <w:top w:val="none" w:sz="0" w:space="0" w:color="auto"/>
        <w:left w:val="none" w:sz="0" w:space="0" w:color="auto"/>
        <w:bottom w:val="none" w:sz="0" w:space="0" w:color="auto"/>
        <w:right w:val="none" w:sz="0" w:space="0" w:color="auto"/>
      </w:divBdr>
    </w:div>
    <w:div w:id="208347971">
      <w:marLeft w:val="640"/>
      <w:marRight w:val="0"/>
      <w:marTop w:val="0"/>
      <w:marBottom w:val="0"/>
      <w:divBdr>
        <w:top w:val="none" w:sz="0" w:space="0" w:color="auto"/>
        <w:left w:val="none" w:sz="0" w:space="0" w:color="auto"/>
        <w:bottom w:val="none" w:sz="0" w:space="0" w:color="auto"/>
        <w:right w:val="none" w:sz="0" w:space="0" w:color="auto"/>
      </w:divBdr>
    </w:div>
    <w:div w:id="208349482">
      <w:marLeft w:val="640"/>
      <w:marRight w:val="0"/>
      <w:marTop w:val="0"/>
      <w:marBottom w:val="0"/>
      <w:divBdr>
        <w:top w:val="none" w:sz="0" w:space="0" w:color="auto"/>
        <w:left w:val="none" w:sz="0" w:space="0" w:color="auto"/>
        <w:bottom w:val="none" w:sz="0" w:space="0" w:color="auto"/>
        <w:right w:val="none" w:sz="0" w:space="0" w:color="auto"/>
      </w:divBdr>
    </w:div>
    <w:div w:id="208416872">
      <w:marLeft w:val="640"/>
      <w:marRight w:val="0"/>
      <w:marTop w:val="0"/>
      <w:marBottom w:val="0"/>
      <w:divBdr>
        <w:top w:val="none" w:sz="0" w:space="0" w:color="auto"/>
        <w:left w:val="none" w:sz="0" w:space="0" w:color="auto"/>
        <w:bottom w:val="none" w:sz="0" w:space="0" w:color="auto"/>
        <w:right w:val="none" w:sz="0" w:space="0" w:color="auto"/>
      </w:divBdr>
    </w:div>
    <w:div w:id="208495239">
      <w:marLeft w:val="640"/>
      <w:marRight w:val="0"/>
      <w:marTop w:val="0"/>
      <w:marBottom w:val="0"/>
      <w:divBdr>
        <w:top w:val="none" w:sz="0" w:space="0" w:color="auto"/>
        <w:left w:val="none" w:sz="0" w:space="0" w:color="auto"/>
        <w:bottom w:val="none" w:sz="0" w:space="0" w:color="auto"/>
        <w:right w:val="none" w:sz="0" w:space="0" w:color="auto"/>
      </w:divBdr>
    </w:div>
    <w:div w:id="208617084">
      <w:marLeft w:val="640"/>
      <w:marRight w:val="0"/>
      <w:marTop w:val="0"/>
      <w:marBottom w:val="0"/>
      <w:divBdr>
        <w:top w:val="none" w:sz="0" w:space="0" w:color="auto"/>
        <w:left w:val="none" w:sz="0" w:space="0" w:color="auto"/>
        <w:bottom w:val="none" w:sz="0" w:space="0" w:color="auto"/>
        <w:right w:val="none" w:sz="0" w:space="0" w:color="auto"/>
      </w:divBdr>
    </w:div>
    <w:div w:id="208686315">
      <w:marLeft w:val="640"/>
      <w:marRight w:val="0"/>
      <w:marTop w:val="0"/>
      <w:marBottom w:val="0"/>
      <w:divBdr>
        <w:top w:val="none" w:sz="0" w:space="0" w:color="auto"/>
        <w:left w:val="none" w:sz="0" w:space="0" w:color="auto"/>
        <w:bottom w:val="none" w:sz="0" w:space="0" w:color="auto"/>
        <w:right w:val="none" w:sz="0" w:space="0" w:color="auto"/>
      </w:divBdr>
    </w:div>
    <w:div w:id="208688964">
      <w:marLeft w:val="640"/>
      <w:marRight w:val="0"/>
      <w:marTop w:val="0"/>
      <w:marBottom w:val="0"/>
      <w:divBdr>
        <w:top w:val="none" w:sz="0" w:space="0" w:color="auto"/>
        <w:left w:val="none" w:sz="0" w:space="0" w:color="auto"/>
        <w:bottom w:val="none" w:sz="0" w:space="0" w:color="auto"/>
        <w:right w:val="none" w:sz="0" w:space="0" w:color="auto"/>
      </w:divBdr>
    </w:div>
    <w:div w:id="208732302">
      <w:marLeft w:val="640"/>
      <w:marRight w:val="0"/>
      <w:marTop w:val="0"/>
      <w:marBottom w:val="0"/>
      <w:divBdr>
        <w:top w:val="none" w:sz="0" w:space="0" w:color="auto"/>
        <w:left w:val="none" w:sz="0" w:space="0" w:color="auto"/>
        <w:bottom w:val="none" w:sz="0" w:space="0" w:color="auto"/>
        <w:right w:val="none" w:sz="0" w:space="0" w:color="auto"/>
      </w:divBdr>
    </w:div>
    <w:div w:id="208803654">
      <w:marLeft w:val="640"/>
      <w:marRight w:val="0"/>
      <w:marTop w:val="0"/>
      <w:marBottom w:val="0"/>
      <w:divBdr>
        <w:top w:val="none" w:sz="0" w:space="0" w:color="auto"/>
        <w:left w:val="none" w:sz="0" w:space="0" w:color="auto"/>
        <w:bottom w:val="none" w:sz="0" w:space="0" w:color="auto"/>
        <w:right w:val="none" w:sz="0" w:space="0" w:color="auto"/>
      </w:divBdr>
    </w:div>
    <w:div w:id="208998046">
      <w:marLeft w:val="640"/>
      <w:marRight w:val="0"/>
      <w:marTop w:val="0"/>
      <w:marBottom w:val="0"/>
      <w:divBdr>
        <w:top w:val="none" w:sz="0" w:space="0" w:color="auto"/>
        <w:left w:val="none" w:sz="0" w:space="0" w:color="auto"/>
        <w:bottom w:val="none" w:sz="0" w:space="0" w:color="auto"/>
        <w:right w:val="none" w:sz="0" w:space="0" w:color="auto"/>
      </w:divBdr>
    </w:div>
    <w:div w:id="208999727">
      <w:marLeft w:val="640"/>
      <w:marRight w:val="0"/>
      <w:marTop w:val="0"/>
      <w:marBottom w:val="0"/>
      <w:divBdr>
        <w:top w:val="none" w:sz="0" w:space="0" w:color="auto"/>
        <w:left w:val="none" w:sz="0" w:space="0" w:color="auto"/>
        <w:bottom w:val="none" w:sz="0" w:space="0" w:color="auto"/>
        <w:right w:val="none" w:sz="0" w:space="0" w:color="auto"/>
      </w:divBdr>
    </w:div>
    <w:div w:id="209000419">
      <w:marLeft w:val="640"/>
      <w:marRight w:val="0"/>
      <w:marTop w:val="0"/>
      <w:marBottom w:val="0"/>
      <w:divBdr>
        <w:top w:val="none" w:sz="0" w:space="0" w:color="auto"/>
        <w:left w:val="none" w:sz="0" w:space="0" w:color="auto"/>
        <w:bottom w:val="none" w:sz="0" w:space="0" w:color="auto"/>
        <w:right w:val="none" w:sz="0" w:space="0" w:color="auto"/>
      </w:divBdr>
    </w:div>
    <w:div w:id="209002997">
      <w:marLeft w:val="640"/>
      <w:marRight w:val="0"/>
      <w:marTop w:val="0"/>
      <w:marBottom w:val="0"/>
      <w:divBdr>
        <w:top w:val="none" w:sz="0" w:space="0" w:color="auto"/>
        <w:left w:val="none" w:sz="0" w:space="0" w:color="auto"/>
        <w:bottom w:val="none" w:sz="0" w:space="0" w:color="auto"/>
        <w:right w:val="none" w:sz="0" w:space="0" w:color="auto"/>
      </w:divBdr>
    </w:div>
    <w:div w:id="209003070">
      <w:marLeft w:val="640"/>
      <w:marRight w:val="0"/>
      <w:marTop w:val="0"/>
      <w:marBottom w:val="0"/>
      <w:divBdr>
        <w:top w:val="none" w:sz="0" w:space="0" w:color="auto"/>
        <w:left w:val="none" w:sz="0" w:space="0" w:color="auto"/>
        <w:bottom w:val="none" w:sz="0" w:space="0" w:color="auto"/>
        <w:right w:val="none" w:sz="0" w:space="0" w:color="auto"/>
      </w:divBdr>
    </w:div>
    <w:div w:id="209074422">
      <w:marLeft w:val="640"/>
      <w:marRight w:val="0"/>
      <w:marTop w:val="0"/>
      <w:marBottom w:val="0"/>
      <w:divBdr>
        <w:top w:val="none" w:sz="0" w:space="0" w:color="auto"/>
        <w:left w:val="none" w:sz="0" w:space="0" w:color="auto"/>
        <w:bottom w:val="none" w:sz="0" w:space="0" w:color="auto"/>
        <w:right w:val="none" w:sz="0" w:space="0" w:color="auto"/>
      </w:divBdr>
    </w:div>
    <w:div w:id="209078699">
      <w:marLeft w:val="640"/>
      <w:marRight w:val="0"/>
      <w:marTop w:val="0"/>
      <w:marBottom w:val="0"/>
      <w:divBdr>
        <w:top w:val="none" w:sz="0" w:space="0" w:color="auto"/>
        <w:left w:val="none" w:sz="0" w:space="0" w:color="auto"/>
        <w:bottom w:val="none" w:sz="0" w:space="0" w:color="auto"/>
        <w:right w:val="none" w:sz="0" w:space="0" w:color="auto"/>
      </w:divBdr>
    </w:div>
    <w:div w:id="209149244">
      <w:marLeft w:val="640"/>
      <w:marRight w:val="0"/>
      <w:marTop w:val="0"/>
      <w:marBottom w:val="0"/>
      <w:divBdr>
        <w:top w:val="none" w:sz="0" w:space="0" w:color="auto"/>
        <w:left w:val="none" w:sz="0" w:space="0" w:color="auto"/>
        <w:bottom w:val="none" w:sz="0" w:space="0" w:color="auto"/>
        <w:right w:val="none" w:sz="0" w:space="0" w:color="auto"/>
      </w:divBdr>
    </w:div>
    <w:div w:id="209195188">
      <w:marLeft w:val="640"/>
      <w:marRight w:val="0"/>
      <w:marTop w:val="0"/>
      <w:marBottom w:val="0"/>
      <w:divBdr>
        <w:top w:val="none" w:sz="0" w:space="0" w:color="auto"/>
        <w:left w:val="none" w:sz="0" w:space="0" w:color="auto"/>
        <w:bottom w:val="none" w:sz="0" w:space="0" w:color="auto"/>
        <w:right w:val="none" w:sz="0" w:space="0" w:color="auto"/>
      </w:divBdr>
    </w:div>
    <w:div w:id="209270719">
      <w:marLeft w:val="640"/>
      <w:marRight w:val="0"/>
      <w:marTop w:val="0"/>
      <w:marBottom w:val="0"/>
      <w:divBdr>
        <w:top w:val="none" w:sz="0" w:space="0" w:color="auto"/>
        <w:left w:val="none" w:sz="0" w:space="0" w:color="auto"/>
        <w:bottom w:val="none" w:sz="0" w:space="0" w:color="auto"/>
        <w:right w:val="none" w:sz="0" w:space="0" w:color="auto"/>
      </w:divBdr>
    </w:div>
    <w:div w:id="209415677">
      <w:marLeft w:val="640"/>
      <w:marRight w:val="0"/>
      <w:marTop w:val="0"/>
      <w:marBottom w:val="0"/>
      <w:divBdr>
        <w:top w:val="none" w:sz="0" w:space="0" w:color="auto"/>
        <w:left w:val="none" w:sz="0" w:space="0" w:color="auto"/>
        <w:bottom w:val="none" w:sz="0" w:space="0" w:color="auto"/>
        <w:right w:val="none" w:sz="0" w:space="0" w:color="auto"/>
      </w:divBdr>
    </w:div>
    <w:div w:id="209462799">
      <w:marLeft w:val="640"/>
      <w:marRight w:val="0"/>
      <w:marTop w:val="0"/>
      <w:marBottom w:val="0"/>
      <w:divBdr>
        <w:top w:val="none" w:sz="0" w:space="0" w:color="auto"/>
        <w:left w:val="none" w:sz="0" w:space="0" w:color="auto"/>
        <w:bottom w:val="none" w:sz="0" w:space="0" w:color="auto"/>
        <w:right w:val="none" w:sz="0" w:space="0" w:color="auto"/>
      </w:divBdr>
    </w:div>
    <w:div w:id="209612667">
      <w:marLeft w:val="640"/>
      <w:marRight w:val="0"/>
      <w:marTop w:val="0"/>
      <w:marBottom w:val="0"/>
      <w:divBdr>
        <w:top w:val="none" w:sz="0" w:space="0" w:color="auto"/>
        <w:left w:val="none" w:sz="0" w:space="0" w:color="auto"/>
        <w:bottom w:val="none" w:sz="0" w:space="0" w:color="auto"/>
        <w:right w:val="none" w:sz="0" w:space="0" w:color="auto"/>
      </w:divBdr>
    </w:div>
    <w:div w:id="209612858">
      <w:marLeft w:val="640"/>
      <w:marRight w:val="0"/>
      <w:marTop w:val="0"/>
      <w:marBottom w:val="0"/>
      <w:divBdr>
        <w:top w:val="none" w:sz="0" w:space="0" w:color="auto"/>
        <w:left w:val="none" w:sz="0" w:space="0" w:color="auto"/>
        <w:bottom w:val="none" w:sz="0" w:space="0" w:color="auto"/>
        <w:right w:val="none" w:sz="0" w:space="0" w:color="auto"/>
      </w:divBdr>
    </w:div>
    <w:div w:id="209802640">
      <w:marLeft w:val="640"/>
      <w:marRight w:val="0"/>
      <w:marTop w:val="0"/>
      <w:marBottom w:val="0"/>
      <w:divBdr>
        <w:top w:val="none" w:sz="0" w:space="0" w:color="auto"/>
        <w:left w:val="none" w:sz="0" w:space="0" w:color="auto"/>
        <w:bottom w:val="none" w:sz="0" w:space="0" w:color="auto"/>
        <w:right w:val="none" w:sz="0" w:space="0" w:color="auto"/>
      </w:divBdr>
    </w:div>
    <w:div w:id="209846495">
      <w:marLeft w:val="640"/>
      <w:marRight w:val="0"/>
      <w:marTop w:val="0"/>
      <w:marBottom w:val="0"/>
      <w:divBdr>
        <w:top w:val="none" w:sz="0" w:space="0" w:color="auto"/>
        <w:left w:val="none" w:sz="0" w:space="0" w:color="auto"/>
        <w:bottom w:val="none" w:sz="0" w:space="0" w:color="auto"/>
        <w:right w:val="none" w:sz="0" w:space="0" w:color="auto"/>
      </w:divBdr>
    </w:div>
    <w:div w:id="209995686">
      <w:marLeft w:val="640"/>
      <w:marRight w:val="0"/>
      <w:marTop w:val="0"/>
      <w:marBottom w:val="0"/>
      <w:divBdr>
        <w:top w:val="none" w:sz="0" w:space="0" w:color="auto"/>
        <w:left w:val="none" w:sz="0" w:space="0" w:color="auto"/>
        <w:bottom w:val="none" w:sz="0" w:space="0" w:color="auto"/>
        <w:right w:val="none" w:sz="0" w:space="0" w:color="auto"/>
      </w:divBdr>
    </w:div>
    <w:div w:id="210001356">
      <w:marLeft w:val="640"/>
      <w:marRight w:val="0"/>
      <w:marTop w:val="0"/>
      <w:marBottom w:val="0"/>
      <w:divBdr>
        <w:top w:val="none" w:sz="0" w:space="0" w:color="auto"/>
        <w:left w:val="none" w:sz="0" w:space="0" w:color="auto"/>
        <w:bottom w:val="none" w:sz="0" w:space="0" w:color="auto"/>
        <w:right w:val="none" w:sz="0" w:space="0" w:color="auto"/>
      </w:divBdr>
    </w:div>
    <w:div w:id="210002096">
      <w:marLeft w:val="640"/>
      <w:marRight w:val="0"/>
      <w:marTop w:val="0"/>
      <w:marBottom w:val="0"/>
      <w:divBdr>
        <w:top w:val="none" w:sz="0" w:space="0" w:color="auto"/>
        <w:left w:val="none" w:sz="0" w:space="0" w:color="auto"/>
        <w:bottom w:val="none" w:sz="0" w:space="0" w:color="auto"/>
        <w:right w:val="none" w:sz="0" w:space="0" w:color="auto"/>
      </w:divBdr>
    </w:div>
    <w:div w:id="210070003">
      <w:marLeft w:val="640"/>
      <w:marRight w:val="0"/>
      <w:marTop w:val="0"/>
      <w:marBottom w:val="0"/>
      <w:divBdr>
        <w:top w:val="none" w:sz="0" w:space="0" w:color="auto"/>
        <w:left w:val="none" w:sz="0" w:space="0" w:color="auto"/>
        <w:bottom w:val="none" w:sz="0" w:space="0" w:color="auto"/>
        <w:right w:val="none" w:sz="0" w:space="0" w:color="auto"/>
      </w:divBdr>
    </w:div>
    <w:div w:id="210114984">
      <w:marLeft w:val="640"/>
      <w:marRight w:val="0"/>
      <w:marTop w:val="0"/>
      <w:marBottom w:val="0"/>
      <w:divBdr>
        <w:top w:val="none" w:sz="0" w:space="0" w:color="auto"/>
        <w:left w:val="none" w:sz="0" w:space="0" w:color="auto"/>
        <w:bottom w:val="none" w:sz="0" w:space="0" w:color="auto"/>
        <w:right w:val="none" w:sz="0" w:space="0" w:color="auto"/>
      </w:divBdr>
    </w:div>
    <w:div w:id="210119248">
      <w:marLeft w:val="640"/>
      <w:marRight w:val="0"/>
      <w:marTop w:val="0"/>
      <w:marBottom w:val="0"/>
      <w:divBdr>
        <w:top w:val="none" w:sz="0" w:space="0" w:color="auto"/>
        <w:left w:val="none" w:sz="0" w:space="0" w:color="auto"/>
        <w:bottom w:val="none" w:sz="0" w:space="0" w:color="auto"/>
        <w:right w:val="none" w:sz="0" w:space="0" w:color="auto"/>
      </w:divBdr>
    </w:div>
    <w:div w:id="210263341">
      <w:marLeft w:val="640"/>
      <w:marRight w:val="0"/>
      <w:marTop w:val="0"/>
      <w:marBottom w:val="0"/>
      <w:divBdr>
        <w:top w:val="none" w:sz="0" w:space="0" w:color="auto"/>
        <w:left w:val="none" w:sz="0" w:space="0" w:color="auto"/>
        <w:bottom w:val="none" w:sz="0" w:space="0" w:color="auto"/>
        <w:right w:val="none" w:sz="0" w:space="0" w:color="auto"/>
      </w:divBdr>
    </w:div>
    <w:div w:id="210307647">
      <w:marLeft w:val="640"/>
      <w:marRight w:val="0"/>
      <w:marTop w:val="0"/>
      <w:marBottom w:val="0"/>
      <w:divBdr>
        <w:top w:val="none" w:sz="0" w:space="0" w:color="auto"/>
        <w:left w:val="none" w:sz="0" w:space="0" w:color="auto"/>
        <w:bottom w:val="none" w:sz="0" w:space="0" w:color="auto"/>
        <w:right w:val="none" w:sz="0" w:space="0" w:color="auto"/>
      </w:divBdr>
    </w:div>
    <w:div w:id="210313266">
      <w:marLeft w:val="640"/>
      <w:marRight w:val="0"/>
      <w:marTop w:val="0"/>
      <w:marBottom w:val="0"/>
      <w:divBdr>
        <w:top w:val="none" w:sz="0" w:space="0" w:color="auto"/>
        <w:left w:val="none" w:sz="0" w:space="0" w:color="auto"/>
        <w:bottom w:val="none" w:sz="0" w:space="0" w:color="auto"/>
        <w:right w:val="none" w:sz="0" w:space="0" w:color="auto"/>
      </w:divBdr>
    </w:div>
    <w:div w:id="210580068">
      <w:marLeft w:val="640"/>
      <w:marRight w:val="0"/>
      <w:marTop w:val="0"/>
      <w:marBottom w:val="0"/>
      <w:divBdr>
        <w:top w:val="none" w:sz="0" w:space="0" w:color="auto"/>
        <w:left w:val="none" w:sz="0" w:space="0" w:color="auto"/>
        <w:bottom w:val="none" w:sz="0" w:space="0" w:color="auto"/>
        <w:right w:val="none" w:sz="0" w:space="0" w:color="auto"/>
      </w:divBdr>
    </w:div>
    <w:div w:id="210582401">
      <w:marLeft w:val="640"/>
      <w:marRight w:val="0"/>
      <w:marTop w:val="0"/>
      <w:marBottom w:val="0"/>
      <w:divBdr>
        <w:top w:val="none" w:sz="0" w:space="0" w:color="auto"/>
        <w:left w:val="none" w:sz="0" w:space="0" w:color="auto"/>
        <w:bottom w:val="none" w:sz="0" w:space="0" w:color="auto"/>
        <w:right w:val="none" w:sz="0" w:space="0" w:color="auto"/>
      </w:divBdr>
    </w:div>
    <w:div w:id="210658727">
      <w:marLeft w:val="640"/>
      <w:marRight w:val="0"/>
      <w:marTop w:val="0"/>
      <w:marBottom w:val="0"/>
      <w:divBdr>
        <w:top w:val="none" w:sz="0" w:space="0" w:color="auto"/>
        <w:left w:val="none" w:sz="0" w:space="0" w:color="auto"/>
        <w:bottom w:val="none" w:sz="0" w:space="0" w:color="auto"/>
        <w:right w:val="none" w:sz="0" w:space="0" w:color="auto"/>
      </w:divBdr>
    </w:div>
    <w:div w:id="210659337">
      <w:marLeft w:val="640"/>
      <w:marRight w:val="0"/>
      <w:marTop w:val="0"/>
      <w:marBottom w:val="0"/>
      <w:divBdr>
        <w:top w:val="none" w:sz="0" w:space="0" w:color="auto"/>
        <w:left w:val="none" w:sz="0" w:space="0" w:color="auto"/>
        <w:bottom w:val="none" w:sz="0" w:space="0" w:color="auto"/>
        <w:right w:val="none" w:sz="0" w:space="0" w:color="auto"/>
      </w:divBdr>
    </w:div>
    <w:div w:id="210768604">
      <w:marLeft w:val="640"/>
      <w:marRight w:val="0"/>
      <w:marTop w:val="0"/>
      <w:marBottom w:val="0"/>
      <w:divBdr>
        <w:top w:val="none" w:sz="0" w:space="0" w:color="auto"/>
        <w:left w:val="none" w:sz="0" w:space="0" w:color="auto"/>
        <w:bottom w:val="none" w:sz="0" w:space="0" w:color="auto"/>
        <w:right w:val="none" w:sz="0" w:space="0" w:color="auto"/>
      </w:divBdr>
    </w:div>
    <w:div w:id="210768875">
      <w:marLeft w:val="640"/>
      <w:marRight w:val="0"/>
      <w:marTop w:val="0"/>
      <w:marBottom w:val="0"/>
      <w:divBdr>
        <w:top w:val="none" w:sz="0" w:space="0" w:color="auto"/>
        <w:left w:val="none" w:sz="0" w:space="0" w:color="auto"/>
        <w:bottom w:val="none" w:sz="0" w:space="0" w:color="auto"/>
        <w:right w:val="none" w:sz="0" w:space="0" w:color="auto"/>
      </w:divBdr>
    </w:div>
    <w:div w:id="210920478">
      <w:marLeft w:val="640"/>
      <w:marRight w:val="0"/>
      <w:marTop w:val="0"/>
      <w:marBottom w:val="0"/>
      <w:divBdr>
        <w:top w:val="none" w:sz="0" w:space="0" w:color="auto"/>
        <w:left w:val="none" w:sz="0" w:space="0" w:color="auto"/>
        <w:bottom w:val="none" w:sz="0" w:space="0" w:color="auto"/>
        <w:right w:val="none" w:sz="0" w:space="0" w:color="auto"/>
      </w:divBdr>
    </w:div>
    <w:div w:id="210923567">
      <w:marLeft w:val="640"/>
      <w:marRight w:val="0"/>
      <w:marTop w:val="0"/>
      <w:marBottom w:val="0"/>
      <w:divBdr>
        <w:top w:val="none" w:sz="0" w:space="0" w:color="auto"/>
        <w:left w:val="none" w:sz="0" w:space="0" w:color="auto"/>
        <w:bottom w:val="none" w:sz="0" w:space="0" w:color="auto"/>
        <w:right w:val="none" w:sz="0" w:space="0" w:color="auto"/>
      </w:divBdr>
    </w:div>
    <w:div w:id="210926146">
      <w:marLeft w:val="640"/>
      <w:marRight w:val="0"/>
      <w:marTop w:val="0"/>
      <w:marBottom w:val="0"/>
      <w:divBdr>
        <w:top w:val="none" w:sz="0" w:space="0" w:color="auto"/>
        <w:left w:val="none" w:sz="0" w:space="0" w:color="auto"/>
        <w:bottom w:val="none" w:sz="0" w:space="0" w:color="auto"/>
        <w:right w:val="none" w:sz="0" w:space="0" w:color="auto"/>
      </w:divBdr>
    </w:div>
    <w:div w:id="210965001">
      <w:marLeft w:val="640"/>
      <w:marRight w:val="0"/>
      <w:marTop w:val="0"/>
      <w:marBottom w:val="0"/>
      <w:divBdr>
        <w:top w:val="none" w:sz="0" w:space="0" w:color="auto"/>
        <w:left w:val="none" w:sz="0" w:space="0" w:color="auto"/>
        <w:bottom w:val="none" w:sz="0" w:space="0" w:color="auto"/>
        <w:right w:val="none" w:sz="0" w:space="0" w:color="auto"/>
      </w:divBdr>
    </w:div>
    <w:div w:id="211113382">
      <w:marLeft w:val="640"/>
      <w:marRight w:val="0"/>
      <w:marTop w:val="0"/>
      <w:marBottom w:val="0"/>
      <w:divBdr>
        <w:top w:val="none" w:sz="0" w:space="0" w:color="auto"/>
        <w:left w:val="none" w:sz="0" w:space="0" w:color="auto"/>
        <w:bottom w:val="none" w:sz="0" w:space="0" w:color="auto"/>
        <w:right w:val="none" w:sz="0" w:space="0" w:color="auto"/>
      </w:divBdr>
    </w:div>
    <w:div w:id="211114193">
      <w:marLeft w:val="640"/>
      <w:marRight w:val="0"/>
      <w:marTop w:val="0"/>
      <w:marBottom w:val="0"/>
      <w:divBdr>
        <w:top w:val="none" w:sz="0" w:space="0" w:color="auto"/>
        <w:left w:val="none" w:sz="0" w:space="0" w:color="auto"/>
        <w:bottom w:val="none" w:sz="0" w:space="0" w:color="auto"/>
        <w:right w:val="none" w:sz="0" w:space="0" w:color="auto"/>
      </w:divBdr>
    </w:div>
    <w:div w:id="211115379">
      <w:marLeft w:val="640"/>
      <w:marRight w:val="0"/>
      <w:marTop w:val="0"/>
      <w:marBottom w:val="0"/>
      <w:divBdr>
        <w:top w:val="none" w:sz="0" w:space="0" w:color="auto"/>
        <w:left w:val="none" w:sz="0" w:space="0" w:color="auto"/>
        <w:bottom w:val="none" w:sz="0" w:space="0" w:color="auto"/>
        <w:right w:val="none" w:sz="0" w:space="0" w:color="auto"/>
      </w:divBdr>
    </w:div>
    <w:div w:id="211231768">
      <w:marLeft w:val="640"/>
      <w:marRight w:val="0"/>
      <w:marTop w:val="0"/>
      <w:marBottom w:val="0"/>
      <w:divBdr>
        <w:top w:val="none" w:sz="0" w:space="0" w:color="auto"/>
        <w:left w:val="none" w:sz="0" w:space="0" w:color="auto"/>
        <w:bottom w:val="none" w:sz="0" w:space="0" w:color="auto"/>
        <w:right w:val="none" w:sz="0" w:space="0" w:color="auto"/>
      </w:divBdr>
    </w:div>
    <w:div w:id="211233191">
      <w:marLeft w:val="640"/>
      <w:marRight w:val="0"/>
      <w:marTop w:val="0"/>
      <w:marBottom w:val="0"/>
      <w:divBdr>
        <w:top w:val="none" w:sz="0" w:space="0" w:color="auto"/>
        <w:left w:val="none" w:sz="0" w:space="0" w:color="auto"/>
        <w:bottom w:val="none" w:sz="0" w:space="0" w:color="auto"/>
        <w:right w:val="none" w:sz="0" w:space="0" w:color="auto"/>
      </w:divBdr>
    </w:div>
    <w:div w:id="211234463">
      <w:marLeft w:val="640"/>
      <w:marRight w:val="0"/>
      <w:marTop w:val="0"/>
      <w:marBottom w:val="0"/>
      <w:divBdr>
        <w:top w:val="none" w:sz="0" w:space="0" w:color="auto"/>
        <w:left w:val="none" w:sz="0" w:space="0" w:color="auto"/>
        <w:bottom w:val="none" w:sz="0" w:space="0" w:color="auto"/>
        <w:right w:val="none" w:sz="0" w:space="0" w:color="auto"/>
      </w:divBdr>
    </w:div>
    <w:div w:id="211313840">
      <w:marLeft w:val="640"/>
      <w:marRight w:val="0"/>
      <w:marTop w:val="0"/>
      <w:marBottom w:val="0"/>
      <w:divBdr>
        <w:top w:val="none" w:sz="0" w:space="0" w:color="auto"/>
        <w:left w:val="none" w:sz="0" w:space="0" w:color="auto"/>
        <w:bottom w:val="none" w:sz="0" w:space="0" w:color="auto"/>
        <w:right w:val="none" w:sz="0" w:space="0" w:color="auto"/>
      </w:divBdr>
    </w:div>
    <w:div w:id="211427335">
      <w:marLeft w:val="640"/>
      <w:marRight w:val="0"/>
      <w:marTop w:val="0"/>
      <w:marBottom w:val="0"/>
      <w:divBdr>
        <w:top w:val="none" w:sz="0" w:space="0" w:color="auto"/>
        <w:left w:val="none" w:sz="0" w:space="0" w:color="auto"/>
        <w:bottom w:val="none" w:sz="0" w:space="0" w:color="auto"/>
        <w:right w:val="none" w:sz="0" w:space="0" w:color="auto"/>
      </w:divBdr>
    </w:div>
    <w:div w:id="211427860">
      <w:marLeft w:val="640"/>
      <w:marRight w:val="0"/>
      <w:marTop w:val="0"/>
      <w:marBottom w:val="0"/>
      <w:divBdr>
        <w:top w:val="none" w:sz="0" w:space="0" w:color="auto"/>
        <w:left w:val="none" w:sz="0" w:space="0" w:color="auto"/>
        <w:bottom w:val="none" w:sz="0" w:space="0" w:color="auto"/>
        <w:right w:val="none" w:sz="0" w:space="0" w:color="auto"/>
      </w:divBdr>
    </w:div>
    <w:div w:id="211502683">
      <w:marLeft w:val="640"/>
      <w:marRight w:val="0"/>
      <w:marTop w:val="0"/>
      <w:marBottom w:val="0"/>
      <w:divBdr>
        <w:top w:val="none" w:sz="0" w:space="0" w:color="auto"/>
        <w:left w:val="none" w:sz="0" w:space="0" w:color="auto"/>
        <w:bottom w:val="none" w:sz="0" w:space="0" w:color="auto"/>
        <w:right w:val="none" w:sz="0" w:space="0" w:color="auto"/>
      </w:divBdr>
    </w:div>
    <w:div w:id="211550658">
      <w:marLeft w:val="640"/>
      <w:marRight w:val="0"/>
      <w:marTop w:val="0"/>
      <w:marBottom w:val="0"/>
      <w:divBdr>
        <w:top w:val="none" w:sz="0" w:space="0" w:color="auto"/>
        <w:left w:val="none" w:sz="0" w:space="0" w:color="auto"/>
        <w:bottom w:val="none" w:sz="0" w:space="0" w:color="auto"/>
        <w:right w:val="none" w:sz="0" w:space="0" w:color="auto"/>
      </w:divBdr>
    </w:div>
    <w:div w:id="211582847">
      <w:marLeft w:val="640"/>
      <w:marRight w:val="0"/>
      <w:marTop w:val="0"/>
      <w:marBottom w:val="0"/>
      <w:divBdr>
        <w:top w:val="none" w:sz="0" w:space="0" w:color="auto"/>
        <w:left w:val="none" w:sz="0" w:space="0" w:color="auto"/>
        <w:bottom w:val="none" w:sz="0" w:space="0" w:color="auto"/>
        <w:right w:val="none" w:sz="0" w:space="0" w:color="auto"/>
      </w:divBdr>
    </w:div>
    <w:div w:id="211768453">
      <w:marLeft w:val="640"/>
      <w:marRight w:val="0"/>
      <w:marTop w:val="0"/>
      <w:marBottom w:val="0"/>
      <w:divBdr>
        <w:top w:val="none" w:sz="0" w:space="0" w:color="auto"/>
        <w:left w:val="none" w:sz="0" w:space="0" w:color="auto"/>
        <w:bottom w:val="none" w:sz="0" w:space="0" w:color="auto"/>
        <w:right w:val="none" w:sz="0" w:space="0" w:color="auto"/>
      </w:divBdr>
    </w:div>
    <w:div w:id="211813177">
      <w:marLeft w:val="640"/>
      <w:marRight w:val="0"/>
      <w:marTop w:val="0"/>
      <w:marBottom w:val="0"/>
      <w:divBdr>
        <w:top w:val="none" w:sz="0" w:space="0" w:color="auto"/>
        <w:left w:val="none" w:sz="0" w:space="0" w:color="auto"/>
        <w:bottom w:val="none" w:sz="0" w:space="0" w:color="auto"/>
        <w:right w:val="none" w:sz="0" w:space="0" w:color="auto"/>
      </w:divBdr>
    </w:div>
    <w:div w:id="211816923">
      <w:marLeft w:val="640"/>
      <w:marRight w:val="0"/>
      <w:marTop w:val="0"/>
      <w:marBottom w:val="0"/>
      <w:divBdr>
        <w:top w:val="none" w:sz="0" w:space="0" w:color="auto"/>
        <w:left w:val="none" w:sz="0" w:space="0" w:color="auto"/>
        <w:bottom w:val="none" w:sz="0" w:space="0" w:color="auto"/>
        <w:right w:val="none" w:sz="0" w:space="0" w:color="auto"/>
      </w:divBdr>
    </w:div>
    <w:div w:id="211889970">
      <w:marLeft w:val="640"/>
      <w:marRight w:val="0"/>
      <w:marTop w:val="0"/>
      <w:marBottom w:val="0"/>
      <w:divBdr>
        <w:top w:val="none" w:sz="0" w:space="0" w:color="auto"/>
        <w:left w:val="none" w:sz="0" w:space="0" w:color="auto"/>
        <w:bottom w:val="none" w:sz="0" w:space="0" w:color="auto"/>
        <w:right w:val="none" w:sz="0" w:space="0" w:color="auto"/>
      </w:divBdr>
    </w:div>
    <w:div w:id="211891999">
      <w:marLeft w:val="640"/>
      <w:marRight w:val="0"/>
      <w:marTop w:val="0"/>
      <w:marBottom w:val="0"/>
      <w:divBdr>
        <w:top w:val="none" w:sz="0" w:space="0" w:color="auto"/>
        <w:left w:val="none" w:sz="0" w:space="0" w:color="auto"/>
        <w:bottom w:val="none" w:sz="0" w:space="0" w:color="auto"/>
        <w:right w:val="none" w:sz="0" w:space="0" w:color="auto"/>
      </w:divBdr>
    </w:div>
    <w:div w:id="212012039">
      <w:marLeft w:val="640"/>
      <w:marRight w:val="0"/>
      <w:marTop w:val="0"/>
      <w:marBottom w:val="0"/>
      <w:divBdr>
        <w:top w:val="none" w:sz="0" w:space="0" w:color="auto"/>
        <w:left w:val="none" w:sz="0" w:space="0" w:color="auto"/>
        <w:bottom w:val="none" w:sz="0" w:space="0" w:color="auto"/>
        <w:right w:val="none" w:sz="0" w:space="0" w:color="auto"/>
      </w:divBdr>
    </w:div>
    <w:div w:id="212038554">
      <w:marLeft w:val="640"/>
      <w:marRight w:val="0"/>
      <w:marTop w:val="0"/>
      <w:marBottom w:val="0"/>
      <w:divBdr>
        <w:top w:val="none" w:sz="0" w:space="0" w:color="auto"/>
        <w:left w:val="none" w:sz="0" w:space="0" w:color="auto"/>
        <w:bottom w:val="none" w:sz="0" w:space="0" w:color="auto"/>
        <w:right w:val="none" w:sz="0" w:space="0" w:color="auto"/>
      </w:divBdr>
    </w:div>
    <w:div w:id="212159102">
      <w:marLeft w:val="640"/>
      <w:marRight w:val="0"/>
      <w:marTop w:val="0"/>
      <w:marBottom w:val="0"/>
      <w:divBdr>
        <w:top w:val="none" w:sz="0" w:space="0" w:color="auto"/>
        <w:left w:val="none" w:sz="0" w:space="0" w:color="auto"/>
        <w:bottom w:val="none" w:sz="0" w:space="0" w:color="auto"/>
        <w:right w:val="none" w:sz="0" w:space="0" w:color="auto"/>
      </w:divBdr>
    </w:div>
    <w:div w:id="212230678">
      <w:marLeft w:val="640"/>
      <w:marRight w:val="0"/>
      <w:marTop w:val="0"/>
      <w:marBottom w:val="0"/>
      <w:divBdr>
        <w:top w:val="none" w:sz="0" w:space="0" w:color="auto"/>
        <w:left w:val="none" w:sz="0" w:space="0" w:color="auto"/>
        <w:bottom w:val="none" w:sz="0" w:space="0" w:color="auto"/>
        <w:right w:val="none" w:sz="0" w:space="0" w:color="auto"/>
      </w:divBdr>
    </w:div>
    <w:div w:id="212272900">
      <w:marLeft w:val="640"/>
      <w:marRight w:val="0"/>
      <w:marTop w:val="0"/>
      <w:marBottom w:val="0"/>
      <w:divBdr>
        <w:top w:val="none" w:sz="0" w:space="0" w:color="auto"/>
        <w:left w:val="none" w:sz="0" w:space="0" w:color="auto"/>
        <w:bottom w:val="none" w:sz="0" w:space="0" w:color="auto"/>
        <w:right w:val="none" w:sz="0" w:space="0" w:color="auto"/>
      </w:divBdr>
    </w:div>
    <w:div w:id="212347745">
      <w:marLeft w:val="640"/>
      <w:marRight w:val="0"/>
      <w:marTop w:val="0"/>
      <w:marBottom w:val="0"/>
      <w:divBdr>
        <w:top w:val="none" w:sz="0" w:space="0" w:color="auto"/>
        <w:left w:val="none" w:sz="0" w:space="0" w:color="auto"/>
        <w:bottom w:val="none" w:sz="0" w:space="0" w:color="auto"/>
        <w:right w:val="none" w:sz="0" w:space="0" w:color="auto"/>
      </w:divBdr>
    </w:div>
    <w:div w:id="212354192">
      <w:marLeft w:val="640"/>
      <w:marRight w:val="0"/>
      <w:marTop w:val="0"/>
      <w:marBottom w:val="0"/>
      <w:divBdr>
        <w:top w:val="none" w:sz="0" w:space="0" w:color="auto"/>
        <w:left w:val="none" w:sz="0" w:space="0" w:color="auto"/>
        <w:bottom w:val="none" w:sz="0" w:space="0" w:color="auto"/>
        <w:right w:val="none" w:sz="0" w:space="0" w:color="auto"/>
      </w:divBdr>
    </w:div>
    <w:div w:id="212355941">
      <w:bodyDiv w:val="1"/>
      <w:marLeft w:val="0"/>
      <w:marRight w:val="0"/>
      <w:marTop w:val="0"/>
      <w:marBottom w:val="0"/>
      <w:divBdr>
        <w:top w:val="none" w:sz="0" w:space="0" w:color="auto"/>
        <w:left w:val="none" w:sz="0" w:space="0" w:color="auto"/>
        <w:bottom w:val="none" w:sz="0" w:space="0" w:color="auto"/>
        <w:right w:val="none" w:sz="0" w:space="0" w:color="auto"/>
      </w:divBdr>
    </w:div>
    <w:div w:id="212423884">
      <w:marLeft w:val="640"/>
      <w:marRight w:val="0"/>
      <w:marTop w:val="0"/>
      <w:marBottom w:val="0"/>
      <w:divBdr>
        <w:top w:val="none" w:sz="0" w:space="0" w:color="auto"/>
        <w:left w:val="none" w:sz="0" w:space="0" w:color="auto"/>
        <w:bottom w:val="none" w:sz="0" w:space="0" w:color="auto"/>
        <w:right w:val="none" w:sz="0" w:space="0" w:color="auto"/>
      </w:divBdr>
    </w:div>
    <w:div w:id="212546184">
      <w:marLeft w:val="640"/>
      <w:marRight w:val="0"/>
      <w:marTop w:val="0"/>
      <w:marBottom w:val="0"/>
      <w:divBdr>
        <w:top w:val="none" w:sz="0" w:space="0" w:color="auto"/>
        <w:left w:val="none" w:sz="0" w:space="0" w:color="auto"/>
        <w:bottom w:val="none" w:sz="0" w:space="0" w:color="auto"/>
        <w:right w:val="none" w:sz="0" w:space="0" w:color="auto"/>
      </w:divBdr>
    </w:div>
    <w:div w:id="212616338">
      <w:marLeft w:val="640"/>
      <w:marRight w:val="0"/>
      <w:marTop w:val="0"/>
      <w:marBottom w:val="0"/>
      <w:divBdr>
        <w:top w:val="none" w:sz="0" w:space="0" w:color="auto"/>
        <w:left w:val="none" w:sz="0" w:space="0" w:color="auto"/>
        <w:bottom w:val="none" w:sz="0" w:space="0" w:color="auto"/>
        <w:right w:val="none" w:sz="0" w:space="0" w:color="auto"/>
      </w:divBdr>
    </w:div>
    <w:div w:id="212617684">
      <w:marLeft w:val="640"/>
      <w:marRight w:val="0"/>
      <w:marTop w:val="0"/>
      <w:marBottom w:val="0"/>
      <w:divBdr>
        <w:top w:val="none" w:sz="0" w:space="0" w:color="auto"/>
        <w:left w:val="none" w:sz="0" w:space="0" w:color="auto"/>
        <w:bottom w:val="none" w:sz="0" w:space="0" w:color="auto"/>
        <w:right w:val="none" w:sz="0" w:space="0" w:color="auto"/>
      </w:divBdr>
    </w:div>
    <w:div w:id="212693444">
      <w:marLeft w:val="640"/>
      <w:marRight w:val="0"/>
      <w:marTop w:val="0"/>
      <w:marBottom w:val="0"/>
      <w:divBdr>
        <w:top w:val="none" w:sz="0" w:space="0" w:color="auto"/>
        <w:left w:val="none" w:sz="0" w:space="0" w:color="auto"/>
        <w:bottom w:val="none" w:sz="0" w:space="0" w:color="auto"/>
        <w:right w:val="none" w:sz="0" w:space="0" w:color="auto"/>
      </w:divBdr>
    </w:div>
    <w:div w:id="212695553">
      <w:marLeft w:val="640"/>
      <w:marRight w:val="0"/>
      <w:marTop w:val="0"/>
      <w:marBottom w:val="0"/>
      <w:divBdr>
        <w:top w:val="none" w:sz="0" w:space="0" w:color="auto"/>
        <w:left w:val="none" w:sz="0" w:space="0" w:color="auto"/>
        <w:bottom w:val="none" w:sz="0" w:space="0" w:color="auto"/>
        <w:right w:val="none" w:sz="0" w:space="0" w:color="auto"/>
      </w:divBdr>
    </w:div>
    <w:div w:id="212736811">
      <w:marLeft w:val="640"/>
      <w:marRight w:val="0"/>
      <w:marTop w:val="0"/>
      <w:marBottom w:val="0"/>
      <w:divBdr>
        <w:top w:val="none" w:sz="0" w:space="0" w:color="auto"/>
        <w:left w:val="none" w:sz="0" w:space="0" w:color="auto"/>
        <w:bottom w:val="none" w:sz="0" w:space="0" w:color="auto"/>
        <w:right w:val="none" w:sz="0" w:space="0" w:color="auto"/>
      </w:divBdr>
    </w:div>
    <w:div w:id="212738449">
      <w:marLeft w:val="640"/>
      <w:marRight w:val="0"/>
      <w:marTop w:val="0"/>
      <w:marBottom w:val="0"/>
      <w:divBdr>
        <w:top w:val="none" w:sz="0" w:space="0" w:color="auto"/>
        <w:left w:val="none" w:sz="0" w:space="0" w:color="auto"/>
        <w:bottom w:val="none" w:sz="0" w:space="0" w:color="auto"/>
        <w:right w:val="none" w:sz="0" w:space="0" w:color="auto"/>
      </w:divBdr>
    </w:div>
    <w:div w:id="212742905">
      <w:marLeft w:val="640"/>
      <w:marRight w:val="0"/>
      <w:marTop w:val="0"/>
      <w:marBottom w:val="0"/>
      <w:divBdr>
        <w:top w:val="none" w:sz="0" w:space="0" w:color="auto"/>
        <w:left w:val="none" w:sz="0" w:space="0" w:color="auto"/>
        <w:bottom w:val="none" w:sz="0" w:space="0" w:color="auto"/>
        <w:right w:val="none" w:sz="0" w:space="0" w:color="auto"/>
      </w:divBdr>
    </w:div>
    <w:div w:id="212817277">
      <w:marLeft w:val="640"/>
      <w:marRight w:val="0"/>
      <w:marTop w:val="0"/>
      <w:marBottom w:val="0"/>
      <w:divBdr>
        <w:top w:val="none" w:sz="0" w:space="0" w:color="auto"/>
        <w:left w:val="none" w:sz="0" w:space="0" w:color="auto"/>
        <w:bottom w:val="none" w:sz="0" w:space="0" w:color="auto"/>
        <w:right w:val="none" w:sz="0" w:space="0" w:color="auto"/>
      </w:divBdr>
    </w:div>
    <w:div w:id="212928656">
      <w:marLeft w:val="640"/>
      <w:marRight w:val="0"/>
      <w:marTop w:val="0"/>
      <w:marBottom w:val="0"/>
      <w:divBdr>
        <w:top w:val="none" w:sz="0" w:space="0" w:color="auto"/>
        <w:left w:val="none" w:sz="0" w:space="0" w:color="auto"/>
        <w:bottom w:val="none" w:sz="0" w:space="0" w:color="auto"/>
        <w:right w:val="none" w:sz="0" w:space="0" w:color="auto"/>
      </w:divBdr>
    </w:div>
    <w:div w:id="212932949">
      <w:marLeft w:val="640"/>
      <w:marRight w:val="0"/>
      <w:marTop w:val="0"/>
      <w:marBottom w:val="0"/>
      <w:divBdr>
        <w:top w:val="none" w:sz="0" w:space="0" w:color="auto"/>
        <w:left w:val="none" w:sz="0" w:space="0" w:color="auto"/>
        <w:bottom w:val="none" w:sz="0" w:space="0" w:color="auto"/>
        <w:right w:val="none" w:sz="0" w:space="0" w:color="auto"/>
      </w:divBdr>
    </w:div>
    <w:div w:id="213007633">
      <w:marLeft w:val="640"/>
      <w:marRight w:val="0"/>
      <w:marTop w:val="0"/>
      <w:marBottom w:val="0"/>
      <w:divBdr>
        <w:top w:val="none" w:sz="0" w:space="0" w:color="auto"/>
        <w:left w:val="none" w:sz="0" w:space="0" w:color="auto"/>
        <w:bottom w:val="none" w:sz="0" w:space="0" w:color="auto"/>
        <w:right w:val="none" w:sz="0" w:space="0" w:color="auto"/>
      </w:divBdr>
    </w:div>
    <w:div w:id="213009933">
      <w:marLeft w:val="640"/>
      <w:marRight w:val="0"/>
      <w:marTop w:val="0"/>
      <w:marBottom w:val="0"/>
      <w:divBdr>
        <w:top w:val="none" w:sz="0" w:space="0" w:color="auto"/>
        <w:left w:val="none" w:sz="0" w:space="0" w:color="auto"/>
        <w:bottom w:val="none" w:sz="0" w:space="0" w:color="auto"/>
        <w:right w:val="none" w:sz="0" w:space="0" w:color="auto"/>
      </w:divBdr>
    </w:div>
    <w:div w:id="213085814">
      <w:marLeft w:val="640"/>
      <w:marRight w:val="0"/>
      <w:marTop w:val="0"/>
      <w:marBottom w:val="0"/>
      <w:divBdr>
        <w:top w:val="none" w:sz="0" w:space="0" w:color="auto"/>
        <w:left w:val="none" w:sz="0" w:space="0" w:color="auto"/>
        <w:bottom w:val="none" w:sz="0" w:space="0" w:color="auto"/>
        <w:right w:val="none" w:sz="0" w:space="0" w:color="auto"/>
      </w:divBdr>
    </w:div>
    <w:div w:id="213127325">
      <w:marLeft w:val="640"/>
      <w:marRight w:val="0"/>
      <w:marTop w:val="0"/>
      <w:marBottom w:val="0"/>
      <w:divBdr>
        <w:top w:val="none" w:sz="0" w:space="0" w:color="auto"/>
        <w:left w:val="none" w:sz="0" w:space="0" w:color="auto"/>
        <w:bottom w:val="none" w:sz="0" w:space="0" w:color="auto"/>
        <w:right w:val="none" w:sz="0" w:space="0" w:color="auto"/>
      </w:divBdr>
    </w:div>
    <w:div w:id="213127441">
      <w:marLeft w:val="640"/>
      <w:marRight w:val="0"/>
      <w:marTop w:val="0"/>
      <w:marBottom w:val="0"/>
      <w:divBdr>
        <w:top w:val="none" w:sz="0" w:space="0" w:color="auto"/>
        <w:left w:val="none" w:sz="0" w:space="0" w:color="auto"/>
        <w:bottom w:val="none" w:sz="0" w:space="0" w:color="auto"/>
        <w:right w:val="none" w:sz="0" w:space="0" w:color="auto"/>
      </w:divBdr>
    </w:div>
    <w:div w:id="213153087">
      <w:marLeft w:val="640"/>
      <w:marRight w:val="0"/>
      <w:marTop w:val="0"/>
      <w:marBottom w:val="0"/>
      <w:divBdr>
        <w:top w:val="none" w:sz="0" w:space="0" w:color="auto"/>
        <w:left w:val="none" w:sz="0" w:space="0" w:color="auto"/>
        <w:bottom w:val="none" w:sz="0" w:space="0" w:color="auto"/>
        <w:right w:val="none" w:sz="0" w:space="0" w:color="auto"/>
      </w:divBdr>
    </w:div>
    <w:div w:id="213273750">
      <w:marLeft w:val="640"/>
      <w:marRight w:val="0"/>
      <w:marTop w:val="0"/>
      <w:marBottom w:val="0"/>
      <w:divBdr>
        <w:top w:val="none" w:sz="0" w:space="0" w:color="auto"/>
        <w:left w:val="none" w:sz="0" w:space="0" w:color="auto"/>
        <w:bottom w:val="none" w:sz="0" w:space="0" w:color="auto"/>
        <w:right w:val="none" w:sz="0" w:space="0" w:color="auto"/>
      </w:divBdr>
    </w:div>
    <w:div w:id="213277580">
      <w:marLeft w:val="640"/>
      <w:marRight w:val="0"/>
      <w:marTop w:val="0"/>
      <w:marBottom w:val="0"/>
      <w:divBdr>
        <w:top w:val="none" w:sz="0" w:space="0" w:color="auto"/>
        <w:left w:val="none" w:sz="0" w:space="0" w:color="auto"/>
        <w:bottom w:val="none" w:sz="0" w:space="0" w:color="auto"/>
        <w:right w:val="none" w:sz="0" w:space="0" w:color="auto"/>
      </w:divBdr>
    </w:div>
    <w:div w:id="213280128">
      <w:marLeft w:val="640"/>
      <w:marRight w:val="0"/>
      <w:marTop w:val="0"/>
      <w:marBottom w:val="0"/>
      <w:divBdr>
        <w:top w:val="none" w:sz="0" w:space="0" w:color="auto"/>
        <w:left w:val="none" w:sz="0" w:space="0" w:color="auto"/>
        <w:bottom w:val="none" w:sz="0" w:space="0" w:color="auto"/>
        <w:right w:val="none" w:sz="0" w:space="0" w:color="auto"/>
      </w:divBdr>
    </w:div>
    <w:div w:id="213321524">
      <w:marLeft w:val="640"/>
      <w:marRight w:val="0"/>
      <w:marTop w:val="0"/>
      <w:marBottom w:val="0"/>
      <w:divBdr>
        <w:top w:val="none" w:sz="0" w:space="0" w:color="auto"/>
        <w:left w:val="none" w:sz="0" w:space="0" w:color="auto"/>
        <w:bottom w:val="none" w:sz="0" w:space="0" w:color="auto"/>
        <w:right w:val="none" w:sz="0" w:space="0" w:color="auto"/>
      </w:divBdr>
    </w:div>
    <w:div w:id="213582456">
      <w:marLeft w:val="640"/>
      <w:marRight w:val="0"/>
      <w:marTop w:val="0"/>
      <w:marBottom w:val="0"/>
      <w:divBdr>
        <w:top w:val="none" w:sz="0" w:space="0" w:color="auto"/>
        <w:left w:val="none" w:sz="0" w:space="0" w:color="auto"/>
        <w:bottom w:val="none" w:sz="0" w:space="0" w:color="auto"/>
        <w:right w:val="none" w:sz="0" w:space="0" w:color="auto"/>
      </w:divBdr>
    </w:div>
    <w:div w:id="213783381">
      <w:marLeft w:val="640"/>
      <w:marRight w:val="0"/>
      <w:marTop w:val="0"/>
      <w:marBottom w:val="0"/>
      <w:divBdr>
        <w:top w:val="none" w:sz="0" w:space="0" w:color="auto"/>
        <w:left w:val="none" w:sz="0" w:space="0" w:color="auto"/>
        <w:bottom w:val="none" w:sz="0" w:space="0" w:color="auto"/>
        <w:right w:val="none" w:sz="0" w:space="0" w:color="auto"/>
      </w:divBdr>
    </w:div>
    <w:div w:id="213783855">
      <w:marLeft w:val="640"/>
      <w:marRight w:val="0"/>
      <w:marTop w:val="0"/>
      <w:marBottom w:val="0"/>
      <w:divBdr>
        <w:top w:val="none" w:sz="0" w:space="0" w:color="auto"/>
        <w:left w:val="none" w:sz="0" w:space="0" w:color="auto"/>
        <w:bottom w:val="none" w:sz="0" w:space="0" w:color="auto"/>
        <w:right w:val="none" w:sz="0" w:space="0" w:color="auto"/>
      </w:divBdr>
    </w:div>
    <w:div w:id="214050099">
      <w:marLeft w:val="640"/>
      <w:marRight w:val="0"/>
      <w:marTop w:val="0"/>
      <w:marBottom w:val="0"/>
      <w:divBdr>
        <w:top w:val="none" w:sz="0" w:space="0" w:color="auto"/>
        <w:left w:val="none" w:sz="0" w:space="0" w:color="auto"/>
        <w:bottom w:val="none" w:sz="0" w:space="0" w:color="auto"/>
        <w:right w:val="none" w:sz="0" w:space="0" w:color="auto"/>
      </w:divBdr>
    </w:div>
    <w:div w:id="214125525">
      <w:marLeft w:val="640"/>
      <w:marRight w:val="0"/>
      <w:marTop w:val="0"/>
      <w:marBottom w:val="0"/>
      <w:divBdr>
        <w:top w:val="none" w:sz="0" w:space="0" w:color="auto"/>
        <w:left w:val="none" w:sz="0" w:space="0" w:color="auto"/>
        <w:bottom w:val="none" w:sz="0" w:space="0" w:color="auto"/>
        <w:right w:val="none" w:sz="0" w:space="0" w:color="auto"/>
      </w:divBdr>
    </w:div>
    <w:div w:id="214195731">
      <w:marLeft w:val="640"/>
      <w:marRight w:val="0"/>
      <w:marTop w:val="0"/>
      <w:marBottom w:val="0"/>
      <w:divBdr>
        <w:top w:val="none" w:sz="0" w:space="0" w:color="auto"/>
        <w:left w:val="none" w:sz="0" w:space="0" w:color="auto"/>
        <w:bottom w:val="none" w:sz="0" w:space="0" w:color="auto"/>
        <w:right w:val="none" w:sz="0" w:space="0" w:color="auto"/>
      </w:divBdr>
    </w:div>
    <w:div w:id="214243149">
      <w:marLeft w:val="640"/>
      <w:marRight w:val="0"/>
      <w:marTop w:val="0"/>
      <w:marBottom w:val="0"/>
      <w:divBdr>
        <w:top w:val="none" w:sz="0" w:space="0" w:color="auto"/>
        <w:left w:val="none" w:sz="0" w:space="0" w:color="auto"/>
        <w:bottom w:val="none" w:sz="0" w:space="0" w:color="auto"/>
        <w:right w:val="none" w:sz="0" w:space="0" w:color="auto"/>
      </w:divBdr>
    </w:div>
    <w:div w:id="214314107">
      <w:marLeft w:val="640"/>
      <w:marRight w:val="0"/>
      <w:marTop w:val="0"/>
      <w:marBottom w:val="0"/>
      <w:divBdr>
        <w:top w:val="none" w:sz="0" w:space="0" w:color="auto"/>
        <w:left w:val="none" w:sz="0" w:space="0" w:color="auto"/>
        <w:bottom w:val="none" w:sz="0" w:space="0" w:color="auto"/>
        <w:right w:val="none" w:sz="0" w:space="0" w:color="auto"/>
      </w:divBdr>
    </w:div>
    <w:div w:id="214314796">
      <w:marLeft w:val="640"/>
      <w:marRight w:val="0"/>
      <w:marTop w:val="0"/>
      <w:marBottom w:val="0"/>
      <w:divBdr>
        <w:top w:val="none" w:sz="0" w:space="0" w:color="auto"/>
        <w:left w:val="none" w:sz="0" w:space="0" w:color="auto"/>
        <w:bottom w:val="none" w:sz="0" w:space="0" w:color="auto"/>
        <w:right w:val="none" w:sz="0" w:space="0" w:color="auto"/>
      </w:divBdr>
    </w:div>
    <w:div w:id="214392571">
      <w:marLeft w:val="640"/>
      <w:marRight w:val="0"/>
      <w:marTop w:val="0"/>
      <w:marBottom w:val="0"/>
      <w:divBdr>
        <w:top w:val="none" w:sz="0" w:space="0" w:color="auto"/>
        <w:left w:val="none" w:sz="0" w:space="0" w:color="auto"/>
        <w:bottom w:val="none" w:sz="0" w:space="0" w:color="auto"/>
        <w:right w:val="none" w:sz="0" w:space="0" w:color="auto"/>
      </w:divBdr>
    </w:div>
    <w:div w:id="214435138">
      <w:marLeft w:val="640"/>
      <w:marRight w:val="0"/>
      <w:marTop w:val="0"/>
      <w:marBottom w:val="0"/>
      <w:divBdr>
        <w:top w:val="none" w:sz="0" w:space="0" w:color="auto"/>
        <w:left w:val="none" w:sz="0" w:space="0" w:color="auto"/>
        <w:bottom w:val="none" w:sz="0" w:space="0" w:color="auto"/>
        <w:right w:val="none" w:sz="0" w:space="0" w:color="auto"/>
      </w:divBdr>
    </w:div>
    <w:div w:id="214439911">
      <w:marLeft w:val="640"/>
      <w:marRight w:val="0"/>
      <w:marTop w:val="0"/>
      <w:marBottom w:val="0"/>
      <w:divBdr>
        <w:top w:val="none" w:sz="0" w:space="0" w:color="auto"/>
        <w:left w:val="none" w:sz="0" w:space="0" w:color="auto"/>
        <w:bottom w:val="none" w:sz="0" w:space="0" w:color="auto"/>
        <w:right w:val="none" w:sz="0" w:space="0" w:color="auto"/>
      </w:divBdr>
    </w:div>
    <w:div w:id="214509507">
      <w:marLeft w:val="640"/>
      <w:marRight w:val="0"/>
      <w:marTop w:val="0"/>
      <w:marBottom w:val="0"/>
      <w:divBdr>
        <w:top w:val="none" w:sz="0" w:space="0" w:color="auto"/>
        <w:left w:val="none" w:sz="0" w:space="0" w:color="auto"/>
        <w:bottom w:val="none" w:sz="0" w:space="0" w:color="auto"/>
        <w:right w:val="none" w:sz="0" w:space="0" w:color="auto"/>
      </w:divBdr>
    </w:div>
    <w:div w:id="214515207">
      <w:marLeft w:val="640"/>
      <w:marRight w:val="0"/>
      <w:marTop w:val="0"/>
      <w:marBottom w:val="0"/>
      <w:divBdr>
        <w:top w:val="none" w:sz="0" w:space="0" w:color="auto"/>
        <w:left w:val="none" w:sz="0" w:space="0" w:color="auto"/>
        <w:bottom w:val="none" w:sz="0" w:space="0" w:color="auto"/>
        <w:right w:val="none" w:sz="0" w:space="0" w:color="auto"/>
      </w:divBdr>
    </w:div>
    <w:div w:id="214582065">
      <w:marLeft w:val="640"/>
      <w:marRight w:val="0"/>
      <w:marTop w:val="0"/>
      <w:marBottom w:val="0"/>
      <w:divBdr>
        <w:top w:val="none" w:sz="0" w:space="0" w:color="auto"/>
        <w:left w:val="none" w:sz="0" w:space="0" w:color="auto"/>
        <w:bottom w:val="none" w:sz="0" w:space="0" w:color="auto"/>
        <w:right w:val="none" w:sz="0" w:space="0" w:color="auto"/>
      </w:divBdr>
    </w:div>
    <w:div w:id="214582476">
      <w:marLeft w:val="640"/>
      <w:marRight w:val="0"/>
      <w:marTop w:val="0"/>
      <w:marBottom w:val="0"/>
      <w:divBdr>
        <w:top w:val="none" w:sz="0" w:space="0" w:color="auto"/>
        <w:left w:val="none" w:sz="0" w:space="0" w:color="auto"/>
        <w:bottom w:val="none" w:sz="0" w:space="0" w:color="auto"/>
        <w:right w:val="none" w:sz="0" w:space="0" w:color="auto"/>
      </w:divBdr>
    </w:div>
    <w:div w:id="214631337">
      <w:marLeft w:val="640"/>
      <w:marRight w:val="0"/>
      <w:marTop w:val="0"/>
      <w:marBottom w:val="0"/>
      <w:divBdr>
        <w:top w:val="none" w:sz="0" w:space="0" w:color="auto"/>
        <w:left w:val="none" w:sz="0" w:space="0" w:color="auto"/>
        <w:bottom w:val="none" w:sz="0" w:space="0" w:color="auto"/>
        <w:right w:val="none" w:sz="0" w:space="0" w:color="auto"/>
      </w:divBdr>
    </w:div>
    <w:div w:id="214969334">
      <w:marLeft w:val="640"/>
      <w:marRight w:val="0"/>
      <w:marTop w:val="0"/>
      <w:marBottom w:val="0"/>
      <w:divBdr>
        <w:top w:val="none" w:sz="0" w:space="0" w:color="auto"/>
        <w:left w:val="none" w:sz="0" w:space="0" w:color="auto"/>
        <w:bottom w:val="none" w:sz="0" w:space="0" w:color="auto"/>
        <w:right w:val="none" w:sz="0" w:space="0" w:color="auto"/>
      </w:divBdr>
    </w:div>
    <w:div w:id="214972659">
      <w:marLeft w:val="640"/>
      <w:marRight w:val="0"/>
      <w:marTop w:val="0"/>
      <w:marBottom w:val="0"/>
      <w:divBdr>
        <w:top w:val="none" w:sz="0" w:space="0" w:color="auto"/>
        <w:left w:val="none" w:sz="0" w:space="0" w:color="auto"/>
        <w:bottom w:val="none" w:sz="0" w:space="0" w:color="auto"/>
        <w:right w:val="none" w:sz="0" w:space="0" w:color="auto"/>
      </w:divBdr>
    </w:div>
    <w:div w:id="214972996">
      <w:marLeft w:val="640"/>
      <w:marRight w:val="0"/>
      <w:marTop w:val="0"/>
      <w:marBottom w:val="0"/>
      <w:divBdr>
        <w:top w:val="none" w:sz="0" w:space="0" w:color="auto"/>
        <w:left w:val="none" w:sz="0" w:space="0" w:color="auto"/>
        <w:bottom w:val="none" w:sz="0" w:space="0" w:color="auto"/>
        <w:right w:val="none" w:sz="0" w:space="0" w:color="auto"/>
      </w:divBdr>
    </w:div>
    <w:div w:id="215046818">
      <w:marLeft w:val="640"/>
      <w:marRight w:val="0"/>
      <w:marTop w:val="0"/>
      <w:marBottom w:val="0"/>
      <w:divBdr>
        <w:top w:val="none" w:sz="0" w:space="0" w:color="auto"/>
        <w:left w:val="none" w:sz="0" w:space="0" w:color="auto"/>
        <w:bottom w:val="none" w:sz="0" w:space="0" w:color="auto"/>
        <w:right w:val="none" w:sz="0" w:space="0" w:color="auto"/>
      </w:divBdr>
    </w:div>
    <w:div w:id="215052405">
      <w:marLeft w:val="640"/>
      <w:marRight w:val="0"/>
      <w:marTop w:val="0"/>
      <w:marBottom w:val="0"/>
      <w:divBdr>
        <w:top w:val="none" w:sz="0" w:space="0" w:color="auto"/>
        <w:left w:val="none" w:sz="0" w:space="0" w:color="auto"/>
        <w:bottom w:val="none" w:sz="0" w:space="0" w:color="auto"/>
        <w:right w:val="none" w:sz="0" w:space="0" w:color="auto"/>
      </w:divBdr>
    </w:div>
    <w:div w:id="215169248">
      <w:marLeft w:val="640"/>
      <w:marRight w:val="0"/>
      <w:marTop w:val="0"/>
      <w:marBottom w:val="0"/>
      <w:divBdr>
        <w:top w:val="none" w:sz="0" w:space="0" w:color="auto"/>
        <w:left w:val="none" w:sz="0" w:space="0" w:color="auto"/>
        <w:bottom w:val="none" w:sz="0" w:space="0" w:color="auto"/>
        <w:right w:val="none" w:sz="0" w:space="0" w:color="auto"/>
      </w:divBdr>
    </w:div>
    <w:div w:id="215240825">
      <w:marLeft w:val="640"/>
      <w:marRight w:val="0"/>
      <w:marTop w:val="0"/>
      <w:marBottom w:val="0"/>
      <w:divBdr>
        <w:top w:val="none" w:sz="0" w:space="0" w:color="auto"/>
        <w:left w:val="none" w:sz="0" w:space="0" w:color="auto"/>
        <w:bottom w:val="none" w:sz="0" w:space="0" w:color="auto"/>
        <w:right w:val="none" w:sz="0" w:space="0" w:color="auto"/>
      </w:divBdr>
    </w:div>
    <w:div w:id="215317598">
      <w:marLeft w:val="640"/>
      <w:marRight w:val="0"/>
      <w:marTop w:val="0"/>
      <w:marBottom w:val="0"/>
      <w:divBdr>
        <w:top w:val="none" w:sz="0" w:space="0" w:color="auto"/>
        <w:left w:val="none" w:sz="0" w:space="0" w:color="auto"/>
        <w:bottom w:val="none" w:sz="0" w:space="0" w:color="auto"/>
        <w:right w:val="none" w:sz="0" w:space="0" w:color="auto"/>
      </w:divBdr>
    </w:div>
    <w:div w:id="215357884">
      <w:marLeft w:val="640"/>
      <w:marRight w:val="0"/>
      <w:marTop w:val="0"/>
      <w:marBottom w:val="0"/>
      <w:divBdr>
        <w:top w:val="none" w:sz="0" w:space="0" w:color="auto"/>
        <w:left w:val="none" w:sz="0" w:space="0" w:color="auto"/>
        <w:bottom w:val="none" w:sz="0" w:space="0" w:color="auto"/>
        <w:right w:val="none" w:sz="0" w:space="0" w:color="auto"/>
      </w:divBdr>
    </w:div>
    <w:div w:id="215361942">
      <w:marLeft w:val="640"/>
      <w:marRight w:val="0"/>
      <w:marTop w:val="0"/>
      <w:marBottom w:val="0"/>
      <w:divBdr>
        <w:top w:val="none" w:sz="0" w:space="0" w:color="auto"/>
        <w:left w:val="none" w:sz="0" w:space="0" w:color="auto"/>
        <w:bottom w:val="none" w:sz="0" w:space="0" w:color="auto"/>
        <w:right w:val="none" w:sz="0" w:space="0" w:color="auto"/>
      </w:divBdr>
    </w:div>
    <w:div w:id="215548262">
      <w:marLeft w:val="640"/>
      <w:marRight w:val="0"/>
      <w:marTop w:val="0"/>
      <w:marBottom w:val="0"/>
      <w:divBdr>
        <w:top w:val="none" w:sz="0" w:space="0" w:color="auto"/>
        <w:left w:val="none" w:sz="0" w:space="0" w:color="auto"/>
        <w:bottom w:val="none" w:sz="0" w:space="0" w:color="auto"/>
        <w:right w:val="none" w:sz="0" w:space="0" w:color="auto"/>
      </w:divBdr>
    </w:div>
    <w:div w:id="215552836">
      <w:marLeft w:val="640"/>
      <w:marRight w:val="0"/>
      <w:marTop w:val="0"/>
      <w:marBottom w:val="0"/>
      <w:divBdr>
        <w:top w:val="none" w:sz="0" w:space="0" w:color="auto"/>
        <w:left w:val="none" w:sz="0" w:space="0" w:color="auto"/>
        <w:bottom w:val="none" w:sz="0" w:space="0" w:color="auto"/>
        <w:right w:val="none" w:sz="0" w:space="0" w:color="auto"/>
      </w:divBdr>
    </w:div>
    <w:div w:id="215628316">
      <w:marLeft w:val="640"/>
      <w:marRight w:val="0"/>
      <w:marTop w:val="0"/>
      <w:marBottom w:val="0"/>
      <w:divBdr>
        <w:top w:val="none" w:sz="0" w:space="0" w:color="auto"/>
        <w:left w:val="none" w:sz="0" w:space="0" w:color="auto"/>
        <w:bottom w:val="none" w:sz="0" w:space="0" w:color="auto"/>
        <w:right w:val="none" w:sz="0" w:space="0" w:color="auto"/>
      </w:divBdr>
    </w:div>
    <w:div w:id="215631739">
      <w:marLeft w:val="640"/>
      <w:marRight w:val="0"/>
      <w:marTop w:val="0"/>
      <w:marBottom w:val="0"/>
      <w:divBdr>
        <w:top w:val="none" w:sz="0" w:space="0" w:color="auto"/>
        <w:left w:val="none" w:sz="0" w:space="0" w:color="auto"/>
        <w:bottom w:val="none" w:sz="0" w:space="0" w:color="auto"/>
        <w:right w:val="none" w:sz="0" w:space="0" w:color="auto"/>
      </w:divBdr>
    </w:div>
    <w:div w:id="215895248">
      <w:marLeft w:val="640"/>
      <w:marRight w:val="0"/>
      <w:marTop w:val="0"/>
      <w:marBottom w:val="0"/>
      <w:divBdr>
        <w:top w:val="none" w:sz="0" w:space="0" w:color="auto"/>
        <w:left w:val="none" w:sz="0" w:space="0" w:color="auto"/>
        <w:bottom w:val="none" w:sz="0" w:space="0" w:color="auto"/>
        <w:right w:val="none" w:sz="0" w:space="0" w:color="auto"/>
      </w:divBdr>
    </w:div>
    <w:div w:id="215896906">
      <w:marLeft w:val="640"/>
      <w:marRight w:val="0"/>
      <w:marTop w:val="0"/>
      <w:marBottom w:val="0"/>
      <w:divBdr>
        <w:top w:val="none" w:sz="0" w:space="0" w:color="auto"/>
        <w:left w:val="none" w:sz="0" w:space="0" w:color="auto"/>
        <w:bottom w:val="none" w:sz="0" w:space="0" w:color="auto"/>
        <w:right w:val="none" w:sz="0" w:space="0" w:color="auto"/>
      </w:divBdr>
    </w:div>
    <w:div w:id="215971024">
      <w:marLeft w:val="640"/>
      <w:marRight w:val="0"/>
      <w:marTop w:val="0"/>
      <w:marBottom w:val="0"/>
      <w:divBdr>
        <w:top w:val="none" w:sz="0" w:space="0" w:color="auto"/>
        <w:left w:val="none" w:sz="0" w:space="0" w:color="auto"/>
        <w:bottom w:val="none" w:sz="0" w:space="0" w:color="auto"/>
        <w:right w:val="none" w:sz="0" w:space="0" w:color="auto"/>
      </w:divBdr>
    </w:div>
    <w:div w:id="216085435">
      <w:marLeft w:val="640"/>
      <w:marRight w:val="0"/>
      <w:marTop w:val="0"/>
      <w:marBottom w:val="0"/>
      <w:divBdr>
        <w:top w:val="none" w:sz="0" w:space="0" w:color="auto"/>
        <w:left w:val="none" w:sz="0" w:space="0" w:color="auto"/>
        <w:bottom w:val="none" w:sz="0" w:space="0" w:color="auto"/>
        <w:right w:val="none" w:sz="0" w:space="0" w:color="auto"/>
      </w:divBdr>
    </w:div>
    <w:div w:id="216212833">
      <w:marLeft w:val="640"/>
      <w:marRight w:val="0"/>
      <w:marTop w:val="0"/>
      <w:marBottom w:val="0"/>
      <w:divBdr>
        <w:top w:val="none" w:sz="0" w:space="0" w:color="auto"/>
        <w:left w:val="none" w:sz="0" w:space="0" w:color="auto"/>
        <w:bottom w:val="none" w:sz="0" w:space="0" w:color="auto"/>
        <w:right w:val="none" w:sz="0" w:space="0" w:color="auto"/>
      </w:divBdr>
    </w:div>
    <w:div w:id="216402064">
      <w:marLeft w:val="640"/>
      <w:marRight w:val="0"/>
      <w:marTop w:val="0"/>
      <w:marBottom w:val="0"/>
      <w:divBdr>
        <w:top w:val="none" w:sz="0" w:space="0" w:color="auto"/>
        <w:left w:val="none" w:sz="0" w:space="0" w:color="auto"/>
        <w:bottom w:val="none" w:sz="0" w:space="0" w:color="auto"/>
        <w:right w:val="none" w:sz="0" w:space="0" w:color="auto"/>
      </w:divBdr>
    </w:div>
    <w:div w:id="216476722">
      <w:marLeft w:val="640"/>
      <w:marRight w:val="0"/>
      <w:marTop w:val="0"/>
      <w:marBottom w:val="0"/>
      <w:divBdr>
        <w:top w:val="none" w:sz="0" w:space="0" w:color="auto"/>
        <w:left w:val="none" w:sz="0" w:space="0" w:color="auto"/>
        <w:bottom w:val="none" w:sz="0" w:space="0" w:color="auto"/>
        <w:right w:val="none" w:sz="0" w:space="0" w:color="auto"/>
      </w:divBdr>
    </w:div>
    <w:div w:id="216479301">
      <w:marLeft w:val="640"/>
      <w:marRight w:val="0"/>
      <w:marTop w:val="0"/>
      <w:marBottom w:val="0"/>
      <w:divBdr>
        <w:top w:val="none" w:sz="0" w:space="0" w:color="auto"/>
        <w:left w:val="none" w:sz="0" w:space="0" w:color="auto"/>
        <w:bottom w:val="none" w:sz="0" w:space="0" w:color="auto"/>
        <w:right w:val="none" w:sz="0" w:space="0" w:color="auto"/>
      </w:divBdr>
    </w:div>
    <w:div w:id="216479376">
      <w:marLeft w:val="640"/>
      <w:marRight w:val="0"/>
      <w:marTop w:val="0"/>
      <w:marBottom w:val="0"/>
      <w:divBdr>
        <w:top w:val="none" w:sz="0" w:space="0" w:color="auto"/>
        <w:left w:val="none" w:sz="0" w:space="0" w:color="auto"/>
        <w:bottom w:val="none" w:sz="0" w:space="0" w:color="auto"/>
        <w:right w:val="none" w:sz="0" w:space="0" w:color="auto"/>
      </w:divBdr>
    </w:div>
    <w:div w:id="216550241">
      <w:marLeft w:val="640"/>
      <w:marRight w:val="0"/>
      <w:marTop w:val="0"/>
      <w:marBottom w:val="0"/>
      <w:divBdr>
        <w:top w:val="none" w:sz="0" w:space="0" w:color="auto"/>
        <w:left w:val="none" w:sz="0" w:space="0" w:color="auto"/>
        <w:bottom w:val="none" w:sz="0" w:space="0" w:color="auto"/>
        <w:right w:val="none" w:sz="0" w:space="0" w:color="auto"/>
      </w:divBdr>
    </w:div>
    <w:div w:id="216625788">
      <w:marLeft w:val="640"/>
      <w:marRight w:val="0"/>
      <w:marTop w:val="0"/>
      <w:marBottom w:val="0"/>
      <w:divBdr>
        <w:top w:val="none" w:sz="0" w:space="0" w:color="auto"/>
        <w:left w:val="none" w:sz="0" w:space="0" w:color="auto"/>
        <w:bottom w:val="none" w:sz="0" w:space="0" w:color="auto"/>
        <w:right w:val="none" w:sz="0" w:space="0" w:color="auto"/>
      </w:divBdr>
    </w:div>
    <w:div w:id="216626382">
      <w:marLeft w:val="640"/>
      <w:marRight w:val="0"/>
      <w:marTop w:val="0"/>
      <w:marBottom w:val="0"/>
      <w:divBdr>
        <w:top w:val="none" w:sz="0" w:space="0" w:color="auto"/>
        <w:left w:val="none" w:sz="0" w:space="0" w:color="auto"/>
        <w:bottom w:val="none" w:sz="0" w:space="0" w:color="auto"/>
        <w:right w:val="none" w:sz="0" w:space="0" w:color="auto"/>
      </w:divBdr>
    </w:div>
    <w:div w:id="216819500">
      <w:marLeft w:val="640"/>
      <w:marRight w:val="0"/>
      <w:marTop w:val="0"/>
      <w:marBottom w:val="0"/>
      <w:divBdr>
        <w:top w:val="none" w:sz="0" w:space="0" w:color="auto"/>
        <w:left w:val="none" w:sz="0" w:space="0" w:color="auto"/>
        <w:bottom w:val="none" w:sz="0" w:space="0" w:color="auto"/>
        <w:right w:val="none" w:sz="0" w:space="0" w:color="auto"/>
      </w:divBdr>
    </w:div>
    <w:div w:id="216859964">
      <w:bodyDiv w:val="1"/>
      <w:marLeft w:val="0"/>
      <w:marRight w:val="0"/>
      <w:marTop w:val="0"/>
      <w:marBottom w:val="0"/>
      <w:divBdr>
        <w:top w:val="none" w:sz="0" w:space="0" w:color="auto"/>
        <w:left w:val="none" w:sz="0" w:space="0" w:color="auto"/>
        <w:bottom w:val="none" w:sz="0" w:space="0" w:color="auto"/>
        <w:right w:val="none" w:sz="0" w:space="0" w:color="auto"/>
      </w:divBdr>
      <w:divsChild>
        <w:div w:id="7562985">
          <w:marLeft w:val="640"/>
          <w:marRight w:val="0"/>
          <w:marTop w:val="0"/>
          <w:marBottom w:val="0"/>
          <w:divBdr>
            <w:top w:val="none" w:sz="0" w:space="0" w:color="auto"/>
            <w:left w:val="none" w:sz="0" w:space="0" w:color="auto"/>
            <w:bottom w:val="none" w:sz="0" w:space="0" w:color="auto"/>
            <w:right w:val="none" w:sz="0" w:space="0" w:color="auto"/>
          </w:divBdr>
        </w:div>
        <w:div w:id="74088098">
          <w:marLeft w:val="640"/>
          <w:marRight w:val="0"/>
          <w:marTop w:val="0"/>
          <w:marBottom w:val="0"/>
          <w:divBdr>
            <w:top w:val="none" w:sz="0" w:space="0" w:color="auto"/>
            <w:left w:val="none" w:sz="0" w:space="0" w:color="auto"/>
            <w:bottom w:val="none" w:sz="0" w:space="0" w:color="auto"/>
            <w:right w:val="none" w:sz="0" w:space="0" w:color="auto"/>
          </w:divBdr>
        </w:div>
        <w:div w:id="209268964">
          <w:marLeft w:val="640"/>
          <w:marRight w:val="0"/>
          <w:marTop w:val="0"/>
          <w:marBottom w:val="0"/>
          <w:divBdr>
            <w:top w:val="none" w:sz="0" w:space="0" w:color="auto"/>
            <w:left w:val="none" w:sz="0" w:space="0" w:color="auto"/>
            <w:bottom w:val="none" w:sz="0" w:space="0" w:color="auto"/>
            <w:right w:val="none" w:sz="0" w:space="0" w:color="auto"/>
          </w:divBdr>
        </w:div>
        <w:div w:id="276718262">
          <w:marLeft w:val="640"/>
          <w:marRight w:val="0"/>
          <w:marTop w:val="0"/>
          <w:marBottom w:val="0"/>
          <w:divBdr>
            <w:top w:val="none" w:sz="0" w:space="0" w:color="auto"/>
            <w:left w:val="none" w:sz="0" w:space="0" w:color="auto"/>
            <w:bottom w:val="none" w:sz="0" w:space="0" w:color="auto"/>
            <w:right w:val="none" w:sz="0" w:space="0" w:color="auto"/>
          </w:divBdr>
        </w:div>
        <w:div w:id="302126945">
          <w:marLeft w:val="640"/>
          <w:marRight w:val="0"/>
          <w:marTop w:val="0"/>
          <w:marBottom w:val="0"/>
          <w:divBdr>
            <w:top w:val="none" w:sz="0" w:space="0" w:color="auto"/>
            <w:left w:val="none" w:sz="0" w:space="0" w:color="auto"/>
            <w:bottom w:val="none" w:sz="0" w:space="0" w:color="auto"/>
            <w:right w:val="none" w:sz="0" w:space="0" w:color="auto"/>
          </w:divBdr>
        </w:div>
        <w:div w:id="318191846">
          <w:marLeft w:val="640"/>
          <w:marRight w:val="0"/>
          <w:marTop w:val="0"/>
          <w:marBottom w:val="0"/>
          <w:divBdr>
            <w:top w:val="none" w:sz="0" w:space="0" w:color="auto"/>
            <w:left w:val="none" w:sz="0" w:space="0" w:color="auto"/>
            <w:bottom w:val="none" w:sz="0" w:space="0" w:color="auto"/>
            <w:right w:val="none" w:sz="0" w:space="0" w:color="auto"/>
          </w:divBdr>
        </w:div>
        <w:div w:id="390889378">
          <w:marLeft w:val="640"/>
          <w:marRight w:val="0"/>
          <w:marTop w:val="0"/>
          <w:marBottom w:val="0"/>
          <w:divBdr>
            <w:top w:val="none" w:sz="0" w:space="0" w:color="auto"/>
            <w:left w:val="none" w:sz="0" w:space="0" w:color="auto"/>
            <w:bottom w:val="none" w:sz="0" w:space="0" w:color="auto"/>
            <w:right w:val="none" w:sz="0" w:space="0" w:color="auto"/>
          </w:divBdr>
        </w:div>
        <w:div w:id="510491272">
          <w:marLeft w:val="640"/>
          <w:marRight w:val="0"/>
          <w:marTop w:val="0"/>
          <w:marBottom w:val="0"/>
          <w:divBdr>
            <w:top w:val="none" w:sz="0" w:space="0" w:color="auto"/>
            <w:left w:val="none" w:sz="0" w:space="0" w:color="auto"/>
            <w:bottom w:val="none" w:sz="0" w:space="0" w:color="auto"/>
            <w:right w:val="none" w:sz="0" w:space="0" w:color="auto"/>
          </w:divBdr>
        </w:div>
        <w:div w:id="543490676">
          <w:marLeft w:val="640"/>
          <w:marRight w:val="0"/>
          <w:marTop w:val="0"/>
          <w:marBottom w:val="0"/>
          <w:divBdr>
            <w:top w:val="none" w:sz="0" w:space="0" w:color="auto"/>
            <w:left w:val="none" w:sz="0" w:space="0" w:color="auto"/>
            <w:bottom w:val="none" w:sz="0" w:space="0" w:color="auto"/>
            <w:right w:val="none" w:sz="0" w:space="0" w:color="auto"/>
          </w:divBdr>
        </w:div>
        <w:div w:id="619385608">
          <w:marLeft w:val="640"/>
          <w:marRight w:val="0"/>
          <w:marTop w:val="0"/>
          <w:marBottom w:val="0"/>
          <w:divBdr>
            <w:top w:val="none" w:sz="0" w:space="0" w:color="auto"/>
            <w:left w:val="none" w:sz="0" w:space="0" w:color="auto"/>
            <w:bottom w:val="none" w:sz="0" w:space="0" w:color="auto"/>
            <w:right w:val="none" w:sz="0" w:space="0" w:color="auto"/>
          </w:divBdr>
        </w:div>
        <w:div w:id="644163784">
          <w:marLeft w:val="640"/>
          <w:marRight w:val="0"/>
          <w:marTop w:val="0"/>
          <w:marBottom w:val="0"/>
          <w:divBdr>
            <w:top w:val="none" w:sz="0" w:space="0" w:color="auto"/>
            <w:left w:val="none" w:sz="0" w:space="0" w:color="auto"/>
            <w:bottom w:val="none" w:sz="0" w:space="0" w:color="auto"/>
            <w:right w:val="none" w:sz="0" w:space="0" w:color="auto"/>
          </w:divBdr>
        </w:div>
        <w:div w:id="647589796">
          <w:marLeft w:val="640"/>
          <w:marRight w:val="0"/>
          <w:marTop w:val="0"/>
          <w:marBottom w:val="0"/>
          <w:divBdr>
            <w:top w:val="none" w:sz="0" w:space="0" w:color="auto"/>
            <w:left w:val="none" w:sz="0" w:space="0" w:color="auto"/>
            <w:bottom w:val="none" w:sz="0" w:space="0" w:color="auto"/>
            <w:right w:val="none" w:sz="0" w:space="0" w:color="auto"/>
          </w:divBdr>
        </w:div>
        <w:div w:id="731008440">
          <w:marLeft w:val="640"/>
          <w:marRight w:val="0"/>
          <w:marTop w:val="0"/>
          <w:marBottom w:val="0"/>
          <w:divBdr>
            <w:top w:val="none" w:sz="0" w:space="0" w:color="auto"/>
            <w:left w:val="none" w:sz="0" w:space="0" w:color="auto"/>
            <w:bottom w:val="none" w:sz="0" w:space="0" w:color="auto"/>
            <w:right w:val="none" w:sz="0" w:space="0" w:color="auto"/>
          </w:divBdr>
        </w:div>
        <w:div w:id="756751143">
          <w:marLeft w:val="640"/>
          <w:marRight w:val="0"/>
          <w:marTop w:val="0"/>
          <w:marBottom w:val="0"/>
          <w:divBdr>
            <w:top w:val="none" w:sz="0" w:space="0" w:color="auto"/>
            <w:left w:val="none" w:sz="0" w:space="0" w:color="auto"/>
            <w:bottom w:val="none" w:sz="0" w:space="0" w:color="auto"/>
            <w:right w:val="none" w:sz="0" w:space="0" w:color="auto"/>
          </w:divBdr>
        </w:div>
        <w:div w:id="769593099">
          <w:marLeft w:val="640"/>
          <w:marRight w:val="0"/>
          <w:marTop w:val="0"/>
          <w:marBottom w:val="0"/>
          <w:divBdr>
            <w:top w:val="none" w:sz="0" w:space="0" w:color="auto"/>
            <w:left w:val="none" w:sz="0" w:space="0" w:color="auto"/>
            <w:bottom w:val="none" w:sz="0" w:space="0" w:color="auto"/>
            <w:right w:val="none" w:sz="0" w:space="0" w:color="auto"/>
          </w:divBdr>
        </w:div>
        <w:div w:id="772090704">
          <w:marLeft w:val="640"/>
          <w:marRight w:val="0"/>
          <w:marTop w:val="0"/>
          <w:marBottom w:val="0"/>
          <w:divBdr>
            <w:top w:val="none" w:sz="0" w:space="0" w:color="auto"/>
            <w:left w:val="none" w:sz="0" w:space="0" w:color="auto"/>
            <w:bottom w:val="none" w:sz="0" w:space="0" w:color="auto"/>
            <w:right w:val="none" w:sz="0" w:space="0" w:color="auto"/>
          </w:divBdr>
        </w:div>
        <w:div w:id="786854472">
          <w:marLeft w:val="640"/>
          <w:marRight w:val="0"/>
          <w:marTop w:val="0"/>
          <w:marBottom w:val="0"/>
          <w:divBdr>
            <w:top w:val="none" w:sz="0" w:space="0" w:color="auto"/>
            <w:left w:val="none" w:sz="0" w:space="0" w:color="auto"/>
            <w:bottom w:val="none" w:sz="0" w:space="0" w:color="auto"/>
            <w:right w:val="none" w:sz="0" w:space="0" w:color="auto"/>
          </w:divBdr>
        </w:div>
        <w:div w:id="815343113">
          <w:marLeft w:val="640"/>
          <w:marRight w:val="0"/>
          <w:marTop w:val="0"/>
          <w:marBottom w:val="0"/>
          <w:divBdr>
            <w:top w:val="none" w:sz="0" w:space="0" w:color="auto"/>
            <w:left w:val="none" w:sz="0" w:space="0" w:color="auto"/>
            <w:bottom w:val="none" w:sz="0" w:space="0" w:color="auto"/>
            <w:right w:val="none" w:sz="0" w:space="0" w:color="auto"/>
          </w:divBdr>
        </w:div>
        <w:div w:id="905333850">
          <w:marLeft w:val="640"/>
          <w:marRight w:val="0"/>
          <w:marTop w:val="0"/>
          <w:marBottom w:val="0"/>
          <w:divBdr>
            <w:top w:val="none" w:sz="0" w:space="0" w:color="auto"/>
            <w:left w:val="none" w:sz="0" w:space="0" w:color="auto"/>
            <w:bottom w:val="none" w:sz="0" w:space="0" w:color="auto"/>
            <w:right w:val="none" w:sz="0" w:space="0" w:color="auto"/>
          </w:divBdr>
        </w:div>
        <w:div w:id="1037781494">
          <w:marLeft w:val="640"/>
          <w:marRight w:val="0"/>
          <w:marTop w:val="0"/>
          <w:marBottom w:val="0"/>
          <w:divBdr>
            <w:top w:val="none" w:sz="0" w:space="0" w:color="auto"/>
            <w:left w:val="none" w:sz="0" w:space="0" w:color="auto"/>
            <w:bottom w:val="none" w:sz="0" w:space="0" w:color="auto"/>
            <w:right w:val="none" w:sz="0" w:space="0" w:color="auto"/>
          </w:divBdr>
        </w:div>
        <w:div w:id="1069033632">
          <w:marLeft w:val="640"/>
          <w:marRight w:val="0"/>
          <w:marTop w:val="0"/>
          <w:marBottom w:val="0"/>
          <w:divBdr>
            <w:top w:val="none" w:sz="0" w:space="0" w:color="auto"/>
            <w:left w:val="none" w:sz="0" w:space="0" w:color="auto"/>
            <w:bottom w:val="none" w:sz="0" w:space="0" w:color="auto"/>
            <w:right w:val="none" w:sz="0" w:space="0" w:color="auto"/>
          </w:divBdr>
        </w:div>
        <w:div w:id="1253584979">
          <w:marLeft w:val="640"/>
          <w:marRight w:val="0"/>
          <w:marTop w:val="0"/>
          <w:marBottom w:val="0"/>
          <w:divBdr>
            <w:top w:val="none" w:sz="0" w:space="0" w:color="auto"/>
            <w:left w:val="none" w:sz="0" w:space="0" w:color="auto"/>
            <w:bottom w:val="none" w:sz="0" w:space="0" w:color="auto"/>
            <w:right w:val="none" w:sz="0" w:space="0" w:color="auto"/>
          </w:divBdr>
        </w:div>
        <w:div w:id="1269436175">
          <w:marLeft w:val="640"/>
          <w:marRight w:val="0"/>
          <w:marTop w:val="0"/>
          <w:marBottom w:val="0"/>
          <w:divBdr>
            <w:top w:val="none" w:sz="0" w:space="0" w:color="auto"/>
            <w:left w:val="none" w:sz="0" w:space="0" w:color="auto"/>
            <w:bottom w:val="none" w:sz="0" w:space="0" w:color="auto"/>
            <w:right w:val="none" w:sz="0" w:space="0" w:color="auto"/>
          </w:divBdr>
        </w:div>
        <w:div w:id="1311443244">
          <w:marLeft w:val="640"/>
          <w:marRight w:val="0"/>
          <w:marTop w:val="0"/>
          <w:marBottom w:val="0"/>
          <w:divBdr>
            <w:top w:val="none" w:sz="0" w:space="0" w:color="auto"/>
            <w:left w:val="none" w:sz="0" w:space="0" w:color="auto"/>
            <w:bottom w:val="none" w:sz="0" w:space="0" w:color="auto"/>
            <w:right w:val="none" w:sz="0" w:space="0" w:color="auto"/>
          </w:divBdr>
        </w:div>
        <w:div w:id="1357343655">
          <w:marLeft w:val="640"/>
          <w:marRight w:val="0"/>
          <w:marTop w:val="0"/>
          <w:marBottom w:val="0"/>
          <w:divBdr>
            <w:top w:val="none" w:sz="0" w:space="0" w:color="auto"/>
            <w:left w:val="none" w:sz="0" w:space="0" w:color="auto"/>
            <w:bottom w:val="none" w:sz="0" w:space="0" w:color="auto"/>
            <w:right w:val="none" w:sz="0" w:space="0" w:color="auto"/>
          </w:divBdr>
        </w:div>
        <w:div w:id="1390958661">
          <w:marLeft w:val="640"/>
          <w:marRight w:val="0"/>
          <w:marTop w:val="0"/>
          <w:marBottom w:val="0"/>
          <w:divBdr>
            <w:top w:val="none" w:sz="0" w:space="0" w:color="auto"/>
            <w:left w:val="none" w:sz="0" w:space="0" w:color="auto"/>
            <w:bottom w:val="none" w:sz="0" w:space="0" w:color="auto"/>
            <w:right w:val="none" w:sz="0" w:space="0" w:color="auto"/>
          </w:divBdr>
        </w:div>
        <w:div w:id="1419714595">
          <w:marLeft w:val="640"/>
          <w:marRight w:val="0"/>
          <w:marTop w:val="0"/>
          <w:marBottom w:val="0"/>
          <w:divBdr>
            <w:top w:val="none" w:sz="0" w:space="0" w:color="auto"/>
            <w:left w:val="none" w:sz="0" w:space="0" w:color="auto"/>
            <w:bottom w:val="none" w:sz="0" w:space="0" w:color="auto"/>
            <w:right w:val="none" w:sz="0" w:space="0" w:color="auto"/>
          </w:divBdr>
        </w:div>
        <w:div w:id="1487473386">
          <w:marLeft w:val="640"/>
          <w:marRight w:val="0"/>
          <w:marTop w:val="0"/>
          <w:marBottom w:val="0"/>
          <w:divBdr>
            <w:top w:val="none" w:sz="0" w:space="0" w:color="auto"/>
            <w:left w:val="none" w:sz="0" w:space="0" w:color="auto"/>
            <w:bottom w:val="none" w:sz="0" w:space="0" w:color="auto"/>
            <w:right w:val="none" w:sz="0" w:space="0" w:color="auto"/>
          </w:divBdr>
        </w:div>
        <w:div w:id="1577520896">
          <w:marLeft w:val="640"/>
          <w:marRight w:val="0"/>
          <w:marTop w:val="0"/>
          <w:marBottom w:val="0"/>
          <w:divBdr>
            <w:top w:val="none" w:sz="0" w:space="0" w:color="auto"/>
            <w:left w:val="none" w:sz="0" w:space="0" w:color="auto"/>
            <w:bottom w:val="none" w:sz="0" w:space="0" w:color="auto"/>
            <w:right w:val="none" w:sz="0" w:space="0" w:color="auto"/>
          </w:divBdr>
        </w:div>
        <w:div w:id="1604149660">
          <w:marLeft w:val="640"/>
          <w:marRight w:val="0"/>
          <w:marTop w:val="0"/>
          <w:marBottom w:val="0"/>
          <w:divBdr>
            <w:top w:val="none" w:sz="0" w:space="0" w:color="auto"/>
            <w:left w:val="none" w:sz="0" w:space="0" w:color="auto"/>
            <w:bottom w:val="none" w:sz="0" w:space="0" w:color="auto"/>
            <w:right w:val="none" w:sz="0" w:space="0" w:color="auto"/>
          </w:divBdr>
        </w:div>
        <w:div w:id="1687634333">
          <w:marLeft w:val="640"/>
          <w:marRight w:val="0"/>
          <w:marTop w:val="0"/>
          <w:marBottom w:val="0"/>
          <w:divBdr>
            <w:top w:val="none" w:sz="0" w:space="0" w:color="auto"/>
            <w:left w:val="none" w:sz="0" w:space="0" w:color="auto"/>
            <w:bottom w:val="none" w:sz="0" w:space="0" w:color="auto"/>
            <w:right w:val="none" w:sz="0" w:space="0" w:color="auto"/>
          </w:divBdr>
        </w:div>
      </w:divsChild>
    </w:div>
    <w:div w:id="216939182">
      <w:marLeft w:val="640"/>
      <w:marRight w:val="0"/>
      <w:marTop w:val="0"/>
      <w:marBottom w:val="0"/>
      <w:divBdr>
        <w:top w:val="none" w:sz="0" w:space="0" w:color="auto"/>
        <w:left w:val="none" w:sz="0" w:space="0" w:color="auto"/>
        <w:bottom w:val="none" w:sz="0" w:space="0" w:color="auto"/>
        <w:right w:val="none" w:sz="0" w:space="0" w:color="auto"/>
      </w:divBdr>
    </w:div>
    <w:div w:id="217013104">
      <w:marLeft w:val="640"/>
      <w:marRight w:val="0"/>
      <w:marTop w:val="0"/>
      <w:marBottom w:val="0"/>
      <w:divBdr>
        <w:top w:val="none" w:sz="0" w:space="0" w:color="auto"/>
        <w:left w:val="none" w:sz="0" w:space="0" w:color="auto"/>
        <w:bottom w:val="none" w:sz="0" w:space="0" w:color="auto"/>
        <w:right w:val="none" w:sz="0" w:space="0" w:color="auto"/>
      </w:divBdr>
    </w:div>
    <w:div w:id="217057720">
      <w:marLeft w:val="640"/>
      <w:marRight w:val="0"/>
      <w:marTop w:val="0"/>
      <w:marBottom w:val="0"/>
      <w:divBdr>
        <w:top w:val="none" w:sz="0" w:space="0" w:color="auto"/>
        <w:left w:val="none" w:sz="0" w:space="0" w:color="auto"/>
        <w:bottom w:val="none" w:sz="0" w:space="0" w:color="auto"/>
        <w:right w:val="none" w:sz="0" w:space="0" w:color="auto"/>
      </w:divBdr>
    </w:div>
    <w:div w:id="217085184">
      <w:marLeft w:val="640"/>
      <w:marRight w:val="0"/>
      <w:marTop w:val="0"/>
      <w:marBottom w:val="0"/>
      <w:divBdr>
        <w:top w:val="none" w:sz="0" w:space="0" w:color="auto"/>
        <w:left w:val="none" w:sz="0" w:space="0" w:color="auto"/>
        <w:bottom w:val="none" w:sz="0" w:space="0" w:color="auto"/>
        <w:right w:val="none" w:sz="0" w:space="0" w:color="auto"/>
      </w:divBdr>
    </w:div>
    <w:div w:id="217211705">
      <w:marLeft w:val="640"/>
      <w:marRight w:val="0"/>
      <w:marTop w:val="0"/>
      <w:marBottom w:val="0"/>
      <w:divBdr>
        <w:top w:val="none" w:sz="0" w:space="0" w:color="auto"/>
        <w:left w:val="none" w:sz="0" w:space="0" w:color="auto"/>
        <w:bottom w:val="none" w:sz="0" w:space="0" w:color="auto"/>
        <w:right w:val="none" w:sz="0" w:space="0" w:color="auto"/>
      </w:divBdr>
    </w:div>
    <w:div w:id="217403546">
      <w:marLeft w:val="640"/>
      <w:marRight w:val="0"/>
      <w:marTop w:val="0"/>
      <w:marBottom w:val="0"/>
      <w:divBdr>
        <w:top w:val="none" w:sz="0" w:space="0" w:color="auto"/>
        <w:left w:val="none" w:sz="0" w:space="0" w:color="auto"/>
        <w:bottom w:val="none" w:sz="0" w:space="0" w:color="auto"/>
        <w:right w:val="none" w:sz="0" w:space="0" w:color="auto"/>
      </w:divBdr>
    </w:div>
    <w:div w:id="217521302">
      <w:marLeft w:val="640"/>
      <w:marRight w:val="0"/>
      <w:marTop w:val="0"/>
      <w:marBottom w:val="0"/>
      <w:divBdr>
        <w:top w:val="none" w:sz="0" w:space="0" w:color="auto"/>
        <w:left w:val="none" w:sz="0" w:space="0" w:color="auto"/>
        <w:bottom w:val="none" w:sz="0" w:space="0" w:color="auto"/>
        <w:right w:val="none" w:sz="0" w:space="0" w:color="auto"/>
      </w:divBdr>
    </w:div>
    <w:div w:id="217672751">
      <w:marLeft w:val="640"/>
      <w:marRight w:val="0"/>
      <w:marTop w:val="0"/>
      <w:marBottom w:val="0"/>
      <w:divBdr>
        <w:top w:val="none" w:sz="0" w:space="0" w:color="auto"/>
        <w:left w:val="none" w:sz="0" w:space="0" w:color="auto"/>
        <w:bottom w:val="none" w:sz="0" w:space="0" w:color="auto"/>
        <w:right w:val="none" w:sz="0" w:space="0" w:color="auto"/>
      </w:divBdr>
    </w:div>
    <w:div w:id="217710977">
      <w:marLeft w:val="640"/>
      <w:marRight w:val="0"/>
      <w:marTop w:val="0"/>
      <w:marBottom w:val="0"/>
      <w:divBdr>
        <w:top w:val="none" w:sz="0" w:space="0" w:color="auto"/>
        <w:left w:val="none" w:sz="0" w:space="0" w:color="auto"/>
        <w:bottom w:val="none" w:sz="0" w:space="0" w:color="auto"/>
        <w:right w:val="none" w:sz="0" w:space="0" w:color="auto"/>
      </w:divBdr>
    </w:div>
    <w:div w:id="217711843">
      <w:marLeft w:val="640"/>
      <w:marRight w:val="0"/>
      <w:marTop w:val="0"/>
      <w:marBottom w:val="0"/>
      <w:divBdr>
        <w:top w:val="none" w:sz="0" w:space="0" w:color="auto"/>
        <w:left w:val="none" w:sz="0" w:space="0" w:color="auto"/>
        <w:bottom w:val="none" w:sz="0" w:space="0" w:color="auto"/>
        <w:right w:val="none" w:sz="0" w:space="0" w:color="auto"/>
      </w:divBdr>
    </w:div>
    <w:div w:id="217742342">
      <w:marLeft w:val="640"/>
      <w:marRight w:val="0"/>
      <w:marTop w:val="0"/>
      <w:marBottom w:val="0"/>
      <w:divBdr>
        <w:top w:val="none" w:sz="0" w:space="0" w:color="auto"/>
        <w:left w:val="none" w:sz="0" w:space="0" w:color="auto"/>
        <w:bottom w:val="none" w:sz="0" w:space="0" w:color="auto"/>
        <w:right w:val="none" w:sz="0" w:space="0" w:color="auto"/>
      </w:divBdr>
    </w:div>
    <w:div w:id="217787154">
      <w:marLeft w:val="640"/>
      <w:marRight w:val="0"/>
      <w:marTop w:val="0"/>
      <w:marBottom w:val="0"/>
      <w:divBdr>
        <w:top w:val="none" w:sz="0" w:space="0" w:color="auto"/>
        <w:left w:val="none" w:sz="0" w:space="0" w:color="auto"/>
        <w:bottom w:val="none" w:sz="0" w:space="0" w:color="auto"/>
        <w:right w:val="none" w:sz="0" w:space="0" w:color="auto"/>
      </w:divBdr>
    </w:div>
    <w:div w:id="217908647">
      <w:marLeft w:val="640"/>
      <w:marRight w:val="0"/>
      <w:marTop w:val="0"/>
      <w:marBottom w:val="0"/>
      <w:divBdr>
        <w:top w:val="none" w:sz="0" w:space="0" w:color="auto"/>
        <w:left w:val="none" w:sz="0" w:space="0" w:color="auto"/>
        <w:bottom w:val="none" w:sz="0" w:space="0" w:color="auto"/>
        <w:right w:val="none" w:sz="0" w:space="0" w:color="auto"/>
      </w:divBdr>
    </w:div>
    <w:div w:id="217939816">
      <w:marLeft w:val="640"/>
      <w:marRight w:val="0"/>
      <w:marTop w:val="0"/>
      <w:marBottom w:val="0"/>
      <w:divBdr>
        <w:top w:val="none" w:sz="0" w:space="0" w:color="auto"/>
        <w:left w:val="none" w:sz="0" w:space="0" w:color="auto"/>
        <w:bottom w:val="none" w:sz="0" w:space="0" w:color="auto"/>
        <w:right w:val="none" w:sz="0" w:space="0" w:color="auto"/>
      </w:divBdr>
    </w:div>
    <w:div w:id="217978241">
      <w:marLeft w:val="640"/>
      <w:marRight w:val="0"/>
      <w:marTop w:val="0"/>
      <w:marBottom w:val="0"/>
      <w:divBdr>
        <w:top w:val="none" w:sz="0" w:space="0" w:color="auto"/>
        <w:left w:val="none" w:sz="0" w:space="0" w:color="auto"/>
        <w:bottom w:val="none" w:sz="0" w:space="0" w:color="auto"/>
        <w:right w:val="none" w:sz="0" w:space="0" w:color="auto"/>
      </w:divBdr>
    </w:div>
    <w:div w:id="217984194">
      <w:marLeft w:val="640"/>
      <w:marRight w:val="0"/>
      <w:marTop w:val="0"/>
      <w:marBottom w:val="0"/>
      <w:divBdr>
        <w:top w:val="none" w:sz="0" w:space="0" w:color="auto"/>
        <w:left w:val="none" w:sz="0" w:space="0" w:color="auto"/>
        <w:bottom w:val="none" w:sz="0" w:space="0" w:color="auto"/>
        <w:right w:val="none" w:sz="0" w:space="0" w:color="auto"/>
      </w:divBdr>
    </w:div>
    <w:div w:id="218057370">
      <w:marLeft w:val="640"/>
      <w:marRight w:val="0"/>
      <w:marTop w:val="0"/>
      <w:marBottom w:val="0"/>
      <w:divBdr>
        <w:top w:val="none" w:sz="0" w:space="0" w:color="auto"/>
        <w:left w:val="none" w:sz="0" w:space="0" w:color="auto"/>
        <w:bottom w:val="none" w:sz="0" w:space="0" w:color="auto"/>
        <w:right w:val="none" w:sz="0" w:space="0" w:color="auto"/>
      </w:divBdr>
    </w:div>
    <w:div w:id="218171782">
      <w:marLeft w:val="640"/>
      <w:marRight w:val="0"/>
      <w:marTop w:val="0"/>
      <w:marBottom w:val="0"/>
      <w:divBdr>
        <w:top w:val="none" w:sz="0" w:space="0" w:color="auto"/>
        <w:left w:val="none" w:sz="0" w:space="0" w:color="auto"/>
        <w:bottom w:val="none" w:sz="0" w:space="0" w:color="auto"/>
        <w:right w:val="none" w:sz="0" w:space="0" w:color="auto"/>
      </w:divBdr>
    </w:div>
    <w:div w:id="218177347">
      <w:marLeft w:val="640"/>
      <w:marRight w:val="0"/>
      <w:marTop w:val="0"/>
      <w:marBottom w:val="0"/>
      <w:divBdr>
        <w:top w:val="none" w:sz="0" w:space="0" w:color="auto"/>
        <w:left w:val="none" w:sz="0" w:space="0" w:color="auto"/>
        <w:bottom w:val="none" w:sz="0" w:space="0" w:color="auto"/>
        <w:right w:val="none" w:sz="0" w:space="0" w:color="auto"/>
      </w:divBdr>
    </w:div>
    <w:div w:id="218249723">
      <w:marLeft w:val="640"/>
      <w:marRight w:val="0"/>
      <w:marTop w:val="0"/>
      <w:marBottom w:val="0"/>
      <w:divBdr>
        <w:top w:val="none" w:sz="0" w:space="0" w:color="auto"/>
        <w:left w:val="none" w:sz="0" w:space="0" w:color="auto"/>
        <w:bottom w:val="none" w:sz="0" w:space="0" w:color="auto"/>
        <w:right w:val="none" w:sz="0" w:space="0" w:color="auto"/>
      </w:divBdr>
    </w:div>
    <w:div w:id="218249767">
      <w:marLeft w:val="640"/>
      <w:marRight w:val="0"/>
      <w:marTop w:val="0"/>
      <w:marBottom w:val="0"/>
      <w:divBdr>
        <w:top w:val="none" w:sz="0" w:space="0" w:color="auto"/>
        <w:left w:val="none" w:sz="0" w:space="0" w:color="auto"/>
        <w:bottom w:val="none" w:sz="0" w:space="0" w:color="auto"/>
        <w:right w:val="none" w:sz="0" w:space="0" w:color="auto"/>
      </w:divBdr>
    </w:div>
    <w:div w:id="218325564">
      <w:marLeft w:val="640"/>
      <w:marRight w:val="0"/>
      <w:marTop w:val="0"/>
      <w:marBottom w:val="0"/>
      <w:divBdr>
        <w:top w:val="none" w:sz="0" w:space="0" w:color="auto"/>
        <w:left w:val="none" w:sz="0" w:space="0" w:color="auto"/>
        <w:bottom w:val="none" w:sz="0" w:space="0" w:color="auto"/>
        <w:right w:val="none" w:sz="0" w:space="0" w:color="auto"/>
      </w:divBdr>
    </w:div>
    <w:div w:id="218367444">
      <w:marLeft w:val="640"/>
      <w:marRight w:val="0"/>
      <w:marTop w:val="0"/>
      <w:marBottom w:val="0"/>
      <w:divBdr>
        <w:top w:val="none" w:sz="0" w:space="0" w:color="auto"/>
        <w:left w:val="none" w:sz="0" w:space="0" w:color="auto"/>
        <w:bottom w:val="none" w:sz="0" w:space="0" w:color="auto"/>
        <w:right w:val="none" w:sz="0" w:space="0" w:color="auto"/>
      </w:divBdr>
    </w:div>
    <w:div w:id="218441365">
      <w:marLeft w:val="640"/>
      <w:marRight w:val="0"/>
      <w:marTop w:val="0"/>
      <w:marBottom w:val="0"/>
      <w:divBdr>
        <w:top w:val="none" w:sz="0" w:space="0" w:color="auto"/>
        <w:left w:val="none" w:sz="0" w:space="0" w:color="auto"/>
        <w:bottom w:val="none" w:sz="0" w:space="0" w:color="auto"/>
        <w:right w:val="none" w:sz="0" w:space="0" w:color="auto"/>
      </w:divBdr>
    </w:div>
    <w:div w:id="218447203">
      <w:marLeft w:val="640"/>
      <w:marRight w:val="0"/>
      <w:marTop w:val="0"/>
      <w:marBottom w:val="0"/>
      <w:divBdr>
        <w:top w:val="none" w:sz="0" w:space="0" w:color="auto"/>
        <w:left w:val="none" w:sz="0" w:space="0" w:color="auto"/>
        <w:bottom w:val="none" w:sz="0" w:space="0" w:color="auto"/>
        <w:right w:val="none" w:sz="0" w:space="0" w:color="auto"/>
      </w:divBdr>
    </w:div>
    <w:div w:id="218590898">
      <w:marLeft w:val="640"/>
      <w:marRight w:val="0"/>
      <w:marTop w:val="0"/>
      <w:marBottom w:val="0"/>
      <w:divBdr>
        <w:top w:val="none" w:sz="0" w:space="0" w:color="auto"/>
        <w:left w:val="none" w:sz="0" w:space="0" w:color="auto"/>
        <w:bottom w:val="none" w:sz="0" w:space="0" w:color="auto"/>
        <w:right w:val="none" w:sz="0" w:space="0" w:color="auto"/>
      </w:divBdr>
    </w:div>
    <w:div w:id="218592175">
      <w:marLeft w:val="640"/>
      <w:marRight w:val="0"/>
      <w:marTop w:val="0"/>
      <w:marBottom w:val="0"/>
      <w:divBdr>
        <w:top w:val="none" w:sz="0" w:space="0" w:color="auto"/>
        <w:left w:val="none" w:sz="0" w:space="0" w:color="auto"/>
        <w:bottom w:val="none" w:sz="0" w:space="0" w:color="auto"/>
        <w:right w:val="none" w:sz="0" w:space="0" w:color="auto"/>
      </w:divBdr>
    </w:div>
    <w:div w:id="218594886">
      <w:marLeft w:val="640"/>
      <w:marRight w:val="0"/>
      <w:marTop w:val="0"/>
      <w:marBottom w:val="0"/>
      <w:divBdr>
        <w:top w:val="none" w:sz="0" w:space="0" w:color="auto"/>
        <w:left w:val="none" w:sz="0" w:space="0" w:color="auto"/>
        <w:bottom w:val="none" w:sz="0" w:space="0" w:color="auto"/>
        <w:right w:val="none" w:sz="0" w:space="0" w:color="auto"/>
      </w:divBdr>
    </w:div>
    <w:div w:id="218633042">
      <w:marLeft w:val="480"/>
      <w:marRight w:val="0"/>
      <w:marTop w:val="0"/>
      <w:marBottom w:val="0"/>
      <w:divBdr>
        <w:top w:val="none" w:sz="0" w:space="0" w:color="auto"/>
        <w:left w:val="none" w:sz="0" w:space="0" w:color="auto"/>
        <w:bottom w:val="none" w:sz="0" w:space="0" w:color="auto"/>
        <w:right w:val="none" w:sz="0" w:space="0" w:color="auto"/>
      </w:divBdr>
    </w:div>
    <w:div w:id="218636935">
      <w:marLeft w:val="640"/>
      <w:marRight w:val="0"/>
      <w:marTop w:val="0"/>
      <w:marBottom w:val="0"/>
      <w:divBdr>
        <w:top w:val="none" w:sz="0" w:space="0" w:color="auto"/>
        <w:left w:val="none" w:sz="0" w:space="0" w:color="auto"/>
        <w:bottom w:val="none" w:sz="0" w:space="0" w:color="auto"/>
        <w:right w:val="none" w:sz="0" w:space="0" w:color="auto"/>
      </w:divBdr>
    </w:div>
    <w:div w:id="218783133">
      <w:marLeft w:val="640"/>
      <w:marRight w:val="0"/>
      <w:marTop w:val="0"/>
      <w:marBottom w:val="0"/>
      <w:divBdr>
        <w:top w:val="none" w:sz="0" w:space="0" w:color="auto"/>
        <w:left w:val="none" w:sz="0" w:space="0" w:color="auto"/>
        <w:bottom w:val="none" w:sz="0" w:space="0" w:color="auto"/>
        <w:right w:val="none" w:sz="0" w:space="0" w:color="auto"/>
      </w:divBdr>
    </w:div>
    <w:div w:id="218857424">
      <w:marLeft w:val="640"/>
      <w:marRight w:val="0"/>
      <w:marTop w:val="0"/>
      <w:marBottom w:val="0"/>
      <w:divBdr>
        <w:top w:val="none" w:sz="0" w:space="0" w:color="auto"/>
        <w:left w:val="none" w:sz="0" w:space="0" w:color="auto"/>
        <w:bottom w:val="none" w:sz="0" w:space="0" w:color="auto"/>
        <w:right w:val="none" w:sz="0" w:space="0" w:color="auto"/>
      </w:divBdr>
    </w:div>
    <w:div w:id="218901148">
      <w:marLeft w:val="640"/>
      <w:marRight w:val="0"/>
      <w:marTop w:val="0"/>
      <w:marBottom w:val="0"/>
      <w:divBdr>
        <w:top w:val="none" w:sz="0" w:space="0" w:color="auto"/>
        <w:left w:val="none" w:sz="0" w:space="0" w:color="auto"/>
        <w:bottom w:val="none" w:sz="0" w:space="0" w:color="auto"/>
        <w:right w:val="none" w:sz="0" w:space="0" w:color="auto"/>
      </w:divBdr>
    </w:div>
    <w:div w:id="218905027">
      <w:marLeft w:val="640"/>
      <w:marRight w:val="0"/>
      <w:marTop w:val="0"/>
      <w:marBottom w:val="0"/>
      <w:divBdr>
        <w:top w:val="none" w:sz="0" w:space="0" w:color="auto"/>
        <w:left w:val="none" w:sz="0" w:space="0" w:color="auto"/>
        <w:bottom w:val="none" w:sz="0" w:space="0" w:color="auto"/>
        <w:right w:val="none" w:sz="0" w:space="0" w:color="auto"/>
      </w:divBdr>
    </w:div>
    <w:div w:id="218982252">
      <w:bodyDiv w:val="1"/>
      <w:marLeft w:val="0"/>
      <w:marRight w:val="0"/>
      <w:marTop w:val="0"/>
      <w:marBottom w:val="0"/>
      <w:divBdr>
        <w:top w:val="none" w:sz="0" w:space="0" w:color="auto"/>
        <w:left w:val="none" w:sz="0" w:space="0" w:color="auto"/>
        <w:bottom w:val="none" w:sz="0" w:space="0" w:color="auto"/>
        <w:right w:val="none" w:sz="0" w:space="0" w:color="auto"/>
      </w:divBdr>
    </w:div>
    <w:div w:id="219024472">
      <w:marLeft w:val="480"/>
      <w:marRight w:val="0"/>
      <w:marTop w:val="0"/>
      <w:marBottom w:val="0"/>
      <w:divBdr>
        <w:top w:val="none" w:sz="0" w:space="0" w:color="auto"/>
        <w:left w:val="none" w:sz="0" w:space="0" w:color="auto"/>
        <w:bottom w:val="none" w:sz="0" w:space="0" w:color="auto"/>
        <w:right w:val="none" w:sz="0" w:space="0" w:color="auto"/>
      </w:divBdr>
    </w:div>
    <w:div w:id="219026605">
      <w:marLeft w:val="640"/>
      <w:marRight w:val="0"/>
      <w:marTop w:val="0"/>
      <w:marBottom w:val="0"/>
      <w:divBdr>
        <w:top w:val="none" w:sz="0" w:space="0" w:color="auto"/>
        <w:left w:val="none" w:sz="0" w:space="0" w:color="auto"/>
        <w:bottom w:val="none" w:sz="0" w:space="0" w:color="auto"/>
        <w:right w:val="none" w:sz="0" w:space="0" w:color="auto"/>
      </w:divBdr>
    </w:div>
    <w:div w:id="219051316">
      <w:marLeft w:val="640"/>
      <w:marRight w:val="0"/>
      <w:marTop w:val="0"/>
      <w:marBottom w:val="0"/>
      <w:divBdr>
        <w:top w:val="none" w:sz="0" w:space="0" w:color="auto"/>
        <w:left w:val="none" w:sz="0" w:space="0" w:color="auto"/>
        <w:bottom w:val="none" w:sz="0" w:space="0" w:color="auto"/>
        <w:right w:val="none" w:sz="0" w:space="0" w:color="auto"/>
      </w:divBdr>
    </w:div>
    <w:div w:id="219095743">
      <w:marLeft w:val="640"/>
      <w:marRight w:val="0"/>
      <w:marTop w:val="0"/>
      <w:marBottom w:val="0"/>
      <w:divBdr>
        <w:top w:val="none" w:sz="0" w:space="0" w:color="auto"/>
        <w:left w:val="none" w:sz="0" w:space="0" w:color="auto"/>
        <w:bottom w:val="none" w:sz="0" w:space="0" w:color="auto"/>
        <w:right w:val="none" w:sz="0" w:space="0" w:color="auto"/>
      </w:divBdr>
    </w:div>
    <w:div w:id="219250643">
      <w:marLeft w:val="640"/>
      <w:marRight w:val="0"/>
      <w:marTop w:val="0"/>
      <w:marBottom w:val="0"/>
      <w:divBdr>
        <w:top w:val="none" w:sz="0" w:space="0" w:color="auto"/>
        <w:left w:val="none" w:sz="0" w:space="0" w:color="auto"/>
        <w:bottom w:val="none" w:sz="0" w:space="0" w:color="auto"/>
        <w:right w:val="none" w:sz="0" w:space="0" w:color="auto"/>
      </w:divBdr>
    </w:div>
    <w:div w:id="219443955">
      <w:marLeft w:val="640"/>
      <w:marRight w:val="0"/>
      <w:marTop w:val="0"/>
      <w:marBottom w:val="0"/>
      <w:divBdr>
        <w:top w:val="none" w:sz="0" w:space="0" w:color="auto"/>
        <w:left w:val="none" w:sz="0" w:space="0" w:color="auto"/>
        <w:bottom w:val="none" w:sz="0" w:space="0" w:color="auto"/>
        <w:right w:val="none" w:sz="0" w:space="0" w:color="auto"/>
      </w:divBdr>
    </w:div>
    <w:div w:id="219562790">
      <w:marLeft w:val="640"/>
      <w:marRight w:val="0"/>
      <w:marTop w:val="0"/>
      <w:marBottom w:val="0"/>
      <w:divBdr>
        <w:top w:val="none" w:sz="0" w:space="0" w:color="auto"/>
        <w:left w:val="none" w:sz="0" w:space="0" w:color="auto"/>
        <w:bottom w:val="none" w:sz="0" w:space="0" w:color="auto"/>
        <w:right w:val="none" w:sz="0" w:space="0" w:color="auto"/>
      </w:divBdr>
    </w:div>
    <w:div w:id="219633280">
      <w:marLeft w:val="640"/>
      <w:marRight w:val="0"/>
      <w:marTop w:val="0"/>
      <w:marBottom w:val="0"/>
      <w:divBdr>
        <w:top w:val="none" w:sz="0" w:space="0" w:color="auto"/>
        <w:left w:val="none" w:sz="0" w:space="0" w:color="auto"/>
        <w:bottom w:val="none" w:sz="0" w:space="0" w:color="auto"/>
        <w:right w:val="none" w:sz="0" w:space="0" w:color="auto"/>
      </w:divBdr>
    </w:div>
    <w:div w:id="219679259">
      <w:marLeft w:val="640"/>
      <w:marRight w:val="0"/>
      <w:marTop w:val="0"/>
      <w:marBottom w:val="0"/>
      <w:divBdr>
        <w:top w:val="none" w:sz="0" w:space="0" w:color="auto"/>
        <w:left w:val="none" w:sz="0" w:space="0" w:color="auto"/>
        <w:bottom w:val="none" w:sz="0" w:space="0" w:color="auto"/>
        <w:right w:val="none" w:sz="0" w:space="0" w:color="auto"/>
      </w:divBdr>
    </w:div>
    <w:div w:id="219749102">
      <w:marLeft w:val="640"/>
      <w:marRight w:val="0"/>
      <w:marTop w:val="0"/>
      <w:marBottom w:val="0"/>
      <w:divBdr>
        <w:top w:val="none" w:sz="0" w:space="0" w:color="auto"/>
        <w:left w:val="none" w:sz="0" w:space="0" w:color="auto"/>
        <w:bottom w:val="none" w:sz="0" w:space="0" w:color="auto"/>
        <w:right w:val="none" w:sz="0" w:space="0" w:color="auto"/>
      </w:divBdr>
    </w:div>
    <w:div w:id="219754495">
      <w:marLeft w:val="640"/>
      <w:marRight w:val="0"/>
      <w:marTop w:val="0"/>
      <w:marBottom w:val="0"/>
      <w:divBdr>
        <w:top w:val="none" w:sz="0" w:space="0" w:color="auto"/>
        <w:left w:val="none" w:sz="0" w:space="0" w:color="auto"/>
        <w:bottom w:val="none" w:sz="0" w:space="0" w:color="auto"/>
        <w:right w:val="none" w:sz="0" w:space="0" w:color="auto"/>
      </w:divBdr>
    </w:div>
    <w:div w:id="219755272">
      <w:marLeft w:val="640"/>
      <w:marRight w:val="0"/>
      <w:marTop w:val="0"/>
      <w:marBottom w:val="0"/>
      <w:divBdr>
        <w:top w:val="none" w:sz="0" w:space="0" w:color="auto"/>
        <w:left w:val="none" w:sz="0" w:space="0" w:color="auto"/>
        <w:bottom w:val="none" w:sz="0" w:space="0" w:color="auto"/>
        <w:right w:val="none" w:sz="0" w:space="0" w:color="auto"/>
      </w:divBdr>
    </w:div>
    <w:div w:id="219827846">
      <w:marLeft w:val="640"/>
      <w:marRight w:val="0"/>
      <w:marTop w:val="0"/>
      <w:marBottom w:val="0"/>
      <w:divBdr>
        <w:top w:val="none" w:sz="0" w:space="0" w:color="auto"/>
        <w:left w:val="none" w:sz="0" w:space="0" w:color="auto"/>
        <w:bottom w:val="none" w:sz="0" w:space="0" w:color="auto"/>
        <w:right w:val="none" w:sz="0" w:space="0" w:color="auto"/>
      </w:divBdr>
    </w:div>
    <w:div w:id="219899742">
      <w:marLeft w:val="640"/>
      <w:marRight w:val="0"/>
      <w:marTop w:val="0"/>
      <w:marBottom w:val="0"/>
      <w:divBdr>
        <w:top w:val="none" w:sz="0" w:space="0" w:color="auto"/>
        <w:left w:val="none" w:sz="0" w:space="0" w:color="auto"/>
        <w:bottom w:val="none" w:sz="0" w:space="0" w:color="auto"/>
        <w:right w:val="none" w:sz="0" w:space="0" w:color="auto"/>
      </w:divBdr>
    </w:div>
    <w:div w:id="220024200">
      <w:marLeft w:val="640"/>
      <w:marRight w:val="0"/>
      <w:marTop w:val="0"/>
      <w:marBottom w:val="0"/>
      <w:divBdr>
        <w:top w:val="none" w:sz="0" w:space="0" w:color="auto"/>
        <w:left w:val="none" w:sz="0" w:space="0" w:color="auto"/>
        <w:bottom w:val="none" w:sz="0" w:space="0" w:color="auto"/>
        <w:right w:val="none" w:sz="0" w:space="0" w:color="auto"/>
      </w:divBdr>
    </w:div>
    <w:div w:id="220096571">
      <w:marLeft w:val="640"/>
      <w:marRight w:val="0"/>
      <w:marTop w:val="0"/>
      <w:marBottom w:val="0"/>
      <w:divBdr>
        <w:top w:val="none" w:sz="0" w:space="0" w:color="auto"/>
        <w:left w:val="none" w:sz="0" w:space="0" w:color="auto"/>
        <w:bottom w:val="none" w:sz="0" w:space="0" w:color="auto"/>
        <w:right w:val="none" w:sz="0" w:space="0" w:color="auto"/>
      </w:divBdr>
    </w:div>
    <w:div w:id="220168177">
      <w:marLeft w:val="640"/>
      <w:marRight w:val="0"/>
      <w:marTop w:val="0"/>
      <w:marBottom w:val="0"/>
      <w:divBdr>
        <w:top w:val="none" w:sz="0" w:space="0" w:color="auto"/>
        <w:left w:val="none" w:sz="0" w:space="0" w:color="auto"/>
        <w:bottom w:val="none" w:sz="0" w:space="0" w:color="auto"/>
        <w:right w:val="none" w:sz="0" w:space="0" w:color="auto"/>
      </w:divBdr>
    </w:div>
    <w:div w:id="220219619">
      <w:marLeft w:val="640"/>
      <w:marRight w:val="0"/>
      <w:marTop w:val="0"/>
      <w:marBottom w:val="0"/>
      <w:divBdr>
        <w:top w:val="none" w:sz="0" w:space="0" w:color="auto"/>
        <w:left w:val="none" w:sz="0" w:space="0" w:color="auto"/>
        <w:bottom w:val="none" w:sz="0" w:space="0" w:color="auto"/>
        <w:right w:val="none" w:sz="0" w:space="0" w:color="auto"/>
      </w:divBdr>
    </w:div>
    <w:div w:id="220336605">
      <w:marLeft w:val="640"/>
      <w:marRight w:val="0"/>
      <w:marTop w:val="0"/>
      <w:marBottom w:val="0"/>
      <w:divBdr>
        <w:top w:val="none" w:sz="0" w:space="0" w:color="auto"/>
        <w:left w:val="none" w:sz="0" w:space="0" w:color="auto"/>
        <w:bottom w:val="none" w:sz="0" w:space="0" w:color="auto"/>
        <w:right w:val="none" w:sz="0" w:space="0" w:color="auto"/>
      </w:divBdr>
    </w:div>
    <w:div w:id="220557091">
      <w:marLeft w:val="640"/>
      <w:marRight w:val="0"/>
      <w:marTop w:val="0"/>
      <w:marBottom w:val="0"/>
      <w:divBdr>
        <w:top w:val="none" w:sz="0" w:space="0" w:color="auto"/>
        <w:left w:val="none" w:sz="0" w:space="0" w:color="auto"/>
        <w:bottom w:val="none" w:sz="0" w:space="0" w:color="auto"/>
        <w:right w:val="none" w:sz="0" w:space="0" w:color="auto"/>
      </w:divBdr>
    </w:div>
    <w:div w:id="220560205">
      <w:marLeft w:val="640"/>
      <w:marRight w:val="0"/>
      <w:marTop w:val="0"/>
      <w:marBottom w:val="0"/>
      <w:divBdr>
        <w:top w:val="none" w:sz="0" w:space="0" w:color="auto"/>
        <w:left w:val="none" w:sz="0" w:space="0" w:color="auto"/>
        <w:bottom w:val="none" w:sz="0" w:space="0" w:color="auto"/>
        <w:right w:val="none" w:sz="0" w:space="0" w:color="auto"/>
      </w:divBdr>
    </w:div>
    <w:div w:id="220597638">
      <w:marLeft w:val="640"/>
      <w:marRight w:val="0"/>
      <w:marTop w:val="0"/>
      <w:marBottom w:val="0"/>
      <w:divBdr>
        <w:top w:val="none" w:sz="0" w:space="0" w:color="auto"/>
        <w:left w:val="none" w:sz="0" w:space="0" w:color="auto"/>
        <w:bottom w:val="none" w:sz="0" w:space="0" w:color="auto"/>
        <w:right w:val="none" w:sz="0" w:space="0" w:color="auto"/>
      </w:divBdr>
    </w:div>
    <w:div w:id="220603785">
      <w:marLeft w:val="640"/>
      <w:marRight w:val="0"/>
      <w:marTop w:val="0"/>
      <w:marBottom w:val="0"/>
      <w:divBdr>
        <w:top w:val="none" w:sz="0" w:space="0" w:color="auto"/>
        <w:left w:val="none" w:sz="0" w:space="0" w:color="auto"/>
        <w:bottom w:val="none" w:sz="0" w:space="0" w:color="auto"/>
        <w:right w:val="none" w:sz="0" w:space="0" w:color="auto"/>
      </w:divBdr>
    </w:div>
    <w:div w:id="220676582">
      <w:marLeft w:val="640"/>
      <w:marRight w:val="0"/>
      <w:marTop w:val="0"/>
      <w:marBottom w:val="0"/>
      <w:divBdr>
        <w:top w:val="none" w:sz="0" w:space="0" w:color="auto"/>
        <w:left w:val="none" w:sz="0" w:space="0" w:color="auto"/>
        <w:bottom w:val="none" w:sz="0" w:space="0" w:color="auto"/>
        <w:right w:val="none" w:sz="0" w:space="0" w:color="auto"/>
      </w:divBdr>
    </w:div>
    <w:div w:id="220679772">
      <w:marLeft w:val="640"/>
      <w:marRight w:val="0"/>
      <w:marTop w:val="0"/>
      <w:marBottom w:val="0"/>
      <w:divBdr>
        <w:top w:val="none" w:sz="0" w:space="0" w:color="auto"/>
        <w:left w:val="none" w:sz="0" w:space="0" w:color="auto"/>
        <w:bottom w:val="none" w:sz="0" w:space="0" w:color="auto"/>
        <w:right w:val="none" w:sz="0" w:space="0" w:color="auto"/>
      </w:divBdr>
    </w:div>
    <w:div w:id="220680728">
      <w:marLeft w:val="640"/>
      <w:marRight w:val="0"/>
      <w:marTop w:val="0"/>
      <w:marBottom w:val="0"/>
      <w:divBdr>
        <w:top w:val="none" w:sz="0" w:space="0" w:color="auto"/>
        <w:left w:val="none" w:sz="0" w:space="0" w:color="auto"/>
        <w:bottom w:val="none" w:sz="0" w:space="0" w:color="auto"/>
        <w:right w:val="none" w:sz="0" w:space="0" w:color="auto"/>
      </w:divBdr>
    </w:div>
    <w:div w:id="220750484">
      <w:marLeft w:val="640"/>
      <w:marRight w:val="0"/>
      <w:marTop w:val="0"/>
      <w:marBottom w:val="0"/>
      <w:divBdr>
        <w:top w:val="none" w:sz="0" w:space="0" w:color="auto"/>
        <w:left w:val="none" w:sz="0" w:space="0" w:color="auto"/>
        <w:bottom w:val="none" w:sz="0" w:space="0" w:color="auto"/>
        <w:right w:val="none" w:sz="0" w:space="0" w:color="auto"/>
      </w:divBdr>
    </w:div>
    <w:div w:id="220868921">
      <w:marLeft w:val="640"/>
      <w:marRight w:val="0"/>
      <w:marTop w:val="0"/>
      <w:marBottom w:val="0"/>
      <w:divBdr>
        <w:top w:val="none" w:sz="0" w:space="0" w:color="auto"/>
        <w:left w:val="none" w:sz="0" w:space="0" w:color="auto"/>
        <w:bottom w:val="none" w:sz="0" w:space="0" w:color="auto"/>
        <w:right w:val="none" w:sz="0" w:space="0" w:color="auto"/>
      </w:divBdr>
    </w:div>
    <w:div w:id="220869377">
      <w:marLeft w:val="640"/>
      <w:marRight w:val="0"/>
      <w:marTop w:val="0"/>
      <w:marBottom w:val="0"/>
      <w:divBdr>
        <w:top w:val="none" w:sz="0" w:space="0" w:color="auto"/>
        <w:left w:val="none" w:sz="0" w:space="0" w:color="auto"/>
        <w:bottom w:val="none" w:sz="0" w:space="0" w:color="auto"/>
        <w:right w:val="none" w:sz="0" w:space="0" w:color="auto"/>
      </w:divBdr>
    </w:div>
    <w:div w:id="220945261">
      <w:marLeft w:val="640"/>
      <w:marRight w:val="0"/>
      <w:marTop w:val="0"/>
      <w:marBottom w:val="0"/>
      <w:divBdr>
        <w:top w:val="none" w:sz="0" w:space="0" w:color="auto"/>
        <w:left w:val="none" w:sz="0" w:space="0" w:color="auto"/>
        <w:bottom w:val="none" w:sz="0" w:space="0" w:color="auto"/>
        <w:right w:val="none" w:sz="0" w:space="0" w:color="auto"/>
      </w:divBdr>
    </w:div>
    <w:div w:id="220990646">
      <w:bodyDiv w:val="1"/>
      <w:marLeft w:val="0"/>
      <w:marRight w:val="0"/>
      <w:marTop w:val="0"/>
      <w:marBottom w:val="0"/>
      <w:divBdr>
        <w:top w:val="none" w:sz="0" w:space="0" w:color="auto"/>
        <w:left w:val="none" w:sz="0" w:space="0" w:color="auto"/>
        <w:bottom w:val="none" w:sz="0" w:space="0" w:color="auto"/>
        <w:right w:val="none" w:sz="0" w:space="0" w:color="auto"/>
      </w:divBdr>
      <w:divsChild>
        <w:div w:id="90704938">
          <w:marLeft w:val="640"/>
          <w:marRight w:val="0"/>
          <w:marTop w:val="0"/>
          <w:marBottom w:val="0"/>
          <w:divBdr>
            <w:top w:val="none" w:sz="0" w:space="0" w:color="auto"/>
            <w:left w:val="none" w:sz="0" w:space="0" w:color="auto"/>
            <w:bottom w:val="none" w:sz="0" w:space="0" w:color="auto"/>
            <w:right w:val="none" w:sz="0" w:space="0" w:color="auto"/>
          </w:divBdr>
        </w:div>
        <w:div w:id="114493137">
          <w:marLeft w:val="640"/>
          <w:marRight w:val="0"/>
          <w:marTop w:val="0"/>
          <w:marBottom w:val="0"/>
          <w:divBdr>
            <w:top w:val="none" w:sz="0" w:space="0" w:color="auto"/>
            <w:left w:val="none" w:sz="0" w:space="0" w:color="auto"/>
            <w:bottom w:val="none" w:sz="0" w:space="0" w:color="auto"/>
            <w:right w:val="none" w:sz="0" w:space="0" w:color="auto"/>
          </w:divBdr>
        </w:div>
        <w:div w:id="117190637">
          <w:marLeft w:val="640"/>
          <w:marRight w:val="0"/>
          <w:marTop w:val="0"/>
          <w:marBottom w:val="0"/>
          <w:divBdr>
            <w:top w:val="none" w:sz="0" w:space="0" w:color="auto"/>
            <w:left w:val="none" w:sz="0" w:space="0" w:color="auto"/>
            <w:bottom w:val="none" w:sz="0" w:space="0" w:color="auto"/>
            <w:right w:val="none" w:sz="0" w:space="0" w:color="auto"/>
          </w:divBdr>
        </w:div>
        <w:div w:id="159542791">
          <w:marLeft w:val="640"/>
          <w:marRight w:val="0"/>
          <w:marTop w:val="0"/>
          <w:marBottom w:val="0"/>
          <w:divBdr>
            <w:top w:val="none" w:sz="0" w:space="0" w:color="auto"/>
            <w:left w:val="none" w:sz="0" w:space="0" w:color="auto"/>
            <w:bottom w:val="none" w:sz="0" w:space="0" w:color="auto"/>
            <w:right w:val="none" w:sz="0" w:space="0" w:color="auto"/>
          </w:divBdr>
        </w:div>
        <w:div w:id="335887818">
          <w:marLeft w:val="640"/>
          <w:marRight w:val="0"/>
          <w:marTop w:val="0"/>
          <w:marBottom w:val="0"/>
          <w:divBdr>
            <w:top w:val="none" w:sz="0" w:space="0" w:color="auto"/>
            <w:left w:val="none" w:sz="0" w:space="0" w:color="auto"/>
            <w:bottom w:val="none" w:sz="0" w:space="0" w:color="auto"/>
            <w:right w:val="none" w:sz="0" w:space="0" w:color="auto"/>
          </w:divBdr>
        </w:div>
        <w:div w:id="375204558">
          <w:marLeft w:val="640"/>
          <w:marRight w:val="0"/>
          <w:marTop w:val="0"/>
          <w:marBottom w:val="0"/>
          <w:divBdr>
            <w:top w:val="none" w:sz="0" w:space="0" w:color="auto"/>
            <w:left w:val="none" w:sz="0" w:space="0" w:color="auto"/>
            <w:bottom w:val="none" w:sz="0" w:space="0" w:color="auto"/>
            <w:right w:val="none" w:sz="0" w:space="0" w:color="auto"/>
          </w:divBdr>
        </w:div>
        <w:div w:id="437024743">
          <w:marLeft w:val="640"/>
          <w:marRight w:val="0"/>
          <w:marTop w:val="0"/>
          <w:marBottom w:val="0"/>
          <w:divBdr>
            <w:top w:val="none" w:sz="0" w:space="0" w:color="auto"/>
            <w:left w:val="none" w:sz="0" w:space="0" w:color="auto"/>
            <w:bottom w:val="none" w:sz="0" w:space="0" w:color="auto"/>
            <w:right w:val="none" w:sz="0" w:space="0" w:color="auto"/>
          </w:divBdr>
        </w:div>
        <w:div w:id="513351138">
          <w:marLeft w:val="640"/>
          <w:marRight w:val="0"/>
          <w:marTop w:val="0"/>
          <w:marBottom w:val="0"/>
          <w:divBdr>
            <w:top w:val="none" w:sz="0" w:space="0" w:color="auto"/>
            <w:left w:val="none" w:sz="0" w:space="0" w:color="auto"/>
            <w:bottom w:val="none" w:sz="0" w:space="0" w:color="auto"/>
            <w:right w:val="none" w:sz="0" w:space="0" w:color="auto"/>
          </w:divBdr>
        </w:div>
        <w:div w:id="519004835">
          <w:marLeft w:val="640"/>
          <w:marRight w:val="0"/>
          <w:marTop w:val="0"/>
          <w:marBottom w:val="0"/>
          <w:divBdr>
            <w:top w:val="none" w:sz="0" w:space="0" w:color="auto"/>
            <w:left w:val="none" w:sz="0" w:space="0" w:color="auto"/>
            <w:bottom w:val="none" w:sz="0" w:space="0" w:color="auto"/>
            <w:right w:val="none" w:sz="0" w:space="0" w:color="auto"/>
          </w:divBdr>
        </w:div>
        <w:div w:id="585577468">
          <w:marLeft w:val="640"/>
          <w:marRight w:val="0"/>
          <w:marTop w:val="0"/>
          <w:marBottom w:val="0"/>
          <w:divBdr>
            <w:top w:val="none" w:sz="0" w:space="0" w:color="auto"/>
            <w:left w:val="none" w:sz="0" w:space="0" w:color="auto"/>
            <w:bottom w:val="none" w:sz="0" w:space="0" w:color="auto"/>
            <w:right w:val="none" w:sz="0" w:space="0" w:color="auto"/>
          </w:divBdr>
        </w:div>
        <w:div w:id="592976338">
          <w:marLeft w:val="640"/>
          <w:marRight w:val="0"/>
          <w:marTop w:val="0"/>
          <w:marBottom w:val="0"/>
          <w:divBdr>
            <w:top w:val="none" w:sz="0" w:space="0" w:color="auto"/>
            <w:left w:val="none" w:sz="0" w:space="0" w:color="auto"/>
            <w:bottom w:val="none" w:sz="0" w:space="0" w:color="auto"/>
            <w:right w:val="none" w:sz="0" w:space="0" w:color="auto"/>
          </w:divBdr>
        </w:div>
        <w:div w:id="672419181">
          <w:marLeft w:val="640"/>
          <w:marRight w:val="0"/>
          <w:marTop w:val="0"/>
          <w:marBottom w:val="0"/>
          <w:divBdr>
            <w:top w:val="none" w:sz="0" w:space="0" w:color="auto"/>
            <w:left w:val="none" w:sz="0" w:space="0" w:color="auto"/>
            <w:bottom w:val="none" w:sz="0" w:space="0" w:color="auto"/>
            <w:right w:val="none" w:sz="0" w:space="0" w:color="auto"/>
          </w:divBdr>
        </w:div>
        <w:div w:id="771097403">
          <w:marLeft w:val="640"/>
          <w:marRight w:val="0"/>
          <w:marTop w:val="0"/>
          <w:marBottom w:val="0"/>
          <w:divBdr>
            <w:top w:val="none" w:sz="0" w:space="0" w:color="auto"/>
            <w:left w:val="none" w:sz="0" w:space="0" w:color="auto"/>
            <w:bottom w:val="none" w:sz="0" w:space="0" w:color="auto"/>
            <w:right w:val="none" w:sz="0" w:space="0" w:color="auto"/>
          </w:divBdr>
        </w:div>
        <w:div w:id="815412853">
          <w:marLeft w:val="640"/>
          <w:marRight w:val="0"/>
          <w:marTop w:val="0"/>
          <w:marBottom w:val="0"/>
          <w:divBdr>
            <w:top w:val="none" w:sz="0" w:space="0" w:color="auto"/>
            <w:left w:val="none" w:sz="0" w:space="0" w:color="auto"/>
            <w:bottom w:val="none" w:sz="0" w:space="0" w:color="auto"/>
            <w:right w:val="none" w:sz="0" w:space="0" w:color="auto"/>
          </w:divBdr>
        </w:div>
        <w:div w:id="852110593">
          <w:marLeft w:val="640"/>
          <w:marRight w:val="0"/>
          <w:marTop w:val="0"/>
          <w:marBottom w:val="0"/>
          <w:divBdr>
            <w:top w:val="none" w:sz="0" w:space="0" w:color="auto"/>
            <w:left w:val="none" w:sz="0" w:space="0" w:color="auto"/>
            <w:bottom w:val="none" w:sz="0" w:space="0" w:color="auto"/>
            <w:right w:val="none" w:sz="0" w:space="0" w:color="auto"/>
          </w:divBdr>
        </w:div>
        <w:div w:id="1101873302">
          <w:marLeft w:val="640"/>
          <w:marRight w:val="0"/>
          <w:marTop w:val="0"/>
          <w:marBottom w:val="0"/>
          <w:divBdr>
            <w:top w:val="none" w:sz="0" w:space="0" w:color="auto"/>
            <w:left w:val="none" w:sz="0" w:space="0" w:color="auto"/>
            <w:bottom w:val="none" w:sz="0" w:space="0" w:color="auto"/>
            <w:right w:val="none" w:sz="0" w:space="0" w:color="auto"/>
          </w:divBdr>
        </w:div>
        <w:div w:id="1109205138">
          <w:marLeft w:val="640"/>
          <w:marRight w:val="0"/>
          <w:marTop w:val="0"/>
          <w:marBottom w:val="0"/>
          <w:divBdr>
            <w:top w:val="none" w:sz="0" w:space="0" w:color="auto"/>
            <w:left w:val="none" w:sz="0" w:space="0" w:color="auto"/>
            <w:bottom w:val="none" w:sz="0" w:space="0" w:color="auto"/>
            <w:right w:val="none" w:sz="0" w:space="0" w:color="auto"/>
          </w:divBdr>
        </w:div>
        <w:div w:id="1109399236">
          <w:marLeft w:val="640"/>
          <w:marRight w:val="0"/>
          <w:marTop w:val="0"/>
          <w:marBottom w:val="0"/>
          <w:divBdr>
            <w:top w:val="none" w:sz="0" w:space="0" w:color="auto"/>
            <w:left w:val="none" w:sz="0" w:space="0" w:color="auto"/>
            <w:bottom w:val="none" w:sz="0" w:space="0" w:color="auto"/>
            <w:right w:val="none" w:sz="0" w:space="0" w:color="auto"/>
          </w:divBdr>
        </w:div>
        <w:div w:id="1110777990">
          <w:marLeft w:val="640"/>
          <w:marRight w:val="0"/>
          <w:marTop w:val="0"/>
          <w:marBottom w:val="0"/>
          <w:divBdr>
            <w:top w:val="none" w:sz="0" w:space="0" w:color="auto"/>
            <w:left w:val="none" w:sz="0" w:space="0" w:color="auto"/>
            <w:bottom w:val="none" w:sz="0" w:space="0" w:color="auto"/>
            <w:right w:val="none" w:sz="0" w:space="0" w:color="auto"/>
          </w:divBdr>
        </w:div>
        <w:div w:id="1168407120">
          <w:marLeft w:val="640"/>
          <w:marRight w:val="0"/>
          <w:marTop w:val="0"/>
          <w:marBottom w:val="0"/>
          <w:divBdr>
            <w:top w:val="none" w:sz="0" w:space="0" w:color="auto"/>
            <w:left w:val="none" w:sz="0" w:space="0" w:color="auto"/>
            <w:bottom w:val="none" w:sz="0" w:space="0" w:color="auto"/>
            <w:right w:val="none" w:sz="0" w:space="0" w:color="auto"/>
          </w:divBdr>
        </w:div>
        <w:div w:id="1175413493">
          <w:marLeft w:val="640"/>
          <w:marRight w:val="0"/>
          <w:marTop w:val="0"/>
          <w:marBottom w:val="0"/>
          <w:divBdr>
            <w:top w:val="none" w:sz="0" w:space="0" w:color="auto"/>
            <w:left w:val="none" w:sz="0" w:space="0" w:color="auto"/>
            <w:bottom w:val="none" w:sz="0" w:space="0" w:color="auto"/>
            <w:right w:val="none" w:sz="0" w:space="0" w:color="auto"/>
          </w:divBdr>
        </w:div>
        <w:div w:id="1200241234">
          <w:marLeft w:val="640"/>
          <w:marRight w:val="0"/>
          <w:marTop w:val="0"/>
          <w:marBottom w:val="0"/>
          <w:divBdr>
            <w:top w:val="none" w:sz="0" w:space="0" w:color="auto"/>
            <w:left w:val="none" w:sz="0" w:space="0" w:color="auto"/>
            <w:bottom w:val="none" w:sz="0" w:space="0" w:color="auto"/>
            <w:right w:val="none" w:sz="0" w:space="0" w:color="auto"/>
          </w:divBdr>
        </w:div>
        <w:div w:id="1285620680">
          <w:marLeft w:val="640"/>
          <w:marRight w:val="0"/>
          <w:marTop w:val="0"/>
          <w:marBottom w:val="0"/>
          <w:divBdr>
            <w:top w:val="none" w:sz="0" w:space="0" w:color="auto"/>
            <w:left w:val="none" w:sz="0" w:space="0" w:color="auto"/>
            <w:bottom w:val="none" w:sz="0" w:space="0" w:color="auto"/>
            <w:right w:val="none" w:sz="0" w:space="0" w:color="auto"/>
          </w:divBdr>
        </w:div>
        <w:div w:id="1371492879">
          <w:marLeft w:val="640"/>
          <w:marRight w:val="0"/>
          <w:marTop w:val="0"/>
          <w:marBottom w:val="0"/>
          <w:divBdr>
            <w:top w:val="none" w:sz="0" w:space="0" w:color="auto"/>
            <w:left w:val="none" w:sz="0" w:space="0" w:color="auto"/>
            <w:bottom w:val="none" w:sz="0" w:space="0" w:color="auto"/>
            <w:right w:val="none" w:sz="0" w:space="0" w:color="auto"/>
          </w:divBdr>
        </w:div>
        <w:div w:id="1451970303">
          <w:marLeft w:val="640"/>
          <w:marRight w:val="0"/>
          <w:marTop w:val="0"/>
          <w:marBottom w:val="0"/>
          <w:divBdr>
            <w:top w:val="none" w:sz="0" w:space="0" w:color="auto"/>
            <w:left w:val="none" w:sz="0" w:space="0" w:color="auto"/>
            <w:bottom w:val="none" w:sz="0" w:space="0" w:color="auto"/>
            <w:right w:val="none" w:sz="0" w:space="0" w:color="auto"/>
          </w:divBdr>
        </w:div>
        <w:div w:id="1517307181">
          <w:marLeft w:val="640"/>
          <w:marRight w:val="0"/>
          <w:marTop w:val="0"/>
          <w:marBottom w:val="0"/>
          <w:divBdr>
            <w:top w:val="none" w:sz="0" w:space="0" w:color="auto"/>
            <w:left w:val="none" w:sz="0" w:space="0" w:color="auto"/>
            <w:bottom w:val="none" w:sz="0" w:space="0" w:color="auto"/>
            <w:right w:val="none" w:sz="0" w:space="0" w:color="auto"/>
          </w:divBdr>
        </w:div>
        <w:div w:id="1567061460">
          <w:marLeft w:val="640"/>
          <w:marRight w:val="0"/>
          <w:marTop w:val="0"/>
          <w:marBottom w:val="0"/>
          <w:divBdr>
            <w:top w:val="none" w:sz="0" w:space="0" w:color="auto"/>
            <w:left w:val="none" w:sz="0" w:space="0" w:color="auto"/>
            <w:bottom w:val="none" w:sz="0" w:space="0" w:color="auto"/>
            <w:right w:val="none" w:sz="0" w:space="0" w:color="auto"/>
          </w:divBdr>
        </w:div>
        <w:div w:id="1568804159">
          <w:marLeft w:val="640"/>
          <w:marRight w:val="0"/>
          <w:marTop w:val="0"/>
          <w:marBottom w:val="0"/>
          <w:divBdr>
            <w:top w:val="none" w:sz="0" w:space="0" w:color="auto"/>
            <w:left w:val="none" w:sz="0" w:space="0" w:color="auto"/>
            <w:bottom w:val="none" w:sz="0" w:space="0" w:color="auto"/>
            <w:right w:val="none" w:sz="0" w:space="0" w:color="auto"/>
          </w:divBdr>
        </w:div>
        <w:div w:id="1647738226">
          <w:marLeft w:val="640"/>
          <w:marRight w:val="0"/>
          <w:marTop w:val="0"/>
          <w:marBottom w:val="0"/>
          <w:divBdr>
            <w:top w:val="none" w:sz="0" w:space="0" w:color="auto"/>
            <w:left w:val="none" w:sz="0" w:space="0" w:color="auto"/>
            <w:bottom w:val="none" w:sz="0" w:space="0" w:color="auto"/>
            <w:right w:val="none" w:sz="0" w:space="0" w:color="auto"/>
          </w:divBdr>
        </w:div>
        <w:div w:id="1674720049">
          <w:marLeft w:val="640"/>
          <w:marRight w:val="0"/>
          <w:marTop w:val="0"/>
          <w:marBottom w:val="0"/>
          <w:divBdr>
            <w:top w:val="none" w:sz="0" w:space="0" w:color="auto"/>
            <w:left w:val="none" w:sz="0" w:space="0" w:color="auto"/>
            <w:bottom w:val="none" w:sz="0" w:space="0" w:color="auto"/>
            <w:right w:val="none" w:sz="0" w:space="0" w:color="auto"/>
          </w:divBdr>
        </w:div>
        <w:div w:id="1678389630">
          <w:marLeft w:val="640"/>
          <w:marRight w:val="0"/>
          <w:marTop w:val="0"/>
          <w:marBottom w:val="0"/>
          <w:divBdr>
            <w:top w:val="none" w:sz="0" w:space="0" w:color="auto"/>
            <w:left w:val="none" w:sz="0" w:space="0" w:color="auto"/>
            <w:bottom w:val="none" w:sz="0" w:space="0" w:color="auto"/>
            <w:right w:val="none" w:sz="0" w:space="0" w:color="auto"/>
          </w:divBdr>
        </w:div>
        <w:div w:id="1684472136">
          <w:marLeft w:val="640"/>
          <w:marRight w:val="0"/>
          <w:marTop w:val="0"/>
          <w:marBottom w:val="0"/>
          <w:divBdr>
            <w:top w:val="none" w:sz="0" w:space="0" w:color="auto"/>
            <w:left w:val="none" w:sz="0" w:space="0" w:color="auto"/>
            <w:bottom w:val="none" w:sz="0" w:space="0" w:color="auto"/>
            <w:right w:val="none" w:sz="0" w:space="0" w:color="auto"/>
          </w:divBdr>
        </w:div>
        <w:div w:id="1708868048">
          <w:marLeft w:val="640"/>
          <w:marRight w:val="0"/>
          <w:marTop w:val="0"/>
          <w:marBottom w:val="0"/>
          <w:divBdr>
            <w:top w:val="none" w:sz="0" w:space="0" w:color="auto"/>
            <w:left w:val="none" w:sz="0" w:space="0" w:color="auto"/>
            <w:bottom w:val="none" w:sz="0" w:space="0" w:color="auto"/>
            <w:right w:val="none" w:sz="0" w:space="0" w:color="auto"/>
          </w:divBdr>
        </w:div>
      </w:divsChild>
    </w:div>
    <w:div w:id="220991171">
      <w:marLeft w:val="640"/>
      <w:marRight w:val="0"/>
      <w:marTop w:val="0"/>
      <w:marBottom w:val="0"/>
      <w:divBdr>
        <w:top w:val="none" w:sz="0" w:space="0" w:color="auto"/>
        <w:left w:val="none" w:sz="0" w:space="0" w:color="auto"/>
        <w:bottom w:val="none" w:sz="0" w:space="0" w:color="auto"/>
        <w:right w:val="none" w:sz="0" w:space="0" w:color="auto"/>
      </w:divBdr>
    </w:div>
    <w:div w:id="220992264">
      <w:marLeft w:val="640"/>
      <w:marRight w:val="0"/>
      <w:marTop w:val="0"/>
      <w:marBottom w:val="0"/>
      <w:divBdr>
        <w:top w:val="none" w:sz="0" w:space="0" w:color="auto"/>
        <w:left w:val="none" w:sz="0" w:space="0" w:color="auto"/>
        <w:bottom w:val="none" w:sz="0" w:space="0" w:color="auto"/>
        <w:right w:val="none" w:sz="0" w:space="0" w:color="auto"/>
      </w:divBdr>
    </w:div>
    <w:div w:id="221060823">
      <w:marLeft w:val="640"/>
      <w:marRight w:val="0"/>
      <w:marTop w:val="0"/>
      <w:marBottom w:val="0"/>
      <w:divBdr>
        <w:top w:val="none" w:sz="0" w:space="0" w:color="auto"/>
        <w:left w:val="none" w:sz="0" w:space="0" w:color="auto"/>
        <w:bottom w:val="none" w:sz="0" w:space="0" w:color="auto"/>
        <w:right w:val="none" w:sz="0" w:space="0" w:color="auto"/>
      </w:divBdr>
    </w:div>
    <w:div w:id="221063497">
      <w:marLeft w:val="640"/>
      <w:marRight w:val="0"/>
      <w:marTop w:val="0"/>
      <w:marBottom w:val="0"/>
      <w:divBdr>
        <w:top w:val="none" w:sz="0" w:space="0" w:color="auto"/>
        <w:left w:val="none" w:sz="0" w:space="0" w:color="auto"/>
        <w:bottom w:val="none" w:sz="0" w:space="0" w:color="auto"/>
        <w:right w:val="none" w:sz="0" w:space="0" w:color="auto"/>
      </w:divBdr>
    </w:div>
    <w:div w:id="221065891">
      <w:marLeft w:val="640"/>
      <w:marRight w:val="0"/>
      <w:marTop w:val="0"/>
      <w:marBottom w:val="0"/>
      <w:divBdr>
        <w:top w:val="none" w:sz="0" w:space="0" w:color="auto"/>
        <w:left w:val="none" w:sz="0" w:space="0" w:color="auto"/>
        <w:bottom w:val="none" w:sz="0" w:space="0" w:color="auto"/>
        <w:right w:val="none" w:sz="0" w:space="0" w:color="auto"/>
      </w:divBdr>
    </w:div>
    <w:div w:id="221066045">
      <w:marLeft w:val="640"/>
      <w:marRight w:val="0"/>
      <w:marTop w:val="0"/>
      <w:marBottom w:val="0"/>
      <w:divBdr>
        <w:top w:val="none" w:sz="0" w:space="0" w:color="auto"/>
        <w:left w:val="none" w:sz="0" w:space="0" w:color="auto"/>
        <w:bottom w:val="none" w:sz="0" w:space="0" w:color="auto"/>
        <w:right w:val="none" w:sz="0" w:space="0" w:color="auto"/>
      </w:divBdr>
    </w:div>
    <w:div w:id="221137572">
      <w:marLeft w:val="640"/>
      <w:marRight w:val="0"/>
      <w:marTop w:val="0"/>
      <w:marBottom w:val="0"/>
      <w:divBdr>
        <w:top w:val="none" w:sz="0" w:space="0" w:color="auto"/>
        <w:left w:val="none" w:sz="0" w:space="0" w:color="auto"/>
        <w:bottom w:val="none" w:sz="0" w:space="0" w:color="auto"/>
        <w:right w:val="none" w:sz="0" w:space="0" w:color="auto"/>
      </w:divBdr>
    </w:div>
    <w:div w:id="221141384">
      <w:marLeft w:val="640"/>
      <w:marRight w:val="0"/>
      <w:marTop w:val="0"/>
      <w:marBottom w:val="0"/>
      <w:divBdr>
        <w:top w:val="none" w:sz="0" w:space="0" w:color="auto"/>
        <w:left w:val="none" w:sz="0" w:space="0" w:color="auto"/>
        <w:bottom w:val="none" w:sz="0" w:space="0" w:color="auto"/>
        <w:right w:val="none" w:sz="0" w:space="0" w:color="auto"/>
      </w:divBdr>
    </w:div>
    <w:div w:id="221142448">
      <w:marLeft w:val="640"/>
      <w:marRight w:val="0"/>
      <w:marTop w:val="0"/>
      <w:marBottom w:val="0"/>
      <w:divBdr>
        <w:top w:val="none" w:sz="0" w:space="0" w:color="auto"/>
        <w:left w:val="none" w:sz="0" w:space="0" w:color="auto"/>
        <w:bottom w:val="none" w:sz="0" w:space="0" w:color="auto"/>
        <w:right w:val="none" w:sz="0" w:space="0" w:color="auto"/>
      </w:divBdr>
    </w:div>
    <w:div w:id="221184277">
      <w:marLeft w:val="640"/>
      <w:marRight w:val="0"/>
      <w:marTop w:val="0"/>
      <w:marBottom w:val="0"/>
      <w:divBdr>
        <w:top w:val="none" w:sz="0" w:space="0" w:color="auto"/>
        <w:left w:val="none" w:sz="0" w:space="0" w:color="auto"/>
        <w:bottom w:val="none" w:sz="0" w:space="0" w:color="auto"/>
        <w:right w:val="none" w:sz="0" w:space="0" w:color="auto"/>
      </w:divBdr>
    </w:div>
    <w:div w:id="221211063">
      <w:marLeft w:val="640"/>
      <w:marRight w:val="0"/>
      <w:marTop w:val="0"/>
      <w:marBottom w:val="0"/>
      <w:divBdr>
        <w:top w:val="none" w:sz="0" w:space="0" w:color="auto"/>
        <w:left w:val="none" w:sz="0" w:space="0" w:color="auto"/>
        <w:bottom w:val="none" w:sz="0" w:space="0" w:color="auto"/>
        <w:right w:val="none" w:sz="0" w:space="0" w:color="auto"/>
      </w:divBdr>
    </w:div>
    <w:div w:id="221259991">
      <w:marLeft w:val="640"/>
      <w:marRight w:val="0"/>
      <w:marTop w:val="0"/>
      <w:marBottom w:val="0"/>
      <w:divBdr>
        <w:top w:val="none" w:sz="0" w:space="0" w:color="auto"/>
        <w:left w:val="none" w:sz="0" w:space="0" w:color="auto"/>
        <w:bottom w:val="none" w:sz="0" w:space="0" w:color="auto"/>
        <w:right w:val="none" w:sz="0" w:space="0" w:color="auto"/>
      </w:divBdr>
    </w:div>
    <w:div w:id="221327895">
      <w:marLeft w:val="640"/>
      <w:marRight w:val="0"/>
      <w:marTop w:val="0"/>
      <w:marBottom w:val="0"/>
      <w:divBdr>
        <w:top w:val="none" w:sz="0" w:space="0" w:color="auto"/>
        <w:left w:val="none" w:sz="0" w:space="0" w:color="auto"/>
        <w:bottom w:val="none" w:sz="0" w:space="0" w:color="auto"/>
        <w:right w:val="none" w:sz="0" w:space="0" w:color="auto"/>
      </w:divBdr>
    </w:div>
    <w:div w:id="221333431">
      <w:marLeft w:val="640"/>
      <w:marRight w:val="0"/>
      <w:marTop w:val="0"/>
      <w:marBottom w:val="0"/>
      <w:divBdr>
        <w:top w:val="none" w:sz="0" w:space="0" w:color="auto"/>
        <w:left w:val="none" w:sz="0" w:space="0" w:color="auto"/>
        <w:bottom w:val="none" w:sz="0" w:space="0" w:color="auto"/>
        <w:right w:val="none" w:sz="0" w:space="0" w:color="auto"/>
      </w:divBdr>
    </w:div>
    <w:div w:id="221409657">
      <w:marLeft w:val="480"/>
      <w:marRight w:val="0"/>
      <w:marTop w:val="0"/>
      <w:marBottom w:val="0"/>
      <w:divBdr>
        <w:top w:val="none" w:sz="0" w:space="0" w:color="auto"/>
        <w:left w:val="none" w:sz="0" w:space="0" w:color="auto"/>
        <w:bottom w:val="none" w:sz="0" w:space="0" w:color="auto"/>
        <w:right w:val="none" w:sz="0" w:space="0" w:color="auto"/>
      </w:divBdr>
    </w:div>
    <w:div w:id="221447819">
      <w:marLeft w:val="640"/>
      <w:marRight w:val="0"/>
      <w:marTop w:val="0"/>
      <w:marBottom w:val="0"/>
      <w:divBdr>
        <w:top w:val="none" w:sz="0" w:space="0" w:color="auto"/>
        <w:left w:val="none" w:sz="0" w:space="0" w:color="auto"/>
        <w:bottom w:val="none" w:sz="0" w:space="0" w:color="auto"/>
        <w:right w:val="none" w:sz="0" w:space="0" w:color="auto"/>
      </w:divBdr>
    </w:div>
    <w:div w:id="221529353">
      <w:marLeft w:val="640"/>
      <w:marRight w:val="0"/>
      <w:marTop w:val="0"/>
      <w:marBottom w:val="0"/>
      <w:divBdr>
        <w:top w:val="none" w:sz="0" w:space="0" w:color="auto"/>
        <w:left w:val="none" w:sz="0" w:space="0" w:color="auto"/>
        <w:bottom w:val="none" w:sz="0" w:space="0" w:color="auto"/>
        <w:right w:val="none" w:sz="0" w:space="0" w:color="auto"/>
      </w:divBdr>
    </w:div>
    <w:div w:id="221644398">
      <w:marLeft w:val="640"/>
      <w:marRight w:val="0"/>
      <w:marTop w:val="0"/>
      <w:marBottom w:val="0"/>
      <w:divBdr>
        <w:top w:val="none" w:sz="0" w:space="0" w:color="auto"/>
        <w:left w:val="none" w:sz="0" w:space="0" w:color="auto"/>
        <w:bottom w:val="none" w:sz="0" w:space="0" w:color="auto"/>
        <w:right w:val="none" w:sz="0" w:space="0" w:color="auto"/>
      </w:divBdr>
    </w:div>
    <w:div w:id="221717950">
      <w:marLeft w:val="640"/>
      <w:marRight w:val="0"/>
      <w:marTop w:val="0"/>
      <w:marBottom w:val="0"/>
      <w:divBdr>
        <w:top w:val="none" w:sz="0" w:space="0" w:color="auto"/>
        <w:left w:val="none" w:sz="0" w:space="0" w:color="auto"/>
        <w:bottom w:val="none" w:sz="0" w:space="0" w:color="auto"/>
        <w:right w:val="none" w:sz="0" w:space="0" w:color="auto"/>
      </w:divBdr>
    </w:div>
    <w:div w:id="221791706">
      <w:marLeft w:val="640"/>
      <w:marRight w:val="0"/>
      <w:marTop w:val="0"/>
      <w:marBottom w:val="0"/>
      <w:divBdr>
        <w:top w:val="none" w:sz="0" w:space="0" w:color="auto"/>
        <w:left w:val="none" w:sz="0" w:space="0" w:color="auto"/>
        <w:bottom w:val="none" w:sz="0" w:space="0" w:color="auto"/>
        <w:right w:val="none" w:sz="0" w:space="0" w:color="auto"/>
      </w:divBdr>
    </w:div>
    <w:div w:id="221791750">
      <w:marLeft w:val="640"/>
      <w:marRight w:val="0"/>
      <w:marTop w:val="0"/>
      <w:marBottom w:val="0"/>
      <w:divBdr>
        <w:top w:val="none" w:sz="0" w:space="0" w:color="auto"/>
        <w:left w:val="none" w:sz="0" w:space="0" w:color="auto"/>
        <w:bottom w:val="none" w:sz="0" w:space="0" w:color="auto"/>
        <w:right w:val="none" w:sz="0" w:space="0" w:color="auto"/>
      </w:divBdr>
    </w:div>
    <w:div w:id="221839690">
      <w:marLeft w:val="640"/>
      <w:marRight w:val="0"/>
      <w:marTop w:val="0"/>
      <w:marBottom w:val="0"/>
      <w:divBdr>
        <w:top w:val="none" w:sz="0" w:space="0" w:color="auto"/>
        <w:left w:val="none" w:sz="0" w:space="0" w:color="auto"/>
        <w:bottom w:val="none" w:sz="0" w:space="0" w:color="auto"/>
        <w:right w:val="none" w:sz="0" w:space="0" w:color="auto"/>
      </w:divBdr>
    </w:div>
    <w:div w:id="221841624">
      <w:marLeft w:val="640"/>
      <w:marRight w:val="0"/>
      <w:marTop w:val="0"/>
      <w:marBottom w:val="0"/>
      <w:divBdr>
        <w:top w:val="none" w:sz="0" w:space="0" w:color="auto"/>
        <w:left w:val="none" w:sz="0" w:space="0" w:color="auto"/>
        <w:bottom w:val="none" w:sz="0" w:space="0" w:color="auto"/>
        <w:right w:val="none" w:sz="0" w:space="0" w:color="auto"/>
      </w:divBdr>
    </w:div>
    <w:div w:id="221869510">
      <w:marLeft w:val="640"/>
      <w:marRight w:val="0"/>
      <w:marTop w:val="0"/>
      <w:marBottom w:val="0"/>
      <w:divBdr>
        <w:top w:val="none" w:sz="0" w:space="0" w:color="auto"/>
        <w:left w:val="none" w:sz="0" w:space="0" w:color="auto"/>
        <w:bottom w:val="none" w:sz="0" w:space="0" w:color="auto"/>
        <w:right w:val="none" w:sz="0" w:space="0" w:color="auto"/>
      </w:divBdr>
    </w:div>
    <w:div w:id="221916315">
      <w:marLeft w:val="640"/>
      <w:marRight w:val="0"/>
      <w:marTop w:val="0"/>
      <w:marBottom w:val="0"/>
      <w:divBdr>
        <w:top w:val="none" w:sz="0" w:space="0" w:color="auto"/>
        <w:left w:val="none" w:sz="0" w:space="0" w:color="auto"/>
        <w:bottom w:val="none" w:sz="0" w:space="0" w:color="auto"/>
        <w:right w:val="none" w:sz="0" w:space="0" w:color="auto"/>
      </w:divBdr>
    </w:div>
    <w:div w:id="222106102">
      <w:marLeft w:val="640"/>
      <w:marRight w:val="0"/>
      <w:marTop w:val="0"/>
      <w:marBottom w:val="0"/>
      <w:divBdr>
        <w:top w:val="none" w:sz="0" w:space="0" w:color="auto"/>
        <w:left w:val="none" w:sz="0" w:space="0" w:color="auto"/>
        <w:bottom w:val="none" w:sz="0" w:space="0" w:color="auto"/>
        <w:right w:val="none" w:sz="0" w:space="0" w:color="auto"/>
      </w:divBdr>
    </w:div>
    <w:div w:id="222181382">
      <w:marLeft w:val="640"/>
      <w:marRight w:val="0"/>
      <w:marTop w:val="0"/>
      <w:marBottom w:val="0"/>
      <w:divBdr>
        <w:top w:val="none" w:sz="0" w:space="0" w:color="auto"/>
        <w:left w:val="none" w:sz="0" w:space="0" w:color="auto"/>
        <w:bottom w:val="none" w:sz="0" w:space="0" w:color="auto"/>
        <w:right w:val="none" w:sz="0" w:space="0" w:color="auto"/>
      </w:divBdr>
    </w:div>
    <w:div w:id="222301102">
      <w:marLeft w:val="640"/>
      <w:marRight w:val="0"/>
      <w:marTop w:val="0"/>
      <w:marBottom w:val="0"/>
      <w:divBdr>
        <w:top w:val="none" w:sz="0" w:space="0" w:color="auto"/>
        <w:left w:val="none" w:sz="0" w:space="0" w:color="auto"/>
        <w:bottom w:val="none" w:sz="0" w:space="0" w:color="auto"/>
        <w:right w:val="none" w:sz="0" w:space="0" w:color="auto"/>
      </w:divBdr>
    </w:div>
    <w:div w:id="222330662">
      <w:marLeft w:val="640"/>
      <w:marRight w:val="0"/>
      <w:marTop w:val="0"/>
      <w:marBottom w:val="0"/>
      <w:divBdr>
        <w:top w:val="none" w:sz="0" w:space="0" w:color="auto"/>
        <w:left w:val="none" w:sz="0" w:space="0" w:color="auto"/>
        <w:bottom w:val="none" w:sz="0" w:space="0" w:color="auto"/>
        <w:right w:val="none" w:sz="0" w:space="0" w:color="auto"/>
      </w:divBdr>
    </w:div>
    <w:div w:id="222370441">
      <w:marLeft w:val="640"/>
      <w:marRight w:val="0"/>
      <w:marTop w:val="0"/>
      <w:marBottom w:val="0"/>
      <w:divBdr>
        <w:top w:val="none" w:sz="0" w:space="0" w:color="auto"/>
        <w:left w:val="none" w:sz="0" w:space="0" w:color="auto"/>
        <w:bottom w:val="none" w:sz="0" w:space="0" w:color="auto"/>
        <w:right w:val="none" w:sz="0" w:space="0" w:color="auto"/>
      </w:divBdr>
    </w:div>
    <w:div w:id="222378649">
      <w:marLeft w:val="640"/>
      <w:marRight w:val="0"/>
      <w:marTop w:val="0"/>
      <w:marBottom w:val="0"/>
      <w:divBdr>
        <w:top w:val="none" w:sz="0" w:space="0" w:color="auto"/>
        <w:left w:val="none" w:sz="0" w:space="0" w:color="auto"/>
        <w:bottom w:val="none" w:sz="0" w:space="0" w:color="auto"/>
        <w:right w:val="none" w:sz="0" w:space="0" w:color="auto"/>
      </w:divBdr>
    </w:div>
    <w:div w:id="222526151">
      <w:marLeft w:val="640"/>
      <w:marRight w:val="0"/>
      <w:marTop w:val="0"/>
      <w:marBottom w:val="0"/>
      <w:divBdr>
        <w:top w:val="none" w:sz="0" w:space="0" w:color="auto"/>
        <w:left w:val="none" w:sz="0" w:space="0" w:color="auto"/>
        <w:bottom w:val="none" w:sz="0" w:space="0" w:color="auto"/>
        <w:right w:val="none" w:sz="0" w:space="0" w:color="auto"/>
      </w:divBdr>
    </w:div>
    <w:div w:id="222527117">
      <w:marLeft w:val="640"/>
      <w:marRight w:val="0"/>
      <w:marTop w:val="0"/>
      <w:marBottom w:val="0"/>
      <w:divBdr>
        <w:top w:val="none" w:sz="0" w:space="0" w:color="auto"/>
        <w:left w:val="none" w:sz="0" w:space="0" w:color="auto"/>
        <w:bottom w:val="none" w:sz="0" w:space="0" w:color="auto"/>
        <w:right w:val="none" w:sz="0" w:space="0" w:color="auto"/>
      </w:divBdr>
    </w:div>
    <w:div w:id="222639378">
      <w:marLeft w:val="640"/>
      <w:marRight w:val="0"/>
      <w:marTop w:val="0"/>
      <w:marBottom w:val="0"/>
      <w:divBdr>
        <w:top w:val="none" w:sz="0" w:space="0" w:color="auto"/>
        <w:left w:val="none" w:sz="0" w:space="0" w:color="auto"/>
        <w:bottom w:val="none" w:sz="0" w:space="0" w:color="auto"/>
        <w:right w:val="none" w:sz="0" w:space="0" w:color="auto"/>
      </w:divBdr>
    </w:div>
    <w:div w:id="222640105">
      <w:bodyDiv w:val="1"/>
      <w:marLeft w:val="0"/>
      <w:marRight w:val="0"/>
      <w:marTop w:val="0"/>
      <w:marBottom w:val="0"/>
      <w:divBdr>
        <w:top w:val="none" w:sz="0" w:space="0" w:color="auto"/>
        <w:left w:val="none" w:sz="0" w:space="0" w:color="auto"/>
        <w:bottom w:val="none" w:sz="0" w:space="0" w:color="auto"/>
        <w:right w:val="none" w:sz="0" w:space="0" w:color="auto"/>
      </w:divBdr>
    </w:div>
    <w:div w:id="222640841">
      <w:marLeft w:val="640"/>
      <w:marRight w:val="0"/>
      <w:marTop w:val="0"/>
      <w:marBottom w:val="0"/>
      <w:divBdr>
        <w:top w:val="none" w:sz="0" w:space="0" w:color="auto"/>
        <w:left w:val="none" w:sz="0" w:space="0" w:color="auto"/>
        <w:bottom w:val="none" w:sz="0" w:space="0" w:color="auto"/>
        <w:right w:val="none" w:sz="0" w:space="0" w:color="auto"/>
      </w:divBdr>
    </w:div>
    <w:div w:id="222647627">
      <w:marLeft w:val="640"/>
      <w:marRight w:val="0"/>
      <w:marTop w:val="0"/>
      <w:marBottom w:val="0"/>
      <w:divBdr>
        <w:top w:val="none" w:sz="0" w:space="0" w:color="auto"/>
        <w:left w:val="none" w:sz="0" w:space="0" w:color="auto"/>
        <w:bottom w:val="none" w:sz="0" w:space="0" w:color="auto"/>
        <w:right w:val="none" w:sz="0" w:space="0" w:color="auto"/>
      </w:divBdr>
    </w:div>
    <w:div w:id="222834881">
      <w:marLeft w:val="640"/>
      <w:marRight w:val="0"/>
      <w:marTop w:val="0"/>
      <w:marBottom w:val="0"/>
      <w:divBdr>
        <w:top w:val="none" w:sz="0" w:space="0" w:color="auto"/>
        <w:left w:val="none" w:sz="0" w:space="0" w:color="auto"/>
        <w:bottom w:val="none" w:sz="0" w:space="0" w:color="auto"/>
        <w:right w:val="none" w:sz="0" w:space="0" w:color="auto"/>
      </w:divBdr>
    </w:div>
    <w:div w:id="222834989">
      <w:marLeft w:val="640"/>
      <w:marRight w:val="0"/>
      <w:marTop w:val="0"/>
      <w:marBottom w:val="0"/>
      <w:divBdr>
        <w:top w:val="none" w:sz="0" w:space="0" w:color="auto"/>
        <w:left w:val="none" w:sz="0" w:space="0" w:color="auto"/>
        <w:bottom w:val="none" w:sz="0" w:space="0" w:color="auto"/>
        <w:right w:val="none" w:sz="0" w:space="0" w:color="auto"/>
      </w:divBdr>
    </w:div>
    <w:div w:id="222837299">
      <w:marLeft w:val="640"/>
      <w:marRight w:val="0"/>
      <w:marTop w:val="0"/>
      <w:marBottom w:val="0"/>
      <w:divBdr>
        <w:top w:val="none" w:sz="0" w:space="0" w:color="auto"/>
        <w:left w:val="none" w:sz="0" w:space="0" w:color="auto"/>
        <w:bottom w:val="none" w:sz="0" w:space="0" w:color="auto"/>
        <w:right w:val="none" w:sz="0" w:space="0" w:color="auto"/>
      </w:divBdr>
    </w:div>
    <w:div w:id="222907860">
      <w:marLeft w:val="640"/>
      <w:marRight w:val="0"/>
      <w:marTop w:val="0"/>
      <w:marBottom w:val="0"/>
      <w:divBdr>
        <w:top w:val="none" w:sz="0" w:space="0" w:color="auto"/>
        <w:left w:val="none" w:sz="0" w:space="0" w:color="auto"/>
        <w:bottom w:val="none" w:sz="0" w:space="0" w:color="auto"/>
        <w:right w:val="none" w:sz="0" w:space="0" w:color="auto"/>
      </w:divBdr>
    </w:div>
    <w:div w:id="222983507">
      <w:marLeft w:val="640"/>
      <w:marRight w:val="0"/>
      <w:marTop w:val="0"/>
      <w:marBottom w:val="0"/>
      <w:divBdr>
        <w:top w:val="none" w:sz="0" w:space="0" w:color="auto"/>
        <w:left w:val="none" w:sz="0" w:space="0" w:color="auto"/>
        <w:bottom w:val="none" w:sz="0" w:space="0" w:color="auto"/>
        <w:right w:val="none" w:sz="0" w:space="0" w:color="auto"/>
      </w:divBdr>
    </w:div>
    <w:div w:id="222983804">
      <w:marLeft w:val="640"/>
      <w:marRight w:val="0"/>
      <w:marTop w:val="0"/>
      <w:marBottom w:val="0"/>
      <w:divBdr>
        <w:top w:val="none" w:sz="0" w:space="0" w:color="auto"/>
        <w:left w:val="none" w:sz="0" w:space="0" w:color="auto"/>
        <w:bottom w:val="none" w:sz="0" w:space="0" w:color="auto"/>
        <w:right w:val="none" w:sz="0" w:space="0" w:color="auto"/>
      </w:divBdr>
    </w:div>
    <w:div w:id="223031130">
      <w:marLeft w:val="640"/>
      <w:marRight w:val="0"/>
      <w:marTop w:val="0"/>
      <w:marBottom w:val="0"/>
      <w:divBdr>
        <w:top w:val="none" w:sz="0" w:space="0" w:color="auto"/>
        <w:left w:val="none" w:sz="0" w:space="0" w:color="auto"/>
        <w:bottom w:val="none" w:sz="0" w:space="0" w:color="auto"/>
        <w:right w:val="none" w:sz="0" w:space="0" w:color="auto"/>
      </w:divBdr>
    </w:div>
    <w:div w:id="223032426">
      <w:marLeft w:val="640"/>
      <w:marRight w:val="0"/>
      <w:marTop w:val="0"/>
      <w:marBottom w:val="0"/>
      <w:divBdr>
        <w:top w:val="none" w:sz="0" w:space="0" w:color="auto"/>
        <w:left w:val="none" w:sz="0" w:space="0" w:color="auto"/>
        <w:bottom w:val="none" w:sz="0" w:space="0" w:color="auto"/>
        <w:right w:val="none" w:sz="0" w:space="0" w:color="auto"/>
      </w:divBdr>
    </w:div>
    <w:div w:id="223103351">
      <w:marLeft w:val="640"/>
      <w:marRight w:val="0"/>
      <w:marTop w:val="0"/>
      <w:marBottom w:val="0"/>
      <w:divBdr>
        <w:top w:val="none" w:sz="0" w:space="0" w:color="auto"/>
        <w:left w:val="none" w:sz="0" w:space="0" w:color="auto"/>
        <w:bottom w:val="none" w:sz="0" w:space="0" w:color="auto"/>
        <w:right w:val="none" w:sz="0" w:space="0" w:color="auto"/>
      </w:divBdr>
    </w:div>
    <w:div w:id="223218338">
      <w:marLeft w:val="640"/>
      <w:marRight w:val="0"/>
      <w:marTop w:val="0"/>
      <w:marBottom w:val="0"/>
      <w:divBdr>
        <w:top w:val="none" w:sz="0" w:space="0" w:color="auto"/>
        <w:left w:val="none" w:sz="0" w:space="0" w:color="auto"/>
        <w:bottom w:val="none" w:sz="0" w:space="0" w:color="auto"/>
        <w:right w:val="none" w:sz="0" w:space="0" w:color="auto"/>
      </w:divBdr>
    </w:div>
    <w:div w:id="223293594">
      <w:marLeft w:val="640"/>
      <w:marRight w:val="0"/>
      <w:marTop w:val="0"/>
      <w:marBottom w:val="0"/>
      <w:divBdr>
        <w:top w:val="none" w:sz="0" w:space="0" w:color="auto"/>
        <w:left w:val="none" w:sz="0" w:space="0" w:color="auto"/>
        <w:bottom w:val="none" w:sz="0" w:space="0" w:color="auto"/>
        <w:right w:val="none" w:sz="0" w:space="0" w:color="auto"/>
      </w:divBdr>
    </w:div>
    <w:div w:id="223298376">
      <w:marLeft w:val="640"/>
      <w:marRight w:val="0"/>
      <w:marTop w:val="0"/>
      <w:marBottom w:val="0"/>
      <w:divBdr>
        <w:top w:val="none" w:sz="0" w:space="0" w:color="auto"/>
        <w:left w:val="none" w:sz="0" w:space="0" w:color="auto"/>
        <w:bottom w:val="none" w:sz="0" w:space="0" w:color="auto"/>
        <w:right w:val="none" w:sz="0" w:space="0" w:color="auto"/>
      </w:divBdr>
    </w:div>
    <w:div w:id="223372085">
      <w:marLeft w:val="640"/>
      <w:marRight w:val="0"/>
      <w:marTop w:val="0"/>
      <w:marBottom w:val="0"/>
      <w:divBdr>
        <w:top w:val="none" w:sz="0" w:space="0" w:color="auto"/>
        <w:left w:val="none" w:sz="0" w:space="0" w:color="auto"/>
        <w:bottom w:val="none" w:sz="0" w:space="0" w:color="auto"/>
        <w:right w:val="none" w:sz="0" w:space="0" w:color="auto"/>
      </w:divBdr>
    </w:div>
    <w:div w:id="223417558">
      <w:marLeft w:val="640"/>
      <w:marRight w:val="0"/>
      <w:marTop w:val="0"/>
      <w:marBottom w:val="0"/>
      <w:divBdr>
        <w:top w:val="none" w:sz="0" w:space="0" w:color="auto"/>
        <w:left w:val="none" w:sz="0" w:space="0" w:color="auto"/>
        <w:bottom w:val="none" w:sz="0" w:space="0" w:color="auto"/>
        <w:right w:val="none" w:sz="0" w:space="0" w:color="auto"/>
      </w:divBdr>
    </w:div>
    <w:div w:id="223639430">
      <w:marLeft w:val="640"/>
      <w:marRight w:val="0"/>
      <w:marTop w:val="0"/>
      <w:marBottom w:val="0"/>
      <w:divBdr>
        <w:top w:val="none" w:sz="0" w:space="0" w:color="auto"/>
        <w:left w:val="none" w:sz="0" w:space="0" w:color="auto"/>
        <w:bottom w:val="none" w:sz="0" w:space="0" w:color="auto"/>
        <w:right w:val="none" w:sz="0" w:space="0" w:color="auto"/>
      </w:divBdr>
    </w:div>
    <w:div w:id="223683412">
      <w:marLeft w:val="640"/>
      <w:marRight w:val="0"/>
      <w:marTop w:val="0"/>
      <w:marBottom w:val="0"/>
      <w:divBdr>
        <w:top w:val="none" w:sz="0" w:space="0" w:color="auto"/>
        <w:left w:val="none" w:sz="0" w:space="0" w:color="auto"/>
        <w:bottom w:val="none" w:sz="0" w:space="0" w:color="auto"/>
        <w:right w:val="none" w:sz="0" w:space="0" w:color="auto"/>
      </w:divBdr>
    </w:div>
    <w:div w:id="223689130">
      <w:marLeft w:val="640"/>
      <w:marRight w:val="0"/>
      <w:marTop w:val="0"/>
      <w:marBottom w:val="0"/>
      <w:divBdr>
        <w:top w:val="none" w:sz="0" w:space="0" w:color="auto"/>
        <w:left w:val="none" w:sz="0" w:space="0" w:color="auto"/>
        <w:bottom w:val="none" w:sz="0" w:space="0" w:color="auto"/>
        <w:right w:val="none" w:sz="0" w:space="0" w:color="auto"/>
      </w:divBdr>
    </w:div>
    <w:div w:id="223878923">
      <w:marLeft w:val="640"/>
      <w:marRight w:val="0"/>
      <w:marTop w:val="0"/>
      <w:marBottom w:val="0"/>
      <w:divBdr>
        <w:top w:val="none" w:sz="0" w:space="0" w:color="auto"/>
        <w:left w:val="none" w:sz="0" w:space="0" w:color="auto"/>
        <w:bottom w:val="none" w:sz="0" w:space="0" w:color="auto"/>
        <w:right w:val="none" w:sz="0" w:space="0" w:color="auto"/>
      </w:divBdr>
    </w:div>
    <w:div w:id="223879752">
      <w:marLeft w:val="640"/>
      <w:marRight w:val="0"/>
      <w:marTop w:val="0"/>
      <w:marBottom w:val="0"/>
      <w:divBdr>
        <w:top w:val="none" w:sz="0" w:space="0" w:color="auto"/>
        <w:left w:val="none" w:sz="0" w:space="0" w:color="auto"/>
        <w:bottom w:val="none" w:sz="0" w:space="0" w:color="auto"/>
        <w:right w:val="none" w:sz="0" w:space="0" w:color="auto"/>
      </w:divBdr>
    </w:div>
    <w:div w:id="223880859">
      <w:marLeft w:val="640"/>
      <w:marRight w:val="0"/>
      <w:marTop w:val="0"/>
      <w:marBottom w:val="0"/>
      <w:divBdr>
        <w:top w:val="none" w:sz="0" w:space="0" w:color="auto"/>
        <w:left w:val="none" w:sz="0" w:space="0" w:color="auto"/>
        <w:bottom w:val="none" w:sz="0" w:space="0" w:color="auto"/>
        <w:right w:val="none" w:sz="0" w:space="0" w:color="auto"/>
      </w:divBdr>
    </w:div>
    <w:div w:id="223956500">
      <w:marLeft w:val="640"/>
      <w:marRight w:val="0"/>
      <w:marTop w:val="0"/>
      <w:marBottom w:val="0"/>
      <w:divBdr>
        <w:top w:val="none" w:sz="0" w:space="0" w:color="auto"/>
        <w:left w:val="none" w:sz="0" w:space="0" w:color="auto"/>
        <w:bottom w:val="none" w:sz="0" w:space="0" w:color="auto"/>
        <w:right w:val="none" w:sz="0" w:space="0" w:color="auto"/>
      </w:divBdr>
    </w:div>
    <w:div w:id="224031728">
      <w:marLeft w:val="640"/>
      <w:marRight w:val="0"/>
      <w:marTop w:val="0"/>
      <w:marBottom w:val="0"/>
      <w:divBdr>
        <w:top w:val="none" w:sz="0" w:space="0" w:color="auto"/>
        <w:left w:val="none" w:sz="0" w:space="0" w:color="auto"/>
        <w:bottom w:val="none" w:sz="0" w:space="0" w:color="auto"/>
        <w:right w:val="none" w:sz="0" w:space="0" w:color="auto"/>
      </w:divBdr>
    </w:div>
    <w:div w:id="224033438">
      <w:marLeft w:val="640"/>
      <w:marRight w:val="0"/>
      <w:marTop w:val="0"/>
      <w:marBottom w:val="0"/>
      <w:divBdr>
        <w:top w:val="none" w:sz="0" w:space="0" w:color="auto"/>
        <w:left w:val="none" w:sz="0" w:space="0" w:color="auto"/>
        <w:bottom w:val="none" w:sz="0" w:space="0" w:color="auto"/>
        <w:right w:val="none" w:sz="0" w:space="0" w:color="auto"/>
      </w:divBdr>
    </w:div>
    <w:div w:id="224073037">
      <w:marLeft w:val="640"/>
      <w:marRight w:val="0"/>
      <w:marTop w:val="0"/>
      <w:marBottom w:val="0"/>
      <w:divBdr>
        <w:top w:val="none" w:sz="0" w:space="0" w:color="auto"/>
        <w:left w:val="none" w:sz="0" w:space="0" w:color="auto"/>
        <w:bottom w:val="none" w:sz="0" w:space="0" w:color="auto"/>
        <w:right w:val="none" w:sz="0" w:space="0" w:color="auto"/>
      </w:divBdr>
    </w:div>
    <w:div w:id="224144227">
      <w:bodyDiv w:val="1"/>
      <w:marLeft w:val="0"/>
      <w:marRight w:val="0"/>
      <w:marTop w:val="0"/>
      <w:marBottom w:val="0"/>
      <w:divBdr>
        <w:top w:val="none" w:sz="0" w:space="0" w:color="auto"/>
        <w:left w:val="none" w:sz="0" w:space="0" w:color="auto"/>
        <w:bottom w:val="none" w:sz="0" w:space="0" w:color="auto"/>
        <w:right w:val="none" w:sz="0" w:space="0" w:color="auto"/>
      </w:divBdr>
      <w:divsChild>
        <w:div w:id="10962457">
          <w:marLeft w:val="640"/>
          <w:marRight w:val="0"/>
          <w:marTop w:val="0"/>
          <w:marBottom w:val="0"/>
          <w:divBdr>
            <w:top w:val="none" w:sz="0" w:space="0" w:color="auto"/>
            <w:left w:val="none" w:sz="0" w:space="0" w:color="auto"/>
            <w:bottom w:val="none" w:sz="0" w:space="0" w:color="auto"/>
            <w:right w:val="none" w:sz="0" w:space="0" w:color="auto"/>
          </w:divBdr>
        </w:div>
        <w:div w:id="77682177">
          <w:marLeft w:val="640"/>
          <w:marRight w:val="0"/>
          <w:marTop w:val="0"/>
          <w:marBottom w:val="0"/>
          <w:divBdr>
            <w:top w:val="none" w:sz="0" w:space="0" w:color="auto"/>
            <w:left w:val="none" w:sz="0" w:space="0" w:color="auto"/>
            <w:bottom w:val="none" w:sz="0" w:space="0" w:color="auto"/>
            <w:right w:val="none" w:sz="0" w:space="0" w:color="auto"/>
          </w:divBdr>
        </w:div>
        <w:div w:id="118651381">
          <w:marLeft w:val="640"/>
          <w:marRight w:val="0"/>
          <w:marTop w:val="0"/>
          <w:marBottom w:val="0"/>
          <w:divBdr>
            <w:top w:val="none" w:sz="0" w:space="0" w:color="auto"/>
            <w:left w:val="none" w:sz="0" w:space="0" w:color="auto"/>
            <w:bottom w:val="none" w:sz="0" w:space="0" w:color="auto"/>
            <w:right w:val="none" w:sz="0" w:space="0" w:color="auto"/>
          </w:divBdr>
        </w:div>
        <w:div w:id="144321043">
          <w:marLeft w:val="640"/>
          <w:marRight w:val="0"/>
          <w:marTop w:val="0"/>
          <w:marBottom w:val="0"/>
          <w:divBdr>
            <w:top w:val="none" w:sz="0" w:space="0" w:color="auto"/>
            <w:left w:val="none" w:sz="0" w:space="0" w:color="auto"/>
            <w:bottom w:val="none" w:sz="0" w:space="0" w:color="auto"/>
            <w:right w:val="none" w:sz="0" w:space="0" w:color="auto"/>
          </w:divBdr>
        </w:div>
        <w:div w:id="147787047">
          <w:marLeft w:val="640"/>
          <w:marRight w:val="0"/>
          <w:marTop w:val="0"/>
          <w:marBottom w:val="0"/>
          <w:divBdr>
            <w:top w:val="none" w:sz="0" w:space="0" w:color="auto"/>
            <w:left w:val="none" w:sz="0" w:space="0" w:color="auto"/>
            <w:bottom w:val="none" w:sz="0" w:space="0" w:color="auto"/>
            <w:right w:val="none" w:sz="0" w:space="0" w:color="auto"/>
          </w:divBdr>
        </w:div>
        <w:div w:id="208156172">
          <w:marLeft w:val="640"/>
          <w:marRight w:val="0"/>
          <w:marTop w:val="0"/>
          <w:marBottom w:val="0"/>
          <w:divBdr>
            <w:top w:val="none" w:sz="0" w:space="0" w:color="auto"/>
            <w:left w:val="none" w:sz="0" w:space="0" w:color="auto"/>
            <w:bottom w:val="none" w:sz="0" w:space="0" w:color="auto"/>
            <w:right w:val="none" w:sz="0" w:space="0" w:color="auto"/>
          </w:divBdr>
        </w:div>
        <w:div w:id="282225771">
          <w:marLeft w:val="640"/>
          <w:marRight w:val="0"/>
          <w:marTop w:val="0"/>
          <w:marBottom w:val="0"/>
          <w:divBdr>
            <w:top w:val="none" w:sz="0" w:space="0" w:color="auto"/>
            <w:left w:val="none" w:sz="0" w:space="0" w:color="auto"/>
            <w:bottom w:val="none" w:sz="0" w:space="0" w:color="auto"/>
            <w:right w:val="none" w:sz="0" w:space="0" w:color="auto"/>
          </w:divBdr>
        </w:div>
        <w:div w:id="288704633">
          <w:marLeft w:val="640"/>
          <w:marRight w:val="0"/>
          <w:marTop w:val="0"/>
          <w:marBottom w:val="0"/>
          <w:divBdr>
            <w:top w:val="none" w:sz="0" w:space="0" w:color="auto"/>
            <w:left w:val="none" w:sz="0" w:space="0" w:color="auto"/>
            <w:bottom w:val="none" w:sz="0" w:space="0" w:color="auto"/>
            <w:right w:val="none" w:sz="0" w:space="0" w:color="auto"/>
          </w:divBdr>
        </w:div>
        <w:div w:id="299119814">
          <w:marLeft w:val="640"/>
          <w:marRight w:val="0"/>
          <w:marTop w:val="0"/>
          <w:marBottom w:val="0"/>
          <w:divBdr>
            <w:top w:val="none" w:sz="0" w:space="0" w:color="auto"/>
            <w:left w:val="none" w:sz="0" w:space="0" w:color="auto"/>
            <w:bottom w:val="none" w:sz="0" w:space="0" w:color="auto"/>
            <w:right w:val="none" w:sz="0" w:space="0" w:color="auto"/>
          </w:divBdr>
        </w:div>
        <w:div w:id="490298418">
          <w:marLeft w:val="640"/>
          <w:marRight w:val="0"/>
          <w:marTop w:val="0"/>
          <w:marBottom w:val="0"/>
          <w:divBdr>
            <w:top w:val="none" w:sz="0" w:space="0" w:color="auto"/>
            <w:left w:val="none" w:sz="0" w:space="0" w:color="auto"/>
            <w:bottom w:val="none" w:sz="0" w:space="0" w:color="auto"/>
            <w:right w:val="none" w:sz="0" w:space="0" w:color="auto"/>
          </w:divBdr>
        </w:div>
        <w:div w:id="508102971">
          <w:marLeft w:val="640"/>
          <w:marRight w:val="0"/>
          <w:marTop w:val="0"/>
          <w:marBottom w:val="0"/>
          <w:divBdr>
            <w:top w:val="none" w:sz="0" w:space="0" w:color="auto"/>
            <w:left w:val="none" w:sz="0" w:space="0" w:color="auto"/>
            <w:bottom w:val="none" w:sz="0" w:space="0" w:color="auto"/>
            <w:right w:val="none" w:sz="0" w:space="0" w:color="auto"/>
          </w:divBdr>
        </w:div>
        <w:div w:id="541288120">
          <w:marLeft w:val="640"/>
          <w:marRight w:val="0"/>
          <w:marTop w:val="0"/>
          <w:marBottom w:val="0"/>
          <w:divBdr>
            <w:top w:val="none" w:sz="0" w:space="0" w:color="auto"/>
            <w:left w:val="none" w:sz="0" w:space="0" w:color="auto"/>
            <w:bottom w:val="none" w:sz="0" w:space="0" w:color="auto"/>
            <w:right w:val="none" w:sz="0" w:space="0" w:color="auto"/>
          </w:divBdr>
        </w:div>
        <w:div w:id="559831501">
          <w:marLeft w:val="640"/>
          <w:marRight w:val="0"/>
          <w:marTop w:val="0"/>
          <w:marBottom w:val="0"/>
          <w:divBdr>
            <w:top w:val="none" w:sz="0" w:space="0" w:color="auto"/>
            <w:left w:val="none" w:sz="0" w:space="0" w:color="auto"/>
            <w:bottom w:val="none" w:sz="0" w:space="0" w:color="auto"/>
            <w:right w:val="none" w:sz="0" w:space="0" w:color="auto"/>
          </w:divBdr>
        </w:div>
        <w:div w:id="561914037">
          <w:marLeft w:val="640"/>
          <w:marRight w:val="0"/>
          <w:marTop w:val="0"/>
          <w:marBottom w:val="0"/>
          <w:divBdr>
            <w:top w:val="none" w:sz="0" w:space="0" w:color="auto"/>
            <w:left w:val="none" w:sz="0" w:space="0" w:color="auto"/>
            <w:bottom w:val="none" w:sz="0" w:space="0" w:color="auto"/>
            <w:right w:val="none" w:sz="0" w:space="0" w:color="auto"/>
          </w:divBdr>
        </w:div>
        <w:div w:id="575170029">
          <w:marLeft w:val="640"/>
          <w:marRight w:val="0"/>
          <w:marTop w:val="0"/>
          <w:marBottom w:val="0"/>
          <w:divBdr>
            <w:top w:val="none" w:sz="0" w:space="0" w:color="auto"/>
            <w:left w:val="none" w:sz="0" w:space="0" w:color="auto"/>
            <w:bottom w:val="none" w:sz="0" w:space="0" w:color="auto"/>
            <w:right w:val="none" w:sz="0" w:space="0" w:color="auto"/>
          </w:divBdr>
        </w:div>
        <w:div w:id="628316722">
          <w:marLeft w:val="640"/>
          <w:marRight w:val="0"/>
          <w:marTop w:val="0"/>
          <w:marBottom w:val="0"/>
          <w:divBdr>
            <w:top w:val="none" w:sz="0" w:space="0" w:color="auto"/>
            <w:left w:val="none" w:sz="0" w:space="0" w:color="auto"/>
            <w:bottom w:val="none" w:sz="0" w:space="0" w:color="auto"/>
            <w:right w:val="none" w:sz="0" w:space="0" w:color="auto"/>
          </w:divBdr>
        </w:div>
        <w:div w:id="679043433">
          <w:marLeft w:val="640"/>
          <w:marRight w:val="0"/>
          <w:marTop w:val="0"/>
          <w:marBottom w:val="0"/>
          <w:divBdr>
            <w:top w:val="none" w:sz="0" w:space="0" w:color="auto"/>
            <w:left w:val="none" w:sz="0" w:space="0" w:color="auto"/>
            <w:bottom w:val="none" w:sz="0" w:space="0" w:color="auto"/>
            <w:right w:val="none" w:sz="0" w:space="0" w:color="auto"/>
          </w:divBdr>
        </w:div>
        <w:div w:id="846091212">
          <w:marLeft w:val="640"/>
          <w:marRight w:val="0"/>
          <w:marTop w:val="0"/>
          <w:marBottom w:val="0"/>
          <w:divBdr>
            <w:top w:val="none" w:sz="0" w:space="0" w:color="auto"/>
            <w:left w:val="none" w:sz="0" w:space="0" w:color="auto"/>
            <w:bottom w:val="none" w:sz="0" w:space="0" w:color="auto"/>
            <w:right w:val="none" w:sz="0" w:space="0" w:color="auto"/>
          </w:divBdr>
        </w:div>
        <w:div w:id="891231590">
          <w:marLeft w:val="640"/>
          <w:marRight w:val="0"/>
          <w:marTop w:val="0"/>
          <w:marBottom w:val="0"/>
          <w:divBdr>
            <w:top w:val="none" w:sz="0" w:space="0" w:color="auto"/>
            <w:left w:val="none" w:sz="0" w:space="0" w:color="auto"/>
            <w:bottom w:val="none" w:sz="0" w:space="0" w:color="auto"/>
            <w:right w:val="none" w:sz="0" w:space="0" w:color="auto"/>
          </w:divBdr>
        </w:div>
        <w:div w:id="904948051">
          <w:marLeft w:val="640"/>
          <w:marRight w:val="0"/>
          <w:marTop w:val="0"/>
          <w:marBottom w:val="0"/>
          <w:divBdr>
            <w:top w:val="none" w:sz="0" w:space="0" w:color="auto"/>
            <w:left w:val="none" w:sz="0" w:space="0" w:color="auto"/>
            <w:bottom w:val="none" w:sz="0" w:space="0" w:color="auto"/>
            <w:right w:val="none" w:sz="0" w:space="0" w:color="auto"/>
          </w:divBdr>
        </w:div>
        <w:div w:id="934438877">
          <w:marLeft w:val="640"/>
          <w:marRight w:val="0"/>
          <w:marTop w:val="0"/>
          <w:marBottom w:val="0"/>
          <w:divBdr>
            <w:top w:val="none" w:sz="0" w:space="0" w:color="auto"/>
            <w:left w:val="none" w:sz="0" w:space="0" w:color="auto"/>
            <w:bottom w:val="none" w:sz="0" w:space="0" w:color="auto"/>
            <w:right w:val="none" w:sz="0" w:space="0" w:color="auto"/>
          </w:divBdr>
        </w:div>
        <w:div w:id="1175606429">
          <w:marLeft w:val="640"/>
          <w:marRight w:val="0"/>
          <w:marTop w:val="0"/>
          <w:marBottom w:val="0"/>
          <w:divBdr>
            <w:top w:val="none" w:sz="0" w:space="0" w:color="auto"/>
            <w:left w:val="none" w:sz="0" w:space="0" w:color="auto"/>
            <w:bottom w:val="none" w:sz="0" w:space="0" w:color="auto"/>
            <w:right w:val="none" w:sz="0" w:space="0" w:color="auto"/>
          </w:divBdr>
        </w:div>
        <w:div w:id="1273972065">
          <w:marLeft w:val="640"/>
          <w:marRight w:val="0"/>
          <w:marTop w:val="0"/>
          <w:marBottom w:val="0"/>
          <w:divBdr>
            <w:top w:val="none" w:sz="0" w:space="0" w:color="auto"/>
            <w:left w:val="none" w:sz="0" w:space="0" w:color="auto"/>
            <w:bottom w:val="none" w:sz="0" w:space="0" w:color="auto"/>
            <w:right w:val="none" w:sz="0" w:space="0" w:color="auto"/>
          </w:divBdr>
        </w:div>
        <w:div w:id="1291084874">
          <w:marLeft w:val="640"/>
          <w:marRight w:val="0"/>
          <w:marTop w:val="0"/>
          <w:marBottom w:val="0"/>
          <w:divBdr>
            <w:top w:val="none" w:sz="0" w:space="0" w:color="auto"/>
            <w:left w:val="none" w:sz="0" w:space="0" w:color="auto"/>
            <w:bottom w:val="none" w:sz="0" w:space="0" w:color="auto"/>
            <w:right w:val="none" w:sz="0" w:space="0" w:color="auto"/>
          </w:divBdr>
        </w:div>
        <w:div w:id="1454130906">
          <w:marLeft w:val="640"/>
          <w:marRight w:val="0"/>
          <w:marTop w:val="0"/>
          <w:marBottom w:val="0"/>
          <w:divBdr>
            <w:top w:val="none" w:sz="0" w:space="0" w:color="auto"/>
            <w:left w:val="none" w:sz="0" w:space="0" w:color="auto"/>
            <w:bottom w:val="none" w:sz="0" w:space="0" w:color="auto"/>
            <w:right w:val="none" w:sz="0" w:space="0" w:color="auto"/>
          </w:divBdr>
        </w:div>
        <w:div w:id="1564946923">
          <w:marLeft w:val="640"/>
          <w:marRight w:val="0"/>
          <w:marTop w:val="0"/>
          <w:marBottom w:val="0"/>
          <w:divBdr>
            <w:top w:val="none" w:sz="0" w:space="0" w:color="auto"/>
            <w:left w:val="none" w:sz="0" w:space="0" w:color="auto"/>
            <w:bottom w:val="none" w:sz="0" w:space="0" w:color="auto"/>
            <w:right w:val="none" w:sz="0" w:space="0" w:color="auto"/>
          </w:divBdr>
        </w:div>
        <w:div w:id="1644503990">
          <w:marLeft w:val="640"/>
          <w:marRight w:val="0"/>
          <w:marTop w:val="0"/>
          <w:marBottom w:val="0"/>
          <w:divBdr>
            <w:top w:val="none" w:sz="0" w:space="0" w:color="auto"/>
            <w:left w:val="none" w:sz="0" w:space="0" w:color="auto"/>
            <w:bottom w:val="none" w:sz="0" w:space="0" w:color="auto"/>
            <w:right w:val="none" w:sz="0" w:space="0" w:color="auto"/>
          </w:divBdr>
        </w:div>
        <w:div w:id="1645812404">
          <w:marLeft w:val="640"/>
          <w:marRight w:val="0"/>
          <w:marTop w:val="0"/>
          <w:marBottom w:val="0"/>
          <w:divBdr>
            <w:top w:val="none" w:sz="0" w:space="0" w:color="auto"/>
            <w:left w:val="none" w:sz="0" w:space="0" w:color="auto"/>
            <w:bottom w:val="none" w:sz="0" w:space="0" w:color="auto"/>
            <w:right w:val="none" w:sz="0" w:space="0" w:color="auto"/>
          </w:divBdr>
        </w:div>
        <w:div w:id="1687518203">
          <w:marLeft w:val="640"/>
          <w:marRight w:val="0"/>
          <w:marTop w:val="0"/>
          <w:marBottom w:val="0"/>
          <w:divBdr>
            <w:top w:val="none" w:sz="0" w:space="0" w:color="auto"/>
            <w:left w:val="none" w:sz="0" w:space="0" w:color="auto"/>
            <w:bottom w:val="none" w:sz="0" w:space="0" w:color="auto"/>
            <w:right w:val="none" w:sz="0" w:space="0" w:color="auto"/>
          </w:divBdr>
        </w:div>
        <w:div w:id="1696883336">
          <w:marLeft w:val="640"/>
          <w:marRight w:val="0"/>
          <w:marTop w:val="0"/>
          <w:marBottom w:val="0"/>
          <w:divBdr>
            <w:top w:val="none" w:sz="0" w:space="0" w:color="auto"/>
            <w:left w:val="none" w:sz="0" w:space="0" w:color="auto"/>
            <w:bottom w:val="none" w:sz="0" w:space="0" w:color="auto"/>
            <w:right w:val="none" w:sz="0" w:space="0" w:color="auto"/>
          </w:divBdr>
        </w:div>
        <w:div w:id="1742756732">
          <w:marLeft w:val="640"/>
          <w:marRight w:val="0"/>
          <w:marTop w:val="0"/>
          <w:marBottom w:val="0"/>
          <w:divBdr>
            <w:top w:val="none" w:sz="0" w:space="0" w:color="auto"/>
            <w:left w:val="none" w:sz="0" w:space="0" w:color="auto"/>
            <w:bottom w:val="none" w:sz="0" w:space="0" w:color="auto"/>
            <w:right w:val="none" w:sz="0" w:space="0" w:color="auto"/>
          </w:divBdr>
        </w:div>
      </w:divsChild>
    </w:div>
    <w:div w:id="224144994">
      <w:marLeft w:val="640"/>
      <w:marRight w:val="0"/>
      <w:marTop w:val="0"/>
      <w:marBottom w:val="0"/>
      <w:divBdr>
        <w:top w:val="none" w:sz="0" w:space="0" w:color="auto"/>
        <w:left w:val="none" w:sz="0" w:space="0" w:color="auto"/>
        <w:bottom w:val="none" w:sz="0" w:space="0" w:color="auto"/>
        <w:right w:val="none" w:sz="0" w:space="0" w:color="auto"/>
      </w:divBdr>
    </w:div>
    <w:div w:id="224147139">
      <w:marLeft w:val="640"/>
      <w:marRight w:val="0"/>
      <w:marTop w:val="0"/>
      <w:marBottom w:val="0"/>
      <w:divBdr>
        <w:top w:val="none" w:sz="0" w:space="0" w:color="auto"/>
        <w:left w:val="none" w:sz="0" w:space="0" w:color="auto"/>
        <w:bottom w:val="none" w:sz="0" w:space="0" w:color="auto"/>
        <w:right w:val="none" w:sz="0" w:space="0" w:color="auto"/>
      </w:divBdr>
    </w:div>
    <w:div w:id="224150746">
      <w:marLeft w:val="640"/>
      <w:marRight w:val="0"/>
      <w:marTop w:val="0"/>
      <w:marBottom w:val="0"/>
      <w:divBdr>
        <w:top w:val="none" w:sz="0" w:space="0" w:color="auto"/>
        <w:left w:val="none" w:sz="0" w:space="0" w:color="auto"/>
        <w:bottom w:val="none" w:sz="0" w:space="0" w:color="auto"/>
        <w:right w:val="none" w:sz="0" w:space="0" w:color="auto"/>
      </w:divBdr>
    </w:div>
    <w:div w:id="224267655">
      <w:marLeft w:val="640"/>
      <w:marRight w:val="0"/>
      <w:marTop w:val="0"/>
      <w:marBottom w:val="0"/>
      <w:divBdr>
        <w:top w:val="none" w:sz="0" w:space="0" w:color="auto"/>
        <w:left w:val="none" w:sz="0" w:space="0" w:color="auto"/>
        <w:bottom w:val="none" w:sz="0" w:space="0" w:color="auto"/>
        <w:right w:val="none" w:sz="0" w:space="0" w:color="auto"/>
      </w:divBdr>
    </w:div>
    <w:div w:id="224296559">
      <w:marLeft w:val="640"/>
      <w:marRight w:val="0"/>
      <w:marTop w:val="0"/>
      <w:marBottom w:val="0"/>
      <w:divBdr>
        <w:top w:val="none" w:sz="0" w:space="0" w:color="auto"/>
        <w:left w:val="none" w:sz="0" w:space="0" w:color="auto"/>
        <w:bottom w:val="none" w:sz="0" w:space="0" w:color="auto"/>
        <w:right w:val="none" w:sz="0" w:space="0" w:color="auto"/>
      </w:divBdr>
    </w:div>
    <w:div w:id="224296794">
      <w:marLeft w:val="640"/>
      <w:marRight w:val="0"/>
      <w:marTop w:val="0"/>
      <w:marBottom w:val="0"/>
      <w:divBdr>
        <w:top w:val="none" w:sz="0" w:space="0" w:color="auto"/>
        <w:left w:val="none" w:sz="0" w:space="0" w:color="auto"/>
        <w:bottom w:val="none" w:sz="0" w:space="0" w:color="auto"/>
        <w:right w:val="none" w:sz="0" w:space="0" w:color="auto"/>
      </w:divBdr>
    </w:div>
    <w:div w:id="224486559">
      <w:marLeft w:val="640"/>
      <w:marRight w:val="0"/>
      <w:marTop w:val="0"/>
      <w:marBottom w:val="0"/>
      <w:divBdr>
        <w:top w:val="none" w:sz="0" w:space="0" w:color="auto"/>
        <w:left w:val="none" w:sz="0" w:space="0" w:color="auto"/>
        <w:bottom w:val="none" w:sz="0" w:space="0" w:color="auto"/>
        <w:right w:val="none" w:sz="0" w:space="0" w:color="auto"/>
      </w:divBdr>
    </w:div>
    <w:div w:id="224532985">
      <w:marLeft w:val="640"/>
      <w:marRight w:val="0"/>
      <w:marTop w:val="0"/>
      <w:marBottom w:val="0"/>
      <w:divBdr>
        <w:top w:val="none" w:sz="0" w:space="0" w:color="auto"/>
        <w:left w:val="none" w:sz="0" w:space="0" w:color="auto"/>
        <w:bottom w:val="none" w:sz="0" w:space="0" w:color="auto"/>
        <w:right w:val="none" w:sz="0" w:space="0" w:color="auto"/>
      </w:divBdr>
    </w:div>
    <w:div w:id="224608435">
      <w:marLeft w:val="640"/>
      <w:marRight w:val="0"/>
      <w:marTop w:val="0"/>
      <w:marBottom w:val="0"/>
      <w:divBdr>
        <w:top w:val="none" w:sz="0" w:space="0" w:color="auto"/>
        <w:left w:val="none" w:sz="0" w:space="0" w:color="auto"/>
        <w:bottom w:val="none" w:sz="0" w:space="0" w:color="auto"/>
        <w:right w:val="none" w:sz="0" w:space="0" w:color="auto"/>
      </w:divBdr>
    </w:div>
    <w:div w:id="224685217">
      <w:marLeft w:val="640"/>
      <w:marRight w:val="0"/>
      <w:marTop w:val="0"/>
      <w:marBottom w:val="0"/>
      <w:divBdr>
        <w:top w:val="none" w:sz="0" w:space="0" w:color="auto"/>
        <w:left w:val="none" w:sz="0" w:space="0" w:color="auto"/>
        <w:bottom w:val="none" w:sz="0" w:space="0" w:color="auto"/>
        <w:right w:val="none" w:sz="0" w:space="0" w:color="auto"/>
      </w:divBdr>
    </w:div>
    <w:div w:id="224688570">
      <w:marLeft w:val="640"/>
      <w:marRight w:val="0"/>
      <w:marTop w:val="0"/>
      <w:marBottom w:val="0"/>
      <w:divBdr>
        <w:top w:val="none" w:sz="0" w:space="0" w:color="auto"/>
        <w:left w:val="none" w:sz="0" w:space="0" w:color="auto"/>
        <w:bottom w:val="none" w:sz="0" w:space="0" w:color="auto"/>
        <w:right w:val="none" w:sz="0" w:space="0" w:color="auto"/>
      </w:divBdr>
    </w:div>
    <w:div w:id="224731180">
      <w:marLeft w:val="640"/>
      <w:marRight w:val="0"/>
      <w:marTop w:val="0"/>
      <w:marBottom w:val="0"/>
      <w:divBdr>
        <w:top w:val="none" w:sz="0" w:space="0" w:color="auto"/>
        <w:left w:val="none" w:sz="0" w:space="0" w:color="auto"/>
        <w:bottom w:val="none" w:sz="0" w:space="0" w:color="auto"/>
        <w:right w:val="none" w:sz="0" w:space="0" w:color="auto"/>
      </w:divBdr>
    </w:div>
    <w:div w:id="224801222">
      <w:marLeft w:val="640"/>
      <w:marRight w:val="0"/>
      <w:marTop w:val="0"/>
      <w:marBottom w:val="0"/>
      <w:divBdr>
        <w:top w:val="none" w:sz="0" w:space="0" w:color="auto"/>
        <w:left w:val="none" w:sz="0" w:space="0" w:color="auto"/>
        <w:bottom w:val="none" w:sz="0" w:space="0" w:color="auto"/>
        <w:right w:val="none" w:sz="0" w:space="0" w:color="auto"/>
      </w:divBdr>
    </w:div>
    <w:div w:id="224801551">
      <w:marLeft w:val="640"/>
      <w:marRight w:val="0"/>
      <w:marTop w:val="0"/>
      <w:marBottom w:val="0"/>
      <w:divBdr>
        <w:top w:val="none" w:sz="0" w:space="0" w:color="auto"/>
        <w:left w:val="none" w:sz="0" w:space="0" w:color="auto"/>
        <w:bottom w:val="none" w:sz="0" w:space="0" w:color="auto"/>
        <w:right w:val="none" w:sz="0" w:space="0" w:color="auto"/>
      </w:divBdr>
    </w:div>
    <w:div w:id="224802550">
      <w:marLeft w:val="640"/>
      <w:marRight w:val="0"/>
      <w:marTop w:val="0"/>
      <w:marBottom w:val="0"/>
      <w:divBdr>
        <w:top w:val="none" w:sz="0" w:space="0" w:color="auto"/>
        <w:left w:val="none" w:sz="0" w:space="0" w:color="auto"/>
        <w:bottom w:val="none" w:sz="0" w:space="0" w:color="auto"/>
        <w:right w:val="none" w:sz="0" w:space="0" w:color="auto"/>
      </w:divBdr>
    </w:div>
    <w:div w:id="224879766">
      <w:marLeft w:val="640"/>
      <w:marRight w:val="0"/>
      <w:marTop w:val="0"/>
      <w:marBottom w:val="0"/>
      <w:divBdr>
        <w:top w:val="none" w:sz="0" w:space="0" w:color="auto"/>
        <w:left w:val="none" w:sz="0" w:space="0" w:color="auto"/>
        <w:bottom w:val="none" w:sz="0" w:space="0" w:color="auto"/>
        <w:right w:val="none" w:sz="0" w:space="0" w:color="auto"/>
      </w:divBdr>
    </w:div>
    <w:div w:id="224879875">
      <w:marLeft w:val="640"/>
      <w:marRight w:val="0"/>
      <w:marTop w:val="0"/>
      <w:marBottom w:val="0"/>
      <w:divBdr>
        <w:top w:val="none" w:sz="0" w:space="0" w:color="auto"/>
        <w:left w:val="none" w:sz="0" w:space="0" w:color="auto"/>
        <w:bottom w:val="none" w:sz="0" w:space="0" w:color="auto"/>
        <w:right w:val="none" w:sz="0" w:space="0" w:color="auto"/>
      </w:divBdr>
    </w:div>
    <w:div w:id="224993453">
      <w:marLeft w:val="480"/>
      <w:marRight w:val="0"/>
      <w:marTop w:val="0"/>
      <w:marBottom w:val="0"/>
      <w:divBdr>
        <w:top w:val="none" w:sz="0" w:space="0" w:color="auto"/>
        <w:left w:val="none" w:sz="0" w:space="0" w:color="auto"/>
        <w:bottom w:val="none" w:sz="0" w:space="0" w:color="auto"/>
        <w:right w:val="none" w:sz="0" w:space="0" w:color="auto"/>
      </w:divBdr>
    </w:div>
    <w:div w:id="224997964">
      <w:marLeft w:val="640"/>
      <w:marRight w:val="0"/>
      <w:marTop w:val="0"/>
      <w:marBottom w:val="0"/>
      <w:divBdr>
        <w:top w:val="none" w:sz="0" w:space="0" w:color="auto"/>
        <w:left w:val="none" w:sz="0" w:space="0" w:color="auto"/>
        <w:bottom w:val="none" w:sz="0" w:space="0" w:color="auto"/>
        <w:right w:val="none" w:sz="0" w:space="0" w:color="auto"/>
      </w:divBdr>
    </w:div>
    <w:div w:id="225069190">
      <w:marLeft w:val="640"/>
      <w:marRight w:val="0"/>
      <w:marTop w:val="0"/>
      <w:marBottom w:val="0"/>
      <w:divBdr>
        <w:top w:val="none" w:sz="0" w:space="0" w:color="auto"/>
        <w:left w:val="none" w:sz="0" w:space="0" w:color="auto"/>
        <w:bottom w:val="none" w:sz="0" w:space="0" w:color="auto"/>
        <w:right w:val="none" w:sz="0" w:space="0" w:color="auto"/>
      </w:divBdr>
    </w:div>
    <w:div w:id="225185872">
      <w:marLeft w:val="640"/>
      <w:marRight w:val="0"/>
      <w:marTop w:val="0"/>
      <w:marBottom w:val="0"/>
      <w:divBdr>
        <w:top w:val="none" w:sz="0" w:space="0" w:color="auto"/>
        <w:left w:val="none" w:sz="0" w:space="0" w:color="auto"/>
        <w:bottom w:val="none" w:sz="0" w:space="0" w:color="auto"/>
        <w:right w:val="none" w:sz="0" w:space="0" w:color="auto"/>
      </w:divBdr>
    </w:div>
    <w:div w:id="225192777">
      <w:marLeft w:val="640"/>
      <w:marRight w:val="0"/>
      <w:marTop w:val="0"/>
      <w:marBottom w:val="0"/>
      <w:divBdr>
        <w:top w:val="none" w:sz="0" w:space="0" w:color="auto"/>
        <w:left w:val="none" w:sz="0" w:space="0" w:color="auto"/>
        <w:bottom w:val="none" w:sz="0" w:space="0" w:color="auto"/>
        <w:right w:val="none" w:sz="0" w:space="0" w:color="auto"/>
      </w:divBdr>
    </w:div>
    <w:div w:id="225385599">
      <w:marLeft w:val="640"/>
      <w:marRight w:val="0"/>
      <w:marTop w:val="0"/>
      <w:marBottom w:val="0"/>
      <w:divBdr>
        <w:top w:val="none" w:sz="0" w:space="0" w:color="auto"/>
        <w:left w:val="none" w:sz="0" w:space="0" w:color="auto"/>
        <w:bottom w:val="none" w:sz="0" w:space="0" w:color="auto"/>
        <w:right w:val="none" w:sz="0" w:space="0" w:color="auto"/>
      </w:divBdr>
    </w:div>
    <w:div w:id="225385876">
      <w:marLeft w:val="640"/>
      <w:marRight w:val="0"/>
      <w:marTop w:val="0"/>
      <w:marBottom w:val="0"/>
      <w:divBdr>
        <w:top w:val="none" w:sz="0" w:space="0" w:color="auto"/>
        <w:left w:val="none" w:sz="0" w:space="0" w:color="auto"/>
        <w:bottom w:val="none" w:sz="0" w:space="0" w:color="auto"/>
        <w:right w:val="none" w:sz="0" w:space="0" w:color="auto"/>
      </w:divBdr>
    </w:div>
    <w:div w:id="225533532">
      <w:marLeft w:val="640"/>
      <w:marRight w:val="0"/>
      <w:marTop w:val="0"/>
      <w:marBottom w:val="0"/>
      <w:divBdr>
        <w:top w:val="none" w:sz="0" w:space="0" w:color="auto"/>
        <w:left w:val="none" w:sz="0" w:space="0" w:color="auto"/>
        <w:bottom w:val="none" w:sz="0" w:space="0" w:color="auto"/>
        <w:right w:val="none" w:sz="0" w:space="0" w:color="auto"/>
      </w:divBdr>
    </w:div>
    <w:div w:id="225576778">
      <w:marLeft w:val="640"/>
      <w:marRight w:val="0"/>
      <w:marTop w:val="0"/>
      <w:marBottom w:val="0"/>
      <w:divBdr>
        <w:top w:val="none" w:sz="0" w:space="0" w:color="auto"/>
        <w:left w:val="none" w:sz="0" w:space="0" w:color="auto"/>
        <w:bottom w:val="none" w:sz="0" w:space="0" w:color="auto"/>
        <w:right w:val="none" w:sz="0" w:space="0" w:color="auto"/>
      </w:divBdr>
    </w:div>
    <w:div w:id="225577946">
      <w:marLeft w:val="640"/>
      <w:marRight w:val="0"/>
      <w:marTop w:val="0"/>
      <w:marBottom w:val="0"/>
      <w:divBdr>
        <w:top w:val="none" w:sz="0" w:space="0" w:color="auto"/>
        <w:left w:val="none" w:sz="0" w:space="0" w:color="auto"/>
        <w:bottom w:val="none" w:sz="0" w:space="0" w:color="auto"/>
        <w:right w:val="none" w:sz="0" w:space="0" w:color="auto"/>
      </w:divBdr>
    </w:div>
    <w:div w:id="225578053">
      <w:marLeft w:val="640"/>
      <w:marRight w:val="0"/>
      <w:marTop w:val="0"/>
      <w:marBottom w:val="0"/>
      <w:divBdr>
        <w:top w:val="none" w:sz="0" w:space="0" w:color="auto"/>
        <w:left w:val="none" w:sz="0" w:space="0" w:color="auto"/>
        <w:bottom w:val="none" w:sz="0" w:space="0" w:color="auto"/>
        <w:right w:val="none" w:sz="0" w:space="0" w:color="auto"/>
      </w:divBdr>
    </w:div>
    <w:div w:id="225603654">
      <w:marLeft w:val="640"/>
      <w:marRight w:val="0"/>
      <w:marTop w:val="0"/>
      <w:marBottom w:val="0"/>
      <w:divBdr>
        <w:top w:val="none" w:sz="0" w:space="0" w:color="auto"/>
        <w:left w:val="none" w:sz="0" w:space="0" w:color="auto"/>
        <w:bottom w:val="none" w:sz="0" w:space="0" w:color="auto"/>
        <w:right w:val="none" w:sz="0" w:space="0" w:color="auto"/>
      </w:divBdr>
    </w:div>
    <w:div w:id="225646943">
      <w:marLeft w:val="640"/>
      <w:marRight w:val="0"/>
      <w:marTop w:val="0"/>
      <w:marBottom w:val="0"/>
      <w:divBdr>
        <w:top w:val="none" w:sz="0" w:space="0" w:color="auto"/>
        <w:left w:val="none" w:sz="0" w:space="0" w:color="auto"/>
        <w:bottom w:val="none" w:sz="0" w:space="0" w:color="auto"/>
        <w:right w:val="none" w:sz="0" w:space="0" w:color="auto"/>
      </w:divBdr>
    </w:div>
    <w:div w:id="225648826">
      <w:marLeft w:val="640"/>
      <w:marRight w:val="0"/>
      <w:marTop w:val="0"/>
      <w:marBottom w:val="0"/>
      <w:divBdr>
        <w:top w:val="none" w:sz="0" w:space="0" w:color="auto"/>
        <w:left w:val="none" w:sz="0" w:space="0" w:color="auto"/>
        <w:bottom w:val="none" w:sz="0" w:space="0" w:color="auto"/>
        <w:right w:val="none" w:sz="0" w:space="0" w:color="auto"/>
      </w:divBdr>
    </w:div>
    <w:div w:id="225649546">
      <w:marLeft w:val="640"/>
      <w:marRight w:val="0"/>
      <w:marTop w:val="0"/>
      <w:marBottom w:val="0"/>
      <w:divBdr>
        <w:top w:val="none" w:sz="0" w:space="0" w:color="auto"/>
        <w:left w:val="none" w:sz="0" w:space="0" w:color="auto"/>
        <w:bottom w:val="none" w:sz="0" w:space="0" w:color="auto"/>
        <w:right w:val="none" w:sz="0" w:space="0" w:color="auto"/>
      </w:divBdr>
    </w:div>
    <w:div w:id="225798311">
      <w:marLeft w:val="640"/>
      <w:marRight w:val="0"/>
      <w:marTop w:val="0"/>
      <w:marBottom w:val="0"/>
      <w:divBdr>
        <w:top w:val="none" w:sz="0" w:space="0" w:color="auto"/>
        <w:left w:val="none" w:sz="0" w:space="0" w:color="auto"/>
        <w:bottom w:val="none" w:sz="0" w:space="0" w:color="auto"/>
        <w:right w:val="none" w:sz="0" w:space="0" w:color="auto"/>
      </w:divBdr>
    </w:div>
    <w:div w:id="225841027">
      <w:marLeft w:val="640"/>
      <w:marRight w:val="0"/>
      <w:marTop w:val="0"/>
      <w:marBottom w:val="0"/>
      <w:divBdr>
        <w:top w:val="none" w:sz="0" w:space="0" w:color="auto"/>
        <w:left w:val="none" w:sz="0" w:space="0" w:color="auto"/>
        <w:bottom w:val="none" w:sz="0" w:space="0" w:color="auto"/>
        <w:right w:val="none" w:sz="0" w:space="0" w:color="auto"/>
      </w:divBdr>
    </w:div>
    <w:div w:id="225999024">
      <w:marLeft w:val="640"/>
      <w:marRight w:val="0"/>
      <w:marTop w:val="0"/>
      <w:marBottom w:val="0"/>
      <w:divBdr>
        <w:top w:val="none" w:sz="0" w:space="0" w:color="auto"/>
        <w:left w:val="none" w:sz="0" w:space="0" w:color="auto"/>
        <w:bottom w:val="none" w:sz="0" w:space="0" w:color="auto"/>
        <w:right w:val="none" w:sz="0" w:space="0" w:color="auto"/>
      </w:divBdr>
    </w:div>
    <w:div w:id="226188784">
      <w:marLeft w:val="640"/>
      <w:marRight w:val="0"/>
      <w:marTop w:val="0"/>
      <w:marBottom w:val="0"/>
      <w:divBdr>
        <w:top w:val="none" w:sz="0" w:space="0" w:color="auto"/>
        <w:left w:val="none" w:sz="0" w:space="0" w:color="auto"/>
        <w:bottom w:val="none" w:sz="0" w:space="0" w:color="auto"/>
        <w:right w:val="none" w:sz="0" w:space="0" w:color="auto"/>
      </w:divBdr>
    </w:div>
    <w:div w:id="226189105">
      <w:marLeft w:val="640"/>
      <w:marRight w:val="0"/>
      <w:marTop w:val="0"/>
      <w:marBottom w:val="0"/>
      <w:divBdr>
        <w:top w:val="none" w:sz="0" w:space="0" w:color="auto"/>
        <w:left w:val="none" w:sz="0" w:space="0" w:color="auto"/>
        <w:bottom w:val="none" w:sz="0" w:space="0" w:color="auto"/>
        <w:right w:val="none" w:sz="0" w:space="0" w:color="auto"/>
      </w:divBdr>
    </w:div>
    <w:div w:id="226231057">
      <w:marLeft w:val="640"/>
      <w:marRight w:val="0"/>
      <w:marTop w:val="0"/>
      <w:marBottom w:val="0"/>
      <w:divBdr>
        <w:top w:val="none" w:sz="0" w:space="0" w:color="auto"/>
        <w:left w:val="none" w:sz="0" w:space="0" w:color="auto"/>
        <w:bottom w:val="none" w:sz="0" w:space="0" w:color="auto"/>
        <w:right w:val="none" w:sz="0" w:space="0" w:color="auto"/>
      </w:divBdr>
    </w:div>
    <w:div w:id="226233603">
      <w:marLeft w:val="640"/>
      <w:marRight w:val="0"/>
      <w:marTop w:val="0"/>
      <w:marBottom w:val="0"/>
      <w:divBdr>
        <w:top w:val="none" w:sz="0" w:space="0" w:color="auto"/>
        <w:left w:val="none" w:sz="0" w:space="0" w:color="auto"/>
        <w:bottom w:val="none" w:sz="0" w:space="0" w:color="auto"/>
        <w:right w:val="none" w:sz="0" w:space="0" w:color="auto"/>
      </w:divBdr>
    </w:div>
    <w:div w:id="226302432">
      <w:marLeft w:val="640"/>
      <w:marRight w:val="0"/>
      <w:marTop w:val="0"/>
      <w:marBottom w:val="0"/>
      <w:divBdr>
        <w:top w:val="none" w:sz="0" w:space="0" w:color="auto"/>
        <w:left w:val="none" w:sz="0" w:space="0" w:color="auto"/>
        <w:bottom w:val="none" w:sz="0" w:space="0" w:color="auto"/>
        <w:right w:val="none" w:sz="0" w:space="0" w:color="auto"/>
      </w:divBdr>
    </w:div>
    <w:div w:id="226303859">
      <w:marLeft w:val="640"/>
      <w:marRight w:val="0"/>
      <w:marTop w:val="0"/>
      <w:marBottom w:val="0"/>
      <w:divBdr>
        <w:top w:val="none" w:sz="0" w:space="0" w:color="auto"/>
        <w:left w:val="none" w:sz="0" w:space="0" w:color="auto"/>
        <w:bottom w:val="none" w:sz="0" w:space="0" w:color="auto"/>
        <w:right w:val="none" w:sz="0" w:space="0" w:color="auto"/>
      </w:divBdr>
    </w:div>
    <w:div w:id="226306881">
      <w:marLeft w:val="640"/>
      <w:marRight w:val="0"/>
      <w:marTop w:val="0"/>
      <w:marBottom w:val="0"/>
      <w:divBdr>
        <w:top w:val="none" w:sz="0" w:space="0" w:color="auto"/>
        <w:left w:val="none" w:sz="0" w:space="0" w:color="auto"/>
        <w:bottom w:val="none" w:sz="0" w:space="0" w:color="auto"/>
        <w:right w:val="none" w:sz="0" w:space="0" w:color="auto"/>
      </w:divBdr>
    </w:div>
    <w:div w:id="226452125">
      <w:marLeft w:val="640"/>
      <w:marRight w:val="0"/>
      <w:marTop w:val="0"/>
      <w:marBottom w:val="0"/>
      <w:divBdr>
        <w:top w:val="none" w:sz="0" w:space="0" w:color="auto"/>
        <w:left w:val="none" w:sz="0" w:space="0" w:color="auto"/>
        <w:bottom w:val="none" w:sz="0" w:space="0" w:color="auto"/>
        <w:right w:val="none" w:sz="0" w:space="0" w:color="auto"/>
      </w:divBdr>
    </w:div>
    <w:div w:id="226457456">
      <w:marLeft w:val="640"/>
      <w:marRight w:val="0"/>
      <w:marTop w:val="0"/>
      <w:marBottom w:val="0"/>
      <w:divBdr>
        <w:top w:val="none" w:sz="0" w:space="0" w:color="auto"/>
        <w:left w:val="none" w:sz="0" w:space="0" w:color="auto"/>
        <w:bottom w:val="none" w:sz="0" w:space="0" w:color="auto"/>
        <w:right w:val="none" w:sz="0" w:space="0" w:color="auto"/>
      </w:divBdr>
    </w:div>
    <w:div w:id="226502156">
      <w:marLeft w:val="640"/>
      <w:marRight w:val="0"/>
      <w:marTop w:val="0"/>
      <w:marBottom w:val="0"/>
      <w:divBdr>
        <w:top w:val="none" w:sz="0" w:space="0" w:color="auto"/>
        <w:left w:val="none" w:sz="0" w:space="0" w:color="auto"/>
        <w:bottom w:val="none" w:sz="0" w:space="0" w:color="auto"/>
        <w:right w:val="none" w:sz="0" w:space="0" w:color="auto"/>
      </w:divBdr>
    </w:div>
    <w:div w:id="226646340">
      <w:marLeft w:val="640"/>
      <w:marRight w:val="0"/>
      <w:marTop w:val="0"/>
      <w:marBottom w:val="0"/>
      <w:divBdr>
        <w:top w:val="none" w:sz="0" w:space="0" w:color="auto"/>
        <w:left w:val="none" w:sz="0" w:space="0" w:color="auto"/>
        <w:bottom w:val="none" w:sz="0" w:space="0" w:color="auto"/>
        <w:right w:val="none" w:sz="0" w:space="0" w:color="auto"/>
      </w:divBdr>
    </w:div>
    <w:div w:id="226648318">
      <w:marLeft w:val="640"/>
      <w:marRight w:val="0"/>
      <w:marTop w:val="0"/>
      <w:marBottom w:val="0"/>
      <w:divBdr>
        <w:top w:val="none" w:sz="0" w:space="0" w:color="auto"/>
        <w:left w:val="none" w:sz="0" w:space="0" w:color="auto"/>
        <w:bottom w:val="none" w:sz="0" w:space="0" w:color="auto"/>
        <w:right w:val="none" w:sz="0" w:space="0" w:color="auto"/>
      </w:divBdr>
    </w:div>
    <w:div w:id="226840205">
      <w:marLeft w:val="640"/>
      <w:marRight w:val="0"/>
      <w:marTop w:val="0"/>
      <w:marBottom w:val="0"/>
      <w:divBdr>
        <w:top w:val="none" w:sz="0" w:space="0" w:color="auto"/>
        <w:left w:val="none" w:sz="0" w:space="0" w:color="auto"/>
        <w:bottom w:val="none" w:sz="0" w:space="0" w:color="auto"/>
        <w:right w:val="none" w:sz="0" w:space="0" w:color="auto"/>
      </w:divBdr>
    </w:div>
    <w:div w:id="226842866">
      <w:marLeft w:val="640"/>
      <w:marRight w:val="0"/>
      <w:marTop w:val="0"/>
      <w:marBottom w:val="0"/>
      <w:divBdr>
        <w:top w:val="none" w:sz="0" w:space="0" w:color="auto"/>
        <w:left w:val="none" w:sz="0" w:space="0" w:color="auto"/>
        <w:bottom w:val="none" w:sz="0" w:space="0" w:color="auto"/>
        <w:right w:val="none" w:sz="0" w:space="0" w:color="auto"/>
      </w:divBdr>
    </w:div>
    <w:div w:id="226918151">
      <w:marLeft w:val="640"/>
      <w:marRight w:val="0"/>
      <w:marTop w:val="0"/>
      <w:marBottom w:val="0"/>
      <w:divBdr>
        <w:top w:val="none" w:sz="0" w:space="0" w:color="auto"/>
        <w:left w:val="none" w:sz="0" w:space="0" w:color="auto"/>
        <w:bottom w:val="none" w:sz="0" w:space="0" w:color="auto"/>
        <w:right w:val="none" w:sz="0" w:space="0" w:color="auto"/>
      </w:divBdr>
    </w:div>
    <w:div w:id="226957632">
      <w:bodyDiv w:val="1"/>
      <w:marLeft w:val="0"/>
      <w:marRight w:val="0"/>
      <w:marTop w:val="0"/>
      <w:marBottom w:val="0"/>
      <w:divBdr>
        <w:top w:val="none" w:sz="0" w:space="0" w:color="auto"/>
        <w:left w:val="none" w:sz="0" w:space="0" w:color="auto"/>
        <w:bottom w:val="none" w:sz="0" w:space="0" w:color="auto"/>
        <w:right w:val="none" w:sz="0" w:space="0" w:color="auto"/>
      </w:divBdr>
      <w:divsChild>
        <w:div w:id="97527425">
          <w:marLeft w:val="640"/>
          <w:marRight w:val="0"/>
          <w:marTop w:val="0"/>
          <w:marBottom w:val="0"/>
          <w:divBdr>
            <w:top w:val="none" w:sz="0" w:space="0" w:color="auto"/>
            <w:left w:val="none" w:sz="0" w:space="0" w:color="auto"/>
            <w:bottom w:val="none" w:sz="0" w:space="0" w:color="auto"/>
            <w:right w:val="none" w:sz="0" w:space="0" w:color="auto"/>
          </w:divBdr>
        </w:div>
        <w:div w:id="107438122">
          <w:marLeft w:val="640"/>
          <w:marRight w:val="0"/>
          <w:marTop w:val="0"/>
          <w:marBottom w:val="0"/>
          <w:divBdr>
            <w:top w:val="none" w:sz="0" w:space="0" w:color="auto"/>
            <w:left w:val="none" w:sz="0" w:space="0" w:color="auto"/>
            <w:bottom w:val="none" w:sz="0" w:space="0" w:color="auto"/>
            <w:right w:val="none" w:sz="0" w:space="0" w:color="auto"/>
          </w:divBdr>
        </w:div>
        <w:div w:id="162858801">
          <w:marLeft w:val="640"/>
          <w:marRight w:val="0"/>
          <w:marTop w:val="0"/>
          <w:marBottom w:val="0"/>
          <w:divBdr>
            <w:top w:val="none" w:sz="0" w:space="0" w:color="auto"/>
            <w:left w:val="none" w:sz="0" w:space="0" w:color="auto"/>
            <w:bottom w:val="none" w:sz="0" w:space="0" w:color="auto"/>
            <w:right w:val="none" w:sz="0" w:space="0" w:color="auto"/>
          </w:divBdr>
        </w:div>
        <w:div w:id="204803274">
          <w:marLeft w:val="640"/>
          <w:marRight w:val="0"/>
          <w:marTop w:val="0"/>
          <w:marBottom w:val="0"/>
          <w:divBdr>
            <w:top w:val="none" w:sz="0" w:space="0" w:color="auto"/>
            <w:left w:val="none" w:sz="0" w:space="0" w:color="auto"/>
            <w:bottom w:val="none" w:sz="0" w:space="0" w:color="auto"/>
            <w:right w:val="none" w:sz="0" w:space="0" w:color="auto"/>
          </w:divBdr>
        </w:div>
        <w:div w:id="246035816">
          <w:marLeft w:val="640"/>
          <w:marRight w:val="0"/>
          <w:marTop w:val="0"/>
          <w:marBottom w:val="0"/>
          <w:divBdr>
            <w:top w:val="none" w:sz="0" w:space="0" w:color="auto"/>
            <w:left w:val="none" w:sz="0" w:space="0" w:color="auto"/>
            <w:bottom w:val="none" w:sz="0" w:space="0" w:color="auto"/>
            <w:right w:val="none" w:sz="0" w:space="0" w:color="auto"/>
          </w:divBdr>
        </w:div>
        <w:div w:id="255135400">
          <w:marLeft w:val="640"/>
          <w:marRight w:val="0"/>
          <w:marTop w:val="0"/>
          <w:marBottom w:val="0"/>
          <w:divBdr>
            <w:top w:val="none" w:sz="0" w:space="0" w:color="auto"/>
            <w:left w:val="none" w:sz="0" w:space="0" w:color="auto"/>
            <w:bottom w:val="none" w:sz="0" w:space="0" w:color="auto"/>
            <w:right w:val="none" w:sz="0" w:space="0" w:color="auto"/>
          </w:divBdr>
        </w:div>
        <w:div w:id="315426127">
          <w:marLeft w:val="640"/>
          <w:marRight w:val="0"/>
          <w:marTop w:val="0"/>
          <w:marBottom w:val="0"/>
          <w:divBdr>
            <w:top w:val="none" w:sz="0" w:space="0" w:color="auto"/>
            <w:left w:val="none" w:sz="0" w:space="0" w:color="auto"/>
            <w:bottom w:val="none" w:sz="0" w:space="0" w:color="auto"/>
            <w:right w:val="none" w:sz="0" w:space="0" w:color="auto"/>
          </w:divBdr>
        </w:div>
        <w:div w:id="370113823">
          <w:marLeft w:val="640"/>
          <w:marRight w:val="0"/>
          <w:marTop w:val="0"/>
          <w:marBottom w:val="0"/>
          <w:divBdr>
            <w:top w:val="none" w:sz="0" w:space="0" w:color="auto"/>
            <w:left w:val="none" w:sz="0" w:space="0" w:color="auto"/>
            <w:bottom w:val="none" w:sz="0" w:space="0" w:color="auto"/>
            <w:right w:val="none" w:sz="0" w:space="0" w:color="auto"/>
          </w:divBdr>
        </w:div>
        <w:div w:id="370570487">
          <w:marLeft w:val="640"/>
          <w:marRight w:val="0"/>
          <w:marTop w:val="0"/>
          <w:marBottom w:val="0"/>
          <w:divBdr>
            <w:top w:val="none" w:sz="0" w:space="0" w:color="auto"/>
            <w:left w:val="none" w:sz="0" w:space="0" w:color="auto"/>
            <w:bottom w:val="none" w:sz="0" w:space="0" w:color="auto"/>
            <w:right w:val="none" w:sz="0" w:space="0" w:color="auto"/>
          </w:divBdr>
        </w:div>
        <w:div w:id="421991992">
          <w:marLeft w:val="640"/>
          <w:marRight w:val="0"/>
          <w:marTop w:val="0"/>
          <w:marBottom w:val="0"/>
          <w:divBdr>
            <w:top w:val="none" w:sz="0" w:space="0" w:color="auto"/>
            <w:left w:val="none" w:sz="0" w:space="0" w:color="auto"/>
            <w:bottom w:val="none" w:sz="0" w:space="0" w:color="auto"/>
            <w:right w:val="none" w:sz="0" w:space="0" w:color="auto"/>
          </w:divBdr>
        </w:div>
        <w:div w:id="441849826">
          <w:marLeft w:val="640"/>
          <w:marRight w:val="0"/>
          <w:marTop w:val="0"/>
          <w:marBottom w:val="0"/>
          <w:divBdr>
            <w:top w:val="none" w:sz="0" w:space="0" w:color="auto"/>
            <w:left w:val="none" w:sz="0" w:space="0" w:color="auto"/>
            <w:bottom w:val="none" w:sz="0" w:space="0" w:color="auto"/>
            <w:right w:val="none" w:sz="0" w:space="0" w:color="auto"/>
          </w:divBdr>
        </w:div>
        <w:div w:id="449327056">
          <w:marLeft w:val="640"/>
          <w:marRight w:val="0"/>
          <w:marTop w:val="0"/>
          <w:marBottom w:val="0"/>
          <w:divBdr>
            <w:top w:val="none" w:sz="0" w:space="0" w:color="auto"/>
            <w:left w:val="none" w:sz="0" w:space="0" w:color="auto"/>
            <w:bottom w:val="none" w:sz="0" w:space="0" w:color="auto"/>
            <w:right w:val="none" w:sz="0" w:space="0" w:color="auto"/>
          </w:divBdr>
        </w:div>
        <w:div w:id="501554323">
          <w:marLeft w:val="640"/>
          <w:marRight w:val="0"/>
          <w:marTop w:val="0"/>
          <w:marBottom w:val="0"/>
          <w:divBdr>
            <w:top w:val="none" w:sz="0" w:space="0" w:color="auto"/>
            <w:left w:val="none" w:sz="0" w:space="0" w:color="auto"/>
            <w:bottom w:val="none" w:sz="0" w:space="0" w:color="auto"/>
            <w:right w:val="none" w:sz="0" w:space="0" w:color="auto"/>
          </w:divBdr>
        </w:div>
        <w:div w:id="545920157">
          <w:marLeft w:val="640"/>
          <w:marRight w:val="0"/>
          <w:marTop w:val="0"/>
          <w:marBottom w:val="0"/>
          <w:divBdr>
            <w:top w:val="none" w:sz="0" w:space="0" w:color="auto"/>
            <w:left w:val="none" w:sz="0" w:space="0" w:color="auto"/>
            <w:bottom w:val="none" w:sz="0" w:space="0" w:color="auto"/>
            <w:right w:val="none" w:sz="0" w:space="0" w:color="auto"/>
          </w:divBdr>
        </w:div>
        <w:div w:id="553547189">
          <w:marLeft w:val="640"/>
          <w:marRight w:val="0"/>
          <w:marTop w:val="0"/>
          <w:marBottom w:val="0"/>
          <w:divBdr>
            <w:top w:val="none" w:sz="0" w:space="0" w:color="auto"/>
            <w:left w:val="none" w:sz="0" w:space="0" w:color="auto"/>
            <w:bottom w:val="none" w:sz="0" w:space="0" w:color="auto"/>
            <w:right w:val="none" w:sz="0" w:space="0" w:color="auto"/>
          </w:divBdr>
        </w:div>
        <w:div w:id="592591086">
          <w:marLeft w:val="640"/>
          <w:marRight w:val="0"/>
          <w:marTop w:val="0"/>
          <w:marBottom w:val="0"/>
          <w:divBdr>
            <w:top w:val="none" w:sz="0" w:space="0" w:color="auto"/>
            <w:left w:val="none" w:sz="0" w:space="0" w:color="auto"/>
            <w:bottom w:val="none" w:sz="0" w:space="0" w:color="auto"/>
            <w:right w:val="none" w:sz="0" w:space="0" w:color="auto"/>
          </w:divBdr>
        </w:div>
        <w:div w:id="614605783">
          <w:marLeft w:val="640"/>
          <w:marRight w:val="0"/>
          <w:marTop w:val="0"/>
          <w:marBottom w:val="0"/>
          <w:divBdr>
            <w:top w:val="none" w:sz="0" w:space="0" w:color="auto"/>
            <w:left w:val="none" w:sz="0" w:space="0" w:color="auto"/>
            <w:bottom w:val="none" w:sz="0" w:space="0" w:color="auto"/>
            <w:right w:val="none" w:sz="0" w:space="0" w:color="auto"/>
          </w:divBdr>
        </w:div>
        <w:div w:id="630018403">
          <w:marLeft w:val="640"/>
          <w:marRight w:val="0"/>
          <w:marTop w:val="0"/>
          <w:marBottom w:val="0"/>
          <w:divBdr>
            <w:top w:val="none" w:sz="0" w:space="0" w:color="auto"/>
            <w:left w:val="none" w:sz="0" w:space="0" w:color="auto"/>
            <w:bottom w:val="none" w:sz="0" w:space="0" w:color="auto"/>
            <w:right w:val="none" w:sz="0" w:space="0" w:color="auto"/>
          </w:divBdr>
        </w:div>
        <w:div w:id="630552868">
          <w:marLeft w:val="640"/>
          <w:marRight w:val="0"/>
          <w:marTop w:val="0"/>
          <w:marBottom w:val="0"/>
          <w:divBdr>
            <w:top w:val="none" w:sz="0" w:space="0" w:color="auto"/>
            <w:left w:val="none" w:sz="0" w:space="0" w:color="auto"/>
            <w:bottom w:val="none" w:sz="0" w:space="0" w:color="auto"/>
            <w:right w:val="none" w:sz="0" w:space="0" w:color="auto"/>
          </w:divBdr>
        </w:div>
        <w:div w:id="726104604">
          <w:marLeft w:val="640"/>
          <w:marRight w:val="0"/>
          <w:marTop w:val="0"/>
          <w:marBottom w:val="0"/>
          <w:divBdr>
            <w:top w:val="none" w:sz="0" w:space="0" w:color="auto"/>
            <w:left w:val="none" w:sz="0" w:space="0" w:color="auto"/>
            <w:bottom w:val="none" w:sz="0" w:space="0" w:color="auto"/>
            <w:right w:val="none" w:sz="0" w:space="0" w:color="auto"/>
          </w:divBdr>
        </w:div>
        <w:div w:id="769274982">
          <w:marLeft w:val="640"/>
          <w:marRight w:val="0"/>
          <w:marTop w:val="0"/>
          <w:marBottom w:val="0"/>
          <w:divBdr>
            <w:top w:val="none" w:sz="0" w:space="0" w:color="auto"/>
            <w:left w:val="none" w:sz="0" w:space="0" w:color="auto"/>
            <w:bottom w:val="none" w:sz="0" w:space="0" w:color="auto"/>
            <w:right w:val="none" w:sz="0" w:space="0" w:color="auto"/>
          </w:divBdr>
        </w:div>
        <w:div w:id="782113748">
          <w:marLeft w:val="640"/>
          <w:marRight w:val="0"/>
          <w:marTop w:val="0"/>
          <w:marBottom w:val="0"/>
          <w:divBdr>
            <w:top w:val="none" w:sz="0" w:space="0" w:color="auto"/>
            <w:left w:val="none" w:sz="0" w:space="0" w:color="auto"/>
            <w:bottom w:val="none" w:sz="0" w:space="0" w:color="auto"/>
            <w:right w:val="none" w:sz="0" w:space="0" w:color="auto"/>
          </w:divBdr>
        </w:div>
        <w:div w:id="887255159">
          <w:marLeft w:val="640"/>
          <w:marRight w:val="0"/>
          <w:marTop w:val="0"/>
          <w:marBottom w:val="0"/>
          <w:divBdr>
            <w:top w:val="none" w:sz="0" w:space="0" w:color="auto"/>
            <w:left w:val="none" w:sz="0" w:space="0" w:color="auto"/>
            <w:bottom w:val="none" w:sz="0" w:space="0" w:color="auto"/>
            <w:right w:val="none" w:sz="0" w:space="0" w:color="auto"/>
          </w:divBdr>
        </w:div>
        <w:div w:id="937715829">
          <w:marLeft w:val="640"/>
          <w:marRight w:val="0"/>
          <w:marTop w:val="0"/>
          <w:marBottom w:val="0"/>
          <w:divBdr>
            <w:top w:val="none" w:sz="0" w:space="0" w:color="auto"/>
            <w:left w:val="none" w:sz="0" w:space="0" w:color="auto"/>
            <w:bottom w:val="none" w:sz="0" w:space="0" w:color="auto"/>
            <w:right w:val="none" w:sz="0" w:space="0" w:color="auto"/>
          </w:divBdr>
        </w:div>
        <w:div w:id="1020548035">
          <w:marLeft w:val="640"/>
          <w:marRight w:val="0"/>
          <w:marTop w:val="0"/>
          <w:marBottom w:val="0"/>
          <w:divBdr>
            <w:top w:val="none" w:sz="0" w:space="0" w:color="auto"/>
            <w:left w:val="none" w:sz="0" w:space="0" w:color="auto"/>
            <w:bottom w:val="none" w:sz="0" w:space="0" w:color="auto"/>
            <w:right w:val="none" w:sz="0" w:space="0" w:color="auto"/>
          </w:divBdr>
        </w:div>
        <w:div w:id="1036199995">
          <w:marLeft w:val="640"/>
          <w:marRight w:val="0"/>
          <w:marTop w:val="0"/>
          <w:marBottom w:val="0"/>
          <w:divBdr>
            <w:top w:val="none" w:sz="0" w:space="0" w:color="auto"/>
            <w:left w:val="none" w:sz="0" w:space="0" w:color="auto"/>
            <w:bottom w:val="none" w:sz="0" w:space="0" w:color="auto"/>
            <w:right w:val="none" w:sz="0" w:space="0" w:color="auto"/>
          </w:divBdr>
        </w:div>
        <w:div w:id="1065879486">
          <w:marLeft w:val="640"/>
          <w:marRight w:val="0"/>
          <w:marTop w:val="0"/>
          <w:marBottom w:val="0"/>
          <w:divBdr>
            <w:top w:val="none" w:sz="0" w:space="0" w:color="auto"/>
            <w:left w:val="none" w:sz="0" w:space="0" w:color="auto"/>
            <w:bottom w:val="none" w:sz="0" w:space="0" w:color="auto"/>
            <w:right w:val="none" w:sz="0" w:space="0" w:color="auto"/>
          </w:divBdr>
        </w:div>
        <w:div w:id="1190533446">
          <w:marLeft w:val="640"/>
          <w:marRight w:val="0"/>
          <w:marTop w:val="0"/>
          <w:marBottom w:val="0"/>
          <w:divBdr>
            <w:top w:val="none" w:sz="0" w:space="0" w:color="auto"/>
            <w:left w:val="none" w:sz="0" w:space="0" w:color="auto"/>
            <w:bottom w:val="none" w:sz="0" w:space="0" w:color="auto"/>
            <w:right w:val="none" w:sz="0" w:space="0" w:color="auto"/>
          </w:divBdr>
        </w:div>
        <w:div w:id="1199199402">
          <w:marLeft w:val="640"/>
          <w:marRight w:val="0"/>
          <w:marTop w:val="0"/>
          <w:marBottom w:val="0"/>
          <w:divBdr>
            <w:top w:val="none" w:sz="0" w:space="0" w:color="auto"/>
            <w:left w:val="none" w:sz="0" w:space="0" w:color="auto"/>
            <w:bottom w:val="none" w:sz="0" w:space="0" w:color="auto"/>
            <w:right w:val="none" w:sz="0" w:space="0" w:color="auto"/>
          </w:divBdr>
        </w:div>
        <w:div w:id="1202550591">
          <w:marLeft w:val="640"/>
          <w:marRight w:val="0"/>
          <w:marTop w:val="0"/>
          <w:marBottom w:val="0"/>
          <w:divBdr>
            <w:top w:val="none" w:sz="0" w:space="0" w:color="auto"/>
            <w:left w:val="none" w:sz="0" w:space="0" w:color="auto"/>
            <w:bottom w:val="none" w:sz="0" w:space="0" w:color="auto"/>
            <w:right w:val="none" w:sz="0" w:space="0" w:color="auto"/>
          </w:divBdr>
        </w:div>
        <w:div w:id="1211652828">
          <w:marLeft w:val="640"/>
          <w:marRight w:val="0"/>
          <w:marTop w:val="0"/>
          <w:marBottom w:val="0"/>
          <w:divBdr>
            <w:top w:val="none" w:sz="0" w:space="0" w:color="auto"/>
            <w:left w:val="none" w:sz="0" w:space="0" w:color="auto"/>
            <w:bottom w:val="none" w:sz="0" w:space="0" w:color="auto"/>
            <w:right w:val="none" w:sz="0" w:space="0" w:color="auto"/>
          </w:divBdr>
        </w:div>
        <w:div w:id="1285112643">
          <w:marLeft w:val="640"/>
          <w:marRight w:val="0"/>
          <w:marTop w:val="0"/>
          <w:marBottom w:val="0"/>
          <w:divBdr>
            <w:top w:val="none" w:sz="0" w:space="0" w:color="auto"/>
            <w:left w:val="none" w:sz="0" w:space="0" w:color="auto"/>
            <w:bottom w:val="none" w:sz="0" w:space="0" w:color="auto"/>
            <w:right w:val="none" w:sz="0" w:space="0" w:color="auto"/>
          </w:divBdr>
        </w:div>
        <w:div w:id="1331524367">
          <w:marLeft w:val="640"/>
          <w:marRight w:val="0"/>
          <w:marTop w:val="0"/>
          <w:marBottom w:val="0"/>
          <w:divBdr>
            <w:top w:val="none" w:sz="0" w:space="0" w:color="auto"/>
            <w:left w:val="none" w:sz="0" w:space="0" w:color="auto"/>
            <w:bottom w:val="none" w:sz="0" w:space="0" w:color="auto"/>
            <w:right w:val="none" w:sz="0" w:space="0" w:color="auto"/>
          </w:divBdr>
        </w:div>
        <w:div w:id="1334260717">
          <w:marLeft w:val="640"/>
          <w:marRight w:val="0"/>
          <w:marTop w:val="0"/>
          <w:marBottom w:val="0"/>
          <w:divBdr>
            <w:top w:val="none" w:sz="0" w:space="0" w:color="auto"/>
            <w:left w:val="none" w:sz="0" w:space="0" w:color="auto"/>
            <w:bottom w:val="none" w:sz="0" w:space="0" w:color="auto"/>
            <w:right w:val="none" w:sz="0" w:space="0" w:color="auto"/>
          </w:divBdr>
        </w:div>
        <w:div w:id="1339692048">
          <w:marLeft w:val="640"/>
          <w:marRight w:val="0"/>
          <w:marTop w:val="0"/>
          <w:marBottom w:val="0"/>
          <w:divBdr>
            <w:top w:val="none" w:sz="0" w:space="0" w:color="auto"/>
            <w:left w:val="none" w:sz="0" w:space="0" w:color="auto"/>
            <w:bottom w:val="none" w:sz="0" w:space="0" w:color="auto"/>
            <w:right w:val="none" w:sz="0" w:space="0" w:color="auto"/>
          </w:divBdr>
        </w:div>
        <w:div w:id="1380788395">
          <w:marLeft w:val="640"/>
          <w:marRight w:val="0"/>
          <w:marTop w:val="0"/>
          <w:marBottom w:val="0"/>
          <w:divBdr>
            <w:top w:val="none" w:sz="0" w:space="0" w:color="auto"/>
            <w:left w:val="none" w:sz="0" w:space="0" w:color="auto"/>
            <w:bottom w:val="none" w:sz="0" w:space="0" w:color="auto"/>
            <w:right w:val="none" w:sz="0" w:space="0" w:color="auto"/>
          </w:divBdr>
        </w:div>
        <w:div w:id="1424261097">
          <w:marLeft w:val="640"/>
          <w:marRight w:val="0"/>
          <w:marTop w:val="0"/>
          <w:marBottom w:val="0"/>
          <w:divBdr>
            <w:top w:val="none" w:sz="0" w:space="0" w:color="auto"/>
            <w:left w:val="none" w:sz="0" w:space="0" w:color="auto"/>
            <w:bottom w:val="none" w:sz="0" w:space="0" w:color="auto"/>
            <w:right w:val="none" w:sz="0" w:space="0" w:color="auto"/>
          </w:divBdr>
        </w:div>
        <w:div w:id="1432168570">
          <w:marLeft w:val="640"/>
          <w:marRight w:val="0"/>
          <w:marTop w:val="0"/>
          <w:marBottom w:val="0"/>
          <w:divBdr>
            <w:top w:val="none" w:sz="0" w:space="0" w:color="auto"/>
            <w:left w:val="none" w:sz="0" w:space="0" w:color="auto"/>
            <w:bottom w:val="none" w:sz="0" w:space="0" w:color="auto"/>
            <w:right w:val="none" w:sz="0" w:space="0" w:color="auto"/>
          </w:divBdr>
        </w:div>
        <w:div w:id="1440177874">
          <w:marLeft w:val="640"/>
          <w:marRight w:val="0"/>
          <w:marTop w:val="0"/>
          <w:marBottom w:val="0"/>
          <w:divBdr>
            <w:top w:val="none" w:sz="0" w:space="0" w:color="auto"/>
            <w:left w:val="none" w:sz="0" w:space="0" w:color="auto"/>
            <w:bottom w:val="none" w:sz="0" w:space="0" w:color="auto"/>
            <w:right w:val="none" w:sz="0" w:space="0" w:color="auto"/>
          </w:divBdr>
        </w:div>
        <w:div w:id="1445154562">
          <w:marLeft w:val="640"/>
          <w:marRight w:val="0"/>
          <w:marTop w:val="0"/>
          <w:marBottom w:val="0"/>
          <w:divBdr>
            <w:top w:val="none" w:sz="0" w:space="0" w:color="auto"/>
            <w:left w:val="none" w:sz="0" w:space="0" w:color="auto"/>
            <w:bottom w:val="none" w:sz="0" w:space="0" w:color="auto"/>
            <w:right w:val="none" w:sz="0" w:space="0" w:color="auto"/>
          </w:divBdr>
        </w:div>
        <w:div w:id="1461218762">
          <w:marLeft w:val="640"/>
          <w:marRight w:val="0"/>
          <w:marTop w:val="0"/>
          <w:marBottom w:val="0"/>
          <w:divBdr>
            <w:top w:val="none" w:sz="0" w:space="0" w:color="auto"/>
            <w:left w:val="none" w:sz="0" w:space="0" w:color="auto"/>
            <w:bottom w:val="none" w:sz="0" w:space="0" w:color="auto"/>
            <w:right w:val="none" w:sz="0" w:space="0" w:color="auto"/>
          </w:divBdr>
        </w:div>
        <w:div w:id="1478766493">
          <w:marLeft w:val="640"/>
          <w:marRight w:val="0"/>
          <w:marTop w:val="0"/>
          <w:marBottom w:val="0"/>
          <w:divBdr>
            <w:top w:val="none" w:sz="0" w:space="0" w:color="auto"/>
            <w:left w:val="none" w:sz="0" w:space="0" w:color="auto"/>
            <w:bottom w:val="none" w:sz="0" w:space="0" w:color="auto"/>
            <w:right w:val="none" w:sz="0" w:space="0" w:color="auto"/>
          </w:divBdr>
        </w:div>
        <w:div w:id="1495339008">
          <w:marLeft w:val="640"/>
          <w:marRight w:val="0"/>
          <w:marTop w:val="0"/>
          <w:marBottom w:val="0"/>
          <w:divBdr>
            <w:top w:val="none" w:sz="0" w:space="0" w:color="auto"/>
            <w:left w:val="none" w:sz="0" w:space="0" w:color="auto"/>
            <w:bottom w:val="none" w:sz="0" w:space="0" w:color="auto"/>
            <w:right w:val="none" w:sz="0" w:space="0" w:color="auto"/>
          </w:divBdr>
        </w:div>
        <w:div w:id="1499153454">
          <w:marLeft w:val="640"/>
          <w:marRight w:val="0"/>
          <w:marTop w:val="0"/>
          <w:marBottom w:val="0"/>
          <w:divBdr>
            <w:top w:val="none" w:sz="0" w:space="0" w:color="auto"/>
            <w:left w:val="none" w:sz="0" w:space="0" w:color="auto"/>
            <w:bottom w:val="none" w:sz="0" w:space="0" w:color="auto"/>
            <w:right w:val="none" w:sz="0" w:space="0" w:color="auto"/>
          </w:divBdr>
        </w:div>
        <w:div w:id="1536847687">
          <w:marLeft w:val="640"/>
          <w:marRight w:val="0"/>
          <w:marTop w:val="0"/>
          <w:marBottom w:val="0"/>
          <w:divBdr>
            <w:top w:val="none" w:sz="0" w:space="0" w:color="auto"/>
            <w:left w:val="none" w:sz="0" w:space="0" w:color="auto"/>
            <w:bottom w:val="none" w:sz="0" w:space="0" w:color="auto"/>
            <w:right w:val="none" w:sz="0" w:space="0" w:color="auto"/>
          </w:divBdr>
        </w:div>
        <w:div w:id="1564365487">
          <w:marLeft w:val="640"/>
          <w:marRight w:val="0"/>
          <w:marTop w:val="0"/>
          <w:marBottom w:val="0"/>
          <w:divBdr>
            <w:top w:val="none" w:sz="0" w:space="0" w:color="auto"/>
            <w:left w:val="none" w:sz="0" w:space="0" w:color="auto"/>
            <w:bottom w:val="none" w:sz="0" w:space="0" w:color="auto"/>
            <w:right w:val="none" w:sz="0" w:space="0" w:color="auto"/>
          </w:divBdr>
        </w:div>
        <w:div w:id="1600138569">
          <w:marLeft w:val="640"/>
          <w:marRight w:val="0"/>
          <w:marTop w:val="0"/>
          <w:marBottom w:val="0"/>
          <w:divBdr>
            <w:top w:val="none" w:sz="0" w:space="0" w:color="auto"/>
            <w:left w:val="none" w:sz="0" w:space="0" w:color="auto"/>
            <w:bottom w:val="none" w:sz="0" w:space="0" w:color="auto"/>
            <w:right w:val="none" w:sz="0" w:space="0" w:color="auto"/>
          </w:divBdr>
        </w:div>
        <w:div w:id="1682244415">
          <w:marLeft w:val="640"/>
          <w:marRight w:val="0"/>
          <w:marTop w:val="0"/>
          <w:marBottom w:val="0"/>
          <w:divBdr>
            <w:top w:val="none" w:sz="0" w:space="0" w:color="auto"/>
            <w:left w:val="none" w:sz="0" w:space="0" w:color="auto"/>
            <w:bottom w:val="none" w:sz="0" w:space="0" w:color="auto"/>
            <w:right w:val="none" w:sz="0" w:space="0" w:color="auto"/>
          </w:divBdr>
        </w:div>
        <w:div w:id="1687125211">
          <w:marLeft w:val="640"/>
          <w:marRight w:val="0"/>
          <w:marTop w:val="0"/>
          <w:marBottom w:val="0"/>
          <w:divBdr>
            <w:top w:val="none" w:sz="0" w:space="0" w:color="auto"/>
            <w:left w:val="none" w:sz="0" w:space="0" w:color="auto"/>
            <w:bottom w:val="none" w:sz="0" w:space="0" w:color="auto"/>
            <w:right w:val="none" w:sz="0" w:space="0" w:color="auto"/>
          </w:divBdr>
        </w:div>
        <w:div w:id="1690570308">
          <w:marLeft w:val="640"/>
          <w:marRight w:val="0"/>
          <w:marTop w:val="0"/>
          <w:marBottom w:val="0"/>
          <w:divBdr>
            <w:top w:val="none" w:sz="0" w:space="0" w:color="auto"/>
            <w:left w:val="none" w:sz="0" w:space="0" w:color="auto"/>
            <w:bottom w:val="none" w:sz="0" w:space="0" w:color="auto"/>
            <w:right w:val="none" w:sz="0" w:space="0" w:color="auto"/>
          </w:divBdr>
        </w:div>
      </w:divsChild>
    </w:div>
    <w:div w:id="227111580">
      <w:marLeft w:val="640"/>
      <w:marRight w:val="0"/>
      <w:marTop w:val="0"/>
      <w:marBottom w:val="0"/>
      <w:divBdr>
        <w:top w:val="none" w:sz="0" w:space="0" w:color="auto"/>
        <w:left w:val="none" w:sz="0" w:space="0" w:color="auto"/>
        <w:bottom w:val="none" w:sz="0" w:space="0" w:color="auto"/>
        <w:right w:val="none" w:sz="0" w:space="0" w:color="auto"/>
      </w:divBdr>
    </w:div>
    <w:div w:id="227114699">
      <w:marLeft w:val="640"/>
      <w:marRight w:val="0"/>
      <w:marTop w:val="0"/>
      <w:marBottom w:val="0"/>
      <w:divBdr>
        <w:top w:val="none" w:sz="0" w:space="0" w:color="auto"/>
        <w:left w:val="none" w:sz="0" w:space="0" w:color="auto"/>
        <w:bottom w:val="none" w:sz="0" w:space="0" w:color="auto"/>
        <w:right w:val="none" w:sz="0" w:space="0" w:color="auto"/>
      </w:divBdr>
    </w:div>
    <w:div w:id="227153369">
      <w:marLeft w:val="640"/>
      <w:marRight w:val="0"/>
      <w:marTop w:val="0"/>
      <w:marBottom w:val="0"/>
      <w:divBdr>
        <w:top w:val="none" w:sz="0" w:space="0" w:color="auto"/>
        <w:left w:val="none" w:sz="0" w:space="0" w:color="auto"/>
        <w:bottom w:val="none" w:sz="0" w:space="0" w:color="auto"/>
        <w:right w:val="none" w:sz="0" w:space="0" w:color="auto"/>
      </w:divBdr>
    </w:div>
    <w:div w:id="227302530">
      <w:marLeft w:val="640"/>
      <w:marRight w:val="0"/>
      <w:marTop w:val="0"/>
      <w:marBottom w:val="0"/>
      <w:divBdr>
        <w:top w:val="none" w:sz="0" w:space="0" w:color="auto"/>
        <w:left w:val="none" w:sz="0" w:space="0" w:color="auto"/>
        <w:bottom w:val="none" w:sz="0" w:space="0" w:color="auto"/>
        <w:right w:val="none" w:sz="0" w:space="0" w:color="auto"/>
      </w:divBdr>
    </w:div>
    <w:div w:id="227345367">
      <w:marLeft w:val="640"/>
      <w:marRight w:val="0"/>
      <w:marTop w:val="0"/>
      <w:marBottom w:val="0"/>
      <w:divBdr>
        <w:top w:val="none" w:sz="0" w:space="0" w:color="auto"/>
        <w:left w:val="none" w:sz="0" w:space="0" w:color="auto"/>
        <w:bottom w:val="none" w:sz="0" w:space="0" w:color="auto"/>
        <w:right w:val="none" w:sz="0" w:space="0" w:color="auto"/>
      </w:divBdr>
    </w:div>
    <w:div w:id="227351333">
      <w:marLeft w:val="640"/>
      <w:marRight w:val="0"/>
      <w:marTop w:val="0"/>
      <w:marBottom w:val="0"/>
      <w:divBdr>
        <w:top w:val="none" w:sz="0" w:space="0" w:color="auto"/>
        <w:left w:val="none" w:sz="0" w:space="0" w:color="auto"/>
        <w:bottom w:val="none" w:sz="0" w:space="0" w:color="auto"/>
        <w:right w:val="none" w:sz="0" w:space="0" w:color="auto"/>
      </w:divBdr>
    </w:div>
    <w:div w:id="227418091">
      <w:marLeft w:val="640"/>
      <w:marRight w:val="0"/>
      <w:marTop w:val="0"/>
      <w:marBottom w:val="0"/>
      <w:divBdr>
        <w:top w:val="none" w:sz="0" w:space="0" w:color="auto"/>
        <w:left w:val="none" w:sz="0" w:space="0" w:color="auto"/>
        <w:bottom w:val="none" w:sz="0" w:space="0" w:color="auto"/>
        <w:right w:val="none" w:sz="0" w:space="0" w:color="auto"/>
      </w:divBdr>
    </w:div>
    <w:div w:id="227418705">
      <w:marLeft w:val="640"/>
      <w:marRight w:val="0"/>
      <w:marTop w:val="0"/>
      <w:marBottom w:val="0"/>
      <w:divBdr>
        <w:top w:val="none" w:sz="0" w:space="0" w:color="auto"/>
        <w:left w:val="none" w:sz="0" w:space="0" w:color="auto"/>
        <w:bottom w:val="none" w:sz="0" w:space="0" w:color="auto"/>
        <w:right w:val="none" w:sz="0" w:space="0" w:color="auto"/>
      </w:divBdr>
    </w:div>
    <w:div w:id="227500874">
      <w:marLeft w:val="640"/>
      <w:marRight w:val="0"/>
      <w:marTop w:val="0"/>
      <w:marBottom w:val="0"/>
      <w:divBdr>
        <w:top w:val="none" w:sz="0" w:space="0" w:color="auto"/>
        <w:left w:val="none" w:sz="0" w:space="0" w:color="auto"/>
        <w:bottom w:val="none" w:sz="0" w:space="0" w:color="auto"/>
        <w:right w:val="none" w:sz="0" w:space="0" w:color="auto"/>
      </w:divBdr>
    </w:div>
    <w:div w:id="227615823">
      <w:marLeft w:val="640"/>
      <w:marRight w:val="0"/>
      <w:marTop w:val="0"/>
      <w:marBottom w:val="0"/>
      <w:divBdr>
        <w:top w:val="none" w:sz="0" w:space="0" w:color="auto"/>
        <w:left w:val="none" w:sz="0" w:space="0" w:color="auto"/>
        <w:bottom w:val="none" w:sz="0" w:space="0" w:color="auto"/>
        <w:right w:val="none" w:sz="0" w:space="0" w:color="auto"/>
      </w:divBdr>
    </w:div>
    <w:div w:id="227618220">
      <w:marLeft w:val="640"/>
      <w:marRight w:val="0"/>
      <w:marTop w:val="0"/>
      <w:marBottom w:val="0"/>
      <w:divBdr>
        <w:top w:val="none" w:sz="0" w:space="0" w:color="auto"/>
        <w:left w:val="none" w:sz="0" w:space="0" w:color="auto"/>
        <w:bottom w:val="none" w:sz="0" w:space="0" w:color="auto"/>
        <w:right w:val="none" w:sz="0" w:space="0" w:color="auto"/>
      </w:divBdr>
    </w:div>
    <w:div w:id="227688821">
      <w:marLeft w:val="640"/>
      <w:marRight w:val="0"/>
      <w:marTop w:val="0"/>
      <w:marBottom w:val="0"/>
      <w:divBdr>
        <w:top w:val="none" w:sz="0" w:space="0" w:color="auto"/>
        <w:left w:val="none" w:sz="0" w:space="0" w:color="auto"/>
        <w:bottom w:val="none" w:sz="0" w:space="0" w:color="auto"/>
        <w:right w:val="none" w:sz="0" w:space="0" w:color="auto"/>
      </w:divBdr>
    </w:div>
    <w:div w:id="227689490">
      <w:marLeft w:val="640"/>
      <w:marRight w:val="0"/>
      <w:marTop w:val="0"/>
      <w:marBottom w:val="0"/>
      <w:divBdr>
        <w:top w:val="none" w:sz="0" w:space="0" w:color="auto"/>
        <w:left w:val="none" w:sz="0" w:space="0" w:color="auto"/>
        <w:bottom w:val="none" w:sz="0" w:space="0" w:color="auto"/>
        <w:right w:val="none" w:sz="0" w:space="0" w:color="auto"/>
      </w:divBdr>
    </w:div>
    <w:div w:id="227690670">
      <w:marLeft w:val="640"/>
      <w:marRight w:val="0"/>
      <w:marTop w:val="0"/>
      <w:marBottom w:val="0"/>
      <w:divBdr>
        <w:top w:val="none" w:sz="0" w:space="0" w:color="auto"/>
        <w:left w:val="none" w:sz="0" w:space="0" w:color="auto"/>
        <w:bottom w:val="none" w:sz="0" w:space="0" w:color="auto"/>
        <w:right w:val="none" w:sz="0" w:space="0" w:color="auto"/>
      </w:divBdr>
    </w:div>
    <w:div w:id="227694961">
      <w:marLeft w:val="640"/>
      <w:marRight w:val="0"/>
      <w:marTop w:val="0"/>
      <w:marBottom w:val="0"/>
      <w:divBdr>
        <w:top w:val="none" w:sz="0" w:space="0" w:color="auto"/>
        <w:left w:val="none" w:sz="0" w:space="0" w:color="auto"/>
        <w:bottom w:val="none" w:sz="0" w:space="0" w:color="auto"/>
        <w:right w:val="none" w:sz="0" w:space="0" w:color="auto"/>
      </w:divBdr>
    </w:div>
    <w:div w:id="227769772">
      <w:marLeft w:val="640"/>
      <w:marRight w:val="0"/>
      <w:marTop w:val="0"/>
      <w:marBottom w:val="0"/>
      <w:divBdr>
        <w:top w:val="none" w:sz="0" w:space="0" w:color="auto"/>
        <w:left w:val="none" w:sz="0" w:space="0" w:color="auto"/>
        <w:bottom w:val="none" w:sz="0" w:space="0" w:color="auto"/>
        <w:right w:val="none" w:sz="0" w:space="0" w:color="auto"/>
      </w:divBdr>
    </w:div>
    <w:div w:id="227807110">
      <w:marLeft w:val="640"/>
      <w:marRight w:val="0"/>
      <w:marTop w:val="0"/>
      <w:marBottom w:val="0"/>
      <w:divBdr>
        <w:top w:val="none" w:sz="0" w:space="0" w:color="auto"/>
        <w:left w:val="none" w:sz="0" w:space="0" w:color="auto"/>
        <w:bottom w:val="none" w:sz="0" w:space="0" w:color="auto"/>
        <w:right w:val="none" w:sz="0" w:space="0" w:color="auto"/>
      </w:divBdr>
    </w:div>
    <w:div w:id="227961133">
      <w:marLeft w:val="640"/>
      <w:marRight w:val="0"/>
      <w:marTop w:val="0"/>
      <w:marBottom w:val="0"/>
      <w:divBdr>
        <w:top w:val="none" w:sz="0" w:space="0" w:color="auto"/>
        <w:left w:val="none" w:sz="0" w:space="0" w:color="auto"/>
        <w:bottom w:val="none" w:sz="0" w:space="0" w:color="auto"/>
        <w:right w:val="none" w:sz="0" w:space="0" w:color="auto"/>
      </w:divBdr>
    </w:div>
    <w:div w:id="228000260">
      <w:marLeft w:val="640"/>
      <w:marRight w:val="0"/>
      <w:marTop w:val="0"/>
      <w:marBottom w:val="0"/>
      <w:divBdr>
        <w:top w:val="none" w:sz="0" w:space="0" w:color="auto"/>
        <w:left w:val="none" w:sz="0" w:space="0" w:color="auto"/>
        <w:bottom w:val="none" w:sz="0" w:space="0" w:color="auto"/>
        <w:right w:val="none" w:sz="0" w:space="0" w:color="auto"/>
      </w:divBdr>
    </w:div>
    <w:div w:id="228002740">
      <w:marLeft w:val="640"/>
      <w:marRight w:val="0"/>
      <w:marTop w:val="0"/>
      <w:marBottom w:val="0"/>
      <w:divBdr>
        <w:top w:val="none" w:sz="0" w:space="0" w:color="auto"/>
        <w:left w:val="none" w:sz="0" w:space="0" w:color="auto"/>
        <w:bottom w:val="none" w:sz="0" w:space="0" w:color="auto"/>
        <w:right w:val="none" w:sz="0" w:space="0" w:color="auto"/>
      </w:divBdr>
    </w:div>
    <w:div w:id="228003951">
      <w:marLeft w:val="640"/>
      <w:marRight w:val="0"/>
      <w:marTop w:val="0"/>
      <w:marBottom w:val="0"/>
      <w:divBdr>
        <w:top w:val="none" w:sz="0" w:space="0" w:color="auto"/>
        <w:left w:val="none" w:sz="0" w:space="0" w:color="auto"/>
        <w:bottom w:val="none" w:sz="0" w:space="0" w:color="auto"/>
        <w:right w:val="none" w:sz="0" w:space="0" w:color="auto"/>
      </w:divBdr>
    </w:div>
    <w:div w:id="228148817">
      <w:marLeft w:val="640"/>
      <w:marRight w:val="0"/>
      <w:marTop w:val="0"/>
      <w:marBottom w:val="0"/>
      <w:divBdr>
        <w:top w:val="none" w:sz="0" w:space="0" w:color="auto"/>
        <w:left w:val="none" w:sz="0" w:space="0" w:color="auto"/>
        <w:bottom w:val="none" w:sz="0" w:space="0" w:color="auto"/>
        <w:right w:val="none" w:sz="0" w:space="0" w:color="auto"/>
      </w:divBdr>
    </w:div>
    <w:div w:id="228149455">
      <w:marLeft w:val="640"/>
      <w:marRight w:val="0"/>
      <w:marTop w:val="0"/>
      <w:marBottom w:val="0"/>
      <w:divBdr>
        <w:top w:val="none" w:sz="0" w:space="0" w:color="auto"/>
        <w:left w:val="none" w:sz="0" w:space="0" w:color="auto"/>
        <w:bottom w:val="none" w:sz="0" w:space="0" w:color="auto"/>
        <w:right w:val="none" w:sz="0" w:space="0" w:color="auto"/>
      </w:divBdr>
    </w:div>
    <w:div w:id="228149926">
      <w:marLeft w:val="640"/>
      <w:marRight w:val="0"/>
      <w:marTop w:val="0"/>
      <w:marBottom w:val="0"/>
      <w:divBdr>
        <w:top w:val="none" w:sz="0" w:space="0" w:color="auto"/>
        <w:left w:val="none" w:sz="0" w:space="0" w:color="auto"/>
        <w:bottom w:val="none" w:sz="0" w:space="0" w:color="auto"/>
        <w:right w:val="none" w:sz="0" w:space="0" w:color="auto"/>
      </w:divBdr>
    </w:div>
    <w:div w:id="228151645">
      <w:marLeft w:val="640"/>
      <w:marRight w:val="0"/>
      <w:marTop w:val="0"/>
      <w:marBottom w:val="0"/>
      <w:divBdr>
        <w:top w:val="none" w:sz="0" w:space="0" w:color="auto"/>
        <w:left w:val="none" w:sz="0" w:space="0" w:color="auto"/>
        <w:bottom w:val="none" w:sz="0" w:space="0" w:color="auto"/>
        <w:right w:val="none" w:sz="0" w:space="0" w:color="auto"/>
      </w:divBdr>
    </w:div>
    <w:div w:id="228151944">
      <w:marLeft w:val="640"/>
      <w:marRight w:val="0"/>
      <w:marTop w:val="0"/>
      <w:marBottom w:val="0"/>
      <w:divBdr>
        <w:top w:val="none" w:sz="0" w:space="0" w:color="auto"/>
        <w:left w:val="none" w:sz="0" w:space="0" w:color="auto"/>
        <w:bottom w:val="none" w:sz="0" w:space="0" w:color="auto"/>
        <w:right w:val="none" w:sz="0" w:space="0" w:color="auto"/>
      </w:divBdr>
    </w:div>
    <w:div w:id="228153279">
      <w:marLeft w:val="640"/>
      <w:marRight w:val="0"/>
      <w:marTop w:val="0"/>
      <w:marBottom w:val="0"/>
      <w:divBdr>
        <w:top w:val="none" w:sz="0" w:space="0" w:color="auto"/>
        <w:left w:val="none" w:sz="0" w:space="0" w:color="auto"/>
        <w:bottom w:val="none" w:sz="0" w:space="0" w:color="auto"/>
        <w:right w:val="none" w:sz="0" w:space="0" w:color="auto"/>
      </w:divBdr>
    </w:div>
    <w:div w:id="228226161">
      <w:marLeft w:val="640"/>
      <w:marRight w:val="0"/>
      <w:marTop w:val="0"/>
      <w:marBottom w:val="0"/>
      <w:divBdr>
        <w:top w:val="none" w:sz="0" w:space="0" w:color="auto"/>
        <w:left w:val="none" w:sz="0" w:space="0" w:color="auto"/>
        <w:bottom w:val="none" w:sz="0" w:space="0" w:color="auto"/>
        <w:right w:val="none" w:sz="0" w:space="0" w:color="auto"/>
      </w:divBdr>
    </w:div>
    <w:div w:id="228267162">
      <w:marLeft w:val="640"/>
      <w:marRight w:val="0"/>
      <w:marTop w:val="0"/>
      <w:marBottom w:val="0"/>
      <w:divBdr>
        <w:top w:val="none" w:sz="0" w:space="0" w:color="auto"/>
        <w:left w:val="none" w:sz="0" w:space="0" w:color="auto"/>
        <w:bottom w:val="none" w:sz="0" w:space="0" w:color="auto"/>
        <w:right w:val="none" w:sz="0" w:space="0" w:color="auto"/>
      </w:divBdr>
    </w:div>
    <w:div w:id="228345100">
      <w:marLeft w:val="640"/>
      <w:marRight w:val="0"/>
      <w:marTop w:val="0"/>
      <w:marBottom w:val="0"/>
      <w:divBdr>
        <w:top w:val="none" w:sz="0" w:space="0" w:color="auto"/>
        <w:left w:val="none" w:sz="0" w:space="0" w:color="auto"/>
        <w:bottom w:val="none" w:sz="0" w:space="0" w:color="auto"/>
        <w:right w:val="none" w:sz="0" w:space="0" w:color="auto"/>
      </w:divBdr>
    </w:div>
    <w:div w:id="228421800">
      <w:marLeft w:val="640"/>
      <w:marRight w:val="0"/>
      <w:marTop w:val="0"/>
      <w:marBottom w:val="0"/>
      <w:divBdr>
        <w:top w:val="none" w:sz="0" w:space="0" w:color="auto"/>
        <w:left w:val="none" w:sz="0" w:space="0" w:color="auto"/>
        <w:bottom w:val="none" w:sz="0" w:space="0" w:color="auto"/>
        <w:right w:val="none" w:sz="0" w:space="0" w:color="auto"/>
      </w:divBdr>
    </w:div>
    <w:div w:id="228459993">
      <w:marLeft w:val="640"/>
      <w:marRight w:val="0"/>
      <w:marTop w:val="0"/>
      <w:marBottom w:val="0"/>
      <w:divBdr>
        <w:top w:val="none" w:sz="0" w:space="0" w:color="auto"/>
        <w:left w:val="none" w:sz="0" w:space="0" w:color="auto"/>
        <w:bottom w:val="none" w:sz="0" w:space="0" w:color="auto"/>
        <w:right w:val="none" w:sz="0" w:space="0" w:color="auto"/>
      </w:divBdr>
    </w:div>
    <w:div w:id="228463840">
      <w:marLeft w:val="640"/>
      <w:marRight w:val="0"/>
      <w:marTop w:val="0"/>
      <w:marBottom w:val="0"/>
      <w:divBdr>
        <w:top w:val="none" w:sz="0" w:space="0" w:color="auto"/>
        <w:left w:val="none" w:sz="0" w:space="0" w:color="auto"/>
        <w:bottom w:val="none" w:sz="0" w:space="0" w:color="auto"/>
        <w:right w:val="none" w:sz="0" w:space="0" w:color="auto"/>
      </w:divBdr>
    </w:div>
    <w:div w:id="228465400">
      <w:marLeft w:val="640"/>
      <w:marRight w:val="0"/>
      <w:marTop w:val="0"/>
      <w:marBottom w:val="0"/>
      <w:divBdr>
        <w:top w:val="none" w:sz="0" w:space="0" w:color="auto"/>
        <w:left w:val="none" w:sz="0" w:space="0" w:color="auto"/>
        <w:bottom w:val="none" w:sz="0" w:space="0" w:color="auto"/>
        <w:right w:val="none" w:sz="0" w:space="0" w:color="auto"/>
      </w:divBdr>
    </w:div>
    <w:div w:id="228466912">
      <w:marLeft w:val="640"/>
      <w:marRight w:val="0"/>
      <w:marTop w:val="0"/>
      <w:marBottom w:val="0"/>
      <w:divBdr>
        <w:top w:val="none" w:sz="0" w:space="0" w:color="auto"/>
        <w:left w:val="none" w:sz="0" w:space="0" w:color="auto"/>
        <w:bottom w:val="none" w:sz="0" w:space="0" w:color="auto"/>
        <w:right w:val="none" w:sz="0" w:space="0" w:color="auto"/>
      </w:divBdr>
    </w:div>
    <w:div w:id="228542509">
      <w:marLeft w:val="640"/>
      <w:marRight w:val="0"/>
      <w:marTop w:val="0"/>
      <w:marBottom w:val="0"/>
      <w:divBdr>
        <w:top w:val="none" w:sz="0" w:space="0" w:color="auto"/>
        <w:left w:val="none" w:sz="0" w:space="0" w:color="auto"/>
        <w:bottom w:val="none" w:sz="0" w:space="0" w:color="auto"/>
        <w:right w:val="none" w:sz="0" w:space="0" w:color="auto"/>
      </w:divBdr>
    </w:div>
    <w:div w:id="228545012">
      <w:marLeft w:val="640"/>
      <w:marRight w:val="0"/>
      <w:marTop w:val="0"/>
      <w:marBottom w:val="0"/>
      <w:divBdr>
        <w:top w:val="none" w:sz="0" w:space="0" w:color="auto"/>
        <w:left w:val="none" w:sz="0" w:space="0" w:color="auto"/>
        <w:bottom w:val="none" w:sz="0" w:space="0" w:color="auto"/>
        <w:right w:val="none" w:sz="0" w:space="0" w:color="auto"/>
      </w:divBdr>
    </w:div>
    <w:div w:id="228656584">
      <w:marLeft w:val="640"/>
      <w:marRight w:val="0"/>
      <w:marTop w:val="0"/>
      <w:marBottom w:val="0"/>
      <w:divBdr>
        <w:top w:val="none" w:sz="0" w:space="0" w:color="auto"/>
        <w:left w:val="none" w:sz="0" w:space="0" w:color="auto"/>
        <w:bottom w:val="none" w:sz="0" w:space="0" w:color="auto"/>
        <w:right w:val="none" w:sz="0" w:space="0" w:color="auto"/>
      </w:divBdr>
    </w:div>
    <w:div w:id="228657039">
      <w:marLeft w:val="640"/>
      <w:marRight w:val="0"/>
      <w:marTop w:val="0"/>
      <w:marBottom w:val="0"/>
      <w:divBdr>
        <w:top w:val="none" w:sz="0" w:space="0" w:color="auto"/>
        <w:left w:val="none" w:sz="0" w:space="0" w:color="auto"/>
        <w:bottom w:val="none" w:sz="0" w:space="0" w:color="auto"/>
        <w:right w:val="none" w:sz="0" w:space="0" w:color="auto"/>
      </w:divBdr>
    </w:div>
    <w:div w:id="228731741">
      <w:marLeft w:val="640"/>
      <w:marRight w:val="0"/>
      <w:marTop w:val="0"/>
      <w:marBottom w:val="0"/>
      <w:divBdr>
        <w:top w:val="none" w:sz="0" w:space="0" w:color="auto"/>
        <w:left w:val="none" w:sz="0" w:space="0" w:color="auto"/>
        <w:bottom w:val="none" w:sz="0" w:space="0" w:color="auto"/>
        <w:right w:val="none" w:sz="0" w:space="0" w:color="auto"/>
      </w:divBdr>
    </w:div>
    <w:div w:id="228855520">
      <w:marLeft w:val="640"/>
      <w:marRight w:val="0"/>
      <w:marTop w:val="0"/>
      <w:marBottom w:val="0"/>
      <w:divBdr>
        <w:top w:val="none" w:sz="0" w:space="0" w:color="auto"/>
        <w:left w:val="none" w:sz="0" w:space="0" w:color="auto"/>
        <w:bottom w:val="none" w:sz="0" w:space="0" w:color="auto"/>
        <w:right w:val="none" w:sz="0" w:space="0" w:color="auto"/>
      </w:divBdr>
    </w:div>
    <w:div w:id="228855981">
      <w:marLeft w:val="640"/>
      <w:marRight w:val="0"/>
      <w:marTop w:val="0"/>
      <w:marBottom w:val="0"/>
      <w:divBdr>
        <w:top w:val="none" w:sz="0" w:space="0" w:color="auto"/>
        <w:left w:val="none" w:sz="0" w:space="0" w:color="auto"/>
        <w:bottom w:val="none" w:sz="0" w:space="0" w:color="auto"/>
        <w:right w:val="none" w:sz="0" w:space="0" w:color="auto"/>
      </w:divBdr>
    </w:div>
    <w:div w:id="228880554">
      <w:marLeft w:val="640"/>
      <w:marRight w:val="0"/>
      <w:marTop w:val="0"/>
      <w:marBottom w:val="0"/>
      <w:divBdr>
        <w:top w:val="none" w:sz="0" w:space="0" w:color="auto"/>
        <w:left w:val="none" w:sz="0" w:space="0" w:color="auto"/>
        <w:bottom w:val="none" w:sz="0" w:space="0" w:color="auto"/>
        <w:right w:val="none" w:sz="0" w:space="0" w:color="auto"/>
      </w:divBdr>
    </w:div>
    <w:div w:id="228881189">
      <w:marLeft w:val="640"/>
      <w:marRight w:val="0"/>
      <w:marTop w:val="0"/>
      <w:marBottom w:val="0"/>
      <w:divBdr>
        <w:top w:val="none" w:sz="0" w:space="0" w:color="auto"/>
        <w:left w:val="none" w:sz="0" w:space="0" w:color="auto"/>
        <w:bottom w:val="none" w:sz="0" w:space="0" w:color="auto"/>
        <w:right w:val="none" w:sz="0" w:space="0" w:color="auto"/>
      </w:divBdr>
    </w:div>
    <w:div w:id="228923233">
      <w:marLeft w:val="640"/>
      <w:marRight w:val="0"/>
      <w:marTop w:val="0"/>
      <w:marBottom w:val="0"/>
      <w:divBdr>
        <w:top w:val="none" w:sz="0" w:space="0" w:color="auto"/>
        <w:left w:val="none" w:sz="0" w:space="0" w:color="auto"/>
        <w:bottom w:val="none" w:sz="0" w:space="0" w:color="auto"/>
        <w:right w:val="none" w:sz="0" w:space="0" w:color="auto"/>
      </w:divBdr>
    </w:div>
    <w:div w:id="228999887">
      <w:marLeft w:val="640"/>
      <w:marRight w:val="0"/>
      <w:marTop w:val="0"/>
      <w:marBottom w:val="0"/>
      <w:divBdr>
        <w:top w:val="none" w:sz="0" w:space="0" w:color="auto"/>
        <w:left w:val="none" w:sz="0" w:space="0" w:color="auto"/>
        <w:bottom w:val="none" w:sz="0" w:space="0" w:color="auto"/>
        <w:right w:val="none" w:sz="0" w:space="0" w:color="auto"/>
      </w:divBdr>
    </w:div>
    <w:div w:id="229006365">
      <w:marLeft w:val="640"/>
      <w:marRight w:val="0"/>
      <w:marTop w:val="0"/>
      <w:marBottom w:val="0"/>
      <w:divBdr>
        <w:top w:val="none" w:sz="0" w:space="0" w:color="auto"/>
        <w:left w:val="none" w:sz="0" w:space="0" w:color="auto"/>
        <w:bottom w:val="none" w:sz="0" w:space="0" w:color="auto"/>
        <w:right w:val="none" w:sz="0" w:space="0" w:color="auto"/>
      </w:divBdr>
    </w:div>
    <w:div w:id="229077696">
      <w:marLeft w:val="640"/>
      <w:marRight w:val="0"/>
      <w:marTop w:val="0"/>
      <w:marBottom w:val="0"/>
      <w:divBdr>
        <w:top w:val="none" w:sz="0" w:space="0" w:color="auto"/>
        <w:left w:val="none" w:sz="0" w:space="0" w:color="auto"/>
        <w:bottom w:val="none" w:sz="0" w:space="0" w:color="auto"/>
        <w:right w:val="none" w:sz="0" w:space="0" w:color="auto"/>
      </w:divBdr>
    </w:div>
    <w:div w:id="229078874">
      <w:marLeft w:val="640"/>
      <w:marRight w:val="0"/>
      <w:marTop w:val="0"/>
      <w:marBottom w:val="0"/>
      <w:divBdr>
        <w:top w:val="none" w:sz="0" w:space="0" w:color="auto"/>
        <w:left w:val="none" w:sz="0" w:space="0" w:color="auto"/>
        <w:bottom w:val="none" w:sz="0" w:space="0" w:color="auto"/>
        <w:right w:val="none" w:sz="0" w:space="0" w:color="auto"/>
      </w:divBdr>
    </w:div>
    <w:div w:id="229079670">
      <w:marLeft w:val="640"/>
      <w:marRight w:val="0"/>
      <w:marTop w:val="0"/>
      <w:marBottom w:val="0"/>
      <w:divBdr>
        <w:top w:val="none" w:sz="0" w:space="0" w:color="auto"/>
        <w:left w:val="none" w:sz="0" w:space="0" w:color="auto"/>
        <w:bottom w:val="none" w:sz="0" w:space="0" w:color="auto"/>
        <w:right w:val="none" w:sz="0" w:space="0" w:color="auto"/>
      </w:divBdr>
    </w:div>
    <w:div w:id="229080721">
      <w:marLeft w:val="640"/>
      <w:marRight w:val="0"/>
      <w:marTop w:val="0"/>
      <w:marBottom w:val="0"/>
      <w:divBdr>
        <w:top w:val="none" w:sz="0" w:space="0" w:color="auto"/>
        <w:left w:val="none" w:sz="0" w:space="0" w:color="auto"/>
        <w:bottom w:val="none" w:sz="0" w:space="0" w:color="auto"/>
        <w:right w:val="none" w:sz="0" w:space="0" w:color="auto"/>
      </w:divBdr>
    </w:div>
    <w:div w:id="229118034">
      <w:marLeft w:val="640"/>
      <w:marRight w:val="0"/>
      <w:marTop w:val="0"/>
      <w:marBottom w:val="0"/>
      <w:divBdr>
        <w:top w:val="none" w:sz="0" w:space="0" w:color="auto"/>
        <w:left w:val="none" w:sz="0" w:space="0" w:color="auto"/>
        <w:bottom w:val="none" w:sz="0" w:space="0" w:color="auto"/>
        <w:right w:val="none" w:sz="0" w:space="0" w:color="auto"/>
      </w:divBdr>
    </w:div>
    <w:div w:id="229120517">
      <w:marLeft w:val="640"/>
      <w:marRight w:val="0"/>
      <w:marTop w:val="0"/>
      <w:marBottom w:val="0"/>
      <w:divBdr>
        <w:top w:val="none" w:sz="0" w:space="0" w:color="auto"/>
        <w:left w:val="none" w:sz="0" w:space="0" w:color="auto"/>
        <w:bottom w:val="none" w:sz="0" w:space="0" w:color="auto"/>
        <w:right w:val="none" w:sz="0" w:space="0" w:color="auto"/>
      </w:divBdr>
    </w:div>
    <w:div w:id="229121820">
      <w:marLeft w:val="640"/>
      <w:marRight w:val="0"/>
      <w:marTop w:val="0"/>
      <w:marBottom w:val="0"/>
      <w:divBdr>
        <w:top w:val="none" w:sz="0" w:space="0" w:color="auto"/>
        <w:left w:val="none" w:sz="0" w:space="0" w:color="auto"/>
        <w:bottom w:val="none" w:sz="0" w:space="0" w:color="auto"/>
        <w:right w:val="none" w:sz="0" w:space="0" w:color="auto"/>
      </w:divBdr>
    </w:div>
    <w:div w:id="229123010">
      <w:marLeft w:val="640"/>
      <w:marRight w:val="0"/>
      <w:marTop w:val="0"/>
      <w:marBottom w:val="0"/>
      <w:divBdr>
        <w:top w:val="none" w:sz="0" w:space="0" w:color="auto"/>
        <w:left w:val="none" w:sz="0" w:space="0" w:color="auto"/>
        <w:bottom w:val="none" w:sz="0" w:space="0" w:color="auto"/>
        <w:right w:val="none" w:sz="0" w:space="0" w:color="auto"/>
      </w:divBdr>
    </w:div>
    <w:div w:id="229123244">
      <w:marLeft w:val="640"/>
      <w:marRight w:val="0"/>
      <w:marTop w:val="0"/>
      <w:marBottom w:val="0"/>
      <w:divBdr>
        <w:top w:val="none" w:sz="0" w:space="0" w:color="auto"/>
        <w:left w:val="none" w:sz="0" w:space="0" w:color="auto"/>
        <w:bottom w:val="none" w:sz="0" w:space="0" w:color="auto"/>
        <w:right w:val="none" w:sz="0" w:space="0" w:color="auto"/>
      </w:divBdr>
    </w:div>
    <w:div w:id="229313274">
      <w:marLeft w:val="640"/>
      <w:marRight w:val="0"/>
      <w:marTop w:val="0"/>
      <w:marBottom w:val="0"/>
      <w:divBdr>
        <w:top w:val="none" w:sz="0" w:space="0" w:color="auto"/>
        <w:left w:val="none" w:sz="0" w:space="0" w:color="auto"/>
        <w:bottom w:val="none" w:sz="0" w:space="0" w:color="auto"/>
        <w:right w:val="none" w:sz="0" w:space="0" w:color="auto"/>
      </w:divBdr>
    </w:div>
    <w:div w:id="229316789">
      <w:marLeft w:val="640"/>
      <w:marRight w:val="0"/>
      <w:marTop w:val="0"/>
      <w:marBottom w:val="0"/>
      <w:divBdr>
        <w:top w:val="none" w:sz="0" w:space="0" w:color="auto"/>
        <w:left w:val="none" w:sz="0" w:space="0" w:color="auto"/>
        <w:bottom w:val="none" w:sz="0" w:space="0" w:color="auto"/>
        <w:right w:val="none" w:sz="0" w:space="0" w:color="auto"/>
      </w:divBdr>
    </w:div>
    <w:div w:id="229388312">
      <w:marLeft w:val="640"/>
      <w:marRight w:val="0"/>
      <w:marTop w:val="0"/>
      <w:marBottom w:val="0"/>
      <w:divBdr>
        <w:top w:val="none" w:sz="0" w:space="0" w:color="auto"/>
        <w:left w:val="none" w:sz="0" w:space="0" w:color="auto"/>
        <w:bottom w:val="none" w:sz="0" w:space="0" w:color="auto"/>
        <w:right w:val="none" w:sz="0" w:space="0" w:color="auto"/>
      </w:divBdr>
    </w:div>
    <w:div w:id="229736210">
      <w:marLeft w:val="640"/>
      <w:marRight w:val="0"/>
      <w:marTop w:val="0"/>
      <w:marBottom w:val="0"/>
      <w:divBdr>
        <w:top w:val="none" w:sz="0" w:space="0" w:color="auto"/>
        <w:left w:val="none" w:sz="0" w:space="0" w:color="auto"/>
        <w:bottom w:val="none" w:sz="0" w:space="0" w:color="auto"/>
        <w:right w:val="none" w:sz="0" w:space="0" w:color="auto"/>
      </w:divBdr>
    </w:div>
    <w:div w:id="229773276">
      <w:marLeft w:val="640"/>
      <w:marRight w:val="0"/>
      <w:marTop w:val="0"/>
      <w:marBottom w:val="0"/>
      <w:divBdr>
        <w:top w:val="none" w:sz="0" w:space="0" w:color="auto"/>
        <w:left w:val="none" w:sz="0" w:space="0" w:color="auto"/>
        <w:bottom w:val="none" w:sz="0" w:space="0" w:color="auto"/>
        <w:right w:val="none" w:sz="0" w:space="0" w:color="auto"/>
      </w:divBdr>
    </w:div>
    <w:div w:id="229775380">
      <w:marLeft w:val="640"/>
      <w:marRight w:val="0"/>
      <w:marTop w:val="0"/>
      <w:marBottom w:val="0"/>
      <w:divBdr>
        <w:top w:val="none" w:sz="0" w:space="0" w:color="auto"/>
        <w:left w:val="none" w:sz="0" w:space="0" w:color="auto"/>
        <w:bottom w:val="none" w:sz="0" w:space="0" w:color="auto"/>
        <w:right w:val="none" w:sz="0" w:space="0" w:color="auto"/>
      </w:divBdr>
    </w:div>
    <w:div w:id="229777532">
      <w:marLeft w:val="640"/>
      <w:marRight w:val="0"/>
      <w:marTop w:val="0"/>
      <w:marBottom w:val="0"/>
      <w:divBdr>
        <w:top w:val="none" w:sz="0" w:space="0" w:color="auto"/>
        <w:left w:val="none" w:sz="0" w:space="0" w:color="auto"/>
        <w:bottom w:val="none" w:sz="0" w:space="0" w:color="auto"/>
        <w:right w:val="none" w:sz="0" w:space="0" w:color="auto"/>
      </w:divBdr>
    </w:div>
    <w:div w:id="229777876">
      <w:marLeft w:val="640"/>
      <w:marRight w:val="0"/>
      <w:marTop w:val="0"/>
      <w:marBottom w:val="0"/>
      <w:divBdr>
        <w:top w:val="none" w:sz="0" w:space="0" w:color="auto"/>
        <w:left w:val="none" w:sz="0" w:space="0" w:color="auto"/>
        <w:bottom w:val="none" w:sz="0" w:space="0" w:color="auto"/>
        <w:right w:val="none" w:sz="0" w:space="0" w:color="auto"/>
      </w:divBdr>
    </w:div>
    <w:div w:id="229778230">
      <w:marLeft w:val="640"/>
      <w:marRight w:val="0"/>
      <w:marTop w:val="0"/>
      <w:marBottom w:val="0"/>
      <w:divBdr>
        <w:top w:val="none" w:sz="0" w:space="0" w:color="auto"/>
        <w:left w:val="none" w:sz="0" w:space="0" w:color="auto"/>
        <w:bottom w:val="none" w:sz="0" w:space="0" w:color="auto"/>
        <w:right w:val="none" w:sz="0" w:space="0" w:color="auto"/>
      </w:divBdr>
    </w:div>
    <w:div w:id="229968188">
      <w:marLeft w:val="640"/>
      <w:marRight w:val="0"/>
      <w:marTop w:val="0"/>
      <w:marBottom w:val="0"/>
      <w:divBdr>
        <w:top w:val="none" w:sz="0" w:space="0" w:color="auto"/>
        <w:left w:val="none" w:sz="0" w:space="0" w:color="auto"/>
        <w:bottom w:val="none" w:sz="0" w:space="0" w:color="auto"/>
        <w:right w:val="none" w:sz="0" w:space="0" w:color="auto"/>
      </w:divBdr>
    </w:div>
    <w:div w:id="229971871">
      <w:marLeft w:val="640"/>
      <w:marRight w:val="0"/>
      <w:marTop w:val="0"/>
      <w:marBottom w:val="0"/>
      <w:divBdr>
        <w:top w:val="none" w:sz="0" w:space="0" w:color="auto"/>
        <w:left w:val="none" w:sz="0" w:space="0" w:color="auto"/>
        <w:bottom w:val="none" w:sz="0" w:space="0" w:color="auto"/>
        <w:right w:val="none" w:sz="0" w:space="0" w:color="auto"/>
      </w:divBdr>
    </w:div>
    <w:div w:id="230114708">
      <w:marLeft w:val="640"/>
      <w:marRight w:val="0"/>
      <w:marTop w:val="0"/>
      <w:marBottom w:val="0"/>
      <w:divBdr>
        <w:top w:val="none" w:sz="0" w:space="0" w:color="auto"/>
        <w:left w:val="none" w:sz="0" w:space="0" w:color="auto"/>
        <w:bottom w:val="none" w:sz="0" w:space="0" w:color="auto"/>
        <w:right w:val="none" w:sz="0" w:space="0" w:color="auto"/>
      </w:divBdr>
    </w:div>
    <w:div w:id="230190308">
      <w:marLeft w:val="640"/>
      <w:marRight w:val="0"/>
      <w:marTop w:val="0"/>
      <w:marBottom w:val="0"/>
      <w:divBdr>
        <w:top w:val="none" w:sz="0" w:space="0" w:color="auto"/>
        <w:left w:val="none" w:sz="0" w:space="0" w:color="auto"/>
        <w:bottom w:val="none" w:sz="0" w:space="0" w:color="auto"/>
        <w:right w:val="none" w:sz="0" w:space="0" w:color="auto"/>
      </w:divBdr>
    </w:div>
    <w:div w:id="230240390">
      <w:marLeft w:val="640"/>
      <w:marRight w:val="0"/>
      <w:marTop w:val="0"/>
      <w:marBottom w:val="0"/>
      <w:divBdr>
        <w:top w:val="none" w:sz="0" w:space="0" w:color="auto"/>
        <w:left w:val="none" w:sz="0" w:space="0" w:color="auto"/>
        <w:bottom w:val="none" w:sz="0" w:space="0" w:color="auto"/>
        <w:right w:val="none" w:sz="0" w:space="0" w:color="auto"/>
      </w:divBdr>
    </w:div>
    <w:div w:id="230309388">
      <w:marLeft w:val="640"/>
      <w:marRight w:val="0"/>
      <w:marTop w:val="0"/>
      <w:marBottom w:val="0"/>
      <w:divBdr>
        <w:top w:val="none" w:sz="0" w:space="0" w:color="auto"/>
        <w:left w:val="none" w:sz="0" w:space="0" w:color="auto"/>
        <w:bottom w:val="none" w:sz="0" w:space="0" w:color="auto"/>
        <w:right w:val="none" w:sz="0" w:space="0" w:color="auto"/>
      </w:divBdr>
    </w:div>
    <w:div w:id="230310281">
      <w:marLeft w:val="640"/>
      <w:marRight w:val="0"/>
      <w:marTop w:val="0"/>
      <w:marBottom w:val="0"/>
      <w:divBdr>
        <w:top w:val="none" w:sz="0" w:space="0" w:color="auto"/>
        <w:left w:val="none" w:sz="0" w:space="0" w:color="auto"/>
        <w:bottom w:val="none" w:sz="0" w:space="0" w:color="auto"/>
        <w:right w:val="none" w:sz="0" w:space="0" w:color="auto"/>
      </w:divBdr>
    </w:div>
    <w:div w:id="230388325">
      <w:marLeft w:val="640"/>
      <w:marRight w:val="0"/>
      <w:marTop w:val="0"/>
      <w:marBottom w:val="0"/>
      <w:divBdr>
        <w:top w:val="none" w:sz="0" w:space="0" w:color="auto"/>
        <w:left w:val="none" w:sz="0" w:space="0" w:color="auto"/>
        <w:bottom w:val="none" w:sz="0" w:space="0" w:color="auto"/>
        <w:right w:val="none" w:sz="0" w:space="0" w:color="auto"/>
      </w:divBdr>
    </w:div>
    <w:div w:id="230585901">
      <w:marLeft w:val="640"/>
      <w:marRight w:val="0"/>
      <w:marTop w:val="0"/>
      <w:marBottom w:val="0"/>
      <w:divBdr>
        <w:top w:val="none" w:sz="0" w:space="0" w:color="auto"/>
        <w:left w:val="none" w:sz="0" w:space="0" w:color="auto"/>
        <w:bottom w:val="none" w:sz="0" w:space="0" w:color="auto"/>
        <w:right w:val="none" w:sz="0" w:space="0" w:color="auto"/>
      </w:divBdr>
    </w:div>
    <w:div w:id="230653167">
      <w:marLeft w:val="640"/>
      <w:marRight w:val="0"/>
      <w:marTop w:val="0"/>
      <w:marBottom w:val="0"/>
      <w:divBdr>
        <w:top w:val="none" w:sz="0" w:space="0" w:color="auto"/>
        <w:left w:val="none" w:sz="0" w:space="0" w:color="auto"/>
        <w:bottom w:val="none" w:sz="0" w:space="0" w:color="auto"/>
        <w:right w:val="none" w:sz="0" w:space="0" w:color="auto"/>
      </w:divBdr>
    </w:div>
    <w:div w:id="230653539">
      <w:marLeft w:val="640"/>
      <w:marRight w:val="0"/>
      <w:marTop w:val="0"/>
      <w:marBottom w:val="0"/>
      <w:divBdr>
        <w:top w:val="none" w:sz="0" w:space="0" w:color="auto"/>
        <w:left w:val="none" w:sz="0" w:space="0" w:color="auto"/>
        <w:bottom w:val="none" w:sz="0" w:space="0" w:color="auto"/>
        <w:right w:val="none" w:sz="0" w:space="0" w:color="auto"/>
      </w:divBdr>
    </w:div>
    <w:div w:id="230821531">
      <w:marLeft w:val="640"/>
      <w:marRight w:val="0"/>
      <w:marTop w:val="0"/>
      <w:marBottom w:val="0"/>
      <w:divBdr>
        <w:top w:val="none" w:sz="0" w:space="0" w:color="auto"/>
        <w:left w:val="none" w:sz="0" w:space="0" w:color="auto"/>
        <w:bottom w:val="none" w:sz="0" w:space="0" w:color="auto"/>
        <w:right w:val="none" w:sz="0" w:space="0" w:color="auto"/>
      </w:divBdr>
    </w:div>
    <w:div w:id="230847065">
      <w:marLeft w:val="640"/>
      <w:marRight w:val="0"/>
      <w:marTop w:val="0"/>
      <w:marBottom w:val="0"/>
      <w:divBdr>
        <w:top w:val="none" w:sz="0" w:space="0" w:color="auto"/>
        <w:left w:val="none" w:sz="0" w:space="0" w:color="auto"/>
        <w:bottom w:val="none" w:sz="0" w:space="0" w:color="auto"/>
        <w:right w:val="none" w:sz="0" w:space="0" w:color="auto"/>
      </w:divBdr>
    </w:div>
    <w:div w:id="230891846">
      <w:marLeft w:val="640"/>
      <w:marRight w:val="0"/>
      <w:marTop w:val="0"/>
      <w:marBottom w:val="0"/>
      <w:divBdr>
        <w:top w:val="none" w:sz="0" w:space="0" w:color="auto"/>
        <w:left w:val="none" w:sz="0" w:space="0" w:color="auto"/>
        <w:bottom w:val="none" w:sz="0" w:space="0" w:color="auto"/>
        <w:right w:val="none" w:sz="0" w:space="0" w:color="auto"/>
      </w:divBdr>
    </w:div>
    <w:div w:id="230892590">
      <w:marLeft w:val="640"/>
      <w:marRight w:val="0"/>
      <w:marTop w:val="0"/>
      <w:marBottom w:val="0"/>
      <w:divBdr>
        <w:top w:val="none" w:sz="0" w:space="0" w:color="auto"/>
        <w:left w:val="none" w:sz="0" w:space="0" w:color="auto"/>
        <w:bottom w:val="none" w:sz="0" w:space="0" w:color="auto"/>
        <w:right w:val="none" w:sz="0" w:space="0" w:color="auto"/>
      </w:divBdr>
    </w:div>
    <w:div w:id="230967295">
      <w:marLeft w:val="640"/>
      <w:marRight w:val="0"/>
      <w:marTop w:val="0"/>
      <w:marBottom w:val="0"/>
      <w:divBdr>
        <w:top w:val="none" w:sz="0" w:space="0" w:color="auto"/>
        <w:left w:val="none" w:sz="0" w:space="0" w:color="auto"/>
        <w:bottom w:val="none" w:sz="0" w:space="0" w:color="auto"/>
        <w:right w:val="none" w:sz="0" w:space="0" w:color="auto"/>
      </w:divBdr>
    </w:div>
    <w:div w:id="231046264">
      <w:marLeft w:val="640"/>
      <w:marRight w:val="0"/>
      <w:marTop w:val="0"/>
      <w:marBottom w:val="0"/>
      <w:divBdr>
        <w:top w:val="none" w:sz="0" w:space="0" w:color="auto"/>
        <w:left w:val="none" w:sz="0" w:space="0" w:color="auto"/>
        <w:bottom w:val="none" w:sz="0" w:space="0" w:color="auto"/>
        <w:right w:val="none" w:sz="0" w:space="0" w:color="auto"/>
      </w:divBdr>
    </w:div>
    <w:div w:id="231156779">
      <w:marLeft w:val="640"/>
      <w:marRight w:val="0"/>
      <w:marTop w:val="0"/>
      <w:marBottom w:val="0"/>
      <w:divBdr>
        <w:top w:val="none" w:sz="0" w:space="0" w:color="auto"/>
        <w:left w:val="none" w:sz="0" w:space="0" w:color="auto"/>
        <w:bottom w:val="none" w:sz="0" w:space="0" w:color="auto"/>
        <w:right w:val="none" w:sz="0" w:space="0" w:color="auto"/>
      </w:divBdr>
    </w:div>
    <w:div w:id="231161593">
      <w:marLeft w:val="640"/>
      <w:marRight w:val="0"/>
      <w:marTop w:val="0"/>
      <w:marBottom w:val="0"/>
      <w:divBdr>
        <w:top w:val="none" w:sz="0" w:space="0" w:color="auto"/>
        <w:left w:val="none" w:sz="0" w:space="0" w:color="auto"/>
        <w:bottom w:val="none" w:sz="0" w:space="0" w:color="auto"/>
        <w:right w:val="none" w:sz="0" w:space="0" w:color="auto"/>
      </w:divBdr>
    </w:div>
    <w:div w:id="231308507">
      <w:marLeft w:val="640"/>
      <w:marRight w:val="0"/>
      <w:marTop w:val="0"/>
      <w:marBottom w:val="0"/>
      <w:divBdr>
        <w:top w:val="none" w:sz="0" w:space="0" w:color="auto"/>
        <w:left w:val="none" w:sz="0" w:space="0" w:color="auto"/>
        <w:bottom w:val="none" w:sz="0" w:space="0" w:color="auto"/>
        <w:right w:val="none" w:sz="0" w:space="0" w:color="auto"/>
      </w:divBdr>
    </w:div>
    <w:div w:id="231357449">
      <w:marLeft w:val="640"/>
      <w:marRight w:val="0"/>
      <w:marTop w:val="0"/>
      <w:marBottom w:val="0"/>
      <w:divBdr>
        <w:top w:val="none" w:sz="0" w:space="0" w:color="auto"/>
        <w:left w:val="none" w:sz="0" w:space="0" w:color="auto"/>
        <w:bottom w:val="none" w:sz="0" w:space="0" w:color="auto"/>
        <w:right w:val="none" w:sz="0" w:space="0" w:color="auto"/>
      </w:divBdr>
    </w:div>
    <w:div w:id="231426259">
      <w:marLeft w:val="640"/>
      <w:marRight w:val="0"/>
      <w:marTop w:val="0"/>
      <w:marBottom w:val="0"/>
      <w:divBdr>
        <w:top w:val="none" w:sz="0" w:space="0" w:color="auto"/>
        <w:left w:val="none" w:sz="0" w:space="0" w:color="auto"/>
        <w:bottom w:val="none" w:sz="0" w:space="0" w:color="auto"/>
        <w:right w:val="none" w:sz="0" w:space="0" w:color="auto"/>
      </w:divBdr>
    </w:div>
    <w:div w:id="231473591">
      <w:marLeft w:val="640"/>
      <w:marRight w:val="0"/>
      <w:marTop w:val="0"/>
      <w:marBottom w:val="0"/>
      <w:divBdr>
        <w:top w:val="none" w:sz="0" w:space="0" w:color="auto"/>
        <w:left w:val="none" w:sz="0" w:space="0" w:color="auto"/>
        <w:bottom w:val="none" w:sz="0" w:space="0" w:color="auto"/>
        <w:right w:val="none" w:sz="0" w:space="0" w:color="auto"/>
      </w:divBdr>
    </w:div>
    <w:div w:id="231473945">
      <w:marLeft w:val="640"/>
      <w:marRight w:val="0"/>
      <w:marTop w:val="0"/>
      <w:marBottom w:val="0"/>
      <w:divBdr>
        <w:top w:val="none" w:sz="0" w:space="0" w:color="auto"/>
        <w:left w:val="none" w:sz="0" w:space="0" w:color="auto"/>
        <w:bottom w:val="none" w:sz="0" w:space="0" w:color="auto"/>
        <w:right w:val="none" w:sz="0" w:space="0" w:color="auto"/>
      </w:divBdr>
    </w:div>
    <w:div w:id="231474960">
      <w:marLeft w:val="640"/>
      <w:marRight w:val="0"/>
      <w:marTop w:val="0"/>
      <w:marBottom w:val="0"/>
      <w:divBdr>
        <w:top w:val="none" w:sz="0" w:space="0" w:color="auto"/>
        <w:left w:val="none" w:sz="0" w:space="0" w:color="auto"/>
        <w:bottom w:val="none" w:sz="0" w:space="0" w:color="auto"/>
        <w:right w:val="none" w:sz="0" w:space="0" w:color="auto"/>
      </w:divBdr>
    </w:div>
    <w:div w:id="231475907">
      <w:marLeft w:val="640"/>
      <w:marRight w:val="0"/>
      <w:marTop w:val="0"/>
      <w:marBottom w:val="0"/>
      <w:divBdr>
        <w:top w:val="none" w:sz="0" w:space="0" w:color="auto"/>
        <w:left w:val="none" w:sz="0" w:space="0" w:color="auto"/>
        <w:bottom w:val="none" w:sz="0" w:space="0" w:color="auto"/>
        <w:right w:val="none" w:sz="0" w:space="0" w:color="auto"/>
      </w:divBdr>
    </w:div>
    <w:div w:id="231500644">
      <w:marLeft w:val="640"/>
      <w:marRight w:val="0"/>
      <w:marTop w:val="0"/>
      <w:marBottom w:val="0"/>
      <w:divBdr>
        <w:top w:val="none" w:sz="0" w:space="0" w:color="auto"/>
        <w:left w:val="none" w:sz="0" w:space="0" w:color="auto"/>
        <w:bottom w:val="none" w:sz="0" w:space="0" w:color="auto"/>
        <w:right w:val="none" w:sz="0" w:space="0" w:color="auto"/>
      </w:divBdr>
    </w:div>
    <w:div w:id="231621092">
      <w:marLeft w:val="640"/>
      <w:marRight w:val="0"/>
      <w:marTop w:val="0"/>
      <w:marBottom w:val="0"/>
      <w:divBdr>
        <w:top w:val="none" w:sz="0" w:space="0" w:color="auto"/>
        <w:left w:val="none" w:sz="0" w:space="0" w:color="auto"/>
        <w:bottom w:val="none" w:sz="0" w:space="0" w:color="auto"/>
        <w:right w:val="none" w:sz="0" w:space="0" w:color="auto"/>
      </w:divBdr>
    </w:div>
    <w:div w:id="231694830">
      <w:marLeft w:val="640"/>
      <w:marRight w:val="0"/>
      <w:marTop w:val="0"/>
      <w:marBottom w:val="0"/>
      <w:divBdr>
        <w:top w:val="none" w:sz="0" w:space="0" w:color="auto"/>
        <w:left w:val="none" w:sz="0" w:space="0" w:color="auto"/>
        <w:bottom w:val="none" w:sz="0" w:space="0" w:color="auto"/>
        <w:right w:val="none" w:sz="0" w:space="0" w:color="auto"/>
      </w:divBdr>
    </w:div>
    <w:div w:id="231744783">
      <w:marLeft w:val="640"/>
      <w:marRight w:val="0"/>
      <w:marTop w:val="0"/>
      <w:marBottom w:val="0"/>
      <w:divBdr>
        <w:top w:val="none" w:sz="0" w:space="0" w:color="auto"/>
        <w:left w:val="none" w:sz="0" w:space="0" w:color="auto"/>
        <w:bottom w:val="none" w:sz="0" w:space="0" w:color="auto"/>
        <w:right w:val="none" w:sz="0" w:space="0" w:color="auto"/>
      </w:divBdr>
    </w:div>
    <w:div w:id="231812786">
      <w:marLeft w:val="640"/>
      <w:marRight w:val="0"/>
      <w:marTop w:val="0"/>
      <w:marBottom w:val="0"/>
      <w:divBdr>
        <w:top w:val="none" w:sz="0" w:space="0" w:color="auto"/>
        <w:left w:val="none" w:sz="0" w:space="0" w:color="auto"/>
        <w:bottom w:val="none" w:sz="0" w:space="0" w:color="auto"/>
        <w:right w:val="none" w:sz="0" w:space="0" w:color="auto"/>
      </w:divBdr>
    </w:div>
    <w:div w:id="231893984">
      <w:marLeft w:val="640"/>
      <w:marRight w:val="0"/>
      <w:marTop w:val="0"/>
      <w:marBottom w:val="0"/>
      <w:divBdr>
        <w:top w:val="none" w:sz="0" w:space="0" w:color="auto"/>
        <w:left w:val="none" w:sz="0" w:space="0" w:color="auto"/>
        <w:bottom w:val="none" w:sz="0" w:space="0" w:color="auto"/>
        <w:right w:val="none" w:sz="0" w:space="0" w:color="auto"/>
      </w:divBdr>
    </w:div>
    <w:div w:id="231894047">
      <w:marLeft w:val="640"/>
      <w:marRight w:val="0"/>
      <w:marTop w:val="0"/>
      <w:marBottom w:val="0"/>
      <w:divBdr>
        <w:top w:val="none" w:sz="0" w:space="0" w:color="auto"/>
        <w:left w:val="none" w:sz="0" w:space="0" w:color="auto"/>
        <w:bottom w:val="none" w:sz="0" w:space="0" w:color="auto"/>
        <w:right w:val="none" w:sz="0" w:space="0" w:color="auto"/>
      </w:divBdr>
    </w:div>
    <w:div w:id="231932687">
      <w:marLeft w:val="640"/>
      <w:marRight w:val="0"/>
      <w:marTop w:val="0"/>
      <w:marBottom w:val="0"/>
      <w:divBdr>
        <w:top w:val="none" w:sz="0" w:space="0" w:color="auto"/>
        <w:left w:val="none" w:sz="0" w:space="0" w:color="auto"/>
        <w:bottom w:val="none" w:sz="0" w:space="0" w:color="auto"/>
        <w:right w:val="none" w:sz="0" w:space="0" w:color="auto"/>
      </w:divBdr>
    </w:div>
    <w:div w:id="231937920">
      <w:marLeft w:val="640"/>
      <w:marRight w:val="0"/>
      <w:marTop w:val="0"/>
      <w:marBottom w:val="0"/>
      <w:divBdr>
        <w:top w:val="none" w:sz="0" w:space="0" w:color="auto"/>
        <w:left w:val="none" w:sz="0" w:space="0" w:color="auto"/>
        <w:bottom w:val="none" w:sz="0" w:space="0" w:color="auto"/>
        <w:right w:val="none" w:sz="0" w:space="0" w:color="auto"/>
      </w:divBdr>
    </w:div>
    <w:div w:id="231963602">
      <w:marLeft w:val="640"/>
      <w:marRight w:val="0"/>
      <w:marTop w:val="0"/>
      <w:marBottom w:val="0"/>
      <w:divBdr>
        <w:top w:val="none" w:sz="0" w:space="0" w:color="auto"/>
        <w:left w:val="none" w:sz="0" w:space="0" w:color="auto"/>
        <w:bottom w:val="none" w:sz="0" w:space="0" w:color="auto"/>
        <w:right w:val="none" w:sz="0" w:space="0" w:color="auto"/>
      </w:divBdr>
    </w:div>
    <w:div w:id="232011104">
      <w:marLeft w:val="640"/>
      <w:marRight w:val="0"/>
      <w:marTop w:val="0"/>
      <w:marBottom w:val="0"/>
      <w:divBdr>
        <w:top w:val="none" w:sz="0" w:space="0" w:color="auto"/>
        <w:left w:val="none" w:sz="0" w:space="0" w:color="auto"/>
        <w:bottom w:val="none" w:sz="0" w:space="0" w:color="auto"/>
        <w:right w:val="none" w:sz="0" w:space="0" w:color="auto"/>
      </w:divBdr>
    </w:div>
    <w:div w:id="232013896">
      <w:marLeft w:val="480"/>
      <w:marRight w:val="0"/>
      <w:marTop w:val="0"/>
      <w:marBottom w:val="0"/>
      <w:divBdr>
        <w:top w:val="none" w:sz="0" w:space="0" w:color="auto"/>
        <w:left w:val="none" w:sz="0" w:space="0" w:color="auto"/>
        <w:bottom w:val="none" w:sz="0" w:space="0" w:color="auto"/>
        <w:right w:val="none" w:sz="0" w:space="0" w:color="auto"/>
      </w:divBdr>
    </w:div>
    <w:div w:id="232086000">
      <w:marLeft w:val="640"/>
      <w:marRight w:val="0"/>
      <w:marTop w:val="0"/>
      <w:marBottom w:val="0"/>
      <w:divBdr>
        <w:top w:val="none" w:sz="0" w:space="0" w:color="auto"/>
        <w:left w:val="none" w:sz="0" w:space="0" w:color="auto"/>
        <w:bottom w:val="none" w:sz="0" w:space="0" w:color="auto"/>
        <w:right w:val="none" w:sz="0" w:space="0" w:color="auto"/>
      </w:divBdr>
    </w:div>
    <w:div w:id="232087819">
      <w:marLeft w:val="640"/>
      <w:marRight w:val="0"/>
      <w:marTop w:val="0"/>
      <w:marBottom w:val="0"/>
      <w:divBdr>
        <w:top w:val="none" w:sz="0" w:space="0" w:color="auto"/>
        <w:left w:val="none" w:sz="0" w:space="0" w:color="auto"/>
        <w:bottom w:val="none" w:sz="0" w:space="0" w:color="auto"/>
        <w:right w:val="none" w:sz="0" w:space="0" w:color="auto"/>
      </w:divBdr>
    </w:div>
    <w:div w:id="232350668">
      <w:marLeft w:val="640"/>
      <w:marRight w:val="0"/>
      <w:marTop w:val="0"/>
      <w:marBottom w:val="0"/>
      <w:divBdr>
        <w:top w:val="none" w:sz="0" w:space="0" w:color="auto"/>
        <w:left w:val="none" w:sz="0" w:space="0" w:color="auto"/>
        <w:bottom w:val="none" w:sz="0" w:space="0" w:color="auto"/>
        <w:right w:val="none" w:sz="0" w:space="0" w:color="auto"/>
      </w:divBdr>
    </w:div>
    <w:div w:id="232395104">
      <w:marLeft w:val="640"/>
      <w:marRight w:val="0"/>
      <w:marTop w:val="0"/>
      <w:marBottom w:val="0"/>
      <w:divBdr>
        <w:top w:val="none" w:sz="0" w:space="0" w:color="auto"/>
        <w:left w:val="none" w:sz="0" w:space="0" w:color="auto"/>
        <w:bottom w:val="none" w:sz="0" w:space="0" w:color="auto"/>
        <w:right w:val="none" w:sz="0" w:space="0" w:color="auto"/>
      </w:divBdr>
    </w:div>
    <w:div w:id="232400609">
      <w:marLeft w:val="640"/>
      <w:marRight w:val="0"/>
      <w:marTop w:val="0"/>
      <w:marBottom w:val="0"/>
      <w:divBdr>
        <w:top w:val="none" w:sz="0" w:space="0" w:color="auto"/>
        <w:left w:val="none" w:sz="0" w:space="0" w:color="auto"/>
        <w:bottom w:val="none" w:sz="0" w:space="0" w:color="auto"/>
        <w:right w:val="none" w:sz="0" w:space="0" w:color="auto"/>
      </w:divBdr>
    </w:div>
    <w:div w:id="232475682">
      <w:marLeft w:val="640"/>
      <w:marRight w:val="0"/>
      <w:marTop w:val="0"/>
      <w:marBottom w:val="0"/>
      <w:divBdr>
        <w:top w:val="none" w:sz="0" w:space="0" w:color="auto"/>
        <w:left w:val="none" w:sz="0" w:space="0" w:color="auto"/>
        <w:bottom w:val="none" w:sz="0" w:space="0" w:color="auto"/>
        <w:right w:val="none" w:sz="0" w:space="0" w:color="auto"/>
      </w:divBdr>
    </w:div>
    <w:div w:id="232549170">
      <w:marLeft w:val="640"/>
      <w:marRight w:val="0"/>
      <w:marTop w:val="0"/>
      <w:marBottom w:val="0"/>
      <w:divBdr>
        <w:top w:val="none" w:sz="0" w:space="0" w:color="auto"/>
        <w:left w:val="none" w:sz="0" w:space="0" w:color="auto"/>
        <w:bottom w:val="none" w:sz="0" w:space="0" w:color="auto"/>
        <w:right w:val="none" w:sz="0" w:space="0" w:color="auto"/>
      </w:divBdr>
    </w:div>
    <w:div w:id="232551615">
      <w:marLeft w:val="640"/>
      <w:marRight w:val="0"/>
      <w:marTop w:val="0"/>
      <w:marBottom w:val="0"/>
      <w:divBdr>
        <w:top w:val="none" w:sz="0" w:space="0" w:color="auto"/>
        <w:left w:val="none" w:sz="0" w:space="0" w:color="auto"/>
        <w:bottom w:val="none" w:sz="0" w:space="0" w:color="auto"/>
        <w:right w:val="none" w:sz="0" w:space="0" w:color="auto"/>
      </w:divBdr>
    </w:div>
    <w:div w:id="232589040">
      <w:marLeft w:val="640"/>
      <w:marRight w:val="0"/>
      <w:marTop w:val="0"/>
      <w:marBottom w:val="0"/>
      <w:divBdr>
        <w:top w:val="none" w:sz="0" w:space="0" w:color="auto"/>
        <w:left w:val="none" w:sz="0" w:space="0" w:color="auto"/>
        <w:bottom w:val="none" w:sz="0" w:space="0" w:color="auto"/>
        <w:right w:val="none" w:sz="0" w:space="0" w:color="auto"/>
      </w:divBdr>
    </w:div>
    <w:div w:id="232661847">
      <w:marLeft w:val="640"/>
      <w:marRight w:val="0"/>
      <w:marTop w:val="0"/>
      <w:marBottom w:val="0"/>
      <w:divBdr>
        <w:top w:val="none" w:sz="0" w:space="0" w:color="auto"/>
        <w:left w:val="none" w:sz="0" w:space="0" w:color="auto"/>
        <w:bottom w:val="none" w:sz="0" w:space="0" w:color="auto"/>
        <w:right w:val="none" w:sz="0" w:space="0" w:color="auto"/>
      </w:divBdr>
    </w:div>
    <w:div w:id="232737291">
      <w:marLeft w:val="640"/>
      <w:marRight w:val="0"/>
      <w:marTop w:val="0"/>
      <w:marBottom w:val="0"/>
      <w:divBdr>
        <w:top w:val="none" w:sz="0" w:space="0" w:color="auto"/>
        <w:left w:val="none" w:sz="0" w:space="0" w:color="auto"/>
        <w:bottom w:val="none" w:sz="0" w:space="0" w:color="auto"/>
        <w:right w:val="none" w:sz="0" w:space="0" w:color="auto"/>
      </w:divBdr>
    </w:div>
    <w:div w:id="232738207">
      <w:marLeft w:val="640"/>
      <w:marRight w:val="0"/>
      <w:marTop w:val="0"/>
      <w:marBottom w:val="0"/>
      <w:divBdr>
        <w:top w:val="none" w:sz="0" w:space="0" w:color="auto"/>
        <w:left w:val="none" w:sz="0" w:space="0" w:color="auto"/>
        <w:bottom w:val="none" w:sz="0" w:space="0" w:color="auto"/>
        <w:right w:val="none" w:sz="0" w:space="0" w:color="auto"/>
      </w:divBdr>
    </w:div>
    <w:div w:id="232853724">
      <w:marLeft w:val="640"/>
      <w:marRight w:val="0"/>
      <w:marTop w:val="0"/>
      <w:marBottom w:val="0"/>
      <w:divBdr>
        <w:top w:val="none" w:sz="0" w:space="0" w:color="auto"/>
        <w:left w:val="none" w:sz="0" w:space="0" w:color="auto"/>
        <w:bottom w:val="none" w:sz="0" w:space="0" w:color="auto"/>
        <w:right w:val="none" w:sz="0" w:space="0" w:color="auto"/>
      </w:divBdr>
    </w:div>
    <w:div w:id="232937089">
      <w:marLeft w:val="640"/>
      <w:marRight w:val="0"/>
      <w:marTop w:val="0"/>
      <w:marBottom w:val="0"/>
      <w:divBdr>
        <w:top w:val="none" w:sz="0" w:space="0" w:color="auto"/>
        <w:left w:val="none" w:sz="0" w:space="0" w:color="auto"/>
        <w:bottom w:val="none" w:sz="0" w:space="0" w:color="auto"/>
        <w:right w:val="none" w:sz="0" w:space="0" w:color="auto"/>
      </w:divBdr>
    </w:div>
    <w:div w:id="233010849">
      <w:marLeft w:val="640"/>
      <w:marRight w:val="0"/>
      <w:marTop w:val="0"/>
      <w:marBottom w:val="0"/>
      <w:divBdr>
        <w:top w:val="none" w:sz="0" w:space="0" w:color="auto"/>
        <w:left w:val="none" w:sz="0" w:space="0" w:color="auto"/>
        <w:bottom w:val="none" w:sz="0" w:space="0" w:color="auto"/>
        <w:right w:val="none" w:sz="0" w:space="0" w:color="auto"/>
      </w:divBdr>
    </w:div>
    <w:div w:id="233051683">
      <w:marLeft w:val="640"/>
      <w:marRight w:val="0"/>
      <w:marTop w:val="0"/>
      <w:marBottom w:val="0"/>
      <w:divBdr>
        <w:top w:val="none" w:sz="0" w:space="0" w:color="auto"/>
        <w:left w:val="none" w:sz="0" w:space="0" w:color="auto"/>
        <w:bottom w:val="none" w:sz="0" w:space="0" w:color="auto"/>
        <w:right w:val="none" w:sz="0" w:space="0" w:color="auto"/>
      </w:divBdr>
    </w:div>
    <w:div w:id="233052630">
      <w:marLeft w:val="640"/>
      <w:marRight w:val="0"/>
      <w:marTop w:val="0"/>
      <w:marBottom w:val="0"/>
      <w:divBdr>
        <w:top w:val="none" w:sz="0" w:space="0" w:color="auto"/>
        <w:left w:val="none" w:sz="0" w:space="0" w:color="auto"/>
        <w:bottom w:val="none" w:sz="0" w:space="0" w:color="auto"/>
        <w:right w:val="none" w:sz="0" w:space="0" w:color="auto"/>
      </w:divBdr>
    </w:div>
    <w:div w:id="233197875">
      <w:marLeft w:val="640"/>
      <w:marRight w:val="0"/>
      <w:marTop w:val="0"/>
      <w:marBottom w:val="0"/>
      <w:divBdr>
        <w:top w:val="none" w:sz="0" w:space="0" w:color="auto"/>
        <w:left w:val="none" w:sz="0" w:space="0" w:color="auto"/>
        <w:bottom w:val="none" w:sz="0" w:space="0" w:color="auto"/>
        <w:right w:val="none" w:sz="0" w:space="0" w:color="auto"/>
      </w:divBdr>
    </w:div>
    <w:div w:id="233316795">
      <w:marLeft w:val="640"/>
      <w:marRight w:val="0"/>
      <w:marTop w:val="0"/>
      <w:marBottom w:val="0"/>
      <w:divBdr>
        <w:top w:val="none" w:sz="0" w:space="0" w:color="auto"/>
        <w:left w:val="none" w:sz="0" w:space="0" w:color="auto"/>
        <w:bottom w:val="none" w:sz="0" w:space="0" w:color="auto"/>
        <w:right w:val="none" w:sz="0" w:space="0" w:color="auto"/>
      </w:divBdr>
    </w:div>
    <w:div w:id="233321133">
      <w:marLeft w:val="640"/>
      <w:marRight w:val="0"/>
      <w:marTop w:val="0"/>
      <w:marBottom w:val="0"/>
      <w:divBdr>
        <w:top w:val="none" w:sz="0" w:space="0" w:color="auto"/>
        <w:left w:val="none" w:sz="0" w:space="0" w:color="auto"/>
        <w:bottom w:val="none" w:sz="0" w:space="0" w:color="auto"/>
        <w:right w:val="none" w:sz="0" w:space="0" w:color="auto"/>
      </w:divBdr>
    </w:div>
    <w:div w:id="233323389">
      <w:marLeft w:val="640"/>
      <w:marRight w:val="0"/>
      <w:marTop w:val="0"/>
      <w:marBottom w:val="0"/>
      <w:divBdr>
        <w:top w:val="none" w:sz="0" w:space="0" w:color="auto"/>
        <w:left w:val="none" w:sz="0" w:space="0" w:color="auto"/>
        <w:bottom w:val="none" w:sz="0" w:space="0" w:color="auto"/>
        <w:right w:val="none" w:sz="0" w:space="0" w:color="auto"/>
      </w:divBdr>
    </w:div>
    <w:div w:id="233395640">
      <w:marLeft w:val="640"/>
      <w:marRight w:val="0"/>
      <w:marTop w:val="0"/>
      <w:marBottom w:val="0"/>
      <w:divBdr>
        <w:top w:val="none" w:sz="0" w:space="0" w:color="auto"/>
        <w:left w:val="none" w:sz="0" w:space="0" w:color="auto"/>
        <w:bottom w:val="none" w:sz="0" w:space="0" w:color="auto"/>
        <w:right w:val="none" w:sz="0" w:space="0" w:color="auto"/>
      </w:divBdr>
    </w:div>
    <w:div w:id="233398218">
      <w:marLeft w:val="640"/>
      <w:marRight w:val="0"/>
      <w:marTop w:val="0"/>
      <w:marBottom w:val="0"/>
      <w:divBdr>
        <w:top w:val="none" w:sz="0" w:space="0" w:color="auto"/>
        <w:left w:val="none" w:sz="0" w:space="0" w:color="auto"/>
        <w:bottom w:val="none" w:sz="0" w:space="0" w:color="auto"/>
        <w:right w:val="none" w:sz="0" w:space="0" w:color="auto"/>
      </w:divBdr>
    </w:div>
    <w:div w:id="233469651">
      <w:marLeft w:val="640"/>
      <w:marRight w:val="0"/>
      <w:marTop w:val="0"/>
      <w:marBottom w:val="0"/>
      <w:divBdr>
        <w:top w:val="none" w:sz="0" w:space="0" w:color="auto"/>
        <w:left w:val="none" w:sz="0" w:space="0" w:color="auto"/>
        <w:bottom w:val="none" w:sz="0" w:space="0" w:color="auto"/>
        <w:right w:val="none" w:sz="0" w:space="0" w:color="auto"/>
      </w:divBdr>
    </w:div>
    <w:div w:id="233509160">
      <w:marLeft w:val="640"/>
      <w:marRight w:val="0"/>
      <w:marTop w:val="0"/>
      <w:marBottom w:val="0"/>
      <w:divBdr>
        <w:top w:val="none" w:sz="0" w:space="0" w:color="auto"/>
        <w:left w:val="none" w:sz="0" w:space="0" w:color="auto"/>
        <w:bottom w:val="none" w:sz="0" w:space="0" w:color="auto"/>
        <w:right w:val="none" w:sz="0" w:space="0" w:color="auto"/>
      </w:divBdr>
    </w:div>
    <w:div w:id="233509943">
      <w:marLeft w:val="640"/>
      <w:marRight w:val="0"/>
      <w:marTop w:val="0"/>
      <w:marBottom w:val="0"/>
      <w:divBdr>
        <w:top w:val="none" w:sz="0" w:space="0" w:color="auto"/>
        <w:left w:val="none" w:sz="0" w:space="0" w:color="auto"/>
        <w:bottom w:val="none" w:sz="0" w:space="0" w:color="auto"/>
        <w:right w:val="none" w:sz="0" w:space="0" w:color="auto"/>
      </w:divBdr>
    </w:div>
    <w:div w:id="233584331">
      <w:marLeft w:val="640"/>
      <w:marRight w:val="0"/>
      <w:marTop w:val="0"/>
      <w:marBottom w:val="0"/>
      <w:divBdr>
        <w:top w:val="none" w:sz="0" w:space="0" w:color="auto"/>
        <w:left w:val="none" w:sz="0" w:space="0" w:color="auto"/>
        <w:bottom w:val="none" w:sz="0" w:space="0" w:color="auto"/>
        <w:right w:val="none" w:sz="0" w:space="0" w:color="auto"/>
      </w:divBdr>
    </w:div>
    <w:div w:id="233584473">
      <w:marLeft w:val="640"/>
      <w:marRight w:val="0"/>
      <w:marTop w:val="0"/>
      <w:marBottom w:val="0"/>
      <w:divBdr>
        <w:top w:val="none" w:sz="0" w:space="0" w:color="auto"/>
        <w:left w:val="none" w:sz="0" w:space="0" w:color="auto"/>
        <w:bottom w:val="none" w:sz="0" w:space="0" w:color="auto"/>
        <w:right w:val="none" w:sz="0" w:space="0" w:color="auto"/>
      </w:divBdr>
    </w:div>
    <w:div w:id="233589000">
      <w:marLeft w:val="640"/>
      <w:marRight w:val="0"/>
      <w:marTop w:val="0"/>
      <w:marBottom w:val="0"/>
      <w:divBdr>
        <w:top w:val="none" w:sz="0" w:space="0" w:color="auto"/>
        <w:left w:val="none" w:sz="0" w:space="0" w:color="auto"/>
        <w:bottom w:val="none" w:sz="0" w:space="0" w:color="auto"/>
        <w:right w:val="none" w:sz="0" w:space="0" w:color="auto"/>
      </w:divBdr>
    </w:div>
    <w:div w:id="233707747">
      <w:marLeft w:val="640"/>
      <w:marRight w:val="0"/>
      <w:marTop w:val="0"/>
      <w:marBottom w:val="0"/>
      <w:divBdr>
        <w:top w:val="none" w:sz="0" w:space="0" w:color="auto"/>
        <w:left w:val="none" w:sz="0" w:space="0" w:color="auto"/>
        <w:bottom w:val="none" w:sz="0" w:space="0" w:color="auto"/>
        <w:right w:val="none" w:sz="0" w:space="0" w:color="auto"/>
      </w:divBdr>
    </w:div>
    <w:div w:id="233781303">
      <w:marLeft w:val="640"/>
      <w:marRight w:val="0"/>
      <w:marTop w:val="0"/>
      <w:marBottom w:val="0"/>
      <w:divBdr>
        <w:top w:val="none" w:sz="0" w:space="0" w:color="auto"/>
        <w:left w:val="none" w:sz="0" w:space="0" w:color="auto"/>
        <w:bottom w:val="none" w:sz="0" w:space="0" w:color="auto"/>
        <w:right w:val="none" w:sz="0" w:space="0" w:color="auto"/>
      </w:divBdr>
    </w:div>
    <w:div w:id="233859646">
      <w:marLeft w:val="640"/>
      <w:marRight w:val="0"/>
      <w:marTop w:val="0"/>
      <w:marBottom w:val="0"/>
      <w:divBdr>
        <w:top w:val="none" w:sz="0" w:space="0" w:color="auto"/>
        <w:left w:val="none" w:sz="0" w:space="0" w:color="auto"/>
        <w:bottom w:val="none" w:sz="0" w:space="0" w:color="auto"/>
        <w:right w:val="none" w:sz="0" w:space="0" w:color="auto"/>
      </w:divBdr>
    </w:div>
    <w:div w:id="233862324">
      <w:marLeft w:val="640"/>
      <w:marRight w:val="0"/>
      <w:marTop w:val="0"/>
      <w:marBottom w:val="0"/>
      <w:divBdr>
        <w:top w:val="none" w:sz="0" w:space="0" w:color="auto"/>
        <w:left w:val="none" w:sz="0" w:space="0" w:color="auto"/>
        <w:bottom w:val="none" w:sz="0" w:space="0" w:color="auto"/>
        <w:right w:val="none" w:sz="0" w:space="0" w:color="auto"/>
      </w:divBdr>
    </w:div>
    <w:div w:id="233903385">
      <w:marLeft w:val="640"/>
      <w:marRight w:val="0"/>
      <w:marTop w:val="0"/>
      <w:marBottom w:val="0"/>
      <w:divBdr>
        <w:top w:val="none" w:sz="0" w:space="0" w:color="auto"/>
        <w:left w:val="none" w:sz="0" w:space="0" w:color="auto"/>
        <w:bottom w:val="none" w:sz="0" w:space="0" w:color="auto"/>
        <w:right w:val="none" w:sz="0" w:space="0" w:color="auto"/>
      </w:divBdr>
    </w:div>
    <w:div w:id="233928689">
      <w:marLeft w:val="640"/>
      <w:marRight w:val="0"/>
      <w:marTop w:val="0"/>
      <w:marBottom w:val="0"/>
      <w:divBdr>
        <w:top w:val="none" w:sz="0" w:space="0" w:color="auto"/>
        <w:left w:val="none" w:sz="0" w:space="0" w:color="auto"/>
        <w:bottom w:val="none" w:sz="0" w:space="0" w:color="auto"/>
        <w:right w:val="none" w:sz="0" w:space="0" w:color="auto"/>
      </w:divBdr>
    </w:div>
    <w:div w:id="233977341">
      <w:marLeft w:val="640"/>
      <w:marRight w:val="0"/>
      <w:marTop w:val="0"/>
      <w:marBottom w:val="0"/>
      <w:divBdr>
        <w:top w:val="none" w:sz="0" w:space="0" w:color="auto"/>
        <w:left w:val="none" w:sz="0" w:space="0" w:color="auto"/>
        <w:bottom w:val="none" w:sz="0" w:space="0" w:color="auto"/>
        <w:right w:val="none" w:sz="0" w:space="0" w:color="auto"/>
      </w:divBdr>
    </w:div>
    <w:div w:id="234122873">
      <w:marLeft w:val="640"/>
      <w:marRight w:val="0"/>
      <w:marTop w:val="0"/>
      <w:marBottom w:val="0"/>
      <w:divBdr>
        <w:top w:val="none" w:sz="0" w:space="0" w:color="auto"/>
        <w:left w:val="none" w:sz="0" w:space="0" w:color="auto"/>
        <w:bottom w:val="none" w:sz="0" w:space="0" w:color="auto"/>
        <w:right w:val="none" w:sz="0" w:space="0" w:color="auto"/>
      </w:divBdr>
    </w:div>
    <w:div w:id="234164706">
      <w:marLeft w:val="640"/>
      <w:marRight w:val="0"/>
      <w:marTop w:val="0"/>
      <w:marBottom w:val="0"/>
      <w:divBdr>
        <w:top w:val="none" w:sz="0" w:space="0" w:color="auto"/>
        <w:left w:val="none" w:sz="0" w:space="0" w:color="auto"/>
        <w:bottom w:val="none" w:sz="0" w:space="0" w:color="auto"/>
        <w:right w:val="none" w:sz="0" w:space="0" w:color="auto"/>
      </w:divBdr>
    </w:div>
    <w:div w:id="234173432">
      <w:marLeft w:val="640"/>
      <w:marRight w:val="0"/>
      <w:marTop w:val="0"/>
      <w:marBottom w:val="0"/>
      <w:divBdr>
        <w:top w:val="none" w:sz="0" w:space="0" w:color="auto"/>
        <w:left w:val="none" w:sz="0" w:space="0" w:color="auto"/>
        <w:bottom w:val="none" w:sz="0" w:space="0" w:color="auto"/>
        <w:right w:val="none" w:sz="0" w:space="0" w:color="auto"/>
      </w:divBdr>
    </w:div>
    <w:div w:id="234359201">
      <w:marLeft w:val="640"/>
      <w:marRight w:val="0"/>
      <w:marTop w:val="0"/>
      <w:marBottom w:val="0"/>
      <w:divBdr>
        <w:top w:val="none" w:sz="0" w:space="0" w:color="auto"/>
        <w:left w:val="none" w:sz="0" w:space="0" w:color="auto"/>
        <w:bottom w:val="none" w:sz="0" w:space="0" w:color="auto"/>
        <w:right w:val="none" w:sz="0" w:space="0" w:color="auto"/>
      </w:divBdr>
    </w:div>
    <w:div w:id="234362101">
      <w:marLeft w:val="640"/>
      <w:marRight w:val="0"/>
      <w:marTop w:val="0"/>
      <w:marBottom w:val="0"/>
      <w:divBdr>
        <w:top w:val="none" w:sz="0" w:space="0" w:color="auto"/>
        <w:left w:val="none" w:sz="0" w:space="0" w:color="auto"/>
        <w:bottom w:val="none" w:sz="0" w:space="0" w:color="auto"/>
        <w:right w:val="none" w:sz="0" w:space="0" w:color="auto"/>
      </w:divBdr>
    </w:div>
    <w:div w:id="234364673">
      <w:marLeft w:val="640"/>
      <w:marRight w:val="0"/>
      <w:marTop w:val="0"/>
      <w:marBottom w:val="0"/>
      <w:divBdr>
        <w:top w:val="none" w:sz="0" w:space="0" w:color="auto"/>
        <w:left w:val="none" w:sz="0" w:space="0" w:color="auto"/>
        <w:bottom w:val="none" w:sz="0" w:space="0" w:color="auto"/>
        <w:right w:val="none" w:sz="0" w:space="0" w:color="auto"/>
      </w:divBdr>
    </w:div>
    <w:div w:id="234438313">
      <w:marLeft w:val="640"/>
      <w:marRight w:val="0"/>
      <w:marTop w:val="0"/>
      <w:marBottom w:val="0"/>
      <w:divBdr>
        <w:top w:val="none" w:sz="0" w:space="0" w:color="auto"/>
        <w:left w:val="none" w:sz="0" w:space="0" w:color="auto"/>
        <w:bottom w:val="none" w:sz="0" w:space="0" w:color="auto"/>
        <w:right w:val="none" w:sz="0" w:space="0" w:color="auto"/>
      </w:divBdr>
    </w:div>
    <w:div w:id="234707594">
      <w:marLeft w:val="640"/>
      <w:marRight w:val="0"/>
      <w:marTop w:val="0"/>
      <w:marBottom w:val="0"/>
      <w:divBdr>
        <w:top w:val="none" w:sz="0" w:space="0" w:color="auto"/>
        <w:left w:val="none" w:sz="0" w:space="0" w:color="auto"/>
        <w:bottom w:val="none" w:sz="0" w:space="0" w:color="auto"/>
        <w:right w:val="none" w:sz="0" w:space="0" w:color="auto"/>
      </w:divBdr>
    </w:div>
    <w:div w:id="234709160">
      <w:marLeft w:val="640"/>
      <w:marRight w:val="0"/>
      <w:marTop w:val="0"/>
      <w:marBottom w:val="0"/>
      <w:divBdr>
        <w:top w:val="none" w:sz="0" w:space="0" w:color="auto"/>
        <w:left w:val="none" w:sz="0" w:space="0" w:color="auto"/>
        <w:bottom w:val="none" w:sz="0" w:space="0" w:color="auto"/>
        <w:right w:val="none" w:sz="0" w:space="0" w:color="auto"/>
      </w:divBdr>
    </w:div>
    <w:div w:id="234779235">
      <w:marLeft w:val="640"/>
      <w:marRight w:val="0"/>
      <w:marTop w:val="0"/>
      <w:marBottom w:val="0"/>
      <w:divBdr>
        <w:top w:val="none" w:sz="0" w:space="0" w:color="auto"/>
        <w:left w:val="none" w:sz="0" w:space="0" w:color="auto"/>
        <w:bottom w:val="none" w:sz="0" w:space="0" w:color="auto"/>
        <w:right w:val="none" w:sz="0" w:space="0" w:color="auto"/>
      </w:divBdr>
    </w:div>
    <w:div w:id="234821952">
      <w:marLeft w:val="640"/>
      <w:marRight w:val="0"/>
      <w:marTop w:val="0"/>
      <w:marBottom w:val="0"/>
      <w:divBdr>
        <w:top w:val="none" w:sz="0" w:space="0" w:color="auto"/>
        <w:left w:val="none" w:sz="0" w:space="0" w:color="auto"/>
        <w:bottom w:val="none" w:sz="0" w:space="0" w:color="auto"/>
        <w:right w:val="none" w:sz="0" w:space="0" w:color="auto"/>
      </w:divBdr>
    </w:div>
    <w:div w:id="234970295">
      <w:marLeft w:val="640"/>
      <w:marRight w:val="0"/>
      <w:marTop w:val="0"/>
      <w:marBottom w:val="0"/>
      <w:divBdr>
        <w:top w:val="none" w:sz="0" w:space="0" w:color="auto"/>
        <w:left w:val="none" w:sz="0" w:space="0" w:color="auto"/>
        <w:bottom w:val="none" w:sz="0" w:space="0" w:color="auto"/>
        <w:right w:val="none" w:sz="0" w:space="0" w:color="auto"/>
      </w:divBdr>
    </w:div>
    <w:div w:id="234974582">
      <w:marLeft w:val="640"/>
      <w:marRight w:val="0"/>
      <w:marTop w:val="0"/>
      <w:marBottom w:val="0"/>
      <w:divBdr>
        <w:top w:val="none" w:sz="0" w:space="0" w:color="auto"/>
        <w:left w:val="none" w:sz="0" w:space="0" w:color="auto"/>
        <w:bottom w:val="none" w:sz="0" w:space="0" w:color="auto"/>
        <w:right w:val="none" w:sz="0" w:space="0" w:color="auto"/>
      </w:divBdr>
    </w:div>
    <w:div w:id="235283738">
      <w:marLeft w:val="640"/>
      <w:marRight w:val="0"/>
      <w:marTop w:val="0"/>
      <w:marBottom w:val="0"/>
      <w:divBdr>
        <w:top w:val="none" w:sz="0" w:space="0" w:color="auto"/>
        <w:left w:val="none" w:sz="0" w:space="0" w:color="auto"/>
        <w:bottom w:val="none" w:sz="0" w:space="0" w:color="auto"/>
        <w:right w:val="none" w:sz="0" w:space="0" w:color="auto"/>
      </w:divBdr>
    </w:div>
    <w:div w:id="235284246">
      <w:marLeft w:val="640"/>
      <w:marRight w:val="0"/>
      <w:marTop w:val="0"/>
      <w:marBottom w:val="0"/>
      <w:divBdr>
        <w:top w:val="none" w:sz="0" w:space="0" w:color="auto"/>
        <w:left w:val="none" w:sz="0" w:space="0" w:color="auto"/>
        <w:bottom w:val="none" w:sz="0" w:space="0" w:color="auto"/>
        <w:right w:val="none" w:sz="0" w:space="0" w:color="auto"/>
      </w:divBdr>
    </w:div>
    <w:div w:id="235432666">
      <w:marLeft w:val="640"/>
      <w:marRight w:val="0"/>
      <w:marTop w:val="0"/>
      <w:marBottom w:val="0"/>
      <w:divBdr>
        <w:top w:val="none" w:sz="0" w:space="0" w:color="auto"/>
        <w:left w:val="none" w:sz="0" w:space="0" w:color="auto"/>
        <w:bottom w:val="none" w:sz="0" w:space="0" w:color="auto"/>
        <w:right w:val="none" w:sz="0" w:space="0" w:color="auto"/>
      </w:divBdr>
    </w:div>
    <w:div w:id="235434546">
      <w:marLeft w:val="640"/>
      <w:marRight w:val="0"/>
      <w:marTop w:val="0"/>
      <w:marBottom w:val="0"/>
      <w:divBdr>
        <w:top w:val="none" w:sz="0" w:space="0" w:color="auto"/>
        <w:left w:val="none" w:sz="0" w:space="0" w:color="auto"/>
        <w:bottom w:val="none" w:sz="0" w:space="0" w:color="auto"/>
        <w:right w:val="none" w:sz="0" w:space="0" w:color="auto"/>
      </w:divBdr>
    </w:div>
    <w:div w:id="235553870">
      <w:marLeft w:val="640"/>
      <w:marRight w:val="0"/>
      <w:marTop w:val="0"/>
      <w:marBottom w:val="0"/>
      <w:divBdr>
        <w:top w:val="none" w:sz="0" w:space="0" w:color="auto"/>
        <w:left w:val="none" w:sz="0" w:space="0" w:color="auto"/>
        <w:bottom w:val="none" w:sz="0" w:space="0" w:color="auto"/>
        <w:right w:val="none" w:sz="0" w:space="0" w:color="auto"/>
      </w:divBdr>
    </w:div>
    <w:div w:id="235628316">
      <w:marLeft w:val="640"/>
      <w:marRight w:val="0"/>
      <w:marTop w:val="0"/>
      <w:marBottom w:val="0"/>
      <w:divBdr>
        <w:top w:val="none" w:sz="0" w:space="0" w:color="auto"/>
        <w:left w:val="none" w:sz="0" w:space="0" w:color="auto"/>
        <w:bottom w:val="none" w:sz="0" w:space="0" w:color="auto"/>
        <w:right w:val="none" w:sz="0" w:space="0" w:color="auto"/>
      </w:divBdr>
    </w:div>
    <w:div w:id="235669163">
      <w:marLeft w:val="640"/>
      <w:marRight w:val="0"/>
      <w:marTop w:val="0"/>
      <w:marBottom w:val="0"/>
      <w:divBdr>
        <w:top w:val="none" w:sz="0" w:space="0" w:color="auto"/>
        <w:left w:val="none" w:sz="0" w:space="0" w:color="auto"/>
        <w:bottom w:val="none" w:sz="0" w:space="0" w:color="auto"/>
        <w:right w:val="none" w:sz="0" w:space="0" w:color="auto"/>
      </w:divBdr>
    </w:div>
    <w:div w:id="235753020">
      <w:marLeft w:val="640"/>
      <w:marRight w:val="0"/>
      <w:marTop w:val="0"/>
      <w:marBottom w:val="0"/>
      <w:divBdr>
        <w:top w:val="none" w:sz="0" w:space="0" w:color="auto"/>
        <w:left w:val="none" w:sz="0" w:space="0" w:color="auto"/>
        <w:bottom w:val="none" w:sz="0" w:space="0" w:color="auto"/>
        <w:right w:val="none" w:sz="0" w:space="0" w:color="auto"/>
      </w:divBdr>
    </w:div>
    <w:div w:id="235818908">
      <w:marLeft w:val="640"/>
      <w:marRight w:val="0"/>
      <w:marTop w:val="0"/>
      <w:marBottom w:val="0"/>
      <w:divBdr>
        <w:top w:val="none" w:sz="0" w:space="0" w:color="auto"/>
        <w:left w:val="none" w:sz="0" w:space="0" w:color="auto"/>
        <w:bottom w:val="none" w:sz="0" w:space="0" w:color="auto"/>
        <w:right w:val="none" w:sz="0" w:space="0" w:color="auto"/>
      </w:divBdr>
    </w:div>
    <w:div w:id="235819751">
      <w:marLeft w:val="640"/>
      <w:marRight w:val="0"/>
      <w:marTop w:val="0"/>
      <w:marBottom w:val="0"/>
      <w:divBdr>
        <w:top w:val="none" w:sz="0" w:space="0" w:color="auto"/>
        <w:left w:val="none" w:sz="0" w:space="0" w:color="auto"/>
        <w:bottom w:val="none" w:sz="0" w:space="0" w:color="auto"/>
        <w:right w:val="none" w:sz="0" w:space="0" w:color="auto"/>
      </w:divBdr>
    </w:div>
    <w:div w:id="235824969">
      <w:marLeft w:val="640"/>
      <w:marRight w:val="0"/>
      <w:marTop w:val="0"/>
      <w:marBottom w:val="0"/>
      <w:divBdr>
        <w:top w:val="none" w:sz="0" w:space="0" w:color="auto"/>
        <w:left w:val="none" w:sz="0" w:space="0" w:color="auto"/>
        <w:bottom w:val="none" w:sz="0" w:space="0" w:color="auto"/>
        <w:right w:val="none" w:sz="0" w:space="0" w:color="auto"/>
      </w:divBdr>
    </w:div>
    <w:div w:id="235866906">
      <w:marLeft w:val="640"/>
      <w:marRight w:val="0"/>
      <w:marTop w:val="0"/>
      <w:marBottom w:val="0"/>
      <w:divBdr>
        <w:top w:val="none" w:sz="0" w:space="0" w:color="auto"/>
        <w:left w:val="none" w:sz="0" w:space="0" w:color="auto"/>
        <w:bottom w:val="none" w:sz="0" w:space="0" w:color="auto"/>
        <w:right w:val="none" w:sz="0" w:space="0" w:color="auto"/>
      </w:divBdr>
    </w:div>
    <w:div w:id="235895907">
      <w:marLeft w:val="640"/>
      <w:marRight w:val="0"/>
      <w:marTop w:val="0"/>
      <w:marBottom w:val="0"/>
      <w:divBdr>
        <w:top w:val="none" w:sz="0" w:space="0" w:color="auto"/>
        <w:left w:val="none" w:sz="0" w:space="0" w:color="auto"/>
        <w:bottom w:val="none" w:sz="0" w:space="0" w:color="auto"/>
        <w:right w:val="none" w:sz="0" w:space="0" w:color="auto"/>
      </w:divBdr>
    </w:div>
    <w:div w:id="236015372">
      <w:marLeft w:val="640"/>
      <w:marRight w:val="0"/>
      <w:marTop w:val="0"/>
      <w:marBottom w:val="0"/>
      <w:divBdr>
        <w:top w:val="none" w:sz="0" w:space="0" w:color="auto"/>
        <w:left w:val="none" w:sz="0" w:space="0" w:color="auto"/>
        <w:bottom w:val="none" w:sz="0" w:space="0" w:color="auto"/>
        <w:right w:val="none" w:sz="0" w:space="0" w:color="auto"/>
      </w:divBdr>
    </w:div>
    <w:div w:id="236019534">
      <w:marLeft w:val="640"/>
      <w:marRight w:val="0"/>
      <w:marTop w:val="0"/>
      <w:marBottom w:val="0"/>
      <w:divBdr>
        <w:top w:val="none" w:sz="0" w:space="0" w:color="auto"/>
        <w:left w:val="none" w:sz="0" w:space="0" w:color="auto"/>
        <w:bottom w:val="none" w:sz="0" w:space="0" w:color="auto"/>
        <w:right w:val="none" w:sz="0" w:space="0" w:color="auto"/>
      </w:divBdr>
    </w:div>
    <w:div w:id="236090050">
      <w:marLeft w:val="640"/>
      <w:marRight w:val="0"/>
      <w:marTop w:val="0"/>
      <w:marBottom w:val="0"/>
      <w:divBdr>
        <w:top w:val="none" w:sz="0" w:space="0" w:color="auto"/>
        <w:left w:val="none" w:sz="0" w:space="0" w:color="auto"/>
        <w:bottom w:val="none" w:sz="0" w:space="0" w:color="auto"/>
        <w:right w:val="none" w:sz="0" w:space="0" w:color="auto"/>
      </w:divBdr>
    </w:div>
    <w:div w:id="236139578">
      <w:marLeft w:val="640"/>
      <w:marRight w:val="0"/>
      <w:marTop w:val="0"/>
      <w:marBottom w:val="0"/>
      <w:divBdr>
        <w:top w:val="none" w:sz="0" w:space="0" w:color="auto"/>
        <w:left w:val="none" w:sz="0" w:space="0" w:color="auto"/>
        <w:bottom w:val="none" w:sz="0" w:space="0" w:color="auto"/>
        <w:right w:val="none" w:sz="0" w:space="0" w:color="auto"/>
      </w:divBdr>
    </w:div>
    <w:div w:id="236209723">
      <w:bodyDiv w:val="1"/>
      <w:marLeft w:val="0"/>
      <w:marRight w:val="0"/>
      <w:marTop w:val="0"/>
      <w:marBottom w:val="0"/>
      <w:divBdr>
        <w:top w:val="none" w:sz="0" w:space="0" w:color="auto"/>
        <w:left w:val="none" w:sz="0" w:space="0" w:color="auto"/>
        <w:bottom w:val="none" w:sz="0" w:space="0" w:color="auto"/>
        <w:right w:val="none" w:sz="0" w:space="0" w:color="auto"/>
      </w:divBdr>
    </w:div>
    <w:div w:id="236285343">
      <w:marLeft w:val="640"/>
      <w:marRight w:val="0"/>
      <w:marTop w:val="0"/>
      <w:marBottom w:val="0"/>
      <w:divBdr>
        <w:top w:val="none" w:sz="0" w:space="0" w:color="auto"/>
        <w:left w:val="none" w:sz="0" w:space="0" w:color="auto"/>
        <w:bottom w:val="none" w:sz="0" w:space="0" w:color="auto"/>
        <w:right w:val="none" w:sz="0" w:space="0" w:color="auto"/>
      </w:divBdr>
    </w:div>
    <w:div w:id="236285379">
      <w:marLeft w:val="640"/>
      <w:marRight w:val="0"/>
      <w:marTop w:val="0"/>
      <w:marBottom w:val="0"/>
      <w:divBdr>
        <w:top w:val="none" w:sz="0" w:space="0" w:color="auto"/>
        <w:left w:val="none" w:sz="0" w:space="0" w:color="auto"/>
        <w:bottom w:val="none" w:sz="0" w:space="0" w:color="auto"/>
        <w:right w:val="none" w:sz="0" w:space="0" w:color="auto"/>
      </w:divBdr>
    </w:div>
    <w:div w:id="236600333">
      <w:marLeft w:val="640"/>
      <w:marRight w:val="0"/>
      <w:marTop w:val="0"/>
      <w:marBottom w:val="0"/>
      <w:divBdr>
        <w:top w:val="none" w:sz="0" w:space="0" w:color="auto"/>
        <w:left w:val="none" w:sz="0" w:space="0" w:color="auto"/>
        <w:bottom w:val="none" w:sz="0" w:space="0" w:color="auto"/>
        <w:right w:val="none" w:sz="0" w:space="0" w:color="auto"/>
      </w:divBdr>
    </w:div>
    <w:div w:id="236718068">
      <w:marLeft w:val="640"/>
      <w:marRight w:val="0"/>
      <w:marTop w:val="0"/>
      <w:marBottom w:val="0"/>
      <w:divBdr>
        <w:top w:val="none" w:sz="0" w:space="0" w:color="auto"/>
        <w:left w:val="none" w:sz="0" w:space="0" w:color="auto"/>
        <w:bottom w:val="none" w:sz="0" w:space="0" w:color="auto"/>
        <w:right w:val="none" w:sz="0" w:space="0" w:color="auto"/>
      </w:divBdr>
    </w:div>
    <w:div w:id="236743212">
      <w:marLeft w:val="640"/>
      <w:marRight w:val="0"/>
      <w:marTop w:val="0"/>
      <w:marBottom w:val="0"/>
      <w:divBdr>
        <w:top w:val="none" w:sz="0" w:space="0" w:color="auto"/>
        <w:left w:val="none" w:sz="0" w:space="0" w:color="auto"/>
        <w:bottom w:val="none" w:sz="0" w:space="0" w:color="auto"/>
        <w:right w:val="none" w:sz="0" w:space="0" w:color="auto"/>
      </w:divBdr>
    </w:div>
    <w:div w:id="236791320">
      <w:marLeft w:val="640"/>
      <w:marRight w:val="0"/>
      <w:marTop w:val="0"/>
      <w:marBottom w:val="0"/>
      <w:divBdr>
        <w:top w:val="none" w:sz="0" w:space="0" w:color="auto"/>
        <w:left w:val="none" w:sz="0" w:space="0" w:color="auto"/>
        <w:bottom w:val="none" w:sz="0" w:space="0" w:color="auto"/>
        <w:right w:val="none" w:sz="0" w:space="0" w:color="auto"/>
      </w:divBdr>
    </w:div>
    <w:div w:id="236866715">
      <w:marLeft w:val="640"/>
      <w:marRight w:val="0"/>
      <w:marTop w:val="0"/>
      <w:marBottom w:val="0"/>
      <w:divBdr>
        <w:top w:val="none" w:sz="0" w:space="0" w:color="auto"/>
        <w:left w:val="none" w:sz="0" w:space="0" w:color="auto"/>
        <w:bottom w:val="none" w:sz="0" w:space="0" w:color="auto"/>
        <w:right w:val="none" w:sz="0" w:space="0" w:color="auto"/>
      </w:divBdr>
    </w:div>
    <w:div w:id="236869616">
      <w:marLeft w:val="640"/>
      <w:marRight w:val="0"/>
      <w:marTop w:val="0"/>
      <w:marBottom w:val="0"/>
      <w:divBdr>
        <w:top w:val="none" w:sz="0" w:space="0" w:color="auto"/>
        <w:left w:val="none" w:sz="0" w:space="0" w:color="auto"/>
        <w:bottom w:val="none" w:sz="0" w:space="0" w:color="auto"/>
        <w:right w:val="none" w:sz="0" w:space="0" w:color="auto"/>
      </w:divBdr>
    </w:div>
    <w:div w:id="236937573">
      <w:marLeft w:val="640"/>
      <w:marRight w:val="0"/>
      <w:marTop w:val="0"/>
      <w:marBottom w:val="0"/>
      <w:divBdr>
        <w:top w:val="none" w:sz="0" w:space="0" w:color="auto"/>
        <w:left w:val="none" w:sz="0" w:space="0" w:color="auto"/>
        <w:bottom w:val="none" w:sz="0" w:space="0" w:color="auto"/>
        <w:right w:val="none" w:sz="0" w:space="0" w:color="auto"/>
      </w:divBdr>
    </w:div>
    <w:div w:id="236939299">
      <w:marLeft w:val="640"/>
      <w:marRight w:val="0"/>
      <w:marTop w:val="0"/>
      <w:marBottom w:val="0"/>
      <w:divBdr>
        <w:top w:val="none" w:sz="0" w:space="0" w:color="auto"/>
        <w:left w:val="none" w:sz="0" w:space="0" w:color="auto"/>
        <w:bottom w:val="none" w:sz="0" w:space="0" w:color="auto"/>
        <w:right w:val="none" w:sz="0" w:space="0" w:color="auto"/>
      </w:divBdr>
    </w:div>
    <w:div w:id="237058881">
      <w:marLeft w:val="640"/>
      <w:marRight w:val="0"/>
      <w:marTop w:val="0"/>
      <w:marBottom w:val="0"/>
      <w:divBdr>
        <w:top w:val="none" w:sz="0" w:space="0" w:color="auto"/>
        <w:left w:val="none" w:sz="0" w:space="0" w:color="auto"/>
        <w:bottom w:val="none" w:sz="0" w:space="0" w:color="auto"/>
        <w:right w:val="none" w:sz="0" w:space="0" w:color="auto"/>
      </w:divBdr>
    </w:div>
    <w:div w:id="237061271">
      <w:marLeft w:val="640"/>
      <w:marRight w:val="0"/>
      <w:marTop w:val="0"/>
      <w:marBottom w:val="0"/>
      <w:divBdr>
        <w:top w:val="none" w:sz="0" w:space="0" w:color="auto"/>
        <w:left w:val="none" w:sz="0" w:space="0" w:color="auto"/>
        <w:bottom w:val="none" w:sz="0" w:space="0" w:color="auto"/>
        <w:right w:val="none" w:sz="0" w:space="0" w:color="auto"/>
      </w:divBdr>
    </w:div>
    <w:div w:id="237131572">
      <w:marLeft w:val="640"/>
      <w:marRight w:val="0"/>
      <w:marTop w:val="0"/>
      <w:marBottom w:val="0"/>
      <w:divBdr>
        <w:top w:val="none" w:sz="0" w:space="0" w:color="auto"/>
        <w:left w:val="none" w:sz="0" w:space="0" w:color="auto"/>
        <w:bottom w:val="none" w:sz="0" w:space="0" w:color="auto"/>
        <w:right w:val="none" w:sz="0" w:space="0" w:color="auto"/>
      </w:divBdr>
    </w:div>
    <w:div w:id="237135394">
      <w:marLeft w:val="640"/>
      <w:marRight w:val="0"/>
      <w:marTop w:val="0"/>
      <w:marBottom w:val="0"/>
      <w:divBdr>
        <w:top w:val="none" w:sz="0" w:space="0" w:color="auto"/>
        <w:left w:val="none" w:sz="0" w:space="0" w:color="auto"/>
        <w:bottom w:val="none" w:sz="0" w:space="0" w:color="auto"/>
        <w:right w:val="none" w:sz="0" w:space="0" w:color="auto"/>
      </w:divBdr>
    </w:div>
    <w:div w:id="237250168">
      <w:marLeft w:val="640"/>
      <w:marRight w:val="0"/>
      <w:marTop w:val="0"/>
      <w:marBottom w:val="0"/>
      <w:divBdr>
        <w:top w:val="none" w:sz="0" w:space="0" w:color="auto"/>
        <w:left w:val="none" w:sz="0" w:space="0" w:color="auto"/>
        <w:bottom w:val="none" w:sz="0" w:space="0" w:color="auto"/>
        <w:right w:val="none" w:sz="0" w:space="0" w:color="auto"/>
      </w:divBdr>
    </w:div>
    <w:div w:id="237253417">
      <w:marLeft w:val="640"/>
      <w:marRight w:val="0"/>
      <w:marTop w:val="0"/>
      <w:marBottom w:val="0"/>
      <w:divBdr>
        <w:top w:val="none" w:sz="0" w:space="0" w:color="auto"/>
        <w:left w:val="none" w:sz="0" w:space="0" w:color="auto"/>
        <w:bottom w:val="none" w:sz="0" w:space="0" w:color="auto"/>
        <w:right w:val="none" w:sz="0" w:space="0" w:color="auto"/>
      </w:divBdr>
    </w:div>
    <w:div w:id="237403137">
      <w:marLeft w:val="640"/>
      <w:marRight w:val="0"/>
      <w:marTop w:val="0"/>
      <w:marBottom w:val="0"/>
      <w:divBdr>
        <w:top w:val="none" w:sz="0" w:space="0" w:color="auto"/>
        <w:left w:val="none" w:sz="0" w:space="0" w:color="auto"/>
        <w:bottom w:val="none" w:sz="0" w:space="0" w:color="auto"/>
        <w:right w:val="none" w:sz="0" w:space="0" w:color="auto"/>
      </w:divBdr>
    </w:div>
    <w:div w:id="237442259">
      <w:marLeft w:val="640"/>
      <w:marRight w:val="0"/>
      <w:marTop w:val="0"/>
      <w:marBottom w:val="0"/>
      <w:divBdr>
        <w:top w:val="none" w:sz="0" w:space="0" w:color="auto"/>
        <w:left w:val="none" w:sz="0" w:space="0" w:color="auto"/>
        <w:bottom w:val="none" w:sz="0" w:space="0" w:color="auto"/>
        <w:right w:val="none" w:sz="0" w:space="0" w:color="auto"/>
      </w:divBdr>
    </w:div>
    <w:div w:id="237442375">
      <w:marLeft w:val="640"/>
      <w:marRight w:val="0"/>
      <w:marTop w:val="0"/>
      <w:marBottom w:val="0"/>
      <w:divBdr>
        <w:top w:val="none" w:sz="0" w:space="0" w:color="auto"/>
        <w:left w:val="none" w:sz="0" w:space="0" w:color="auto"/>
        <w:bottom w:val="none" w:sz="0" w:space="0" w:color="auto"/>
        <w:right w:val="none" w:sz="0" w:space="0" w:color="auto"/>
      </w:divBdr>
    </w:div>
    <w:div w:id="237445601">
      <w:marLeft w:val="640"/>
      <w:marRight w:val="0"/>
      <w:marTop w:val="0"/>
      <w:marBottom w:val="0"/>
      <w:divBdr>
        <w:top w:val="none" w:sz="0" w:space="0" w:color="auto"/>
        <w:left w:val="none" w:sz="0" w:space="0" w:color="auto"/>
        <w:bottom w:val="none" w:sz="0" w:space="0" w:color="auto"/>
        <w:right w:val="none" w:sz="0" w:space="0" w:color="auto"/>
      </w:divBdr>
    </w:div>
    <w:div w:id="237522499">
      <w:marLeft w:val="640"/>
      <w:marRight w:val="0"/>
      <w:marTop w:val="0"/>
      <w:marBottom w:val="0"/>
      <w:divBdr>
        <w:top w:val="none" w:sz="0" w:space="0" w:color="auto"/>
        <w:left w:val="none" w:sz="0" w:space="0" w:color="auto"/>
        <w:bottom w:val="none" w:sz="0" w:space="0" w:color="auto"/>
        <w:right w:val="none" w:sz="0" w:space="0" w:color="auto"/>
      </w:divBdr>
    </w:div>
    <w:div w:id="237523711">
      <w:marLeft w:val="640"/>
      <w:marRight w:val="0"/>
      <w:marTop w:val="0"/>
      <w:marBottom w:val="0"/>
      <w:divBdr>
        <w:top w:val="none" w:sz="0" w:space="0" w:color="auto"/>
        <w:left w:val="none" w:sz="0" w:space="0" w:color="auto"/>
        <w:bottom w:val="none" w:sz="0" w:space="0" w:color="auto"/>
        <w:right w:val="none" w:sz="0" w:space="0" w:color="auto"/>
      </w:divBdr>
    </w:div>
    <w:div w:id="237523752">
      <w:marLeft w:val="640"/>
      <w:marRight w:val="0"/>
      <w:marTop w:val="0"/>
      <w:marBottom w:val="0"/>
      <w:divBdr>
        <w:top w:val="none" w:sz="0" w:space="0" w:color="auto"/>
        <w:left w:val="none" w:sz="0" w:space="0" w:color="auto"/>
        <w:bottom w:val="none" w:sz="0" w:space="0" w:color="auto"/>
        <w:right w:val="none" w:sz="0" w:space="0" w:color="auto"/>
      </w:divBdr>
    </w:div>
    <w:div w:id="237711904">
      <w:marLeft w:val="640"/>
      <w:marRight w:val="0"/>
      <w:marTop w:val="0"/>
      <w:marBottom w:val="0"/>
      <w:divBdr>
        <w:top w:val="none" w:sz="0" w:space="0" w:color="auto"/>
        <w:left w:val="none" w:sz="0" w:space="0" w:color="auto"/>
        <w:bottom w:val="none" w:sz="0" w:space="0" w:color="auto"/>
        <w:right w:val="none" w:sz="0" w:space="0" w:color="auto"/>
      </w:divBdr>
    </w:div>
    <w:div w:id="237716215">
      <w:marLeft w:val="640"/>
      <w:marRight w:val="0"/>
      <w:marTop w:val="0"/>
      <w:marBottom w:val="0"/>
      <w:divBdr>
        <w:top w:val="none" w:sz="0" w:space="0" w:color="auto"/>
        <w:left w:val="none" w:sz="0" w:space="0" w:color="auto"/>
        <w:bottom w:val="none" w:sz="0" w:space="0" w:color="auto"/>
        <w:right w:val="none" w:sz="0" w:space="0" w:color="auto"/>
      </w:divBdr>
    </w:div>
    <w:div w:id="237862822">
      <w:marLeft w:val="640"/>
      <w:marRight w:val="0"/>
      <w:marTop w:val="0"/>
      <w:marBottom w:val="0"/>
      <w:divBdr>
        <w:top w:val="none" w:sz="0" w:space="0" w:color="auto"/>
        <w:left w:val="none" w:sz="0" w:space="0" w:color="auto"/>
        <w:bottom w:val="none" w:sz="0" w:space="0" w:color="auto"/>
        <w:right w:val="none" w:sz="0" w:space="0" w:color="auto"/>
      </w:divBdr>
    </w:div>
    <w:div w:id="237908275">
      <w:marLeft w:val="640"/>
      <w:marRight w:val="0"/>
      <w:marTop w:val="0"/>
      <w:marBottom w:val="0"/>
      <w:divBdr>
        <w:top w:val="none" w:sz="0" w:space="0" w:color="auto"/>
        <w:left w:val="none" w:sz="0" w:space="0" w:color="auto"/>
        <w:bottom w:val="none" w:sz="0" w:space="0" w:color="auto"/>
        <w:right w:val="none" w:sz="0" w:space="0" w:color="auto"/>
      </w:divBdr>
    </w:div>
    <w:div w:id="238055424">
      <w:marLeft w:val="640"/>
      <w:marRight w:val="0"/>
      <w:marTop w:val="0"/>
      <w:marBottom w:val="0"/>
      <w:divBdr>
        <w:top w:val="none" w:sz="0" w:space="0" w:color="auto"/>
        <w:left w:val="none" w:sz="0" w:space="0" w:color="auto"/>
        <w:bottom w:val="none" w:sz="0" w:space="0" w:color="auto"/>
        <w:right w:val="none" w:sz="0" w:space="0" w:color="auto"/>
      </w:divBdr>
    </w:div>
    <w:div w:id="238171813">
      <w:marLeft w:val="640"/>
      <w:marRight w:val="0"/>
      <w:marTop w:val="0"/>
      <w:marBottom w:val="0"/>
      <w:divBdr>
        <w:top w:val="none" w:sz="0" w:space="0" w:color="auto"/>
        <w:left w:val="none" w:sz="0" w:space="0" w:color="auto"/>
        <w:bottom w:val="none" w:sz="0" w:space="0" w:color="auto"/>
        <w:right w:val="none" w:sz="0" w:space="0" w:color="auto"/>
      </w:divBdr>
    </w:div>
    <w:div w:id="238177348">
      <w:marLeft w:val="640"/>
      <w:marRight w:val="0"/>
      <w:marTop w:val="0"/>
      <w:marBottom w:val="0"/>
      <w:divBdr>
        <w:top w:val="none" w:sz="0" w:space="0" w:color="auto"/>
        <w:left w:val="none" w:sz="0" w:space="0" w:color="auto"/>
        <w:bottom w:val="none" w:sz="0" w:space="0" w:color="auto"/>
        <w:right w:val="none" w:sz="0" w:space="0" w:color="auto"/>
      </w:divBdr>
    </w:div>
    <w:div w:id="238179236">
      <w:marLeft w:val="640"/>
      <w:marRight w:val="0"/>
      <w:marTop w:val="0"/>
      <w:marBottom w:val="0"/>
      <w:divBdr>
        <w:top w:val="none" w:sz="0" w:space="0" w:color="auto"/>
        <w:left w:val="none" w:sz="0" w:space="0" w:color="auto"/>
        <w:bottom w:val="none" w:sz="0" w:space="0" w:color="auto"/>
        <w:right w:val="none" w:sz="0" w:space="0" w:color="auto"/>
      </w:divBdr>
    </w:div>
    <w:div w:id="238251255">
      <w:marLeft w:val="640"/>
      <w:marRight w:val="0"/>
      <w:marTop w:val="0"/>
      <w:marBottom w:val="0"/>
      <w:divBdr>
        <w:top w:val="none" w:sz="0" w:space="0" w:color="auto"/>
        <w:left w:val="none" w:sz="0" w:space="0" w:color="auto"/>
        <w:bottom w:val="none" w:sz="0" w:space="0" w:color="auto"/>
        <w:right w:val="none" w:sz="0" w:space="0" w:color="auto"/>
      </w:divBdr>
    </w:div>
    <w:div w:id="238292552">
      <w:marLeft w:val="640"/>
      <w:marRight w:val="0"/>
      <w:marTop w:val="0"/>
      <w:marBottom w:val="0"/>
      <w:divBdr>
        <w:top w:val="none" w:sz="0" w:space="0" w:color="auto"/>
        <w:left w:val="none" w:sz="0" w:space="0" w:color="auto"/>
        <w:bottom w:val="none" w:sz="0" w:space="0" w:color="auto"/>
        <w:right w:val="none" w:sz="0" w:space="0" w:color="auto"/>
      </w:divBdr>
    </w:div>
    <w:div w:id="238298440">
      <w:marLeft w:val="640"/>
      <w:marRight w:val="0"/>
      <w:marTop w:val="0"/>
      <w:marBottom w:val="0"/>
      <w:divBdr>
        <w:top w:val="none" w:sz="0" w:space="0" w:color="auto"/>
        <w:left w:val="none" w:sz="0" w:space="0" w:color="auto"/>
        <w:bottom w:val="none" w:sz="0" w:space="0" w:color="auto"/>
        <w:right w:val="none" w:sz="0" w:space="0" w:color="auto"/>
      </w:divBdr>
    </w:div>
    <w:div w:id="238444325">
      <w:marLeft w:val="640"/>
      <w:marRight w:val="0"/>
      <w:marTop w:val="0"/>
      <w:marBottom w:val="0"/>
      <w:divBdr>
        <w:top w:val="none" w:sz="0" w:space="0" w:color="auto"/>
        <w:left w:val="none" w:sz="0" w:space="0" w:color="auto"/>
        <w:bottom w:val="none" w:sz="0" w:space="0" w:color="auto"/>
        <w:right w:val="none" w:sz="0" w:space="0" w:color="auto"/>
      </w:divBdr>
    </w:div>
    <w:div w:id="238487373">
      <w:marLeft w:val="640"/>
      <w:marRight w:val="0"/>
      <w:marTop w:val="0"/>
      <w:marBottom w:val="0"/>
      <w:divBdr>
        <w:top w:val="none" w:sz="0" w:space="0" w:color="auto"/>
        <w:left w:val="none" w:sz="0" w:space="0" w:color="auto"/>
        <w:bottom w:val="none" w:sz="0" w:space="0" w:color="auto"/>
        <w:right w:val="none" w:sz="0" w:space="0" w:color="auto"/>
      </w:divBdr>
    </w:div>
    <w:div w:id="238490027">
      <w:marLeft w:val="640"/>
      <w:marRight w:val="0"/>
      <w:marTop w:val="0"/>
      <w:marBottom w:val="0"/>
      <w:divBdr>
        <w:top w:val="none" w:sz="0" w:space="0" w:color="auto"/>
        <w:left w:val="none" w:sz="0" w:space="0" w:color="auto"/>
        <w:bottom w:val="none" w:sz="0" w:space="0" w:color="auto"/>
        <w:right w:val="none" w:sz="0" w:space="0" w:color="auto"/>
      </w:divBdr>
    </w:div>
    <w:div w:id="238517057">
      <w:marLeft w:val="640"/>
      <w:marRight w:val="0"/>
      <w:marTop w:val="0"/>
      <w:marBottom w:val="0"/>
      <w:divBdr>
        <w:top w:val="none" w:sz="0" w:space="0" w:color="auto"/>
        <w:left w:val="none" w:sz="0" w:space="0" w:color="auto"/>
        <w:bottom w:val="none" w:sz="0" w:space="0" w:color="auto"/>
        <w:right w:val="none" w:sz="0" w:space="0" w:color="auto"/>
      </w:divBdr>
    </w:div>
    <w:div w:id="238517576">
      <w:marLeft w:val="640"/>
      <w:marRight w:val="0"/>
      <w:marTop w:val="0"/>
      <w:marBottom w:val="0"/>
      <w:divBdr>
        <w:top w:val="none" w:sz="0" w:space="0" w:color="auto"/>
        <w:left w:val="none" w:sz="0" w:space="0" w:color="auto"/>
        <w:bottom w:val="none" w:sz="0" w:space="0" w:color="auto"/>
        <w:right w:val="none" w:sz="0" w:space="0" w:color="auto"/>
      </w:divBdr>
    </w:div>
    <w:div w:id="238639021">
      <w:marLeft w:val="640"/>
      <w:marRight w:val="0"/>
      <w:marTop w:val="0"/>
      <w:marBottom w:val="0"/>
      <w:divBdr>
        <w:top w:val="none" w:sz="0" w:space="0" w:color="auto"/>
        <w:left w:val="none" w:sz="0" w:space="0" w:color="auto"/>
        <w:bottom w:val="none" w:sz="0" w:space="0" w:color="auto"/>
        <w:right w:val="none" w:sz="0" w:space="0" w:color="auto"/>
      </w:divBdr>
    </w:div>
    <w:div w:id="238711591">
      <w:marLeft w:val="640"/>
      <w:marRight w:val="0"/>
      <w:marTop w:val="0"/>
      <w:marBottom w:val="0"/>
      <w:divBdr>
        <w:top w:val="none" w:sz="0" w:space="0" w:color="auto"/>
        <w:left w:val="none" w:sz="0" w:space="0" w:color="auto"/>
        <w:bottom w:val="none" w:sz="0" w:space="0" w:color="auto"/>
        <w:right w:val="none" w:sz="0" w:space="0" w:color="auto"/>
      </w:divBdr>
    </w:div>
    <w:div w:id="238756152">
      <w:marLeft w:val="640"/>
      <w:marRight w:val="0"/>
      <w:marTop w:val="0"/>
      <w:marBottom w:val="0"/>
      <w:divBdr>
        <w:top w:val="none" w:sz="0" w:space="0" w:color="auto"/>
        <w:left w:val="none" w:sz="0" w:space="0" w:color="auto"/>
        <w:bottom w:val="none" w:sz="0" w:space="0" w:color="auto"/>
        <w:right w:val="none" w:sz="0" w:space="0" w:color="auto"/>
      </w:divBdr>
    </w:div>
    <w:div w:id="238759246">
      <w:marLeft w:val="640"/>
      <w:marRight w:val="0"/>
      <w:marTop w:val="0"/>
      <w:marBottom w:val="0"/>
      <w:divBdr>
        <w:top w:val="none" w:sz="0" w:space="0" w:color="auto"/>
        <w:left w:val="none" w:sz="0" w:space="0" w:color="auto"/>
        <w:bottom w:val="none" w:sz="0" w:space="0" w:color="auto"/>
        <w:right w:val="none" w:sz="0" w:space="0" w:color="auto"/>
      </w:divBdr>
    </w:div>
    <w:div w:id="238827085">
      <w:marLeft w:val="640"/>
      <w:marRight w:val="0"/>
      <w:marTop w:val="0"/>
      <w:marBottom w:val="0"/>
      <w:divBdr>
        <w:top w:val="none" w:sz="0" w:space="0" w:color="auto"/>
        <w:left w:val="none" w:sz="0" w:space="0" w:color="auto"/>
        <w:bottom w:val="none" w:sz="0" w:space="0" w:color="auto"/>
        <w:right w:val="none" w:sz="0" w:space="0" w:color="auto"/>
      </w:divBdr>
    </w:div>
    <w:div w:id="238830378">
      <w:marLeft w:val="640"/>
      <w:marRight w:val="0"/>
      <w:marTop w:val="0"/>
      <w:marBottom w:val="0"/>
      <w:divBdr>
        <w:top w:val="none" w:sz="0" w:space="0" w:color="auto"/>
        <w:left w:val="none" w:sz="0" w:space="0" w:color="auto"/>
        <w:bottom w:val="none" w:sz="0" w:space="0" w:color="auto"/>
        <w:right w:val="none" w:sz="0" w:space="0" w:color="auto"/>
      </w:divBdr>
    </w:div>
    <w:div w:id="238832881">
      <w:marLeft w:val="640"/>
      <w:marRight w:val="0"/>
      <w:marTop w:val="0"/>
      <w:marBottom w:val="0"/>
      <w:divBdr>
        <w:top w:val="none" w:sz="0" w:space="0" w:color="auto"/>
        <w:left w:val="none" w:sz="0" w:space="0" w:color="auto"/>
        <w:bottom w:val="none" w:sz="0" w:space="0" w:color="auto"/>
        <w:right w:val="none" w:sz="0" w:space="0" w:color="auto"/>
      </w:divBdr>
    </w:div>
    <w:div w:id="238833141">
      <w:marLeft w:val="640"/>
      <w:marRight w:val="0"/>
      <w:marTop w:val="0"/>
      <w:marBottom w:val="0"/>
      <w:divBdr>
        <w:top w:val="none" w:sz="0" w:space="0" w:color="auto"/>
        <w:left w:val="none" w:sz="0" w:space="0" w:color="auto"/>
        <w:bottom w:val="none" w:sz="0" w:space="0" w:color="auto"/>
        <w:right w:val="none" w:sz="0" w:space="0" w:color="auto"/>
      </w:divBdr>
    </w:div>
    <w:div w:id="239022954">
      <w:marLeft w:val="640"/>
      <w:marRight w:val="0"/>
      <w:marTop w:val="0"/>
      <w:marBottom w:val="0"/>
      <w:divBdr>
        <w:top w:val="none" w:sz="0" w:space="0" w:color="auto"/>
        <w:left w:val="none" w:sz="0" w:space="0" w:color="auto"/>
        <w:bottom w:val="none" w:sz="0" w:space="0" w:color="auto"/>
        <w:right w:val="none" w:sz="0" w:space="0" w:color="auto"/>
      </w:divBdr>
    </w:div>
    <w:div w:id="239101886">
      <w:marLeft w:val="640"/>
      <w:marRight w:val="0"/>
      <w:marTop w:val="0"/>
      <w:marBottom w:val="0"/>
      <w:divBdr>
        <w:top w:val="none" w:sz="0" w:space="0" w:color="auto"/>
        <w:left w:val="none" w:sz="0" w:space="0" w:color="auto"/>
        <w:bottom w:val="none" w:sz="0" w:space="0" w:color="auto"/>
        <w:right w:val="none" w:sz="0" w:space="0" w:color="auto"/>
      </w:divBdr>
    </w:div>
    <w:div w:id="239220331">
      <w:marLeft w:val="640"/>
      <w:marRight w:val="0"/>
      <w:marTop w:val="0"/>
      <w:marBottom w:val="0"/>
      <w:divBdr>
        <w:top w:val="none" w:sz="0" w:space="0" w:color="auto"/>
        <w:left w:val="none" w:sz="0" w:space="0" w:color="auto"/>
        <w:bottom w:val="none" w:sz="0" w:space="0" w:color="auto"/>
        <w:right w:val="none" w:sz="0" w:space="0" w:color="auto"/>
      </w:divBdr>
    </w:div>
    <w:div w:id="239221765">
      <w:marLeft w:val="640"/>
      <w:marRight w:val="0"/>
      <w:marTop w:val="0"/>
      <w:marBottom w:val="0"/>
      <w:divBdr>
        <w:top w:val="none" w:sz="0" w:space="0" w:color="auto"/>
        <w:left w:val="none" w:sz="0" w:space="0" w:color="auto"/>
        <w:bottom w:val="none" w:sz="0" w:space="0" w:color="auto"/>
        <w:right w:val="none" w:sz="0" w:space="0" w:color="auto"/>
      </w:divBdr>
    </w:div>
    <w:div w:id="239289547">
      <w:marLeft w:val="640"/>
      <w:marRight w:val="0"/>
      <w:marTop w:val="0"/>
      <w:marBottom w:val="0"/>
      <w:divBdr>
        <w:top w:val="none" w:sz="0" w:space="0" w:color="auto"/>
        <w:left w:val="none" w:sz="0" w:space="0" w:color="auto"/>
        <w:bottom w:val="none" w:sz="0" w:space="0" w:color="auto"/>
        <w:right w:val="none" w:sz="0" w:space="0" w:color="auto"/>
      </w:divBdr>
    </w:div>
    <w:div w:id="239292940">
      <w:marLeft w:val="640"/>
      <w:marRight w:val="0"/>
      <w:marTop w:val="0"/>
      <w:marBottom w:val="0"/>
      <w:divBdr>
        <w:top w:val="none" w:sz="0" w:space="0" w:color="auto"/>
        <w:left w:val="none" w:sz="0" w:space="0" w:color="auto"/>
        <w:bottom w:val="none" w:sz="0" w:space="0" w:color="auto"/>
        <w:right w:val="none" w:sz="0" w:space="0" w:color="auto"/>
      </w:divBdr>
    </w:div>
    <w:div w:id="239369412">
      <w:marLeft w:val="640"/>
      <w:marRight w:val="0"/>
      <w:marTop w:val="0"/>
      <w:marBottom w:val="0"/>
      <w:divBdr>
        <w:top w:val="none" w:sz="0" w:space="0" w:color="auto"/>
        <w:left w:val="none" w:sz="0" w:space="0" w:color="auto"/>
        <w:bottom w:val="none" w:sz="0" w:space="0" w:color="auto"/>
        <w:right w:val="none" w:sz="0" w:space="0" w:color="auto"/>
      </w:divBdr>
    </w:div>
    <w:div w:id="239410136">
      <w:marLeft w:val="640"/>
      <w:marRight w:val="0"/>
      <w:marTop w:val="0"/>
      <w:marBottom w:val="0"/>
      <w:divBdr>
        <w:top w:val="none" w:sz="0" w:space="0" w:color="auto"/>
        <w:left w:val="none" w:sz="0" w:space="0" w:color="auto"/>
        <w:bottom w:val="none" w:sz="0" w:space="0" w:color="auto"/>
        <w:right w:val="none" w:sz="0" w:space="0" w:color="auto"/>
      </w:divBdr>
    </w:div>
    <w:div w:id="239410219">
      <w:marLeft w:val="640"/>
      <w:marRight w:val="0"/>
      <w:marTop w:val="0"/>
      <w:marBottom w:val="0"/>
      <w:divBdr>
        <w:top w:val="none" w:sz="0" w:space="0" w:color="auto"/>
        <w:left w:val="none" w:sz="0" w:space="0" w:color="auto"/>
        <w:bottom w:val="none" w:sz="0" w:space="0" w:color="auto"/>
        <w:right w:val="none" w:sz="0" w:space="0" w:color="auto"/>
      </w:divBdr>
    </w:div>
    <w:div w:id="239490366">
      <w:marLeft w:val="640"/>
      <w:marRight w:val="0"/>
      <w:marTop w:val="0"/>
      <w:marBottom w:val="0"/>
      <w:divBdr>
        <w:top w:val="none" w:sz="0" w:space="0" w:color="auto"/>
        <w:left w:val="none" w:sz="0" w:space="0" w:color="auto"/>
        <w:bottom w:val="none" w:sz="0" w:space="0" w:color="auto"/>
        <w:right w:val="none" w:sz="0" w:space="0" w:color="auto"/>
      </w:divBdr>
    </w:div>
    <w:div w:id="239558537">
      <w:marLeft w:val="640"/>
      <w:marRight w:val="0"/>
      <w:marTop w:val="0"/>
      <w:marBottom w:val="0"/>
      <w:divBdr>
        <w:top w:val="none" w:sz="0" w:space="0" w:color="auto"/>
        <w:left w:val="none" w:sz="0" w:space="0" w:color="auto"/>
        <w:bottom w:val="none" w:sz="0" w:space="0" w:color="auto"/>
        <w:right w:val="none" w:sz="0" w:space="0" w:color="auto"/>
      </w:divBdr>
    </w:div>
    <w:div w:id="239562285">
      <w:marLeft w:val="640"/>
      <w:marRight w:val="0"/>
      <w:marTop w:val="0"/>
      <w:marBottom w:val="0"/>
      <w:divBdr>
        <w:top w:val="none" w:sz="0" w:space="0" w:color="auto"/>
        <w:left w:val="none" w:sz="0" w:space="0" w:color="auto"/>
        <w:bottom w:val="none" w:sz="0" w:space="0" w:color="auto"/>
        <w:right w:val="none" w:sz="0" w:space="0" w:color="auto"/>
      </w:divBdr>
    </w:div>
    <w:div w:id="239603994">
      <w:marLeft w:val="640"/>
      <w:marRight w:val="0"/>
      <w:marTop w:val="0"/>
      <w:marBottom w:val="0"/>
      <w:divBdr>
        <w:top w:val="none" w:sz="0" w:space="0" w:color="auto"/>
        <w:left w:val="none" w:sz="0" w:space="0" w:color="auto"/>
        <w:bottom w:val="none" w:sz="0" w:space="0" w:color="auto"/>
        <w:right w:val="none" w:sz="0" w:space="0" w:color="auto"/>
      </w:divBdr>
    </w:div>
    <w:div w:id="239605477">
      <w:marLeft w:val="640"/>
      <w:marRight w:val="0"/>
      <w:marTop w:val="0"/>
      <w:marBottom w:val="0"/>
      <w:divBdr>
        <w:top w:val="none" w:sz="0" w:space="0" w:color="auto"/>
        <w:left w:val="none" w:sz="0" w:space="0" w:color="auto"/>
        <w:bottom w:val="none" w:sz="0" w:space="0" w:color="auto"/>
        <w:right w:val="none" w:sz="0" w:space="0" w:color="auto"/>
      </w:divBdr>
    </w:div>
    <w:div w:id="239676776">
      <w:marLeft w:val="640"/>
      <w:marRight w:val="0"/>
      <w:marTop w:val="0"/>
      <w:marBottom w:val="0"/>
      <w:divBdr>
        <w:top w:val="none" w:sz="0" w:space="0" w:color="auto"/>
        <w:left w:val="none" w:sz="0" w:space="0" w:color="auto"/>
        <w:bottom w:val="none" w:sz="0" w:space="0" w:color="auto"/>
        <w:right w:val="none" w:sz="0" w:space="0" w:color="auto"/>
      </w:divBdr>
    </w:div>
    <w:div w:id="239683795">
      <w:marLeft w:val="640"/>
      <w:marRight w:val="0"/>
      <w:marTop w:val="0"/>
      <w:marBottom w:val="0"/>
      <w:divBdr>
        <w:top w:val="none" w:sz="0" w:space="0" w:color="auto"/>
        <w:left w:val="none" w:sz="0" w:space="0" w:color="auto"/>
        <w:bottom w:val="none" w:sz="0" w:space="0" w:color="auto"/>
        <w:right w:val="none" w:sz="0" w:space="0" w:color="auto"/>
      </w:divBdr>
    </w:div>
    <w:div w:id="239796301">
      <w:marLeft w:val="640"/>
      <w:marRight w:val="0"/>
      <w:marTop w:val="0"/>
      <w:marBottom w:val="0"/>
      <w:divBdr>
        <w:top w:val="none" w:sz="0" w:space="0" w:color="auto"/>
        <w:left w:val="none" w:sz="0" w:space="0" w:color="auto"/>
        <w:bottom w:val="none" w:sz="0" w:space="0" w:color="auto"/>
        <w:right w:val="none" w:sz="0" w:space="0" w:color="auto"/>
      </w:divBdr>
    </w:div>
    <w:div w:id="239797120">
      <w:marLeft w:val="640"/>
      <w:marRight w:val="0"/>
      <w:marTop w:val="0"/>
      <w:marBottom w:val="0"/>
      <w:divBdr>
        <w:top w:val="none" w:sz="0" w:space="0" w:color="auto"/>
        <w:left w:val="none" w:sz="0" w:space="0" w:color="auto"/>
        <w:bottom w:val="none" w:sz="0" w:space="0" w:color="auto"/>
        <w:right w:val="none" w:sz="0" w:space="0" w:color="auto"/>
      </w:divBdr>
    </w:div>
    <w:div w:id="239798084">
      <w:marLeft w:val="640"/>
      <w:marRight w:val="0"/>
      <w:marTop w:val="0"/>
      <w:marBottom w:val="0"/>
      <w:divBdr>
        <w:top w:val="none" w:sz="0" w:space="0" w:color="auto"/>
        <w:left w:val="none" w:sz="0" w:space="0" w:color="auto"/>
        <w:bottom w:val="none" w:sz="0" w:space="0" w:color="auto"/>
        <w:right w:val="none" w:sz="0" w:space="0" w:color="auto"/>
      </w:divBdr>
    </w:div>
    <w:div w:id="239799590">
      <w:marLeft w:val="640"/>
      <w:marRight w:val="0"/>
      <w:marTop w:val="0"/>
      <w:marBottom w:val="0"/>
      <w:divBdr>
        <w:top w:val="none" w:sz="0" w:space="0" w:color="auto"/>
        <w:left w:val="none" w:sz="0" w:space="0" w:color="auto"/>
        <w:bottom w:val="none" w:sz="0" w:space="0" w:color="auto"/>
        <w:right w:val="none" w:sz="0" w:space="0" w:color="auto"/>
      </w:divBdr>
    </w:div>
    <w:div w:id="239877111">
      <w:marLeft w:val="640"/>
      <w:marRight w:val="0"/>
      <w:marTop w:val="0"/>
      <w:marBottom w:val="0"/>
      <w:divBdr>
        <w:top w:val="none" w:sz="0" w:space="0" w:color="auto"/>
        <w:left w:val="none" w:sz="0" w:space="0" w:color="auto"/>
        <w:bottom w:val="none" w:sz="0" w:space="0" w:color="auto"/>
        <w:right w:val="none" w:sz="0" w:space="0" w:color="auto"/>
      </w:divBdr>
    </w:div>
    <w:div w:id="239952226">
      <w:marLeft w:val="640"/>
      <w:marRight w:val="0"/>
      <w:marTop w:val="0"/>
      <w:marBottom w:val="0"/>
      <w:divBdr>
        <w:top w:val="none" w:sz="0" w:space="0" w:color="auto"/>
        <w:left w:val="none" w:sz="0" w:space="0" w:color="auto"/>
        <w:bottom w:val="none" w:sz="0" w:space="0" w:color="auto"/>
        <w:right w:val="none" w:sz="0" w:space="0" w:color="auto"/>
      </w:divBdr>
    </w:div>
    <w:div w:id="240217316">
      <w:marLeft w:val="640"/>
      <w:marRight w:val="0"/>
      <w:marTop w:val="0"/>
      <w:marBottom w:val="0"/>
      <w:divBdr>
        <w:top w:val="none" w:sz="0" w:space="0" w:color="auto"/>
        <w:left w:val="none" w:sz="0" w:space="0" w:color="auto"/>
        <w:bottom w:val="none" w:sz="0" w:space="0" w:color="auto"/>
        <w:right w:val="none" w:sz="0" w:space="0" w:color="auto"/>
      </w:divBdr>
    </w:div>
    <w:div w:id="240334527">
      <w:marLeft w:val="640"/>
      <w:marRight w:val="0"/>
      <w:marTop w:val="0"/>
      <w:marBottom w:val="0"/>
      <w:divBdr>
        <w:top w:val="none" w:sz="0" w:space="0" w:color="auto"/>
        <w:left w:val="none" w:sz="0" w:space="0" w:color="auto"/>
        <w:bottom w:val="none" w:sz="0" w:space="0" w:color="auto"/>
        <w:right w:val="none" w:sz="0" w:space="0" w:color="auto"/>
      </w:divBdr>
    </w:div>
    <w:div w:id="240337024">
      <w:marLeft w:val="640"/>
      <w:marRight w:val="0"/>
      <w:marTop w:val="0"/>
      <w:marBottom w:val="0"/>
      <w:divBdr>
        <w:top w:val="none" w:sz="0" w:space="0" w:color="auto"/>
        <w:left w:val="none" w:sz="0" w:space="0" w:color="auto"/>
        <w:bottom w:val="none" w:sz="0" w:space="0" w:color="auto"/>
        <w:right w:val="none" w:sz="0" w:space="0" w:color="auto"/>
      </w:divBdr>
    </w:div>
    <w:div w:id="240408355">
      <w:marLeft w:val="640"/>
      <w:marRight w:val="0"/>
      <w:marTop w:val="0"/>
      <w:marBottom w:val="0"/>
      <w:divBdr>
        <w:top w:val="none" w:sz="0" w:space="0" w:color="auto"/>
        <w:left w:val="none" w:sz="0" w:space="0" w:color="auto"/>
        <w:bottom w:val="none" w:sz="0" w:space="0" w:color="auto"/>
        <w:right w:val="none" w:sz="0" w:space="0" w:color="auto"/>
      </w:divBdr>
    </w:div>
    <w:div w:id="240453620">
      <w:marLeft w:val="640"/>
      <w:marRight w:val="0"/>
      <w:marTop w:val="0"/>
      <w:marBottom w:val="0"/>
      <w:divBdr>
        <w:top w:val="none" w:sz="0" w:space="0" w:color="auto"/>
        <w:left w:val="none" w:sz="0" w:space="0" w:color="auto"/>
        <w:bottom w:val="none" w:sz="0" w:space="0" w:color="auto"/>
        <w:right w:val="none" w:sz="0" w:space="0" w:color="auto"/>
      </w:divBdr>
    </w:div>
    <w:div w:id="240453705">
      <w:marLeft w:val="640"/>
      <w:marRight w:val="0"/>
      <w:marTop w:val="0"/>
      <w:marBottom w:val="0"/>
      <w:divBdr>
        <w:top w:val="none" w:sz="0" w:space="0" w:color="auto"/>
        <w:left w:val="none" w:sz="0" w:space="0" w:color="auto"/>
        <w:bottom w:val="none" w:sz="0" w:space="0" w:color="auto"/>
        <w:right w:val="none" w:sz="0" w:space="0" w:color="auto"/>
      </w:divBdr>
    </w:div>
    <w:div w:id="240526759">
      <w:marLeft w:val="640"/>
      <w:marRight w:val="0"/>
      <w:marTop w:val="0"/>
      <w:marBottom w:val="0"/>
      <w:divBdr>
        <w:top w:val="none" w:sz="0" w:space="0" w:color="auto"/>
        <w:left w:val="none" w:sz="0" w:space="0" w:color="auto"/>
        <w:bottom w:val="none" w:sz="0" w:space="0" w:color="auto"/>
        <w:right w:val="none" w:sz="0" w:space="0" w:color="auto"/>
      </w:divBdr>
    </w:div>
    <w:div w:id="240600937">
      <w:marLeft w:val="640"/>
      <w:marRight w:val="0"/>
      <w:marTop w:val="0"/>
      <w:marBottom w:val="0"/>
      <w:divBdr>
        <w:top w:val="none" w:sz="0" w:space="0" w:color="auto"/>
        <w:left w:val="none" w:sz="0" w:space="0" w:color="auto"/>
        <w:bottom w:val="none" w:sz="0" w:space="0" w:color="auto"/>
        <w:right w:val="none" w:sz="0" w:space="0" w:color="auto"/>
      </w:divBdr>
    </w:div>
    <w:div w:id="240674141">
      <w:marLeft w:val="640"/>
      <w:marRight w:val="0"/>
      <w:marTop w:val="0"/>
      <w:marBottom w:val="0"/>
      <w:divBdr>
        <w:top w:val="none" w:sz="0" w:space="0" w:color="auto"/>
        <w:left w:val="none" w:sz="0" w:space="0" w:color="auto"/>
        <w:bottom w:val="none" w:sz="0" w:space="0" w:color="auto"/>
        <w:right w:val="none" w:sz="0" w:space="0" w:color="auto"/>
      </w:divBdr>
    </w:div>
    <w:div w:id="240678223">
      <w:marLeft w:val="640"/>
      <w:marRight w:val="0"/>
      <w:marTop w:val="0"/>
      <w:marBottom w:val="0"/>
      <w:divBdr>
        <w:top w:val="none" w:sz="0" w:space="0" w:color="auto"/>
        <w:left w:val="none" w:sz="0" w:space="0" w:color="auto"/>
        <w:bottom w:val="none" w:sz="0" w:space="0" w:color="auto"/>
        <w:right w:val="none" w:sz="0" w:space="0" w:color="auto"/>
      </w:divBdr>
    </w:div>
    <w:div w:id="240719493">
      <w:marLeft w:val="640"/>
      <w:marRight w:val="0"/>
      <w:marTop w:val="0"/>
      <w:marBottom w:val="0"/>
      <w:divBdr>
        <w:top w:val="none" w:sz="0" w:space="0" w:color="auto"/>
        <w:left w:val="none" w:sz="0" w:space="0" w:color="auto"/>
        <w:bottom w:val="none" w:sz="0" w:space="0" w:color="auto"/>
        <w:right w:val="none" w:sz="0" w:space="0" w:color="auto"/>
      </w:divBdr>
    </w:div>
    <w:div w:id="240725735">
      <w:marLeft w:val="640"/>
      <w:marRight w:val="0"/>
      <w:marTop w:val="0"/>
      <w:marBottom w:val="0"/>
      <w:divBdr>
        <w:top w:val="none" w:sz="0" w:space="0" w:color="auto"/>
        <w:left w:val="none" w:sz="0" w:space="0" w:color="auto"/>
        <w:bottom w:val="none" w:sz="0" w:space="0" w:color="auto"/>
        <w:right w:val="none" w:sz="0" w:space="0" w:color="auto"/>
      </w:divBdr>
    </w:div>
    <w:div w:id="240794958">
      <w:marLeft w:val="640"/>
      <w:marRight w:val="0"/>
      <w:marTop w:val="0"/>
      <w:marBottom w:val="0"/>
      <w:divBdr>
        <w:top w:val="none" w:sz="0" w:space="0" w:color="auto"/>
        <w:left w:val="none" w:sz="0" w:space="0" w:color="auto"/>
        <w:bottom w:val="none" w:sz="0" w:space="0" w:color="auto"/>
        <w:right w:val="none" w:sz="0" w:space="0" w:color="auto"/>
      </w:divBdr>
    </w:div>
    <w:div w:id="240795941">
      <w:marLeft w:val="640"/>
      <w:marRight w:val="0"/>
      <w:marTop w:val="0"/>
      <w:marBottom w:val="0"/>
      <w:divBdr>
        <w:top w:val="none" w:sz="0" w:space="0" w:color="auto"/>
        <w:left w:val="none" w:sz="0" w:space="0" w:color="auto"/>
        <w:bottom w:val="none" w:sz="0" w:space="0" w:color="auto"/>
        <w:right w:val="none" w:sz="0" w:space="0" w:color="auto"/>
      </w:divBdr>
    </w:div>
    <w:div w:id="240796135">
      <w:marLeft w:val="640"/>
      <w:marRight w:val="0"/>
      <w:marTop w:val="0"/>
      <w:marBottom w:val="0"/>
      <w:divBdr>
        <w:top w:val="none" w:sz="0" w:space="0" w:color="auto"/>
        <w:left w:val="none" w:sz="0" w:space="0" w:color="auto"/>
        <w:bottom w:val="none" w:sz="0" w:space="0" w:color="auto"/>
        <w:right w:val="none" w:sz="0" w:space="0" w:color="auto"/>
      </w:divBdr>
    </w:div>
    <w:div w:id="240796939">
      <w:marLeft w:val="640"/>
      <w:marRight w:val="0"/>
      <w:marTop w:val="0"/>
      <w:marBottom w:val="0"/>
      <w:divBdr>
        <w:top w:val="none" w:sz="0" w:space="0" w:color="auto"/>
        <w:left w:val="none" w:sz="0" w:space="0" w:color="auto"/>
        <w:bottom w:val="none" w:sz="0" w:space="0" w:color="auto"/>
        <w:right w:val="none" w:sz="0" w:space="0" w:color="auto"/>
      </w:divBdr>
    </w:div>
    <w:div w:id="240871392">
      <w:marLeft w:val="640"/>
      <w:marRight w:val="0"/>
      <w:marTop w:val="0"/>
      <w:marBottom w:val="0"/>
      <w:divBdr>
        <w:top w:val="none" w:sz="0" w:space="0" w:color="auto"/>
        <w:left w:val="none" w:sz="0" w:space="0" w:color="auto"/>
        <w:bottom w:val="none" w:sz="0" w:space="0" w:color="auto"/>
        <w:right w:val="none" w:sz="0" w:space="0" w:color="auto"/>
      </w:divBdr>
    </w:div>
    <w:div w:id="240911045">
      <w:marLeft w:val="640"/>
      <w:marRight w:val="0"/>
      <w:marTop w:val="0"/>
      <w:marBottom w:val="0"/>
      <w:divBdr>
        <w:top w:val="none" w:sz="0" w:space="0" w:color="auto"/>
        <w:left w:val="none" w:sz="0" w:space="0" w:color="auto"/>
        <w:bottom w:val="none" w:sz="0" w:space="0" w:color="auto"/>
        <w:right w:val="none" w:sz="0" w:space="0" w:color="auto"/>
      </w:divBdr>
    </w:div>
    <w:div w:id="240915931">
      <w:marLeft w:val="640"/>
      <w:marRight w:val="0"/>
      <w:marTop w:val="0"/>
      <w:marBottom w:val="0"/>
      <w:divBdr>
        <w:top w:val="none" w:sz="0" w:space="0" w:color="auto"/>
        <w:left w:val="none" w:sz="0" w:space="0" w:color="auto"/>
        <w:bottom w:val="none" w:sz="0" w:space="0" w:color="auto"/>
        <w:right w:val="none" w:sz="0" w:space="0" w:color="auto"/>
      </w:divBdr>
    </w:div>
    <w:div w:id="240991988">
      <w:marLeft w:val="640"/>
      <w:marRight w:val="0"/>
      <w:marTop w:val="0"/>
      <w:marBottom w:val="0"/>
      <w:divBdr>
        <w:top w:val="none" w:sz="0" w:space="0" w:color="auto"/>
        <w:left w:val="none" w:sz="0" w:space="0" w:color="auto"/>
        <w:bottom w:val="none" w:sz="0" w:space="0" w:color="auto"/>
        <w:right w:val="none" w:sz="0" w:space="0" w:color="auto"/>
      </w:divBdr>
    </w:div>
    <w:div w:id="241065160">
      <w:marLeft w:val="640"/>
      <w:marRight w:val="0"/>
      <w:marTop w:val="0"/>
      <w:marBottom w:val="0"/>
      <w:divBdr>
        <w:top w:val="none" w:sz="0" w:space="0" w:color="auto"/>
        <w:left w:val="none" w:sz="0" w:space="0" w:color="auto"/>
        <w:bottom w:val="none" w:sz="0" w:space="0" w:color="auto"/>
        <w:right w:val="none" w:sz="0" w:space="0" w:color="auto"/>
      </w:divBdr>
    </w:div>
    <w:div w:id="241107441">
      <w:marLeft w:val="640"/>
      <w:marRight w:val="0"/>
      <w:marTop w:val="0"/>
      <w:marBottom w:val="0"/>
      <w:divBdr>
        <w:top w:val="none" w:sz="0" w:space="0" w:color="auto"/>
        <w:left w:val="none" w:sz="0" w:space="0" w:color="auto"/>
        <w:bottom w:val="none" w:sz="0" w:space="0" w:color="auto"/>
        <w:right w:val="none" w:sz="0" w:space="0" w:color="auto"/>
      </w:divBdr>
    </w:div>
    <w:div w:id="241184440">
      <w:marLeft w:val="640"/>
      <w:marRight w:val="0"/>
      <w:marTop w:val="0"/>
      <w:marBottom w:val="0"/>
      <w:divBdr>
        <w:top w:val="none" w:sz="0" w:space="0" w:color="auto"/>
        <w:left w:val="none" w:sz="0" w:space="0" w:color="auto"/>
        <w:bottom w:val="none" w:sz="0" w:space="0" w:color="auto"/>
        <w:right w:val="none" w:sz="0" w:space="0" w:color="auto"/>
      </w:divBdr>
    </w:div>
    <w:div w:id="241447604">
      <w:marLeft w:val="640"/>
      <w:marRight w:val="0"/>
      <w:marTop w:val="0"/>
      <w:marBottom w:val="0"/>
      <w:divBdr>
        <w:top w:val="none" w:sz="0" w:space="0" w:color="auto"/>
        <w:left w:val="none" w:sz="0" w:space="0" w:color="auto"/>
        <w:bottom w:val="none" w:sz="0" w:space="0" w:color="auto"/>
        <w:right w:val="none" w:sz="0" w:space="0" w:color="auto"/>
      </w:divBdr>
    </w:div>
    <w:div w:id="241530613">
      <w:marLeft w:val="640"/>
      <w:marRight w:val="0"/>
      <w:marTop w:val="0"/>
      <w:marBottom w:val="0"/>
      <w:divBdr>
        <w:top w:val="none" w:sz="0" w:space="0" w:color="auto"/>
        <w:left w:val="none" w:sz="0" w:space="0" w:color="auto"/>
        <w:bottom w:val="none" w:sz="0" w:space="0" w:color="auto"/>
        <w:right w:val="none" w:sz="0" w:space="0" w:color="auto"/>
      </w:divBdr>
    </w:div>
    <w:div w:id="241648495">
      <w:marLeft w:val="640"/>
      <w:marRight w:val="0"/>
      <w:marTop w:val="0"/>
      <w:marBottom w:val="0"/>
      <w:divBdr>
        <w:top w:val="none" w:sz="0" w:space="0" w:color="auto"/>
        <w:left w:val="none" w:sz="0" w:space="0" w:color="auto"/>
        <w:bottom w:val="none" w:sz="0" w:space="0" w:color="auto"/>
        <w:right w:val="none" w:sz="0" w:space="0" w:color="auto"/>
      </w:divBdr>
    </w:div>
    <w:div w:id="241835087">
      <w:marLeft w:val="640"/>
      <w:marRight w:val="0"/>
      <w:marTop w:val="0"/>
      <w:marBottom w:val="0"/>
      <w:divBdr>
        <w:top w:val="none" w:sz="0" w:space="0" w:color="auto"/>
        <w:left w:val="none" w:sz="0" w:space="0" w:color="auto"/>
        <w:bottom w:val="none" w:sz="0" w:space="0" w:color="auto"/>
        <w:right w:val="none" w:sz="0" w:space="0" w:color="auto"/>
      </w:divBdr>
    </w:div>
    <w:div w:id="241838375">
      <w:marLeft w:val="640"/>
      <w:marRight w:val="0"/>
      <w:marTop w:val="0"/>
      <w:marBottom w:val="0"/>
      <w:divBdr>
        <w:top w:val="none" w:sz="0" w:space="0" w:color="auto"/>
        <w:left w:val="none" w:sz="0" w:space="0" w:color="auto"/>
        <w:bottom w:val="none" w:sz="0" w:space="0" w:color="auto"/>
        <w:right w:val="none" w:sz="0" w:space="0" w:color="auto"/>
      </w:divBdr>
    </w:div>
    <w:div w:id="241841672">
      <w:marLeft w:val="640"/>
      <w:marRight w:val="0"/>
      <w:marTop w:val="0"/>
      <w:marBottom w:val="0"/>
      <w:divBdr>
        <w:top w:val="none" w:sz="0" w:space="0" w:color="auto"/>
        <w:left w:val="none" w:sz="0" w:space="0" w:color="auto"/>
        <w:bottom w:val="none" w:sz="0" w:space="0" w:color="auto"/>
        <w:right w:val="none" w:sz="0" w:space="0" w:color="auto"/>
      </w:divBdr>
    </w:div>
    <w:div w:id="241918073">
      <w:marLeft w:val="640"/>
      <w:marRight w:val="0"/>
      <w:marTop w:val="0"/>
      <w:marBottom w:val="0"/>
      <w:divBdr>
        <w:top w:val="none" w:sz="0" w:space="0" w:color="auto"/>
        <w:left w:val="none" w:sz="0" w:space="0" w:color="auto"/>
        <w:bottom w:val="none" w:sz="0" w:space="0" w:color="auto"/>
        <w:right w:val="none" w:sz="0" w:space="0" w:color="auto"/>
      </w:divBdr>
    </w:div>
    <w:div w:id="241988278">
      <w:marLeft w:val="640"/>
      <w:marRight w:val="0"/>
      <w:marTop w:val="0"/>
      <w:marBottom w:val="0"/>
      <w:divBdr>
        <w:top w:val="none" w:sz="0" w:space="0" w:color="auto"/>
        <w:left w:val="none" w:sz="0" w:space="0" w:color="auto"/>
        <w:bottom w:val="none" w:sz="0" w:space="0" w:color="auto"/>
        <w:right w:val="none" w:sz="0" w:space="0" w:color="auto"/>
      </w:divBdr>
    </w:div>
    <w:div w:id="241990101">
      <w:marLeft w:val="640"/>
      <w:marRight w:val="0"/>
      <w:marTop w:val="0"/>
      <w:marBottom w:val="0"/>
      <w:divBdr>
        <w:top w:val="none" w:sz="0" w:space="0" w:color="auto"/>
        <w:left w:val="none" w:sz="0" w:space="0" w:color="auto"/>
        <w:bottom w:val="none" w:sz="0" w:space="0" w:color="auto"/>
        <w:right w:val="none" w:sz="0" w:space="0" w:color="auto"/>
      </w:divBdr>
    </w:div>
    <w:div w:id="242105537">
      <w:marLeft w:val="640"/>
      <w:marRight w:val="0"/>
      <w:marTop w:val="0"/>
      <w:marBottom w:val="0"/>
      <w:divBdr>
        <w:top w:val="none" w:sz="0" w:space="0" w:color="auto"/>
        <w:left w:val="none" w:sz="0" w:space="0" w:color="auto"/>
        <w:bottom w:val="none" w:sz="0" w:space="0" w:color="auto"/>
        <w:right w:val="none" w:sz="0" w:space="0" w:color="auto"/>
      </w:divBdr>
    </w:div>
    <w:div w:id="242111052">
      <w:marLeft w:val="640"/>
      <w:marRight w:val="0"/>
      <w:marTop w:val="0"/>
      <w:marBottom w:val="0"/>
      <w:divBdr>
        <w:top w:val="none" w:sz="0" w:space="0" w:color="auto"/>
        <w:left w:val="none" w:sz="0" w:space="0" w:color="auto"/>
        <w:bottom w:val="none" w:sz="0" w:space="0" w:color="auto"/>
        <w:right w:val="none" w:sz="0" w:space="0" w:color="auto"/>
      </w:divBdr>
    </w:div>
    <w:div w:id="242184550">
      <w:marLeft w:val="640"/>
      <w:marRight w:val="0"/>
      <w:marTop w:val="0"/>
      <w:marBottom w:val="0"/>
      <w:divBdr>
        <w:top w:val="none" w:sz="0" w:space="0" w:color="auto"/>
        <w:left w:val="none" w:sz="0" w:space="0" w:color="auto"/>
        <w:bottom w:val="none" w:sz="0" w:space="0" w:color="auto"/>
        <w:right w:val="none" w:sz="0" w:space="0" w:color="auto"/>
      </w:divBdr>
    </w:div>
    <w:div w:id="242303022">
      <w:marLeft w:val="640"/>
      <w:marRight w:val="0"/>
      <w:marTop w:val="0"/>
      <w:marBottom w:val="0"/>
      <w:divBdr>
        <w:top w:val="none" w:sz="0" w:space="0" w:color="auto"/>
        <w:left w:val="none" w:sz="0" w:space="0" w:color="auto"/>
        <w:bottom w:val="none" w:sz="0" w:space="0" w:color="auto"/>
        <w:right w:val="none" w:sz="0" w:space="0" w:color="auto"/>
      </w:divBdr>
    </w:div>
    <w:div w:id="242492628">
      <w:marLeft w:val="640"/>
      <w:marRight w:val="0"/>
      <w:marTop w:val="0"/>
      <w:marBottom w:val="0"/>
      <w:divBdr>
        <w:top w:val="none" w:sz="0" w:space="0" w:color="auto"/>
        <w:left w:val="none" w:sz="0" w:space="0" w:color="auto"/>
        <w:bottom w:val="none" w:sz="0" w:space="0" w:color="auto"/>
        <w:right w:val="none" w:sz="0" w:space="0" w:color="auto"/>
      </w:divBdr>
    </w:div>
    <w:div w:id="242646185">
      <w:marLeft w:val="640"/>
      <w:marRight w:val="0"/>
      <w:marTop w:val="0"/>
      <w:marBottom w:val="0"/>
      <w:divBdr>
        <w:top w:val="none" w:sz="0" w:space="0" w:color="auto"/>
        <w:left w:val="none" w:sz="0" w:space="0" w:color="auto"/>
        <w:bottom w:val="none" w:sz="0" w:space="0" w:color="auto"/>
        <w:right w:val="none" w:sz="0" w:space="0" w:color="auto"/>
      </w:divBdr>
    </w:div>
    <w:div w:id="242842971">
      <w:marLeft w:val="640"/>
      <w:marRight w:val="0"/>
      <w:marTop w:val="0"/>
      <w:marBottom w:val="0"/>
      <w:divBdr>
        <w:top w:val="none" w:sz="0" w:space="0" w:color="auto"/>
        <w:left w:val="none" w:sz="0" w:space="0" w:color="auto"/>
        <w:bottom w:val="none" w:sz="0" w:space="0" w:color="auto"/>
        <w:right w:val="none" w:sz="0" w:space="0" w:color="auto"/>
      </w:divBdr>
    </w:div>
    <w:div w:id="242877944">
      <w:marLeft w:val="640"/>
      <w:marRight w:val="0"/>
      <w:marTop w:val="0"/>
      <w:marBottom w:val="0"/>
      <w:divBdr>
        <w:top w:val="none" w:sz="0" w:space="0" w:color="auto"/>
        <w:left w:val="none" w:sz="0" w:space="0" w:color="auto"/>
        <w:bottom w:val="none" w:sz="0" w:space="0" w:color="auto"/>
        <w:right w:val="none" w:sz="0" w:space="0" w:color="auto"/>
      </w:divBdr>
    </w:div>
    <w:div w:id="242953991">
      <w:marLeft w:val="640"/>
      <w:marRight w:val="0"/>
      <w:marTop w:val="0"/>
      <w:marBottom w:val="0"/>
      <w:divBdr>
        <w:top w:val="none" w:sz="0" w:space="0" w:color="auto"/>
        <w:left w:val="none" w:sz="0" w:space="0" w:color="auto"/>
        <w:bottom w:val="none" w:sz="0" w:space="0" w:color="auto"/>
        <w:right w:val="none" w:sz="0" w:space="0" w:color="auto"/>
      </w:divBdr>
    </w:div>
    <w:div w:id="242954500">
      <w:marLeft w:val="640"/>
      <w:marRight w:val="0"/>
      <w:marTop w:val="0"/>
      <w:marBottom w:val="0"/>
      <w:divBdr>
        <w:top w:val="none" w:sz="0" w:space="0" w:color="auto"/>
        <w:left w:val="none" w:sz="0" w:space="0" w:color="auto"/>
        <w:bottom w:val="none" w:sz="0" w:space="0" w:color="auto"/>
        <w:right w:val="none" w:sz="0" w:space="0" w:color="auto"/>
      </w:divBdr>
    </w:div>
    <w:div w:id="242958252">
      <w:marLeft w:val="640"/>
      <w:marRight w:val="0"/>
      <w:marTop w:val="0"/>
      <w:marBottom w:val="0"/>
      <w:divBdr>
        <w:top w:val="none" w:sz="0" w:space="0" w:color="auto"/>
        <w:left w:val="none" w:sz="0" w:space="0" w:color="auto"/>
        <w:bottom w:val="none" w:sz="0" w:space="0" w:color="auto"/>
        <w:right w:val="none" w:sz="0" w:space="0" w:color="auto"/>
      </w:divBdr>
    </w:div>
    <w:div w:id="243073905">
      <w:marLeft w:val="640"/>
      <w:marRight w:val="0"/>
      <w:marTop w:val="0"/>
      <w:marBottom w:val="0"/>
      <w:divBdr>
        <w:top w:val="none" w:sz="0" w:space="0" w:color="auto"/>
        <w:left w:val="none" w:sz="0" w:space="0" w:color="auto"/>
        <w:bottom w:val="none" w:sz="0" w:space="0" w:color="auto"/>
        <w:right w:val="none" w:sz="0" w:space="0" w:color="auto"/>
      </w:divBdr>
    </w:div>
    <w:div w:id="243270948">
      <w:bodyDiv w:val="1"/>
      <w:marLeft w:val="0"/>
      <w:marRight w:val="0"/>
      <w:marTop w:val="0"/>
      <w:marBottom w:val="0"/>
      <w:divBdr>
        <w:top w:val="none" w:sz="0" w:space="0" w:color="auto"/>
        <w:left w:val="none" w:sz="0" w:space="0" w:color="auto"/>
        <w:bottom w:val="none" w:sz="0" w:space="0" w:color="auto"/>
        <w:right w:val="none" w:sz="0" w:space="0" w:color="auto"/>
      </w:divBdr>
    </w:div>
    <w:div w:id="243297649">
      <w:marLeft w:val="640"/>
      <w:marRight w:val="0"/>
      <w:marTop w:val="0"/>
      <w:marBottom w:val="0"/>
      <w:divBdr>
        <w:top w:val="none" w:sz="0" w:space="0" w:color="auto"/>
        <w:left w:val="none" w:sz="0" w:space="0" w:color="auto"/>
        <w:bottom w:val="none" w:sz="0" w:space="0" w:color="auto"/>
        <w:right w:val="none" w:sz="0" w:space="0" w:color="auto"/>
      </w:divBdr>
    </w:div>
    <w:div w:id="243300480">
      <w:marLeft w:val="640"/>
      <w:marRight w:val="0"/>
      <w:marTop w:val="0"/>
      <w:marBottom w:val="0"/>
      <w:divBdr>
        <w:top w:val="none" w:sz="0" w:space="0" w:color="auto"/>
        <w:left w:val="none" w:sz="0" w:space="0" w:color="auto"/>
        <w:bottom w:val="none" w:sz="0" w:space="0" w:color="auto"/>
        <w:right w:val="none" w:sz="0" w:space="0" w:color="auto"/>
      </w:divBdr>
    </w:div>
    <w:div w:id="243338352">
      <w:marLeft w:val="640"/>
      <w:marRight w:val="0"/>
      <w:marTop w:val="0"/>
      <w:marBottom w:val="0"/>
      <w:divBdr>
        <w:top w:val="none" w:sz="0" w:space="0" w:color="auto"/>
        <w:left w:val="none" w:sz="0" w:space="0" w:color="auto"/>
        <w:bottom w:val="none" w:sz="0" w:space="0" w:color="auto"/>
        <w:right w:val="none" w:sz="0" w:space="0" w:color="auto"/>
      </w:divBdr>
    </w:div>
    <w:div w:id="243339240">
      <w:marLeft w:val="640"/>
      <w:marRight w:val="0"/>
      <w:marTop w:val="0"/>
      <w:marBottom w:val="0"/>
      <w:divBdr>
        <w:top w:val="none" w:sz="0" w:space="0" w:color="auto"/>
        <w:left w:val="none" w:sz="0" w:space="0" w:color="auto"/>
        <w:bottom w:val="none" w:sz="0" w:space="0" w:color="auto"/>
        <w:right w:val="none" w:sz="0" w:space="0" w:color="auto"/>
      </w:divBdr>
    </w:div>
    <w:div w:id="243420963">
      <w:marLeft w:val="640"/>
      <w:marRight w:val="0"/>
      <w:marTop w:val="0"/>
      <w:marBottom w:val="0"/>
      <w:divBdr>
        <w:top w:val="none" w:sz="0" w:space="0" w:color="auto"/>
        <w:left w:val="none" w:sz="0" w:space="0" w:color="auto"/>
        <w:bottom w:val="none" w:sz="0" w:space="0" w:color="auto"/>
        <w:right w:val="none" w:sz="0" w:space="0" w:color="auto"/>
      </w:divBdr>
    </w:div>
    <w:div w:id="243532485">
      <w:marLeft w:val="640"/>
      <w:marRight w:val="0"/>
      <w:marTop w:val="0"/>
      <w:marBottom w:val="0"/>
      <w:divBdr>
        <w:top w:val="none" w:sz="0" w:space="0" w:color="auto"/>
        <w:left w:val="none" w:sz="0" w:space="0" w:color="auto"/>
        <w:bottom w:val="none" w:sz="0" w:space="0" w:color="auto"/>
        <w:right w:val="none" w:sz="0" w:space="0" w:color="auto"/>
      </w:divBdr>
    </w:div>
    <w:div w:id="243535554">
      <w:marLeft w:val="640"/>
      <w:marRight w:val="0"/>
      <w:marTop w:val="0"/>
      <w:marBottom w:val="0"/>
      <w:divBdr>
        <w:top w:val="none" w:sz="0" w:space="0" w:color="auto"/>
        <w:left w:val="none" w:sz="0" w:space="0" w:color="auto"/>
        <w:bottom w:val="none" w:sz="0" w:space="0" w:color="auto"/>
        <w:right w:val="none" w:sz="0" w:space="0" w:color="auto"/>
      </w:divBdr>
    </w:div>
    <w:div w:id="243614833">
      <w:marLeft w:val="640"/>
      <w:marRight w:val="0"/>
      <w:marTop w:val="0"/>
      <w:marBottom w:val="0"/>
      <w:divBdr>
        <w:top w:val="none" w:sz="0" w:space="0" w:color="auto"/>
        <w:left w:val="none" w:sz="0" w:space="0" w:color="auto"/>
        <w:bottom w:val="none" w:sz="0" w:space="0" w:color="auto"/>
        <w:right w:val="none" w:sz="0" w:space="0" w:color="auto"/>
      </w:divBdr>
    </w:div>
    <w:div w:id="243687829">
      <w:marLeft w:val="640"/>
      <w:marRight w:val="0"/>
      <w:marTop w:val="0"/>
      <w:marBottom w:val="0"/>
      <w:divBdr>
        <w:top w:val="none" w:sz="0" w:space="0" w:color="auto"/>
        <w:left w:val="none" w:sz="0" w:space="0" w:color="auto"/>
        <w:bottom w:val="none" w:sz="0" w:space="0" w:color="auto"/>
        <w:right w:val="none" w:sz="0" w:space="0" w:color="auto"/>
      </w:divBdr>
    </w:div>
    <w:div w:id="243728461">
      <w:marLeft w:val="640"/>
      <w:marRight w:val="0"/>
      <w:marTop w:val="0"/>
      <w:marBottom w:val="0"/>
      <w:divBdr>
        <w:top w:val="none" w:sz="0" w:space="0" w:color="auto"/>
        <w:left w:val="none" w:sz="0" w:space="0" w:color="auto"/>
        <w:bottom w:val="none" w:sz="0" w:space="0" w:color="auto"/>
        <w:right w:val="none" w:sz="0" w:space="0" w:color="auto"/>
      </w:divBdr>
    </w:div>
    <w:div w:id="243809460">
      <w:marLeft w:val="640"/>
      <w:marRight w:val="0"/>
      <w:marTop w:val="0"/>
      <w:marBottom w:val="0"/>
      <w:divBdr>
        <w:top w:val="none" w:sz="0" w:space="0" w:color="auto"/>
        <w:left w:val="none" w:sz="0" w:space="0" w:color="auto"/>
        <w:bottom w:val="none" w:sz="0" w:space="0" w:color="auto"/>
        <w:right w:val="none" w:sz="0" w:space="0" w:color="auto"/>
      </w:divBdr>
    </w:div>
    <w:div w:id="243876976">
      <w:marLeft w:val="640"/>
      <w:marRight w:val="0"/>
      <w:marTop w:val="0"/>
      <w:marBottom w:val="0"/>
      <w:divBdr>
        <w:top w:val="none" w:sz="0" w:space="0" w:color="auto"/>
        <w:left w:val="none" w:sz="0" w:space="0" w:color="auto"/>
        <w:bottom w:val="none" w:sz="0" w:space="0" w:color="auto"/>
        <w:right w:val="none" w:sz="0" w:space="0" w:color="auto"/>
      </w:divBdr>
    </w:div>
    <w:div w:id="243882156">
      <w:marLeft w:val="640"/>
      <w:marRight w:val="0"/>
      <w:marTop w:val="0"/>
      <w:marBottom w:val="0"/>
      <w:divBdr>
        <w:top w:val="none" w:sz="0" w:space="0" w:color="auto"/>
        <w:left w:val="none" w:sz="0" w:space="0" w:color="auto"/>
        <w:bottom w:val="none" w:sz="0" w:space="0" w:color="auto"/>
        <w:right w:val="none" w:sz="0" w:space="0" w:color="auto"/>
      </w:divBdr>
    </w:div>
    <w:div w:id="243999487">
      <w:marLeft w:val="640"/>
      <w:marRight w:val="0"/>
      <w:marTop w:val="0"/>
      <w:marBottom w:val="0"/>
      <w:divBdr>
        <w:top w:val="none" w:sz="0" w:space="0" w:color="auto"/>
        <w:left w:val="none" w:sz="0" w:space="0" w:color="auto"/>
        <w:bottom w:val="none" w:sz="0" w:space="0" w:color="auto"/>
        <w:right w:val="none" w:sz="0" w:space="0" w:color="auto"/>
      </w:divBdr>
    </w:div>
    <w:div w:id="244192148">
      <w:marLeft w:val="640"/>
      <w:marRight w:val="0"/>
      <w:marTop w:val="0"/>
      <w:marBottom w:val="0"/>
      <w:divBdr>
        <w:top w:val="none" w:sz="0" w:space="0" w:color="auto"/>
        <w:left w:val="none" w:sz="0" w:space="0" w:color="auto"/>
        <w:bottom w:val="none" w:sz="0" w:space="0" w:color="auto"/>
        <w:right w:val="none" w:sz="0" w:space="0" w:color="auto"/>
      </w:divBdr>
    </w:div>
    <w:div w:id="244267194">
      <w:marLeft w:val="640"/>
      <w:marRight w:val="0"/>
      <w:marTop w:val="0"/>
      <w:marBottom w:val="0"/>
      <w:divBdr>
        <w:top w:val="none" w:sz="0" w:space="0" w:color="auto"/>
        <w:left w:val="none" w:sz="0" w:space="0" w:color="auto"/>
        <w:bottom w:val="none" w:sz="0" w:space="0" w:color="auto"/>
        <w:right w:val="none" w:sz="0" w:space="0" w:color="auto"/>
      </w:divBdr>
    </w:div>
    <w:div w:id="244269197">
      <w:marLeft w:val="640"/>
      <w:marRight w:val="0"/>
      <w:marTop w:val="0"/>
      <w:marBottom w:val="0"/>
      <w:divBdr>
        <w:top w:val="none" w:sz="0" w:space="0" w:color="auto"/>
        <w:left w:val="none" w:sz="0" w:space="0" w:color="auto"/>
        <w:bottom w:val="none" w:sz="0" w:space="0" w:color="auto"/>
        <w:right w:val="none" w:sz="0" w:space="0" w:color="auto"/>
      </w:divBdr>
    </w:div>
    <w:div w:id="244337975">
      <w:marLeft w:val="640"/>
      <w:marRight w:val="0"/>
      <w:marTop w:val="0"/>
      <w:marBottom w:val="0"/>
      <w:divBdr>
        <w:top w:val="none" w:sz="0" w:space="0" w:color="auto"/>
        <w:left w:val="none" w:sz="0" w:space="0" w:color="auto"/>
        <w:bottom w:val="none" w:sz="0" w:space="0" w:color="auto"/>
        <w:right w:val="none" w:sz="0" w:space="0" w:color="auto"/>
      </w:divBdr>
    </w:div>
    <w:div w:id="244345267">
      <w:marLeft w:val="640"/>
      <w:marRight w:val="0"/>
      <w:marTop w:val="0"/>
      <w:marBottom w:val="0"/>
      <w:divBdr>
        <w:top w:val="none" w:sz="0" w:space="0" w:color="auto"/>
        <w:left w:val="none" w:sz="0" w:space="0" w:color="auto"/>
        <w:bottom w:val="none" w:sz="0" w:space="0" w:color="auto"/>
        <w:right w:val="none" w:sz="0" w:space="0" w:color="auto"/>
      </w:divBdr>
    </w:div>
    <w:div w:id="244386875">
      <w:marLeft w:val="640"/>
      <w:marRight w:val="0"/>
      <w:marTop w:val="0"/>
      <w:marBottom w:val="0"/>
      <w:divBdr>
        <w:top w:val="none" w:sz="0" w:space="0" w:color="auto"/>
        <w:left w:val="none" w:sz="0" w:space="0" w:color="auto"/>
        <w:bottom w:val="none" w:sz="0" w:space="0" w:color="auto"/>
        <w:right w:val="none" w:sz="0" w:space="0" w:color="auto"/>
      </w:divBdr>
    </w:div>
    <w:div w:id="244387283">
      <w:marLeft w:val="640"/>
      <w:marRight w:val="0"/>
      <w:marTop w:val="0"/>
      <w:marBottom w:val="0"/>
      <w:divBdr>
        <w:top w:val="none" w:sz="0" w:space="0" w:color="auto"/>
        <w:left w:val="none" w:sz="0" w:space="0" w:color="auto"/>
        <w:bottom w:val="none" w:sz="0" w:space="0" w:color="auto"/>
        <w:right w:val="none" w:sz="0" w:space="0" w:color="auto"/>
      </w:divBdr>
    </w:div>
    <w:div w:id="244387819">
      <w:marLeft w:val="640"/>
      <w:marRight w:val="0"/>
      <w:marTop w:val="0"/>
      <w:marBottom w:val="0"/>
      <w:divBdr>
        <w:top w:val="none" w:sz="0" w:space="0" w:color="auto"/>
        <w:left w:val="none" w:sz="0" w:space="0" w:color="auto"/>
        <w:bottom w:val="none" w:sz="0" w:space="0" w:color="auto"/>
        <w:right w:val="none" w:sz="0" w:space="0" w:color="auto"/>
      </w:divBdr>
    </w:div>
    <w:div w:id="244456989">
      <w:marLeft w:val="640"/>
      <w:marRight w:val="0"/>
      <w:marTop w:val="0"/>
      <w:marBottom w:val="0"/>
      <w:divBdr>
        <w:top w:val="none" w:sz="0" w:space="0" w:color="auto"/>
        <w:left w:val="none" w:sz="0" w:space="0" w:color="auto"/>
        <w:bottom w:val="none" w:sz="0" w:space="0" w:color="auto"/>
        <w:right w:val="none" w:sz="0" w:space="0" w:color="auto"/>
      </w:divBdr>
    </w:div>
    <w:div w:id="244580448">
      <w:marLeft w:val="640"/>
      <w:marRight w:val="0"/>
      <w:marTop w:val="0"/>
      <w:marBottom w:val="0"/>
      <w:divBdr>
        <w:top w:val="none" w:sz="0" w:space="0" w:color="auto"/>
        <w:left w:val="none" w:sz="0" w:space="0" w:color="auto"/>
        <w:bottom w:val="none" w:sz="0" w:space="0" w:color="auto"/>
        <w:right w:val="none" w:sz="0" w:space="0" w:color="auto"/>
      </w:divBdr>
    </w:div>
    <w:div w:id="244801165">
      <w:marLeft w:val="640"/>
      <w:marRight w:val="0"/>
      <w:marTop w:val="0"/>
      <w:marBottom w:val="0"/>
      <w:divBdr>
        <w:top w:val="none" w:sz="0" w:space="0" w:color="auto"/>
        <w:left w:val="none" w:sz="0" w:space="0" w:color="auto"/>
        <w:bottom w:val="none" w:sz="0" w:space="0" w:color="auto"/>
        <w:right w:val="none" w:sz="0" w:space="0" w:color="auto"/>
      </w:divBdr>
    </w:div>
    <w:div w:id="244925683">
      <w:marLeft w:val="640"/>
      <w:marRight w:val="0"/>
      <w:marTop w:val="0"/>
      <w:marBottom w:val="0"/>
      <w:divBdr>
        <w:top w:val="none" w:sz="0" w:space="0" w:color="auto"/>
        <w:left w:val="none" w:sz="0" w:space="0" w:color="auto"/>
        <w:bottom w:val="none" w:sz="0" w:space="0" w:color="auto"/>
        <w:right w:val="none" w:sz="0" w:space="0" w:color="auto"/>
      </w:divBdr>
    </w:div>
    <w:div w:id="244926296">
      <w:marLeft w:val="640"/>
      <w:marRight w:val="0"/>
      <w:marTop w:val="0"/>
      <w:marBottom w:val="0"/>
      <w:divBdr>
        <w:top w:val="none" w:sz="0" w:space="0" w:color="auto"/>
        <w:left w:val="none" w:sz="0" w:space="0" w:color="auto"/>
        <w:bottom w:val="none" w:sz="0" w:space="0" w:color="auto"/>
        <w:right w:val="none" w:sz="0" w:space="0" w:color="auto"/>
      </w:divBdr>
    </w:div>
    <w:div w:id="244993469">
      <w:marLeft w:val="640"/>
      <w:marRight w:val="0"/>
      <w:marTop w:val="0"/>
      <w:marBottom w:val="0"/>
      <w:divBdr>
        <w:top w:val="none" w:sz="0" w:space="0" w:color="auto"/>
        <w:left w:val="none" w:sz="0" w:space="0" w:color="auto"/>
        <w:bottom w:val="none" w:sz="0" w:space="0" w:color="auto"/>
        <w:right w:val="none" w:sz="0" w:space="0" w:color="auto"/>
      </w:divBdr>
    </w:div>
    <w:div w:id="244994433">
      <w:marLeft w:val="640"/>
      <w:marRight w:val="0"/>
      <w:marTop w:val="0"/>
      <w:marBottom w:val="0"/>
      <w:divBdr>
        <w:top w:val="none" w:sz="0" w:space="0" w:color="auto"/>
        <w:left w:val="none" w:sz="0" w:space="0" w:color="auto"/>
        <w:bottom w:val="none" w:sz="0" w:space="0" w:color="auto"/>
        <w:right w:val="none" w:sz="0" w:space="0" w:color="auto"/>
      </w:divBdr>
    </w:div>
    <w:div w:id="244995032">
      <w:marLeft w:val="640"/>
      <w:marRight w:val="0"/>
      <w:marTop w:val="0"/>
      <w:marBottom w:val="0"/>
      <w:divBdr>
        <w:top w:val="none" w:sz="0" w:space="0" w:color="auto"/>
        <w:left w:val="none" w:sz="0" w:space="0" w:color="auto"/>
        <w:bottom w:val="none" w:sz="0" w:space="0" w:color="auto"/>
        <w:right w:val="none" w:sz="0" w:space="0" w:color="auto"/>
      </w:divBdr>
    </w:div>
    <w:div w:id="245264554">
      <w:marLeft w:val="640"/>
      <w:marRight w:val="0"/>
      <w:marTop w:val="0"/>
      <w:marBottom w:val="0"/>
      <w:divBdr>
        <w:top w:val="none" w:sz="0" w:space="0" w:color="auto"/>
        <w:left w:val="none" w:sz="0" w:space="0" w:color="auto"/>
        <w:bottom w:val="none" w:sz="0" w:space="0" w:color="auto"/>
        <w:right w:val="none" w:sz="0" w:space="0" w:color="auto"/>
      </w:divBdr>
    </w:div>
    <w:div w:id="245313003">
      <w:marLeft w:val="640"/>
      <w:marRight w:val="0"/>
      <w:marTop w:val="0"/>
      <w:marBottom w:val="0"/>
      <w:divBdr>
        <w:top w:val="none" w:sz="0" w:space="0" w:color="auto"/>
        <w:left w:val="none" w:sz="0" w:space="0" w:color="auto"/>
        <w:bottom w:val="none" w:sz="0" w:space="0" w:color="auto"/>
        <w:right w:val="none" w:sz="0" w:space="0" w:color="auto"/>
      </w:divBdr>
    </w:div>
    <w:div w:id="245383306">
      <w:marLeft w:val="640"/>
      <w:marRight w:val="0"/>
      <w:marTop w:val="0"/>
      <w:marBottom w:val="0"/>
      <w:divBdr>
        <w:top w:val="none" w:sz="0" w:space="0" w:color="auto"/>
        <w:left w:val="none" w:sz="0" w:space="0" w:color="auto"/>
        <w:bottom w:val="none" w:sz="0" w:space="0" w:color="auto"/>
        <w:right w:val="none" w:sz="0" w:space="0" w:color="auto"/>
      </w:divBdr>
    </w:div>
    <w:div w:id="245463529">
      <w:marLeft w:val="640"/>
      <w:marRight w:val="0"/>
      <w:marTop w:val="0"/>
      <w:marBottom w:val="0"/>
      <w:divBdr>
        <w:top w:val="none" w:sz="0" w:space="0" w:color="auto"/>
        <w:left w:val="none" w:sz="0" w:space="0" w:color="auto"/>
        <w:bottom w:val="none" w:sz="0" w:space="0" w:color="auto"/>
        <w:right w:val="none" w:sz="0" w:space="0" w:color="auto"/>
      </w:divBdr>
    </w:div>
    <w:div w:id="245502876">
      <w:marLeft w:val="640"/>
      <w:marRight w:val="0"/>
      <w:marTop w:val="0"/>
      <w:marBottom w:val="0"/>
      <w:divBdr>
        <w:top w:val="none" w:sz="0" w:space="0" w:color="auto"/>
        <w:left w:val="none" w:sz="0" w:space="0" w:color="auto"/>
        <w:bottom w:val="none" w:sz="0" w:space="0" w:color="auto"/>
        <w:right w:val="none" w:sz="0" w:space="0" w:color="auto"/>
      </w:divBdr>
    </w:div>
    <w:div w:id="245504171">
      <w:marLeft w:val="640"/>
      <w:marRight w:val="0"/>
      <w:marTop w:val="0"/>
      <w:marBottom w:val="0"/>
      <w:divBdr>
        <w:top w:val="none" w:sz="0" w:space="0" w:color="auto"/>
        <w:left w:val="none" w:sz="0" w:space="0" w:color="auto"/>
        <w:bottom w:val="none" w:sz="0" w:space="0" w:color="auto"/>
        <w:right w:val="none" w:sz="0" w:space="0" w:color="auto"/>
      </w:divBdr>
    </w:div>
    <w:div w:id="245651444">
      <w:marLeft w:val="640"/>
      <w:marRight w:val="0"/>
      <w:marTop w:val="0"/>
      <w:marBottom w:val="0"/>
      <w:divBdr>
        <w:top w:val="none" w:sz="0" w:space="0" w:color="auto"/>
        <w:left w:val="none" w:sz="0" w:space="0" w:color="auto"/>
        <w:bottom w:val="none" w:sz="0" w:space="0" w:color="auto"/>
        <w:right w:val="none" w:sz="0" w:space="0" w:color="auto"/>
      </w:divBdr>
    </w:div>
    <w:div w:id="245726601">
      <w:marLeft w:val="640"/>
      <w:marRight w:val="0"/>
      <w:marTop w:val="0"/>
      <w:marBottom w:val="0"/>
      <w:divBdr>
        <w:top w:val="none" w:sz="0" w:space="0" w:color="auto"/>
        <w:left w:val="none" w:sz="0" w:space="0" w:color="auto"/>
        <w:bottom w:val="none" w:sz="0" w:space="0" w:color="auto"/>
        <w:right w:val="none" w:sz="0" w:space="0" w:color="auto"/>
      </w:divBdr>
    </w:div>
    <w:div w:id="245768458">
      <w:marLeft w:val="640"/>
      <w:marRight w:val="0"/>
      <w:marTop w:val="0"/>
      <w:marBottom w:val="0"/>
      <w:divBdr>
        <w:top w:val="none" w:sz="0" w:space="0" w:color="auto"/>
        <w:left w:val="none" w:sz="0" w:space="0" w:color="auto"/>
        <w:bottom w:val="none" w:sz="0" w:space="0" w:color="auto"/>
        <w:right w:val="none" w:sz="0" w:space="0" w:color="auto"/>
      </w:divBdr>
    </w:div>
    <w:div w:id="245770256">
      <w:marLeft w:val="640"/>
      <w:marRight w:val="0"/>
      <w:marTop w:val="0"/>
      <w:marBottom w:val="0"/>
      <w:divBdr>
        <w:top w:val="none" w:sz="0" w:space="0" w:color="auto"/>
        <w:left w:val="none" w:sz="0" w:space="0" w:color="auto"/>
        <w:bottom w:val="none" w:sz="0" w:space="0" w:color="auto"/>
        <w:right w:val="none" w:sz="0" w:space="0" w:color="auto"/>
      </w:divBdr>
    </w:div>
    <w:div w:id="245774738">
      <w:marLeft w:val="640"/>
      <w:marRight w:val="0"/>
      <w:marTop w:val="0"/>
      <w:marBottom w:val="0"/>
      <w:divBdr>
        <w:top w:val="none" w:sz="0" w:space="0" w:color="auto"/>
        <w:left w:val="none" w:sz="0" w:space="0" w:color="auto"/>
        <w:bottom w:val="none" w:sz="0" w:space="0" w:color="auto"/>
        <w:right w:val="none" w:sz="0" w:space="0" w:color="auto"/>
      </w:divBdr>
    </w:div>
    <w:div w:id="246040094">
      <w:marLeft w:val="640"/>
      <w:marRight w:val="0"/>
      <w:marTop w:val="0"/>
      <w:marBottom w:val="0"/>
      <w:divBdr>
        <w:top w:val="none" w:sz="0" w:space="0" w:color="auto"/>
        <w:left w:val="none" w:sz="0" w:space="0" w:color="auto"/>
        <w:bottom w:val="none" w:sz="0" w:space="0" w:color="auto"/>
        <w:right w:val="none" w:sz="0" w:space="0" w:color="auto"/>
      </w:divBdr>
    </w:div>
    <w:div w:id="246041754">
      <w:marLeft w:val="640"/>
      <w:marRight w:val="0"/>
      <w:marTop w:val="0"/>
      <w:marBottom w:val="0"/>
      <w:divBdr>
        <w:top w:val="none" w:sz="0" w:space="0" w:color="auto"/>
        <w:left w:val="none" w:sz="0" w:space="0" w:color="auto"/>
        <w:bottom w:val="none" w:sz="0" w:space="0" w:color="auto"/>
        <w:right w:val="none" w:sz="0" w:space="0" w:color="auto"/>
      </w:divBdr>
    </w:div>
    <w:div w:id="246161156">
      <w:marLeft w:val="640"/>
      <w:marRight w:val="0"/>
      <w:marTop w:val="0"/>
      <w:marBottom w:val="0"/>
      <w:divBdr>
        <w:top w:val="none" w:sz="0" w:space="0" w:color="auto"/>
        <w:left w:val="none" w:sz="0" w:space="0" w:color="auto"/>
        <w:bottom w:val="none" w:sz="0" w:space="0" w:color="auto"/>
        <w:right w:val="none" w:sz="0" w:space="0" w:color="auto"/>
      </w:divBdr>
    </w:div>
    <w:div w:id="246234747">
      <w:marLeft w:val="640"/>
      <w:marRight w:val="0"/>
      <w:marTop w:val="0"/>
      <w:marBottom w:val="0"/>
      <w:divBdr>
        <w:top w:val="none" w:sz="0" w:space="0" w:color="auto"/>
        <w:left w:val="none" w:sz="0" w:space="0" w:color="auto"/>
        <w:bottom w:val="none" w:sz="0" w:space="0" w:color="auto"/>
        <w:right w:val="none" w:sz="0" w:space="0" w:color="auto"/>
      </w:divBdr>
    </w:div>
    <w:div w:id="246307409">
      <w:marLeft w:val="640"/>
      <w:marRight w:val="0"/>
      <w:marTop w:val="0"/>
      <w:marBottom w:val="0"/>
      <w:divBdr>
        <w:top w:val="none" w:sz="0" w:space="0" w:color="auto"/>
        <w:left w:val="none" w:sz="0" w:space="0" w:color="auto"/>
        <w:bottom w:val="none" w:sz="0" w:space="0" w:color="auto"/>
        <w:right w:val="none" w:sz="0" w:space="0" w:color="auto"/>
      </w:divBdr>
    </w:div>
    <w:div w:id="246496896">
      <w:marLeft w:val="640"/>
      <w:marRight w:val="0"/>
      <w:marTop w:val="0"/>
      <w:marBottom w:val="0"/>
      <w:divBdr>
        <w:top w:val="none" w:sz="0" w:space="0" w:color="auto"/>
        <w:left w:val="none" w:sz="0" w:space="0" w:color="auto"/>
        <w:bottom w:val="none" w:sz="0" w:space="0" w:color="auto"/>
        <w:right w:val="none" w:sz="0" w:space="0" w:color="auto"/>
      </w:divBdr>
    </w:div>
    <w:div w:id="246614212">
      <w:marLeft w:val="640"/>
      <w:marRight w:val="0"/>
      <w:marTop w:val="0"/>
      <w:marBottom w:val="0"/>
      <w:divBdr>
        <w:top w:val="none" w:sz="0" w:space="0" w:color="auto"/>
        <w:left w:val="none" w:sz="0" w:space="0" w:color="auto"/>
        <w:bottom w:val="none" w:sz="0" w:space="0" w:color="auto"/>
        <w:right w:val="none" w:sz="0" w:space="0" w:color="auto"/>
      </w:divBdr>
    </w:div>
    <w:div w:id="246620841">
      <w:marLeft w:val="640"/>
      <w:marRight w:val="0"/>
      <w:marTop w:val="0"/>
      <w:marBottom w:val="0"/>
      <w:divBdr>
        <w:top w:val="none" w:sz="0" w:space="0" w:color="auto"/>
        <w:left w:val="none" w:sz="0" w:space="0" w:color="auto"/>
        <w:bottom w:val="none" w:sz="0" w:space="0" w:color="auto"/>
        <w:right w:val="none" w:sz="0" w:space="0" w:color="auto"/>
      </w:divBdr>
    </w:div>
    <w:div w:id="246690890">
      <w:marLeft w:val="640"/>
      <w:marRight w:val="0"/>
      <w:marTop w:val="0"/>
      <w:marBottom w:val="0"/>
      <w:divBdr>
        <w:top w:val="none" w:sz="0" w:space="0" w:color="auto"/>
        <w:left w:val="none" w:sz="0" w:space="0" w:color="auto"/>
        <w:bottom w:val="none" w:sz="0" w:space="0" w:color="auto"/>
        <w:right w:val="none" w:sz="0" w:space="0" w:color="auto"/>
      </w:divBdr>
    </w:div>
    <w:div w:id="246769725">
      <w:marLeft w:val="640"/>
      <w:marRight w:val="0"/>
      <w:marTop w:val="0"/>
      <w:marBottom w:val="0"/>
      <w:divBdr>
        <w:top w:val="none" w:sz="0" w:space="0" w:color="auto"/>
        <w:left w:val="none" w:sz="0" w:space="0" w:color="auto"/>
        <w:bottom w:val="none" w:sz="0" w:space="0" w:color="auto"/>
        <w:right w:val="none" w:sz="0" w:space="0" w:color="auto"/>
      </w:divBdr>
    </w:div>
    <w:div w:id="246770668">
      <w:marLeft w:val="640"/>
      <w:marRight w:val="0"/>
      <w:marTop w:val="0"/>
      <w:marBottom w:val="0"/>
      <w:divBdr>
        <w:top w:val="none" w:sz="0" w:space="0" w:color="auto"/>
        <w:left w:val="none" w:sz="0" w:space="0" w:color="auto"/>
        <w:bottom w:val="none" w:sz="0" w:space="0" w:color="auto"/>
        <w:right w:val="none" w:sz="0" w:space="0" w:color="auto"/>
      </w:divBdr>
    </w:div>
    <w:div w:id="246892039">
      <w:marLeft w:val="640"/>
      <w:marRight w:val="0"/>
      <w:marTop w:val="0"/>
      <w:marBottom w:val="0"/>
      <w:divBdr>
        <w:top w:val="none" w:sz="0" w:space="0" w:color="auto"/>
        <w:left w:val="none" w:sz="0" w:space="0" w:color="auto"/>
        <w:bottom w:val="none" w:sz="0" w:space="0" w:color="auto"/>
        <w:right w:val="none" w:sz="0" w:space="0" w:color="auto"/>
      </w:divBdr>
    </w:div>
    <w:div w:id="246960245">
      <w:marLeft w:val="640"/>
      <w:marRight w:val="0"/>
      <w:marTop w:val="0"/>
      <w:marBottom w:val="0"/>
      <w:divBdr>
        <w:top w:val="none" w:sz="0" w:space="0" w:color="auto"/>
        <w:left w:val="none" w:sz="0" w:space="0" w:color="auto"/>
        <w:bottom w:val="none" w:sz="0" w:space="0" w:color="auto"/>
        <w:right w:val="none" w:sz="0" w:space="0" w:color="auto"/>
      </w:divBdr>
    </w:div>
    <w:div w:id="247009326">
      <w:marLeft w:val="480"/>
      <w:marRight w:val="0"/>
      <w:marTop w:val="0"/>
      <w:marBottom w:val="0"/>
      <w:divBdr>
        <w:top w:val="none" w:sz="0" w:space="0" w:color="auto"/>
        <w:left w:val="none" w:sz="0" w:space="0" w:color="auto"/>
        <w:bottom w:val="none" w:sz="0" w:space="0" w:color="auto"/>
        <w:right w:val="none" w:sz="0" w:space="0" w:color="auto"/>
      </w:divBdr>
    </w:div>
    <w:div w:id="247034867">
      <w:marLeft w:val="640"/>
      <w:marRight w:val="0"/>
      <w:marTop w:val="0"/>
      <w:marBottom w:val="0"/>
      <w:divBdr>
        <w:top w:val="none" w:sz="0" w:space="0" w:color="auto"/>
        <w:left w:val="none" w:sz="0" w:space="0" w:color="auto"/>
        <w:bottom w:val="none" w:sz="0" w:space="0" w:color="auto"/>
        <w:right w:val="none" w:sz="0" w:space="0" w:color="auto"/>
      </w:divBdr>
    </w:div>
    <w:div w:id="247082219">
      <w:marLeft w:val="640"/>
      <w:marRight w:val="0"/>
      <w:marTop w:val="0"/>
      <w:marBottom w:val="0"/>
      <w:divBdr>
        <w:top w:val="none" w:sz="0" w:space="0" w:color="auto"/>
        <w:left w:val="none" w:sz="0" w:space="0" w:color="auto"/>
        <w:bottom w:val="none" w:sz="0" w:space="0" w:color="auto"/>
        <w:right w:val="none" w:sz="0" w:space="0" w:color="auto"/>
      </w:divBdr>
    </w:div>
    <w:div w:id="247084191">
      <w:marLeft w:val="640"/>
      <w:marRight w:val="0"/>
      <w:marTop w:val="0"/>
      <w:marBottom w:val="0"/>
      <w:divBdr>
        <w:top w:val="none" w:sz="0" w:space="0" w:color="auto"/>
        <w:left w:val="none" w:sz="0" w:space="0" w:color="auto"/>
        <w:bottom w:val="none" w:sz="0" w:space="0" w:color="auto"/>
        <w:right w:val="none" w:sz="0" w:space="0" w:color="auto"/>
      </w:divBdr>
    </w:div>
    <w:div w:id="247153050">
      <w:marLeft w:val="640"/>
      <w:marRight w:val="0"/>
      <w:marTop w:val="0"/>
      <w:marBottom w:val="0"/>
      <w:divBdr>
        <w:top w:val="none" w:sz="0" w:space="0" w:color="auto"/>
        <w:left w:val="none" w:sz="0" w:space="0" w:color="auto"/>
        <w:bottom w:val="none" w:sz="0" w:space="0" w:color="auto"/>
        <w:right w:val="none" w:sz="0" w:space="0" w:color="auto"/>
      </w:divBdr>
    </w:div>
    <w:div w:id="247154102">
      <w:marLeft w:val="640"/>
      <w:marRight w:val="0"/>
      <w:marTop w:val="0"/>
      <w:marBottom w:val="0"/>
      <w:divBdr>
        <w:top w:val="none" w:sz="0" w:space="0" w:color="auto"/>
        <w:left w:val="none" w:sz="0" w:space="0" w:color="auto"/>
        <w:bottom w:val="none" w:sz="0" w:space="0" w:color="auto"/>
        <w:right w:val="none" w:sz="0" w:space="0" w:color="auto"/>
      </w:divBdr>
    </w:div>
    <w:div w:id="247274680">
      <w:marLeft w:val="640"/>
      <w:marRight w:val="0"/>
      <w:marTop w:val="0"/>
      <w:marBottom w:val="0"/>
      <w:divBdr>
        <w:top w:val="none" w:sz="0" w:space="0" w:color="auto"/>
        <w:left w:val="none" w:sz="0" w:space="0" w:color="auto"/>
        <w:bottom w:val="none" w:sz="0" w:space="0" w:color="auto"/>
        <w:right w:val="none" w:sz="0" w:space="0" w:color="auto"/>
      </w:divBdr>
    </w:div>
    <w:div w:id="247420431">
      <w:marLeft w:val="640"/>
      <w:marRight w:val="0"/>
      <w:marTop w:val="0"/>
      <w:marBottom w:val="0"/>
      <w:divBdr>
        <w:top w:val="none" w:sz="0" w:space="0" w:color="auto"/>
        <w:left w:val="none" w:sz="0" w:space="0" w:color="auto"/>
        <w:bottom w:val="none" w:sz="0" w:space="0" w:color="auto"/>
        <w:right w:val="none" w:sz="0" w:space="0" w:color="auto"/>
      </w:divBdr>
    </w:div>
    <w:div w:id="247426846">
      <w:marLeft w:val="640"/>
      <w:marRight w:val="0"/>
      <w:marTop w:val="0"/>
      <w:marBottom w:val="0"/>
      <w:divBdr>
        <w:top w:val="none" w:sz="0" w:space="0" w:color="auto"/>
        <w:left w:val="none" w:sz="0" w:space="0" w:color="auto"/>
        <w:bottom w:val="none" w:sz="0" w:space="0" w:color="auto"/>
        <w:right w:val="none" w:sz="0" w:space="0" w:color="auto"/>
      </w:divBdr>
    </w:div>
    <w:div w:id="247466837">
      <w:marLeft w:val="640"/>
      <w:marRight w:val="0"/>
      <w:marTop w:val="0"/>
      <w:marBottom w:val="0"/>
      <w:divBdr>
        <w:top w:val="none" w:sz="0" w:space="0" w:color="auto"/>
        <w:left w:val="none" w:sz="0" w:space="0" w:color="auto"/>
        <w:bottom w:val="none" w:sz="0" w:space="0" w:color="auto"/>
        <w:right w:val="none" w:sz="0" w:space="0" w:color="auto"/>
      </w:divBdr>
    </w:div>
    <w:div w:id="247496336">
      <w:marLeft w:val="640"/>
      <w:marRight w:val="0"/>
      <w:marTop w:val="0"/>
      <w:marBottom w:val="0"/>
      <w:divBdr>
        <w:top w:val="none" w:sz="0" w:space="0" w:color="auto"/>
        <w:left w:val="none" w:sz="0" w:space="0" w:color="auto"/>
        <w:bottom w:val="none" w:sz="0" w:space="0" w:color="auto"/>
        <w:right w:val="none" w:sz="0" w:space="0" w:color="auto"/>
      </w:divBdr>
    </w:div>
    <w:div w:id="247620929">
      <w:marLeft w:val="640"/>
      <w:marRight w:val="0"/>
      <w:marTop w:val="0"/>
      <w:marBottom w:val="0"/>
      <w:divBdr>
        <w:top w:val="none" w:sz="0" w:space="0" w:color="auto"/>
        <w:left w:val="none" w:sz="0" w:space="0" w:color="auto"/>
        <w:bottom w:val="none" w:sz="0" w:space="0" w:color="auto"/>
        <w:right w:val="none" w:sz="0" w:space="0" w:color="auto"/>
      </w:divBdr>
    </w:div>
    <w:div w:id="247665065">
      <w:marLeft w:val="640"/>
      <w:marRight w:val="0"/>
      <w:marTop w:val="0"/>
      <w:marBottom w:val="0"/>
      <w:divBdr>
        <w:top w:val="none" w:sz="0" w:space="0" w:color="auto"/>
        <w:left w:val="none" w:sz="0" w:space="0" w:color="auto"/>
        <w:bottom w:val="none" w:sz="0" w:space="0" w:color="auto"/>
        <w:right w:val="none" w:sz="0" w:space="0" w:color="auto"/>
      </w:divBdr>
    </w:div>
    <w:div w:id="247689369">
      <w:marLeft w:val="640"/>
      <w:marRight w:val="0"/>
      <w:marTop w:val="0"/>
      <w:marBottom w:val="0"/>
      <w:divBdr>
        <w:top w:val="none" w:sz="0" w:space="0" w:color="auto"/>
        <w:left w:val="none" w:sz="0" w:space="0" w:color="auto"/>
        <w:bottom w:val="none" w:sz="0" w:space="0" w:color="auto"/>
        <w:right w:val="none" w:sz="0" w:space="0" w:color="auto"/>
      </w:divBdr>
    </w:div>
    <w:div w:id="247733671">
      <w:marLeft w:val="640"/>
      <w:marRight w:val="0"/>
      <w:marTop w:val="0"/>
      <w:marBottom w:val="0"/>
      <w:divBdr>
        <w:top w:val="none" w:sz="0" w:space="0" w:color="auto"/>
        <w:left w:val="none" w:sz="0" w:space="0" w:color="auto"/>
        <w:bottom w:val="none" w:sz="0" w:space="0" w:color="auto"/>
        <w:right w:val="none" w:sz="0" w:space="0" w:color="auto"/>
      </w:divBdr>
    </w:div>
    <w:div w:id="247735841">
      <w:marLeft w:val="640"/>
      <w:marRight w:val="0"/>
      <w:marTop w:val="0"/>
      <w:marBottom w:val="0"/>
      <w:divBdr>
        <w:top w:val="none" w:sz="0" w:space="0" w:color="auto"/>
        <w:left w:val="none" w:sz="0" w:space="0" w:color="auto"/>
        <w:bottom w:val="none" w:sz="0" w:space="0" w:color="auto"/>
        <w:right w:val="none" w:sz="0" w:space="0" w:color="auto"/>
      </w:divBdr>
    </w:div>
    <w:div w:id="247816329">
      <w:marLeft w:val="640"/>
      <w:marRight w:val="0"/>
      <w:marTop w:val="0"/>
      <w:marBottom w:val="0"/>
      <w:divBdr>
        <w:top w:val="none" w:sz="0" w:space="0" w:color="auto"/>
        <w:left w:val="none" w:sz="0" w:space="0" w:color="auto"/>
        <w:bottom w:val="none" w:sz="0" w:space="0" w:color="auto"/>
        <w:right w:val="none" w:sz="0" w:space="0" w:color="auto"/>
      </w:divBdr>
    </w:div>
    <w:div w:id="247887806">
      <w:marLeft w:val="640"/>
      <w:marRight w:val="0"/>
      <w:marTop w:val="0"/>
      <w:marBottom w:val="0"/>
      <w:divBdr>
        <w:top w:val="none" w:sz="0" w:space="0" w:color="auto"/>
        <w:left w:val="none" w:sz="0" w:space="0" w:color="auto"/>
        <w:bottom w:val="none" w:sz="0" w:space="0" w:color="auto"/>
        <w:right w:val="none" w:sz="0" w:space="0" w:color="auto"/>
      </w:divBdr>
    </w:div>
    <w:div w:id="247925362">
      <w:marLeft w:val="640"/>
      <w:marRight w:val="0"/>
      <w:marTop w:val="0"/>
      <w:marBottom w:val="0"/>
      <w:divBdr>
        <w:top w:val="none" w:sz="0" w:space="0" w:color="auto"/>
        <w:left w:val="none" w:sz="0" w:space="0" w:color="auto"/>
        <w:bottom w:val="none" w:sz="0" w:space="0" w:color="auto"/>
        <w:right w:val="none" w:sz="0" w:space="0" w:color="auto"/>
      </w:divBdr>
    </w:div>
    <w:div w:id="247927389">
      <w:marLeft w:val="640"/>
      <w:marRight w:val="0"/>
      <w:marTop w:val="0"/>
      <w:marBottom w:val="0"/>
      <w:divBdr>
        <w:top w:val="none" w:sz="0" w:space="0" w:color="auto"/>
        <w:left w:val="none" w:sz="0" w:space="0" w:color="auto"/>
        <w:bottom w:val="none" w:sz="0" w:space="0" w:color="auto"/>
        <w:right w:val="none" w:sz="0" w:space="0" w:color="auto"/>
      </w:divBdr>
    </w:div>
    <w:div w:id="248007070">
      <w:marLeft w:val="640"/>
      <w:marRight w:val="0"/>
      <w:marTop w:val="0"/>
      <w:marBottom w:val="0"/>
      <w:divBdr>
        <w:top w:val="none" w:sz="0" w:space="0" w:color="auto"/>
        <w:left w:val="none" w:sz="0" w:space="0" w:color="auto"/>
        <w:bottom w:val="none" w:sz="0" w:space="0" w:color="auto"/>
        <w:right w:val="none" w:sz="0" w:space="0" w:color="auto"/>
      </w:divBdr>
    </w:div>
    <w:div w:id="248077617">
      <w:marLeft w:val="640"/>
      <w:marRight w:val="0"/>
      <w:marTop w:val="0"/>
      <w:marBottom w:val="0"/>
      <w:divBdr>
        <w:top w:val="none" w:sz="0" w:space="0" w:color="auto"/>
        <w:left w:val="none" w:sz="0" w:space="0" w:color="auto"/>
        <w:bottom w:val="none" w:sz="0" w:space="0" w:color="auto"/>
        <w:right w:val="none" w:sz="0" w:space="0" w:color="auto"/>
      </w:divBdr>
    </w:div>
    <w:div w:id="248273939">
      <w:marLeft w:val="640"/>
      <w:marRight w:val="0"/>
      <w:marTop w:val="0"/>
      <w:marBottom w:val="0"/>
      <w:divBdr>
        <w:top w:val="none" w:sz="0" w:space="0" w:color="auto"/>
        <w:left w:val="none" w:sz="0" w:space="0" w:color="auto"/>
        <w:bottom w:val="none" w:sz="0" w:space="0" w:color="auto"/>
        <w:right w:val="none" w:sz="0" w:space="0" w:color="auto"/>
      </w:divBdr>
    </w:div>
    <w:div w:id="248274028">
      <w:marLeft w:val="640"/>
      <w:marRight w:val="0"/>
      <w:marTop w:val="0"/>
      <w:marBottom w:val="0"/>
      <w:divBdr>
        <w:top w:val="none" w:sz="0" w:space="0" w:color="auto"/>
        <w:left w:val="none" w:sz="0" w:space="0" w:color="auto"/>
        <w:bottom w:val="none" w:sz="0" w:space="0" w:color="auto"/>
        <w:right w:val="none" w:sz="0" w:space="0" w:color="auto"/>
      </w:divBdr>
    </w:div>
    <w:div w:id="248394435">
      <w:marLeft w:val="640"/>
      <w:marRight w:val="0"/>
      <w:marTop w:val="0"/>
      <w:marBottom w:val="0"/>
      <w:divBdr>
        <w:top w:val="none" w:sz="0" w:space="0" w:color="auto"/>
        <w:left w:val="none" w:sz="0" w:space="0" w:color="auto"/>
        <w:bottom w:val="none" w:sz="0" w:space="0" w:color="auto"/>
        <w:right w:val="none" w:sz="0" w:space="0" w:color="auto"/>
      </w:divBdr>
    </w:div>
    <w:div w:id="248466023">
      <w:marLeft w:val="640"/>
      <w:marRight w:val="0"/>
      <w:marTop w:val="0"/>
      <w:marBottom w:val="0"/>
      <w:divBdr>
        <w:top w:val="none" w:sz="0" w:space="0" w:color="auto"/>
        <w:left w:val="none" w:sz="0" w:space="0" w:color="auto"/>
        <w:bottom w:val="none" w:sz="0" w:space="0" w:color="auto"/>
        <w:right w:val="none" w:sz="0" w:space="0" w:color="auto"/>
      </w:divBdr>
    </w:div>
    <w:div w:id="248538289">
      <w:marLeft w:val="640"/>
      <w:marRight w:val="0"/>
      <w:marTop w:val="0"/>
      <w:marBottom w:val="0"/>
      <w:divBdr>
        <w:top w:val="none" w:sz="0" w:space="0" w:color="auto"/>
        <w:left w:val="none" w:sz="0" w:space="0" w:color="auto"/>
        <w:bottom w:val="none" w:sz="0" w:space="0" w:color="auto"/>
        <w:right w:val="none" w:sz="0" w:space="0" w:color="auto"/>
      </w:divBdr>
    </w:div>
    <w:div w:id="248580699">
      <w:marLeft w:val="640"/>
      <w:marRight w:val="0"/>
      <w:marTop w:val="0"/>
      <w:marBottom w:val="0"/>
      <w:divBdr>
        <w:top w:val="none" w:sz="0" w:space="0" w:color="auto"/>
        <w:left w:val="none" w:sz="0" w:space="0" w:color="auto"/>
        <w:bottom w:val="none" w:sz="0" w:space="0" w:color="auto"/>
        <w:right w:val="none" w:sz="0" w:space="0" w:color="auto"/>
      </w:divBdr>
    </w:div>
    <w:div w:id="248655574">
      <w:marLeft w:val="640"/>
      <w:marRight w:val="0"/>
      <w:marTop w:val="0"/>
      <w:marBottom w:val="0"/>
      <w:divBdr>
        <w:top w:val="none" w:sz="0" w:space="0" w:color="auto"/>
        <w:left w:val="none" w:sz="0" w:space="0" w:color="auto"/>
        <w:bottom w:val="none" w:sz="0" w:space="0" w:color="auto"/>
        <w:right w:val="none" w:sz="0" w:space="0" w:color="auto"/>
      </w:divBdr>
    </w:div>
    <w:div w:id="248661766">
      <w:marLeft w:val="640"/>
      <w:marRight w:val="0"/>
      <w:marTop w:val="0"/>
      <w:marBottom w:val="0"/>
      <w:divBdr>
        <w:top w:val="none" w:sz="0" w:space="0" w:color="auto"/>
        <w:left w:val="none" w:sz="0" w:space="0" w:color="auto"/>
        <w:bottom w:val="none" w:sz="0" w:space="0" w:color="auto"/>
        <w:right w:val="none" w:sz="0" w:space="0" w:color="auto"/>
      </w:divBdr>
    </w:div>
    <w:div w:id="248851159">
      <w:marLeft w:val="640"/>
      <w:marRight w:val="0"/>
      <w:marTop w:val="0"/>
      <w:marBottom w:val="0"/>
      <w:divBdr>
        <w:top w:val="none" w:sz="0" w:space="0" w:color="auto"/>
        <w:left w:val="none" w:sz="0" w:space="0" w:color="auto"/>
        <w:bottom w:val="none" w:sz="0" w:space="0" w:color="auto"/>
        <w:right w:val="none" w:sz="0" w:space="0" w:color="auto"/>
      </w:divBdr>
    </w:div>
    <w:div w:id="248851566">
      <w:marLeft w:val="640"/>
      <w:marRight w:val="0"/>
      <w:marTop w:val="0"/>
      <w:marBottom w:val="0"/>
      <w:divBdr>
        <w:top w:val="none" w:sz="0" w:space="0" w:color="auto"/>
        <w:left w:val="none" w:sz="0" w:space="0" w:color="auto"/>
        <w:bottom w:val="none" w:sz="0" w:space="0" w:color="auto"/>
        <w:right w:val="none" w:sz="0" w:space="0" w:color="auto"/>
      </w:divBdr>
    </w:div>
    <w:div w:id="248932072">
      <w:marLeft w:val="640"/>
      <w:marRight w:val="0"/>
      <w:marTop w:val="0"/>
      <w:marBottom w:val="0"/>
      <w:divBdr>
        <w:top w:val="none" w:sz="0" w:space="0" w:color="auto"/>
        <w:left w:val="none" w:sz="0" w:space="0" w:color="auto"/>
        <w:bottom w:val="none" w:sz="0" w:space="0" w:color="auto"/>
        <w:right w:val="none" w:sz="0" w:space="0" w:color="auto"/>
      </w:divBdr>
    </w:div>
    <w:div w:id="249001916">
      <w:marLeft w:val="640"/>
      <w:marRight w:val="0"/>
      <w:marTop w:val="0"/>
      <w:marBottom w:val="0"/>
      <w:divBdr>
        <w:top w:val="none" w:sz="0" w:space="0" w:color="auto"/>
        <w:left w:val="none" w:sz="0" w:space="0" w:color="auto"/>
        <w:bottom w:val="none" w:sz="0" w:space="0" w:color="auto"/>
        <w:right w:val="none" w:sz="0" w:space="0" w:color="auto"/>
      </w:divBdr>
    </w:div>
    <w:div w:id="249193020">
      <w:marLeft w:val="640"/>
      <w:marRight w:val="0"/>
      <w:marTop w:val="0"/>
      <w:marBottom w:val="0"/>
      <w:divBdr>
        <w:top w:val="none" w:sz="0" w:space="0" w:color="auto"/>
        <w:left w:val="none" w:sz="0" w:space="0" w:color="auto"/>
        <w:bottom w:val="none" w:sz="0" w:space="0" w:color="auto"/>
        <w:right w:val="none" w:sz="0" w:space="0" w:color="auto"/>
      </w:divBdr>
    </w:div>
    <w:div w:id="249193094">
      <w:marLeft w:val="640"/>
      <w:marRight w:val="0"/>
      <w:marTop w:val="0"/>
      <w:marBottom w:val="0"/>
      <w:divBdr>
        <w:top w:val="none" w:sz="0" w:space="0" w:color="auto"/>
        <w:left w:val="none" w:sz="0" w:space="0" w:color="auto"/>
        <w:bottom w:val="none" w:sz="0" w:space="0" w:color="auto"/>
        <w:right w:val="none" w:sz="0" w:space="0" w:color="auto"/>
      </w:divBdr>
    </w:div>
    <w:div w:id="249194239">
      <w:marLeft w:val="640"/>
      <w:marRight w:val="0"/>
      <w:marTop w:val="0"/>
      <w:marBottom w:val="0"/>
      <w:divBdr>
        <w:top w:val="none" w:sz="0" w:space="0" w:color="auto"/>
        <w:left w:val="none" w:sz="0" w:space="0" w:color="auto"/>
        <w:bottom w:val="none" w:sz="0" w:space="0" w:color="auto"/>
        <w:right w:val="none" w:sz="0" w:space="0" w:color="auto"/>
      </w:divBdr>
    </w:div>
    <w:div w:id="249243770">
      <w:marLeft w:val="640"/>
      <w:marRight w:val="0"/>
      <w:marTop w:val="0"/>
      <w:marBottom w:val="0"/>
      <w:divBdr>
        <w:top w:val="none" w:sz="0" w:space="0" w:color="auto"/>
        <w:left w:val="none" w:sz="0" w:space="0" w:color="auto"/>
        <w:bottom w:val="none" w:sz="0" w:space="0" w:color="auto"/>
        <w:right w:val="none" w:sz="0" w:space="0" w:color="auto"/>
      </w:divBdr>
    </w:div>
    <w:div w:id="249310797">
      <w:marLeft w:val="640"/>
      <w:marRight w:val="0"/>
      <w:marTop w:val="0"/>
      <w:marBottom w:val="0"/>
      <w:divBdr>
        <w:top w:val="none" w:sz="0" w:space="0" w:color="auto"/>
        <w:left w:val="none" w:sz="0" w:space="0" w:color="auto"/>
        <w:bottom w:val="none" w:sz="0" w:space="0" w:color="auto"/>
        <w:right w:val="none" w:sz="0" w:space="0" w:color="auto"/>
      </w:divBdr>
    </w:div>
    <w:div w:id="249316049">
      <w:marLeft w:val="640"/>
      <w:marRight w:val="0"/>
      <w:marTop w:val="0"/>
      <w:marBottom w:val="0"/>
      <w:divBdr>
        <w:top w:val="none" w:sz="0" w:space="0" w:color="auto"/>
        <w:left w:val="none" w:sz="0" w:space="0" w:color="auto"/>
        <w:bottom w:val="none" w:sz="0" w:space="0" w:color="auto"/>
        <w:right w:val="none" w:sz="0" w:space="0" w:color="auto"/>
      </w:divBdr>
    </w:div>
    <w:div w:id="249395660">
      <w:marLeft w:val="640"/>
      <w:marRight w:val="0"/>
      <w:marTop w:val="0"/>
      <w:marBottom w:val="0"/>
      <w:divBdr>
        <w:top w:val="none" w:sz="0" w:space="0" w:color="auto"/>
        <w:left w:val="none" w:sz="0" w:space="0" w:color="auto"/>
        <w:bottom w:val="none" w:sz="0" w:space="0" w:color="auto"/>
        <w:right w:val="none" w:sz="0" w:space="0" w:color="auto"/>
      </w:divBdr>
    </w:div>
    <w:div w:id="249431639">
      <w:marLeft w:val="640"/>
      <w:marRight w:val="0"/>
      <w:marTop w:val="0"/>
      <w:marBottom w:val="0"/>
      <w:divBdr>
        <w:top w:val="none" w:sz="0" w:space="0" w:color="auto"/>
        <w:left w:val="none" w:sz="0" w:space="0" w:color="auto"/>
        <w:bottom w:val="none" w:sz="0" w:space="0" w:color="auto"/>
        <w:right w:val="none" w:sz="0" w:space="0" w:color="auto"/>
      </w:divBdr>
    </w:div>
    <w:div w:id="249436478">
      <w:marLeft w:val="640"/>
      <w:marRight w:val="0"/>
      <w:marTop w:val="0"/>
      <w:marBottom w:val="0"/>
      <w:divBdr>
        <w:top w:val="none" w:sz="0" w:space="0" w:color="auto"/>
        <w:left w:val="none" w:sz="0" w:space="0" w:color="auto"/>
        <w:bottom w:val="none" w:sz="0" w:space="0" w:color="auto"/>
        <w:right w:val="none" w:sz="0" w:space="0" w:color="auto"/>
      </w:divBdr>
    </w:div>
    <w:div w:id="249511133">
      <w:marLeft w:val="640"/>
      <w:marRight w:val="0"/>
      <w:marTop w:val="0"/>
      <w:marBottom w:val="0"/>
      <w:divBdr>
        <w:top w:val="none" w:sz="0" w:space="0" w:color="auto"/>
        <w:left w:val="none" w:sz="0" w:space="0" w:color="auto"/>
        <w:bottom w:val="none" w:sz="0" w:space="0" w:color="auto"/>
        <w:right w:val="none" w:sz="0" w:space="0" w:color="auto"/>
      </w:divBdr>
    </w:div>
    <w:div w:id="249629083">
      <w:marLeft w:val="640"/>
      <w:marRight w:val="0"/>
      <w:marTop w:val="0"/>
      <w:marBottom w:val="0"/>
      <w:divBdr>
        <w:top w:val="none" w:sz="0" w:space="0" w:color="auto"/>
        <w:left w:val="none" w:sz="0" w:space="0" w:color="auto"/>
        <w:bottom w:val="none" w:sz="0" w:space="0" w:color="auto"/>
        <w:right w:val="none" w:sz="0" w:space="0" w:color="auto"/>
      </w:divBdr>
    </w:div>
    <w:div w:id="249697929">
      <w:marLeft w:val="640"/>
      <w:marRight w:val="0"/>
      <w:marTop w:val="0"/>
      <w:marBottom w:val="0"/>
      <w:divBdr>
        <w:top w:val="none" w:sz="0" w:space="0" w:color="auto"/>
        <w:left w:val="none" w:sz="0" w:space="0" w:color="auto"/>
        <w:bottom w:val="none" w:sz="0" w:space="0" w:color="auto"/>
        <w:right w:val="none" w:sz="0" w:space="0" w:color="auto"/>
      </w:divBdr>
    </w:div>
    <w:div w:id="249703276">
      <w:marLeft w:val="640"/>
      <w:marRight w:val="0"/>
      <w:marTop w:val="0"/>
      <w:marBottom w:val="0"/>
      <w:divBdr>
        <w:top w:val="none" w:sz="0" w:space="0" w:color="auto"/>
        <w:left w:val="none" w:sz="0" w:space="0" w:color="auto"/>
        <w:bottom w:val="none" w:sz="0" w:space="0" w:color="auto"/>
        <w:right w:val="none" w:sz="0" w:space="0" w:color="auto"/>
      </w:divBdr>
    </w:div>
    <w:div w:id="249706533">
      <w:marLeft w:val="640"/>
      <w:marRight w:val="0"/>
      <w:marTop w:val="0"/>
      <w:marBottom w:val="0"/>
      <w:divBdr>
        <w:top w:val="none" w:sz="0" w:space="0" w:color="auto"/>
        <w:left w:val="none" w:sz="0" w:space="0" w:color="auto"/>
        <w:bottom w:val="none" w:sz="0" w:space="0" w:color="auto"/>
        <w:right w:val="none" w:sz="0" w:space="0" w:color="auto"/>
      </w:divBdr>
    </w:div>
    <w:div w:id="249854039">
      <w:marLeft w:val="640"/>
      <w:marRight w:val="0"/>
      <w:marTop w:val="0"/>
      <w:marBottom w:val="0"/>
      <w:divBdr>
        <w:top w:val="none" w:sz="0" w:space="0" w:color="auto"/>
        <w:left w:val="none" w:sz="0" w:space="0" w:color="auto"/>
        <w:bottom w:val="none" w:sz="0" w:space="0" w:color="auto"/>
        <w:right w:val="none" w:sz="0" w:space="0" w:color="auto"/>
      </w:divBdr>
    </w:div>
    <w:div w:id="249966325">
      <w:marLeft w:val="640"/>
      <w:marRight w:val="0"/>
      <w:marTop w:val="0"/>
      <w:marBottom w:val="0"/>
      <w:divBdr>
        <w:top w:val="none" w:sz="0" w:space="0" w:color="auto"/>
        <w:left w:val="none" w:sz="0" w:space="0" w:color="auto"/>
        <w:bottom w:val="none" w:sz="0" w:space="0" w:color="auto"/>
        <w:right w:val="none" w:sz="0" w:space="0" w:color="auto"/>
      </w:divBdr>
    </w:div>
    <w:div w:id="250045995">
      <w:marLeft w:val="640"/>
      <w:marRight w:val="0"/>
      <w:marTop w:val="0"/>
      <w:marBottom w:val="0"/>
      <w:divBdr>
        <w:top w:val="none" w:sz="0" w:space="0" w:color="auto"/>
        <w:left w:val="none" w:sz="0" w:space="0" w:color="auto"/>
        <w:bottom w:val="none" w:sz="0" w:space="0" w:color="auto"/>
        <w:right w:val="none" w:sz="0" w:space="0" w:color="auto"/>
      </w:divBdr>
    </w:div>
    <w:div w:id="250088741">
      <w:marLeft w:val="640"/>
      <w:marRight w:val="0"/>
      <w:marTop w:val="0"/>
      <w:marBottom w:val="0"/>
      <w:divBdr>
        <w:top w:val="none" w:sz="0" w:space="0" w:color="auto"/>
        <w:left w:val="none" w:sz="0" w:space="0" w:color="auto"/>
        <w:bottom w:val="none" w:sz="0" w:space="0" w:color="auto"/>
        <w:right w:val="none" w:sz="0" w:space="0" w:color="auto"/>
      </w:divBdr>
    </w:div>
    <w:div w:id="250311944">
      <w:marLeft w:val="640"/>
      <w:marRight w:val="0"/>
      <w:marTop w:val="0"/>
      <w:marBottom w:val="0"/>
      <w:divBdr>
        <w:top w:val="none" w:sz="0" w:space="0" w:color="auto"/>
        <w:left w:val="none" w:sz="0" w:space="0" w:color="auto"/>
        <w:bottom w:val="none" w:sz="0" w:space="0" w:color="auto"/>
        <w:right w:val="none" w:sz="0" w:space="0" w:color="auto"/>
      </w:divBdr>
    </w:div>
    <w:div w:id="250361920">
      <w:marLeft w:val="640"/>
      <w:marRight w:val="0"/>
      <w:marTop w:val="0"/>
      <w:marBottom w:val="0"/>
      <w:divBdr>
        <w:top w:val="none" w:sz="0" w:space="0" w:color="auto"/>
        <w:left w:val="none" w:sz="0" w:space="0" w:color="auto"/>
        <w:bottom w:val="none" w:sz="0" w:space="0" w:color="auto"/>
        <w:right w:val="none" w:sz="0" w:space="0" w:color="auto"/>
      </w:divBdr>
    </w:div>
    <w:div w:id="250429984">
      <w:marLeft w:val="640"/>
      <w:marRight w:val="0"/>
      <w:marTop w:val="0"/>
      <w:marBottom w:val="0"/>
      <w:divBdr>
        <w:top w:val="none" w:sz="0" w:space="0" w:color="auto"/>
        <w:left w:val="none" w:sz="0" w:space="0" w:color="auto"/>
        <w:bottom w:val="none" w:sz="0" w:space="0" w:color="auto"/>
        <w:right w:val="none" w:sz="0" w:space="0" w:color="auto"/>
      </w:divBdr>
    </w:div>
    <w:div w:id="250478819">
      <w:marLeft w:val="640"/>
      <w:marRight w:val="0"/>
      <w:marTop w:val="0"/>
      <w:marBottom w:val="0"/>
      <w:divBdr>
        <w:top w:val="none" w:sz="0" w:space="0" w:color="auto"/>
        <w:left w:val="none" w:sz="0" w:space="0" w:color="auto"/>
        <w:bottom w:val="none" w:sz="0" w:space="0" w:color="auto"/>
        <w:right w:val="none" w:sz="0" w:space="0" w:color="auto"/>
      </w:divBdr>
    </w:div>
    <w:div w:id="250510196">
      <w:marLeft w:val="640"/>
      <w:marRight w:val="0"/>
      <w:marTop w:val="0"/>
      <w:marBottom w:val="0"/>
      <w:divBdr>
        <w:top w:val="none" w:sz="0" w:space="0" w:color="auto"/>
        <w:left w:val="none" w:sz="0" w:space="0" w:color="auto"/>
        <w:bottom w:val="none" w:sz="0" w:space="0" w:color="auto"/>
        <w:right w:val="none" w:sz="0" w:space="0" w:color="auto"/>
      </w:divBdr>
    </w:div>
    <w:div w:id="250549379">
      <w:marLeft w:val="640"/>
      <w:marRight w:val="0"/>
      <w:marTop w:val="0"/>
      <w:marBottom w:val="0"/>
      <w:divBdr>
        <w:top w:val="none" w:sz="0" w:space="0" w:color="auto"/>
        <w:left w:val="none" w:sz="0" w:space="0" w:color="auto"/>
        <w:bottom w:val="none" w:sz="0" w:space="0" w:color="auto"/>
        <w:right w:val="none" w:sz="0" w:space="0" w:color="auto"/>
      </w:divBdr>
    </w:div>
    <w:div w:id="250550179">
      <w:marLeft w:val="640"/>
      <w:marRight w:val="0"/>
      <w:marTop w:val="0"/>
      <w:marBottom w:val="0"/>
      <w:divBdr>
        <w:top w:val="none" w:sz="0" w:space="0" w:color="auto"/>
        <w:left w:val="none" w:sz="0" w:space="0" w:color="auto"/>
        <w:bottom w:val="none" w:sz="0" w:space="0" w:color="auto"/>
        <w:right w:val="none" w:sz="0" w:space="0" w:color="auto"/>
      </w:divBdr>
    </w:div>
    <w:div w:id="250630673">
      <w:marLeft w:val="480"/>
      <w:marRight w:val="0"/>
      <w:marTop w:val="0"/>
      <w:marBottom w:val="0"/>
      <w:divBdr>
        <w:top w:val="none" w:sz="0" w:space="0" w:color="auto"/>
        <w:left w:val="none" w:sz="0" w:space="0" w:color="auto"/>
        <w:bottom w:val="none" w:sz="0" w:space="0" w:color="auto"/>
        <w:right w:val="none" w:sz="0" w:space="0" w:color="auto"/>
      </w:divBdr>
    </w:div>
    <w:div w:id="250700421">
      <w:marLeft w:val="640"/>
      <w:marRight w:val="0"/>
      <w:marTop w:val="0"/>
      <w:marBottom w:val="0"/>
      <w:divBdr>
        <w:top w:val="none" w:sz="0" w:space="0" w:color="auto"/>
        <w:left w:val="none" w:sz="0" w:space="0" w:color="auto"/>
        <w:bottom w:val="none" w:sz="0" w:space="0" w:color="auto"/>
        <w:right w:val="none" w:sz="0" w:space="0" w:color="auto"/>
      </w:divBdr>
    </w:div>
    <w:div w:id="250703176">
      <w:marLeft w:val="640"/>
      <w:marRight w:val="0"/>
      <w:marTop w:val="0"/>
      <w:marBottom w:val="0"/>
      <w:divBdr>
        <w:top w:val="none" w:sz="0" w:space="0" w:color="auto"/>
        <w:left w:val="none" w:sz="0" w:space="0" w:color="auto"/>
        <w:bottom w:val="none" w:sz="0" w:space="0" w:color="auto"/>
        <w:right w:val="none" w:sz="0" w:space="0" w:color="auto"/>
      </w:divBdr>
    </w:div>
    <w:div w:id="250706155">
      <w:marLeft w:val="640"/>
      <w:marRight w:val="0"/>
      <w:marTop w:val="0"/>
      <w:marBottom w:val="0"/>
      <w:divBdr>
        <w:top w:val="none" w:sz="0" w:space="0" w:color="auto"/>
        <w:left w:val="none" w:sz="0" w:space="0" w:color="auto"/>
        <w:bottom w:val="none" w:sz="0" w:space="0" w:color="auto"/>
        <w:right w:val="none" w:sz="0" w:space="0" w:color="auto"/>
      </w:divBdr>
    </w:div>
    <w:div w:id="250744933">
      <w:marLeft w:val="640"/>
      <w:marRight w:val="0"/>
      <w:marTop w:val="0"/>
      <w:marBottom w:val="0"/>
      <w:divBdr>
        <w:top w:val="none" w:sz="0" w:space="0" w:color="auto"/>
        <w:left w:val="none" w:sz="0" w:space="0" w:color="auto"/>
        <w:bottom w:val="none" w:sz="0" w:space="0" w:color="auto"/>
        <w:right w:val="none" w:sz="0" w:space="0" w:color="auto"/>
      </w:divBdr>
    </w:div>
    <w:div w:id="250823225">
      <w:marLeft w:val="640"/>
      <w:marRight w:val="0"/>
      <w:marTop w:val="0"/>
      <w:marBottom w:val="0"/>
      <w:divBdr>
        <w:top w:val="none" w:sz="0" w:space="0" w:color="auto"/>
        <w:left w:val="none" w:sz="0" w:space="0" w:color="auto"/>
        <w:bottom w:val="none" w:sz="0" w:space="0" w:color="auto"/>
        <w:right w:val="none" w:sz="0" w:space="0" w:color="auto"/>
      </w:divBdr>
    </w:div>
    <w:div w:id="250824201">
      <w:marLeft w:val="640"/>
      <w:marRight w:val="0"/>
      <w:marTop w:val="0"/>
      <w:marBottom w:val="0"/>
      <w:divBdr>
        <w:top w:val="none" w:sz="0" w:space="0" w:color="auto"/>
        <w:left w:val="none" w:sz="0" w:space="0" w:color="auto"/>
        <w:bottom w:val="none" w:sz="0" w:space="0" w:color="auto"/>
        <w:right w:val="none" w:sz="0" w:space="0" w:color="auto"/>
      </w:divBdr>
    </w:div>
    <w:div w:id="250939985">
      <w:marLeft w:val="640"/>
      <w:marRight w:val="0"/>
      <w:marTop w:val="0"/>
      <w:marBottom w:val="0"/>
      <w:divBdr>
        <w:top w:val="none" w:sz="0" w:space="0" w:color="auto"/>
        <w:left w:val="none" w:sz="0" w:space="0" w:color="auto"/>
        <w:bottom w:val="none" w:sz="0" w:space="0" w:color="auto"/>
        <w:right w:val="none" w:sz="0" w:space="0" w:color="auto"/>
      </w:divBdr>
    </w:div>
    <w:div w:id="250968557">
      <w:marLeft w:val="640"/>
      <w:marRight w:val="0"/>
      <w:marTop w:val="0"/>
      <w:marBottom w:val="0"/>
      <w:divBdr>
        <w:top w:val="none" w:sz="0" w:space="0" w:color="auto"/>
        <w:left w:val="none" w:sz="0" w:space="0" w:color="auto"/>
        <w:bottom w:val="none" w:sz="0" w:space="0" w:color="auto"/>
        <w:right w:val="none" w:sz="0" w:space="0" w:color="auto"/>
      </w:divBdr>
    </w:div>
    <w:div w:id="251013454">
      <w:marLeft w:val="640"/>
      <w:marRight w:val="0"/>
      <w:marTop w:val="0"/>
      <w:marBottom w:val="0"/>
      <w:divBdr>
        <w:top w:val="none" w:sz="0" w:space="0" w:color="auto"/>
        <w:left w:val="none" w:sz="0" w:space="0" w:color="auto"/>
        <w:bottom w:val="none" w:sz="0" w:space="0" w:color="auto"/>
        <w:right w:val="none" w:sz="0" w:space="0" w:color="auto"/>
      </w:divBdr>
    </w:div>
    <w:div w:id="251085435">
      <w:marLeft w:val="640"/>
      <w:marRight w:val="0"/>
      <w:marTop w:val="0"/>
      <w:marBottom w:val="0"/>
      <w:divBdr>
        <w:top w:val="none" w:sz="0" w:space="0" w:color="auto"/>
        <w:left w:val="none" w:sz="0" w:space="0" w:color="auto"/>
        <w:bottom w:val="none" w:sz="0" w:space="0" w:color="auto"/>
        <w:right w:val="none" w:sz="0" w:space="0" w:color="auto"/>
      </w:divBdr>
    </w:div>
    <w:div w:id="251161578">
      <w:marLeft w:val="640"/>
      <w:marRight w:val="0"/>
      <w:marTop w:val="0"/>
      <w:marBottom w:val="0"/>
      <w:divBdr>
        <w:top w:val="none" w:sz="0" w:space="0" w:color="auto"/>
        <w:left w:val="none" w:sz="0" w:space="0" w:color="auto"/>
        <w:bottom w:val="none" w:sz="0" w:space="0" w:color="auto"/>
        <w:right w:val="none" w:sz="0" w:space="0" w:color="auto"/>
      </w:divBdr>
    </w:div>
    <w:div w:id="251201613">
      <w:marLeft w:val="640"/>
      <w:marRight w:val="0"/>
      <w:marTop w:val="0"/>
      <w:marBottom w:val="0"/>
      <w:divBdr>
        <w:top w:val="none" w:sz="0" w:space="0" w:color="auto"/>
        <w:left w:val="none" w:sz="0" w:space="0" w:color="auto"/>
        <w:bottom w:val="none" w:sz="0" w:space="0" w:color="auto"/>
        <w:right w:val="none" w:sz="0" w:space="0" w:color="auto"/>
      </w:divBdr>
    </w:div>
    <w:div w:id="251207169">
      <w:marLeft w:val="640"/>
      <w:marRight w:val="0"/>
      <w:marTop w:val="0"/>
      <w:marBottom w:val="0"/>
      <w:divBdr>
        <w:top w:val="none" w:sz="0" w:space="0" w:color="auto"/>
        <w:left w:val="none" w:sz="0" w:space="0" w:color="auto"/>
        <w:bottom w:val="none" w:sz="0" w:space="0" w:color="auto"/>
        <w:right w:val="none" w:sz="0" w:space="0" w:color="auto"/>
      </w:divBdr>
    </w:div>
    <w:div w:id="251280909">
      <w:marLeft w:val="640"/>
      <w:marRight w:val="0"/>
      <w:marTop w:val="0"/>
      <w:marBottom w:val="0"/>
      <w:divBdr>
        <w:top w:val="none" w:sz="0" w:space="0" w:color="auto"/>
        <w:left w:val="none" w:sz="0" w:space="0" w:color="auto"/>
        <w:bottom w:val="none" w:sz="0" w:space="0" w:color="auto"/>
        <w:right w:val="none" w:sz="0" w:space="0" w:color="auto"/>
      </w:divBdr>
    </w:div>
    <w:div w:id="251284640">
      <w:marLeft w:val="640"/>
      <w:marRight w:val="0"/>
      <w:marTop w:val="0"/>
      <w:marBottom w:val="0"/>
      <w:divBdr>
        <w:top w:val="none" w:sz="0" w:space="0" w:color="auto"/>
        <w:left w:val="none" w:sz="0" w:space="0" w:color="auto"/>
        <w:bottom w:val="none" w:sz="0" w:space="0" w:color="auto"/>
        <w:right w:val="none" w:sz="0" w:space="0" w:color="auto"/>
      </w:divBdr>
    </w:div>
    <w:div w:id="251397600">
      <w:marLeft w:val="640"/>
      <w:marRight w:val="0"/>
      <w:marTop w:val="0"/>
      <w:marBottom w:val="0"/>
      <w:divBdr>
        <w:top w:val="none" w:sz="0" w:space="0" w:color="auto"/>
        <w:left w:val="none" w:sz="0" w:space="0" w:color="auto"/>
        <w:bottom w:val="none" w:sz="0" w:space="0" w:color="auto"/>
        <w:right w:val="none" w:sz="0" w:space="0" w:color="auto"/>
      </w:divBdr>
    </w:div>
    <w:div w:id="251428830">
      <w:marLeft w:val="640"/>
      <w:marRight w:val="0"/>
      <w:marTop w:val="0"/>
      <w:marBottom w:val="0"/>
      <w:divBdr>
        <w:top w:val="none" w:sz="0" w:space="0" w:color="auto"/>
        <w:left w:val="none" w:sz="0" w:space="0" w:color="auto"/>
        <w:bottom w:val="none" w:sz="0" w:space="0" w:color="auto"/>
        <w:right w:val="none" w:sz="0" w:space="0" w:color="auto"/>
      </w:divBdr>
    </w:div>
    <w:div w:id="251593019">
      <w:marLeft w:val="640"/>
      <w:marRight w:val="0"/>
      <w:marTop w:val="0"/>
      <w:marBottom w:val="0"/>
      <w:divBdr>
        <w:top w:val="none" w:sz="0" w:space="0" w:color="auto"/>
        <w:left w:val="none" w:sz="0" w:space="0" w:color="auto"/>
        <w:bottom w:val="none" w:sz="0" w:space="0" w:color="auto"/>
        <w:right w:val="none" w:sz="0" w:space="0" w:color="auto"/>
      </w:divBdr>
    </w:div>
    <w:div w:id="251595170">
      <w:marLeft w:val="640"/>
      <w:marRight w:val="0"/>
      <w:marTop w:val="0"/>
      <w:marBottom w:val="0"/>
      <w:divBdr>
        <w:top w:val="none" w:sz="0" w:space="0" w:color="auto"/>
        <w:left w:val="none" w:sz="0" w:space="0" w:color="auto"/>
        <w:bottom w:val="none" w:sz="0" w:space="0" w:color="auto"/>
        <w:right w:val="none" w:sz="0" w:space="0" w:color="auto"/>
      </w:divBdr>
    </w:div>
    <w:div w:id="251624987">
      <w:marLeft w:val="640"/>
      <w:marRight w:val="0"/>
      <w:marTop w:val="0"/>
      <w:marBottom w:val="0"/>
      <w:divBdr>
        <w:top w:val="none" w:sz="0" w:space="0" w:color="auto"/>
        <w:left w:val="none" w:sz="0" w:space="0" w:color="auto"/>
        <w:bottom w:val="none" w:sz="0" w:space="0" w:color="auto"/>
        <w:right w:val="none" w:sz="0" w:space="0" w:color="auto"/>
      </w:divBdr>
    </w:div>
    <w:div w:id="251668707">
      <w:marLeft w:val="640"/>
      <w:marRight w:val="0"/>
      <w:marTop w:val="0"/>
      <w:marBottom w:val="0"/>
      <w:divBdr>
        <w:top w:val="none" w:sz="0" w:space="0" w:color="auto"/>
        <w:left w:val="none" w:sz="0" w:space="0" w:color="auto"/>
        <w:bottom w:val="none" w:sz="0" w:space="0" w:color="auto"/>
        <w:right w:val="none" w:sz="0" w:space="0" w:color="auto"/>
      </w:divBdr>
    </w:div>
    <w:div w:id="251745932">
      <w:marLeft w:val="640"/>
      <w:marRight w:val="0"/>
      <w:marTop w:val="0"/>
      <w:marBottom w:val="0"/>
      <w:divBdr>
        <w:top w:val="none" w:sz="0" w:space="0" w:color="auto"/>
        <w:left w:val="none" w:sz="0" w:space="0" w:color="auto"/>
        <w:bottom w:val="none" w:sz="0" w:space="0" w:color="auto"/>
        <w:right w:val="none" w:sz="0" w:space="0" w:color="auto"/>
      </w:divBdr>
    </w:div>
    <w:div w:id="252015336">
      <w:marLeft w:val="640"/>
      <w:marRight w:val="0"/>
      <w:marTop w:val="0"/>
      <w:marBottom w:val="0"/>
      <w:divBdr>
        <w:top w:val="none" w:sz="0" w:space="0" w:color="auto"/>
        <w:left w:val="none" w:sz="0" w:space="0" w:color="auto"/>
        <w:bottom w:val="none" w:sz="0" w:space="0" w:color="auto"/>
        <w:right w:val="none" w:sz="0" w:space="0" w:color="auto"/>
      </w:divBdr>
    </w:div>
    <w:div w:id="252207959">
      <w:marLeft w:val="640"/>
      <w:marRight w:val="0"/>
      <w:marTop w:val="0"/>
      <w:marBottom w:val="0"/>
      <w:divBdr>
        <w:top w:val="none" w:sz="0" w:space="0" w:color="auto"/>
        <w:left w:val="none" w:sz="0" w:space="0" w:color="auto"/>
        <w:bottom w:val="none" w:sz="0" w:space="0" w:color="auto"/>
        <w:right w:val="none" w:sz="0" w:space="0" w:color="auto"/>
      </w:divBdr>
    </w:div>
    <w:div w:id="252248797">
      <w:marLeft w:val="640"/>
      <w:marRight w:val="0"/>
      <w:marTop w:val="0"/>
      <w:marBottom w:val="0"/>
      <w:divBdr>
        <w:top w:val="none" w:sz="0" w:space="0" w:color="auto"/>
        <w:left w:val="none" w:sz="0" w:space="0" w:color="auto"/>
        <w:bottom w:val="none" w:sz="0" w:space="0" w:color="auto"/>
        <w:right w:val="none" w:sz="0" w:space="0" w:color="auto"/>
      </w:divBdr>
    </w:div>
    <w:div w:id="252394528">
      <w:marLeft w:val="640"/>
      <w:marRight w:val="0"/>
      <w:marTop w:val="0"/>
      <w:marBottom w:val="0"/>
      <w:divBdr>
        <w:top w:val="none" w:sz="0" w:space="0" w:color="auto"/>
        <w:left w:val="none" w:sz="0" w:space="0" w:color="auto"/>
        <w:bottom w:val="none" w:sz="0" w:space="0" w:color="auto"/>
        <w:right w:val="none" w:sz="0" w:space="0" w:color="auto"/>
      </w:divBdr>
    </w:div>
    <w:div w:id="252398740">
      <w:marLeft w:val="640"/>
      <w:marRight w:val="0"/>
      <w:marTop w:val="0"/>
      <w:marBottom w:val="0"/>
      <w:divBdr>
        <w:top w:val="none" w:sz="0" w:space="0" w:color="auto"/>
        <w:left w:val="none" w:sz="0" w:space="0" w:color="auto"/>
        <w:bottom w:val="none" w:sz="0" w:space="0" w:color="auto"/>
        <w:right w:val="none" w:sz="0" w:space="0" w:color="auto"/>
      </w:divBdr>
    </w:div>
    <w:div w:id="252469196">
      <w:marLeft w:val="640"/>
      <w:marRight w:val="0"/>
      <w:marTop w:val="0"/>
      <w:marBottom w:val="0"/>
      <w:divBdr>
        <w:top w:val="none" w:sz="0" w:space="0" w:color="auto"/>
        <w:left w:val="none" w:sz="0" w:space="0" w:color="auto"/>
        <w:bottom w:val="none" w:sz="0" w:space="0" w:color="auto"/>
        <w:right w:val="none" w:sz="0" w:space="0" w:color="auto"/>
      </w:divBdr>
    </w:div>
    <w:div w:id="252594269">
      <w:marLeft w:val="640"/>
      <w:marRight w:val="0"/>
      <w:marTop w:val="0"/>
      <w:marBottom w:val="0"/>
      <w:divBdr>
        <w:top w:val="none" w:sz="0" w:space="0" w:color="auto"/>
        <w:left w:val="none" w:sz="0" w:space="0" w:color="auto"/>
        <w:bottom w:val="none" w:sz="0" w:space="0" w:color="auto"/>
        <w:right w:val="none" w:sz="0" w:space="0" w:color="auto"/>
      </w:divBdr>
    </w:div>
    <w:div w:id="252594318">
      <w:marLeft w:val="640"/>
      <w:marRight w:val="0"/>
      <w:marTop w:val="0"/>
      <w:marBottom w:val="0"/>
      <w:divBdr>
        <w:top w:val="none" w:sz="0" w:space="0" w:color="auto"/>
        <w:left w:val="none" w:sz="0" w:space="0" w:color="auto"/>
        <w:bottom w:val="none" w:sz="0" w:space="0" w:color="auto"/>
        <w:right w:val="none" w:sz="0" w:space="0" w:color="auto"/>
      </w:divBdr>
    </w:div>
    <w:div w:id="252594665">
      <w:marLeft w:val="640"/>
      <w:marRight w:val="0"/>
      <w:marTop w:val="0"/>
      <w:marBottom w:val="0"/>
      <w:divBdr>
        <w:top w:val="none" w:sz="0" w:space="0" w:color="auto"/>
        <w:left w:val="none" w:sz="0" w:space="0" w:color="auto"/>
        <w:bottom w:val="none" w:sz="0" w:space="0" w:color="auto"/>
        <w:right w:val="none" w:sz="0" w:space="0" w:color="auto"/>
      </w:divBdr>
    </w:div>
    <w:div w:id="252713762">
      <w:marLeft w:val="640"/>
      <w:marRight w:val="0"/>
      <w:marTop w:val="0"/>
      <w:marBottom w:val="0"/>
      <w:divBdr>
        <w:top w:val="none" w:sz="0" w:space="0" w:color="auto"/>
        <w:left w:val="none" w:sz="0" w:space="0" w:color="auto"/>
        <w:bottom w:val="none" w:sz="0" w:space="0" w:color="auto"/>
        <w:right w:val="none" w:sz="0" w:space="0" w:color="auto"/>
      </w:divBdr>
    </w:div>
    <w:div w:id="252781199">
      <w:marLeft w:val="640"/>
      <w:marRight w:val="0"/>
      <w:marTop w:val="0"/>
      <w:marBottom w:val="0"/>
      <w:divBdr>
        <w:top w:val="none" w:sz="0" w:space="0" w:color="auto"/>
        <w:left w:val="none" w:sz="0" w:space="0" w:color="auto"/>
        <w:bottom w:val="none" w:sz="0" w:space="0" w:color="auto"/>
        <w:right w:val="none" w:sz="0" w:space="0" w:color="auto"/>
      </w:divBdr>
    </w:div>
    <w:div w:id="252789396">
      <w:marLeft w:val="640"/>
      <w:marRight w:val="0"/>
      <w:marTop w:val="0"/>
      <w:marBottom w:val="0"/>
      <w:divBdr>
        <w:top w:val="none" w:sz="0" w:space="0" w:color="auto"/>
        <w:left w:val="none" w:sz="0" w:space="0" w:color="auto"/>
        <w:bottom w:val="none" w:sz="0" w:space="0" w:color="auto"/>
        <w:right w:val="none" w:sz="0" w:space="0" w:color="auto"/>
      </w:divBdr>
    </w:div>
    <w:div w:id="252864986">
      <w:marLeft w:val="640"/>
      <w:marRight w:val="0"/>
      <w:marTop w:val="0"/>
      <w:marBottom w:val="0"/>
      <w:divBdr>
        <w:top w:val="none" w:sz="0" w:space="0" w:color="auto"/>
        <w:left w:val="none" w:sz="0" w:space="0" w:color="auto"/>
        <w:bottom w:val="none" w:sz="0" w:space="0" w:color="auto"/>
        <w:right w:val="none" w:sz="0" w:space="0" w:color="auto"/>
      </w:divBdr>
    </w:div>
    <w:div w:id="252904420">
      <w:marLeft w:val="640"/>
      <w:marRight w:val="0"/>
      <w:marTop w:val="0"/>
      <w:marBottom w:val="0"/>
      <w:divBdr>
        <w:top w:val="none" w:sz="0" w:space="0" w:color="auto"/>
        <w:left w:val="none" w:sz="0" w:space="0" w:color="auto"/>
        <w:bottom w:val="none" w:sz="0" w:space="0" w:color="auto"/>
        <w:right w:val="none" w:sz="0" w:space="0" w:color="auto"/>
      </w:divBdr>
    </w:div>
    <w:div w:id="252904906">
      <w:marLeft w:val="640"/>
      <w:marRight w:val="0"/>
      <w:marTop w:val="0"/>
      <w:marBottom w:val="0"/>
      <w:divBdr>
        <w:top w:val="none" w:sz="0" w:space="0" w:color="auto"/>
        <w:left w:val="none" w:sz="0" w:space="0" w:color="auto"/>
        <w:bottom w:val="none" w:sz="0" w:space="0" w:color="auto"/>
        <w:right w:val="none" w:sz="0" w:space="0" w:color="auto"/>
      </w:divBdr>
    </w:div>
    <w:div w:id="252932918">
      <w:marLeft w:val="640"/>
      <w:marRight w:val="0"/>
      <w:marTop w:val="0"/>
      <w:marBottom w:val="0"/>
      <w:divBdr>
        <w:top w:val="none" w:sz="0" w:space="0" w:color="auto"/>
        <w:left w:val="none" w:sz="0" w:space="0" w:color="auto"/>
        <w:bottom w:val="none" w:sz="0" w:space="0" w:color="auto"/>
        <w:right w:val="none" w:sz="0" w:space="0" w:color="auto"/>
      </w:divBdr>
    </w:div>
    <w:div w:id="252934251">
      <w:marLeft w:val="640"/>
      <w:marRight w:val="0"/>
      <w:marTop w:val="0"/>
      <w:marBottom w:val="0"/>
      <w:divBdr>
        <w:top w:val="none" w:sz="0" w:space="0" w:color="auto"/>
        <w:left w:val="none" w:sz="0" w:space="0" w:color="auto"/>
        <w:bottom w:val="none" w:sz="0" w:space="0" w:color="auto"/>
        <w:right w:val="none" w:sz="0" w:space="0" w:color="auto"/>
      </w:divBdr>
    </w:div>
    <w:div w:id="253126289">
      <w:marLeft w:val="640"/>
      <w:marRight w:val="0"/>
      <w:marTop w:val="0"/>
      <w:marBottom w:val="0"/>
      <w:divBdr>
        <w:top w:val="none" w:sz="0" w:space="0" w:color="auto"/>
        <w:left w:val="none" w:sz="0" w:space="0" w:color="auto"/>
        <w:bottom w:val="none" w:sz="0" w:space="0" w:color="auto"/>
        <w:right w:val="none" w:sz="0" w:space="0" w:color="auto"/>
      </w:divBdr>
    </w:div>
    <w:div w:id="253126397">
      <w:marLeft w:val="640"/>
      <w:marRight w:val="0"/>
      <w:marTop w:val="0"/>
      <w:marBottom w:val="0"/>
      <w:divBdr>
        <w:top w:val="none" w:sz="0" w:space="0" w:color="auto"/>
        <w:left w:val="none" w:sz="0" w:space="0" w:color="auto"/>
        <w:bottom w:val="none" w:sz="0" w:space="0" w:color="auto"/>
        <w:right w:val="none" w:sz="0" w:space="0" w:color="auto"/>
      </w:divBdr>
    </w:div>
    <w:div w:id="253129956">
      <w:marLeft w:val="640"/>
      <w:marRight w:val="0"/>
      <w:marTop w:val="0"/>
      <w:marBottom w:val="0"/>
      <w:divBdr>
        <w:top w:val="none" w:sz="0" w:space="0" w:color="auto"/>
        <w:left w:val="none" w:sz="0" w:space="0" w:color="auto"/>
        <w:bottom w:val="none" w:sz="0" w:space="0" w:color="auto"/>
        <w:right w:val="none" w:sz="0" w:space="0" w:color="auto"/>
      </w:divBdr>
    </w:div>
    <w:div w:id="253130688">
      <w:marLeft w:val="640"/>
      <w:marRight w:val="0"/>
      <w:marTop w:val="0"/>
      <w:marBottom w:val="0"/>
      <w:divBdr>
        <w:top w:val="none" w:sz="0" w:space="0" w:color="auto"/>
        <w:left w:val="none" w:sz="0" w:space="0" w:color="auto"/>
        <w:bottom w:val="none" w:sz="0" w:space="0" w:color="auto"/>
        <w:right w:val="none" w:sz="0" w:space="0" w:color="auto"/>
      </w:divBdr>
    </w:div>
    <w:div w:id="253171034">
      <w:marLeft w:val="640"/>
      <w:marRight w:val="0"/>
      <w:marTop w:val="0"/>
      <w:marBottom w:val="0"/>
      <w:divBdr>
        <w:top w:val="none" w:sz="0" w:space="0" w:color="auto"/>
        <w:left w:val="none" w:sz="0" w:space="0" w:color="auto"/>
        <w:bottom w:val="none" w:sz="0" w:space="0" w:color="auto"/>
        <w:right w:val="none" w:sz="0" w:space="0" w:color="auto"/>
      </w:divBdr>
    </w:div>
    <w:div w:id="253242607">
      <w:marLeft w:val="640"/>
      <w:marRight w:val="0"/>
      <w:marTop w:val="0"/>
      <w:marBottom w:val="0"/>
      <w:divBdr>
        <w:top w:val="none" w:sz="0" w:space="0" w:color="auto"/>
        <w:left w:val="none" w:sz="0" w:space="0" w:color="auto"/>
        <w:bottom w:val="none" w:sz="0" w:space="0" w:color="auto"/>
        <w:right w:val="none" w:sz="0" w:space="0" w:color="auto"/>
      </w:divBdr>
    </w:div>
    <w:div w:id="253242769">
      <w:marLeft w:val="640"/>
      <w:marRight w:val="0"/>
      <w:marTop w:val="0"/>
      <w:marBottom w:val="0"/>
      <w:divBdr>
        <w:top w:val="none" w:sz="0" w:space="0" w:color="auto"/>
        <w:left w:val="none" w:sz="0" w:space="0" w:color="auto"/>
        <w:bottom w:val="none" w:sz="0" w:space="0" w:color="auto"/>
        <w:right w:val="none" w:sz="0" w:space="0" w:color="auto"/>
      </w:divBdr>
    </w:div>
    <w:div w:id="253248604">
      <w:marLeft w:val="640"/>
      <w:marRight w:val="0"/>
      <w:marTop w:val="0"/>
      <w:marBottom w:val="0"/>
      <w:divBdr>
        <w:top w:val="none" w:sz="0" w:space="0" w:color="auto"/>
        <w:left w:val="none" w:sz="0" w:space="0" w:color="auto"/>
        <w:bottom w:val="none" w:sz="0" w:space="0" w:color="auto"/>
        <w:right w:val="none" w:sz="0" w:space="0" w:color="auto"/>
      </w:divBdr>
    </w:div>
    <w:div w:id="253251582">
      <w:marLeft w:val="640"/>
      <w:marRight w:val="0"/>
      <w:marTop w:val="0"/>
      <w:marBottom w:val="0"/>
      <w:divBdr>
        <w:top w:val="none" w:sz="0" w:space="0" w:color="auto"/>
        <w:left w:val="none" w:sz="0" w:space="0" w:color="auto"/>
        <w:bottom w:val="none" w:sz="0" w:space="0" w:color="auto"/>
        <w:right w:val="none" w:sz="0" w:space="0" w:color="auto"/>
      </w:divBdr>
    </w:div>
    <w:div w:id="253319585">
      <w:marLeft w:val="640"/>
      <w:marRight w:val="0"/>
      <w:marTop w:val="0"/>
      <w:marBottom w:val="0"/>
      <w:divBdr>
        <w:top w:val="none" w:sz="0" w:space="0" w:color="auto"/>
        <w:left w:val="none" w:sz="0" w:space="0" w:color="auto"/>
        <w:bottom w:val="none" w:sz="0" w:space="0" w:color="auto"/>
        <w:right w:val="none" w:sz="0" w:space="0" w:color="auto"/>
      </w:divBdr>
    </w:div>
    <w:div w:id="253320303">
      <w:marLeft w:val="640"/>
      <w:marRight w:val="0"/>
      <w:marTop w:val="0"/>
      <w:marBottom w:val="0"/>
      <w:divBdr>
        <w:top w:val="none" w:sz="0" w:space="0" w:color="auto"/>
        <w:left w:val="none" w:sz="0" w:space="0" w:color="auto"/>
        <w:bottom w:val="none" w:sz="0" w:space="0" w:color="auto"/>
        <w:right w:val="none" w:sz="0" w:space="0" w:color="auto"/>
      </w:divBdr>
    </w:div>
    <w:div w:id="253323580">
      <w:marLeft w:val="640"/>
      <w:marRight w:val="0"/>
      <w:marTop w:val="0"/>
      <w:marBottom w:val="0"/>
      <w:divBdr>
        <w:top w:val="none" w:sz="0" w:space="0" w:color="auto"/>
        <w:left w:val="none" w:sz="0" w:space="0" w:color="auto"/>
        <w:bottom w:val="none" w:sz="0" w:space="0" w:color="auto"/>
        <w:right w:val="none" w:sz="0" w:space="0" w:color="auto"/>
      </w:divBdr>
    </w:div>
    <w:div w:id="253325230">
      <w:marLeft w:val="640"/>
      <w:marRight w:val="0"/>
      <w:marTop w:val="0"/>
      <w:marBottom w:val="0"/>
      <w:divBdr>
        <w:top w:val="none" w:sz="0" w:space="0" w:color="auto"/>
        <w:left w:val="none" w:sz="0" w:space="0" w:color="auto"/>
        <w:bottom w:val="none" w:sz="0" w:space="0" w:color="auto"/>
        <w:right w:val="none" w:sz="0" w:space="0" w:color="auto"/>
      </w:divBdr>
    </w:div>
    <w:div w:id="253369095">
      <w:marLeft w:val="640"/>
      <w:marRight w:val="0"/>
      <w:marTop w:val="0"/>
      <w:marBottom w:val="0"/>
      <w:divBdr>
        <w:top w:val="none" w:sz="0" w:space="0" w:color="auto"/>
        <w:left w:val="none" w:sz="0" w:space="0" w:color="auto"/>
        <w:bottom w:val="none" w:sz="0" w:space="0" w:color="auto"/>
        <w:right w:val="none" w:sz="0" w:space="0" w:color="auto"/>
      </w:divBdr>
    </w:div>
    <w:div w:id="253369341">
      <w:marLeft w:val="640"/>
      <w:marRight w:val="0"/>
      <w:marTop w:val="0"/>
      <w:marBottom w:val="0"/>
      <w:divBdr>
        <w:top w:val="none" w:sz="0" w:space="0" w:color="auto"/>
        <w:left w:val="none" w:sz="0" w:space="0" w:color="auto"/>
        <w:bottom w:val="none" w:sz="0" w:space="0" w:color="auto"/>
        <w:right w:val="none" w:sz="0" w:space="0" w:color="auto"/>
      </w:divBdr>
    </w:div>
    <w:div w:id="253440402">
      <w:marLeft w:val="640"/>
      <w:marRight w:val="0"/>
      <w:marTop w:val="0"/>
      <w:marBottom w:val="0"/>
      <w:divBdr>
        <w:top w:val="none" w:sz="0" w:space="0" w:color="auto"/>
        <w:left w:val="none" w:sz="0" w:space="0" w:color="auto"/>
        <w:bottom w:val="none" w:sz="0" w:space="0" w:color="auto"/>
        <w:right w:val="none" w:sz="0" w:space="0" w:color="auto"/>
      </w:divBdr>
    </w:div>
    <w:div w:id="253443176">
      <w:marLeft w:val="640"/>
      <w:marRight w:val="0"/>
      <w:marTop w:val="0"/>
      <w:marBottom w:val="0"/>
      <w:divBdr>
        <w:top w:val="none" w:sz="0" w:space="0" w:color="auto"/>
        <w:left w:val="none" w:sz="0" w:space="0" w:color="auto"/>
        <w:bottom w:val="none" w:sz="0" w:space="0" w:color="auto"/>
        <w:right w:val="none" w:sz="0" w:space="0" w:color="auto"/>
      </w:divBdr>
    </w:div>
    <w:div w:id="253514489">
      <w:marLeft w:val="640"/>
      <w:marRight w:val="0"/>
      <w:marTop w:val="0"/>
      <w:marBottom w:val="0"/>
      <w:divBdr>
        <w:top w:val="none" w:sz="0" w:space="0" w:color="auto"/>
        <w:left w:val="none" w:sz="0" w:space="0" w:color="auto"/>
        <w:bottom w:val="none" w:sz="0" w:space="0" w:color="auto"/>
        <w:right w:val="none" w:sz="0" w:space="0" w:color="auto"/>
      </w:divBdr>
    </w:div>
    <w:div w:id="253520600">
      <w:marLeft w:val="640"/>
      <w:marRight w:val="0"/>
      <w:marTop w:val="0"/>
      <w:marBottom w:val="0"/>
      <w:divBdr>
        <w:top w:val="none" w:sz="0" w:space="0" w:color="auto"/>
        <w:left w:val="none" w:sz="0" w:space="0" w:color="auto"/>
        <w:bottom w:val="none" w:sz="0" w:space="0" w:color="auto"/>
        <w:right w:val="none" w:sz="0" w:space="0" w:color="auto"/>
      </w:divBdr>
    </w:div>
    <w:div w:id="253634005">
      <w:marLeft w:val="640"/>
      <w:marRight w:val="0"/>
      <w:marTop w:val="0"/>
      <w:marBottom w:val="0"/>
      <w:divBdr>
        <w:top w:val="none" w:sz="0" w:space="0" w:color="auto"/>
        <w:left w:val="none" w:sz="0" w:space="0" w:color="auto"/>
        <w:bottom w:val="none" w:sz="0" w:space="0" w:color="auto"/>
        <w:right w:val="none" w:sz="0" w:space="0" w:color="auto"/>
      </w:divBdr>
    </w:div>
    <w:div w:id="253636283">
      <w:marLeft w:val="640"/>
      <w:marRight w:val="0"/>
      <w:marTop w:val="0"/>
      <w:marBottom w:val="0"/>
      <w:divBdr>
        <w:top w:val="none" w:sz="0" w:space="0" w:color="auto"/>
        <w:left w:val="none" w:sz="0" w:space="0" w:color="auto"/>
        <w:bottom w:val="none" w:sz="0" w:space="0" w:color="auto"/>
        <w:right w:val="none" w:sz="0" w:space="0" w:color="auto"/>
      </w:divBdr>
    </w:div>
    <w:div w:id="253636556">
      <w:marLeft w:val="640"/>
      <w:marRight w:val="0"/>
      <w:marTop w:val="0"/>
      <w:marBottom w:val="0"/>
      <w:divBdr>
        <w:top w:val="none" w:sz="0" w:space="0" w:color="auto"/>
        <w:left w:val="none" w:sz="0" w:space="0" w:color="auto"/>
        <w:bottom w:val="none" w:sz="0" w:space="0" w:color="auto"/>
        <w:right w:val="none" w:sz="0" w:space="0" w:color="auto"/>
      </w:divBdr>
    </w:div>
    <w:div w:id="253899031">
      <w:marLeft w:val="640"/>
      <w:marRight w:val="0"/>
      <w:marTop w:val="0"/>
      <w:marBottom w:val="0"/>
      <w:divBdr>
        <w:top w:val="none" w:sz="0" w:space="0" w:color="auto"/>
        <w:left w:val="none" w:sz="0" w:space="0" w:color="auto"/>
        <w:bottom w:val="none" w:sz="0" w:space="0" w:color="auto"/>
        <w:right w:val="none" w:sz="0" w:space="0" w:color="auto"/>
      </w:divBdr>
    </w:div>
    <w:div w:id="253981806">
      <w:marLeft w:val="640"/>
      <w:marRight w:val="0"/>
      <w:marTop w:val="0"/>
      <w:marBottom w:val="0"/>
      <w:divBdr>
        <w:top w:val="none" w:sz="0" w:space="0" w:color="auto"/>
        <w:left w:val="none" w:sz="0" w:space="0" w:color="auto"/>
        <w:bottom w:val="none" w:sz="0" w:space="0" w:color="auto"/>
        <w:right w:val="none" w:sz="0" w:space="0" w:color="auto"/>
      </w:divBdr>
    </w:div>
    <w:div w:id="254049215">
      <w:marLeft w:val="640"/>
      <w:marRight w:val="0"/>
      <w:marTop w:val="0"/>
      <w:marBottom w:val="0"/>
      <w:divBdr>
        <w:top w:val="none" w:sz="0" w:space="0" w:color="auto"/>
        <w:left w:val="none" w:sz="0" w:space="0" w:color="auto"/>
        <w:bottom w:val="none" w:sz="0" w:space="0" w:color="auto"/>
        <w:right w:val="none" w:sz="0" w:space="0" w:color="auto"/>
      </w:divBdr>
    </w:div>
    <w:div w:id="254092841">
      <w:marLeft w:val="640"/>
      <w:marRight w:val="0"/>
      <w:marTop w:val="0"/>
      <w:marBottom w:val="0"/>
      <w:divBdr>
        <w:top w:val="none" w:sz="0" w:space="0" w:color="auto"/>
        <w:left w:val="none" w:sz="0" w:space="0" w:color="auto"/>
        <w:bottom w:val="none" w:sz="0" w:space="0" w:color="auto"/>
        <w:right w:val="none" w:sz="0" w:space="0" w:color="auto"/>
      </w:divBdr>
    </w:div>
    <w:div w:id="254169401">
      <w:marLeft w:val="480"/>
      <w:marRight w:val="0"/>
      <w:marTop w:val="0"/>
      <w:marBottom w:val="0"/>
      <w:divBdr>
        <w:top w:val="none" w:sz="0" w:space="0" w:color="auto"/>
        <w:left w:val="none" w:sz="0" w:space="0" w:color="auto"/>
        <w:bottom w:val="none" w:sz="0" w:space="0" w:color="auto"/>
        <w:right w:val="none" w:sz="0" w:space="0" w:color="auto"/>
      </w:divBdr>
    </w:div>
    <w:div w:id="254217068">
      <w:marLeft w:val="640"/>
      <w:marRight w:val="0"/>
      <w:marTop w:val="0"/>
      <w:marBottom w:val="0"/>
      <w:divBdr>
        <w:top w:val="none" w:sz="0" w:space="0" w:color="auto"/>
        <w:left w:val="none" w:sz="0" w:space="0" w:color="auto"/>
        <w:bottom w:val="none" w:sz="0" w:space="0" w:color="auto"/>
        <w:right w:val="none" w:sz="0" w:space="0" w:color="auto"/>
      </w:divBdr>
    </w:div>
    <w:div w:id="254285591">
      <w:marLeft w:val="640"/>
      <w:marRight w:val="0"/>
      <w:marTop w:val="0"/>
      <w:marBottom w:val="0"/>
      <w:divBdr>
        <w:top w:val="none" w:sz="0" w:space="0" w:color="auto"/>
        <w:left w:val="none" w:sz="0" w:space="0" w:color="auto"/>
        <w:bottom w:val="none" w:sz="0" w:space="0" w:color="auto"/>
        <w:right w:val="none" w:sz="0" w:space="0" w:color="auto"/>
      </w:divBdr>
    </w:div>
    <w:div w:id="254292097">
      <w:marLeft w:val="640"/>
      <w:marRight w:val="0"/>
      <w:marTop w:val="0"/>
      <w:marBottom w:val="0"/>
      <w:divBdr>
        <w:top w:val="none" w:sz="0" w:space="0" w:color="auto"/>
        <w:left w:val="none" w:sz="0" w:space="0" w:color="auto"/>
        <w:bottom w:val="none" w:sz="0" w:space="0" w:color="auto"/>
        <w:right w:val="none" w:sz="0" w:space="0" w:color="auto"/>
      </w:divBdr>
    </w:div>
    <w:div w:id="254366797">
      <w:bodyDiv w:val="1"/>
      <w:marLeft w:val="0"/>
      <w:marRight w:val="0"/>
      <w:marTop w:val="0"/>
      <w:marBottom w:val="0"/>
      <w:divBdr>
        <w:top w:val="none" w:sz="0" w:space="0" w:color="auto"/>
        <w:left w:val="none" w:sz="0" w:space="0" w:color="auto"/>
        <w:bottom w:val="none" w:sz="0" w:space="0" w:color="auto"/>
        <w:right w:val="none" w:sz="0" w:space="0" w:color="auto"/>
      </w:divBdr>
      <w:divsChild>
        <w:div w:id="46419828">
          <w:marLeft w:val="640"/>
          <w:marRight w:val="0"/>
          <w:marTop w:val="0"/>
          <w:marBottom w:val="0"/>
          <w:divBdr>
            <w:top w:val="none" w:sz="0" w:space="0" w:color="auto"/>
            <w:left w:val="none" w:sz="0" w:space="0" w:color="auto"/>
            <w:bottom w:val="none" w:sz="0" w:space="0" w:color="auto"/>
            <w:right w:val="none" w:sz="0" w:space="0" w:color="auto"/>
          </w:divBdr>
        </w:div>
        <w:div w:id="173614079">
          <w:marLeft w:val="640"/>
          <w:marRight w:val="0"/>
          <w:marTop w:val="0"/>
          <w:marBottom w:val="0"/>
          <w:divBdr>
            <w:top w:val="none" w:sz="0" w:space="0" w:color="auto"/>
            <w:left w:val="none" w:sz="0" w:space="0" w:color="auto"/>
            <w:bottom w:val="none" w:sz="0" w:space="0" w:color="auto"/>
            <w:right w:val="none" w:sz="0" w:space="0" w:color="auto"/>
          </w:divBdr>
        </w:div>
        <w:div w:id="194199947">
          <w:marLeft w:val="640"/>
          <w:marRight w:val="0"/>
          <w:marTop w:val="0"/>
          <w:marBottom w:val="0"/>
          <w:divBdr>
            <w:top w:val="none" w:sz="0" w:space="0" w:color="auto"/>
            <w:left w:val="none" w:sz="0" w:space="0" w:color="auto"/>
            <w:bottom w:val="none" w:sz="0" w:space="0" w:color="auto"/>
            <w:right w:val="none" w:sz="0" w:space="0" w:color="auto"/>
          </w:divBdr>
        </w:div>
        <w:div w:id="232278769">
          <w:marLeft w:val="640"/>
          <w:marRight w:val="0"/>
          <w:marTop w:val="0"/>
          <w:marBottom w:val="0"/>
          <w:divBdr>
            <w:top w:val="none" w:sz="0" w:space="0" w:color="auto"/>
            <w:left w:val="none" w:sz="0" w:space="0" w:color="auto"/>
            <w:bottom w:val="none" w:sz="0" w:space="0" w:color="auto"/>
            <w:right w:val="none" w:sz="0" w:space="0" w:color="auto"/>
          </w:divBdr>
        </w:div>
        <w:div w:id="245117647">
          <w:marLeft w:val="640"/>
          <w:marRight w:val="0"/>
          <w:marTop w:val="0"/>
          <w:marBottom w:val="0"/>
          <w:divBdr>
            <w:top w:val="none" w:sz="0" w:space="0" w:color="auto"/>
            <w:left w:val="none" w:sz="0" w:space="0" w:color="auto"/>
            <w:bottom w:val="none" w:sz="0" w:space="0" w:color="auto"/>
            <w:right w:val="none" w:sz="0" w:space="0" w:color="auto"/>
          </w:divBdr>
        </w:div>
        <w:div w:id="248396429">
          <w:marLeft w:val="640"/>
          <w:marRight w:val="0"/>
          <w:marTop w:val="0"/>
          <w:marBottom w:val="0"/>
          <w:divBdr>
            <w:top w:val="none" w:sz="0" w:space="0" w:color="auto"/>
            <w:left w:val="none" w:sz="0" w:space="0" w:color="auto"/>
            <w:bottom w:val="none" w:sz="0" w:space="0" w:color="auto"/>
            <w:right w:val="none" w:sz="0" w:space="0" w:color="auto"/>
          </w:divBdr>
        </w:div>
        <w:div w:id="322705931">
          <w:marLeft w:val="640"/>
          <w:marRight w:val="0"/>
          <w:marTop w:val="0"/>
          <w:marBottom w:val="0"/>
          <w:divBdr>
            <w:top w:val="none" w:sz="0" w:space="0" w:color="auto"/>
            <w:left w:val="none" w:sz="0" w:space="0" w:color="auto"/>
            <w:bottom w:val="none" w:sz="0" w:space="0" w:color="auto"/>
            <w:right w:val="none" w:sz="0" w:space="0" w:color="auto"/>
          </w:divBdr>
        </w:div>
        <w:div w:id="445196015">
          <w:marLeft w:val="640"/>
          <w:marRight w:val="0"/>
          <w:marTop w:val="0"/>
          <w:marBottom w:val="0"/>
          <w:divBdr>
            <w:top w:val="none" w:sz="0" w:space="0" w:color="auto"/>
            <w:left w:val="none" w:sz="0" w:space="0" w:color="auto"/>
            <w:bottom w:val="none" w:sz="0" w:space="0" w:color="auto"/>
            <w:right w:val="none" w:sz="0" w:space="0" w:color="auto"/>
          </w:divBdr>
        </w:div>
        <w:div w:id="455489556">
          <w:marLeft w:val="640"/>
          <w:marRight w:val="0"/>
          <w:marTop w:val="0"/>
          <w:marBottom w:val="0"/>
          <w:divBdr>
            <w:top w:val="none" w:sz="0" w:space="0" w:color="auto"/>
            <w:left w:val="none" w:sz="0" w:space="0" w:color="auto"/>
            <w:bottom w:val="none" w:sz="0" w:space="0" w:color="auto"/>
            <w:right w:val="none" w:sz="0" w:space="0" w:color="auto"/>
          </w:divBdr>
        </w:div>
        <w:div w:id="541482903">
          <w:marLeft w:val="640"/>
          <w:marRight w:val="0"/>
          <w:marTop w:val="0"/>
          <w:marBottom w:val="0"/>
          <w:divBdr>
            <w:top w:val="none" w:sz="0" w:space="0" w:color="auto"/>
            <w:left w:val="none" w:sz="0" w:space="0" w:color="auto"/>
            <w:bottom w:val="none" w:sz="0" w:space="0" w:color="auto"/>
            <w:right w:val="none" w:sz="0" w:space="0" w:color="auto"/>
          </w:divBdr>
        </w:div>
        <w:div w:id="551307545">
          <w:marLeft w:val="640"/>
          <w:marRight w:val="0"/>
          <w:marTop w:val="0"/>
          <w:marBottom w:val="0"/>
          <w:divBdr>
            <w:top w:val="none" w:sz="0" w:space="0" w:color="auto"/>
            <w:left w:val="none" w:sz="0" w:space="0" w:color="auto"/>
            <w:bottom w:val="none" w:sz="0" w:space="0" w:color="auto"/>
            <w:right w:val="none" w:sz="0" w:space="0" w:color="auto"/>
          </w:divBdr>
        </w:div>
        <w:div w:id="562058483">
          <w:marLeft w:val="640"/>
          <w:marRight w:val="0"/>
          <w:marTop w:val="0"/>
          <w:marBottom w:val="0"/>
          <w:divBdr>
            <w:top w:val="none" w:sz="0" w:space="0" w:color="auto"/>
            <w:left w:val="none" w:sz="0" w:space="0" w:color="auto"/>
            <w:bottom w:val="none" w:sz="0" w:space="0" w:color="auto"/>
            <w:right w:val="none" w:sz="0" w:space="0" w:color="auto"/>
          </w:divBdr>
        </w:div>
        <w:div w:id="615985215">
          <w:marLeft w:val="640"/>
          <w:marRight w:val="0"/>
          <w:marTop w:val="0"/>
          <w:marBottom w:val="0"/>
          <w:divBdr>
            <w:top w:val="none" w:sz="0" w:space="0" w:color="auto"/>
            <w:left w:val="none" w:sz="0" w:space="0" w:color="auto"/>
            <w:bottom w:val="none" w:sz="0" w:space="0" w:color="auto"/>
            <w:right w:val="none" w:sz="0" w:space="0" w:color="auto"/>
          </w:divBdr>
        </w:div>
        <w:div w:id="626814515">
          <w:marLeft w:val="640"/>
          <w:marRight w:val="0"/>
          <w:marTop w:val="0"/>
          <w:marBottom w:val="0"/>
          <w:divBdr>
            <w:top w:val="none" w:sz="0" w:space="0" w:color="auto"/>
            <w:left w:val="none" w:sz="0" w:space="0" w:color="auto"/>
            <w:bottom w:val="none" w:sz="0" w:space="0" w:color="auto"/>
            <w:right w:val="none" w:sz="0" w:space="0" w:color="auto"/>
          </w:divBdr>
        </w:div>
        <w:div w:id="683633344">
          <w:marLeft w:val="640"/>
          <w:marRight w:val="0"/>
          <w:marTop w:val="0"/>
          <w:marBottom w:val="0"/>
          <w:divBdr>
            <w:top w:val="none" w:sz="0" w:space="0" w:color="auto"/>
            <w:left w:val="none" w:sz="0" w:space="0" w:color="auto"/>
            <w:bottom w:val="none" w:sz="0" w:space="0" w:color="auto"/>
            <w:right w:val="none" w:sz="0" w:space="0" w:color="auto"/>
          </w:divBdr>
        </w:div>
        <w:div w:id="753745828">
          <w:marLeft w:val="640"/>
          <w:marRight w:val="0"/>
          <w:marTop w:val="0"/>
          <w:marBottom w:val="0"/>
          <w:divBdr>
            <w:top w:val="none" w:sz="0" w:space="0" w:color="auto"/>
            <w:left w:val="none" w:sz="0" w:space="0" w:color="auto"/>
            <w:bottom w:val="none" w:sz="0" w:space="0" w:color="auto"/>
            <w:right w:val="none" w:sz="0" w:space="0" w:color="auto"/>
          </w:divBdr>
        </w:div>
        <w:div w:id="845169272">
          <w:marLeft w:val="640"/>
          <w:marRight w:val="0"/>
          <w:marTop w:val="0"/>
          <w:marBottom w:val="0"/>
          <w:divBdr>
            <w:top w:val="none" w:sz="0" w:space="0" w:color="auto"/>
            <w:left w:val="none" w:sz="0" w:space="0" w:color="auto"/>
            <w:bottom w:val="none" w:sz="0" w:space="0" w:color="auto"/>
            <w:right w:val="none" w:sz="0" w:space="0" w:color="auto"/>
          </w:divBdr>
        </w:div>
        <w:div w:id="868762705">
          <w:marLeft w:val="640"/>
          <w:marRight w:val="0"/>
          <w:marTop w:val="0"/>
          <w:marBottom w:val="0"/>
          <w:divBdr>
            <w:top w:val="none" w:sz="0" w:space="0" w:color="auto"/>
            <w:left w:val="none" w:sz="0" w:space="0" w:color="auto"/>
            <w:bottom w:val="none" w:sz="0" w:space="0" w:color="auto"/>
            <w:right w:val="none" w:sz="0" w:space="0" w:color="auto"/>
          </w:divBdr>
        </w:div>
        <w:div w:id="894245474">
          <w:marLeft w:val="640"/>
          <w:marRight w:val="0"/>
          <w:marTop w:val="0"/>
          <w:marBottom w:val="0"/>
          <w:divBdr>
            <w:top w:val="none" w:sz="0" w:space="0" w:color="auto"/>
            <w:left w:val="none" w:sz="0" w:space="0" w:color="auto"/>
            <w:bottom w:val="none" w:sz="0" w:space="0" w:color="auto"/>
            <w:right w:val="none" w:sz="0" w:space="0" w:color="auto"/>
          </w:divBdr>
        </w:div>
        <w:div w:id="917247719">
          <w:marLeft w:val="640"/>
          <w:marRight w:val="0"/>
          <w:marTop w:val="0"/>
          <w:marBottom w:val="0"/>
          <w:divBdr>
            <w:top w:val="none" w:sz="0" w:space="0" w:color="auto"/>
            <w:left w:val="none" w:sz="0" w:space="0" w:color="auto"/>
            <w:bottom w:val="none" w:sz="0" w:space="0" w:color="auto"/>
            <w:right w:val="none" w:sz="0" w:space="0" w:color="auto"/>
          </w:divBdr>
        </w:div>
        <w:div w:id="959729791">
          <w:marLeft w:val="640"/>
          <w:marRight w:val="0"/>
          <w:marTop w:val="0"/>
          <w:marBottom w:val="0"/>
          <w:divBdr>
            <w:top w:val="none" w:sz="0" w:space="0" w:color="auto"/>
            <w:left w:val="none" w:sz="0" w:space="0" w:color="auto"/>
            <w:bottom w:val="none" w:sz="0" w:space="0" w:color="auto"/>
            <w:right w:val="none" w:sz="0" w:space="0" w:color="auto"/>
          </w:divBdr>
        </w:div>
        <w:div w:id="967852735">
          <w:marLeft w:val="640"/>
          <w:marRight w:val="0"/>
          <w:marTop w:val="0"/>
          <w:marBottom w:val="0"/>
          <w:divBdr>
            <w:top w:val="none" w:sz="0" w:space="0" w:color="auto"/>
            <w:left w:val="none" w:sz="0" w:space="0" w:color="auto"/>
            <w:bottom w:val="none" w:sz="0" w:space="0" w:color="auto"/>
            <w:right w:val="none" w:sz="0" w:space="0" w:color="auto"/>
          </w:divBdr>
        </w:div>
        <w:div w:id="968821240">
          <w:marLeft w:val="640"/>
          <w:marRight w:val="0"/>
          <w:marTop w:val="0"/>
          <w:marBottom w:val="0"/>
          <w:divBdr>
            <w:top w:val="none" w:sz="0" w:space="0" w:color="auto"/>
            <w:left w:val="none" w:sz="0" w:space="0" w:color="auto"/>
            <w:bottom w:val="none" w:sz="0" w:space="0" w:color="auto"/>
            <w:right w:val="none" w:sz="0" w:space="0" w:color="auto"/>
          </w:divBdr>
        </w:div>
        <w:div w:id="1000353349">
          <w:marLeft w:val="640"/>
          <w:marRight w:val="0"/>
          <w:marTop w:val="0"/>
          <w:marBottom w:val="0"/>
          <w:divBdr>
            <w:top w:val="none" w:sz="0" w:space="0" w:color="auto"/>
            <w:left w:val="none" w:sz="0" w:space="0" w:color="auto"/>
            <w:bottom w:val="none" w:sz="0" w:space="0" w:color="auto"/>
            <w:right w:val="none" w:sz="0" w:space="0" w:color="auto"/>
          </w:divBdr>
        </w:div>
        <w:div w:id="1037582297">
          <w:marLeft w:val="640"/>
          <w:marRight w:val="0"/>
          <w:marTop w:val="0"/>
          <w:marBottom w:val="0"/>
          <w:divBdr>
            <w:top w:val="none" w:sz="0" w:space="0" w:color="auto"/>
            <w:left w:val="none" w:sz="0" w:space="0" w:color="auto"/>
            <w:bottom w:val="none" w:sz="0" w:space="0" w:color="auto"/>
            <w:right w:val="none" w:sz="0" w:space="0" w:color="auto"/>
          </w:divBdr>
        </w:div>
        <w:div w:id="1057817716">
          <w:marLeft w:val="640"/>
          <w:marRight w:val="0"/>
          <w:marTop w:val="0"/>
          <w:marBottom w:val="0"/>
          <w:divBdr>
            <w:top w:val="none" w:sz="0" w:space="0" w:color="auto"/>
            <w:left w:val="none" w:sz="0" w:space="0" w:color="auto"/>
            <w:bottom w:val="none" w:sz="0" w:space="0" w:color="auto"/>
            <w:right w:val="none" w:sz="0" w:space="0" w:color="auto"/>
          </w:divBdr>
        </w:div>
        <w:div w:id="1170216431">
          <w:marLeft w:val="640"/>
          <w:marRight w:val="0"/>
          <w:marTop w:val="0"/>
          <w:marBottom w:val="0"/>
          <w:divBdr>
            <w:top w:val="none" w:sz="0" w:space="0" w:color="auto"/>
            <w:left w:val="none" w:sz="0" w:space="0" w:color="auto"/>
            <w:bottom w:val="none" w:sz="0" w:space="0" w:color="auto"/>
            <w:right w:val="none" w:sz="0" w:space="0" w:color="auto"/>
          </w:divBdr>
        </w:div>
        <w:div w:id="1225142247">
          <w:marLeft w:val="640"/>
          <w:marRight w:val="0"/>
          <w:marTop w:val="0"/>
          <w:marBottom w:val="0"/>
          <w:divBdr>
            <w:top w:val="none" w:sz="0" w:space="0" w:color="auto"/>
            <w:left w:val="none" w:sz="0" w:space="0" w:color="auto"/>
            <w:bottom w:val="none" w:sz="0" w:space="0" w:color="auto"/>
            <w:right w:val="none" w:sz="0" w:space="0" w:color="auto"/>
          </w:divBdr>
        </w:div>
        <w:div w:id="1269236605">
          <w:marLeft w:val="640"/>
          <w:marRight w:val="0"/>
          <w:marTop w:val="0"/>
          <w:marBottom w:val="0"/>
          <w:divBdr>
            <w:top w:val="none" w:sz="0" w:space="0" w:color="auto"/>
            <w:left w:val="none" w:sz="0" w:space="0" w:color="auto"/>
            <w:bottom w:val="none" w:sz="0" w:space="0" w:color="auto"/>
            <w:right w:val="none" w:sz="0" w:space="0" w:color="auto"/>
          </w:divBdr>
        </w:div>
        <w:div w:id="1270090397">
          <w:marLeft w:val="640"/>
          <w:marRight w:val="0"/>
          <w:marTop w:val="0"/>
          <w:marBottom w:val="0"/>
          <w:divBdr>
            <w:top w:val="none" w:sz="0" w:space="0" w:color="auto"/>
            <w:left w:val="none" w:sz="0" w:space="0" w:color="auto"/>
            <w:bottom w:val="none" w:sz="0" w:space="0" w:color="auto"/>
            <w:right w:val="none" w:sz="0" w:space="0" w:color="auto"/>
          </w:divBdr>
        </w:div>
        <w:div w:id="1594508165">
          <w:marLeft w:val="640"/>
          <w:marRight w:val="0"/>
          <w:marTop w:val="0"/>
          <w:marBottom w:val="0"/>
          <w:divBdr>
            <w:top w:val="none" w:sz="0" w:space="0" w:color="auto"/>
            <w:left w:val="none" w:sz="0" w:space="0" w:color="auto"/>
            <w:bottom w:val="none" w:sz="0" w:space="0" w:color="auto"/>
            <w:right w:val="none" w:sz="0" w:space="0" w:color="auto"/>
          </w:divBdr>
        </w:div>
        <w:div w:id="1714767263">
          <w:marLeft w:val="640"/>
          <w:marRight w:val="0"/>
          <w:marTop w:val="0"/>
          <w:marBottom w:val="0"/>
          <w:divBdr>
            <w:top w:val="none" w:sz="0" w:space="0" w:color="auto"/>
            <w:left w:val="none" w:sz="0" w:space="0" w:color="auto"/>
            <w:bottom w:val="none" w:sz="0" w:space="0" w:color="auto"/>
            <w:right w:val="none" w:sz="0" w:space="0" w:color="auto"/>
          </w:divBdr>
        </w:div>
        <w:div w:id="1715614387">
          <w:marLeft w:val="640"/>
          <w:marRight w:val="0"/>
          <w:marTop w:val="0"/>
          <w:marBottom w:val="0"/>
          <w:divBdr>
            <w:top w:val="none" w:sz="0" w:space="0" w:color="auto"/>
            <w:left w:val="none" w:sz="0" w:space="0" w:color="auto"/>
            <w:bottom w:val="none" w:sz="0" w:space="0" w:color="auto"/>
            <w:right w:val="none" w:sz="0" w:space="0" w:color="auto"/>
          </w:divBdr>
        </w:div>
      </w:divsChild>
    </w:div>
    <w:div w:id="254442913">
      <w:marLeft w:val="640"/>
      <w:marRight w:val="0"/>
      <w:marTop w:val="0"/>
      <w:marBottom w:val="0"/>
      <w:divBdr>
        <w:top w:val="none" w:sz="0" w:space="0" w:color="auto"/>
        <w:left w:val="none" w:sz="0" w:space="0" w:color="auto"/>
        <w:bottom w:val="none" w:sz="0" w:space="0" w:color="auto"/>
        <w:right w:val="none" w:sz="0" w:space="0" w:color="auto"/>
      </w:divBdr>
    </w:div>
    <w:div w:id="254482599">
      <w:marLeft w:val="640"/>
      <w:marRight w:val="0"/>
      <w:marTop w:val="0"/>
      <w:marBottom w:val="0"/>
      <w:divBdr>
        <w:top w:val="none" w:sz="0" w:space="0" w:color="auto"/>
        <w:left w:val="none" w:sz="0" w:space="0" w:color="auto"/>
        <w:bottom w:val="none" w:sz="0" w:space="0" w:color="auto"/>
        <w:right w:val="none" w:sz="0" w:space="0" w:color="auto"/>
      </w:divBdr>
    </w:div>
    <w:div w:id="254560677">
      <w:marLeft w:val="640"/>
      <w:marRight w:val="0"/>
      <w:marTop w:val="0"/>
      <w:marBottom w:val="0"/>
      <w:divBdr>
        <w:top w:val="none" w:sz="0" w:space="0" w:color="auto"/>
        <w:left w:val="none" w:sz="0" w:space="0" w:color="auto"/>
        <w:bottom w:val="none" w:sz="0" w:space="0" w:color="auto"/>
        <w:right w:val="none" w:sz="0" w:space="0" w:color="auto"/>
      </w:divBdr>
    </w:div>
    <w:div w:id="254637454">
      <w:marLeft w:val="640"/>
      <w:marRight w:val="0"/>
      <w:marTop w:val="0"/>
      <w:marBottom w:val="0"/>
      <w:divBdr>
        <w:top w:val="none" w:sz="0" w:space="0" w:color="auto"/>
        <w:left w:val="none" w:sz="0" w:space="0" w:color="auto"/>
        <w:bottom w:val="none" w:sz="0" w:space="0" w:color="auto"/>
        <w:right w:val="none" w:sz="0" w:space="0" w:color="auto"/>
      </w:divBdr>
    </w:div>
    <w:div w:id="254675968">
      <w:marLeft w:val="640"/>
      <w:marRight w:val="0"/>
      <w:marTop w:val="0"/>
      <w:marBottom w:val="0"/>
      <w:divBdr>
        <w:top w:val="none" w:sz="0" w:space="0" w:color="auto"/>
        <w:left w:val="none" w:sz="0" w:space="0" w:color="auto"/>
        <w:bottom w:val="none" w:sz="0" w:space="0" w:color="auto"/>
        <w:right w:val="none" w:sz="0" w:space="0" w:color="auto"/>
      </w:divBdr>
    </w:div>
    <w:div w:id="254750118">
      <w:marLeft w:val="640"/>
      <w:marRight w:val="0"/>
      <w:marTop w:val="0"/>
      <w:marBottom w:val="0"/>
      <w:divBdr>
        <w:top w:val="none" w:sz="0" w:space="0" w:color="auto"/>
        <w:left w:val="none" w:sz="0" w:space="0" w:color="auto"/>
        <w:bottom w:val="none" w:sz="0" w:space="0" w:color="auto"/>
        <w:right w:val="none" w:sz="0" w:space="0" w:color="auto"/>
      </w:divBdr>
    </w:div>
    <w:div w:id="254750439">
      <w:marLeft w:val="640"/>
      <w:marRight w:val="0"/>
      <w:marTop w:val="0"/>
      <w:marBottom w:val="0"/>
      <w:divBdr>
        <w:top w:val="none" w:sz="0" w:space="0" w:color="auto"/>
        <w:left w:val="none" w:sz="0" w:space="0" w:color="auto"/>
        <w:bottom w:val="none" w:sz="0" w:space="0" w:color="auto"/>
        <w:right w:val="none" w:sz="0" w:space="0" w:color="auto"/>
      </w:divBdr>
    </w:div>
    <w:div w:id="254751379">
      <w:marLeft w:val="640"/>
      <w:marRight w:val="0"/>
      <w:marTop w:val="0"/>
      <w:marBottom w:val="0"/>
      <w:divBdr>
        <w:top w:val="none" w:sz="0" w:space="0" w:color="auto"/>
        <w:left w:val="none" w:sz="0" w:space="0" w:color="auto"/>
        <w:bottom w:val="none" w:sz="0" w:space="0" w:color="auto"/>
        <w:right w:val="none" w:sz="0" w:space="0" w:color="auto"/>
      </w:divBdr>
    </w:div>
    <w:div w:id="254753250">
      <w:marLeft w:val="640"/>
      <w:marRight w:val="0"/>
      <w:marTop w:val="0"/>
      <w:marBottom w:val="0"/>
      <w:divBdr>
        <w:top w:val="none" w:sz="0" w:space="0" w:color="auto"/>
        <w:left w:val="none" w:sz="0" w:space="0" w:color="auto"/>
        <w:bottom w:val="none" w:sz="0" w:space="0" w:color="auto"/>
        <w:right w:val="none" w:sz="0" w:space="0" w:color="auto"/>
      </w:divBdr>
    </w:div>
    <w:div w:id="254823669">
      <w:marLeft w:val="640"/>
      <w:marRight w:val="0"/>
      <w:marTop w:val="0"/>
      <w:marBottom w:val="0"/>
      <w:divBdr>
        <w:top w:val="none" w:sz="0" w:space="0" w:color="auto"/>
        <w:left w:val="none" w:sz="0" w:space="0" w:color="auto"/>
        <w:bottom w:val="none" w:sz="0" w:space="0" w:color="auto"/>
        <w:right w:val="none" w:sz="0" w:space="0" w:color="auto"/>
      </w:divBdr>
    </w:div>
    <w:div w:id="254898367">
      <w:marLeft w:val="640"/>
      <w:marRight w:val="0"/>
      <w:marTop w:val="0"/>
      <w:marBottom w:val="0"/>
      <w:divBdr>
        <w:top w:val="none" w:sz="0" w:space="0" w:color="auto"/>
        <w:left w:val="none" w:sz="0" w:space="0" w:color="auto"/>
        <w:bottom w:val="none" w:sz="0" w:space="0" w:color="auto"/>
        <w:right w:val="none" w:sz="0" w:space="0" w:color="auto"/>
      </w:divBdr>
    </w:div>
    <w:div w:id="254899032">
      <w:marLeft w:val="640"/>
      <w:marRight w:val="0"/>
      <w:marTop w:val="0"/>
      <w:marBottom w:val="0"/>
      <w:divBdr>
        <w:top w:val="none" w:sz="0" w:space="0" w:color="auto"/>
        <w:left w:val="none" w:sz="0" w:space="0" w:color="auto"/>
        <w:bottom w:val="none" w:sz="0" w:space="0" w:color="auto"/>
        <w:right w:val="none" w:sz="0" w:space="0" w:color="auto"/>
      </w:divBdr>
    </w:div>
    <w:div w:id="255135775">
      <w:marLeft w:val="640"/>
      <w:marRight w:val="0"/>
      <w:marTop w:val="0"/>
      <w:marBottom w:val="0"/>
      <w:divBdr>
        <w:top w:val="none" w:sz="0" w:space="0" w:color="auto"/>
        <w:left w:val="none" w:sz="0" w:space="0" w:color="auto"/>
        <w:bottom w:val="none" w:sz="0" w:space="0" w:color="auto"/>
        <w:right w:val="none" w:sz="0" w:space="0" w:color="auto"/>
      </w:divBdr>
    </w:div>
    <w:div w:id="255135881">
      <w:marLeft w:val="640"/>
      <w:marRight w:val="0"/>
      <w:marTop w:val="0"/>
      <w:marBottom w:val="0"/>
      <w:divBdr>
        <w:top w:val="none" w:sz="0" w:space="0" w:color="auto"/>
        <w:left w:val="none" w:sz="0" w:space="0" w:color="auto"/>
        <w:bottom w:val="none" w:sz="0" w:space="0" w:color="auto"/>
        <w:right w:val="none" w:sz="0" w:space="0" w:color="auto"/>
      </w:divBdr>
    </w:div>
    <w:div w:id="255284515">
      <w:marLeft w:val="640"/>
      <w:marRight w:val="0"/>
      <w:marTop w:val="0"/>
      <w:marBottom w:val="0"/>
      <w:divBdr>
        <w:top w:val="none" w:sz="0" w:space="0" w:color="auto"/>
        <w:left w:val="none" w:sz="0" w:space="0" w:color="auto"/>
        <w:bottom w:val="none" w:sz="0" w:space="0" w:color="auto"/>
        <w:right w:val="none" w:sz="0" w:space="0" w:color="auto"/>
      </w:divBdr>
    </w:div>
    <w:div w:id="255288432">
      <w:marLeft w:val="640"/>
      <w:marRight w:val="0"/>
      <w:marTop w:val="0"/>
      <w:marBottom w:val="0"/>
      <w:divBdr>
        <w:top w:val="none" w:sz="0" w:space="0" w:color="auto"/>
        <w:left w:val="none" w:sz="0" w:space="0" w:color="auto"/>
        <w:bottom w:val="none" w:sz="0" w:space="0" w:color="auto"/>
        <w:right w:val="none" w:sz="0" w:space="0" w:color="auto"/>
      </w:divBdr>
    </w:div>
    <w:div w:id="255359322">
      <w:marLeft w:val="640"/>
      <w:marRight w:val="0"/>
      <w:marTop w:val="0"/>
      <w:marBottom w:val="0"/>
      <w:divBdr>
        <w:top w:val="none" w:sz="0" w:space="0" w:color="auto"/>
        <w:left w:val="none" w:sz="0" w:space="0" w:color="auto"/>
        <w:bottom w:val="none" w:sz="0" w:space="0" w:color="auto"/>
        <w:right w:val="none" w:sz="0" w:space="0" w:color="auto"/>
      </w:divBdr>
    </w:div>
    <w:div w:id="255599956">
      <w:marLeft w:val="640"/>
      <w:marRight w:val="0"/>
      <w:marTop w:val="0"/>
      <w:marBottom w:val="0"/>
      <w:divBdr>
        <w:top w:val="none" w:sz="0" w:space="0" w:color="auto"/>
        <w:left w:val="none" w:sz="0" w:space="0" w:color="auto"/>
        <w:bottom w:val="none" w:sz="0" w:space="0" w:color="auto"/>
        <w:right w:val="none" w:sz="0" w:space="0" w:color="auto"/>
      </w:divBdr>
    </w:div>
    <w:div w:id="255675400">
      <w:marLeft w:val="640"/>
      <w:marRight w:val="0"/>
      <w:marTop w:val="0"/>
      <w:marBottom w:val="0"/>
      <w:divBdr>
        <w:top w:val="none" w:sz="0" w:space="0" w:color="auto"/>
        <w:left w:val="none" w:sz="0" w:space="0" w:color="auto"/>
        <w:bottom w:val="none" w:sz="0" w:space="0" w:color="auto"/>
        <w:right w:val="none" w:sz="0" w:space="0" w:color="auto"/>
      </w:divBdr>
    </w:div>
    <w:div w:id="255679771">
      <w:marLeft w:val="640"/>
      <w:marRight w:val="0"/>
      <w:marTop w:val="0"/>
      <w:marBottom w:val="0"/>
      <w:divBdr>
        <w:top w:val="none" w:sz="0" w:space="0" w:color="auto"/>
        <w:left w:val="none" w:sz="0" w:space="0" w:color="auto"/>
        <w:bottom w:val="none" w:sz="0" w:space="0" w:color="auto"/>
        <w:right w:val="none" w:sz="0" w:space="0" w:color="auto"/>
      </w:divBdr>
    </w:div>
    <w:div w:id="255863937">
      <w:marLeft w:val="640"/>
      <w:marRight w:val="0"/>
      <w:marTop w:val="0"/>
      <w:marBottom w:val="0"/>
      <w:divBdr>
        <w:top w:val="none" w:sz="0" w:space="0" w:color="auto"/>
        <w:left w:val="none" w:sz="0" w:space="0" w:color="auto"/>
        <w:bottom w:val="none" w:sz="0" w:space="0" w:color="auto"/>
        <w:right w:val="none" w:sz="0" w:space="0" w:color="auto"/>
      </w:divBdr>
    </w:div>
    <w:div w:id="255989091">
      <w:marLeft w:val="640"/>
      <w:marRight w:val="0"/>
      <w:marTop w:val="0"/>
      <w:marBottom w:val="0"/>
      <w:divBdr>
        <w:top w:val="none" w:sz="0" w:space="0" w:color="auto"/>
        <w:left w:val="none" w:sz="0" w:space="0" w:color="auto"/>
        <w:bottom w:val="none" w:sz="0" w:space="0" w:color="auto"/>
        <w:right w:val="none" w:sz="0" w:space="0" w:color="auto"/>
      </w:divBdr>
    </w:div>
    <w:div w:id="256133970">
      <w:marLeft w:val="640"/>
      <w:marRight w:val="0"/>
      <w:marTop w:val="0"/>
      <w:marBottom w:val="0"/>
      <w:divBdr>
        <w:top w:val="none" w:sz="0" w:space="0" w:color="auto"/>
        <w:left w:val="none" w:sz="0" w:space="0" w:color="auto"/>
        <w:bottom w:val="none" w:sz="0" w:space="0" w:color="auto"/>
        <w:right w:val="none" w:sz="0" w:space="0" w:color="auto"/>
      </w:divBdr>
    </w:div>
    <w:div w:id="256250038">
      <w:marLeft w:val="640"/>
      <w:marRight w:val="0"/>
      <w:marTop w:val="0"/>
      <w:marBottom w:val="0"/>
      <w:divBdr>
        <w:top w:val="none" w:sz="0" w:space="0" w:color="auto"/>
        <w:left w:val="none" w:sz="0" w:space="0" w:color="auto"/>
        <w:bottom w:val="none" w:sz="0" w:space="0" w:color="auto"/>
        <w:right w:val="none" w:sz="0" w:space="0" w:color="auto"/>
      </w:divBdr>
    </w:div>
    <w:div w:id="256329687">
      <w:marLeft w:val="640"/>
      <w:marRight w:val="0"/>
      <w:marTop w:val="0"/>
      <w:marBottom w:val="0"/>
      <w:divBdr>
        <w:top w:val="none" w:sz="0" w:space="0" w:color="auto"/>
        <w:left w:val="none" w:sz="0" w:space="0" w:color="auto"/>
        <w:bottom w:val="none" w:sz="0" w:space="0" w:color="auto"/>
        <w:right w:val="none" w:sz="0" w:space="0" w:color="auto"/>
      </w:divBdr>
    </w:div>
    <w:div w:id="256330858">
      <w:marLeft w:val="640"/>
      <w:marRight w:val="0"/>
      <w:marTop w:val="0"/>
      <w:marBottom w:val="0"/>
      <w:divBdr>
        <w:top w:val="none" w:sz="0" w:space="0" w:color="auto"/>
        <w:left w:val="none" w:sz="0" w:space="0" w:color="auto"/>
        <w:bottom w:val="none" w:sz="0" w:space="0" w:color="auto"/>
        <w:right w:val="none" w:sz="0" w:space="0" w:color="auto"/>
      </w:divBdr>
    </w:div>
    <w:div w:id="256331571">
      <w:marLeft w:val="640"/>
      <w:marRight w:val="0"/>
      <w:marTop w:val="0"/>
      <w:marBottom w:val="0"/>
      <w:divBdr>
        <w:top w:val="none" w:sz="0" w:space="0" w:color="auto"/>
        <w:left w:val="none" w:sz="0" w:space="0" w:color="auto"/>
        <w:bottom w:val="none" w:sz="0" w:space="0" w:color="auto"/>
        <w:right w:val="none" w:sz="0" w:space="0" w:color="auto"/>
      </w:divBdr>
    </w:div>
    <w:div w:id="256400639">
      <w:marLeft w:val="640"/>
      <w:marRight w:val="0"/>
      <w:marTop w:val="0"/>
      <w:marBottom w:val="0"/>
      <w:divBdr>
        <w:top w:val="none" w:sz="0" w:space="0" w:color="auto"/>
        <w:left w:val="none" w:sz="0" w:space="0" w:color="auto"/>
        <w:bottom w:val="none" w:sz="0" w:space="0" w:color="auto"/>
        <w:right w:val="none" w:sz="0" w:space="0" w:color="auto"/>
      </w:divBdr>
    </w:div>
    <w:div w:id="256445602">
      <w:marLeft w:val="640"/>
      <w:marRight w:val="0"/>
      <w:marTop w:val="0"/>
      <w:marBottom w:val="0"/>
      <w:divBdr>
        <w:top w:val="none" w:sz="0" w:space="0" w:color="auto"/>
        <w:left w:val="none" w:sz="0" w:space="0" w:color="auto"/>
        <w:bottom w:val="none" w:sz="0" w:space="0" w:color="auto"/>
        <w:right w:val="none" w:sz="0" w:space="0" w:color="auto"/>
      </w:divBdr>
    </w:div>
    <w:div w:id="256447987">
      <w:marLeft w:val="640"/>
      <w:marRight w:val="0"/>
      <w:marTop w:val="0"/>
      <w:marBottom w:val="0"/>
      <w:divBdr>
        <w:top w:val="none" w:sz="0" w:space="0" w:color="auto"/>
        <w:left w:val="none" w:sz="0" w:space="0" w:color="auto"/>
        <w:bottom w:val="none" w:sz="0" w:space="0" w:color="auto"/>
        <w:right w:val="none" w:sz="0" w:space="0" w:color="auto"/>
      </w:divBdr>
    </w:div>
    <w:div w:id="256448802">
      <w:marLeft w:val="640"/>
      <w:marRight w:val="0"/>
      <w:marTop w:val="0"/>
      <w:marBottom w:val="0"/>
      <w:divBdr>
        <w:top w:val="none" w:sz="0" w:space="0" w:color="auto"/>
        <w:left w:val="none" w:sz="0" w:space="0" w:color="auto"/>
        <w:bottom w:val="none" w:sz="0" w:space="0" w:color="auto"/>
        <w:right w:val="none" w:sz="0" w:space="0" w:color="auto"/>
      </w:divBdr>
    </w:div>
    <w:div w:id="256449161">
      <w:marLeft w:val="640"/>
      <w:marRight w:val="0"/>
      <w:marTop w:val="0"/>
      <w:marBottom w:val="0"/>
      <w:divBdr>
        <w:top w:val="none" w:sz="0" w:space="0" w:color="auto"/>
        <w:left w:val="none" w:sz="0" w:space="0" w:color="auto"/>
        <w:bottom w:val="none" w:sz="0" w:space="0" w:color="auto"/>
        <w:right w:val="none" w:sz="0" w:space="0" w:color="auto"/>
      </w:divBdr>
    </w:div>
    <w:div w:id="256450028">
      <w:marLeft w:val="640"/>
      <w:marRight w:val="0"/>
      <w:marTop w:val="0"/>
      <w:marBottom w:val="0"/>
      <w:divBdr>
        <w:top w:val="none" w:sz="0" w:space="0" w:color="auto"/>
        <w:left w:val="none" w:sz="0" w:space="0" w:color="auto"/>
        <w:bottom w:val="none" w:sz="0" w:space="0" w:color="auto"/>
        <w:right w:val="none" w:sz="0" w:space="0" w:color="auto"/>
      </w:divBdr>
    </w:div>
    <w:div w:id="256520077">
      <w:marLeft w:val="640"/>
      <w:marRight w:val="0"/>
      <w:marTop w:val="0"/>
      <w:marBottom w:val="0"/>
      <w:divBdr>
        <w:top w:val="none" w:sz="0" w:space="0" w:color="auto"/>
        <w:left w:val="none" w:sz="0" w:space="0" w:color="auto"/>
        <w:bottom w:val="none" w:sz="0" w:space="0" w:color="auto"/>
        <w:right w:val="none" w:sz="0" w:space="0" w:color="auto"/>
      </w:divBdr>
    </w:div>
    <w:div w:id="256599943">
      <w:marLeft w:val="640"/>
      <w:marRight w:val="0"/>
      <w:marTop w:val="0"/>
      <w:marBottom w:val="0"/>
      <w:divBdr>
        <w:top w:val="none" w:sz="0" w:space="0" w:color="auto"/>
        <w:left w:val="none" w:sz="0" w:space="0" w:color="auto"/>
        <w:bottom w:val="none" w:sz="0" w:space="0" w:color="auto"/>
        <w:right w:val="none" w:sz="0" w:space="0" w:color="auto"/>
      </w:divBdr>
    </w:div>
    <w:div w:id="256640611">
      <w:marLeft w:val="640"/>
      <w:marRight w:val="0"/>
      <w:marTop w:val="0"/>
      <w:marBottom w:val="0"/>
      <w:divBdr>
        <w:top w:val="none" w:sz="0" w:space="0" w:color="auto"/>
        <w:left w:val="none" w:sz="0" w:space="0" w:color="auto"/>
        <w:bottom w:val="none" w:sz="0" w:space="0" w:color="auto"/>
        <w:right w:val="none" w:sz="0" w:space="0" w:color="auto"/>
      </w:divBdr>
    </w:div>
    <w:div w:id="256642154">
      <w:marLeft w:val="640"/>
      <w:marRight w:val="0"/>
      <w:marTop w:val="0"/>
      <w:marBottom w:val="0"/>
      <w:divBdr>
        <w:top w:val="none" w:sz="0" w:space="0" w:color="auto"/>
        <w:left w:val="none" w:sz="0" w:space="0" w:color="auto"/>
        <w:bottom w:val="none" w:sz="0" w:space="0" w:color="auto"/>
        <w:right w:val="none" w:sz="0" w:space="0" w:color="auto"/>
      </w:divBdr>
    </w:div>
    <w:div w:id="256646262">
      <w:marLeft w:val="640"/>
      <w:marRight w:val="0"/>
      <w:marTop w:val="0"/>
      <w:marBottom w:val="0"/>
      <w:divBdr>
        <w:top w:val="none" w:sz="0" w:space="0" w:color="auto"/>
        <w:left w:val="none" w:sz="0" w:space="0" w:color="auto"/>
        <w:bottom w:val="none" w:sz="0" w:space="0" w:color="auto"/>
        <w:right w:val="none" w:sz="0" w:space="0" w:color="auto"/>
      </w:divBdr>
    </w:div>
    <w:div w:id="256836219">
      <w:marLeft w:val="640"/>
      <w:marRight w:val="0"/>
      <w:marTop w:val="0"/>
      <w:marBottom w:val="0"/>
      <w:divBdr>
        <w:top w:val="none" w:sz="0" w:space="0" w:color="auto"/>
        <w:left w:val="none" w:sz="0" w:space="0" w:color="auto"/>
        <w:bottom w:val="none" w:sz="0" w:space="0" w:color="auto"/>
        <w:right w:val="none" w:sz="0" w:space="0" w:color="auto"/>
      </w:divBdr>
    </w:div>
    <w:div w:id="256866425">
      <w:marLeft w:val="640"/>
      <w:marRight w:val="0"/>
      <w:marTop w:val="0"/>
      <w:marBottom w:val="0"/>
      <w:divBdr>
        <w:top w:val="none" w:sz="0" w:space="0" w:color="auto"/>
        <w:left w:val="none" w:sz="0" w:space="0" w:color="auto"/>
        <w:bottom w:val="none" w:sz="0" w:space="0" w:color="auto"/>
        <w:right w:val="none" w:sz="0" w:space="0" w:color="auto"/>
      </w:divBdr>
    </w:div>
    <w:div w:id="256988153">
      <w:marLeft w:val="640"/>
      <w:marRight w:val="0"/>
      <w:marTop w:val="0"/>
      <w:marBottom w:val="0"/>
      <w:divBdr>
        <w:top w:val="none" w:sz="0" w:space="0" w:color="auto"/>
        <w:left w:val="none" w:sz="0" w:space="0" w:color="auto"/>
        <w:bottom w:val="none" w:sz="0" w:space="0" w:color="auto"/>
        <w:right w:val="none" w:sz="0" w:space="0" w:color="auto"/>
      </w:divBdr>
    </w:div>
    <w:div w:id="257251046">
      <w:marLeft w:val="640"/>
      <w:marRight w:val="0"/>
      <w:marTop w:val="0"/>
      <w:marBottom w:val="0"/>
      <w:divBdr>
        <w:top w:val="none" w:sz="0" w:space="0" w:color="auto"/>
        <w:left w:val="none" w:sz="0" w:space="0" w:color="auto"/>
        <w:bottom w:val="none" w:sz="0" w:space="0" w:color="auto"/>
        <w:right w:val="none" w:sz="0" w:space="0" w:color="auto"/>
      </w:divBdr>
    </w:div>
    <w:div w:id="257253689">
      <w:marLeft w:val="640"/>
      <w:marRight w:val="0"/>
      <w:marTop w:val="0"/>
      <w:marBottom w:val="0"/>
      <w:divBdr>
        <w:top w:val="none" w:sz="0" w:space="0" w:color="auto"/>
        <w:left w:val="none" w:sz="0" w:space="0" w:color="auto"/>
        <w:bottom w:val="none" w:sz="0" w:space="0" w:color="auto"/>
        <w:right w:val="none" w:sz="0" w:space="0" w:color="auto"/>
      </w:divBdr>
    </w:div>
    <w:div w:id="257325311">
      <w:marLeft w:val="640"/>
      <w:marRight w:val="0"/>
      <w:marTop w:val="0"/>
      <w:marBottom w:val="0"/>
      <w:divBdr>
        <w:top w:val="none" w:sz="0" w:space="0" w:color="auto"/>
        <w:left w:val="none" w:sz="0" w:space="0" w:color="auto"/>
        <w:bottom w:val="none" w:sz="0" w:space="0" w:color="auto"/>
        <w:right w:val="none" w:sz="0" w:space="0" w:color="auto"/>
      </w:divBdr>
    </w:div>
    <w:div w:id="257373241">
      <w:marLeft w:val="640"/>
      <w:marRight w:val="0"/>
      <w:marTop w:val="0"/>
      <w:marBottom w:val="0"/>
      <w:divBdr>
        <w:top w:val="none" w:sz="0" w:space="0" w:color="auto"/>
        <w:left w:val="none" w:sz="0" w:space="0" w:color="auto"/>
        <w:bottom w:val="none" w:sz="0" w:space="0" w:color="auto"/>
        <w:right w:val="none" w:sz="0" w:space="0" w:color="auto"/>
      </w:divBdr>
    </w:div>
    <w:div w:id="257448964">
      <w:marLeft w:val="640"/>
      <w:marRight w:val="0"/>
      <w:marTop w:val="0"/>
      <w:marBottom w:val="0"/>
      <w:divBdr>
        <w:top w:val="none" w:sz="0" w:space="0" w:color="auto"/>
        <w:left w:val="none" w:sz="0" w:space="0" w:color="auto"/>
        <w:bottom w:val="none" w:sz="0" w:space="0" w:color="auto"/>
        <w:right w:val="none" w:sz="0" w:space="0" w:color="auto"/>
      </w:divBdr>
    </w:div>
    <w:div w:id="257492865">
      <w:marLeft w:val="640"/>
      <w:marRight w:val="0"/>
      <w:marTop w:val="0"/>
      <w:marBottom w:val="0"/>
      <w:divBdr>
        <w:top w:val="none" w:sz="0" w:space="0" w:color="auto"/>
        <w:left w:val="none" w:sz="0" w:space="0" w:color="auto"/>
        <w:bottom w:val="none" w:sz="0" w:space="0" w:color="auto"/>
        <w:right w:val="none" w:sz="0" w:space="0" w:color="auto"/>
      </w:divBdr>
    </w:div>
    <w:div w:id="257518147">
      <w:marLeft w:val="640"/>
      <w:marRight w:val="0"/>
      <w:marTop w:val="0"/>
      <w:marBottom w:val="0"/>
      <w:divBdr>
        <w:top w:val="none" w:sz="0" w:space="0" w:color="auto"/>
        <w:left w:val="none" w:sz="0" w:space="0" w:color="auto"/>
        <w:bottom w:val="none" w:sz="0" w:space="0" w:color="auto"/>
        <w:right w:val="none" w:sz="0" w:space="0" w:color="auto"/>
      </w:divBdr>
    </w:div>
    <w:div w:id="257565302">
      <w:marLeft w:val="640"/>
      <w:marRight w:val="0"/>
      <w:marTop w:val="0"/>
      <w:marBottom w:val="0"/>
      <w:divBdr>
        <w:top w:val="none" w:sz="0" w:space="0" w:color="auto"/>
        <w:left w:val="none" w:sz="0" w:space="0" w:color="auto"/>
        <w:bottom w:val="none" w:sz="0" w:space="0" w:color="auto"/>
        <w:right w:val="none" w:sz="0" w:space="0" w:color="auto"/>
      </w:divBdr>
    </w:div>
    <w:div w:id="257641446">
      <w:marLeft w:val="640"/>
      <w:marRight w:val="0"/>
      <w:marTop w:val="0"/>
      <w:marBottom w:val="0"/>
      <w:divBdr>
        <w:top w:val="none" w:sz="0" w:space="0" w:color="auto"/>
        <w:left w:val="none" w:sz="0" w:space="0" w:color="auto"/>
        <w:bottom w:val="none" w:sz="0" w:space="0" w:color="auto"/>
        <w:right w:val="none" w:sz="0" w:space="0" w:color="auto"/>
      </w:divBdr>
    </w:div>
    <w:div w:id="257641623">
      <w:marLeft w:val="640"/>
      <w:marRight w:val="0"/>
      <w:marTop w:val="0"/>
      <w:marBottom w:val="0"/>
      <w:divBdr>
        <w:top w:val="none" w:sz="0" w:space="0" w:color="auto"/>
        <w:left w:val="none" w:sz="0" w:space="0" w:color="auto"/>
        <w:bottom w:val="none" w:sz="0" w:space="0" w:color="auto"/>
        <w:right w:val="none" w:sz="0" w:space="0" w:color="auto"/>
      </w:divBdr>
    </w:div>
    <w:div w:id="257715398">
      <w:marLeft w:val="640"/>
      <w:marRight w:val="0"/>
      <w:marTop w:val="0"/>
      <w:marBottom w:val="0"/>
      <w:divBdr>
        <w:top w:val="none" w:sz="0" w:space="0" w:color="auto"/>
        <w:left w:val="none" w:sz="0" w:space="0" w:color="auto"/>
        <w:bottom w:val="none" w:sz="0" w:space="0" w:color="auto"/>
        <w:right w:val="none" w:sz="0" w:space="0" w:color="auto"/>
      </w:divBdr>
    </w:div>
    <w:div w:id="257715674">
      <w:marLeft w:val="640"/>
      <w:marRight w:val="0"/>
      <w:marTop w:val="0"/>
      <w:marBottom w:val="0"/>
      <w:divBdr>
        <w:top w:val="none" w:sz="0" w:space="0" w:color="auto"/>
        <w:left w:val="none" w:sz="0" w:space="0" w:color="auto"/>
        <w:bottom w:val="none" w:sz="0" w:space="0" w:color="auto"/>
        <w:right w:val="none" w:sz="0" w:space="0" w:color="auto"/>
      </w:divBdr>
    </w:div>
    <w:div w:id="257912205">
      <w:marLeft w:val="640"/>
      <w:marRight w:val="0"/>
      <w:marTop w:val="0"/>
      <w:marBottom w:val="0"/>
      <w:divBdr>
        <w:top w:val="none" w:sz="0" w:space="0" w:color="auto"/>
        <w:left w:val="none" w:sz="0" w:space="0" w:color="auto"/>
        <w:bottom w:val="none" w:sz="0" w:space="0" w:color="auto"/>
        <w:right w:val="none" w:sz="0" w:space="0" w:color="auto"/>
      </w:divBdr>
    </w:div>
    <w:div w:id="257913116">
      <w:marLeft w:val="640"/>
      <w:marRight w:val="0"/>
      <w:marTop w:val="0"/>
      <w:marBottom w:val="0"/>
      <w:divBdr>
        <w:top w:val="none" w:sz="0" w:space="0" w:color="auto"/>
        <w:left w:val="none" w:sz="0" w:space="0" w:color="auto"/>
        <w:bottom w:val="none" w:sz="0" w:space="0" w:color="auto"/>
        <w:right w:val="none" w:sz="0" w:space="0" w:color="auto"/>
      </w:divBdr>
    </w:div>
    <w:div w:id="257950594">
      <w:marLeft w:val="640"/>
      <w:marRight w:val="0"/>
      <w:marTop w:val="0"/>
      <w:marBottom w:val="0"/>
      <w:divBdr>
        <w:top w:val="none" w:sz="0" w:space="0" w:color="auto"/>
        <w:left w:val="none" w:sz="0" w:space="0" w:color="auto"/>
        <w:bottom w:val="none" w:sz="0" w:space="0" w:color="auto"/>
        <w:right w:val="none" w:sz="0" w:space="0" w:color="auto"/>
      </w:divBdr>
    </w:div>
    <w:div w:id="257955055">
      <w:marLeft w:val="640"/>
      <w:marRight w:val="0"/>
      <w:marTop w:val="0"/>
      <w:marBottom w:val="0"/>
      <w:divBdr>
        <w:top w:val="none" w:sz="0" w:space="0" w:color="auto"/>
        <w:left w:val="none" w:sz="0" w:space="0" w:color="auto"/>
        <w:bottom w:val="none" w:sz="0" w:space="0" w:color="auto"/>
        <w:right w:val="none" w:sz="0" w:space="0" w:color="auto"/>
      </w:divBdr>
    </w:div>
    <w:div w:id="257956444">
      <w:marLeft w:val="640"/>
      <w:marRight w:val="0"/>
      <w:marTop w:val="0"/>
      <w:marBottom w:val="0"/>
      <w:divBdr>
        <w:top w:val="none" w:sz="0" w:space="0" w:color="auto"/>
        <w:left w:val="none" w:sz="0" w:space="0" w:color="auto"/>
        <w:bottom w:val="none" w:sz="0" w:space="0" w:color="auto"/>
        <w:right w:val="none" w:sz="0" w:space="0" w:color="auto"/>
      </w:divBdr>
    </w:div>
    <w:div w:id="258026580">
      <w:marLeft w:val="640"/>
      <w:marRight w:val="0"/>
      <w:marTop w:val="0"/>
      <w:marBottom w:val="0"/>
      <w:divBdr>
        <w:top w:val="none" w:sz="0" w:space="0" w:color="auto"/>
        <w:left w:val="none" w:sz="0" w:space="0" w:color="auto"/>
        <w:bottom w:val="none" w:sz="0" w:space="0" w:color="auto"/>
        <w:right w:val="none" w:sz="0" w:space="0" w:color="auto"/>
      </w:divBdr>
    </w:div>
    <w:div w:id="258028770">
      <w:marLeft w:val="640"/>
      <w:marRight w:val="0"/>
      <w:marTop w:val="0"/>
      <w:marBottom w:val="0"/>
      <w:divBdr>
        <w:top w:val="none" w:sz="0" w:space="0" w:color="auto"/>
        <w:left w:val="none" w:sz="0" w:space="0" w:color="auto"/>
        <w:bottom w:val="none" w:sz="0" w:space="0" w:color="auto"/>
        <w:right w:val="none" w:sz="0" w:space="0" w:color="auto"/>
      </w:divBdr>
    </w:div>
    <w:div w:id="258031001">
      <w:marLeft w:val="640"/>
      <w:marRight w:val="0"/>
      <w:marTop w:val="0"/>
      <w:marBottom w:val="0"/>
      <w:divBdr>
        <w:top w:val="none" w:sz="0" w:space="0" w:color="auto"/>
        <w:left w:val="none" w:sz="0" w:space="0" w:color="auto"/>
        <w:bottom w:val="none" w:sz="0" w:space="0" w:color="auto"/>
        <w:right w:val="none" w:sz="0" w:space="0" w:color="auto"/>
      </w:divBdr>
    </w:div>
    <w:div w:id="258221601">
      <w:marLeft w:val="640"/>
      <w:marRight w:val="0"/>
      <w:marTop w:val="0"/>
      <w:marBottom w:val="0"/>
      <w:divBdr>
        <w:top w:val="none" w:sz="0" w:space="0" w:color="auto"/>
        <w:left w:val="none" w:sz="0" w:space="0" w:color="auto"/>
        <w:bottom w:val="none" w:sz="0" w:space="0" w:color="auto"/>
        <w:right w:val="none" w:sz="0" w:space="0" w:color="auto"/>
      </w:divBdr>
    </w:div>
    <w:div w:id="258224647">
      <w:marLeft w:val="640"/>
      <w:marRight w:val="0"/>
      <w:marTop w:val="0"/>
      <w:marBottom w:val="0"/>
      <w:divBdr>
        <w:top w:val="none" w:sz="0" w:space="0" w:color="auto"/>
        <w:left w:val="none" w:sz="0" w:space="0" w:color="auto"/>
        <w:bottom w:val="none" w:sz="0" w:space="0" w:color="auto"/>
        <w:right w:val="none" w:sz="0" w:space="0" w:color="auto"/>
      </w:divBdr>
    </w:div>
    <w:div w:id="258373361">
      <w:marLeft w:val="640"/>
      <w:marRight w:val="0"/>
      <w:marTop w:val="0"/>
      <w:marBottom w:val="0"/>
      <w:divBdr>
        <w:top w:val="none" w:sz="0" w:space="0" w:color="auto"/>
        <w:left w:val="none" w:sz="0" w:space="0" w:color="auto"/>
        <w:bottom w:val="none" w:sz="0" w:space="0" w:color="auto"/>
        <w:right w:val="none" w:sz="0" w:space="0" w:color="auto"/>
      </w:divBdr>
    </w:div>
    <w:div w:id="258373734">
      <w:marLeft w:val="640"/>
      <w:marRight w:val="0"/>
      <w:marTop w:val="0"/>
      <w:marBottom w:val="0"/>
      <w:divBdr>
        <w:top w:val="none" w:sz="0" w:space="0" w:color="auto"/>
        <w:left w:val="none" w:sz="0" w:space="0" w:color="auto"/>
        <w:bottom w:val="none" w:sz="0" w:space="0" w:color="auto"/>
        <w:right w:val="none" w:sz="0" w:space="0" w:color="auto"/>
      </w:divBdr>
    </w:div>
    <w:div w:id="258491949">
      <w:marLeft w:val="640"/>
      <w:marRight w:val="0"/>
      <w:marTop w:val="0"/>
      <w:marBottom w:val="0"/>
      <w:divBdr>
        <w:top w:val="none" w:sz="0" w:space="0" w:color="auto"/>
        <w:left w:val="none" w:sz="0" w:space="0" w:color="auto"/>
        <w:bottom w:val="none" w:sz="0" w:space="0" w:color="auto"/>
        <w:right w:val="none" w:sz="0" w:space="0" w:color="auto"/>
      </w:divBdr>
    </w:div>
    <w:div w:id="258684322">
      <w:marLeft w:val="640"/>
      <w:marRight w:val="0"/>
      <w:marTop w:val="0"/>
      <w:marBottom w:val="0"/>
      <w:divBdr>
        <w:top w:val="none" w:sz="0" w:space="0" w:color="auto"/>
        <w:left w:val="none" w:sz="0" w:space="0" w:color="auto"/>
        <w:bottom w:val="none" w:sz="0" w:space="0" w:color="auto"/>
        <w:right w:val="none" w:sz="0" w:space="0" w:color="auto"/>
      </w:divBdr>
    </w:div>
    <w:div w:id="258685781">
      <w:marLeft w:val="640"/>
      <w:marRight w:val="0"/>
      <w:marTop w:val="0"/>
      <w:marBottom w:val="0"/>
      <w:divBdr>
        <w:top w:val="none" w:sz="0" w:space="0" w:color="auto"/>
        <w:left w:val="none" w:sz="0" w:space="0" w:color="auto"/>
        <w:bottom w:val="none" w:sz="0" w:space="0" w:color="auto"/>
        <w:right w:val="none" w:sz="0" w:space="0" w:color="auto"/>
      </w:divBdr>
    </w:div>
    <w:div w:id="258759305">
      <w:marLeft w:val="640"/>
      <w:marRight w:val="0"/>
      <w:marTop w:val="0"/>
      <w:marBottom w:val="0"/>
      <w:divBdr>
        <w:top w:val="none" w:sz="0" w:space="0" w:color="auto"/>
        <w:left w:val="none" w:sz="0" w:space="0" w:color="auto"/>
        <w:bottom w:val="none" w:sz="0" w:space="0" w:color="auto"/>
        <w:right w:val="none" w:sz="0" w:space="0" w:color="auto"/>
      </w:divBdr>
    </w:div>
    <w:div w:id="258760149">
      <w:marLeft w:val="640"/>
      <w:marRight w:val="0"/>
      <w:marTop w:val="0"/>
      <w:marBottom w:val="0"/>
      <w:divBdr>
        <w:top w:val="none" w:sz="0" w:space="0" w:color="auto"/>
        <w:left w:val="none" w:sz="0" w:space="0" w:color="auto"/>
        <w:bottom w:val="none" w:sz="0" w:space="0" w:color="auto"/>
        <w:right w:val="none" w:sz="0" w:space="0" w:color="auto"/>
      </w:divBdr>
    </w:div>
    <w:div w:id="258802648">
      <w:marLeft w:val="640"/>
      <w:marRight w:val="0"/>
      <w:marTop w:val="0"/>
      <w:marBottom w:val="0"/>
      <w:divBdr>
        <w:top w:val="none" w:sz="0" w:space="0" w:color="auto"/>
        <w:left w:val="none" w:sz="0" w:space="0" w:color="auto"/>
        <w:bottom w:val="none" w:sz="0" w:space="0" w:color="auto"/>
        <w:right w:val="none" w:sz="0" w:space="0" w:color="auto"/>
      </w:divBdr>
    </w:div>
    <w:div w:id="258803889">
      <w:marLeft w:val="640"/>
      <w:marRight w:val="0"/>
      <w:marTop w:val="0"/>
      <w:marBottom w:val="0"/>
      <w:divBdr>
        <w:top w:val="none" w:sz="0" w:space="0" w:color="auto"/>
        <w:left w:val="none" w:sz="0" w:space="0" w:color="auto"/>
        <w:bottom w:val="none" w:sz="0" w:space="0" w:color="auto"/>
        <w:right w:val="none" w:sz="0" w:space="0" w:color="auto"/>
      </w:divBdr>
    </w:div>
    <w:div w:id="258870961">
      <w:marLeft w:val="640"/>
      <w:marRight w:val="0"/>
      <w:marTop w:val="0"/>
      <w:marBottom w:val="0"/>
      <w:divBdr>
        <w:top w:val="none" w:sz="0" w:space="0" w:color="auto"/>
        <w:left w:val="none" w:sz="0" w:space="0" w:color="auto"/>
        <w:bottom w:val="none" w:sz="0" w:space="0" w:color="auto"/>
        <w:right w:val="none" w:sz="0" w:space="0" w:color="auto"/>
      </w:divBdr>
    </w:div>
    <w:div w:id="258873010">
      <w:marLeft w:val="640"/>
      <w:marRight w:val="0"/>
      <w:marTop w:val="0"/>
      <w:marBottom w:val="0"/>
      <w:divBdr>
        <w:top w:val="none" w:sz="0" w:space="0" w:color="auto"/>
        <w:left w:val="none" w:sz="0" w:space="0" w:color="auto"/>
        <w:bottom w:val="none" w:sz="0" w:space="0" w:color="auto"/>
        <w:right w:val="none" w:sz="0" w:space="0" w:color="auto"/>
      </w:divBdr>
    </w:div>
    <w:div w:id="259028076">
      <w:marLeft w:val="640"/>
      <w:marRight w:val="0"/>
      <w:marTop w:val="0"/>
      <w:marBottom w:val="0"/>
      <w:divBdr>
        <w:top w:val="none" w:sz="0" w:space="0" w:color="auto"/>
        <w:left w:val="none" w:sz="0" w:space="0" w:color="auto"/>
        <w:bottom w:val="none" w:sz="0" w:space="0" w:color="auto"/>
        <w:right w:val="none" w:sz="0" w:space="0" w:color="auto"/>
      </w:divBdr>
    </w:div>
    <w:div w:id="259072243">
      <w:marLeft w:val="640"/>
      <w:marRight w:val="0"/>
      <w:marTop w:val="0"/>
      <w:marBottom w:val="0"/>
      <w:divBdr>
        <w:top w:val="none" w:sz="0" w:space="0" w:color="auto"/>
        <w:left w:val="none" w:sz="0" w:space="0" w:color="auto"/>
        <w:bottom w:val="none" w:sz="0" w:space="0" w:color="auto"/>
        <w:right w:val="none" w:sz="0" w:space="0" w:color="auto"/>
      </w:divBdr>
    </w:div>
    <w:div w:id="259217926">
      <w:marLeft w:val="640"/>
      <w:marRight w:val="0"/>
      <w:marTop w:val="0"/>
      <w:marBottom w:val="0"/>
      <w:divBdr>
        <w:top w:val="none" w:sz="0" w:space="0" w:color="auto"/>
        <w:left w:val="none" w:sz="0" w:space="0" w:color="auto"/>
        <w:bottom w:val="none" w:sz="0" w:space="0" w:color="auto"/>
        <w:right w:val="none" w:sz="0" w:space="0" w:color="auto"/>
      </w:divBdr>
    </w:div>
    <w:div w:id="259260895">
      <w:marLeft w:val="640"/>
      <w:marRight w:val="0"/>
      <w:marTop w:val="0"/>
      <w:marBottom w:val="0"/>
      <w:divBdr>
        <w:top w:val="none" w:sz="0" w:space="0" w:color="auto"/>
        <w:left w:val="none" w:sz="0" w:space="0" w:color="auto"/>
        <w:bottom w:val="none" w:sz="0" w:space="0" w:color="auto"/>
        <w:right w:val="none" w:sz="0" w:space="0" w:color="auto"/>
      </w:divBdr>
    </w:div>
    <w:div w:id="259262365">
      <w:marLeft w:val="640"/>
      <w:marRight w:val="0"/>
      <w:marTop w:val="0"/>
      <w:marBottom w:val="0"/>
      <w:divBdr>
        <w:top w:val="none" w:sz="0" w:space="0" w:color="auto"/>
        <w:left w:val="none" w:sz="0" w:space="0" w:color="auto"/>
        <w:bottom w:val="none" w:sz="0" w:space="0" w:color="auto"/>
        <w:right w:val="none" w:sz="0" w:space="0" w:color="auto"/>
      </w:divBdr>
    </w:div>
    <w:div w:id="259263873">
      <w:marLeft w:val="640"/>
      <w:marRight w:val="0"/>
      <w:marTop w:val="0"/>
      <w:marBottom w:val="0"/>
      <w:divBdr>
        <w:top w:val="none" w:sz="0" w:space="0" w:color="auto"/>
        <w:left w:val="none" w:sz="0" w:space="0" w:color="auto"/>
        <w:bottom w:val="none" w:sz="0" w:space="0" w:color="auto"/>
        <w:right w:val="none" w:sz="0" w:space="0" w:color="auto"/>
      </w:divBdr>
    </w:div>
    <w:div w:id="259290605">
      <w:marLeft w:val="640"/>
      <w:marRight w:val="0"/>
      <w:marTop w:val="0"/>
      <w:marBottom w:val="0"/>
      <w:divBdr>
        <w:top w:val="none" w:sz="0" w:space="0" w:color="auto"/>
        <w:left w:val="none" w:sz="0" w:space="0" w:color="auto"/>
        <w:bottom w:val="none" w:sz="0" w:space="0" w:color="auto"/>
        <w:right w:val="none" w:sz="0" w:space="0" w:color="auto"/>
      </w:divBdr>
    </w:div>
    <w:div w:id="259291193">
      <w:marLeft w:val="640"/>
      <w:marRight w:val="0"/>
      <w:marTop w:val="0"/>
      <w:marBottom w:val="0"/>
      <w:divBdr>
        <w:top w:val="none" w:sz="0" w:space="0" w:color="auto"/>
        <w:left w:val="none" w:sz="0" w:space="0" w:color="auto"/>
        <w:bottom w:val="none" w:sz="0" w:space="0" w:color="auto"/>
        <w:right w:val="none" w:sz="0" w:space="0" w:color="auto"/>
      </w:divBdr>
    </w:div>
    <w:div w:id="259338858">
      <w:marLeft w:val="640"/>
      <w:marRight w:val="0"/>
      <w:marTop w:val="0"/>
      <w:marBottom w:val="0"/>
      <w:divBdr>
        <w:top w:val="none" w:sz="0" w:space="0" w:color="auto"/>
        <w:left w:val="none" w:sz="0" w:space="0" w:color="auto"/>
        <w:bottom w:val="none" w:sz="0" w:space="0" w:color="auto"/>
        <w:right w:val="none" w:sz="0" w:space="0" w:color="auto"/>
      </w:divBdr>
    </w:div>
    <w:div w:id="259341754">
      <w:marLeft w:val="640"/>
      <w:marRight w:val="0"/>
      <w:marTop w:val="0"/>
      <w:marBottom w:val="0"/>
      <w:divBdr>
        <w:top w:val="none" w:sz="0" w:space="0" w:color="auto"/>
        <w:left w:val="none" w:sz="0" w:space="0" w:color="auto"/>
        <w:bottom w:val="none" w:sz="0" w:space="0" w:color="auto"/>
        <w:right w:val="none" w:sz="0" w:space="0" w:color="auto"/>
      </w:divBdr>
    </w:div>
    <w:div w:id="259410425">
      <w:marLeft w:val="640"/>
      <w:marRight w:val="0"/>
      <w:marTop w:val="0"/>
      <w:marBottom w:val="0"/>
      <w:divBdr>
        <w:top w:val="none" w:sz="0" w:space="0" w:color="auto"/>
        <w:left w:val="none" w:sz="0" w:space="0" w:color="auto"/>
        <w:bottom w:val="none" w:sz="0" w:space="0" w:color="auto"/>
        <w:right w:val="none" w:sz="0" w:space="0" w:color="auto"/>
      </w:divBdr>
    </w:div>
    <w:div w:id="259532546">
      <w:marLeft w:val="640"/>
      <w:marRight w:val="0"/>
      <w:marTop w:val="0"/>
      <w:marBottom w:val="0"/>
      <w:divBdr>
        <w:top w:val="none" w:sz="0" w:space="0" w:color="auto"/>
        <w:left w:val="none" w:sz="0" w:space="0" w:color="auto"/>
        <w:bottom w:val="none" w:sz="0" w:space="0" w:color="auto"/>
        <w:right w:val="none" w:sz="0" w:space="0" w:color="auto"/>
      </w:divBdr>
    </w:div>
    <w:div w:id="259533220">
      <w:marLeft w:val="640"/>
      <w:marRight w:val="0"/>
      <w:marTop w:val="0"/>
      <w:marBottom w:val="0"/>
      <w:divBdr>
        <w:top w:val="none" w:sz="0" w:space="0" w:color="auto"/>
        <w:left w:val="none" w:sz="0" w:space="0" w:color="auto"/>
        <w:bottom w:val="none" w:sz="0" w:space="0" w:color="auto"/>
        <w:right w:val="none" w:sz="0" w:space="0" w:color="auto"/>
      </w:divBdr>
    </w:div>
    <w:div w:id="259685861">
      <w:marLeft w:val="640"/>
      <w:marRight w:val="0"/>
      <w:marTop w:val="0"/>
      <w:marBottom w:val="0"/>
      <w:divBdr>
        <w:top w:val="none" w:sz="0" w:space="0" w:color="auto"/>
        <w:left w:val="none" w:sz="0" w:space="0" w:color="auto"/>
        <w:bottom w:val="none" w:sz="0" w:space="0" w:color="auto"/>
        <w:right w:val="none" w:sz="0" w:space="0" w:color="auto"/>
      </w:divBdr>
    </w:div>
    <w:div w:id="259794998">
      <w:marLeft w:val="640"/>
      <w:marRight w:val="0"/>
      <w:marTop w:val="0"/>
      <w:marBottom w:val="0"/>
      <w:divBdr>
        <w:top w:val="none" w:sz="0" w:space="0" w:color="auto"/>
        <w:left w:val="none" w:sz="0" w:space="0" w:color="auto"/>
        <w:bottom w:val="none" w:sz="0" w:space="0" w:color="auto"/>
        <w:right w:val="none" w:sz="0" w:space="0" w:color="auto"/>
      </w:divBdr>
    </w:div>
    <w:div w:id="259872330">
      <w:marLeft w:val="640"/>
      <w:marRight w:val="0"/>
      <w:marTop w:val="0"/>
      <w:marBottom w:val="0"/>
      <w:divBdr>
        <w:top w:val="none" w:sz="0" w:space="0" w:color="auto"/>
        <w:left w:val="none" w:sz="0" w:space="0" w:color="auto"/>
        <w:bottom w:val="none" w:sz="0" w:space="0" w:color="auto"/>
        <w:right w:val="none" w:sz="0" w:space="0" w:color="auto"/>
      </w:divBdr>
    </w:div>
    <w:div w:id="259875853">
      <w:marLeft w:val="640"/>
      <w:marRight w:val="0"/>
      <w:marTop w:val="0"/>
      <w:marBottom w:val="0"/>
      <w:divBdr>
        <w:top w:val="none" w:sz="0" w:space="0" w:color="auto"/>
        <w:left w:val="none" w:sz="0" w:space="0" w:color="auto"/>
        <w:bottom w:val="none" w:sz="0" w:space="0" w:color="auto"/>
        <w:right w:val="none" w:sz="0" w:space="0" w:color="auto"/>
      </w:divBdr>
    </w:div>
    <w:div w:id="259875883">
      <w:marLeft w:val="640"/>
      <w:marRight w:val="0"/>
      <w:marTop w:val="0"/>
      <w:marBottom w:val="0"/>
      <w:divBdr>
        <w:top w:val="none" w:sz="0" w:space="0" w:color="auto"/>
        <w:left w:val="none" w:sz="0" w:space="0" w:color="auto"/>
        <w:bottom w:val="none" w:sz="0" w:space="0" w:color="auto"/>
        <w:right w:val="none" w:sz="0" w:space="0" w:color="auto"/>
      </w:divBdr>
    </w:div>
    <w:div w:id="259877753">
      <w:marLeft w:val="640"/>
      <w:marRight w:val="0"/>
      <w:marTop w:val="0"/>
      <w:marBottom w:val="0"/>
      <w:divBdr>
        <w:top w:val="none" w:sz="0" w:space="0" w:color="auto"/>
        <w:left w:val="none" w:sz="0" w:space="0" w:color="auto"/>
        <w:bottom w:val="none" w:sz="0" w:space="0" w:color="auto"/>
        <w:right w:val="none" w:sz="0" w:space="0" w:color="auto"/>
      </w:divBdr>
    </w:div>
    <w:div w:id="259920589">
      <w:marLeft w:val="640"/>
      <w:marRight w:val="0"/>
      <w:marTop w:val="0"/>
      <w:marBottom w:val="0"/>
      <w:divBdr>
        <w:top w:val="none" w:sz="0" w:space="0" w:color="auto"/>
        <w:left w:val="none" w:sz="0" w:space="0" w:color="auto"/>
        <w:bottom w:val="none" w:sz="0" w:space="0" w:color="auto"/>
        <w:right w:val="none" w:sz="0" w:space="0" w:color="auto"/>
      </w:divBdr>
    </w:div>
    <w:div w:id="259991766">
      <w:marLeft w:val="640"/>
      <w:marRight w:val="0"/>
      <w:marTop w:val="0"/>
      <w:marBottom w:val="0"/>
      <w:divBdr>
        <w:top w:val="none" w:sz="0" w:space="0" w:color="auto"/>
        <w:left w:val="none" w:sz="0" w:space="0" w:color="auto"/>
        <w:bottom w:val="none" w:sz="0" w:space="0" w:color="auto"/>
        <w:right w:val="none" w:sz="0" w:space="0" w:color="auto"/>
      </w:divBdr>
    </w:div>
    <w:div w:id="259994246">
      <w:marLeft w:val="640"/>
      <w:marRight w:val="0"/>
      <w:marTop w:val="0"/>
      <w:marBottom w:val="0"/>
      <w:divBdr>
        <w:top w:val="none" w:sz="0" w:space="0" w:color="auto"/>
        <w:left w:val="none" w:sz="0" w:space="0" w:color="auto"/>
        <w:bottom w:val="none" w:sz="0" w:space="0" w:color="auto"/>
        <w:right w:val="none" w:sz="0" w:space="0" w:color="auto"/>
      </w:divBdr>
    </w:div>
    <w:div w:id="259995921">
      <w:marLeft w:val="640"/>
      <w:marRight w:val="0"/>
      <w:marTop w:val="0"/>
      <w:marBottom w:val="0"/>
      <w:divBdr>
        <w:top w:val="none" w:sz="0" w:space="0" w:color="auto"/>
        <w:left w:val="none" w:sz="0" w:space="0" w:color="auto"/>
        <w:bottom w:val="none" w:sz="0" w:space="0" w:color="auto"/>
        <w:right w:val="none" w:sz="0" w:space="0" w:color="auto"/>
      </w:divBdr>
    </w:div>
    <w:div w:id="259997013">
      <w:marLeft w:val="640"/>
      <w:marRight w:val="0"/>
      <w:marTop w:val="0"/>
      <w:marBottom w:val="0"/>
      <w:divBdr>
        <w:top w:val="none" w:sz="0" w:space="0" w:color="auto"/>
        <w:left w:val="none" w:sz="0" w:space="0" w:color="auto"/>
        <w:bottom w:val="none" w:sz="0" w:space="0" w:color="auto"/>
        <w:right w:val="none" w:sz="0" w:space="0" w:color="auto"/>
      </w:divBdr>
    </w:div>
    <w:div w:id="260073113">
      <w:marLeft w:val="640"/>
      <w:marRight w:val="0"/>
      <w:marTop w:val="0"/>
      <w:marBottom w:val="0"/>
      <w:divBdr>
        <w:top w:val="none" w:sz="0" w:space="0" w:color="auto"/>
        <w:left w:val="none" w:sz="0" w:space="0" w:color="auto"/>
        <w:bottom w:val="none" w:sz="0" w:space="0" w:color="auto"/>
        <w:right w:val="none" w:sz="0" w:space="0" w:color="auto"/>
      </w:divBdr>
    </w:div>
    <w:div w:id="260113147">
      <w:marLeft w:val="640"/>
      <w:marRight w:val="0"/>
      <w:marTop w:val="0"/>
      <w:marBottom w:val="0"/>
      <w:divBdr>
        <w:top w:val="none" w:sz="0" w:space="0" w:color="auto"/>
        <w:left w:val="none" w:sz="0" w:space="0" w:color="auto"/>
        <w:bottom w:val="none" w:sz="0" w:space="0" w:color="auto"/>
        <w:right w:val="none" w:sz="0" w:space="0" w:color="auto"/>
      </w:divBdr>
    </w:div>
    <w:div w:id="260115574">
      <w:marLeft w:val="640"/>
      <w:marRight w:val="0"/>
      <w:marTop w:val="0"/>
      <w:marBottom w:val="0"/>
      <w:divBdr>
        <w:top w:val="none" w:sz="0" w:space="0" w:color="auto"/>
        <w:left w:val="none" w:sz="0" w:space="0" w:color="auto"/>
        <w:bottom w:val="none" w:sz="0" w:space="0" w:color="auto"/>
        <w:right w:val="none" w:sz="0" w:space="0" w:color="auto"/>
      </w:divBdr>
    </w:div>
    <w:div w:id="260140966">
      <w:marLeft w:val="640"/>
      <w:marRight w:val="0"/>
      <w:marTop w:val="0"/>
      <w:marBottom w:val="0"/>
      <w:divBdr>
        <w:top w:val="none" w:sz="0" w:space="0" w:color="auto"/>
        <w:left w:val="none" w:sz="0" w:space="0" w:color="auto"/>
        <w:bottom w:val="none" w:sz="0" w:space="0" w:color="auto"/>
        <w:right w:val="none" w:sz="0" w:space="0" w:color="auto"/>
      </w:divBdr>
    </w:div>
    <w:div w:id="260187971">
      <w:marLeft w:val="640"/>
      <w:marRight w:val="0"/>
      <w:marTop w:val="0"/>
      <w:marBottom w:val="0"/>
      <w:divBdr>
        <w:top w:val="none" w:sz="0" w:space="0" w:color="auto"/>
        <w:left w:val="none" w:sz="0" w:space="0" w:color="auto"/>
        <w:bottom w:val="none" w:sz="0" w:space="0" w:color="auto"/>
        <w:right w:val="none" w:sz="0" w:space="0" w:color="auto"/>
      </w:divBdr>
    </w:div>
    <w:div w:id="260264216">
      <w:marLeft w:val="640"/>
      <w:marRight w:val="0"/>
      <w:marTop w:val="0"/>
      <w:marBottom w:val="0"/>
      <w:divBdr>
        <w:top w:val="none" w:sz="0" w:space="0" w:color="auto"/>
        <w:left w:val="none" w:sz="0" w:space="0" w:color="auto"/>
        <w:bottom w:val="none" w:sz="0" w:space="0" w:color="auto"/>
        <w:right w:val="none" w:sz="0" w:space="0" w:color="auto"/>
      </w:divBdr>
    </w:div>
    <w:div w:id="260453140">
      <w:marLeft w:val="640"/>
      <w:marRight w:val="0"/>
      <w:marTop w:val="0"/>
      <w:marBottom w:val="0"/>
      <w:divBdr>
        <w:top w:val="none" w:sz="0" w:space="0" w:color="auto"/>
        <w:left w:val="none" w:sz="0" w:space="0" w:color="auto"/>
        <w:bottom w:val="none" w:sz="0" w:space="0" w:color="auto"/>
        <w:right w:val="none" w:sz="0" w:space="0" w:color="auto"/>
      </w:divBdr>
    </w:div>
    <w:div w:id="260455609">
      <w:marLeft w:val="640"/>
      <w:marRight w:val="0"/>
      <w:marTop w:val="0"/>
      <w:marBottom w:val="0"/>
      <w:divBdr>
        <w:top w:val="none" w:sz="0" w:space="0" w:color="auto"/>
        <w:left w:val="none" w:sz="0" w:space="0" w:color="auto"/>
        <w:bottom w:val="none" w:sz="0" w:space="0" w:color="auto"/>
        <w:right w:val="none" w:sz="0" w:space="0" w:color="auto"/>
      </w:divBdr>
    </w:div>
    <w:div w:id="260456742">
      <w:marLeft w:val="640"/>
      <w:marRight w:val="0"/>
      <w:marTop w:val="0"/>
      <w:marBottom w:val="0"/>
      <w:divBdr>
        <w:top w:val="none" w:sz="0" w:space="0" w:color="auto"/>
        <w:left w:val="none" w:sz="0" w:space="0" w:color="auto"/>
        <w:bottom w:val="none" w:sz="0" w:space="0" w:color="auto"/>
        <w:right w:val="none" w:sz="0" w:space="0" w:color="auto"/>
      </w:divBdr>
    </w:div>
    <w:div w:id="260457478">
      <w:marLeft w:val="640"/>
      <w:marRight w:val="0"/>
      <w:marTop w:val="0"/>
      <w:marBottom w:val="0"/>
      <w:divBdr>
        <w:top w:val="none" w:sz="0" w:space="0" w:color="auto"/>
        <w:left w:val="none" w:sz="0" w:space="0" w:color="auto"/>
        <w:bottom w:val="none" w:sz="0" w:space="0" w:color="auto"/>
        <w:right w:val="none" w:sz="0" w:space="0" w:color="auto"/>
      </w:divBdr>
    </w:div>
    <w:div w:id="260572418">
      <w:marLeft w:val="640"/>
      <w:marRight w:val="0"/>
      <w:marTop w:val="0"/>
      <w:marBottom w:val="0"/>
      <w:divBdr>
        <w:top w:val="none" w:sz="0" w:space="0" w:color="auto"/>
        <w:left w:val="none" w:sz="0" w:space="0" w:color="auto"/>
        <w:bottom w:val="none" w:sz="0" w:space="0" w:color="auto"/>
        <w:right w:val="none" w:sz="0" w:space="0" w:color="auto"/>
      </w:divBdr>
    </w:div>
    <w:div w:id="260574328">
      <w:marLeft w:val="640"/>
      <w:marRight w:val="0"/>
      <w:marTop w:val="0"/>
      <w:marBottom w:val="0"/>
      <w:divBdr>
        <w:top w:val="none" w:sz="0" w:space="0" w:color="auto"/>
        <w:left w:val="none" w:sz="0" w:space="0" w:color="auto"/>
        <w:bottom w:val="none" w:sz="0" w:space="0" w:color="auto"/>
        <w:right w:val="none" w:sz="0" w:space="0" w:color="auto"/>
      </w:divBdr>
    </w:div>
    <w:div w:id="260767915">
      <w:marLeft w:val="640"/>
      <w:marRight w:val="0"/>
      <w:marTop w:val="0"/>
      <w:marBottom w:val="0"/>
      <w:divBdr>
        <w:top w:val="none" w:sz="0" w:space="0" w:color="auto"/>
        <w:left w:val="none" w:sz="0" w:space="0" w:color="auto"/>
        <w:bottom w:val="none" w:sz="0" w:space="0" w:color="auto"/>
        <w:right w:val="none" w:sz="0" w:space="0" w:color="auto"/>
      </w:divBdr>
    </w:div>
    <w:div w:id="260795248">
      <w:marLeft w:val="640"/>
      <w:marRight w:val="0"/>
      <w:marTop w:val="0"/>
      <w:marBottom w:val="0"/>
      <w:divBdr>
        <w:top w:val="none" w:sz="0" w:space="0" w:color="auto"/>
        <w:left w:val="none" w:sz="0" w:space="0" w:color="auto"/>
        <w:bottom w:val="none" w:sz="0" w:space="0" w:color="auto"/>
        <w:right w:val="none" w:sz="0" w:space="0" w:color="auto"/>
      </w:divBdr>
    </w:div>
    <w:div w:id="260837815">
      <w:marLeft w:val="640"/>
      <w:marRight w:val="0"/>
      <w:marTop w:val="0"/>
      <w:marBottom w:val="0"/>
      <w:divBdr>
        <w:top w:val="none" w:sz="0" w:space="0" w:color="auto"/>
        <w:left w:val="none" w:sz="0" w:space="0" w:color="auto"/>
        <w:bottom w:val="none" w:sz="0" w:space="0" w:color="auto"/>
        <w:right w:val="none" w:sz="0" w:space="0" w:color="auto"/>
      </w:divBdr>
    </w:div>
    <w:div w:id="260915398">
      <w:marLeft w:val="640"/>
      <w:marRight w:val="0"/>
      <w:marTop w:val="0"/>
      <w:marBottom w:val="0"/>
      <w:divBdr>
        <w:top w:val="none" w:sz="0" w:space="0" w:color="auto"/>
        <w:left w:val="none" w:sz="0" w:space="0" w:color="auto"/>
        <w:bottom w:val="none" w:sz="0" w:space="0" w:color="auto"/>
        <w:right w:val="none" w:sz="0" w:space="0" w:color="auto"/>
      </w:divBdr>
    </w:div>
    <w:div w:id="260993604">
      <w:marLeft w:val="640"/>
      <w:marRight w:val="0"/>
      <w:marTop w:val="0"/>
      <w:marBottom w:val="0"/>
      <w:divBdr>
        <w:top w:val="none" w:sz="0" w:space="0" w:color="auto"/>
        <w:left w:val="none" w:sz="0" w:space="0" w:color="auto"/>
        <w:bottom w:val="none" w:sz="0" w:space="0" w:color="auto"/>
        <w:right w:val="none" w:sz="0" w:space="0" w:color="auto"/>
      </w:divBdr>
    </w:div>
    <w:div w:id="261038415">
      <w:marLeft w:val="640"/>
      <w:marRight w:val="0"/>
      <w:marTop w:val="0"/>
      <w:marBottom w:val="0"/>
      <w:divBdr>
        <w:top w:val="none" w:sz="0" w:space="0" w:color="auto"/>
        <w:left w:val="none" w:sz="0" w:space="0" w:color="auto"/>
        <w:bottom w:val="none" w:sz="0" w:space="0" w:color="auto"/>
        <w:right w:val="none" w:sz="0" w:space="0" w:color="auto"/>
      </w:divBdr>
    </w:div>
    <w:div w:id="261106052">
      <w:marLeft w:val="640"/>
      <w:marRight w:val="0"/>
      <w:marTop w:val="0"/>
      <w:marBottom w:val="0"/>
      <w:divBdr>
        <w:top w:val="none" w:sz="0" w:space="0" w:color="auto"/>
        <w:left w:val="none" w:sz="0" w:space="0" w:color="auto"/>
        <w:bottom w:val="none" w:sz="0" w:space="0" w:color="auto"/>
        <w:right w:val="none" w:sz="0" w:space="0" w:color="auto"/>
      </w:divBdr>
    </w:div>
    <w:div w:id="261111213">
      <w:marLeft w:val="640"/>
      <w:marRight w:val="0"/>
      <w:marTop w:val="0"/>
      <w:marBottom w:val="0"/>
      <w:divBdr>
        <w:top w:val="none" w:sz="0" w:space="0" w:color="auto"/>
        <w:left w:val="none" w:sz="0" w:space="0" w:color="auto"/>
        <w:bottom w:val="none" w:sz="0" w:space="0" w:color="auto"/>
        <w:right w:val="none" w:sz="0" w:space="0" w:color="auto"/>
      </w:divBdr>
    </w:div>
    <w:div w:id="261114582">
      <w:marLeft w:val="640"/>
      <w:marRight w:val="0"/>
      <w:marTop w:val="0"/>
      <w:marBottom w:val="0"/>
      <w:divBdr>
        <w:top w:val="none" w:sz="0" w:space="0" w:color="auto"/>
        <w:left w:val="none" w:sz="0" w:space="0" w:color="auto"/>
        <w:bottom w:val="none" w:sz="0" w:space="0" w:color="auto"/>
        <w:right w:val="none" w:sz="0" w:space="0" w:color="auto"/>
      </w:divBdr>
    </w:div>
    <w:div w:id="261187212">
      <w:marLeft w:val="640"/>
      <w:marRight w:val="0"/>
      <w:marTop w:val="0"/>
      <w:marBottom w:val="0"/>
      <w:divBdr>
        <w:top w:val="none" w:sz="0" w:space="0" w:color="auto"/>
        <w:left w:val="none" w:sz="0" w:space="0" w:color="auto"/>
        <w:bottom w:val="none" w:sz="0" w:space="0" w:color="auto"/>
        <w:right w:val="none" w:sz="0" w:space="0" w:color="auto"/>
      </w:divBdr>
    </w:div>
    <w:div w:id="261379481">
      <w:marLeft w:val="640"/>
      <w:marRight w:val="0"/>
      <w:marTop w:val="0"/>
      <w:marBottom w:val="0"/>
      <w:divBdr>
        <w:top w:val="none" w:sz="0" w:space="0" w:color="auto"/>
        <w:left w:val="none" w:sz="0" w:space="0" w:color="auto"/>
        <w:bottom w:val="none" w:sz="0" w:space="0" w:color="auto"/>
        <w:right w:val="none" w:sz="0" w:space="0" w:color="auto"/>
      </w:divBdr>
    </w:div>
    <w:div w:id="261425128">
      <w:marLeft w:val="640"/>
      <w:marRight w:val="0"/>
      <w:marTop w:val="0"/>
      <w:marBottom w:val="0"/>
      <w:divBdr>
        <w:top w:val="none" w:sz="0" w:space="0" w:color="auto"/>
        <w:left w:val="none" w:sz="0" w:space="0" w:color="auto"/>
        <w:bottom w:val="none" w:sz="0" w:space="0" w:color="auto"/>
        <w:right w:val="none" w:sz="0" w:space="0" w:color="auto"/>
      </w:divBdr>
    </w:div>
    <w:div w:id="261452858">
      <w:marLeft w:val="640"/>
      <w:marRight w:val="0"/>
      <w:marTop w:val="0"/>
      <w:marBottom w:val="0"/>
      <w:divBdr>
        <w:top w:val="none" w:sz="0" w:space="0" w:color="auto"/>
        <w:left w:val="none" w:sz="0" w:space="0" w:color="auto"/>
        <w:bottom w:val="none" w:sz="0" w:space="0" w:color="auto"/>
        <w:right w:val="none" w:sz="0" w:space="0" w:color="auto"/>
      </w:divBdr>
    </w:div>
    <w:div w:id="261452945">
      <w:marLeft w:val="640"/>
      <w:marRight w:val="0"/>
      <w:marTop w:val="0"/>
      <w:marBottom w:val="0"/>
      <w:divBdr>
        <w:top w:val="none" w:sz="0" w:space="0" w:color="auto"/>
        <w:left w:val="none" w:sz="0" w:space="0" w:color="auto"/>
        <w:bottom w:val="none" w:sz="0" w:space="0" w:color="auto"/>
        <w:right w:val="none" w:sz="0" w:space="0" w:color="auto"/>
      </w:divBdr>
    </w:div>
    <w:div w:id="261500158">
      <w:marLeft w:val="640"/>
      <w:marRight w:val="0"/>
      <w:marTop w:val="0"/>
      <w:marBottom w:val="0"/>
      <w:divBdr>
        <w:top w:val="none" w:sz="0" w:space="0" w:color="auto"/>
        <w:left w:val="none" w:sz="0" w:space="0" w:color="auto"/>
        <w:bottom w:val="none" w:sz="0" w:space="0" w:color="auto"/>
        <w:right w:val="none" w:sz="0" w:space="0" w:color="auto"/>
      </w:divBdr>
    </w:div>
    <w:div w:id="261576679">
      <w:marLeft w:val="640"/>
      <w:marRight w:val="0"/>
      <w:marTop w:val="0"/>
      <w:marBottom w:val="0"/>
      <w:divBdr>
        <w:top w:val="none" w:sz="0" w:space="0" w:color="auto"/>
        <w:left w:val="none" w:sz="0" w:space="0" w:color="auto"/>
        <w:bottom w:val="none" w:sz="0" w:space="0" w:color="auto"/>
        <w:right w:val="none" w:sz="0" w:space="0" w:color="auto"/>
      </w:divBdr>
    </w:div>
    <w:div w:id="261693224">
      <w:marLeft w:val="640"/>
      <w:marRight w:val="0"/>
      <w:marTop w:val="0"/>
      <w:marBottom w:val="0"/>
      <w:divBdr>
        <w:top w:val="none" w:sz="0" w:space="0" w:color="auto"/>
        <w:left w:val="none" w:sz="0" w:space="0" w:color="auto"/>
        <w:bottom w:val="none" w:sz="0" w:space="0" w:color="auto"/>
        <w:right w:val="none" w:sz="0" w:space="0" w:color="auto"/>
      </w:divBdr>
    </w:div>
    <w:div w:id="261762545">
      <w:marLeft w:val="640"/>
      <w:marRight w:val="0"/>
      <w:marTop w:val="0"/>
      <w:marBottom w:val="0"/>
      <w:divBdr>
        <w:top w:val="none" w:sz="0" w:space="0" w:color="auto"/>
        <w:left w:val="none" w:sz="0" w:space="0" w:color="auto"/>
        <w:bottom w:val="none" w:sz="0" w:space="0" w:color="auto"/>
        <w:right w:val="none" w:sz="0" w:space="0" w:color="auto"/>
      </w:divBdr>
    </w:div>
    <w:div w:id="261763414">
      <w:marLeft w:val="640"/>
      <w:marRight w:val="0"/>
      <w:marTop w:val="0"/>
      <w:marBottom w:val="0"/>
      <w:divBdr>
        <w:top w:val="none" w:sz="0" w:space="0" w:color="auto"/>
        <w:left w:val="none" w:sz="0" w:space="0" w:color="auto"/>
        <w:bottom w:val="none" w:sz="0" w:space="0" w:color="auto"/>
        <w:right w:val="none" w:sz="0" w:space="0" w:color="auto"/>
      </w:divBdr>
    </w:div>
    <w:div w:id="261766239">
      <w:marLeft w:val="640"/>
      <w:marRight w:val="0"/>
      <w:marTop w:val="0"/>
      <w:marBottom w:val="0"/>
      <w:divBdr>
        <w:top w:val="none" w:sz="0" w:space="0" w:color="auto"/>
        <w:left w:val="none" w:sz="0" w:space="0" w:color="auto"/>
        <w:bottom w:val="none" w:sz="0" w:space="0" w:color="auto"/>
        <w:right w:val="none" w:sz="0" w:space="0" w:color="auto"/>
      </w:divBdr>
    </w:div>
    <w:div w:id="261841326">
      <w:marLeft w:val="640"/>
      <w:marRight w:val="0"/>
      <w:marTop w:val="0"/>
      <w:marBottom w:val="0"/>
      <w:divBdr>
        <w:top w:val="none" w:sz="0" w:space="0" w:color="auto"/>
        <w:left w:val="none" w:sz="0" w:space="0" w:color="auto"/>
        <w:bottom w:val="none" w:sz="0" w:space="0" w:color="auto"/>
        <w:right w:val="none" w:sz="0" w:space="0" w:color="auto"/>
      </w:divBdr>
    </w:div>
    <w:div w:id="261843782">
      <w:marLeft w:val="640"/>
      <w:marRight w:val="0"/>
      <w:marTop w:val="0"/>
      <w:marBottom w:val="0"/>
      <w:divBdr>
        <w:top w:val="none" w:sz="0" w:space="0" w:color="auto"/>
        <w:left w:val="none" w:sz="0" w:space="0" w:color="auto"/>
        <w:bottom w:val="none" w:sz="0" w:space="0" w:color="auto"/>
        <w:right w:val="none" w:sz="0" w:space="0" w:color="auto"/>
      </w:divBdr>
    </w:div>
    <w:div w:id="261954076">
      <w:marLeft w:val="640"/>
      <w:marRight w:val="0"/>
      <w:marTop w:val="0"/>
      <w:marBottom w:val="0"/>
      <w:divBdr>
        <w:top w:val="none" w:sz="0" w:space="0" w:color="auto"/>
        <w:left w:val="none" w:sz="0" w:space="0" w:color="auto"/>
        <w:bottom w:val="none" w:sz="0" w:space="0" w:color="auto"/>
        <w:right w:val="none" w:sz="0" w:space="0" w:color="auto"/>
      </w:divBdr>
    </w:div>
    <w:div w:id="262036561">
      <w:marLeft w:val="640"/>
      <w:marRight w:val="0"/>
      <w:marTop w:val="0"/>
      <w:marBottom w:val="0"/>
      <w:divBdr>
        <w:top w:val="none" w:sz="0" w:space="0" w:color="auto"/>
        <w:left w:val="none" w:sz="0" w:space="0" w:color="auto"/>
        <w:bottom w:val="none" w:sz="0" w:space="0" w:color="auto"/>
        <w:right w:val="none" w:sz="0" w:space="0" w:color="auto"/>
      </w:divBdr>
    </w:div>
    <w:div w:id="262106550">
      <w:marLeft w:val="640"/>
      <w:marRight w:val="0"/>
      <w:marTop w:val="0"/>
      <w:marBottom w:val="0"/>
      <w:divBdr>
        <w:top w:val="none" w:sz="0" w:space="0" w:color="auto"/>
        <w:left w:val="none" w:sz="0" w:space="0" w:color="auto"/>
        <w:bottom w:val="none" w:sz="0" w:space="0" w:color="auto"/>
        <w:right w:val="none" w:sz="0" w:space="0" w:color="auto"/>
      </w:divBdr>
    </w:div>
    <w:div w:id="262223725">
      <w:marLeft w:val="640"/>
      <w:marRight w:val="0"/>
      <w:marTop w:val="0"/>
      <w:marBottom w:val="0"/>
      <w:divBdr>
        <w:top w:val="none" w:sz="0" w:space="0" w:color="auto"/>
        <w:left w:val="none" w:sz="0" w:space="0" w:color="auto"/>
        <w:bottom w:val="none" w:sz="0" w:space="0" w:color="auto"/>
        <w:right w:val="none" w:sz="0" w:space="0" w:color="auto"/>
      </w:divBdr>
    </w:div>
    <w:div w:id="262227619">
      <w:marLeft w:val="640"/>
      <w:marRight w:val="0"/>
      <w:marTop w:val="0"/>
      <w:marBottom w:val="0"/>
      <w:divBdr>
        <w:top w:val="none" w:sz="0" w:space="0" w:color="auto"/>
        <w:left w:val="none" w:sz="0" w:space="0" w:color="auto"/>
        <w:bottom w:val="none" w:sz="0" w:space="0" w:color="auto"/>
        <w:right w:val="none" w:sz="0" w:space="0" w:color="auto"/>
      </w:divBdr>
    </w:div>
    <w:div w:id="262341825">
      <w:marLeft w:val="640"/>
      <w:marRight w:val="0"/>
      <w:marTop w:val="0"/>
      <w:marBottom w:val="0"/>
      <w:divBdr>
        <w:top w:val="none" w:sz="0" w:space="0" w:color="auto"/>
        <w:left w:val="none" w:sz="0" w:space="0" w:color="auto"/>
        <w:bottom w:val="none" w:sz="0" w:space="0" w:color="auto"/>
        <w:right w:val="none" w:sz="0" w:space="0" w:color="auto"/>
      </w:divBdr>
    </w:div>
    <w:div w:id="262425344">
      <w:marLeft w:val="640"/>
      <w:marRight w:val="0"/>
      <w:marTop w:val="0"/>
      <w:marBottom w:val="0"/>
      <w:divBdr>
        <w:top w:val="none" w:sz="0" w:space="0" w:color="auto"/>
        <w:left w:val="none" w:sz="0" w:space="0" w:color="auto"/>
        <w:bottom w:val="none" w:sz="0" w:space="0" w:color="auto"/>
        <w:right w:val="none" w:sz="0" w:space="0" w:color="auto"/>
      </w:divBdr>
    </w:div>
    <w:div w:id="262494262">
      <w:marLeft w:val="640"/>
      <w:marRight w:val="0"/>
      <w:marTop w:val="0"/>
      <w:marBottom w:val="0"/>
      <w:divBdr>
        <w:top w:val="none" w:sz="0" w:space="0" w:color="auto"/>
        <w:left w:val="none" w:sz="0" w:space="0" w:color="auto"/>
        <w:bottom w:val="none" w:sz="0" w:space="0" w:color="auto"/>
        <w:right w:val="none" w:sz="0" w:space="0" w:color="auto"/>
      </w:divBdr>
    </w:div>
    <w:div w:id="262499451">
      <w:marLeft w:val="640"/>
      <w:marRight w:val="0"/>
      <w:marTop w:val="0"/>
      <w:marBottom w:val="0"/>
      <w:divBdr>
        <w:top w:val="none" w:sz="0" w:space="0" w:color="auto"/>
        <w:left w:val="none" w:sz="0" w:space="0" w:color="auto"/>
        <w:bottom w:val="none" w:sz="0" w:space="0" w:color="auto"/>
        <w:right w:val="none" w:sz="0" w:space="0" w:color="auto"/>
      </w:divBdr>
    </w:div>
    <w:div w:id="262615579">
      <w:marLeft w:val="640"/>
      <w:marRight w:val="0"/>
      <w:marTop w:val="0"/>
      <w:marBottom w:val="0"/>
      <w:divBdr>
        <w:top w:val="none" w:sz="0" w:space="0" w:color="auto"/>
        <w:left w:val="none" w:sz="0" w:space="0" w:color="auto"/>
        <w:bottom w:val="none" w:sz="0" w:space="0" w:color="auto"/>
        <w:right w:val="none" w:sz="0" w:space="0" w:color="auto"/>
      </w:divBdr>
    </w:div>
    <w:div w:id="262691721">
      <w:marLeft w:val="640"/>
      <w:marRight w:val="0"/>
      <w:marTop w:val="0"/>
      <w:marBottom w:val="0"/>
      <w:divBdr>
        <w:top w:val="none" w:sz="0" w:space="0" w:color="auto"/>
        <w:left w:val="none" w:sz="0" w:space="0" w:color="auto"/>
        <w:bottom w:val="none" w:sz="0" w:space="0" w:color="auto"/>
        <w:right w:val="none" w:sz="0" w:space="0" w:color="auto"/>
      </w:divBdr>
    </w:div>
    <w:div w:id="262736491">
      <w:marLeft w:val="640"/>
      <w:marRight w:val="0"/>
      <w:marTop w:val="0"/>
      <w:marBottom w:val="0"/>
      <w:divBdr>
        <w:top w:val="none" w:sz="0" w:space="0" w:color="auto"/>
        <w:left w:val="none" w:sz="0" w:space="0" w:color="auto"/>
        <w:bottom w:val="none" w:sz="0" w:space="0" w:color="auto"/>
        <w:right w:val="none" w:sz="0" w:space="0" w:color="auto"/>
      </w:divBdr>
    </w:div>
    <w:div w:id="262802850">
      <w:marLeft w:val="640"/>
      <w:marRight w:val="0"/>
      <w:marTop w:val="0"/>
      <w:marBottom w:val="0"/>
      <w:divBdr>
        <w:top w:val="none" w:sz="0" w:space="0" w:color="auto"/>
        <w:left w:val="none" w:sz="0" w:space="0" w:color="auto"/>
        <w:bottom w:val="none" w:sz="0" w:space="0" w:color="auto"/>
        <w:right w:val="none" w:sz="0" w:space="0" w:color="auto"/>
      </w:divBdr>
    </w:div>
    <w:div w:id="262809845">
      <w:marLeft w:val="640"/>
      <w:marRight w:val="0"/>
      <w:marTop w:val="0"/>
      <w:marBottom w:val="0"/>
      <w:divBdr>
        <w:top w:val="none" w:sz="0" w:space="0" w:color="auto"/>
        <w:left w:val="none" w:sz="0" w:space="0" w:color="auto"/>
        <w:bottom w:val="none" w:sz="0" w:space="0" w:color="auto"/>
        <w:right w:val="none" w:sz="0" w:space="0" w:color="auto"/>
      </w:divBdr>
    </w:div>
    <w:div w:id="262958528">
      <w:marLeft w:val="640"/>
      <w:marRight w:val="0"/>
      <w:marTop w:val="0"/>
      <w:marBottom w:val="0"/>
      <w:divBdr>
        <w:top w:val="none" w:sz="0" w:space="0" w:color="auto"/>
        <w:left w:val="none" w:sz="0" w:space="0" w:color="auto"/>
        <w:bottom w:val="none" w:sz="0" w:space="0" w:color="auto"/>
        <w:right w:val="none" w:sz="0" w:space="0" w:color="auto"/>
      </w:divBdr>
    </w:div>
    <w:div w:id="263197379">
      <w:marLeft w:val="640"/>
      <w:marRight w:val="0"/>
      <w:marTop w:val="0"/>
      <w:marBottom w:val="0"/>
      <w:divBdr>
        <w:top w:val="none" w:sz="0" w:space="0" w:color="auto"/>
        <w:left w:val="none" w:sz="0" w:space="0" w:color="auto"/>
        <w:bottom w:val="none" w:sz="0" w:space="0" w:color="auto"/>
        <w:right w:val="none" w:sz="0" w:space="0" w:color="auto"/>
      </w:divBdr>
    </w:div>
    <w:div w:id="263198950">
      <w:marLeft w:val="640"/>
      <w:marRight w:val="0"/>
      <w:marTop w:val="0"/>
      <w:marBottom w:val="0"/>
      <w:divBdr>
        <w:top w:val="none" w:sz="0" w:space="0" w:color="auto"/>
        <w:left w:val="none" w:sz="0" w:space="0" w:color="auto"/>
        <w:bottom w:val="none" w:sz="0" w:space="0" w:color="auto"/>
        <w:right w:val="none" w:sz="0" w:space="0" w:color="auto"/>
      </w:divBdr>
    </w:div>
    <w:div w:id="263340771">
      <w:marLeft w:val="640"/>
      <w:marRight w:val="0"/>
      <w:marTop w:val="0"/>
      <w:marBottom w:val="0"/>
      <w:divBdr>
        <w:top w:val="none" w:sz="0" w:space="0" w:color="auto"/>
        <w:left w:val="none" w:sz="0" w:space="0" w:color="auto"/>
        <w:bottom w:val="none" w:sz="0" w:space="0" w:color="auto"/>
        <w:right w:val="none" w:sz="0" w:space="0" w:color="auto"/>
      </w:divBdr>
    </w:div>
    <w:div w:id="263349488">
      <w:marLeft w:val="640"/>
      <w:marRight w:val="0"/>
      <w:marTop w:val="0"/>
      <w:marBottom w:val="0"/>
      <w:divBdr>
        <w:top w:val="none" w:sz="0" w:space="0" w:color="auto"/>
        <w:left w:val="none" w:sz="0" w:space="0" w:color="auto"/>
        <w:bottom w:val="none" w:sz="0" w:space="0" w:color="auto"/>
        <w:right w:val="none" w:sz="0" w:space="0" w:color="auto"/>
      </w:divBdr>
    </w:div>
    <w:div w:id="263415610">
      <w:marLeft w:val="640"/>
      <w:marRight w:val="0"/>
      <w:marTop w:val="0"/>
      <w:marBottom w:val="0"/>
      <w:divBdr>
        <w:top w:val="none" w:sz="0" w:space="0" w:color="auto"/>
        <w:left w:val="none" w:sz="0" w:space="0" w:color="auto"/>
        <w:bottom w:val="none" w:sz="0" w:space="0" w:color="auto"/>
        <w:right w:val="none" w:sz="0" w:space="0" w:color="auto"/>
      </w:divBdr>
    </w:div>
    <w:div w:id="263419892">
      <w:marLeft w:val="640"/>
      <w:marRight w:val="0"/>
      <w:marTop w:val="0"/>
      <w:marBottom w:val="0"/>
      <w:divBdr>
        <w:top w:val="none" w:sz="0" w:space="0" w:color="auto"/>
        <w:left w:val="none" w:sz="0" w:space="0" w:color="auto"/>
        <w:bottom w:val="none" w:sz="0" w:space="0" w:color="auto"/>
        <w:right w:val="none" w:sz="0" w:space="0" w:color="auto"/>
      </w:divBdr>
    </w:div>
    <w:div w:id="263464922">
      <w:marLeft w:val="640"/>
      <w:marRight w:val="0"/>
      <w:marTop w:val="0"/>
      <w:marBottom w:val="0"/>
      <w:divBdr>
        <w:top w:val="none" w:sz="0" w:space="0" w:color="auto"/>
        <w:left w:val="none" w:sz="0" w:space="0" w:color="auto"/>
        <w:bottom w:val="none" w:sz="0" w:space="0" w:color="auto"/>
        <w:right w:val="none" w:sz="0" w:space="0" w:color="auto"/>
      </w:divBdr>
    </w:div>
    <w:div w:id="263466191">
      <w:marLeft w:val="640"/>
      <w:marRight w:val="0"/>
      <w:marTop w:val="0"/>
      <w:marBottom w:val="0"/>
      <w:divBdr>
        <w:top w:val="none" w:sz="0" w:space="0" w:color="auto"/>
        <w:left w:val="none" w:sz="0" w:space="0" w:color="auto"/>
        <w:bottom w:val="none" w:sz="0" w:space="0" w:color="auto"/>
        <w:right w:val="none" w:sz="0" w:space="0" w:color="auto"/>
      </w:divBdr>
    </w:div>
    <w:div w:id="263652687">
      <w:marLeft w:val="640"/>
      <w:marRight w:val="0"/>
      <w:marTop w:val="0"/>
      <w:marBottom w:val="0"/>
      <w:divBdr>
        <w:top w:val="none" w:sz="0" w:space="0" w:color="auto"/>
        <w:left w:val="none" w:sz="0" w:space="0" w:color="auto"/>
        <w:bottom w:val="none" w:sz="0" w:space="0" w:color="auto"/>
        <w:right w:val="none" w:sz="0" w:space="0" w:color="auto"/>
      </w:divBdr>
    </w:div>
    <w:div w:id="263657255">
      <w:marLeft w:val="640"/>
      <w:marRight w:val="0"/>
      <w:marTop w:val="0"/>
      <w:marBottom w:val="0"/>
      <w:divBdr>
        <w:top w:val="none" w:sz="0" w:space="0" w:color="auto"/>
        <w:left w:val="none" w:sz="0" w:space="0" w:color="auto"/>
        <w:bottom w:val="none" w:sz="0" w:space="0" w:color="auto"/>
        <w:right w:val="none" w:sz="0" w:space="0" w:color="auto"/>
      </w:divBdr>
    </w:div>
    <w:div w:id="263658223">
      <w:marLeft w:val="640"/>
      <w:marRight w:val="0"/>
      <w:marTop w:val="0"/>
      <w:marBottom w:val="0"/>
      <w:divBdr>
        <w:top w:val="none" w:sz="0" w:space="0" w:color="auto"/>
        <w:left w:val="none" w:sz="0" w:space="0" w:color="auto"/>
        <w:bottom w:val="none" w:sz="0" w:space="0" w:color="auto"/>
        <w:right w:val="none" w:sz="0" w:space="0" w:color="auto"/>
      </w:divBdr>
    </w:div>
    <w:div w:id="263802679">
      <w:marLeft w:val="640"/>
      <w:marRight w:val="0"/>
      <w:marTop w:val="0"/>
      <w:marBottom w:val="0"/>
      <w:divBdr>
        <w:top w:val="none" w:sz="0" w:space="0" w:color="auto"/>
        <w:left w:val="none" w:sz="0" w:space="0" w:color="auto"/>
        <w:bottom w:val="none" w:sz="0" w:space="0" w:color="auto"/>
        <w:right w:val="none" w:sz="0" w:space="0" w:color="auto"/>
      </w:divBdr>
    </w:div>
    <w:div w:id="263877215">
      <w:marLeft w:val="640"/>
      <w:marRight w:val="0"/>
      <w:marTop w:val="0"/>
      <w:marBottom w:val="0"/>
      <w:divBdr>
        <w:top w:val="none" w:sz="0" w:space="0" w:color="auto"/>
        <w:left w:val="none" w:sz="0" w:space="0" w:color="auto"/>
        <w:bottom w:val="none" w:sz="0" w:space="0" w:color="auto"/>
        <w:right w:val="none" w:sz="0" w:space="0" w:color="auto"/>
      </w:divBdr>
    </w:div>
    <w:div w:id="264004675">
      <w:marLeft w:val="640"/>
      <w:marRight w:val="0"/>
      <w:marTop w:val="0"/>
      <w:marBottom w:val="0"/>
      <w:divBdr>
        <w:top w:val="none" w:sz="0" w:space="0" w:color="auto"/>
        <w:left w:val="none" w:sz="0" w:space="0" w:color="auto"/>
        <w:bottom w:val="none" w:sz="0" w:space="0" w:color="auto"/>
        <w:right w:val="none" w:sz="0" w:space="0" w:color="auto"/>
      </w:divBdr>
    </w:div>
    <w:div w:id="264044792">
      <w:marLeft w:val="640"/>
      <w:marRight w:val="0"/>
      <w:marTop w:val="0"/>
      <w:marBottom w:val="0"/>
      <w:divBdr>
        <w:top w:val="none" w:sz="0" w:space="0" w:color="auto"/>
        <w:left w:val="none" w:sz="0" w:space="0" w:color="auto"/>
        <w:bottom w:val="none" w:sz="0" w:space="0" w:color="auto"/>
        <w:right w:val="none" w:sz="0" w:space="0" w:color="auto"/>
      </w:divBdr>
    </w:div>
    <w:div w:id="264191584">
      <w:marLeft w:val="640"/>
      <w:marRight w:val="0"/>
      <w:marTop w:val="0"/>
      <w:marBottom w:val="0"/>
      <w:divBdr>
        <w:top w:val="none" w:sz="0" w:space="0" w:color="auto"/>
        <w:left w:val="none" w:sz="0" w:space="0" w:color="auto"/>
        <w:bottom w:val="none" w:sz="0" w:space="0" w:color="auto"/>
        <w:right w:val="none" w:sz="0" w:space="0" w:color="auto"/>
      </w:divBdr>
    </w:div>
    <w:div w:id="264266984">
      <w:marLeft w:val="640"/>
      <w:marRight w:val="0"/>
      <w:marTop w:val="0"/>
      <w:marBottom w:val="0"/>
      <w:divBdr>
        <w:top w:val="none" w:sz="0" w:space="0" w:color="auto"/>
        <w:left w:val="none" w:sz="0" w:space="0" w:color="auto"/>
        <w:bottom w:val="none" w:sz="0" w:space="0" w:color="auto"/>
        <w:right w:val="none" w:sz="0" w:space="0" w:color="auto"/>
      </w:divBdr>
    </w:div>
    <w:div w:id="264270353">
      <w:marLeft w:val="640"/>
      <w:marRight w:val="0"/>
      <w:marTop w:val="0"/>
      <w:marBottom w:val="0"/>
      <w:divBdr>
        <w:top w:val="none" w:sz="0" w:space="0" w:color="auto"/>
        <w:left w:val="none" w:sz="0" w:space="0" w:color="auto"/>
        <w:bottom w:val="none" w:sz="0" w:space="0" w:color="auto"/>
        <w:right w:val="none" w:sz="0" w:space="0" w:color="auto"/>
      </w:divBdr>
    </w:div>
    <w:div w:id="264385338">
      <w:marLeft w:val="640"/>
      <w:marRight w:val="0"/>
      <w:marTop w:val="0"/>
      <w:marBottom w:val="0"/>
      <w:divBdr>
        <w:top w:val="none" w:sz="0" w:space="0" w:color="auto"/>
        <w:left w:val="none" w:sz="0" w:space="0" w:color="auto"/>
        <w:bottom w:val="none" w:sz="0" w:space="0" w:color="auto"/>
        <w:right w:val="none" w:sz="0" w:space="0" w:color="auto"/>
      </w:divBdr>
    </w:div>
    <w:div w:id="264390592">
      <w:marLeft w:val="640"/>
      <w:marRight w:val="0"/>
      <w:marTop w:val="0"/>
      <w:marBottom w:val="0"/>
      <w:divBdr>
        <w:top w:val="none" w:sz="0" w:space="0" w:color="auto"/>
        <w:left w:val="none" w:sz="0" w:space="0" w:color="auto"/>
        <w:bottom w:val="none" w:sz="0" w:space="0" w:color="auto"/>
        <w:right w:val="none" w:sz="0" w:space="0" w:color="auto"/>
      </w:divBdr>
    </w:div>
    <w:div w:id="264651621">
      <w:marLeft w:val="640"/>
      <w:marRight w:val="0"/>
      <w:marTop w:val="0"/>
      <w:marBottom w:val="0"/>
      <w:divBdr>
        <w:top w:val="none" w:sz="0" w:space="0" w:color="auto"/>
        <w:left w:val="none" w:sz="0" w:space="0" w:color="auto"/>
        <w:bottom w:val="none" w:sz="0" w:space="0" w:color="auto"/>
        <w:right w:val="none" w:sz="0" w:space="0" w:color="auto"/>
      </w:divBdr>
    </w:div>
    <w:div w:id="264771812">
      <w:marLeft w:val="640"/>
      <w:marRight w:val="0"/>
      <w:marTop w:val="0"/>
      <w:marBottom w:val="0"/>
      <w:divBdr>
        <w:top w:val="none" w:sz="0" w:space="0" w:color="auto"/>
        <w:left w:val="none" w:sz="0" w:space="0" w:color="auto"/>
        <w:bottom w:val="none" w:sz="0" w:space="0" w:color="auto"/>
        <w:right w:val="none" w:sz="0" w:space="0" w:color="auto"/>
      </w:divBdr>
    </w:div>
    <w:div w:id="264846732">
      <w:marLeft w:val="640"/>
      <w:marRight w:val="0"/>
      <w:marTop w:val="0"/>
      <w:marBottom w:val="0"/>
      <w:divBdr>
        <w:top w:val="none" w:sz="0" w:space="0" w:color="auto"/>
        <w:left w:val="none" w:sz="0" w:space="0" w:color="auto"/>
        <w:bottom w:val="none" w:sz="0" w:space="0" w:color="auto"/>
        <w:right w:val="none" w:sz="0" w:space="0" w:color="auto"/>
      </w:divBdr>
    </w:div>
    <w:div w:id="264852941">
      <w:marLeft w:val="640"/>
      <w:marRight w:val="0"/>
      <w:marTop w:val="0"/>
      <w:marBottom w:val="0"/>
      <w:divBdr>
        <w:top w:val="none" w:sz="0" w:space="0" w:color="auto"/>
        <w:left w:val="none" w:sz="0" w:space="0" w:color="auto"/>
        <w:bottom w:val="none" w:sz="0" w:space="0" w:color="auto"/>
        <w:right w:val="none" w:sz="0" w:space="0" w:color="auto"/>
      </w:divBdr>
    </w:div>
    <w:div w:id="265114242">
      <w:marLeft w:val="640"/>
      <w:marRight w:val="0"/>
      <w:marTop w:val="0"/>
      <w:marBottom w:val="0"/>
      <w:divBdr>
        <w:top w:val="none" w:sz="0" w:space="0" w:color="auto"/>
        <w:left w:val="none" w:sz="0" w:space="0" w:color="auto"/>
        <w:bottom w:val="none" w:sz="0" w:space="0" w:color="auto"/>
        <w:right w:val="none" w:sz="0" w:space="0" w:color="auto"/>
      </w:divBdr>
    </w:div>
    <w:div w:id="265121049">
      <w:marLeft w:val="640"/>
      <w:marRight w:val="0"/>
      <w:marTop w:val="0"/>
      <w:marBottom w:val="0"/>
      <w:divBdr>
        <w:top w:val="none" w:sz="0" w:space="0" w:color="auto"/>
        <w:left w:val="none" w:sz="0" w:space="0" w:color="auto"/>
        <w:bottom w:val="none" w:sz="0" w:space="0" w:color="auto"/>
        <w:right w:val="none" w:sz="0" w:space="0" w:color="auto"/>
      </w:divBdr>
    </w:div>
    <w:div w:id="265231100">
      <w:marLeft w:val="640"/>
      <w:marRight w:val="0"/>
      <w:marTop w:val="0"/>
      <w:marBottom w:val="0"/>
      <w:divBdr>
        <w:top w:val="none" w:sz="0" w:space="0" w:color="auto"/>
        <w:left w:val="none" w:sz="0" w:space="0" w:color="auto"/>
        <w:bottom w:val="none" w:sz="0" w:space="0" w:color="auto"/>
        <w:right w:val="none" w:sz="0" w:space="0" w:color="auto"/>
      </w:divBdr>
    </w:div>
    <w:div w:id="265238300">
      <w:marLeft w:val="640"/>
      <w:marRight w:val="0"/>
      <w:marTop w:val="0"/>
      <w:marBottom w:val="0"/>
      <w:divBdr>
        <w:top w:val="none" w:sz="0" w:space="0" w:color="auto"/>
        <w:left w:val="none" w:sz="0" w:space="0" w:color="auto"/>
        <w:bottom w:val="none" w:sz="0" w:space="0" w:color="auto"/>
        <w:right w:val="none" w:sz="0" w:space="0" w:color="auto"/>
      </w:divBdr>
    </w:div>
    <w:div w:id="265387178">
      <w:marLeft w:val="640"/>
      <w:marRight w:val="0"/>
      <w:marTop w:val="0"/>
      <w:marBottom w:val="0"/>
      <w:divBdr>
        <w:top w:val="none" w:sz="0" w:space="0" w:color="auto"/>
        <w:left w:val="none" w:sz="0" w:space="0" w:color="auto"/>
        <w:bottom w:val="none" w:sz="0" w:space="0" w:color="auto"/>
        <w:right w:val="none" w:sz="0" w:space="0" w:color="auto"/>
      </w:divBdr>
    </w:div>
    <w:div w:id="265617990">
      <w:marLeft w:val="640"/>
      <w:marRight w:val="0"/>
      <w:marTop w:val="0"/>
      <w:marBottom w:val="0"/>
      <w:divBdr>
        <w:top w:val="none" w:sz="0" w:space="0" w:color="auto"/>
        <w:left w:val="none" w:sz="0" w:space="0" w:color="auto"/>
        <w:bottom w:val="none" w:sz="0" w:space="0" w:color="auto"/>
        <w:right w:val="none" w:sz="0" w:space="0" w:color="auto"/>
      </w:divBdr>
    </w:div>
    <w:div w:id="265621658">
      <w:marLeft w:val="640"/>
      <w:marRight w:val="0"/>
      <w:marTop w:val="0"/>
      <w:marBottom w:val="0"/>
      <w:divBdr>
        <w:top w:val="none" w:sz="0" w:space="0" w:color="auto"/>
        <w:left w:val="none" w:sz="0" w:space="0" w:color="auto"/>
        <w:bottom w:val="none" w:sz="0" w:space="0" w:color="auto"/>
        <w:right w:val="none" w:sz="0" w:space="0" w:color="auto"/>
      </w:divBdr>
    </w:div>
    <w:div w:id="265768068">
      <w:marLeft w:val="640"/>
      <w:marRight w:val="0"/>
      <w:marTop w:val="0"/>
      <w:marBottom w:val="0"/>
      <w:divBdr>
        <w:top w:val="none" w:sz="0" w:space="0" w:color="auto"/>
        <w:left w:val="none" w:sz="0" w:space="0" w:color="auto"/>
        <w:bottom w:val="none" w:sz="0" w:space="0" w:color="auto"/>
        <w:right w:val="none" w:sz="0" w:space="0" w:color="auto"/>
      </w:divBdr>
    </w:div>
    <w:div w:id="265770765">
      <w:marLeft w:val="640"/>
      <w:marRight w:val="0"/>
      <w:marTop w:val="0"/>
      <w:marBottom w:val="0"/>
      <w:divBdr>
        <w:top w:val="none" w:sz="0" w:space="0" w:color="auto"/>
        <w:left w:val="none" w:sz="0" w:space="0" w:color="auto"/>
        <w:bottom w:val="none" w:sz="0" w:space="0" w:color="auto"/>
        <w:right w:val="none" w:sz="0" w:space="0" w:color="auto"/>
      </w:divBdr>
    </w:div>
    <w:div w:id="265774546">
      <w:marLeft w:val="640"/>
      <w:marRight w:val="0"/>
      <w:marTop w:val="0"/>
      <w:marBottom w:val="0"/>
      <w:divBdr>
        <w:top w:val="none" w:sz="0" w:space="0" w:color="auto"/>
        <w:left w:val="none" w:sz="0" w:space="0" w:color="auto"/>
        <w:bottom w:val="none" w:sz="0" w:space="0" w:color="auto"/>
        <w:right w:val="none" w:sz="0" w:space="0" w:color="auto"/>
      </w:divBdr>
    </w:div>
    <w:div w:id="265889583">
      <w:marLeft w:val="640"/>
      <w:marRight w:val="0"/>
      <w:marTop w:val="0"/>
      <w:marBottom w:val="0"/>
      <w:divBdr>
        <w:top w:val="none" w:sz="0" w:space="0" w:color="auto"/>
        <w:left w:val="none" w:sz="0" w:space="0" w:color="auto"/>
        <w:bottom w:val="none" w:sz="0" w:space="0" w:color="auto"/>
        <w:right w:val="none" w:sz="0" w:space="0" w:color="auto"/>
      </w:divBdr>
    </w:div>
    <w:div w:id="265964297">
      <w:marLeft w:val="640"/>
      <w:marRight w:val="0"/>
      <w:marTop w:val="0"/>
      <w:marBottom w:val="0"/>
      <w:divBdr>
        <w:top w:val="none" w:sz="0" w:space="0" w:color="auto"/>
        <w:left w:val="none" w:sz="0" w:space="0" w:color="auto"/>
        <w:bottom w:val="none" w:sz="0" w:space="0" w:color="auto"/>
        <w:right w:val="none" w:sz="0" w:space="0" w:color="auto"/>
      </w:divBdr>
    </w:div>
    <w:div w:id="265967241">
      <w:marLeft w:val="640"/>
      <w:marRight w:val="0"/>
      <w:marTop w:val="0"/>
      <w:marBottom w:val="0"/>
      <w:divBdr>
        <w:top w:val="none" w:sz="0" w:space="0" w:color="auto"/>
        <w:left w:val="none" w:sz="0" w:space="0" w:color="auto"/>
        <w:bottom w:val="none" w:sz="0" w:space="0" w:color="auto"/>
        <w:right w:val="none" w:sz="0" w:space="0" w:color="auto"/>
      </w:divBdr>
    </w:div>
    <w:div w:id="265967442">
      <w:marLeft w:val="640"/>
      <w:marRight w:val="0"/>
      <w:marTop w:val="0"/>
      <w:marBottom w:val="0"/>
      <w:divBdr>
        <w:top w:val="none" w:sz="0" w:space="0" w:color="auto"/>
        <w:left w:val="none" w:sz="0" w:space="0" w:color="auto"/>
        <w:bottom w:val="none" w:sz="0" w:space="0" w:color="auto"/>
        <w:right w:val="none" w:sz="0" w:space="0" w:color="auto"/>
      </w:divBdr>
    </w:div>
    <w:div w:id="266081381">
      <w:marLeft w:val="640"/>
      <w:marRight w:val="0"/>
      <w:marTop w:val="0"/>
      <w:marBottom w:val="0"/>
      <w:divBdr>
        <w:top w:val="none" w:sz="0" w:space="0" w:color="auto"/>
        <w:left w:val="none" w:sz="0" w:space="0" w:color="auto"/>
        <w:bottom w:val="none" w:sz="0" w:space="0" w:color="auto"/>
        <w:right w:val="none" w:sz="0" w:space="0" w:color="auto"/>
      </w:divBdr>
    </w:div>
    <w:div w:id="266082167">
      <w:marLeft w:val="640"/>
      <w:marRight w:val="0"/>
      <w:marTop w:val="0"/>
      <w:marBottom w:val="0"/>
      <w:divBdr>
        <w:top w:val="none" w:sz="0" w:space="0" w:color="auto"/>
        <w:left w:val="none" w:sz="0" w:space="0" w:color="auto"/>
        <w:bottom w:val="none" w:sz="0" w:space="0" w:color="auto"/>
        <w:right w:val="none" w:sz="0" w:space="0" w:color="auto"/>
      </w:divBdr>
    </w:div>
    <w:div w:id="266155971">
      <w:marLeft w:val="640"/>
      <w:marRight w:val="0"/>
      <w:marTop w:val="0"/>
      <w:marBottom w:val="0"/>
      <w:divBdr>
        <w:top w:val="none" w:sz="0" w:space="0" w:color="auto"/>
        <w:left w:val="none" w:sz="0" w:space="0" w:color="auto"/>
        <w:bottom w:val="none" w:sz="0" w:space="0" w:color="auto"/>
        <w:right w:val="none" w:sz="0" w:space="0" w:color="auto"/>
      </w:divBdr>
    </w:div>
    <w:div w:id="266156788">
      <w:marLeft w:val="640"/>
      <w:marRight w:val="0"/>
      <w:marTop w:val="0"/>
      <w:marBottom w:val="0"/>
      <w:divBdr>
        <w:top w:val="none" w:sz="0" w:space="0" w:color="auto"/>
        <w:left w:val="none" w:sz="0" w:space="0" w:color="auto"/>
        <w:bottom w:val="none" w:sz="0" w:space="0" w:color="auto"/>
        <w:right w:val="none" w:sz="0" w:space="0" w:color="auto"/>
      </w:divBdr>
    </w:div>
    <w:div w:id="266159101">
      <w:marLeft w:val="640"/>
      <w:marRight w:val="0"/>
      <w:marTop w:val="0"/>
      <w:marBottom w:val="0"/>
      <w:divBdr>
        <w:top w:val="none" w:sz="0" w:space="0" w:color="auto"/>
        <w:left w:val="none" w:sz="0" w:space="0" w:color="auto"/>
        <w:bottom w:val="none" w:sz="0" w:space="0" w:color="auto"/>
        <w:right w:val="none" w:sz="0" w:space="0" w:color="auto"/>
      </w:divBdr>
    </w:div>
    <w:div w:id="266161977">
      <w:marLeft w:val="640"/>
      <w:marRight w:val="0"/>
      <w:marTop w:val="0"/>
      <w:marBottom w:val="0"/>
      <w:divBdr>
        <w:top w:val="none" w:sz="0" w:space="0" w:color="auto"/>
        <w:left w:val="none" w:sz="0" w:space="0" w:color="auto"/>
        <w:bottom w:val="none" w:sz="0" w:space="0" w:color="auto"/>
        <w:right w:val="none" w:sz="0" w:space="0" w:color="auto"/>
      </w:divBdr>
    </w:div>
    <w:div w:id="266278730">
      <w:marLeft w:val="640"/>
      <w:marRight w:val="0"/>
      <w:marTop w:val="0"/>
      <w:marBottom w:val="0"/>
      <w:divBdr>
        <w:top w:val="none" w:sz="0" w:space="0" w:color="auto"/>
        <w:left w:val="none" w:sz="0" w:space="0" w:color="auto"/>
        <w:bottom w:val="none" w:sz="0" w:space="0" w:color="auto"/>
        <w:right w:val="none" w:sz="0" w:space="0" w:color="auto"/>
      </w:divBdr>
    </w:div>
    <w:div w:id="266280678">
      <w:marLeft w:val="640"/>
      <w:marRight w:val="0"/>
      <w:marTop w:val="0"/>
      <w:marBottom w:val="0"/>
      <w:divBdr>
        <w:top w:val="none" w:sz="0" w:space="0" w:color="auto"/>
        <w:left w:val="none" w:sz="0" w:space="0" w:color="auto"/>
        <w:bottom w:val="none" w:sz="0" w:space="0" w:color="auto"/>
        <w:right w:val="none" w:sz="0" w:space="0" w:color="auto"/>
      </w:divBdr>
    </w:div>
    <w:div w:id="266347856">
      <w:marLeft w:val="640"/>
      <w:marRight w:val="0"/>
      <w:marTop w:val="0"/>
      <w:marBottom w:val="0"/>
      <w:divBdr>
        <w:top w:val="none" w:sz="0" w:space="0" w:color="auto"/>
        <w:left w:val="none" w:sz="0" w:space="0" w:color="auto"/>
        <w:bottom w:val="none" w:sz="0" w:space="0" w:color="auto"/>
        <w:right w:val="none" w:sz="0" w:space="0" w:color="auto"/>
      </w:divBdr>
    </w:div>
    <w:div w:id="266349789">
      <w:marLeft w:val="640"/>
      <w:marRight w:val="0"/>
      <w:marTop w:val="0"/>
      <w:marBottom w:val="0"/>
      <w:divBdr>
        <w:top w:val="none" w:sz="0" w:space="0" w:color="auto"/>
        <w:left w:val="none" w:sz="0" w:space="0" w:color="auto"/>
        <w:bottom w:val="none" w:sz="0" w:space="0" w:color="auto"/>
        <w:right w:val="none" w:sz="0" w:space="0" w:color="auto"/>
      </w:divBdr>
    </w:div>
    <w:div w:id="266355138">
      <w:marLeft w:val="640"/>
      <w:marRight w:val="0"/>
      <w:marTop w:val="0"/>
      <w:marBottom w:val="0"/>
      <w:divBdr>
        <w:top w:val="none" w:sz="0" w:space="0" w:color="auto"/>
        <w:left w:val="none" w:sz="0" w:space="0" w:color="auto"/>
        <w:bottom w:val="none" w:sz="0" w:space="0" w:color="auto"/>
        <w:right w:val="none" w:sz="0" w:space="0" w:color="auto"/>
      </w:divBdr>
    </w:div>
    <w:div w:id="266424020">
      <w:marLeft w:val="640"/>
      <w:marRight w:val="0"/>
      <w:marTop w:val="0"/>
      <w:marBottom w:val="0"/>
      <w:divBdr>
        <w:top w:val="none" w:sz="0" w:space="0" w:color="auto"/>
        <w:left w:val="none" w:sz="0" w:space="0" w:color="auto"/>
        <w:bottom w:val="none" w:sz="0" w:space="0" w:color="auto"/>
        <w:right w:val="none" w:sz="0" w:space="0" w:color="auto"/>
      </w:divBdr>
    </w:div>
    <w:div w:id="266470638">
      <w:marLeft w:val="640"/>
      <w:marRight w:val="0"/>
      <w:marTop w:val="0"/>
      <w:marBottom w:val="0"/>
      <w:divBdr>
        <w:top w:val="none" w:sz="0" w:space="0" w:color="auto"/>
        <w:left w:val="none" w:sz="0" w:space="0" w:color="auto"/>
        <w:bottom w:val="none" w:sz="0" w:space="0" w:color="auto"/>
        <w:right w:val="none" w:sz="0" w:space="0" w:color="auto"/>
      </w:divBdr>
    </w:div>
    <w:div w:id="266541212">
      <w:marLeft w:val="640"/>
      <w:marRight w:val="0"/>
      <w:marTop w:val="0"/>
      <w:marBottom w:val="0"/>
      <w:divBdr>
        <w:top w:val="none" w:sz="0" w:space="0" w:color="auto"/>
        <w:left w:val="none" w:sz="0" w:space="0" w:color="auto"/>
        <w:bottom w:val="none" w:sz="0" w:space="0" w:color="auto"/>
        <w:right w:val="none" w:sz="0" w:space="0" w:color="auto"/>
      </w:divBdr>
    </w:div>
    <w:div w:id="266616952">
      <w:marLeft w:val="640"/>
      <w:marRight w:val="0"/>
      <w:marTop w:val="0"/>
      <w:marBottom w:val="0"/>
      <w:divBdr>
        <w:top w:val="none" w:sz="0" w:space="0" w:color="auto"/>
        <w:left w:val="none" w:sz="0" w:space="0" w:color="auto"/>
        <w:bottom w:val="none" w:sz="0" w:space="0" w:color="auto"/>
        <w:right w:val="none" w:sz="0" w:space="0" w:color="auto"/>
      </w:divBdr>
    </w:div>
    <w:div w:id="266619427">
      <w:marLeft w:val="640"/>
      <w:marRight w:val="0"/>
      <w:marTop w:val="0"/>
      <w:marBottom w:val="0"/>
      <w:divBdr>
        <w:top w:val="none" w:sz="0" w:space="0" w:color="auto"/>
        <w:left w:val="none" w:sz="0" w:space="0" w:color="auto"/>
        <w:bottom w:val="none" w:sz="0" w:space="0" w:color="auto"/>
        <w:right w:val="none" w:sz="0" w:space="0" w:color="auto"/>
      </w:divBdr>
    </w:div>
    <w:div w:id="266624355">
      <w:marLeft w:val="640"/>
      <w:marRight w:val="0"/>
      <w:marTop w:val="0"/>
      <w:marBottom w:val="0"/>
      <w:divBdr>
        <w:top w:val="none" w:sz="0" w:space="0" w:color="auto"/>
        <w:left w:val="none" w:sz="0" w:space="0" w:color="auto"/>
        <w:bottom w:val="none" w:sz="0" w:space="0" w:color="auto"/>
        <w:right w:val="none" w:sz="0" w:space="0" w:color="auto"/>
      </w:divBdr>
    </w:div>
    <w:div w:id="266696499">
      <w:marLeft w:val="640"/>
      <w:marRight w:val="0"/>
      <w:marTop w:val="0"/>
      <w:marBottom w:val="0"/>
      <w:divBdr>
        <w:top w:val="none" w:sz="0" w:space="0" w:color="auto"/>
        <w:left w:val="none" w:sz="0" w:space="0" w:color="auto"/>
        <w:bottom w:val="none" w:sz="0" w:space="0" w:color="auto"/>
        <w:right w:val="none" w:sz="0" w:space="0" w:color="auto"/>
      </w:divBdr>
    </w:div>
    <w:div w:id="266743306">
      <w:marLeft w:val="640"/>
      <w:marRight w:val="0"/>
      <w:marTop w:val="0"/>
      <w:marBottom w:val="0"/>
      <w:divBdr>
        <w:top w:val="none" w:sz="0" w:space="0" w:color="auto"/>
        <w:left w:val="none" w:sz="0" w:space="0" w:color="auto"/>
        <w:bottom w:val="none" w:sz="0" w:space="0" w:color="auto"/>
        <w:right w:val="none" w:sz="0" w:space="0" w:color="auto"/>
      </w:divBdr>
    </w:div>
    <w:div w:id="266892487">
      <w:marLeft w:val="480"/>
      <w:marRight w:val="0"/>
      <w:marTop w:val="0"/>
      <w:marBottom w:val="0"/>
      <w:divBdr>
        <w:top w:val="none" w:sz="0" w:space="0" w:color="auto"/>
        <w:left w:val="none" w:sz="0" w:space="0" w:color="auto"/>
        <w:bottom w:val="none" w:sz="0" w:space="0" w:color="auto"/>
        <w:right w:val="none" w:sz="0" w:space="0" w:color="auto"/>
      </w:divBdr>
    </w:div>
    <w:div w:id="266932651">
      <w:marLeft w:val="640"/>
      <w:marRight w:val="0"/>
      <w:marTop w:val="0"/>
      <w:marBottom w:val="0"/>
      <w:divBdr>
        <w:top w:val="none" w:sz="0" w:space="0" w:color="auto"/>
        <w:left w:val="none" w:sz="0" w:space="0" w:color="auto"/>
        <w:bottom w:val="none" w:sz="0" w:space="0" w:color="auto"/>
        <w:right w:val="none" w:sz="0" w:space="0" w:color="auto"/>
      </w:divBdr>
    </w:div>
    <w:div w:id="267083024">
      <w:marLeft w:val="640"/>
      <w:marRight w:val="0"/>
      <w:marTop w:val="0"/>
      <w:marBottom w:val="0"/>
      <w:divBdr>
        <w:top w:val="none" w:sz="0" w:space="0" w:color="auto"/>
        <w:left w:val="none" w:sz="0" w:space="0" w:color="auto"/>
        <w:bottom w:val="none" w:sz="0" w:space="0" w:color="auto"/>
        <w:right w:val="none" w:sz="0" w:space="0" w:color="auto"/>
      </w:divBdr>
    </w:div>
    <w:div w:id="267086412">
      <w:marLeft w:val="640"/>
      <w:marRight w:val="0"/>
      <w:marTop w:val="0"/>
      <w:marBottom w:val="0"/>
      <w:divBdr>
        <w:top w:val="none" w:sz="0" w:space="0" w:color="auto"/>
        <w:left w:val="none" w:sz="0" w:space="0" w:color="auto"/>
        <w:bottom w:val="none" w:sz="0" w:space="0" w:color="auto"/>
        <w:right w:val="none" w:sz="0" w:space="0" w:color="auto"/>
      </w:divBdr>
    </w:div>
    <w:div w:id="267200787">
      <w:marLeft w:val="640"/>
      <w:marRight w:val="0"/>
      <w:marTop w:val="0"/>
      <w:marBottom w:val="0"/>
      <w:divBdr>
        <w:top w:val="none" w:sz="0" w:space="0" w:color="auto"/>
        <w:left w:val="none" w:sz="0" w:space="0" w:color="auto"/>
        <w:bottom w:val="none" w:sz="0" w:space="0" w:color="auto"/>
        <w:right w:val="none" w:sz="0" w:space="0" w:color="auto"/>
      </w:divBdr>
    </w:div>
    <w:div w:id="267279361">
      <w:marLeft w:val="640"/>
      <w:marRight w:val="0"/>
      <w:marTop w:val="0"/>
      <w:marBottom w:val="0"/>
      <w:divBdr>
        <w:top w:val="none" w:sz="0" w:space="0" w:color="auto"/>
        <w:left w:val="none" w:sz="0" w:space="0" w:color="auto"/>
        <w:bottom w:val="none" w:sz="0" w:space="0" w:color="auto"/>
        <w:right w:val="none" w:sz="0" w:space="0" w:color="auto"/>
      </w:divBdr>
    </w:div>
    <w:div w:id="267392550">
      <w:marLeft w:val="640"/>
      <w:marRight w:val="0"/>
      <w:marTop w:val="0"/>
      <w:marBottom w:val="0"/>
      <w:divBdr>
        <w:top w:val="none" w:sz="0" w:space="0" w:color="auto"/>
        <w:left w:val="none" w:sz="0" w:space="0" w:color="auto"/>
        <w:bottom w:val="none" w:sz="0" w:space="0" w:color="auto"/>
        <w:right w:val="none" w:sz="0" w:space="0" w:color="auto"/>
      </w:divBdr>
    </w:div>
    <w:div w:id="267393853">
      <w:marLeft w:val="640"/>
      <w:marRight w:val="0"/>
      <w:marTop w:val="0"/>
      <w:marBottom w:val="0"/>
      <w:divBdr>
        <w:top w:val="none" w:sz="0" w:space="0" w:color="auto"/>
        <w:left w:val="none" w:sz="0" w:space="0" w:color="auto"/>
        <w:bottom w:val="none" w:sz="0" w:space="0" w:color="auto"/>
        <w:right w:val="none" w:sz="0" w:space="0" w:color="auto"/>
      </w:divBdr>
    </w:div>
    <w:div w:id="267395685">
      <w:marLeft w:val="640"/>
      <w:marRight w:val="0"/>
      <w:marTop w:val="0"/>
      <w:marBottom w:val="0"/>
      <w:divBdr>
        <w:top w:val="none" w:sz="0" w:space="0" w:color="auto"/>
        <w:left w:val="none" w:sz="0" w:space="0" w:color="auto"/>
        <w:bottom w:val="none" w:sz="0" w:space="0" w:color="auto"/>
        <w:right w:val="none" w:sz="0" w:space="0" w:color="auto"/>
      </w:divBdr>
    </w:div>
    <w:div w:id="267470384">
      <w:marLeft w:val="640"/>
      <w:marRight w:val="0"/>
      <w:marTop w:val="0"/>
      <w:marBottom w:val="0"/>
      <w:divBdr>
        <w:top w:val="none" w:sz="0" w:space="0" w:color="auto"/>
        <w:left w:val="none" w:sz="0" w:space="0" w:color="auto"/>
        <w:bottom w:val="none" w:sz="0" w:space="0" w:color="auto"/>
        <w:right w:val="none" w:sz="0" w:space="0" w:color="auto"/>
      </w:divBdr>
    </w:div>
    <w:div w:id="267541155">
      <w:bodyDiv w:val="1"/>
      <w:marLeft w:val="0"/>
      <w:marRight w:val="0"/>
      <w:marTop w:val="0"/>
      <w:marBottom w:val="0"/>
      <w:divBdr>
        <w:top w:val="none" w:sz="0" w:space="0" w:color="auto"/>
        <w:left w:val="none" w:sz="0" w:space="0" w:color="auto"/>
        <w:bottom w:val="none" w:sz="0" w:space="0" w:color="auto"/>
        <w:right w:val="none" w:sz="0" w:space="0" w:color="auto"/>
      </w:divBdr>
    </w:div>
    <w:div w:id="267588338">
      <w:marLeft w:val="640"/>
      <w:marRight w:val="0"/>
      <w:marTop w:val="0"/>
      <w:marBottom w:val="0"/>
      <w:divBdr>
        <w:top w:val="none" w:sz="0" w:space="0" w:color="auto"/>
        <w:left w:val="none" w:sz="0" w:space="0" w:color="auto"/>
        <w:bottom w:val="none" w:sz="0" w:space="0" w:color="auto"/>
        <w:right w:val="none" w:sz="0" w:space="0" w:color="auto"/>
      </w:divBdr>
    </w:div>
    <w:div w:id="267809732">
      <w:marLeft w:val="640"/>
      <w:marRight w:val="0"/>
      <w:marTop w:val="0"/>
      <w:marBottom w:val="0"/>
      <w:divBdr>
        <w:top w:val="none" w:sz="0" w:space="0" w:color="auto"/>
        <w:left w:val="none" w:sz="0" w:space="0" w:color="auto"/>
        <w:bottom w:val="none" w:sz="0" w:space="0" w:color="auto"/>
        <w:right w:val="none" w:sz="0" w:space="0" w:color="auto"/>
      </w:divBdr>
    </w:div>
    <w:div w:id="267812578">
      <w:marLeft w:val="640"/>
      <w:marRight w:val="0"/>
      <w:marTop w:val="0"/>
      <w:marBottom w:val="0"/>
      <w:divBdr>
        <w:top w:val="none" w:sz="0" w:space="0" w:color="auto"/>
        <w:left w:val="none" w:sz="0" w:space="0" w:color="auto"/>
        <w:bottom w:val="none" w:sz="0" w:space="0" w:color="auto"/>
        <w:right w:val="none" w:sz="0" w:space="0" w:color="auto"/>
      </w:divBdr>
    </w:div>
    <w:div w:id="267855934">
      <w:marLeft w:val="640"/>
      <w:marRight w:val="0"/>
      <w:marTop w:val="0"/>
      <w:marBottom w:val="0"/>
      <w:divBdr>
        <w:top w:val="none" w:sz="0" w:space="0" w:color="auto"/>
        <w:left w:val="none" w:sz="0" w:space="0" w:color="auto"/>
        <w:bottom w:val="none" w:sz="0" w:space="0" w:color="auto"/>
        <w:right w:val="none" w:sz="0" w:space="0" w:color="auto"/>
      </w:divBdr>
    </w:div>
    <w:div w:id="267857395">
      <w:marLeft w:val="640"/>
      <w:marRight w:val="0"/>
      <w:marTop w:val="0"/>
      <w:marBottom w:val="0"/>
      <w:divBdr>
        <w:top w:val="none" w:sz="0" w:space="0" w:color="auto"/>
        <w:left w:val="none" w:sz="0" w:space="0" w:color="auto"/>
        <w:bottom w:val="none" w:sz="0" w:space="0" w:color="auto"/>
        <w:right w:val="none" w:sz="0" w:space="0" w:color="auto"/>
      </w:divBdr>
    </w:div>
    <w:div w:id="267928019">
      <w:marLeft w:val="640"/>
      <w:marRight w:val="0"/>
      <w:marTop w:val="0"/>
      <w:marBottom w:val="0"/>
      <w:divBdr>
        <w:top w:val="none" w:sz="0" w:space="0" w:color="auto"/>
        <w:left w:val="none" w:sz="0" w:space="0" w:color="auto"/>
        <w:bottom w:val="none" w:sz="0" w:space="0" w:color="auto"/>
        <w:right w:val="none" w:sz="0" w:space="0" w:color="auto"/>
      </w:divBdr>
    </w:div>
    <w:div w:id="267929584">
      <w:marLeft w:val="640"/>
      <w:marRight w:val="0"/>
      <w:marTop w:val="0"/>
      <w:marBottom w:val="0"/>
      <w:divBdr>
        <w:top w:val="none" w:sz="0" w:space="0" w:color="auto"/>
        <w:left w:val="none" w:sz="0" w:space="0" w:color="auto"/>
        <w:bottom w:val="none" w:sz="0" w:space="0" w:color="auto"/>
        <w:right w:val="none" w:sz="0" w:space="0" w:color="auto"/>
      </w:divBdr>
    </w:div>
    <w:div w:id="267931324">
      <w:marLeft w:val="640"/>
      <w:marRight w:val="0"/>
      <w:marTop w:val="0"/>
      <w:marBottom w:val="0"/>
      <w:divBdr>
        <w:top w:val="none" w:sz="0" w:space="0" w:color="auto"/>
        <w:left w:val="none" w:sz="0" w:space="0" w:color="auto"/>
        <w:bottom w:val="none" w:sz="0" w:space="0" w:color="auto"/>
        <w:right w:val="none" w:sz="0" w:space="0" w:color="auto"/>
      </w:divBdr>
    </w:div>
    <w:div w:id="267979141">
      <w:marLeft w:val="640"/>
      <w:marRight w:val="0"/>
      <w:marTop w:val="0"/>
      <w:marBottom w:val="0"/>
      <w:divBdr>
        <w:top w:val="none" w:sz="0" w:space="0" w:color="auto"/>
        <w:left w:val="none" w:sz="0" w:space="0" w:color="auto"/>
        <w:bottom w:val="none" w:sz="0" w:space="0" w:color="auto"/>
        <w:right w:val="none" w:sz="0" w:space="0" w:color="auto"/>
      </w:divBdr>
    </w:div>
    <w:div w:id="268052016">
      <w:marLeft w:val="640"/>
      <w:marRight w:val="0"/>
      <w:marTop w:val="0"/>
      <w:marBottom w:val="0"/>
      <w:divBdr>
        <w:top w:val="none" w:sz="0" w:space="0" w:color="auto"/>
        <w:left w:val="none" w:sz="0" w:space="0" w:color="auto"/>
        <w:bottom w:val="none" w:sz="0" w:space="0" w:color="auto"/>
        <w:right w:val="none" w:sz="0" w:space="0" w:color="auto"/>
      </w:divBdr>
    </w:div>
    <w:div w:id="268242494">
      <w:marLeft w:val="640"/>
      <w:marRight w:val="0"/>
      <w:marTop w:val="0"/>
      <w:marBottom w:val="0"/>
      <w:divBdr>
        <w:top w:val="none" w:sz="0" w:space="0" w:color="auto"/>
        <w:left w:val="none" w:sz="0" w:space="0" w:color="auto"/>
        <w:bottom w:val="none" w:sz="0" w:space="0" w:color="auto"/>
        <w:right w:val="none" w:sz="0" w:space="0" w:color="auto"/>
      </w:divBdr>
    </w:div>
    <w:div w:id="268271188">
      <w:marLeft w:val="640"/>
      <w:marRight w:val="0"/>
      <w:marTop w:val="0"/>
      <w:marBottom w:val="0"/>
      <w:divBdr>
        <w:top w:val="none" w:sz="0" w:space="0" w:color="auto"/>
        <w:left w:val="none" w:sz="0" w:space="0" w:color="auto"/>
        <w:bottom w:val="none" w:sz="0" w:space="0" w:color="auto"/>
        <w:right w:val="none" w:sz="0" w:space="0" w:color="auto"/>
      </w:divBdr>
    </w:div>
    <w:div w:id="268313629">
      <w:marLeft w:val="640"/>
      <w:marRight w:val="0"/>
      <w:marTop w:val="0"/>
      <w:marBottom w:val="0"/>
      <w:divBdr>
        <w:top w:val="none" w:sz="0" w:space="0" w:color="auto"/>
        <w:left w:val="none" w:sz="0" w:space="0" w:color="auto"/>
        <w:bottom w:val="none" w:sz="0" w:space="0" w:color="auto"/>
        <w:right w:val="none" w:sz="0" w:space="0" w:color="auto"/>
      </w:divBdr>
    </w:div>
    <w:div w:id="268395116">
      <w:marLeft w:val="640"/>
      <w:marRight w:val="0"/>
      <w:marTop w:val="0"/>
      <w:marBottom w:val="0"/>
      <w:divBdr>
        <w:top w:val="none" w:sz="0" w:space="0" w:color="auto"/>
        <w:left w:val="none" w:sz="0" w:space="0" w:color="auto"/>
        <w:bottom w:val="none" w:sz="0" w:space="0" w:color="auto"/>
        <w:right w:val="none" w:sz="0" w:space="0" w:color="auto"/>
      </w:divBdr>
    </w:div>
    <w:div w:id="268467195">
      <w:marLeft w:val="640"/>
      <w:marRight w:val="0"/>
      <w:marTop w:val="0"/>
      <w:marBottom w:val="0"/>
      <w:divBdr>
        <w:top w:val="none" w:sz="0" w:space="0" w:color="auto"/>
        <w:left w:val="none" w:sz="0" w:space="0" w:color="auto"/>
        <w:bottom w:val="none" w:sz="0" w:space="0" w:color="auto"/>
        <w:right w:val="none" w:sz="0" w:space="0" w:color="auto"/>
      </w:divBdr>
    </w:div>
    <w:div w:id="268506771">
      <w:marLeft w:val="640"/>
      <w:marRight w:val="0"/>
      <w:marTop w:val="0"/>
      <w:marBottom w:val="0"/>
      <w:divBdr>
        <w:top w:val="none" w:sz="0" w:space="0" w:color="auto"/>
        <w:left w:val="none" w:sz="0" w:space="0" w:color="auto"/>
        <w:bottom w:val="none" w:sz="0" w:space="0" w:color="auto"/>
        <w:right w:val="none" w:sz="0" w:space="0" w:color="auto"/>
      </w:divBdr>
    </w:div>
    <w:div w:id="268515805">
      <w:marLeft w:val="640"/>
      <w:marRight w:val="0"/>
      <w:marTop w:val="0"/>
      <w:marBottom w:val="0"/>
      <w:divBdr>
        <w:top w:val="none" w:sz="0" w:space="0" w:color="auto"/>
        <w:left w:val="none" w:sz="0" w:space="0" w:color="auto"/>
        <w:bottom w:val="none" w:sz="0" w:space="0" w:color="auto"/>
        <w:right w:val="none" w:sz="0" w:space="0" w:color="auto"/>
      </w:divBdr>
    </w:div>
    <w:div w:id="268589217">
      <w:marLeft w:val="640"/>
      <w:marRight w:val="0"/>
      <w:marTop w:val="0"/>
      <w:marBottom w:val="0"/>
      <w:divBdr>
        <w:top w:val="none" w:sz="0" w:space="0" w:color="auto"/>
        <w:left w:val="none" w:sz="0" w:space="0" w:color="auto"/>
        <w:bottom w:val="none" w:sz="0" w:space="0" w:color="auto"/>
        <w:right w:val="none" w:sz="0" w:space="0" w:color="auto"/>
      </w:divBdr>
    </w:div>
    <w:div w:id="268657901">
      <w:marLeft w:val="640"/>
      <w:marRight w:val="0"/>
      <w:marTop w:val="0"/>
      <w:marBottom w:val="0"/>
      <w:divBdr>
        <w:top w:val="none" w:sz="0" w:space="0" w:color="auto"/>
        <w:left w:val="none" w:sz="0" w:space="0" w:color="auto"/>
        <w:bottom w:val="none" w:sz="0" w:space="0" w:color="auto"/>
        <w:right w:val="none" w:sz="0" w:space="0" w:color="auto"/>
      </w:divBdr>
    </w:div>
    <w:div w:id="268783111">
      <w:marLeft w:val="640"/>
      <w:marRight w:val="0"/>
      <w:marTop w:val="0"/>
      <w:marBottom w:val="0"/>
      <w:divBdr>
        <w:top w:val="none" w:sz="0" w:space="0" w:color="auto"/>
        <w:left w:val="none" w:sz="0" w:space="0" w:color="auto"/>
        <w:bottom w:val="none" w:sz="0" w:space="0" w:color="auto"/>
        <w:right w:val="none" w:sz="0" w:space="0" w:color="auto"/>
      </w:divBdr>
    </w:div>
    <w:div w:id="268784673">
      <w:marLeft w:val="640"/>
      <w:marRight w:val="0"/>
      <w:marTop w:val="0"/>
      <w:marBottom w:val="0"/>
      <w:divBdr>
        <w:top w:val="none" w:sz="0" w:space="0" w:color="auto"/>
        <w:left w:val="none" w:sz="0" w:space="0" w:color="auto"/>
        <w:bottom w:val="none" w:sz="0" w:space="0" w:color="auto"/>
        <w:right w:val="none" w:sz="0" w:space="0" w:color="auto"/>
      </w:divBdr>
    </w:div>
    <w:div w:id="268858211">
      <w:marLeft w:val="640"/>
      <w:marRight w:val="0"/>
      <w:marTop w:val="0"/>
      <w:marBottom w:val="0"/>
      <w:divBdr>
        <w:top w:val="none" w:sz="0" w:space="0" w:color="auto"/>
        <w:left w:val="none" w:sz="0" w:space="0" w:color="auto"/>
        <w:bottom w:val="none" w:sz="0" w:space="0" w:color="auto"/>
        <w:right w:val="none" w:sz="0" w:space="0" w:color="auto"/>
      </w:divBdr>
    </w:div>
    <w:div w:id="268860109">
      <w:marLeft w:val="640"/>
      <w:marRight w:val="0"/>
      <w:marTop w:val="0"/>
      <w:marBottom w:val="0"/>
      <w:divBdr>
        <w:top w:val="none" w:sz="0" w:space="0" w:color="auto"/>
        <w:left w:val="none" w:sz="0" w:space="0" w:color="auto"/>
        <w:bottom w:val="none" w:sz="0" w:space="0" w:color="auto"/>
        <w:right w:val="none" w:sz="0" w:space="0" w:color="auto"/>
      </w:divBdr>
    </w:div>
    <w:div w:id="268894584">
      <w:marLeft w:val="640"/>
      <w:marRight w:val="0"/>
      <w:marTop w:val="0"/>
      <w:marBottom w:val="0"/>
      <w:divBdr>
        <w:top w:val="none" w:sz="0" w:space="0" w:color="auto"/>
        <w:left w:val="none" w:sz="0" w:space="0" w:color="auto"/>
        <w:bottom w:val="none" w:sz="0" w:space="0" w:color="auto"/>
        <w:right w:val="none" w:sz="0" w:space="0" w:color="auto"/>
      </w:divBdr>
    </w:div>
    <w:div w:id="268968715">
      <w:marLeft w:val="640"/>
      <w:marRight w:val="0"/>
      <w:marTop w:val="0"/>
      <w:marBottom w:val="0"/>
      <w:divBdr>
        <w:top w:val="none" w:sz="0" w:space="0" w:color="auto"/>
        <w:left w:val="none" w:sz="0" w:space="0" w:color="auto"/>
        <w:bottom w:val="none" w:sz="0" w:space="0" w:color="auto"/>
        <w:right w:val="none" w:sz="0" w:space="0" w:color="auto"/>
      </w:divBdr>
    </w:div>
    <w:div w:id="268975226">
      <w:marLeft w:val="640"/>
      <w:marRight w:val="0"/>
      <w:marTop w:val="0"/>
      <w:marBottom w:val="0"/>
      <w:divBdr>
        <w:top w:val="none" w:sz="0" w:space="0" w:color="auto"/>
        <w:left w:val="none" w:sz="0" w:space="0" w:color="auto"/>
        <w:bottom w:val="none" w:sz="0" w:space="0" w:color="auto"/>
        <w:right w:val="none" w:sz="0" w:space="0" w:color="auto"/>
      </w:divBdr>
    </w:div>
    <w:div w:id="269091604">
      <w:marLeft w:val="640"/>
      <w:marRight w:val="0"/>
      <w:marTop w:val="0"/>
      <w:marBottom w:val="0"/>
      <w:divBdr>
        <w:top w:val="none" w:sz="0" w:space="0" w:color="auto"/>
        <w:left w:val="none" w:sz="0" w:space="0" w:color="auto"/>
        <w:bottom w:val="none" w:sz="0" w:space="0" w:color="auto"/>
        <w:right w:val="none" w:sz="0" w:space="0" w:color="auto"/>
      </w:divBdr>
    </w:div>
    <w:div w:id="269094429">
      <w:marLeft w:val="640"/>
      <w:marRight w:val="0"/>
      <w:marTop w:val="0"/>
      <w:marBottom w:val="0"/>
      <w:divBdr>
        <w:top w:val="none" w:sz="0" w:space="0" w:color="auto"/>
        <w:left w:val="none" w:sz="0" w:space="0" w:color="auto"/>
        <w:bottom w:val="none" w:sz="0" w:space="0" w:color="auto"/>
        <w:right w:val="none" w:sz="0" w:space="0" w:color="auto"/>
      </w:divBdr>
    </w:div>
    <w:div w:id="269240651">
      <w:marLeft w:val="640"/>
      <w:marRight w:val="0"/>
      <w:marTop w:val="0"/>
      <w:marBottom w:val="0"/>
      <w:divBdr>
        <w:top w:val="none" w:sz="0" w:space="0" w:color="auto"/>
        <w:left w:val="none" w:sz="0" w:space="0" w:color="auto"/>
        <w:bottom w:val="none" w:sz="0" w:space="0" w:color="auto"/>
        <w:right w:val="none" w:sz="0" w:space="0" w:color="auto"/>
      </w:divBdr>
    </w:div>
    <w:div w:id="269243049">
      <w:marLeft w:val="640"/>
      <w:marRight w:val="0"/>
      <w:marTop w:val="0"/>
      <w:marBottom w:val="0"/>
      <w:divBdr>
        <w:top w:val="none" w:sz="0" w:space="0" w:color="auto"/>
        <w:left w:val="none" w:sz="0" w:space="0" w:color="auto"/>
        <w:bottom w:val="none" w:sz="0" w:space="0" w:color="auto"/>
        <w:right w:val="none" w:sz="0" w:space="0" w:color="auto"/>
      </w:divBdr>
    </w:div>
    <w:div w:id="269288041">
      <w:marLeft w:val="640"/>
      <w:marRight w:val="0"/>
      <w:marTop w:val="0"/>
      <w:marBottom w:val="0"/>
      <w:divBdr>
        <w:top w:val="none" w:sz="0" w:space="0" w:color="auto"/>
        <w:left w:val="none" w:sz="0" w:space="0" w:color="auto"/>
        <w:bottom w:val="none" w:sz="0" w:space="0" w:color="auto"/>
        <w:right w:val="none" w:sz="0" w:space="0" w:color="auto"/>
      </w:divBdr>
    </w:div>
    <w:div w:id="269312744">
      <w:marLeft w:val="640"/>
      <w:marRight w:val="0"/>
      <w:marTop w:val="0"/>
      <w:marBottom w:val="0"/>
      <w:divBdr>
        <w:top w:val="none" w:sz="0" w:space="0" w:color="auto"/>
        <w:left w:val="none" w:sz="0" w:space="0" w:color="auto"/>
        <w:bottom w:val="none" w:sz="0" w:space="0" w:color="auto"/>
        <w:right w:val="none" w:sz="0" w:space="0" w:color="auto"/>
      </w:divBdr>
    </w:div>
    <w:div w:id="269318830">
      <w:marLeft w:val="640"/>
      <w:marRight w:val="0"/>
      <w:marTop w:val="0"/>
      <w:marBottom w:val="0"/>
      <w:divBdr>
        <w:top w:val="none" w:sz="0" w:space="0" w:color="auto"/>
        <w:left w:val="none" w:sz="0" w:space="0" w:color="auto"/>
        <w:bottom w:val="none" w:sz="0" w:space="0" w:color="auto"/>
        <w:right w:val="none" w:sz="0" w:space="0" w:color="auto"/>
      </w:divBdr>
    </w:div>
    <w:div w:id="269318835">
      <w:marLeft w:val="640"/>
      <w:marRight w:val="0"/>
      <w:marTop w:val="0"/>
      <w:marBottom w:val="0"/>
      <w:divBdr>
        <w:top w:val="none" w:sz="0" w:space="0" w:color="auto"/>
        <w:left w:val="none" w:sz="0" w:space="0" w:color="auto"/>
        <w:bottom w:val="none" w:sz="0" w:space="0" w:color="auto"/>
        <w:right w:val="none" w:sz="0" w:space="0" w:color="auto"/>
      </w:divBdr>
    </w:div>
    <w:div w:id="269360768">
      <w:marLeft w:val="640"/>
      <w:marRight w:val="0"/>
      <w:marTop w:val="0"/>
      <w:marBottom w:val="0"/>
      <w:divBdr>
        <w:top w:val="none" w:sz="0" w:space="0" w:color="auto"/>
        <w:left w:val="none" w:sz="0" w:space="0" w:color="auto"/>
        <w:bottom w:val="none" w:sz="0" w:space="0" w:color="auto"/>
        <w:right w:val="none" w:sz="0" w:space="0" w:color="auto"/>
      </w:divBdr>
    </w:div>
    <w:div w:id="269433836">
      <w:marLeft w:val="640"/>
      <w:marRight w:val="0"/>
      <w:marTop w:val="0"/>
      <w:marBottom w:val="0"/>
      <w:divBdr>
        <w:top w:val="none" w:sz="0" w:space="0" w:color="auto"/>
        <w:left w:val="none" w:sz="0" w:space="0" w:color="auto"/>
        <w:bottom w:val="none" w:sz="0" w:space="0" w:color="auto"/>
        <w:right w:val="none" w:sz="0" w:space="0" w:color="auto"/>
      </w:divBdr>
    </w:div>
    <w:div w:id="269507658">
      <w:marLeft w:val="640"/>
      <w:marRight w:val="0"/>
      <w:marTop w:val="0"/>
      <w:marBottom w:val="0"/>
      <w:divBdr>
        <w:top w:val="none" w:sz="0" w:space="0" w:color="auto"/>
        <w:left w:val="none" w:sz="0" w:space="0" w:color="auto"/>
        <w:bottom w:val="none" w:sz="0" w:space="0" w:color="auto"/>
        <w:right w:val="none" w:sz="0" w:space="0" w:color="auto"/>
      </w:divBdr>
    </w:div>
    <w:div w:id="269624999">
      <w:marLeft w:val="640"/>
      <w:marRight w:val="0"/>
      <w:marTop w:val="0"/>
      <w:marBottom w:val="0"/>
      <w:divBdr>
        <w:top w:val="none" w:sz="0" w:space="0" w:color="auto"/>
        <w:left w:val="none" w:sz="0" w:space="0" w:color="auto"/>
        <w:bottom w:val="none" w:sz="0" w:space="0" w:color="auto"/>
        <w:right w:val="none" w:sz="0" w:space="0" w:color="auto"/>
      </w:divBdr>
    </w:div>
    <w:div w:id="269633686">
      <w:marLeft w:val="640"/>
      <w:marRight w:val="0"/>
      <w:marTop w:val="0"/>
      <w:marBottom w:val="0"/>
      <w:divBdr>
        <w:top w:val="none" w:sz="0" w:space="0" w:color="auto"/>
        <w:left w:val="none" w:sz="0" w:space="0" w:color="auto"/>
        <w:bottom w:val="none" w:sz="0" w:space="0" w:color="auto"/>
        <w:right w:val="none" w:sz="0" w:space="0" w:color="auto"/>
      </w:divBdr>
    </w:div>
    <w:div w:id="269703944">
      <w:marLeft w:val="640"/>
      <w:marRight w:val="0"/>
      <w:marTop w:val="0"/>
      <w:marBottom w:val="0"/>
      <w:divBdr>
        <w:top w:val="none" w:sz="0" w:space="0" w:color="auto"/>
        <w:left w:val="none" w:sz="0" w:space="0" w:color="auto"/>
        <w:bottom w:val="none" w:sz="0" w:space="0" w:color="auto"/>
        <w:right w:val="none" w:sz="0" w:space="0" w:color="auto"/>
      </w:divBdr>
    </w:div>
    <w:div w:id="269703967">
      <w:marLeft w:val="640"/>
      <w:marRight w:val="0"/>
      <w:marTop w:val="0"/>
      <w:marBottom w:val="0"/>
      <w:divBdr>
        <w:top w:val="none" w:sz="0" w:space="0" w:color="auto"/>
        <w:left w:val="none" w:sz="0" w:space="0" w:color="auto"/>
        <w:bottom w:val="none" w:sz="0" w:space="0" w:color="auto"/>
        <w:right w:val="none" w:sz="0" w:space="0" w:color="auto"/>
      </w:divBdr>
    </w:div>
    <w:div w:id="269747659">
      <w:marLeft w:val="640"/>
      <w:marRight w:val="0"/>
      <w:marTop w:val="0"/>
      <w:marBottom w:val="0"/>
      <w:divBdr>
        <w:top w:val="none" w:sz="0" w:space="0" w:color="auto"/>
        <w:left w:val="none" w:sz="0" w:space="0" w:color="auto"/>
        <w:bottom w:val="none" w:sz="0" w:space="0" w:color="auto"/>
        <w:right w:val="none" w:sz="0" w:space="0" w:color="auto"/>
      </w:divBdr>
    </w:div>
    <w:div w:id="269898241">
      <w:marLeft w:val="640"/>
      <w:marRight w:val="0"/>
      <w:marTop w:val="0"/>
      <w:marBottom w:val="0"/>
      <w:divBdr>
        <w:top w:val="none" w:sz="0" w:space="0" w:color="auto"/>
        <w:left w:val="none" w:sz="0" w:space="0" w:color="auto"/>
        <w:bottom w:val="none" w:sz="0" w:space="0" w:color="auto"/>
        <w:right w:val="none" w:sz="0" w:space="0" w:color="auto"/>
      </w:divBdr>
    </w:div>
    <w:div w:id="269943948">
      <w:marLeft w:val="640"/>
      <w:marRight w:val="0"/>
      <w:marTop w:val="0"/>
      <w:marBottom w:val="0"/>
      <w:divBdr>
        <w:top w:val="none" w:sz="0" w:space="0" w:color="auto"/>
        <w:left w:val="none" w:sz="0" w:space="0" w:color="auto"/>
        <w:bottom w:val="none" w:sz="0" w:space="0" w:color="auto"/>
        <w:right w:val="none" w:sz="0" w:space="0" w:color="auto"/>
      </w:divBdr>
    </w:div>
    <w:div w:id="269973551">
      <w:marLeft w:val="640"/>
      <w:marRight w:val="0"/>
      <w:marTop w:val="0"/>
      <w:marBottom w:val="0"/>
      <w:divBdr>
        <w:top w:val="none" w:sz="0" w:space="0" w:color="auto"/>
        <w:left w:val="none" w:sz="0" w:space="0" w:color="auto"/>
        <w:bottom w:val="none" w:sz="0" w:space="0" w:color="auto"/>
        <w:right w:val="none" w:sz="0" w:space="0" w:color="auto"/>
      </w:divBdr>
    </w:div>
    <w:div w:id="270011063">
      <w:marLeft w:val="640"/>
      <w:marRight w:val="0"/>
      <w:marTop w:val="0"/>
      <w:marBottom w:val="0"/>
      <w:divBdr>
        <w:top w:val="none" w:sz="0" w:space="0" w:color="auto"/>
        <w:left w:val="none" w:sz="0" w:space="0" w:color="auto"/>
        <w:bottom w:val="none" w:sz="0" w:space="0" w:color="auto"/>
        <w:right w:val="none" w:sz="0" w:space="0" w:color="auto"/>
      </w:divBdr>
    </w:div>
    <w:div w:id="270015412">
      <w:marLeft w:val="640"/>
      <w:marRight w:val="0"/>
      <w:marTop w:val="0"/>
      <w:marBottom w:val="0"/>
      <w:divBdr>
        <w:top w:val="none" w:sz="0" w:space="0" w:color="auto"/>
        <w:left w:val="none" w:sz="0" w:space="0" w:color="auto"/>
        <w:bottom w:val="none" w:sz="0" w:space="0" w:color="auto"/>
        <w:right w:val="none" w:sz="0" w:space="0" w:color="auto"/>
      </w:divBdr>
    </w:div>
    <w:div w:id="270018202">
      <w:marLeft w:val="640"/>
      <w:marRight w:val="0"/>
      <w:marTop w:val="0"/>
      <w:marBottom w:val="0"/>
      <w:divBdr>
        <w:top w:val="none" w:sz="0" w:space="0" w:color="auto"/>
        <w:left w:val="none" w:sz="0" w:space="0" w:color="auto"/>
        <w:bottom w:val="none" w:sz="0" w:space="0" w:color="auto"/>
        <w:right w:val="none" w:sz="0" w:space="0" w:color="auto"/>
      </w:divBdr>
    </w:div>
    <w:div w:id="270019900">
      <w:marLeft w:val="640"/>
      <w:marRight w:val="0"/>
      <w:marTop w:val="0"/>
      <w:marBottom w:val="0"/>
      <w:divBdr>
        <w:top w:val="none" w:sz="0" w:space="0" w:color="auto"/>
        <w:left w:val="none" w:sz="0" w:space="0" w:color="auto"/>
        <w:bottom w:val="none" w:sz="0" w:space="0" w:color="auto"/>
        <w:right w:val="none" w:sz="0" w:space="0" w:color="auto"/>
      </w:divBdr>
    </w:div>
    <w:div w:id="270086992">
      <w:marLeft w:val="640"/>
      <w:marRight w:val="0"/>
      <w:marTop w:val="0"/>
      <w:marBottom w:val="0"/>
      <w:divBdr>
        <w:top w:val="none" w:sz="0" w:space="0" w:color="auto"/>
        <w:left w:val="none" w:sz="0" w:space="0" w:color="auto"/>
        <w:bottom w:val="none" w:sz="0" w:space="0" w:color="auto"/>
        <w:right w:val="none" w:sz="0" w:space="0" w:color="auto"/>
      </w:divBdr>
    </w:div>
    <w:div w:id="270285792">
      <w:marLeft w:val="640"/>
      <w:marRight w:val="0"/>
      <w:marTop w:val="0"/>
      <w:marBottom w:val="0"/>
      <w:divBdr>
        <w:top w:val="none" w:sz="0" w:space="0" w:color="auto"/>
        <w:left w:val="none" w:sz="0" w:space="0" w:color="auto"/>
        <w:bottom w:val="none" w:sz="0" w:space="0" w:color="auto"/>
        <w:right w:val="none" w:sz="0" w:space="0" w:color="auto"/>
      </w:divBdr>
    </w:div>
    <w:div w:id="270287455">
      <w:marLeft w:val="640"/>
      <w:marRight w:val="0"/>
      <w:marTop w:val="0"/>
      <w:marBottom w:val="0"/>
      <w:divBdr>
        <w:top w:val="none" w:sz="0" w:space="0" w:color="auto"/>
        <w:left w:val="none" w:sz="0" w:space="0" w:color="auto"/>
        <w:bottom w:val="none" w:sz="0" w:space="0" w:color="auto"/>
        <w:right w:val="none" w:sz="0" w:space="0" w:color="auto"/>
      </w:divBdr>
    </w:div>
    <w:div w:id="270403792">
      <w:marLeft w:val="640"/>
      <w:marRight w:val="0"/>
      <w:marTop w:val="0"/>
      <w:marBottom w:val="0"/>
      <w:divBdr>
        <w:top w:val="none" w:sz="0" w:space="0" w:color="auto"/>
        <w:left w:val="none" w:sz="0" w:space="0" w:color="auto"/>
        <w:bottom w:val="none" w:sz="0" w:space="0" w:color="auto"/>
        <w:right w:val="none" w:sz="0" w:space="0" w:color="auto"/>
      </w:divBdr>
    </w:div>
    <w:div w:id="270433426">
      <w:marLeft w:val="640"/>
      <w:marRight w:val="0"/>
      <w:marTop w:val="0"/>
      <w:marBottom w:val="0"/>
      <w:divBdr>
        <w:top w:val="none" w:sz="0" w:space="0" w:color="auto"/>
        <w:left w:val="none" w:sz="0" w:space="0" w:color="auto"/>
        <w:bottom w:val="none" w:sz="0" w:space="0" w:color="auto"/>
        <w:right w:val="none" w:sz="0" w:space="0" w:color="auto"/>
      </w:divBdr>
    </w:div>
    <w:div w:id="270549631">
      <w:marLeft w:val="640"/>
      <w:marRight w:val="0"/>
      <w:marTop w:val="0"/>
      <w:marBottom w:val="0"/>
      <w:divBdr>
        <w:top w:val="none" w:sz="0" w:space="0" w:color="auto"/>
        <w:left w:val="none" w:sz="0" w:space="0" w:color="auto"/>
        <w:bottom w:val="none" w:sz="0" w:space="0" w:color="auto"/>
        <w:right w:val="none" w:sz="0" w:space="0" w:color="auto"/>
      </w:divBdr>
    </w:div>
    <w:div w:id="270556384">
      <w:marLeft w:val="640"/>
      <w:marRight w:val="0"/>
      <w:marTop w:val="0"/>
      <w:marBottom w:val="0"/>
      <w:divBdr>
        <w:top w:val="none" w:sz="0" w:space="0" w:color="auto"/>
        <w:left w:val="none" w:sz="0" w:space="0" w:color="auto"/>
        <w:bottom w:val="none" w:sz="0" w:space="0" w:color="auto"/>
        <w:right w:val="none" w:sz="0" w:space="0" w:color="auto"/>
      </w:divBdr>
    </w:div>
    <w:div w:id="270625493">
      <w:marLeft w:val="640"/>
      <w:marRight w:val="0"/>
      <w:marTop w:val="0"/>
      <w:marBottom w:val="0"/>
      <w:divBdr>
        <w:top w:val="none" w:sz="0" w:space="0" w:color="auto"/>
        <w:left w:val="none" w:sz="0" w:space="0" w:color="auto"/>
        <w:bottom w:val="none" w:sz="0" w:space="0" w:color="auto"/>
        <w:right w:val="none" w:sz="0" w:space="0" w:color="auto"/>
      </w:divBdr>
    </w:div>
    <w:div w:id="270627980">
      <w:marLeft w:val="640"/>
      <w:marRight w:val="0"/>
      <w:marTop w:val="0"/>
      <w:marBottom w:val="0"/>
      <w:divBdr>
        <w:top w:val="none" w:sz="0" w:space="0" w:color="auto"/>
        <w:left w:val="none" w:sz="0" w:space="0" w:color="auto"/>
        <w:bottom w:val="none" w:sz="0" w:space="0" w:color="auto"/>
        <w:right w:val="none" w:sz="0" w:space="0" w:color="auto"/>
      </w:divBdr>
    </w:div>
    <w:div w:id="270628693">
      <w:marLeft w:val="640"/>
      <w:marRight w:val="0"/>
      <w:marTop w:val="0"/>
      <w:marBottom w:val="0"/>
      <w:divBdr>
        <w:top w:val="none" w:sz="0" w:space="0" w:color="auto"/>
        <w:left w:val="none" w:sz="0" w:space="0" w:color="auto"/>
        <w:bottom w:val="none" w:sz="0" w:space="0" w:color="auto"/>
        <w:right w:val="none" w:sz="0" w:space="0" w:color="auto"/>
      </w:divBdr>
    </w:div>
    <w:div w:id="270673062">
      <w:bodyDiv w:val="1"/>
      <w:marLeft w:val="0"/>
      <w:marRight w:val="0"/>
      <w:marTop w:val="0"/>
      <w:marBottom w:val="0"/>
      <w:divBdr>
        <w:top w:val="none" w:sz="0" w:space="0" w:color="auto"/>
        <w:left w:val="none" w:sz="0" w:space="0" w:color="auto"/>
        <w:bottom w:val="none" w:sz="0" w:space="0" w:color="auto"/>
        <w:right w:val="none" w:sz="0" w:space="0" w:color="auto"/>
      </w:divBdr>
      <w:divsChild>
        <w:div w:id="137042145">
          <w:marLeft w:val="640"/>
          <w:marRight w:val="0"/>
          <w:marTop w:val="0"/>
          <w:marBottom w:val="0"/>
          <w:divBdr>
            <w:top w:val="none" w:sz="0" w:space="0" w:color="auto"/>
            <w:left w:val="none" w:sz="0" w:space="0" w:color="auto"/>
            <w:bottom w:val="none" w:sz="0" w:space="0" w:color="auto"/>
            <w:right w:val="none" w:sz="0" w:space="0" w:color="auto"/>
          </w:divBdr>
        </w:div>
        <w:div w:id="271667971">
          <w:marLeft w:val="640"/>
          <w:marRight w:val="0"/>
          <w:marTop w:val="0"/>
          <w:marBottom w:val="0"/>
          <w:divBdr>
            <w:top w:val="none" w:sz="0" w:space="0" w:color="auto"/>
            <w:left w:val="none" w:sz="0" w:space="0" w:color="auto"/>
            <w:bottom w:val="none" w:sz="0" w:space="0" w:color="auto"/>
            <w:right w:val="none" w:sz="0" w:space="0" w:color="auto"/>
          </w:divBdr>
        </w:div>
        <w:div w:id="283729835">
          <w:marLeft w:val="640"/>
          <w:marRight w:val="0"/>
          <w:marTop w:val="0"/>
          <w:marBottom w:val="0"/>
          <w:divBdr>
            <w:top w:val="none" w:sz="0" w:space="0" w:color="auto"/>
            <w:left w:val="none" w:sz="0" w:space="0" w:color="auto"/>
            <w:bottom w:val="none" w:sz="0" w:space="0" w:color="auto"/>
            <w:right w:val="none" w:sz="0" w:space="0" w:color="auto"/>
          </w:divBdr>
        </w:div>
        <w:div w:id="316305185">
          <w:marLeft w:val="640"/>
          <w:marRight w:val="0"/>
          <w:marTop w:val="0"/>
          <w:marBottom w:val="0"/>
          <w:divBdr>
            <w:top w:val="none" w:sz="0" w:space="0" w:color="auto"/>
            <w:left w:val="none" w:sz="0" w:space="0" w:color="auto"/>
            <w:bottom w:val="none" w:sz="0" w:space="0" w:color="auto"/>
            <w:right w:val="none" w:sz="0" w:space="0" w:color="auto"/>
          </w:divBdr>
        </w:div>
        <w:div w:id="389310296">
          <w:marLeft w:val="640"/>
          <w:marRight w:val="0"/>
          <w:marTop w:val="0"/>
          <w:marBottom w:val="0"/>
          <w:divBdr>
            <w:top w:val="none" w:sz="0" w:space="0" w:color="auto"/>
            <w:left w:val="none" w:sz="0" w:space="0" w:color="auto"/>
            <w:bottom w:val="none" w:sz="0" w:space="0" w:color="auto"/>
            <w:right w:val="none" w:sz="0" w:space="0" w:color="auto"/>
          </w:divBdr>
        </w:div>
        <w:div w:id="389809733">
          <w:marLeft w:val="640"/>
          <w:marRight w:val="0"/>
          <w:marTop w:val="0"/>
          <w:marBottom w:val="0"/>
          <w:divBdr>
            <w:top w:val="none" w:sz="0" w:space="0" w:color="auto"/>
            <w:left w:val="none" w:sz="0" w:space="0" w:color="auto"/>
            <w:bottom w:val="none" w:sz="0" w:space="0" w:color="auto"/>
            <w:right w:val="none" w:sz="0" w:space="0" w:color="auto"/>
          </w:divBdr>
        </w:div>
        <w:div w:id="409501371">
          <w:marLeft w:val="640"/>
          <w:marRight w:val="0"/>
          <w:marTop w:val="0"/>
          <w:marBottom w:val="0"/>
          <w:divBdr>
            <w:top w:val="none" w:sz="0" w:space="0" w:color="auto"/>
            <w:left w:val="none" w:sz="0" w:space="0" w:color="auto"/>
            <w:bottom w:val="none" w:sz="0" w:space="0" w:color="auto"/>
            <w:right w:val="none" w:sz="0" w:space="0" w:color="auto"/>
          </w:divBdr>
        </w:div>
        <w:div w:id="411895496">
          <w:marLeft w:val="640"/>
          <w:marRight w:val="0"/>
          <w:marTop w:val="0"/>
          <w:marBottom w:val="0"/>
          <w:divBdr>
            <w:top w:val="none" w:sz="0" w:space="0" w:color="auto"/>
            <w:left w:val="none" w:sz="0" w:space="0" w:color="auto"/>
            <w:bottom w:val="none" w:sz="0" w:space="0" w:color="auto"/>
            <w:right w:val="none" w:sz="0" w:space="0" w:color="auto"/>
          </w:divBdr>
        </w:div>
        <w:div w:id="419063040">
          <w:marLeft w:val="640"/>
          <w:marRight w:val="0"/>
          <w:marTop w:val="0"/>
          <w:marBottom w:val="0"/>
          <w:divBdr>
            <w:top w:val="none" w:sz="0" w:space="0" w:color="auto"/>
            <w:left w:val="none" w:sz="0" w:space="0" w:color="auto"/>
            <w:bottom w:val="none" w:sz="0" w:space="0" w:color="auto"/>
            <w:right w:val="none" w:sz="0" w:space="0" w:color="auto"/>
          </w:divBdr>
        </w:div>
        <w:div w:id="439225121">
          <w:marLeft w:val="640"/>
          <w:marRight w:val="0"/>
          <w:marTop w:val="0"/>
          <w:marBottom w:val="0"/>
          <w:divBdr>
            <w:top w:val="none" w:sz="0" w:space="0" w:color="auto"/>
            <w:left w:val="none" w:sz="0" w:space="0" w:color="auto"/>
            <w:bottom w:val="none" w:sz="0" w:space="0" w:color="auto"/>
            <w:right w:val="none" w:sz="0" w:space="0" w:color="auto"/>
          </w:divBdr>
        </w:div>
        <w:div w:id="455685404">
          <w:marLeft w:val="640"/>
          <w:marRight w:val="0"/>
          <w:marTop w:val="0"/>
          <w:marBottom w:val="0"/>
          <w:divBdr>
            <w:top w:val="none" w:sz="0" w:space="0" w:color="auto"/>
            <w:left w:val="none" w:sz="0" w:space="0" w:color="auto"/>
            <w:bottom w:val="none" w:sz="0" w:space="0" w:color="auto"/>
            <w:right w:val="none" w:sz="0" w:space="0" w:color="auto"/>
          </w:divBdr>
        </w:div>
        <w:div w:id="471024570">
          <w:marLeft w:val="640"/>
          <w:marRight w:val="0"/>
          <w:marTop w:val="0"/>
          <w:marBottom w:val="0"/>
          <w:divBdr>
            <w:top w:val="none" w:sz="0" w:space="0" w:color="auto"/>
            <w:left w:val="none" w:sz="0" w:space="0" w:color="auto"/>
            <w:bottom w:val="none" w:sz="0" w:space="0" w:color="auto"/>
            <w:right w:val="none" w:sz="0" w:space="0" w:color="auto"/>
          </w:divBdr>
        </w:div>
        <w:div w:id="516114397">
          <w:marLeft w:val="640"/>
          <w:marRight w:val="0"/>
          <w:marTop w:val="0"/>
          <w:marBottom w:val="0"/>
          <w:divBdr>
            <w:top w:val="none" w:sz="0" w:space="0" w:color="auto"/>
            <w:left w:val="none" w:sz="0" w:space="0" w:color="auto"/>
            <w:bottom w:val="none" w:sz="0" w:space="0" w:color="auto"/>
            <w:right w:val="none" w:sz="0" w:space="0" w:color="auto"/>
          </w:divBdr>
        </w:div>
        <w:div w:id="679620137">
          <w:marLeft w:val="640"/>
          <w:marRight w:val="0"/>
          <w:marTop w:val="0"/>
          <w:marBottom w:val="0"/>
          <w:divBdr>
            <w:top w:val="none" w:sz="0" w:space="0" w:color="auto"/>
            <w:left w:val="none" w:sz="0" w:space="0" w:color="auto"/>
            <w:bottom w:val="none" w:sz="0" w:space="0" w:color="auto"/>
            <w:right w:val="none" w:sz="0" w:space="0" w:color="auto"/>
          </w:divBdr>
        </w:div>
        <w:div w:id="769661460">
          <w:marLeft w:val="640"/>
          <w:marRight w:val="0"/>
          <w:marTop w:val="0"/>
          <w:marBottom w:val="0"/>
          <w:divBdr>
            <w:top w:val="none" w:sz="0" w:space="0" w:color="auto"/>
            <w:left w:val="none" w:sz="0" w:space="0" w:color="auto"/>
            <w:bottom w:val="none" w:sz="0" w:space="0" w:color="auto"/>
            <w:right w:val="none" w:sz="0" w:space="0" w:color="auto"/>
          </w:divBdr>
        </w:div>
        <w:div w:id="819927967">
          <w:marLeft w:val="640"/>
          <w:marRight w:val="0"/>
          <w:marTop w:val="0"/>
          <w:marBottom w:val="0"/>
          <w:divBdr>
            <w:top w:val="none" w:sz="0" w:space="0" w:color="auto"/>
            <w:left w:val="none" w:sz="0" w:space="0" w:color="auto"/>
            <w:bottom w:val="none" w:sz="0" w:space="0" w:color="auto"/>
            <w:right w:val="none" w:sz="0" w:space="0" w:color="auto"/>
          </w:divBdr>
        </w:div>
        <w:div w:id="930965750">
          <w:marLeft w:val="640"/>
          <w:marRight w:val="0"/>
          <w:marTop w:val="0"/>
          <w:marBottom w:val="0"/>
          <w:divBdr>
            <w:top w:val="none" w:sz="0" w:space="0" w:color="auto"/>
            <w:left w:val="none" w:sz="0" w:space="0" w:color="auto"/>
            <w:bottom w:val="none" w:sz="0" w:space="0" w:color="auto"/>
            <w:right w:val="none" w:sz="0" w:space="0" w:color="auto"/>
          </w:divBdr>
        </w:div>
        <w:div w:id="1022510104">
          <w:marLeft w:val="640"/>
          <w:marRight w:val="0"/>
          <w:marTop w:val="0"/>
          <w:marBottom w:val="0"/>
          <w:divBdr>
            <w:top w:val="none" w:sz="0" w:space="0" w:color="auto"/>
            <w:left w:val="none" w:sz="0" w:space="0" w:color="auto"/>
            <w:bottom w:val="none" w:sz="0" w:space="0" w:color="auto"/>
            <w:right w:val="none" w:sz="0" w:space="0" w:color="auto"/>
          </w:divBdr>
        </w:div>
        <w:div w:id="1023550278">
          <w:marLeft w:val="640"/>
          <w:marRight w:val="0"/>
          <w:marTop w:val="0"/>
          <w:marBottom w:val="0"/>
          <w:divBdr>
            <w:top w:val="none" w:sz="0" w:space="0" w:color="auto"/>
            <w:left w:val="none" w:sz="0" w:space="0" w:color="auto"/>
            <w:bottom w:val="none" w:sz="0" w:space="0" w:color="auto"/>
            <w:right w:val="none" w:sz="0" w:space="0" w:color="auto"/>
          </w:divBdr>
        </w:div>
        <w:div w:id="1037506175">
          <w:marLeft w:val="640"/>
          <w:marRight w:val="0"/>
          <w:marTop w:val="0"/>
          <w:marBottom w:val="0"/>
          <w:divBdr>
            <w:top w:val="none" w:sz="0" w:space="0" w:color="auto"/>
            <w:left w:val="none" w:sz="0" w:space="0" w:color="auto"/>
            <w:bottom w:val="none" w:sz="0" w:space="0" w:color="auto"/>
            <w:right w:val="none" w:sz="0" w:space="0" w:color="auto"/>
          </w:divBdr>
        </w:div>
        <w:div w:id="1162507634">
          <w:marLeft w:val="640"/>
          <w:marRight w:val="0"/>
          <w:marTop w:val="0"/>
          <w:marBottom w:val="0"/>
          <w:divBdr>
            <w:top w:val="none" w:sz="0" w:space="0" w:color="auto"/>
            <w:left w:val="none" w:sz="0" w:space="0" w:color="auto"/>
            <w:bottom w:val="none" w:sz="0" w:space="0" w:color="auto"/>
            <w:right w:val="none" w:sz="0" w:space="0" w:color="auto"/>
          </w:divBdr>
        </w:div>
        <w:div w:id="1198087275">
          <w:marLeft w:val="640"/>
          <w:marRight w:val="0"/>
          <w:marTop w:val="0"/>
          <w:marBottom w:val="0"/>
          <w:divBdr>
            <w:top w:val="none" w:sz="0" w:space="0" w:color="auto"/>
            <w:left w:val="none" w:sz="0" w:space="0" w:color="auto"/>
            <w:bottom w:val="none" w:sz="0" w:space="0" w:color="auto"/>
            <w:right w:val="none" w:sz="0" w:space="0" w:color="auto"/>
          </w:divBdr>
        </w:div>
        <w:div w:id="1201865871">
          <w:marLeft w:val="640"/>
          <w:marRight w:val="0"/>
          <w:marTop w:val="0"/>
          <w:marBottom w:val="0"/>
          <w:divBdr>
            <w:top w:val="none" w:sz="0" w:space="0" w:color="auto"/>
            <w:left w:val="none" w:sz="0" w:space="0" w:color="auto"/>
            <w:bottom w:val="none" w:sz="0" w:space="0" w:color="auto"/>
            <w:right w:val="none" w:sz="0" w:space="0" w:color="auto"/>
          </w:divBdr>
        </w:div>
        <w:div w:id="1240863798">
          <w:marLeft w:val="640"/>
          <w:marRight w:val="0"/>
          <w:marTop w:val="0"/>
          <w:marBottom w:val="0"/>
          <w:divBdr>
            <w:top w:val="none" w:sz="0" w:space="0" w:color="auto"/>
            <w:left w:val="none" w:sz="0" w:space="0" w:color="auto"/>
            <w:bottom w:val="none" w:sz="0" w:space="0" w:color="auto"/>
            <w:right w:val="none" w:sz="0" w:space="0" w:color="auto"/>
          </w:divBdr>
        </w:div>
        <w:div w:id="1300306008">
          <w:marLeft w:val="640"/>
          <w:marRight w:val="0"/>
          <w:marTop w:val="0"/>
          <w:marBottom w:val="0"/>
          <w:divBdr>
            <w:top w:val="none" w:sz="0" w:space="0" w:color="auto"/>
            <w:left w:val="none" w:sz="0" w:space="0" w:color="auto"/>
            <w:bottom w:val="none" w:sz="0" w:space="0" w:color="auto"/>
            <w:right w:val="none" w:sz="0" w:space="0" w:color="auto"/>
          </w:divBdr>
        </w:div>
        <w:div w:id="1332875386">
          <w:marLeft w:val="640"/>
          <w:marRight w:val="0"/>
          <w:marTop w:val="0"/>
          <w:marBottom w:val="0"/>
          <w:divBdr>
            <w:top w:val="none" w:sz="0" w:space="0" w:color="auto"/>
            <w:left w:val="none" w:sz="0" w:space="0" w:color="auto"/>
            <w:bottom w:val="none" w:sz="0" w:space="0" w:color="auto"/>
            <w:right w:val="none" w:sz="0" w:space="0" w:color="auto"/>
          </w:divBdr>
        </w:div>
        <w:div w:id="1416124025">
          <w:marLeft w:val="640"/>
          <w:marRight w:val="0"/>
          <w:marTop w:val="0"/>
          <w:marBottom w:val="0"/>
          <w:divBdr>
            <w:top w:val="none" w:sz="0" w:space="0" w:color="auto"/>
            <w:left w:val="none" w:sz="0" w:space="0" w:color="auto"/>
            <w:bottom w:val="none" w:sz="0" w:space="0" w:color="auto"/>
            <w:right w:val="none" w:sz="0" w:space="0" w:color="auto"/>
          </w:divBdr>
        </w:div>
        <w:div w:id="1523978752">
          <w:marLeft w:val="640"/>
          <w:marRight w:val="0"/>
          <w:marTop w:val="0"/>
          <w:marBottom w:val="0"/>
          <w:divBdr>
            <w:top w:val="none" w:sz="0" w:space="0" w:color="auto"/>
            <w:left w:val="none" w:sz="0" w:space="0" w:color="auto"/>
            <w:bottom w:val="none" w:sz="0" w:space="0" w:color="auto"/>
            <w:right w:val="none" w:sz="0" w:space="0" w:color="auto"/>
          </w:divBdr>
        </w:div>
        <w:div w:id="1571847727">
          <w:marLeft w:val="640"/>
          <w:marRight w:val="0"/>
          <w:marTop w:val="0"/>
          <w:marBottom w:val="0"/>
          <w:divBdr>
            <w:top w:val="none" w:sz="0" w:space="0" w:color="auto"/>
            <w:left w:val="none" w:sz="0" w:space="0" w:color="auto"/>
            <w:bottom w:val="none" w:sz="0" w:space="0" w:color="auto"/>
            <w:right w:val="none" w:sz="0" w:space="0" w:color="auto"/>
          </w:divBdr>
        </w:div>
        <w:div w:id="1625498250">
          <w:marLeft w:val="640"/>
          <w:marRight w:val="0"/>
          <w:marTop w:val="0"/>
          <w:marBottom w:val="0"/>
          <w:divBdr>
            <w:top w:val="none" w:sz="0" w:space="0" w:color="auto"/>
            <w:left w:val="none" w:sz="0" w:space="0" w:color="auto"/>
            <w:bottom w:val="none" w:sz="0" w:space="0" w:color="auto"/>
            <w:right w:val="none" w:sz="0" w:space="0" w:color="auto"/>
          </w:divBdr>
        </w:div>
        <w:div w:id="1652102816">
          <w:marLeft w:val="640"/>
          <w:marRight w:val="0"/>
          <w:marTop w:val="0"/>
          <w:marBottom w:val="0"/>
          <w:divBdr>
            <w:top w:val="none" w:sz="0" w:space="0" w:color="auto"/>
            <w:left w:val="none" w:sz="0" w:space="0" w:color="auto"/>
            <w:bottom w:val="none" w:sz="0" w:space="0" w:color="auto"/>
            <w:right w:val="none" w:sz="0" w:space="0" w:color="auto"/>
          </w:divBdr>
        </w:div>
        <w:div w:id="1717043463">
          <w:marLeft w:val="640"/>
          <w:marRight w:val="0"/>
          <w:marTop w:val="0"/>
          <w:marBottom w:val="0"/>
          <w:divBdr>
            <w:top w:val="none" w:sz="0" w:space="0" w:color="auto"/>
            <w:left w:val="none" w:sz="0" w:space="0" w:color="auto"/>
            <w:bottom w:val="none" w:sz="0" w:space="0" w:color="auto"/>
            <w:right w:val="none" w:sz="0" w:space="0" w:color="auto"/>
          </w:divBdr>
        </w:div>
        <w:div w:id="1738434323">
          <w:marLeft w:val="640"/>
          <w:marRight w:val="0"/>
          <w:marTop w:val="0"/>
          <w:marBottom w:val="0"/>
          <w:divBdr>
            <w:top w:val="none" w:sz="0" w:space="0" w:color="auto"/>
            <w:left w:val="none" w:sz="0" w:space="0" w:color="auto"/>
            <w:bottom w:val="none" w:sz="0" w:space="0" w:color="auto"/>
            <w:right w:val="none" w:sz="0" w:space="0" w:color="auto"/>
          </w:divBdr>
        </w:div>
      </w:divsChild>
    </w:div>
    <w:div w:id="270866702">
      <w:marLeft w:val="640"/>
      <w:marRight w:val="0"/>
      <w:marTop w:val="0"/>
      <w:marBottom w:val="0"/>
      <w:divBdr>
        <w:top w:val="none" w:sz="0" w:space="0" w:color="auto"/>
        <w:left w:val="none" w:sz="0" w:space="0" w:color="auto"/>
        <w:bottom w:val="none" w:sz="0" w:space="0" w:color="auto"/>
        <w:right w:val="none" w:sz="0" w:space="0" w:color="auto"/>
      </w:divBdr>
    </w:div>
    <w:div w:id="270867127">
      <w:marLeft w:val="640"/>
      <w:marRight w:val="0"/>
      <w:marTop w:val="0"/>
      <w:marBottom w:val="0"/>
      <w:divBdr>
        <w:top w:val="none" w:sz="0" w:space="0" w:color="auto"/>
        <w:left w:val="none" w:sz="0" w:space="0" w:color="auto"/>
        <w:bottom w:val="none" w:sz="0" w:space="0" w:color="auto"/>
        <w:right w:val="none" w:sz="0" w:space="0" w:color="auto"/>
      </w:divBdr>
    </w:div>
    <w:div w:id="270937187">
      <w:marLeft w:val="640"/>
      <w:marRight w:val="0"/>
      <w:marTop w:val="0"/>
      <w:marBottom w:val="0"/>
      <w:divBdr>
        <w:top w:val="none" w:sz="0" w:space="0" w:color="auto"/>
        <w:left w:val="none" w:sz="0" w:space="0" w:color="auto"/>
        <w:bottom w:val="none" w:sz="0" w:space="0" w:color="auto"/>
        <w:right w:val="none" w:sz="0" w:space="0" w:color="auto"/>
      </w:divBdr>
    </w:div>
    <w:div w:id="270943422">
      <w:marLeft w:val="640"/>
      <w:marRight w:val="0"/>
      <w:marTop w:val="0"/>
      <w:marBottom w:val="0"/>
      <w:divBdr>
        <w:top w:val="none" w:sz="0" w:space="0" w:color="auto"/>
        <w:left w:val="none" w:sz="0" w:space="0" w:color="auto"/>
        <w:bottom w:val="none" w:sz="0" w:space="0" w:color="auto"/>
        <w:right w:val="none" w:sz="0" w:space="0" w:color="auto"/>
      </w:divBdr>
    </w:div>
    <w:div w:id="271057614">
      <w:marLeft w:val="640"/>
      <w:marRight w:val="0"/>
      <w:marTop w:val="0"/>
      <w:marBottom w:val="0"/>
      <w:divBdr>
        <w:top w:val="none" w:sz="0" w:space="0" w:color="auto"/>
        <w:left w:val="none" w:sz="0" w:space="0" w:color="auto"/>
        <w:bottom w:val="none" w:sz="0" w:space="0" w:color="auto"/>
        <w:right w:val="none" w:sz="0" w:space="0" w:color="auto"/>
      </w:divBdr>
    </w:div>
    <w:div w:id="271133349">
      <w:marLeft w:val="640"/>
      <w:marRight w:val="0"/>
      <w:marTop w:val="0"/>
      <w:marBottom w:val="0"/>
      <w:divBdr>
        <w:top w:val="none" w:sz="0" w:space="0" w:color="auto"/>
        <w:left w:val="none" w:sz="0" w:space="0" w:color="auto"/>
        <w:bottom w:val="none" w:sz="0" w:space="0" w:color="auto"/>
        <w:right w:val="none" w:sz="0" w:space="0" w:color="auto"/>
      </w:divBdr>
    </w:div>
    <w:div w:id="271204817">
      <w:marLeft w:val="640"/>
      <w:marRight w:val="0"/>
      <w:marTop w:val="0"/>
      <w:marBottom w:val="0"/>
      <w:divBdr>
        <w:top w:val="none" w:sz="0" w:space="0" w:color="auto"/>
        <w:left w:val="none" w:sz="0" w:space="0" w:color="auto"/>
        <w:bottom w:val="none" w:sz="0" w:space="0" w:color="auto"/>
        <w:right w:val="none" w:sz="0" w:space="0" w:color="auto"/>
      </w:divBdr>
    </w:div>
    <w:div w:id="271209711">
      <w:marLeft w:val="640"/>
      <w:marRight w:val="0"/>
      <w:marTop w:val="0"/>
      <w:marBottom w:val="0"/>
      <w:divBdr>
        <w:top w:val="none" w:sz="0" w:space="0" w:color="auto"/>
        <w:left w:val="none" w:sz="0" w:space="0" w:color="auto"/>
        <w:bottom w:val="none" w:sz="0" w:space="0" w:color="auto"/>
        <w:right w:val="none" w:sz="0" w:space="0" w:color="auto"/>
      </w:divBdr>
    </w:div>
    <w:div w:id="271283179">
      <w:marLeft w:val="640"/>
      <w:marRight w:val="0"/>
      <w:marTop w:val="0"/>
      <w:marBottom w:val="0"/>
      <w:divBdr>
        <w:top w:val="none" w:sz="0" w:space="0" w:color="auto"/>
        <w:left w:val="none" w:sz="0" w:space="0" w:color="auto"/>
        <w:bottom w:val="none" w:sz="0" w:space="0" w:color="auto"/>
        <w:right w:val="none" w:sz="0" w:space="0" w:color="auto"/>
      </w:divBdr>
    </w:div>
    <w:div w:id="271286217">
      <w:marLeft w:val="640"/>
      <w:marRight w:val="0"/>
      <w:marTop w:val="0"/>
      <w:marBottom w:val="0"/>
      <w:divBdr>
        <w:top w:val="none" w:sz="0" w:space="0" w:color="auto"/>
        <w:left w:val="none" w:sz="0" w:space="0" w:color="auto"/>
        <w:bottom w:val="none" w:sz="0" w:space="0" w:color="auto"/>
        <w:right w:val="none" w:sz="0" w:space="0" w:color="auto"/>
      </w:divBdr>
    </w:div>
    <w:div w:id="271328149">
      <w:marLeft w:val="640"/>
      <w:marRight w:val="0"/>
      <w:marTop w:val="0"/>
      <w:marBottom w:val="0"/>
      <w:divBdr>
        <w:top w:val="none" w:sz="0" w:space="0" w:color="auto"/>
        <w:left w:val="none" w:sz="0" w:space="0" w:color="auto"/>
        <w:bottom w:val="none" w:sz="0" w:space="0" w:color="auto"/>
        <w:right w:val="none" w:sz="0" w:space="0" w:color="auto"/>
      </w:divBdr>
    </w:div>
    <w:div w:id="271400980">
      <w:marLeft w:val="640"/>
      <w:marRight w:val="0"/>
      <w:marTop w:val="0"/>
      <w:marBottom w:val="0"/>
      <w:divBdr>
        <w:top w:val="none" w:sz="0" w:space="0" w:color="auto"/>
        <w:left w:val="none" w:sz="0" w:space="0" w:color="auto"/>
        <w:bottom w:val="none" w:sz="0" w:space="0" w:color="auto"/>
        <w:right w:val="none" w:sz="0" w:space="0" w:color="auto"/>
      </w:divBdr>
    </w:div>
    <w:div w:id="271401344">
      <w:marLeft w:val="640"/>
      <w:marRight w:val="0"/>
      <w:marTop w:val="0"/>
      <w:marBottom w:val="0"/>
      <w:divBdr>
        <w:top w:val="none" w:sz="0" w:space="0" w:color="auto"/>
        <w:left w:val="none" w:sz="0" w:space="0" w:color="auto"/>
        <w:bottom w:val="none" w:sz="0" w:space="0" w:color="auto"/>
        <w:right w:val="none" w:sz="0" w:space="0" w:color="auto"/>
      </w:divBdr>
    </w:div>
    <w:div w:id="271402186">
      <w:marLeft w:val="640"/>
      <w:marRight w:val="0"/>
      <w:marTop w:val="0"/>
      <w:marBottom w:val="0"/>
      <w:divBdr>
        <w:top w:val="none" w:sz="0" w:space="0" w:color="auto"/>
        <w:left w:val="none" w:sz="0" w:space="0" w:color="auto"/>
        <w:bottom w:val="none" w:sz="0" w:space="0" w:color="auto"/>
        <w:right w:val="none" w:sz="0" w:space="0" w:color="auto"/>
      </w:divBdr>
    </w:div>
    <w:div w:id="271403930">
      <w:marLeft w:val="640"/>
      <w:marRight w:val="0"/>
      <w:marTop w:val="0"/>
      <w:marBottom w:val="0"/>
      <w:divBdr>
        <w:top w:val="none" w:sz="0" w:space="0" w:color="auto"/>
        <w:left w:val="none" w:sz="0" w:space="0" w:color="auto"/>
        <w:bottom w:val="none" w:sz="0" w:space="0" w:color="auto"/>
        <w:right w:val="none" w:sz="0" w:space="0" w:color="auto"/>
      </w:divBdr>
    </w:div>
    <w:div w:id="271521776">
      <w:marLeft w:val="640"/>
      <w:marRight w:val="0"/>
      <w:marTop w:val="0"/>
      <w:marBottom w:val="0"/>
      <w:divBdr>
        <w:top w:val="none" w:sz="0" w:space="0" w:color="auto"/>
        <w:left w:val="none" w:sz="0" w:space="0" w:color="auto"/>
        <w:bottom w:val="none" w:sz="0" w:space="0" w:color="auto"/>
        <w:right w:val="none" w:sz="0" w:space="0" w:color="auto"/>
      </w:divBdr>
    </w:div>
    <w:div w:id="271670798">
      <w:marLeft w:val="640"/>
      <w:marRight w:val="0"/>
      <w:marTop w:val="0"/>
      <w:marBottom w:val="0"/>
      <w:divBdr>
        <w:top w:val="none" w:sz="0" w:space="0" w:color="auto"/>
        <w:left w:val="none" w:sz="0" w:space="0" w:color="auto"/>
        <w:bottom w:val="none" w:sz="0" w:space="0" w:color="auto"/>
        <w:right w:val="none" w:sz="0" w:space="0" w:color="auto"/>
      </w:divBdr>
    </w:div>
    <w:div w:id="271743060">
      <w:marLeft w:val="640"/>
      <w:marRight w:val="0"/>
      <w:marTop w:val="0"/>
      <w:marBottom w:val="0"/>
      <w:divBdr>
        <w:top w:val="none" w:sz="0" w:space="0" w:color="auto"/>
        <w:left w:val="none" w:sz="0" w:space="0" w:color="auto"/>
        <w:bottom w:val="none" w:sz="0" w:space="0" w:color="auto"/>
        <w:right w:val="none" w:sz="0" w:space="0" w:color="auto"/>
      </w:divBdr>
    </w:div>
    <w:div w:id="271786441">
      <w:marLeft w:val="640"/>
      <w:marRight w:val="0"/>
      <w:marTop w:val="0"/>
      <w:marBottom w:val="0"/>
      <w:divBdr>
        <w:top w:val="none" w:sz="0" w:space="0" w:color="auto"/>
        <w:left w:val="none" w:sz="0" w:space="0" w:color="auto"/>
        <w:bottom w:val="none" w:sz="0" w:space="0" w:color="auto"/>
        <w:right w:val="none" w:sz="0" w:space="0" w:color="auto"/>
      </w:divBdr>
    </w:div>
    <w:div w:id="271789335">
      <w:marLeft w:val="640"/>
      <w:marRight w:val="0"/>
      <w:marTop w:val="0"/>
      <w:marBottom w:val="0"/>
      <w:divBdr>
        <w:top w:val="none" w:sz="0" w:space="0" w:color="auto"/>
        <w:left w:val="none" w:sz="0" w:space="0" w:color="auto"/>
        <w:bottom w:val="none" w:sz="0" w:space="0" w:color="auto"/>
        <w:right w:val="none" w:sz="0" w:space="0" w:color="auto"/>
      </w:divBdr>
    </w:div>
    <w:div w:id="271864156">
      <w:marLeft w:val="640"/>
      <w:marRight w:val="0"/>
      <w:marTop w:val="0"/>
      <w:marBottom w:val="0"/>
      <w:divBdr>
        <w:top w:val="none" w:sz="0" w:space="0" w:color="auto"/>
        <w:left w:val="none" w:sz="0" w:space="0" w:color="auto"/>
        <w:bottom w:val="none" w:sz="0" w:space="0" w:color="auto"/>
        <w:right w:val="none" w:sz="0" w:space="0" w:color="auto"/>
      </w:divBdr>
    </w:div>
    <w:div w:id="271940216">
      <w:marLeft w:val="640"/>
      <w:marRight w:val="0"/>
      <w:marTop w:val="0"/>
      <w:marBottom w:val="0"/>
      <w:divBdr>
        <w:top w:val="none" w:sz="0" w:space="0" w:color="auto"/>
        <w:left w:val="none" w:sz="0" w:space="0" w:color="auto"/>
        <w:bottom w:val="none" w:sz="0" w:space="0" w:color="auto"/>
        <w:right w:val="none" w:sz="0" w:space="0" w:color="auto"/>
      </w:divBdr>
    </w:div>
    <w:div w:id="272129422">
      <w:marLeft w:val="640"/>
      <w:marRight w:val="0"/>
      <w:marTop w:val="0"/>
      <w:marBottom w:val="0"/>
      <w:divBdr>
        <w:top w:val="none" w:sz="0" w:space="0" w:color="auto"/>
        <w:left w:val="none" w:sz="0" w:space="0" w:color="auto"/>
        <w:bottom w:val="none" w:sz="0" w:space="0" w:color="auto"/>
        <w:right w:val="none" w:sz="0" w:space="0" w:color="auto"/>
      </w:divBdr>
    </w:div>
    <w:div w:id="272130664">
      <w:marLeft w:val="640"/>
      <w:marRight w:val="0"/>
      <w:marTop w:val="0"/>
      <w:marBottom w:val="0"/>
      <w:divBdr>
        <w:top w:val="none" w:sz="0" w:space="0" w:color="auto"/>
        <w:left w:val="none" w:sz="0" w:space="0" w:color="auto"/>
        <w:bottom w:val="none" w:sz="0" w:space="0" w:color="auto"/>
        <w:right w:val="none" w:sz="0" w:space="0" w:color="auto"/>
      </w:divBdr>
    </w:div>
    <w:div w:id="272132600">
      <w:marLeft w:val="640"/>
      <w:marRight w:val="0"/>
      <w:marTop w:val="0"/>
      <w:marBottom w:val="0"/>
      <w:divBdr>
        <w:top w:val="none" w:sz="0" w:space="0" w:color="auto"/>
        <w:left w:val="none" w:sz="0" w:space="0" w:color="auto"/>
        <w:bottom w:val="none" w:sz="0" w:space="0" w:color="auto"/>
        <w:right w:val="none" w:sz="0" w:space="0" w:color="auto"/>
      </w:divBdr>
    </w:div>
    <w:div w:id="272171897">
      <w:marLeft w:val="640"/>
      <w:marRight w:val="0"/>
      <w:marTop w:val="0"/>
      <w:marBottom w:val="0"/>
      <w:divBdr>
        <w:top w:val="none" w:sz="0" w:space="0" w:color="auto"/>
        <w:left w:val="none" w:sz="0" w:space="0" w:color="auto"/>
        <w:bottom w:val="none" w:sz="0" w:space="0" w:color="auto"/>
        <w:right w:val="none" w:sz="0" w:space="0" w:color="auto"/>
      </w:divBdr>
    </w:div>
    <w:div w:id="272246680">
      <w:marLeft w:val="640"/>
      <w:marRight w:val="0"/>
      <w:marTop w:val="0"/>
      <w:marBottom w:val="0"/>
      <w:divBdr>
        <w:top w:val="none" w:sz="0" w:space="0" w:color="auto"/>
        <w:left w:val="none" w:sz="0" w:space="0" w:color="auto"/>
        <w:bottom w:val="none" w:sz="0" w:space="0" w:color="auto"/>
        <w:right w:val="none" w:sz="0" w:space="0" w:color="auto"/>
      </w:divBdr>
    </w:div>
    <w:div w:id="272320839">
      <w:marLeft w:val="640"/>
      <w:marRight w:val="0"/>
      <w:marTop w:val="0"/>
      <w:marBottom w:val="0"/>
      <w:divBdr>
        <w:top w:val="none" w:sz="0" w:space="0" w:color="auto"/>
        <w:left w:val="none" w:sz="0" w:space="0" w:color="auto"/>
        <w:bottom w:val="none" w:sz="0" w:space="0" w:color="auto"/>
        <w:right w:val="none" w:sz="0" w:space="0" w:color="auto"/>
      </w:divBdr>
    </w:div>
    <w:div w:id="272321894">
      <w:marLeft w:val="640"/>
      <w:marRight w:val="0"/>
      <w:marTop w:val="0"/>
      <w:marBottom w:val="0"/>
      <w:divBdr>
        <w:top w:val="none" w:sz="0" w:space="0" w:color="auto"/>
        <w:left w:val="none" w:sz="0" w:space="0" w:color="auto"/>
        <w:bottom w:val="none" w:sz="0" w:space="0" w:color="auto"/>
        <w:right w:val="none" w:sz="0" w:space="0" w:color="auto"/>
      </w:divBdr>
    </w:div>
    <w:div w:id="272328899">
      <w:marLeft w:val="640"/>
      <w:marRight w:val="0"/>
      <w:marTop w:val="0"/>
      <w:marBottom w:val="0"/>
      <w:divBdr>
        <w:top w:val="none" w:sz="0" w:space="0" w:color="auto"/>
        <w:left w:val="none" w:sz="0" w:space="0" w:color="auto"/>
        <w:bottom w:val="none" w:sz="0" w:space="0" w:color="auto"/>
        <w:right w:val="none" w:sz="0" w:space="0" w:color="auto"/>
      </w:divBdr>
    </w:div>
    <w:div w:id="272444143">
      <w:marLeft w:val="640"/>
      <w:marRight w:val="0"/>
      <w:marTop w:val="0"/>
      <w:marBottom w:val="0"/>
      <w:divBdr>
        <w:top w:val="none" w:sz="0" w:space="0" w:color="auto"/>
        <w:left w:val="none" w:sz="0" w:space="0" w:color="auto"/>
        <w:bottom w:val="none" w:sz="0" w:space="0" w:color="auto"/>
        <w:right w:val="none" w:sz="0" w:space="0" w:color="auto"/>
      </w:divBdr>
    </w:div>
    <w:div w:id="272447138">
      <w:marLeft w:val="640"/>
      <w:marRight w:val="0"/>
      <w:marTop w:val="0"/>
      <w:marBottom w:val="0"/>
      <w:divBdr>
        <w:top w:val="none" w:sz="0" w:space="0" w:color="auto"/>
        <w:left w:val="none" w:sz="0" w:space="0" w:color="auto"/>
        <w:bottom w:val="none" w:sz="0" w:space="0" w:color="auto"/>
        <w:right w:val="none" w:sz="0" w:space="0" w:color="auto"/>
      </w:divBdr>
    </w:div>
    <w:div w:id="272516904">
      <w:marLeft w:val="640"/>
      <w:marRight w:val="0"/>
      <w:marTop w:val="0"/>
      <w:marBottom w:val="0"/>
      <w:divBdr>
        <w:top w:val="none" w:sz="0" w:space="0" w:color="auto"/>
        <w:left w:val="none" w:sz="0" w:space="0" w:color="auto"/>
        <w:bottom w:val="none" w:sz="0" w:space="0" w:color="auto"/>
        <w:right w:val="none" w:sz="0" w:space="0" w:color="auto"/>
      </w:divBdr>
    </w:div>
    <w:div w:id="272522760">
      <w:marLeft w:val="640"/>
      <w:marRight w:val="0"/>
      <w:marTop w:val="0"/>
      <w:marBottom w:val="0"/>
      <w:divBdr>
        <w:top w:val="none" w:sz="0" w:space="0" w:color="auto"/>
        <w:left w:val="none" w:sz="0" w:space="0" w:color="auto"/>
        <w:bottom w:val="none" w:sz="0" w:space="0" w:color="auto"/>
        <w:right w:val="none" w:sz="0" w:space="0" w:color="auto"/>
      </w:divBdr>
    </w:div>
    <w:div w:id="272592158">
      <w:marLeft w:val="640"/>
      <w:marRight w:val="0"/>
      <w:marTop w:val="0"/>
      <w:marBottom w:val="0"/>
      <w:divBdr>
        <w:top w:val="none" w:sz="0" w:space="0" w:color="auto"/>
        <w:left w:val="none" w:sz="0" w:space="0" w:color="auto"/>
        <w:bottom w:val="none" w:sz="0" w:space="0" w:color="auto"/>
        <w:right w:val="none" w:sz="0" w:space="0" w:color="auto"/>
      </w:divBdr>
    </w:div>
    <w:div w:id="272593640">
      <w:marLeft w:val="640"/>
      <w:marRight w:val="0"/>
      <w:marTop w:val="0"/>
      <w:marBottom w:val="0"/>
      <w:divBdr>
        <w:top w:val="none" w:sz="0" w:space="0" w:color="auto"/>
        <w:left w:val="none" w:sz="0" w:space="0" w:color="auto"/>
        <w:bottom w:val="none" w:sz="0" w:space="0" w:color="auto"/>
        <w:right w:val="none" w:sz="0" w:space="0" w:color="auto"/>
      </w:divBdr>
    </w:div>
    <w:div w:id="272595383">
      <w:marLeft w:val="640"/>
      <w:marRight w:val="0"/>
      <w:marTop w:val="0"/>
      <w:marBottom w:val="0"/>
      <w:divBdr>
        <w:top w:val="none" w:sz="0" w:space="0" w:color="auto"/>
        <w:left w:val="none" w:sz="0" w:space="0" w:color="auto"/>
        <w:bottom w:val="none" w:sz="0" w:space="0" w:color="auto"/>
        <w:right w:val="none" w:sz="0" w:space="0" w:color="auto"/>
      </w:divBdr>
    </w:div>
    <w:div w:id="272638951">
      <w:marLeft w:val="640"/>
      <w:marRight w:val="0"/>
      <w:marTop w:val="0"/>
      <w:marBottom w:val="0"/>
      <w:divBdr>
        <w:top w:val="none" w:sz="0" w:space="0" w:color="auto"/>
        <w:left w:val="none" w:sz="0" w:space="0" w:color="auto"/>
        <w:bottom w:val="none" w:sz="0" w:space="0" w:color="auto"/>
        <w:right w:val="none" w:sz="0" w:space="0" w:color="auto"/>
      </w:divBdr>
    </w:div>
    <w:div w:id="272711913">
      <w:marLeft w:val="640"/>
      <w:marRight w:val="0"/>
      <w:marTop w:val="0"/>
      <w:marBottom w:val="0"/>
      <w:divBdr>
        <w:top w:val="none" w:sz="0" w:space="0" w:color="auto"/>
        <w:left w:val="none" w:sz="0" w:space="0" w:color="auto"/>
        <w:bottom w:val="none" w:sz="0" w:space="0" w:color="auto"/>
        <w:right w:val="none" w:sz="0" w:space="0" w:color="auto"/>
      </w:divBdr>
    </w:div>
    <w:div w:id="272826560">
      <w:marLeft w:val="640"/>
      <w:marRight w:val="0"/>
      <w:marTop w:val="0"/>
      <w:marBottom w:val="0"/>
      <w:divBdr>
        <w:top w:val="none" w:sz="0" w:space="0" w:color="auto"/>
        <w:left w:val="none" w:sz="0" w:space="0" w:color="auto"/>
        <w:bottom w:val="none" w:sz="0" w:space="0" w:color="auto"/>
        <w:right w:val="none" w:sz="0" w:space="0" w:color="auto"/>
      </w:divBdr>
    </w:div>
    <w:div w:id="272828173">
      <w:marLeft w:val="640"/>
      <w:marRight w:val="0"/>
      <w:marTop w:val="0"/>
      <w:marBottom w:val="0"/>
      <w:divBdr>
        <w:top w:val="none" w:sz="0" w:space="0" w:color="auto"/>
        <w:left w:val="none" w:sz="0" w:space="0" w:color="auto"/>
        <w:bottom w:val="none" w:sz="0" w:space="0" w:color="auto"/>
        <w:right w:val="none" w:sz="0" w:space="0" w:color="auto"/>
      </w:divBdr>
    </w:div>
    <w:div w:id="272832038">
      <w:marLeft w:val="640"/>
      <w:marRight w:val="0"/>
      <w:marTop w:val="0"/>
      <w:marBottom w:val="0"/>
      <w:divBdr>
        <w:top w:val="none" w:sz="0" w:space="0" w:color="auto"/>
        <w:left w:val="none" w:sz="0" w:space="0" w:color="auto"/>
        <w:bottom w:val="none" w:sz="0" w:space="0" w:color="auto"/>
        <w:right w:val="none" w:sz="0" w:space="0" w:color="auto"/>
      </w:divBdr>
    </w:div>
    <w:div w:id="273173268">
      <w:marLeft w:val="640"/>
      <w:marRight w:val="0"/>
      <w:marTop w:val="0"/>
      <w:marBottom w:val="0"/>
      <w:divBdr>
        <w:top w:val="none" w:sz="0" w:space="0" w:color="auto"/>
        <w:left w:val="none" w:sz="0" w:space="0" w:color="auto"/>
        <w:bottom w:val="none" w:sz="0" w:space="0" w:color="auto"/>
        <w:right w:val="none" w:sz="0" w:space="0" w:color="auto"/>
      </w:divBdr>
    </w:div>
    <w:div w:id="273173646">
      <w:marLeft w:val="640"/>
      <w:marRight w:val="0"/>
      <w:marTop w:val="0"/>
      <w:marBottom w:val="0"/>
      <w:divBdr>
        <w:top w:val="none" w:sz="0" w:space="0" w:color="auto"/>
        <w:left w:val="none" w:sz="0" w:space="0" w:color="auto"/>
        <w:bottom w:val="none" w:sz="0" w:space="0" w:color="auto"/>
        <w:right w:val="none" w:sz="0" w:space="0" w:color="auto"/>
      </w:divBdr>
    </w:div>
    <w:div w:id="273252054">
      <w:marLeft w:val="640"/>
      <w:marRight w:val="0"/>
      <w:marTop w:val="0"/>
      <w:marBottom w:val="0"/>
      <w:divBdr>
        <w:top w:val="none" w:sz="0" w:space="0" w:color="auto"/>
        <w:left w:val="none" w:sz="0" w:space="0" w:color="auto"/>
        <w:bottom w:val="none" w:sz="0" w:space="0" w:color="auto"/>
        <w:right w:val="none" w:sz="0" w:space="0" w:color="auto"/>
      </w:divBdr>
    </w:div>
    <w:div w:id="273291840">
      <w:marLeft w:val="640"/>
      <w:marRight w:val="0"/>
      <w:marTop w:val="0"/>
      <w:marBottom w:val="0"/>
      <w:divBdr>
        <w:top w:val="none" w:sz="0" w:space="0" w:color="auto"/>
        <w:left w:val="none" w:sz="0" w:space="0" w:color="auto"/>
        <w:bottom w:val="none" w:sz="0" w:space="0" w:color="auto"/>
        <w:right w:val="none" w:sz="0" w:space="0" w:color="auto"/>
      </w:divBdr>
    </w:div>
    <w:div w:id="273292001">
      <w:marLeft w:val="640"/>
      <w:marRight w:val="0"/>
      <w:marTop w:val="0"/>
      <w:marBottom w:val="0"/>
      <w:divBdr>
        <w:top w:val="none" w:sz="0" w:space="0" w:color="auto"/>
        <w:left w:val="none" w:sz="0" w:space="0" w:color="auto"/>
        <w:bottom w:val="none" w:sz="0" w:space="0" w:color="auto"/>
        <w:right w:val="none" w:sz="0" w:space="0" w:color="auto"/>
      </w:divBdr>
    </w:div>
    <w:div w:id="273367353">
      <w:marLeft w:val="640"/>
      <w:marRight w:val="0"/>
      <w:marTop w:val="0"/>
      <w:marBottom w:val="0"/>
      <w:divBdr>
        <w:top w:val="none" w:sz="0" w:space="0" w:color="auto"/>
        <w:left w:val="none" w:sz="0" w:space="0" w:color="auto"/>
        <w:bottom w:val="none" w:sz="0" w:space="0" w:color="auto"/>
        <w:right w:val="none" w:sz="0" w:space="0" w:color="auto"/>
      </w:divBdr>
    </w:div>
    <w:div w:id="273440818">
      <w:marLeft w:val="640"/>
      <w:marRight w:val="0"/>
      <w:marTop w:val="0"/>
      <w:marBottom w:val="0"/>
      <w:divBdr>
        <w:top w:val="none" w:sz="0" w:space="0" w:color="auto"/>
        <w:left w:val="none" w:sz="0" w:space="0" w:color="auto"/>
        <w:bottom w:val="none" w:sz="0" w:space="0" w:color="auto"/>
        <w:right w:val="none" w:sz="0" w:space="0" w:color="auto"/>
      </w:divBdr>
    </w:div>
    <w:div w:id="273558332">
      <w:marLeft w:val="640"/>
      <w:marRight w:val="0"/>
      <w:marTop w:val="0"/>
      <w:marBottom w:val="0"/>
      <w:divBdr>
        <w:top w:val="none" w:sz="0" w:space="0" w:color="auto"/>
        <w:left w:val="none" w:sz="0" w:space="0" w:color="auto"/>
        <w:bottom w:val="none" w:sz="0" w:space="0" w:color="auto"/>
        <w:right w:val="none" w:sz="0" w:space="0" w:color="auto"/>
      </w:divBdr>
    </w:div>
    <w:div w:id="273638937">
      <w:marLeft w:val="640"/>
      <w:marRight w:val="0"/>
      <w:marTop w:val="0"/>
      <w:marBottom w:val="0"/>
      <w:divBdr>
        <w:top w:val="none" w:sz="0" w:space="0" w:color="auto"/>
        <w:left w:val="none" w:sz="0" w:space="0" w:color="auto"/>
        <w:bottom w:val="none" w:sz="0" w:space="0" w:color="auto"/>
        <w:right w:val="none" w:sz="0" w:space="0" w:color="auto"/>
      </w:divBdr>
    </w:div>
    <w:div w:id="273678818">
      <w:marLeft w:val="640"/>
      <w:marRight w:val="0"/>
      <w:marTop w:val="0"/>
      <w:marBottom w:val="0"/>
      <w:divBdr>
        <w:top w:val="none" w:sz="0" w:space="0" w:color="auto"/>
        <w:left w:val="none" w:sz="0" w:space="0" w:color="auto"/>
        <w:bottom w:val="none" w:sz="0" w:space="0" w:color="auto"/>
        <w:right w:val="none" w:sz="0" w:space="0" w:color="auto"/>
      </w:divBdr>
    </w:div>
    <w:div w:id="273710194">
      <w:marLeft w:val="640"/>
      <w:marRight w:val="0"/>
      <w:marTop w:val="0"/>
      <w:marBottom w:val="0"/>
      <w:divBdr>
        <w:top w:val="none" w:sz="0" w:space="0" w:color="auto"/>
        <w:left w:val="none" w:sz="0" w:space="0" w:color="auto"/>
        <w:bottom w:val="none" w:sz="0" w:space="0" w:color="auto"/>
        <w:right w:val="none" w:sz="0" w:space="0" w:color="auto"/>
      </w:divBdr>
    </w:div>
    <w:div w:id="273748859">
      <w:marLeft w:val="640"/>
      <w:marRight w:val="0"/>
      <w:marTop w:val="0"/>
      <w:marBottom w:val="0"/>
      <w:divBdr>
        <w:top w:val="none" w:sz="0" w:space="0" w:color="auto"/>
        <w:left w:val="none" w:sz="0" w:space="0" w:color="auto"/>
        <w:bottom w:val="none" w:sz="0" w:space="0" w:color="auto"/>
        <w:right w:val="none" w:sz="0" w:space="0" w:color="auto"/>
      </w:divBdr>
    </w:div>
    <w:div w:id="273749044">
      <w:marLeft w:val="640"/>
      <w:marRight w:val="0"/>
      <w:marTop w:val="0"/>
      <w:marBottom w:val="0"/>
      <w:divBdr>
        <w:top w:val="none" w:sz="0" w:space="0" w:color="auto"/>
        <w:left w:val="none" w:sz="0" w:space="0" w:color="auto"/>
        <w:bottom w:val="none" w:sz="0" w:space="0" w:color="auto"/>
        <w:right w:val="none" w:sz="0" w:space="0" w:color="auto"/>
      </w:divBdr>
    </w:div>
    <w:div w:id="273753370">
      <w:marLeft w:val="640"/>
      <w:marRight w:val="0"/>
      <w:marTop w:val="0"/>
      <w:marBottom w:val="0"/>
      <w:divBdr>
        <w:top w:val="none" w:sz="0" w:space="0" w:color="auto"/>
        <w:left w:val="none" w:sz="0" w:space="0" w:color="auto"/>
        <w:bottom w:val="none" w:sz="0" w:space="0" w:color="auto"/>
        <w:right w:val="none" w:sz="0" w:space="0" w:color="auto"/>
      </w:divBdr>
    </w:div>
    <w:div w:id="273828576">
      <w:marLeft w:val="640"/>
      <w:marRight w:val="0"/>
      <w:marTop w:val="0"/>
      <w:marBottom w:val="0"/>
      <w:divBdr>
        <w:top w:val="none" w:sz="0" w:space="0" w:color="auto"/>
        <w:left w:val="none" w:sz="0" w:space="0" w:color="auto"/>
        <w:bottom w:val="none" w:sz="0" w:space="0" w:color="auto"/>
        <w:right w:val="none" w:sz="0" w:space="0" w:color="auto"/>
      </w:divBdr>
    </w:div>
    <w:div w:id="273830195">
      <w:marLeft w:val="640"/>
      <w:marRight w:val="0"/>
      <w:marTop w:val="0"/>
      <w:marBottom w:val="0"/>
      <w:divBdr>
        <w:top w:val="none" w:sz="0" w:space="0" w:color="auto"/>
        <w:left w:val="none" w:sz="0" w:space="0" w:color="auto"/>
        <w:bottom w:val="none" w:sz="0" w:space="0" w:color="auto"/>
        <w:right w:val="none" w:sz="0" w:space="0" w:color="auto"/>
      </w:divBdr>
    </w:div>
    <w:div w:id="273833406">
      <w:marLeft w:val="640"/>
      <w:marRight w:val="0"/>
      <w:marTop w:val="0"/>
      <w:marBottom w:val="0"/>
      <w:divBdr>
        <w:top w:val="none" w:sz="0" w:space="0" w:color="auto"/>
        <w:left w:val="none" w:sz="0" w:space="0" w:color="auto"/>
        <w:bottom w:val="none" w:sz="0" w:space="0" w:color="auto"/>
        <w:right w:val="none" w:sz="0" w:space="0" w:color="auto"/>
      </w:divBdr>
    </w:div>
    <w:div w:id="273899889">
      <w:marLeft w:val="640"/>
      <w:marRight w:val="0"/>
      <w:marTop w:val="0"/>
      <w:marBottom w:val="0"/>
      <w:divBdr>
        <w:top w:val="none" w:sz="0" w:space="0" w:color="auto"/>
        <w:left w:val="none" w:sz="0" w:space="0" w:color="auto"/>
        <w:bottom w:val="none" w:sz="0" w:space="0" w:color="auto"/>
        <w:right w:val="none" w:sz="0" w:space="0" w:color="auto"/>
      </w:divBdr>
    </w:div>
    <w:div w:id="273903494">
      <w:marLeft w:val="640"/>
      <w:marRight w:val="0"/>
      <w:marTop w:val="0"/>
      <w:marBottom w:val="0"/>
      <w:divBdr>
        <w:top w:val="none" w:sz="0" w:space="0" w:color="auto"/>
        <w:left w:val="none" w:sz="0" w:space="0" w:color="auto"/>
        <w:bottom w:val="none" w:sz="0" w:space="0" w:color="auto"/>
        <w:right w:val="none" w:sz="0" w:space="0" w:color="auto"/>
      </w:divBdr>
    </w:div>
    <w:div w:id="273948974">
      <w:marLeft w:val="640"/>
      <w:marRight w:val="0"/>
      <w:marTop w:val="0"/>
      <w:marBottom w:val="0"/>
      <w:divBdr>
        <w:top w:val="none" w:sz="0" w:space="0" w:color="auto"/>
        <w:left w:val="none" w:sz="0" w:space="0" w:color="auto"/>
        <w:bottom w:val="none" w:sz="0" w:space="0" w:color="auto"/>
        <w:right w:val="none" w:sz="0" w:space="0" w:color="auto"/>
      </w:divBdr>
    </w:div>
    <w:div w:id="273950250">
      <w:marLeft w:val="640"/>
      <w:marRight w:val="0"/>
      <w:marTop w:val="0"/>
      <w:marBottom w:val="0"/>
      <w:divBdr>
        <w:top w:val="none" w:sz="0" w:space="0" w:color="auto"/>
        <w:left w:val="none" w:sz="0" w:space="0" w:color="auto"/>
        <w:bottom w:val="none" w:sz="0" w:space="0" w:color="auto"/>
        <w:right w:val="none" w:sz="0" w:space="0" w:color="auto"/>
      </w:divBdr>
    </w:div>
    <w:div w:id="274025845">
      <w:marLeft w:val="640"/>
      <w:marRight w:val="0"/>
      <w:marTop w:val="0"/>
      <w:marBottom w:val="0"/>
      <w:divBdr>
        <w:top w:val="none" w:sz="0" w:space="0" w:color="auto"/>
        <w:left w:val="none" w:sz="0" w:space="0" w:color="auto"/>
        <w:bottom w:val="none" w:sz="0" w:space="0" w:color="auto"/>
        <w:right w:val="none" w:sz="0" w:space="0" w:color="auto"/>
      </w:divBdr>
    </w:div>
    <w:div w:id="274218621">
      <w:marLeft w:val="640"/>
      <w:marRight w:val="0"/>
      <w:marTop w:val="0"/>
      <w:marBottom w:val="0"/>
      <w:divBdr>
        <w:top w:val="none" w:sz="0" w:space="0" w:color="auto"/>
        <w:left w:val="none" w:sz="0" w:space="0" w:color="auto"/>
        <w:bottom w:val="none" w:sz="0" w:space="0" w:color="auto"/>
        <w:right w:val="none" w:sz="0" w:space="0" w:color="auto"/>
      </w:divBdr>
    </w:div>
    <w:div w:id="274290067">
      <w:marLeft w:val="640"/>
      <w:marRight w:val="0"/>
      <w:marTop w:val="0"/>
      <w:marBottom w:val="0"/>
      <w:divBdr>
        <w:top w:val="none" w:sz="0" w:space="0" w:color="auto"/>
        <w:left w:val="none" w:sz="0" w:space="0" w:color="auto"/>
        <w:bottom w:val="none" w:sz="0" w:space="0" w:color="auto"/>
        <w:right w:val="none" w:sz="0" w:space="0" w:color="auto"/>
      </w:divBdr>
    </w:div>
    <w:div w:id="274292158">
      <w:marLeft w:val="640"/>
      <w:marRight w:val="0"/>
      <w:marTop w:val="0"/>
      <w:marBottom w:val="0"/>
      <w:divBdr>
        <w:top w:val="none" w:sz="0" w:space="0" w:color="auto"/>
        <w:left w:val="none" w:sz="0" w:space="0" w:color="auto"/>
        <w:bottom w:val="none" w:sz="0" w:space="0" w:color="auto"/>
        <w:right w:val="none" w:sz="0" w:space="0" w:color="auto"/>
      </w:divBdr>
    </w:div>
    <w:div w:id="274335719">
      <w:bodyDiv w:val="1"/>
      <w:marLeft w:val="0"/>
      <w:marRight w:val="0"/>
      <w:marTop w:val="0"/>
      <w:marBottom w:val="0"/>
      <w:divBdr>
        <w:top w:val="none" w:sz="0" w:space="0" w:color="auto"/>
        <w:left w:val="none" w:sz="0" w:space="0" w:color="auto"/>
        <w:bottom w:val="none" w:sz="0" w:space="0" w:color="auto"/>
        <w:right w:val="none" w:sz="0" w:space="0" w:color="auto"/>
      </w:divBdr>
    </w:div>
    <w:div w:id="274361741">
      <w:marLeft w:val="640"/>
      <w:marRight w:val="0"/>
      <w:marTop w:val="0"/>
      <w:marBottom w:val="0"/>
      <w:divBdr>
        <w:top w:val="none" w:sz="0" w:space="0" w:color="auto"/>
        <w:left w:val="none" w:sz="0" w:space="0" w:color="auto"/>
        <w:bottom w:val="none" w:sz="0" w:space="0" w:color="auto"/>
        <w:right w:val="none" w:sz="0" w:space="0" w:color="auto"/>
      </w:divBdr>
    </w:div>
    <w:div w:id="274366252">
      <w:marLeft w:val="640"/>
      <w:marRight w:val="0"/>
      <w:marTop w:val="0"/>
      <w:marBottom w:val="0"/>
      <w:divBdr>
        <w:top w:val="none" w:sz="0" w:space="0" w:color="auto"/>
        <w:left w:val="none" w:sz="0" w:space="0" w:color="auto"/>
        <w:bottom w:val="none" w:sz="0" w:space="0" w:color="auto"/>
        <w:right w:val="none" w:sz="0" w:space="0" w:color="auto"/>
      </w:divBdr>
    </w:div>
    <w:div w:id="274405005">
      <w:marLeft w:val="640"/>
      <w:marRight w:val="0"/>
      <w:marTop w:val="0"/>
      <w:marBottom w:val="0"/>
      <w:divBdr>
        <w:top w:val="none" w:sz="0" w:space="0" w:color="auto"/>
        <w:left w:val="none" w:sz="0" w:space="0" w:color="auto"/>
        <w:bottom w:val="none" w:sz="0" w:space="0" w:color="auto"/>
        <w:right w:val="none" w:sz="0" w:space="0" w:color="auto"/>
      </w:divBdr>
    </w:div>
    <w:div w:id="274405505">
      <w:marLeft w:val="640"/>
      <w:marRight w:val="0"/>
      <w:marTop w:val="0"/>
      <w:marBottom w:val="0"/>
      <w:divBdr>
        <w:top w:val="none" w:sz="0" w:space="0" w:color="auto"/>
        <w:left w:val="none" w:sz="0" w:space="0" w:color="auto"/>
        <w:bottom w:val="none" w:sz="0" w:space="0" w:color="auto"/>
        <w:right w:val="none" w:sz="0" w:space="0" w:color="auto"/>
      </w:divBdr>
    </w:div>
    <w:div w:id="274406884">
      <w:marLeft w:val="640"/>
      <w:marRight w:val="0"/>
      <w:marTop w:val="0"/>
      <w:marBottom w:val="0"/>
      <w:divBdr>
        <w:top w:val="none" w:sz="0" w:space="0" w:color="auto"/>
        <w:left w:val="none" w:sz="0" w:space="0" w:color="auto"/>
        <w:bottom w:val="none" w:sz="0" w:space="0" w:color="auto"/>
        <w:right w:val="none" w:sz="0" w:space="0" w:color="auto"/>
      </w:divBdr>
    </w:div>
    <w:div w:id="274486191">
      <w:marLeft w:val="640"/>
      <w:marRight w:val="0"/>
      <w:marTop w:val="0"/>
      <w:marBottom w:val="0"/>
      <w:divBdr>
        <w:top w:val="none" w:sz="0" w:space="0" w:color="auto"/>
        <w:left w:val="none" w:sz="0" w:space="0" w:color="auto"/>
        <w:bottom w:val="none" w:sz="0" w:space="0" w:color="auto"/>
        <w:right w:val="none" w:sz="0" w:space="0" w:color="auto"/>
      </w:divBdr>
    </w:div>
    <w:div w:id="274531836">
      <w:bodyDiv w:val="1"/>
      <w:marLeft w:val="0"/>
      <w:marRight w:val="0"/>
      <w:marTop w:val="0"/>
      <w:marBottom w:val="0"/>
      <w:divBdr>
        <w:top w:val="none" w:sz="0" w:space="0" w:color="auto"/>
        <w:left w:val="none" w:sz="0" w:space="0" w:color="auto"/>
        <w:bottom w:val="none" w:sz="0" w:space="0" w:color="auto"/>
        <w:right w:val="none" w:sz="0" w:space="0" w:color="auto"/>
      </w:divBdr>
    </w:div>
    <w:div w:id="274562955">
      <w:marLeft w:val="640"/>
      <w:marRight w:val="0"/>
      <w:marTop w:val="0"/>
      <w:marBottom w:val="0"/>
      <w:divBdr>
        <w:top w:val="none" w:sz="0" w:space="0" w:color="auto"/>
        <w:left w:val="none" w:sz="0" w:space="0" w:color="auto"/>
        <w:bottom w:val="none" w:sz="0" w:space="0" w:color="auto"/>
        <w:right w:val="none" w:sz="0" w:space="0" w:color="auto"/>
      </w:divBdr>
    </w:div>
    <w:div w:id="274606836">
      <w:marLeft w:val="640"/>
      <w:marRight w:val="0"/>
      <w:marTop w:val="0"/>
      <w:marBottom w:val="0"/>
      <w:divBdr>
        <w:top w:val="none" w:sz="0" w:space="0" w:color="auto"/>
        <w:left w:val="none" w:sz="0" w:space="0" w:color="auto"/>
        <w:bottom w:val="none" w:sz="0" w:space="0" w:color="auto"/>
        <w:right w:val="none" w:sz="0" w:space="0" w:color="auto"/>
      </w:divBdr>
    </w:div>
    <w:div w:id="274750529">
      <w:marLeft w:val="640"/>
      <w:marRight w:val="0"/>
      <w:marTop w:val="0"/>
      <w:marBottom w:val="0"/>
      <w:divBdr>
        <w:top w:val="none" w:sz="0" w:space="0" w:color="auto"/>
        <w:left w:val="none" w:sz="0" w:space="0" w:color="auto"/>
        <w:bottom w:val="none" w:sz="0" w:space="0" w:color="auto"/>
        <w:right w:val="none" w:sz="0" w:space="0" w:color="auto"/>
      </w:divBdr>
    </w:div>
    <w:div w:id="274794951">
      <w:marLeft w:val="640"/>
      <w:marRight w:val="0"/>
      <w:marTop w:val="0"/>
      <w:marBottom w:val="0"/>
      <w:divBdr>
        <w:top w:val="none" w:sz="0" w:space="0" w:color="auto"/>
        <w:left w:val="none" w:sz="0" w:space="0" w:color="auto"/>
        <w:bottom w:val="none" w:sz="0" w:space="0" w:color="auto"/>
        <w:right w:val="none" w:sz="0" w:space="0" w:color="auto"/>
      </w:divBdr>
    </w:div>
    <w:div w:id="274796037">
      <w:marLeft w:val="640"/>
      <w:marRight w:val="0"/>
      <w:marTop w:val="0"/>
      <w:marBottom w:val="0"/>
      <w:divBdr>
        <w:top w:val="none" w:sz="0" w:space="0" w:color="auto"/>
        <w:left w:val="none" w:sz="0" w:space="0" w:color="auto"/>
        <w:bottom w:val="none" w:sz="0" w:space="0" w:color="auto"/>
        <w:right w:val="none" w:sz="0" w:space="0" w:color="auto"/>
      </w:divBdr>
    </w:div>
    <w:div w:id="274799746">
      <w:marLeft w:val="640"/>
      <w:marRight w:val="0"/>
      <w:marTop w:val="0"/>
      <w:marBottom w:val="0"/>
      <w:divBdr>
        <w:top w:val="none" w:sz="0" w:space="0" w:color="auto"/>
        <w:left w:val="none" w:sz="0" w:space="0" w:color="auto"/>
        <w:bottom w:val="none" w:sz="0" w:space="0" w:color="auto"/>
        <w:right w:val="none" w:sz="0" w:space="0" w:color="auto"/>
      </w:divBdr>
    </w:div>
    <w:div w:id="274943147">
      <w:marLeft w:val="640"/>
      <w:marRight w:val="0"/>
      <w:marTop w:val="0"/>
      <w:marBottom w:val="0"/>
      <w:divBdr>
        <w:top w:val="none" w:sz="0" w:space="0" w:color="auto"/>
        <w:left w:val="none" w:sz="0" w:space="0" w:color="auto"/>
        <w:bottom w:val="none" w:sz="0" w:space="0" w:color="auto"/>
        <w:right w:val="none" w:sz="0" w:space="0" w:color="auto"/>
      </w:divBdr>
    </w:div>
    <w:div w:id="274944064">
      <w:marLeft w:val="640"/>
      <w:marRight w:val="0"/>
      <w:marTop w:val="0"/>
      <w:marBottom w:val="0"/>
      <w:divBdr>
        <w:top w:val="none" w:sz="0" w:space="0" w:color="auto"/>
        <w:left w:val="none" w:sz="0" w:space="0" w:color="auto"/>
        <w:bottom w:val="none" w:sz="0" w:space="0" w:color="auto"/>
        <w:right w:val="none" w:sz="0" w:space="0" w:color="auto"/>
      </w:divBdr>
    </w:div>
    <w:div w:id="274949747">
      <w:marLeft w:val="640"/>
      <w:marRight w:val="0"/>
      <w:marTop w:val="0"/>
      <w:marBottom w:val="0"/>
      <w:divBdr>
        <w:top w:val="none" w:sz="0" w:space="0" w:color="auto"/>
        <w:left w:val="none" w:sz="0" w:space="0" w:color="auto"/>
        <w:bottom w:val="none" w:sz="0" w:space="0" w:color="auto"/>
        <w:right w:val="none" w:sz="0" w:space="0" w:color="auto"/>
      </w:divBdr>
    </w:div>
    <w:div w:id="274990173">
      <w:marLeft w:val="640"/>
      <w:marRight w:val="0"/>
      <w:marTop w:val="0"/>
      <w:marBottom w:val="0"/>
      <w:divBdr>
        <w:top w:val="none" w:sz="0" w:space="0" w:color="auto"/>
        <w:left w:val="none" w:sz="0" w:space="0" w:color="auto"/>
        <w:bottom w:val="none" w:sz="0" w:space="0" w:color="auto"/>
        <w:right w:val="none" w:sz="0" w:space="0" w:color="auto"/>
      </w:divBdr>
    </w:div>
    <w:div w:id="274991635">
      <w:marLeft w:val="640"/>
      <w:marRight w:val="0"/>
      <w:marTop w:val="0"/>
      <w:marBottom w:val="0"/>
      <w:divBdr>
        <w:top w:val="none" w:sz="0" w:space="0" w:color="auto"/>
        <w:left w:val="none" w:sz="0" w:space="0" w:color="auto"/>
        <w:bottom w:val="none" w:sz="0" w:space="0" w:color="auto"/>
        <w:right w:val="none" w:sz="0" w:space="0" w:color="auto"/>
      </w:divBdr>
    </w:div>
    <w:div w:id="275066210">
      <w:marLeft w:val="640"/>
      <w:marRight w:val="0"/>
      <w:marTop w:val="0"/>
      <w:marBottom w:val="0"/>
      <w:divBdr>
        <w:top w:val="none" w:sz="0" w:space="0" w:color="auto"/>
        <w:left w:val="none" w:sz="0" w:space="0" w:color="auto"/>
        <w:bottom w:val="none" w:sz="0" w:space="0" w:color="auto"/>
        <w:right w:val="none" w:sz="0" w:space="0" w:color="auto"/>
      </w:divBdr>
    </w:div>
    <w:div w:id="275335813">
      <w:marLeft w:val="640"/>
      <w:marRight w:val="0"/>
      <w:marTop w:val="0"/>
      <w:marBottom w:val="0"/>
      <w:divBdr>
        <w:top w:val="none" w:sz="0" w:space="0" w:color="auto"/>
        <w:left w:val="none" w:sz="0" w:space="0" w:color="auto"/>
        <w:bottom w:val="none" w:sz="0" w:space="0" w:color="auto"/>
        <w:right w:val="none" w:sz="0" w:space="0" w:color="auto"/>
      </w:divBdr>
    </w:div>
    <w:div w:id="275480430">
      <w:marLeft w:val="640"/>
      <w:marRight w:val="0"/>
      <w:marTop w:val="0"/>
      <w:marBottom w:val="0"/>
      <w:divBdr>
        <w:top w:val="none" w:sz="0" w:space="0" w:color="auto"/>
        <w:left w:val="none" w:sz="0" w:space="0" w:color="auto"/>
        <w:bottom w:val="none" w:sz="0" w:space="0" w:color="auto"/>
        <w:right w:val="none" w:sz="0" w:space="0" w:color="auto"/>
      </w:divBdr>
    </w:div>
    <w:div w:id="275528132">
      <w:marLeft w:val="640"/>
      <w:marRight w:val="0"/>
      <w:marTop w:val="0"/>
      <w:marBottom w:val="0"/>
      <w:divBdr>
        <w:top w:val="none" w:sz="0" w:space="0" w:color="auto"/>
        <w:left w:val="none" w:sz="0" w:space="0" w:color="auto"/>
        <w:bottom w:val="none" w:sz="0" w:space="0" w:color="auto"/>
        <w:right w:val="none" w:sz="0" w:space="0" w:color="auto"/>
      </w:divBdr>
    </w:div>
    <w:div w:id="275798958">
      <w:marLeft w:val="640"/>
      <w:marRight w:val="0"/>
      <w:marTop w:val="0"/>
      <w:marBottom w:val="0"/>
      <w:divBdr>
        <w:top w:val="none" w:sz="0" w:space="0" w:color="auto"/>
        <w:left w:val="none" w:sz="0" w:space="0" w:color="auto"/>
        <w:bottom w:val="none" w:sz="0" w:space="0" w:color="auto"/>
        <w:right w:val="none" w:sz="0" w:space="0" w:color="auto"/>
      </w:divBdr>
    </w:div>
    <w:div w:id="275872750">
      <w:marLeft w:val="640"/>
      <w:marRight w:val="0"/>
      <w:marTop w:val="0"/>
      <w:marBottom w:val="0"/>
      <w:divBdr>
        <w:top w:val="none" w:sz="0" w:space="0" w:color="auto"/>
        <w:left w:val="none" w:sz="0" w:space="0" w:color="auto"/>
        <w:bottom w:val="none" w:sz="0" w:space="0" w:color="auto"/>
        <w:right w:val="none" w:sz="0" w:space="0" w:color="auto"/>
      </w:divBdr>
    </w:div>
    <w:div w:id="275988957">
      <w:marLeft w:val="640"/>
      <w:marRight w:val="0"/>
      <w:marTop w:val="0"/>
      <w:marBottom w:val="0"/>
      <w:divBdr>
        <w:top w:val="none" w:sz="0" w:space="0" w:color="auto"/>
        <w:left w:val="none" w:sz="0" w:space="0" w:color="auto"/>
        <w:bottom w:val="none" w:sz="0" w:space="0" w:color="auto"/>
        <w:right w:val="none" w:sz="0" w:space="0" w:color="auto"/>
      </w:divBdr>
    </w:div>
    <w:div w:id="276063651">
      <w:marLeft w:val="640"/>
      <w:marRight w:val="0"/>
      <w:marTop w:val="0"/>
      <w:marBottom w:val="0"/>
      <w:divBdr>
        <w:top w:val="none" w:sz="0" w:space="0" w:color="auto"/>
        <w:left w:val="none" w:sz="0" w:space="0" w:color="auto"/>
        <w:bottom w:val="none" w:sz="0" w:space="0" w:color="auto"/>
        <w:right w:val="none" w:sz="0" w:space="0" w:color="auto"/>
      </w:divBdr>
    </w:div>
    <w:div w:id="276066202">
      <w:marLeft w:val="640"/>
      <w:marRight w:val="0"/>
      <w:marTop w:val="0"/>
      <w:marBottom w:val="0"/>
      <w:divBdr>
        <w:top w:val="none" w:sz="0" w:space="0" w:color="auto"/>
        <w:left w:val="none" w:sz="0" w:space="0" w:color="auto"/>
        <w:bottom w:val="none" w:sz="0" w:space="0" w:color="auto"/>
        <w:right w:val="none" w:sz="0" w:space="0" w:color="auto"/>
      </w:divBdr>
    </w:div>
    <w:div w:id="276134071">
      <w:marLeft w:val="640"/>
      <w:marRight w:val="0"/>
      <w:marTop w:val="0"/>
      <w:marBottom w:val="0"/>
      <w:divBdr>
        <w:top w:val="none" w:sz="0" w:space="0" w:color="auto"/>
        <w:left w:val="none" w:sz="0" w:space="0" w:color="auto"/>
        <w:bottom w:val="none" w:sz="0" w:space="0" w:color="auto"/>
        <w:right w:val="none" w:sz="0" w:space="0" w:color="auto"/>
      </w:divBdr>
    </w:div>
    <w:div w:id="276261629">
      <w:marLeft w:val="640"/>
      <w:marRight w:val="0"/>
      <w:marTop w:val="0"/>
      <w:marBottom w:val="0"/>
      <w:divBdr>
        <w:top w:val="none" w:sz="0" w:space="0" w:color="auto"/>
        <w:left w:val="none" w:sz="0" w:space="0" w:color="auto"/>
        <w:bottom w:val="none" w:sz="0" w:space="0" w:color="auto"/>
        <w:right w:val="none" w:sz="0" w:space="0" w:color="auto"/>
      </w:divBdr>
    </w:div>
    <w:div w:id="276371511">
      <w:marLeft w:val="480"/>
      <w:marRight w:val="0"/>
      <w:marTop w:val="0"/>
      <w:marBottom w:val="0"/>
      <w:divBdr>
        <w:top w:val="none" w:sz="0" w:space="0" w:color="auto"/>
        <w:left w:val="none" w:sz="0" w:space="0" w:color="auto"/>
        <w:bottom w:val="none" w:sz="0" w:space="0" w:color="auto"/>
        <w:right w:val="none" w:sz="0" w:space="0" w:color="auto"/>
      </w:divBdr>
    </w:div>
    <w:div w:id="276527097">
      <w:marLeft w:val="640"/>
      <w:marRight w:val="0"/>
      <w:marTop w:val="0"/>
      <w:marBottom w:val="0"/>
      <w:divBdr>
        <w:top w:val="none" w:sz="0" w:space="0" w:color="auto"/>
        <w:left w:val="none" w:sz="0" w:space="0" w:color="auto"/>
        <w:bottom w:val="none" w:sz="0" w:space="0" w:color="auto"/>
        <w:right w:val="none" w:sz="0" w:space="0" w:color="auto"/>
      </w:divBdr>
    </w:div>
    <w:div w:id="276568960">
      <w:marLeft w:val="640"/>
      <w:marRight w:val="0"/>
      <w:marTop w:val="0"/>
      <w:marBottom w:val="0"/>
      <w:divBdr>
        <w:top w:val="none" w:sz="0" w:space="0" w:color="auto"/>
        <w:left w:val="none" w:sz="0" w:space="0" w:color="auto"/>
        <w:bottom w:val="none" w:sz="0" w:space="0" w:color="auto"/>
        <w:right w:val="none" w:sz="0" w:space="0" w:color="auto"/>
      </w:divBdr>
    </w:div>
    <w:div w:id="276721809">
      <w:marLeft w:val="640"/>
      <w:marRight w:val="0"/>
      <w:marTop w:val="0"/>
      <w:marBottom w:val="0"/>
      <w:divBdr>
        <w:top w:val="none" w:sz="0" w:space="0" w:color="auto"/>
        <w:left w:val="none" w:sz="0" w:space="0" w:color="auto"/>
        <w:bottom w:val="none" w:sz="0" w:space="0" w:color="auto"/>
        <w:right w:val="none" w:sz="0" w:space="0" w:color="auto"/>
      </w:divBdr>
    </w:div>
    <w:div w:id="276761342">
      <w:marLeft w:val="640"/>
      <w:marRight w:val="0"/>
      <w:marTop w:val="0"/>
      <w:marBottom w:val="0"/>
      <w:divBdr>
        <w:top w:val="none" w:sz="0" w:space="0" w:color="auto"/>
        <w:left w:val="none" w:sz="0" w:space="0" w:color="auto"/>
        <w:bottom w:val="none" w:sz="0" w:space="0" w:color="auto"/>
        <w:right w:val="none" w:sz="0" w:space="0" w:color="auto"/>
      </w:divBdr>
    </w:div>
    <w:div w:id="276839047">
      <w:marLeft w:val="640"/>
      <w:marRight w:val="0"/>
      <w:marTop w:val="0"/>
      <w:marBottom w:val="0"/>
      <w:divBdr>
        <w:top w:val="none" w:sz="0" w:space="0" w:color="auto"/>
        <w:left w:val="none" w:sz="0" w:space="0" w:color="auto"/>
        <w:bottom w:val="none" w:sz="0" w:space="0" w:color="auto"/>
        <w:right w:val="none" w:sz="0" w:space="0" w:color="auto"/>
      </w:divBdr>
    </w:div>
    <w:div w:id="276908802">
      <w:marLeft w:val="640"/>
      <w:marRight w:val="0"/>
      <w:marTop w:val="0"/>
      <w:marBottom w:val="0"/>
      <w:divBdr>
        <w:top w:val="none" w:sz="0" w:space="0" w:color="auto"/>
        <w:left w:val="none" w:sz="0" w:space="0" w:color="auto"/>
        <w:bottom w:val="none" w:sz="0" w:space="0" w:color="auto"/>
        <w:right w:val="none" w:sz="0" w:space="0" w:color="auto"/>
      </w:divBdr>
    </w:div>
    <w:div w:id="276913088">
      <w:bodyDiv w:val="1"/>
      <w:marLeft w:val="0"/>
      <w:marRight w:val="0"/>
      <w:marTop w:val="0"/>
      <w:marBottom w:val="0"/>
      <w:divBdr>
        <w:top w:val="none" w:sz="0" w:space="0" w:color="auto"/>
        <w:left w:val="none" w:sz="0" w:space="0" w:color="auto"/>
        <w:bottom w:val="none" w:sz="0" w:space="0" w:color="auto"/>
        <w:right w:val="none" w:sz="0" w:space="0" w:color="auto"/>
      </w:divBdr>
    </w:div>
    <w:div w:id="276914892">
      <w:marLeft w:val="640"/>
      <w:marRight w:val="0"/>
      <w:marTop w:val="0"/>
      <w:marBottom w:val="0"/>
      <w:divBdr>
        <w:top w:val="none" w:sz="0" w:space="0" w:color="auto"/>
        <w:left w:val="none" w:sz="0" w:space="0" w:color="auto"/>
        <w:bottom w:val="none" w:sz="0" w:space="0" w:color="auto"/>
        <w:right w:val="none" w:sz="0" w:space="0" w:color="auto"/>
      </w:divBdr>
    </w:div>
    <w:div w:id="277181146">
      <w:marLeft w:val="640"/>
      <w:marRight w:val="0"/>
      <w:marTop w:val="0"/>
      <w:marBottom w:val="0"/>
      <w:divBdr>
        <w:top w:val="none" w:sz="0" w:space="0" w:color="auto"/>
        <w:left w:val="none" w:sz="0" w:space="0" w:color="auto"/>
        <w:bottom w:val="none" w:sz="0" w:space="0" w:color="auto"/>
        <w:right w:val="none" w:sz="0" w:space="0" w:color="auto"/>
      </w:divBdr>
    </w:div>
    <w:div w:id="277300815">
      <w:marLeft w:val="640"/>
      <w:marRight w:val="0"/>
      <w:marTop w:val="0"/>
      <w:marBottom w:val="0"/>
      <w:divBdr>
        <w:top w:val="none" w:sz="0" w:space="0" w:color="auto"/>
        <w:left w:val="none" w:sz="0" w:space="0" w:color="auto"/>
        <w:bottom w:val="none" w:sz="0" w:space="0" w:color="auto"/>
        <w:right w:val="none" w:sz="0" w:space="0" w:color="auto"/>
      </w:divBdr>
    </w:div>
    <w:div w:id="277492912">
      <w:marLeft w:val="640"/>
      <w:marRight w:val="0"/>
      <w:marTop w:val="0"/>
      <w:marBottom w:val="0"/>
      <w:divBdr>
        <w:top w:val="none" w:sz="0" w:space="0" w:color="auto"/>
        <w:left w:val="none" w:sz="0" w:space="0" w:color="auto"/>
        <w:bottom w:val="none" w:sz="0" w:space="0" w:color="auto"/>
        <w:right w:val="none" w:sz="0" w:space="0" w:color="auto"/>
      </w:divBdr>
    </w:div>
    <w:div w:id="277571902">
      <w:marLeft w:val="640"/>
      <w:marRight w:val="0"/>
      <w:marTop w:val="0"/>
      <w:marBottom w:val="0"/>
      <w:divBdr>
        <w:top w:val="none" w:sz="0" w:space="0" w:color="auto"/>
        <w:left w:val="none" w:sz="0" w:space="0" w:color="auto"/>
        <w:bottom w:val="none" w:sz="0" w:space="0" w:color="auto"/>
        <w:right w:val="none" w:sz="0" w:space="0" w:color="auto"/>
      </w:divBdr>
    </w:div>
    <w:div w:id="277681361">
      <w:marLeft w:val="640"/>
      <w:marRight w:val="0"/>
      <w:marTop w:val="0"/>
      <w:marBottom w:val="0"/>
      <w:divBdr>
        <w:top w:val="none" w:sz="0" w:space="0" w:color="auto"/>
        <w:left w:val="none" w:sz="0" w:space="0" w:color="auto"/>
        <w:bottom w:val="none" w:sz="0" w:space="0" w:color="auto"/>
        <w:right w:val="none" w:sz="0" w:space="0" w:color="auto"/>
      </w:divBdr>
    </w:div>
    <w:div w:id="277684835">
      <w:marLeft w:val="640"/>
      <w:marRight w:val="0"/>
      <w:marTop w:val="0"/>
      <w:marBottom w:val="0"/>
      <w:divBdr>
        <w:top w:val="none" w:sz="0" w:space="0" w:color="auto"/>
        <w:left w:val="none" w:sz="0" w:space="0" w:color="auto"/>
        <w:bottom w:val="none" w:sz="0" w:space="0" w:color="auto"/>
        <w:right w:val="none" w:sz="0" w:space="0" w:color="auto"/>
      </w:divBdr>
    </w:div>
    <w:div w:id="277690259">
      <w:marLeft w:val="640"/>
      <w:marRight w:val="0"/>
      <w:marTop w:val="0"/>
      <w:marBottom w:val="0"/>
      <w:divBdr>
        <w:top w:val="none" w:sz="0" w:space="0" w:color="auto"/>
        <w:left w:val="none" w:sz="0" w:space="0" w:color="auto"/>
        <w:bottom w:val="none" w:sz="0" w:space="0" w:color="auto"/>
        <w:right w:val="none" w:sz="0" w:space="0" w:color="auto"/>
      </w:divBdr>
    </w:div>
    <w:div w:id="277874762">
      <w:marLeft w:val="640"/>
      <w:marRight w:val="0"/>
      <w:marTop w:val="0"/>
      <w:marBottom w:val="0"/>
      <w:divBdr>
        <w:top w:val="none" w:sz="0" w:space="0" w:color="auto"/>
        <w:left w:val="none" w:sz="0" w:space="0" w:color="auto"/>
        <w:bottom w:val="none" w:sz="0" w:space="0" w:color="auto"/>
        <w:right w:val="none" w:sz="0" w:space="0" w:color="auto"/>
      </w:divBdr>
    </w:div>
    <w:div w:id="277875988">
      <w:marLeft w:val="640"/>
      <w:marRight w:val="0"/>
      <w:marTop w:val="0"/>
      <w:marBottom w:val="0"/>
      <w:divBdr>
        <w:top w:val="none" w:sz="0" w:space="0" w:color="auto"/>
        <w:left w:val="none" w:sz="0" w:space="0" w:color="auto"/>
        <w:bottom w:val="none" w:sz="0" w:space="0" w:color="auto"/>
        <w:right w:val="none" w:sz="0" w:space="0" w:color="auto"/>
      </w:divBdr>
    </w:div>
    <w:div w:id="277877041">
      <w:marLeft w:val="640"/>
      <w:marRight w:val="0"/>
      <w:marTop w:val="0"/>
      <w:marBottom w:val="0"/>
      <w:divBdr>
        <w:top w:val="none" w:sz="0" w:space="0" w:color="auto"/>
        <w:left w:val="none" w:sz="0" w:space="0" w:color="auto"/>
        <w:bottom w:val="none" w:sz="0" w:space="0" w:color="auto"/>
        <w:right w:val="none" w:sz="0" w:space="0" w:color="auto"/>
      </w:divBdr>
    </w:div>
    <w:div w:id="277877931">
      <w:marLeft w:val="640"/>
      <w:marRight w:val="0"/>
      <w:marTop w:val="0"/>
      <w:marBottom w:val="0"/>
      <w:divBdr>
        <w:top w:val="none" w:sz="0" w:space="0" w:color="auto"/>
        <w:left w:val="none" w:sz="0" w:space="0" w:color="auto"/>
        <w:bottom w:val="none" w:sz="0" w:space="0" w:color="auto"/>
        <w:right w:val="none" w:sz="0" w:space="0" w:color="auto"/>
      </w:divBdr>
    </w:div>
    <w:div w:id="277880349">
      <w:marLeft w:val="640"/>
      <w:marRight w:val="0"/>
      <w:marTop w:val="0"/>
      <w:marBottom w:val="0"/>
      <w:divBdr>
        <w:top w:val="none" w:sz="0" w:space="0" w:color="auto"/>
        <w:left w:val="none" w:sz="0" w:space="0" w:color="auto"/>
        <w:bottom w:val="none" w:sz="0" w:space="0" w:color="auto"/>
        <w:right w:val="none" w:sz="0" w:space="0" w:color="auto"/>
      </w:divBdr>
    </w:div>
    <w:div w:id="278030082">
      <w:marLeft w:val="640"/>
      <w:marRight w:val="0"/>
      <w:marTop w:val="0"/>
      <w:marBottom w:val="0"/>
      <w:divBdr>
        <w:top w:val="none" w:sz="0" w:space="0" w:color="auto"/>
        <w:left w:val="none" w:sz="0" w:space="0" w:color="auto"/>
        <w:bottom w:val="none" w:sz="0" w:space="0" w:color="auto"/>
        <w:right w:val="none" w:sz="0" w:space="0" w:color="auto"/>
      </w:divBdr>
    </w:div>
    <w:div w:id="278075466">
      <w:marLeft w:val="640"/>
      <w:marRight w:val="0"/>
      <w:marTop w:val="0"/>
      <w:marBottom w:val="0"/>
      <w:divBdr>
        <w:top w:val="none" w:sz="0" w:space="0" w:color="auto"/>
        <w:left w:val="none" w:sz="0" w:space="0" w:color="auto"/>
        <w:bottom w:val="none" w:sz="0" w:space="0" w:color="auto"/>
        <w:right w:val="none" w:sz="0" w:space="0" w:color="auto"/>
      </w:divBdr>
    </w:div>
    <w:div w:id="278146268">
      <w:marLeft w:val="640"/>
      <w:marRight w:val="0"/>
      <w:marTop w:val="0"/>
      <w:marBottom w:val="0"/>
      <w:divBdr>
        <w:top w:val="none" w:sz="0" w:space="0" w:color="auto"/>
        <w:left w:val="none" w:sz="0" w:space="0" w:color="auto"/>
        <w:bottom w:val="none" w:sz="0" w:space="0" w:color="auto"/>
        <w:right w:val="none" w:sz="0" w:space="0" w:color="auto"/>
      </w:divBdr>
    </w:div>
    <w:div w:id="278150705">
      <w:marLeft w:val="640"/>
      <w:marRight w:val="0"/>
      <w:marTop w:val="0"/>
      <w:marBottom w:val="0"/>
      <w:divBdr>
        <w:top w:val="none" w:sz="0" w:space="0" w:color="auto"/>
        <w:left w:val="none" w:sz="0" w:space="0" w:color="auto"/>
        <w:bottom w:val="none" w:sz="0" w:space="0" w:color="auto"/>
        <w:right w:val="none" w:sz="0" w:space="0" w:color="auto"/>
      </w:divBdr>
    </w:div>
    <w:div w:id="278223728">
      <w:marLeft w:val="640"/>
      <w:marRight w:val="0"/>
      <w:marTop w:val="0"/>
      <w:marBottom w:val="0"/>
      <w:divBdr>
        <w:top w:val="none" w:sz="0" w:space="0" w:color="auto"/>
        <w:left w:val="none" w:sz="0" w:space="0" w:color="auto"/>
        <w:bottom w:val="none" w:sz="0" w:space="0" w:color="auto"/>
        <w:right w:val="none" w:sz="0" w:space="0" w:color="auto"/>
      </w:divBdr>
    </w:div>
    <w:div w:id="278225831">
      <w:marLeft w:val="640"/>
      <w:marRight w:val="0"/>
      <w:marTop w:val="0"/>
      <w:marBottom w:val="0"/>
      <w:divBdr>
        <w:top w:val="none" w:sz="0" w:space="0" w:color="auto"/>
        <w:left w:val="none" w:sz="0" w:space="0" w:color="auto"/>
        <w:bottom w:val="none" w:sz="0" w:space="0" w:color="auto"/>
        <w:right w:val="none" w:sz="0" w:space="0" w:color="auto"/>
      </w:divBdr>
    </w:div>
    <w:div w:id="278266185">
      <w:marLeft w:val="640"/>
      <w:marRight w:val="0"/>
      <w:marTop w:val="0"/>
      <w:marBottom w:val="0"/>
      <w:divBdr>
        <w:top w:val="none" w:sz="0" w:space="0" w:color="auto"/>
        <w:left w:val="none" w:sz="0" w:space="0" w:color="auto"/>
        <w:bottom w:val="none" w:sz="0" w:space="0" w:color="auto"/>
        <w:right w:val="none" w:sz="0" w:space="0" w:color="auto"/>
      </w:divBdr>
    </w:div>
    <w:div w:id="278340564">
      <w:marLeft w:val="640"/>
      <w:marRight w:val="0"/>
      <w:marTop w:val="0"/>
      <w:marBottom w:val="0"/>
      <w:divBdr>
        <w:top w:val="none" w:sz="0" w:space="0" w:color="auto"/>
        <w:left w:val="none" w:sz="0" w:space="0" w:color="auto"/>
        <w:bottom w:val="none" w:sz="0" w:space="0" w:color="auto"/>
        <w:right w:val="none" w:sz="0" w:space="0" w:color="auto"/>
      </w:divBdr>
    </w:div>
    <w:div w:id="278344282">
      <w:marLeft w:val="640"/>
      <w:marRight w:val="0"/>
      <w:marTop w:val="0"/>
      <w:marBottom w:val="0"/>
      <w:divBdr>
        <w:top w:val="none" w:sz="0" w:space="0" w:color="auto"/>
        <w:left w:val="none" w:sz="0" w:space="0" w:color="auto"/>
        <w:bottom w:val="none" w:sz="0" w:space="0" w:color="auto"/>
        <w:right w:val="none" w:sz="0" w:space="0" w:color="auto"/>
      </w:divBdr>
    </w:div>
    <w:div w:id="278492542">
      <w:marLeft w:val="640"/>
      <w:marRight w:val="0"/>
      <w:marTop w:val="0"/>
      <w:marBottom w:val="0"/>
      <w:divBdr>
        <w:top w:val="none" w:sz="0" w:space="0" w:color="auto"/>
        <w:left w:val="none" w:sz="0" w:space="0" w:color="auto"/>
        <w:bottom w:val="none" w:sz="0" w:space="0" w:color="auto"/>
        <w:right w:val="none" w:sz="0" w:space="0" w:color="auto"/>
      </w:divBdr>
    </w:div>
    <w:div w:id="278530046">
      <w:marLeft w:val="640"/>
      <w:marRight w:val="0"/>
      <w:marTop w:val="0"/>
      <w:marBottom w:val="0"/>
      <w:divBdr>
        <w:top w:val="none" w:sz="0" w:space="0" w:color="auto"/>
        <w:left w:val="none" w:sz="0" w:space="0" w:color="auto"/>
        <w:bottom w:val="none" w:sz="0" w:space="0" w:color="auto"/>
        <w:right w:val="none" w:sz="0" w:space="0" w:color="auto"/>
      </w:divBdr>
    </w:div>
    <w:div w:id="278537047">
      <w:marLeft w:val="640"/>
      <w:marRight w:val="0"/>
      <w:marTop w:val="0"/>
      <w:marBottom w:val="0"/>
      <w:divBdr>
        <w:top w:val="none" w:sz="0" w:space="0" w:color="auto"/>
        <w:left w:val="none" w:sz="0" w:space="0" w:color="auto"/>
        <w:bottom w:val="none" w:sz="0" w:space="0" w:color="auto"/>
        <w:right w:val="none" w:sz="0" w:space="0" w:color="auto"/>
      </w:divBdr>
    </w:div>
    <w:div w:id="278606045">
      <w:marLeft w:val="640"/>
      <w:marRight w:val="0"/>
      <w:marTop w:val="0"/>
      <w:marBottom w:val="0"/>
      <w:divBdr>
        <w:top w:val="none" w:sz="0" w:space="0" w:color="auto"/>
        <w:left w:val="none" w:sz="0" w:space="0" w:color="auto"/>
        <w:bottom w:val="none" w:sz="0" w:space="0" w:color="auto"/>
        <w:right w:val="none" w:sz="0" w:space="0" w:color="auto"/>
      </w:divBdr>
    </w:div>
    <w:div w:id="278686453">
      <w:marLeft w:val="640"/>
      <w:marRight w:val="0"/>
      <w:marTop w:val="0"/>
      <w:marBottom w:val="0"/>
      <w:divBdr>
        <w:top w:val="none" w:sz="0" w:space="0" w:color="auto"/>
        <w:left w:val="none" w:sz="0" w:space="0" w:color="auto"/>
        <w:bottom w:val="none" w:sz="0" w:space="0" w:color="auto"/>
        <w:right w:val="none" w:sz="0" w:space="0" w:color="auto"/>
      </w:divBdr>
    </w:div>
    <w:div w:id="278686529">
      <w:marLeft w:val="640"/>
      <w:marRight w:val="0"/>
      <w:marTop w:val="0"/>
      <w:marBottom w:val="0"/>
      <w:divBdr>
        <w:top w:val="none" w:sz="0" w:space="0" w:color="auto"/>
        <w:left w:val="none" w:sz="0" w:space="0" w:color="auto"/>
        <w:bottom w:val="none" w:sz="0" w:space="0" w:color="auto"/>
        <w:right w:val="none" w:sz="0" w:space="0" w:color="auto"/>
      </w:divBdr>
    </w:div>
    <w:div w:id="278687098">
      <w:marLeft w:val="640"/>
      <w:marRight w:val="0"/>
      <w:marTop w:val="0"/>
      <w:marBottom w:val="0"/>
      <w:divBdr>
        <w:top w:val="none" w:sz="0" w:space="0" w:color="auto"/>
        <w:left w:val="none" w:sz="0" w:space="0" w:color="auto"/>
        <w:bottom w:val="none" w:sz="0" w:space="0" w:color="auto"/>
        <w:right w:val="none" w:sz="0" w:space="0" w:color="auto"/>
      </w:divBdr>
    </w:div>
    <w:div w:id="278726764">
      <w:marLeft w:val="640"/>
      <w:marRight w:val="0"/>
      <w:marTop w:val="0"/>
      <w:marBottom w:val="0"/>
      <w:divBdr>
        <w:top w:val="none" w:sz="0" w:space="0" w:color="auto"/>
        <w:left w:val="none" w:sz="0" w:space="0" w:color="auto"/>
        <w:bottom w:val="none" w:sz="0" w:space="0" w:color="auto"/>
        <w:right w:val="none" w:sz="0" w:space="0" w:color="auto"/>
      </w:divBdr>
    </w:div>
    <w:div w:id="278798523">
      <w:marLeft w:val="640"/>
      <w:marRight w:val="0"/>
      <w:marTop w:val="0"/>
      <w:marBottom w:val="0"/>
      <w:divBdr>
        <w:top w:val="none" w:sz="0" w:space="0" w:color="auto"/>
        <w:left w:val="none" w:sz="0" w:space="0" w:color="auto"/>
        <w:bottom w:val="none" w:sz="0" w:space="0" w:color="auto"/>
        <w:right w:val="none" w:sz="0" w:space="0" w:color="auto"/>
      </w:divBdr>
    </w:div>
    <w:div w:id="278805476">
      <w:marLeft w:val="640"/>
      <w:marRight w:val="0"/>
      <w:marTop w:val="0"/>
      <w:marBottom w:val="0"/>
      <w:divBdr>
        <w:top w:val="none" w:sz="0" w:space="0" w:color="auto"/>
        <w:left w:val="none" w:sz="0" w:space="0" w:color="auto"/>
        <w:bottom w:val="none" w:sz="0" w:space="0" w:color="auto"/>
        <w:right w:val="none" w:sz="0" w:space="0" w:color="auto"/>
      </w:divBdr>
    </w:div>
    <w:div w:id="278875876">
      <w:marLeft w:val="640"/>
      <w:marRight w:val="0"/>
      <w:marTop w:val="0"/>
      <w:marBottom w:val="0"/>
      <w:divBdr>
        <w:top w:val="none" w:sz="0" w:space="0" w:color="auto"/>
        <w:left w:val="none" w:sz="0" w:space="0" w:color="auto"/>
        <w:bottom w:val="none" w:sz="0" w:space="0" w:color="auto"/>
        <w:right w:val="none" w:sz="0" w:space="0" w:color="auto"/>
      </w:divBdr>
    </w:div>
    <w:div w:id="278878218">
      <w:marLeft w:val="640"/>
      <w:marRight w:val="0"/>
      <w:marTop w:val="0"/>
      <w:marBottom w:val="0"/>
      <w:divBdr>
        <w:top w:val="none" w:sz="0" w:space="0" w:color="auto"/>
        <w:left w:val="none" w:sz="0" w:space="0" w:color="auto"/>
        <w:bottom w:val="none" w:sz="0" w:space="0" w:color="auto"/>
        <w:right w:val="none" w:sz="0" w:space="0" w:color="auto"/>
      </w:divBdr>
    </w:div>
    <w:div w:id="278921412">
      <w:marLeft w:val="640"/>
      <w:marRight w:val="0"/>
      <w:marTop w:val="0"/>
      <w:marBottom w:val="0"/>
      <w:divBdr>
        <w:top w:val="none" w:sz="0" w:space="0" w:color="auto"/>
        <w:left w:val="none" w:sz="0" w:space="0" w:color="auto"/>
        <w:bottom w:val="none" w:sz="0" w:space="0" w:color="auto"/>
        <w:right w:val="none" w:sz="0" w:space="0" w:color="auto"/>
      </w:divBdr>
    </w:div>
    <w:div w:id="278924411">
      <w:marLeft w:val="640"/>
      <w:marRight w:val="0"/>
      <w:marTop w:val="0"/>
      <w:marBottom w:val="0"/>
      <w:divBdr>
        <w:top w:val="none" w:sz="0" w:space="0" w:color="auto"/>
        <w:left w:val="none" w:sz="0" w:space="0" w:color="auto"/>
        <w:bottom w:val="none" w:sz="0" w:space="0" w:color="auto"/>
        <w:right w:val="none" w:sz="0" w:space="0" w:color="auto"/>
      </w:divBdr>
    </w:div>
    <w:div w:id="278924812">
      <w:marLeft w:val="640"/>
      <w:marRight w:val="0"/>
      <w:marTop w:val="0"/>
      <w:marBottom w:val="0"/>
      <w:divBdr>
        <w:top w:val="none" w:sz="0" w:space="0" w:color="auto"/>
        <w:left w:val="none" w:sz="0" w:space="0" w:color="auto"/>
        <w:bottom w:val="none" w:sz="0" w:space="0" w:color="auto"/>
        <w:right w:val="none" w:sz="0" w:space="0" w:color="auto"/>
      </w:divBdr>
    </w:div>
    <w:div w:id="278925251">
      <w:marLeft w:val="640"/>
      <w:marRight w:val="0"/>
      <w:marTop w:val="0"/>
      <w:marBottom w:val="0"/>
      <w:divBdr>
        <w:top w:val="none" w:sz="0" w:space="0" w:color="auto"/>
        <w:left w:val="none" w:sz="0" w:space="0" w:color="auto"/>
        <w:bottom w:val="none" w:sz="0" w:space="0" w:color="auto"/>
        <w:right w:val="none" w:sz="0" w:space="0" w:color="auto"/>
      </w:divBdr>
    </w:div>
    <w:div w:id="278993256">
      <w:marLeft w:val="640"/>
      <w:marRight w:val="0"/>
      <w:marTop w:val="0"/>
      <w:marBottom w:val="0"/>
      <w:divBdr>
        <w:top w:val="none" w:sz="0" w:space="0" w:color="auto"/>
        <w:left w:val="none" w:sz="0" w:space="0" w:color="auto"/>
        <w:bottom w:val="none" w:sz="0" w:space="0" w:color="auto"/>
        <w:right w:val="none" w:sz="0" w:space="0" w:color="auto"/>
      </w:divBdr>
    </w:div>
    <w:div w:id="278995854">
      <w:marLeft w:val="640"/>
      <w:marRight w:val="0"/>
      <w:marTop w:val="0"/>
      <w:marBottom w:val="0"/>
      <w:divBdr>
        <w:top w:val="none" w:sz="0" w:space="0" w:color="auto"/>
        <w:left w:val="none" w:sz="0" w:space="0" w:color="auto"/>
        <w:bottom w:val="none" w:sz="0" w:space="0" w:color="auto"/>
        <w:right w:val="none" w:sz="0" w:space="0" w:color="auto"/>
      </w:divBdr>
    </w:div>
    <w:div w:id="278996564">
      <w:marLeft w:val="640"/>
      <w:marRight w:val="0"/>
      <w:marTop w:val="0"/>
      <w:marBottom w:val="0"/>
      <w:divBdr>
        <w:top w:val="none" w:sz="0" w:space="0" w:color="auto"/>
        <w:left w:val="none" w:sz="0" w:space="0" w:color="auto"/>
        <w:bottom w:val="none" w:sz="0" w:space="0" w:color="auto"/>
        <w:right w:val="none" w:sz="0" w:space="0" w:color="auto"/>
      </w:divBdr>
    </w:div>
    <w:div w:id="279142875">
      <w:marLeft w:val="640"/>
      <w:marRight w:val="0"/>
      <w:marTop w:val="0"/>
      <w:marBottom w:val="0"/>
      <w:divBdr>
        <w:top w:val="none" w:sz="0" w:space="0" w:color="auto"/>
        <w:left w:val="none" w:sz="0" w:space="0" w:color="auto"/>
        <w:bottom w:val="none" w:sz="0" w:space="0" w:color="auto"/>
        <w:right w:val="none" w:sz="0" w:space="0" w:color="auto"/>
      </w:divBdr>
    </w:div>
    <w:div w:id="279143480">
      <w:marLeft w:val="640"/>
      <w:marRight w:val="0"/>
      <w:marTop w:val="0"/>
      <w:marBottom w:val="0"/>
      <w:divBdr>
        <w:top w:val="none" w:sz="0" w:space="0" w:color="auto"/>
        <w:left w:val="none" w:sz="0" w:space="0" w:color="auto"/>
        <w:bottom w:val="none" w:sz="0" w:space="0" w:color="auto"/>
        <w:right w:val="none" w:sz="0" w:space="0" w:color="auto"/>
      </w:divBdr>
    </w:div>
    <w:div w:id="279148022">
      <w:marLeft w:val="640"/>
      <w:marRight w:val="0"/>
      <w:marTop w:val="0"/>
      <w:marBottom w:val="0"/>
      <w:divBdr>
        <w:top w:val="none" w:sz="0" w:space="0" w:color="auto"/>
        <w:left w:val="none" w:sz="0" w:space="0" w:color="auto"/>
        <w:bottom w:val="none" w:sz="0" w:space="0" w:color="auto"/>
        <w:right w:val="none" w:sz="0" w:space="0" w:color="auto"/>
      </w:divBdr>
    </w:div>
    <w:div w:id="279261767">
      <w:marLeft w:val="640"/>
      <w:marRight w:val="0"/>
      <w:marTop w:val="0"/>
      <w:marBottom w:val="0"/>
      <w:divBdr>
        <w:top w:val="none" w:sz="0" w:space="0" w:color="auto"/>
        <w:left w:val="none" w:sz="0" w:space="0" w:color="auto"/>
        <w:bottom w:val="none" w:sz="0" w:space="0" w:color="auto"/>
        <w:right w:val="none" w:sz="0" w:space="0" w:color="auto"/>
      </w:divBdr>
    </w:div>
    <w:div w:id="279455813">
      <w:marLeft w:val="640"/>
      <w:marRight w:val="0"/>
      <w:marTop w:val="0"/>
      <w:marBottom w:val="0"/>
      <w:divBdr>
        <w:top w:val="none" w:sz="0" w:space="0" w:color="auto"/>
        <w:left w:val="none" w:sz="0" w:space="0" w:color="auto"/>
        <w:bottom w:val="none" w:sz="0" w:space="0" w:color="auto"/>
        <w:right w:val="none" w:sz="0" w:space="0" w:color="auto"/>
      </w:divBdr>
    </w:div>
    <w:div w:id="279608840">
      <w:marLeft w:val="640"/>
      <w:marRight w:val="0"/>
      <w:marTop w:val="0"/>
      <w:marBottom w:val="0"/>
      <w:divBdr>
        <w:top w:val="none" w:sz="0" w:space="0" w:color="auto"/>
        <w:left w:val="none" w:sz="0" w:space="0" w:color="auto"/>
        <w:bottom w:val="none" w:sz="0" w:space="0" w:color="auto"/>
        <w:right w:val="none" w:sz="0" w:space="0" w:color="auto"/>
      </w:divBdr>
    </w:div>
    <w:div w:id="279654289">
      <w:marLeft w:val="640"/>
      <w:marRight w:val="0"/>
      <w:marTop w:val="0"/>
      <w:marBottom w:val="0"/>
      <w:divBdr>
        <w:top w:val="none" w:sz="0" w:space="0" w:color="auto"/>
        <w:left w:val="none" w:sz="0" w:space="0" w:color="auto"/>
        <w:bottom w:val="none" w:sz="0" w:space="0" w:color="auto"/>
        <w:right w:val="none" w:sz="0" w:space="0" w:color="auto"/>
      </w:divBdr>
    </w:div>
    <w:div w:id="279797709">
      <w:marLeft w:val="640"/>
      <w:marRight w:val="0"/>
      <w:marTop w:val="0"/>
      <w:marBottom w:val="0"/>
      <w:divBdr>
        <w:top w:val="none" w:sz="0" w:space="0" w:color="auto"/>
        <w:left w:val="none" w:sz="0" w:space="0" w:color="auto"/>
        <w:bottom w:val="none" w:sz="0" w:space="0" w:color="auto"/>
        <w:right w:val="none" w:sz="0" w:space="0" w:color="auto"/>
      </w:divBdr>
    </w:div>
    <w:div w:id="279846053">
      <w:marLeft w:val="640"/>
      <w:marRight w:val="0"/>
      <w:marTop w:val="0"/>
      <w:marBottom w:val="0"/>
      <w:divBdr>
        <w:top w:val="none" w:sz="0" w:space="0" w:color="auto"/>
        <w:left w:val="none" w:sz="0" w:space="0" w:color="auto"/>
        <w:bottom w:val="none" w:sz="0" w:space="0" w:color="auto"/>
        <w:right w:val="none" w:sz="0" w:space="0" w:color="auto"/>
      </w:divBdr>
    </w:div>
    <w:div w:id="279846697">
      <w:marLeft w:val="640"/>
      <w:marRight w:val="0"/>
      <w:marTop w:val="0"/>
      <w:marBottom w:val="0"/>
      <w:divBdr>
        <w:top w:val="none" w:sz="0" w:space="0" w:color="auto"/>
        <w:left w:val="none" w:sz="0" w:space="0" w:color="auto"/>
        <w:bottom w:val="none" w:sz="0" w:space="0" w:color="auto"/>
        <w:right w:val="none" w:sz="0" w:space="0" w:color="auto"/>
      </w:divBdr>
    </w:div>
    <w:div w:id="279914927">
      <w:marLeft w:val="640"/>
      <w:marRight w:val="0"/>
      <w:marTop w:val="0"/>
      <w:marBottom w:val="0"/>
      <w:divBdr>
        <w:top w:val="none" w:sz="0" w:space="0" w:color="auto"/>
        <w:left w:val="none" w:sz="0" w:space="0" w:color="auto"/>
        <w:bottom w:val="none" w:sz="0" w:space="0" w:color="auto"/>
        <w:right w:val="none" w:sz="0" w:space="0" w:color="auto"/>
      </w:divBdr>
    </w:div>
    <w:div w:id="279915576">
      <w:marLeft w:val="640"/>
      <w:marRight w:val="0"/>
      <w:marTop w:val="0"/>
      <w:marBottom w:val="0"/>
      <w:divBdr>
        <w:top w:val="none" w:sz="0" w:space="0" w:color="auto"/>
        <w:left w:val="none" w:sz="0" w:space="0" w:color="auto"/>
        <w:bottom w:val="none" w:sz="0" w:space="0" w:color="auto"/>
        <w:right w:val="none" w:sz="0" w:space="0" w:color="auto"/>
      </w:divBdr>
    </w:div>
    <w:div w:id="279991697">
      <w:marLeft w:val="640"/>
      <w:marRight w:val="0"/>
      <w:marTop w:val="0"/>
      <w:marBottom w:val="0"/>
      <w:divBdr>
        <w:top w:val="none" w:sz="0" w:space="0" w:color="auto"/>
        <w:left w:val="none" w:sz="0" w:space="0" w:color="auto"/>
        <w:bottom w:val="none" w:sz="0" w:space="0" w:color="auto"/>
        <w:right w:val="none" w:sz="0" w:space="0" w:color="auto"/>
      </w:divBdr>
    </w:div>
    <w:div w:id="279994556">
      <w:marLeft w:val="640"/>
      <w:marRight w:val="0"/>
      <w:marTop w:val="0"/>
      <w:marBottom w:val="0"/>
      <w:divBdr>
        <w:top w:val="none" w:sz="0" w:space="0" w:color="auto"/>
        <w:left w:val="none" w:sz="0" w:space="0" w:color="auto"/>
        <w:bottom w:val="none" w:sz="0" w:space="0" w:color="auto"/>
        <w:right w:val="none" w:sz="0" w:space="0" w:color="auto"/>
      </w:divBdr>
    </w:div>
    <w:div w:id="280042298">
      <w:marLeft w:val="640"/>
      <w:marRight w:val="0"/>
      <w:marTop w:val="0"/>
      <w:marBottom w:val="0"/>
      <w:divBdr>
        <w:top w:val="none" w:sz="0" w:space="0" w:color="auto"/>
        <w:left w:val="none" w:sz="0" w:space="0" w:color="auto"/>
        <w:bottom w:val="none" w:sz="0" w:space="0" w:color="auto"/>
        <w:right w:val="none" w:sz="0" w:space="0" w:color="auto"/>
      </w:divBdr>
    </w:div>
    <w:div w:id="280113017">
      <w:marLeft w:val="640"/>
      <w:marRight w:val="0"/>
      <w:marTop w:val="0"/>
      <w:marBottom w:val="0"/>
      <w:divBdr>
        <w:top w:val="none" w:sz="0" w:space="0" w:color="auto"/>
        <w:left w:val="none" w:sz="0" w:space="0" w:color="auto"/>
        <w:bottom w:val="none" w:sz="0" w:space="0" w:color="auto"/>
        <w:right w:val="none" w:sz="0" w:space="0" w:color="auto"/>
      </w:divBdr>
    </w:div>
    <w:div w:id="280184054">
      <w:marLeft w:val="640"/>
      <w:marRight w:val="0"/>
      <w:marTop w:val="0"/>
      <w:marBottom w:val="0"/>
      <w:divBdr>
        <w:top w:val="none" w:sz="0" w:space="0" w:color="auto"/>
        <w:left w:val="none" w:sz="0" w:space="0" w:color="auto"/>
        <w:bottom w:val="none" w:sz="0" w:space="0" w:color="auto"/>
        <w:right w:val="none" w:sz="0" w:space="0" w:color="auto"/>
      </w:divBdr>
    </w:div>
    <w:div w:id="280188266">
      <w:marLeft w:val="640"/>
      <w:marRight w:val="0"/>
      <w:marTop w:val="0"/>
      <w:marBottom w:val="0"/>
      <w:divBdr>
        <w:top w:val="none" w:sz="0" w:space="0" w:color="auto"/>
        <w:left w:val="none" w:sz="0" w:space="0" w:color="auto"/>
        <w:bottom w:val="none" w:sz="0" w:space="0" w:color="auto"/>
        <w:right w:val="none" w:sz="0" w:space="0" w:color="auto"/>
      </w:divBdr>
    </w:div>
    <w:div w:id="280191153">
      <w:marLeft w:val="640"/>
      <w:marRight w:val="0"/>
      <w:marTop w:val="0"/>
      <w:marBottom w:val="0"/>
      <w:divBdr>
        <w:top w:val="none" w:sz="0" w:space="0" w:color="auto"/>
        <w:left w:val="none" w:sz="0" w:space="0" w:color="auto"/>
        <w:bottom w:val="none" w:sz="0" w:space="0" w:color="auto"/>
        <w:right w:val="none" w:sz="0" w:space="0" w:color="auto"/>
      </w:divBdr>
    </w:div>
    <w:div w:id="280233923">
      <w:marLeft w:val="640"/>
      <w:marRight w:val="0"/>
      <w:marTop w:val="0"/>
      <w:marBottom w:val="0"/>
      <w:divBdr>
        <w:top w:val="none" w:sz="0" w:space="0" w:color="auto"/>
        <w:left w:val="none" w:sz="0" w:space="0" w:color="auto"/>
        <w:bottom w:val="none" w:sz="0" w:space="0" w:color="auto"/>
        <w:right w:val="none" w:sz="0" w:space="0" w:color="auto"/>
      </w:divBdr>
    </w:div>
    <w:div w:id="280306928">
      <w:marLeft w:val="640"/>
      <w:marRight w:val="0"/>
      <w:marTop w:val="0"/>
      <w:marBottom w:val="0"/>
      <w:divBdr>
        <w:top w:val="none" w:sz="0" w:space="0" w:color="auto"/>
        <w:left w:val="none" w:sz="0" w:space="0" w:color="auto"/>
        <w:bottom w:val="none" w:sz="0" w:space="0" w:color="auto"/>
        <w:right w:val="none" w:sz="0" w:space="0" w:color="auto"/>
      </w:divBdr>
    </w:div>
    <w:div w:id="280379643">
      <w:marLeft w:val="640"/>
      <w:marRight w:val="0"/>
      <w:marTop w:val="0"/>
      <w:marBottom w:val="0"/>
      <w:divBdr>
        <w:top w:val="none" w:sz="0" w:space="0" w:color="auto"/>
        <w:left w:val="none" w:sz="0" w:space="0" w:color="auto"/>
        <w:bottom w:val="none" w:sz="0" w:space="0" w:color="auto"/>
        <w:right w:val="none" w:sz="0" w:space="0" w:color="auto"/>
      </w:divBdr>
    </w:div>
    <w:div w:id="280572754">
      <w:marLeft w:val="640"/>
      <w:marRight w:val="0"/>
      <w:marTop w:val="0"/>
      <w:marBottom w:val="0"/>
      <w:divBdr>
        <w:top w:val="none" w:sz="0" w:space="0" w:color="auto"/>
        <w:left w:val="none" w:sz="0" w:space="0" w:color="auto"/>
        <w:bottom w:val="none" w:sz="0" w:space="0" w:color="auto"/>
        <w:right w:val="none" w:sz="0" w:space="0" w:color="auto"/>
      </w:divBdr>
    </w:div>
    <w:div w:id="280651032">
      <w:marLeft w:val="640"/>
      <w:marRight w:val="0"/>
      <w:marTop w:val="0"/>
      <w:marBottom w:val="0"/>
      <w:divBdr>
        <w:top w:val="none" w:sz="0" w:space="0" w:color="auto"/>
        <w:left w:val="none" w:sz="0" w:space="0" w:color="auto"/>
        <w:bottom w:val="none" w:sz="0" w:space="0" w:color="auto"/>
        <w:right w:val="none" w:sz="0" w:space="0" w:color="auto"/>
      </w:divBdr>
    </w:div>
    <w:div w:id="280651966">
      <w:marLeft w:val="640"/>
      <w:marRight w:val="0"/>
      <w:marTop w:val="0"/>
      <w:marBottom w:val="0"/>
      <w:divBdr>
        <w:top w:val="none" w:sz="0" w:space="0" w:color="auto"/>
        <w:left w:val="none" w:sz="0" w:space="0" w:color="auto"/>
        <w:bottom w:val="none" w:sz="0" w:space="0" w:color="auto"/>
        <w:right w:val="none" w:sz="0" w:space="0" w:color="auto"/>
      </w:divBdr>
    </w:div>
    <w:div w:id="280769941">
      <w:marLeft w:val="640"/>
      <w:marRight w:val="0"/>
      <w:marTop w:val="0"/>
      <w:marBottom w:val="0"/>
      <w:divBdr>
        <w:top w:val="none" w:sz="0" w:space="0" w:color="auto"/>
        <w:left w:val="none" w:sz="0" w:space="0" w:color="auto"/>
        <w:bottom w:val="none" w:sz="0" w:space="0" w:color="auto"/>
        <w:right w:val="none" w:sz="0" w:space="0" w:color="auto"/>
      </w:divBdr>
    </w:div>
    <w:div w:id="280770602">
      <w:marLeft w:val="640"/>
      <w:marRight w:val="0"/>
      <w:marTop w:val="0"/>
      <w:marBottom w:val="0"/>
      <w:divBdr>
        <w:top w:val="none" w:sz="0" w:space="0" w:color="auto"/>
        <w:left w:val="none" w:sz="0" w:space="0" w:color="auto"/>
        <w:bottom w:val="none" w:sz="0" w:space="0" w:color="auto"/>
        <w:right w:val="none" w:sz="0" w:space="0" w:color="auto"/>
      </w:divBdr>
    </w:div>
    <w:div w:id="280839241">
      <w:marLeft w:val="640"/>
      <w:marRight w:val="0"/>
      <w:marTop w:val="0"/>
      <w:marBottom w:val="0"/>
      <w:divBdr>
        <w:top w:val="none" w:sz="0" w:space="0" w:color="auto"/>
        <w:left w:val="none" w:sz="0" w:space="0" w:color="auto"/>
        <w:bottom w:val="none" w:sz="0" w:space="0" w:color="auto"/>
        <w:right w:val="none" w:sz="0" w:space="0" w:color="auto"/>
      </w:divBdr>
    </w:div>
    <w:div w:id="280848651">
      <w:marLeft w:val="640"/>
      <w:marRight w:val="0"/>
      <w:marTop w:val="0"/>
      <w:marBottom w:val="0"/>
      <w:divBdr>
        <w:top w:val="none" w:sz="0" w:space="0" w:color="auto"/>
        <w:left w:val="none" w:sz="0" w:space="0" w:color="auto"/>
        <w:bottom w:val="none" w:sz="0" w:space="0" w:color="auto"/>
        <w:right w:val="none" w:sz="0" w:space="0" w:color="auto"/>
      </w:divBdr>
    </w:div>
    <w:div w:id="280916900">
      <w:marLeft w:val="640"/>
      <w:marRight w:val="0"/>
      <w:marTop w:val="0"/>
      <w:marBottom w:val="0"/>
      <w:divBdr>
        <w:top w:val="none" w:sz="0" w:space="0" w:color="auto"/>
        <w:left w:val="none" w:sz="0" w:space="0" w:color="auto"/>
        <w:bottom w:val="none" w:sz="0" w:space="0" w:color="auto"/>
        <w:right w:val="none" w:sz="0" w:space="0" w:color="auto"/>
      </w:divBdr>
    </w:div>
    <w:div w:id="281032367">
      <w:marLeft w:val="640"/>
      <w:marRight w:val="0"/>
      <w:marTop w:val="0"/>
      <w:marBottom w:val="0"/>
      <w:divBdr>
        <w:top w:val="none" w:sz="0" w:space="0" w:color="auto"/>
        <w:left w:val="none" w:sz="0" w:space="0" w:color="auto"/>
        <w:bottom w:val="none" w:sz="0" w:space="0" w:color="auto"/>
        <w:right w:val="none" w:sz="0" w:space="0" w:color="auto"/>
      </w:divBdr>
    </w:div>
    <w:div w:id="281035884">
      <w:marLeft w:val="640"/>
      <w:marRight w:val="0"/>
      <w:marTop w:val="0"/>
      <w:marBottom w:val="0"/>
      <w:divBdr>
        <w:top w:val="none" w:sz="0" w:space="0" w:color="auto"/>
        <w:left w:val="none" w:sz="0" w:space="0" w:color="auto"/>
        <w:bottom w:val="none" w:sz="0" w:space="0" w:color="auto"/>
        <w:right w:val="none" w:sz="0" w:space="0" w:color="auto"/>
      </w:divBdr>
    </w:div>
    <w:div w:id="281039520">
      <w:marLeft w:val="640"/>
      <w:marRight w:val="0"/>
      <w:marTop w:val="0"/>
      <w:marBottom w:val="0"/>
      <w:divBdr>
        <w:top w:val="none" w:sz="0" w:space="0" w:color="auto"/>
        <w:left w:val="none" w:sz="0" w:space="0" w:color="auto"/>
        <w:bottom w:val="none" w:sz="0" w:space="0" w:color="auto"/>
        <w:right w:val="none" w:sz="0" w:space="0" w:color="auto"/>
      </w:divBdr>
    </w:div>
    <w:div w:id="281150817">
      <w:marLeft w:val="640"/>
      <w:marRight w:val="0"/>
      <w:marTop w:val="0"/>
      <w:marBottom w:val="0"/>
      <w:divBdr>
        <w:top w:val="none" w:sz="0" w:space="0" w:color="auto"/>
        <w:left w:val="none" w:sz="0" w:space="0" w:color="auto"/>
        <w:bottom w:val="none" w:sz="0" w:space="0" w:color="auto"/>
        <w:right w:val="none" w:sz="0" w:space="0" w:color="auto"/>
      </w:divBdr>
    </w:div>
    <w:div w:id="281152033">
      <w:marLeft w:val="640"/>
      <w:marRight w:val="0"/>
      <w:marTop w:val="0"/>
      <w:marBottom w:val="0"/>
      <w:divBdr>
        <w:top w:val="none" w:sz="0" w:space="0" w:color="auto"/>
        <w:left w:val="none" w:sz="0" w:space="0" w:color="auto"/>
        <w:bottom w:val="none" w:sz="0" w:space="0" w:color="auto"/>
        <w:right w:val="none" w:sz="0" w:space="0" w:color="auto"/>
      </w:divBdr>
    </w:div>
    <w:div w:id="281228131">
      <w:marLeft w:val="640"/>
      <w:marRight w:val="0"/>
      <w:marTop w:val="0"/>
      <w:marBottom w:val="0"/>
      <w:divBdr>
        <w:top w:val="none" w:sz="0" w:space="0" w:color="auto"/>
        <w:left w:val="none" w:sz="0" w:space="0" w:color="auto"/>
        <w:bottom w:val="none" w:sz="0" w:space="0" w:color="auto"/>
        <w:right w:val="none" w:sz="0" w:space="0" w:color="auto"/>
      </w:divBdr>
    </w:div>
    <w:div w:id="281352719">
      <w:marLeft w:val="640"/>
      <w:marRight w:val="0"/>
      <w:marTop w:val="0"/>
      <w:marBottom w:val="0"/>
      <w:divBdr>
        <w:top w:val="none" w:sz="0" w:space="0" w:color="auto"/>
        <w:left w:val="none" w:sz="0" w:space="0" w:color="auto"/>
        <w:bottom w:val="none" w:sz="0" w:space="0" w:color="auto"/>
        <w:right w:val="none" w:sz="0" w:space="0" w:color="auto"/>
      </w:divBdr>
    </w:div>
    <w:div w:id="281499555">
      <w:marLeft w:val="640"/>
      <w:marRight w:val="0"/>
      <w:marTop w:val="0"/>
      <w:marBottom w:val="0"/>
      <w:divBdr>
        <w:top w:val="none" w:sz="0" w:space="0" w:color="auto"/>
        <w:left w:val="none" w:sz="0" w:space="0" w:color="auto"/>
        <w:bottom w:val="none" w:sz="0" w:space="0" w:color="auto"/>
        <w:right w:val="none" w:sz="0" w:space="0" w:color="auto"/>
      </w:divBdr>
    </w:div>
    <w:div w:id="281613518">
      <w:bodyDiv w:val="1"/>
      <w:marLeft w:val="0"/>
      <w:marRight w:val="0"/>
      <w:marTop w:val="0"/>
      <w:marBottom w:val="0"/>
      <w:divBdr>
        <w:top w:val="none" w:sz="0" w:space="0" w:color="auto"/>
        <w:left w:val="none" w:sz="0" w:space="0" w:color="auto"/>
        <w:bottom w:val="none" w:sz="0" w:space="0" w:color="auto"/>
        <w:right w:val="none" w:sz="0" w:space="0" w:color="auto"/>
      </w:divBdr>
    </w:div>
    <w:div w:id="281614563">
      <w:bodyDiv w:val="1"/>
      <w:marLeft w:val="0"/>
      <w:marRight w:val="0"/>
      <w:marTop w:val="0"/>
      <w:marBottom w:val="0"/>
      <w:divBdr>
        <w:top w:val="none" w:sz="0" w:space="0" w:color="auto"/>
        <w:left w:val="none" w:sz="0" w:space="0" w:color="auto"/>
        <w:bottom w:val="none" w:sz="0" w:space="0" w:color="auto"/>
        <w:right w:val="none" w:sz="0" w:space="0" w:color="auto"/>
      </w:divBdr>
    </w:div>
    <w:div w:id="281812822">
      <w:marLeft w:val="640"/>
      <w:marRight w:val="0"/>
      <w:marTop w:val="0"/>
      <w:marBottom w:val="0"/>
      <w:divBdr>
        <w:top w:val="none" w:sz="0" w:space="0" w:color="auto"/>
        <w:left w:val="none" w:sz="0" w:space="0" w:color="auto"/>
        <w:bottom w:val="none" w:sz="0" w:space="0" w:color="auto"/>
        <w:right w:val="none" w:sz="0" w:space="0" w:color="auto"/>
      </w:divBdr>
    </w:div>
    <w:div w:id="282002034">
      <w:marLeft w:val="640"/>
      <w:marRight w:val="0"/>
      <w:marTop w:val="0"/>
      <w:marBottom w:val="0"/>
      <w:divBdr>
        <w:top w:val="none" w:sz="0" w:space="0" w:color="auto"/>
        <w:left w:val="none" w:sz="0" w:space="0" w:color="auto"/>
        <w:bottom w:val="none" w:sz="0" w:space="0" w:color="auto"/>
        <w:right w:val="none" w:sz="0" w:space="0" w:color="auto"/>
      </w:divBdr>
    </w:div>
    <w:div w:id="282080652">
      <w:marLeft w:val="640"/>
      <w:marRight w:val="0"/>
      <w:marTop w:val="0"/>
      <w:marBottom w:val="0"/>
      <w:divBdr>
        <w:top w:val="none" w:sz="0" w:space="0" w:color="auto"/>
        <w:left w:val="none" w:sz="0" w:space="0" w:color="auto"/>
        <w:bottom w:val="none" w:sz="0" w:space="0" w:color="auto"/>
        <w:right w:val="none" w:sz="0" w:space="0" w:color="auto"/>
      </w:divBdr>
    </w:div>
    <w:div w:id="282082325">
      <w:marLeft w:val="640"/>
      <w:marRight w:val="0"/>
      <w:marTop w:val="0"/>
      <w:marBottom w:val="0"/>
      <w:divBdr>
        <w:top w:val="none" w:sz="0" w:space="0" w:color="auto"/>
        <w:left w:val="none" w:sz="0" w:space="0" w:color="auto"/>
        <w:bottom w:val="none" w:sz="0" w:space="0" w:color="auto"/>
        <w:right w:val="none" w:sz="0" w:space="0" w:color="auto"/>
      </w:divBdr>
    </w:div>
    <w:div w:id="282151623">
      <w:marLeft w:val="640"/>
      <w:marRight w:val="0"/>
      <w:marTop w:val="0"/>
      <w:marBottom w:val="0"/>
      <w:divBdr>
        <w:top w:val="none" w:sz="0" w:space="0" w:color="auto"/>
        <w:left w:val="none" w:sz="0" w:space="0" w:color="auto"/>
        <w:bottom w:val="none" w:sz="0" w:space="0" w:color="auto"/>
        <w:right w:val="none" w:sz="0" w:space="0" w:color="auto"/>
      </w:divBdr>
    </w:div>
    <w:div w:id="282158657">
      <w:marLeft w:val="640"/>
      <w:marRight w:val="0"/>
      <w:marTop w:val="0"/>
      <w:marBottom w:val="0"/>
      <w:divBdr>
        <w:top w:val="none" w:sz="0" w:space="0" w:color="auto"/>
        <w:left w:val="none" w:sz="0" w:space="0" w:color="auto"/>
        <w:bottom w:val="none" w:sz="0" w:space="0" w:color="auto"/>
        <w:right w:val="none" w:sz="0" w:space="0" w:color="auto"/>
      </w:divBdr>
    </w:div>
    <w:div w:id="282272855">
      <w:marLeft w:val="640"/>
      <w:marRight w:val="0"/>
      <w:marTop w:val="0"/>
      <w:marBottom w:val="0"/>
      <w:divBdr>
        <w:top w:val="none" w:sz="0" w:space="0" w:color="auto"/>
        <w:left w:val="none" w:sz="0" w:space="0" w:color="auto"/>
        <w:bottom w:val="none" w:sz="0" w:space="0" w:color="auto"/>
        <w:right w:val="none" w:sz="0" w:space="0" w:color="auto"/>
      </w:divBdr>
    </w:div>
    <w:div w:id="282344451">
      <w:marLeft w:val="640"/>
      <w:marRight w:val="0"/>
      <w:marTop w:val="0"/>
      <w:marBottom w:val="0"/>
      <w:divBdr>
        <w:top w:val="none" w:sz="0" w:space="0" w:color="auto"/>
        <w:left w:val="none" w:sz="0" w:space="0" w:color="auto"/>
        <w:bottom w:val="none" w:sz="0" w:space="0" w:color="auto"/>
        <w:right w:val="none" w:sz="0" w:space="0" w:color="auto"/>
      </w:divBdr>
    </w:div>
    <w:div w:id="282349554">
      <w:marLeft w:val="640"/>
      <w:marRight w:val="0"/>
      <w:marTop w:val="0"/>
      <w:marBottom w:val="0"/>
      <w:divBdr>
        <w:top w:val="none" w:sz="0" w:space="0" w:color="auto"/>
        <w:left w:val="none" w:sz="0" w:space="0" w:color="auto"/>
        <w:bottom w:val="none" w:sz="0" w:space="0" w:color="auto"/>
        <w:right w:val="none" w:sz="0" w:space="0" w:color="auto"/>
      </w:divBdr>
    </w:div>
    <w:div w:id="282418438">
      <w:marLeft w:val="640"/>
      <w:marRight w:val="0"/>
      <w:marTop w:val="0"/>
      <w:marBottom w:val="0"/>
      <w:divBdr>
        <w:top w:val="none" w:sz="0" w:space="0" w:color="auto"/>
        <w:left w:val="none" w:sz="0" w:space="0" w:color="auto"/>
        <w:bottom w:val="none" w:sz="0" w:space="0" w:color="auto"/>
        <w:right w:val="none" w:sz="0" w:space="0" w:color="auto"/>
      </w:divBdr>
    </w:div>
    <w:div w:id="282420067">
      <w:marLeft w:val="640"/>
      <w:marRight w:val="0"/>
      <w:marTop w:val="0"/>
      <w:marBottom w:val="0"/>
      <w:divBdr>
        <w:top w:val="none" w:sz="0" w:space="0" w:color="auto"/>
        <w:left w:val="none" w:sz="0" w:space="0" w:color="auto"/>
        <w:bottom w:val="none" w:sz="0" w:space="0" w:color="auto"/>
        <w:right w:val="none" w:sz="0" w:space="0" w:color="auto"/>
      </w:divBdr>
    </w:div>
    <w:div w:id="282464568">
      <w:marLeft w:val="640"/>
      <w:marRight w:val="0"/>
      <w:marTop w:val="0"/>
      <w:marBottom w:val="0"/>
      <w:divBdr>
        <w:top w:val="none" w:sz="0" w:space="0" w:color="auto"/>
        <w:left w:val="none" w:sz="0" w:space="0" w:color="auto"/>
        <w:bottom w:val="none" w:sz="0" w:space="0" w:color="auto"/>
        <w:right w:val="none" w:sz="0" w:space="0" w:color="auto"/>
      </w:divBdr>
    </w:div>
    <w:div w:id="282469513">
      <w:marLeft w:val="640"/>
      <w:marRight w:val="0"/>
      <w:marTop w:val="0"/>
      <w:marBottom w:val="0"/>
      <w:divBdr>
        <w:top w:val="none" w:sz="0" w:space="0" w:color="auto"/>
        <w:left w:val="none" w:sz="0" w:space="0" w:color="auto"/>
        <w:bottom w:val="none" w:sz="0" w:space="0" w:color="auto"/>
        <w:right w:val="none" w:sz="0" w:space="0" w:color="auto"/>
      </w:divBdr>
    </w:div>
    <w:div w:id="282545177">
      <w:marLeft w:val="640"/>
      <w:marRight w:val="0"/>
      <w:marTop w:val="0"/>
      <w:marBottom w:val="0"/>
      <w:divBdr>
        <w:top w:val="none" w:sz="0" w:space="0" w:color="auto"/>
        <w:left w:val="none" w:sz="0" w:space="0" w:color="auto"/>
        <w:bottom w:val="none" w:sz="0" w:space="0" w:color="auto"/>
        <w:right w:val="none" w:sz="0" w:space="0" w:color="auto"/>
      </w:divBdr>
    </w:div>
    <w:div w:id="282611697">
      <w:marLeft w:val="640"/>
      <w:marRight w:val="0"/>
      <w:marTop w:val="0"/>
      <w:marBottom w:val="0"/>
      <w:divBdr>
        <w:top w:val="none" w:sz="0" w:space="0" w:color="auto"/>
        <w:left w:val="none" w:sz="0" w:space="0" w:color="auto"/>
        <w:bottom w:val="none" w:sz="0" w:space="0" w:color="auto"/>
        <w:right w:val="none" w:sz="0" w:space="0" w:color="auto"/>
      </w:divBdr>
    </w:div>
    <w:div w:id="282612781">
      <w:marLeft w:val="640"/>
      <w:marRight w:val="0"/>
      <w:marTop w:val="0"/>
      <w:marBottom w:val="0"/>
      <w:divBdr>
        <w:top w:val="none" w:sz="0" w:space="0" w:color="auto"/>
        <w:left w:val="none" w:sz="0" w:space="0" w:color="auto"/>
        <w:bottom w:val="none" w:sz="0" w:space="0" w:color="auto"/>
        <w:right w:val="none" w:sz="0" w:space="0" w:color="auto"/>
      </w:divBdr>
    </w:div>
    <w:div w:id="282806025">
      <w:marLeft w:val="640"/>
      <w:marRight w:val="0"/>
      <w:marTop w:val="0"/>
      <w:marBottom w:val="0"/>
      <w:divBdr>
        <w:top w:val="none" w:sz="0" w:space="0" w:color="auto"/>
        <w:left w:val="none" w:sz="0" w:space="0" w:color="auto"/>
        <w:bottom w:val="none" w:sz="0" w:space="0" w:color="auto"/>
        <w:right w:val="none" w:sz="0" w:space="0" w:color="auto"/>
      </w:divBdr>
    </w:div>
    <w:div w:id="282806805">
      <w:marLeft w:val="640"/>
      <w:marRight w:val="0"/>
      <w:marTop w:val="0"/>
      <w:marBottom w:val="0"/>
      <w:divBdr>
        <w:top w:val="none" w:sz="0" w:space="0" w:color="auto"/>
        <w:left w:val="none" w:sz="0" w:space="0" w:color="auto"/>
        <w:bottom w:val="none" w:sz="0" w:space="0" w:color="auto"/>
        <w:right w:val="none" w:sz="0" w:space="0" w:color="auto"/>
      </w:divBdr>
    </w:div>
    <w:div w:id="282813196">
      <w:marLeft w:val="640"/>
      <w:marRight w:val="0"/>
      <w:marTop w:val="0"/>
      <w:marBottom w:val="0"/>
      <w:divBdr>
        <w:top w:val="none" w:sz="0" w:space="0" w:color="auto"/>
        <w:left w:val="none" w:sz="0" w:space="0" w:color="auto"/>
        <w:bottom w:val="none" w:sz="0" w:space="0" w:color="auto"/>
        <w:right w:val="none" w:sz="0" w:space="0" w:color="auto"/>
      </w:divBdr>
    </w:div>
    <w:div w:id="282923205">
      <w:marLeft w:val="640"/>
      <w:marRight w:val="0"/>
      <w:marTop w:val="0"/>
      <w:marBottom w:val="0"/>
      <w:divBdr>
        <w:top w:val="none" w:sz="0" w:space="0" w:color="auto"/>
        <w:left w:val="none" w:sz="0" w:space="0" w:color="auto"/>
        <w:bottom w:val="none" w:sz="0" w:space="0" w:color="auto"/>
        <w:right w:val="none" w:sz="0" w:space="0" w:color="auto"/>
      </w:divBdr>
    </w:div>
    <w:div w:id="283001251">
      <w:marLeft w:val="640"/>
      <w:marRight w:val="0"/>
      <w:marTop w:val="0"/>
      <w:marBottom w:val="0"/>
      <w:divBdr>
        <w:top w:val="none" w:sz="0" w:space="0" w:color="auto"/>
        <w:left w:val="none" w:sz="0" w:space="0" w:color="auto"/>
        <w:bottom w:val="none" w:sz="0" w:space="0" w:color="auto"/>
        <w:right w:val="none" w:sz="0" w:space="0" w:color="auto"/>
      </w:divBdr>
    </w:div>
    <w:div w:id="283004562">
      <w:marLeft w:val="640"/>
      <w:marRight w:val="0"/>
      <w:marTop w:val="0"/>
      <w:marBottom w:val="0"/>
      <w:divBdr>
        <w:top w:val="none" w:sz="0" w:space="0" w:color="auto"/>
        <w:left w:val="none" w:sz="0" w:space="0" w:color="auto"/>
        <w:bottom w:val="none" w:sz="0" w:space="0" w:color="auto"/>
        <w:right w:val="none" w:sz="0" w:space="0" w:color="auto"/>
      </w:divBdr>
    </w:div>
    <w:div w:id="283050327">
      <w:marLeft w:val="640"/>
      <w:marRight w:val="0"/>
      <w:marTop w:val="0"/>
      <w:marBottom w:val="0"/>
      <w:divBdr>
        <w:top w:val="none" w:sz="0" w:space="0" w:color="auto"/>
        <w:left w:val="none" w:sz="0" w:space="0" w:color="auto"/>
        <w:bottom w:val="none" w:sz="0" w:space="0" w:color="auto"/>
        <w:right w:val="none" w:sz="0" w:space="0" w:color="auto"/>
      </w:divBdr>
    </w:div>
    <w:div w:id="283076267">
      <w:marLeft w:val="640"/>
      <w:marRight w:val="0"/>
      <w:marTop w:val="0"/>
      <w:marBottom w:val="0"/>
      <w:divBdr>
        <w:top w:val="none" w:sz="0" w:space="0" w:color="auto"/>
        <w:left w:val="none" w:sz="0" w:space="0" w:color="auto"/>
        <w:bottom w:val="none" w:sz="0" w:space="0" w:color="auto"/>
        <w:right w:val="none" w:sz="0" w:space="0" w:color="auto"/>
      </w:divBdr>
    </w:div>
    <w:div w:id="283082646">
      <w:marLeft w:val="640"/>
      <w:marRight w:val="0"/>
      <w:marTop w:val="0"/>
      <w:marBottom w:val="0"/>
      <w:divBdr>
        <w:top w:val="none" w:sz="0" w:space="0" w:color="auto"/>
        <w:left w:val="none" w:sz="0" w:space="0" w:color="auto"/>
        <w:bottom w:val="none" w:sz="0" w:space="0" w:color="auto"/>
        <w:right w:val="none" w:sz="0" w:space="0" w:color="auto"/>
      </w:divBdr>
    </w:div>
    <w:div w:id="283196791">
      <w:marLeft w:val="640"/>
      <w:marRight w:val="0"/>
      <w:marTop w:val="0"/>
      <w:marBottom w:val="0"/>
      <w:divBdr>
        <w:top w:val="none" w:sz="0" w:space="0" w:color="auto"/>
        <w:left w:val="none" w:sz="0" w:space="0" w:color="auto"/>
        <w:bottom w:val="none" w:sz="0" w:space="0" w:color="auto"/>
        <w:right w:val="none" w:sz="0" w:space="0" w:color="auto"/>
      </w:divBdr>
    </w:div>
    <w:div w:id="283198230">
      <w:marLeft w:val="640"/>
      <w:marRight w:val="0"/>
      <w:marTop w:val="0"/>
      <w:marBottom w:val="0"/>
      <w:divBdr>
        <w:top w:val="none" w:sz="0" w:space="0" w:color="auto"/>
        <w:left w:val="none" w:sz="0" w:space="0" w:color="auto"/>
        <w:bottom w:val="none" w:sz="0" w:space="0" w:color="auto"/>
        <w:right w:val="none" w:sz="0" w:space="0" w:color="auto"/>
      </w:divBdr>
    </w:div>
    <w:div w:id="283200553">
      <w:marLeft w:val="640"/>
      <w:marRight w:val="0"/>
      <w:marTop w:val="0"/>
      <w:marBottom w:val="0"/>
      <w:divBdr>
        <w:top w:val="none" w:sz="0" w:space="0" w:color="auto"/>
        <w:left w:val="none" w:sz="0" w:space="0" w:color="auto"/>
        <w:bottom w:val="none" w:sz="0" w:space="0" w:color="auto"/>
        <w:right w:val="none" w:sz="0" w:space="0" w:color="auto"/>
      </w:divBdr>
    </w:div>
    <w:div w:id="283272119">
      <w:marLeft w:val="640"/>
      <w:marRight w:val="0"/>
      <w:marTop w:val="0"/>
      <w:marBottom w:val="0"/>
      <w:divBdr>
        <w:top w:val="none" w:sz="0" w:space="0" w:color="auto"/>
        <w:left w:val="none" w:sz="0" w:space="0" w:color="auto"/>
        <w:bottom w:val="none" w:sz="0" w:space="0" w:color="auto"/>
        <w:right w:val="none" w:sz="0" w:space="0" w:color="auto"/>
      </w:divBdr>
    </w:div>
    <w:div w:id="283390992">
      <w:marLeft w:val="640"/>
      <w:marRight w:val="0"/>
      <w:marTop w:val="0"/>
      <w:marBottom w:val="0"/>
      <w:divBdr>
        <w:top w:val="none" w:sz="0" w:space="0" w:color="auto"/>
        <w:left w:val="none" w:sz="0" w:space="0" w:color="auto"/>
        <w:bottom w:val="none" w:sz="0" w:space="0" w:color="auto"/>
        <w:right w:val="none" w:sz="0" w:space="0" w:color="auto"/>
      </w:divBdr>
    </w:div>
    <w:div w:id="283393395">
      <w:marLeft w:val="640"/>
      <w:marRight w:val="0"/>
      <w:marTop w:val="0"/>
      <w:marBottom w:val="0"/>
      <w:divBdr>
        <w:top w:val="none" w:sz="0" w:space="0" w:color="auto"/>
        <w:left w:val="none" w:sz="0" w:space="0" w:color="auto"/>
        <w:bottom w:val="none" w:sz="0" w:space="0" w:color="auto"/>
        <w:right w:val="none" w:sz="0" w:space="0" w:color="auto"/>
      </w:divBdr>
    </w:div>
    <w:div w:id="283464163">
      <w:marLeft w:val="640"/>
      <w:marRight w:val="0"/>
      <w:marTop w:val="0"/>
      <w:marBottom w:val="0"/>
      <w:divBdr>
        <w:top w:val="none" w:sz="0" w:space="0" w:color="auto"/>
        <w:left w:val="none" w:sz="0" w:space="0" w:color="auto"/>
        <w:bottom w:val="none" w:sz="0" w:space="0" w:color="auto"/>
        <w:right w:val="none" w:sz="0" w:space="0" w:color="auto"/>
      </w:divBdr>
    </w:div>
    <w:div w:id="283465702">
      <w:marLeft w:val="640"/>
      <w:marRight w:val="0"/>
      <w:marTop w:val="0"/>
      <w:marBottom w:val="0"/>
      <w:divBdr>
        <w:top w:val="none" w:sz="0" w:space="0" w:color="auto"/>
        <w:left w:val="none" w:sz="0" w:space="0" w:color="auto"/>
        <w:bottom w:val="none" w:sz="0" w:space="0" w:color="auto"/>
        <w:right w:val="none" w:sz="0" w:space="0" w:color="auto"/>
      </w:divBdr>
    </w:div>
    <w:div w:id="283466320">
      <w:marLeft w:val="640"/>
      <w:marRight w:val="0"/>
      <w:marTop w:val="0"/>
      <w:marBottom w:val="0"/>
      <w:divBdr>
        <w:top w:val="none" w:sz="0" w:space="0" w:color="auto"/>
        <w:left w:val="none" w:sz="0" w:space="0" w:color="auto"/>
        <w:bottom w:val="none" w:sz="0" w:space="0" w:color="auto"/>
        <w:right w:val="none" w:sz="0" w:space="0" w:color="auto"/>
      </w:divBdr>
    </w:div>
    <w:div w:id="283469446">
      <w:marLeft w:val="640"/>
      <w:marRight w:val="0"/>
      <w:marTop w:val="0"/>
      <w:marBottom w:val="0"/>
      <w:divBdr>
        <w:top w:val="none" w:sz="0" w:space="0" w:color="auto"/>
        <w:left w:val="none" w:sz="0" w:space="0" w:color="auto"/>
        <w:bottom w:val="none" w:sz="0" w:space="0" w:color="auto"/>
        <w:right w:val="none" w:sz="0" w:space="0" w:color="auto"/>
      </w:divBdr>
    </w:div>
    <w:div w:id="283469584">
      <w:marLeft w:val="640"/>
      <w:marRight w:val="0"/>
      <w:marTop w:val="0"/>
      <w:marBottom w:val="0"/>
      <w:divBdr>
        <w:top w:val="none" w:sz="0" w:space="0" w:color="auto"/>
        <w:left w:val="none" w:sz="0" w:space="0" w:color="auto"/>
        <w:bottom w:val="none" w:sz="0" w:space="0" w:color="auto"/>
        <w:right w:val="none" w:sz="0" w:space="0" w:color="auto"/>
      </w:divBdr>
    </w:div>
    <w:div w:id="283510758">
      <w:marLeft w:val="640"/>
      <w:marRight w:val="0"/>
      <w:marTop w:val="0"/>
      <w:marBottom w:val="0"/>
      <w:divBdr>
        <w:top w:val="none" w:sz="0" w:space="0" w:color="auto"/>
        <w:left w:val="none" w:sz="0" w:space="0" w:color="auto"/>
        <w:bottom w:val="none" w:sz="0" w:space="0" w:color="auto"/>
        <w:right w:val="none" w:sz="0" w:space="0" w:color="auto"/>
      </w:divBdr>
    </w:div>
    <w:div w:id="283511065">
      <w:marLeft w:val="640"/>
      <w:marRight w:val="0"/>
      <w:marTop w:val="0"/>
      <w:marBottom w:val="0"/>
      <w:divBdr>
        <w:top w:val="none" w:sz="0" w:space="0" w:color="auto"/>
        <w:left w:val="none" w:sz="0" w:space="0" w:color="auto"/>
        <w:bottom w:val="none" w:sz="0" w:space="0" w:color="auto"/>
        <w:right w:val="none" w:sz="0" w:space="0" w:color="auto"/>
      </w:divBdr>
    </w:div>
    <w:div w:id="283538472">
      <w:marLeft w:val="640"/>
      <w:marRight w:val="0"/>
      <w:marTop w:val="0"/>
      <w:marBottom w:val="0"/>
      <w:divBdr>
        <w:top w:val="none" w:sz="0" w:space="0" w:color="auto"/>
        <w:left w:val="none" w:sz="0" w:space="0" w:color="auto"/>
        <w:bottom w:val="none" w:sz="0" w:space="0" w:color="auto"/>
        <w:right w:val="none" w:sz="0" w:space="0" w:color="auto"/>
      </w:divBdr>
    </w:div>
    <w:div w:id="283579835">
      <w:marLeft w:val="640"/>
      <w:marRight w:val="0"/>
      <w:marTop w:val="0"/>
      <w:marBottom w:val="0"/>
      <w:divBdr>
        <w:top w:val="none" w:sz="0" w:space="0" w:color="auto"/>
        <w:left w:val="none" w:sz="0" w:space="0" w:color="auto"/>
        <w:bottom w:val="none" w:sz="0" w:space="0" w:color="auto"/>
        <w:right w:val="none" w:sz="0" w:space="0" w:color="auto"/>
      </w:divBdr>
    </w:div>
    <w:div w:id="283656713">
      <w:marLeft w:val="640"/>
      <w:marRight w:val="0"/>
      <w:marTop w:val="0"/>
      <w:marBottom w:val="0"/>
      <w:divBdr>
        <w:top w:val="none" w:sz="0" w:space="0" w:color="auto"/>
        <w:left w:val="none" w:sz="0" w:space="0" w:color="auto"/>
        <w:bottom w:val="none" w:sz="0" w:space="0" w:color="auto"/>
        <w:right w:val="none" w:sz="0" w:space="0" w:color="auto"/>
      </w:divBdr>
    </w:div>
    <w:div w:id="283779386">
      <w:marLeft w:val="640"/>
      <w:marRight w:val="0"/>
      <w:marTop w:val="0"/>
      <w:marBottom w:val="0"/>
      <w:divBdr>
        <w:top w:val="none" w:sz="0" w:space="0" w:color="auto"/>
        <w:left w:val="none" w:sz="0" w:space="0" w:color="auto"/>
        <w:bottom w:val="none" w:sz="0" w:space="0" w:color="auto"/>
        <w:right w:val="none" w:sz="0" w:space="0" w:color="auto"/>
      </w:divBdr>
    </w:div>
    <w:div w:id="283780450">
      <w:marLeft w:val="640"/>
      <w:marRight w:val="0"/>
      <w:marTop w:val="0"/>
      <w:marBottom w:val="0"/>
      <w:divBdr>
        <w:top w:val="none" w:sz="0" w:space="0" w:color="auto"/>
        <w:left w:val="none" w:sz="0" w:space="0" w:color="auto"/>
        <w:bottom w:val="none" w:sz="0" w:space="0" w:color="auto"/>
        <w:right w:val="none" w:sz="0" w:space="0" w:color="auto"/>
      </w:divBdr>
    </w:div>
    <w:div w:id="283924606">
      <w:marLeft w:val="640"/>
      <w:marRight w:val="0"/>
      <w:marTop w:val="0"/>
      <w:marBottom w:val="0"/>
      <w:divBdr>
        <w:top w:val="none" w:sz="0" w:space="0" w:color="auto"/>
        <w:left w:val="none" w:sz="0" w:space="0" w:color="auto"/>
        <w:bottom w:val="none" w:sz="0" w:space="0" w:color="auto"/>
        <w:right w:val="none" w:sz="0" w:space="0" w:color="auto"/>
      </w:divBdr>
    </w:div>
    <w:div w:id="283929339">
      <w:marLeft w:val="640"/>
      <w:marRight w:val="0"/>
      <w:marTop w:val="0"/>
      <w:marBottom w:val="0"/>
      <w:divBdr>
        <w:top w:val="none" w:sz="0" w:space="0" w:color="auto"/>
        <w:left w:val="none" w:sz="0" w:space="0" w:color="auto"/>
        <w:bottom w:val="none" w:sz="0" w:space="0" w:color="auto"/>
        <w:right w:val="none" w:sz="0" w:space="0" w:color="auto"/>
      </w:divBdr>
    </w:div>
    <w:div w:id="283999710">
      <w:marLeft w:val="640"/>
      <w:marRight w:val="0"/>
      <w:marTop w:val="0"/>
      <w:marBottom w:val="0"/>
      <w:divBdr>
        <w:top w:val="none" w:sz="0" w:space="0" w:color="auto"/>
        <w:left w:val="none" w:sz="0" w:space="0" w:color="auto"/>
        <w:bottom w:val="none" w:sz="0" w:space="0" w:color="auto"/>
        <w:right w:val="none" w:sz="0" w:space="0" w:color="auto"/>
      </w:divBdr>
    </w:div>
    <w:div w:id="284120204">
      <w:marLeft w:val="640"/>
      <w:marRight w:val="0"/>
      <w:marTop w:val="0"/>
      <w:marBottom w:val="0"/>
      <w:divBdr>
        <w:top w:val="none" w:sz="0" w:space="0" w:color="auto"/>
        <w:left w:val="none" w:sz="0" w:space="0" w:color="auto"/>
        <w:bottom w:val="none" w:sz="0" w:space="0" w:color="auto"/>
        <w:right w:val="none" w:sz="0" w:space="0" w:color="auto"/>
      </w:divBdr>
    </w:div>
    <w:div w:id="284124403">
      <w:marLeft w:val="640"/>
      <w:marRight w:val="0"/>
      <w:marTop w:val="0"/>
      <w:marBottom w:val="0"/>
      <w:divBdr>
        <w:top w:val="none" w:sz="0" w:space="0" w:color="auto"/>
        <w:left w:val="none" w:sz="0" w:space="0" w:color="auto"/>
        <w:bottom w:val="none" w:sz="0" w:space="0" w:color="auto"/>
        <w:right w:val="none" w:sz="0" w:space="0" w:color="auto"/>
      </w:divBdr>
    </w:div>
    <w:div w:id="284166073">
      <w:marLeft w:val="640"/>
      <w:marRight w:val="0"/>
      <w:marTop w:val="0"/>
      <w:marBottom w:val="0"/>
      <w:divBdr>
        <w:top w:val="none" w:sz="0" w:space="0" w:color="auto"/>
        <w:left w:val="none" w:sz="0" w:space="0" w:color="auto"/>
        <w:bottom w:val="none" w:sz="0" w:space="0" w:color="auto"/>
        <w:right w:val="none" w:sz="0" w:space="0" w:color="auto"/>
      </w:divBdr>
    </w:div>
    <w:div w:id="284235138">
      <w:marLeft w:val="640"/>
      <w:marRight w:val="0"/>
      <w:marTop w:val="0"/>
      <w:marBottom w:val="0"/>
      <w:divBdr>
        <w:top w:val="none" w:sz="0" w:space="0" w:color="auto"/>
        <w:left w:val="none" w:sz="0" w:space="0" w:color="auto"/>
        <w:bottom w:val="none" w:sz="0" w:space="0" w:color="auto"/>
        <w:right w:val="none" w:sz="0" w:space="0" w:color="auto"/>
      </w:divBdr>
    </w:div>
    <w:div w:id="284238771">
      <w:marLeft w:val="640"/>
      <w:marRight w:val="0"/>
      <w:marTop w:val="0"/>
      <w:marBottom w:val="0"/>
      <w:divBdr>
        <w:top w:val="none" w:sz="0" w:space="0" w:color="auto"/>
        <w:left w:val="none" w:sz="0" w:space="0" w:color="auto"/>
        <w:bottom w:val="none" w:sz="0" w:space="0" w:color="auto"/>
        <w:right w:val="none" w:sz="0" w:space="0" w:color="auto"/>
      </w:divBdr>
    </w:div>
    <w:div w:id="284384188">
      <w:marLeft w:val="640"/>
      <w:marRight w:val="0"/>
      <w:marTop w:val="0"/>
      <w:marBottom w:val="0"/>
      <w:divBdr>
        <w:top w:val="none" w:sz="0" w:space="0" w:color="auto"/>
        <w:left w:val="none" w:sz="0" w:space="0" w:color="auto"/>
        <w:bottom w:val="none" w:sz="0" w:space="0" w:color="auto"/>
        <w:right w:val="none" w:sz="0" w:space="0" w:color="auto"/>
      </w:divBdr>
    </w:div>
    <w:div w:id="284434821">
      <w:marLeft w:val="640"/>
      <w:marRight w:val="0"/>
      <w:marTop w:val="0"/>
      <w:marBottom w:val="0"/>
      <w:divBdr>
        <w:top w:val="none" w:sz="0" w:space="0" w:color="auto"/>
        <w:left w:val="none" w:sz="0" w:space="0" w:color="auto"/>
        <w:bottom w:val="none" w:sz="0" w:space="0" w:color="auto"/>
        <w:right w:val="none" w:sz="0" w:space="0" w:color="auto"/>
      </w:divBdr>
    </w:div>
    <w:div w:id="284628705">
      <w:marLeft w:val="640"/>
      <w:marRight w:val="0"/>
      <w:marTop w:val="0"/>
      <w:marBottom w:val="0"/>
      <w:divBdr>
        <w:top w:val="none" w:sz="0" w:space="0" w:color="auto"/>
        <w:left w:val="none" w:sz="0" w:space="0" w:color="auto"/>
        <w:bottom w:val="none" w:sz="0" w:space="0" w:color="auto"/>
        <w:right w:val="none" w:sz="0" w:space="0" w:color="auto"/>
      </w:divBdr>
    </w:div>
    <w:div w:id="284654154">
      <w:marLeft w:val="640"/>
      <w:marRight w:val="0"/>
      <w:marTop w:val="0"/>
      <w:marBottom w:val="0"/>
      <w:divBdr>
        <w:top w:val="none" w:sz="0" w:space="0" w:color="auto"/>
        <w:left w:val="none" w:sz="0" w:space="0" w:color="auto"/>
        <w:bottom w:val="none" w:sz="0" w:space="0" w:color="auto"/>
        <w:right w:val="none" w:sz="0" w:space="0" w:color="auto"/>
      </w:divBdr>
    </w:div>
    <w:div w:id="284775988">
      <w:marLeft w:val="640"/>
      <w:marRight w:val="0"/>
      <w:marTop w:val="0"/>
      <w:marBottom w:val="0"/>
      <w:divBdr>
        <w:top w:val="none" w:sz="0" w:space="0" w:color="auto"/>
        <w:left w:val="none" w:sz="0" w:space="0" w:color="auto"/>
        <w:bottom w:val="none" w:sz="0" w:space="0" w:color="auto"/>
        <w:right w:val="none" w:sz="0" w:space="0" w:color="auto"/>
      </w:divBdr>
    </w:div>
    <w:div w:id="284777230">
      <w:marLeft w:val="640"/>
      <w:marRight w:val="0"/>
      <w:marTop w:val="0"/>
      <w:marBottom w:val="0"/>
      <w:divBdr>
        <w:top w:val="none" w:sz="0" w:space="0" w:color="auto"/>
        <w:left w:val="none" w:sz="0" w:space="0" w:color="auto"/>
        <w:bottom w:val="none" w:sz="0" w:space="0" w:color="auto"/>
        <w:right w:val="none" w:sz="0" w:space="0" w:color="auto"/>
      </w:divBdr>
    </w:div>
    <w:div w:id="284821021">
      <w:marLeft w:val="640"/>
      <w:marRight w:val="0"/>
      <w:marTop w:val="0"/>
      <w:marBottom w:val="0"/>
      <w:divBdr>
        <w:top w:val="none" w:sz="0" w:space="0" w:color="auto"/>
        <w:left w:val="none" w:sz="0" w:space="0" w:color="auto"/>
        <w:bottom w:val="none" w:sz="0" w:space="0" w:color="auto"/>
        <w:right w:val="none" w:sz="0" w:space="0" w:color="auto"/>
      </w:divBdr>
    </w:div>
    <w:div w:id="284889217">
      <w:marLeft w:val="640"/>
      <w:marRight w:val="0"/>
      <w:marTop w:val="0"/>
      <w:marBottom w:val="0"/>
      <w:divBdr>
        <w:top w:val="none" w:sz="0" w:space="0" w:color="auto"/>
        <w:left w:val="none" w:sz="0" w:space="0" w:color="auto"/>
        <w:bottom w:val="none" w:sz="0" w:space="0" w:color="auto"/>
        <w:right w:val="none" w:sz="0" w:space="0" w:color="auto"/>
      </w:divBdr>
    </w:div>
    <w:div w:id="284894016">
      <w:marLeft w:val="640"/>
      <w:marRight w:val="0"/>
      <w:marTop w:val="0"/>
      <w:marBottom w:val="0"/>
      <w:divBdr>
        <w:top w:val="none" w:sz="0" w:space="0" w:color="auto"/>
        <w:left w:val="none" w:sz="0" w:space="0" w:color="auto"/>
        <w:bottom w:val="none" w:sz="0" w:space="0" w:color="auto"/>
        <w:right w:val="none" w:sz="0" w:space="0" w:color="auto"/>
      </w:divBdr>
    </w:div>
    <w:div w:id="284897301">
      <w:marLeft w:val="640"/>
      <w:marRight w:val="0"/>
      <w:marTop w:val="0"/>
      <w:marBottom w:val="0"/>
      <w:divBdr>
        <w:top w:val="none" w:sz="0" w:space="0" w:color="auto"/>
        <w:left w:val="none" w:sz="0" w:space="0" w:color="auto"/>
        <w:bottom w:val="none" w:sz="0" w:space="0" w:color="auto"/>
        <w:right w:val="none" w:sz="0" w:space="0" w:color="auto"/>
      </w:divBdr>
    </w:div>
    <w:div w:id="284971142">
      <w:marLeft w:val="640"/>
      <w:marRight w:val="0"/>
      <w:marTop w:val="0"/>
      <w:marBottom w:val="0"/>
      <w:divBdr>
        <w:top w:val="none" w:sz="0" w:space="0" w:color="auto"/>
        <w:left w:val="none" w:sz="0" w:space="0" w:color="auto"/>
        <w:bottom w:val="none" w:sz="0" w:space="0" w:color="auto"/>
        <w:right w:val="none" w:sz="0" w:space="0" w:color="auto"/>
      </w:divBdr>
    </w:div>
    <w:div w:id="285085700">
      <w:marLeft w:val="640"/>
      <w:marRight w:val="0"/>
      <w:marTop w:val="0"/>
      <w:marBottom w:val="0"/>
      <w:divBdr>
        <w:top w:val="none" w:sz="0" w:space="0" w:color="auto"/>
        <w:left w:val="none" w:sz="0" w:space="0" w:color="auto"/>
        <w:bottom w:val="none" w:sz="0" w:space="0" w:color="auto"/>
        <w:right w:val="none" w:sz="0" w:space="0" w:color="auto"/>
      </w:divBdr>
    </w:div>
    <w:div w:id="285088809">
      <w:marLeft w:val="640"/>
      <w:marRight w:val="0"/>
      <w:marTop w:val="0"/>
      <w:marBottom w:val="0"/>
      <w:divBdr>
        <w:top w:val="none" w:sz="0" w:space="0" w:color="auto"/>
        <w:left w:val="none" w:sz="0" w:space="0" w:color="auto"/>
        <w:bottom w:val="none" w:sz="0" w:space="0" w:color="auto"/>
        <w:right w:val="none" w:sz="0" w:space="0" w:color="auto"/>
      </w:divBdr>
    </w:div>
    <w:div w:id="285089294">
      <w:marLeft w:val="640"/>
      <w:marRight w:val="0"/>
      <w:marTop w:val="0"/>
      <w:marBottom w:val="0"/>
      <w:divBdr>
        <w:top w:val="none" w:sz="0" w:space="0" w:color="auto"/>
        <w:left w:val="none" w:sz="0" w:space="0" w:color="auto"/>
        <w:bottom w:val="none" w:sz="0" w:space="0" w:color="auto"/>
        <w:right w:val="none" w:sz="0" w:space="0" w:color="auto"/>
      </w:divBdr>
    </w:div>
    <w:div w:id="285357304">
      <w:marLeft w:val="640"/>
      <w:marRight w:val="0"/>
      <w:marTop w:val="0"/>
      <w:marBottom w:val="0"/>
      <w:divBdr>
        <w:top w:val="none" w:sz="0" w:space="0" w:color="auto"/>
        <w:left w:val="none" w:sz="0" w:space="0" w:color="auto"/>
        <w:bottom w:val="none" w:sz="0" w:space="0" w:color="auto"/>
        <w:right w:val="none" w:sz="0" w:space="0" w:color="auto"/>
      </w:divBdr>
    </w:div>
    <w:div w:id="285476467">
      <w:marLeft w:val="640"/>
      <w:marRight w:val="0"/>
      <w:marTop w:val="0"/>
      <w:marBottom w:val="0"/>
      <w:divBdr>
        <w:top w:val="none" w:sz="0" w:space="0" w:color="auto"/>
        <w:left w:val="none" w:sz="0" w:space="0" w:color="auto"/>
        <w:bottom w:val="none" w:sz="0" w:space="0" w:color="auto"/>
        <w:right w:val="none" w:sz="0" w:space="0" w:color="auto"/>
      </w:divBdr>
    </w:div>
    <w:div w:id="285546800">
      <w:marLeft w:val="640"/>
      <w:marRight w:val="0"/>
      <w:marTop w:val="0"/>
      <w:marBottom w:val="0"/>
      <w:divBdr>
        <w:top w:val="none" w:sz="0" w:space="0" w:color="auto"/>
        <w:left w:val="none" w:sz="0" w:space="0" w:color="auto"/>
        <w:bottom w:val="none" w:sz="0" w:space="0" w:color="auto"/>
        <w:right w:val="none" w:sz="0" w:space="0" w:color="auto"/>
      </w:divBdr>
    </w:div>
    <w:div w:id="285551461">
      <w:marLeft w:val="640"/>
      <w:marRight w:val="0"/>
      <w:marTop w:val="0"/>
      <w:marBottom w:val="0"/>
      <w:divBdr>
        <w:top w:val="none" w:sz="0" w:space="0" w:color="auto"/>
        <w:left w:val="none" w:sz="0" w:space="0" w:color="auto"/>
        <w:bottom w:val="none" w:sz="0" w:space="0" w:color="auto"/>
        <w:right w:val="none" w:sz="0" w:space="0" w:color="auto"/>
      </w:divBdr>
    </w:div>
    <w:div w:id="285703295">
      <w:marLeft w:val="640"/>
      <w:marRight w:val="0"/>
      <w:marTop w:val="0"/>
      <w:marBottom w:val="0"/>
      <w:divBdr>
        <w:top w:val="none" w:sz="0" w:space="0" w:color="auto"/>
        <w:left w:val="none" w:sz="0" w:space="0" w:color="auto"/>
        <w:bottom w:val="none" w:sz="0" w:space="0" w:color="auto"/>
        <w:right w:val="none" w:sz="0" w:space="0" w:color="auto"/>
      </w:divBdr>
    </w:div>
    <w:div w:id="285888111">
      <w:marLeft w:val="640"/>
      <w:marRight w:val="0"/>
      <w:marTop w:val="0"/>
      <w:marBottom w:val="0"/>
      <w:divBdr>
        <w:top w:val="none" w:sz="0" w:space="0" w:color="auto"/>
        <w:left w:val="none" w:sz="0" w:space="0" w:color="auto"/>
        <w:bottom w:val="none" w:sz="0" w:space="0" w:color="auto"/>
        <w:right w:val="none" w:sz="0" w:space="0" w:color="auto"/>
      </w:divBdr>
    </w:div>
    <w:div w:id="285889135">
      <w:marLeft w:val="640"/>
      <w:marRight w:val="0"/>
      <w:marTop w:val="0"/>
      <w:marBottom w:val="0"/>
      <w:divBdr>
        <w:top w:val="none" w:sz="0" w:space="0" w:color="auto"/>
        <w:left w:val="none" w:sz="0" w:space="0" w:color="auto"/>
        <w:bottom w:val="none" w:sz="0" w:space="0" w:color="auto"/>
        <w:right w:val="none" w:sz="0" w:space="0" w:color="auto"/>
      </w:divBdr>
    </w:div>
    <w:div w:id="285933746">
      <w:marLeft w:val="640"/>
      <w:marRight w:val="0"/>
      <w:marTop w:val="0"/>
      <w:marBottom w:val="0"/>
      <w:divBdr>
        <w:top w:val="none" w:sz="0" w:space="0" w:color="auto"/>
        <w:left w:val="none" w:sz="0" w:space="0" w:color="auto"/>
        <w:bottom w:val="none" w:sz="0" w:space="0" w:color="auto"/>
        <w:right w:val="none" w:sz="0" w:space="0" w:color="auto"/>
      </w:divBdr>
    </w:div>
    <w:div w:id="285936474">
      <w:marLeft w:val="640"/>
      <w:marRight w:val="0"/>
      <w:marTop w:val="0"/>
      <w:marBottom w:val="0"/>
      <w:divBdr>
        <w:top w:val="none" w:sz="0" w:space="0" w:color="auto"/>
        <w:left w:val="none" w:sz="0" w:space="0" w:color="auto"/>
        <w:bottom w:val="none" w:sz="0" w:space="0" w:color="auto"/>
        <w:right w:val="none" w:sz="0" w:space="0" w:color="auto"/>
      </w:divBdr>
    </w:div>
    <w:div w:id="286010831">
      <w:marLeft w:val="640"/>
      <w:marRight w:val="0"/>
      <w:marTop w:val="0"/>
      <w:marBottom w:val="0"/>
      <w:divBdr>
        <w:top w:val="none" w:sz="0" w:space="0" w:color="auto"/>
        <w:left w:val="none" w:sz="0" w:space="0" w:color="auto"/>
        <w:bottom w:val="none" w:sz="0" w:space="0" w:color="auto"/>
        <w:right w:val="none" w:sz="0" w:space="0" w:color="auto"/>
      </w:divBdr>
    </w:div>
    <w:div w:id="286085314">
      <w:marLeft w:val="640"/>
      <w:marRight w:val="0"/>
      <w:marTop w:val="0"/>
      <w:marBottom w:val="0"/>
      <w:divBdr>
        <w:top w:val="none" w:sz="0" w:space="0" w:color="auto"/>
        <w:left w:val="none" w:sz="0" w:space="0" w:color="auto"/>
        <w:bottom w:val="none" w:sz="0" w:space="0" w:color="auto"/>
        <w:right w:val="none" w:sz="0" w:space="0" w:color="auto"/>
      </w:divBdr>
    </w:div>
    <w:div w:id="286088705">
      <w:marLeft w:val="640"/>
      <w:marRight w:val="0"/>
      <w:marTop w:val="0"/>
      <w:marBottom w:val="0"/>
      <w:divBdr>
        <w:top w:val="none" w:sz="0" w:space="0" w:color="auto"/>
        <w:left w:val="none" w:sz="0" w:space="0" w:color="auto"/>
        <w:bottom w:val="none" w:sz="0" w:space="0" w:color="auto"/>
        <w:right w:val="none" w:sz="0" w:space="0" w:color="auto"/>
      </w:divBdr>
    </w:div>
    <w:div w:id="286199151">
      <w:marLeft w:val="640"/>
      <w:marRight w:val="0"/>
      <w:marTop w:val="0"/>
      <w:marBottom w:val="0"/>
      <w:divBdr>
        <w:top w:val="none" w:sz="0" w:space="0" w:color="auto"/>
        <w:left w:val="none" w:sz="0" w:space="0" w:color="auto"/>
        <w:bottom w:val="none" w:sz="0" w:space="0" w:color="auto"/>
        <w:right w:val="none" w:sz="0" w:space="0" w:color="auto"/>
      </w:divBdr>
    </w:div>
    <w:div w:id="286202038">
      <w:marLeft w:val="640"/>
      <w:marRight w:val="0"/>
      <w:marTop w:val="0"/>
      <w:marBottom w:val="0"/>
      <w:divBdr>
        <w:top w:val="none" w:sz="0" w:space="0" w:color="auto"/>
        <w:left w:val="none" w:sz="0" w:space="0" w:color="auto"/>
        <w:bottom w:val="none" w:sz="0" w:space="0" w:color="auto"/>
        <w:right w:val="none" w:sz="0" w:space="0" w:color="auto"/>
      </w:divBdr>
    </w:div>
    <w:div w:id="286204318">
      <w:marLeft w:val="640"/>
      <w:marRight w:val="0"/>
      <w:marTop w:val="0"/>
      <w:marBottom w:val="0"/>
      <w:divBdr>
        <w:top w:val="none" w:sz="0" w:space="0" w:color="auto"/>
        <w:left w:val="none" w:sz="0" w:space="0" w:color="auto"/>
        <w:bottom w:val="none" w:sz="0" w:space="0" w:color="auto"/>
        <w:right w:val="none" w:sz="0" w:space="0" w:color="auto"/>
      </w:divBdr>
    </w:div>
    <w:div w:id="286471451">
      <w:marLeft w:val="640"/>
      <w:marRight w:val="0"/>
      <w:marTop w:val="0"/>
      <w:marBottom w:val="0"/>
      <w:divBdr>
        <w:top w:val="none" w:sz="0" w:space="0" w:color="auto"/>
        <w:left w:val="none" w:sz="0" w:space="0" w:color="auto"/>
        <w:bottom w:val="none" w:sz="0" w:space="0" w:color="auto"/>
        <w:right w:val="none" w:sz="0" w:space="0" w:color="auto"/>
      </w:divBdr>
    </w:div>
    <w:div w:id="286593526">
      <w:marLeft w:val="640"/>
      <w:marRight w:val="0"/>
      <w:marTop w:val="0"/>
      <w:marBottom w:val="0"/>
      <w:divBdr>
        <w:top w:val="none" w:sz="0" w:space="0" w:color="auto"/>
        <w:left w:val="none" w:sz="0" w:space="0" w:color="auto"/>
        <w:bottom w:val="none" w:sz="0" w:space="0" w:color="auto"/>
        <w:right w:val="none" w:sz="0" w:space="0" w:color="auto"/>
      </w:divBdr>
    </w:div>
    <w:div w:id="286786180">
      <w:marLeft w:val="640"/>
      <w:marRight w:val="0"/>
      <w:marTop w:val="0"/>
      <w:marBottom w:val="0"/>
      <w:divBdr>
        <w:top w:val="none" w:sz="0" w:space="0" w:color="auto"/>
        <w:left w:val="none" w:sz="0" w:space="0" w:color="auto"/>
        <w:bottom w:val="none" w:sz="0" w:space="0" w:color="auto"/>
        <w:right w:val="none" w:sz="0" w:space="0" w:color="auto"/>
      </w:divBdr>
    </w:div>
    <w:div w:id="286812219">
      <w:marLeft w:val="640"/>
      <w:marRight w:val="0"/>
      <w:marTop w:val="0"/>
      <w:marBottom w:val="0"/>
      <w:divBdr>
        <w:top w:val="none" w:sz="0" w:space="0" w:color="auto"/>
        <w:left w:val="none" w:sz="0" w:space="0" w:color="auto"/>
        <w:bottom w:val="none" w:sz="0" w:space="0" w:color="auto"/>
        <w:right w:val="none" w:sz="0" w:space="0" w:color="auto"/>
      </w:divBdr>
    </w:div>
    <w:div w:id="286856262">
      <w:marLeft w:val="640"/>
      <w:marRight w:val="0"/>
      <w:marTop w:val="0"/>
      <w:marBottom w:val="0"/>
      <w:divBdr>
        <w:top w:val="none" w:sz="0" w:space="0" w:color="auto"/>
        <w:left w:val="none" w:sz="0" w:space="0" w:color="auto"/>
        <w:bottom w:val="none" w:sz="0" w:space="0" w:color="auto"/>
        <w:right w:val="none" w:sz="0" w:space="0" w:color="auto"/>
      </w:divBdr>
    </w:div>
    <w:div w:id="286858113">
      <w:marLeft w:val="640"/>
      <w:marRight w:val="0"/>
      <w:marTop w:val="0"/>
      <w:marBottom w:val="0"/>
      <w:divBdr>
        <w:top w:val="none" w:sz="0" w:space="0" w:color="auto"/>
        <w:left w:val="none" w:sz="0" w:space="0" w:color="auto"/>
        <w:bottom w:val="none" w:sz="0" w:space="0" w:color="auto"/>
        <w:right w:val="none" w:sz="0" w:space="0" w:color="auto"/>
      </w:divBdr>
    </w:div>
    <w:div w:id="286859098">
      <w:marLeft w:val="640"/>
      <w:marRight w:val="0"/>
      <w:marTop w:val="0"/>
      <w:marBottom w:val="0"/>
      <w:divBdr>
        <w:top w:val="none" w:sz="0" w:space="0" w:color="auto"/>
        <w:left w:val="none" w:sz="0" w:space="0" w:color="auto"/>
        <w:bottom w:val="none" w:sz="0" w:space="0" w:color="auto"/>
        <w:right w:val="none" w:sz="0" w:space="0" w:color="auto"/>
      </w:divBdr>
    </w:div>
    <w:div w:id="287052307">
      <w:marLeft w:val="640"/>
      <w:marRight w:val="0"/>
      <w:marTop w:val="0"/>
      <w:marBottom w:val="0"/>
      <w:divBdr>
        <w:top w:val="none" w:sz="0" w:space="0" w:color="auto"/>
        <w:left w:val="none" w:sz="0" w:space="0" w:color="auto"/>
        <w:bottom w:val="none" w:sz="0" w:space="0" w:color="auto"/>
        <w:right w:val="none" w:sz="0" w:space="0" w:color="auto"/>
      </w:divBdr>
    </w:div>
    <w:div w:id="287131343">
      <w:marLeft w:val="640"/>
      <w:marRight w:val="0"/>
      <w:marTop w:val="0"/>
      <w:marBottom w:val="0"/>
      <w:divBdr>
        <w:top w:val="none" w:sz="0" w:space="0" w:color="auto"/>
        <w:left w:val="none" w:sz="0" w:space="0" w:color="auto"/>
        <w:bottom w:val="none" w:sz="0" w:space="0" w:color="auto"/>
        <w:right w:val="none" w:sz="0" w:space="0" w:color="auto"/>
      </w:divBdr>
    </w:div>
    <w:div w:id="287201365">
      <w:marLeft w:val="640"/>
      <w:marRight w:val="0"/>
      <w:marTop w:val="0"/>
      <w:marBottom w:val="0"/>
      <w:divBdr>
        <w:top w:val="none" w:sz="0" w:space="0" w:color="auto"/>
        <w:left w:val="none" w:sz="0" w:space="0" w:color="auto"/>
        <w:bottom w:val="none" w:sz="0" w:space="0" w:color="auto"/>
        <w:right w:val="none" w:sz="0" w:space="0" w:color="auto"/>
      </w:divBdr>
    </w:div>
    <w:div w:id="287245714">
      <w:bodyDiv w:val="1"/>
      <w:marLeft w:val="0"/>
      <w:marRight w:val="0"/>
      <w:marTop w:val="0"/>
      <w:marBottom w:val="0"/>
      <w:divBdr>
        <w:top w:val="none" w:sz="0" w:space="0" w:color="auto"/>
        <w:left w:val="none" w:sz="0" w:space="0" w:color="auto"/>
        <w:bottom w:val="none" w:sz="0" w:space="0" w:color="auto"/>
        <w:right w:val="none" w:sz="0" w:space="0" w:color="auto"/>
      </w:divBdr>
      <w:divsChild>
        <w:div w:id="135222684">
          <w:marLeft w:val="640"/>
          <w:marRight w:val="0"/>
          <w:marTop w:val="0"/>
          <w:marBottom w:val="0"/>
          <w:divBdr>
            <w:top w:val="none" w:sz="0" w:space="0" w:color="auto"/>
            <w:left w:val="none" w:sz="0" w:space="0" w:color="auto"/>
            <w:bottom w:val="none" w:sz="0" w:space="0" w:color="auto"/>
            <w:right w:val="none" w:sz="0" w:space="0" w:color="auto"/>
          </w:divBdr>
        </w:div>
        <w:div w:id="153571882">
          <w:marLeft w:val="640"/>
          <w:marRight w:val="0"/>
          <w:marTop w:val="0"/>
          <w:marBottom w:val="0"/>
          <w:divBdr>
            <w:top w:val="none" w:sz="0" w:space="0" w:color="auto"/>
            <w:left w:val="none" w:sz="0" w:space="0" w:color="auto"/>
            <w:bottom w:val="none" w:sz="0" w:space="0" w:color="auto"/>
            <w:right w:val="none" w:sz="0" w:space="0" w:color="auto"/>
          </w:divBdr>
        </w:div>
        <w:div w:id="161891194">
          <w:marLeft w:val="640"/>
          <w:marRight w:val="0"/>
          <w:marTop w:val="0"/>
          <w:marBottom w:val="0"/>
          <w:divBdr>
            <w:top w:val="none" w:sz="0" w:space="0" w:color="auto"/>
            <w:left w:val="none" w:sz="0" w:space="0" w:color="auto"/>
            <w:bottom w:val="none" w:sz="0" w:space="0" w:color="auto"/>
            <w:right w:val="none" w:sz="0" w:space="0" w:color="auto"/>
          </w:divBdr>
        </w:div>
        <w:div w:id="192962353">
          <w:marLeft w:val="640"/>
          <w:marRight w:val="0"/>
          <w:marTop w:val="0"/>
          <w:marBottom w:val="0"/>
          <w:divBdr>
            <w:top w:val="none" w:sz="0" w:space="0" w:color="auto"/>
            <w:left w:val="none" w:sz="0" w:space="0" w:color="auto"/>
            <w:bottom w:val="none" w:sz="0" w:space="0" w:color="auto"/>
            <w:right w:val="none" w:sz="0" w:space="0" w:color="auto"/>
          </w:divBdr>
        </w:div>
        <w:div w:id="250745887">
          <w:marLeft w:val="640"/>
          <w:marRight w:val="0"/>
          <w:marTop w:val="0"/>
          <w:marBottom w:val="0"/>
          <w:divBdr>
            <w:top w:val="none" w:sz="0" w:space="0" w:color="auto"/>
            <w:left w:val="none" w:sz="0" w:space="0" w:color="auto"/>
            <w:bottom w:val="none" w:sz="0" w:space="0" w:color="auto"/>
            <w:right w:val="none" w:sz="0" w:space="0" w:color="auto"/>
          </w:divBdr>
        </w:div>
        <w:div w:id="257638222">
          <w:marLeft w:val="640"/>
          <w:marRight w:val="0"/>
          <w:marTop w:val="0"/>
          <w:marBottom w:val="0"/>
          <w:divBdr>
            <w:top w:val="none" w:sz="0" w:space="0" w:color="auto"/>
            <w:left w:val="none" w:sz="0" w:space="0" w:color="auto"/>
            <w:bottom w:val="none" w:sz="0" w:space="0" w:color="auto"/>
            <w:right w:val="none" w:sz="0" w:space="0" w:color="auto"/>
          </w:divBdr>
        </w:div>
        <w:div w:id="269751620">
          <w:marLeft w:val="640"/>
          <w:marRight w:val="0"/>
          <w:marTop w:val="0"/>
          <w:marBottom w:val="0"/>
          <w:divBdr>
            <w:top w:val="none" w:sz="0" w:space="0" w:color="auto"/>
            <w:left w:val="none" w:sz="0" w:space="0" w:color="auto"/>
            <w:bottom w:val="none" w:sz="0" w:space="0" w:color="auto"/>
            <w:right w:val="none" w:sz="0" w:space="0" w:color="auto"/>
          </w:divBdr>
        </w:div>
        <w:div w:id="273635137">
          <w:marLeft w:val="640"/>
          <w:marRight w:val="0"/>
          <w:marTop w:val="0"/>
          <w:marBottom w:val="0"/>
          <w:divBdr>
            <w:top w:val="none" w:sz="0" w:space="0" w:color="auto"/>
            <w:left w:val="none" w:sz="0" w:space="0" w:color="auto"/>
            <w:bottom w:val="none" w:sz="0" w:space="0" w:color="auto"/>
            <w:right w:val="none" w:sz="0" w:space="0" w:color="auto"/>
          </w:divBdr>
        </w:div>
        <w:div w:id="322974342">
          <w:marLeft w:val="640"/>
          <w:marRight w:val="0"/>
          <w:marTop w:val="0"/>
          <w:marBottom w:val="0"/>
          <w:divBdr>
            <w:top w:val="none" w:sz="0" w:space="0" w:color="auto"/>
            <w:left w:val="none" w:sz="0" w:space="0" w:color="auto"/>
            <w:bottom w:val="none" w:sz="0" w:space="0" w:color="auto"/>
            <w:right w:val="none" w:sz="0" w:space="0" w:color="auto"/>
          </w:divBdr>
        </w:div>
        <w:div w:id="341131295">
          <w:marLeft w:val="640"/>
          <w:marRight w:val="0"/>
          <w:marTop w:val="0"/>
          <w:marBottom w:val="0"/>
          <w:divBdr>
            <w:top w:val="none" w:sz="0" w:space="0" w:color="auto"/>
            <w:left w:val="none" w:sz="0" w:space="0" w:color="auto"/>
            <w:bottom w:val="none" w:sz="0" w:space="0" w:color="auto"/>
            <w:right w:val="none" w:sz="0" w:space="0" w:color="auto"/>
          </w:divBdr>
        </w:div>
        <w:div w:id="367267087">
          <w:marLeft w:val="640"/>
          <w:marRight w:val="0"/>
          <w:marTop w:val="0"/>
          <w:marBottom w:val="0"/>
          <w:divBdr>
            <w:top w:val="none" w:sz="0" w:space="0" w:color="auto"/>
            <w:left w:val="none" w:sz="0" w:space="0" w:color="auto"/>
            <w:bottom w:val="none" w:sz="0" w:space="0" w:color="auto"/>
            <w:right w:val="none" w:sz="0" w:space="0" w:color="auto"/>
          </w:divBdr>
        </w:div>
        <w:div w:id="455412667">
          <w:marLeft w:val="640"/>
          <w:marRight w:val="0"/>
          <w:marTop w:val="0"/>
          <w:marBottom w:val="0"/>
          <w:divBdr>
            <w:top w:val="none" w:sz="0" w:space="0" w:color="auto"/>
            <w:left w:val="none" w:sz="0" w:space="0" w:color="auto"/>
            <w:bottom w:val="none" w:sz="0" w:space="0" w:color="auto"/>
            <w:right w:val="none" w:sz="0" w:space="0" w:color="auto"/>
          </w:divBdr>
        </w:div>
        <w:div w:id="568662183">
          <w:marLeft w:val="640"/>
          <w:marRight w:val="0"/>
          <w:marTop w:val="0"/>
          <w:marBottom w:val="0"/>
          <w:divBdr>
            <w:top w:val="none" w:sz="0" w:space="0" w:color="auto"/>
            <w:left w:val="none" w:sz="0" w:space="0" w:color="auto"/>
            <w:bottom w:val="none" w:sz="0" w:space="0" w:color="auto"/>
            <w:right w:val="none" w:sz="0" w:space="0" w:color="auto"/>
          </w:divBdr>
        </w:div>
        <w:div w:id="672537717">
          <w:marLeft w:val="640"/>
          <w:marRight w:val="0"/>
          <w:marTop w:val="0"/>
          <w:marBottom w:val="0"/>
          <w:divBdr>
            <w:top w:val="none" w:sz="0" w:space="0" w:color="auto"/>
            <w:left w:val="none" w:sz="0" w:space="0" w:color="auto"/>
            <w:bottom w:val="none" w:sz="0" w:space="0" w:color="auto"/>
            <w:right w:val="none" w:sz="0" w:space="0" w:color="auto"/>
          </w:divBdr>
        </w:div>
        <w:div w:id="684330211">
          <w:marLeft w:val="640"/>
          <w:marRight w:val="0"/>
          <w:marTop w:val="0"/>
          <w:marBottom w:val="0"/>
          <w:divBdr>
            <w:top w:val="none" w:sz="0" w:space="0" w:color="auto"/>
            <w:left w:val="none" w:sz="0" w:space="0" w:color="auto"/>
            <w:bottom w:val="none" w:sz="0" w:space="0" w:color="auto"/>
            <w:right w:val="none" w:sz="0" w:space="0" w:color="auto"/>
          </w:divBdr>
        </w:div>
        <w:div w:id="694310907">
          <w:marLeft w:val="640"/>
          <w:marRight w:val="0"/>
          <w:marTop w:val="0"/>
          <w:marBottom w:val="0"/>
          <w:divBdr>
            <w:top w:val="none" w:sz="0" w:space="0" w:color="auto"/>
            <w:left w:val="none" w:sz="0" w:space="0" w:color="auto"/>
            <w:bottom w:val="none" w:sz="0" w:space="0" w:color="auto"/>
            <w:right w:val="none" w:sz="0" w:space="0" w:color="auto"/>
          </w:divBdr>
        </w:div>
        <w:div w:id="743986465">
          <w:marLeft w:val="640"/>
          <w:marRight w:val="0"/>
          <w:marTop w:val="0"/>
          <w:marBottom w:val="0"/>
          <w:divBdr>
            <w:top w:val="none" w:sz="0" w:space="0" w:color="auto"/>
            <w:left w:val="none" w:sz="0" w:space="0" w:color="auto"/>
            <w:bottom w:val="none" w:sz="0" w:space="0" w:color="auto"/>
            <w:right w:val="none" w:sz="0" w:space="0" w:color="auto"/>
          </w:divBdr>
        </w:div>
        <w:div w:id="787895250">
          <w:marLeft w:val="640"/>
          <w:marRight w:val="0"/>
          <w:marTop w:val="0"/>
          <w:marBottom w:val="0"/>
          <w:divBdr>
            <w:top w:val="none" w:sz="0" w:space="0" w:color="auto"/>
            <w:left w:val="none" w:sz="0" w:space="0" w:color="auto"/>
            <w:bottom w:val="none" w:sz="0" w:space="0" w:color="auto"/>
            <w:right w:val="none" w:sz="0" w:space="0" w:color="auto"/>
          </w:divBdr>
        </w:div>
        <w:div w:id="916327776">
          <w:marLeft w:val="640"/>
          <w:marRight w:val="0"/>
          <w:marTop w:val="0"/>
          <w:marBottom w:val="0"/>
          <w:divBdr>
            <w:top w:val="none" w:sz="0" w:space="0" w:color="auto"/>
            <w:left w:val="none" w:sz="0" w:space="0" w:color="auto"/>
            <w:bottom w:val="none" w:sz="0" w:space="0" w:color="auto"/>
            <w:right w:val="none" w:sz="0" w:space="0" w:color="auto"/>
          </w:divBdr>
        </w:div>
        <w:div w:id="968900461">
          <w:marLeft w:val="640"/>
          <w:marRight w:val="0"/>
          <w:marTop w:val="0"/>
          <w:marBottom w:val="0"/>
          <w:divBdr>
            <w:top w:val="none" w:sz="0" w:space="0" w:color="auto"/>
            <w:left w:val="none" w:sz="0" w:space="0" w:color="auto"/>
            <w:bottom w:val="none" w:sz="0" w:space="0" w:color="auto"/>
            <w:right w:val="none" w:sz="0" w:space="0" w:color="auto"/>
          </w:divBdr>
        </w:div>
        <w:div w:id="1015378220">
          <w:marLeft w:val="640"/>
          <w:marRight w:val="0"/>
          <w:marTop w:val="0"/>
          <w:marBottom w:val="0"/>
          <w:divBdr>
            <w:top w:val="none" w:sz="0" w:space="0" w:color="auto"/>
            <w:left w:val="none" w:sz="0" w:space="0" w:color="auto"/>
            <w:bottom w:val="none" w:sz="0" w:space="0" w:color="auto"/>
            <w:right w:val="none" w:sz="0" w:space="0" w:color="auto"/>
          </w:divBdr>
        </w:div>
        <w:div w:id="1055668137">
          <w:marLeft w:val="640"/>
          <w:marRight w:val="0"/>
          <w:marTop w:val="0"/>
          <w:marBottom w:val="0"/>
          <w:divBdr>
            <w:top w:val="none" w:sz="0" w:space="0" w:color="auto"/>
            <w:left w:val="none" w:sz="0" w:space="0" w:color="auto"/>
            <w:bottom w:val="none" w:sz="0" w:space="0" w:color="auto"/>
            <w:right w:val="none" w:sz="0" w:space="0" w:color="auto"/>
          </w:divBdr>
        </w:div>
        <w:div w:id="1061755167">
          <w:marLeft w:val="640"/>
          <w:marRight w:val="0"/>
          <w:marTop w:val="0"/>
          <w:marBottom w:val="0"/>
          <w:divBdr>
            <w:top w:val="none" w:sz="0" w:space="0" w:color="auto"/>
            <w:left w:val="none" w:sz="0" w:space="0" w:color="auto"/>
            <w:bottom w:val="none" w:sz="0" w:space="0" w:color="auto"/>
            <w:right w:val="none" w:sz="0" w:space="0" w:color="auto"/>
          </w:divBdr>
        </w:div>
        <w:div w:id="1149710797">
          <w:marLeft w:val="640"/>
          <w:marRight w:val="0"/>
          <w:marTop w:val="0"/>
          <w:marBottom w:val="0"/>
          <w:divBdr>
            <w:top w:val="none" w:sz="0" w:space="0" w:color="auto"/>
            <w:left w:val="none" w:sz="0" w:space="0" w:color="auto"/>
            <w:bottom w:val="none" w:sz="0" w:space="0" w:color="auto"/>
            <w:right w:val="none" w:sz="0" w:space="0" w:color="auto"/>
          </w:divBdr>
        </w:div>
        <w:div w:id="1188324364">
          <w:marLeft w:val="640"/>
          <w:marRight w:val="0"/>
          <w:marTop w:val="0"/>
          <w:marBottom w:val="0"/>
          <w:divBdr>
            <w:top w:val="none" w:sz="0" w:space="0" w:color="auto"/>
            <w:left w:val="none" w:sz="0" w:space="0" w:color="auto"/>
            <w:bottom w:val="none" w:sz="0" w:space="0" w:color="auto"/>
            <w:right w:val="none" w:sz="0" w:space="0" w:color="auto"/>
          </w:divBdr>
        </w:div>
        <w:div w:id="1297830302">
          <w:marLeft w:val="640"/>
          <w:marRight w:val="0"/>
          <w:marTop w:val="0"/>
          <w:marBottom w:val="0"/>
          <w:divBdr>
            <w:top w:val="none" w:sz="0" w:space="0" w:color="auto"/>
            <w:left w:val="none" w:sz="0" w:space="0" w:color="auto"/>
            <w:bottom w:val="none" w:sz="0" w:space="0" w:color="auto"/>
            <w:right w:val="none" w:sz="0" w:space="0" w:color="auto"/>
          </w:divBdr>
        </w:div>
        <w:div w:id="1436636396">
          <w:marLeft w:val="640"/>
          <w:marRight w:val="0"/>
          <w:marTop w:val="0"/>
          <w:marBottom w:val="0"/>
          <w:divBdr>
            <w:top w:val="none" w:sz="0" w:space="0" w:color="auto"/>
            <w:left w:val="none" w:sz="0" w:space="0" w:color="auto"/>
            <w:bottom w:val="none" w:sz="0" w:space="0" w:color="auto"/>
            <w:right w:val="none" w:sz="0" w:space="0" w:color="auto"/>
          </w:divBdr>
        </w:div>
        <w:div w:id="1494487707">
          <w:marLeft w:val="640"/>
          <w:marRight w:val="0"/>
          <w:marTop w:val="0"/>
          <w:marBottom w:val="0"/>
          <w:divBdr>
            <w:top w:val="none" w:sz="0" w:space="0" w:color="auto"/>
            <w:left w:val="none" w:sz="0" w:space="0" w:color="auto"/>
            <w:bottom w:val="none" w:sz="0" w:space="0" w:color="auto"/>
            <w:right w:val="none" w:sz="0" w:space="0" w:color="auto"/>
          </w:divBdr>
        </w:div>
        <w:div w:id="1556117538">
          <w:marLeft w:val="640"/>
          <w:marRight w:val="0"/>
          <w:marTop w:val="0"/>
          <w:marBottom w:val="0"/>
          <w:divBdr>
            <w:top w:val="none" w:sz="0" w:space="0" w:color="auto"/>
            <w:left w:val="none" w:sz="0" w:space="0" w:color="auto"/>
            <w:bottom w:val="none" w:sz="0" w:space="0" w:color="auto"/>
            <w:right w:val="none" w:sz="0" w:space="0" w:color="auto"/>
          </w:divBdr>
        </w:div>
        <w:div w:id="1628395889">
          <w:marLeft w:val="640"/>
          <w:marRight w:val="0"/>
          <w:marTop w:val="0"/>
          <w:marBottom w:val="0"/>
          <w:divBdr>
            <w:top w:val="none" w:sz="0" w:space="0" w:color="auto"/>
            <w:left w:val="none" w:sz="0" w:space="0" w:color="auto"/>
            <w:bottom w:val="none" w:sz="0" w:space="0" w:color="auto"/>
            <w:right w:val="none" w:sz="0" w:space="0" w:color="auto"/>
          </w:divBdr>
        </w:div>
        <w:div w:id="1678192349">
          <w:marLeft w:val="640"/>
          <w:marRight w:val="0"/>
          <w:marTop w:val="0"/>
          <w:marBottom w:val="0"/>
          <w:divBdr>
            <w:top w:val="none" w:sz="0" w:space="0" w:color="auto"/>
            <w:left w:val="none" w:sz="0" w:space="0" w:color="auto"/>
            <w:bottom w:val="none" w:sz="0" w:space="0" w:color="auto"/>
            <w:right w:val="none" w:sz="0" w:space="0" w:color="auto"/>
          </w:divBdr>
        </w:div>
        <w:div w:id="1711107738">
          <w:marLeft w:val="640"/>
          <w:marRight w:val="0"/>
          <w:marTop w:val="0"/>
          <w:marBottom w:val="0"/>
          <w:divBdr>
            <w:top w:val="none" w:sz="0" w:space="0" w:color="auto"/>
            <w:left w:val="none" w:sz="0" w:space="0" w:color="auto"/>
            <w:bottom w:val="none" w:sz="0" w:space="0" w:color="auto"/>
            <w:right w:val="none" w:sz="0" w:space="0" w:color="auto"/>
          </w:divBdr>
        </w:div>
      </w:divsChild>
    </w:div>
    <w:div w:id="287396985">
      <w:marLeft w:val="640"/>
      <w:marRight w:val="0"/>
      <w:marTop w:val="0"/>
      <w:marBottom w:val="0"/>
      <w:divBdr>
        <w:top w:val="none" w:sz="0" w:space="0" w:color="auto"/>
        <w:left w:val="none" w:sz="0" w:space="0" w:color="auto"/>
        <w:bottom w:val="none" w:sz="0" w:space="0" w:color="auto"/>
        <w:right w:val="none" w:sz="0" w:space="0" w:color="auto"/>
      </w:divBdr>
    </w:div>
    <w:div w:id="287442531">
      <w:marLeft w:val="640"/>
      <w:marRight w:val="0"/>
      <w:marTop w:val="0"/>
      <w:marBottom w:val="0"/>
      <w:divBdr>
        <w:top w:val="none" w:sz="0" w:space="0" w:color="auto"/>
        <w:left w:val="none" w:sz="0" w:space="0" w:color="auto"/>
        <w:bottom w:val="none" w:sz="0" w:space="0" w:color="auto"/>
        <w:right w:val="none" w:sz="0" w:space="0" w:color="auto"/>
      </w:divBdr>
    </w:div>
    <w:div w:id="287589954">
      <w:marLeft w:val="640"/>
      <w:marRight w:val="0"/>
      <w:marTop w:val="0"/>
      <w:marBottom w:val="0"/>
      <w:divBdr>
        <w:top w:val="none" w:sz="0" w:space="0" w:color="auto"/>
        <w:left w:val="none" w:sz="0" w:space="0" w:color="auto"/>
        <w:bottom w:val="none" w:sz="0" w:space="0" w:color="auto"/>
        <w:right w:val="none" w:sz="0" w:space="0" w:color="auto"/>
      </w:divBdr>
    </w:div>
    <w:div w:id="287591175">
      <w:marLeft w:val="640"/>
      <w:marRight w:val="0"/>
      <w:marTop w:val="0"/>
      <w:marBottom w:val="0"/>
      <w:divBdr>
        <w:top w:val="none" w:sz="0" w:space="0" w:color="auto"/>
        <w:left w:val="none" w:sz="0" w:space="0" w:color="auto"/>
        <w:bottom w:val="none" w:sz="0" w:space="0" w:color="auto"/>
        <w:right w:val="none" w:sz="0" w:space="0" w:color="auto"/>
      </w:divBdr>
    </w:div>
    <w:div w:id="287591625">
      <w:marLeft w:val="640"/>
      <w:marRight w:val="0"/>
      <w:marTop w:val="0"/>
      <w:marBottom w:val="0"/>
      <w:divBdr>
        <w:top w:val="none" w:sz="0" w:space="0" w:color="auto"/>
        <w:left w:val="none" w:sz="0" w:space="0" w:color="auto"/>
        <w:bottom w:val="none" w:sz="0" w:space="0" w:color="auto"/>
        <w:right w:val="none" w:sz="0" w:space="0" w:color="auto"/>
      </w:divBdr>
    </w:div>
    <w:div w:id="287712226">
      <w:marLeft w:val="640"/>
      <w:marRight w:val="0"/>
      <w:marTop w:val="0"/>
      <w:marBottom w:val="0"/>
      <w:divBdr>
        <w:top w:val="none" w:sz="0" w:space="0" w:color="auto"/>
        <w:left w:val="none" w:sz="0" w:space="0" w:color="auto"/>
        <w:bottom w:val="none" w:sz="0" w:space="0" w:color="auto"/>
        <w:right w:val="none" w:sz="0" w:space="0" w:color="auto"/>
      </w:divBdr>
    </w:div>
    <w:div w:id="287861793">
      <w:marLeft w:val="640"/>
      <w:marRight w:val="0"/>
      <w:marTop w:val="0"/>
      <w:marBottom w:val="0"/>
      <w:divBdr>
        <w:top w:val="none" w:sz="0" w:space="0" w:color="auto"/>
        <w:left w:val="none" w:sz="0" w:space="0" w:color="auto"/>
        <w:bottom w:val="none" w:sz="0" w:space="0" w:color="auto"/>
        <w:right w:val="none" w:sz="0" w:space="0" w:color="auto"/>
      </w:divBdr>
    </w:div>
    <w:div w:id="287900529">
      <w:marLeft w:val="640"/>
      <w:marRight w:val="0"/>
      <w:marTop w:val="0"/>
      <w:marBottom w:val="0"/>
      <w:divBdr>
        <w:top w:val="none" w:sz="0" w:space="0" w:color="auto"/>
        <w:left w:val="none" w:sz="0" w:space="0" w:color="auto"/>
        <w:bottom w:val="none" w:sz="0" w:space="0" w:color="auto"/>
        <w:right w:val="none" w:sz="0" w:space="0" w:color="auto"/>
      </w:divBdr>
    </w:div>
    <w:div w:id="287931038">
      <w:marLeft w:val="640"/>
      <w:marRight w:val="0"/>
      <w:marTop w:val="0"/>
      <w:marBottom w:val="0"/>
      <w:divBdr>
        <w:top w:val="none" w:sz="0" w:space="0" w:color="auto"/>
        <w:left w:val="none" w:sz="0" w:space="0" w:color="auto"/>
        <w:bottom w:val="none" w:sz="0" w:space="0" w:color="auto"/>
        <w:right w:val="none" w:sz="0" w:space="0" w:color="auto"/>
      </w:divBdr>
    </w:div>
    <w:div w:id="288050030">
      <w:marLeft w:val="640"/>
      <w:marRight w:val="0"/>
      <w:marTop w:val="0"/>
      <w:marBottom w:val="0"/>
      <w:divBdr>
        <w:top w:val="none" w:sz="0" w:space="0" w:color="auto"/>
        <w:left w:val="none" w:sz="0" w:space="0" w:color="auto"/>
        <w:bottom w:val="none" w:sz="0" w:space="0" w:color="auto"/>
        <w:right w:val="none" w:sz="0" w:space="0" w:color="auto"/>
      </w:divBdr>
    </w:div>
    <w:div w:id="288055148">
      <w:marLeft w:val="640"/>
      <w:marRight w:val="0"/>
      <w:marTop w:val="0"/>
      <w:marBottom w:val="0"/>
      <w:divBdr>
        <w:top w:val="none" w:sz="0" w:space="0" w:color="auto"/>
        <w:left w:val="none" w:sz="0" w:space="0" w:color="auto"/>
        <w:bottom w:val="none" w:sz="0" w:space="0" w:color="auto"/>
        <w:right w:val="none" w:sz="0" w:space="0" w:color="auto"/>
      </w:divBdr>
    </w:div>
    <w:div w:id="288098095">
      <w:marLeft w:val="640"/>
      <w:marRight w:val="0"/>
      <w:marTop w:val="0"/>
      <w:marBottom w:val="0"/>
      <w:divBdr>
        <w:top w:val="none" w:sz="0" w:space="0" w:color="auto"/>
        <w:left w:val="none" w:sz="0" w:space="0" w:color="auto"/>
        <w:bottom w:val="none" w:sz="0" w:space="0" w:color="auto"/>
        <w:right w:val="none" w:sz="0" w:space="0" w:color="auto"/>
      </w:divBdr>
    </w:div>
    <w:div w:id="288247755">
      <w:marLeft w:val="640"/>
      <w:marRight w:val="0"/>
      <w:marTop w:val="0"/>
      <w:marBottom w:val="0"/>
      <w:divBdr>
        <w:top w:val="none" w:sz="0" w:space="0" w:color="auto"/>
        <w:left w:val="none" w:sz="0" w:space="0" w:color="auto"/>
        <w:bottom w:val="none" w:sz="0" w:space="0" w:color="auto"/>
        <w:right w:val="none" w:sz="0" w:space="0" w:color="auto"/>
      </w:divBdr>
    </w:div>
    <w:div w:id="288363394">
      <w:marLeft w:val="640"/>
      <w:marRight w:val="0"/>
      <w:marTop w:val="0"/>
      <w:marBottom w:val="0"/>
      <w:divBdr>
        <w:top w:val="none" w:sz="0" w:space="0" w:color="auto"/>
        <w:left w:val="none" w:sz="0" w:space="0" w:color="auto"/>
        <w:bottom w:val="none" w:sz="0" w:space="0" w:color="auto"/>
        <w:right w:val="none" w:sz="0" w:space="0" w:color="auto"/>
      </w:divBdr>
    </w:div>
    <w:div w:id="288555454">
      <w:marLeft w:val="640"/>
      <w:marRight w:val="0"/>
      <w:marTop w:val="0"/>
      <w:marBottom w:val="0"/>
      <w:divBdr>
        <w:top w:val="none" w:sz="0" w:space="0" w:color="auto"/>
        <w:left w:val="none" w:sz="0" w:space="0" w:color="auto"/>
        <w:bottom w:val="none" w:sz="0" w:space="0" w:color="auto"/>
        <w:right w:val="none" w:sz="0" w:space="0" w:color="auto"/>
      </w:divBdr>
    </w:div>
    <w:div w:id="288626875">
      <w:marLeft w:val="640"/>
      <w:marRight w:val="0"/>
      <w:marTop w:val="0"/>
      <w:marBottom w:val="0"/>
      <w:divBdr>
        <w:top w:val="none" w:sz="0" w:space="0" w:color="auto"/>
        <w:left w:val="none" w:sz="0" w:space="0" w:color="auto"/>
        <w:bottom w:val="none" w:sz="0" w:space="0" w:color="auto"/>
        <w:right w:val="none" w:sz="0" w:space="0" w:color="auto"/>
      </w:divBdr>
    </w:div>
    <w:div w:id="288631737">
      <w:marLeft w:val="640"/>
      <w:marRight w:val="0"/>
      <w:marTop w:val="0"/>
      <w:marBottom w:val="0"/>
      <w:divBdr>
        <w:top w:val="none" w:sz="0" w:space="0" w:color="auto"/>
        <w:left w:val="none" w:sz="0" w:space="0" w:color="auto"/>
        <w:bottom w:val="none" w:sz="0" w:space="0" w:color="auto"/>
        <w:right w:val="none" w:sz="0" w:space="0" w:color="auto"/>
      </w:divBdr>
    </w:div>
    <w:div w:id="288709293">
      <w:marLeft w:val="640"/>
      <w:marRight w:val="0"/>
      <w:marTop w:val="0"/>
      <w:marBottom w:val="0"/>
      <w:divBdr>
        <w:top w:val="none" w:sz="0" w:space="0" w:color="auto"/>
        <w:left w:val="none" w:sz="0" w:space="0" w:color="auto"/>
        <w:bottom w:val="none" w:sz="0" w:space="0" w:color="auto"/>
        <w:right w:val="none" w:sz="0" w:space="0" w:color="auto"/>
      </w:divBdr>
    </w:div>
    <w:div w:id="288711790">
      <w:marLeft w:val="640"/>
      <w:marRight w:val="0"/>
      <w:marTop w:val="0"/>
      <w:marBottom w:val="0"/>
      <w:divBdr>
        <w:top w:val="none" w:sz="0" w:space="0" w:color="auto"/>
        <w:left w:val="none" w:sz="0" w:space="0" w:color="auto"/>
        <w:bottom w:val="none" w:sz="0" w:space="0" w:color="auto"/>
        <w:right w:val="none" w:sz="0" w:space="0" w:color="auto"/>
      </w:divBdr>
    </w:div>
    <w:div w:id="288754053">
      <w:marLeft w:val="640"/>
      <w:marRight w:val="0"/>
      <w:marTop w:val="0"/>
      <w:marBottom w:val="0"/>
      <w:divBdr>
        <w:top w:val="none" w:sz="0" w:space="0" w:color="auto"/>
        <w:left w:val="none" w:sz="0" w:space="0" w:color="auto"/>
        <w:bottom w:val="none" w:sz="0" w:space="0" w:color="auto"/>
        <w:right w:val="none" w:sz="0" w:space="0" w:color="auto"/>
      </w:divBdr>
    </w:div>
    <w:div w:id="289014353">
      <w:marLeft w:val="640"/>
      <w:marRight w:val="0"/>
      <w:marTop w:val="0"/>
      <w:marBottom w:val="0"/>
      <w:divBdr>
        <w:top w:val="none" w:sz="0" w:space="0" w:color="auto"/>
        <w:left w:val="none" w:sz="0" w:space="0" w:color="auto"/>
        <w:bottom w:val="none" w:sz="0" w:space="0" w:color="auto"/>
        <w:right w:val="none" w:sz="0" w:space="0" w:color="auto"/>
      </w:divBdr>
    </w:div>
    <w:div w:id="289089664">
      <w:marLeft w:val="640"/>
      <w:marRight w:val="0"/>
      <w:marTop w:val="0"/>
      <w:marBottom w:val="0"/>
      <w:divBdr>
        <w:top w:val="none" w:sz="0" w:space="0" w:color="auto"/>
        <w:left w:val="none" w:sz="0" w:space="0" w:color="auto"/>
        <w:bottom w:val="none" w:sz="0" w:space="0" w:color="auto"/>
        <w:right w:val="none" w:sz="0" w:space="0" w:color="auto"/>
      </w:divBdr>
    </w:div>
    <w:div w:id="289169696">
      <w:marLeft w:val="640"/>
      <w:marRight w:val="0"/>
      <w:marTop w:val="0"/>
      <w:marBottom w:val="0"/>
      <w:divBdr>
        <w:top w:val="none" w:sz="0" w:space="0" w:color="auto"/>
        <w:left w:val="none" w:sz="0" w:space="0" w:color="auto"/>
        <w:bottom w:val="none" w:sz="0" w:space="0" w:color="auto"/>
        <w:right w:val="none" w:sz="0" w:space="0" w:color="auto"/>
      </w:divBdr>
    </w:div>
    <w:div w:id="289169904">
      <w:marLeft w:val="640"/>
      <w:marRight w:val="0"/>
      <w:marTop w:val="0"/>
      <w:marBottom w:val="0"/>
      <w:divBdr>
        <w:top w:val="none" w:sz="0" w:space="0" w:color="auto"/>
        <w:left w:val="none" w:sz="0" w:space="0" w:color="auto"/>
        <w:bottom w:val="none" w:sz="0" w:space="0" w:color="auto"/>
        <w:right w:val="none" w:sz="0" w:space="0" w:color="auto"/>
      </w:divBdr>
    </w:div>
    <w:div w:id="289173765">
      <w:marLeft w:val="640"/>
      <w:marRight w:val="0"/>
      <w:marTop w:val="0"/>
      <w:marBottom w:val="0"/>
      <w:divBdr>
        <w:top w:val="none" w:sz="0" w:space="0" w:color="auto"/>
        <w:left w:val="none" w:sz="0" w:space="0" w:color="auto"/>
        <w:bottom w:val="none" w:sz="0" w:space="0" w:color="auto"/>
        <w:right w:val="none" w:sz="0" w:space="0" w:color="auto"/>
      </w:divBdr>
    </w:div>
    <w:div w:id="289213100">
      <w:marLeft w:val="640"/>
      <w:marRight w:val="0"/>
      <w:marTop w:val="0"/>
      <w:marBottom w:val="0"/>
      <w:divBdr>
        <w:top w:val="none" w:sz="0" w:space="0" w:color="auto"/>
        <w:left w:val="none" w:sz="0" w:space="0" w:color="auto"/>
        <w:bottom w:val="none" w:sz="0" w:space="0" w:color="auto"/>
        <w:right w:val="none" w:sz="0" w:space="0" w:color="auto"/>
      </w:divBdr>
    </w:div>
    <w:div w:id="289214572">
      <w:marLeft w:val="640"/>
      <w:marRight w:val="0"/>
      <w:marTop w:val="0"/>
      <w:marBottom w:val="0"/>
      <w:divBdr>
        <w:top w:val="none" w:sz="0" w:space="0" w:color="auto"/>
        <w:left w:val="none" w:sz="0" w:space="0" w:color="auto"/>
        <w:bottom w:val="none" w:sz="0" w:space="0" w:color="auto"/>
        <w:right w:val="none" w:sz="0" w:space="0" w:color="auto"/>
      </w:divBdr>
    </w:div>
    <w:div w:id="289433799">
      <w:marLeft w:val="640"/>
      <w:marRight w:val="0"/>
      <w:marTop w:val="0"/>
      <w:marBottom w:val="0"/>
      <w:divBdr>
        <w:top w:val="none" w:sz="0" w:space="0" w:color="auto"/>
        <w:left w:val="none" w:sz="0" w:space="0" w:color="auto"/>
        <w:bottom w:val="none" w:sz="0" w:space="0" w:color="auto"/>
        <w:right w:val="none" w:sz="0" w:space="0" w:color="auto"/>
      </w:divBdr>
    </w:div>
    <w:div w:id="289436764">
      <w:marLeft w:val="640"/>
      <w:marRight w:val="0"/>
      <w:marTop w:val="0"/>
      <w:marBottom w:val="0"/>
      <w:divBdr>
        <w:top w:val="none" w:sz="0" w:space="0" w:color="auto"/>
        <w:left w:val="none" w:sz="0" w:space="0" w:color="auto"/>
        <w:bottom w:val="none" w:sz="0" w:space="0" w:color="auto"/>
        <w:right w:val="none" w:sz="0" w:space="0" w:color="auto"/>
      </w:divBdr>
    </w:div>
    <w:div w:id="289437091">
      <w:marLeft w:val="640"/>
      <w:marRight w:val="0"/>
      <w:marTop w:val="0"/>
      <w:marBottom w:val="0"/>
      <w:divBdr>
        <w:top w:val="none" w:sz="0" w:space="0" w:color="auto"/>
        <w:left w:val="none" w:sz="0" w:space="0" w:color="auto"/>
        <w:bottom w:val="none" w:sz="0" w:space="0" w:color="auto"/>
        <w:right w:val="none" w:sz="0" w:space="0" w:color="auto"/>
      </w:divBdr>
    </w:div>
    <w:div w:id="289437978">
      <w:marLeft w:val="640"/>
      <w:marRight w:val="0"/>
      <w:marTop w:val="0"/>
      <w:marBottom w:val="0"/>
      <w:divBdr>
        <w:top w:val="none" w:sz="0" w:space="0" w:color="auto"/>
        <w:left w:val="none" w:sz="0" w:space="0" w:color="auto"/>
        <w:bottom w:val="none" w:sz="0" w:space="0" w:color="auto"/>
        <w:right w:val="none" w:sz="0" w:space="0" w:color="auto"/>
      </w:divBdr>
    </w:div>
    <w:div w:id="289477573">
      <w:marLeft w:val="640"/>
      <w:marRight w:val="0"/>
      <w:marTop w:val="0"/>
      <w:marBottom w:val="0"/>
      <w:divBdr>
        <w:top w:val="none" w:sz="0" w:space="0" w:color="auto"/>
        <w:left w:val="none" w:sz="0" w:space="0" w:color="auto"/>
        <w:bottom w:val="none" w:sz="0" w:space="0" w:color="auto"/>
        <w:right w:val="none" w:sz="0" w:space="0" w:color="auto"/>
      </w:divBdr>
    </w:div>
    <w:div w:id="289550757">
      <w:marLeft w:val="640"/>
      <w:marRight w:val="0"/>
      <w:marTop w:val="0"/>
      <w:marBottom w:val="0"/>
      <w:divBdr>
        <w:top w:val="none" w:sz="0" w:space="0" w:color="auto"/>
        <w:left w:val="none" w:sz="0" w:space="0" w:color="auto"/>
        <w:bottom w:val="none" w:sz="0" w:space="0" w:color="auto"/>
        <w:right w:val="none" w:sz="0" w:space="0" w:color="auto"/>
      </w:divBdr>
    </w:div>
    <w:div w:id="289633728">
      <w:marLeft w:val="640"/>
      <w:marRight w:val="0"/>
      <w:marTop w:val="0"/>
      <w:marBottom w:val="0"/>
      <w:divBdr>
        <w:top w:val="none" w:sz="0" w:space="0" w:color="auto"/>
        <w:left w:val="none" w:sz="0" w:space="0" w:color="auto"/>
        <w:bottom w:val="none" w:sz="0" w:space="0" w:color="auto"/>
        <w:right w:val="none" w:sz="0" w:space="0" w:color="auto"/>
      </w:divBdr>
    </w:div>
    <w:div w:id="289821732">
      <w:marLeft w:val="640"/>
      <w:marRight w:val="0"/>
      <w:marTop w:val="0"/>
      <w:marBottom w:val="0"/>
      <w:divBdr>
        <w:top w:val="none" w:sz="0" w:space="0" w:color="auto"/>
        <w:left w:val="none" w:sz="0" w:space="0" w:color="auto"/>
        <w:bottom w:val="none" w:sz="0" w:space="0" w:color="auto"/>
        <w:right w:val="none" w:sz="0" w:space="0" w:color="auto"/>
      </w:divBdr>
    </w:div>
    <w:div w:id="289824666">
      <w:marLeft w:val="640"/>
      <w:marRight w:val="0"/>
      <w:marTop w:val="0"/>
      <w:marBottom w:val="0"/>
      <w:divBdr>
        <w:top w:val="none" w:sz="0" w:space="0" w:color="auto"/>
        <w:left w:val="none" w:sz="0" w:space="0" w:color="auto"/>
        <w:bottom w:val="none" w:sz="0" w:space="0" w:color="auto"/>
        <w:right w:val="none" w:sz="0" w:space="0" w:color="auto"/>
      </w:divBdr>
    </w:div>
    <w:div w:id="289895872">
      <w:marLeft w:val="640"/>
      <w:marRight w:val="0"/>
      <w:marTop w:val="0"/>
      <w:marBottom w:val="0"/>
      <w:divBdr>
        <w:top w:val="none" w:sz="0" w:space="0" w:color="auto"/>
        <w:left w:val="none" w:sz="0" w:space="0" w:color="auto"/>
        <w:bottom w:val="none" w:sz="0" w:space="0" w:color="auto"/>
        <w:right w:val="none" w:sz="0" w:space="0" w:color="auto"/>
      </w:divBdr>
    </w:div>
    <w:div w:id="289941567">
      <w:marLeft w:val="640"/>
      <w:marRight w:val="0"/>
      <w:marTop w:val="0"/>
      <w:marBottom w:val="0"/>
      <w:divBdr>
        <w:top w:val="none" w:sz="0" w:space="0" w:color="auto"/>
        <w:left w:val="none" w:sz="0" w:space="0" w:color="auto"/>
        <w:bottom w:val="none" w:sz="0" w:space="0" w:color="auto"/>
        <w:right w:val="none" w:sz="0" w:space="0" w:color="auto"/>
      </w:divBdr>
    </w:div>
    <w:div w:id="289945953">
      <w:marLeft w:val="640"/>
      <w:marRight w:val="0"/>
      <w:marTop w:val="0"/>
      <w:marBottom w:val="0"/>
      <w:divBdr>
        <w:top w:val="none" w:sz="0" w:space="0" w:color="auto"/>
        <w:left w:val="none" w:sz="0" w:space="0" w:color="auto"/>
        <w:bottom w:val="none" w:sz="0" w:space="0" w:color="auto"/>
        <w:right w:val="none" w:sz="0" w:space="0" w:color="auto"/>
      </w:divBdr>
    </w:div>
    <w:div w:id="290022119">
      <w:marLeft w:val="640"/>
      <w:marRight w:val="0"/>
      <w:marTop w:val="0"/>
      <w:marBottom w:val="0"/>
      <w:divBdr>
        <w:top w:val="none" w:sz="0" w:space="0" w:color="auto"/>
        <w:left w:val="none" w:sz="0" w:space="0" w:color="auto"/>
        <w:bottom w:val="none" w:sz="0" w:space="0" w:color="auto"/>
        <w:right w:val="none" w:sz="0" w:space="0" w:color="auto"/>
      </w:divBdr>
    </w:div>
    <w:div w:id="290094586">
      <w:marLeft w:val="640"/>
      <w:marRight w:val="0"/>
      <w:marTop w:val="0"/>
      <w:marBottom w:val="0"/>
      <w:divBdr>
        <w:top w:val="none" w:sz="0" w:space="0" w:color="auto"/>
        <w:left w:val="none" w:sz="0" w:space="0" w:color="auto"/>
        <w:bottom w:val="none" w:sz="0" w:space="0" w:color="auto"/>
        <w:right w:val="none" w:sz="0" w:space="0" w:color="auto"/>
      </w:divBdr>
    </w:div>
    <w:div w:id="290137548">
      <w:marLeft w:val="640"/>
      <w:marRight w:val="0"/>
      <w:marTop w:val="0"/>
      <w:marBottom w:val="0"/>
      <w:divBdr>
        <w:top w:val="none" w:sz="0" w:space="0" w:color="auto"/>
        <w:left w:val="none" w:sz="0" w:space="0" w:color="auto"/>
        <w:bottom w:val="none" w:sz="0" w:space="0" w:color="auto"/>
        <w:right w:val="none" w:sz="0" w:space="0" w:color="auto"/>
      </w:divBdr>
    </w:div>
    <w:div w:id="290140270">
      <w:marLeft w:val="640"/>
      <w:marRight w:val="0"/>
      <w:marTop w:val="0"/>
      <w:marBottom w:val="0"/>
      <w:divBdr>
        <w:top w:val="none" w:sz="0" w:space="0" w:color="auto"/>
        <w:left w:val="none" w:sz="0" w:space="0" w:color="auto"/>
        <w:bottom w:val="none" w:sz="0" w:space="0" w:color="auto"/>
        <w:right w:val="none" w:sz="0" w:space="0" w:color="auto"/>
      </w:divBdr>
    </w:div>
    <w:div w:id="290206797">
      <w:marLeft w:val="640"/>
      <w:marRight w:val="0"/>
      <w:marTop w:val="0"/>
      <w:marBottom w:val="0"/>
      <w:divBdr>
        <w:top w:val="none" w:sz="0" w:space="0" w:color="auto"/>
        <w:left w:val="none" w:sz="0" w:space="0" w:color="auto"/>
        <w:bottom w:val="none" w:sz="0" w:space="0" w:color="auto"/>
        <w:right w:val="none" w:sz="0" w:space="0" w:color="auto"/>
      </w:divBdr>
    </w:div>
    <w:div w:id="290283109">
      <w:marLeft w:val="640"/>
      <w:marRight w:val="0"/>
      <w:marTop w:val="0"/>
      <w:marBottom w:val="0"/>
      <w:divBdr>
        <w:top w:val="none" w:sz="0" w:space="0" w:color="auto"/>
        <w:left w:val="none" w:sz="0" w:space="0" w:color="auto"/>
        <w:bottom w:val="none" w:sz="0" w:space="0" w:color="auto"/>
        <w:right w:val="none" w:sz="0" w:space="0" w:color="auto"/>
      </w:divBdr>
    </w:div>
    <w:div w:id="290357215">
      <w:marLeft w:val="640"/>
      <w:marRight w:val="0"/>
      <w:marTop w:val="0"/>
      <w:marBottom w:val="0"/>
      <w:divBdr>
        <w:top w:val="none" w:sz="0" w:space="0" w:color="auto"/>
        <w:left w:val="none" w:sz="0" w:space="0" w:color="auto"/>
        <w:bottom w:val="none" w:sz="0" w:space="0" w:color="auto"/>
        <w:right w:val="none" w:sz="0" w:space="0" w:color="auto"/>
      </w:divBdr>
    </w:div>
    <w:div w:id="290402324">
      <w:marLeft w:val="640"/>
      <w:marRight w:val="0"/>
      <w:marTop w:val="0"/>
      <w:marBottom w:val="0"/>
      <w:divBdr>
        <w:top w:val="none" w:sz="0" w:space="0" w:color="auto"/>
        <w:left w:val="none" w:sz="0" w:space="0" w:color="auto"/>
        <w:bottom w:val="none" w:sz="0" w:space="0" w:color="auto"/>
        <w:right w:val="none" w:sz="0" w:space="0" w:color="auto"/>
      </w:divBdr>
    </w:div>
    <w:div w:id="290405539">
      <w:marLeft w:val="640"/>
      <w:marRight w:val="0"/>
      <w:marTop w:val="0"/>
      <w:marBottom w:val="0"/>
      <w:divBdr>
        <w:top w:val="none" w:sz="0" w:space="0" w:color="auto"/>
        <w:left w:val="none" w:sz="0" w:space="0" w:color="auto"/>
        <w:bottom w:val="none" w:sz="0" w:space="0" w:color="auto"/>
        <w:right w:val="none" w:sz="0" w:space="0" w:color="auto"/>
      </w:divBdr>
    </w:div>
    <w:div w:id="290475031">
      <w:marLeft w:val="640"/>
      <w:marRight w:val="0"/>
      <w:marTop w:val="0"/>
      <w:marBottom w:val="0"/>
      <w:divBdr>
        <w:top w:val="none" w:sz="0" w:space="0" w:color="auto"/>
        <w:left w:val="none" w:sz="0" w:space="0" w:color="auto"/>
        <w:bottom w:val="none" w:sz="0" w:space="0" w:color="auto"/>
        <w:right w:val="none" w:sz="0" w:space="0" w:color="auto"/>
      </w:divBdr>
    </w:div>
    <w:div w:id="290480993">
      <w:marLeft w:val="640"/>
      <w:marRight w:val="0"/>
      <w:marTop w:val="0"/>
      <w:marBottom w:val="0"/>
      <w:divBdr>
        <w:top w:val="none" w:sz="0" w:space="0" w:color="auto"/>
        <w:left w:val="none" w:sz="0" w:space="0" w:color="auto"/>
        <w:bottom w:val="none" w:sz="0" w:space="0" w:color="auto"/>
        <w:right w:val="none" w:sz="0" w:space="0" w:color="auto"/>
      </w:divBdr>
    </w:div>
    <w:div w:id="290595514">
      <w:marLeft w:val="640"/>
      <w:marRight w:val="0"/>
      <w:marTop w:val="0"/>
      <w:marBottom w:val="0"/>
      <w:divBdr>
        <w:top w:val="none" w:sz="0" w:space="0" w:color="auto"/>
        <w:left w:val="none" w:sz="0" w:space="0" w:color="auto"/>
        <w:bottom w:val="none" w:sz="0" w:space="0" w:color="auto"/>
        <w:right w:val="none" w:sz="0" w:space="0" w:color="auto"/>
      </w:divBdr>
    </w:div>
    <w:div w:id="290596813">
      <w:marLeft w:val="640"/>
      <w:marRight w:val="0"/>
      <w:marTop w:val="0"/>
      <w:marBottom w:val="0"/>
      <w:divBdr>
        <w:top w:val="none" w:sz="0" w:space="0" w:color="auto"/>
        <w:left w:val="none" w:sz="0" w:space="0" w:color="auto"/>
        <w:bottom w:val="none" w:sz="0" w:space="0" w:color="auto"/>
        <w:right w:val="none" w:sz="0" w:space="0" w:color="auto"/>
      </w:divBdr>
    </w:div>
    <w:div w:id="290789284">
      <w:marLeft w:val="640"/>
      <w:marRight w:val="0"/>
      <w:marTop w:val="0"/>
      <w:marBottom w:val="0"/>
      <w:divBdr>
        <w:top w:val="none" w:sz="0" w:space="0" w:color="auto"/>
        <w:left w:val="none" w:sz="0" w:space="0" w:color="auto"/>
        <w:bottom w:val="none" w:sz="0" w:space="0" w:color="auto"/>
        <w:right w:val="none" w:sz="0" w:space="0" w:color="auto"/>
      </w:divBdr>
    </w:div>
    <w:div w:id="290861430">
      <w:marLeft w:val="640"/>
      <w:marRight w:val="0"/>
      <w:marTop w:val="0"/>
      <w:marBottom w:val="0"/>
      <w:divBdr>
        <w:top w:val="none" w:sz="0" w:space="0" w:color="auto"/>
        <w:left w:val="none" w:sz="0" w:space="0" w:color="auto"/>
        <w:bottom w:val="none" w:sz="0" w:space="0" w:color="auto"/>
        <w:right w:val="none" w:sz="0" w:space="0" w:color="auto"/>
      </w:divBdr>
    </w:div>
    <w:div w:id="290940385">
      <w:marLeft w:val="640"/>
      <w:marRight w:val="0"/>
      <w:marTop w:val="0"/>
      <w:marBottom w:val="0"/>
      <w:divBdr>
        <w:top w:val="none" w:sz="0" w:space="0" w:color="auto"/>
        <w:left w:val="none" w:sz="0" w:space="0" w:color="auto"/>
        <w:bottom w:val="none" w:sz="0" w:space="0" w:color="auto"/>
        <w:right w:val="none" w:sz="0" w:space="0" w:color="auto"/>
      </w:divBdr>
    </w:div>
    <w:div w:id="290940955">
      <w:marLeft w:val="640"/>
      <w:marRight w:val="0"/>
      <w:marTop w:val="0"/>
      <w:marBottom w:val="0"/>
      <w:divBdr>
        <w:top w:val="none" w:sz="0" w:space="0" w:color="auto"/>
        <w:left w:val="none" w:sz="0" w:space="0" w:color="auto"/>
        <w:bottom w:val="none" w:sz="0" w:space="0" w:color="auto"/>
        <w:right w:val="none" w:sz="0" w:space="0" w:color="auto"/>
      </w:divBdr>
    </w:div>
    <w:div w:id="290981550">
      <w:marLeft w:val="640"/>
      <w:marRight w:val="0"/>
      <w:marTop w:val="0"/>
      <w:marBottom w:val="0"/>
      <w:divBdr>
        <w:top w:val="none" w:sz="0" w:space="0" w:color="auto"/>
        <w:left w:val="none" w:sz="0" w:space="0" w:color="auto"/>
        <w:bottom w:val="none" w:sz="0" w:space="0" w:color="auto"/>
        <w:right w:val="none" w:sz="0" w:space="0" w:color="auto"/>
      </w:divBdr>
    </w:div>
    <w:div w:id="291058031">
      <w:marLeft w:val="640"/>
      <w:marRight w:val="0"/>
      <w:marTop w:val="0"/>
      <w:marBottom w:val="0"/>
      <w:divBdr>
        <w:top w:val="none" w:sz="0" w:space="0" w:color="auto"/>
        <w:left w:val="none" w:sz="0" w:space="0" w:color="auto"/>
        <w:bottom w:val="none" w:sz="0" w:space="0" w:color="auto"/>
        <w:right w:val="none" w:sz="0" w:space="0" w:color="auto"/>
      </w:divBdr>
    </w:div>
    <w:div w:id="291129858">
      <w:marLeft w:val="640"/>
      <w:marRight w:val="0"/>
      <w:marTop w:val="0"/>
      <w:marBottom w:val="0"/>
      <w:divBdr>
        <w:top w:val="none" w:sz="0" w:space="0" w:color="auto"/>
        <w:left w:val="none" w:sz="0" w:space="0" w:color="auto"/>
        <w:bottom w:val="none" w:sz="0" w:space="0" w:color="auto"/>
        <w:right w:val="none" w:sz="0" w:space="0" w:color="auto"/>
      </w:divBdr>
    </w:div>
    <w:div w:id="291130727">
      <w:marLeft w:val="640"/>
      <w:marRight w:val="0"/>
      <w:marTop w:val="0"/>
      <w:marBottom w:val="0"/>
      <w:divBdr>
        <w:top w:val="none" w:sz="0" w:space="0" w:color="auto"/>
        <w:left w:val="none" w:sz="0" w:space="0" w:color="auto"/>
        <w:bottom w:val="none" w:sz="0" w:space="0" w:color="auto"/>
        <w:right w:val="none" w:sz="0" w:space="0" w:color="auto"/>
      </w:divBdr>
    </w:div>
    <w:div w:id="291134576">
      <w:marLeft w:val="640"/>
      <w:marRight w:val="0"/>
      <w:marTop w:val="0"/>
      <w:marBottom w:val="0"/>
      <w:divBdr>
        <w:top w:val="none" w:sz="0" w:space="0" w:color="auto"/>
        <w:left w:val="none" w:sz="0" w:space="0" w:color="auto"/>
        <w:bottom w:val="none" w:sz="0" w:space="0" w:color="auto"/>
        <w:right w:val="none" w:sz="0" w:space="0" w:color="auto"/>
      </w:divBdr>
    </w:div>
    <w:div w:id="291135780">
      <w:marLeft w:val="640"/>
      <w:marRight w:val="0"/>
      <w:marTop w:val="0"/>
      <w:marBottom w:val="0"/>
      <w:divBdr>
        <w:top w:val="none" w:sz="0" w:space="0" w:color="auto"/>
        <w:left w:val="none" w:sz="0" w:space="0" w:color="auto"/>
        <w:bottom w:val="none" w:sz="0" w:space="0" w:color="auto"/>
        <w:right w:val="none" w:sz="0" w:space="0" w:color="auto"/>
      </w:divBdr>
    </w:div>
    <w:div w:id="291137088">
      <w:marLeft w:val="640"/>
      <w:marRight w:val="0"/>
      <w:marTop w:val="0"/>
      <w:marBottom w:val="0"/>
      <w:divBdr>
        <w:top w:val="none" w:sz="0" w:space="0" w:color="auto"/>
        <w:left w:val="none" w:sz="0" w:space="0" w:color="auto"/>
        <w:bottom w:val="none" w:sz="0" w:space="0" w:color="auto"/>
        <w:right w:val="none" w:sz="0" w:space="0" w:color="auto"/>
      </w:divBdr>
    </w:div>
    <w:div w:id="291179662">
      <w:marLeft w:val="640"/>
      <w:marRight w:val="0"/>
      <w:marTop w:val="0"/>
      <w:marBottom w:val="0"/>
      <w:divBdr>
        <w:top w:val="none" w:sz="0" w:space="0" w:color="auto"/>
        <w:left w:val="none" w:sz="0" w:space="0" w:color="auto"/>
        <w:bottom w:val="none" w:sz="0" w:space="0" w:color="auto"/>
        <w:right w:val="none" w:sz="0" w:space="0" w:color="auto"/>
      </w:divBdr>
    </w:div>
    <w:div w:id="291326945">
      <w:marLeft w:val="640"/>
      <w:marRight w:val="0"/>
      <w:marTop w:val="0"/>
      <w:marBottom w:val="0"/>
      <w:divBdr>
        <w:top w:val="none" w:sz="0" w:space="0" w:color="auto"/>
        <w:left w:val="none" w:sz="0" w:space="0" w:color="auto"/>
        <w:bottom w:val="none" w:sz="0" w:space="0" w:color="auto"/>
        <w:right w:val="none" w:sz="0" w:space="0" w:color="auto"/>
      </w:divBdr>
    </w:div>
    <w:div w:id="291445182">
      <w:marLeft w:val="640"/>
      <w:marRight w:val="0"/>
      <w:marTop w:val="0"/>
      <w:marBottom w:val="0"/>
      <w:divBdr>
        <w:top w:val="none" w:sz="0" w:space="0" w:color="auto"/>
        <w:left w:val="none" w:sz="0" w:space="0" w:color="auto"/>
        <w:bottom w:val="none" w:sz="0" w:space="0" w:color="auto"/>
        <w:right w:val="none" w:sz="0" w:space="0" w:color="auto"/>
      </w:divBdr>
    </w:div>
    <w:div w:id="291449214">
      <w:marLeft w:val="640"/>
      <w:marRight w:val="0"/>
      <w:marTop w:val="0"/>
      <w:marBottom w:val="0"/>
      <w:divBdr>
        <w:top w:val="none" w:sz="0" w:space="0" w:color="auto"/>
        <w:left w:val="none" w:sz="0" w:space="0" w:color="auto"/>
        <w:bottom w:val="none" w:sz="0" w:space="0" w:color="auto"/>
        <w:right w:val="none" w:sz="0" w:space="0" w:color="auto"/>
      </w:divBdr>
    </w:div>
    <w:div w:id="291524754">
      <w:marLeft w:val="640"/>
      <w:marRight w:val="0"/>
      <w:marTop w:val="0"/>
      <w:marBottom w:val="0"/>
      <w:divBdr>
        <w:top w:val="none" w:sz="0" w:space="0" w:color="auto"/>
        <w:left w:val="none" w:sz="0" w:space="0" w:color="auto"/>
        <w:bottom w:val="none" w:sz="0" w:space="0" w:color="auto"/>
        <w:right w:val="none" w:sz="0" w:space="0" w:color="auto"/>
      </w:divBdr>
    </w:div>
    <w:div w:id="291594796">
      <w:marLeft w:val="640"/>
      <w:marRight w:val="0"/>
      <w:marTop w:val="0"/>
      <w:marBottom w:val="0"/>
      <w:divBdr>
        <w:top w:val="none" w:sz="0" w:space="0" w:color="auto"/>
        <w:left w:val="none" w:sz="0" w:space="0" w:color="auto"/>
        <w:bottom w:val="none" w:sz="0" w:space="0" w:color="auto"/>
        <w:right w:val="none" w:sz="0" w:space="0" w:color="auto"/>
      </w:divBdr>
    </w:div>
    <w:div w:id="291597977">
      <w:marLeft w:val="640"/>
      <w:marRight w:val="0"/>
      <w:marTop w:val="0"/>
      <w:marBottom w:val="0"/>
      <w:divBdr>
        <w:top w:val="none" w:sz="0" w:space="0" w:color="auto"/>
        <w:left w:val="none" w:sz="0" w:space="0" w:color="auto"/>
        <w:bottom w:val="none" w:sz="0" w:space="0" w:color="auto"/>
        <w:right w:val="none" w:sz="0" w:space="0" w:color="auto"/>
      </w:divBdr>
    </w:div>
    <w:div w:id="291712934">
      <w:marLeft w:val="640"/>
      <w:marRight w:val="0"/>
      <w:marTop w:val="0"/>
      <w:marBottom w:val="0"/>
      <w:divBdr>
        <w:top w:val="none" w:sz="0" w:space="0" w:color="auto"/>
        <w:left w:val="none" w:sz="0" w:space="0" w:color="auto"/>
        <w:bottom w:val="none" w:sz="0" w:space="0" w:color="auto"/>
        <w:right w:val="none" w:sz="0" w:space="0" w:color="auto"/>
      </w:divBdr>
    </w:div>
    <w:div w:id="291715994">
      <w:marLeft w:val="640"/>
      <w:marRight w:val="0"/>
      <w:marTop w:val="0"/>
      <w:marBottom w:val="0"/>
      <w:divBdr>
        <w:top w:val="none" w:sz="0" w:space="0" w:color="auto"/>
        <w:left w:val="none" w:sz="0" w:space="0" w:color="auto"/>
        <w:bottom w:val="none" w:sz="0" w:space="0" w:color="auto"/>
        <w:right w:val="none" w:sz="0" w:space="0" w:color="auto"/>
      </w:divBdr>
    </w:div>
    <w:div w:id="291717658">
      <w:marLeft w:val="640"/>
      <w:marRight w:val="0"/>
      <w:marTop w:val="0"/>
      <w:marBottom w:val="0"/>
      <w:divBdr>
        <w:top w:val="none" w:sz="0" w:space="0" w:color="auto"/>
        <w:left w:val="none" w:sz="0" w:space="0" w:color="auto"/>
        <w:bottom w:val="none" w:sz="0" w:space="0" w:color="auto"/>
        <w:right w:val="none" w:sz="0" w:space="0" w:color="auto"/>
      </w:divBdr>
    </w:div>
    <w:div w:id="291794356">
      <w:marLeft w:val="640"/>
      <w:marRight w:val="0"/>
      <w:marTop w:val="0"/>
      <w:marBottom w:val="0"/>
      <w:divBdr>
        <w:top w:val="none" w:sz="0" w:space="0" w:color="auto"/>
        <w:left w:val="none" w:sz="0" w:space="0" w:color="auto"/>
        <w:bottom w:val="none" w:sz="0" w:space="0" w:color="auto"/>
        <w:right w:val="none" w:sz="0" w:space="0" w:color="auto"/>
      </w:divBdr>
    </w:div>
    <w:div w:id="291906963">
      <w:marLeft w:val="640"/>
      <w:marRight w:val="0"/>
      <w:marTop w:val="0"/>
      <w:marBottom w:val="0"/>
      <w:divBdr>
        <w:top w:val="none" w:sz="0" w:space="0" w:color="auto"/>
        <w:left w:val="none" w:sz="0" w:space="0" w:color="auto"/>
        <w:bottom w:val="none" w:sz="0" w:space="0" w:color="auto"/>
        <w:right w:val="none" w:sz="0" w:space="0" w:color="auto"/>
      </w:divBdr>
    </w:div>
    <w:div w:id="292058053">
      <w:marLeft w:val="640"/>
      <w:marRight w:val="0"/>
      <w:marTop w:val="0"/>
      <w:marBottom w:val="0"/>
      <w:divBdr>
        <w:top w:val="none" w:sz="0" w:space="0" w:color="auto"/>
        <w:left w:val="none" w:sz="0" w:space="0" w:color="auto"/>
        <w:bottom w:val="none" w:sz="0" w:space="0" w:color="auto"/>
        <w:right w:val="none" w:sz="0" w:space="0" w:color="auto"/>
      </w:divBdr>
    </w:div>
    <w:div w:id="292176494">
      <w:marLeft w:val="640"/>
      <w:marRight w:val="0"/>
      <w:marTop w:val="0"/>
      <w:marBottom w:val="0"/>
      <w:divBdr>
        <w:top w:val="none" w:sz="0" w:space="0" w:color="auto"/>
        <w:left w:val="none" w:sz="0" w:space="0" w:color="auto"/>
        <w:bottom w:val="none" w:sz="0" w:space="0" w:color="auto"/>
        <w:right w:val="none" w:sz="0" w:space="0" w:color="auto"/>
      </w:divBdr>
    </w:div>
    <w:div w:id="292177608">
      <w:marLeft w:val="640"/>
      <w:marRight w:val="0"/>
      <w:marTop w:val="0"/>
      <w:marBottom w:val="0"/>
      <w:divBdr>
        <w:top w:val="none" w:sz="0" w:space="0" w:color="auto"/>
        <w:left w:val="none" w:sz="0" w:space="0" w:color="auto"/>
        <w:bottom w:val="none" w:sz="0" w:space="0" w:color="auto"/>
        <w:right w:val="none" w:sz="0" w:space="0" w:color="auto"/>
      </w:divBdr>
    </w:div>
    <w:div w:id="292179975">
      <w:marLeft w:val="640"/>
      <w:marRight w:val="0"/>
      <w:marTop w:val="0"/>
      <w:marBottom w:val="0"/>
      <w:divBdr>
        <w:top w:val="none" w:sz="0" w:space="0" w:color="auto"/>
        <w:left w:val="none" w:sz="0" w:space="0" w:color="auto"/>
        <w:bottom w:val="none" w:sz="0" w:space="0" w:color="auto"/>
        <w:right w:val="none" w:sz="0" w:space="0" w:color="auto"/>
      </w:divBdr>
    </w:div>
    <w:div w:id="292247351">
      <w:marLeft w:val="640"/>
      <w:marRight w:val="0"/>
      <w:marTop w:val="0"/>
      <w:marBottom w:val="0"/>
      <w:divBdr>
        <w:top w:val="none" w:sz="0" w:space="0" w:color="auto"/>
        <w:left w:val="none" w:sz="0" w:space="0" w:color="auto"/>
        <w:bottom w:val="none" w:sz="0" w:space="0" w:color="auto"/>
        <w:right w:val="none" w:sz="0" w:space="0" w:color="auto"/>
      </w:divBdr>
    </w:div>
    <w:div w:id="292295106">
      <w:marLeft w:val="640"/>
      <w:marRight w:val="0"/>
      <w:marTop w:val="0"/>
      <w:marBottom w:val="0"/>
      <w:divBdr>
        <w:top w:val="none" w:sz="0" w:space="0" w:color="auto"/>
        <w:left w:val="none" w:sz="0" w:space="0" w:color="auto"/>
        <w:bottom w:val="none" w:sz="0" w:space="0" w:color="auto"/>
        <w:right w:val="none" w:sz="0" w:space="0" w:color="auto"/>
      </w:divBdr>
    </w:div>
    <w:div w:id="292372046">
      <w:marLeft w:val="640"/>
      <w:marRight w:val="0"/>
      <w:marTop w:val="0"/>
      <w:marBottom w:val="0"/>
      <w:divBdr>
        <w:top w:val="none" w:sz="0" w:space="0" w:color="auto"/>
        <w:left w:val="none" w:sz="0" w:space="0" w:color="auto"/>
        <w:bottom w:val="none" w:sz="0" w:space="0" w:color="auto"/>
        <w:right w:val="none" w:sz="0" w:space="0" w:color="auto"/>
      </w:divBdr>
    </w:div>
    <w:div w:id="292443989">
      <w:marLeft w:val="640"/>
      <w:marRight w:val="0"/>
      <w:marTop w:val="0"/>
      <w:marBottom w:val="0"/>
      <w:divBdr>
        <w:top w:val="none" w:sz="0" w:space="0" w:color="auto"/>
        <w:left w:val="none" w:sz="0" w:space="0" w:color="auto"/>
        <w:bottom w:val="none" w:sz="0" w:space="0" w:color="auto"/>
        <w:right w:val="none" w:sz="0" w:space="0" w:color="auto"/>
      </w:divBdr>
    </w:div>
    <w:div w:id="292444074">
      <w:marLeft w:val="640"/>
      <w:marRight w:val="0"/>
      <w:marTop w:val="0"/>
      <w:marBottom w:val="0"/>
      <w:divBdr>
        <w:top w:val="none" w:sz="0" w:space="0" w:color="auto"/>
        <w:left w:val="none" w:sz="0" w:space="0" w:color="auto"/>
        <w:bottom w:val="none" w:sz="0" w:space="0" w:color="auto"/>
        <w:right w:val="none" w:sz="0" w:space="0" w:color="auto"/>
      </w:divBdr>
    </w:div>
    <w:div w:id="292446418">
      <w:marLeft w:val="640"/>
      <w:marRight w:val="0"/>
      <w:marTop w:val="0"/>
      <w:marBottom w:val="0"/>
      <w:divBdr>
        <w:top w:val="none" w:sz="0" w:space="0" w:color="auto"/>
        <w:left w:val="none" w:sz="0" w:space="0" w:color="auto"/>
        <w:bottom w:val="none" w:sz="0" w:space="0" w:color="auto"/>
        <w:right w:val="none" w:sz="0" w:space="0" w:color="auto"/>
      </w:divBdr>
    </w:div>
    <w:div w:id="292488429">
      <w:marLeft w:val="640"/>
      <w:marRight w:val="0"/>
      <w:marTop w:val="0"/>
      <w:marBottom w:val="0"/>
      <w:divBdr>
        <w:top w:val="none" w:sz="0" w:space="0" w:color="auto"/>
        <w:left w:val="none" w:sz="0" w:space="0" w:color="auto"/>
        <w:bottom w:val="none" w:sz="0" w:space="0" w:color="auto"/>
        <w:right w:val="none" w:sz="0" w:space="0" w:color="auto"/>
      </w:divBdr>
    </w:div>
    <w:div w:id="292491586">
      <w:marLeft w:val="640"/>
      <w:marRight w:val="0"/>
      <w:marTop w:val="0"/>
      <w:marBottom w:val="0"/>
      <w:divBdr>
        <w:top w:val="none" w:sz="0" w:space="0" w:color="auto"/>
        <w:left w:val="none" w:sz="0" w:space="0" w:color="auto"/>
        <w:bottom w:val="none" w:sz="0" w:space="0" w:color="auto"/>
        <w:right w:val="none" w:sz="0" w:space="0" w:color="auto"/>
      </w:divBdr>
    </w:div>
    <w:div w:id="292566169">
      <w:marLeft w:val="640"/>
      <w:marRight w:val="0"/>
      <w:marTop w:val="0"/>
      <w:marBottom w:val="0"/>
      <w:divBdr>
        <w:top w:val="none" w:sz="0" w:space="0" w:color="auto"/>
        <w:left w:val="none" w:sz="0" w:space="0" w:color="auto"/>
        <w:bottom w:val="none" w:sz="0" w:space="0" w:color="auto"/>
        <w:right w:val="none" w:sz="0" w:space="0" w:color="auto"/>
      </w:divBdr>
    </w:div>
    <w:div w:id="292684624">
      <w:marLeft w:val="640"/>
      <w:marRight w:val="0"/>
      <w:marTop w:val="0"/>
      <w:marBottom w:val="0"/>
      <w:divBdr>
        <w:top w:val="none" w:sz="0" w:space="0" w:color="auto"/>
        <w:left w:val="none" w:sz="0" w:space="0" w:color="auto"/>
        <w:bottom w:val="none" w:sz="0" w:space="0" w:color="auto"/>
        <w:right w:val="none" w:sz="0" w:space="0" w:color="auto"/>
      </w:divBdr>
    </w:div>
    <w:div w:id="292710663">
      <w:marLeft w:val="640"/>
      <w:marRight w:val="0"/>
      <w:marTop w:val="0"/>
      <w:marBottom w:val="0"/>
      <w:divBdr>
        <w:top w:val="none" w:sz="0" w:space="0" w:color="auto"/>
        <w:left w:val="none" w:sz="0" w:space="0" w:color="auto"/>
        <w:bottom w:val="none" w:sz="0" w:space="0" w:color="auto"/>
        <w:right w:val="none" w:sz="0" w:space="0" w:color="auto"/>
      </w:divBdr>
    </w:div>
    <w:div w:id="292757394">
      <w:marLeft w:val="640"/>
      <w:marRight w:val="0"/>
      <w:marTop w:val="0"/>
      <w:marBottom w:val="0"/>
      <w:divBdr>
        <w:top w:val="none" w:sz="0" w:space="0" w:color="auto"/>
        <w:left w:val="none" w:sz="0" w:space="0" w:color="auto"/>
        <w:bottom w:val="none" w:sz="0" w:space="0" w:color="auto"/>
        <w:right w:val="none" w:sz="0" w:space="0" w:color="auto"/>
      </w:divBdr>
    </w:div>
    <w:div w:id="292758295">
      <w:marLeft w:val="640"/>
      <w:marRight w:val="0"/>
      <w:marTop w:val="0"/>
      <w:marBottom w:val="0"/>
      <w:divBdr>
        <w:top w:val="none" w:sz="0" w:space="0" w:color="auto"/>
        <w:left w:val="none" w:sz="0" w:space="0" w:color="auto"/>
        <w:bottom w:val="none" w:sz="0" w:space="0" w:color="auto"/>
        <w:right w:val="none" w:sz="0" w:space="0" w:color="auto"/>
      </w:divBdr>
    </w:div>
    <w:div w:id="292758753">
      <w:marLeft w:val="640"/>
      <w:marRight w:val="0"/>
      <w:marTop w:val="0"/>
      <w:marBottom w:val="0"/>
      <w:divBdr>
        <w:top w:val="none" w:sz="0" w:space="0" w:color="auto"/>
        <w:left w:val="none" w:sz="0" w:space="0" w:color="auto"/>
        <w:bottom w:val="none" w:sz="0" w:space="0" w:color="auto"/>
        <w:right w:val="none" w:sz="0" w:space="0" w:color="auto"/>
      </w:divBdr>
    </w:div>
    <w:div w:id="292759553">
      <w:marLeft w:val="640"/>
      <w:marRight w:val="0"/>
      <w:marTop w:val="0"/>
      <w:marBottom w:val="0"/>
      <w:divBdr>
        <w:top w:val="none" w:sz="0" w:space="0" w:color="auto"/>
        <w:left w:val="none" w:sz="0" w:space="0" w:color="auto"/>
        <w:bottom w:val="none" w:sz="0" w:space="0" w:color="auto"/>
        <w:right w:val="none" w:sz="0" w:space="0" w:color="auto"/>
      </w:divBdr>
    </w:div>
    <w:div w:id="292902440">
      <w:marLeft w:val="640"/>
      <w:marRight w:val="0"/>
      <w:marTop w:val="0"/>
      <w:marBottom w:val="0"/>
      <w:divBdr>
        <w:top w:val="none" w:sz="0" w:space="0" w:color="auto"/>
        <w:left w:val="none" w:sz="0" w:space="0" w:color="auto"/>
        <w:bottom w:val="none" w:sz="0" w:space="0" w:color="auto"/>
        <w:right w:val="none" w:sz="0" w:space="0" w:color="auto"/>
      </w:divBdr>
    </w:div>
    <w:div w:id="292907516">
      <w:marLeft w:val="640"/>
      <w:marRight w:val="0"/>
      <w:marTop w:val="0"/>
      <w:marBottom w:val="0"/>
      <w:divBdr>
        <w:top w:val="none" w:sz="0" w:space="0" w:color="auto"/>
        <w:left w:val="none" w:sz="0" w:space="0" w:color="auto"/>
        <w:bottom w:val="none" w:sz="0" w:space="0" w:color="auto"/>
        <w:right w:val="none" w:sz="0" w:space="0" w:color="auto"/>
      </w:divBdr>
    </w:div>
    <w:div w:id="292948516">
      <w:marLeft w:val="640"/>
      <w:marRight w:val="0"/>
      <w:marTop w:val="0"/>
      <w:marBottom w:val="0"/>
      <w:divBdr>
        <w:top w:val="none" w:sz="0" w:space="0" w:color="auto"/>
        <w:left w:val="none" w:sz="0" w:space="0" w:color="auto"/>
        <w:bottom w:val="none" w:sz="0" w:space="0" w:color="auto"/>
        <w:right w:val="none" w:sz="0" w:space="0" w:color="auto"/>
      </w:divBdr>
    </w:div>
    <w:div w:id="292948764">
      <w:marLeft w:val="640"/>
      <w:marRight w:val="0"/>
      <w:marTop w:val="0"/>
      <w:marBottom w:val="0"/>
      <w:divBdr>
        <w:top w:val="none" w:sz="0" w:space="0" w:color="auto"/>
        <w:left w:val="none" w:sz="0" w:space="0" w:color="auto"/>
        <w:bottom w:val="none" w:sz="0" w:space="0" w:color="auto"/>
        <w:right w:val="none" w:sz="0" w:space="0" w:color="auto"/>
      </w:divBdr>
    </w:div>
    <w:div w:id="292951150">
      <w:marLeft w:val="640"/>
      <w:marRight w:val="0"/>
      <w:marTop w:val="0"/>
      <w:marBottom w:val="0"/>
      <w:divBdr>
        <w:top w:val="none" w:sz="0" w:space="0" w:color="auto"/>
        <w:left w:val="none" w:sz="0" w:space="0" w:color="auto"/>
        <w:bottom w:val="none" w:sz="0" w:space="0" w:color="auto"/>
        <w:right w:val="none" w:sz="0" w:space="0" w:color="auto"/>
      </w:divBdr>
    </w:div>
    <w:div w:id="293021651">
      <w:marLeft w:val="640"/>
      <w:marRight w:val="0"/>
      <w:marTop w:val="0"/>
      <w:marBottom w:val="0"/>
      <w:divBdr>
        <w:top w:val="none" w:sz="0" w:space="0" w:color="auto"/>
        <w:left w:val="none" w:sz="0" w:space="0" w:color="auto"/>
        <w:bottom w:val="none" w:sz="0" w:space="0" w:color="auto"/>
        <w:right w:val="none" w:sz="0" w:space="0" w:color="auto"/>
      </w:divBdr>
    </w:div>
    <w:div w:id="293171210">
      <w:marLeft w:val="640"/>
      <w:marRight w:val="0"/>
      <w:marTop w:val="0"/>
      <w:marBottom w:val="0"/>
      <w:divBdr>
        <w:top w:val="none" w:sz="0" w:space="0" w:color="auto"/>
        <w:left w:val="none" w:sz="0" w:space="0" w:color="auto"/>
        <w:bottom w:val="none" w:sz="0" w:space="0" w:color="auto"/>
        <w:right w:val="none" w:sz="0" w:space="0" w:color="auto"/>
      </w:divBdr>
    </w:div>
    <w:div w:id="293293223">
      <w:marLeft w:val="640"/>
      <w:marRight w:val="0"/>
      <w:marTop w:val="0"/>
      <w:marBottom w:val="0"/>
      <w:divBdr>
        <w:top w:val="none" w:sz="0" w:space="0" w:color="auto"/>
        <w:left w:val="none" w:sz="0" w:space="0" w:color="auto"/>
        <w:bottom w:val="none" w:sz="0" w:space="0" w:color="auto"/>
        <w:right w:val="none" w:sz="0" w:space="0" w:color="auto"/>
      </w:divBdr>
    </w:div>
    <w:div w:id="293297588">
      <w:marLeft w:val="640"/>
      <w:marRight w:val="0"/>
      <w:marTop w:val="0"/>
      <w:marBottom w:val="0"/>
      <w:divBdr>
        <w:top w:val="none" w:sz="0" w:space="0" w:color="auto"/>
        <w:left w:val="none" w:sz="0" w:space="0" w:color="auto"/>
        <w:bottom w:val="none" w:sz="0" w:space="0" w:color="auto"/>
        <w:right w:val="none" w:sz="0" w:space="0" w:color="auto"/>
      </w:divBdr>
    </w:div>
    <w:div w:id="293367918">
      <w:marLeft w:val="640"/>
      <w:marRight w:val="0"/>
      <w:marTop w:val="0"/>
      <w:marBottom w:val="0"/>
      <w:divBdr>
        <w:top w:val="none" w:sz="0" w:space="0" w:color="auto"/>
        <w:left w:val="none" w:sz="0" w:space="0" w:color="auto"/>
        <w:bottom w:val="none" w:sz="0" w:space="0" w:color="auto"/>
        <w:right w:val="none" w:sz="0" w:space="0" w:color="auto"/>
      </w:divBdr>
    </w:div>
    <w:div w:id="293411881">
      <w:marLeft w:val="640"/>
      <w:marRight w:val="0"/>
      <w:marTop w:val="0"/>
      <w:marBottom w:val="0"/>
      <w:divBdr>
        <w:top w:val="none" w:sz="0" w:space="0" w:color="auto"/>
        <w:left w:val="none" w:sz="0" w:space="0" w:color="auto"/>
        <w:bottom w:val="none" w:sz="0" w:space="0" w:color="auto"/>
        <w:right w:val="none" w:sz="0" w:space="0" w:color="auto"/>
      </w:divBdr>
    </w:div>
    <w:div w:id="293564535">
      <w:marLeft w:val="640"/>
      <w:marRight w:val="0"/>
      <w:marTop w:val="0"/>
      <w:marBottom w:val="0"/>
      <w:divBdr>
        <w:top w:val="none" w:sz="0" w:space="0" w:color="auto"/>
        <w:left w:val="none" w:sz="0" w:space="0" w:color="auto"/>
        <w:bottom w:val="none" w:sz="0" w:space="0" w:color="auto"/>
        <w:right w:val="none" w:sz="0" w:space="0" w:color="auto"/>
      </w:divBdr>
    </w:div>
    <w:div w:id="293565406">
      <w:marLeft w:val="640"/>
      <w:marRight w:val="0"/>
      <w:marTop w:val="0"/>
      <w:marBottom w:val="0"/>
      <w:divBdr>
        <w:top w:val="none" w:sz="0" w:space="0" w:color="auto"/>
        <w:left w:val="none" w:sz="0" w:space="0" w:color="auto"/>
        <w:bottom w:val="none" w:sz="0" w:space="0" w:color="auto"/>
        <w:right w:val="none" w:sz="0" w:space="0" w:color="auto"/>
      </w:divBdr>
    </w:div>
    <w:div w:id="293799058">
      <w:marLeft w:val="640"/>
      <w:marRight w:val="0"/>
      <w:marTop w:val="0"/>
      <w:marBottom w:val="0"/>
      <w:divBdr>
        <w:top w:val="none" w:sz="0" w:space="0" w:color="auto"/>
        <w:left w:val="none" w:sz="0" w:space="0" w:color="auto"/>
        <w:bottom w:val="none" w:sz="0" w:space="0" w:color="auto"/>
        <w:right w:val="none" w:sz="0" w:space="0" w:color="auto"/>
      </w:divBdr>
    </w:div>
    <w:div w:id="293799246">
      <w:marLeft w:val="640"/>
      <w:marRight w:val="0"/>
      <w:marTop w:val="0"/>
      <w:marBottom w:val="0"/>
      <w:divBdr>
        <w:top w:val="none" w:sz="0" w:space="0" w:color="auto"/>
        <w:left w:val="none" w:sz="0" w:space="0" w:color="auto"/>
        <w:bottom w:val="none" w:sz="0" w:space="0" w:color="auto"/>
        <w:right w:val="none" w:sz="0" w:space="0" w:color="auto"/>
      </w:divBdr>
    </w:div>
    <w:div w:id="293869629">
      <w:marLeft w:val="640"/>
      <w:marRight w:val="0"/>
      <w:marTop w:val="0"/>
      <w:marBottom w:val="0"/>
      <w:divBdr>
        <w:top w:val="none" w:sz="0" w:space="0" w:color="auto"/>
        <w:left w:val="none" w:sz="0" w:space="0" w:color="auto"/>
        <w:bottom w:val="none" w:sz="0" w:space="0" w:color="auto"/>
        <w:right w:val="none" w:sz="0" w:space="0" w:color="auto"/>
      </w:divBdr>
    </w:div>
    <w:div w:id="293871738">
      <w:marLeft w:val="640"/>
      <w:marRight w:val="0"/>
      <w:marTop w:val="0"/>
      <w:marBottom w:val="0"/>
      <w:divBdr>
        <w:top w:val="none" w:sz="0" w:space="0" w:color="auto"/>
        <w:left w:val="none" w:sz="0" w:space="0" w:color="auto"/>
        <w:bottom w:val="none" w:sz="0" w:space="0" w:color="auto"/>
        <w:right w:val="none" w:sz="0" w:space="0" w:color="auto"/>
      </w:divBdr>
    </w:div>
    <w:div w:id="293872379">
      <w:marLeft w:val="640"/>
      <w:marRight w:val="0"/>
      <w:marTop w:val="0"/>
      <w:marBottom w:val="0"/>
      <w:divBdr>
        <w:top w:val="none" w:sz="0" w:space="0" w:color="auto"/>
        <w:left w:val="none" w:sz="0" w:space="0" w:color="auto"/>
        <w:bottom w:val="none" w:sz="0" w:space="0" w:color="auto"/>
        <w:right w:val="none" w:sz="0" w:space="0" w:color="auto"/>
      </w:divBdr>
    </w:div>
    <w:div w:id="293873885">
      <w:marLeft w:val="640"/>
      <w:marRight w:val="0"/>
      <w:marTop w:val="0"/>
      <w:marBottom w:val="0"/>
      <w:divBdr>
        <w:top w:val="none" w:sz="0" w:space="0" w:color="auto"/>
        <w:left w:val="none" w:sz="0" w:space="0" w:color="auto"/>
        <w:bottom w:val="none" w:sz="0" w:space="0" w:color="auto"/>
        <w:right w:val="none" w:sz="0" w:space="0" w:color="auto"/>
      </w:divBdr>
    </w:div>
    <w:div w:id="293874986">
      <w:marLeft w:val="640"/>
      <w:marRight w:val="0"/>
      <w:marTop w:val="0"/>
      <w:marBottom w:val="0"/>
      <w:divBdr>
        <w:top w:val="none" w:sz="0" w:space="0" w:color="auto"/>
        <w:left w:val="none" w:sz="0" w:space="0" w:color="auto"/>
        <w:bottom w:val="none" w:sz="0" w:space="0" w:color="auto"/>
        <w:right w:val="none" w:sz="0" w:space="0" w:color="auto"/>
      </w:divBdr>
    </w:div>
    <w:div w:id="293875126">
      <w:marLeft w:val="640"/>
      <w:marRight w:val="0"/>
      <w:marTop w:val="0"/>
      <w:marBottom w:val="0"/>
      <w:divBdr>
        <w:top w:val="none" w:sz="0" w:space="0" w:color="auto"/>
        <w:left w:val="none" w:sz="0" w:space="0" w:color="auto"/>
        <w:bottom w:val="none" w:sz="0" w:space="0" w:color="auto"/>
        <w:right w:val="none" w:sz="0" w:space="0" w:color="auto"/>
      </w:divBdr>
    </w:div>
    <w:div w:id="293949393">
      <w:marLeft w:val="480"/>
      <w:marRight w:val="0"/>
      <w:marTop w:val="0"/>
      <w:marBottom w:val="0"/>
      <w:divBdr>
        <w:top w:val="none" w:sz="0" w:space="0" w:color="auto"/>
        <w:left w:val="none" w:sz="0" w:space="0" w:color="auto"/>
        <w:bottom w:val="none" w:sz="0" w:space="0" w:color="auto"/>
        <w:right w:val="none" w:sz="0" w:space="0" w:color="auto"/>
      </w:divBdr>
    </w:div>
    <w:div w:id="293950521">
      <w:marLeft w:val="640"/>
      <w:marRight w:val="0"/>
      <w:marTop w:val="0"/>
      <w:marBottom w:val="0"/>
      <w:divBdr>
        <w:top w:val="none" w:sz="0" w:space="0" w:color="auto"/>
        <w:left w:val="none" w:sz="0" w:space="0" w:color="auto"/>
        <w:bottom w:val="none" w:sz="0" w:space="0" w:color="auto"/>
        <w:right w:val="none" w:sz="0" w:space="0" w:color="auto"/>
      </w:divBdr>
    </w:div>
    <w:div w:id="293951187">
      <w:marLeft w:val="640"/>
      <w:marRight w:val="0"/>
      <w:marTop w:val="0"/>
      <w:marBottom w:val="0"/>
      <w:divBdr>
        <w:top w:val="none" w:sz="0" w:space="0" w:color="auto"/>
        <w:left w:val="none" w:sz="0" w:space="0" w:color="auto"/>
        <w:bottom w:val="none" w:sz="0" w:space="0" w:color="auto"/>
        <w:right w:val="none" w:sz="0" w:space="0" w:color="auto"/>
      </w:divBdr>
    </w:div>
    <w:div w:id="294066437">
      <w:marLeft w:val="640"/>
      <w:marRight w:val="0"/>
      <w:marTop w:val="0"/>
      <w:marBottom w:val="0"/>
      <w:divBdr>
        <w:top w:val="none" w:sz="0" w:space="0" w:color="auto"/>
        <w:left w:val="none" w:sz="0" w:space="0" w:color="auto"/>
        <w:bottom w:val="none" w:sz="0" w:space="0" w:color="auto"/>
        <w:right w:val="none" w:sz="0" w:space="0" w:color="auto"/>
      </w:divBdr>
    </w:div>
    <w:div w:id="294138862">
      <w:marLeft w:val="640"/>
      <w:marRight w:val="0"/>
      <w:marTop w:val="0"/>
      <w:marBottom w:val="0"/>
      <w:divBdr>
        <w:top w:val="none" w:sz="0" w:space="0" w:color="auto"/>
        <w:left w:val="none" w:sz="0" w:space="0" w:color="auto"/>
        <w:bottom w:val="none" w:sz="0" w:space="0" w:color="auto"/>
        <w:right w:val="none" w:sz="0" w:space="0" w:color="auto"/>
      </w:divBdr>
    </w:div>
    <w:div w:id="294222486">
      <w:marLeft w:val="640"/>
      <w:marRight w:val="0"/>
      <w:marTop w:val="0"/>
      <w:marBottom w:val="0"/>
      <w:divBdr>
        <w:top w:val="none" w:sz="0" w:space="0" w:color="auto"/>
        <w:left w:val="none" w:sz="0" w:space="0" w:color="auto"/>
        <w:bottom w:val="none" w:sz="0" w:space="0" w:color="auto"/>
        <w:right w:val="none" w:sz="0" w:space="0" w:color="auto"/>
      </w:divBdr>
    </w:div>
    <w:div w:id="294258532">
      <w:marLeft w:val="640"/>
      <w:marRight w:val="0"/>
      <w:marTop w:val="0"/>
      <w:marBottom w:val="0"/>
      <w:divBdr>
        <w:top w:val="none" w:sz="0" w:space="0" w:color="auto"/>
        <w:left w:val="none" w:sz="0" w:space="0" w:color="auto"/>
        <w:bottom w:val="none" w:sz="0" w:space="0" w:color="auto"/>
        <w:right w:val="none" w:sz="0" w:space="0" w:color="auto"/>
      </w:divBdr>
    </w:div>
    <w:div w:id="294289315">
      <w:marLeft w:val="640"/>
      <w:marRight w:val="0"/>
      <w:marTop w:val="0"/>
      <w:marBottom w:val="0"/>
      <w:divBdr>
        <w:top w:val="none" w:sz="0" w:space="0" w:color="auto"/>
        <w:left w:val="none" w:sz="0" w:space="0" w:color="auto"/>
        <w:bottom w:val="none" w:sz="0" w:space="0" w:color="auto"/>
        <w:right w:val="none" w:sz="0" w:space="0" w:color="auto"/>
      </w:divBdr>
    </w:div>
    <w:div w:id="294336383">
      <w:marLeft w:val="640"/>
      <w:marRight w:val="0"/>
      <w:marTop w:val="0"/>
      <w:marBottom w:val="0"/>
      <w:divBdr>
        <w:top w:val="none" w:sz="0" w:space="0" w:color="auto"/>
        <w:left w:val="none" w:sz="0" w:space="0" w:color="auto"/>
        <w:bottom w:val="none" w:sz="0" w:space="0" w:color="auto"/>
        <w:right w:val="none" w:sz="0" w:space="0" w:color="auto"/>
      </w:divBdr>
    </w:div>
    <w:div w:id="294406421">
      <w:marLeft w:val="640"/>
      <w:marRight w:val="0"/>
      <w:marTop w:val="0"/>
      <w:marBottom w:val="0"/>
      <w:divBdr>
        <w:top w:val="none" w:sz="0" w:space="0" w:color="auto"/>
        <w:left w:val="none" w:sz="0" w:space="0" w:color="auto"/>
        <w:bottom w:val="none" w:sz="0" w:space="0" w:color="auto"/>
        <w:right w:val="none" w:sz="0" w:space="0" w:color="auto"/>
      </w:divBdr>
    </w:div>
    <w:div w:id="294408249">
      <w:marLeft w:val="640"/>
      <w:marRight w:val="0"/>
      <w:marTop w:val="0"/>
      <w:marBottom w:val="0"/>
      <w:divBdr>
        <w:top w:val="none" w:sz="0" w:space="0" w:color="auto"/>
        <w:left w:val="none" w:sz="0" w:space="0" w:color="auto"/>
        <w:bottom w:val="none" w:sz="0" w:space="0" w:color="auto"/>
        <w:right w:val="none" w:sz="0" w:space="0" w:color="auto"/>
      </w:divBdr>
    </w:div>
    <w:div w:id="294456454">
      <w:marLeft w:val="640"/>
      <w:marRight w:val="0"/>
      <w:marTop w:val="0"/>
      <w:marBottom w:val="0"/>
      <w:divBdr>
        <w:top w:val="none" w:sz="0" w:space="0" w:color="auto"/>
        <w:left w:val="none" w:sz="0" w:space="0" w:color="auto"/>
        <w:bottom w:val="none" w:sz="0" w:space="0" w:color="auto"/>
        <w:right w:val="none" w:sz="0" w:space="0" w:color="auto"/>
      </w:divBdr>
    </w:div>
    <w:div w:id="294481571">
      <w:marLeft w:val="640"/>
      <w:marRight w:val="0"/>
      <w:marTop w:val="0"/>
      <w:marBottom w:val="0"/>
      <w:divBdr>
        <w:top w:val="none" w:sz="0" w:space="0" w:color="auto"/>
        <w:left w:val="none" w:sz="0" w:space="0" w:color="auto"/>
        <w:bottom w:val="none" w:sz="0" w:space="0" w:color="auto"/>
        <w:right w:val="none" w:sz="0" w:space="0" w:color="auto"/>
      </w:divBdr>
    </w:div>
    <w:div w:id="294481671">
      <w:marLeft w:val="640"/>
      <w:marRight w:val="0"/>
      <w:marTop w:val="0"/>
      <w:marBottom w:val="0"/>
      <w:divBdr>
        <w:top w:val="none" w:sz="0" w:space="0" w:color="auto"/>
        <w:left w:val="none" w:sz="0" w:space="0" w:color="auto"/>
        <w:bottom w:val="none" w:sz="0" w:space="0" w:color="auto"/>
        <w:right w:val="none" w:sz="0" w:space="0" w:color="auto"/>
      </w:divBdr>
    </w:div>
    <w:div w:id="294483404">
      <w:marLeft w:val="640"/>
      <w:marRight w:val="0"/>
      <w:marTop w:val="0"/>
      <w:marBottom w:val="0"/>
      <w:divBdr>
        <w:top w:val="none" w:sz="0" w:space="0" w:color="auto"/>
        <w:left w:val="none" w:sz="0" w:space="0" w:color="auto"/>
        <w:bottom w:val="none" w:sz="0" w:space="0" w:color="auto"/>
        <w:right w:val="none" w:sz="0" w:space="0" w:color="auto"/>
      </w:divBdr>
    </w:div>
    <w:div w:id="294533377">
      <w:marLeft w:val="640"/>
      <w:marRight w:val="0"/>
      <w:marTop w:val="0"/>
      <w:marBottom w:val="0"/>
      <w:divBdr>
        <w:top w:val="none" w:sz="0" w:space="0" w:color="auto"/>
        <w:left w:val="none" w:sz="0" w:space="0" w:color="auto"/>
        <w:bottom w:val="none" w:sz="0" w:space="0" w:color="auto"/>
        <w:right w:val="none" w:sz="0" w:space="0" w:color="auto"/>
      </w:divBdr>
    </w:div>
    <w:div w:id="294718421">
      <w:marLeft w:val="640"/>
      <w:marRight w:val="0"/>
      <w:marTop w:val="0"/>
      <w:marBottom w:val="0"/>
      <w:divBdr>
        <w:top w:val="none" w:sz="0" w:space="0" w:color="auto"/>
        <w:left w:val="none" w:sz="0" w:space="0" w:color="auto"/>
        <w:bottom w:val="none" w:sz="0" w:space="0" w:color="auto"/>
        <w:right w:val="none" w:sz="0" w:space="0" w:color="auto"/>
      </w:divBdr>
    </w:div>
    <w:div w:id="294720936">
      <w:marLeft w:val="640"/>
      <w:marRight w:val="0"/>
      <w:marTop w:val="0"/>
      <w:marBottom w:val="0"/>
      <w:divBdr>
        <w:top w:val="none" w:sz="0" w:space="0" w:color="auto"/>
        <w:left w:val="none" w:sz="0" w:space="0" w:color="auto"/>
        <w:bottom w:val="none" w:sz="0" w:space="0" w:color="auto"/>
        <w:right w:val="none" w:sz="0" w:space="0" w:color="auto"/>
      </w:divBdr>
    </w:div>
    <w:div w:id="294792984">
      <w:marLeft w:val="640"/>
      <w:marRight w:val="0"/>
      <w:marTop w:val="0"/>
      <w:marBottom w:val="0"/>
      <w:divBdr>
        <w:top w:val="none" w:sz="0" w:space="0" w:color="auto"/>
        <w:left w:val="none" w:sz="0" w:space="0" w:color="auto"/>
        <w:bottom w:val="none" w:sz="0" w:space="0" w:color="auto"/>
        <w:right w:val="none" w:sz="0" w:space="0" w:color="auto"/>
      </w:divBdr>
    </w:div>
    <w:div w:id="294793132">
      <w:marLeft w:val="640"/>
      <w:marRight w:val="0"/>
      <w:marTop w:val="0"/>
      <w:marBottom w:val="0"/>
      <w:divBdr>
        <w:top w:val="none" w:sz="0" w:space="0" w:color="auto"/>
        <w:left w:val="none" w:sz="0" w:space="0" w:color="auto"/>
        <w:bottom w:val="none" w:sz="0" w:space="0" w:color="auto"/>
        <w:right w:val="none" w:sz="0" w:space="0" w:color="auto"/>
      </w:divBdr>
    </w:div>
    <w:div w:id="294797858">
      <w:marLeft w:val="640"/>
      <w:marRight w:val="0"/>
      <w:marTop w:val="0"/>
      <w:marBottom w:val="0"/>
      <w:divBdr>
        <w:top w:val="none" w:sz="0" w:space="0" w:color="auto"/>
        <w:left w:val="none" w:sz="0" w:space="0" w:color="auto"/>
        <w:bottom w:val="none" w:sz="0" w:space="0" w:color="auto"/>
        <w:right w:val="none" w:sz="0" w:space="0" w:color="auto"/>
      </w:divBdr>
    </w:div>
    <w:div w:id="294800823">
      <w:marLeft w:val="640"/>
      <w:marRight w:val="0"/>
      <w:marTop w:val="0"/>
      <w:marBottom w:val="0"/>
      <w:divBdr>
        <w:top w:val="none" w:sz="0" w:space="0" w:color="auto"/>
        <w:left w:val="none" w:sz="0" w:space="0" w:color="auto"/>
        <w:bottom w:val="none" w:sz="0" w:space="0" w:color="auto"/>
        <w:right w:val="none" w:sz="0" w:space="0" w:color="auto"/>
      </w:divBdr>
    </w:div>
    <w:div w:id="294874736">
      <w:marLeft w:val="640"/>
      <w:marRight w:val="0"/>
      <w:marTop w:val="0"/>
      <w:marBottom w:val="0"/>
      <w:divBdr>
        <w:top w:val="none" w:sz="0" w:space="0" w:color="auto"/>
        <w:left w:val="none" w:sz="0" w:space="0" w:color="auto"/>
        <w:bottom w:val="none" w:sz="0" w:space="0" w:color="auto"/>
        <w:right w:val="none" w:sz="0" w:space="0" w:color="auto"/>
      </w:divBdr>
    </w:div>
    <w:div w:id="294913906">
      <w:marLeft w:val="640"/>
      <w:marRight w:val="0"/>
      <w:marTop w:val="0"/>
      <w:marBottom w:val="0"/>
      <w:divBdr>
        <w:top w:val="none" w:sz="0" w:space="0" w:color="auto"/>
        <w:left w:val="none" w:sz="0" w:space="0" w:color="auto"/>
        <w:bottom w:val="none" w:sz="0" w:space="0" w:color="auto"/>
        <w:right w:val="none" w:sz="0" w:space="0" w:color="auto"/>
      </w:divBdr>
    </w:div>
    <w:div w:id="294914610">
      <w:marLeft w:val="640"/>
      <w:marRight w:val="0"/>
      <w:marTop w:val="0"/>
      <w:marBottom w:val="0"/>
      <w:divBdr>
        <w:top w:val="none" w:sz="0" w:space="0" w:color="auto"/>
        <w:left w:val="none" w:sz="0" w:space="0" w:color="auto"/>
        <w:bottom w:val="none" w:sz="0" w:space="0" w:color="auto"/>
        <w:right w:val="none" w:sz="0" w:space="0" w:color="auto"/>
      </w:divBdr>
    </w:div>
    <w:div w:id="294918084">
      <w:marLeft w:val="640"/>
      <w:marRight w:val="0"/>
      <w:marTop w:val="0"/>
      <w:marBottom w:val="0"/>
      <w:divBdr>
        <w:top w:val="none" w:sz="0" w:space="0" w:color="auto"/>
        <w:left w:val="none" w:sz="0" w:space="0" w:color="auto"/>
        <w:bottom w:val="none" w:sz="0" w:space="0" w:color="auto"/>
        <w:right w:val="none" w:sz="0" w:space="0" w:color="auto"/>
      </w:divBdr>
    </w:div>
    <w:div w:id="294919539">
      <w:marLeft w:val="640"/>
      <w:marRight w:val="0"/>
      <w:marTop w:val="0"/>
      <w:marBottom w:val="0"/>
      <w:divBdr>
        <w:top w:val="none" w:sz="0" w:space="0" w:color="auto"/>
        <w:left w:val="none" w:sz="0" w:space="0" w:color="auto"/>
        <w:bottom w:val="none" w:sz="0" w:space="0" w:color="auto"/>
        <w:right w:val="none" w:sz="0" w:space="0" w:color="auto"/>
      </w:divBdr>
    </w:div>
    <w:div w:id="294986304">
      <w:marLeft w:val="640"/>
      <w:marRight w:val="0"/>
      <w:marTop w:val="0"/>
      <w:marBottom w:val="0"/>
      <w:divBdr>
        <w:top w:val="none" w:sz="0" w:space="0" w:color="auto"/>
        <w:left w:val="none" w:sz="0" w:space="0" w:color="auto"/>
        <w:bottom w:val="none" w:sz="0" w:space="0" w:color="auto"/>
        <w:right w:val="none" w:sz="0" w:space="0" w:color="auto"/>
      </w:divBdr>
    </w:div>
    <w:div w:id="294994895">
      <w:marLeft w:val="640"/>
      <w:marRight w:val="0"/>
      <w:marTop w:val="0"/>
      <w:marBottom w:val="0"/>
      <w:divBdr>
        <w:top w:val="none" w:sz="0" w:space="0" w:color="auto"/>
        <w:left w:val="none" w:sz="0" w:space="0" w:color="auto"/>
        <w:bottom w:val="none" w:sz="0" w:space="0" w:color="auto"/>
        <w:right w:val="none" w:sz="0" w:space="0" w:color="auto"/>
      </w:divBdr>
    </w:div>
    <w:div w:id="295186850">
      <w:marLeft w:val="640"/>
      <w:marRight w:val="0"/>
      <w:marTop w:val="0"/>
      <w:marBottom w:val="0"/>
      <w:divBdr>
        <w:top w:val="none" w:sz="0" w:space="0" w:color="auto"/>
        <w:left w:val="none" w:sz="0" w:space="0" w:color="auto"/>
        <w:bottom w:val="none" w:sz="0" w:space="0" w:color="auto"/>
        <w:right w:val="none" w:sz="0" w:space="0" w:color="auto"/>
      </w:divBdr>
    </w:div>
    <w:div w:id="295187596">
      <w:marLeft w:val="640"/>
      <w:marRight w:val="0"/>
      <w:marTop w:val="0"/>
      <w:marBottom w:val="0"/>
      <w:divBdr>
        <w:top w:val="none" w:sz="0" w:space="0" w:color="auto"/>
        <w:left w:val="none" w:sz="0" w:space="0" w:color="auto"/>
        <w:bottom w:val="none" w:sz="0" w:space="0" w:color="auto"/>
        <w:right w:val="none" w:sz="0" w:space="0" w:color="auto"/>
      </w:divBdr>
    </w:div>
    <w:div w:id="295258191">
      <w:marLeft w:val="640"/>
      <w:marRight w:val="0"/>
      <w:marTop w:val="0"/>
      <w:marBottom w:val="0"/>
      <w:divBdr>
        <w:top w:val="none" w:sz="0" w:space="0" w:color="auto"/>
        <w:left w:val="none" w:sz="0" w:space="0" w:color="auto"/>
        <w:bottom w:val="none" w:sz="0" w:space="0" w:color="auto"/>
        <w:right w:val="none" w:sz="0" w:space="0" w:color="auto"/>
      </w:divBdr>
    </w:div>
    <w:div w:id="295331382">
      <w:marLeft w:val="640"/>
      <w:marRight w:val="0"/>
      <w:marTop w:val="0"/>
      <w:marBottom w:val="0"/>
      <w:divBdr>
        <w:top w:val="none" w:sz="0" w:space="0" w:color="auto"/>
        <w:left w:val="none" w:sz="0" w:space="0" w:color="auto"/>
        <w:bottom w:val="none" w:sz="0" w:space="0" w:color="auto"/>
        <w:right w:val="none" w:sz="0" w:space="0" w:color="auto"/>
      </w:divBdr>
    </w:div>
    <w:div w:id="295334431">
      <w:marLeft w:val="640"/>
      <w:marRight w:val="0"/>
      <w:marTop w:val="0"/>
      <w:marBottom w:val="0"/>
      <w:divBdr>
        <w:top w:val="none" w:sz="0" w:space="0" w:color="auto"/>
        <w:left w:val="none" w:sz="0" w:space="0" w:color="auto"/>
        <w:bottom w:val="none" w:sz="0" w:space="0" w:color="auto"/>
        <w:right w:val="none" w:sz="0" w:space="0" w:color="auto"/>
      </w:divBdr>
    </w:div>
    <w:div w:id="295335298">
      <w:marLeft w:val="640"/>
      <w:marRight w:val="0"/>
      <w:marTop w:val="0"/>
      <w:marBottom w:val="0"/>
      <w:divBdr>
        <w:top w:val="none" w:sz="0" w:space="0" w:color="auto"/>
        <w:left w:val="none" w:sz="0" w:space="0" w:color="auto"/>
        <w:bottom w:val="none" w:sz="0" w:space="0" w:color="auto"/>
        <w:right w:val="none" w:sz="0" w:space="0" w:color="auto"/>
      </w:divBdr>
    </w:div>
    <w:div w:id="295568742">
      <w:marLeft w:val="640"/>
      <w:marRight w:val="0"/>
      <w:marTop w:val="0"/>
      <w:marBottom w:val="0"/>
      <w:divBdr>
        <w:top w:val="none" w:sz="0" w:space="0" w:color="auto"/>
        <w:left w:val="none" w:sz="0" w:space="0" w:color="auto"/>
        <w:bottom w:val="none" w:sz="0" w:space="0" w:color="auto"/>
        <w:right w:val="none" w:sz="0" w:space="0" w:color="auto"/>
      </w:divBdr>
    </w:div>
    <w:div w:id="295572898">
      <w:marLeft w:val="640"/>
      <w:marRight w:val="0"/>
      <w:marTop w:val="0"/>
      <w:marBottom w:val="0"/>
      <w:divBdr>
        <w:top w:val="none" w:sz="0" w:space="0" w:color="auto"/>
        <w:left w:val="none" w:sz="0" w:space="0" w:color="auto"/>
        <w:bottom w:val="none" w:sz="0" w:space="0" w:color="auto"/>
        <w:right w:val="none" w:sz="0" w:space="0" w:color="auto"/>
      </w:divBdr>
    </w:div>
    <w:div w:id="295647259">
      <w:marLeft w:val="640"/>
      <w:marRight w:val="0"/>
      <w:marTop w:val="0"/>
      <w:marBottom w:val="0"/>
      <w:divBdr>
        <w:top w:val="none" w:sz="0" w:space="0" w:color="auto"/>
        <w:left w:val="none" w:sz="0" w:space="0" w:color="auto"/>
        <w:bottom w:val="none" w:sz="0" w:space="0" w:color="auto"/>
        <w:right w:val="none" w:sz="0" w:space="0" w:color="auto"/>
      </w:divBdr>
    </w:div>
    <w:div w:id="295721700">
      <w:marLeft w:val="640"/>
      <w:marRight w:val="0"/>
      <w:marTop w:val="0"/>
      <w:marBottom w:val="0"/>
      <w:divBdr>
        <w:top w:val="none" w:sz="0" w:space="0" w:color="auto"/>
        <w:left w:val="none" w:sz="0" w:space="0" w:color="auto"/>
        <w:bottom w:val="none" w:sz="0" w:space="0" w:color="auto"/>
        <w:right w:val="none" w:sz="0" w:space="0" w:color="auto"/>
      </w:divBdr>
    </w:div>
    <w:div w:id="295764205">
      <w:marLeft w:val="640"/>
      <w:marRight w:val="0"/>
      <w:marTop w:val="0"/>
      <w:marBottom w:val="0"/>
      <w:divBdr>
        <w:top w:val="none" w:sz="0" w:space="0" w:color="auto"/>
        <w:left w:val="none" w:sz="0" w:space="0" w:color="auto"/>
        <w:bottom w:val="none" w:sz="0" w:space="0" w:color="auto"/>
        <w:right w:val="none" w:sz="0" w:space="0" w:color="auto"/>
      </w:divBdr>
    </w:div>
    <w:div w:id="295918068">
      <w:marLeft w:val="640"/>
      <w:marRight w:val="0"/>
      <w:marTop w:val="0"/>
      <w:marBottom w:val="0"/>
      <w:divBdr>
        <w:top w:val="none" w:sz="0" w:space="0" w:color="auto"/>
        <w:left w:val="none" w:sz="0" w:space="0" w:color="auto"/>
        <w:bottom w:val="none" w:sz="0" w:space="0" w:color="auto"/>
        <w:right w:val="none" w:sz="0" w:space="0" w:color="auto"/>
      </w:divBdr>
    </w:div>
    <w:div w:id="295961323">
      <w:marLeft w:val="640"/>
      <w:marRight w:val="0"/>
      <w:marTop w:val="0"/>
      <w:marBottom w:val="0"/>
      <w:divBdr>
        <w:top w:val="none" w:sz="0" w:space="0" w:color="auto"/>
        <w:left w:val="none" w:sz="0" w:space="0" w:color="auto"/>
        <w:bottom w:val="none" w:sz="0" w:space="0" w:color="auto"/>
        <w:right w:val="none" w:sz="0" w:space="0" w:color="auto"/>
      </w:divBdr>
    </w:div>
    <w:div w:id="296186007">
      <w:marLeft w:val="640"/>
      <w:marRight w:val="0"/>
      <w:marTop w:val="0"/>
      <w:marBottom w:val="0"/>
      <w:divBdr>
        <w:top w:val="none" w:sz="0" w:space="0" w:color="auto"/>
        <w:left w:val="none" w:sz="0" w:space="0" w:color="auto"/>
        <w:bottom w:val="none" w:sz="0" w:space="0" w:color="auto"/>
        <w:right w:val="none" w:sz="0" w:space="0" w:color="auto"/>
      </w:divBdr>
    </w:div>
    <w:div w:id="296186864">
      <w:marLeft w:val="640"/>
      <w:marRight w:val="0"/>
      <w:marTop w:val="0"/>
      <w:marBottom w:val="0"/>
      <w:divBdr>
        <w:top w:val="none" w:sz="0" w:space="0" w:color="auto"/>
        <w:left w:val="none" w:sz="0" w:space="0" w:color="auto"/>
        <w:bottom w:val="none" w:sz="0" w:space="0" w:color="auto"/>
        <w:right w:val="none" w:sz="0" w:space="0" w:color="auto"/>
      </w:divBdr>
    </w:div>
    <w:div w:id="296228693">
      <w:marLeft w:val="640"/>
      <w:marRight w:val="0"/>
      <w:marTop w:val="0"/>
      <w:marBottom w:val="0"/>
      <w:divBdr>
        <w:top w:val="none" w:sz="0" w:space="0" w:color="auto"/>
        <w:left w:val="none" w:sz="0" w:space="0" w:color="auto"/>
        <w:bottom w:val="none" w:sz="0" w:space="0" w:color="auto"/>
        <w:right w:val="none" w:sz="0" w:space="0" w:color="auto"/>
      </w:divBdr>
    </w:div>
    <w:div w:id="296305855">
      <w:marLeft w:val="640"/>
      <w:marRight w:val="0"/>
      <w:marTop w:val="0"/>
      <w:marBottom w:val="0"/>
      <w:divBdr>
        <w:top w:val="none" w:sz="0" w:space="0" w:color="auto"/>
        <w:left w:val="none" w:sz="0" w:space="0" w:color="auto"/>
        <w:bottom w:val="none" w:sz="0" w:space="0" w:color="auto"/>
        <w:right w:val="none" w:sz="0" w:space="0" w:color="auto"/>
      </w:divBdr>
    </w:div>
    <w:div w:id="296378031">
      <w:marLeft w:val="640"/>
      <w:marRight w:val="0"/>
      <w:marTop w:val="0"/>
      <w:marBottom w:val="0"/>
      <w:divBdr>
        <w:top w:val="none" w:sz="0" w:space="0" w:color="auto"/>
        <w:left w:val="none" w:sz="0" w:space="0" w:color="auto"/>
        <w:bottom w:val="none" w:sz="0" w:space="0" w:color="auto"/>
        <w:right w:val="none" w:sz="0" w:space="0" w:color="auto"/>
      </w:divBdr>
    </w:div>
    <w:div w:id="296420186">
      <w:marLeft w:val="640"/>
      <w:marRight w:val="0"/>
      <w:marTop w:val="0"/>
      <w:marBottom w:val="0"/>
      <w:divBdr>
        <w:top w:val="none" w:sz="0" w:space="0" w:color="auto"/>
        <w:left w:val="none" w:sz="0" w:space="0" w:color="auto"/>
        <w:bottom w:val="none" w:sz="0" w:space="0" w:color="auto"/>
        <w:right w:val="none" w:sz="0" w:space="0" w:color="auto"/>
      </w:divBdr>
    </w:div>
    <w:div w:id="296421879">
      <w:marLeft w:val="640"/>
      <w:marRight w:val="0"/>
      <w:marTop w:val="0"/>
      <w:marBottom w:val="0"/>
      <w:divBdr>
        <w:top w:val="none" w:sz="0" w:space="0" w:color="auto"/>
        <w:left w:val="none" w:sz="0" w:space="0" w:color="auto"/>
        <w:bottom w:val="none" w:sz="0" w:space="0" w:color="auto"/>
        <w:right w:val="none" w:sz="0" w:space="0" w:color="auto"/>
      </w:divBdr>
    </w:div>
    <w:div w:id="296570167">
      <w:marLeft w:val="640"/>
      <w:marRight w:val="0"/>
      <w:marTop w:val="0"/>
      <w:marBottom w:val="0"/>
      <w:divBdr>
        <w:top w:val="none" w:sz="0" w:space="0" w:color="auto"/>
        <w:left w:val="none" w:sz="0" w:space="0" w:color="auto"/>
        <w:bottom w:val="none" w:sz="0" w:space="0" w:color="auto"/>
        <w:right w:val="none" w:sz="0" w:space="0" w:color="auto"/>
      </w:divBdr>
    </w:div>
    <w:div w:id="296573213">
      <w:marLeft w:val="640"/>
      <w:marRight w:val="0"/>
      <w:marTop w:val="0"/>
      <w:marBottom w:val="0"/>
      <w:divBdr>
        <w:top w:val="none" w:sz="0" w:space="0" w:color="auto"/>
        <w:left w:val="none" w:sz="0" w:space="0" w:color="auto"/>
        <w:bottom w:val="none" w:sz="0" w:space="0" w:color="auto"/>
        <w:right w:val="none" w:sz="0" w:space="0" w:color="auto"/>
      </w:divBdr>
    </w:div>
    <w:div w:id="296688764">
      <w:marLeft w:val="640"/>
      <w:marRight w:val="0"/>
      <w:marTop w:val="0"/>
      <w:marBottom w:val="0"/>
      <w:divBdr>
        <w:top w:val="none" w:sz="0" w:space="0" w:color="auto"/>
        <w:left w:val="none" w:sz="0" w:space="0" w:color="auto"/>
        <w:bottom w:val="none" w:sz="0" w:space="0" w:color="auto"/>
        <w:right w:val="none" w:sz="0" w:space="0" w:color="auto"/>
      </w:divBdr>
    </w:div>
    <w:div w:id="296692603">
      <w:marLeft w:val="640"/>
      <w:marRight w:val="0"/>
      <w:marTop w:val="0"/>
      <w:marBottom w:val="0"/>
      <w:divBdr>
        <w:top w:val="none" w:sz="0" w:space="0" w:color="auto"/>
        <w:left w:val="none" w:sz="0" w:space="0" w:color="auto"/>
        <w:bottom w:val="none" w:sz="0" w:space="0" w:color="auto"/>
        <w:right w:val="none" w:sz="0" w:space="0" w:color="auto"/>
      </w:divBdr>
    </w:div>
    <w:div w:id="296762464">
      <w:marLeft w:val="640"/>
      <w:marRight w:val="0"/>
      <w:marTop w:val="0"/>
      <w:marBottom w:val="0"/>
      <w:divBdr>
        <w:top w:val="none" w:sz="0" w:space="0" w:color="auto"/>
        <w:left w:val="none" w:sz="0" w:space="0" w:color="auto"/>
        <w:bottom w:val="none" w:sz="0" w:space="0" w:color="auto"/>
        <w:right w:val="none" w:sz="0" w:space="0" w:color="auto"/>
      </w:divBdr>
    </w:div>
    <w:div w:id="296766895">
      <w:marLeft w:val="640"/>
      <w:marRight w:val="0"/>
      <w:marTop w:val="0"/>
      <w:marBottom w:val="0"/>
      <w:divBdr>
        <w:top w:val="none" w:sz="0" w:space="0" w:color="auto"/>
        <w:left w:val="none" w:sz="0" w:space="0" w:color="auto"/>
        <w:bottom w:val="none" w:sz="0" w:space="0" w:color="auto"/>
        <w:right w:val="none" w:sz="0" w:space="0" w:color="auto"/>
      </w:divBdr>
    </w:div>
    <w:div w:id="296841810">
      <w:marLeft w:val="640"/>
      <w:marRight w:val="0"/>
      <w:marTop w:val="0"/>
      <w:marBottom w:val="0"/>
      <w:divBdr>
        <w:top w:val="none" w:sz="0" w:space="0" w:color="auto"/>
        <w:left w:val="none" w:sz="0" w:space="0" w:color="auto"/>
        <w:bottom w:val="none" w:sz="0" w:space="0" w:color="auto"/>
        <w:right w:val="none" w:sz="0" w:space="0" w:color="auto"/>
      </w:divBdr>
    </w:div>
    <w:div w:id="296843036">
      <w:marLeft w:val="640"/>
      <w:marRight w:val="0"/>
      <w:marTop w:val="0"/>
      <w:marBottom w:val="0"/>
      <w:divBdr>
        <w:top w:val="none" w:sz="0" w:space="0" w:color="auto"/>
        <w:left w:val="none" w:sz="0" w:space="0" w:color="auto"/>
        <w:bottom w:val="none" w:sz="0" w:space="0" w:color="auto"/>
        <w:right w:val="none" w:sz="0" w:space="0" w:color="auto"/>
      </w:divBdr>
    </w:div>
    <w:div w:id="296878129">
      <w:marLeft w:val="640"/>
      <w:marRight w:val="0"/>
      <w:marTop w:val="0"/>
      <w:marBottom w:val="0"/>
      <w:divBdr>
        <w:top w:val="none" w:sz="0" w:space="0" w:color="auto"/>
        <w:left w:val="none" w:sz="0" w:space="0" w:color="auto"/>
        <w:bottom w:val="none" w:sz="0" w:space="0" w:color="auto"/>
        <w:right w:val="none" w:sz="0" w:space="0" w:color="auto"/>
      </w:divBdr>
    </w:div>
    <w:div w:id="296878638">
      <w:marLeft w:val="640"/>
      <w:marRight w:val="0"/>
      <w:marTop w:val="0"/>
      <w:marBottom w:val="0"/>
      <w:divBdr>
        <w:top w:val="none" w:sz="0" w:space="0" w:color="auto"/>
        <w:left w:val="none" w:sz="0" w:space="0" w:color="auto"/>
        <w:bottom w:val="none" w:sz="0" w:space="0" w:color="auto"/>
        <w:right w:val="none" w:sz="0" w:space="0" w:color="auto"/>
      </w:divBdr>
    </w:div>
    <w:div w:id="296882419">
      <w:marLeft w:val="640"/>
      <w:marRight w:val="0"/>
      <w:marTop w:val="0"/>
      <w:marBottom w:val="0"/>
      <w:divBdr>
        <w:top w:val="none" w:sz="0" w:space="0" w:color="auto"/>
        <w:left w:val="none" w:sz="0" w:space="0" w:color="auto"/>
        <w:bottom w:val="none" w:sz="0" w:space="0" w:color="auto"/>
        <w:right w:val="none" w:sz="0" w:space="0" w:color="auto"/>
      </w:divBdr>
    </w:div>
    <w:div w:id="296909820">
      <w:marLeft w:val="640"/>
      <w:marRight w:val="0"/>
      <w:marTop w:val="0"/>
      <w:marBottom w:val="0"/>
      <w:divBdr>
        <w:top w:val="none" w:sz="0" w:space="0" w:color="auto"/>
        <w:left w:val="none" w:sz="0" w:space="0" w:color="auto"/>
        <w:bottom w:val="none" w:sz="0" w:space="0" w:color="auto"/>
        <w:right w:val="none" w:sz="0" w:space="0" w:color="auto"/>
      </w:divBdr>
    </w:div>
    <w:div w:id="296951939">
      <w:marLeft w:val="640"/>
      <w:marRight w:val="0"/>
      <w:marTop w:val="0"/>
      <w:marBottom w:val="0"/>
      <w:divBdr>
        <w:top w:val="none" w:sz="0" w:space="0" w:color="auto"/>
        <w:left w:val="none" w:sz="0" w:space="0" w:color="auto"/>
        <w:bottom w:val="none" w:sz="0" w:space="0" w:color="auto"/>
        <w:right w:val="none" w:sz="0" w:space="0" w:color="auto"/>
      </w:divBdr>
    </w:div>
    <w:div w:id="296956667">
      <w:marLeft w:val="640"/>
      <w:marRight w:val="0"/>
      <w:marTop w:val="0"/>
      <w:marBottom w:val="0"/>
      <w:divBdr>
        <w:top w:val="none" w:sz="0" w:space="0" w:color="auto"/>
        <w:left w:val="none" w:sz="0" w:space="0" w:color="auto"/>
        <w:bottom w:val="none" w:sz="0" w:space="0" w:color="auto"/>
        <w:right w:val="none" w:sz="0" w:space="0" w:color="auto"/>
      </w:divBdr>
    </w:div>
    <w:div w:id="297028057">
      <w:marLeft w:val="480"/>
      <w:marRight w:val="0"/>
      <w:marTop w:val="0"/>
      <w:marBottom w:val="0"/>
      <w:divBdr>
        <w:top w:val="none" w:sz="0" w:space="0" w:color="auto"/>
        <w:left w:val="none" w:sz="0" w:space="0" w:color="auto"/>
        <w:bottom w:val="none" w:sz="0" w:space="0" w:color="auto"/>
        <w:right w:val="none" w:sz="0" w:space="0" w:color="auto"/>
      </w:divBdr>
    </w:div>
    <w:div w:id="297030484">
      <w:marLeft w:val="640"/>
      <w:marRight w:val="0"/>
      <w:marTop w:val="0"/>
      <w:marBottom w:val="0"/>
      <w:divBdr>
        <w:top w:val="none" w:sz="0" w:space="0" w:color="auto"/>
        <w:left w:val="none" w:sz="0" w:space="0" w:color="auto"/>
        <w:bottom w:val="none" w:sz="0" w:space="0" w:color="auto"/>
        <w:right w:val="none" w:sz="0" w:space="0" w:color="auto"/>
      </w:divBdr>
    </w:div>
    <w:div w:id="297078047">
      <w:marLeft w:val="640"/>
      <w:marRight w:val="0"/>
      <w:marTop w:val="0"/>
      <w:marBottom w:val="0"/>
      <w:divBdr>
        <w:top w:val="none" w:sz="0" w:space="0" w:color="auto"/>
        <w:left w:val="none" w:sz="0" w:space="0" w:color="auto"/>
        <w:bottom w:val="none" w:sz="0" w:space="0" w:color="auto"/>
        <w:right w:val="none" w:sz="0" w:space="0" w:color="auto"/>
      </w:divBdr>
    </w:div>
    <w:div w:id="297104784">
      <w:marLeft w:val="640"/>
      <w:marRight w:val="0"/>
      <w:marTop w:val="0"/>
      <w:marBottom w:val="0"/>
      <w:divBdr>
        <w:top w:val="none" w:sz="0" w:space="0" w:color="auto"/>
        <w:left w:val="none" w:sz="0" w:space="0" w:color="auto"/>
        <w:bottom w:val="none" w:sz="0" w:space="0" w:color="auto"/>
        <w:right w:val="none" w:sz="0" w:space="0" w:color="auto"/>
      </w:divBdr>
    </w:div>
    <w:div w:id="297229276">
      <w:marLeft w:val="640"/>
      <w:marRight w:val="0"/>
      <w:marTop w:val="0"/>
      <w:marBottom w:val="0"/>
      <w:divBdr>
        <w:top w:val="none" w:sz="0" w:space="0" w:color="auto"/>
        <w:left w:val="none" w:sz="0" w:space="0" w:color="auto"/>
        <w:bottom w:val="none" w:sz="0" w:space="0" w:color="auto"/>
        <w:right w:val="none" w:sz="0" w:space="0" w:color="auto"/>
      </w:divBdr>
    </w:div>
    <w:div w:id="297301906">
      <w:marLeft w:val="640"/>
      <w:marRight w:val="0"/>
      <w:marTop w:val="0"/>
      <w:marBottom w:val="0"/>
      <w:divBdr>
        <w:top w:val="none" w:sz="0" w:space="0" w:color="auto"/>
        <w:left w:val="none" w:sz="0" w:space="0" w:color="auto"/>
        <w:bottom w:val="none" w:sz="0" w:space="0" w:color="auto"/>
        <w:right w:val="none" w:sz="0" w:space="0" w:color="auto"/>
      </w:divBdr>
    </w:div>
    <w:div w:id="297414895">
      <w:marLeft w:val="640"/>
      <w:marRight w:val="0"/>
      <w:marTop w:val="0"/>
      <w:marBottom w:val="0"/>
      <w:divBdr>
        <w:top w:val="none" w:sz="0" w:space="0" w:color="auto"/>
        <w:left w:val="none" w:sz="0" w:space="0" w:color="auto"/>
        <w:bottom w:val="none" w:sz="0" w:space="0" w:color="auto"/>
        <w:right w:val="none" w:sz="0" w:space="0" w:color="auto"/>
      </w:divBdr>
    </w:div>
    <w:div w:id="297494453">
      <w:marLeft w:val="640"/>
      <w:marRight w:val="0"/>
      <w:marTop w:val="0"/>
      <w:marBottom w:val="0"/>
      <w:divBdr>
        <w:top w:val="none" w:sz="0" w:space="0" w:color="auto"/>
        <w:left w:val="none" w:sz="0" w:space="0" w:color="auto"/>
        <w:bottom w:val="none" w:sz="0" w:space="0" w:color="auto"/>
        <w:right w:val="none" w:sz="0" w:space="0" w:color="auto"/>
      </w:divBdr>
    </w:div>
    <w:div w:id="297497072">
      <w:marLeft w:val="640"/>
      <w:marRight w:val="0"/>
      <w:marTop w:val="0"/>
      <w:marBottom w:val="0"/>
      <w:divBdr>
        <w:top w:val="none" w:sz="0" w:space="0" w:color="auto"/>
        <w:left w:val="none" w:sz="0" w:space="0" w:color="auto"/>
        <w:bottom w:val="none" w:sz="0" w:space="0" w:color="auto"/>
        <w:right w:val="none" w:sz="0" w:space="0" w:color="auto"/>
      </w:divBdr>
    </w:div>
    <w:div w:id="297541272">
      <w:marLeft w:val="640"/>
      <w:marRight w:val="0"/>
      <w:marTop w:val="0"/>
      <w:marBottom w:val="0"/>
      <w:divBdr>
        <w:top w:val="none" w:sz="0" w:space="0" w:color="auto"/>
        <w:left w:val="none" w:sz="0" w:space="0" w:color="auto"/>
        <w:bottom w:val="none" w:sz="0" w:space="0" w:color="auto"/>
        <w:right w:val="none" w:sz="0" w:space="0" w:color="auto"/>
      </w:divBdr>
    </w:div>
    <w:div w:id="297613356">
      <w:marLeft w:val="640"/>
      <w:marRight w:val="0"/>
      <w:marTop w:val="0"/>
      <w:marBottom w:val="0"/>
      <w:divBdr>
        <w:top w:val="none" w:sz="0" w:space="0" w:color="auto"/>
        <w:left w:val="none" w:sz="0" w:space="0" w:color="auto"/>
        <w:bottom w:val="none" w:sz="0" w:space="0" w:color="auto"/>
        <w:right w:val="none" w:sz="0" w:space="0" w:color="auto"/>
      </w:divBdr>
    </w:div>
    <w:div w:id="297687967">
      <w:marLeft w:val="640"/>
      <w:marRight w:val="0"/>
      <w:marTop w:val="0"/>
      <w:marBottom w:val="0"/>
      <w:divBdr>
        <w:top w:val="none" w:sz="0" w:space="0" w:color="auto"/>
        <w:left w:val="none" w:sz="0" w:space="0" w:color="auto"/>
        <w:bottom w:val="none" w:sz="0" w:space="0" w:color="auto"/>
        <w:right w:val="none" w:sz="0" w:space="0" w:color="auto"/>
      </w:divBdr>
    </w:div>
    <w:div w:id="297688954">
      <w:marLeft w:val="640"/>
      <w:marRight w:val="0"/>
      <w:marTop w:val="0"/>
      <w:marBottom w:val="0"/>
      <w:divBdr>
        <w:top w:val="none" w:sz="0" w:space="0" w:color="auto"/>
        <w:left w:val="none" w:sz="0" w:space="0" w:color="auto"/>
        <w:bottom w:val="none" w:sz="0" w:space="0" w:color="auto"/>
        <w:right w:val="none" w:sz="0" w:space="0" w:color="auto"/>
      </w:divBdr>
    </w:div>
    <w:div w:id="297881890">
      <w:marLeft w:val="640"/>
      <w:marRight w:val="0"/>
      <w:marTop w:val="0"/>
      <w:marBottom w:val="0"/>
      <w:divBdr>
        <w:top w:val="none" w:sz="0" w:space="0" w:color="auto"/>
        <w:left w:val="none" w:sz="0" w:space="0" w:color="auto"/>
        <w:bottom w:val="none" w:sz="0" w:space="0" w:color="auto"/>
        <w:right w:val="none" w:sz="0" w:space="0" w:color="auto"/>
      </w:divBdr>
    </w:div>
    <w:div w:id="297953826">
      <w:marLeft w:val="640"/>
      <w:marRight w:val="0"/>
      <w:marTop w:val="0"/>
      <w:marBottom w:val="0"/>
      <w:divBdr>
        <w:top w:val="none" w:sz="0" w:space="0" w:color="auto"/>
        <w:left w:val="none" w:sz="0" w:space="0" w:color="auto"/>
        <w:bottom w:val="none" w:sz="0" w:space="0" w:color="auto"/>
        <w:right w:val="none" w:sz="0" w:space="0" w:color="auto"/>
      </w:divBdr>
    </w:div>
    <w:div w:id="297956735">
      <w:marLeft w:val="640"/>
      <w:marRight w:val="0"/>
      <w:marTop w:val="0"/>
      <w:marBottom w:val="0"/>
      <w:divBdr>
        <w:top w:val="none" w:sz="0" w:space="0" w:color="auto"/>
        <w:left w:val="none" w:sz="0" w:space="0" w:color="auto"/>
        <w:bottom w:val="none" w:sz="0" w:space="0" w:color="auto"/>
        <w:right w:val="none" w:sz="0" w:space="0" w:color="auto"/>
      </w:divBdr>
    </w:div>
    <w:div w:id="298001594">
      <w:marLeft w:val="640"/>
      <w:marRight w:val="0"/>
      <w:marTop w:val="0"/>
      <w:marBottom w:val="0"/>
      <w:divBdr>
        <w:top w:val="none" w:sz="0" w:space="0" w:color="auto"/>
        <w:left w:val="none" w:sz="0" w:space="0" w:color="auto"/>
        <w:bottom w:val="none" w:sz="0" w:space="0" w:color="auto"/>
        <w:right w:val="none" w:sz="0" w:space="0" w:color="auto"/>
      </w:divBdr>
    </w:div>
    <w:div w:id="298073393">
      <w:marLeft w:val="640"/>
      <w:marRight w:val="0"/>
      <w:marTop w:val="0"/>
      <w:marBottom w:val="0"/>
      <w:divBdr>
        <w:top w:val="none" w:sz="0" w:space="0" w:color="auto"/>
        <w:left w:val="none" w:sz="0" w:space="0" w:color="auto"/>
        <w:bottom w:val="none" w:sz="0" w:space="0" w:color="auto"/>
        <w:right w:val="none" w:sz="0" w:space="0" w:color="auto"/>
      </w:divBdr>
    </w:div>
    <w:div w:id="298077551">
      <w:marLeft w:val="640"/>
      <w:marRight w:val="0"/>
      <w:marTop w:val="0"/>
      <w:marBottom w:val="0"/>
      <w:divBdr>
        <w:top w:val="none" w:sz="0" w:space="0" w:color="auto"/>
        <w:left w:val="none" w:sz="0" w:space="0" w:color="auto"/>
        <w:bottom w:val="none" w:sz="0" w:space="0" w:color="auto"/>
        <w:right w:val="none" w:sz="0" w:space="0" w:color="auto"/>
      </w:divBdr>
    </w:div>
    <w:div w:id="298078842">
      <w:marLeft w:val="640"/>
      <w:marRight w:val="0"/>
      <w:marTop w:val="0"/>
      <w:marBottom w:val="0"/>
      <w:divBdr>
        <w:top w:val="none" w:sz="0" w:space="0" w:color="auto"/>
        <w:left w:val="none" w:sz="0" w:space="0" w:color="auto"/>
        <w:bottom w:val="none" w:sz="0" w:space="0" w:color="auto"/>
        <w:right w:val="none" w:sz="0" w:space="0" w:color="auto"/>
      </w:divBdr>
    </w:div>
    <w:div w:id="298153992">
      <w:marLeft w:val="640"/>
      <w:marRight w:val="0"/>
      <w:marTop w:val="0"/>
      <w:marBottom w:val="0"/>
      <w:divBdr>
        <w:top w:val="none" w:sz="0" w:space="0" w:color="auto"/>
        <w:left w:val="none" w:sz="0" w:space="0" w:color="auto"/>
        <w:bottom w:val="none" w:sz="0" w:space="0" w:color="auto"/>
        <w:right w:val="none" w:sz="0" w:space="0" w:color="auto"/>
      </w:divBdr>
    </w:div>
    <w:div w:id="298221525">
      <w:marLeft w:val="640"/>
      <w:marRight w:val="0"/>
      <w:marTop w:val="0"/>
      <w:marBottom w:val="0"/>
      <w:divBdr>
        <w:top w:val="none" w:sz="0" w:space="0" w:color="auto"/>
        <w:left w:val="none" w:sz="0" w:space="0" w:color="auto"/>
        <w:bottom w:val="none" w:sz="0" w:space="0" w:color="auto"/>
        <w:right w:val="none" w:sz="0" w:space="0" w:color="auto"/>
      </w:divBdr>
    </w:div>
    <w:div w:id="298342409">
      <w:marLeft w:val="640"/>
      <w:marRight w:val="0"/>
      <w:marTop w:val="0"/>
      <w:marBottom w:val="0"/>
      <w:divBdr>
        <w:top w:val="none" w:sz="0" w:space="0" w:color="auto"/>
        <w:left w:val="none" w:sz="0" w:space="0" w:color="auto"/>
        <w:bottom w:val="none" w:sz="0" w:space="0" w:color="auto"/>
        <w:right w:val="none" w:sz="0" w:space="0" w:color="auto"/>
      </w:divBdr>
    </w:div>
    <w:div w:id="298342434">
      <w:marLeft w:val="640"/>
      <w:marRight w:val="0"/>
      <w:marTop w:val="0"/>
      <w:marBottom w:val="0"/>
      <w:divBdr>
        <w:top w:val="none" w:sz="0" w:space="0" w:color="auto"/>
        <w:left w:val="none" w:sz="0" w:space="0" w:color="auto"/>
        <w:bottom w:val="none" w:sz="0" w:space="0" w:color="auto"/>
        <w:right w:val="none" w:sz="0" w:space="0" w:color="auto"/>
      </w:divBdr>
    </w:div>
    <w:div w:id="298388691">
      <w:marLeft w:val="640"/>
      <w:marRight w:val="0"/>
      <w:marTop w:val="0"/>
      <w:marBottom w:val="0"/>
      <w:divBdr>
        <w:top w:val="none" w:sz="0" w:space="0" w:color="auto"/>
        <w:left w:val="none" w:sz="0" w:space="0" w:color="auto"/>
        <w:bottom w:val="none" w:sz="0" w:space="0" w:color="auto"/>
        <w:right w:val="none" w:sz="0" w:space="0" w:color="auto"/>
      </w:divBdr>
    </w:div>
    <w:div w:id="298613268">
      <w:marLeft w:val="640"/>
      <w:marRight w:val="0"/>
      <w:marTop w:val="0"/>
      <w:marBottom w:val="0"/>
      <w:divBdr>
        <w:top w:val="none" w:sz="0" w:space="0" w:color="auto"/>
        <w:left w:val="none" w:sz="0" w:space="0" w:color="auto"/>
        <w:bottom w:val="none" w:sz="0" w:space="0" w:color="auto"/>
        <w:right w:val="none" w:sz="0" w:space="0" w:color="auto"/>
      </w:divBdr>
    </w:div>
    <w:div w:id="298651805">
      <w:marLeft w:val="640"/>
      <w:marRight w:val="0"/>
      <w:marTop w:val="0"/>
      <w:marBottom w:val="0"/>
      <w:divBdr>
        <w:top w:val="none" w:sz="0" w:space="0" w:color="auto"/>
        <w:left w:val="none" w:sz="0" w:space="0" w:color="auto"/>
        <w:bottom w:val="none" w:sz="0" w:space="0" w:color="auto"/>
        <w:right w:val="none" w:sz="0" w:space="0" w:color="auto"/>
      </w:divBdr>
    </w:div>
    <w:div w:id="298655250">
      <w:marLeft w:val="640"/>
      <w:marRight w:val="0"/>
      <w:marTop w:val="0"/>
      <w:marBottom w:val="0"/>
      <w:divBdr>
        <w:top w:val="none" w:sz="0" w:space="0" w:color="auto"/>
        <w:left w:val="none" w:sz="0" w:space="0" w:color="auto"/>
        <w:bottom w:val="none" w:sz="0" w:space="0" w:color="auto"/>
        <w:right w:val="none" w:sz="0" w:space="0" w:color="auto"/>
      </w:divBdr>
    </w:div>
    <w:div w:id="298727859">
      <w:marLeft w:val="640"/>
      <w:marRight w:val="0"/>
      <w:marTop w:val="0"/>
      <w:marBottom w:val="0"/>
      <w:divBdr>
        <w:top w:val="none" w:sz="0" w:space="0" w:color="auto"/>
        <w:left w:val="none" w:sz="0" w:space="0" w:color="auto"/>
        <w:bottom w:val="none" w:sz="0" w:space="0" w:color="auto"/>
        <w:right w:val="none" w:sz="0" w:space="0" w:color="auto"/>
      </w:divBdr>
    </w:div>
    <w:div w:id="298731408">
      <w:marLeft w:val="640"/>
      <w:marRight w:val="0"/>
      <w:marTop w:val="0"/>
      <w:marBottom w:val="0"/>
      <w:divBdr>
        <w:top w:val="none" w:sz="0" w:space="0" w:color="auto"/>
        <w:left w:val="none" w:sz="0" w:space="0" w:color="auto"/>
        <w:bottom w:val="none" w:sz="0" w:space="0" w:color="auto"/>
        <w:right w:val="none" w:sz="0" w:space="0" w:color="auto"/>
      </w:divBdr>
    </w:div>
    <w:div w:id="298803927">
      <w:marLeft w:val="640"/>
      <w:marRight w:val="0"/>
      <w:marTop w:val="0"/>
      <w:marBottom w:val="0"/>
      <w:divBdr>
        <w:top w:val="none" w:sz="0" w:space="0" w:color="auto"/>
        <w:left w:val="none" w:sz="0" w:space="0" w:color="auto"/>
        <w:bottom w:val="none" w:sz="0" w:space="0" w:color="auto"/>
        <w:right w:val="none" w:sz="0" w:space="0" w:color="auto"/>
      </w:divBdr>
    </w:div>
    <w:div w:id="298849467">
      <w:marLeft w:val="640"/>
      <w:marRight w:val="0"/>
      <w:marTop w:val="0"/>
      <w:marBottom w:val="0"/>
      <w:divBdr>
        <w:top w:val="none" w:sz="0" w:space="0" w:color="auto"/>
        <w:left w:val="none" w:sz="0" w:space="0" w:color="auto"/>
        <w:bottom w:val="none" w:sz="0" w:space="0" w:color="auto"/>
        <w:right w:val="none" w:sz="0" w:space="0" w:color="auto"/>
      </w:divBdr>
    </w:div>
    <w:div w:id="298876545">
      <w:marLeft w:val="640"/>
      <w:marRight w:val="0"/>
      <w:marTop w:val="0"/>
      <w:marBottom w:val="0"/>
      <w:divBdr>
        <w:top w:val="none" w:sz="0" w:space="0" w:color="auto"/>
        <w:left w:val="none" w:sz="0" w:space="0" w:color="auto"/>
        <w:bottom w:val="none" w:sz="0" w:space="0" w:color="auto"/>
        <w:right w:val="none" w:sz="0" w:space="0" w:color="auto"/>
      </w:divBdr>
    </w:div>
    <w:div w:id="298923290">
      <w:marLeft w:val="640"/>
      <w:marRight w:val="0"/>
      <w:marTop w:val="0"/>
      <w:marBottom w:val="0"/>
      <w:divBdr>
        <w:top w:val="none" w:sz="0" w:space="0" w:color="auto"/>
        <w:left w:val="none" w:sz="0" w:space="0" w:color="auto"/>
        <w:bottom w:val="none" w:sz="0" w:space="0" w:color="auto"/>
        <w:right w:val="none" w:sz="0" w:space="0" w:color="auto"/>
      </w:divBdr>
    </w:div>
    <w:div w:id="299187735">
      <w:marLeft w:val="640"/>
      <w:marRight w:val="0"/>
      <w:marTop w:val="0"/>
      <w:marBottom w:val="0"/>
      <w:divBdr>
        <w:top w:val="none" w:sz="0" w:space="0" w:color="auto"/>
        <w:left w:val="none" w:sz="0" w:space="0" w:color="auto"/>
        <w:bottom w:val="none" w:sz="0" w:space="0" w:color="auto"/>
        <w:right w:val="none" w:sz="0" w:space="0" w:color="auto"/>
      </w:divBdr>
    </w:div>
    <w:div w:id="299191726">
      <w:marLeft w:val="640"/>
      <w:marRight w:val="0"/>
      <w:marTop w:val="0"/>
      <w:marBottom w:val="0"/>
      <w:divBdr>
        <w:top w:val="none" w:sz="0" w:space="0" w:color="auto"/>
        <w:left w:val="none" w:sz="0" w:space="0" w:color="auto"/>
        <w:bottom w:val="none" w:sz="0" w:space="0" w:color="auto"/>
        <w:right w:val="none" w:sz="0" w:space="0" w:color="auto"/>
      </w:divBdr>
    </w:div>
    <w:div w:id="299264853">
      <w:marLeft w:val="640"/>
      <w:marRight w:val="0"/>
      <w:marTop w:val="0"/>
      <w:marBottom w:val="0"/>
      <w:divBdr>
        <w:top w:val="none" w:sz="0" w:space="0" w:color="auto"/>
        <w:left w:val="none" w:sz="0" w:space="0" w:color="auto"/>
        <w:bottom w:val="none" w:sz="0" w:space="0" w:color="auto"/>
        <w:right w:val="none" w:sz="0" w:space="0" w:color="auto"/>
      </w:divBdr>
    </w:div>
    <w:div w:id="299574483">
      <w:marLeft w:val="640"/>
      <w:marRight w:val="0"/>
      <w:marTop w:val="0"/>
      <w:marBottom w:val="0"/>
      <w:divBdr>
        <w:top w:val="none" w:sz="0" w:space="0" w:color="auto"/>
        <w:left w:val="none" w:sz="0" w:space="0" w:color="auto"/>
        <w:bottom w:val="none" w:sz="0" w:space="0" w:color="auto"/>
        <w:right w:val="none" w:sz="0" w:space="0" w:color="auto"/>
      </w:divBdr>
    </w:div>
    <w:div w:id="299652704">
      <w:marLeft w:val="640"/>
      <w:marRight w:val="0"/>
      <w:marTop w:val="0"/>
      <w:marBottom w:val="0"/>
      <w:divBdr>
        <w:top w:val="none" w:sz="0" w:space="0" w:color="auto"/>
        <w:left w:val="none" w:sz="0" w:space="0" w:color="auto"/>
        <w:bottom w:val="none" w:sz="0" w:space="0" w:color="auto"/>
        <w:right w:val="none" w:sz="0" w:space="0" w:color="auto"/>
      </w:divBdr>
    </w:div>
    <w:div w:id="299727293">
      <w:marLeft w:val="640"/>
      <w:marRight w:val="0"/>
      <w:marTop w:val="0"/>
      <w:marBottom w:val="0"/>
      <w:divBdr>
        <w:top w:val="none" w:sz="0" w:space="0" w:color="auto"/>
        <w:left w:val="none" w:sz="0" w:space="0" w:color="auto"/>
        <w:bottom w:val="none" w:sz="0" w:space="0" w:color="auto"/>
        <w:right w:val="none" w:sz="0" w:space="0" w:color="auto"/>
      </w:divBdr>
    </w:div>
    <w:div w:id="299728240">
      <w:marLeft w:val="640"/>
      <w:marRight w:val="0"/>
      <w:marTop w:val="0"/>
      <w:marBottom w:val="0"/>
      <w:divBdr>
        <w:top w:val="none" w:sz="0" w:space="0" w:color="auto"/>
        <w:left w:val="none" w:sz="0" w:space="0" w:color="auto"/>
        <w:bottom w:val="none" w:sz="0" w:space="0" w:color="auto"/>
        <w:right w:val="none" w:sz="0" w:space="0" w:color="auto"/>
      </w:divBdr>
    </w:div>
    <w:div w:id="299773843">
      <w:marLeft w:val="640"/>
      <w:marRight w:val="0"/>
      <w:marTop w:val="0"/>
      <w:marBottom w:val="0"/>
      <w:divBdr>
        <w:top w:val="none" w:sz="0" w:space="0" w:color="auto"/>
        <w:left w:val="none" w:sz="0" w:space="0" w:color="auto"/>
        <w:bottom w:val="none" w:sz="0" w:space="0" w:color="auto"/>
        <w:right w:val="none" w:sz="0" w:space="0" w:color="auto"/>
      </w:divBdr>
    </w:div>
    <w:div w:id="299964051">
      <w:marLeft w:val="640"/>
      <w:marRight w:val="0"/>
      <w:marTop w:val="0"/>
      <w:marBottom w:val="0"/>
      <w:divBdr>
        <w:top w:val="none" w:sz="0" w:space="0" w:color="auto"/>
        <w:left w:val="none" w:sz="0" w:space="0" w:color="auto"/>
        <w:bottom w:val="none" w:sz="0" w:space="0" w:color="auto"/>
        <w:right w:val="none" w:sz="0" w:space="0" w:color="auto"/>
      </w:divBdr>
    </w:div>
    <w:div w:id="300037703">
      <w:marLeft w:val="640"/>
      <w:marRight w:val="0"/>
      <w:marTop w:val="0"/>
      <w:marBottom w:val="0"/>
      <w:divBdr>
        <w:top w:val="none" w:sz="0" w:space="0" w:color="auto"/>
        <w:left w:val="none" w:sz="0" w:space="0" w:color="auto"/>
        <w:bottom w:val="none" w:sz="0" w:space="0" w:color="auto"/>
        <w:right w:val="none" w:sz="0" w:space="0" w:color="auto"/>
      </w:divBdr>
    </w:div>
    <w:div w:id="300229289">
      <w:marLeft w:val="640"/>
      <w:marRight w:val="0"/>
      <w:marTop w:val="0"/>
      <w:marBottom w:val="0"/>
      <w:divBdr>
        <w:top w:val="none" w:sz="0" w:space="0" w:color="auto"/>
        <w:left w:val="none" w:sz="0" w:space="0" w:color="auto"/>
        <w:bottom w:val="none" w:sz="0" w:space="0" w:color="auto"/>
        <w:right w:val="none" w:sz="0" w:space="0" w:color="auto"/>
      </w:divBdr>
    </w:div>
    <w:div w:id="300231714">
      <w:marLeft w:val="640"/>
      <w:marRight w:val="0"/>
      <w:marTop w:val="0"/>
      <w:marBottom w:val="0"/>
      <w:divBdr>
        <w:top w:val="none" w:sz="0" w:space="0" w:color="auto"/>
        <w:left w:val="none" w:sz="0" w:space="0" w:color="auto"/>
        <w:bottom w:val="none" w:sz="0" w:space="0" w:color="auto"/>
        <w:right w:val="none" w:sz="0" w:space="0" w:color="auto"/>
      </w:divBdr>
    </w:div>
    <w:div w:id="300232113">
      <w:marLeft w:val="640"/>
      <w:marRight w:val="0"/>
      <w:marTop w:val="0"/>
      <w:marBottom w:val="0"/>
      <w:divBdr>
        <w:top w:val="none" w:sz="0" w:space="0" w:color="auto"/>
        <w:left w:val="none" w:sz="0" w:space="0" w:color="auto"/>
        <w:bottom w:val="none" w:sz="0" w:space="0" w:color="auto"/>
        <w:right w:val="none" w:sz="0" w:space="0" w:color="auto"/>
      </w:divBdr>
    </w:div>
    <w:div w:id="300232772">
      <w:marLeft w:val="640"/>
      <w:marRight w:val="0"/>
      <w:marTop w:val="0"/>
      <w:marBottom w:val="0"/>
      <w:divBdr>
        <w:top w:val="none" w:sz="0" w:space="0" w:color="auto"/>
        <w:left w:val="none" w:sz="0" w:space="0" w:color="auto"/>
        <w:bottom w:val="none" w:sz="0" w:space="0" w:color="auto"/>
        <w:right w:val="none" w:sz="0" w:space="0" w:color="auto"/>
      </w:divBdr>
    </w:div>
    <w:div w:id="300236015">
      <w:marLeft w:val="640"/>
      <w:marRight w:val="0"/>
      <w:marTop w:val="0"/>
      <w:marBottom w:val="0"/>
      <w:divBdr>
        <w:top w:val="none" w:sz="0" w:space="0" w:color="auto"/>
        <w:left w:val="none" w:sz="0" w:space="0" w:color="auto"/>
        <w:bottom w:val="none" w:sz="0" w:space="0" w:color="auto"/>
        <w:right w:val="none" w:sz="0" w:space="0" w:color="auto"/>
      </w:divBdr>
    </w:div>
    <w:div w:id="300236970">
      <w:marLeft w:val="640"/>
      <w:marRight w:val="0"/>
      <w:marTop w:val="0"/>
      <w:marBottom w:val="0"/>
      <w:divBdr>
        <w:top w:val="none" w:sz="0" w:space="0" w:color="auto"/>
        <w:left w:val="none" w:sz="0" w:space="0" w:color="auto"/>
        <w:bottom w:val="none" w:sz="0" w:space="0" w:color="auto"/>
        <w:right w:val="none" w:sz="0" w:space="0" w:color="auto"/>
      </w:divBdr>
    </w:div>
    <w:div w:id="300309802">
      <w:marLeft w:val="640"/>
      <w:marRight w:val="0"/>
      <w:marTop w:val="0"/>
      <w:marBottom w:val="0"/>
      <w:divBdr>
        <w:top w:val="none" w:sz="0" w:space="0" w:color="auto"/>
        <w:left w:val="none" w:sz="0" w:space="0" w:color="auto"/>
        <w:bottom w:val="none" w:sz="0" w:space="0" w:color="auto"/>
        <w:right w:val="none" w:sz="0" w:space="0" w:color="auto"/>
      </w:divBdr>
    </w:div>
    <w:div w:id="300423606">
      <w:marLeft w:val="640"/>
      <w:marRight w:val="0"/>
      <w:marTop w:val="0"/>
      <w:marBottom w:val="0"/>
      <w:divBdr>
        <w:top w:val="none" w:sz="0" w:space="0" w:color="auto"/>
        <w:left w:val="none" w:sz="0" w:space="0" w:color="auto"/>
        <w:bottom w:val="none" w:sz="0" w:space="0" w:color="auto"/>
        <w:right w:val="none" w:sz="0" w:space="0" w:color="auto"/>
      </w:divBdr>
    </w:div>
    <w:div w:id="300501329">
      <w:marLeft w:val="640"/>
      <w:marRight w:val="0"/>
      <w:marTop w:val="0"/>
      <w:marBottom w:val="0"/>
      <w:divBdr>
        <w:top w:val="none" w:sz="0" w:space="0" w:color="auto"/>
        <w:left w:val="none" w:sz="0" w:space="0" w:color="auto"/>
        <w:bottom w:val="none" w:sz="0" w:space="0" w:color="auto"/>
        <w:right w:val="none" w:sz="0" w:space="0" w:color="auto"/>
      </w:divBdr>
    </w:div>
    <w:div w:id="300574924">
      <w:marLeft w:val="640"/>
      <w:marRight w:val="0"/>
      <w:marTop w:val="0"/>
      <w:marBottom w:val="0"/>
      <w:divBdr>
        <w:top w:val="none" w:sz="0" w:space="0" w:color="auto"/>
        <w:left w:val="none" w:sz="0" w:space="0" w:color="auto"/>
        <w:bottom w:val="none" w:sz="0" w:space="0" w:color="auto"/>
        <w:right w:val="none" w:sz="0" w:space="0" w:color="auto"/>
      </w:divBdr>
    </w:div>
    <w:div w:id="300691860">
      <w:marLeft w:val="640"/>
      <w:marRight w:val="0"/>
      <w:marTop w:val="0"/>
      <w:marBottom w:val="0"/>
      <w:divBdr>
        <w:top w:val="none" w:sz="0" w:space="0" w:color="auto"/>
        <w:left w:val="none" w:sz="0" w:space="0" w:color="auto"/>
        <w:bottom w:val="none" w:sz="0" w:space="0" w:color="auto"/>
        <w:right w:val="none" w:sz="0" w:space="0" w:color="auto"/>
      </w:divBdr>
    </w:div>
    <w:div w:id="300692791">
      <w:marLeft w:val="640"/>
      <w:marRight w:val="0"/>
      <w:marTop w:val="0"/>
      <w:marBottom w:val="0"/>
      <w:divBdr>
        <w:top w:val="none" w:sz="0" w:space="0" w:color="auto"/>
        <w:left w:val="none" w:sz="0" w:space="0" w:color="auto"/>
        <w:bottom w:val="none" w:sz="0" w:space="0" w:color="auto"/>
        <w:right w:val="none" w:sz="0" w:space="0" w:color="auto"/>
      </w:divBdr>
    </w:div>
    <w:div w:id="300694353">
      <w:marLeft w:val="640"/>
      <w:marRight w:val="0"/>
      <w:marTop w:val="0"/>
      <w:marBottom w:val="0"/>
      <w:divBdr>
        <w:top w:val="none" w:sz="0" w:space="0" w:color="auto"/>
        <w:left w:val="none" w:sz="0" w:space="0" w:color="auto"/>
        <w:bottom w:val="none" w:sz="0" w:space="0" w:color="auto"/>
        <w:right w:val="none" w:sz="0" w:space="0" w:color="auto"/>
      </w:divBdr>
    </w:div>
    <w:div w:id="300697253">
      <w:marLeft w:val="640"/>
      <w:marRight w:val="0"/>
      <w:marTop w:val="0"/>
      <w:marBottom w:val="0"/>
      <w:divBdr>
        <w:top w:val="none" w:sz="0" w:space="0" w:color="auto"/>
        <w:left w:val="none" w:sz="0" w:space="0" w:color="auto"/>
        <w:bottom w:val="none" w:sz="0" w:space="0" w:color="auto"/>
        <w:right w:val="none" w:sz="0" w:space="0" w:color="auto"/>
      </w:divBdr>
    </w:div>
    <w:div w:id="300887568">
      <w:marLeft w:val="640"/>
      <w:marRight w:val="0"/>
      <w:marTop w:val="0"/>
      <w:marBottom w:val="0"/>
      <w:divBdr>
        <w:top w:val="none" w:sz="0" w:space="0" w:color="auto"/>
        <w:left w:val="none" w:sz="0" w:space="0" w:color="auto"/>
        <w:bottom w:val="none" w:sz="0" w:space="0" w:color="auto"/>
        <w:right w:val="none" w:sz="0" w:space="0" w:color="auto"/>
      </w:divBdr>
    </w:div>
    <w:div w:id="300888865">
      <w:marLeft w:val="640"/>
      <w:marRight w:val="0"/>
      <w:marTop w:val="0"/>
      <w:marBottom w:val="0"/>
      <w:divBdr>
        <w:top w:val="none" w:sz="0" w:space="0" w:color="auto"/>
        <w:left w:val="none" w:sz="0" w:space="0" w:color="auto"/>
        <w:bottom w:val="none" w:sz="0" w:space="0" w:color="auto"/>
        <w:right w:val="none" w:sz="0" w:space="0" w:color="auto"/>
      </w:divBdr>
    </w:div>
    <w:div w:id="301010923">
      <w:marLeft w:val="640"/>
      <w:marRight w:val="0"/>
      <w:marTop w:val="0"/>
      <w:marBottom w:val="0"/>
      <w:divBdr>
        <w:top w:val="none" w:sz="0" w:space="0" w:color="auto"/>
        <w:left w:val="none" w:sz="0" w:space="0" w:color="auto"/>
        <w:bottom w:val="none" w:sz="0" w:space="0" w:color="auto"/>
        <w:right w:val="none" w:sz="0" w:space="0" w:color="auto"/>
      </w:divBdr>
    </w:div>
    <w:div w:id="301077254">
      <w:marLeft w:val="640"/>
      <w:marRight w:val="0"/>
      <w:marTop w:val="0"/>
      <w:marBottom w:val="0"/>
      <w:divBdr>
        <w:top w:val="none" w:sz="0" w:space="0" w:color="auto"/>
        <w:left w:val="none" w:sz="0" w:space="0" w:color="auto"/>
        <w:bottom w:val="none" w:sz="0" w:space="0" w:color="auto"/>
        <w:right w:val="none" w:sz="0" w:space="0" w:color="auto"/>
      </w:divBdr>
    </w:div>
    <w:div w:id="301081798">
      <w:marLeft w:val="640"/>
      <w:marRight w:val="0"/>
      <w:marTop w:val="0"/>
      <w:marBottom w:val="0"/>
      <w:divBdr>
        <w:top w:val="none" w:sz="0" w:space="0" w:color="auto"/>
        <w:left w:val="none" w:sz="0" w:space="0" w:color="auto"/>
        <w:bottom w:val="none" w:sz="0" w:space="0" w:color="auto"/>
        <w:right w:val="none" w:sz="0" w:space="0" w:color="auto"/>
      </w:divBdr>
    </w:div>
    <w:div w:id="301160749">
      <w:marLeft w:val="640"/>
      <w:marRight w:val="0"/>
      <w:marTop w:val="0"/>
      <w:marBottom w:val="0"/>
      <w:divBdr>
        <w:top w:val="none" w:sz="0" w:space="0" w:color="auto"/>
        <w:left w:val="none" w:sz="0" w:space="0" w:color="auto"/>
        <w:bottom w:val="none" w:sz="0" w:space="0" w:color="auto"/>
        <w:right w:val="none" w:sz="0" w:space="0" w:color="auto"/>
      </w:divBdr>
    </w:div>
    <w:div w:id="301275611">
      <w:marLeft w:val="640"/>
      <w:marRight w:val="0"/>
      <w:marTop w:val="0"/>
      <w:marBottom w:val="0"/>
      <w:divBdr>
        <w:top w:val="none" w:sz="0" w:space="0" w:color="auto"/>
        <w:left w:val="none" w:sz="0" w:space="0" w:color="auto"/>
        <w:bottom w:val="none" w:sz="0" w:space="0" w:color="auto"/>
        <w:right w:val="none" w:sz="0" w:space="0" w:color="auto"/>
      </w:divBdr>
    </w:div>
    <w:div w:id="301465792">
      <w:marLeft w:val="640"/>
      <w:marRight w:val="0"/>
      <w:marTop w:val="0"/>
      <w:marBottom w:val="0"/>
      <w:divBdr>
        <w:top w:val="none" w:sz="0" w:space="0" w:color="auto"/>
        <w:left w:val="none" w:sz="0" w:space="0" w:color="auto"/>
        <w:bottom w:val="none" w:sz="0" w:space="0" w:color="auto"/>
        <w:right w:val="none" w:sz="0" w:space="0" w:color="auto"/>
      </w:divBdr>
    </w:div>
    <w:div w:id="301472557">
      <w:marLeft w:val="640"/>
      <w:marRight w:val="0"/>
      <w:marTop w:val="0"/>
      <w:marBottom w:val="0"/>
      <w:divBdr>
        <w:top w:val="none" w:sz="0" w:space="0" w:color="auto"/>
        <w:left w:val="none" w:sz="0" w:space="0" w:color="auto"/>
        <w:bottom w:val="none" w:sz="0" w:space="0" w:color="auto"/>
        <w:right w:val="none" w:sz="0" w:space="0" w:color="auto"/>
      </w:divBdr>
    </w:div>
    <w:div w:id="301497148">
      <w:marLeft w:val="640"/>
      <w:marRight w:val="0"/>
      <w:marTop w:val="0"/>
      <w:marBottom w:val="0"/>
      <w:divBdr>
        <w:top w:val="none" w:sz="0" w:space="0" w:color="auto"/>
        <w:left w:val="none" w:sz="0" w:space="0" w:color="auto"/>
        <w:bottom w:val="none" w:sz="0" w:space="0" w:color="auto"/>
        <w:right w:val="none" w:sz="0" w:space="0" w:color="auto"/>
      </w:divBdr>
    </w:div>
    <w:div w:id="301544035">
      <w:marLeft w:val="640"/>
      <w:marRight w:val="0"/>
      <w:marTop w:val="0"/>
      <w:marBottom w:val="0"/>
      <w:divBdr>
        <w:top w:val="none" w:sz="0" w:space="0" w:color="auto"/>
        <w:left w:val="none" w:sz="0" w:space="0" w:color="auto"/>
        <w:bottom w:val="none" w:sz="0" w:space="0" w:color="auto"/>
        <w:right w:val="none" w:sz="0" w:space="0" w:color="auto"/>
      </w:divBdr>
    </w:div>
    <w:div w:id="301545847">
      <w:marLeft w:val="640"/>
      <w:marRight w:val="0"/>
      <w:marTop w:val="0"/>
      <w:marBottom w:val="0"/>
      <w:divBdr>
        <w:top w:val="none" w:sz="0" w:space="0" w:color="auto"/>
        <w:left w:val="none" w:sz="0" w:space="0" w:color="auto"/>
        <w:bottom w:val="none" w:sz="0" w:space="0" w:color="auto"/>
        <w:right w:val="none" w:sz="0" w:space="0" w:color="auto"/>
      </w:divBdr>
    </w:div>
    <w:div w:id="301623663">
      <w:marLeft w:val="640"/>
      <w:marRight w:val="0"/>
      <w:marTop w:val="0"/>
      <w:marBottom w:val="0"/>
      <w:divBdr>
        <w:top w:val="none" w:sz="0" w:space="0" w:color="auto"/>
        <w:left w:val="none" w:sz="0" w:space="0" w:color="auto"/>
        <w:bottom w:val="none" w:sz="0" w:space="0" w:color="auto"/>
        <w:right w:val="none" w:sz="0" w:space="0" w:color="auto"/>
      </w:divBdr>
    </w:div>
    <w:div w:id="301664645">
      <w:marLeft w:val="640"/>
      <w:marRight w:val="0"/>
      <w:marTop w:val="0"/>
      <w:marBottom w:val="0"/>
      <w:divBdr>
        <w:top w:val="none" w:sz="0" w:space="0" w:color="auto"/>
        <w:left w:val="none" w:sz="0" w:space="0" w:color="auto"/>
        <w:bottom w:val="none" w:sz="0" w:space="0" w:color="auto"/>
        <w:right w:val="none" w:sz="0" w:space="0" w:color="auto"/>
      </w:divBdr>
    </w:div>
    <w:div w:id="301733165">
      <w:bodyDiv w:val="1"/>
      <w:marLeft w:val="0"/>
      <w:marRight w:val="0"/>
      <w:marTop w:val="0"/>
      <w:marBottom w:val="0"/>
      <w:divBdr>
        <w:top w:val="none" w:sz="0" w:space="0" w:color="auto"/>
        <w:left w:val="none" w:sz="0" w:space="0" w:color="auto"/>
        <w:bottom w:val="none" w:sz="0" w:space="0" w:color="auto"/>
        <w:right w:val="none" w:sz="0" w:space="0" w:color="auto"/>
      </w:divBdr>
    </w:div>
    <w:div w:id="301812766">
      <w:marLeft w:val="640"/>
      <w:marRight w:val="0"/>
      <w:marTop w:val="0"/>
      <w:marBottom w:val="0"/>
      <w:divBdr>
        <w:top w:val="none" w:sz="0" w:space="0" w:color="auto"/>
        <w:left w:val="none" w:sz="0" w:space="0" w:color="auto"/>
        <w:bottom w:val="none" w:sz="0" w:space="0" w:color="auto"/>
        <w:right w:val="none" w:sz="0" w:space="0" w:color="auto"/>
      </w:divBdr>
    </w:div>
    <w:div w:id="301859593">
      <w:marLeft w:val="640"/>
      <w:marRight w:val="0"/>
      <w:marTop w:val="0"/>
      <w:marBottom w:val="0"/>
      <w:divBdr>
        <w:top w:val="none" w:sz="0" w:space="0" w:color="auto"/>
        <w:left w:val="none" w:sz="0" w:space="0" w:color="auto"/>
        <w:bottom w:val="none" w:sz="0" w:space="0" w:color="auto"/>
        <w:right w:val="none" w:sz="0" w:space="0" w:color="auto"/>
      </w:divBdr>
    </w:div>
    <w:div w:id="301891065">
      <w:marLeft w:val="640"/>
      <w:marRight w:val="0"/>
      <w:marTop w:val="0"/>
      <w:marBottom w:val="0"/>
      <w:divBdr>
        <w:top w:val="none" w:sz="0" w:space="0" w:color="auto"/>
        <w:left w:val="none" w:sz="0" w:space="0" w:color="auto"/>
        <w:bottom w:val="none" w:sz="0" w:space="0" w:color="auto"/>
        <w:right w:val="none" w:sz="0" w:space="0" w:color="auto"/>
      </w:divBdr>
    </w:div>
    <w:div w:id="301931769">
      <w:marLeft w:val="640"/>
      <w:marRight w:val="0"/>
      <w:marTop w:val="0"/>
      <w:marBottom w:val="0"/>
      <w:divBdr>
        <w:top w:val="none" w:sz="0" w:space="0" w:color="auto"/>
        <w:left w:val="none" w:sz="0" w:space="0" w:color="auto"/>
        <w:bottom w:val="none" w:sz="0" w:space="0" w:color="auto"/>
        <w:right w:val="none" w:sz="0" w:space="0" w:color="auto"/>
      </w:divBdr>
    </w:div>
    <w:div w:id="301932102">
      <w:marLeft w:val="640"/>
      <w:marRight w:val="0"/>
      <w:marTop w:val="0"/>
      <w:marBottom w:val="0"/>
      <w:divBdr>
        <w:top w:val="none" w:sz="0" w:space="0" w:color="auto"/>
        <w:left w:val="none" w:sz="0" w:space="0" w:color="auto"/>
        <w:bottom w:val="none" w:sz="0" w:space="0" w:color="auto"/>
        <w:right w:val="none" w:sz="0" w:space="0" w:color="auto"/>
      </w:divBdr>
    </w:div>
    <w:div w:id="302195600">
      <w:marLeft w:val="640"/>
      <w:marRight w:val="0"/>
      <w:marTop w:val="0"/>
      <w:marBottom w:val="0"/>
      <w:divBdr>
        <w:top w:val="none" w:sz="0" w:space="0" w:color="auto"/>
        <w:left w:val="none" w:sz="0" w:space="0" w:color="auto"/>
        <w:bottom w:val="none" w:sz="0" w:space="0" w:color="auto"/>
        <w:right w:val="none" w:sz="0" w:space="0" w:color="auto"/>
      </w:divBdr>
    </w:div>
    <w:div w:id="302201822">
      <w:marLeft w:val="640"/>
      <w:marRight w:val="0"/>
      <w:marTop w:val="0"/>
      <w:marBottom w:val="0"/>
      <w:divBdr>
        <w:top w:val="none" w:sz="0" w:space="0" w:color="auto"/>
        <w:left w:val="none" w:sz="0" w:space="0" w:color="auto"/>
        <w:bottom w:val="none" w:sz="0" w:space="0" w:color="auto"/>
        <w:right w:val="none" w:sz="0" w:space="0" w:color="auto"/>
      </w:divBdr>
    </w:div>
    <w:div w:id="302349469">
      <w:marLeft w:val="640"/>
      <w:marRight w:val="0"/>
      <w:marTop w:val="0"/>
      <w:marBottom w:val="0"/>
      <w:divBdr>
        <w:top w:val="none" w:sz="0" w:space="0" w:color="auto"/>
        <w:left w:val="none" w:sz="0" w:space="0" w:color="auto"/>
        <w:bottom w:val="none" w:sz="0" w:space="0" w:color="auto"/>
        <w:right w:val="none" w:sz="0" w:space="0" w:color="auto"/>
      </w:divBdr>
    </w:div>
    <w:div w:id="302391225">
      <w:marLeft w:val="640"/>
      <w:marRight w:val="0"/>
      <w:marTop w:val="0"/>
      <w:marBottom w:val="0"/>
      <w:divBdr>
        <w:top w:val="none" w:sz="0" w:space="0" w:color="auto"/>
        <w:left w:val="none" w:sz="0" w:space="0" w:color="auto"/>
        <w:bottom w:val="none" w:sz="0" w:space="0" w:color="auto"/>
        <w:right w:val="none" w:sz="0" w:space="0" w:color="auto"/>
      </w:divBdr>
    </w:div>
    <w:div w:id="302469156">
      <w:marLeft w:val="640"/>
      <w:marRight w:val="0"/>
      <w:marTop w:val="0"/>
      <w:marBottom w:val="0"/>
      <w:divBdr>
        <w:top w:val="none" w:sz="0" w:space="0" w:color="auto"/>
        <w:left w:val="none" w:sz="0" w:space="0" w:color="auto"/>
        <w:bottom w:val="none" w:sz="0" w:space="0" w:color="auto"/>
        <w:right w:val="none" w:sz="0" w:space="0" w:color="auto"/>
      </w:divBdr>
    </w:div>
    <w:div w:id="302581656">
      <w:marLeft w:val="640"/>
      <w:marRight w:val="0"/>
      <w:marTop w:val="0"/>
      <w:marBottom w:val="0"/>
      <w:divBdr>
        <w:top w:val="none" w:sz="0" w:space="0" w:color="auto"/>
        <w:left w:val="none" w:sz="0" w:space="0" w:color="auto"/>
        <w:bottom w:val="none" w:sz="0" w:space="0" w:color="auto"/>
        <w:right w:val="none" w:sz="0" w:space="0" w:color="auto"/>
      </w:divBdr>
    </w:div>
    <w:div w:id="302657629">
      <w:marLeft w:val="640"/>
      <w:marRight w:val="0"/>
      <w:marTop w:val="0"/>
      <w:marBottom w:val="0"/>
      <w:divBdr>
        <w:top w:val="none" w:sz="0" w:space="0" w:color="auto"/>
        <w:left w:val="none" w:sz="0" w:space="0" w:color="auto"/>
        <w:bottom w:val="none" w:sz="0" w:space="0" w:color="auto"/>
        <w:right w:val="none" w:sz="0" w:space="0" w:color="auto"/>
      </w:divBdr>
    </w:div>
    <w:div w:id="302780890">
      <w:marLeft w:val="640"/>
      <w:marRight w:val="0"/>
      <w:marTop w:val="0"/>
      <w:marBottom w:val="0"/>
      <w:divBdr>
        <w:top w:val="none" w:sz="0" w:space="0" w:color="auto"/>
        <w:left w:val="none" w:sz="0" w:space="0" w:color="auto"/>
        <w:bottom w:val="none" w:sz="0" w:space="0" w:color="auto"/>
        <w:right w:val="none" w:sz="0" w:space="0" w:color="auto"/>
      </w:divBdr>
    </w:div>
    <w:div w:id="303003717">
      <w:marLeft w:val="640"/>
      <w:marRight w:val="0"/>
      <w:marTop w:val="0"/>
      <w:marBottom w:val="0"/>
      <w:divBdr>
        <w:top w:val="none" w:sz="0" w:space="0" w:color="auto"/>
        <w:left w:val="none" w:sz="0" w:space="0" w:color="auto"/>
        <w:bottom w:val="none" w:sz="0" w:space="0" w:color="auto"/>
        <w:right w:val="none" w:sz="0" w:space="0" w:color="auto"/>
      </w:divBdr>
    </w:div>
    <w:div w:id="303046346">
      <w:marLeft w:val="640"/>
      <w:marRight w:val="0"/>
      <w:marTop w:val="0"/>
      <w:marBottom w:val="0"/>
      <w:divBdr>
        <w:top w:val="none" w:sz="0" w:space="0" w:color="auto"/>
        <w:left w:val="none" w:sz="0" w:space="0" w:color="auto"/>
        <w:bottom w:val="none" w:sz="0" w:space="0" w:color="auto"/>
        <w:right w:val="none" w:sz="0" w:space="0" w:color="auto"/>
      </w:divBdr>
    </w:div>
    <w:div w:id="303194987">
      <w:marLeft w:val="640"/>
      <w:marRight w:val="0"/>
      <w:marTop w:val="0"/>
      <w:marBottom w:val="0"/>
      <w:divBdr>
        <w:top w:val="none" w:sz="0" w:space="0" w:color="auto"/>
        <w:left w:val="none" w:sz="0" w:space="0" w:color="auto"/>
        <w:bottom w:val="none" w:sz="0" w:space="0" w:color="auto"/>
        <w:right w:val="none" w:sz="0" w:space="0" w:color="auto"/>
      </w:divBdr>
    </w:div>
    <w:div w:id="303196157">
      <w:marLeft w:val="640"/>
      <w:marRight w:val="0"/>
      <w:marTop w:val="0"/>
      <w:marBottom w:val="0"/>
      <w:divBdr>
        <w:top w:val="none" w:sz="0" w:space="0" w:color="auto"/>
        <w:left w:val="none" w:sz="0" w:space="0" w:color="auto"/>
        <w:bottom w:val="none" w:sz="0" w:space="0" w:color="auto"/>
        <w:right w:val="none" w:sz="0" w:space="0" w:color="auto"/>
      </w:divBdr>
    </w:div>
    <w:div w:id="303236625">
      <w:marLeft w:val="640"/>
      <w:marRight w:val="0"/>
      <w:marTop w:val="0"/>
      <w:marBottom w:val="0"/>
      <w:divBdr>
        <w:top w:val="none" w:sz="0" w:space="0" w:color="auto"/>
        <w:left w:val="none" w:sz="0" w:space="0" w:color="auto"/>
        <w:bottom w:val="none" w:sz="0" w:space="0" w:color="auto"/>
        <w:right w:val="none" w:sz="0" w:space="0" w:color="auto"/>
      </w:divBdr>
    </w:div>
    <w:div w:id="303245509">
      <w:marLeft w:val="640"/>
      <w:marRight w:val="0"/>
      <w:marTop w:val="0"/>
      <w:marBottom w:val="0"/>
      <w:divBdr>
        <w:top w:val="none" w:sz="0" w:space="0" w:color="auto"/>
        <w:left w:val="none" w:sz="0" w:space="0" w:color="auto"/>
        <w:bottom w:val="none" w:sz="0" w:space="0" w:color="auto"/>
        <w:right w:val="none" w:sz="0" w:space="0" w:color="auto"/>
      </w:divBdr>
    </w:div>
    <w:div w:id="303315513">
      <w:marLeft w:val="640"/>
      <w:marRight w:val="0"/>
      <w:marTop w:val="0"/>
      <w:marBottom w:val="0"/>
      <w:divBdr>
        <w:top w:val="none" w:sz="0" w:space="0" w:color="auto"/>
        <w:left w:val="none" w:sz="0" w:space="0" w:color="auto"/>
        <w:bottom w:val="none" w:sz="0" w:space="0" w:color="auto"/>
        <w:right w:val="none" w:sz="0" w:space="0" w:color="auto"/>
      </w:divBdr>
    </w:div>
    <w:div w:id="303319799">
      <w:marLeft w:val="640"/>
      <w:marRight w:val="0"/>
      <w:marTop w:val="0"/>
      <w:marBottom w:val="0"/>
      <w:divBdr>
        <w:top w:val="none" w:sz="0" w:space="0" w:color="auto"/>
        <w:left w:val="none" w:sz="0" w:space="0" w:color="auto"/>
        <w:bottom w:val="none" w:sz="0" w:space="0" w:color="auto"/>
        <w:right w:val="none" w:sz="0" w:space="0" w:color="auto"/>
      </w:divBdr>
    </w:div>
    <w:div w:id="303432063">
      <w:marLeft w:val="640"/>
      <w:marRight w:val="0"/>
      <w:marTop w:val="0"/>
      <w:marBottom w:val="0"/>
      <w:divBdr>
        <w:top w:val="none" w:sz="0" w:space="0" w:color="auto"/>
        <w:left w:val="none" w:sz="0" w:space="0" w:color="auto"/>
        <w:bottom w:val="none" w:sz="0" w:space="0" w:color="auto"/>
        <w:right w:val="none" w:sz="0" w:space="0" w:color="auto"/>
      </w:divBdr>
    </w:div>
    <w:div w:id="303436263">
      <w:marLeft w:val="640"/>
      <w:marRight w:val="0"/>
      <w:marTop w:val="0"/>
      <w:marBottom w:val="0"/>
      <w:divBdr>
        <w:top w:val="none" w:sz="0" w:space="0" w:color="auto"/>
        <w:left w:val="none" w:sz="0" w:space="0" w:color="auto"/>
        <w:bottom w:val="none" w:sz="0" w:space="0" w:color="auto"/>
        <w:right w:val="none" w:sz="0" w:space="0" w:color="auto"/>
      </w:divBdr>
    </w:div>
    <w:div w:id="303438823">
      <w:marLeft w:val="640"/>
      <w:marRight w:val="0"/>
      <w:marTop w:val="0"/>
      <w:marBottom w:val="0"/>
      <w:divBdr>
        <w:top w:val="none" w:sz="0" w:space="0" w:color="auto"/>
        <w:left w:val="none" w:sz="0" w:space="0" w:color="auto"/>
        <w:bottom w:val="none" w:sz="0" w:space="0" w:color="auto"/>
        <w:right w:val="none" w:sz="0" w:space="0" w:color="auto"/>
      </w:divBdr>
    </w:div>
    <w:div w:id="303462200">
      <w:marLeft w:val="640"/>
      <w:marRight w:val="0"/>
      <w:marTop w:val="0"/>
      <w:marBottom w:val="0"/>
      <w:divBdr>
        <w:top w:val="none" w:sz="0" w:space="0" w:color="auto"/>
        <w:left w:val="none" w:sz="0" w:space="0" w:color="auto"/>
        <w:bottom w:val="none" w:sz="0" w:space="0" w:color="auto"/>
        <w:right w:val="none" w:sz="0" w:space="0" w:color="auto"/>
      </w:divBdr>
    </w:div>
    <w:div w:id="303507712">
      <w:marLeft w:val="640"/>
      <w:marRight w:val="0"/>
      <w:marTop w:val="0"/>
      <w:marBottom w:val="0"/>
      <w:divBdr>
        <w:top w:val="none" w:sz="0" w:space="0" w:color="auto"/>
        <w:left w:val="none" w:sz="0" w:space="0" w:color="auto"/>
        <w:bottom w:val="none" w:sz="0" w:space="0" w:color="auto"/>
        <w:right w:val="none" w:sz="0" w:space="0" w:color="auto"/>
      </w:divBdr>
    </w:div>
    <w:div w:id="303508231">
      <w:marLeft w:val="640"/>
      <w:marRight w:val="0"/>
      <w:marTop w:val="0"/>
      <w:marBottom w:val="0"/>
      <w:divBdr>
        <w:top w:val="none" w:sz="0" w:space="0" w:color="auto"/>
        <w:left w:val="none" w:sz="0" w:space="0" w:color="auto"/>
        <w:bottom w:val="none" w:sz="0" w:space="0" w:color="auto"/>
        <w:right w:val="none" w:sz="0" w:space="0" w:color="auto"/>
      </w:divBdr>
    </w:div>
    <w:div w:id="303512585">
      <w:marLeft w:val="640"/>
      <w:marRight w:val="0"/>
      <w:marTop w:val="0"/>
      <w:marBottom w:val="0"/>
      <w:divBdr>
        <w:top w:val="none" w:sz="0" w:space="0" w:color="auto"/>
        <w:left w:val="none" w:sz="0" w:space="0" w:color="auto"/>
        <w:bottom w:val="none" w:sz="0" w:space="0" w:color="auto"/>
        <w:right w:val="none" w:sz="0" w:space="0" w:color="auto"/>
      </w:divBdr>
    </w:div>
    <w:div w:id="303584534">
      <w:marLeft w:val="640"/>
      <w:marRight w:val="0"/>
      <w:marTop w:val="0"/>
      <w:marBottom w:val="0"/>
      <w:divBdr>
        <w:top w:val="none" w:sz="0" w:space="0" w:color="auto"/>
        <w:left w:val="none" w:sz="0" w:space="0" w:color="auto"/>
        <w:bottom w:val="none" w:sz="0" w:space="0" w:color="auto"/>
        <w:right w:val="none" w:sz="0" w:space="0" w:color="auto"/>
      </w:divBdr>
    </w:div>
    <w:div w:id="303630947">
      <w:marLeft w:val="640"/>
      <w:marRight w:val="0"/>
      <w:marTop w:val="0"/>
      <w:marBottom w:val="0"/>
      <w:divBdr>
        <w:top w:val="none" w:sz="0" w:space="0" w:color="auto"/>
        <w:left w:val="none" w:sz="0" w:space="0" w:color="auto"/>
        <w:bottom w:val="none" w:sz="0" w:space="0" w:color="auto"/>
        <w:right w:val="none" w:sz="0" w:space="0" w:color="auto"/>
      </w:divBdr>
    </w:div>
    <w:div w:id="303632149">
      <w:marLeft w:val="640"/>
      <w:marRight w:val="0"/>
      <w:marTop w:val="0"/>
      <w:marBottom w:val="0"/>
      <w:divBdr>
        <w:top w:val="none" w:sz="0" w:space="0" w:color="auto"/>
        <w:left w:val="none" w:sz="0" w:space="0" w:color="auto"/>
        <w:bottom w:val="none" w:sz="0" w:space="0" w:color="auto"/>
        <w:right w:val="none" w:sz="0" w:space="0" w:color="auto"/>
      </w:divBdr>
    </w:div>
    <w:div w:id="303660313">
      <w:marLeft w:val="640"/>
      <w:marRight w:val="0"/>
      <w:marTop w:val="0"/>
      <w:marBottom w:val="0"/>
      <w:divBdr>
        <w:top w:val="none" w:sz="0" w:space="0" w:color="auto"/>
        <w:left w:val="none" w:sz="0" w:space="0" w:color="auto"/>
        <w:bottom w:val="none" w:sz="0" w:space="0" w:color="auto"/>
        <w:right w:val="none" w:sz="0" w:space="0" w:color="auto"/>
      </w:divBdr>
    </w:div>
    <w:div w:id="303703674">
      <w:marLeft w:val="640"/>
      <w:marRight w:val="0"/>
      <w:marTop w:val="0"/>
      <w:marBottom w:val="0"/>
      <w:divBdr>
        <w:top w:val="none" w:sz="0" w:space="0" w:color="auto"/>
        <w:left w:val="none" w:sz="0" w:space="0" w:color="auto"/>
        <w:bottom w:val="none" w:sz="0" w:space="0" w:color="auto"/>
        <w:right w:val="none" w:sz="0" w:space="0" w:color="auto"/>
      </w:divBdr>
    </w:div>
    <w:div w:id="303854283">
      <w:marLeft w:val="640"/>
      <w:marRight w:val="0"/>
      <w:marTop w:val="0"/>
      <w:marBottom w:val="0"/>
      <w:divBdr>
        <w:top w:val="none" w:sz="0" w:space="0" w:color="auto"/>
        <w:left w:val="none" w:sz="0" w:space="0" w:color="auto"/>
        <w:bottom w:val="none" w:sz="0" w:space="0" w:color="auto"/>
        <w:right w:val="none" w:sz="0" w:space="0" w:color="auto"/>
      </w:divBdr>
    </w:div>
    <w:div w:id="304162618">
      <w:marLeft w:val="640"/>
      <w:marRight w:val="0"/>
      <w:marTop w:val="0"/>
      <w:marBottom w:val="0"/>
      <w:divBdr>
        <w:top w:val="none" w:sz="0" w:space="0" w:color="auto"/>
        <w:left w:val="none" w:sz="0" w:space="0" w:color="auto"/>
        <w:bottom w:val="none" w:sz="0" w:space="0" w:color="auto"/>
        <w:right w:val="none" w:sz="0" w:space="0" w:color="auto"/>
      </w:divBdr>
    </w:div>
    <w:div w:id="304286607">
      <w:bodyDiv w:val="1"/>
      <w:marLeft w:val="0"/>
      <w:marRight w:val="0"/>
      <w:marTop w:val="0"/>
      <w:marBottom w:val="0"/>
      <w:divBdr>
        <w:top w:val="none" w:sz="0" w:space="0" w:color="auto"/>
        <w:left w:val="none" w:sz="0" w:space="0" w:color="auto"/>
        <w:bottom w:val="none" w:sz="0" w:space="0" w:color="auto"/>
        <w:right w:val="none" w:sz="0" w:space="0" w:color="auto"/>
      </w:divBdr>
      <w:divsChild>
        <w:div w:id="507788834">
          <w:marLeft w:val="0"/>
          <w:marRight w:val="0"/>
          <w:marTop w:val="0"/>
          <w:marBottom w:val="0"/>
          <w:divBdr>
            <w:top w:val="none" w:sz="0" w:space="0" w:color="auto"/>
            <w:left w:val="none" w:sz="0" w:space="0" w:color="auto"/>
            <w:bottom w:val="none" w:sz="0" w:space="0" w:color="auto"/>
            <w:right w:val="none" w:sz="0" w:space="0" w:color="auto"/>
          </w:divBdr>
        </w:div>
        <w:div w:id="857352141">
          <w:marLeft w:val="0"/>
          <w:marRight w:val="0"/>
          <w:marTop w:val="0"/>
          <w:marBottom w:val="0"/>
          <w:divBdr>
            <w:top w:val="none" w:sz="0" w:space="0" w:color="auto"/>
            <w:left w:val="none" w:sz="0" w:space="0" w:color="auto"/>
            <w:bottom w:val="none" w:sz="0" w:space="0" w:color="auto"/>
            <w:right w:val="none" w:sz="0" w:space="0" w:color="auto"/>
          </w:divBdr>
        </w:div>
      </w:divsChild>
    </w:div>
    <w:div w:id="304355121">
      <w:marLeft w:val="640"/>
      <w:marRight w:val="0"/>
      <w:marTop w:val="0"/>
      <w:marBottom w:val="0"/>
      <w:divBdr>
        <w:top w:val="none" w:sz="0" w:space="0" w:color="auto"/>
        <w:left w:val="none" w:sz="0" w:space="0" w:color="auto"/>
        <w:bottom w:val="none" w:sz="0" w:space="0" w:color="auto"/>
        <w:right w:val="none" w:sz="0" w:space="0" w:color="auto"/>
      </w:divBdr>
    </w:div>
    <w:div w:id="304358482">
      <w:marLeft w:val="640"/>
      <w:marRight w:val="0"/>
      <w:marTop w:val="0"/>
      <w:marBottom w:val="0"/>
      <w:divBdr>
        <w:top w:val="none" w:sz="0" w:space="0" w:color="auto"/>
        <w:left w:val="none" w:sz="0" w:space="0" w:color="auto"/>
        <w:bottom w:val="none" w:sz="0" w:space="0" w:color="auto"/>
        <w:right w:val="none" w:sz="0" w:space="0" w:color="auto"/>
      </w:divBdr>
    </w:div>
    <w:div w:id="304436071">
      <w:marLeft w:val="640"/>
      <w:marRight w:val="0"/>
      <w:marTop w:val="0"/>
      <w:marBottom w:val="0"/>
      <w:divBdr>
        <w:top w:val="none" w:sz="0" w:space="0" w:color="auto"/>
        <w:left w:val="none" w:sz="0" w:space="0" w:color="auto"/>
        <w:bottom w:val="none" w:sz="0" w:space="0" w:color="auto"/>
        <w:right w:val="none" w:sz="0" w:space="0" w:color="auto"/>
      </w:divBdr>
    </w:div>
    <w:div w:id="304548485">
      <w:marLeft w:val="640"/>
      <w:marRight w:val="0"/>
      <w:marTop w:val="0"/>
      <w:marBottom w:val="0"/>
      <w:divBdr>
        <w:top w:val="none" w:sz="0" w:space="0" w:color="auto"/>
        <w:left w:val="none" w:sz="0" w:space="0" w:color="auto"/>
        <w:bottom w:val="none" w:sz="0" w:space="0" w:color="auto"/>
        <w:right w:val="none" w:sz="0" w:space="0" w:color="auto"/>
      </w:divBdr>
    </w:div>
    <w:div w:id="304554369">
      <w:marLeft w:val="640"/>
      <w:marRight w:val="0"/>
      <w:marTop w:val="0"/>
      <w:marBottom w:val="0"/>
      <w:divBdr>
        <w:top w:val="none" w:sz="0" w:space="0" w:color="auto"/>
        <w:left w:val="none" w:sz="0" w:space="0" w:color="auto"/>
        <w:bottom w:val="none" w:sz="0" w:space="0" w:color="auto"/>
        <w:right w:val="none" w:sz="0" w:space="0" w:color="auto"/>
      </w:divBdr>
    </w:div>
    <w:div w:id="304555036">
      <w:marLeft w:val="640"/>
      <w:marRight w:val="0"/>
      <w:marTop w:val="0"/>
      <w:marBottom w:val="0"/>
      <w:divBdr>
        <w:top w:val="none" w:sz="0" w:space="0" w:color="auto"/>
        <w:left w:val="none" w:sz="0" w:space="0" w:color="auto"/>
        <w:bottom w:val="none" w:sz="0" w:space="0" w:color="auto"/>
        <w:right w:val="none" w:sz="0" w:space="0" w:color="auto"/>
      </w:divBdr>
    </w:div>
    <w:div w:id="304624052">
      <w:marLeft w:val="640"/>
      <w:marRight w:val="0"/>
      <w:marTop w:val="0"/>
      <w:marBottom w:val="0"/>
      <w:divBdr>
        <w:top w:val="none" w:sz="0" w:space="0" w:color="auto"/>
        <w:left w:val="none" w:sz="0" w:space="0" w:color="auto"/>
        <w:bottom w:val="none" w:sz="0" w:space="0" w:color="auto"/>
        <w:right w:val="none" w:sz="0" w:space="0" w:color="auto"/>
      </w:divBdr>
    </w:div>
    <w:div w:id="304626240">
      <w:marLeft w:val="640"/>
      <w:marRight w:val="0"/>
      <w:marTop w:val="0"/>
      <w:marBottom w:val="0"/>
      <w:divBdr>
        <w:top w:val="none" w:sz="0" w:space="0" w:color="auto"/>
        <w:left w:val="none" w:sz="0" w:space="0" w:color="auto"/>
        <w:bottom w:val="none" w:sz="0" w:space="0" w:color="auto"/>
        <w:right w:val="none" w:sz="0" w:space="0" w:color="auto"/>
      </w:divBdr>
    </w:div>
    <w:div w:id="304748934">
      <w:marLeft w:val="640"/>
      <w:marRight w:val="0"/>
      <w:marTop w:val="0"/>
      <w:marBottom w:val="0"/>
      <w:divBdr>
        <w:top w:val="none" w:sz="0" w:space="0" w:color="auto"/>
        <w:left w:val="none" w:sz="0" w:space="0" w:color="auto"/>
        <w:bottom w:val="none" w:sz="0" w:space="0" w:color="auto"/>
        <w:right w:val="none" w:sz="0" w:space="0" w:color="auto"/>
      </w:divBdr>
    </w:div>
    <w:div w:id="304823082">
      <w:marLeft w:val="640"/>
      <w:marRight w:val="0"/>
      <w:marTop w:val="0"/>
      <w:marBottom w:val="0"/>
      <w:divBdr>
        <w:top w:val="none" w:sz="0" w:space="0" w:color="auto"/>
        <w:left w:val="none" w:sz="0" w:space="0" w:color="auto"/>
        <w:bottom w:val="none" w:sz="0" w:space="0" w:color="auto"/>
        <w:right w:val="none" w:sz="0" w:space="0" w:color="auto"/>
      </w:divBdr>
    </w:div>
    <w:div w:id="304824639">
      <w:marLeft w:val="640"/>
      <w:marRight w:val="0"/>
      <w:marTop w:val="0"/>
      <w:marBottom w:val="0"/>
      <w:divBdr>
        <w:top w:val="none" w:sz="0" w:space="0" w:color="auto"/>
        <w:left w:val="none" w:sz="0" w:space="0" w:color="auto"/>
        <w:bottom w:val="none" w:sz="0" w:space="0" w:color="auto"/>
        <w:right w:val="none" w:sz="0" w:space="0" w:color="auto"/>
      </w:divBdr>
    </w:div>
    <w:div w:id="304939787">
      <w:marLeft w:val="640"/>
      <w:marRight w:val="0"/>
      <w:marTop w:val="0"/>
      <w:marBottom w:val="0"/>
      <w:divBdr>
        <w:top w:val="none" w:sz="0" w:space="0" w:color="auto"/>
        <w:left w:val="none" w:sz="0" w:space="0" w:color="auto"/>
        <w:bottom w:val="none" w:sz="0" w:space="0" w:color="auto"/>
        <w:right w:val="none" w:sz="0" w:space="0" w:color="auto"/>
      </w:divBdr>
    </w:div>
    <w:div w:id="305011163">
      <w:marLeft w:val="640"/>
      <w:marRight w:val="0"/>
      <w:marTop w:val="0"/>
      <w:marBottom w:val="0"/>
      <w:divBdr>
        <w:top w:val="none" w:sz="0" w:space="0" w:color="auto"/>
        <w:left w:val="none" w:sz="0" w:space="0" w:color="auto"/>
        <w:bottom w:val="none" w:sz="0" w:space="0" w:color="auto"/>
        <w:right w:val="none" w:sz="0" w:space="0" w:color="auto"/>
      </w:divBdr>
    </w:div>
    <w:div w:id="305089985">
      <w:marLeft w:val="640"/>
      <w:marRight w:val="0"/>
      <w:marTop w:val="0"/>
      <w:marBottom w:val="0"/>
      <w:divBdr>
        <w:top w:val="none" w:sz="0" w:space="0" w:color="auto"/>
        <w:left w:val="none" w:sz="0" w:space="0" w:color="auto"/>
        <w:bottom w:val="none" w:sz="0" w:space="0" w:color="auto"/>
        <w:right w:val="none" w:sz="0" w:space="0" w:color="auto"/>
      </w:divBdr>
    </w:div>
    <w:div w:id="305090291">
      <w:marLeft w:val="640"/>
      <w:marRight w:val="0"/>
      <w:marTop w:val="0"/>
      <w:marBottom w:val="0"/>
      <w:divBdr>
        <w:top w:val="none" w:sz="0" w:space="0" w:color="auto"/>
        <w:left w:val="none" w:sz="0" w:space="0" w:color="auto"/>
        <w:bottom w:val="none" w:sz="0" w:space="0" w:color="auto"/>
        <w:right w:val="none" w:sz="0" w:space="0" w:color="auto"/>
      </w:divBdr>
    </w:div>
    <w:div w:id="305159749">
      <w:marLeft w:val="640"/>
      <w:marRight w:val="0"/>
      <w:marTop w:val="0"/>
      <w:marBottom w:val="0"/>
      <w:divBdr>
        <w:top w:val="none" w:sz="0" w:space="0" w:color="auto"/>
        <w:left w:val="none" w:sz="0" w:space="0" w:color="auto"/>
        <w:bottom w:val="none" w:sz="0" w:space="0" w:color="auto"/>
        <w:right w:val="none" w:sz="0" w:space="0" w:color="auto"/>
      </w:divBdr>
    </w:div>
    <w:div w:id="305208929">
      <w:marLeft w:val="640"/>
      <w:marRight w:val="0"/>
      <w:marTop w:val="0"/>
      <w:marBottom w:val="0"/>
      <w:divBdr>
        <w:top w:val="none" w:sz="0" w:space="0" w:color="auto"/>
        <w:left w:val="none" w:sz="0" w:space="0" w:color="auto"/>
        <w:bottom w:val="none" w:sz="0" w:space="0" w:color="auto"/>
        <w:right w:val="none" w:sz="0" w:space="0" w:color="auto"/>
      </w:divBdr>
    </w:div>
    <w:div w:id="305361768">
      <w:marLeft w:val="640"/>
      <w:marRight w:val="0"/>
      <w:marTop w:val="0"/>
      <w:marBottom w:val="0"/>
      <w:divBdr>
        <w:top w:val="none" w:sz="0" w:space="0" w:color="auto"/>
        <w:left w:val="none" w:sz="0" w:space="0" w:color="auto"/>
        <w:bottom w:val="none" w:sz="0" w:space="0" w:color="auto"/>
        <w:right w:val="none" w:sz="0" w:space="0" w:color="auto"/>
      </w:divBdr>
    </w:div>
    <w:div w:id="305428126">
      <w:marLeft w:val="640"/>
      <w:marRight w:val="0"/>
      <w:marTop w:val="0"/>
      <w:marBottom w:val="0"/>
      <w:divBdr>
        <w:top w:val="none" w:sz="0" w:space="0" w:color="auto"/>
        <w:left w:val="none" w:sz="0" w:space="0" w:color="auto"/>
        <w:bottom w:val="none" w:sz="0" w:space="0" w:color="auto"/>
        <w:right w:val="none" w:sz="0" w:space="0" w:color="auto"/>
      </w:divBdr>
    </w:div>
    <w:div w:id="305626880">
      <w:marLeft w:val="640"/>
      <w:marRight w:val="0"/>
      <w:marTop w:val="0"/>
      <w:marBottom w:val="0"/>
      <w:divBdr>
        <w:top w:val="none" w:sz="0" w:space="0" w:color="auto"/>
        <w:left w:val="none" w:sz="0" w:space="0" w:color="auto"/>
        <w:bottom w:val="none" w:sz="0" w:space="0" w:color="auto"/>
        <w:right w:val="none" w:sz="0" w:space="0" w:color="auto"/>
      </w:divBdr>
    </w:div>
    <w:div w:id="305745535">
      <w:marLeft w:val="640"/>
      <w:marRight w:val="0"/>
      <w:marTop w:val="0"/>
      <w:marBottom w:val="0"/>
      <w:divBdr>
        <w:top w:val="none" w:sz="0" w:space="0" w:color="auto"/>
        <w:left w:val="none" w:sz="0" w:space="0" w:color="auto"/>
        <w:bottom w:val="none" w:sz="0" w:space="0" w:color="auto"/>
        <w:right w:val="none" w:sz="0" w:space="0" w:color="auto"/>
      </w:divBdr>
    </w:div>
    <w:div w:id="305791459">
      <w:marLeft w:val="640"/>
      <w:marRight w:val="0"/>
      <w:marTop w:val="0"/>
      <w:marBottom w:val="0"/>
      <w:divBdr>
        <w:top w:val="none" w:sz="0" w:space="0" w:color="auto"/>
        <w:left w:val="none" w:sz="0" w:space="0" w:color="auto"/>
        <w:bottom w:val="none" w:sz="0" w:space="0" w:color="auto"/>
        <w:right w:val="none" w:sz="0" w:space="0" w:color="auto"/>
      </w:divBdr>
    </w:div>
    <w:div w:id="305860456">
      <w:marLeft w:val="640"/>
      <w:marRight w:val="0"/>
      <w:marTop w:val="0"/>
      <w:marBottom w:val="0"/>
      <w:divBdr>
        <w:top w:val="none" w:sz="0" w:space="0" w:color="auto"/>
        <w:left w:val="none" w:sz="0" w:space="0" w:color="auto"/>
        <w:bottom w:val="none" w:sz="0" w:space="0" w:color="auto"/>
        <w:right w:val="none" w:sz="0" w:space="0" w:color="auto"/>
      </w:divBdr>
    </w:div>
    <w:div w:id="305863075">
      <w:marLeft w:val="640"/>
      <w:marRight w:val="0"/>
      <w:marTop w:val="0"/>
      <w:marBottom w:val="0"/>
      <w:divBdr>
        <w:top w:val="none" w:sz="0" w:space="0" w:color="auto"/>
        <w:left w:val="none" w:sz="0" w:space="0" w:color="auto"/>
        <w:bottom w:val="none" w:sz="0" w:space="0" w:color="auto"/>
        <w:right w:val="none" w:sz="0" w:space="0" w:color="auto"/>
      </w:divBdr>
    </w:div>
    <w:div w:id="305934352">
      <w:marLeft w:val="640"/>
      <w:marRight w:val="0"/>
      <w:marTop w:val="0"/>
      <w:marBottom w:val="0"/>
      <w:divBdr>
        <w:top w:val="none" w:sz="0" w:space="0" w:color="auto"/>
        <w:left w:val="none" w:sz="0" w:space="0" w:color="auto"/>
        <w:bottom w:val="none" w:sz="0" w:space="0" w:color="auto"/>
        <w:right w:val="none" w:sz="0" w:space="0" w:color="auto"/>
      </w:divBdr>
    </w:div>
    <w:div w:id="305934428">
      <w:marLeft w:val="640"/>
      <w:marRight w:val="0"/>
      <w:marTop w:val="0"/>
      <w:marBottom w:val="0"/>
      <w:divBdr>
        <w:top w:val="none" w:sz="0" w:space="0" w:color="auto"/>
        <w:left w:val="none" w:sz="0" w:space="0" w:color="auto"/>
        <w:bottom w:val="none" w:sz="0" w:space="0" w:color="auto"/>
        <w:right w:val="none" w:sz="0" w:space="0" w:color="auto"/>
      </w:divBdr>
    </w:div>
    <w:div w:id="305939595">
      <w:marLeft w:val="640"/>
      <w:marRight w:val="0"/>
      <w:marTop w:val="0"/>
      <w:marBottom w:val="0"/>
      <w:divBdr>
        <w:top w:val="none" w:sz="0" w:space="0" w:color="auto"/>
        <w:left w:val="none" w:sz="0" w:space="0" w:color="auto"/>
        <w:bottom w:val="none" w:sz="0" w:space="0" w:color="auto"/>
        <w:right w:val="none" w:sz="0" w:space="0" w:color="auto"/>
      </w:divBdr>
    </w:div>
    <w:div w:id="306057148">
      <w:marLeft w:val="640"/>
      <w:marRight w:val="0"/>
      <w:marTop w:val="0"/>
      <w:marBottom w:val="0"/>
      <w:divBdr>
        <w:top w:val="none" w:sz="0" w:space="0" w:color="auto"/>
        <w:left w:val="none" w:sz="0" w:space="0" w:color="auto"/>
        <w:bottom w:val="none" w:sz="0" w:space="0" w:color="auto"/>
        <w:right w:val="none" w:sz="0" w:space="0" w:color="auto"/>
      </w:divBdr>
    </w:div>
    <w:div w:id="306201206">
      <w:marLeft w:val="640"/>
      <w:marRight w:val="0"/>
      <w:marTop w:val="0"/>
      <w:marBottom w:val="0"/>
      <w:divBdr>
        <w:top w:val="none" w:sz="0" w:space="0" w:color="auto"/>
        <w:left w:val="none" w:sz="0" w:space="0" w:color="auto"/>
        <w:bottom w:val="none" w:sz="0" w:space="0" w:color="auto"/>
        <w:right w:val="none" w:sz="0" w:space="0" w:color="auto"/>
      </w:divBdr>
    </w:div>
    <w:div w:id="306251551">
      <w:marLeft w:val="640"/>
      <w:marRight w:val="0"/>
      <w:marTop w:val="0"/>
      <w:marBottom w:val="0"/>
      <w:divBdr>
        <w:top w:val="none" w:sz="0" w:space="0" w:color="auto"/>
        <w:left w:val="none" w:sz="0" w:space="0" w:color="auto"/>
        <w:bottom w:val="none" w:sz="0" w:space="0" w:color="auto"/>
        <w:right w:val="none" w:sz="0" w:space="0" w:color="auto"/>
      </w:divBdr>
    </w:div>
    <w:div w:id="306319753">
      <w:marLeft w:val="640"/>
      <w:marRight w:val="0"/>
      <w:marTop w:val="0"/>
      <w:marBottom w:val="0"/>
      <w:divBdr>
        <w:top w:val="none" w:sz="0" w:space="0" w:color="auto"/>
        <w:left w:val="none" w:sz="0" w:space="0" w:color="auto"/>
        <w:bottom w:val="none" w:sz="0" w:space="0" w:color="auto"/>
        <w:right w:val="none" w:sz="0" w:space="0" w:color="auto"/>
      </w:divBdr>
    </w:div>
    <w:div w:id="306470416">
      <w:marLeft w:val="640"/>
      <w:marRight w:val="0"/>
      <w:marTop w:val="0"/>
      <w:marBottom w:val="0"/>
      <w:divBdr>
        <w:top w:val="none" w:sz="0" w:space="0" w:color="auto"/>
        <w:left w:val="none" w:sz="0" w:space="0" w:color="auto"/>
        <w:bottom w:val="none" w:sz="0" w:space="0" w:color="auto"/>
        <w:right w:val="none" w:sz="0" w:space="0" w:color="auto"/>
      </w:divBdr>
    </w:div>
    <w:div w:id="306474242">
      <w:marLeft w:val="640"/>
      <w:marRight w:val="0"/>
      <w:marTop w:val="0"/>
      <w:marBottom w:val="0"/>
      <w:divBdr>
        <w:top w:val="none" w:sz="0" w:space="0" w:color="auto"/>
        <w:left w:val="none" w:sz="0" w:space="0" w:color="auto"/>
        <w:bottom w:val="none" w:sz="0" w:space="0" w:color="auto"/>
        <w:right w:val="none" w:sz="0" w:space="0" w:color="auto"/>
      </w:divBdr>
    </w:div>
    <w:div w:id="306477445">
      <w:marLeft w:val="640"/>
      <w:marRight w:val="0"/>
      <w:marTop w:val="0"/>
      <w:marBottom w:val="0"/>
      <w:divBdr>
        <w:top w:val="none" w:sz="0" w:space="0" w:color="auto"/>
        <w:left w:val="none" w:sz="0" w:space="0" w:color="auto"/>
        <w:bottom w:val="none" w:sz="0" w:space="0" w:color="auto"/>
        <w:right w:val="none" w:sz="0" w:space="0" w:color="auto"/>
      </w:divBdr>
    </w:div>
    <w:div w:id="306478902">
      <w:marLeft w:val="640"/>
      <w:marRight w:val="0"/>
      <w:marTop w:val="0"/>
      <w:marBottom w:val="0"/>
      <w:divBdr>
        <w:top w:val="none" w:sz="0" w:space="0" w:color="auto"/>
        <w:left w:val="none" w:sz="0" w:space="0" w:color="auto"/>
        <w:bottom w:val="none" w:sz="0" w:space="0" w:color="auto"/>
        <w:right w:val="none" w:sz="0" w:space="0" w:color="auto"/>
      </w:divBdr>
    </w:div>
    <w:div w:id="306590372">
      <w:marLeft w:val="640"/>
      <w:marRight w:val="0"/>
      <w:marTop w:val="0"/>
      <w:marBottom w:val="0"/>
      <w:divBdr>
        <w:top w:val="none" w:sz="0" w:space="0" w:color="auto"/>
        <w:left w:val="none" w:sz="0" w:space="0" w:color="auto"/>
        <w:bottom w:val="none" w:sz="0" w:space="0" w:color="auto"/>
        <w:right w:val="none" w:sz="0" w:space="0" w:color="auto"/>
      </w:divBdr>
    </w:div>
    <w:div w:id="306782455">
      <w:marLeft w:val="640"/>
      <w:marRight w:val="0"/>
      <w:marTop w:val="0"/>
      <w:marBottom w:val="0"/>
      <w:divBdr>
        <w:top w:val="none" w:sz="0" w:space="0" w:color="auto"/>
        <w:left w:val="none" w:sz="0" w:space="0" w:color="auto"/>
        <w:bottom w:val="none" w:sz="0" w:space="0" w:color="auto"/>
        <w:right w:val="none" w:sz="0" w:space="0" w:color="auto"/>
      </w:divBdr>
    </w:div>
    <w:div w:id="306790627">
      <w:marLeft w:val="640"/>
      <w:marRight w:val="0"/>
      <w:marTop w:val="0"/>
      <w:marBottom w:val="0"/>
      <w:divBdr>
        <w:top w:val="none" w:sz="0" w:space="0" w:color="auto"/>
        <w:left w:val="none" w:sz="0" w:space="0" w:color="auto"/>
        <w:bottom w:val="none" w:sz="0" w:space="0" w:color="auto"/>
        <w:right w:val="none" w:sz="0" w:space="0" w:color="auto"/>
      </w:divBdr>
    </w:div>
    <w:div w:id="306863242">
      <w:marLeft w:val="640"/>
      <w:marRight w:val="0"/>
      <w:marTop w:val="0"/>
      <w:marBottom w:val="0"/>
      <w:divBdr>
        <w:top w:val="none" w:sz="0" w:space="0" w:color="auto"/>
        <w:left w:val="none" w:sz="0" w:space="0" w:color="auto"/>
        <w:bottom w:val="none" w:sz="0" w:space="0" w:color="auto"/>
        <w:right w:val="none" w:sz="0" w:space="0" w:color="auto"/>
      </w:divBdr>
    </w:div>
    <w:div w:id="307049785">
      <w:marLeft w:val="640"/>
      <w:marRight w:val="0"/>
      <w:marTop w:val="0"/>
      <w:marBottom w:val="0"/>
      <w:divBdr>
        <w:top w:val="none" w:sz="0" w:space="0" w:color="auto"/>
        <w:left w:val="none" w:sz="0" w:space="0" w:color="auto"/>
        <w:bottom w:val="none" w:sz="0" w:space="0" w:color="auto"/>
        <w:right w:val="none" w:sz="0" w:space="0" w:color="auto"/>
      </w:divBdr>
    </w:div>
    <w:div w:id="307169344">
      <w:marLeft w:val="640"/>
      <w:marRight w:val="0"/>
      <w:marTop w:val="0"/>
      <w:marBottom w:val="0"/>
      <w:divBdr>
        <w:top w:val="none" w:sz="0" w:space="0" w:color="auto"/>
        <w:left w:val="none" w:sz="0" w:space="0" w:color="auto"/>
        <w:bottom w:val="none" w:sz="0" w:space="0" w:color="auto"/>
        <w:right w:val="none" w:sz="0" w:space="0" w:color="auto"/>
      </w:divBdr>
    </w:div>
    <w:div w:id="307171941">
      <w:marLeft w:val="640"/>
      <w:marRight w:val="0"/>
      <w:marTop w:val="0"/>
      <w:marBottom w:val="0"/>
      <w:divBdr>
        <w:top w:val="none" w:sz="0" w:space="0" w:color="auto"/>
        <w:left w:val="none" w:sz="0" w:space="0" w:color="auto"/>
        <w:bottom w:val="none" w:sz="0" w:space="0" w:color="auto"/>
        <w:right w:val="none" w:sz="0" w:space="0" w:color="auto"/>
      </w:divBdr>
    </w:div>
    <w:div w:id="307174482">
      <w:marLeft w:val="640"/>
      <w:marRight w:val="0"/>
      <w:marTop w:val="0"/>
      <w:marBottom w:val="0"/>
      <w:divBdr>
        <w:top w:val="none" w:sz="0" w:space="0" w:color="auto"/>
        <w:left w:val="none" w:sz="0" w:space="0" w:color="auto"/>
        <w:bottom w:val="none" w:sz="0" w:space="0" w:color="auto"/>
        <w:right w:val="none" w:sz="0" w:space="0" w:color="auto"/>
      </w:divBdr>
    </w:div>
    <w:div w:id="307176275">
      <w:marLeft w:val="640"/>
      <w:marRight w:val="0"/>
      <w:marTop w:val="0"/>
      <w:marBottom w:val="0"/>
      <w:divBdr>
        <w:top w:val="none" w:sz="0" w:space="0" w:color="auto"/>
        <w:left w:val="none" w:sz="0" w:space="0" w:color="auto"/>
        <w:bottom w:val="none" w:sz="0" w:space="0" w:color="auto"/>
        <w:right w:val="none" w:sz="0" w:space="0" w:color="auto"/>
      </w:divBdr>
    </w:div>
    <w:div w:id="307176716">
      <w:marLeft w:val="640"/>
      <w:marRight w:val="0"/>
      <w:marTop w:val="0"/>
      <w:marBottom w:val="0"/>
      <w:divBdr>
        <w:top w:val="none" w:sz="0" w:space="0" w:color="auto"/>
        <w:left w:val="none" w:sz="0" w:space="0" w:color="auto"/>
        <w:bottom w:val="none" w:sz="0" w:space="0" w:color="auto"/>
        <w:right w:val="none" w:sz="0" w:space="0" w:color="auto"/>
      </w:divBdr>
    </w:div>
    <w:div w:id="307176969">
      <w:marLeft w:val="640"/>
      <w:marRight w:val="0"/>
      <w:marTop w:val="0"/>
      <w:marBottom w:val="0"/>
      <w:divBdr>
        <w:top w:val="none" w:sz="0" w:space="0" w:color="auto"/>
        <w:left w:val="none" w:sz="0" w:space="0" w:color="auto"/>
        <w:bottom w:val="none" w:sz="0" w:space="0" w:color="auto"/>
        <w:right w:val="none" w:sz="0" w:space="0" w:color="auto"/>
      </w:divBdr>
    </w:div>
    <w:div w:id="307249580">
      <w:marLeft w:val="640"/>
      <w:marRight w:val="0"/>
      <w:marTop w:val="0"/>
      <w:marBottom w:val="0"/>
      <w:divBdr>
        <w:top w:val="none" w:sz="0" w:space="0" w:color="auto"/>
        <w:left w:val="none" w:sz="0" w:space="0" w:color="auto"/>
        <w:bottom w:val="none" w:sz="0" w:space="0" w:color="auto"/>
        <w:right w:val="none" w:sz="0" w:space="0" w:color="auto"/>
      </w:divBdr>
    </w:div>
    <w:div w:id="307250783">
      <w:marLeft w:val="640"/>
      <w:marRight w:val="0"/>
      <w:marTop w:val="0"/>
      <w:marBottom w:val="0"/>
      <w:divBdr>
        <w:top w:val="none" w:sz="0" w:space="0" w:color="auto"/>
        <w:left w:val="none" w:sz="0" w:space="0" w:color="auto"/>
        <w:bottom w:val="none" w:sz="0" w:space="0" w:color="auto"/>
        <w:right w:val="none" w:sz="0" w:space="0" w:color="auto"/>
      </w:divBdr>
    </w:div>
    <w:div w:id="307322521">
      <w:marLeft w:val="640"/>
      <w:marRight w:val="0"/>
      <w:marTop w:val="0"/>
      <w:marBottom w:val="0"/>
      <w:divBdr>
        <w:top w:val="none" w:sz="0" w:space="0" w:color="auto"/>
        <w:left w:val="none" w:sz="0" w:space="0" w:color="auto"/>
        <w:bottom w:val="none" w:sz="0" w:space="0" w:color="auto"/>
        <w:right w:val="none" w:sz="0" w:space="0" w:color="auto"/>
      </w:divBdr>
    </w:div>
    <w:div w:id="307365209">
      <w:marLeft w:val="640"/>
      <w:marRight w:val="0"/>
      <w:marTop w:val="0"/>
      <w:marBottom w:val="0"/>
      <w:divBdr>
        <w:top w:val="none" w:sz="0" w:space="0" w:color="auto"/>
        <w:left w:val="none" w:sz="0" w:space="0" w:color="auto"/>
        <w:bottom w:val="none" w:sz="0" w:space="0" w:color="auto"/>
        <w:right w:val="none" w:sz="0" w:space="0" w:color="auto"/>
      </w:divBdr>
    </w:div>
    <w:div w:id="307591356">
      <w:marLeft w:val="640"/>
      <w:marRight w:val="0"/>
      <w:marTop w:val="0"/>
      <w:marBottom w:val="0"/>
      <w:divBdr>
        <w:top w:val="none" w:sz="0" w:space="0" w:color="auto"/>
        <w:left w:val="none" w:sz="0" w:space="0" w:color="auto"/>
        <w:bottom w:val="none" w:sz="0" w:space="0" w:color="auto"/>
        <w:right w:val="none" w:sz="0" w:space="0" w:color="auto"/>
      </w:divBdr>
    </w:div>
    <w:div w:id="307787216">
      <w:marLeft w:val="640"/>
      <w:marRight w:val="0"/>
      <w:marTop w:val="0"/>
      <w:marBottom w:val="0"/>
      <w:divBdr>
        <w:top w:val="none" w:sz="0" w:space="0" w:color="auto"/>
        <w:left w:val="none" w:sz="0" w:space="0" w:color="auto"/>
        <w:bottom w:val="none" w:sz="0" w:space="0" w:color="auto"/>
        <w:right w:val="none" w:sz="0" w:space="0" w:color="auto"/>
      </w:divBdr>
    </w:div>
    <w:div w:id="307824674">
      <w:marLeft w:val="640"/>
      <w:marRight w:val="0"/>
      <w:marTop w:val="0"/>
      <w:marBottom w:val="0"/>
      <w:divBdr>
        <w:top w:val="none" w:sz="0" w:space="0" w:color="auto"/>
        <w:left w:val="none" w:sz="0" w:space="0" w:color="auto"/>
        <w:bottom w:val="none" w:sz="0" w:space="0" w:color="auto"/>
        <w:right w:val="none" w:sz="0" w:space="0" w:color="auto"/>
      </w:divBdr>
    </w:div>
    <w:div w:id="307825558">
      <w:marLeft w:val="640"/>
      <w:marRight w:val="0"/>
      <w:marTop w:val="0"/>
      <w:marBottom w:val="0"/>
      <w:divBdr>
        <w:top w:val="none" w:sz="0" w:space="0" w:color="auto"/>
        <w:left w:val="none" w:sz="0" w:space="0" w:color="auto"/>
        <w:bottom w:val="none" w:sz="0" w:space="0" w:color="auto"/>
        <w:right w:val="none" w:sz="0" w:space="0" w:color="auto"/>
      </w:divBdr>
    </w:div>
    <w:div w:id="307828929">
      <w:marLeft w:val="640"/>
      <w:marRight w:val="0"/>
      <w:marTop w:val="0"/>
      <w:marBottom w:val="0"/>
      <w:divBdr>
        <w:top w:val="none" w:sz="0" w:space="0" w:color="auto"/>
        <w:left w:val="none" w:sz="0" w:space="0" w:color="auto"/>
        <w:bottom w:val="none" w:sz="0" w:space="0" w:color="auto"/>
        <w:right w:val="none" w:sz="0" w:space="0" w:color="auto"/>
      </w:divBdr>
    </w:div>
    <w:div w:id="307829059">
      <w:marLeft w:val="640"/>
      <w:marRight w:val="0"/>
      <w:marTop w:val="0"/>
      <w:marBottom w:val="0"/>
      <w:divBdr>
        <w:top w:val="none" w:sz="0" w:space="0" w:color="auto"/>
        <w:left w:val="none" w:sz="0" w:space="0" w:color="auto"/>
        <w:bottom w:val="none" w:sz="0" w:space="0" w:color="auto"/>
        <w:right w:val="none" w:sz="0" w:space="0" w:color="auto"/>
      </w:divBdr>
    </w:div>
    <w:div w:id="307831696">
      <w:marLeft w:val="640"/>
      <w:marRight w:val="0"/>
      <w:marTop w:val="0"/>
      <w:marBottom w:val="0"/>
      <w:divBdr>
        <w:top w:val="none" w:sz="0" w:space="0" w:color="auto"/>
        <w:left w:val="none" w:sz="0" w:space="0" w:color="auto"/>
        <w:bottom w:val="none" w:sz="0" w:space="0" w:color="auto"/>
        <w:right w:val="none" w:sz="0" w:space="0" w:color="auto"/>
      </w:divBdr>
    </w:div>
    <w:div w:id="307898898">
      <w:marLeft w:val="640"/>
      <w:marRight w:val="0"/>
      <w:marTop w:val="0"/>
      <w:marBottom w:val="0"/>
      <w:divBdr>
        <w:top w:val="none" w:sz="0" w:space="0" w:color="auto"/>
        <w:left w:val="none" w:sz="0" w:space="0" w:color="auto"/>
        <w:bottom w:val="none" w:sz="0" w:space="0" w:color="auto"/>
        <w:right w:val="none" w:sz="0" w:space="0" w:color="auto"/>
      </w:divBdr>
    </w:div>
    <w:div w:id="307901214">
      <w:marLeft w:val="640"/>
      <w:marRight w:val="0"/>
      <w:marTop w:val="0"/>
      <w:marBottom w:val="0"/>
      <w:divBdr>
        <w:top w:val="none" w:sz="0" w:space="0" w:color="auto"/>
        <w:left w:val="none" w:sz="0" w:space="0" w:color="auto"/>
        <w:bottom w:val="none" w:sz="0" w:space="0" w:color="auto"/>
        <w:right w:val="none" w:sz="0" w:space="0" w:color="auto"/>
      </w:divBdr>
    </w:div>
    <w:div w:id="308023580">
      <w:marLeft w:val="640"/>
      <w:marRight w:val="0"/>
      <w:marTop w:val="0"/>
      <w:marBottom w:val="0"/>
      <w:divBdr>
        <w:top w:val="none" w:sz="0" w:space="0" w:color="auto"/>
        <w:left w:val="none" w:sz="0" w:space="0" w:color="auto"/>
        <w:bottom w:val="none" w:sz="0" w:space="0" w:color="auto"/>
        <w:right w:val="none" w:sz="0" w:space="0" w:color="auto"/>
      </w:divBdr>
    </w:div>
    <w:div w:id="308048938">
      <w:marLeft w:val="640"/>
      <w:marRight w:val="0"/>
      <w:marTop w:val="0"/>
      <w:marBottom w:val="0"/>
      <w:divBdr>
        <w:top w:val="none" w:sz="0" w:space="0" w:color="auto"/>
        <w:left w:val="none" w:sz="0" w:space="0" w:color="auto"/>
        <w:bottom w:val="none" w:sz="0" w:space="0" w:color="auto"/>
        <w:right w:val="none" w:sz="0" w:space="0" w:color="auto"/>
      </w:divBdr>
    </w:div>
    <w:div w:id="308169833">
      <w:marLeft w:val="640"/>
      <w:marRight w:val="0"/>
      <w:marTop w:val="0"/>
      <w:marBottom w:val="0"/>
      <w:divBdr>
        <w:top w:val="none" w:sz="0" w:space="0" w:color="auto"/>
        <w:left w:val="none" w:sz="0" w:space="0" w:color="auto"/>
        <w:bottom w:val="none" w:sz="0" w:space="0" w:color="auto"/>
        <w:right w:val="none" w:sz="0" w:space="0" w:color="auto"/>
      </w:divBdr>
    </w:div>
    <w:div w:id="308171185">
      <w:marLeft w:val="640"/>
      <w:marRight w:val="0"/>
      <w:marTop w:val="0"/>
      <w:marBottom w:val="0"/>
      <w:divBdr>
        <w:top w:val="none" w:sz="0" w:space="0" w:color="auto"/>
        <w:left w:val="none" w:sz="0" w:space="0" w:color="auto"/>
        <w:bottom w:val="none" w:sz="0" w:space="0" w:color="auto"/>
        <w:right w:val="none" w:sz="0" w:space="0" w:color="auto"/>
      </w:divBdr>
    </w:div>
    <w:div w:id="308286333">
      <w:marLeft w:val="640"/>
      <w:marRight w:val="0"/>
      <w:marTop w:val="0"/>
      <w:marBottom w:val="0"/>
      <w:divBdr>
        <w:top w:val="none" w:sz="0" w:space="0" w:color="auto"/>
        <w:left w:val="none" w:sz="0" w:space="0" w:color="auto"/>
        <w:bottom w:val="none" w:sz="0" w:space="0" w:color="auto"/>
        <w:right w:val="none" w:sz="0" w:space="0" w:color="auto"/>
      </w:divBdr>
    </w:div>
    <w:div w:id="308368724">
      <w:marLeft w:val="640"/>
      <w:marRight w:val="0"/>
      <w:marTop w:val="0"/>
      <w:marBottom w:val="0"/>
      <w:divBdr>
        <w:top w:val="none" w:sz="0" w:space="0" w:color="auto"/>
        <w:left w:val="none" w:sz="0" w:space="0" w:color="auto"/>
        <w:bottom w:val="none" w:sz="0" w:space="0" w:color="auto"/>
        <w:right w:val="none" w:sz="0" w:space="0" w:color="auto"/>
      </w:divBdr>
    </w:div>
    <w:div w:id="308442769">
      <w:marLeft w:val="640"/>
      <w:marRight w:val="0"/>
      <w:marTop w:val="0"/>
      <w:marBottom w:val="0"/>
      <w:divBdr>
        <w:top w:val="none" w:sz="0" w:space="0" w:color="auto"/>
        <w:left w:val="none" w:sz="0" w:space="0" w:color="auto"/>
        <w:bottom w:val="none" w:sz="0" w:space="0" w:color="auto"/>
        <w:right w:val="none" w:sz="0" w:space="0" w:color="auto"/>
      </w:divBdr>
    </w:div>
    <w:div w:id="308674738">
      <w:marLeft w:val="640"/>
      <w:marRight w:val="0"/>
      <w:marTop w:val="0"/>
      <w:marBottom w:val="0"/>
      <w:divBdr>
        <w:top w:val="none" w:sz="0" w:space="0" w:color="auto"/>
        <w:left w:val="none" w:sz="0" w:space="0" w:color="auto"/>
        <w:bottom w:val="none" w:sz="0" w:space="0" w:color="auto"/>
        <w:right w:val="none" w:sz="0" w:space="0" w:color="auto"/>
      </w:divBdr>
    </w:div>
    <w:div w:id="308677982">
      <w:marLeft w:val="640"/>
      <w:marRight w:val="0"/>
      <w:marTop w:val="0"/>
      <w:marBottom w:val="0"/>
      <w:divBdr>
        <w:top w:val="none" w:sz="0" w:space="0" w:color="auto"/>
        <w:left w:val="none" w:sz="0" w:space="0" w:color="auto"/>
        <w:bottom w:val="none" w:sz="0" w:space="0" w:color="auto"/>
        <w:right w:val="none" w:sz="0" w:space="0" w:color="auto"/>
      </w:divBdr>
    </w:div>
    <w:div w:id="308705700">
      <w:marLeft w:val="640"/>
      <w:marRight w:val="0"/>
      <w:marTop w:val="0"/>
      <w:marBottom w:val="0"/>
      <w:divBdr>
        <w:top w:val="none" w:sz="0" w:space="0" w:color="auto"/>
        <w:left w:val="none" w:sz="0" w:space="0" w:color="auto"/>
        <w:bottom w:val="none" w:sz="0" w:space="0" w:color="auto"/>
        <w:right w:val="none" w:sz="0" w:space="0" w:color="auto"/>
      </w:divBdr>
    </w:div>
    <w:div w:id="308748374">
      <w:marLeft w:val="640"/>
      <w:marRight w:val="0"/>
      <w:marTop w:val="0"/>
      <w:marBottom w:val="0"/>
      <w:divBdr>
        <w:top w:val="none" w:sz="0" w:space="0" w:color="auto"/>
        <w:left w:val="none" w:sz="0" w:space="0" w:color="auto"/>
        <w:bottom w:val="none" w:sz="0" w:space="0" w:color="auto"/>
        <w:right w:val="none" w:sz="0" w:space="0" w:color="auto"/>
      </w:divBdr>
    </w:div>
    <w:div w:id="308823171">
      <w:marLeft w:val="640"/>
      <w:marRight w:val="0"/>
      <w:marTop w:val="0"/>
      <w:marBottom w:val="0"/>
      <w:divBdr>
        <w:top w:val="none" w:sz="0" w:space="0" w:color="auto"/>
        <w:left w:val="none" w:sz="0" w:space="0" w:color="auto"/>
        <w:bottom w:val="none" w:sz="0" w:space="0" w:color="auto"/>
        <w:right w:val="none" w:sz="0" w:space="0" w:color="auto"/>
      </w:divBdr>
    </w:div>
    <w:div w:id="308873410">
      <w:marLeft w:val="640"/>
      <w:marRight w:val="0"/>
      <w:marTop w:val="0"/>
      <w:marBottom w:val="0"/>
      <w:divBdr>
        <w:top w:val="none" w:sz="0" w:space="0" w:color="auto"/>
        <w:left w:val="none" w:sz="0" w:space="0" w:color="auto"/>
        <w:bottom w:val="none" w:sz="0" w:space="0" w:color="auto"/>
        <w:right w:val="none" w:sz="0" w:space="0" w:color="auto"/>
      </w:divBdr>
    </w:div>
    <w:div w:id="308945789">
      <w:marLeft w:val="640"/>
      <w:marRight w:val="0"/>
      <w:marTop w:val="0"/>
      <w:marBottom w:val="0"/>
      <w:divBdr>
        <w:top w:val="none" w:sz="0" w:space="0" w:color="auto"/>
        <w:left w:val="none" w:sz="0" w:space="0" w:color="auto"/>
        <w:bottom w:val="none" w:sz="0" w:space="0" w:color="auto"/>
        <w:right w:val="none" w:sz="0" w:space="0" w:color="auto"/>
      </w:divBdr>
    </w:div>
    <w:div w:id="309022629">
      <w:marLeft w:val="640"/>
      <w:marRight w:val="0"/>
      <w:marTop w:val="0"/>
      <w:marBottom w:val="0"/>
      <w:divBdr>
        <w:top w:val="none" w:sz="0" w:space="0" w:color="auto"/>
        <w:left w:val="none" w:sz="0" w:space="0" w:color="auto"/>
        <w:bottom w:val="none" w:sz="0" w:space="0" w:color="auto"/>
        <w:right w:val="none" w:sz="0" w:space="0" w:color="auto"/>
      </w:divBdr>
    </w:div>
    <w:div w:id="309095955">
      <w:marLeft w:val="640"/>
      <w:marRight w:val="0"/>
      <w:marTop w:val="0"/>
      <w:marBottom w:val="0"/>
      <w:divBdr>
        <w:top w:val="none" w:sz="0" w:space="0" w:color="auto"/>
        <w:left w:val="none" w:sz="0" w:space="0" w:color="auto"/>
        <w:bottom w:val="none" w:sz="0" w:space="0" w:color="auto"/>
        <w:right w:val="none" w:sz="0" w:space="0" w:color="auto"/>
      </w:divBdr>
    </w:div>
    <w:div w:id="309141531">
      <w:marLeft w:val="640"/>
      <w:marRight w:val="0"/>
      <w:marTop w:val="0"/>
      <w:marBottom w:val="0"/>
      <w:divBdr>
        <w:top w:val="none" w:sz="0" w:space="0" w:color="auto"/>
        <w:left w:val="none" w:sz="0" w:space="0" w:color="auto"/>
        <w:bottom w:val="none" w:sz="0" w:space="0" w:color="auto"/>
        <w:right w:val="none" w:sz="0" w:space="0" w:color="auto"/>
      </w:divBdr>
    </w:div>
    <w:div w:id="309333684">
      <w:marLeft w:val="640"/>
      <w:marRight w:val="0"/>
      <w:marTop w:val="0"/>
      <w:marBottom w:val="0"/>
      <w:divBdr>
        <w:top w:val="none" w:sz="0" w:space="0" w:color="auto"/>
        <w:left w:val="none" w:sz="0" w:space="0" w:color="auto"/>
        <w:bottom w:val="none" w:sz="0" w:space="0" w:color="auto"/>
        <w:right w:val="none" w:sz="0" w:space="0" w:color="auto"/>
      </w:divBdr>
    </w:div>
    <w:div w:id="309478335">
      <w:marLeft w:val="640"/>
      <w:marRight w:val="0"/>
      <w:marTop w:val="0"/>
      <w:marBottom w:val="0"/>
      <w:divBdr>
        <w:top w:val="none" w:sz="0" w:space="0" w:color="auto"/>
        <w:left w:val="none" w:sz="0" w:space="0" w:color="auto"/>
        <w:bottom w:val="none" w:sz="0" w:space="0" w:color="auto"/>
        <w:right w:val="none" w:sz="0" w:space="0" w:color="auto"/>
      </w:divBdr>
    </w:div>
    <w:div w:id="309483182">
      <w:marLeft w:val="640"/>
      <w:marRight w:val="0"/>
      <w:marTop w:val="0"/>
      <w:marBottom w:val="0"/>
      <w:divBdr>
        <w:top w:val="none" w:sz="0" w:space="0" w:color="auto"/>
        <w:left w:val="none" w:sz="0" w:space="0" w:color="auto"/>
        <w:bottom w:val="none" w:sz="0" w:space="0" w:color="auto"/>
        <w:right w:val="none" w:sz="0" w:space="0" w:color="auto"/>
      </w:divBdr>
    </w:div>
    <w:div w:id="309486681">
      <w:marLeft w:val="640"/>
      <w:marRight w:val="0"/>
      <w:marTop w:val="0"/>
      <w:marBottom w:val="0"/>
      <w:divBdr>
        <w:top w:val="none" w:sz="0" w:space="0" w:color="auto"/>
        <w:left w:val="none" w:sz="0" w:space="0" w:color="auto"/>
        <w:bottom w:val="none" w:sz="0" w:space="0" w:color="auto"/>
        <w:right w:val="none" w:sz="0" w:space="0" w:color="auto"/>
      </w:divBdr>
    </w:div>
    <w:div w:id="309674250">
      <w:marLeft w:val="640"/>
      <w:marRight w:val="0"/>
      <w:marTop w:val="0"/>
      <w:marBottom w:val="0"/>
      <w:divBdr>
        <w:top w:val="none" w:sz="0" w:space="0" w:color="auto"/>
        <w:left w:val="none" w:sz="0" w:space="0" w:color="auto"/>
        <w:bottom w:val="none" w:sz="0" w:space="0" w:color="auto"/>
        <w:right w:val="none" w:sz="0" w:space="0" w:color="auto"/>
      </w:divBdr>
    </w:div>
    <w:div w:id="309674266">
      <w:marLeft w:val="640"/>
      <w:marRight w:val="0"/>
      <w:marTop w:val="0"/>
      <w:marBottom w:val="0"/>
      <w:divBdr>
        <w:top w:val="none" w:sz="0" w:space="0" w:color="auto"/>
        <w:left w:val="none" w:sz="0" w:space="0" w:color="auto"/>
        <w:bottom w:val="none" w:sz="0" w:space="0" w:color="auto"/>
        <w:right w:val="none" w:sz="0" w:space="0" w:color="auto"/>
      </w:divBdr>
    </w:div>
    <w:div w:id="309676954">
      <w:marLeft w:val="640"/>
      <w:marRight w:val="0"/>
      <w:marTop w:val="0"/>
      <w:marBottom w:val="0"/>
      <w:divBdr>
        <w:top w:val="none" w:sz="0" w:space="0" w:color="auto"/>
        <w:left w:val="none" w:sz="0" w:space="0" w:color="auto"/>
        <w:bottom w:val="none" w:sz="0" w:space="0" w:color="auto"/>
        <w:right w:val="none" w:sz="0" w:space="0" w:color="auto"/>
      </w:divBdr>
    </w:div>
    <w:div w:id="309748494">
      <w:marLeft w:val="640"/>
      <w:marRight w:val="0"/>
      <w:marTop w:val="0"/>
      <w:marBottom w:val="0"/>
      <w:divBdr>
        <w:top w:val="none" w:sz="0" w:space="0" w:color="auto"/>
        <w:left w:val="none" w:sz="0" w:space="0" w:color="auto"/>
        <w:bottom w:val="none" w:sz="0" w:space="0" w:color="auto"/>
        <w:right w:val="none" w:sz="0" w:space="0" w:color="auto"/>
      </w:divBdr>
    </w:div>
    <w:div w:id="309751169">
      <w:marLeft w:val="640"/>
      <w:marRight w:val="0"/>
      <w:marTop w:val="0"/>
      <w:marBottom w:val="0"/>
      <w:divBdr>
        <w:top w:val="none" w:sz="0" w:space="0" w:color="auto"/>
        <w:left w:val="none" w:sz="0" w:space="0" w:color="auto"/>
        <w:bottom w:val="none" w:sz="0" w:space="0" w:color="auto"/>
        <w:right w:val="none" w:sz="0" w:space="0" w:color="auto"/>
      </w:divBdr>
    </w:div>
    <w:div w:id="309941512">
      <w:marLeft w:val="640"/>
      <w:marRight w:val="0"/>
      <w:marTop w:val="0"/>
      <w:marBottom w:val="0"/>
      <w:divBdr>
        <w:top w:val="none" w:sz="0" w:space="0" w:color="auto"/>
        <w:left w:val="none" w:sz="0" w:space="0" w:color="auto"/>
        <w:bottom w:val="none" w:sz="0" w:space="0" w:color="auto"/>
        <w:right w:val="none" w:sz="0" w:space="0" w:color="auto"/>
      </w:divBdr>
    </w:div>
    <w:div w:id="309986739">
      <w:marLeft w:val="640"/>
      <w:marRight w:val="0"/>
      <w:marTop w:val="0"/>
      <w:marBottom w:val="0"/>
      <w:divBdr>
        <w:top w:val="none" w:sz="0" w:space="0" w:color="auto"/>
        <w:left w:val="none" w:sz="0" w:space="0" w:color="auto"/>
        <w:bottom w:val="none" w:sz="0" w:space="0" w:color="auto"/>
        <w:right w:val="none" w:sz="0" w:space="0" w:color="auto"/>
      </w:divBdr>
    </w:div>
    <w:div w:id="309989784">
      <w:bodyDiv w:val="1"/>
      <w:marLeft w:val="0"/>
      <w:marRight w:val="0"/>
      <w:marTop w:val="0"/>
      <w:marBottom w:val="0"/>
      <w:divBdr>
        <w:top w:val="none" w:sz="0" w:space="0" w:color="auto"/>
        <w:left w:val="none" w:sz="0" w:space="0" w:color="auto"/>
        <w:bottom w:val="none" w:sz="0" w:space="0" w:color="auto"/>
        <w:right w:val="none" w:sz="0" w:space="0" w:color="auto"/>
      </w:divBdr>
      <w:divsChild>
        <w:div w:id="3671267">
          <w:marLeft w:val="640"/>
          <w:marRight w:val="0"/>
          <w:marTop w:val="0"/>
          <w:marBottom w:val="0"/>
          <w:divBdr>
            <w:top w:val="none" w:sz="0" w:space="0" w:color="auto"/>
            <w:left w:val="none" w:sz="0" w:space="0" w:color="auto"/>
            <w:bottom w:val="none" w:sz="0" w:space="0" w:color="auto"/>
            <w:right w:val="none" w:sz="0" w:space="0" w:color="auto"/>
          </w:divBdr>
        </w:div>
        <w:div w:id="221986849">
          <w:marLeft w:val="640"/>
          <w:marRight w:val="0"/>
          <w:marTop w:val="0"/>
          <w:marBottom w:val="0"/>
          <w:divBdr>
            <w:top w:val="none" w:sz="0" w:space="0" w:color="auto"/>
            <w:left w:val="none" w:sz="0" w:space="0" w:color="auto"/>
            <w:bottom w:val="none" w:sz="0" w:space="0" w:color="auto"/>
            <w:right w:val="none" w:sz="0" w:space="0" w:color="auto"/>
          </w:divBdr>
        </w:div>
        <w:div w:id="235434338">
          <w:marLeft w:val="640"/>
          <w:marRight w:val="0"/>
          <w:marTop w:val="0"/>
          <w:marBottom w:val="0"/>
          <w:divBdr>
            <w:top w:val="none" w:sz="0" w:space="0" w:color="auto"/>
            <w:left w:val="none" w:sz="0" w:space="0" w:color="auto"/>
            <w:bottom w:val="none" w:sz="0" w:space="0" w:color="auto"/>
            <w:right w:val="none" w:sz="0" w:space="0" w:color="auto"/>
          </w:divBdr>
        </w:div>
        <w:div w:id="255797374">
          <w:marLeft w:val="640"/>
          <w:marRight w:val="0"/>
          <w:marTop w:val="0"/>
          <w:marBottom w:val="0"/>
          <w:divBdr>
            <w:top w:val="none" w:sz="0" w:space="0" w:color="auto"/>
            <w:left w:val="none" w:sz="0" w:space="0" w:color="auto"/>
            <w:bottom w:val="none" w:sz="0" w:space="0" w:color="auto"/>
            <w:right w:val="none" w:sz="0" w:space="0" w:color="auto"/>
          </w:divBdr>
        </w:div>
        <w:div w:id="309596105">
          <w:marLeft w:val="640"/>
          <w:marRight w:val="0"/>
          <w:marTop w:val="0"/>
          <w:marBottom w:val="0"/>
          <w:divBdr>
            <w:top w:val="none" w:sz="0" w:space="0" w:color="auto"/>
            <w:left w:val="none" w:sz="0" w:space="0" w:color="auto"/>
            <w:bottom w:val="none" w:sz="0" w:space="0" w:color="auto"/>
            <w:right w:val="none" w:sz="0" w:space="0" w:color="auto"/>
          </w:divBdr>
        </w:div>
        <w:div w:id="313148108">
          <w:marLeft w:val="640"/>
          <w:marRight w:val="0"/>
          <w:marTop w:val="0"/>
          <w:marBottom w:val="0"/>
          <w:divBdr>
            <w:top w:val="none" w:sz="0" w:space="0" w:color="auto"/>
            <w:left w:val="none" w:sz="0" w:space="0" w:color="auto"/>
            <w:bottom w:val="none" w:sz="0" w:space="0" w:color="auto"/>
            <w:right w:val="none" w:sz="0" w:space="0" w:color="auto"/>
          </w:divBdr>
        </w:div>
        <w:div w:id="323440882">
          <w:marLeft w:val="640"/>
          <w:marRight w:val="0"/>
          <w:marTop w:val="0"/>
          <w:marBottom w:val="0"/>
          <w:divBdr>
            <w:top w:val="none" w:sz="0" w:space="0" w:color="auto"/>
            <w:left w:val="none" w:sz="0" w:space="0" w:color="auto"/>
            <w:bottom w:val="none" w:sz="0" w:space="0" w:color="auto"/>
            <w:right w:val="none" w:sz="0" w:space="0" w:color="auto"/>
          </w:divBdr>
        </w:div>
        <w:div w:id="324404551">
          <w:marLeft w:val="640"/>
          <w:marRight w:val="0"/>
          <w:marTop w:val="0"/>
          <w:marBottom w:val="0"/>
          <w:divBdr>
            <w:top w:val="none" w:sz="0" w:space="0" w:color="auto"/>
            <w:left w:val="none" w:sz="0" w:space="0" w:color="auto"/>
            <w:bottom w:val="none" w:sz="0" w:space="0" w:color="auto"/>
            <w:right w:val="none" w:sz="0" w:space="0" w:color="auto"/>
          </w:divBdr>
        </w:div>
        <w:div w:id="378018615">
          <w:marLeft w:val="640"/>
          <w:marRight w:val="0"/>
          <w:marTop w:val="0"/>
          <w:marBottom w:val="0"/>
          <w:divBdr>
            <w:top w:val="none" w:sz="0" w:space="0" w:color="auto"/>
            <w:left w:val="none" w:sz="0" w:space="0" w:color="auto"/>
            <w:bottom w:val="none" w:sz="0" w:space="0" w:color="auto"/>
            <w:right w:val="none" w:sz="0" w:space="0" w:color="auto"/>
          </w:divBdr>
        </w:div>
        <w:div w:id="387917447">
          <w:marLeft w:val="640"/>
          <w:marRight w:val="0"/>
          <w:marTop w:val="0"/>
          <w:marBottom w:val="0"/>
          <w:divBdr>
            <w:top w:val="none" w:sz="0" w:space="0" w:color="auto"/>
            <w:left w:val="none" w:sz="0" w:space="0" w:color="auto"/>
            <w:bottom w:val="none" w:sz="0" w:space="0" w:color="auto"/>
            <w:right w:val="none" w:sz="0" w:space="0" w:color="auto"/>
          </w:divBdr>
        </w:div>
        <w:div w:id="485359628">
          <w:marLeft w:val="640"/>
          <w:marRight w:val="0"/>
          <w:marTop w:val="0"/>
          <w:marBottom w:val="0"/>
          <w:divBdr>
            <w:top w:val="none" w:sz="0" w:space="0" w:color="auto"/>
            <w:left w:val="none" w:sz="0" w:space="0" w:color="auto"/>
            <w:bottom w:val="none" w:sz="0" w:space="0" w:color="auto"/>
            <w:right w:val="none" w:sz="0" w:space="0" w:color="auto"/>
          </w:divBdr>
        </w:div>
        <w:div w:id="504051900">
          <w:marLeft w:val="640"/>
          <w:marRight w:val="0"/>
          <w:marTop w:val="0"/>
          <w:marBottom w:val="0"/>
          <w:divBdr>
            <w:top w:val="none" w:sz="0" w:space="0" w:color="auto"/>
            <w:left w:val="none" w:sz="0" w:space="0" w:color="auto"/>
            <w:bottom w:val="none" w:sz="0" w:space="0" w:color="auto"/>
            <w:right w:val="none" w:sz="0" w:space="0" w:color="auto"/>
          </w:divBdr>
        </w:div>
        <w:div w:id="514265540">
          <w:marLeft w:val="640"/>
          <w:marRight w:val="0"/>
          <w:marTop w:val="0"/>
          <w:marBottom w:val="0"/>
          <w:divBdr>
            <w:top w:val="none" w:sz="0" w:space="0" w:color="auto"/>
            <w:left w:val="none" w:sz="0" w:space="0" w:color="auto"/>
            <w:bottom w:val="none" w:sz="0" w:space="0" w:color="auto"/>
            <w:right w:val="none" w:sz="0" w:space="0" w:color="auto"/>
          </w:divBdr>
        </w:div>
        <w:div w:id="530537553">
          <w:marLeft w:val="640"/>
          <w:marRight w:val="0"/>
          <w:marTop w:val="0"/>
          <w:marBottom w:val="0"/>
          <w:divBdr>
            <w:top w:val="none" w:sz="0" w:space="0" w:color="auto"/>
            <w:left w:val="none" w:sz="0" w:space="0" w:color="auto"/>
            <w:bottom w:val="none" w:sz="0" w:space="0" w:color="auto"/>
            <w:right w:val="none" w:sz="0" w:space="0" w:color="auto"/>
          </w:divBdr>
        </w:div>
        <w:div w:id="586425918">
          <w:marLeft w:val="640"/>
          <w:marRight w:val="0"/>
          <w:marTop w:val="0"/>
          <w:marBottom w:val="0"/>
          <w:divBdr>
            <w:top w:val="none" w:sz="0" w:space="0" w:color="auto"/>
            <w:left w:val="none" w:sz="0" w:space="0" w:color="auto"/>
            <w:bottom w:val="none" w:sz="0" w:space="0" w:color="auto"/>
            <w:right w:val="none" w:sz="0" w:space="0" w:color="auto"/>
          </w:divBdr>
        </w:div>
        <w:div w:id="626198625">
          <w:marLeft w:val="640"/>
          <w:marRight w:val="0"/>
          <w:marTop w:val="0"/>
          <w:marBottom w:val="0"/>
          <w:divBdr>
            <w:top w:val="none" w:sz="0" w:space="0" w:color="auto"/>
            <w:left w:val="none" w:sz="0" w:space="0" w:color="auto"/>
            <w:bottom w:val="none" w:sz="0" w:space="0" w:color="auto"/>
            <w:right w:val="none" w:sz="0" w:space="0" w:color="auto"/>
          </w:divBdr>
        </w:div>
        <w:div w:id="627248582">
          <w:marLeft w:val="640"/>
          <w:marRight w:val="0"/>
          <w:marTop w:val="0"/>
          <w:marBottom w:val="0"/>
          <w:divBdr>
            <w:top w:val="none" w:sz="0" w:space="0" w:color="auto"/>
            <w:left w:val="none" w:sz="0" w:space="0" w:color="auto"/>
            <w:bottom w:val="none" w:sz="0" w:space="0" w:color="auto"/>
            <w:right w:val="none" w:sz="0" w:space="0" w:color="auto"/>
          </w:divBdr>
        </w:div>
        <w:div w:id="662127610">
          <w:marLeft w:val="640"/>
          <w:marRight w:val="0"/>
          <w:marTop w:val="0"/>
          <w:marBottom w:val="0"/>
          <w:divBdr>
            <w:top w:val="none" w:sz="0" w:space="0" w:color="auto"/>
            <w:left w:val="none" w:sz="0" w:space="0" w:color="auto"/>
            <w:bottom w:val="none" w:sz="0" w:space="0" w:color="auto"/>
            <w:right w:val="none" w:sz="0" w:space="0" w:color="auto"/>
          </w:divBdr>
        </w:div>
        <w:div w:id="703096760">
          <w:marLeft w:val="640"/>
          <w:marRight w:val="0"/>
          <w:marTop w:val="0"/>
          <w:marBottom w:val="0"/>
          <w:divBdr>
            <w:top w:val="none" w:sz="0" w:space="0" w:color="auto"/>
            <w:left w:val="none" w:sz="0" w:space="0" w:color="auto"/>
            <w:bottom w:val="none" w:sz="0" w:space="0" w:color="auto"/>
            <w:right w:val="none" w:sz="0" w:space="0" w:color="auto"/>
          </w:divBdr>
        </w:div>
        <w:div w:id="783578095">
          <w:marLeft w:val="640"/>
          <w:marRight w:val="0"/>
          <w:marTop w:val="0"/>
          <w:marBottom w:val="0"/>
          <w:divBdr>
            <w:top w:val="none" w:sz="0" w:space="0" w:color="auto"/>
            <w:left w:val="none" w:sz="0" w:space="0" w:color="auto"/>
            <w:bottom w:val="none" w:sz="0" w:space="0" w:color="auto"/>
            <w:right w:val="none" w:sz="0" w:space="0" w:color="auto"/>
          </w:divBdr>
        </w:div>
        <w:div w:id="898396281">
          <w:marLeft w:val="640"/>
          <w:marRight w:val="0"/>
          <w:marTop w:val="0"/>
          <w:marBottom w:val="0"/>
          <w:divBdr>
            <w:top w:val="none" w:sz="0" w:space="0" w:color="auto"/>
            <w:left w:val="none" w:sz="0" w:space="0" w:color="auto"/>
            <w:bottom w:val="none" w:sz="0" w:space="0" w:color="auto"/>
            <w:right w:val="none" w:sz="0" w:space="0" w:color="auto"/>
          </w:divBdr>
        </w:div>
        <w:div w:id="918440405">
          <w:marLeft w:val="640"/>
          <w:marRight w:val="0"/>
          <w:marTop w:val="0"/>
          <w:marBottom w:val="0"/>
          <w:divBdr>
            <w:top w:val="none" w:sz="0" w:space="0" w:color="auto"/>
            <w:left w:val="none" w:sz="0" w:space="0" w:color="auto"/>
            <w:bottom w:val="none" w:sz="0" w:space="0" w:color="auto"/>
            <w:right w:val="none" w:sz="0" w:space="0" w:color="auto"/>
          </w:divBdr>
        </w:div>
        <w:div w:id="1034621268">
          <w:marLeft w:val="640"/>
          <w:marRight w:val="0"/>
          <w:marTop w:val="0"/>
          <w:marBottom w:val="0"/>
          <w:divBdr>
            <w:top w:val="none" w:sz="0" w:space="0" w:color="auto"/>
            <w:left w:val="none" w:sz="0" w:space="0" w:color="auto"/>
            <w:bottom w:val="none" w:sz="0" w:space="0" w:color="auto"/>
            <w:right w:val="none" w:sz="0" w:space="0" w:color="auto"/>
          </w:divBdr>
        </w:div>
        <w:div w:id="1057126265">
          <w:marLeft w:val="640"/>
          <w:marRight w:val="0"/>
          <w:marTop w:val="0"/>
          <w:marBottom w:val="0"/>
          <w:divBdr>
            <w:top w:val="none" w:sz="0" w:space="0" w:color="auto"/>
            <w:left w:val="none" w:sz="0" w:space="0" w:color="auto"/>
            <w:bottom w:val="none" w:sz="0" w:space="0" w:color="auto"/>
            <w:right w:val="none" w:sz="0" w:space="0" w:color="auto"/>
          </w:divBdr>
        </w:div>
        <w:div w:id="1209679387">
          <w:marLeft w:val="640"/>
          <w:marRight w:val="0"/>
          <w:marTop w:val="0"/>
          <w:marBottom w:val="0"/>
          <w:divBdr>
            <w:top w:val="none" w:sz="0" w:space="0" w:color="auto"/>
            <w:left w:val="none" w:sz="0" w:space="0" w:color="auto"/>
            <w:bottom w:val="none" w:sz="0" w:space="0" w:color="auto"/>
            <w:right w:val="none" w:sz="0" w:space="0" w:color="auto"/>
          </w:divBdr>
        </w:div>
        <w:div w:id="1279992486">
          <w:marLeft w:val="640"/>
          <w:marRight w:val="0"/>
          <w:marTop w:val="0"/>
          <w:marBottom w:val="0"/>
          <w:divBdr>
            <w:top w:val="none" w:sz="0" w:space="0" w:color="auto"/>
            <w:left w:val="none" w:sz="0" w:space="0" w:color="auto"/>
            <w:bottom w:val="none" w:sz="0" w:space="0" w:color="auto"/>
            <w:right w:val="none" w:sz="0" w:space="0" w:color="auto"/>
          </w:divBdr>
        </w:div>
        <w:div w:id="1304383831">
          <w:marLeft w:val="640"/>
          <w:marRight w:val="0"/>
          <w:marTop w:val="0"/>
          <w:marBottom w:val="0"/>
          <w:divBdr>
            <w:top w:val="none" w:sz="0" w:space="0" w:color="auto"/>
            <w:left w:val="none" w:sz="0" w:space="0" w:color="auto"/>
            <w:bottom w:val="none" w:sz="0" w:space="0" w:color="auto"/>
            <w:right w:val="none" w:sz="0" w:space="0" w:color="auto"/>
          </w:divBdr>
        </w:div>
        <w:div w:id="1379159513">
          <w:marLeft w:val="640"/>
          <w:marRight w:val="0"/>
          <w:marTop w:val="0"/>
          <w:marBottom w:val="0"/>
          <w:divBdr>
            <w:top w:val="none" w:sz="0" w:space="0" w:color="auto"/>
            <w:left w:val="none" w:sz="0" w:space="0" w:color="auto"/>
            <w:bottom w:val="none" w:sz="0" w:space="0" w:color="auto"/>
            <w:right w:val="none" w:sz="0" w:space="0" w:color="auto"/>
          </w:divBdr>
        </w:div>
        <w:div w:id="1383558367">
          <w:marLeft w:val="640"/>
          <w:marRight w:val="0"/>
          <w:marTop w:val="0"/>
          <w:marBottom w:val="0"/>
          <w:divBdr>
            <w:top w:val="none" w:sz="0" w:space="0" w:color="auto"/>
            <w:left w:val="none" w:sz="0" w:space="0" w:color="auto"/>
            <w:bottom w:val="none" w:sz="0" w:space="0" w:color="auto"/>
            <w:right w:val="none" w:sz="0" w:space="0" w:color="auto"/>
          </w:divBdr>
        </w:div>
        <w:div w:id="1491142486">
          <w:marLeft w:val="640"/>
          <w:marRight w:val="0"/>
          <w:marTop w:val="0"/>
          <w:marBottom w:val="0"/>
          <w:divBdr>
            <w:top w:val="none" w:sz="0" w:space="0" w:color="auto"/>
            <w:left w:val="none" w:sz="0" w:space="0" w:color="auto"/>
            <w:bottom w:val="none" w:sz="0" w:space="0" w:color="auto"/>
            <w:right w:val="none" w:sz="0" w:space="0" w:color="auto"/>
          </w:divBdr>
        </w:div>
        <w:div w:id="1506242101">
          <w:marLeft w:val="640"/>
          <w:marRight w:val="0"/>
          <w:marTop w:val="0"/>
          <w:marBottom w:val="0"/>
          <w:divBdr>
            <w:top w:val="none" w:sz="0" w:space="0" w:color="auto"/>
            <w:left w:val="none" w:sz="0" w:space="0" w:color="auto"/>
            <w:bottom w:val="none" w:sz="0" w:space="0" w:color="auto"/>
            <w:right w:val="none" w:sz="0" w:space="0" w:color="auto"/>
          </w:divBdr>
        </w:div>
        <w:div w:id="1531987506">
          <w:marLeft w:val="640"/>
          <w:marRight w:val="0"/>
          <w:marTop w:val="0"/>
          <w:marBottom w:val="0"/>
          <w:divBdr>
            <w:top w:val="none" w:sz="0" w:space="0" w:color="auto"/>
            <w:left w:val="none" w:sz="0" w:space="0" w:color="auto"/>
            <w:bottom w:val="none" w:sz="0" w:space="0" w:color="auto"/>
            <w:right w:val="none" w:sz="0" w:space="0" w:color="auto"/>
          </w:divBdr>
        </w:div>
        <w:div w:id="1580168885">
          <w:marLeft w:val="640"/>
          <w:marRight w:val="0"/>
          <w:marTop w:val="0"/>
          <w:marBottom w:val="0"/>
          <w:divBdr>
            <w:top w:val="none" w:sz="0" w:space="0" w:color="auto"/>
            <w:left w:val="none" w:sz="0" w:space="0" w:color="auto"/>
            <w:bottom w:val="none" w:sz="0" w:space="0" w:color="auto"/>
            <w:right w:val="none" w:sz="0" w:space="0" w:color="auto"/>
          </w:divBdr>
        </w:div>
        <w:div w:id="1585794776">
          <w:marLeft w:val="640"/>
          <w:marRight w:val="0"/>
          <w:marTop w:val="0"/>
          <w:marBottom w:val="0"/>
          <w:divBdr>
            <w:top w:val="none" w:sz="0" w:space="0" w:color="auto"/>
            <w:left w:val="none" w:sz="0" w:space="0" w:color="auto"/>
            <w:bottom w:val="none" w:sz="0" w:space="0" w:color="auto"/>
            <w:right w:val="none" w:sz="0" w:space="0" w:color="auto"/>
          </w:divBdr>
        </w:div>
        <w:div w:id="1618483275">
          <w:marLeft w:val="640"/>
          <w:marRight w:val="0"/>
          <w:marTop w:val="0"/>
          <w:marBottom w:val="0"/>
          <w:divBdr>
            <w:top w:val="none" w:sz="0" w:space="0" w:color="auto"/>
            <w:left w:val="none" w:sz="0" w:space="0" w:color="auto"/>
            <w:bottom w:val="none" w:sz="0" w:space="0" w:color="auto"/>
            <w:right w:val="none" w:sz="0" w:space="0" w:color="auto"/>
          </w:divBdr>
        </w:div>
        <w:div w:id="1665156883">
          <w:marLeft w:val="640"/>
          <w:marRight w:val="0"/>
          <w:marTop w:val="0"/>
          <w:marBottom w:val="0"/>
          <w:divBdr>
            <w:top w:val="none" w:sz="0" w:space="0" w:color="auto"/>
            <w:left w:val="none" w:sz="0" w:space="0" w:color="auto"/>
            <w:bottom w:val="none" w:sz="0" w:space="0" w:color="auto"/>
            <w:right w:val="none" w:sz="0" w:space="0" w:color="auto"/>
          </w:divBdr>
        </w:div>
        <w:div w:id="1687630399">
          <w:marLeft w:val="640"/>
          <w:marRight w:val="0"/>
          <w:marTop w:val="0"/>
          <w:marBottom w:val="0"/>
          <w:divBdr>
            <w:top w:val="none" w:sz="0" w:space="0" w:color="auto"/>
            <w:left w:val="none" w:sz="0" w:space="0" w:color="auto"/>
            <w:bottom w:val="none" w:sz="0" w:space="0" w:color="auto"/>
            <w:right w:val="none" w:sz="0" w:space="0" w:color="auto"/>
          </w:divBdr>
        </w:div>
        <w:div w:id="1698043803">
          <w:marLeft w:val="640"/>
          <w:marRight w:val="0"/>
          <w:marTop w:val="0"/>
          <w:marBottom w:val="0"/>
          <w:divBdr>
            <w:top w:val="none" w:sz="0" w:space="0" w:color="auto"/>
            <w:left w:val="none" w:sz="0" w:space="0" w:color="auto"/>
            <w:bottom w:val="none" w:sz="0" w:space="0" w:color="auto"/>
            <w:right w:val="none" w:sz="0" w:space="0" w:color="auto"/>
          </w:divBdr>
        </w:div>
        <w:div w:id="1722049411">
          <w:marLeft w:val="640"/>
          <w:marRight w:val="0"/>
          <w:marTop w:val="0"/>
          <w:marBottom w:val="0"/>
          <w:divBdr>
            <w:top w:val="none" w:sz="0" w:space="0" w:color="auto"/>
            <w:left w:val="none" w:sz="0" w:space="0" w:color="auto"/>
            <w:bottom w:val="none" w:sz="0" w:space="0" w:color="auto"/>
            <w:right w:val="none" w:sz="0" w:space="0" w:color="auto"/>
          </w:divBdr>
        </w:div>
      </w:divsChild>
    </w:div>
    <w:div w:id="310058430">
      <w:marLeft w:val="640"/>
      <w:marRight w:val="0"/>
      <w:marTop w:val="0"/>
      <w:marBottom w:val="0"/>
      <w:divBdr>
        <w:top w:val="none" w:sz="0" w:space="0" w:color="auto"/>
        <w:left w:val="none" w:sz="0" w:space="0" w:color="auto"/>
        <w:bottom w:val="none" w:sz="0" w:space="0" w:color="auto"/>
        <w:right w:val="none" w:sz="0" w:space="0" w:color="auto"/>
      </w:divBdr>
    </w:div>
    <w:div w:id="310066966">
      <w:marLeft w:val="640"/>
      <w:marRight w:val="0"/>
      <w:marTop w:val="0"/>
      <w:marBottom w:val="0"/>
      <w:divBdr>
        <w:top w:val="none" w:sz="0" w:space="0" w:color="auto"/>
        <w:left w:val="none" w:sz="0" w:space="0" w:color="auto"/>
        <w:bottom w:val="none" w:sz="0" w:space="0" w:color="auto"/>
        <w:right w:val="none" w:sz="0" w:space="0" w:color="auto"/>
      </w:divBdr>
    </w:div>
    <w:div w:id="310135820">
      <w:marLeft w:val="640"/>
      <w:marRight w:val="0"/>
      <w:marTop w:val="0"/>
      <w:marBottom w:val="0"/>
      <w:divBdr>
        <w:top w:val="none" w:sz="0" w:space="0" w:color="auto"/>
        <w:left w:val="none" w:sz="0" w:space="0" w:color="auto"/>
        <w:bottom w:val="none" w:sz="0" w:space="0" w:color="auto"/>
        <w:right w:val="none" w:sz="0" w:space="0" w:color="auto"/>
      </w:divBdr>
    </w:div>
    <w:div w:id="310137696">
      <w:marLeft w:val="640"/>
      <w:marRight w:val="0"/>
      <w:marTop w:val="0"/>
      <w:marBottom w:val="0"/>
      <w:divBdr>
        <w:top w:val="none" w:sz="0" w:space="0" w:color="auto"/>
        <w:left w:val="none" w:sz="0" w:space="0" w:color="auto"/>
        <w:bottom w:val="none" w:sz="0" w:space="0" w:color="auto"/>
        <w:right w:val="none" w:sz="0" w:space="0" w:color="auto"/>
      </w:divBdr>
    </w:div>
    <w:div w:id="310253234">
      <w:marLeft w:val="640"/>
      <w:marRight w:val="0"/>
      <w:marTop w:val="0"/>
      <w:marBottom w:val="0"/>
      <w:divBdr>
        <w:top w:val="none" w:sz="0" w:space="0" w:color="auto"/>
        <w:left w:val="none" w:sz="0" w:space="0" w:color="auto"/>
        <w:bottom w:val="none" w:sz="0" w:space="0" w:color="auto"/>
        <w:right w:val="none" w:sz="0" w:space="0" w:color="auto"/>
      </w:divBdr>
    </w:div>
    <w:div w:id="310256630">
      <w:marLeft w:val="640"/>
      <w:marRight w:val="0"/>
      <w:marTop w:val="0"/>
      <w:marBottom w:val="0"/>
      <w:divBdr>
        <w:top w:val="none" w:sz="0" w:space="0" w:color="auto"/>
        <w:left w:val="none" w:sz="0" w:space="0" w:color="auto"/>
        <w:bottom w:val="none" w:sz="0" w:space="0" w:color="auto"/>
        <w:right w:val="none" w:sz="0" w:space="0" w:color="auto"/>
      </w:divBdr>
    </w:div>
    <w:div w:id="310259515">
      <w:marLeft w:val="640"/>
      <w:marRight w:val="0"/>
      <w:marTop w:val="0"/>
      <w:marBottom w:val="0"/>
      <w:divBdr>
        <w:top w:val="none" w:sz="0" w:space="0" w:color="auto"/>
        <w:left w:val="none" w:sz="0" w:space="0" w:color="auto"/>
        <w:bottom w:val="none" w:sz="0" w:space="0" w:color="auto"/>
        <w:right w:val="none" w:sz="0" w:space="0" w:color="auto"/>
      </w:divBdr>
    </w:div>
    <w:div w:id="310329241">
      <w:marLeft w:val="640"/>
      <w:marRight w:val="0"/>
      <w:marTop w:val="0"/>
      <w:marBottom w:val="0"/>
      <w:divBdr>
        <w:top w:val="none" w:sz="0" w:space="0" w:color="auto"/>
        <w:left w:val="none" w:sz="0" w:space="0" w:color="auto"/>
        <w:bottom w:val="none" w:sz="0" w:space="0" w:color="auto"/>
        <w:right w:val="none" w:sz="0" w:space="0" w:color="auto"/>
      </w:divBdr>
    </w:div>
    <w:div w:id="310335175">
      <w:marLeft w:val="640"/>
      <w:marRight w:val="0"/>
      <w:marTop w:val="0"/>
      <w:marBottom w:val="0"/>
      <w:divBdr>
        <w:top w:val="none" w:sz="0" w:space="0" w:color="auto"/>
        <w:left w:val="none" w:sz="0" w:space="0" w:color="auto"/>
        <w:bottom w:val="none" w:sz="0" w:space="0" w:color="auto"/>
        <w:right w:val="none" w:sz="0" w:space="0" w:color="auto"/>
      </w:divBdr>
    </w:div>
    <w:div w:id="310444515">
      <w:marLeft w:val="640"/>
      <w:marRight w:val="0"/>
      <w:marTop w:val="0"/>
      <w:marBottom w:val="0"/>
      <w:divBdr>
        <w:top w:val="none" w:sz="0" w:space="0" w:color="auto"/>
        <w:left w:val="none" w:sz="0" w:space="0" w:color="auto"/>
        <w:bottom w:val="none" w:sz="0" w:space="0" w:color="auto"/>
        <w:right w:val="none" w:sz="0" w:space="0" w:color="auto"/>
      </w:divBdr>
    </w:div>
    <w:div w:id="310449341">
      <w:marLeft w:val="640"/>
      <w:marRight w:val="0"/>
      <w:marTop w:val="0"/>
      <w:marBottom w:val="0"/>
      <w:divBdr>
        <w:top w:val="none" w:sz="0" w:space="0" w:color="auto"/>
        <w:left w:val="none" w:sz="0" w:space="0" w:color="auto"/>
        <w:bottom w:val="none" w:sz="0" w:space="0" w:color="auto"/>
        <w:right w:val="none" w:sz="0" w:space="0" w:color="auto"/>
      </w:divBdr>
    </w:div>
    <w:div w:id="310450066">
      <w:marLeft w:val="640"/>
      <w:marRight w:val="0"/>
      <w:marTop w:val="0"/>
      <w:marBottom w:val="0"/>
      <w:divBdr>
        <w:top w:val="none" w:sz="0" w:space="0" w:color="auto"/>
        <w:left w:val="none" w:sz="0" w:space="0" w:color="auto"/>
        <w:bottom w:val="none" w:sz="0" w:space="0" w:color="auto"/>
        <w:right w:val="none" w:sz="0" w:space="0" w:color="auto"/>
      </w:divBdr>
    </w:div>
    <w:div w:id="310453099">
      <w:marLeft w:val="640"/>
      <w:marRight w:val="0"/>
      <w:marTop w:val="0"/>
      <w:marBottom w:val="0"/>
      <w:divBdr>
        <w:top w:val="none" w:sz="0" w:space="0" w:color="auto"/>
        <w:left w:val="none" w:sz="0" w:space="0" w:color="auto"/>
        <w:bottom w:val="none" w:sz="0" w:space="0" w:color="auto"/>
        <w:right w:val="none" w:sz="0" w:space="0" w:color="auto"/>
      </w:divBdr>
    </w:div>
    <w:div w:id="310595489">
      <w:marLeft w:val="640"/>
      <w:marRight w:val="0"/>
      <w:marTop w:val="0"/>
      <w:marBottom w:val="0"/>
      <w:divBdr>
        <w:top w:val="none" w:sz="0" w:space="0" w:color="auto"/>
        <w:left w:val="none" w:sz="0" w:space="0" w:color="auto"/>
        <w:bottom w:val="none" w:sz="0" w:space="0" w:color="auto"/>
        <w:right w:val="none" w:sz="0" w:space="0" w:color="auto"/>
      </w:divBdr>
    </w:div>
    <w:div w:id="310599968">
      <w:marLeft w:val="640"/>
      <w:marRight w:val="0"/>
      <w:marTop w:val="0"/>
      <w:marBottom w:val="0"/>
      <w:divBdr>
        <w:top w:val="none" w:sz="0" w:space="0" w:color="auto"/>
        <w:left w:val="none" w:sz="0" w:space="0" w:color="auto"/>
        <w:bottom w:val="none" w:sz="0" w:space="0" w:color="auto"/>
        <w:right w:val="none" w:sz="0" w:space="0" w:color="auto"/>
      </w:divBdr>
    </w:div>
    <w:div w:id="310599977">
      <w:marLeft w:val="640"/>
      <w:marRight w:val="0"/>
      <w:marTop w:val="0"/>
      <w:marBottom w:val="0"/>
      <w:divBdr>
        <w:top w:val="none" w:sz="0" w:space="0" w:color="auto"/>
        <w:left w:val="none" w:sz="0" w:space="0" w:color="auto"/>
        <w:bottom w:val="none" w:sz="0" w:space="0" w:color="auto"/>
        <w:right w:val="none" w:sz="0" w:space="0" w:color="auto"/>
      </w:divBdr>
    </w:div>
    <w:div w:id="310713140">
      <w:marLeft w:val="640"/>
      <w:marRight w:val="0"/>
      <w:marTop w:val="0"/>
      <w:marBottom w:val="0"/>
      <w:divBdr>
        <w:top w:val="none" w:sz="0" w:space="0" w:color="auto"/>
        <w:left w:val="none" w:sz="0" w:space="0" w:color="auto"/>
        <w:bottom w:val="none" w:sz="0" w:space="0" w:color="auto"/>
        <w:right w:val="none" w:sz="0" w:space="0" w:color="auto"/>
      </w:divBdr>
    </w:div>
    <w:div w:id="310716527">
      <w:marLeft w:val="640"/>
      <w:marRight w:val="0"/>
      <w:marTop w:val="0"/>
      <w:marBottom w:val="0"/>
      <w:divBdr>
        <w:top w:val="none" w:sz="0" w:space="0" w:color="auto"/>
        <w:left w:val="none" w:sz="0" w:space="0" w:color="auto"/>
        <w:bottom w:val="none" w:sz="0" w:space="0" w:color="auto"/>
        <w:right w:val="none" w:sz="0" w:space="0" w:color="auto"/>
      </w:divBdr>
    </w:div>
    <w:div w:id="310717985">
      <w:marLeft w:val="640"/>
      <w:marRight w:val="0"/>
      <w:marTop w:val="0"/>
      <w:marBottom w:val="0"/>
      <w:divBdr>
        <w:top w:val="none" w:sz="0" w:space="0" w:color="auto"/>
        <w:left w:val="none" w:sz="0" w:space="0" w:color="auto"/>
        <w:bottom w:val="none" w:sz="0" w:space="0" w:color="auto"/>
        <w:right w:val="none" w:sz="0" w:space="0" w:color="auto"/>
      </w:divBdr>
    </w:div>
    <w:div w:id="310789604">
      <w:marLeft w:val="640"/>
      <w:marRight w:val="0"/>
      <w:marTop w:val="0"/>
      <w:marBottom w:val="0"/>
      <w:divBdr>
        <w:top w:val="none" w:sz="0" w:space="0" w:color="auto"/>
        <w:left w:val="none" w:sz="0" w:space="0" w:color="auto"/>
        <w:bottom w:val="none" w:sz="0" w:space="0" w:color="auto"/>
        <w:right w:val="none" w:sz="0" w:space="0" w:color="auto"/>
      </w:divBdr>
    </w:div>
    <w:div w:id="310912783">
      <w:marLeft w:val="640"/>
      <w:marRight w:val="0"/>
      <w:marTop w:val="0"/>
      <w:marBottom w:val="0"/>
      <w:divBdr>
        <w:top w:val="none" w:sz="0" w:space="0" w:color="auto"/>
        <w:left w:val="none" w:sz="0" w:space="0" w:color="auto"/>
        <w:bottom w:val="none" w:sz="0" w:space="0" w:color="auto"/>
        <w:right w:val="none" w:sz="0" w:space="0" w:color="auto"/>
      </w:divBdr>
    </w:div>
    <w:div w:id="310913083">
      <w:marLeft w:val="640"/>
      <w:marRight w:val="0"/>
      <w:marTop w:val="0"/>
      <w:marBottom w:val="0"/>
      <w:divBdr>
        <w:top w:val="none" w:sz="0" w:space="0" w:color="auto"/>
        <w:left w:val="none" w:sz="0" w:space="0" w:color="auto"/>
        <w:bottom w:val="none" w:sz="0" w:space="0" w:color="auto"/>
        <w:right w:val="none" w:sz="0" w:space="0" w:color="auto"/>
      </w:divBdr>
    </w:div>
    <w:div w:id="310914071">
      <w:marLeft w:val="640"/>
      <w:marRight w:val="0"/>
      <w:marTop w:val="0"/>
      <w:marBottom w:val="0"/>
      <w:divBdr>
        <w:top w:val="none" w:sz="0" w:space="0" w:color="auto"/>
        <w:left w:val="none" w:sz="0" w:space="0" w:color="auto"/>
        <w:bottom w:val="none" w:sz="0" w:space="0" w:color="auto"/>
        <w:right w:val="none" w:sz="0" w:space="0" w:color="auto"/>
      </w:divBdr>
    </w:div>
    <w:div w:id="310987597">
      <w:marLeft w:val="480"/>
      <w:marRight w:val="0"/>
      <w:marTop w:val="0"/>
      <w:marBottom w:val="0"/>
      <w:divBdr>
        <w:top w:val="none" w:sz="0" w:space="0" w:color="auto"/>
        <w:left w:val="none" w:sz="0" w:space="0" w:color="auto"/>
        <w:bottom w:val="none" w:sz="0" w:space="0" w:color="auto"/>
        <w:right w:val="none" w:sz="0" w:space="0" w:color="auto"/>
      </w:divBdr>
    </w:div>
    <w:div w:id="311298981">
      <w:marLeft w:val="640"/>
      <w:marRight w:val="0"/>
      <w:marTop w:val="0"/>
      <w:marBottom w:val="0"/>
      <w:divBdr>
        <w:top w:val="none" w:sz="0" w:space="0" w:color="auto"/>
        <w:left w:val="none" w:sz="0" w:space="0" w:color="auto"/>
        <w:bottom w:val="none" w:sz="0" w:space="0" w:color="auto"/>
        <w:right w:val="none" w:sz="0" w:space="0" w:color="auto"/>
      </w:divBdr>
    </w:div>
    <w:div w:id="311300091">
      <w:marLeft w:val="640"/>
      <w:marRight w:val="0"/>
      <w:marTop w:val="0"/>
      <w:marBottom w:val="0"/>
      <w:divBdr>
        <w:top w:val="none" w:sz="0" w:space="0" w:color="auto"/>
        <w:left w:val="none" w:sz="0" w:space="0" w:color="auto"/>
        <w:bottom w:val="none" w:sz="0" w:space="0" w:color="auto"/>
        <w:right w:val="none" w:sz="0" w:space="0" w:color="auto"/>
      </w:divBdr>
    </w:div>
    <w:div w:id="311374252">
      <w:marLeft w:val="640"/>
      <w:marRight w:val="0"/>
      <w:marTop w:val="0"/>
      <w:marBottom w:val="0"/>
      <w:divBdr>
        <w:top w:val="none" w:sz="0" w:space="0" w:color="auto"/>
        <w:left w:val="none" w:sz="0" w:space="0" w:color="auto"/>
        <w:bottom w:val="none" w:sz="0" w:space="0" w:color="auto"/>
        <w:right w:val="none" w:sz="0" w:space="0" w:color="auto"/>
      </w:divBdr>
    </w:div>
    <w:div w:id="311450371">
      <w:marLeft w:val="640"/>
      <w:marRight w:val="0"/>
      <w:marTop w:val="0"/>
      <w:marBottom w:val="0"/>
      <w:divBdr>
        <w:top w:val="none" w:sz="0" w:space="0" w:color="auto"/>
        <w:left w:val="none" w:sz="0" w:space="0" w:color="auto"/>
        <w:bottom w:val="none" w:sz="0" w:space="0" w:color="auto"/>
        <w:right w:val="none" w:sz="0" w:space="0" w:color="auto"/>
      </w:divBdr>
    </w:div>
    <w:div w:id="311565491">
      <w:marLeft w:val="640"/>
      <w:marRight w:val="0"/>
      <w:marTop w:val="0"/>
      <w:marBottom w:val="0"/>
      <w:divBdr>
        <w:top w:val="none" w:sz="0" w:space="0" w:color="auto"/>
        <w:left w:val="none" w:sz="0" w:space="0" w:color="auto"/>
        <w:bottom w:val="none" w:sz="0" w:space="0" w:color="auto"/>
        <w:right w:val="none" w:sz="0" w:space="0" w:color="auto"/>
      </w:divBdr>
    </w:div>
    <w:div w:id="311638448">
      <w:marLeft w:val="640"/>
      <w:marRight w:val="0"/>
      <w:marTop w:val="0"/>
      <w:marBottom w:val="0"/>
      <w:divBdr>
        <w:top w:val="none" w:sz="0" w:space="0" w:color="auto"/>
        <w:left w:val="none" w:sz="0" w:space="0" w:color="auto"/>
        <w:bottom w:val="none" w:sz="0" w:space="0" w:color="auto"/>
        <w:right w:val="none" w:sz="0" w:space="0" w:color="auto"/>
      </w:divBdr>
    </w:div>
    <w:div w:id="311639659">
      <w:marLeft w:val="640"/>
      <w:marRight w:val="0"/>
      <w:marTop w:val="0"/>
      <w:marBottom w:val="0"/>
      <w:divBdr>
        <w:top w:val="none" w:sz="0" w:space="0" w:color="auto"/>
        <w:left w:val="none" w:sz="0" w:space="0" w:color="auto"/>
        <w:bottom w:val="none" w:sz="0" w:space="0" w:color="auto"/>
        <w:right w:val="none" w:sz="0" w:space="0" w:color="auto"/>
      </w:divBdr>
    </w:div>
    <w:div w:id="311640492">
      <w:bodyDiv w:val="1"/>
      <w:marLeft w:val="0"/>
      <w:marRight w:val="0"/>
      <w:marTop w:val="0"/>
      <w:marBottom w:val="0"/>
      <w:divBdr>
        <w:top w:val="none" w:sz="0" w:space="0" w:color="auto"/>
        <w:left w:val="none" w:sz="0" w:space="0" w:color="auto"/>
        <w:bottom w:val="none" w:sz="0" w:space="0" w:color="auto"/>
        <w:right w:val="none" w:sz="0" w:space="0" w:color="auto"/>
      </w:divBdr>
      <w:divsChild>
        <w:div w:id="9180737">
          <w:marLeft w:val="640"/>
          <w:marRight w:val="0"/>
          <w:marTop w:val="0"/>
          <w:marBottom w:val="0"/>
          <w:divBdr>
            <w:top w:val="none" w:sz="0" w:space="0" w:color="auto"/>
            <w:left w:val="none" w:sz="0" w:space="0" w:color="auto"/>
            <w:bottom w:val="none" w:sz="0" w:space="0" w:color="auto"/>
            <w:right w:val="none" w:sz="0" w:space="0" w:color="auto"/>
          </w:divBdr>
        </w:div>
        <w:div w:id="36587418">
          <w:marLeft w:val="640"/>
          <w:marRight w:val="0"/>
          <w:marTop w:val="0"/>
          <w:marBottom w:val="0"/>
          <w:divBdr>
            <w:top w:val="none" w:sz="0" w:space="0" w:color="auto"/>
            <w:left w:val="none" w:sz="0" w:space="0" w:color="auto"/>
            <w:bottom w:val="none" w:sz="0" w:space="0" w:color="auto"/>
            <w:right w:val="none" w:sz="0" w:space="0" w:color="auto"/>
          </w:divBdr>
        </w:div>
        <w:div w:id="63719891">
          <w:marLeft w:val="640"/>
          <w:marRight w:val="0"/>
          <w:marTop w:val="0"/>
          <w:marBottom w:val="0"/>
          <w:divBdr>
            <w:top w:val="none" w:sz="0" w:space="0" w:color="auto"/>
            <w:left w:val="none" w:sz="0" w:space="0" w:color="auto"/>
            <w:bottom w:val="none" w:sz="0" w:space="0" w:color="auto"/>
            <w:right w:val="none" w:sz="0" w:space="0" w:color="auto"/>
          </w:divBdr>
        </w:div>
        <w:div w:id="121509097">
          <w:marLeft w:val="640"/>
          <w:marRight w:val="0"/>
          <w:marTop w:val="0"/>
          <w:marBottom w:val="0"/>
          <w:divBdr>
            <w:top w:val="none" w:sz="0" w:space="0" w:color="auto"/>
            <w:left w:val="none" w:sz="0" w:space="0" w:color="auto"/>
            <w:bottom w:val="none" w:sz="0" w:space="0" w:color="auto"/>
            <w:right w:val="none" w:sz="0" w:space="0" w:color="auto"/>
          </w:divBdr>
        </w:div>
        <w:div w:id="131756355">
          <w:marLeft w:val="640"/>
          <w:marRight w:val="0"/>
          <w:marTop w:val="0"/>
          <w:marBottom w:val="0"/>
          <w:divBdr>
            <w:top w:val="none" w:sz="0" w:space="0" w:color="auto"/>
            <w:left w:val="none" w:sz="0" w:space="0" w:color="auto"/>
            <w:bottom w:val="none" w:sz="0" w:space="0" w:color="auto"/>
            <w:right w:val="none" w:sz="0" w:space="0" w:color="auto"/>
          </w:divBdr>
        </w:div>
        <w:div w:id="150878096">
          <w:marLeft w:val="640"/>
          <w:marRight w:val="0"/>
          <w:marTop w:val="0"/>
          <w:marBottom w:val="0"/>
          <w:divBdr>
            <w:top w:val="none" w:sz="0" w:space="0" w:color="auto"/>
            <w:left w:val="none" w:sz="0" w:space="0" w:color="auto"/>
            <w:bottom w:val="none" w:sz="0" w:space="0" w:color="auto"/>
            <w:right w:val="none" w:sz="0" w:space="0" w:color="auto"/>
          </w:divBdr>
        </w:div>
        <w:div w:id="153378828">
          <w:marLeft w:val="640"/>
          <w:marRight w:val="0"/>
          <w:marTop w:val="0"/>
          <w:marBottom w:val="0"/>
          <w:divBdr>
            <w:top w:val="none" w:sz="0" w:space="0" w:color="auto"/>
            <w:left w:val="none" w:sz="0" w:space="0" w:color="auto"/>
            <w:bottom w:val="none" w:sz="0" w:space="0" w:color="auto"/>
            <w:right w:val="none" w:sz="0" w:space="0" w:color="auto"/>
          </w:divBdr>
        </w:div>
        <w:div w:id="181601371">
          <w:marLeft w:val="640"/>
          <w:marRight w:val="0"/>
          <w:marTop w:val="0"/>
          <w:marBottom w:val="0"/>
          <w:divBdr>
            <w:top w:val="none" w:sz="0" w:space="0" w:color="auto"/>
            <w:left w:val="none" w:sz="0" w:space="0" w:color="auto"/>
            <w:bottom w:val="none" w:sz="0" w:space="0" w:color="auto"/>
            <w:right w:val="none" w:sz="0" w:space="0" w:color="auto"/>
          </w:divBdr>
        </w:div>
        <w:div w:id="182324307">
          <w:marLeft w:val="640"/>
          <w:marRight w:val="0"/>
          <w:marTop w:val="0"/>
          <w:marBottom w:val="0"/>
          <w:divBdr>
            <w:top w:val="none" w:sz="0" w:space="0" w:color="auto"/>
            <w:left w:val="none" w:sz="0" w:space="0" w:color="auto"/>
            <w:bottom w:val="none" w:sz="0" w:space="0" w:color="auto"/>
            <w:right w:val="none" w:sz="0" w:space="0" w:color="auto"/>
          </w:divBdr>
        </w:div>
        <w:div w:id="231426956">
          <w:marLeft w:val="640"/>
          <w:marRight w:val="0"/>
          <w:marTop w:val="0"/>
          <w:marBottom w:val="0"/>
          <w:divBdr>
            <w:top w:val="none" w:sz="0" w:space="0" w:color="auto"/>
            <w:left w:val="none" w:sz="0" w:space="0" w:color="auto"/>
            <w:bottom w:val="none" w:sz="0" w:space="0" w:color="auto"/>
            <w:right w:val="none" w:sz="0" w:space="0" w:color="auto"/>
          </w:divBdr>
        </w:div>
        <w:div w:id="283318210">
          <w:marLeft w:val="640"/>
          <w:marRight w:val="0"/>
          <w:marTop w:val="0"/>
          <w:marBottom w:val="0"/>
          <w:divBdr>
            <w:top w:val="none" w:sz="0" w:space="0" w:color="auto"/>
            <w:left w:val="none" w:sz="0" w:space="0" w:color="auto"/>
            <w:bottom w:val="none" w:sz="0" w:space="0" w:color="auto"/>
            <w:right w:val="none" w:sz="0" w:space="0" w:color="auto"/>
          </w:divBdr>
        </w:div>
        <w:div w:id="312176621">
          <w:marLeft w:val="640"/>
          <w:marRight w:val="0"/>
          <w:marTop w:val="0"/>
          <w:marBottom w:val="0"/>
          <w:divBdr>
            <w:top w:val="none" w:sz="0" w:space="0" w:color="auto"/>
            <w:left w:val="none" w:sz="0" w:space="0" w:color="auto"/>
            <w:bottom w:val="none" w:sz="0" w:space="0" w:color="auto"/>
            <w:right w:val="none" w:sz="0" w:space="0" w:color="auto"/>
          </w:divBdr>
        </w:div>
        <w:div w:id="318308755">
          <w:marLeft w:val="640"/>
          <w:marRight w:val="0"/>
          <w:marTop w:val="0"/>
          <w:marBottom w:val="0"/>
          <w:divBdr>
            <w:top w:val="none" w:sz="0" w:space="0" w:color="auto"/>
            <w:left w:val="none" w:sz="0" w:space="0" w:color="auto"/>
            <w:bottom w:val="none" w:sz="0" w:space="0" w:color="auto"/>
            <w:right w:val="none" w:sz="0" w:space="0" w:color="auto"/>
          </w:divBdr>
        </w:div>
        <w:div w:id="374548963">
          <w:marLeft w:val="640"/>
          <w:marRight w:val="0"/>
          <w:marTop w:val="0"/>
          <w:marBottom w:val="0"/>
          <w:divBdr>
            <w:top w:val="none" w:sz="0" w:space="0" w:color="auto"/>
            <w:left w:val="none" w:sz="0" w:space="0" w:color="auto"/>
            <w:bottom w:val="none" w:sz="0" w:space="0" w:color="auto"/>
            <w:right w:val="none" w:sz="0" w:space="0" w:color="auto"/>
          </w:divBdr>
        </w:div>
        <w:div w:id="382101101">
          <w:marLeft w:val="640"/>
          <w:marRight w:val="0"/>
          <w:marTop w:val="0"/>
          <w:marBottom w:val="0"/>
          <w:divBdr>
            <w:top w:val="none" w:sz="0" w:space="0" w:color="auto"/>
            <w:left w:val="none" w:sz="0" w:space="0" w:color="auto"/>
            <w:bottom w:val="none" w:sz="0" w:space="0" w:color="auto"/>
            <w:right w:val="none" w:sz="0" w:space="0" w:color="auto"/>
          </w:divBdr>
        </w:div>
        <w:div w:id="404840743">
          <w:marLeft w:val="640"/>
          <w:marRight w:val="0"/>
          <w:marTop w:val="0"/>
          <w:marBottom w:val="0"/>
          <w:divBdr>
            <w:top w:val="none" w:sz="0" w:space="0" w:color="auto"/>
            <w:left w:val="none" w:sz="0" w:space="0" w:color="auto"/>
            <w:bottom w:val="none" w:sz="0" w:space="0" w:color="auto"/>
            <w:right w:val="none" w:sz="0" w:space="0" w:color="auto"/>
          </w:divBdr>
        </w:div>
        <w:div w:id="482355362">
          <w:marLeft w:val="640"/>
          <w:marRight w:val="0"/>
          <w:marTop w:val="0"/>
          <w:marBottom w:val="0"/>
          <w:divBdr>
            <w:top w:val="none" w:sz="0" w:space="0" w:color="auto"/>
            <w:left w:val="none" w:sz="0" w:space="0" w:color="auto"/>
            <w:bottom w:val="none" w:sz="0" w:space="0" w:color="auto"/>
            <w:right w:val="none" w:sz="0" w:space="0" w:color="auto"/>
          </w:divBdr>
        </w:div>
        <w:div w:id="485364981">
          <w:marLeft w:val="640"/>
          <w:marRight w:val="0"/>
          <w:marTop w:val="0"/>
          <w:marBottom w:val="0"/>
          <w:divBdr>
            <w:top w:val="none" w:sz="0" w:space="0" w:color="auto"/>
            <w:left w:val="none" w:sz="0" w:space="0" w:color="auto"/>
            <w:bottom w:val="none" w:sz="0" w:space="0" w:color="auto"/>
            <w:right w:val="none" w:sz="0" w:space="0" w:color="auto"/>
          </w:divBdr>
        </w:div>
        <w:div w:id="542327539">
          <w:marLeft w:val="640"/>
          <w:marRight w:val="0"/>
          <w:marTop w:val="0"/>
          <w:marBottom w:val="0"/>
          <w:divBdr>
            <w:top w:val="none" w:sz="0" w:space="0" w:color="auto"/>
            <w:left w:val="none" w:sz="0" w:space="0" w:color="auto"/>
            <w:bottom w:val="none" w:sz="0" w:space="0" w:color="auto"/>
            <w:right w:val="none" w:sz="0" w:space="0" w:color="auto"/>
          </w:divBdr>
        </w:div>
        <w:div w:id="652610249">
          <w:marLeft w:val="640"/>
          <w:marRight w:val="0"/>
          <w:marTop w:val="0"/>
          <w:marBottom w:val="0"/>
          <w:divBdr>
            <w:top w:val="none" w:sz="0" w:space="0" w:color="auto"/>
            <w:left w:val="none" w:sz="0" w:space="0" w:color="auto"/>
            <w:bottom w:val="none" w:sz="0" w:space="0" w:color="auto"/>
            <w:right w:val="none" w:sz="0" w:space="0" w:color="auto"/>
          </w:divBdr>
        </w:div>
        <w:div w:id="665475895">
          <w:marLeft w:val="640"/>
          <w:marRight w:val="0"/>
          <w:marTop w:val="0"/>
          <w:marBottom w:val="0"/>
          <w:divBdr>
            <w:top w:val="none" w:sz="0" w:space="0" w:color="auto"/>
            <w:left w:val="none" w:sz="0" w:space="0" w:color="auto"/>
            <w:bottom w:val="none" w:sz="0" w:space="0" w:color="auto"/>
            <w:right w:val="none" w:sz="0" w:space="0" w:color="auto"/>
          </w:divBdr>
        </w:div>
        <w:div w:id="666444133">
          <w:marLeft w:val="640"/>
          <w:marRight w:val="0"/>
          <w:marTop w:val="0"/>
          <w:marBottom w:val="0"/>
          <w:divBdr>
            <w:top w:val="none" w:sz="0" w:space="0" w:color="auto"/>
            <w:left w:val="none" w:sz="0" w:space="0" w:color="auto"/>
            <w:bottom w:val="none" w:sz="0" w:space="0" w:color="auto"/>
            <w:right w:val="none" w:sz="0" w:space="0" w:color="auto"/>
          </w:divBdr>
        </w:div>
        <w:div w:id="771359354">
          <w:marLeft w:val="640"/>
          <w:marRight w:val="0"/>
          <w:marTop w:val="0"/>
          <w:marBottom w:val="0"/>
          <w:divBdr>
            <w:top w:val="none" w:sz="0" w:space="0" w:color="auto"/>
            <w:left w:val="none" w:sz="0" w:space="0" w:color="auto"/>
            <w:bottom w:val="none" w:sz="0" w:space="0" w:color="auto"/>
            <w:right w:val="none" w:sz="0" w:space="0" w:color="auto"/>
          </w:divBdr>
        </w:div>
        <w:div w:id="792139293">
          <w:marLeft w:val="640"/>
          <w:marRight w:val="0"/>
          <w:marTop w:val="0"/>
          <w:marBottom w:val="0"/>
          <w:divBdr>
            <w:top w:val="none" w:sz="0" w:space="0" w:color="auto"/>
            <w:left w:val="none" w:sz="0" w:space="0" w:color="auto"/>
            <w:bottom w:val="none" w:sz="0" w:space="0" w:color="auto"/>
            <w:right w:val="none" w:sz="0" w:space="0" w:color="auto"/>
          </w:divBdr>
        </w:div>
        <w:div w:id="854419833">
          <w:marLeft w:val="640"/>
          <w:marRight w:val="0"/>
          <w:marTop w:val="0"/>
          <w:marBottom w:val="0"/>
          <w:divBdr>
            <w:top w:val="none" w:sz="0" w:space="0" w:color="auto"/>
            <w:left w:val="none" w:sz="0" w:space="0" w:color="auto"/>
            <w:bottom w:val="none" w:sz="0" w:space="0" w:color="auto"/>
            <w:right w:val="none" w:sz="0" w:space="0" w:color="auto"/>
          </w:divBdr>
        </w:div>
        <w:div w:id="855655225">
          <w:marLeft w:val="640"/>
          <w:marRight w:val="0"/>
          <w:marTop w:val="0"/>
          <w:marBottom w:val="0"/>
          <w:divBdr>
            <w:top w:val="none" w:sz="0" w:space="0" w:color="auto"/>
            <w:left w:val="none" w:sz="0" w:space="0" w:color="auto"/>
            <w:bottom w:val="none" w:sz="0" w:space="0" w:color="auto"/>
            <w:right w:val="none" w:sz="0" w:space="0" w:color="auto"/>
          </w:divBdr>
        </w:div>
        <w:div w:id="904685002">
          <w:marLeft w:val="640"/>
          <w:marRight w:val="0"/>
          <w:marTop w:val="0"/>
          <w:marBottom w:val="0"/>
          <w:divBdr>
            <w:top w:val="none" w:sz="0" w:space="0" w:color="auto"/>
            <w:left w:val="none" w:sz="0" w:space="0" w:color="auto"/>
            <w:bottom w:val="none" w:sz="0" w:space="0" w:color="auto"/>
            <w:right w:val="none" w:sz="0" w:space="0" w:color="auto"/>
          </w:divBdr>
        </w:div>
        <w:div w:id="905646556">
          <w:marLeft w:val="640"/>
          <w:marRight w:val="0"/>
          <w:marTop w:val="0"/>
          <w:marBottom w:val="0"/>
          <w:divBdr>
            <w:top w:val="none" w:sz="0" w:space="0" w:color="auto"/>
            <w:left w:val="none" w:sz="0" w:space="0" w:color="auto"/>
            <w:bottom w:val="none" w:sz="0" w:space="0" w:color="auto"/>
            <w:right w:val="none" w:sz="0" w:space="0" w:color="auto"/>
          </w:divBdr>
        </w:div>
        <w:div w:id="983512212">
          <w:marLeft w:val="640"/>
          <w:marRight w:val="0"/>
          <w:marTop w:val="0"/>
          <w:marBottom w:val="0"/>
          <w:divBdr>
            <w:top w:val="none" w:sz="0" w:space="0" w:color="auto"/>
            <w:left w:val="none" w:sz="0" w:space="0" w:color="auto"/>
            <w:bottom w:val="none" w:sz="0" w:space="0" w:color="auto"/>
            <w:right w:val="none" w:sz="0" w:space="0" w:color="auto"/>
          </w:divBdr>
        </w:div>
        <w:div w:id="1052340173">
          <w:marLeft w:val="640"/>
          <w:marRight w:val="0"/>
          <w:marTop w:val="0"/>
          <w:marBottom w:val="0"/>
          <w:divBdr>
            <w:top w:val="none" w:sz="0" w:space="0" w:color="auto"/>
            <w:left w:val="none" w:sz="0" w:space="0" w:color="auto"/>
            <w:bottom w:val="none" w:sz="0" w:space="0" w:color="auto"/>
            <w:right w:val="none" w:sz="0" w:space="0" w:color="auto"/>
          </w:divBdr>
        </w:div>
        <w:div w:id="1067024235">
          <w:marLeft w:val="640"/>
          <w:marRight w:val="0"/>
          <w:marTop w:val="0"/>
          <w:marBottom w:val="0"/>
          <w:divBdr>
            <w:top w:val="none" w:sz="0" w:space="0" w:color="auto"/>
            <w:left w:val="none" w:sz="0" w:space="0" w:color="auto"/>
            <w:bottom w:val="none" w:sz="0" w:space="0" w:color="auto"/>
            <w:right w:val="none" w:sz="0" w:space="0" w:color="auto"/>
          </w:divBdr>
        </w:div>
        <w:div w:id="1104765987">
          <w:marLeft w:val="640"/>
          <w:marRight w:val="0"/>
          <w:marTop w:val="0"/>
          <w:marBottom w:val="0"/>
          <w:divBdr>
            <w:top w:val="none" w:sz="0" w:space="0" w:color="auto"/>
            <w:left w:val="none" w:sz="0" w:space="0" w:color="auto"/>
            <w:bottom w:val="none" w:sz="0" w:space="0" w:color="auto"/>
            <w:right w:val="none" w:sz="0" w:space="0" w:color="auto"/>
          </w:divBdr>
        </w:div>
        <w:div w:id="1193759669">
          <w:marLeft w:val="640"/>
          <w:marRight w:val="0"/>
          <w:marTop w:val="0"/>
          <w:marBottom w:val="0"/>
          <w:divBdr>
            <w:top w:val="none" w:sz="0" w:space="0" w:color="auto"/>
            <w:left w:val="none" w:sz="0" w:space="0" w:color="auto"/>
            <w:bottom w:val="none" w:sz="0" w:space="0" w:color="auto"/>
            <w:right w:val="none" w:sz="0" w:space="0" w:color="auto"/>
          </w:divBdr>
        </w:div>
        <w:div w:id="1219439062">
          <w:marLeft w:val="640"/>
          <w:marRight w:val="0"/>
          <w:marTop w:val="0"/>
          <w:marBottom w:val="0"/>
          <w:divBdr>
            <w:top w:val="none" w:sz="0" w:space="0" w:color="auto"/>
            <w:left w:val="none" w:sz="0" w:space="0" w:color="auto"/>
            <w:bottom w:val="none" w:sz="0" w:space="0" w:color="auto"/>
            <w:right w:val="none" w:sz="0" w:space="0" w:color="auto"/>
          </w:divBdr>
        </w:div>
        <w:div w:id="1298873450">
          <w:marLeft w:val="640"/>
          <w:marRight w:val="0"/>
          <w:marTop w:val="0"/>
          <w:marBottom w:val="0"/>
          <w:divBdr>
            <w:top w:val="none" w:sz="0" w:space="0" w:color="auto"/>
            <w:left w:val="none" w:sz="0" w:space="0" w:color="auto"/>
            <w:bottom w:val="none" w:sz="0" w:space="0" w:color="auto"/>
            <w:right w:val="none" w:sz="0" w:space="0" w:color="auto"/>
          </w:divBdr>
        </w:div>
        <w:div w:id="1319916382">
          <w:marLeft w:val="640"/>
          <w:marRight w:val="0"/>
          <w:marTop w:val="0"/>
          <w:marBottom w:val="0"/>
          <w:divBdr>
            <w:top w:val="none" w:sz="0" w:space="0" w:color="auto"/>
            <w:left w:val="none" w:sz="0" w:space="0" w:color="auto"/>
            <w:bottom w:val="none" w:sz="0" w:space="0" w:color="auto"/>
            <w:right w:val="none" w:sz="0" w:space="0" w:color="auto"/>
          </w:divBdr>
        </w:div>
        <w:div w:id="1322076068">
          <w:marLeft w:val="640"/>
          <w:marRight w:val="0"/>
          <w:marTop w:val="0"/>
          <w:marBottom w:val="0"/>
          <w:divBdr>
            <w:top w:val="none" w:sz="0" w:space="0" w:color="auto"/>
            <w:left w:val="none" w:sz="0" w:space="0" w:color="auto"/>
            <w:bottom w:val="none" w:sz="0" w:space="0" w:color="auto"/>
            <w:right w:val="none" w:sz="0" w:space="0" w:color="auto"/>
          </w:divBdr>
        </w:div>
        <w:div w:id="1356349870">
          <w:marLeft w:val="640"/>
          <w:marRight w:val="0"/>
          <w:marTop w:val="0"/>
          <w:marBottom w:val="0"/>
          <w:divBdr>
            <w:top w:val="none" w:sz="0" w:space="0" w:color="auto"/>
            <w:left w:val="none" w:sz="0" w:space="0" w:color="auto"/>
            <w:bottom w:val="none" w:sz="0" w:space="0" w:color="auto"/>
            <w:right w:val="none" w:sz="0" w:space="0" w:color="auto"/>
          </w:divBdr>
        </w:div>
        <w:div w:id="1358582275">
          <w:marLeft w:val="640"/>
          <w:marRight w:val="0"/>
          <w:marTop w:val="0"/>
          <w:marBottom w:val="0"/>
          <w:divBdr>
            <w:top w:val="none" w:sz="0" w:space="0" w:color="auto"/>
            <w:left w:val="none" w:sz="0" w:space="0" w:color="auto"/>
            <w:bottom w:val="none" w:sz="0" w:space="0" w:color="auto"/>
            <w:right w:val="none" w:sz="0" w:space="0" w:color="auto"/>
          </w:divBdr>
        </w:div>
        <w:div w:id="1383864970">
          <w:marLeft w:val="640"/>
          <w:marRight w:val="0"/>
          <w:marTop w:val="0"/>
          <w:marBottom w:val="0"/>
          <w:divBdr>
            <w:top w:val="none" w:sz="0" w:space="0" w:color="auto"/>
            <w:left w:val="none" w:sz="0" w:space="0" w:color="auto"/>
            <w:bottom w:val="none" w:sz="0" w:space="0" w:color="auto"/>
            <w:right w:val="none" w:sz="0" w:space="0" w:color="auto"/>
          </w:divBdr>
        </w:div>
        <w:div w:id="1431661293">
          <w:marLeft w:val="640"/>
          <w:marRight w:val="0"/>
          <w:marTop w:val="0"/>
          <w:marBottom w:val="0"/>
          <w:divBdr>
            <w:top w:val="none" w:sz="0" w:space="0" w:color="auto"/>
            <w:left w:val="none" w:sz="0" w:space="0" w:color="auto"/>
            <w:bottom w:val="none" w:sz="0" w:space="0" w:color="auto"/>
            <w:right w:val="none" w:sz="0" w:space="0" w:color="auto"/>
          </w:divBdr>
        </w:div>
        <w:div w:id="1465584020">
          <w:marLeft w:val="640"/>
          <w:marRight w:val="0"/>
          <w:marTop w:val="0"/>
          <w:marBottom w:val="0"/>
          <w:divBdr>
            <w:top w:val="none" w:sz="0" w:space="0" w:color="auto"/>
            <w:left w:val="none" w:sz="0" w:space="0" w:color="auto"/>
            <w:bottom w:val="none" w:sz="0" w:space="0" w:color="auto"/>
            <w:right w:val="none" w:sz="0" w:space="0" w:color="auto"/>
          </w:divBdr>
        </w:div>
        <w:div w:id="1483890472">
          <w:marLeft w:val="640"/>
          <w:marRight w:val="0"/>
          <w:marTop w:val="0"/>
          <w:marBottom w:val="0"/>
          <w:divBdr>
            <w:top w:val="none" w:sz="0" w:space="0" w:color="auto"/>
            <w:left w:val="none" w:sz="0" w:space="0" w:color="auto"/>
            <w:bottom w:val="none" w:sz="0" w:space="0" w:color="auto"/>
            <w:right w:val="none" w:sz="0" w:space="0" w:color="auto"/>
          </w:divBdr>
        </w:div>
        <w:div w:id="1492522039">
          <w:marLeft w:val="640"/>
          <w:marRight w:val="0"/>
          <w:marTop w:val="0"/>
          <w:marBottom w:val="0"/>
          <w:divBdr>
            <w:top w:val="none" w:sz="0" w:space="0" w:color="auto"/>
            <w:left w:val="none" w:sz="0" w:space="0" w:color="auto"/>
            <w:bottom w:val="none" w:sz="0" w:space="0" w:color="auto"/>
            <w:right w:val="none" w:sz="0" w:space="0" w:color="auto"/>
          </w:divBdr>
        </w:div>
        <w:div w:id="1506551929">
          <w:marLeft w:val="640"/>
          <w:marRight w:val="0"/>
          <w:marTop w:val="0"/>
          <w:marBottom w:val="0"/>
          <w:divBdr>
            <w:top w:val="none" w:sz="0" w:space="0" w:color="auto"/>
            <w:left w:val="none" w:sz="0" w:space="0" w:color="auto"/>
            <w:bottom w:val="none" w:sz="0" w:space="0" w:color="auto"/>
            <w:right w:val="none" w:sz="0" w:space="0" w:color="auto"/>
          </w:divBdr>
        </w:div>
        <w:div w:id="1521894859">
          <w:marLeft w:val="640"/>
          <w:marRight w:val="0"/>
          <w:marTop w:val="0"/>
          <w:marBottom w:val="0"/>
          <w:divBdr>
            <w:top w:val="none" w:sz="0" w:space="0" w:color="auto"/>
            <w:left w:val="none" w:sz="0" w:space="0" w:color="auto"/>
            <w:bottom w:val="none" w:sz="0" w:space="0" w:color="auto"/>
            <w:right w:val="none" w:sz="0" w:space="0" w:color="auto"/>
          </w:divBdr>
        </w:div>
        <w:div w:id="1536385636">
          <w:marLeft w:val="640"/>
          <w:marRight w:val="0"/>
          <w:marTop w:val="0"/>
          <w:marBottom w:val="0"/>
          <w:divBdr>
            <w:top w:val="none" w:sz="0" w:space="0" w:color="auto"/>
            <w:left w:val="none" w:sz="0" w:space="0" w:color="auto"/>
            <w:bottom w:val="none" w:sz="0" w:space="0" w:color="auto"/>
            <w:right w:val="none" w:sz="0" w:space="0" w:color="auto"/>
          </w:divBdr>
        </w:div>
        <w:div w:id="1547907205">
          <w:marLeft w:val="640"/>
          <w:marRight w:val="0"/>
          <w:marTop w:val="0"/>
          <w:marBottom w:val="0"/>
          <w:divBdr>
            <w:top w:val="none" w:sz="0" w:space="0" w:color="auto"/>
            <w:left w:val="none" w:sz="0" w:space="0" w:color="auto"/>
            <w:bottom w:val="none" w:sz="0" w:space="0" w:color="auto"/>
            <w:right w:val="none" w:sz="0" w:space="0" w:color="auto"/>
          </w:divBdr>
        </w:div>
        <w:div w:id="1660766605">
          <w:marLeft w:val="640"/>
          <w:marRight w:val="0"/>
          <w:marTop w:val="0"/>
          <w:marBottom w:val="0"/>
          <w:divBdr>
            <w:top w:val="none" w:sz="0" w:space="0" w:color="auto"/>
            <w:left w:val="none" w:sz="0" w:space="0" w:color="auto"/>
            <w:bottom w:val="none" w:sz="0" w:space="0" w:color="auto"/>
            <w:right w:val="none" w:sz="0" w:space="0" w:color="auto"/>
          </w:divBdr>
        </w:div>
        <w:div w:id="1755202777">
          <w:marLeft w:val="640"/>
          <w:marRight w:val="0"/>
          <w:marTop w:val="0"/>
          <w:marBottom w:val="0"/>
          <w:divBdr>
            <w:top w:val="none" w:sz="0" w:space="0" w:color="auto"/>
            <w:left w:val="none" w:sz="0" w:space="0" w:color="auto"/>
            <w:bottom w:val="none" w:sz="0" w:space="0" w:color="auto"/>
            <w:right w:val="none" w:sz="0" w:space="0" w:color="auto"/>
          </w:divBdr>
        </w:div>
      </w:divsChild>
    </w:div>
    <w:div w:id="311718851">
      <w:marLeft w:val="640"/>
      <w:marRight w:val="0"/>
      <w:marTop w:val="0"/>
      <w:marBottom w:val="0"/>
      <w:divBdr>
        <w:top w:val="none" w:sz="0" w:space="0" w:color="auto"/>
        <w:left w:val="none" w:sz="0" w:space="0" w:color="auto"/>
        <w:bottom w:val="none" w:sz="0" w:space="0" w:color="auto"/>
        <w:right w:val="none" w:sz="0" w:space="0" w:color="auto"/>
      </w:divBdr>
    </w:div>
    <w:div w:id="311720802">
      <w:marLeft w:val="640"/>
      <w:marRight w:val="0"/>
      <w:marTop w:val="0"/>
      <w:marBottom w:val="0"/>
      <w:divBdr>
        <w:top w:val="none" w:sz="0" w:space="0" w:color="auto"/>
        <w:left w:val="none" w:sz="0" w:space="0" w:color="auto"/>
        <w:bottom w:val="none" w:sz="0" w:space="0" w:color="auto"/>
        <w:right w:val="none" w:sz="0" w:space="0" w:color="auto"/>
      </w:divBdr>
    </w:div>
    <w:div w:id="311836265">
      <w:marLeft w:val="640"/>
      <w:marRight w:val="0"/>
      <w:marTop w:val="0"/>
      <w:marBottom w:val="0"/>
      <w:divBdr>
        <w:top w:val="none" w:sz="0" w:space="0" w:color="auto"/>
        <w:left w:val="none" w:sz="0" w:space="0" w:color="auto"/>
        <w:bottom w:val="none" w:sz="0" w:space="0" w:color="auto"/>
        <w:right w:val="none" w:sz="0" w:space="0" w:color="auto"/>
      </w:divBdr>
    </w:div>
    <w:div w:id="311905701">
      <w:marLeft w:val="640"/>
      <w:marRight w:val="0"/>
      <w:marTop w:val="0"/>
      <w:marBottom w:val="0"/>
      <w:divBdr>
        <w:top w:val="none" w:sz="0" w:space="0" w:color="auto"/>
        <w:left w:val="none" w:sz="0" w:space="0" w:color="auto"/>
        <w:bottom w:val="none" w:sz="0" w:space="0" w:color="auto"/>
        <w:right w:val="none" w:sz="0" w:space="0" w:color="auto"/>
      </w:divBdr>
    </w:div>
    <w:div w:id="311906576">
      <w:marLeft w:val="640"/>
      <w:marRight w:val="0"/>
      <w:marTop w:val="0"/>
      <w:marBottom w:val="0"/>
      <w:divBdr>
        <w:top w:val="none" w:sz="0" w:space="0" w:color="auto"/>
        <w:left w:val="none" w:sz="0" w:space="0" w:color="auto"/>
        <w:bottom w:val="none" w:sz="0" w:space="0" w:color="auto"/>
        <w:right w:val="none" w:sz="0" w:space="0" w:color="auto"/>
      </w:divBdr>
    </w:div>
    <w:div w:id="311907773">
      <w:marLeft w:val="640"/>
      <w:marRight w:val="0"/>
      <w:marTop w:val="0"/>
      <w:marBottom w:val="0"/>
      <w:divBdr>
        <w:top w:val="none" w:sz="0" w:space="0" w:color="auto"/>
        <w:left w:val="none" w:sz="0" w:space="0" w:color="auto"/>
        <w:bottom w:val="none" w:sz="0" w:space="0" w:color="auto"/>
        <w:right w:val="none" w:sz="0" w:space="0" w:color="auto"/>
      </w:divBdr>
    </w:div>
    <w:div w:id="311909243">
      <w:marLeft w:val="640"/>
      <w:marRight w:val="0"/>
      <w:marTop w:val="0"/>
      <w:marBottom w:val="0"/>
      <w:divBdr>
        <w:top w:val="none" w:sz="0" w:space="0" w:color="auto"/>
        <w:left w:val="none" w:sz="0" w:space="0" w:color="auto"/>
        <w:bottom w:val="none" w:sz="0" w:space="0" w:color="auto"/>
        <w:right w:val="none" w:sz="0" w:space="0" w:color="auto"/>
      </w:divBdr>
    </w:div>
    <w:div w:id="311911777">
      <w:marLeft w:val="640"/>
      <w:marRight w:val="0"/>
      <w:marTop w:val="0"/>
      <w:marBottom w:val="0"/>
      <w:divBdr>
        <w:top w:val="none" w:sz="0" w:space="0" w:color="auto"/>
        <w:left w:val="none" w:sz="0" w:space="0" w:color="auto"/>
        <w:bottom w:val="none" w:sz="0" w:space="0" w:color="auto"/>
        <w:right w:val="none" w:sz="0" w:space="0" w:color="auto"/>
      </w:divBdr>
    </w:div>
    <w:div w:id="311913825">
      <w:marLeft w:val="640"/>
      <w:marRight w:val="0"/>
      <w:marTop w:val="0"/>
      <w:marBottom w:val="0"/>
      <w:divBdr>
        <w:top w:val="none" w:sz="0" w:space="0" w:color="auto"/>
        <w:left w:val="none" w:sz="0" w:space="0" w:color="auto"/>
        <w:bottom w:val="none" w:sz="0" w:space="0" w:color="auto"/>
        <w:right w:val="none" w:sz="0" w:space="0" w:color="auto"/>
      </w:divBdr>
    </w:div>
    <w:div w:id="311952152">
      <w:marLeft w:val="640"/>
      <w:marRight w:val="0"/>
      <w:marTop w:val="0"/>
      <w:marBottom w:val="0"/>
      <w:divBdr>
        <w:top w:val="none" w:sz="0" w:space="0" w:color="auto"/>
        <w:left w:val="none" w:sz="0" w:space="0" w:color="auto"/>
        <w:bottom w:val="none" w:sz="0" w:space="0" w:color="auto"/>
        <w:right w:val="none" w:sz="0" w:space="0" w:color="auto"/>
      </w:divBdr>
    </w:div>
    <w:div w:id="311954262">
      <w:marLeft w:val="640"/>
      <w:marRight w:val="0"/>
      <w:marTop w:val="0"/>
      <w:marBottom w:val="0"/>
      <w:divBdr>
        <w:top w:val="none" w:sz="0" w:space="0" w:color="auto"/>
        <w:left w:val="none" w:sz="0" w:space="0" w:color="auto"/>
        <w:bottom w:val="none" w:sz="0" w:space="0" w:color="auto"/>
        <w:right w:val="none" w:sz="0" w:space="0" w:color="auto"/>
      </w:divBdr>
    </w:div>
    <w:div w:id="312029824">
      <w:marLeft w:val="640"/>
      <w:marRight w:val="0"/>
      <w:marTop w:val="0"/>
      <w:marBottom w:val="0"/>
      <w:divBdr>
        <w:top w:val="none" w:sz="0" w:space="0" w:color="auto"/>
        <w:left w:val="none" w:sz="0" w:space="0" w:color="auto"/>
        <w:bottom w:val="none" w:sz="0" w:space="0" w:color="auto"/>
        <w:right w:val="none" w:sz="0" w:space="0" w:color="auto"/>
      </w:divBdr>
    </w:div>
    <w:div w:id="312177167">
      <w:marLeft w:val="640"/>
      <w:marRight w:val="0"/>
      <w:marTop w:val="0"/>
      <w:marBottom w:val="0"/>
      <w:divBdr>
        <w:top w:val="none" w:sz="0" w:space="0" w:color="auto"/>
        <w:left w:val="none" w:sz="0" w:space="0" w:color="auto"/>
        <w:bottom w:val="none" w:sz="0" w:space="0" w:color="auto"/>
        <w:right w:val="none" w:sz="0" w:space="0" w:color="auto"/>
      </w:divBdr>
    </w:div>
    <w:div w:id="312177864">
      <w:marLeft w:val="640"/>
      <w:marRight w:val="0"/>
      <w:marTop w:val="0"/>
      <w:marBottom w:val="0"/>
      <w:divBdr>
        <w:top w:val="none" w:sz="0" w:space="0" w:color="auto"/>
        <w:left w:val="none" w:sz="0" w:space="0" w:color="auto"/>
        <w:bottom w:val="none" w:sz="0" w:space="0" w:color="auto"/>
        <w:right w:val="none" w:sz="0" w:space="0" w:color="auto"/>
      </w:divBdr>
    </w:div>
    <w:div w:id="312221797">
      <w:marLeft w:val="640"/>
      <w:marRight w:val="0"/>
      <w:marTop w:val="0"/>
      <w:marBottom w:val="0"/>
      <w:divBdr>
        <w:top w:val="none" w:sz="0" w:space="0" w:color="auto"/>
        <w:left w:val="none" w:sz="0" w:space="0" w:color="auto"/>
        <w:bottom w:val="none" w:sz="0" w:space="0" w:color="auto"/>
        <w:right w:val="none" w:sz="0" w:space="0" w:color="auto"/>
      </w:divBdr>
    </w:div>
    <w:div w:id="312292486">
      <w:marLeft w:val="640"/>
      <w:marRight w:val="0"/>
      <w:marTop w:val="0"/>
      <w:marBottom w:val="0"/>
      <w:divBdr>
        <w:top w:val="none" w:sz="0" w:space="0" w:color="auto"/>
        <w:left w:val="none" w:sz="0" w:space="0" w:color="auto"/>
        <w:bottom w:val="none" w:sz="0" w:space="0" w:color="auto"/>
        <w:right w:val="none" w:sz="0" w:space="0" w:color="auto"/>
      </w:divBdr>
    </w:div>
    <w:div w:id="312300208">
      <w:marLeft w:val="640"/>
      <w:marRight w:val="0"/>
      <w:marTop w:val="0"/>
      <w:marBottom w:val="0"/>
      <w:divBdr>
        <w:top w:val="none" w:sz="0" w:space="0" w:color="auto"/>
        <w:left w:val="none" w:sz="0" w:space="0" w:color="auto"/>
        <w:bottom w:val="none" w:sz="0" w:space="0" w:color="auto"/>
        <w:right w:val="none" w:sz="0" w:space="0" w:color="auto"/>
      </w:divBdr>
    </w:div>
    <w:div w:id="312301299">
      <w:marLeft w:val="640"/>
      <w:marRight w:val="0"/>
      <w:marTop w:val="0"/>
      <w:marBottom w:val="0"/>
      <w:divBdr>
        <w:top w:val="none" w:sz="0" w:space="0" w:color="auto"/>
        <w:left w:val="none" w:sz="0" w:space="0" w:color="auto"/>
        <w:bottom w:val="none" w:sz="0" w:space="0" w:color="auto"/>
        <w:right w:val="none" w:sz="0" w:space="0" w:color="auto"/>
      </w:divBdr>
    </w:div>
    <w:div w:id="312368236">
      <w:marLeft w:val="640"/>
      <w:marRight w:val="0"/>
      <w:marTop w:val="0"/>
      <w:marBottom w:val="0"/>
      <w:divBdr>
        <w:top w:val="none" w:sz="0" w:space="0" w:color="auto"/>
        <w:left w:val="none" w:sz="0" w:space="0" w:color="auto"/>
        <w:bottom w:val="none" w:sz="0" w:space="0" w:color="auto"/>
        <w:right w:val="none" w:sz="0" w:space="0" w:color="auto"/>
      </w:divBdr>
    </w:div>
    <w:div w:id="312374908">
      <w:marLeft w:val="640"/>
      <w:marRight w:val="0"/>
      <w:marTop w:val="0"/>
      <w:marBottom w:val="0"/>
      <w:divBdr>
        <w:top w:val="none" w:sz="0" w:space="0" w:color="auto"/>
        <w:left w:val="none" w:sz="0" w:space="0" w:color="auto"/>
        <w:bottom w:val="none" w:sz="0" w:space="0" w:color="auto"/>
        <w:right w:val="none" w:sz="0" w:space="0" w:color="auto"/>
      </w:divBdr>
    </w:div>
    <w:div w:id="312413635">
      <w:marLeft w:val="640"/>
      <w:marRight w:val="0"/>
      <w:marTop w:val="0"/>
      <w:marBottom w:val="0"/>
      <w:divBdr>
        <w:top w:val="none" w:sz="0" w:space="0" w:color="auto"/>
        <w:left w:val="none" w:sz="0" w:space="0" w:color="auto"/>
        <w:bottom w:val="none" w:sz="0" w:space="0" w:color="auto"/>
        <w:right w:val="none" w:sz="0" w:space="0" w:color="auto"/>
      </w:divBdr>
    </w:div>
    <w:div w:id="312490042">
      <w:marLeft w:val="640"/>
      <w:marRight w:val="0"/>
      <w:marTop w:val="0"/>
      <w:marBottom w:val="0"/>
      <w:divBdr>
        <w:top w:val="none" w:sz="0" w:space="0" w:color="auto"/>
        <w:left w:val="none" w:sz="0" w:space="0" w:color="auto"/>
        <w:bottom w:val="none" w:sz="0" w:space="0" w:color="auto"/>
        <w:right w:val="none" w:sz="0" w:space="0" w:color="auto"/>
      </w:divBdr>
    </w:div>
    <w:div w:id="312492333">
      <w:marLeft w:val="640"/>
      <w:marRight w:val="0"/>
      <w:marTop w:val="0"/>
      <w:marBottom w:val="0"/>
      <w:divBdr>
        <w:top w:val="none" w:sz="0" w:space="0" w:color="auto"/>
        <w:left w:val="none" w:sz="0" w:space="0" w:color="auto"/>
        <w:bottom w:val="none" w:sz="0" w:space="0" w:color="auto"/>
        <w:right w:val="none" w:sz="0" w:space="0" w:color="auto"/>
      </w:divBdr>
    </w:div>
    <w:div w:id="312638101">
      <w:marLeft w:val="640"/>
      <w:marRight w:val="0"/>
      <w:marTop w:val="0"/>
      <w:marBottom w:val="0"/>
      <w:divBdr>
        <w:top w:val="none" w:sz="0" w:space="0" w:color="auto"/>
        <w:left w:val="none" w:sz="0" w:space="0" w:color="auto"/>
        <w:bottom w:val="none" w:sz="0" w:space="0" w:color="auto"/>
        <w:right w:val="none" w:sz="0" w:space="0" w:color="auto"/>
      </w:divBdr>
    </w:div>
    <w:div w:id="312638931">
      <w:marLeft w:val="640"/>
      <w:marRight w:val="0"/>
      <w:marTop w:val="0"/>
      <w:marBottom w:val="0"/>
      <w:divBdr>
        <w:top w:val="none" w:sz="0" w:space="0" w:color="auto"/>
        <w:left w:val="none" w:sz="0" w:space="0" w:color="auto"/>
        <w:bottom w:val="none" w:sz="0" w:space="0" w:color="auto"/>
        <w:right w:val="none" w:sz="0" w:space="0" w:color="auto"/>
      </w:divBdr>
    </w:div>
    <w:div w:id="312638941">
      <w:marLeft w:val="640"/>
      <w:marRight w:val="0"/>
      <w:marTop w:val="0"/>
      <w:marBottom w:val="0"/>
      <w:divBdr>
        <w:top w:val="none" w:sz="0" w:space="0" w:color="auto"/>
        <w:left w:val="none" w:sz="0" w:space="0" w:color="auto"/>
        <w:bottom w:val="none" w:sz="0" w:space="0" w:color="auto"/>
        <w:right w:val="none" w:sz="0" w:space="0" w:color="auto"/>
      </w:divBdr>
    </w:div>
    <w:div w:id="312682323">
      <w:marLeft w:val="640"/>
      <w:marRight w:val="0"/>
      <w:marTop w:val="0"/>
      <w:marBottom w:val="0"/>
      <w:divBdr>
        <w:top w:val="none" w:sz="0" w:space="0" w:color="auto"/>
        <w:left w:val="none" w:sz="0" w:space="0" w:color="auto"/>
        <w:bottom w:val="none" w:sz="0" w:space="0" w:color="auto"/>
        <w:right w:val="none" w:sz="0" w:space="0" w:color="auto"/>
      </w:divBdr>
    </w:div>
    <w:div w:id="312685568">
      <w:marLeft w:val="640"/>
      <w:marRight w:val="0"/>
      <w:marTop w:val="0"/>
      <w:marBottom w:val="0"/>
      <w:divBdr>
        <w:top w:val="none" w:sz="0" w:space="0" w:color="auto"/>
        <w:left w:val="none" w:sz="0" w:space="0" w:color="auto"/>
        <w:bottom w:val="none" w:sz="0" w:space="0" w:color="auto"/>
        <w:right w:val="none" w:sz="0" w:space="0" w:color="auto"/>
      </w:divBdr>
    </w:div>
    <w:div w:id="312763337">
      <w:marLeft w:val="640"/>
      <w:marRight w:val="0"/>
      <w:marTop w:val="0"/>
      <w:marBottom w:val="0"/>
      <w:divBdr>
        <w:top w:val="none" w:sz="0" w:space="0" w:color="auto"/>
        <w:left w:val="none" w:sz="0" w:space="0" w:color="auto"/>
        <w:bottom w:val="none" w:sz="0" w:space="0" w:color="auto"/>
        <w:right w:val="none" w:sz="0" w:space="0" w:color="auto"/>
      </w:divBdr>
    </w:div>
    <w:div w:id="312875121">
      <w:marLeft w:val="640"/>
      <w:marRight w:val="0"/>
      <w:marTop w:val="0"/>
      <w:marBottom w:val="0"/>
      <w:divBdr>
        <w:top w:val="none" w:sz="0" w:space="0" w:color="auto"/>
        <w:left w:val="none" w:sz="0" w:space="0" w:color="auto"/>
        <w:bottom w:val="none" w:sz="0" w:space="0" w:color="auto"/>
        <w:right w:val="none" w:sz="0" w:space="0" w:color="auto"/>
      </w:divBdr>
    </w:div>
    <w:div w:id="312880562">
      <w:marLeft w:val="640"/>
      <w:marRight w:val="0"/>
      <w:marTop w:val="0"/>
      <w:marBottom w:val="0"/>
      <w:divBdr>
        <w:top w:val="none" w:sz="0" w:space="0" w:color="auto"/>
        <w:left w:val="none" w:sz="0" w:space="0" w:color="auto"/>
        <w:bottom w:val="none" w:sz="0" w:space="0" w:color="auto"/>
        <w:right w:val="none" w:sz="0" w:space="0" w:color="auto"/>
      </w:divBdr>
    </w:div>
    <w:div w:id="313024637">
      <w:marLeft w:val="640"/>
      <w:marRight w:val="0"/>
      <w:marTop w:val="0"/>
      <w:marBottom w:val="0"/>
      <w:divBdr>
        <w:top w:val="none" w:sz="0" w:space="0" w:color="auto"/>
        <w:left w:val="none" w:sz="0" w:space="0" w:color="auto"/>
        <w:bottom w:val="none" w:sz="0" w:space="0" w:color="auto"/>
        <w:right w:val="none" w:sz="0" w:space="0" w:color="auto"/>
      </w:divBdr>
    </w:div>
    <w:div w:id="313068614">
      <w:marLeft w:val="640"/>
      <w:marRight w:val="0"/>
      <w:marTop w:val="0"/>
      <w:marBottom w:val="0"/>
      <w:divBdr>
        <w:top w:val="none" w:sz="0" w:space="0" w:color="auto"/>
        <w:left w:val="none" w:sz="0" w:space="0" w:color="auto"/>
        <w:bottom w:val="none" w:sz="0" w:space="0" w:color="auto"/>
        <w:right w:val="none" w:sz="0" w:space="0" w:color="auto"/>
      </w:divBdr>
    </w:div>
    <w:div w:id="313068653">
      <w:marLeft w:val="640"/>
      <w:marRight w:val="0"/>
      <w:marTop w:val="0"/>
      <w:marBottom w:val="0"/>
      <w:divBdr>
        <w:top w:val="none" w:sz="0" w:space="0" w:color="auto"/>
        <w:left w:val="none" w:sz="0" w:space="0" w:color="auto"/>
        <w:bottom w:val="none" w:sz="0" w:space="0" w:color="auto"/>
        <w:right w:val="none" w:sz="0" w:space="0" w:color="auto"/>
      </w:divBdr>
    </w:div>
    <w:div w:id="313071567">
      <w:marLeft w:val="640"/>
      <w:marRight w:val="0"/>
      <w:marTop w:val="0"/>
      <w:marBottom w:val="0"/>
      <w:divBdr>
        <w:top w:val="none" w:sz="0" w:space="0" w:color="auto"/>
        <w:left w:val="none" w:sz="0" w:space="0" w:color="auto"/>
        <w:bottom w:val="none" w:sz="0" w:space="0" w:color="auto"/>
        <w:right w:val="none" w:sz="0" w:space="0" w:color="auto"/>
      </w:divBdr>
    </w:div>
    <w:div w:id="313142918">
      <w:marLeft w:val="640"/>
      <w:marRight w:val="0"/>
      <w:marTop w:val="0"/>
      <w:marBottom w:val="0"/>
      <w:divBdr>
        <w:top w:val="none" w:sz="0" w:space="0" w:color="auto"/>
        <w:left w:val="none" w:sz="0" w:space="0" w:color="auto"/>
        <w:bottom w:val="none" w:sz="0" w:space="0" w:color="auto"/>
        <w:right w:val="none" w:sz="0" w:space="0" w:color="auto"/>
      </w:divBdr>
    </w:div>
    <w:div w:id="313293021">
      <w:marLeft w:val="640"/>
      <w:marRight w:val="0"/>
      <w:marTop w:val="0"/>
      <w:marBottom w:val="0"/>
      <w:divBdr>
        <w:top w:val="none" w:sz="0" w:space="0" w:color="auto"/>
        <w:left w:val="none" w:sz="0" w:space="0" w:color="auto"/>
        <w:bottom w:val="none" w:sz="0" w:space="0" w:color="auto"/>
        <w:right w:val="none" w:sz="0" w:space="0" w:color="auto"/>
      </w:divBdr>
    </w:div>
    <w:div w:id="313336928">
      <w:marLeft w:val="640"/>
      <w:marRight w:val="0"/>
      <w:marTop w:val="0"/>
      <w:marBottom w:val="0"/>
      <w:divBdr>
        <w:top w:val="none" w:sz="0" w:space="0" w:color="auto"/>
        <w:left w:val="none" w:sz="0" w:space="0" w:color="auto"/>
        <w:bottom w:val="none" w:sz="0" w:space="0" w:color="auto"/>
        <w:right w:val="none" w:sz="0" w:space="0" w:color="auto"/>
      </w:divBdr>
    </w:div>
    <w:div w:id="313459497">
      <w:marLeft w:val="640"/>
      <w:marRight w:val="0"/>
      <w:marTop w:val="0"/>
      <w:marBottom w:val="0"/>
      <w:divBdr>
        <w:top w:val="none" w:sz="0" w:space="0" w:color="auto"/>
        <w:left w:val="none" w:sz="0" w:space="0" w:color="auto"/>
        <w:bottom w:val="none" w:sz="0" w:space="0" w:color="auto"/>
        <w:right w:val="none" w:sz="0" w:space="0" w:color="auto"/>
      </w:divBdr>
    </w:div>
    <w:div w:id="313530693">
      <w:marLeft w:val="640"/>
      <w:marRight w:val="0"/>
      <w:marTop w:val="0"/>
      <w:marBottom w:val="0"/>
      <w:divBdr>
        <w:top w:val="none" w:sz="0" w:space="0" w:color="auto"/>
        <w:left w:val="none" w:sz="0" w:space="0" w:color="auto"/>
        <w:bottom w:val="none" w:sz="0" w:space="0" w:color="auto"/>
        <w:right w:val="none" w:sz="0" w:space="0" w:color="auto"/>
      </w:divBdr>
    </w:div>
    <w:div w:id="313532889">
      <w:marLeft w:val="640"/>
      <w:marRight w:val="0"/>
      <w:marTop w:val="0"/>
      <w:marBottom w:val="0"/>
      <w:divBdr>
        <w:top w:val="none" w:sz="0" w:space="0" w:color="auto"/>
        <w:left w:val="none" w:sz="0" w:space="0" w:color="auto"/>
        <w:bottom w:val="none" w:sz="0" w:space="0" w:color="auto"/>
        <w:right w:val="none" w:sz="0" w:space="0" w:color="auto"/>
      </w:divBdr>
    </w:div>
    <w:div w:id="313535538">
      <w:marLeft w:val="640"/>
      <w:marRight w:val="0"/>
      <w:marTop w:val="0"/>
      <w:marBottom w:val="0"/>
      <w:divBdr>
        <w:top w:val="none" w:sz="0" w:space="0" w:color="auto"/>
        <w:left w:val="none" w:sz="0" w:space="0" w:color="auto"/>
        <w:bottom w:val="none" w:sz="0" w:space="0" w:color="auto"/>
        <w:right w:val="none" w:sz="0" w:space="0" w:color="auto"/>
      </w:divBdr>
    </w:div>
    <w:div w:id="313605163">
      <w:marLeft w:val="640"/>
      <w:marRight w:val="0"/>
      <w:marTop w:val="0"/>
      <w:marBottom w:val="0"/>
      <w:divBdr>
        <w:top w:val="none" w:sz="0" w:space="0" w:color="auto"/>
        <w:left w:val="none" w:sz="0" w:space="0" w:color="auto"/>
        <w:bottom w:val="none" w:sz="0" w:space="0" w:color="auto"/>
        <w:right w:val="none" w:sz="0" w:space="0" w:color="auto"/>
      </w:divBdr>
    </w:div>
    <w:div w:id="313610565">
      <w:marLeft w:val="640"/>
      <w:marRight w:val="0"/>
      <w:marTop w:val="0"/>
      <w:marBottom w:val="0"/>
      <w:divBdr>
        <w:top w:val="none" w:sz="0" w:space="0" w:color="auto"/>
        <w:left w:val="none" w:sz="0" w:space="0" w:color="auto"/>
        <w:bottom w:val="none" w:sz="0" w:space="0" w:color="auto"/>
        <w:right w:val="none" w:sz="0" w:space="0" w:color="auto"/>
      </w:divBdr>
    </w:div>
    <w:div w:id="313728352">
      <w:marLeft w:val="640"/>
      <w:marRight w:val="0"/>
      <w:marTop w:val="0"/>
      <w:marBottom w:val="0"/>
      <w:divBdr>
        <w:top w:val="none" w:sz="0" w:space="0" w:color="auto"/>
        <w:left w:val="none" w:sz="0" w:space="0" w:color="auto"/>
        <w:bottom w:val="none" w:sz="0" w:space="0" w:color="auto"/>
        <w:right w:val="none" w:sz="0" w:space="0" w:color="auto"/>
      </w:divBdr>
    </w:div>
    <w:div w:id="313730045">
      <w:marLeft w:val="640"/>
      <w:marRight w:val="0"/>
      <w:marTop w:val="0"/>
      <w:marBottom w:val="0"/>
      <w:divBdr>
        <w:top w:val="none" w:sz="0" w:space="0" w:color="auto"/>
        <w:left w:val="none" w:sz="0" w:space="0" w:color="auto"/>
        <w:bottom w:val="none" w:sz="0" w:space="0" w:color="auto"/>
        <w:right w:val="none" w:sz="0" w:space="0" w:color="auto"/>
      </w:divBdr>
    </w:div>
    <w:div w:id="313795864">
      <w:marLeft w:val="640"/>
      <w:marRight w:val="0"/>
      <w:marTop w:val="0"/>
      <w:marBottom w:val="0"/>
      <w:divBdr>
        <w:top w:val="none" w:sz="0" w:space="0" w:color="auto"/>
        <w:left w:val="none" w:sz="0" w:space="0" w:color="auto"/>
        <w:bottom w:val="none" w:sz="0" w:space="0" w:color="auto"/>
        <w:right w:val="none" w:sz="0" w:space="0" w:color="auto"/>
      </w:divBdr>
    </w:div>
    <w:div w:id="313874143">
      <w:marLeft w:val="640"/>
      <w:marRight w:val="0"/>
      <w:marTop w:val="0"/>
      <w:marBottom w:val="0"/>
      <w:divBdr>
        <w:top w:val="none" w:sz="0" w:space="0" w:color="auto"/>
        <w:left w:val="none" w:sz="0" w:space="0" w:color="auto"/>
        <w:bottom w:val="none" w:sz="0" w:space="0" w:color="auto"/>
        <w:right w:val="none" w:sz="0" w:space="0" w:color="auto"/>
      </w:divBdr>
    </w:div>
    <w:div w:id="313947888">
      <w:marLeft w:val="640"/>
      <w:marRight w:val="0"/>
      <w:marTop w:val="0"/>
      <w:marBottom w:val="0"/>
      <w:divBdr>
        <w:top w:val="none" w:sz="0" w:space="0" w:color="auto"/>
        <w:left w:val="none" w:sz="0" w:space="0" w:color="auto"/>
        <w:bottom w:val="none" w:sz="0" w:space="0" w:color="auto"/>
        <w:right w:val="none" w:sz="0" w:space="0" w:color="auto"/>
      </w:divBdr>
    </w:div>
    <w:div w:id="313992505">
      <w:marLeft w:val="640"/>
      <w:marRight w:val="0"/>
      <w:marTop w:val="0"/>
      <w:marBottom w:val="0"/>
      <w:divBdr>
        <w:top w:val="none" w:sz="0" w:space="0" w:color="auto"/>
        <w:left w:val="none" w:sz="0" w:space="0" w:color="auto"/>
        <w:bottom w:val="none" w:sz="0" w:space="0" w:color="auto"/>
        <w:right w:val="none" w:sz="0" w:space="0" w:color="auto"/>
      </w:divBdr>
    </w:div>
    <w:div w:id="313997183">
      <w:marLeft w:val="640"/>
      <w:marRight w:val="0"/>
      <w:marTop w:val="0"/>
      <w:marBottom w:val="0"/>
      <w:divBdr>
        <w:top w:val="none" w:sz="0" w:space="0" w:color="auto"/>
        <w:left w:val="none" w:sz="0" w:space="0" w:color="auto"/>
        <w:bottom w:val="none" w:sz="0" w:space="0" w:color="auto"/>
        <w:right w:val="none" w:sz="0" w:space="0" w:color="auto"/>
      </w:divBdr>
    </w:div>
    <w:div w:id="314140588">
      <w:marLeft w:val="640"/>
      <w:marRight w:val="0"/>
      <w:marTop w:val="0"/>
      <w:marBottom w:val="0"/>
      <w:divBdr>
        <w:top w:val="none" w:sz="0" w:space="0" w:color="auto"/>
        <w:left w:val="none" w:sz="0" w:space="0" w:color="auto"/>
        <w:bottom w:val="none" w:sz="0" w:space="0" w:color="auto"/>
        <w:right w:val="none" w:sz="0" w:space="0" w:color="auto"/>
      </w:divBdr>
    </w:div>
    <w:div w:id="314257861">
      <w:marLeft w:val="640"/>
      <w:marRight w:val="0"/>
      <w:marTop w:val="0"/>
      <w:marBottom w:val="0"/>
      <w:divBdr>
        <w:top w:val="none" w:sz="0" w:space="0" w:color="auto"/>
        <w:left w:val="none" w:sz="0" w:space="0" w:color="auto"/>
        <w:bottom w:val="none" w:sz="0" w:space="0" w:color="auto"/>
        <w:right w:val="none" w:sz="0" w:space="0" w:color="auto"/>
      </w:divBdr>
    </w:div>
    <w:div w:id="314258655">
      <w:marLeft w:val="640"/>
      <w:marRight w:val="0"/>
      <w:marTop w:val="0"/>
      <w:marBottom w:val="0"/>
      <w:divBdr>
        <w:top w:val="none" w:sz="0" w:space="0" w:color="auto"/>
        <w:left w:val="none" w:sz="0" w:space="0" w:color="auto"/>
        <w:bottom w:val="none" w:sz="0" w:space="0" w:color="auto"/>
        <w:right w:val="none" w:sz="0" w:space="0" w:color="auto"/>
      </w:divBdr>
    </w:div>
    <w:div w:id="314340684">
      <w:marLeft w:val="640"/>
      <w:marRight w:val="0"/>
      <w:marTop w:val="0"/>
      <w:marBottom w:val="0"/>
      <w:divBdr>
        <w:top w:val="none" w:sz="0" w:space="0" w:color="auto"/>
        <w:left w:val="none" w:sz="0" w:space="0" w:color="auto"/>
        <w:bottom w:val="none" w:sz="0" w:space="0" w:color="auto"/>
        <w:right w:val="none" w:sz="0" w:space="0" w:color="auto"/>
      </w:divBdr>
    </w:div>
    <w:div w:id="314341766">
      <w:marLeft w:val="640"/>
      <w:marRight w:val="0"/>
      <w:marTop w:val="0"/>
      <w:marBottom w:val="0"/>
      <w:divBdr>
        <w:top w:val="none" w:sz="0" w:space="0" w:color="auto"/>
        <w:left w:val="none" w:sz="0" w:space="0" w:color="auto"/>
        <w:bottom w:val="none" w:sz="0" w:space="0" w:color="auto"/>
        <w:right w:val="none" w:sz="0" w:space="0" w:color="auto"/>
      </w:divBdr>
    </w:div>
    <w:div w:id="314379023">
      <w:marLeft w:val="640"/>
      <w:marRight w:val="0"/>
      <w:marTop w:val="0"/>
      <w:marBottom w:val="0"/>
      <w:divBdr>
        <w:top w:val="none" w:sz="0" w:space="0" w:color="auto"/>
        <w:left w:val="none" w:sz="0" w:space="0" w:color="auto"/>
        <w:bottom w:val="none" w:sz="0" w:space="0" w:color="auto"/>
        <w:right w:val="none" w:sz="0" w:space="0" w:color="auto"/>
      </w:divBdr>
    </w:div>
    <w:div w:id="314385115">
      <w:marLeft w:val="640"/>
      <w:marRight w:val="0"/>
      <w:marTop w:val="0"/>
      <w:marBottom w:val="0"/>
      <w:divBdr>
        <w:top w:val="none" w:sz="0" w:space="0" w:color="auto"/>
        <w:left w:val="none" w:sz="0" w:space="0" w:color="auto"/>
        <w:bottom w:val="none" w:sz="0" w:space="0" w:color="auto"/>
        <w:right w:val="none" w:sz="0" w:space="0" w:color="auto"/>
      </w:divBdr>
    </w:div>
    <w:div w:id="314533330">
      <w:marLeft w:val="640"/>
      <w:marRight w:val="0"/>
      <w:marTop w:val="0"/>
      <w:marBottom w:val="0"/>
      <w:divBdr>
        <w:top w:val="none" w:sz="0" w:space="0" w:color="auto"/>
        <w:left w:val="none" w:sz="0" w:space="0" w:color="auto"/>
        <w:bottom w:val="none" w:sz="0" w:space="0" w:color="auto"/>
        <w:right w:val="none" w:sz="0" w:space="0" w:color="auto"/>
      </w:divBdr>
    </w:div>
    <w:div w:id="314574765">
      <w:marLeft w:val="640"/>
      <w:marRight w:val="0"/>
      <w:marTop w:val="0"/>
      <w:marBottom w:val="0"/>
      <w:divBdr>
        <w:top w:val="none" w:sz="0" w:space="0" w:color="auto"/>
        <w:left w:val="none" w:sz="0" w:space="0" w:color="auto"/>
        <w:bottom w:val="none" w:sz="0" w:space="0" w:color="auto"/>
        <w:right w:val="none" w:sz="0" w:space="0" w:color="auto"/>
      </w:divBdr>
    </w:div>
    <w:div w:id="314648721">
      <w:marLeft w:val="640"/>
      <w:marRight w:val="0"/>
      <w:marTop w:val="0"/>
      <w:marBottom w:val="0"/>
      <w:divBdr>
        <w:top w:val="none" w:sz="0" w:space="0" w:color="auto"/>
        <w:left w:val="none" w:sz="0" w:space="0" w:color="auto"/>
        <w:bottom w:val="none" w:sz="0" w:space="0" w:color="auto"/>
        <w:right w:val="none" w:sz="0" w:space="0" w:color="auto"/>
      </w:divBdr>
    </w:div>
    <w:div w:id="314649583">
      <w:marLeft w:val="640"/>
      <w:marRight w:val="0"/>
      <w:marTop w:val="0"/>
      <w:marBottom w:val="0"/>
      <w:divBdr>
        <w:top w:val="none" w:sz="0" w:space="0" w:color="auto"/>
        <w:left w:val="none" w:sz="0" w:space="0" w:color="auto"/>
        <w:bottom w:val="none" w:sz="0" w:space="0" w:color="auto"/>
        <w:right w:val="none" w:sz="0" w:space="0" w:color="auto"/>
      </w:divBdr>
    </w:div>
    <w:div w:id="314770810">
      <w:marLeft w:val="640"/>
      <w:marRight w:val="0"/>
      <w:marTop w:val="0"/>
      <w:marBottom w:val="0"/>
      <w:divBdr>
        <w:top w:val="none" w:sz="0" w:space="0" w:color="auto"/>
        <w:left w:val="none" w:sz="0" w:space="0" w:color="auto"/>
        <w:bottom w:val="none" w:sz="0" w:space="0" w:color="auto"/>
        <w:right w:val="none" w:sz="0" w:space="0" w:color="auto"/>
      </w:divBdr>
    </w:div>
    <w:div w:id="314797750">
      <w:marLeft w:val="640"/>
      <w:marRight w:val="0"/>
      <w:marTop w:val="0"/>
      <w:marBottom w:val="0"/>
      <w:divBdr>
        <w:top w:val="none" w:sz="0" w:space="0" w:color="auto"/>
        <w:left w:val="none" w:sz="0" w:space="0" w:color="auto"/>
        <w:bottom w:val="none" w:sz="0" w:space="0" w:color="auto"/>
        <w:right w:val="none" w:sz="0" w:space="0" w:color="auto"/>
      </w:divBdr>
    </w:div>
    <w:div w:id="314913860">
      <w:marLeft w:val="640"/>
      <w:marRight w:val="0"/>
      <w:marTop w:val="0"/>
      <w:marBottom w:val="0"/>
      <w:divBdr>
        <w:top w:val="none" w:sz="0" w:space="0" w:color="auto"/>
        <w:left w:val="none" w:sz="0" w:space="0" w:color="auto"/>
        <w:bottom w:val="none" w:sz="0" w:space="0" w:color="auto"/>
        <w:right w:val="none" w:sz="0" w:space="0" w:color="auto"/>
      </w:divBdr>
    </w:div>
    <w:div w:id="314916919">
      <w:marLeft w:val="640"/>
      <w:marRight w:val="0"/>
      <w:marTop w:val="0"/>
      <w:marBottom w:val="0"/>
      <w:divBdr>
        <w:top w:val="none" w:sz="0" w:space="0" w:color="auto"/>
        <w:left w:val="none" w:sz="0" w:space="0" w:color="auto"/>
        <w:bottom w:val="none" w:sz="0" w:space="0" w:color="auto"/>
        <w:right w:val="none" w:sz="0" w:space="0" w:color="auto"/>
      </w:divBdr>
    </w:div>
    <w:div w:id="314988595">
      <w:marLeft w:val="640"/>
      <w:marRight w:val="0"/>
      <w:marTop w:val="0"/>
      <w:marBottom w:val="0"/>
      <w:divBdr>
        <w:top w:val="none" w:sz="0" w:space="0" w:color="auto"/>
        <w:left w:val="none" w:sz="0" w:space="0" w:color="auto"/>
        <w:bottom w:val="none" w:sz="0" w:space="0" w:color="auto"/>
        <w:right w:val="none" w:sz="0" w:space="0" w:color="auto"/>
      </w:divBdr>
    </w:div>
    <w:div w:id="315036496">
      <w:marLeft w:val="640"/>
      <w:marRight w:val="0"/>
      <w:marTop w:val="0"/>
      <w:marBottom w:val="0"/>
      <w:divBdr>
        <w:top w:val="none" w:sz="0" w:space="0" w:color="auto"/>
        <w:left w:val="none" w:sz="0" w:space="0" w:color="auto"/>
        <w:bottom w:val="none" w:sz="0" w:space="0" w:color="auto"/>
        <w:right w:val="none" w:sz="0" w:space="0" w:color="auto"/>
      </w:divBdr>
    </w:div>
    <w:div w:id="315038122">
      <w:marLeft w:val="640"/>
      <w:marRight w:val="0"/>
      <w:marTop w:val="0"/>
      <w:marBottom w:val="0"/>
      <w:divBdr>
        <w:top w:val="none" w:sz="0" w:space="0" w:color="auto"/>
        <w:left w:val="none" w:sz="0" w:space="0" w:color="auto"/>
        <w:bottom w:val="none" w:sz="0" w:space="0" w:color="auto"/>
        <w:right w:val="none" w:sz="0" w:space="0" w:color="auto"/>
      </w:divBdr>
    </w:div>
    <w:div w:id="315038165">
      <w:marLeft w:val="640"/>
      <w:marRight w:val="0"/>
      <w:marTop w:val="0"/>
      <w:marBottom w:val="0"/>
      <w:divBdr>
        <w:top w:val="none" w:sz="0" w:space="0" w:color="auto"/>
        <w:left w:val="none" w:sz="0" w:space="0" w:color="auto"/>
        <w:bottom w:val="none" w:sz="0" w:space="0" w:color="auto"/>
        <w:right w:val="none" w:sz="0" w:space="0" w:color="auto"/>
      </w:divBdr>
    </w:div>
    <w:div w:id="315040221">
      <w:marLeft w:val="640"/>
      <w:marRight w:val="0"/>
      <w:marTop w:val="0"/>
      <w:marBottom w:val="0"/>
      <w:divBdr>
        <w:top w:val="none" w:sz="0" w:space="0" w:color="auto"/>
        <w:left w:val="none" w:sz="0" w:space="0" w:color="auto"/>
        <w:bottom w:val="none" w:sz="0" w:space="0" w:color="auto"/>
        <w:right w:val="none" w:sz="0" w:space="0" w:color="auto"/>
      </w:divBdr>
    </w:div>
    <w:div w:id="315108964">
      <w:marLeft w:val="640"/>
      <w:marRight w:val="0"/>
      <w:marTop w:val="0"/>
      <w:marBottom w:val="0"/>
      <w:divBdr>
        <w:top w:val="none" w:sz="0" w:space="0" w:color="auto"/>
        <w:left w:val="none" w:sz="0" w:space="0" w:color="auto"/>
        <w:bottom w:val="none" w:sz="0" w:space="0" w:color="auto"/>
        <w:right w:val="none" w:sz="0" w:space="0" w:color="auto"/>
      </w:divBdr>
    </w:div>
    <w:div w:id="315111150">
      <w:marLeft w:val="640"/>
      <w:marRight w:val="0"/>
      <w:marTop w:val="0"/>
      <w:marBottom w:val="0"/>
      <w:divBdr>
        <w:top w:val="none" w:sz="0" w:space="0" w:color="auto"/>
        <w:left w:val="none" w:sz="0" w:space="0" w:color="auto"/>
        <w:bottom w:val="none" w:sz="0" w:space="0" w:color="auto"/>
        <w:right w:val="none" w:sz="0" w:space="0" w:color="auto"/>
      </w:divBdr>
    </w:div>
    <w:div w:id="315190706">
      <w:marLeft w:val="640"/>
      <w:marRight w:val="0"/>
      <w:marTop w:val="0"/>
      <w:marBottom w:val="0"/>
      <w:divBdr>
        <w:top w:val="none" w:sz="0" w:space="0" w:color="auto"/>
        <w:left w:val="none" w:sz="0" w:space="0" w:color="auto"/>
        <w:bottom w:val="none" w:sz="0" w:space="0" w:color="auto"/>
        <w:right w:val="none" w:sz="0" w:space="0" w:color="auto"/>
      </w:divBdr>
    </w:div>
    <w:div w:id="315233273">
      <w:marLeft w:val="640"/>
      <w:marRight w:val="0"/>
      <w:marTop w:val="0"/>
      <w:marBottom w:val="0"/>
      <w:divBdr>
        <w:top w:val="none" w:sz="0" w:space="0" w:color="auto"/>
        <w:left w:val="none" w:sz="0" w:space="0" w:color="auto"/>
        <w:bottom w:val="none" w:sz="0" w:space="0" w:color="auto"/>
        <w:right w:val="none" w:sz="0" w:space="0" w:color="auto"/>
      </w:divBdr>
    </w:div>
    <w:div w:id="315257194">
      <w:marLeft w:val="640"/>
      <w:marRight w:val="0"/>
      <w:marTop w:val="0"/>
      <w:marBottom w:val="0"/>
      <w:divBdr>
        <w:top w:val="none" w:sz="0" w:space="0" w:color="auto"/>
        <w:left w:val="none" w:sz="0" w:space="0" w:color="auto"/>
        <w:bottom w:val="none" w:sz="0" w:space="0" w:color="auto"/>
        <w:right w:val="none" w:sz="0" w:space="0" w:color="auto"/>
      </w:divBdr>
    </w:div>
    <w:div w:id="315305563">
      <w:marLeft w:val="640"/>
      <w:marRight w:val="0"/>
      <w:marTop w:val="0"/>
      <w:marBottom w:val="0"/>
      <w:divBdr>
        <w:top w:val="none" w:sz="0" w:space="0" w:color="auto"/>
        <w:left w:val="none" w:sz="0" w:space="0" w:color="auto"/>
        <w:bottom w:val="none" w:sz="0" w:space="0" w:color="auto"/>
        <w:right w:val="none" w:sz="0" w:space="0" w:color="auto"/>
      </w:divBdr>
    </w:div>
    <w:div w:id="315375097">
      <w:marLeft w:val="640"/>
      <w:marRight w:val="0"/>
      <w:marTop w:val="0"/>
      <w:marBottom w:val="0"/>
      <w:divBdr>
        <w:top w:val="none" w:sz="0" w:space="0" w:color="auto"/>
        <w:left w:val="none" w:sz="0" w:space="0" w:color="auto"/>
        <w:bottom w:val="none" w:sz="0" w:space="0" w:color="auto"/>
        <w:right w:val="none" w:sz="0" w:space="0" w:color="auto"/>
      </w:divBdr>
    </w:div>
    <w:div w:id="315384134">
      <w:marLeft w:val="640"/>
      <w:marRight w:val="0"/>
      <w:marTop w:val="0"/>
      <w:marBottom w:val="0"/>
      <w:divBdr>
        <w:top w:val="none" w:sz="0" w:space="0" w:color="auto"/>
        <w:left w:val="none" w:sz="0" w:space="0" w:color="auto"/>
        <w:bottom w:val="none" w:sz="0" w:space="0" w:color="auto"/>
        <w:right w:val="none" w:sz="0" w:space="0" w:color="auto"/>
      </w:divBdr>
    </w:div>
    <w:div w:id="315493537">
      <w:marLeft w:val="640"/>
      <w:marRight w:val="0"/>
      <w:marTop w:val="0"/>
      <w:marBottom w:val="0"/>
      <w:divBdr>
        <w:top w:val="none" w:sz="0" w:space="0" w:color="auto"/>
        <w:left w:val="none" w:sz="0" w:space="0" w:color="auto"/>
        <w:bottom w:val="none" w:sz="0" w:space="0" w:color="auto"/>
        <w:right w:val="none" w:sz="0" w:space="0" w:color="auto"/>
      </w:divBdr>
    </w:div>
    <w:div w:id="315494744">
      <w:marLeft w:val="640"/>
      <w:marRight w:val="0"/>
      <w:marTop w:val="0"/>
      <w:marBottom w:val="0"/>
      <w:divBdr>
        <w:top w:val="none" w:sz="0" w:space="0" w:color="auto"/>
        <w:left w:val="none" w:sz="0" w:space="0" w:color="auto"/>
        <w:bottom w:val="none" w:sz="0" w:space="0" w:color="auto"/>
        <w:right w:val="none" w:sz="0" w:space="0" w:color="auto"/>
      </w:divBdr>
    </w:div>
    <w:div w:id="315574884">
      <w:marLeft w:val="640"/>
      <w:marRight w:val="0"/>
      <w:marTop w:val="0"/>
      <w:marBottom w:val="0"/>
      <w:divBdr>
        <w:top w:val="none" w:sz="0" w:space="0" w:color="auto"/>
        <w:left w:val="none" w:sz="0" w:space="0" w:color="auto"/>
        <w:bottom w:val="none" w:sz="0" w:space="0" w:color="auto"/>
        <w:right w:val="none" w:sz="0" w:space="0" w:color="auto"/>
      </w:divBdr>
    </w:div>
    <w:div w:id="315643706">
      <w:marLeft w:val="640"/>
      <w:marRight w:val="0"/>
      <w:marTop w:val="0"/>
      <w:marBottom w:val="0"/>
      <w:divBdr>
        <w:top w:val="none" w:sz="0" w:space="0" w:color="auto"/>
        <w:left w:val="none" w:sz="0" w:space="0" w:color="auto"/>
        <w:bottom w:val="none" w:sz="0" w:space="0" w:color="auto"/>
        <w:right w:val="none" w:sz="0" w:space="0" w:color="auto"/>
      </w:divBdr>
    </w:div>
    <w:div w:id="315688422">
      <w:marLeft w:val="640"/>
      <w:marRight w:val="0"/>
      <w:marTop w:val="0"/>
      <w:marBottom w:val="0"/>
      <w:divBdr>
        <w:top w:val="none" w:sz="0" w:space="0" w:color="auto"/>
        <w:left w:val="none" w:sz="0" w:space="0" w:color="auto"/>
        <w:bottom w:val="none" w:sz="0" w:space="0" w:color="auto"/>
        <w:right w:val="none" w:sz="0" w:space="0" w:color="auto"/>
      </w:divBdr>
    </w:div>
    <w:div w:id="315688656">
      <w:marLeft w:val="640"/>
      <w:marRight w:val="0"/>
      <w:marTop w:val="0"/>
      <w:marBottom w:val="0"/>
      <w:divBdr>
        <w:top w:val="none" w:sz="0" w:space="0" w:color="auto"/>
        <w:left w:val="none" w:sz="0" w:space="0" w:color="auto"/>
        <w:bottom w:val="none" w:sz="0" w:space="0" w:color="auto"/>
        <w:right w:val="none" w:sz="0" w:space="0" w:color="auto"/>
      </w:divBdr>
    </w:div>
    <w:div w:id="315690060">
      <w:marLeft w:val="640"/>
      <w:marRight w:val="0"/>
      <w:marTop w:val="0"/>
      <w:marBottom w:val="0"/>
      <w:divBdr>
        <w:top w:val="none" w:sz="0" w:space="0" w:color="auto"/>
        <w:left w:val="none" w:sz="0" w:space="0" w:color="auto"/>
        <w:bottom w:val="none" w:sz="0" w:space="0" w:color="auto"/>
        <w:right w:val="none" w:sz="0" w:space="0" w:color="auto"/>
      </w:divBdr>
    </w:div>
    <w:div w:id="315690625">
      <w:marLeft w:val="640"/>
      <w:marRight w:val="0"/>
      <w:marTop w:val="0"/>
      <w:marBottom w:val="0"/>
      <w:divBdr>
        <w:top w:val="none" w:sz="0" w:space="0" w:color="auto"/>
        <w:left w:val="none" w:sz="0" w:space="0" w:color="auto"/>
        <w:bottom w:val="none" w:sz="0" w:space="0" w:color="auto"/>
        <w:right w:val="none" w:sz="0" w:space="0" w:color="auto"/>
      </w:divBdr>
    </w:div>
    <w:div w:id="315765263">
      <w:marLeft w:val="640"/>
      <w:marRight w:val="0"/>
      <w:marTop w:val="0"/>
      <w:marBottom w:val="0"/>
      <w:divBdr>
        <w:top w:val="none" w:sz="0" w:space="0" w:color="auto"/>
        <w:left w:val="none" w:sz="0" w:space="0" w:color="auto"/>
        <w:bottom w:val="none" w:sz="0" w:space="0" w:color="auto"/>
        <w:right w:val="none" w:sz="0" w:space="0" w:color="auto"/>
      </w:divBdr>
    </w:div>
    <w:div w:id="315768904">
      <w:marLeft w:val="640"/>
      <w:marRight w:val="0"/>
      <w:marTop w:val="0"/>
      <w:marBottom w:val="0"/>
      <w:divBdr>
        <w:top w:val="none" w:sz="0" w:space="0" w:color="auto"/>
        <w:left w:val="none" w:sz="0" w:space="0" w:color="auto"/>
        <w:bottom w:val="none" w:sz="0" w:space="0" w:color="auto"/>
        <w:right w:val="none" w:sz="0" w:space="0" w:color="auto"/>
      </w:divBdr>
    </w:div>
    <w:div w:id="315838223">
      <w:marLeft w:val="640"/>
      <w:marRight w:val="0"/>
      <w:marTop w:val="0"/>
      <w:marBottom w:val="0"/>
      <w:divBdr>
        <w:top w:val="none" w:sz="0" w:space="0" w:color="auto"/>
        <w:left w:val="none" w:sz="0" w:space="0" w:color="auto"/>
        <w:bottom w:val="none" w:sz="0" w:space="0" w:color="auto"/>
        <w:right w:val="none" w:sz="0" w:space="0" w:color="auto"/>
      </w:divBdr>
    </w:div>
    <w:div w:id="315838715">
      <w:marLeft w:val="640"/>
      <w:marRight w:val="0"/>
      <w:marTop w:val="0"/>
      <w:marBottom w:val="0"/>
      <w:divBdr>
        <w:top w:val="none" w:sz="0" w:space="0" w:color="auto"/>
        <w:left w:val="none" w:sz="0" w:space="0" w:color="auto"/>
        <w:bottom w:val="none" w:sz="0" w:space="0" w:color="auto"/>
        <w:right w:val="none" w:sz="0" w:space="0" w:color="auto"/>
      </w:divBdr>
    </w:div>
    <w:div w:id="315843037">
      <w:marLeft w:val="640"/>
      <w:marRight w:val="0"/>
      <w:marTop w:val="0"/>
      <w:marBottom w:val="0"/>
      <w:divBdr>
        <w:top w:val="none" w:sz="0" w:space="0" w:color="auto"/>
        <w:left w:val="none" w:sz="0" w:space="0" w:color="auto"/>
        <w:bottom w:val="none" w:sz="0" w:space="0" w:color="auto"/>
        <w:right w:val="none" w:sz="0" w:space="0" w:color="auto"/>
      </w:divBdr>
    </w:div>
    <w:div w:id="315886842">
      <w:marLeft w:val="640"/>
      <w:marRight w:val="0"/>
      <w:marTop w:val="0"/>
      <w:marBottom w:val="0"/>
      <w:divBdr>
        <w:top w:val="none" w:sz="0" w:space="0" w:color="auto"/>
        <w:left w:val="none" w:sz="0" w:space="0" w:color="auto"/>
        <w:bottom w:val="none" w:sz="0" w:space="0" w:color="auto"/>
        <w:right w:val="none" w:sz="0" w:space="0" w:color="auto"/>
      </w:divBdr>
    </w:div>
    <w:div w:id="315914029">
      <w:marLeft w:val="640"/>
      <w:marRight w:val="0"/>
      <w:marTop w:val="0"/>
      <w:marBottom w:val="0"/>
      <w:divBdr>
        <w:top w:val="none" w:sz="0" w:space="0" w:color="auto"/>
        <w:left w:val="none" w:sz="0" w:space="0" w:color="auto"/>
        <w:bottom w:val="none" w:sz="0" w:space="0" w:color="auto"/>
        <w:right w:val="none" w:sz="0" w:space="0" w:color="auto"/>
      </w:divBdr>
    </w:div>
    <w:div w:id="316106919">
      <w:marLeft w:val="640"/>
      <w:marRight w:val="0"/>
      <w:marTop w:val="0"/>
      <w:marBottom w:val="0"/>
      <w:divBdr>
        <w:top w:val="none" w:sz="0" w:space="0" w:color="auto"/>
        <w:left w:val="none" w:sz="0" w:space="0" w:color="auto"/>
        <w:bottom w:val="none" w:sz="0" w:space="0" w:color="auto"/>
        <w:right w:val="none" w:sz="0" w:space="0" w:color="auto"/>
      </w:divBdr>
    </w:div>
    <w:div w:id="316108148">
      <w:marLeft w:val="640"/>
      <w:marRight w:val="0"/>
      <w:marTop w:val="0"/>
      <w:marBottom w:val="0"/>
      <w:divBdr>
        <w:top w:val="none" w:sz="0" w:space="0" w:color="auto"/>
        <w:left w:val="none" w:sz="0" w:space="0" w:color="auto"/>
        <w:bottom w:val="none" w:sz="0" w:space="0" w:color="auto"/>
        <w:right w:val="none" w:sz="0" w:space="0" w:color="auto"/>
      </w:divBdr>
    </w:div>
    <w:div w:id="316110330">
      <w:marLeft w:val="640"/>
      <w:marRight w:val="0"/>
      <w:marTop w:val="0"/>
      <w:marBottom w:val="0"/>
      <w:divBdr>
        <w:top w:val="none" w:sz="0" w:space="0" w:color="auto"/>
        <w:left w:val="none" w:sz="0" w:space="0" w:color="auto"/>
        <w:bottom w:val="none" w:sz="0" w:space="0" w:color="auto"/>
        <w:right w:val="none" w:sz="0" w:space="0" w:color="auto"/>
      </w:divBdr>
    </w:div>
    <w:div w:id="316112158">
      <w:marLeft w:val="640"/>
      <w:marRight w:val="0"/>
      <w:marTop w:val="0"/>
      <w:marBottom w:val="0"/>
      <w:divBdr>
        <w:top w:val="none" w:sz="0" w:space="0" w:color="auto"/>
        <w:left w:val="none" w:sz="0" w:space="0" w:color="auto"/>
        <w:bottom w:val="none" w:sz="0" w:space="0" w:color="auto"/>
        <w:right w:val="none" w:sz="0" w:space="0" w:color="auto"/>
      </w:divBdr>
    </w:div>
    <w:div w:id="316149523">
      <w:marLeft w:val="640"/>
      <w:marRight w:val="0"/>
      <w:marTop w:val="0"/>
      <w:marBottom w:val="0"/>
      <w:divBdr>
        <w:top w:val="none" w:sz="0" w:space="0" w:color="auto"/>
        <w:left w:val="none" w:sz="0" w:space="0" w:color="auto"/>
        <w:bottom w:val="none" w:sz="0" w:space="0" w:color="auto"/>
        <w:right w:val="none" w:sz="0" w:space="0" w:color="auto"/>
      </w:divBdr>
    </w:div>
    <w:div w:id="316304066">
      <w:marLeft w:val="640"/>
      <w:marRight w:val="0"/>
      <w:marTop w:val="0"/>
      <w:marBottom w:val="0"/>
      <w:divBdr>
        <w:top w:val="none" w:sz="0" w:space="0" w:color="auto"/>
        <w:left w:val="none" w:sz="0" w:space="0" w:color="auto"/>
        <w:bottom w:val="none" w:sz="0" w:space="0" w:color="auto"/>
        <w:right w:val="none" w:sz="0" w:space="0" w:color="auto"/>
      </w:divBdr>
    </w:div>
    <w:div w:id="316423006">
      <w:marLeft w:val="640"/>
      <w:marRight w:val="0"/>
      <w:marTop w:val="0"/>
      <w:marBottom w:val="0"/>
      <w:divBdr>
        <w:top w:val="none" w:sz="0" w:space="0" w:color="auto"/>
        <w:left w:val="none" w:sz="0" w:space="0" w:color="auto"/>
        <w:bottom w:val="none" w:sz="0" w:space="0" w:color="auto"/>
        <w:right w:val="none" w:sz="0" w:space="0" w:color="auto"/>
      </w:divBdr>
    </w:div>
    <w:div w:id="316426210">
      <w:marLeft w:val="640"/>
      <w:marRight w:val="0"/>
      <w:marTop w:val="0"/>
      <w:marBottom w:val="0"/>
      <w:divBdr>
        <w:top w:val="none" w:sz="0" w:space="0" w:color="auto"/>
        <w:left w:val="none" w:sz="0" w:space="0" w:color="auto"/>
        <w:bottom w:val="none" w:sz="0" w:space="0" w:color="auto"/>
        <w:right w:val="none" w:sz="0" w:space="0" w:color="auto"/>
      </w:divBdr>
    </w:div>
    <w:div w:id="316540550">
      <w:marLeft w:val="640"/>
      <w:marRight w:val="0"/>
      <w:marTop w:val="0"/>
      <w:marBottom w:val="0"/>
      <w:divBdr>
        <w:top w:val="none" w:sz="0" w:space="0" w:color="auto"/>
        <w:left w:val="none" w:sz="0" w:space="0" w:color="auto"/>
        <w:bottom w:val="none" w:sz="0" w:space="0" w:color="auto"/>
        <w:right w:val="none" w:sz="0" w:space="0" w:color="auto"/>
      </w:divBdr>
    </w:div>
    <w:div w:id="316618725">
      <w:marLeft w:val="640"/>
      <w:marRight w:val="0"/>
      <w:marTop w:val="0"/>
      <w:marBottom w:val="0"/>
      <w:divBdr>
        <w:top w:val="none" w:sz="0" w:space="0" w:color="auto"/>
        <w:left w:val="none" w:sz="0" w:space="0" w:color="auto"/>
        <w:bottom w:val="none" w:sz="0" w:space="0" w:color="auto"/>
        <w:right w:val="none" w:sz="0" w:space="0" w:color="auto"/>
      </w:divBdr>
    </w:div>
    <w:div w:id="316689429">
      <w:marLeft w:val="640"/>
      <w:marRight w:val="0"/>
      <w:marTop w:val="0"/>
      <w:marBottom w:val="0"/>
      <w:divBdr>
        <w:top w:val="none" w:sz="0" w:space="0" w:color="auto"/>
        <w:left w:val="none" w:sz="0" w:space="0" w:color="auto"/>
        <w:bottom w:val="none" w:sz="0" w:space="0" w:color="auto"/>
        <w:right w:val="none" w:sz="0" w:space="0" w:color="auto"/>
      </w:divBdr>
    </w:div>
    <w:div w:id="316691229">
      <w:marLeft w:val="640"/>
      <w:marRight w:val="0"/>
      <w:marTop w:val="0"/>
      <w:marBottom w:val="0"/>
      <w:divBdr>
        <w:top w:val="none" w:sz="0" w:space="0" w:color="auto"/>
        <w:left w:val="none" w:sz="0" w:space="0" w:color="auto"/>
        <w:bottom w:val="none" w:sz="0" w:space="0" w:color="auto"/>
        <w:right w:val="none" w:sz="0" w:space="0" w:color="auto"/>
      </w:divBdr>
    </w:div>
    <w:div w:id="316695046">
      <w:marLeft w:val="640"/>
      <w:marRight w:val="0"/>
      <w:marTop w:val="0"/>
      <w:marBottom w:val="0"/>
      <w:divBdr>
        <w:top w:val="none" w:sz="0" w:space="0" w:color="auto"/>
        <w:left w:val="none" w:sz="0" w:space="0" w:color="auto"/>
        <w:bottom w:val="none" w:sz="0" w:space="0" w:color="auto"/>
        <w:right w:val="none" w:sz="0" w:space="0" w:color="auto"/>
      </w:divBdr>
    </w:div>
    <w:div w:id="316762594">
      <w:marLeft w:val="640"/>
      <w:marRight w:val="0"/>
      <w:marTop w:val="0"/>
      <w:marBottom w:val="0"/>
      <w:divBdr>
        <w:top w:val="none" w:sz="0" w:space="0" w:color="auto"/>
        <w:left w:val="none" w:sz="0" w:space="0" w:color="auto"/>
        <w:bottom w:val="none" w:sz="0" w:space="0" w:color="auto"/>
        <w:right w:val="none" w:sz="0" w:space="0" w:color="auto"/>
      </w:divBdr>
    </w:div>
    <w:div w:id="316882297">
      <w:marLeft w:val="640"/>
      <w:marRight w:val="0"/>
      <w:marTop w:val="0"/>
      <w:marBottom w:val="0"/>
      <w:divBdr>
        <w:top w:val="none" w:sz="0" w:space="0" w:color="auto"/>
        <w:left w:val="none" w:sz="0" w:space="0" w:color="auto"/>
        <w:bottom w:val="none" w:sz="0" w:space="0" w:color="auto"/>
        <w:right w:val="none" w:sz="0" w:space="0" w:color="auto"/>
      </w:divBdr>
    </w:div>
    <w:div w:id="316963528">
      <w:marLeft w:val="640"/>
      <w:marRight w:val="0"/>
      <w:marTop w:val="0"/>
      <w:marBottom w:val="0"/>
      <w:divBdr>
        <w:top w:val="none" w:sz="0" w:space="0" w:color="auto"/>
        <w:left w:val="none" w:sz="0" w:space="0" w:color="auto"/>
        <w:bottom w:val="none" w:sz="0" w:space="0" w:color="auto"/>
        <w:right w:val="none" w:sz="0" w:space="0" w:color="auto"/>
      </w:divBdr>
    </w:div>
    <w:div w:id="317078842">
      <w:marLeft w:val="640"/>
      <w:marRight w:val="0"/>
      <w:marTop w:val="0"/>
      <w:marBottom w:val="0"/>
      <w:divBdr>
        <w:top w:val="none" w:sz="0" w:space="0" w:color="auto"/>
        <w:left w:val="none" w:sz="0" w:space="0" w:color="auto"/>
        <w:bottom w:val="none" w:sz="0" w:space="0" w:color="auto"/>
        <w:right w:val="none" w:sz="0" w:space="0" w:color="auto"/>
      </w:divBdr>
    </w:div>
    <w:div w:id="317153771">
      <w:marLeft w:val="640"/>
      <w:marRight w:val="0"/>
      <w:marTop w:val="0"/>
      <w:marBottom w:val="0"/>
      <w:divBdr>
        <w:top w:val="none" w:sz="0" w:space="0" w:color="auto"/>
        <w:left w:val="none" w:sz="0" w:space="0" w:color="auto"/>
        <w:bottom w:val="none" w:sz="0" w:space="0" w:color="auto"/>
        <w:right w:val="none" w:sz="0" w:space="0" w:color="auto"/>
      </w:divBdr>
    </w:div>
    <w:div w:id="317157050">
      <w:marLeft w:val="640"/>
      <w:marRight w:val="0"/>
      <w:marTop w:val="0"/>
      <w:marBottom w:val="0"/>
      <w:divBdr>
        <w:top w:val="none" w:sz="0" w:space="0" w:color="auto"/>
        <w:left w:val="none" w:sz="0" w:space="0" w:color="auto"/>
        <w:bottom w:val="none" w:sz="0" w:space="0" w:color="auto"/>
        <w:right w:val="none" w:sz="0" w:space="0" w:color="auto"/>
      </w:divBdr>
    </w:div>
    <w:div w:id="317342161">
      <w:marLeft w:val="640"/>
      <w:marRight w:val="0"/>
      <w:marTop w:val="0"/>
      <w:marBottom w:val="0"/>
      <w:divBdr>
        <w:top w:val="none" w:sz="0" w:space="0" w:color="auto"/>
        <w:left w:val="none" w:sz="0" w:space="0" w:color="auto"/>
        <w:bottom w:val="none" w:sz="0" w:space="0" w:color="auto"/>
        <w:right w:val="none" w:sz="0" w:space="0" w:color="auto"/>
      </w:divBdr>
    </w:div>
    <w:div w:id="317422196">
      <w:marLeft w:val="640"/>
      <w:marRight w:val="0"/>
      <w:marTop w:val="0"/>
      <w:marBottom w:val="0"/>
      <w:divBdr>
        <w:top w:val="none" w:sz="0" w:space="0" w:color="auto"/>
        <w:left w:val="none" w:sz="0" w:space="0" w:color="auto"/>
        <w:bottom w:val="none" w:sz="0" w:space="0" w:color="auto"/>
        <w:right w:val="none" w:sz="0" w:space="0" w:color="auto"/>
      </w:divBdr>
    </w:div>
    <w:div w:id="317462881">
      <w:marLeft w:val="640"/>
      <w:marRight w:val="0"/>
      <w:marTop w:val="0"/>
      <w:marBottom w:val="0"/>
      <w:divBdr>
        <w:top w:val="none" w:sz="0" w:space="0" w:color="auto"/>
        <w:left w:val="none" w:sz="0" w:space="0" w:color="auto"/>
        <w:bottom w:val="none" w:sz="0" w:space="0" w:color="auto"/>
        <w:right w:val="none" w:sz="0" w:space="0" w:color="auto"/>
      </w:divBdr>
    </w:div>
    <w:div w:id="317534545">
      <w:marLeft w:val="640"/>
      <w:marRight w:val="0"/>
      <w:marTop w:val="0"/>
      <w:marBottom w:val="0"/>
      <w:divBdr>
        <w:top w:val="none" w:sz="0" w:space="0" w:color="auto"/>
        <w:left w:val="none" w:sz="0" w:space="0" w:color="auto"/>
        <w:bottom w:val="none" w:sz="0" w:space="0" w:color="auto"/>
        <w:right w:val="none" w:sz="0" w:space="0" w:color="auto"/>
      </w:divBdr>
    </w:div>
    <w:div w:id="317537655">
      <w:marLeft w:val="640"/>
      <w:marRight w:val="0"/>
      <w:marTop w:val="0"/>
      <w:marBottom w:val="0"/>
      <w:divBdr>
        <w:top w:val="none" w:sz="0" w:space="0" w:color="auto"/>
        <w:left w:val="none" w:sz="0" w:space="0" w:color="auto"/>
        <w:bottom w:val="none" w:sz="0" w:space="0" w:color="auto"/>
        <w:right w:val="none" w:sz="0" w:space="0" w:color="auto"/>
      </w:divBdr>
    </w:div>
    <w:div w:id="317543593">
      <w:marLeft w:val="640"/>
      <w:marRight w:val="0"/>
      <w:marTop w:val="0"/>
      <w:marBottom w:val="0"/>
      <w:divBdr>
        <w:top w:val="none" w:sz="0" w:space="0" w:color="auto"/>
        <w:left w:val="none" w:sz="0" w:space="0" w:color="auto"/>
        <w:bottom w:val="none" w:sz="0" w:space="0" w:color="auto"/>
        <w:right w:val="none" w:sz="0" w:space="0" w:color="auto"/>
      </w:divBdr>
    </w:div>
    <w:div w:id="317613593">
      <w:marLeft w:val="640"/>
      <w:marRight w:val="0"/>
      <w:marTop w:val="0"/>
      <w:marBottom w:val="0"/>
      <w:divBdr>
        <w:top w:val="none" w:sz="0" w:space="0" w:color="auto"/>
        <w:left w:val="none" w:sz="0" w:space="0" w:color="auto"/>
        <w:bottom w:val="none" w:sz="0" w:space="0" w:color="auto"/>
        <w:right w:val="none" w:sz="0" w:space="0" w:color="auto"/>
      </w:divBdr>
    </w:div>
    <w:div w:id="317657626">
      <w:marLeft w:val="640"/>
      <w:marRight w:val="0"/>
      <w:marTop w:val="0"/>
      <w:marBottom w:val="0"/>
      <w:divBdr>
        <w:top w:val="none" w:sz="0" w:space="0" w:color="auto"/>
        <w:left w:val="none" w:sz="0" w:space="0" w:color="auto"/>
        <w:bottom w:val="none" w:sz="0" w:space="0" w:color="auto"/>
        <w:right w:val="none" w:sz="0" w:space="0" w:color="auto"/>
      </w:divBdr>
    </w:div>
    <w:div w:id="317804861">
      <w:marLeft w:val="640"/>
      <w:marRight w:val="0"/>
      <w:marTop w:val="0"/>
      <w:marBottom w:val="0"/>
      <w:divBdr>
        <w:top w:val="none" w:sz="0" w:space="0" w:color="auto"/>
        <w:left w:val="none" w:sz="0" w:space="0" w:color="auto"/>
        <w:bottom w:val="none" w:sz="0" w:space="0" w:color="auto"/>
        <w:right w:val="none" w:sz="0" w:space="0" w:color="auto"/>
      </w:divBdr>
    </w:div>
    <w:div w:id="317809527">
      <w:marLeft w:val="640"/>
      <w:marRight w:val="0"/>
      <w:marTop w:val="0"/>
      <w:marBottom w:val="0"/>
      <w:divBdr>
        <w:top w:val="none" w:sz="0" w:space="0" w:color="auto"/>
        <w:left w:val="none" w:sz="0" w:space="0" w:color="auto"/>
        <w:bottom w:val="none" w:sz="0" w:space="0" w:color="auto"/>
        <w:right w:val="none" w:sz="0" w:space="0" w:color="auto"/>
      </w:divBdr>
    </w:div>
    <w:div w:id="317928852">
      <w:marLeft w:val="640"/>
      <w:marRight w:val="0"/>
      <w:marTop w:val="0"/>
      <w:marBottom w:val="0"/>
      <w:divBdr>
        <w:top w:val="none" w:sz="0" w:space="0" w:color="auto"/>
        <w:left w:val="none" w:sz="0" w:space="0" w:color="auto"/>
        <w:bottom w:val="none" w:sz="0" w:space="0" w:color="auto"/>
        <w:right w:val="none" w:sz="0" w:space="0" w:color="auto"/>
      </w:divBdr>
    </w:div>
    <w:div w:id="318004314">
      <w:marLeft w:val="640"/>
      <w:marRight w:val="0"/>
      <w:marTop w:val="0"/>
      <w:marBottom w:val="0"/>
      <w:divBdr>
        <w:top w:val="none" w:sz="0" w:space="0" w:color="auto"/>
        <w:left w:val="none" w:sz="0" w:space="0" w:color="auto"/>
        <w:bottom w:val="none" w:sz="0" w:space="0" w:color="auto"/>
        <w:right w:val="none" w:sz="0" w:space="0" w:color="auto"/>
      </w:divBdr>
    </w:div>
    <w:div w:id="318122632">
      <w:marLeft w:val="640"/>
      <w:marRight w:val="0"/>
      <w:marTop w:val="0"/>
      <w:marBottom w:val="0"/>
      <w:divBdr>
        <w:top w:val="none" w:sz="0" w:space="0" w:color="auto"/>
        <w:left w:val="none" w:sz="0" w:space="0" w:color="auto"/>
        <w:bottom w:val="none" w:sz="0" w:space="0" w:color="auto"/>
        <w:right w:val="none" w:sz="0" w:space="0" w:color="auto"/>
      </w:divBdr>
    </w:div>
    <w:div w:id="318123231">
      <w:marLeft w:val="640"/>
      <w:marRight w:val="0"/>
      <w:marTop w:val="0"/>
      <w:marBottom w:val="0"/>
      <w:divBdr>
        <w:top w:val="none" w:sz="0" w:space="0" w:color="auto"/>
        <w:left w:val="none" w:sz="0" w:space="0" w:color="auto"/>
        <w:bottom w:val="none" w:sz="0" w:space="0" w:color="auto"/>
        <w:right w:val="none" w:sz="0" w:space="0" w:color="auto"/>
      </w:divBdr>
    </w:div>
    <w:div w:id="318193269">
      <w:marLeft w:val="640"/>
      <w:marRight w:val="0"/>
      <w:marTop w:val="0"/>
      <w:marBottom w:val="0"/>
      <w:divBdr>
        <w:top w:val="none" w:sz="0" w:space="0" w:color="auto"/>
        <w:left w:val="none" w:sz="0" w:space="0" w:color="auto"/>
        <w:bottom w:val="none" w:sz="0" w:space="0" w:color="auto"/>
        <w:right w:val="none" w:sz="0" w:space="0" w:color="auto"/>
      </w:divBdr>
    </w:div>
    <w:div w:id="318198355">
      <w:marLeft w:val="640"/>
      <w:marRight w:val="0"/>
      <w:marTop w:val="0"/>
      <w:marBottom w:val="0"/>
      <w:divBdr>
        <w:top w:val="none" w:sz="0" w:space="0" w:color="auto"/>
        <w:left w:val="none" w:sz="0" w:space="0" w:color="auto"/>
        <w:bottom w:val="none" w:sz="0" w:space="0" w:color="auto"/>
        <w:right w:val="none" w:sz="0" w:space="0" w:color="auto"/>
      </w:divBdr>
    </w:div>
    <w:div w:id="318309099">
      <w:marLeft w:val="640"/>
      <w:marRight w:val="0"/>
      <w:marTop w:val="0"/>
      <w:marBottom w:val="0"/>
      <w:divBdr>
        <w:top w:val="none" w:sz="0" w:space="0" w:color="auto"/>
        <w:left w:val="none" w:sz="0" w:space="0" w:color="auto"/>
        <w:bottom w:val="none" w:sz="0" w:space="0" w:color="auto"/>
        <w:right w:val="none" w:sz="0" w:space="0" w:color="auto"/>
      </w:divBdr>
    </w:div>
    <w:div w:id="318311879">
      <w:marLeft w:val="640"/>
      <w:marRight w:val="0"/>
      <w:marTop w:val="0"/>
      <w:marBottom w:val="0"/>
      <w:divBdr>
        <w:top w:val="none" w:sz="0" w:space="0" w:color="auto"/>
        <w:left w:val="none" w:sz="0" w:space="0" w:color="auto"/>
        <w:bottom w:val="none" w:sz="0" w:space="0" w:color="auto"/>
        <w:right w:val="none" w:sz="0" w:space="0" w:color="auto"/>
      </w:divBdr>
    </w:div>
    <w:div w:id="318460917">
      <w:marLeft w:val="640"/>
      <w:marRight w:val="0"/>
      <w:marTop w:val="0"/>
      <w:marBottom w:val="0"/>
      <w:divBdr>
        <w:top w:val="none" w:sz="0" w:space="0" w:color="auto"/>
        <w:left w:val="none" w:sz="0" w:space="0" w:color="auto"/>
        <w:bottom w:val="none" w:sz="0" w:space="0" w:color="auto"/>
        <w:right w:val="none" w:sz="0" w:space="0" w:color="auto"/>
      </w:divBdr>
    </w:div>
    <w:div w:id="318505746">
      <w:marLeft w:val="640"/>
      <w:marRight w:val="0"/>
      <w:marTop w:val="0"/>
      <w:marBottom w:val="0"/>
      <w:divBdr>
        <w:top w:val="none" w:sz="0" w:space="0" w:color="auto"/>
        <w:left w:val="none" w:sz="0" w:space="0" w:color="auto"/>
        <w:bottom w:val="none" w:sz="0" w:space="0" w:color="auto"/>
        <w:right w:val="none" w:sz="0" w:space="0" w:color="auto"/>
      </w:divBdr>
    </w:div>
    <w:div w:id="318536424">
      <w:marLeft w:val="640"/>
      <w:marRight w:val="0"/>
      <w:marTop w:val="0"/>
      <w:marBottom w:val="0"/>
      <w:divBdr>
        <w:top w:val="none" w:sz="0" w:space="0" w:color="auto"/>
        <w:left w:val="none" w:sz="0" w:space="0" w:color="auto"/>
        <w:bottom w:val="none" w:sz="0" w:space="0" w:color="auto"/>
        <w:right w:val="none" w:sz="0" w:space="0" w:color="auto"/>
      </w:divBdr>
    </w:div>
    <w:div w:id="318657132">
      <w:marLeft w:val="640"/>
      <w:marRight w:val="0"/>
      <w:marTop w:val="0"/>
      <w:marBottom w:val="0"/>
      <w:divBdr>
        <w:top w:val="none" w:sz="0" w:space="0" w:color="auto"/>
        <w:left w:val="none" w:sz="0" w:space="0" w:color="auto"/>
        <w:bottom w:val="none" w:sz="0" w:space="0" w:color="auto"/>
        <w:right w:val="none" w:sz="0" w:space="0" w:color="auto"/>
      </w:divBdr>
    </w:div>
    <w:div w:id="318658657">
      <w:bodyDiv w:val="1"/>
      <w:marLeft w:val="0"/>
      <w:marRight w:val="0"/>
      <w:marTop w:val="0"/>
      <w:marBottom w:val="0"/>
      <w:divBdr>
        <w:top w:val="none" w:sz="0" w:space="0" w:color="auto"/>
        <w:left w:val="none" w:sz="0" w:space="0" w:color="auto"/>
        <w:bottom w:val="none" w:sz="0" w:space="0" w:color="auto"/>
        <w:right w:val="none" w:sz="0" w:space="0" w:color="auto"/>
      </w:divBdr>
    </w:div>
    <w:div w:id="318660362">
      <w:marLeft w:val="640"/>
      <w:marRight w:val="0"/>
      <w:marTop w:val="0"/>
      <w:marBottom w:val="0"/>
      <w:divBdr>
        <w:top w:val="none" w:sz="0" w:space="0" w:color="auto"/>
        <w:left w:val="none" w:sz="0" w:space="0" w:color="auto"/>
        <w:bottom w:val="none" w:sz="0" w:space="0" w:color="auto"/>
        <w:right w:val="none" w:sz="0" w:space="0" w:color="auto"/>
      </w:divBdr>
    </w:div>
    <w:div w:id="318731253">
      <w:marLeft w:val="640"/>
      <w:marRight w:val="0"/>
      <w:marTop w:val="0"/>
      <w:marBottom w:val="0"/>
      <w:divBdr>
        <w:top w:val="none" w:sz="0" w:space="0" w:color="auto"/>
        <w:left w:val="none" w:sz="0" w:space="0" w:color="auto"/>
        <w:bottom w:val="none" w:sz="0" w:space="0" w:color="auto"/>
        <w:right w:val="none" w:sz="0" w:space="0" w:color="auto"/>
      </w:divBdr>
    </w:div>
    <w:div w:id="318844912">
      <w:marLeft w:val="640"/>
      <w:marRight w:val="0"/>
      <w:marTop w:val="0"/>
      <w:marBottom w:val="0"/>
      <w:divBdr>
        <w:top w:val="none" w:sz="0" w:space="0" w:color="auto"/>
        <w:left w:val="none" w:sz="0" w:space="0" w:color="auto"/>
        <w:bottom w:val="none" w:sz="0" w:space="0" w:color="auto"/>
        <w:right w:val="none" w:sz="0" w:space="0" w:color="auto"/>
      </w:divBdr>
    </w:div>
    <w:div w:id="318846855">
      <w:marLeft w:val="640"/>
      <w:marRight w:val="0"/>
      <w:marTop w:val="0"/>
      <w:marBottom w:val="0"/>
      <w:divBdr>
        <w:top w:val="none" w:sz="0" w:space="0" w:color="auto"/>
        <w:left w:val="none" w:sz="0" w:space="0" w:color="auto"/>
        <w:bottom w:val="none" w:sz="0" w:space="0" w:color="auto"/>
        <w:right w:val="none" w:sz="0" w:space="0" w:color="auto"/>
      </w:divBdr>
    </w:div>
    <w:div w:id="318927070">
      <w:marLeft w:val="640"/>
      <w:marRight w:val="0"/>
      <w:marTop w:val="0"/>
      <w:marBottom w:val="0"/>
      <w:divBdr>
        <w:top w:val="none" w:sz="0" w:space="0" w:color="auto"/>
        <w:left w:val="none" w:sz="0" w:space="0" w:color="auto"/>
        <w:bottom w:val="none" w:sz="0" w:space="0" w:color="auto"/>
        <w:right w:val="none" w:sz="0" w:space="0" w:color="auto"/>
      </w:divBdr>
    </w:div>
    <w:div w:id="318928295">
      <w:marLeft w:val="640"/>
      <w:marRight w:val="0"/>
      <w:marTop w:val="0"/>
      <w:marBottom w:val="0"/>
      <w:divBdr>
        <w:top w:val="none" w:sz="0" w:space="0" w:color="auto"/>
        <w:left w:val="none" w:sz="0" w:space="0" w:color="auto"/>
        <w:bottom w:val="none" w:sz="0" w:space="0" w:color="auto"/>
        <w:right w:val="none" w:sz="0" w:space="0" w:color="auto"/>
      </w:divBdr>
    </w:div>
    <w:div w:id="318970533">
      <w:marLeft w:val="640"/>
      <w:marRight w:val="0"/>
      <w:marTop w:val="0"/>
      <w:marBottom w:val="0"/>
      <w:divBdr>
        <w:top w:val="none" w:sz="0" w:space="0" w:color="auto"/>
        <w:left w:val="none" w:sz="0" w:space="0" w:color="auto"/>
        <w:bottom w:val="none" w:sz="0" w:space="0" w:color="auto"/>
        <w:right w:val="none" w:sz="0" w:space="0" w:color="auto"/>
      </w:divBdr>
    </w:div>
    <w:div w:id="319113907">
      <w:marLeft w:val="640"/>
      <w:marRight w:val="0"/>
      <w:marTop w:val="0"/>
      <w:marBottom w:val="0"/>
      <w:divBdr>
        <w:top w:val="none" w:sz="0" w:space="0" w:color="auto"/>
        <w:left w:val="none" w:sz="0" w:space="0" w:color="auto"/>
        <w:bottom w:val="none" w:sz="0" w:space="0" w:color="auto"/>
        <w:right w:val="none" w:sz="0" w:space="0" w:color="auto"/>
      </w:divBdr>
    </w:div>
    <w:div w:id="319118130">
      <w:marLeft w:val="640"/>
      <w:marRight w:val="0"/>
      <w:marTop w:val="0"/>
      <w:marBottom w:val="0"/>
      <w:divBdr>
        <w:top w:val="none" w:sz="0" w:space="0" w:color="auto"/>
        <w:left w:val="none" w:sz="0" w:space="0" w:color="auto"/>
        <w:bottom w:val="none" w:sz="0" w:space="0" w:color="auto"/>
        <w:right w:val="none" w:sz="0" w:space="0" w:color="auto"/>
      </w:divBdr>
    </w:div>
    <w:div w:id="319122562">
      <w:marLeft w:val="640"/>
      <w:marRight w:val="0"/>
      <w:marTop w:val="0"/>
      <w:marBottom w:val="0"/>
      <w:divBdr>
        <w:top w:val="none" w:sz="0" w:space="0" w:color="auto"/>
        <w:left w:val="none" w:sz="0" w:space="0" w:color="auto"/>
        <w:bottom w:val="none" w:sz="0" w:space="0" w:color="auto"/>
        <w:right w:val="none" w:sz="0" w:space="0" w:color="auto"/>
      </w:divBdr>
    </w:div>
    <w:div w:id="319122832">
      <w:marLeft w:val="640"/>
      <w:marRight w:val="0"/>
      <w:marTop w:val="0"/>
      <w:marBottom w:val="0"/>
      <w:divBdr>
        <w:top w:val="none" w:sz="0" w:space="0" w:color="auto"/>
        <w:left w:val="none" w:sz="0" w:space="0" w:color="auto"/>
        <w:bottom w:val="none" w:sz="0" w:space="0" w:color="auto"/>
        <w:right w:val="none" w:sz="0" w:space="0" w:color="auto"/>
      </w:divBdr>
    </w:div>
    <w:div w:id="319162250">
      <w:marLeft w:val="640"/>
      <w:marRight w:val="0"/>
      <w:marTop w:val="0"/>
      <w:marBottom w:val="0"/>
      <w:divBdr>
        <w:top w:val="none" w:sz="0" w:space="0" w:color="auto"/>
        <w:left w:val="none" w:sz="0" w:space="0" w:color="auto"/>
        <w:bottom w:val="none" w:sz="0" w:space="0" w:color="auto"/>
        <w:right w:val="none" w:sz="0" w:space="0" w:color="auto"/>
      </w:divBdr>
    </w:div>
    <w:div w:id="319235848">
      <w:marLeft w:val="640"/>
      <w:marRight w:val="0"/>
      <w:marTop w:val="0"/>
      <w:marBottom w:val="0"/>
      <w:divBdr>
        <w:top w:val="none" w:sz="0" w:space="0" w:color="auto"/>
        <w:left w:val="none" w:sz="0" w:space="0" w:color="auto"/>
        <w:bottom w:val="none" w:sz="0" w:space="0" w:color="auto"/>
        <w:right w:val="none" w:sz="0" w:space="0" w:color="auto"/>
      </w:divBdr>
    </w:div>
    <w:div w:id="319238095">
      <w:marLeft w:val="640"/>
      <w:marRight w:val="0"/>
      <w:marTop w:val="0"/>
      <w:marBottom w:val="0"/>
      <w:divBdr>
        <w:top w:val="none" w:sz="0" w:space="0" w:color="auto"/>
        <w:left w:val="none" w:sz="0" w:space="0" w:color="auto"/>
        <w:bottom w:val="none" w:sz="0" w:space="0" w:color="auto"/>
        <w:right w:val="none" w:sz="0" w:space="0" w:color="auto"/>
      </w:divBdr>
    </w:div>
    <w:div w:id="319356984">
      <w:marLeft w:val="640"/>
      <w:marRight w:val="0"/>
      <w:marTop w:val="0"/>
      <w:marBottom w:val="0"/>
      <w:divBdr>
        <w:top w:val="none" w:sz="0" w:space="0" w:color="auto"/>
        <w:left w:val="none" w:sz="0" w:space="0" w:color="auto"/>
        <w:bottom w:val="none" w:sz="0" w:space="0" w:color="auto"/>
        <w:right w:val="none" w:sz="0" w:space="0" w:color="auto"/>
      </w:divBdr>
    </w:div>
    <w:div w:id="319384607">
      <w:marLeft w:val="640"/>
      <w:marRight w:val="0"/>
      <w:marTop w:val="0"/>
      <w:marBottom w:val="0"/>
      <w:divBdr>
        <w:top w:val="none" w:sz="0" w:space="0" w:color="auto"/>
        <w:left w:val="none" w:sz="0" w:space="0" w:color="auto"/>
        <w:bottom w:val="none" w:sz="0" w:space="0" w:color="auto"/>
        <w:right w:val="none" w:sz="0" w:space="0" w:color="auto"/>
      </w:divBdr>
    </w:div>
    <w:div w:id="319388126">
      <w:marLeft w:val="640"/>
      <w:marRight w:val="0"/>
      <w:marTop w:val="0"/>
      <w:marBottom w:val="0"/>
      <w:divBdr>
        <w:top w:val="none" w:sz="0" w:space="0" w:color="auto"/>
        <w:left w:val="none" w:sz="0" w:space="0" w:color="auto"/>
        <w:bottom w:val="none" w:sz="0" w:space="0" w:color="auto"/>
        <w:right w:val="none" w:sz="0" w:space="0" w:color="auto"/>
      </w:divBdr>
    </w:div>
    <w:div w:id="319428303">
      <w:marLeft w:val="640"/>
      <w:marRight w:val="0"/>
      <w:marTop w:val="0"/>
      <w:marBottom w:val="0"/>
      <w:divBdr>
        <w:top w:val="none" w:sz="0" w:space="0" w:color="auto"/>
        <w:left w:val="none" w:sz="0" w:space="0" w:color="auto"/>
        <w:bottom w:val="none" w:sz="0" w:space="0" w:color="auto"/>
        <w:right w:val="none" w:sz="0" w:space="0" w:color="auto"/>
      </w:divBdr>
    </w:div>
    <w:div w:id="319580394">
      <w:marLeft w:val="640"/>
      <w:marRight w:val="0"/>
      <w:marTop w:val="0"/>
      <w:marBottom w:val="0"/>
      <w:divBdr>
        <w:top w:val="none" w:sz="0" w:space="0" w:color="auto"/>
        <w:left w:val="none" w:sz="0" w:space="0" w:color="auto"/>
        <w:bottom w:val="none" w:sz="0" w:space="0" w:color="auto"/>
        <w:right w:val="none" w:sz="0" w:space="0" w:color="auto"/>
      </w:divBdr>
    </w:div>
    <w:div w:id="319625476">
      <w:marLeft w:val="640"/>
      <w:marRight w:val="0"/>
      <w:marTop w:val="0"/>
      <w:marBottom w:val="0"/>
      <w:divBdr>
        <w:top w:val="none" w:sz="0" w:space="0" w:color="auto"/>
        <w:left w:val="none" w:sz="0" w:space="0" w:color="auto"/>
        <w:bottom w:val="none" w:sz="0" w:space="0" w:color="auto"/>
        <w:right w:val="none" w:sz="0" w:space="0" w:color="auto"/>
      </w:divBdr>
    </w:div>
    <w:div w:id="319626730">
      <w:marLeft w:val="640"/>
      <w:marRight w:val="0"/>
      <w:marTop w:val="0"/>
      <w:marBottom w:val="0"/>
      <w:divBdr>
        <w:top w:val="none" w:sz="0" w:space="0" w:color="auto"/>
        <w:left w:val="none" w:sz="0" w:space="0" w:color="auto"/>
        <w:bottom w:val="none" w:sz="0" w:space="0" w:color="auto"/>
        <w:right w:val="none" w:sz="0" w:space="0" w:color="auto"/>
      </w:divBdr>
    </w:div>
    <w:div w:id="319694861">
      <w:marLeft w:val="640"/>
      <w:marRight w:val="0"/>
      <w:marTop w:val="0"/>
      <w:marBottom w:val="0"/>
      <w:divBdr>
        <w:top w:val="none" w:sz="0" w:space="0" w:color="auto"/>
        <w:left w:val="none" w:sz="0" w:space="0" w:color="auto"/>
        <w:bottom w:val="none" w:sz="0" w:space="0" w:color="auto"/>
        <w:right w:val="none" w:sz="0" w:space="0" w:color="auto"/>
      </w:divBdr>
    </w:div>
    <w:div w:id="319695451">
      <w:marLeft w:val="640"/>
      <w:marRight w:val="0"/>
      <w:marTop w:val="0"/>
      <w:marBottom w:val="0"/>
      <w:divBdr>
        <w:top w:val="none" w:sz="0" w:space="0" w:color="auto"/>
        <w:left w:val="none" w:sz="0" w:space="0" w:color="auto"/>
        <w:bottom w:val="none" w:sz="0" w:space="0" w:color="auto"/>
        <w:right w:val="none" w:sz="0" w:space="0" w:color="auto"/>
      </w:divBdr>
    </w:div>
    <w:div w:id="320038693">
      <w:marLeft w:val="640"/>
      <w:marRight w:val="0"/>
      <w:marTop w:val="0"/>
      <w:marBottom w:val="0"/>
      <w:divBdr>
        <w:top w:val="none" w:sz="0" w:space="0" w:color="auto"/>
        <w:left w:val="none" w:sz="0" w:space="0" w:color="auto"/>
        <w:bottom w:val="none" w:sz="0" w:space="0" w:color="auto"/>
        <w:right w:val="none" w:sz="0" w:space="0" w:color="auto"/>
      </w:divBdr>
    </w:div>
    <w:div w:id="320040997">
      <w:marLeft w:val="640"/>
      <w:marRight w:val="0"/>
      <w:marTop w:val="0"/>
      <w:marBottom w:val="0"/>
      <w:divBdr>
        <w:top w:val="none" w:sz="0" w:space="0" w:color="auto"/>
        <w:left w:val="none" w:sz="0" w:space="0" w:color="auto"/>
        <w:bottom w:val="none" w:sz="0" w:space="0" w:color="auto"/>
        <w:right w:val="none" w:sz="0" w:space="0" w:color="auto"/>
      </w:divBdr>
    </w:div>
    <w:div w:id="320044269">
      <w:marLeft w:val="640"/>
      <w:marRight w:val="0"/>
      <w:marTop w:val="0"/>
      <w:marBottom w:val="0"/>
      <w:divBdr>
        <w:top w:val="none" w:sz="0" w:space="0" w:color="auto"/>
        <w:left w:val="none" w:sz="0" w:space="0" w:color="auto"/>
        <w:bottom w:val="none" w:sz="0" w:space="0" w:color="auto"/>
        <w:right w:val="none" w:sz="0" w:space="0" w:color="auto"/>
      </w:divBdr>
    </w:div>
    <w:div w:id="320085009">
      <w:marLeft w:val="640"/>
      <w:marRight w:val="0"/>
      <w:marTop w:val="0"/>
      <w:marBottom w:val="0"/>
      <w:divBdr>
        <w:top w:val="none" w:sz="0" w:space="0" w:color="auto"/>
        <w:left w:val="none" w:sz="0" w:space="0" w:color="auto"/>
        <w:bottom w:val="none" w:sz="0" w:space="0" w:color="auto"/>
        <w:right w:val="none" w:sz="0" w:space="0" w:color="auto"/>
      </w:divBdr>
    </w:div>
    <w:div w:id="320233617">
      <w:marLeft w:val="640"/>
      <w:marRight w:val="0"/>
      <w:marTop w:val="0"/>
      <w:marBottom w:val="0"/>
      <w:divBdr>
        <w:top w:val="none" w:sz="0" w:space="0" w:color="auto"/>
        <w:left w:val="none" w:sz="0" w:space="0" w:color="auto"/>
        <w:bottom w:val="none" w:sz="0" w:space="0" w:color="auto"/>
        <w:right w:val="none" w:sz="0" w:space="0" w:color="auto"/>
      </w:divBdr>
    </w:div>
    <w:div w:id="320237618">
      <w:marLeft w:val="640"/>
      <w:marRight w:val="0"/>
      <w:marTop w:val="0"/>
      <w:marBottom w:val="0"/>
      <w:divBdr>
        <w:top w:val="none" w:sz="0" w:space="0" w:color="auto"/>
        <w:left w:val="none" w:sz="0" w:space="0" w:color="auto"/>
        <w:bottom w:val="none" w:sz="0" w:space="0" w:color="auto"/>
        <w:right w:val="none" w:sz="0" w:space="0" w:color="auto"/>
      </w:divBdr>
    </w:div>
    <w:div w:id="320282712">
      <w:marLeft w:val="640"/>
      <w:marRight w:val="0"/>
      <w:marTop w:val="0"/>
      <w:marBottom w:val="0"/>
      <w:divBdr>
        <w:top w:val="none" w:sz="0" w:space="0" w:color="auto"/>
        <w:left w:val="none" w:sz="0" w:space="0" w:color="auto"/>
        <w:bottom w:val="none" w:sz="0" w:space="0" w:color="auto"/>
        <w:right w:val="none" w:sz="0" w:space="0" w:color="auto"/>
      </w:divBdr>
    </w:div>
    <w:div w:id="320549077">
      <w:marLeft w:val="640"/>
      <w:marRight w:val="0"/>
      <w:marTop w:val="0"/>
      <w:marBottom w:val="0"/>
      <w:divBdr>
        <w:top w:val="none" w:sz="0" w:space="0" w:color="auto"/>
        <w:left w:val="none" w:sz="0" w:space="0" w:color="auto"/>
        <w:bottom w:val="none" w:sz="0" w:space="0" w:color="auto"/>
        <w:right w:val="none" w:sz="0" w:space="0" w:color="auto"/>
      </w:divBdr>
    </w:div>
    <w:div w:id="320741825">
      <w:marLeft w:val="640"/>
      <w:marRight w:val="0"/>
      <w:marTop w:val="0"/>
      <w:marBottom w:val="0"/>
      <w:divBdr>
        <w:top w:val="none" w:sz="0" w:space="0" w:color="auto"/>
        <w:left w:val="none" w:sz="0" w:space="0" w:color="auto"/>
        <w:bottom w:val="none" w:sz="0" w:space="0" w:color="auto"/>
        <w:right w:val="none" w:sz="0" w:space="0" w:color="auto"/>
      </w:divBdr>
    </w:div>
    <w:div w:id="320815923">
      <w:marLeft w:val="640"/>
      <w:marRight w:val="0"/>
      <w:marTop w:val="0"/>
      <w:marBottom w:val="0"/>
      <w:divBdr>
        <w:top w:val="none" w:sz="0" w:space="0" w:color="auto"/>
        <w:left w:val="none" w:sz="0" w:space="0" w:color="auto"/>
        <w:bottom w:val="none" w:sz="0" w:space="0" w:color="auto"/>
        <w:right w:val="none" w:sz="0" w:space="0" w:color="auto"/>
      </w:divBdr>
    </w:div>
    <w:div w:id="320930706">
      <w:marLeft w:val="640"/>
      <w:marRight w:val="0"/>
      <w:marTop w:val="0"/>
      <w:marBottom w:val="0"/>
      <w:divBdr>
        <w:top w:val="none" w:sz="0" w:space="0" w:color="auto"/>
        <w:left w:val="none" w:sz="0" w:space="0" w:color="auto"/>
        <w:bottom w:val="none" w:sz="0" w:space="0" w:color="auto"/>
        <w:right w:val="none" w:sz="0" w:space="0" w:color="auto"/>
      </w:divBdr>
    </w:div>
    <w:div w:id="321006160">
      <w:marLeft w:val="640"/>
      <w:marRight w:val="0"/>
      <w:marTop w:val="0"/>
      <w:marBottom w:val="0"/>
      <w:divBdr>
        <w:top w:val="none" w:sz="0" w:space="0" w:color="auto"/>
        <w:left w:val="none" w:sz="0" w:space="0" w:color="auto"/>
        <w:bottom w:val="none" w:sz="0" w:space="0" w:color="auto"/>
        <w:right w:val="none" w:sz="0" w:space="0" w:color="auto"/>
      </w:divBdr>
    </w:div>
    <w:div w:id="321087183">
      <w:marLeft w:val="640"/>
      <w:marRight w:val="0"/>
      <w:marTop w:val="0"/>
      <w:marBottom w:val="0"/>
      <w:divBdr>
        <w:top w:val="none" w:sz="0" w:space="0" w:color="auto"/>
        <w:left w:val="none" w:sz="0" w:space="0" w:color="auto"/>
        <w:bottom w:val="none" w:sz="0" w:space="0" w:color="auto"/>
        <w:right w:val="none" w:sz="0" w:space="0" w:color="auto"/>
      </w:divBdr>
    </w:div>
    <w:div w:id="321087958">
      <w:marLeft w:val="640"/>
      <w:marRight w:val="0"/>
      <w:marTop w:val="0"/>
      <w:marBottom w:val="0"/>
      <w:divBdr>
        <w:top w:val="none" w:sz="0" w:space="0" w:color="auto"/>
        <w:left w:val="none" w:sz="0" w:space="0" w:color="auto"/>
        <w:bottom w:val="none" w:sz="0" w:space="0" w:color="auto"/>
        <w:right w:val="none" w:sz="0" w:space="0" w:color="auto"/>
      </w:divBdr>
    </w:div>
    <w:div w:id="321158846">
      <w:marLeft w:val="640"/>
      <w:marRight w:val="0"/>
      <w:marTop w:val="0"/>
      <w:marBottom w:val="0"/>
      <w:divBdr>
        <w:top w:val="none" w:sz="0" w:space="0" w:color="auto"/>
        <w:left w:val="none" w:sz="0" w:space="0" w:color="auto"/>
        <w:bottom w:val="none" w:sz="0" w:space="0" w:color="auto"/>
        <w:right w:val="none" w:sz="0" w:space="0" w:color="auto"/>
      </w:divBdr>
    </w:div>
    <w:div w:id="321200933">
      <w:marLeft w:val="640"/>
      <w:marRight w:val="0"/>
      <w:marTop w:val="0"/>
      <w:marBottom w:val="0"/>
      <w:divBdr>
        <w:top w:val="none" w:sz="0" w:space="0" w:color="auto"/>
        <w:left w:val="none" w:sz="0" w:space="0" w:color="auto"/>
        <w:bottom w:val="none" w:sz="0" w:space="0" w:color="auto"/>
        <w:right w:val="none" w:sz="0" w:space="0" w:color="auto"/>
      </w:divBdr>
    </w:div>
    <w:div w:id="321279773">
      <w:marLeft w:val="640"/>
      <w:marRight w:val="0"/>
      <w:marTop w:val="0"/>
      <w:marBottom w:val="0"/>
      <w:divBdr>
        <w:top w:val="none" w:sz="0" w:space="0" w:color="auto"/>
        <w:left w:val="none" w:sz="0" w:space="0" w:color="auto"/>
        <w:bottom w:val="none" w:sz="0" w:space="0" w:color="auto"/>
        <w:right w:val="none" w:sz="0" w:space="0" w:color="auto"/>
      </w:divBdr>
    </w:div>
    <w:div w:id="321393658">
      <w:marLeft w:val="640"/>
      <w:marRight w:val="0"/>
      <w:marTop w:val="0"/>
      <w:marBottom w:val="0"/>
      <w:divBdr>
        <w:top w:val="none" w:sz="0" w:space="0" w:color="auto"/>
        <w:left w:val="none" w:sz="0" w:space="0" w:color="auto"/>
        <w:bottom w:val="none" w:sz="0" w:space="0" w:color="auto"/>
        <w:right w:val="none" w:sz="0" w:space="0" w:color="auto"/>
      </w:divBdr>
    </w:div>
    <w:div w:id="321399563">
      <w:marLeft w:val="640"/>
      <w:marRight w:val="0"/>
      <w:marTop w:val="0"/>
      <w:marBottom w:val="0"/>
      <w:divBdr>
        <w:top w:val="none" w:sz="0" w:space="0" w:color="auto"/>
        <w:left w:val="none" w:sz="0" w:space="0" w:color="auto"/>
        <w:bottom w:val="none" w:sz="0" w:space="0" w:color="auto"/>
        <w:right w:val="none" w:sz="0" w:space="0" w:color="auto"/>
      </w:divBdr>
    </w:div>
    <w:div w:id="321585327">
      <w:marLeft w:val="640"/>
      <w:marRight w:val="0"/>
      <w:marTop w:val="0"/>
      <w:marBottom w:val="0"/>
      <w:divBdr>
        <w:top w:val="none" w:sz="0" w:space="0" w:color="auto"/>
        <w:left w:val="none" w:sz="0" w:space="0" w:color="auto"/>
        <w:bottom w:val="none" w:sz="0" w:space="0" w:color="auto"/>
        <w:right w:val="none" w:sz="0" w:space="0" w:color="auto"/>
      </w:divBdr>
    </w:div>
    <w:div w:id="321588954">
      <w:marLeft w:val="640"/>
      <w:marRight w:val="0"/>
      <w:marTop w:val="0"/>
      <w:marBottom w:val="0"/>
      <w:divBdr>
        <w:top w:val="none" w:sz="0" w:space="0" w:color="auto"/>
        <w:left w:val="none" w:sz="0" w:space="0" w:color="auto"/>
        <w:bottom w:val="none" w:sz="0" w:space="0" w:color="auto"/>
        <w:right w:val="none" w:sz="0" w:space="0" w:color="auto"/>
      </w:divBdr>
    </w:div>
    <w:div w:id="321616369">
      <w:marLeft w:val="640"/>
      <w:marRight w:val="0"/>
      <w:marTop w:val="0"/>
      <w:marBottom w:val="0"/>
      <w:divBdr>
        <w:top w:val="none" w:sz="0" w:space="0" w:color="auto"/>
        <w:left w:val="none" w:sz="0" w:space="0" w:color="auto"/>
        <w:bottom w:val="none" w:sz="0" w:space="0" w:color="auto"/>
        <w:right w:val="none" w:sz="0" w:space="0" w:color="auto"/>
      </w:divBdr>
    </w:div>
    <w:div w:id="321666839">
      <w:marLeft w:val="640"/>
      <w:marRight w:val="0"/>
      <w:marTop w:val="0"/>
      <w:marBottom w:val="0"/>
      <w:divBdr>
        <w:top w:val="none" w:sz="0" w:space="0" w:color="auto"/>
        <w:left w:val="none" w:sz="0" w:space="0" w:color="auto"/>
        <w:bottom w:val="none" w:sz="0" w:space="0" w:color="auto"/>
        <w:right w:val="none" w:sz="0" w:space="0" w:color="auto"/>
      </w:divBdr>
    </w:div>
    <w:div w:id="321859736">
      <w:marLeft w:val="640"/>
      <w:marRight w:val="0"/>
      <w:marTop w:val="0"/>
      <w:marBottom w:val="0"/>
      <w:divBdr>
        <w:top w:val="none" w:sz="0" w:space="0" w:color="auto"/>
        <w:left w:val="none" w:sz="0" w:space="0" w:color="auto"/>
        <w:bottom w:val="none" w:sz="0" w:space="0" w:color="auto"/>
        <w:right w:val="none" w:sz="0" w:space="0" w:color="auto"/>
      </w:divBdr>
    </w:div>
    <w:div w:id="321928137">
      <w:marLeft w:val="640"/>
      <w:marRight w:val="0"/>
      <w:marTop w:val="0"/>
      <w:marBottom w:val="0"/>
      <w:divBdr>
        <w:top w:val="none" w:sz="0" w:space="0" w:color="auto"/>
        <w:left w:val="none" w:sz="0" w:space="0" w:color="auto"/>
        <w:bottom w:val="none" w:sz="0" w:space="0" w:color="auto"/>
        <w:right w:val="none" w:sz="0" w:space="0" w:color="auto"/>
      </w:divBdr>
    </w:div>
    <w:div w:id="322005372">
      <w:marLeft w:val="640"/>
      <w:marRight w:val="0"/>
      <w:marTop w:val="0"/>
      <w:marBottom w:val="0"/>
      <w:divBdr>
        <w:top w:val="none" w:sz="0" w:space="0" w:color="auto"/>
        <w:left w:val="none" w:sz="0" w:space="0" w:color="auto"/>
        <w:bottom w:val="none" w:sz="0" w:space="0" w:color="auto"/>
        <w:right w:val="none" w:sz="0" w:space="0" w:color="auto"/>
      </w:divBdr>
    </w:div>
    <w:div w:id="322008529">
      <w:marLeft w:val="640"/>
      <w:marRight w:val="0"/>
      <w:marTop w:val="0"/>
      <w:marBottom w:val="0"/>
      <w:divBdr>
        <w:top w:val="none" w:sz="0" w:space="0" w:color="auto"/>
        <w:left w:val="none" w:sz="0" w:space="0" w:color="auto"/>
        <w:bottom w:val="none" w:sz="0" w:space="0" w:color="auto"/>
        <w:right w:val="none" w:sz="0" w:space="0" w:color="auto"/>
      </w:divBdr>
    </w:div>
    <w:div w:id="322052865">
      <w:marLeft w:val="640"/>
      <w:marRight w:val="0"/>
      <w:marTop w:val="0"/>
      <w:marBottom w:val="0"/>
      <w:divBdr>
        <w:top w:val="none" w:sz="0" w:space="0" w:color="auto"/>
        <w:left w:val="none" w:sz="0" w:space="0" w:color="auto"/>
        <w:bottom w:val="none" w:sz="0" w:space="0" w:color="auto"/>
        <w:right w:val="none" w:sz="0" w:space="0" w:color="auto"/>
      </w:divBdr>
    </w:div>
    <w:div w:id="322128641">
      <w:marLeft w:val="640"/>
      <w:marRight w:val="0"/>
      <w:marTop w:val="0"/>
      <w:marBottom w:val="0"/>
      <w:divBdr>
        <w:top w:val="none" w:sz="0" w:space="0" w:color="auto"/>
        <w:left w:val="none" w:sz="0" w:space="0" w:color="auto"/>
        <w:bottom w:val="none" w:sz="0" w:space="0" w:color="auto"/>
        <w:right w:val="none" w:sz="0" w:space="0" w:color="auto"/>
      </w:divBdr>
    </w:div>
    <w:div w:id="322241851">
      <w:marLeft w:val="640"/>
      <w:marRight w:val="0"/>
      <w:marTop w:val="0"/>
      <w:marBottom w:val="0"/>
      <w:divBdr>
        <w:top w:val="none" w:sz="0" w:space="0" w:color="auto"/>
        <w:left w:val="none" w:sz="0" w:space="0" w:color="auto"/>
        <w:bottom w:val="none" w:sz="0" w:space="0" w:color="auto"/>
        <w:right w:val="none" w:sz="0" w:space="0" w:color="auto"/>
      </w:divBdr>
    </w:div>
    <w:div w:id="322320943">
      <w:marLeft w:val="640"/>
      <w:marRight w:val="0"/>
      <w:marTop w:val="0"/>
      <w:marBottom w:val="0"/>
      <w:divBdr>
        <w:top w:val="none" w:sz="0" w:space="0" w:color="auto"/>
        <w:left w:val="none" w:sz="0" w:space="0" w:color="auto"/>
        <w:bottom w:val="none" w:sz="0" w:space="0" w:color="auto"/>
        <w:right w:val="none" w:sz="0" w:space="0" w:color="auto"/>
      </w:divBdr>
    </w:div>
    <w:div w:id="322437834">
      <w:marLeft w:val="640"/>
      <w:marRight w:val="0"/>
      <w:marTop w:val="0"/>
      <w:marBottom w:val="0"/>
      <w:divBdr>
        <w:top w:val="none" w:sz="0" w:space="0" w:color="auto"/>
        <w:left w:val="none" w:sz="0" w:space="0" w:color="auto"/>
        <w:bottom w:val="none" w:sz="0" w:space="0" w:color="auto"/>
        <w:right w:val="none" w:sz="0" w:space="0" w:color="auto"/>
      </w:divBdr>
    </w:div>
    <w:div w:id="322440083">
      <w:marLeft w:val="640"/>
      <w:marRight w:val="0"/>
      <w:marTop w:val="0"/>
      <w:marBottom w:val="0"/>
      <w:divBdr>
        <w:top w:val="none" w:sz="0" w:space="0" w:color="auto"/>
        <w:left w:val="none" w:sz="0" w:space="0" w:color="auto"/>
        <w:bottom w:val="none" w:sz="0" w:space="0" w:color="auto"/>
        <w:right w:val="none" w:sz="0" w:space="0" w:color="auto"/>
      </w:divBdr>
    </w:div>
    <w:div w:id="322441532">
      <w:marLeft w:val="640"/>
      <w:marRight w:val="0"/>
      <w:marTop w:val="0"/>
      <w:marBottom w:val="0"/>
      <w:divBdr>
        <w:top w:val="none" w:sz="0" w:space="0" w:color="auto"/>
        <w:left w:val="none" w:sz="0" w:space="0" w:color="auto"/>
        <w:bottom w:val="none" w:sz="0" w:space="0" w:color="auto"/>
        <w:right w:val="none" w:sz="0" w:space="0" w:color="auto"/>
      </w:divBdr>
    </w:div>
    <w:div w:id="322465333">
      <w:marLeft w:val="640"/>
      <w:marRight w:val="0"/>
      <w:marTop w:val="0"/>
      <w:marBottom w:val="0"/>
      <w:divBdr>
        <w:top w:val="none" w:sz="0" w:space="0" w:color="auto"/>
        <w:left w:val="none" w:sz="0" w:space="0" w:color="auto"/>
        <w:bottom w:val="none" w:sz="0" w:space="0" w:color="auto"/>
        <w:right w:val="none" w:sz="0" w:space="0" w:color="auto"/>
      </w:divBdr>
    </w:div>
    <w:div w:id="322468125">
      <w:marLeft w:val="640"/>
      <w:marRight w:val="0"/>
      <w:marTop w:val="0"/>
      <w:marBottom w:val="0"/>
      <w:divBdr>
        <w:top w:val="none" w:sz="0" w:space="0" w:color="auto"/>
        <w:left w:val="none" w:sz="0" w:space="0" w:color="auto"/>
        <w:bottom w:val="none" w:sz="0" w:space="0" w:color="auto"/>
        <w:right w:val="none" w:sz="0" w:space="0" w:color="auto"/>
      </w:divBdr>
    </w:div>
    <w:div w:id="322508668">
      <w:marLeft w:val="640"/>
      <w:marRight w:val="0"/>
      <w:marTop w:val="0"/>
      <w:marBottom w:val="0"/>
      <w:divBdr>
        <w:top w:val="none" w:sz="0" w:space="0" w:color="auto"/>
        <w:left w:val="none" w:sz="0" w:space="0" w:color="auto"/>
        <w:bottom w:val="none" w:sz="0" w:space="0" w:color="auto"/>
        <w:right w:val="none" w:sz="0" w:space="0" w:color="auto"/>
      </w:divBdr>
    </w:div>
    <w:div w:id="322586706">
      <w:marLeft w:val="640"/>
      <w:marRight w:val="0"/>
      <w:marTop w:val="0"/>
      <w:marBottom w:val="0"/>
      <w:divBdr>
        <w:top w:val="none" w:sz="0" w:space="0" w:color="auto"/>
        <w:left w:val="none" w:sz="0" w:space="0" w:color="auto"/>
        <w:bottom w:val="none" w:sz="0" w:space="0" w:color="auto"/>
        <w:right w:val="none" w:sz="0" w:space="0" w:color="auto"/>
      </w:divBdr>
    </w:div>
    <w:div w:id="322590916">
      <w:marLeft w:val="640"/>
      <w:marRight w:val="0"/>
      <w:marTop w:val="0"/>
      <w:marBottom w:val="0"/>
      <w:divBdr>
        <w:top w:val="none" w:sz="0" w:space="0" w:color="auto"/>
        <w:left w:val="none" w:sz="0" w:space="0" w:color="auto"/>
        <w:bottom w:val="none" w:sz="0" w:space="0" w:color="auto"/>
        <w:right w:val="none" w:sz="0" w:space="0" w:color="auto"/>
      </w:divBdr>
    </w:div>
    <w:div w:id="322659214">
      <w:marLeft w:val="640"/>
      <w:marRight w:val="0"/>
      <w:marTop w:val="0"/>
      <w:marBottom w:val="0"/>
      <w:divBdr>
        <w:top w:val="none" w:sz="0" w:space="0" w:color="auto"/>
        <w:left w:val="none" w:sz="0" w:space="0" w:color="auto"/>
        <w:bottom w:val="none" w:sz="0" w:space="0" w:color="auto"/>
        <w:right w:val="none" w:sz="0" w:space="0" w:color="auto"/>
      </w:divBdr>
    </w:div>
    <w:div w:id="322664788">
      <w:marLeft w:val="640"/>
      <w:marRight w:val="0"/>
      <w:marTop w:val="0"/>
      <w:marBottom w:val="0"/>
      <w:divBdr>
        <w:top w:val="none" w:sz="0" w:space="0" w:color="auto"/>
        <w:left w:val="none" w:sz="0" w:space="0" w:color="auto"/>
        <w:bottom w:val="none" w:sz="0" w:space="0" w:color="auto"/>
        <w:right w:val="none" w:sz="0" w:space="0" w:color="auto"/>
      </w:divBdr>
    </w:div>
    <w:div w:id="322858388">
      <w:marLeft w:val="640"/>
      <w:marRight w:val="0"/>
      <w:marTop w:val="0"/>
      <w:marBottom w:val="0"/>
      <w:divBdr>
        <w:top w:val="none" w:sz="0" w:space="0" w:color="auto"/>
        <w:left w:val="none" w:sz="0" w:space="0" w:color="auto"/>
        <w:bottom w:val="none" w:sz="0" w:space="0" w:color="auto"/>
        <w:right w:val="none" w:sz="0" w:space="0" w:color="auto"/>
      </w:divBdr>
    </w:div>
    <w:div w:id="322897456">
      <w:marLeft w:val="640"/>
      <w:marRight w:val="0"/>
      <w:marTop w:val="0"/>
      <w:marBottom w:val="0"/>
      <w:divBdr>
        <w:top w:val="none" w:sz="0" w:space="0" w:color="auto"/>
        <w:left w:val="none" w:sz="0" w:space="0" w:color="auto"/>
        <w:bottom w:val="none" w:sz="0" w:space="0" w:color="auto"/>
        <w:right w:val="none" w:sz="0" w:space="0" w:color="auto"/>
      </w:divBdr>
    </w:div>
    <w:div w:id="322902995">
      <w:marLeft w:val="640"/>
      <w:marRight w:val="0"/>
      <w:marTop w:val="0"/>
      <w:marBottom w:val="0"/>
      <w:divBdr>
        <w:top w:val="none" w:sz="0" w:space="0" w:color="auto"/>
        <w:left w:val="none" w:sz="0" w:space="0" w:color="auto"/>
        <w:bottom w:val="none" w:sz="0" w:space="0" w:color="auto"/>
        <w:right w:val="none" w:sz="0" w:space="0" w:color="auto"/>
      </w:divBdr>
    </w:div>
    <w:div w:id="322928419">
      <w:marLeft w:val="640"/>
      <w:marRight w:val="0"/>
      <w:marTop w:val="0"/>
      <w:marBottom w:val="0"/>
      <w:divBdr>
        <w:top w:val="none" w:sz="0" w:space="0" w:color="auto"/>
        <w:left w:val="none" w:sz="0" w:space="0" w:color="auto"/>
        <w:bottom w:val="none" w:sz="0" w:space="0" w:color="auto"/>
        <w:right w:val="none" w:sz="0" w:space="0" w:color="auto"/>
      </w:divBdr>
    </w:div>
    <w:div w:id="322975372">
      <w:marLeft w:val="640"/>
      <w:marRight w:val="0"/>
      <w:marTop w:val="0"/>
      <w:marBottom w:val="0"/>
      <w:divBdr>
        <w:top w:val="none" w:sz="0" w:space="0" w:color="auto"/>
        <w:left w:val="none" w:sz="0" w:space="0" w:color="auto"/>
        <w:bottom w:val="none" w:sz="0" w:space="0" w:color="auto"/>
        <w:right w:val="none" w:sz="0" w:space="0" w:color="auto"/>
      </w:divBdr>
    </w:div>
    <w:div w:id="323094812">
      <w:marLeft w:val="640"/>
      <w:marRight w:val="0"/>
      <w:marTop w:val="0"/>
      <w:marBottom w:val="0"/>
      <w:divBdr>
        <w:top w:val="none" w:sz="0" w:space="0" w:color="auto"/>
        <w:left w:val="none" w:sz="0" w:space="0" w:color="auto"/>
        <w:bottom w:val="none" w:sz="0" w:space="0" w:color="auto"/>
        <w:right w:val="none" w:sz="0" w:space="0" w:color="auto"/>
      </w:divBdr>
    </w:div>
    <w:div w:id="323290165">
      <w:marLeft w:val="640"/>
      <w:marRight w:val="0"/>
      <w:marTop w:val="0"/>
      <w:marBottom w:val="0"/>
      <w:divBdr>
        <w:top w:val="none" w:sz="0" w:space="0" w:color="auto"/>
        <w:left w:val="none" w:sz="0" w:space="0" w:color="auto"/>
        <w:bottom w:val="none" w:sz="0" w:space="0" w:color="auto"/>
        <w:right w:val="none" w:sz="0" w:space="0" w:color="auto"/>
      </w:divBdr>
    </w:div>
    <w:div w:id="323361595">
      <w:marLeft w:val="640"/>
      <w:marRight w:val="0"/>
      <w:marTop w:val="0"/>
      <w:marBottom w:val="0"/>
      <w:divBdr>
        <w:top w:val="none" w:sz="0" w:space="0" w:color="auto"/>
        <w:left w:val="none" w:sz="0" w:space="0" w:color="auto"/>
        <w:bottom w:val="none" w:sz="0" w:space="0" w:color="auto"/>
        <w:right w:val="none" w:sz="0" w:space="0" w:color="auto"/>
      </w:divBdr>
    </w:div>
    <w:div w:id="323439030">
      <w:marLeft w:val="640"/>
      <w:marRight w:val="0"/>
      <w:marTop w:val="0"/>
      <w:marBottom w:val="0"/>
      <w:divBdr>
        <w:top w:val="none" w:sz="0" w:space="0" w:color="auto"/>
        <w:left w:val="none" w:sz="0" w:space="0" w:color="auto"/>
        <w:bottom w:val="none" w:sz="0" w:space="0" w:color="auto"/>
        <w:right w:val="none" w:sz="0" w:space="0" w:color="auto"/>
      </w:divBdr>
    </w:div>
    <w:div w:id="323509999">
      <w:marLeft w:val="640"/>
      <w:marRight w:val="0"/>
      <w:marTop w:val="0"/>
      <w:marBottom w:val="0"/>
      <w:divBdr>
        <w:top w:val="none" w:sz="0" w:space="0" w:color="auto"/>
        <w:left w:val="none" w:sz="0" w:space="0" w:color="auto"/>
        <w:bottom w:val="none" w:sz="0" w:space="0" w:color="auto"/>
        <w:right w:val="none" w:sz="0" w:space="0" w:color="auto"/>
      </w:divBdr>
    </w:div>
    <w:div w:id="323512267">
      <w:marLeft w:val="640"/>
      <w:marRight w:val="0"/>
      <w:marTop w:val="0"/>
      <w:marBottom w:val="0"/>
      <w:divBdr>
        <w:top w:val="none" w:sz="0" w:space="0" w:color="auto"/>
        <w:left w:val="none" w:sz="0" w:space="0" w:color="auto"/>
        <w:bottom w:val="none" w:sz="0" w:space="0" w:color="auto"/>
        <w:right w:val="none" w:sz="0" w:space="0" w:color="auto"/>
      </w:divBdr>
    </w:div>
    <w:div w:id="323556201">
      <w:marLeft w:val="640"/>
      <w:marRight w:val="0"/>
      <w:marTop w:val="0"/>
      <w:marBottom w:val="0"/>
      <w:divBdr>
        <w:top w:val="none" w:sz="0" w:space="0" w:color="auto"/>
        <w:left w:val="none" w:sz="0" w:space="0" w:color="auto"/>
        <w:bottom w:val="none" w:sz="0" w:space="0" w:color="auto"/>
        <w:right w:val="none" w:sz="0" w:space="0" w:color="auto"/>
      </w:divBdr>
    </w:div>
    <w:div w:id="323705855">
      <w:marLeft w:val="640"/>
      <w:marRight w:val="0"/>
      <w:marTop w:val="0"/>
      <w:marBottom w:val="0"/>
      <w:divBdr>
        <w:top w:val="none" w:sz="0" w:space="0" w:color="auto"/>
        <w:left w:val="none" w:sz="0" w:space="0" w:color="auto"/>
        <w:bottom w:val="none" w:sz="0" w:space="0" w:color="auto"/>
        <w:right w:val="none" w:sz="0" w:space="0" w:color="auto"/>
      </w:divBdr>
    </w:div>
    <w:div w:id="323709498">
      <w:marLeft w:val="640"/>
      <w:marRight w:val="0"/>
      <w:marTop w:val="0"/>
      <w:marBottom w:val="0"/>
      <w:divBdr>
        <w:top w:val="none" w:sz="0" w:space="0" w:color="auto"/>
        <w:left w:val="none" w:sz="0" w:space="0" w:color="auto"/>
        <w:bottom w:val="none" w:sz="0" w:space="0" w:color="auto"/>
        <w:right w:val="none" w:sz="0" w:space="0" w:color="auto"/>
      </w:divBdr>
    </w:div>
    <w:div w:id="323749215">
      <w:marLeft w:val="640"/>
      <w:marRight w:val="0"/>
      <w:marTop w:val="0"/>
      <w:marBottom w:val="0"/>
      <w:divBdr>
        <w:top w:val="none" w:sz="0" w:space="0" w:color="auto"/>
        <w:left w:val="none" w:sz="0" w:space="0" w:color="auto"/>
        <w:bottom w:val="none" w:sz="0" w:space="0" w:color="auto"/>
        <w:right w:val="none" w:sz="0" w:space="0" w:color="auto"/>
      </w:divBdr>
    </w:div>
    <w:div w:id="323751253">
      <w:marLeft w:val="640"/>
      <w:marRight w:val="0"/>
      <w:marTop w:val="0"/>
      <w:marBottom w:val="0"/>
      <w:divBdr>
        <w:top w:val="none" w:sz="0" w:space="0" w:color="auto"/>
        <w:left w:val="none" w:sz="0" w:space="0" w:color="auto"/>
        <w:bottom w:val="none" w:sz="0" w:space="0" w:color="auto"/>
        <w:right w:val="none" w:sz="0" w:space="0" w:color="auto"/>
      </w:divBdr>
    </w:div>
    <w:div w:id="323778484">
      <w:marLeft w:val="640"/>
      <w:marRight w:val="0"/>
      <w:marTop w:val="0"/>
      <w:marBottom w:val="0"/>
      <w:divBdr>
        <w:top w:val="none" w:sz="0" w:space="0" w:color="auto"/>
        <w:left w:val="none" w:sz="0" w:space="0" w:color="auto"/>
        <w:bottom w:val="none" w:sz="0" w:space="0" w:color="auto"/>
        <w:right w:val="none" w:sz="0" w:space="0" w:color="auto"/>
      </w:divBdr>
    </w:div>
    <w:div w:id="323827084">
      <w:marLeft w:val="640"/>
      <w:marRight w:val="0"/>
      <w:marTop w:val="0"/>
      <w:marBottom w:val="0"/>
      <w:divBdr>
        <w:top w:val="none" w:sz="0" w:space="0" w:color="auto"/>
        <w:left w:val="none" w:sz="0" w:space="0" w:color="auto"/>
        <w:bottom w:val="none" w:sz="0" w:space="0" w:color="auto"/>
        <w:right w:val="none" w:sz="0" w:space="0" w:color="auto"/>
      </w:divBdr>
    </w:div>
    <w:div w:id="323894317">
      <w:marLeft w:val="640"/>
      <w:marRight w:val="0"/>
      <w:marTop w:val="0"/>
      <w:marBottom w:val="0"/>
      <w:divBdr>
        <w:top w:val="none" w:sz="0" w:space="0" w:color="auto"/>
        <w:left w:val="none" w:sz="0" w:space="0" w:color="auto"/>
        <w:bottom w:val="none" w:sz="0" w:space="0" w:color="auto"/>
        <w:right w:val="none" w:sz="0" w:space="0" w:color="auto"/>
      </w:divBdr>
    </w:div>
    <w:div w:id="323899450">
      <w:marLeft w:val="640"/>
      <w:marRight w:val="0"/>
      <w:marTop w:val="0"/>
      <w:marBottom w:val="0"/>
      <w:divBdr>
        <w:top w:val="none" w:sz="0" w:space="0" w:color="auto"/>
        <w:left w:val="none" w:sz="0" w:space="0" w:color="auto"/>
        <w:bottom w:val="none" w:sz="0" w:space="0" w:color="auto"/>
        <w:right w:val="none" w:sz="0" w:space="0" w:color="auto"/>
      </w:divBdr>
    </w:div>
    <w:div w:id="323975761">
      <w:marLeft w:val="640"/>
      <w:marRight w:val="0"/>
      <w:marTop w:val="0"/>
      <w:marBottom w:val="0"/>
      <w:divBdr>
        <w:top w:val="none" w:sz="0" w:space="0" w:color="auto"/>
        <w:left w:val="none" w:sz="0" w:space="0" w:color="auto"/>
        <w:bottom w:val="none" w:sz="0" w:space="0" w:color="auto"/>
        <w:right w:val="none" w:sz="0" w:space="0" w:color="auto"/>
      </w:divBdr>
    </w:div>
    <w:div w:id="324018375">
      <w:marLeft w:val="640"/>
      <w:marRight w:val="0"/>
      <w:marTop w:val="0"/>
      <w:marBottom w:val="0"/>
      <w:divBdr>
        <w:top w:val="none" w:sz="0" w:space="0" w:color="auto"/>
        <w:left w:val="none" w:sz="0" w:space="0" w:color="auto"/>
        <w:bottom w:val="none" w:sz="0" w:space="0" w:color="auto"/>
        <w:right w:val="none" w:sz="0" w:space="0" w:color="auto"/>
      </w:divBdr>
    </w:div>
    <w:div w:id="324088364">
      <w:marLeft w:val="640"/>
      <w:marRight w:val="0"/>
      <w:marTop w:val="0"/>
      <w:marBottom w:val="0"/>
      <w:divBdr>
        <w:top w:val="none" w:sz="0" w:space="0" w:color="auto"/>
        <w:left w:val="none" w:sz="0" w:space="0" w:color="auto"/>
        <w:bottom w:val="none" w:sz="0" w:space="0" w:color="auto"/>
        <w:right w:val="none" w:sz="0" w:space="0" w:color="auto"/>
      </w:divBdr>
    </w:div>
    <w:div w:id="324088872">
      <w:marLeft w:val="640"/>
      <w:marRight w:val="0"/>
      <w:marTop w:val="0"/>
      <w:marBottom w:val="0"/>
      <w:divBdr>
        <w:top w:val="none" w:sz="0" w:space="0" w:color="auto"/>
        <w:left w:val="none" w:sz="0" w:space="0" w:color="auto"/>
        <w:bottom w:val="none" w:sz="0" w:space="0" w:color="auto"/>
        <w:right w:val="none" w:sz="0" w:space="0" w:color="auto"/>
      </w:divBdr>
    </w:div>
    <w:div w:id="324170641">
      <w:marLeft w:val="640"/>
      <w:marRight w:val="0"/>
      <w:marTop w:val="0"/>
      <w:marBottom w:val="0"/>
      <w:divBdr>
        <w:top w:val="none" w:sz="0" w:space="0" w:color="auto"/>
        <w:left w:val="none" w:sz="0" w:space="0" w:color="auto"/>
        <w:bottom w:val="none" w:sz="0" w:space="0" w:color="auto"/>
        <w:right w:val="none" w:sz="0" w:space="0" w:color="auto"/>
      </w:divBdr>
    </w:div>
    <w:div w:id="324208510">
      <w:marLeft w:val="640"/>
      <w:marRight w:val="0"/>
      <w:marTop w:val="0"/>
      <w:marBottom w:val="0"/>
      <w:divBdr>
        <w:top w:val="none" w:sz="0" w:space="0" w:color="auto"/>
        <w:left w:val="none" w:sz="0" w:space="0" w:color="auto"/>
        <w:bottom w:val="none" w:sz="0" w:space="0" w:color="auto"/>
        <w:right w:val="none" w:sz="0" w:space="0" w:color="auto"/>
      </w:divBdr>
    </w:div>
    <w:div w:id="324208774">
      <w:marLeft w:val="640"/>
      <w:marRight w:val="0"/>
      <w:marTop w:val="0"/>
      <w:marBottom w:val="0"/>
      <w:divBdr>
        <w:top w:val="none" w:sz="0" w:space="0" w:color="auto"/>
        <w:left w:val="none" w:sz="0" w:space="0" w:color="auto"/>
        <w:bottom w:val="none" w:sz="0" w:space="0" w:color="auto"/>
        <w:right w:val="none" w:sz="0" w:space="0" w:color="auto"/>
      </w:divBdr>
    </w:div>
    <w:div w:id="324211966">
      <w:marLeft w:val="640"/>
      <w:marRight w:val="0"/>
      <w:marTop w:val="0"/>
      <w:marBottom w:val="0"/>
      <w:divBdr>
        <w:top w:val="none" w:sz="0" w:space="0" w:color="auto"/>
        <w:left w:val="none" w:sz="0" w:space="0" w:color="auto"/>
        <w:bottom w:val="none" w:sz="0" w:space="0" w:color="auto"/>
        <w:right w:val="none" w:sz="0" w:space="0" w:color="auto"/>
      </w:divBdr>
    </w:div>
    <w:div w:id="324212012">
      <w:marLeft w:val="640"/>
      <w:marRight w:val="0"/>
      <w:marTop w:val="0"/>
      <w:marBottom w:val="0"/>
      <w:divBdr>
        <w:top w:val="none" w:sz="0" w:space="0" w:color="auto"/>
        <w:left w:val="none" w:sz="0" w:space="0" w:color="auto"/>
        <w:bottom w:val="none" w:sz="0" w:space="0" w:color="auto"/>
        <w:right w:val="none" w:sz="0" w:space="0" w:color="auto"/>
      </w:divBdr>
    </w:div>
    <w:div w:id="324213057">
      <w:marLeft w:val="640"/>
      <w:marRight w:val="0"/>
      <w:marTop w:val="0"/>
      <w:marBottom w:val="0"/>
      <w:divBdr>
        <w:top w:val="none" w:sz="0" w:space="0" w:color="auto"/>
        <w:left w:val="none" w:sz="0" w:space="0" w:color="auto"/>
        <w:bottom w:val="none" w:sz="0" w:space="0" w:color="auto"/>
        <w:right w:val="none" w:sz="0" w:space="0" w:color="auto"/>
      </w:divBdr>
    </w:div>
    <w:div w:id="324237828">
      <w:marLeft w:val="640"/>
      <w:marRight w:val="0"/>
      <w:marTop w:val="0"/>
      <w:marBottom w:val="0"/>
      <w:divBdr>
        <w:top w:val="none" w:sz="0" w:space="0" w:color="auto"/>
        <w:left w:val="none" w:sz="0" w:space="0" w:color="auto"/>
        <w:bottom w:val="none" w:sz="0" w:space="0" w:color="auto"/>
        <w:right w:val="none" w:sz="0" w:space="0" w:color="auto"/>
      </w:divBdr>
    </w:div>
    <w:div w:id="324289285">
      <w:marLeft w:val="640"/>
      <w:marRight w:val="0"/>
      <w:marTop w:val="0"/>
      <w:marBottom w:val="0"/>
      <w:divBdr>
        <w:top w:val="none" w:sz="0" w:space="0" w:color="auto"/>
        <w:left w:val="none" w:sz="0" w:space="0" w:color="auto"/>
        <w:bottom w:val="none" w:sz="0" w:space="0" w:color="auto"/>
        <w:right w:val="none" w:sz="0" w:space="0" w:color="auto"/>
      </w:divBdr>
    </w:div>
    <w:div w:id="324356308">
      <w:marLeft w:val="640"/>
      <w:marRight w:val="0"/>
      <w:marTop w:val="0"/>
      <w:marBottom w:val="0"/>
      <w:divBdr>
        <w:top w:val="none" w:sz="0" w:space="0" w:color="auto"/>
        <w:left w:val="none" w:sz="0" w:space="0" w:color="auto"/>
        <w:bottom w:val="none" w:sz="0" w:space="0" w:color="auto"/>
        <w:right w:val="none" w:sz="0" w:space="0" w:color="auto"/>
      </w:divBdr>
    </w:div>
    <w:div w:id="324406631">
      <w:marLeft w:val="480"/>
      <w:marRight w:val="0"/>
      <w:marTop w:val="0"/>
      <w:marBottom w:val="0"/>
      <w:divBdr>
        <w:top w:val="none" w:sz="0" w:space="0" w:color="auto"/>
        <w:left w:val="none" w:sz="0" w:space="0" w:color="auto"/>
        <w:bottom w:val="none" w:sz="0" w:space="0" w:color="auto"/>
        <w:right w:val="none" w:sz="0" w:space="0" w:color="auto"/>
      </w:divBdr>
    </w:div>
    <w:div w:id="324432115">
      <w:marLeft w:val="640"/>
      <w:marRight w:val="0"/>
      <w:marTop w:val="0"/>
      <w:marBottom w:val="0"/>
      <w:divBdr>
        <w:top w:val="none" w:sz="0" w:space="0" w:color="auto"/>
        <w:left w:val="none" w:sz="0" w:space="0" w:color="auto"/>
        <w:bottom w:val="none" w:sz="0" w:space="0" w:color="auto"/>
        <w:right w:val="none" w:sz="0" w:space="0" w:color="auto"/>
      </w:divBdr>
    </w:div>
    <w:div w:id="324626635">
      <w:marLeft w:val="640"/>
      <w:marRight w:val="0"/>
      <w:marTop w:val="0"/>
      <w:marBottom w:val="0"/>
      <w:divBdr>
        <w:top w:val="none" w:sz="0" w:space="0" w:color="auto"/>
        <w:left w:val="none" w:sz="0" w:space="0" w:color="auto"/>
        <w:bottom w:val="none" w:sz="0" w:space="0" w:color="auto"/>
        <w:right w:val="none" w:sz="0" w:space="0" w:color="auto"/>
      </w:divBdr>
    </w:div>
    <w:div w:id="324627248">
      <w:marLeft w:val="640"/>
      <w:marRight w:val="0"/>
      <w:marTop w:val="0"/>
      <w:marBottom w:val="0"/>
      <w:divBdr>
        <w:top w:val="none" w:sz="0" w:space="0" w:color="auto"/>
        <w:left w:val="none" w:sz="0" w:space="0" w:color="auto"/>
        <w:bottom w:val="none" w:sz="0" w:space="0" w:color="auto"/>
        <w:right w:val="none" w:sz="0" w:space="0" w:color="auto"/>
      </w:divBdr>
    </w:div>
    <w:div w:id="324630001">
      <w:marLeft w:val="640"/>
      <w:marRight w:val="0"/>
      <w:marTop w:val="0"/>
      <w:marBottom w:val="0"/>
      <w:divBdr>
        <w:top w:val="none" w:sz="0" w:space="0" w:color="auto"/>
        <w:left w:val="none" w:sz="0" w:space="0" w:color="auto"/>
        <w:bottom w:val="none" w:sz="0" w:space="0" w:color="auto"/>
        <w:right w:val="none" w:sz="0" w:space="0" w:color="auto"/>
      </w:divBdr>
    </w:div>
    <w:div w:id="324669484">
      <w:marLeft w:val="640"/>
      <w:marRight w:val="0"/>
      <w:marTop w:val="0"/>
      <w:marBottom w:val="0"/>
      <w:divBdr>
        <w:top w:val="none" w:sz="0" w:space="0" w:color="auto"/>
        <w:left w:val="none" w:sz="0" w:space="0" w:color="auto"/>
        <w:bottom w:val="none" w:sz="0" w:space="0" w:color="auto"/>
        <w:right w:val="none" w:sz="0" w:space="0" w:color="auto"/>
      </w:divBdr>
    </w:div>
    <w:div w:id="324669913">
      <w:marLeft w:val="640"/>
      <w:marRight w:val="0"/>
      <w:marTop w:val="0"/>
      <w:marBottom w:val="0"/>
      <w:divBdr>
        <w:top w:val="none" w:sz="0" w:space="0" w:color="auto"/>
        <w:left w:val="none" w:sz="0" w:space="0" w:color="auto"/>
        <w:bottom w:val="none" w:sz="0" w:space="0" w:color="auto"/>
        <w:right w:val="none" w:sz="0" w:space="0" w:color="auto"/>
      </w:divBdr>
    </w:div>
    <w:div w:id="324749126">
      <w:marLeft w:val="640"/>
      <w:marRight w:val="0"/>
      <w:marTop w:val="0"/>
      <w:marBottom w:val="0"/>
      <w:divBdr>
        <w:top w:val="none" w:sz="0" w:space="0" w:color="auto"/>
        <w:left w:val="none" w:sz="0" w:space="0" w:color="auto"/>
        <w:bottom w:val="none" w:sz="0" w:space="0" w:color="auto"/>
        <w:right w:val="none" w:sz="0" w:space="0" w:color="auto"/>
      </w:divBdr>
    </w:div>
    <w:div w:id="324817588">
      <w:marLeft w:val="640"/>
      <w:marRight w:val="0"/>
      <w:marTop w:val="0"/>
      <w:marBottom w:val="0"/>
      <w:divBdr>
        <w:top w:val="none" w:sz="0" w:space="0" w:color="auto"/>
        <w:left w:val="none" w:sz="0" w:space="0" w:color="auto"/>
        <w:bottom w:val="none" w:sz="0" w:space="0" w:color="auto"/>
        <w:right w:val="none" w:sz="0" w:space="0" w:color="auto"/>
      </w:divBdr>
    </w:div>
    <w:div w:id="324819097">
      <w:marLeft w:val="640"/>
      <w:marRight w:val="0"/>
      <w:marTop w:val="0"/>
      <w:marBottom w:val="0"/>
      <w:divBdr>
        <w:top w:val="none" w:sz="0" w:space="0" w:color="auto"/>
        <w:left w:val="none" w:sz="0" w:space="0" w:color="auto"/>
        <w:bottom w:val="none" w:sz="0" w:space="0" w:color="auto"/>
        <w:right w:val="none" w:sz="0" w:space="0" w:color="auto"/>
      </w:divBdr>
    </w:div>
    <w:div w:id="324820972">
      <w:marLeft w:val="640"/>
      <w:marRight w:val="0"/>
      <w:marTop w:val="0"/>
      <w:marBottom w:val="0"/>
      <w:divBdr>
        <w:top w:val="none" w:sz="0" w:space="0" w:color="auto"/>
        <w:left w:val="none" w:sz="0" w:space="0" w:color="auto"/>
        <w:bottom w:val="none" w:sz="0" w:space="0" w:color="auto"/>
        <w:right w:val="none" w:sz="0" w:space="0" w:color="auto"/>
      </w:divBdr>
    </w:div>
    <w:div w:id="324821496">
      <w:marLeft w:val="640"/>
      <w:marRight w:val="0"/>
      <w:marTop w:val="0"/>
      <w:marBottom w:val="0"/>
      <w:divBdr>
        <w:top w:val="none" w:sz="0" w:space="0" w:color="auto"/>
        <w:left w:val="none" w:sz="0" w:space="0" w:color="auto"/>
        <w:bottom w:val="none" w:sz="0" w:space="0" w:color="auto"/>
        <w:right w:val="none" w:sz="0" w:space="0" w:color="auto"/>
      </w:divBdr>
    </w:div>
    <w:div w:id="324869417">
      <w:marLeft w:val="640"/>
      <w:marRight w:val="0"/>
      <w:marTop w:val="0"/>
      <w:marBottom w:val="0"/>
      <w:divBdr>
        <w:top w:val="none" w:sz="0" w:space="0" w:color="auto"/>
        <w:left w:val="none" w:sz="0" w:space="0" w:color="auto"/>
        <w:bottom w:val="none" w:sz="0" w:space="0" w:color="auto"/>
        <w:right w:val="none" w:sz="0" w:space="0" w:color="auto"/>
      </w:divBdr>
    </w:div>
    <w:div w:id="324941614">
      <w:marLeft w:val="640"/>
      <w:marRight w:val="0"/>
      <w:marTop w:val="0"/>
      <w:marBottom w:val="0"/>
      <w:divBdr>
        <w:top w:val="none" w:sz="0" w:space="0" w:color="auto"/>
        <w:left w:val="none" w:sz="0" w:space="0" w:color="auto"/>
        <w:bottom w:val="none" w:sz="0" w:space="0" w:color="auto"/>
        <w:right w:val="none" w:sz="0" w:space="0" w:color="auto"/>
      </w:divBdr>
    </w:div>
    <w:div w:id="324944730">
      <w:marLeft w:val="640"/>
      <w:marRight w:val="0"/>
      <w:marTop w:val="0"/>
      <w:marBottom w:val="0"/>
      <w:divBdr>
        <w:top w:val="none" w:sz="0" w:space="0" w:color="auto"/>
        <w:left w:val="none" w:sz="0" w:space="0" w:color="auto"/>
        <w:bottom w:val="none" w:sz="0" w:space="0" w:color="auto"/>
        <w:right w:val="none" w:sz="0" w:space="0" w:color="auto"/>
      </w:divBdr>
    </w:div>
    <w:div w:id="325011966">
      <w:marLeft w:val="640"/>
      <w:marRight w:val="0"/>
      <w:marTop w:val="0"/>
      <w:marBottom w:val="0"/>
      <w:divBdr>
        <w:top w:val="none" w:sz="0" w:space="0" w:color="auto"/>
        <w:left w:val="none" w:sz="0" w:space="0" w:color="auto"/>
        <w:bottom w:val="none" w:sz="0" w:space="0" w:color="auto"/>
        <w:right w:val="none" w:sz="0" w:space="0" w:color="auto"/>
      </w:divBdr>
    </w:div>
    <w:div w:id="325016740">
      <w:marLeft w:val="640"/>
      <w:marRight w:val="0"/>
      <w:marTop w:val="0"/>
      <w:marBottom w:val="0"/>
      <w:divBdr>
        <w:top w:val="none" w:sz="0" w:space="0" w:color="auto"/>
        <w:left w:val="none" w:sz="0" w:space="0" w:color="auto"/>
        <w:bottom w:val="none" w:sz="0" w:space="0" w:color="auto"/>
        <w:right w:val="none" w:sz="0" w:space="0" w:color="auto"/>
      </w:divBdr>
    </w:div>
    <w:div w:id="325016794">
      <w:marLeft w:val="640"/>
      <w:marRight w:val="0"/>
      <w:marTop w:val="0"/>
      <w:marBottom w:val="0"/>
      <w:divBdr>
        <w:top w:val="none" w:sz="0" w:space="0" w:color="auto"/>
        <w:left w:val="none" w:sz="0" w:space="0" w:color="auto"/>
        <w:bottom w:val="none" w:sz="0" w:space="0" w:color="auto"/>
        <w:right w:val="none" w:sz="0" w:space="0" w:color="auto"/>
      </w:divBdr>
    </w:div>
    <w:div w:id="325062098">
      <w:marLeft w:val="640"/>
      <w:marRight w:val="0"/>
      <w:marTop w:val="0"/>
      <w:marBottom w:val="0"/>
      <w:divBdr>
        <w:top w:val="none" w:sz="0" w:space="0" w:color="auto"/>
        <w:left w:val="none" w:sz="0" w:space="0" w:color="auto"/>
        <w:bottom w:val="none" w:sz="0" w:space="0" w:color="auto"/>
        <w:right w:val="none" w:sz="0" w:space="0" w:color="auto"/>
      </w:divBdr>
    </w:div>
    <w:div w:id="325128943">
      <w:marLeft w:val="640"/>
      <w:marRight w:val="0"/>
      <w:marTop w:val="0"/>
      <w:marBottom w:val="0"/>
      <w:divBdr>
        <w:top w:val="none" w:sz="0" w:space="0" w:color="auto"/>
        <w:left w:val="none" w:sz="0" w:space="0" w:color="auto"/>
        <w:bottom w:val="none" w:sz="0" w:space="0" w:color="auto"/>
        <w:right w:val="none" w:sz="0" w:space="0" w:color="auto"/>
      </w:divBdr>
    </w:div>
    <w:div w:id="325129402">
      <w:marLeft w:val="640"/>
      <w:marRight w:val="0"/>
      <w:marTop w:val="0"/>
      <w:marBottom w:val="0"/>
      <w:divBdr>
        <w:top w:val="none" w:sz="0" w:space="0" w:color="auto"/>
        <w:left w:val="none" w:sz="0" w:space="0" w:color="auto"/>
        <w:bottom w:val="none" w:sz="0" w:space="0" w:color="auto"/>
        <w:right w:val="none" w:sz="0" w:space="0" w:color="auto"/>
      </w:divBdr>
    </w:div>
    <w:div w:id="325206755">
      <w:marLeft w:val="640"/>
      <w:marRight w:val="0"/>
      <w:marTop w:val="0"/>
      <w:marBottom w:val="0"/>
      <w:divBdr>
        <w:top w:val="none" w:sz="0" w:space="0" w:color="auto"/>
        <w:left w:val="none" w:sz="0" w:space="0" w:color="auto"/>
        <w:bottom w:val="none" w:sz="0" w:space="0" w:color="auto"/>
        <w:right w:val="none" w:sz="0" w:space="0" w:color="auto"/>
      </w:divBdr>
    </w:div>
    <w:div w:id="325255255">
      <w:marLeft w:val="640"/>
      <w:marRight w:val="0"/>
      <w:marTop w:val="0"/>
      <w:marBottom w:val="0"/>
      <w:divBdr>
        <w:top w:val="none" w:sz="0" w:space="0" w:color="auto"/>
        <w:left w:val="none" w:sz="0" w:space="0" w:color="auto"/>
        <w:bottom w:val="none" w:sz="0" w:space="0" w:color="auto"/>
        <w:right w:val="none" w:sz="0" w:space="0" w:color="auto"/>
      </w:divBdr>
    </w:div>
    <w:div w:id="325282857">
      <w:marLeft w:val="640"/>
      <w:marRight w:val="0"/>
      <w:marTop w:val="0"/>
      <w:marBottom w:val="0"/>
      <w:divBdr>
        <w:top w:val="none" w:sz="0" w:space="0" w:color="auto"/>
        <w:left w:val="none" w:sz="0" w:space="0" w:color="auto"/>
        <w:bottom w:val="none" w:sz="0" w:space="0" w:color="auto"/>
        <w:right w:val="none" w:sz="0" w:space="0" w:color="auto"/>
      </w:divBdr>
    </w:div>
    <w:div w:id="325324730">
      <w:marLeft w:val="640"/>
      <w:marRight w:val="0"/>
      <w:marTop w:val="0"/>
      <w:marBottom w:val="0"/>
      <w:divBdr>
        <w:top w:val="none" w:sz="0" w:space="0" w:color="auto"/>
        <w:left w:val="none" w:sz="0" w:space="0" w:color="auto"/>
        <w:bottom w:val="none" w:sz="0" w:space="0" w:color="auto"/>
        <w:right w:val="none" w:sz="0" w:space="0" w:color="auto"/>
      </w:divBdr>
    </w:div>
    <w:div w:id="325404523">
      <w:marLeft w:val="640"/>
      <w:marRight w:val="0"/>
      <w:marTop w:val="0"/>
      <w:marBottom w:val="0"/>
      <w:divBdr>
        <w:top w:val="none" w:sz="0" w:space="0" w:color="auto"/>
        <w:left w:val="none" w:sz="0" w:space="0" w:color="auto"/>
        <w:bottom w:val="none" w:sz="0" w:space="0" w:color="auto"/>
        <w:right w:val="none" w:sz="0" w:space="0" w:color="auto"/>
      </w:divBdr>
    </w:div>
    <w:div w:id="325592314">
      <w:marLeft w:val="640"/>
      <w:marRight w:val="0"/>
      <w:marTop w:val="0"/>
      <w:marBottom w:val="0"/>
      <w:divBdr>
        <w:top w:val="none" w:sz="0" w:space="0" w:color="auto"/>
        <w:left w:val="none" w:sz="0" w:space="0" w:color="auto"/>
        <w:bottom w:val="none" w:sz="0" w:space="0" w:color="auto"/>
        <w:right w:val="none" w:sz="0" w:space="0" w:color="auto"/>
      </w:divBdr>
    </w:div>
    <w:div w:id="325667242">
      <w:marLeft w:val="640"/>
      <w:marRight w:val="0"/>
      <w:marTop w:val="0"/>
      <w:marBottom w:val="0"/>
      <w:divBdr>
        <w:top w:val="none" w:sz="0" w:space="0" w:color="auto"/>
        <w:left w:val="none" w:sz="0" w:space="0" w:color="auto"/>
        <w:bottom w:val="none" w:sz="0" w:space="0" w:color="auto"/>
        <w:right w:val="none" w:sz="0" w:space="0" w:color="auto"/>
      </w:divBdr>
    </w:div>
    <w:div w:id="325672373">
      <w:marLeft w:val="640"/>
      <w:marRight w:val="0"/>
      <w:marTop w:val="0"/>
      <w:marBottom w:val="0"/>
      <w:divBdr>
        <w:top w:val="none" w:sz="0" w:space="0" w:color="auto"/>
        <w:left w:val="none" w:sz="0" w:space="0" w:color="auto"/>
        <w:bottom w:val="none" w:sz="0" w:space="0" w:color="auto"/>
        <w:right w:val="none" w:sz="0" w:space="0" w:color="auto"/>
      </w:divBdr>
    </w:div>
    <w:div w:id="325716459">
      <w:marLeft w:val="640"/>
      <w:marRight w:val="0"/>
      <w:marTop w:val="0"/>
      <w:marBottom w:val="0"/>
      <w:divBdr>
        <w:top w:val="none" w:sz="0" w:space="0" w:color="auto"/>
        <w:left w:val="none" w:sz="0" w:space="0" w:color="auto"/>
        <w:bottom w:val="none" w:sz="0" w:space="0" w:color="auto"/>
        <w:right w:val="none" w:sz="0" w:space="0" w:color="auto"/>
      </w:divBdr>
    </w:div>
    <w:div w:id="325746343">
      <w:marLeft w:val="640"/>
      <w:marRight w:val="0"/>
      <w:marTop w:val="0"/>
      <w:marBottom w:val="0"/>
      <w:divBdr>
        <w:top w:val="none" w:sz="0" w:space="0" w:color="auto"/>
        <w:left w:val="none" w:sz="0" w:space="0" w:color="auto"/>
        <w:bottom w:val="none" w:sz="0" w:space="0" w:color="auto"/>
        <w:right w:val="none" w:sz="0" w:space="0" w:color="auto"/>
      </w:divBdr>
    </w:div>
    <w:div w:id="325784113">
      <w:marLeft w:val="640"/>
      <w:marRight w:val="0"/>
      <w:marTop w:val="0"/>
      <w:marBottom w:val="0"/>
      <w:divBdr>
        <w:top w:val="none" w:sz="0" w:space="0" w:color="auto"/>
        <w:left w:val="none" w:sz="0" w:space="0" w:color="auto"/>
        <w:bottom w:val="none" w:sz="0" w:space="0" w:color="auto"/>
        <w:right w:val="none" w:sz="0" w:space="0" w:color="auto"/>
      </w:divBdr>
    </w:div>
    <w:div w:id="325785464">
      <w:marLeft w:val="640"/>
      <w:marRight w:val="0"/>
      <w:marTop w:val="0"/>
      <w:marBottom w:val="0"/>
      <w:divBdr>
        <w:top w:val="none" w:sz="0" w:space="0" w:color="auto"/>
        <w:left w:val="none" w:sz="0" w:space="0" w:color="auto"/>
        <w:bottom w:val="none" w:sz="0" w:space="0" w:color="auto"/>
        <w:right w:val="none" w:sz="0" w:space="0" w:color="auto"/>
      </w:divBdr>
    </w:div>
    <w:div w:id="325787363">
      <w:marLeft w:val="640"/>
      <w:marRight w:val="0"/>
      <w:marTop w:val="0"/>
      <w:marBottom w:val="0"/>
      <w:divBdr>
        <w:top w:val="none" w:sz="0" w:space="0" w:color="auto"/>
        <w:left w:val="none" w:sz="0" w:space="0" w:color="auto"/>
        <w:bottom w:val="none" w:sz="0" w:space="0" w:color="auto"/>
        <w:right w:val="none" w:sz="0" w:space="0" w:color="auto"/>
      </w:divBdr>
    </w:div>
    <w:div w:id="325792657">
      <w:marLeft w:val="640"/>
      <w:marRight w:val="0"/>
      <w:marTop w:val="0"/>
      <w:marBottom w:val="0"/>
      <w:divBdr>
        <w:top w:val="none" w:sz="0" w:space="0" w:color="auto"/>
        <w:left w:val="none" w:sz="0" w:space="0" w:color="auto"/>
        <w:bottom w:val="none" w:sz="0" w:space="0" w:color="auto"/>
        <w:right w:val="none" w:sz="0" w:space="0" w:color="auto"/>
      </w:divBdr>
    </w:div>
    <w:div w:id="325866273">
      <w:marLeft w:val="640"/>
      <w:marRight w:val="0"/>
      <w:marTop w:val="0"/>
      <w:marBottom w:val="0"/>
      <w:divBdr>
        <w:top w:val="none" w:sz="0" w:space="0" w:color="auto"/>
        <w:left w:val="none" w:sz="0" w:space="0" w:color="auto"/>
        <w:bottom w:val="none" w:sz="0" w:space="0" w:color="auto"/>
        <w:right w:val="none" w:sz="0" w:space="0" w:color="auto"/>
      </w:divBdr>
    </w:div>
    <w:div w:id="325910664">
      <w:marLeft w:val="640"/>
      <w:marRight w:val="0"/>
      <w:marTop w:val="0"/>
      <w:marBottom w:val="0"/>
      <w:divBdr>
        <w:top w:val="none" w:sz="0" w:space="0" w:color="auto"/>
        <w:left w:val="none" w:sz="0" w:space="0" w:color="auto"/>
        <w:bottom w:val="none" w:sz="0" w:space="0" w:color="auto"/>
        <w:right w:val="none" w:sz="0" w:space="0" w:color="auto"/>
      </w:divBdr>
    </w:div>
    <w:div w:id="326128860">
      <w:marLeft w:val="640"/>
      <w:marRight w:val="0"/>
      <w:marTop w:val="0"/>
      <w:marBottom w:val="0"/>
      <w:divBdr>
        <w:top w:val="none" w:sz="0" w:space="0" w:color="auto"/>
        <w:left w:val="none" w:sz="0" w:space="0" w:color="auto"/>
        <w:bottom w:val="none" w:sz="0" w:space="0" w:color="auto"/>
        <w:right w:val="none" w:sz="0" w:space="0" w:color="auto"/>
      </w:divBdr>
    </w:div>
    <w:div w:id="326175999">
      <w:marLeft w:val="640"/>
      <w:marRight w:val="0"/>
      <w:marTop w:val="0"/>
      <w:marBottom w:val="0"/>
      <w:divBdr>
        <w:top w:val="none" w:sz="0" w:space="0" w:color="auto"/>
        <w:left w:val="none" w:sz="0" w:space="0" w:color="auto"/>
        <w:bottom w:val="none" w:sz="0" w:space="0" w:color="auto"/>
        <w:right w:val="none" w:sz="0" w:space="0" w:color="auto"/>
      </w:divBdr>
    </w:div>
    <w:div w:id="326179394">
      <w:marLeft w:val="640"/>
      <w:marRight w:val="0"/>
      <w:marTop w:val="0"/>
      <w:marBottom w:val="0"/>
      <w:divBdr>
        <w:top w:val="none" w:sz="0" w:space="0" w:color="auto"/>
        <w:left w:val="none" w:sz="0" w:space="0" w:color="auto"/>
        <w:bottom w:val="none" w:sz="0" w:space="0" w:color="auto"/>
        <w:right w:val="none" w:sz="0" w:space="0" w:color="auto"/>
      </w:divBdr>
    </w:div>
    <w:div w:id="326246423">
      <w:marLeft w:val="640"/>
      <w:marRight w:val="0"/>
      <w:marTop w:val="0"/>
      <w:marBottom w:val="0"/>
      <w:divBdr>
        <w:top w:val="none" w:sz="0" w:space="0" w:color="auto"/>
        <w:left w:val="none" w:sz="0" w:space="0" w:color="auto"/>
        <w:bottom w:val="none" w:sz="0" w:space="0" w:color="auto"/>
        <w:right w:val="none" w:sz="0" w:space="0" w:color="auto"/>
      </w:divBdr>
    </w:div>
    <w:div w:id="326249246">
      <w:marLeft w:val="640"/>
      <w:marRight w:val="0"/>
      <w:marTop w:val="0"/>
      <w:marBottom w:val="0"/>
      <w:divBdr>
        <w:top w:val="none" w:sz="0" w:space="0" w:color="auto"/>
        <w:left w:val="none" w:sz="0" w:space="0" w:color="auto"/>
        <w:bottom w:val="none" w:sz="0" w:space="0" w:color="auto"/>
        <w:right w:val="none" w:sz="0" w:space="0" w:color="auto"/>
      </w:divBdr>
    </w:div>
    <w:div w:id="326398352">
      <w:marLeft w:val="640"/>
      <w:marRight w:val="0"/>
      <w:marTop w:val="0"/>
      <w:marBottom w:val="0"/>
      <w:divBdr>
        <w:top w:val="none" w:sz="0" w:space="0" w:color="auto"/>
        <w:left w:val="none" w:sz="0" w:space="0" w:color="auto"/>
        <w:bottom w:val="none" w:sz="0" w:space="0" w:color="auto"/>
        <w:right w:val="none" w:sz="0" w:space="0" w:color="auto"/>
      </w:divBdr>
    </w:div>
    <w:div w:id="326442024">
      <w:marLeft w:val="640"/>
      <w:marRight w:val="0"/>
      <w:marTop w:val="0"/>
      <w:marBottom w:val="0"/>
      <w:divBdr>
        <w:top w:val="none" w:sz="0" w:space="0" w:color="auto"/>
        <w:left w:val="none" w:sz="0" w:space="0" w:color="auto"/>
        <w:bottom w:val="none" w:sz="0" w:space="0" w:color="auto"/>
        <w:right w:val="none" w:sz="0" w:space="0" w:color="auto"/>
      </w:divBdr>
    </w:div>
    <w:div w:id="326521619">
      <w:marLeft w:val="640"/>
      <w:marRight w:val="0"/>
      <w:marTop w:val="0"/>
      <w:marBottom w:val="0"/>
      <w:divBdr>
        <w:top w:val="none" w:sz="0" w:space="0" w:color="auto"/>
        <w:left w:val="none" w:sz="0" w:space="0" w:color="auto"/>
        <w:bottom w:val="none" w:sz="0" w:space="0" w:color="auto"/>
        <w:right w:val="none" w:sz="0" w:space="0" w:color="auto"/>
      </w:divBdr>
    </w:div>
    <w:div w:id="326521727">
      <w:marLeft w:val="640"/>
      <w:marRight w:val="0"/>
      <w:marTop w:val="0"/>
      <w:marBottom w:val="0"/>
      <w:divBdr>
        <w:top w:val="none" w:sz="0" w:space="0" w:color="auto"/>
        <w:left w:val="none" w:sz="0" w:space="0" w:color="auto"/>
        <w:bottom w:val="none" w:sz="0" w:space="0" w:color="auto"/>
        <w:right w:val="none" w:sz="0" w:space="0" w:color="auto"/>
      </w:divBdr>
    </w:div>
    <w:div w:id="326783493">
      <w:marLeft w:val="640"/>
      <w:marRight w:val="0"/>
      <w:marTop w:val="0"/>
      <w:marBottom w:val="0"/>
      <w:divBdr>
        <w:top w:val="none" w:sz="0" w:space="0" w:color="auto"/>
        <w:left w:val="none" w:sz="0" w:space="0" w:color="auto"/>
        <w:bottom w:val="none" w:sz="0" w:space="0" w:color="auto"/>
        <w:right w:val="none" w:sz="0" w:space="0" w:color="auto"/>
      </w:divBdr>
    </w:div>
    <w:div w:id="326904680">
      <w:marLeft w:val="640"/>
      <w:marRight w:val="0"/>
      <w:marTop w:val="0"/>
      <w:marBottom w:val="0"/>
      <w:divBdr>
        <w:top w:val="none" w:sz="0" w:space="0" w:color="auto"/>
        <w:left w:val="none" w:sz="0" w:space="0" w:color="auto"/>
        <w:bottom w:val="none" w:sz="0" w:space="0" w:color="auto"/>
        <w:right w:val="none" w:sz="0" w:space="0" w:color="auto"/>
      </w:divBdr>
    </w:div>
    <w:div w:id="326909241">
      <w:marLeft w:val="640"/>
      <w:marRight w:val="0"/>
      <w:marTop w:val="0"/>
      <w:marBottom w:val="0"/>
      <w:divBdr>
        <w:top w:val="none" w:sz="0" w:space="0" w:color="auto"/>
        <w:left w:val="none" w:sz="0" w:space="0" w:color="auto"/>
        <w:bottom w:val="none" w:sz="0" w:space="0" w:color="auto"/>
        <w:right w:val="none" w:sz="0" w:space="0" w:color="auto"/>
      </w:divBdr>
    </w:div>
    <w:div w:id="327025964">
      <w:marLeft w:val="640"/>
      <w:marRight w:val="0"/>
      <w:marTop w:val="0"/>
      <w:marBottom w:val="0"/>
      <w:divBdr>
        <w:top w:val="none" w:sz="0" w:space="0" w:color="auto"/>
        <w:left w:val="none" w:sz="0" w:space="0" w:color="auto"/>
        <w:bottom w:val="none" w:sz="0" w:space="0" w:color="auto"/>
        <w:right w:val="none" w:sz="0" w:space="0" w:color="auto"/>
      </w:divBdr>
    </w:div>
    <w:div w:id="327101110">
      <w:marLeft w:val="640"/>
      <w:marRight w:val="0"/>
      <w:marTop w:val="0"/>
      <w:marBottom w:val="0"/>
      <w:divBdr>
        <w:top w:val="none" w:sz="0" w:space="0" w:color="auto"/>
        <w:left w:val="none" w:sz="0" w:space="0" w:color="auto"/>
        <w:bottom w:val="none" w:sz="0" w:space="0" w:color="auto"/>
        <w:right w:val="none" w:sz="0" w:space="0" w:color="auto"/>
      </w:divBdr>
    </w:div>
    <w:div w:id="327101796">
      <w:marLeft w:val="640"/>
      <w:marRight w:val="0"/>
      <w:marTop w:val="0"/>
      <w:marBottom w:val="0"/>
      <w:divBdr>
        <w:top w:val="none" w:sz="0" w:space="0" w:color="auto"/>
        <w:left w:val="none" w:sz="0" w:space="0" w:color="auto"/>
        <w:bottom w:val="none" w:sz="0" w:space="0" w:color="auto"/>
        <w:right w:val="none" w:sz="0" w:space="0" w:color="auto"/>
      </w:divBdr>
    </w:div>
    <w:div w:id="327174984">
      <w:marLeft w:val="640"/>
      <w:marRight w:val="0"/>
      <w:marTop w:val="0"/>
      <w:marBottom w:val="0"/>
      <w:divBdr>
        <w:top w:val="none" w:sz="0" w:space="0" w:color="auto"/>
        <w:left w:val="none" w:sz="0" w:space="0" w:color="auto"/>
        <w:bottom w:val="none" w:sz="0" w:space="0" w:color="auto"/>
        <w:right w:val="none" w:sz="0" w:space="0" w:color="auto"/>
      </w:divBdr>
    </w:div>
    <w:div w:id="327246347">
      <w:marLeft w:val="640"/>
      <w:marRight w:val="0"/>
      <w:marTop w:val="0"/>
      <w:marBottom w:val="0"/>
      <w:divBdr>
        <w:top w:val="none" w:sz="0" w:space="0" w:color="auto"/>
        <w:left w:val="none" w:sz="0" w:space="0" w:color="auto"/>
        <w:bottom w:val="none" w:sz="0" w:space="0" w:color="auto"/>
        <w:right w:val="none" w:sz="0" w:space="0" w:color="auto"/>
      </w:divBdr>
    </w:div>
    <w:div w:id="327371665">
      <w:marLeft w:val="640"/>
      <w:marRight w:val="0"/>
      <w:marTop w:val="0"/>
      <w:marBottom w:val="0"/>
      <w:divBdr>
        <w:top w:val="none" w:sz="0" w:space="0" w:color="auto"/>
        <w:left w:val="none" w:sz="0" w:space="0" w:color="auto"/>
        <w:bottom w:val="none" w:sz="0" w:space="0" w:color="auto"/>
        <w:right w:val="none" w:sz="0" w:space="0" w:color="auto"/>
      </w:divBdr>
    </w:div>
    <w:div w:id="327441733">
      <w:marLeft w:val="640"/>
      <w:marRight w:val="0"/>
      <w:marTop w:val="0"/>
      <w:marBottom w:val="0"/>
      <w:divBdr>
        <w:top w:val="none" w:sz="0" w:space="0" w:color="auto"/>
        <w:left w:val="none" w:sz="0" w:space="0" w:color="auto"/>
        <w:bottom w:val="none" w:sz="0" w:space="0" w:color="auto"/>
        <w:right w:val="none" w:sz="0" w:space="0" w:color="auto"/>
      </w:divBdr>
    </w:div>
    <w:div w:id="327487716">
      <w:marLeft w:val="640"/>
      <w:marRight w:val="0"/>
      <w:marTop w:val="0"/>
      <w:marBottom w:val="0"/>
      <w:divBdr>
        <w:top w:val="none" w:sz="0" w:space="0" w:color="auto"/>
        <w:left w:val="none" w:sz="0" w:space="0" w:color="auto"/>
        <w:bottom w:val="none" w:sz="0" w:space="0" w:color="auto"/>
        <w:right w:val="none" w:sz="0" w:space="0" w:color="auto"/>
      </w:divBdr>
    </w:div>
    <w:div w:id="327513984">
      <w:marLeft w:val="640"/>
      <w:marRight w:val="0"/>
      <w:marTop w:val="0"/>
      <w:marBottom w:val="0"/>
      <w:divBdr>
        <w:top w:val="none" w:sz="0" w:space="0" w:color="auto"/>
        <w:left w:val="none" w:sz="0" w:space="0" w:color="auto"/>
        <w:bottom w:val="none" w:sz="0" w:space="0" w:color="auto"/>
        <w:right w:val="none" w:sz="0" w:space="0" w:color="auto"/>
      </w:divBdr>
    </w:div>
    <w:div w:id="327680848">
      <w:marLeft w:val="640"/>
      <w:marRight w:val="0"/>
      <w:marTop w:val="0"/>
      <w:marBottom w:val="0"/>
      <w:divBdr>
        <w:top w:val="none" w:sz="0" w:space="0" w:color="auto"/>
        <w:left w:val="none" w:sz="0" w:space="0" w:color="auto"/>
        <w:bottom w:val="none" w:sz="0" w:space="0" w:color="auto"/>
        <w:right w:val="none" w:sz="0" w:space="0" w:color="auto"/>
      </w:divBdr>
    </w:div>
    <w:div w:id="327750265">
      <w:marLeft w:val="640"/>
      <w:marRight w:val="0"/>
      <w:marTop w:val="0"/>
      <w:marBottom w:val="0"/>
      <w:divBdr>
        <w:top w:val="none" w:sz="0" w:space="0" w:color="auto"/>
        <w:left w:val="none" w:sz="0" w:space="0" w:color="auto"/>
        <w:bottom w:val="none" w:sz="0" w:space="0" w:color="auto"/>
        <w:right w:val="none" w:sz="0" w:space="0" w:color="auto"/>
      </w:divBdr>
    </w:div>
    <w:div w:id="327751737">
      <w:marLeft w:val="640"/>
      <w:marRight w:val="0"/>
      <w:marTop w:val="0"/>
      <w:marBottom w:val="0"/>
      <w:divBdr>
        <w:top w:val="none" w:sz="0" w:space="0" w:color="auto"/>
        <w:left w:val="none" w:sz="0" w:space="0" w:color="auto"/>
        <w:bottom w:val="none" w:sz="0" w:space="0" w:color="auto"/>
        <w:right w:val="none" w:sz="0" w:space="0" w:color="auto"/>
      </w:divBdr>
    </w:div>
    <w:div w:id="327950231">
      <w:marLeft w:val="640"/>
      <w:marRight w:val="0"/>
      <w:marTop w:val="0"/>
      <w:marBottom w:val="0"/>
      <w:divBdr>
        <w:top w:val="none" w:sz="0" w:space="0" w:color="auto"/>
        <w:left w:val="none" w:sz="0" w:space="0" w:color="auto"/>
        <w:bottom w:val="none" w:sz="0" w:space="0" w:color="auto"/>
        <w:right w:val="none" w:sz="0" w:space="0" w:color="auto"/>
      </w:divBdr>
    </w:div>
    <w:div w:id="327952670">
      <w:marLeft w:val="640"/>
      <w:marRight w:val="0"/>
      <w:marTop w:val="0"/>
      <w:marBottom w:val="0"/>
      <w:divBdr>
        <w:top w:val="none" w:sz="0" w:space="0" w:color="auto"/>
        <w:left w:val="none" w:sz="0" w:space="0" w:color="auto"/>
        <w:bottom w:val="none" w:sz="0" w:space="0" w:color="auto"/>
        <w:right w:val="none" w:sz="0" w:space="0" w:color="auto"/>
      </w:divBdr>
    </w:div>
    <w:div w:id="328024122">
      <w:marLeft w:val="640"/>
      <w:marRight w:val="0"/>
      <w:marTop w:val="0"/>
      <w:marBottom w:val="0"/>
      <w:divBdr>
        <w:top w:val="none" w:sz="0" w:space="0" w:color="auto"/>
        <w:left w:val="none" w:sz="0" w:space="0" w:color="auto"/>
        <w:bottom w:val="none" w:sz="0" w:space="0" w:color="auto"/>
        <w:right w:val="none" w:sz="0" w:space="0" w:color="auto"/>
      </w:divBdr>
    </w:div>
    <w:div w:id="328170326">
      <w:marLeft w:val="640"/>
      <w:marRight w:val="0"/>
      <w:marTop w:val="0"/>
      <w:marBottom w:val="0"/>
      <w:divBdr>
        <w:top w:val="none" w:sz="0" w:space="0" w:color="auto"/>
        <w:left w:val="none" w:sz="0" w:space="0" w:color="auto"/>
        <w:bottom w:val="none" w:sz="0" w:space="0" w:color="auto"/>
        <w:right w:val="none" w:sz="0" w:space="0" w:color="auto"/>
      </w:divBdr>
    </w:div>
    <w:div w:id="328294235">
      <w:marLeft w:val="640"/>
      <w:marRight w:val="0"/>
      <w:marTop w:val="0"/>
      <w:marBottom w:val="0"/>
      <w:divBdr>
        <w:top w:val="none" w:sz="0" w:space="0" w:color="auto"/>
        <w:left w:val="none" w:sz="0" w:space="0" w:color="auto"/>
        <w:bottom w:val="none" w:sz="0" w:space="0" w:color="auto"/>
        <w:right w:val="none" w:sz="0" w:space="0" w:color="auto"/>
      </w:divBdr>
    </w:div>
    <w:div w:id="328405571">
      <w:marLeft w:val="640"/>
      <w:marRight w:val="0"/>
      <w:marTop w:val="0"/>
      <w:marBottom w:val="0"/>
      <w:divBdr>
        <w:top w:val="none" w:sz="0" w:space="0" w:color="auto"/>
        <w:left w:val="none" w:sz="0" w:space="0" w:color="auto"/>
        <w:bottom w:val="none" w:sz="0" w:space="0" w:color="auto"/>
        <w:right w:val="none" w:sz="0" w:space="0" w:color="auto"/>
      </w:divBdr>
    </w:div>
    <w:div w:id="328411200">
      <w:marLeft w:val="640"/>
      <w:marRight w:val="0"/>
      <w:marTop w:val="0"/>
      <w:marBottom w:val="0"/>
      <w:divBdr>
        <w:top w:val="none" w:sz="0" w:space="0" w:color="auto"/>
        <w:left w:val="none" w:sz="0" w:space="0" w:color="auto"/>
        <w:bottom w:val="none" w:sz="0" w:space="0" w:color="auto"/>
        <w:right w:val="none" w:sz="0" w:space="0" w:color="auto"/>
      </w:divBdr>
    </w:div>
    <w:div w:id="328481613">
      <w:marLeft w:val="640"/>
      <w:marRight w:val="0"/>
      <w:marTop w:val="0"/>
      <w:marBottom w:val="0"/>
      <w:divBdr>
        <w:top w:val="none" w:sz="0" w:space="0" w:color="auto"/>
        <w:left w:val="none" w:sz="0" w:space="0" w:color="auto"/>
        <w:bottom w:val="none" w:sz="0" w:space="0" w:color="auto"/>
        <w:right w:val="none" w:sz="0" w:space="0" w:color="auto"/>
      </w:divBdr>
    </w:div>
    <w:div w:id="328482598">
      <w:marLeft w:val="640"/>
      <w:marRight w:val="0"/>
      <w:marTop w:val="0"/>
      <w:marBottom w:val="0"/>
      <w:divBdr>
        <w:top w:val="none" w:sz="0" w:space="0" w:color="auto"/>
        <w:left w:val="none" w:sz="0" w:space="0" w:color="auto"/>
        <w:bottom w:val="none" w:sz="0" w:space="0" w:color="auto"/>
        <w:right w:val="none" w:sz="0" w:space="0" w:color="auto"/>
      </w:divBdr>
    </w:div>
    <w:div w:id="328488072">
      <w:marLeft w:val="640"/>
      <w:marRight w:val="0"/>
      <w:marTop w:val="0"/>
      <w:marBottom w:val="0"/>
      <w:divBdr>
        <w:top w:val="none" w:sz="0" w:space="0" w:color="auto"/>
        <w:left w:val="none" w:sz="0" w:space="0" w:color="auto"/>
        <w:bottom w:val="none" w:sz="0" w:space="0" w:color="auto"/>
        <w:right w:val="none" w:sz="0" w:space="0" w:color="auto"/>
      </w:divBdr>
    </w:div>
    <w:div w:id="328754796">
      <w:marLeft w:val="640"/>
      <w:marRight w:val="0"/>
      <w:marTop w:val="0"/>
      <w:marBottom w:val="0"/>
      <w:divBdr>
        <w:top w:val="none" w:sz="0" w:space="0" w:color="auto"/>
        <w:left w:val="none" w:sz="0" w:space="0" w:color="auto"/>
        <w:bottom w:val="none" w:sz="0" w:space="0" w:color="auto"/>
        <w:right w:val="none" w:sz="0" w:space="0" w:color="auto"/>
      </w:divBdr>
    </w:div>
    <w:div w:id="328800153">
      <w:marLeft w:val="640"/>
      <w:marRight w:val="0"/>
      <w:marTop w:val="0"/>
      <w:marBottom w:val="0"/>
      <w:divBdr>
        <w:top w:val="none" w:sz="0" w:space="0" w:color="auto"/>
        <w:left w:val="none" w:sz="0" w:space="0" w:color="auto"/>
        <w:bottom w:val="none" w:sz="0" w:space="0" w:color="auto"/>
        <w:right w:val="none" w:sz="0" w:space="0" w:color="auto"/>
      </w:divBdr>
    </w:div>
    <w:div w:id="328800495">
      <w:marLeft w:val="640"/>
      <w:marRight w:val="0"/>
      <w:marTop w:val="0"/>
      <w:marBottom w:val="0"/>
      <w:divBdr>
        <w:top w:val="none" w:sz="0" w:space="0" w:color="auto"/>
        <w:left w:val="none" w:sz="0" w:space="0" w:color="auto"/>
        <w:bottom w:val="none" w:sz="0" w:space="0" w:color="auto"/>
        <w:right w:val="none" w:sz="0" w:space="0" w:color="auto"/>
      </w:divBdr>
    </w:div>
    <w:div w:id="328944986">
      <w:marLeft w:val="640"/>
      <w:marRight w:val="0"/>
      <w:marTop w:val="0"/>
      <w:marBottom w:val="0"/>
      <w:divBdr>
        <w:top w:val="none" w:sz="0" w:space="0" w:color="auto"/>
        <w:left w:val="none" w:sz="0" w:space="0" w:color="auto"/>
        <w:bottom w:val="none" w:sz="0" w:space="0" w:color="auto"/>
        <w:right w:val="none" w:sz="0" w:space="0" w:color="auto"/>
      </w:divBdr>
    </w:div>
    <w:div w:id="328946853">
      <w:marLeft w:val="640"/>
      <w:marRight w:val="0"/>
      <w:marTop w:val="0"/>
      <w:marBottom w:val="0"/>
      <w:divBdr>
        <w:top w:val="none" w:sz="0" w:space="0" w:color="auto"/>
        <w:left w:val="none" w:sz="0" w:space="0" w:color="auto"/>
        <w:bottom w:val="none" w:sz="0" w:space="0" w:color="auto"/>
        <w:right w:val="none" w:sz="0" w:space="0" w:color="auto"/>
      </w:divBdr>
    </w:div>
    <w:div w:id="328950644">
      <w:marLeft w:val="640"/>
      <w:marRight w:val="0"/>
      <w:marTop w:val="0"/>
      <w:marBottom w:val="0"/>
      <w:divBdr>
        <w:top w:val="none" w:sz="0" w:space="0" w:color="auto"/>
        <w:left w:val="none" w:sz="0" w:space="0" w:color="auto"/>
        <w:bottom w:val="none" w:sz="0" w:space="0" w:color="auto"/>
        <w:right w:val="none" w:sz="0" w:space="0" w:color="auto"/>
      </w:divBdr>
    </w:div>
    <w:div w:id="328991351">
      <w:marLeft w:val="640"/>
      <w:marRight w:val="0"/>
      <w:marTop w:val="0"/>
      <w:marBottom w:val="0"/>
      <w:divBdr>
        <w:top w:val="none" w:sz="0" w:space="0" w:color="auto"/>
        <w:left w:val="none" w:sz="0" w:space="0" w:color="auto"/>
        <w:bottom w:val="none" w:sz="0" w:space="0" w:color="auto"/>
        <w:right w:val="none" w:sz="0" w:space="0" w:color="auto"/>
      </w:divBdr>
    </w:div>
    <w:div w:id="329061886">
      <w:marLeft w:val="640"/>
      <w:marRight w:val="0"/>
      <w:marTop w:val="0"/>
      <w:marBottom w:val="0"/>
      <w:divBdr>
        <w:top w:val="none" w:sz="0" w:space="0" w:color="auto"/>
        <w:left w:val="none" w:sz="0" w:space="0" w:color="auto"/>
        <w:bottom w:val="none" w:sz="0" w:space="0" w:color="auto"/>
        <w:right w:val="none" w:sz="0" w:space="0" w:color="auto"/>
      </w:divBdr>
    </w:div>
    <w:div w:id="329062536">
      <w:marLeft w:val="640"/>
      <w:marRight w:val="0"/>
      <w:marTop w:val="0"/>
      <w:marBottom w:val="0"/>
      <w:divBdr>
        <w:top w:val="none" w:sz="0" w:space="0" w:color="auto"/>
        <w:left w:val="none" w:sz="0" w:space="0" w:color="auto"/>
        <w:bottom w:val="none" w:sz="0" w:space="0" w:color="auto"/>
        <w:right w:val="none" w:sz="0" w:space="0" w:color="auto"/>
      </w:divBdr>
    </w:div>
    <w:div w:id="329064482">
      <w:marLeft w:val="640"/>
      <w:marRight w:val="0"/>
      <w:marTop w:val="0"/>
      <w:marBottom w:val="0"/>
      <w:divBdr>
        <w:top w:val="none" w:sz="0" w:space="0" w:color="auto"/>
        <w:left w:val="none" w:sz="0" w:space="0" w:color="auto"/>
        <w:bottom w:val="none" w:sz="0" w:space="0" w:color="auto"/>
        <w:right w:val="none" w:sz="0" w:space="0" w:color="auto"/>
      </w:divBdr>
    </w:div>
    <w:div w:id="329137768">
      <w:marLeft w:val="640"/>
      <w:marRight w:val="0"/>
      <w:marTop w:val="0"/>
      <w:marBottom w:val="0"/>
      <w:divBdr>
        <w:top w:val="none" w:sz="0" w:space="0" w:color="auto"/>
        <w:left w:val="none" w:sz="0" w:space="0" w:color="auto"/>
        <w:bottom w:val="none" w:sz="0" w:space="0" w:color="auto"/>
        <w:right w:val="none" w:sz="0" w:space="0" w:color="auto"/>
      </w:divBdr>
    </w:div>
    <w:div w:id="329141893">
      <w:marLeft w:val="640"/>
      <w:marRight w:val="0"/>
      <w:marTop w:val="0"/>
      <w:marBottom w:val="0"/>
      <w:divBdr>
        <w:top w:val="none" w:sz="0" w:space="0" w:color="auto"/>
        <w:left w:val="none" w:sz="0" w:space="0" w:color="auto"/>
        <w:bottom w:val="none" w:sz="0" w:space="0" w:color="auto"/>
        <w:right w:val="none" w:sz="0" w:space="0" w:color="auto"/>
      </w:divBdr>
    </w:div>
    <w:div w:id="329259744">
      <w:marLeft w:val="640"/>
      <w:marRight w:val="0"/>
      <w:marTop w:val="0"/>
      <w:marBottom w:val="0"/>
      <w:divBdr>
        <w:top w:val="none" w:sz="0" w:space="0" w:color="auto"/>
        <w:left w:val="none" w:sz="0" w:space="0" w:color="auto"/>
        <w:bottom w:val="none" w:sz="0" w:space="0" w:color="auto"/>
        <w:right w:val="none" w:sz="0" w:space="0" w:color="auto"/>
      </w:divBdr>
    </w:div>
    <w:div w:id="329410253">
      <w:marLeft w:val="640"/>
      <w:marRight w:val="0"/>
      <w:marTop w:val="0"/>
      <w:marBottom w:val="0"/>
      <w:divBdr>
        <w:top w:val="none" w:sz="0" w:space="0" w:color="auto"/>
        <w:left w:val="none" w:sz="0" w:space="0" w:color="auto"/>
        <w:bottom w:val="none" w:sz="0" w:space="0" w:color="auto"/>
        <w:right w:val="none" w:sz="0" w:space="0" w:color="auto"/>
      </w:divBdr>
    </w:div>
    <w:div w:id="329675124">
      <w:marLeft w:val="640"/>
      <w:marRight w:val="0"/>
      <w:marTop w:val="0"/>
      <w:marBottom w:val="0"/>
      <w:divBdr>
        <w:top w:val="none" w:sz="0" w:space="0" w:color="auto"/>
        <w:left w:val="none" w:sz="0" w:space="0" w:color="auto"/>
        <w:bottom w:val="none" w:sz="0" w:space="0" w:color="auto"/>
        <w:right w:val="none" w:sz="0" w:space="0" w:color="auto"/>
      </w:divBdr>
    </w:div>
    <w:div w:id="329918017">
      <w:marLeft w:val="640"/>
      <w:marRight w:val="0"/>
      <w:marTop w:val="0"/>
      <w:marBottom w:val="0"/>
      <w:divBdr>
        <w:top w:val="none" w:sz="0" w:space="0" w:color="auto"/>
        <w:left w:val="none" w:sz="0" w:space="0" w:color="auto"/>
        <w:bottom w:val="none" w:sz="0" w:space="0" w:color="auto"/>
        <w:right w:val="none" w:sz="0" w:space="0" w:color="auto"/>
      </w:divBdr>
    </w:div>
    <w:div w:id="329985456">
      <w:marLeft w:val="640"/>
      <w:marRight w:val="0"/>
      <w:marTop w:val="0"/>
      <w:marBottom w:val="0"/>
      <w:divBdr>
        <w:top w:val="none" w:sz="0" w:space="0" w:color="auto"/>
        <w:left w:val="none" w:sz="0" w:space="0" w:color="auto"/>
        <w:bottom w:val="none" w:sz="0" w:space="0" w:color="auto"/>
        <w:right w:val="none" w:sz="0" w:space="0" w:color="auto"/>
      </w:divBdr>
    </w:div>
    <w:div w:id="330136773">
      <w:marLeft w:val="640"/>
      <w:marRight w:val="0"/>
      <w:marTop w:val="0"/>
      <w:marBottom w:val="0"/>
      <w:divBdr>
        <w:top w:val="none" w:sz="0" w:space="0" w:color="auto"/>
        <w:left w:val="none" w:sz="0" w:space="0" w:color="auto"/>
        <w:bottom w:val="none" w:sz="0" w:space="0" w:color="auto"/>
        <w:right w:val="none" w:sz="0" w:space="0" w:color="auto"/>
      </w:divBdr>
    </w:div>
    <w:div w:id="330181461">
      <w:marLeft w:val="640"/>
      <w:marRight w:val="0"/>
      <w:marTop w:val="0"/>
      <w:marBottom w:val="0"/>
      <w:divBdr>
        <w:top w:val="none" w:sz="0" w:space="0" w:color="auto"/>
        <w:left w:val="none" w:sz="0" w:space="0" w:color="auto"/>
        <w:bottom w:val="none" w:sz="0" w:space="0" w:color="auto"/>
        <w:right w:val="none" w:sz="0" w:space="0" w:color="auto"/>
      </w:divBdr>
    </w:div>
    <w:div w:id="330181705">
      <w:marLeft w:val="640"/>
      <w:marRight w:val="0"/>
      <w:marTop w:val="0"/>
      <w:marBottom w:val="0"/>
      <w:divBdr>
        <w:top w:val="none" w:sz="0" w:space="0" w:color="auto"/>
        <w:left w:val="none" w:sz="0" w:space="0" w:color="auto"/>
        <w:bottom w:val="none" w:sz="0" w:space="0" w:color="auto"/>
        <w:right w:val="none" w:sz="0" w:space="0" w:color="auto"/>
      </w:divBdr>
    </w:div>
    <w:div w:id="330185858">
      <w:marLeft w:val="640"/>
      <w:marRight w:val="0"/>
      <w:marTop w:val="0"/>
      <w:marBottom w:val="0"/>
      <w:divBdr>
        <w:top w:val="none" w:sz="0" w:space="0" w:color="auto"/>
        <w:left w:val="none" w:sz="0" w:space="0" w:color="auto"/>
        <w:bottom w:val="none" w:sz="0" w:space="0" w:color="auto"/>
        <w:right w:val="none" w:sz="0" w:space="0" w:color="auto"/>
      </w:divBdr>
    </w:div>
    <w:div w:id="330256259">
      <w:bodyDiv w:val="1"/>
      <w:marLeft w:val="0"/>
      <w:marRight w:val="0"/>
      <w:marTop w:val="0"/>
      <w:marBottom w:val="0"/>
      <w:divBdr>
        <w:top w:val="none" w:sz="0" w:space="0" w:color="auto"/>
        <w:left w:val="none" w:sz="0" w:space="0" w:color="auto"/>
        <w:bottom w:val="none" w:sz="0" w:space="0" w:color="auto"/>
        <w:right w:val="none" w:sz="0" w:space="0" w:color="auto"/>
      </w:divBdr>
    </w:div>
    <w:div w:id="330257145">
      <w:marLeft w:val="640"/>
      <w:marRight w:val="0"/>
      <w:marTop w:val="0"/>
      <w:marBottom w:val="0"/>
      <w:divBdr>
        <w:top w:val="none" w:sz="0" w:space="0" w:color="auto"/>
        <w:left w:val="none" w:sz="0" w:space="0" w:color="auto"/>
        <w:bottom w:val="none" w:sz="0" w:space="0" w:color="auto"/>
        <w:right w:val="none" w:sz="0" w:space="0" w:color="auto"/>
      </w:divBdr>
    </w:div>
    <w:div w:id="330260684">
      <w:marLeft w:val="640"/>
      <w:marRight w:val="0"/>
      <w:marTop w:val="0"/>
      <w:marBottom w:val="0"/>
      <w:divBdr>
        <w:top w:val="none" w:sz="0" w:space="0" w:color="auto"/>
        <w:left w:val="none" w:sz="0" w:space="0" w:color="auto"/>
        <w:bottom w:val="none" w:sz="0" w:space="0" w:color="auto"/>
        <w:right w:val="none" w:sz="0" w:space="0" w:color="auto"/>
      </w:divBdr>
    </w:div>
    <w:div w:id="330331921">
      <w:marLeft w:val="640"/>
      <w:marRight w:val="0"/>
      <w:marTop w:val="0"/>
      <w:marBottom w:val="0"/>
      <w:divBdr>
        <w:top w:val="none" w:sz="0" w:space="0" w:color="auto"/>
        <w:left w:val="none" w:sz="0" w:space="0" w:color="auto"/>
        <w:bottom w:val="none" w:sz="0" w:space="0" w:color="auto"/>
        <w:right w:val="none" w:sz="0" w:space="0" w:color="auto"/>
      </w:divBdr>
    </w:div>
    <w:div w:id="330370878">
      <w:marLeft w:val="640"/>
      <w:marRight w:val="0"/>
      <w:marTop w:val="0"/>
      <w:marBottom w:val="0"/>
      <w:divBdr>
        <w:top w:val="none" w:sz="0" w:space="0" w:color="auto"/>
        <w:left w:val="none" w:sz="0" w:space="0" w:color="auto"/>
        <w:bottom w:val="none" w:sz="0" w:space="0" w:color="auto"/>
        <w:right w:val="none" w:sz="0" w:space="0" w:color="auto"/>
      </w:divBdr>
    </w:div>
    <w:div w:id="330372023">
      <w:marLeft w:val="640"/>
      <w:marRight w:val="0"/>
      <w:marTop w:val="0"/>
      <w:marBottom w:val="0"/>
      <w:divBdr>
        <w:top w:val="none" w:sz="0" w:space="0" w:color="auto"/>
        <w:left w:val="none" w:sz="0" w:space="0" w:color="auto"/>
        <w:bottom w:val="none" w:sz="0" w:space="0" w:color="auto"/>
        <w:right w:val="none" w:sz="0" w:space="0" w:color="auto"/>
      </w:divBdr>
    </w:div>
    <w:div w:id="330454271">
      <w:marLeft w:val="640"/>
      <w:marRight w:val="0"/>
      <w:marTop w:val="0"/>
      <w:marBottom w:val="0"/>
      <w:divBdr>
        <w:top w:val="none" w:sz="0" w:space="0" w:color="auto"/>
        <w:left w:val="none" w:sz="0" w:space="0" w:color="auto"/>
        <w:bottom w:val="none" w:sz="0" w:space="0" w:color="auto"/>
        <w:right w:val="none" w:sz="0" w:space="0" w:color="auto"/>
      </w:divBdr>
    </w:div>
    <w:div w:id="330522293">
      <w:marLeft w:val="640"/>
      <w:marRight w:val="0"/>
      <w:marTop w:val="0"/>
      <w:marBottom w:val="0"/>
      <w:divBdr>
        <w:top w:val="none" w:sz="0" w:space="0" w:color="auto"/>
        <w:left w:val="none" w:sz="0" w:space="0" w:color="auto"/>
        <w:bottom w:val="none" w:sz="0" w:space="0" w:color="auto"/>
        <w:right w:val="none" w:sz="0" w:space="0" w:color="auto"/>
      </w:divBdr>
    </w:div>
    <w:div w:id="330527212">
      <w:marLeft w:val="640"/>
      <w:marRight w:val="0"/>
      <w:marTop w:val="0"/>
      <w:marBottom w:val="0"/>
      <w:divBdr>
        <w:top w:val="none" w:sz="0" w:space="0" w:color="auto"/>
        <w:left w:val="none" w:sz="0" w:space="0" w:color="auto"/>
        <w:bottom w:val="none" w:sz="0" w:space="0" w:color="auto"/>
        <w:right w:val="none" w:sz="0" w:space="0" w:color="auto"/>
      </w:divBdr>
    </w:div>
    <w:div w:id="330647950">
      <w:marLeft w:val="640"/>
      <w:marRight w:val="0"/>
      <w:marTop w:val="0"/>
      <w:marBottom w:val="0"/>
      <w:divBdr>
        <w:top w:val="none" w:sz="0" w:space="0" w:color="auto"/>
        <w:left w:val="none" w:sz="0" w:space="0" w:color="auto"/>
        <w:bottom w:val="none" w:sz="0" w:space="0" w:color="auto"/>
        <w:right w:val="none" w:sz="0" w:space="0" w:color="auto"/>
      </w:divBdr>
    </w:div>
    <w:div w:id="330716232">
      <w:marLeft w:val="640"/>
      <w:marRight w:val="0"/>
      <w:marTop w:val="0"/>
      <w:marBottom w:val="0"/>
      <w:divBdr>
        <w:top w:val="none" w:sz="0" w:space="0" w:color="auto"/>
        <w:left w:val="none" w:sz="0" w:space="0" w:color="auto"/>
        <w:bottom w:val="none" w:sz="0" w:space="0" w:color="auto"/>
        <w:right w:val="none" w:sz="0" w:space="0" w:color="auto"/>
      </w:divBdr>
    </w:div>
    <w:div w:id="330718378">
      <w:marLeft w:val="640"/>
      <w:marRight w:val="0"/>
      <w:marTop w:val="0"/>
      <w:marBottom w:val="0"/>
      <w:divBdr>
        <w:top w:val="none" w:sz="0" w:space="0" w:color="auto"/>
        <w:left w:val="none" w:sz="0" w:space="0" w:color="auto"/>
        <w:bottom w:val="none" w:sz="0" w:space="0" w:color="auto"/>
        <w:right w:val="none" w:sz="0" w:space="0" w:color="auto"/>
      </w:divBdr>
    </w:div>
    <w:div w:id="330790424">
      <w:marLeft w:val="640"/>
      <w:marRight w:val="0"/>
      <w:marTop w:val="0"/>
      <w:marBottom w:val="0"/>
      <w:divBdr>
        <w:top w:val="none" w:sz="0" w:space="0" w:color="auto"/>
        <w:left w:val="none" w:sz="0" w:space="0" w:color="auto"/>
        <w:bottom w:val="none" w:sz="0" w:space="0" w:color="auto"/>
        <w:right w:val="none" w:sz="0" w:space="0" w:color="auto"/>
      </w:divBdr>
    </w:div>
    <w:div w:id="330913142">
      <w:marLeft w:val="640"/>
      <w:marRight w:val="0"/>
      <w:marTop w:val="0"/>
      <w:marBottom w:val="0"/>
      <w:divBdr>
        <w:top w:val="none" w:sz="0" w:space="0" w:color="auto"/>
        <w:left w:val="none" w:sz="0" w:space="0" w:color="auto"/>
        <w:bottom w:val="none" w:sz="0" w:space="0" w:color="auto"/>
        <w:right w:val="none" w:sz="0" w:space="0" w:color="auto"/>
      </w:divBdr>
    </w:div>
    <w:div w:id="331028515">
      <w:marLeft w:val="640"/>
      <w:marRight w:val="0"/>
      <w:marTop w:val="0"/>
      <w:marBottom w:val="0"/>
      <w:divBdr>
        <w:top w:val="none" w:sz="0" w:space="0" w:color="auto"/>
        <w:left w:val="none" w:sz="0" w:space="0" w:color="auto"/>
        <w:bottom w:val="none" w:sz="0" w:space="0" w:color="auto"/>
        <w:right w:val="none" w:sz="0" w:space="0" w:color="auto"/>
      </w:divBdr>
    </w:div>
    <w:div w:id="331106380">
      <w:marLeft w:val="640"/>
      <w:marRight w:val="0"/>
      <w:marTop w:val="0"/>
      <w:marBottom w:val="0"/>
      <w:divBdr>
        <w:top w:val="none" w:sz="0" w:space="0" w:color="auto"/>
        <w:left w:val="none" w:sz="0" w:space="0" w:color="auto"/>
        <w:bottom w:val="none" w:sz="0" w:space="0" w:color="auto"/>
        <w:right w:val="none" w:sz="0" w:space="0" w:color="auto"/>
      </w:divBdr>
    </w:div>
    <w:div w:id="331220259">
      <w:marLeft w:val="640"/>
      <w:marRight w:val="0"/>
      <w:marTop w:val="0"/>
      <w:marBottom w:val="0"/>
      <w:divBdr>
        <w:top w:val="none" w:sz="0" w:space="0" w:color="auto"/>
        <w:left w:val="none" w:sz="0" w:space="0" w:color="auto"/>
        <w:bottom w:val="none" w:sz="0" w:space="0" w:color="auto"/>
        <w:right w:val="none" w:sz="0" w:space="0" w:color="auto"/>
      </w:divBdr>
    </w:div>
    <w:div w:id="331221386">
      <w:marLeft w:val="640"/>
      <w:marRight w:val="0"/>
      <w:marTop w:val="0"/>
      <w:marBottom w:val="0"/>
      <w:divBdr>
        <w:top w:val="none" w:sz="0" w:space="0" w:color="auto"/>
        <w:left w:val="none" w:sz="0" w:space="0" w:color="auto"/>
        <w:bottom w:val="none" w:sz="0" w:space="0" w:color="auto"/>
        <w:right w:val="none" w:sz="0" w:space="0" w:color="auto"/>
      </w:divBdr>
    </w:div>
    <w:div w:id="331224591">
      <w:marLeft w:val="640"/>
      <w:marRight w:val="0"/>
      <w:marTop w:val="0"/>
      <w:marBottom w:val="0"/>
      <w:divBdr>
        <w:top w:val="none" w:sz="0" w:space="0" w:color="auto"/>
        <w:left w:val="none" w:sz="0" w:space="0" w:color="auto"/>
        <w:bottom w:val="none" w:sz="0" w:space="0" w:color="auto"/>
        <w:right w:val="none" w:sz="0" w:space="0" w:color="auto"/>
      </w:divBdr>
    </w:div>
    <w:div w:id="331227497">
      <w:marLeft w:val="640"/>
      <w:marRight w:val="0"/>
      <w:marTop w:val="0"/>
      <w:marBottom w:val="0"/>
      <w:divBdr>
        <w:top w:val="none" w:sz="0" w:space="0" w:color="auto"/>
        <w:left w:val="none" w:sz="0" w:space="0" w:color="auto"/>
        <w:bottom w:val="none" w:sz="0" w:space="0" w:color="auto"/>
        <w:right w:val="none" w:sz="0" w:space="0" w:color="auto"/>
      </w:divBdr>
    </w:div>
    <w:div w:id="331372652">
      <w:marLeft w:val="640"/>
      <w:marRight w:val="0"/>
      <w:marTop w:val="0"/>
      <w:marBottom w:val="0"/>
      <w:divBdr>
        <w:top w:val="none" w:sz="0" w:space="0" w:color="auto"/>
        <w:left w:val="none" w:sz="0" w:space="0" w:color="auto"/>
        <w:bottom w:val="none" w:sz="0" w:space="0" w:color="auto"/>
        <w:right w:val="none" w:sz="0" w:space="0" w:color="auto"/>
      </w:divBdr>
    </w:div>
    <w:div w:id="331421115">
      <w:marLeft w:val="640"/>
      <w:marRight w:val="0"/>
      <w:marTop w:val="0"/>
      <w:marBottom w:val="0"/>
      <w:divBdr>
        <w:top w:val="none" w:sz="0" w:space="0" w:color="auto"/>
        <w:left w:val="none" w:sz="0" w:space="0" w:color="auto"/>
        <w:bottom w:val="none" w:sz="0" w:space="0" w:color="auto"/>
        <w:right w:val="none" w:sz="0" w:space="0" w:color="auto"/>
      </w:divBdr>
    </w:div>
    <w:div w:id="331421602">
      <w:marLeft w:val="640"/>
      <w:marRight w:val="0"/>
      <w:marTop w:val="0"/>
      <w:marBottom w:val="0"/>
      <w:divBdr>
        <w:top w:val="none" w:sz="0" w:space="0" w:color="auto"/>
        <w:left w:val="none" w:sz="0" w:space="0" w:color="auto"/>
        <w:bottom w:val="none" w:sz="0" w:space="0" w:color="auto"/>
        <w:right w:val="none" w:sz="0" w:space="0" w:color="auto"/>
      </w:divBdr>
    </w:div>
    <w:div w:id="331494411">
      <w:marLeft w:val="640"/>
      <w:marRight w:val="0"/>
      <w:marTop w:val="0"/>
      <w:marBottom w:val="0"/>
      <w:divBdr>
        <w:top w:val="none" w:sz="0" w:space="0" w:color="auto"/>
        <w:left w:val="none" w:sz="0" w:space="0" w:color="auto"/>
        <w:bottom w:val="none" w:sz="0" w:space="0" w:color="auto"/>
        <w:right w:val="none" w:sz="0" w:space="0" w:color="auto"/>
      </w:divBdr>
    </w:div>
    <w:div w:id="331568718">
      <w:marLeft w:val="640"/>
      <w:marRight w:val="0"/>
      <w:marTop w:val="0"/>
      <w:marBottom w:val="0"/>
      <w:divBdr>
        <w:top w:val="none" w:sz="0" w:space="0" w:color="auto"/>
        <w:left w:val="none" w:sz="0" w:space="0" w:color="auto"/>
        <w:bottom w:val="none" w:sz="0" w:space="0" w:color="auto"/>
        <w:right w:val="none" w:sz="0" w:space="0" w:color="auto"/>
      </w:divBdr>
    </w:div>
    <w:div w:id="331569656">
      <w:marLeft w:val="640"/>
      <w:marRight w:val="0"/>
      <w:marTop w:val="0"/>
      <w:marBottom w:val="0"/>
      <w:divBdr>
        <w:top w:val="none" w:sz="0" w:space="0" w:color="auto"/>
        <w:left w:val="none" w:sz="0" w:space="0" w:color="auto"/>
        <w:bottom w:val="none" w:sz="0" w:space="0" w:color="auto"/>
        <w:right w:val="none" w:sz="0" w:space="0" w:color="auto"/>
      </w:divBdr>
    </w:div>
    <w:div w:id="331572254">
      <w:marLeft w:val="640"/>
      <w:marRight w:val="0"/>
      <w:marTop w:val="0"/>
      <w:marBottom w:val="0"/>
      <w:divBdr>
        <w:top w:val="none" w:sz="0" w:space="0" w:color="auto"/>
        <w:left w:val="none" w:sz="0" w:space="0" w:color="auto"/>
        <w:bottom w:val="none" w:sz="0" w:space="0" w:color="auto"/>
        <w:right w:val="none" w:sz="0" w:space="0" w:color="auto"/>
      </w:divBdr>
    </w:div>
    <w:div w:id="331612659">
      <w:marLeft w:val="640"/>
      <w:marRight w:val="0"/>
      <w:marTop w:val="0"/>
      <w:marBottom w:val="0"/>
      <w:divBdr>
        <w:top w:val="none" w:sz="0" w:space="0" w:color="auto"/>
        <w:left w:val="none" w:sz="0" w:space="0" w:color="auto"/>
        <w:bottom w:val="none" w:sz="0" w:space="0" w:color="auto"/>
        <w:right w:val="none" w:sz="0" w:space="0" w:color="auto"/>
      </w:divBdr>
    </w:div>
    <w:div w:id="331641651">
      <w:marLeft w:val="640"/>
      <w:marRight w:val="0"/>
      <w:marTop w:val="0"/>
      <w:marBottom w:val="0"/>
      <w:divBdr>
        <w:top w:val="none" w:sz="0" w:space="0" w:color="auto"/>
        <w:left w:val="none" w:sz="0" w:space="0" w:color="auto"/>
        <w:bottom w:val="none" w:sz="0" w:space="0" w:color="auto"/>
        <w:right w:val="none" w:sz="0" w:space="0" w:color="auto"/>
      </w:divBdr>
    </w:div>
    <w:div w:id="331642763">
      <w:marLeft w:val="640"/>
      <w:marRight w:val="0"/>
      <w:marTop w:val="0"/>
      <w:marBottom w:val="0"/>
      <w:divBdr>
        <w:top w:val="none" w:sz="0" w:space="0" w:color="auto"/>
        <w:left w:val="none" w:sz="0" w:space="0" w:color="auto"/>
        <w:bottom w:val="none" w:sz="0" w:space="0" w:color="auto"/>
        <w:right w:val="none" w:sz="0" w:space="0" w:color="auto"/>
      </w:divBdr>
    </w:div>
    <w:div w:id="331763638">
      <w:marLeft w:val="640"/>
      <w:marRight w:val="0"/>
      <w:marTop w:val="0"/>
      <w:marBottom w:val="0"/>
      <w:divBdr>
        <w:top w:val="none" w:sz="0" w:space="0" w:color="auto"/>
        <w:left w:val="none" w:sz="0" w:space="0" w:color="auto"/>
        <w:bottom w:val="none" w:sz="0" w:space="0" w:color="auto"/>
        <w:right w:val="none" w:sz="0" w:space="0" w:color="auto"/>
      </w:divBdr>
    </w:div>
    <w:div w:id="331838211">
      <w:marLeft w:val="640"/>
      <w:marRight w:val="0"/>
      <w:marTop w:val="0"/>
      <w:marBottom w:val="0"/>
      <w:divBdr>
        <w:top w:val="none" w:sz="0" w:space="0" w:color="auto"/>
        <w:left w:val="none" w:sz="0" w:space="0" w:color="auto"/>
        <w:bottom w:val="none" w:sz="0" w:space="0" w:color="auto"/>
        <w:right w:val="none" w:sz="0" w:space="0" w:color="auto"/>
      </w:divBdr>
    </w:div>
    <w:div w:id="331838718">
      <w:marLeft w:val="640"/>
      <w:marRight w:val="0"/>
      <w:marTop w:val="0"/>
      <w:marBottom w:val="0"/>
      <w:divBdr>
        <w:top w:val="none" w:sz="0" w:space="0" w:color="auto"/>
        <w:left w:val="none" w:sz="0" w:space="0" w:color="auto"/>
        <w:bottom w:val="none" w:sz="0" w:space="0" w:color="auto"/>
        <w:right w:val="none" w:sz="0" w:space="0" w:color="auto"/>
      </w:divBdr>
    </w:div>
    <w:div w:id="331882977">
      <w:marLeft w:val="640"/>
      <w:marRight w:val="0"/>
      <w:marTop w:val="0"/>
      <w:marBottom w:val="0"/>
      <w:divBdr>
        <w:top w:val="none" w:sz="0" w:space="0" w:color="auto"/>
        <w:left w:val="none" w:sz="0" w:space="0" w:color="auto"/>
        <w:bottom w:val="none" w:sz="0" w:space="0" w:color="auto"/>
        <w:right w:val="none" w:sz="0" w:space="0" w:color="auto"/>
      </w:divBdr>
    </w:div>
    <w:div w:id="332338643">
      <w:marLeft w:val="640"/>
      <w:marRight w:val="0"/>
      <w:marTop w:val="0"/>
      <w:marBottom w:val="0"/>
      <w:divBdr>
        <w:top w:val="none" w:sz="0" w:space="0" w:color="auto"/>
        <w:left w:val="none" w:sz="0" w:space="0" w:color="auto"/>
        <w:bottom w:val="none" w:sz="0" w:space="0" w:color="auto"/>
        <w:right w:val="none" w:sz="0" w:space="0" w:color="auto"/>
      </w:divBdr>
    </w:div>
    <w:div w:id="332496613">
      <w:marLeft w:val="640"/>
      <w:marRight w:val="0"/>
      <w:marTop w:val="0"/>
      <w:marBottom w:val="0"/>
      <w:divBdr>
        <w:top w:val="none" w:sz="0" w:space="0" w:color="auto"/>
        <w:left w:val="none" w:sz="0" w:space="0" w:color="auto"/>
        <w:bottom w:val="none" w:sz="0" w:space="0" w:color="auto"/>
        <w:right w:val="none" w:sz="0" w:space="0" w:color="auto"/>
      </w:divBdr>
    </w:div>
    <w:div w:id="332608270">
      <w:marLeft w:val="640"/>
      <w:marRight w:val="0"/>
      <w:marTop w:val="0"/>
      <w:marBottom w:val="0"/>
      <w:divBdr>
        <w:top w:val="none" w:sz="0" w:space="0" w:color="auto"/>
        <w:left w:val="none" w:sz="0" w:space="0" w:color="auto"/>
        <w:bottom w:val="none" w:sz="0" w:space="0" w:color="auto"/>
        <w:right w:val="none" w:sz="0" w:space="0" w:color="auto"/>
      </w:divBdr>
    </w:div>
    <w:div w:id="332728279">
      <w:marLeft w:val="640"/>
      <w:marRight w:val="0"/>
      <w:marTop w:val="0"/>
      <w:marBottom w:val="0"/>
      <w:divBdr>
        <w:top w:val="none" w:sz="0" w:space="0" w:color="auto"/>
        <w:left w:val="none" w:sz="0" w:space="0" w:color="auto"/>
        <w:bottom w:val="none" w:sz="0" w:space="0" w:color="auto"/>
        <w:right w:val="none" w:sz="0" w:space="0" w:color="auto"/>
      </w:divBdr>
    </w:div>
    <w:div w:id="332732244">
      <w:marLeft w:val="640"/>
      <w:marRight w:val="0"/>
      <w:marTop w:val="0"/>
      <w:marBottom w:val="0"/>
      <w:divBdr>
        <w:top w:val="none" w:sz="0" w:space="0" w:color="auto"/>
        <w:left w:val="none" w:sz="0" w:space="0" w:color="auto"/>
        <w:bottom w:val="none" w:sz="0" w:space="0" w:color="auto"/>
        <w:right w:val="none" w:sz="0" w:space="0" w:color="auto"/>
      </w:divBdr>
    </w:div>
    <w:div w:id="332803115">
      <w:marLeft w:val="640"/>
      <w:marRight w:val="0"/>
      <w:marTop w:val="0"/>
      <w:marBottom w:val="0"/>
      <w:divBdr>
        <w:top w:val="none" w:sz="0" w:space="0" w:color="auto"/>
        <w:left w:val="none" w:sz="0" w:space="0" w:color="auto"/>
        <w:bottom w:val="none" w:sz="0" w:space="0" w:color="auto"/>
        <w:right w:val="none" w:sz="0" w:space="0" w:color="auto"/>
      </w:divBdr>
    </w:div>
    <w:div w:id="332883178">
      <w:marLeft w:val="640"/>
      <w:marRight w:val="0"/>
      <w:marTop w:val="0"/>
      <w:marBottom w:val="0"/>
      <w:divBdr>
        <w:top w:val="none" w:sz="0" w:space="0" w:color="auto"/>
        <w:left w:val="none" w:sz="0" w:space="0" w:color="auto"/>
        <w:bottom w:val="none" w:sz="0" w:space="0" w:color="auto"/>
        <w:right w:val="none" w:sz="0" w:space="0" w:color="auto"/>
      </w:divBdr>
    </w:div>
    <w:div w:id="332922929">
      <w:marLeft w:val="640"/>
      <w:marRight w:val="0"/>
      <w:marTop w:val="0"/>
      <w:marBottom w:val="0"/>
      <w:divBdr>
        <w:top w:val="none" w:sz="0" w:space="0" w:color="auto"/>
        <w:left w:val="none" w:sz="0" w:space="0" w:color="auto"/>
        <w:bottom w:val="none" w:sz="0" w:space="0" w:color="auto"/>
        <w:right w:val="none" w:sz="0" w:space="0" w:color="auto"/>
      </w:divBdr>
    </w:div>
    <w:div w:id="332997579">
      <w:marLeft w:val="640"/>
      <w:marRight w:val="0"/>
      <w:marTop w:val="0"/>
      <w:marBottom w:val="0"/>
      <w:divBdr>
        <w:top w:val="none" w:sz="0" w:space="0" w:color="auto"/>
        <w:left w:val="none" w:sz="0" w:space="0" w:color="auto"/>
        <w:bottom w:val="none" w:sz="0" w:space="0" w:color="auto"/>
        <w:right w:val="none" w:sz="0" w:space="0" w:color="auto"/>
      </w:divBdr>
    </w:div>
    <w:div w:id="333075675">
      <w:marLeft w:val="640"/>
      <w:marRight w:val="0"/>
      <w:marTop w:val="0"/>
      <w:marBottom w:val="0"/>
      <w:divBdr>
        <w:top w:val="none" w:sz="0" w:space="0" w:color="auto"/>
        <w:left w:val="none" w:sz="0" w:space="0" w:color="auto"/>
        <w:bottom w:val="none" w:sz="0" w:space="0" w:color="auto"/>
        <w:right w:val="none" w:sz="0" w:space="0" w:color="auto"/>
      </w:divBdr>
    </w:div>
    <w:div w:id="333185030">
      <w:marLeft w:val="640"/>
      <w:marRight w:val="0"/>
      <w:marTop w:val="0"/>
      <w:marBottom w:val="0"/>
      <w:divBdr>
        <w:top w:val="none" w:sz="0" w:space="0" w:color="auto"/>
        <w:left w:val="none" w:sz="0" w:space="0" w:color="auto"/>
        <w:bottom w:val="none" w:sz="0" w:space="0" w:color="auto"/>
        <w:right w:val="none" w:sz="0" w:space="0" w:color="auto"/>
      </w:divBdr>
    </w:div>
    <w:div w:id="333192992">
      <w:marLeft w:val="640"/>
      <w:marRight w:val="0"/>
      <w:marTop w:val="0"/>
      <w:marBottom w:val="0"/>
      <w:divBdr>
        <w:top w:val="none" w:sz="0" w:space="0" w:color="auto"/>
        <w:left w:val="none" w:sz="0" w:space="0" w:color="auto"/>
        <w:bottom w:val="none" w:sz="0" w:space="0" w:color="auto"/>
        <w:right w:val="none" w:sz="0" w:space="0" w:color="auto"/>
      </w:divBdr>
    </w:div>
    <w:div w:id="333382568">
      <w:marLeft w:val="640"/>
      <w:marRight w:val="0"/>
      <w:marTop w:val="0"/>
      <w:marBottom w:val="0"/>
      <w:divBdr>
        <w:top w:val="none" w:sz="0" w:space="0" w:color="auto"/>
        <w:left w:val="none" w:sz="0" w:space="0" w:color="auto"/>
        <w:bottom w:val="none" w:sz="0" w:space="0" w:color="auto"/>
        <w:right w:val="none" w:sz="0" w:space="0" w:color="auto"/>
      </w:divBdr>
    </w:div>
    <w:div w:id="333413868">
      <w:marLeft w:val="640"/>
      <w:marRight w:val="0"/>
      <w:marTop w:val="0"/>
      <w:marBottom w:val="0"/>
      <w:divBdr>
        <w:top w:val="none" w:sz="0" w:space="0" w:color="auto"/>
        <w:left w:val="none" w:sz="0" w:space="0" w:color="auto"/>
        <w:bottom w:val="none" w:sz="0" w:space="0" w:color="auto"/>
        <w:right w:val="none" w:sz="0" w:space="0" w:color="auto"/>
      </w:divBdr>
    </w:div>
    <w:div w:id="333460040">
      <w:marLeft w:val="640"/>
      <w:marRight w:val="0"/>
      <w:marTop w:val="0"/>
      <w:marBottom w:val="0"/>
      <w:divBdr>
        <w:top w:val="none" w:sz="0" w:space="0" w:color="auto"/>
        <w:left w:val="none" w:sz="0" w:space="0" w:color="auto"/>
        <w:bottom w:val="none" w:sz="0" w:space="0" w:color="auto"/>
        <w:right w:val="none" w:sz="0" w:space="0" w:color="auto"/>
      </w:divBdr>
    </w:div>
    <w:div w:id="333535895">
      <w:marLeft w:val="640"/>
      <w:marRight w:val="0"/>
      <w:marTop w:val="0"/>
      <w:marBottom w:val="0"/>
      <w:divBdr>
        <w:top w:val="none" w:sz="0" w:space="0" w:color="auto"/>
        <w:left w:val="none" w:sz="0" w:space="0" w:color="auto"/>
        <w:bottom w:val="none" w:sz="0" w:space="0" w:color="auto"/>
        <w:right w:val="none" w:sz="0" w:space="0" w:color="auto"/>
      </w:divBdr>
    </w:div>
    <w:div w:id="333537616">
      <w:marLeft w:val="640"/>
      <w:marRight w:val="0"/>
      <w:marTop w:val="0"/>
      <w:marBottom w:val="0"/>
      <w:divBdr>
        <w:top w:val="none" w:sz="0" w:space="0" w:color="auto"/>
        <w:left w:val="none" w:sz="0" w:space="0" w:color="auto"/>
        <w:bottom w:val="none" w:sz="0" w:space="0" w:color="auto"/>
        <w:right w:val="none" w:sz="0" w:space="0" w:color="auto"/>
      </w:divBdr>
    </w:div>
    <w:div w:id="333607484">
      <w:marLeft w:val="640"/>
      <w:marRight w:val="0"/>
      <w:marTop w:val="0"/>
      <w:marBottom w:val="0"/>
      <w:divBdr>
        <w:top w:val="none" w:sz="0" w:space="0" w:color="auto"/>
        <w:left w:val="none" w:sz="0" w:space="0" w:color="auto"/>
        <w:bottom w:val="none" w:sz="0" w:space="0" w:color="auto"/>
        <w:right w:val="none" w:sz="0" w:space="0" w:color="auto"/>
      </w:divBdr>
    </w:div>
    <w:div w:id="333647477">
      <w:marLeft w:val="640"/>
      <w:marRight w:val="0"/>
      <w:marTop w:val="0"/>
      <w:marBottom w:val="0"/>
      <w:divBdr>
        <w:top w:val="none" w:sz="0" w:space="0" w:color="auto"/>
        <w:left w:val="none" w:sz="0" w:space="0" w:color="auto"/>
        <w:bottom w:val="none" w:sz="0" w:space="0" w:color="auto"/>
        <w:right w:val="none" w:sz="0" w:space="0" w:color="auto"/>
      </w:divBdr>
    </w:div>
    <w:div w:id="333652197">
      <w:marLeft w:val="640"/>
      <w:marRight w:val="0"/>
      <w:marTop w:val="0"/>
      <w:marBottom w:val="0"/>
      <w:divBdr>
        <w:top w:val="none" w:sz="0" w:space="0" w:color="auto"/>
        <w:left w:val="none" w:sz="0" w:space="0" w:color="auto"/>
        <w:bottom w:val="none" w:sz="0" w:space="0" w:color="auto"/>
        <w:right w:val="none" w:sz="0" w:space="0" w:color="auto"/>
      </w:divBdr>
    </w:div>
    <w:div w:id="333731728">
      <w:marLeft w:val="640"/>
      <w:marRight w:val="0"/>
      <w:marTop w:val="0"/>
      <w:marBottom w:val="0"/>
      <w:divBdr>
        <w:top w:val="none" w:sz="0" w:space="0" w:color="auto"/>
        <w:left w:val="none" w:sz="0" w:space="0" w:color="auto"/>
        <w:bottom w:val="none" w:sz="0" w:space="0" w:color="auto"/>
        <w:right w:val="none" w:sz="0" w:space="0" w:color="auto"/>
      </w:divBdr>
    </w:div>
    <w:div w:id="333803938">
      <w:marLeft w:val="640"/>
      <w:marRight w:val="0"/>
      <w:marTop w:val="0"/>
      <w:marBottom w:val="0"/>
      <w:divBdr>
        <w:top w:val="none" w:sz="0" w:space="0" w:color="auto"/>
        <w:left w:val="none" w:sz="0" w:space="0" w:color="auto"/>
        <w:bottom w:val="none" w:sz="0" w:space="0" w:color="auto"/>
        <w:right w:val="none" w:sz="0" w:space="0" w:color="auto"/>
      </w:divBdr>
    </w:div>
    <w:div w:id="333805171">
      <w:marLeft w:val="640"/>
      <w:marRight w:val="0"/>
      <w:marTop w:val="0"/>
      <w:marBottom w:val="0"/>
      <w:divBdr>
        <w:top w:val="none" w:sz="0" w:space="0" w:color="auto"/>
        <w:left w:val="none" w:sz="0" w:space="0" w:color="auto"/>
        <w:bottom w:val="none" w:sz="0" w:space="0" w:color="auto"/>
        <w:right w:val="none" w:sz="0" w:space="0" w:color="auto"/>
      </w:divBdr>
    </w:div>
    <w:div w:id="333845375">
      <w:marLeft w:val="640"/>
      <w:marRight w:val="0"/>
      <w:marTop w:val="0"/>
      <w:marBottom w:val="0"/>
      <w:divBdr>
        <w:top w:val="none" w:sz="0" w:space="0" w:color="auto"/>
        <w:left w:val="none" w:sz="0" w:space="0" w:color="auto"/>
        <w:bottom w:val="none" w:sz="0" w:space="0" w:color="auto"/>
        <w:right w:val="none" w:sz="0" w:space="0" w:color="auto"/>
      </w:divBdr>
    </w:div>
    <w:div w:id="333846124">
      <w:marLeft w:val="640"/>
      <w:marRight w:val="0"/>
      <w:marTop w:val="0"/>
      <w:marBottom w:val="0"/>
      <w:divBdr>
        <w:top w:val="none" w:sz="0" w:space="0" w:color="auto"/>
        <w:left w:val="none" w:sz="0" w:space="0" w:color="auto"/>
        <w:bottom w:val="none" w:sz="0" w:space="0" w:color="auto"/>
        <w:right w:val="none" w:sz="0" w:space="0" w:color="auto"/>
      </w:divBdr>
    </w:div>
    <w:div w:id="333922539">
      <w:marLeft w:val="640"/>
      <w:marRight w:val="0"/>
      <w:marTop w:val="0"/>
      <w:marBottom w:val="0"/>
      <w:divBdr>
        <w:top w:val="none" w:sz="0" w:space="0" w:color="auto"/>
        <w:left w:val="none" w:sz="0" w:space="0" w:color="auto"/>
        <w:bottom w:val="none" w:sz="0" w:space="0" w:color="auto"/>
        <w:right w:val="none" w:sz="0" w:space="0" w:color="auto"/>
      </w:divBdr>
    </w:div>
    <w:div w:id="333999603">
      <w:marLeft w:val="640"/>
      <w:marRight w:val="0"/>
      <w:marTop w:val="0"/>
      <w:marBottom w:val="0"/>
      <w:divBdr>
        <w:top w:val="none" w:sz="0" w:space="0" w:color="auto"/>
        <w:left w:val="none" w:sz="0" w:space="0" w:color="auto"/>
        <w:bottom w:val="none" w:sz="0" w:space="0" w:color="auto"/>
        <w:right w:val="none" w:sz="0" w:space="0" w:color="auto"/>
      </w:divBdr>
    </w:div>
    <w:div w:id="334113365">
      <w:marLeft w:val="640"/>
      <w:marRight w:val="0"/>
      <w:marTop w:val="0"/>
      <w:marBottom w:val="0"/>
      <w:divBdr>
        <w:top w:val="none" w:sz="0" w:space="0" w:color="auto"/>
        <w:left w:val="none" w:sz="0" w:space="0" w:color="auto"/>
        <w:bottom w:val="none" w:sz="0" w:space="0" w:color="auto"/>
        <w:right w:val="none" w:sz="0" w:space="0" w:color="auto"/>
      </w:divBdr>
    </w:div>
    <w:div w:id="334114304">
      <w:marLeft w:val="640"/>
      <w:marRight w:val="0"/>
      <w:marTop w:val="0"/>
      <w:marBottom w:val="0"/>
      <w:divBdr>
        <w:top w:val="none" w:sz="0" w:space="0" w:color="auto"/>
        <w:left w:val="none" w:sz="0" w:space="0" w:color="auto"/>
        <w:bottom w:val="none" w:sz="0" w:space="0" w:color="auto"/>
        <w:right w:val="none" w:sz="0" w:space="0" w:color="auto"/>
      </w:divBdr>
    </w:div>
    <w:div w:id="334186467">
      <w:marLeft w:val="640"/>
      <w:marRight w:val="0"/>
      <w:marTop w:val="0"/>
      <w:marBottom w:val="0"/>
      <w:divBdr>
        <w:top w:val="none" w:sz="0" w:space="0" w:color="auto"/>
        <w:left w:val="none" w:sz="0" w:space="0" w:color="auto"/>
        <w:bottom w:val="none" w:sz="0" w:space="0" w:color="auto"/>
        <w:right w:val="none" w:sz="0" w:space="0" w:color="auto"/>
      </w:divBdr>
    </w:div>
    <w:div w:id="334188375">
      <w:marLeft w:val="640"/>
      <w:marRight w:val="0"/>
      <w:marTop w:val="0"/>
      <w:marBottom w:val="0"/>
      <w:divBdr>
        <w:top w:val="none" w:sz="0" w:space="0" w:color="auto"/>
        <w:left w:val="none" w:sz="0" w:space="0" w:color="auto"/>
        <w:bottom w:val="none" w:sz="0" w:space="0" w:color="auto"/>
        <w:right w:val="none" w:sz="0" w:space="0" w:color="auto"/>
      </w:divBdr>
    </w:div>
    <w:div w:id="334309921">
      <w:marLeft w:val="640"/>
      <w:marRight w:val="0"/>
      <w:marTop w:val="0"/>
      <w:marBottom w:val="0"/>
      <w:divBdr>
        <w:top w:val="none" w:sz="0" w:space="0" w:color="auto"/>
        <w:left w:val="none" w:sz="0" w:space="0" w:color="auto"/>
        <w:bottom w:val="none" w:sz="0" w:space="0" w:color="auto"/>
        <w:right w:val="none" w:sz="0" w:space="0" w:color="auto"/>
      </w:divBdr>
    </w:div>
    <w:div w:id="334378523">
      <w:marLeft w:val="640"/>
      <w:marRight w:val="0"/>
      <w:marTop w:val="0"/>
      <w:marBottom w:val="0"/>
      <w:divBdr>
        <w:top w:val="none" w:sz="0" w:space="0" w:color="auto"/>
        <w:left w:val="none" w:sz="0" w:space="0" w:color="auto"/>
        <w:bottom w:val="none" w:sz="0" w:space="0" w:color="auto"/>
        <w:right w:val="none" w:sz="0" w:space="0" w:color="auto"/>
      </w:divBdr>
    </w:div>
    <w:div w:id="334384055">
      <w:marLeft w:val="640"/>
      <w:marRight w:val="0"/>
      <w:marTop w:val="0"/>
      <w:marBottom w:val="0"/>
      <w:divBdr>
        <w:top w:val="none" w:sz="0" w:space="0" w:color="auto"/>
        <w:left w:val="none" w:sz="0" w:space="0" w:color="auto"/>
        <w:bottom w:val="none" w:sz="0" w:space="0" w:color="auto"/>
        <w:right w:val="none" w:sz="0" w:space="0" w:color="auto"/>
      </w:divBdr>
    </w:div>
    <w:div w:id="334386277">
      <w:marLeft w:val="640"/>
      <w:marRight w:val="0"/>
      <w:marTop w:val="0"/>
      <w:marBottom w:val="0"/>
      <w:divBdr>
        <w:top w:val="none" w:sz="0" w:space="0" w:color="auto"/>
        <w:left w:val="none" w:sz="0" w:space="0" w:color="auto"/>
        <w:bottom w:val="none" w:sz="0" w:space="0" w:color="auto"/>
        <w:right w:val="none" w:sz="0" w:space="0" w:color="auto"/>
      </w:divBdr>
    </w:div>
    <w:div w:id="334456025">
      <w:marLeft w:val="640"/>
      <w:marRight w:val="0"/>
      <w:marTop w:val="0"/>
      <w:marBottom w:val="0"/>
      <w:divBdr>
        <w:top w:val="none" w:sz="0" w:space="0" w:color="auto"/>
        <w:left w:val="none" w:sz="0" w:space="0" w:color="auto"/>
        <w:bottom w:val="none" w:sz="0" w:space="0" w:color="auto"/>
        <w:right w:val="none" w:sz="0" w:space="0" w:color="auto"/>
      </w:divBdr>
    </w:div>
    <w:div w:id="334462299">
      <w:marLeft w:val="640"/>
      <w:marRight w:val="0"/>
      <w:marTop w:val="0"/>
      <w:marBottom w:val="0"/>
      <w:divBdr>
        <w:top w:val="none" w:sz="0" w:space="0" w:color="auto"/>
        <w:left w:val="none" w:sz="0" w:space="0" w:color="auto"/>
        <w:bottom w:val="none" w:sz="0" w:space="0" w:color="auto"/>
        <w:right w:val="none" w:sz="0" w:space="0" w:color="auto"/>
      </w:divBdr>
    </w:div>
    <w:div w:id="334503459">
      <w:marLeft w:val="640"/>
      <w:marRight w:val="0"/>
      <w:marTop w:val="0"/>
      <w:marBottom w:val="0"/>
      <w:divBdr>
        <w:top w:val="none" w:sz="0" w:space="0" w:color="auto"/>
        <w:left w:val="none" w:sz="0" w:space="0" w:color="auto"/>
        <w:bottom w:val="none" w:sz="0" w:space="0" w:color="auto"/>
        <w:right w:val="none" w:sz="0" w:space="0" w:color="auto"/>
      </w:divBdr>
    </w:div>
    <w:div w:id="334652511">
      <w:marLeft w:val="640"/>
      <w:marRight w:val="0"/>
      <w:marTop w:val="0"/>
      <w:marBottom w:val="0"/>
      <w:divBdr>
        <w:top w:val="none" w:sz="0" w:space="0" w:color="auto"/>
        <w:left w:val="none" w:sz="0" w:space="0" w:color="auto"/>
        <w:bottom w:val="none" w:sz="0" w:space="0" w:color="auto"/>
        <w:right w:val="none" w:sz="0" w:space="0" w:color="auto"/>
      </w:divBdr>
    </w:div>
    <w:div w:id="334767695">
      <w:marLeft w:val="640"/>
      <w:marRight w:val="0"/>
      <w:marTop w:val="0"/>
      <w:marBottom w:val="0"/>
      <w:divBdr>
        <w:top w:val="none" w:sz="0" w:space="0" w:color="auto"/>
        <w:left w:val="none" w:sz="0" w:space="0" w:color="auto"/>
        <w:bottom w:val="none" w:sz="0" w:space="0" w:color="auto"/>
        <w:right w:val="none" w:sz="0" w:space="0" w:color="auto"/>
      </w:divBdr>
    </w:div>
    <w:div w:id="334889899">
      <w:marLeft w:val="640"/>
      <w:marRight w:val="0"/>
      <w:marTop w:val="0"/>
      <w:marBottom w:val="0"/>
      <w:divBdr>
        <w:top w:val="none" w:sz="0" w:space="0" w:color="auto"/>
        <w:left w:val="none" w:sz="0" w:space="0" w:color="auto"/>
        <w:bottom w:val="none" w:sz="0" w:space="0" w:color="auto"/>
        <w:right w:val="none" w:sz="0" w:space="0" w:color="auto"/>
      </w:divBdr>
    </w:div>
    <w:div w:id="334891855">
      <w:marLeft w:val="640"/>
      <w:marRight w:val="0"/>
      <w:marTop w:val="0"/>
      <w:marBottom w:val="0"/>
      <w:divBdr>
        <w:top w:val="none" w:sz="0" w:space="0" w:color="auto"/>
        <w:left w:val="none" w:sz="0" w:space="0" w:color="auto"/>
        <w:bottom w:val="none" w:sz="0" w:space="0" w:color="auto"/>
        <w:right w:val="none" w:sz="0" w:space="0" w:color="auto"/>
      </w:divBdr>
    </w:div>
    <w:div w:id="334958189">
      <w:marLeft w:val="640"/>
      <w:marRight w:val="0"/>
      <w:marTop w:val="0"/>
      <w:marBottom w:val="0"/>
      <w:divBdr>
        <w:top w:val="none" w:sz="0" w:space="0" w:color="auto"/>
        <w:left w:val="none" w:sz="0" w:space="0" w:color="auto"/>
        <w:bottom w:val="none" w:sz="0" w:space="0" w:color="auto"/>
        <w:right w:val="none" w:sz="0" w:space="0" w:color="auto"/>
      </w:divBdr>
    </w:div>
    <w:div w:id="335033708">
      <w:marLeft w:val="640"/>
      <w:marRight w:val="0"/>
      <w:marTop w:val="0"/>
      <w:marBottom w:val="0"/>
      <w:divBdr>
        <w:top w:val="none" w:sz="0" w:space="0" w:color="auto"/>
        <w:left w:val="none" w:sz="0" w:space="0" w:color="auto"/>
        <w:bottom w:val="none" w:sz="0" w:space="0" w:color="auto"/>
        <w:right w:val="none" w:sz="0" w:space="0" w:color="auto"/>
      </w:divBdr>
    </w:div>
    <w:div w:id="335041842">
      <w:marLeft w:val="640"/>
      <w:marRight w:val="0"/>
      <w:marTop w:val="0"/>
      <w:marBottom w:val="0"/>
      <w:divBdr>
        <w:top w:val="none" w:sz="0" w:space="0" w:color="auto"/>
        <w:left w:val="none" w:sz="0" w:space="0" w:color="auto"/>
        <w:bottom w:val="none" w:sz="0" w:space="0" w:color="auto"/>
        <w:right w:val="none" w:sz="0" w:space="0" w:color="auto"/>
      </w:divBdr>
    </w:div>
    <w:div w:id="335042320">
      <w:marLeft w:val="640"/>
      <w:marRight w:val="0"/>
      <w:marTop w:val="0"/>
      <w:marBottom w:val="0"/>
      <w:divBdr>
        <w:top w:val="none" w:sz="0" w:space="0" w:color="auto"/>
        <w:left w:val="none" w:sz="0" w:space="0" w:color="auto"/>
        <w:bottom w:val="none" w:sz="0" w:space="0" w:color="auto"/>
        <w:right w:val="none" w:sz="0" w:space="0" w:color="auto"/>
      </w:divBdr>
    </w:div>
    <w:div w:id="335108589">
      <w:marLeft w:val="640"/>
      <w:marRight w:val="0"/>
      <w:marTop w:val="0"/>
      <w:marBottom w:val="0"/>
      <w:divBdr>
        <w:top w:val="none" w:sz="0" w:space="0" w:color="auto"/>
        <w:left w:val="none" w:sz="0" w:space="0" w:color="auto"/>
        <w:bottom w:val="none" w:sz="0" w:space="0" w:color="auto"/>
        <w:right w:val="none" w:sz="0" w:space="0" w:color="auto"/>
      </w:divBdr>
    </w:div>
    <w:div w:id="335108803">
      <w:marLeft w:val="640"/>
      <w:marRight w:val="0"/>
      <w:marTop w:val="0"/>
      <w:marBottom w:val="0"/>
      <w:divBdr>
        <w:top w:val="none" w:sz="0" w:space="0" w:color="auto"/>
        <w:left w:val="none" w:sz="0" w:space="0" w:color="auto"/>
        <w:bottom w:val="none" w:sz="0" w:space="0" w:color="auto"/>
        <w:right w:val="none" w:sz="0" w:space="0" w:color="auto"/>
      </w:divBdr>
    </w:div>
    <w:div w:id="335114758">
      <w:marLeft w:val="640"/>
      <w:marRight w:val="0"/>
      <w:marTop w:val="0"/>
      <w:marBottom w:val="0"/>
      <w:divBdr>
        <w:top w:val="none" w:sz="0" w:space="0" w:color="auto"/>
        <w:left w:val="none" w:sz="0" w:space="0" w:color="auto"/>
        <w:bottom w:val="none" w:sz="0" w:space="0" w:color="auto"/>
        <w:right w:val="none" w:sz="0" w:space="0" w:color="auto"/>
      </w:divBdr>
    </w:div>
    <w:div w:id="335226484">
      <w:marLeft w:val="640"/>
      <w:marRight w:val="0"/>
      <w:marTop w:val="0"/>
      <w:marBottom w:val="0"/>
      <w:divBdr>
        <w:top w:val="none" w:sz="0" w:space="0" w:color="auto"/>
        <w:left w:val="none" w:sz="0" w:space="0" w:color="auto"/>
        <w:bottom w:val="none" w:sz="0" w:space="0" w:color="auto"/>
        <w:right w:val="none" w:sz="0" w:space="0" w:color="auto"/>
      </w:divBdr>
    </w:div>
    <w:div w:id="335303613">
      <w:marLeft w:val="640"/>
      <w:marRight w:val="0"/>
      <w:marTop w:val="0"/>
      <w:marBottom w:val="0"/>
      <w:divBdr>
        <w:top w:val="none" w:sz="0" w:space="0" w:color="auto"/>
        <w:left w:val="none" w:sz="0" w:space="0" w:color="auto"/>
        <w:bottom w:val="none" w:sz="0" w:space="0" w:color="auto"/>
        <w:right w:val="none" w:sz="0" w:space="0" w:color="auto"/>
      </w:divBdr>
    </w:div>
    <w:div w:id="335305433">
      <w:marLeft w:val="640"/>
      <w:marRight w:val="0"/>
      <w:marTop w:val="0"/>
      <w:marBottom w:val="0"/>
      <w:divBdr>
        <w:top w:val="none" w:sz="0" w:space="0" w:color="auto"/>
        <w:left w:val="none" w:sz="0" w:space="0" w:color="auto"/>
        <w:bottom w:val="none" w:sz="0" w:space="0" w:color="auto"/>
        <w:right w:val="none" w:sz="0" w:space="0" w:color="auto"/>
      </w:divBdr>
    </w:div>
    <w:div w:id="335421674">
      <w:marLeft w:val="640"/>
      <w:marRight w:val="0"/>
      <w:marTop w:val="0"/>
      <w:marBottom w:val="0"/>
      <w:divBdr>
        <w:top w:val="none" w:sz="0" w:space="0" w:color="auto"/>
        <w:left w:val="none" w:sz="0" w:space="0" w:color="auto"/>
        <w:bottom w:val="none" w:sz="0" w:space="0" w:color="auto"/>
        <w:right w:val="none" w:sz="0" w:space="0" w:color="auto"/>
      </w:divBdr>
    </w:div>
    <w:div w:id="335422700">
      <w:marLeft w:val="640"/>
      <w:marRight w:val="0"/>
      <w:marTop w:val="0"/>
      <w:marBottom w:val="0"/>
      <w:divBdr>
        <w:top w:val="none" w:sz="0" w:space="0" w:color="auto"/>
        <w:left w:val="none" w:sz="0" w:space="0" w:color="auto"/>
        <w:bottom w:val="none" w:sz="0" w:space="0" w:color="auto"/>
        <w:right w:val="none" w:sz="0" w:space="0" w:color="auto"/>
      </w:divBdr>
    </w:div>
    <w:div w:id="335426561">
      <w:marLeft w:val="640"/>
      <w:marRight w:val="0"/>
      <w:marTop w:val="0"/>
      <w:marBottom w:val="0"/>
      <w:divBdr>
        <w:top w:val="none" w:sz="0" w:space="0" w:color="auto"/>
        <w:left w:val="none" w:sz="0" w:space="0" w:color="auto"/>
        <w:bottom w:val="none" w:sz="0" w:space="0" w:color="auto"/>
        <w:right w:val="none" w:sz="0" w:space="0" w:color="auto"/>
      </w:divBdr>
    </w:div>
    <w:div w:id="335427475">
      <w:marLeft w:val="640"/>
      <w:marRight w:val="0"/>
      <w:marTop w:val="0"/>
      <w:marBottom w:val="0"/>
      <w:divBdr>
        <w:top w:val="none" w:sz="0" w:space="0" w:color="auto"/>
        <w:left w:val="none" w:sz="0" w:space="0" w:color="auto"/>
        <w:bottom w:val="none" w:sz="0" w:space="0" w:color="auto"/>
        <w:right w:val="none" w:sz="0" w:space="0" w:color="auto"/>
      </w:divBdr>
    </w:div>
    <w:div w:id="335571303">
      <w:marLeft w:val="640"/>
      <w:marRight w:val="0"/>
      <w:marTop w:val="0"/>
      <w:marBottom w:val="0"/>
      <w:divBdr>
        <w:top w:val="none" w:sz="0" w:space="0" w:color="auto"/>
        <w:left w:val="none" w:sz="0" w:space="0" w:color="auto"/>
        <w:bottom w:val="none" w:sz="0" w:space="0" w:color="auto"/>
        <w:right w:val="none" w:sz="0" w:space="0" w:color="auto"/>
      </w:divBdr>
    </w:div>
    <w:div w:id="335574849">
      <w:marLeft w:val="640"/>
      <w:marRight w:val="0"/>
      <w:marTop w:val="0"/>
      <w:marBottom w:val="0"/>
      <w:divBdr>
        <w:top w:val="none" w:sz="0" w:space="0" w:color="auto"/>
        <w:left w:val="none" w:sz="0" w:space="0" w:color="auto"/>
        <w:bottom w:val="none" w:sz="0" w:space="0" w:color="auto"/>
        <w:right w:val="none" w:sz="0" w:space="0" w:color="auto"/>
      </w:divBdr>
    </w:div>
    <w:div w:id="335613215">
      <w:marLeft w:val="640"/>
      <w:marRight w:val="0"/>
      <w:marTop w:val="0"/>
      <w:marBottom w:val="0"/>
      <w:divBdr>
        <w:top w:val="none" w:sz="0" w:space="0" w:color="auto"/>
        <w:left w:val="none" w:sz="0" w:space="0" w:color="auto"/>
        <w:bottom w:val="none" w:sz="0" w:space="0" w:color="auto"/>
        <w:right w:val="none" w:sz="0" w:space="0" w:color="auto"/>
      </w:divBdr>
    </w:div>
    <w:div w:id="335613491">
      <w:marLeft w:val="640"/>
      <w:marRight w:val="0"/>
      <w:marTop w:val="0"/>
      <w:marBottom w:val="0"/>
      <w:divBdr>
        <w:top w:val="none" w:sz="0" w:space="0" w:color="auto"/>
        <w:left w:val="none" w:sz="0" w:space="0" w:color="auto"/>
        <w:bottom w:val="none" w:sz="0" w:space="0" w:color="auto"/>
        <w:right w:val="none" w:sz="0" w:space="0" w:color="auto"/>
      </w:divBdr>
    </w:div>
    <w:div w:id="335690895">
      <w:marLeft w:val="640"/>
      <w:marRight w:val="0"/>
      <w:marTop w:val="0"/>
      <w:marBottom w:val="0"/>
      <w:divBdr>
        <w:top w:val="none" w:sz="0" w:space="0" w:color="auto"/>
        <w:left w:val="none" w:sz="0" w:space="0" w:color="auto"/>
        <w:bottom w:val="none" w:sz="0" w:space="0" w:color="auto"/>
        <w:right w:val="none" w:sz="0" w:space="0" w:color="auto"/>
      </w:divBdr>
    </w:div>
    <w:div w:id="335768745">
      <w:marLeft w:val="640"/>
      <w:marRight w:val="0"/>
      <w:marTop w:val="0"/>
      <w:marBottom w:val="0"/>
      <w:divBdr>
        <w:top w:val="none" w:sz="0" w:space="0" w:color="auto"/>
        <w:left w:val="none" w:sz="0" w:space="0" w:color="auto"/>
        <w:bottom w:val="none" w:sz="0" w:space="0" w:color="auto"/>
        <w:right w:val="none" w:sz="0" w:space="0" w:color="auto"/>
      </w:divBdr>
    </w:div>
    <w:div w:id="335809484">
      <w:marLeft w:val="640"/>
      <w:marRight w:val="0"/>
      <w:marTop w:val="0"/>
      <w:marBottom w:val="0"/>
      <w:divBdr>
        <w:top w:val="none" w:sz="0" w:space="0" w:color="auto"/>
        <w:left w:val="none" w:sz="0" w:space="0" w:color="auto"/>
        <w:bottom w:val="none" w:sz="0" w:space="0" w:color="auto"/>
        <w:right w:val="none" w:sz="0" w:space="0" w:color="auto"/>
      </w:divBdr>
    </w:div>
    <w:div w:id="335884504">
      <w:marLeft w:val="640"/>
      <w:marRight w:val="0"/>
      <w:marTop w:val="0"/>
      <w:marBottom w:val="0"/>
      <w:divBdr>
        <w:top w:val="none" w:sz="0" w:space="0" w:color="auto"/>
        <w:left w:val="none" w:sz="0" w:space="0" w:color="auto"/>
        <w:bottom w:val="none" w:sz="0" w:space="0" w:color="auto"/>
        <w:right w:val="none" w:sz="0" w:space="0" w:color="auto"/>
      </w:divBdr>
    </w:div>
    <w:div w:id="336156452">
      <w:marLeft w:val="640"/>
      <w:marRight w:val="0"/>
      <w:marTop w:val="0"/>
      <w:marBottom w:val="0"/>
      <w:divBdr>
        <w:top w:val="none" w:sz="0" w:space="0" w:color="auto"/>
        <w:left w:val="none" w:sz="0" w:space="0" w:color="auto"/>
        <w:bottom w:val="none" w:sz="0" w:space="0" w:color="auto"/>
        <w:right w:val="none" w:sz="0" w:space="0" w:color="auto"/>
      </w:divBdr>
    </w:div>
    <w:div w:id="336159232">
      <w:marLeft w:val="640"/>
      <w:marRight w:val="0"/>
      <w:marTop w:val="0"/>
      <w:marBottom w:val="0"/>
      <w:divBdr>
        <w:top w:val="none" w:sz="0" w:space="0" w:color="auto"/>
        <w:left w:val="none" w:sz="0" w:space="0" w:color="auto"/>
        <w:bottom w:val="none" w:sz="0" w:space="0" w:color="auto"/>
        <w:right w:val="none" w:sz="0" w:space="0" w:color="auto"/>
      </w:divBdr>
    </w:div>
    <w:div w:id="336201318">
      <w:marLeft w:val="640"/>
      <w:marRight w:val="0"/>
      <w:marTop w:val="0"/>
      <w:marBottom w:val="0"/>
      <w:divBdr>
        <w:top w:val="none" w:sz="0" w:space="0" w:color="auto"/>
        <w:left w:val="none" w:sz="0" w:space="0" w:color="auto"/>
        <w:bottom w:val="none" w:sz="0" w:space="0" w:color="auto"/>
        <w:right w:val="none" w:sz="0" w:space="0" w:color="auto"/>
      </w:divBdr>
    </w:div>
    <w:div w:id="336232033">
      <w:marLeft w:val="640"/>
      <w:marRight w:val="0"/>
      <w:marTop w:val="0"/>
      <w:marBottom w:val="0"/>
      <w:divBdr>
        <w:top w:val="none" w:sz="0" w:space="0" w:color="auto"/>
        <w:left w:val="none" w:sz="0" w:space="0" w:color="auto"/>
        <w:bottom w:val="none" w:sz="0" w:space="0" w:color="auto"/>
        <w:right w:val="none" w:sz="0" w:space="0" w:color="auto"/>
      </w:divBdr>
    </w:div>
    <w:div w:id="336232354">
      <w:marLeft w:val="640"/>
      <w:marRight w:val="0"/>
      <w:marTop w:val="0"/>
      <w:marBottom w:val="0"/>
      <w:divBdr>
        <w:top w:val="none" w:sz="0" w:space="0" w:color="auto"/>
        <w:left w:val="none" w:sz="0" w:space="0" w:color="auto"/>
        <w:bottom w:val="none" w:sz="0" w:space="0" w:color="auto"/>
        <w:right w:val="none" w:sz="0" w:space="0" w:color="auto"/>
      </w:divBdr>
    </w:div>
    <w:div w:id="336345938">
      <w:marLeft w:val="640"/>
      <w:marRight w:val="0"/>
      <w:marTop w:val="0"/>
      <w:marBottom w:val="0"/>
      <w:divBdr>
        <w:top w:val="none" w:sz="0" w:space="0" w:color="auto"/>
        <w:left w:val="none" w:sz="0" w:space="0" w:color="auto"/>
        <w:bottom w:val="none" w:sz="0" w:space="0" w:color="auto"/>
        <w:right w:val="none" w:sz="0" w:space="0" w:color="auto"/>
      </w:divBdr>
    </w:div>
    <w:div w:id="336418972">
      <w:marLeft w:val="640"/>
      <w:marRight w:val="0"/>
      <w:marTop w:val="0"/>
      <w:marBottom w:val="0"/>
      <w:divBdr>
        <w:top w:val="none" w:sz="0" w:space="0" w:color="auto"/>
        <w:left w:val="none" w:sz="0" w:space="0" w:color="auto"/>
        <w:bottom w:val="none" w:sz="0" w:space="0" w:color="auto"/>
        <w:right w:val="none" w:sz="0" w:space="0" w:color="auto"/>
      </w:divBdr>
    </w:div>
    <w:div w:id="336616461">
      <w:marLeft w:val="640"/>
      <w:marRight w:val="0"/>
      <w:marTop w:val="0"/>
      <w:marBottom w:val="0"/>
      <w:divBdr>
        <w:top w:val="none" w:sz="0" w:space="0" w:color="auto"/>
        <w:left w:val="none" w:sz="0" w:space="0" w:color="auto"/>
        <w:bottom w:val="none" w:sz="0" w:space="0" w:color="auto"/>
        <w:right w:val="none" w:sz="0" w:space="0" w:color="auto"/>
      </w:divBdr>
    </w:div>
    <w:div w:id="336689062">
      <w:marLeft w:val="640"/>
      <w:marRight w:val="0"/>
      <w:marTop w:val="0"/>
      <w:marBottom w:val="0"/>
      <w:divBdr>
        <w:top w:val="none" w:sz="0" w:space="0" w:color="auto"/>
        <w:left w:val="none" w:sz="0" w:space="0" w:color="auto"/>
        <w:bottom w:val="none" w:sz="0" w:space="0" w:color="auto"/>
        <w:right w:val="none" w:sz="0" w:space="0" w:color="auto"/>
      </w:divBdr>
    </w:div>
    <w:div w:id="336808451">
      <w:marLeft w:val="640"/>
      <w:marRight w:val="0"/>
      <w:marTop w:val="0"/>
      <w:marBottom w:val="0"/>
      <w:divBdr>
        <w:top w:val="none" w:sz="0" w:space="0" w:color="auto"/>
        <w:left w:val="none" w:sz="0" w:space="0" w:color="auto"/>
        <w:bottom w:val="none" w:sz="0" w:space="0" w:color="auto"/>
        <w:right w:val="none" w:sz="0" w:space="0" w:color="auto"/>
      </w:divBdr>
    </w:div>
    <w:div w:id="336855950">
      <w:marLeft w:val="640"/>
      <w:marRight w:val="0"/>
      <w:marTop w:val="0"/>
      <w:marBottom w:val="0"/>
      <w:divBdr>
        <w:top w:val="none" w:sz="0" w:space="0" w:color="auto"/>
        <w:left w:val="none" w:sz="0" w:space="0" w:color="auto"/>
        <w:bottom w:val="none" w:sz="0" w:space="0" w:color="auto"/>
        <w:right w:val="none" w:sz="0" w:space="0" w:color="auto"/>
      </w:divBdr>
    </w:div>
    <w:div w:id="336856942">
      <w:marLeft w:val="640"/>
      <w:marRight w:val="0"/>
      <w:marTop w:val="0"/>
      <w:marBottom w:val="0"/>
      <w:divBdr>
        <w:top w:val="none" w:sz="0" w:space="0" w:color="auto"/>
        <w:left w:val="none" w:sz="0" w:space="0" w:color="auto"/>
        <w:bottom w:val="none" w:sz="0" w:space="0" w:color="auto"/>
        <w:right w:val="none" w:sz="0" w:space="0" w:color="auto"/>
      </w:divBdr>
    </w:div>
    <w:div w:id="336884946">
      <w:marLeft w:val="640"/>
      <w:marRight w:val="0"/>
      <w:marTop w:val="0"/>
      <w:marBottom w:val="0"/>
      <w:divBdr>
        <w:top w:val="none" w:sz="0" w:space="0" w:color="auto"/>
        <w:left w:val="none" w:sz="0" w:space="0" w:color="auto"/>
        <w:bottom w:val="none" w:sz="0" w:space="0" w:color="auto"/>
        <w:right w:val="none" w:sz="0" w:space="0" w:color="auto"/>
      </w:divBdr>
    </w:div>
    <w:div w:id="336923545">
      <w:marLeft w:val="640"/>
      <w:marRight w:val="0"/>
      <w:marTop w:val="0"/>
      <w:marBottom w:val="0"/>
      <w:divBdr>
        <w:top w:val="none" w:sz="0" w:space="0" w:color="auto"/>
        <w:left w:val="none" w:sz="0" w:space="0" w:color="auto"/>
        <w:bottom w:val="none" w:sz="0" w:space="0" w:color="auto"/>
        <w:right w:val="none" w:sz="0" w:space="0" w:color="auto"/>
      </w:divBdr>
    </w:div>
    <w:div w:id="336924417">
      <w:marLeft w:val="640"/>
      <w:marRight w:val="0"/>
      <w:marTop w:val="0"/>
      <w:marBottom w:val="0"/>
      <w:divBdr>
        <w:top w:val="none" w:sz="0" w:space="0" w:color="auto"/>
        <w:left w:val="none" w:sz="0" w:space="0" w:color="auto"/>
        <w:bottom w:val="none" w:sz="0" w:space="0" w:color="auto"/>
        <w:right w:val="none" w:sz="0" w:space="0" w:color="auto"/>
      </w:divBdr>
    </w:div>
    <w:div w:id="336929384">
      <w:marLeft w:val="640"/>
      <w:marRight w:val="0"/>
      <w:marTop w:val="0"/>
      <w:marBottom w:val="0"/>
      <w:divBdr>
        <w:top w:val="none" w:sz="0" w:space="0" w:color="auto"/>
        <w:left w:val="none" w:sz="0" w:space="0" w:color="auto"/>
        <w:bottom w:val="none" w:sz="0" w:space="0" w:color="auto"/>
        <w:right w:val="none" w:sz="0" w:space="0" w:color="auto"/>
      </w:divBdr>
    </w:div>
    <w:div w:id="336932979">
      <w:marLeft w:val="640"/>
      <w:marRight w:val="0"/>
      <w:marTop w:val="0"/>
      <w:marBottom w:val="0"/>
      <w:divBdr>
        <w:top w:val="none" w:sz="0" w:space="0" w:color="auto"/>
        <w:left w:val="none" w:sz="0" w:space="0" w:color="auto"/>
        <w:bottom w:val="none" w:sz="0" w:space="0" w:color="auto"/>
        <w:right w:val="none" w:sz="0" w:space="0" w:color="auto"/>
      </w:divBdr>
    </w:div>
    <w:div w:id="336933075">
      <w:marLeft w:val="640"/>
      <w:marRight w:val="0"/>
      <w:marTop w:val="0"/>
      <w:marBottom w:val="0"/>
      <w:divBdr>
        <w:top w:val="none" w:sz="0" w:space="0" w:color="auto"/>
        <w:left w:val="none" w:sz="0" w:space="0" w:color="auto"/>
        <w:bottom w:val="none" w:sz="0" w:space="0" w:color="auto"/>
        <w:right w:val="none" w:sz="0" w:space="0" w:color="auto"/>
      </w:divBdr>
    </w:div>
    <w:div w:id="336999474">
      <w:marLeft w:val="640"/>
      <w:marRight w:val="0"/>
      <w:marTop w:val="0"/>
      <w:marBottom w:val="0"/>
      <w:divBdr>
        <w:top w:val="none" w:sz="0" w:space="0" w:color="auto"/>
        <w:left w:val="none" w:sz="0" w:space="0" w:color="auto"/>
        <w:bottom w:val="none" w:sz="0" w:space="0" w:color="auto"/>
        <w:right w:val="none" w:sz="0" w:space="0" w:color="auto"/>
      </w:divBdr>
    </w:div>
    <w:div w:id="337077846">
      <w:marLeft w:val="640"/>
      <w:marRight w:val="0"/>
      <w:marTop w:val="0"/>
      <w:marBottom w:val="0"/>
      <w:divBdr>
        <w:top w:val="none" w:sz="0" w:space="0" w:color="auto"/>
        <w:left w:val="none" w:sz="0" w:space="0" w:color="auto"/>
        <w:bottom w:val="none" w:sz="0" w:space="0" w:color="auto"/>
        <w:right w:val="none" w:sz="0" w:space="0" w:color="auto"/>
      </w:divBdr>
    </w:div>
    <w:div w:id="337082410">
      <w:marLeft w:val="640"/>
      <w:marRight w:val="0"/>
      <w:marTop w:val="0"/>
      <w:marBottom w:val="0"/>
      <w:divBdr>
        <w:top w:val="none" w:sz="0" w:space="0" w:color="auto"/>
        <w:left w:val="none" w:sz="0" w:space="0" w:color="auto"/>
        <w:bottom w:val="none" w:sz="0" w:space="0" w:color="auto"/>
        <w:right w:val="none" w:sz="0" w:space="0" w:color="auto"/>
      </w:divBdr>
    </w:div>
    <w:div w:id="337118382">
      <w:marLeft w:val="640"/>
      <w:marRight w:val="0"/>
      <w:marTop w:val="0"/>
      <w:marBottom w:val="0"/>
      <w:divBdr>
        <w:top w:val="none" w:sz="0" w:space="0" w:color="auto"/>
        <w:left w:val="none" w:sz="0" w:space="0" w:color="auto"/>
        <w:bottom w:val="none" w:sz="0" w:space="0" w:color="auto"/>
        <w:right w:val="none" w:sz="0" w:space="0" w:color="auto"/>
      </w:divBdr>
    </w:div>
    <w:div w:id="337126121">
      <w:marLeft w:val="640"/>
      <w:marRight w:val="0"/>
      <w:marTop w:val="0"/>
      <w:marBottom w:val="0"/>
      <w:divBdr>
        <w:top w:val="none" w:sz="0" w:space="0" w:color="auto"/>
        <w:left w:val="none" w:sz="0" w:space="0" w:color="auto"/>
        <w:bottom w:val="none" w:sz="0" w:space="0" w:color="auto"/>
        <w:right w:val="none" w:sz="0" w:space="0" w:color="auto"/>
      </w:divBdr>
    </w:div>
    <w:div w:id="337149948">
      <w:marLeft w:val="640"/>
      <w:marRight w:val="0"/>
      <w:marTop w:val="0"/>
      <w:marBottom w:val="0"/>
      <w:divBdr>
        <w:top w:val="none" w:sz="0" w:space="0" w:color="auto"/>
        <w:left w:val="none" w:sz="0" w:space="0" w:color="auto"/>
        <w:bottom w:val="none" w:sz="0" w:space="0" w:color="auto"/>
        <w:right w:val="none" w:sz="0" w:space="0" w:color="auto"/>
      </w:divBdr>
    </w:div>
    <w:div w:id="337193661">
      <w:marLeft w:val="640"/>
      <w:marRight w:val="0"/>
      <w:marTop w:val="0"/>
      <w:marBottom w:val="0"/>
      <w:divBdr>
        <w:top w:val="none" w:sz="0" w:space="0" w:color="auto"/>
        <w:left w:val="none" w:sz="0" w:space="0" w:color="auto"/>
        <w:bottom w:val="none" w:sz="0" w:space="0" w:color="auto"/>
        <w:right w:val="none" w:sz="0" w:space="0" w:color="auto"/>
      </w:divBdr>
    </w:div>
    <w:div w:id="337195485">
      <w:marLeft w:val="640"/>
      <w:marRight w:val="0"/>
      <w:marTop w:val="0"/>
      <w:marBottom w:val="0"/>
      <w:divBdr>
        <w:top w:val="none" w:sz="0" w:space="0" w:color="auto"/>
        <w:left w:val="none" w:sz="0" w:space="0" w:color="auto"/>
        <w:bottom w:val="none" w:sz="0" w:space="0" w:color="auto"/>
        <w:right w:val="none" w:sz="0" w:space="0" w:color="auto"/>
      </w:divBdr>
    </w:div>
    <w:div w:id="337316494">
      <w:marLeft w:val="640"/>
      <w:marRight w:val="0"/>
      <w:marTop w:val="0"/>
      <w:marBottom w:val="0"/>
      <w:divBdr>
        <w:top w:val="none" w:sz="0" w:space="0" w:color="auto"/>
        <w:left w:val="none" w:sz="0" w:space="0" w:color="auto"/>
        <w:bottom w:val="none" w:sz="0" w:space="0" w:color="auto"/>
        <w:right w:val="none" w:sz="0" w:space="0" w:color="auto"/>
      </w:divBdr>
    </w:div>
    <w:div w:id="337388231">
      <w:marLeft w:val="640"/>
      <w:marRight w:val="0"/>
      <w:marTop w:val="0"/>
      <w:marBottom w:val="0"/>
      <w:divBdr>
        <w:top w:val="none" w:sz="0" w:space="0" w:color="auto"/>
        <w:left w:val="none" w:sz="0" w:space="0" w:color="auto"/>
        <w:bottom w:val="none" w:sz="0" w:space="0" w:color="auto"/>
        <w:right w:val="none" w:sz="0" w:space="0" w:color="auto"/>
      </w:divBdr>
    </w:div>
    <w:div w:id="337463500">
      <w:marLeft w:val="640"/>
      <w:marRight w:val="0"/>
      <w:marTop w:val="0"/>
      <w:marBottom w:val="0"/>
      <w:divBdr>
        <w:top w:val="none" w:sz="0" w:space="0" w:color="auto"/>
        <w:left w:val="none" w:sz="0" w:space="0" w:color="auto"/>
        <w:bottom w:val="none" w:sz="0" w:space="0" w:color="auto"/>
        <w:right w:val="none" w:sz="0" w:space="0" w:color="auto"/>
      </w:divBdr>
    </w:div>
    <w:div w:id="337465419">
      <w:marLeft w:val="640"/>
      <w:marRight w:val="0"/>
      <w:marTop w:val="0"/>
      <w:marBottom w:val="0"/>
      <w:divBdr>
        <w:top w:val="none" w:sz="0" w:space="0" w:color="auto"/>
        <w:left w:val="none" w:sz="0" w:space="0" w:color="auto"/>
        <w:bottom w:val="none" w:sz="0" w:space="0" w:color="auto"/>
        <w:right w:val="none" w:sz="0" w:space="0" w:color="auto"/>
      </w:divBdr>
    </w:div>
    <w:div w:id="337467939">
      <w:marLeft w:val="640"/>
      <w:marRight w:val="0"/>
      <w:marTop w:val="0"/>
      <w:marBottom w:val="0"/>
      <w:divBdr>
        <w:top w:val="none" w:sz="0" w:space="0" w:color="auto"/>
        <w:left w:val="none" w:sz="0" w:space="0" w:color="auto"/>
        <w:bottom w:val="none" w:sz="0" w:space="0" w:color="auto"/>
        <w:right w:val="none" w:sz="0" w:space="0" w:color="auto"/>
      </w:divBdr>
    </w:div>
    <w:div w:id="337468797">
      <w:marLeft w:val="640"/>
      <w:marRight w:val="0"/>
      <w:marTop w:val="0"/>
      <w:marBottom w:val="0"/>
      <w:divBdr>
        <w:top w:val="none" w:sz="0" w:space="0" w:color="auto"/>
        <w:left w:val="none" w:sz="0" w:space="0" w:color="auto"/>
        <w:bottom w:val="none" w:sz="0" w:space="0" w:color="auto"/>
        <w:right w:val="none" w:sz="0" w:space="0" w:color="auto"/>
      </w:divBdr>
    </w:div>
    <w:div w:id="337537296">
      <w:marLeft w:val="640"/>
      <w:marRight w:val="0"/>
      <w:marTop w:val="0"/>
      <w:marBottom w:val="0"/>
      <w:divBdr>
        <w:top w:val="none" w:sz="0" w:space="0" w:color="auto"/>
        <w:left w:val="none" w:sz="0" w:space="0" w:color="auto"/>
        <w:bottom w:val="none" w:sz="0" w:space="0" w:color="auto"/>
        <w:right w:val="none" w:sz="0" w:space="0" w:color="auto"/>
      </w:divBdr>
    </w:div>
    <w:div w:id="337847899">
      <w:marLeft w:val="640"/>
      <w:marRight w:val="0"/>
      <w:marTop w:val="0"/>
      <w:marBottom w:val="0"/>
      <w:divBdr>
        <w:top w:val="none" w:sz="0" w:space="0" w:color="auto"/>
        <w:left w:val="none" w:sz="0" w:space="0" w:color="auto"/>
        <w:bottom w:val="none" w:sz="0" w:space="0" w:color="auto"/>
        <w:right w:val="none" w:sz="0" w:space="0" w:color="auto"/>
      </w:divBdr>
    </w:div>
    <w:div w:id="337853851">
      <w:marLeft w:val="640"/>
      <w:marRight w:val="0"/>
      <w:marTop w:val="0"/>
      <w:marBottom w:val="0"/>
      <w:divBdr>
        <w:top w:val="none" w:sz="0" w:space="0" w:color="auto"/>
        <w:left w:val="none" w:sz="0" w:space="0" w:color="auto"/>
        <w:bottom w:val="none" w:sz="0" w:space="0" w:color="auto"/>
        <w:right w:val="none" w:sz="0" w:space="0" w:color="auto"/>
      </w:divBdr>
    </w:div>
    <w:div w:id="337927776">
      <w:marLeft w:val="640"/>
      <w:marRight w:val="0"/>
      <w:marTop w:val="0"/>
      <w:marBottom w:val="0"/>
      <w:divBdr>
        <w:top w:val="none" w:sz="0" w:space="0" w:color="auto"/>
        <w:left w:val="none" w:sz="0" w:space="0" w:color="auto"/>
        <w:bottom w:val="none" w:sz="0" w:space="0" w:color="auto"/>
        <w:right w:val="none" w:sz="0" w:space="0" w:color="auto"/>
      </w:divBdr>
    </w:div>
    <w:div w:id="337973517">
      <w:marLeft w:val="640"/>
      <w:marRight w:val="0"/>
      <w:marTop w:val="0"/>
      <w:marBottom w:val="0"/>
      <w:divBdr>
        <w:top w:val="none" w:sz="0" w:space="0" w:color="auto"/>
        <w:left w:val="none" w:sz="0" w:space="0" w:color="auto"/>
        <w:bottom w:val="none" w:sz="0" w:space="0" w:color="auto"/>
        <w:right w:val="none" w:sz="0" w:space="0" w:color="auto"/>
      </w:divBdr>
    </w:div>
    <w:div w:id="337998323">
      <w:marLeft w:val="640"/>
      <w:marRight w:val="0"/>
      <w:marTop w:val="0"/>
      <w:marBottom w:val="0"/>
      <w:divBdr>
        <w:top w:val="none" w:sz="0" w:space="0" w:color="auto"/>
        <w:left w:val="none" w:sz="0" w:space="0" w:color="auto"/>
        <w:bottom w:val="none" w:sz="0" w:space="0" w:color="auto"/>
        <w:right w:val="none" w:sz="0" w:space="0" w:color="auto"/>
      </w:divBdr>
    </w:div>
    <w:div w:id="337999642">
      <w:marLeft w:val="640"/>
      <w:marRight w:val="0"/>
      <w:marTop w:val="0"/>
      <w:marBottom w:val="0"/>
      <w:divBdr>
        <w:top w:val="none" w:sz="0" w:space="0" w:color="auto"/>
        <w:left w:val="none" w:sz="0" w:space="0" w:color="auto"/>
        <w:bottom w:val="none" w:sz="0" w:space="0" w:color="auto"/>
        <w:right w:val="none" w:sz="0" w:space="0" w:color="auto"/>
      </w:divBdr>
    </w:div>
    <w:div w:id="338042264">
      <w:marLeft w:val="640"/>
      <w:marRight w:val="0"/>
      <w:marTop w:val="0"/>
      <w:marBottom w:val="0"/>
      <w:divBdr>
        <w:top w:val="none" w:sz="0" w:space="0" w:color="auto"/>
        <w:left w:val="none" w:sz="0" w:space="0" w:color="auto"/>
        <w:bottom w:val="none" w:sz="0" w:space="0" w:color="auto"/>
        <w:right w:val="none" w:sz="0" w:space="0" w:color="auto"/>
      </w:divBdr>
    </w:div>
    <w:div w:id="338047879">
      <w:marLeft w:val="640"/>
      <w:marRight w:val="0"/>
      <w:marTop w:val="0"/>
      <w:marBottom w:val="0"/>
      <w:divBdr>
        <w:top w:val="none" w:sz="0" w:space="0" w:color="auto"/>
        <w:left w:val="none" w:sz="0" w:space="0" w:color="auto"/>
        <w:bottom w:val="none" w:sz="0" w:space="0" w:color="auto"/>
        <w:right w:val="none" w:sz="0" w:space="0" w:color="auto"/>
      </w:divBdr>
    </w:div>
    <w:div w:id="338385657">
      <w:marLeft w:val="640"/>
      <w:marRight w:val="0"/>
      <w:marTop w:val="0"/>
      <w:marBottom w:val="0"/>
      <w:divBdr>
        <w:top w:val="none" w:sz="0" w:space="0" w:color="auto"/>
        <w:left w:val="none" w:sz="0" w:space="0" w:color="auto"/>
        <w:bottom w:val="none" w:sz="0" w:space="0" w:color="auto"/>
        <w:right w:val="none" w:sz="0" w:space="0" w:color="auto"/>
      </w:divBdr>
    </w:div>
    <w:div w:id="338427939">
      <w:marLeft w:val="640"/>
      <w:marRight w:val="0"/>
      <w:marTop w:val="0"/>
      <w:marBottom w:val="0"/>
      <w:divBdr>
        <w:top w:val="none" w:sz="0" w:space="0" w:color="auto"/>
        <w:left w:val="none" w:sz="0" w:space="0" w:color="auto"/>
        <w:bottom w:val="none" w:sz="0" w:space="0" w:color="auto"/>
        <w:right w:val="none" w:sz="0" w:space="0" w:color="auto"/>
      </w:divBdr>
    </w:div>
    <w:div w:id="338429548">
      <w:marLeft w:val="640"/>
      <w:marRight w:val="0"/>
      <w:marTop w:val="0"/>
      <w:marBottom w:val="0"/>
      <w:divBdr>
        <w:top w:val="none" w:sz="0" w:space="0" w:color="auto"/>
        <w:left w:val="none" w:sz="0" w:space="0" w:color="auto"/>
        <w:bottom w:val="none" w:sz="0" w:space="0" w:color="auto"/>
        <w:right w:val="none" w:sz="0" w:space="0" w:color="auto"/>
      </w:divBdr>
    </w:div>
    <w:div w:id="338431985">
      <w:marLeft w:val="640"/>
      <w:marRight w:val="0"/>
      <w:marTop w:val="0"/>
      <w:marBottom w:val="0"/>
      <w:divBdr>
        <w:top w:val="none" w:sz="0" w:space="0" w:color="auto"/>
        <w:left w:val="none" w:sz="0" w:space="0" w:color="auto"/>
        <w:bottom w:val="none" w:sz="0" w:space="0" w:color="auto"/>
        <w:right w:val="none" w:sz="0" w:space="0" w:color="auto"/>
      </w:divBdr>
    </w:div>
    <w:div w:id="338511220">
      <w:marLeft w:val="640"/>
      <w:marRight w:val="0"/>
      <w:marTop w:val="0"/>
      <w:marBottom w:val="0"/>
      <w:divBdr>
        <w:top w:val="none" w:sz="0" w:space="0" w:color="auto"/>
        <w:left w:val="none" w:sz="0" w:space="0" w:color="auto"/>
        <w:bottom w:val="none" w:sz="0" w:space="0" w:color="auto"/>
        <w:right w:val="none" w:sz="0" w:space="0" w:color="auto"/>
      </w:divBdr>
    </w:div>
    <w:div w:id="338577965">
      <w:marLeft w:val="640"/>
      <w:marRight w:val="0"/>
      <w:marTop w:val="0"/>
      <w:marBottom w:val="0"/>
      <w:divBdr>
        <w:top w:val="none" w:sz="0" w:space="0" w:color="auto"/>
        <w:left w:val="none" w:sz="0" w:space="0" w:color="auto"/>
        <w:bottom w:val="none" w:sz="0" w:space="0" w:color="auto"/>
        <w:right w:val="none" w:sz="0" w:space="0" w:color="auto"/>
      </w:divBdr>
    </w:div>
    <w:div w:id="338581257">
      <w:marLeft w:val="640"/>
      <w:marRight w:val="0"/>
      <w:marTop w:val="0"/>
      <w:marBottom w:val="0"/>
      <w:divBdr>
        <w:top w:val="none" w:sz="0" w:space="0" w:color="auto"/>
        <w:left w:val="none" w:sz="0" w:space="0" w:color="auto"/>
        <w:bottom w:val="none" w:sz="0" w:space="0" w:color="auto"/>
        <w:right w:val="none" w:sz="0" w:space="0" w:color="auto"/>
      </w:divBdr>
    </w:div>
    <w:div w:id="338583820">
      <w:marLeft w:val="640"/>
      <w:marRight w:val="0"/>
      <w:marTop w:val="0"/>
      <w:marBottom w:val="0"/>
      <w:divBdr>
        <w:top w:val="none" w:sz="0" w:space="0" w:color="auto"/>
        <w:left w:val="none" w:sz="0" w:space="0" w:color="auto"/>
        <w:bottom w:val="none" w:sz="0" w:space="0" w:color="auto"/>
        <w:right w:val="none" w:sz="0" w:space="0" w:color="auto"/>
      </w:divBdr>
    </w:div>
    <w:div w:id="338702765">
      <w:marLeft w:val="640"/>
      <w:marRight w:val="0"/>
      <w:marTop w:val="0"/>
      <w:marBottom w:val="0"/>
      <w:divBdr>
        <w:top w:val="none" w:sz="0" w:space="0" w:color="auto"/>
        <w:left w:val="none" w:sz="0" w:space="0" w:color="auto"/>
        <w:bottom w:val="none" w:sz="0" w:space="0" w:color="auto"/>
        <w:right w:val="none" w:sz="0" w:space="0" w:color="auto"/>
      </w:divBdr>
    </w:div>
    <w:div w:id="338704283">
      <w:marLeft w:val="640"/>
      <w:marRight w:val="0"/>
      <w:marTop w:val="0"/>
      <w:marBottom w:val="0"/>
      <w:divBdr>
        <w:top w:val="none" w:sz="0" w:space="0" w:color="auto"/>
        <w:left w:val="none" w:sz="0" w:space="0" w:color="auto"/>
        <w:bottom w:val="none" w:sz="0" w:space="0" w:color="auto"/>
        <w:right w:val="none" w:sz="0" w:space="0" w:color="auto"/>
      </w:divBdr>
    </w:div>
    <w:div w:id="338772183">
      <w:marLeft w:val="640"/>
      <w:marRight w:val="0"/>
      <w:marTop w:val="0"/>
      <w:marBottom w:val="0"/>
      <w:divBdr>
        <w:top w:val="none" w:sz="0" w:space="0" w:color="auto"/>
        <w:left w:val="none" w:sz="0" w:space="0" w:color="auto"/>
        <w:bottom w:val="none" w:sz="0" w:space="0" w:color="auto"/>
        <w:right w:val="none" w:sz="0" w:space="0" w:color="auto"/>
      </w:divBdr>
    </w:div>
    <w:div w:id="338896927">
      <w:marLeft w:val="640"/>
      <w:marRight w:val="0"/>
      <w:marTop w:val="0"/>
      <w:marBottom w:val="0"/>
      <w:divBdr>
        <w:top w:val="none" w:sz="0" w:space="0" w:color="auto"/>
        <w:left w:val="none" w:sz="0" w:space="0" w:color="auto"/>
        <w:bottom w:val="none" w:sz="0" w:space="0" w:color="auto"/>
        <w:right w:val="none" w:sz="0" w:space="0" w:color="auto"/>
      </w:divBdr>
    </w:div>
    <w:div w:id="338897447">
      <w:marLeft w:val="480"/>
      <w:marRight w:val="0"/>
      <w:marTop w:val="0"/>
      <w:marBottom w:val="0"/>
      <w:divBdr>
        <w:top w:val="none" w:sz="0" w:space="0" w:color="auto"/>
        <w:left w:val="none" w:sz="0" w:space="0" w:color="auto"/>
        <w:bottom w:val="none" w:sz="0" w:space="0" w:color="auto"/>
        <w:right w:val="none" w:sz="0" w:space="0" w:color="auto"/>
      </w:divBdr>
    </w:div>
    <w:div w:id="338972670">
      <w:marLeft w:val="640"/>
      <w:marRight w:val="0"/>
      <w:marTop w:val="0"/>
      <w:marBottom w:val="0"/>
      <w:divBdr>
        <w:top w:val="none" w:sz="0" w:space="0" w:color="auto"/>
        <w:left w:val="none" w:sz="0" w:space="0" w:color="auto"/>
        <w:bottom w:val="none" w:sz="0" w:space="0" w:color="auto"/>
        <w:right w:val="none" w:sz="0" w:space="0" w:color="auto"/>
      </w:divBdr>
    </w:div>
    <w:div w:id="339088793">
      <w:marLeft w:val="640"/>
      <w:marRight w:val="0"/>
      <w:marTop w:val="0"/>
      <w:marBottom w:val="0"/>
      <w:divBdr>
        <w:top w:val="none" w:sz="0" w:space="0" w:color="auto"/>
        <w:left w:val="none" w:sz="0" w:space="0" w:color="auto"/>
        <w:bottom w:val="none" w:sz="0" w:space="0" w:color="auto"/>
        <w:right w:val="none" w:sz="0" w:space="0" w:color="auto"/>
      </w:divBdr>
    </w:div>
    <w:div w:id="339090869">
      <w:marLeft w:val="640"/>
      <w:marRight w:val="0"/>
      <w:marTop w:val="0"/>
      <w:marBottom w:val="0"/>
      <w:divBdr>
        <w:top w:val="none" w:sz="0" w:space="0" w:color="auto"/>
        <w:left w:val="none" w:sz="0" w:space="0" w:color="auto"/>
        <w:bottom w:val="none" w:sz="0" w:space="0" w:color="auto"/>
        <w:right w:val="none" w:sz="0" w:space="0" w:color="auto"/>
      </w:divBdr>
    </w:div>
    <w:div w:id="339091463">
      <w:marLeft w:val="640"/>
      <w:marRight w:val="0"/>
      <w:marTop w:val="0"/>
      <w:marBottom w:val="0"/>
      <w:divBdr>
        <w:top w:val="none" w:sz="0" w:space="0" w:color="auto"/>
        <w:left w:val="none" w:sz="0" w:space="0" w:color="auto"/>
        <w:bottom w:val="none" w:sz="0" w:space="0" w:color="auto"/>
        <w:right w:val="none" w:sz="0" w:space="0" w:color="auto"/>
      </w:divBdr>
    </w:div>
    <w:div w:id="339158983">
      <w:marLeft w:val="640"/>
      <w:marRight w:val="0"/>
      <w:marTop w:val="0"/>
      <w:marBottom w:val="0"/>
      <w:divBdr>
        <w:top w:val="none" w:sz="0" w:space="0" w:color="auto"/>
        <w:left w:val="none" w:sz="0" w:space="0" w:color="auto"/>
        <w:bottom w:val="none" w:sz="0" w:space="0" w:color="auto"/>
        <w:right w:val="none" w:sz="0" w:space="0" w:color="auto"/>
      </w:divBdr>
    </w:div>
    <w:div w:id="339167537">
      <w:marLeft w:val="640"/>
      <w:marRight w:val="0"/>
      <w:marTop w:val="0"/>
      <w:marBottom w:val="0"/>
      <w:divBdr>
        <w:top w:val="none" w:sz="0" w:space="0" w:color="auto"/>
        <w:left w:val="none" w:sz="0" w:space="0" w:color="auto"/>
        <w:bottom w:val="none" w:sz="0" w:space="0" w:color="auto"/>
        <w:right w:val="none" w:sz="0" w:space="0" w:color="auto"/>
      </w:divBdr>
    </w:div>
    <w:div w:id="339241587">
      <w:marLeft w:val="640"/>
      <w:marRight w:val="0"/>
      <w:marTop w:val="0"/>
      <w:marBottom w:val="0"/>
      <w:divBdr>
        <w:top w:val="none" w:sz="0" w:space="0" w:color="auto"/>
        <w:left w:val="none" w:sz="0" w:space="0" w:color="auto"/>
        <w:bottom w:val="none" w:sz="0" w:space="0" w:color="auto"/>
        <w:right w:val="none" w:sz="0" w:space="0" w:color="auto"/>
      </w:divBdr>
    </w:div>
    <w:div w:id="339352575">
      <w:marLeft w:val="640"/>
      <w:marRight w:val="0"/>
      <w:marTop w:val="0"/>
      <w:marBottom w:val="0"/>
      <w:divBdr>
        <w:top w:val="none" w:sz="0" w:space="0" w:color="auto"/>
        <w:left w:val="none" w:sz="0" w:space="0" w:color="auto"/>
        <w:bottom w:val="none" w:sz="0" w:space="0" w:color="auto"/>
        <w:right w:val="none" w:sz="0" w:space="0" w:color="auto"/>
      </w:divBdr>
    </w:div>
    <w:div w:id="339432488">
      <w:marLeft w:val="640"/>
      <w:marRight w:val="0"/>
      <w:marTop w:val="0"/>
      <w:marBottom w:val="0"/>
      <w:divBdr>
        <w:top w:val="none" w:sz="0" w:space="0" w:color="auto"/>
        <w:left w:val="none" w:sz="0" w:space="0" w:color="auto"/>
        <w:bottom w:val="none" w:sz="0" w:space="0" w:color="auto"/>
        <w:right w:val="none" w:sz="0" w:space="0" w:color="auto"/>
      </w:divBdr>
    </w:div>
    <w:div w:id="339509204">
      <w:marLeft w:val="640"/>
      <w:marRight w:val="0"/>
      <w:marTop w:val="0"/>
      <w:marBottom w:val="0"/>
      <w:divBdr>
        <w:top w:val="none" w:sz="0" w:space="0" w:color="auto"/>
        <w:left w:val="none" w:sz="0" w:space="0" w:color="auto"/>
        <w:bottom w:val="none" w:sz="0" w:space="0" w:color="auto"/>
        <w:right w:val="none" w:sz="0" w:space="0" w:color="auto"/>
      </w:divBdr>
    </w:div>
    <w:div w:id="339549433">
      <w:marLeft w:val="640"/>
      <w:marRight w:val="0"/>
      <w:marTop w:val="0"/>
      <w:marBottom w:val="0"/>
      <w:divBdr>
        <w:top w:val="none" w:sz="0" w:space="0" w:color="auto"/>
        <w:left w:val="none" w:sz="0" w:space="0" w:color="auto"/>
        <w:bottom w:val="none" w:sz="0" w:space="0" w:color="auto"/>
        <w:right w:val="none" w:sz="0" w:space="0" w:color="auto"/>
      </w:divBdr>
    </w:div>
    <w:div w:id="339552042">
      <w:marLeft w:val="640"/>
      <w:marRight w:val="0"/>
      <w:marTop w:val="0"/>
      <w:marBottom w:val="0"/>
      <w:divBdr>
        <w:top w:val="none" w:sz="0" w:space="0" w:color="auto"/>
        <w:left w:val="none" w:sz="0" w:space="0" w:color="auto"/>
        <w:bottom w:val="none" w:sz="0" w:space="0" w:color="auto"/>
        <w:right w:val="none" w:sz="0" w:space="0" w:color="auto"/>
      </w:divBdr>
    </w:div>
    <w:div w:id="339627994">
      <w:marLeft w:val="640"/>
      <w:marRight w:val="0"/>
      <w:marTop w:val="0"/>
      <w:marBottom w:val="0"/>
      <w:divBdr>
        <w:top w:val="none" w:sz="0" w:space="0" w:color="auto"/>
        <w:left w:val="none" w:sz="0" w:space="0" w:color="auto"/>
        <w:bottom w:val="none" w:sz="0" w:space="0" w:color="auto"/>
        <w:right w:val="none" w:sz="0" w:space="0" w:color="auto"/>
      </w:divBdr>
    </w:div>
    <w:div w:id="339745995">
      <w:marLeft w:val="640"/>
      <w:marRight w:val="0"/>
      <w:marTop w:val="0"/>
      <w:marBottom w:val="0"/>
      <w:divBdr>
        <w:top w:val="none" w:sz="0" w:space="0" w:color="auto"/>
        <w:left w:val="none" w:sz="0" w:space="0" w:color="auto"/>
        <w:bottom w:val="none" w:sz="0" w:space="0" w:color="auto"/>
        <w:right w:val="none" w:sz="0" w:space="0" w:color="auto"/>
      </w:divBdr>
    </w:div>
    <w:div w:id="339816583">
      <w:marLeft w:val="640"/>
      <w:marRight w:val="0"/>
      <w:marTop w:val="0"/>
      <w:marBottom w:val="0"/>
      <w:divBdr>
        <w:top w:val="none" w:sz="0" w:space="0" w:color="auto"/>
        <w:left w:val="none" w:sz="0" w:space="0" w:color="auto"/>
        <w:bottom w:val="none" w:sz="0" w:space="0" w:color="auto"/>
        <w:right w:val="none" w:sz="0" w:space="0" w:color="auto"/>
      </w:divBdr>
    </w:div>
    <w:div w:id="339892563">
      <w:marLeft w:val="640"/>
      <w:marRight w:val="0"/>
      <w:marTop w:val="0"/>
      <w:marBottom w:val="0"/>
      <w:divBdr>
        <w:top w:val="none" w:sz="0" w:space="0" w:color="auto"/>
        <w:left w:val="none" w:sz="0" w:space="0" w:color="auto"/>
        <w:bottom w:val="none" w:sz="0" w:space="0" w:color="auto"/>
        <w:right w:val="none" w:sz="0" w:space="0" w:color="auto"/>
      </w:divBdr>
    </w:div>
    <w:div w:id="339938221">
      <w:marLeft w:val="640"/>
      <w:marRight w:val="0"/>
      <w:marTop w:val="0"/>
      <w:marBottom w:val="0"/>
      <w:divBdr>
        <w:top w:val="none" w:sz="0" w:space="0" w:color="auto"/>
        <w:left w:val="none" w:sz="0" w:space="0" w:color="auto"/>
        <w:bottom w:val="none" w:sz="0" w:space="0" w:color="auto"/>
        <w:right w:val="none" w:sz="0" w:space="0" w:color="auto"/>
      </w:divBdr>
    </w:div>
    <w:div w:id="340006909">
      <w:marLeft w:val="640"/>
      <w:marRight w:val="0"/>
      <w:marTop w:val="0"/>
      <w:marBottom w:val="0"/>
      <w:divBdr>
        <w:top w:val="none" w:sz="0" w:space="0" w:color="auto"/>
        <w:left w:val="none" w:sz="0" w:space="0" w:color="auto"/>
        <w:bottom w:val="none" w:sz="0" w:space="0" w:color="auto"/>
        <w:right w:val="none" w:sz="0" w:space="0" w:color="auto"/>
      </w:divBdr>
    </w:div>
    <w:div w:id="340011451">
      <w:marLeft w:val="640"/>
      <w:marRight w:val="0"/>
      <w:marTop w:val="0"/>
      <w:marBottom w:val="0"/>
      <w:divBdr>
        <w:top w:val="none" w:sz="0" w:space="0" w:color="auto"/>
        <w:left w:val="none" w:sz="0" w:space="0" w:color="auto"/>
        <w:bottom w:val="none" w:sz="0" w:space="0" w:color="auto"/>
        <w:right w:val="none" w:sz="0" w:space="0" w:color="auto"/>
      </w:divBdr>
    </w:div>
    <w:div w:id="340089837">
      <w:marLeft w:val="640"/>
      <w:marRight w:val="0"/>
      <w:marTop w:val="0"/>
      <w:marBottom w:val="0"/>
      <w:divBdr>
        <w:top w:val="none" w:sz="0" w:space="0" w:color="auto"/>
        <w:left w:val="none" w:sz="0" w:space="0" w:color="auto"/>
        <w:bottom w:val="none" w:sz="0" w:space="0" w:color="auto"/>
        <w:right w:val="none" w:sz="0" w:space="0" w:color="auto"/>
      </w:divBdr>
    </w:div>
    <w:div w:id="340091444">
      <w:marLeft w:val="640"/>
      <w:marRight w:val="0"/>
      <w:marTop w:val="0"/>
      <w:marBottom w:val="0"/>
      <w:divBdr>
        <w:top w:val="none" w:sz="0" w:space="0" w:color="auto"/>
        <w:left w:val="none" w:sz="0" w:space="0" w:color="auto"/>
        <w:bottom w:val="none" w:sz="0" w:space="0" w:color="auto"/>
        <w:right w:val="none" w:sz="0" w:space="0" w:color="auto"/>
      </w:divBdr>
    </w:div>
    <w:div w:id="340204342">
      <w:marLeft w:val="640"/>
      <w:marRight w:val="0"/>
      <w:marTop w:val="0"/>
      <w:marBottom w:val="0"/>
      <w:divBdr>
        <w:top w:val="none" w:sz="0" w:space="0" w:color="auto"/>
        <w:left w:val="none" w:sz="0" w:space="0" w:color="auto"/>
        <w:bottom w:val="none" w:sz="0" w:space="0" w:color="auto"/>
        <w:right w:val="none" w:sz="0" w:space="0" w:color="auto"/>
      </w:divBdr>
    </w:div>
    <w:div w:id="340283581">
      <w:marLeft w:val="640"/>
      <w:marRight w:val="0"/>
      <w:marTop w:val="0"/>
      <w:marBottom w:val="0"/>
      <w:divBdr>
        <w:top w:val="none" w:sz="0" w:space="0" w:color="auto"/>
        <w:left w:val="none" w:sz="0" w:space="0" w:color="auto"/>
        <w:bottom w:val="none" w:sz="0" w:space="0" w:color="auto"/>
        <w:right w:val="none" w:sz="0" w:space="0" w:color="auto"/>
      </w:divBdr>
    </w:div>
    <w:div w:id="340352699">
      <w:marLeft w:val="640"/>
      <w:marRight w:val="0"/>
      <w:marTop w:val="0"/>
      <w:marBottom w:val="0"/>
      <w:divBdr>
        <w:top w:val="none" w:sz="0" w:space="0" w:color="auto"/>
        <w:left w:val="none" w:sz="0" w:space="0" w:color="auto"/>
        <w:bottom w:val="none" w:sz="0" w:space="0" w:color="auto"/>
        <w:right w:val="none" w:sz="0" w:space="0" w:color="auto"/>
      </w:divBdr>
    </w:div>
    <w:div w:id="340353413">
      <w:marLeft w:val="640"/>
      <w:marRight w:val="0"/>
      <w:marTop w:val="0"/>
      <w:marBottom w:val="0"/>
      <w:divBdr>
        <w:top w:val="none" w:sz="0" w:space="0" w:color="auto"/>
        <w:left w:val="none" w:sz="0" w:space="0" w:color="auto"/>
        <w:bottom w:val="none" w:sz="0" w:space="0" w:color="auto"/>
        <w:right w:val="none" w:sz="0" w:space="0" w:color="auto"/>
      </w:divBdr>
    </w:div>
    <w:div w:id="340359006">
      <w:marLeft w:val="640"/>
      <w:marRight w:val="0"/>
      <w:marTop w:val="0"/>
      <w:marBottom w:val="0"/>
      <w:divBdr>
        <w:top w:val="none" w:sz="0" w:space="0" w:color="auto"/>
        <w:left w:val="none" w:sz="0" w:space="0" w:color="auto"/>
        <w:bottom w:val="none" w:sz="0" w:space="0" w:color="auto"/>
        <w:right w:val="none" w:sz="0" w:space="0" w:color="auto"/>
      </w:divBdr>
    </w:div>
    <w:div w:id="340546632">
      <w:marLeft w:val="640"/>
      <w:marRight w:val="0"/>
      <w:marTop w:val="0"/>
      <w:marBottom w:val="0"/>
      <w:divBdr>
        <w:top w:val="none" w:sz="0" w:space="0" w:color="auto"/>
        <w:left w:val="none" w:sz="0" w:space="0" w:color="auto"/>
        <w:bottom w:val="none" w:sz="0" w:space="0" w:color="auto"/>
        <w:right w:val="none" w:sz="0" w:space="0" w:color="auto"/>
      </w:divBdr>
    </w:div>
    <w:div w:id="340546872">
      <w:marLeft w:val="640"/>
      <w:marRight w:val="0"/>
      <w:marTop w:val="0"/>
      <w:marBottom w:val="0"/>
      <w:divBdr>
        <w:top w:val="none" w:sz="0" w:space="0" w:color="auto"/>
        <w:left w:val="none" w:sz="0" w:space="0" w:color="auto"/>
        <w:bottom w:val="none" w:sz="0" w:space="0" w:color="auto"/>
        <w:right w:val="none" w:sz="0" w:space="0" w:color="auto"/>
      </w:divBdr>
    </w:div>
    <w:div w:id="340668133">
      <w:marLeft w:val="640"/>
      <w:marRight w:val="0"/>
      <w:marTop w:val="0"/>
      <w:marBottom w:val="0"/>
      <w:divBdr>
        <w:top w:val="none" w:sz="0" w:space="0" w:color="auto"/>
        <w:left w:val="none" w:sz="0" w:space="0" w:color="auto"/>
        <w:bottom w:val="none" w:sz="0" w:space="0" w:color="auto"/>
        <w:right w:val="none" w:sz="0" w:space="0" w:color="auto"/>
      </w:divBdr>
    </w:div>
    <w:div w:id="340738812">
      <w:marLeft w:val="640"/>
      <w:marRight w:val="0"/>
      <w:marTop w:val="0"/>
      <w:marBottom w:val="0"/>
      <w:divBdr>
        <w:top w:val="none" w:sz="0" w:space="0" w:color="auto"/>
        <w:left w:val="none" w:sz="0" w:space="0" w:color="auto"/>
        <w:bottom w:val="none" w:sz="0" w:space="0" w:color="auto"/>
        <w:right w:val="none" w:sz="0" w:space="0" w:color="auto"/>
      </w:divBdr>
    </w:div>
    <w:div w:id="341054761">
      <w:marLeft w:val="640"/>
      <w:marRight w:val="0"/>
      <w:marTop w:val="0"/>
      <w:marBottom w:val="0"/>
      <w:divBdr>
        <w:top w:val="none" w:sz="0" w:space="0" w:color="auto"/>
        <w:left w:val="none" w:sz="0" w:space="0" w:color="auto"/>
        <w:bottom w:val="none" w:sz="0" w:space="0" w:color="auto"/>
        <w:right w:val="none" w:sz="0" w:space="0" w:color="auto"/>
      </w:divBdr>
    </w:div>
    <w:div w:id="341132247">
      <w:marLeft w:val="640"/>
      <w:marRight w:val="0"/>
      <w:marTop w:val="0"/>
      <w:marBottom w:val="0"/>
      <w:divBdr>
        <w:top w:val="none" w:sz="0" w:space="0" w:color="auto"/>
        <w:left w:val="none" w:sz="0" w:space="0" w:color="auto"/>
        <w:bottom w:val="none" w:sz="0" w:space="0" w:color="auto"/>
        <w:right w:val="none" w:sz="0" w:space="0" w:color="auto"/>
      </w:divBdr>
    </w:div>
    <w:div w:id="341204721">
      <w:marLeft w:val="640"/>
      <w:marRight w:val="0"/>
      <w:marTop w:val="0"/>
      <w:marBottom w:val="0"/>
      <w:divBdr>
        <w:top w:val="none" w:sz="0" w:space="0" w:color="auto"/>
        <w:left w:val="none" w:sz="0" w:space="0" w:color="auto"/>
        <w:bottom w:val="none" w:sz="0" w:space="0" w:color="auto"/>
        <w:right w:val="none" w:sz="0" w:space="0" w:color="auto"/>
      </w:divBdr>
    </w:div>
    <w:div w:id="341317095">
      <w:marLeft w:val="640"/>
      <w:marRight w:val="0"/>
      <w:marTop w:val="0"/>
      <w:marBottom w:val="0"/>
      <w:divBdr>
        <w:top w:val="none" w:sz="0" w:space="0" w:color="auto"/>
        <w:left w:val="none" w:sz="0" w:space="0" w:color="auto"/>
        <w:bottom w:val="none" w:sz="0" w:space="0" w:color="auto"/>
        <w:right w:val="none" w:sz="0" w:space="0" w:color="auto"/>
      </w:divBdr>
    </w:div>
    <w:div w:id="341324005">
      <w:marLeft w:val="640"/>
      <w:marRight w:val="0"/>
      <w:marTop w:val="0"/>
      <w:marBottom w:val="0"/>
      <w:divBdr>
        <w:top w:val="none" w:sz="0" w:space="0" w:color="auto"/>
        <w:left w:val="none" w:sz="0" w:space="0" w:color="auto"/>
        <w:bottom w:val="none" w:sz="0" w:space="0" w:color="auto"/>
        <w:right w:val="none" w:sz="0" w:space="0" w:color="auto"/>
      </w:divBdr>
    </w:div>
    <w:div w:id="341443666">
      <w:marLeft w:val="640"/>
      <w:marRight w:val="0"/>
      <w:marTop w:val="0"/>
      <w:marBottom w:val="0"/>
      <w:divBdr>
        <w:top w:val="none" w:sz="0" w:space="0" w:color="auto"/>
        <w:left w:val="none" w:sz="0" w:space="0" w:color="auto"/>
        <w:bottom w:val="none" w:sz="0" w:space="0" w:color="auto"/>
        <w:right w:val="none" w:sz="0" w:space="0" w:color="auto"/>
      </w:divBdr>
    </w:div>
    <w:div w:id="341470392">
      <w:marLeft w:val="640"/>
      <w:marRight w:val="0"/>
      <w:marTop w:val="0"/>
      <w:marBottom w:val="0"/>
      <w:divBdr>
        <w:top w:val="none" w:sz="0" w:space="0" w:color="auto"/>
        <w:left w:val="none" w:sz="0" w:space="0" w:color="auto"/>
        <w:bottom w:val="none" w:sz="0" w:space="0" w:color="auto"/>
        <w:right w:val="none" w:sz="0" w:space="0" w:color="auto"/>
      </w:divBdr>
    </w:div>
    <w:div w:id="341474613">
      <w:marLeft w:val="640"/>
      <w:marRight w:val="0"/>
      <w:marTop w:val="0"/>
      <w:marBottom w:val="0"/>
      <w:divBdr>
        <w:top w:val="none" w:sz="0" w:space="0" w:color="auto"/>
        <w:left w:val="none" w:sz="0" w:space="0" w:color="auto"/>
        <w:bottom w:val="none" w:sz="0" w:space="0" w:color="auto"/>
        <w:right w:val="none" w:sz="0" w:space="0" w:color="auto"/>
      </w:divBdr>
    </w:div>
    <w:div w:id="341594648">
      <w:marLeft w:val="640"/>
      <w:marRight w:val="0"/>
      <w:marTop w:val="0"/>
      <w:marBottom w:val="0"/>
      <w:divBdr>
        <w:top w:val="none" w:sz="0" w:space="0" w:color="auto"/>
        <w:left w:val="none" w:sz="0" w:space="0" w:color="auto"/>
        <w:bottom w:val="none" w:sz="0" w:space="0" w:color="auto"/>
        <w:right w:val="none" w:sz="0" w:space="0" w:color="auto"/>
      </w:divBdr>
    </w:div>
    <w:div w:id="341594869">
      <w:marLeft w:val="640"/>
      <w:marRight w:val="0"/>
      <w:marTop w:val="0"/>
      <w:marBottom w:val="0"/>
      <w:divBdr>
        <w:top w:val="none" w:sz="0" w:space="0" w:color="auto"/>
        <w:left w:val="none" w:sz="0" w:space="0" w:color="auto"/>
        <w:bottom w:val="none" w:sz="0" w:space="0" w:color="auto"/>
        <w:right w:val="none" w:sz="0" w:space="0" w:color="auto"/>
      </w:divBdr>
    </w:div>
    <w:div w:id="341666441">
      <w:marLeft w:val="640"/>
      <w:marRight w:val="0"/>
      <w:marTop w:val="0"/>
      <w:marBottom w:val="0"/>
      <w:divBdr>
        <w:top w:val="none" w:sz="0" w:space="0" w:color="auto"/>
        <w:left w:val="none" w:sz="0" w:space="0" w:color="auto"/>
        <w:bottom w:val="none" w:sz="0" w:space="0" w:color="auto"/>
        <w:right w:val="none" w:sz="0" w:space="0" w:color="auto"/>
      </w:divBdr>
    </w:div>
    <w:div w:id="341707080">
      <w:marLeft w:val="640"/>
      <w:marRight w:val="0"/>
      <w:marTop w:val="0"/>
      <w:marBottom w:val="0"/>
      <w:divBdr>
        <w:top w:val="none" w:sz="0" w:space="0" w:color="auto"/>
        <w:left w:val="none" w:sz="0" w:space="0" w:color="auto"/>
        <w:bottom w:val="none" w:sz="0" w:space="0" w:color="auto"/>
        <w:right w:val="none" w:sz="0" w:space="0" w:color="auto"/>
      </w:divBdr>
    </w:div>
    <w:div w:id="341781460">
      <w:marLeft w:val="640"/>
      <w:marRight w:val="0"/>
      <w:marTop w:val="0"/>
      <w:marBottom w:val="0"/>
      <w:divBdr>
        <w:top w:val="none" w:sz="0" w:space="0" w:color="auto"/>
        <w:left w:val="none" w:sz="0" w:space="0" w:color="auto"/>
        <w:bottom w:val="none" w:sz="0" w:space="0" w:color="auto"/>
        <w:right w:val="none" w:sz="0" w:space="0" w:color="auto"/>
      </w:divBdr>
    </w:div>
    <w:div w:id="341787561">
      <w:marLeft w:val="640"/>
      <w:marRight w:val="0"/>
      <w:marTop w:val="0"/>
      <w:marBottom w:val="0"/>
      <w:divBdr>
        <w:top w:val="none" w:sz="0" w:space="0" w:color="auto"/>
        <w:left w:val="none" w:sz="0" w:space="0" w:color="auto"/>
        <w:bottom w:val="none" w:sz="0" w:space="0" w:color="auto"/>
        <w:right w:val="none" w:sz="0" w:space="0" w:color="auto"/>
      </w:divBdr>
    </w:div>
    <w:div w:id="341788292">
      <w:marLeft w:val="640"/>
      <w:marRight w:val="0"/>
      <w:marTop w:val="0"/>
      <w:marBottom w:val="0"/>
      <w:divBdr>
        <w:top w:val="none" w:sz="0" w:space="0" w:color="auto"/>
        <w:left w:val="none" w:sz="0" w:space="0" w:color="auto"/>
        <w:bottom w:val="none" w:sz="0" w:space="0" w:color="auto"/>
        <w:right w:val="none" w:sz="0" w:space="0" w:color="auto"/>
      </w:divBdr>
    </w:div>
    <w:div w:id="341932572">
      <w:marLeft w:val="640"/>
      <w:marRight w:val="0"/>
      <w:marTop w:val="0"/>
      <w:marBottom w:val="0"/>
      <w:divBdr>
        <w:top w:val="none" w:sz="0" w:space="0" w:color="auto"/>
        <w:left w:val="none" w:sz="0" w:space="0" w:color="auto"/>
        <w:bottom w:val="none" w:sz="0" w:space="0" w:color="auto"/>
        <w:right w:val="none" w:sz="0" w:space="0" w:color="auto"/>
      </w:divBdr>
    </w:div>
    <w:div w:id="342049914">
      <w:marLeft w:val="640"/>
      <w:marRight w:val="0"/>
      <w:marTop w:val="0"/>
      <w:marBottom w:val="0"/>
      <w:divBdr>
        <w:top w:val="none" w:sz="0" w:space="0" w:color="auto"/>
        <w:left w:val="none" w:sz="0" w:space="0" w:color="auto"/>
        <w:bottom w:val="none" w:sz="0" w:space="0" w:color="auto"/>
        <w:right w:val="none" w:sz="0" w:space="0" w:color="auto"/>
      </w:divBdr>
    </w:div>
    <w:div w:id="342054258">
      <w:marLeft w:val="640"/>
      <w:marRight w:val="0"/>
      <w:marTop w:val="0"/>
      <w:marBottom w:val="0"/>
      <w:divBdr>
        <w:top w:val="none" w:sz="0" w:space="0" w:color="auto"/>
        <w:left w:val="none" w:sz="0" w:space="0" w:color="auto"/>
        <w:bottom w:val="none" w:sz="0" w:space="0" w:color="auto"/>
        <w:right w:val="none" w:sz="0" w:space="0" w:color="auto"/>
      </w:divBdr>
    </w:div>
    <w:div w:id="342125001">
      <w:marLeft w:val="640"/>
      <w:marRight w:val="0"/>
      <w:marTop w:val="0"/>
      <w:marBottom w:val="0"/>
      <w:divBdr>
        <w:top w:val="none" w:sz="0" w:space="0" w:color="auto"/>
        <w:left w:val="none" w:sz="0" w:space="0" w:color="auto"/>
        <w:bottom w:val="none" w:sz="0" w:space="0" w:color="auto"/>
        <w:right w:val="none" w:sz="0" w:space="0" w:color="auto"/>
      </w:divBdr>
    </w:div>
    <w:div w:id="342126154">
      <w:marLeft w:val="640"/>
      <w:marRight w:val="0"/>
      <w:marTop w:val="0"/>
      <w:marBottom w:val="0"/>
      <w:divBdr>
        <w:top w:val="none" w:sz="0" w:space="0" w:color="auto"/>
        <w:left w:val="none" w:sz="0" w:space="0" w:color="auto"/>
        <w:bottom w:val="none" w:sz="0" w:space="0" w:color="auto"/>
        <w:right w:val="none" w:sz="0" w:space="0" w:color="auto"/>
      </w:divBdr>
    </w:div>
    <w:div w:id="342130150">
      <w:marLeft w:val="640"/>
      <w:marRight w:val="0"/>
      <w:marTop w:val="0"/>
      <w:marBottom w:val="0"/>
      <w:divBdr>
        <w:top w:val="none" w:sz="0" w:space="0" w:color="auto"/>
        <w:left w:val="none" w:sz="0" w:space="0" w:color="auto"/>
        <w:bottom w:val="none" w:sz="0" w:space="0" w:color="auto"/>
        <w:right w:val="none" w:sz="0" w:space="0" w:color="auto"/>
      </w:divBdr>
    </w:div>
    <w:div w:id="342242119">
      <w:marLeft w:val="640"/>
      <w:marRight w:val="0"/>
      <w:marTop w:val="0"/>
      <w:marBottom w:val="0"/>
      <w:divBdr>
        <w:top w:val="none" w:sz="0" w:space="0" w:color="auto"/>
        <w:left w:val="none" w:sz="0" w:space="0" w:color="auto"/>
        <w:bottom w:val="none" w:sz="0" w:space="0" w:color="auto"/>
        <w:right w:val="none" w:sz="0" w:space="0" w:color="auto"/>
      </w:divBdr>
    </w:div>
    <w:div w:id="342316889">
      <w:marLeft w:val="640"/>
      <w:marRight w:val="0"/>
      <w:marTop w:val="0"/>
      <w:marBottom w:val="0"/>
      <w:divBdr>
        <w:top w:val="none" w:sz="0" w:space="0" w:color="auto"/>
        <w:left w:val="none" w:sz="0" w:space="0" w:color="auto"/>
        <w:bottom w:val="none" w:sz="0" w:space="0" w:color="auto"/>
        <w:right w:val="none" w:sz="0" w:space="0" w:color="auto"/>
      </w:divBdr>
    </w:div>
    <w:div w:id="342321637">
      <w:marLeft w:val="640"/>
      <w:marRight w:val="0"/>
      <w:marTop w:val="0"/>
      <w:marBottom w:val="0"/>
      <w:divBdr>
        <w:top w:val="none" w:sz="0" w:space="0" w:color="auto"/>
        <w:left w:val="none" w:sz="0" w:space="0" w:color="auto"/>
        <w:bottom w:val="none" w:sz="0" w:space="0" w:color="auto"/>
        <w:right w:val="none" w:sz="0" w:space="0" w:color="auto"/>
      </w:divBdr>
    </w:div>
    <w:div w:id="342362508">
      <w:marLeft w:val="640"/>
      <w:marRight w:val="0"/>
      <w:marTop w:val="0"/>
      <w:marBottom w:val="0"/>
      <w:divBdr>
        <w:top w:val="none" w:sz="0" w:space="0" w:color="auto"/>
        <w:left w:val="none" w:sz="0" w:space="0" w:color="auto"/>
        <w:bottom w:val="none" w:sz="0" w:space="0" w:color="auto"/>
        <w:right w:val="none" w:sz="0" w:space="0" w:color="auto"/>
      </w:divBdr>
    </w:div>
    <w:div w:id="342513358">
      <w:marLeft w:val="640"/>
      <w:marRight w:val="0"/>
      <w:marTop w:val="0"/>
      <w:marBottom w:val="0"/>
      <w:divBdr>
        <w:top w:val="none" w:sz="0" w:space="0" w:color="auto"/>
        <w:left w:val="none" w:sz="0" w:space="0" w:color="auto"/>
        <w:bottom w:val="none" w:sz="0" w:space="0" w:color="auto"/>
        <w:right w:val="none" w:sz="0" w:space="0" w:color="auto"/>
      </w:divBdr>
    </w:div>
    <w:div w:id="342515663">
      <w:marLeft w:val="640"/>
      <w:marRight w:val="0"/>
      <w:marTop w:val="0"/>
      <w:marBottom w:val="0"/>
      <w:divBdr>
        <w:top w:val="none" w:sz="0" w:space="0" w:color="auto"/>
        <w:left w:val="none" w:sz="0" w:space="0" w:color="auto"/>
        <w:bottom w:val="none" w:sz="0" w:space="0" w:color="auto"/>
        <w:right w:val="none" w:sz="0" w:space="0" w:color="auto"/>
      </w:divBdr>
    </w:div>
    <w:div w:id="342560019">
      <w:marLeft w:val="640"/>
      <w:marRight w:val="0"/>
      <w:marTop w:val="0"/>
      <w:marBottom w:val="0"/>
      <w:divBdr>
        <w:top w:val="none" w:sz="0" w:space="0" w:color="auto"/>
        <w:left w:val="none" w:sz="0" w:space="0" w:color="auto"/>
        <w:bottom w:val="none" w:sz="0" w:space="0" w:color="auto"/>
        <w:right w:val="none" w:sz="0" w:space="0" w:color="auto"/>
      </w:divBdr>
    </w:div>
    <w:div w:id="342560814">
      <w:marLeft w:val="640"/>
      <w:marRight w:val="0"/>
      <w:marTop w:val="0"/>
      <w:marBottom w:val="0"/>
      <w:divBdr>
        <w:top w:val="none" w:sz="0" w:space="0" w:color="auto"/>
        <w:left w:val="none" w:sz="0" w:space="0" w:color="auto"/>
        <w:bottom w:val="none" w:sz="0" w:space="0" w:color="auto"/>
        <w:right w:val="none" w:sz="0" w:space="0" w:color="auto"/>
      </w:divBdr>
    </w:div>
    <w:div w:id="342585560">
      <w:marLeft w:val="640"/>
      <w:marRight w:val="0"/>
      <w:marTop w:val="0"/>
      <w:marBottom w:val="0"/>
      <w:divBdr>
        <w:top w:val="none" w:sz="0" w:space="0" w:color="auto"/>
        <w:left w:val="none" w:sz="0" w:space="0" w:color="auto"/>
        <w:bottom w:val="none" w:sz="0" w:space="0" w:color="auto"/>
        <w:right w:val="none" w:sz="0" w:space="0" w:color="auto"/>
      </w:divBdr>
    </w:div>
    <w:div w:id="342587191">
      <w:marLeft w:val="640"/>
      <w:marRight w:val="0"/>
      <w:marTop w:val="0"/>
      <w:marBottom w:val="0"/>
      <w:divBdr>
        <w:top w:val="none" w:sz="0" w:space="0" w:color="auto"/>
        <w:left w:val="none" w:sz="0" w:space="0" w:color="auto"/>
        <w:bottom w:val="none" w:sz="0" w:space="0" w:color="auto"/>
        <w:right w:val="none" w:sz="0" w:space="0" w:color="auto"/>
      </w:divBdr>
    </w:div>
    <w:div w:id="342627443">
      <w:marLeft w:val="640"/>
      <w:marRight w:val="0"/>
      <w:marTop w:val="0"/>
      <w:marBottom w:val="0"/>
      <w:divBdr>
        <w:top w:val="none" w:sz="0" w:space="0" w:color="auto"/>
        <w:left w:val="none" w:sz="0" w:space="0" w:color="auto"/>
        <w:bottom w:val="none" w:sz="0" w:space="0" w:color="auto"/>
        <w:right w:val="none" w:sz="0" w:space="0" w:color="auto"/>
      </w:divBdr>
    </w:div>
    <w:div w:id="342636583">
      <w:marLeft w:val="640"/>
      <w:marRight w:val="0"/>
      <w:marTop w:val="0"/>
      <w:marBottom w:val="0"/>
      <w:divBdr>
        <w:top w:val="none" w:sz="0" w:space="0" w:color="auto"/>
        <w:left w:val="none" w:sz="0" w:space="0" w:color="auto"/>
        <w:bottom w:val="none" w:sz="0" w:space="0" w:color="auto"/>
        <w:right w:val="none" w:sz="0" w:space="0" w:color="auto"/>
      </w:divBdr>
    </w:div>
    <w:div w:id="342825345">
      <w:marLeft w:val="640"/>
      <w:marRight w:val="0"/>
      <w:marTop w:val="0"/>
      <w:marBottom w:val="0"/>
      <w:divBdr>
        <w:top w:val="none" w:sz="0" w:space="0" w:color="auto"/>
        <w:left w:val="none" w:sz="0" w:space="0" w:color="auto"/>
        <w:bottom w:val="none" w:sz="0" w:space="0" w:color="auto"/>
        <w:right w:val="none" w:sz="0" w:space="0" w:color="auto"/>
      </w:divBdr>
    </w:div>
    <w:div w:id="342830459">
      <w:marLeft w:val="640"/>
      <w:marRight w:val="0"/>
      <w:marTop w:val="0"/>
      <w:marBottom w:val="0"/>
      <w:divBdr>
        <w:top w:val="none" w:sz="0" w:space="0" w:color="auto"/>
        <w:left w:val="none" w:sz="0" w:space="0" w:color="auto"/>
        <w:bottom w:val="none" w:sz="0" w:space="0" w:color="auto"/>
        <w:right w:val="none" w:sz="0" w:space="0" w:color="auto"/>
      </w:divBdr>
    </w:div>
    <w:div w:id="342972385">
      <w:marLeft w:val="640"/>
      <w:marRight w:val="0"/>
      <w:marTop w:val="0"/>
      <w:marBottom w:val="0"/>
      <w:divBdr>
        <w:top w:val="none" w:sz="0" w:space="0" w:color="auto"/>
        <w:left w:val="none" w:sz="0" w:space="0" w:color="auto"/>
        <w:bottom w:val="none" w:sz="0" w:space="0" w:color="auto"/>
        <w:right w:val="none" w:sz="0" w:space="0" w:color="auto"/>
      </w:divBdr>
    </w:div>
    <w:div w:id="342976898">
      <w:marLeft w:val="640"/>
      <w:marRight w:val="0"/>
      <w:marTop w:val="0"/>
      <w:marBottom w:val="0"/>
      <w:divBdr>
        <w:top w:val="none" w:sz="0" w:space="0" w:color="auto"/>
        <w:left w:val="none" w:sz="0" w:space="0" w:color="auto"/>
        <w:bottom w:val="none" w:sz="0" w:space="0" w:color="auto"/>
        <w:right w:val="none" w:sz="0" w:space="0" w:color="auto"/>
      </w:divBdr>
    </w:div>
    <w:div w:id="342980338">
      <w:marLeft w:val="640"/>
      <w:marRight w:val="0"/>
      <w:marTop w:val="0"/>
      <w:marBottom w:val="0"/>
      <w:divBdr>
        <w:top w:val="none" w:sz="0" w:space="0" w:color="auto"/>
        <w:left w:val="none" w:sz="0" w:space="0" w:color="auto"/>
        <w:bottom w:val="none" w:sz="0" w:space="0" w:color="auto"/>
        <w:right w:val="none" w:sz="0" w:space="0" w:color="auto"/>
      </w:divBdr>
    </w:div>
    <w:div w:id="343094322">
      <w:marLeft w:val="640"/>
      <w:marRight w:val="0"/>
      <w:marTop w:val="0"/>
      <w:marBottom w:val="0"/>
      <w:divBdr>
        <w:top w:val="none" w:sz="0" w:space="0" w:color="auto"/>
        <w:left w:val="none" w:sz="0" w:space="0" w:color="auto"/>
        <w:bottom w:val="none" w:sz="0" w:space="0" w:color="auto"/>
        <w:right w:val="none" w:sz="0" w:space="0" w:color="auto"/>
      </w:divBdr>
    </w:div>
    <w:div w:id="343097929">
      <w:marLeft w:val="640"/>
      <w:marRight w:val="0"/>
      <w:marTop w:val="0"/>
      <w:marBottom w:val="0"/>
      <w:divBdr>
        <w:top w:val="none" w:sz="0" w:space="0" w:color="auto"/>
        <w:left w:val="none" w:sz="0" w:space="0" w:color="auto"/>
        <w:bottom w:val="none" w:sz="0" w:space="0" w:color="auto"/>
        <w:right w:val="none" w:sz="0" w:space="0" w:color="auto"/>
      </w:divBdr>
    </w:div>
    <w:div w:id="343173839">
      <w:marLeft w:val="640"/>
      <w:marRight w:val="0"/>
      <w:marTop w:val="0"/>
      <w:marBottom w:val="0"/>
      <w:divBdr>
        <w:top w:val="none" w:sz="0" w:space="0" w:color="auto"/>
        <w:left w:val="none" w:sz="0" w:space="0" w:color="auto"/>
        <w:bottom w:val="none" w:sz="0" w:space="0" w:color="auto"/>
        <w:right w:val="none" w:sz="0" w:space="0" w:color="auto"/>
      </w:divBdr>
    </w:div>
    <w:div w:id="343289593">
      <w:marLeft w:val="640"/>
      <w:marRight w:val="0"/>
      <w:marTop w:val="0"/>
      <w:marBottom w:val="0"/>
      <w:divBdr>
        <w:top w:val="none" w:sz="0" w:space="0" w:color="auto"/>
        <w:left w:val="none" w:sz="0" w:space="0" w:color="auto"/>
        <w:bottom w:val="none" w:sz="0" w:space="0" w:color="auto"/>
        <w:right w:val="none" w:sz="0" w:space="0" w:color="auto"/>
      </w:divBdr>
    </w:div>
    <w:div w:id="343437717">
      <w:marLeft w:val="640"/>
      <w:marRight w:val="0"/>
      <w:marTop w:val="0"/>
      <w:marBottom w:val="0"/>
      <w:divBdr>
        <w:top w:val="none" w:sz="0" w:space="0" w:color="auto"/>
        <w:left w:val="none" w:sz="0" w:space="0" w:color="auto"/>
        <w:bottom w:val="none" w:sz="0" w:space="0" w:color="auto"/>
        <w:right w:val="none" w:sz="0" w:space="0" w:color="auto"/>
      </w:divBdr>
    </w:div>
    <w:div w:id="343439937">
      <w:marLeft w:val="640"/>
      <w:marRight w:val="0"/>
      <w:marTop w:val="0"/>
      <w:marBottom w:val="0"/>
      <w:divBdr>
        <w:top w:val="none" w:sz="0" w:space="0" w:color="auto"/>
        <w:left w:val="none" w:sz="0" w:space="0" w:color="auto"/>
        <w:bottom w:val="none" w:sz="0" w:space="0" w:color="auto"/>
        <w:right w:val="none" w:sz="0" w:space="0" w:color="auto"/>
      </w:divBdr>
    </w:div>
    <w:div w:id="343478150">
      <w:marLeft w:val="640"/>
      <w:marRight w:val="0"/>
      <w:marTop w:val="0"/>
      <w:marBottom w:val="0"/>
      <w:divBdr>
        <w:top w:val="none" w:sz="0" w:space="0" w:color="auto"/>
        <w:left w:val="none" w:sz="0" w:space="0" w:color="auto"/>
        <w:bottom w:val="none" w:sz="0" w:space="0" w:color="auto"/>
        <w:right w:val="none" w:sz="0" w:space="0" w:color="auto"/>
      </w:divBdr>
    </w:div>
    <w:div w:id="343559061">
      <w:marLeft w:val="640"/>
      <w:marRight w:val="0"/>
      <w:marTop w:val="0"/>
      <w:marBottom w:val="0"/>
      <w:divBdr>
        <w:top w:val="none" w:sz="0" w:space="0" w:color="auto"/>
        <w:left w:val="none" w:sz="0" w:space="0" w:color="auto"/>
        <w:bottom w:val="none" w:sz="0" w:space="0" w:color="auto"/>
        <w:right w:val="none" w:sz="0" w:space="0" w:color="auto"/>
      </w:divBdr>
    </w:div>
    <w:div w:id="343626980">
      <w:marLeft w:val="640"/>
      <w:marRight w:val="0"/>
      <w:marTop w:val="0"/>
      <w:marBottom w:val="0"/>
      <w:divBdr>
        <w:top w:val="none" w:sz="0" w:space="0" w:color="auto"/>
        <w:left w:val="none" w:sz="0" w:space="0" w:color="auto"/>
        <w:bottom w:val="none" w:sz="0" w:space="0" w:color="auto"/>
        <w:right w:val="none" w:sz="0" w:space="0" w:color="auto"/>
      </w:divBdr>
    </w:div>
    <w:div w:id="343633890">
      <w:marLeft w:val="640"/>
      <w:marRight w:val="0"/>
      <w:marTop w:val="0"/>
      <w:marBottom w:val="0"/>
      <w:divBdr>
        <w:top w:val="none" w:sz="0" w:space="0" w:color="auto"/>
        <w:left w:val="none" w:sz="0" w:space="0" w:color="auto"/>
        <w:bottom w:val="none" w:sz="0" w:space="0" w:color="auto"/>
        <w:right w:val="none" w:sz="0" w:space="0" w:color="auto"/>
      </w:divBdr>
    </w:div>
    <w:div w:id="343678574">
      <w:marLeft w:val="640"/>
      <w:marRight w:val="0"/>
      <w:marTop w:val="0"/>
      <w:marBottom w:val="0"/>
      <w:divBdr>
        <w:top w:val="none" w:sz="0" w:space="0" w:color="auto"/>
        <w:left w:val="none" w:sz="0" w:space="0" w:color="auto"/>
        <w:bottom w:val="none" w:sz="0" w:space="0" w:color="auto"/>
        <w:right w:val="none" w:sz="0" w:space="0" w:color="auto"/>
      </w:divBdr>
    </w:div>
    <w:div w:id="343749144">
      <w:marLeft w:val="640"/>
      <w:marRight w:val="0"/>
      <w:marTop w:val="0"/>
      <w:marBottom w:val="0"/>
      <w:divBdr>
        <w:top w:val="none" w:sz="0" w:space="0" w:color="auto"/>
        <w:left w:val="none" w:sz="0" w:space="0" w:color="auto"/>
        <w:bottom w:val="none" w:sz="0" w:space="0" w:color="auto"/>
        <w:right w:val="none" w:sz="0" w:space="0" w:color="auto"/>
      </w:divBdr>
    </w:div>
    <w:div w:id="343752143">
      <w:marLeft w:val="640"/>
      <w:marRight w:val="0"/>
      <w:marTop w:val="0"/>
      <w:marBottom w:val="0"/>
      <w:divBdr>
        <w:top w:val="none" w:sz="0" w:space="0" w:color="auto"/>
        <w:left w:val="none" w:sz="0" w:space="0" w:color="auto"/>
        <w:bottom w:val="none" w:sz="0" w:space="0" w:color="auto"/>
        <w:right w:val="none" w:sz="0" w:space="0" w:color="auto"/>
      </w:divBdr>
    </w:div>
    <w:div w:id="343897492">
      <w:marLeft w:val="640"/>
      <w:marRight w:val="0"/>
      <w:marTop w:val="0"/>
      <w:marBottom w:val="0"/>
      <w:divBdr>
        <w:top w:val="none" w:sz="0" w:space="0" w:color="auto"/>
        <w:left w:val="none" w:sz="0" w:space="0" w:color="auto"/>
        <w:bottom w:val="none" w:sz="0" w:space="0" w:color="auto"/>
        <w:right w:val="none" w:sz="0" w:space="0" w:color="auto"/>
      </w:divBdr>
    </w:div>
    <w:div w:id="343898013">
      <w:marLeft w:val="640"/>
      <w:marRight w:val="0"/>
      <w:marTop w:val="0"/>
      <w:marBottom w:val="0"/>
      <w:divBdr>
        <w:top w:val="none" w:sz="0" w:space="0" w:color="auto"/>
        <w:left w:val="none" w:sz="0" w:space="0" w:color="auto"/>
        <w:bottom w:val="none" w:sz="0" w:space="0" w:color="auto"/>
        <w:right w:val="none" w:sz="0" w:space="0" w:color="auto"/>
      </w:divBdr>
    </w:div>
    <w:div w:id="343898840">
      <w:marLeft w:val="640"/>
      <w:marRight w:val="0"/>
      <w:marTop w:val="0"/>
      <w:marBottom w:val="0"/>
      <w:divBdr>
        <w:top w:val="none" w:sz="0" w:space="0" w:color="auto"/>
        <w:left w:val="none" w:sz="0" w:space="0" w:color="auto"/>
        <w:bottom w:val="none" w:sz="0" w:space="0" w:color="auto"/>
        <w:right w:val="none" w:sz="0" w:space="0" w:color="auto"/>
      </w:divBdr>
    </w:div>
    <w:div w:id="343899385">
      <w:marLeft w:val="640"/>
      <w:marRight w:val="0"/>
      <w:marTop w:val="0"/>
      <w:marBottom w:val="0"/>
      <w:divBdr>
        <w:top w:val="none" w:sz="0" w:space="0" w:color="auto"/>
        <w:left w:val="none" w:sz="0" w:space="0" w:color="auto"/>
        <w:bottom w:val="none" w:sz="0" w:space="0" w:color="auto"/>
        <w:right w:val="none" w:sz="0" w:space="0" w:color="auto"/>
      </w:divBdr>
    </w:div>
    <w:div w:id="343939902">
      <w:marLeft w:val="640"/>
      <w:marRight w:val="0"/>
      <w:marTop w:val="0"/>
      <w:marBottom w:val="0"/>
      <w:divBdr>
        <w:top w:val="none" w:sz="0" w:space="0" w:color="auto"/>
        <w:left w:val="none" w:sz="0" w:space="0" w:color="auto"/>
        <w:bottom w:val="none" w:sz="0" w:space="0" w:color="auto"/>
        <w:right w:val="none" w:sz="0" w:space="0" w:color="auto"/>
      </w:divBdr>
    </w:div>
    <w:div w:id="344136207">
      <w:marLeft w:val="640"/>
      <w:marRight w:val="0"/>
      <w:marTop w:val="0"/>
      <w:marBottom w:val="0"/>
      <w:divBdr>
        <w:top w:val="none" w:sz="0" w:space="0" w:color="auto"/>
        <w:left w:val="none" w:sz="0" w:space="0" w:color="auto"/>
        <w:bottom w:val="none" w:sz="0" w:space="0" w:color="auto"/>
        <w:right w:val="none" w:sz="0" w:space="0" w:color="auto"/>
      </w:divBdr>
    </w:div>
    <w:div w:id="344207421">
      <w:marLeft w:val="640"/>
      <w:marRight w:val="0"/>
      <w:marTop w:val="0"/>
      <w:marBottom w:val="0"/>
      <w:divBdr>
        <w:top w:val="none" w:sz="0" w:space="0" w:color="auto"/>
        <w:left w:val="none" w:sz="0" w:space="0" w:color="auto"/>
        <w:bottom w:val="none" w:sz="0" w:space="0" w:color="auto"/>
        <w:right w:val="none" w:sz="0" w:space="0" w:color="auto"/>
      </w:divBdr>
    </w:div>
    <w:div w:id="344207851">
      <w:marLeft w:val="640"/>
      <w:marRight w:val="0"/>
      <w:marTop w:val="0"/>
      <w:marBottom w:val="0"/>
      <w:divBdr>
        <w:top w:val="none" w:sz="0" w:space="0" w:color="auto"/>
        <w:left w:val="none" w:sz="0" w:space="0" w:color="auto"/>
        <w:bottom w:val="none" w:sz="0" w:space="0" w:color="auto"/>
        <w:right w:val="none" w:sz="0" w:space="0" w:color="auto"/>
      </w:divBdr>
    </w:div>
    <w:div w:id="344207874">
      <w:marLeft w:val="640"/>
      <w:marRight w:val="0"/>
      <w:marTop w:val="0"/>
      <w:marBottom w:val="0"/>
      <w:divBdr>
        <w:top w:val="none" w:sz="0" w:space="0" w:color="auto"/>
        <w:left w:val="none" w:sz="0" w:space="0" w:color="auto"/>
        <w:bottom w:val="none" w:sz="0" w:space="0" w:color="auto"/>
        <w:right w:val="none" w:sz="0" w:space="0" w:color="auto"/>
      </w:divBdr>
    </w:div>
    <w:div w:id="344214073">
      <w:marLeft w:val="640"/>
      <w:marRight w:val="0"/>
      <w:marTop w:val="0"/>
      <w:marBottom w:val="0"/>
      <w:divBdr>
        <w:top w:val="none" w:sz="0" w:space="0" w:color="auto"/>
        <w:left w:val="none" w:sz="0" w:space="0" w:color="auto"/>
        <w:bottom w:val="none" w:sz="0" w:space="0" w:color="auto"/>
        <w:right w:val="none" w:sz="0" w:space="0" w:color="auto"/>
      </w:divBdr>
    </w:div>
    <w:div w:id="344291293">
      <w:marLeft w:val="640"/>
      <w:marRight w:val="0"/>
      <w:marTop w:val="0"/>
      <w:marBottom w:val="0"/>
      <w:divBdr>
        <w:top w:val="none" w:sz="0" w:space="0" w:color="auto"/>
        <w:left w:val="none" w:sz="0" w:space="0" w:color="auto"/>
        <w:bottom w:val="none" w:sz="0" w:space="0" w:color="auto"/>
        <w:right w:val="none" w:sz="0" w:space="0" w:color="auto"/>
      </w:divBdr>
    </w:div>
    <w:div w:id="344330181">
      <w:marLeft w:val="640"/>
      <w:marRight w:val="0"/>
      <w:marTop w:val="0"/>
      <w:marBottom w:val="0"/>
      <w:divBdr>
        <w:top w:val="none" w:sz="0" w:space="0" w:color="auto"/>
        <w:left w:val="none" w:sz="0" w:space="0" w:color="auto"/>
        <w:bottom w:val="none" w:sz="0" w:space="0" w:color="auto"/>
        <w:right w:val="none" w:sz="0" w:space="0" w:color="auto"/>
      </w:divBdr>
    </w:div>
    <w:div w:id="344333651">
      <w:marLeft w:val="640"/>
      <w:marRight w:val="0"/>
      <w:marTop w:val="0"/>
      <w:marBottom w:val="0"/>
      <w:divBdr>
        <w:top w:val="none" w:sz="0" w:space="0" w:color="auto"/>
        <w:left w:val="none" w:sz="0" w:space="0" w:color="auto"/>
        <w:bottom w:val="none" w:sz="0" w:space="0" w:color="auto"/>
        <w:right w:val="none" w:sz="0" w:space="0" w:color="auto"/>
      </w:divBdr>
    </w:div>
    <w:div w:id="344550717">
      <w:marLeft w:val="640"/>
      <w:marRight w:val="0"/>
      <w:marTop w:val="0"/>
      <w:marBottom w:val="0"/>
      <w:divBdr>
        <w:top w:val="none" w:sz="0" w:space="0" w:color="auto"/>
        <w:left w:val="none" w:sz="0" w:space="0" w:color="auto"/>
        <w:bottom w:val="none" w:sz="0" w:space="0" w:color="auto"/>
        <w:right w:val="none" w:sz="0" w:space="0" w:color="auto"/>
      </w:divBdr>
    </w:div>
    <w:div w:id="344669593">
      <w:bodyDiv w:val="1"/>
      <w:marLeft w:val="0"/>
      <w:marRight w:val="0"/>
      <w:marTop w:val="0"/>
      <w:marBottom w:val="0"/>
      <w:divBdr>
        <w:top w:val="none" w:sz="0" w:space="0" w:color="auto"/>
        <w:left w:val="none" w:sz="0" w:space="0" w:color="auto"/>
        <w:bottom w:val="none" w:sz="0" w:space="0" w:color="auto"/>
        <w:right w:val="none" w:sz="0" w:space="0" w:color="auto"/>
      </w:divBdr>
    </w:div>
    <w:div w:id="344669989">
      <w:marLeft w:val="640"/>
      <w:marRight w:val="0"/>
      <w:marTop w:val="0"/>
      <w:marBottom w:val="0"/>
      <w:divBdr>
        <w:top w:val="none" w:sz="0" w:space="0" w:color="auto"/>
        <w:left w:val="none" w:sz="0" w:space="0" w:color="auto"/>
        <w:bottom w:val="none" w:sz="0" w:space="0" w:color="auto"/>
        <w:right w:val="none" w:sz="0" w:space="0" w:color="auto"/>
      </w:divBdr>
    </w:div>
    <w:div w:id="344670982">
      <w:marLeft w:val="640"/>
      <w:marRight w:val="0"/>
      <w:marTop w:val="0"/>
      <w:marBottom w:val="0"/>
      <w:divBdr>
        <w:top w:val="none" w:sz="0" w:space="0" w:color="auto"/>
        <w:left w:val="none" w:sz="0" w:space="0" w:color="auto"/>
        <w:bottom w:val="none" w:sz="0" w:space="0" w:color="auto"/>
        <w:right w:val="none" w:sz="0" w:space="0" w:color="auto"/>
      </w:divBdr>
    </w:div>
    <w:div w:id="344674822">
      <w:marLeft w:val="640"/>
      <w:marRight w:val="0"/>
      <w:marTop w:val="0"/>
      <w:marBottom w:val="0"/>
      <w:divBdr>
        <w:top w:val="none" w:sz="0" w:space="0" w:color="auto"/>
        <w:left w:val="none" w:sz="0" w:space="0" w:color="auto"/>
        <w:bottom w:val="none" w:sz="0" w:space="0" w:color="auto"/>
        <w:right w:val="none" w:sz="0" w:space="0" w:color="auto"/>
      </w:divBdr>
    </w:div>
    <w:div w:id="344794108">
      <w:marLeft w:val="640"/>
      <w:marRight w:val="0"/>
      <w:marTop w:val="0"/>
      <w:marBottom w:val="0"/>
      <w:divBdr>
        <w:top w:val="none" w:sz="0" w:space="0" w:color="auto"/>
        <w:left w:val="none" w:sz="0" w:space="0" w:color="auto"/>
        <w:bottom w:val="none" w:sz="0" w:space="0" w:color="auto"/>
        <w:right w:val="none" w:sz="0" w:space="0" w:color="auto"/>
      </w:divBdr>
    </w:div>
    <w:div w:id="344795897">
      <w:marLeft w:val="640"/>
      <w:marRight w:val="0"/>
      <w:marTop w:val="0"/>
      <w:marBottom w:val="0"/>
      <w:divBdr>
        <w:top w:val="none" w:sz="0" w:space="0" w:color="auto"/>
        <w:left w:val="none" w:sz="0" w:space="0" w:color="auto"/>
        <w:bottom w:val="none" w:sz="0" w:space="0" w:color="auto"/>
        <w:right w:val="none" w:sz="0" w:space="0" w:color="auto"/>
      </w:divBdr>
    </w:div>
    <w:div w:id="344864831">
      <w:marLeft w:val="640"/>
      <w:marRight w:val="0"/>
      <w:marTop w:val="0"/>
      <w:marBottom w:val="0"/>
      <w:divBdr>
        <w:top w:val="none" w:sz="0" w:space="0" w:color="auto"/>
        <w:left w:val="none" w:sz="0" w:space="0" w:color="auto"/>
        <w:bottom w:val="none" w:sz="0" w:space="0" w:color="auto"/>
        <w:right w:val="none" w:sz="0" w:space="0" w:color="auto"/>
      </w:divBdr>
    </w:div>
    <w:div w:id="344944042">
      <w:marLeft w:val="640"/>
      <w:marRight w:val="0"/>
      <w:marTop w:val="0"/>
      <w:marBottom w:val="0"/>
      <w:divBdr>
        <w:top w:val="none" w:sz="0" w:space="0" w:color="auto"/>
        <w:left w:val="none" w:sz="0" w:space="0" w:color="auto"/>
        <w:bottom w:val="none" w:sz="0" w:space="0" w:color="auto"/>
        <w:right w:val="none" w:sz="0" w:space="0" w:color="auto"/>
      </w:divBdr>
    </w:div>
    <w:div w:id="344946723">
      <w:marLeft w:val="640"/>
      <w:marRight w:val="0"/>
      <w:marTop w:val="0"/>
      <w:marBottom w:val="0"/>
      <w:divBdr>
        <w:top w:val="none" w:sz="0" w:space="0" w:color="auto"/>
        <w:left w:val="none" w:sz="0" w:space="0" w:color="auto"/>
        <w:bottom w:val="none" w:sz="0" w:space="0" w:color="auto"/>
        <w:right w:val="none" w:sz="0" w:space="0" w:color="auto"/>
      </w:divBdr>
    </w:div>
    <w:div w:id="344982578">
      <w:marLeft w:val="640"/>
      <w:marRight w:val="0"/>
      <w:marTop w:val="0"/>
      <w:marBottom w:val="0"/>
      <w:divBdr>
        <w:top w:val="none" w:sz="0" w:space="0" w:color="auto"/>
        <w:left w:val="none" w:sz="0" w:space="0" w:color="auto"/>
        <w:bottom w:val="none" w:sz="0" w:space="0" w:color="auto"/>
        <w:right w:val="none" w:sz="0" w:space="0" w:color="auto"/>
      </w:divBdr>
    </w:div>
    <w:div w:id="344985897">
      <w:marLeft w:val="640"/>
      <w:marRight w:val="0"/>
      <w:marTop w:val="0"/>
      <w:marBottom w:val="0"/>
      <w:divBdr>
        <w:top w:val="none" w:sz="0" w:space="0" w:color="auto"/>
        <w:left w:val="none" w:sz="0" w:space="0" w:color="auto"/>
        <w:bottom w:val="none" w:sz="0" w:space="0" w:color="auto"/>
        <w:right w:val="none" w:sz="0" w:space="0" w:color="auto"/>
      </w:divBdr>
    </w:div>
    <w:div w:id="344988601">
      <w:marLeft w:val="640"/>
      <w:marRight w:val="0"/>
      <w:marTop w:val="0"/>
      <w:marBottom w:val="0"/>
      <w:divBdr>
        <w:top w:val="none" w:sz="0" w:space="0" w:color="auto"/>
        <w:left w:val="none" w:sz="0" w:space="0" w:color="auto"/>
        <w:bottom w:val="none" w:sz="0" w:space="0" w:color="auto"/>
        <w:right w:val="none" w:sz="0" w:space="0" w:color="auto"/>
      </w:divBdr>
    </w:div>
    <w:div w:id="344988835">
      <w:marLeft w:val="640"/>
      <w:marRight w:val="0"/>
      <w:marTop w:val="0"/>
      <w:marBottom w:val="0"/>
      <w:divBdr>
        <w:top w:val="none" w:sz="0" w:space="0" w:color="auto"/>
        <w:left w:val="none" w:sz="0" w:space="0" w:color="auto"/>
        <w:bottom w:val="none" w:sz="0" w:space="0" w:color="auto"/>
        <w:right w:val="none" w:sz="0" w:space="0" w:color="auto"/>
      </w:divBdr>
    </w:div>
    <w:div w:id="344989458">
      <w:marLeft w:val="640"/>
      <w:marRight w:val="0"/>
      <w:marTop w:val="0"/>
      <w:marBottom w:val="0"/>
      <w:divBdr>
        <w:top w:val="none" w:sz="0" w:space="0" w:color="auto"/>
        <w:left w:val="none" w:sz="0" w:space="0" w:color="auto"/>
        <w:bottom w:val="none" w:sz="0" w:space="0" w:color="auto"/>
        <w:right w:val="none" w:sz="0" w:space="0" w:color="auto"/>
      </w:divBdr>
    </w:div>
    <w:div w:id="345131868">
      <w:marLeft w:val="640"/>
      <w:marRight w:val="0"/>
      <w:marTop w:val="0"/>
      <w:marBottom w:val="0"/>
      <w:divBdr>
        <w:top w:val="none" w:sz="0" w:space="0" w:color="auto"/>
        <w:left w:val="none" w:sz="0" w:space="0" w:color="auto"/>
        <w:bottom w:val="none" w:sz="0" w:space="0" w:color="auto"/>
        <w:right w:val="none" w:sz="0" w:space="0" w:color="auto"/>
      </w:divBdr>
    </w:div>
    <w:div w:id="345178280">
      <w:marLeft w:val="640"/>
      <w:marRight w:val="0"/>
      <w:marTop w:val="0"/>
      <w:marBottom w:val="0"/>
      <w:divBdr>
        <w:top w:val="none" w:sz="0" w:space="0" w:color="auto"/>
        <w:left w:val="none" w:sz="0" w:space="0" w:color="auto"/>
        <w:bottom w:val="none" w:sz="0" w:space="0" w:color="auto"/>
        <w:right w:val="none" w:sz="0" w:space="0" w:color="auto"/>
      </w:divBdr>
    </w:div>
    <w:div w:id="345252215">
      <w:marLeft w:val="640"/>
      <w:marRight w:val="0"/>
      <w:marTop w:val="0"/>
      <w:marBottom w:val="0"/>
      <w:divBdr>
        <w:top w:val="none" w:sz="0" w:space="0" w:color="auto"/>
        <w:left w:val="none" w:sz="0" w:space="0" w:color="auto"/>
        <w:bottom w:val="none" w:sz="0" w:space="0" w:color="auto"/>
        <w:right w:val="none" w:sz="0" w:space="0" w:color="auto"/>
      </w:divBdr>
    </w:div>
    <w:div w:id="345254541">
      <w:marLeft w:val="640"/>
      <w:marRight w:val="0"/>
      <w:marTop w:val="0"/>
      <w:marBottom w:val="0"/>
      <w:divBdr>
        <w:top w:val="none" w:sz="0" w:space="0" w:color="auto"/>
        <w:left w:val="none" w:sz="0" w:space="0" w:color="auto"/>
        <w:bottom w:val="none" w:sz="0" w:space="0" w:color="auto"/>
        <w:right w:val="none" w:sz="0" w:space="0" w:color="auto"/>
      </w:divBdr>
    </w:div>
    <w:div w:id="345403231">
      <w:marLeft w:val="640"/>
      <w:marRight w:val="0"/>
      <w:marTop w:val="0"/>
      <w:marBottom w:val="0"/>
      <w:divBdr>
        <w:top w:val="none" w:sz="0" w:space="0" w:color="auto"/>
        <w:left w:val="none" w:sz="0" w:space="0" w:color="auto"/>
        <w:bottom w:val="none" w:sz="0" w:space="0" w:color="auto"/>
        <w:right w:val="none" w:sz="0" w:space="0" w:color="auto"/>
      </w:divBdr>
    </w:div>
    <w:div w:id="345443194">
      <w:marLeft w:val="640"/>
      <w:marRight w:val="0"/>
      <w:marTop w:val="0"/>
      <w:marBottom w:val="0"/>
      <w:divBdr>
        <w:top w:val="none" w:sz="0" w:space="0" w:color="auto"/>
        <w:left w:val="none" w:sz="0" w:space="0" w:color="auto"/>
        <w:bottom w:val="none" w:sz="0" w:space="0" w:color="auto"/>
        <w:right w:val="none" w:sz="0" w:space="0" w:color="auto"/>
      </w:divBdr>
    </w:div>
    <w:div w:id="345444848">
      <w:marLeft w:val="640"/>
      <w:marRight w:val="0"/>
      <w:marTop w:val="0"/>
      <w:marBottom w:val="0"/>
      <w:divBdr>
        <w:top w:val="none" w:sz="0" w:space="0" w:color="auto"/>
        <w:left w:val="none" w:sz="0" w:space="0" w:color="auto"/>
        <w:bottom w:val="none" w:sz="0" w:space="0" w:color="auto"/>
        <w:right w:val="none" w:sz="0" w:space="0" w:color="auto"/>
      </w:divBdr>
    </w:div>
    <w:div w:id="345524988">
      <w:marLeft w:val="640"/>
      <w:marRight w:val="0"/>
      <w:marTop w:val="0"/>
      <w:marBottom w:val="0"/>
      <w:divBdr>
        <w:top w:val="none" w:sz="0" w:space="0" w:color="auto"/>
        <w:left w:val="none" w:sz="0" w:space="0" w:color="auto"/>
        <w:bottom w:val="none" w:sz="0" w:space="0" w:color="auto"/>
        <w:right w:val="none" w:sz="0" w:space="0" w:color="auto"/>
      </w:divBdr>
    </w:div>
    <w:div w:id="345598194">
      <w:marLeft w:val="640"/>
      <w:marRight w:val="0"/>
      <w:marTop w:val="0"/>
      <w:marBottom w:val="0"/>
      <w:divBdr>
        <w:top w:val="none" w:sz="0" w:space="0" w:color="auto"/>
        <w:left w:val="none" w:sz="0" w:space="0" w:color="auto"/>
        <w:bottom w:val="none" w:sz="0" w:space="0" w:color="auto"/>
        <w:right w:val="none" w:sz="0" w:space="0" w:color="auto"/>
      </w:divBdr>
    </w:div>
    <w:div w:id="345638734">
      <w:marLeft w:val="640"/>
      <w:marRight w:val="0"/>
      <w:marTop w:val="0"/>
      <w:marBottom w:val="0"/>
      <w:divBdr>
        <w:top w:val="none" w:sz="0" w:space="0" w:color="auto"/>
        <w:left w:val="none" w:sz="0" w:space="0" w:color="auto"/>
        <w:bottom w:val="none" w:sz="0" w:space="0" w:color="auto"/>
        <w:right w:val="none" w:sz="0" w:space="0" w:color="auto"/>
      </w:divBdr>
    </w:div>
    <w:div w:id="345640548">
      <w:marLeft w:val="640"/>
      <w:marRight w:val="0"/>
      <w:marTop w:val="0"/>
      <w:marBottom w:val="0"/>
      <w:divBdr>
        <w:top w:val="none" w:sz="0" w:space="0" w:color="auto"/>
        <w:left w:val="none" w:sz="0" w:space="0" w:color="auto"/>
        <w:bottom w:val="none" w:sz="0" w:space="0" w:color="auto"/>
        <w:right w:val="none" w:sz="0" w:space="0" w:color="auto"/>
      </w:divBdr>
    </w:div>
    <w:div w:id="345644162">
      <w:marLeft w:val="640"/>
      <w:marRight w:val="0"/>
      <w:marTop w:val="0"/>
      <w:marBottom w:val="0"/>
      <w:divBdr>
        <w:top w:val="none" w:sz="0" w:space="0" w:color="auto"/>
        <w:left w:val="none" w:sz="0" w:space="0" w:color="auto"/>
        <w:bottom w:val="none" w:sz="0" w:space="0" w:color="auto"/>
        <w:right w:val="none" w:sz="0" w:space="0" w:color="auto"/>
      </w:divBdr>
    </w:div>
    <w:div w:id="345644753">
      <w:marLeft w:val="640"/>
      <w:marRight w:val="0"/>
      <w:marTop w:val="0"/>
      <w:marBottom w:val="0"/>
      <w:divBdr>
        <w:top w:val="none" w:sz="0" w:space="0" w:color="auto"/>
        <w:left w:val="none" w:sz="0" w:space="0" w:color="auto"/>
        <w:bottom w:val="none" w:sz="0" w:space="0" w:color="auto"/>
        <w:right w:val="none" w:sz="0" w:space="0" w:color="auto"/>
      </w:divBdr>
    </w:div>
    <w:div w:id="345669054">
      <w:marLeft w:val="640"/>
      <w:marRight w:val="0"/>
      <w:marTop w:val="0"/>
      <w:marBottom w:val="0"/>
      <w:divBdr>
        <w:top w:val="none" w:sz="0" w:space="0" w:color="auto"/>
        <w:left w:val="none" w:sz="0" w:space="0" w:color="auto"/>
        <w:bottom w:val="none" w:sz="0" w:space="0" w:color="auto"/>
        <w:right w:val="none" w:sz="0" w:space="0" w:color="auto"/>
      </w:divBdr>
    </w:div>
    <w:div w:id="345720018">
      <w:marLeft w:val="640"/>
      <w:marRight w:val="0"/>
      <w:marTop w:val="0"/>
      <w:marBottom w:val="0"/>
      <w:divBdr>
        <w:top w:val="none" w:sz="0" w:space="0" w:color="auto"/>
        <w:left w:val="none" w:sz="0" w:space="0" w:color="auto"/>
        <w:bottom w:val="none" w:sz="0" w:space="0" w:color="auto"/>
        <w:right w:val="none" w:sz="0" w:space="0" w:color="auto"/>
      </w:divBdr>
    </w:div>
    <w:div w:id="345865013">
      <w:marLeft w:val="640"/>
      <w:marRight w:val="0"/>
      <w:marTop w:val="0"/>
      <w:marBottom w:val="0"/>
      <w:divBdr>
        <w:top w:val="none" w:sz="0" w:space="0" w:color="auto"/>
        <w:left w:val="none" w:sz="0" w:space="0" w:color="auto"/>
        <w:bottom w:val="none" w:sz="0" w:space="0" w:color="auto"/>
        <w:right w:val="none" w:sz="0" w:space="0" w:color="auto"/>
      </w:divBdr>
    </w:div>
    <w:div w:id="345904955">
      <w:marLeft w:val="640"/>
      <w:marRight w:val="0"/>
      <w:marTop w:val="0"/>
      <w:marBottom w:val="0"/>
      <w:divBdr>
        <w:top w:val="none" w:sz="0" w:space="0" w:color="auto"/>
        <w:left w:val="none" w:sz="0" w:space="0" w:color="auto"/>
        <w:bottom w:val="none" w:sz="0" w:space="0" w:color="auto"/>
        <w:right w:val="none" w:sz="0" w:space="0" w:color="auto"/>
      </w:divBdr>
    </w:div>
    <w:div w:id="345909861">
      <w:marLeft w:val="640"/>
      <w:marRight w:val="0"/>
      <w:marTop w:val="0"/>
      <w:marBottom w:val="0"/>
      <w:divBdr>
        <w:top w:val="none" w:sz="0" w:space="0" w:color="auto"/>
        <w:left w:val="none" w:sz="0" w:space="0" w:color="auto"/>
        <w:bottom w:val="none" w:sz="0" w:space="0" w:color="auto"/>
        <w:right w:val="none" w:sz="0" w:space="0" w:color="auto"/>
      </w:divBdr>
    </w:div>
    <w:div w:id="345912255">
      <w:marLeft w:val="640"/>
      <w:marRight w:val="0"/>
      <w:marTop w:val="0"/>
      <w:marBottom w:val="0"/>
      <w:divBdr>
        <w:top w:val="none" w:sz="0" w:space="0" w:color="auto"/>
        <w:left w:val="none" w:sz="0" w:space="0" w:color="auto"/>
        <w:bottom w:val="none" w:sz="0" w:space="0" w:color="auto"/>
        <w:right w:val="none" w:sz="0" w:space="0" w:color="auto"/>
      </w:divBdr>
    </w:div>
    <w:div w:id="345981812">
      <w:marLeft w:val="640"/>
      <w:marRight w:val="0"/>
      <w:marTop w:val="0"/>
      <w:marBottom w:val="0"/>
      <w:divBdr>
        <w:top w:val="none" w:sz="0" w:space="0" w:color="auto"/>
        <w:left w:val="none" w:sz="0" w:space="0" w:color="auto"/>
        <w:bottom w:val="none" w:sz="0" w:space="0" w:color="auto"/>
        <w:right w:val="none" w:sz="0" w:space="0" w:color="auto"/>
      </w:divBdr>
    </w:div>
    <w:div w:id="346062696">
      <w:marLeft w:val="640"/>
      <w:marRight w:val="0"/>
      <w:marTop w:val="0"/>
      <w:marBottom w:val="0"/>
      <w:divBdr>
        <w:top w:val="none" w:sz="0" w:space="0" w:color="auto"/>
        <w:left w:val="none" w:sz="0" w:space="0" w:color="auto"/>
        <w:bottom w:val="none" w:sz="0" w:space="0" w:color="auto"/>
        <w:right w:val="none" w:sz="0" w:space="0" w:color="auto"/>
      </w:divBdr>
    </w:div>
    <w:div w:id="346099982">
      <w:marLeft w:val="640"/>
      <w:marRight w:val="0"/>
      <w:marTop w:val="0"/>
      <w:marBottom w:val="0"/>
      <w:divBdr>
        <w:top w:val="none" w:sz="0" w:space="0" w:color="auto"/>
        <w:left w:val="none" w:sz="0" w:space="0" w:color="auto"/>
        <w:bottom w:val="none" w:sz="0" w:space="0" w:color="auto"/>
        <w:right w:val="none" w:sz="0" w:space="0" w:color="auto"/>
      </w:divBdr>
    </w:div>
    <w:div w:id="346104705">
      <w:marLeft w:val="640"/>
      <w:marRight w:val="0"/>
      <w:marTop w:val="0"/>
      <w:marBottom w:val="0"/>
      <w:divBdr>
        <w:top w:val="none" w:sz="0" w:space="0" w:color="auto"/>
        <w:left w:val="none" w:sz="0" w:space="0" w:color="auto"/>
        <w:bottom w:val="none" w:sz="0" w:space="0" w:color="auto"/>
        <w:right w:val="none" w:sz="0" w:space="0" w:color="auto"/>
      </w:divBdr>
    </w:div>
    <w:div w:id="346248184">
      <w:marLeft w:val="640"/>
      <w:marRight w:val="0"/>
      <w:marTop w:val="0"/>
      <w:marBottom w:val="0"/>
      <w:divBdr>
        <w:top w:val="none" w:sz="0" w:space="0" w:color="auto"/>
        <w:left w:val="none" w:sz="0" w:space="0" w:color="auto"/>
        <w:bottom w:val="none" w:sz="0" w:space="0" w:color="auto"/>
        <w:right w:val="none" w:sz="0" w:space="0" w:color="auto"/>
      </w:divBdr>
    </w:div>
    <w:div w:id="346254205">
      <w:marLeft w:val="640"/>
      <w:marRight w:val="0"/>
      <w:marTop w:val="0"/>
      <w:marBottom w:val="0"/>
      <w:divBdr>
        <w:top w:val="none" w:sz="0" w:space="0" w:color="auto"/>
        <w:left w:val="none" w:sz="0" w:space="0" w:color="auto"/>
        <w:bottom w:val="none" w:sz="0" w:space="0" w:color="auto"/>
        <w:right w:val="none" w:sz="0" w:space="0" w:color="auto"/>
      </w:divBdr>
    </w:div>
    <w:div w:id="346491249">
      <w:marLeft w:val="480"/>
      <w:marRight w:val="0"/>
      <w:marTop w:val="0"/>
      <w:marBottom w:val="0"/>
      <w:divBdr>
        <w:top w:val="none" w:sz="0" w:space="0" w:color="auto"/>
        <w:left w:val="none" w:sz="0" w:space="0" w:color="auto"/>
        <w:bottom w:val="none" w:sz="0" w:space="0" w:color="auto"/>
        <w:right w:val="none" w:sz="0" w:space="0" w:color="auto"/>
      </w:divBdr>
    </w:div>
    <w:div w:id="346563130">
      <w:marLeft w:val="640"/>
      <w:marRight w:val="0"/>
      <w:marTop w:val="0"/>
      <w:marBottom w:val="0"/>
      <w:divBdr>
        <w:top w:val="none" w:sz="0" w:space="0" w:color="auto"/>
        <w:left w:val="none" w:sz="0" w:space="0" w:color="auto"/>
        <w:bottom w:val="none" w:sz="0" w:space="0" w:color="auto"/>
        <w:right w:val="none" w:sz="0" w:space="0" w:color="auto"/>
      </w:divBdr>
    </w:div>
    <w:div w:id="346564515">
      <w:marLeft w:val="640"/>
      <w:marRight w:val="0"/>
      <w:marTop w:val="0"/>
      <w:marBottom w:val="0"/>
      <w:divBdr>
        <w:top w:val="none" w:sz="0" w:space="0" w:color="auto"/>
        <w:left w:val="none" w:sz="0" w:space="0" w:color="auto"/>
        <w:bottom w:val="none" w:sz="0" w:space="0" w:color="auto"/>
        <w:right w:val="none" w:sz="0" w:space="0" w:color="auto"/>
      </w:divBdr>
    </w:div>
    <w:div w:id="346634862">
      <w:marLeft w:val="640"/>
      <w:marRight w:val="0"/>
      <w:marTop w:val="0"/>
      <w:marBottom w:val="0"/>
      <w:divBdr>
        <w:top w:val="none" w:sz="0" w:space="0" w:color="auto"/>
        <w:left w:val="none" w:sz="0" w:space="0" w:color="auto"/>
        <w:bottom w:val="none" w:sz="0" w:space="0" w:color="auto"/>
        <w:right w:val="none" w:sz="0" w:space="0" w:color="auto"/>
      </w:divBdr>
    </w:div>
    <w:div w:id="346637518">
      <w:marLeft w:val="640"/>
      <w:marRight w:val="0"/>
      <w:marTop w:val="0"/>
      <w:marBottom w:val="0"/>
      <w:divBdr>
        <w:top w:val="none" w:sz="0" w:space="0" w:color="auto"/>
        <w:left w:val="none" w:sz="0" w:space="0" w:color="auto"/>
        <w:bottom w:val="none" w:sz="0" w:space="0" w:color="auto"/>
        <w:right w:val="none" w:sz="0" w:space="0" w:color="auto"/>
      </w:divBdr>
    </w:div>
    <w:div w:id="346641924">
      <w:marLeft w:val="640"/>
      <w:marRight w:val="0"/>
      <w:marTop w:val="0"/>
      <w:marBottom w:val="0"/>
      <w:divBdr>
        <w:top w:val="none" w:sz="0" w:space="0" w:color="auto"/>
        <w:left w:val="none" w:sz="0" w:space="0" w:color="auto"/>
        <w:bottom w:val="none" w:sz="0" w:space="0" w:color="auto"/>
        <w:right w:val="none" w:sz="0" w:space="0" w:color="auto"/>
      </w:divBdr>
    </w:div>
    <w:div w:id="346643751">
      <w:marLeft w:val="640"/>
      <w:marRight w:val="0"/>
      <w:marTop w:val="0"/>
      <w:marBottom w:val="0"/>
      <w:divBdr>
        <w:top w:val="none" w:sz="0" w:space="0" w:color="auto"/>
        <w:left w:val="none" w:sz="0" w:space="0" w:color="auto"/>
        <w:bottom w:val="none" w:sz="0" w:space="0" w:color="auto"/>
        <w:right w:val="none" w:sz="0" w:space="0" w:color="auto"/>
      </w:divBdr>
    </w:div>
    <w:div w:id="346710449">
      <w:marLeft w:val="640"/>
      <w:marRight w:val="0"/>
      <w:marTop w:val="0"/>
      <w:marBottom w:val="0"/>
      <w:divBdr>
        <w:top w:val="none" w:sz="0" w:space="0" w:color="auto"/>
        <w:left w:val="none" w:sz="0" w:space="0" w:color="auto"/>
        <w:bottom w:val="none" w:sz="0" w:space="0" w:color="auto"/>
        <w:right w:val="none" w:sz="0" w:space="0" w:color="auto"/>
      </w:divBdr>
    </w:div>
    <w:div w:id="346713866">
      <w:marLeft w:val="640"/>
      <w:marRight w:val="0"/>
      <w:marTop w:val="0"/>
      <w:marBottom w:val="0"/>
      <w:divBdr>
        <w:top w:val="none" w:sz="0" w:space="0" w:color="auto"/>
        <w:left w:val="none" w:sz="0" w:space="0" w:color="auto"/>
        <w:bottom w:val="none" w:sz="0" w:space="0" w:color="auto"/>
        <w:right w:val="none" w:sz="0" w:space="0" w:color="auto"/>
      </w:divBdr>
    </w:div>
    <w:div w:id="346718025">
      <w:marLeft w:val="640"/>
      <w:marRight w:val="0"/>
      <w:marTop w:val="0"/>
      <w:marBottom w:val="0"/>
      <w:divBdr>
        <w:top w:val="none" w:sz="0" w:space="0" w:color="auto"/>
        <w:left w:val="none" w:sz="0" w:space="0" w:color="auto"/>
        <w:bottom w:val="none" w:sz="0" w:space="0" w:color="auto"/>
        <w:right w:val="none" w:sz="0" w:space="0" w:color="auto"/>
      </w:divBdr>
    </w:div>
    <w:div w:id="346758130">
      <w:marLeft w:val="640"/>
      <w:marRight w:val="0"/>
      <w:marTop w:val="0"/>
      <w:marBottom w:val="0"/>
      <w:divBdr>
        <w:top w:val="none" w:sz="0" w:space="0" w:color="auto"/>
        <w:left w:val="none" w:sz="0" w:space="0" w:color="auto"/>
        <w:bottom w:val="none" w:sz="0" w:space="0" w:color="auto"/>
        <w:right w:val="none" w:sz="0" w:space="0" w:color="auto"/>
      </w:divBdr>
    </w:div>
    <w:div w:id="346761081">
      <w:marLeft w:val="640"/>
      <w:marRight w:val="0"/>
      <w:marTop w:val="0"/>
      <w:marBottom w:val="0"/>
      <w:divBdr>
        <w:top w:val="none" w:sz="0" w:space="0" w:color="auto"/>
        <w:left w:val="none" w:sz="0" w:space="0" w:color="auto"/>
        <w:bottom w:val="none" w:sz="0" w:space="0" w:color="auto"/>
        <w:right w:val="none" w:sz="0" w:space="0" w:color="auto"/>
      </w:divBdr>
    </w:div>
    <w:div w:id="346762149">
      <w:marLeft w:val="640"/>
      <w:marRight w:val="0"/>
      <w:marTop w:val="0"/>
      <w:marBottom w:val="0"/>
      <w:divBdr>
        <w:top w:val="none" w:sz="0" w:space="0" w:color="auto"/>
        <w:left w:val="none" w:sz="0" w:space="0" w:color="auto"/>
        <w:bottom w:val="none" w:sz="0" w:space="0" w:color="auto"/>
        <w:right w:val="none" w:sz="0" w:space="0" w:color="auto"/>
      </w:divBdr>
    </w:div>
    <w:div w:id="346831842">
      <w:marLeft w:val="640"/>
      <w:marRight w:val="0"/>
      <w:marTop w:val="0"/>
      <w:marBottom w:val="0"/>
      <w:divBdr>
        <w:top w:val="none" w:sz="0" w:space="0" w:color="auto"/>
        <w:left w:val="none" w:sz="0" w:space="0" w:color="auto"/>
        <w:bottom w:val="none" w:sz="0" w:space="0" w:color="auto"/>
        <w:right w:val="none" w:sz="0" w:space="0" w:color="auto"/>
      </w:divBdr>
    </w:div>
    <w:div w:id="346904248">
      <w:marLeft w:val="640"/>
      <w:marRight w:val="0"/>
      <w:marTop w:val="0"/>
      <w:marBottom w:val="0"/>
      <w:divBdr>
        <w:top w:val="none" w:sz="0" w:space="0" w:color="auto"/>
        <w:left w:val="none" w:sz="0" w:space="0" w:color="auto"/>
        <w:bottom w:val="none" w:sz="0" w:space="0" w:color="auto"/>
        <w:right w:val="none" w:sz="0" w:space="0" w:color="auto"/>
      </w:divBdr>
    </w:div>
    <w:div w:id="346907164">
      <w:marLeft w:val="640"/>
      <w:marRight w:val="0"/>
      <w:marTop w:val="0"/>
      <w:marBottom w:val="0"/>
      <w:divBdr>
        <w:top w:val="none" w:sz="0" w:space="0" w:color="auto"/>
        <w:left w:val="none" w:sz="0" w:space="0" w:color="auto"/>
        <w:bottom w:val="none" w:sz="0" w:space="0" w:color="auto"/>
        <w:right w:val="none" w:sz="0" w:space="0" w:color="auto"/>
      </w:divBdr>
    </w:div>
    <w:div w:id="346949342">
      <w:marLeft w:val="640"/>
      <w:marRight w:val="0"/>
      <w:marTop w:val="0"/>
      <w:marBottom w:val="0"/>
      <w:divBdr>
        <w:top w:val="none" w:sz="0" w:space="0" w:color="auto"/>
        <w:left w:val="none" w:sz="0" w:space="0" w:color="auto"/>
        <w:bottom w:val="none" w:sz="0" w:space="0" w:color="auto"/>
        <w:right w:val="none" w:sz="0" w:space="0" w:color="auto"/>
      </w:divBdr>
    </w:div>
    <w:div w:id="347027629">
      <w:marLeft w:val="640"/>
      <w:marRight w:val="0"/>
      <w:marTop w:val="0"/>
      <w:marBottom w:val="0"/>
      <w:divBdr>
        <w:top w:val="none" w:sz="0" w:space="0" w:color="auto"/>
        <w:left w:val="none" w:sz="0" w:space="0" w:color="auto"/>
        <w:bottom w:val="none" w:sz="0" w:space="0" w:color="auto"/>
        <w:right w:val="none" w:sz="0" w:space="0" w:color="auto"/>
      </w:divBdr>
    </w:div>
    <w:div w:id="347029816">
      <w:marLeft w:val="640"/>
      <w:marRight w:val="0"/>
      <w:marTop w:val="0"/>
      <w:marBottom w:val="0"/>
      <w:divBdr>
        <w:top w:val="none" w:sz="0" w:space="0" w:color="auto"/>
        <w:left w:val="none" w:sz="0" w:space="0" w:color="auto"/>
        <w:bottom w:val="none" w:sz="0" w:space="0" w:color="auto"/>
        <w:right w:val="none" w:sz="0" w:space="0" w:color="auto"/>
      </w:divBdr>
    </w:div>
    <w:div w:id="347101420">
      <w:marLeft w:val="640"/>
      <w:marRight w:val="0"/>
      <w:marTop w:val="0"/>
      <w:marBottom w:val="0"/>
      <w:divBdr>
        <w:top w:val="none" w:sz="0" w:space="0" w:color="auto"/>
        <w:left w:val="none" w:sz="0" w:space="0" w:color="auto"/>
        <w:bottom w:val="none" w:sz="0" w:space="0" w:color="auto"/>
        <w:right w:val="none" w:sz="0" w:space="0" w:color="auto"/>
      </w:divBdr>
    </w:div>
    <w:div w:id="347172455">
      <w:marLeft w:val="640"/>
      <w:marRight w:val="0"/>
      <w:marTop w:val="0"/>
      <w:marBottom w:val="0"/>
      <w:divBdr>
        <w:top w:val="none" w:sz="0" w:space="0" w:color="auto"/>
        <w:left w:val="none" w:sz="0" w:space="0" w:color="auto"/>
        <w:bottom w:val="none" w:sz="0" w:space="0" w:color="auto"/>
        <w:right w:val="none" w:sz="0" w:space="0" w:color="auto"/>
      </w:divBdr>
    </w:div>
    <w:div w:id="347175747">
      <w:marLeft w:val="640"/>
      <w:marRight w:val="0"/>
      <w:marTop w:val="0"/>
      <w:marBottom w:val="0"/>
      <w:divBdr>
        <w:top w:val="none" w:sz="0" w:space="0" w:color="auto"/>
        <w:left w:val="none" w:sz="0" w:space="0" w:color="auto"/>
        <w:bottom w:val="none" w:sz="0" w:space="0" w:color="auto"/>
        <w:right w:val="none" w:sz="0" w:space="0" w:color="auto"/>
      </w:divBdr>
    </w:div>
    <w:div w:id="347222597">
      <w:marLeft w:val="640"/>
      <w:marRight w:val="0"/>
      <w:marTop w:val="0"/>
      <w:marBottom w:val="0"/>
      <w:divBdr>
        <w:top w:val="none" w:sz="0" w:space="0" w:color="auto"/>
        <w:left w:val="none" w:sz="0" w:space="0" w:color="auto"/>
        <w:bottom w:val="none" w:sz="0" w:space="0" w:color="auto"/>
        <w:right w:val="none" w:sz="0" w:space="0" w:color="auto"/>
      </w:divBdr>
    </w:div>
    <w:div w:id="347294887">
      <w:marLeft w:val="640"/>
      <w:marRight w:val="0"/>
      <w:marTop w:val="0"/>
      <w:marBottom w:val="0"/>
      <w:divBdr>
        <w:top w:val="none" w:sz="0" w:space="0" w:color="auto"/>
        <w:left w:val="none" w:sz="0" w:space="0" w:color="auto"/>
        <w:bottom w:val="none" w:sz="0" w:space="0" w:color="auto"/>
        <w:right w:val="none" w:sz="0" w:space="0" w:color="auto"/>
      </w:divBdr>
    </w:div>
    <w:div w:id="347297766">
      <w:marLeft w:val="640"/>
      <w:marRight w:val="0"/>
      <w:marTop w:val="0"/>
      <w:marBottom w:val="0"/>
      <w:divBdr>
        <w:top w:val="none" w:sz="0" w:space="0" w:color="auto"/>
        <w:left w:val="none" w:sz="0" w:space="0" w:color="auto"/>
        <w:bottom w:val="none" w:sz="0" w:space="0" w:color="auto"/>
        <w:right w:val="none" w:sz="0" w:space="0" w:color="auto"/>
      </w:divBdr>
    </w:div>
    <w:div w:id="347367267">
      <w:marLeft w:val="640"/>
      <w:marRight w:val="0"/>
      <w:marTop w:val="0"/>
      <w:marBottom w:val="0"/>
      <w:divBdr>
        <w:top w:val="none" w:sz="0" w:space="0" w:color="auto"/>
        <w:left w:val="none" w:sz="0" w:space="0" w:color="auto"/>
        <w:bottom w:val="none" w:sz="0" w:space="0" w:color="auto"/>
        <w:right w:val="none" w:sz="0" w:space="0" w:color="auto"/>
      </w:divBdr>
    </w:div>
    <w:div w:id="347408144">
      <w:marLeft w:val="640"/>
      <w:marRight w:val="0"/>
      <w:marTop w:val="0"/>
      <w:marBottom w:val="0"/>
      <w:divBdr>
        <w:top w:val="none" w:sz="0" w:space="0" w:color="auto"/>
        <w:left w:val="none" w:sz="0" w:space="0" w:color="auto"/>
        <w:bottom w:val="none" w:sz="0" w:space="0" w:color="auto"/>
        <w:right w:val="none" w:sz="0" w:space="0" w:color="auto"/>
      </w:divBdr>
    </w:div>
    <w:div w:id="347410536">
      <w:marLeft w:val="640"/>
      <w:marRight w:val="0"/>
      <w:marTop w:val="0"/>
      <w:marBottom w:val="0"/>
      <w:divBdr>
        <w:top w:val="none" w:sz="0" w:space="0" w:color="auto"/>
        <w:left w:val="none" w:sz="0" w:space="0" w:color="auto"/>
        <w:bottom w:val="none" w:sz="0" w:space="0" w:color="auto"/>
        <w:right w:val="none" w:sz="0" w:space="0" w:color="auto"/>
      </w:divBdr>
    </w:div>
    <w:div w:id="347411297">
      <w:marLeft w:val="640"/>
      <w:marRight w:val="0"/>
      <w:marTop w:val="0"/>
      <w:marBottom w:val="0"/>
      <w:divBdr>
        <w:top w:val="none" w:sz="0" w:space="0" w:color="auto"/>
        <w:left w:val="none" w:sz="0" w:space="0" w:color="auto"/>
        <w:bottom w:val="none" w:sz="0" w:space="0" w:color="auto"/>
        <w:right w:val="none" w:sz="0" w:space="0" w:color="auto"/>
      </w:divBdr>
    </w:div>
    <w:div w:id="347416165">
      <w:marLeft w:val="640"/>
      <w:marRight w:val="0"/>
      <w:marTop w:val="0"/>
      <w:marBottom w:val="0"/>
      <w:divBdr>
        <w:top w:val="none" w:sz="0" w:space="0" w:color="auto"/>
        <w:left w:val="none" w:sz="0" w:space="0" w:color="auto"/>
        <w:bottom w:val="none" w:sz="0" w:space="0" w:color="auto"/>
        <w:right w:val="none" w:sz="0" w:space="0" w:color="auto"/>
      </w:divBdr>
    </w:div>
    <w:div w:id="347488883">
      <w:marLeft w:val="640"/>
      <w:marRight w:val="0"/>
      <w:marTop w:val="0"/>
      <w:marBottom w:val="0"/>
      <w:divBdr>
        <w:top w:val="none" w:sz="0" w:space="0" w:color="auto"/>
        <w:left w:val="none" w:sz="0" w:space="0" w:color="auto"/>
        <w:bottom w:val="none" w:sz="0" w:space="0" w:color="auto"/>
        <w:right w:val="none" w:sz="0" w:space="0" w:color="auto"/>
      </w:divBdr>
    </w:div>
    <w:div w:id="347559998">
      <w:marLeft w:val="640"/>
      <w:marRight w:val="0"/>
      <w:marTop w:val="0"/>
      <w:marBottom w:val="0"/>
      <w:divBdr>
        <w:top w:val="none" w:sz="0" w:space="0" w:color="auto"/>
        <w:left w:val="none" w:sz="0" w:space="0" w:color="auto"/>
        <w:bottom w:val="none" w:sz="0" w:space="0" w:color="auto"/>
        <w:right w:val="none" w:sz="0" w:space="0" w:color="auto"/>
      </w:divBdr>
    </w:div>
    <w:div w:id="347564022">
      <w:marLeft w:val="640"/>
      <w:marRight w:val="0"/>
      <w:marTop w:val="0"/>
      <w:marBottom w:val="0"/>
      <w:divBdr>
        <w:top w:val="none" w:sz="0" w:space="0" w:color="auto"/>
        <w:left w:val="none" w:sz="0" w:space="0" w:color="auto"/>
        <w:bottom w:val="none" w:sz="0" w:space="0" w:color="auto"/>
        <w:right w:val="none" w:sz="0" w:space="0" w:color="auto"/>
      </w:divBdr>
    </w:div>
    <w:div w:id="347567676">
      <w:marLeft w:val="640"/>
      <w:marRight w:val="0"/>
      <w:marTop w:val="0"/>
      <w:marBottom w:val="0"/>
      <w:divBdr>
        <w:top w:val="none" w:sz="0" w:space="0" w:color="auto"/>
        <w:left w:val="none" w:sz="0" w:space="0" w:color="auto"/>
        <w:bottom w:val="none" w:sz="0" w:space="0" w:color="auto"/>
        <w:right w:val="none" w:sz="0" w:space="0" w:color="auto"/>
      </w:divBdr>
    </w:div>
    <w:div w:id="347605748">
      <w:marLeft w:val="640"/>
      <w:marRight w:val="0"/>
      <w:marTop w:val="0"/>
      <w:marBottom w:val="0"/>
      <w:divBdr>
        <w:top w:val="none" w:sz="0" w:space="0" w:color="auto"/>
        <w:left w:val="none" w:sz="0" w:space="0" w:color="auto"/>
        <w:bottom w:val="none" w:sz="0" w:space="0" w:color="auto"/>
        <w:right w:val="none" w:sz="0" w:space="0" w:color="auto"/>
      </w:divBdr>
    </w:div>
    <w:div w:id="347606300">
      <w:marLeft w:val="640"/>
      <w:marRight w:val="0"/>
      <w:marTop w:val="0"/>
      <w:marBottom w:val="0"/>
      <w:divBdr>
        <w:top w:val="none" w:sz="0" w:space="0" w:color="auto"/>
        <w:left w:val="none" w:sz="0" w:space="0" w:color="auto"/>
        <w:bottom w:val="none" w:sz="0" w:space="0" w:color="auto"/>
        <w:right w:val="none" w:sz="0" w:space="0" w:color="auto"/>
      </w:divBdr>
    </w:div>
    <w:div w:id="347633700">
      <w:marLeft w:val="640"/>
      <w:marRight w:val="0"/>
      <w:marTop w:val="0"/>
      <w:marBottom w:val="0"/>
      <w:divBdr>
        <w:top w:val="none" w:sz="0" w:space="0" w:color="auto"/>
        <w:left w:val="none" w:sz="0" w:space="0" w:color="auto"/>
        <w:bottom w:val="none" w:sz="0" w:space="0" w:color="auto"/>
        <w:right w:val="none" w:sz="0" w:space="0" w:color="auto"/>
      </w:divBdr>
    </w:div>
    <w:div w:id="347634110">
      <w:marLeft w:val="640"/>
      <w:marRight w:val="0"/>
      <w:marTop w:val="0"/>
      <w:marBottom w:val="0"/>
      <w:divBdr>
        <w:top w:val="none" w:sz="0" w:space="0" w:color="auto"/>
        <w:left w:val="none" w:sz="0" w:space="0" w:color="auto"/>
        <w:bottom w:val="none" w:sz="0" w:space="0" w:color="auto"/>
        <w:right w:val="none" w:sz="0" w:space="0" w:color="auto"/>
      </w:divBdr>
    </w:div>
    <w:div w:id="347677692">
      <w:marLeft w:val="640"/>
      <w:marRight w:val="0"/>
      <w:marTop w:val="0"/>
      <w:marBottom w:val="0"/>
      <w:divBdr>
        <w:top w:val="none" w:sz="0" w:space="0" w:color="auto"/>
        <w:left w:val="none" w:sz="0" w:space="0" w:color="auto"/>
        <w:bottom w:val="none" w:sz="0" w:space="0" w:color="auto"/>
        <w:right w:val="none" w:sz="0" w:space="0" w:color="auto"/>
      </w:divBdr>
    </w:div>
    <w:div w:id="347678635">
      <w:marLeft w:val="640"/>
      <w:marRight w:val="0"/>
      <w:marTop w:val="0"/>
      <w:marBottom w:val="0"/>
      <w:divBdr>
        <w:top w:val="none" w:sz="0" w:space="0" w:color="auto"/>
        <w:left w:val="none" w:sz="0" w:space="0" w:color="auto"/>
        <w:bottom w:val="none" w:sz="0" w:space="0" w:color="auto"/>
        <w:right w:val="none" w:sz="0" w:space="0" w:color="auto"/>
      </w:divBdr>
    </w:div>
    <w:div w:id="347681510">
      <w:marLeft w:val="640"/>
      <w:marRight w:val="0"/>
      <w:marTop w:val="0"/>
      <w:marBottom w:val="0"/>
      <w:divBdr>
        <w:top w:val="none" w:sz="0" w:space="0" w:color="auto"/>
        <w:left w:val="none" w:sz="0" w:space="0" w:color="auto"/>
        <w:bottom w:val="none" w:sz="0" w:space="0" w:color="auto"/>
        <w:right w:val="none" w:sz="0" w:space="0" w:color="auto"/>
      </w:divBdr>
    </w:div>
    <w:div w:id="347757850">
      <w:marLeft w:val="640"/>
      <w:marRight w:val="0"/>
      <w:marTop w:val="0"/>
      <w:marBottom w:val="0"/>
      <w:divBdr>
        <w:top w:val="none" w:sz="0" w:space="0" w:color="auto"/>
        <w:left w:val="none" w:sz="0" w:space="0" w:color="auto"/>
        <w:bottom w:val="none" w:sz="0" w:space="0" w:color="auto"/>
        <w:right w:val="none" w:sz="0" w:space="0" w:color="auto"/>
      </w:divBdr>
    </w:div>
    <w:div w:id="347758603">
      <w:marLeft w:val="640"/>
      <w:marRight w:val="0"/>
      <w:marTop w:val="0"/>
      <w:marBottom w:val="0"/>
      <w:divBdr>
        <w:top w:val="none" w:sz="0" w:space="0" w:color="auto"/>
        <w:left w:val="none" w:sz="0" w:space="0" w:color="auto"/>
        <w:bottom w:val="none" w:sz="0" w:space="0" w:color="auto"/>
        <w:right w:val="none" w:sz="0" w:space="0" w:color="auto"/>
      </w:divBdr>
    </w:div>
    <w:div w:id="347870718">
      <w:marLeft w:val="640"/>
      <w:marRight w:val="0"/>
      <w:marTop w:val="0"/>
      <w:marBottom w:val="0"/>
      <w:divBdr>
        <w:top w:val="none" w:sz="0" w:space="0" w:color="auto"/>
        <w:left w:val="none" w:sz="0" w:space="0" w:color="auto"/>
        <w:bottom w:val="none" w:sz="0" w:space="0" w:color="auto"/>
        <w:right w:val="none" w:sz="0" w:space="0" w:color="auto"/>
      </w:divBdr>
    </w:div>
    <w:div w:id="348065788">
      <w:marLeft w:val="640"/>
      <w:marRight w:val="0"/>
      <w:marTop w:val="0"/>
      <w:marBottom w:val="0"/>
      <w:divBdr>
        <w:top w:val="none" w:sz="0" w:space="0" w:color="auto"/>
        <w:left w:val="none" w:sz="0" w:space="0" w:color="auto"/>
        <w:bottom w:val="none" w:sz="0" w:space="0" w:color="auto"/>
        <w:right w:val="none" w:sz="0" w:space="0" w:color="auto"/>
      </w:divBdr>
    </w:div>
    <w:div w:id="348147689">
      <w:marLeft w:val="640"/>
      <w:marRight w:val="0"/>
      <w:marTop w:val="0"/>
      <w:marBottom w:val="0"/>
      <w:divBdr>
        <w:top w:val="none" w:sz="0" w:space="0" w:color="auto"/>
        <w:left w:val="none" w:sz="0" w:space="0" w:color="auto"/>
        <w:bottom w:val="none" w:sz="0" w:space="0" w:color="auto"/>
        <w:right w:val="none" w:sz="0" w:space="0" w:color="auto"/>
      </w:divBdr>
    </w:div>
    <w:div w:id="348216713">
      <w:marLeft w:val="640"/>
      <w:marRight w:val="0"/>
      <w:marTop w:val="0"/>
      <w:marBottom w:val="0"/>
      <w:divBdr>
        <w:top w:val="none" w:sz="0" w:space="0" w:color="auto"/>
        <w:left w:val="none" w:sz="0" w:space="0" w:color="auto"/>
        <w:bottom w:val="none" w:sz="0" w:space="0" w:color="auto"/>
        <w:right w:val="none" w:sz="0" w:space="0" w:color="auto"/>
      </w:divBdr>
    </w:div>
    <w:div w:id="348259570">
      <w:marLeft w:val="640"/>
      <w:marRight w:val="0"/>
      <w:marTop w:val="0"/>
      <w:marBottom w:val="0"/>
      <w:divBdr>
        <w:top w:val="none" w:sz="0" w:space="0" w:color="auto"/>
        <w:left w:val="none" w:sz="0" w:space="0" w:color="auto"/>
        <w:bottom w:val="none" w:sz="0" w:space="0" w:color="auto"/>
        <w:right w:val="none" w:sz="0" w:space="0" w:color="auto"/>
      </w:divBdr>
    </w:div>
    <w:div w:id="348265716">
      <w:marLeft w:val="640"/>
      <w:marRight w:val="0"/>
      <w:marTop w:val="0"/>
      <w:marBottom w:val="0"/>
      <w:divBdr>
        <w:top w:val="none" w:sz="0" w:space="0" w:color="auto"/>
        <w:left w:val="none" w:sz="0" w:space="0" w:color="auto"/>
        <w:bottom w:val="none" w:sz="0" w:space="0" w:color="auto"/>
        <w:right w:val="none" w:sz="0" w:space="0" w:color="auto"/>
      </w:divBdr>
    </w:div>
    <w:div w:id="348289322">
      <w:marLeft w:val="640"/>
      <w:marRight w:val="0"/>
      <w:marTop w:val="0"/>
      <w:marBottom w:val="0"/>
      <w:divBdr>
        <w:top w:val="none" w:sz="0" w:space="0" w:color="auto"/>
        <w:left w:val="none" w:sz="0" w:space="0" w:color="auto"/>
        <w:bottom w:val="none" w:sz="0" w:space="0" w:color="auto"/>
        <w:right w:val="none" w:sz="0" w:space="0" w:color="auto"/>
      </w:divBdr>
    </w:div>
    <w:div w:id="348408940">
      <w:marLeft w:val="640"/>
      <w:marRight w:val="0"/>
      <w:marTop w:val="0"/>
      <w:marBottom w:val="0"/>
      <w:divBdr>
        <w:top w:val="none" w:sz="0" w:space="0" w:color="auto"/>
        <w:left w:val="none" w:sz="0" w:space="0" w:color="auto"/>
        <w:bottom w:val="none" w:sz="0" w:space="0" w:color="auto"/>
        <w:right w:val="none" w:sz="0" w:space="0" w:color="auto"/>
      </w:divBdr>
    </w:div>
    <w:div w:id="348410904">
      <w:marLeft w:val="640"/>
      <w:marRight w:val="0"/>
      <w:marTop w:val="0"/>
      <w:marBottom w:val="0"/>
      <w:divBdr>
        <w:top w:val="none" w:sz="0" w:space="0" w:color="auto"/>
        <w:left w:val="none" w:sz="0" w:space="0" w:color="auto"/>
        <w:bottom w:val="none" w:sz="0" w:space="0" w:color="auto"/>
        <w:right w:val="none" w:sz="0" w:space="0" w:color="auto"/>
      </w:divBdr>
    </w:div>
    <w:div w:id="348526630">
      <w:marLeft w:val="640"/>
      <w:marRight w:val="0"/>
      <w:marTop w:val="0"/>
      <w:marBottom w:val="0"/>
      <w:divBdr>
        <w:top w:val="none" w:sz="0" w:space="0" w:color="auto"/>
        <w:left w:val="none" w:sz="0" w:space="0" w:color="auto"/>
        <w:bottom w:val="none" w:sz="0" w:space="0" w:color="auto"/>
        <w:right w:val="none" w:sz="0" w:space="0" w:color="auto"/>
      </w:divBdr>
    </w:div>
    <w:div w:id="348529176">
      <w:marLeft w:val="640"/>
      <w:marRight w:val="0"/>
      <w:marTop w:val="0"/>
      <w:marBottom w:val="0"/>
      <w:divBdr>
        <w:top w:val="none" w:sz="0" w:space="0" w:color="auto"/>
        <w:left w:val="none" w:sz="0" w:space="0" w:color="auto"/>
        <w:bottom w:val="none" w:sz="0" w:space="0" w:color="auto"/>
        <w:right w:val="none" w:sz="0" w:space="0" w:color="auto"/>
      </w:divBdr>
    </w:div>
    <w:div w:id="348601433">
      <w:marLeft w:val="640"/>
      <w:marRight w:val="0"/>
      <w:marTop w:val="0"/>
      <w:marBottom w:val="0"/>
      <w:divBdr>
        <w:top w:val="none" w:sz="0" w:space="0" w:color="auto"/>
        <w:left w:val="none" w:sz="0" w:space="0" w:color="auto"/>
        <w:bottom w:val="none" w:sz="0" w:space="0" w:color="auto"/>
        <w:right w:val="none" w:sz="0" w:space="0" w:color="auto"/>
      </w:divBdr>
    </w:div>
    <w:div w:id="348606628">
      <w:marLeft w:val="640"/>
      <w:marRight w:val="0"/>
      <w:marTop w:val="0"/>
      <w:marBottom w:val="0"/>
      <w:divBdr>
        <w:top w:val="none" w:sz="0" w:space="0" w:color="auto"/>
        <w:left w:val="none" w:sz="0" w:space="0" w:color="auto"/>
        <w:bottom w:val="none" w:sz="0" w:space="0" w:color="auto"/>
        <w:right w:val="none" w:sz="0" w:space="0" w:color="auto"/>
      </w:divBdr>
    </w:div>
    <w:div w:id="348682782">
      <w:marLeft w:val="640"/>
      <w:marRight w:val="0"/>
      <w:marTop w:val="0"/>
      <w:marBottom w:val="0"/>
      <w:divBdr>
        <w:top w:val="none" w:sz="0" w:space="0" w:color="auto"/>
        <w:left w:val="none" w:sz="0" w:space="0" w:color="auto"/>
        <w:bottom w:val="none" w:sz="0" w:space="0" w:color="auto"/>
        <w:right w:val="none" w:sz="0" w:space="0" w:color="auto"/>
      </w:divBdr>
    </w:div>
    <w:div w:id="348724998">
      <w:marLeft w:val="640"/>
      <w:marRight w:val="0"/>
      <w:marTop w:val="0"/>
      <w:marBottom w:val="0"/>
      <w:divBdr>
        <w:top w:val="none" w:sz="0" w:space="0" w:color="auto"/>
        <w:left w:val="none" w:sz="0" w:space="0" w:color="auto"/>
        <w:bottom w:val="none" w:sz="0" w:space="0" w:color="auto"/>
        <w:right w:val="none" w:sz="0" w:space="0" w:color="auto"/>
      </w:divBdr>
    </w:div>
    <w:div w:id="348869346">
      <w:marLeft w:val="640"/>
      <w:marRight w:val="0"/>
      <w:marTop w:val="0"/>
      <w:marBottom w:val="0"/>
      <w:divBdr>
        <w:top w:val="none" w:sz="0" w:space="0" w:color="auto"/>
        <w:left w:val="none" w:sz="0" w:space="0" w:color="auto"/>
        <w:bottom w:val="none" w:sz="0" w:space="0" w:color="auto"/>
        <w:right w:val="none" w:sz="0" w:space="0" w:color="auto"/>
      </w:divBdr>
    </w:div>
    <w:div w:id="348873289">
      <w:marLeft w:val="640"/>
      <w:marRight w:val="0"/>
      <w:marTop w:val="0"/>
      <w:marBottom w:val="0"/>
      <w:divBdr>
        <w:top w:val="none" w:sz="0" w:space="0" w:color="auto"/>
        <w:left w:val="none" w:sz="0" w:space="0" w:color="auto"/>
        <w:bottom w:val="none" w:sz="0" w:space="0" w:color="auto"/>
        <w:right w:val="none" w:sz="0" w:space="0" w:color="auto"/>
      </w:divBdr>
    </w:div>
    <w:div w:id="348989493">
      <w:marLeft w:val="640"/>
      <w:marRight w:val="0"/>
      <w:marTop w:val="0"/>
      <w:marBottom w:val="0"/>
      <w:divBdr>
        <w:top w:val="none" w:sz="0" w:space="0" w:color="auto"/>
        <w:left w:val="none" w:sz="0" w:space="0" w:color="auto"/>
        <w:bottom w:val="none" w:sz="0" w:space="0" w:color="auto"/>
        <w:right w:val="none" w:sz="0" w:space="0" w:color="auto"/>
      </w:divBdr>
    </w:div>
    <w:div w:id="348991511">
      <w:marLeft w:val="640"/>
      <w:marRight w:val="0"/>
      <w:marTop w:val="0"/>
      <w:marBottom w:val="0"/>
      <w:divBdr>
        <w:top w:val="none" w:sz="0" w:space="0" w:color="auto"/>
        <w:left w:val="none" w:sz="0" w:space="0" w:color="auto"/>
        <w:bottom w:val="none" w:sz="0" w:space="0" w:color="auto"/>
        <w:right w:val="none" w:sz="0" w:space="0" w:color="auto"/>
      </w:divBdr>
    </w:div>
    <w:div w:id="349062581">
      <w:marLeft w:val="640"/>
      <w:marRight w:val="0"/>
      <w:marTop w:val="0"/>
      <w:marBottom w:val="0"/>
      <w:divBdr>
        <w:top w:val="none" w:sz="0" w:space="0" w:color="auto"/>
        <w:left w:val="none" w:sz="0" w:space="0" w:color="auto"/>
        <w:bottom w:val="none" w:sz="0" w:space="0" w:color="auto"/>
        <w:right w:val="none" w:sz="0" w:space="0" w:color="auto"/>
      </w:divBdr>
    </w:div>
    <w:div w:id="349071303">
      <w:marLeft w:val="640"/>
      <w:marRight w:val="0"/>
      <w:marTop w:val="0"/>
      <w:marBottom w:val="0"/>
      <w:divBdr>
        <w:top w:val="none" w:sz="0" w:space="0" w:color="auto"/>
        <w:left w:val="none" w:sz="0" w:space="0" w:color="auto"/>
        <w:bottom w:val="none" w:sz="0" w:space="0" w:color="auto"/>
        <w:right w:val="none" w:sz="0" w:space="0" w:color="auto"/>
      </w:divBdr>
    </w:div>
    <w:div w:id="349113070">
      <w:marLeft w:val="640"/>
      <w:marRight w:val="0"/>
      <w:marTop w:val="0"/>
      <w:marBottom w:val="0"/>
      <w:divBdr>
        <w:top w:val="none" w:sz="0" w:space="0" w:color="auto"/>
        <w:left w:val="none" w:sz="0" w:space="0" w:color="auto"/>
        <w:bottom w:val="none" w:sz="0" w:space="0" w:color="auto"/>
        <w:right w:val="none" w:sz="0" w:space="0" w:color="auto"/>
      </w:divBdr>
    </w:div>
    <w:div w:id="349186394">
      <w:marLeft w:val="640"/>
      <w:marRight w:val="0"/>
      <w:marTop w:val="0"/>
      <w:marBottom w:val="0"/>
      <w:divBdr>
        <w:top w:val="none" w:sz="0" w:space="0" w:color="auto"/>
        <w:left w:val="none" w:sz="0" w:space="0" w:color="auto"/>
        <w:bottom w:val="none" w:sz="0" w:space="0" w:color="auto"/>
        <w:right w:val="none" w:sz="0" w:space="0" w:color="auto"/>
      </w:divBdr>
    </w:div>
    <w:div w:id="349260598">
      <w:marLeft w:val="640"/>
      <w:marRight w:val="0"/>
      <w:marTop w:val="0"/>
      <w:marBottom w:val="0"/>
      <w:divBdr>
        <w:top w:val="none" w:sz="0" w:space="0" w:color="auto"/>
        <w:left w:val="none" w:sz="0" w:space="0" w:color="auto"/>
        <w:bottom w:val="none" w:sz="0" w:space="0" w:color="auto"/>
        <w:right w:val="none" w:sz="0" w:space="0" w:color="auto"/>
      </w:divBdr>
    </w:div>
    <w:div w:id="349331347">
      <w:marLeft w:val="640"/>
      <w:marRight w:val="0"/>
      <w:marTop w:val="0"/>
      <w:marBottom w:val="0"/>
      <w:divBdr>
        <w:top w:val="none" w:sz="0" w:space="0" w:color="auto"/>
        <w:left w:val="none" w:sz="0" w:space="0" w:color="auto"/>
        <w:bottom w:val="none" w:sz="0" w:space="0" w:color="auto"/>
        <w:right w:val="none" w:sz="0" w:space="0" w:color="auto"/>
      </w:divBdr>
    </w:div>
    <w:div w:id="349332210">
      <w:marLeft w:val="640"/>
      <w:marRight w:val="0"/>
      <w:marTop w:val="0"/>
      <w:marBottom w:val="0"/>
      <w:divBdr>
        <w:top w:val="none" w:sz="0" w:space="0" w:color="auto"/>
        <w:left w:val="none" w:sz="0" w:space="0" w:color="auto"/>
        <w:bottom w:val="none" w:sz="0" w:space="0" w:color="auto"/>
        <w:right w:val="none" w:sz="0" w:space="0" w:color="auto"/>
      </w:divBdr>
    </w:div>
    <w:div w:id="349333238">
      <w:marLeft w:val="640"/>
      <w:marRight w:val="0"/>
      <w:marTop w:val="0"/>
      <w:marBottom w:val="0"/>
      <w:divBdr>
        <w:top w:val="none" w:sz="0" w:space="0" w:color="auto"/>
        <w:left w:val="none" w:sz="0" w:space="0" w:color="auto"/>
        <w:bottom w:val="none" w:sz="0" w:space="0" w:color="auto"/>
        <w:right w:val="none" w:sz="0" w:space="0" w:color="auto"/>
      </w:divBdr>
    </w:div>
    <w:div w:id="349339079">
      <w:marLeft w:val="640"/>
      <w:marRight w:val="0"/>
      <w:marTop w:val="0"/>
      <w:marBottom w:val="0"/>
      <w:divBdr>
        <w:top w:val="none" w:sz="0" w:space="0" w:color="auto"/>
        <w:left w:val="none" w:sz="0" w:space="0" w:color="auto"/>
        <w:bottom w:val="none" w:sz="0" w:space="0" w:color="auto"/>
        <w:right w:val="none" w:sz="0" w:space="0" w:color="auto"/>
      </w:divBdr>
    </w:div>
    <w:div w:id="349373578">
      <w:marLeft w:val="640"/>
      <w:marRight w:val="0"/>
      <w:marTop w:val="0"/>
      <w:marBottom w:val="0"/>
      <w:divBdr>
        <w:top w:val="none" w:sz="0" w:space="0" w:color="auto"/>
        <w:left w:val="none" w:sz="0" w:space="0" w:color="auto"/>
        <w:bottom w:val="none" w:sz="0" w:space="0" w:color="auto"/>
        <w:right w:val="none" w:sz="0" w:space="0" w:color="auto"/>
      </w:divBdr>
    </w:div>
    <w:div w:id="349452506">
      <w:marLeft w:val="640"/>
      <w:marRight w:val="0"/>
      <w:marTop w:val="0"/>
      <w:marBottom w:val="0"/>
      <w:divBdr>
        <w:top w:val="none" w:sz="0" w:space="0" w:color="auto"/>
        <w:left w:val="none" w:sz="0" w:space="0" w:color="auto"/>
        <w:bottom w:val="none" w:sz="0" w:space="0" w:color="auto"/>
        <w:right w:val="none" w:sz="0" w:space="0" w:color="auto"/>
      </w:divBdr>
    </w:div>
    <w:div w:id="349454972">
      <w:marLeft w:val="640"/>
      <w:marRight w:val="0"/>
      <w:marTop w:val="0"/>
      <w:marBottom w:val="0"/>
      <w:divBdr>
        <w:top w:val="none" w:sz="0" w:space="0" w:color="auto"/>
        <w:left w:val="none" w:sz="0" w:space="0" w:color="auto"/>
        <w:bottom w:val="none" w:sz="0" w:space="0" w:color="auto"/>
        <w:right w:val="none" w:sz="0" w:space="0" w:color="auto"/>
      </w:divBdr>
    </w:div>
    <w:div w:id="349531581">
      <w:marLeft w:val="640"/>
      <w:marRight w:val="0"/>
      <w:marTop w:val="0"/>
      <w:marBottom w:val="0"/>
      <w:divBdr>
        <w:top w:val="none" w:sz="0" w:space="0" w:color="auto"/>
        <w:left w:val="none" w:sz="0" w:space="0" w:color="auto"/>
        <w:bottom w:val="none" w:sz="0" w:space="0" w:color="auto"/>
        <w:right w:val="none" w:sz="0" w:space="0" w:color="auto"/>
      </w:divBdr>
    </w:div>
    <w:div w:id="349645534">
      <w:marLeft w:val="640"/>
      <w:marRight w:val="0"/>
      <w:marTop w:val="0"/>
      <w:marBottom w:val="0"/>
      <w:divBdr>
        <w:top w:val="none" w:sz="0" w:space="0" w:color="auto"/>
        <w:left w:val="none" w:sz="0" w:space="0" w:color="auto"/>
        <w:bottom w:val="none" w:sz="0" w:space="0" w:color="auto"/>
        <w:right w:val="none" w:sz="0" w:space="0" w:color="auto"/>
      </w:divBdr>
    </w:div>
    <w:div w:id="349725148">
      <w:marLeft w:val="640"/>
      <w:marRight w:val="0"/>
      <w:marTop w:val="0"/>
      <w:marBottom w:val="0"/>
      <w:divBdr>
        <w:top w:val="none" w:sz="0" w:space="0" w:color="auto"/>
        <w:left w:val="none" w:sz="0" w:space="0" w:color="auto"/>
        <w:bottom w:val="none" w:sz="0" w:space="0" w:color="auto"/>
        <w:right w:val="none" w:sz="0" w:space="0" w:color="auto"/>
      </w:divBdr>
    </w:div>
    <w:div w:id="349794606">
      <w:marLeft w:val="640"/>
      <w:marRight w:val="0"/>
      <w:marTop w:val="0"/>
      <w:marBottom w:val="0"/>
      <w:divBdr>
        <w:top w:val="none" w:sz="0" w:space="0" w:color="auto"/>
        <w:left w:val="none" w:sz="0" w:space="0" w:color="auto"/>
        <w:bottom w:val="none" w:sz="0" w:space="0" w:color="auto"/>
        <w:right w:val="none" w:sz="0" w:space="0" w:color="auto"/>
      </w:divBdr>
    </w:div>
    <w:div w:id="350185815">
      <w:marLeft w:val="640"/>
      <w:marRight w:val="0"/>
      <w:marTop w:val="0"/>
      <w:marBottom w:val="0"/>
      <w:divBdr>
        <w:top w:val="none" w:sz="0" w:space="0" w:color="auto"/>
        <w:left w:val="none" w:sz="0" w:space="0" w:color="auto"/>
        <w:bottom w:val="none" w:sz="0" w:space="0" w:color="auto"/>
        <w:right w:val="none" w:sz="0" w:space="0" w:color="auto"/>
      </w:divBdr>
    </w:div>
    <w:div w:id="350226630">
      <w:marLeft w:val="640"/>
      <w:marRight w:val="0"/>
      <w:marTop w:val="0"/>
      <w:marBottom w:val="0"/>
      <w:divBdr>
        <w:top w:val="none" w:sz="0" w:space="0" w:color="auto"/>
        <w:left w:val="none" w:sz="0" w:space="0" w:color="auto"/>
        <w:bottom w:val="none" w:sz="0" w:space="0" w:color="auto"/>
        <w:right w:val="none" w:sz="0" w:space="0" w:color="auto"/>
      </w:divBdr>
    </w:div>
    <w:div w:id="350302682">
      <w:marLeft w:val="640"/>
      <w:marRight w:val="0"/>
      <w:marTop w:val="0"/>
      <w:marBottom w:val="0"/>
      <w:divBdr>
        <w:top w:val="none" w:sz="0" w:space="0" w:color="auto"/>
        <w:left w:val="none" w:sz="0" w:space="0" w:color="auto"/>
        <w:bottom w:val="none" w:sz="0" w:space="0" w:color="auto"/>
        <w:right w:val="none" w:sz="0" w:space="0" w:color="auto"/>
      </w:divBdr>
    </w:div>
    <w:div w:id="350571309">
      <w:marLeft w:val="640"/>
      <w:marRight w:val="0"/>
      <w:marTop w:val="0"/>
      <w:marBottom w:val="0"/>
      <w:divBdr>
        <w:top w:val="none" w:sz="0" w:space="0" w:color="auto"/>
        <w:left w:val="none" w:sz="0" w:space="0" w:color="auto"/>
        <w:bottom w:val="none" w:sz="0" w:space="0" w:color="auto"/>
        <w:right w:val="none" w:sz="0" w:space="0" w:color="auto"/>
      </w:divBdr>
    </w:div>
    <w:div w:id="350573786">
      <w:marLeft w:val="640"/>
      <w:marRight w:val="0"/>
      <w:marTop w:val="0"/>
      <w:marBottom w:val="0"/>
      <w:divBdr>
        <w:top w:val="none" w:sz="0" w:space="0" w:color="auto"/>
        <w:left w:val="none" w:sz="0" w:space="0" w:color="auto"/>
        <w:bottom w:val="none" w:sz="0" w:space="0" w:color="auto"/>
        <w:right w:val="none" w:sz="0" w:space="0" w:color="auto"/>
      </w:divBdr>
    </w:div>
    <w:div w:id="350693563">
      <w:marLeft w:val="640"/>
      <w:marRight w:val="0"/>
      <w:marTop w:val="0"/>
      <w:marBottom w:val="0"/>
      <w:divBdr>
        <w:top w:val="none" w:sz="0" w:space="0" w:color="auto"/>
        <w:left w:val="none" w:sz="0" w:space="0" w:color="auto"/>
        <w:bottom w:val="none" w:sz="0" w:space="0" w:color="auto"/>
        <w:right w:val="none" w:sz="0" w:space="0" w:color="auto"/>
      </w:divBdr>
    </w:div>
    <w:div w:id="350960495">
      <w:marLeft w:val="640"/>
      <w:marRight w:val="0"/>
      <w:marTop w:val="0"/>
      <w:marBottom w:val="0"/>
      <w:divBdr>
        <w:top w:val="none" w:sz="0" w:space="0" w:color="auto"/>
        <w:left w:val="none" w:sz="0" w:space="0" w:color="auto"/>
        <w:bottom w:val="none" w:sz="0" w:space="0" w:color="auto"/>
        <w:right w:val="none" w:sz="0" w:space="0" w:color="auto"/>
      </w:divBdr>
    </w:div>
    <w:div w:id="351077293">
      <w:marLeft w:val="640"/>
      <w:marRight w:val="0"/>
      <w:marTop w:val="0"/>
      <w:marBottom w:val="0"/>
      <w:divBdr>
        <w:top w:val="none" w:sz="0" w:space="0" w:color="auto"/>
        <w:left w:val="none" w:sz="0" w:space="0" w:color="auto"/>
        <w:bottom w:val="none" w:sz="0" w:space="0" w:color="auto"/>
        <w:right w:val="none" w:sz="0" w:space="0" w:color="auto"/>
      </w:divBdr>
    </w:div>
    <w:div w:id="351222470">
      <w:marLeft w:val="640"/>
      <w:marRight w:val="0"/>
      <w:marTop w:val="0"/>
      <w:marBottom w:val="0"/>
      <w:divBdr>
        <w:top w:val="none" w:sz="0" w:space="0" w:color="auto"/>
        <w:left w:val="none" w:sz="0" w:space="0" w:color="auto"/>
        <w:bottom w:val="none" w:sz="0" w:space="0" w:color="auto"/>
        <w:right w:val="none" w:sz="0" w:space="0" w:color="auto"/>
      </w:divBdr>
    </w:div>
    <w:div w:id="351416962">
      <w:marLeft w:val="640"/>
      <w:marRight w:val="0"/>
      <w:marTop w:val="0"/>
      <w:marBottom w:val="0"/>
      <w:divBdr>
        <w:top w:val="none" w:sz="0" w:space="0" w:color="auto"/>
        <w:left w:val="none" w:sz="0" w:space="0" w:color="auto"/>
        <w:bottom w:val="none" w:sz="0" w:space="0" w:color="auto"/>
        <w:right w:val="none" w:sz="0" w:space="0" w:color="auto"/>
      </w:divBdr>
    </w:div>
    <w:div w:id="351495340">
      <w:marLeft w:val="640"/>
      <w:marRight w:val="0"/>
      <w:marTop w:val="0"/>
      <w:marBottom w:val="0"/>
      <w:divBdr>
        <w:top w:val="none" w:sz="0" w:space="0" w:color="auto"/>
        <w:left w:val="none" w:sz="0" w:space="0" w:color="auto"/>
        <w:bottom w:val="none" w:sz="0" w:space="0" w:color="auto"/>
        <w:right w:val="none" w:sz="0" w:space="0" w:color="auto"/>
      </w:divBdr>
    </w:div>
    <w:div w:id="351498655">
      <w:marLeft w:val="640"/>
      <w:marRight w:val="0"/>
      <w:marTop w:val="0"/>
      <w:marBottom w:val="0"/>
      <w:divBdr>
        <w:top w:val="none" w:sz="0" w:space="0" w:color="auto"/>
        <w:left w:val="none" w:sz="0" w:space="0" w:color="auto"/>
        <w:bottom w:val="none" w:sz="0" w:space="0" w:color="auto"/>
        <w:right w:val="none" w:sz="0" w:space="0" w:color="auto"/>
      </w:divBdr>
    </w:div>
    <w:div w:id="351499252">
      <w:marLeft w:val="640"/>
      <w:marRight w:val="0"/>
      <w:marTop w:val="0"/>
      <w:marBottom w:val="0"/>
      <w:divBdr>
        <w:top w:val="none" w:sz="0" w:space="0" w:color="auto"/>
        <w:left w:val="none" w:sz="0" w:space="0" w:color="auto"/>
        <w:bottom w:val="none" w:sz="0" w:space="0" w:color="auto"/>
        <w:right w:val="none" w:sz="0" w:space="0" w:color="auto"/>
      </w:divBdr>
    </w:div>
    <w:div w:id="351731794">
      <w:marLeft w:val="640"/>
      <w:marRight w:val="0"/>
      <w:marTop w:val="0"/>
      <w:marBottom w:val="0"/>
      <w:divBdr>
        <w:top w:val="none" w:sz="0" w:space="0" w:color="auto"/>
        <w:left w:val="none" w:sz="0" w:space="0" w:color="auto"/>
        <w:bottom w:val="none" w:sz="0" w:space="0" w:color="auto"/>
        <w:right w:val="none" w:sz="0" w:space="0" w:color="auto"/>
      </w:divBdr>
    </w:div>
    <w:div w:id="351956775">
      <w:marLeft w:val="640"/>
      <w:marRight w:val="0"/>
      <w:marTop w:val="0"/>
      <w:marBottom w:val="0"/>
      <w:divBdr>
        <w:top w:val="none" w:sz="0" w:space="0" w:color="auto"/>
        <w:left w:val="none" w:sz="0" w:space="0" w:color="auto"/>
        <w:bottom w:val="none" w:sz="0" w:space="0" w:color="auto"/>
        <w:right w:val="none" w:sz="0" w:space="0" w:color="auto"/>
      </w:divBdr>
    </w:div>
    <w:div w:id="351960120">
      <w:marLeft w:val="640"/>
      <w:marRight w:val="0"/>
      <w:marTop w:val="0"/>
      <w:marBottom w:val="0"/>
      <w:divBdr>
        <w:top w:val="none" w:sz="0" w:space="0" w:color="auto"/>
        <w:left w:val="none" w:sz="0" w:space="0" w:color="auto"/>
        <w:bottom w:val="none" w:sz="0" w:space="0" w:color="auto"/>
        <w:right w:val="none" w:sz="0" w:space="0" w:color="auto"/>
      </w:divBdr>
    </w:div>
    <w:div w:id="351999414">
      <w:marLeft w:val="640"/>
      <w:marRight w:val="0"/>
      <w:marTop w:val="0"/>
      <w:marBottom w:val="0"/>
      <w:divBdr>
        <w:top w:val="none" w:sz="0" w:space="0" w:color="auto"/>
        <w:left w:val="none" w:sz="0" w:space="0" w:color="auto"/>
        <w:bottom w:val="none" w:sz="0" w:space="0" w:color="auto"/>
        <w:right w:val="none" w:sz="0" w:space="0" w:color="auto"/>
      </w:divBdr>
    </w:div>
    <w:div w:id="352146269">
      <w:marLeft w:val="640"/>
      <w:marRight w:val="0"/>
      <w:marTop w:val="0"/>
      <w:marBottom w:val="0"/>
      <w:divBdr>
        <w:top w:val="none" w:sz="0" w:space="0" w:color="auto"/>
        <w:left w:val="none" w:sz="0" w:space="0" w:color="auto"/>
        <w:bottom w:val="none" w:sz="0" w:space="0" w:color="auto"/>
        <w:right w:val="none" w:sz="0" w:space="0" w:color="auto"/>
      </w:divBdr>
    </w:div>
    <w:div w:id="352193926">
      <w:marLeft w:val="640"/>
      <w:marRight w:val="0"/>
      <w:marTop w:val="0"/>
      <w:marBottom w:val="0"/>
      <w:divBdr>
        <w:top w:val="none" w:sz="0" w:space="0" w:color="auto"/>
        <w:left w:val="none" w:sz="0" w:space="0" w:color="auto"/>
        <w:bottom w:val="none" w:sz="0" w:space="0" w:color="auto"/>
        <w:right w:val="none" w:sz="0" w:space="0" w:color="auto"/>
      </w:divBdr>
    </w:div>
    <w:div w:id="352221793">
      <w:marLeft w:val="640"/>
      <w:marRight w:val="0"/>
      <w:marTop w:val="0"/>
      <w:marBottom w:val="0"/>
      <w:divBdr>
        <w:top w:val="none" w:sz="0" w:space="0" w:color="auto"/>
        <w:left w:val="none" w:sz="0" w:space="0" w:color="auto"/>
        <w:bottom w:val="none" w:sz="0" w:space="0" w:color="auto"/>
        <w:right w:val="none" w:sz="0" w:space="0" w:color="auto"/>
      </w:divBdr>
    </w:div>
    <w:div w:id="352270436">
      <w:marLeft w:val="640"/>
      <w:marRight w:val="0"/>
      <w:marTop w:val="0"/>
      <w:marBottom w:val="0"/>
      <w:divBdr>
        <w:top w:val="none" w:sz="0" w:space="0" w:color="auto"/>
        <w:left w:val="none" w:sz="0" w:space="0" w:color="auto"/>
        <w:bottom w:val="none" w:sz="0" w:space="0" w:color="auto"/>
        <w:right w:val="none" w:sz="0" w:space="0" w:color="auto"/>
      </w:divBdr>
    </w:div>
    <w:div w:id="352415183">
      <w:marLeft w:val="640"/>
      <w:marRight w:val="0"/>
      <w:marTop w:val="0"/>
      <w:marBottom w:val="0"/>
      <w:divBdr>
        <w:top w:val="none" w:sz="0" w:space="0" w:color="auto"/>
        <w:left w:val="none" w:sz="0" w:space="0" w:color="auto"/>
        <w:bottom w:val="none" w:sz="0" w:space="0" w:color="auto"/>
        <w:right w:val="none" w:sz="0" w:space="0" w:color="auto"/>
      </w:divBdr>
    </w:div>
    <w:div w:id="352459750">
      <w:marLeft w:val="640"/>
      <w:marRight w:val="0"/>
      <w:marTop w:val="0"/>
      <w:marBottom w:val="0"/>
      <w:divBdr>
        <w:top w:val="none" w:sz="0" w:space="0" w:color="auto"/>
        <w:left w:val="none" w:sz="0" w:space="0" w:color="auto"/>
        <w:bottom w:val="none" w:sz="0" w:space="0" w:color="auto"/>
        <w:right w:val="none" w:sz="0" w:space="0" w:color="auto"/>
      </w:divBdr>
    </w:div>
    <w:div w:id="352608681">
      <w:marLeft w:val="640"/>
      <w:marRight w:val="0"/>
      <w:marTop w:val="0"/>
      <w:marBottom w:val="0"/>
      <w:divBdr>
        <w:top w:val="none" w:sz="0" w:space="0" w:color="auto"/>
        <w:left w:val="none" w:sz="0" w:space="0" w:color="auto"/>
        <w:bottom w:val="none" w:sz="0" w:space="0" w:color="auto"/>
        <w:right w:val="none" w:sz="0" w:space="0" w:color="auto"/>
      </w:divBdr>
    </w:div>
    <w:div w:id="352613409">
      <w:marLeft w:val="640"/>
      <w:marRight w:val="0"/>
      <w:marTop w:val="0"/>
      <w:marBottom w:val="0"/>
      <w:divBdr>
        <w:top w:val="none" w:sz="0" w:space="0" w:color="auto"/>
        <w:left w:val="none" w:sz="0" w:space="0" w:color="auto"/>
        <w:bottom w:val="none" w:sz="0" w:space="0" w:color="auto"/>
        <w:right w:val="none" w:sz="0" w:space="0" w:color="auto"/>
      </w:divBdr>
    </w:div>
    <w:div w:id="352650482">
      <w:marLeft w:val="640"/>
      <w:marRight w:val="0"/>
      <w:marTop w:val="0"/>
      <w:marBottom w:val="0"/>
      <w:divBdr>
        <w:top w:val="none" w:sz="0" w:space="0" w:color="auto"/>
        <w:left w:val="none" w:sz="0" w:space="0" w:color="auto"/>
        <w:bottom w:val="none" w:sz="0" w:space="0" w:color="auto"/>
        <w:right w:val="none" w:sz="0" w:space="0" w:color="auto"/>
      </w:divBdr>
    </w:div>
    <w:div w:id="352726331">
      <w:marLeft w:val="640"/>
      <w:marRight w:val="0"/>
      <w:marTop w:val="0"/>
      <w:marBottom w:val="0"/>
      <w:divBdr>
        <w:top w:val="none" w:sz="0" w:space="0" w:color="auto"/>
        <w:left w:val="none" w:sz="0" w:space="0" w:color="auto"/>
        <w:bottom w:val="none" w:sz="0" w:space="0" w:color="auto"/>
        <w:right w:val="none" w:sz="0" w:space="0" w:color="auto"/>
      </w:divBdr>
    </w:div>
    <w:div w:id="352727397">
      <w:marLeft w:val="640"/>
      <w:marRight w:val="0"/>
      <w:marTop w:val="0"/>
      <w:marBottom w:val="0"/>
      <w:divBdr>
        <w:top w:val="none" w:sz="0" w:space="0" w:color="auto"/>
        <w:left w:val="none" w:sz="0" w:space="0" w:color="auto"/>
        <w:bottom w:val="none" w:sz="0" w:space="0" w:color="auto"/>
        <w:right w:val="none" w:sz="0" w:space="0" w:color="auto"/>
      </w:divBdr>
    </w:div>
    <w:div w:id="352850201">
      <w:marLeft w:val="640"/>
      <w:marRight w:val="0"/>
      <w:marTop w:val="0"/>
      <w:marBottom w:val="0"/>
      <w:divBdr>
        <w:top w:val="none" w:sz="0" w:space="0" w:color="auto"/>
        <w:left w:val="none" w:sz="0" w:space="0" w:color="auto"/>
        <w:bottom w:val="none" w:sz="0" w:space="0" w:color="auto"/>
        <w:right w:val="none" w:sz="0" w:space="0" w:color="auto"/>
      </w:divBdr>
    </w:div>
    <w:div w:id="353003451">
      <w:marLeft w:val="640"/>
      <w:marRight w:val="0"/>
      <w:marTop w:val="0"/>
      <w:marBottom w:val="0"/>
      <w:divBdr>
        <w:top w:val="none" w:sz="0" w:space="0" w:color="auto"/>
        <w:left w:val="none" w:sz="0" w:space="0" w:color="auto"/>
        <w:bottom w:val="none" w:sz="0" w:space="0" w:color="auto"/>
        <w:right w:val="none" w:sz="0" w:space="0" w:color="auto"/>
      </w:divBdr>
    </w:div>
    <w:div w:id="353116013">
      <w:marLeft w:val="640"/>
      <w:marRight w:val="0"/>
      <w:marTop w:val="0"/>
      <w:marBottom w:val="0"/>
      <w:divBdr>
        <w:top w:val="none" w:sz="0" w:space="0" w:color="auto"/>
        <w:left w:val="none" w:sz="0" w:space="0" w:color="auto"/>
        <w:bottom w:val="none" w:sz="0" w:space="0" w:color="auto"/>
        <w:right w:val="none" w:sz="0" w:space="0" w:color="auto"/>
      </w:divBdr>
    </w:div>
    <w:div w:id="353187681">
      <w:marLeft w:val="640"/>
      <w:marRight w:val="0"/>
      <w:marTop w:val="0"/>
      <w:marBottom w:val="0"/>
      <w:divBdr>
        <w:top w:val="none" w:sz="0" w:space="0" w:color="auto"/>
        <w:left w:val="none" w:sz="0" w:space="0" w:color="auto"/>
        <w:bottom w:val="none" w:sz="0" w:space="0" w:color="auto"/>
        <w:right w:val="none" w:sz="0" w:space="0" w:color="auto"/>
      </w:divBdr>
    </w:div>
    <w:div w:id="353193180">
      <w:marLeft w:val="640"/>
      <w:marRight w:val="0"/>
      <w:marTop w:val="0"/>
      <w:marBottom w:val="0"/>
      <w:divBdr>
        <w:top w:val="none" w:sz="0" w:space="0" w:color="auto"/>
        <w:left w:val="none" w:sz="0" w:space="0" w:color="auto"/>
        <w:bottom w:val="none" w:sz="0" w:space="0" w:color="auto"/>
        <w:right w:val="none" w:sz="0" w:space="0" w:color="auto"/>
      </w:divBdr>
    </w:div>
    <w:div w:id="353263002">
      <w:marLeft w:val="640"/>
      <w:marRight w:val="0"/>
      <w:marTop w:val="0"/>
      <w:marBottom w:val="0"/>
      <w:divBdr>
        <w:top w:val="none" w:sz="0" w:space="0" w:color="auto"/>
        <w:left w:val="none" w:sz="0" w:space="0" w:color="auto"/>
        <w:bottom w:val="none" w:sz="0" w:space="0" w:color="auto"/>
        <w:right w:val="none" w:sz="0" w:space="0" w:color="auto"/>
      </w:divBdr>
    </w:div>
    <w:div w:id="353267372">
      <w:marLeft w:val="640"/>
      <w:marRight w:val="0"/>
      <w:marTop w:val="0"/>
      <w:marBottom w:val="0"/>
      <w:divBdr>
        <w:top w:val="none" w:sz="0" w:space="0" w:color="auto"/>
        <w:left w:val="none" w:sz="0" w:space="0" w:color="auto"/>
        <w:bottom w:val="none" w:sz="0" w:space="0" w:color="auto"/>
        <w:right w:val="none" w:sz="0" w:space="0" w:color="auto"/>
      </w:divBdr>
    </w:div>
    <w:div w:id="353461350">
      <w:marLeft w:val="640"/>
      <w:marRight w:val="0"/>
      <w:marTop w:val="0"/>
      <w:marBottom w:val="0"/>
      <w:divBdr>
        <w:top w:val="none" w:sz="0" w:space="0" w:color="auto"/>
        <w:left w:val="none" w:sz="0" w:space="0" w:color="auto"/>
        <w:bottom w:val="none" w:sz="0" w:space="0" w:color="auto"/>
        <w:right w:val="none" w:sz="0" w:space="0" w:color="auto"/>
      </w:divBdr>
    </w:div>
    <w:div w:id="353574222">
      <w:marLeft w:val="640"/>
      <w:marRight w:val="0"/>
      <w:marTop w:val="0"/>
      <w:marBottom w:val="0"/>
      <w:divBdr>
        <w:top w:val="none" w:sz="0" w:space="0" w:color="auto"/>
        <w:left w:val="none" w:sz="0" w:space="0" w:color="auto"/>
        <w:bottom w:val="none" w:sz="0" w:space="0" w:color="auto"/>
        <w:right w:val="none" w:sz="0" w:space="0" w:color="auto"/>
      </w:divBdr>
    </w:div>
    <w:div w:id="353701070">
      <w:marLeft w:val="640"/>
      <w:marRight w:val="0"/>
      <w:marTop w:val="0"/>
      <w:marBottom w:val="0"/>
      <w:divBdr>
        <w:top w:val="none" w:sz="0" w:space="0" w:color="auto"/>
        <w:left w:val="none" w:sz="0" w:space="0" w:color="auto"/>
        <w:bottom w:val="none" w:sz="0" w:space="0" w:color="auto"/>
        <w:right w:val="none" w:sz="0" w:space="0" w:color="auto"/>
      </w:divBdr>
    </w:div>
    <w:div w:id="353923358">
      <w:marLeft w:val="640"/>
      <w:marRight w:val="0"/>
      <w:marTop w:val="0"/>
      <w:marBottom w:val="0"/>
      <w:divBdr>
        <w:top w:val="none" w:sz="0" w:space="0" w:color="auto"/>
        <w:left w:val="none" w:sz="0" w:space="0" w:color="auto"/>
        <w:bottom w:val="none" w:sz="0" w:space="0" w:color="auto"/>
        <w:right w:val="none" w:sz="0" w:space="0" w:color="auto"/>
      </w:divBdr>
    </w:div>
    <w:div w:id="353923982">
      <w:marLeft w:val="640"/>
      <w:marRight w:val="0"/>
      <w:marTop w:val="0"/>
      <w:marBottom w:val="0"/>
      <w:divBdr>
        <w:top w:val="none" w:sz="0" w:space="0" w:color="auto"/>
        <w:left w:val="none" w:sz="0" w:space="0" w:color="auto"/>
        <w:bottom w:val="none" w:sz="0" w:space="0" w:color="auto"/>
        <w:right w:val="none" w:sz="0" w:space="0" w:color="auto"/>
      </w:divBdr>
    </w:div>
    <w:div w:id="354040748">
      <w:marLeft w:val="640"/>
      <w:marRight w:val="0"/>
      <w:marTop w:val="0"/>
      <w:marBottom w:val="0"/>
      <w:divBdr>
        <w:top w:val="none" w:sz="0" w:space="0" w:color="auto"/>
        <w:left w:val="none" w:sz="0" w:space="0" w:color="auto"/>
        <w:bottom w:val="none" w:sz="0" w:space="0" w:color="auto"/>
        <w:right w:val="none" w:sz="0" w:space="0" w:color="auto"/>
      </w:divBdr>
    </w:div>
    <w:div w:id="354044904">
      <w:marLeft w:val="640"/>
      <w:marRight w:val="0"/>
      <w:marTop w:val="0"/>
      <w:marBottom w:val="0"/>
      <w:divBdr>
        <w:top w:val="none" w:sz="0" w:space="0" w:color="auto"/>
        <w:left w:val="none" w:sz="0" w:space="0" w:color="auto"/>
        <w:bottom w:val="none" w:sz="0" w:space="0" w:color="auto"/>
        <w:right w:val="none" w:sz="0" w:space="0" w:color="auto"/>
      </w:divBdr>
    </w:div>
    <w:div w:id="354113791">
      <w:marLeft w:val="640"/>
      <w:marRight w:val="0"/>
      <w:marTop w:val="0"/>
      <w:marBottom w:val="0"/>
      <w:divBdr>
        <w:top w:val="none" w:sz="0" w:space="0" w:color="auto"/>
        <w:left w:val="none" w:sz="0" w:space="0" w:color="auto"/>
        <w:bottom w:val="none" w:sz="0" w:space="0" w:color="auto"/>
        <w:right w:val="none" w:sz="0" w:space="0" w:color="auto"/>
      </w:divBdr>
    </w:div>
    <w:div w:id="354116518">
      <w:marLeft w:val="640"/>
      <w:marRight w:val="0"/>
      <w:marTop w:val="0"/>
      <w:marBottom w:val="0"/>
      <w:divBdr>
        <w:top w:val="none" w:sz="0" w:space="0" w:color="auto"/>
        <w:left w:val="none" w:sz="0" w:space="0" w:color="auto"/>
        <w:bottom w:val="none" w:sz="0" w:space="0" w:color="auto"/>
        <w:right w:val="none" w:sz="0" w:space="0" w:color="auto"/>
      </w:divBdr>
    </w:div>
    <w:div w:id="354188353">
      <w:marLeft w:val="640"/>
      <w:marRight w:val="0"/>
      <w:marTop w:val="0"/>
      <w:marBottom w:val="0"/>
      <w:divBdr>
        <w:top w:val="none" w:sz="0" w:space="0" w:color="auto"/>
        <w:left w:val="none" w:sz="0" w:space="0" w:color="auto"/>
        <w:bottom w:val="none" w:sz="0" w:space="0" w:color="auto"/>
        <w:right w:val="none" w:sz="0" w:space="0" w:color="auto"/>
      </w:divBdr>
    </w:div>
    <w:div w:id="354188535">
      <w:marLeft w:val="640"/>
      <w:marRight w:val="0"/>
      <w:marTop w:val="0"/>
      <w:marBottom w:val="0"/>
      <w:divBdr>
        <w:top w:val="none" w:sz="0" w:space="0" w:color="auto"/>
        <w:left w:val="none" w:sz="0" w:space="0" w:color="auto"/>
        <w:bottom w:val="none" w:sz="0" w:space="0" w:color="auto"/>
        <w:right w:val="none" w:sz="0" w:space="0" w:color="auto"/>
      </w:divBdr>
    </w:div>
    <w:div w:id="354232754">
      <w:marLeft w:val="640"/>
      <w:marRight w:val="0"/>
      <w:marTop w:val="0"/>
      <w:marBottom w:val="0"/>
      <w:divBdr>
        <w:top w:val="none" w:sz="0" w:space="0" w:color="auto"/>
        <w:left w:val="none" w:sz="0" w:space="0" w:color="auto"/>
        <w:bottom w:val="none" w:sz="0" w:space="0" w:color="auto"/>
        <w:right w:val="none" w:sz="0" w:space="0" w:color="auto"/>
      </w:divBdr>
    </w:div>
    <w:div w:id="354305958">
      <w:marLeft w:val="640"/>
      <w:marRight w:val="0"/>
      <w:marTop w:val="0"/>
      <w:marBottom w:val="0"/>
      <w:divBdr>
        <w:top w:val="none" w:sz="0" w:space="0" w:color="auto"/>
        <w:left w:val="none" w:sz="0" w:space="0" w:color="auto"/>
        <w:bottom w:val="none" w:sz="0" w:space="0" w:color="auto"/>
        <w:right w:val="none" w:sz="0" w:space="0" w:color="auto"/>
      </w:divBdr>
    </w:div>
    <w:div w:id="354501781">
      <w:marLeft w:val="640"/>
      <w:marRight w:val="0"/>
      <w:marTop w:val="0"/>
      <w:marBottom w:val="0"/>
      <w:divBdr>
        <w:top w:val="none" w:sz="0" w:space="0" w:color="auto"/>
        <w:left w:val="none" w:sz="0" w:space="0" w:color="auto"/>
        <w:bottom w:val="none" w:sz="0" w:space="0" w:color="auto"/>
        <w:right w:val="none" w:sz="0" w:space="0" w:color="auto"/>
      </w:divBdr>
    </w:div>
    <w:div w:id="354504876">
      <w:marLeft w:val="640"/>
      <w:marRight w:val="0"/>
      <w:marTop w:val="0"/>
      <w:marBottom w:val="0"/>
      <w:divBdr>
        <w:top w:val="none" w:sz="0" w:space="0" w:color="auto"/>
        <w:left w:val="none" w:sz="0" w:space="0" w:color="auto"/>
        <w:bottom w:val="none" w:sz="0" w:space="0" w:color="auto"/>
        <w:right w:val="none" w:sz="0" w:space="0" w:color="auto"/>
      </w:divBdr>
    </w:div>
    <w:div w:id="354575756">
      <w:marLeft w:val="640"/>
      <w:marRight w:val="0"/>
      <w:marTop w:val="0"/>
      <w:marBottom w:val="0"/>
      <w:divBdr>
        <w:top w:val="none" w:sz="0" w:space="0" w:color="auto"/>
        <w:left w:val="none" w:sz="0" w:space="0" w:color="auto"/>
        <w:bottom w:val="none" w:sz="0" w:space="0" w:color="auto"/>
        <w:right w:val="none" w:sz="0" w:space="0" w:color="auto"/>
      </w:divBdr>
    </w:div>
    <w:div w:id="354578141">
      <w:marLeft w:val="640"/>
      <w:marRight w:val="0"/>
      <w:marTop w:val="0"/>
      <w:marBottom w:val="0"/>
      <w:divBdr>
        <w:top w:val="none" w:sz="0" w:space="0" w:color="auto"/>
        <w:left w:val="none" w:sz="0" w:space="0" w:color="auto"/>
        <w:bottom w:val="none" w:sz="0" w:space="0" w:color="auto"/>
        <w:right w:val="none" w:sz="0" w:space="0" w:color="auto"/>
      </w:divBdr>
    </w:div>
    <w:div w:id="354619234">
      <w:marLeft w:val="640"/>
      <w:marRight w:val="0"/>
      <w:marTop w:val="0"/>
      <w:marBottom w:val="0"/>
      <w:divBdr>
        <w:top w:val="none" w:sz="0" w:space="0" w:color="auto"/>
        <w:left w:val="none" w:sz="0" w:space="0" w:color="auto"/>
        <w:bottom w:val="none" w:sz="0" w:space="0" w:color="auto"/>
        <w:right w:val="none" w:sz="0" w:space="0" w:color="auto"/>
      </w:divBdr>
    </w:div>
    <w:div w:id="354622619">
      <w:marLeft w:val="640"/>
      <w:marRight w:val="0"/>
      <w:marTop w:val="0"/>
      <w:marBottom w:val="0"/>
      <w:divBdr>
        <w:top w:val="none" w:sz="0" w:space="0" w:color="auto"/>
        <w:left w:val="none" w:sz="0" w:space="0" w:color="auto"/>
        <w:bottom w:val="none" w:sz="0" w:space="0" w:color="auto"/>
        <w:right w:val="none" w:sz="0" w:space="0" w:color="auto"/>
      </w:divBdr>
    </w:div>
    <w:div w:id="354698343">
      <w:marLeft w:val="480"/>
      <w:marRight w:val="0"/>
      <w:marTop w:val="0"/>
      <w:marBottom w:val="0"/>
      <w:divBdr>
        <w:top w:val="none" w:sz="0" w:space="0" w:color="auto"/>
        <w:left w:val="none" w:sz="0" w:space="0" w:color="auto"/>
        <w:bottom w:val="none" w:sz="0" w:space="0" w:color="auto"/>
        <w:right w:val="none" w:sz="0" w:space="0" w:color="auto"/>
      </w:divBdr>
    </w:div>
    <w:div w:id="354885447">
      <w:marLeft w:val="640"/>
      <w:marRight w:val="0"/>
      <w:marTop w:val="0"/>
      <w:marBottom w:val="0"/>
      <w:divBdr>
        <w:top w:val="none" w:sz="0" w:space="0" w:color="auto"/>
        <w:left w:val="none" w:sz="0" w:space="0" w:color="auto"/>
        <w:bottom w:val="none" w:sz="0" w:space="0" w:color="auto"/>
        <w:right w:val="none" w:sz="0" w:space="0" w:color="auto"/>
      </w:divBdr>
    </w:div>
    <w:div w:id="354962627">
      <w:marLeft w:val="640"/>
      <w:marRight w:val="0"/>
      <w:marTop w:val="0"/>
      <w:marBottom w:val="0"/>
      <w:divBdr>
        <w:top w:val="none" w:sz="0" w:space="0" w:color="auto"/>
        <w:left w:val="none" w:sz="0" w:space="0" w:color="auto"/>
        <w:bottom w:val="none" w:sz="0" w:space="0" w:color="auto"/>
        <w:right w:val="none" w:sz="0" w:space="0" w:color="auto"/>
      </w:divBdr>
    </w:div>
    <w:div w:id="355084253">
      <w:marLeft w:val="640"/>
      <w:marRight w:val="0"/>
      <w:marTop w:val="0"/>
      <w:marBottom w:val="0"/>
      <w:divBdr>
        <w:top w:val="none" w:sz="0" w:space="0" w:color="auto"/>
        <w:left w:val="none" w:sz="0" w:space="0" w:color="auto"/>
        <w:bottom w:val="none" w:sz="0" w:space="0" w:color="auto"/>
        <w:right w:val="none" w:sz="0" w:space="0" w:color="auto"/>
      </w:divBdr>
    </w:div>
    <w:div w:id="355160228">
      <w:marLeft w:val="640"/>
      <w:marRight w:val="0"/>
      <w:marTop w:val="0"/>
      <w:marBottom w:val="0"/>
      <w:divBdr>
        <w:top w:val="none" w:sz="0" w:space="0" w:color="auto"/>
        <w:left w:val="none" w:sz="0" w:space="0" w:color="auto"/>
        <w:bottom w:val="none" w:sz="0" w:space="0" w:color="auto"/>
        <w:right w:val="none" w:sz="0" w:space="0" w:color="auto"/>
      </w:divBdr>
    </w:div>
    <w:div w:id="355237711">
      <w:marLeft w:val="640"/>
      <w:marRight w:val="0"/>
      <w:marTop w:val="0"/>
      <w:marBottom w:val="0"/>
      <w:divBdr>
        <w:top w:val="none" w:sz="0" w:space="0" w:color="auto"/>
        <w:left w:val="none" w:sz="0" w:space="0" w:color="auto"/>
        <w:bottom w:val="none" w:sz="0" w:space="0" w:color="auto"/>
        <w:right w:val="none" w:sz="0" w:space="0" w:color="auto"/>
      </w:divBdr>
    </w:div>
    <w:div w:id="355273921">
      <w:marLeft w:val="640"/>
      <w:marRight w:val="0"/>
      <w:marTop w:val="0"/>
      <w:marBottom w:val="0"/>
      <w:divBdr>
        <w:top w:val="none" w:sz="0" w:space="0" w:color="auto"/>
        <w:left w:val="none" w:sz="0" w:space="0" w:color="auto"/>
        <w:bottom w:val="none" w:sz="0" w:space="0" w:color="auto"/>
        <w:right w:val="none" w:sz="0" w:space="0" w:color="auto"/>
      </w:divBdr>
    </w:div>
    <w:div w:id="355354008">
      <w:marLeft w:val="640"/>
      <w:marRight w:val="0"/>
      <w:marTop w:val="0"/>
      <w:marBottom w:val="0"/>
      <w:divBdr>
        <w:top w:val="none" w:sz="0" w:space="0" w:color="auto"/>
        <w:left w:val="none" w:sz="0" w:space="0" w:color="auto"/>
        <w:bottom w:val="none" w:sz="0" w:space="0" w:color="auto"/>
        <w:right w:val="none" w:sz="0" w:space="0" w:color="auto"/>
      </w:divBdr>
    </w:div>
    <w:div w:id="355422857">
      <w:marLeft w:val="640"/>
      <w:marRight w:val="0"/>
      <w:marTop w:val="0"/>
      <w:marBottom w:val="0"/>
      <w:divBdr>
        <w:top w:val="none" w:sz="0" w:space="0" w:color="auto"/>
        <w:left w:val="none" w:sz="0" w:space="0" w:color="auto"/>
        <w:bottom w:val="none" w:sz="0" w:space="0" w:color="auto"/>
        <w:right w:val="none" w:sz="0" w:space="0" w:color="auto"/>
      </w:divBdr>
    </w:div>
    <w:div w:id="355429207">
      <w:marLeft w:val="640"/>
      <w:marRight w:val="0"/>
      <w:marTop w:val="0"/>
      <w:marBottom w:val="0"/>
      <w:divBdr>
        <w:top w:val="none" w:sz="0" w:space="0" w:color="auto"/>
        <w:left w:val="none" w:sz="0" w:space="0" w:color="auto"/>
        <w:bottom w:val="none" w:sz="0" w:space="0" w:color="auto"/>
        <w:right w:val="none" w:sz="0" w:space="0" w:color="auto"/>
      </w:divBdr>
    </w:div>
    <w:div w:id="355471403">
      <w:marLeft w:val="640"/>
      <w:marRight w:val="0"/>
      <w:marTop w:val="0"/>
      <w:marBottom w:val="0"/>
      <w:divBdr>
        <w:top w:val="none" w:sz="0" w:space="0" w:color="auto"/>
        <w:left w:val="none" w:sz="0" w:space="0" w:color="auto"/>
        <w:bottom w:val="none" w:sz="0" w:space="0" w:color="auto"/>
        <w:right w:val="none" w:sz="0" w:space="0" w:color="auto"/>
      </w:divBdr>
    </w:div>
    <w:div w:id="355545860">
      <w:marLeft w:val="640"/>
      <w:marRight w:val="0"/>
      <w:marTop w:val="0"/>
      <w:marBottom w:val="0"/>
      <w:divBdr>
        <w:top w:val="none" w:sz="0" w:space="0" w:color="auto"/>
        <w:left w:val="none" w:sz="0" w:space="0" w:color="auto"/>
        <w:bottom w:val="none" w:sz="0" w:space="0" w:color="auto"/>
        <w:right w:val="none" w:sz="0" w:space="0" w:color="auto"/>
      </w:divBdr>
    </w:div>
    <w:div w:id="355734898">
      <w:marLeft w:val="640"/>
      <w:marRight w:val="0"/>
      <w:marTop w:val="0"/>
      <w:marBottom w:val="0"/>
      <w:divBdr>
        <w:top w:val="none" w:sz="0" w:space="0" w:color="auto"/>
        <w:left w:val="none" w:sz="0" w:space="0" w:color="auto"/>
        <w:bottom w:val="none" w:sz="0" w:space="0" w:color="auto"/>
        <w:right w:val="none" w:sz="0" w:space="0" w:color="auto"/>
      </w:divBdr>
    </w:div>
    <w:div w:id="355814697">
      <w:marLeft w:val="640"/>
      <w:marRight w:val="0"/>
      <w:marTop w:val="0"/>
      <w:marBottom w:val="0"/>
      <w:divBdr>
        <w:top w:val="none" w:sz="0" w:space="0" w:color="auto"/>
        <w:left w:val="none" w:sz="0" w:space="0" w:color="auto"/>
        <w:bottom w:val="none" w:sz="0" w:space="0" w:color="auto"/>
        <w:right w:val="none" w:sz="0" w:space="0" w:color="auto"/>
      </w:divBdr>
    </w:div>
    <w:div w:id="355890681">
      <w:marLeft w:val="640"/>
      <w:marRight w:val="0"/>
      <w:marTop w:val="0"/>
      <w:marBottom w:val="0"/>
      <w:divBdr>
        <w:top w:val="none" w:sz="0" w:space="0" w:color="auto"/>
        <w:left w:val="none" w:sz="0" w:space="0" w:color="auto"/>
        <w:bottom w:val="none" w:sz="0" w:space="0" w:color="auto"/>
        <w:right w:val="none" w:sz="0" w:space="0" w:color="auto"/>
      </w:divBdr>
    </w:div>
    <w:div w:id="355929200">
      <w:marLeft w:val="640"/>
      <w:marRight w:val="0"/>
      <w:marTop w:val="0"/>
      <w:marBottom w:val="0"/>
      <w:divBdr>
        <w:top w:val="none" w:sz="0" w:space="0" w:color="auto"/>
        <w:left w:val="none" w:sz="0" w:space="0" w:color="auto"/>
        <w:bottom w:val="none" w:sz="0" w:space="0" w:color="auto"/>
        <w:right w:val="none" w:sz="0" w:space="0" w:color="auto"/>
      </w:divBdr>
    </w:div>
    <w:div w:id="356006688">
      <w:marLeft w:val="640"/>
      <w:marRight w:val="0"/>
      <w:marTop w:val="0"/>
      <w:marBottom w:val="0"/>
      <w:divBdr>
        <w:top w:val="none" w:sz="0" w:space="0" w:color="auto"/>
        <w:left w:val="none" w:sz="0" w:space="0" w:color="auto"/>
        <w:bottom w:val="none" w:sz="0" w:space="0" w:color="auto"/>
        <w:right w:val="none" w:sz="0" w:space="0" w:color="auto"/>
      </w:divBdr>
    </w:div>
    <w:div w:id="356007815">
      <w:marLeft w:val="640"/>
      <w:marRight w:val="0"/>
      <w:marTop w:val="0"/>
      <w:marBottom w:val="0"/>
      <w:divBdr>
        <w:top w:val="none" w:sz="0" w:space="0" w:color="auto"/>
        <w:left w:val="none" w:sz="0" w:space="0" w:color="auto"/>
        <w:bottom w:val="none" w:sz="0" w:space="0" w:color="auto"/>
        <w:right w:val="none" w:sz="0" w:space="0" w:color="auto"/>
      </w:divBdr>
    </w:div>
    <w:div w:id="356079647">
      <w:marLeft w:val="640"/>
      <w:marRight w:val="0"/>
      <w:marTop w:val="0"/>
      <w:marBottom w:val="0"/>
      <w:divBdr>
        <w:top w:val="none" w:sz="0" w:space="0" w:color="auto"/>
        <w:left w:val="none" w:sz="0" w:space="0" w:color="auto"/>
        <w:bottom w:val="none" w:sz="0" w:space="0" w:color="auto"/>
        <w:right w:val="none" w:sz="0" w:space="0" w:color="auto"/>
      </w:divBdr>
    </w:div>
    <w:div w:id="356277419">
      <w:marLeft w:val="640"/>
      <w:marRight w:val="0"/>
      <w:marTop w:val="0"/>
      <w:marBottom w:val="0"/>
      <w:divBdr>
        <w:top w:val="none" w:sz="0" w:space="0" w:color="auto"/>
        <w:left w:val="none" w:sz="0" w:space="0" w:color="auto"/>
        <w:bottom w:val="none" w:sz="0" w:space="0" w:color="auto"/>
        <w:right w:val="none" w:sz="0" w:space="0" w:color="auto"/>
      </w:divBdr>
    </w:div>
    <w:div w:id="356395468">
      <w:marLeft w:val="640"/>
      <w:marRight w:val="0"/>
      <w:marTop w:val="0"/>
      <w:marBottom w:val="0"/>
      <w:divBdr>
        <w:top w:val="none" w:sz="0" w:space="0" w:color="auto"/>
        <w:left w:val="none" w:sz="0" w:space="0" w:color="auto"/>
        <w:bottom w:val="none" w:sz="0" w:space="0" w:color="auto"/>
        <w:right w:val="none" w:sz="0" w:space="0" w:color="auto"/>
      </w:divBdr>
    </w:div>
    <w:div w:id="356733723">
      <w:marLeft w:val="640"/>
      <w:marRight w:val="0"/>
      <w:marTop w:val="0"/>
      <w:marBottom w:val="0"/>
      <w:divBdr>
        <w:top w:val="none" w:sz="0" w:space="0" w:color="auto"/>
        <w:left w:val="none" w:sz="0" w:space="0" w:color="auto"/>
        <w:bottom w:val="none" w:sz="0" w:space="0" w:color="auto"/>
        <w:right w:val="none" w:sz="0" w:space="0" w:color="auto"/>
      </w:divBdr>
    </w:div>
    <w:div w:id="356782464">
      <w:marLeft w:val="480"/>
      <w:marRight w:val="0"/>
      <w:marTop w:val="0"/>
      <w:marBottom w:val="0"/>
      <w:divBdr>
        <w:top w:val="none" w:sz="0" w:space="0" w:color="auto"/>
        <w:left w:val="none" w:sz="0" w:space="0" w:color="auto"/>
        <w:bottom w:val="none" w:sz="0" w:space="0" w:color="auto"/>
        <w:right w:val="none" w:sz="0" w:space="0" w:color="auto"/>
      </w:divBdr>
    </w:div>
    <w:div w:id="356784339">
      <w:marLeft w:val="640"/>
      <w:marRight w:val="0"/>
      <w:marTop w:val="0"/>
      <w:marBottom w:val="0"/>
      <w:divBdr>
        <w:top w:val="none" w:sz="0" w:space="0" w:color="auto"/>
        <w:left w:val="none" w:sz="0" w:space="0" w:color="auto"/>
        <w:bottom w:val="none" w:sz="0" w:space="0" w:color="auto"/>
        <w:right w:val="none" w:sz="0" w:space="0" w:color="auto"/>
      </w:divBdr>
    </w:div>
    <w:div w:id="356855115">
      <w:marLeft w:val="640"/>
      <w:marRight w:val="0"/>
      <w:marTop w:val="0"/>
      <w:marBottom w:val="0"/>
      <w:divBdr>
        <w:top w:val="none" w:sz="0" w:space="0" w:color="auto"/>
        <w:left w:val="none" w:sz="0" w:space="0" w:color="auto"/>
        <w:bottom w:val="none" w:sz="0" w:space="0" w:color="auto"/>
        <w:right w:val="none" w:sz="0" w:space="0" w:color="auto"/>
      </w:divBdr>
    </w:div>
    <w:div w:id="356857707">
      <w:marLeft w:val="640"/>
      <w:marRight w:val="0"/>
      <w:marTop w:val="0"/>
      <w:marBottom w:val="0"/>
      <w:divBdr>
        <w:top w:val="none" w:sz="0" w:space="0" w:color="auto"/>
        <w:left w:val="none" w:sz="0" w:space="0" w:color="auto"/>
        <w:bottom w:val="none" w:sz="0" w:space="0" w:color="auto"/>
        <w:right w:val="none" w:sz="0" w:space="0" w:color="auto"/>
      </w:divBdr>
    </w:div>
    <w:div w:id="356927989">
      <w:marLeft w:val="640"/>
      <w:marRight w:val="0"/>
      <w:marTop w:val="0"/>
      <w:marBottom w:val="0"/>
      <w:divBdr>
        <w:top w:val="none" w:sz="0" w:space="0" w:color="auto"/>
        <w:left w:val="none" w:sz="0" w:space="0" w:color="auto"/>
        <w:bottom w:val="none" w:sz="0" w:space="0" w:color="auto"/>
        <w:right w:val="none" w:sz="0" w:space="0" w:color="auto"/>
      </w:divBdr>
    </w:div>
    <w:div w:id="356929442">
      <w:marLeft w:val="640"/>
      <w:marRight w:val="0"/>
      <w:marTop w:val="0"/>
      <w:marBottom w:val="0"/>
      <w:divBdr>
        <w:top w:val="none" w:sz="0" w:space="0" w:color="auto"/>
        <w:left w:val="none" w:sz="0" w:space="0" w:color="auto"/>
        <w:bottom w:val="none" w:sz="0" w:space="0" w:color="auto"/>
        <w:right w:val="none" w:sz="0" w:space="0" w:color="auto"/>
      </w:divBdr>
    </w:div>
    <w:div w:id="357007241">
      <w:marLeft w:val="640"/>
      <w:marRight w:val="0"/>
      <w:marTop w:val="0"/>
      <w:marBottom w:val="0"/>
      <w:divBdr>
        <w:top w:val="none" w:sz="0" w:space="0" w:color="auto"/>
        <w:left w:val="none" w:sz="0" w:space="0" w:color="auto"/>
        <w:bottom w:val="none" w:sz="0" w:space="0" w:color="auto"/>
        <w:right w:val="none" w:sz="0" w:space="0" w:color="auto"/>
      </w:divBdr>
    </w:div>
    <w:div w:id="357046278">
      <w:marLeft w:val="640"/>
      <w:marRight w:val="0"/>
      <w:marTop w:val="0"/>
      <w:marBottom w:val="0"/>
      <w:divBdr>
        <w:top w:val="none" w:sz="0" w:space="0" w:color="auto"/>
        <w:left w:val="none" w:sz="0" w:space="0" w:color="auto"/>
        <w:bottom w:val="none" w:sz="0" w:space="0" w:color="auto"/>
        <w:right w:val="none" w:sz="0" w:space="0" w:color="auto"/>
      </w:divBdr>
    </w:div>
    <w:div w:id="357050073">
      <w:marLeft w:val="640"/>
      <w:marRight w:val="0"/>
      <w:marTop w:val="0"/>
      <w:marBottom w:val="0"/>
      <w:divBdr>
        <w:top w:val="none" w:sz="0" w:space="0" w:color="auto"/>
        <w:left w:val="none" w:sz="0" w:space="0" w:color="auto"/>
        <w:bottom w:val="none" w:sz="0" w:space="0" w:color="auto"/>
        <w:right w:val="none" w:sz="0" w:space="0" w:color="auto"/>
      </w:divBdr>
    </w:div>
    <w:div w:id="357126189">
      <w:marLeft w:val="640"/>
      <w:marRight w:val="0"/>
      <w:marTop w:val="0"/>
      <w:marBottom w:val="0"/>
      <w:divBdr>
        <w:top w:val="none" w:sz="0" w:space="0" w:color="auto"/>
        <w:left w:val="none" w:sz="0" w:space="0" w:color="auto"/>
        <w:bottom w:val="none" w:sz="0" w:space="0" w:color="auto"/>
        <w:right w:val="none" w:sz="0" w:space="0" w:color="auto"/>
      </w:divBdr>
    </w:div>
    <w:div w:id="357202437">
      <w:marLeft w:val="640"/>
      <w:marRight w:val="0"/>
      <w:marTop w:val="0"/>
      <w:marBottom w:val="0"/>
      <w:divBdr>
        <w:top w:val="none" w:sz="0" w:space="0" w:color="auto"/>
        <w:left w:val="none" w:sz="0" w:space="0" w:color="auto"/>
        <w:bottom w:val="none" w:sz="0" w:space="0" w:color="auto"/>
        <w:right w:val="none" w:sz="0" w:space="0" w:color="auto"/>
      </w:divBdr>
    </w:div>
    <w:div w:id="357241753">
      <w:marLeft w:val="640"/>
      <w:marRight w:val="0"/>
      <w:marTop w:val="0"/>
      <w:marBottom w:val="0"/>
      <w:divBdr>
        <w:top w:val="none" w:sz="0" w:space="0" w:color="auto"/>
        <w:left w:val="none" w:sz="0" w:space="0" w:color="auto"/>
        <w:bottom w:val="none" w:sz="0" w:space="0" w:color="auto"/>
        <w:right w:val="none" w:sz="0" w:space="0" w:color="auto"/>
      </w:divBdr>
    </w:div>
    <w:div w:id="357314557">
      <w:marLeft w:val="640"/>
      <w:marRight w:val="0"/>
      <w:marTop w:val="0"/>
      <w:marBottom w:val="0"/>
      <w:divBdr>
        <w:top w:val="none" w:sz="0" w:space="0" w:color="auto"/>
        <w:left w:val="none" w:sz="0" w:space="0" w:color="auto"/>
        <w:bottom w:val="none" w:sz="0" w:space="0" w:color="auto"/>
        <w:right w:val="none" w:sz="0" w:space="0" w:color="auto"/>
      </w:divBdr>
    </w:div>
    <w:div w:id="357315356">
      <w:marLeft w:val="480"/>
      <w:marRight w:val="0"/>
      <w:marTop w:val="0"/>
      <w:marBottom w:val="0"/>
      <w:divBdr>
        <w:top w:val="none" w:sz="0" w:space="0" w:color="auto"/>
        <w:left w:val="none" w:sz="0" w:space="0" w:color="auto"/>
        <w:bottom w:val="none" w:sz="0" w:space="0" w:color="auto"/>
        <w:right w:val="none" w:sz="0" w:space="0" w:color="auto"/>
      </w:divBdr>
    </w:div>
    <w:div w:id="357436602">
      <w:marLeft w:val="640"/>
      <w:marRight w:val="0"/>
      <w:marTop w:val="0"/>
      <w:marBottom w:val="0"/>
      <w:divBdr>
        <w:top w:val="none" w:sz="0" w:space="0" w:color="auto"/>
        <w:left w:val="none" w:sz="0" w:space="0" w:color="auto"/>
        <w:bottom w:val="none" w:sz="0" w:space="0" w:color="auto"/>
        <w:right w:val="none" w:sz="0" w:space="0" w:color="auto"/>
      </w:divBdr>
    </w:div>
    <w:div w:id="357508485">
      <w:marLeft w:val="640"/>
      <w:marRight w:val="0"/>
      <w:marTop w:val="0"/>
      <w:marBottom w:val="0"/>
      <w:divBdr>
        <w:top w:val="none" w:sz="0" w:space="0" w:color="auto"/>
        <w:left w:val="none" w:sz="0" w:space="0" w:color="auto"/>
        <w:bottom w:val="none" w:sz="0" w:space="0" w:color="auto"/>
        <w:right w:val="none" w:sz="0" w:space="0" w:color="auto"/>
      </w:divBdr>
    </w:div>
    <w:div w:id="357513990">
      <w:marLeft w:val="640"/>
      <w:marRight w:val="0"/>
      <w:marTop w:val="0"/>
      <w:marBottom w:val="0"/>
      <w:divBdr>
        <w:top w:val="none" w:sz="0" w:space="0" w:color="auto"/>
        <w:left w:val="none" w:sz="0" w:space="0" w:color="auto"/>
        <w:bottom w:val="none" w:sz="0" w:space="0" w:color="auto"/>
        <w:right w:val="none" w:sz="0" w:space="0" w:color="auto"/>
      </w:divBdr>
    </w:div>
    <w:div w:id="357584608">
      <w:marLeft w:val="640"/>
      <w:marRight w:val="0"/>
      <w:marTop w:val="0"/>
      <w:marBottom w:val="0"/>
      <w:divBdr>
        <w:top w:val="none" w:sz="0" w:space="0" w:color="auto"/>
        <w:left w:val="none" w:sz="0" w:space="0" w:color="auto"/>
        <w:bottom w:val="none" w:sz="0" w:space="0" w:color="auto"/>
        <w:right w:val="none" w:sz="0" w:space="0" w:color="auto"/>
      </w:divBdr>
    </w:div>
    <w:div w:id="357586809">
      <w:marLeft w:val="640"/>
      <w:marRight w:val="0"/>
      <w:marTop w:val="0"/>
      <w:marBottom w:val="0"/>
      <w:divBdr>
        <w:top w:val="none" w:sz="0" w:space="0" w:color="auto"/>
        <w:left w:val="none" w:sz="0" w:space="0" w:color="auto"/>
        <w:bottom w:val="none" w:sz="0" w:space="0" w:color="auto"/>
        <w:right w:val="none" w:sz="0" w:space="0" w:color="auto"/>
      </w:divBdr>
    </w:div>
    <w:div w:id="357588839">
      <w:marLeft w:val="640"/>
      <w:marRight w:val="0"/>
      <w:marTop w:val="0"/>
      <w:marBottom w:val="0"/>
      <w:divBdr>
        <w:top w:val="none" w:sz="0" w:space="0" w:color="auto"/>
        <w:left w:val="none" w:sz="0" w:space="0" w:color="auto"/>
        <w:bottom w:val="none" w:sz="0" w:space="0" w:color="auto"/>
        <w:right w:val="none" w:sz="0" w:space="0" w:color="auto"/>
      </w:divBdr>
    </w:div>
    <w:div w:id="357656722">
      <w:marLeft w:val="640"/>
      <w:marRight w:val="0"/>
      <w:marTop w:val="0"/>
      <w:marBottom w:val="0"/>
      <w:divBdr>
        <w:top w:val="none" w:sz="0" w:space="0" w:color="auto"/>
        <w:left w:val="none" w:sz="0" w:space="0" w:color="auto"/>
        <w:bottom w:val="none" w:sz="0" w:space="0" w:color="auto"/>
        <w:right w:val="none" w:sz="0" w:space="0" w:color="auto"/>
      </w:divBdr>
    </w:div>
    <w:div w:id="357659326">
      <w:marLeft w:val="640"/>
      <w:marRight w:val="0"/>
      <w:marTop w:val="0"/>
      <w:marBottom w:val="0"/>
      <w:divBdr>
        <w:top w:val="none" w:sz="0" w:space="0" w:color="auto"/>
        <w:left w:val="none" w:sz="0" w:space="0" w:color="auto"/>
        <w:bottom w:val="none" w:sz="0" w:space="0" w:color="auto"/>
        <w:right w:val="none" w:sz="0" w:space="0" w:color="auto"/>
      </w:divBdr>
    </w:div>
    <w:div w:id="357707267">
      <w:marLeft w:val="640"/>
      <w:marRight w:val="0"/>
      <w:marTop w:val="0"/>
      <w:marBottom w:val="0"/>
      <w:divBdr>
        <w:top w:val="none" w:sz="0" w:space="0" w:color="auto"/>
        <w:left w:val="none" w:sz="0" w:space="0" w:color="auto"/>
        <w:bottom w:val="none" w:sz="0" w:space="0" w:color="auto"/>
        <w:right w:val="none" w:sz="0" w:space="0" w:color="auto"/>
      </w:divBdr>
    </w:div>
    <w:div w:id="357900725">
      <w:marLeft w:val="640"/>
      <w:marRight w:val="0"/>
      <w:marTop w:val="0"/>
      <w:marBottom w:val="0"/>
      <w:divBdr>
        <w:top w:val="none" w:sz="0" w:space="0" w:color="auto"/>
        <w:left w:val="none" w:sz="0" w:space="0" w:color="auto"/>
        <w:bottom w:val="none" w:sz="0" w:space="0" w:color="auto"/>
        <w:right w:val="none" w:sz="0" w:space="0" w:color="auto"/>
      </w:divBdr>
    </w:div>
    <w:div w:id="357900906">
      <w:marLeft w:val="640"/>
      <w:marRight w:val="0"/>
      <w:marTop w:val="0"/>
      <w:marBottom w:val="0"/>
      <w:divBdr>
        <w:top w:val="none" w:sz="0" w:space="0" w:color="auto"/>
        <w:left w:val="none" w:sz="0" w:space="0" w:color="auto"/>
        <w:bottom w:val="none" w:sz="0" w:space="0" w:color="auto"/>
        <w:right w:val="none" w:sz="0" w:space="0" w:color="auto"/>
      </w:divBdr>
    </w:div>
    <w:div w:id="358042878">
      <w:marLeft w:val="640"/>
      <w:marRight w:val="0"/>
      <w:marTop w:val="0"/>
      <w:marBottom w:val="0"/>
      <w:divBdr>
        <w:top w:val="none" w:sz="0" w:space="0" w:color="auto"/>
        <w:left w:val="none" w:sz="0" w:space="0" w:color="auto"/>
        <w:bottom w:val="none" w:sz="0" w:space="0" w:color="auto"/>
        <w:right w:val="none" w:sz="0" w:space="0" w:color="auto"/>
      </w:divBdr>
    </w:div>
    <w:div w:id="358048397">
      <w:marLeft w:val="640"/>
      <w:marRight w:val="0"/>
      <w:marTop w:val="0"/>
      <w:marBottom w:val="0"/>
      <w:divBdr>
        <w:top w:val="none" w:sz="0" w:space="0" w:color="auto"/>
        <w:left w:val="none" w:sz="0" w:space="0" w:color="auto"/>
        <w:bottom w:val="none" w:sz="0" w:space="0" w:color="auto"/>
        <w:right w:val="none" w:sz="0" w:space="0" w:color="auto"/>
      </w:divBdr>
    </w:div>
    <w:div w:id="358164847">
      <w:marLeft w:val="640"/>
      <w:marRight w:val="0"/>
      <w:marTop w:val="0"/>
      <w:marBottom w:val="0"/>
      <w:divBdr>
        <w:top w:val="none" w:sz="0" w:space="0" w:color="auto"/>
        <w:left w:val="none" w:sz="0" w:space="0" w:color="auto"/>
        <w:bottom w:val="none" w:sz="0" w:space="0" w:color="auto"/>
        <w:right w:val="none" w:sz="0" w:space="0" w:color="auto"/>
      </w:divBdr>
    </w:div>
    <w:div w:id="358165842">
      <w:marLeft w:val="640"/>
      <w:marRight w:val="0"/>
      <w:marTop w:val="0"/>
      <w:marBottom w:val="0"/>
      <w:divBdr>
        <w:top w:val="none" w:sz="0" w:space="0" w:color="auto"/>
        <w:left w:val="none" w:sz="0" w:space="0" w:color="auto"/>
        <w:bottom w:val="none" w:sz="0" w:space="0" w:color="auto"/>
        <w:right w:val="none" w:sz="0" w:space="0" w:color="auto"/>
      </w:divBdr>
    </w:div>
    <w:div w:id="358167329">
      <w:marLeft w:val="640"/>
      <w:marRight w:val="0"/>
      <w:marTop w:val="0"/>
      <w:marBottom w:val="0"/>
      <w:divBdr>
        <w:top w:val="none" w:sz="0" w:space="0" w:color="auto"/>
        <w:left w:val="none" w:sz="0" w:space="0" w:color="auto"/>
        <w:bottom w:val="none" w:sz="0" w:space="0" w:color="auto"/>
        <w:right w:val="none" w:sz="0" w:space="0" w:color="auto"/>
      </w:divBdr>
    </w:div>
    <w:div w:id="358168761">
      <w:marLeft w:val="640"/>
      <w:marRight w:val="0"/>
      <w:marTop w:val="0"/>
      <w:marBottom w:val="0"/>
      <w:divBdr>
        <w:top w:val="none" w:sz="0" w:space="0" w:color="auto"/>
        <w:left w:val="none" w:sz="0" w:space="0" w:color="auto"/>
        <w:bottom w:val="none" w:sz="0" w:space="0" w:color="auto"/>
        <w:right w:val="none" w:sz="0" w:space="0" w:color="auto"/>
      </w:divBdr>
    </w:div>
    <w:div w:id="358245315">
      <w:marLeft w:val="640"/>
      <w:marRight w:val="0"/>
      <w:marTop w:val="0"/>
      <w:marBottom w:val="0"/>
      <w:divBdr>
        <w:top w:val="none" w:sz="0" w:space="0" w:color="auto"/>
        <w:left w:val="none" w:sz="0" w:space="0" w:color="auto"/>
        <w:bottom w:val="none" w:sz="0" w:space="0" w:color="auto"/>
        <w:right w:val="none" w:sz="0" w:space="0" w:color="auto"/>
      </w:divBdr>
    </w:div>
    <w:div w:id="358314989">
      <w:marLeft w:val="640"/>
      <w:marRight w:val="0"/>
      <w:marTop w:val="0"/>
      <w:marBottom w:val="0"/>
      <w:divBdr>
        <w:top w:val="none" w:sz="0" w:space="0" w:color="auto"/>
        <w:left w:val="none" w:sz="0" w:space="0" w:color="auto"/>
        <w:bottom w:val="none" w:sz="0" w:space="0" w:color="auto"/>
        <w:right w:val="none" w:sz="0" w:space="0" w:color="auto"/>
      </w:divBdr>
    </w:div>
    <w:div w:id="358317731">
      <w:marLeft w:val="640"/>
      <w:marRight w:val="0"/>
      <w:marTop w:val="0"/>
      <w:marBottom w:val="0"/>
      <w:divBdr>
        <w:top w:val="none" w:sz="0" w:space="0" w:color="auto"/>
        <w:left w:val="none" w:sz="0" w:space="0" w:color="auto"/>
        <w:bottom w:val="none" w:sz="0" w:space="0" w:color="auto"/>
        <w:right w:val="none" w:sz="0" w:space="0" w:color="auto"/>
      </w:divBdr>
    </w:div>
    <w:div w:id="358362706">
      <w:marLeft w:val="640"/>
      <w:marRight w:val="0"/>
      <w:marTop w:val="0"/>
      <w:marBottom w:val="0"/>
      <w:divBdr>
        <w:top w:val="none" w:sz="0" w:space="0" w:color="auto"/>
        <w:left w:val="none" w:sz="0" w:space="0" w:color="auto"/>
        <w:bottom w:val="none" w:sz="0" w:space="0" w:color="auto"/>
        <w:right w:val="none" w:sz="0" w:space="0" w:color="auto"/>
      </w:divBdr>
    </w:div>
    <w:div w:id="358432716">
      <w:marLeft w:val="640"/>
      <w:marRight w:val="0"/>
      <w:marTop w:val="0"/>
      <w:marBottom w:val="0"/>
      <w:divBdr>
        <w:top w:val="none" w:sz="0" w:space="0" w:color="auto"/>
        <w:left w:val="none" w:sz="0" w:space="0" w:color="auto"/>
        <w:bottom w:val="none" w:sz="0" w:space="0" w:color="auto"/>
        <w:right w:val="none" w:sz="0" w:space="0" w:color="auto"/>
      </w:divBdr>
    </w:div>
    <w:div w:id="358437922">
      <w:marLeft w:val="640"/>
      <w:marRight w:val="0"/>
      <w:marTop w:val="0"/>
      <w:marBottom w:val="0"/>
      <w:divBdr>
        <w:top w:val="none" w:sz="0" w:space="0" w:color="auto"/>
        <w:left w:val="none" w:sz="0" w:space="0" w:color="auto"/>
        <w:bottom w:val="none" w:sz="0" w:space="0" w:color="auto"/>
        <w:right w:val="none" w:sz="0" w:space="0" w:color="auto"/>
      </w:divBdr>
    </w:div>
    <w:div w:id="358508453">
      <w:marLeft w:val="640"/>
      <w:marRight w:val="0"/>
      <w:marTop w:val="0"/>
      <w:marBottom w:val="0"/>
      <w:divBdr>
        <w:top w:val="none" w:sz="0" w:space="0" w:color="auto"/>
        <w:left w:val="none" w:sz="0" w:space="0" w:color="auto"/>
        <w:bottom w:val="none" w:sz="0" w:space="0" w:color="auto"/>
        <w:right w:val="none" w:sz="0" w:space="0" w:color="auto"/>
      </w:divBdr>
    </w:div>
    <w:div w:id="358512027">
      <w:marLeft w:val="640"/>
      <w:marRight w:val="0"/>
      <w:marTop w:val="0"/>
      <w:marBottom w:val="0"/>
      <w:divBdr>
        <w:top w:val="none" w:sz="0" w:space="0" w:color="auto"/>
        <w:left w:val="none" w:sz="0" w:space="0" w:color="auto"/>
        <w:bottom w:val="none" w:sz="0" w:space="0" w:color="auto"/>
        <w:right w:val="none" w:sz="0" w:space="0" w:color="auto"/>
      </w:divBdr>
    </w:div>
    <w:div w:id="358514409">
      <w:marLeft w:val="640"/>
      <w:marRight w:val="0"/>
      <w:marTop w:val="0"/>
      <w:marBottom w:val="0"/>
      <w:divBdr>
        <w:top w:val="none" w:sz="0" w:space="0" w:color="auto"/>
        <w:left w:val="none" w:sz="0" w:space="0" w:color="auto"/>
        <w:bottom w:val="none" w:sz="0" w:space="0" w:color="auto"/>
        <w:right w:val="none" w:sz="0" w:space="0" w:color="auto"/>
      </w:divBdr>
    </w:div>
    <w:div w:id="358548332">
      <w:marLeft w:val="640"/>
      <w:marRight w:val="0"/>
      <w:marTop w:val="0"/>
      <w:marBottom w:val="0"/>
      <w:divBdr>
        <w:top w:val="none" w:sz="0" w:space="0" w:color="auto"/>
        <w:left w:val="none" w:sz="0" w:space="0" w:color="auto"/>
        <w:bottom w:val="none" w:sz="0" w:space="0" w:color="auto"/>
        <w:right w:val="none" w:sz="0" w:space="0" w:color="auto"/>
      </w:divBdr>
    </w:div>
    <w:div w:id="358624488">
      <w:marLeft w:val="640"/>
      <w:marRight w:val="0"/>
      <w:marTop w:val="0"/>
      <w:marBottom w:val="0"/>
      <w:divBdr>
        <w:top w:val="none" w:sz="0" w:space="0" w:color="auto"/>
        <w:left w:val="none" w:sz="0" w:space="0" w:color="auto"/>
        <w:bottom w:val="none" w:sz="0" w:space="0" w:color="auto"/>
        <w:right w:val="none" w:sz="0" w:space="0" w:color="auto"/>
      </w:divBdr>
    </w:div>
    <w:div w:id="358775016">
      <w:marLeft w:val="640"/>
      <w:marRight w:val="0"/>
      <w:marTop w:val="0"/>
      <w:marBottom w:val="0"/>
      <w:divBdr>
        <w:top w:val="none" w:sz="0" w:space="0" w:color="auto"/>
        <w:left w:val="none" w:sz="0" w:space="0" w:color="auto"/>
        <w:bottom w:val="none" w:sz="0" w:space="0" w:color="auto"/>
        <w:right w:val="none" w:sz="0" w:space="0" w:color="auto"/>
      </w:divBdr>
    </w:div>
    <w:div w:id="358776533">
      <w:marLeft w:val="640"/>
      <w:marRight w:val="0"/>
      <w:marTop w:val="0"/>
      <w:marBottom w:val="0"/>
      <w:divBdr>
        <w:top w:val="none" w:sz="0" w:space="0" w:color="auto"/>
        <w:left w:val="none" w:sz="0" w:space="0" w:color="auto"/>
        <w:bottom w:val="none" w:sz="0" w:space="0" w:color="auto"/>
        <w:right w:val="none" w:sz="0" w:space="0" w:color="auto"/>
      </w:divBdr>
    </w:div>
    <w:div w:id="358820575">
      <w:marLeft w:val="640"/>
      <w:marRight w:val="0"/>
      <w:marTop w:val="0"/>
      <w:marBottom w:val="0"/>
      <w:divBdr>
        <w:top w:val="none" w:sz="0" w:space="0" w:color="auto"/>
        <w:left w:val="none" w:sz="0" w:space="0" w:color="auto"/>
        <w:bottom w:val="none" w:sz="0" w:space="0" w:color="auto"/>
        <w:right w:val="none" w:sz="0" w:space="0" w:color="auto"/>
      </w:divBdr>
    </w:div>
    <w:div w:id="359093348">
      <w:marLeft w:val="640"/>
      <w:marRight w:val="0"/>
      <w:marTop w:val="0"/>
      <w:marBottom w:val="0"/>
      <w:divBdr>
        <w:top w:val="none" w:sz="0" w:space="0" w:color="auto"/>
        <w:left w:val="none" w:sz="0" w:space="0" w:color="auto"/>
        <w:bottom w:val="none" w:sz="0" w:space="0" w:color="auto"/>
        <w:right w:val="none" w:sz="0" w:space="0" w:color="auto"/>
      </w:divBdr>
    </w:div>
    <w:div w:id="359163892">
      <w:marLeft w:val="640"/>
      <w:marRight w:val="0"/>
      <w:marTop w:val="0"/>
      <w:marBottom w:val="0"/>
      <w:divBdr>
        <w:top w:val="none" w:sz="0" w:space="0" w:color="auto"/>
        <w:left w:val="none" w:sz="0" w:space="0" w:color="auto"/>
        <w:bottom w:val="none" w:sz="0" w:space="0" w:color="auto"/>
        <w:right w:val="none" w:sz="0" w:space="0" w:color="auto"/>
      </w:divBdr>
    </w:div>
    <w:div w:id="359168742">
      <w:marLeft w:val="640"/>
      <w:marRight w:val="0"/>
      <w:marTop w:val="0"/>
      <w:marBottom w:val="0"/>
      <w:divBdr>
        <w:top w:val="none" w:sz="0" w:space="0" w:color="auto"/>
        <w:left w:val="none" w:sz="0" w:space="0" w:color="auto"/>
        <w:bottom w:val="none" w:sz="0" w:space="0" w:color="auto"/>
        <w:right w:val="none" w:sz="0" w:space="0" w:color="auto"/>
      </w:divBdr>
    </w:div>
    <w:div w:id="359206247">
      <w:marLeft w:val="640"/>
      <w:marRight w:val="0"/>
      <w:marTop w:val="0"/>
      <w:marBottom w:val="0"/>
      <w:divBdr>
        <w:top w:val="none" w:sz="0" w:space="0" w:color="auto"/>
        <w:left w:val="none" w:sz="0" w:space="0" w:color="auto"/>
        <w:bottom w:val="none" w:sz="0" w:space="0" w:color="auto"/>
        <w:right w:val="none" w:sz="0" w:space="0" w:color="auto"/>
      </w:divBdr>
    </w:div>
    <w:div w:id="359208186">
      <w:marLeft w:val="640"/>
      <w:marRight w:val="0"/>
      <w:marTop w:val="0"/>
      <w:marBottom w:val="0"/>
      <w:divBdr>
        <w:top w:val="none" w:sz="0" w:space="0" w:color="auto"/>
        <w:left w:val="none" w:sz="0" w:space="0" w:color="auto"/>
        <w:bottom w:val="none" w:sz="0" w:space="0" w:color="auto"/>
        <w:right w:val="none" w:sz="0" w:space="0" w:color="auto"/>
      </w:divBdr>
    </w:div>
    <w:div w:id="359211675">
      <w:marLeft w:val="640"/>
      <w:marRight w:val="0"/>
      <w:marTop w:val="0"/>
      <w:marBottom w:val="0"/>
      <w:divBdr>
        <w:top w:val="none" w:sz="0" w:space="0" w:color="auto"/>
        <w:left w:val="none" w:sz="0" w:space="0" w:color="auto"/>
        <w:bottom w:val="none" w:sz="0" w:space="0" w:color="auto"/>
        <w:right w:val="none" w:sz="0" w:space="0" w:color="auto"/>
      </w:divBdr>
    </w:div>
    <w:div w:id="359283552">
      <w:marLeft w:val="640"/>
      <w:marRight w:val="0"/>
      <w:marTop w:val="0"/>
      <w:marBottom w:val="0"/>
      <w:divBdr>
        <w:top w:val="none" w:sz="0" w:space="0" w:color="auto"/>
        <w:left w:val="none" w:sz="0" w:space="0" w:color="auto"/>
        <w:bottom w:val="none" w:sz="0" w:space="0" w:color="auto"/>
        <w:right w:val="none" w:sz="0" w:space="0" w:color="auto"/>
      </w:divBdr>
    </w:div>
    <w:div w:id="359287155">
      <w:marLeft w:val="640"/>
      <w:marRight w:val="0"/>
      <w:marTop w:val="0"/>
      <w:marBottom w:val="0"/>
      <w:divBdr>
        <w:top w:val="none" w:sz="0" w:space="0" w:color="auto"/>
        <w:left w:val="none" w:sz="0" w:space="0" w:color="auto"/>
        <w:bottom w:val="none" w:sz="0" w:space="0" w:color="auto"/>
        <w:right w:val="none" w:sz="0" w:space="0" w:color="auto"/>
      </w:divBdr>
    </w:div>
    <w:div w:id="359360312">
      <w:marLeft w:val="640"/>
      <w:marRight w:val="0"/>
      <w:marTop w:val="0"/>
      <w:marBottom w:val="0"/>
      <w:divBdr>
        <w:top w:val="none" w:sz="0" w:space="0" w:color="auto"/>
        <w:left w:val="none" w:sz="0" w:space="0" w:color="auto"/>
        <w:bottom w:val="none" w:sz="0" w:space="0" w:color="auto"/>
        <w:right w:val="none" w:sz="0" w:space="0" w:color="auto"/>
      </w:divBdr>
    </w:div>
    <w:div w:id="359401683">
      <w:marLeft w:val="640"/>
      <w:marRight w:val="0"/>
      <w:marTop w:val="0"/>
      <w:marBottom w:val="0"/>
      <w:divBdr>
        <w:top w:val="none" w:sz="0" w:space="0" w:color="auto"/>
        <w:left w:val="none" w:sz="0" w:space="0" w:color="auto"/>
        <w:bottom w:val="none" w:sz="0" w:space="0" w:color="auto"/>
        <w:right w:val="none" w:sz="0" w:space="0" w:color="auto"/>
      </w:divBdr>
    </w:div>
    <w:div w:id="359474670">
      <w:marLeft w:val="640"/>
      <w:marRight w:val="0"/>
      <w:marTop w:val="0"/>
      <w:marBottom w:val="0"/>
      <w:divBdr>
        <w:top w:val="none" w:sz="0" w:space="0" w:color="auto"/>
        <w:left w:val="none" w:sz="0" w:space="0" w:color="auto"/>
        <w:bottom w:val="none" w:sz="0" w:space="0" w:color="auto"/>
        <w:right w:val="none" w:sz="0" w:space="0" w:color="auto"/>
      </w:divBdr>
    </w:div>
    <w:div w:id="359477509">
      <w:marLeft w:val="640"/>
      <w:marRight w:val="0"/>
      <w:marTop w:val="0"/>
      <w:marBottom w:val="0"/>
      <w:divBdr>
        <w:top w:val="none" w:sz="0" w:space="0" w:color="auto"/>
        <w:left w:val="none" w:sz="0" w:space="0" w:color="auto"/>
        <w:bottom w:val="none" w:sz="0" w:space="0" w:color="auto"/>
        <w:right w:val="none" w:sz="0" w:space="0" w:color="auto"/>
      </w:divBdr>
    </w:div>
    <w:div w:id="359553137">
      <w:marLeft w:val="640"/>
      <w:marRight w:val="0"/>
      <w:marTop w:val="0"/>
      <w:marBottom w:val="0"/>
      <w:divBdr>
        <w:top w:val="none" w:sz="0" w:space="0" w:color="auto"/>
        <w:left w:val="none" w:sz="0" w:space="0" w:color="auto"/>
        <w:bottom w:val="none" w:sz="0" w:space="0" w:color="auto"/>
        <w:right w:val="none" w:sz="0" w:space="0" w:color="auto"/>
      </w:divBdr>
    </w:div>
    <w:div w:id="359744954">
      <w:marLeft w:val="640"/>
      <w:marRight w:val="0"/>
      <w:marTop w:val="0"/>
      <w:marBottom w:val="0"/>
      <w:divBdr>
        <w:top w:val="none" w:sz="0" w:space="0" w:color="auto"/>
        <w:left w:val="none" w:sz="0" w:space="0" w:color="auto"/>
        <w:bottom w:val="none" w:sz="0" w:space="0" w:color="auto"/>
        <w:right w:val="none" w:sz="0" w:space="0" w:color="auto"/>
      </w:divBdr>
    </w:div>
    <w:div w:id="359746465">
      <w:marLeft w:val="640"/>
      <w:marRight w:val="0"/>
      <w:marTop w:val="0"/>
      <w:marBottom w:val="0"/>
      <w:divBdr>
        <w:top w:val="none" w:sz="0" w:space="0" w:color="auto"/>
        <w:left w:val="none" w:sz="0" w:space="0" w:color="auto"/>
        <w:bottom w:val="none" w:sz="0" w:space="0" w:color="auto"/>
        <w:right w:val="none" w:sz="0" w:space="0" w:color="auto"/>
      </w:divBdr>
    </w:div>
    <w:div w:id="359746950">
      <w:marLeft w:val="640"/>
      <w:marRight w:val="0"/>
      <w:marTop w:val="0"/>
      <w:marBottom w:val="0"/>
      <w:divBdr>
        <w:top w:val="none" w:sz="0" w:space="0" w:color="auto"/>
        <w:left w:val="none" w:sz="0" w:space="0" w:color="auto"/>
        <w:bottom w:val="none" w:sz="0" w:space="0" w:color="auto"/>
        <w:right w:val="none" w:sz="0" w:space="0" w:color="auto"/>
      </w:divBdr>
    </w:div>
    <w:div w:id="359746969">
      <w:marLeft w:val="640"/>
      <w:marRight w:val="0"/>
      <w:marTop w:val="0"/>
      <w:marBottom w:val="0"/>
      <w:divBdr>
        <w:top w:val="none" w:sz="0" w:space="0" w:color="auto"/>
        <w:left w:val="none" w:sz="0" w:space="0" w:color="auto"/>
        <w:bottom w:val="none" w:sz="0" w:space="0" w:color="auto"/>
        <w:right w:val="none" w:sz="0" w:space="0" w:color="auto"/>
      </w:divBdr>
    </w:div>
    <w:div w:id="359816093">
      <w:marLeft w:val="640"/>
      <w:marRight w:val="0"/>
      <w:marTop w:val="0"/>
      <w:marBottom w:val="0"/>
      <w:divBdr>
        <w:top w:val="none" w:sz="0" w:space="0" w:color="auto"/>
        <w:left w:val="none" w:sz="0" w:space="0" w:color="auto"/>
        <w:bottom w:val="none" w:sz="0" w:space="0" w:color="auto"/>
        <w:right w:val="none" w:sz="0" w:space="0" w:color="auto"/>
      </w:divBdr>
    </w:div>
    <w:div w:id="359862786">
      <w:marLeft w:val="640"/>
      <w:marRight w:val="0"/>
      <w:marTop w:val="0"/>
      <w:marBottom w:val="0"/>
      <w:divBdr>
        <w:top w:val="none" w:sz="0" w:space="0" w:color="auto"/>
        <w:left w:val="none" w:sz="0" w:space="0" w:color="auto"/>
        <w:bottom w:val="none" w:sz="0" w:space="0" w:color="auto"/>
        <w:right w:val="none" w:sz="0" w:space="0" w:color="auto"/>
      </w:divBdr>
    </w:div>
    <w:div w:id="359866037">
      <w:marLeft w:val="640"/>
      <w:marRight w:val="0"/>
      <w:marTop w:val="0"/>
      <w:marBottom w:val="0"/>
      <w:divBdr>
        <w:top w:val="none" w:sz="0" w:space="0" w:color="auto"/>
        <w:left w:val="none" w:sz="0" w:space="0" w:color="auto"/>
        <w:bottom w:val="none" w:sz="0" w:space="0" w:color="auto"/>
        <w:right w:val="none" w:sz="0" w:space="0" w:color="auto"/>
      </w:divBdr>
    </w:div>
    <w:div w:id="359941227">
      <w:marLeft w:val="640"/>
      <w:marRight w:val="0"/>
      <w:marTop w:val="0"/>
      <w:marBottom w:val="0"/>
      <w:divBdr>
        <w:top w:val="none" w:sz="0" w:space="0" w:color="auto"/>
        <w:left w:val="none" w:sz="0" w:space="0" w:color="auto"/>
        <w:bottom w:val="none" w:sz="0" w:space="0" w:color="auto"/>
        <w:right w:val="none" w:sz="0" w:space="0" w:color="auto"/>
      </w:divBdr>
    </w:div>
    <w:div w:id="360008687">
      <w:marLeft w:val="640"/>
      <w:marRight w:val="0"/>
      <w:marTop w:val="0"/>
      <w:marBottom w:val="0"/>
      <w:divBdr>
        <w:top w:val="none" w:sz="0" w:space="0" w:color="auto"/>
        <w:left w:val="none" w:sz="0" w:space="0" w:color="auto"/>
        <w:bottom w:val="none" w:sz="0" w:space="0" w:color="auto"/>
        <w:right w:val="none" w:sz="0" w:space="0" w:color="auto"/>
      </w:divBdr>
    </w:div>
    <w:div w:id="360010984">
      <w:marLeft w:val="640"/>
      <w:marRight w:val="0"/>
      <w:marTop w:val="0"/>
      <w:marBottom w:val="0"/>
      <w:divBdr>
        <w:top w:val="none" w:sz="0" w:space="0" w:color="auto"/>
        <w:left w:val="none" w:sz="0" w:space="0" w:color="auto"/>
        <w:bottom w:val="none" w:sz="0" w:space="0" w:color="auto"/>
        <w:right w:val="none" w:sz="0" w:space="0" w:color="auto"/>
      </w:divBdr>
    </w:div>
    <w:div w:id="360056581">
      <w:marLeft w:val="640"/>
      <w:marRight w:val="0"/>
      <w:marTop w:val="0"/>
      <w:marBottom w:val="0"/>
      <w:divBdr>
        <w:top w:val="none" w:sz="0" w:space="0" w:color="auto"/>
        <w:left w:val="none" w:sz="0" w:space="0" w:color="auto"/>
        <w:bottom w:val="none" w:sz="0" w:space="0" w:color="auto"/>
        <w:right w:val="none" w:sz="0" w:space="0" w:color="auto"/>
      </w:divBdr>
    </w:div>
    <w:div w:id="360207968">
      <w:marLeft w:val="640"/>
      <w:marRight w:val="0"/>
      <w:marTop w:val="0"/>
      <w:marBottom w:val="0"/>
      <w:divBdr>
        <w:top w:val="none" w:sz="0" w:space="0" w:color="auto"/>
        <w:left w:val="none" w:sz="0" w:space="0" w:color="auto"/>
        <w:bottom w:val="none" w:sz="0" w:space="0" w:color="auto"/>
        <w:right w:val="none" w:sz="0" w:space="0" w:color="auto"/>
      </w:divBdr>
    </w:div>
    <w:div w:id="360209755">
      <w:marLeft w:val="640"/>
      <w:marRight w:val="0"/>
      <w:marTop w:val="0"/>
      <w:marBottom w:val="0"/>
      <w:divBdr>
        <w:top w:val="none" w:sz="0" w:space="0" w:color="auto"/>
        <w:left w:val="none" w:sz="0" w:space="0" w:color="auto"/>
        <w:bottom w:val="none" w:sz="0" w:space="0" w:color="auto"/>
        <w:right w:val="none" w:sz="0" w:space="0" w:color="auto"/>
      </w:divBdr>
    </w:div>
    <w:div w:id="360251651">
      <w:marLeft w:val="640"/>
      <w:marRight w:val="0"/>
      <w:marTop w:val="0"/>
      <w:marBottom w:val="0"/>
      <w:divBdr>
        <w:top w:val="none" w:sz="0" w:space="0" w:color="auto"/>
        <w:left w:val="none" w:sz="0" w:space="0" w:color="auto"/>
        <w:bottom w:val="none" w:sz="0" w:space="0" w:color="auto"/>
        <w:right w:val="none" w:sz="0" w:space="0" w:color="auto"/>
      </w:divBdr>
    </w:div>
    <w:div w:id="360278470">
      <w:marLeft w:val="640"/>
      <w:marRight w:val="0"/>
      <w:marTop w:val="0"/>
      <w:marBottom w:val="0"/>
      <w:divBdr>
        <w:top w:val="none" w:sz="0" w:space="0" w:color="auto"/>
        <w:left w:val="none" w:sz="0" w:space="0" w:color="auto"/>
        <w:bottom w:val="none" w:sz="0" w:space="0" w:color="auto"/>
        <w:right w:val="none" w:sz="0" w:space="0" w:color="auto"/>
      </w:divBdr>
    </w:div>
    <w:div w:id="360281462">
      <w:marLeft w:val="640"/>
      <w:marRight w:val="0"/>
      <w:marTop w:val="0"/>
      <w:marBottom w:val="0"/>
      <w:divBdr>
        <w:top w:val="none" w:sz="0" w:space="0" w:color="auto"/>
        <w:left w:val="none" w:sz="0" w:space="0" w:color="auto"/>
        <w:bottom w:val="none" w:sz="0" w:space="0" w:color="auto"/>
        <w:right w:val="none" w:sz="0" w:space="0" w:color="auto"/>
      </w:divBdr>
    </w:div>
    <w:div w:id="360322330">
      <w:marLeft w:val="640"/>
      <w:marRight w:val="0"/>
      <w:marTop w:val="0"/>
      <w:marBottom w:val="0"/>
      <w:divBdr>
        <w:top w:val="none" w:sz="0" w:space="0" w:color="auto"/>
        <w:left w:val="none" w:sz="0" w:space="0" w:color="auto"/>
        <w:bottom w:val="none" w:sz="0" w:space="0" w:color="auto"/>
        <w:right w:val="none" w:sz="0" w:space="0" w:color="auto"/>
      </w:divBdr>
    </w:div>
    <w:div w:id="360395506">
      <w:marLeft w:val="640"/>
      <w:marRight w:val="0"/>
      <w:marTop w:val="0"/>
      <w:marBottom w:val="0"/>
      <w:divBdr>
        <w:top w:val="none" w:sz="0" w:space="0" w:color="auto"/>
        <w:left w:val="none" w:sz="0" w:space="0" w:color="auto"/>
        <w:bottom w:val="none" w:sz="0" w:space="0" w:color="auto"/>
        <w:right w:val="none" w:sz="0" w:space="0" w:color="auto"/>
      </w:divBdr>
    </w:div>
    <w:div w:id="360402534">
      <w:marLeft w:val="640"/>
      <w:marRight w:val="0"/>
      <w:marTop w:val="0"/>
      <w:marBottom w:val="0"/>
      <w:divBdr>
        <w:top w:val="none" w:sz="0" w:space="0" w:color="auto"/>
        <w:left w:val="none" w:sz="0" w:space="0" w:color="auto"/>
        <w:bottom w:val="none" w:sz="0" w:space="0" w:color="auto"/>
        <w:right w:val="none" w:sz="0" w:space="0" w:color="auto"/>
      </w:divBdr>
    </w:div>
    <w:div w:id="360470894">
      <w:marLeft w:val="640"/>
      <w:marRight w:val="0"/>
      <w:marTop w:val="0"/>
      <w:marBottom w:val="0"/>
      <w:divBdr>
        <w:top w:val="none" w:sz="0" w:space="0" w:color="auto"/>
        <w:left w:val="none" w:sz="0" w:space="0" w:color="auto"/>
        <w:bottom w:val="none" w:sz="0" w:space="0" w:color="auto"/>
        <w:right w:val="none" w:sz="0" w:space="0" w:color="auto"/>
      </w:divBdr>
    </w:div>
    <w:div w:id="360517584">
      <w:marLeft w:val="640"/>
      <w:marRight w:val="0"/>
      <w:marTop w:val="0"/>
      <w:marBottom w:val="0"/>
      <w:divBdr>
        <w:top w:val="none" w:sz="0" w:space="0" w:color="auto"/>
        <w:left w:val="none" w:sz="0" w:space="0" w:color="auto"/>
        <w:bottom w:val="none" w:sz="0" w:space="0" w:color="auto"/>
        <w:right w:val="none" w:sz="0" w:space="0" w:color="auto"/>
      </w:divBdr>
    </w:div>
    <w:div w:id="360597590">
      <w:marLeft w:val="640"/>
      <w:marRight w:val="0"/>
      <w:marTop w:val="0"/>
      <w:marBottom w:val="0"/>
      <w:divBdr>
        <w:top w:val="none" w:sz="0" w:space="0" w:color="auto"/>
        <w:left w:val="none" w:sz="0" w:space="0" w:color="auto"/>
        <w:bottom w:val="none" w:sz="0" w:space="0" w:color="auto"/>
        <w:right w:val="none" w:sz="0" w:space="0" w:color="auto"/>
      </w:divBdr>
    </w:div>
    <w:div w:id="360669124">
      <w:marLeft w:val="640"/>
      <w:marRight w:val="0"/>
      <w:marTop w:val="0"/>
      <w:marBottom w:val="0"/>
      <w:divBdr>
        <w:top w:val="none" w:sz="0" w:space="0" w:color="auto"/>
        <w:left w:val="none" w:sz="0" w:space="0" w:color="auto"/>
        <w:bottom w:val="none" w:sz="0" w:space="0" w:color="auto"/>
        <w:right w:val="none" w:sz="0" w:space="0" w:color="auto"/>
      </w:divBdr>
    </w:div>
    <w:div w:id="360672657">
      <w:marLeft w:val="640"/>
      <w:marRight w:val="0"/>
      <w:marTop w:val="0"/>
      <w:marBottom w:val="0"/>
      <w:divBdr>
        <w:top w:val="none" w:sz="0" w:space="0" w:color="auto"/>
        <w:left w:val="none" w:sz="0" w:space="0" w:color="auto"/>
        <w:bottom w:val="none" w:sz="0" w:space="0" w:color="auto"/>
        <w:right w:val="none" w:sz="0" w:space="0" w:color="auto"/>
      </w:divBdr>
    </w:div>
    <w:div w:id="360857717">
      <w:marLeft w:val="640"/>
      <w:marRight w:val="0"/>
      <w:marTop w:val="0"/>
      <w:marBottom w:val="0"/>
      <w:divBdr>
        <w:top w:val="none" w:sz="0" w:space="0" w:color="auto"/>
        <w:left w:val="none" w:sz="0" w:space="0" w:color="auto"/>
        <w:bottom w:val="none" w:sz="0" w:space="0" w:color="auto"/>
        <w:right w:val="none" w:sz="0" w:space="0" w:color="auto"/>
      </w:divBdr>
    </w:div>
    <w:div w:id="360977132">
      <w:marLeft w:val="640"/>
      <w:marRight w:val="0"/>
      <w:marTop w:val="0"/>
      <w:marBottom w:val="0"/>
      <w:divBdr>
        <w:top w:val="none" w:sz="0" w:space="0" w:color="auto"/>
        <w:left w:val="none" w:sz="0" w:space="0" w:color="auto"/>
        <w:bottom w:val="none" w:sz="0" w:space="0" w:color="auto"/>
        <w:right w:val="none" w:sz="0" w:space="0" w:color="auto"/>
      </w:divBdr>
    </w:div>
    <w:div w:id="361054106">
      <w:marLeft w:val="640"/>
      <w:marRight w:val="0"/>
      <w:marTop w:val="0"/>
      <w:marBottom w:val="0"/>
      <w:divBdr>
        <w:top w:val="none" w:sz="0" w:space="0" w:color="auto"/>
        <w:left w:val="none" w:sz="0" w:space="0" w:color="auto"/>
        <w:bottom w:val="none" w:sz="0" w:space="0" w:color="auto"/>
        <w:right w:val="none" w:sz="0" w:space="0" w:color="auto"/>
      </w:divBdr>
    </w:div>
    <w:div w:id="361134018">
      <w:marLeft w:val="640"/>
      <w:marRight w:val="0"/>
      <w:marTop w:val="0"/>
      <w:marBottom w:val="0"/>
      <w:divBdr>
        <w:top w:val="none" w:sz="0" w:space="0" w:color="auto"/>
        <w:left w:val="none" w:sz="0" w:space="0" w:color="auto"/>
        <w:bottom w:val="none" w:sz="0" w:space="0" w:color="auto"/>
        <w:right w:val="none" w:sz="0" w:space="0" w:color="auto"/>
      </w:divBdr>
    </w:div>
    <w:div w:id="361243701">
      <w:marLeft w:val="640"/>
      <w:marRight w:val="0"/>
      <w:marTop w:val="0"/>
      <w:marBottom w:val="0"/>
      <w:divBdr>
        <w:top w:val="none" w:sz="0" w:space="0" w:color="auto"/>
        <w:left w:val="none" w:sz="0" w:space="0" w:color="auto"/>
        <w:bottom w:val="none" w:sz="0" w:space="0" w:color="auto"/>
        <w:right w:val="none" w:sz="0" w:space="0" w:color="auto"/>
      </w:divBdr>
    </w:div>
    <w:div w:id="361243756">
      <w:marLeft w:val="640"/>
      <w:marRight w:val="0"/>
      <w:marTop w:val="0"/>
      <w:marBottom w:val="0"/>
      <w:divBdr>
        <w:top w:val="none" w:sz="0" w:space="0" w:color="auto"/>
        <w:left w:val="none" w:sz="0" w:space="0" w:color="auto"/>
        <w:bottom w:val="none" w:sz="0" w:space="0" w:color="auto"/>
        <w:right w:val="none" w:sz="0" w:space="0" w:color="auto"/>
      </w:divBdr>
    </w:div>
    <w:div w:id="361250859">
      <w:marLeft w:val="640"/>
      <w:marRight w:val="0"/>
      <w:marTop w:val="0"/>
      <w:marBottom w:val="0"/>
      <w:divBdr>
        <w:top w:val="none" w:sz="0" w:space="0" w:color="auto"/>
        <w:left w:val="none" w:sz="0" w:space="0" w:color="auto"/>
        <w:bottom w:val="none" w:sz="0" w:space="0" w:color="auto"/>
        <w:right w:val="none" w:sz="0" w:space="0" w:color="auto"/>
      </w:divBdr>
    </w:div>
    <w:div w:id="361322302">
      <w:marLeft w:val="640"/>
      <w:marRight w:val="0"/>
      <w:marTop w:val="0"/>
      <w:marBottom w:val="0"/>
      <w:divBdr>
        <w:top w:val="none" w:sz="0" w:space="0" w:color="auto"/>
        <w:left w:val="none" w:sz="0" w:space="0" w:color="auto"/>
        <w:bottom w:val="none" w:sz="0" w:space="0" w:color="auto"/>
        <w:right w:val="none" w:sz="0" w:space="0" w:color="auto"/>
      </w:divBdr>
    </w:div>
    <w:div w:id="361371135">
      <w:marLeft w:val="640"/>
      <w:marRight w:val="0"/>
      <w:marTop w:val="0"/>
      <w:marBottom w:val="0"/>
      <w:divBdr>
        <w:top w:val="none" w:sz="0" w:space="0" w:color="auto"/>
        <w:left w:val="none" w:sz="0" w:space="0" w:color="auto"/>
        <w:bottom w:val="none" w:sz="0" w:space="0" w:color="auto"/>
        <w:right w:val="none" w:sz="0" w:space="0" w:color="auto"/>
      </w:divBdr>
    </w:div>
    <w:div w:id="361438825">
      <w:marLeft w:val="640"/>
      <w:marRight w:val="0"/>
      <w:marTop w:val="0"/>
      <w:marBottom w:val="0"/>
      <w:divBdr>
        <w:top w:val="none" w:sz="0" w:space="0" w:color="auto"/>
        <w:left w:val="none" w:sz="0" w:space="0" w:color="auto"/>
        <w:bottom w:val="none" w:sz="0" w:space="0" w:color="auto"/>
        <w:right w:val="none" w:sz="0" w:space="0" w:color="auto"/>
      </w:divBdr>
    </w:div>
    <w:div w:id="361445693">
      <w:marLeft w:val="640"/>
      <w:marRight w:val="0"/>
      <w:marTop w:val="0"/>
      <w:marBottom w:val="0"/>
      <w:divBdr>
        <w:top w:val="none" w:sz="0" w:space="0" w:color="auto"/>
        <w:left w:val="none" w:sz="0" w:space="0" w:color="auto"/>
        <w:bottom w:val="none" w:sz="0" w:space="0" w:color="auto"/>
        <w:right w:val="none" w:sz="0" w:space="0" w:color="auto"/>
      </w:divBdr>
    </w:div>
    <w:div w:id="361515613">
      <w:marLeft w:val="640"/>
      <w:marRight w:val="0"/>
      <w:marTop w:val="0"/>
      <w:marBottom w:val="0"/>
      <w:divBdr>
        <w:top w:val="none" w:sz="0" w:space="0" w:color="auto"/>
        <w:left w:val="none" w:sz="0" w:space="0" w:color="auto"/>
        <w:bottom w:val="none" w:sz="0" w:space="0" w:color="auto"/>
        <w:right w:val="none" w:sz="0" w:space="0" w:color="auto"/>
      </w:divBdr>
    </w:div>
    <w:div w:id="361516663">
      <w:marLeft w:val="640"/>
      <w:marRight w:val="0"/>
      <w:marTop w:val="0"/>
      <w:marBottom w:val="0"/>
      <w:divBdr>
        <w:top w:val="none" w:sz="0" w:space="0" w:color="auto"/>
        <w:left w:val="none" w:sz="0" w:space="0" w:color="auto"/>
        <w:bottom w:val="none" w:sz="0" w:space="0" w:color="auto"/>
        <w:right w:val="none" w:sz="0" w:space="0" w:color="auto"/>
      </w:divBdr>
    </w:div>
    <w:div w:id="361519476">
      <w:marLeft w:val="640"/>
      <w:marRight w:val="0"/>
      <w:marTop w:val="0"/>
      <w:marBottom w:val="0"/>
      <w:divBdr>
        <w:top w:val="none" w:sz="0" w:space="0" w:color="auto"/>
        <w:left w:val="none" w:sz="0" w:space="0" w:color="auto"/>
        <w:bottom w:val="none" w:sz="0" w:space="0" w:color="auto"/>
        <w:right w:val="none" w:sz="0" w:space="0" w:color="auto"/>
      </w:divBdr>
    </w:div>
    <w:div w:id="361713875">
      <w:marLeft w:val="640"/>
      <w:marRight w:val="0"/>
      <w:marTop w:val="0"/>
      <w:marBottom w:val="0"/>
      <w:divBdr>
        <w:top w:val="none" w:sz="0" w:space="0" w:color="auto"/>
        <w:left w:val="none" w:sz="0" w:space="0" w:color="auto"/>
        <w:bottom w:val="none" w:sz="0" w:space="0" w:color="auto"/>
        <w:right w:val="none" w:sz="0" w:space="0" w:color="auto"/>
      </w:divBdr>
    </w:div>
    <w:div w:id="361789954">
      <w:marLeft w:val="640"/>
      <w:marRight w:val="0"/>
      <w:marTop w:val="0"/>
      <w:marBottom w:val="0"/>
      <w:divBdr>
        <w:top w:val="none" w:sz="0" w:space="0" w:color="auto"/>
        <w:left w:val="none" w:sz="0" w:space="0" w:color="auto"/>
        <w:bottom w:val="none" w:sz="0" w:space="0" w:color="auto"/>
        <w:right w:val="none" w:sz="0" w:space="0" w:color="auto"/>
      </w:divBdr>
    </w:div>
    <w:div w:id="361829241">
      <w:marLeft w:val="640"/>
      <w:marRight w:val="0"/>
      <w:marTop w:val="0"/>
      <w:marBottom w:val="0"/>
      <w:divBdr>
        <w:top w:val="none" w:sz="0" w:space="0" w:color="auto"/>
        <w:left w:val="none" w:sz="0" w:space="0" w:color="auto"/>
        <w:bottom w:val="none" w:sz="0" w:space="0" w:color="auto"/>
        <w:right w:val="none" w:sz="0" w:space="0" w:color="auto"/>
      </w:divBdr>
    </w:div>
    <w:div w:id="361903379">
      <w:marLeft w:val="640"/>
      <w:marRight w:val="0"/>
      <w:marTop w:val="0"/>
      <w:marBottom w:val="0"/>
      <w:divBdr>
        <w:top w:val="none" w:sz="0" w:space="0" w:color="auto"/>
        <w:left w:val="none" w:sz="0" w:space="0" w:color="auto"/>
        <w:bottom w:val="none" w:sz="0" w:space="0" w:color="auto"/>
        <w:right w:val="none" w:sz="0" w:space="0" w:color="auto"/>
      </w:divBdr>
    </w:div>
    <w:div w:id="361975732">
      <w:marLeft w:val="640"/>
      <w:marRight w:val="0"/>
      <w:marTop w:val="0"/>
      <w:marBottom w:val="0"/>
      <w:divBdr>
        <w:top w:val="none" w:sz="0" w:space="0" w:color="auto"/>
        <w:left w:val="none" w:sz="0" w:space="0" w:color="auto"/>
        <w:bottom w:val="none" w:sz="0" w:space="0" w:color="auto"/>
        <w:right w:val="none" w:sz="0" w:space="0" w:color="auto"/>
      </w:divBdr>
    </w:div>
    <w:div w:id="361983591">
      <w:marLeft w:val="640"/>
      <w:marRight w:val="0"/>
      <w:marTop w:val="0"/>
      <w:marBottom w:val="0"/>
      <w:divBdr>
        <w:top w:val="none" w:sz="0" w:space="0" w:color="auto"/>
        <w:left w:val="none" w:sz="0" w:space="0" w:color="auto"/>
        <w:bottom w:val="none" w:sz="0" w:space="0" w:color="auto"/>
        <w:right w:val="none" w:sz="0" w:space="0" w:color="auto"/>
      </w:divBdr>
    </w:div>
    <w:div w:id="362024642">
      <w:marLeft w:val="640"/>
      <w:marRight w:val="0"/>
      <w:marTop w:val="0"/>
      <w:marBottom w:val="0"/>
      <w:divBdr>
        <w:top w:val="none" w:sz="0" w:space="0" w:color="auto"/>
        <w:left w:val="none" w:sz="0" w:space="0" w:color="auto"/>
        <w:bottom w:val="none" w:sz="0" w:space="0" w:color="auto"/>
        <w:right w:val="none" w:sz="0" w:space="0" w:color="auto"/>
      </w:divBdr>
    </w:div>
    <w:div w:id="362053603">
      <w:marLeft w:val="640"/>
      <w:marRight w:val="0"/>
      <w:marTop w:val="0"/>
      <w:marBottom w:val="0"/>
      <w:divBdr>
        <w:top w:val="none" w:sz="0" w:space="0" w:color="auto"/>
        <w:left w:val="none" w:sz="0" w:space="0" w:color="auto"/>
        <w:bottom w:val="none" w:sz="0" w:space="0" w:color="auto"/>
        <w:right w:val="none" w:sz="0" w:space="0" w:color="auto"/>
      </w:divBdr>
    </w:div>
    <w:div w:id="362219542">
      <w:marLeft w:val="640"/>
      <w:marRight w:val="0"/>
      <w:marTop w:val="0"/>
      <w:marBottom w:val="0"/>
      <w:divBdr>
        <w:top w:val="none" w:sz="0" w:space="0" w:color="auto"/>
        <w:left w:val="none" w:sz="0" w:space="0" w:color="auto"/>
        <w:bottom w:val="none" w:sz="0" w:space="0" w:color="auto"/>
        <w:right w:val="none" w:sz="0" w:space="0" w:color="auto"/>
      </w:divBdr>
    </w:div>
    <w:div w:id="362366464">
      <w:marLeft w:val="640"/>
      <w:marRight w:val="0"/>
      <w:marTop w:val="0"/>
      <w:marBottom w:val="0"/>
      <w:divBdr>
        <w:top w:val="none" w:sz="0" w:space="0" w:color="auto"/>
        <w:left w:val="none" w:sz="0" w:space="0" w:color="auto"/>
        <w:bottom w:val="none" w:sz="0" w:space="0" w:color="auto"/>
        <w:right w:val="none" w:sz="0" w:space="0" w:color="auto"/>
      </w:divBdr>
    </w:div>
    <w:div w:id="362445861">
      <w:marLeft w:val="640"/>
      <w:marRight w:val="0"/>
      <w:marTop w:val="0"/>
      <w:marBottom w:val="0"/>
      <w:divBdr>
        <w:top w:val="none" w:sz="0" w:space="0" w:color="auto"/>
        <w:left w:val="none" w:sz="0" w:space="0" w:color="auto"/>
        <w:bottom w:val="none" w:sz="0" w:space="0" w:color="auto"/>
        <w:right w:val="none" w:sz="0" w:space="0" w:color="auto"/>
      </w:divBdr>
    </w:div>
    <w:div w:id="362562023">
      <w:marLeft w:val="640"/>
      <w:marRight w:val="0"/>
      <w:marTop w:val="0"/>
      <w:marBottom w:val="0"/>
      <w:divBdr>
        <w:top w:val="none" w:sz="0" w:space="0" w:color="auto"/>
        <w:left w:val="none" w:sz="0" w:space="0" w:color="auto"/>
        <w:bottom w:val="none" w:sz="0" w:space="0" w:color="auto"/>
        <w:right w:val="none" w:sz="0" w:space="0" w:color="auto"/>
      </w:divBdr>
    </w:div>
    <w:div w:id="362676288">
      <w:marLeft w:val="640"/>
      <w:marRight w:val="0"/>
      <w:marTop w:val="0"/>
      <w:marBottom w:val="0"/>
      <w:divBdr>
        <w:top w:val="none" w:sz="0" w:space="0" w:color="auto"/>
        <w:left w:val="none" w:sz="0" w:space="0" w:color="auto"/>
        <w:bottom w:val="none" w:sz="0" w:space="0" w:color="auto"/>
        <w:right w:val="none" w:sz="0" w:space="0" w:color="auto"/>
      </w:divBdr>
    </w:div>
    <w:div w:id="362706500">
      <w:marLeft w:val="640"/>
      <w:marRight w:val="0"/>
      <w:marTop w:val="0"/>
      <w:marBottom w:val="0"/>
      <w:divBdr>
        <w:top w:val="none" w:sz="0" w:space="0" w:color="auto"/>
        <w:left w:val="none" w:sz="0" w:space="0" w:color="auto"/>
        <w:bottom w:val="none" w:sz="0" w:space="0" w:color="auto"/>
        <w:right w:val="none" w:sz="0" w:space="0" w:color="auto"/>
      </w:divBdr>
    </w:div>
    <w:div w:id="362756073">
      <w:marLeft w:val="640"/>
      <w:marRight w:val="0"/>
      <w:marTop w:val="0"/>
      <w:marBottom w:val="0"/>
      <w:divBdr>
        <w:top w:val="none" w:sz="0" w:space="0" w:color="auto"/>
        <w:left w:val="none" w:sz="0" w:space="0" w:color="auto"/>
        <w:bottom w:val="none" w:sz="0" w:space="0" w:color="auto"/>
        <w:right w:val="none" w:sz="0" w:space="0" w:color="auto"/>
      </w:divBdr>
    </w:div>
    <w:div w:id="362902286">
      <w:marLeft w:val="640"/>
      <w:marRight w:val="0"/>
      <w:marTop w:val="0"/>
      <w:marBottom w:val="0"/>
      <w:divBdr>
        <w:top w:val="none" w:sz="0" w:space="0" w:color="auto"/>
        <w:left w:val="none" w:sz="0" w:space="0" w:color="auto"/>
        <w:bottom w:val="none" w:sz="0" w:space="0" w:color="auto"/>
        <w:right w:val="none" w:sz="0" w:space="0" w:color="auto"/>
      </w:divBdr>
    </w:div>
    <w:div w:id="362946575">
      <w:marLeft w:val="640"/>
      <w:marRight w:val="0"/>
      <w:marTop w:val="0"/>
      <w:marBottom w:val="0"/>
      <w:divBdr>
        <w:top w:val="none" w:sz="0" w:space="0" w:color="auto"/>
        <w:left w:val="none" w:sz="0" w:space="0" w:color="auto"/>
        <w:bottom w:val="none" w:sz="0" w:space="0" w:color="auto"/>
        <w:right w:val="none" w:sz="0" w:space="0" w:color="auto"/>
      </w:divBdr>
    </w:div>
    <w:div w:id="363137487">
      <w:marLeft w:val="640"/>
      <w:marRight w:val="0"/>
      <w:marTop w:val="0"/>
      <w:marBottom w:val="0"/>
      <w:divBdr>
        <w:top w:val="none" w:sz="0" w:space="0" w:color="auto"/>
        <w:left w:val="none" w:sz="0" w:space="0" w:color="auto"/>
        <w:bottom w:val="none" w:sz="0" w:space="0" w:color="auto"/>
        <w:right w:val="none" w:sz="0" w:space="0" w:color="auto"/>
      </w:divBdr>
    </w:div>
    <w:div w:id="363139798">
      <w:marLeft w:val="640"/>
      <w:marRight w:val="0"/>
      <w:marTop w:val="0"/>
      <w:marBottom w:val="0"/>
      <w:divBdr>
        <w:top w:val="none" w:sz="0" w:space="0" w:color="auto"/>
        <w:left w:val="none" w:sz="0" w:space="0" w:color="auto"/>
        <w:bottom w:val="none" w:sz="0" w:space="0" w:color="auto"/>
        <w:right w:val="none" w:sz="0" w:space="0" w:color="auto"/>
      </w:divBdr>
    </w:div>
    <w:div w:id="363216251">
      <w:marLeft w:val="640"/>
      <w:marRight w:val="0"/>
      <w:marTop w:val="0"/>
      <w:marBottom w:val="0"/>
      <w:divBdr>
        <w:top w:val="none" w:sz="0" w:space="0" w:color="auto"/>
        <w:left w:val="none" w:sz="0" w:space="0" w:color="auto"/>
        <w:bottom w:val="none" w:sz="0" w:space="0" w:color="auto"/>
        <w:right w:val="none" w:sz="0" w:space="0" w:color="auto"/>
      </w:divBdr>
    </w:div>
    <w:div w:id="363293521">
      <w:marLeft w:val="640"/>
      <w:marRight w:val="0"/>
      <w:marTop w:val="0"/>
      <w:marBottom w:val="0"/>
      <w:divBdr>
        <w:top w:val="none" w:sz="0" w:space="0" w:color="auto"/>
        <w:left w:val="none" w:sz="0" w:space="0" w:color="auto"/>
        <w:bottom w:val="none" w:sz="0" w:space="0" w:color="auto"/>
        <w:right w:val="none" w:sz="0" w:space="0" w:color="auto"/>
      </w:divBdr>
    </w:div>
    <w:div w:id="363294178">
      <w:marLeft w:val="640"/>
      <w:marRight w:val="0"/>
      <w:marTop w:val="0"/>
      <w:marBottom w:val="0"/>
      <w:divBdr>
        <w:top w:val="none" w:sz="0" w:space="0" w:color="auto"/>
        <w:left w:val="none" w:sz="0" w:space="0" w:color="auto"/>
        <w:bottom w:val="none" w:sz="0" w:space="0" w:color="auto"/>
        <w:right w:val="none" w:sz="0" w:space="0" w:color="auto"/>
      </w:divBdr>
    </w:div>
    <w:div w:id="363363517">
      <w:marLeft w:val="640"/>
      <w:marRight w:val="0"/>
      <w:marTop w:val="0"/>
      <w:marBottom w:val="0"/>
      <w:divBdr>
        <w:top w:val="none" w:sz="0" w:space="0" w:color="auto"/>
        <w:left w:val="none" w:sz="0" w:space="0" w:color="auto"/>
        <w:bottom w:val="none" w:sz="0" w:space="0" w:color="auto"/>
        <w:right w:val="none" w:sz="0" w:space="0" w:color="auto"/>
      </w:divBdr>
    </w:div>
    <w:div w:id="363364248">
      <w:marLeft w:val="640"/>
      <w:marRight w:val="0"/>
      <w:marTop w:val="0"/>
      <w:marBottom w:val="0"/>
      <w:divBdr>
        <w:top w:val="none" w:sz="0" w:space="0" w:color="auto"/>
        <w:left w:val="none" w:sz="0" w:space="0" w:color="auto"/>
        <w:bottom w:val="none" w:sz="0" w:space="0" w:color="auto"/>
        <w:right w:val="none" w:sz="0" w:space="0" w:color="auto"/>
      </w:divBdr>
    </w:div>
    <w:div w:id="363405757">
      <w:marLeft w:val="640"/>
      <w:marRight w:val="0"/>
      <w:marTop w:val="0"/>
      <w:marBottom w:val="0"/>
      <w:divBdr>
        <w:top w:val="none" w:sz="0" w:space="0" w:color="auto"/>
        <w:left w:val="none" w:sz="0" w:space="0" w:color="auto"/>
        <w:bottom w:val="none" w:sz="0" w:space="0" w:color="auto"/>
        <w:right w:val="none" w:sz="0" w:space="0" w:color="auto"/>
      </w:divBdr>
    </w:div>
    <w:div w:id="363409153">
      <w:marLeft w:val="640"/>
      <w:marRight w:val="0"/>
      <w:marTop w:val="0"/>
      <w:marBottom w:val="0"/>
      <w:divBdr>
        <w:top w:val="none" w:sz="0" w:space="0" w:color="auto"/>
        <w:left w:val="none" w:sz="0" w:space="0" w:color="auto"/>
        <w:bottom w:val="none" w:sz="0" w:space="0" w:color="auto"/>
        <w:right w:val="none" w:sz="0" w:space="0" w:color="auto"/>
      </w:divBdr>
    </w:div>
    <w:div w:id="363479113">
      <w:marLeft w:val="640"/>
      <w:marRight w:val="0"/>
      <w:marTop w:val="0"/>
      <w:marBottom w:val="0"/>
      <w:divBdr>
        <w:top w:val="none" w:sz="0" w:space="0" w:color="auto"/>
        <w:left w:val="none" w:sz="0" w:space="0" w:color="auto"/>
        <w:bottom w:val="none" w:sz="0" w:space="0" w:color="auto"/>
        <w:right w:val="none" w:sz="0" w:space="0" w:color="auto"/>
      </w:divBdr>
    </w:div>
    <w:div w:id="363528838">
      <w:marLeft w:val="640"/>
      <w:marRight w:val="0"/>
      <w:marTop w:val="0"/>
      <w:marBottom w:val="0"/>
      <w:divBdr>
        <w:top w:val="none" w:sz="0" w:space="0" w:color="auto"/>
        <w:left w:val="none" w:sz="0" w:space="0" w:color="auto"/>
        <w:bottom w:val="none" w:sz="0" w:space="0" w:color="auto"/>
        <w:right w:val="none" w:sz="0" w:space="0" w:color="auto"/>
      </w:divBdr>
    </w:div>
    <w:div w:id="363555279">
      <w:marLeft w:val="640"/>
      <w:marRight w:val="0"/>
      <w:marTop w:val="0"/>
      <w:marBottom w:val="0"/>
      <w:divBdr>
        <w:top w:val="none" w:sz="0" w:space="0" w:color="auto"/>
        <w:left w:val="none" w:sz="0" w:space="0" w:color="auto"/>
        <w:bottom w:val="none" w:sz="0" w:space="0" w:color="auto"/>
        <w:right w:val="none" w:sz="0" w:space="0" w:color="auto"/>
      </w:divBdr>
    </w:div>
    <w:div w:id="363597993">
      <w:marLeft w:val="640"/>
      <w:marRight w:val="0"/>
      <w:marTop w:val="0"/>
      <w:marBottom w:val="0"/>
      <w:divBdr>
        <w:top w:val="none" w:sz="0" w:space="0" w:color="auto"/>
        <w:left w:val="none" w:sz="0" w:space="0" w:color="auto"/>
        <w:bottom w:val="none" w:sz="0" w:space="0" w:color="auto"/>
        <w:right w:val="none" w:sz="0" w:space="0" w:color="auto"/>
      </w:divBdr>
    </w:div>
    <w:div w:id="363601197">
      <w:marLeft w:val="640"/>
      <w:marRight w:val="0"/>
      <w:marTop w:val="0"/>
      <w:marBottom w:val="0"/>
      <w:divBdr>
        <w:top w:val="none" w:sz="0" w:space="0" w:color="auto"/>
        <w:left w:val="none" w:sz="0" w:space="0" w:color="auto"/>
        <w:bottom w:val="none" w:sz="0" w:space="0" w:color="auto"/>
        <w:right w:val="none" w:sz="0" w:space="0" w:color="auto"/>
      </w:divBdr>
    </w:div>
    <w:div w:id="363604003">
      <w:marLeft w:val="640"/>
      <w:marRight w:val="0"/>
      <w:marTop w:val="0"/>
      <w:marBottom w:val="0"/>
      <w:divBdr>
        <w:top w:val="none" w:sz="0" w:space="0" w:color="auto"/>
        <w:left w:val="none" w:sz="0" w:space="0" w:color="auto"/>
        <w:bottom w:val="none" w:sz="0" w:space="0" w:color="auto"/>
        <w:right w:val="none" w:sz="0" w:space="0" w:color="auto"/>
      </w:divBdr>
    </w:div>
    <w:div w:id="363674996">
      <w:marLeft w:val="640"/>
      <w:marRight w:val="0"/>
      <w:marTop w:val="0"/>
      <w:marBottom w:val="0"/>
      <w:divBdr>
        <w:top w:val="none" w:sz="0" w:space="0" w:color="auto"/>
        <w:left w:val="none" w:sz="0" w:space="0" w:color="auto"/>
        <w:bottom w:val="none" w:sz="0" w:space="0" w:color="auto"/>
        <w:right w:val="none" w:sz="0" w:space="0" w:color="auto"/>
      </w:divBdr>
    </w:div>
    <w:div w:id="363751654">
      <w:marLeft w:val="640"/>
      <w:marRight w:val="0"/>
      <w:marTop w:val="0"/>
      <w:marBottom w:val="0"/>
      <w:divBdr>
        <w:top w:val="none" w:sz="0" w:space="0" w:color="auto"/>
        <w:left w:val="none" w:sz="0" w:space="0" w:color="auto"/>
        <w:bottom w:val="none" w:sz="0" w:space="0" w:color="auto"/>
        <w:right w:val="none" w:sz="0" w:space="0" w:color="auto"/>
      </w:divBdr>
    </w:div>
    <w:div w:id="363864952">
      <w:marLeft w:val="640"/>
      <w:marRight w:val="0"/>
      <w:marTop w:val="0"/>
      <w:marBottom w:val="0"/>
      <w:divBdr>
        <w:top w:val="none" w:sz="0" w:space="0" w:color="auto"/>
        <w:left w:val="none" w:sz="0" w:space="0" w:color="auto"/>
        <w:bottom w:val="none" w:sz="0" w:space="0" w:color="auto"/>
        <w:right w:val="none" w:sz="0" w:space="0" w:color="auto"/>
      </w:divBdr>
    </w:div>
    <w:div w:id="363989493">
      <w:marLeft w:val="640"/>
      <w:marRight w:val="0"/>
      <w:marTop w:val="0"/>
      <w:marBottom w:val="0"/>
      <w:divBdr>
        <w:top w:val="none" w:sz="0" w:space="0" w:color="auto"/>
        <w:left w:val="none" w:sz="0" w:space="0" w:color="auto"/>
        <w:bottom w:val="none" w:sz="0" w:space="0" w:color="auto"/>
        <w:right w:val="none" w:sz="0" w:space="0" w:color="auto"/>
      </w:divBdr>
    </w:div>
    <w:div w:id="364135519">
      <w:marLeft w:val="640"/>
      <w:marRight w:val="0"/>
      <w:marTop w:val="0"/>
      <w:marBottom w:val="0"/>
      <w:divBdr>
        <w:top w:val="none" w:sz="0" w:space="0" w:color="auto"/>
        <w:left w:val="none" w:sz="0" w:space="0" w:color="auto"/>
        <w:bottom w:val="none" w:sz="0" w:space="0" w:color="auto"/>
        <w:right w:val="none" w:sz="0" w:space="0" w:color="auto"/>
      </w:divBdr>
    </w:div>
    <w:div w:id="364402917">
      <w:marLeft w:val="640"/>
      <w:marRight w:val="0"/>
      <w:marTop w:val="0"/>
      <w:marBottom w:val="0"/>
      <w:divBdr>
        <w:top w:val="none" w:sz="0" w:space="0" w:color="auto"/>
        <w:left w:val="none" w:sz="0" w:space="0" w:color="auto"/>
        <w:bottom w:val="none" w:sz="0" w:space="0" w:color="auto"/>
        <w:right w:val="none" w:sz="0" w:space="0" w:color="auto"/>
      </w:divBdr>
    </w:div>
    <w:div w:id="364446282">
      <w:marLeft w:val="640"/>
      <w:marRight w:val="0"/>
      <w:marTop w:val="0"/>
      <w:marBottom w:val="0"/>
      <w:divBdr>
        <w:top w:val="none" w:sz="0" w:space="0" w:color="auto"/>
        <w:left w:val="none" w:sz="0" w:space="0" w:color="auto"/>
        <w:bottom w:val="none" w:sz="0" w:space="0" w:color="auto"/>
        <w:right w:val="none" w:sz="0" w:space="0" w:color="auto"/>
      </w:divBdr>
    </w:div>
    <w:div w:id="364452138">
      <w:marLeft w:val="640"/>
      <w:marRight w:val="0"/>
      <w:marTop w:val="0"/>
      <w:marBottom w:val="0"/>
      <w:divBdr>
        <w:top w:val="none" w:sz="0" w:space="0" w:color="auto"/>
        <w:left w:val="none" w:sz="0" w:space="0" w:color="auto"/>
        <w:bottom w:val="none" w:sz="0" w:space="0" w:color="auto"/>
        <w:right w:val="none" w:sz="0" w:space="0" w:color="auto"/>
      </w:divBdr>
    </w:div>
    <w:div w:id="364478073">
      <w:marLeft w:val="640"/>
      <w:marRight w:val="0"/>
      <w:marTop w:val="0"/>
      <w:marBottom w:val="0"/>
      <w:divBdr>
        <w:top w:val="none" w:sz="0" w:space="0" w:color="auto"/>
        <w:left w:val="none" w:sz="0" w:space="0" w:color="auto"/>
        <w:bottom w:val="none" w:sz="0" w:space="0" w:color="auto"/>
        <w:right w:val="none" w:sz="0" w:space="0" w:color="auto"/>
      </w:divBdr>
    </w:div>
    <w:div w:id="364595568">
      <w:marLeft w:val="640"/>
      <w:marRight w:val="0"/>
      <w:marTop w:val="0"/>
      <w:marBottom w:val="0"/>
      <w:divBdr>
        <w:top w:val="none" w:sz="0" w:space="0" w:color="auto"/>
        <w:left w:val="none" w:sz="0" w:space="0" w:color="auto"/>
        <w:bottom w:val="none" w:sz="0" w:space="0" w:color="auto"/>
        <w:right w:val="none" w:sz="0" w:space="0" w:color="auto"/>
      </w:divBdr>
    </w:div>
    <w:div w:id="364722559">
      <w:marLeft w:val="640"/>
      <w:marRight w:val="0"/>
      <w:marTop w:val="0"/>
      <w:marBottom w:val="0"/>
      <w:divBdr>
        <w:top w:val="none" w:sz="0" w:space="0" w:color="auto"/>
        <w:left w:val="none" w:sz="0" w:space="0" w:color="auto"/>
        <w:bottom w:val="none" w:sz="0" w:space="0" w:color="auto"/>
        <w:right w:val="none" w:sz="0" w:space="0" w:color="auto"/>
      </w:divBdr>
    </w:div>
    <w:div w:id="364792738">
      <w:marLeft w:val="640"/>
      <w:marRight w:val="0"/>
      <w:marTop w:val="0"/>
      <w:marBottom w:val="0"/>
      <w:divBdr>
        <w:top w:val="none" w:sz="0" w:space="0" w:color="auto"/>
        <w:left w:val="none" w:sz="0" w:space="0" w:color="auto"/>
        <w:bottom w:val="none" w:sz="0" w:space="0" w:color="auto"/>
        <w:right w:val="none" w:sz="0" w:space="0" w:color="auto"/>
      </w:divBdr>
    </w:div>
    <w:div w:id="364914583">
      <w:marLeft w:val="640"/>
      <w:marRight w:val="0"/>
      <w:marTop w:val="0"/>
      <w:marBottom w:val="0"/>
      <w:divBdr>
        <w:top w:val="none" w:sz="0" w:space="0" w:color="auto"/>
        <w:left w:val="none" w:sz="0" w:space="0" w:color="auto"/>
        <w:bottom w:val="none" w:sz="0" w:space="0" w:color="auto"/>
        <w:right w:val="none" w:sz="0" w:space="0" w:color="auto"/>
      </w:divBdr>
    </w:div>
    <w:div w:id="365060829">
      <w:marLeft w:val="640"/>
      <w:marRight w:val="0"/>
      <w:marTop w:val="0"/>
      <w:marBottom w:val="0"/>
      <w:divBdr>
        <w:top w:val="none" w:sz="0" w:space="0" w:color="auto"/>
        <w:left w:val="none" w:sz="0" w:space="0" w:color="auto"/>
        <w:bottom w:val="none" w:sz="0" w:space="0" w:color="auto"/>
        <w:right w:val="none" w:sz="0" w:space="0" w:color="auto"/>
      </w:divBdr>
    </w:div>
    <w:div w:id="365102256">
      <w:marLeft w:val="640"/>
      <w:marRight w:val="0"/>
      <w:marTop w:val="0"/>
      <w:marBottom w:val="0"/>
      <w:divBdr>
        <w:top w:val="none" w:sz="0" w:space="0" w:color="auto"/>
        <w:left w:val="none" w:sz="0" w:space="0" w:color="auto"/>
        <w:bottom w:val="none" w:sz="0" w:space="0" w:color="auto"/>
        <w:right w:val="none" w:sz="0" w:space="0" w:color="auto"/>
      </w:divBdr>
    </w:div>
    <w:div w:id="365178127">
      <w:marLeft w:val="640"/>
      <w:marRight w:val="0"/>
      <w:marTop w:val="0"/>
      <w:marBottom w:val="0"/>
      <w:divBdr>
        <w:top w:val="none" w:sz="0" w:space="0" w:color="auto"/>
        <w:left w:val="none" w:sz="0" w:space="0" w:color="auto"/>
        <w:bottom w:val="none" w:sz="0" w:space="0" w:color="auto"/>
        <w:right w:val="none" w:sz="0" w:space="0" w:color="auto"/>
      </w:divBdr>
    </w:div>
    <w:div w:id="365327490">
      <w:marLeft w:val="640"/>
      <w:marRight w:val="0"/>
      <w:marTop w:val="0"/>
      <w:marBottom w:val="0"/>
      <w:divBdr>
        <w:top w:val="none" w:sz="0" w:space="0" w:color="auto"/>
        <w:left w:val="none" w:sz="0" w:space="0" w:color="auto"/>
        <w:bottom w:val="none" w:sz="0" w:space="0" w:color="auto"/>
        <w:right w:val="none" w:sz="0" w:space="0" w:color="auto"/>
      </w:divBdr>
    </w:div>
    <w:div w:id="365372712">
      <w:marLeft w:val="640"/>
      <w:marRight w:val="0"/>
      <w:marTop w:val="0"/>
      <w:marBottom w:val="0"/>
      <w:divBdr>
        <w:top w:val="none" w:sz="0" w:space="0" w:color="auto"/>
        <w:left w:val="none" w:sz="0" w:space="0" w:color="auto"/>
        <w:bottom w:val="none" w:sz="0" w:space="0" w:color="auto"/>
        <w:right w:val="none" w:sz="0" w:space="0" w:color="auto"/>
      </w:divBdr>
    </w:div>
    <w:div w:id="365570941">
      <w:marLeft w:val="640"/>
      <w:marRight w:val="0"/>
      <w:marTop w:val="0"/>
      <w:marBottom w:val="0"/>
      <w:divBdr>
        <w:top w:val="none" w:sz="0" w:space="0" w:color="auto"/>
        <w:left w:val="none" w:sz="0" w:space="0" w:color="auto"/>
        <w:bottom w:val="none" w:sz="0" w:space="0" w:color="auto"/>
        <w:right w:val="none" w:sz="0" w:space="0" w:color="auto"/>
      </w:divBdr>
    </w:div>
    <w:div w:id="365639836">
      <w:marLeft w:val="640"/>
      <w:marRight w:val="0"/>
      <w:marTop w:val="0"/>
      <w:marBottom w:val="0"/>
      <w:divBdr>
        <w:top w:val="none" w:sz="0" w:space="0" w:color="auto"/>
        <w:left w:val="none" w:sz="0" w:space="0" w:color="auto"/>
        <w:bottom w:val="none" w:sz="0" w:space="0" w:color="auto"/>
        <w:right w:val="none" w:sz="0" w:space="0" w:color="auto"/>
      </w:divBdr>
    </w:div>
    <w:div w:id="365643973">
      <w:marLeft w:val="640"/>
      <w:marRight w:val="0"/>
      <w:marTop w:val="0"/>
      <w:marBottom w:val="0"/>
      <w:divBdr>
        <w:top w:val="none" w:sz="0" w:space="0" w:color="auto"/>
        <w:left w:val="none" w:sz="0" w:space="0" w:color="auto"/>
        <w:bottom w:val="none" w:sz="0" w:space="0" w:color="auto"/>
        <w:right w:val="none" w:sz="0" w:space="0" w:color="auto"/>
      </w:divBdr>
    </w:div>
    <w:div w:id="365716612">
      <w:marLeft w:val="640"/>
      <w:marRight w:val="0"/>
      <w:marTop w:val="0"/>
      <w:marBottom w:val="0"/>
      <w:divBdr>
        <w:top w:val="none" w:sz="0" w:space="0" w:color="auto"/>
        <w:left w:val="none" w:sz="0" w:space="0" w:color="auto"/>
        <w:bottom w:val="none" w:sz="0" w:space="0" w:color="auto"/>
        <w:right w:val="none" w:sz="0" w:space="0" w:color="auto"/>
      </w:divBdr>
    </w:div>
    <w:div w:id="365722285">
      <w:marLeft w:val="640"/>
      <w:marRight w:val="0"/>
      <w:marTop w:val="0"/>
      <w:marBottom w:val="0"/>
      <w:divBdr>
        <w:top w:val="none" w:sz="0" w:space="0" w:color="auto"/>
        <w:left w:val="none" w:sz="0" w:space="0" w:color="auto"/>
        <w:bottom w:val="none" w:sz="0" w:space="0" w:color="auto"/>
        <w:right w:val="none" w:sz="0" w:space="0" w:color="auto"/>
      </w:divBdr>
    </w:div>
    <w:div w:id="365761671">
      <w:marLeft w:val="640"/>
      <w:marRight w:val="0"/>
      <w:marTop w:val="0"/>
      <w:marBottom w:val="0"/>
      <w:divBdr>
        <w:top w:val="none" w:sz="0" w:space="0" w:color="auto"/>
        <w:left w:val="none" w:sz="0" w:space="0" w:color="auto"/>
        <w:bottom w:val="none" w:sz="0" w:space="0" w:color="auto"/>
        <w:right w:val="none" w:sz="0" w:space="0" w:color="auto"/>
      </w:divBdr>
    </w:div>
    <w:div w:id="365912130">
      <w:marLeft w:val="640"/>
      <w:marRight w:val="0"/>
      <w:marTop w:val="0"/>
      <w:marBottom w:val="0"/>
      <w:divBdr>
        <w:top w:val="none" w:sz="0" w:space="0" w:color="auto"/>
        <w:left w:val="none" w:sz="0" w:space="0" w:color="auto"/>
        <w:bottom w:val="none" w:sz="0" w:space="0" w:color="auto"/>
        <w:right w:val="none" w:sz="0" w:space="0" w:color="auto"/>
      </w:divBdr>
    </w:div>
    <w:div w:id="365956891">
      <w:marLeft w:val="640"/>
      <w:marRight w:val="0"/>
      <w:marTop w:val="0"/>
      <w:marBottom w:val="0"/>
      <w:divBdr>
        <w:top w:val="none" w:sz="0" w:space="0" w:color="auto"/>
        <w:left w:val="none" w:sz="0" w:space="0" w:color="auto"/>
        <w:bottom w:val="none" w:sz="0" w:space="0" w:color="auto"/>
        <w:right w:val="none" w:sz="0" w:space="0" w:color="auto"/>
      </w:divBdr>
    </w:div>
    <w:div w:id="365985092">
      <w:marLeft w:val="640"/>
      <w:marRight w:val="0"/>
      <w:marTop w:val="0"/>
      <w:marBottom w:val="0"/>
      <w:divBdr>
        <w:top w:val="none" w:sz="0" w:space="0" w:color="auto"/>
        <w:left w:val="none" w:sz="0" w:space="0" w:color="auto"/>
        <w:bottom w:val="none" w:sz="0" w:space="0" w:color="auto"/>
        <w:right w:val="none" w:sz="0" w:space="0" w:color="auto"/>
      </w:divBdr>
    </w:div>
    <w:div w:id="366178062">
      <w:marLeft w:val="640"/>
      <w:marRight w:val="0"/>
      <w:marTop w:val="0"/>
      <w:marBottom w:val="0"/>
      <w:divBdr>
        <w:top w:val="none" w:sz="0" w:space="0" w:color="auto"/>
        <w:left w:val="none" w:sz="0" w:space="0" w:color="auto"/>
        <w:bottom w:val="none" w:sz="0" w:space="0" w:color="auto"/>
        <w:right w:val="none" w:sz="0" w:space="0" w:color="auto"/>
      </w:divBdr>
    </w:div>
    <w:div w:id="366223133">
      <w:marLeft w:val="640"/>
      <w:marRight w:val="0"/>
      <w:marTop w:val="0"/>
      <w:marBottom w:val="0"/>
      <w:divBdr>
        <w:top w:val="none" w:sz="0" w:space="0" w:color="auto"/>
        <w:left w:val="none" w:sz="0" w:space="0" w:color="auto"/>
        <w:bottom w:val="none" w:sz="0" w:space="0" w:color="auto"/>
        <w:right w:val="none" w:sz="0" w:space="0" w:color="auto"/>
      </w:divBdr>
    </w:div>
    <w:div w:id="366225675">
      <w:marLeft w:val="640"/>
      <w:marRight w:val="0"/>
      <w:marTop w:val="0"/>
      <w:marBottom w:val="0"/>
      <w:divBdr>
        <w:top w:val="none" w:sz="0" w:space="0" w:color="auto"/>
        <w:left w:val="none" w:sz="0" w:space="0" w:color="auto"/>
        <w:bottom w:val="none" w:sz="0" w:space="0" w:color="auto"/>
        <w:right w:val="none" w:sz="0" w:space="0" w:color="auto"/>
      </w:divBdr>
    </w:div>
    <w:div w:id="366225763">
      <w:marLeft w:val="640"/>
      <w:marRight w:val="0"/>
      <w:marTop w:val="0"/>
      <w:marBottom w:val="0"/>
      <w:divBdr>
        <w:top w:val="none" w:sz="0" w:space="0" w:color="auto"/>
        <w:left w:val="none" w:sz="0" w:space="0" w:color="auto"/>
        <w:bottom w:val="none" w:sz="0" w:space="0" w:color="auto"/>
        <w:right w:val="none" w:sz="0" w:space="0" w:color="auto"/>
      </w:divBdr>
    </w:div>
    <w:div w:id="366295802">
      <w:marLeft w:val="640"/>
      <w:marRight w:val="0"/>
      <w:marTop w:val="0"/>
      <w:marBottom w:val="0"/>
      <w:divBdr>
        <w:top w:val="none" w:sz="0" w:space="0" w:color="auto"/>
        <w:left w:val="none" w:sz="0" w:space="0" w:color="auto"/>
        <w:bottom w:val="none" w:sz="0" w:space="0" w:color="auto"/>
        <w:right w:val="none" w:sz="0" w:space="0" w:color="auto"/>
      </w:divBdr>
    </w:div>
    <w:div w:id="366301494">
      <w:marLeft w:val="640"/>
      <w:marRight w:val="0"/>
      <w:marTop w:val="0"/>
      <w:marBottom w:val="0"/>
      <w:divBdr>
        <w:top w:val="none" w:sz="0" w:space="0" w:color="auto"/>
        <w:left w:val="none" w:sz="0" w:space="0" w:color="auto"/>
        <w:bottom w:val="none" w:sz="0" w:space="0" w:color="auto"/>
        <w:right w:val="none" w:sz="0" w:space="0" w:color="auto"/>
      </w:divBdr>
    </w:div>
    <w:div w:id="366373617">
      <w:marLeft w:val="640"/>
      <w:marRight w:val="0"/>
      <w:marTop w:val="0"/>
      <w:marBottom w:val="0"/>
      <w:divBdr>
        <w:top w:val="none" w:sz="0" w:space="0" w:color="auto"/>
        <w:left w:val="none" w:sz="0" w:space="0" w:color="auto"/>
        <w:bottom w:val="none" w:sz="0" w:space="0" w:color="auto"/>
        <w:right w:val="none" w:sz="0" w:space="0" w:color="auto"/>
      </w:divBdr>
    </w:div>
    <w:div w:id="366377354">
      <w:marLeft w:val="640"/>
      <w:marRight w:val="0"/>
      <w:marTop w:val="0"/>
      <w:marBottom w:val="0"/>
      <w:divBdr>
        <w:top w:val="none" w:sz="0" w:space="0" w:color="auto"/>
        <w:left w:val="none" w:sz="0" w:space="0" w:color="auto"/>
        <w:bottom w:val="none" w:sz="0" w:space="0" w:color="auto"/>
        <w:right w:val="none" w:sz="0" w:space="0" w:color="auto"/>
      </w:divBdr>
    </w:div>
    <w:div w:id="366412538">
      <w:marLeft w:val="640"/>
      <w:marRight w:val="0"/>
      <w:marTop w:val="0"/>
      <w:marBottom w:val="0"/>
      <w:divBdr>
        <w:top w:val="none" w:sz="0" w:space="0" w:color="auto"/>
        <w:left w:val="none" w:sz="0" w:space="0" w:color="auto"/>
        <w:bottom w:val="none" w:sz="0" w:space="0" w:color="auto"/>
        <w:right w:val="none" w:sz="0" w:space="0" w:color="auto"/>
      </w:divBdr>
    </w:div>
    <w:div w:id="366420184">
      <w:marLeft w:val="640"/>
      <w:marRight w:val="0"/>
      <w:marTop w:val="0"/>
      <w:marBottom w:val="0"/>
      <w:divBdr>
        <w:top w:val="none" w:sz="0" w:space="0" w:color="auto"/>
        <w:left w:val="none" w:sz="0" w:space="0" w:color="auto"/>
        <w:bottom w:val="none" w:sz="0" w:space="0" w:color="auto"/>
        <w:right w:val="none" w:sz="0" w:space="0" w:color="auto"/>
      </w:divBdr>
    </w:div>
    <w:div w:id="366486776">
      <w:marLeft w:val="640"/>
      <w:marRight w:val="0"/>
      <w:marTop w:val="0"/>
      <w:marBottom w:val="0"/>
      <w:divBdr>
        <w:top w:val="none" w:sz="0" w:space="0" w:color="auto"/>
        <w:left w:val="none" w:sz="0" w:space="0" w:color="auto"/>
        <w:bottom w:val="none" w:sz="0" w:space="0" w:color="auto"/>
        <w:right w:val="none" w:sz="0" w:space="0" w:color="auto"/>
      </w:divBdr>
    </w:div>
    <w:div w:id="366489159">
      <w:marLeft w:val="640"/>
      <w:marRight w:val="0"/>
      <w:marTop w:val="0"/>
      <w:marBottom w:val="0"/>
      <w:divBdr>
        <w:top w:val="none" w:sz="0" w:space="0" w:color="auto"/>
        <w:left w:val="none" w:sz="0" w:space="0" w:color="auto"/>
        <w:bottom w:val="none" w:sz="0" w:space="0" w:color="auto"/>
        <w:right w:val="none" w:sz="0" w:space="0" w:color="auto"/>
      </w:divBdr>
    </w:div>
    <w:div w:id="366612530">
      <w:marLeft w:val="640"/>
      <w:marRight w:val="0"/>
      <w:marTop w:val="0"/>
      <w:marBottom w:val="0"/>
      <w:divBdr>
        <w:top w:val="none" w:sz="0" w:space="0" w:color="auto"/>
        <w:left w:val="none" w:sz="0" w:space="0" w:color="auto"/>
        <w:bottom w:val="none" w:sz="0" w:space="0" w:color="auto"/>
        <w:right w:val="none" w:sz="0" w:space="0" w:color="auto"/>
      </w:divBdr>
    </w:div>
    <w:div w:id="366688419">
      <w:marLeft w:val="640"/>
      <w:marRight w:val="0"/>
      <w:marTop w:val="0"/>
      <w:marBottom w:val="0"/>
      <w:divBdr>
        <w:top w:val="none" w:sz="0" w:space="0" w:color="auto"/>
        <w:left w:val="none" w:sz="0" w:space="0" w:color="auto"/>
        <w:bottom w:val="none" w:sz="0" w:space="0" w:color="auto"/>
        <w:right w:val="none" w:sz="0" w:space="0" w:color="auto"/>
      </w:divBdr>
    </w:div>
    <w:div w:id="366759079">
      <w:marLeft w:val="640"/>
      <w:marRight w:val="0"/>
      <w:marTop w:val="0"/>
      <w:marBottom w:val="0"/>
      <w:divBdr>
        <w:top w:val="none" w:sz="0" w:space="0" w:color="auto"/>
        <w:left w:val="none" w:sz="0" w:space="0" w:color="auto"/>
        <w:bottom w:val="none" w:sz="0" w:space="0" w:color="auto"/>
        <w:right w:val="none" w:sz="0" w:space="0" w:color="auto"/>
      </w:divBdr>
    </w:div>
    <w:div w:id="366763565">
      <w:marLeft w:val="640"/>
      <w:marRight w:val="0"/>
      <w:marTop w:val="0"/>
      <w:marBottom w:val="0"/>
      <w:divBdr>
        <w:top w:val="none" w:sz="0" w:space="0" w:color="auto"/>
        <w:left w:val="none" w:sz="0" w:space="0" w:color="auto"/>
        <w:bottom w:val="none" w:sz="0" w:space="0" w:color="auto"/>
        <w:right w:val="none" w:sz="0" w:space="0" w:color="auto"/>
      </w:divBdr>
    </w:div>
    <w:div w:id="366764195">
      <w:marLeft w:val="640"/>
      <w:marRight w:val="0"/>
      <w:marTop w:val="0"/>
      <w:marBottom w:val="0"/>
      <w:divBdr>
        <w:top w:val="none" w:sz="0" w:space="0" w:color="auto"/>
        <w:left w:val="none" w:sz="0" w:space="0" w:color="auto"/>
        <w:bottom w:val="none" w:sz="0" w:space="0" w:color="auto"/>
        <w:right w:val="none" w:sz="0" w:space="0" w:color="auto"/>
      </w:divBdr>
    </w:div>
    <w:div w:id="366764239">
      <w:marLeft w:val="640"/>
      <w:marRight w:val="0"/>
      <w:marTop w:val="0"/>
      <w:marBottom w:val="0"/>
      <w:divBdr>
        <w:top w:val="none" w:sz="0" w:space="0" w:color="auto"/>
        <w:left w:val="none" w:sz="0" w:space="0" w:color="auto"/>
        <w:bottom w:val="none" w:sz="0" w:space="0" w:color="auto"/>
        <w:right w:val="none" w:sz="0" w:space="0" w:color="auto"/>
      </w:divBdr>
    </w:div>
    <w:div w:id="366806140">
      <w:marLeft w:val="640"/>
      <w:marRight w:val="0"/>
      <w:marTop w:val="0"/>
      <w:marBottom w:val="0"/>
      <w:divBdr>
        <w:top w:val="none" w:sz="0" w:space="0" w:color="auto"/>
        <w:left w:val="none" w:sz="0" w:space="0" w:color="auto"/>
        <w:bottom w:val="none" w:sz="0" w:space="0" w:color="auto"/>
        <w:right w:val="none" w:sz="0" w:space="0" w:color="auto"/>
      </w:divBdr>
    </w:div>
    <w:div w:id="366837397">
      <w:marLeft w:val="640"/>
      <w:marRight w:val="0"/>
      <w:marTop w:val="0"/>
      <w:marBottom w:val="0"/>
      <w:divBdr>
        <w:top w:val="none" w:sz="0" w:space="0" w:color="auto"/>
        <w:left w:val="none" w:sz="0" w:space="0" w:color="auto"/>
        <w:bottom w:val="none" w:sz="0" w:space="0" w:color="auto"/>
        <w:right w:val="none" w:sz="0" w:space="0" w:color="auto"/>
      </w:divBdr>
    </w:div>
    <w:div w:id="366876167">
      <w:marLeft w:val="640"/>
      <w:marRight w:val="0"/>
      <w:marTop w:val="0"/>
      <w:marBottom w:val="0"/>
      <w:divBdr>
        <w:top w:val="none" w:sz="0" w:space="0" w:color="auto"/>
        <w:left w:val="none" w:sz="0" w:space="0" w:color="auto"/>
        <w:bottom w:val="none" w:sz="0" w:space="0" w:color="auto"/>
        <w:right w:val="none" w:sz="0" w:space="0" w:color="auto"/>
      </w:divBdr>
    </w:div>
    <w:div w:id="366877013">
      <w:marLeft w:val="640"/>
      <w:marRight w:val="0"/>
      <w:marTop w:val="0"/>
      <w:marBottom w:val="0"/>
      <w:divBdr>
        <w:top w:val="none" w:sz="0" w:space="0" w:color="auto"/>
        <w:left w:val="none" w:sz="0" w:space="0" w:color="auto"/>
        <w:bottom w:val="none" w:sz="0" w:space="0" w:color="auto"/>
        <w:right w:val="none" w:sz="0" w:space="0" w:color="auto"/>
      </w:divBdr>
    </w:div>
    <w:div w:id="366878219">
      <w:marLeft w:val="640"/>
      <w:marRight w:val="0"/>
      <w:marTop w:val="0"/>
      <w:marBottom w:val="0"/>
      <w:divBdr>
        <w:top w:val="none" w:sz="0" w:space="0" w:color="auto"/>
        <w:left w:val="none" w:sz="0" w:space="0" w:color="auto"/>
        <w:bottom w:val="none" w:sz="0" w:space="0" w:color="auto"/>
        <w:right w:val="none" w:sz="0" w:space="0" w:color="auto"/>
      </w:divBdr>
    </w:div>
    <w:div w:id="366881864">
      <w:marLeft w:val="640"/>
      <w:marRight w:val="0"/>
      <w:marTop w:val="0"/>
      <w:marBottom w:val="0"/>
      <w:divBdr>
        <w:top w:val="none" w:sz="0" w:space="0" w:color="auto"/>
        <w:left w:val="none" w:sz="0" w:space="0" w:color="auto"/>
        <w:bottom w:val="none" w:sz="0" w:space="0" w:color="auto"/>
        <w:right w:val="none" w:sz="0" w:space="0" w:color="auto"/>
      </w:divBdr>
    </w:div>
    <w:div w:id="366953963">
      <w:marLeft w:val="640"/>
      <w:marRight w:val="0"/>
      <w:marTop w:val="0"/>
      <w:marBottom w:val="0"/>
      <w:divBdr>
        <w:top w:val="none" w:sz="0" w:space="0" w:color="auto"/>
        <w:left w:val="none" w:sz="0" w:space="0" w:color="auto"/>
        <w:bottom w:val="none" w:sz="0" w:space="0" w:color="auto"/>
        <w:right w:val="none" w:sz="0" w:space="0" w:color="auto"/>
      </w:divBdr>
    </w:div>
    <w:div w:id="367023285">
      <w:marLeft w:val="640"/>
      <w:marRight w:val="0"/>
      <w:marTop w:val="0"/>
      <w:marBottom w:val="0"/>
      <w:divBdr>
        <w:top w:val="none" w:sz="0" w:space="0" w:color="auto"/>
        <w:left w:val="none" w:sz="0" w:space="0" w:color="auto"/>
        <w:bottom w:val="none" w:sz="0" w:space="0" w:color="auto"/>
        <w:right w:val="none" w:sz="0" w:space="0" w:color="auto"/>
      </w:divBdr>
    </w:div>
    <w:div w:id="367029068">
      <w:marLeft w:val="640"/>
      <w:marRight w:val="0"/>
      <w:marTop w:val="0"/>
      <w:marBottom w:val="0"/>
      <w:divBdr>
        <w:top w:val="none" w:sz="0" w:space="0" w:color="auto"/>
        <w:left w:val="none" w:sz="0" w:space="0" w:color="auto"/>
        <w:bottom w:val="none" w:sz="0" w:space="0" w:color="auto"/>
        <w:right w:val="none" w:sz="0" w:space="0" w:color="auto"/>
      </w:divBdr>
    </w:div>
    <w:div w:id="367145851">
      <w:marLeft w:val="640"/>
      <w:marRight w:val="0"/>
      <w:marTop w:val="0"/>
      <w:marBottom w:val="0"/>
      <w:divBdr>
        <w:top w:val="none" w:sz="0" w:space="0" w:color="auto"/>
        <w:left w:val="none" w:sz="0" w:space="0" w:color="auto"/>
        <w:bottom w:val="none" w:sz="0" w:space="0" w:color="auto"/>
        <w:right w:val="none" w:sz="0" w:space="0" w:color="auto"/>
      </w:divBdr>
    </w:div>
    <w:div w:id="367148225">
      <w:marLeft w:val="640"/>
      <w:marRight w:val="0"/>
      <w:marTop w:val="0"/>
      <w:marBottom w:val="0"/>
      <w:divBdr>
        <w:top w:val="none" w:sz="0" w:space="0" w:color="auto"/>
        <w:left w:val="none" w:sz="0" w:space="0" w:color="auto"/>
        <w:bottom w:val="none" w:sz="0" w:space="0" w:color="auto"/>
        <w:right w:val="none" w:sz="0" w:space="0" w:color="auto"/>
      </w:divBdr>
    </w:div>
    <w:div w:id="367267781">
      <w:marLeft w:val="640"/>
      <w:marRight w:val="0"/>
      <w:marTop w:val="0"/>
      <w:marBottom w:val="0"/>
      <w:divBdr>
        <w:top w:val="none" w:sz="0" w:space="0" w:color="auto"/>
        <w:left w:val="none" w:sz="0" w:space="0" w:color="auto"/>
        <w:bottom w:val="none" w:sz="0" w:space="0" w:color="auto"/>
        <w:right w:val="none" w:sz="0" w:space="0" w:color="auto"/>
      </w:divBdr>
    </w:div>
    <w:div w:id="367410144">
      <w:marLeft w:val="640"/>
      <w:marRight w:val="0"/>
      <w:marTop w:val="0"/>
      <w:marBottom w:val="0"/>
      <w:divBdr>
        <w:top w:val="none" w:sz="0" w:space="0" w:color="auto"/>
        <w:left w:val="none" w:sz="0" w:space="0" w:color="auto"/>
        <w:bottom w:val="none" w:sz="0" w:space="0" w:color="auto"/>
        <w:right w:val="none" w:sz="0" w:space="0" w:color="auto"/>
      </w:divBdr>
    </w:div>
    <w:div w:id="367487772">
      <w:marLeft w:val="640"/>
      <w:marRight w:val="0"/>
      <w:marTop w:val="0"/>
      <w:marBottom w:val="0"/>
      <w:divBdr>
        <w:top w:val="none" w:sz="0" w:space="0" w:color="auto"/>
        <w:left w:val="none" w:sz="0" w:space="0" w:color="auto"/>
        <w:bottom w:val="none" w:sz="0" w:space="0" w:color="auto"/>
        <w:right w:val="none" w:sz="0" w:space="0" w:color="auto"/>
      </w:divBdr>
    </w:div>
    <w:div w:id="367605461">
      <w:marLeft w:val="640"/>
      <w:marRight w:val="0"/>
      <w:marTop w:val="0"/>
      <w:marBottom w:val="0"/>
      <w:divBdr>
        <w:top w:val="none" w:sz="0" w:space="0" w:color="auto"/>
        <w:left w:val="none" w:sz="0" w:space="0" w:color="auto"/>
        <w:bottom w:val="none" w:sz="0" w:space="0" w:color="auto"/>
        <w:right w:val="none" w:sz="0" w:space="0" w:color="auto"/>
      </w:divBdr>
    </w:div>
    <w:div w:id="367680579">
      <w:marLeft w:val="640"/>
      <w:marRight w:val="0"/>
      <w:marTop w:val="0"/>
      <w:marBottom w:val="0"/>
      <w:divBdr>
        <w:top w:val="none" w:sz="0" w:space="0" w:color="auto"/>
        <w:left w:val="none" w:sz="0" w:space="0" w:color="auto"/>
        <w:bottom w:val="none" w:sz="0" w:space="0" w:color="auto"/>
        <w:right w:val="none" w:sz="0" w:space="0" w:color="auto"/>
      </w:divBdr>
    </w:div>
    <w:div w:id="367680654">
      <w:marLeft w:val="640"/>
      <w:marRight w:val="0"/>
      <w:marTop w:val="0"/>
      <w:marBottom w:val="0"/>
      <w:divBdr>
        <w:top w:val="none" w:sz="0" w:space="0" w:color="auto"/>
        <w:left w:val="none" w:sz="0" w:space="0" w:color="auto"/>
        <w:bottom w:val="none" w:sz="0" w:space="0" w:color="auto"/>
        <w:right w:val="none" w:sz="0" w:space="0" w:color="auto"/>
      </w:divBdr>
    </w:div>
    <w:div w:id="367687110">
      <w:marLeft w:val="640"/>
      <w:marRight w:val="0"/>
      <w:marTop w:val="0"/>
      <w:marBottom w:val="0"/>
      <w:divBdr>
        <w:top w:val="none" w:sz="0" w:space="0" w:color="auto"/>
        <w:left w:val="none" w:sz="0" w:space="0" w:color="auto"/>
        <w:bottom w:val="none" w:sz="0" w:space="0" w:color="auto"/>
        <w:right w:val="none" w:sz="0" w:space="0" w:color="auto"/>
      </w:divBdr>
    </w:div>
    <w:div w:id="367799222">
      <w:marLeft w:val="640"/>
      <w:marRight w:val="0"/>
      <w:marTop w:val="0"/>
      <w:marBottom w:val="0"/>
      <w:divBdr>
        <w:top w:val="none" w:sz="0" w:space="0" w:color="auto"/>
        <w:left w:val="none" w:sz="0" w:space="0" w:color="auto"/>
        <w:bottom w:val="none" w:sz="0" w:space="0" w:color="auto"/>
        <w:right w:val="none" w:sz="0" w:space="0" w:color="auto"/>
      </w:divBdr>
    </w:div>
    <w:div w:id="367873477">
      <w:marLeft w:val="640"/>
      <w:marRight w:val="0"/>
      <w:marTop w:val="0"/>
      <w:marBottom w:val="0"/>
      <w:divBdr>
        <w:top w:val="none" w:sz="0" w:space="0" w:color="auto"/>
        <w:left w:val="none" w:sz="0" w:space="0" w:color="auto"/>
        <w:bottom w:val="none" w:sz="0" w:space="0" w:color="auto"/>
        <w:right w:val="none" w:sz="0" w:space="0" w:color="auto"/>
      </w:divBdr>
    </w:div>
    <w:div w:id="367951458">
      <w:marLeft w:val="640"/>
      <w:marRight w:val="0"/>
      <w:marTop w:val="0"/>
      <w:marBottom w:val="0"/>
      <w:divBdr>
        <w:top w:val="none" w:sz="0" w:space="0" w:color="auto"/>
        <w:left w:val="none" w:sz="0" w:space="0" w:color="auto"/>
        <w:bottom w:val="none" w:sz="0" w:space="0" w:color="auto"/>
        <w:right w:val="none" w:sz="0" w:space="0" w:color="auto"/>
      </w:divBdr>
    </w:div>
    <w:div w:id="368068675">
      <w:marLeft w:val="640"/>
      <w:marRight w:val="0"/>
      <w:marTop w:val="0"/>
      <w:marBottom w:val="0"/>
      <w:divBdr>
        <w:top w:val="none" w:sz="0" w:space="0" w:color="auto"/>
        <w:left w:val="none" w:sz="0" w:space="0" w:color="auto"/>
        <w:bottom w:val="none" w:sz="0" w:space="0" w:color="auto"/>
        <w:right w:val="none" w:sz="0" w:space="0" w:color="auto"/>
      </w:divBdr>
    </w:div>
    <w:div w:id="368072168">
      <w:marLeft w:val="640"/>
      <w:marRight w:val="0"/>
      <w:marTop w:val="0"/>
      <w:marBottom w:val="0"/>
      <w:divBdr>
        <w:top w:val="none" w:sz="0" w:space="0" w:color="auto"/>
        <w:left w:val="none" w:sz="0" w:space="0" w:color="auto"/>
        <w:bottom w:val="none" w:sz="0" w:space="0" w:color="auto"/>
        <w:right w:val="none" w:sz="0" w:space="0" w:color="auto"/>
      </w:divBdr>
    </w:div>
    <w:div w:id="368073024">
      <w:marLeft w:val="640"/>
      <w:marRight w:val="0"/>
      <w:marTop w:val="0"/>
      <w:marBottom w:val="0"/>
      <w:divBdr>
        <w:top w:val="none" w:sz="0" w:space="0" w:color="auto"/>
        <w:left w:val="none" w:sz="0" w:space="0" w:color="auto"/>
        <w:bottom w:val="none" w:sz="0" w:space="0" w:color="auto"/>
        <w:right w:val="none" w:sz="0" w:space="0" w:color="auto"/>
      </w:divBdr>
    </w:div>
    <w:div w:id="368141949">
      <w:marLeft w:val="640"/>
      <w:marRight w:val="0"/>
      <w:marTop w:val="0"/>
      <w:marBottom w:val="0"/>
      <w:divBdr>
        <w:top w:val="none" w:sz="0" w:space="0" w:color="auto"/>
        <w:left w:val="none" w:sz="0" w:space="0" w:color="auto"/>
        <w:bottom w:val="none" w:sz="0" w:space="0" w:color="auto"/>
        <w:right w:val="none" w:sz="0" w:space="0" w:color="auto"/>
      </w:divBdr>
    </w:div>
    <w:div w:id="368143211">
      <w:marLeft w:val="640"/>
      <w:marRight w:val="0"/>
      <w:marTop w:val="0"/>
      <w:marBottom w:val="0"/>
      <w:divBdr>
        <w:top w:val="none" w:sz="0" w:space="0" w:color="auto"/>
        <w:left w:val="none" w:sz="0" w:space="0" w:color="auto"/>
        <w:bottom w:val="none" w:sz="0" w:space="0" w:color="auto"/>
        <w:right w:val="none" w:sz="0" w:space="0" w:color="auto"/>
      </w:divBdr>
    </w:div>
    <w:div w:id="368144032">
      <w:marLeft w:val="640"/>
      <w:marRight w:val="0"/>
      <w:marTop w:val="0"/>
      <w:marBottom w:val="0"/>
      <w:divBdr>
        <w:top w:val="none" w:sz="0" w:space="0" w:color="auto"/>
        <w:left w:val="none" w:sz="0" w:space="0" w:color="auto"/>
        <w:bottom w:val="none" w:sz="0" w:space="0" w:color="auto"/>
        <w:right w:val="none" w:sz="0" w:space="0" w:color="auto"/>
      </w:divBdr>
    </w:div>
    <w:div w:id="368189290">
      <w:marLeft w:val="640"/>
      <w:marRight w:val="0"/>
      <w:marTop w:val="0"/>
      <w:marBottom w:val="0"/>
      <w:divBdr>
        <w:top w:val="none" w:sz="0" w:space="0" w:color="auto"/>
        <w:left w:val="none" w:sz="0" w:space="0" w:color="auto"/>
        <w:bottom w:val="none" w:sz="0" w:space="0" w:color="auto"/>
        <w:right w:val="none" w:sz="0" w:space="0" w:color="auto"/>
      </w:divBdr>
    </w:div>
    <w:div w:id="368263403">
      <w:marLeft w:val="640"/>
      <w:marRight w:val="0"/>
      <w:marTop w:val="0"/>
      <w:marBottom w:val="0"/>
      <w:divBdr>
        <w:top w:val="none" w:sz="0" w:space="0" w:color="auto"/>
        <w:left w:val="none" w:sz="0" w:space="0" w:color="auto"/>
        <w:bottom w:val="none" w:sz="0" w:space="0" w:color="auto"/>
        <w:right w:val="none" w:sz="0" w:space="0" w:color="auto"/>
      </w:divBdr>
    </w:div>
    <w:div w:id="368459036">
      <w:marLeft w:val="640"/>
      <w:marRight w:val="0"/>
      <w:marTop w:val="0"/>
      <w:marBottom w:val="0"/>
      <w:divBdr>
        <w:top w:val="none" w:sz="0" w:space="0" w:color="auto"/>
        <w:left w:val="none" w:sz="0" w:space="0" w:color="auto"/>
        <w:bottom w:val="none" w:sz="0" w:space="0" w:color="auto"/>
        <w:right w:val="none" w:sz="0" w:space="0" w:color="auto"/>
      </w:divBdr>
    </w:div>
    <w:div w:id="368577413">
      <w:marLeft w:val="640"/>
      <w:marRight w:val="0"/>
      <w:marTop w:val="0"/>
      <w:marBottom w:val="0"/>
      <w:divBdr>
        <w:top w:val="none" w:sz="0" w:space="0" w:color="auto"/>
        <w:left w:val="none" w:sz="0" w:space="0" w:color="auto"/>
        <w:bottom w:val="none" w:sz="0" w:space="0" w:color="auto"/>
        <w:right w:val="none" w:sz="0" w:space="0" w:color="auto"/>
      </w:divBdr>
    </w:div>
    <w:div w:id="368577721">
      <w:marLeft w:val="640"/>
      <w:marRight w:val="0"/>
      <w:marTop w:val="0"/>
      <w:marBottom w:val="0"/>
      <w:divBdr>
        <w:top w:val="none" w:sz="0" w:space="0" w:color="auto"/>
        <w:left w:val="none" w:sz="0" w:space="0" w:color="auto"/>
        <w:bottom w:val="none" w:sz="0" w:space="0" w:color="auto"/>
        <w:right w:val="none" w:sz="0" w:space="0" w:color="auto"/>
      </w:divBdr>
    </w:div>
    <w:div w:id="368644986">
      <w:marLeft w:val="640"/>
      <w:marRight w:val="0"/>
      <w:marTop w:val="0"/>
      <w:marBottom w:val="0"/>
      <w:divBdr>
        <w:top w:val="none" w:sz="0" w:space="0" w:color="auto"/>
        <w:left w:val="none" w:sz="0" w:space="0" w:color="auto"/>
        <w:bottom w:val="none" w:sz="0" w:space="0" w:color="auto"/>
        <w:right w:val="none" w:sz="0" w:space="0" w:color="auto"/>
      </w:divBdr>
    </w:div>
    <w:div w:id="368724327">
      <w:marLeft w:val="640"/>
      <w:marRight w:val="0"/>
      <w:marTop w:val="0"/>
      <w:marBottom w:val="0"/>
      <w:divBdr>
        <w:top w:val="none" w:sz="0" w:space="0" w:color="auto"/>
        <w:left w:val="none" w:sz="0" w:space="0" w:color="auto"/>
        <w:bottom w:val="none" w:sz="0" w:space="0" w:color="auto"/>
        <w:right w:val="none" w:sz="0" w:space="0" w:color="auto"/>
      </w:divBdr>
    </w:div>
    <w:div w:id="368839678">
      <w:marLeft w:val="640"/>
      <w:marRight w:val="0"/>
      <w:marTop w:val="0"/>
      <w:marBottom w:val="0"/>
      <w:divBdr>
        <w:top w:val="none" w:sz="0" w:space="0" w:color="auto"/>
        <w:left w:val="none" w:sz="0" w:space="0" w:color="auto"/>
        <w:bottom w:val="none" w:sz="0" w:space="0" w:color="auto"/>
        <w:right w:val="none" w:sz="0" w:space="0" w:color="auto"/>
      </w:divBdr>
    </w:div>
    <w:div w:id="368842655">
      <w:marLeft w:val="640"/>
      <w:marRight w:val="0"/>
      <w:marTop w:val="0"/>
      <w:marBottom w:val="0"/>
      <w:divBdr>
        <w:top w:val="none" w:sz="0" w:space="0" w:color="auto"/>
        <w:left w:val="none" w:sz="0" w:space="0" w:color="auto"/>
        <w:bottom w:val="none" w:sz="0" w:space="0" w:color="auto"/>
        <w:right w:val="none" w:sz="0" w:space="0" w:color="auto"/>
      </w:divBdr>
    </w:div>
    <w:div w:id="368844158">
      <w:marLeft w:val="640"/>
      <w:marRight w:val="0"/>
      <w:marTop w:val="0"/>
      <w:marBottom w:val="0"/>
      <w:divBdr>
        <w:top w:val="none" w:sz="0" w:space="0" w:color="auto"/>
        <w:left w:val="none" w:sz="0" w:space="0" w:color="auto"/>
        <w:bottom w:val="none" w:sz="0" w:space="0" w:color="auto"/>
        <w:right w:val="none" w:sz="0" w:space="0" w:color="auto"/>
      </w:divBdr>
    </w:div>
    <w:div w:id="368845849">
      <w:marLeft w:val="640"/>
      <w:marRight w:val="0"/>
      <w:marTop w:val="0"/>
      <w:marBottom w:val="0"/>
      <w:divBdr>
        <w:top w:val="none" w:sz="0" w:space="0" w:color="auto"/>
        <w:left w:val="none" w:sz="0" w:space="0" w:color="auto"/>
        <w:bottom w:val="none" w:sz="0" w:space="0" w:color="auto"/>
        <w:right w:val="none" w:sz="0" w:space="0" w:color="auto"/>
      </w:divBdr>
    </w:div>
    <w:div w:id="369107720">
      <w:marLeft w:val="640"/>
      <w:marRight w:val="0"/>
      <w:marTop w:val="0"/>
      <w:marBottom w:val="0"/>
      <w:divBdr>
        <w:top w:val="none" w:sz="0" w:space="0" w:color="auto"/>
        <w:left w:val="none" w:sz="0" w:space="0" w:color="auto"/>
        <w:bottom w:val="none" w:sz="0" w:space="0" w:color="auto"/>
        <w:right w:val="none" w:sz="0" w:space="0" w:color="auto"/>
      </w:divBdr>
    </w:div>
    <w:div w:id="369115676">
      <w:marLeft w:val="640"/>
      <w:marRight w:val="0"/>
      <w:marTop w:val="0"/>
      <w:marBottom w:val="0"/>
      <w:divBdr>
        <w:top w:val="none" w:sz="0" w:space="0" w:color="auto"/>
        <w:left w:val="none" w:sz="0" w:space="0" w:color="auto"/>
        <w:bottom w:val="none" w:sz="0" w:space="0" w:color="auto"/>
        <w:right w:val="none" w:sz="0" w:space="0" w:color="auto"/>
      </w:divBdr>
    </w:div>
    <w:div w:id="369185041">
      <w:marLeft w:val="640"/>
      <w:marRight w:val="0"/>
      <w:marTop w:val="0"/>
      <w:marBottom w:val="0"/>
      <w:divBdr>
        <w:top w:val="none" w:sz="0" w:space="0" w:color="auto"/>
        <w:left w:val="none" w:sz="0" w:space="0" w:color="auto"/>
        <w:bottom w:val="none" w:sz="0" w:space="0" w:color="auto"/>
        <w:right w:val="none" w:sz="0" w:space="0" w:color="auto"/>
      </w:divBdr>
    </w:div>
    <w:div w:id="369190152">
      <w:marLeft w:val="640"/>
      <w:marRight w:val="0"/>
      <w:marTop w:val="0"/>
      <w:marBottom w:val="0"/>
      <w:divBdr>
        <w:top w:val="none" w:sz="0" w:space="0" w:color="auto"/>
        <w:left w:val="none" w:sz="0" w:space="0" w:color="auto"/>
        <w:bottom w:val="none" w:sz="0" w:space="0" w:color="auto"/>
        <w:right w:val="none" w:sz="0" w:space="0" w:color="auto"/>
      </w:divBdr>
    </w:div>
    <w:div w:id="369230897">
      <w:marLeft w:val="640"/>
      <w:marRight w:val="0"/>
      <w:marTop w:val="0"/>
      <w:marBottom w:val="0"/>
      <w:divBdr>
        <w:top w:val="none" w:sz="0" w:space="0" w:color="auto"/>
        <w:left w:val="none" w:sz="0" w:space="0" w:color="auto"/>
        <w:bottom w:val="none" w:sz="0" w:space="0" w:color="auto"/>
        <w:right w:val="none" w:sz="0" w:space="0" w:color="auto"/>
      </w:divBdr>
    </w:div>
    <w:div w:id="369305265">
      <w:bodyDiv w:val="1"/>
      <w:marLeft w:val="0"/>
      <w:marRight w:val="0"/>
      <w:marTop w:val="0"/>
      <w:marBottom w:val="0"/>
      <w:divBdr>
        <w:top w:val="none" w:sz="0" w:space="0" w:color="auto"/>
        <w:left w:val="none" w:sz="0" w:space="0" w:color="auto"/>
        <w:bottom w:val="none" w:sz="0" w:space="0" w:color="auto"/>
        <w:right w:val="none" w:sz="0" w:space="0" w:color="auto"/>
      </w:divBdr>
    </w:div>
    <w:div w:id="369379362">
      <w:marLeft w:val="640"/>
      <w:marRight w:val="0"/>
      <w:marTop w:val="0"/>
      <w:marBottom w:val="0"/>
      <w:divBdr>
        <w:top w:val="none" w:sz="0" w:space="0" w:color="auto"/>
        <w:left w:val="none" w:sz="0" w:space="0" w:color="auto"/>
        <w:bottom w:val="none" w:sz="0" w:space="0" w:color="auto"/>
        <w:right w:val="none" w:sz="0" w:space="0" w:color="auto"/>
      </w:divBdr>
    </w:div>
    <w:div w:id="369426949">
      <w:marLeft w:val="640"/>
      <w:marRight w:val="0"/>
      <w:marTop w:val="0"/>
      <w:marBottom w:val="0"/>
      <w:divBdr>
        <w:top w:val="none" w:sz="0" w:space="0" w:color="auto"/>
        <w:left w:val="none" w:sz="0" w:space="0" w:color="auto"/>
        <w:bottom w:val="none" w:sz="0" w:space="0" w:color="auto"/>
        <w:right w:val="none" w:sz="0" w:space="0" w:color="auto"/>
      </w:divBdr>
    </w:div>
    <w:div w:id="369574747">
      <w:marLeft w:val="640"/>
      <w:marRight w:val="0"/>
      <w:marTop w:val="0"/>
      <w:marBottom w:val="0"/>
      <w:divBdr>
        <w:top w:val="none" w:sz="0" w:space="0" w:color="auto"/>
        <w:left w:val="none" w:sz="0" w:space="0" w:color="auto"/>
        <w:bottom w:val="none" w:sz="0" w:space="0" w:color="auto"/>
        <w:right w:val="none" w:sz="0" w:space="0" w:color="auto"/>
      </w:divBdr>
    </w:div>
    <w:div w:id="369576352">
      <w:marLeft w:val="640"/>
      <w:marRight w:val="0"/>
      <w:marTop w:val="0"/>
      <w:marBottom w:val="0"/>
      <w:divBdr>
        <w:top w:val="none" w:sz="0" w:space="0" w:color="auto"/>
        <w:left w:val="none" w:sz="0" w:space="0" w:color="auto"/>
        <w:bottom w:val="none" w:sz="0" w:space="0" w:color="auto"/>
        <w:right w:val="none" w:sz="0" w:space="0" w:color="auto"/>
      </w:divBdr>
    </w:div>
    <w:div w:id="369650807">
      <w:marLeft w:val="640"/>
      <w:marRight w:val="0"/>
      <w:marTop w:val="0"/>
      <w:marBottom w:val="0"/>
      <w:divBdr>
        <w:top w:val="none" w:sz="0" w:space="0" w:color="auto"/>
        <w:left w:val="none" w:sz="0" w:space="0" w:color="auto"/>
        <w:bottom w:val="none" w:sz="0" w:space="0" w:color="auto"/>
        <w:right w:val="none" w:sz="0" w:space="0" w:color="auto"/>
      </w:divBdr>
    </w:div>
    <w:div w:id="369692677">
      <w:marLeft w:val="640"/>
      <w:marRight w:val="0"/>
      <w:marTop w:val="0"/>
      <w:marBottom w:val="0"/>
      <w:divBdr>
        <w:top w:val="none" w:sz="0" w:space="0" w:color="auto"/>
        <w:left w:val="none" w:sz="0" w:space="0" w:color="auto"/>
        <w:bottom w:val="none" w:sz="0" w:space="0" w:color="auto"/>
        <w:right w:val="none" w:sz="0" w:space="0" w:color="auto"/>
      </w:divBdr>
    </w:div>
    <w:div w:id="369696501">
      <w:marLeft w:val="640"/>
      <w:marRight w:val="0"/>
      <w:marTop w:val="0"/>
      <w:marBottom w:val="0"/>
      <w:divBdr>
        <w:top w:val="none" w:sz="0" w:space="0" w:color="auto"/>
        <w:left w:val="none" w:sz="0" w:space="0" w:color="auto"/>
        <w:bottom w:val="none" w:sz="0" w:space="0" w:color="auto"/>
        <w:right w:val="none" w:sz="0" w:space="0" w:color="auto"/>
      </w:divBdr>
    </w:div>
    <w:div w:id="369843945">
      <w:marLeft w:val="640"/>
      <w:marRight w:val="0"/>
      <w:marTop w:val="0"/>
      <w:marBottom w:val="0"/>
      <w:divBdr>
        <w:top w:val="none" w:sz="0" w:space="0" w:color="auto"/>
        <w:left w:val="none" w:sz="0" w:space="0" w:color="auto"/>
        <w:bottom w:val="none" w:sz="0" w:space="0" w:color="auto"/>
        <w:right w:val="none" w:sz="0" w:space="0" w:color="auto"/>
      </w:divBdr>
    </w:div>
    <w:div w:id="369844858">
      <w:marLeft w:val="640"/>
      <w:marRight w:val="0"/>
      <w:marTop w:val="0"/>
      <w:marBottom w:val="0"/>
      <w:divBdr>
        <w:top w:val="none" w:sz="0" w:space="0" w:color="auto"/>
        <w:left w:val="none" w:sz="0" w:space="0" w:color="auto"/>
        <w:bottom w:val="none" w:sz="0" w:space="0" w:color="auto"/>
        <w:right w:val="none" w:sz="0" w:space="0" w:color="auto"/>
      </w:divBdr>
    </w:div>
    <w:div w:id="369914082">
      <w:marLeft w:val="640"/>
      <w:marRight w:val="0"/>
      <w:marTop w:val="0"/>
      <w:marBottom w:val="0"/>
      <w:divBdr>
        <w:top w:val="none" w:sz="0" w:space="0" w:color="auto"/>
        <w:left w:val="none" w:sz="0" w:space="0" w:color="auto"/>
        <w:bottom w:val="none" w:sz="0" w:space="0" w:color="auto"/>
        <w:right w:val="none" w:sz="0" w:space="0" w:color="auto"/>
      </w:divBdr>
    </w:div>
    <w:div w:id="369915335">
      <w:marLeft w:val="640"/>
      <w:marRight w:val="0"/>
      <w:marTop w:val="0"/>
      <w:marBottom w:val="0"/>
      <w:divBdr>
        <w:top w:val="none" w:sz="0" w:space="0" w:color="auto"/>
        <w:left w:val="none" w:sz="0" w:space="0" w:color="auto"/>
        <w:bottom w:val="none" w:sz="0" w:space="0" w:color="auto"/>
        <w:right w:val="none" w:sz="0" w:space="0" w:color="auto"/>
      </w:divBdr>
    </w:div>
    <w:div w:id="369958778">
      <w:marLeft w:val="640"/>
      <w:marRight w:val="0"/>
      <w:marTop w:val="0"/>
      <w:marBottom w:val="0"/>
      <w:divBdr>
        <w:top w:val="none" w:sz="0" w:space="0" w:color="auto"/>
        <w:left w:val="none" w:sz="0" w:space="0" w:color="auto"/>
        <w:bottom w:val="none" w:sz="0" w:space="0" w:color="auto"/>
        <w:right w:val="none" w:sz="0" w:space="0" w:color="auto"/>
      </w:divBdr>
    </w:div>
    <w:div w:id="370039280">
      <w:marLeft w:val="640"/>
      <w:marRight w:val="0"/>
      <w:marTop w:val="0"/>
      <w:marBottom w:val="0"/>
      <w:divBdr>
        <w:top w:val="none" w:sz="0" w:space="0" w:color="auto"/>
        <w:left w:val="none" w:sz="0" w:space="0" w:color="auto"/>
        <w:bottom w:val="none" w:sz="0" w:space="0" w:color="auto"/>
        <w:right w:val="none" w:sz="0" w:space="0" w:color="auto"/>
      </w:divBdr>
    </w:div>
    <w:div w:id="370083173">
      <w:marLeft w:val="640"/>
      <w:marRight w:val="0"/>
      <w:marTop w:val="0"/>
      <w:marBottom w:val="0"/>
      <w:divBdr>
        <w:top w:val="none" w:sz="0" w:space="0" w:color="auto"/>
        <w:left w:val="none" w:sz="0" w:space="0" w:color="auto"/>
        <w:bottom w:val="none" w:sz="0" w:space="0" w:color="auto"/>
        <w:right w:val="none" w:sz="0" w:space="0" w:color="auto"/>
      </w:divBdr>
    </w:div>
    <w:div w:id="370149054">
      <w:marLeft w:val="640"/>
      <w:marRight w:val="0"/>
      <w:marTop w:val="0"/>
      <w:marBottom w:val="0"/>
      <w:divBdr>
        <w:top w:val="none" w:sz="0" w:space="0" w:color="auto"/>
        <w:left w:val="none" w:sz="0" w:space="0" w:color="auto"/>
        <w:bottom w:val="none" w:sz="0" w:space="0" w:color="auto"/>
        <w:right w:val="none" w:sz="0" w:space="0" w:color="auto"/>
      </w:divBdr>
    </w:div>
    <w:div w:id="370227830">
      <w:marLeft w:val="640"/>
      <w:marRight w:val="0"/>
      <w:marTop w:val="0"/>
      <w:marBottom w:val="0"/>
      <w:divBdr>
        <w:top w:val="none" w:sz="0" w:space="0" w:color="auto"/>
        <w:left w:val="none" w:sz="0" w:space="0" w:color="auto"/>
        <w:bottom w:val="none" w:sz="0" w:space="0" w:color="auto"/>
        <w:right w:val="none" w:sz="0" w:space="0" w:color="auto"/>
      </w:divBdr>
    </w:div>
    <w:div w:id="370230735">
      <w:marLeft w:val="640"/>
      <w:marRight w:val="0"/>
      <w:marTop w:val="0"/>
      <w:marBottom w:val="0"/>
      <w:divBdr>
        <w:top w:val="none" w:sz="0" w:space="0" w:color="auto"/>
        <w:left w:val="none" w:sz="0" w:space="0" w:color="auto"/>
        <w:bottom w:val="none" w:sz="0" w:space="0" w:color="auto"/>
        <w:right w:val="none" w:sz="0" w:space="0" w:color="auto"/>
      </w:divBdr>
    </w:div>
    <w:div w:id="370345796">
      <w:marLeft w:val="640"/>
      <w:marRight w:val="0"/>
      <w:marTop w:val="0"/>
      <w:marBottom w:val="0"/>
      <w:divBdr>
        <w:top w:val="none" w:sz="0" w:space="0" w:color="auto"/>
        <w:left w:val="none" w:sz="0" w:space="0" w:color="auto"/>
        <w:bottom w:val="none" w:sz="0" w:space="0" w:color="auto"/>
        <w:right w:val="none" w:sz="0" w:space="0" w:color="auto"/>
      </w:divBdr>
    </w:div>
    <w:div w:id="370347770">
      <w:marLeft w:val="640"/>
      <w:marRight w:val="0"/>
      <w:marTop w:val="0"/>
      <w:marBottom w:val="0"/>
      <w:divBdr>
        <w:top w:val="none" w:sz="0" w:space="0" w:color="auto"/>
        <w:left w:val="none" w:sz="0" w:space="0" w:color="auto"/>
        <w:bottom w:val="none" w:sz="0" w:space="0" w:color="auto"/>
        <w:right w:val="none" w:sz="0" w:space="0" w:color="auto"/>
      </w:divBdr>
    </w:div>
    <w:div w:id="370351816">
      <w:marLeft w:val="640"/>
      <w:marRight w:val="0"/>
      <w:marTop w:val="0"/>
      <w:marBottom w:val="0"/>
      <w:divBdr>
        <w:top w:val="none" w:sz="0" w:space="0" w:color="auto"/>
        <w:left w:val="none" w:sz="0" w:space="0" w:color="auto"/>
        <w:bottom w:val="none" w:sz="0" w:space="0" w:color="auto"/>
        <w:right w:val="none" w:sz="0" w:space="0" w:color="auto"/>
      </w:divBdr>
    </w:div>
    <w:div w:id="370494003">
      <w:marLeft w:val="640"/>
      <w:marRight w:val="0"/>
      <w:marTop w:val="0"/>
      <w:marBottom w:val="0"/>
      <w:divBdr>
        <w:top w:val="none" w:sz="0" w:space="0" w:color="auto"/>
        <w:left w:val="none" w:sz="0" w:space="0" w:color="auto"/>
        <w:bottom w:val="none" w:sz="0" w:space="0" w:color="auto"/>
        <w:right w:val="none" w:sz="0" w:space="0" w:color="auto"/>
      </w:divBdr>
    </w:div>
    <w:div w:id="370611087">
      <w:marLeft w:val="640"/>
      <w:marRight w:val="0"/>
      <w:marTop w:val="0"/>
      <w:marBottom w:val="0"/>
      <w:divBdr>
        <w:top w:val="none" w:sz="0" w:space="0" w:color="auto"/>
        <w:left w:val="none" w:sz="0" w:space="0" w:color="auto"/>
        <w:bottom w:val="none" w:sz="0" w:space="0" w:color="auto"/>
        <w:right w:val="none" w:sz="0" w:space="0" w:color="auto"/>
      </w:divBdr>
    </w:div>
    <w:div w:id="370611378">
      <w:marLeft w:val="480"/>
      <w:marRight w:val="0"/>
      <w:marTop w:val="0"/>
      <w:marBottom w:val="0"/>
      <w:divBdr>
        <w:top w:val="none" w:sz="0" w:space="0" w:color="auto"/>
        <w:left w:val="none" w:sz="0" w:space="0" w:color="auto"/>
        <w:bottom w:val="none" w:sz="0" w:space="0" w:color="auto"/>
        <w:right w:val="none" w:sz="0" w:space="0" w:color="auto"/>
      </w:divBdr>
    </w:div>
    <w:div w:id="370690434">
      <w:marLeft w:val="640"/>
      <w:marRight w:val="0"/>
      <w:marTop w:val="0"/>
      <w:marBottom w:val="0"/>
      <w:divBdr>
        <w:top w:val="none" w:sz="0" w:space="0" w:color="auto"/>
        <w:left w:val="none" w:sz="0" w:space="0" w:color="auto"/>
        <w:bottom w:val="none" w:sz="0" w:space="0" w:color="auto"/>
        <w:right w:val="none" w:sz="0" w:space="0" w:color="auto"/>
      </w:divBdr>
    </w:div>
    <w:div w:id="370763082">
      <w:marLeft w:val="640"/>
      <w:marRight w:val="0"/>
      <w:marTop w:val="0"/>
      <w:marBottom w:val="0"/>
      <w:divBdr>
        <w:top w:val="none" w:sz="0" w:space="0" w:color="auto"/>
        <w:left w:val="none" w:sz="0" w:space="0" w:color="auto"/>
        <w:bottom w:val="none" w:sz="0" w:space="0" w:color="auto"/>
        <w:right w:val="none" w:sz="0" w:space="0" w:color="auto"/>
      </w:divBdr>
    </w:div>
    <w:div w:id="370768630">
      <w:marLeft w:val="640"/>
      <w:marRight w:val="0"/>
      <w:marTop w:val="0"/>
      <w:marBottom w:val="0"/>
      <w:divBdr>
        <w:top w:val="none" w:sz="0" w:space="0" w:color="auto"/>
        <w:left w:val="none" w:sz="0" w:space="0" w:color="auto"/>
        <w:bottom w:val="none" w:sz="0" w:space="0" w:color="auto"/>
        <w:right w:val="none" w:sz="0" w:space="0" w:color="auto"/>
      </w:divBdr>
    </w:div>
    <w:div w:id="370883504">
      <w:marLeft w:val="640"/>
      <w:marRight w:val="0"/>
      <w:marTop w:val="0"/>
      <w:marBottom w:val="0"/>
      <w:divBdr>
        <w:top w:val="none" w:sz="0" w:space="0" w:color="auto"/>
        <w:left w:val="none" w:sz="0" w:space="0" w:color="auto"/>
        <w:bottom w:val="none" w:sz="0" w:space="0" w:color="auto"/>
        <w:right w:val="none" w:sz="0" w:space="0" w:color="auto"/>
      </w:divBdr>
    </w:div>
    <w:div w:id="371002524">
      <w:marLeft w:val="640"/>
      <w:marRight w:val="0"/>
      <w:marTop w:val="0"/>
      <w:marBottom w:val="0"/>
      <w:divBdr>
        <w:top w:val="none" w:sz="0" w:space="0" w:color="auto"/>
        <w:left w:val="none" w:sz="0" w:space="0" w:color="auto"/>
        <w:bottom w:val="none" w:sz="0" w:space="0" w:color="auto"/>
        <w:right w:val="none" w:sz="0" w:space="0" w:color="auto"/>
      </w:divBdr>
    </w:div>
    <w:div w:id="371005067">
      <w:marLeft w:val="640"/>
      <w:marRight w:val="0"/>
      <w:marTop w:val="0"/>
      <w:marBottom w:val="0"/>
      <w:divBdr>
        <w:top w:val="none" w:sz="0" w:space="0" w:color="auto"/>
        <w:left w:val="none" w:sz="0" w:space="0" w:color="auto"/>
        <w:bottom w:val="none" w:sz="0" w:space="0" w:color="auto"/>
        <w:right w:val="none" w:sz="0" w:space="0" w:color="auto"/>
      </w:divBdr>
    </w:div>
    <w:div w:id="371073534">
      <w:marLeft w:val="640"/>
      <w:marRight w:val="0"/>
      <w:marTop w:val="0"/>
      <w:marBottom w:val="0"/>
      <w:divBdr>
        <w:top w:val="none" w:sz="0" w:space="0" w:color="auto"/>
        <w:left w:val="none" w:sz="0" w:space="0" w:color="auto"/>
        <w:bottom w:val="none" w:sz="0" w:space="0" w:color="auto"/>
        <w:right w:val="none" w:sz="0" w:space="0" w:color="auto"/>
      </w:divBdr>
    </w:div>
    <w:div w:id="371078858">
      <w:marLeft w:val="640"/>
      <w:marRight w:val="0"/>
      <w:marTop w:val="0"/>
      <w:marBottom w:val="0"/>
      <w:divBdr>
        <w:top w:val="none" w:sz="0" w:space="0" w:color="auto"/>
        <w:left w:val="none" w:sz="0" w:space="0" w:color="auto"/>
        <w:bottom w:val="none" w:sz="0" w:space="0" w:color="auto"/>
        <w:right w:val="none" w:sz="0" w:space="0" w:color="auto"/>
      </w:divBdr>
    </w:div>
    <w:div w:id="371079492">
      <w:marLeft w:val="640"/>
      <w:marRight w:val="0"/>
      <w:marTop w:val="0"/>
      <w:marBottom w:val="0"/>
      <w:divBdr>
        <w:top w:val="none" w:sz="0" w:space="0" w:color="auto"/>
        <w:left w:val="none" w:sz="0" w:space="0" w:color="auto"/>
        <w:bottom w:val="none" w:sz="0" w:space="0" w:color="auto"/>
        <w:right w:val="none" w:sz="0" w:space="0" w:color="auto"/>
      </w:divBdr>
    </w:div>
    <w:div w:id="371268478">
      <w:marLeft w:val="640"/>
      <w:marRight w:val="0"/>
      <w:marTop w:val="0"/>
      <w:marBottom w:val="0"/>
      <w:divBdr>
        <w:top w:val="none" w:sz="0" w:space="0" w:color="auto"/>
        <w:left w:val="none" w:sz="0" w:space="0" w:color="auto"/>
        <w:bottom w:val="none" w:sz="0" w:space="0" w:color="auto"/>
        <w:right w:val="none" w:sz="0" w:space="0" w:color="auto"/>
      </w:divBdr>
    </w:div>
    <w:div w:id="371270036">
      <w:marLeft w:val="640"/>
      <w:marRight w:val="0"/>
      <w:marTop w:val="0"/>
      <w:marBottom w:val="0"/>
      <w:divBdr>
        <w:top w:val="none" w:sz="0" w:space="0" w:color="auto"/>
        <w:left w:val="none" w:sz="0" w:space="0" w:color="auto"/>
        <w:bottom w:val="none" w:sz="0" w:space="0" w:color="auto"/>
        <w:right w:val="none" w:sz="0" w:space="0" w:color="auto"/>
      </w:divBdr>
    </w:div>
    <w:div w:id="371351051">
      <w:marLeft w:val="640"/>
      <w:marRight w:val="0"/>
      <w:marTop w:val="0"/>
      <w:marBottom w:val="0"/>
      <w:divBdr>
        <w:top w:val="none" w:sz="0" w:space="0" w:color="auto"/>
        <w:left w:val="none" w:sz="0" w:space="0" w:color="auto"/>
        <w:bottom w:val="none" w:sz="0" w:space="0" w:color="auto"/>
        <w:right w:val="none" w:sz="0" w:space="0" w:color="auto"/>
      </w:divBdr>
    </w:div>
    <w:div w:id="371392855">
      <w:marLeft w:val="640"/>
      <w:marRight w:val="0"/>
      <w:marTop w:val="0"/>
      <w:marBottom w:val="0"/>
      <w:divBdr>
        <w:top w:val="none" w:sz="0" w:space="0" w:color="auto"/>
        <w:left w:val="none" w:sz="0" w:space="0" w:color="auto"/>
        <w:bottom w:val="none" w:sz="0" w:space="0" w:color="auto"/>
        <w:right w:val="none" w:sz="0" w:space="0" w:color="auto"/>
      </w:divBdr>
    </w:div>
    <w:div w:id="371616594">
      <w:marLeft w:val="640"/>
      <w:marRight w:val="0"/>
      <w:marTop w:val="0"/>
      <w:marBottom w:val="0"/>
      <w:divBdr>
        <w:top w:val="none" w:sz="0" w:space="0" w:color="auto"/>
        <w:left w:val="none" w:sz="0" w:space="0" w:color="auto"/>
        <w:bottom w:val="none" w:sz="0" w:space="0" w:color="auto"/>
        <w:right w:val="none" w:sz="0" w:space="0" w:color="auto"/>
      </w:divBdr>
    </w:div>
    <w:div w:id="371660524">
      <w:marLeft w:val="640"/>
      <w:marRight w:val="0"/>
      <w:marTop w:val="0"/>
      <w:marBottom w:val="0"/>
      <w:divBdr>
        <w:top w:val="none" w:sz="0" w:space="0" w:color="auto"/>
        <w:left w:val="none" w:sz="0" w:space="0" w:color="auto"/>
        <w:bottom w:val="none" w:sz="0" w:space="0" w:color="auto"/>
        <w:right w:val="none" w:sz="0" w:space="0" w:color="auto"/>
      </w:divBdr>
    </w:div>
    <w:div w:id="371728489">
      <w:marLeft w:val="640"/>
      <w:marRight w:val="0"/>
      <w:marTop w:val="0"/>
      <w:marBottom w:val="0"/>
      <w:divBdr>
        <w:top w:val="none" w:sz="0" w:space="0" w:color="auto"/>
        <w:left w:val="none" w:sz="0" w:space="0" w:color="auto"/>
        <w:bottom w:val="none" w:sz="0" w:space="0" w:color="auto"/>
        <w:right w:val="none" w:sz="0" w:space="0" w:color="auto"/>
      </w:divBdr>
    </w:div>
    <w:div w:id="371729949">
      <w:marLeft w:val="640"/>
      <w:marRight w:val="0"/>
      <w:marTop w:val="0"/>
      <w:marBottom w:val="0"/>
      <w:divBdr>
        <w:top w:val="none" w:sz="0" w:space="0" w:color="auto"/>
        <w:left w:val="none" w:sz="0" w:space="0" w:color="auto"/>
        <w:bottom w:val="none" w:sz="0" w:space="0" w:color="auto"/>
        <w:right w:val="none" w:sz="0" w:space="0" w:color="auto"/>
      </w:divBdr>
    </w:div>
    <w:div w:id="371732840">
      <w:marLeft w:val="640"/>
      <w:marRight w:val="0"/>
      <w:marTop w:val="0"/>
      <w:marBottom w:val="0"/>
      <w:divBdr>
        <w:top w:val="none" w:sz="0" w:space="0" w:color="auto"/>
        <w:left w:val="none" w:sz="0" w:space="0" w:color="auto"/>
        <w:bottom w:val="none" w:sz="0" w:space="0" w:color="auto"/>
        <w:right w:val="none" w:sz="0" w:space="0" w:color="auto"/>
      </w:divBdr>
    </w:div>
    <w:div w:id="371733355">
      <w:marLeft w:val="640"/>
      <w:marRight w:val="0"/>
      <w:marTop w:val="0"/>
      <w:marBottom w:val="0"/>
      <w:divBdr>
        <w:top w:val="none" w:sz="0" w:space="0" w:color="auto"/>
        <w:left w:val="none" w:sz="0" w:space="0" w:color="auto"/>
        <w:bottom w:val="none" w:sz="0" w:space="0" w:color="auto"/>
        <w:right w:val="none" w:sz="0" w:space="0" w:color="auto"/>
      </w:divBdr>
    </w:div>
    <w:div w:id="371735213">
      <w:marLeft w:val="640"/>
      <w:marRight w:val="0"/>
      <w:marTop w:val="0"/>
      <w:marBottom w:val="0"/>
      <w:divBdr>
        <w:top w:val="none" w:sz="0" w:space="0" w:color="auto"/>
        <w:left w:val="none" w:sz="0" w:space="0" w:color="auto"/>
        <w:bottom w:val="none" w:sz="0" w:space="0" w:color="auto"/>
        <w:right w:val="none" w:sz="0" w:space="0" w:color="auto"/>
      </w:divBdr>
    </w:div>
    <w:div w:id="371812781">
      <w:marLeft w:val="640"/>
      <w:marRight w:val="0"/>
      <w:marTop w:val="0"/>
      <w:marBottom w:val="0"/>
      <w:divBdr>
        <w:top w:val="none" w:sz="0" w:space="0" w:color="auto"/>
        <w:left w:val="none" w:sz="0" w:space="0" w:color="auto"/>
        <w:bottom w:val="none" w:sz="0" w:space="0" w:color="auto"/>
        <w:right w:val="none" w:sz="0" w:space="0" w:color="auto"/>
      </w:divBdr>
    </w:div>
    <w:div w:id="372001823">
      <w:marLeft w:val="640"/>
      <w:marRight w:val="0"/>
      <w:marTop w:val="0"/>
      <w:marBottom w:val="0"/>
      <w:divBdr>
        <w:top w:val="none" w:sz="0" w:space="0" w:color="auto"/>
        <w:left w:val="none" w:sz="0" w:space="0" w:color="auto"/>
        <w:bottom w:val="none" w:sz="0" w:space="0" w:color="auto"/>
        <w:right w:val="none" w:sz="0" w:space="0" w:color="auto"/>
      </w:divBdr>
    </w:div>
    <w:div w:id="372004055">
      <w:marLeft w:val="640"/>
      <w:marRight w:val="0"/>
      <w:marTop w:val="0"/>
      <w:marBottom w:val="0"/>
      <w:divBdr>
        <w:top w:val="none" w:sz="0" w:space="0" w:color="auto"/>
        <w:left w:val="none" w:sz="0" w:space="0" w:color="auto"/>
        <w:bottom w:val="none" w:sz="0" w:space="0" w:color="auto"/>
        <w:right w:val="none" w:sz="0" w:space="0" w:color="auto"/>
      </w:divBdr>
    </w:div>
    <w:div w:id="372117947">
      <w:marLeft w:val="640"/>
      <w:marRight w:val="0"/>
      <w:marTop w:val="0"/>
      <w:marBottom w:val="0"/>
      <w:divBdr>
        <w:top w:val="none" w:sz="0" w:space="0" w:color="auto"/>
        <w:left w:val="none" w:sz="0" w:space="0" w:color="auto"/>
        <w:bottom w:val="none" w:sz="0" w:space="0" w:color="auto"/>
        <w:right w:val="none" w:sz="0" w:space="0" w:color="auto"/>
      </w:divBdr>
    </w:div>
    <w:div w:id="372120037">
      <w:marLeft w:val="640"/>
      <w:marRight w:val="0"/>
      <w:marTop w:val="0"/>
      <w:marBottom w:val="0"/>
      <w:divBdr>
        <w:top w:val="none" w:sz="0" w:space="0" w:color="auto"/>
        <w:left w:val="none" w:sz="0" w:space="0" w:color="auto"/>
        <w:bottom w:val="none" w:sz="0" w:space="0" w:color="auto"/>
        <w:right w:val="none" w:sz="0" w:space="0" w:color="auto"/>
      </w:divBdr>
    </w:div>
    <w:div w:id="372122454">
      <w:marLeft w:val="640"/>
      <w:marRight w:val="0"/>
      <w:marTop w:val="0"/>
      <w:marBottom w:val="0"/>
      <w:divBdr>
        <w:top w:val="none" w:sz="0" w:space="0" w:color="auto"/>
        <w:left w:val="none" w:sz="0" w:space="0" w:color="auto"/>
        <w:bottom w:val="none" w:sz="0" w:space="0" w:color="auto"/>
        <w:right w:val="none" w:sz="0" w:space="0" w:color="auto"/>
      </w:divBdr>
    </w:div>
    <w:div w:id="372267007">
      <w:marLeft w:val="640"/>
      <w:marRight w:val="0"/>
      <w:marTop w:val="0"/>
      <w:marBottom w:val="0"/>
      <w:divBdr>
        <w:top w:val="none" w:sz="0" w:space="0" w:color="auto"/>
        <w:left w:val="none" w:sz="0" w:space="0" w:color="auto"/>
        <w:bottom w:val="none" w:sz="0" w:space="0" w:color="auto"/>
        <w:right w:val="none" w:sz="0" w:space="0" w:color="auto"/>
      </w:divBdr>
    </w:div>
    <w:div w:id="372312098">
      <w:marLeft w:val="640"/>
      <w:marRight w:val="0"/>
      <w:marTop w:val="0"/>
      <w:marBottom w:val="0"/>
      <w:divBdr>
        <w:top w:val="none" w:sz="0" w:space="0" w:color="auto"/>
        <w:left w:val="none" w:sz="0" w:space="0" w:color="auto"/>
        <w:bottom w:val="none" w:sz="0" w:space="0" w:color="auto"/>
        <w:right w:val="none" w:sz="0" w:space="0" w:color="auto"/>
      </w:divBdr>
    </w:div>
    <w:div w:id="372313160">
      <w:marLeft w:val="640"/>
      <w:marRight w:val="0"/>
      <w:marTop w:val="0"/>
      <w:marBottom w:val="0"/>
      <w:divBdr>
        <w:top w:val="none" w:sz="0" w:space="0" w:color="auto"/>
        <w:left w:val="none" w:sz="0" w:space="0" w:color="auto"/>
        <w:bottom w:val="none" w:sz="0" w:space="0" w:color="auto"/>
        <w:right w:val="none" w:sz="0" w:space="0" w:color="auto"/>
      </w:divBdr>
    </w:div>
    <w:div w:id="372388644">
      <w:marLeft w:val="640"/>
      <w:marRight w:val="0"/>
      <w:marTop w:val="0"/>
      <w:marBottom w:val="0"/>
      <w:divBdr>
        <w:top w:val="none" w:sz="0" w:space="0" w:color="auto"/>
        <w:left w:val="none" w:sz="0" w:space="0" w:color="auto"/>
        <w:bottom w:val="none" w:sz="0" w:space="0" w:color="auto"/>
        <w:right w:val="none" w:sz="0" w:space="0" w:color="auto"/>
      </w:divBdr>
    </w:div>
    <w:div w:id="372506678">
      <w:marLeft w:val="640"/>
      <w:marRight w:val="0"/>
      <w:marTop w:val="0"/>
      <w:marBottom w:val="0"/>
      <w:divBdr>
        <w:top w:val="none" w:sz="0" w:space="0" w:color="auto"/>
        <w:left w:val="none" w:sz="0" w:space="0" w:color="auto"/>
        <w:bottom w:val="none" w:sz="0" w:space="0" w:color="auto"/>
        <w:right w:val="none" w:sz="0" w:space="0" w:color="auto"/>
      </w:divBdr>
    </w:div>
    <w:div w:id="372538282">
      <w:marLeft w:val="640"/>
      <w:marRight w:val="0"/>
      <w:marTop w:val="0"/>
      <w:marBottom w:val="0"/>
      <w:divBdr>
        <w:top w:val="none" w:sz="0" w:space="0" w:color="auto"/>
        <w:left w:val="none" w:sz="0" w:space="0" w:color="auto"/>
        <w:bottom w:val="none" w:sz="0" w:space="0" w:color="auto"/>
        <w:right w:val="none" w:sz="0" w:space="0" w:color="auto"/>
      </w:divBdr>
    </w:div>
    <w:div w:id="372850869">
      <w:marLeft w:val="640"/>
      <w:marRight w:val="0"/>
      <w:marTop w:val="0"/>
      <w:marBottom w:val="0"/>
      <w:divBdr>
        <w:top w:val="none" w:sz="0" w:space="0" w:color="auto"/>
        <w:left w:val="none" w:sz="0" w:space="0" w:color="auto"/>
        <w:bottom w:val="none" w:sz="0" w:space="0" w:color="auto"/>
        <w:right w:val="none" w:sz="0" w:space="0" w:color="auto"/>
      </w:divBdr>
    </w:div>
    <w:div w:id="372853913">
      <w:marLeft w:val="640"/>
      <w:marRight w:val="0"/>
      <w:marTop w:val="0"/>
      <w:marBottom w:val="0"/>
      <w:divBdr>
        <w:top w:val="none" w:sz="0" w:space="0" w:color="auto"/>
        <w:left w:val="none" w:sz="0" w:space="0" w:color="auto"/>
        <w:bottom w:val="none" w:sz="0" w:space="0" w:color="auto"/>
        <w:right w:val="none" w:sz="0" w:space="0" w:color="auto"/>
      </w:divBdr>
    </w:div>
    <w:div w:id="372927856">
      <w:marLeft w:val="640"/>
      <w:marRight w:val="0"/>
      <w:marTop w:val="0"/>
      <w:marBottom w:val="0"/>
      <w:divBdr>
        <w:top w:val="none" w:sz="0" w:space="0" w:color="auto"/>
        <w:left w:val="none" w:sz="0" w:space="0" w:color="auto"/>
        <w:bottom w:val="none" w:sz="0" w:space="0" w:color="auto"/>
        <w:right w:val="none" w:sz="0" w:space="0" w:color="auto"/>
      </w:divBdr>
    </w:div>
    <w:div w:id="373041037">
      <w:marLeft w:val="640"/>
      <w:marRight w:val="0"/>
      <w:marTop w:val="0"/>
      <w:marBottom w:val="0"/>
      <w:divBdr>
        <w:top w:val="none" w:sz="0" w:space="0" w:color="auto"/>
        <w:left w:val="none" w:sz="0" w:space="0" w:color="auto"/>
        <w:bottom w:val="none" w:sz="0" w:space="0" w:color="auto"/>
        <w:right w:val="none" w:sz="0" w:space="0" w:color="auto"/>
      </w:divBdr>
    </w:div>
    <w:div w:id="373048027">
      <w:marLeft w:val="640"/>
      <w:marRight w:val="0"/>
      <w:marTop w:val="0"/>
      <w:marBottom w:val="0"/>
      <w:divBdr>
        <w:top w:val="none" w:sz="0" w:space="0" w:color="auto"/>
        <w:left w:val="none" w:sz="0" w:space="0" w:color="auto"/>
        <w:bottom w:val="none" w:sz="0" w:space="0" w:color="auto"/>
        <w:right w:val="none" w:sz="0" w:space="0" w:color="auto"/>
      </w:divBdr>
    </w:div>
    <w:div w:id="373116014">
      <w:marLeft w:val="640"/>
      <w:marRight w:val="0"/>
      <w:marTop w:val="0"/>
      <w:marBottom w:val="0"/>
      <w:divBdr>
        <w:top w:val="none" w:sz="0" w:space="0" w:color="auto"/>
        <w:left w:val="none" w:sz="0" w:space="0" w:color="auto"/>
        <w:bottom w:val="none" w:sz="0" w:space="0" w:color="auto"/>
        <w:right w:val="none" w:sz="0" w:space="0" w:color="auto"/>
      </w:divBdr>
    </w:div>
    <w:div w:id="373120657">
      <w:marLeft w:val="640"/>
      <w:marRight w:val="0"/>
      <w:marTop w:val="0"/>
      <w:marBottom w:val="0"/>
      <w:divBdr>
        <w:top w:val="none" w:sz="0" w:space="0" w:color="auto"/>
        <w:left w:val="none" w:sz="0" w:space="0" w:color="auto"/>
        <w:bottom w:val="none" w:sz="0" w:space="0" w:color="auto"/>
        <w:right w:val="none" w:sz="0" w:space="0" w:color="auto"/>
      </w:divBdr>
    </w:div>
    <w:div w:id="373190018">
      <w:marLeft w:val="640"/>
      <w:marRight w:val="0"/>
      <w:marTop w:val="0"/>
      <w:marBottom w:val="0"/>
      <w:divBdr>
        <w:top w:val="none" w:sz="0" w:space="0" w:color="auto"/>
        <w:left w:val="none" w:sz="0" w:space="0" w:color="auto"/>
        <w:bottom w:val="none" w:sz="0" w:space="0" w:color="auto"/>
        <w:right w:val="none" w:sz="0" w:space="0" w:color="auto"/>
      </w:divBdr>
    </w:div>
    <w:div w:id="373190613">
      <w:marLeft w:val="640"/>
      <w:marRight w:val="0"/>
      <w:marTop w:val="0"/>
      <w:marBottom w:val="0"/>
      <w:divBdr>
        <w:top w:val="none" w:sz="0" w:space="0" w:color="auto"/>
        <w:left w:val="none" w:sz="0" w:space="0" w:color="auto"/>
        <w:bottom w:val="none" w:sz="0" w:space="0" w:color="auto"/>
        <w:right w:val="none" w:sz="0" w:space="0" w:color="auto"/>
      </w:divBdr>
    </w:div>
    <w:div w:id="373193395">
      <w:marLeft w:val="640"/>
      <w:marRight w:val="0"/>
      <w:marTop w:val="0"/>
      <w:marBottom w:val="0"/>
      <w:divBdr>
        <w:top w:val="none" w:sz="0" w:space="0" w:color="auto"/>
        <w:left w:val="none" w:sz="0" w:space="0" w:color="auto"/>
        <w:bottom w:val="none" w:sz="0" w:space="0" w:color="auto"/>
        <w:right w:val="none" w:sz="0" w:space="0" w:color="auto"/>
      </w:divBdr>
    </w:div>
    <w:div w:id="373236760">
      <w:marLeft w:val="640"/>
      <w:marRight w:val="0"/>
      <w:marTop w:val="0"/>
      <w:marBottom w:val="0"/>
      <w:divBdr>
        <w:top w:val="none" w:sz="0" w:space="0" w:color="auto"/>
        <w:left w:val="none" w:sz="0" w:space="0" w:color="auto"/>
        <w:bottom w:val="none" w:sz="0" w:space="0" w:color="auto"/>
        <w:right w:val="none" w:sz="0" w:space="0" w:color="auto"/>
      </w:divBdr>
    </w:div>
    <w:div w:id="373387058">
      <w:marLeft w:val="640"/>
      <w:marRight w:val="0"/>
      <w:marTop w:val="0"/>
      <w:marBottom w:val="0"/>
      <w:divBdr>
        <w:top w:val="none" w:sz="0" w:space="0" w:color="auto"/>
        <w:left w:val="none" w:sz="0" w:space="0" w:color="auto"/>
        <w:bottom w:val="none" w:sz="0" w:space="0" w:color="auto"/>
        <w:right w:val="none" w:sz="0" w:space="0" w:color="auto"/>
      </w:divBdr>
    </w:div>
    <w:div w:id="373427532">
      <w:marLeft w:val="640"/>
      <w:marRight w:val="0"/>
      <w:marTop w:val="0"/>
      <w:marBottom w:val="0"/>
      <w:divBdr>
        <w:top w:val="none" w:sz="0" w:space="0" w:color="auto"/>
        <w:left w:val="none" w:sz="0" w:space="0" w:color="auto"/>
        <w:bottom w:val="none" w:sz="0" w:space="0" w:color="auto"/>
        <w:right w:val="none" w:sz="0" w:space="0" w:color="auto"/>
      </w:divBdr>
    </w:div>
    <w:div w:id="373576625">
      <w:marLeft w:val="640"/>
      <w:marRight w:val="0"/>
      <w:marTop w:val="0"/>
      <w:marBottom w:val="0"/>
      <w:divBdr>
        <w:top w:val="none" w:sz="0" w:space="0" w:color="auto"/>
        <w:left w:val="none" w:sz="0" w:space="0" w:color="auto"/>
        <w:bottom w:val="none" w:sz="0" w:space="0" w:color="auto"/>
        <w:right w:val="none" w:sz="0" w:space="0" w:color="auto"/>
      </w:divBdr>
    </w:div>
    <w:div w:id="373652201">
      <w:marLeft w:val="640"/>
      <w:marRight w:val="0"/>
      <w:marTop w:val="0"/>
      <w:marBottom w:val="0"/>
      <w:divBdr>
        <w:top w:val="none" w:sz="0" w:space="0" w:color="auto"/>
        <w:left w:val="none" w:sz="0" w:space="0" w:color="auto"/>
        <w:bottom w:val="none" w:sz="0" w:space="0" w:color="auto"/>
        <w:right w:val="none" w:sz="0" w:space="0" w:color="auto"/>
      </w:divBdr>
    </w:div>
    <w:div w:id="373695038">
      <w:marLeft w:val="640"/>
      <w:marRight w:val="0"/>
      <w:marTop w:val="0"/>
      <w:marBottom w:val="0"/>
      <w:divBdr>
        <w:top w:val="none" w:sz="0" w:space="0" w:color="auto"/>
        <w:left w:val="none" w:sz="0" w:space="0" w:color="auto"/>
        <w:bottom w:val="none" w:sz="0" w:space="0" w:color="auto"/>
        <w:right w:val="none" w:sz="0" w:space="0" w:color="auto"/>
      </w:divBdr>
    </w:div>
    <w:div w:id="373695373">
      <w:marLeft w:val="640"/>
      <w:marRight w:val="0"/>
      <w:marTop w:val="0"/>
      <w:marBottom w:val="0"/>
      <w:divBdr>
        <w:top w:val="none" w:sz="0" w:space="0" w:color="auto"/>
        <w:left w:val="none" w:sz="0" w:space="0" w:color="auto"/>
        <w:bottom w:val="none" w:sz="0" w:space="0" w:color="auto"/>
        <w:right w:val="none" w:sz="0" w:space="0" w:color="auto"/>
      </w:divBdr>
    </w:div>
    <w:div w:id="373776131">
      <w:marLeft w:val="640"/>
      <w:marRight w:val="0"/>
      <w:marTop w:val="0"/>
      <w:marBottom w:val="0"/>
      <w:divBdr>
        <w:top w:val="none" w:sz="0" w:space="0" w:color="auto"/>
        <w:left w:val="none" w:sz="0" w:space="0" w:color="auto"/>
        <w:bottom w:val="none" w:sz="0" w:space="0" w:color="auto"/>
        <w:right w:val="none" w:sz="0" w:space="0" w:color="auto"/>
      </w:divBdr>
    </w:div>
    <w:div w:id="373817429">
      <w:marLeft w:val="640"/>
      <w:marRight w:val="0"/>
      <w:marTop w:val="0"/>
      <w:marBottom w:val="0"/>
      <w:divBdr>
        <w:top w:val="none" w:sz="0" w:space="0" w:color="auto"/>
        <w:left w:val="none" w:sz="0" w:space="0" w:color="auto"/>
        <w:bottom w:val="none" w:sz="0" w:space="0" w:color="auto"/>
        <w:right w:val="none" w:sz="0" w:space="0" w:color="auto"/>
      </w:divBdr>
    </w:div>
    <w:div w:id="373888301">
      <w:marLeft w:val="640"/>
      <w:marRight w:val="0"/>
      <w:marTop w:val="0"/>
      <w:marBottom w:val="0"/>
      <w:divBdr>
        <w:top w:val="none" w:sz="0" w:space="0" w:color="auto"/>
        <w:left w:val="none" w:sz="0" w:space="0" w:color="auto"/>
        <w:bottom w:val="none" w:sz="0" w:space="0" w:color="auto"/>
        <w:right w:val="none" w:sz="0" w:space="0" w:color="auto"/>
      </w:divBdr>
    </w:div>
    <w:div w:id="373969585">
      <w:marLeft w:val="640"/>
      <w:marRight w:val="0"/>
      <w:marTop w:val="0"/>
      <w:marBottom w:val="0"/>
      <w:divBdr>
        <w:top w:val="none" w:sz="0" w:space="0" w:color="auto"/>
        <w:left w:val="none" w:sz="0" w:space="0" w:color="auto"/>
        <w:bottom w:val="none" w:sz="0" w:space="0" w:color="auto"/>
        <w:right w:val="none" w:sz="0" w:space="0" w:color="auto"/>
      </w:divBdr>
    </w:div>
    <w:div w:id="374040592">
      <w:marLeft w:val="640"/>
      <w:marRight w:val="0"/>
      <w:marTop w:val="0"/>
      <w:marBottom w:val="0"/>
      <w:divBdr>
        <w:top w:val="none" w:sz="0" w:space="0" w:color="auto"/>
        <w:left w:val="none" w:sz="0" w:space="0" w:color="auto"/>
        <w:bottom w:val="none" w:sz="0" w:space="0" w:color="auto"/>
        <w:right w:val="none" w:sz="0" w:space="0" w:color="auto"/>
      </w:divBdr>
    </w:div>
    <w:div w:id="374044489">
      <w:marLeft w:val="640"/>
      <w:marRight w:val="0"/>
      <w:marTop w:val="0"/>
      <w:marBottom w:val="0"/>
      <w:divBdr>
        <w:top w:val="none" w:sz="0" w:space="0" w:color="auto"/>
        <w:left w:val="none" w:sz="0" w:space="0" w:color="auto"/>
        <w:bottom w:val="none" w:sz="0" w:space="0" w:color="auto"/>
        <w:right w:val="none" w:sz="0" w:space="0" w:color="auto"/>
      </w:divBdr>
    </w:div>
    <w:div w:id="374089941">
      <w:marLeft w:val="640"/>
      <w:marRight w:val="0"/>
      <w:marTop w:val="0"/>
      <w:marBottom w:val="0"/>
      <w:divBdr>
        <w:top w:val="none" w:sz="0" w:space="0" w:color="auto"/>
        <w:left w:val="none" w:sz="0" w:space="0" w:color="auto"/>
        <w:bottom w:val="none" w:sz="0" w:space="0" w:color="auto"/>
        <w:right w:val="none" w:sz="0" w:space="0" w:color="auto"/>
      </w:divBdr>
    </w:div>
    <w:div w:id="374162633">
      <w:marLeft w:val="640"/>
      <w:marRight w:val="0"/>
      <w:marTop w:val="0"/>
      <w:marBottom w:val="0"/>
      <w:divBdr>
        <w:top w:val="none" w:sz="0" w:space="0" w:color="auto"/>
        <w:left w:val="none" w:sz="0" w:space="0" w:color="auto"/>
        <w:bottom w:val="none" w:sz="0" w:space="0" w:color="auto"/>
        <w:right w:val="none" w:sz="0" w:space="0" w:color="auto"/>
      </w:divBdr>
    </w:div>
    <w:div w:id="374239040">
      <w:marLeft w:val="640"/>
      <w:marRight w:val="0"/>
      <w:marTop w:val="0"/>
      <w:marBottom w:val="0"/>
      <w:divBdr>
        <w:top w:val="none" w:sz="0" w:space="0" w:color="auto"/>
        <w:left w:val="none" w:sz="0" w:space="0" w:color="auto"/>
        <w:bottom w:val="none" w:sz="0" w:space="0" w:color="auto"/>
        <w:right w:val="none" w:sz="0" w:space="0" w:color="auto"/>
      </w:divBdr>
    </w:div>
    <w:div w:id="374308388">
      <w:marLeft w:val="640"/>
      <w:marRight w:val="0"/>
      <w:marTop w:val="0"/>
      <w:marBottom w:val="0"/>
      <w:divBdr>
        <w:top w:val="none" w:sz="0" w:space="0" w:color="auto"/>
        <w:left w:val="none" w:sz="0" w:space="0" w:color="auto"/>
        <w:bottom w:val="none" w:sz="0" w:space="0" w:color="auto"/>
        <w:right w:val="none" w:sz="0" w:space="0" w:color="auto"/>
      </w:divBdr>
    </w:div>
    <w:div w:id="374500316">
      <w:marLeft w:val="640"/>
      <w:marRight w:val="0"/>
      <w:marTop w:val="0"/>
      <w:marBottom w:val="0"/>
      <w:divBdr>
        <w:top w:val="none" w:sz="0" w:space="0" w:color="auto"/>
        <w:left w:val="none" w:sz="0" w:space="0" w:color="auto"/>
        <w:bottom w:val="none" w:sz="0" w:space="0" w:color="auto"/>
        <w:right w:val="none" w:sz="0" w:space="0" w:color="auto"/>
      </w:divBdr>
    </w:div>
    <w:div w:id="374542485">
      <w:marLeft w:val="640"/>
      <w:marRight w:val="0"/>
      <w:marTop w:val="0"/>
      <w:marBottom w:val="0"/>
      <w:divBdr>
        <w:top w:val="none" w:sz="0" w:space="0" w:color="auto"/>
        <w:left w:val="none" w:sz="0" w:space="0" w:color="auto"/>
        <w:bottom w:val="none" w:sz="0" w:space="0" w:color="auto"/>
        <w:right w:val="none" w:sz="0" w:space="0" w:color="auto"/>
      </w:divBdr>
    </w:div>
    <w:div w:id="374549836">
      <w:marLeft w:val="640"/>
      <w:marRight w:val="0"/>
      <w:marTop w:val="0"/>
      <w:marBottom w:val="0"/>
      <w:divBdr>
        <w:top w:val="none" w:sz="0" w:space="0" w:color="auto"/>
        <w:left w:val="none" w:sz="0" w:space="0" w:color="auto"/>
        <w:bottom w:val="none" w:sz="0" w:space="0" w:color="auto"/>
        <w:right w:val="none" w:sz="0" w:space="0" w:color="auto"/>
      </w:divBdr>
    </w:div>
    <w:div w:id="374619199">
      <w:marLeft w:val="640"/>
      <w:marRight w:val="0"/>
      <w:marTop w:val="0"/>
      <w:marBottom w:val="0"/>
      <w:divBdr>
        <w:top w:val="none" w:sz="0" w:space="0" w:color="auto"/>
        <w:left w:val="none" w:sz="0" w:space="0" w:color="auto"/>
        <w:bottom w:val="none" w:sz="0" w:space="0" w:color="auto"/>
        <w:right w:val="none" w:sz="0" w:space="0" w:color="auto"/>
      </w:divBdr>
    </w:div>
    <w:div w:id="374737172">
      <w:marLeft w:val="640"/>
      <w:marRight w:val="0"/>
      <w:marTop w:val="0"/>
      <w:marBottom w:val="0"/>
      <w:divBdr>
        <w:top w:val="none" w:sz="0" w:space="0" w:color="auto"/>
        <w:left w:val="none" w:sz="0" w:space="0" w:color="auto"/>
        <w:bottom w:val="none" w:sz="0" w:space="0" w:color="auto"/>
        <w:right w:val="none" w:sz="0" w:space="0" w:color="auto"/>
      </w:divBdr>
    </w:div>
    <w:div w:id="374743060">
      <w:marLeft w:val="640"/>
      <w:marRight w:val="0"/>
      <w:marTop w:val="0"/>
      <w:marBottom w:val="0"/>
      <w:divBdr>
        <w:top w:val="none" w:sz="0" w:space="0" w:color="auto"/>
        <w:left w:val="none" w:sz="0" w:space="0" w:color="auto"/>
        <w:bottom w:val="none" w:sz="0" w:space="0" w:color="auto"/>
        <w:right w:val="none" w:sz="0" w:space="0" w:color="auto"/>
      </w:divBdr>
    </w:div>
    <w:div w:id="374932338">
      <w:marLeft w:val="640"/>
      <w:marRight w:val="0"/>
      <w:marTop w:val="0"/>
      <w:marBottom w:val="0"/>
      <w:divBdr>
        <w:top w:val="none" w:sz="0" w:space="0" w:color="auto"/>
        <w:left w:val="none" w:sz="0" w:space="0" w:color="auto"/>
        <w:bottom w:val="none" w:sz="0" w:space="0" w:color="auto"/>
        <w:right w:val="none" w:sz="0" w:space="0" w:color="auto"/>
      </w:divBdr>
    </w:div>
    <w:div w:id="374963840">
      <w:marLeft w:val="640"/>
      <w:marRight w:val="0"/>
      <w:marTop w:val="0"/>
      <w:marBottom w:val="0"/>
      <w:divBdr>
        <w:top w:val="none" w:sz="0" w:space="0" w:color="auto"/>
        <w:left w:val="none" w:sz="0" w:space="0" w:color="auto"/>
        <w:bottom w:val="none" w:sz="0" w:space="0" w:color="auto"/>
        <w:right w:val="none" w:sz="0" w:space="0" w:color="auto"/>
      </w:divBdr>
    </w:div>
    <w:div w:id="375011330">
      <w:marLeft w:val="640"/>
      <w:marRight w:val="0"/>
      <w:marTop w:val="0"/>
      <w:marBottom w:val="0"/>
      <w:divBdr>
        <w:top w:val="none" w:sz="0" w:space="0" w:color="auto"/>
        <w:left w:val="none" w:sz="0" w:space="0" w:color="auto"/>
        <w:bottom w:val="none" w:sz="0" w:space="0" w:color="auto"/>
        <w:right w:val="none" w:sz="0" w:space="0" w:color="auto"/>
      </w:divBdr>
    </w:div>
    <w:div w:id="375155095">
      <w:marLeft w:val="640"/>
      <w:marRight w:val="0"/>
      <w:marTop w:val="0"/>
      <w:marBottom w:val="0"/>
      <w:divBdr>
        <w:top w:val="none" w:sz="0" w:space="0" w:color="auto"/>
        <w:left w:val="none" w:sz="0" w:space="0" w:color="auto"/>
        <w:bottom w:val="none" w:sz="0" w:space="0" w:color="auto"/>
        <w:right w:val="none" w:sz="0" w:space="0" w:color="auto"/>
      </w:divBdr>
    </w:div>
    <w:div w:id="375159485">
      <w:marLeft w:val="640"/>
      <w:marRight w:val="0"/>
      <w:marTop w:val="0"/>
      <w:marBottom w:val="0"/>
      <w:divBdr>
        <w:top w:val="none" w:sz="0" w:space="0" w:color="auto"/>
        <w:left w:val="none" w:sz="0" w:space="0" w:color="auto"/>
        <w:bottom w:val="none" w:sz="0" w:space="0" w:color="auto"/>
        <w:right w:val="none" w:sz="0" w:space="0" w:color="auto"/>
      </w:divBdr>
    </w:div>
    <w:div w:id="375198006">
      <w:marLeft w:val="640"/>
      <w:marRight w:val="0"/>
      <w:marTop w:val="0"/>
      <w:marBottom w:val="0"/>
      <w:divBdr>
        <w:top w:val="none" w:sz="0" w:space="0" w:color="auto"/>
        <w:left w:val="none" w:sz="0" w:space="0" w:color="auto"/>
        <w:bottom w:val="none" w:sz="0" w:space="0" w:color="auto"/>
        <w:right w:val="none" w:sz="0" w:space="0" w:color="auto"/>
      </w:divBdr>
    </w:div>
    <w:div w:id="375198562">
      <w:marLeft w:val="640"/>
      <w:marRight w:val="0"/>
      <w:marTop w:val="0"/>
      <w:marBottom w:val="0"/>
      <w:divBdr>
        <w:top w:val="none" w:sz="0" w:space="0" w:color="auto"/>
        <w:left w:val="none" w:sz="0" w:space="0" w:color="auto"/>
        <w:bottom w:val="none" w:sz="0" w:space="0" w:color="auto"/>
        <w:right w:val="none" w:sz="0" w:space="0" w:color="auto"/>
      </w:divBdr>
    </w:div>
    <w:div w:id="375207099">
      <w:marLeft w:val="640"/>
      <w:marRight w:val="0"/>
      <w:marTop w:val="0"/>
      <w:marBottom w:val="0"/>
      <w:divBdr>
        <w:top w:val="none" w:sz="0" w:space="0" w:color="auto"/>
        <w:left w:val="none" w:sz="0" w:space="0" w:color="auto"/>
        <w:bottom w:val="none" w:sz="0" w:space="0" w:color="auto"/>
        <w:right w:val="none" w:sz="0" w:space="0" w:color="auto"/>
      </w:divBdr>
    </w:div>
    <w:div w:id="375207325">
      <w:marLeft w:val="640"/>
      <w:marRight w:val="0"/>
      <w:marTop w:val="0"/>
      <w:marBottom w:val="0"/>
      <w:divBdr>
        <w:top w:val="none" w:sz="0" w:space="0" w:color="auto"/>
        <w:left w:val="none" w:sz="0" w:space="0" w:color="auto"/>
        <w:bottom w:val="none" w:sz="0" w:space="0" w:color="auto"/>
        <w:right w:val="none" w:sz="0" w:space="0" w:color="auto"/>
      </w:divBdr>
    </w:div>
    <w:div w:id="375279075">
      <w:marLeft w:val="640"/>
      <w:marRight w:val="0"/>
      <w:marTop w:val="0"/>
      <w:marBottom w:val="0"/>
      <w:divBdr>
        <w:top w:val="none" w:sz="0" w:space="0" w:color="auto"/>
        <w:left w:val="none" w:sz="0" w:space="0" w:color="auto"/>
        <w:bottom w:val="none" w:sz="0" w:space="0" w:color="auto"/>
        <w:right w:val="none" w:sz="0" w:space="0" w:color="auto"/>
      </w:divBdr>
    </w:div>
    <w:div w:id="375279122">
      <w:marLeft w:val="640"/>
      <w:marRight w:val="0"/>
      <w:marTop w:val="0"/>
      <w:marBottom w:val="0"/>
      <w:divBdr>
        <w:top w:val="none" w:sz="0" w:space="0" w:color="auto"/>
        <w:left w:val="none" w:sz="0" w:space="0" w:color="auto"/>
        <w:bottom w:val="none" w:sz="0" w:space="0" w:color="auto"/>
        <w:right w:val="none" w:sz="0" w:space="0" w:color="auto"/>
      </w:divBdr>
    </w:div>
    <w:div w:id="375352495">
      <w:marLeft w:val="640"/>
      <w:marRight w:val="0"/>
      <w:marTop w:val="0"/>
      <w:marBottom w:val="0"/>
      <w:divBdr>
        <w:top w:val="none" w:sz="0" w:space="0" w:color="auto"/>
        <w:left w:val="none" w:sz="0" w:space="0" w:color="auto"/>
        <w:bottom w:val="none" w:sz="0" w:space="0" w:color="auto"/>
        <w:right w:val="none" w:sz="0" w:space="0" w:color="auto"/>
      </w:divBdr>
    </w:div>
    <w:div w:id="375467068">
      <w:marLeft w:val="640"/>
      <w:marRight w:val="0"/>
      <w:marTop w:val="0"/>
      <w:marBottom w:val="0"/>
      <w:divBdr>
        <w:top w:val="none" w:sz="0" w:space="0" w:color="auto"/>
        <w:left w:val="none" w:sz="0" w:space="0" w:color="auto"/>
        <w:bottom w:val="none" w:sz="0" w:space="0" w:color="auto"/>
        <w:right w:val="none" w:sz="0" w:space="0" w:color="auto"/>
      </w:divBdr>
    </w:div>
    <w:div w:id="375593593">
      <w:marLeft w:val="640"/>
      <w:marRight w:val="0"/>
      <w:marTop w:val="0"/>
      <w:marBottom w:val="0"/>
      <w:divBdr>
        <w:top w:val="none" w:sz="0" w:space="0" w:color="auto"/>
        <w:left w:val="none" w:sz="0" w:space="0" w:color="auto"/>
        <w:bottom w:val="none" w:sz="0" w:space="0" w:color="auto"/>
        <w:right w:val="none" w:sz="0" w:space="0" w:color="auto"/>
      </w:divBdr>
    </w:div>
    <w:div w:id="375662596">
      <w:marLeft w:val="640"/>
      <w:marRight w:val="0"/>
      <w:marTop w:val="0"/>
      <w:marBottom w:val="0"/>
      <w:divBdr>
        <w:top w:val="none" w:sz="0" w:space="0" w:color="auto"/>
        <w:left w:val="none" w:sz="0" w:space="0" w:color="auto"/>
        <w:bottom w:val="none" w:sz="0" w:space="0" w:color="auto"/>
        <w:right w:val="none" w:sz="0" w:space="0" w:color="auto"/>
      </w:divBdr>
    </w:div>
    <w:div w:id="375669171">
      <w:marLeft w:val="640"/>
      <w:marRight w:val="0"/>
      <w:marTop w:val="0"/>
      <w:marBottom w:val="0"/>
      <w:divBdr>
        <w:top w:val="none" w:sz="0" w:space="0" w:color="auto"/>
        <w:left w:val="none" w:sz="0" w:space="0" w:color="auto"/>
        <w:bottom w:val="none" w:sz="0" w:space="0" w:color="auto"/>
        <w:right w:val="none" w:sz="0" w:space="0" w:color="auto"/>
      </w:divBdr>
    </w:div>
    <w:div w:id="375739219">
      <w:marLeft w:val="640"/>
      <w:marRight w:val="0"/>
      <w:marTop w:val="0"/>
      <w:marBottom w:val="0"/>
      <w:divBdr>
        <w:top w:val="none" w:sz="0" w:space="0" w:color="auto"/>
        <w:left w:val="none" w:sz="0" w:space="0" w:color="auto"/>
        <w:bottom w:val="none" w:sz="0" w:space="0" w:color="auto"/>
        <w:right w:val="none" w:sz="0" w:space="0" w:color="auto"/>
      </w:divBdr>
    </w:div>
    <w:div w:id="375742638">
      <w:marLeft w:val="640"/>
      <w:marRight w:val="0"/>
      <w:marTop w:val="0"/>
      <w:marBottom w:val="0"/>
      <w:divBdr>
        <w:top w:val="none" w:sz="0" w:space="0" w:color="auto"/>
        <w:left w:val="none" w:sz="0" w:space="0" w:color="auto"/>
        <w:bottom w:val="none" w:sz="0" w:space="0" w:color="auto"/>
        <w:right w:val="none" w:sz="0" w:space="0" w:color="auto"/>
      </w:divBdr>
    </w:div>
    <w:div w:id="375857860">
      <w:marLeft w:val="640"/>
      <w:marRight w:val="0"/>
      <w:marTop w:val="0"/>
      <w:marBottom w:val="0"/>
      <w:divBdr>
        <w:top w:val="none" w:sz="0" w:space="0" w:color="auto"/>
        <w:left w:val="none" w:sz="0" w:space="0" w:color="auto"/>
        <w:bottom w:val="none" w:sz="0" w:space="0" w:color="auto"/>
        <w:right w:val="none" w:sz="0" w:space="0" w:color="auto"/>
      </w:divBdr>
    </w:div>
    <w:div w:id="375858534">
      <w:marLeft w:val="640"/>
      <w:marRight w:val="0"/>
      <w:marTop w:val="0"/>
      <w:marBottom w:val="0"/>
      <w:divBdr>
        <w:top w:val="none" w:sz="0" w:space="0" w:color="auto"/>
        <w:left w:val="none" w:sz="0" w:space="0" w:color="auto"/>
        <w:bottom w:val="none" w:sz="0" w:space="0" w:color="auto"/>
        <w:right w:val="none" w:sz="0" w:space="0" w:color="auto"/>
      </w:divBdr>
    </w:div>
    <w:div w:id="375859745">
      <w:marLeft w:val="640"/>
      <w:marRight w:val="0"/>
      <w:marTop w:val="0"/>
      <w:marBottom w:val="0"/>
      <w:divBdr>
        <w:top w:val="none" w:sz="0" w:space="0" w:color="auto"/>
        <w:left w:val="none" w:sz="0" w:space="0" w:color="auto"/>
        <w:bottom w:val="none" w:sz="0" w:space="0" w:color="auto"/>
        <w:right w:val="none" w:sz="0" w:space="0" w:color="auto"/>
      </w:divBdr>
    </w:div>
    <w:div w:id="375935290">
      <w:marLeft w:val="640"/>
      <w:marRight w:val="0"/>
      <w:marTop w:val="0"/>
      <w:marBottom w:val="0"/>
      <w:divBdr>
        <w:top w:val="none" w:sz="0" w:space="0" w:color="auto"/>
        <w:left w:val="none" w:sz="0" w:space="0" w:color="auto"/>
        <w:bottom w:val="none" w:sz="0" w:space="0" w:color="auto"/>
        <w:right w:val="none" w:sz="0" w:space="0" w:color="auto"/>
      </w:divBdr>
    </w:div>
    <w:div w:id="376004116">
      <w:marLeft w:val="640"/>
      <w:marRight w:val="0"/>
      <w:marTop w:val="0"/>
      <w:marBottom w:val="0"/>
      <w:divBdr>
        <w:top w:val="none" w:sz="0" w:space="0" w:color="auto"/>
        <w:left w:val="none" w:sz="0" w:space="0" w:color="auto"/>
        <w:bottom w:val="none" w:sz="0" w:space="0" w:color="auto"/>
        <w:right w:val="none" w:sz="0" w:space="0" w:color="auto"/>
      </w:divBdr>
    </w:div>
    <w:div w:id="376006530">
      <w:marLeft w:val="640"/>
      <w:marRight w:val="0"/>
      <w:marTop w:val="0"/>
      <w:marBottom w:val="0"/>
      <w:divBdr>
        <w:top w:val="none" w:sz="0" w:space="0" w:color="auto"/>
        <w:left w:val="none" w:sz="0" w:space="0" w:color="auto"/>
        <w:bottom w:val="none" w:sz="0" w:space="0" w:color="auto"/>
        <w:right w:val="none" w:sz="0" w:space="0" w:color="auto"/>
      </w:divBdr>
    </w:div>
    <w:div w:id="376011878">
      <w:marLeft w:val="640"/>
      <w:marRight w:val="0"/>
      <w:marTop w:val="0"/>
      <w:marBottom w:val="0"/>
      <w:divBdr>
        <w:top w:val="none" w:sz="0" w:space="0" w:color="auto"/>
        <w:left w:val="none" w:sz="0" w:space="0" w:color="auto"/>
        <w:bottom w:val="none" w:sz="0" w:space="0" w:color="auto"/>
        <w:right w:val="none" w:sz="0" w:space="0" w:color="auto"/>
      </w:divBdr>
    </w:div>
    <w:div w:id="376125956">
      <w:marLeft w:val="640"/>
      <w:marRight w:val="0"/>
      <w:marTop w:val="0"/>
      <w:marBottom w:val="0"/>
      <w:divBdr>
        <w:top w:val="none" w:sz="0" w:space="0" w:color="auto"/>
        <w:left w:val="none" w:sz="0" w:space="0" w:color="auto"/>
        <w:bottom w:val="none" w:sz="0" w:space="0" w:color="auto"/>
        <w:right w:val="none" w:sz="0" w:space="0" w:color="auto"/>
      </w:divBdr>
    </w:div>
    <w:div w:id="376129234">
      <w:marLeft w:val="640"/>
      <w:marRight w:val="0"/>
      <w:marTop w:val="0"/>
      <w:marBottom w:val="0"/>
      <w:divBdr>
        <w:top w:val="none" w:sz="0" w:space="0" w:color="auto"/>
        <w:left w:val="none" w:sz="0" w:space="0" w:color="auto"/>
        <w:bottom w:val="none" w:sz="0" w:space="0" w:color="auto"/>
        <w:right w:val="none" w:sz="0" w:space="0" w:color="auto"/>
      </w:divBdr>
    </w:div>
    <w:div w:id="376244376">
      <w:marLeft w:val="640"/>
      <w:marRight w:val="0"/>
      <w:marTop w:val="0"/>
      <w:marBottom w:val="0"/>
      <w:divBdr>
        <w:top w:val="none" w:sz="0" w:space="0" w:color="auto"/>
        <w:left w:val="none" w:sz="0" w:space="0" w:color="auto"/>
        <w:bottom w:val="none" w:sz="0" w:space="0" w:color="auto"/>
        <w:right w:val="none" w:sz="0" w:space="0" w:color="auto"/>
      </w:divBdr>
    </w:div>
    <w:div w:id="376395816">
      <w:marLeft w:val="640"/>
      <w:marRight w:val="0"/>
      <w:marTop w:val="0"/>
      <w:marBottom w:val="0"/>
      <w:divBdr>
        <w:top w:val="none" w:sz="0" w:space="0" w:color="auto"/>
        <w:left w:val="none" w:sz="0" w:space="0" w:color="auto"/>
        <w:bottom w:val="none" w:sz="0" w:space="0" w:color="auto"/>
        <w:right w:val="none" w:sz="0" w:space="0" w:color="auto"/>
      </w:divBdr>
    </w:div>
    <w:div w:id="376509773">
      <w:marLeft w:val="640"/>
      <w:marRight w:val="0"/>
      <w:marTop w:val="0"/>
      <w:marBottom w:val="0"/>
      <w:divBdr>
        <w:top w:val="none" w:sz="0" w:space="0" w:color="auto"/>
        <w:left w:val="none" w:sz="0" w:space="0" w:color="auto"/>
        <w:bottom w:val="none" w:sz="0" w:space="0" w:color="auto"/>
        <w:right w:val="none" w:sz="0" w:space="0" w:color="auto"/>
      </w:divBdr>
    </w:div>
    <w:div w:id="376583873">
      <w:marLeft w:val="640"/>
      <w:marRight w:val="0"/>
      <w:marTop w:val="0"/>
      <w:marBottom w:val="0"/>
      <w:divBdr>
        <w:top w:val="none" w:sz="0" w:space="0" w:color="auto"/>
        <w:left w:val="none" w:sz="0" w:space="0" w:color="auto"/>
        <w:bottom w:val="none" w:sz="0" w:space="0" w:color="auto"/>
        <w:right w:val="none" w:sz="0" w:space="0" w:color="auto"/>
      </w:divBdr>
    </w:div>
    <w:div w:id="376584100">
      <w:marLeft w:val="640"/>
      <w:marRight w:val="0"/>
      <w:marTop w:val="0"/>
      <w:marBottom w:val="0"/>
      <w:divBdr>
        <w:top w:val="none" w:sz="0" w:space="0" w:color="auto"/>
        <w:left w:val="none" w:sz="0" w:space="0" w:color="auto"/>
        <w:bottom w:val="none" w:sz="0" w:space="0" w:color="auto"/>
        <w:right w:val="none" w:sz="0" w:space="0" w:color="auto"/>
      </w:divBdr>
    </w:div>
    <w:div w:id="376590529">
      <w:marLeft w:val="640"/>
      <w:marRight w:val="0"/>
      <w:marTop w:val="0"/>
      <w:marBottom w:val="0"/>
      <w:divBdr>
        <w:top w:val="none" w:sz="0" w:space="0" w:color="auto"/>
        <w:left w:val="none" w:sz="0" w:space="0" w:color="auto"/>
        <w:bottom w:val="none" w:sz="0" w:space="0" w:color="auto"/>
        <w:right w:val="none" w:sz="0" w:space="0" w:color="auto"/>
      </w:divBdr>
    </w:div>
    <w:div w:id="376663441">
      <w:marLeft w:val="640"/>
      <w:marRight w:val="0"/>
      <w:marTop w:val="0"/>
      <w:marBottom w:val="0"/>
      <w:divBdr>
        <w:top w:val="none" w:sz="0" w:space="0" w:color="auto"/>
        <w:left w:val="none" w:sz="0" w:space="0" w:color="auto"/>
        <w:bottom w:val="none" w:sz="0" w:space="0" w:color="auto"/>
        <w:right w:val="none" w:sz="0" w:space="0" w:color="auto"/>
      </w:divBdr>
    </w:div>
    <w:div w:id="376663804">
      <w:marLeft w:val="640"/>
      <w:marRight w:val="0"/>
      <w:marTop w:val="0"/>
      <w:marBottom w:val="0"/>
      <w:divBdr>
        <w:top w:val="none" w:sz="0" w:space="0" w:color="auto"/>
        <w:left w:val="none" w:sz="0" w:space="0" w:color="auto"/>
        <w:bottom w:val="none" w:sz="0" w:space="0" w:color="auto"/>
        <w:right w:val="none" w:sz="0" w:space="0" w:color="auto"/>
      </w:divBdr>
    </w:div>
    <w:div w:id="376705859">
      <w:marLeft w:val="640"/>
      <w:marRight w:val="0"/>
      <w:marTop w:val="0"/>
      <w:marBottom w:val="0"/>
      <w:divBdr>
        <w:top w:val="none" w:sz="0" w:space="0" w:color="auto"/>
        <w:left w:val="none" w:sz="0" w:space="0" w:color="auto"/>
        <w:bottom w:val="none" w:sz="0" w:space="0" w:color="auto"/>
        <w:right w:val="none" w:sz="0" w:space="0" w:color="auto"/>
      </w:divBdr>
    </w:div>
    <w:div w:id="376706037">
      <w:marLeft w:val="640"/>
      <w:marRight w:val="0"/>
      <w:marTop w:val="0"/>
      <w:marBottom w:val="0"/>
      <w:divBdr>
        <w:top w:val="none" w:sz="0" w:space="0" w:color="auto"/>
        <w:left w:val="none" w:sz="0" w:space="0" w:color="auto"/>
        <w:bottom w:val="none" w:sz="0" w:space="0" w:color="auto"/>
        <w:right w:val="none" w:sz="0" w:space="0" w:color="auto"/>
      </w:divBdr>
    </w:div>
    <w:div w:id="376707747">
      <w:marLeft w:val="640"/>
      <w:marRight w:val="0"/>
      <w:marTop w:val="0"/>
      <w:marBottom w:val="0"/>
      <w:divBdr>
        <w:top w:val="none" w:sz="0" w:space="0" w:color="auto"/>
        <w:left w:val="none" w:sz="0" w:space="0" w:color="auto"/>
        <w:bottom w:val="none" w:sz="0" w:space="0" w:color="auto"/>
        <w:right w:val="none" w:sz="0" w:space="0" w:color="auto"/>
      </w:divBdr>
    </w:div>
    <w:div w:id="376707762">
      <w:marLeft w:val="640"/>
      <w:marRight w:val="0"/>
      <w:marTop w:val="0"/>
      <w:marBottom w:val="0"/>
      <w:divBdr>
        <w:top w:val="none" w:sz="0" w:space="0" w:color="auto"/>
        <w:left w:val="none" w:sz="0" w:space="0" w:color="auto"/>
        <w:bottom w:val="none" w:sz="0" w:space="0" w:color="auto"/>
        <w:right w:val="none" w:sz="0" w:space="0" w:color="auto"/>
      </w:divBdr>
    </w:div>
    <w:div w:id="376708946">
      <w:marLeft w:val="640"/>
      <w:marRight w:val="0"/>
      <w:marTop w:val="0"/>
      <w:marBottom w:val="0"/>
      <w:divBdr>
        <w:top w:val="none" w:sz="0" w:space="0" w:color="auto"/>
        <w:left w:val="none" w:sz="0" w:space="0" w:color="auto"/>
        <w:bottom w:val="none" w:sz="0" w:space="0" w:color="auto"/>
        <w:right w:val="none" w:sz="0" w:space="0" w:color="auto"/>
      </w:divBdr>
    </w:div>
    <w:div w:id="376709431">
      <w:marLeft w:val="640"/>
      <w:marRight w:val="0"/>
      <w:marTop w:val="0"/>
      <w:marBottom w:val="0"/>
      <w:divBdr>
        <w:top w:val="none" w:sz="0" w:space="0" w:color="auto"/>
        <w:left w:val="none" w:sz="0" w:space="0" w:color="auto"/>
        <w:bottom w:val="none" w:sz="0" w:space="0" w:color="auto"/>
        <w:right w:val="none" w:sz="0" w:space="0" w:color="auto"/>
      </w:divBdr>
    </w:div>
    <w:div w:id="376860797">
      <w:marLeft w:val="640"/>
      <w:marRight w:val="0"/>
      <w:marTop w:val="0"/>
      <w:marBottom w:val="0"/>
      <w:divBdr>
        <w:top w:val="none" w:sz="0" w:space="0" w:color="auto"/>
        <w:left w:val="none" w:sz="0" w:space="0" w:color="auto"/>
        <w:bottom w:val="none" w:sz="0" w:space="0" w:color="auto"/>
        <w:right w:val="none" w:sz="0" w:space="0" w:color="auto"/>
      </w:divBdr>
    </w:div>
    <w:div w:id="376897827">
      <w:marLeft w:val="640"/>
      <w:marRight w:val="0"/>
      <w:marTop w:val="0"/>
      <w:marBottom w:val="0"/>
      <w:divBdr>
        <w:top w:val="none" w:sz="0" w:space="0" w:color="auto"/>
        <w:left w:val="none" w:sz="0" w:space="0" w:color="auto"/>
        <w:bottom w:val="none" w:sz="0" w:space="0" w:color="auto"/>
        <w:right w:val="none" w:sz="0" w:space="0" w:color="auto"/>
      </w:divBdr>
    </w:div>
    <w:div w:id="376898170">
      <w:marLeft w:val="640"/>
      <w:marRight w:val="0"/>
      <w:marTop w:val="0"/>
      <w:marBottom w:val="0"/>
      <w:divBdr>
        <w:top w:val="none" w:sz="0" w:space="0" w:color="auto"/>
        <w:left w:val="none" w:sz="0" w:space="0" w:color="auto"/>
        <w:bottom w:val="none" w:sz="0" w:space="0" w:color="auto"/>
        <w:right w:val="none" w:sz="0" w:space="0" w:color="auto"/>
      </w:divBdr>
    </w:div>
    <w:div w:id="376898265">
      <w:marLeft w:val="640"/>
      <w:marRight w:val="0"/>
      <w:marTop w:val="0"/>
      <w:marBottom w:val="0"/>
      <w:divBdr>
        <w:top w:val="none" w:sz="0" w:space="0" w:color="auto"/>
        <w:left w:val="none" w:sz="0" w:space="0" w:color="auto"/>
        <w:bottom w:val="none" w:sz="0" w:space="0" w:color="auto"/>
        <w:right w:val="none" w:sz="0" w:space="0" w:color="auto"/>
      </w:divBdr>
    </w:div>
    <w:div w:id="376900304">
      <w:marLeft w:val="640"/>
      <w:marRight w:val="0"/>
      <w:marTop w:val="0"/>
      <w:marBottom w:val="0"/>
      <w:divBdr>
        <w:top w:val="none" w:sz="0" w:space="0" w:color="auto"/>
        <w:left w:val="none" w:sz="0" w:space="0" w:color="auto"/>
        <w:bottom w:val="none" w:sz="0" w:space="0" w:color="auto"/>
        <w:right w:val="none" w:sz="0" w:space="0" w:color="auto"/>
      </w:divBdr>
    </w:div>
    <w:div w:id="376900774">
      <w:marLeft w:val="640"/>
      <w:marRight w:val="0"/>
      <w:marTop w:val="0"/>
      <w:marBottom w:val="0"/>
      <w:divBdr>
        <w:top w:val="none" w:sz="0" w:space="0" w:color="auto"/>
        <w:left w:val="none" w:sz="0" w:space="0" w:color="auto"/>
        <w:bottom w:val="none" w:sz="0" w:space="0" w:color="auto"/>
        <w:right w:val="none" w:sz="0" w:space="0" w:color="auto"/>
      </w:divBdr>
    </w:div>
    <w:div w:id="376929496">
      <w:marLeft w:val="640"/>
      <w:marRight w:val="0"/>
      <w:marTop w:val="0"/>
      <w:marBottom w:val="0"/>
      <w:divBdr>
        <w:top w:val="none" w:sz="0" w:space="0" w:color="auto"/>
        <w:left w:val="none" w:sz="0" w:space="0" w:color="auto"/>
        <w:bottom w:val="none" w:sz="0" w:space="0" w:color="auto"/>
        <w:right w:val="none" w:sz="0" w:space="0" w:color="auto"/>
      </w:divBdr>
    </w:div>
    <w:div w:id="376974158">
      <w:marLeft w:val="640"/>
      <w:marRight w:val="0"/>
      <w:marTop w:val="0"/>
      <w:marBottom w:val="0"/>
      <w:divBdr>
        <w:top w:val="none" w:sz="0" w:space="0" w:color="auto"/>
        <w:left w:val="none" w:sz="0" w:space="0" w:color="auto"/>
        <w:bottom w:val="none" w:sz="0" w:space="0" w:color="auto"/>
        <w:right w:val="none" w:sz="0" w:space="0" w:color="auto"/>
      </w:divBdr>
    </w:div>
    <w:div w:id="377164338">
      <w:marLeft w:val="640"/>
      <w:marRight w:val="0"/>
      <w:marTop w:val="0"/>
      <w:marBottom w:val="0"/>
      <w:divBdr>
        <w:top w:val="none" w:sz="0" w:space="0" w:color="auto"/>
        <w:left w:val="none" w:sz="0" w:space="0" w:color="auto"/>
        <w:bottom w:val="none" w:sz="0" w:space="0" w:color="auto"/>
        <w:right w:val="none" w:sz="0" w:space="0" w:color="auto"/>
      </w:divBdr>
    </w:div>
    <w:div w:id="377317606">
      <w:marLeft w:val="640"/>
      <w:marRight w:val="0"/>
      <w:marTop w:val="0"/>
      <w:marBottom w:val="0"/>
      <w:divBdr>
        <w:top w:val="none" w:sz="0" w:space="0" w:color="auto"/>
        <w:left w:val="none" w:sz="0" w:space="0" w:color="auto"/>
        <w:bottom w:val="none" w:sz="0" w:space="0" w:color="auto"/>
        <w:right w:val="none" w:sz="0" w:space="0" w:color="auto"/>
      </w:divBdr>
    </w:div>
    <w:div w:id="377358787">
      <w:marLeft w:val="640"/>
      <w:marRight w:val="0"/>
      <w:marTop w:val="0"/>
      <w:marBottom w:val="0"/>
      <w:divBdr>
        <w:top w:val="none" w:sz="0" w:space="0" w:color="auto"/>
        <w:left w:val="none" w:sz="0" w:space="0" w:color="auto"/>
        <w:bottom w:val="none" w:sz="0" w:space="0" w:color="auto"/>
        <w:right w:val="none" w:sz="0" w:space="0" w:color="auto"/>
      </w:divBdr>
    </w:div>
    <w:div w:id="377364091">
      <w:marLeft w:val="640"/>
      <w:marRight w:val="0"/>
      <w:marTop w:val="0"/>
      <w:marBottom w:val="0"/>
      <w:divBdr>
        <w:top w:val="none" w:sz="0" w:space="0" w:color="auto"/>
        <w:left w:val="none" w:sz="0" w:space="0" w:color="auto"/>
        <w:bottom w:val="none" w:sz="0" w:space="0" w:color="auto"/>
        <w:right w:val="none" w:sz="0" w:space="0" w:color="auto"/>
      </w:divBdr>
    </w:div>
    <w:div w:id="377433151">
      <w:marLeft w:val="640"/>
      <w:marRight w:val="0"/>
      <w:marTop w:val="0"/>
      <w:marBottom w:val="0"/>
      <w:divBdr>
        <w:top w:val="none" w:sz="0" w:space="0" w:color="auto"/>
        <w:left w:val="none" w:sz="0" w:space="0" w:color="auto"/>
        <w:bottom w:val="none" w:sz="0" w:space="0" w:color="auto"/>
        <w:right w:val="none" w:sz="0" w:space="0" w:color="auto"/>
      </w:divBdr>
    </w:div>
    <w:div w:id="377511789">
      <w:marLeft w:val="640"/>
      <w:marRight w:val="0"/>
      <w:marTop w:val="0"/>
      <w:marBottom w:val="0"/>
      <w:divBdr>
        <w:top w:val="none" w:sz="0" w:space="0" w:color="auto"/>
        <w:left w:val="none" w:sz="0" w:space="0" w:color="auto"/>
        <w:bottom w:val="none" w:sz="0" w:space="0" w:color="auto"/>
        <w:right w:val="none" w:sz="0" w:space="0" w:color="auto"/>
      </w:divBdr>
    </w:div>
    <w:div w:id="377556532">
      <w:marLeft w:val="640"/>
      <w:marRight w:val="0"/>
      <w:marTop w:val="0"/>
      <w:marBottom w:val="0"/>
      <w:divBdr>
        <w:top w:val="none" w:sz="0" w:space="0" w:color="auto"/>
        <w:left w:val="none" w:sz="0" w:space="0" w:color="auto"/>
        <w:bottom w:val="none" w:sz="0" w:space="0" w:color="auto"/>
        <w:right w:val="none" w:sz="0" w:space="0" w:color="auto"/>
      </w:divBdr>
    </w:div>
    <w:div w:id="377558610">
      <w:marLeft w:val="640"/>
      <w:marRight w:val="0"/>
      <w:marTop w:val="0"/>
      <w:marBottom w:val="0"/>
      <w:divBdr>
        <w:top w:val="none" w:sz="0" w:space="0" w:color="auto"/>
        <w:left w:val="none" w:sz="0" w:space="0" w:color="auto"/>
        <w:bottom w:val="none" w:sz="0" w:space="0" w:color="auto"/>
        <w:right w:val="none" w:sz="0" w:space="0" w:color="auto"/>
      </w:divBdr>
    </w:div>
    <w:div w:id="377702939">
      <w:marLeft w:val="640"/>
      <w:marRight w:val="0"/>
      <w:marTop w:val="0"/>
      <w:marBottom w:val="0"/>
      <w:divBdr>
        <w:top w:val="none" w:sz="0" w:space="0" w:color="auto"/>
        <w:left w:val="none" w:sz="0" w:space="0" w:color="auto"/>
        <w:bottom w:val="none" w:sz="0" w:space="0" w:color="auto"/>
        <w:right w:val="none" w:sz="0" w:space="0" w:color="auto"/>
      </w:divBdr>
    </w:div>
    <w:div w:id="377710113">
      <w:marLeft w:val="640"/>
      <w:marRight w:val="0"/>
      <w:marTop w:val="0"/>
      <w:marBottom w:val="0"/>
      <w:divBdr>
        <w:top w:val="none" w:sz="0" w:space="0" w:color="auto"/>
        <w:left w:val="none" w:sz="0" w:space="0" w:color="auto"/>
        <w:bottom w:val="none" w:sz="0" w:space="0" w:color="auto"/>
        <w:right w:val="none" w:sz="0" w:space="0" w:color="auto"/>
      </w:divBdr>
    </w:div>
    <w:div w:id="377710201">
      <w:marLeft w:val="640"/>
      <w:marRight w:val="0"/>
      <w:marTop w:val="0"/>
      <w:marBottom w:val="0"/>
      <w:divBdr>
        <w:top w:val="none" w:sz="0" w:space="0" w:color="auto"/>
        <w:left w:val="none" w:sz="0" w:space="0" w:color="auto"/>
        <w:bottom w:val="none" w:sz="0" w:space="0" w:color="auto"/>
        <w:right w:val="none" w:sz="0" w:space="0" w:color="auto"/>
      </w:divBdr>
    </w:div>
    <w:div w:id="377751328">
      <w:marLeft w:val="640"/>
      <w:marRight w:val="0"/>
      <w:marTop w:val="0"/>
      <w:marBottom w:val="0"/>
      <w:divBdr>
        <w:top w:val="none" w:sz="0" w:space="0" w:color="auto"/>
        <w:left w:val="none" w:sz="0" w:space="0" w:color="auto"/>
        <w:bottom w:val="none" w:sz="0" w:space="0" w:color="auto"/>
        <w:right w:val="none" w:sz="0" w:space="0" w:color="auto"/>
      </w:divBdr>
    </w:div>
    <w:div w:id="377779147">
      <w:marLeft w:val="640"/>
      <w:marRight w:val="0"/>
      <w:marTop w:val="0"/>
      <w:marBottom w:val="0"/>
      <w:divBdr>
        <w:top w:val="none" w:sz="0" w:space="0" w:color="auto"/>
        <w:left w:val="none" w:sz="0" w:space="0" w:color="auto"/>
        <w:bottom w:val="none" w:sz="0" w:space="0" w:color="auto"/>
        <w:right w:val="none" w:sz="0" w:space="0" w:color="auto"/>
      </w:divBdr>
    </w:div>
    <w:div w:id="377897874">
      <w:marLeft w:val="640"/>
      <w:marRight w:val="0"/>
      <w:marTop w:val="0"/>
      <w:marBottom w:val="0"/>
      <w:divBdr>
        <w:top w:val="none" w:sz="0" w:space="0" w:color="auto"/>
        <w:left w:val="none" w:sz="0" w:space="0" w:color="auto"/>
        <w:bottom w:val="none" w:sz="0" w:space="0" w:color="auto"/>
        <w:right w:val="none" w:sz="0" w:space="0" w:color="auto"/>
      </w:divBdr>
    </w:div>
    <w:div w:id="378017311">
      <w:marLeft w:val="640"/>
      <w:marRight w:val="0"/>
      <w:marTop w:val="0"/>
      <w:marBottom w:val="0"/>
      <w:divBdr>
        <w:top w:val="none" w:sz="0" w:space="0" w:color="auto"/>
        <w:left w:val="none" w:sz="0" w:space="0" w:color="auto"/>
        <w:bottom w:val="none" w:sz="0" w:space="0" w:color="auto"/>
        <w:right w:val="none" w:sz="0" w:space="0" w:color="auto"/>
      </w:divBdr>
    </w:div>
    <w:div w:id="378094477">
      <w:marLeft w:val="640"/>
      <w:marRight w:val="0"/>
      <w:marTop w:val="0"/>
      <w:marBottom w:val="0"/>
      <w:divBdr>
        <w:top w:val="none" w:sz="0" w:space="0" w:color="auto"/>
        <w:left w:val="none" w:sz="0" w:space="0" w:color="auto"/>
        <w:bottom w:val="none" w:sz="0" w:space="0" w:color="auto"/>
        <w:right w:val="none" w:sz="0" w:space="0" w:color="auto"/>
      </w:divBdr>
    </w:div>
    <w:div w:id="378289763">
      <w:marLeft w:val="640"/>
      <w:marRight w:val="0"/>
      <w:marTop w:val="0"/>
      <w:marBottom w:val="0"/>
      <w:divBdr>
        <w:top w:val="none" w:sz="0" w:space="0" w:color="auto"/>
        <w:left w:val="none" w:sz="0" w:space="0" w:color="auto"/>
        <w:bottom w:val="none" w:sz="0" w:space="0" w:color="auto"/>
        <w:right w:val="none" w:sz="0" w:space="0" w:color="auto"/>
      </w:divBdr>
    </w:div>
    <w:div w:id="378432228">
      <w:marLeft w:val="640"/>
      <w:marRight w:val="0"/>
      <w:marTop w:val="0"/>
      <w:marBottom w:val="0"/>
      <w:divBdr>
        <w:top w:val="none" w:sz="0" w:space="0" w:color="auto"/>
        <w:left w:val="none" w:sz="0" w:space="0" w:color="auto"/>
        <w:bottom w:val="none" w:sz="0" w:space="0" w:color="auto"/>
        <w:right w:val="none" w:sz="0" w:space="0" w:color="auto"/>
      </w:divBdr>
    </w:div>
    <w:div w:id="378478596">
      <w:marLeft w:val="640"/>
      <w:marRight w:val="0"/>
      <w:marTop w:val="0"/>
      <w:marBottom w:val="0"/>
      <w:divBdr>
        <w:top w:val="none" w:sz="0" w:space="0" w:color="auto"/>
        <w:left w:val="none" w:sz="0" w:space="0" w:color="auto"/>
        <w:bottom w:val="none" w:sz="0" w:space="0" w:color="auto"/>
        <w:right w:val="none" w:sz="0" w:space="0" w:color="auto"/>
      </w:divBdr>
    </w:div>
    <w:div w:id="378557344">
      <w:marLeft w:val="640"/>
      <w:marRight w:val="0"/>
      <w:marTop w:val="0"/>
      <w:marBottom w:val="0"/>
      <w:divBdr>
        <w:top w:val="none" w:sz="0" w:space="0" w:color="auto"/>
        <w:left w:val="none" w:sz="0" w:space="0" w:color="auto"/>
        <w:bottom w:val="none" w:sz="0" w:space="0" w:color="auto"/>
        <w:right w:val="none" w:sz="0" w:space="0" w:color="auto"/>
      </w:divBdr>
    </w:div>
    <w:div w:id="378626744">
      <w:marLeft w:val="640"/>
      <w:marRight w:val="0"/>
      <w:marTop w:val="0"/>
      <w:marBottom w:val="0"/>
      <w:divBdr>
        <w:top w:val="none" w:sz="0" w:space="0" w:color="auto"/>
        <w:left w:val="none" w:sz="0" w:space="0" w:color="auto"/>
        <w:bottom w:val="none" w:sz="0" w:space="0" w:color="auto"/>
        <w:right w:val="none" w:sz="0" w:space="0" w:color="auto"/>
      </w:divBdr>
    </w:div>
    <w:div w:id="378630062">
      <w:marLeft w:val="640"/>
      <w:marRight w:val="0"/>
      <w:marTop w:val="0"/>
      <w:marBottom w:val="0"/>
      <w:divBdr>
        <w:top w:val="none" w:sz="0" w:space="0" w:color="auto"/>
        <w:left w:val="none" w:sz="0" w:space="0" w:color="auto"/>
        <w:bottom w:val="none" w:sz="0" w:space="0" w:color="auto"/>
        <w:right w:val="none" w:sz="0" w:space="0" w:color="auto"/>
      </w:divBdr>
    </w:div>
    <w:div w:id="378676577">
      <w:marLeft w:val="640"/>
      <w:marRight w:val="0"/>
      <w:marTop w:val="0"/>
      <w:marBottom w:val="0"/>
      <w:divBdr>
        <w:top w:val="none" w:sz="0" w:space="0" w:color="auto"/>
        <w:left w:val="none" w:sz="0" w:space="0" w:color="auto"/>
        <w:bottom w:val="none" w:sz="0" w:space="0" w:color="auto"/>
        <w:right w:val="none" w:sz="0" w:space="0" w:color="auto"/>
      </w:divBdr>
    </w:div>
    <w:div w:id="378746265">
      <w:marLeft w:val="640"/>
      <w:marRight w:val="0"/>
      <w:marTop w:val="0"/>
      <w:marBottom w:val="0"/>
      <w:divBdr>
        <w:top w:val="none" w:sz="0" w:space="0" w:color="auto"/>
        <w:left w:val="none" w:sz="0" w:space="0" w:color="auto"/>
        <w:bottom w:val="none" w:sz="0" w:space="0" w:color="auto"/>
        <w:right w:val="none" w:sz="0" w:space="0" w:color="auto"/>
      </w:divBdr>
    </w:div>
    <w:div w:id="378826143">
      <w:marLeft w:val="640"/>
      <w:marRight w:val="0"/>
      <w:marTop w:val="0"/>
      <w:marBottom w:val="0"/>
      <w:divBdr>
        <w:top w:val="none" w:sz="0" w:space="0" w:color="auto"/>
        <w:left w:val="none" w:sz="0" w:space="0" w:color="auto"/>
        <w:bottom w:val="none" w:sz="0" w:space="0" w:color="auto"/>
        <w:right w:val="none" w:sz="0" w:space="0" w:color="auto"/>
      </w:divBdr>
    </w:div>
    <w:div w:id="378826572">
      <w:marLeft w:val="640"/>
      <w:marRight w:val="0"/>
      <w:marTop w:val="0"/>
      <w:marBottom w:val="0"/>
      <w:divBdr>
        <w:top w:val="none" w:sz="0" w:space="0" w:color="auto"/>
        <w:left w:val="none" w:sz="0" w:space="0" w:color="auto"/>
        <w:bottom w:val="none" w:sz="0" w:space="0" w:color="auto"/>
        <w:right w:val="none" w:sz="0" w:space="0" w:color="auto"/>
      </w:divBdr>
    </w:div>
    <w:div w:id="378896225">
      <w:marLeft w:val="640"/>
      <w:marRight w:val="0"/>
      <w:marTop w:val="0"/>
      <w:marBottom w:val="0"/>
      <w:divBdr>
        <w:top w:val="none" w:sz="0" w:space="0" w:color="auto"/>
        <w:left w:val="none" w:sz="0" w:space="0" w:color="auto"/>
        <w:bottom w:val="none" w:sz="0" w:space="0" w:color="auto"/>
        <w:right w:val="none" w:sz="0" w:space="0" w:color="auto"/>
      </w:divBdr>
    </w:div>
    <w:div w:id="379012282">
      <w:marLeft w:val="640"/>
      <w:marRight w:val="0"/>
      <w:marTop w:val="0"/>
      <w:marBottom w:val="0"/>
      <w:divBdr>
        <w:top w:val="none" w:sz="0" w:space="0" w:color="auto"/>
        <w:left w:val="none" w:sz="0" w:space="0" w:color="auto"/>
        <w:bottom w:val="none" w:sz="0" w:space="0" w:color="auto"/>
        <w:right w:val="none" w:sz="0" w:space="0" w:color="auto"/>
      </w:divBdr>
    </w:div>
    <w:div w:id="379015610">
      <w:marLeft w:val="640"/>
      <w:marRight w:val="0"/>
      <w:marTop w:val="0"/>
      <w:marBottom w:val="0"/>
      <w:divBdr>
        <w:top w:val="none" w:sz="0" w:space="0" w:color="auto"/>
        <w:left w:val="none" w:sz="0" w:space="0" w:color="auto"/>
        <w:bottom w:val="none" w:sz="0" w:space="0" w:color="auto"/>
        <w:right w:val="none" w:sz="0" w:space="0" w:color="auto"/>
      </w:divBdr>
    </w:div>
    <w:div w:id="379017943">
      <w:marLeft w:val="640"/>
      <w:marRight w:val="0"/>
      <w:marTop w:val="0"/>
      <w:marBottom w:val="0"/>
      <w:divBdr>
        <w:top w:val="none" w:sz="0" w:space="0" w:color="auto"/>
        <w:left w:val="none" w:sz="0" w:space="0" w:color="auto"/>
        <w:bottom w:val="none" w:sz="0" w:space="0" w:color="auto"/>
        <w:right w:val="none" w:sz="0" w:space="0" w:color="auto"/>
      </w:divBdr>
    </w:div>
    <w:div w:id="379019242">
      <w:marLeft w:val="640"/>
      <w:marRight w:val="0"/>
      <w:marTop w:val="0"/>
      <w:marBottom w:val="0"/>
      <w:divBdr>
        <w:top w:val="none" w:sz="0" w:space="0" w:color="auto"/>
        <w:left w:val="none" w:sz="0" w:space="0" w:color="auto"/>
        <w:bottom w:val="none" w:sz="0" w:space="0" w:color="auto"/>
        <w:right w:val="none" w:sz="0" w:space="0" w:color="auto"/>
      </w:divBdr>
    </w:div>
    <w:div w:id="379135031">
      <w:marLeft w:val="640"/>
      <w:marRight w:val="0"/>
      <w:marTop w:val="0"/>
      <w:marBottom w:val="0"/>
      <w:divBdr>
        <w:top w:val="none" w:sz="0" w:space="0" w:color="auto"/>
        <w:left w:val="none" w:sz="0" w:space="0" w:color="auto"/>
        <w:bottom w:val="none" w:sz="0" w:space="0" w:color="auto"/>
        <w:right w:val="none" w:sz="0" w:space="0" w:color="auto"/>
      </w:divBdr>
    </w:div>
    <w:div w:id="379136803">
      <w:marLeft w:val="640"/>
      <w:marRight w:val="0"/>
      <w:marTop w:val="0"/>
      <w:marBottom w:val="0"/>
      <w:divBdr>
        <w:top w:val="none" w:sz="0" w:space="0" w:color="auto"/>
        <w:left w:val="none" w:sz="0" w:space="0" w:color="auto"/>
        <w:bottom w:val="none" w:sz="0" w:space="0" w:color="auto"/>
        <w:right w:val="none" w:sz="0" w:space="0" w:color="auto"/>
      </w:divBdr>
    </w:div>
    <w:div w:id="379137698">
      <w:marLeft w:val="640"/>
      <w:marRight w:val="0"/>
      <w:marTop w:val="0"/>
      <w:marBottom w:val="0"/>
      <w:divBdr>
        <w:top w:val="none" w:sz="0" w:space="0" w:color="auto"/>
        <w:left w:val="none" w:sz="0" w:space="0" w:color="auto"/>
        <w:bottom w:val="none" w:sz="0" w:space="0" w:color="auto"/>
        <w:right w:val="none" w:sz="0" w:space="0" w:color="auto"/>
      </w:divBdr>
    </w:div>
    <w:div w:id="379325119">
      <w:marLeft w:val="640"/>
      <w:marRight w:val="0"/>
      <w:marTop w:val="0"/>
      <w:marBottom w:val="0"/>
      <w:divBdr>
        <w:top w:val="none" w:sz="0" w:space="0" w:color="auto"/>
        <w:left w:val="none" w:sz="0" w:space="0" w:color="auto"/>
        <w:bottom w:val="none" w:sz="0" w:space="0" w:color="auto"/>
        <w:right w:val="none" w:sz="0" w:space="0" w:color="auto"/>
      </w:divBdr>
    </w:div>
    <w:div w:id="379329439">
      <w:marLeft w:val="640"/>
      <w:marRight w:val="0"/>
      <w:marTop w:val="0"/>
      <w:marBottom w:val="0"/>
      <w:divBdr>
        <w:top w:val="none" w:sz="0" w:space="0" w:color="auto"/>
        <w:left w:val="none" w:sz="0" w:space="0" w:color="auto"/>
        <w:bottom w:val="none" w:sz="0" w:space="0" w:color="auto"/>
        <w:right w:val="none" w:sz="0" w:space="0" w:color="auto"/>
      </w:divBdr>
    </w:div>
    <w:div w:id="379401500">
      <w:marLeft w:val="640"/>
      <w:marRight w:val="0"/>
      <w:marTop w:val="0"/>
      <w:marBottom w:val="0"/>
      <w:divBdr>
        <w:top w:val="none" w:sz="0" w:space="0" w:color="auto"/>
        <w:left w:val="none" w:sz="0" w:space="0" w:color="auto"/>
        <w:bottom w:val="none" w:sz="0" w:space="0" w:color="auto"/>
        <w:right w:val="none" w:sz="0" w:space="0" w:color="auto"/>
      </w:divBdr>
    </w:div>
    <w:div w:id="379473822">
      <w:marLeft w:val="640"/>
      <w:marRight w:val="0"/>
      <w:marTop w:val="0"/>
      <w:marBottom w:val="0"/>
      <w:divBdr>
        <w:top w:val="none" w:sz="0" w:space="0" w:color="auto"/>
        <w:left w:val="none" w:sz="0" w:space="0" w:color="auto"/>
        <w:bottom w:val="none" w:sz="0" w:space="0" w:color="auto"/>
        <w:right w:val="none" w:sz="0" w:space="0" w:color="auto"/>
      </w:divBdr>
    </w:div>
    <w:div w:id="379474971">
      <w:marLeft w:val="640"/>
      <w:marRight w:val="0"/>
      <w:marTop w:val="0"/>
      <w:marBottom w:val="0"/>
      <w:divBdr>
        <w:top w:val="none" w:sz="0" w:space="0" w:color="auto"/>
        <w:left w:val="none" w:sz="0" w:space="0" w:color="auto"/>
        <w:bottom w:val="none" w:sz="0" w:space="0" w:color="auto"/>
        <w:right w:val="none" w:sz="0" w:space="0" w:color="auto"/>
      </w:divBdr>
    </w:div>
    <w:div w:id="379520230">
      <w:marLeft w:val="640"/>
      <w:marRight w:val="0"/>
      <w:marTop w:val="0"/>
      <w:marBottom w:val="0"/>
      <w:divBdr>
        <w:top w:val="none" w:sz="0" w:space="0" w:color="auto"/>
        <w:left w:val="none" w:sz="0" w:space="0" w:color="auto"/>
        <w:bottom w:val="none" w:sz="0" w:space="0" w:color="auto"/>
        <w:right w:val="none" w:sz="0" w:space="0" w:color="auto"/>
      </w:divBdr>
    </w:div>
    <w:div w:id="379592744">
      <w:marLeft w:val="640"/>
      <w:marRight w:val="0"/>
      <w:marTop w:val="0"/>
      <w:marBottom w:val="0"/>
      <w:divBdr>
        <w:top w:val="none" w:sz="0" w:space="0" w:color="auto"/>
        <w:left w:val="none" w:sz="0" w:space="0" w:color="auto"/>
        <w:bottom w:val="none" w:sz="0" w:space="0" w:color="auto"/>
        <w:right w:val="none" w:sz="0" w:space="0" w:color="auto"/>
      </w:divBdr>
    </w:div>
    <w:div w:id="379744919">
      <w:marLeft w:val="640"/>
      <w:marRight w:val="0"/>
      <w:marTop w:val="0"/>
      <w:marBottom w:val="0"/>
      <w:divBdr>
        <w:top w:val="none" w:sz="0" w:space="0" w:color="auto"/>
        <w:left w:val="none" w:sz="0" w:space="0" w:color="auto"/>
        <w:bottom w:val="none" w:sz="0" w:space="0" w:color="auto"/>
        <w:right w:val="none" w:sz="0" w:space="0" w:color="auto"/>
      </w:divBdr>
    </w:div>
    <w:div w:id="379748042">
      <w:marLeft w:val="640"/>
      <w:marRight w:val="0"/>
      <w:marTop w:val="0"/>
      <w:marBottom w:val="0"/>
      <w:divBdr>
        <w:top w:val="none" w:sz="0" w:space="0" w:color="auto"/>
        <w:left w:val="none" w:sz="0" w:space="0" w:color="auto"/>
        <w:bottom w:val="none" w:sz="0" w:space="0" w:color="auto"/>
        <w:right w:val="none" w:sz="0" w:space="0" w:color="auto"/>
      </w:divBdr>
    </w:div>
    <w:div w:id="379792116">
      <w:marLeft w:val="640"/>
      <w:marRight w:val="0"/>
      <w:marTop w:val="0"/>
      <w:marBottom w:val="0"/>
      <w:divBdr>
        <w:top w:val="none" w:sz="0" w:space="0" w:color="auto"/>
        <w:left w:val="none" w:sz="0" w:space="0" w:color="auto"/>
        <w:bottom w:val="none" w:sz="0" w:space="0" w:color="auto"/>
        <w:right w:val="none" w:sz="0" w:space="0" w:color="auto"/>
      </w:divBdr>
    </w:div>
    <w:div w:id="379867165">
      <w:marLeft w:val="640"/>
      <w:marRight w:val="0"/>
      <w:marTop w:val="0"/>
      <w:marBottom w:val="0"/>
      <w:divBdr>
        <w:top w:val="none" w:sz="0" w:space="0" w:color="auto"/>
        <w:left w:val="none" w:sz="0" w:space="0" w:color="auto"/>
        <w:bottom w:val="none" w:sz="0" w:space="0" w:color="auto"/>
        <w:right w:val="none" w:sz="0" w:space="0" w:color="auto"/>
      </w:divBdr>
    </w:div>
    <w:div w:id="379978803">
      <w:marLeft w:val="640"/>
      <w:marRight w:val="0"/>
      <w:marTop w:val="0"/>
      <w:marBottom w:val="0"/>
      <w:divBdr>
        <w:top w:val="none" w:sz="0" w:space="0" w:color="auto"/>
        <w:left w:val="none" w:sz="0" w:space="0" w:color="auto"/>
        <w:bottom w:val="none" w:sz="0" w:space="0" w:color="auto"/>
        <w:right w:val="none" w:sz="0" w:space="0" w:color="auto"/>
      </w:divBdr>
    </w:div>
    <w:div w:id="379979468">
      <w:marLeft w:val="640"/>
      <w:marRight w:val="0"/>
      <w:marTop w:val="0"/>
      <w:marBottom w:val="0"/>
      <w:divBdr>
        <w:top w:val="none" w:sz="0" w:space="0" w:color="auto"/>
        <w:left w:val="none" w:sz="0" w:space="0" w:color="auto"/>
        <w:bottom w:val="none" w:sz="0" w:space="0" w:color="auto"/>
        <w:right w:val="none" w:sz="0" w:space="0" w:color="auto"/>
      </w:divBdr>
    </w:div>
    <w:div w:id="380250892">
      <w:marLeft w:val="640"/>
      <w:marRight w:val="0"/>
      <w:marTop w:val="0"/>
      <w:marBottom w:val="0"/>
      <w:divBdr>
        <w:top w:val="none" w:sz="0" w:space="0" w:color="auto"/>
        <w:left w:val="none" w:sz="0" w:space="0" w:color="auto"/>
        <w:bottom w:val="none" w:sz="0" w:space="0" w:color="auto"/>
        <w:right w:val="none" w:sz="0" w:space="0" w:color="auto"/>
      </w:divBdr>
    </w:div>
    <w:div w:id="380251347">
      <w:marLeft w:val="640"/>
      <w:marRight w:val="0"/>
      <w:marTop w:val="0"/>
      <w:marBottom w:val="0"/>
      <w:divBdr>
        <w:top w:val="none" w:sz="0" w:space="0" w:color="auto"/>
        <w:left w:val="none" w:sz="0" w:space="0" w:color="auto"/>
        <w:bottom w:val="none" w:sz="0" w:space="0" w:color="auto"/>
        <w:right w:val="none" w:sz="0" w:space="0" w:color="auto"/>
      </w:divBdr>
    </w:div>
    <w:div w:id="380251544">
      <w:marLeft w:val="640"/>
      <w:marRight w:val="0"/>
      <w:marTop w:val="0"/>
      <w:marBottom w:val="0"/>
      <w:divBdr>
        <w:top w:val="none" w:sz="0" w:space="0" w:color="auto"/>
        <w:left w:val="none" w:sz="0" w:space="0" w:color="auto"/>
        <w:bottom w:val="none" w:sz="0" w:space="0" w:color="auto"/>
        <w:right w:val="none" w:sz="0" w:space="0" w:color="auto"/>
      </w:divBdr>
    </w:div>
    <w:div w:id="380322091">
      <w:marLeft w:val="640"/>
      <w:marRight w:val="0"/>
      <w:marTop w:val="0"/>
      <w:marBottom w:val="0"/>
      <w:divBdr>
        <w:top w:val="none" w:sz="0" w:space="0" w:color="auto"/>
        <w:left w:val="none" w:sz="0" w:space="0" w:color="auto"/>
        <w:bottom w:val="none" w:sz="0" w:space="0" w:color="auto"/>
        <w:right w:val="none" w:sz="0" w:space="0" w:color="auto"/>
      </w:divBdr>
    </w:div>
    <w:div w:id="380330258">
      <w:marLeft w:val="640"/>
      <w:marRight w:val="0"/>
      <w:marTop w:val="0"/>
      <w:marBottom w:val="0"/>
      <w:divBdr>
        <w:top w:val="none" w:sz="0" w:space="0" w:color="auto"/>
        <w:left w:val="none" w:sz="0" w:space="0" w:color="auto"/>
        <w:bottom w:val="none" w:sz="0" w:space="0" w:color="auto"/>
        <w:right w:val="none" w:sz="0" w:space="0" w:color="auto"/>
      </w:divBdr>
    </w:div>
    <w:div w:id="380400137">
      <w:marLeft w:val="640"/>
      <w:marRight w:val="0"/>
      <w:marTop w:val="0"/>
      <w:marBottom w:val="0"/>
      <w:divBdr>
        <w:top w:val="none" w:sz="0" w:space="0" w:color="auto"/>
        <w:left w:val="none" w:sz="0" w:space="0" w:color="auto"/>
        <w:bottom w:val="none" w:sz="0" w:space="0" w:color="auto"/>
        <w:right w:val="none" w:sz="0" w:space="0" w:color="auto"/>
      </w:divBdr>
    </w:div>
    <w:div w:id="380448433">
      <w:marLeft w:val="640"/>
      <w:marRight w:val="0"/>
      <w:marTop w:val="0"/>
      <w:marBottom w:val="0"/>
      <w:divBdr>
        <w:top w:val="none" w:sz="0" w:space="0" w:color="auto"/>
        <w:left w:val="none" w:sz="0" w:space="0" w:color="auto"/>
        <w:bottom w:val="none" w:sz="0" w:space="0" w:color="auto"/>
        <w:right w:val="none" w:sz="0" w:space="0" w:color="auto"/>
      </w:divBdr>
    </w:div>
    <w:div w:id="380516875">
      <w:marLeft w:val="640"/>
      <w:marRight w:val="0"/>
      <w:marTop w:val="0"/>
      <w:marBottom w:val="0"/>
      <w:divBdr>
        <w:top w:val="none" w:sz="0" w:space="0" w:color="auto"/>
        <w:left w:val="none" w:sz="0" w:space="0" w:color="auto"/>
        <w:bottom w:val="none" w:sz="0" w:space="0" w:color="auto"/>
        <w:right w:val="none" w:sz="0" w:space="0" w:color="auto"/>
      </w:divBdr>
    </w:div>
    <w:div w:id="380593168">
      <w:marLeft w:val="640"/>
      <w:marRight w:val="0"/>
      <w:marTop w:val="0"/>
      <w:marBottom w:val="0"/>
      <w:divBdr>
        <w:top w:val="none" w:sz="0" w:space="0" w:color="auto"/>
        <w:left w:val="none" w:sz="0" w:space="0" w:color="auto"/>
        <w:bottom w:val="none" w:sz="0" w:space="0" w:color="auto"/>
        <w:right w:val="none" w:sz="0" w:space="0" w:color="auto"/>
      </w:divBdr>
    </w:div>
    <w:div w:id="380594138">
      <w:marLeft w:val="640"/>
      <w:marRight w:val="0"/>
      <w:marTop w:val="0"/>
      <w:marBottom w:val="0"/>
      <w:divBdr>
        <w:top w:val="none" w:sz="0" w:space="0" w:color="auto"/>
        <w:left w:val="none" w:sz="0" w:space="0" w:color="auto"/>
        <w:bottom w:val="none" w:sz="0" w:space="0" w:color="auto"/>
        <w:right w:val="none" w:sz="0" w:space="0" w:color="auto"/>
      </w:divBdr>
    </w:div>
    <w:div w:id="380634157">
      <w:marLeft w:val="640"/>
      <w:marRight w:val="0"/>
      <w:marTop w:val="0"/>
      <w:marBottom w:val="0"/>
      <w:divBdr>
        <w:top w:val="none" w:sz="0" w:space="0" w:color="auto"/>
        <w:left w:val="none" w:sz="0" w:space="0" w:color="auto"/>
        <w:bottom w:val="none" w:sz="0" w:space="0" w:color="auto"/>
        <w:right w:val="none" w:sz="0" w:space="0" w:color="auto"/>
      </w:divBdr>
    </w:div>
    <w:div w:id="380715894">
      <w:marLeft w:val="640"/>
      <w:marRight w:val="0"/>
      <w:marTop w:val="0"/>
      <w:marBottom w:val="0"/>
      <w:divBdr>
        <w:top w:val="none" w:sz="0" w:space="0" w:color="auto"/>
        <w:left w:val="none" w:sz="0" w:space="0" w:color="auto"/>
        <w:bottom w:val="none" w:sz="0" w:space="0" w:color="auto"/>
        <w:right w:val="none" w:sz="0" w:space="0" w:color="auto"/>
      </w:divBdr>
    </w:div>
    <w:div w:id="380716574">
      <w:marLeft w:val="640"/>
      <w:marRight w:val="0"/>
      <w:marTop w:val="0"/>
      <w:marBottom w:val="0"/>
      <w:divBdr>
        <w:top w:val="none" w:sz="0" w:space="0" w:color="auto"/>
        <w:left w:val="none" w:sz="0" w:space="0" w:color="auto"/>
        <w:bottom w:val="none" w:sz="0" w:space="0" w:color="auto"/>
        <w:right w:val="none" w:sz="0" w:space="0" w:color="auto"/>
      </w:divBdr>
    </w:div>
    <w:div w:id="380786857">
      <w:marLeft w:val="640"/>
      <w:marRight w:val="0"/>
      <w:marTop w:val="0"/>
      <w:marBottom w:val="0"/>
      <w:divBdr>
        <w:top w:val="none" w:sz="0" w:space="0" w:color="auto"/>
        <w:left w:val="none" w:sz="0" w:space="0" w:color="auto"/>
        <w:bottom w:val="none" w:sz="0" w:space="0" w:color="auto"/>
        <w:right w:val="none" w:sz="0" w:space="0" w:color="auto"/>
      </w:divBdr>
    </w:div>
    <w:div w:id="380861049">
      <w:marLeft w:val="640"/>
      <w:marRight w:val="0"/>
      <w:marTop w:val="0"/>
      <w:marBottom w:val="0"/>
      <w:divBdr>
        <w:top w:val="none" w:sz="0" w:space="0" w:color="auto"/>
        <w:left w:val="none" w:sz="0" w:space="0" w:color="auto"/>
        <w:bottom w:val="none" w:sz="0" w:space="0" w:color="auto"/>
        <w:right w:val="none" w:sz="0" w:space="0" w:color="auto"/>
      </w:divBdr>
    </w:div>
    <w:div w:id="380907413">
      <w:marLeft w:val="640"/>
      <w:marRight w:val="0"/>
      <w:marTop w:val="0"/>
      <w:marBottom w:val="0"/>
      <w:divBdr>
        <w:top w:val="none" w:sz="0" w:space="0" w:color="auto"/>
        <w:left w:val="none" w:sz="0" w:space="0" w:color="auto"/>
        <w:bottom w:val="none" w:sz="0" w:space="0" w:color="auto"/>
        <w:right w:val="none" w:sz="0" w:space="0" w:color="auto"/>
      </w:divBdr>
    </w:div>
    <w:div w:id="380909350">
      <w:marLeft w:val="640"/>
      <w:marRight w:val="0"/>
      <w:marTop w:val="0"/>
      <w:marBottom w:val="0"/>
      <w:divBdr>
        <w:top w:val="none" w:sz="0" w:space="0" w:color="auto"/>
        <w:left w:val="none" w:sz="0" w:space="0" w:color="auto"/>
        <w:bottom w:val="none" w:sz="0" w:space="0" w:color="auto"/>
        <w:right w:val="none" w:sz="0" w:space="0" w:color="auto"/>
      </w:divBdr>
    </w:div>
    <w:div w:id="381096769">
      <w:marLeft w:val="640"/>
      <w:marRight w:val="0"/>
      <w:marTop w:val="0"/>
      <w:marBottom w:val="0"/>
      <w:divBdr>
        <w:top w:val="none" w:sz="0" w:space="0" w:color="auto"/>
        <w:left w:val="none" w:sz="0" w:space="0" w:color="auto"/>
        <w:bottom w:val="none" w:sz="0" w:space="0" w:color="auto"/>
        <w:right w:val="none" w:sz="0" w:space="0" w:color="auto"/>
      </w:divBdr>
    </w:div>
    <w:div w:id="381101764">
      <w:marLeft w:val="640"/>
      <w:marRight w:val="0"/>
      <w:marTop w:val="0"/>
      <w:marBottom w:val="0"/>
      <w:divBdr>
        <w:top w:val="none" w:sz="0" w:space="0" w:color="auto"/>
        <w:left w:val="none" w:sz="0" w:space="0" w:color="auto"/>
        <w:bottom w:val="none" w:sz="0" w:space="0" w:color="auto"/>
        <w:right w:val="none" w:sz="0" w:space="0" w:color="auto"/>
      </w:divBdr>
    </w:div>
    <w:div w:id="381291454">
      <w:marLeft w:val="640"/>
      <w:marRight w:val="0"/>
      <w:marTop w:val="0"/>
      <w:marBottom w:val="0"/>
      <w:divBdr>
        <w:top w:val="none" w:sz="0" w:space="0" w:color="auto"/>
        <w:left w:val="none" w:sz="0" w:space="0" w:color="auto"/>
        <w:bottom w:val="none" w:sz="0" w:space="0" w:color="auto"/>
        <w:right w:val="none" w:sz="0" w:space="0" w:color="auto"/>
      </w:divBdr>
    </w:div>
    <w:div w:id="381292270">
      <w:marLeft w:val="640"/>
      <w:marRight w:val="0"/>
      <w:marTop w:val="0"/>
      <w:marBottom w:val="0"/>
      <w:divBdr>
        <w:top w:val="none" w:sz="0" w:space="0" w:color="auto"/>
        <w:left w:val="none" w:sz="0" w:space="0" w:color="auto"/>
        <w:bottom w:val="none" w:sz="0" w:space="0" w:color="auto"/>
        <w:right w:val="none" w:sz="0" w:space="0" w:color="auto"/>
      </w:divBdr>
    </w:div>
    <w:div w:id="381297400">
      <w:marLeft w:val="640"/>
      <w:marRight w:val="0"/>
      <w:marTop w:val="0"/>
      <w:marBottom w:val="0"/>
      <w:divBdr>
        <w:top w:val="none" w:sz="0" w:space="0" w:color="auto"/>
        <w:left w:val="none" w:sz="0" w:space="0" w:color="auto"/>
        <w:bottom w:val="none" w:sz="0" w:space="0" w:color="auto"/>
        <w:right w:val="none" w:sz="0" w:space="0" w:color="auto"/>
      </w:divBdr>
    </w:div>
    <w:div w:id="381447029">
      <w:marLeft w:val="640"/>
      <w:marRight w:val="0"/>
      <w:marTop w:val="0"/>
      <w:marBottom w:val="0"/>
      <w:divBdr>
        <w:top w:val="none" w:sz="0" w:space="0" w:color="auto"/>
        <w:left w:val="none" w:sz="0" w:space="0" w:color="auto"/>
        <w:bottom w:val="none" w:sz="0" w:space="0" w:color="auto"/>
        <w:right w:val="none" w:sz="0" w:space="0" w:color="auto"/>
      </w:divBdr>
    </w:div>
    <w:div w:id="381486943">
      <w:marLeft w:val="640"/>
      <w:marRight w:val="0"/>
      <w:marTop w:val="0"/>
      <w:marBottom w:val="0"/>
      <w:divBdr>
        <w:top w:val="none" w:sz="0" w:space="0" w:color="auto"/>
        <w:left w:val="none" w:sz="0" w:space="0" w:color="auto"/>
        <w:bottom w:val="none" w:sz="0" w:space="0" w:color="auto"/>
        <w:right w:val="none" w:sz="0" w:space="0" w:color="auto"/>
      </w:divBdr>
    </w:div>
    <w:div w:id="381488211">
      <w:marLeft w:val="640"/>
      <w:marRight w:val="0"/>
      <w:marTop w:val="0"/>
      <w:marBottom w:val="0"/>
      <w:divBdr>
        <w:top w:val="none" w:sz="0" w:space="0" w:color="auto"/>
        <w:left w:val="none" w:sz="0" w:space="0" w:color="auto"/>
        <w:bottom w:val="none" w:sz="0" w:space="0" w:color="auto"/>
        <w:right w:val="none" w:sz="0" w:space="0" w:color="auto"/>
      </w:divBdr>
    </w:div>
    <w:div w:id="381634030">
      <w:marLeft w:val="640"/>
      <w:marRight w:val="0"/>
      <w:marTop w:val="0"/>
      <w:marBottom w:val="0"/>
      <w:divBdr>
        <w:top w:val="none" w:sz="0" w:space="0" w:color="auto"/>
        <w:left w:val="none" w:sz="0" w:space="0" w:color="auto"/>
        <w:bottom w:val="none" w:sz="0" w:space="0" w:color="auto"/>
        <w:right w:val="none" w:sz="0" w:space="0" w:color="auto"/>
      </w:divBdr>
    </w:div>
    <w:div w:id="381638913">
      <w:marLeft w:val="640"/>
      <w:marRight w:val="0"/>
      <w:marTop w:val="0"/>
      <w:marBottom w:val="0"/>
      <w:divBdr>
        <w:top w:val="none" w:sz="0" w:space="0" w:color="auto"/>
        <w:left w:val="none" w:sz="0" w:space="0" w:color="auto"/>
        <w:bottom w:val="none" w:sz="0" w:space="0" w:color="auto"/>
        <w:right w:val="none" w:sz="0" w:space="0" w:color="auto"/>
      </w:divBdr>
    </w:div>
    <w:div w:id="381832063">
      <w:marLeft w:val="640"/>
      <w:marRight w:val="0"/>
      <w:marTop w:val="0"/>
      <w:marBottom w:val="0"/>
      <w:divBdr>
        <w:top w:val="none" w:sz="0" w:space="0" w:color="auto"/>
        <w:left w:val="none" w:sz="0" w:space="0" w:color="auto"/>
        <w:bottom w:val="none" w:sz="0" w:space="0" w:color="auto"/>
        <w:right w:val="none" w:sz="0" w:space="0" w:color="auto"/>
      </w:divBdr>
    </w:div>
    <w:div w:id="381834258">
      <w:marLeft w:val="640"/>
      <w:marRight w:val="0"/>
      <w:marTop w:val="0"/>
      <w:marBottom w:val="0"/>
      <w:divBdr>
        <w:top w:val="none" w:sz="0" w:space="0" w:color="auto"/>
        <w:left w:val="none" w:sz="0" w:space="0" w:color="auto"/>
        <w:bottom w:val="none" w:sz="0" w:space="0" w:color="auto"/>
        <w:right w:val="none" w:sz="0" w:space="0" w:color="auto"/>
      </w:divBdr>
    </w:div>
    <w:div w:id="381904254">
      <w:marLeft w:val="640"/>
      <w:marRight w:val="0"/>
      <w:marTop w:val="0"/>
      <w:marBottom w:val="0"/>
      <w:divBdr>
        <w:top w:val="none" w:sz="0" w:space="0" w:color="auto"/>
        <w:left w:val="none" w:sz="0" w:space="0" w:color="auto"/>
        <w:bottom w:val="none" w:sz="0" w:space="0" w:color="auto"/>
        <w:right w:val="none" w:sz="0" w:space="0" w:color="auto"/>
      </w:divBdr>
    </w:div>
    <w:div w:id="381905329">
      <w:marLeft w:val="640"/>
      <w:marRight w:val="0"/>
      <w:marTop w:val="0"/>
      <w:marBottom w:val="0"/>
      <w:divBdr>
        <w:top w:val="none" w:sz="0" w:space="0" w:color="auto"/>
        <w:left w:val="none" w:sz="0" w:space="0" w:color="auto"/>
        <w:bottom w:val="none" w:sz="0" w:space="0" w:color="auto"/>
        <w:right w:val="none" w:sz="0" w:space="0" w:color="auto"/>
      </w:divBdr>
    </w:div>
    <w:div w:id="382020631">
      <w:marLeft w:val="640"/>
      <w:marRight w:val="0"/>
      <w:marTop w:val="0"/>
      <w:marBottom w:val="0"/>
      <w:divBdr>
        <w:top w:val="none" w:sz="0" w:space="0" w:color="auto"/>
        <w:left w:val="none" w:sz="0" w:space="0" w:color="auto"/>
        <w:bottom w:val="none" w:sz="0" w:space="0" w:color="auto"/>
        <w:right w:val="none" w:sz="0" w:space="0" w:color="auto"/>
      </w:divBdr>
    </w:div>
    <w:div w:id="382021276">
      <w:marLeft w:val="640"/>
      <w:marRight w:val="0"/>
      <w:marTop w:val="0"/>
      <w:marBottom w:val="0"/>
      <w:divBdr>
        <w:top w:val="none" w:sz="0" w:space="0" w:color="auto"/>
        <w:left w:val="none" w:sz="0" w:space="0" w:color="auto"/>
        <w:bottom w:val="none" w:sz="0" w:space="0" w:color="auto"/>
        <w:right w:val="none" w:sz="0" w:space="0" w:color="auto"/>
      </w:divBdr>
    </w:div>
    <w:div w:id="382027372">
      <w:marLeft w:val="640"/>
      <w:marRight w:val="0"/>
      <w:marTop w:val="0"/>
      <w:marBottom w:val="0"/>
      <w:divBdr>
        <w:top w:val="none" w:sz="0" w:space="0" w:color="auto"/>
        <w:left w:val="none" w:sz="0" w:space="0" w:color="auto"/>
        <w:bottom w:val="none" w:sz="0" w:space="0" w:color="auto"/>
        <w:right w:val="none" w:sz="0" w:space="0" w:color="auto"/>
      </w:divBdr>
    </w:div>
    <w:div w:id="382098608">
      <w:marLeft w:val="640"/>
      <w:marRight w:val="0"/>
      <w:marTop w:val="0"/>
      <w:marBottom w:val="0"/>
      <w:divBdr>
        <w:top w:val="none" w:sz="0" w:space="0" w:color="auto"/>
        <w:left w:val="none" w:sz="0" w:space="0" w:color="auto"/>
        <w:bottom w:val="none" w:sz="0" w:space="0" w:color="auto"/>
        <w:right w:val="none" w:sz="0" w:space="0" w:color="auto"/>
      </w:divBdr>
    </w:div>
    <w:div w:id="382101448">
      <w:marLeft w:val="640"/>
      <w:marRight w:val="0"/>
      <w:marTop w:val="0"/>
      <w:marBottom w:val="0"/>
      <w:divBdr>
        <w:top w:val="none" w:sz="0" w:space="0" w:color="auto"/>
        <w:left w:val="none" w:sz="0" w:space="0" w:color="auto"/>
        <w:bottom w:val="none" w:sz="0" w:space="0" w:color="auto"/>
        <w:right w:val="none" w:sz="0" w:space="0" w:color="auto"/>
      </w:divBdr>
    </w:div>
    <w:div w:id="382103961">
      <w:marLeft w:val="640"/>
      <w:marRight w:val="0"/>
      <w:marTop w:val="0"/>
      <w:marBottom w:val="0"/>
      <w:divBdr>
        <w:top w:val="none" w:sz="0" w:space="0" w:color="auto"/>
        <w:left w:val="none" w:sz="0" w:space="0" w:color="auto"/>
        <w:bottom w:val="none" w:sz="0" w:space="0" w:color="auto"/>
        <w:right w:val="none" w:sz="0" w:space="0" w:color="auto"/>
      </w:divBdr>
    </w:div>
    <w:div w:id="382144420">
      <w:marLeft w:val="640"/>
      <w:marRight w:val="0"/>
      <w:marTop w:val="0"/>
      <w:marBottom w:val="0"/>
      <w:divBdr>
        <w:top w:val="none" w:sz="0" w:space="0" w:color="auto"/>
        <w:left w:val="none" w:sz="0" w:space="0" w:color="auto"/>
        <w:bottom w:val="none" w:sz="0" w:space="0" w:color="auto"/>
        <w:right w:val="none" w:sz="0" w:space="0" w:color="auto"/>
      </w:divBdr>
    </w:div>
    <w:div w:id="382213566">
      <w:marLeft w:val="640"/>
      <w:marRight w:val="0"/>
      <w:marTop w:val="0"/>
      <w:marBottom w:val="0"/>
      <w:divBdr>
        <w:top w:val="none" w:sz="0" w:space="0" w:color="auto"/>
        <w:left w:val="none" w:sz="0" w:space="0" w:color="auto"/>
        <w:bottom w:val="none" w:sz="0" w:space="0" w:color="auto"/>
        <w:right w:val="none" w:sz="0" w:space="0" w:color="auto"/>
      </w:divBdr>
    </w:div>
    <w:div w:id="382218899">
      <w:marLeft w:val="640"/>
      <w:marRight w:val="0"/>
      <w:marTop w:val="0"/>
      <w:marBottom w:val="0"/>
      <w:divBdr>
        <w:top w:val="none" w:sz="0" w:space="0" w:color="auto"/>
        <w:left w:val="none" w:sz="0" w:space="0" w:color="auto"/>
        <w:bottom w:val="none" w:sz="0" w:space="0" w:color="auto"/>
        <w:right w:val="none" w:sz="0" w:space="0" w:color="auto"/>
      </w:divBdr>
    </w:div>
    <w:div w:id="382289201">
      <w:marLeft w:val="640"/>
      <w:marRight w:val="0"/>
      <w:marTop w:val="0"/>
      <w:marBottom w:val="0"/>
      <w:divBdr>
        <w:top w:val="none" w:sz="0" w:space="0" w:color="auto"/>
        <w:left w:val="none" w:sz="0" w:space="0" w:color="auto"/>
        <w:bottom w:val="none" w:sz="0" w:space="0" w:color="auto"/>
        <w:right w:val="none" w:sz="0" w:space="0" w:color="auto"/>
      </w:divBdr>
    </w:div>
    <w:div w:id="382365569">
      <w:marLeft w:val="640"/>
      <w:marRight w:val="0"/>
      <w:marTop w:val="0"/>
      <w:marBottom w:val="0"/>
      <w:divBdr>
        <w:top w:val="none" w:sz="0" w:space="0" w:color="auto"/>
        <w:left w:val="none" w:sz="0" w:space="0" w:color="auto"/>
        <w:bottom w:val="none" w:sz="0" w:space="0" w:color="auto"/>
        <w:right w:val="none" w:sz="0" w:space="0" w:color="auto"/>
      </w:divBdr>
    </w:div>
    <w:div w:id="382408668">
      <w:marLeft w:val="640"/>
      <w:marRight w:val="0"/>
      <w:marTop w:val="0"/>
      <w:marBottom w:val="0"/>
      <w:divBdr>
        <w:top w:val="none" w:sz="0" w:space="0" w:color="auto"/>
        <w:left w:val="none" w:sz="0" w:space="0" w:color="auto"/>
        <w:bottom w:val="none" w:sz="0" w:space="0" w:color="auto"/>
        <w:right w:val="none" w:sz="0" w:space="0" w:color="auto"/>
      </w:divBdr>
    </w:div>
    <w:div w:id="382411460">
      <w:marLeft w:val="640"/>
      <w:marRight w:val="0"/>
      <w:marTop w:val="0"/>
      <w:marBottom w:val="0"/>
      <w:divBdr>
        <w:top w:val="none" w:sz="0" w:space="0" w:color="auto"/>
        <w:left w:val="none" w:sz="0" w:space="0" w:color="auto"/>
        <w:bottom w:val="none" w:sz="0" w:space="0" w:color="auto"/>
        <w:right w:val="none" w:sz="0" w:space="0" w:color="auto"/>
      </w:divBdr>
    </w:div>
    <w:div w:id="382483885">
      <w:marLeft w:val="640"/>
      <w:marRight w:val="0"/>
      <w:marTop w:val="0"/>
      <w:marBottom w:val="0"/>
      <w:divBdr>
        <w:top w:val="none" w:sz="0" w:space="0" w:color="auto"/>
        <w:left w:val="none" w:sz="0" w:space="0" w:color="auto"/>
        <w:bottom w:val="none" w:sz="0" w:space="0" w:color="auto"/>
        <w:right w:val="none" w:sz="0" w:space="0" w:color="auto"/>
      </w:divBdr>
    </w:div>
    <w:div w:id="382483892">
      <w:marLeft w:val="640"/>
      <w:marRight w:val="0"/>
      <w:marTop w:val="0"/>
      <w:marBottom w:val="0"/>
      <w:divBdr>
        <w:top w:val="none" w:sz="0" w:space="0" w:color="auto"/>
        <w:left w:val="none" w:sz="0" w:space="0" w:color="auto"/>
        <w:bottom w:val="none" w:sz="0" w:space="0" w:color="auto"/>
        <w:right w:val="none" w:sz="0" w:space="0" w:color="auto"/>
      </w:divBdr>
    </w:div>
    <w:div w:id="382556629">
      <w:marLeft w:val="640"/>
      <w:marRight w:val="0"/>
      <w:marTop w:val="0"/>
      <w:marBottom w:val="0"/>
      <w:divBdr>
        <w:top w:val="none" w:sz="0" w:space="0" w:color="auto"/>
        <w:left w:val="none" w:sz="0" w:space="0" w:color="auto"/>
        <w:bottom w:val="none" w:sz="0" w:space="0" w:color="auto"/>
        <w:right w:val="none" w:sz="0" w:space="0" w:color="auto"/>
      </w:divBdr>
    </w:div>
    <w:div w:id="382562584">
      <w:marLeft w:val="640"/>
      <w:marRight w:val="0"/>
      <w:marTop w:val="0"/>
      <w:marBottom w:val="0"/>
      <w:divBdr>
        <w:top w:val="none" w:sz="0" w:space="0" w:color="auto"/>
        <w:left w:val="none" w:sz="0" w:space="0" w:color="auto"/>
        <w:bottom w:val="none" w:sz="0" w:space="0" w:color="auto"/>
        <w:right w:val="none" w:sz="0" w:space="0" w:color="auto"/>
      </w:divBdr>
    </w:div>
    <w:div w:id="382600707">
      <w:marLeft w:val="640"/>
      <w:marRight w:val="0"/>
      <w:marTop w:val="0"/>
      <w:marBottom w:val="0"/>
      <w:divBdr>
        <w:top w:val="none" w:sz="0" w:space="0" w:color="auto"/>
        <w:left w:val="none" w:sz="0" w:space="0" w:color="auto"/>
        <w:bottom w:val="none" w:sz="0" w:space="0" w:color="auto"/>
        <w:right w:val="none" w:sz="0" w:space="0" w:color="auto"/>
      </w:divBdr>
    </w:div>
    <w:div w:id="382604533">
      <w:marLeft w:val="640"/>
      <w:marRight w:val="0"/>
      <w:marTop w:val="0"/>
      <w:marBottom w:val="0"/>
      <w:divBdr>
        <w:top w:val="none" w:sz="0" w:space="0" w:color="auto"/>
        <w:left w:val="none" w:sz="0" w:space="0" w:color="auto"/>
        <w:bottom w:val="none" w:sz="0" w:space="0" w:color="auto"/>
        <w:right w:val="none" w:sz="0" w:space="0" w:color="auto"/>
      </w:divBdr>
    </w:div>
    <w:div w:id="382801702">
      <w:marLeft w:val="640"/>
      <w:marRight w:val="0"/>
      <w:marTop w:val="0"/>
      <w:marBottom w:val="0"/>
      <w:divBdr>
        <w:top w:val="none" w:sz="0" w:space="0" w:color="auto"/>
        <w:left w:val="none" w:sz="0" w:space="0" w:color="auto"/>
        <w:bottom w:val="none" w:sz="0" w:space="0" w:color="auto"/>
        <w:right w:val="none" w:sz="0" w:space="0" w:color="auto"/>
      </w:divBdr>
    </w:div>
    <w:div w:id="382943580">
      <w:marLeft w:val="640"/>
      <w:marRight w:val="0"/>
      <w:marTop w:val="0"/>
      <w:marBottom w:val="0"/>
      <w:divBdr>
        <w:top w:val="none" w:sz="0" w:space="0" w:color="auto"/>
        <w:left w:val="none" w:sz="0" w:space="0" w:color="auto"/>
        <w:bottom w:val="none" w:sz="0" w:space="0" w:color="auto"/>
        <w:right w:val="none" w:sz="0" w:space="0" w:color="auto"/>
      </w:divBdr>
    </w:div>
    <w:div w:id="382950136">
      <w:marLeft w:val="640"/>
      <w:marRight w:val="0"/>
      <w:marTop w:val="0"/>
      <w:marBottom w:val="0"/>
      <w:divBdr>
        <w:top w:val="none" w:sz="0" w:space="0" w:color="auto"/>
        <w:left w:val="none" w:sz="0" w:space="0" w:color="auto"/>
        <w:bottom w:val="none" w:sz="0" w:space="0" w:color="auto"/>
        <w:right w:val="none" w:sz="0" w:space="0" w:color="auto"/>
      </w:divBdr>
    </w:div>
    <w:div w:id="383019836">
      <w:marLeft w:val="640"/>
      <w:marRight w:val="0"/>
      <w:marTop w:val="0"/>
      <w:marBottom w:val="0"/>
      <w:divBdr>
        <w:top w:val="none" w:sz="0" w:space="0" w:color="auto"/>
        <w:left w:val="none" w:sz="0" w:space="0" w:color="auto"/>
        <w:bottom w:val="none" w:sz="0" w:space="0" w:color="auto"/>
        <w:right w:val="none" w:sz="0" w:space="0" w:color="auto"/>
      </w:divBdr>
    </w:div>
    <w:div w:id="383069976">
      <w:marLeft w:val="640"/>
      <w:marRight w:val="0"/>
      <w:marTop w:val="0"/>
      <w:marBottom w:val="0"/>
      <w:divBdr>
        <w:top w:val="none" w:sz="0" w:space="0" w:color="auto"/>
        <w:left w:val="none" w:sz="0" w:space="0" w:color="auto"/>
        <w:bottom w:val="none" w:sz="0" w:space="0" w:color="auto"/>
        <w:right w:val="none" w:sz="0" w:space="0" w:color="auto"/>
      </w:divBdr>
    </w:div>
    <w:div w:id="383141938">
      <w:marLeft w:val="640"/>
      <w:marRight w:val="0"/>
      <w:marTop w:val="0"/>
      <w:marBottom w:val="0"/>
      <w:divBdr>
        <w:top w:val="none" w:sz="0" w:space="0" w:color="auto"/>
        <w:left w:val="none" w:sz="0" w:space="0" w:color="auto"/>
        <w:bottom w:val="none" w:sz="0" w:space="0" w:color="auto"/>
        <w:right w:val="none" w:sz="0" w:space="0" w:color="auto"/>
      </w:divBdr>
    </w:div>
    <w:div w:id="383407749">
      <w:marLeft w:val="640"/>
      <w:marRight w:val="0"/>
      <w:marTop w:val="0"/>
      <w:marBottom w:val="0"/>
      <w:divBdr>
        <w:top w:val="none" w:sz="0" w:space="0" w:color="auto"/>
        <w:left w:val="none" w:sz="0" w:space="0" w:color="auto"/>
        <w:bottom w:val="none" w:sz="0" w:space="0" w:color="auto"/>
        <w:right w:val="none" w:sz="0" w:space="0" w:color="auto"/>
      </w:divBdr>
    </w:div>
    <w:div w:id="383412004">
      <w:marLeft w:val="640"/>
      <w:marRight w:val="0"/>
      <w:marTop w:val="0"/>
      <w:marBottom w:val="0"/>
      <w:divBdr>
        <w:top w:val="none" w:sz="0" w:space="0" w:color="auto"/>
        <w:left w:val="none" w:sz="0" w:space="0" w:color="auto"/>
        <w:bottom w:val="none" w:sz="0" w:space="0" w:color="auto"/>
        <w:right w:val="none" w:sz="0" w:space="0" w:color="auto"/>
      </w:divBdr>
    </w:div>
    <w:div w:id="383452794">
      <w:marLeft w:val="480"/>
      <w:marRight w:val="0"/>
      <w:marTop w:val="0"/>
      <w:marBottom w:val="0"/>
      <w:divBdr>
        <w:top w:val="none" w:sz="0" w:space="0" w:color="auto"/>
        <w:left w:val="none" w:sz="0" w:space="0" w:color="auto"/>
        <w:bottom w:val="none" w:sz="0" w:space="0" w:color="auto"/>
        <w:right w:val="none" w:sz="0" w:space="0" w:color="auto"/>
      </w:divBdr>
    </w:div>
    <w:div w:id="383524176">
      <w:marLeft w:val="640"/>
      <w:marRight w:val="0"/>
      <w:marTop w:val="0"/>
      <w:marBottom w:val="0"/>
      <w:divBdr>
        <w:top w:val="none" w:sz="0" w:space="0" w:color="auto"/>
        <w:left w:val="none" w:sz="0" w:space="0" w:color="auto"/>
        <w:bottom w:val="none" w:sz="0" w:space="0" w:color="auto"/>
        <w:right w:val="none" w:sz="0" w:space="0" w:color="auto"/>
      </w:divBdr>
    </w:div>
    <w:div w:id="383524515">
      <w:marLeft w:val="640"/>
      <w:marRight w:val="0"/>
      <w:marTop w:val="0"/>
      <w:marBottom w:val="0"/>
      <w:divBdr>
        <w:top w:val="none" w:sz="0" w:space="0" w:color="auto"/>
        <w:left w:val="none" w:sz="0" w:space="0" w:color="auto"/>
        <w:bottom w:val="none" w:sz="0" w:space="0" w:color="auto"/>
        <w:right w:val="none" w:sz="0" w:space="0" w:color="auto"/>
      </w:divBdr>
    </w:div>
    <w:div w:id="383598647">
      <w:marLeft w:val="640"/>
      <w:marRight w:val="0"/>
      <w:marTop w:val="0"/>
      <w:marBottom w:val="0"/>
      <w:divBdr>
        <w:top w:val="none" w:sz="0" w:space="0" w:color="auto"/>
        <w:left w:val="none" w:sz="0" w:space="0" w:color="auto"/>
        <w:bottom w:val="none" w:sz="0" w:space="0" w:color="auto"/>
        <w:right w:val="none" w:sz="0" w:space="0" w:color="auto"/>
      </w:divBdr>
    </w:div>
    <w:div w:id="383599990">
      <w:marLeft w:val="640"/>
      <w:marRight w:val="0"/>
      <w:marTop w:val="0"/>
      <w:marBottom w:val="0"/>
      <w:divBdr>
        <w:top w:val="none" w:sz="0" w:space="0" w:color="auto"/>
        <w:left w:val="none" w:sz="0" w:space="0" w:color="auto"/>
        <w:bottom w:val="none" w:sz="0" w:space="0" w:color="auto"/>
        <w:right w:val="none" w:sz="0" w:space="0" w:color="auto"/>
      </w:divBdr>
    </w:div>
    <w:div w:id="383600221">
      <w:marLeft w:val="640"/>
      <w:marRight w:val="0"/>
      <w:marTop w:val="0"/>
      <w:marBottom w:val="0"/>
      <w:divBdr>
        <w:top w:val="none" w:sz="0" w:space="0" w:color="auto"/>
        <w:left w:val="none" w:sz="0" w:space="0" w:color="auto"/>
        <w:bottom w:val="none" w:sz="0" w:space="0" w:color="auto"/>
        <w:right w:val="none" w:sz="0" w:space="0" w:color="auto"/>
      </w:divBdr>
    </w:div>
    <w:div w:id="383602813">
      <w:marLeft w:val="640"/>
      <w:marRight w:val="0"/>
      <w:marTop w:val="0"/>
      <w:marBottom w:val="0"/>
      <w:divBdr>
        <w:top w:val="none" w:sz="0" w:space="0" w:color="auto"/>
        <w:left w:val="none" w:sz="0" w:space="0" w:color="auto"/>
        <w:bottom w:val="none" w:sz="0" w:space="0" w:color="auto"/>
        <w:right w:val="none" w:sz="0" w:space="0" w:color="auto"/>
      </w:divBdr>
    </w:div>
    <w:div w:id="383605347">
      <w:marLeft w:val="480"/>
      <w:marRight w:val="0"/>
      <w:marTop w:val="0"/>
      <w:marBottom w:val="0"/>
      <w:divBdr>
        <w:top w:val="none" w:sz="0" w:space="0" w:color="auto"/>
        <w:left w:val="none" w:sz="0" w:space="0" w:color="auto"/>
        <w:bottom w:val="none" w:sz="0" w:space="0" w:color="auto"/>
        <w:right w:val="none" w:sz="0" w:space="0" w:color="auto"/>
      </w:divBdr>
    </w:div>
    <w:div w:id="383676776">
      <w:marLeft w:val="640"/>
      <w:marRight w:val="0"/>
      <w:marTop w:val="0"/>
      <w:marBottom w:val="0"/>
      <w:divBdr>
        <w:top w:val="none" w:sz="0" w:space="0" w:color="auto"/>
        <w:left w:val="none" w:sz="0" w:space="0" w:color="auto"/>
        <w:bottom w:val="none" w:sz="0" w:space="0" w:color="auto"/>
        <w:right w:val="none" w:sz="0" w:space="0" w:color="auto"/>
      </w:divBdr>
    </w:div>
    <w:div w:id="383798150">
      <w:marLeft w:val="640"/>
      <w:marRight w:val="0"/>
      <w:marTop w:val="0"/>
      <w:marBottom w:val="0"/>
      <w:divBdr>
        <w:top w:val="none" w:sz="0" w:space="0" w:color="auto"/>
        <w:left w:val="none" w:sz="0" w:space="0" w:color="auto"/>
        <w:bottom w:val="none" w:sz="0" w:space="0" w:color="auto"/>
        <w:right w:val="none" w:sz="0" w:space="0" w:color="auto"/>
      </w:divBdr>
    </w:div>
    <w:div w:id="383873352">
      <w:marLeft w:val="640"/>
      <w:marRight w:val="0"/>
      <w:marTop w:val="0"/>
      <w:marBottom w:val="0"/>
      <w:divBdr>
        <w:top w:val="none" w:sz="0" w:space="0" w:color="auto"/>
        <w:left w:val="none" w:sz="0" w:space="0" w:color="auto"/>
        <w:bottom w:val="none" w:sz="0" w:space="0" w:color="auto"/>
        <w:right w:val="none" w:sz="0" w:space="0" w:color="auto"/>
      </w:divBdr>
    </w:div>
    <w:div w:id="383915386">
      <w:marLeft w:val="640"/>
      <w:marRight w:val="0"/>
      <w:marTop w:val="0"/>
      <w:marBottom w:val="0"/>
      <w:divBdr>
        <w:top w:val="none" w:sz="0" w:space="0" w:color="auto"/>
        <w:left w:val="none" w:sz="0" w:space="0" w:color="auto"/>
        <w:bottom w:val="none" w:sz="0" w:space="0" w:color="auto"/>
        <w:right w:val="none" w:sz="0" w:space="0" w:color="auto"/>
      </w:divBdr>
    </w:div>
    <w:div w:id="384110496">
      <w:marLeft w:val="640"/>
      <w:marRight w:val="0"/>
      <w:marTop w:val="0"/>
      <w:marBottom w:val="0"/>
      <w:divBdr>
        <w:top w:val="none" w:sz="0" w:space="0" w:color="auto"/>
        <w:left w:val="none" w:sz="0" w:space="0" w:color="auto"/>
        <w:bottom w:val="none" w:sz="0" w:space="0" w:color="auto"/>
        <w:right w:val="none" w:sz="0" w:space="0" w:color="auto"/>
      </w:divBdr>
    </w:div>
    <w:div w:id="384137523">
      <w:marLeft w:val="640"/>
      <w:marRight w:val="0"/>
      <w:marTop w:val="0"/>
      <w:marBottom w:val="0"/>
      <w:divBdr>
        <w:top w:val="none" w:sz="0" w:space="0" w:color="auto"/>
        <w:left w:val="none" w:sz="0" w:space="0" w:color="auto"/>
        <w:bottom w:val="none" w:sz="0" w:space="0" w:color="auto"/>
        <w:right w:val="none" w:sz="0" w:space="0" w:color="auto"/>
      </w:divBdr>
    </w:div>
    <w:div w:id="384179491">
      <w:marLeft w:val="640"/>
      <w:marRight w:val="0"/>
      <w:marTop w:val="0"/>
      <w:marBottom w:val="0"/>
      <w:divBdr>
        <w:top w:val="none" w:sz="0" w:space="0" w:color="auto"/>
        <w:left w:val="none" w:sz="0" w:space="0" w:color="auto"/>
        <w:bottom w:val="none" w:sz="0" w:space="0" w:color="auto"/>
        <w:right w:val="none" w:sz="0" w:space="0" w:color="auto"/>
      </w:divBdr>
    </w:div>
    <w:div w:id="384182920">
      <w:marLeft w:val="640"/>
      <w:marRight w:val="0"/>
      <w:marTop w:val="0"/>
      <w:marBottom w:val="0"/>
      <w:divBdr>
        <w:top w:val="none" w:sz="0" w:space="0" w:color="auto"/>
        <w:left w:val="none" w:sz="0" w:space="0" w:color="auto"/>
        <w:bottom w:val="none" w:sz="0" w:space="0" w:color="auto"/>
        <w:right w:val="none" w:sz="0" w:space="0" w:color="auto"/>
      </w:divBdr>
    </w:div>
    <w:div w:id="384186361">
      <w:marLeft w:val="640"/>
      <w:marRight w:val="0"/>
      <w:marTop w:val="0"/>
      <w:marBottom w:val="0"/>
      <w:divBdr>
        <w:top w:val="none" w:sz="0" w:space="0" w:color="auto"/>
        <w:left w:val="none" w:sz="0" w:space="0" w:color="auto"/>
        <w:bottom w:val="none" w:sz="0" w:space="0" w:color="auto"/>
        <w:right w:val="none" w:sz="0" w:space="0" w:color="auto"/>
      </w:divBdr>
    </w:div>
    <w:div w:id="384258910">
      <w:marLeft w:val="640"/>
      <w:marRight w:val="0"/>
      <w:marTop w:val="0"/>
      <w:marBottom w:val="0"/>
      <w:divBdr>
        <w:top w:val="none" w:sz="0" w:space="0" w:color="auto"/>
        <w:left w:val="none" w:sz="0" w:space="0" w:color="auto"/>
        <w:bottom w:val="none" w:sz="0" w:space="0" w:color="auto"/>
        <w:right w:val="none" w:sz="0" w:space="0" w:color="auto"/>
      </w:divBdr>
    </w:div>
    <w:div w:id="384330319">
      <w:marLeft w:val="640"/>
      <w:marRight w:val="0"/>
      <w:marTop w:val="0"/>
      <w:marBottom w:val="0"/>
      <w:divBdr>
        <w:top w:val="none" w:sz="0" w:space="0" w:color="auto"/>
        <w:left w:val="none" w:sz="0" w:space="0" w:color="auto"/>
        <w:bottom w:val="none" w:sz="0" w:space="0" w:color="auto"/>
        <w:right w:val="none" w:sz="0" w:space="0" w:color="auto"/>
      </w:divBdr>
    </w:div>
    <w:div w:id="384334136">
      <w:marLeft w:val="640"/>
      <w:marRight w:val="0"/>
      <w:marTop w:val="0"/>
      <w:marBottom w:val="0"/>
      <w:divBdr>
        <w:top w:val="none" w:sz="0" w:space="0" w:color="auto"/>
        <w:left w:val="none" w:sz="0" w:space="0" w:color="auto"/>
        <w:bottom w:val="none" w:sz="0" w:space="0" w:color="auto"/>
        <w:right w:val="none" w:sz="0" w:space="0" w:color="auto"/>
      </w:divBdr>
    </w:div>
    <w:div w:id="384448571">
      <w:marLeft w:val="640"/>
      <w:marRight w:val="0"/>
      <w:marTop w:val="0"/>
      <w:marBottom w:val="0"/>
      <w:divBdr>
        <w:top w:val="none" w:sz="0" w:space="0" w:color="auto"/>
        <w:left w:val="none" w:sz="0" w:space="0" w:color="auto"/>
        <w:bottom w:val="none" w:sz="0" w:space="0" w:color="auto"/>
        <w:right w:val="none" w:sz="0" w:space="0" w:color="auto"/>
      </w:divBdr>
    </w:div>
    <w:div w:id="384529202">
      <w:marLeft w:val="640"/>
      <w:marRight w:val="0"/>
      <w:marTop w:val="0"/>
      <w:marBottom w:val="0"/>
      <w:divBdr>
        <w:top w:val="none" w:sz="0" w:space="0" w:color="auto"/>
        <w:left w:val="none" w:sz="0" w:space="0" w:color="auto"/>
        <w:bottom w:val="none" w:sz="0" w:space="0" w:color="auto"/>
        <w:right w:val="none" w:sz="0" w:space="0" w:color="auto"/>
      </w:divBdr>
    </w:div>
    <w:div w:id="384566521">
      <w:marLeft w:val="640"/>
      <w:marRight w:val="0"/>
      <w:marTop w:val="0"/>
      <w:marBottom w:val="0"/>
      <w:divBdr>
        <w:top w:val="none" w:sz="0" w:space="0" w:color="auto"/>
        <w:left w:val="none" w:sz="0" w:space="0" w:color="auto"/>
        <w:bottom w:val="none" w:sz="0" w:space="0" w:color="auto"/>
        <w:right w:val="none" w:sz="0" w:space="0" w:color="auto"/>
      </w:divBdr>
    </w:div>
    <w:div w:id="384567790">
      <w:marLeft w:val="640"/>
      <w:marRight w:val="0"/>
      <w:marTop w:val="0"/>
      <w:marBottom w:val="0"/>
      <w:divBdr>
        <w:top w:val="none" w:sz="0" w:space="0" w:color="auto"/>
        <w:left w:val="none" w:sz="0" w:space="0" w:color="auto"/>
        <w:bottom w:val="none" w:sz="0" w:space="0" w:color="auto"/>
        <w:right w:val="none" w:sz="0" w:space="0" w:color="auto"/>
      </w:divBdr>
    </w:div>
    <w:div w:id="384717478">
      <w:marLeft w:val="640"/>
      <w:marRight w:val="0"/>
      <w:marTop w:val="0"/>
      <w:marBottom w:val="0"/>
      <w:divBdr>
        <w:top w:val="none" w:sz="0" w:space="0" w:color="auto"/>
        <w:left w:val="none" w:sz="0" w:space="0" w:color="auto"/>
        <w:bottom w:val="none" w:sz="0" w:space="0" w:color="auto"/>
        <w:right w:val="none" w:sz="0" w:space="0" w:color="auto"/>
      </w:divBdr>
    </w:div>
    <w:div w:id="384722969">
      <w:marLeft w:val="640"/>
      <w:marRight w:val="0"/>
      <w:marTop w:val="0"/>
      <w:marBottom w:val="0"/>
      <w:divBdr>
        <w:top w:val="none" w:sz="0" w:space="0" w:color="auto"/>
        <w:left w:val="none" w:sz="0" w:space="0" w:color="auto"/>
        <w:bottom w:val="none" w:sz="0" w:space="0" w:color="auto"/>
        <w:right w:val="none" w:sz="0" w:space="0" w:color="auto"/>
      </w:divBdr>
    </w:div>
    <w:div w:id="384766425">
      <w:marLeft w:val="640"/>
      <w:marRight w:val="0"/>
      <w:marTop w:val="0"/>
      <w:marBottom w:val="0"/>
      <w:divBdr>
        <w:top w:val="none" w:sz="0" w:space="0" w:color="auto"/>
        <w:left w:val="none" w:sz="0" w:space="0" w:color="auto"/>
        <w:bottom w:val="none" w:sz="0" w:space="0" w:color="auto"/>
        <w:right w:val="none" w:sz="0" w:space="0" w:color="auto"/>
      </w:divBdr>
    </w:div>
    <w:div w:id="384834173">
      <w:marLeft w:val="640"/>
      <w:marRight w:val="0"/>
      <w:marTop w:val="0"/>
      <w:marBottom w:val="0"/>
      <w:divBdr>
        <w:top w:val="none" w:sz="0" w:space="0" w:color="auto"/>
        <w:left w:val="none" w:sz="0" w:space="0" w:color="auto"/>
        <w:bottom w:val="none" w:sz="0" w:space="0" w:color="auto"/>
        <w:right w:val="none" w:sz="0" w:space="0" w:color="auto"/>
      </w:divBdr>
    </w:div>
    <w:div w:id="384835971">
      <w:marLeft w:val="640"/>
      <w:marRight w:val="0"/>
      <w:marTop w:val="0"/>
      <w:marBottom w:val="0"/>
      <w:divBdr>
        <w:top w:val="none" w:sz="0" w:space="0" w:color="auto"/>
        <w:left w:val="none" w:sz="0" w:space="0" w:color="auto"/>
        <w:bottom w:val="none" w:sz="0" w:space="0" w:color="auto"/>
        <w:right w:val="none" w:sz="0" w:space="0" w:color="auto"/>
      </w:divBdr>
    </w:div>
    <w:div w:id="384840659">
      <w:marLeft w:val="640"/>
      <w:marRight w:val="0"/>
      <w:marTop w:val="0"/>
      <w:marBottom w:val="0"/>
      <w:divBdr>
        <w:top w:val="none" w:sz="0" w:space="0" w:color="auto"/>
        <w:left w:val="none" w:sz="0" w:space="0" w:color="auto"/>
        <w:bottom w:val="none" w:sz="0" w:space="0" w:color="auto"/>
        <w:right w:val="none" w:sz="0" w:space="0" w:color="auto"/>
      </w:divBdr>
    </w:div>
    <w:div w:id="384910417">
      <w:marLeft w:val="640"/>
      <w:marRight w:val="0"/>
      <w:marTop w:val="0"/>
      <w:marBottom w:val="0"/>
      <w:divBdr>
        <w:top w:val="none" w:sz="0" w:space="0" w:color="auto"/>
        <w:left w:val="none" w:sz="0" w:space="0" w:color="auto"/>
        <w:bottom w:val="none" w:sz="0" w:space="0" w:color="auto"/>
        <w:right w:val="none" w:sz="0" w:space="0" w:color="auto"/>
      </w:divBdr>
    </w:div>
    <w:div w:id="384917305">
      <w:marLeft w:val="640"/>
      <w:marRight w:val="0"/>
      <w:marTop w:val="0"/>
      <w:marBottom w:val="0"/>
      <w:divBdr>
        <w:top w:val="none" w:sz="0" w:space="0" w:color="auto"/>
        <w:left w:val="none" w:sz="0" w:space="0" w:color="auto"/>
        <w:bottom w:val="none" w:sz="0" w:space="0" w:color="auto"/>
        <w:right w:val="none" w:sz="0" w:space="0" w:color="auto"/>
      </w:divBdr>
    </w:div>
    <w:div w:id="384917934">
      <w:marLeft w:val="640"/>
      <w:marRight w:val="0"/>
      <w:marTop w:val="0"/>
      <w:marBottom w:val="0"/>
      <w:divBdr>
        <w:top w:val="none" w:sz="0" w:space="0" w:color="auto"/>
        <w:left w:val="none" w:sz="0" w:space="0" w:color="auto"/>
        <w:bottom w:val="none" w:sz="0" w:space="0" w:color="auto"/>
        <w:right w:val="none" w:sz="0" w:space="0" w:color="auto"/>
      </w:divBdr>
    </w:div>
    <w:div w:id="385182821">
      <w:marLeft w:val="640"/>
      <w:marRight w:val="0"/>
      <w:marTop w:val="0"/>
      <w:marBottom w:val="0"/>
      <w:divBdr>
        <w:top w:val="none" w:sz="0" w:space="0" w:color="auto"/>
        <w:left w:val="none" w:sz="0" w:space="0" w:color="auto"/>
        <w:bottom w:val="none" w:sz="0" w:space="0" w:color="auto"/>
        <w:right w:val="none" w:sz="0" w:space="0" w:color="auto"/>
      </w:divBdr>
    </w:div>
    <w:div w:id="385297302">
      <w:marLeft w:val="640"/>
      <w:marRight w:val="0"/>
      <w:marTop w:val="0"/>
      <w:marBottom w:val="0"/>
      <w:divBdr>
        <w:top w:val="none" w:sz="0" w:space="0" w:color="auto"/>
        <w:left w:val="none" w:sz="0" w:space="0" w:color="auto"/>
        <w:bottom w:val="none" w:sz="0" w:space="0" w:color="auto"/>
        <w:right w:val="none" w:sz="0" w:space="0" w:color="auto"/>
      </w:divBdr>
    </w:div>
    <w:div w:id="385302437">
      <w:marLeft w:val="640"/>
      <w:marRight w:val="0"/>
      <w:marTop w:val="0"/>
      <w:marBottom w:val="0"/>
      <w:divBdr>
        <w:top w:val="none" w:sz="0" w:space="0" w:color="auto"/>
        <w:left w:val="none" w:sz="0" w:space="0" w:color="auto"/>
        <w:bottom w:val="none" w:sz="0" w:space="0" w:color="auto"/>
        <w:right w:val="none" w:sz="0" w:space="0" w:color="auto"/>
      </w:divBdr>
    </w:div>
    <w:div w:id="385375384">
      <w:marLeft w:val="640"/>
      <w:marRight w:val="0"/>
      <w:marTop w:val="0"/>
      <w:marBottom w:val="0"/>
      <w:divBdr>
        <w:top w:val="none" w:sz="0" w:space="0" w:color="auto"/>
        <w:left w:val="none" w:sz="0" w:space="0" w:color="auto"/>
        <w:bottom w:val="none" w:sz="0" w:space="0" w:color="auto"/>
        <w:right w:val="none" w:sz="0" w:space="0" w:color="auto"/>
      </w:divBdr>
    </w:div>
    <w:div w:id="385614739">
      <w:marLeft w:val="640"/>
      <w:marRight w:val="0"/>
      <w:marTop w:val="0"/>
      <w:marBottom w:val="0"/>
      <w:divBdr>
        <w:top w:val="none" w:sz="0" w:space="0" w:color="auto"/>
        <w:left w:val="none" w:sz="0" w:space="0" w:color="auto"/>
        <w:bottom w:val="none" w:sz="0" w:space="0" w:color="auto"/>
        <w:right w:val="none" w:sz="0" w:space="0" w:color="auto"/>
      </w:divBdr>
    </w:div>
    <w:div w:id="385760872">
      <w:marLeft w:val="640"/>
      <w:marRight w:val="0"/>
      <w:marTop w:val="0"/>
      <w:marBottom w:val="0"/>
      <w:divBdr>
        <w:top w:val="none" w:sz="0" w:space="0" w:color="auto"/>
        <w:left w:val="none" w:sz="0" w:space="0" w:color="auto"/>
        <w:bottom w:val="none" w:sz="0" w:space="0" w:color="auto"/>
        <w:right w:val="none" w:sz="0" w:space="0" w:color="auto"/>
      </w:divBdr>
    </w:div>
    <w:div w:id="385763454">
      <w:marLeft w:val="640"/>
      <w:marRight w:val="0"/>
      <w:marTop w:val="0"/>
      <w:marBottom w:val="0"/>
      <w:divBdr>
        <w:top w:val="none" w:sz="0" w:space="0" w:color="auto"/>
        <w:left w:val="none" w:sz="0" w:space="0" w:color="auto"/>
        <w:bottom w:val="none" w:sz="0" w:space="0" w:color="auto"/>
        <w:right w:val="none" w:sz="0" w:space="0" w:color="auto"/>
      </w:divBdr>
    </w:div>
    <w:div w:id="385766281">
      <w:marLeft w:val="640"/>
      <w:marRight w:val="0"/>
      <w:marTop w:val="0"/>
      <w:marBottom w:val="0"/>
      <w:divBdr>
        <w:top w:val="none" w:sz="0" w:space="0" w:color="auto"/>
        <w:left w:val="none" w:sz="0" w:space="0" w:color="auto"/>
        <w:bottom w:val="none" w:sz="0" w:space="0" w:color="auto"/>
        <w:right w:val="none" w:sz="0" w:space="0" w:color="auto"/>
      </w:divBdr>
    </w:div>
    <w:div w:id="385839071">
      <w:marLeft w:val="640"/>
      <w:marRight w:val="0"/>
      <w:marTop w:val="0"/>
      <w:marBottom w:val="0"/>
      <w:divBdr>
        <w:top w:val="none" w:sz="0" w:space="0" w:color="auto"/>
        <w:left w:val="none" w:sz="0" w:space="0" w:color="auto"/>
        <w:bottom w:val="none" w:sz="0" w:space="0" w:color="auto"/>
        <w:right w:val="none" w:sz="0" w:space="0" w:color="auto"/>
      </w:divBdr>
    </w:div>
    <w:div w:id="385840044">
      <w:marLeft w:val="640"/>
      <w:marRight w:val="0"/>
      <w:marTop w:val="0"/>
      <w:marBottom w:val="0"/>
      <w:divBdr>
        <w:top w:val="none" w:sz="0" w:space="0" w:color="auto"/>
        <w:left w:val="none" w:sz="0" w:space="0" w:color="auto"/>
        <w:bottom w:val="none" w:sz="0" w:space="0" w:color="auto"/>
        <w:right w:val="none" w:sz="0" w:space="0" w:color="auto"/>
      </w:divBdr>
    </w:div>
    <w:div w:id="385952754">
      <w:marLeft w:val="640"/>
      <w:marRight w:val="0"/>
      <w:marTop w:val="0"/>
      <w:marBottom w:val="0"/>
      <w:divBdr>
        <w:top w:val="none" w:sz="0" w:space="0" w:color="auto"/>
        <w:left w:val="none" w:sz="0" w:space="0" w:color="auto"/>
        <w:bottom w:val="none" w:sz="0" w:space="0" w:color="auto"/>
        <w:right w:val="none" w:sz="0" w:space="0" w:color="auto"/>
      </w:divBdr>
    </w:div>
    <w:div w:id="385954677">
      <w:marLeft w:val="640"/>
      <w:marRight w:val="0"/>
      <w:marTop w:val="0"/>
      <w:marBottom w:val="0"/>
      <w:divBdr>
        <w:top w:val="none" w:sz="0" w:space="0" w:color="auto"/>
        <w:left w:val="none" w:sz="0" w:space="0" w:color="auto"/>
        <w:bottom w:val="none" w:sz="0" w:space="0" w:color="auto"/>
        <w:right w:val="none" w:sz="0" w:space="0" w:color="auto"/>
      </w:divBdr>
    </w:div>
    <w:div w:id="385955381">
      <w:marLeft w:val="640"/>
      <w:marRight w:val="0"/>
      <w:marTop w:val="0"/>
      <w:marBottom w:val="0"/>
      <w:divBdr>
        <w:top w:val="none" w:sz="0" w:space="0" w:color="auto"/>
        <w:left w:val="none" w:sz="0" w:space="0" w:color="auto"/>
        <w:bottom w:val="none" w:sz="0" w:space="0" w:color="auto"/>
        <w:right w:val="none" w:sz="0" w:space="0" w:color="auto"/>
      </w:divBdr>
    </w:div>
    <w:div w:id="385957880">
      <w:marLeft w:val="640"/>
      <w:marRight w:val="0"/>
      <w:marTop w:val="0"/>
      <w:marBottom w:val="0"/>
      <w:divBdr>
        <w:top w:val="none" w:sz="0" w:space="0" w:color="auto"/>
        <w:left w:val="none" w:sz="0" w:space="0" w:color="auto"/>
        <w:bottom w:val="none" w:sz="0" w:space="0" w:color="auto"/>
        <w:right w:val="none" w:sz="0" w:space="0" w:color="auto"/>
      </w:divBdr>
    </w:div>
    <w:div w:id="386026735">
      <w:marLeft w:val="640"/>
      <w:marRight w:val="0"/>
      <w:marTop w:val="0"/>
      <w:marBottom w:val="0"/>
      <w:divBdr>
        <w:top w:val="none" w:sz="0" w:space="0" w:color="auto"/>
        <w:left w:val="none" w:sz="0" w:space="0" w:color="auto"/>
        <w:bottom w:val="none" w:sz="0" w:space="0" w:color="auto"/>
        <w:right w:val="none" w:sz="0" w:space="0" w:color="auto"/>
      </w:divBdr>
    </w:div>
    <w:div w:id="386033617">
      <w:marLeft w:val="640"/>
      <w:marRight w:val="0"/>
      <w:marTop w:val="0"/>
      <w:marBottom w:val="0"/>
      <w:divBdr>
        <w:top w:val="none" w:sz="0" w:space="0" w:color="auto"/>
        <w:left w:val="none" w:sz="0" w:space="0" w:color="auto"/>
        <w:bottom w:val="none" w:sz="0" w:space="0" w:color="auto"/>
        <w:right w:val="none" w:sz="0" w:space="0" w:color="auto"/>
      </w:divBdr>
    </w:div>
    <w:div w:id="386344641">
      <w:marLeft w:val="640"/>
      <w:marRight w:val="0"/>
      <w:marTop w:val="0"/>
      <w:marBottom w:val="0"/>
      <w:divBdr>
        <w:top w:val="none" w:sz="0" w:space="0" w:color="auto"/>
        <w:left w:val="none" w:sz="0" w:space="0" w:color="auto"/>
        <w:bottom w:val="none" w:sz="0" w:space="0" w:color="auto"/>
        <w:right w:val="none" w:sz="0" w:space="0" w:color="auto"/>
      </w:divBdr>
    </w:div>
    <w:div w:id="386534377">
      <w:marLeft w:val="640"/>
      <w:marRight w:val="0"/>
      <w:marTop w:val="0"/>
      <w:marBottom w:val="0"/>
      <w:divBdr>
        <w:top w:val="none" w:sz="0" w:space="0" w:color="auto"/>
        <w:left w:val="none" w:sz="0" w:space="0" w:color="auto"/>
        <w:bottom w:val="none" w:sz="0" w:space="0" w:color="auto"/>
        <w:right w:val="none" w:sz="0" w:space="0" w:color="auto"/>
      </w:divBdr>
    </w:div>
    <w:div w:id="386539513">
      <w:marLeft w:val="640"/>
      <w:marRight w:val="0"/>
      <w:marTop w:val="0"/>
      <w:marBottom w:val="0"/>
      <w:divBdr>
        <w:top w:val="none" w:sz="0" w:space="0" w:color="auto"/>
        <w:left w:val="none" w:sz="0" w:space="0" w:color="auto"/>
        <w:bottom w:val="none" w:sz="0" w:space="0" w:color="auto"/>
        <w:right w:val="none" w:sz="0" w:space="0" w:color="auto"/>
      </w:divBdr>
    </w:div>
    <w:div w:id="386539912">
      <w:marLeft w:val="640"/>
      <w:marRight w:val="0"/>
      <w:marTop w:val="0"/>
      <w:marBottom w:val="0"/>
      <w:divBdr>
        <w:top w:val="none" w:sz="0" w:space="0" w:color="auto"/>
        <w:left w:val="none" w:sz="0" w:space="0" w:color="auto"/>
        <w:bottom w:val="none" w:sz="0" w:space="0" w:color="auto"/>
        <w:right w:val="none" w:sz="0" w:space="0" w:color="auto"/>
      </w:divBdr>
    </w:div>
    <w:div w:id="386806116">
      <w:marLeft w:val="640"/>
      <w:marRight w:val="0"/>
      <w:marTop w:val="0"/>
      <w:marBottom w:val="0"/>
      <w:divBdr>
        <w:top w:val="none" w:sz="0" w:space="0" w:color="auto"/>
        <w:left w:val="none" w:sz="0" w:space="0" w:color="auto"/>
        <w:bottom w:val="none" w:sz="0" w:space="0" w:color="auto"/>
        <w:right w:val="none" w:sz="0" w:space="0" w:color="auto"/>
      </w:divBdr>
    </w:div>
    <w:div w:id="386926505">
      <w:marLeft w:val="640"/>
      <w:marRight w:val="0"/>
      <w:marTop w:val="0"/>
      <w:marBottom w:val="0"/>
      <w:divBdr>
        <w:top w:val="none" w:sz="0" w:space="0" w:color="auto"/>
        <w:left w:val="none" w:sz="0" w:space="0" w:color="auto"/>
        <w:bottom w:val="none" w:sz="0" w:space="0" w:color="auto"/>
        <w:right w:val="none" w:sz="0" w:space="0" w:color="auto"/>
      </w:divBdr>
    </w:div>
    <w:div w:id="386952484">
      <w:marLeft w:val="640"/>
      <w:marRight w:val="0"/>
      <w:marTop w:val="0"/>
      <w:marBottom w:val="0"/>
      <w:divBdr>
        <w:top w:val="none" w:sz="0" w:space="0" w:color="auto"/>
        <w:left w:val="none" w:sz="0" w:space="0" w:color="auto"/>
        <w:bottom w:val="none" w:sz="0" w:space="0" w:color="auto"/>
        <w:right w:val="none" w:sz="0" w:space="0" w:color="auto"/>
      </w:divBdr>
    </w:div>
    <w:div w:id="386995575">
      <w:marLeft w:val="640"/>
      <w:marRight w:val="0"/>
      <w:marTop w:val="0"/>
      <w:marBottom w:val="0"/>
      <w:divBdr>
        <w:top w:val="none" w:sz="0" w:space="0" w:color="auto"/>
        <w:left w:val="none" w:sz="0" w:space="0" w:color="auto"/>
        <w:bottom w:val="none" w:sz="0" w:space="0" w:color="auto"/>
        <w:right w:val="none" w:sz="0" w:space="0" w:color="auto"/>
      </w:divBdr>
    </w:div>
    <w:div w:id="386996998">
      <w:marLeft w:val="640"/>
      <w:marRight w:val="0"/>
      <w:marTop w:val="0"/>
      <w:marBottom w:val="0"/>
      <w:divBdr>
        <w:top w:val="none" w:sz="0" w:space="0" w:color="auto"/>
        <w:left w:val="none" w:sz="0" w:space="0" w:color="auto"/>
        <w:bottom w:val="none" w:sz="0" w:space="0" w:color="auto"/>
        <w:right w:val="none" w:sz="0" w:space="0" w:color="auto"/>
      </w:divBdr>
    </w:div>
    <w:div w:id="386997815">
      <w:marLeft w:val="640"/>
      <w:marRight w:val="0"/>
      <w:marTop w:val="0"/>
      <w:marBottom w:val="0"/>
      <w:divBdr>
        <w:top w:val="none" w:sz="0" w:space="0" w:color="auto"/>
        <w:left w:val="none" w:sz="0" w:space="0" w:color="auto"/>
        <w:bottom w:val="none" w:sz="0" w:space="0" w:color="auto"/>
        <w:right w:val="none" w:sz="0" w:space="0" w:color="auto"/>
      </w:divBdr>
    </w:div>
    <w:div w:id="386999508">
      <w:marLeft w:val="640"/>
      <w:marRight w:val="0"/>
      <w:marTop w:val="0"/>
      <w:marBottom w:val="0"/>
      <w:divBdr>
        <w:top w:val="none" w:sz="0" w:space="0" w:color="auto"/>
        <w:left w:val="none" w:sz="0" w:space="0" w:color="auto"/>
        <w:bottom w:val="none" w:sz="0" w:space="0" w:color="auto"/>
        <w:right w:val="none" w:sz="0" w:space="0" w:color="auto"/>
      </w:divBdr>
    </w:div>
    <w:div w:id="387072645">
      <w:marLeft w:val="640"/>
      <w:marRight w:val="0"/>
      <w:marTop w:val="0"/>
      <w:marBottom w:val="0"/>
      <w:divBdr>
        <w:top w:val="none" w:sz="0" w:space="0" w:color="auto"/>
        <w:left w:val="none" w:sz="0" w:space="0" w:color="auto"/>
        <w:bottom w:val="none" w:sz="0" w:space="0" w:color="auto"/>
        <w:right w:val="none" w:sz="0" w:space="0" w:color="auto"/>
      </w:divBdr>
    </w:div>
    <w:div w:id="387149627">
      <w:marLeft w:val="640"/>
      <w:marRight w:val="0"/>
      <w:marTop w:val="0"/>
      <w:marBottom w:val="0"/>
      <w:divBdr>
        <w:top w:val="none" w:sz="0" w:space="0" w:color="auto"/>
        <w:left w:val="none" w:sz="0" w:space="0" w:color="auto"/>
        <w:bottom w:val="none" w:sz="0" w:space="0" w:color="auto"/>
        <w:right w:val="none" w:sz="0" w:space="0" w:color="auto"/>
      </w:divBdr>
    </w:div>
    <w:div w:id="387149914">
      <w:marLeft w:val="640"/>
      <w:marRight w:val="0"/>
      <w:marTop w:val="0"/>
      <w:marBottom w:val="0"/>
      <w:divBdr>
        <w:top w:val="none" w:sz="0" w:space="0" w:color="auto"/>
        <w:left w:val="none" w:sz="0" w:space="0" w:color="auto"/>
        <w:bottom w:val="none" w:sz="0" w:space="0" w:color="auto"/>
        <w:right w:val="none" w:sz="0" w:space="0" w:color="auto"/>
      </w:divBdr>
    </w:div>
    <w:div w:id="387194378">
      <w:marLeft w:val="640"/>
      <w:marRight w:val="0"/>
      <w:marTop w:val="0"/>
      <w:marBottom w:val="0"/>
      <w:divBdr>
        <w:top w:val="none" w:sz="0" w:space="0" w:color="auto"/>
        <w:left w:val="none" w:sz="0" w:space="0" w:color="auto"/>
        <w:bottom w:val="none" w:sz="0" w:space="0" w:color="auto"/>
        <w:right w:val="none" w:sz="0" w:space="0" w:color="auto"/>
      </w:divBdr>
    </w:div>
    <w:div w:id="387261616">
      <w:marLeft w:val="640"/>
      <w:marRight w:val="0"/>
      <w:marTop w:val="0"/>
      <w:marBottom w:val="0"/>
      <w:divBdr>
        <w:top w:val="none" w:sz="0" w:space="0" w:color="auto"/>
        <w:left w:val="none" w:sz="0" w:space="0" w:color="auto"/>
        <w:bottom w:val="none" w:sz="0" w:space="0" w:color="auto"/>
        <w:right w:val="none" w:sz="0" w:space="0" w:color="auto"/>
      </w:divBdr>
    </w:div>
    <w:div w:id="387342604">
      <w:marLeft w:val="640"/>
      <w:marRight w:val="0"/>
      <w:marTop w:val="0"/>
      <w:marBottom w:val="0"/>
      <w:divBdr>
        <w:top w:val="none" w:sz="0" w:space="0" w:color="auto"/>
        <w:left w:val="none" w:sz="0" w:space="0" w:color="auto"/>
        <w:bottom w:val="none" w:sz="0" w:space="0" w:color="auto"/>
        <w:right w:val="none" w:sz="0" w:space="0" w:color="auto"/>
      </w:divBdr>
    </w:div>
    <w:div w:id="387385387">
      <w:marLeft w:val="640"/>
      <w:marRight w:val="0"/>
      <w:marTop w:val="0"/>
      <w:marBottom w:val="0"/>
      <w:divBdr>
        <w:top w:val="none" w:sz="0" w:space="0" w:color="auto"/>
        <w:left w:val="none" w:sz="0" w:space="0" w:color="auto"/>
        <w:bottom w:val="none" w:sz="0" w:space="0" w:color="auto"/>
        <w:right w:val="none" w:sz="0" w:space="0" w:color="auto"/>
      </w:divBdr>
    </w:div>
    <w:div w:id="387386722">
      <w:marLeft w:val="640"/>
      <w:marRight w:val="0"/>
      <w:marTop w:val="0"/>
      <w:marBottom w:val="0"/>
      <w:divBdr>
        <w:top w:val="none" w:sz="0" w:space="0" w:color="auto"/>
        <w:left w:val="none" w:sz="0" w:space="0" w:color="auto"/>
        <w:bottom w:val="none" w:sz="0" w:space="0" w:color="auto"/>
        <w:right w:val="none" w:sz="0" w:space="0" w:color="auto"/>
      </w:divBdr>
    </w:div>
    <w:div w:id="387415300">
      <w:marLeft w:val="640"/>
      <w:marRight w:val="0"/>
      <w:marTop w:val="0"/>
      <w:marBottom w:val="0"/>
      <w:divBdr>
        <w:top w:val="none" w:sz="0" w:space="0" w:color="auto"/>
        <w:left w:val="none" w:sz="0" w:space="0" w:color="auto"/>
        <w:bottom w:val="none" w:sz="0" w:space="0" w:color="auto"/>
        <w:right w:val="none" w:sz="0" w:space="0" w:color="auto"/>
      </w:divBdr>
    </w:div>
    <w:div w:id="387532418">
      <w:marLeft w:val="640"/>
      <w:marRight w:val="0"/>
      <w:marTop w:val="0"/>
      <w:marBottom w:val="0"/>
      <w:divBdr>
        <w:top w:val="none" w:sz="0" w:space="0" w:color="auto"/>
        <w:left w:val="none" w:sz="0" w:space="0" w:color="auto"/>
        <w:bottom w:val="none" w:sz="0" w:space="0" w:color="auto"/>
        <w:right w:val="none" w:sz="0" w:space="0" w:color="auto"/>
      </w:divBdr>
    </w:div>
    <w:div w:id="387536781">
      <w:marLeft w:val="640"/>
      <w:marRight w:val="0"/>
      <w:marTop w:val="0"/>
      <w:marBottom w:val="0"/>
      <w:divBdr>
        <w:top w:val="none" w:sz="0" w:space="0" w:color="auto"/>
        <w:left w:val="none" w:sz="0" w:space="0" w:color="auto"/>
        <w:bottom w:val="none" w:sz="0" w:space="0" w:color="auto"/>
        <w:right w:val="none" w:sz="0" w:space="0" w:color="auto"/>
      </w:divBdr>
    </w:div>
    <w:div w:id="387605402">
      <w:marLeft w:val="640"/>
      <w:marRight w:val="0"/>
      <w:marTop w:val="0"/>
      <w:marBottom w:val="0"/>
      <w:divBdr>
        <w:top w:val="none" w:sz="0" w:space="0" w:color="auto"/>
        <w:left w:val="none" w:sz="0" w:space="0" w:color="auto"/>
        <w:bottom w:val="none" w:sz="0" w:space="0" w:color="auto"/>
        <w:right w:val="none" w:sz="0" w:space="0" w:color="auto"/>
      </w:divBdr>
    </w:div>
    <w:div w:id="387605884">
      <w:marLeft w:val="640"/>
      <w:marRight w:val="0"/>
      <w:marTop w:val="0"/>
      <w:marBottom w:val="0"/>
      <w:divBdr>
        <w:top w:val="none" w:sz="0" w:space="0" w:color="auto"/>
        <w:left w:val="none" w:sz="0" w:space="0" w:color="auto"/>
        <w:bottom w:val="none" w:sz="0" w:space="0" w:color="auto"/>
        <w:right w:val="none" w:sz="0" w:space="0" w:color="auto"/>
      </w:divBdr>
    </w:div>
    <w:div w:id="387606364">
      <w:marLeft w:val="640"/>
      <w:marRight w:val="0"/>
      <w:marTop w:val="0"/>
      <w:marBottom w:val="0"/>
      <w:divBdr>
        <w:top w:val="none" w:sz="0" w:space="0" w:color="auto"/>
        <w:left w:val="none" w:sz="0" w:space="0" w:color="auto"/>
        <w:bottom w:val="none" w:sz="0" w:space="0" w:color="auto"/>
        <w:right w:val="none" w:sz="0" w:space="0" w:color="auto"/>
      </w:divBdr>
    </w:div>
    <w:div w:id="387607515">
      <w:marLeft w:val="640"/>
      <w:marRight w:val="0"/>
      <w:marTop w:val="0"/>
      <w:marBottom w:val="0"/>
      <w:divBdr>
        <w:top w:val="none" w:sz="0" w:space="0" w:color="auto"/>
        <w:left w:val="none" w:sz="0" w:space="0" w:color="auto"/>
        <w:bottom w:val="none" w:sz="0" w:space="0" w:color="auto"/>
        <w:right w:val="none" w:sz="0" w:space="0" w:color="auto"/>
      </w:divBdr>
    </w:div>
    <w:div w:id="387725969">
      <w:marLeft w:val="640"/>
      <w:marRight w:val="0"/>
      <w:marTop w:val="0"/>
      <w:marBottom w:val="0"/>
      <w:divBdr>
        <w:top w:val="none" w:sz="0" w:space="0" w:color="auto"/>
        <w:left w:val="none" w:sz="0" w:space="0" w:color="auto"/>
        <w:bottom w:val="none" w:sz="0" w:space="0" w:color="auto"/>
        <w:right w:val="none" w:sz="0" w:space="0" w:color="auto"/>
      </w:divBdr>
    </w:div>
    <w:div w:id="387800370">
      <w:marLeft w:val="640"/>
      <w:marRight w:val="0"/>
      <w:marTop w:val="0"/>
      <w:marBottom w:val="0"/>
      <w:divBdr>
        <w:top w:val="none" w:sz="0" w:space="0" w:color="auto"/>
        <w:left w:val="none" w:sz="0" w:space="0" w:color="auto"/>
        <w:bottom w:val="none" w:sz="0" w:space="0" w:color="auto"/>
        <w:right w:val="none" w:sz="0" w:space="0" w:color="auto"/>
      </w:divBdr>
    </w:div>
    <w:div w:id="387802592">
      <w:marLeft w:val="640"/>
      <w:marRight w:val="0"/>
      <w:marTop w:val="0"/>
      <w:marBottom w:val="0"/>
      <w:divBdr>
        <w:top w:val="none" w:sz="0" w:space="0" w:color="auto"/>
        <w:left w:val="none" w:sz="0" w:space="0" w:color="auto"/>
        <w:bottom w:val="none" w:sz="0" w:space="0" w:color="auto"/>
        <w:right w:val="none" w:sz="0" w:space="0" w:color="auto"/>
      </w:divBdr>
    </w:div>
    <w:div w:id="387804406">
      <w:marLeft w:val="640"/>
      <w:marRight w:val="0"/>
      <w:marTop w:val="0"/>
      <w:marBottom w:val="0"/>
      <w:divBdr>
        <w:top w:val="none" w:sz="0" w:space="0" w:color="auto"/>
        <w:left w:val="none" w:sz="0" w:space="0" w:color="auto"/>
        <w:bottom w:val="none" w:sz="0" w:space="0" w:color="auto"/>
        <w:right w:val="none" w:sz="0" w:space="0" w:color="auto"/>
      </w:divBdr>
    </w:div>
    <w:div w:id="387807024">
      <w:marLeft w:val="640"/>
      <w:marRight w:val="0"/>
      <w:marTop w:val="0"/>
      <w:marBottom w:val="0"/>
      <w:divBdr>
        <w:top w:val="none" w:sz="0" w:space="0" w:color="auto"/>
        <w:left w:val="none" w:sz="0" w:space="0" w:color="auto"/>
        <w:bottom w:val="none" w:sz="0" w:space="0" w:color="auto"/>
        <w:right w:val="none" w:sz="0" w:space="0" w:color="auto"/>
      </w:divBdr>
    </w:div>
    <w:div w:id="387846745">
      <w:marLeft w:val="640"/>
      <w:marRight w:val="0"/>
      <w:marTop w:val="0"/>
      <w:marBottom w:val="0"/>
      <w:divBdr>
        <w:top w:val="none" w:sz="0" w:space="0" w:color="auto"/>
        <w:left w:val="none" w:sz="0" w:space="0" w:color="auto"/>
        <w:bottom w:val="none" w:sz="0" w:space="0" w:color="auto"/>
        <w:right w:val="none" w:sz="0" w:space="0" w:color="auto"/>
      </w:divBdr>
    </w:div>
    <w:div w:id="387917498">
      <w:marLeft w:val="640"/>
      <w:marRight w:val="0"/>
      <w:marTop w:val="0"/>
      <w:marBottom w:val="0"/>
      <w:divBdr>
        <w:top w:val="none" w:sz="0" w:space="0" w:color="auto"/>
        <w:left w:val="none" w:sz="0" w:space="0" w:color="auto"/>
        <w:bottom w:val="none" w:sz="0" w:space="0" w:color="auto"/>
        <w:right w:val="none" w:sz="0" w:space="0" w:color="auto"/>
      </w:divBdr>
    </w:div>
    <w:div w:id="387925672">
      <w:marLeft w:val="640"/>
      <w:marRight w:val="0"/>
      <w:marTop w:val="0"/>
      <w:marBottom w:val="0"/>
      <w:divBdr>
        <w:top w:val="none" w:sz="0" w:space="0" w:color="auto"/>
        <w:left w:val="none" w:sz="0" w:space="0" w:color="auto"/>
        <w:bottom w:val="none" w:sz="0" w:space="0" w:color="auto"/>
        <w:right w:val="none" w:sz="0" w:space="0" w:color="auto"/>
      </w:divBdr>
    </w:div>
    <w:div w:id="387999371">
      <w:marLeft w:val="640"/>
      <w:marRight w:val="0"/>
      <w:marTop w:val="0"/>
      <w:marBottom w:val="0"/>
      <w:divBdr>
        <w:top w:val="none" w:sz="0" w:space="0" w:color="auto"/>
        <w:left w:val="none" w:sz="0" w:space="0" w:color="auto"/>
        <w:bottom w:val="none" w:sz="0" w:space="0" w:color="auto"/>
        <w:right w:val="none" w:sz="0" w:space="0" w:color="auto"/>
      </w:divBdr>
    </w:div>
    <w:div w:id="388188709">
      <w:marLeft w:val="640"/>
      <w:marRight w:val="0"/>
      <w:marTop w:val="0"/>
      <w:marBottom w:val="0"/>
      <w:divBdr>
        <w:top w:val="none" w:sz="0" w:space="0" w:color="auto"/>
        <w:left w:val="none" w:sz="0" w:space="0" w:color="auto"/>
        <w:bottom w:val="none" w:sz="0" w:space="0" w:color="auto"/>
        <w:right w:val="none" w:sz="0" w:space="0" w:color="auto"/>
      </w:divBdr>
    </w:div>
    <w:div w:id="388306103">
      <w:marLeft w:val="640"/>
      <w:marRight w:val="0"/>
      <w:marTop w:val="0"/>
      <w:marBottom w:val="0"/>
      <w:divBdr>
        <w:top w:val="none" w:sz="0" w:space="0" w:color="auto"/>
        <w:left w:val="none" w:sz="0" w:space="0" w:color="auto"/>
        <w:bottom w:val="none" w:sz="0" w:space="0" w:color="auto"/>
        <w:right w:val="none" w:sz="0" w:space="0" w:color="auto"/>
      </w:divBdr>
    </w:div>
    <w:div w:id="388309459">
      <w:marLeft w:val="640"/>
      <w:marRight w:val="0"/>
      <w:marTop w:val="0"/>
      <w:marBottom w:val="0"/>
      <w:divBdr>
        <w:top w:val="none" w:sz="0" w:space="0" w:color="auto"/>
        <w:left w:val="none" w:sz="0" w:space="0" w:color="auto"/>
        <w:bottom w:val="none" w:sz="0" w:space="0" w:color="auto"/>
        <w:right w:val="none" w:sz="0" w:space="0" w:color="auto"/>
      </w:divBdr>
    </w:div>
    <w:div w:id="388384941">
      <w:marLeft w:val="640"/>
      <w:marRight w:val="0"/>
      <w:marTop w:val="0"/>
      <w:marBottom w:val="0"/>
      <w:divBdr>
        <w:top w:val="none" w:sz="0" w:space="0" w:color="auto"/>
        <w:left w:val="none" w:sz="0" w:space="0" w:color="auto"/>
        <w:bottom w:val="none" w:sz="0" w:space="0" w:color="auto"/>
        <w:right w:val="none" w:sz="0" w:space="0" w:color="auto"/>
      </w:divBdr>
    </w:div>
    <w:div w:id="388457057">
      <w:marLeft w:val="640"/>
      <w:marRight w:val="0"/>
      <w:marTop w:val="0"/>
      <w:marBottom w:val="0"/>
      <w:divBdr>
        <w:top w:val="none" w:sz="0" w:space="0" w:color="auto"/>
        <w:left w:val="none" w:sz="0" w:space="0" w:color="auto"/>
        <w:bottom w:val="none" w:sz="0" w:space="0" w:color="auto"/>
        <w:right w:val="none" w:sz="0" w:space="0" w:color="auto"/>
      </w:divBdr>
    </w:div>
    <w:div w:id="388459901">
      <w:marLeft w:val="640"/>
      <w:marRight w:val="0"/>
      <w:marTop w:val="0"/>
      <w:marBottom w:val="0"/>
      <w:divBdr>
        <w:top w:val="none" w:sz="0" w:space="0" w:color="auto"/>
        <w:left w:val="none" w:sz="0" w:space="0" w:color="auto"/>
        <w:bottom w:val="none" w:sz="0" w:space="0" w:color="auto"/>
        <w:right w:val="none" w:sz="0" w:space="0" w:color="auto"/>
      </w:divBdr>
    </w:div>
    <w:div w:id="388502845">
      <w:marLeft w:val="640"/>
      <w:marRight w:val="0"/>
      <w:marTop w:val="0"/>
      <w:marBottom w:val="0"/>
      <w:divBdr>
        <w:top w:val="none" w:sz="0" w:space="0" w:color="auto"/>
        <w:left w:val="none" w:sz="0" w:space="0" w:color="auto"/>
        <w:bottom w:val="none" w:sz="0" w:space="0" w:color="auto"/>
        <w:right w:val="none" w:sz="0" w:space="0" w:color="auto"/>
      </w:divBdr>
    </w:div>
    <w:div w:id="388577804">
      <w:marLeft w:val="640"/>
      <w:marRight w:val="0"/>
      <w:marTop w:val="0"/>
      <w:marBottom w:val="0"/>
      <w:divBdr>
        <w:top w:val="none" w:sz="0" w:space="0" w:color="auto"/>
        <w:left w:val="none" w:sz="0" w:space="0" w:color="auto"/>
        <w:bottom w:val="none" w:sz="0" w:space="0" w:color="auto"/>
        <w:right w:val="none" w:sz="0" w:space="0" w:color="auto"/>
      </w:divBdr>
    </w:div>
    <w:div w:id="388579733">
      <w:marLeft w:val="640"/>
      <w:marRight w:val="0"/>
      <w:marTop w:val="0"/>
      <w:marBottom w:val="0"/>
      <w:divBdr>
        <w:top w:val="none" w:sz="0" w:space="0" w:color="auto"/>
        <w:left w:val="none" w:sz="0" w:space="0" w:color="auto"/>
        <w:bottom w:val="none" w:sz="0" w:space="0" w:color="auto"/>
        <w:right w:val="none" w:sz="0" w:space="0" w:color="auto"/>
      </w:divBdr>
    </w:div>
    <w:div w:id="388648866">
      <w:marLeft w:val="640"/>
      <w:marRight w:val="0"/>
      <w:marTop w:val="0"/>
      <w:marBottom w:val="0"/>
      <w:divBdr>
        <w:top w:val="none" w:sz="0" w:space="0" w:color="auto"/>
        <w:left w:val="none" w:sz="0" w:space="0" w:color="auto"/>
        <w:bottom w:val="none" w:sz="0" w:space="0" w:color="auto"/>
        <w:right w:val="none" w:sz="0" w:space="0" w:color="auto"/>
      </w:divBdr>
    </w:div>
    <w:div w:id="388653650">
      <w:marLeft w:val="640"/>
      <w:marRight w:val="0"/>
      <w:marTop w:val="0"/>
      <w:marBottom w:val="0"/>
      <w:divBdr>
        <w:top w:val="none" w:sz="0" w:space="0" w:color="auto"/>
        <w:left w:val="none" w:sz="0" w:space="0" w:color="auto"/>
        <w:bottom w:val="none" w:sz="0" w:space="0" w:color="auto"/>
        <w:right w:val="none" w:sz="0" w:space="0" w:color="auto"/>
      </w:divBdr>
    </w:div>
    <w:div w:id="388770594">
      <w:marLeft w:val="640"/>
      <w:marRight w:val="0"/>
      <w:marTop w:val="0"/>
      <w:marBottom w:val="0"/>
      <w:divBdr>
        <w:top w:val="none" w:sz="0" w:space="0" w:color="auto"/>
        <w:left w:val="none" w:sz="0" w:space="0" w:color="auto"/>
        <w:bottom w:val="none" w:sz="0" w:space="0" w:color="auto"/>
        <w:right w:val="none" w:sz="0" w:space="0" w:color="auto"/>
      </w:divBdr>
    </w:div>
    <w:div w:id="388841135">
      <w:marLeft w:val="640"/>
      <w:marRight w:val="0"/>
      <w:marTop w:val="0"/>
      <w:marBottom w:val="0"/>
      <w:divBdr>
        <w:top w:val="none" w:sz="0" w:space="0" w:color="auto"/>
        <w:left w:val="none" w:sz="0" w:space="0" w:color="auto"/>
        <w:bottom w:val="none" w:sz="0" w:space="0" w:color="auto"/>
        <w:right w:val="none" w:sz="0" w:space="0" w:color="auto"/>
      </w:divBdr>
    </w:div>
    <w:div w:id="388843832">
      <w:marLeft w:val="640"/>
      <w:marRight w:val="0"/>
      <w:marTop w:val="0"/>
      <w:marBottom w:val="0"/>
      <w:divBdr>
        <w:top w:val="none" w:sz="0" w:space="0" w:color="auto"/>
        <w:left w:val="none" w:sz="0" w:space="0" w:color="auto"/>
        <w:bottom w:val="none" w:sz="0" w:space="0" w:color="auto"/>
        <w:right w:val="none" w:sz="0" w:space="0" w:color="auto"/>
      </w:divBdr>
    </w:div>
    <w:div w:id="388848848">
      <w:marLeft w:val="640"/>
      <w:marRight w:val="0"/>
      <w:marTop w:val="0"/>
      <w:marBottom w:val="0"/>
      <w:divBdr>
        <w:top w:val="none" w:sz="0" w:space="0" w:color="auto"/>
        <w:left w:val="none" w:sz="0" w:space="0" w:color="auto"/>
        <w:bottom w:val="none" w:sz="0" w:space="0" w:color="auto"/>
        <w:right w:val="none" w:sz="0" w:space="0" w:color="auto"/>
      </w:divBdr>
    </w:div>
    <w:div w:id="388849150">
      <w:marLeft w:val="640"/>
      <w:marRight w:val="0"/>
      <w:marTop w:val="0"/>
      <w:marBottom w:val="0"/>
      <w:divBdr>
        <w:top w:val="none" w:sz="0" w:space="0" w:color="auto"/>
        <w:left w:val="none" w:sz="0" w:space="0" w:color="auto"/>
        <w:bottom w:val="none" w:sz="0" w:space="0" w:color="auto"/>
        <w:right w:val="none" w:sz="0" w:space="0" w:color="auto"/>
      </w:divBdr>
    </w:div>
    <w:div w:id="388916666">
      <w:marLeft w:val="640"/>
      <w:marRight w:val="0"/>
      <w:marTop w:val="0"/>
      <w:marBottom w:val="0"/>
      <w:divBdr>
        <w:top w:val="none" w:sz="0" w:space="0" w:color="auto"/>
        <w:left w:val="none" w:sz="0" w:space="0" w:color="auto"/>
        <w:bottom w:val="none" w:sz="0" w:space="0" w:color="auto"/>
        <w:right w:val="none" w:sz="0" w:space="0" w:color="auto"/>
      </w:divBdr>
    </w:div>
    <w:div w:id="388920705">
      <w:marLeft w:val="640"/>
      <w:marRight w:val="0"/>
      <w:marTop w:val="0"/>
      <w:marBottom w:val="0"/>
      <w:divBdr>
        <w:top w:val="none" w:sz="0" w:space="0" w:color="auto"/>
        <w:left w:val="none" w:sz="0" w:space="0" w:color="auto"/>
        <w:bottom w:val="none" w:sz="0" w:space="0" w:color="auto"/>
        <w:right w:val="none" w:sz="0" w:space="0" w:color="auto"/>
      </w:divBdr>
    </w:div>
    <w:div w:id="388965237">
      <w:marLeft w:val="640"/>
      <w:marRight w:val="0"/>
      <w:marTop w:val="0"/>
      <w:marBottom w:val="0"/>
      <w:divBdr>
        <w:top w:val="none" w:sz="0" w:space="0" w:color="auto"/>
        <w:left w:val="none" w:sz="0" w:space="0" w:color="auto"/>
        <w:bottom w:val="none" w:sz="0" w:space="0" w:color="auto"/>
        <w:right w:val="none" w:sz="0" w:space="0" w:color="auto"/>
      </w:divBdr>
    </w:div>
    <w:div w:id="388965523">
      <w:marLeft w:val="640"/>
      <w:marRight w:val="0"/>
      <w:marTop w:val="0"/>
      <w:marBottom w:val="0"/>
      <w:divBdr>
        <w:top w:val="none" w:sz="0" w:space="0" w:color="auto"/>
        <w:left w:val="none" w:sz="0" w:space="0" w:color="auto"/>
        <w:bottom w:val="none" w:sz="0" w:space="0" w:color="auto"/>
        <w:right w:val="none" w:sz="0" w:space="0" w:color="auto"/>
      </w:divBdr>
    </w:div>
    <w:div w:id="388966815">
      <w:marLeft w:val="640"/>
      <w:marRight w:val="0"/>
      <w:marTop w:val="0"/>
      <w:marBottom w:val="0"/>
      <w:divBdr>
        <w:top w:val="none" w:sz="0" w:space="0" w:color="auto"/>
        <w:left w:val="none" w:sz="0" w:space="0" w:color="auto"/>
        <w:bottom w:val="none" w:sz="0" w:space="0" w:color="auto"/>
        <w:right w:val="none" w:sz="0" w:space="0" w:color="auto"/>
      </w:divBdr>
    </w:div>
    <w:div w:id="388967479">
      <w:marLeft w:val="640"/>
      <w:marRight w:val="0"/>
      <w:marTop w:val="0"/>
      <w:marBottom w:val="0"/>
      <w:divBdr>
        <w:top w:val="none" w:sz="0" w:space="0" w:color="auto"/>
        <w:left w:val="none" w:sz="0" w:space="0" w:color="auto"/>
        <w:bottom w:val="none" w:sz="0" w:space="0" w:color="auto"/>
        <w:right w:val="none" w:sz="0" w:space="0" w:color="auto"/>
      </w:divBdr>
    </w:div>
    <w:div w:id="389235520">
      <w:marLeft w:val="640"/>
      <w:marRight w:val="0"/>
      <w:marTop w:val="0"/>
      <w:marBottom w:val="0"/>
      <w:divBdr>
        <w:top w:val="none" w:sz="0" w:space="0" w:color="auto"/>
        <w:left w:val="none" w:sz="0" w:space="0" w:color="auto"/>
        <w:bottom w:val="none" w:sz="0" w:space="0" w:color="auto"/>
        <w:right w:val="none" w:sz="0" w:space="0" w:color="auto"/>
      </w:divBdr>
    </w:div>
    <w:div w:id="389302559">
      <w:marLeft w:val="640"/>
      <w:marRight w:val="0"/>
      <w:marTop w:val="0"/>
      <w:marBottom w:val="0"/>
      <w:divBdr>
        <w:top w:val="none" w:sz="0" w:space="0" w:color="auto"/>
        <w:left w:val="none" w:sz="0" w:space="0" w:color="auto"/>
        <w:bottom w:val="none" w:sz="0" w:space="0" w:color="auto"/>
        <w:right w:val="none" w:sz="0" w:space="0" w:color="auto"/>
      </w:divBdr>
    </w:div>
    <w:div w:id="389303623">
      <w:marLeft w:val="640"/>
      <w:marRight w:val="0"/>
      <w:marTop w:val="0"/>
      <w:marBottom w:val="0"/>
      <w:divBdr>
        <w:top w:val="none" w:sz="0" w:space="0" w:color="auto"/>
        <w:left w:val="none" w:sz="0" w:space="0" w:color="auto"/>
        <w:bottom w:val="none" w:sz="0" w:space="0" w:color="auto"/>
        <w:right w:val="none" w:sz="0" w:space="0" w:color="auto"/>
      </w:divBdr>
    </w:div>
    <w:div w:id="389304009">
      <w:marLeft w:val="640"/>
      <w:marRight w:val="0"/>
      <w:marTop w:val="0"/>
      <w:marBottom w:val="0"/>
      <w:divBdr>
        <w:top w:val="none" w:sz="0" w:space="0" w:color="auto"/>
        <w:left w:val="none" w:sz="0" w:space="0" w:color="auto"/>
        <w:bottom w:val="none" w:sz="0" w:space="0" w:color="auto"/>
        <w:right w:val="none" w:sz="0" w:space="0" w:color="auto"/>
      </w:divBdr>
    </w:div>
    <w:div w:id="389351234">
      <w:marLeft w:val="640"/>
      <w:marRight w:val="0"/>
      <w:marTop w:val="0"/>
      <w:marBottom w:val="0"/>
      <w:divBdr>
        <w:top w:val="none" w:sz="0" w:space="0" w:color="auto"/>
        <w:left w:val="none" w:sz="0" w:space="0" w:color="auto"/>
        <w:bottom w:val="none" w:sz="0" w:space="0" w:color="auto"/>
        <w:right w:val="none" w:sz="0" w:space="0" w:color="auto"/>
      </w:divBdr>
    </w:div>
    <w:div w:id="389377986">
      <w:marLeft w:val="640"/>
      <w:marRight w:val="0"/>
      <w:marTop w:val="0"/>
      <w:marBottom w:val="0"/>
      <w:divBdr>
        <w:top w:val="none" w:sz="0" w:space="0" w:color="auto"/>
        <w:left w:val="none" w:sz="0" w:space="0" w:color="auto"/>
        <w:bottom w:val="none" w:sz="0" w:space="0" w:color="auto"/>
        <w:right w:val="none" w:sz="0" w:space="0" w:color="auto"/>
      </w:divBdr>
    </w:div>
    <w:div w:id="389424419">
      <w:marLeft w:val="640"/>
      <w:marRight w:val="0"/>
      <w:marTop w:val="0"/>
      <w:marBottom w:val="0"/>
      <w:divBdr>
        <w:top w:val="none" w:sz="0" w:space="0" w:color="auto"/>
        <w:left w:val="none" w:sz="0" w:space="0" w:color="auto"/>
        <w:bottom w:val="none" w:sz="0" w:space="0" w:color="auto"/>
        <w:right w:val="none" w:sz="0" w:space="0" w:color="auto"/>
      </w:divBdr>
    </w:div>
    <w:div w:id="389574540">
      <w:marLeft w:val="640"/>
      <w:marRight w:val="0"/>
      <w:marTop w:val="0"/>
      <w:marBottom w:val="0"/>
      <w:divBdr>
        <w:top w:val="none" w:sz="0" w:space="0" w:color="auto"/>
        <w:left w:val="none" w:sz="0" w:space="0" w:color="auto"/>
        <w:bottom w:val="none" w:sz="0" w:space="0" w:color="auto"/>
        <w:right w:val="none" w:sz="0" w:space="0" w:color="auto"/>
      </w:divBdr>
    </w:div>
    <w:div w:id="389616696">
      <w:marLeft w:val="640"/>
      <w:marRight w:val="0"/>
      <w:marTop w:val="0"/>
      <w:marBottom w:val="0"/>
      <w:divBdr>
        <w:top w:val="none" w:sz="0" w:space="0" w:color="auto"/>
        <w:left w:val="none" w:sz="0" w:space="0" w:color="auto"/>
        <w:bottom w:val="none" w:sz="0" w:space="0" w:color="auto"/>
        <w:right w:val="none" w:sz="0" w:space="0" w:color="auto"/>
      </w:divBdr>
    </w:div>
    <w:div w:id="389621451">
      <w:marLeft w:val="640"/>
      <w:marRight w:val="0"/>
      <w:marTop w:val="0"/>
      <w:marBottom w:val="0"/>
      <w:divBdr>
        <w:top w:val="none" w:sz="0" w:space="0" w:color="auto"/>
        <w:left w:val="none" w:sz="0" w:space="0" w:color="auto"/>
        <w:bottom w:val="none" w:sz="0" w:space="0" w:color="auto"/>
        <w:right w:val="none" w:sz="0" w:space="0" w:color="auto"/>
      </w:divBdr>
    </w:div>
    <w:div w:id="389622203">
      <w:marLeft w:val="640"/>
      <w:marRight w:val="0"/>
      <w:marTop w:val="0"/>
      <w:marBottom w:val="0"/>
      <w:divBdr>
        <w:top w:val="none" w:sz="0" w:space="0" w:color="auto"/>
        <w:left w:val="none" w:sz="0" w:space="0" w:color="auto"/>
        <w:bottom w:val="none" w:sz="0" w:space="0" w:color="auto"/>
        <w:right w:val="none" w:sz="0" w:space="0" w:color="auto"/>
      </w:divBdr>
    </w:div>
    <w:div w:id="389622447">
      <w:marLeft w:val="640"/>
      <w:marRight w:val="0"/>
      <w:marTop w:val="0"/>
      <w:marBottom w:val="0"/>
      <w:divBdr>
        <w:top w:val="none" w:sz="0" w:space="0" w:color="auto"/>
        <w:left w:val="none" w:sz="0" w:space="0" w:color="auto"/>
        <w:bottom w:val="none" w:sz="0" w:space="0" w:color="auto"/>
        <w:right w:val="none" w:sz="0" w:space="0" w:color="auto"/>
      </w:divBdr>
    </w:div>
    <w:div w:id="389691645">
      <w:marLeft w:val="640"/>
      <w:marRight w:val="0"/>
      <w:marTop w:val="0"/>
      <w:marBottom w:val="0"/>
      <w:divBdr>
        <w:top w:val="none" w:sz="0" w:space="0" w:color="auto"/>
        <w:left w:val="none" w:sz="0" w:space="0" w:color="auto"/>
        <w:bottom w:val="none" w:sz="0" w:space="0" w:color="auto"/>
        <w:right w:val="none" w:sz="0" w:space="0" w:color="auto"/>
      </w:divBdr>
    </w:div>
    <w:div w:id="389692924">
      <w:marLeft w:val="640"/>
      <w:marRight w:val="0"/>
      <w:marTop w:val="0"/>
      <w:marBottom w:val="0"/>
      <w:divBdr>
        <w:top w:val="none" w:sz="0" w:space="0" w:color="auto"/>
        <w:left w:val="none" w:sz="0" w:space="0" w:color="auto"/>
        <w:bottom w:val="none" w:sz="0" w:space="0" w:color="auto"/>
        <w:right w:val="none" w:sz="0" w:space="0" w:color="auto"/>
      </w:divBdr>
    </w:div>
    <w:div w:id="389808311">
      <w:marLeft w:val="640"/>
      <w:marRight w:val="0"/>
      <w:marTop w:val="0"/>
      <w:marBottom w:val="0"/>
      <w:divBdr>
        <w:top w:val="none" w:sz="0" w:space="0" w:color="auto"/>
        <w:left w:val="none" w:sz="0" w:space="0" w:color="auto"/>
        <w:bottom w:val="none" w:sz="0" w:space="0" w:color="auto"/>
        <w:right w:val="none" w:sz="0" w:space="0" w:color="auto"/>
      </w:divBdr>
    </w:div>
    <w:div w:id="389809940">
      <w:marLeft w:val="640"/>
      <w:marRight w:val="0"/>
      <w:marTop w:val="0"/>
      <w:marBottom w:val="0"/>
      <w:divBdr>
        <w:top w:val="none" w:sz="0" w:space="0" w:color="auto"/>
        <w:left w:val="none" w:sz="0" w:space="0" w:color="auto"/>
        <w:bottom w:val="none" w:sz="0" w:space="0" w:color="auto"/>
        <w:right w:val="none" w:sz="0" w:space="0" w:color="auto"/>
      </w:divBdr>
    </w:div>
    <w:div w:id="389813197">
      <w:marLeft w:val="640"/>
      <w:marRight w:val="0"/>
      <w:marTop w:val="0"/>
      <w:marBottom w:val="0"/>
      <w:divBdr>
        <w:top w:val="none" w:sz="0" w:space="0" w:color="auto"/>
        <w:left w:val="none" w:sz="0" w:space="0" w:color="auto"/>
        <w:bottom w:val="none" w:sz="0" w:space="0" w:color="auto"/>
        <w:right w:val="none" w:sz="0" w:space="0" w:color="auto"/>
      </w:divBdr>
    </w:div>
    <w:div w:id="389885788">
      <w:marLeft w:val="480"/>
      <w:marRight w:val="0"/>
      <w:marTop w:val="0"/>
      <w:marBottom w:val="0"/>
      <w:divBdr>
        <w:top w:val="none" w:sz="0" w:space="0" w:color="auto"/>
        <w:left w:val="none" w:sz="0" w:space="0" w:color="auto"/>
        <w:bottom w:val="none" w:sz="0" w:space="0" w:color="auto"/>
        <w:right w:val="none" w:sz="0" w:space="0" w:color="auto"/>
      </w:divBdr>
    </w:div>
    <w:div w:id="389962582">
      <w:marLeft w:val="640"/>
      <w:marRight w:val="0"/>
      <w:marTop w:val="0"/>
      <w:marBottom w:val="0"/>
      <w:divBdr>
        <w:top w:val="none" w:sz="0" w:space="0" w:color="auto"/>
        <w:left w:val="none" w:sz="0" w:space="0" w:color="auto"/>
        <w:bottom w:val="none" w:sz="0" w:space="0" w:color="auto"/>
        <w:right w:val="none" w:sz="0" w:space="0" w:color="auto"/>
      </w:divBdr>
    </w:div>
    <w:div w:id="389965643">
      <w:marLeft w:val="640"/>
      <w:marRight w:val="0"/>
      <w:marTop w:val="0"/>
      <w:marBottom w:val="0"/>
      <w:divBdr>
        <w:top w:val="none" w:sz="0" w:space="0" w:color="auto"/>
        <w:left w:val="none" w:sz="0" w:space="0" w:color="auto"/>
        <w:bottom w:val="none" w:sz="0" w:space="0" w:color="auto"/>
        <w:right w:val="none" w:sz="0" w:space="0" w:color="auto"/>
      </w:divBdr>
    </w:div>
    <w:div w:id="390004841">
      <w:marLeft w:val="640"/>
      <w:marRight w:val="0"/>
      <w:marTop w:val="0"/>
      <w:marBottom w:val="0"/>
      <w:divBdr>
        <w:top w:val="none" w:sz="0" w:space="0" w:color="auto"/>
        <w:left w:val="none" w:sz="0" w:space="0" w:color="auto"/>
        <w:bottom w:val="none" w:sz="0" w:space="0" w:color="auto"/>
        <w:right w:val="none" w:sz="0" w:space="0" w:color="auto"/>
      </w:divBdr>
    </w:div>
    <w:div w:id="390158767">
      <w:marLeft w:val="640"/>
      <w:marRight w:val="0"/>
      <w:marTop w:val="0"/>
      <w:marBottom w:val="0"/>
      <w:divBdr>
        <w:top w:val="none" w:sz="0" w:space="0" w:color="auto"/>
        <w:left w:val="none" w:sz="0" w:space="0" w:color="auto"/>
        <w:bottom w:val="none" w:sz="0" w:space="0" w:color="auto"/>
        <w:right w:val="none" w:sz="0" w:space="0" w:color="auto"/>
      </w:divBdr>
    </w:div>
    <w:div w:id="390228249">
      <w:marLeft w:val="640"/>
      <w:marRight w:val="0"/>
      <w:marTop w:val="0"/>
      <w:marBottom w:val="0"/>
      <w:divBdr>
        <w:top w:val="none" w:sz="0" w:space="0" w:color="auto"/>
        <w:left w:val="none" w:sz="0" w:space="0" w:color="auto"/>
        <w:bottom w:val="none" w:sz="0" w:space="0" w:color="auto"/>
        <w:right w:val="none" w:sz="0" w:space="0" w:color="auto"/>
      </w:divBdr>
    </w:div>
    <w:div w:id="390230912">
      <w:marLeft w:val="640"/>
      <w:marRight w:val="0"/>
      <w:marTop w:val="0"/>
      <w:marBottom w:val="0"/>
      <w:divBdr>
        <w:top w:val="none" w:sz="0" w:space="0" w:color="auto"/>
        <w:left w:val="none" w:sz="0" w:space="0" w:color="auto"/>
        <w:bottom w:val="none" w:sz="0" w:space="0" w:color="auto"/>
        <w:right w:val="none" w:sz="0" w:space="0" w:color="auto"/>
      </w:divBdr>
    </w:div>
    <w:div w:id="390427094">
      <w:marLeft w:val="640"/>
      <w:marRight w:val="0"/>
      <w:marTop w:val="0"/>
      <w:marBottom w:val="0"/>
      <w:divBdr>
        <w:top w:val="none" w:sz="0" w:space="0" w:color="auto"/>
        <w:left w:val="none" w:sz="0" w:space="0" w:color="auto"/>
        <w:bottom w:val="none" w:sz="0" w:space="0" w:color="auto"/>
        <w:right w:val="none" w:sz="0" w:space="0" w:color="auto"/>
      </w:divBdr>
    </w:div>
    <w:div w:id="390467078">
      <w:marLeft w:val="640"/>
      <w:marRight w:val="0"/>
      <w:marTop w:val="0"/>
      <w:marBottom w:val="0"/>
      <w:divBdr>
        <w:top w:val="none" w:sz="0" w:space="0" w:color="auto"/>
        <w:left w:val="none" w:sz="0" w:space="0" w:color="auto"/>
        <w:bottom w:val="none" w:sz="0" w:space="0" w:color="auto"/>
        <w:right w:val="none" w:sz="0" w:space="0" w:color="auto"/>
      </w:divBdr>
    </w:div>
    <w:div w:id="390471853">
      <w:marLeft w:val="640"/>
      <w:marRight w:val="0"/>
      <w:marTop w:val="0"/>
      <w:marBottom w:val="0"/>
      <w:divBdr>
        <w:top w:val="none" w:sz="0" w:space="0" w:color="auto"/>
        <w:left w:val="none" w:sz="0" w:space="0" w:color="auto"/>
        <w:bottom w:val="none" w:sz="0" w:space="0" w:color="auto"/>
        <w:right w:val="none" w:sz="0" w:space="0" w:color="auto"/>
      </w:divBdr>
    </w:div>
    <w:div w:id="390538700">
      <w:marLeft w:val="640"/>
      <w:marRight w:val="0"/>
      <w:marTop w:val="0"/>
      <w:marBottom w:val="0"/>
      <w:divBdr>
        <w:top w:val="none" w:sz="0" w:space="0" w:color="auto"/>
        <w:left w:val="none" w:sz="0" w:space="0" w:color="auto"/>
        <w:bottom w:val="none" w:sz="0" w:space="0" w:color="auto"/>
        <w:right w:val="none" w:sz="0" w:space="0" w:color="auto"/>
      </w:divBdr>
    </w:div>
    <w:div w:id="390618183">
      <w:marLeft w:val="640"/>
      <w:marRight w:val="0"/>
      <w:marTop w:val="0"/>
      <w:marBottom w:val="0"/>
      <w:divBdr>
        <w:top w:val="none" w:sz="0" w:space="0" w:color="auto"/>
        <w:left w:val="none" w:sz="0" w:space="0" w:color="auto"/>
        <w:bottom w:val="none" w:sz="0" w:space="0" w:color="auto"/>
        <w:right w:val="none" w:sz="0" w:space="0" w:color="auto"/>
      </w:divBdr>
    </w:div>
    <w:div w:id="390619998">
      <w:marLeft w:val="640"/>
      <w:marRight w:val="0"/>
      <w:marTop w:val="0"/>
      <w:marBottom w:val="0"/>
      <w:divBdr>
        <w:top w:val="none" w:sz="0" w:space="0" w:color="auto"/>
        <w:left w:val="none" w:sz="0" w:space="0" w:color="auto"/>
        <w:bottom w:val="none" w:sz="0" w:space="0" w:color="auto"/>
        <w:right w:val="none" w:sz="0" w:space="0" w:color="auto"/>
      </w:divBdr>
    </w:div>
    <w:div w:id="390688740">
      <w:marLeft w:val="640"/>
      <w:marRight w:val="0"/>
      <w:marTop w:val="0"/>
      <w:marBottom w:val="0"/>
      <w:divBdr>
        <w:top w:val="none" w:sz="0" w:space="0" w:color="auto"/>
        <w:left w:val="none" w:sz="0" w:space="0" w:color="auto"/>
        <w:bottom w:val="none" w:sz="0" w:space="0" w:color="auto"/>
        <w:right w:val="none" w:sz="0" w:space="0" w:color="auto"/>
      </w:divBdr>
    </w:div>
    <w:div w:id="390733859">
      <w:marLeft w:val="640"/>
      <w:marRight w:val="0"/>
      <w:marTop w:val="0"/>
      <w:marBottom w:val="0"/>
      <w:divBdr>
        <w:top w:val="none" w:sz="0" w:space="0" w:color="auto"/>
        <w:left w:val="none" w:sz="0" w:space="0" w:color="auto"/>
        <w:bottom w:val="none" w:sz="0" w:space="0" w:color="auto"/>
        <w:right w:val="none" w:sz="0" w:space="0" w:color="auto"/>
      </w:divBdr>
    </w:div>
    <w:div w:id="390735886">
      <w:marLeft w:val="640"/>
      <w:marRight w:val="0"/>
      <w:marTop w:val="0"/>
      <w:marBottom w:val="0"/>
      <w:divBdr>
        <w:top w:val="none" w:sz="0" w:space="0" w:color="auto"/>
        <w:left w:val="none" w:sz="0" w:space="0" w:color="auto"/>
        <w:bottom w:val="none" w:sz="0" w:space="0" w:color="auto"/>
        <w:right w:val="none" w:sz="0" w:space="0" w:color="auto"/>
      </w:divBdr>
    </w:div>
    <w:div w:id="390737343">
      <w:marLeft w:val="640"/>
      <w:marRight w:val="0"/>
      <w:marTop w:val="0"/>
      <w:marBottom w:val="0"/>
      <w:divBdr>
        <w:top w:val="none" w:sz="0" w:space="0" w:color="auto"/>
        <w:left w:val="none" w:sz="0" w:space="0" w:color="auto"/>
        <w:bottom w:val="none" w:sz="0" w:space="0" w:color="auto"/>
        <w:right w:val="none" w:sz="0" w:space="0" w:color="auto"/>
      </w:divBdr>
    </w:div>
    <w:div w:id="390808854">
      <w:marLeft w:val="640"/>
      <w:marRight w:val="0"/>
      <w:marTop w:val="0"/>
      <w:marBottom w:val="0"/>
      <w:divBdr>
        <w:top w:val="none" w:sz="0" w:space="0" w:color="auto"/>
        <w:left w:val="none" w:sz="0" w:space="0" w:color="auto"/>
        <w:bottom w:val="none" w:sz="0" w:space="0" w:color="auto"/>
        <w:right w:val="none" w:sz="0" w:space="0" w:color="auto"/>
      </w:divBdr>
    </w:div>
    <w:div w:id="391006176">
      <w:marLeft w:val="640"/>
      <w:marRight w:val="0"/>
      <w:marTop w:val="0"/>
      <w:marBottom w:val="0"/>
      <w:divBdr>
        <w:top w:val="none" w:sz="0" w:space="0" w:color="auto"/>
        <w:left w:val="none" w:sz="0" w:space="0" w:color="auto"/>
        <w:bottom w:val="none" w:sz="0" w:space="0" w:color="auto"/>
        <w:right w:val="none" w:sz="0" w:space="0" w:color="auto"/>
      </w:divBdr>
    </w:div>
    <w:div w:id="391076066">
      <w:marLeft w:val="640"/>
      <w:marRight w:val="0"/>
      <w:marTop w:val="0"/>
      <w:marBottom w:val="0"/>
      <w:divBdr>
        <w:top w:val="none" w:sz="0" w:space="0" w:color="auto"/>
        <w:left w:val="none" w:sz="0" w:space="0" w:color="auto"/>
        <w:bottom w:val="none" w:sz="0" w:space="0" w:color="auto"/>
        <w:right w:val="none" w:sz="0" w:space="0" w:color="auto"/>
      </w:divBdr>
    </w:div>
    <w:div w:id="391076701">
      <w:marLeft w:val="640"/>
      <w:marRight w:val="0"/>
      <w:marTop w:val="0"/>
      <w:marBottom w:val="0"/>
      <w:divBdr>
        <w:top w:val="none" w:sz="0" w:space="0" w:color="auto"/>
        <w:left w:val="none" w:sz="0" w:space="0" w:color="auto"/>
        <w:bottom w:val="none" w:sz="0" w:space="0" w:color="auto"/>
        <w:right w:val="none" w:sz="0" w:space="0" w:color="auto"/>
      </w:divBdr>
    </w:div>
    <w:div w:id="391081969">
      <w:marLeft w:val="640"/>
      <w:marRight w:val="0"/>
      <w:marTop w:val="0"/>
      <w:marBottom w:val="0"/>
      <w:divBdr>
        <w:top w:val="none" w:sz="0" w:space="0" w:color="auto"/>
        <w:left w:val="none" w:sz="0" w:space="0" w:color="auto"/>
        <w:bottom w:val="none" w:sz="0" w:space="0" w:color="auto"/>
        <w:right w:val="none" w:sz="0" w:space="0" w:color="auto"/>
      </w:divBdr>
    </w:div>
    <w:div w:id="391121582">
      <w:marLeft w:val="640"/>
      <w:marRight w:val="0"/>
      <w:marTop w:val="0"/>
      <w:marBottom w:val="0"/>
      <w:divBdr>
        <w:top w:val="none" w:sz="0" w:space="0" w:color="auto"/>
        <w:left w:val="none" w:sz="0" w:space="0" w:color="auto"/>
        <w:bottom w:val="none" w:sz="0" w:space="0" w:color="auto"/>
        <w:right w:val="none" w:sz="0" w:space="0" w:color="auto"/>
      </w:divBdr>
    </w:div>
    <w:div w:id="391121785">
      <w:marLeft w:val="640"/>
      <w:marRight w:val="0"/>
      <w:marTop w:val="0"/>
      <w:marBottom w:val="0"/>
      <w:divBdr>
        <w:top w:val="none" w:sz="0" w:space="0" w:color="auto"/>
        <w:left w:val="none" w:sz="0" w:space="0" w:color="auto"/>
        <w:bottom w:val="none" w:sz="0" w:space="0" w:color="auto"/>
        <w:right w:val="none" w:sz="0" w:space="0" w:color="auto"/>
      </w:divBdr>
    </w:div>
    <w:div w:id="391122984">
      <w:marLeft w:val="640"/>
      <w:marRight w:val="0"/>
      <w:marTop w:val="0"/>
      <w:marBottom w:val="0"/>
      <w:divBdr>
        <w:top w:val="none" w:sz="0" w:space="0" w:color="auto"/>
        <w:left w:val="none" w:sz="0" w:space="0" w:color="auto"/>
        <w:bottom w:val="none" w:sz="0" w:space="0" w:color="auto"/>
        <w:right w:val="none" w:sz="0" w:space="0" w:color="auto"/>
      </w:divBdr>
    </w:div>
    <w:div w:id="391125320">
      <w:marLeft w:val="640"/>
      <w:marRight w:val="0"/>
      <w:marTop w:val="0"/>
      <w:marBottom w:val="0"/>
      <w:divBdr>
        <w:top w:val="none" w:sz="0" w:space="0" w:color="auto"/>
        <w:left w:val="none" w:sz="0" w:space="0" w:color="auto"/>
        <w:bottom w:val="none" w:sz="0" w:space="0" w:color="auto"/>
        <w:right w:val="none" w:sz="0" w:space="0" w:color="auto"/>
      </w:divBdr>
    </w:div>
    <w:div w:id="391194402">
      <w:marLeft w:val="640"/>
      <w:marRight w:val="0"/>
      <w:marTop w:val="0"/>
      <w:marBottom w:val="0"/>
      <w:divBdr>
        <w:top w:val="none" w:sz="0" w:space="0" w:color="auto"/>
        <w:left w:val="none" w:sz="0" w:space="0" w:color="auto"/>
        <w:bottom w:val="none" w:sz="0" w:space="0" w:color="auto"/>
        <w:right w:val="none" w:sz="0" w:space="0" w:color="auto"/>
      </w:divBdr>
    </w:div>
    <w:div w:id="391200496">
      <w:marLeft w:val="640"/>
      <w:marRight w:val="0"/>
      <w:marTop w:val="0"/>
      <w:marBottom w:val="0"/>
      <w:divBdr>
        <w:top w:val="none" w:sz="0" w:space="0" w:color="auto"/>
        <w:left w:val="none" w:sz="0" w:space="0" w:color="auto"/>
        <w:bottom w:val="none" w:sz="0" w:space="0" w:color="auto"/>
        <w:right w:val="none" w:sz="0" w:space="0" w:color="auto"/>
      </w:divBdr>
    </w:div>
    <w:div w:id="391268730">
      <w:marLeft w:val="640"/>
      <w:marRight w:val="0"/>
      <w:marTop w:val="0"/>
      <w:marBottom w:val="0"/>
      <w:divBdr>
        <w:top w:val="none" w:sz="0" w:space="0" w:color="auto"/>
        <w:left w:val="none" w:sz="0" w:space="0" w:color="auto"/>
        <w:bottom w:val="none" w:sz="0" w:space="0" w:color="auto"/>
        <w:right w:val="none" w:sz="0" w:space="0" w:color="auto"/>
      </w:divBdr>
    </w:div>
    <w:div w:id="391272098">
      <w:marLeft w:val="640"/>
      <w:marRight w:val="0"/>
      <w:marTop w:val="0"/>
      <w:marBottom w:val="0"/>
      <w:divBdr>
        <w:top w:val="none" w:sz="0" w:space="0" w:color="auto"/>
        <w:left w:val="none" w:sz="0" w:space="0" w:color="auto"/>
        <w:bottom w:val="none" w:sz="0" w:space="0" w:color="auto"/>
        <w:right w:val="none" w:sz="0" w:space="0" w:color="auto"/>
      </w:divBdr>
    </w:div>
    <w:div w:id="391272637">
      <w:marLeft w:val="640"/>
      <w:marRight w:val="0"/>
      <w:marTop w:val="0"/>
      <w:marBottom w:val="0"/>
      <w:divBdr>
        <w:top w:val="none" w:sz="0" w:space="0" w:color="auto"/>
        <w:left w:val="none" w:sz="0" w:space="0" w:color="auto"/>
        <w:bottom w:val="none" w:sz="0" w:space="0" w:color="auto"/>
        <w:right w:val="none" w:sz="0" w:space="0" w:color="auto"/>
      </w:divBdr>
    </w:div>
    <w:div w:id="391273809">
      <w:marLeft w:val="640"/>
      <w:marRight w:val="0"/>
      <w:marTop w:val="0"/>
      <w:marBottom w:val="0"/>
      <w:divBdr>
        <w:top w:val="none" w:sz="0" w:space="0" w:color="auto"/>
        <w:left w:val="none" w:sz="0" w:space="0" w:color="auto"/>
        <w:bottom w:val="none" w:sz="0" w:space="0" w:color="auto"/>
        <w:right w:val="none" w:sz="0" w:space="0" w:color="auto"/>
      </w:divBdr>
    </w:div>
    <w:div w:id="391277854">
      <w:marLeft w:val="640"/>
      <w:marRight w:val="0"/>
      <w:marTop w:val="0"/>
      <w:marBottom w:val="0"/>
      <w:divBdr>
        <w:top w:val="none" w:sz="0" w:space="0" w:color="auto"/>
        <w:left w:val="none" w:sz="0" w:space="0" w:color="auto"/>
        <w:bottom w:val="none" w:sz="0" w:space="0" w:color="auto"/>
        <w:right w:val="none" w:sz="0" w:space="0" w:color="auto"/>
      </w:divBdr>
    </w:div>
    <w:div w:id="391344290">
      <w:marLeft w:val="640"/>
      <w:marRight w:val="0"/>
      <w:marTop w:val="0"/>
      <w:marBottom w:val="0"/>
      <w:divBdr>
        <w:top w:val="none" w:sz="0" w:space="0" w:color="auto"/>
        <w:left w:val="none" w:sz="0" w:space="0" w:color="auto"/>
        <w:bottom w:val="none" w:sz="0" w:space="0" w:color="auto"/>
        <w:right w:val="none" w:sz="0" w:space="0" w:color="auto"/>
      </w:divBdr>
    </w:div>
    <w:div w:id="391386418">
      <w:marLeft w:val="640"/>
      <w:marRight w:val="0"/>
      <w:marTop w:val="0"/>
      <w:marBottom w:val="0"/>
      <w:divBdr>
        <w:top w:val="none" w:sz="0" w:space="0" w:color="auto"/>
        <w:left w:val="none" w:sz="0" w:space="0" w:color="auto"/>
        <w:bottom w:val="none" w:sz="0" w:space="0" w:color="auto"/>
        <w:right w:val="none" w:sz="0" w:space="0" w:color="auto"/>
      </w:divBdr>
    </w:div>
    <w:div w:id="391388636">
      <w:marLeft w:val="640"/>
      <w:marRight w:val="0"/>
      <w:marTop w:val="0"/>
      <w:marBottom w:val="0"/>
      <w:divBdr>
        <w:top w:val="none" w:sz="0" w:space="0" w:color="auto"/>
        <w:left w:val="none" w:sz="0" w:space="0" w:color="auto"/>
        <w:bottom w:val="none" w:sz="0" w:space="0" w:color="auto"/>
        <w:right w:val="none" w:sz="0" w:space="0" w:color="auto"/>
      </w:divBdr>
    </w:div>
    <w:div w:id="391391662">
      <w:marLeft w:val="640"/>
      <w:marRight w:val="0"/>
      <w:marTop w:val="0"/>
      <w:marBottom w:val="0"/>
      <w:divBdr>
        <w:top w:val="none" w:sz="0" w:space="0" w:color="auto"/>
        <w:left w:val="none" w:sz="0" w:space="0" w:color="auto"/>
        <w:bottom w:val="none" w:sz="0" w:space="0" w:color="auto"/>
        <w:right w:val="none" w:sz="0" w:space="0" w:color="auto"/>
      </w:divBdr>
    </w:div>
    <w:div w:id="391465725">
      <w:marLeft w:val="640"/>
      <w:marRight w:val="0"/>
      <w:marTop w:val="0"/>
      <w:marBottom w:val="0"/>
      <w:divBdr>
        <w:top w:val="none" w:sz="0" w:space="0" w:color="auto"/>
        <w:left w:val="none" w:sz="0" w:space="0" w:color="auto"/>
        <w:bottom w:val="none" w:sz="0" w:space="0" w:color="auto"/>
        <w:right w:val="none" w:sz="0" w:space="0" w:color="auto"/>
      </w:divBdr>
    </w:div>
    <w:div w:id="391466729">
      <w:marLeft w:val="640"/>
      <w:marRight w:val="0"/>
      <w:marTop w:val="0"/>
      <w:marBottom w:val="0"/>
      <w:divBdr>
        <w:top w:val="none" w:sz="0" w:space="0" w:color="auto"/>
        <w:left w:val="none" w:sz="0" w:space="0" w:color="auto"/>
        <w:bottom w:val="none" w:sz="0" w:space="0" w:color="auto"/>
        <w:right w:val="none" w:sz="0" w:space="0" w:color="auto"/>
      </w:divBdr>
    </w:div>
    <w:div w:id="391468499">
      <w:marLeft w:val="640"/>
      <w:marRight w:val="0"/>
      <w:marTop w:val="0"/>
      <w:marBottom w:val="0"/>
      <w:divBdr>
        <w:top w:val="none" w:sz="0" w:space="0" w:color="auto"/>
        <w:left w:val="none" w:sz="0" w:space="0" w:color="auto"/>
        <w:bottom w:val="none" w:sz="0" w:space="0" w:color="auto"/>
        <w:right w:val="none" w:sz="0" w:space="0" w:color="auto"/>
      </w:divBdr>
    </w:div>
    <w:div w:id="391542970">
      <w:marLeft w:val="640"/>
      <w:marRight w:val="0"/>
      <w:marTop w:val="0"/>
      <w:marBottom w:val="0"/>
      <w:divBdr>
        <w:top w:val="none" w:sz="0" w:space="0" w:color="auto"/>
        <w:left w:val="none" w:sz="0" w:space="0" w:color="auto"/>
        <w:bottom w:val="none" w:sz="0" w:space="0" w:color="auto"/>
        <w:right w:val="none" w:sz="0" w:space="0" w:color="auto"/>
      </w:divBdr>
    </w:div>
    <w:div w:id="391582298">
      <w:marLeft w:val="640"/>
      <w:marRight w:val="0"/>
      <w:marTop w:val="0"/>
      <w:marBottom w:val="0"/>
      <w:divBdr>
        <w:top w:val="none" w:sz="0" w:space="0" w:color="auto"/>
        <w:left w:val="none" w:sz="0" w:space="0" w:color="auto"/>
        <w:bottom w:val="none" w:sz="0" w:space="0" w:color="auto"/>
        <w:right w:val="none" w:sz="0" w:space="0" w:color="auto"/>
      </w:divBdr>
    </w:div>
    <w:div w:id="391662808">
      <w:marLeft w:val="640"/>
      <w:marRight w:val="0"/>
      <w:marTop w:val="0"/>
      <w:marBottom w:val="0"/>
      <w:divBdr>
        <w:top w:val="none" w:sz="0" w:space="0" w:color="auto"/>
        <w:left w:val="none" w:sz="0" w:space="0" w:color="auto"/>
        <w:bottom w:val="none" w:sz="0" w:space="0" w:color="auto"/>
        <w:right w:val="none" w:sz="0" w:space="0" w:color="auto"/>
      </w:divBdr>
    </w:div>
    <w:div w:id="391806633">
      <w:marLeft w:val="480"/>
      <w:marRight w:val="0"/>
      <w:marTop w:val="0"/>
      <w:marBottom w:val="0"/>
      <w:divBdr>
        <w:top w:val="none" w:sz="0" w:space="0" w:color="auto"/>
        <w:left w:val="none" w:sz="0" w:space="0" w:color="auto"/>
        <w:bottom w:val="none" w:sz="0" w:space="0" w:color="auto"/>
        <w:right w:val="none" w:sz="0" w:space="0" w:color="auto"/>
      </w:divBdr>
    </w:div>
    <w:div w:id="391852099">
      <w:marLeft w:val="640"/>
      <w:marRight w:val="0"/>
      <w:marTop w:val="0"/>
      <w:marBottom w:val="0"/>
      <w:divBdr>
        <w:top w:val="none" w:sz="0" w:space="0" w:color="auto"/>
        <w:left w:val="none" w:sz="0" w:space="0" w:color="auto"/>
        <w:bottom w:val="none" w:sz="0" w:space="0" w:color="auto"/>
        <w:right w:val="none" w:sz="0" w:space="0" w:color="auto"/>
      </w:divBdr>
    </w:div>
    <w:div w:id="391929797">
      <w:marLeft w:val="640"/>
      <w:marRight w:val="0"/>
      <w:marTop w:val="0"/>
      <w:marBottom w:val="0"/>
      <w:divBdr>
        <w:top w:val="none" w:sz="0" w:space="0" w:color="auto"/>
        <w:left w:val="none" w:sz="0" w:space="0" w:color="auto"/>
        <w:bottom w:val="none" w:sz="0" w:space="0" w:color="auto"/>
        <w:right w:val="none" w:sz="0" w:space="0" w:color="auto"/>
      </w:divBdr>
    </w:div>
    <w:div w:id="392000165">
      <w:marLeft w:val="640"/>
      <w:marRight w:val="0"/>
      <w:marTop w:val="0"/>
      <w:marBottom w:val="0"/>
      <w:divBdr>
        <w:top w:val="none" w:sz="0" w:space="0" w:color="auto"/>
        <w:left w:val="none" w:sz="0" w:space="0" w:color="auto"/>
        <w:bottom w:val="none" w:sz="0" w:space="0" w:color="auto"/>
        <w:right w:val="none" w:sz="0" w:space="0" w:color="auto"/>
      </w:divBdr>
    </w:div>
    <w:div w:id="392001502">
      <w:marLeft w:val="640"/>
      <w:marRight w:val="0"/>
      <w:marTop w:val="0"/>
      <w:marBottom w:val="0"/>
      <w:divBdr>
        <w:top w:val="none" w:sz="0" w:space="0" w:color="auto"/>
        <w:left w:val="none" w:sz="0" w:space="0" w:color="auto"/>
        <w:bottom w:val="none" w:sz="0" w:space="0" w:color="auto"/>
        <w:right w:val="none" w:sz="0" w:space="0" w:color="auto"/>
      </w:divBdr>
    </w:div>
    <w:div w:id="392048447">
      <w:marLeft w:val="640"/>
      <w:marRight w:val="0"/>
      <w:marTop w:val="0"/>
      <w:marBottom w:val="0"/>
      <w:divBdr>
        <w:top w:val="none" w:sz="0" w:space="0" w:color="auto"/>
        <w:left w:val="none" w:sz="0" w:space="0" w:color="auto"/>
        <w:bottom w:val="none" w:sz="0" w:space="0" w:color="auto"/>
        <w:right w:val="none" w:sz="0" w:space="0" w:color="auto"/>
      </w:divBdr>
    </w:div>
    <w:div w:id="392120907">
      <w:marLeft w:val="640"/>
      <w:marRight w:val="0"/>
      <w:marTop w:val="0"/>
      <w:marBottom w:val="0"/>
      <w:divBdr>
        <w:top w:val="none" w:sz="0" w:space="0" w:color="auto"/>
        <w:left w:val="none" w:sz="0" w:space="0" w:color="auto"/>
        <w:bottom w:val="none" w:sz="0" w:space="0" w:color="auto"/>
        <w:right w:val="none" w:sz="0" w:space="0" w:color="auto"/>
      </w:divBdr>
    </w:div>
    <w:div w:id="392121721">
      <w:marLeft w:val="640"/>
      <w:marRight w:val="0"/>
      <w:marTop w:val="0"/>
      <w:marBottom w:val="0"/>
      <w:divBdr>
        <w:top w:val="none" w:sz="0" w:space="0" w:color="auto"/>
        <w:left w:val="none" w:sz="0" w:space="0" w:color="auto"/>
        <w:bottom w:val="none" w:sz="0" w:space="0" w:color="auto"/>
        <w:right w:val="none" w:sz="0" w:space="0" w:color="auto"/>
      </w:divBdr>
    </w:div>
    <w:div w:id="392123280">
      <w:marLeft w:val="640"/>
      <w:marRight w:val="0"/>
      <w:marTop w:val="0"/>
      <w:marBottom w:val="0"/>
      <w:divBdr>
        <w:top w:val="none" w:sz="0" w:space="0" w:color="auto"/>
        <w:left w:val="none" w:sz="0" w:space="0" w:color="auto"/>
        <w:bottom w:val="none" w:sz="0" w:space="0" w:color="auto"/>
        <w:right w:val="none" w:sz="0" w:space="0" w:color="auto"/>
      </w:divBdr>
    </w:div>
    <w:div w:id="392168275">
      <w:marLeft w:val="640"/>
      <w:marRight w:val="0"/>
      <w:marTop w:val="0"/>
      <w:marBottom w:val="0"/>
      <w:divBdr>
        <w:top w:val="none" w:sz="0" w:space="0" w:color="auto"/>
        <w:left w:val="none" w:sz="0" w:space="0" w:color="auto"/>
        <w:bottom w:val="none" w:sz="0" w:space="0" w:color="auto"/>
        <w:right w:val="none" w:sz="0" w:space="0" w:color="auto"/>
      </w:divBdr>
    </w:div>
    <w:div w:id="392168852">
      <w:marLeft w:val="640"/>
      <w:marRight w:val="0"/>
      <w:marTop w:val="0"/>
      <w:marBottom w:val="0"/>
      <w:divBdr>
        <w:top w:val="none" w:sz="0" w:space="0" w:color="auto"/>
        <w:left w:val="none" w:sz="0" w:space="0" w:color="auto"/>
        <w:bottom w:val="none" w:sz="0" w:space="0" w:color="auto"/>
        <w:right w:val="none" w:sz="0" w:space="0" w:color="auto"/>
      </w:divBdr>
    </w:div>
    <w:div w:id="392193951">
      <w:marLeft w:val="640"/>
      <w:marRight w:val="0"/>
      <w:marTop w:val="0"/>
      <w:marBottom w:val="0"/>
      <w:divBdr>
        <w:top w:val="none" w:sz="0" w:space="0" w:color="auto"/>
        <w:left w:val="none" w:sz="0" w:space="0" w:color="auto"/>
        <w:bottom w:val="none" w:sz="0" w:space="0" w:color="auto"/>
        <w:right w:val="none" w:sz="0" w:space="0" w:color="auto"/>
      </w:divBdr>
    </w:div>
    <w:div w:id="392318780">
      <w:marLeft w:val="640"/>
      <w:marRight w:val="0"/>
      <w:marTop w:val="0"/>
      <w:marBottom w:val="0"/>
      <w:divBdr>
        <w:top w:val="none" w:sz="0" w:space="0" w:color="auto"/>
        <w:left w:val="none" w:sz="0" w:space="0" w:color="auto"/>
        <w:bottom w:val="none" w:sz="0" w:space="0" w:color="auto"/>
        <w:right w:val="none" w:sz="0" w:space="0" w:color="auto"/>
      </w:divBdr>
    </w:div>
    <w:div w:id="392512785">
      <w:marLeft w:val="640"/>
      <w:marRight w:val="0"/>
      <w:marTop w:val="0"/>
      <w:marBottom w:val="0"/>
      <w:divBdr>
        <w:top w:val="none" w:sz="0" w:space="0" w:color="auto"/>
        <w:left w:val="none" w:sz="0" w:space="0" w:color="auto"/>
        <w:bottom w:val="none" w:sz="0" w:space="0" w:color="auto"/>
        <w:right w:val="none" w:sz="0" w:space="0" w:color="auto"/>
      </w:divBdr>
    </w:div>
    <w:div w:id="392580684">
      <w:marLeft w:val="640"/>
      <w:marRight w:val="0"/>
      <w:marTop w:val="0"/>
      <w:marBottom w:val="0"/>
      <w:divBdr>
        <w:top w:val="none" w:sz="0" w:space="0" w:color="auto"/>
        <w:left w:val="none" w:sz="0" w:space="0" w:color="auto"/>
        <w:bottom w:val="none" w:sz="0" w:space="0" w:color="auto"/>
        <w:right w:val="none" w:sz="0" w:space="0" w:color="auto"/>
      </w:divBdr>
    </w:div>
    <w:div w:id="392582711">
      <w:marLeft w:val="640"/>
      <w:marRight w:val="0"/>
      <w:marTop w:val="0"/>
      <w:marBottom w:val="0"/>
      <w:divBdr>
        <w:top w:val="none" w:sz="0" w:space="0" w:color="auto"/>
        <w:left w:val="none" w:sz="0" w:space="0" w:color="auto"/>
        <w:bottom w:val="none" w:sz="0" w:space="0" w:color="auto"/>
        <w:right w:val="none" w:sz="0" w:space="0" w:color="auto"/>
      </w:divBdr>
    </w:div>
    <w:div w:id="392584028">
      <w:marLeft w:val="640"/>
      <w:marRight w:val="0"/>
      <w:marTop w:val="0"/>
      <w:marBottom w:val="0"/>
      <w:divBdr>
        <w:top w:val="none" w:sz="0" w:space="0" w:color="auto"/>
        <w:left w:val="none" w:sz="0" w:space="0" w:color="auto"/>
        <w:bottom w:val="none" w:sz="0" w:space="0" w:color="auto"/>
        <w:right w:val="none" w:sz="0" w:space="0" w:color="auto"/>
      </w:divBdr>
    </w:div>
    <w:div w:id="392588000">
      <w:marLeft w:val="640"/>
      <w:marRight w:val="0"/>
      <w:marTop w:val="0"/>
      <w:marBottom w:val="0"/>
      <w:divBdr>
        <w:top w:val="none" w:sz="0" w:space="0" w:color="auto"/>
        <w:left w:val="none" w:sz="0" w:space="0" w:color="auto"/>
        <w:bottom w:val="none" w:sz="0" w:space="0" w:color="auto"/>
        <w:right w:val="none" w:sz="0" w:space="0" w:color="auto"/>
      </w:divBdr>
    </w:div>
    <w:div w:id="392629401">
      <w:marLeft w:val="640"/>
      <w:marRight w:val="0"/>
      <w:marTop w:val="0"/>
      <w:marBottom w:val="0"/>
      <w:divBdr>
        <w:top w:val="none" w:sz="0" w:space="0" w:color="auto"/>
        <w:left w:val="none" w:sz="0" w:space="0" w:color="auto"/>
        <w:bottom w:val="none" w:sz="0" w:space="0" w:color="auto"/>
        <w:right w:val="none" w:sz="0" w:space="0" w:color="auto"/>
      </w:divBdr>
    </w:div>
    <w:div w:id="392698092">
      <w:marLeft w:val="640"/>
      <w:marRight w:val="0"/>
      <w:marTop w:val="0"/>
      <w:marBottom w:val="0"/>
      <w:divBdr>
        <w:top w:val="none" w:sz="0" w:space="0" w:color="auto"/>
        <w:left w:val="none" w:sz="0" w:space="0" w:color="auto"/>
        <w:bottom w:val="none" w:sz="0" w:space="0" w:color="auto"/>
        <w:right w:val="none" w:sz="0" w:space="0" w:color="auto"/>
      </w:divBdr>
    </w:div>
    <w:div w:id="392704058">
      <w:marLeft w:val="640"/>
      <w:marRight w:val="0"/>
      <w:marTop w:val="0"/>
      <w:marBottom w:val="0"/>
      <w:divBdr>
        <w:top w:val="none" w:sz="0" w:space="0" w:color="auto"/>
        <w:left w:val="none" w:sz="0" w:space="0" w:color="auto"/>
        <w:bottom w:val="none" w:sz="0" w:space="0" w:color="auto"/>
        <w:right w:val="none" w:sz="0" w:space="0" w:color="auto"/>
      </w:divBdr>
    </w:div>
    <w:div w:id="392824084">
      <w:marLeft w:val="640"/>
      <w:marRight w:val="0"/>
      <w:marTop w:val="0"/>
      <w:marBottom w:val="0"/>
      <w:divBdr>
        <w:top w:val="none" w:sz="0" w:space="0" w:color="auto"/>
        <w:left w:val="none" w:sz="0" w:space="0" w:color="auto"/>
        <w:bottom w:val="none" w:sz="0" w:space="0" w:color="auto"/>
        <w:right w:val="none" w:sz="0" w:space="0" w:color="auto"/>
      </w:divBdr>
    </w:div>
    <w:div w:id="392853298">
      <w:marLeft w:val="640"/>
      <w:marRight w:val="0"/>
      <w:marTop w:val="0"/>
      <w:marBottom w:val="0"/>
      <w:divBdr>
        <w:top w:val="none" w:sz="0" w:space="0" w:color="auto"/>
        <w:left w:val="none" w:sz="0" w:space="0" w:color="auto"/>
        <w:bottom w:val="none" w:sz="0" w:space="0" w:color="auto"/>
        <w:right w:val="none" w:sz="0" w:space="0" w:color="auto"/>
      </w:divBdr>
    </w:div>
    <w:div w:id="392896851">
      <w:marLeft w:val="640"/>
      <w:marRight w:val="0"/>
      <w:marTop w:val="0"/>
      <w:marBottom w:val="0"/>
      <w:divBdr>
        <w:top w:val="none" w:sz="0" w:space="0" w:color="auto"/>
        <w:left w:val="none" w:sz="0" w:space="0" w:color="auto"/>
        <w:bottom w:val="none" w:sz="0" w:space="0" w:color="auto"/>
        <w:right w:val="none" w:sz="0" w:space="0" w:color="auto"/>
      </w:divBdr>
    </w:div>
    <w:div w:id="392973194">
      <w:marLeft w:val="640"/>
      <w:marRight w:val="0"/>
      <w:marTop w:val="0"/>
      <w:marBottom w:val="0"/>
      <w:divBdr>
        <w:top w:val="none" w:sz="0" w:space="0" w:color="auto"/>
        <w:left w:val="none" w:sz="0" w:space="0" w:color="auto"/>
        <w:bottom w:val="none" w:sz="0" w:space="0" w:color="auto"/>
        <w:right w:val="none" w:sz="0" w:space="0" w:color="auto"/>
      </w:divBdr>
    </w:div>
    <w:div w:id="393310340">
      <w:marLeft w:val="640"/>
      <w:marRight w:val="0"/>
      <w:marTop w:val="0"/>
      <w:marBottom w:val="0"/>
      <w:divBdr>
        <w:top w:val="none" w:sz="0" w:space="0" w:color="auto"/>
        <w:left w:val="none" w:sz="0" w:space="0" w:color="auto"/>
        <w:bottom w:val="none" w:sz="0" w:space="0" w:color="auto"/>
        <w:right w:val="none" w:sz="0" w:space="0" w:color="auto"/>
      </w:divBdr>
    </w:div>
    <w:div w:id="393311951">
      <w:marLeft w:val="640"/>
      <w:marRight w:val="0"/>
      <w:marTop w:val="0"/>
      <w:marBottom w:val="0"/>
      <w:divBdr>
        <w:top w:val="none" w:sz="0" w:space="0" w:color="auto"/>
        <w:left w:val="none" w:sz="0" w:space="0" w:color="auto"/>
        <w:bottom w:val="none" w:sz="0" w:space="0" w:color="auto"/>
        <w:right w:val="none" w:sz="0" w:space="0" w:color="auto"/>
      </w:divBdr>
    </w:div>
    <w:div w:id="393352109">
      <w:marLeft w:val="640"/>
      <w:marRight w:val="0"/>
      <w:marTop w:val="0"/>
      <w:marBottom w:val="0"/>
      <w:divBdr>
        <w:top w:val="none" w:sz="0" w:space="0" w:color="auto"/>
        <w:left w:val="none" w:sz="0" w:space="0" w:color="auto"/>
        <w:bottom w:val="none" w:sz="0" w:space="0" w:color="auto"/>
        <w:right w:val="none" w:sz="0" w:space="0" w:color="auto"/>
      </w:divBdr>
    </w:div>
    <w:div w:id="393352252">
      <w:marLeft w:val="640"/>
      <w:marRight w:val="0"/>
      <w:marTop w:val="0"/>
      <w:marBottom w:val="0"/>
      <w:divBdr>
        <w:top w:val="none" w:sz="0" w:space="0" w:color="auto"/>
        <w:left w:val="none" w:sz="0" w:space="0" w:color="auto"/>
        <w:bottom w:val="none" w:sz="0" w:space="0" w:color="auto"/>
        <w:right w:val="none" w:sz="0" w:space="0" w:color="auto"/>
      </w:divBdr>
    </w:div>
    <w:div w:id="393358512">
      <w:marLeft w:val="640"/>
      <w:marRight w:val="0"/>
      <w:marTop w:val="0"/>
      <w:marBottom w:val="0"/>
      <w:divBdr>
        <w:top w:val="none" w:sz="0" w:space="0" w:color="auto"/>
        <w:left w:val="none" w:sz="0" w:space="0" w:color="auto"/>
        <w:bottom w:val="none" w:sz="0" w:space="0" w:color="auto"/>
        <w:right w:val="none" w:sz="0" w:space="0" w:color="auto"/>
      </w:divBdr>
    </w:div>
    <w:div w:id="393360175">
      <w:marLeft w:val="640"/>
      <w:marRight w:val="0"/>
      <w:marTop w:val="0"/>
      <w:marBottom w:val="0"/>
      <w:divBdr>
        <w:top w:val="none" w:sz="0" w:space="0" w:color="auto"/>
        <w:left w:val="none" w:sz="0" w:space="0" w:color="auto"/>
        <w:bottom w:val="none" w:sz="0" w:space="0" w:color="auto"/>
        <w:right w:val="none" w:sz="0" w:space="0" w:color="auto"/>
      </w:divBdr>
    </w:div>
    <w:div w:id="393428268">
      <w:marLeft w:val="640"/>
      <w:marRight w:val="0"/>
      <w:marTop w:val="0"/>
      <w:marBottom w:val="0"/>
      <w:divBdr>
        <w:top w:val="none" w:sz="0" w:space="0" w:color="auto"/>
        <w:left w:val="none" w:sz="0" w:space="0" w:color="auto"/>
        <w:bottom w:val="none" w:sz="0" w:space="0" w:color="auto"/>
        <w:right w:val="none" w:sz="0" w:space="0" w:color="auto"/>
      </w:divBdr>
    </w:div>
    <w:div w:id="393622001">
      <w:marLeft w:val="640"/>
      <w:marRight w:val="0"/>
      <w:marTop w:val="0"/>
      <w:marBottom w:val="0"/>
      <w:divBdr>
        <w:top w:val="none" w:sz="0" w:space="0" w:color="auto"/>
        <w:left w:val="none" w:sz="0" w:space="0" w:color="auto"/>
        <w:bottom w:val="none" w:sz="0" w:space="0" w:color="auto"/>
        <w:right w:val="none" w:sz="0" w:space="0" w:color="auto"/>
      </w:divBdr>
    </w:div>
    <w:div w:id="393702726">
      <w:marLeft w:val="640"/>
      <w:marRight w:val="0"/>
      <w:marTop w:val="0"/>
      <w:marBottom w:val="0"/>
      <w:divBdr>
        <w:top w:val="none" w:sz="0" w:space="0" w:color="auto"/>
        <w:left w:val="none" w:sz="0" w:space="0" w:color="auto"/>
        <w:bottom w:val="none" w:sz="0" w:space="0" w:color="auto"/>
        <w:right w:val="none" w:sz="0" w:space="0" w:color="auto"/>
      </w:divBdr>
    </w:div>
    <w:div w:id="393704742">
      <w:marLeft w:val="640"/>
      <w:marRight w:val="0"/>
      <w:marTop w:val="0"/>
      <w:marBottom w:val="0"/>
      <w:divBdr>
        <w:top w:val="none" w:sz="0" w:space="0" w:color="auto"/>
        <w:left w:val="none" w:sz="0" w:space="0" w:color="auto"/>
        <w:bottom w:val="none" w:sz="0" w:space="0" w:color="auto"/>
        <w:right w:val="none" w:sz="0" w:space="0" w:color="auto"/>
      </w:divBdr>
    </w:div>
    <w:div w:id="393742626">
      <w:marLeft w:val="640"/>
      <w:marRight w:val="0"/>
      <w:marTop w:val="0"/>
      <w:marBottom w:val="0"/>
      <w:divBdr>
        <w:top w:val="none" w:sz="0" w:space="0" w:color="auto"/>
        <w:left w:val="none" w:sz="0" w:space="0" w:color="auto"/>
        <w:bottom w:val="none" w:sz="0" w:space="0" w:color="auto"/>
        <w:right w:val="none" w:sz="0" w:space="0" w:color="auto"/>
      </w:divBdr>
    </w:div>
    <w:div w:id="393814415">
      <w:marLeft w:val="640"/>
      <w:marRight w:val="0"/>
      <w:marTop w:val="0"/>
      <w:marBottom w:val="0"/>
      <w:divBdr>
        <w:top w:val="none" w:sz="0" w:space="0" w:color="auto"/>
        <w:left w:val="none" w:sz="0" w:space="0" w:color="auto"/>
        <w:bottom w:val="none" w:sz="0" w:space="0" w:color="auto"/>
        <w:right w:val="none" w:sz="0" w:space="0" w:color="auto"/>
      </w:divBdr>
    </w:div>
    <w:div w:id="393823326">
      <w:marLeft w:val="640"/>
      <w:marRight w:val="0"/>
      <w:marTop w:val="0"/>
      <w:marBottom w:val="0"/>
      <w:divBdr>
        <w:top w:val="none" w:sz="0" w:space="0" w:color="auto"/>
        <w:left w:val="none" w:sz="0" w:space="0" w:color="auto"/>
        <w:bottom w:val="none" w:sz="0" w:space="0" w:color="auto"/>
        <w:right w:val="none" w:sz="0" w:space="0" w:color="auto"/>
      </w:divBdr>
    </w:div>
    <w:div w:id="393894550">
      <w:marLeft w:val="640"/>
      <w:marRight w:val="0"/>
      <w:marTop w:val="0"/>
      <w:marBottom w:val="0"/>
      <w:divBdr>
        <w:top w:val="none" w:sz="0" w:space="0" w:color="auto"/>
        <w:left w:val="none" w:sz="0" w:space="0" w:color="auto"/>
        <w:bottom w:val="none" w:sz="0" w:space="0" w:color="auto"/>
        <w:right w:val="none" w:sz="0" w:space="0" w:color="auto"/>
      </w:divBdr>
    </w:div>
    <w:div w:id="393937183">
      <w:marLeft w:val="640"/>
      <w:marRight w:val="0"/>
      <w:marTop w:val="0"/>
      <w:marBottom w:val="0"/>
      <w:divBdr>
        <w:top w:val="none" w:sz="0" w:space="0" w:color="auto"/>
        <w:left w:val="none" w:sz="0" w:space="0" w:color="auto"/>
        <w:bottom w:val="none" w:sz="0" w:space="0" w:color="auto"/>
        <w:right w:val="none" w:sz="0" w:space="0" w:color="auto"/>
      </w:divBdr>
    </w:div>
    <w:div w:id="393937709">
      <w:marLeft w:val="640"/>
      <w:marRight w:val="0"/>
      <w:marTop w:val="0"/>
      <w:marBottom w:val="0"/>
      <w:divBdr>
        <w:top w:val="none" w:sz="0" w:space="0" w:color="auto"/>
        <w:left w:val="none" w:sz="0" w:space="0" w:color="auto"/>
        <w:bottom w:val="none" w:sz="0" w:space="0" w:color="auto"/>
        <w:right w:val="none" w:sz="0" w:space="0" w:color="auto"/>
      </w:divBdr>
    </w:div>
    <w:div w:id="394090393">
      <w:marLeft w:val="640"/>
      <w:marRight w:val="0"/>
      <w:marTop w:val="0"/>
      <w:marBottom w:val="0"/>
      <w:divBdr>
        <w:top w:val="none" w:sz="0" w:space="0" w:color="auto"/>
        <w:left w:val="none" w:sz="0" w:space="0" w:color="auto"/>
        <w:bottom w:val="none" w:sz="0" w:space="0" w:color="auto"/>
        <w:right w:val="none" w:sz="0" w:space="0" w:color="auto"/>
      </w:divBdr>
    </w:div>
    <w:div w:id="394203975">
      <w:marLeft w:val="640"/>
      <w:marRight w:val="0"/>
      <w:marTop w:val="0"/>
      <w:marBottom w:val="0"/>
      <w:divBdr>
        <w:top w:val="none" w:sz="0" w:space="0" w:color="auto"/>
        <w:left w:val="none" w:sz="0" w:space="0" w:color="auto"/>
        <w:bottom w:val="none" w:sz="0" w:space="0" w:color="auto"/>
        <w:right w:val="none" w:sz="0" w:space="0" w:color="auto"/>
      </w:divBdr>
    </w:div>
    <w:div w:id="394204713">
      <w:marLeft w:val="640"/>
      <w:marRight w:val="0"/>
      <w:marTop w:val="0"/>
      <w:marBottom w:val="0"/>
      <w:divBdr>
        <w:top w:val="none" w:sz="0" w:space="0" w:color="auto"/>
        <w:left w:val="none" w:sz="0" w:space="0" w:color="auto"/>
        <w:bottom w:val="none" w:sz="0" w:space="0" w:color="auto"/>
        <w:right w:val="none" w:sz="0" w:space="0" w:color="auto"/>
      </w:divBdr>
    </w:div>
    <w:div w:id="394276738">
      <w:marLeft w:val="640"/>
      <w:marRight w:val="0"/>
      <w:marTop w:val="0"/>
      <w:marBottom w:val="0"/>
      <w:divBdr>
        <w:top w:val="none" w:sz="0" w:space="0" w:color="auto"/>
        <w:left w:val="none" w:sz="0" w:space="0" w:color="auto"/>
        <w:bottom w:val="none" w:sz="0" w:space="0" w:color="auto"/>
        <w:right w:val="none" w:sz="0" w:space="0" w:color="auto"/>
      </w:divBdr>
    </w:div>
    <w:div w:id="394282296">
      <w:marLeft w:val="640"/>
      <w:marRight w:val="0"/>
      <w:marTop w:val="0"/>
      <w:marBottom w:val="0"/>
      <w:divBdr>
        <w:top w:val="none" w:sz="0" w:space="0" w:color="auto"/>
        <w:left w:val="none" w:sz="0" w:space="0" w:color="auto"/>
        <w:bottom w:val="none" w:sz="0" w:space="0" w:color="auto"/>
        <w:right w:val="none" w:sz="0" w:space="0" w:color="auto"/>
      </w:divBdr>
    </w:div>
    <w:div w:id="394426647">
      <w:marLeft w:val="640"/>
      <w:marRight w:val="0"/>
      <w:marTop w:val="0"/>
      <w:marBottom w:val="0"/>
      <w:divBdr>
        <w:top w:val="none" w:sz="0" w:space="0" w:color="auto"/>
        <w:left w:val="none" w:sz="0" w:space="0" w:color="auto"/>
        <w:bottom w:val="none" w:sz="0" w:space="0" w:color="auto"/>
        <w:right w:val="none" w:sz="0" w:space="0" w:color="auto"/>
      </w:divBdr>
    </w:div>
    <w:div w:id="394551770">
      <w:marLeft w:val="640"/>
      <w:marRight w:val="0"/>
      <w:marTop w:val="0"/>
      <w:marBottom w:val="0"/>
      <w:divBdr>
        <w:top w:val="none" w:sz="0" w:space="0" w:color="auto"/>
        <w:left w:val="none" w:sz="0" w:space="0" w:color="auto"/>
        <w:bottom w:val="none" w:sz="0" w:space="0" w:color="auto"/>
        <w:right w:val="none" w:sz="0" w:space="0" w:color="auto"/>
      </w:divBdr>
    </w:div>
    <w:div w:id="394552942">
      <w:marLeft w:val="640"/>
      <w:marRight w:val="0"/>
      <w:marTop w:val="0"/>
      <w:marBottom w:val="0"/>
      <w:divBdr>
        <w:top w:val="none" w:sz="0" w:space="0" w:color="auto"/>
        <w:left w:val="none" w:sz="0" w:space="0" w:color="auto"/>
        <w:bottom w:val="none" w:sz="0" w:space="0" w:color="auto"/>
        <w:right w:val="none" w:sz="0" w:space="0" w:color="auto"/>
      </w:divBdr>
    </w:div>
    <w:div w:id="394595873">
      <w:marLeft w:val="640"/>
      <w:marRight w:val="0"/>
      <w:marTop w:val="0"/>
      <w:marBottom w:val="0"/>
      <w:divBdr>
        <w:top w:val="none" w:sz="0" w:space="0" w:color="auto"/>
        <w:left w:val="none" w:sz="0" w:space="0" w:color="auto"/>
        <w:bottom w:val="none" w:sz="0" w:space="0" w:color="auto"/>
        <w:right w:val="none" w:sz="0" w:space="0" w:color="auto"/>
      </w:divBdr>
    </w:div>
    <w:div w:id="394623960">
      <w:marLeft w:val="640"/>
      <w:marRight w:val="0"/>
      <w:marTop w:val="0"/>
      <w:marBottom w:val="0"/>
      <w:divBdr>
        <w:top w:val="none" w:sz="0" w:space="0" w:color="auto"/>
        <w:left w:val="none" w:sz="0" w:space="0" w:color="auto"/>
        <w:bottom w:val="none" w:sz="0" w:space="0" w:color="auto"/>
        <w:right w:val="none" w:sz="0" w:space="0" w:color="auto"/>
      </w:divBdr>
    </w:div>
    <w:div w:id="394668476">
      <w:marLeft w:val="640"/>
      <w:marRight w:val="0"/>
      <w:marTop w:val="0"/>
      <w:marBottom w:val="0"/>
      <w:divBdr>
        <w:top w:val="none" w:sz="0" w:space="0" w:color="auto"/>
        <w:left w:val="none" w:sz="0" w:space="0" w:color="auto"/>
        <w:bottom w:val="none" w:sz="0" w:space="0" w:color="auto"/>
        <w:right w:val="none" w:sz="0" w:space="0" w:color="auto"/>
      </w:divBdr>
    </w:div>
    <w:div w:id="394818861">
      <w:marLeft w:val="640"/>
      <w:marRight w:val="0"/>
      <w:marTop w:val="0"/>
      <w:marBottom w:val="0"/>
      <w:divBdr>
        <w:top w:val="none" w:sz="0" w:space="0" w:color="auto"/>
        <w:left w:val="none" w:sz="0" w:space="0" w:color="auto"/>
        <w:bottom w:val="none" w:sz="0" w:space="0" w:color="auto"/>
        <w:right w:val="none" w:sz="0" w:space="0" w:color="auto"/>
      </w:divBdr>
    </w:div>
    <w:div w:id="394858838">
      <w:marLeft w:val="640"/>
      <w:marRight w:val="0"/>
      <w:marTop w:val="0"/>
      <w:marBottom w:val="0"/>
      <w:divBdr>
        <w:top w:val="none" w:sz="0" w:space="0" w:color="auto"/>
        <w:left w:val="none" w:sz="0" w:space="0" w:color="auto"/>
        <w:bottom w:val="none" w:sz="0" w:space="0" w:color="auto"/>
        <w:right w:val="none" w:sz="0" w:space="0" w:color="auto"/>
      </w:divBdr>
    </w:div>
    <w:div w:id="394931880">
      <w:marLeft w:val="640"/>
      <w:marRight w:val="0"/>
      <w:marTop w:val="0"/>
      <w:marBottom w:val="0"/>
      <w:divBdr>
        <w:top w:val="none" w:sz="0" w:space="0" w:color="auto"/>
        <w:left w:val="none" w:sz="0" w:space="0" w:color="auto"/>
        <w:bottom w:val="none" w:sz="0" w:space="0" w:color="auto"/>
        <w:right w:val="none" w:sz="0" w:space="0" w:color="auto"/>
      </w:divBdr>
    </w:div>
    <w:div w:id="394933643">
      <w:marLeft w:val="640"/>
      <w:marRight w:val="0"/>
      <w:marTop w:val="0"/>
      <w:marBottom w:val="0"/>
      <w:divBdr>
        <w:top w:val="none" w:sz="0" w:space="0" w:color="auto"/>
        <w:left w:val="none" w:sz="0" w:space="0" w:color="auto"/>
        <w:bottom w:val="none" w:sz="0" w:space="0" w:color="auto"/>
        <w:right w:val="none" w:sz="0" w:space="0" w:color="auto"/>
      </w:divBdr>
    </w:div>
    <w:div w:id="394934755">
      <w:marLeft w:val="640"/>
      <w:marRight w:val="0"/>
      <w:marTop w:val="0"/>
      <w:marBottom w:val="0"/>
      <w:divBdr>
        <w:top w:val="none" w:sz="0" w:space="0" w:color="auto"/>
        <w:left w:val="none" w:sz="0" w:space="0" w:color="auto"/>
        <w:bottom w:val="none" w:sz="0" w:space="0" w:color="auto"/>
        <w:right w:val="none" w:sz="0" w:space="0" w:color="auto"/>
      </w:divBdr>
    </w:div>
    <w:div w:id="395008824">
      <w:marLeft w:val="640"/>
      <w:marRight w:val="0"/>
      <w:marTop w:val="0"/>
      <w:marBottom w:val="0"/>
      <w:divBdr>
        <w:top w:val="none" w:sz="0" w:space="0" w:color="auto"/>
        <w:left w:val="none" w:sz="0" w:space="0" w:color="auto"/>
        <w:bottom w:val="none" w:sz="0" w:space="0" w:color="auto"/>
        <w:right w:val="none" w:sz="0" w:space="0" w:color="auto"/>
      </w:divBdr>
    </w:div>
    <w:div w:id="395010065">
      <w:marLeft w:val="640"/>
      <w:marRight w:val="0"/>
      <w:marTop w:val="0"/>
      <w:marBottom w:val="0"/>
      <w:divBdr>
        <w:top w:val="none" w:sz="0" w:space="0" w:color="auto"/>
        <w:left w:val="none" w:sz="0" w:space="0" w:color="auto"/>
        <w:bottom w:val="none" w:sz="0" w:space="0" w:color="auto"/>
        <w:right w:val="none" w:sz="0" w:space="0" w:color="auto"/>
      </w:divBdr>
    </w:div>
    <w:div w:id="395082630">
      <w:marLeft w:val="640"/>
      <w:marRight w:val="0"/>
      <w:marTop w:val="0"/>
      <w:marBottom w:val="0"/>
      <w:divBdr>
        <w:top w:val="none" w:sz="0" w:space="0" w:color="auto"/>
        <w:left w:val="none" w:sz="0" w:space="0" w:color="auto"/>
        <w:bottom w:val="none" w:sz="0" w:space="0" w:color="auto"/>
        <w:right w:val="none" w:sz="0" w:space="0" w:color="auto"/>
      </w:divBdr>
    </w:div>
    <w:div w:id="395125431">
      <w:marLeft w:val="640"/>
      <w:marRight w:val="0"/>
      <w:marTop w:val="0"/>
      <w:marBottom w:val="0"/>
      <w:divBdr>
        <w:top w:val="none" w:sz="0" w:space="0" w:color="auto"/>
        <w:left w:val="none" w:sz="0" w:space="0" w:color="auto"/>
        <w:bottom w:val="none" w:sz="0" w:space="0" w:color="auto"/>
        <w:right w:val="none" w:sz="0" w:space="0" w:color="auto"/>
      </w:divBdr>
    </w:div>
    <w:div w:id="395208921">
      <w:marLeft w:val="640"/>
      <w:marRight w:val="0"/>
      <w:marTop w:val="0"/>
      <w:marBottom w:val="0"/>
      <w:divBdr>
        <w:top w:val="none" w:sz="0" w:space="0" w:color="auto"/>
        <w:left w:val="none" w:sz="0" w:space="0" w:color="auto"/>
        <w:bottom w:val="none" w:sz="0" w:space="0" w:color="auto"/>
        <w:right w:val="none" w:sz="0" w:space="0" w:color="auto"/>
      </w:divBdr>
    </w:div>
    <w:div w:id="395319948">
      <w:marLeft w:val="640"/>
      <w:marRight w:val="0"/>
      <w:marTop w:val="0"/>
      <w:marBottom w:val="0"/>
      <w:divBdr>
        <w:top w:val="none" w:sz="0" w:space="0" w:color="auto"/>
        <w:left w:val="none" w:sz="0" w:space="0" w:color="auto"/>
        <w:bottom w:val="none" w:sz="0" w:space="0" w:color="auto"/>
        <w:right w:val="none" w:sz="0" w:space="0" w:color="auto"/>
      </w:divBdr>
    </w:div>
    <w:div w:id="395393507">
      <w:marLeft w:val="640"/>
      <w:marRight w:val="0"/>
      <w:marTop w:val="0"/>
      <w:marBottom w:val="0"/>
      <w:divBdr>
        <w:top w:val="none" w:sz="0" w:space="0" w:color="auto"/>
        <w:left w:val="none" w:sz="0" w:space="0" w:color="auto"/>
        <w:bottom w:val="none" w:sz="0" w:space="0" w:color="auto"/>
        <w:right w:val="none" w:sz="0" w:space="0" w:color="auto"/>
      </w:divBdr>
    </w:div>
    <w:div w:id="395402031">
      <w:marLeft w:val="640"/>
      <w:marRight w:val="0"/>
      <w:marTop w:val="0"/>
      <w:marBottom w:val="0"/>
      <w:divBdr>
        <w:top w:val="none" w:sz="0" w:space="0" w:color="auto"/>
        <w:left w:val="none" w:sz="0" w:space="0" w:color="auto"/>
        <w:bottom w:val="none" w:sz="0" w:space="0" w:color="auto"/>
        <w:right w:val="none" w:sz="0" w:space="0" w:color="auto"/>
      </w:divBdr>
    </w:div>
    <w:div w:id="395469987">
      <w:marLeft w:val="640"/>
      <w:marRight w:val="0"/>
      <w:marTop w:val="0"/>
      <w:marBottom w:val="0"/>
      <w:divBdr>
        <w:top w:val="none" w:sz="0" w:space="0" w:color="auto"/>
        <w:left w:val="none" w:sz="0" w:space="0" w:color="auto"/>
        <w:bottom w:val="none" w:sz="0" w:space="0" w:color="auto"/>
        <w:right w:val="none" w:sz="0" w:space="0" w:color="auto"/>
      </w:divBdr>
    </w:div>
    <w:div w:id="395663209">
      <w:marLeft w:val="640"/>
      <w:marRight w:val="0"/>
      <w:marTop w:val="0"/>
      <w:marBottom w:val="0"/>
      <w:divBdr>
        <w:top w:val="none" w:sz="0" w:space="0" w:color="auto"/>
        <w:left w:val="none" w:sz="0" w:space="0" w:color="auto"/>
        <w:bottom w:val="none" w:sz="0" w:space="0" w:color="auto"/>
        <w:right w:val="none" w:sz="0" w:space="0" w:color="auto"/>
      </w:divBdr>
    </w:div>
    <w:div w:id="395665948">
      <w:marLeft w:val="640"/>
      <w:marRight w:val="0"/>
      <w:marTop w:val="0"/>
      <w:marBottom w:val="0"/>
      <w:divBdr>
        <w:top w:val="none" w:sz="0" w:space="0" w:color="auto"/>
        <w:left w:val="none" w:sz="0" w:space="0" w:color="auto"/>
        <w:bottom w:val="none" w:sz="0" w:space="0" w:color="auto"/>
        <w:right w:val="none" w:sz="0" w:space="0" w:color="auto"/>
      </w:divBdr>
    </w:div>
    <w:div w:id="395670959">
      <w:marLeft w:val="640"/>
      <w:marRight w:val="0"/>
      <w:marTop w:val="0"/>
      <w:marBottom w:val="0"/>
      <w:divBdr>
        <w:top w:val="none" w:sz="0" w:space="0" w:color="auto"/>
        <w:left w:val="none" w:sz="0" w:space="0" w:color="auto"/>
        <w:bottom w:val="none" w:sz="0" w:space="0" w:color="auto"/>
        <w:right w:val="none" w:sz="0" w:space="0" w:color="auto"/>
      </w:divBdr>
    </w:div>
    <w:div w:id="395711151">
      <w:marLeft w:val="640"/>
      <w:marRight w:val="0"/>
      <w:marTop w:val="0"/>
      <w:marBottom w:val="0"/>
      <w:divBdr>
        <w:top w:val="none" w:sz="0" w:space="0" w:color="auto"/>
        <w:left w:val="none" w:sz="0" w:space="0" w:color="auto"/>
        <w:bottom w:val="none" w:sz="0" w:space="0" w:color="auto"/>
        <w:right w:val="none" w:sz="0" w:space="0" w:color="auto"/>
      </w:divBdr>
    </w:div>
    <w:div w:id="395738137">
      <w:marLeft w:val="640"/>
      <w:marRight w:val="0"/>
      <w:marTop w:val="0"/>
      <w:marBottom w:val="0"/>
      <w:divBdr>
        <w:top w:val="none" w:sz="0" w:space="0" w:color="auto"/>
        <w:left w:val="none" w:sz="0" w:space="0" w:color="auto"/>
        <w:bottom w:val="none" w:sz="0" w:space="0" w:color="auto"/>
        <w:right w:val="none" w:sz="0" w:space="0" w:color="auto"/>
      </w:divBdr>
    </w:div>
    <w:div w:id="395862531">
      <w:marLeft w:val="640"/>
      <w:marRight w:val="0"/>
      <w:marTop w:val="0"/>
      <w:marBottom w:val="0"/>
      <w:divBdr>
        <w:top w:val="none" w:sz="0" w:space="0" w:color="auto"/>
        <w:left w:val="none" w:sz="0" w:space="0" w:color="auto"/>
        <w:bottom w:val="none" w:sz="0" w:space="0" w:color="auto"/>
        <w:right w:val="none" w:sz="0" w:space="0" w:color="auto"/>
      </w:divBdr>
    </w:div>
    <w:div w:id="395932723">
      <w:marLeft w:val="640"/>
      <w:marRight w:val="0"/>
      <w:marTop w:val="0"/>
      <w:marBottom w:val="0"/>
      <w:divBdr>
        <w:top w:val="none" w:sz="0" w:space="0" w:color="auto"/>
        <w:left w:val="none" w:sz="0" w:space="0" w:color="auto"/>
        <w:bottom w:val="none" w:sz="0" w:space="0" w:color="auto"/>
        <w:right w:val="none" w:sz="0" w:space="0" w:color="auto"/>
      </w:divBdr>
    </w:div>
    <w:div w:id="396051681">
      <w:marLeft w:val="640"/>
      <w:marRight w:val="0"/>
      <w:marTop w:val="0"/>
      <w:marBottom w:val="0"/>
      <w:divBdr>
        <w:top w:val="none" w:sz="0" w:space="0" w:color="auto"/>
        <w:left w:val="none" w:sz="0" w:space="0" w:color="auto"/>
        <w:bottom w:val="none" w:sz="0" w:space="0" w:color="auto"/>
        <w:right w:val="none" w:sz="0" w:space="0" w:color="auto"/>
      </w:divBdr>
    </w:div>
    <w:div w:id="396127391">
      <w:marLeft w:val="640"/>
      <w:marRight w:val="0"/>
      <w:marTop w:val="0"/>
      <w:marBottom w:val="0"/>
      <w:divBdr>
        <w:top w:val="none" w:sz="0" w:space="0" w:color="auto"/>
        <w:left w:val="none" w:sz="0" w:space="0" w:color="auto"/>
        <w:bottom w:val="none" w:sz="0" w:space="0" w:color="auto"/>
        <w:right w:val="none" w:sz="0" w:space="0" w:color="auto"/>
      </w:divBdr>
    </w:div>
    <w:div w:id="396131053">
      <w:marLeft w:val="640"/>
      <w:marRight w:val="0"/>
      <w:marTop w:val="0"/>
      <w:marBottom w:val="0"/>
      <w:divBdr>
        <w:top w:val="none" w:sz="0" w:space="0" w:color="auto"/>
        <w:left w:val="none" w:sz="0" w:space="0" w:color="auto"/>
        <w:bottom w:val="none" w:sz="0" w:space="0" w:color="auto"/>
        <w:right w:val="none" w:sz="0" w:space="0" w:color="auto"/>
      </w:divBdr>
    </w:div>
    <w:div w:id="396166225">
      <w:marLeft w:val="640"/>
      <w:marRight w:val="0"/>
      <w:marTop w:val="0"/>
      <w:marBottom w:val="0"/>
      <w:divBdr>
        <w:top w:val="none" w:sz="0" w:space="0" w:color="auto"/>
        <w:left w:val="none" w:sz="0" w:space="0" w:color="auto"/>
        <w:bottom w:val="none" w:sz="0" w:space="0" w:color="auto"/>
        <w:right w:val="none" w:sz="0" w:space="0" w:color="auto"/>
      </w:divBdr>
    </w:div>
    <w:div w:id="396168851">
      <w:marLeft w:val="640"/>
      <w:marRight w:val="0"/>
      <w:marTop w:val="0"/>
      <w:marBottom w:val="0"/>
      <w:divBdr>
        <w:top w:val="none" w:sz="0" w:space="0" w:color="auto"/>
        <w:left w:val="none" w:sz="0" w:space="0" w:color="auto"/>
        <w:bottom w:val="none" w:sz="0" w:space="0" w:color="auto"/>
        <w:right w:val="none" w:sz="0" w:space="0" w:color="auto"/>
      </w:divBdr>
    </w:div>
    <w:div w:id="396439766">
      <w:marLeft w:val="640"/>
      <w:marRight w:val="0"/>
      <w:marTop w:val="0"/>
      <w:marBottom w:val="0"/>
      <w:divBdr>
        <w:top w:val="none" w:sz="0" w:space="0" w:color="auto"/>
        <w:left w:val="none" w:sz="0" w:space="0" w:color="auto"/>
        <w:bottom w:val="none" w:sz="0" w:space="0" w:color="auto"/>
        <w:right w:val="none" w:sz="0" w:space="0" w:color="auto"/>
      </w:divBdr>
    </w:div>
    <w:div w:id="396515969">
      <w:marLeft w:val="640"/>
      <w:marRight w:val="0"/>
      <w:marTop w:val="0"/>
      <w:marBottom w:val="0"/>
      <w:divBdr>
        <w:top w:val="none" w:sz="0" w:space="0" w:color="auto"/>
        <w:left w:val="none" w:sz="0" w:space="0" w:color="auto"/>
        <w:bottom w:val="none" w:sz="0" w:space="0" w:color="auto"/>
        <w:right w:val="none" w:sz="0" w:space="0" w:color="auto"/>
      </w:divBdr>
    </w:div>
    <w:div w:id="396586625">
      <w:marLeft w:val="640"/>
      <w:marRight w:val="0"/>
      <w:marTop w:val="0"/>
      <w:marBottom w:val="0"/>
      <w:divBdr>
        <w:top w:val="none" w:sz="0" w:space="0" w:color="auto"/>
        <w:left w:val="none" w:sz="0" w:space="0" w:color="auto"/>
        <w:bottom w:val="none" w:sz="0" w:space="0" w:color="auto"/>
        <w:right w:val="none" w:sz="0" w:space="0" w:color="auto"/>
      </w:divBdr>
    </w:div>
    <w:div w:id="396590203">
      <w:marLeft w:val="640"/>
      <w:marRight w:val="0"/>
      <w:marTop w:val="0"/>
      <w:marBottom w:val="0"/>
      <w:divBdr>
        <w:top w:val="none" w:sz="0" w:space="0" w:color="auto"/>
        <w:left w:val="none" w:sz="0" w:space="0" w:color="auto"/>
        <w:bottom w:val="none" w:sz="0" w:space="0" w:color="auto"/>
        <w:right w:val="none" w:sz="0" w:space="0" w:color="auto"/>
      </w:divBdr>
    </w:div>
    <w:div w:id="396709635">
      <w:marLeft w:val="640"/>
      <w:marRight w:val="0"/>
      <w:marTop w:val="0"/>
      <w:marBottom w:val="0"/>
      <w:divBdr>
        <w:top w:val="none" w:sz="0" w:space="0" w:color="auto"/>
        <w:left w:val="none" w:sz="0" w:space="0" w:color="auto"/>
        <w:bottom w:val="none" w:sz="0" w:space="0" w:color="auto"/>
        <w:right w:val="none" w:sz="0" w:space="0" w:color="auto"/>
      </w:divBdr>
    </w:div>
    <w:div w:id="396710974">
      <w:marLeft w:val="640"/>
      <w:marRight w:val="0"/>
      <w:marTop w:val="0"/>
      <w:marBottom w:val="0"/>
      <w:divBdr>
        <w:top w:val="none" w:sz="0" w:space="0" w:color="auto"/>
        <w:left w:val="none" w:sz="0" w:space="0" w:color="auto"/>
        <w:bottom w:val="none" w:sz="0" w:space="0" w:color="auto"/>
        <w:right w:val="none" w:sz="0" w:space="0" w:color="auto"/>
      </w:divBdr>
    </w:div>
    <w:div w:id="396711708">
      <w:marLeft w:val="640"/>
      <w:marRight w:val="0"/>
      <w:marTop w:val="0"/>
      <w:marBottom w:val="0"/>
      <w:divBdr>
        <w:top w:val="none" w:sz="0" w:space="0" w:color="auto"/>
        <w:left w:val="none" w:sz="0" w:space="0" w:color="auto"/>
        <w:bottom w:val="none" w:sz="0" w:space="0" w:color="auto"/>
        <w:right w:val="none" w:sz="0" w:space="0" w:color="auto"/>
      </w:divBdr>
    </w:div>
    <w:div w:id="396779893">
      <w:marLeft w:val="640"/>
      <w:marRight w:val="0"/>
      <w:marTop w:val="0"/>
      <w:marBottom w:val="0"/>
      <w:divBdr>
        <w:top w:val="none" w:sz="0" w:space="0" w:color="auto"/>
        <w:left w:val="none" w:sz="0" w:space="0" w:color="auto"/>
        <w:bottom w:val="none" w:sz="0" w:space="0" w:color="auto"/>
        <w:right w:val="none" w:sz="0" w:space="0" w:color="auto"/>
      </w:divBdr>
    </w:div>
    <w:div w:id="396786858">
      <w:marLeft w:val="640"/>
      <w:marRight w:val="0"/>
      <w:marTop w:val="0"/>
      <w:marBottom w:val="0"/>
      <w:divBdr>
        <w:top w:val="none" w:sz="0" w:space="0" w:color="auto"/>
        <w:left w:val="none" w:sz="0" w:space="0" w:color="auto"/>
        <w:bottom w:val="none" w:sz="0" w:space="0" w:color="auto"/>
        <w:right w:val="none" w:sz="0" w:space="0" w:color="auto"/>
      </w:divBdr>
    </w:div>
    <w:div w:id="396830604">
      <w:marLeft w:val="640"/>
      <w:marRight w:val="0"/>
      <w:marTop w:val="0"/>
      <w:marBottom w:val="0"/>
      <w:divBdr>
        <w:top w:val="none" w:sz="0" w:space="0" w:color="auto"/>
        <w:left w:val="none" w:sz="0" w:space="0" w:color="auto"/>
        <w:bottom w:val="none" w:sz="0" w:space="0" w:color="auto"/>
        <w:right w:val="none" w:sz="0" w:space="0" w:color="auto"/>
      </w:divBdr>
    </w:div>
    <w:div w:id="396898302">
      <w:marLeft w:val="640"/>
      <w:marRight w:val="0"/>
      <w:marTop w:val="0"/>
      <w:marBottom w:val="0"/>
      <w:divBdr>
        <w:top w:val="none" w:sz="0" w:space="0" w:color="auto"/>
        <w:left w:val="none" w:sz="0" w:space="0" w:color="auto"/>
        <w:bottom w:val="none" w:sz="0" w:space="0" w:color="auto"/>
        <w:right w:val="none" w:sz="0" w:space="0" w:color="auto"/>
      </w:divBdr>
    </w:div>
    <w:div w:id="396901799">
      <w:marLeft w:val="640"/>
      <w:marRight w:val="0"/>
      <w:marTop w:val="0"/>
      <w:marBottom w:val="0"/>
      <w:divBdr>
        <w:top w:val="none" w:sz="0" w:space="0" w:color="auto"/>
        <w:left w:val="none" w:sz="0" w:space="0" w:color="auto"/>
        <w:bottom w:val="none" w:sz="0" w:space="0" w:color="auto"/>
        <w:right w:val="none" w:sz="0" w:space="0" w:color="auto"/>
      </w:divBdr>
    </w:div>
    <w:div w:id="396906004">
      <w:marLeft w:val="640"/>
      <w:marRight w:val="0"/>
      <w:marTop w:val="0"/>
      <w:marBottom w:val="0"/>
      <w:divBdr>
        <w:top w:val="none" w:sz="0" w:space="0" w:color="auto"/>
        <w:left w:val="none" w:sz="0" w:space="0" w:color="auto"/>
        <w:bottom w:val="none" w:sz="0" w:space="0" w:color="auto"/>
        <w:right w:val="none" w:sz="0" w:space="0" w:color="auto"/>
      </w:divBdr>
    </w:div>
    <w:div w:id="396976317">
      <w:marLeft w:val="640"/>
      <w:marRight w:val="0"/>
      <w:marTop w:val="0"/>
      <w:marBottom w:val="0"/>
      <w:divBdr>
        <w:top w:val="none" w:sz="0" w:space="0" w:color="auto"/>
        <w:left w:val="none" w:sz="0" w:space="0" w:color="auto"/>
        <w:bottom w:val="none" w:sz="0" w:space="0" w:color="auto"/>
        <w:right w:val="none" w:sz="0" w:space="0" w:color="auto"/>
      </w:divBdr>
    </w:div>
    <w:div w:id="397018624">
      <w:marLeft w:val="640"/>
      <w:marRight w:val="0"/>
      <w:marTop w:val="0"/>
      <w:marBottom w:val="0"/>
      <w:divBdr>
        <w:top w:val="none" w:sz="0" w:space="0" w:color="auto"/>
        <w:left w:val="none" w:sz="0" w:space="0" w:color="auto"/>
        <w:bottom w:val="none" w:sz="0" w:space="0" w:color="auto"/>
        <w:right w:val="none" w:sz="0" w:space="0" w:color="auto"/>
      </w:divBdr>
    </w:div>
    <w:div w:id="397018942">
      <w:marLeft w:val="640"/>
      <w:marRight w:val="0"/>
      <w:marTop w:val="0"/>
      <w:marBottom w:val="0"/>
      <w:divBdr>
        <w:top w:val="none" w:sz="0" w:space="0" w:color="auto"/>
        <w:left w:val="none" w:sz="0" w:space="0" w:color="auto"/>
        <w:bottom w:val="none" w:sz="0" w:space="0" w:color="auto"/>
        <w:right w:val="none" w:sz="0" w:space="0" w:color="auto"/>
      </w:divBdr>
    </w:div>
    <w:div w:id="397049096">
      <w:marLeft w:val="640"/>
      <w:marRight w:val="0"/>
      <w:marTop w:val="0"/>
      <w:marBottom w:val="0"/>
      <w:divBdr>
        <w:top w:val="none" w:sz="0" w:space="0" w:color="auto"/>
        <w:left w:val="none" w:sz="0" w:space="0" w:color="auto"/>
        <w:bottom w:val="none" w:sz="0" w:space="0" w:color="auto"/>
        <w:right w:val="none" w:sz="0" w:space="0" w:color="auto"/>
      </w:divBdr>
    </w:div>
    <w:div w:id="397094178">
      <w:marLeft w:val="640"/>
      <w:marRight w:val="0"/>
      <w:marTop w:val="0"/>
      <w:marBottom w:val="0"/>
      <w:divBdr>
        <w:top w:val="none" w:sz="0" w:space="0" w:color="auto"/>
        <w:left w:val="none" w:sz="0" w:space="0" w:color="auto"/>
        <w:bottom w:val="none" w:sz="0" w:space="0" w:color="auto"/>
        <w:right w:val="none" w:sz="0" w:space="0" w:color="auto"/>
      </w:divBdr>
    </w:div>
    <w:div w:id="397215027">
      <w:marLeft w:val="640"/>
      <w:marRight w:val="0"/>
      <w:marTop w:val="0"/>
      <w:marBottom w:val="0"/>
      <w:divBdr>
        <w:top w:val="none" w:sz="0" w:space="0" w:color="auto"/>
        <w:left w:val="none" w:sz="0" w:space="0" w:color="auto"/>
        <w:bottom w:val="none" w:sz="0" w:space="0" w:color="auto"/>
        <w:right w:val="none" w:sz="0" w:space="0" w:color="auto"/>
      </w:divBdr>
    </w:div>
    <w:div w:id="397287571">
      <w:marLeft w:val="640"/>
      <w:marRight w:val="0"/>
      <w:marTop w:val="0"/>
      <w:marBottom w:val="0"/>
      <w:divBdr>
        <w:top w:val="none" w:sz="0" w:space="0" w:color="auto"/>
        <w:left w:val="none" w:sz="0" w:space="0" w:color="auto"/>
        <w:bottom w:val="none" w:sz="0" w:space="0" w:color="auto"/>
        <w:right w:val="none" w:sz="0" w:space="0" w:color="auto"/>
      </w:divBdr>
    </w:div>
    <w:div w:id="397362652">
      <w:marLeft w:val="640"/>
      <w:marRight w:val="0"/>
      <w:marTop w:val="0"/>
      <w:marBottom w:val="0"/>
      <w:divBdr>
        <w:top w:val="none" w:sz="0" w:space="0" w:color="auto"/>
        <w:left w:val="none" w:sz="0" w:space="0" w:color="auto"/>
        <w:bottom w:val="none" w:sz="0" w:space="0" w:color="auto"/>
        <w:right w:val="none" w:sz="0" w:space="0" w:color="auto"/>
      </w:divBdr>
    </w:div>
    <w:div w:id="397367098">
      <w:marLeft w:val="640"/>
      <w:marRight w:val="0"/>
      <w:marTop w:val="0"/>
      <w:marBottom w:val="0"/>
      <w:divBdr>
        <w:top w:val="none" w:sz="0" w:space="0" w:color="auto"/>
        <w:left w:val="none" w:sz="0" w:space="0" w:color="auto"/>
        <w:bottom w:val="none" w:sz="0" w:space="0" w:color="auto"/>
        <w:right w:val="none" w:sz="0" w:space="0" w:color="auto"/>
      </w:divBdr>
    </w:div>
    <w:div w:id="397484390">
      <w:marLeft w:val="480"/>
      <w:marRight w:val="0"/>
      <w:marTop w:val="0"/>
      <w:marBottom w:val="0"/>
      <w:divBdr>
        <w:top w:val="none" w:sz="0" w:space="0" w:color="auto"/>
        <w:left w:val="none" w:sz="0" w:space="0" w:color="auto"/>
        <w:bottom w:val="none" w:sz="0" w:space="0" w:color="auto"/>
        <w:right w:val="none" w:sz="0" w:space="0" w:color="auto"/>
      </w:divBdr>
    </w:div>
    <w:div w:id="397554878">
      <w:marLeft w:val="640"/>
      <w:marRight w:val="0"/>
      <w:marTop w:val="0"/>
      <w:marBottom w:val="0"/>
      <w:divBdr>
        <w:top w:val="none" w:sz="0" w:space="0" w:color="auto"/>
        <w:left w:val="none" w:sz="0" w:space="0" w:color="auto"/>
        <w:bottom w:val="none" w:sz="0" w:space="0" w:color="auto"/>
        <w:right w:val="none" w:sz="0" w:space="0" w:color="auto"/>
      </w:divBdr>
    </w:div>
    <w:div w:id="397557725">
      <w:marLeft w:val="640"/>
      <w:marRight w:val="0"/>
      <w:marTop w:val="0"/>
      <w:marBottom w:val="0"/>
      <w:divBdr>
        <w:top w:val="none" w:sz="0" w:space="0" w:color="auto"/>
        <w:left w:val="none" w:sz="0" w:space="0" w:color="auto"/>
        <w:bottom w:val="none" w:sz="0" w:space="0" w:color="auto"/>
        <w:right w:val="none" w:sz="0" w:space="0" w:color="auto"/>
      </w:divBdr>
    </w:div>
    <w:div w:id="397634620">
      <w:marLeft w:val="640"/>
      <w:marRight w:val="0"/>
      <w:marTop w:val="0"/>
      <w:marBottom w:val="0"/>
      <w:divBdr>
        <w:top w:val="none" w:sz="0" w:space="0" w:color="auto"/>
        <w:left w:val="none" w:sz="0" w:space="0" w:color="auto"/>
        <w:bottom w:val="none" w:sz="0" w:space="0" w:color="auto"/>
        <w:right w:val="none" w:sz="0" w:space="0" w:color="auto"/>
      </w:divBdr>
    </w:div>
    <w:div w:id="397635236">
      <w:marLeft w:val="640"/>
      <w:marRight w:val="0"/>
      <w:marTop w:val="0"/>
      <w:marBottom w:val="0"/>
      <w:divBdr>
        <w:top w:val="none" w:sz="0" w:space="0" w:color="auto"/>
        <w:left w:val="none" w:sz="0" w:space="0" w:color="auto"/>
        <w:bottom w:val="none" w:sz="0" w:space="0" w:color="auto"/>
        <w:right w:val="none" w:sz="0" w:space="0" w:color="auto"/>
      </w:divBdr>
    </w:div>
    <w:div w:id="397636917">
      <w:marLeft w:val="640"/>
      <w:marRight w:val="0"/>
      <w:marTop w:val="0"/>
      <w:marBottom w:val="0"/>
      <w:divBdr>
        <w:top w:val="none" w:sz="0" w:space="0" w:color="auto"/>
        <w:left w:val="none" w:sz="0" w:space="0" w:color="auto"/>
        <w:bottom w:val="none" w:sz="0" w:space="0" w:color="auto"/>
        <w:right w:val="none" w:sz="0" w:space="0" w:color="auto"/>
      </w:divBdr>
    </w:div>
    <w:div w:id="397674240">
      <w:marLeft w:val="640"/>
      <w:marRight w:val="0"/>
      <w:marTop w:val="0"/>
      <w:marBottom w:val="0"/>
      <w:divBdr>
        <w:top w:val="none" w:sz="0" w:space="0" w:color="auto"/>
        <w:left w:val="none" w:sz="0" w:space="0" w:color="auto"/>
        <w:bottom w:val="none" w:sz="0" w:space="0" w:color="auto"/>
        <w:right w:val="none" w:sz="0" w:space="0" w:color="auto"/>
      </w:divBdr>
    </w:div>
    <w:div w:id="397830183">
      <w:marLeft w:val="640"/>
      <w:marRight w:val="0"/>
      <w:marTop w:val="0"/>
      <w:marBottom w:val="0"/>
      <w:divBdr>
        <w:top w:val="none" w:sz="0" w:space="0" w:color="auto"/>
        <w:left w:val="none" w:sz="0" w:space="0" w:color="auto"/>
        <w:bottom w:val="none" w:sz="0" w:space="0" w:color="auto"/>
        <w:right w:val="none" w:sz="0" w:space="0" w:color="auto"/>
      </w:divBdr>
    </w:div>
    <w:div w:id="397941321">
      <w:marLeft w:val="640"/>
      <w:marRight w:val="0"/>
      <w:marTop w:val="0"/>
      <w:marBottom w:val="0"/>
      <w:divBdr>
        <w:top w:val="none" w:sz="0" w:space="0" w:color="auto"/>
        <w:left w:val="none" w:sz="0" w:space="0" w:color="auto"/>
        <w:bottom w:val="none" w:sz="0" w:space="0" w:color="auto"/>
        <w:right w:val="none" w:sz="0" w:space="0" w:color="auto"/>
      </w:divBdr>
    </w:div>
    <w:div w:id="397941447">
      <w:marLeft w:val="640"/>
      <w:marRight w:val="0"/>
      <w:marTop w:val="0"/>
      <w:marBottom w:val="0"/>
      <w:divBdr>
        <w:top w:val="none" w:sz="0" w:space="0" w:color="auto"/>
        <w:left w:val="none" w:sz="0" w:space="0" w:color="auto"/>
        <w:bottom w:val="none" w:sz="0" w:space="0" w:color="auto"/>
        <w:right w:val="none" w:sz="0" w:space="0" w:color="auto"/>
      </w:divBdr>
    </w:div>
    <w:div w:id="397945091">
      <w:marLeft w:val="640"/>
      <w:marRight w:val="0"/>
      <w:marTop w:val="0"/>
      <w:marBottom w:val="0"/>
      <w:divBdr>
        <w:top w:val="none" w:sz="0" w:space="0" w:color="auto"/>
        <w:left w:val="none" w:sz="0" w:space="0" w:color="auto"/>
        <w:bottom w:val="none" w:sz="0" w:space="0" w:color="auto"/>
        <w:right w:val="none" w:sz="0" w:space="0" w:color="auto"/>
      </w:divBdr>
    </w:div>
    <w:div w:id="398093552">
      <w:marLeft w:val="640"/>
      <w:marRight w:val="0"/>
      <w:marTop w:val="0"/>
      <w:marBottom w:val="0"/>
      <w:divBdr>
        <w:top w:val="none" w:sz="0" w:space="0" w:color="auto"/>
        <w:left w:val="none" w:sz="0" w:space="0" w:color="auto"/>
        <w:bottom w:val="none" w:sz="0" w:space="0" w:color="auto"/>
        <w:right w:val="none" w:sz="0" w:space="0" w:color="auto"/>
      </w:divBdr>
    </w:div>
    <w:div w:id="398097134">
      <w:marLeft w:val="640"/>
      <w:marRight w:val="0"/>
      <w:marTop w:val="0"/>
      <w:marBottom w:val="0"/>
      <w:divBdr>
        <w:top w:val="none" w:sz="0" w:space="0" w:color="auto"/>
        <w:left w:val="none" w:sz="0" w:space="0" w:color="auto"/>
        <w:bottom w:val="none" w:sz="0" w:space="0" w:color="auto"/>
        <w:right w:val="none" w:sz="0" w:space="0" w:color="auto"/>
      </w:divBdr>
    </w:div>
    <w:div w:id="398209744">
      <w:marLeft w:val="640"/>
      <w:marRight w:val="0"/>
      <w:marTop w:val="0"/>
      <w:marBottom w:val="0"/>
      <w:divBdr>
        <w:top w:val="none" w:sz="0" w:space="0" w:color="auto"/>
        <w:left w:val="none" w:sz="0" w:space="0" w:color="auto"/>
        <w:bottom w:val="none" w:sz="0" w:space="0" w:color="auto"/>
        <w:right w:val="none" w:sz="0" w:space="0" w:color="auto"/>
      </w:divBdr>
    </w:div>
    <w:div w:id="398210695">
      <w:marLeft w:val="640"/>
      <w:marRight w:val="0"/>
      <w:marTop w:val="0"/>
      <w:marBottom w:val="0"/>
      <w:divBdr>
        <w:top w:val="none" w:sz="0" w:space="0" w:color="auto"/>
        <w:left w:val="none" w:sz="0" w:space="0" w:color="auto"/>
        <w:bottom w:val="none" w:sz="0" w:space="0" w:color="auto"/>
        <w:right w:val="none" w:sz="0" w:space="0" w:color="auto"/>
      </w:divBdr>
    </w:div>
    <w:div w:id="398284059">
      <w:marLeft w:val="640"/>
      <w:marRight w:val="0"/>
      <w:marTop w:val="0"/>
      <w:marBottom w:val="0"/>
      <w:divBdr>
        <w:top w:val="none" w:sz="0" w:space="0" w:color="auto"/>
        <w:left w:val="none" w:sz="0" w:space="0" w:color="auto"/>
        <w:bottom w:val="none" w:sz="0" w:space="0" w:color="auto"/>
        <w:right w:val="none" w:sz="0" w:space="0" w:color="auto"/>
      </w:divBdr>
    </w:div>
    <w:div w:id="398286055">
      <w:marLeft w:val="640"/>
      <w:marRight w:val="0"/>
      <w:marTop w:val="0"/>
      <w:marBottom w:val="0"/>
      <w:divBdr>
        <w:top w:val="none" w:sz="0" w:space="0" w:color="auto"/>
        <w:left w:val="none" w:sz="0" w:space="0" w:color="auto"/>
        <w:bottom w:val="none" w:sz="0" w:space="0" w:color="auto"/>
        <w:right w:val="none" w:sz="0" w:space="0" w:color="auto"/>
      </w:divBdr>
    </w:div>
    <w:div w:id="398290758">
      <w:marLeft w:val="640"/>
      <w:marRight w:val="0"/>
      <w:marTop w:val="0"/>
      <w:marBottom w:val="0"/>
      <w:divBdr>
        <w:top w:val="none" w:sz="0" w:space="0" w:color="auto"/>
        <w:left w:val="none" w:sz="0" w:space="0" w:color="auto"/>
        <w:bottom w:val="none" w:sz="0" w:space="0" w:color="auto"/>
        <w:right w:val="none" w:sz="0" w:space="0" w:color="auto"/>
      </w:divBdr>
    </w:div>
    <w:div w:id="398290798">
      <w:marLeft w:val="640"/>
      <w:marRight w:val="0"/>
      <w:marTop w:val="0"/>
      <w:marBottom w:val="0"/>
      <w:divBdr>
        <w:top w:val="none" w:sz="0" w:space="0" w:color="auto"/>
        <w:left w:val="none" w:sz="0" w:space="0" w:color="auto"/>
        <w:bottom w:val="none" w:sz="0" w:space="0" w:color="auto"/>
        <w:right w:val="none" w:sz="0" w:space="0" w:color="auto"/>
      </w:divBdr>
    </w:div>
    <w:div w:id="398405919">
      <w:marLeft w:val="640"/>
      <w:marRight w:val="0"/>
      <w:marTop w:val="0"/>
      <w:marBottom w:val="0"/>
      <w:divBdr>
        <w:top w:val="none" w:sz="0" w:space="0" w:color="auto"/>
        <w:left w:val="none" w:sz="0" w:space="0" w:color="auto"/>
        <w:bottom w:val="none" w:sz="0" w:space="0" w:color="auto"/>
        <w:right w:val="none" w:sz="0" w:space="0" w:color="auto"/>
      </w:divBdr>
    </w:div>
    <w:div w:id="398408314">
      <w:marLeft w:val="640"/>
      <w:marRight w:val="0"/>
      <w:marTop w:val="0"/>
      <w:marBottom w:val="0"/>
      <w:divBdr>
        <w:top w:val="none" w:sz="0" w:space="0" w:color="auto"/>
        <w:left w:val="none" w:sz="0" w:space="0" w:color="auto"/>
        <w:bottom w:val="none" w:sz="0" w:space="0" w:color="auto"/>
        <w:right w:val="none" w:sz="0" w:space="0" w:color="auto"/>
      </w:divBdr>
    </w:div>
    <w:div w:id="398408578">
      <w:marLeft w:val="640"/>
      <w:marRight w:val="0"/>
      <w:marTop w:val="0"/>
      <w:marBottom w:val="0"/>
      <w:divBdr>
        <w:top w:val="none" w:sz="0" w:space="0" w:color="auto"/>
        <w:left w:val="none" w:sz="0" w:space="0" w:color="auto"/>
        <w:bottom w:val="none" w:sz="0" w:space="0" w:color="auto"/>
        <w:right w:val="none" w:sz="0" w:space="0" w:color="auto"/>
      </w:divBdr>
    </w:div>
    <w:div w:id="398479220">
      <w:marLeft w:val="640"/>
      <w:marRight w:val="0"/>
      <w:marTop w:val="0"/>
      <w:marBottom w:val="0"/>
      <w:divBdr>
        <w:top w:val="none" w:sz="0" w:space="0" w:color="auto"/>
        <w:left w:val="none" w:sz="0" w:space="0" w:color="auto"/>
        <w:bottom w:val="none" w:sz="0" w:space="0" w:color="auto"/>
        <w:right w:val="none" w:sz="0" w:space="0" w:color="auto"/>
      </w:divBdr>
    </w:div>
    <w:div w:id="398479321">
      <w:marLeft w:val="640"/>
      <w:marRight w:val="0"/>
      <w:marTop w:val="0"/>
      <w:marBottom w:val="0"/>
      <w:divBdr>
        <w:top w:val="none" w:sz="0" w:space="0" w:color="auto"/>
        <w:left w:val="none" w:sz="0" w:space="0" w:color="auto"/>
        <w:bottom w:val="none" w:sz="0" w:space="0" w:color="auto"/>
        <w:right w:val="none" w:sz="0" w:space="0" w:color="auto"/>
      </w:divBdr>
    </w:div>
    <w:div w:id="398483398">
      <w:marLeft w:val="640"/>
      <w:marRight w:val="0"/>
      <w:marTop w:val="0"/>
      <w:marBottom w:val="0"/>
      <w:divBdr>
        <w:top w:val="none" w:sz="0" w:space="0" w:color="auto"/>
        <w:left w:val="none" w:sz="0" w:space="0" w:color="auto"/>
        <w:bottom w:val="none" w:sz="0" w:space="0" w:color="auto"/>
        <w:right w:val="none" w:sz="0" w:space="0" w:color="auto"/>
      </w:divBdr>
    </w:div>
    <w:div w:id="398554545">
      <w:marLeft w:val="640"/>
      <w:marRight w:val="0"/>
      <w:marTop w:val="0"/>
      <w:marBottom w:val="0"/>
      <w:divBdr>
        <w:top w:val="none" w:sz="0" w:space="0" w:color="auto"/>
        <w:left w:val="none" w:sz="0" w:space="0" w:color="auto"/>
        <w:bottom w:val="none" w:sz="0" w:space="0" w:color="auto"/>
        <w:right w:val="none" w:sz="0" w:space="0" w:color="auto"/>
      </w:divBdr>
    </w:div>
    <w:div w:id="398556818">
      <w:marLeft w:val="640"/>
      <w:marRight w:val="0"/>
      <w:marTop w:val="0"/>
      <w:marBottom w:val="0"/>
      <w:divBdr>
        <w:top w:val="none" w:sz="0" w:space="0" w:color="auto"/>
        <w:left w:val="none" w:sz="0" w:space="0" w:color="auto"/>
        <w:bottom w:val="none" w:sz="0" w:space="0" w:color="auto"/>
        <w:right w:val="none" w:sz="0" w:space="0" w:color="auto"/>
      </w:divBdr>
    </w:div>
    <w:div w:id="398601057">
      <w:marLeft w:val="640"/>
      <w:marRight w:val="0"/>
      <w:marTop w:val="0"/>
      <w:marBottom w:val="0"/>
      <w:divBdr>
        <w:top w:val="none" w:sz="0" w:space="0" w:color="auto"/>
        <w:left w:val="none" w:sz="0" w:space="0" w:color="auto"/>
        <w:bottom w:val="none" w:sz="0" w:space="0" w:color="auto"/>
        <w:right w:val="none" w:sz="0" w:space="0" w:color="auto"/>
      </w:divBdr>
    </w:div>
    <w:div w:id="398670658">
      <w:marLeft w:val="640"/>
      <w:marRight w:val="0"/>
      <w:marTop w:val="0"/>
      <w:marBottom w:val="0"/>
      <w:divBdr>
        <w:top w:val="none" w:sz="0" w:space="0" w:color="auto"/>
        <w:left w:val="none" w:sz="0" w:space="0" w:color="auto"/>
        <w:bottom w:val="none" w:sz="0" w:space="0" w:color="auto"/>
        <w:right w:val="none" w:sz="0" w:space="0" w:color="auto"/>
      </w:divBdr>
    </w:div>
    <w:div w:id="398677693">
      <w:marLeft w:val="640"/>
      <w:marRight w:val="0"/>
      <w:marTop w:val="0"/>
      <w:marBottom w:val="0"/>
      <w:divBdr>
        <w:top w:val="none" w:sz="0" w:space="0" w:color="auto"/>
        <w:left w:val="none" w:sz="0" w:space="0" w:color="auto"/>
        <w:bottom w:val="none" w:sz="0" w:space="0" w:color="auto"/>
        <w:right w:val="none" w:sz="0" w:space="0" w:color="auto"/>
      </w:divBdr>
    </w:div>
    <w:div w:id="398721571">
      <w:marLeft w:val="640"/>
      <w:marRight w:val="0"/>
      <w:marTop w:val="0"/>
      <w:marBottom w:val="0"/>
      <w:divBdr>
        <w:top w:val="none" w:sz="0" w:space="0" w:color="auto"/>
        <w:left w:val="none" w:sz="0" w:space="0" w:color="auto"/>
        <w:bottom w:val="none" w:sz="0" w:space="0" w:color="auto"/>
        <w:right w:val="none" w:sz="0" w:space="0" w:color="auto"/>
      </w:divBdr>
    </w:div>
    <w:div w:id="398746219">
      <w:marLeft w:val="640"/>
      <w:marRight w:val="0"/>
      <w:marTop w:val="0"/>
      <w:marBottom w:val="0"/>
      <w:divBdr>
        <w:top w:val="none" w:sz="0" w:space="0" w:color="auto"/>
        <w:left w:val="none" w:sz="0" w:space="0" w:color="auto"/>
        <w:bottom w:val="none" w:sz="0" w:space="0" w:color="auto"/>
        <w:right w:val="none" w:sz="0" w:space="0" w:color="auto"/>
      </w:divBdr>
    </w:div>
    <w:div w:id="398791614">
      <w:marLeft w:val="640"/>
      <w:marRight w:val="0"/>
      <w:marTop w:val="0"/>
      <w:marBottom w:val="0"/>
      <w:divBdr>
        <w:top w:val="none" w:sz="0" w:space="0" w:color="auto"/>
        <w:left w:val="none" w:sz="0" w:space="0" w:color="auto"/>
        <w:bottom w:val="none" w:sz="0" w:space="0" w:color="auto"/>
        <w:right w:val="none" w:sz="0" w:space="0" w:color="auto"/>
      </w:divBdr>
    </w:div>
    <w:div w:id="398866499">
      <w:marLeft w:val="640"/>
      <w:marRight w:val="0"/>
      <w:marTop w:val="0"/>
      <w:marBottom w:val="0"/>
      <w:divBdr>
        <w:top w:val="none" w:sz="0" w:space="0" w:color="auto"/>
        <w:left w:val="none" w:sz="0" w:space="0" w:color="auto"/>
        <w:bottom w:val="none" w:sz="0" w:space="0" w:color="auto"/>
        <w:right w:val="none" w:sz="0" w:space="0" w:color="auto"/>
      </w:divBdr>
    </w:div>
    <w:div w:id="398943569">
      <w:marLeft w:val="640"/>
      <w:marRight w:val="0"/>
      <w:marTop w:val="0"/>
      <w:marBottom w:val="0"/>
      <w:divBdr>
        <w:top w:val="none" w:sz="0" w:space="0" w:color="auto"/>
        <w:left w:val="none" w:sz="0" w:space="0" w:color="auto"/>
        <w:bottom w:val="none" w:sz="0" w:space="0" w:color="auto"/>
        <w:right w:val="none" w:sz="0" w:space="0" w:color="auto"/>
      </w:divBdr>
    </w:div>
    <w:div w:id="398945496">
      <w:marLeft w:val="640"/>
      <w:marRight w:val="0"/>
      <w:marTop w:val="0"/>
      <w:marBottom w:val="0"/>
      <w:divBdr>
        <w:top w:val="none" w:sz="0" w:space="0" w:color="auto"/>
        <w:left w:val="none" w:sz="0" w:space="0" w:color="auto"/>
        <w:bottom w:val="none" w:sz="0" w:space="0" w:color="auto"/>
        <w:right w:val="none" w:sz="0" w:space="0" w:color="auto"/>
      </w:divBdr>
    </w:div>
    <w:div w:id="399057873">
      <w:marLeft w:val="640"/>
      <w:marRight w:val="0"/>
      <w:marTop w:val="0"/>
      <w:marBottom w:val="0"/>
      <w:divBdr>
        <w:top w:val="none" w:sz="0" w:space="0" w:color="auto"/>
        <w:left w:val="none" w:sz="0" w:space="0" w:color="auto"/>
        <w:bottom w:val="none" w:sz="0" w:space="0" w:color="auto"/>
        <w:right w:val="none" w:sz="0" w:space="0" w:color="auto"/>
      </w:divBdr>
    </w:div>
    <w:div w:id="399064902">
      <w:marLeft w:val="640"/>
      <w:marRight w:val="0"/>
      <w:marTop w:val="0"/>
      <w:marBottom w:val="0"/>
      <w:divBdr>
        <w:top w:val="none" w:sz="0" w:space="0" w:color="auto"/>
        <w:left w:val="none" w:sz="0" w:space="0" w:color="auto"/>
        <w:bottom w:val="none" w:sz="0" w:space="0" w:color="auto"/>
        <w:right w:val="none" w:sz="0" w:space="0" w:color="auto"/>
      </w:divBdr>
    </w:div>
    <w:div w:id="399211741">
      <w:marLeft w:val="640"/>
      <w:marRight w:val="0"/>
      <w:marTop w:val="0"/>
      <w:marBottom w:val="0"/>
      <w:divBdr>
        <w:top w:val="none" w:sz="0" w:space="0" w:color="auto"/>
        <w:left w:val="none" w:sz="0" w:space="0" w:color="auto"/>
        <w:bottom w:val="none" w:sz="0" w:space="0" w:color="auto"/>
        <w:right w:val="none" w:sz="0" w:space="0" w:color="auto"/>
      </w:divBdr>
    </w:div>
    <w:div w:id="399252919">
      <w:marLeft w:val="640"/>
      <w:marRight w:val="0"/>
      <w:marTop w:val="0"/>
      <w:marBottom w:val="0"/>
      <w:divBdr>
        <w:top w:val="none" w:sz="0" w:space="0" w:color="auto"/>
        <w:left w:val="none" w:sz="0" w:space="0" w:color="auto"/>
        <w:bottom w:val="none" w:sz="0" w:space="0" w:color="auto"/>
        <w:right w:val="none" w:sz="0" w:space="0" w:color="auto"/>
      </w:divBdr>
    </w:div>
    <w:div w:id="399255590">
      <w:marLeft w:val="640"/>
      <w:marRight w:val="0"/>
      <w:marTop w:val="0"/>
      <w:marBottom w:val="0"/>
      <w:divBdr>
        <w:top w:val="none" w:sz="0" w:space="0" w:color="auto"/>
        <w:left w:val="none" w:sz="0" w:space="0" w:color="auto"/>
        <w:bottom w:val="none" w:sz="0" w:space="0" w:color="auto"/>
        <w:right w:val="none" w:sz="0" w:space="0" w:color="auto"/>
      </w:divBdr>
    </w:div>
    <w:div w:id="399445192">
      <w:marLeft w:val="640"/>
      <w:marRight w:val="0"/>
      <w:marTop w:val="0"/>
      <w:marBottom w:val="0"/>
      <w:divBdr>
        <w:top w:val="none" w:sz="0" w:space="0" w:color="auto"/>
        <w:left w:val="none" w:sz="0" w:space="0" w:color="auto"/>
        <w:bottom w:val="none" w:sz="0" w:space="0" w:color="auto"/>
        <w:right w:val="none" w:sz="0" w:space="0" w:color="auto"/>
      </w:divBdr>
    </w:div>
    <w:div w:id="399518320">
      <w:marLeft w:val="640"/>
      <w:marRight w:val="0"/>
      <w:marTop w:val="0"/>
      <w:marBottom w:val="0"/>
      <w:divBdr>
        <w:top w:val="none" w:sz="0" w:space="0" w:color="auto"/>
        <w:left w:val="none" w:sz="0" w:space="0" w:color="auto"/>
        <w:bottom w:val="none" w:sz="0" w:space="0" w:color="auto"/>
        <w:right w:val="none" w:sz="0" w:space="0" w:color="auto"/>
      </w:divBdr>
    </w:div>
    <w:div w:id="399598362">
      <w:marLeft w:val="640"/>
      <w:marRight w:val="0"/>
      <w:marTop w:val="0"/>
      <w:marBottom w:val="0"/>
      <w:divBdr>
        <w:top w:val="none" w:sz="0" w:space="0" w:color="auto"/>
        <w:left w:val="none" w:sz="0" w:space="0" w:color="auto"/>
        <w:bottom w:val="none" w:sz="0" w:space="0" w:color="auto"/>
        <w:right w:val="none" w:sz="0" w:space="0" w:color="auto"/>
      </w:divBdr>
    </w:div>
    <w:div w:id="399598716">
      <w:marLeft w:val="640"/>
      <w:marRight w:val="0"/>
      <w:marTop w:val="0"/>
      <w:marBottom w:val="0"/>
      <w:divBdr>
        <w:top w:val="none" w:sz="0" w:space="0" w:color="auto"/>
        <w:left w:val="none" w:sz="0" w:space="0" w:color="auto"/>
        <w:bottom w:val="none" w:sz="0" w:space="0" w:color="auto"/>
        <w:right w:val="none" w:sz="0" w:space="0" w:color="auto"/>
      </w:divBdr>
    </w:div>
    <w:div w:id="399602999">
      <w:marLeft w:val="640"/>
      <w:marRight w:val="0"/>
      <w:marTop w:val="0"/>
      <w:marBottom w:val="0"/>
      <w:divBdr>
        <w:top w:val="none" w:sz="0" w:space="0" w:color="auto"/>
        <w:left w:val="none" w:sz="0" w:space="0" w:color="auto"/>
        <w:bottom w:val="none" w:sz="0" w:space="0" w:color="auto"/>
        <w:right w:val="none" w:sz="0" w:space="0" w:color="auto"/>
      </w:divBdr>
    </w:div>
    <w:div w:id="399714617">
      <w:marLeft w:val="640"/>
      <w:marRight w:val="0"/>
      <w:marTop w:val="0"/>
      <w:marBottom w:val="0"/>
      <w:divBdr>
        <w:top w:val="none" w:sz="0" w:space="0" w:color="auto"/>
        <w:left w:val="none" w:sz="0" w:space="0" w:color="auto"/>
        <w:bottom w:val="none" w:sz="0" w:space="0" w:color="auto"/>
        <w:right w:val="none" w:sz="0" w:space="0" w:color="auto"/>
      </w:divBdr>
    </w:div>
    <w:div w:id="399786946">
      <w:marLeft w:val="640"/>
      <w:marRight w:val="0"/>
      <w:marTop w:val="0"/>
      <w:marBottom w:val="0"/>
      <w:divBdr>
        <w:top w:val="none" w:sz="0" w:space="0" w:color="auto"/>
        <w:left w:val="none" w:sz="0" w:space="0" w:color="auto"/>
        <w:bottom w:val="none" w:sz="0" w:space="0" w:color="auto"/>
        <w:right w:val="none" w:sz="0" w:space="0" w:color="auto"/>
      </w:divBdr>
    </w:div>
    <w:div w:id="399836516">
      <w:marLeft w:val="640"/>
      <w:marRight w:val="0"/>
      <w:marTop w:val="0"/>
      <w:marBottom w:val="0"/>
      <w:divBdr>
        <w:top w:val="none" w:sz="0" w:space="0" w:color="auto"/>
        <w:left w:val="none" w:sz="0" w:space="0" w:color="auto"/>
        <w:bottom w:val="none" w:sz="0" w:space="0" w:color="auto"/>
        <w:right w:val="none" w:sz="0" w:space="0" w:color="auto"/>
      </w:divBdr>
    </w:div>
    <w:div w:id="399838021">
      <w:marLeft w:val="640"/>
      <w:marRight w:val="0"/>
      <w:marTop w:val="0"/>
      <w:marBottom w:val="0"/>
      <w:divBdr>
        <w:top w:val="none" w:sz="0" w:space="0" w:color="auto"/>
        <w:left w:val="none" w:sz="0" w:space="0" w:color="auto"/>
        <w:bottom w:val="none" w:sz="0" w:space="0" w:color="auto"/>
        <w:right w:val="none" w:sz="0" w:space="0" w:color="auto"/>
      </w:divBdr>
    </w:div>
    <w:div w:id="399906344">
      <w:marLeft w:val="640"/>
      <w:marRight w:val="0"/>
      <w:marTop w:val="0"/>
      <w:marBottom w:val="0"/>
      <w:divBdr>
        <w:top w:val="none" w:sz="0" w:space="0" w:color="auto"/>
        <w:left w:val="none" w:sz="0" w:space="0" w:color="auto"/>
        <w:bottom w:val="none" w:sz="0" w:space="0" w:color="auto"/>
        <w:right w:val="none" w:sz="0" w:space="0" w:color="auto"/>
      </w:divBdr>
    </w:div>
    <w:div w:id="399986271">
      <w:marLeft w:val="640"/>
      <w:marRight w:val="0"/>
      <w:marTop w:val="0"/>
      <w:marBottom w:val="0"/>
      <w:divBdr>
        <w:top w:val="none" w:sz="0" w:space="0" w:color="auto"/>
        <w:left w:val="none" w:sz="0" w:space="0" w:color="auto"/>
        <w:bottom w:val="none" w:sz="0" w:space="0" w:color="auto"/>
        <w:right w:val="none" w:sz="0" w:space="0" w:color="auto"/>
      </w:divBdr>
    </w:div>
    <w:div w:id="399989613">
      <w:marLeft w:val="640"/>
      <w:marRight w:val="0"/>
      <w:marTop w:val="0"/>
      <w:marBottom w:val="0"/>
      <w:divBdr>
        <w:top w:val="none" w:sz="0" w:space="0" w:color="auto"/>
        <w:left w:val="none" w:sz="0" w:space="0" w:color="auto"/>
        <w:bottom w:val="none" w:sz="0" w:space="0" w:color="auto"/>
        <w:right w:val="none" w:sz="0" w:space="0" w:color="auto"/>
      </w:divBdr>
    </w:div>
    <w:div w:id="400099177">
      <w:marLeft w:val="640"/>
      <w:marRight w:val="0"/>
      <w:marTop w:val="0"/>
      <w:marBottom w:val="0"/>
      <w:divBdr>
        <w:top w:val="none" w:sz="0" w:space="0" w:color="auto"/>
        <w:left w:val="none" w:sz="0" w:space="0" w:color="auto"/>
        <w:bottom w:val="none" w:sz="0" w:space="0" w:color="auto"/>
        <w:right w:val="none" w:sz="0" w:space="0" w:color="auto"/>
      </w:divBdr>
    </w:div>
    <w:div w:id="400441981">
      <w:marLeft w:val="640"/>
      <w:marRight w:val="0"/>
      <w:marTop w:val="0"/>
      <w:marBottom w:val="0"/>
      <w:divBdr>
        <w:top w:val="none" w:sz="0" w:space="0" w:color="auto"/>
        <w:left w:val="none" w:sz="0" w:space="0" w:color="auto"/>
        <w:bottom w:val="none" w:sz="0" w:space="0" w:color="auto"/>
        <w:right w:val="none" w:sz="0" w:space="0" w:color="auto"/>
      </w:divBdr>
    </w:div>
    <w:div w:id="400490863">
      <w:marLeft w:val="640"/>
      <w:marRight w:val="0"/>
      <w:marTop w:val="0"/>
      <w:marBottom w:val="0"/>
      <w:divBdr>
        <w:top w:val="none" w:sz="0" w:space="0" w:color="auto"/>
        <w:left w:val="none" w:sz="0" w:space="0" w:color="auto"/>
        <w:bottom w:val="none" w:sz="0" w:space="0" w:color="auto"/>
        <w:right w:val="none" w:sz="0" w:space="0" w:color="auto"/>
      </w:divBdr>
    </w:div>
    <w:div w:id="400518520">
      <w:marLeft w:val="640"/>
      <w:marRight w:val="0"/>
      <w:marTop w:val="0"/>
      <w:marBottom w:val="0"/>
      <w:divBdr>
        <w:top w:val="none" w:sz="0" w:space="0" w:color="auto"/>
        <w:left w:val="none" w:sz="0" w:space="0" w:color="auto"/>
        <w:bottom w:val="none" w:sz="0" w:space="0" w:color="auto"/>
        <w:right w:val="none" w:sz="0" w:space="0" w:color="auto"/>
      </w:divBdr>
    </w:div>
    <w:div w:id="400519114">
      <w:marLeft w:val="640"/>
      <w:marRight w:val="0"/>
      <w:marTop w:val="0"/>
      <w:marBottom w:val="0"/>
      <w:divBdr>
        <w:top w:val="none" w:sz="0" w:space="0" w:color="auto"/>
        <w:left w:val="none" w:sz="0" w:space="0" w:color="auto"/>
        <w:bottom w:val="none" w:sz="0" w:space="0" w:color="auto"/>
        <w:right w:val="none" w:sz="0" w:space="0" w:color="auto"/>
      </w:divBdr>
    </w:div>
    <w:div w:id="400562490">
      <w:marLeft w:val="640"/>
      <w:marRight w:val="0"/>
      <w:marTop w:val="0"/>
      <w:marBottom w:val="0"/>
      <w:divBdr>
        <w:top w:val="none" w:sz="0" w:space="0" w:color="auto"/>
        <w:left w:val="none" w:sz="0" w:space="0" w:color="auto"/>
        <w:bottom w:val="none" w:sz="0" w:space="0" w:color="auto"/>
        <w:right w:val="none" w:sz="0" w:space="0" w:color="auto"/>
      </w:divBdr>
    </w:div>
    <w:div w:id="400565007">
      <w:marLeft w:val="640"/>
      <w:marRight w:val="0"/>
      <w:marTop w:val="0"/>
      <w:marBottom w:val="0"/>
      <w:divBdr>
        <w:top w:val="none" w:sz="0" w:space="0" w:color="auto"/>
        <w:left w:val="none" w:sz="0" w:space="0" w:color="auto"/>
        <w:bottom w:val="none" w:sz="0" w:space="0" w:color="auto"/>
        <w:right w:val="none" w:sz="0" w:space="0" w:color="auto"/>
      </w:divBdr>
    </w:div>
    <w:div w:id="400635314">
      <w:marLeft w:val="640"/>
      <w:marRight w:val="0"/>
      <w:marTop w:val="0"/>
      <w:marBottom w:val="0"/>
      <w:divBdr>
        <w:top w:val="none" w:sz="0" w:space="0" w:color="auto"/>
        <w:left w:val="none" w:sz="0" w:space="0" w:color="auto"/>
        <w:bottom w:val="none" w:sz="0" w:space="0" w:color="auto"/>
        <w:right w:val="none" w:sz="0" w:space="0" w:color="auto"/>
      </w:divBdr>
    </w:div>
    <w:div w:id="400637593">
      <w:marLeft w:val="640"/>
      <w:marRight w:val="0"/>
      <w:marTop w:val="0"/>
      <w:marBottom w:val="0"/>
      <w:divBdr>
        <w:top w:val="none" w:sz="0" w:space="0" w:color="auto"/>
        <w:left w:val="none" w:sz="0" w:space="0" w:color="auto"/>
        <w:bottom w:val="none" w:sz="0" w:space="0" w:color="auto"/>
        <w:right w:val="none" w:sz="0" w:space="0" w:color="auto"/>
      </w:divBdr>
    </w:div>
    <w:div w:id="400836485">
      <w:marLeft w:val="640"/>
      <w:marRight w:val="0"/>
      <w:marTop w:val="0"/>
      <w:marBottom w:val="0"/>
      <w:divBdr>
        <w:top w:val="none" w:sz="0" w:space="0" w:color="auto"/>
        <w:left w:val="none" w:sz="0" w:space="0" w:color="auto"/>
        <w:bottom w:val="none" w:sz="0" w:space="0" w:color="auto"/>
        <w:right w:val="none" w:sz="0" w:space="0" w:color="auto"/>
      </w:divBdr>
    </w:div>
    <w:div w:id="400909769">
      <w:marLeft w:val="640"/>
      <w:marRight w:val="0"/>
      <w:marTop w:val="0"/>
      <w:marBottom w:val="0"/>
      <w:divBdr>
        <w:top w:val="none" w:sz="0" w:space="0" w:color="auto"/>
        <w:left w:val="none" w:sz="0" w:space="0" w:color="auto"/>
        <w:bottom w:val="none" w:sz="0" w:space="0" w:color="auto"/>
        <w:right w:val="none" w:sz="0" w:space="0" w:color="auto"/>
      </w:divBdr>
    </w:div>
    <w:div w:id="400953645">
      <w:marLeft w:val="640"/>
      <w:marRight w:val="0"/>
      <w:marTop w:val="0"/>
      <w:marBottom w:val="0"/>
      <w:divBdr>
        <w:top w:val="none" w:sz="0" w:space="0" w:color="auto"/>
        <w:left w:val="none" w:sz="0" w:space="0" w:color="auto"/>
        <w:bottom w:val="none" w:sz="0" w:space="0" w:color="auto"/>
        <w:right w:val="none" w:sz="0" w:space="0" w:color="auto"/>
      </w:divBdr>
    </w:div>
    <w:div w:id="400956165">
      <w:marLeft w:val="640"/>
      <w:marRight w:val="0"/>
      <w:marTop w:val="0"/>
      <w:marBottom w:val="0"/>
      <w:divBdr>
        <w:top w:val="none" w:sz="0" w:space="0" w:color="auto"/>
        <w:left w:val="none" w:sz="0" w:space="0" w:color="auto"/>
        <w:bottom w:val="none" w:sz="0" w:space="0" w:color="auto"/>
        <w:right w:val="none" w:sz="0" w:space="0" w:color="auto"/>
      </w:divBdr>
    </w:div>
    <w:div w:id="400980383">
      <w:marLeft w:val="640"/>
      <w:marRight w:val="0"/>
      <w:marTop w:val="0"/>
      <w:marBottom w:val="0"/>
      <w:divBdr>
        <w:top w:val="none" w:sz="0" w:space="0" w:color="auto"/>
        <w:left w:val="none" w:sz="0" w:space="0" w:color="auto"/>
        <w:bottom w:val="none" w:sz="0" w:space="0" w:color="auto"/>
        <w:right w:val="none" w:sz="0" w:space="0" w:color="auto"/>
      </w:divBdr>
    </w:div>
    <w:div w:id="401031535">
      <w:marLeft w:val="640"/>
      <w:marRight w:val="0"/>
      <w:marTop w:val="0"/>
      <w:marBottom w:val="0"/>
      <w:divBdr>
        <w:top w:val="none" w:sz="0" w:space="0" w:color="auto"/>
        <w:left w:val="none" w:sz="0" w:space="0" w:color="auto"/>
        <w:bottom w:val="none" w:sz="0" w:space="0" w:color="auto"/>
        <w:right w:val="none" w:sz="0" w:space="0" w:color="auto"/>
      </w:divBdr>
    </w:div>
    <w:div w:id="401098320">
      <w:marLeft w:val="640"/>
      <w:marRight w:val="0"/>
      <w:marTop w:val="0"/>
      <w:marBottom w:val="0"/>
      <w:divBdr>
        <w:top w:val="none" w:sz="0" w:space="0" w:color="auto"/>
        <w:left w:val="none" w:sz="0" w:space="0" w:color="auto"/>
        <w:bottom w:val="none" w:sz="0" w:space="0" w:color="auto"/>
        <w:right w:val="none" w:sz="0" w:space="0" w:color="auto"/>
      </w:divBdr>
    </w:div>
    <w:div w:id="401145975">
      <w:marLeft w:val="640"/>
      <w:marRight w:val="0"/>
      <w:marTop w:val="0"/>
      <w:marBottom w:val="0"/>
      <w:divBdr>
        <w:top w:val="none" w:sz="0" w:space="0" w:color="auto"/>
        <w:left w:val="none" w:sz="0" w:space="0" w:color="auto"/>
        <w:bottom w:val="none" w:sz="0" w:space="0" w:color="auto"/>
        <w:right w:val="none" w:sz="0" w:space="0" w:color="auto"/>
      </w:divBdr>
    </w:div>
    <w:div w:id="401147788">
      <w:marLeft w:val="640"/>
      <w:marRight w:val="0"/>
      <w:marTop w:val="0"/>
      <w:marBottom w:val="0"/>
      <w:divBdr>
        <w:top w:val="none" w:sz="0" w:space="0" w:color="auto"/>
        <w:left w:val="none" w:sz="0" w:space="0" w:color="auto"/>
        <w:bottom w:val="none" w:sz="0" w:space="0" w:color="auto"/>
        <w:right w:val="none" w:sz="0" w:space="0" w:color="auto"/>
      </w:divBdr>
    </w:div>
    <w:div w:id="401148508">
      <w:marLeft w:val="640"/>
      <w:marRight w:val="0"/>
      <w:marTop w:val="0"/>
      <w:marBottom w:val="0"/>
      <w:divBdr>
        <w:top w:val="none" w:sz="0" w:space="0" w:color="auto"/>
        <w:left w:val="none" w:sz="0" w:space="0" w:color="auto"/>
        <w:bottom w:val="none" w:sz="0" w:space="0" w:color="auto"/>
        <w:right w:val="none" w:sz="0" w:space="0" w:color="auto"/>
      </w:divBdr>
    </w:div>
    <w:div w:id="401176436">
      <w:marLeft w:val="640"/>
      <w:marRight w:val="0"/>
      <w:marTop w:val="0"/>
      <w:marBottom w:val="0"/>
      <w:divBdr>
        <w:top w:val="none" w:sz="0" w:space="0" w:color="auto"/>
        <w:left w:val="none" w:sz="0" w:space="0" w:color="auto"/>
        <w:bottom w:val="none" w:sz="0" w:space="0" w:color="auto"/>
        <w:right w:val="none" w:sz="0" w:space="0" w:color="auto"/>
      </w:divBdr>
    </w:div>
    <w:div w:id="401222465">
      <w:marLeft w:val="640"/>
      <w:marRight w:val="0"/>
      <w:marTop w:val="0"/>
      <w:marBottom w:val="0"/>
      <w:divBdr>
        <w:top w:val="none" w:sz="0" w:space="0" w:color="auto"/>
        <w:left w:val="none" w:sz="0" w:space="0" w:color="auto"/>
        <w:bottom w:val="none" w:sz="0" w:space="0" w:color="auto"/>
        <w:right w:val="none" w:sz="0" w:space="0" w:color="auto"/>
      </w:divBdr>
    </w:div>
    <w:div w:id="401295606">
      <w:marLeft w:val="640"/>
      <w:marRight w:val="0"/>
      <w:marTop w:val="0"/>
      <w:marBottom w:val="0"/>
      <w:divBdr>
        <w:top w:val="none" w:sz="0" w:space="0" w:color="auto"/>
        <w:left w:val="none" w:sz="0" w:space="0" w:color="auto"/>
        <w:bottom w:val="none" w:sz="0" w:space="0" w:color="auto"/>
        <w:right w:val="none" w:sz="0" w:space="0" w:color="auto"/>
      </w:divBdr>
    </w:div>
    <w:div w:id="401368757">
      <w:marLeft w:val="640"/>
      <w:marRight w:val="0"/>
      <w:marTop w:val="0"/>
      <w:marBottom w:val="0"/>
      <w:divBdr>
        <w:top w:val="none" w:sz="0" w:space="0" w:color="auto"/>
        <w:left w:val="none" w:sz="0" w:space="0" w:color="auto"/>
        <w:bottom w:val="none" w:sz="0" w:space="0" w:color="auto"/>
        <w:right w:val="none" w:sz="0" w:space="0" w:color="auto"/>
      </w:divBdr>
    </w:div>
    <w:div w:id="401489302">
      <w:marLeft w:val="640"/>
      <w:marRight w:val="0"/>
      <w:marTop w:val="0"/>
      <w:marBottom w:val="0"/>
      <w:divBdr>
        <w:top w:val="none" w:sz="0" w:space="0" w:color="auto"/>
        <w:left w:val="none" w:sz="0" w:space="0" w:color="auto"/>
        <w:bottom w:val="none" w:sz="0" w:space="0" w:color="auto"/>
        <w:right w:val="none" w:sz="0" w:space="0" w:color="auto"/>
      </w:divBdr>
    </w:div>
    <w:div w:id="401493000">
      <w:marLeft w:val="640"/>
      <w:marRight w:val="0"/>
      <w:marTop w:val="0"/>
      <w:marBottom w:val="0"/>
      <w:divBdr>
        <w:top w:val="none" w:sz="0" w:space="0" w:color="auto"/>
        <w:left w:val="none" w:sz="0" w:space="0" w:color="auto"/>
        <w:bottom w:val="none" w:sz="0" w:space="0" w:color="auto"/>
        <w:right w:val="none" w:sz="0" w:space="0" w:color="auto"/>
      </w:divBdr>
    </w:div>
    <w:div w:id="401559461">
      <w:marLeft w:val="640"/>
      <w:marRight w:val="0"/>
      <w:marTop w:val="0"/>
      <w:marBottom w:val="0"/>
      <w:divBdr>
        <w:top w:val="none" w:sz="0" w:space="0" w:color="auto"/>
        <w:left w:val="none" w:sz="0" w:space="0" w:color="auto"/>
        <w:bottom w:val="none" w:sz="0" w:space="0" w:color="auto"/>
        <w:right w:val="none" w:sz="0" w:space="0" w:color="auto"/>
      </w:divBdr>
    </w:div>
    <w:div w:id="401678054">
      <w:marLeft w:val="640"/>
      <w:marRight w:val="0"/>
      <w:marTop w:val="0"/>
      <w:marBottom w:val="0"/>
      <w:divBdr>
        <w:top w:val="none" w:sz="0" w:space="0" w:color="auto"/>
        <w:left w:val="none" w:sz="0" w:space="0" w:color="auto"/>
        <w:bottom w:val="none" w:sz="0" w:space="0" w:color="auto"/>
        <w:right w:val="none" w:sz="0" w:space="0" w:color="auto"/>
      </w:divBdr>
    </w:div>
    <w:div w:id="401831018">
      <w:marLeft w:val="640"/>
      <w:marRight w:val="0"/>
      <w:marTop w:val="0"/>
      <w:marBottom w:val="0"/>
      <w:divBdr>
        <w:top w:val="none" w:sz="0" w:space="0" w:color="auto"/>
        <w:left w:val="none" w:sz="0" w:space="0" w:color="auto"/>
        <w:bottom w:val="none" w:sz="0" w:space="0" w:color="auto"/>
        <w:right w:val="none" w:sz="0" w:space="0" w:color="auto"/>
      </w:divBdr>
    </w:div>
    <w:div w:id="401871773">
      <w:marLeft w:val="640"/>
      <w:marRight w:val="0"/>
      <w:marTop w:val="0"/>
      <w:marBottom w:val="0"/>
      <w:divBdr>
        <w:top w:val="none" w:sz="0" w:space="0" w:color="auto"/>
        <w:left w:val="none" w:sz="0" w:space="0" w:color="auto"/>
        <w:bottom w:val="none" w:sz="0" w:space="0" w:color="auto"/>
        <w:right w:val="none" w:sz="0" w:space="0" w:color="auto"/>
      </w:divBdr>
    </w:div>
    <w:div w:id="401954029">
      <w:marLeft w:val="640"/>
      <w:marRight w:val="0"/>
      <w:marTop w:val="0"/>
      <w:marBottom w:val="0"/>
      <w:divBdr>
        <w:top w:val="none" w:sz="0" w:space="0" w:color="auto"/>
        <w:left w:val="none" w:sz="0" w:space="0" w:color="auto"/>
        <w:bottom w:val="none" w:sz="0" w:space="0" w:color="auto"/>
        <w:right w:val="none" w:sz="0" w:space="0" w:color="auto"/>
      </w:divBdr>
    </w:div>
    <w:div w:id="402069003">
      <w:marLeft w:val="640"/>
      <w:marRight w:val="0"/>
      <w:marTop w:val="0"/>
      <w:marBottom w:val="0"/>
      <w:divBdr>
        <w:top w:val="none" w:sz="0" w:space="0" w:color="auto"/>
        <w:left w:val="none" w:sz="0" w:space="0" w:color="auto"/>
        <w:bottom w:val="none" w:sz="0" w:space="0" w:color="auto"/>
        <w:right w:val="none" w:sz="0" w:space="0" w:color="auto"/>
      </w:divBdr>
    </w:div>
    <w:div w:id="402071169">
      <w:marLeft w:val="640"/>
      <w:marRight w:val="0"/>
      <w:marTop w:val="0"/>
      <w:marBottom w:val="0"/>
      <w:divBdr>
        <w:top w:val="none" w:sz="0" w:space="0" w:color="auto"/>
        <w:left w:val="none" w:sz="0" w:space="0" w:color="auto"/>
        <w:bottom w:val="none" w:sz="0" w:space="0" w:color="auto"/>
        <w:right w:val="none" w:sz="0" w:space="0" w:color="auto"/>
      </w:divBdr>
    </w:div>
    <w:div w:id="402139026">
      <w:marLeft w:val="640"/>
      <w:marRight w:val="0"/>
      <w:marTop w:val="0"/>
      <w:marBottom w:val="0"/>
      <w:divBdr>
        <w:top w:val="none" w:sz="0" w:space="0" w:color="auto"/>
        <w:left w:val="none" w:sz="0" w:space="0" w:color="auto"/>
        <w:bottom w:val="none" w:sz="0" w:space="0" w:color="auto"/>
        <w:right w:val="none" w:sz="0" w:space="0" w:color="auto"/>
      </w:divBdr>
    </w:div>
    <w:div w:id="402139133">
      <w:marLeft w:val="640"/>
      <w:marRight w:val="0"/>
      <w:marTop w:val="0"/>
      <w:marBottom w:val="0"/>
      <w:divBdr>
        <w:top w:val="none" w:sz="0" w:space="0" w:color="auto"/>
        <w:left w:val="none" w:sz="0" w:space="0" w:color="auto"/>
        <w:bottom w:val="none" w:sz="0" w:space="0" w:color="auto"/>
        <w:right w:val="none" w:sz="0" w:space="0" w:color="auto"/>
      </w:divBdr>
    </w:div>
    <w:div w:id="402141057">
      <w:marLeft w:val="640"/>
      <w:marRight w:val="0"/>
      <w:marTop w:val="0"/>
      <w:marBottom w:val="0"/>
      <w:divBdr>
        <w:top w:val="none" w:sz="0" w:space="0" w:color="auto"/>
        <w:left w:val="none" w:sz="0" w:space="0" w:color="auto"/>
        <w:bottom w:val="none" w:sz="0" w:space="0" w:color="auto"/>
        <w:right w:val="none" w:sz="0" w:space="0" w:color="auto"/>
      </w:divBdr>
    </w:div>
    <w:div w:id="402262980">
      <w:marLeft w:val="640"/>
      <w:marRight w:val="0"/>
      <w:marTop w:val="0"/>
      <w:marBottom w:val="0"/>
      <w:divBdr>
        <w:top w:val="none" w:sz="0" w:space="0" w:color="auto"/>
        <w:left w:val="none" w:sz="0" w:space="0" w:color="auto"/>
        <w:bottom w:val="none" w:sz="0" w:space="0" w:color="auto"/>
        <w:right w:val="none" w:sz="0" w:space="0" w:color="auto"/>
      </w:divBdr>
    </w:div>
    <w:div w:id="402336364">
      <w:marLeft w:val="640"/>
      <w:marRight w:val="0"/>
      <w:marTop w:val="0"/>
      <w:marBottom w:val="0"/>
      <w:divBdr>
        <w:top w:val="none" w:sz="0" w:space="0" w:color="auto"/>
        <w:left w:val="none" w:sz="0" w:space="0" w:color="auto"/>
        <w:bottom w:val="none" w:sz="0" w:space="0" w:color="auto"/>
        <w:right w:val="none" w:sz="0" w:space="0" w:color="auto"/>
      </w:divBdr>
    </w:div>
    <w:div w:id="402338362">
      <w:marLeft w:val="640"/>
      <w:marRight w:val="0"/>
      <w:marTop w:val="0"/>
      <w:marBottom w:val="0"/>
      <w:divBdr>
        <w:top w:val="none" w:sz="0" w:space="0" w:color="auto"/>
        <w:left w:val="none" w:sz="0" w:space="0" w:color="auto"/>
        <w:bottom w:val="none" w:sz="0" w:space="0" w:color="auto"/>
        <w:right w:val="none" w:sz="0" w:space="0" w:color="auto"/>
      </w:divBdr>
    </w:div>
    <w:div w:id="402338535">
      <w:marLeft w:val="640"/>
      <w:marRight w:val="0"/>
      <w:marTop w:val="0"/>
      <w:marBottom w:val="0"/>
      <w:divBdr>
        <w:top w:val="none" w:sz="0" w:space="0" w:color="auto"/>
        <w:left w:val="none" w:sz="0" w:space="0" w:color="auto"/>
        <w:bottom w:val="none" w:sz="0" w:space="0" w:color="auto"/>
        <w:right w:val="none" w:sz="0" w:space="0" w:color="auto"/>
      </w:divBdr>
    </w:div>
    <w:div w:id="402412188">
      <w:marLeft w:val="640"/>
      <w:marRight w:val="0"/>
      <w:marTop w:val="0"/>
      <w:marBottom w:val="0"/>
      <w:divBdr>
        <w:top w:val="none" w:sz="0" w:space="0" w:color="auto"/>
        <w:left w:val="none" w:sz="0" w:space="0" w:color="auto"/>
        <w:bottom w:val="none" w:sz="0" w:space="0" w:color="auto"/>
        <w:right w:val="none" w:sz="0" w:space="0" w:color="auto"/>
      </w:divBdr>
    </w:div>
    <w:div w:id="402486160">
      <w:marLeft w:val="640"/>
      <w:marRight w:val="0"/>
      <w:marTop w:val="0"/>
      <w:marBottom w:val="0"/>
      <w:divBdr>
        <w:top w:val="none" w:sz="0" w:space="0" w:color="auto"/>
        <w:left w:val="none" w:sz="0" w:space="0" w:color="auto"/>
        <w:bottom w:val="none" w:sz="0" w:space="0" w:color="auto"/>
        <w:right w:val="none" w:sz="0" w:space="0" w:color="auto"/>
      </w:divBdr>
    </w:div>
    <w:div w:id="402532379">
      <w:marLeft w:val="640"/>
      <w:marRight w:val="0"/>
      <w:marTop w:val="0"/>
      <w:marBottom w:val="0"/>
      <w:divBdr>
        <w:top w:val="none" w:sz="0" w:space="0" w:color="auto"/>
        <w:left w:val="none" w:sz="0" w:space="0" w:color="auto"/>
        <w:bottom w:val="none" w:sz="0" w:space="0" w:color="auto"/>
        <w:right w:val="none" w:sz="0" w:space="0" w:color="auto"/>
      </w:divBdr>
    </w:div>
    <w:div w:id="402676804">
      <w:marLeft w:val="640"/>
      <w:marRight w:val="0"/>
      <w:marTop w:val="0"/>
      <w:marBottom w:val="0"/>
      <w:divBdr>
        <w:top w:val="none" w:sz="0" w:space="0" w:color="auto"/>
        <w:left w:val="none" w:sz="0" w:space="0" w:color="auto"/>
        <w:bottom w:val="none" w:sz="0" w:space="0" w:color="auto"/>
        <w:right w:val="none" w:sz="0" w:space="0" w:color="auto"/>
      </w:divBdr>
    </w:div>
    <w:div w:id="402684171">
      <w:marLeft w:val="640"/>
      <w:marRight w:val="0"/>
      <w:marTop w:val="0"/>
      <w:marBottom w:val="0"/>
      <w:divBdr>
        <w:top w:val="none" w:sz="0" w:space="0" w:color="auto"/>
        <w:left w:val="none" w:sz="0" w:space="0" w:color="auto"/>
        <w:bottom w:val="none" w:sz="0" w:space="0" w:color="auto"/>
        <w:right w:val="none" w:sz="0" w:space="0" w:color="auto"/>
      </w:divBdr>
    </w:div>
    <w:div w:id="402874420">
      <w:marLeft w:val="640"/>
      <w:marRight w:val="0"/>
      <w:marTop w:val="0"/>
      <w:marBottom w:val="0"/>
      <w:divBdr>
        <w:top w:val="none" w:sz="0" w:space="0" w:color="auto"/>
        <w:left w:val="none" w:sz="0" w:space="0" w:color="auto"/>
        <w:bottom w:val="none" w:sz="0" w:space="0" w:color="auto"/>
        <w:right w:val="none" w:sz="0" w:space="0" w:color="auto"/>
      </w:divBdr>
    </w:div>
    <w:div w:id="402916408">
      <w:marLeft w:val="640"/>
      <w:marRight w:val="0"/>
      <w:marTop w:val="0"/>
      <w:marBottom w:val="0"/>
      <w:divBdr>
        <w:top w:val="none" w:sz="0" w:space="0" w:color="auto"/>
        <w:left w:val="none" w:sz="0" w:space="0" w:color="auto"/>
        <w:bottom w:val="none" w:sz="0" w:space="0" w:color="auto"/>
        <w:right w:val="none" w:sz="0" w:space="0" w:color="auto"/>
      </w:divBdr>
    </w:div>
    <w:div w:id="402916776">
      <w:marLeft w:val="640"/>
      <w:marRight w:val="0"/>
      <w:marTop w:val="0"/>
      <w:marBottom w:val="0"/>
      <w:divBdr>
        <w:top w:val="none" w:sz="0" w:space="0" w:color="auto"/>
        <w:left w:val="none" w:sz="0" w:space="0" w:color="auto"/>
        <w:bottom w:val="none" w:sz="0" w:space="0" w:color="auto"/>
        <w:right w:val="none" w:sz="0" w:space="0" w:color="auto"/>
      </w:divBdr>
    </w:div>
    <w:div w:id="402920131">
      <w:marLeft w:val="640"/>
      <w:marRight w:val="0"/>
      <w:marTop w:val="0"/>
      <w:marBottom w:val="0"/>
      <w:divBdr>
        <w:top w:val="none" w:sz="0" w:space="0" w:color="auto"/>
        <w:left w:val="none" w:sz="0" w:space="0" w:color="auto"/>
        <w:bottom w:val="none" w:sz="0" w:space="0" w:color="auto"/>
        <w:right w:val="none" w:sz="0" w:space="0" w:color="auto"/>
      </w:divBdr>
    </w:div>
    <w:div w:id="403064839">
      <w:marLeft w:val="640"/>
      <w:marRight w:val="0"/>
      <w:marTop w:val="0"/>
      <w:marBottom w:val="0"/>
      <w:divBdr>
        <w:top w:val="none" w:sz="0" w:space="0" w:color="auto"/>
        <w:left w:val="none" w:sz="0" w:space="0" w:color="auto"/>
        <w:bottom w:val="none" w:sz="0" w:space="0" w:color="auto"/>
        <w:right w:val="none" w:sz="0" w:space="0" w:color="auto"/>
      </w:divBdr>
    </w:div>
    <w:div w:id="403069109">
      <w:marLeft w:val="640"/>
      <w:marRight w:val="0"/>
      <w:marTop w:val="0"/>
      <w:marBottom w:val="0"/>
      <w:divBdr>
        <w:top w:val="none" w:sz="0" w:space="0" w:color="auto"/>
        <w:left w:val="none" w:sz="0" w:space="0" w:color="auto"/>
        <w:bottom w:val="none" w:sz="0" w:space="0" w:color="auto"/>
        <w:right w:val="none" w:sz="0" w:space="0" w:color="auto"/>
      </w:divBdr>
    </w:div>
    <w:div w:id="403189219">
      <w:marLeft w:val="640"/>
      <w:marRight w:val="0"/>
      <w:marTop w:val="0"/>
      <w:marBottom w:val="0"/>
      <w:divBdr>
        <w:top w:val="none" w:sz="0" w:space="0" w:color="auto"/>
        <w:left w:val="none" w:sz="0" w:space="0" w:color="auto"/>
        <w:bottom w:val="none" w:sz="0" w:space="0" w:color="auto"/>
        <w:right w:val="none" w:sz="0" w:space="0" w:color="auto"/>
      </w:divBdr>
    </w:div>
    <w:div w:id="403333459">
      <w:marLeft w:val="640"/>
      <w:marRight w:val="0"/>
      <w:marTop w:val="0"/>
      <w:marBottom w:val="0"/>
      <w:divBdr>
        <w:top w:val="none" w:sz="0" w:space="0" w:color="auto"/>
        <w:left w:val="none" w:sz="0" w:space="0" w:color="auto"/>
        <w:bottom w:val="none" w:sz="0" w:space="0" w:color="auto"/>
        <w:right w:val="none" w:sz="0" w:space="0" w:color="auto"/>
      </w:divBdr>
    </w:div>
    <w:div w:id="403336102">
      <w:marLeft w:val="640"/>
      <w:marRight w:val="0"/>
      <w:marTop w:val="0"/>
      <w:marBottom w:val="0"/>
      <w:divBdr>
        <w:top w:val="none" w:sz="0" w:space="0" w:color="auto"/>
        <w:left w:val="none" w:sz="0" w:space="0" w:color="auto"/>
        <w:bottom w:val="none" w:sz="0" w:space="0" w:color="auto"/>
        <w:right w:val="none" w:sz="0" w:space="0" w:color="auto"/>
      </w:divBdr>
    </w:div>
    <w:div w:id="403376951">
      <w:marLeft w:val="640"/>
      <w:marRight w:val="0"/>
      <w:marTop w:val="0"/>
      <w:marBottom w:val="0"/>
      <w:divBdr>
        <w:top w:val="none" w:sz="0" w:space="0" w:color="auto"/>
        <w:left w:val="none" w:sz="0" w:space="0" w:color="auto"/>
        <w:bottom w:val="none" w:sz="0" w:space="0" w:color="auto"/>
        <w:right w:val="none" w:sz="0" w:space="0" w:color="auto"/>
      </w:divBdr>
    </w:div>
    <w:div w:id="403379667">
      <w:marLeft w:val="640"/>
      <w:marRight w:val="0"/>
      <w:marTop w:val="0"/>
      <w:marBottom w:val="0"/>
      <w:divBdr>
        <w:top w:val="none" w:sz="0" w:space="0" w:color="auto"/>
        <w:left w:val="none" w:sz="0" w:space="0" w:color="auto"/>
        <w:bottom w:val="none" w:sz="0" w:space="0" w:color="auto"/>
        <w:right w:val="none" w:sz="0" w:space="0" w:color="auto"/>
      </w:divBdr>
    </w:div>
    <w:div w:id="403380708">
      <w:marLeft w:val="640"/>
      <w:marRight w:val="0"/>
      <w:marTop w:val="0"/>
      <w:marBottom w:val="0"/>
      <w:divBdr>
        <w:top w:val="none" w:sz="0" w:space="0" w:color="auto"/>
        <w:left w:val="none" w:sz="0" w:space="0" w:color="auto"/>
        <w:bottom w:val="none" w:sz="0" w:space="0" w:color="auto"/>
        <w:right w:val="none" w:sz="0" w:space="0" w:color="auto"/>
      </w:divBdr>
    </w:div>
    <w:div w:id="403451179">
      <w:marLeft w:val="640"/>
      <w:marRight w:val="0"/>
      <w:marTop w:val="0"/>
      <w:marBottom w:val="0"/>
      <w:divBdr>
        <w:top w:val="none" w:sz="0" w:space="0" w:color="auto"/>
        <w:left w:val="none" w:sz="0" w:space="0" w:color="auto"/>
        <w:bottom w:val="none" w:sz="0" w:space="0" w:color="auto"/>
        <w:right w:val="none" w:sz="0" w:space="0" w:color="auto"/>
      </w:divBdr>
    </w:div>
    <w:div w:id="403454721">
      <w:marLeft w:val="640"/>
      <w:marRight w:val="0"/>
      <w:marTop w:val="0"/>
      <w:marBottom w:val="0"/>
      <w:divBdr>
        <w:top w:val="none" w:sz="0" w:space="0" w:color="auto"/>
        <w:left w:val="none" w:sz="0" w:space="0" w:color="auto"/>
        <w:bottom w:val="none" w:sz="0" w:space="0" w:color="auto"/>
        <w:right w:val="none" w:sz="0" w:space="0" w:color="auto"/>
      </w:divBdr>
    </w:div>
    <w:div w:id="403528090">
      <w:marLeft w:val="640"/>
      <w:marRight w:val="0"/>
      <w:marTop w:val="0"/>
      <w:marBottom w:val="0"/>
      <w:divBdr>
        <w:top w:val="none" w:sz="0" w:space="0" w:color="auto"/>
        <w:left w:val="none" w:sz="0" w:space="0" w:color="auto"/>
        <w:bottom w:val="none" w:sz="0" w:space="0" w:color="auto"/>
        <w:right w:val="none" w:sz="0" w:space="0" w:color="auto"/>
      </w:divBdr>
    </w:div>
    <w:div w:id="403534326">
      <w:marLeft w:val="640"/>
      <w:marRight w:val="0"/>
      <w:marTop w:val="0"/>
      <w:marBottom w:val="0"/>
      <w:divBdr>
        <w:top w:val="none" w:sz="0" w:space="0" w:color="auto"/>
        <w:left w:val="none" w:sz="0" w:space="0" w:color="auto"/>
        <w:bottom w:val="none" w:sz="0" w:space="0" w:color="auto"/>
        <w:right w:val="none" w:sz="0" w:space="0" w:color="auto"/>
      </w:divBdr>
    </w:div>
    <w:div w:id="403574245">
      <w:marLeft w:val="640"/>
      <w:marRight w:val="0"/>
      <w:marTop w:val="0"/>
      <w:marBottom w:val="0"/>
      <w:divBdr>
        <w:top w:val="none" w:sz="0" w:space="0" w:color="auto"/>
        <w:left w:val="none" w:sz="0" w:space="0" w:color="auto"/>
        <w:bottom w:val="none" w:sz="0" w:space="0" w:color="auto"/>
        <w:right w:val="none" w:sz="0" w:space="0" w:color="auto"/>
      </w:divBdr>
    </w:div>
    <w:div w:id="403574313">
      <w:marLeft w:val="640"/>
      <w:marRight w:val="0"/>
      <w:marTop w:val="0"/>
      <w:marBottom w:val="0"/>
      <w:divBdr>
        <w:top w:val="none" w:sz="0" w:space="0" w:color="auto"/>
        <w:left w:val="none" w:sz="0" w:space="0" w:color="auto"/>
        <w:bottom w:val="none" w:sz="0" w:space="0" w:color="auto"/>
        <w:right w:val="none" w:sz="0" w:space="0" w:color="auto"/>
      </w:divBdr>
    </w:div>
    <w:div w:id="403574684">
      <w:marLeft w:val="640"/>
      <w:marRight w:val="0"/>
      <w:marTop w:val="0"/>
      <w:marBottom w:val="0"/>
      <w:divBdr>
        <w:top w:val="none" w:sz="0" w:space="0" w:color="auto"/>
        <w:left w:val="none" w:sz="0" w:space="0" w:color="auto"/>
        <w:bottom w:val="none" w:sz="0" w:space="0" w:color="auto"/>
        <w:right w:val="none" w:sz="0" w:space="0" w:color="auto"/>
      </w:divBdr>
    </w:div>
    <w:div w:id="403648284">
      <w:marLeft w:val="640"/>
      <w:marRight w:val="0"/>
      <w:marTop w:val="0"/>
      <w:marBottom w:val="0"/>
      <w:divBdr>
        <w:top w:val="none" w:sz="0" w:space="0" w:color="auto"/>
        <w:left w:val="none" w:sz="0" w:space="0" w:color="auto"/>
        <w:bottom w:val="none" w:sz="0" w:space="0" w:color="auto"/>
        <w:right w:val="none" w:sz="0" w:space="0" w:color="auto"/>
      </w:divBdr>
    </w:div>
    <w:div w:id="403724789">
      <w:marLeft w:val="640"/>
      <w:marRight w:val="0"/>
      <w:marTop w:val="0"/>
      <w:marBottom w:val="0"/>
      <w:divBdr>
        <w:top w:val="none" w:sz="0" w:space="0" w:color="auto"/>
        <w:left w:val="none" w:sz="0" w:space="0" w:color="auto"/>
        <w:bottom w:val="none" w:sz="0" w:space="0" w:color="auto"/>
        <w:right w:val="none" w:sz="0" w:space="0" w:color="auto"/>
      </w:divBdr>
    </w:div>
    <w:div w:id="403725448">
      <w:marLeft w:val="640"/>
      <w:marRight w:val="0"/>
      <w:marTop w:val="0"/>
      <w:marBottom w:val="0"/>
      <w:divBdr>
        <w:top w:val="none" w:sz="0" w:space="0" w:color="auto"/>
        <w:left w:val="none" w:sz="0" w:space="0" w:color="auto"/>
        <w:bottom w:val="none" w:sz="0" w:space="0" w:color="auto"/>
        <w:right w:val="none" w:sz="0" w:space="0" w:color="auto"/>
      </w:divBdr>
    </w:div>
    <w:div w:id="403770269">
      <w:marLeft w:val="640"/>
      <w:marRight w:val="0"/>
      <w:marTop w:val="0"/>
      <w:marBottom w:val="0"/>
      <w:divBdr>
        <w:top w:val="none" w:sz="0" w:space="0" w:color="auto"/>
        <w:left w:val="none" w:sz="0" w:space="0" w:color="auto"/>
        <w:bottom w:val="none" w:sz="0" w:space="0" w:color="auto"/>
        <w:right w:val="none" w:sz="0" w:space="0" w:color="auto"/>
      </w:divBdr>
    </w:div>
    <w:div w:id="403797507">
      <w:marLeft w:val="640"/>
      <w:marRight w:val="0"/>
      <w:marTop w:val="0"/>
      <w:marBottom w:val="0"/>
      <w:divBdr>
        <w:top w:val="none" w:sz="0" w:space="0" w:color="auto"/>
        <w:left w:val="none" w:sz="0" w:space="0" w:color="auto"/>
        <w:bottom w:val="none" w:sz="0" w:space="0" w:color="auto"/>
        <w:right w:val="none" w:sz="0" w:space="0" w:color="auto"/>
      </w:divBdr>
    </w:div>
    <w:div w:id="403799692">
      <w:marLeft w:val="640"/>
      <w:marRight w:val="0"/>
      <w:marTop w:val="0"/>
      <w:marBottom w:val="0"/>
      <w:divBdr>
        <w:top w:val="none" w:sz="0" w:space="0" w:color="auto"/>
        <w:left w:val="none" w:sz="0" w:space="0" w:color="auto"/>
        <w:bottom w:val="none" w:sz="0" w:space="0" w:color="auto"/>
        <w:right w:val="none" w:sz="0" w:space="0" w:color="auto"/>
      </w:divBdr>
    </w:div>
    <w:div w:id="403837520">
      <w:marLeft w:val="640"/>
      <w:marRight w:val="0"/>
      <w:marTop w:val="0"/>
      <w:marBottom w:val="0"/>
      <w:divBdr>
        <w:top w:val="none" w:sz="0" w:space="0" w:color="auto"/>
        <w:left w:val="none" w:sz="0" w:space="0" w:color="auto"/>
        <w:bottom w:val="none" w:sz="0" w:space="0" w:color="auto"/>
        <w:right w:val="none" w:sz="0" w:space="0" w:color="auto"/>
      </w:divBdr>
    </w:div>
    <w:div w:id="403838780">
      <w:marLeft w:val="640"/>
      <w:marRight w:val="0"/>
      <w:marTop w:val="0"/>
      <w:marBottom w:val="0"/>
      <w:divBdr>
        <w:top w:val="none" w:sz="0" w:space="0" w:color="auto"/>
        <w:left w:val="none" w:sz="0" w:space="0" w:color="auto"/>
        <w:bottom w:val="none" w:sz="0" w:space="0" w:color="auto"/>
        <w:right w:val="none" w:sz="0" w:space="0" w:color="auto"/>
      </w:divBdr>
    </w:div>
    <w:div w:id="403913758">
      <w:marLeft w:val="640"/>
      <w:marRight w:val="0"/>
      <w:marTop w:val="0"/>
      <w:marBottom w:val="0"/>
      <w:divBdr>
        <w:top w:val="none" w:sz="0" w:space="0" w:color="auto"/>
        <w:left w:val="none" w:sz="0" w:space="0" w:color="auto"/>
        <w:bottom w:val="none" w:sz="0" w:space="0" w:color="auto"/>
        <w:right w:val="none" w:sz="0" w:space="0" w:color="auto"/>
      </w:divBdr>
    </w:div>
    <w:div w:id="403915403">
      <w:marLeft w:val="640"/>
      <w:marRight w:val="0"/>
      <w:marTop w:val="0"/>
      <w:marBottom w:val="0"/>
      <w:divBdr>
        <w:top w:val="none" w:sz="0" w:space="0" w:color="auto"/>
        <w:left w:val="none" w:sz="0" w:space="0" w:color="auto"/>
        <w:bottom w:val="none" w:sz="0" w:space="0" w:color="auto"/>
        <w:right w:val="none" w:sz="0" w:space="0" w:color="auto"/>
      </w:divBdr>
    </w:div>
    <w:div w:id="403920855">
      <w:marLeft w:val="640"/>
      <w:marRight w:val="0"/>
      <w:marTop w:val="0"/>
      <w:marBottom w:val="0"/>
      <w:divBdr>
        <w:top w:val="none" w:sz="0" w:space="0" w:color="auto"/>
        <w:left w:val="none" w:sz="0" w:space="0" w:color="auto"/>
        <w:bottom w:val="none" w:sz="0" w:space="0" w:color="auto"/>
        <w:right w:val="none" w:sz="0" w:space="0" w:color="auto"/>
      </w:divBdr>
    </w:div>
    <w:div w:id="404037934">
      <w:marLeft w:val="640"/>
      <w:marRight w:val="0"/>
      <w:marTop w:val="0"/>
      <w:marBottom w:val="0"/>
      <w:divBdr>
        <w:top w:val="none" w:sz="0" w:space="0" w:color="auto"/>
        <w:left w:val="none" w:sz="0" w:space="0" w:color="auto"/>
        <w:bottom w:val="none" w:sz="0" w:space="0" w:color="auto"/>
        <w:right w:val="none" w:sz="0" w:space="0" w:color="auto"/>
      </w:divBdr>
    </w:div>
    <w:div w:id="404104888">
      <w:marLeft w:val="640"/>
      <w:marRight w:val="0"/>
      <w:marTop w:val="0"/>
      <w:marBottom w:val="0"/>
      <w:divBdr>
        <w:top w:val="none" w:sz="0" w:space="0" w:color="auto"/>
        <w:left w:val="none" w:sz="0" w:space="0" w:color="auto"/>
        <w:bottom w:val="none" w:sz="0" w:space="0" w:color="auto"/>
        <w:right w:val="none" w:sz="0" w:space="0" w:color="auto"/>
      </w:divBdr>
    </w:div>
    <w:div w:id="404298601">
      <w:marLeft w:val="640"/>
      <w:marRight w:val="0"/>
      <w:marTop w:val="0"/>
      <w:marBottom w:val="0"/>
      <w:divBdr>
        <w:top w:val="none" w:sz="0" w:space="0" w:color="auto"/>
        <w:left w:val="none" w:sz="0" w:space="0" w:color="auto"/>
        <w:bottom w:val="none" w:sz="0" w:space="0" w:color="auto"/>
        <w:right w:val="none" w:sz="0" w:space="0" w:color="auto"/>
      </w:divBdr>
    </w:div>
    <w:div w:id="404306896">
      <w:marLeft w:val="640"/>
      <w:marRight w:val="0"/>
      <w:marTop w:val="0"/>
      <w:marBottom w:val="0"/>
      <w:divBdr>
        <w:top w:val="none" w:sz="0" w:space="0" w:color="auto"/>
        <w:left w:val="none" w:sz="0" w:space="0" w:color="auto"/>
        <w:bottom w:val="none" w:sz="0" w:space="0" w:color="auto"/>
        <w:right w:val="none" w:sz="0" w:space="0" w:color="auto"/>
      </w:divBdr>
    </w:div>
    <w:div w:id="404379983">
      <w:marLeft w:val="640"/>
      <w:marRight w:val="0"/>
      <w:marTop w:val="0"/>
      <w:marBottom w:val="0"/>
      <w:divBdr>
        <w:top w:val="none" w:sz="0" w:space="0" w:color="auto"/>
        <w:left w:val="none" w:sz="0" w:space="0" w:color="auto"/>
        <w:bottom w:val="none" w:sz="0" w:space="0" w:color="auto"/>
        <w:right w:val="none" w:sz="0" w:space="0" w:color="auto"/>
      </w:divBdr>
    </w:div>
    <w:div w:id="404500728">
      <w:marLeft w:val="640"/>
      <w:marRight w:val="0"/>
      <w:marTop w:val="0"/>
      <w:marBottom w:val="0"/>
      <w:divBdr>
        <w:top w:val="none" w:sz="0" w:space="0" w:color="auto"/>
        <w:left w:val="none" w:sz="0" w:space="0" w:color="auto"/>
        <w:bottom w:val="none" w:sz="0" w:space="0" w:color="auto"/>
        <w:right w:val="none" w:sz="0" w:space="0" w:color="auto"/>
      </w:divBdr>
    </w:div>
    <w:div w:id="404568716">
      <w:marLeft w:val="640"/>
      <w:marRight w:val="0"/>
      <w:marTop w:val="0"/>
      <w:marBottom w:val="0"/>
      <w:divBdr>
        <w:top w:val="none" w:sz="0" w:space="0" w:color="auto"/>
        <w:left w:val="none" w:sz="0" w:space="0" w:color="auto"/>
        <w:bottom w:val="none" w:sz="0" w:space="0" w:color="auto"/>
        <w:right w:val="none" w:sz="0" w:space="0" w:color="auto"/>
      </w:divBdr>
    </w:div>
    <w:div w:id="404685601">
      <w:marLeft w:val="640"/>
      <w:marRight w:val="0"/>
      <w:marTop w:val="0"/>
      <w:marBottom w:val="0"/>
      <w:divBdr>
        <w:top w:val="none" w:sz="0" w:space="0" w:color="auto"/>
        <w:left w:val="none" w:sz="0" w:space="0" w:color="auto"/>
        <w:bottom w:val="none" w:sz="0" w:space="0" w:color="auto"/>
        <w:right w:val="none" w:sz="0" w:space="0" w:color="auto"/>
      </w:divBdr>
    </w:div>
    <w:div w:id="404694053">
      <w:marLeft w:val="640"/>
      <w:marRight w:val="0"/>
      <w:marTop w:val="0"/>
      <w:marBottom w:val="0"/>
      <w:divBdr>
        <w:top w:val="none" w:sz="0" w:space="0" w:color="auto"/>
        <w:left w:val="none" w:sz="0" w:space="0" w:color="auto"/>
        <w:bottom w:val="none" w:sz="0" w:space="0" w:color="auto"/>
        <w:right w:val="none" w:sz="0" w:space="0" w:color="auto"/>
      </w:divBdr>
    </w:div>
    <w:div w:id="404760535">
      <w:marLeft w:val="640"/>
      <w:marRight w:val="0"/>
      <w:marTop w:val="0"/>
      <w:marBottom w:val="0"/>
      <w:divBdr>
        <w:top w:val="none" w:sz="0" w:space="0" w:color="auto"/>
        <w:left w:val="none" w:sz="0" w:space="0" w:color="auto"/>
        <w:bottom w:val="none" w:sz="0" w:space="0" w:color="auto"/>
        <w:right w:val="none" w:sz="0" w:space="0" w:color="auto"/>
      </w:divBdr>
    </w:div>
    <w:div w:id="404839936">
      <w:marLeft w:val="640"/>
      <w:marRight w:val="0"/>
      <w:marTop w:val="0"/>
      <w:marBottom w:val="0"/>
      <w:divBdr>
        <w:top w:val="none" w:sz="0" w:space="0" w:color="auto"/>
        <w:left w:val="none" w:sz="0" w:space="0" w:color="auto"/>
        <w:bottom w:val="none" w:sz="0" w:space="0" w:color="auto"/>
        <w:right w:val="none" w:sz="0" w:space="0" w:color="auto"/>
      </w:divBdr>
    </w:div>
    <w:div w:id="404843002">
      <w:marLeft w:val="640"/>
      <w:marRight w:val="0"/>
      <w:marTop w:val="0"/>
      <w:marBottom w:val="0"/>
      <w:divBdr>
        <w:top w:val="none" w:sz="0" w:space="0" w:color="auto"/>
        <w:left w:val="none" w:sz="0" w:space="0" w:color="auto"/>
        <w:bottom w:val="none" w:sz="0" w:space="0" w:color="auto"/>
        <w:right w:val="none" w:sz="0" w:space="0" w:color="auto"/>
      </w:divBdr>
    </w:div>
    <w:div w:id="404960900">
      <w:marLeft w:val="640"/>
      <w:marRight w:val="0"/>
      <w:marTop w:val="0"/>
      <w:marBottom w:val="0"/>
      <w:divBdr>
        <w:top w:val="none" w:sz="0" w:space="0" w:color="auto"/>
        <w:left w:val="none" w:sz="0" w:space="0" w:color="auto"/>
        <w:bottom w:val="none" w:sz="0" w:space="0" w:color="auto"/>
        <w:right w:val="none" w:sz="0" w:space="0" w:color="auto"/>
      </w:divBdr>
    </w:div>
    <w:div w:id="405031338">
      <w:marLeft w:val="640"/>
      <w:marRight w:val="0"/>
      <w:marTop w:val="0"/>
      <w:marBottom w:val="0"/>
      <w:divBdr>
        <w:top w:val="none" w:sz="0" w:space="0" w:color="auto"/>
        <w:left w:val="none" w:sz="0" w:space="0" w:color="auto"/>
        <w:bottom w:val="none" w:sz="0" w:space="0" w:color="auto"/>
        <w:right w:val="none" w:sz="0" w:space="0" w:color="auto"/>
      </w:divBdr>
    </w:div>
    <w:div w:id="405032224">
      <w:marLeft w:val="640"/>
      <w:marRight w:val="0"/>
      <w:marTop w:val="0"/>
      <w:marBottom w:val="0"/>
      <w:divBdr>
        <w:top w:val="none" w:sz="0" w:space="0" w:color="auto"/>
        <w:left w:val="none" w:sz="0" w:space="0" w:color="auto"/>
        <w:bottom w:val="none" w:sz="0" w:space="0" w:color="auto"/>
        <w:right w:val="none" w:sz="0" w:space="0" w:color="auto"/>
      </w:divBdr>
    </w:div>
    <w:div w:id="405038475">
      <w:marLeft w:val="640"/>
      <w:marRight w:val="0"/>
      <w:marTop w:val="0"/>
      <w:marBottom w:val="0"/>
      <w:divBdr>
        <w:top w:val="none" w:sz="0" w:space="0" w:color="auto"/>
        <w:left w:val="none" w:sz="0" w:space="0" w:color="auto"/>
        <w:bottom w:val="none" w:sz="0" w:space="0" w:color="auto"/>
        <w:right w:val="none" w:sz="0" w:space="0" w:color="auto"/>
      </w:divBdr>
    </w:div>
    <w:div w:id="405080094">
      <w:marLeft w:val="640"/>
      <w:marRight w:val="0"/>
      <w:marTop w:val="0"/>
      <w:marBottom w:val="0"/>
      <w:divBdr>
        <w:top w:val="none" w:sz="0" w:space="0" w:color="auto"/>
        <w:left w:val="none" w:sz="0" w:space="0" w:color="auto"/>
        <w:bottom w:val="none" w:sz="0" w:space="0" w:color="auto"/>
        <w:right w:val="none" w:sz="0" w:space="0" w:color="auto"/>
      </w:divBdr>
    </w:div>
    <w:div w:id="405080416">
      <w:marLeft w:val="640"/>
      <w:marRight w:val="0"/>
      <w:marTop w:val="0"/>
      <w:marBottom w:val="0"/>
      <w:divBdr>
        <w:top w:val="none" w:sz="0" w:space="0" w:color="auto"/>
        <w:left w:val="none" w:sz="0" w:space="0" w:color="auto"/>
        <w:bottom w:val="none" w:sz="0" w:space="0" w:color="auto"/>
        <w:right w:val="none" w:sz="0" w:space="0" w:color="auto"/>
      </w:divBdr>
    </w:div>
    <w:div w:id="405147321">
      <w:marLeft w:val="640"/>
      <w:marRight w:val="0"/>
      <w:marTop w:val="0"/>
      <w:marBottom w:val="0"/>
      <w:divBdr>
        <w:top w:val="none" w:sz="0" w:space="0" w:color="auto"/>
        <w:left w:val="none" w:sz="0" w:space="0" w:color="auto"/>
        <w:bottom w:val="none" w:sz="0" w:space="0" w:color="auto"/>
        <w:right w:val="none" w:sz="0" w:space="0" w:color="auto"/>
      </w:divBdr>
    </w:div>
    <w:div w:id="405222244">
      <w:marLeft w:val="640"/>
      <w:marRight w:val="0"/>
      <w:marTop w:val="0"/>
      <w:marBottom w:val="0"/>
      <w:divBdr>
        <w:top w:val="none" w:sz="0" w:space="0" w:color="auto"/>
        <w:left w:val="none" w:sz="0" w:space="0" w:color="auto"/>
        <w:bottom w:val="none" w:sz="0" w:space="0" w:color="auto"/>
        <w:right w:val="none" w:sz="0" w:space="0" w:color="auto"/>
      </w:divBdr>
    </w:div>
    <w:div w:id="405297467">
      <w:marLeft w:val="640"/>
      <w:marRight w:val="0"/>
      <w:marTop w:val="0"/>
      <w:marBottom w:val="0"/>
      <w:divBdr>
        <w:top w:val="none" w:sz="0" w:space="0" w:color="auto"/>
        <w:left w:val="none" w:sz="0" w:space="0" w:color="auto"/>
        <w:bottom w:val="none" w:sz="0" w:space="0" w:color="auto"/>
        <w:right w:val="none" w:sz="0" w:space="0" w:color="auto"/>
      </w:divBdr>
    </w:div>
    <w:div w:id="405297645">
      <w:marLeft w:val="640"/>
      <w:marRight w:val="0"/>
      <w:marTop w:val="0"/>
      <w:marBottom w:val="0"/>
      <w:divBdr>
        <w:top w:val="none" w:sz="0" w:space="0" w:color="auto"/>
        <w:left w:val="none" w:sz="0" w:space="0" w:color="auto"/>
        <w:bottom w:val="none" w:sz="0" w:space="0" w:color="auto"/>
        <w:right w:val="none" w:sz="0" w:space="0" w:color="auto"/>
      </w:divBdr>
    </w:div>
    <w:div w:id="405305287">
      <w:marLeft w:val="640"/>
      <w:marRight w:val="0"/>
      <w:marTop w:val="0"/>
      <w:marBottom w:val="0"/>
      <w:divBdr>
        <w:top w:val="none" w:sz="0" w:space="0" w:color="auto"/>
        <w:left w:val="none" w:sz="0" w:space="0" w:color="auto"/>
        <w:bottom w:val="none" w:sz="0" w:space="0" w:color="auto"/>
        <w:right w:val="none" w:sz="0" w:space="0" w:color="auto"/>
      </w:divBdr>
    </w:div>
    <w:div w:id="405340931">
      <w:marLeft w:val="640"/>
      <w:marRight w:val="0"/>
      <w:marTop w:val="0"/>
      <w:marBottom w:val="0"/>
      <w:divBdr>
        <w:top w:val="none" w:sz="0" w:space="0" w:color="auto"/>
        <w:left w:val="none" w:sz="0" w:space="0" w:color="auto"/>
        <w:bottom w:val="none" w:sz="0" w:space="0" w:color="auto"/>
        <w:right w:val="none" w:sz="0" w:space="0" w:color="auto"/>
      </w:divBdr>
    </w:div>
    <w:div w:id="405346277">
      <w:marLeft w:val="640"/>
      <w:marRight w:val="0"/>
      <w:marTop w:val="0"/>
      <w:marBottom w:val="0"/>
      <w:divBdr>
        <w:top w:val="none" w:sz="0" w:space="0" w:color="auto"/>
        <w:left w:val="none" w:sz="0" w:space="0" w:color="auto"/>
        <w:bottom w:val="none" w:sz="0" w:space="0" w:color="auto"/>
        <w:right w:val="none" w:sz="0" w:space="0" w:color="auto"/>
      </w:divBdr>
    </w:div>
    <w:div w:id="405493813">
      <w:marLeft w:val="640"/>
      <w:marRight w:val="0"/>
      <w:marTop w:val="0"/>
      <w:marBottom w:val="0"/>
      <w:divBdr>
        <w:top w:val="none" w:sz="0" w:space="0" w:color="auto"/>
        <w:left w:val="none" w:sz="0" w:space="0" w:color="auto"/>
        <w:bottom w:val="none" w:sz="0" w:space="0" w:color="auto"/>
        <w:right w:val="none" w:sz="0" w:space="0" w:color="auto"/>
      </w:divBdr>
    </w:div>
    <w:div w:id="405498975">
      <w:marLeft w:val="640"/>
      <w:marRight w:val="0"/>
      <w:marTop w:val="0"/>
      <w:marBottom w:val="0"/>
      <w:divBdr>
        <w:top w:val="none" w:sz="0" w:space="0" w:color="auto"/>
        <w:left w:val="none" w:sz="0" w:space="0" w:color="auto"/>
        <w:bottom w:val="none" w:sz="0" w:space="0" w:color="auto"/>
        <w:right w:val="none" w:sz="0" w:space="0" w:color="auto"/>
      </w:divBdr>
    </w:div>
    <w:div w:id="405539394">
      <w:marLeft w:val="640"/>
      <w:marRight w:val="0"/>
      <w:marTop w:val="0"/>
      <w:marBottom w:val="0"/>
      <w:divBdr>
        <w:top w:val="none" w:sz="0" w:space="0" w:color="auto"/>
        <w:left w:val="none" w:sz="0" w:space="0" w:color="auto"/>
        <w:bottom w:val="none" w:sz="0" w:space="0" w:color="auto"/>
        <w:right w:val="none" w:sz="0" w:space="0" w:color="auto"/>
      </w:divBdr>
    </w:div>
    <w:div w:id="405569529">
      <w:marLeft w:val="640"/>
      <w:marRight w:val="0"/>
      <w:marTop w:val="0"/>
      <w:marBottom w:val="0"/>
      <w:divBdr>
        <w:top w:val="none" w:sz="0" w:space="0" w:color="auto"/>
        <w:left w:val="none" w:sz="0" w:space="0" w:color="auto"/>
        <w:bottom w:val="none" w:sz="0" w:space="0" w:color="auto"/>
        <w:right w:val="none" w:sz="0" w:space="0" w:color="auto"/>
      </w:divBdr>
    </w:div>
    <w:div w:id="405692302">
      <w:marLeft w:val="640"/>
      <w:marRight w:val="0"/>
      <w:marTop w:val="0"/>
      <w:marBottom w:val="0"/>
      <w:divBdr>
        <w:top w:val="none" w:sz="0" w:space="0" w:color="auto"/>
        <w:left w:val="none" w:sz="0" w:space="0" w:color="auto"/>
        <w:bottom w:val="none" w:sz="0" w:space="0" w:color="auto"/>
        <w:right w:val="none" w:sz="0" w:space="0" w:color="auto"/>
      </w:divBdr>
    </w:div>
    <w:div w:id="405693521">
      <w:marLeft w:val="640"/>
      <w:marRight w:val="0"/>
      <w:marTop w:val="0"/>
      <w:marBottom w:val="0"/>
      <w:divBdr>
        <w:top w:val="none" w:sz="0" w:space="0" w:color="auto"/>
        <w:left w:val="none" w:sz="0" w:space="0" w:color="auto"/>
        <w:bottom w:val="none" w:sz="0" w:space="0" w:color="auto"/>
        <w:right w:val="none" w:sz="0" w:space="0" w:color="auto"/>
      </w:divBdr>
    </w:div>
    <w:div w:id="405760305">
      <w:marLeft w:val="640"/>
      <w:marRight w:val="0"/>
      <w:marTop w:val="0"/>
      <w:marBottom w:val="0"/>
      <w:divBdr>
        <w:top w:val="none" w:sz="0" w:space="0" w:color="auto"/>
        <w:left w:val="none" w:sz="0" w:space="0" w:color="auto"/>
        <w:bottom w:val="none" w:sz="0" w:space="0" w:color="auto"/>
        <w:right w:val="none" w:sz="0" w:space="0" w:color="auto"/>
      </w:divBdr>
    </w:div>
    <w:div w:id="405761369">
      <w:marLeft w:val="640"/>
      <w:marRight w:val="0"/>
      <w:marTop w:val="0"/>
      <w:marBottom w:val="0"/>
      <w:divBdr>
        <w:top w:val="none" w:sz="0" w:space="0" w:color="auto"/>
        <w:left w:val="none" w:sz="0" w:space="0" w:color="auto"/>
        <w:bottom w:val="none" w:sz="0" w:space="0" w:color="auto"/>
        <w:right w:val="none" w:sz="0" w:space="0" w:color="auto"/>
      </w:divBdr>
    </w:div>
    <w:div w:id="405763181">
      <w:marLeft w:val="640"/>
      <w:marRight w:val="0"/>
      <w:marTop w:val="0"/>
      <w:marBottom w:val="0"/>
      <w:divBdr>
        <w:top w:val="none" w:sz="0" w:space="0" w:color="auto"/>
        <w:left w:val="none" w:sz="0" w:space="0" w:color="auto"/>
        <w:bottom w:val="none" w:sz="0" w:space="0" w:color="auto"/>
        <w:right w:val="none" w:sz="0" w:space="0" w:color="auto"/>
      </w:divBdr>
    </w:div>
    <w:div w:id="405765592">
      <w:marLeft w:val="640"/>
      <w:marRight w:val="0"/>
      <w:marTop w:val="0"/>
      <w:marBottom w:val="0"/>
      <w:divBdr>
        <w:top w:val="none" w:sz="0" w:space="0" w:color="auto"/>
        <w:left w:val="none" w:sz="0" w:space="0" w:color="auto"/>
        <w:bottom w:val="none" w:sz="0" w:space="0" w:color="auto"/>
        <w:right w:val="none" w:sz="0" w:space="0" w:color="auto"/>
      </w:divBdr>
    </w:div>
    <w:div w:id="405807614">
      <w:marLeft w:val="640"/>
      <w:marRight w:val="0"/>
      <w:marTop w:val="0"/>
      <w:marBottom w:val="0"/>
      <w:divBdr>
        <w:top w:val="none" w:sz="0" w:space="0" w:color="auto"/>
        <w:left w:val="none" w:sz="0" w:space="0" w:color="auto"/>
        <w:bottom w:val="none" w:sz="0" w:space="0" w:color="auto"/>
        <w:right w:val="none" w:sz="0" w:space="0" w:color="auto"/>
      </w:divBdr>
    </w:div>
    <w:div w:id="405810879">
      <w:marLeft w:val="640"/>
      <w:marRight w:val="0"/>
      <w:marTop w:val="0"/>
      <w:marBottom w:val="0"/>
      <w:divBdr>
        <w:top w:val="none" w:sz="0" w:space="0" w:color="auto"/>
        <w:left w:val="none" w:sz="0" w:space="0" w:color="auto"/>
        <w:bottom w:val="none" w:sz="0" w:space="0" w:color="auto"/>
        <w:right w:val="none" w:sz="0" w:space="0" w:color="auto"/>
      </w:divBdr>
    </w:div>
    <w:div w:id="405810941">
      <w:marLeft w:val="640"/>
      <w:marRight w:val="0"/>
      <w:marTop w:val="0"/>
      <w:marBottom w:val="0"/>
      <w:divBdr>
        <w:top w:val="none" w:sz="0" w:space="0" w:color="auto"/>
        <w:left w:val="none" w:sz="0" w:space="0" w:color="auto"/>
        <w:bottom w:val="none" w:sz="0" w:space="0" w:color="auto"/>
        <w:right w:val="none" w:sz="0" w:space="0" w:color="auto"/>
      </w:divBdr>
    </w:div>
    <w:div w:id="405954504">
      <w:marLeft w:val="640"/>
      <w:marRight w:val="0"/>
      <w:marTop w:val="0"/>
      <w:marBottom w:val="0"/>
      <w:divBdr>
        <w:top w:val="none" w:sz="0" w:space="0" w:color="auto"/>
        <w:left w:val="none" w:sz="0" w:space="0" w:color="auto"/>
        <w:bottom w:val="none" w:sz="0" w:space="0" w:color="auto"/>
        <w:right w:val="none" w:sz="0" w:space="0" w:color="auto"/>
      </w:divBdr>
    </w:div>
    <w:div w:id="405956671">
      <w:marLeft w:val="640"/>
      <w:marRight w:val="0"/>
      <w:marTop w:val="0"/>
      <w:marBottom w:val="0"/>
      <w:divBdr>
        <w:top w:val="none" w:sz="0" w:space="0" w:color="auto"/>
        <w:left w:val="none" w:sz="0" w:space="0" w:color="auto"/>
        <w:bottom w:val="none" w:sz="0" w:space="0" w:color="auto"/>
        <w:right w:val="none" w:sz="0" w:space="0" w:color="auto"/>
      </w:divBdr>
    </w:div>
    <w:div w:id="406079473">
      <w:marLeft w:val="640"/>
      <w:marRight w:val="0"/>
      <w:marTop w:val="0"/>
      <w:marBottom w:val="0"/>
      <w:divBdr>
        <w:top w:val="none" w:sz="0" w:space="0" w:color="auto"/>
        <w:left w:val="none" w:sz="0" w:space="0" w:color="auto"/>
        <w:bottom w:val="none" w:sz="0" w:space="0" w:color="auto"/>
        <w:right w:val="none" w:sz="0" w:space="0" w:color="auto"/>
      </w:divBdr>
    </w:div>
    <w:div w:id="406268369">
      <w:marLeft w:val="640"/>
      <w:marRight w:val="0"/>
      <w:marTop w:val="0"/>
      <w:marBottom w:val="0"/>
      <w:divBdr>
        <w:top w:val="none" w:sz="0" w:space="0" w:color="auto"/>
        <w:left w:val="none" w:sz="0" w:space="0" w:color="auto"/>
        <w:bottom w:val="none" w:sz="0" w:space="0" w:color="auto"/>
        <w:right w:val="none" w:sz="0" w:space="0" w:color="auto"/>
      </w:divBdr>
    </w:div>
    <w:div w:id="406272869">
      <w:marLeft w:val="640"/>
      <w:marRight w:val="0"/>
      <w:marTop w:val="0"/>
      <w:marBottom w:val="0"/>
      <w:divBdr>
        <w:top w:val="none" w:sz="0" w:space="0" w:color="auto"/>
        <w:left w:val="none" w:sz="0" w:space="0" w:color="auto"/>
        <w:bottom w:val="none" w:sz="0" w:space="0" w:color="auto"/>
        <w:right w:val="none" w:sz="0" w:space="0" w:color="auto"/>
      </w:divBdr>
    </w:div>
    <w:div w:id="406340634">
      <w:marLeft w:val="640"/>
      <w:marRight w:val="0"/>
      <w:marTop w:val="0"/>
      <w:marBottom w:val="0"/>
      <w:divBdr>
        <w:top w:val="none" w:sz="0" w:space="0" w:color="auto"/>
        <w:left w:val="none" w:sz="0" w:space="0" w:color="auto"/>
        <w:bottom w:val="none" w:sz="0" w:space="0" w:color="auto"/>
        <w:right w:val="none" w:sz="0" w:space="0" w:color="auto"/>
      </w:divBdr>
    </w:div>
    <w:div w:id="406417598">
      <w:marLeft w:val="640"/>
      <w:marRight w:val="0"/>
      <w:marTop w:val="0"/>
      <w:marBottom w:val="0"/>
      <w:divBdr>
        <w:top w:val="none" w:sz="0" w:space="0" w:color="auto"/>
        <w:left w:val="none" w:sz="0" w:space="0" w:color="auto"/>
        <w:bottom w:val="none" w:sz="0" w:space="0" w:color="auto"/>
        <w:right w:val="none" w:sz="0" w:space="0" w:color="auto"/>
      </w:divBdr>
    </w:div>
    <w:div w:id="406459557">
      <w:marLeft w:val="640"/>
      <w:marRight w:val="0"/>
      <w:marTop w:val="0"/>
      <w:marBottom w:val="0"/>
      <w:divBdr>
        <w:top w:val="none" w:sz="0" w:space="0" w:color="auto"/>
        <w:left w:val="none" w:sz="0" w:space="0" w:color="auto"/>
        <w:bottom w:val="none" w:sz="0" w:space="0" w:color="auto"/>
        <w:right w:val="none" w:sz="0" w:space="0" w:color="auto"/>
      </w:divBdr>
    </w:div>
    <w:div w:id="406459999">
      <w:marLeft w:val="640"/>
      <w:marRight w:val="0"/>
      <w:marTop w:val="0"/>
      <w:marBottom w:val="0"/>
      <w:divBdr>
        <w:top w:val="none" w:sz="0" w:space="0" w:color="auto"/>
        <w:left w:val="none" w:sz="0" w:space="0" w:color="auto"/>
        <w:bottom w:val="none" w:sz="0" w:space="0" w:color="auto"/>
        <w:right w:val="none" w:sz="0" w:space="0" w:color="auto"/>
      </w:divBdr>
    </w:div>
    <w:div w:id="406461792">
      <w:marLeft w:val="640"/>
      <w:marRight w:val="0"/>
      <w:marTop w:val="0"/>
      <w:marBottom w:val="0"/>
      <w:divBdr>
        <w:top w:val="none" w:sz="0" w:space="0" w:color="auto"/>
        <w:left w:val="none" w:sz="0" w:space="0" w:color="auto"/>
        <w:bottom w:val="none" w:sz="0" w:space="0" w:color="auto"/>
        <w:right w:val="none" w:sz="0" w:space="0" w:color="auto"/>
      </w:divBdr>
    </w:div>
    <w:div w:id="406535923">
      <w:marLeft w:val="640"/>
      <w:marRight w:val="0"/>
      <w:marTop w:val="0"/>
      <w:marBottom w:val="0"/>
      <w:divBdr>
        <w:top w:val="none" w:sz="0" w:space="0" w:color="auto"/>
        <w:left w:val="none" w:sz="0" w:space="0" w:color="auto"/>
        <w:bottom w:val="none" w:sz="0" w:space="0" w:color="auto"/>
        <w:right w:val="none" w:sz="0" w:space="0" w:color="auto"/>
      </w:divBdr>
    </w:div>
    <w:div w:id="406536993">
      <w:marLeft w:val="640"/>
      <w:marRight w:val="0"/>
      <w:marTop w:val="0"/>
      <w:marBottom w:val="0"/>
      <w:divBdr>
        <w:top w:val="none" w:sz="0" w:space="0" w:color="auto"/>
        <w:left w:val="none" w:sz="0" w:space="0" w:color="auto"/>
        <w:bottom w:val="none" w:sz="0" w:space="0" w:color="auto"/>
        <w:right w:val="none" w:sz="0" w:space="0" w:color="auto"/>
      </w:divBdr>
    </w:div>
    <w:div w:id="406537544">
      <w:marLeft w:val="640"/>
      <w:marRight w:val="0"/>
      <w:marTop w:val="0"/>
      <w:marBottom w:val="0"/>
      <w:divBdr>
        <w:top w:val="none" w:sz="0" w:space="0" w:color="auto"/>
        <w:left w:val="none" w:sz="0" w:space="0" w:color="auto"/>
        <w:bottom w:val="none" w:sz="0" w:space="0" w:color="auto"/>
        <w:right w:val="none" w:sz="0" w:space="0" w:color="auto"/>
      </w:divBdr>
    </w:div>
    <w:div w:id="406541083">
      <w:marLeft w:val="640"/>
      <w:marRight w:val="0"/>
      <w:marTop w:val="0"/>
      <w:marBottom w:val="0"/>
      <w:divBdr>
        <w:top w:val="none" w:sz="0" w:space="0" w:color="auto"/>
        <w:left w:val="none" w:sz="0" w:space="0" w:color="auto"/>
        <w:bottom w:val="none" w:sz="0" w:space="0" w:color="auto"/>
        <w:right w:val="none" w:sz="0" w:space="0" w:color="auto"/>
      </w:divBdr>
    </w:div>
    <w:div w:id="406541977">
      <w:marLeft w:val="640"/>
      <w:marRight w:val="0"/>
      <w:marTop w:val="0"/>
      <w:marBottom w:val="0"/>
      <w:divBdr>
        <w:top w:val="none" w:sz="0" w:space="0" w:color="auto"/>
        <w:left w:val="none" w:sz="0" w:space="0" w:color="auto"/>
        <w:bottom w:val="none" w:sz="0" w:space="0" w:color="auto"/>
        <w:right w:val="none" w:sz="0" w:space="0" w:color="auto"/>
      </w:divBdr>
    </w:div>
    <w:div w:id="406608408">
      <w:marLeft w:val="640"/>
      <w:marRight w:val="0"/>
      <w:marTop w:val="0"/>
      <w:marBottom w:val="0"/>
      <w:divBdr>
        <w:top w:val="none" w:sz="0" w:space="0" w:color="auto"/>
        <w:left w:val="none" w:sz="0" w:space="0" w:color="auto"/>
        <w:bottom w:val="none" w:sz="0" w:space="0" w:color="auto"/>
        <w:right w:val="none" w:sz="0" w:space="0" w:color="auto"/>
      </w:divBdr>
    </w:div>
    <w:div w:id="406608409">
      <w:marLeft w:val="640"/>
      <w:marRight w:val="0"/>
      <w:marTop w:val="0"/>
      <w:marBottom w:val="0"/>
      <w:divBdr>
        <w:top w:val="none" w:sz="0" w:space="0" w:color="auto"/>
        <w:left w:val="none" w:sz="0" w:space="0" w:color="auto"/>
        <w:bottom w:val="none" w:sz="0" w:space="0" w:color="auto"/>
        <w:right w:val="none" w:sz="0" w:space="0" w:color="auto"/>
      </w:divBdr>
    </w:div>
    <w:div w:id="406615327">
      <w:marLeft w:val="640"/>
      <w:marRight w:val="0"/>
      <w:marTop w:val="0"/>
      <w:marBottom w:val="0"/>
      <w:divBdr>
        <w:top w:val="none" w:sz="0" w:space="0" w:color="auto"/>
        <w:left w:val="none" w:sz="0" w:space="0" w:color="auto"/>
        <w:bottom w:val="none" w:sz="0" w:space="0" w:color="auto"/>
        <w:right w:val="none" w:sz="0" w:space="0" w:color="auto"/>
      </w:divBdr>
    </w:div>
    <w:div w:id="406732308">
      <w:marLeft w:val="640"/>
      <w:marRight w:val="0"/>
      <w:marTop w:val="0"/>
      <w:marBottom w:val="0"/>
      <w:divBdr>
        <w:top w:val="none" w:sz="0" w:space="0" w:color="auto"/>
        <w:left w:val="none" w:sz="0" w:space="0" w:color="auto"/>
        <w:bottom w:val="none" w:sz="0" w:space="0" w:color="auto"/>
        <w:right w:val="none" w:sz="0" w:space="0" w:color="auto"/>
      </w:divBdr>
    </w:div>
    <w:div w:id="406805967">
      <w:marLeft w:val="640"/>
      <w:marRight w:val="0"/>
      <w:marTop w:val="0"/>
      <w:marBottom w:val="0"/>
      <w:divBdr>
        <w:top w:val="none" w:sz="0" w:space="0" w:color="auto"/>
        <w:left w:val="none" w:sz="0" w:space="0" w:color="auto"/>
        <w:bottom w:val="none" w:sz="0" w:space="0" w:color="auto"/>
        <w:right w:val="none" w:sz="0" w:space="0" w:color="auto"/>
      </w:divBdr>
    </w:div>
    <w:div w:id="406851242">
      <w:marLeft w:val="640"/>
      <w:marRight w:val="0"/>
      <w:marTop w:val="0"/>
      <w:marBottom w:val="0"/>
      <w:divBdr>
        <w:top w:val="none" w:sz="0" w:space="0" w:color="auto"/>
        <w:left w:val="none" w:sz="0" w:space="0" w:color="auto"/>
        <w:bottom w:val="none" w:sz="0" w:space="0" w:color="auto"/>
        <w:right w:val="none" w:sz="0" w:space="0" w:color="auto"/>
      </w:divBdr>
    </w:div>
    <w:div w:id="406920377">
      <w:marLeft w:val="640"/>
      <w:marRight w:val="0"/>
      <w:marTop w:val="0"/>
      <w:marBottom w:val="0"/>
      <w:divBdr>
        <w:top w:val="none" w:sz="0" w:space="0" w:color="auto"/>
        <w:left w:val="none" w:sz="0" w:space="0" w:color="auto"/>
        <w:bottom w:val="none" w:sz="0" w:space="0" w:color="auto"/>
        <w:right w:val="none" w:sz="0" w:space="0" w:color="auto"/>
      </w:divBdr>
    </w:div>
    <w:div w:id="406921497">
      <w:marLeft w:val="640"/>
      <w:marRight w:val="0"/>
      <w:marTop w:val="0"/>
      <w:marBottom w:val="0"/>
      <w:divBdr>
        <w:top w:val="none" w:sz="0" w:space="0" w:color="auto"/>
        <w:left w:val="none" w:sz="0" w:space="0" w:color="auto"/>
        <w:bottom w:val="none" w:sz="0" w:space="0" w:color="auto"/>
        <w:right w:val="none" w:sz="0" w:space="0" w:color="auto"/>
      </w:divBdr>
    </w:div>
    <w:div w:id="406995663">
      <w:marLeft w:val="640"/>
      <w:marRight w:val="0"/>
      <w:marTop w:val="0"/>
      <w:marBottom w:val="0"/>
      <w:divBdr>
        <w:top w:val="none" w:sz="0" w:space="0" w:color="auto"/>
        <w:left w:val="none" w:sz="0" w:space="0" w:color="auto"/>
        <w:bottom w:val="none" w:sz="0" w:space="0" w:color="auto"/>
        <w:right w:val="none" w:sz="0" w:space="0" w:color="auto"/>
      </w:divBdr>
    </w:div>
    <w:div w:id="407004122">
      <w:marLeft w:val="640"/>
      <w:marRight w:val="0"/>
      <w:marTop w:val="0"/>
      <w:marBottom w:val="0"/>
      <w:divBdr>
        <w:top w:val="none" w:sz="0" w:space="0" w:color="auto"/>
        <w:left w:val="none" w:sz="0" w:space="0" w:color="auto"/>
        <w:bottom w:val="none" w:sz="0" w:space="0" w:color="auto"/>
        <w:right w:val="none" w:sz="0" w:space="0" w:color="auto"/>
      </w:divBdr>
    </w:div>
    <w:div w:id="407044130">
      <w:marLeft w:val="640"/>
      <w:marRight w:val="0"/>
      <w:marTop w:val="0"/>
      <w:marBottom w:val="0"/>
      <w:divBdr>
        <w:top w:val="none" w:sz="0" w:space="0" w:color="auto"/>
        <w:left w:val="none" w:sz="0" w:space="0" w:color="auto"/>
        <w:bottom w:val="none" w:sz="0" w:space="0" w:color="auto"/>
        <w:right w:val="none" w:sz="0" w:space="0" w:color="auto"/>
      </w:divBdr>
    </w:div>
    <w:div w:id="407190374">
      <w:marLeft w:val="640"/>
      <w:marRight w:val="0"/>
      <w:marTop w:val="0"/>
      <w:marBottom w:val="0"/>
      <w:divBdr>
        <w:top w:val="none" w:sz="0" w:space="0" w:color="auto"/>
        <w:left w:val="none" w:sz="0" w:space="0" w:color="auto"/>
        <w:bottom w:val="none" w:sz="0" w:space="0" w:color="auto"/>
        <w:right w:val="none" w:sz="0" w:space="0" w:color="auto"/>
      </w:divBdr>
    </w:div>
    <w:div w:id="407272684">
      <w:marLeft w:val="640"/>
      <w:marRight w:val="0"/>
      <w:marTop w:val="0"/>
      <w:marBottom w:val="0"/>
      <w:divBdr>
        <w:top w:val="none" w:sz="0" w:space="0" w:color="auto"/>
        <w:left w:val="none" w:sz="0" w:space="0" w:color="auto"/>
        <w:bottom w:val="none" w:sz="0" w:space="0" w:color="auto"/>
        <w:right w:val="none" w:sz="0" w:space="0" w:color="auto"/>
      </w:divBdr>
    </w:div>
    <w:div w:id="407459804">
      <w:marLeft w:val="640"/>
      <w:marRight w:val="0"/>
      <w:marTop w:val="0"/>
      <w:marBottom w:val="0"/>
      <w:divBdr>
        <w:top w:val="none" w:sz="0" w:space="0" w:color="auto"/>
        <w:left w:val="none" w:sz="0" w:space="0" w:color="auto"/>
        <w:bottom w:val="none" w:sz="0" w:space="0" w:color="auto"/>
        <w:right w:val="none" w:sz="0" w:space="0" w:color="auto"/>
      </w:divBdr>
    </w:div>
    <w:div w:id="407574696">
      <w:marLeft w:val="640"/>
      <w:marRight w:val="0"/>
      <w:marTop w:val="0"/>
      <w:marBottom w:val="0"/>
      <w:divBdr>
        <w:top w:val="none" w:sz="0" w:space="0" w:color="auto"/>
        <w:left w:val="none" w:sz="0" w:space="0" w:color="auto"/>
        <w:bottom w:val="none" w:sz="0" w:space="0" w:color="auto"/>
        <w:right w:val="none" w:sz="0" w:space="0" w:color="auto"/>
      </w:divBdr>
    </w:div>
    <w:div w:id="407651246">
      <w:marLeft w:val="640"/>
      <w:marRight w:val="0"/>
      <w:marTop w:val="0"/>
      <w:marBottom w:val="0"/>
      <w:divBdr>
        <w:top w:val="none" w:sz="0" w:space="0" w:color="auto"/>
        <w:left w:val="none" w:sz="0" w:space="0" w:color="auto"/>
        <w:bottom w:val="none" w:sz="0" w:space="0" w:color="auto"/>
        <w:right w:val="none" w:sz="0" w:space="0" w:color="auto"/>
      </w:divBdr>
    </w:div>
    <w:div w:id="407731759">
      <w:bodyDiv w:val="1"/>
      <w:marLeft w:val="0"/>
      <w:marRight w:val="0"/>
      <w:marTop w:val="0"/>
      <w:marBottom w:val="0"/>
      <w:divBdr>
        <w:top w:val="none" w:sz="0" w:space="0" w:color="auto"/>
        <w:left w:val="none" w:sz="0" w:space="0" w:color="auto"/>
        <w:bottom w:val="none" w:sz="0" w:space="0" w:color="auto"/>
        <w:right w:val="none" w:sz="0" w:space="0" w:color="auto"/>
      </w:divBdr>
    </w:div>
    <w:div w:id="407920110">
      <w:marLeft w:val="640"/>
      <w:marRight w:val="0"/>
      <w:marTop w:val="0"/>
      <w:marBottom w:val="0"/>
      <w:divBdr>
        <w:top w:val="none" w:sz="0" w:space="0" w:color="auto"/>
        <w:left w:val="none" w:sz="0" w:space="0" w:color="auto"/>
        <w:bottom w:val="none" w:sz="0" w:space="0" w:color="auto"/>
        <w:right w:val="none" w:sz="0" w:space="0" w:color="auto"/>
      </w:divBdr>
    </w:div>
    <w:div w:id="407924892">
      <w:marLeft w:val="640"/>
      <w:marRight w:val="0"/>
      <w:marTop w:val="0"/>
      <w:marBottom w:val="0"/>
      <w:divBdr>
        <w:top w:val="none" w:sz="0" w:space="0" w:color="auto"/>
        <w:left w:val="none" w:sz="0" w:space="0" w:color="auto"/>
        <w:bottom w:val="none" w:sz="0" w:space="0" w:color="auto"/>
        <w:right w:val="none" w:sz="0" w:space="0" w:color="auto"/>
      </w:divBdr>
    </w:div>
    <w:div w:id="407925177">
      <w:marLeft w:val="640"/>
      <w:marRight w:val="0"/>
      <w:marTop w:val="0"/>
      <w:marBottom w:val="0"/>
      <w:divBdr>
        <w:top w:val="none" w:sz="0" w:space="0" w:color="auto"/>
        <w:left w:val="none" w:sz="0" w:space="0" w:color="auto"/>
        <w:bottom w:val="none" w:sz="0" w:space="0" w:color="auto"/>
        <w:right w:val="none" w:sz="0" w:space="0" w:color="auto"/>
      </w:divBdr>
    </w:div>
    <w:div w:id="407965476">
      <w:marLeft w:val="640"/>
      <w:marRight w:val="0"/>
      <w:marTop w:val="0"/>
      <w:marBottom w:val="0"/>
      <w:divBdr>
        <w:top w:val="none" w:sz="0" w:space="0" w:color="auto"/>
        <w:left w:val="none" w:sz="0" w:space="0" w:color="auto"/>
        <w:bottom w:val="none" w:sz="0" w:space="0" w:color="auto"/>
        <w:right w:val="none" w:sz="0" w:space="0" w:color="auto"/>
      </w:divBdr>
    </w:div>
    <w:div w:id="407968218">
      <w:marLeft w:val="640"/>
      <w:marRight w:val="0"/>
      <w:marTop w:val="0"/>
      <w:marBottom w:val="0"/>
      <w:divBdr>
        <w:top w:val="none" w:sz="0" w:space="0" w:color="auto"/>
        <w:left w:val="none" w:sz="0" w:space="0" w:color="auto"/>
        <w:bottom w:val="none" w:sz="0" w:space="0" w:color="auto"/>
        <w:right w:val="none" w:sz="0" w:space="0" w:color="auto"/>
      </w:divBdr>
    </w:div>
    <w:div w:id="408040675">
      <w:marLeft w:val="640"/>
      <w:marRight w:val="0"/>
      <w:marTop w:val="0"/>
      <w:marBottom w:val="0"/>
      <w:divBdr>
        <w:top w:val="none" w:sz="0" w:space="0" w:color="auto"/>
        <w:left w:val="none" w:sz="0" w:space="0" w:color="auto"/>
        <w:bottom w:val="none" w:sz="0" w:space="0" w:color="auto"/>
        <w:right w:val="none" w:sz="0" w:space="0" w:color="auto"/>
      </w:divBdr>
    </w:div>
    <w:div w:id="408113687">
      <w:marLeft w:val="640"/>
      <w:marRight w:val="0"/>
      <w:marTop w:val="0"/>
      <w:marBottom w:val="0"/>
      <w:divBdr>
        <w:top w:val="none" w:sz="0" w:space="0" w:color="auto"/>
        <w:left w:val="none" w:sz="0" w:space="0" w:color="auto"/>
        <w:bottom w:val="none" w:sz="0" w:space="0" w:color="auto"/>
        <w:right w:val="none" w:sz="0" w:space="0" w:color="auto"/>
      </w:divBdr>
    </w:div>
    <w:div w:id="408158694">
      <w:marLeft w:val="640"/>
      <w:marRight w:val="0"/>
      <w:marTop w:val="0"/>
      <w:marBottom w:val="0"/>
      <w:divBdr>
        <w:top w:val="none" w:sz="0" w:space="0" w:color="auto"/>
        <w:left w:val="none" w:sz="0" w:space="0" w:color="auto"/>
        <w:bottom w:val="none" w:sz="0" w:space="0" w:color="auto"/>
        <w:right w:val="none" w:sz="0" w:space="0" w:color="auto"/>
      </w:divBdr>
    </w:div>
    <w:div w:id="408188236">
      <w:marLeft w:val="640"/>
      <w:marRight w:val="0"/>
      <w:marTop w:val="0"/>
      <w:marBottom w:val="0"/>
      <w:divBdr>
        <w:top w:val="none" w:sz="0" w:space="0" w:color="auto"/>
        <w:left w:val="none" w:sz="0" w:space="0" w:color="auto"/>
        <w:bottom w:val="none" w:sz="0" w:space="0" w:color="auto"/>
        <w:right w:val="none" w:sz="0" w:space="0" w:color="auto"/>
      </w:divBdr>
    </w:div>
    <w:div w:id="408308613">
      <w:marLeft w:val="640"/>
      <w:marRight w:val="0"/>
      <w:marTop w:val="0"/>
      <w:marBottom w:val="0"/>
      <w:divBdr>
        <w:top w:val="none" w:sz="0" w:space="0" w:color="auto"/>
        <w:left w:val="none" w:sz="0" w:space="0" w:color="auto"/>
        <w:bottom w:val="none" w:sz="0" w:space="0" w:color="auto"/>
        <w:right w:val="none" w:sz="0" w:space="0" w:color="auto"/>
      </w:divBdr>
    </w:div>
    <w:div w:id="408308679">
      <w:marLeft w:val="640"/>
      <w:marRight w:val="0"/>
      <w:marTop w:val="0"/>
      <w:marBottom w:val="0"/>
      <w:divBdr>
        <w:top w:val="none" w:sz="0" w:space="0" w:color="auto"/>
        <w:left w:val="none" w:sz="0" w:space="0" w:color="auto"/>
        <w:bottom w:val="none" w:sz="0" w:space="0" w:color="auto"/>
        <w:right w:val="none" w:sz="0" w:space="0" w:color="auto"/>
      </w:divBdr>
    </w:div>
    <w:div w:id="408311104">
      <w:marLeft w:val="640"/>
      <w:marRight w:val="0"/>
      <w:marTop w:val="0"/>
      <w:marBottom w:val="0"/>
      <w:divBdr>
        <w:top w:val="none" w:sz="0" w:space="0" w:color="auto"/>
        <w:left w:val="none" w:sz="0" w:space="0" w:color="auto"/>
        <w:bottom w:val="none" w:sz="0" w:space="0" w:color="auto"/>
        <w:right w:val="none" w:sz="0" w:space="0" w:color="auto"/>
      </w:divBdr>
    </w:div>
    <w:div w:id="408387098">
      <w:marLeft w:val="640"/>
      <w:marRight w:val="0"/>
      <w:marTop w:val="0"/>
      <w:marBottom w:val="0"/>
      <w:divBdr>
        <w:top w:val="none" w:sz="0" w:space="0" w:color="auto"/>
        <w:left w:val="none" w:sz="0" w:space="0" w:color="auto"/>
        <w:bottom w:val="none" w:sz="0" w:space="0" w:color="auto"/>
        <w:right w:val="none" w:sz="0" w:space="0" w:color="auto"/>
      </w:divBdr>
    </w:div>
    <w:div w:id="408423032">
      <w:marLeft w:val="640"/>
      <w:marRight w:val="0"/>
      <w:marTop w:val="0"/>
      <w:marBottom w:val="0"/>
      <w:divBdr>
        <w:top w:val="none" w:sz="0" w:space="0" w:color="auto"/>
        <w:left w:val="none" w:sz="0" w:space="0" w:color="auto"/>
        <w:bottom w:val="none" w:sz="0" w:space="0" w:color="auto"/>
        <w:right w:val="none" w:sz="0" w:space="0" w:color="auto"/>
      </w:divBdr>
    </w:div>
    <w:div w:id="408581082">
      <w:marLeft w:val="480"/>
      <w:marRight w:val="0"/>
      <w:marTop w:val="0"/>
      <w:marBottom w:val="0"/>
      <w:divBdr>
        <w:top w:val="none" w:sz="0" w:space="0" w:color="auto"/>
        <w:left w:val="none" w:sz="0" w:space="0" w:color="auto"/>
        <w:bottom w:val="none" w:sz="0" w:space="0" w:color="auto"/>
        <w:right w:val="none" w:sz="0" w:space="0" w:color="auto"/>
      </w:divBdr>
    </w:div>
    <w:div w:id="408696225">
      <w:marLeft w:val="640"/>
      <w:marRight w:val="0"/>
      <w:marTop w:val="0"/>
      <w:marBottom w:val="0"/>
      <w:divBdr>
        <w:top w:val="none" w:sz="0" w:space="0" w:color="auto"/>
        <w:left w:val="none" w:sz="0" w:space="0" w:color="auto"/>
        <w:bottom w:val="none" w:sz="0" w:space="0" w:color="auto"/>
        <w:right w:val="none" w:sz="0" w:space="0" w:color="auto"/>
      </w:divBdr>
    </w:div>
    <w:div w:id="408698638">
      <w:marLeft w:val="640"/>
      <w:marRight w:val="0"/>
      <w:marTop w:val="0"/>
      <w:marBottom w:val="0"/>
      <w:divBdr>
        <w:top w:val="none" w:sz="0" w:space="0" w:color="auto"/>
        <w:left w:val="none" w:sz="0" w:space="0" w:color="auto"/>
        <w:bottom w:val="none" w:sz="0" w:space="0" w:color="auto"/>
        <w:right w:val="none" w:sz="0" w:space="0" w:color="auto"/>
      </w:divBdr>
    </w:div>
    <w:div w:id="408817343">
      <w:marLeft w:val="640"/>
      <w:marRight w:val="0"/>
      <w:marTop w:val="0"/>
      <w:marBottom w:val="0"/>
      <w:divBdr>
        <w:top w:val="none" w:sz="0" w:space="0" w:color="auto"/>
        <w:left w:val="none" w:sz="0" w:space="0" w:color="auto"/>
        <w:bottom w:val="none" w:sz="0" w:space="0" w:color="auto"/>
        <w:right w:val="none" w:sz="0" w:space="0" w:color="auto"/>
      </w:divBdr>
    </w:div>
    <w:div w:id="408967166">
      <w:marLeft w:val="640"/>
      <w:marRight w:val="0"/>
      <w:marTop w:val="0"/>
      <w:marBottom w:val="0"/>
      <w:divBdr>
        <w:top w:val="none" w:sz="0" w:space="0" w:color="auto"/>
        <w:left w:val="none" w:sz="0" w:space="0" w:color="auto"/>
        <w:bottom w:val="none" w:sz="0" w:space="0" w:color="auto"/>
        <w:right w:val="none" w:sz="0" w:space="0" w:color="auto"/>
      </w:divBdr>
    </w:div>
    <w:div w:id="408967477">
      <w:marLeft w:val="640"/>
      <w:marRight w:val="0"/>
      <w:marTop w:val="0"/>
      <w:marBottom w:val="0"/>
      <w:divBdr>
        <w:top w:val="none" w:sz="0" w:space="0" w:color="auto"/>
        <w:left w:val="none" w:sz="0" w:space="0" w:color="auto"/>
        <w:bottom w:val="none" w:sz="0" w:space="0" w:color="auto"/>
        <w:right w:val="none" w:sz="0" w:space="0" w:color="auto"/>
      </w:divBdr>
    </w:div>
    <w:div w:id="408969175">
      <w:marLeft w:val="640"/>
      <w:marRight w:val="0"/>
      <w:marTop w:val="0"/>
      <w:marBottom w:val="0"/>
      <w:divBdr>
        <w:top w:val="none" w:sz="0" w:space="0" w:color="auto"/>
        <w:left w:val="none" w:sz="0" w:space="0" w:color="auto"/>
        <w:bottom w:val="none" w:sz="0" w:space="0" w:color="auto"/>
        <w:right w:val="none" w:sz="0" w:space="0" w:color="auto"/>
      </w:divBdr>
    </w:div>
    <w:div w:id="409038470">
      <w:marLeft w:val="640"/>
      <w:marRight w:val="0"/>
      <w:marTop w:val="0"/>
      <w:marBottom w:val="0"/>
      <w:divBdr>
        <w:top w:val="none" w:sz="0" w:space="0" w:color="auto"/>
        <w:left w:val="none" w:sz="0" w:space="0" w:color="auto"/>
        <w:bottom w:val="none" w:sz="0" w:space="0" w:color="auto"/>
        <w:right w:val="none" w:sz="0" w:space="0" w:color="auto"/>
      </w:divBdr>
    </w:div>
    <w:div w:id="409039338">
      <w:marLeft w:val="640"/>
      <w:marRight w:val="0"/>
      <w:marTop w:val="0"/>
      <w:marBottom w:val="0"/>
      <w:divBdr>
        <w:top w:val="none" w:sz="0" w:space="0" w:color="auto"/>
        <w:left w:val="none" w:sz="0" w:space="0" w:color="auto"/>
        <w:bottom w:val="none" w:sz="0" w:space="0" w:color="auto"/>
        <w:right w:val="none" w:sz="0" w:space="0" w:color="auto"/>
      </w:divBdr>
    </w:div>
    <w:div w:id="409041593">
      <w:marLeft w:val="640"/>
      <w:marRight w:val="0"/>
      <w:marTop w:val="0"/>
      <w:marBottom w:val="0"/>
      <w:divBdr>
        <w:top w:val="none" w:sz="0" w:space="0" w:color="auto"/>
        <w:left w:val="none" w:sz="0" w:space="0" w:color="auto"/>
        <w:bottom w:val="none" w:sz="0" w:space="0" w:color="auto"/>
        <w:right w:val="none" w:sz="0" w:space="0" w:color="auto"/>
      </w:divBdr>
    </w:div>
    <w:div w:id="409041922">
      <w:marLeft w:val="640"/>
      <w:marRight w:val="0"/>
      <w:marTop w:val="0"/>
      <w:marBottom w:val="0"/>
      <w:divBdr>
        <w:top w:val="none" w:sz="0" w:space="0" w:color="auto"/>
        <w:left w:val="none" w:sz="0" w:space="0" w:color="auto"/>
        <w:bottom w:val="none" w:sz="0" w:space="0" w:color="auto"/>
        <w:right w:val="none" w:sz="0" w:space="0" w:color="auto"/>
      </w:divBdr>
    </w:div>
    <w:div w:id="409084473">
      <w:marLeft w:val="640"/>
      <w:marRight w:val="0"/>
      <w:marTop w:val="0"/>
      <w:marBottom w:val="0"/>
      <w:divBdr>
        <w:top w:val="none" w:sz="0" w:space="0" w:color="auto"/>
        <w:left w:val="none" w:sz="0" w:space="0" w:color="auto"/>
        <w:bottom w:val="none" w:sz="0" w:space="0" w:color="auto"/>
        <w:right w:val="none" w:sz="0" w:space="0" w:color="auto"/>
      </w:divBdr>
    </w:div>
    <w:div w:id="409161659">
      <w:marLeft w:val="640"/>
      <w:marRight w:val="0"/>
      <w:marTop w:val="0"/>
      <w:marBottom w:val="0"/>
      <w:divBdr>
        <w:top w:val="none" w:sz="0" w:space="0" w:color="auto"/>
        <w:left w:val="none" w:sz="0" w:space="0" w:color="auto"/>
        <w:bottom w:val="none" w:sz="0" w:space="0" w:color="auto"/>
        <w:right w:val="none" w:sz="0" w:space="0" w:color="auto"/>
      </w:divBdr>
    </w:div>
    <w:div w:id="409161693">
      <w:marLeft w:val="640"/>
      <w:marRight w:val="0"/>
      <w:marTop w:val="0"/>
      <w:marBottom w:val="0"/>
      <w:divBdr>
        <w:top w:val="none" w:sz="0" w:space="0" w:color="auto"/>
        <w:left w:val="none" w:sz="0" w:space="0" w:color="auto"/>
        <w:bottom w:val="none" w:sz="0" w:space="0" w:color="auto"/>
        <w:right w:val="none" w:sz="0" w:space="0" w:color="auto"/>
      </w:divBdr>
    </w:div>
    <w:div w:id="409236213">
      <w:marLeft w:val="640"/>
      <w:marRight w:val="0"/>
      <w:marTop w:val="0"/>
      <w:marBottom w:val="0"/>
      <w:divBdr>
        <w:top w:val="none" w:sz="0" w:space="0" w:color="auto"/>
        <w:left w:val="none" w:sz="0" w:space="0" w:color="auto"/>
        <w:bottom w:val="none" w:sz="0" w:space="0" w:color="auto"/>
        <w:right w:val="none" w:sz="0" w:space="0" w:color="auto"/>
      </w:divBdr>
    </w:div>
    <w:div w:id="409236683">
      <w:marLeft w:val="640"/>
      <w:marRight w:val="0"/>
      <w:marTop w:val="0"/>
      <w:marBottom w:val="0"/>
      <w:divBdr>
        <w:top w:val="none" w:sz="0" w:space="0" w:color="auto"/>
        <w:left w:val="none" w:sz="0" w:space="0" w:color="auto"/>
        <w:bottom w:val="none" w:sz="0" w:space="0" w:color="auto"/>
        <w:right w:val="none" w:sz="0" w:space="0" w:color="auto"/>
      </w:divBdr>
    </w:div>
    <w:div w:id="409237766">
      <w:marLeft w:val="640"/>
      <w:marRight w:val="0"/>
      <w:marTop w:val="0"/>
      <w:marBottom w:val="0"/>
      <w:divBdr>
        <w:top w:val="none" w:sz="0" w:space="0" w:color="auto"/>
        <w:left w:val="none" w:sz="0" w:space="0" w:color="auto"/>
        <w:bottom w:val="none" w:sz="0" w:space="0" w:color="auto"/>
        <w:right w:val="none" w:sz="0" w:space="0" w:color="auto"/>
      </w:divBdr>
    </w:div>
    <w:div w:id="409276014">
      <w:marLeft w:val="640"/>
      <w:marRight w:val="0"/>
      <w:marTop w:val="0"/>
      <w:marBottom w:val="0"/>
      <w:divBdr>
        <w:top w:val="none" w:sz="0" w:space="0" w:color="auto"/>
        <w:left w:val="none" w:sz="0" w:space="0" w:color="auto"/>
        <w:bottom w:val="none" w:sz="0" w:space="0" w:color="auto"/>
        <w:right w:val="none" w:sz="0" w:space="0" w:color="auto"/>
      </w:divBdr>
    </w:div>
    <w:div w:id="409426300">
      <w:marLeft w:val="640"/>
      <w:marRight w:val="0"/>
      <w:marTop w:val="0"/>
      <w:marBottom w:val="0"/>
      <w:divBdr>
        <w:top w:val="none" w:sz="0" w:space="0" w:color="auto"/>
        <w:left w:val="none" w:sz="0" w:space="0" w:color="auto"/>
        <w:bottom w:val="none" w:sz="0" w:space="0" w:color="auto"/>
        <w:right w:val="none" w:sz="0" w:space="0" w:color="auto"/>
      </w:divBdr>
    </w:div>
    <w:div w:id="409426339">
      <w:marLeft w:val="640"/>
      <w:marRight w:val="0"/>
      <w:marTop w:val="0"/>
      <w:marBottom w:val="0"/>
      <w:divBdr>
        <w:top w:val="none" w:sz="0" w:space="0" w:color="auto"/>
        <w:left w:val="none" w:sz="0" w:space="0" w:color="auto"/>
        <w:bottom w:val="none" w:sz="0" w:space="0" w:color="auto"/>
        <w:right w:val="none" w:sz="0" w:space="0" w:color="auto"/>
      </w:divBdr>
    </w:div>
    <w:div w:id="409473394">
      <w:marLeft w:val="640"/>
      <w:marRight w:val="0"/>
      <w:marTop w:val="0"/>
      <w:marBottom w:val="0"/>
      <w:divBdr>
        <w:top w:val="none" w:sz="0" w:space="0" w:color="auto"/>
        <w:left w:val="none" w:sz="0" w:space="0" w:color="auto"/>
        <w:bottom w:val="none" w:sz="0" w:space="0" w:color="auto"/>
        <w:right w:val="none" w:sz="0" w:space="0" w:color="auto"/>
      </w:divBdr>
    </w:div>
    <w:div w:id="409543664">
      <w:marLeft w:val="640"/>
      <w:marRight w:val="0"/>
      <w:marTop w:val="0"/>
      <w:marBottom w:val="0"/>
      <w:divBdr>
        <w:top w:val="none" w:sz="0" w:space="0" w:color="auto"/>
        <w:left w:val="none" w:sz="0" w:space="0" w:color="auto"/>
        <w:bottom w:val="none" w:sz="0" w:space="0" w:color="auto"/>
        <w:right w:val="none" w:sz="0" w:space="0" w:color="auto"/>
      </w:divBdr>
    </w:div>
    <w:div w:id="409549548">
      <w:marLeft w:val="640"/>
      <w:marRight w:val="0"/>
      <w:marTop w:val="0"/>
      <w:marBottom w:val="0"/>
      <w:divBdr>
        <w:top w:val="none" w:sz="0" w:space="0" w:color="auto"/>
        <w:left w:val="none" w:sz="0" w:space="0" w:color="auto"/>
        <w:bottom w:val="none" w:sz="0" w:space="0" w:color="auto"/>
        <w:right w:val="none" w:sz="0" w:space="0" w:color="auto"/>
      </w:divBdr>
    </w:div>
    <w:div w:id="409549840">
      <w:marLeft w:val="640"/>
      <w:marRight w:val="0"/>
      <w:marTop w:val="0"/>
      <w:marBottom w:val="0"/>
      <w:divBdr>
        <w:top w:val="none" w:sz="0" w:space="0" w:color="auto"/>
        <w:left w:val="none" w:sz="0" w:space="0" w:color="auto"/>
        <w:bottom w:val="none" w:sz="0" w:space="0" w:color="auto"/>
        <w:right w:val="none" w:sz="0" w:space="0" w:color="auto"/>
      </w:divBdr>
    </w:div>
    <w:div w:id="409617521">
      <w:marLeft w:val="640"/>
      <w:marRight w:val="0"/>
      <w:marTop w:val="0"/>
      <w:marBottom w:val="0"/>
      <w:divBdr>
        <w:top w:val="none" w:sz="0" w:space="0" w:color="auto"/>
        <w:left w:val="none" w:sz="0" w:space="0" w:color="auto"/>
        <w:bottom w:val="none" w:sz="0" w:space="0" w:color="auto"/>
        <w:right w:val="none" w:sz="0" w:space="0" w:color="auto"/>
      </w:divBdr>
    </w:div>
    <w:div w:id="409619971">
      <w:marLeft w:val="640"/>
      <w:marRight w:val="0"/>
      <w:marTop w:val="0"/>
      <w:marBottom w:val="0"/>
      <w:divBdr>
        <w:top w:val="none" w:sz="0" w:space="0" w:color="auto"/>
        <w:left w:val="none" w:sz="0" w:space="0" w:color="auto"/>
        <w:bottom w:val="none" w:sz="0" w:space="0" w:color="auto"/>
        <w:right w:val="none" w:sz="0" w:space="0" w:color="auto"/>
      </w:divBdr>
    </w:div>
    <w:div w:id="409811415">
      <w:marLeft w:val="640"/>
      <w:marRight w:val="0"/>
      <w:marTop w:val="0"/>
      <w:marBottom w:val="0"/>
      <w:divBdr>
        <w:top w:val="none" w:sz="0" w:space="0" w:color="auto"/>
        <w:left w:val="none" w:sz="0" w:space="0" w:color="auto"/>
        <w:bottom w:val="none" w:sz="0" w:space="0" w:color="auto"/>
        <w:right w:val="none" w:sz="0" w:space="0" w:color="auto"/>
      </w:divBdr>
    </w:div>
    <w:div w:id="409889386">
      <w:marLeft w:val="640"/>
      <w:marRight w:val="0"/>
      <w:marTop w:val="0"/>
      <w:marBottom w:val="0"/>
      <w:divBdr>
        <w:top w:val="none" w:sz="0" w:space="0" w:color="auto"/>
        <w:left w:val="none" w:sz="0" w:space="0" w:color="auto"/>
        <w:bottom w:val="none" w:sz="0" w:space="0" w:color="auto"/>
        <w:right w:val="none" w:sz="0" w:space="0" w:color="auto"/>
      </w:divBdr>
    </w:div>
    <w:div w:id="410006656">
      <w:marLeft w:val="640"/>
      <w:marRight w:val="0"/>
      <w:marTop w:val="0"/>
      <w:marBottom w:val="0"/>
      <w:divBdr>
        <w:top w:val="none" w:sz="0" w:space="0" w:color="auto"/>
        <w:left w:val="none" w:sz="0" w:space="0" w:color="auto"/>
        <w:bottom w:val="none" w:sz="0" w:space="0" w:color="auto"/>
        <w:right w:val="none" w:sz="0" w:space="0" w:color="auto"/>
      </w:divBdr>
    </w:div>
    <w:div w:id="410010134">
      <w:marLeft w:val="640"/>
      <w:marRight w:val="0"/>
      <w:marTop w:val="0"/>
      <w:marBottom w:val="0"/>
      <w:divBdr>
        <w:top w:val="none" w:sz="0" w:space="0" w:color="auto"/>
        <w:left w:val="none" w:sz="0" w:space="0" w:color="auto"/>
        <w:bottom w:val="none" w:sz="0" w:space="0" w:color="auto"/>
        <w:right w:val="none" w:sz="0" w:space="0" w:color="auto"/>
      </w:divBdr>
    </w:div>
    <w:div w:id="410124877">
      <w:marLeft w:val="640"/>
      <w:marRight w:val="0"/>
      <w:marTop w:val="0"/>
      <w:marBottom w:val="0"/>
      <w:divBdr>
        <w:top w:val="none" w:sz="0" w:space="0" w:color="auto"/>
        <w:left w:val="none" w:sz="0" w:space="0" w:color="auto"/>
        <w:bottom w:val="none" w:sz="0" w:space="0" w:color="auto"/>
        <w:right w:val="none" w:sz="0" w:space="0" w:color="auto"/>
      </w:divBdr>
    </w:div>
    <w:div w:id="410125135">
      <w:marLeft w:val="640"/>
      <w:marRight w:val="0"/>
      <w:marTop w:val="0"/>
      <w:marBottom w:val="0"/>
      <w:divBdr>
        <w:top w:val="none" w:sz="0" w:space="0" w:color="auto"/>
        <w:left w:val="none" w:sz="0" w:space="0" w:color="auto"/>
        <w:bottom w:val="none" w:sz="0" w:space="0" w:color="auto"/>
        <w:right w:val="none" w:sz="0" w:space="0" w:color="auto"/>
      </w:divBdr>
    </w:div>
    <w:div w:id="410199464">
      <w:marLeft w:val="640"/>
      <w:marRight w:val="0"/>
      <w:marTop w:val="0"/>
      <w:marBottom w:val="0"/>
      <w:divBdr>
        <w:top w:val="none" w:sz="0" w:space="0" w:color="auto"/>
        <w:left w:val="none" w:sz="0" w:space="0" w:color="auto"/>
        <w:bottom w:val="none" w:sz="0" w:space="0" w:color="auto"/>
        <w:right w:val="none" w:sz="0" w:space="0" w:color="auto"/>
      </w:divBdr>
    </w:div>
    <w:div w:id="410199679">
      <w:marLeft w:val="640"/>
      <w:marRight w:val="0"/>
      <w:marTop w:val="0"/>
      <w:marBottom w:val="0"/>
      <w:divBdr>
        <w:top w:val="none" w:sz="0" w:space="0" w:color="auto"/>
        <w:left w:val="none" w:sz="0" w:space="0" w:color="auto"/>
        <w:bottom w:val="none" w:sz="0" w:space="0" w:color="auto"/>
        <w:right w:val="none" w:sz="0" w:space="0" w:color="auto"/>
      </w:divBdr>
    </w:div>
    <w:div w:id="410389101">
      <w:marLeft w:val="640"/>
      <w:marRight w:val="0"/>
      <w:marTop w:val="0"/>
      <w:marBottom w:val="0"/>
      <w:divBdr>
        <w:top w:val="none" w:sz="0" w:space="0" w:color="auto"/>
        <w:left w:val="none" w:sz="0" w:space="0" w:color="auto"/>
        <w:bottom w:val="none" w:sz="0" w:space="0" w:color="auto"/>
        <w:right w:val="none" w:sz="0" w:space="0" w:color="auto"/>
      </w:divBdr>
    </w:div>
    <w:div w:id="410468676">
      <w:marLeft w:val="640"/>
      <w:marRight w:val="0"/>
      <w:marTop w:val="0"/>
      <w:marBottom w:val="0"/>
      <w:divBdr>
        <w:top w:val="none" w:sz="0" w:space="0" w:color="auto"/>
        <w:left w:val="none" w:sz="0" w:space="0" w:color="auto"/>
        <w:bottom w:val="none" w:sz="0" w:space="0" w:color="auto"/>
        <w:right w:val="none" w:sz="0" w:space="0" w:color="auto"/>
      </w:divBdr>
    </w:div>
    <w:div w:id="410780195">
      <w:marLeft w:val="640"/>
      <w:marRight w:val="0"/>
      <w:marTop w:val="0"/>
      <w:marBottom w:val="0"/>
      <w:divBdr>
        <w:top w:val="none" w:sz="0" w:space="0" w:color="auto"/>
        <w:left w:val="none" w:sz="0" w:space="0" w:color="auto"/>
        <w:bottom w:val="none" w:sz="0" w:space="0" w:color="auto"/>
        <w:right w:val="none" w:sz="0" w:space="0" w:color="auto"/>
      </w:divBdr>
    </w:div>
    <w:div w:id="410852045">
      <w:marLeft w:val="640"/>
      <w:marRight w:val="0"/>
      <w:marTop w:val="0"/>
      <w:marBottom w:val="0"/>
      <w:divBdr>
        <w:top w:val="none" w:sz="0" w:space="0" w:color="auto"/>
        <w:left w:val="none" w:sz="0" w:space="0" w:color="auto"/>
        <w:bottom w:val="none" w:sz="0" w:space="0" w:color="auto"/>
        <w:right w:val="none" w:sz="0" w:space="0" w:color="auto"/>
      </w:divBdr>
    </w:div>
    <w:div w:id="410852810">
      <w:marLeft w:val="640"/>
      <w:marRight w:val="0"/>
      <w:marTop w:val="0"/>
      <w:marBottom w:val="0"/>
      <w:divBdr>
        <w:top w:val="none" w:sz="0" w:space="0" w:color="auto"/>
        <w:left w:val="none" w:sz="0" w:space="0" w:color="auto"/>
        <w:bottom w:val="none" w:sz="0" w:space="0" w:color="auto"/>
        <w:right w:val="none" w:sz="0" w:space="0" w:color="auto"/>
      </w:divBdr>
    </w:div>
    <w:div w:id="410853765">
      <w:marLeft w:val="640"/>
      <w:marRight w:val="0"/>
      <w:marTop w:val="0"/>
      <w:marBottom w:val="0"/>
      <w:divBdr>
        <w:top w:val="none" w:sz="0" w:space="0" w:color="auto"/>
        <w:left w:val="none" w:sz="0" w:space="0" w:color="auto"/>
        <w:bottom w:val="none" w:sz="0" w:space="0" w:color="auto"/>
        <w:right w:val="none" w:sz="0" w:space="0" w:color="auto"/>
      </w:divBdr>
    </w:div>
    <w:div w:id="411008692">
      <w:marLeft w:val="640"/>
      <w:marRight w:val="0"/>
      <w:marTop w:val="0"/>
      <w:marBottom w:val="0"/>
      <w:divBdr>
        <w:top w:val="none" w:sz="0" w:space="0" w:color="auto"/>
        <w:left w:val="none" w:sz="0" w:space="0" w:color="auto"/>
        <w:bottom w:val="none" w:sz="0" w:space="0" w:color="auto"/>
        <w:right w:val="none" w:sz="0" w:space="0" w:color="auto"/>
      </w:divBdr>
    </w:div>
    <w:div w:id="411045404">
      <w:marLeft w:val="640"/>
      <w:marRight w:val="0"/>
      <w:marTop w:val="0"/>
      <w:marBottom w:val="0"/>
      <w:divBdr>
        <w:top w:val="none" w:sz="0" w:space="0" w:color="auto"/>
        <w:left w:val="none" w:sz="0" w:space="0" w:color="auto"/>
        <w:bottom w:val="none" w:sz="0" w:space="0" w:color="auto"/>
        <w:right w:val="none" w:sz="0" w:space="0" w:color="auto"/>
      </w:divBdr>
    </w:div>
    <w:div w:id="411120601">
      <w:marLeft w:val="640"/>
      <w:marRight w:val="0"/>
      <w:marTop w:val="0"/>
      <w:marBottom w:val="0"/>
      <w:divBdr>
        <w:top w:val="none" w:sz="0" w:space="0" w:color="auto"/>
        <w:left w:val="none" w:sz="0" w:space="0" w:color="auto"/>
        <w:bottom w:val="none" w:sz="0" w:space="0" w:color="auto"/>
        <w:right w:val="none" w:sz="0" w:space="0" w:color="auto"/>
      </w:divBdr>
    </w:div>
    <w:div w:id="411126744">
      <w:marLeft w:val="640"/>
      <w:marRight w:val="0"/>
      <w:marTop w:val="0"/>
      <w:marBottom w:val="0"/>
      <w:divBdr>
        <w:top w:val="none" w:sz="0" w:space="0" w:color="auto"/>
        <w:left w:val="none" w:sz="0" w:space="0" w:color="auto"/>
        <w:bottom w:val="none" w:sz="0" w:space="0" w:color="auto"/>
        <w:right w:val="none" w:sz="0" w:space="0" w:color="auto"/>
      </w:divBdr>
    </w:div>
    <w:div w:id="411321473">
      <w:marLeft w:val="640"/>
      <w:marRight w:val="0"/>
      <w:marTop w:val="0"/>
      <w:marBottom w:val="0"/>
      <w:divBdr>
        <w:top w:val="none" w:sz="0" w:space="0" w:color="auto"/>
        <w:left w:val="none" w:sz="0" w:space="0" w:color="auto"/>
        <w:bottom w:val="none" w:sz="0" w:space="0" w:color="auto"/>
        <w:right w:val="none" w:sz="0" w:space="0" w:color="auto"/>
      </w:divBdr>
    </w:div>
    <w:div w:id="411464325">
      <w:marLeft w:val="640"/>
      <w:marRight w:val="0"/>
      <w:marTop w:val="0"/>
      <w:marBottom w:val="0"/>
      <w:divBdr>
        <w:top w:val="none" w:sz="0" w:space="0" w:color="auto"/>
        <w:left w:val="none" w:sz="0" w:space="0" w:color="auto"/>
        <w:bottom w:val="none" w:sz="0" w:space="0" w:color="auto"/>
        <w:right w:val="none" w:sz="0" w:space="0" w:color="auto"/>
      </w:divBdr>
    </w:div>
    <w:div w:id="411465392">
      <w:marLeft w:val="640"/>
      <w:marRight w:val="0"/>
      <w:marTop w:val="0"/>
      <w:marBottom w:val="0"/>
      <w:divBdr>
        <w:top w:val="none" w:sz="0" w:space="0" w:color="auto"/>
        <w:left w:val="none" w:sz="0" w:space="0" w:color="auto"/>
        <w:bottom w:val="none" w:sz="0" w:space="0" w:color="auto"/>
        <w:right w:val="none" w:sz="0" w:space="0" w:color="auto"/>
      </w:divBdr>
    </w:div>
    <w:div w:id="411509590">
      <w:marLeft w:val="640"/>
      <w:marRight w:val="0"/>
      <w:marTop w:val="0"/>
      <w:marBottom w:val="0"/>
      <w:divBdr>
        <w:top w:val="none" w:sz="0" w:space="0" w:color="auto"/>
        <w:left w:val="none" w:sz="0" w:space="0" w:color="auto"/>
        <w:bottom w:val="none" w:sz="0" w:space="0" w:color="auto"/>
        <w:right w:val="none" w:sz="0" w:space="0" w:color="auto"/>
      </w:divBdr>
    </w:div>
    <w:div w:id="411661522">
      <w:marLeft w:val="640"/>
      <w:marRight w:val="0"/>
      <w:marTop w:val="0"/>
      <w:marBottom w:val="0"/>
      <w:divBdr>
        <w:top w:val="none" w:sz="0" w:space="0" w:color="auto"/>
        <w:left w:val="none" w:sz="0" w:space="0" w:color="auto"/>
        <w:bottom w:val="none" w:sz="0" w:space="0" w:color="auto"/>
        <w:right w:val="none" w:sz="0" w:space="0" w:color="auto"/>
      </w:divBdr>
    </w:div>
    <w:div w:id="411706266">
      <w:marLeft w:val="640"/>
      <w:marRight w:val="0"/>
      <w:marTop w:val="0"/>
      <w:marBottom w:val="0"/>
      <w:divBdr>
        <w:top w:val="none" w:sz="0" w:space="0" w:color="auto"/>
        <w:left w:val="none" w:sz="0" w:space="0" w:color="auto"/>
        <w:bottom w:val="none" w:sz="0" w:space="0" w:color="auto"/>
        <w:right w:val="none" w:sz="0" w:space="0" w:color="auto"/>
      </w:divBdr>
    </w:div>
    <w:div w:id="411707812">
      <w:marLeft w:val="640"/>
      <w:marRight w:val="0"/>
      <w:marTop w:val="0"/>
      <w:marBottom w:val="0"/>
      <w:divBdr>
        <w:top w:val="none" w:sz="0" w:space="0" w:color="auto"/>
        <w:left w:val="none" w:sz="0" w:space="0" w:color="auto"/>
        <w:bottom w:val="none" w:sz="0" w:space="0" w:color="auto"/>
        <w:right w:val="none" w:sz="0" w:space="0" w:color="auto"/>
      </w:divBdr>
    </w:div>
    <w:div w:id="411776736">
      <w:marLeft w:val="640"/>
      <w:marRight w:val="0"/>
      <w:marTop w:val="0"/>
      <w:marBottom w:val="0"/>
      <w:divBdr>
        <w:top w:val="none" w:sz="0" w:space="0" w:color="auto"/>
        <w:left w:val="none" w:sz="0" w:space="0" w:color="auto"/>
        <w:bottom w:val="none" w:sz="0" w:space="0" w:color="auto"/>
        <w:right w:val="none" w:sz="0" w:space="0" w:color="auto"/>
      </w:divBdr>
    </w:div>
    <w:div w:id="411777876">
      <w:marLeft w:val="640"/>
      <w:marRight w:val="0"/>
      <w:marTop w:val="0"/>
      <w:marBottom w:val="0"/>
      <w:divBdr>
        <w:top w:val="none" w:sz="0" w:space="0" w:color="auto"/>
        <w:left w:val="none" w:sz="0" w:space="0" w:color="auto"/>
        <w:bottom w:val="none" w:sz="0" w:space="0" w:color="auto"/>
        <w:right w:val="none" w:sz="0" w:space="0" w:color="auto"/>
      </w:divBdr>
    </w:div>
    <w:div w:id="411783312">
      <w:marLeft w:val="640"/>
      <w:marRight w:val="0"/>
      <w:marTop w:val="0"/>
      <w:marBottom w:val="0"/>
      <w:divBdr>
        <w:top w:val="none" w:sz="0" w:space="0" w:color="auto"/>
        <w:left w:val="none" w:sz="0" w:space="0" w:color="auto"/>
        <w:bottom w:val="none" w:sz="0" w:space="0" w:color="auto"/>
        <w:right w:val="none" w:sz="0" w:space="0" w:color="auto"/>
      </w:divBdr>
    </w:div>
    <w:div w:id="411970803">
      <w:marLeft w:val="640"/>
      <w:marRight w:val="0"/>
      <w:marTop w:val="0"/>
      <w:marBottom w:val="0"/>
      <w:divBdr>
        <w:top w:val="none" w:sz="0" w:space="0" w:color="auto"/>
        <w:left w:val="none" w:sz="0" w:space="0" w:color="auto"/>
        <w:bottom w:val="none" w:sz="0" w:space="0" w:color="auto"/>
        <w:right w:val="none" w:sz="0" w:space="0" w:color="auto"/>
      </w:divBdr>
    </w:div>
    <w:div w:id="412094540">
      <w:marLeft w:val="640"/>
      <w:marRight w:val="0"/>
      <w:marTop w:val="0"/>
      <w:marBottom w:val="0"/>
      <w:divBdr>
        <w:top w:val="none" w:sz="0" w:space="0" w:color="auto"/>
        <w:left w:val="none" w:sz="0" w:space="0" w:color="auto"/>
        <w:bottom w:val="none" w:sz="0" w:space="0" w:color="auto"/>
        <w:right w:val="none" w:sz="0" w:space="0" w:color="auto"/>
      </w:divBdr>
    </w:div>
    <w:div w:id="412168789">
      <w:marLeft w:val="640"/>
      <w:marRight w:val="0"/>
      <w:marTop w:val="0"/>
      <w:marBottom w:val="0"/>
      <w:divBdr>
        <w:top w:val="none" w:sz="0" w:space="0" w:color="auto"/>
        <w:left w:val="none" w:sz="0" w:space="0" w:color="auto"/>
        <w:bottom w:val="none" w:sz="0" w:space="0" w:color="auto"/>
        <w:right w:val="none" w:sz="0" w:space="0" w:color="auto"/>
      </w:divBdr>
    </w:div>
    <w:div w:id="412244108">
      <w:marLeft w:val="640"/>
      <w:marRight w:val="0"/>
      <w:marTop w:val="0"/>
      <w:marBottom w:val="0"/>
      <w:divBdr>
        <w:top w:val="none" w:sz="0" w:space="0" w:color="auto"/>
        <w:left w:val="none" w:sz="0" w:space="0" w:color="auto"/>
        <w:bottom w:val="none" w:sz="0" w:space="0" w:color="auto"/>
        <w:right w:val="none" w:sz="0" w:space="0" w:color="auto"/>
      </w:divBdr>
    </w:div>
    <w:div w:id="412314010">
      <w:marLeft w:val="640"/>
      <w:marRight w:val="0"/>
      <w:marTop w:val="0"/>
      <w:marBottom w:val="0"/>
      <w:divBdr>
        <w:top w:val="none" w:sz="0" w:space="0" w:color="auto"/>
        <w:left w:val="none" w:sz="0" w:space="0" w:color="auto"/>
        <w:bottom w:val="none" w:sz="0" w:space="0" w:color="auto"/>
        <w:right w:val="none" w:sz="0" w:space="0" w:color="auto"/>
      </w:divBdr>
    </w:div>
    <w:div w:id="412356639">
      <w:marLeft w:val="640"/>
      <w:marRight w:val="0"/>
      <w:marTop w:val="0"/>
      <w:marBottom w:val="0"/>
      <w:divBdr>
        <w:top w:val="none" w:sz="0" w:space="0" w:color="auto"/>
        <w:left w:val="none" w:sz="0" w:space="0" w:color="auto"/>
        <w:bottom w:val="none" w:sz="0" w:space="0" w:color="auto"/>
        <w:right w:val="none" w:sz="0" w:space="0" w:color="auto"/>
      </w:divBdr>
    </w:div>
    <w:div w:id="412430865">
      <w:marLeft w:val="640"/>
      <w:marRight w:val="0"/>
      <w:marTop w:val="0"/>
      <w:marBottom w:val="0"/>
      <w:divBdr>
        <w:top w:val="none" w:sz="0" w:space="0" w:color="auto"/>
        <w:left w:val="none" w:sz="0" w:space="0" w:color="auto"/>
        <w:bottom w:val="none" w:sz="0" w:space="0" w:color="auto"/>
        <w:right w:val="none" w:sz="0" w:space="0" w:color="auto"/>
      </w:divBdr>
    </w:div>
    <w:div w:id="412432374">
      <w:marLeft w:val="640"/>
      <w:marRight w:val="0"/>
      <w:marTop w:val="0"/>
      <w:marBottom w:val="0"/>
      <w:divBdr>
        <w:top w:val="none" w:sz="0" w:space="0" w:color="auto"/>
        <w:left w:val="none" w:sz="0" w:space="0" w:color="auto"/>
        <w:bottom w:val="none" w:sz="0" w:space="0" w:color="auto"/>
        <w:right w:val="none" w:sz="0" w:space="0" w:color="auto"/>
      </w:divBdr>
    </w:div>
    <w:div w:id="412435014">
      <w:marLeft w:val="640"/>
      <w:marRight w:val="0"/>
      <w:marTop w:val="0"/>
      <w:marBottom w:val="0"/>
      <w:divBdr>
        <w:top w:val="none" w:sz="0" w:space="0" w:color="auto"/>
        <w:left w:val="none" w:sz="0" w:space="0" w:color="auto"/>
        <w:bottom w:val="none" w:sz="0" w:space="0" w:color="auto"/>
        <w:right w:val="none" w:sz="0" w:space="0" w:color="auto"/>
      </w:divBdr>
    </w:div>
    <w:div w:id="412436183">
      <w:marLeft w:val="640"/>
      <w:marRight w:val="0"/>
      <w:marTop w:val="0"/>
      <w:marBottom w:val="0"/>
      <w:divBdr>
        <w:top w:val="none" w:sz="0" w:space="0" w:color="auto"/>
        <w:left w:val="none" w:sz="0" w:space="0" w:color="auto"/>
        <w:bottom w:val="none" w:sz="0" w:space="0" w:color="auto"/>
        <w:right w:val="none" w:sz="0" w:space="0" w:color="auto"/>
      </w:divBdr>
    </w:div>
    <w:div w:id="412508179">
      <w:marLeft w:val="640"/>
      <w:marRight w:val="0"/>
      <w:marTop w:val="0"/>
      <w:marBottom w:val="0"/>
      <w:divBdr>
        <w:top w:val="none" w:sz="0" w:space="0" w:color="auto"/>
        <w:left w:val="none" w:sz="0" w:space="0" w:color="auto"/>
        <w:bottom w:val="none" w:sz="0" w:space="0" w:color="auto"/>
        <w:right w:val="none" w:sz="0" w:space="0" w:color="auto"/>
      </w:divBdr>
    </w:div>
    <w:div w:id="412627350">
      <w:marLeft w:val="640"/>
      <w:marRight w:val="0"/>
      <w:marTop w:val="0"/>
      <w:marBottom w:val="0"/>
      <w:divBdr>
        <w:top w:val="none" w:sz="0" w:space="0" w:color="auto"/>
        <w:left w:val="none" w:sz="0" w:space="0" w:color="auto"/>
        <w:bottom w:val="none" w:sz="0" w:space="0" w:color="auto"/>
        <w:right w:val="none" w:sz="0" w:space="0" w:color="auto"/>
      </w:divBdr>
    </w:div>
    <w:div w:id="412699502">
      <w:marLeft w:val="640"/>
      <w:marRight w:val="0"/>
      <w:marTop w:val="0"/>
      <w:marBottom w:val="0"/>
      <w:divBdr>
        <w:top w:val="none" w:sz="0" w:space="0" w:color="auto"/>
        <w:left w:val="none" w:sz="0" w:space="0" w:color="auto"/>
        <w:bottom w:val="none" w:sz="0" w:space="0" w:color="auto"/>
        <w:right w:val="none" w:sz="0" w:space="0" w:color="auto"/>
      </w:divBdr>
    </w:div>
    <w:div w:id="412817268">
      <w:marLeft w:val="640"/>
      <w:marRight w:val="0"/>
      <w:marTop w:val="0"/>
      <w:marBottom w:val="0"/>
      <w:divBdr>
        <w:top w:val="none" w:sz="0" w:space="0" w:color="auto"/>
        <w:left w:val="none" w:sz="0" w:space="0" w:color="auto"/>
        <w:bottom w:val="none" w:sz="0" w:space="0" w:color="auto"/>
        <w:right w:val="none" w:sz="0" w:space="0" w:color="auto"/>
      </w:divBdr>
    </w:div>
    <w:div w:id="412818688">
      <w:marLeft w:val="640"/>
      <w:marRight w:val="0"/>
      <w:marTop w:val="0"/>
      <w:marBottom w:val="0"/>
      <w:divBdr>
        <w:top w:val="none" w:sz="0" w:space="0" w:color="auto"/>
        <w:left w:val="none" w:sz="0" w:space="0" w:color="auto"/>
        <w:bottom w:val="none" w:sz="0" w:space="0" w:color="auto"/>
        <w:right w:val="none" w:sz="0" w:space="0" w:color="auto"/>
      </w:divBdr>
    </w:div>
    <w:div w:id="412894902">
      <w:marLeft w:val="640"/>
      <w:marRight w:val="0"/>
      <w:marTop w:val="0"/>
      <w:marBottom w:val="0"/>
      <w:divBdr>
        <w:top w:val="none" w:sz="0" w:space="0" w:color="auto"/>
        <w:left w:val="none" w:sz="0" w:space="0" w:color="auto"/>
        <w:bottom w:val="none" w:sz="0" w:space="0" w:color="auto"/>
        <w:right w:val="none" w:sz="0" w:space="0" w:color="auto"/>
      </w:divBdr>
    </w:div>
    <w:div w:id="412896781">
      <w:marLeft w:val="640"/>
      <w:marRight w:val="0"/>
      <w:marTop w:val="0"/>
      <w:marBottom w:val="0"/>
      <w:divBdr>
        <w:top w:val="none" w:sz="0" w:space="0" w:color="auto"/>
        <w:left w:val="none" w:sz="0" w:space="0" w:color="auto"/>
        <w:bottom w:val="none" w:sz="0" w:space="0" w:color="auto"/>
        <w:right w:val="none" w:sz="0" w:space="0" w:color="auto"/>
      </w:divBdr>
    </w:div>
    <w:div w:id="412970252">
      <w:marLeft w:val="640"/>
      <w:marRight w:val="0"/>
      <w:marTop w:val="0"/>
      <w:marBottom w:val="0"/>
      <w:divBdr>
        <w:top w:val="none" w:sz="0" w:space="0" w:color="auto"/>
        <w:left w:val="none" w:sz="0" w:space="0" w:color="auto"/>
        <w:bottom w:val="none" w:sz="0" w:space="0" w:color="auto"/>
        <w:right w:val="none" w:sz="0" w:space="0" w:color="auto"/>
      </w:divBdr>
    </w:div>
    <w:div w:id="413013247">
      <w:marLeft w:val="640"/>
      <w:marRight w:val="0"/>
      <w:marTop w:val="0"/>
      <w:marBottom w:val="0"/>
      <w:divBdr>
        <w:top w:val="none" w:sz="0" w:space="0" w:color="auto"/>
        <w:left w:val="none" w:sz="0" w:space="0" w:color="auto"/>
        <w:bottom w:val="none" w:sz="0" w:space="0" w:color="auto"/>
        <w:right w:val="none" w:sz="0" w:space="0" w:color="auto"/>
      </w:divBdr>
    </w:div>
    <w:div w:id="413013517">
      <w:marLeft w:val="640"/>
      <w:marRight w:val="0"/>
      <w:marTop w:val="0"/>
      <w:marBottom w:val="0"/>
      <w:divBdr>
        <w:top w:val="none" w:sz="0" w:space="0" w:color="auto"/>
        <w:left w:val="none" w:sz="0" w:space="0" w:color="auto"/>
        <w:bottom w:val="none" w:sz="0" w:space="0" w:color="auto"/>
        <w:right w:val="none" w:sz="0" w:space="0" w:color="auto"/>
      </w:divBdr>
    </w:div>
    <w:div w:id="413016987">
      <w:marLeft w:val="640"/>
      <w:marRight w:val="0"/>
      <w:marTop w:val="0"/>
      <w:marBottom w:val="0"/>
      <w:divBdr>
        <w:top w:val="none" w:sz="0" w:space="0" w:color="auto"/>
        <w:left w:val="none" w:sz="0" w:space="0" w:color="auto"/>
        <w:bottom w:val="none" w:sz="0" w:space="0" w:color="auto"/>
        <w:right w:val="none" w:sz="0" w:space="0" w:color="auto"/>
      </w:divBdr>
    </w:div>
    <w:div w:id="413280222">
      <w:marLeft w:val="640"/>
      <w:marRight w:val="0"/>
      <w:marTop w:val="0"/>
      <w:marBottom w:val="0"/>
      <w:divBdr>
        <w:top w:val="none" w:sz="0" w:space="0" w:color="auto"/>
        <w:left w:val="none" w:sz="0" w:space="0" w:color="auto"/>
        <w:bottom w:val="none" w:sz="0" w:space="0" w:color="auto"/>
        <w:right w:val="none" w:sz="0" w:space="0" w:color="auto"/>
      </w:divBdr>
    </w:div>
    <w:div w:id="413285301">
      <w:marLeft w:val="640"/>
      <w:marRight w:val="0"/>
      <w:marTop w:val="0"/>
      <w:marBottom w:val="0"/>
      <w:divBdr>
        <w:top w:val="none" w:sz="0" w:space="0" w:color="auto"/>
        <w:left w:val="none" w:sz="0" w:space="0" w:color="auto"/>
        <w:bottom w:val="none" w:sz="0" w:space="0" w:color="auto"/>
        <w:right w:val="none" w:sz="0" w:space="0" w:color="auto"/>
      </w:divBdr>
    </w:div>
    <w:div w:id="413479418">
      <w:marLeft w:val="640"/>
      <w:marRight w:val="0"/>
      <w:marTop w:val="0"/>
      <w:marBottom w:val="0"/>
      <w:divBdr>
        <w:top w:val="none" w:sz="0" w:space="0" w:color="auto"/>
        <w:left w:val="none" w:sz="0" w:space="0" w:color="auto"/>
        <w:bottom w:val="none" w:sz="0" w:space="0" w:color="auto"/>
        <w:right w:val="none" w:sz="0" w:space="0" w:color="auto"/>
      </w:divBdr>
    </w:div>
    <w:div w:id="413670772">
      <w:marLeft w:val="640"/>
      <w:marRight w:val="0"/>
      <w:marTop w:val="0"/>
      <w:marBottom w:val="0"/>
      <w:divBdr>
        <w:top w:val="none" w:sz="0" w:space="0" w:color="auto"/>
        <w:left w:val="none" w:sz="0" w:space="0" w:color="auto"/>
        <w:bottom w:val="none" w:sz="0" w:space="0" w:color="auto"/>
        <w:right w:val="none" w:sz="0" w:space="0" w:color="auto"/>
      </w:divBdr>
    </w:div>
    <w:div w:id="413860480">
      <w:marLeft w:val="640"/>
      <w:marRight w:val="0"/>
      <w:marTop w:val="0"/>
      <w:marBottom w:val="0"/>
      <w:divBdr>
        <w:top w:val="none" w:sz="0" w:space="0" w:color="auto"/>
        <w:left w:val="none" w:sz="0" w:space="0" w:color="auto"/>
        <w:bottom w:val="none" w:sz="0" w:space="0" w:color="auto"/>
        <w:right w:val="none" w:sz="0" w:space="0" w:color="auto"/>
      </w:divBdr>
    </w:div>
    <w:div w:id="413941675">
      <w:marLeft w:val="640"/>
      <w:marRight w:val="0"/>
      <w:marTop w:val="0"/>
      <w:marBottom w:val="0"/>
      <w:divBdr>
        <w:top w:val="none" w:sz="0" w:space="0" w:color="auto"/>
        <w:left w:val="none" w:sz="0" w:space="0" w:color="auto"/>
        <w:bottom w:val="none" w:sz="0" w:space="0" w:color="auto"/>
        <w:right w:val="none" w:sz="0" w:space="0" w:color="auto"/>
      </w:divBdr>
    </w:div>
    <w:div w:id="414087847">
      <w:marLeft w:val="640"/>
      <w:marRight w:val="0"/>
      <w:marTop w:val="0"/>
      <w:marBottom w:val="0"/>
      <w:divBdr>
        <w:top w:val="none" w:sz="0" w:space="0" w:color="auto"/>
        <w:left w:val="none" w:sz="0" w:space="0" w:color="auto"/>
        <w:bottom w:val="none" w:sz="0" w:space="0" w:color="auto"/>
        <w:right w:val="none" w:sz="0" w:space="0" w:color="auto"/>
      </w:divBdr>
    </w:div>
    <w:div w:id="414129516">
      <w:marLeft w:val="640"/>
      <w:marRight w:val="0"/>
      <w:marTop w:val="0"/>
      <w:marBottom w:val="0"/>
      <w:divBdr>
        <w:top w:val="none" w:sz="0" w:space="0" w:color="auto"/>
        <w:left w:val="none" w:sz="0" w:space="0" w:color="auto"/>
        <w:bottom w:val="none" w:sz="0" w:space="0" w:color="auto"/>
        <w:right w:val="none" w:sz="0" w:space="0" w:color="auto"/>
      </w:divBdr>
    </w:div>
    <w:div w:id="414130269">
      <w:marLeft w:val="640"/>
      <w:marRight w:val="0"/>
      <w:marTop w:val="0"/>
      <w:marBottom w:val="0"/>
      <w:divBdr>
        <w:top w:val="none" w:sz="0" w:space="0" w:color="auto"/>
        <w:left w:val="none" w:sz="0" w:space="0" w:color="auto"/>
        <w:bottom w:val="none" w:sz="0" w:space="0" w:color="auto"/>
        <w:right w:val="none" w:sz="0" w:space="0" w:color="auto"/>
      </w:divBdr>
    </w:div>
    <w:div w:id="414132180">
      <w:marLeft w:val="640"/>
      <w:marRight w:val="0"/>
      <w:marTop w:val="0"/>
      <w:marBottom w:val="0"/>
      <w:divBdr>
        <w:top w:val="none" w:sz="0" w:space="0" w:color="auto"/>
        <w:left w:val="none" w:sz="0" w:space="0" w:color="auto"/>
        <w:bottom w:val="none" w:sz="0" w:space="0" w:color="auto"/>
        <w:right w:val="none" w:sz="0" w:space="0" w:color="auto"/>
      </w:divBdr>
    </w:div>
    <w:div w:id="414207566">
      <w:marLeft w:val="640"/>
      <w:marRight w:val="0"/>
      <w:marTop w:val="0"/>
      <w:marBottom w:val="0"/>
      <w:divBdr>
        <w:top w:val="none" w:sz="0" w:space="0" w:color="auto"/>
        <w:left w:val="none" w:sz="0" w:space="0" w:color="auto"/>
        <w:bottom w:val="none" w:sz="0" w:space="0" w:color="auto"/>
        <w:right w:val="none" w:sz="0" w:space="0" w:color="auto"/>
      </w:divBdr>
    </w:div>
    <w:div w:id="414476415">
      <w:marLeft w:val="640"/>
      <w:marRight w:val="0"/>
      <w:marTop w:val="0"/>
      <w:marBottom w:val="0"/>
      <w:divBdr>
        <w:top w:val="none" w:sz="0" w:space="0" w:color="auto"/>
        <w:left w:val="none" w:sz="0" w:space="0" w:color="auto"/>
        <w:bottom w:val="none" w:sz="0" w:space="0" w:color="auto"/>
        <w:right w:val="none" w:sz="0" w:space="0" w:color="auto"/>
      </w:divBdr>
    </w:div>
    <w:div w:id="414515484">
      <w:marLeft w:val="640"/>
      <w:marRight w:val="0"/>
      <w:marTop w:val="0"/>
      <w:marBottom w:val="0"/>
      <w:divBdr>
        <w:top w:val="none" w:sz="0" w:space="0" w:color="auto"/>
        <w:left w:val="none" w:sz="0" w:space="0" w:color="auto"/>
        <w:bottom w:val="none" w:sz="0" w:space="0" w:color="auto"/>
        <w:right w:val="none" w:sz="0" w:space="0" w:color="auto"/>
      </w:divBdr>
    </w:div>
    <w:div w:id="414515737">
      <w:marLeft w:val="640"/>
      <w:marRight w:val="0"/>
      <w:marTop w:val="0"/>
      <w:marBottom w:val="0"/>
      <w:divBdr>
        <w:top w:val="none" w:sz="0" w:space="0" w:color="auto"/>
        <w:left w:val="none" w:sz="0" w:space="0" w:color="auto"/>
        <w:bottom w:val="none" w:sz="0" w:space="0" w:color="auto"/>
        <w:right w:val="none" w:sz="0" w:space="0" w:color="auto"/>
      </w:divBdr>
    </w:div>
    <w:div w:id="414547077">
      <w:marLeft w:val="640"/>
      <w:marRight w:val="0"/>
      <w:marTop w:val="0"/>
      <w:marBottom w:val="0"/>
      <w:divBdr>
        <w:top w:val="none" w:sz="0" w:space="0" w:color="auto"/>
        <w:left w:val="none" w:sz="0" w:space="0" w:color="auto"/>
        <w:bottom w:val="none" w:sz="0" w:space="0" w:color="auto"/>
        <w:right w:val="none" w:sz="0" w:space="0" w:color="auto"/>
      </w:divBdr>
    </w:div>
    <w:div w:id="414597054">
      <w:marLeft w:val="640"/>
      <w:marRight w:val="0"/>
      <w:marTop w:val="0"/>
      <w:marBottom w:val="0"/>
      <w:divBdr>
        <w:top w:val="none" w:sz="0" w:space="0" w:color="auto"/>
        <w:left w:val="none" w:sz="0" w:space="0" w:color="auto"/>
        <w:bottom w:val="none" w:sz="0" w:space="0" w:color="auto"/>
        <w:right w:val="none" w:sz="0" w:space="0" w:color="auto"/>
      </w:divBdr>
    </w:div>
    <w:div w:id="414665008">
      <w:marLeft w:val="640"/>
      <w:marRight w:val="0"/>
      <w:marTop w:val="0"/>
      <w:marBottom w:val="0"/>
      <w:divBdr>
        <w:top w:val="none" w:sz="0" w:space="0" w:color="auto"/>
        <w:left w:val="none" w:sz="0" w:space="0" w:color="auto"/>
        <w:bottom w:val="none" w:sz="0" w:space="0" w:color="auto"/>
        <w:right w:val="none" w:sz="0" w:space="0" w:color="auto"/>
      </w:divBdr>
    </w:div>
    <w:div w:id="414789250">
      <w:marLeft w:val="640"/>
      <w:marRight w:val="0"/>
      <w:marTop w:val="0"/>
      <w:marBottom w:val="0"/>
      <w:divBdr>
        <w:top w:val="none" w:sz="0" w:space="0" w:color="auto"/>
        <w:left w:val="none" w:sz="0" w:space="0" w:color="auto"/>
        <w:bottom w:val="none" w:sz="0" w:space="0" w:color="auto"/>
        <w:right w:val="none" w:sz="0" w:space="0" w:color="auto"/>
      </w:divBdr>
    </w:div>
    <w:div w:id="414791329">
      <w:marLeft w:val="640"/>
      <w:marRight w:val="0"/>
      <w:marTop w:val="0"/>
      <w:marBottom w:val="0"/>
      <w:divBdr>
        <w:top w:val="none" w:sz="0" w:space="0" w:color="auto"/>
        <w:left w:val="none" w:sz="0" w:space="0" w:color="auto"/>
        <w:bottom w:val="none" w:sz="0" w:space="0" w:color="auto"/>
        <w:right w:val="none" w:sz="0" w:space="0" w:color="auto"/>
      </w:divBdr>
    </w:div>
    <w:div w:id="414867401">
      <w:marLeft w:val="640"/>
      <w:marRight w:val="0"/>
      <w:marTop w:val="0"/>
      <w:marBottom w:val="0"/>
      <w:divBdr>
        <w:top w:val="none" w:sz="0" w:space="0" w:color="auto"/>
        <w:left w:val="none" w:sz="0" w:space="0" w:color="auto"/>
        <w:bottom w:val="none" w:sz="0" w:space="0" w:color="auto"/>
        <w:right w:val="none" w:sz="0" w:space="0" w:color="auto"/>
      </w:divBdr>
    </w:div>
    <w:div w:id="414981157">
      <w:marLeft w:val="640"/>
      <w:marRight w:val="0"/>
      <w:marTop w:val="0"/>
      <w:marBottom w:val="0"/>
      <w:divBdr>
        <w:top w:val="none" w:sz="0" w:space="0" w:color="auto"/>
        <w:left w:val="none" w:sz="0" w:space="0" w:color="auto"/>
        <w:bottom w:val="none" w:sz="0" w:space="0" w:color="auto"/>
        <w:right w:val="none" w:sz="0" w:space="0" w:color="auto"/>
      </w:divBdr>
    </w:div>
    <w:div w:id="415056138">
      <w:marLeft w:val="640"/>
      <w:marRight w:val="0"/>
      <w:marTop w:val="0"/>
      <w:marBottom w:val="0"/>
      <w:divBdr>
        <w:top w:val="none" w:sz="0" w:space="0" w:color="auto"/>
        <w:left w:val="none" w:sz="0" w:space="0" w:color="auto"/>
        <w:bottom w:val="none" w:sz="0" w:space="0" w:color="auto"/>
        <w:right w:val="none" w:sz="0" w:space="0" w:color="auto"/>
      </w:divBdr>
    </w:div>
    <w:div w:id="415059307">
      <w:marLeft w:val="640"/>
      <w:marRight w:val="0"/>
      <w:marTop w:val="0"/>
      <w:marBottom w:val="0"/>
      <w:divBdr>
        <w:top w:val="none" w:sz="0" w:space="0" w:color="auto"/>
        <w:left w:val="none" w:sz="0" w:space="0" w:color="auto"/>
        <w:bottom w:val="none" w:sz="0" w:space="0" w:color="auto"/>
        <w:right w:val="none" w:sz="0" w:space="0" w:color="auto"/>
      </w:divBdr>
    </w:div>
    <w:div w:id="415173172">
      <w:marLeft w:val="640"/>
      <w:marRight w:val="0"/>
      <w:marTop w:val="0"/>
      <w:marBottom w:val="0"/>
      <w:divBdr>
        <w:top w:val="none" w:sz="0" w:space="0" w:color="auto"/>
        <w:left w:val="none" w:sz="0" w:space="0" w:color="auto"/>
        <w:bottom w:val="none" w:sz="0" w:space="0" w:color="auto"/>
        <w:right w:val="none" w:sz="0" w:space="0" w:color="auto"/>
      </w:divBdr>
    </w:div>
    <w:div w:id="415175387">
      <w:marLeft w:val="640"/>
      <w:marRight w:val="0"/>
      <w:marTop w:val="0"/>
      <w:marBottom w:val="0"/>
      <w:divBdr>
        <w:top w:val="none" w:sz="0" w:space="0" w:color="auto"/>
        <w:left w:val="none" w:sz="0" w:space="0" w:color="auto"/>
        <w:bottom w:val="none" w:sz="0" w:space="0" w:color="auto"/>
        <w:right w:val="none" w:sz="0" w:space="0" w:color="auto"/>
      </w:divBdr>
    </w:div>
    <w:div w:id="415253923">
      <w:marLeft w:val="640"/>
      <w:marRight w:val="0"/>
      <w:marTop w:val="0"/>
      <w:marBottom w:val="0"/>
      <w:divBdr>
        <w:top w:val="none" w:sz="0" w:space="0" w:color="auto"/>
        <w:left w:val="none" w:sz="0" w:space="0" w:color="auto"/>
        <w:bottom w:val="none" w:sz="0" w:space="0" w:color="auto"/>
        <w:right w:val="none" w:sz="0" w:space="0" w:color="auto"/>
      </w:divBdr>
    </w:div>
    <w:div w:id="415370868">
      <w:marLeft w:val="640"/>
      <w:marRight w:val="0"/>
      <w:marTop w:val="0"/>
      <w:marBottom w:val="0"/>
      <w:divBdr>
        <w:top w:val="none" w:sz="0" w:space="0" w:color="auto"/>
        <w:left w:val="none" w:sz="0" w:space="0" w:color="auto"/>
        <w:bottom w:val="none" w:sz="0" w:space="0" w:color="auto"/>
        <w:right w:val="none" w:sz="0" w:space="0" w:color="auto"/>
      </w:divBdr>
    </w:div>
    <w:div w:id="415397889">
      <w:marLeft w:val="640"/>
      <w:marRight w:val="0"/>
      <w:marTop w:val="0"/>
      <w:marBottom w:val="0"/>
      <w:divBdr>
        <w:top w:val="none" w:sz="0" w:space="0" w:color="auto"/>
        <w:left w:val="none" w:sz="0" w:space="0" w:color="auto"/>
        <w:bottom w:val="none" w:sz="0" w:space="0" w:color="auto"/>
        <w:right w:val="none" w:sz="0" w:space="0" w:color="auto"/>
      </w:divBdr>
    </w:div>
    <w:div w:id="415513905">
      <w:marLeft w:val="640"/>
      <w:marRight w:val="0"/>
      <w:marTop w:val="0"/>
      <w:marBottom w:val="0"/>
      <w:divBdr>
        <w:top w:val="none" w:sz="0" w:space="0" w:color="auto"/>
        <w:left w:val="none" w:sz="0" w:space="0" w:color="auto"/>
        <w:bottom w:val="none" w:sz="0" w:space="0" w:color="auto"/>
        <w:right w:val="none" w:sz="0" w:space="0" w:color="auto"/>
      </w:divBdr>
    </w:div>
    <w:div w:id="415514183">
      <w:marLeft w:val="640"/>
      <w:marRight w:val="0"/>
      <w:marTop w:val="0"/>
      <w:marBottom w:val="0"/>
      <w:divBdr>
        <w:top w:val="none" w:sz="0" w:space="0" w:color="auto"/>
        <w:left w:val="none" w:sz="0" w:space="0" w:color="auto"/>
        <w:bottom w:val="none" w:sz="0" w:space="0" w:color="auto"/>
        <w:right w:val="none" w:sz="0" w:space="0" w:color="auto"/>
      </w:divBdr>
    </w:div>
    <w:div w:id="415594116">
      <w:marLeft w:val="640"/>
      <w:marRight w:val="0"/>
      <w:marTop w:val="0"/>
      <w:marBottom w:val="0"/>
      <w:divBdr>
        <w:top w:val="none" w:sz="0" w:space="0" w:color="auto"/>
        <w:left w:val="none" w:sz="0" w:space="0" w:color="auto"/>
        <w:bottom w:val="none" w:sz="0" w:space="0" w:color="auto"/>
        <w:right w:val="none" w:sz="0" w:space="0" w:color="auto"/>
      </w:divBdr>
    </w:div>
    <w:div w:id="415633069">
      <w:marLeft w:val="640"/>
      <w:marRight w:val="0"/>
      <w:marTop w:val="0"/>
      <w:marBottom w:val="0"/>
      <w:divBdr>
        <w:top w:val="none" w:sz="0" w:space="0" w:color="auto"/>
        <w:left w:val="none" w:sz="0" w:space="0" w:color="auto"/>
        <w:bottom w:val="none" w:sz="0" w:space="0" w:color="auto"/>
        <w:right w:val="none" w:sz="0" w:space="0" w:color="auto"/>
      </w:divBdr>
    </w:div>
    <w:div w:id="415784356">
      <w:marLeft w:val="640"/>
      <w:marRight w:val="0"/>
      <w:marTop w:val="0"/>
      <w:marBottom w:val="0"/>
      <w:divBdr>
        <w:top w:val="none" w:sz="0" w:space="0" w:color="auto"/>
        <w:left w:val="none" w:sz="0" w:space="0" w:color="auto"/>
        <w:bottom w:val="none" w:sz="0" w:space="0" w:color="auto"/>
        <w:right w:val="none" w:sz="0" w:space="0" w:color="auto"/>
      </w:divBdr>
    </w:div>
    <w:div w:id="415784529">
      <w:marLeft w:val="640"/>
      <w:marRight w:val="0"/>
      <w:marTop w:val="0"/>
      <w:marBottom w:val="0"/>
      <w:divBdr>
        <w:top w:val="none" w:sz="0" w:space="0" w:color="auto"/>
        <w:left w:val="none" w:sz="0" w:space="0" w:color="auto"/>
        <w:bottom w:val="none" w:sz="0" w:space="0" w:color="auto"/>
        <w:right w:val="none" w:sz="0" w:space="0" w:color="auto"/>
      </w:divBdr>
    </w:div>
    <w:div w:id="415906120">
      <w:marLeft w:val="640"/>
      <w:marRight w:val="0"/>
      <w:marTop w:val="0"/>
      <w:marBottom w:val="0"/>
      <w:divBdr>
        <w:top w:val="none" w:sz="0" w:space="0" w:color="auto"/>
        <w:left w:val="none" w:sz="0" w:space="0" w:color="auto"/>
        <w:bottom w:val="none" w:sz="0" w:space="0" w:color="auto"/>
        <w:right w:val="none" w:sz="0" w:space="0" w:color="auto"/>
      </w:divBdr>
    </w:div>
    <w:div w:id="415907349">
      <w:marLeft w:val="640"/>
      <w:marRight w:val="0"/>
      <w:marTop w:val="0"/>
      <w:marBottom w:val="0"/>
      <w:divBdr>
        <w:top w:val="none" w:sz="0" w:space="0" w:color="auto"/>
        <w:left w:val="none" w:sz="0" w:space="0" w:color="auto"/>
        <w:bottom w:val="none" w:sz="0" w:space="0" w:color="auto"/>
        <w:right w:val="none" w:sz="0" w:space="0" w:color="auto"/>
      </w:divBdr>
    </w:div>
    <w:div w:id="415979909">
      <w:marLeft w:val="640"/>
      <w:marRight w:val="0"/>
      <w:marTop w:val="0"/>
      <w:marBottom w:val="0"/>
      <w:divBdr>
        <w:top w:val="none" w:sz="0" w:space="0" w:color="auto"/>
        <w:left w:val="none" w:sz="0" w:space="0" w:color="auto"/>
        <w:bottom w:val="none" w:sz="0" w:space="0" w:color="auto"/>
        <w:right w:val="none" w:sz="0" w:space="0" w:color="auto"/>
      </w:divBdr>
    </w:div>
    <w:div w:id="416292119">
      <w:marLeft w:val="640"/>
      <w:marRight w:val="0"/>
      <w:marTop w:val="0"/>
      <w:marBottom w:val="0"/>
      <w:divBdr>
        <w:top w:val="none" w:sz="0" w:space="0" w:color="auto"/>
        <w:left w:val="none" w:sz="0" w:space="0" w:color="auto"/>
        <w:bottom w:val="none" w:sz="0" w:space="0" w:color="auto"/>
        <w:right w:val="none" w:sz="0" w:space="0" w:color="auto"/>
      </w:divBdr>
    </w:div>
    <w:div w:id="416438625">
      <w:marLeft w:val="640"/>
      <w:marRight w:val="0"/>
      <w:marTop w:val="0"/>
      <w:marBottom w:val="0"/>
      <w:divBdr>
        <w:top w:val="none" w:sz="0" w:space="0" w:color="auto"/>
        <w:left w:val="none" w:sz="0" w:space="0" w:color="auto"/>
        <w:bottom w:val="none" w:sz="0" w:space="0" w:color="auto"/>
        <w:right w:val="none" w:sz="0" w:space="0" w:color="auto"/>
      </w:divBdr>
    </w:div>
    <w:div w:id="416636289">
      <w:marLeft w:val="640"/>
      <w:marRight w:val="0"/>
      <w:marTop w:val="0"/>
      <w:marBottom w:val="0"/>
      <w:divBdr>
        <w:top w:val="none" w:sz="0" w:space="0" w:color="auto"/>
        <w:left w:val="none" w:sz="0" w:space="0" w:color="auto"/>
        <w:bottom w:val="none" w:sz="0" w:space="0" w:color="auto"/>
        <w:right w:val="none" w:sz="0" w:space="0" w:color="auto"/>
      </w:divBdr>
    </w:div>
    <w:div w:id="416682219">
      <w:marLeft w:val="640"/>
      <w:marRight w:val="0"/>
      <w:marTop w:val="0"/>
      <w:marBottom w:val="0"/>
      <w:divBdr>
        <w:top w:val="none" w:sz="0" w:space="0" w:color="auto"/>
        <w:left w:val="none" w:sz="0" w:space="0" w:color="auto"/>
        <w:bottom w:val="none" w:sz="0" w:space="0" w:color="auto"/>
        <w:right w:val="none" w:sz="0" w:space="0" w:color="auto"/>
      </w:divBdr>
    </w:div>
    <w:div w:id="416706164">
      <w:marLeft w:val="640"/>
      <w:marRight w:val="0"/>
      <w:marTop w:val="0"/>
      <w:marBottom w:val="0"/>
      <w:divBdr>
        <w:top w:val="none" w:sz="0" w:space="0" w:color="auto"/>
        <w:left w:val="none" w:sz="0" w:space="0" w:color="auto"/>
        <w:bottom w:val="none" w:sz="0" w:space="0" w:color="auto"/>
        <w:right w:val="none" w:sz="0" w:space="0" w:color="auto"/>
      </w:divBdr>
    </w:div>
    <w:div w:id="416749481">
      <w:marLeft w:val="640"/>
      <w:marRight w:val="0"/>
      <w:marTop w:val="0"/>
      <w:marBottom w:val="0"/>
      <w:divBdr>
        <w:top w:val="none" w:sz="0" w:space="0" w:color="auto"/>
        <w:left w:val="none" w:sz="0" w:space="0" w:color="auto"/>
        <w:bottom w:val="none" w:sz="0" w:space="0" w:color="auto"/>
        <w:right w:val="none" w:sz="0" w:space="0" w:color="auto"/>
      </w:divBdr>
    </w:div>
    <w:div w:id="416830395">
      <w:marLeft w:val="640"/>
      <w:marRight w:val="0"/>
      <w:marTop w:val="0"/>
      <w:marBottom w:val="0"/>
      <w:divBdr>
        <w:top w:val="none" w:sz="0" w:space="0" w:color="auto"/>
        <w:left w:val="none" w:sz="0" w:space="0" w:color="auto"/>
        <w:bottom w:val="none" w:sz="0" w:space="0" w:color="auto"/>
        <w:right w:val="none" w:sz="0" w:space="0" w:color="auto"/>
      </w:divBdr>
    </w:div>
    <w:div w:id="416899700">
      <w:marLeft w:val="640"/>
      <w:marRight w:val="0"/>
      <w:marTop w:val="0"/>
      <w:marBottom w:val="0"/>
      <w:divBdr>
        <w:top w:val="none" w:sz="0" w:space="0" w:color="auto"/>
        <w:left w:val="none" w:sz="0" w:space="0" w:color="auto"/>
        <w:bottom w:val="none" w:sz="0" w:space="0" w:color="auto"/>
        <w:right w:val="none" w:sz="0" w:space="0" w:color="auto"/>
      </w:divBdr>
    </w:div>
    <w:div w:id="416900763">
      <w:marLeft w:val="640"/>
      <w:marRight w:val="0"/>
      <w:marTop w:val="0"/>
      <w:marBottom w:val="0"/>
      <w:divBdr>
        <w:top w:val="none" w:sz="0" w:space="0" w:color="auto"/>
        <w:left w:val="none" w:sz="0" w:space="0" w:color="auto"/>
        <w:bottom w:val="none" w:sz="0" w:space="0" w:color="auto"/>
        <w:right w:val="none" w:sz="0" w:space="0" w:color="auto"/>
      </w:divBdr>
    </w:div>
    <w:div w:id="417020903">
      <w:marLeft w:val="640"/>
      <w:marRight w:val="0"/>
      <w:marTop w:val="0"/>
      <w:marBottom w:val="0"/>
      <w:divBdr>
        <w:top w:val="none" w:sz="0" w:space="0" w:color="auto"/>
        <w:left w:val="none" w:sz="0" w:space="0" w:color="auto"/>
        <w:bottom w:val="none" w:sz="0" w:space="0" w:color="auto"/>
        <w:right w:val="none" w:sz="0" w:space="0" w:color="auto"/>
      </w:divBdr>
    </w:div>
    <w:div w:id="417094871">
      <w:marLeft w:val="640"/>
      <w:marRight w:val="0"/>
      <w:marTop w:val="0"/>
      <w:marBottom w:val="0"/>
      <w:divBdr>
        <w:top w:val="none" w:sz="0" w:space="0" w:color="auto"/>
        <w:left w:val="none" w:sz="0" w:space="0" w:color="auto"/>
        <w:bottom w:val="none" w:sz="0" w:space="0" w:color="auto"/>
        <w:right w:val="none" w:sz="0" w:space="0" w:color="auto"/>
      </w:divBdr>
    </w:div>
    <w:div w:id="417101560">
      <w:marLeft w:val="640"/>
      <w:marRight w:val="0"/>
      <w:marTop w:val="0"/>
      <w:marBottom w:val="0"/>
      <w:divBdr>
        <w:top w:val="none" w:sz="0" w:space="0" w:color="auto"/>
        <w:left w:val="none" w:sz="0" w:space="0" w:color="auto"/>
        <w:bottom w:val="none" w:sz="0" w:space="0" w:color="auto"/>
        <w:right w:val="none" w:sz="0" w:space="0" w:color="auto"/>
      </w:divBdr>
    </w:div>
    <w:div w:id="417140707">
      <w:marLeft w:val="640"/>
      <w:marRight w:val="0"/>
      <w:marTop w:val="0"/>
      <w:marBottom w:val="0"/>
      <w:divBdr>
        <w:top w:val="none" w:sz="0" w:space="0" w:color="auto"/>
        <w:left w:val="none" w:sz="0" w:space="0" w:color="auto"/>
        <w:bottom w:val="none" w:sz="0" w:space="0" w:color="auto"/>
        <w:right w:val="none" w:sz="0" w:space="0" w:color="auto"/>
      </w:divBdr>
    </w:div>
    <w:div w:id="417144259">
      <w:marLeft w:val="640"/>
      <w:marRight w:val="0"/>
      <w:marTop w:val="0"/>
      <w:marBottom w:val="0"/>
      <w:divBdr>
        <w:top w:val="none" w:sz="0" w:space="0" w:color="auto"/>
        <w:left w:val="none" w:sz="0" w:space="0" w:color="auto"/>
        <w:bottom w:val="none" w:sz="0" w:space="0" w:color="auto"/>
        <w:right w:val="none" w:sz="0" w:space="0" w:color="auto"/>
      </w:divBdr>
    </w:div>
    <w:div w:id="417212002">
      <w:marLeft w:val="640"/>
      <w:marRight w:val="0"/>
      <w:marTop w:val="0"/>
      <w:marBottom w:val="0"/>
      <w:divBdr>
        <w:top w:val="none" w:sz="0" w:space="0" w:color="auto"/>
        <w:left w:val="none" w:sz="0" w:space="0" w:color="auto"/>
        <w:bottom w:val="none" w:sz="0" w:space="0" w:color="auto"/>
        <w:right w:val="none" w:sz="0" w:space="0" w:color="auto"/>
      </w:divBdr>
    </w:div>
    <w:div w:id="417290736">
      <w:marLeft w:val="640"/>
      <w:marRight w:val="0"/>
      <w:marTop w:val="0"/>
      <w:marBottom w:val="0"/>
      <w:divBdr>
        <w:top w:val="none" w:sz="0" w:space="0" w:color="auto"/>
        <w:left w:val="none" w:sz="0" w:space="0" w:color="auto"/>
        <w:bottom w:val="none" w:sz="0" w:space="0" w:color="auto"/>
        <w:right w:val="none" w:sz="0" w:space="0" w:color="auto"/>
      </w:divBdr>
    </w:div>
    <w:div w:id="417293503">
      <w:marLeft w:val="640"/>
      <w:marRight w:val="0"/>
      <w:marTop w:val="0"/>
      <w:marBottom w:val="0"/>
      <w:divBdr>
        <w:top w:val="none" w:sz="0" w:space="0" w:color="auto"/>
        <w:left w:val="none" w:sz="0" w:space="0" w:color="auto"/>
        <w:bottom w:val="none" w:sz="0" w:space="0" w:color="auto"/>
        <w:right w:val="none" w:sz="0" w:space="0" w:color="auto"/>
      </w:divBdr>
    </w:div>
    <w:div w:id="417335825">
      <w:marLeft w:val="640"/>
      <w:marRight w:val="0"/>
      <w:marTop w:val="0"/>
      <w:marBottom w:val="0"/>
      <w:divBdr>
        <w:top w:val="none" w:sz="0" w:space="0" w:color="auto"/>
        <w:left w:val="none" w:sz="0" w:space="0" w:color="auto"/>
        <w:bottom w:val="none" w:sz="0" w:space="0" w:color="auto"/>
        <w:right w:val="none" w:sz="0" w:space="0" w:color="auto"/>
      </w:divBdr>
    </w:div>
    <w:div w:id="417362208">
      <w:marLeft w:val="640"/>
      <w:marRight w:val="0"/>
      <w:marTop w:val="0"/>
      <w:marBottom w:val="0"/>
      <w:divBdr>
        <w:top w:val="none" w:sz="0" w:space="0" w:color="auto"/>
        <w:left w:val="none" w:sz="0" w:space="0" w:color="auto"/>
        <w:bottom w:val="none" w:sz="0" w:space="0" w:color="auto"/>
        <w:right w:val="none" w:sz="0" w:space="0" w:color="auto"/>
      </w:divBdr>
    </w:div>
    <w:div w:id="417362956">
      <w:marLeft w:val="640"/>
      <w:marRight w:val="0"/>
      <w:marTop w:val="0"/>
      <w:marBottom w:val="0"/>
      <w:divBdr>
        <w:top w:val="none" w:sz="0" w:space="0" w:color="auto"/>
        <w:left w:val="none" w:sz="0" w:space="0" w:color="auto"/>
        <w:bottom w:val="none" w:sz="0" w:space="0" w:color="auto"/>
        <w:right w:val="none" w:sz="0" w:space="0" w:color="auto"/>
      </w:divBdr>
    </w:div>
    <w:div w:id="417405150">
      <w:marLeft w:val="640"/>
      <w:marRight w:val="0"/>
      <w:marTop w:val="0"/>
      <w:marBottom w:val="0"/>
      <w:divBdr>
        <w:top w:val="none" w:sz="0" w:space="0" w:color="auto"/>
        <w:left w:val="none" w:sz="0" w:space="0" w:color="auto"/>
        <w:bottom w:val="none" w:sz="0" w:space="0" w:color="auto"/>
        <w:right w:val="none" w:sz="0" w:space="0" w:color="auto"/>
      </w:divBdr>
    </w:div>
    <w:div w:id="417407061">
      <w:marLeft w:val="640"/>
      <w:marRight w:val="0"/>
      <w:marTop w:val="0"/>
      <w:marBottom w:val="0"/>
      <w:divBdr>
        <w:top w:val="none" w:sz="0" w:space="0" w:color="auto"/>
        <w:left w:val="none" w:sz="0" w:space="0" w:color="auto"/>
        <w:bottom w:val="none" w:sz="0" w:space="0" w:color="auto"/>
        <w:right w:val="none" w:sz="0" w:space="0" w:color="auto"/>
      </w:divBdr>
    </w:div>
    <w:div w:id="417410430">
      <w:marLeft w:val="640"/>
      <w:marRight w:val="0"/>
      <w:marTop w:val="0"/>
      <w:marBottom w:val="0"/>
      <w:divBdr>
        <w:top w:val="none" w:sz="0" w:space="0" w:color="auto"/>
        <w:left w:val="none" w:sz="0" w:space="0" w:color="auto"/>
        <w:bottom w:val="none" w:sz="0" w:space="0" w:color="auto"/>
        <w:right w:val="none" w:sz="0" w:space="0" w:color="auto"/>
      </w:divBdr>
    </w:div>
    <w:div w:id="417562013">
      <w:marLeft w:val="640"/>
      <w:marRight w:val="0"/>
      <w:marTop w:val="0"/>
      <w:marBottom w:val="0"/>
      <w:divBdr>
        <w:top w:val="none" w:sz="0" w:space="0" w:color="auto"/>
        <w:left w:val="none" w:sz="0" w:space="0" w:color="auto"/>
        <w:bottom w:val="none" w:sz="0" w:space="0" w:color="auto"/>
        <w:right w:val="none" w:sz="0" w:space="0" w:color="auto"/>
      </w:divBdr>
    </w:div>
    <w:div w:id="417597290">
      <w:marLeft w:val="640"/>
      <w:marRight w:val="0"/>
      <w:marTop w:val="0"/>
      <w:marBottom w:val="0"/>
      <w:divBdr>
        <w:top w:val="none" w:sz="0" w:space="0" w:color="auto"/>
        <w:left w:val="none" w:sz="0" w:space="0" w:color="auto"/>
        <w:bottom w:val="none" w:sz="0" w:space="0" w:color="auto"/>
        <w:right w:val="none" w:sz="0" w:space="0" w:color="auto"/>
      </w:divBdr>
    </w:div>
    <w:div w:id="417605044">
      <w:marLeft w:val="640"/>
      <w:marRight w:val="0"/>
      <w:marTop w:val="0"/>
      <w:marBottom w:val="0"/>
      <w:divBdr>
        <w:top w:val="none" w:sz="0" w:space="0" w:color="auto"/>
        <w:left w:val="none" w:sz="0" w:space="0" w:color="auto"/>
        <w:bottom w:val="none" w:sz="0" w:space="0" w:color="auto"/>
        <w:right w:val="none" w:sz="0" w:space="0" w:color="auto"/>
      </w:divBdr>
    </w:div>
    <w:div w:id="417675309">
      <w:marLeft w:val="640"/>
      <w:marRight w:val="0"/>
      <w:marTop w:val="0"/>
      <w:marBottom w:val="0"/>
      <w:divBdr>
        <w:top w:val="none" w:sz="0" w:space="0" w:color="auto"/>
        <w:left w:val="none" w:sz="0" w:space="0" w:color="auto"/>
        <w:bottom w:val="none" w:sz="0" w:space="0" w:color="auto"/>
        <w:right w:val="none" w:sz="0" w:space="0" w:color="auto"/>
      </w:divBdr>
    </w:div>
    <w:div w:id="417678903">
      <w:marLeft w:val="640"/>
      <w:marRight w:val="0"/>
      <w:marTop w:val="0"/>
      <w:marBottom w:val="0"/>
      <w:divBdr>
        <w:top w:val="none" w:sz="0" w:space="0" w:color="auto"/>
        <w:left w:val="none" w:sz="0" w:space="0" w:color="auto"/>
        <w:bottom w:val="none" w:sz="0" w:space="0" w:color="auto"/>
        <w:right w:val="none" w:sz="0" w:space="0" w:color="auto"/>
      </w:divBdr>
    </w:div>
    <w:div w:id="417794929">
      <w:marLeft w:val="640"/>
      <w:marRight w:val="0"/>
      <w:marTop w:val="0"/>
      <w:marBottom w:val="0"/>
      <w:divBdr>
        <w:top w:val="none" w:sz="0" w:space="0" w:color="auto"/>
        <w:left w:val="none" w:sz="0" w:space="0" w:color="auto"/>
        <w:bottom w:val="none" w:sz="0" w:space="0" w:color="auto"/>
        <w:right w:val="none" w:sz="0" w:space="0" w:color="auto"/>
      </w:divBdr>
    </w:div>
    <w:div w:id="417989280">
      <w:marLeft w:val="640"/>
      <w:marRight w:val="0"/>
      <w:marTop w:val="0"/>
      <w:marBottom w:val="0"/>
      <w:divBdr>
        <w:top w:val="none" w:sz="0" w:space="0" w:color="auto"/>
        <w:left w:val="none" w:sz="0" w:space="0" w:color="auto"/>
        <w:bottom w:val="none" w:sz="0" w:space="0" w:color="auto"/>
        <w:right w:val="none" w:sz="0" w:space="0" w:color="auto"/>
      </w:divBdr>
    </w:div>
    <w:div w:id="418060587">
      <w:marLeft w:val="640"/>
      <w:marRight w:val="0"/>
      <w:marTop w:val="0"/>
      <w:marBottom w:val="0"/>
      <w:divBdr>
        <w:top w:val="none" w:sz="0" w:space="0" w:color="auto"/>
        <w:left w:val="none" w:sz="0" w:space="0" w:color="auto"/>
        <w:bottom w:val="none" w:sz="0" w:space="0" w:color="auto"/>
        <w:right w:val="none" w:sz="0" w:space="0" w:color="auto"/>
      </w:divBdr>
    </w:div>
    <w:div w:id="418214986">
      <w:marLeft w:val="640"/>
      <w:marRight w:val="0"/>
      <w:marTop w:val="0"/>
      <w:marBottom w:val="0"/>
      <w:divBdr>
        <w:top w:val="none" w:sz="0" w:space="0" w:color="auto"/>
        <w:left w:val="none" w:sz="0" w:space="0" w:color="auto"/>
        <w:bottom w:val="none" w:sz="0" w:space="0" w:color="auto"/>
        <w:right w:val="none" w:sz="0" w:space="0" w:color="auto"/>
      </w:divBdr>
    </w:div>
    <w:div w:id="418335015">
      <w:marLeft w:val="640"/>
      <w:marRight w:val="0"/>
      <w:marTop w:val="0"/>
      <w:marBottom w:val="0"/>
      <w:divBdr>
        <w:top w:val="none" w:sz="0" w:space="0" w:color="auto"/>
        <w:left w:val="none" w:sz="0" w:space="0" w:color="auto"/>
        <w:bottom w:val="none" w:sz="0" w:space="0" w:color="auto"/>
        <w:right w:val="none" w:sz="0" w:space="0" w:color="auto"/>
      </w:divBdr>
    </w:div>
    <w:div w:id="418404535">
      <w:marLeft w:val="640"/>
      <w:marRight w:val="0"/>
      <w:marTop w:val="0"/>
      <w:marBottom w:val="0"/>
      <w:divBdr>
        <w:top w:val="none" w:sz="0" w:space="0" w:color="auto"/>
        <w:left w:val="none" w:sz="0" w:space="0" w:color="auto"/>
        <w:bottom w:val="none" w:sz="0" w:space="0" w:color="auto"/>
        <w:right w:val="none" w:sz="0" w:space="0" w:color="auto"/>
      </w:divBdr>
    </w:div>
    <w:div w:id="418408838">
      <w:marLeft w:val="640"/>
      <w:marRight w:val="0"/>
      <w:marTop w:val="0"/>
      <w:marBottom w:val="0"/>
      <w:divBdr>
        <w:top w:val="none" w:sz="0" w:space="0" w:color="auto"/>
        <w:left w:val="none" w:sz="0" w:space="0" w:color="auto"/>
        <w:bottom w:val="none" w:sz="0" w:space="0" w:color="auto"/>
        <w:right w:val="none" w:sz="0" w:space="0" w:color="auto"/>
      </w:divBdr>
    </w:div>
    <w:div w:id="418451057">
      <w:marLeft w:val="640"/>
      <w:marRight w:val="0"/>
      <w:marTop w:val="0"/>
      <w:marBottom w:val="0"/>
      <w:divBdr>
        <w:top w:val="none" w:sz="0" w:space="0" w:color="auto"/>
        <w:left w:val="none" w:sz="0" w:space="0" w:color="auto"/>
        <w:bottom w:val="none" w:sz="0" w:space="0" w:color="auto"/>
        <w:right w:val="none" w:sz="0" w:space="0" w:color="auto"/>
      </w:divBdr>
    </w:div>
    <w:div w:id="418479689">
      <w:marLeft w:val="640"/>
      <w:marRight w:val="0"/>
      <w:marTop w:val="0"/>
      <w:marBottom w:val="0"/>
      <w:divBdr>
        <w:top w:val="none" w:sz="0" w:space="0" w:color="auto"/>
        <w:left w:val="none" w:sz="0" w:space="0" w:color="auto"/>
        <w:bottom w:val="none" w:sz="0" w:space="0" w:color="auto"/>
        <w:right w:val="none" w:sz="0" w:space="0" w:color="auto"/>
      </w:divBdr>
    </w:div>
    <w:div w:id="418596660">
      <w:marLeft w:val="640"/>
      <w:marRight w:val="0"/>
      <w:marTop w:val="0"/>
      <w:marBottom w:val="0"/>
      <w:divBdr>
        <w:top w:val="none" w:sz="0" w:space="0" w:color="auto"/>
        <w:left w:val="none" w:sz="0" w:space="0" w:color="auto"/>
        <w:bottom w:val="none" w:sz="0" w:space="0" w:color="auto"/>
        <w:right w:val="none" w:sz="0" w:space="0" w:color="auto"/>
      </w:divBdr>
    </w:div>
    <w:div w:id="418601036">
      <w:marLeft w:val="640"/>
      <w:marRight w:val="0"/>
      <w:marTop w:val="0"/>
      <w:marBottom w:val="0"/>
      <w:divBdr>
        <w:top w:val="none" w:sz="0" w:space="0" w:color="auto"/>
        <w:left w:val="none" w:sz="0" w:space="0" w:color="auto"/>
        <w:bottom w:val="none" w:sz="0" w:space="0" w:color="auto"/>
        <w:right w:val="none" w:sz="0" w:space="0" w:color="auto"/>
      </w:divBdr>
    </w:div>
    <w:div w:id="418602749">
      <w:marLeft w:val="640"/>
      <w:marRight w:val="0"/>
      <w:marTop w:val="0"/>
      <w:marBottom w:val="0"/>
      <w:divBdr>
        <w:top w:val="none" w:sz="0" w:space="0" w:color="auto"/>
        <w:left w:val="none" w:sz="0" w:space="0" w:color="auto"/>
        <w:bottom w:val="none" w:sz="0" w:space="0" w:color="auto"/>
        <w:right w:val="none" w:sz="0" w:space="0" w:color="auto"/>
      </w:divBdr>
    </w:div>
    <w:div w:id="418715438">
      <w:marLeft w:val="640"/>
      <w:marRight w:val="0"/>
      <w:marTop w:val="0"/>
      <w:marBottom w:val="0"/>
      <w:divBdr>
        <w:top w:val="none" w:sz="0" w:space="0" w:color="auto"/>
        <w:left w:val="none" w:sz="0" w:space="0" w:color="auto"/>
        <w:bottom w:val="none" w:sz="0" w:space="0" w:color="auto"/>
        <w:right w:val="none" w:sz="0" w:space="0" w:color="auto"/>
      </w:divBdr>
    </w:div>
    <w:div w:id="418723749">
      <w:marLeft w:val="640"/>
      <w:marRight w:val="0"/>
      <w:marTop w:val="0"/>
      <w:marBottom w:val="0"/>
      <w:divBdr>
        <w:top w:val="none" w:sz="0" w:space="0" w:color="auto"/>
        <w:left w:val="none" w:sz="0" w:space="0" w:color="auto"/>
        <w:bottom w:val="none" w:sz="0" w:space="0" w:color="auto"/>
        <w:right w:val="none" w:sz="0" w:space="0" w:color="auto"/>
      </w:divBdr>
    </w:div>
    <w:div w:id="418909714">
      <w:marLeft w:val="640"/>
      <w:marRight w:val="0"/>
      <w:marTop w:val="0"/>
      <w:marBottom w:val="0"/>
      <w:divBdr>
        <w:top w:val="none" w:sz="0" w:space="0" w:color="auto"/>
        <w:left w:val="none" w:sz="0" w:space="0" w:color="auto"/>
        <w:bottom w:val="none" w:sz="0" w:space="0" w:color="auto"/>
        <w:right w:val="none" w:sz="0" w:space="0" w:color="auto"/>
      </w:divBdr>
    </w:div>
    <w:div w:id="418911032">
      <w:marLeft w:val="640"/>
      <w:marRight w:val="0"/>
      <w:marTop w:val="0"/>
      <w:marBottom w:val="0"/>
      <w:divBdr>
        <w:top w:val="none" w:sz="0" w:space="0" w:color="auto"/>
        <w:left w:val="none" w:sz="0" w:space="0" w:color="auto"/>
        <w:bottom w:val="none" w:sz="0" w:space="0" w:color="auto"/>
        <w:right w:val="none" w:sz="0" w:space="0" w:color="auto"/>
      </w:divBdr>
    </w:div>
    <w:div w:id="418913733">
      <w:marLeft w:val="640"/>
      <w:marRight w:val="0"/>
      <w:marTop w:val="0"/>
      <w:marBottom w:val="0"/>
      <w:divBdr>
        <w:top w:val="none" w:sz="0" w:space="0" w:color="auto"/>
        <w:left w:val="none" w:sz="0" w:space="0" w:color="auto"/>
        <w:bottom w:val="none" w:sz="0" w:space="0" w:color="auto"/>
        <w:right w:val="none" w:sz="0" w:space="0" w:color="auto"/>
      </w:divBdr>
    </w:div>
    <w:div w:id="418984451">
      <w:marLeft w:val="640"/>
      <w:marRight w:val="0"/>
      <w:marTop w:val="0"/>
      <w:marBottom w:val="0"/>
      <w:divBdr>
        <w:top w:val="none" w:sz="0" w:space="0" w:color="auto"/>
        <w:left w:val="none" w:sz="0" w:space="0" w:color="auto"/>
        <w:bottom w:val="none" w:sz="0" w:space="0" w:color="auto"/>
        <w:right w:val="none" w:sz="0" w:space="0" w:color="auto"/>
      </w:divBdr>
    </w:div>
    <w:div w:id="418984642">
      <w:marLeft w:val="640"/>
      <w:marRight w:val="0"/>
      <w:marTop w:val="0"/>
      <w:marBottom w:val="0"/>
      <w:divBdr>
        <w:top w:val="none" w:sz="0" w:space="0" w:color="auto"/>
        <w:left w:val="none" w:sz="0" w:space="0" w:color="auto"/>
        <w:bottom w:val="none" w:sz="0" w:space="0" w:color="auto"/>
        <w:right w:val="none" w:sz="0" w:space="0" w:color="auto"/>
      </w:divBdr>
    </w:div>
    <w:div w:id="419107242">
      <w:marLeft w:val="640"/>
      <w:marRight w:val="0"/>
      <w:marTop w:val="0"/>
      <w:marBottom w:val="0"/>
      <w:divBdr>
        <w:top w:val="none" w:sz="0" w:space="0" w:color="auto"/>
        <w:left w:val="none" w:sz="0" w:space="0" w:color="auto"/>
        <w:bottom w:val="none" w:sz="0" w:space="0" w:color="auto"/>
        <w:right w:val="none" w:sz="0" w:space="0" w:color="auto"/>
      </w:divBdr>
    </w:div>
    <w:div w:id="419176650">
      <w:marLeft w:val="640"/>
      <w:marRight w:val="0"/>
      <w:marTop w:val="0"/>
      <w:marBottom w:val="0"/>
      <w:divBdr>
        <w:top w:val="none" w:sz="0" w:space="0" w:color="auto"/>
        <w:left w:val="none" w:sz="0" w:space="0" w:color="auto"/>
        <w:bottom w:val="none" w:sz="0" w:space="0" w:color="auto"/>
        <w:right w:val="none" w:sz="0" w:space="0" w:color="auto"/>
      </w:divBdr>
    </w:div>
    <w:div w:id="419183179">
      <w:marLeft w:val="640"/>
      <w:marRight w:val="0"/>
      <w:marTop w:val="0"/>
      <w:marBottom w:val="0"/>
      <w:divBdr>
        <w:top w:val="none" w:sz="0" w:space="0" w:color="auto"/>
        <w:left w:val="none" w:sz="0" w:space="0" w:color="auto"/>
        <w:bottom w:val="none" w:sz="0" w:space="0" w:color="auto"/>
        <w:right w:val="none" w:sz="0" w:space="0" w:color="auto"/>
      </w:divBdr>
    </w:div>
    <w:div w:id="419257745">
      <w:marLeft w:val="640"/>
      <w:marRight w:val="0"/>
      <w:marTop w:val="0"/>
      <w:marBottom w:val="0"/>
      <w:divBdr>
        <w:top w:val="none" w:sz="0" w:space="0" w:color="auto"/>
        <w:left w:val="none" w:sz="0" w:space="0" w:color="auto"/>
        <w:bottom w:val="none" w:sz="0" w:space="0" w:color="auto"/>
        <w:right w:val="none" w:sz="0" w:space="0" w:color="auto"/>
      </w:divBdr>
    </w:div>
    <w:div w:id="419257920">
      <w:marLeft w:val="640"/>
      <w:marRight w:val="0"/>
      <w:marTop w:val="0"/>
      <w:marBottom w:val="0"/>
      <w:divBdr>
        <w:top w:val="none" w:sz="0" w:space="0" w:color="auto"/>
        <w:left w:val="none" w:sz="0" w:space="0" w:color="auto"/>
        <w:bottom w:val="none" w:sz="0" w:space="0" w:color="auto"/>
        <w:right w:val="none" w:sz="0" w:space="0" w:color="auto"/>
      </w:divBdr>
    </w:div>
    <w:div w:id="419259611">
      <w:marLeft w:val="640"/>
      <w:marRight w:val="0"/>
      <w:marTop w:val="0"/>
      <w:marBottom w:val="0"/>
      <w:divBdr>
        <w:top w:val="none" w:sz="0" w:space="0" w:color="auto"/>
        <w:left w:val="none" w:sz="0" w:space="0" w:color="auto"/>
        <w:bottom w:val="none" w:sz="0" w:space="0" w:color="auto"/>
        <w:right w:val="none" w:sz="0" w:space="0" w:color="auto"/>
      </w:divBdr>
    </w:div>
    <w:div w:id="419301411">
      <w:marLeft w:val="640"/>
      <w:marRight w:val="0"/>
      <w:marTop w:val="0"/>
      <w:marBottom w:val="0"/>
      <w:divBdr>
        <w:top w:val="none" w:sz="0" w:space="0" w:color="auto"/>
        <w:left w:val="none" w:sz="0" w:space="0" w:color="auto"/>
        <w:bottom w:val="none" w:sz="0" w:space="0" w:color="auto"/>
        <w:right w:val="none" w:sz="0" w:space="0" w:color="auto"/>
      </w:divBdr>
    </w:div>
    <w:div w:id="419328205">
      <w:marLeft w:val="640"/>
      <w:marRight w:val="0"/>
      <w:marTop w:val="0"/>
      <w:marBottom w:val="0"/>
      <w:divBdr>
        <w:top w:val="none" w:sz="0" w:space="0" w:color="auto"/>
        <w:left w:val="none" w:sz="0" w:space="0" w:color="auto"/>
        <w:bottom w:val="none" w:sz="0" w:space="0" w:color="auto"/>
        <w:right w:val="none" w:sz="0" w:space="0" w:color="auto"/>
      </w:divBdr>
    </w:div>
    <w:div w:id="419371012">
      <w:marLeft w:val="640"/>
      <w:marRight w:val="0"/>
      <w:marTop w:val="0"/>
      <w:marBottom w:val="0"/>
      <w:divBdr>
        <w:top w:val="none" w:sz="0" w:space="0" w:color="auto"/>
        <w:left w:val="none" w:sz="0" w:space="0" w:color="auto"/>
        <w:bottom w:val="none" w:sz="0" w:space="0" w:color="auto"/>
        <w:right w:val="none" w:sz="0" w:space="0" w:color="auto"/>
      </w:divBdr>
    </w:div>
    <w:div w:id="419640594">
      <w:marLeft w:val="640"/>
      <w:marRight w:val="0"/>
      <w:marTop w:val="0"/>
      <w:marBottom w:val="0"/>
      <w:divBdr>
        <w:top w:val="none" w:sz="0" w:space="0" w:color="auto"/>
        <w:left w:val="none" w:sz="0" w:space="0" w:color="auto"/>
        <w:bottom w:val="none" w:sz="0" w:space="0" w:color="auto"/>
        <w:right w:val="none" w:sz="0" w:space="0" w:color="auto"/>
      </w:divBdr>
    </w:div>
    <w:div w:id="419640943">
      <w:marLeft w:val="640"/>
      <w:marRight w:val="0"/>
      <w:marTop w:val="0"/>
      <w:marBottom w:val="0"/>
      <w:divBdr>
        <w:top w:val="none" w:sz="0" w:space="0" w:color="auto"/>
        <w:left w:val="none" w:sz="0" w:space="0" w:color="auto"/>
        <w:bottom w:val="none" w:sz="0" w:space="0" w:color="auto"/>
        <w:right w:val="none" w:sz="0" w:space="0" w:color="auto"/>
      </w:divBdr>
    </w:div>
    <w:div w:id="419643827">
      <w:marLeft w:val="640"/>
      <w:marRight w:val="0"/>
      <w:marTop w:val="0"/>
      <w:marBottom w:val="0"/>
      <w:divBdr>
        <w:top w:val="none" w:sz="0" w:space="0" w:color="auto"/>
        <w:left w:val="none" w:sz="0" w:space="0" w:color="auto"/>
        <w:bottom w:val="none" w:sz="0" w:space="0" w:color="auto"/>
        <w:right w:val="none" w:sz="0" w:space="0" w:color="auto"/>
      </w:divBdr>
    </w:div>
    <w:div w:id="419838814">
      <w:marLeft w:val="640"/>
      <w:marRight w:val="0"/>
      <w:marTop w:val="0"/>
      <w:marBottom w:val="0"/>
      <w:divBdr>
        <w:top w:val="none" w:sz="0" w:space="0" w:color="auto"/>
        <w:left w:val="none" w:sz="0" w:space="0" w:color="auto"/>
        <w:bottom w:val="none" w:sz="0" w:space="0" w:color="auto"/>
        <w:right w:val="none" w:sz="0" w:space="0" w:color="auto"/>
      </w:divBdr>
    </w:div>
    <w:div w:id="419915556">
      <w:marLeft w:val="640"/>
      <w:marRight w:val="0"/>
      <w:marTop w:val="0"/>
      <w:marBottom w:val="0"/>
      <w:divBdr>
        <w:top w:val="none" w:sz="0" w:space="0" w:color="auto"/>
        <w:left w:val="none" w:sz="0" w:space="0" w:color="auto"/>
        <w:bottom w:val="none" w:sz="0" w:space="0" w:color="auto"/>
        <w:right w:val="none" w:sz="0" w:space="0" w:color="auto"/>
      </w:divBdr>
    </w:div>
    <w:div w:id="420176012">
      <w:marLeft w:val="640"/>
      <w:marRight w:val="0"/>
      <w:marTop w:val="0"/>
      <w:marBottom w:val="0"/>
      <w:divBdr>
        <w:top w:val="none" w:sz="0" w:space="0" w:color="auto"/>
        <w:left w:val="none" w:sz="0" w:space="0" w:color="auto"/>
        <w:bottom w:val="none" w:sz="0" w:space="0" w:color="auto"/>
        <w:right w:val="none" w:sz="0" w:space="0" w:color="auto"/>
      </w:divBdr>
    </w:div>
    <w:div w:id="420178642">
      <w:marLeft w:val="640"/>
      <w:marRight w:val="0"/>
      <w:marTop w:val="0"/>
      <w:marBottom w:val="0"/>
      <w:divBdr>
        <w:top w:val="none" w:sz="0" w:space="0" w:color="auto"/>
        <w:left w:val="none" w:sz="0" w:space="0" w:color="auto"/>
        <w:bottom w:val="none" w:sz="0" w:space="0" w:color="auto"/>
        <w:right w:val="none" w:sz="0" w:space="0" w:color="auto"/>
      </w:divBdr>
    </w:div>
    <w:div w:id="420219429">
      <w:marLeft w:val="640"/>
      <w:marRight w:val="0"/>
      <w:marTop w:val="0"/>
      <w:marBottom w:val="0"/>
      <w:divBdr>
        <w:top w:val="none" w:sz="0" w:space="0" w:color="auto"/>
        <w:left w:val="none" w:sz="0" w:space="0" w:color="auto"/>
        <w:bottom w:val="none" w:sz="0" w:space="0" w:color="auto"/>
        <w:right w:val="none" w:sz="0" w:space="0" w:color="auto"/>
      </w:divBdr>
    </w:div>
    <w:div w:id="420374699">
      <w:marLeft w:val="640"/>
      <w:marRight w:val="0"/>
      <w:marTop w:val="0"/>
      <w:marBottom w:val="0"/>
      <w:divBdr>
        <w:top w:val="none" w:sz="0" w:space="0" w:color="auto"/>
        <w:left w:val="none" w:sz="0" w:space="0" w:color="auto"/>
        <w:bottom w:val="none" w:sz="0" w:space="0" w:color="auto"/>
        <w:right w:val="none" w:sz="0" w:space="0" w:color="auto"/>
      </w:divBdr>
    </w:div>
    <w:div w:id="420418255">
      <w:marLeft w:val="640"/>
      <w:marRight w:val="0"/>
      <w:marTop w:val="0"/>
      <w:marBottom w:val="0"/>
      <w:divBdr>
        <w:top w:val="none" w:sz="0" w:space="0" w:color="auto"/>
        <w:left w:val="none" w:sz="0" w:space="0" w:color="auto"/>
        <w:bottom w:val="none" w:sz="0" w:space="0" w:color="auto"/>
        <w:right w:val="none" w:sz="0" w:space="0" w:color="auto"/>
      </w:divBdr>
    </w:div>
    <w:div w:id="420492589">
      <w:marLeft w:val="640"/>
      <w:marRight w:val="0"/>
      <w:marTop w:val="0"/>
      <w:marBottom w:val="0"/>
      <w:divBdr>
        <w:top w:val="none" w:sz="0" w:space="0" w:color="auto"/>
        <w:left w:val="none" w:sz="0" w:space="0" w:color="auto"/>
        <w:bottom w:val="none" w:sz="0" w:space="0" w:color="auto"/>
        <w:right w:val="none" w:sz="0" w:space="0" w:color="auto"/>
      </w:divBdr>
    </w:div>
    <w:div w:id="420492943">
      <w:marLeft w:val="640"/>
      <w:marRight w:val="0"/>
      <w:marTop w:val="0"/>
      <w:marBottom w:val="0"/>
      <w:divBdr>
        <w:top w:val="none" w:sz="0" w:space="0" w:color="auto"/>
        <w:left w:val="none" w:sz="0" w:space="0" w:color="auto"/>
        <w:bottom w:val="none" w:sz="0" w:space="0" w:color="auto"/>
        <w:right w:val="none" w:sz="0" w:space="0" w:color="auto"/>
      </w:divBdr>
    </w:div>
    <w:div w:id="420564505">
      <w:marLeft w:val="640"/>
      <w:marRight w:val="0"/>
      <w:marTop w:val="0"/>
      <w:marBottom w:val="0"/>
      <w:divBdr>
        <w:top w:val="none" w:sz="0" w:space="0" w:color="auto"/>
        <w:left w:val="none" w:sz="0" w:space="0" w:color="auto"/>
        <w:bottom w:val="none" w:sz="0" w:space="0" w:color="auto"/>
        <w:right w:val="none" w:sz="0" w:space="0" w:color="auto"/>
      </w:divBdr>
    </w:div>
    <w:div w:id="420567480">
      <w:marLeft w:val="640"/>
      <w:marRight w:val="0"/>
      <w:marTop w:val="0"/>
      <w:marBottom w:val="0"/>
      <w:divBdr>
        <w:top w:val="none" w:sz="0" w:space="0" w:color="auto"/>
        <w:left w:val="none" w:sz="0" w:space="0" w:color="auto"/>
        <w:bottom w:val="none" w:sz="0" w:space="0" w:color="auto"/>
        <w:right w:val="none" w:sz="0" w:space="0" w:color="auto"/>
      </w:divBdr>
    </w:div>
    <w:div w:id="420610155">
      <w:marLeft w:val="640"/>
      <w:marRight w:val="0"/>
      <w:marTop w:val="0"/>
      <w:marBottom w:val="0"/>
      <w:divBdr>
        <w:top w:val="none" w:sz="0" w:space="0" w:color="auto"/>
        <w:left w:val="none" w:sz="0" w:space="0" w:color="auto"/>
        <w:bottom w:val="none" w:sz="0" w:space="0" w:color="auto"/>
        <w:right w:val="none" w:sz="0" w:space="0" w:color="auto"/>
      </w:divBdr>
    </w:div>
    <w:div w:id="420641909">
      <w:marLeft w:val="640"/>
      <w:marRight w:val="0"/>
      <w:marTop w:val="0"/>
      <w:marBottom w:val="0"/>
      <w:divBdr>
        <w:top w:val="none" w:sz="0" w:space="0" w:color="auto"/>
        <w:left w:val="none" w:sz="0" w:space="0" w:color="auto"/>
        <w:bottom w:val="none" w:sz="0" w:space="0" w:color="auto"/>
        <w:right w:val="none" w:sz="0" w:space="0" w:color="auto"/>
      </w:divBdr>
    </w:div>
    <w:div w:id="420687495">
      <w:marLeft w:val="640"/>
      <w:marRight w:val="0"/>
      <w:marTop w:val="0"/>
      <w:marBottom w:val="0"/>
      <w:divBdr>
        <w:top w:val="none" w:sz="0" w:space="0" w:color="auto"/>
        <w:left w:val="none" w:sz="0" w:space="0" w:color="auto"/>
        <w:bottom w:val="none" w:sz="0" w:space="0" w:color="auto"/>
        <w:right w:val="none" w:sz="0" w:space="0" w:color="auto"/>
      </w:divBdr>
    </w:div>
    <w:div w:id="420755914">
      <w:marLeft w:val="640"/>
      <w:marRight w:val="0"/>
      <w:marTop w:val="0"/>
      <w:marBottom w:val="0"/>
      <w:divBdr>
        <w:top w:val="none" w:sz="0" w:space="0" w:color="auto"/>
        <w:left w:val="none" w:sz="0" w:space="0" w:color="auto"/>
        <w:bottom w:val="none" w:sz="0" w:space="0" w:color="auto"/>
        <w:right w:val="none" w:sz="0" w:space="0" w:color="auto"/>
      </w:divBdr>
    </w:div>
    <w:div w:id="420758029">
      <w:marLeft w:val="640"/>
      <w:marRight w:val="0"/>
      <w:marTop w:val="0"/>
      <w:marBottom w:val="0"/>
      <w:divBdr>
        <w:top w:val="none" w:sz="0" w:space="0" w:color="auto"/>
        <w:left w:val="none" w:sz="0" w:space="0" w:color="auto"/>
        <w:bottom w:val="none" w:sz="0" w:space="0" w:color="auto"/>
        <w:right w:val="none" w:sz="0" w:space="0" w:color="auto"/>
      </w:divBdr>
    </w:div>
    <w:div w:id="420878611">
      <w:marLeft w:val="640"/>
      <w:marRight w:val="0"/>
      <w:marTop w:val="0"/>
      <w:marBottom w:val="0"/>
      <w:divBdr>
        <w:top w:val="none" w:sz="0" w:space="0" w:color="auto"/>
        <w:left w:val="none" w:sz="0" w:space="0" w:color="auto"/>
        <w:bottom w:val="none" w:sz="0" w:space="0" w:color="auto"/>
        <w:right w:val="none" w:sz="0" w:space="0" w:color="auto"/>
      </w:divBdr>
    </w:div>
    <w:div w:id="420882604">
      <w:marLeft w:val="640"/>
      <w:marRight w:val="0"/>
      <w:marTop w:val="0"/>
      <w:marBottom w:val="0"/>
      <w:divBdr>
        <w:top w:val="none" w:sz="0" w:space="0" w:color="auto"/>
        <w:left w:val="none" w:sz="0" w:space="0" w:color="auto"/>
        <w:bottom w:val="none" w:sz="0" w:space="0" w:color="auto"/>
        <w:right w:val="none" w:sz="0" w:space="0" w:color="auto"/>
      </w:divBdr>
    </w:div>
    <w:div w:id="420956211">
      <w:marLeft w:val="640"/>
      <w:marRight w:val="0"/>
      <w:marTop w:val="0"/>
      <w:marBottom w:val="0"/>
      <w:divBdr>
        <w:top w:val="none" w:sz="0" w:space="0" w:color="auto"/>
        <w:left w:val="none" w:sz="0" w:space="0" w:color="auto"/>
        <w:bottom w:val="none" w:sz="0" w:space="0" w:color="auto"/>
        <w:right w:val="none" w:sz="0" w:space="0" w:color="auto"/>
      </w:divBdr>
    </w:div>
    <w:div w:id="421025819">
      <w:marLeft w:val="640"/>
      <w:marRight w:val="0"/>
      <w:marTop w:val="0"/>
      <w:marBottom w:val="0"/>
      <w:divBdr>
        <w:top w:val="none" w:sz="0" w:space="0" w:color="auto"/>
        <w:left w:val="none" w:sz="0" w:space="0" w:color="auto"/>
        <w:bottom w:val="none" w:sz="0" w:space="0" w:color="auto"/>
        <w:right w:val="none" w:sz="0" w:space="0" w:color="auto"/>
      </w:divBdr>
    </w:div>
    <w:div w:id="421069209">
      <w:marLeft w:val="640"/>
      <w:marRight w:val="0"/>
      <w:marTop w:val="0"/>
      <w:marBottom w:val="0"/>
      <w:divBdr>
        <w:top w:val="none" w:sz="0" w:space="0" w:color="auto"/>
        <w:left w:val="none" w:sz="0" w:space="0" w:color="auto"/>
        <w:bottom w:val="none" w:sz="0" w:space="0" w:color="auto"/>
        <w:right w:val="none" w:sz="0" w:space="0" w:color="auto"/>
      </w:divBdr>
    </w:div>
    <w:div w:id="421070026">
      <w:marLeft w:val="640"/>
      <w:marRight w:val="0"/>
      <w:marTop w:val="0"/>
      <w:marBottom w:val="0"/>
      <w:divBdr>
        <w:top w:val="none" w:sz="0" w:space="0" w:color="auto"/>
        <w:left w:val="none" w:sz="0" w:space="0" w:color="auto"/>
        <w:bottom w:val="none" w:sz="0" w:space="0" w:color="auto"/>
        <w:right w:val="none" w:sz="0" w:space="0" w:color="auto"/>
      </w:divBdr>
    </w:div>
    <w:div w:id="421073307">
      <w:marLeft w:val="640"/>
      <w:marRight w:val="0"/>
      <w:marTop w:val="0"/>
      <w:marBottom w:val="0"/>
      <w:divBdr>
        <w:top w:val="none" w:sz="0" w:space="0" w:color="auto"/>
        <w:left w:val="none" w:sz="0" w:space="0" w:color="auto"/>
        <w:bottom w:val="none" w:sz="0" w:space="0" w:color="auto"/>
        <w:right w:val="none" w:sz="0" w:space="0" w:color="auto"/>
      </w:divBdr>
    </w:div>
    <w:div w:id="421151302">
      <w:marLeft w:val="640"/>
      <w:marRight w:val="0"/>
      <w:marTop w:val="0"/>
      <w:marBottom w:val="0"/>
      <w:divBdr>
        <w:top w:val="none" w:sz="0" w:space="0" w:color="auto"/>
        <w:left w:val="none" w:sz="0" w:space="0" w:color="auto"/>
        <w:bottom w:val="none" w:sz="0" w:space="0" w:color="auto"/>
        <w:right w:val="none" w:sz="0" w:space="0" w:color="auto"/>
      </w:divBdr>
    </w:div>
    <w:div w:id="421267514">
      <w:marLeft w:val="640"/>
      <w:marRight w:val="0"/>
      <w:marTop w:val="0"/>
      <w:marBottom w:val="0"/>
      <w:divBdr>
        <w:top w:val="none" w:sz="0" w:space="0" w:color="auto"/>
        <w:left w:val="none" w:sz="0" w:space="0" w:color="auto"/>
        <w:bottom w:val="none" w:sz="0" w:space="0" w:color="auto"/>
        <w:right w:val="none" w:sz="0" w:space="0" w:color="auto"/>
      </w:divBdr>
    </w:div>
    <w:div w:id="421294648">
      <w:marLeft w:val="640"/>
      <w:marRight w:val="0"/>
      <w:marTop w:val="0"/>
      <w:marBottom w:val="0"/>
      <w:divBdr>
        <w:top w:val="none" w:sz="0" w:space="0" w:color="auto"/>
        <w:left w:val="none" w:sz="0" w:space="0" w:color="auto"/>
        <w:bottom w:val="none" w:sz="0" w:space="0" w:color="auto"/>
        <w:right w:val="none" w:sz="0" w:space="0" w:color="auto"/>
      </w:divBdr>
    </w:div>
    <w:div w:id="421528945">
      <w:marLeft w:val="640"/>
      <w:marRight w:val="0"/>
      <w:marTop w:val="0"/>
      <w:marBottom w:val="0"/>
      <w:divBdr>
        <w:top w:val="none" w:sz="0" w:space="0" w:color="auto"/>
        <w:left w:val="none" w:sz="0" w:space="0" w:color="auto"/>
        <w:bottom w:val="none" w:sz="0" w:space="0" w:color="auto"/>
        <w:right w:val="none" w:sz="0" w:space="0" w:color="auto"/>
      </w:divBdr>
    </w:div>
    <w:div w:id="421530451">
      <w:marLeft w:val="640"/>
      <w:marRight w:val="0"/>
      <w:marTop w:val="0"/>
      <w:marBottom w:val="0"/>
      <w:divBdr>
        <w:top w:val="none" w:sz="0" w:space="0" w:color="auto"/>
        <w:left w:val="none" w:sz="0" w:space="0" w:color="auto"/>
        <w:bottom w:val="none" w:sz="0" w:space="0" w:color="auto"/>
        <w:right w:val="none" w:sz="0" w:space="0" w:color="auto"/>
      </w:divBdr>
    </w:div>
    <w:div w:id="421535624">
      <w:marLeft w:val="640"/>
      <w:marRight w:val="0"/>
      <w:marTop w:val="0"/>
      <w:marBottom w:val="0"/>
      <w:divBdr>
        <w:top w:val="none" w:sz="0" w:space="0" w:color="auto"/>
        <w:left w:val="none" w:sz="0" w:space="0" w:color="auto"/>
        <w:bottom w:val="none" w:sz="0" w:space="0" w:color="auto"/>
        <w:right w:val="none" w:sz="0" w:space="0" w:color="auto"/>
      </w:divBdr>
    </w:div>
    <w:div w:id="421606272">
      <w:marLeft w:val="640"/>
      <w:marRight w:val="0"/>
      <w:marTop w:val="0"/>
      <w:marBottom w:val="0"/>
      <w:divBdr>
        <w:top w:val="none" w:sz="0" w:space="0" w:color="auto"/>
        <w:left w:val="none" w:sz="0" w:space="0" w:color="auto"/>
        <w:bottom w:val="none" w:sz="0" w:space="0" w:color="auto"/>
        <w:right w:val="none" w:sz="0" w:space="0" w:color="auto"/>
      </w:divBdr>
    </w:div>
    <w:div w:id="421725520">
      <w:marLeft w:val="640"/>
      <w:marRight w:val="0"/>
      <w:marTop w:val="0"/>
      <w:marBottom w:val="0"/>
      <w:divBdr>
        <w:top w:val="none" w:sz="0" w:space="0" w:color="auto"/>
        <w:left w:val="none" w:sz="0" w:space="0" w:color="auto"/>
        <w:bottom w:val="none" w:sz="0" w:space="0" w:color="auto"/>
        <w:right w:val="none" w:sz="0" w:space="0" w:color="auto"/>
      </w:divBdr>
    </w:div>
    <w:div w:id="421728151">
      <w:marLeft w:val="640"/>
      <w:marRight w:val="0"/>
      <w:marTop w:val="0"/>
      <w:marBottom w:val="0"/>
      <w:divBdr>
        <w:top w:val="none" w:sz="0" w:space="0" w:color="auto"/>
        <w:left w:val="none" w:sz="0" w:space="0" w:color="auto"/>
        <w:bottom w:val="none" w:sz="0" w:space="0" w:color="auto"/>
        <w:right w:val="none" w:sz="0" w:space="0" w:color="auto"/>
      </w:divBdr>
    </w:div>
    <w:div w:id="421923031">
      <w:marLeft w:val="640"/>
      <w:marRight w:val="0"/>
      <w:marTop w:val="0"/>
      <w:marBottom w:val="0"/>
      <w:divBdr>
        <w:top w:val="none" w:sz="0" w:space="0" w:color="auto"/>
        <w:left w:val="none" w:sz="0" w:space="0" w:color="auto"/>
        <w:bottom w:val="none" w:sz="0" w:space="0" w:color="auto"/>
        <w:right w:val="none" w:sz="0" w:space="0" w:color="auto"/>
      </w:divBdr>
    </w:div>
    <w:div w:id="422070746">
      <w:marLeft w:val="640"/>
      <w:marRight w:val="0"/>
      <w:marTop w:val="0"/>
      <w:marBottom w:val="0"/>
      <w:divBdr>
        <w:top w:val="none" w:sz="0" w:space="0" w:color="auto"/>
        <w:left w:val="none" w:sz="0" w:space="0" w:color="auto"/>
        <w:bottom w:val="none" w:sz="0" w:space="0" w:color="auto"/>
        <w:right w:val="none" w:sz="0" w:space="0" w:color="auto"/>
      </w:divBdr>
    </w:div>
    <w:div w:id="422142131">
      <w:marLeft w:val="640"/>
      <w:marRight w:val="0"/>
      <w:marTop w:val="0"/>
      <w:marBottom w:val="0"/>
      <w:divBdr>
        <w:top w:val="none" w:sz="0" w:space="0" w:color="auto"/>
        <w:left w:val="none" w:sz="0" w:space="0" w:color="auto"/>
        <w:bottom w:val="none" w:sz="0" w:space="0" w:color="auto"/>
        <w:right w:val="none" w:sz="0" w:space="0" w:color="auto"/>
      </w:divBdr>
    </w:div>
    <w:div w:id="422183970">
      <w:marLeft w:val="640"/>
      <w:marRight w:val="0"/>
      <w:marTop w:val="0"/>
      <w:marBottom w:val="0"/>
      <w:divBdr>
        <w:top w:val="none" w:sz="0" w:space="0" w:color="auto"/>
        <w:left w:val="none" w:sz="0" w:space="0" w:color="auto"/>
        <w:bottom w:val="none" w:sz="0" w:space="0" w:color="auto"/>
        <w:right w:val="none" w:sz="0" w:space="0" w:color="auto"/>
      </w:divBdr>
    </w:div>
    <w:div w:id="422186371">
      <w:marLeft w:val="640"/>
      <w:marRight w:val="0"/>
      <w:marTop w:val="0"/>
      <w:marBottom w:val="0"/>
      <w:divBdr>
        <w:top w:val="none" w:sz="0" w:space="0" w:color="auto"/>
        <w:left w:val="none" w:sz="0" w:space="0" w:color="auto"/>
        <w:bottom w:val="none" w:sz="0" w:space="0" w:color="auto"/>
        <w:right w:val="none" w:sz="0" w:space="0" w:color="auto"/>
      </w:divBdr>
    </w:div>
    <w:div w:id="422188567">
      <w:marLeft w:val="640"/>
      <w:marRight w:val="0"/>
      <w:marTop w:val="0"/>
      <w:marBottom w:val="0"/>
      <w:divBdr>
        <w:top w:val="none" w:sz="0" w:space="0" w:color="auto"/>
        <w:left w:val="none" w:sz="0" w:space="0" w:color="auto"/>
        <w:bottom w:val="none" w:sz="0" w:space="0" w:color="auto"/>
        <w:right w:val="none" w:sz="0" w:space="0" w:color="auto"/>
      </w:divBdr>
    </w:div>
    <w:div w:id="422261521">
      <w:marLeft w:val="640"/>
      <w:marRight w:val="0"/>
      <w:marTop w:val="0"/>
      <w:marBottom w:val="0"/>
      <w:divBdr>
        <w:top w:val="none" w:sz="0" w:space="0" w:color="auto"/>
        <w:left w:val="none" w:sz="0" w:space="0" w:color="auto"/>
        <w:bottom w:val="none" w:sz="0" w:space="0" w:color="auto"/>
        <w:right w:val="none" w:sz="0" w:space="0" w:color="auto"/>
      </w:divBdr>
    </w:div>
    <w:div w:id="422263247">
      <w:marLeft w:val="640"/>
      <w:marRight w:val="0"/>
      <w:marTop w:val="0"/>
      <w:marBottom w:val="0"/>
      <w:divBdr>
        <w:top w:val="none" w:sz="0" w:space="0" w:color="auto"/>
        <w:left w:val="none" w:sz="0" w:space="0" w:color="auto"/>
        <w:bottom w:val="none" w:sz="0" w:space="0" w:color="auto"/>
        <w:right w:val="none" w:sz="0" w:space="0" w:color="auto"/>
      </w:divBdr>
    </w:div>
    <w:div w:id="422266435">
      <w:marLeft w:val="640"/>
      <w:marRight w:val="0"/>
      <w:marTop w:val="0"/>
      <w:marBottom w:val="0"/>
      <w:divBdr>
        <w:top w:val="none" w:sz="0" w:space="0" w:color="auto"/>
        <w:left w:val="none" w:sz="0" w:space="0" w:color="auto"/>
        <w:bottom w:val="none" w:sz="0" w:space="0" w:color="auto"/>
        <w:right w:val="none" w:sz="0" w:space="0" w:color="auto"/>
      </w:divBdr>
    </w:div>
    <w:div w:id="422335395">
      <w:marLeft w:val="640"/>
      <w:marRight w:val="0"/>
      <w:marTop w:val="0"/>
      <w:marBottom w:val="0"/>
      <w:divBdr>
        <w:top w:val="none" w:sz="0" w:space="0" w:color="auto"/>
        <w:left w:val="none" w:sz="0" w:space="0" w:color="auto"/>
        <w:bottom w:val="none" w:sz="0" w:space="0" w:color="auto"/>
        <w:right w:val="none" w:sz="0" w:space="0" w:color="auto"/>
      </w:divBdr>
    </w:div>
    <w:div w:id="422336685">
      <w:marLeft w:val="640"/>
      <w:marRight w:val="0"/>
      <w:marTop w:val="0"/>
      <w:marBottom w:val="0"/>
      <w:divBdr>
        <w:top w:val="none" w:sz="0" w:space="0" w:color="auto"/>
        <w:left w:val="none" w:sz="0" w:space="0" w:color="auto"/>
        <w:bottom w:val="none" w:sz="0" w:space="0" w:color="auto"/>
        <w:right w:val="none" w:sz="0" w:space="0" w:color="auto"/>
      </w:divBdr>
    </w:div>
    <w:div w:id="422458485">
      <w:marLeft w:val="640"/>
      <w:marRight w:val="0"/>
      <w:marTop w:val="0"/>
      <w:marBottom w:val="0"/>
      <w:divBdr>
        <w:top w:val="none" w:sz="0" w:space="0" w:color="auto"/>
        <w:left w:val="none" w:sz="0" w:space="0" w:color="auto"/>
        <w:bottom w:val="none" w:sz="0" w:space="0" w:color="auto"/>
        <w:right w:val="none" w:sz="0" w:space="0" w:color="auto"/>
      </w:divBdr>
    </w:div>
    <w:div w:id="422528796">
      <w:marLeft w:val="640"/>
      <w:marRight w:val="0"/>
      <w:marTop w:val="0"/>
      <w:marBottom w:val="0"/>
      <w:divBdr>
        <w:top w:val="none" w:sz="0" w:space="0" w:color="auto"/>
        <w:left w:val="none" w:sz="0" w:space="0" w:color="auto"/>
        <w:bottom w:val="none" w:sz="0" w:space="0" w:color="auto"/>
        <w:right w:val="none" w:sz="0" w:space="0" w:color="auto"/>
      </w:divBdr>
    </w:div>
    <w:div w:id="422603340">
      <w:marLeft w:val="640"/>
      <w:marRight w:val="0"/>
      <w:marTop w:val="0"/>
      <w:marBottom w:val="0"/>
      <w:divBdr>
        <w:top w:val="none" w:sz="0" w:space="0" w:color="auto"/>
        <w:left w:val="none" w:sz="0" w:space="0" w:color="auto"/>
        <w:bottom w:val="none" w:sz="0" w:space="0" w:color="auto"/>
        <w:right w:val="none" w:sz="0" w:space="0" w:color="auto"/>
      </w:divBdr>
    </w:div>
    <w:div w:id="422652279">
      <w:marLeft w:val="640"/>
      <w:marRight w:val="0"/>
      <w:marTop w:val="0"/>
      <w:marBottom w:val="0"/>
      <w:divBdr>
        <w:top w:val="none" w:sz="0" w:space="0" w:color="auto"/>
        <w:left w:val="none" w:sz="0" w:space="0" w:color="auto"/>
        <w:bottom w:val="none" w:sz="0" w:space="0" w:color="auto"/>
        <w:right w:val="none" w:sz="0" w:space="0" w:color="auto"/>
      </w:divBdr>
    </w:div>
    <w:div w:id="422652872">
      <w:marLeft w:val="640"/>
      <w:marRight w:val="0"/>
      <w:marTop w:val="0"/>
      <w:marBottom w:val="0"/>
      <w:divBdr>
        <w:top w:val="none" w:sz="0" w:space="0" w:color="auto"/>
        <w:left w:val="none" w:sz="0" w:space="0" w:color="auto"/>
        <w:bottom w:val="none" w:sz="0" w:space="0" w:color="auto"/>
        <w:right w:val="none" w:sz="0" w:space="0" w:color="auto"/>
      </w:divBdr>
    </w:div>
    <w:div w:id="422802453">
      <w:marLeft w:val="640"/>
      <w:marRight w:val="0"/>
      <w:marTop w:val="0"/>
      <w:marBottom w:val="0"/>
      <w:divBdr>
        <w:top w:val="none" w:sz="0" w:space="0" w:color="auto"/>
        <w:left w:val="none" w:sz="0" w:space="0" w:color="auto"/>
        <w:bottom w:val="none" w:sz="0" w:space="0" w:color="auto"/>
        <w:right w:val="none" w:sz="0" w:space="0" w:color="auto"/>
      </w:divBdr>
    </w:div>
    <w:div w:id="422841999">
      <w:marLeft w:val="640"/>
      <w:marRight w:val="0"/>
      <w:marTop w:val="0"/>
      <w:marBottom w:val="0"/>
      <w:divBdr>
        <w:top w:val="none" w:sz="0" w:space="0" w:color="auto"/>
        <w:left w:val="none" w:sz="0" w:space="0" w:color="auto"/>
        <w:bottom w:val="none" w:sz="0" w:space="0" w:color="auto"/>
        <w:right w:val="none" w:sz="0" w:space="0" w:color="auto"/>
      </w:divBdr>
    </w:div>
    <w:div w:id="422844176">
      <w:marLeft w:val="640"/>
      <w:marRight w:val="0"/>
      <w:marTop w:val="0"/>
      <w:marBottom w:val="0"/>
      <w:divBdr>
        <w:top w:val="none" w:sz="0" w:space="0" w:color="auto"/>
        <w:left w:val="none" w:sz="0" w:space="0" w:color="auto"/>
        <w:bottom w:val="none" w:sz="0" w:space="0" w:color="auto"/>
        <w:right w:val="none" w:sz="0" w:space="0" w:color="auto"/>
      </w:divBdr>
    </w:div>
    <w:div w:id="422844989">
      <w:marLeft w:val="640"/>
      <w:marRight w:val="0"/>
      <w:marTop w:val="0"/>
      <w:marBottom w:val="0"/>
      <w:divBdr>
        <w:top w:val="none" w:sz="0" w:space="0" w:color="auto"/>
        <w:left w:val="none" w:sz="0" w:space="0" w:color="auto"/>
        <w:bottom w:val="none" w:sz="0" w:space="0" w:color="auto"/>
        <w:right w:val="none" w:sz="0" w:space="0" w:color="auto"/>
      </w:divBdr>
    </w:div>
    <w:div w:id="422845196">
      <w:marLeft w:val="640"/>
      <w:marRight w:val="0"/>
      <w:marTop w:val="0"/>
      <w:marBottom w:val="0"/>
      <w:divBdr>
        <w:top w:val="none" w:sz="0" w:space="0" w:color="auto"/>
        <w:left w:val="none" w:sz="0" w:space="0" w:color="auto"/>
        <w:bottom w:val="none" w:sz="0" w:space="0" w:color="auto"/>
        <w:right w:val="none" w:sz="0" w:space="0" w:color="auto"/>
      </w:divBdr>
    </w:div>
    <w:div w:id="422845687">
      <w:marLeft w:val="640"/>
      <w:marRight w:val="0"/>
      <w:marTop w:val="0"/>
      <w:marBottom w:val="0"/>
      <w:divBdr>
        <w:top w:val="none" w:sz="0" w:space="0" w:color="auto"/>
        <w:left w:val="none" w:sz="0" w:space="0" w:color="auto"/>
        <w:bottom w:val="none" w:sz="0" w:space="0" w:color="auto"/>
        <w:right w:val="none" w:sz="0" w:space="0" w:color="auto"/>
      </w:divBdr>
    </w:div>
    <w:div w:id="422916677">
      <w:marLeft w:val="640"/>
      <w:marRight w:val="0"/>
      <w:marTop w:val="0"/>
      <w:marBottom w:val="0"/>
      <w:divBdr>
        <w:top w:val="none" w:sz="0" w:space="0" w:color="auto"/>
        <w:left w:val="none" w:sz="0" w:space="0" w:color="auto"/>
        <w:bottom w:val="none" w:sz="0" w:space="0" w:color="auto"/>
        <w:right w:val="none" w:sz="0" w:space="0" w:color="auto"/>
      </w:divBdr>
    </w:div>
    <w:div w:id="422920636">
      <w:marLeft w:val="640"/>
      <w:marRight w:val="0"/>
      <w:marTop w:val="0"/>
      <w:marBottom w:val="0"/>
      <w:divBdr>
        <w:top w:val="none" w:sz="0" w:space="0" w:color="auto"/>
        <w:left w:val="none" w:sz="0" w:space="0" w:color="auto"/>
        <w:bottom w:val="none" w:sz="0" w:space="0" w:color="auto"/>
        <w:right w:val="none" w:sz="0" w:space="0" w:color="auto"/>
      </w:divBdr>
    </w:div>
    <w:div w:id="422920900">
      <w:marLeft w:val="640"/>
      <w:marRight w:val="0"/>
      <w:marTop w:val="0"/>
      <w:marBottom w:val="0"/>
      <w:divBdr>
        <w:top w:val="none" w:sz="0" w:space="0" w:color="auto"/>
        <w:left w:val="none" w:sz="0" w:space="0" w:color="auto"/>
        <w:bottom w:val="none" w:sz="0" w:space="0" w:color="auto"/>
        <w:right w:val="none" w:sz="0" w:space="0" w:color="auto"/>
      </w:divBdr>
    </w:div>
    <w:div w:id="422992273">
      <w:marLeft w:val="640"/>
      <w:marRight w:val="0"/>
      <w:marTop w:val="0"/>
      <w:marBottom w:val="0"/>
      <w:divBdr>
        <w:top w:val="none" w:sz="0" w:space="0" w:color="auto"/>
        <w:left w:val="none" w:sz="0" w:space="0" w:color="auto"/>
        <w:bottom w:val="none" w:sz="0" w:space="0" w:color="auto"/>
        <w:right w:val="none" w:sz="0" w:space="0" w:color="auto"/>
      </w:divBdr>
    </w:div>
    <w:div w:id="423188604">
      <w:marLeft w:val="640"/>
      <w:marRight w:val="0"/>
      <w:marTop w:val="0"/>
      <w:marBottom w:val="0"/>
      <w:divBdr>
        <w:top w:val="none" w:sz="0" w:space="0" w:color="auto"/>
        <w:left w:val="none" w:sz="0" w:space="0" w:color="auto"/>
        <w:bottom w:val="none" w:sz="0" w:space="0" w:color="auto"/>
        <w:right w:val="none" w:sz="0" w:space="0" w:color="auto"/>
      </w:divBdr>
    </w:div>
    <w:div w:id="423188944">
      <w:marLeft w:val="640"/>
      <w:marRight w:val="0"/>
      <w:marTop w:val="0"/>
      <w:marBottom w:val="0"/>
      <w:divBdr>
        <w:top w:val="none" w:sz="0" w:space="0" w:color="auto"/>
        <w:left w:val="none" w:sz="0" w:space="0" w:color="auto"/>
        <w:bottom w:val="none" w:sz="0" w:space="0" w:color="auto"/>
        <w:right w:val="none" w:sz="0" w:space="0" w:color="auto"/>
      </w:divBdr>
    </w:div>
    <w:div w:id="423189528">
      <w:marLeft w:val="640"/>
      <w:marRight w:val="0"/>
      <w:marTop w:val="0"/>
      <w:marBottom w:val="0"/>
      <w:divBdr>
        <w:top w:val="none" w:sz="0" w:space="0" w:color="auto"/>
        <w:left w:val="none" w:sz="0" w:space="0" w:color="auto"/>
        <w:bottom w:val="none" w:sz="0" w:space="0" w:color="auto"/>
        <w:right w:val="none" w:sz="0" w:space="0" w:color="auto"/>
      </w:divBdr>
    </w:div>
    <w:div w:id="423233282">
      <w:marLeft w:val="640"/>
      <w:marRight w:val="0"/>
      <w:marTop w:val="0"/>
      <w:marBottom w:val="0"/>
      <w:divBdr>
        <w:top w:val="none" w:sz="0" w:space="0" w:color="auto"/>
        <w:left w:val="none" w:sz="0" w:space="0" w:color="auto"/>
        <w:bottom w:val="none" w:sz="0" w:space="0" w:color="auto"/>
        <w:right w:val="none" w:sz="0" w:space="0" w:color="auto"/>
      </w:divBdr>
    </w:div>
    <w:div w:id="423304672">
      <w:marLeft w:val="640"/>
      <w:marRight w:val="0"/>
      <w:marTop w:val="0"/>
      <w:marBottom w:val="0"/>
      <w:divBdr>
        <w:top w:val="none" w:sz="0" w:space="0" w:color="auto"/>
        <w:left w:val="none" w:sz="0" w:space="0" w:color="auto"/>
        <w:bottom w:val="none" w:sz="0" w:space="0" w:color="auto"/>
        <w:right w:val="none" w:sz="0" w:space="0" w:color="auto"/>
      </w:divBdr>
    </w:div>
    <w:div w:id="423379125">
      <w:marLeft w:val="640"/>
      <w:marRight w:val="0"/>
      <w:marTop w:val="0"/>
      <w:marBottom w:val="0"/>
      <w:divBdr>
        <w:top w:val="none" w:sz="0" w:space="0" w:color="auto"/>
        <w:left w:val="none" w:sz="0" w:space="0" w:color="auto"/>
        <w:bottom w:val="none" w:sz="0" w:space="0" w:color="auto"/>
        <w:right w:val="none" w:sz="0" w:space="0" w:color="auto"/>
      </w:divBdr>
    </w:div>
    <w:div w:id="423453053">
      <w:marLeft w:val="640"/>
      <w:marRight w:val="0"/>
      <w:marTop w:val="0"/>
      <w:marBottom w:val="0"/>
      <w:divBdr>
        <w:top w:val="none" w:sz="0" w:space="0" w:color="auto"/>
        <w:left w:val="none" w:sz="0" w:space="0" w:color="auto"/>
        <w:bottom w:val="none" w:sz="0" w:space="0" w:color="auto"/>
        <w:right w:val="none" w:sz="0" w:space="0" w:color="auto"/>
      </w:divBdr>
    </w:div>
    <w:div w:id="423454392">
      <w:marLeft w:val="640"/>
      <w:marRight w:val="0"/>
      <w:marTop w:val="0"/>
      <w:marBottom w:val="0"/>
      <w:divBdr>
        <w:top w:val="none" w:sz="0" w:space="0" w:color="auto"/>
        <w:left w:val="none" w:sz="0" w:space="0" w:color="auto"/>
        <w:bottom w:val="none" w:sz="0" w:space="0" w:color="auto"/>
        <w:right w:val="none" w:sz="0" w:space="0" w:color="auto"/>
      </w:divBdr>
    </w:div>
    <w:div w:id="423459829">
      <w:marLeft w:val="640"/>
      <w:marRight w:val="0"/>
      <w:marTop w:val="0"/>
      <w:marBottom w:val="0"/>
      <w:divBdr>
        <w:top w:val="none" w:sz="0" w:space="0" w:color="auto"/>
        <w:left w:val="none" w:sz="0" w:space="0" w:color="auto"/>
        <w:bottom w:val="none" w:sz="0" w:space="0" w:color="auto"/>
        <w:right w:val="none" w:sz="0" w:space="0" w:color="auto"/>
      </w:divBdr>
    </w:div>
    <w:div w:id="423499707">
      <w:marLeft w:val="640"/>
      <w:marRight w:val="0"/>
      <w:marTop w:val="0"/>
      <w:marBottom w:val="0"/>
      <w:divBdr>
        <w:top w:val="none" w:sz="0" w:space="0" w:color="auto"/>
        <w:left w:val="none" w:sz="0" w:space="0" w:color="auto"/>
        <w:bottom w:val="none" w:sz="0" w:space="0" w:color="auto"/>
        <w:right w:val="none" w:sz="0" w:space="0" w:color="auto"/>
      </w:divBdr>
    </w:div>
    <w:div w:id="423500110">
      <w:marLeft w:val="640"/>
      <w:marRight w:val="0"/>
      <w:marTop w:val="0"/>
      <w:marBottom w:val="0"/>
      <w:divBdr>
        <w:top w:val="none" w:sz="0" w:space="0" w:color="auto"/>
        <w:left w:val="none" w:sz="0" w:space="0" w:color="auto"/>
        <w:bottom w:val="none" w:sz="0" w:space="0" w:color="auto"/>
        <w:right w:val="none" w:sz="0" w:space="0" w:color="auto"/>
      </w:divBdr>
    </w:div>
    <w:div w:id="423649584">
      <w:marLeft w:val="640"/>
      <w:marRight w:val="0"/>
      <w:marTop w:val="0"/>
      <w:marBottom w:val="0"/>
      <w:divBdr>
        <w:top w:val="none" w:sz="0" w:space="0" w:color="auto"/>
        <w:left w:val="none" w:sz="0" w:space="0" w:color="auto"/>
        <w:bottom w:val="none" w:sz="0" w:space="0" w:color="auto"/>
        <w:right w:val="none" w:sz="0" w:space="0" w:color="auto"/>
      </w:divBdr>
    </w:div>
    <w:div w:id="423650134">
      <w:marLeft w:val="640"/>
      <w:marRight w:val="0"/>
      <w:marTop w:val="0"/>
      <w:marBottom w:val="0"/>
      <w:divBdr>
        <w:top w:val="none" w:sz="0" w:space="0" w:color="auto"/>
        <w:left w:val="none" w:sz="0" w:space="0" w:color="auto"/>
        <w:bottom w:val="none" w:sz="0" w:space="0" w:color="auto"/>
        <w:right w:val="none" w:sz="0" w:space="0" w:color="auto"/>
      </w:divBdr>
    </w:div>
    <w:div w:id="423691872">
      <w:marLeft w:val="640"/>
      <w:marRight w:val="0"/>
      <w:marTop w:val="0"/>
      <w:marBottom w:val="0"/>
      <w:divBdr>
        <w:top w:val="none" w:sz="0" w:space="0" w:color="auto"/>
        <w:left w:val="none" w:sz="0" w:space="0" w:color="auto"/>
        <w:bottom w:val="none" w:sz="0" w:space="0" w:color="auto"/>
        <w:right w:val="none" w:sz="0" w:space="0" w:color="auto"/>
      </w:divBdr>
    </w:div>
    <w:div w:id="423767009">
      <w:marLeft w:val="640"/>
      <w:marRight w:val="0"/>
      <w:marTop w:val="0"/>
      <w:marBottom w:val="0"/>
      <w:divBdr>
        <w:top w:val="none" w:sz="0" w:space="0" w:color="auto"/>
        <w:left w:val="none" w:sz="0" w:space="0" w:color="auto"/>
        <w:bottom w:val="none" w:sz="0" w:space="0" w:color="auto"/>
        <w:right w:val="none" w:sz="0" w:space="0" w:color="auto"/>
      </w:divBdr>
    </w:div>
    <w:div w:id="423838756">
      <w:marLeft w:val="640"/>
      <w:marRight w:val="0"/>
      <w:marTop w:val="0"/>
      <w:marBottom w:val="0"/>
      <w:divBdr>
        <w:top w:val="none" w:sz="0" w:space="0" w:color="auto"/>
        <w:left w:val="none" w:sz="0" w:space="0" w:color="auto"/>
        <w:bottom w:val="none" w:sz="0" w:space="0" w:color="auto"/>
        <w:right w:val="none" w:sz="0" w:space="0" w:color="auto"/>
      </w:divBdr>
    </w:div>
    <w:div w:id="424041260">
      <w:marLeft w:val="640"/>
      <w:marRight w:val="0"/>
      <w:marTop w:val="0"/>
      <w:marBottom w:val="0"/>
      <w:divBdr>
        <w:top w:val="none" w:sz="0" w:space="0" w:color="auto"/>
        <w:left w:val="none" w:sz="0" w:space="0" w:color="auto"/>
        <w:bottom w:val="none" w:sz="0" w:space="0" w:color="auto"/>
        <w:right w:val="none" w:sz="0" w:space="0" w:color="auto"/>
      </w:divBdr>
    </w:div>
    <w:div w:id="424111810">
      <w:marLeft w:val="640"/>
      <w:marRight w:val="0"/>
      <w:marTop w:val="0"/>
      <w:marBottom w:val="0"/>
      <w:divBdr>
        <w:top w:val="none" w:sz="0" w:space="0" w:color="auto"/>
        <w:left w:val="none" w:sz="0" w:space="0" w:color="auto"/>
        <w:bottom w:val="none" w:sz="0" w:space="0" w:color="auto"/>
        <w:right w:val="none" w:sz="0" w:space="0" w:color="auto"/>
      </w:divBdr>
    </w:div>
    <w:div w:id="424153442">
      <w:marLeft w:val="640"/>
      <w:marRight w:val="0"/>
      <w:marTop w:val="0"/>
      <w:marBottom w:val="0"/>
      <w:divBdr>
        <w:top w:val="none" w:sz="0" w:space="0" w:color="auto"/>
        <w:left w:val="none" w:sz="0" w:space="0" w:color="auto"/>
        <w:bottom w:val="none" w:sz="0" w:space="0" w:color="auto"/>
        <w:right w:val="none" w:sz="0" w:space="0" w:color="auto"/>
      </w:divBdr>
    </w:div>
    <w:div w:id="424418747">
      <w:marLeft w:val="480"/>
      <w:marRight w:val="0"/>
      <w:marTop w:val="0"/>
      <w:marBottom w:val="0"/>
      <w:divBdr>
        <w:top w:val="none" w:sz="0" w:space="0" w:color="auto"/>
        <w:left w:val="none" w:sz="0" w:space="0" w:color="auto"/>
        <w:bottom w:val="none" w:sz="0" w:space="0" w:color="auto"/>
        <w:right w:val="none" w:sz="0" w:space="0" w:color="auto"/>
      </w:divBdr>
    </w:div>
    <w:div w:id="424569024">
      <w:marLeft w:val="640"/>
      <w:marRight w:val="0"/>
      <w:marTop w:val="0"/>
      <w:marBottom w:val="0"/>
      <w:divBdr>
        <w:top w:val="none" w:sz="0" w:space="0" w:color="auto"/>
        <w:left w:val="none" w:sz="0" w:space="0" w:color="auto"/>
        <w:bottom w:val="none" w:sz="0" w:space="0" w:color="auto"/>
        <w:right w:val="none" w:sz="0" w:space="0" w:color="auto"/>
      </w:divBdr>
    </w:div>
    <w:div w:id="424571903">
      <w:marLeft w:val="640"/>
      <w:marRight w:val="0"/>
      <w:marTop w:val="0"/>
      <w:marBottom w:val="0"/>
      <w:divBdr>
        <w:top w:val="none" w:sz="0" w:space="0" w:color="auto"/>
        <w:left w:val="none" w:sz="0" w:space="0" w:color="auto"/>
        <w:bottom w:val="none" w:sz="0" w:space="0" w:color="auto"/>
        <w:right w:val="none" w:sz="0" w:space="0" w:color="auto"/>
      </w:divBdr>
    </w:div>
    <w:div w:id="424611795">
      <w:marLeft w:val="640"/>
      <w:marRight w:val="0"/>
      <w:marTop w:val="0"/>
      <w:marBottom w:val="0"/>
      <w:divBdr>
        <w:top w:val="none" w:sz="0" w:space="0" w:color="auto"/>
        <w:left w:val="none" w:sz="0" w:space="0" w:color="auto"/>
        <w:bottom w:val="none" w:sz="0" w:space="0" w:color="auto"/>
        <w:right w:val="none" w:sz="0" w:space="0" w:color="auto"/>
      </w:divBdr>
    </w:div>
    <w:div w:id="424808088">
      <w:marLeft w:val="640"/>
      <w:marRight w:val="0"/>
      <w:marTop w:val="0"/>
      <w:marBottom w:val="0"/>
      <w:divBdr>
        <w:top w:val="none" w:sz="0" w:space="0" w:color="auto"/>
        <w:left w:val="none" w:sz="0" w:space="0" w:color="auto"/>
        <w:bottom w:val="none" w:sz="0" w:space="0" w:color="auto"/>
        <w:right w:val="none" w:sz="0" w:space="0" w:color="auto"/>
      </w:divBdr>
    </w:div>
    <w:div w:id="424959840">
      <w:marLeft w:val="640"/>
      <w:marRight w:val="0"/>
      <w:marTop w:val="0"/>
      <w:marBottom w:val="0"/>
      <w:divBdr>
        <w:top w:val="none" w:sz="0" w:space="0" w:color="auto"/>
        <w:left w:val="none" w:sz="0" w:space="0" w:color="auto"/>
        <w:bottom w:val="none" w:sz="0" w:space="0" w:color="auto"/>
        <w:right w:val="none" w:sz="0" w:space="0" w:color="auto"/>
      </w:divBdr>
    </w:div>
    <w:div w:id="425005162">
      <w:marLeft w:val="640"/>
      <w:marRight w:val="0"/>
      <w:marTop w:val="0"/>
      <w:marBottom w:val="0"/>
      <w:divBdr>
        <w:top w:val="none" w:sz="0" w:space="0" w:color="auto"/>
        <w:left w:val="none" w:sz="0" w:space="0" w:color="auto"/>
        <w:bottom w:val="none" w:sz="0" w:space="0" w:color="auto"/>
        <w:right w:val="none" w:sz="0" w:space="0" w:color="auto"/>
      </w:divBdr>
    </w:div>
    <w:div w:id="425078404">
      <w:marLeft w:val="640"/>
      <w:marRight w:val="0"/>
      <w:marTop w:val="0"/>
      <w:marBottom w:val="0"/>
      <w:divBdr>
        <w:top w:val="none" w:sz="0" w:space="0" w:color="auto"/>
        <w:left w:val="none" w:sz="0" w:space="0" w:color="auto"/>
        <w:bottom w:val="none" w:sz="0" w:space="0" w:color="auto"/>
        <w:right w:val="none" w:sz="0" w:space="0" w:color="auto"/>
      </w:divBdr>
    </w:div>
    <w:div w:id="425224453">
      <w:marLeft w:val="640"/>
      <w:marRight w:val="0"/>
      <w:marTop w:val="0"/>
      <w:marBottom w:val="0"/>
      <w:divBdr>
        <w:top w:val="none" w:sz="0" w:space="0" w:color="auto"/>
        <w:left w:val="none" w:sz="0" w:space="0" w:color="auto"/>
        <w:bottom w:val="none" w:sz="0" w:space="0" w:color="auto"/>
        <w:right w:val="none" w:sz="0" w:space="0" w:color="auto"/>
      </w:divBdr>
    </w:div>
    <w:div w:id="425225338">
      <w:marLeft w:val="640"/>
      <w:marRight w:val="0"/>
      <w:marTop w:val="0"/>
      <w:marBottom w:val="0"/>
      <w:divBdr>
        <w:top w:val="none" w:sz="0" w:space="0" w:color="auto"/>
        <w:left w:val="none" w:sz="0" w:space="0" w:color="auto"/>
        <w:bottom w:val="none" w:sz="0" w:space="0" w:color="auto"/>
        <w:right w:val="none" w:sz="0" w:space="0" w:color="auto"/>
      </w:divBdr>
    </w:div>
    <w:div w:id="425272403">
      <w:marLeft w:val="640"/>
      <w:marRight w:val="0"/>
      <w:marTop w:val="0"/>
      <w:marBottom w:val="0"/>
      <w:divBdr>
        <w:top w:val="none" w:sz="0" w:space="0" w:color="auto"/>
        <w:left w:val="none" w:sz="0" w:space="0" w:color="auto"/>
        <w:bottom w:val="none" w:sz="0" w:space="0" w:color="auto"/>
        <w:right w:val="none" w:sz="0" w:space="0" w:color="auto"/>
      </w:divBdr>
    </w:div>
    <w:div w:id="425276370">
      <w:marLeft w:val="640"/>
      <w:marRight w:val="0"/>
      <w:marTop w:val="0"/>
      <w:marBottom w:val="0"/>
      <w:divBdr>
        <w:top w:val="none" w:sz="0" w:space="0" w:color="auto"/>
        <w:left w:val="none" w:sz="0" w:space="0" w:color="auto"/>
        <w:bottom w:val="none" w:sz="0" w:space="0" w:color="auto"/>
        <w:right w:val="none" w:sz="0" w:space="0" w:color="auto"/>
      </w:divBdr>
    </w:div>
    <w:div w:id="425343774">
      <w:marLeft w:val="640"/>
      <w:marRight w:val="0"/>
      <w:marTop w:val="0"/>
      <w:marBottom w:val="0"/>
      <w:divBdr>
        <w:top w:val="none" w:sz="0" w:space="0" w:color="auto"/>
        <w:left w:val="none" w:sz="0" w:space="0" w:color="auto"/>
        <w:bottom w:val="none" w:sz="0" w:space="0" w:color="auto"/>
        <w:right w:val="none" w:sz="0" w:space="0" w:color="auto"/>
      </w:divBdr>
    </w:div>
    <w:div w:id="425461164">
      <w:marLeft w:val="640"/>
      <w:marRight w:val="0"/>
      <w:marTop w:val="0"/>
      <w:marBottom w:val="0"/>
      <w:divBdr>
        <w:top w:val="none" w:sz="0" w:space="0" w:color="auto"/>
        <w:left w:val="none" w:sz="0" w:space="0" w:color="auto"/>
        <w:bottom w:val="none" w:sz="0" w:space="0" w:color="auto"/>
        <w:right w:val="none" w:sz="0" w:space="0" w:color="auto"/>
      </w:divBdr>
    </w:div>
    <w:div w:id="425538491">
      <w:marLeft w:val="640"/>
      <w:marRight w:val="0"/>
      <w:marTop w:val="0"/>
      <w:marBottom w:val="0"/>
      <w:divBdr>
        <w:top w:val="none" w:sz="0" w:space="0" w:color="auto"/>
        <w:left w:val="none" w:sz="0" w:space="0" w:color="auto"/>
        <w:bottom w:val="none" w:sz="0" w:space="0" w:color="auto"/>
        <w:right w:val="none" w:sz="0" w:space="0" w:color="auto"/>
      </w:divBdr>
    </w:div>
    <w:div w:id="425804780">
      <w:marLeft w:val="640"/>
      <w:marRight w:val="0"/>
      <w:marTop w:val="0"/>
      <w:marBottom w:val="0"/>
      <w:divBdr>
        <w:top w:val="none" w:sz="0" w:space="0" w:color="auto"/>
        <w:left w:val="none" w:sz="0" w:space="0" w:color="auto"/>
        <w:bottom w:val="none" w:sz="0" w:space="0" w:color="auto"/>
        <w:right w:val="none" w:sz="0" w:space="0" w:color="auto"/>
      </w:divBdr>
    </w:div>
    <w:div w:id="425854114">
      <w:marLeft w:val="640"/>
      <w:marRight w:val="0"/>
      <w:marTop w:val="0"/>
      <w:marBottom w:val="0"/>
      <w:divBdr>
        <w:top w:val="none" w:sz="0" w:space="0" w:color="auto"/>
        <w:left w:val="none" w:sz="0" w:space="0" w:color="auto"/>
        <w:bottom w:val="none" w:sz="0" w:space="0" w:color="auto"/>
        <w:right w:val="none" w:sz="0" w:space="0" w:color="auto"/>
      </w:divBdr>
    </w:div>
    <w:div w:id="425882449">
      <w:marLeft w:val="640"/>
      <w:marRight w:val="0"/>
      <w:marTop w:val="0"/>
      <w:marBottom w:val="0"/>
      <w:divBdr>
        <w:top w:val="none" w:sz="0" w:space="0" w:color="auto"/>
        <w:left w:val="none" w:sz="0" w:space="0" w:color="auto"/>
        <w:bottom w:val="none" w:sz="0" w:space="0" w:color="auto"/>
        <w:right w:val="none" w:sz="0" w:space="0" w:color="auto"/>
      </w:divBdr>
    </w:div>
    <w:div w:id="425885240">
      <w:marLeft w:val="640"/>
      <w:marRight w:val="0"/>
      <w:marTop w:val="0"/>
      <w:marBottom w:val="0"/>
      <w:divBdr>
        <w:top w:val="none" w:sz="0" w:space="0" w:color="auto"/>
        <w:left w:val="none" w:sz="0" w:space="0" w:color="auto"/>
        <w:bottom w:val="none" w:sz="0" w:space="0" w:color="auto"/>
        <w:right w:val="none" w:sz="0" w:space="0" w:color="auto"/>
      </w:divBdr>
    </w:div>
    <w:div w:id="426120231">
      <w:marLeft w:val="640"/>
      <w:marRight w:val="0"/>
      <w:marTop w:val="0"/>
      <w:marBottom w:val="0"/>
      <w:divBdr>
        <w:top w:val="none" w:sz="0" w:space="0" w:color="auto"/>
        <w:left w:val="none" w:sz="0" w:space="0" w:color="auto"/>
        <w:bottom w:val="none" w:sz="0" w:space="0" w:color="auto"/>
        <w:right w:val="none" w:sz="0" w:space="0" w:color="auto"/>
      </w:divBdr>
    </w:div>
    <w:div w:id="426124511">
      <w:marLeft w:val="640"/>
      <w:marRight w:val="0"/>
      <w:marTop w:val="0"/>
      <w:marBottom w:val="0"/>
      <w:divBdr>
        <w:top w:val="none" w:sz="0" w:space="0" w:color="auto"/>
        <w:left w:val="none" w:sz="0" w:space="0" w:color="auto"/>
        <w:bottom w:val="none" w:sz="0" w:space="0" w:color="auto"/>
        <w:right w:val="none" w:sz="0" w:space="0" w:color="auto"/>
      </w:divBdr>
    </w:div>
    <w:div w:id="426192486">
      <w:marLeft w:val="640"/>
      <w:marRight w:val="0"/>
      <w:marTop w:val="0"/>
      <w:marBottom w:val="0"/>
      <w:divBdr>
        <w:top w:val="none" w:sz="0" w:space="0" w:color="auto"/>
        <w:left w:val="none" w:sz="0" w:space="0" w:color="auto"/>
        <w:bottom w:val="none" w:sz="0" w:space="0" w:color="auto"/>
        <w:right w:val="none" w:sz="0" w:space="0" w:color="auto"/>
      </w:divBdr>
    </w:div>
    <w:div w:id="426312929">
      <w:marLeft w:val="640"/>
      <w:marRight w:val="0"/>
      <w:marTop w:val="0"/>
      <w:marBottom w:val="0"/>
      <w:divBdr>
        <w:top w:val="none" w:sz="0" w:space="0" w:color="auto"/>
        <w:left w:val="none" w:sz="0" w:space="0" w:color="auto"/>
        <w:bottom w:val="none" w:sz="0" w:space="0" w:color="auto"/>
        <w:right w:val="none" w:sz="0" w:space="0" w:color="auto"/>
      </w:divBdr>
    </w:div>
    <w:div w:id="426316865">
      <w:marLeft w:val="640"/>
      <w:marRight w:val="0"/>
      <w:marTop w:val="0"/>
      <w:marBottom w:val="0"/>
      <w:divBdr>
        <w:top w:val="none" w:sz="0" w:space="0" w:color="auto"/>
        <w:left w:val="none" w:sz="0" w:space="0" w:color="auto"/>
        <w:bottom w:val="none" w:sz="0" w:space="0" w:color="auto"/>
        <w:right w:val="none" w:sz="0" w:space="0" w:color="auto"/>
      </w:divBdr>
    </w:div>
    <w:div w:id="426386069">
      <w:marLeft w:val="640"/>
      <w:marRight w:val="0"/>
      <w:marTop w:val="0"/>
      <w:marBottom w:val="0"/>
      <w:divBdr>
        <w:top w:val="none" w:sz="0" w:space="0" w:color="auto"/>
        <w:left w:val="none" w:sz="0" w:space="0" w:color="auto"/>
        <w:bottom w:val="none" w:sz="0" w:space="0" w:color="auto"/>
        <w:right w:val="none" w:sz="0" w:space="0" w:color="auto"/>
      </w:divBdr>
    </w:div>
    <w:div w:id="426388055">
      <w:marLeft w:val="640"/>
      <w:marRight w:val="0"/>
      <w:marTop w:val="0"/>
      <w:marBottom w:val="0"/>
      <w:divBdr>
        <w:top w:val="none" w:sz="0" w:space="0" w:color="auto"/>
        <w:left w:val="none" w:sz="0" w:space="0" w:color="auto"/>
        <w:bottom w:val="none" w:sz="0" w:space="0" w:color="auto"/>
        <w:right w:val="none" w:sz="0" w:space="0" w:color="auto"/>
      </w:divBdr>
    </w:div>
    <w:div w:id="426393658">
      <w:marLeft w:val="640"/>
      <w:marRight w:val="0"/>
      <w:marTop w:val="0"/>
      <w:marBottom w:val="0"/>
      <w:divBdr>
        <w:top w:val="none" w:sz="0" w:space="0" w:color="auto"/>
        <w:left w:val="none" w:sz="0" w:space="0" w:color="auto"/>
        <w:bottom w:val="none" w:sz="0" w:space="0" w:color="auto"/>
        <w:right w:val="none" w:sz="0" w:space="0" w:color="auto"/>
      </w:divBdr>
    </w:div>
    <w:div w:id="426461016">
      <w:marLeft w:val="640"/>
      <w:marRight w:val="0"/>
      <w:marTop w:val="0"/>
      <w:marBottom w:val="0"/>
      <w:divBdr>
        <w:top w:val="none" w:sz="0" w:space="0" w:color="auto"/>
        <w:left w:val="none" w:sz="0" w:space="0" w:color="auto"/>
        <w:bottom w:val="none" w:sz="0" w:space="0" w:color="auto"/>
        <w:right w:val="none" w:sz="0" w:space="0" w:color="auto"/>
      </w:divBdr>
    </w:div>
    <w:div w:id="426535241">
      <w:marLeft w:val="640"/>
      <w:marRight w:val="0"/>
      <w:marTop w:val="0"/>
      <w:marBottom w:val="0"/>
      <w:divBdr>
        <w:top w:val="none" w:sz="0" w:space="0" w:color="auto"/>
        <w:left w:val="none" w:sz="0" w:space="0" w:color="auto"/>
        <w:bottom w:val="none" w:sz="0" w:space="0" w:color="auto"/>
        <w:right w:val="none" w:sz="0" w:space="0" w:color="auto"/>
      </w:divBdr>
    </w:div>
    <w:div w:id="426579952">
      <w:marLeft w:val="640"/>
      <w:marRight w:val="0"/>
      <w:marTop w:val="0"/>
      <w:marBottom w:val="0"/>
      <w:divBdr>
        <w:top w:val="none" w:sz="0" w:space="0" w:color="auto"/>
        <w:left w:val="none" w:sz="0" w:space="0" w:color="auto"/>
        <w:bottom w:val="none" w:sz="0" w:space="0" w:color="auto"/>
        <w:right w:val="none" w:sz="0" w:space="0" w:color="auto"/>
      </w:divBdr>
    </w:div>
    <w:div w:id="426581153">
      <w:marLeft w:val="640"/>
      <w:marRight w:val="0"/>
      <w:marTop w:val="0"/>
      <w:marBottom w:val="0"/>
      <w:divBdr>
        <w:top w:val="none" w:sz="0" w:space="0" w:color="auto"/>
        <w:left w:val="none" w:sz="0" w:space="0" w:color="auto"/>
        <w:bottom w:val="none" w:sz="0" w:space="0" w:color="auto"/>
        <w:right w:val="none" w:sz="0" w:space="0" w:color="auto"/>
      </w:divBdr>
    </w:div>
    <w:div w:id="426585448">
      <w:marLeft w:val="640"/>
      <w:marRight w:val="0"/>
      <w:marTop w:val="0"/>
      <w:marBottom w:val="0"/>
      <w:divBdr>
        <w:top w:val="none" w:sz="0" w:space="0" w:color="auto"/>
        <w:left w:val="none" w:sz="0" w:space="0" w:color="auto"/>
        <w:bottom w:val="none" w:sz="0" w:space="0" w:color="auto"/>
        <w:right w:val="none" w:sz="0" w:space="0" w:color="auto"/>
      </w:divBdr>
    </w:div>
    <w:div w:id="426657225">
      <w:marLeft w:val="640"/>
      <w:marRight w:val="0"/>
      <w:marTop w:val="0"/>
      <w:marBottom w:val="0"/>
      <w:divBdr>
        <w:top w:val="none" w:sz="0" w:space="0" w:color="auto"/>
        <w:left w:val="none" w:sz="0" w:space="0" w:color="auto"/>
        <w:bottom w:val="none" w:sz="0" w:space="0" w:color="auto"/>
        <w:right w:val="none" w:sz="0" w:space="0" w:color="auto"/>
      </w:divBdr>
    </w:div>
    <w:div w:id="426731483">
      <w:marLeft w:val="640"/>
      <w:marRight w:val="0"/>
      <w:marTop w:val="0"/>
      <w:marBottom w:val="0"/>
      <w:divBdr>
        <w:top w:val="none" w:sz="0" w:space="0" w:color="auto"/>
        <w:left w:val="none" w:sz="0" w:space="0" w:color="auto"/>
        <w:bottom w:val="none" w:sz="0" w:space="0" w:color="auto"/>
        <w:right w:val="none" w:sz="0" w:space="0" w:color="auto"/>
      </w:divBdr>
    </w:div>
    <w:div w:id="426771822">
      <w:marLeft w:val="640"/>
      <w:marRight w:val="0"/>
      <w:marTop w:val="0"/>
      <w:marBottom w:val="0"/>
      <w:divBdr>
        <w:top w:val="none" w:sz="0" w:space="0" w:color="auto"/>
        <w:left w:val="none" w:sz="0" w:space="0" w:color="auto"/>
        <w:bottom w:val="none" w:sz="0" w:space="0" w:color="auto"/>
        <w:right w:val="none" w:sz="0" w:space="0" w:color="auto"/>
      </w:divBdr>
    </w:div>
    <w:div w:id="426779083">
      <w:marLeft w:val="640"/>
      <w:marRight w:val="0"/>
      <w:marTop w:val="0"/>
      <w:marBottom w:val="0"/>
      <w:divBdr>
        <w:top w:val="none" w:sz="0" w:space="0" w:color="auto"/>
        <w:left w:val="none" w:sz="0" w:space="0" w:color="auto"/>
        <w:bottom w:val="none" w:sz="0" w:space="0" w:color="auto"/>
        <w:right w:val="none" w:sz="0" w:space="0" w:color="auto"/>
      </w:divBdr>
    </w:div>
    <w:div w:id="426971004">
      <w:marLeft w:val="640"/>
      <w:marRight w:val="0"/>
      <w:marTop w:val="0"/>
      <w:marBottom w:val="0"/>
      <w:divBdr>
        <w:top w:val="none" w:sz="0" w:space="0" w:color="auto"/>
        <w:left w:val="none" w:sz="0" w:space="0" w:color="auto"/>
        <w:bottom w:val="none" w:sz="0" w:space="0" w:color="auto"/>
        <w:right w:val="none" w:sz="0" w:space="0" w:color="auto"/>
      </w:divBdr>
    </w:div>
    <w:div w:id="427041536">
      <w:marLeft w:val="640"/>
      <w:marRight w:val="0"/>
      <w:marTop w:val="0"/>
      <w:marBottom w:val="0"/>
      <w:divBdr>
        <w:top w:val="none" w:sz="0" w:space="0" w:color="auto"/>
        <w:left w:val="none" w:sz="0" w:space="0" w:color="auto"/>
        <w:bottom w:val="none" w:sz="0" w:space="0" w:color="auto"/>
        <w:right w:val="none" w:sz="0" w:space="0" w:color="auto"/>
      </w:divBdr>
    </w:div>
    <w:div w:id="427047639">
      <w:marLeft w:val="640"/>
      <w:marRight w:val="0"/>
      <w:marTop w:val="0"/>
      <w:marBottom w:val="0"/>
      <w:divBdr>
        <w:top w:val="none" w:sz="0" w:space="0" w:color="auto"/>
        <w:left w:val="none" w:sz="0" w:space="0" w:color="auto"/>
        <w:bottom w:val="none" w:sz="0" w:space="0" w:color="auto"/>
        <w:right w:val="none" w:sz="0" w:space="0" w:color="auto"/>
      </w:divBdr>
    </w:div>
    <w:div w:id="427193473">
      <w:marLeft w:val="640"/>
      <w:marRight w:val="0"/>
      <w:marTop w:val="0"/>
      <w:marBottom w:val="0"/>
      <w:divBdr>
        <w:top w:val="none" w:sz="0" w:space="0" w:color="auto"/>
        <w:left w:val="none" w:sz="0" w:space="0" w:color="auto"/>
        <w:bottom w:val="none" w:sz="0" w:space="0" w:color="auto"/>
        <w:right w:val="none" w:sz="0" w:space="0" w:color="auto"/>
      </w:divBdr>
    </w:div>
    <w:div w:id="427311414">
      <w:marLeft w:val="640"/>
      <w:marRight w:val="0"/>
      <w:marTop w:val="0"/>
      <w:marBottom w:val="0"/>
      <w:divBdr>
        <w:top w:val="none" w:sz="0" w:space="0" w:color="auto"/>
        <w:left w:val="none" w:sz="0" w:space="0" w:color="auto"/>
        <w:bottom w:val="none" w:sz="0" w:space="0" w:color="auto"/>
        <w:right w:val="none" w:sz="0" w:space="0" w:color="auto"/>
      </w:divBdr>
    </w:div>
    <w:div w:id="427432144">
      <w:marLeft w:val="640"/>
      <w:marRight w:val="0"/>
      <w:marTop w:val="0"/>
      <w:marBottom w:val="0"/>
      <w:divBdr>
        <w:top w:val="none" w:sz="0" w:space="0" w:color="auto"/>
        <w:left w:val="none" w:sz="0" w:space="0" w:color="auto"/>
        <w:bottom w:val="none" w:sz="0" w:space="0" w:color="auto"/>
        <w:right w:val="none" w:sz="0" w:space="0" w:color="auto"/>
      </w:divBdr>
    </w:div>
    <w:div w:id="427435526">
      <w:marLeft w:val="640"/>
      <w:marRight w:val="0"/>
      <w:marTop w:val="0"/>
      <w:marBottom w:val="0"/>
      <w:divBdr>
        <w:top w:val="none" w:sz="0" w:space="0" w:color="auto"/>
        <w:left w:val="none" w:sz="0" w:space="0" w:color="auto"/>
        <w:bottom w:val="none" w:sz="0" w:space="0" w:color="auto"/>
        <w:right w:val="none" w:sz="0" w:space="0" w:color="auto"/>
      </w:divBdr>
    </w:div>
    <w:div w:id="427508176">
      <w:marLeft w:val="640"/>
      <w:marRight w:val="0"/>
      <w:marTop w:val="0"/>
      <w:marBottom w:val="0"/>
      <w:divBdr>
        <w:top w:val="none" w:sz="0" w:space="0" w:color="auto"/>
        <w:left w:val="none" w:sz="0" w:space="0" w:color="auto"/>
        <w:bottom w:val="none" w:sz="0" w:space="0" w:color="auto"/>
        <w:right w:val="none" w:sz="0" w:space="0" w:color="auto"/>
      </w:divBdr>
    </w:div>
    <w:div w:id="427584630">
      <w:marLeft w:val="640"/>
      <w:marRight w:val="0"/>
      <w:marTop w:val="0"/>
      <w:marBottom w:val="0"/>
      <w:divBdr>
        <w:top w:val="none" w:sz="0" w:space="0" w:color="auto"/>
        <w:left w:val="none" w:sz="0" w:space="0" w:color="auto"/>
        <w:bottom w:val="none" w:sz="0" w:space="0" w:color="auto"/>
        <w:right w:val="none" w:sz="0" w:space="0" w:color="auto"/>
      </w:divBdr>
    </w:div>
    <w:div w:id="427699612">
      <w:marLeft w:val="640"/>
      <w:marRight w:val="0"/>
      <w:marTop w:val="0"/>
      <w:marBottom w:val="0"/>
      <w:divBdr>
        <w:top w:val="none" w:sz="0" w:space="0" w:color="auto"/>
        <w:left w:val="none" w:sz="0" w:space="0" w:color="auto"/>
        <w:bottom w:val="none" w:sz="0" w:space="0" w:color="auto"/>
        <w:right w:val="none" w:sz="0" w:space="0" w:color="auto"/>
      </w:divBdr>
    </w:div>
    <w:div w:id="427896221">
      <w:marLeft w:val="640"/>
      <w:marRight w:val="0"/>
      <w:marTop w:val="0"/>
      <w:marBottom w:val="0"/>
      <w:divBdr>
        <w:top w:val="none" w:sz="0" w:space="0" w:color="auto"/>
        <w:left w:val="none" w:sz="0" w:space="0" w:color="auto"/>
        <w:bottom w:val="none" w:sz="0" w:space="0" w:color="auto"/>
        <w:right w:val="none" w:sz="0" w:space="0" w:color="auto"/>
      </w:divBdr>
    </w:div>
    <w:div w:id="427964377">
      <w:marLeft w:val="640"/>
      <w:marRight w:val="0"/>
      <w:marTop w:val="0"/>
      <w:marBottom w:val="0"/>
      <w:divBdr>
        <w:top w:val="none" w:sz="0" w:space="0" w:color="auto"/>
        <w:left w:val="none" w:sz="0" w:space="0" w:color="auto"/>
        <w:bottom w:val="none" w:sz="0" w:space="0" w:color="auto"/>
        <w:right w:val="none" w:sz="0" w:space="0" w:color="auto"/>
      </w:divBdr>
    </w:div>
    <w:div w:id="428084042">
      <w:marLeft w:val="640"/>
      <w:marRight w:val="0"/>
      <w:marTop w:val="0"/>
      <w:marBottom w:val="0"/>
      <w:divBdr>
        <w:top w:val="none" w:sz="0" w:space="0" w:color="auto"/>
        <w:left w:val="none" w:sz="0" w:space="0" w:color="auto"/>
        <w:bottom w:val="none" w:sz="0" w:space="0" w:color="auto"/>
        <w:right w:val="none" w:sz="0" w:space="0" w:color="auto"/>
      </w:divBdr>
    </w:div>
    <w:div w:id="428350232">
      <w:marLeft w:val="640"/>
      <w:marRight w:val="0"/>
      <w:marTop w:val="0"/>
      <w:marBottom w:val="0"/>
      <w:divBdr>
        <w:top w:val="none" w:sz="0" w:space="0" w:color="auto"/>
        <w:left w:val="none" w:sz="0" w:space="0" w:color="auto"/>
        <w:bottom w:val="none" w:sz="0" w:space="0" w:color="auto"/>
        <w:right w:val="none" w:sz="0" w:space="0" w:color="auto"/>
      </w:divBdr>
    </w:div>
    <w:div w:id="428354697">
      <w:marLeft w:val="640"/>
      <w:marRight w:val="0"/>
      <w:marTop w:val="0"/>
      <w:marBottom w:val="0"/>
      <w:divBdr>
        <w:top w:val="none" w:sz="0" w:space="0" w:color="auto"/>
        <w:left w:val="none" w:sz="0" w:space="0" w:color="auto"/>
        <w:bottom w:val="none" w:sz="0" w:space="0" w:color="auto"/>
        <w:right w:val="none" w:sz="0" w:space="0" w:color="auto"/>
      </w:divBdr>
    </w:div>
    <w:div w:id="428474897">
      <w:marLeft w:val="640"/>
      <w:marRight w:val="0"/>
      <w:marTop w:val="0"/>
      <w:marBottom w:val="0"/>
      <w:divBdr>
        <w:top w:val="none" w:sz="0" w:space="0" w:color="auto"/>
        <w:left w:val="none" w:sz="0" w:space="0" w:color="auto"/>
        <w:bottom w:val="none" w:sz="0" w:space="0" w:color="auto"/>
        <w:right w:val="none" w:sz="0" w:space="0" w:color="auto"/>
      </w:divBdr>
    </w:div>
    <w:div w:id="428505408">
      <w:marLeft w:val="640"/>
      <w:marRight w:val="0"/>
      <w:marTop w:val="0"/>
      <w:marBottom w:val="0"/>
      <w:divBdr>
        <w:top w:val="none" w:sz="0" w:space="0" w:color="auto"/>
        <w:left w:val="none" w:sz="0" w:space="0" w:color="auto"/>
        <w:bottom w:val="none" w:sz="0" w:space="0" w:color="auto"/>
        <w:right w:val="none" w:sz="0" w:space="0" w:color="auto"/>
      </w:divBdr>
    </w:div>
    <w:div w:id="428702598">
      <w:marLeft w:val="640"/>
      <w:marRight w:val="0"/>
      <w:marTop w:val="0"/>
      <w:marBottom w:val="0"/>
      <w:divBdr>
        <w:top w:val="none" w:sz="0" w:space="0" w:color="auto"/>
        <w:left w:val="none" w:sz="0" w:space="0" w:color="auto"/>
        <w:bottom w:val="none" w:sz="0" w:space="0" w:color="auto"/>
        <w:right w:val="none" w:sz="0" w:space="0" w:color="auto"/>
      </w:divBdr>
    </w:div>
    <w:div w:id="428739309">
      <w:marLeft w:val="480"/>
      <w:marRight w:val="0"/>
      <w:marTop w:val="0"/>
      <w:marBottom w:val="0"/>
      <w:divBdr>
        <w:top w:val="none" w:sz="0" w:space="0" w:color="auto"/>
        <w:left w:val="none" w:sz="0" w:space="0" w:color="auto"/>
        <w:bottom w:val="none" w:sz="0" w:space="0" w:color="auto"/>
        <w:right w:val="none" w:sz="0" w:space="0" w:color="auto"/>
      </w:divBdr>
    </w:div>
    <w:div w:id="428812343">
      <w:marLeft w:val="640"/>
      <w:marRight w:val="0"/>
      <w:marTop w:val="0"/>
      <w:marBottom w:val="0"/>
      <w:divBdr>
        <w:top w:val="none" w:sz="0" w:space="0" w:color="auto"/>
        <w:left w:val="none" w:sz="0" w:space="0" w:color="auto"/>
        <w:bottom w:val="none" w:sz="0" w:space="0" w:color="auto"/>
        <w:right w:val="none" w:sz="0" w:space="0" w:color="auto"/>
      </w:divBdr>
    </w:div>
    <w:div w:id="428813051">
      <w:marLeft w:val="640"/>
      <w:marRight w:val="0"/>
      <w:marTop w:val="0"/>
      <w:marBottom w:val="0"/>
      <w:divBdr>
        <w:top w:val="none" w:sz="0" w:space="0" w:color="auto"/>
        <w:left w:val="none" w:sz="0" w:space="0" w:color="auto"/>
        <w:bottom w:val="none" w:sz="0" w:space="0" w:color="auto"/>
        <w:right w:val="none" w:sz="0" w:space="0" w:color="auto"/>
      </w:divBdr>
    </w:div>
    <w:div w:id="428813706">
      <w:marLeft w:val="640"/>
      <w:marRight w:val="0"/>
      <w:marTop w:val="0"/>
      <w:marBottom w:val="0"/>
      <w:divBdr>
        <w:top w:val="none" w:sz="0" w:space="0" w:color="auto"/>
        <w:left w:val="none" w:sz="0" w:space="0" w:color="auto"/>
        <w:bottom w:val="none" w:sz="0" w:space="0" w:color="auto"/>
        <w:right w:val="none" w:sz="0" w:space="0" w:color="auto"/>
      </w:divBdr>
    </w:div>
    <w:div w:id="428934295">
      <w:marLeft w:val="640"/>
      <w:marRight w:val="0"/>
      <w:marTop w:val="0"/>
      <w:marBottom w:val="0"/>
      <w:divBdr>
        <w:top w:val="none" w:sz="0" w:space="0" w:color="auto"/>
        <w:left w:val="none" w:sz="0" w:space="0" w:color="auto"/>
        <w:bottom w:val="none" w:sz="0" w:space="0" w:color="auto"/>
        <w:right w:val="none" w:sz="0" w:space="0" w:color="auto"/>
      </w:divBdr>
    </w:div>
    <w:div w:id="428936817">
      <w:marLeft w:val="640"/>
      <w:marRight w:val="0"/>
      <w:marTop w:val="0"/>
      <w:marBottom w:val="0"/>
      <w:divBdr>
        <w:top w:val="none" w:sz="0" w:space="0" w:color="auto"/>
        <w:left w:val="none" w:sz="0" w:space="0" w:color="auto"/>
        <w:bottom w:val="none" w:sz="0" w:space="0" w:color="auto"/>
        <w:right w:val="none" w:sz="0" w:space="0" w:color="auto"/>
      </w:divBdr>
    </w:div>
    <w:div w:id="428964956">
      <w:marLeft w:val="640"/>
      <w:marRight w:val="0"/>
      <w:marTop w:val="0"/>
      <w:marBottom w:val="0"/>
      <w:divBdr>
        <w:top w:val="none" w:sz="0" w:space="0" w:color="auto"/>
        <w:left w:val="none" w:sz="0" w:space="0" w:color="auto"/>
        <w:bottom w:val="none" w:sz="0" w:space="0" w:color="auto"/>
        <w:right w:val="none" w:sz="0" w:space="0" w:color="auto"/>
      </w:divBdr>
    </w:div>
    <w:div w:id="428965262">
      <w:marLeft w:val="640"/>
      <w:marRight w:val="0"/>
      <w:marTop w:val="0"/>
      <w:marBottom w:val="0"/>
      <w:divBdr>
        <w:top w:val="none" w:sz="0" w:space="0" w:color="auto"/>
        <w:left w:val="none" w:sz="0" w:space="0" w:color="auto"/>
        <w:bottom w:val="none" w:sz="0" w:space="0" w:color="auto"/>
        <w:right w:val="none" w:sz="0" w:space="0" w:color="auto"/>
      </w:divBdr>
    </w:div>
    <w:div w:id="429007569">
      <w:marLeft w:val="640"/>
      <w:marRight w:val="0"/>
      <w:marTop w:val="0"/>
      <w:marBottom w:val="0"/>
      <w:divBdr>
        <w:top w:val="none" w:sz="0" w:space="0" w:color="auto"/>
        <w:left w:val="none" w:sz="0" w:space="0" w:color="auto"/>
        <w:bottom w:val="none" w:sz="0" w:space="0" w:color="auto"/>
        <w:right w:val="none" w:sz="0" w:space="0" w:color="auto"/>
      </w:divBdr>
    </w:div>
    <w:div w:id="429082813">
      <w:marLeft w:val="640"/>
      <w:marRight w:val="0"/>
      <w:marTop w:val="0"/>
      <w:marBottom w:val="0"/>
      <w:divBdr>
        <w:top w:val="none" w:sz="0" w:space="0" w:color="auto"/>
        <w:left w:val="none" w:sz="0" w:space="0" w:color="auto"/>
        <w:bottom w:val="none" w:sz="0" w:space="0" w:color="auto"/>
        <w:right w:val="none" w:sz="0" w:space="0" w:color="auto"/>
      </w:divBdr>
    </w:div>
    <w:div w:id="429084607">
      <w:marLeft w:val="640"/>
      <w:marRight w:val="0"/>
      <w:marTop w:val="0"/>
      <w:marBottom w:val="0"/>
      <w:divBdr>
        <w:top w:val="none" w:sz="0" w:space="0" w:color="auto"/>
        <w:left w:val="none" w:sz="0" w:space="0" w:color="auto"/>
        <w:bottom w:val="none" w:sz="0" w:space="0" w:color="auto"/>
        <w:right w:val="none" w:sz="0" w:space="0" w:color="auto"/>
      </w:divBdr>
    </w:div>
    <w:div w:id="429085011">
      <w:marLeft w:val="640"/>
      <w:marRight w:val="0"/>
      <w:marTop w:val="0"/>
      <w:marBottom w:val="0"/>
      <w:divBdr>
        <w:top w:val="none" w:sz="0" w:space="0" w:color="auto"/>
        <w:left w:val="none" w:sz="0" w:space="0" w:color="auto"/>
        <w:bottom w:val="none" w:sz="0" w:space="0" w:color="auto"/>
        <w:right w:val="none" w:sz="0" w:space="0" w:color="auto"/>
      </w:divBdr>
    </w:div>
    <w:div w:id="429087892">
      <w:marLeft w:val="640"/>
      <w:marRight w:val="0"/>
      <w:marTop w:val="0"/>
      <w:marBottom w:val="0"/>
      <w:divBdr>
        <w:top w:val="none" w:sz="0" w:space="0" w:color="auto"/>
        <w:left w:val="none" w:sz="0" w:space="0" w:color="auto"/>
        <w:bottom w:val="none" w:sz="0" w:space="0" w:color="auto"/>
        <w:right w:val="none" w:sz="0" w:space="0" w:color="auto"/>
      </w:divBdr>
    </w:div>
    <w:div w:id="429090026">
      <w:marLeft w:val="640"/>
      <w:marRight w:val="0"/>
      <w:marTop w:val="0"/>
      <w:marBottom w:val="0"/>
      <w:divBdr>
        <w:top w:val="none" w:sz="0" w:space="0" w:color="auto"/>
        <w:left w:val="none" w:sz="0" w:space="0" w:color="auto"/>
        <w:bottom w:val="none" w:sz="0" w:space="0" w:color="auto"/>
        <w:right w:val="none" w:sz="0" w:space="0" w:color="auto"/>
      </w:divBdr>
    </w:div>
    <w:div w:id="429157389">
      <w:marLeft w:val="640"/>
      <w:marRight w:val="0"/>
      <w:marTop w:val="0"/>
      <w:marBottom w:val="0"/>
      <w:divBdr>
        <w:top w:val="none" w:sz="0" w:space="0" w:color="auto"/>
        <w:left w:val="none" w:sz="0" w:space="0" w:color="auto"/>
        <w:bottom w:val="none" w:sz="0" w:space="0" w:color="auto"/>
        <w:right w:val="none" w:sz="0" w:space="0" w:color="auto"/>
      </w:divBdr>
    </w:div>
    <w:div w:id="429200820">
      <w:marLeft w:val="640"/>
      <w:marRight w:val="0"/>
      <w:marTop w:val="0"/>
      <w:marBottom w:val="0"/>
      <w:divBdr>
        <w:top w:val="none" w:sz="0" w:space="0" w:color="auto"/>
        <w:left w:val="none" w:sz="0" w:space="0" w:color="auto"/>
        <w:bottom w:val="none" w:sz="0" w:space="0" w:color="auto"/>
        <w:right w:val="none" w:sz="0" w:space="0" w:color="auto"/>
      </w:divBdr>
    </w:div>
    <w:div w:id="429208069">
      <w:bodyDiv w:val="1"/>
      <w:marLeft w:val="0"/>
      <w:marRight w:val="0"/>
      <w:marTop w:val="0"/>
      <w:marBottom w:val="0"/>
      <w:divBdr>
        <w:top w:val="none" w:sz="0" w:space="0" w:color="auto"/>
        <w:left w:val="none" w:sz="0" w:space="0" w:color="auto"/>
        <w:bottom w:val="none" w:sz="0" w:space="0" w:color="auto"/>
        <w:right w:val="none" w:sz="0" w:space="0" w:color="auto"/>
      </w:divBdr>
    </w:div>
    <w:div w:id="429279092">
      <w:marLeft w:val="640"/>
      <w:marRight w:val="0"/>
      <w:marTop w:val="0"/>
      <w:marBottom w:val="0"/>
      <w:divBdr>
        <w:top w:val="none" w:sz="0" w:space="0" w:color="auto"/>
        <w:left w:val="none" w:sz="0" w:space="0" w:color="auto"/>
        <w:bottom w:val="none" w:sz="0" w:space="0" w:color="auto"/>
        <w:right w:val="none" w:sz="0" w:space="0" w:color="auto"/>
      </w:divBdr>
    </w:div>
    <w:div w:id="429279150">
      <w:marLeft w:val="640"/>
      <w:marRight w:val="0"/>
      <w:marTop w:val="0"/>
      <w:marBottom w:val="0"/>
      <w:divBdr>
        <w:top w:val="none" w:sz="0" w:space="0" w:color="auto"/>
        <w:left w:val="none" w:sz="0" w:space="0" w:color="auto"/>
        <w:bottom w:val="none" w:sz="0" w:space="0" w:color="auto"/>
        <w:right w:val="none" w:sz="0" w:space="0" w:color="auto"/>
      </w:divBdr>
    </w:div>
    <w:div w:id="429399535">
      <w:marLeft w:val="640"/>
      <w:marRight w:val="0"/>
      <w:marTop w:val="0"/>
      <w:marBottom w:val="0"/>
      <w:divBdr>
        <w:top w:val="none" w:sz="0" w:space="0" w:color="auto"/>
        <w:left w:val="none" w:sz="0" w:space="0" w:color="auto"/>
        <w:bottom w:val="none" w:sz="0" w:space="0" w:color="auto"/>
        <w:right w:val="none" w:sz="0" w:space="0" w:color="auto"/>
      </w:divBdr>
    </w:div>
    <w:div w:id="429467372">
      <w:marLeft w:val="640"/>
      <w:marRight w:val="0"/>
      <w:marTop w:val="0"/>
      <w:marBottom w:val="0"/>
      <w:divBdr>
        <w:top w:val="none" w:sz="0" w:space="0" w:color="auto"/>
        <w:left w:val="none" w:sz="0" w:space="0" w:color="auto"/>
        <w:bottom w:val="none" w:sz="0" w:space="0" w:color="auto"/>
        <w:right w:val="none" w:sz="0" w:space="0" w:color="auto"/>
      </w:divBdr>
    </w:div>
    <w:div w:id="429473440">
      <w:marLeft w:val="640"/>
      <w:marRight w:val="0"/>
      <w:marTop w:val="0"/>
      <w:marBottom w:val="0"/>
      <w:divBdr>
        <w:top w:val="none" w:sz="0" w:space="0" w:color="auto"/>
        <w:left w:val="none" w:sz="0" w:space="0" w:color="auto"/>
        <w:bottom w:val="none" w:sz="0" w:space="0" w:color="auto"/>
        <w:right w:val="none" w:sz="0" w:space="0" w:color="auto"/>
      </w:divBdr>
    </w:div>
    <w:div w:id="429590723">
      <w:marLeft w:val="640"/>
      <w:marRight w:val="0"/>
      <w:marTop w:val="0"/>
      <w:marBottom w:val="0"/>
      <w:divBdr>
        <w:top w:val="none" w:sz="0" w:space="0" w:color="auto"/>
        <w:left w:val="none" w:sz="0" w:space="0" w:color="auto"/>
        <w:bottom w:val="none" w:sz="0" w:space="0" w:color="auto"/>
        <w:right w:val="none" w:sz="0" w:space="0" w:color="auto"/>
      </w:divBdr>
    </w:div>
    <w:div w:id="429590752">
      <w:marLeft w:val="640"/>
      <w:marRight w:val="0"/>
      <w:marTop w:val="0"/>
      <w:marBottom w:val="0"/>
      <w:divBdr>
        <w:top w:val="none" w:sz="0" w:space="0" w:color="auto"/>
        <w:left w:val="none" w:sz="0" w:space="0" w:color="auto"/>
        <w:bottom w:val="none" w:sz="0" w:space="0" w:color="auto"/>
        <w:right w:val="none" w:sz="0" w:space="0" w:color="auto"/>
      </w:divBdr>
    </w:div>
    <w:div w:id="429593132">
      <w:marLeft w:val="640"/>
      <w:marRight w:val="0"/>
      <w:marTop w:val="0"/>
      <w:marBottom w:val="0"/>
      <w:divBdr>
        <w:top w:val="none" w:sz="0" w:space="0" w:color="auto"/>
        <w:left w:val="none" w:sz="0" w:space="0" w:color="auto"/>
        <w:bottom w:val="none" w:sz="0" w:space="0" w:color="auto"/>
        <w:right w:val="none" w:sz="0" w:space="0" w:color="auto"/>
      </w:divBdr>
    </w:div>
    <w:div w:id="429664433">
      <w:marLeft w:val="640"/>
      <w:marRight w:val="0"/>
      <w:marTop w:val="0"/>
      <w:marBottom w:val="0"/>
      <w:divBdr>
        <w:top w:val="none" w:sz="0" w:space="0" w:color="auto"/>
        <w:left w:val="none" w:sz="0" w:space="0" w:color="auto"/>
        <w:bottom w:val="none" w:sz="0" w:space="0" w:color="auto"/>
        <w:right w:val="none" w:sz="0" w:space="0" w:color="auto"/>
      </w:divBdr>
    </w:div>
    <w:div w:id="429786998">
      <w:marLeft w:val="640"/>
      <w:marRight w:val="0"/>
      <w:marTop w:val="0"/>
      <w:marBottom w:val="0"/>
      <w:divBdr>
        <w:top w:val="none" w:sz="0" w:space="0" w:color="auto"/>
        <w:left w:val="none" w:sz="0" w:space="0" w:color="auto"/>
        <w:bottom w:val="none" w:sz="0" w:space="0" w:color="auto"/>
        <w:right w:val="none" w:sz="0" w:space="0" w:color="auto"/>
      </w:divBdr>
    </w:div>
    <w:div w:id="430056549">
      <w:marLeft w:val="640"/>
      <w:marRight w:val="0"/>
      <w:marTop w:val="0"/>
      <w:marBottom w:val="0"/>
      <w:divBdr>
        <w:top w:val="none" w:sz="0" w:space="0" w:color="auto"/>
        <w:left w:val="none" w:sz="0" w:space="0" w:color="auto"/>
        <w:bottom w:val="none" w:sz="0" w:space="0" w:color="auto"/>
        <w:right w:val="none" w:sz="0" w:space="0" w:color="auto"/>
      </w:divBdr>
    </w:div>
    <w:div w:id="430199084">
      <w:marLeft w:val="640"/>
      <w:marRight w:val="0"/>
      <w:marTop w:val="0"/>
      <w:marBottom w:val="0"/>
      <w:divBdr>
        <w:top w:val="none" w:sz="0" w:space="0" w:color="auto"/>
        <w:left w:val="none" w:sz="0" w:space="0" w:color="auto"/>
        <w:bottom w:val="none" w:sz="0" w:space="0" w:color="auto"/>
        <w:right w:val="none" w:sz="0" w:space="0" w:color="auto"/>
      </w:divBdr>
    </w:div>
    <w:div w:id="430201137">
      <w:marLeft w:val="640"/>
      <w:marRight w:val="0"/>
      <w:marTop w:val="0"/>
      <w:marBottom w:val="0"/>
      <w:divBdr>
        <w:top w:val="none" w:sz="0" w:space="0" w:color="auto"/>
        <w:left w:val="none" w:sz="0" w:space="0" w:color="auto"/>
        <w:bottom w:val="none" w:sz="0" w:space="0" w:color="auto"/>
        <w:right w:val="none" w:sz="0" w:space="0" w:color="auto"/>
      </w:divBdr>
    </w:div>
    <w:div w:id="430203644">
      <w:marLeft w:val="640"/>
      <w:marRight w:val="0"/>
      <w:marTop w:val="0"/>
      <w:marBottom w:val="0"/>
      <w:divBdr>
        <w:top w:val="none" w:sz="0" w:space="0" w:color="auto"/>
        <w:left w:val="none" w:sz="0" w:space="0" w:color="auto"/>
        <w:bottom w:val="none" w:sz="0" w:space="0" w:color="auto"/>
        <w:right w:val="none" w:sz="0" w:space="0" w:color="auto"/>
      </w:divBdr>
    </w:div>
    <w:div w:id="430206413">
      <w:marLeft w:val="640"/>
      <w:marRight w:val="0"/>
      <w:marTop w:val="0"/>
      <w:marBottom w:val="0"/>
      <w:divBdr>
        <w:top w:val="none" w:sz="0" w:space="0" w:color="auto"/>
        <w:left w:val="none" w:sz="0" w:space="0" w:color="auto"/>
        <w:bottom w:val="none" w:sz="0" w:space="0" w:color="auto"/>
        <w:right w:val="none" w:sz="0" w:space="0" w:color="auto"/>
      </w:divBdr>
    </w:div>
    <w:div w:id="430249114">
      <w:marLeft w:val="640"/>
      <w:marRight w:val="0"/>
      <w:marTop w:val="0"/>
      <w:marBottom w:val="0"/>
      <w:divBdr>
        <w:top w:val="none" w:sz="0" w:space="0" w:color="auto"/>
        <w:left w:val="none" w:sz="0" w:space="0" w:color="auto"/>
        <w:bottom w:val="none" w:sz="0" w:space="0" w:color="auto"/>
        <w:right w:val="none" w:sz="0" w:space="0" w:color="auto"/>
      </w:divBdr>
    </w:div>
    <w:div w:id="430400326">
      <w:marLeft w:val="640"/>
      <w:marRight w:val="0"/>
      <w:marTop w:val="0"/>
      <w:marBottom w:val="0"/>
      <w:divBdr>
        <w:top w:val="none" w:sz="0" w:space="0" w:color="auto"/>
        <w:left w:val="none" w:sz="0" w:space="0" w:color="auto"/>
        <w:bottom w:val="none" w:sz="0" w:space="0" w:color="auto"/>
        <w:right w:val="none" w:sz="0" w:space="0" w:color="auto"/>
      </w:divBdr>
    </w:div>
    <w:div w:id="430584337">
      <w:marLeft w:val="640"/>
      <w:marRight w:val="0"/>
      <w:marTop w:val="0"/>
      <w:marBottom w:val="0"/>
      <w:divBdr>
        <w:top w:val="none" w:sz="0" w:space="0" w:color="auto"/>
        <w:left w:val="none" w:sz="0" w:space="0" w:color="auto"/>
        <w:bottom w:val="none" w:sz="0" w:space="0" w:color="auto"/>
        <w:right w:val="none" w:sz="0" w:space="0" w:color="auto"/>
      </w:divBdr>
    </w:div>
    <w:div w:id="430586535">
      <w:marLeft w:val="640"/>
      <w:marRight w:val="0"/>
      <w:marTop w:val="0"/>
      <w:marBottom w:val="0"/>
      <w:divBdr>
        <w:top w:val="none" w:sz="0" w:space="0" w:color="auto"/>
        <w:left w:val="none" w:sz="0" w:space="0" w:color="auto"/>
        <w:bottom w:val="none" w:sz="0" w:space="0" w:color="auto"/>
        <w:right w:val="none" w:sz="0" w:space="0" w:color="auto"/>
      </w:divBdr>
    </w:div>
    <w:div w:id="430588484">
      <w:marLeft w:val="640"/>
      <w:marRight w:val="0"/>
      <w:marTop w:val="0"/>
      <w:marBottom w:val="0"/>
      <w:divBdr>
        <w:top w:val="none" w:sz="0" w:space="0" w:color="auto"/>
        <w:left w:val="none" w:sz="0" w:space="0" w:color="auto"/>
        <w:bottom w:val="none" w:sz="0" w:space="0" w:color="auto"/>
        <w:right w:val="none" w:sz="0" w:space="0" w:color="auto"/>
      </w:divBdr>
    </w:div>
    <w:div w:id="430588898">
      <w:marLeft w:val="640"/>
      <w:marRight w:val="0"/>
      <w:marTop w:val="0"/>
      <w:marBottom w:val="0"/>
      <w:divBdr>
        <w:top w:val="none" w:sz="0" w:space="0" w:color="auto"/>
        <w:left w:val="none" w:sz="0" w:space="0" w:color="auto"/>
        <w:bottom w:val="none" w:sz="0" w:space="0" w:color="auto"/>
        <w:right w:val="none" w:sz="0" w:space="0" w:color="auto"/>
      </w:divBdr>
    </w:div>
    <w:div w:id="430593151">
      <w:marLeft w:val="640"/>
      <w:marRight w:val="0"/>
      <w:marTop w:val="0"/>
      <w:marBottom w:val="0"/>
      <w:divBdr>
        <w:top w:val="none" w:sz="0" w:space="0" w:color="auto"/>
        <w:left w:val="none" w:sz="0" w:space="0" w:color="auto"/>
        <w:bottom w:val="none" w:sz="0" w:space="0" w:color="auto"/>
        <w:right w:val="none" w:sz="0" w:space="0" w:color="auto"/>
      </w:divBdr>
    </w:div>
    <w:div w:id="430662403">
      <w:marLeft w:val="640"/>
      <w:marRight w:val="0"/>
      <w:marTop w:val="0"/>
      <w:marBottom w:val="0"/>
      <w:divBdr>
        <w:top w:val="none" w:sz="0" w:space="0" w:color="auto"/>
        <w:left w:val="none" w:sz="0" w:space="0" w:color="auto"/>
        <w:bottom w:val="none" w:sz="0" w:space="0" w:color="auto"/>
        <w:right w:val="none" w:sz="0" w:space="0" w:color="auto"/>
      </w:divBdr>
    </w:div>
    <w:div w:id="430665620">
      <w:marLeft w:val="640"/>
      <w:marRight w:val="0"/>
      <w:marTop w:val="0"/>
      <w:marBottom w:val="0"/>
      <w:divBdr>
        <w:top w:val="none" w:sz="0" w:space="0" w:color="auto"/>
        <w:left w:val="none" w:sz="0" w:space="0" w:color="auto"/>
        <w:bottom w:val="none" w:sz="0" w:space="0" w:color="auto"/>
        <w:right w:val="none" w:sz="0" w:space="0" w:color="auto"/>
      </w:divBdr>
    </w:div>
    <w:div w:id="430778227">
      <w:marLeft w:val="640"/>
      <w:marRight w:val="0"/>
      <w:marTop w:val="0"/>
      <w:marBottom w:val="0"/>
      <w:divBdr>
        <w:top w:val="none" w:sz="0" w:space="0" w:color="auto"/>
        <w:left w:val="none" w:sz="0" w:space="0" w:color="auto"/>
        <w:bottom w:val="none" w:sz="0" w:space="0" w:color="auto"/>
        <w:right w:val="none" w:sz="0" w:space="0" w:color="auto"/>
      </w:divBdr>
    </w:div>
    <w:div w:id="430782212">
      <w:marLeft w:val="640"/>
      <w:marRight w:val="0"/>
      <w:marTop w:val="0"/>
      <w:marBottom w:val="0"/>
      <w:divBdr>
        <w:top w:val="none" w:sz="0" w:space="0" w:color="auto"/>
        <w:left w:val="none" w:sz="0" w:space="0" w:color="auto"/>
        <w:bottom w:val="none" w:sz="0" w:space="0" w:color="auto"/>
        <w:right w:val="none" w:sz="0" w:space="0" w:color="auto"/>
      </w:divBdr>
    </w:div>
    <w:div w:id="430854392">
      <w:marLeft w:val="640"/>
      <w:marRight w:val="0"/>
      <w:marTop w:val="0"/>
      <w:marBottom w:val="0"/>
      <w:divBdr>
        <w:top w:val="none" w:sz="0" w:space="0" w:color="auto"/>
        <w:left w:val="none" w:sz="0" w:space="0" w:color="auto"/>
        <w:bottom w:val="none" w:sz="0" w:space="0" w:color="auto"/>
        <w:right w:val="none" w:sz="0" w:space="0" w:color="auto"/>
      </w:divBdr>
    </w:div>
    <w:div w:id="430901033">
      <w:marLeft w:val="640"/>
      <w:marRight w:val="0"/>
      <w:marTop w:val="0"/>
      <w:marBottom w:val="0"/>
      <w:divBdr>
        <w:top w:val="none" w:sz="0" w:space="0" w:color="auto"/>
        <w:left w:val="none" w:sz="0" w:space="0" w:color="auto"/>
        <w:bottom w:val="none" w:sz="0" w:space="0" w:color="auto"/>
        <w:right w:val="none" w:sz="0" w:space="0" w:color="auto"/>
      </w:divBdr>
    </w:div>
    <w:div w:id="431126676">
      <w:marLeft w:val="640"/>
      <w:marRight w:val="0"/>
      <w:marTop w:val="0"/>
      <w:marBottom w:val="0"/>
      <w:divBdr>
        <w:top w:val="none" w:sz="0" w:space="0" w:color="auto"/>
        <w:left w:val="none" w:sz="0" w:space="0" w:color="auto"/>
        <w:bottom w:val="none" w:sz="0" w:space="0" w:color="auto"/>
        <w:right w:val="none" w:sz="0" w:space="0" w:color="auto"/>
      </w:divBdr>
    </w:div>
    <w:div w:id="431244483">
      <w:marLeft w:val="640"/>
      <w:marRight w:val="0"/>
      <w:marTop w:val="0"/>
      <w:marBottom w:val="0"/>
      <w:divBdr>
        <w:top w:val="none" w:sz="0" w:space="0" w:color="auto"/>
        <w:left w:val="none" w:sz="0" w:space="0" w:color="auto"/>
        <w:bottom w:val="none" w:sz="0" w:space="0" w:color="auto"/>
        <w:right w:val="none" w:sz="0" w:space="0" w:color="auto"/>
      </w:divBdr>
    </w:div>
    <w:div w:id="431322818">
      <w:marLeft w:val="640"/>
      <w:marRight w:val="0"/>
      <w:marTop w:val="0"/>
      <w:marBottom w:val="0"/>
      <w:divBdr>
        <w:top w:val="none" w:sz="0" w:space="0" w:color="auto"/>
        <w:left w:val="none" w:sz="0" w:space="0" w:color="auto"/>
        <w:bottom w:val="none" w:sz="0" w:space="0" w:color="auto"/>
        <w:right w:val="none" w:sz="0" w:space="0" w:color="auto"/>
      </w:divBdr>
    </w:div>
    <w:div w:id="431359229">
      <w:marLeft w:val="640"/>
      <w:marRight w:val="0"/>
      <w:marTop w:val="0"/>
      <w:marBottom w:val="0"/>
      <w:divBdr>
        <w:top w:val="none" w:sz="0" w:space="0" w:color="auto"/>
        <w:left w:val="none" w:sz="0" w:space="0" w:color="auto"/>
        <w:bottom w:val="none" w:sz="0" w:space="0" w:color="auto"/>
        <w:right w:val="none" w:sz="0" w:space="0" w:color="auto"/>
      </w:divBdr>
    </w:div>
    <w:div w:id="431435855">
      <w:marLeft w:val="640"/>
      <w:marRight w:val="0"/>
      <w:marTop w:val="0"/>
      <w:marBottom w:val="0"/>
      <w:divBdr>
        <w:top w:val="none" w:sz="0" w:space="0" w:color="auto"/>
        <w:left w:val="none" w:sz="0" w:space="0" w:color="auto"/>
        <w:bottom w:val="none" w:sz="0" w:space="0" w:color="auto"/>
        <w:right w:val="none" w:sz="0" w:space="0" w:color="auto"/>
      </w:divBdr>
    </w:div>
    <w:div w:id="431438663">
      <w:marLeft w:val="640"/>
      <w:marRight w:val="0"/>
      <w:marTop w:val="0"/>
      <w:marBottom w:val="0"/>
      <w:divBdr>
        <w:top w:val="none" w:sz="0" w:space="0" w:color="auto"/>
        <w:left w:val="none" w:sz="0" w:space="0" w:color="auto"/>
        <w:bottom w:val="none" w:sz="0" w:space="0" w:color="auto"/>
        <w:right w:val="none" w:sz="0" w:space="0" w:color="auto"/>
      </w:divBdr>
    </w:div>
    <w:div w:id="431441148">
      <w:marLeft w:val="640"/>
      <w:marRight w:val="0"/>
      <w:marTop w:val="0"/>
      <w:marBottom w:val="0"/>
      <w:divBdr>
        <w:top w:val="none" w:sz="0" w:space="0" w:color="auto"/>
        <w:left w:val="none" w:sz="0" w:space="0" w:color="auto"/>
        <w:bottom w:val="none" w:sz="0" w:space="0" w:color="auto"/>
        <w:right w:val="none" w:sz="0" w:space="0" w:color="auto"/>
      </w:divBdr>
    </w:div>
    <w:div w:id="431555567">
      <w:marLeft w:val="640"/>
      <w:marRight w:val="0"/>
      <w:marTop w:val="0"/>
      <w:marBottom w:val="0"/>
      <w:divBdr>
        <w:top w:val="none" w:sz="0" w:space="0" w:color="auto"/>
        <w:left w:val="none" w:sz="0" w:space="0" w:color="auto"/>
        <w:bottom w:val="none" w:sz="0" w:space="0" w:color="auto"/>
        <w:right w:val="none" w:sz="0" w:space="0" w:color="auto"/>
      </w:divBdr>
    </w:div>
    <w:div w:id="431585071">
      <w:marLeft w:val="640"/>
      <w:marRight w:val="0"/>
      <w:marTop w:val="0"/>
      <w:marBottom w:val="0"/>
      <w:divBdr>
        <w:top w:val="none" w:sz="0" w:space="0" w:color="auto"/>
        <w:left w:val="none" w:sz="0" w:space="0" w:color="auto"/>
        <w:bottom w:val="none" w:sz="0" w:space="0" w:color="auto"/>
        <w:right w:val="none" w:sz="0" w:space="0" w:color="auto"/>
      </w:divBdr>
    </w:div>
    <w:div w:id="431633564">
      <w:marLeft w:val="640"/>
      <w:marRight w:val="0"/>
      <w:marTop w:val="0"/>
      <w:marBottom w:val="0"/>
      <w:divBdr>
        <w:top w:val="none" w:sz="0" w:space="0" w:color="auto"/>
        <w:left w:val="none" w:sz="0" w:space="0" w:color="auto"/>
        <w:bottom w:val="none" w:sz="0" w:space="0" w:color="auto"/>
        <w:right w:val="none" w:sz="0" w:space="0" w:color="auto"/>
      </w:divBdr>
    </w:div>
    <w:div w:id="431634818">
      <w:marLeft w:val="640"/>
      <w:marRight w:val="0"/>
      <w:marTop w:val="0"/>
      <w:marBottom w:val="0"/>
      <w:divBdr>
        <w:top w:val="none" w:sz="0" w:space="0" w:color="auto"/>
        <w:left w:val="none" w:sz="0" w:space="0" w:color="auto"/>
        <w:bottom w:val="none" w:sz="0" w:space="0" w:color="auto"/>
        <w:right w:val="none" w:sz="0" w:space="0" w:color="auto"/>
      </w:divBdr>
    </w:div>
    <w:div w:id="431822333">
      <w:marLeft w:val="640"/>
      <w:marRight w:val="0"/>
      <w:marTop w:val="0"/>
      <w:marBottom w:val="0"/>
      <w:divBdr>
        <w:top w:val="none" w:sz="0" w:space="0" w:color="auto"/>
        <w:left w:val="none" w:sz="0" w:space="0" w:color="auto"/>
        <w:bottom w:val="none" w:sz="0" w:space="0" w:color="auto"/>
        <w:right w:val="none" w:sz="0" w:space="0" w:color="auto"/>
      </w:divBdr>
    </w:div>
    <w:div w:id="431823543">
      <w:marLeft w:val="640"/>
      <w:marRight w:val="0"/>
      <w:marTop w:val="0"/>
      <w:marBottom w:val="0"/>
      <w:divBdr>
        <w:top w:val="none" w:sz="0" w:space="0" w:color="auto"/>
        <w:left w:val="none" w:sz="0" w:space="0" w:color="auto"/>
        <w:bottom w:val="none" w:sz="0" w:space="0" w:color="auto"/>
        <w:right w:val="none" w:sz="0" w:space="0" w:color="auto"/>
      </w:divBdr>
    </w:div>
    <w:div w:id="431823596">
      <w:marLeft w:val="640"/>
      <w:marRight w:val="0"/>
      <w:marTop w:val="0"/>
      <w:marBottom w:val="0"/>
      <w:divBdr>
        <w:top w:val="none" w:sz="0" w:space="0" w:color="auto"/>
        <w:left w:val="none" w:sz="0" w:space="0" w:color="auto"/>
        <w:bottom w:val="none" w:sz="0" w:space="0" w:color="auto"/>
        <w:right w:val="none" w:sz="0" w:space="0" w:color="auto"/>
      </w:divBdr>
    </w:div>
    <w:div w:id="431901983">
      <w:marLeft w:val="640"/>
      <w:marRight w:val="0"/>
      <w:marTop w:val="0"/>
      <w:marBottom w:val="0"/>
      <w:divBdr>
        <w:top w:val="none" w:sz="0" w:space="0" w:color="auto"/>
        <w:left w:val="none" w:sz="0" w:space="0" w:color="auto"/>
        <w:bottom w:val="none" w:sz="0" w:space="0" w:color="auto"/>
        <w:right w:val="none" w:sz="0" w:space="0" w:color="auto"/>
      </w:divBdr>
    </w:div>
    <w:div w:id="431971755">
      <w:marLeft w:val="640"/>
      <w:marRight w:val="0"/>
      <w:marTop w:val="0"/>
      <w:marBottom w:val="0"/>
      <w:divBdr>
        <w:top w:val="none" w:sz="0" w:space="0" w:color="auto"/>
        <w:left w:val="none" w:sz="0" w:space="0" w:color="auto"/>
        <w:bottom w:val="none" w:sz="0" w:space="0" w:color="auto"/>
        <w:right w:val="none" w:sz="0" w:space="0" w:color="auto"/>
      </w:divBdr>
    </w:div>
    <w:div w:id="431972005">
      <w:marLeft w:val="640"/>
      <w:marRight w:val="0"/>
      <w:marTop w:val="0"/>
      <w:marBottom w:val="0"/>
      <w:divBdr>
        <w:top w:val="none" w:sz="0" w:space="0" w:color="auto"/>
        <w:left w:val="none" w:sz="0" w:space="0" w:color="auto"/>
        <w:bottom w:val="none" w:sz="0" w:space="0" w:color="auto"/>
        <w:right w:val="none" w:sz="0" w:space="0" w:color="auto"/>
      </w:divBdr>
    </w:div>
    <w:div w:id="431979846">
      <w:marLeft w:val="640"/>
      <w:marRight w:val="0"/>
      <w:marTop w:val="0"/>
      <w:marBottom w:val="0"/>
      <w:divBdr>
        <w:top w:val="none" w:sz="0" w:space="0" w:color="auto"/>
        <w:left w:val="none" w:sz="0" w:space="0" w:color="auto"/>
        <w:bottom w:val="none" w:sz="0" w:space="0" w:color="auto"/>
        <w:right w:val="none" w:sz="0" w:space="0" w:color="auto"/>
      </w:divBdr>
    </w:div>
    <w:div w:id="432091216">
      <w:marLeft w:val="640"/>
      <w:marRight w:val="0"/>
      <w:marTop w:val="0"/>
      <w:marBottom w:val="0"/>
      <w:divBdr>
        <w:top w:val="none" w:sz="0" w:space="0" w:color="auto"/>
        <w:left w:val="none" w:sz="0" w:space="0" w:color="auto"/>
        <w:bottom w:val="none" w:sz="0" w:space="0" w:color="auto"/>
        <w:right w:val="none" w:sz="0" w:space="0" w:color="auto"/>
      </w:divBdr>
    </w:div>
    <w:div w:id="432215677">
      <w:marLeft w:val="640"/>
      <w:marRight w:val="0"/>
      <w:marTop w:val="0"/>
      <w:marBottom w:val="0"/>
      <w:divBdr>
        <w:top w:val="none" w:sz="0" w:space="0" w:color="auto"/>
        <w:left w:val="none" w:sz="0" w:space="0" w:color="auto"/>
        <w:bottom w:val="none" w:sz="0" w:space="0" w:color="auto"/>
        <w:right w:val="none" w:sz="0" w:space="0" w:color="auto"/>
      </w:divBdr>
    </w:div>
    <w:div w:id="432240322">
      <w:marLeft w:val="640"/>
      <w:marRight w:val="0"/>
      <w:marTop w:val="0"/>
      <w:marBottom w:val="0"/>
      <w:divBdr>
        <w:top w:val="none" w:sz="0" w:space="0" w:color="auto"/>
        <w:left w:val="none" w:sz="0" w:space="0" w:color="auto"/>
        <w:bottom w:val="none" w:sz="0" w:space="0" w:color="auto"/>
        <w:right w:val="none" w:sz="0" w:space="0" w:color="auto"/>
      </w:divBdr>
    </w:div>
    <w:div w:id="432288125">
      <w:marLeft w:val="640"/>
      <w:marRight w:val="0"/>
      <w:marTop w:val="0"/>
      <w:marBottom w:val="0"/>
      <w:divBdr>
        <w:top w:val="none" w:sz="0" w:space="0" w:color="auto"/>
        <w:left w:val="none" w:sz="0" w:space="0" w:color="auto"/>
        <w:bottom w:val="none" w:sz="0" w:space="0" w:color="auto"/>
        <w:right w:val="none" w:sz="0" w:space="0" w:color="auto"/>
      </w:divBdr>
    </w:div>
    <w:div w:id="432359260">
      <w:marLeft w:val="640"/>
      <w:marRight w:val="0"/>
      <w:marTop w:val="0"/>
      <w:marBottom w:val="0"/>
      <w:divBdr>
        <w:top w:val="none" w:sz="0" w:space="0" w:color="auto"/>
        <w:left w:val="none" w:sz="0" w:space="0" w:color="auto"/>
        <w:bottom w:val="none" w:sz="0" w:space="0" w:color="auto"/>
        <w:right w:val="none" w:sz="0" w:space="0" w:color="auto"/>
      </w:divBdr>
    </w:div>
    <w:div w:id="432437323">
      <w:marLeft w:val="640"/>
      <w:marRight w:val="0"/>
      <w:marTop w:val="0"/>
      <w:marBottom w:val="0"/>
      <w:divBdr>
        <w:top w:val="none" w:sz="0" w:space="0" w:color="auto"/>
        <w:left w:val="none" w:sz="0" w:space="0" w:color="auto"/>
        <w:bottom w:val="none" w:sz="0" w:space="0" w:color="auto"/>
        <w:right w:val="none" w:sz="0" w:space="0" w:color="auto"/>
      </w:divBdr>
    </w:div>
    <w:div w:id="432478450">
      <w:marLeft w:val="640"/>
      <w:marRight w:val="0"/>
      <w:marTop w:val="0"/>
      <w:marBottom w:val="0"/>
      <w:divBdr>
        <w:top w:val="none" w:sz="0" w:space="0" w:color="auto"/>
        <w:left w:val="none" w:sz="0" w:space="0" w:color="auto"/>
        <w:bottom w:val="none" w:sz="0" w:space="0" w:color="auto"/>
        <w:right w:val="none" w:sz="0" w:space="0" w:color="auto"/>
      </w:divBdr>
    </w:div>
    <w:div w:id="432559240">
      <w:marLeft w:val="480"/>
      <w:marRight w:val="0"/>
      <w:marTop w:val="0"/>
      <w:marBottom w:val="0"/>
      <w:divBdr>
        <w:top w:val="none" w:sz="0" w:space="0" w:color="auto"/>
        <w:left w:val="none" w:sz="0" w:space="0" w:color="auto"/>
        <w:bottom w:val="none" w:sz="0" w:space="0" w:color="auto"/>
        <w:right w:val="none" w:sz="0" w:space="0" w:color="auto"/>
      </w:divBdr>
    </w:div>
    <w:div w:id="432634390">
      <w:marLeft w:val="640"/>
      <w:marRight w:val="0"/>
      <w:marTop w:val="0"/>
      <w:marBottom w:val="0"/>
      <w:divBdr>
        <w:top w:val="none" w:sz="0" w:space="0" w:color="auto"/>
        <w:left w:val="none" w:sz="0" w:space="0" w:color="auto"/>
        <w:bottom w:val="none" w:sz="0" w:space="0" w:color="auto"/>
        <w:right w:val="none" w:sz="0" w:space="0" w:color="auto"/>
      </w:divBdr>
    </w:div>
    <w:div w:id="432748156">
      <w:marLeft w:val="640"/>
      <w:marRight w:val="0"/>
      <w:marTop w:val="0"/>
      <w:marBottom w:val="0"/>
      <w:divBdr>
        <w:top w:val="none" w:sz="0" w:space="0" w:color="auto"/>
        <w:left w:val="none" w:sz="0" w:space="0" w:color="auto"/>
        <w:bottom w:val="none" w:sz="0" w:space="0" w:color="auto"/>
        <w:right w:val="none" w:sz="0" w:space="0" w:color="auto"/>
      </w:divBdr>
    </w:div>
    <w:div w:id="432752884">
      <w:marLeft w:val="640"/>
      <w:marRight w:val="0"/>
      <w:marTop w:val="0"/>
      <w:marBottom w:val="0"/>
      <w:divBdr>
        <w:top w:val="none" w:sz="0" w:space="0" w:color="auto"/>
        <w:left w:val="none" w:sz="0" w:space="0" w:color="auto"/>
        <w:bottom w:val="none" w:sz="0" w:space="0" w:color="auto"/>
        <w:right w:val="none" w:sz="0" w:space="0" w:color="auto"/>
      </w:divBdr>
    </w:div>
    <w:div w:id="432827926">
      <w:marLeft w:val="640"/>
      <w:marRight w:val="0"/>
      <w:marTop w:val="0"/>
      <w:marBottom w:val="0"/>
      <w:divBdr>
        <w:top w:val="none" w:sz="0" w:space="0" w:color="auto"/>
        <w:left w:val="none" w:sz="0" w:space="0" w:color="auto"/>
        <w:bottom w:val="none" w:sz="0" w:space="0" w:color="auto"/>
        <w:right w:val="none" w:sz="0" w:space="0" w:color="auto"/>
      </w:divBdr>
    </w:div>
    <w:div w:id="432894674">
      <w:marLeft w:val="640"/>
      <w:marRight w:val="0"/>
      <w:marTop w:val="0"/>
      <w:marBottom w:val="0"/>
      <w:divBdr>
        <w:top w:val="none" w:sz="0" w:space="0" w:color="auto"/>
        <w:left w:val="none" w:sz="0" w:space="0" w:color="auto"/>
        <w:bottom w:val="none" w:sz="0" w:space="0" w:color="auto"/>
        <w:right w:val="none" w:sz="0" w:space="0" w:color="auto"/>
      </w:divBdr>
    </w:div>
    <w:div w:id="432944742">
      <w:marLeft w:val="640"/>
      <w:marRight w:val="0"/>
      <w:marTop w:val="0"/>
      <w:marBottom w:val="0"/>
      <w:divBdr>
        <w:top w:val="none" w:sz="0" w:space="0" w:color="auto"/>
        <w:left w:val="none" w:sz="0" w:space="0" w:color="auto"/>
        <w:bottom w:val="none" w:sz="0" w:space="0" w:color="auto"/>
        <w:right w:val="none" w:sz="0" w:space="0" w:color="auto"/>
      </w:divBdr>
    </w:div>
    <w:div w:id="432945302">
      <w:marLeft w:val="640"/>
      <w:marRight w:val="0"/>
      <w:marTop w:val="0"/>
      <w:marBottom w:val="0"/>
      <w:divBdr>
        <w:top w:val="none" w:sz="0" w:space="0" w:color="auto"/>
        <w:left w:val="none" w:sz="0" w:space="0" w:color="auto"/>
        <w:bottom w:val="none" w:sz="0" w:space="0" w:color="auto"/>
        <w:right w:val="none" w:sz="0" w:space="0" w:color="auto"/>
      </w:divBdr>
    </w:div>
    <w:div w:id="433090725">
      <w:marLeft w:val="640"/>
      <w:marRight w:val="0"/>
      <w:marTop w:val="0"/>
      <w:marBottom w:val="0"/>
      <w:divBdr>
        <w:top w:val="none" w:sz="0" w:space="0" w:color="auto"/>
        <w:left w:val="none" w:sz="0" w:space="0" w:color="auto"/>
        <w:bottom w:val="none" w:sz="0" w:space="0" w:color="auto"/>
        <w:right w:val="none" w:sz="0" w:space="0" w:color="auto"/>
      </w:divBdr>
    </w:div>
    <w:div w:id="433136393">
      <w:marLeft w:val="640"/>
      <w:marRight w:val="0"/>
      <w:marTop w:val="0"/>
      <w:marBottom w:val="0"/>
      <w:divBdr>
        <w:top w:val="none" w:sz="0" w:space="0" w:color="auto"/>
        <w:left w:val="none" w:sz="0" w:space="0" w:color="auto"/>
        <w:bottom w:val="none" w:sz="0" w:space="0" w:color="auto"/>
        <w:right w:val="none" w:sz="0" w:space="0" w:color="auto"/>
      </w:divBdr>
    </w:div>
    <w:div w:id="433286708">
      <w:marLeft w:val="640"/>
      <w:marRight w:val="0"/>
      <w:marTop w:val="0"/>
      <w:marBottom w:val="0"/>
      <w:divBdr>
        <w:top w:val="none" w:sz="0" w:space="0" w:color="auto"/>
        <w:left w:val="none" w:sz="0" w:space="0" w:color="auto"/>
        <w:bottom w:val="none" w:sz="0" w:space="0" w:color="auto"/>
        <w:right w:val="none" w:sz="0" w:space="0" w:color="auto"/>
      </w:divBdr>
    </w:div>
    <w:div w:id="433400800">
      <w:marLeft w:val="640"/>
      <w:marRight w:val="0"/>
      <w:marTop w:val="0"/>
      <w:marBottom w:val="0"/>
      <w:divBdr>
        <w:top w:val="none" w:sz="0" w:space="0" w:color="auto"/>
        <w:left w:val="none" w:sz="0" w:space="0" w:color="auto"/>
        <w:bottom w:val="none" w:sz="0" w:space="0" w:color="auto"/>
        <w:right w:val="none" w:sz="0" w:space="0" w:color="auto"/>
      </w:divBdr>
    </w:div>
    <w:div w:id="433405667">
      <w:marLeft w:val="640"/>
      <w:marRight w:val="0"/>
      <w:marTop w:val="0"/>
      <w:marBottom w:val="0"/>
      <w:divBdr>
        <w:top w:val="none" w:sz="0" w:space="0" w:color="auto"/>
        <w:left w:val="none" w:sz="0" w:space="0" w:color="auto"/>
        <w:bottom w:val="none" w:sz="0" w:space="0" w:color="auto"/>
        <w:right w:val="none" w:sz="0" w:space="0" w:color="auto"/>
      </w:divBdr>
    </w:div>
    <w:div w:id="433407068">
      <w:marLeft w:val="640"/>
      <w:marRight w:val="0"/>
      <w:marTop w:val="0"/>
      <w:marBottom w:val="0"/>
      <w:divBdr>
        <w:top w:val="none" w:sz="0" w:space="0" w:color="auto"/>
        <w:left w:val="none" w:sz="0" w:space="0" w:color="auto"/>
        <w:bottom w:val="none" w:sz="0" w:space="0" w:color="auto"/>
        <w:right w:val="none" w:sz="0" w:space="0" w:color="auto"/>
      </w:divBdr>
    </w:div>
    <w:div w:id="433483184">
      <w:marLeft w:val="640"/>
      <w:marRight w:val="0"/>
      <w:marTop w:val="0"/>
      <w:marBottom w:val="0"/>
      <w:divBdr>
        <w:top w:val="none" w:sz="0" w:space="0" w:color="auto"/>
        <w:left w:val="none" w:sz="0" w:space="0" w:color="auto"/>
        <w:bottom w:val="none" w:sz="0" w:space="0" w:color="auto"/>
        <w:right w:val="none" w:sz="0" w:space="0" w:color="auto"/>
      </w:divBdr>
    </w:div>
    <w:div w:id="433551208">
      <w:marLeft w:val="640"/>
      <w:marRight w:val="0"/>
      <w:marTop w:val="0"/>
      <w:marBottom w:val="0"/>
      <w:divBdr>
        <w:top w:val="none" w:sz="0" w:space="0" w:color="auto"/>
        <w:left w:val="none" w:sz="0" w:space="0" w:color="auto"/>
        <w:bottom w:val="none" w:sz="0" w:space="0" w:color="auto"/>
        <w:right w:val="none" w:sz="0" w:space="0" w:color="auto"/>
      </w:divBdr>
    </w:div>
    <w:div w:id="433667779">
      <w:marLeft w:val="640"/>
      <w:marRight w:val="0"/>
      <w:marTop w:val="0"/>
      <w:marBottom w:val="0"/>
      <w:divBdr>
        <w:top w:val="none" w:sz="0" w:space="0" w:color="auto"/>
        <w:left w:val="none" w:sz="0" w:space="0" w:color="auto"/>
        <w:bottom w:val="none" w:sz="0" w:space="0" w:color="auto"/>
        <w:right w:val="none" w:sz="0" w:space="0" w:color="auto"/>
      </w:divBdr>
    </w:div>
    <w:div w:id="433667903">
      <w:marLeft w:val="640"/>
      <w:marRight w:val="0"/>
      <w:marTop w:val="0"/>
      <w:marBottom w:val="0"/>
      <w:divBdr>
        <w:top w:val="none" w:sz="0" w:space="0" w:color="auto"/>
        <w:left w:val="none" w:sz="0" w:space="0" w:color="auto"/>
        <w:bottom w:val="none" w:sz="0" w:space="0" w:color="auto"/>
        <w:right w:val="none" w:sz="0" w:space="0" w:color="auto"/>
      </w:divBdr>
    </w:div>
    <w:div w:id="433742900">
      <w:marLeft w:val="640"/>
      <w:marRight w:val="0"/>
      <w:marTop w:val="0"/>
      <w:marBottom w:val="0"/>
      <w:divBdr>
        <w:top w:val="none" w:sz="0" w:space="0" w:color="auto"/>
        <w:left w:val="none" w:sz="0" w:space="0" w:color="auto"/>
        <w:bottom w:val="none" w:sz="0" w:space="0" w:color="auto"/>
        <w:right w:val="none" w:sz="0" w:space="0" w:color="auto"/>
      </w:divBdr>
    </w:div>
    <w:div w:id="433742972">
      <w:marLeft w:val="640"/>
      <w:marRight w:val="0"/>
      <w:marTop w:val="0"/>
      <w:marBottom w:val="0"/>
      <w:divBdr>
        <w:top w:val="none" w:sz="0" w:space="0" w:color="auto"/>
        <w:left w:val="none" w:sz="0" w:space="0" w:color="auto"/>
        <w:bottom w:val="none" w:sz="0" w:space="0" w:color="auto"/>
        <w:right w:val="none" w:sz="0" w:space="0" w:color="auto"/>
      </w:divBdr>
    </w:div>
    <w:div w:id="433786589">
      <w:marLeft w:val="640"/>
      <w:marRight w:val="0"/>
      <w:marTop w:val="0"/>
      <w:marBottom w:val="0"/>
      <w:divBdr>
        <w:top w:val="none" w:sz="0" w:space="0" w:color="auto"/>
        <w:left w:val="none" w:sz="0" w:space="0" w:color="auto"/>
        <w:bottom w:val="none" w:sz="0" w:space="0" w:color="auto"/>
        <w:right w:val="none" w:sz="0" w:space="0" w:color="auto"/>
      </w:divBdr>
    </w:div>
    <w:div w:id="433865365">
      <w:marLeft w:val="640"/>
      <w:marRight w:val="0"/>
      <w:marTop w:val="0"/>
      <w:marBottom w:val="0"/>
      <w:divBdr>
        <w:top w:val="none" w:sz="0" w:space="0" w:color="auto"/>
        <w:left w:val="none" w:sz="0" w:space="0" w:color="auto"/>
        <w:bottom w:val="none" w:sz="0" w:space="0" w:color="auto"/>
        <w:right w:val="none" w:sz="0" w:space="0" w:color="auto"/>
      </w:divBdr>
    </w:div>
    <w:div w:id="433935995">
      <w:marLeft w:val="640"/>
      <w:marRight w:val="0"/>
      <w:marTop w:val="0"/>
      <w:marBottom w:val="0"/>
      <w:divBdr>
        <w:top w:val="none" w:sz="0" w:space="0" w:color="auto"/>
        <w:left w:val="none" w:sz="0" w:space="0" w:color="auto"/>
        <w:bottom w:val="none" w:sz="0" w:space="0" w:color="auto"/>
        <w:right w:val="none" w:sz="0" w:space="0" w:color="auto"/>
      </w:divBdr>
    </w:div>
    <w:div w:id="433982307">
      <w:marLeft w:val="640"/>
      <w:marRight w:val="0"/>
      <w:marTop w:val="0"/>
      <w:marBottom w:val="0"/>
      <w:divBdr>
        <w:top w:val="none" w:sz="0" w:space="0" w:color="auto"/>
        <w:left w:val="none" w:sz="0" w:space="0" w:color="auto"/>
        <w:bottom w:val="none" w:sz="0" w:space="0" w:color="auto"/>
        <w:right w:val="none" w:sz="0" w:space="0" w:color="auto"/>
      </w:divBdr>
    </w:div>
    <w:div w:id="433986991">
      <w:marLeft w:val="640"/>
      <w:marRight w:val="0"/>
      <w:marTop w:val="0"/>
      <w:marBottom w:val="0"/>
      <w:divBdr>
        <w:top w:val="none" w:sz="0" w:space="0" w:color="auto"/>
        <w:left w:val="none" w:sz="0" w:space="0" w:color="auto"/>
        <w:bottom w:val="none" w:sz="0" w:space="0" w:color="auto"/>
        <w:right w:val="none" w:sz="0" w:space="0" w:color="auto"/>
      </w:divBdr>
    </w:div>
    <w:div w:id="434056970">
      <w:marLeft w:val="640"/>
      <w:marRight w:val="0"/>
      <w:marTop w:val="0"/>
      <w:marBottom w:val="0"/>
      <w:divBdr>
        <w:top w:val="none" w:sz="0" w:space="0" w:color="auto"/>
        <w:left w:val="none" w:sz="0" w:space="0" w:color="auto"/>
        <w:bottom w:val="none" w:sz="0" w:space="0" w:color="auto"/>
        <w:right w:val="none" w:sz="0" w:space="0" w:color="auto"/>
      </w:divBdr>
    </w:div>
    <w:div w:id="434131096">
      <w:marLeft w:val="640"/>
      <w:marRight w:val="0"/>
      <w:marTop w:val="0"/>
      <w:marBottom w:val="0"/>
      <w:divBdr>
        <w:top w:val="none" w:sz="0" w:space="0" w:color="auto"/>
        <w:left w:val="none" w:sz="0" w:space="0" w:color="auto"/>
        <w:bottom w:val="none" w:sz="0" w:space="0" w:color="auto"/>
        <w:right w:val="none" w:sz="0" w:space="0" w:color="auto"/>
      </w:divBdr>
    </w:div>
    <w:div w:id="434179472">
      <w:marLeft w:val="640"/>
      <w:marRight w:val="0"/>
      <w:marTop w:val="0"/>
      <w:marBottom w:val="0"/>
      <w:divBdr>
        <w:top w:val="none" w:sz="0" w:space="0" w:color="auto"/>
        <w:left w:val="none" w:sz="0" w:space="0" w:color="auto"/>
        <w:bottom w:val="none" w:sz="0" w:space="0" w:color="auto"/>
        <w:right w:val="none" w:sz="0" w:space="0" w:color="auto"/>
      </w:divBdr>
    </w:div>
    <w:div w:id="434255221">
      <w:marLeft w:val="640"/>
      <w:marRight w:val="0"/>
      <w:marTop w:val="0"/>
      <w:marBottom w:val="0"/>
      <w:divBdr>
        <w:top w:val="none" w:sz="0" w:space="0" w:color="auto"/>
        <w:left w:val="none" w:sz="0" w:space="0" w:color="auto"/>
        <w:bottom w:val="none" w:sz="0" w:space="0" w:color="auto"/>
        <w:right w:val="none" w:sz="0" w:space="0" w:color="auto"/>
      </w:divBdr>
    </w:div>
    <w:div w:id="434329131">
      <w:marLeft w:val="640"/>
      <w:marRight w:val="0"/>
      <w:marTop w:val="0"/>
      <w:marBottom w:val="0"/>
      <w:divBdr>
        <w:top w:val="none" w:sz="0" w:space="0" w:color="auto"/>
        <w:left w:val="none" w:sz="0" w:space="0" w:color="auto"/>
        <w:bottom w:val="none" w:sz="0" w:space="0" w:color="auto"/>
        <w:right w:val="none" w:sz="0" w:space="0" w:color="auto"/>
      </w:divBdr>
    </w:div>
    <w:div w:id="434332027">
      <w:marLeft w:val="640"/>
      <w:marRight w:val="0"/>
      <w:marTop w:val="0"/>
      <w:marBottom w:val="0"/>
      <w:divBdr>
        <w:top w:val="none" w:sz="0" w:space="0" w:color="auto"/>
        <w:left w:val="none" w:sz="0" w:space="0" w:color="auto"/>
        <w:bottom w:val="none" w:sz="0" w:space="0" w:color="auto"/>
        <w:right w:val="none" w:sz="0" w:space="0" w:color="auto"/>
      </w:divBdr>
    </w:div>
    <w:div w:id="434374797">
      <w:marLeft w:val="640"/>
      <w:marRight w:val="0"/>
      <w:marTop w:val="0"/>
      <w:marBottom w:val="0"/>
      <w:divBdr>
        <w:top w:val="none" w:sz="0" w:space="0" w:color="auto"/>
        <w:left w:val="none" w:sz="0" w:space="0" w:color="auto"/>
        <w:bottom w:val="none" w:sz="0" w:space="0" w:color="auto"/>
        <w:right w:val="none" w:sz="0" w:space="0" w:color="auto"/>
      </w:divBdr>
    </w:div>
    <w:div w:id="434399511">
      <w:marLeft w:val="640"/>
      <w:marRight w:val="0"/>
      <w:marTop w:val="0"/>
      <w:marBottom w:val="0"/>
      <w:divBdr>
        <w:top w:val="none" w:sz="0" w:space="0" w:color="auto"/>
        <w:left w:val="none" w:sz="0" w:space="0" w:color="auto"/>
        <w:bottom w:val="none" w:sz="0" w:space="0" w:color="auto"/>
        <w:right w:val="none" w:sz="0" w:space="0" w:color="auto"/>
      </w:divBdr>
    </w:div>
    <w:div w:id="434400405">
      <w:marLeft w:val="640"/>
      <w:marRight w:val="0"/>
      <w:marTop w:val="0"/>
      <w:marBottom w:val="0"/>
      <w:divBdr>
        <w:top w:val="none" w:sz="0" w:space="0" w:color="auto"/>
        <w:left w:val="none" w:sz="0" w:space="0" w:color="auto"/>
        <w:bottom w:val="none" w:sz="0" w:space="0" w:color="auto"/>
        <w:right w:val="none" w:sz="0" w:space="0" w:color="auto"/>
      </w:divBdr>
    </w:div>
    <w:div w:id="434442407">
      <w:marLeft w:val="640"/>
      <w:marRight w:val="0"/>
      <w:marTop w:val="0"/>
      <w:marBottom w:val="0"/>
      <w:divBdr>
        <w:top w:val="none" w:sz="0" w:space="0" w:color="auto"/>
        <w:left w:val="none" w:sz="0" w:space="0" w:color="auto"/>
        <w:bottom w:val="none" w:sz="0" w:space="0" w:color="auto"/>
        <w:right w:val="none" w:sz="0" w:space="0" w:color="auto"/>
      </w:divBdr>
    </w:div>
    <w:div w:id="434442941">
      <w:marLeft w:val="640"/>
      <w:marRight w:val="0"/>
      <w:marTop w:val="0"/>
      <w:marBottom w:val="0"/>
      <w:divBdr>
        <w:top w:val="none" w:sz="0" w:space="0" w:color="auto"/>
        <w:left w:val="none" w:sz="0" w:space="0" w:color="auto"/>
        <w:bottom w:val="none" w:sz="0" w:space="0" w:color="auto"/>
        <w:right w:val="none" w:sz="0" w:space="0" w:color="auto"/>
      </w:divBdr>
    </w:div>
    <w:div w:id="434516891">
      <w:marLeft w:val="640"/>
      <w:marRight w:val="0"/>
      <w:marTop w:val="0"/>
      <w:marBottom w:val="0"/>
      <w:divBdr>
        <w:top w:val="none" w:sz="0" w:space="0" w:color="auto"/>
        <w:left w:val="none" w:sz="0" w:space="0" w:color="auto"/>
        <w:bottom w:val="none" w:sz="0" w:space="0" w:color="auto"/>
        <w:right w:val="none" w:sz="0" w:space="0" w:color="auto"/>
      </w:divBdr>
    </w:div>
    <w:div w:id="434522655">
      <w:marLeft w:val="640"/>
      <w:marRight w:val="0"/>
      <w:marTop w:val="0"/>
      <w:marBottom w:val="0"/>
      <w:divBdr>
        <w:top w:val="none" w:sz="0" w:space="0" w:color="auto"/>
        <w:left w:val="none" w:sz="0" w:space="0" w:color="auto"/>
        <w:bottom w:val="none" w:sz="0" w:space="0" w:color="auto"/>
        <w:right w:val="none" w:sz="0" w:space="0" w:color="auto"/>
      </w:divBdr>
    </w:div>
    <w:div w:id="434525267">
      <w:marLeft w:val="640"/>
      <w:marRight w:val="0"/>
      <w:marTop w:val="0"/>
      <w:marBottom w:val="0"/>
      <w:divBdr>
        <w:top w:val="none" w:sz="0" w:space="0" w:color="auto"/>
        <w:left w:val="none" w:sz="0" w:space="0" w:color="auto"/>
        <w:bottom w:val="none" w:sz="0" w:space="0" w:color="auto"/>
        <w:right w:val="none" w:sz="0" w:space="0" w:color="auto"/>
      </w:divBdr>
    </w:div>
    <w:div w:id="434596741">
      <w:marLeft w:val="640"/>
      <w:marRight w:val="0"/>
      <w:marTop w:val="0"/>
      <w:marBottom w:val="0"/>
      <w:divBdr>
        <w:top w:val="none" w:sz="0" w:space="0" w:color="auto"/>
        <w:left w:val="none" w:sz="0" w:space="0" w:color="auto"/>
        <w:bottom w:val="none" w:sz="0" w:space="0" w:color="auto"/>
        <w:right w:val="none" w:sz="0" w:space="0" w:color="auto"/>
      </w:divBdr>
    </w:div>
    <w:div w:id="434635731">
      <w:marLeft w:val="640"/>
      <w:marRight w:val="0"/>
      <w:marTop w:val="0"/>
      <w:marBottom w:val="0"/>
      <w:divBdr>
        <w:top w:val="none" w:sz="0" w:space="0" w:color="auto"/>
        <w:left w:val="none" w:sz="0" w:space="0" w:color="auto"/>
        <w:bottom w:val="none" w:sz="0" w:space="0" w:color="auto"/>
        <w:right w:val="none" w:sz="0" w:space="0" w:color="auto"/>
      </w:divBdr>
    </w:div>
    <w:div w:id="434785055">
      <w:marLeft w:val="640"/>
      <w:marRight w:val="0"/>
      <w:marTop w:val="0"/>
      <w:marBottom w:val="0"/>
      <w:divBdr>
        <w:top w:val="none" w:sz="0" w:space="0" w:color="auto"/>
        <w:left w:val="none" w:sz="0" w:space="0" w:color="auto"/>
        <w:bottom w:val="none" w:sz="0" w:space="0" w:color="auto"/>
        <w:right w:val="none" w:sz="0" w:space="0" w:color="auto"/>
      </w:divBdr>
    </w:div>
    <w:div w:id="434902924">
      <w:marLeft w:val="640"/>
      <w:marRight w:val="0"/>
      <w:marTop w:val="0"/>
      <w:marBottom w:val="0"/>
      <w:divBdr>
        <w:top w:val="none" w:sz="0" w:space="0" w:color="auto"/>
        <w:left w:val="none" w:sz="0" w:space="0" w:color="auto"/>
        <w:bottom w:val="none" w:sz="0" w:space="0" w:color="auto"/>
        <w:right w:val="none" w:sz="0" w:space="0" w:color="auto"/>
      </w:divBdr>
    </w:div>
    <w:div w:id="434982476">
      <w:marLeft w:val="640"/>
      <w:marRight w:val="0"/>
      <w:marTop w:val="0"/>
      <w:marBottom w:val="0"/>
      <w:divBdr>
        <w:top w:val="none" w:sz="0" w:space="0" w:color="auto"/>
        <w:left w:val="none" w:sz="0" w:space="0" w:color="auto"/>
        <w:bottom w:val="none" w:sz="0" w:space="0" w:color="auto"/>
        <w:right w:val="none" w:sz="0" w:space="0" w:color="auto"/>
      </w:divBdr>
    </w:div>
    <w:div w:id="435057588">
      <w:marLeft w:val="640"/>
      <w:marRight w:val="0"/>
      <w:marTop w:val="0"/>
      <w:marBottom w:val="0"/>
      <w:divBdr>
        <w:top w:val="none" w:sz="0" w:space="0" w:color="auto"/>
        <w:left w:val="none" w:sz="0" w:space="0" w:color="auto"/>
        <w:bottom w:val="none" w:sz="0" w:space="0" w:color="auto"/>
        <w:right w:val="none" w:sz="0" w:space="0" w:color="auto"/>
      </w:divBdr>
    </w:div>
    <w:div w:id="435059866">
      <w:marLeft w:val="640"/>
      <w:marRight w:val="0"/>
      <w:marTop w:val="0"/>
      <w:marBottom w:val="0"/>
      <w:divBdr>
        <w:top w:val="none" w:sz="0" w:space="0" w:color="auto"/>
        <w:left w:val="none" w:sz="0" w:space="0" w:color="auto"/>
        <w:bottom w:val="none" w:sz="0" w:space="0" w:color="auto"/>
        <w:right w:val="none" w:sz="0" w:space="0" w:color="auto"/>
      </w:divBdr>
    </w:div>
    <w:div w:id="435102620">
      <w:marLeft w:val="640"/>
      <w:marRight w:val="0"/>
      <w:marTop w:val="0"/>
      <w:marBottom w:val="0"/>
      <w:divBdr>
        <w:top w:val="none" w:sz="0" w:space="0" w:color="auto"/>
        <w:left w:val="none" w:sz="0" w:space="0" w:color="auto"/>
        <w:bottom w:val="none" w:sz="0" w:space="0" w:color="auto"/>
        <w:right w:val="none" w:sz="0" w:space="0" w:color="auto"/>
      </w:divBdr>
    </w:div>
    <w:div w:id="435248095">
      <w:marLeft w:val="640"/>
      <w:marRight w:val="0"/>
      <w:marTop w:val="0"/>
      <w:marBottom w:val="0"/>
      <w:divBdr>
        <w:top w:val="none" w:sz="0" w:space="0" w:color="auto"/>
        <w:left w:val="none" w:sz="0" w:space="0" w:color="auto"/>
        <w:bottom w:val="none" w:sz="0" w:space="0" w:color="auto"/>
        <w:right w:val="none" w:sz="0" w:space="0" w:color="auto"/>
      </w:divBdr>
    </w:div>
    <w:div w:id="435322348">
      <w:marLeft w:val="640"/>
      <w:marRight w:val="0"/>
      <w:marTop w:val="0"/>
      <w:marBottom w:val="0"/>
      <w:divBdr>
        <w:top w:val="none" w:sz="0" w:space="0" w:color="auto"/>
        <w:left w:val="none" w:sz="0" w:space="0" w:color="auto"/>
        <w:bottom w:val="none" w:sz="0" w:space="0" w:color="auto"/>
        <w:right w:val="none" w:sz="0" w:space="0" w:color="auto"/>
      </w:divBdr>
    </w:div>
    <w:div w:id="435442551">
      <w:marLeft w:val="640"/>
      <w:marRight w:val="0"/>
      <w:marTop w:val="0"/>
      <w:marBottom w:val="0"/>
      <w:divBdr>
        <w:top w:val="none" w:sz="0" w:space="0" w:color="auto"/>
        <w:left w:val="none" w:sz="0" w:space="0" w:color="auto"/>
        <w:bottom w:val="none" w:sz="0" w:space="0" w:color="auto"/>
        <w:right w:val="none" w:sz="0" w:space="0" w:color="auto"/>
      </w:divBdr>
    </w:div>
    <w:div w:id="435443830">
      <w:marLeft w:val="640"/>
      <w:marRight w:val="0"/>
      <w:marTop w:val="0"/>
      <w:marBottom w:val="0"/>
      <w:divBdr>
        <w:top w:val="none" w:sz="0" w:space="0" w:color="auto"/>
        <w:left w:val="none" w:sz="0" w:space="0" w:color="auto"/>
        <w:bottom w:val="none" w:sz="0" w:space="0" w:color="auto"/>
        <w:right w:val="none" w:sz="0" w:space="0" w:color="auto"/>
      </w:divBdr>
    </w:div>
    <w:div w:id="435638667">
      <w:marLeft w:val="640"/>
      <w:marRight w:val="0"/>
      <w:marTop w:val="0"/>
      <w:marBottom w:val="0"/>
      <w:divBdr>
        <w:top w:val="none" w:sz="0" w:space="0" w:color="auto"/>
        <w:left w:val="none" w:sz="0" w:space="0" w:color="auto"/>
        <w:bottom w:val="none" w:sz="0" w:space="0" w:color="auto"/>
        <w:right w:val="none" w:sz="0" w:space="0" w:color="auto"/>
      </w:divBdr>
    </w:div>
    <w:div w:id="435714431">
      <w:marLeft w:val="640"/>
      <w:marRight w:val="0"/>
      <w:marTop w:val="0"/>
      <w:marBottom w:val="0"/>
      <w:divBdr>
        <w:top w:val="none" w:sz="0" w:space="0" w:color="auto"/>
        <w:left w:val="none" w:sz="0" w:space="0" w:color="auto"/>
        <w:bottom w:val="none" w:sz="0" w:space="0" w:color="auto"/>
        <w:right w:val="none" w:sz="0" w:space="0" w:color="auto"/>
      </w:divBdr>
    </w:div>
    <w:div w:id="435752954">
      <w:marLeft w:val="640"/>
      <w:marRight w:val="0"/>
      <w:marTop w:val="0"/>
      <w:marBottom w:val="0"/>
      <w:divBdr>
        <w:top w:val="none" w:sz="0" w:space="0" w:color="auto"/>
        <w:left w:val="none" w:sz="0" w:space="0" w:color="auto"/>
        <w:bottom w:val="none" w:sz="0" w:space="0" w:color="auto"/>
        <w:right w:val="none" w:sz="0" w:space="0" w:color="auto"/>
      </w:divBdr>
    </w:div>
    <w:div w:id="435760152">
      <w:marLeft w:val="640"/>
      <w:marRight w:val="0"/>
      <w:marTop w:val="0"/>
      <w:marBottom w:val="0"/>
      <w:divBdr>
        <w:top w:val="none" w:sz="0" w:space="0" w:color="auto"/>
        <w:left w:val="none" w:sz="0" w:space="0" w:color="auto"/>
        <w:bottom w:val="none" w:sz="0" w:space="0" w:color="auto"/>
        <w:right w:val="none" w:sz="0" w:space="0" w:color="auto"/>
      </w:divBdr>
    </w:div>
    <w:div w:id="435833701">
      <w:marLeft w:val="640"/>
      <w:marRight w:val="0"/>
      <w:marTop w:val="0"/>
      <w:marBottom w:val="0"/>
      <w:divBdr>
        <w:top w:val="none" w:sz="0" w:space="0" w:color="auto"/>
        <w:left w:val="none" w:sz="0" w:space="0" w:color="auto"/>
        <w:bottom w:val="none" w:sz="0" w:space="0" w:color="auto"/>
        <w:right w:val="none" w:sz="0" w:space="0" w:color="auto"/>
      </w:divBdr>
    </w:div>
    <w:div w:id="435948661">
      <w:marLeft w:val="640"/>
      <w:marRight w:val="0"/>
      <w:marTop w:val="0"/>
      <w:marBottom w:val="0"/>
      <w:divBdr>
        <w:top w:val="none" w:sz="0" w:space="0" w:color="auto"/>
        <w:left w:val="none" w:sz="0" w:space="0" w:color="auto"/>
        <w:bottom w:val="none" w:sz="0" w:space="0" w:color="auto"/>
        <w:right w:val="none" w:sz="0" w:space="0" w:color="auto"/>
      </w:divBdr>
    </w:div>
    <w:div w:id="436021242">
      <w:marLeft w:val="640"/>
      <w:marRight w:val="0"/>
      <w:marTop w:val="0"/>
      <w:marBottom w:val="0"/>
      <w:divBdr>
        <w:top w:val="none" w:sz="0" w:space="0" w:color="auto"/>
        <w:left w:val="none" w:sz="0" w:space="0" w:color="auto"/>
        <w:bottom w:val="none" w:sz="0" w:space="0" w:color="auto"/>
        <w:right w:val="none" w:sz="0" w:space="0" w:color="auto"/>
      </w:divBdr>
    </w:div>
    <w:div w:id="436099501">
      <w:marLeft w:val="640"/>
      <w:marRight w:val="0"/>
      <w:marTop w:val="0"/>
      <w:marBottom w:val="0"/>
      <w:divBdr>
        <w:top w:val="none" w:sz="0" w:space="0" w:color="auto"/>
        <w:left w:val="none" w:sz="0" w:space="0" w:color="auto"/>
        <w:bottom w:val="none" w:sz="0" w:space="0" w:color="auto"/>
        <w:right w:val="none" w:sz="0" w:space="0" w:color="auto"/>
      </w:divBdr>
    </w:div>
    <w:div w:id="436218310">
      <w:marLeft w:val="640"/>
      <w:marRight w:val="0"/>
      <w:marTop w:val="0"/>
      <w:marBottom w:val="0"/>
      <w:divBdr>
        <w:top w:val="none" w:sz="0" w:space="0" w:color="auto"/>
        <w:left w:val="none" w:sz="0" w:space="0" w:color="auto"/>
        <w:bottom w:val="none" w:sz="0" w:space="0" w:color="auto"/>
        <w:right w:val="none" w:sz="0" w:space="0" w:color="auto"/>
      </w:divBdr>
    </w:div>
    <w:div w:id="436220173">
      <w:marLeft w:val="640"/>
      <w:marRight w:val="0"/>
      <w:marTop w:val="0"/>
      <w:marBottom w:val="0"/>
      <w:divBdr>
        <w:top w:val="none" w:sz="0" w:space="0" w:color="auto"/>
        <w:left w:val="none" w:sz="0" w:space="0" w:color="auto"/>
        <w:bottom w:val="none" w:sz="0" w:space="0" w:color="auto"/>
        <w:right w:val="none" w:sz="0" w:space="0" w:color="auto"/>
      </w:divBdr>
    </w:div>
    <w:div w:id="436221840">
      <w:marLeft w:val="640"/>
      <w:marRight w:val="0"/>
      <w:marTop w:val="0"/>
      <w:marBottom w:val="0"/>
      <w:divBdr>
        <w:top w:val="none" w:sz="0" w:space="0" w:color="auto"/>
        <w:left w:val="none" w:sz="0" w:space="0" w:color="auto"/>
        <w:bottom w:val="none" w:sz="0" w:space="0" w:color="auto"/>
        <w:right w:val="none" w:sz="0" w:space="0" w:color="auto"/>
      </w:divBdr>
    </w:div>
    <w:div w:id="436290862">
      <w:marLeft w:val="640"/>
      <w:marRight w:val="0"/>
      <w:marTop w:val="0"/>
      <w:marBottom w:val="0"/>
      <w:divBdr>
        <w:top w:val="none" w:sz="0" w:space="0" w:color="auto"/>
        <w:left w:val="none" w:sz="0" w:space="0" w:color="auto"/>
        <w:bottom w:val="none" w:sz="0" w:space="0" w:color="auto"/>
        <w:right w:val="none" w:sz="0" w:space="0" w:color="auto"/>
      </w:divBdr>
    </w:div>
    <w:div w:id="436296908">
      <w:marLeft w:val="640"/>
      <w:marRight w:val="0"/>
      <w:marTop w:val="0"/>
      <w:marBottom w:val="0"/>
      <w:divBdr>
        <w:top w:val="none" w:sz="0" w:space="0" w:color="auto"/>
        <w:left w:val="none" w:sz="0" w:space="0" w:color="auto"/>
        <w:bottom w:val="none" w:sz="0" w:space="0" w:color="auto"/>
        <w:right w:val="none" w:sz="0" w:space="0" w:color="auto"/>
      </w:divBdr>
    </w:div>
    <w:div w:id="436366091">
      <w:marLeft w:val="640"/>
      <w:marRight w:val="0"/>
      <w:marTop w:val="0"/>
      <w:marBottom w:val="0"/>
      <w:divBdr>
        <w:top w:val="none" w:sz="0" w:space="0" w:color="auto"/>
        <w:left w:val="none" w:sz="0" w:space="0" w:color="auto"/>
        <w:bottom w:val="none" w:sz="0" w:space="0" w:color="auto"/>
        <w:right w:val="none" w:sz="0" w:space="0" w:color="auto"/>
      </w:divBdr>
    </w:div>
    <w:div w:id="436369831">
      <w:bodyDiv w:val="1"/>
      <w:marLeft w:val="0"/>
      <w:marRight w:val="0"/>
      <w:marTop w:val="0"/>
      <w:marBottom w:val="0"/>
      <w:divBdr>
        <w:top w:val="none" w:sz="0" w:space="0" w:color="auto"/>
        <w:left w:val="none" w:sz="0" w:space="0" w:color="auto"/>
        <w:bottom w:val="none" w:sz="0" w:space="0" w:color="auto"/>
        <w:right w:val="none" w:sz="0" w:space="0" w:color="auto"/>
      </w:divBdr>
    </w:div>
    <w:div w:id="436410676">
      <w:marLeft w:val="640"/>
      <w:marRight w:val="0"/>
      <w:marTop w:val="0"/>
      <w:marBottom w:val="0"/>
      <w:divBdr>
        <w:top w:val="none" w:sz="0" w:space="0" w:color="auto"/>
        <w:left w:val="none" w:sz="0" w:space="0" w:color="auto"/>
        <w:bottom w:val="none" w:sz="0" w:space="0" w:color="auto"/>
        <w:right w:val="none" w:sz="0" w:space="0" w:color="auto"/>
      </w:divBdr>
    </w:div>
    <w:div w:id="436412666">
      <w:marLeft w:val="640"/>
      <w:marRight w:val="0"/>
      <w:marTop w:val="0"/>
      <w:marBottom w:val="0"/>
      <w:divBdr>
        <w:top w:val="none" w:sz="0" w:space="0" w:color="auto"/>
        <w:left w:val="none" w:sz="0" w:space="0" w:color="auto"/>
        <w:bottom w:val="none" w:sz="0" w:space="0" w:color="auto"/>
        <w:right w:val="none" w:sz="0" w:space="0" w:color="auto"/>
      </w:divBdr>
    </w:div>
    <w:div w:id="436602243">
      <w:marLeft w:val="640"/>
      <w:marRight w:val="0"/>
      <w:marTop w:val="0"/>
      <w:marBottom w:val="0"/>
      <w:divBdr>
        <w:top w:val="none" w:sz="0" w:space="0" w:color="auto"/>
        <w:left w:val="none" w:sz="0" w:space="0" w:color="auto"/>
        <w:bottom w:val="none" w:sz="0" w:space="0" w:color="auto"/>
        <w:right w:val="none" w:sz="0" w:space="0" w:color="auto"/>
      </w:divBdr>
    </w:div>
    <w:div w:id="436604466">
      <w:marLeft w:val="640"/>
      <w:marRight w:val="0"/>
      <w:marTop w:val="0"/>
      <w:marBottom w:val="0"/>
      <w:divBdr>
        <w:top w:val="none" w:sz="0" w:space="0" w:color="auto"/>
        <w:left w:val="none" w:sz="0" w:space="0" w:color="auto"/>
        <w:bottom w:val="none" w:sz="0" w:space="0" w:color="auto"/>
        <w:right w:val="none" w:sz="0" w:space="0" w:color="auto"/>
      </w:divBdr>
    </w:div>
    <w:div w:id="436608923">
      <w:marLeft w:val="640"/>
      <w:marRight w:val="0"/>
      <w:marTop w:val="0"/>
      <w:marBottom w:val="0"/>
      <w:divBdr>
        <w:top w:val="none" w:sz="0" w:space="0" w:color="auto"/>
        <w:left w:val="none" w:sz="0" w:space="0" w:color="auto"/>
        <w:bottom w:val="none" w:sz="0" w:space="0" w:color="auto"/>
        <w:right w:val="none" w:sz="0" w:space="0" w:color="auto"/>
      </w:divBdr>
    </w:div>
    <w:div w:id="436677440">
      <w:marLeft w:val="640"/>
      <w:marRight w:val="0"/>
      <w:marTop w:val="0"/>
      <w:marBottom w:val="0"/>
      <w:divBdr>
        <w:top w:val="none" w:sz="0" w:space="0" w:color="auto"/>
        <w:left w:val="none" w:sz="0" w:space="0" w:color="auto"/>
        <w:bottom w:val="none" w:sz="0" w:space="0" w:color="auto"/>
        <w:right w:val="none" w:sz="0" w:space="0" w:color="auto"/>
      </w:divBdr>
    </w:div>
    <w:div w:id="436754945">
      <w:marLeft w:val="640"/>
      <w:marRight w:val="0"/>
      <w:marTop w:val="0"/>
      <w:marBottom w:val="0"/>
      <w:divBdr>
        <w:top w:val="none" w:sz="0" w:space="0" w:color="auto"/>
        <w:left w:val="none" w:sz="0" w:space="0" w:color="auto"/>
        <w:bottom w:val="none" w:sz="0" w:space="0" w:color="auto"/>
        <w:right w:val="none" w:sz="0" w:space="0" w:color="auto"/>
      </w:divBdr>
    </w:div>
    <w:div w:id="436755830">
      <w:marLeft w:val="640"/>
      <w:marRight w:val="0"/>
      <w:marTop w:val="0"/>
      <w:marBottom w:val="0"/>
      <w:divBdr>
        <w:top w:val="none" w:sz="0" w:space="0" w:color="auto"/>
        <w:left w:val="none" w:sz="0" w:space="0" w:color="auto"/>
        <w:bottom w:val="none" w:sz="0" w:space="0" w:color="auto"/>
        <w:right w:val="none" w:sz="0" w:space="0" w:color="auto"/>
      </w:divBdr>
    </w:div>
    <w:div w:id="436799804">
      <w:marLeft w:val="640"/>
      <w:marRight w:val="0"/>
      <w:marTop w:val="0"/>
      <w:marBottom w:val="0"/>
      <w:divBdr>
        <w:top w:val="none" w:sz="0" w:space="0" w:color="auto"/>
        <w:left w:val="none" w:sz="0" w:space="0" w:color="auto"/>
        <w:bottom w:val="none" w:sz="0" w:space="0" w:color="auto"/>
        <w:right w:val="none" w:sz="0" w:space="0" w:color="auto"/>
      </w:divBdr>
    </w:div>
    <w:div w:id="436828892">
      <w:marLeft w:val="640"/>
      <w:marRight w:val="0"/>
      <w:marTop w:val="0"/>
      <w:marBottom w:val="0"/>
      <w:divBdr>
        <w:top w:val="none" w:sz="0" w:space="0" w:color="auto"/>
        <w:left w:val="none" w:sz="0" w:space="0" w:color="auto"/>
        <w:bottom w:val="none" w:sz="0" w:space="0" w:color="auto"/>
        <w:right w:val="none" w:sz="0" w:space="0" w:color="auto"/>
      </w:divBdr>
    </w:div>
    <w:div w:id="436944188">
      <w:marLeft w:val="640"/>
      <w:marRight w:val="0"/>
      <w:marTop w:val="0"/>
      <w:marBottom w:val="0"/>
      <w:divBdr>
        <w:top w:val="none" w:sz="0" w:space="0" w:color="auto"/>
        <w:left w:val="none" w:sz="0" w:space="0" w:color="auto"/>
        <w:bottom w:val="none" w:sz="0" w:space="0" w:color="auto"/>
        <w:right w:val="none" w:sz="0" w:space="0" w:color="auto"/>
      </w:divBdr>
    </w:div>
    <w:div w:id="437261441">
      <w:marLeft w:val="640"/>
      <w:marRight w:val="0"/>
      <w:marTop w:val="0"/>
      <w:marBottom w:val="0"/>
      <w:divBdr>
        <w:top w:val="none" w:sz="0" w:space="0" w:color="auto"/>
        <w:left w:val="none" w:sz="0" w:space="0" w:color="auto"/>
        <w:bottom w:val="none" w:sz="0" w:space="0" w:color="auto"/>
        <w:right w:val="none" w:sz="0" w:space="0" w:color="auto"/>
      </w:divBdr>
    </w:div>
    <w:div w:id="437410200">
      <w:marLeft w:val="640"/>
      <w:marRight w:val="0"/>
      <w:marTop w:val="0"/>
      <w:marBottom w:val="0"/>
      <w:divBdr>
        <w:top w:val="none" w:sz="0" w:space="0" w:color="auto"/>
        <w:left w:val="none" w:sz="0" w:space="0" w:color="auto"/>
        <w:bottom w:val="none" w:sz="0" w:space="0" w:color="auto"/>
        <w:right w:val="none" w:sz="0" w:space="0" w:color="auto"/>
      </w:divBdr>
    </w:div>
    <w:div w:id="437530053">
      <w:marLeft w:val="640"/>
      <w:marRight w:val="0"/>
      <w:marTop w:val="0"/>
      <w:marBottom w:val="0"/>
      <w:divBdr>
        <w:top w:val="none" w:sz="0" w:space="0" w:color="auto"/>
        <w:left w:val="none" w:sz="0" w:space="0" w:color="auto"/>
        <w:bottom w:val="none" w:sz="0" w:space="0" w:color="auto"/>
        <w:right w:val="none" w:sz="0" w:space="0" w:color="auto"/>
      </w:divBdr>
    </w:div>
    <w:div w:id="437680198">
      <w:marLeft w:val="640"/>
      <w:marRight w:val="0"/>
      <w:marTop w:val="0"/>
      <w:marBottom w:val="0"/>
      <w:divBdr>
        <w:top w:val="none" w:sz="0" w:space="0" w:color="auto"/>
        <w:left w:val="none" w:sz="0" w:space="0" w:color="auto"/>
        <w:bottom w:val="none" w:sz="0" w:space="0" w:color="auto"/>
        <w:right w:val="none" w:sz="0" w:space="0" w:color="auto"/>
      </w:divBdr>
    </w:div>
    <w:div w:id="437720353">
      <w:marLeft w:val="640"/>
      <w:marRight w:val="0"/>
      <w:marTop w:val="0"/>
      <w:marBottom w:val="0"/>
      <w:divBdr>
        <w:top w:val="none" w:sz="0" w:space="0" w:color="auto"/>
        <w:left w:val="none" w:sz="0" w:space="0" w:color="auto"/>
        <w:bottom w:val="none" w:sz="0" w:space="0" w:color="auto"/>
        <w:right w:val="none" w:sz="0" w:space="0" w:color="auto"/>
      </w:divBdr>
    </w:div>
    <w:div w:id="437721009">
      <w:marLeft w:val="640"/>
      <w:marRight w:val="0"/>
      <w:marTop w:val="0"/>
      <w:marBottom w:val="0"/>
      <w:divBdr>
        <w:top w:val="none" w:sz="0" w:space="0" w:color="auto"/>
        <w:left w:val="none" w:sz="0" w:space="0" w:color="auto"/>
        <w:bottom w:val="none" w:sz="0" w:space="0" w:color="auto"/>
        <w:right w:val="none" w:sz="0" w:space="0" w:color="auto"/>
      </w:divBdr>
    </w:div>
    <w:div w:id="437800381">
      <w:marLeft w:val="640"/>
      <w:marRight w:val="0"/>
      <w:marTop w:val="0"/>
      <w:marBottom w:val="0"/>
      <w:divBdr>
        <w:top w:val="none" w:sz="0" w:space="0" w:color="auto"/>
        <w:left w:val="none" w:sz="0" w:space="0" w:color="auto"/>
        <w:bottom w:val="none" w:sz="0" w:space="0" w:color="auto"/>
        <w:right w:val="none" w:sz="0" w:space="0" w:color="auto"/>
      </w:divBdr>
    </w:div>
    <w:div w:id="437913060">
      <w:marLeft w:val="640"/>
      <w:marRight w:val="0"/>
      <w:marTop w:val="0"/>
      <w:marBottom w:val="0"/>
      <w:divBdr>
        <w:top w:val="none" w:sz="0" w:space="0" w:color="auto"/>
        <w:left w:val="none" w:sz="0" w:space="0" w:color="auto"/>
        <w:bottom w:val="none" w:sz="0" w:space="0" w:color="auto"/>
        <w:right w:val="none" w:sz="0" w:space="0" w:color="auto"/>
      </w:divBdr>
    </w:div>
    <w:div w:id="438186371">
      <w:marLeft w:val="640"/>
      <w:marRight w:val="0"/>
      <w:marTop w:val="0"/>
      <w:marBottom w:val="0"/>
      <w:divBdr>
        <w:top w:val="none" w:sz="0" w:space="0" w:color="auto"/>
        <w:left w:val="none" w:sz="0" w:space="0" w:color="auto"/>
        <w:bottom w:val="none" w:sz="0" w:space="0" w:color="auto"/>
        <w:right w:val="none" w:sz="0" w:space="0" w:color="auto"/>
      </w:divBdr>
    </w:div>
    <w:div w:id="438262570">
      <w:marLeft w:val="640"/>
      <w:marRight w:val="0"/>
      <w:marTop w:val="0"/>
      <w:marBottom w:val="0"/>
      <w:divBdr>
        <w:top w:val="none" w:sz="0" w:space="0" w:color="auto"/>
        <w:left w:val="none" w:sz="0" w:space="0" w:color="auto"/>
        <w:bottom w:val="none" w:sz="0" w:space="0" w:color="auto"/>
        <w:right w:val="none" w:sz="0" w:space="0" w:color="auto"/>
      </w:divBdr>
    </w:div>
    <w:div w:id="438332263">
      <w:marLeft w:val="640"/>
      <w:marRight w:val="0"/>
      <w:marTop w:val="0"/>
      <w:marBottom w:val="0"/>
      <w:divBdr>
        <w:top w:val="none" w:sz="0" w:space="0" w:color="auto"/>
        <w:left w:val="none" w:sz="0" w:space="0" w:color="auto"/>
        <w:bottom w:val="none" w:sz="0" w:space="0" w:color="auto"/>
        <w:right w:val="none" w:sz="0" w:space="0" w:color="auto"/>
      </w:divBdr>
    </w:div>
    <w:div w:id="438452178">
      <w:marLeft w:val="640"/>
      <w:marRight w:val="0"/>
      <w:marTop w:val="0"/>
      <w:marBottom w:val="0"/>
      <w:divBdr>
        <w:top w:val="none" w:sz="0" w:space="0" w:color="auto"/>
        <w:left w:val="none" w:sz="0" w:space="0" w:color="auto"/>
        <w:bottom w:val="none" w:sz="0" w:space="0" w:color="auto"/>
        <w:right w:val="none" w:sz="0" w:space="0" w:color="auto"/>
      </w:divBdr>
    </w:div>
    <w:div w:id="438643182">
      <w:marLeft w:val="640"/>
      <w:marRight w:val="0"/>
      <w:marTop w:val="0"/>
      <w:marBottom w:val="0"/>
      <w:divBdr>
        <w:top w:val="none" w:sz="0" w:space="0" w:color="auto"/>
        <w:left w:val="none" w:sz="0" w:space="0" w:color="auto"/>
        <w:bottom w:val="none" w:sz="0" w:space="0" w:color="auto"/>
        <w:right w:val="none" w:sz="0" w:space="0" w:color="auto"/>
      </w:divBdr>
    </w:div>
    <w:div w:id="438644575">
      <w:marLeft w:val="640"/>
      <w:marRight w:val="0"/>
      <w:marTop w:val="0"/>
      <w:marBottom w:val="0"/>
      <w:divBdr>
        <w:top w:val="none" w:sz="0" w:space="0" w:color="auto"/>
        <w:left w:val="none" w:sz="0" w:space="0" w:color="auto"/>
        <w:bottom w:val="none" w:sz="0" w:space="0" w:color="auto"/>
        <w:right w:val="none" w:sz="0" w:space="0" w:color="auto"/>
      </w:divBdr>
    </w:div>
    <w:div w:id="438645766">
      <w:marLeft w:val="640"/>
      <w:marRight w:val="0"/>
      <w:marTop w:val="0"/>
      <w:marBottom w:val="0"/>
      <w:divBdr>
        <w:top w:val="none" w:sz="0" w:space="0" w:color="auto"/>
        <w:left w:val="none" w:sz="0" w:space="0" w:color="auto"/>
        <w:bottom w:val="none" w:sz="0" w:space="0" w:color="auto"/>
        <w:right w:val="none" w:sz="0" w:space="0" w:color="auto"/>
      </w:divBdr>
    </w:div>
    <w:div w:id="438649834">
      <w:marLeft w:val="480"/>
      <w:marRight w:val="0"/>
      <w:marTop w:val="0"/>
      <w:marBottom w:val="0"/>
      <w:divBdr>
        <w:top w:val="none" w:sz="0" w:space="0" w:color="auto"/>
        <w:left w:val="none" w:sz="0" w:space="0" w:color="auto"/>
        <w:bottom w:val="none" w:sz="0" w:space="0" w:color="auto"/>
        <w:right w:val="none" w:sz="0" w:space="0" w:color="auto"/>
      </w:divBdr>
    </w:div>
    <w:div w:id="438725394">
      <w:marLeft w:val="640"/>
      <w:marRight w:val="0"/>
      <w:marTop w:val="0"/>
      <w:marBottom w:val="0"/>
      <w:divBdr>
        <w:top w:val="none" w:sz="0" w:space="0" w:color="auto"/>
        <w:left w:val="none" w:sz="0" w:space="0" w:color="auto"/>
        <w:bottom w:val="none" w:sz="0" w:space="0" w:color="auto"/>
        <w:right w:val="none" w:sz="0" w:space="0" w:color="auto"/>
      </w:divBdr>
    </w:div>
    <w:div w:id="438768258">
      <w:marLeft w:val="640"/>
      <w:marRight w:val="0"/>
      <w:marTop w:val="0"/>
      <w:marBottom w:val="0"/>
      <w:divBdr>
        <w:top w:val="none" w:sz="0" w:space="0" w:color="auto"/>
        <w:left w:val="none" w:sz="0" w:space="0" w:color="auto"/>
        <w:bottom w:val="none" w:sz="0" w:space="0" w:color="auto"/>
        <w:right w:val="none" w:sz="0" w:space="0" w:color="auto"/>
      </w:divBdr>
    </w:div>
    <w:div w:id="438793362">
      <w:marLeft w:val="640"/>
      <w:marRight w:val="0"/>
      <w:marTop w:val="0"/>
      <w:marBottom w:val="0"/>
      <w:divBdr>
        <w:top w:val="none" w:sz="0" w:space="0" w:color="auto"/>
        <w:left w:val="none" w:sz="0" w:space="0" w:color="auto"/>
        <w:bottom w:val="none" w:sz="0" w:space="0" w:color="auto"/>
        <w:right w:val="none" w:sz="0" w:space="0" w:color="auto"/>
      </w:divBdr>
    </w:div>
    <w:div w:id="438837346">
      <w:marLeft w:val="640"/>
      <w:marRight w:val="0"/>
      <w:marTop w:val="0"/>
      <w:marBottom w:val="0"/>
      <w:divBdr>
        <w:top w:val="none" w:sz="0" w:space="0" w:color="auto"/>
        <w:left w:val="none" w:sz="0" w:space="0" w:color="auto"/>
        <w:bottom w:val="none" w:sz="0" w:space="0" w:color="auto"/>
        <w:right w:val="none" w:sz="0" w:space="0" w:color="auto"/>
      </w:divBdr>
    </w:div>
    <w:div w:id="438911746">
      <w:marLeft w:val="640"/>
      <w:marRight w:val="0"/>
      <w:marTop w:val="0"/>
      <w:marBottom w:val="0"/>
      <w:divBdr>
        <w:top w:val="none" w:sz="0" w:space="0" w:color="auto"/>
        <w:left w:val="none" w:sz="0" w:space="0" w:color="auto"/>
        <w:bottom w:val="none" w:sz="0" w:space="0" w:color="auto"/>
        <w:right w:val="none" w:sz="0" w:space="0" w:color="auto"/>
      </w:divBdr>
    </w:div>
    <w:div w:id="438913266">
      <w:marLeft w:val="640"/>
      <w:marRight w:val="0"/>
      <w:marTop w:val="0"/>
      <w:marBottom w:val="0"/>
      <w:divBdr>
        <w:top w:val="none" w:sz="0" w:space="0" w:color="auto"/>
        <w:left w:val="none" w:sz="0" w:space="0" w:color="auto"/>
        <w:bottom w:val="none" w:sz="0" w:space="0" w:color="auto"/>
        <w:right w:val="none" w:sz="0" w:space="0" w:color="auto"/>
      </w:divBdr>
    </w:div>
    <w:div w:id="438989175">
      <w:marLeft w:val="640"/>
      <w:marRight w:val="0"/>
      <w:marTop w:val="0"/>
      <w:marBottom w:val="0"/>
      <w:divBdr>
        <w:top w:val="none" w:sz="0" w:space="0" w:color="auto"/>
        <w:left w:val="none" w:sz="0" w:space="0" w:color="auto"/>
        <w:bottom w:val="none" w:sz="0" w:space="0" w:color="auto"/>
        <w:right w:val="none" w:sz="0" w:space="0" w:color="auto"/>
      </w:divBdr>
    </w:div>
    <w:div w:id="438990372">
      <w:marLeft w:val="640"/>
      <w:marRight w:val="0"/>
      <w:marTop w:val="0"/>
      <w:marBottom w:val="0"/>
      <w:divBdr>
        <w:top w:val="none" w:sz="0" w:space="0" w:color="auto"/>
        <w:left w:val="none" w:sz="0" w:space="0" w:color="auto"/>
        <w:bottom w:val="none" w:sz="0" w:space="0" w:color="auto"/>
        <w:right w:val="none" w:sz="0" w:space="0" w:color="auto"/>
      </w:divBdr>
    </w:div>
    <w:div w:id="439108073">
      <w:marLeft w:val="640"/>
      <w:marRight w:val="0"/>
      <w:marTop w:val="0"/>
      <w:marBottom w:val="0"/>
      <w:divBdr>
        <w:top w:val="none" w:sz="0" w:space="0" w:color="auto"/>
        <w:left w:val="none" w:sz="0" w:space="0" w:color="auto"/>
        <w:bottom w:val="none" w:sz="0" w:space="0" w:color="auto"/>
        <w:right w:val="none" w:sz="0" w:space="0" w:color="auto"/>
      </w:divBdr>
    </w:div>
    <w:div w:id="439108292">
      <w:marLeft w:val="640"/>
      <w:marRight w:val="0"/>
      <w:marTop w:val="0"/>
      <w:marBottom w:val="0"/>
      <w:divBdr>
        <w:top w:val="none" w:sz="0" w:space="0" w:color="auto"/>
        <w:left w:val="none" w:sz="0" w:space="0" w:color="auto"/>
        <w:bottom w:val="none" w:sz="0" w:space="0" w:color="auto"/>
        <w:right w:val="none" w:sz="0" w:space="0" w:color="auto"/>
      </w:divBdr>
    </w:div>
    <w:div w:id="439109509">
      <w:marLeft w:val="640"/>
      <w:marRight w:val="0"/>
      <w:marTop w:val="0"/>
      <w:marBottom w:val="0"/>
      <w:divBdr>
        <w:top w:val="none" w:sz="0" w:space="0" w:color="auto"/>
        <w:left w:val="none" w:sz="0" w:space="0" w:color="auto"/>
        <w:bottom w:val="none" w:sz="0" w:space="0" w:color="auto"/>
        <w:right w:val="none" w:sz="0" w:space="0" w:color="auto"/>
      </w:divBdr>
    </w:div>
    <w:div w:id="439223745">
      <w:marLeft w:val="640"/>
      <w:marRight w:val="0"/>
      <w:marTop w:val="0"/>
      <w:marBottom w:val="0"/>
      <w:divBdr>
        <w:top w:val="none" w:sz="0" w:space="0" w:color="auto"/>
        <w:left w:val="none" w:sz="0" w:space="0" w:color="auto"/>
        <w:bottom w:val="none" w:sz="0" w:space="0" w:color="auto"/>
        <w:right w:val="none" w:sz="0" w:space="0" w:color="auto"/>
      </w:divBdr>
    </w:div>
    <w:div w:id="439494164">
      <w:marLeft w:val="640"/>
      <w:marRight w:val="0"/>
      <w:marTop w:val="0"/>
      <w:marBottom w:val="0"/>
      <w:divBdr>
        <w:top w:val="none" w:sz="0" w:space="0" w:color="auto"/>
        <w:left w:val="none" w:sz="0" w:space="0" w:color="auto"/>
        <w:bottom w:val="none" w:sz="0" w:space="0" w:color="auto"/>
        <w:right w:val="none" w:sz="0" w:space="0" w:color="auto"/>
      </w:divBdr>
    </w:div>
    <w:div w:id="439571126">
      <w:marLeft w:val="640"/>
      <w:marRight w:val="0"/>
      <w:marTop w:val="0"/>
      <w:marBottom w:val="0"/>
      <w:divBdr>
        <w:top w:val="none" w:sz="0" w:space="0" w:color="auto"/>
        <w:left w:val="none" w:sz="0" w:space="0" w:color="auto"/>
        <w:bottom w:val="none" w:sz="0" w:space="0" w:color="auto"/>
        <w:right w:val="none" w:sz="0" w:space="0" w:color="auto"/>
      </w:divBdr>
    </w:div>
    <w:div w:id="439572057">
      <w:marLeft w:val="640"/>
      <w:marRight w:val="0"/>
      <w:marTop w:val="0"/>
      <w:marBottom w:val="0"/>
      <w:divBdr>
        <w:top w:val="none" w:sz="0" w:space="0" w:color="auto"/>
        <w:left w:val="none" w:sz="0" w:space="0" w:color="auto"/>
        <w:bottom w:val="none" w:sz="0" w:space="0" w:color="auto"/>
        <w:right w:val="none" w:sz="0" w:space="0" w:color="auto"/>
      </w:divBdr>
    </w:div>
    <w:div w:id="439640214">
      <w:marLeft w:val="640"/>
      <w:marRight w:val="0"/>
      <w:marTop w:val="0"/>
      <w:marBottom w:val="0"/>
      <w:divBdr>
        <w:top w:val="none" w:sz="0" w:space="0" w:color="auto"/>
        <w:left w:val="none" w:sz="0" w:space="0" w:color="auto"/>
        <w:bottom w:val="none" w:sz="0" w:space="0" w:color="auto"/>
        <w:right w:val="none" w:sz="0" w:space="0" w:color="auto"/>
      </w:divBdr>
    </w:div>
    <w:div w:id="439640297">
      <w:marLeft w:val="640"/>
      <w:marRight w:val="0"/>
      <w:marTop w:val="0"/>
      <w:marBottom w:val="0"/>
      <w:divBdr>
        <w:top w:val="none" w:sz="0" w:space="0" w:color="auto"/>
        <w:left w:val="none" w:sz="0" w:space="0" w:color="auto"/>
        <w:bottom w:val="none" w:sz="0" w:space="0" w:color="auto"/>
        <w:right w:val="none" w:sz="0" w:space="0" w:color="auto"/>
      </w:divBdr>
    </w:div>
    <w:div w:id="439642233">
      <w:marLeft w:val="640"/>
      <w:marRight w:val="0"/>
      <w:marTop w:val="0"/>
      <w:marBottom w:val="0"/>
      <w:divBdr>
        <w:top w:val="none" w:sz="0" w:space="0" w:color="auto"/>
        <w:left w:val="none" w:sz="0" w:space="0" w:color="auto"/>
        <w:bottom w:val="none" w:sz="0" w:space="0" w:color="auto"/>
        <w:right w:val="none" w:sz="0" w:space="0" w:color="auto"/>
      </w:divBdr>
    </w:div>
    <w:div w:id="439645452">
      <w:marLeft w:val="640"/>
      <w:marRight w:val="0"/>
      <w:marTop w:val="0"/>
      <w:marBottom w:val="0"/>
      <w:divBdr>
        <w:top w:val="none" w:sz="0" w:space="0" w:color="auto"/>
        <w:left w:val="none" w:sz="0" w:space="0" w:color="auto"/>
        <w:bottom w:val="none" w:sz="0" w:space="0" w:color="auto"/>
        <w:right w:val="none" w:sz="0" w:space="0" w:color="auto"/>
      </w:divBdr>
    </w:div>
    <w:div w:id="439683737">
      <w:marLeft w:val="640"/>
      <w:marRight w:val="0"/>
      <w:marTop w:val="0"/>
      <w:marBottom w:val="0"/>
      <w:divBdr>
        <w:top w:val="none" w:sz="0" w:space="0" w:color="auto"/>
        <w:left w:val="none" w:sz="0" w:space="0" w:color="auto"/>
        <w:bottom w:val="none" w:sz="0" w:space="0" w:color="auto"/>
        <w:right w:val="none" w:sz="0" w:space="0" w:color="auto"/>
      </w:divBdr>
    </w:div>
    <w:div w:id="439691389">
      <w:marLeft w:val="640"/>
      <w:marRight w:val="0"/>
      <w:marTop w:val="0"/>
      <w:marBottom w:val="0"/>
      <w:divBdr>
        <w:top w:val="none" w:sz="0" w:space="0" w:color="auto"/>
        <w:left w:val="none" w:sz="0" w:space="0" w:color="auto"/>
        <w:bottom w:val="none" w:sz="0" w:space="0" w:color="auto"/>
        <w:right w:val="none" w:sz="0" w:space="0" w:color="auto"/>
      </w:divBdr>
    </w:div>
    <w:div w:id="439763832">
      <w:marLeft w:val="640"/>
      <w:marRight w:val="0"/>
      <w:marTop w:val="0"/>
      <w:marBottom w:val="0"/>
      <w:divBdr>
        <w:top w:val="none" w:sz="0" w:space="0" w:color="auto"/>
        <w:left w:val="none" w:sz="0" w:space="0" w:color="auto"/>
        <w:bottom w:val="none" w:sz="0" w:space="0" w:color="auto"/>
        <w:right w:val="none" w:sz="0" w:space="0" w:color="auto"/>
      </w:divBdr>
    </w:div>
    <w:div w:id="439840046">
      <w:marLeft w:val="640"/>
      <w:marRight w:val="0"/>
      <w:marTop w:val="0"/>
      <w:marBottom w:val="0"/>
      <w:divBdr>
        <w:top w:val="none" w:sz="0" w:space="0" w:color="auto"/>
        <w:left w:val="none" w:sz="0" w:space="0" w:color="auto"/>
        <w:bottom w:val="none" w:sz="0" w:space="0" w:color="auto"/>
        <w:right w:val="none" w:sz="0" w:space="0" w:color="auto"/>
      </w:divBdr>
    </w:div>
    <w:div w:id="439951307">
      <w:marLeft w:val="640"/>
      <w:marRight w:val="0"/>
      <w:marTop w:val="0"/>
      <w:marBottom w:val="0"/>
      <w:divBdr>
        <w:top w:val="none" w:sz="0" w:space="0" w:color="auto"/>
        <w:left w:val="none" w:sz="0" w:space="0" w:color="auto"/>
        <w:bottom w:val="none" w:sz="0" w:space="0" w:color="auto"/>
        <w:right w:val="none" w:sz="0" w:space="0" w:color="auto"/>
      </w:divBdr>
    </w:div>
    <w:div w:id="440033706">
      <w:marLeft w:val="640"/>
      <w:marRight w:val="0"/>
      <w:marTop w:val="0"/>
      <w:marBottom w:val="0"/>
      <w:divBdr>
        <w:top w:val="none" w:sz="0" w:space="0" w:color="auto"/>
        <w:left w:val="none" w:sz="0" w:space="0" w:color="auto"/>
        <w:bottom w:val="none" w:sz="0" w:space="0" w:color="auto"/>
        <w:right w:val="none" w:sz="0" w:space="0" w:color="auto"/>
      </w:divBdr>
    </w:div>
    <w:div w:id="440146375">
      <w:marLeft w:val="640"/>
      <w:marRight w:val="0"/>
      <w:marTop w:val="0"/>
      <w:marBottom w:val="0"/>
      <w:divBdr>
        <w:top w:val="none" w:sz="0" w:space="0" w:color="auto"/>
        <w:left w:val="none" w:sz="0" w:space="0" w:color="auto"/>
        <w:bottom w:val="none" w:sz="0" w:space="0" w:color="auto"/>
        <w:right w:val="none" w:sz="0" w:space="0" w:color="auto"/>
      </w:divBdr>
    </w:div>
    <w:div w:id="440147963">
      <w:marLeft w:val="640"/>
      <w:marRight w:val="0"/>
      <w:marTop w:val="0"/>
      <w:marBottom w:val="0"/>
      <w:divBdr>
        <w:top w:val="none" w:sz="0" w:space="0" w:color="auto"/>
        <w:left w:val="none" w:sz="0" w:space="0" w:color="auto"/>
        <w:bottom w:val="none" w:sz="0" w:space="0" w:color="auto"/>
        <w:right w:val="none" w:sz="0" w:space="0" w:color="auto"/>
      </w:divBdr>
    </w:div>
    <w:div w:id="440297174">
      <w:marLeft w:val="640"/>
      <w:marRight w:val="0"/>
      <w:marTop w:val="0"/>
      <w:marBottom w:val="0"/>
      <w:divBdr>
        <w:top w:val="none" w:sz="0" w:space="0" w:color="auto"/>
        <w:left w:val="none" w:sz="0" w:space="0" w:color="auto"/>
        <w:bottom w:val="none" w:sz="0" w:space="0" w:color="auto"/>
        <w:right w:val="none" w:sz="0" w:space="0" w:color="auto"/>
      </w:divBdr>
    </w:div>
    <w:div w:id="440299105">
      <w:marLeft w:val="640"/>
      <w:marRight w:val="0"/>
      <w:marTop w:val="0"/>
      <w:marBottom w:val="0"/>
      <w:divBdr>
        <w:top w:val="none" w:sz="0" w:space="0" w:color="auto"/>
        <w:left w:val="none" w:sz="0" w:space="0" w:color="auto"/>
        <w:bottom w:val="none" w:sz="0" w:space="0" w:color="auto"/>
        <w:right w:val="none" w:sz="0" w:space="0" w:color="auto"/>
      </w:divBdr>
    </w:div>
    <w:div w:id="440301140">
      <w:marLeft w:val="640"/>
      <w:marRight w:val="0"/>
      <w:marTop w:val="0"/>
      <w:marBottom w:val="0"/>
      <w:divBdr>
        <w:top w:val="none" w:sz="0" w:space="0" w:color="auto"/>
        <w:left w:val="none" w:sz="0" w:space="0" w:color="auto"/>
        <w:bottom w:val="none" w:sz="0" w:space="0" w:color="auto"/>
        <w:right w:val="none" w:sz="0" w:space="0" w:color="auto"/>
      </w:divBdr>
    </w:div>
    <w:div w:id="440301939">
      <w:marLeft w:val="640"/>
      <w:marRight w:val="0"/>
      <w:marTop w:val="0"/>
      <w:marBottom w:val="0"/>
      <w:divBdr>
        <w:top w:val="none" w:sz="0" w:space="0" w:color="auto"/>
        <w:left w:val="none" w:sz="0" w:space="0" w:color="auto"/>
        <w:bottom w:val="none" w:sz="0" w:space="0" w:color="auto"/>
        <w:right w:val="none" w:sz="0" w:space="0" w:color="auto"/>
      </w:divBdr>
    </w:div>
    <w:div w:id="440343268">
      <w:marLeft w:val="640"/>
      <w:marRight w:val="0"/>
      <w:marTop w:val="0"/>
      <w:marBottom w:val="0"/>
      <w:divBdr>
        <w:top w:val="none" w:sz="0" w:space="0" w:color="auto"/>
        <w:left w:val="none" w:sz="0" w:space="0" w:color="auto"/>
        <w:bottom w:val="none" w:sz="0" w:space="0" w:color="auto"/>
        <w:right w:val="none" w:sz="0" w:space="0" w:color="auto"/>
      </w:divBdr>
    </w:div>
    <w:div w:id="440344402">
      <w:marLeft w:val="640"/>
      <w:marRight w:val="0"/>
      <w:marTop w:val="0"/>
      <w:marBottom w:val="0"/>
      <w:divBdr>
        <w:top w:val="none" w:sz="0" w:space="0" w:color="auto"/>
        <w:left w:val="none" w:sz="0" w:space="0" w:color="auto"/>
        <w:bottom w:val="none" w:sz="0" w:space="0" w:color="auto"/>
        <w:right w:val="none" w:sz="0" w:space="0" w:color="auto"/>
      </w:divBdr>
    </w:div>
    <w:div w:id="440492712">
      <w:marLeft w:val="640"/>
      <w:marRight w:val="0"/>
      <w:marTop w:val="0"/>
      <w:marBottom w:val="0"/>
      <w:divBdr>
        <w:top w:val="none" w:sz="0" w:space="0" w:color="auto"/>
        <w:left w:val="none" w:sz="0" w:space="0" w:color="auto"/>
        <w:bottom w:val="none" w:sz="0" w:space="0" w:color="auto"/>
        <w:right w:val="none" w:sz="0" w:space="0" w:color="auto"/>
      </w:divBdr>
    </w:div>
    <w:div w:id="440494203">
      <w:marLeft w:val="640"/>
      <w:marRight w:val="0"/>
      <w:marTop w:val="0"/>
      <w:marBottom w:val="0"/>
      <w:divBdr>
        <w:top w:val="none" w:sz="0" w:space="0" w:color="auto"/>
        <w:left w:val="none" w:sz="0" w:space="0" w:color="auto"/>
        <w:bottom w:val="none" w:sz="0" w:space="0" w:color="auto"/>
        <w:right w:val="none" w:sz="0" w:space="0" w:color="auto"/>
      </w:divBdr>
    </w:div>
    <w:div w:id="440494849">
      <w:marLeft w:val="640"/>
      <w:marRight w:val="0"/>
      <w:marTop w:val="0"/>
      <w:marBottom w:val="0"/>
      <w:divBdr>
        <w:top w:val="none" w:sz="0" w:space="0" w:color="auto"/>
        <w:left w:val="none" w:sz="0" w:space="0" w:color="auto"/>
        <w:bottom w:val="none" w:sz="0" w:space="0" w:color="auto"/>
        <w:right w:val="none" w:sz="0" w:space="0" w:color="auto"/>
      </w:divBdr>
    </w:div>
    <w:div w:id="440496734">
      <w:marLeft w:val="640"/>
      <w:marRight w:val="0"/>
      <w:marTop w:val="0"/>
      <w:marBottom w:val="0"/>
      <w:divBdr>
        <w:top w:val="none" w:sz="0" w:space="0" w:color="auto"/>
        <w:left w:val="none" w:sz="0" w:space="0" w:color="auto"/>
        <w:bottom w:val="none" w:sz="0" w:space="0" w:color="auto"/>
        <w:right w:val="none" w:sz="0" w:space="0" w:color="auto"/>
      </w:divBdr>
    </w:div>
    <w:div w:id="440535808">
      <w:marLeft w:val="640"/>
      <w:marRight w:val="0"/>
      <w:marTop w:val="0"/>
      <w:marBottom w:val="0"/>
      <w:divBdr>
        <w:top w:val="none" w:sz="0" w:space="0" w:color="auto"/>
        <w:left w:val="none" w:sz="0" w:space="0" w:color="auto"/>
        <w:bottom w:val="none" w:sz="0" w:space="0" w:color="auto"/>
        <w:right w:val="none" w:sz="0" w:space="0" w:color="auto"/>
      </w:divBdr>
    </w:div>
    <w:div w:id="440536317">
      <w:marLeft w:val="640"/>
      <w:marRight w:val="0"/>
      <w:marTop w:val="0"/>
      <w:marBottom w:val="0"/>
      <w:divBdr>
        <w:top w:val="none" w:sz="0" w:space="0" w:color="auto"/>
        <w:left w:val="none" w:sz="0" w:space="0" w:color="auto"/>
        <w:bottom w:val="none" w:sz="0" w:space="0" w:color="auto"/>
        <w:right w:val="none" w:sz="0" w:space="0" w:color="auto"/>
      </w:divBdr>
    </w:div>
    <w:div w:id="440564780">
      <w:marLeft w:val="640"/>
      <w:marRight w:val="0"/>
      <w:marTop w:val="0"/>
      <w:marBottom w:val="0"/>
      <w:divBdr>
        <w:top w:val="none" w:sz="0" w:space="0" w:color="auto"/>
        <w:left w:val="none" w:sz="0" w:space="0" w:color="auto"/>
        <w:bottom w:val="none" w:sz="0" w:space="0" w:color="auto"/>
        <w:right w:val="none" w:sz="0" w:space="0" w:color="auto"/>
      </w:divBdr>
    </w:div>
    <w:div w:id="440565699">
      <w:marLeft w:val="640"/>
      <w:marRight w:val="0"/>
      <w:marTop w:val="0"/>
      <w:marBottom w:val="0"/>
      <w:divBdr>
        <w:top w:val="none" w:sz="0" w:space="0" w:color="auto"/>
        <w:left w:val="none" w:sz="0" w:space="0" w:color="auto"/>
        <w:bottom w:val="none" w:sz="0" w:space="0" w:color="auto"/>
        <w:right w:val="none" w:sz="0" w:space="0" w:color="auto"/>
      </w:divBdr>
    </w:div>
    <w:div w:id="440731996">
      <w:marLeft w:val="640"/>
      <w:marRight w:val="0"/>
      <w:marTop w:val="0"/>
      <w:marBottom w:val="0"/>
      <w:divBdr>
        <w:top w:val="none" w:sz="0" w:space="0" w:color="auto"/>
        <w:left w:val="none" w:sz="0" w:space="0" w:color="auto"/>
        <w:bottom w:val="none" w:sz="0" w:space="0" w:color="auto"/>
        <w:right w:val="none" w:sz="0" w:space="0" w:color="auto"/>
      </w:divBdr>
    </w:div>
    <w:div w:id="440734094">
      <w:marLeft w:val="640"/>
      <w:marRight w:val="0"/>
      <w:marTop w:val="0"/>
      <w:marBottom w:val="0"/>
      <w:divBdr>
        <w:top w:val="none" w:sz="0" w:space="0" w:color="auto"/>
        <w:left w:val="none" w:sz="0" w:space="0" w:color="auto"/>
        <w:bottom w:val="none" w:sz="0" w:space="0" w:color="auto"/>
        <w:right w:val="none" w:sz="0" w:space="0" w:color="auto"/>
      </w:divBdr>
    </w:div>
    <w:div w:id="440759294">
      <w:marLeft w:val="640"/>
      <w:marRight w:val="0"/>
      <w:marTop w:val="0"/>
      <w:marBottom w:val="0"/>
      <w:divBdr>
        <w:top w:val="none" w:sz="0" w:space="0" w:color="auto"/>
        <w:left w:val="none" w:sz="0" w:space="0" w:color="auto"/>
        <w:bottom w:val="none" w:sz="0" w:space="0" w:color="auto"/>
        <w:right w:val="none" w:sz="0" w:space="0" w:color="auto"/>
      </w:divBdr>
    </w:div>
    <w:div w:id="440880971">
      <w:marLeft w:val="640"/>
      <w:marRight w:val="0"/>
      <w:marTop w:val="0"/>
      <w:marBottom w:val="0"/>
      <w:divBdr>
        <w:top w:val="none" w:sz="0" w:space="0" w:color="auto"/>
        <w:left w:val="none" w:sz="0" w:space="0" w:color="auto"/>
        <w:bottom w:val="none" w:sz="0" w:space="0" w:color="auto"/>
        <w:right w:val="none" w:sz="0" w:space="0" w:color="auto"/>
      </w:divBdr>
    </w:div>
    <w:div w:id="440994781">
      <w:marLeft w:val="640"/>
      <w:marRight w:val="0"/>
      <w:marTop w:val="0"/>
      <w:marBottom w:val="0"/>
      <w:divBdr>
        <w:top w:val="none" w:sz="0" w:space="0" w:color="auto"/>
        <w:left w:val="none" w:sz="0" w:space="0" w:color="auto"/>
        <w:bottom w:val="none" w:sz="0" w:space="0" w:color="auto"/>
        <w:right w:val="none" w:sz="0" w:space="0" w:color="auto"/>
      </w:divBdr>
    </w:div>
    <w:div w:id="440997624">
      <w:marLeft w:val="640"/>
      <w:marRight w:val="0"/>
      <w:marTop w:val="0"/>
      <w:marBottom w:val="0"/>
      <w:divBdr>
        <w:top w:val="none" w:sz="0" w:space="0" w:color="auto"/>
        <w:left w:val="none" w:sz="0" w:space="0" w:color="auto"/>
        <w:bottom w:val="none" w:sz="0" w:space="0" w:color="auto"/>
        <w:right w:val="none" w:sz="0" w:space="0" w:color="auto"/>
      </w:divBdr>
    </w:div>
    <w:div w:id="441073290">
      <w:marLeft w:val="640"/>
      <w:marRight w:val="0"/>
      <w:marTop w:val="0"/>
      <w:marBottom w:val="0"/>
      <w:divBdr>
        <w:top w:val="none" w:sz="0" w:space="0" w:color="auto"/>
        <w:left w:val="none" w:sz="0" w:space="0" w:color="auto"/>
        <w:bottom w:val="none" w:sz="0" w:space="0" w:color="auto"/>
        <w:right w:val="none" w:sz="0" w:space="0" w:color="auto"/>
      </w:divBdr>
    </w:div>
    <w:div w:id="441076358">
      <w:marLeft w:val="640"/>
      <w:marRight w:val="0"/>
      <w:marTop w:val="0"/>
      <w:marBottom w:val="0"/>
      <w:divBdr>
        <w:top w:val="none" w:sz="0" w:space="0" w:color="auto"/>
        <w:left w:val="none" w:sz="0" w:space="0" w:color="auto"/>
        <w:bottom w:val="none" w:sz="0" w:space="0" w:color="auto"/>
        <w:right w:val="none" w:sz="0" w:space="0" w:color="auto"/>
      </w:divBdr>
    </w:div>
    <w:div w:id="441077774">
      <w:marLeft w:val="640"/>
      <w:marRight w:val="0"/>
      <w:marTop w:val="0"/>
      <w:marBottom w:val="0"/>
      <w:divBdr>
        <w:top w:val="none" w:sz="0" w:space="0" w:color="auto"/>
        <w:left w:val="none" w:sz="0" w:space="0" w:color="auto"/>
        <w:bottom w:val="none" w:sz="0" w:space="0" w:color="auto"/>
        <w:right w:val="none" w:sz="0" w:space="0" w:color="auto"/>
      </w:divBdr>
    </w:div>
    <w:div w:id="441152999">
      <w:marLeft w:val="640"/>
      <w:marRight w:val="0"/>
      <w:marTop w:val="0"/>
      <w:marBottom w:val="0"/>
      <w:divBdr>
        <w:top w:val="none" w:sz="0" w:space="0" w:color="auto"/>
        <w:left w:val="none" w:sz="0" w:space="0" w:color="auto"/>
        <w:bottom w:val="none" w:sz="0" w:space="0" w:color="auto"/>
        <w:right w:val="none" w:sz="0" w:space="0" w:color="auto"/>
      </w:divBdr>
    </w:div>
    <w:div w:id="441220583">
      <w:marLeft w:val="640"/>
      <w:marRight w:val="0"/>
      <w:marTop w:val="0"/>
      <w:marBottom w:val="0"/>
      <w:divBdr>
        <w:top w:val="none" w:sz="0" w:space="0" w:color="auto"/>
        <w:left w:val="none" w:sz="0" w:space="0" w:color="auto"/>
        <w:bottom w:val="none" w:sz="0" w:space="0" w:color="auto"/>
        <w:right w:val="none" w:sz="0" w:space="0" w:color="auto"/>
      </w:divBdr>
    </w:div>
    <w:div w:id="441262596">
      <w:marLeft w:val="640"/>
      <w:marRight w:val="0"/>
      <w:marTop w:val="0"/>
      <w:marBottom w:val="0"/>
      <w:divBdr>
        <w:top w:val="none" w:sz="0" w:space="0" w:color="auto"/>
        <w:left w:val="none" w:sz="0" w:space="0" w:color="auto"/>
        <w:bottom w:val="none" w:sz="0" w:space="0" w:color="auto"/>
        <w:right w:val="none" w:sz="0" w:space="0" w:color="auto"/>
      </w:divBdr>
    </w:div>
    <w:div w:id="441270144">
      <w:marLeft w:val="640"/>
      <w:marRight w:val="0"/>
      <w:marTop w:val="0"/>
      <w:marBottom w:val="0"/>
      <w:divBdr>
        <w:top w:val="none" w:sz="0" w:space="0" w:color="auto"/>
        <w:left w:val="none" w:sz="0" w:space="0" w:color="auto"/>
        <w:bottom w:val="none" w:sz="0" w:space="0" w:color="auto"/>
        <w:right w:val="none" w:sz="0" w:space="0" w:color="auto"/>
      </w:divBdr>
    </w:div>
    <w:div w:id="441270438">
      <w:marLeft w:val="640"/>
      <w:marRight w:val="0"/>
      <w:marTop w:val="0"/>
      <w:marBottom w:val="0"/>
      <w:divBdr>
        <w:top w:val="none" w:sz="0" w:space="0" w:color="auto"/>
        <w:left w:val="none" w:sz="0" w:space="0" w:color="auto"/>
        <w:bottom w:val="none" w:sz="0" w:space="0" w:color="auto"/>
        <w:right w:val="none" w:sz="0" w:space="0" w:color="auto"/>
      </w:divBdr>
    </w:div>
    <w:div w:id="441346904">
      <w:marLeft w:val="640"/>
      <w:marRight w:val="0"/>
      <w:marTop w:val="0"/>
      <w:marBottom w:val="0"/>
      <w:divBdr>
        <w:top w:val="none" w:sz="0" w:space="0" w:color="auto"/>
        <w:left w:val="none" w:sz="0" w:space="0" w:color="auto"/>
        <w:bottom w:val="none" w:sz="0" w:space="0" w:color="auto"/>
        <w:right w:val="none" w:sz="0" w:space="0" w:color="auto"/>
      </w:divBdr>
    </w:div>
    <w:div w:id="441386265">
      <w:marLeft w:val="640"/>
      <w:marRight w:val="0"/>
      <w:marTop w:val="0"/>
      <w:marBottom w:val="0"/>
      <w:divBdr>
        <w:top w:val="none" w:sz="0" w:space="0" w:color="auto"/>
        <w:left w:val="none" w:sz="0" w:space="0" w:color="auto"/>
        <w:bottom w:val="none" w:sz="0" w:space="0" w:color="auto"/>
        <w:right w:val="none" w:sz="0" w:space="0" w:color="auto"/>
      </w:divBdr>
    </w:div>
    <w:div w:id="441386696">
      <w:marLeft w:val="640"/>
      <w:marRight w:val="0"/>
      <w:marTop w:val="0"/>
      <w:marBottom w:val="0"/>
      <w:divBdr>
        <w:top w:val="none" w:sz="0" w:space="0" w:color="auto"/>
        <w:left w:val="none" w:sz="0" w:space="0" w:color="auto"/>
        <w:bottom w:val="none" w:sz="0" w:space="0" w:color="auto"/>
        <w:right w:val="none" w:sz="0" w:space="0" w:color="auto"/>
      </w:divBdr>
    </w:div>
    <w:div w:id="441457613">
      <w:marLeft w:val="640"/>
      <w:marRight w:val="0"/>
      <w:marTop w:val="0"/>
      <w:marBottom w:val="0"/>
      <w:divBdr>
        <w:top w:val="none" w:sz="0" w:space="0" w:color="auto"/>
        <w:left w:val="none" w:sz="0" w:space="0" w:color="auto"/>
        <w:bottom w:val="none" w:sz="0" w:space="0" w:color="auto"/>
        <w:right w:val="none" w:sz="0" w:space="0" w:color="auto"/>
      </w:divBdr>
    </w:div>
    <w:div w:id="441463638">
      <w:marLeft w:val="640"/>
      <w:marRight w:val="0"/>
      <w:marTop w:val="0"/>
      <w:marBottom w:val="0"/>
      <w:divBdr>
        <w:top w:val="none" w:sz="0" w:space="0" w:color="auto"/>
        <w:left w:val="none" w:sz="0" w:space="0" w:color="auto"/>
        <w:bottom w:val="none" w:sz="0" w:space="0" w:color="auto"/>
        <w:right w:val="none" w:sz="0" w:space="0" w:color="auto"/>
      </w:divBdr>
    </w:div>
    <w:div w:id="441533349">
      <w:marLeft w:val="640"/>
      <w:marRight w:val="0"/>
      <w:marTop w:val="0"/>
      <w:marBottom w:val="0"/>
      <w:divBdr>
        <w:top w:val="none" w:sz="0" w:space="0" w:color="auto"/>
        <w:left w:val="none" w:sz="0" w:space="0" w:color="auto"/>
        <w:bottom w:val="none" w:sz="0" w:space="0" w:color="auto"/>
        <w:right w:val="none" w:sz="0" w:space="0" w:color="auto"/>
      </w:divBdr>
    </w:div>
    <w:div w:id="441609510">
      <w:marLeft w:val="640"/>
      <w:marRight w:val="0"/>
      <w:marTop w:val="0"/>
      <w:marBottom w:val="0"/>
      <w:divBdr>
        <w:top w:val="none" w:sz="0" w:space="0" w:color="auto"/>
        <w:left w:val="none" w:sz="0" w:space="0" w:color="auto"/>
        <w:bottom w:val="none" w:sz="0" w:space="0" w:color="auto"/>
        <w:right w:val="none" w:sz="0" w:space="0" w:color="auto"/>
      </w:divBdr>
    </w:div>
    <w:div w:id="441726371">
      <w:marLeft w:val="640"/>
      <w:marRight w:val="0"/>
      <w:marTop w:val="0"/>
      <w:marBottom w:val="0"/>
      <w:divBdr>
        <w:top w:val="none" w:sz="0" w:space="0" w:color="auto"/>
        <w:left w:val="none" w:sz="0" w:space="0" w:color="auto"/>
        <w:bottom w:val="none" w:sz="0" w:space="0" w:color="auto"/>
        <w:right w:val="none" w:sz="0" w:space="0" w:color="auto"/>
      </w:divBdr>
    </w:div>
    <w:div w:id="441727554">
      <w:marLeft w:val="640"/>
      <w:marRight w:val="0"/>
      <w:marTop w:val="0"/>
      <w:marBottom w:val="0"/>
      <w:divBdr>
        <w:top w:val="none" w:sz="0" w:space="0" w:color="auto"/>
        <w:left w:val="none" w:sz="0" w:space="0" w:color="auto"/>
        <w:bottom w:val="none" w:sz="0" w:space="0" w:color="auto"/>
        <w:right w:val="none" w:sz="0" w:space="0" w:color="auto"/>
      </w:divBdr>
    </w:div>
    <w:div w:id="441847556">
      <w:marLeft w:val="640"/>
      <w:marRight w:val="0"/>
      <w:marTop w:val="0"/>
      <w:marBottom w:val="0"/>
      <w:divBdr>
        <w:top w:val="none" w:sz="0" w:space="0" w:color="auto"/>
        <w:left w:val="none" w:sz="0" w:space="0" w:color="auto"/>
        <w:bottom w:val="none" w:sz="0" w:space="0" w:color="auto"/>
        <w:right w:val="none" w:sz="0" w:space="0" w:color="auto"/>
      </w:divBdr>
    </w:div>
    <w:div w:id="441847942">
      <w:marLeft w:val="640"/>
      <w:marRight w:val="0"/>
      <w:marTop w:val="0"/>
      <w:marBottom w:val="0"/>
      <w:divBdr>
        <w:top w:val="none" w:sz="0" w:space="0" w:color="auto"/>
        <w:left w:val="none" w:sz="0" w:space="0" w:color="auto"/>
        <w:bottom w:val="none" w:sz="0" w:space="0" w:color="auto"/>
        <w:right w:val="none" w:sz="0" w:space="0" w:color="auto"/>
      </w:divBdr>
    </w:div>
    <w:div w:id="441875936">
      <w:marLeft w:val="640"/>
      <w:marRight w:val="0"/>
      <w:marTop w:val="0"/>
      <w:marBottom w:val="0"/>
      <w:divBdr>
        <w:top w:val="none" w:sz="0" w:space="0" w:color="auto"/>
        <w:left w:val="none" w:sz="0" w:space="0" w:color="auto"/>
        <w:bottom w:val="none" w:sz="0" w:space="0" w:color="auto"/>
        <w:right w:val="none" w:sz="0" w:space="0" w:color="auto"/>
      </w:divBdr>
    </w:div>
    <w:div w:id="441993751">
      <w:marLeft w:val="640"/>
      <w:marRight w:val="0"/>
      <w:marTop w:val="0"/>
      <w:marBottom w:val="0"/>
      <w:divBdr>
        <w:top w:val="none" w:sz="0" w:space="0" w:color="auto"/>
        <w:left w:val="none" w:sz="0" w:space="0" w:color="auto"/>
        <w:bottom w:val="none" w:sz="0" w:space="0" w:color="auto"/>
        <w:right w:val="none" w:sz="0" w:space="0" w:color="auto"/>
      </w:divBdr>
    </w:div>
    <w:div w:id="441999302">
      <w:marLeft w:val="640"/>
      <w:marRight w:val="0"/>
      <w:marTop w:val="0"/>
      <w:marBottom w:val="0"/>
      <w:divBdr>
        <w:top w:val="none" w:sz="0" w:space="0" w:color="auto"/>
        <w:left w:val="none" w:sz="0" w:space="0" w:color="auto"/>
        <w:bottom w:val="none" w:sz="0" w:space="0" w:color="auto"/>
        <w:right w:val="none" w:sz="0" w:space="0" w:color="auto"/>
      </w:divBdr>
    </w:div>
    <w:div w:id="442115216">
      <w:marLeft w:val="640"/>
      <w:marRight w:val="0"/>
      <w:marTop w:val="0"/>
      <w:marBottom w:val="0"/>
      <w:divBdr>
        <w:top w:val="none" w:sz="0" w:space="0" w:color="auto"/>
        <w:left w:val="none" w:sz="0" w:space="0" w:color="auto"/>
        <w:bottom w:val="none" w:sz="0" w:space="0" w:color="auto"/>
        <w:right w:val="none" w:sz="0" w:space="0" w:color="auto"/>
      </w:divBdr>
    </w:div>
    <w:div w:id="442186759">
      <w:marLeft w:val="640"/>
      <w:marRight w:val="0"/>
      <w:marTop w:val="0"/>
      <w:marBottom w:val="0"/>
      <w:divBdr>
        <w:top w:val="none" w:sz="0" w:space="0" w:color="auto"/>
        <w:left w:val="none" w:sz="0" w:space="0" w:color="auto"/>
        <w:bottom w:val="none" w:sz="0" w:space="0" w:color="auto"/>
        <w:right w:val="none" w:sz="0" w:space="0" w:color="auto"/>
      </w:divBdr>
    </w:div>
    <w:div w:id="442188361">
      <w:marLeft w:val="640"/>
      <w:marRight w:val="0"/>
      <w:marTop w:val="0"/>
      <w:marBottom w:val="0"/>
      <w:divBdr>
        <w:top w:val="none" w:sz="0" w:space="0" w:color="auto"/>
        <w:left w:val="none" w:sz="0" w:space="0" w:color="auto"/>
        <w:bottom w:val="none" w:sz="0" w:space="0" w:color="auto"/>
        <w:right w:val="none" w:sz="0" w:space="0" w:color="auto"/>
      </w:divBdr>
    </w:div>
    <w:div w:id="442193176">
      <w:marLeft w:val="640"/>
      <w:marRight w:val="0"/>
      <w:marTop w:val="0"/>
      <w:marBottom w:val="0"/>
      <w:divBdr>
        <w:top w:val="none" w:sz="0" w:space="0" w:color="auto"/>
        <w:left w:val="none" w:sz="0" w:space="0" w:color="auto"/>
        <w:bottom w:val="none" w:sz="0" w:space="0" w:color="auto"/>
        <w:right w:val="none" w:sz="0" w:space="0" w:color="auto"/>
      </w:divBdr>
    </w:div>
    <w:div w:id="442265910">
      <w:marLeft w:val="640"/>
      <w:marRight w:val="0"/>
      <w:marTop w:val="0"/>
      <w:marBottom w:val="0"/>
      <w:divBdr>
        <w:top w:val="none" w:sz="0" w:space="0" w:color="auto"/>
        <w:left w:val="none" w:sz="0" w:space="0" w:color="auto"/>
        <w:bottom w:val="none" w:sz="0" w:space="0" w:color="auto"/>
        <w:right w:val="none" w:sz="0" w:space="0" w:color="auto"/>
      </w:divBdr>
    </w:div>
    <w:div w:id="442455417">
      <w:marLeft w:val="640"/>
      <w:marRight w:val="0"/>
      <w:marTop w:val="0"/>
      <w:marBottom w:val="0"/>
      <w:divBdr>
        <w:top w:val="none" w:sz="0" w:space="0" w:color="auto"/>
        <w:left w:val="none" w:sz="0" w:space="0" w:color="auto"/>
        <w:bottom w:val="none" w:sz="0" w:space="0" w:color="auto"/>
        <w:right w:val="none" w:sz="0" w:space="0" w:color="auto"/>
      </w:divBdr>
    </w:div>
    <w:div w:id="442456535">
      <w:marLeft w:val="640"/>
      <w:marRight w:val="0"/>
      <w:marTop w:val="0"/>
      <w:marBottom w:val="0"/>
      <w:divBdr>
        <w:top w:val="none" w:sz="0" w:space="0" w:color="auto"/>
        <w:left w:val="none" w:sz="0" w:space="0" w:color="auto"/>
        <w:bottom w:val="none" w:sz="0" w:space="0" w:color="auto"/>
        <w:right w:val="none" w:sz="0" w:space="0" w:color="auto"/>
      </w:divBdr>
    </w:div>
    <w:div w:id="442649771">
      <w:marLeft w:val="640"/>
      <w:marRight w:val="0"/>
      <w:marTop w:val="0"/>
      <w:marBottom w:val="0"/>
      <w:divBdr>
        <w:top w:val="none" w:sz="0" w:space="0" w:color="auto"/>
        <w:left w:val="none" w:sz="0" w:space="0" w:color="auto"/>
        <w:bottom w:val="none" w:sz="0" w:space="0" w:color="auto"/>
        <w:right w:val="none" w:sz="0" w:space="0" w:color="auto"/>
      </w:divBdr>
    </w:div>
    <w:div w:id="442726877">
      <w:marLeft w:val="640"/>
      <w:marRight w:val="0"/>
      <w:marTop w:val="0"/>
      <w:marBottom w:val="0"/>
      <w:divBdr>
        <w:top w:val="none" w:sz="0" w:space="0" w:color="auto"/>
        <w:left w:val="none" w:sz="0" w:space="0" w:color="auto"/>
        <w:bottom w:val="none" w:sz="0" w:space="0" w:color="auto"/>
        <w:right w:val="none" w:sz="0" w:space="0" w:color="auto"/>
      </w:divBdr>
    </w:div>
    <w:div w:id="442841599">
      <w:marLeft w:val="640"/>
      <w:marRight w:val="0"/>
      <w:marTop w:val="0"/>
      <w:marBottom w:val="0"/>
      <w:divBdr>
        <w:top w:val="none" w:sz="0" w:space="0" w:color="auto"/>
        <w:left w:val="none" w:sz="0" w:space="0" w:color="auto"/>
        <w:bottom w:val="none" w:sz="0" w:space="0" w:color="auto"/>
        <w:right w:val="none" w:sz="0" w:space="0" w:color="auto"/>
      </w:divBdr>
    </w:div>
    <w:div w:id="442964500">
      <w:marLeft w:val="640"/>
      <w:marRight w:val="0"/>
      <w:marTop w:val="0"/>
      <w:marBottom w:val="0"/>
      <w:divBdr>
        <w:top w:val="none" w:sz="0" w:space="0" w:color="auto"/>
        <w:left w:val="none" w:sz="0" w:space="0" w:color="auto"/>
        <w:bottom w:val="none" w:sz="0" w:space="0" w:color="auto"/>
        <w:right w:val="none" w:sz="0" w:space="0" w:color="auto"/>
      </w:divBdr>
    </w:div>
    <w:div w:id="443231545">
      <w:marLeft w:val="640"/>
      <w:marRight w:val="0"/>
      <w:marTop w:val="0"/>
      <w:marBottom w:val="0"/>
      <w:divBdr>
        <w:top w:val="none" w:sz="0" w:space="0" w:color="auto"/>
        <w:left w:val="none" w:sz="0" w:space="0" w:color="auto"/>
        <w:bottom w:val="none" w:sz="0" w:space="0" w:color="auto"/>
        <w:right w:val="none" w:sz="0" w:space="0" w:color="auto"/>
      </w:divBdr>
    </w:div>
    <w:div w:id="443355029">
      <w:marLeft w:val="640"/>
      <w:marRight w:val="0"/>
      <w:marTop w:val="0"/>
      <w:marBottom w:val="0"/>
      <w:divBdr>
        <w:top w:val="none" w:sz="0" w:space="0" w:color="auto"/>
        <w:left w:val="none" w:sz="0" w:space="0" w:color="auto"/>
        <w:bottom w:val="none" w:sz="0" w:space="0" w:color="auto"/>
        <w:right w:val="none" w:sz="0" w:space="0" w:color="auto"/>
      </w:divBdr>
    </w:div>
    <w:div w:id="443378946">
      <w:marLeft w:val="640"/>
      <w:marRight w:val="0"/>
      <w:marTop w:val="0"/>
      <w:marBottom w:val="0"/>
      <w:divBdr>
        <w:top w:val="none" w:sz="0" w:space="0" w:color="auto"/>
        <w:left w:val="none" w:sz="0" w:space="0" w:color="auto"/>
        <w:bottom w:val="none" w:sz="0" w:space="0" w:color="auto"/>
        <w:right w:val="none" w:sz="0" w:space="0" w:color="auto"/>
      </w:divBdr>
    </w:div>
    <w:div w:id="443423057">
      <w:marLeft w:val="640"/>
      <w:marRight w:val="0"/>
      <w:marTop w:val="0"/>
      <w:marBottom w:val="0"/>
      <w:divBdr>
        <w:top w:val="none" w:sz="0" w:space="0" w:color="auto"/>
        <w:left w:val="none" w:sz="0" w:space="0" w:color="auto"/>
        <w:bottom w:val="none" w:sz="0" w:space="0" w:color="auto"/>
        <w:right w:val="none" w:sz="0" w:space="0" w:color="auto"/>
      </w:divBdr>
    </w:div>
    <w:div w:id="443499294">
      <w:marLeft w:val="640"/>
      <w:marRight w:val="0"/>
      <w:marTop w:val="0"/>
      <w:marBottom w:val="0"/>
      <w:divBdr>
        <w:top w:val="none" w:sz="0" w:space="0" w:color="auto"/>
        <w:left w:val="none" w:sz="0" w:space="0" w:color="auto"/>
        <w:bottom w:val="none" w:sz="0" w:space="0" w:color="auto"/>
        <w:right w:val="none" w:sz="0" w:space="0" w:color="auto"/>
      </w:divBdr>
    </w:div>
    <w:div w:id="443614537">
      <w:marLeft w:val="640"/>
      <w:marRight w:val="0"/>
      <w:marTop w:val="0"/>
      <w:marBottom w:val="0"/>
      <w:divBdr>
        <w:top w:val="none" w:sz="0" w:space="0" w:color="auto"/>
        <w:left w:val="none" w:sz="0" w:space="0" w:color="auto"/>
        <w:bottom w:val="none" w:sz="0" w:space="0" w:color="auto"/>
        <w:right w:val="none" w:sz="0" w:space="0" w:color="auto"/>
      </w:divBdr>
    </w:div>
    <w:div w:id="443698909">
      <w:marLeft w:val="640"/>
      <w:marRight w:val="0"/>
      <w:marTop w:val="0"/>
      <w:marBottom w:val="0"/>
      <w:divBdr>
        <w:top w:val="none" w:sz="0" w:space="0" w:color="auto"/>
        <w:left w:val="none" w:sz="0" w:space="0" w:color="auto"/>
        <w:bottom w:val="none" w:sz="0" w:space="0" w:color="auto"/>
        <w:right w:val="none" w:sz="0" w:space="0" w:color="auto"/>
      </w:divBdr>
    </w:div>
    <w:div w:id="443815316">
      <w:marLeft w:val="640"/>
      <w:marRight w:val="0"/>
      <w:marTop w:val="0"/>
      <w:marBottom w:val="0"/>
      <w:divBdr>
        <w:top w:val="none" w:sz="0" w:space="0" w:color="auto"/>
        <w:left w:val="none" w:sz="0" w:space="0" w:color="auto"/>
        <w:bottom w:val="none" w:sz="0" w:space="0" w:color="auto"/>
        <w:right w:val="none" w:sz="0" w:space="0" w:color="auto"/>
      </w:divBdr>
    </w:div>
    <w:div w:id="443963543">
      <w:marLeft w:val="640"/>
      <w:marRight w:val="0"/>
      <w:marTop w:val="0"/>
      <w:marBottom w:val="0"/>
      <w:divBdr>
        <w:top w:val="none" w:sz="0" w:space="0" w:color="auto"/>
        <w:left w:val="none" w:sz="0" w:space="0" w:color="auto"/>
        <w:bottom w:val="none" w:sz="0" w:space="0" w:color="auto"/>
        <w:right w:val="none" w:sz="0" w:space="0" w:color="auto"/>
      </w:divBdr>
    </w:div>
    <w:div w:id="444035717">
      <w:marLeft w:val="640"/>
      <w:marRight w:val="0"/>
      <w:marTop w:val="0"/>
      <w:marBottom w:val="0"/>
      <w:divBdr>
        <w:top w:val="none" w:sz="0" w:space="0" w:color="auto"/>
        <w:left w:val="none" w:sz="0" w:space="0" w:color="auto"/>
        <w:bottom w:val="none" w:sz="0" w:space="0" w:color="auto"/>
        <w:right w:val="none" w:sz="0" w:space="0" w:color="auto"/>
      </w:divBdr>
    </w:div>
    <w:div w:id="444270048">
      <w:marLeft w:val="640"/>
      <w:marRight w:val="0"/>
      <w:marTop w:val="0"/>
      <w:marBottom w:val="0"/>
      <w:divBdr>
        <w:top w:val="none" w:sz="0" w:space="0" w:color="auto"/>
        <w:left w:val="none" w:sz="0" w:space="0" w:color="auto"/>
        <w:bottom w:val="none" w:sz="0" w:space="0" w:color="auto"/>
        <w:right w:val="none" w:sz="0" w:space="0" w:color="auto"/>
      </w:divBdr>
    </w:div>
    <w:div w:id="444275503">
      <w:marLeft w:val="640"/>
      <w:marRight w:val="0"/>
      <w:marTop w:val="0"/>
      <w:marBottom w:val="0"/>
      <w:divBdr>
        <w:top w:val="none" w:sz="0" w:space="0" w:color="auto"/>
        <w:left w:val="none" w:sz="0" w:space="0" w:color="auto"/>
        <w:bottom w:val="none" w:sz="0" w:space="0" w:color="auto"/>
        <w:right w:val="none" w:sz="0" w:space="0" w:color="auto"/>
      </w:divBdr>
    </w:div>
    <w:div w:id="444352754">
      <w:marLeft w:val="640"/>
      <w:marRight w:val="0"/>
      <w:marTop w:val="0"/>
      <w:marBottom w:val="0"/>
      <w:divBdr>
        <w:top w:val="none" w:sz="0" w:space="0" w:color="auto"/>
        <w:left w:val="none" w:sz="0" w:space="0" w:color="auto"/>
        <w:bottom w:val="none" w:sz="0" w:space="0" w:color="auto"/>
        <w:right w:val="none" w:sz="0" w:space="0" w:color="auto"/>
      </w:divBdr>
    </w:div>
    <w:div w:id="444617134">
      <w:marLeft w:val="640"/>
      <w:marRight w:val="0"/>
      <w:marTop w:val="0"/>
      <w:marBottom w:val="0"/>
      <w:divBdr>
        <w:top w:val="none" w:sz="0" w:space="0" w:color="auto"/>
        <w:left w:val="none" w:sz="0" w:space="0" w:color="auto"/>
        <w:bottom w:val="none" w:sz="0" w:space="0" w:color="auto"/>
        <w:right w:val="none" w:sz="0" w:space="0" w:color="auto"/>
      </w:divBdr>
    </w:div>
    <w:div w:id="444689133">
      <w:marLeft w:val="640"/>
      <w:marRight w:val="0"/>
      <w:marTop w:val="0"/>
      <w:marBottom w:val="0"/>
      <w:divBdr>
        <w:top w:val="none" w:sz="0" w:space="0" w:color="auto"/>
        <w:left w:val="none" w:sz="0" w:space="0" w:color="auto"/>
        <w:bottom w:val="none" w:sz="0" w:space="0" w:color="auto"/>
        <w:right w:val="none" w:sz="0" w:space="0" w:color="auto"/>
      </w:divBdr>
    </w:div>
    <w:div w:id="444808375">
      <w:marLeft w:val="640"/>
      <w:marRight w:val="0"/>
      <w:marTop w:val="0"/>
      <w:marBottom w:val="0"/>
      <w:divBdr>
        <w:top w:val="none" w:sz="0" w:space="0" w:color="auto"/>
        <w:left w:val="none" w:sz="0" w:space="0" w:color="auto"/>
        <w:bottom w:val="none" w:sz="0" w:space="0" w:color="auto"/>
        <w:right w:val="none" w:sz="0" w:space="0" w:color="auto"/>
      </w:divBdr>
    </w:div>
    <w:div w:id="444859153">
      <w:marLeft w:val="640"/>
      <w:marRight w:val="0"/>
      <w:marTop w:val="0"/>
      <w:marBottom w:val="0"/>
      <w:divBdr>
        <w:top w:val="none" w:sz="0" w:space="0" w:color="auto"/>
        <w:left w:val="none" w:sz="0" w:space="0" w:color="auto"/>
        <w:bottom w:val="none" w:sz="0" w:space="0" w:color="auto"/>
        <w:right w:val="none" w:sz="0" w:space="0" w:color="auto"/>
      </w:divBdr>
    </w:div>
    <w:div w:id="444885621">
      <w:marLeft w:val="640"/>
      <w:marRight w:val="0"/>
      <w:marTop w:val="0"/>
      <w:marBottom w:val="0"/>
      <w:divBdr>
        <w:top w:val="none" w:sz="0" w:space="0" w:color="auto"/>
        <w:left w:val="none" w:sz="0" w:space="0" w:color="auto"/>
        <w:bottom w:val="none" w:sz="0" w:space="0" w:color="auto"/>
        <w:right w:val="none" w:sz="0" w:space="0" w:color="auto"/>
      </w:divBdr>
    </w:div>
    <w:div w:id="444889772">
      <w:marLeft w:val="640"/>
      <w:marRight w:val="0"/>
      <w:marTop w:val="0"/>
      <w:marBottom w:val="0"/>
      <w:divBdr>
        <w:top w:val="none" w:sz="0" w:space="0" w:color="auto"/>
        <w:left w:val="none" w:sz="0" w:space="0" w:color="auto"/>
        <w:bottom w:val="none" w:sz="0" w:space="0" w:color="auto"/>
        <w:right w:val="none" w:sz="0" w:space="0" w:color="auto"/>
      </w:divBdr>
    </w:div>
    <w:div w:id="445000338">
      <w:marLeft w:val="640"/>
      <w:marRight w:val="0"/>
      <w:marTop w:val="0"/>
      <w:marBottom w:val="0"/>
      <w:divBdr>
        <w:top w:val="none" w:sz="0" w:space="0" w:color="auto"/>
        <w:left w:val="none" w:sz="0" w:space="0" w:color="auto"/>
        <w:bottom w:val="none" w:sz="0" w:space="0" w:color="auto"/>
        <w:right w:val="none" w:sz="0" w:space="0" w:color="auto"/>
      </w:divBdr>
    </w:div>
    <w:div w:id="445002045">
      <w:marLeft w:val="640"/>
      <w:marRight w:val="0"/>
      <w:marTop w:val="0"/>
      <w:marBottom w:val="0"/>
      <w:divBdr>
        <w:top w:val="none" w:sz="0" w:space="0" w:color="auto"/>
        <w:left w:val="none" w:sz="0" w:space="0" w:color="auto"/>
        <w:bottom w:val="none" w:sz="0" w:space="0" w:color="auto"/>
        <w:right w:val="none" w:sz="0" w:space="0" w:color="auto"/>
      </w:divBdr>
    </w:div>
    <w:div w:id="445193891">
      <w:marLeft w:val="640"/>
      <w:marRight w:val="0"/>
      <w:marTop w:val="0"/>
      <w:marBottom w:val="0"/>
      <w:divBdr>
        <w:top w:val="none" w:sz="0" w:space="0" w:color="auto"/>
        <w:left w:val="none" w:sz="0" w:space="0" w:color="auto"/>
        <w:bottom w:val="none" w:sz="0" w:space="0" w:color="auto"/>
        <w:right w:val="none" w:sz="0" w:space="0" w:color="auto"/>
      </w:divBdr>
    </w:div>
    <w:div w:id="445318151">
      <w:marLeft w:val="640"/>
      <w:marRight w:val="0"/>
      <w:marTop w:val="0"/>
      <w:marBottom w:val="0"/>
      <w:divBdr>
        <w:top w:val="none" w:sz="0" w:space="0" w:color="auto"/>
        <w:left w:val="none" w:sz="0" w:space="0" w:color="auto"/>
        <w:bottom w:val="none" w:sz="0" w:space="0" w:color="auto"/>
        <w:right w:val="none" w:sz="0" w:space="0" w:color="auto"/>
      </w:divBdr>
    </w:div>
    <w:div w:id="445542748">
      <w:marLeft w:val="640"/>
      <w:marRight w:val="0"/>
      <w:marTop w:val="0"/>
      <w:marBottom w:val="0"/>
      <w:divBdr>
        <w:top w:val="none" w:sz="0" w:space="0" w:color="auto"/>
        <w:left w:val="none" w:sz="0" w:space="0" w:color="auto"/>
        <w:bottom w:val="none" w:sz="0" w:space="0" w:color="auto"/>
        <w:right w:val="none" w:sz="0" w:space="0" w:color="auto"/>
      </w:divBdr>
    </w:div>
    <w:div w:id="445583422">
      <w:marLeft w:val="640"/>
      <w:marRight w:val="0"/>
      <w:marTop w:val="0"/>
      <w:marBottom w:val="0"/>
      <w:divBdr>
        <w:top w:val="none" w:sz="0" w:space="0" w:color="auto"/>
        <w:left w:val="none" w:sz="0" w:space="0" w:color="auto"/>
        <w:bottom w:val="none" w:sz="0" w:space="0" w:color="auto"/>
        <w:right w:val="none" w:sz="0" w:space="0" w:color="auto"/>
      </w:divBdr>
    </w:div>
    <w:div w:id="445587493">
      <w:marLeft w:val="640"/>
      <w:marRight w:val="0"/>
      <w:marTop w:val="0"/>
      <w:marBottom w:val="0"/>
      <w:divBdr>
        <w:top w:val="none" w:sz="0" w:space="0" w:color="auto"/>
        <w:left w:val="none" w:sz="0" w:space="0" w:color="auto"/>
        <w:bottom w:val="none" w:sz="0" w:space="0" w:color="auto"/>
        <w:right w:val="none" w:sz="0" w:space="0" w:color="auto"/>
      </w:divBdr>
    </w:div>
    <w:div w:id="445587945">
      <w:marLeft w:val="640"/>
      <w:marRight w:val="0"/>
      <w:marTop w:val="0"/>
      <w:marBottom w:val="0"/>
      <w:divBdr>
        <w:top w:val="none" w:sz="0" w:space="0" w:color="auto"/>
        <w:left w:val="none" w:sz="0" w:space="0" w:color="auto"/>
        <w:bottom w:val="none" w:sz="0" w:space="0" w:color="auto"/>
        <w:right w:val="none" w:sz="0" w:space="0" w:color="auto"/>
      </w:divBdr>
    </w:div>
    <w:div w:id="445588658">
      <w:marLeft w:val="640"/>
      <w:marRight w:val="0"/>
      <w:marTop w:val="0"/>
      <w:marBottom w:val="0"/>
      <w:divBdr>
        <w:top w:val="none" w:sz="0" w:space="0" w:color="auto"/>
        <w:left w:val="none" w:sz="0" w:space="0" w:color="auto"/>
        <w:bottom w:val="none" w:sz="0" w:space="0" w:color="auto"/>
        <w:right w:val="none" w:sz="0" w:space="0" w:color="auto"/>
      </w:divBdr>
    </w:div>
    <w:div w:id="445656653">
      <w:marLeft w:val="640"/>
      <w:marRight w:val="0"/>
      <w:marTop w:val="0"/>
      <w:marBottom w:val="0"/>
      <w:divBdr>
        <w:top w:val="none" w:sz="0" w:space="0" w:color="auto"/>
        <w:left w:val="none" w:sz="0" w:space="0" w:color="auto"/>
        <w:bottom w:val="none" w:sz="0" w:space="0" w:color="auto"/>
        <w:right w:val="none" w:sz="0" w:space="0" w:color="auto"/>
      </w:divBdr>
    </w:div>
    <w:div w:id="445736805">
      <w:marLeft w:val="640"/>
      <w:marRight w:val="0"/>
      <w:marTop w:val="0"/>
      <w:marBottom w:val="0"/>
      <w:divBdr>
        <w:top w:val="none" w:sz="0" w:space="0" w:color="auto"/>
        <w:left w:val="none" w:sz="0" w:space="0" w:color="auto"/>
        <w:bottom w:val="none" w:sz="0" w:space="0" w:color="auto"/>
        <w:right w:val="none" w:sz="0" w:space="0" w:color="auto"/>
      </w:divBdr>
    </w:div>
    <w:div w:id="445806874">
      <w:marLeft w:val="640"/>
      <w:marRight w:val="0"/>
      <w:marTop w:val="0"/>
      <w:marBottom w:val="0"/>
      <w:divBdr>
        <w:top w:val="none" w:sz="0" w:space="0" w:color="auto"/>
        <w:left w:val="none" w:sz="0" w:space="0" w:color="auto"/>
        <w:bottom w:val="none" w:sz="0" w:space="0" w:color="auto"/>
        <w:right w:val="none" w:sz="0" w:space="0" w:color="auto"/>
      </w:divBdr>
    </w:div>
    <w:div w:id="445850915">
      <w:marLeft w:val="640"/>
      <w:marRight w:val="0"/>
      <w:marTop w:val="0"/>
      <w:marBottom w:val="0"/>
      <w:divBdr>
        <w:top w:val="none" w:sz="0" w:space="0" w:color="auto"/>
        <w:left w:val="none" w:sz="0" w:space="0" w:color="auto"/>
        <w:bottom w:val="none" w:sz="0" w:space="0" w:color="auto"/>
        <w:right w:val="none" w:sz="0" w:space="0" w:color="auto"/>
      </w:divBdr>
    </w:div>
    <w:div w:id="445854996">
      <w:marLeft w:val="640"/>
      <w:marRight w:val="0"/>
      <w:marTop w:val="0"/>
      <w:marBottom w:val="0"/>
      <w:divBdr>
        <w:top w:val="none" w:sz="0" w:space="0" w:color="auto"/>
        <w:left w:val="none" w:sz="0" w:space="0" w:color="auto"/>
        <w:bottom w:val="none" w:sz="0" w:space="0" w:color="auto"/>
        <w:right w:val="none" w:sz="0" w:space="0" w:color="auto"/>
      </w:divBdr>
    </w:div>
    <w:div w:id="445930757">
      <w:marLeft w:val="640"/>
      <w:marRight w:val="0"/>
      <w:marTop w:val="0"/>
      <w:marBottom w:val="0"/>
      <w:divBdr>
        <w:top w:val="none" w:sz="0" w:space="0" w:color="auto"/>
        <w:left w:val="none" w:sz="0" w:space="0" w:color="auto"/>
        <w:bottom w:val="none" w:sz="0" w:space="0" w:color="auto"/>
        <w:right w:val="none" w:sz="0" w:space="0" w:color="auto"/>
      </w:divBdr>
    </w:div>
    <w:div w:id="445976337">
      <w:marLeft w:val="640"/>
      <w:marRight w:val="0"/>
      <w:marTop w:val="0"/>
      <w:marBottom w:val="0"/>
      <w:divBdr>
        <w:top w:val="none" w:sz="0" w:space="0" w:color="auto"/>
        <w:left w:val="none" w:sz="0" w:space="0" w:color="auto"/>
        <w:bottom w:val="none" w:sz="0" w:space="0" w:color="auto"/>
        <w:right w:val="none" w:sz="0" w:space="0" w:color="auto"/>
      </w:divBdr>
    </w:div>
    <w:div w:id="446001232">
      <w:marLeft w:val="640"/>
      <w:marRight w:val="0"/>
      <w:marTop w:val="0"/>
      <w:marBottom w:val="0"/>
      <w:divBdr>
        <w:top w:val="none" w:sz="0" w:space="0" w:color="auto"/>
        <w:left w:val="none" w:sz="0" w:space="0" w:color="auto"/>
        <w:bottom w:val="none" w:sz="0" w:space="0" w:color="auto"/>
        <w:right w:val="none" w:sz="0" w:space="0" w:color="auto"/>
      </w:divBdr>
    </w:div>
    <w:div w:id="446049856">
      <w:marLeft w:val="640"/>
      <w:marRight w:val="0"/>
      <w:marTop w:val="0"/>
      <w:marBottom w:val="0"/>
      <w:divBdr>
        <w:top w:val="none" w:sz="0" w:space="0" w:color="auto"/>
        <w:left w:val="none" w:sz="0" w:space="0" w:color="auto"/>
        <w:bottom w:val="none" w:sz="0" w:space="0" w:color="auto"/>
        <w:right w:val="none" w:sz="0" w:space="0" w:color="auto"/>
      </w:divBdr>
    </w:div>
    <w:div w:id="446122930">
      <w:marLeft w:val="640"/>
      <w:marRight w:val="0"/>
      <w:marTop w:val="0"/>
      <w:marBottom w:val="0"/>
      <w:divBdr>
        <w:top w:val="none" w:sz="0" w:space="0" w:color="auto"/>
        <w:left w:val="none" w:sz="0" w:space="0" w:color="auto"/>
        <w:bottom w:val="none" w:sz="0" w:space="0" w:color="auto"/>
        <w:right w:val="none" w:sz="0" w:space="0" w:color="auto"/>
      </w:divBdr>
    </w:div>
    <w:div w:id="446199158">
      <w:marLeft w:val="640"/>
      <w:marRight w:val="0"/>
      <w:marTop w:val="0"/>
      <w:marBottom w:val="0"/>
      <w:divBdr>
        <w:top w:val="none" w:sz="0" w:space="0" w:color="auto"/>
        <w:left w:val="none" w:sz="0" w:space="0" w:color="auto"/>
        <w:bottom w:val="none" w:sz="0" w:space="0" w:color="auto"/>
        <w:right w:val="none" w:sz="0" w:space="0" w:color="auto"/>
      </w:divBdr>
    </w:div>
    <w:div w:id="446239070">
      <w:marLeft w:val="640"/>
      <w:marRight w:val="0"/>
      <w:marTop w:val="0"/>
      <w:marBottom w:val="0"/>
      <w:divBdr>
        <w:top w:val="none" w:sz="0" w:space="0" w:color="auto"/>
        <w:left w:val="none" w:sz="0" w:space="0" w:color="auto"/>
        <w:bottom w:val="none" w:sz="0" w:space="0" w:color="auto"/>
        <w:right w:val="none" w:sz="0" w:space="0" w:color="auto"/>
      </w:divBdr>
    </w:div>
    <w:div w:id="446438179">
      <w:marLeft w:val="640"/>
      <w:marRight w:val="0"/>
      <w:marTop w:val="0"/>
      <w:marBottom w:val="0"/>
      <w:divBdr>
        <w:top w:val="none" w:sz="0" w:space="0" w:color="auto"/>
        <w:left w:val="none" w:sz="0" w:space="0" w:color="auto"/>
        <w:bottom w:val="none" w:sz="0" w:space="0" w:color="auto"/>
        <w:right w:val="none" w:sz="0" w:space="0" w:color="auto"/>
      </w:divBdr>
    </w:div>
    <w:div w:id="446582583">
      <w:marLeft w:val="640"/>
      <w:marRight w:val="0"/>
      <w:marTop w:val="0"/>
      <w:marBottom w:val="0"/>
      <w:divBdr>
        <w:top w:val="none" w:sz="0" w:space="0" w:color="auto"/>
        <w:left w:val="none" w:sz="0" w:space="0" w:color="auto"/>
        <w:bottom w:val="none" w:sz="0" w:space="0" w:color="auto"/>
        <w:right w:val="none" w:sz="0" w:space="0" w:color="auto"/>
      </w:divBdr>
    </w:div>
    <w:div w:id="446584714">
      <w:marLeft w:val="640"/>
      <w:marRight w:val="0"/>
      <w:marTop w:val="0"/>
      <w:marBottom w:val="0"/>
      <w:divBdr>
        <w:top w:val="none" w:sz="0" w:space="0" w:color="auto"/>
        <w:left w:val="none" w:sz="0" w:space="0" w:color="auto"/>
        <w:bottom w:val="none" w:sz="0" w:space="0" w:color="auto"/>
        <w:right w:val="none" w:sz="0" w:space="0" w:color="auto"/>
      </w:divBdr>
    </w:div>
    <w:div w:id="446588188">
      <w:marLeft w:val="640"/>
      <w:marRight w:val="0"/>
      <w:marTop w:val="0"/>
      <w:marBottom w:val="0"/>
      <w:divBdr>
        <w:top w:val="none" w:sz="0" w:space="0" w:color="auto"/>
        <w:left w:val="none" w:sz="0" w:space="0" w:color="auto"/>
        <w:bottom w:val="none" w:sz="0" w:space="0" w:color="auto"/>
        <w:right w:val="none" w:sz="0" w:space="0" w:color="auto"/>
      </w:divBdr>
    </w:div>
    <w:div w:id="446699948">
      <w:marLeft w:val="640"/>
      <w:marRight w:val="0"/>
      <w:marTop w:val="0"/>
      <w:marBottom w:val="0"/>
      <w:divBdr>
        <w:top w:val="none" w:sz="0" w:space="0" w:color="auto"/>
        <w:left w:val="none" w:sz="0" w:space="0" w:color="auto"/>
        <w:bottom w:val="none" w:sz="0" w:space="0" w:color="auto"/>
        <w:right w:val="none" w:sz="0" w:space="0" w:color="auto"/>
      </w:divBdr>
    </w:div>
    <w:div w:id="446706699">
      <w:marLeft w:val="480"/>
      <w:marRight w:val="0"/>
      <w:marTop w:val="0"/>
      <w:marBottom w:val="0"/>
      <w:divBdr>
        <w:top w:val="none" w:sz="0" w:space="0" w:color="auto"/>
        <w:left w:val="none" w:sz="0" w:space="0" w:color="auto"/>
        <w:bottom w:val="none" w:sz="0" w:space="0" w:color="auto"/>
        <w:right w:val="none" w:sz="0" w:space="0" w:color="auto"/>
      </w:divBdr>
    </w:div>
    <w:div w:id="446776160">
      <w:marLeft w:val="640"/>
      <w:marRight w:val="0"/>
      <w:marTop w:val="0"/>
      <w:marBottom w:val="0"/>
      <w:divBdr>
        <w:top w:val="none" w:sz="0" w:space="0" w:color="auto"/>
        <w:left w:val="none" w:sz="0" w:space="0" w:color="auto"/>
        <w:bottom w:val="none" w:sz="0" w:space="0" w:color="auto"/>
        <w:right w:val="none" w:sz="0" w:space="0" w:color="auto"/>
      </w:divBdr>
    </w:div>
    <w:div w:id="446780583">
      <w:marLeft w:val="640"/>
      <w:marRight w:val="0"/>
      <w:marTop w:val="0"/>
      <w:marBottom w:val="0"/>
      <w:divBdr>
        <w:top w:val="none" w:sz="0" w:space="0" w:color="auto"/>
        <w:left w:val="none" w:sz="0" w:space="0" w:color="auto"/>
        <w:bottom w:val="none" w:sz="0" w:space="0" w:color="auto"/>
        <w:right w:val="none" w:sz="0" w:space="0" w:color="auto"/>
      </w:divBdr>
    </w:div>
    <w:div w:id="446891755">
      <w:marLeft w:val="640"/>
      <w:marRight w:val="0"/>
      <w:marTop w:val="0"/>
      <w:marBottom w:val="0"/>
      <w:divBdr>
        <w:top w:val="none" w:sz="0" w:space="0" w:color="auto"/>
        <w:left w:val="none" w:sz="0" w:space="0" w:color="auto"/>
        <w:bottom w:val="none" w:sz="0" w:space="0" w:color="auto"/>
        <w:right w:val="none" w:sz="0" w:space="0" w:color="auto"/>
      </w:divBdr>
    </w:div>
    <w:div w:id="446894563">
      <w:marLeft w:val="640"/>
      <w:marRight w:val="0"/>
      <w:marTop w:val="0"/>
      <w:marBottom w:val="0"/>
      <w:divBdr>
        <w:top w:val="none" w:sz="0" w:space="0" w:color="auto"/>
        <w:left w:val="none" w:sz="0" w:space="0" w:color="auto"/>
        <w:bottom w:val="none" w:sz="0" w:space="0" w:color="auto"/>
        <w:right w:val="none" w:sz="0" w:space="0" w:color="auto"/>
      </w:divBdr>
    </w:div>
    <w:div w:id="447048953">
      <w:marLeft w:val="640"/>
      <w:marRight w:val="0"/>
      <w:marTop w:val="0"/>
      <w:marBottom w:val="0"/>
      <w:divBdr>
        <w:top w:val="none" w:sz="0" w:space="0" w:color="auto"/>
        <w:left w:val="none" w:sz="0" w:space="0" w:color="auto"/>
        <w:bottom w:val="none" w:sz="0" w:space="0" w:color="auto"/>
        <w:right w:val="none" w:sz="0" w:space="0" w:color="auto"/>
      </w:divBdr>
    </w:div>
    <w:div w:id="447234840">
      <w:marLeft w:val="640"/>
      <w:marRight w:val="0"/>
      <w:marTop w:val="0"/>
      <w:marBottom w:val="0"/>
      <w:divBdr>
        <w:top w:val="none" w:sz="0" w:space="0" w:color="auto"/>
        <w:left w:val="none" w:sz="0" w:space="0" w:color="auto"/>
        <w:bottom w:val="none" w:sz="0" w:space="0" w:color="auto"/>
        <w:right w:val="none" w:sz="0" w:space="0" w:color="auto"/>
      </w:divBdr>
    </w:div>
    <w:div w:id="447235113">
      <w:marLeft w:val="640"/>
      <w:marRight w:val="0"/>
      <w:marTop w:val="0"/>
      <w:marBottom w:val="0"/>
      <w:divBdr>
        <w:top w:val="none" w:sz="0" w:space="0" w:color="auto"/>
        <w:left w:val="none" w:sz="0" w:space="0" w:color="auto"/>
        <w:bottom w:val="none" w:sz="0" w:space="0" w:color="auto"/>
        <w:right w:val="none" w:sz="0" w:space="0" w:color="auto"/>
      </w:divBdr>
    </w:div>
    <w:div w:id="447236164">
      <w:marLeft w:val="640"/>
      <w:marRight w:val="0"/>
      <w:marTop w:val="0"/>
      <w:marBottom w:val="0"/>
      <w:divBdr>
        <w:top w:val="none" w:sz="0" w:space="0" w:color="auto"/>
        <w:left w:val="none" w:sz="0" w:space="0" w:color="auto"/>
        <w:bottom w:val="none" w:sz="0" w:space="0" w:color="auto"/>
        <w:right w:val="none" w:sz="0" w:space="0" w:color="auto"/>
      </w:divBdr>
    </w:div>
    <w:div w:id="447241847">
      <w:marLeft w:val="640"/>
      <w:marRight w:val="0"/>
      <w:marTop w:val="0"/>
      <w:marBottom w:val="0"/>
      <w:divBdr>
        <w:top w:val="none" w:sz="0" w:space="0" w:color="auto"/>
        <w:left w:val="none" w:sz="0" w:space="0" w:color="auto"/>
        <w:bottom w:val="none" w:sz="0" w:space="0" w:color="auto"/>
        <w:right w:val="none" w:sz="0" w:space="0" w:color="auto"/>
      </w:divBdr>
    </w:div>
    <w:div w:id="447283780">
      <w:marLeft w:val="640"/>
      <w:marRight w:val="0"/>
      <w:marTop w:val="0"/>
      <w:marBottom w:val="0"/>
      <w:divBdr>
        <w:top w:val="none" w:sz="0" w:space="0" w:color="auto"/>
        <w:left w:val="none" w:sz="0" w:space="0" w:color="auto"/>
        <w:bottom w:val="none" w:sz="0" w:space="0" w:color="auto"/>
        <w:right w:val="none" w:sz="0" w:space="0" w:color="auto"/>
      </w:divBdr>
    </w:div>
    <w:div w:id="447355545">
      <w:marLeft w:val="640"/>
      <w:marRight w:val="0"/>
      <w:marTop w:val="0"/>
      <w:marBottom w:val="0"/>
      <w:divBdr>
        <w:top w:val="none" w:sz="0" w:space="0" w:color="auto"/>
        <w:left w:val="none" w:sz="0" w:space="0" w:color="auto"/>
        <w:bottom w:val="none" w:sz="0" w:space="0" w:color="auto"/>
        <w:right w:val="none" w:sz="0" w:space="0" w:color="auto"/>
      </w:divBdr>
    </w:div>
    <w:div w:id="447432812">
      <w:marLeft w:val="640"/>
      <w:marRight w:val="0"/>
      <w:marTop w:val="0"/>
      <w:marBottom w:val="0"/>
      <w:divBdr>
        <w:top w:val="none" w:sz="0" w:space="0" w:color="auto"/>
        <w:left w:val="none" w:sz="0" w:space="0" w:color="auto"/>
        <w:bottom w:val="none" w:sz="0" w:space="0" w:color="auto"/>
        <w:right w:val="none" w:sz="0" w:space="0" w:color="auto"/>
      </w:divBdr>
    </w:div>
    <w:div w:id="447436464">
      <w:marLeft w:val="640"/>
      <w:marRight w:val="0"/>
      <w:marTop w:val="0"/>
      <w:marBottom w:val="0"/>
      <w:divBdr>
        <w:top w:val="none" w:sz="0" w:space="0" w:color="auto"/>
        <w:left w:val="none" w:sz="0" w:space="0" w:color="auto"/>
        <w:bottom w:val="none" w:sz="0" w:space="0" w:color="auto"/>
        <w:right w:val="none" w:sz="0" w:space="0" w:color="auto"/>
      </w:divBdr>
    </w:div>
    <w:div w:id="447552572">
      <w:marLeft w:val="640"/>
      <w:marRight w:val="0"/>
      <w:marTop w:val="0"/>
      <w:marBottom w:val="0"/>
      <w:divBdr>
        <w:top w:val="none" w:sz="0" w:space="0" w:color="auto"/>
        <w:left w:val="none" w:sz="0" w:space="0" w:color="auto"/>
        <w:bottom w:val="none" w:sz="0" w:space="0" w:color="auto"/>
        <w:right w:val="none" w:sz="0" w:space="0" w:color="auto"/>
      </w:divBdr>
    </w:div>
    <w:div w:id="447624580">
      <w:marLeft w:val="640"/>
      <w:marRight w:val="0"/>
      <w:marTop w:val="0"/>
      <w:marBottom w:val="0"/>
      <w:divBdr>
        <w:top w:val="none" w:sz="0" w:space="0" w:color="auto"/>
        <w:left w:val="none" w:sz="0" w:space="0" w:color="auto"/>
        <w:bottom w:val="none" w:sz="0" w:space="0" w:color="auto"/>
        <w:right w:val="none" w:sz="0" w:space="0" w:color="auto"/>
      </w:divBdr>
    </w:div>
    <w:div w:id="447814783">
      <w:marLeft w:val="640"/>
      <w:marRight w:val="0"/>
      <w:marTop w:val="0"/>
      <w:marBottom w:val="0"/>
      <w:divBdr>
        <w:top w:val="none" w:sz="0" w:space="0" w:color="auto"/>
        <w:left w:val="none" w:sz="0" w:space="0" w:color="auto"/>
        <w:bottom w:val="none" w:sz="0" w:space="0" w:color="auto"/>
        <w:right w:val="none" w:sz="0" w:space="0" w:color="auto"/>
      </w:divBdr>
    </w:div>
    <w:div w:id="447940037">
      <w:marLeft w:val="640"/>
      <w:marRight w:val="0"/>
      <w:marTop w:val="0"/>
      <w:marBottom w:val="0"/>
      <w:divBdr>
        <w:top w:val="none" w:sz="0" w:space="0" w:color="auto"/>
        <w:left w:val="none" w:sz="0" w:space="0" w:color="auto"/>
        <w:bottom w:val="none" w:sz="0" w:space="0" w:color="auto"/>
        <w:right w:val="none" w:sz="0" w:space="0" w:color="auto"/>
      </w:divBdr>
    </w:div>
    <w:div w:id="447968502">
      <w:marLeft w:val="640"/>
      <w:marRight w:val="0"/>
      <w:marTop w:val="0"/>
      <w:marBottom w:val="0"/>
      <w:divBdr>
        <w:top w:val="none" w:sz="0" w:space="0" w:color="auto"/>
        <w:left w:val="none" w:sz="0" w:space="0" w:color="auto"/>
        <w:bottom w:val="none" w:sz="0" w:space="0" w:color="auto"/>
        <w:right w:val="none" w:sz="0" w:space="0" w:color="auto"/>
      </w:divBdr>
    </w:div>
    <w:div w:id="448158688">
      <w:marLeft w:val="640"/>
      <w:marRight w:val="0"/>
      <w:marTop w:val="0"/>
      <w:marBottom w:val="0"/>
      <w:divBdr>
        <w:top w:val="none" w:sz="0" w:space="0" w:color="auto"/>
        <w:left w:val="none" w:sz="0" w:space="0" w:color="auto"/>
        <w:bottom w:val="none" w:sz="0" w:space="0" w:color="auto"/>
        <w:right w:val="none" w:sz="0" w:space="0" w:color="auto"/>
      </w:divBdr>
    </w:div>
    <w:div w:id="448164426">
      <w:marLeft w:val="640"/>
      <w:marRight w:val="0"/>
      <w:marTop w:val="0"/>
      <w:marBottom w:val="0"/>
      <w:divBdr>
        <w:top w:val="none" w:sz="0" w:space="0" w:color="auto"/>
        <w:left w:val="none" w:sz="0" w:space="0" w:color="auto"/>
        <w:bottom w:val="none" w:sz="0" w:space="0" w:color="auto"/>
        <w:right w:val="none" w:sz="0" w:space="0" w:color="auto"/>
      </w:divBdr>
    </w:div>
    <w:div w:id="448207259">
      <w:marLeft w:val="640"/>
      <w:marRight w:val="0"/>
      <w:marTop w:val="0"/>
      <w:marBottom w:val="0"/>
      <w:divBdr>
        <w:top w:val="none" w:sz="0" w:space="0" w:color="auto"/>
        <w:left w:val="none" w:sz="0" w:space="0" w:color="auto"/>
        <w:bottom w:val="none" w:sz="0" w:space="0" w:color="auto"/>
        <w:right w:val="none" w:sz="0" w:space="0" w:color="auto"/>
      </w:divBdr>
    </w:div>
    <w:div w:id="448208463">
      <w:marLeft w:val="640"/>
      <w:marRight w:val="0"/>
      <w:marTop w:val="0"/>
      <w:marBottom w:val="0"/>
      <w:divBdr>
        <w:top w:val="none" w:sz="0" w:space="0" w:color="auto"/>
        <w:left w:val="none" w:sz="0" w:space="0" w:color="auto"/>
        <w:bottom w:val="none" w:sz="0" w:space="0" w:color="auto"/>
        <w:right w:val="none" w:sz="0" w:space="0" w:color="auto"/>
      </w:divBdr>
    </w:div>
    <w:div w:id="448285577">
      <w:marLeft w:val="640"/>
      <w:marRight w:val="0"/>
      <w:marTop w:val="0"/>
      <w:marBottom w:val="0"/>
      <w:divBdr>
        <w:top w:val="none" w:sz="0" w:space="0" w:color="auto"/>
        <w:left w:val="none" w:sz="0" w:space="0" w:color="auto"/>
        <w:bottom w:val="none" w:sz="0" w:space="0" w:color="auto"/>
        <w:right w:val="none" w:sz="0" w:space="0" w:color="auto"/>
      </w:divBdr>
    </w:div>
    <w:div w:id="448285594">
      <w:marLeft w:val="640"/>
      <w:marRight w:val="0"/>
      <w:marTop w:val="0"/>
      <w:marBottom w:val="0"/>
      <w:divBdr>
        <w:top w:val="none" w:sz="0" w:space="0" w:color="auto"/>
        <w:left w:val="none" w:sz="0" w:space="0" w:color="auto"/>
        <w:bottom w:val="none" w:sz="0" w:space="0" w:color="auto"/>
        <w:right w:val="none" w:sz="0" w:space="0" w:color="auto"/>
      </w:divBdr>
    </w:div>
    <w:div w:id="448353855">
      <w:marLeft w:val="640"/>
      <w:marRight w:val="0"/>
      <w:marTop w:val="0"/>
      <w:marBottom w:val="0"/>
      <w:divBdr>
        <w:top w:val="none" w:sz="0" w:space="0" w:color="auto"/>
        <w:left w:val="none" w:sz="0" w:space="0" w:color="auto"/>
        <w:bottom w:val="none" w:sz="0" w:space="0" w:color="auto"/>
        <w:right w:val="none" w:sz="0" w:space="0" w:color="auto"/>
      </w:divBdr>
    </w:div>
    <w:div w:id="448359469">
      <w:marLeft w:val="640"/>
      <w:marRight w:val="0"/>
      <w:marTop w:val="0"/>
      <w:marBottom w:val="0"/>
      <w:divBdr>
        <w:top w:val="none" w:sz="0" w:space="0" w:color="auto"/>
        <w:left w:val="none" w:sz="0" w:space="0" w:color="auto"/>
        <w:bottom w:val="none" w:sz="0" w:space="0" w:color="auto"/>
        <w:right w:val="none" w:sz="0" w:space="0" w:color="auto"/>
      </w:divBdr>
    </w:div>
    <w:div w:id="448400506">
      <w:marLeft w:val="640"/>
      <w:marRight w:val="0"/>
      <w:marTop w:val="0"/>
      <w:marBottom w:val="0"/>
      <w:divBdr>
        <w:top w:val="none" w:sz="0" w:space="0" w:color="auto"/>
        <w:left w:val="none" w:sz="0" w:space="0" w:color="auto"/>
        <w:bottom w:val="none" w:sz="0" w:space="0" w:color="auto"/>
        <w:right w:val="none" w:sz="0" w:space="0" w:color="auto"/>
      </w:divBdr>
    </w:div>
    <w:div w:id="448428154">
      <w:marLeft w:val="640"/>
      <w:marRight w:val="0"/>
      <w:marTop w:val="0"/>
      <w:marBottom w:val="0"/>
      <w:divBdr>
        <w:top w:val="none" w:sz="0" w:space="0" w:color="auto"/>
        <w:left w:val="none" w:sz="0" w:space="0" w:color="auto"/>
        <w:bottom w:val="none" w:sz="0" w:space="0" w:color="auto"/>
        <w:right w:val="none" w:sz="0" w:space="0" w:color="auto"/>
      </w:divBdr>
    </w:div>
    <w:div w:id="448476530">
      <w:marLeft w:val="640"/>
      <w:marRight w:val="0"/>
      <w:marTop w:val="0"/>
      <w:marBottom w:val="0"/>
      <w:divBdr>
        <w:top w:val="none" w:sz="0" w:space="0" w:color="auto"/>
        <w:left w:val="none" w:sz="0" w:space="0" w:color="auto"/>
        <w:bottom w:val="none" w:sz="0" w:space="0" w:color="auto"/>
        <w:right w:val="none" w:sz="0" w:space="0" w:color="auto"/>
      </w:divBdr>
    </w:div>
    <w:div w:id="448594915">
      <w:marLeft w:val="640"/>
      <w:marRight w:val="0"/>
      <w:marTop w:val="0"/>
      <w:marBottom w:val="0"/>
      <w:divBdr>
        <w:top w:val="none" w:sz="0" w:space="0" w:color="auto"/>
        <w:left w:val="none" w:sz="0" w:space="0" w:color="auto"/>
        <w:bottom w:val="none" w:sz="0" w:space="0" w:color="auto"/>
        <w:right w:val="none" w:sz="0" w:space="0" w:color="auto"/>
      </w:divBdr>
    </w:div>
    <w:div w:id="448621369">
      <w:marLeft w:val="640"/>
      <w:marRight w:val="0"/>
      <w:marTop w:val="0"/>
      <w:marBottom w:val="0"/>
      <w:divBdr>
        <w:top w:val="none" w:sz="0" w:space="0" w:color="auto"/>
        <w:left w:val="none" w:sz="0" w:space="0" w:color="auto"/>
        <w:bottom w:val="none" w:sz="0" w:space="0" w:color="auto"/>
        <w:right w:val="none" w:sz="0" w:space="0" w:color="auto"/>
      </w:divBdr>
    </w:div>
    <w:div w:id="448857354">
      <w:marLeft w:val="640"/>
      <w:marRight w:val="0"/>
      <w:marTop w:val="0"/>
      <w:marBottom w:val="0"/>
      <w:divBdr>
        <w:top w:val="none" w:sz="0" w:space="0" w:color="auto"/>
        <w:left w:val="none" w:sz="0" w:space="0" w:color="auto"/>
        <w:bottom w:val="none" w:sz="0" w:space="0" w:color="auto"/>
        <w:right w:val="none" w:sz="0" w:space="0" w:color="auto"/>
      </w:divBdr>
    </w:div>
    <w:div w:id="448932234">
      <w:marLeft w:val="640"/>
      <w:marRight w:val="0"/>
      <w:marTop w:val="0"/>
      <w:marBottom w:val="0"/>
      <w:divBdr>
        <w:top w:val="none" w:sz="0" w:space="0" w:color="auto"/>
        <w:left w:val="none" w:sz="0" w:space="0" w:color="auto"/>
        <w:bottom w:val="none" w:sz="0" w:space="0" w:color="auto"/>
        <w:right w:val="none" w:sz="0" w:space="0" w:color="auto"/>
      </w:divBdr>
    </w:div>
    <w:div w:id="448934440">
      <w:marLeft w:val="640"/>
      <w:marRight w:val="0"/>
      <w:marTop w:val="0"/>
      <w:marBottom w:val="0"/>
      <w:divBdr>
        <w:top w:val="none" w:sz="0" w:space="0" w:color="auto"/>
        <w:left w:val="none" w:sz="0" w:space="0" w:color="auto"/>
        <w:bottom w:val="none" w:sz="0" w:space="0" w:color="auto"/>
        <w:right w:val="none" w:sz="0" w:space="0" w:color="auto"/>
      </w:divBdr>
    </w:div>
    <w:div w:id="449054423">
      <w:marLeft w:val="640"/>
      <w:marRight w:val="0"/>
      <w:marTop w:val="0"/>
      <w:marBottom w:val="0"/>
      <w:divBdr>
        <w:top w:val="none" w:sz="0" w:space="0" w:color="auto"/>
        <w:left w:val="none" w:sz="0" w:space="0" w:color="auto"/>
        <w:bottom w:val="none" w:sz="0" w:space="0" w:color="auto"/>
        <w:right w:val="none" w:sz="0" w:space="0" w:color="auto"/>
      </w:divBdr>
    </w:div>
    <w:div w:id="449054889">
      <w:marLeft w:val="640"/>
      <w:marRight w:val="0"/>
      <w:marTop w:val="0"/>
      <w:marBottom w:val="0"/>
      <w:divBdr>
        <w:top w:val="none" w:sz="0" w:space="0" w:color="auto"/>
        <w:left w:val="none" w:sz="0" w:space="0" w:color="auto"/>
        <w:bottom w:val="none" w:sz="0" w:space="0" w:color="auto"/>
        <w:right w:val="none" w:sz="0" w:space="0" w:color="auto"/>
      </w:divBdr>
    </w:div>
    <w:div w:id="449056628">
      <w:marLeft w:val="640"/>
      <w:marRight w:val="0"/>
      <w:marTop w:val="0"/>
      <w:marBottom w:val="0"/>
      <w:divBdr>
        <w:top w:val="none" w:sz="0" w:space="0" w:color="auto"/>
        <w:left w:val="none" w:sz="0" w:space="0" w:color="auto"/>
        <w:bottom w:val="none" w:sz="0" w:space="0" w:color="auto"/>
        <w:right w:val="none" w:sz="0" w:space="0" w:color="auto"/>
      </w:divBdr>
    </w:div>
    <w:div w:id="449082728">
      <w:marLeft w:val="640"/>
      <w:marRight w:val="0"/>
      <w:marTop w:val="0"/>
      <w:marBottom w:val="0"/>
      <w:divBdr>
        <w:top w:val="none" w:sz="0" w:space="0" w:color="auto"/>
        <w:left w:val="none" w:sz="0" w:space="0" w:color="auto"/>
        <w:bottom w:val="none" w:sz="0" w:space="0" w:color="auto"/>
        <w:right w:val="none" w:sz="0" w:space="0" w:color="auto"/>
      </w:divBdr>
    </w:div>
    <w:div w:id="449084906">
      <w:marLeft w:val="640"/>
      <w:marRight w:val="0"/>
      <w:marTop w:val="0"/>
      <w:marBottom w:val="0"/>
      <w:divBdr>
        <w:top w:val="none" w:sz="0" w:space="0" w:color="auto"/>
        <w:left w:val="none" w:sz="0" w:space="0" w:color="auto"/>
        <w:bottom w:val="none" w:sz="0" w:space="0" w:color="auto"/>
        <w:right w:val="none" w:sz="0" w:space="0" w:color="auto"/>
      </w:divBdr>
    </w:div>
    <w:div w:id="449125294">
      <w:bodyDiv w:val="1"/>
      <w:marLeft w:val="0"/>
      <w:marRight w:val="0"/>
      <w:marTop w:val="0"/>
      <w:marBottom w:val="0"/>
      <w:divBdr>
        <w:top w:val="none" w:sz="0" w:space="0" w:color="auto"/>
        <w:left w:val="none" w:sz="0" w:space="0" w:color="auto"/>
        <w:bottom w:val="none" w:sz="0" w:space="0" w:color="auto"/>
        <w:right w:val="none" w:sz="0" w:space="0" w:color="auto"/>
      </w:divBdr>
    </w:div>
    <w:div w:id="449202650">
      <w:marLeft w:val="640"/>
      <w:marRight w:val="0"/>
      <w:marTop w:val="0"/>
      <w:marBottom w:val="0"/>
      <w:divBdr>
        <w:top w:val="none" w:sz="0" w:space="0" w:color="auto"/>
        <w:left w:val="none" w:sz="0" w:space="0" w:color="auto"/>
        <w:bottom w:val="none" w:sz="0" w:space="0" w:color="auto"/>
        <w:right w:val="none" w:sz="0" w:space="0" w:color="auto"/>
      </w:divBdr>
    </w:div>
    <w:div w:id="449209918">
      <w:marLeft w:val="640"/>
      <w:marRight w:val="0"/>
      <w:marTop w:val="0"/>
      <w:marBottom w:val="0"/>
      <w:divBdr>
        <w:top w:val="none" w:sz="0" w:space="0" w:color="auto"/>
        <w:left w:val="none" w:sz="0" w:space="0" w:color="auto"/>
        <w:bottom w:val="none" w:sz="0" w:space="0" w:color="auto"/>
        <w:right w:val="none" w:sz="0" w:space="0" w:color="auto"/>
      </w:divBdr>
    </w:div>
    <w:div w:id="449250141">
      <w:marLeft w:val="640"/>
      <w:marRight w:val="0"/>
      <w:marTop w:val="0"/>
      <w:marBottom w:val="0"/>
      <w:divBdr>
        <w:top w:val="none" w:sz="0" w:space="0" w:color="auto"/>
        <w:left w:val="none" w:sz="0" w:space="0" w:color="auto"/>
        <w:bottom w:val="none" w:sz="0" w:space="0" w:color="auto"/>
        <w:right w:val="none" w:sz="0" w:space="0" w:color="auto"/>
      </w:divBdr>
    </w:div>
    <w:div w:id="449277009">
      <w:marLeft w:val="640"/>
      <w:marRight w:val="0"/>
      <w:marTop w:val="0"/>
      <w:marBottom w:val="0"/>
      <w:divBdr>
        <w:top w:val="none" w:sz="0" w:space="0" w:color="auto"/>
        <w:left w:val="none" w:sz="0" w:space="0" w:color="auto"/>
        <w:bottom w:val="none" w:sz="0" w:space="0" w:color="auto"/>
        <w:right w:val="none" w:sz="0" w:space="0" w:color="auto"/>
      </w:divBdr>
    </w:div>
    <w:div w:id="449395754">
      <w:marLeft w:val="640"/>
      <w:marRight w:val="0"/>
      <w:marTop w:val="0"/>
      <w:marBottom w:val="0"/>
      <w:divBdr>
        <w:top w:val="none" w:sz="0" w:space="0" w:color="auto"/>
        <w:left w:val="none" w:sz="0" w:space="0" w:color="auto"/>
        <w:bottom w:val="none" w:sz="0" w:space="0" w:color="auto"/>
        <w:right w:val="none" w:sz="0" w:space="0" w:color="auto"/>
      </w:divBdr>
    </w:div>
    <w:div w:id="449402842">
      <w:marLeft w:val="640"/>
      <w:marRight w:val="0"/>
      <w:marTop w:val="0"/>
      <w:marBottom w:val="0"/>
      <w:divBdr>
        <w:top w:val="none" w:sz="0" w:space="0" w:color="auto"/>
        <w:left w:val="none" w:sz="0" w:space="0" w:color="auto"/>
        <w:bottom w:val="none" w:sz="0" w:space="0" w:color="auto"/>
        <w:right w:val="none" w:sz="0" w:space="0" w:color="auto"/>
      </w:divBdr>
    </w:div>
    <w:div w:id="449514494">
      <w:marLeft w:val="640"/>
      <w:marRight w:val="0"/>
      <w:marTop w:val="0"/>
      <w:marBottom w:val="0"/>
      <w:divBdr>
        <w:top w:val="none" w:sz="0" w:space="0" w:color="auto"/>
        <w:left w:val="none" w:sz="0" w:space="0" w:color="auto"/>
        <w:bottom w:val="none" w:sz="0" w:space="0" w:color="auto"/>
        <w:right w:val="none" w:sz="0" w:space="0" w:color="auto"/>
      </w:divBdr>
    </w:div>
    <w:div w:id="449667620">
      <w:marLeft w:val="640"/>
      <w:marRight w:val="0"/>
      <w:marTop w:val="0"/>
      <w:marBottom w:val="0"/>
      <w:divBdr>
        <w:top w:val="none" w:sz="0" w:space="0" w:color="auto"/>
        <w:left w:val="none" w:sz="0" w:space="0" w:color="auto"/>
        <w:bottom w:val="none" w:sz="0" w:space="0" w:color="auto"/>
        <w:right w:val="none" w:sz="0" w:space="0" w:color="auto"/>
      </w:divBdr>
    </w:div>
    <w:div w:id="449671996">
      <w:marLeft w:val="640"/>
      <w:marRight w:val="0"/>
      <w:marTop w:val="0"/>
      <w:marBottom w:val="0"/>
      <w:divBdr>
        <w:top w:val="none" w:sz="0" w:space="0" w:color="auto"/>
        <w:left w:val="none" w:sz="0" w:space="0" w:color="auto"/>
        <w:bottom w:val="none" w:sz="0" w:space="0" w:color="auto"/>
        <w:right w:val="none" w:sz="0" w:space="0" w:color="auto"/>
      </w:divBdr>
    </w:div>
    <w:div w:id="449787734">
      <w:marLeft w:val="640"/>
      <w:marRight w:val="0"/>
      <w:marTop w:val="0"/>
      <w:marBottom w:val="0"/>
      <w:divBdr>
        <w:top w:val="none" w:sz="0" w:space="0" w:color="auto"/>
        <w:left w:val="none" w:sz="0" w:space="0" w:color="auto"/>
        <w:bottom w:val="none" w:sz="0" w:space="0" w:color="auto"/>
        <w:right w:val="none" w:sz="0" w:space="0" w:color="auto"/>
      </w:divBdr>
    </w:div>
    <w:div w:id="449856616">
      <w:marLeft w:val="640"/>
      <w:marRight w:val="0"/>
      <w:marTop w:val="0"/>
      <w:marBottom w:val="0"/>
      <w:divBdr>
        <w:top w:val="none" w:sz="0" w:space="0" w:color="auto"/>
        <w:left w:val="none" w:sz="0" w:space="0" w:color="auto"/>
        <w:bottom w:val="none" w:sz="0" w:space="0" w:color="auto"/>
        <w:right w:val="none" w:sz="0" w:space="0" w:color="auto"/>
      </w:divBdr>
    </w:div>
    <w:div w:id="450050114">
      <w:marLeft w:val="640"/>
      <w:marRight w:val="0"/>
      <w:marTop w:val="0"/>
      <w:marBottom w:val="0"/>
      <w:divBdr>
        <w:top w:val="none" w:sz="0" w:space="0" w:color="auto"/>
        <w:left w:val="none" w:sz="0" w:space="0" w:color="auto"/>
        <w:bottom w:val="none" w:sz="0" w:space="0" w:color="auto"/>
        <w:right w:val="none" w:sz="0" w:space="0" w:color="auto"/>
      </w:divBdr>
    </w:div>
    <w:div w:id="450125256">
      <w:marLeft w:val="640"/>
      <w:marRight w:val="0"/>
      <w:marTop w:val="0"/>
      <w:marBottom w:val="0"/>
      <w:divBdr>
        <w:top w:val="none" w:sz="0" w:space="0" w:color="auto"/>
        <w:left w:val="none" w:sz="0" w:space="0" w:color="auto"/>
        <w:bottom w:val="none" w:sz="0" w:space="0" w:color="auto"/>
        <w:right w:val="none" w:sz="0" w:space="0" w:color="auto"/>
      </w:divBdr>
    </w:div>
    <w:div w:id="450129251">
      <w:marLeft w:val="640"/>
      <w:marRight w:val="0"/>
      <w:marTop w:val="0"/>
      <w:marBottom w:val="0"/>
      <w:divBdr>
        <w:top w:val="none" w:sz="0" w:space="0" w:color="auto"/>
        <w:left w:val="none" w:sz="0" w:space="0" w:color="auto"/>
        <w:bottom w:val="none" w:sz="0" w:space="0" w:color="auto"/>
        <w:right w:val="none" w:sz="0" w:space="0" w:color="auto"/>
      </w:divBdr>
    </w:div>
    <w:div w:id="450132042">
      <w:marLeft w:val="640"/>
      <w:marRight w:val="0"/>
      <w:marTop w:val="0"/>
      <w:marBottom w:val="0"/>
      <w:divBdr>
        <w:top w:val="none" w:sz="0" w:space="0" w:color="auto"/>
        <w:left w:val="none" w:sz="0" w:space="0" w:color="auto"/>
        <w:bottom w:val="none" w:sz="0" w:space="0" w:color="auto"/>
        <w:right w:val="none" w:sz="0" w:space="0" w:color="auto"/>
      </w:divBdr>
    </w:div>
    <w:div w:id="450242972">
      <w:marLeft w:val="640"/>
      <w:marRight w:val="0"/>
      <w:marTop w:val="0"/>
      <w:marBottom w:val="0"/>
      <w:divBdr>
        <w:top w:val="none" w:sz="0" w:space="0" w:color="auto"/>
        <w:left w:val="none" w:sz="0" w:space="0" w:color="auto"/>
        <w:bottom w:val="none" w:sz="0" w:space="0" w:color="auto"/>
        <w:right w:val="none" w:sz="0" w:space="0" w:color="auto"/>
      </w:divBdr>
    </w:div>
    <w:div w:id="450322028">
      <w:marLeft w:val="640"/>
      <w:marRight w:val="0"/>
      <w:marTop w:val="0"/>
      <w:marBottom w:val="0"/>
      <w:divBdr>
        <w:top w:val="none" w:sz="0" w:space="0" w:color="auto"/>
        <w:left w:val="none" w:sz="0" w:space="0" w:color="auto"/>
        <w:bottom w:val="none" w:sz="0" w:space="0" w:color="auto"/>
        <w:right w:val="none" w:sz="0" w:space="0" w:color="auto"/>
      </w:divBdr>
    </w:div>
    <w:div w:id="450394846">
      <w:marLeft w:val="640"/>
      <w:marRight w:val="0"/>
      <w:marTop w:val="0"/>
      <w:marBottom w:val="0"/>
      <w:divBdr>
        <w:top w:val="none" w:sz="0" w:space="0" w:color="auto"/>
        <w:left w:val="none" w:sz="0" w:space="0" w:color="auto"/>
        <w:bottom w:val="none" w:sz="0" w:space="0" w:color="auto"/>
        <w:right w:val="none" w:sz="0" w:space="0" w:color="auto"/>
      </w:divBdr>
    </w:div>
    <w:div w:id="450438187">
      <w:marLeft w:val="640"/>
      <w:marRight w:val="0"/>
      <w:marTop w:val="0"/>
      <w:marBottom w:val="0"/>
      <w:divBdr>
        <w:top w:val="none" w:sz="0" w:space="0" w:color="auto"/>
        <w:left w:val="none" w:sz="0" w:space="0" w:color="auto"/>
        <w:bottom w:val="none" w:sz="0" w:space="0" w:color="auto"/>
        <w:right w:val="none" w:sz="0" w:space="0" w:color="auto"/>
      </w:divBdr>
    </w:div>
    <w:div w:id="450441806">
      <w:marLeft w:val="640"/>
      <w:marRight w:val="0"/>
      <w:marTop w:val="0"/>
      <w:marBottom w:val="0"/>
      <w:divBdr>
        <w:top w:val="none" w:sz="0" w:space="0" w:color="auto"/>
        <w:left w:val="none" w:sz="0" w:space="0" w:color="auto"/>
        <w:bottom w:val="none" w:sz="0" w:space="0" w:color="auto"/>
        <w:right w:val="none" w:sz="0" w:space="0" w:color="auto"/>
      </w:divBdr>
    </w:div>
    <w:div w:id="450514762">
      <w:marLeft w:val="640"/>
      <w:marRight w:val="0"/>
      <w:marTop w:val="0"/>
      <w:marBottom w:val="0"/>
      <w:divBdr>
        <w:top w:val="none" w:sz="0" w:space="0" w:color="auto"/>
        <w:left w:val="none" w:sz="0" w:space="0" w:color="auto"/>
        <w:bottom w:val="none" w:sz="0" w:space="0" w:color="auto"/>
        <w:right w:val="none" w:sz="0" w:space="0" w:color="auto"/>
      </w:divBdr>
    </w:div>
    <w:div w:id="450515109">
      <w:marLeft w:val="640"/>
      <w:marRight w:val="0"/>
      <w:marTop w:val="0"/>
      <w:marBottom w:val="0"/>
      <w:divBdr>
        <w:top w:val="none" w:sz="0" w:space="0" w:color="auto"/>
        <w:left w:val="none" w:sz="0" w:space="0" w:color="auto"/>
        <w:bottom w:val="none" w:sz="0" w:space="0" w:color="auto"/>
        <w:right w:val="none" w:sz="0" w:space="0" w:color="auto"/>
      </w:divBdr>
    </w:div>
    <w:div w:id="450519585">
      <w:marLeft w:val="640"/>
      <w:marRight w:val="0"/>
      <w:marTop w:val="0"/>
      <w:marBottom w:val="0"/>
      <w:divBdr>
        <w:top w:val="none" w:sz="0" w:space="0" w:color="auto"/>
        <w:left w:val="none" w:sz="0" w:space="0" w:color="auto"/>
        <w:bottom w:val="none" w:sz="0" w:space="0" w:color="auto"/>
        <w:right w:val="none" w:sz="0" w:space="0" w:color="auto"/>
      </w:divBdr>
    </w:div>
    <w:div w:id="450586368">
      <w:marLeft w:val="640"/>
      <w:marRight w:val="0"/>
      <w:marTop w:val="0"/>
      <w:marBottom w:val="0"/>
      <w:divBdr>
        <w:top w:val="none" w:sz="0" w:space="0" w:color="auto"/>
        <w:left w:val="none" w:sz="0" w:space="0" w:color="auto"/>
        <w:bottom w:val="none" w:sz="0" w:space="0" w:color="auto"/>
        <w:right w:val="none" w:sz="0" w:space="0" w:color="auto"/>
      </w:divBdr>
    </w:div>
    <w:div w:id="450591646">
      <w:marLeft w:val="640"/>
      <w:marRight w:val="0"/>
      <w:marTop w:val="0"/>
      <w:marBottom w:val="0"/>
      <w:divBdr>
        <w:top w:val="none" w:sz="0" w:space="0" w:color="auto"/>
        <w:left w:val="none" w:sz="0" w:space="0" w:color="auto"/>
        <w:bottom w:val="none" w:sz="0" w:space="0" w:color="auto"/>
        <w:right w:val="none" w:sz="0" w:space="0" w:color="auto"/>
      </w:divBdr>
    </w:div>
    <w:div w:id="450822531">
      <w:marLeft w:val="640"/>
      <w:marRight w:val="0"/>
      <w:marTop w:val="0"/>
      <w:marBottom w:val="0"/>
      <w:divBdr>
        <w:top w:val="none" w:sz="0" w:space="0" w:color="auto"/>
        <w:left w:val="none" w:sz="0" w:space="0" w:color="auto"/>
        <w:bottom w:val="none" w:sz="0" w:space="0" w:color="auto"/>
        <w:right w:val="none" w:sz="0" w:space="0" w:color="auto"/>
      </w:divBdr>
    </w:div>
    <w:div w:id="450824717">
      <w:marLeft w:val="640"/>
      <w:marRight w:val="0"/>
      <w:marTop w:val="0"/>
      <w:marBottom w:val="0"/>
      <w:divBdr>
        <w:top w:val="none" w:sz="0" w:space="0" w:color="auto"/>
        <w:left w:val="none" w:sz="0" w:space="0" w:color="auto"/>
        <w:bottom w:val="none" w:sz="0" w:space="0" w:color="auto"/>
        <w:right w:val="none" w:sz="0" w:space="0" w:color="auto"/>
      </w:divBdr>
    </w:div>
    <w:div w:id="450831027">
      <w:marLeft w:val="640"/>
      <w:marRight w:val="0"/>
      <w:marTop w:val="0"/>
      <w:marBottom w:val="0"/>
      <w:divBdr>
        <w:top w:val="none" w:sz="0" w:space="0" w:color="auto"/>
        <w:left w:val="none" w:sz="0" w:space="0" w:color="auto"/>
        <w:bottom w:val="none" w:sz="0" w:space="0" w:color="auto"/>
        <w:right w:val="none" w:sz="0" w:space="0" w:color="auto"/>
      </w:divBdr>
    </w:div>
    <w:div w:id="450831422">
      <w:marLeft w:val="640"/>
      <w:marRight w:val="0"/>
      <w:marTop w:val="0"/>
      <w:marBottom w:val="0"/>
      <w:divBdr>
        <w:top w:val="none" w:sz="0" w:space="0" w:color="auto"/>
        <w:left w:val="none" w:sz="0" w:space="0" w:color="auto"/>
        <w:bottom w:val="none" w:sz="0" w:space="0" w:color="auto"/>
        <w:right w:val="none" w:sz="0" w:space="0" w:color="auto"/>
      </w:divBdr>
    </w:div>
    <w:div w:id="450898282">
      <w:marLeft w:val="640"/>
      <w:marRight w:val="0"/>
      <w:marTop w:val="0"/>
      <w:marBottom w:val="0"/>
      <w:divBdr>
        <w:top w:val="none" w:sz="0" w:space="0" w:color="auto"/>
        <w:left w:val="none" w:sz="0" w:space="0" w:color="auto"/>
        <w:bottom w:val="none" w:sz="0" w:space="0" w:color="auto"/>
        <w:right w:val="none" w:sz="0" w:space="0" w:color="auto"/>
      </w:divBdr>
    </w:div>
    <w:div w:id="450900656">
      <w:marLeft w:val="640"/>
      <w:marRight w:val="0"/>
      <w:marTop w:val="0"/>
      <w:marBottom w:val="0"/>
      <w:divBdr>
        <w:top w:val="none" w:sz="0" w:space="0" w:color="auto"/>
        <w:left w:val="none" w:sz="0" w:space="0" w:color="auto"/>
        <w:bottom w:val="none" w:sz="0" w:space="0" w:color="auto"/>
        <w:right w:val="none" w:sz="0" w:space="0" w:color="auto"/>
      </w:divBdr>
    </w:div>
    <w:div w:id="450905377">
      <w:marLeft w:val="640"/>
      <w:marRight w:val="0"/>
      <w:marTop w:val="0"/>
      <w:marBottom w:val="0"/>
      <w:divBdr>
        <w:top w:val="none" w:sz="0" w:space="0" w:color="auto"/>
        <w:left w:val="none" w:sz="0" w:space="0" w:color="auto"/>
        <w:bottom w:val="none" w:sz="0" w:space="0" w:color="auto"/>
        <w:right w:val="none" w:sz="0" w:space="0" w:color="auto"/>
      </w:divBdr>
    </w:div>
    <w:div w:id="450976712">
      <w:marLeft w:val="640"/>
      <w:marRight w:val="0"/>
      <w:marTop w:val="0"/>
      <w:marBottom w:val="0"/>
      <w:divBdr>
        <w:top w:val="none" w:sz="0" w:space="0" w:color="auto"/>
        <w:left w:val="none" w:sz="0" w:space="0" w:color="auto"/>
        <w:bottom w:val="none" w:sz="0" w:space="0" w:color="auto"/>
        <w:right w:val="none" w:sz="0" w:space="0" w:color="auto"/>
      </w:divBdr>
    </w:div>
    <w:div w:id="450977108">
      <w:marLeft w:val="640"/>
      <w:marRight w:val="0"/>
      <w:marTop w:val="0"/>
      <w:marBottom w:val="0"/>
      <w:divBdr>
        <w:top w:val="none" w:sz="0" w:space="0" w:color="auto"/>
        <w:left w:val="none" w:sz="0" w:space="0" w:color="auto"/>
        <w:bottom w:val="none" w:sz="0" w:space="0" w:color="auto"/>
        <w:right w:val="none" w:sz="0" w:space="0" w:color="auto"/>
      </w:divBdr>
    </w:div>
    <w:div w:id="451049131">
      <w:marLeft w:val="640"/>
      <w:marRight w:val="0"/>
      <w:marTop w:val="0"/>
      <w:marBottom w:val="0"/>
      <w:divBdr>
        <w:top w:val="none" w:sz="0" w:space="0" w:color="auto"/>
        <w:left w:val="none" w:sz="0" w:space="0" w:color="auto"/>
        <w:bottom w:val="none" w:sz="0" w:space="0" w:color="auto"/>
        <w:right w:val="none" w:sz="0" w:space="0" w:color="auto"/>
      </w:divBdr>
    </w:div>
    <w:div w:id="451097308">
      <w:marLeft w:val="640"/>
      <w:marRight w:val="0"/>
      <w:marTop w:val="0"/>
      <w:marBottom w:val="0"/>
      <w:divBdr>
        <w:top w:val="none" w:sz="0" w:space="0" w:color="auto"/>
        <w:left w:val="none" w:sz="0" w:space="0" w:color="auto"/>
        <w:bottom w:val="none" w:sz="0" w:space="0" w:color="auto"/>
        <w:right w:val="none" w:sz="0" w:space="0" w:color="auto"/>
      </w:divBdr>
    </w:div>
    <w:div w:id="451100650">
      <w:marLeft w:val="640"/>
      <w:marRight w:val="0"/>
      <w:marTop w:val="0"/>
      <w:marBottom w:val="0"/>
      <w:divBdr>
        <w:top w:val="none" w:sz="0" w:space="0" w:color="auto"/>
        <w:left w:val="none" w:sz="0" w:space="0" w:color="auto"/>
        <w:bottom w:val="none" w:sz="0" w:space="0" w:color="auto"/>
        <w:right w:val="none" w:sz="0" w:space="0" w:color="auto"/>
      </w:divBdr>
    </w:div>
    <w:div w:id="451173140">
      <w:marLeft w:val="640"/>
      <w:marRight w:val="0"/>
      <w:marTop w:val="0"/>
      <w:marBottom w:val="0"/>
      <w:divBdr>
        <w:top w:val="none" w:sz="0" w:space="0" w:color="auto"/>
        <w:left w:val="none" w:sz="0" w:space="0" w:color="auto"/>
        <w:bottom w:val="none" w:sz="0" w:space="0" w:color="auto"/>
        <w:right w:val="none" w:sz="0" w:space="0" w:color="auto"/>
      </w:divBdr>
    </w:div>
    <w:div w:id="451359903">
      <w:marLeft w:val="640"/>
      <w:marRight w:val="0"/>
      <w:marTop w:val="0"/>
      <w:marBottom w:val="0"/>
      <w:divBdr>
        <w:top w:val="none" w:sz="0" w:space="0" w:color="auto"/>
        <w:left w:val="none" w:sz="0" w:space="0" w:color="auto"/>
        <w:bottom w:val="none" w:sz="0" w:space="0" w:color="auto"/>
        <w:right w:val="none" w:sz="0" w:space="0" w:color="auto"/>
      </w:divBdr>
    </w:div>
    <w:div w:id="451479064">
      <w:marLeft w:val="640"/>
      <w:marRight w:val="0"/>
      <w:marTop w:val="0"/>
      <w:marBottom w:val="0"/>
      <w:divBdr>
        <w:top w:val="none" w:sz="0" w:space="0" w:color="auto"/>
        <w:left w:val="none" w:sz="0" w:space="0" w:color="auto"/>
        <w:bottom w:val="none" w:sz="0" w:space="0" w:color="auto"/>
        <w:right w:val="none" w:sz="0" w:space="0" w:color="auto"/>
      </w:divBdr>
    </w:div>
    <w:div w:id="451558975">
      <w:marLeft w:val="640"/>
      <w:marRight w:val="0"/>
      <w:marTop w:val="0"/>
      <w:marBottom w:val="0"/>
      <w:divBdr>
        <w:top w:val="none" w:sz="0" w:space="0" w:color="auto"/>
        <w:left w:val="none" w:sz="0" w:space="0" w:color="auto"/>
        <w:bottom w:val="none" w:sz="0" w:space="0" w:color="auto"/>
        <w:right w:val="none" w:sz="0" w:space="0" w:color="auto"/>
      </w:divBdr>
    </w:div>
    <w:div w:id="451636124">
      <w:marLeft w:val="640"/>
      <w:marRight w:val="0"/>
      <w:marTop w:val="0"/>
      <w:marBottom w:val="0"/>
      <w:divBdr>
        <w:top w:val="none" w:sz="0" w:space="0" w:color="auto"/>
        <w:left w:val="none" w:sz="0" w:space="0" w:color="auto"/>
        <w:bottom w:val="none" w:sz="0" w:space="0" w:color="auto"/>
        <w:right w:val="none" w:sz="0" w:space="0" w:color="auto"/>
      </w:divBdr>
    </w:div>
    <w:div w:id="451750585">
      <w:marLeft w:val="640"/>
      <w:marRight w:val="0"/>
      <w:marTop w:val="0"/>
      <w:marBottom w:val="0"/>
      <w:divBdr>
        <w:top w:val="none" w:sz="0" w:space="0" w:color="auto"/>
        <w:left w:val="none" w:sz="0" w:space="0" w:color="auto"/>
        <w:bottom w:val="none" w:sz="0" w:space="0" w:color="auto"/>
        <w:right w:val="none" w:sz="0" w:space="0" w:color="auto"/>
      </w:divBdr>
    </w:div>
    <w:div w:id="451822099">
      <w:marLeft w:val="640"/>
      <w:marRight w:val="0"/>
      <w:marTop w:val="0"/>
      <w:marBottom w:val="0"/>
      <w:divBdr>
        <w:top w:val="none" w:sz="0" w:space="0" w:color="auto"/>
        <w:left w:val="none" w:sz="0" w:space="0" w:color="auto"/>
        <w:bottom w:val="none" w:sz="0" w:space="0" w:color="auto"/>
        <w:right w:val="none" w:sz="0" w:space="0" w:color="auto"/>
      </w:divBdr>
    </w:div>
    <w:div w:id="451824715">
      <w:marLeft w:val="640"/>
      <w:marRight w:val="0"/>
      <w:marTop w:val="0"/>
      <w:marBottom w:val="0"/>
      <w:divBdr>
        <w:top w:val="none" w:sz="0" w:space="0" w:color="auto"/>
        <w:left w:val="none" w:sz="0" w:space="0" w:color="auto"/>
        <w:bottom w:val="none" w:sz="0" w:space="0" w:color="auto"/>
        <w:right w:val="none" w:sz="0" w:space="0" w:color="auto"/>
      </w:divBdr>
    </w:div>
    <w:div w:id="451897891">
      <w:marLeft w:val="640"/>
      <w:marRight w:val="0"/>
      <w:marTop w:val="0"/>
      <w:marBottom w:val="0"/>
      <w:divBdr>
        <w:top w:val="none" w:sz="0" w:space="0" w:color="auto"/>
        <w:left w:val="none" w:sz="0" w:space="0" w:color="auto"/>
        <w:bottom w:val="none" w:sz="0" w:space="0" w:color="auto"/>
        <w:right w:val="none" w:sz="0" w:space="0" w:color="auto"/>
      </w:divBdr>
    </w:div>
    <w:div w:id="452018304">
      <w:marLeft w:val="640"/>
      <w:marRight w:val="0"/>
      <w:marTop w:val="0"/>
      <w:marBottom w:val="0"/>
      <w:divBdr>
        <w:top w:val="none" w:sz="0" w:space="0" w:color="auto"/>
        <w:left w:val="none" w:sz="0" w:space="0" w:color="auto"/>
        <w:bottom w:val="none" w:sz="0" w:space="0" w:color="auto"/>
        <w:right w:val="none" w:sz="0" w:space="0" w:color="auto"/>
      </w:divBdr>
    </w:div>
    <w:div w:id="452024512">
      <w:marLeft w:val="640"/>
      <w:marRight w:val="0"/>
      <w:marTop w:val="0"/>
      <w:marBottom w:val="0"/>
      <w:divBdr>
        <w:top w:val="none" w:sz="0" w:space="0" w:color="auto"/>
        <w:left w:val="none" w:sz="0" w:space="0" w:color="auto"/>
        <w:bottom w:val="none" w:sz="0" w:space="0" w:color="auto"/>
        <w:right w:val="none" w:sz="0" w:space="0" w:color="auto"/>
      </w:divBdr>
    </w:div>
    <w:div w:id="452133855">
      <w:marLeft w:val="640"/>
      <w:marRight w:val="0"/>
      <w:marTop w:val="0"/>
      <w:marBottom w:val="0"/>
      <w:divBdr>
        <w:top w:val="none" w:sz="0" w:space="0" w:color="auto"/>
        <w:left w:val="none" w:sz="0" w:space="0" w:color="auto"/>
        <w:bottom w:val="none" w:sz="0" w:space="0" w:color="auto"/>
        <w:right w:val="none" w:sz="0" w:space="0" w:color="auto"/>
      </w:divBdr>
    </w:div>
    <w:div w:id="452361279">
      <w:marLeft w:val="640"/>
      <w:marRight w:val="0"/>
      <w:marTop w:val="0"/>
      <w:marBottom w:val="0"/>
      <w:divBdr>
        <w:top w:val="none" w:sz="0" w:space="0" w:color="auto"/>
        <w:left w:val="none" w:sz="0" w:space="0" w:color="auto"/>
        <w:bottom w:val="none" w:sz="0" w:space="0" w:color="auto"/>
        <w:right w:val="none" w:sz="0" w:space="0" w:color="auto"/>
      </w:divBdr>
    </w:div>
    <w:div w:id="452402009">
      <w:marLeft w:val="640"/>
      <w:marRight w:val="0"/>
      <w:marTop w:val="0"/>
      <w:marBottom w:val="0"/>
      <w:divBdr>
        <w:top w:val="none" w:sz="0" w:space="0" w:color="auto"/>
        <w:left w:val="none" w:sz="0" w:space="0" w:color="auto"/>
        <w:bottom w:val="none" w:sz="0" w:space="0" w:color="auto"/>
        <w:right w:val="none" w:sz="0" w:space="0" w:color="auto"/>
      </w:divBdr>
    </w:div>
    <w:div w:id="452406768">
      <w:marLeft w:val="640"/>
      <w:marRight w:val="0"/>
      <w:marTop w:val="0"/>
      <w:marBottom w:val="0"/>
      <w:divBdr>
        <w:top w:val="none" w:sz="0" w:space="0" w:color="auto"/>
        <w:left w:val="none" w:sz="0" w:space="0" w:color="auto"/>
        <w:bottom w:val="none" w:sz="0" w:space="0" w:color="auto"/>
        <w:right w:val="none" w:sz="0" w:space="0" w:color="auto"/>
      </w:divBdr>
    </w:div>
    <w:div w:id="452483079">
      <w:marLeft w:val="640"/>
      <w:marRight w:val="0"/>
      <w:marTop w:val="0"/>
      <w:marBottom w:val="0"/>
      <w:divBdr>
        <w:top w:val="none" w:sz="0" w:space="0" w:color="auto"/>
        <w:left w:val="none" w:sz="0" w:space="0" w:color="auto"/>
        <w:bottom w:val="none" w:sz="0" w:space="0" w:color="auto"/>
        <w:right w:val="none" w:sz="0" w:space="0" w:color="auto"/>
      </w:divBdr>
    </w:div>
    <w:div w:id="452484033">
      <w:marLeft w:val="640"/>
      <w:marRight w:val="0"/>
      <w:marTop w:val="0"/>
      <w:marBottom w:val="0"/>
      <w:divBdr>
        <w:top w:val="none" w:sz="0" w:space="0" w:color="auto"/>
        <w:left w:val="none" w:sz="0" w:space="0" w:color="auto"/>
        <w:bottom w:val="none" w:sz="0" w:space="0" w:color="auto"/>
        <w:right w:val="none" w:sz="0" w:space="0" w:color="auto"/>
      </w:divBdr>
    </w:div>
    <w:div w:id="452526766">
      <w:marLeft w:val="640"/>
      <w:marRight w:val="0"/>
      <w:marTop w:val="0"/>
      <w:marBottom w:val="0"/>
      <w:divBdr>
        <w:top w:val="none" w:sz="0" w:space="0" w:color="auto"/>
        <w:left w:val="none" w:sz="0" w:space="0" w:color="auto"/>
        <w:bottom w:val="none" w:sz="0" w:space="0" w:color="auto"/>
        <w:right w:val="none" w:sz="0" w:space="0" w:color="auto"/>
      </w:divBdr>
    </w:div>
    <w:div w:id="452596507">
      <w:marLeft w:val="640"/>
      <w:marRight w:val="0"/>
      <w:marTop w:val="0"/>
      <w:marBottom w:val="0"/>
      <w:divBdr>
        <w:top w:val="none" w:sz="0" w:space="0" w:color="auto"/>
        <w:left w:val="none" w:sz="0" w:space="0" w:color="auto"/>
        <w:bottom w:val="none" w:sz="0" w:space="0" w:color="auto"/>
        <w:right w:val="none" w:sz="0" w:space="0" w:color="auto"/>
      </w:divBdr>
    </w:div>
    <w:div w:id="452747249">
      <w:marLeft w:val="640"/>
      <w:marRight w:val="0"/>
      <w:marTop w:val="0"/>
      <w:marBottom w:val="0"/>
      <w:divBdr>
        <w:top w:val="none" w:sz="0" w:space="0" w:color="auto"/>
        <w:left w:val="none" w:sz="0" w:space="0" w:color="auto"/>
        <w:bottom w:val="none" w:sz="0" w:space="0" w:color="auto"/>
        <w:right w:val="none" w:sz="0" w:space="0" w:color="auto"/>
      </w:divBdr>
    </w:div>
    <w:div w:id="452792368">
      <w:marLeft w:val="640"/>
      <w:marRight w:val="0"/>
      <w:marTop w:val="0"/>
      <w:marBottom w:val="0"/>
      <w:divBdr>
        <w:top w:val="none" w:sz="0" w:space="0" w:color="auto"/>
        <w:left w:val="none" w:sz="0" w:space="0" w:color="auto"/>
        <w:bottom w:val="none" w:sz="0" w:space="0" w:color="auto"/>
        <w:right w:val="none" w:sz="0" w:space="0" w:color="auto"/>
      </w:divBdr>
    </w:div>
    <w:div w:id="453064209">
      <w:marLeft w:val="640"/>
      <w:marRight w:val="0"/>
      <w:marTop w:val="0"/>
      <w:marBottom w:val="0"/>
      <w:divBdr>
        <w:top w:val="none" w:sz="0" w:space="0" w:color="auto"/>
        <w:left w:val="none" w:sz="0" w:space="0" w:color="auto"/>
        <w:bottom w:val="none" w:sz="0" w:space="0" w:color="auto"/>
        <w:right w:val="none" w:sz="0" w:space="0" w:color="auto"/>
      </w:divBdr>
    </w:div>
    <w:div w:id="453136218">
      <w:marLeft w:val="640"/>
      <w:marRight w:val="0"/>
      <w:marTop w:val="0"/>
      <w:marBottom w:val="0"/>
      <w:divBdr>
        <w:top w:val="none" w:sz="0" w:space="0" w:color="auto"/>
        <w:left w:val="none" w:sz="0" w:space="0" w:color="auto"/>
        <w:bottom w:val="none" w:sz="0" w:space="0" w:color="auto"/>
        <w:right w:val="none" w:sz="0" w:space="0" w:color="auto"/>
      </w:divBdr>
    </w:div>
    <w:div w:id="453137450">
      <w:marLeft w:val="640"/>
      <w:marRight w:val="0"/>
      <w:marTop w:val="0"/>
      <w:marBottom w:val="0"/>
      <w:divBdr>
        <w:top w:val="none" w:sz="0" w:space="0" w:color="auto"/>
        <w:left w:val="none" w:sz="0" w:space="0" w:color="auto"/>
        <w:bottom w:val="none" w:sz="0" w:space="0" w:color="auto"/>
        <w:right w:val="none" w:sz="0" w:space="0" w:color="auto"/>
      </w:divBdr>
    </w:div>
    <w:div w:id="453212437">
      <w:marLeft w:val="640"/>
      <w:marRight w:val="0"/>
      <w:marTop w:val="0"/>
      <w:marBottom w:val="0"/>
      <w:divBdr>
        <w:top w:val="none" w:sz="0" w:space="0" w:color="auto"/>
        <w:left w:val="none" w:sz="0" w:space="0" w:color="auto"/>
        <w:bottom w:val="none" w:sz="0" w:space="0" w:color="auto"/>
        <w:right w:val="none" w:sz="0" w:space="0" w:color="auto"/>
      </w:divBdr>
    </w:div>
    <w:div w:id="453402914">
      <w:marLeft w:val="640"/>
      <w:marRight w:val="0"/>
      <w:marTop w:val="0"/>
      <w:marBottom w:val="0"/>
      <w:divBdr>
        <w:top w:val="none" w:sz="0" w:space="0" w:color="auto"/>
        <w:left w:val="none" w:sz="0" w:space="0" w:color="auto"/>
        <w:bottom w:val="none" w:sz="0" w:space="0" w:color="auto"/>
        <w:right w:val="none" w:sz="0" w:space="0" w:color="auto"/>
      </w:divBdr>
    </w:div>
    <w:div w:id="453404464">
      <w:marLeft w:val="640"/>
      <w:marRight w:val="0"/>
      <w:marTop w:val="0"/>
      <w:marBottom w:val="0"/>
      <w:divBdr>
        <w:top w:val="none" w:sz="0" w:space="0" w:color="auto"/>
        <w:left w:val="none" w:sz="0" w:space="0" w:color="auto"/>
        <w:bottom w:val="none" w:sz="0" w:space="0" w:color="auto"/>
        <w:right w:val="none" w:sz="0" w:space="0" w:color="auto"/>
      </w:divBdr>
    </w:div>
    <w:div w:id="453525569">
      <w:marLeft w:val="640"/>
      <w:marRight w:val="0"/>
      <w:marTop w:val="0"/>
      <w:marBottom w:val="0"/>
      <w:divBdr>
        <w:top w:val="none" w:sz="0" w:space="0" w:color="auto"/>
        <w:left w:val="none" w:sz="0" w:space="0" w:color="auto"/>
        <w:bottom w:val="none" w:sz="0" w:space="0" w:color="auto"/>
        <w:right w:val="none" w:sz="0" w:space="0" w:color="auto"/>
      </w:divBdr>
    </w:div>
    <w:div w:id="453527152">
      <w:marLeft w:val="640"/>
      <w:marRight w:val="0"/>
      <w:marTop w:val="0"/>
      <w:marBottom w:val="0"/>
      <w:divBdr>
        <w:top w:val="none" w:sz="0" w:space="0" w:color="auto"/>
        <w:left w:val="none" w:sz="0" w:space="0" w:color="auto"/>
        <w:bottom w:val="none" w:sz="0" w:space="0" w:color="auto"/>
        <w:right w:val="none" w:sz="0" w:space="0" w:color="auto"/>
      </w:divBdr>
    </w:div>
    <w:div w:id="453641924">
      <w:marLeft w:val="640"/>
      <w:marRight w:val="0"/>
      <w:marTop w:val="0"/>
      <w:marBottom w:val="0"/>
      <w:divBdr>
        <w:top w:val="none" w:sz="0" w:space="0" w:color="auto"/>
        <w:left w:val="none" w:sz="0" w:space="0" w:color="auto"/>
        <w:bottom w:val="none" w:sz="0" w:space="0" w:color="auto"/>
        <w:right w:val="none" w:sz="0" w:space="0" w:color="auto"/>
      </w:divBdr>
    </w:div>
    <w:div w:id="453717862">
      <w:marLeft w:val="640"/>
      <w:marRight w:val="0"/>
      <w:marTop w:val="0"/>
      <w:marBottom w:val="0"/>
      <w:divBdr>
        <w:top w:val="none" w:sz="0" w:space="0" w:color="auto"/>
        <w:left w:val="none" w:sz="0" w:space="0" w:color="auto"/>
        <w:bottom w:val="none" w:sz="0" w:space="0" w:color="auto"/>
        <w:right w:val="none" w:sz="0" w:space="0" w:color="auto"/>
      </w:divBdr>
    </w:div>
    <w:div w:id="453721384">
      <w:marLeft w:val="640"/>
      <w:marRight w:val="0"/>
      <w:marTop w:val="0"/>
      <w:marBottom w:val="0"/>
      <w:divBdr>
        <w:top w:val="none" w:sz="0" w:space="0" w:color="auto"/>
        <w:left w:val="none" w:sz="0" w:space="0" w:color="auto"/>
        <w:bottom w:val="none" w:sz="0" w:space="0" w:color="auto"/>
        <w:right w:val="none" w:sz="0" w:space="0" w:color="auto"/>
      </w:divBdr>
    </w:div>
    <w:div w:id="453787626">
      <w:marLeft w:val="640"/>
      <w:marRight w:val="0"/>
      <w:marTop w:val="0"/>
      <w:marBottom w:val="0"/>
      <w:divBdr>
        <w:top w:val="none" w:sz="0" w:space="0" w:color="auto"/>
        <w:left w:val="none" w:sz="0" w:space="0" w:color="auto"/>
        <w:bottom w:val="none" w:sz="0" w:space="0" w:color="auto"/>
        <w:right w:val="none" w:sz="0" w:space="0" w:color="auto"/>
      </w:divBdr>
    </w:div>
    <w:div w:id="453790063">
      <w:marLeft w:val="640"/>
      <w:marRight w:val="0"/>
      <w:marTop w:val="0"/>
      <w:marBottom w:val="0"/>
      <w:divBdr>
        <w:top w:val="none" w:sz="0" w:space="0" w:color="auto"/>
        <w:left w:val="none" w:sz="0" w:space="0" w:color="auto"/>
        <w:bottom w:val="none" w:sz="0" w:space="0" w:color="auto"/>
        <w:right w:val="none" w:sz="0" w:space="0" w:color="auto"/>
      </w:divBdr>
    </w:div>
    <w:div w:id="453865076">
      <w:marLeft w:val="640"/>
      <w:marRight w:val="0"/>
      <w:marTop w:val="0"/>
      <w:marBottom w:val="0"/>
      <w:divBdr>
        <w:top w:val="none" w:sz="0" w:space="0" w:color="auto"/>
        <w:left w:val="none" w:sz="0" w:space="0" w:color="auto"/>
        <w:bottom w:val="none" w:sz="0" w:space="0" w:color="auto"/>
        <w:right w:val="none" w:sz="0" w:space="0" w:color="auto"/>
      </w:divBdr>
    </w:div>
    <w:div w:id="453910409">
      <w:marLeft w:val="640"/>
      <w:marRight w:val="0"/>
      <w:marTop w:val="0"/>
      <w:marBottom w:val="0"/>
      <w:divBdr>
        <w:top w:val="none" w:sz="0" w:space="0" w:color="auto"/>
        <w:left w:val="none" w:sz="0" w:space="0" w:color="auto"/>
        <w:bottom w:val="none" w:sz="0" w:space="0" w:color="auto"/>
        <w:right w:val="none" w:sz="0" w:space="0" w:color="auto"/>
      </w:divBdr>
    </w:div>
    <w:div w:id="454101073">
      <w:marLeft w:val="640"/>
      <w:marRight w:val="0"/>
      <w:marTop w:val="0"/>
      <w:marBottom w:val="0"/>
      <w:divBdr>
        <w:top w:val="none" w:sz="0" w:space="0" w:color="auto"/>
        <w:left w:val="none" w:sz="0" w:space="0" w:color="auto"/>
        <w:bottom w:val="none" w:sz="0" w:space="0" w:color="auto"/>
        <w:right w:val="none" w:sz="0" w:space="0" w:color="auto"/>
      </w:divBdr>
    </w:div>
    <w:div w:id="454101918">
      <w:marLeft w:val="640"/>
      <w:marRight w:val="0"/>
      <w:marTop w:val="0"/>
      <w:marBottom w:val="0"/>
      <w:divBdr>
        <w:top w:val="none" w:sz="0" w:space="0" w:color="auto"/>
        <w:left w:val="none" w:sz="0" w:space="0" w:color="auto"/>
        <w:bottom w:val="none" w:sz="0" w:space="0" w:color="auto"/>
        <w:right w:val="none" w:sz="0" w:space="0" w:color="auto"/>
      </w:divBdr>
    </w:div>
    <w:div w:id="454102965">
      <w:marLeft w:val="640"/>
      <w:marRight w:val="0"/>
      <w:marTop w:val="0"/>
      <w:marBottom w:val="0"/>
      <w:divBdr>
        <w:top w:val="none" w:sz="0" w:space="0" w:color="auto"/>
        <w:left w:val="none" w:sz="0" w:space="0" w:color="auto"/>
        <w:bottom w:val="none" w:sz="0" w:space="0" w:color="auto"/>
        <w:right w:val="none" w:sz="0" w:space="0" w:color="auto"/>
      </w:divBdr>
    </w:div>
    <w:div w:id="454106634">
      <w:marLeft w:val="640"/>
      <w:marRight w:val="0"/>
      <w:marTop w:val="0"/>
      <w:marBottom w:val="0"/>
      <w:divBdr>
        <w:top w:val="none" w:sz="0" w:space="0" w:color="auto"/>
        <w:left w:val="none" w:sz="0" w:space="0" w:color="auto"/>
        <w:bottom w:val="none" w:sz="0" w:space="0" w:color="auto"/>
        <w:right w:val="none" w:sz="0" w:space="0" w:color="auto"/>
      </w:divBdr>
    </w:div>
    <w:div w:id="454181590">
      <w:marLeft w:val="640"/>
      <w:marRight w:val="0"/>
      <w:marTop w:val="0"/>
      <w:marBottom w:val="0"/>
      <w:divBdr>
        <w:top w:val="none" w:sz="0" w:space="0" w:color="auto"/>
        <w:left w:val="none" w:sz="0" w:space="0" w:color="auto"/>
        <w:bottom w:val="none" w:sz="0" w:space="0" w:color="auto"/>
        <w:right w:val="none" w:sz="0" w:space="0" w:color="auto"/>
      </w:divBdr>
    </w:div>
    <w:div w:id="454249460">
      <w:marLeft w:val="640"/>
      <w:marRight w:val="0"/>
      <w:marTop w:val="0"/>
      <w:marBottom w:val="0"/>
      <w:divBdr>
        <w:top w:val="none" w:sz="0" w:space="0" w:color="auto"/>
        <w:left w:val="none" w:sz="0" w:space="0" w:color="auto"/>
        <w:bottom w:val="none" w:sz="0" w:space="0" w:color="auto"/>
        <w:right w:val="none" w:sz="0" w:space="0" w:color="auto"/>
      </w:divBdr>
    </w:div>
    <w:div w:id="454250863">
      <w:marLeft w:val="640"/>
      <w:marRight w:val="0"/>
      <w:marTop w:val="0"/>
      <w:marBottom w:val="0"/>
      <w:divBdr>
        <w:top w:val="none" w:sz="0" w:space="0" w:color="auto"/>
        <w:left w:val="none" w:sz="0" w:space="0" w:color="auto"/>
        <w:bottom w:val="none" w:sz="0" w:space="0" w:color="auto"/>
        <w:right w:val="none" w:sz="0" w:space="0" w:color="auto"/>
      </w:divBdr>
    </w:div>
    <w:div w:id="454251556">
      <w:marLeft w:val="640"/>
      <w:marRight w:val="0"/>
      <w:marTop w:val="0"/>
      <w:marBottom w:val="0"/>
      <w:divBdr>
        <w:top w:val="none" w:sz="0" w:space="0" w:color="auto"/>
        <w:left w:val="none" w:sz="0" w:space="0" w:color="auto"/>
        <w:bottom w:val="none" w:sz="0" w:space="0" w:color="auto"/>
        <w:right w:val="none" w:sz="0" w:space="0" w:color="auto"/>
      </w:divBdr>
    </w:div>
    <w:div w:id="454450424">
      <w:marLeft w:val="640"/>
      <w:marRight w:val="0"/>
      <w:marTop w:val="0"/>
      <w:marBottom w:val="0"/>
      <w:divBdr>
        <w:top w:val="none" w:sz="0" w:space="0" w:color="auto"/>
        <w:left w:val="none" w:sz="0" w:space="0" w:color="auto"/>
        <w:bottom w:val="none" w:sz="0" w:space="0" w:color="auto"/>
        <w:right w:val="none" w:sz="0" w:space="0" w:color="auto"/>
      </w:divBdr>
    </w:div>
    <w:div w:id="454522111">
      <w:marLeft w:val="640"/>
      <w:marRight w:val="0"/>
      <w:marTop w:val="0"/>
      <w:marBottom w:val="0"/>
      <w:divBdr>
        <w:top w:val="none" w:sz="0" w:space="0" w:color="auto"/>
        <w:left w:val="none" w:sz="0" w:space="0" w:color="auto"/>
        <w:bottom w:val="none" w:sz="0" w:space="0" w:color="auto"/>
        <w:right w:val="none" w:sz="0" w:space="0" w:color="auto"/>
      </w:divBdr>
    </w:div>
    <w:div w:id="454523943">
      <w:marLeft w:val="640"/>
      <w:marRight w:val="0"/>
      <w:marTop w:val="0"/>
      <w:marBottom w:val="0"/>
      <w:divBdr>
        <w:top w:val="none" w:sz="0" w:space="0" w:color="auto"/>
        <w:left w:val="none" w:sz="0" w:space="0" w:color="auto"/>
        <w:bottom w:val="none" w:sz="0" w:space="0" w:color="auto"/>
        <w:right w:val="none" w:sz="0" w:space="0" w:color="auto"/>
      </w:divBdr>
    </w:div>
    <w:div w:id="454562482">
      <w:marLeft w:val="640"/>
      <w:marRight w:val="0"/>
      <w:marTop w:val="0"/>
      <w:marBottom w:val="0"/>
      <w:divBdr>
        <w:top w:val="none" w:sz="0" w:space="0" w:color="auto"/>
        <w:left w:val="none" w:sz="0" w:space="0" w:color="auto"/>
        <w:bottom w:val="none" w:sz="0" w:space="0" w:color="auto"/>
        <w:right w:val="none" w:sz="0" w:space="0" w:color="auto"/>
      </w:divBdr>
    </w:div>
    <w:div w:id="454831463">
      <w:marLeft w:val="640"/>
      <w:marRight w:val="0"/>
      <w:marTop w:val="0"/>
      <w:marBottom w:val="0"/>
      <w:divBdr>
        <w:top w:val="none" w:sz="0" w:space="0" w:color="auto"/>
        <w:left w:val="none" w:sz="0" w:space="0" w:color="auto"/>
        <w:bottom w:val="none" w:sz="0" w:space="0" w:color="auto"/>
        <w:right w:val="none" w:sz="0" w:space="0" w:color="auto"/>
      </w:divBdr>
    </w:div>
    <w:div w:id="454836648">
      <w:marLeft w:val="640"/>
      <w:marRight w:val="0"/>
      <w:marTop w:val="0"/>
      <w:marBottom w:val="0"/>
      <w:divBdr>
        <w:top w:val="none" w:sz="0" w:space="0" w:color="auto"/>
        <w:left w:val="none" w:sz="0" w:space="0" w:color="auto"/>
        <w:bottom w:val="none" w:sz="0" w:space="0" w:color="auto"/>
        <w:right w:val="none" w:sz="0" w:space="0" w:color="auto"/>
      </w:divBdr>
    </w:div>
    <w:div w:id="454904899">
      <w:marLeft w:val="640"/>
      <w:marRight w:val="0"/>
      <w:marTop w:val="0"/>
      <w:marBottom w:val="0"/>
      <w:divBdr>
        <w:top w:val="none" w:sz="0" w:space="0" w:color="auto"/>
        <w:left w:val="none" w:sz="0" w:space="0" w:color="auto"/>
        <w:bottom w:val="none" w:sz="0" w:space="0" w:color="auto"/>
        <w:right w:val="none" w:sz="0" w:space="0" w:color="auto"/>
      </w:divBdr>
    </w:div>
    <w:div w:id="454956266">
      <w:marLeft w:val="640"/>
      <w:marRight w:val="0"/>
      <w:marTop w:val="0"/>
      <w:marBottom w:val="0"/>
      <w:divBdr>
        <w:top w:val="none" w:sz="0" w:space="0" w:color="auto"/>
        <w:left w:val="none" w:sz="0" w:space="0" w:color="auto"/>
        <w:bottom w:val="none" w:sz="0" w:space="0" w:color="auto"/>
        <w:right w:val="none" w:sz="0" w:space="0" w:color="auto"/>
      </w:divBdr>
    </w:div>
    <w:div w:id="454982497">
      <w:marLeft w:val="640"/>
      <w:marRight w:val="0"/>
      <w:marTop w:val="0"/>
      <w:marBottom w:val="0"/>
      <w:divBdr>
        <w:top w:val="none" w:sz="0" w:space="0" w:color="auto"/>
        <w:left w:val="none" w:sz="0" w:space="0" w:color="auto"/>
        <w:bottom w:val="none" w:sz="0" w:space="0" w:color="auto"/>
        <w:right w:val="none" w:sz="0" w:space="0" w:color="auto"/>
      </w:divBdr>
    </w:div>
    <w:div w:id="455102488">
      <w:marLeft w:val="640"/>
      <w:marRight w:val="0"/>
      <w:marTop w:val="0"/>
      <w:marBottom w:val="0"/>
      <w:divBdr>
        <w:top w:val="none" w:sz="0" w:space="0" w:color="auto"/>
        <w:left w:val="none" w:sz="0" w:space="0" w:color="auto"/>
        <w:bottom w:val="none" w:sz="0" w:space="0" w:color="auto"/>
        <w:right w:val="none" w:sz="0" w:space="0" w:color="auto"/>
      </w:divBdr>
    </w:div>
    <w:div w:id="455149416">
      <w:marLeft w:val="640"/>
      <w:marRight w:val="0"/>
      <w:marTop w:val="0"/>
      <w:marBottom w:val="0"/>
      <w:divBdr>
        <w:top w:val="none" w:sz="0" w:space="0" w:color="auto"/>
        <w:left w:val="none" w:sz="0" w:space="0" w:color="auto"/>
        <w:bottom w:val="none" w:sz="0" w:space="0" w:color="auto"/>
        <w:right w:val="none" w:sz="0" w:space="0" w:color="auto"/>
      </w:divBdr>
    </w:div>
    <w:div w:id="455177464">
      <w:marLeft w:val="640"/>
      <w:marRight w:val="0"/>
      <w:marTop w:val="0"/>
      <w:marBottom w:val="0"/>
      <w:divBdr>
        <w:top w:val="none" w:sz="0" w:space="0" w:color="auto"/>
        <w:left w:val="none" w:sz="0" w:space="0" w:color="auto"/>
        <w:bottom w:val="none" w:sz="0" w:space="0" w:color="auto"/>
        <w:right w:val="none" w:sz="0" w:space="0" w:color="auto"/>
      </w:divBdr>
    </w:div>
    <w:div w:id="455291425">
      <w:marLeft w:val="640"/>
      <w:marRight w:val="0"/>
      <w:marTop w:val="0"/>
      <w:marBottom w:val="0"/>
      <w:divBdr>
        <w:top w:val="none" w:sz="0" w:space="0" w:color="auto"/>
        <w:left w:val="none" w:sz="0" w:space="0" w:color="auto"/>
        <w:bottom w:val="none" w:sz="0" w:space="0" w:color="auto"/>
        <w:right w:val="none" w:sz="0" w:space="0" w:color="auto"/>
      </w:divBdr>
    </w:div>
    <w:div w:id="455411291">
      <w:marLeft w:val="640"/>
      <w:marRight w:val="0"/>
      <w:marTop w:val="0"/>
      <w:marBottom w:val="0"/>
      <w:divBdr>
        <w:top w:val="none" w:sz="0" w:space="0" w:color="auto"/>
        <w:left w:val="none" w:sz="0" w:space="0" w:color="auto"/>
        <w:bottom w:val="none" w:sz="0" w:space="0" w:color="auto"/>
        <w:right w:val="none" w:sz="0" w:space="0" w:color="auto"/>
      </w:divBdr>
    </w:div>
    <w:div w:id="455417088">
      <w:marLeft w:val="640"/>
      <w:marRight w:val="0"/>
      <w:marTop w:val="0"/>
      <w:marBottom w:val="0"/>
      <w:divBdr>
        <w:top w:val="none" w:sz="0" w:space="0" w:color="auto"/>
        <w:left w:val="none" w:sz="0" w:space="0" w:color="auto"/>
        <w:bottom w:val="none" w:sz="0" w:space="0" w:color="auto"/>
        <w:right w:val="none" w:sz="0" w:space="0" w:color="auto"/>
      </w:divBdr>
    </w:div>
    <w:div w:id="455418611">
      <w:marLeft w:val="640"/>
      <w:marRight w:val="0"/>
      <w:marTop w:val="0"/>
      <w:marBottom w:val="0"/>
      <w:divBdr>
        <w:top w:val="none" w:sz="0" w:space="0" w:color="auto"/>
        <w:left w:val="none" w:sz="0" w:space="0" w:color="auto"/>
        <w:bottom w:val="none" w:sz="0" w:space="0" w:color="auto"/>
        <w:right w:val="none" w:sz="0" w:space="0" w:color="auto"/>
      </w:divBdr>
    </w:div>
    <w:div w:id="455637348">
      <w:marLeft w:val="640"/>
      <w:marRight w:val="0"/>
      <w:marTop w:val="0"/>
      <w:marBottom w:val="0"/>
      <w:divBdr>
        <w:top w:val="none" w:sz="0" w:space="0" w:color="auto"/>
        <w:left w:val="none" w:sz="0" w:space="0" w:color="auto"/>
        <w:bottom w:val="none" w:sz="0" w:space="0" w:color="auto"/>
        <w:right w:val="none" w:sz="0" w:space="0" w:color="auto"/>
      </w:divBdr>
    </w:div>
    <w:div w:id="455686633">
      <w:marLeft w:val="640"/>
      <w:marRight w:val="0"/>
      <w:marTop w:val="0"/>
      <w:marBottom w:val="0"/>
      <w:divBdr>
        <w:top w:val="none" w:sz="0" w:space="0" w:color="auto"/>
        <w:left w:val="none" w:sz="0" w:space="0" w:color="auto"/>
        <w:bottom w:val="none" w:sz="0" w:space="0" w:color="auto"/>
        <w:right w:val="none" w:sz="0" w:space="0" w:color="auto"/>
      </w:divBdr>
    </w:div>
    <w:div w:id="455754104">
      <w:marLeft w:val="640"/>
      <w:marRight w:val="0"/>
      <w:marTop w:val="0"/>
      <w:marBottom w:val="0"/>
      <w:divBdr>
        <w:top w:val="none" w:sz="0" w:space="0" w:color="auto"/>
        <w:left w:val="none" w:sz="0" w:space="0" w:color="auto"/>
        <w:bottom w:val="none" w:sz="0" w:space="0" w:color="auto"/>
        <w:right w:val="none" w:sz="0" w:space="0" w:color="auto"/>
      </w:divBdr>
    </w:div>
    <w:div w:id="455760590">
      <w:marLeft w:val="640"/>
      <w:marRight w:val="0"/>
      <w:marTop w:val="0"/>
      <w:marBottom w:val="0"/>
      <w:divBdr>
        <w:top w:val="none" w:sz="0" w:space="0" w:color="auto"/>
        <w:left w:val="none" w:sz="0" w:space="0" w:color="auto"/>
        <w:bottom w:val="none" w:sz="0" w:space="0" w:color="auto"/>
        <w:right w:val="none" w:sz="0" w:space="0" w:color="auto"/>
      </w:divBdr>
    </w:div>
    <w:div w:id="455805011">
      <w:marLeft w:val="640"/>
      <w:marRight w:val="0"/>
      <w:marTop w:val="0"/>
      <w:marBottom w:val="0"/>
      <w:divBdr>
        <w:top w:val="none" w:sz="0" w:space="0" w:color="auto"/>
        <w:left w:val="none" w:sz="0" w:space="0" w:color="auto"/>
        <w:bottom w:val="none" w:sz="0" w:space="0" w:color="auto"/>
        <w:right w:val="none" w:sz="0" w:space="0" w:color="auto"/>
      </w:divBdr>
    </w:div>
    <w:div w:id="455834516">
      <w:marLeft w:val="640"/>
      <w:marRight w:val="0"/>
      <w:marTop w:val="0"/>
      <w:marBottom w:val="0"/>
      <w:divBdr>
        <w:top w:val="none" w:sz="0" w:space="0" w:color="auto"/>
        <w:left w:val="none" w:sz="0" w:space="0" w:color="auto"/>
        <w:bottom w:val="none" w:sz="0" w:space="0" w:color="auto"/>
        <w:right w:val="none" w:sz="0" w:space="0" w:color="auto"/>
      </w:divBdr>
    </w:div>
    <w:div w:id="455950768">
      <w:marLeft w:val="640"/>
      <w:marRight w:val="0"/>
      <w:marTop w:val="0"/>
      <w:marBottom w:val="0"/>
      <w:divBdr>
        <w:top w:val="none" w:sz="0" w:space="0" w:color="auto"/>
        <w:left w:val="none" w:sz="0" w:space="0" w:color="auto"/>
        <w:bottom w:val="none" w:sz="0" w:space="0" w:color="auto"/>
        <w:right w:val="none" w:sz="0" w:space="0" w:color="auto"/>
      </w:divBdr>
    </w:div>
    <w:div w:id="455952805">
      <w:marLeft w:val="640"/>
      <w:marRight w:val="0"/>
      <w:marTop w:val="0"/>
      <w:marBottom w:val="0"/>
      <w:divBdr>
        <w:top w:val="none" w:sz="0" w:space="0" w:color="auto"/>
        <w:left w:val="none" w:sz="0" w:space="0" w:color="auto"/>
        <w:bottom w:val="none" w:sz="0" w:space="0" w:color="auto"/>
        <w:right w:val="none" w:sz="0" w:space="0" w:color="auto"/>
      </w:divBdr>
    </w:div>
    <w:div w:id="456144302">
      <w:marLeft w:val="640"/>
      <w:marRight w:val="0"/>
      <w:marTop w:val="0"/>
      <w:marBottom w:val="0"/>
      <w:divBdr>
        <w:top w:val="none" w:sz="0" w:space="0" w:color="auto"/>
        <w:left w:val="none" w:sz="0" w:space="0" w:color="auto"/>
        <w:bottom w:val="none" w:sz="0" w:space="0" w:color="auto"/>
        <w:right w:val="none" w:sz="0" w:space="0" w:color="auto"/>
      </w:divBdr>
    </w:div>
    <w:div w:id="456144706">
      <w:marLeft w:val="640"/>
      <w:marRight w:val="0"/>
      <w:marTop w:val="0"/>
      <w:marBottom w:val="0"/>
      <w:divBdr>
        <w:top w:val="none" w:sz="0" w:space="0" w:color="auto"/>
        <w:left w:val="none" w:sz="0" w:space="0" w:color="auto"/>
        <w:bottom w:val="none" w:sz="0" w:space="0" w:color="auto"/>
        <w:right w:val="none" w:sz="0" w:space="0" w:color="auto"/>
      </w:divBdr>
    </w:div>
    <w:div w:id="456148829">
      <w:marLeft w:val="640"/>
      <w:marRight w:val="0"/>
      <w:marTop w:val="0"/>
      <w:marBottom w:val="0"/>
      <w:divBdr>
        <w:top w:val="none" w:sz="0" w:space="0" w:color="auto"/>
        <w:left w:val="none" w:sz="0" w:space="0" w:color="auto"/>
        <w:bottom w:val="none" w:sz="0" w:space="0" w:color="auto"/>
        <w:right w:val="none" w:sz="0" w:space="0" w:color="auto"/>
      </w:divBdr>
    </w:div>
    <w:div w:id="456265032">
      <w:marLeft w:val="640"/>
      <w:marRight w:val="0"/>
      <w:marTop w:val="0"/>
      <w:marBottom w:val="0"/>
      <w:divBdr>
        <w:top w:val="none" w:sz="0" w:space="0" w:color="auto"/>
        <w:left w:val="none" w:sz="0" w:space="0" w:color="auto"/>
        <w:bottom w:val="none" w:sz="0" w:space="0" w:color="auto"/>
        <w:right w:val="none" w:sz="0" w:space="0" w:color="auto"/>
      </w:divBdr>
    </w:div>
    <w:div w:id="456266823">
      <w:marLeft w:val="640"/>
      <w:marRight w:val="0"/>
      <w:marTop w:val="0"/>
      <w:marBottom w:val="0"/>
      <w:divBdr>
        <w:top w:val="none" w:sz="0" w:space="0" w:color="auto"/>
        <w:left w:val="none" w:sz="0" w:space="0" w:color="auto"/>
        <w:bottom w:val="none" w:sz="0" w:space="0" w:color="auto"/>
        <w:right w:val="none" w:sz="0" w:space="0" w:color="auto"/>
      </w:divBdr>
    </w:div>
    <w:div w:id="456267388">
      <w:marLeft w:val="640"/>
      <w:marRight w:val="0"/>
      <w:marTop w:val="0"/>
      <w:marBottom w:val="0"/>
      <w:divBdr>
        <w:top w:val="none" w:sz="0" w:space="0" w:color="auto"/>
        <w:left w:val="none" w:sz="0" w:space="0" w:color="auto"/>
        <w:bottom w:val="none" w:sz="0" w:space="0" w:color="auto"/>
        <w:right w:val="none" w:sz="0" w:space="0" w:color="auto"/>
      </w:divBdr>
    </w:div>
    <w:div w:id="456337459">
      <w:marLeft w:val="640"/>
      <w:marRight w:val="0"/>
      <w:marTop w:val="0"/>
      <w:marBottom w:val="0"/>
      <w:divBdr>
        <w:top w:val="none" w:sz="0" w:space="0" w:color="auto"/>
        <w:left w:val="none" w:sz="0" w:space="0" w:color="auto"/>
        <w:bottom w:val="none" w:sz="0" w:space="0" w:color="auto"/>
        <w:right w:val="none" w:sz="0" w:space="0" w:color="auto"/>
      </w:divBdr>
    </w:div>
    <w:div w:id="456339210">
      <w:marLeft w:val="640"/>
      <w:marRight w:val="0"/>
      <w:marTop w:val="0"/>
      <w:marBottom w:val="0"/>
      <w:divBdr>
        <w:top w:val="none" w:sz="0" w:space="0" w:color="auto"/>
        <w:left w:val="none" w:sz="0" w:space="0" w:color="auto"/>
        <w:bottom w:val="none" w:sz="0" w:space="0" w:color="auto"/>
        <w:right w:val="none" w:sz="0" w:space="0" w:color="auto"/>
      </w:divBdr>
    </w:div>
    <w:div w:id="456342194">
      <w:marLeft w:val="640"/>
      <w:marRight w:val="0"/>
      <w:marTop w:val="0"/>
      <w:marBottom w:val="0"/>
      <w:divBdr>
        <w:top w:val="none" w:sz="0" w:space="0" w:color="auto"/>
        <w:left w:val="none" w:sz="0" w:space="0" w:color="auto"/>
        <w:bottom w:val="none" w:sz="0" w:space="0" w:color="auto"/>
        <w:right w:val="none" w:sz="0" w:space="0" w:color="auto"/>
      </w:divBdr>
    </w:div>
    <w:div w:id="456417141">
      <w:marLeft w:val="640"/>
      <w:marRight w:val="0"/>
      <w:marTop w:val="0"/>
      <w:marBottom w:val="0"/>
      <w:divBdr>
        <w:top w:val="none" w:sz="0" w:space="0" w:color="auto"/>
        <w:left w:val="none" w:sz="0" w:space="0" w:color="auto"/>
        <w:bottom w:val="none" w:sz="0" w:space="0" w:color="auto"/>
        <w:right w:val="none" w:sz="0" w:space="0" w:color="auto"/>
      </w:divBdr>
    </w:div>
    <w:div w:id="456682568">
      <w:marLeft w:val="640"/>
      <w:marRight w:val="0"/>
      <w:marTop w:val="0"/>
      <w:marBottom w:val="0"/>
      <w:divBdr>
        <w:top w:val="none" w:sz="0" w:space="0" w:color="auto"/>
        <w:left w:val="none" w:sz="0" w:space="0" w:color="auto"/>
        <w:bottom w:val="none" w:sz="0" w:space="0" w:color="auto"/>
        <w:right w:val="none" w:sz="0" w:space="0" w:color="auto"/>
      </w:divBdr>
    </w:div>
    <w:div w:id="456682814">
      <w:marLeft w:val="640"/>
      <w:marRight w:val="0"/>
      <w:marTop w:val="0"/>
      <w:marBottom w:val="0"/>
      <w:divBdr>
        <w:top w:val="none" w:sz="0" w:space="0" w:color="auto"/>
        <w:left w:val="none" w:sz="0" w:space="0" w:color="auto"/>
        <w:bottom w:val="none" w:sz="0" w:space="0" w:color="auto"/>
        <w:right w:val="none" w:sz="0" w:space="0" w:color="auto"/>
      </w:divBdr>
    </w:div>
    <w:div w:id="456725765">
      <w:marLeft w:val="640"/>
      <w:marRight w:val="0"/>
      <w:marTop w:val="0"/>
      <w:marBottom w:val="0"/>
      <w:divBdr>
        <w:top w:val="none" w:sz="0" w:space="0" w:color="auto"/>
        <w:left w:val="none" w:sz="0" w:space="0" w:color="auto"/>
        <w:bottom w:val="none" w:sz="0" w:space="0" w:color="auto"/>
        <w:right w:val="none" w:sz="0" w:space="0" w:color="auto"/>
      </w:divBdr>
    </w:div>
    <w:div w:id="456727945">
      <w:marLeft w:val="640"/>
      <w:marRight w:val="0"/>
      <w:marTop w:val="0"/>
      <w:marBottom w:val="0"/>
      <w:divBdr>
        <w:top w:val="none" w:sz="0" w:space="0" w:color="auto"/>
        <w:left w:val="none" w:sz="0" w:space="0" w:color="auto"/>
        <w:bottom w:val="none" w:sz="0" w:space="0" w:color="auto"/>
        <w:right w:val="none" w:sz="0" w:space="0" w:color="auto"/>
      </w:divBdr>
    </w:div>
    <w:div w:id="456795687">
      <w:marLeft w:val="640"/>
      <w:marRight w:val="0"/>
      <w:marTop w:val="0"/>
      <w:marBottom w:val="0"/>
      <w:divBdr>
        <w:top w:val="none" w:sz="0" w:space="0" w:color="auto"/>
        <w:left w:val="none" w:sz="0" w:space="0" w:color="auto"/>
        <w:bottom w:val="none" w:sz="0" w:space="0" w:color="auto"/>
        <w:right w:val="none" w:sz="0" w:space="0" w:color="auto"/>
      </w:divBdr>
    </w:div>
    <w:div w:id="456800205">
      <w:marLeft w:val="640"/>
      <w:marRight w:val="0"/>
      <w:marTop w:val="0"/>
      <w:marBottom w:val="0"/>
      <w:divBdr>
        <w:top w:val="none" w:sz="0" w:space="0" w:color="auto"/>
        <w:left w:val="none" w:sz="0" w:space="0" w:color="auto"/>
        <w:bottom w:val="none" w:sz="0" w:space="0" w:color="auto"/>
        <w:right w:val="none" w:sz="0" w:space="0" w:color="auto"/>
      </w:divBdr>
    </w:div>
    <w:div w:id="457066517">
      <w:marLeft w:val="640"/>
      <w:marRight w:val="0"/>
      <w:marTop w:val="0"/>
      <w:marBottom w:val="0"/>
      <w:divBdr>
        <w:top w:val="none" w:sz="0" w:space="0" w:color="auto"/>
        <w:left w:val="none" w:sz="0" w:space="0" w:color="auto"/>
        <w:bottom w:val="none" w:sz="0" w:space="0" w:color="auto"/>
        <w:right w:val="none" w:sz="0" w:space="0" w:color="auto"/>
      </w:divBdr>
    </w:div>
    <w:div w:id="457183479">
      <w:marLeft w:val="640"/>
      <w:marRight w:val="0"/>
      <w:marTop w:val="0"/>
      <w:marBottom w:val="0"/>
      <w:divBdr>
        <w:top w:val="none" w:sz="0" w:space="0" w:color="auto"/>
        <w:left w:val="none" w:sz="0" w:space="0" w:color="auto"/>
        <w:bottom w:val="none" w:sz="0" w:space="0" w:color="auto"/>
        <w:right w:val="none" w:sz="0" w:space="0" w:color="auto"/>
      </w:divBdr>
    </w:div>
    <w:div w:id="457187768">
      <w:marLeft w:val="640"/>
      <w:marRight w:val="0"/>
      <w:marTop w:val="0"/>
      <w:marBottom w:val="0"/>
      <w:divBdr>
        <w:top w:val="none" w:sz="0" w:space="0" w:color="auto"/>
        <w:left w:val="none" w:sz="0" w:space="0" w:color="auto"/>
        <w:bottom w:val="none" w:sz="0" w:space="0" w:color="auto"/>
        <w:right w:val="none" w:sz="0" w:space="0" w:color="auto"/>
      </w:divBdr>
    </w:div>
    <w:div w:id="457258660">
      <w:marLeft w:val="640"/>
      <w:marRight w:val="0"/>
      <w:marTop w:val="0"/>
      <w:marBottom w:val="0"/>
      <w:divBdr>
        <w:top w:val="none" w:sz="0" w:space="0" w:color="auto"/>
        <w:left w:val="none" w:sz="0" w:space="0" w:color="auto"/>
        <w:bottom w:val="none" w:sz="0" w:space="0" w:color="auto"/>
        <w:right w:val="none" w:sz="0" w:space="0" w:color="auto"/>
      </w:divBdr>
    </w:div>
    <w:div w:id="457340361">
      <w:marLeft w:val="640"/>
      <w:marRight w:val="0"/>
      <w:marTop w:val="0"/>
      <w:marBottom w:val="0"/>
      <w:divBdr>
        <w:top w:val="none" w:sz="0" w:space="0" w:color="auto"/>
        <w:left w:val="none" w:sz="0" w:space="0" w:color="auto"/>
        <w:bottom w:val="none" w:sz="0" w:space="0" w:color="auto"/>
        <w:right w:val="none" w:sz="0" w:space="0" w:color="auto"/>
      </w:divBdr>
    </w:div>
    <w:div w:id="457455014">
      <w:marLeft w:val="640"/>
      <w:marRight w:val="0"/>
      <w:marTop w:val="0"/>
      <w:marBottom w:val="0"/>
      <w:divBdr>
        <w:top w:val="none" w:sz="0" w:space="0" w:color="auto"/>
        <w:left w:val="none" w:sz="0" w:space="0" w:color="auto"/>
        <w:bottom w:val="none" w:sz="0" w:space="0" w:color="auto"/>
        <w:right w:val="none" w:sz="0" w:space="0" w:color="auto"/>
      </w:divBdr>
    </w:div>
    <w:div w:id="457530040">
      <w:marLeft w:val="640"/>
      <w:marRight w:val="0"/>
      <w:marTop w:val="0"/>
      <w:marBottom w:val="0"/>
      <w:divBdr>
        <w:top w:val="none" w:sz="0" w:space="0" w:color="auto"/>
        <w:left w:val="none" w:sz="0" w:space="0" w:color="auto"/>
        <w:bottom w:val="none" w:sz="0" w:space="0" w:color="auto"/>
        <w:right w:val="none" w:sz="0" w:space="0" w:color="auto"/>
      </w:divBdr>
    </w:div>
    <w:div w:id="457601066">
      <w:marLeft w:val="640"/>
      <w:marRight w:val="0"/>
      <w:marTop w:val="0"/>
      <w:marBottom w:val="0"/>
      <w:divBdr>
        <w:top w:val="none" w:sz="0" w:space="0" w:color="auto"/>
        <w:left w:val="none" w:sz="0" w:space="0" w:color="auto"/>
        <w:bottom w:val="none" w:sz="0" w:space="0" w:color="auto"/>
        <w:right w:val="none" w:sz="0" w:space="0" w:color="auto"/>
      </w:divBdr>
    </w:div>
    <w:div w:id="457645980">
      <w:marLeft w:val="640"/>
      <w:marRight w:val="0"/>
      <w:marTop w:val="0"/>
      <w:marBottom w:val="0"/>
      <w:divBdr>
        <w:top w:val="none" w:sz="0" w:space="0" w:color="auto"/>
        <w:left w:val="none" w:sz="0" w:space="0" w:color="auto"/>
        <w:bottom w:val="none" w:sz="0" w:space="0" w:color="auto"/>
        <w:right w:val="none" w:sz="0" w:space="0" w:color="auto"/>
      </w:divBdr>
    </w:div>
    <w:div w:id="457647976">
      <w:marLeft w:val="640"/>
      <w:marRight w:val="0"/>
      <w:marTop w:val="0"/>
      <w:marBottom w:val="0"/>
      <w:divBdr>
        <w:top w:val="none" w:sz="0" w:space="0" w:color="auto"/>
        <w:left w:val="none" w:sz="0" w:space="0" w:color="auto"/>
        <w:bottom w:val="none" w:sz="0" w:space="0" w:color="auto"/>
        <w:right w:val="none" w:sz="0" w:space="0" w:color="auto"/>
      </w:divBdr>
    </w:div>
    <w:div w:id="457725420">
      <w:marLeft w:val="640"/>
      <w:marRight w:val="0"/>
      <w:marTop w:val="0"/>
      <w:marBottom w:val="0"/>
      <w:divBdr>
        <w:top w:val="none" w:sz="0" w:space="0" w:color="auto"/>
        <w:left w:val="none" w:sz="0" w:space="0" w:color="auto"/>
        <w:bottom w:val="none" w:sz="0" w:space="0" w:color="auto"/>
        <w:right w:val="none" w:sz="0" w:space="0" w:color="auto"/>
      </w:divBdr>
    </w:div>
    <w:div w:id="457840636">
      <w:marLeft w:val="640"/>
      <w:marRight w:val="0"/>
      <w:marTop w:val="0"/>
      <w:marBottom w:val="0"/>
      <w:divBdr>
        <w:top w:val="none" w:sz="0" w:space="0" w:color="auto"/>
        <w:left w:val="none" w:sz="0" w:space="0" w:color="auto"/>
        <w:bottom w:val="none" w:sz="0" w:space="0" w:color="auto"/>
        <w:right w:val="none" w:sz="0" w:space="0" w:color="auto"/>
      </w:divBdr>
    </w:div>
    <w:div w:id="457843064">
      <w:marLeft w:val="640"/>
      <w:marRight w:val="0"/>
      <w:marTop w:val="0"/>
      <w:marBottom w:val="0"/>
      <w:divBdr>
        <w:top w:val="none" w:sz="0" w:space="0" w:color="auto"/>
        <w:left w:val="none" w:sz="0" w:space="0" w:color="auto"/>
        <w:bottom w:val="none" w:sz="0" w:space="0" w:color="auto"/>
        <w:right w:val="none" w:sz="0" w:space="0" w:color="auto"/>
      </w:divBdr>
    </w:div>
    <w:div w:id="457845293">
      <w:marLeft w:val="640"/>
      <w:marRight w:val="0"/>
      <w:marTop w:val="0"/>
      <w:marBottom w:val="0"/>
      <w:divBdr>
        <w:top w:val="none" w:sz="0" w:space="0" w:color="auto"/>
        <w:left w:val="none" w:sz="0" w:space="0" w:color="auto"/>
        <w:bottom w:val="none" w:sz="0" w:space="0" w:color="auto"/>
        <w:right w:val="none" w:sz="0" w:space="0" w:color="auto"/>
      </w:divBdr>
    </w:div>
    <w:div w:id="457917140">
      <w:marLeft w:val="640"/>
      <w:marRight w:val="0"/>
      <w:marTop w:val="0"/>
      <w:marBottom w:val="0"/>
      <w:divBdr>
        <w:top w:val="none" w:sz="0" w:space="0" w:color="auto"/>
        <w:left w:val="none" w:sz="0" w:space="0" w:color="auto"/>
        <w:bottom w:val="none" w:sz="0" w:space="0" w:color="auto"/>
        <w:right w:val="none" w:sz="0" w:space="0" w:color="auto"/>
      </w:divBdr>
    </w:div>
    <w:div w:id="457988435">
      <w:marLeft w:val="640"/>
      <w:marRight w:val="0"/>
      <w:marTop w:val="0"/>
      <w:marBottom w:val="0"/>
      <w:divBdr>
        <w:top w:val="none" w:sz="0" w:space="0" w:color="auto"/>
        <w:left w:val="none" w:sz="0" w:space="0" w:color="auto"/>
        <w:bottom w:val="none" w:sz="0" w:space="0" w:color="auto"/>
        <w:right w:val="none" w:sz="0" w:space="0" w:color="auto"/>
      </w:divBdr>
    </w:div>
    <w:div w:id="457994415">
      <w:bodyDiv w:val="1"/>
      <w:marLeft w:val="0"/>
      <w:marRight w:val="0"/>
      <w:marTop w:val="0"/>
      <w:marBottom w:val="0"/>
      <w:divBdr>
        <w:top w:val="none" w:sz="0" w:space="0" w:color="auto"/>
        <w:left w:val="none" w:sz="0" w:space="0" w:color="auto"/>
        <w:bottom w:val="none" w:sz="0" w:space="0" w:color="auto"/>
        <w:right w:val="none" w:sz="0" w:space="0" w:color="auto"/>
      </w:divBdr>
      <w:divsChild>
        <w:div w:id="61832234">
          <w:marLeft w:val="640"/>
          <w:marRight w:val="0"/>
          <w:marTop w:val="0"/>
          <w:marBottom w:val="0"/>
          <w:divBdr>
            <w:top w:val="none" w:sz="0" w:space="0" w:color="auto"/>
            <w:left w:val="none" w:sz="0" w:space="0" w:color="auto"/>
            <w:bottom w:val="none" w:sz="0" w:space="0" w:color="auto"/>
            <w:right w:val="none" w:sz="0" w:space="0" w:color="auto"/>
          </w:divBdr>
        </w:div>
        <w:div w:id="87430187">
          <w:marLeft w:val="640"/>
          <w:marRight w:val="0"/>
          <w:marTop w:val="0"/>
          <w:marBottom w:val="0"/>
          <w:divBdr>
            <w:top w:val="none" w:sz="0" w:space="0" w:color="auto"/>
            <w:left w:val="none" w:sz="0" w:space="0" w:color="auto"/>
            <w:bottom w:val="none" w:sz="0" w:space="0" w:color="auto"/>
            <w:right w:val="none" w:sz="0" w:space="0" w:color="auto"/>
          </w:divBdr>
        </w:div>
        <w:div w:id="203059300">
          <w:marLeft w:val="640"/>
          <w:marRight w:val="0"/>
          <w:marTop w:val="0"/>
          <w:marBottom w:val="0"/>
          <w:divBdr>
            <w:top w:val="none" w:sz="0" w:space="0" w:color="auto"/>
            <w:left w:val="none" w:sz="0" w:space="0" w:color="auto"/>
            <w:bottom w:val="none" w:sz="0" w:space="0" w:color="auto"/>
            <w:right w:val="none" w:sz="0" w:space="0" w:color="auto"/>
          </w:divBdr>
        </w:div>
        <w:div w:id="239828660">
          <w:marLeft w:val="640"/>
          <w:marRight w:val="0"/>
          <w:marTop w:val="0"/>
          <w:marBottom w:val="0"/>
          <w:divBdr>
            <w:top w:val="none" w:sz="0" w:space="0" w:color="auto"/>
            <w:left w:val="none" w:sz="0" w:space="0" w:color="auto"/>
            <w:bottom w:val="none" w:sz="0" w:space="0" w:color="auto"/>
            <w:right w:val="none" w:sz="0" w:space="0" w:color="auto"/>
          </w:divBdr>
        </w:div>
        <w:div w:id="317809400">
          <w:marLeft w:val="640"/>
          <w:marRight w:val="0"/>
          <w:marTop w:val="0"/>
          <w:marBottom w:val="0"/>
          <w:divBdr>
            <w:top w:val="none" w:sz="0" w:space="0" w:color="auto"/>
            <w:left w:val="none" w:sz="0" w:space="0" w:color="auto"/>
            <w:bottom w:val="none" w:sz="0" w:space="0" w:color="auto"/>
            <w:right w:val="none" w:sz="0" w:space="0" w:color="auto"/>
          </w:divBdr>
        </w:div>
        <w:div w:id="322516287">
          <w:marLeft w:val="640"/>
          <w:marRight w:val="0"/>
          <w:marTop w:val="0"/>
          <w:marBottom w:val="0"/>
          <w:divBdr>
            <w:top w:val="none" w:sz="0" w:space="0" w:color="auto"/>
            <w:left w:val="none" w:sz="0" w:space="0" w:color="auto"/>
            <w:bottom w:val="none" w:sz="0" w:space="0" w:color="auto"/>
            <w:right w:val="none" w:sz="0" w:space="0" w:color="auto"/>
          </w:divBdr>
        </w:div>
        <w:div w:id="395322767">
          <w:marLeft w:val="640"/>
          <w:marRight w:val="0"/>
          <w:marTop w:val="0"/>
          <w:marBottom w:val="0"/>
          <w:divBdr>
            <w:top w:val="none" w:sz="0" w:space="0" w:color="auto"/>
            <w:left w:val="none" w:sz="0" w:space="0" w:color="auto"/>
            <w:bottom w:val="none" w:sz="0" w:space="0" w:color="auto"/>
            <w:right w:val="none" w:sz="0" w:space="0" w:color="auto"/>
          </w:divBdr>
        </w:div>
        <w:div w:id="396974273">
          <w:marLeft w:val="640"/>
          <w:marRight w:val="0"/>
          <w:marTop w:val="0"/>
          <w:marBottom w:val="0"/>
          <w:divBdr>
            <w:top w:val="none" w:sz="0" w:space="0" w:color="auto"/>
            <w:left w:val="none" w:sz="0" w:space="0" w:color="auto"/>
            <w:bottom w:val="none" w:sz="0" w:space="0" w:color="auto"/>
            <w:right w:val="none" w:sz="0" w:space="0" w:color="auto"/>
          </w:divBdr>
        </w:div>
        <w:div w:id="448747315">
          <w:marLeft w:val="640"/>
          <w:marRight w:val="0"/>
          <w:marTop w:val="0"/>
          <w:marBottom w:val="0"/>
          <w:divBdr>
            <w:top w:val="none" w:sz="0" w:space="0" w:color="auto"/>
            <w:left w:val="none" w:sz="0" w:space="0" w:color="auto"/>
            <w:bottom w:val="none" w:sz="0" w:space="0" w:color="auto"/>
            <w:right w:val="none" w:sz="0" w:space="0" w:color="auto"/>
          </w:divBdr>
        </w:div>
        <w:div w:id="525673711">
          <w:marLeft w:val="640"/>
          <w:marRight w:val="0"/>
          <w:marTop w:val="0"/>
          <w:marBottom w:val="0"/>
          <w:divBdr>
            <w:top w:val="none" w:sz="0" w:space="0" w:color="auto"/>
            <w:left w:val="none" w:sz="0" w:space="0" w:color="auto"/>
            <w:bottom w:val="none" w:sz="0" w:space="0" w:color="auto"/>
            <w:right w:val="none" w:sz="0" w:space="0" w:color="auto"/>
          </w:divBdr>
        </w:div>
        <w:div w:id="645475977">
          <w:marLeft w:val="640"/>
          <w:marRight w:val="0"/>
          <w:marTop w:val="0"/>
          <w:marBottom w:val="0"/>
          <w:divBdr>
            <w:top w:val="none" w:sz="0" w:space="0" w:color="auto"/>
            <w:left w:val="none" w:sz="0" w:space="0" w:color="auto"/>
            <w:bottom w:val="none" w:sz="0" w:space="0" w:color="auto"/>
            <w:right w:val="none" w:sz="0" w:space="0" w:color="auto"/>
          </w:divBdr>
        </w:div>
        <w:div w:id="660930888">
          <w:marLeft w:val="640"/>
          <w:marRight w:val="0"/>
          <w:marTop w:val="0"/>
          <w:marBottom w:val="0"/>
          <w:divBdr>
            <w:top w:val="none" w:sz="0" w:space="0" w:color="auto"/>
            <w:left w:val="none" w:sz="0" w:space="0" w:color="auto"/>
            <w:bottom w:val="none" w:sz="0" w:space="0" w:color="auto"/>
            <w:right w:val="none" w:sz="0" w:space="0" w:color="auto"/>
          </w:divBdr>
        </w:div>
        <w:div w:id="792556261">
          <w:marLeft w:val="640"/>
          <w:marRight w:val="0"/>
          <w:marTop w:val="0"/>
          <w:marBottom w:val="0"/>
          <w:divBdr>
            <w:top w:val="none" w:sz="0" w:space="0" w:color="auto"/>
            <w:left w:val="none" w:sz="0" w:space="0" w:color="auto"/>
            <w:bottom w:val="none" w:sz="0" w:space="0" w:color="auto"/>
            <w:right w:val="none" w:sz="0" w:space="0" w:color="auto"/>
          </w:divBdr>
        </w:div>
        <w:div w:id="822432249">
          <w:marLeft w:val="640"/>
          <w:marRight w:val="0"/>
          <w:marTop w:val="0"/>
          <w:marBottom w:val="0"/>
          <w:divBdr>
            <w:top w:val="none" w:sz="0" w:space="0" w:color="auto"/>
            <w:left w:val="none" w:sz="0" w:space="0" w:color="auto"/>
            <w:bottom w:val="none" w:sz="0" w:space="0" w:color="auto"/>
            <w:right w:val="none" w:sz="0" w:space="0" w:color="auto"/>
          </w:divBdr>
        </w:div>
        <w:div w:id="872226011">
          <w:marLeft w:val="640"/>
          <w:marRight w:val="0"/>
          <w:marTop w:val="0"/>
          <w:marBottom w:val="0"/>
          <w:divBdr>
            <w:top w:val="none" w:sz="0" w:space="0" w:color="auto"/>
            <w:left w:val="none" w:sz="0" w:space="0" w:color="auto"/>
            <w:bottom w:val="none" w:sz="0" w:space="0" w:color="auto"/>
            <w:right w:val="none" w:sz="0" w:space="0" w:color="auto"/>
          </w:divBdr>
        </w:div>
        <w:div w:id="881526213">
          <w:marLeft w:val="640"/>
          <w:marRight w:val="0"/>
          <w:marTop w:val="0"/>
          <w:marBottom w:val="0"/>
          <w:divBdr>
            <w:top w:val="none" w:sz="0" w:space="0" w:color="auto"/>
            <w:left w:val="none" w:sz="0" w:space="0" w:color="auto"/>
            <w:bottom w:val="none" w:sz="0" w:space="0" w:color="auto"/>
            <w:right w:val="none" w:sz="0" w:space="0" w:color="auto"/>
          </w:divBdr>
        </w:div>
        <w:div w:id="897279397">
          <w:marLeft w:val="640"/>
          <w:marRight w:val="0"/>
          <w:marTop w:val="0"/>
          <w:marBottom w:val="0"/>
          <w:divBdr>
            <w:top w:val="none" w:sz="0" w:space="0" w:color="auto"/>
            <w:left w:val="none" w:sz="0" w:space="0" w:color="auto"/>
            <w:bottom w:val="none" w:sz="0" w:space="0" w:color="auto"/>
            <w:right w:val="none" w:sz="0" w:space="0" w:color="auto"/>
          </w:divBdr>
        </w:div>
        <w:div w:id="937833226">
          <w:marLeft w:val="640"/>
          <w:marRight w:val="0"/>
          <w:marTop w:val="0"/>
          <w:marBottom w:val="0"/>
          <w:divBdr>
            <w:top w:val="none" w:sz="0" w:space="0" w:color="auto"/>
            <w:left w:val="none" w:sz="0" w:space="0" w:color="auto"/>
            <w:bottom w:val="none" w:sz="0" w:space="0" w:color="auto"/>
            <w:right w:val="none" w:sz="0" w:space="0" w:color="auto"/>
          </w:divBdr>
        </w:div>
        <w:div w:id="939610203">
          <w:marLeft w:val="640"/>
          <w:marRight w:val="0"/>
          <w:marTop w:val="0"/>
          <w:marBottom w:val="0"/>
          <w:divBdr>
            <w:top w:val="none" w:sz="0" w:space="0" w:color="auto"/>
            <w:left w:val="none" w:sz="0" w:space="0" w:color="auto"/>
            <w:bottom w:val="none" w:sz="0" w:space="0" w:color="auto"/>
            <w:right w:val="none" w:sz="0" w:space="0" w:color="auto"/>
          </w:divBdr>
        </w:div>
        <w:div w:id="976376221">
          <w:marLeft w:val="640"/>
          <w:marRight w:val="0"/>
          <w:marTop w:val="0"/>
          <w:marBottom w:val="0"/>
          <w:divBdr>
            <w:top w:val="none" w:sz="0" w:space="0" w:color="auto"/>
            <w:left w:val="none" w:sz="0" w:space="0" w:color="auto"/>
            <w:bottom w:val="none" w:sz="0" w:space="0" w:color="auto"/>
            <w:right w:val="none" w:sz="0" w:space="0" w:color="auto"/>
          </w:divBdr>
        </w:div>
        <w:div w:id="1069621523">
          <w:marLeft w:val="640"/>
          <w:marRight w:val="0"/>
          <w:marTop w:val="0"/>
          <w:marBottom w:val="0"/>
          <w:divBdr>
            <w:top w:val="none" w:sz="0" w:space="0" w:color="auto"/>
            <w:left w:val="none" w:sz="0" w:space="0" w:color="auto"/>
            <w:bottom w:val="none" w:sz="0" w:space="0" w:color="auto"/>
            <w:right w:val="none" w:sz="0" w:space="0" w:color="auto"/>
          </w:divBdr>
        </w:div>
        <w:div w:id="1131828304">
          <w:marLeft w:val="640"/>
          <w:marRight w:val="0"/>
          <w:marTop w:val="0"/>
          <w:marBottom w:val="0"/>
          <w:divBdr>
            <w:top w:val="none" w:sz="0" w:space="0" w:color="auto"/>
            <w:left w:val="none" w:sz="0" w:space="0" w:color="auto"/>
            <w:bottom w:val="none" w:sz="0" w:space="0" w:color="auto"/>
            <w:right w:val="none" w:sz="0" w:space="0" w:color="auto"/>
          </w:divBdr>
        </w:div>
        <w:div w:id="1153522307">
          <w:marLeft w:val="640"/>
          <w:marRight w:val="0"/>
          <w:marTop w:val="0"/>
          <w:marBottom w:val="0"/>
          <w:divBdr>
            <w:top w:val="none" w:sz="0" w:space="0" w:color="auto"/>
            <w:left w:val="none" w:sz="0" w:space="0" w:color="auto"/>
            <w:bottom w:val="none" w:sz="0" w:space="0" w:color="auto"/>
            <w:right w:val="none" w:sz="0" w:space="0" w:color="auto"/>
          </w:divBdr>
        </w:div>
        <w:div w:id="1181817111">
          <w:marLeft w:val="640"/>
          <w:marRight w:val="0"/>
          <w:marTop w:val="0"/>
          <w:marBottom w:val="0"/>
          <w:divBdr>
            <w:top w:val="none" w:sz="0" w:space="0" w:color="auto"/>
            <w:left w:val="none" w:sz="0" w:space="0" w:color="auto"/>
            <w:bottom w:val="none" w:sz="0" w:space="0" w:color="auto"/>
            <w:right w:val="none" w:sz="0" w:space="0" w:color="auto"/>
          </w:divBdr>
        </w:div>
        <w:div w:id="1301807186">
          <w:marLeft w:val="640"/>
          <w:marRight w:val="0"/>
          <w:marTop w:val="0"/>
          <w:marBottom w:val="0"/>
          <w:divBdr>
            <w:top w:val="none" w:sz="0" w:space="0" w:color="auto"/>
            <w:left w:val="none" w:sz="0" w:space="0" w:color="auto"/>
            <w:bottom w:val="none" w:sz="0" w:space="0" w:color="auto"/>
            <w:right w:val="none" w:sz="0" w:space="0" w:color="auto"/>
          </w:divBdr>
        </w:div>
        <w:div w:id="1325208675">
          <w:marLeft w:val="640"/>
          <w:marRight w:val="0"/>
          <w:marTop w:val="0"/>
          <w:marBottom w:val="0"/>
          <w:divBdr>
            <w:top w:val="none" w:sz="0" w:space="0" w:color="auto"/>
            <w:left w:val="none" w:sz="0" w:space="0" w:color="auto"/>
            <w:bottom w:val="none" w:sz="0" w:space="0" w:color="auto"/>
            <w:right w:val="none" w:sz="0" w:space="0" w:color="auto"/>
          </w:divBdr>
        </w:div>
        <w:div w:id="1357735264">
          <w:marLeft w:val="640"/>
          <w:marRight w:val="0"/>
          <w:marTop w:val="0"/>
          <w:marBottom w:val="0"/>
          <w:divBdr>
            <w:top w:val="none" w:sz="0" w:space="0" w:color="auto"/>
            <w:left w:val="none" w:sz="0" w:space="0" w:color="auto"/>
            <w:bottom w:val="none" w:sz="0" w:space="0" w:color="auto"/>
            <w:right w:val="none" w:sz="0" w:space="0" w:color="auto"/>
          </w:divBdr>
        </w:div>
        <w:div w:id="1358122407">
          <w:marLeft w:val="640"/>
          <w:marRight w:val="0"/>
          <w:marTop w:val="0"/>
          <w:marBottom w:val="0"/>
          <w:divBdr>
            <w:top w:val="none" w:sz="0" w:space="0" w:color="auto"/>
            <w:left w:val="none" w:sz="0" w:space="0" w:color="auto"/>
            <w:bottom w:val="none" w:sz="0" w:space="0" w:color="auto"/>
            <w:right w:val="none" w:sz="0" w:space="0" w:color="auto"/>
          </w:divBdr>
        </w:div>
        <w:div w:id="1377268099">
          <w:marLeft w:val="640"/>
          <w:marRight w:val="0"/>
          <w:marTop w:val="0"/>
          <w:marBottom w:val="0"/>
          <w:divBdr>
            <w:top w:val="none" w:sz="0" w:space="0" w:color="auto"/>
            <w:left w:val="none" w:sz="0" w:space="0" w:color="auto"/>
            <w:bottom w:val="none" w:sz="0" w:space="0" w:color="auto"/>
            <w:right w:val="none" w:sz="0" w:space="0" w:color="auto"/>
          </w:divBdr>
        </w:div>
        <w:div w:id="1411582272">
          <w:marLeft w:val="640"/>
          <w:marRight w:val="0"/>
          <w:marTop w:val="0"/>
          <w:marBottom w:val="0"/>
          <w:divBdr>
            <w:top w:val="none" w:sz="0" w:space="0" w:color="auto"/>
            <w:left w:val="none" w:sz="0" w:space="0" w:color="auto"/>
            <w:bottom w:val="none" w:sz="0" w:space="0" w:color="auto"/>
            <w:right w:val="none" w:sz="0" w:space="0" w:color="auto"/>
          </w:divBdr>
        </w:div>
        <w:div w:id="1505778255">
          <w:marLeft w:val="640"/>
          <w:marRight w:val="0"/>
          <w:marTop w:val="0"/>
          <w:marBottom w:val="0"/>
          <w:divBdr>
            <w:top w:val="none" w:sz="0" w:space="0" w:color="auto"/>
            <w:left w:val="none" w:sz="0" w:space="0" w:color="auto"/>
            <w:bottom w:val="none" w:sz="0" w:space="0" w:color="auto"/>
            <w:right w:val="none" w:sz="0" w:space="0" w:color="auto"/>
          </w:divBdr>
        </w:div>
        <w:div w:id="1614631136">
          <w:marLeft w:val="640"/>
          <w:marRight w:val="0"/>
          <w:marTop w:val="0"/>
          <w:marBottom w:val="0"/>
          <w:divBdr>
            <w:top w:val="none" w:sz="0" w:space="0" w:color="auto"/>
            <w:left w:val="none" w:sz="0" w:space="0" w:color="auto"/>
            <w:bottom w:val="none" w:sz="0" w:space="0" w:color="auto"/>
            <w:right w:val="none" w:sz="0" w:space="0" w:color="auto"/>
          </w:divBdr>
        </w:div>
        <w:div w:id="1653439193">
          <w:marLeft w:val="640"/>
          <w:marRight w:val="0"/>
          <w:marTop w:val="0"/>
          <w:marBottom w:val="0"/>
          <w:divBdr>
            <w:top w:val="none" w:sz="0" w:space="0" w:color="auto"/>
            <w:left w:val="none" w:sz="0" w:space="0" w:color="auto"/>
            <w:bottom w:val="none" w:sz="0" w:space="0" w:color="auto"/>
            <w:right w:val="none" w:sz="0" w:space="0" w:color="auto"/>
          </w:divBdr>
        </w:div>
        <w:div w:id="1691298659">
          <w:marLeft w:val="640"/>
          <w:marRight w:val="0"/>
          <w:marTop w:val="0"/>
          <w:marBottom w:val="0"/>
          <w:divBdr>
            <w:top w:val="none" w:sz="0" w:space="0" w:color="auto"/>
            <w:left w:val="none" w:sz="0" w:space="0" w:color="auto"/>
            <w:bottom w:val="none" w:sz="0" w:space="0" w:color="auto"/>
            <w:right w:val="none" w:sz="0" w:space="0" w:color="auto"/>
          </w:divBdr>
        </w:div>
        <w:div w:id="1708485035">
          <w:marLeft w:val="640"/>
          <w:marRight w:val="0"/>
          <w:marTop w:val="0"/>
          <w:marBottom w:val="0"/>
          <w:divBdr>
            <w:top w:val="none" w:sz="0" w:space="0" w:color="auto"/>
            <w:left w:val="none" w:sz="0" w:space="0" w:color="auto"/>
            <w:bottom w:val="none" w:sz="0" w:space="0" w:color="auto"/>
            <w:right w:val="none" w:sz="0" w:space="0" w:color="auto"/>
          </w:divBdr>
        </w:div>
      </w:divsChild>
    </w:div>
    <w:div w:id="458037562">
      <w:marLeft w:val="640"/>
      <w:marRight w:val="0"/>
      <w:marTop w:val="0"/>
      <w:marBottom w:val="0"/>
      <w:divBdr>
        <w:top w:val="none" w:sz="0" w:space="0" w:color="auto"/>
        <w:left w:val="none" w:sz="0" w:space="0" w:color="auto"/>
        <w:bottom w:val="none" w:sz="0" w:space="0" w:color="auto"/>
        <w:right w:val="none" w:sz="0" w:space="0" w:color="auto"/>
      </w:divBdr>
    </w:div>
    <w:div w:id="458111080">
      <w:marLeft w:val="640"/>
      <w:marRight w:val="0"/>
      <w:marTop w:val="0"/>
      <w:marBottom w:val="0"/>
      <w:divBdr>
        <w:top w:val="none" w:sz="0" w:space="0" w:color="auto"/>
        <w:left w:val="none" w:sz="0" w:space="0" w:color="auto"/>
        <w:bottom w:val="none" w:sz="0" w:space="0" w:color="auto"/>
        <w:right w:val="none" w:sz="0" w:space="0" w:color="auto"/>
      </w:divBdr>
    </w:div>
    <w:div w:id="458111440">
      <w:marLeft w:val="640"/>
      <w:marRight w:val="0"/>
      <w:marTop w:val="0"/>
      <w:marBottom w:val="0"/>
      <w:divBdr>
        <w:top w:val="none" w:sz="0" w:space="0" w:color="auto"/>
        <w:left w:val="none" w:sz="0" w:space="0" w:color="auto"/>
        <w:bottom w:val="none" w:sz="0" w:space="0" w:color="auto"/>
        <w:right w:val="none" w:sz="0" w:space="0" w:color="auto"/>
      </w:divBdr>
    </w:div>
    <w:div w:id="458183634">
      <w:marLeft w:val="640"/>
      <w:marRight w:val="0"/>
      <w:marTop w:val="0"/>
      <w:marBottom w:val="0"/>
      <w:divBdr>
        <w:top w:val="none" w:sz="0" w:space="0" w:color="auto"/>
        <w:left w:val="none" w:sz="0" w:space="0" w:color="auto"/>
        <w:bottom w:val="none" w:sz="0" w:space="0" w:color="auto"/>
        <w:right w:val="none" w:sz="0" w:space="0" w:color="auto"/>
      </w:divBdr>
    </w:div>
    <w:div w:id="458187101">
      <w:marLeft w:val="640"/>
      <w:marRight w:val="0"/>
      <w:marTop w:val="0"/>
      <w:marBottom w:val="0"/>
      <w:divBdr>
        <w:top w:val="none" w:sz="0" w:space="0" w:color="auto"/>
        <w:left w:val="none" w:sz="0" w:space="0" w:color="auto"/>
        <w:bottom w:val="none" w:sz="0" w:space="0" w:color="auto"/>
        <w:right w:val="none" w:sz="0" w:space="0" w:color="auto"/>
      </w:divBdr>
    </w:div>
    <w:div w:id="458258360">
      <w:marLeft w:val="640"/>
      <w:marRight w:val="0"/>
      <w:marTop w:val="0"/>
      <w:marBottom w:val="0"/>
      <w:divBdr>
        <w:top w:val="none" w:sz="0" w:space="0" w:color="auto"/>
        <w:left w:val="none" w:sz="0" w:space="0" w:color="auto"/>
        <w:bottom w:val="none" w:sz="0" w:space="0" w:color="auto"/>
        <w:right w:val="none" w:sz="0" w:space="0" w:color="auto"/>
      </w:divBdr>
    </w:div>
    <w:div w:id="458259758">
      <w:marLeft w:val="640"/>
      <w:marRight w:val="0"/>
      <w:marTop w:val="0"/>
      <w:marBottom w:val="0"/>
      <w:divBdr>
        <w:top w:val="none" w:sz="0" w:space="0" w:color="auto"/>
        <w:left w:val="none" w:sz="0" w:space="0" w:color="auto"/>
        <w:bottom w:val="none" w:sz="0" w:space="0" w:color="auto"/>
        <w:right w:val="none" w:sz="0" w:space="0" w:color="auto"/>
      </w:divBdr>
    </w:div>
    <w:div w:id="458304691">
      <w:marLeft w:val="640"/>
      <w:marRight w:val="0"/>
      <w:marTop w:val="0"/>
      <w:marBottom w:val="0"/>
      <w:divBdr>
        <w:top w:val="none" w:sz="0" w:space="0" w:color="auto"/>
        <w:left w:val="none" w:sz="0" w:space="0" w:color="auto"/>
        <w:bottom w:val="none" w:sz="0" w:space="0" w:color="auto"/>
        <w:right w:val="none" w:sz="0" w:space="0" w:color="auto"/>
      </w:divBdr>
    </w:div>
    <w:div w:id="458378794">
      <w:marLeft w:val="640"/>
      <w:marRight w:val="0"/>
      <w:marTop w:val="0"/>
      <w:marBottom w:val="0"/>
      <w:divBdr>
        <w:top w:val="none" w:sz="0" w:space="0" w:color="auto"/>
        <w:left w:val="none" w:sz="0" w:space="0" w:color="auto"/>
        <w:bottom w:val="none" w:sz="0" w:space="0" w:color="auto"/>
        <w:right w:val="none" w:sz="0" w:space="0" w:color="auto"/>
      </w:divBdr>
    </w:div>
    <w:div w:id="458454773">
      <w:marLeft w:val="640"/>
      <w:marRight w:val="0"/>
      <w:marTop w:val="0"/>
      <w:marBottom w:val="0"/>
      <w:divBdr>
        <w:top w:val="none" w:sz="0" w:space="0" w:color="auto"/>
        <w:left w:val="none" w:sz="0" w:space="0" w:color="auto"/>
        <w:bottom w:val="none" w:sz="0" w:space="0" w:color="auto"/>
        <w:right w:val="none" w:sz="0" w:space="0" w:color="auto"/>
      </w:divBdr>
    </w:div>
    <w:div w:id="458494813">
      <w:marLeft w:val="640"/>
      <w:marRight w:val="0"/>
      <w:marTop w:val="0"/>
      <w:marBottom w:val="0"/>
      <w:divBdr>
        <w:top w:val="none" w:sz="0" w:space="0" w:color="auto"/>
        <w:left w:val="none" w:sz="0" w:space="0" w:color="auto"/>
        <w:bottom w:val="none" w:sz="0" w:space="0" w:color="auto"/>
        <w:right w:val="none" w:sz="0" w:space="0" w:color="auto"/>
      </w:divBdr>
    </w:div>
    <w:div w:id="458495092">
      <w:marLeft w:val="640"/>
      <w:marRight w:val="0"/>
      <w:marTop w:val="0"/>
      <w:marBottom w:val="0"/>
      <w:divBdr>
        <w:top w:val="none" w:sz="0" w:space="0" w:color="auto"/>
        <w:left w:val="none" w:sz="0" w:space="0" w:color="auto"/>
        <w:bottom w:val="none" w:sz="0" w:space="0" w:color="auto"/>
        <w:right w:val="none" w:sz="0" w:space="0" w:color="auto"/>
      </w:divBdr>
    </w:div>
    <w:div w:id="458572706">
      <w:marLeft w:val="640"/>
      <w:marRight w:val="0"/>
      <w:marTop w:val="0"/>
      <w:marBottom w:val="0"/>
      <w:divBdr>
        <w:top w:val="none" w:sz="0" w:space="0" w:color="auto"/>
        <w:left w:val="none" w:sz="0" w:space="0" w:color="auto"/>
        <w:bottom w:val="none" w:sz="0" w:space="0" w:color="auto"/>
        <w:right w:val="none" w:sz="0" w:space="0" w:color="auto"/>
      </w:divBdr>
    </w:div>
    <w:div w:id="458687165">
      <w:marLeft w:val="640"/>
      <w:marRight w:val="0"/>
      <w:marTop w:val="0"/>
      <w:marBottom w:val="0"/>
      <w:divBdr>
        <w:top w:val="none" w:sz="0" w:space="0" w:color="auto"/>
        <w:left w:val="none" w:sz="0" w:space="0" w:color="auto"/>
        <w:bottom w:val="none" w:sz="0" w:space="0" w:color="auto"/>
        <w:right w:val="none" w:sz="0" w:space="0" w:color="auto"/>
      </w:divBdr>
    </w:div>
    <w:div w:id="458719182">
      <w:marLeft w:val="640"/>
      <w:marRight w:val="0"/>
      <w:marTop w:val="0"/>
      <w:marBottom w:val="0"/>
      <w:divBdr>
        <w:top w:val="none" w:sz="0" w:space="0" w:color="auto"/>
        <w:left w:val="none" w:sz="0" w:space="0" w:color="auto"/>
        <w:bottom w:val="none" w:sz="0" w:space="0" w:color="auto"/>
        <w:right w:val="none" w:sz="0" w:space="0" w:color="auto"/>
      </w:divBdr>
    </w:div>
    <w:div w:id="458762423">
      <w:marLeft w:val="640"/>
      <w:marRight w:val="0"/>
      <w:marTop w:val="0"/>
      <w:marBottom w:val="0"/>
      <w:divBdr>
        <w:top w:val="none" w:sz="0" w:space="0" w:color="auto"/>
        <w:left w:val="none" w:sz="0" w:space="0" w:color="auto"/>
        <w:bottom w:val="none" w:sz="0" w:space="0" w:color="auto"/>
        <w:right w:val="none" w:sz="0" w:space="0" w:color="auto"/>
      </w:divBdr>
    </w:div>
    <w:div w:id="458765335">
      <w:marLeft w:val="640"/>
      <w:marRight w:val="0"/>
      <w:marTop w:val="0"/>
      <w:marBottom w:val="0"/>
      <w:divBdr>
        <w:top w:val="none" w:sz="0" w:space="0" w:color="auto"/>
        <w:left w:val="none" w:sz="0" w:space="0" w:color="auto"/>
        <w:bottom w:val="none" w:sz="0" w:space="0" w:color="auto"/>
        <w:right w:val="none" w:sz="0" w:space="0" w:color="auto"/>
      </w:divBdr>
    </w:div>
    <w:div w:id="458769383">
      <w:marLeft w:val="640"/>
      <w:marRight w:val="0"/>
      <w:marTop w:val="0"/>
      <w:marBottom w:val="0"/>
      <w:divBdr>
        <w:top w:val="none" w:sz="0" w:space="0" w:color="auto"/>
        <w:left w:val="none" w:sz="0" w:space="0" w:color="auto"/>
        <w:bottom w:val="none" w:sz="0" w:space="0" w:color="auto"/>
        <w:right w:val="none" w:sz="0" w:space="0" w:color="auto"/>
      </w:divBdr>
    </w:div>
    <w:div w:id="458836591">
      <w:marLeft w:val="640"/>
      <w:marRight w:val="0"/>
      <w:marTop w:val="0"/>
      <w:marBottom w:val="0"/>
      <w:divBdr>
        <w:top w:val="none" w:sz="0" w:space="0" w:color="auto"/>
        <w:left w:val="none" w:sz="0" w:space="0" w:color="auto"/>
        <w:bottom w:val="none" w:sz="0" w:space="0" w:color="auto"/>
        <w:right w:val="none" w:sz="0" w:space="0" w:color="auto"/>
      </w:divBdr>
    </w:div>
    <w:div w:id="458842240">
      <w:marLeft w:val="640"/>
      <w:marRight w:val="0"/>
      <w:marTop w:val="0"/>
      <w:marBottom w:val="0"/>
      <w:divBdr>
        <w:top w:val="none" w:sz="0" w:space="0" w:color="auto"/>
        <w:left w:val="none" w:sz="0" w:space="0" w:color="auto"/>
        <w:bottom w:val="none" w:sz="0" w:space="0" w:color="auto"/>
        <w:right w:val="none" w:sz="0" w:space="0" w:color="auto"/>
      </w:divBdr>
    </w:div>
    <w:div w:id="458888438">
      <w:marLeft w:val="640"/>
      <w:marRight w:val="0"/>
      <w:marTop w:val="0"/>
      <w:marBottom w:val="0"/>
      <w:divBdr>
        <w:top w:val="none" w:sz="0" w:space="0" w:color="auto"/>
        <w:left w:val="none" w:sz="0" w:space="0" w:color="auto"/>
        <w:bottom w:val="none" w:sz="0" w:space="0" w:color="auto"/>
        <w:right w:val="none" w:sz="0" w:space="0" w:color="auto"/>
      </w:divBdr>
    </w:div>
    <w:div w:id="458912460">
      <w:marLeft w:val="640"/>
      <w:marRight w:val="0"/>
      <w:marTop w:val="0"/>
      <w:marBottom w:val="0"/>
      <w:divBdr>
        <w:top w:val="none" w:sz="0" w:space="0" w:color="auto"/>
        <w:left w:val="none" w:sz="0" w:space="0" w:color="auto"/>
        <w:bottom w:val="none" w:sz="0" w:space="0" w:color="auto"/>
        <w:right w:val="none" w:sz="0" w:space="0" w:color="auto"/>
      </w:divBdr>
    </w:div>
    <w:div w:id="458958483">
      <w:marLeft w:val="640"/>
      <w:marRight w:val="0"/>
      <w:marTop w:val="0"/>
      <w:marBottom w:val="0"/>
      <w:divBdr>
        <w:top w:val="none" w:sz="0" w:space="0" w:color="auto"/>
        <w:left w:val="none" w:sz="0" w:space="0" w:color="auto"/>
        <w:bottom w:val="none" w:sz="0" w:space="0" w:color="auto"/>
        <w:right w:val="none" w:sz="0" w:space="0" w:color="auto"/>
      </w:divBdr>
    </w:div>
    <w:div w:id="459032096">
      <w:marLeft w:val="640"/>
      <w:marRight w:val="0"/>
      <w:marTop w:val="0"/>
      <w:marBottom w:val="0"/>
      <w:divBdr>
        <w:top w:val="none" w:sz="0" w:space="0" w:color="auto"/>
        <w:left w:val="none" w:sz="0" w:space="0" w:color="auto"/>
        <w:bottom w:val="none" w:sz="0" w:space="0" w:color="auto"/>
        <w:right w:val="none" w:sz="0" w:space="0" w:color="auto"/>
      </w:divBdr>
    </w:div>
    <w:div w:id="459080134">
      <w:marLeft w:val="640"/>
      <w:marRight w:val="0"/>
      <w:marTop w:val="0"/>
      <w:marBottom w:val="0"/>
      <w:divBdr>
        <w:top w:val="none" w:sz="0" w:space="0" w:color="auto"/>
        <w:left w:val="none" w:sz="0" w:space="0" w:color="auto"/>
        <w:bottom w:val="none" w:sz="0" w:space="0" w:color="auto"/>
        <w:right w:val="none" w:sz="0" w:space="0" w:color="auto"/>
      </w:divBdr>
    </w:div>
    <w:div w:id="459151258">
      <w:marLeft w:val="640"/>
      <w:marRight w:val="0"/>
      <w:marTop w:val="0"/>
      <w:marBottom w:val="0"/>
      <w:divBdr>
        <w:top w:val="none" w:sz="0" w:space="0" w:color="auto"/>
        <w:left w:val="none" w:sz="0" w:space="0" w:color="auto"/>
        <w:bottom w:val="none" w:sz="0" w:space="0" w:color="auto"/>
        <w:right w:val="none" w:sz="0" w:space="0" w:color="auto"/>
      </w:divBdr>
    </w:div>
    <w:div w:id="459152265">
      <w:marLeft w:val="640"/>
      <w:marRight w:val="0"/>
      <w:marTop w:val="0"/>
      <w:marBottom w:val="0"/>
      <w:divBdr>
        <w:top w:val="none" w:sz="0" w:space="0" w:color="auto"/>
        <w:left w:val="none" w:sz="0" w:space="0" w:color="auto"/>
        <w:bottom w:val="none" w:sz="0" w:space="0" w:color="auto"/>
        <w:right w:val="none" w:sz="0" w:space="0" w:color="auto"/>
      </w:divBdr>
    </w:div>
    <w:div w:id="459222871">
      <w:marLeft w:val="640"/>
      <w:marRight w:val="0"/>
      <w:marTop w:val="0"/>
      <w:marBottom w:val="0"/>
      <w:divBdr>
        <w:top w:val="none" w:sz="0" w:space="0" w:color="auto"/>
        <w:left w:val="none" w:sz="0" w:space="0" w:color="auto"/>
        <w:bottom w:val="none" w:sz="0" w:space="0" w:color="auto"/>
        <w:right w:val="none" w:sz="0" w:space="0" w:color="auto"/>
      </w:divBdr>
    </w:div>
    <w:div w:id="459230758">
      <w:marLeft w:val="640"/>
      <w:marRight w:val="0"/>
      <w:marTop w:val="0"/>
      <w:marBottom w:val="0"/>
      <w:divBdr>
        <w:top w:val="none" w:sz="0" w:space="0" w:color="auto"/>
        <w:left w:val="none" w:sz="0" w:space="0" w:color="auto"/>
        <w:bottom w:val="none" w:sz="0" w:space="0" w:color="auto"/>
        <w:right w:val="none" w:sz="0" w:space="0" w:color="auto"/>
      </w:divBdr>
    </w:div>
    <w:div w:id="459231750">
      <w:marLeft w:val="640"/>
      <w:marRight w:val="0"/>
      <w:marTop w:val="0"/>
      <w:marBottom w:val="0"/>
      <w:divBdr>
        <w:top w:val="none" w:sz="0" w:space="0" w:color="auto"/>
        <w:left w:val="none" w:sz="0" w:space="0" w:color="auto"/>
        <w:bottom w:val="none" w:sz="0" w:space="0" w:color="auto"/>
        <w:right w:val="none" w:sz="0" w:space="0" w:color="auto"/>
      </w:divBdr>
    </w:div>
    <w:div w:id="459420352">
      <w:marLeft w:val="640"/>
      <w:marRight w:val="0"/>
      <w:marTop w:val="0"/>
      <w:marBottom w:val="0"/>
      <w:divBdr>
        <w:top w:val="none" w:sz="0" w:space="0" w:color="auto"/>
        <w:left w:val="none" w:sz="0" w:space="0" w:color="auto"/>
        <w:bottom w:val="none" w:sz="0" w:space="0" w:color="auto"/>
        <w:right w:val="none" w:sz="0" w:space="0" w:color="auto"/>
      </w:divBdr>
    </w:div>
    <w:div w:id="459422259">
      <w:marLeft w:val="640"/>
      <w:marRight w:val="0"/>
      <w:marTop w:val="0"/>
      <w:marBottom w:val="0"/>
      <w:divBdr>
        <w:top w:val="none" w:sz="0" w:space="0" w:color="auto"/>
        <w:left w:val="none" w:sz="0" w:space="0" w:color="auto"/>
        <w:bottom w:val="none" w:sz="0" w:space="0" w:color="auto"/>
        <w:right w:val="none" w:sz="0" w:space="0" w:color="auto"/>
      </w:divBdr>
    </w:div>
    <w:div w:id="459424842">
      <w:marLeft w:val="640"/>
      <w:marRight w:val="0"/>
      <w:marTop w:val="0"/>
      <w:marBottom w:val="0"/>
      <w:divBdr>
        <w:top w:val="none" w:sz="0" w:space="0" w:color="auto"/>
        <w:left w:val="none" w:sz="0" w:space="0" w:color="auto"/>
        <w:bottom w:val="none" w:sz="0" w:space="0" w:color="auto"/>
        <w:right w:val="none" w:sz="0" w:space="0" w:color="auto"/>
      </w:divBdr>
    </w:div>
    <w:div w:id="459494599">
      <w:marLeft w:val="640"/>
      <w:marRight w:val="0"/>
      <w:marTop w:val="0"/>
      <w:marBottom w:val="0"/>
      <w:divBdr>
        <w:top w:val="none" w:sz="0" w:space="0" w:color="auto"/>
        <w:left w:val="none" w:sz="0" w:space="0" w:color="auto"/>
        <w:bottom w:val="none" w:sz="0" w:space="0" w:color="auto"/>
        <w:right w:val="none" w:sz="0" w:space="0" w:color="auto"/>
      </w:divBdr>
    </w:div>
    <w:div w:id="459613008">
      <w:marLeft w:val="640"/>
      <w:marRight w:val="0"/>
      <w:marTop w:val="0"/>
      <w:marBottom w:val="0"/>
      <w:divBdr>
        <w:top w:val="none" w:sz="0" w:space="0" w:color="auto"/>
        <w:left w:val="none" w:sz="0" w:space="0" w:color="auto"/>
        <w:bottom w:val="none" w:sz="0" w:space="0" w:color="auto"/>
        <w:right w:val="none" w:sz="0" w:space="0" w:color="auto"/>
      </w:divBdr>
    </w:div>
    <w:div w:id="459613773">
      <w:marLeft w:val="640"/>
      <w:marRight w:val="0"/>
      <w:marTop w:val="0"/>
      <w:marBottom w:val="0"/>
      <w:divBdr>
        <w:top w:val="none" w:sz="0" w:space="0" w:color="auto"/>
        <w:left w:val="none" w:sz="0" w:space="0" w:color="auto"/>
        <w:bottom w:val="none" w:sz="0" w:space="0" w:color="auto"/>
        <w:right w:val="none" w:sz="0" w:space="0" w:color="auto"/>
      </w:divBdr>
    </w:div>
    <w:div w:id="459687056">
      <w:marLeft w:val="640"/>
      <w:marRight w:val="0"/>
      <w:marTop w:val="0"/>
      <w:marBottom w:val="0"/>
      <w:divBdr>
        <w:top w:val="none" w:sz="0" w:space="0" w:color="auto"/>
        <w:left w:val="none" w:sz="0" w:space="0" w:color="auto"/>
        <w:bottom w:val="none" w:sz="0" w:space="0" w:color="auto"/>
        <w:right w:val="none" w:sz="0" w:space="0" w:color="auto"/>
      </w:divBdr>
    </w:div>
    <w:div w:id="459809409">
      <w:marLeft w:val="640"/>
      <w:marRight w:val="0"/>
      <w:marTop w:val="0"/>
      <w:marBottom w:val="0"/>
      <w:divBdr>
        <w:top w:val="none" w:sz="0" w:space="0" w:color="auto"/>
        <w:left w:val="none" w:sz="0" w:space="0" w:color="auto"/>
        <w:bottom w:val="none" w:sz="0" w:space="0" w:color="auto"/>
        <w:right w:val="none" w:sz="0" w:space="0" w:color="auto"/>
      </w:divBdr>
    </w:div>
    <w:div w:id="460071401">
      <w:marLeft w:val="640"/>
      <w:marRight w:val="0"/>
      <w:marTop w:val="0"/>
      <w:marBottom w:val="0"/>
      <w:divBdr>
        <w:top w:val="none" w:sz="0" w:space="0" w:color="auto"/>
        <w:left w:val="none" w:sz="0" w:space="0" w:color="auto"/>
        <w:bottom w:val="none" w:sz="0" w:space="0" w:color="auto"/>
        <w:right w:val="none" w:sz="0" w:space="0" w:color="auto"/>
      </w:divBdr>
    </w:div>
    <w:div w:id="460147214">
      <w:marLeft w:val="640"/>
      <w:marRight w:val="0"/>
      <w:marTop w:val="0"/>
      <w:marBottom w:val="0"/>
      <w:divBdr>
        <w:top w:val="none" w:sz="0" w:space="0" w:color="auto"/>
        <w:left w:val="none" w:sz="0" w:space="0" w:color="auto"/>
        <w:bottom w:val="none" w:sz="0" w:space="0" w:color="auto"/>
        <w:right w:val="none" w:sz="0" w:space="0" w:color="auto"/>
      </w:divBdr>
    </w:div>
    <w:div w:id="460458854">
      <w:marLeft w:val="640"/>
      <w:marRight w:val="0"/>
      <w:marTop w:val="0"/>
      <w:marBottom w:val="0"/>
      <w:divBdr>
        <w:top w:val="none" w:sz="0" w:space="0" w:color="auto"/>
        <w:left w:val="none" w:sz="0" w:space="0" w:color="auto"/>
        <w:bottom w:val="none" w:sz="0" w:space="0" w:color="auto"/>
        <w:right w:val="none" w:sz="0" w:space="0" w:color="auto"/>
      </w:divBdr>
    </w:div>
    <w:div w:id="460611385">
      <w:marLeft w:val="640"/>
      <w:marRight w:val="0"/>
      <w:marTop w:val="0"/>
      <w:marBottom w:val="0"/>
      <w:divBdr>
        <w:top w:val="none" w:sz="0" w:space="0" w:color="auto"/>
        <w:left w:val="none" w:sz="0" w:space="0" w:color="auto"/>
        <w:bottom w:val="none" w:sz="0" w:space="0" w:color="auto"/>
        <w:right w:val="none" w:sz="0" w:space="0" w:color="auto"/>
      </w:divBdr>
    </w:div>
    <w:div w:id="460652975">
      <w:marLeft w:val="640"/>
      <w:marRight w:val="0"/>
      <w:marTop w:val="0"/>
      <w:marBottom w:val="0"/>
      <w:divBdr>
        <w:top w:val="none" w:sz="0" w:space="0" w:color="auto"/>
        <w:left w:val="none" w:sz="0" w:space="0" w:color="auto"/>
        <w:bottom w:val="none" w:sz="0" w:space="0" w:color="auto"/>
        <w:right w:val="none" w:sz="0" w:space="0" w:color="auto"/>
      </w:divBdr>
    </w:div>
    <w:div w:id="460731196">
      <w:marLeft w:val="640"/>
      <w:marRight w:val="0"/>
      <w:marTop w:val="0"/>
      <w:marBottom w:val="0"/>
      <w:divBdr>
        <w:top w:val="none" w:sz="0" w:space="0" w:color="auto"/>
        <w:left w:val="none" w:sz="0" w:space="0" w:color="auto"/>
        <w:bottom w:val="none" w:sz="0" w:space="0" w:color="auto"/>
        <w:right w:val="none" w:sz="0" w:space="0" w:color="auto"/>
      </w:divBdr>
    </w:div>
    <w:div w:id="460735350">
      <w:marLeft w:val="640"/>
      <w:marRight w:val="0"/>
      <w:marTop w:val="0"/>
      <w:marBottom w:val="0"/>
      <w:divBdr>
        <w:top w:val="none" w:sz="0" w:space="0" w:color="auto"/>
        <w:left w:val="none" w:sz="0" w:space="0" w:color="auto"/>
        <w:bottom w:val="none" w:sz="0" w:space="0" w:color="auto"/>
        <w:right w:val="none" w:sz="0" w:space="0" w:color="auto"/>
      </w:divBdr>
    </w:div>
    <w:div w:id="460809172">
      <w:marLeft w:val="640"/>
      <w:marRight w:val="0"/>
      <w:marTop w:val="0"/>
      <w:marBottom w:val="0"/>
      <w:divBdr>
        <w:top w:val="none" w:sz="0" w:space="0" w:color="auto"/>
        <w:left w:val="none" w:sz="0" w:space="0" w:color="auto"/>
        <w:bottom w:val="none" w:sz="0" w:space="0" w:color="auto"/>
        <w:right w:val="none" w:sz="0" w:space="0" w:color="auto"/>
      </w:divBdr>
    </w:div>
    <w:div w:id="460809749">
      <w:marLeft w:val="640"/>
      <w:marRight w:val="0"/>
      <w:marTop w:val="0"/>
      <w:marBottom w:val="0"/>
      <w:divBdr>
        <w:top w:val="none" w:sz="0" w:space="0" w:color="auto"/>
        <w:left w:val="none" w:sz="0" w:space="0" w:color="auto"/>
        <w:bottom w:val="none" w:sz="0" w:space="0" w:color="auto"/>
        <w:right w:val="none" w:sz="0" w:space="0" w:color="auto"/>
      </w:divBdr>
    </w:div>
    <w:div w:id="460809873">
      <w:marLeft w:val="640"/>
      <w:marRight w:val="0"/>
      <w:marTop w:val="0"/>
      <w:marBottom w:val="0"/>
      <w:divBdr>
        <w:top w:val="none" w:sz="0" w:space="0" w:color="auto"/>
        <w:left w:val="none" w:sz="0" w:space="0" w:color="auto"/>
        <w:bottom w:val="none" w:sz="0" w:space="0" w:color="auto"/>
        <w:right w:val="none" w:sz="0" w:space="0" w:color="auto"/>
      </w:divBdr>
    </w:div>
    <w:div w:id="460921263">
      <w:marLeft w:val="640"/>
      <w:marRight w:val="0"/>
      <w:marTop w:val="0"/>
      <w:marBottom w:val="0"/>
      <w:divBdr>
        <w:top w:val="none" w:sz="0" w:space="0" w:color="auto"/>
        <w:left w:val="none" w:sz="0" w:space="0" w:color="auto"/>
        <w:bottom w:val="none" w:sz="0" w:space="0" w:color="auto"/>
        <w:right w:val="none" w:sz="0" w:space="0" w:color="auto"/>
      </w:divBdr>
    </w:div>
    <w:div w:id="460926165">
      <w:marLeft w:val="640"/>
      <w:marRight w:val="0"/>
      <w:marTop w:val="0"/>
      <w:marBottom w:val="0"/>
      <w:divBdr>
        <w:top w:val="none" w:sz="0" w:space="0" w:color="auto"/>
        <w:left w:val="none" w:sz="0" w:space="0" w:color="auto"/>
        <w:bottom w:val="none" w:sz="0" w:space="0" w:color="auto"/>
        <w:right w:val="none" w:sz="0" w:space="0" w:color="auto"/>
      </w:divBdr>
    </w:div>
    <w:div w:id="460927971">
      <w:marLeft w:val="640"/>
      <w:marRight w:val="0"/>
      <w:marTop w:val="0"/>
      <w:marBottom w:val="0"/>
      <w:divBdr>
        <w:top w:val="none" w:sz="0" w:space="0" w:color="auto"/>
        <w:left w:val="none" w:sz="0" w:space="0" w:color="auto"/>
        <w:bottom w:val="none" w:sz="0" w:space="0" w:color="auto"/>
        <w:right w:val="none" w:sz="0" w:space="0" w:color="auto"/>
      </w:divBdr>
    </w:div>
    <w:div w:id="460995981">
      <w:marLeft w:val="640"/>
      <w:marRight w:val="0"/>
      <w:marTop w:val="0"/>
      <w:marBottom w:val="0"/>
      <w:divBdr>
        <w:top w:val="none" w:sz="0" w:space="0" w:color="auto"/>
        <w:left w:val="none" w:sz="0" w:space="0" w:color="auto"/>
        <w:bottom w:val="none" w:sz="0" w:space="0" w:color="auto"/>
        <w:right w:val="none" w:sz="0" w:space="0" w:color="auto"/>
      </w:divBdr>
    </w:div>
    <w:div w:id="461003491">
      <w:marLeft w:val="640"/>
      <w:marRight w:val="0"/>
      <w:marTop w:val="0"/>
      <w:marBottom w:val="0"/>
      <w:divBdr>
        <w:top w:val="none" w:sz="0" w:space="0" w:color="auto"/>
        <w:left w:val="none" w:sz="0" w:space="0" w:color="auto"/>
        <w:bottom w:val="none" w:sz="0" w:space="0" w:color="auto"/>
        <w:right w:val="none" w:sz="0" w:space="0" w:color="auto"/>
      </w:divBdr>
    </w:div>
    <w:div w:id="461116192">
      <w:marLeft w:val="640"/>
      <w:marRight w:val="0"/>
      <w:marTop w:val="0"/>
      <w:marBottom w:val="0"/>
      <w:divBdr>
        <w:top w:val="none" w:sz="0" w:space="0" w:color="auto"/>
        <w:left w:val="none" w:sz="0" w:space="0" w:color="auto"/>
        <w:bottom w:val="none" w:sz="0" w:space="0" w:color="auto"/>
        <w:right w:val="none" w:sz="0" w:space="0" w:color="auto"/>
      </w:divBdr>
    </w:div>
    <w:div w:id="461117047">
      <w:marLeft w:val="640"/>
      <w:marRight w:val="0"/>
      <w:marTop w:val="0"/>
      <w:marBottom w:val="0"/>
      <w:divBdr>
        <w:top w:val="none" w:sz="0" w:space="0" w:color="auto"/>
        <w:left w:val="none" w:sz="0" w:space="0" w:color="auto"/>
        <w:bottom w:val="none" w:sz="0" w:space="0" w:color="auto"/>
        <w:right w:val="none" w:sz="0" w:space="0" w:color="auto"/>
      </w:divBdr>
    </w:div>
    <w:div w:id="461195037">
      <w:marLeft w:val="640"/>
      <w:marRight w:val="0"/>
      <w:marTop w:val="0"/>
      <w:marBottom w:val="0"/>
      <w:divBdr>
        <w:top w:val="none" w:sz="0" w:space="0" w:color="auto"/>
        <w:left w:val="none" w:sz="0" w:space="0" w:color="auto"/>
        <w:bottom w:val="none" w:sz="0" w:space="0" w:color="auto"/>
        <w:right w:val="none" w:sz="0" w:space="0" w:color="auto"/>
      </w:divBdr>
    </w:div>
    <w:div w:id="461268395">
      <w:marLeft w:val="640"/>
      <w:marRight w:val="0"/>
      <w:marTop w:val="0"/>
      <w:marBottom w:val="0"/>
      <w:divBdr>
        <w:top w:val="none" w:sz="0" w:space="0" w:color="auto"/>
        <w:left w:val="none" w:sz="0" w:space="0" w:color="auto"/>
        <w:bottom w:val="none" w:sz="0" w:space="0" w:color="auto"/>
        <w:right w:val="none" w:sz="0" w:space="0" w:color="auto"/>
      </w:divBdr>
    </w:div>
    <w:div w:id="461388147">
      <w:marLeft w:val="640"/>
      <w:marRight w:val="0"/>
      <w:marTop w:val="0"/>
      <w:marBottom w:val="0"/>
      <w:divBdr>
        <w:top w:val="none" w:sz="0" w:space="0" w:color="auto"/>
        <w:left w:val="none" w:sz="0" w:space="0" w:color="auto"/>
        <w:bottom w:val="none" w:sz="0" w:space="0" w:color="auto"/>
        <w:right w:val="none" w:sz="0" w:space="0" w:color="auto"/>
      </w:divBdr>
    </w:div>
    <w:div w:id="461457756">
      <w:marLeft w:val="640"/>
      <w:marRight w:val="0"/>
      <w:marTop w:val="0"/>
      <w:marBottom w:val="0"/>
      <w:divBdr>
        <w:top w:val="none" w:sz="0" w:space="0" w:color="auto"/>
        <w:left w:val="none" w:sz="0" w:space="0" w:color="auto"/>
        <w:bottom w:val="none" w:sz="0" w:space="0" w:color="auto"/>
        <w:right w:val="none" w:sz="0" w:space="0" w:color="auto"/>
      </w:divBdr>
    </w:div>
    <w:div w:id="461509459">
      <w:marLeft w:val="640"/>
      <w:marRight w:val="0"/>
      <w:marTop w:val="0"/>
      <w:marBottom w:val="0"/>
      <w:divBdr>
        <w:top w:val="none" w:sz="0" w:space="0" w:color="auto"/>
        <w:left w:val="none" w:sz="0" w:space="0" w:color="auto"/>
        <w:bottom w:val="none" w:sz="0" w:space="0" w:color="auto"/>
        <w:right w:val="none" w:sz="0" w:space="0" w:color="auto"/>
      </w:divBdr>
    </w:div>
    <w:div w:id="461534980">
      <w:marLeft w:val="640"/>
      <w:marRight w:val="0"/>
      <w:marTop w:val="0"/>
      <w:marBottom w:val="0"/>
      <w:divBdr>
        <w:top w:val="none" w:sz="0" w:space="0" w:color="auto"/>
        <w:left w:val="none" w:sz="0" w:space="0" w:color="auto"/>
        <w:bottom w:val="none" w:sz="0" w:space="0" w:color="auto"/>
        <w:right w:val="none" w:sz="0" w:space="0" w:color="auto"/>
      </w:divBdr>
    </w:div>
    <w:div w:id="461579904">
      <w:marLeft w:val="640"/>
      <w:marRight w:val="0"/>
      <w:marTop w:val="0"/>
      <w:marBottom w:val="0"/>
      <w:divBdr>
        <w:top w:val="none" w:sz="0" w:space="0" w:color="auto"/>
        <w:left w:val="none" w:sz="0" w:space="0" w:color="auto"/>
        <w:bottom w:val="none" w:sz="0" w:space="0" w:color="auto"/>
        <w:right w:val="none" w:sz="0" w:space="0" w:color="auto"/>
      </w:divBdr>
    </w:div>
    <w:div w:id="461580279">
      <w:marLeft w:val="640"/>
      <w:marRight w:val="0"/>
      <w:marTop w:val="0"/>
      <w:marBottom w:val="0"/>
      <w:divBdr>
        <w:top w:val="none" w:sz="0" w:space="0" w:color="auto"/>
        <w:left w:val="none" w:sz="0" w:space="0" w:color="auto"/>
        <w:bottom w:val="none" w:sz="0" w:space="0" w:color="auto"/>
        <w:right w:val="none" w:sz="0" w:space="0" w:color="auto"/>
      </w:divBdr>
    </w:div>
    <w:div w:id="461651575">
      <w:marLeft w:val="640"/>
      <w:marRight w:val="0"/>
      <w:marTop w:val="0"/>
      <w:marBottom w:val="0"/>
      <w:divBdr>
        <w:top w:val="none" w:sz="0" w:space="0" w:color="auto"/>
        <w:left w:val="none" w:sz="0" w:space="0" w:color="auto"/>
        <w:bottom w:val="none" w:sz="0" w:space="0" w:color="auto"/>
        <w:right w:val="none" w:sz="0" w:space="0" w:color="auto"/>
      </w:divBdr>
    </w:div>
    <w:div w:id="461658560">
      <w:marLeft w:val="640"/>
      <w:marRight w:val="0"/>
      <w:marTop w:val="0"/>
      <w:marBottom w:val="0"/>
      <w:divBdr>
        <w:top w:val="none" w:sz="0" w:space="0" w:color="auto"/>
        <w:left w:val="none" w:sz="0" w:space="0" w:color="auto"/>
        <w:bottom w:val="none" w:sz="0" w:space="0" w:color="auto"/>
        <w:right w:val="none" w:sz="0" w:space="0" w:color="auto"/>
      </w:divBdr>
    </w:div>
    <w:div w:id="461726954">
      <w:marLeft w:val="640"/>
      <w:marRight w:val="0"/>
      <w:marTop w:val="0"/>
      <w:marBottom w:val="0"/>
      <w:divBdr>
        <w:top w:val="none" w:sz="0" w:space="0" w:color="auto"/>
        <w:left w:val="none" w:sz="0" w:space="0" w:color="auto"/>
        <w:bottom w:val="none" w:sz="0" w:space="0" w:color="auto"/>
        <w:right w:val="none" w:sz="0" w:space="0" w:color="auto"/>
      </w:divBdr>
    </w:div>
    <w:div w:id="461729307">
      <w:marLeft w:val="640"/>
      <w:marRight w:val="0"/>
      <w:marTop w:val="0"/>
      <w:marBottom w:val="0"/>
      <w:divBdr>
        <w:top w:val="none" w:sz="0" w:space="0" w:color="auto"/>
        <w:left w:val="none" w:sz="0" w:space="0" w:color="auto"/>
        <w:bottom w:val="none" w:sz="0" w:space="0" w:color="auto"/>
        <w:right w:val="none" w:sz="0" w:space="0" w:color="auto"/>
      </w:divBdr>
    </w:div>
    <w:div w:id="461851515">
      <w:marLeft w:val="640"/>
      <w:marRight w:val="0"/>
      <w:marTop w:val="0"/>
      <w:marBottom w:val="0"/>
      <w:divBdr>
        <w:top w:val="none" w:sz="0" w:space="0" w:color="auto"/>
        <w:left w:val="none" w:sz="0" w:space="0" w:color="auto"/>
        <w:bottom w:val="none" w:sz="0" w:space="0" w:color="auto"/>
        <w:right w:val="none" w:sz="0" w:space="0" w:color="auto"/>
      </w:divBdr>
    </w:div>
    <w:div w:id="461964333">
      <w:marLeft w:val="640"/>
      <w:marRight w:val="0"/>
      <w:marTop w:val="0"/>
      <w:marBottom w:val="0"/>
      <w:divBdr>
        <w:top w:val="none" w:sz="0" w:space="0" w:color="auto"/>
        <w:left w:val="none" w:sz="0" w:space="0" w:color="auto"/>
        <w:bottom w:val="none" w:sz="0" w:space="0" w:color="auto"/>
        <w:right w:val="none" w:sz="0" w:space="0" w:color="auto"/>
      </w:divBdr>
    </w:div>
    <w:div w:id="461967358">
      <w:marLeft w:val="640"/>
      <w:marRight w:val="0"/>
      <w:marTop w:val="0"/>
      <w:marBottom w:val="0"/>
      <w:divBdr>
        <w:top w:val="none" w:sz="0" w:space="0" w:color="auto"/>
        <w:left w:val="none" w:sz="0" w:space="0" w:color="auto"/>
        <w:bottom w:val="none" w:sz="0" w:space="0" w:color="auto"/>
        <w:right w:val="none" w:sz="0" w:space="0" w:color="auto"/>
      </w:divBdr>
    </w:div>
    <w:div w:id="462113934">
      <w:marLeft w:val="640"/>
      <w:marRight w:val="0"/>
      <w:marTop w:val="0"/>
      <w:marBottom w:val="0"/>
      <w:divBdr>
        <w:top w:val="none" w:sz="0" w:space="0" w:color="auto"/>
        <w:left w:val="none" w:sz="0" w:space="0" w:color="auto"/>
        <w:bottom w:val="none" w:sz="0" w:space="0" w:color="auto"/>
        <w:right w:val="none" w:sz="0" w:space="0" w:color="auto"/>
      </w:divBdr>
    </w:div>
    <w:div w:id="462115462">
      <w:marLeft w:val="640"/>
      <w:marRight w:val="0"/>
      <w:marTop w:val="0"/>
      <w:marBottom w:val="0"/>
      <w:divBdr>
        <w:top w:val="none" w:sz="0" w:space="0" w:color="auto"/>
        <w:left w:val="none" w:sz="0" w:space="0" w:color="auto"/>
        <w:bottom w:val="none" w:sz="0" w:space="0" w:color="auto"/>
        <w:right w:val="none" w:sz="0" w:space="0" w:color="auto"/>
      </w:divBdr>
    </w:div>
    <w:div w:id="462189119">
      <w:marLeft w:val="640"/>
      <w:marRight w:val="0"/>
      <w:marTop w:val="0"/>
      <w:marBottom w:val="0"/>
      <w:divBdr>
        <w:top w:val="none" w:sz="0" w:space="0" w:color="auto"/>
        <w:left w:val="none" w:sz="0" w:space="0" w:color="auto"/>
        <w:bottom w:val="none" w:sz="0" w:space="0" w:color="auto"/>
        <w:right w:val="none" w:sz="0" w:space="0" w:color="auto"/>
      </w:divBdr>
    </w:div>
    <w:div w:id="462189260">
      <w:marLeft w:val="640"/>
      <w:marRight w:val="0"/>
      <w:marTop w:val="0"/>
      <w:marBottom w:val="0"/>
      <w:divBdr>
        <w:top w:val="none" w:sz="0" w:space="0" w:color="auto"/>
        <w:left w:val="none" w:sz="0" w:space="0" w:color="auto"/>
        <w:bottom w:val="none" w:sz="0" w:space="0" w:color="auto"/>
        <w:right w:val="none" w:sz="0" w:space="0" w:color="auto"/>
      </w:divBdr>
    </w:div>
    <w:div w:id="462231667">
      <w:marLeft w:val="640"/>
      <w:marRight w:val="0"/>
      <w:marTop w:val="0"/>
      <w:marBottom w:val="0"/>
      <w:divBdr>
        <w:top w:val="none" w:sz="0" w:space="0" w:color="auto"/>
        <w:left w:val="none" w:sz="0" w:space="0" w:color="auto"/>
        <w:bottom w:val="none" w:sz="0" w:space="0" w:color="auto"/>
        <w:right w:val="none" w:sz="0" w:space="0" w:color="auto"/>
      </w:divBdr>
    </w:div>
    <w:div w:id="462313487">
      <w:marLeft w:val="640"/>
      <w:marRight w:val="0"/>
      <w:marTop w:val="0"/>
      <w:marBottom w:val="0"/>
      <w:divBdr>
        <w:top w:val="none" w:sz="0" w:space="0" w:color="auto"/>
        <w:left w:val="none" w:sz="0" w:space="0" w:color="auto"/>
        <w:bottom w:val="none" w:sz="0" w:space="0" w:color="auto"/>
        <w:right w:val="none" w:sz="0" w:space="0" w:color="auto"/>
      </w:divBdr>
    </w:div>
    <w:div w:id="462426054">
      <w:marLeft w:val="640"/>
      <w:marRight w:val="0"/>
      <w:marTop w:val="0"/>
      <w:marBottom w:val="0"/>
      <w:divBdr>
        <w:top w:val="none" w:sz="0" w:space="0" w:color="auto"/>
        <w:left w:val="none" w:sz="0" w:space="0" w:color="auto"/>
        <w:bottom w:val="none" w:sz="0" w:space="0" w:color="auto"/>
        <w:right w:val="none" w:sz="0" w:space="0" w:color="auto"/>
      </w:divBdr>
    </w:div>
    <w:div w:id="462697419">
      <w:marLeft w:val="640"/>
      <w:marRight w:val="0"/>
      <w:marTop w:val="0"/>
      <w:marBottom w:val="0"/>
      <w:divBdr>
        <w:top w:val="none" w:sz="0" w:space="0" w:color="auto"/>
        <w:left w:val="none" w:sz="0" w:space="0" w:color="auto"/>
        <w:bottom w:val="none" w:sz="0" w:space="0" w:color="auto"/>
        <w:right w:val="none" w:sz="0" w:space="0" w:color="auto"/>
      </w:divBdr>
    </w:div>
    <w:div w:id="462699599">
      <w:marLeft w:val="640"/>
      <w:marRight w:val="0"/>
      <w:marTop w:val="0"/>
      <w:marBottom w:val="0"/>
      <w:divBdr>
        <w:top w:val="none" w:sz="0" w:space="0" w:color="auto"/>
        <w:left w:val="none" w:sz="0" w:space="0" w:color="auto"/>
        <w:bottom w:val="none" w:sz="0" w:space="0" w:color="auto"/>
        <w:right w:val="none" w:sz="0" w:space="0" w:color="auto"/>
      </w:divBdr>
    </w:div>
    <w:div w:id="462768508">
      <w:marLeft w:val="640"/>
      <w:marRight w:val="0"/>
      <w:marTop w:val="0"/>
      <w:marBottom w:val="0"/>
      <w:divBdr>
        <w:top w:val="none" w:sz="0" w:space="0" w:color="auto"/>
        <w:left w:val="none" w:sz="0" w:space="0" w:color="auto"/>
        <w:bottom w:val="none" w:sz="0" w:space="0" w:color="auto"/>
        <w:right w:val="none" w:sz="0" w:space="0" w:color="auto"/>
      </w:divBdr>
    </w:div>
    <w:div w:id="462774703">
      <w:marLeft w:val="640"/>
      <w:marRight w:val="0"/>
      <w:marTop w:val="0"/>
      <w:marBottom w:val="0"/>
      <w:divBdr>
        <w:top w:val="none" w:sz="0" w:space="0" w:color="auto"/>
        <w:left w:val="none" w:sz="0" w:space="0" w:color="auto"/>
        <w:bottom w:val="none" w:sz="0" w:space="0" w:color="auto"/>
        <w:right w:val="none" w:sz="0" w:space="0" w:color="auto"/>
      </w:divBdr>
    </w:div>
    <w:div w:id="462887156">
      <w:marLeft w:val="640"/>
      <w:marRight w:val="0"/>
      <w:marTop w:val="0"/>
      <w:marBottom w:val="0"/>
      <w:divBdr>
        <w:top w:val="none" w:sz="0" w:space="0" w:color="auto"/>
        <w:left w:val="none" w:sz="0" w:space="0" w:color="auto"/>
        <w:bottom w:val="none" w:sz="0" w:space="0" w:color="auto"/>
        <w:right w:val="none" w:sz="0" w:space="0" w:color="auto"/>
      </w:divBdr>
    </w:div>
    <w:div w:id="462889474">
      <w:marLeft w:val="640"/>
      <w:marRight w:val="0"/>
      <w:marTop w:val="0"/>
      <w:marBottom w:val="0"/>
      <w:divBdr>
        <w:top w:val="none" w:sz="0" w:space="0" w:color="auto"/>
        <w:left w:val="none" w:sz="0" w:space="0" w:color="auto"/>
        <w:bottom w:val="none" w:sz="0" w:space="0" w:color="auto"/>
        <w:right w:val="none" w:sz="0" w:space="0" w:color="auto"/>
      </w:divBdr>
    </w:div>
    <w:div w:id="462890327">
      <w:marLeft w:val="640"/>
      <w:marRight w:val="0"/>
      <w:marTop w:val="0"/>
      <w:marBottom w:val="0"/>
      <w:divBdr>
        <w:top w:val="none" w:sz="0" w:space="0" w:color="auto"/>
        <w:left w:val="none" w:sz="0" w:space="0" w:color="auto"/>
        <w:bottom w:val="none" w:sz="0" w:space="0" w:color="auto"/>
        <w:right w:val="none" w:sz="0" w:space="0" w:color="auto"/>
      </w:divBdr>
    </w:div>
    <w:div w:id="462894084">
      <w:marLeft w:val="640"/>
      <w:marRight w:val="0"/>
      <w:marTop w:val="0"/>
      <w:marBottom w:val="0"/>
      <w:divBdr>
        <w:top w:val="none" w:sz="0" w:space="0" w:color="auto"/>
        <w:left w:val="none" w:sz="0" w:space="0" w:color="auto"/>
        <w:bottom w:val="none" w:sz="0" w:space="0" w:color="auto"/>
        <w:right w:val="none" w:sz="0" w:space="0" w:color="auto"/>
      </w:divBdr>
    </w:div>
    <w:div w:id="462895008">
      <w:marLeft w:val="640"/>
      <w:marRight w:val="0"/>
      <w:marTop w:val="0"/>
      <w:marBottom w:val="0"/>
      <w:divBdr>
        <w:top w:val="none" w:sz="0" w:space="0" w:color="auto"/>
        <w:left w:val="none" w:sz="0" w:space="0" w:color="auto"/>
        <w:bottom w:val="none" w:sz="0" w:space="0" w:color="auto"/>
        <w:right w:val="none" w:sz="0" w:space="0" w:color="auto"/>
      </w:divBdr>
    </w:div>
    <w:div w:id="462964303">
      <w:marLeft w:val="640"/>
      <w:marRight w:val="0"/>
      <w:marTop w:val="0"/>
      <w:marBottom w:val="0"/>
      <w:divBdr>
        <w:top w:val="none" w:sz="0" w:space="0" w:color="auto"/>
        <w:left w:val="none" w:sz="0" w:space="0" w:color="auto"/>
        <w:bottom w:val="none" w:sz="0" w:space="0" w:color="auto"/>
        <w:right w:val="none" w:sz="0" w:space="0" w:color="auto"/>
      </w:divBdr>
    </w:div>
    <w:div w:id="463039130">
      <w:marLeft w:val="640"/>
      <w:marRight w:val="0"/>
      <w:marTop w:val="0"/>
      <w:marBottom w:val="0"/>
      <w:divBdr>
        <w:top w:val="none" w:sz="0" w:space="0" w:color="auto"/>
        <w:left w:val="none" w:sz="0" w:space="0" w:color="auto"/>
        <w:bottom w:val="none" w:sz="0" w:space="0" w:color="auto"/>
        <w:right w:val="none" w:sz="0" w:space="0" w:color="auto"/>
      </w:divBdr>
    </w:div>
    <w:div w:id="463039828">
      <w:marLeft w:val="640"/>
      <w:marRight w:val="0"/>
      <w:marTop w:val="0"/>
      <w:marBottom w:val="0"/>
      <w:divBdr>
        <w:top w:val="none" w:sz="0" w:space="0" w:color="auto"/>
        <w:left w:val="none" w:sz="0" w:space="0" w:color="auto"/>
        <w:bottom w:val="none" w:sz="0" w:space="0" w:color="auto"/>
        <w:right w:val="none" w:sz="0" w:space="0" w:color="auto"/>
      </w:divBdr>
    </w:div>
    <w:div w:id="463154672">
      <w:marLeft w:val="640"/>
      <w:marRight w:val="0"/>
      <w:marTop w:val="0"/>
      <w:marBottom w:val="0"/>
      <w:divBdr>
        <w:top w:val="none" w:sz="0" w:space="0" w:color="auto"/>
        <w:left w:val="none" w:sz="0" w:space="0" w:color="auto"/>
        <w:bottom w:val="none" w:sz="0" w:space="0" w:color="auto"/>
        <w:right w:val="none" w:sz="0" w:space="0" w:color="auto"/>
      </w:divBdr>
    </w:div>
    <w:div w:id="463163810">
      <w:marLeft w:val="640"/>
      <w:marRight w:val="0"/>
      <w:marTop w:val="0"/>
      <w:marBottom w:val="0"/>
      <w:divBdr>
        <w:top w:val="none" w:sz="0" w:space="0" w:color="auto"/>
        <w:left w:val="none" w:sz="0" w:space="0" w:color="auto"/>
        <w:bottom w:val="none" w:sz="0" w:space="0" w:color="auto"/>
        <w:right w:val="none" w:sz="0" w:space="0" w:color="auto"/>
      </w:divBdr>
    </w:div>
    <w:div w:id="463230552">
      <w:marLeft w:val="640"/>
      <w:marRight w:val="0"/>
      <w:marTop w:val="0"/>
      <w:marBottom w:val="0"/>
      <w:divBdr>
        <w:top w:val="none" w:sz="0" w:space="0" w:color="auto"/>
        <w:left w:val="none" w:sz="0" w:space="0" w:color="auto"/>
        <w:bottom w:val="none" w:sz="0" w:space="0" w:color="auto"/>
        <w:right w:val="none" w:sz="0" w:space="0" w:color="auto"/>
      </w:divBdr>
    </w:div>
    <w:div w:id="463237517">
      <w:marLeft w:val="640"/>
      <w:marRight w:val="0"/>
      <w:marTop w:val="0"/>
      <w:marBottom w:val="0"/>
      <w:divBdr>
        <w:top w:val="none" w:sz="0" w:space="0" w:color="auto"/>
        <w:left w:val="none" w:sz="0" w:space="0" w:color="auto"/>
        <w:bottom w:val="none" w:sz="0" w:space="0" w:color="auto"/>
        <w:right w:val="none" w:sz="0" w:space="0" w:color="auto"/>
      </w:divBdr>
    </w:div>
    <w:div w:id="463306339">
      <w:marLeft w:val="640"/>
      <w:marRight w:val="0"/>
      <w:marTop w:val="0"/>
      <w:marBottom w:val="0"/>
      <w:divBdr>
        <w:top w:val="none" w:sz="0" w:space="0" w:color="auto"/>
        <w:left w:val="none" w:sz="0" w:space="0" w:color="auto"/>
        <w:bottom w:val="none" w:sz="0" w:space="0" w:color="auto"/>
        <w:right w:val="none" w:sz="0" w:space="0" w:color="auto"/>
      </w:divBdr>
    </w:div>
    <w:div w:id="463473842">
      <w:marLeft w:val="640"/>
      <w:marRight w:val="0"/>
      <w:marTop w:val="0"/>
      <w:marBottom w:val="0"/>
      <w:divBdr>
        <w:top w:val="none" w:sz="0" w:space="0" w:color="auto"/>
        <w:left w:val="none" w:sz="0" w:space="0" w:color="auto"/>
        <w:bottom w:val="none" w:sz="0" w:space="0" w:color="auto"/>
        <w:right w:val="none" w:sz="0" w:space="0" w:color="auto"/>
      </w:divBdr>
    </w:div>
    <w:div w:id="463546254">
      <w:marLeft w:val="640"/>
      <w:marRight w:val="0"/>
      <w:marTop w:val="0"/>
      <w:marBottom w:val="0"/>
      <w:divBdr>
        <w:top w:val="none" w:sz="0" w:space="0" w:color="auto"/>
        <w:left w:val="none" w:sz="0" w:space="0" w:color="auto"/>
        <w:bottom w:val="none" w:sz="0" w:space="0" w:color="auto"/>
        <w:right w:val="none" w:sz="0" w:space="0" w:color="auto"/>
      </w:divBdr>
    </w:div>
    <w:div w:id="463622996">
      <w:marLeft w:val="640"/>
      <w:marRight w:val="0"/>
      <w:marTop w:val="0"/>
      <w:marBottom w:val="0"/>
      <w:divBdr>
        <w:top w:val="none" w:sz="0" w:space="0" w:color="auto"/>
        <w:left w:val="none" w:sz="0" w:space="0" w:color="auto"/>
        <w:bottom w:val="none" w:sz="0" w:space="0" w:color="auto"/>
        <w:right w:val="none" w:sz="0" w:space="0" w:color="auto"/>
      </w:divBdr>
    </w:div>
    <w:div w:id="463625144">
      <w:marLeft w:val="640"/>
      <w:marRight w:val="0"/>
      <w:marTop w:val="0"/>
      <w:marBottom w:val="0"/>
      <w:divBdr>
        <w:top w:val="none" w:sz="0" w:space="0" w:color="auto"/>
        <w:left w:val="none" w:sz="0" w:space="0" w:color="auto"/>
        <w:bottom w:val="none" w:sz="0" w:space="0" w:color="auto"/>
        <w:right w:val="none" w:sz="0" w:space="0" w:color="auto"/>
      </w:divBdr>
    </w:div>
    <w:div w:id="463735153">
      <w:marLeft w:val="640"/>
      <w:marRight w:val="0"/>
      <w:marTop w:val="0"/>
      <w:marBottom w:val="0"/>
      <w:divBdr>
        <w:top w:val="none" w:sz="0" w:space="0" w:color="auto"/>
        <w:left w:val="none" w:sz="0" w:space="0" w:color="auto"/>
        <w:bottom w:val="none" w:sz="0" w:space="0" w:color="auto"/>
        <w:right w:val="none" w:sz="0" w:space="0" w:color="auto"/>
      </w:divBdr>
    </w:div>
    <w:div w:id="463738697">
      <w:marLeft w:val="640"/>
      <w:marRight w:val="0"/>
      <w:marTop w:val="0"/>
      <w:marBottom w:val="0"/>
      <w:divBdr>
        <w:top w:val="none" w:sz="0" w:space="0" w:color="auto"/>
        <w:left w:val="none" w:sz="0" w:space="0" w:color="auto"/>
        <w:bottom w:val="none" w:sz="0" w:space="0" w:color="auto"/>
        <w:right w:val="none" w:sz="0" w:space="0" w:color="auto"/>
      </w:divBdr>
    </w:div>
    <w:div w:id="463894475">
      <w:marLeft w:val="640"/>
      <w:marRight w:val="0"/>
      <w:marTop w:val="0"/>
      <w:marBottom w:val="0"/>
      <w:divBdr>
        <w:top w:val="none" w:sz="0" w:space="0" w:color="auto"/>
        <w:left w:val="none" w:sz="0" w:space="0" w:color="auto"/>
        <w:bottom w:val="none" w:sz="0" w:space="0" w:color="auto"/>
        <w:right w:val="none" w:sz="0" w:space="0" w:color="auto"/>
      </w:divBdr>
    </w:div>
    <w:div w:id="463930551">
      <w:marLeft w:val="640"/>
      <w:marRight w:val="0"/>
      <w:marTop w:val="0"/>
      <w:marBottom w:val="0"/>
      <w:divBdr>
        <w:top w:val="none" w:sz="0" w:space="0" w:color="auto"/>
        <w:left w:val="none" w:sz="0" w:space="0" w:color="auto"/>
        <w:bottom w:val="none" w:sz="0" w:space="0" w:color="auto"/>
        <w:right w:val="none" w:sz="0" w:space="0" w:color="auto"/>
      </w:divBdr>
    </w:div>
    <w:div w:id="463935131">
      <w:marLeft w:val="640"/>
      <w:marRight w:val="0"/>
      <w:marTop w:val="0"/>
      <w:marBottom w:val="0"/>
      <w:divBdr>
        <w:top w:val="none" w:sz="0" w:space="0" w:color="auto"/>
        <w:left w:val="none" w:sz="0" w:space="0" w:color="auto"/>
        <w:bottom w:val="none" w:sz="0" w:space="0" w:color="auto"/>
        <w:right w:val="none" w:sz="0" w:space="0" w:color="auto"/>
      </w:divBdr>
    </w:div>
    <w:div w:id="464005722">
      <w:marLeft w:val="640"/>
      <w:marRight w:val="0"/>
      <w:marTop w:val="0"/>
      <w:marBottom w:val="0"/>
      <w:divBdr>
        <w:top w:val="none" w:sz="0" w:space="0" w:color="auto"/>
        <w:left w:val="none" w:sz="0" w:space="0" w:color="auto"/>
        <w:bottom w:val="none" w:sz="0" w:space="0" w:color="auto"/>
        <w:right w:val="none" w:sz="0" w:space="0" w:color="auto"/>
      </w:divBdr>
    </w:div>
    <w:div w:id="464008437">
      <w:marLeft w:val="640"/>
      <w:marRight w:val="0"/>
      <w:marTop w:val="0"/>
      <w:marBottom w:val="0"/>
      <w:divBdr>
        <w:top w:val="none" w:sz="0" w:space="0" w:color="auto"/>
        <w:left w:val="none" w:sz="0" w:space="0" w:color="auto"/>
        <w:bottom w:val="none" w:sz="0" w:space="0" w:color="auto"/>
        <w:right w:val="none" w:sz="0" w:space="0" w:color="auto"/>
      </w:divBdr>
    </w:div>
    <w:div w:id="464157408">
      <w:marLeft w:val="640"/>
      <w:marRight w:val="0"/>
      <w:marTop w:val="0"/>
      <w:marBottom w:val="0"/>
      <w:divBdr>
        <w:top w:val="none" w:sz="0" w:space="0" w:color="auto"/>
        <w:left w:val="none" w:sz="0" w:space="0" w:color="auto"/>
        <w:bottom w:val="none" w:sz="0" w:space="0" w:color="auto"/>
        <w:right w:val="none" w:sz="0" w:space="0" w:color="auto"/>
      </w:divBdr>
    </w:div>
    <w:div w:id="464157620">
      <w:marLeft w:val="640"/>
      <w:marRight w:val="0"/>
      <w:marTop w:val="0"/>
      <w:marBottom w:val="0"/>
      <w:divBdr>
        <w:top w:val="none" w:sz="0" w:space="0" w:color="auto"/>
        <w:left w:val="none" w:sz="0" w:space="0" w:color="auto"/>
        <w:bottom w:val="none" w:sz="0" w:space="0" w:color="auto"/>
        <w:right w:val="none" w:sz="0" w:space="0" w:color="auto"/>
      </w:divBdr>
    </w:div>
    <w:div w:id="464198147">
      <w:marLeft w:val="640"/>
      <w:marRight w:val="0"/>
      <w:marTop w:val="0"/>
      <w:marBottom w:val="0"/>
      <w:divBdr>
        <w:top w:val="none" w:sz="0" w:space="0" w:color="auto"/>
        <w:left w:val="none" w:sz="0" w:space="0" w:color="auto"/>
        <w:bottom w:val="none" w:sz="0" w:space="0" w:color="auto"/>
        <w:right w:val="none" w:sz="0" w:space="0" w:color="auto"/>
      </w:divBdr>
    </w:div>
    <w:div w:id="464274546">
      <w:marLeft w:val="640"/>
      <w:marRight w:val="0"/>
      <w:marTop w:val="0"/>
      <w:marBottom w:val="0"/>
      <w:divBdr>
        <w:top w:val="none" w:sz="0" w:space="0" w:color="auto"/>
        <w:left w:val="none" w:sz="0" w:space="0" w:color="auto"/>
        <w:bottom w:val="none" w:sz="0" w:space="0" w:color="auto"/>
        <w:right w:val="none" w:sz="0" w:space="0" w:color="auto"/>
      </w:divBdr>
    </w:div>
    <w:div w:id="464275440">
      <w:bodyDiv w:val="1"/>
      <w:marLeft w:val="0"/>
      <w:marRight w:val="0"/>
      <w:marTop w:val="0"/>
      <w:marBottom w:val="0"/>
      <w:divBdr>
        <w:top w:val="none" w:sz="0" w:space="0" w:color="auto"/>
        <w:left w:val="none" w:sz="0" w:space="0" w:color="auto"/>
        <w:bottom w:val="none" w:sz="0" w:space="0" w:color="auto"/>
        <w:right w:val="none" w:sz="0" w:space="0" w:color="auto"/>
      </w:divBdr>
      <w:divsChild>
        <w:div w:id="89590575">
          <w:marLeft w:val="640"/>
          <w:marRight w:val="0"/>
          <w:marTop w:val="0"/>
          <w:marBottom w:val="0"/>
          <w:divBdr>
            <w:top w:val="none" w:sz="0" w:space="0" w:color="auto"/>
            <w:left w:val="none" w:sz="0" w:space="0" w:color="auto"/>
            <w:bottom w:val="none" w:sz="0" w:space="0" w:color="auto"/>
            <w:right w:val="none" w:sz="0" w:space="0" w:color="auto"/>
          </w:divBdr>
        </w:div>
        <w:div w:id="132262968">
          <w:marLeft w:val="640"/>
          <w:marRight w:val="0"/>
          <w:marTop w:val="0"/>
          <w:marBottom w:val="0"/>
          <w:divBdr>
            <w:top w:val="none" w:sz="0" w:space="0" w:color="auto"/>
            <w:left w:val="none" w:sz="0" w:space="0" w:color="auto"/>
            <w:bottom w:val="none" w:sz="0" w:space="0" w:color="auto"/>
            <w:right w:val="none" w:sz="0" w:space="0" w:color="auto"/>
          </w:divBdr>
        </w:div>
        <w:div w:id="138352487">
          <w:marLeft w:val="640"/>
          <w:marRight w:val="0"/>
          <w:marTop w:val="0"/>
          <w:marBottom w:val="0"/>
          <w:divBdr>
            <w:top w:val="none" w:sz="0" w:space="0" w:color="auto"/>
            <w:left w:val="none" w:sz="0" w:space="0" w:color="auto"/>
            <w:bottom w:val="none" w:sz="0" w:space="0" w:color="auto"/>
            <w:right w:val="none" w:sz="0" w:space="0" w:color="auto"/>
          </w:divBdr>
        </w:div>
        <w:div w:id="141430397">
          <w:marLeft w:val="640"/>
          <w:marRight w:val="0"/>
          <w:marTop w:val="0"/>
          <w:marBottom w:val="0"/>
          <w:divBdr>
            <w:top w:val="none" w:sz="0" w:space="0" w:color="auto"/>
            <w:left w:val="none" w:sz="0" w:space="0" w:color="auto"/>
            <w:bottom w:val="none" w:sz="0" w:space="0" w:color="auto"/>
            <w:right w:val="none" w:sz="0" w:space="0" w:color="auto"/>
          </w:divBdr>
        </w:div>
        <w:div w:id="206570823">
          <w:marLeft w:val="640"/>
          <w:marRight w:val="0"/>
          <w:marTop w:val="0"/>
          <w:marBottom w:val="0"/>
          <w:divBdr>
            <w:top w:val="none" w:sz="0" w:space="0" w:color="auto"/>
            <w:left w:val="none" w:sz="0" w:space="0" w:color="auto"/>
            <w:bottom w:val="none" w:sz="0" w:space="0" w:color="auto"/>
            <w:right w:val="none" w:sz="0" w:space="0" w:color="auto"/>
          </w:divBdr>
        </w:div>
        <w:div w:id="273482209">
          <w:marLeft w:val="640"/>
          <w:marRight w:val="0"/>
          <w:marTop w:val="0"/>
          <w:marBottom w:val="0"/>
          <w:divBdr>
            <w:top w:val="none" w:sz="0" w:space="0" w:color="auto"/>
            <w:left w:val="none" w:sz="0" w:space="0" w:color="auto"/>
            <w:bottom w:val="none" w:sz="0" w:space="0" w:color="auto"/>
            <w:right w:val="none" w:sz="0" w:space="0" w:color="auto"/>
          </w:divBdr>
        </w:div>
        <w:div w:id="293293579">
          <w:marLeft w:val="640"/>
          <w:marRight w:val="0"/>
          <w:marTop w:val="0"/>
          <w:marBottom w:val="0"/>
          <w:divBdr>
            <w:top w:val="none" w:sz="0" w:space="0" w:color="auto"/>
            <w:left w:val="none" w:sz="0" w:space="0" w:color="auto"/>
            <w:bottom w:val="none" w:sz="0" w:space="0" w:color="auto"/>
            <w:right w:val="none" w:sz="0" w:space="0" w:color="auto"/>
          </w:divBdr>
        </w:div>
        <w:div w:id="341933883">
          <w:marLeft w:val="640"/>
          <w:marRight w:val="0"/>
          <w:marTop w:val="0"/>
          <w:marBottom w:val="0"/>
          <w:divBdr>
            <w:top w:val="none" w:sz="0" w:space="0" w:color="auto"/>
            <w:left w:val="none" w:sz="0" w:space="0" w:color="auto"/>
            <w:bottom w:val="none" w:sz="0" w:space="0" w:color="auto"/>
            <w:right w:val="none" w:sz="0" w:space="0" w:color="auto"/>
          </w:divBdr>
        </w:div>
        <w:div w:id="418402942">
          <w:marLeft w:val="640"/>
          <w:marRight w:val="0"/>
          <w:marTop w:val="0"/>
          <w:marBottom w:val="0"/>
          <w:divBdr>
            <w:top w:val="none" w:sz="0" w:space="0" w:color="auto"/>
            <w:left w:val="none" w:sz="0" w:space="0" w:color="auto"/>
            <w:bottom w:val="none" w:sz="0" w:space="0" w:color="auto"/>
            <w:right w:val="none" w:sz="0" w:space="0" w:color="auto"/>
          </w:divBdr>
        </w:div>
        <w:div w:id="526331205">
          <w:marLeft w:val="640"/>
          <w:marRight w:val="0"/>
          <w:marTop w:val="0"/>
          <w:marBottom w:val="0"/>
          <w:divBdr>
            <w:top w:val="none" w:sz="0" w:space="0" w:color="auto"/>
            <w:left w:val="none" w:sz="0" w:space="0" w:color="auto"/>
            <w:bottom w:val="none" w:sz="0" w:space="0" w:color="auto"/>
            <w:right w:val="none" w:sz="0" w:space="0" w:color="auto"/>
          </w:divBdr>
        </w:div>
        <w:div w:id="538468811">
          <w:marLeft w:val="640"/>
          <w:marRight w:val="0"/>
          <w:marTop w:val="0"/>
          <w:marBottom w:val="0"/>
          <w:divBdr>
            <w:top w:val="none" w:sz="0" w:space="0" w:color="auto"/>
            <w:left w:val="none" w:sz="0" w:space="0" w:color="auto"/>
            <w:bottom w:val="none" w:sz="0" w:space="0" w:color="auto"/>
            <w:right w:val="none" w:sz="0" w:space="0" w:color="auto"/>
          </w:divBdr>
        </w:div>
        <w:div w:id="631063694">
          <w:marLeft w:val="640"/>
          <w:marRight w:val="0"/>
          <w:marTop w:val="0"/>
          <w:marBottom w:val="0"/>
          <w:divBdr>
            <w:top w:val="none" w:sz="0" w:space="0" w:color="auto"/>
            <w:left w:val="none" w:sz="0" w:space="0" w:color="auto"/>
            <w:bottom w:val="none" w:sz="0" w:space="0" w:color="auto"/>
            <w:right w:val="none" w:sz="0" w:space="0" w:color="auto"/>
          </w:divBdr>
        </w:div>
        <w:div w:id="697855728">
          <w:marLeft w:val="640"/>
          <w:marRight w:val="0"/>
          <w:marTop w:val="0"/>
          <w:marBottom w:val="0"/>
          <w:divBdr>
            <w:top w:val="none" w:sz="0" w:space="0" w:color="auto"/>
            <w:left w:val="none" w:sz="0" w:space="0" w:color="auto"/>
            <w:bottom w:val="none" w:sz="0" w:space="0" w:color="auto"/>
            <w:right w:val="none" w:sz="0" w:space="0" w:color="auto"/>
          </w:divBdr>
        </w:div>
        <w:div w:id="735200225">
          <w:marLeft w:val="640"/>
          <w:marRight w:val="0"/>
          <w:marTop w:val="0"/>
          <w:marBottom w:val="0"/>
          <w:divBdr>
            <w:top w:val="none" w:sz="0" w:space="0" w:color="auto"/>
            <w:left w:val="none" w:sz="0" w:space="0" w:color="auto"/>
            <w:bottom w:val="none" w:sz="0" w:space="0" w:color="auto"/>
            <w:right w:val="none" w:sz="0" w:space="0" w:color="auto"/>
          </w:divBdr>
        </w:div>
        <w:div w:id="832525151">
          <w:marLeft w:val="640"/>
          <w:marRight w:val="0"/>
          <w:marTop w:val="0"/>
          <w:marBottom w:val="0"/>
          <w:divBdr>
            <w:top w:val="none" w:sz="0" w:space="0" w:color="auto"/>
            <w:left w:val="none" w:sz="0" w:space="0" w:color="auto"/>
            <w:bottom w:val="none" w:sz="0" w:space="0" w:color="auto"/>
            <w:right w:val="none" w:sz="0" w:space="0" w:color="auto"/>
          </w:divBdr>
        </w:div>
        <w:div w:id="833837139">
          <w:marLeft w:val="640"/>
          <w:marRight w:val="0"/>
          <w:marTop w:val="0"/>
          <w:marBottom w:val="0"/>
          <w:divBdr>
            <w:top w:val="none" w:sz="0" w:space="0" w:color="auto"/>
            <w:left w:val="none" w:sz="0" w:space="0" w:color="auto"/>
            <w:bottom w:val="none" w:sz="0" w:space="0" w:color="auto"/>
            <w:right w:val="none" w:sz="0" w:space="0" w:color="auto"/>
          </w:divBdr>
        </w:div>
        <w:div w:id="869999270">
          <w:marLeft w:val="640"/>
          <w:marRight w:val="0"/>
          <w:marTop w:val="0"/>
          <w:marBottom w:val="0"/>
          <w:divBdr>
            <w:top w:val="none" w:sz="0" w:space="0" w:color="auto"/>
            <w:left w:val="none" w:sz="0" w:space="0" w:color="auto"/>
            <w:bottom w:val="none" w:sz="0" w:space="0" w:color="auto"/>
            <w:right w:val="none" w:sz="0" w:space="0" w:color="auto"/>
          </w:divBdr>
        </w:div>
        <w:div w:id="934553680">
          <w:marLeft w:val="640"/>
          <w:marRight w:val="0"/>
          <w:marTop w:val="0"/>
          <w:marBottom w:val="0"/>
          <w:divBdr>
            <w:top w:val="none" w:sz="0" w:space="0" w:color="auto"/>
            <w:left w:val="none" w:sz="0" w:space="0" w:color="auto"/>
            <w:bottom w:val="none" w:sz="0" w:space="0" w:color="auto"/>
            <w:right w:val="none" w:sz="0" w:space="0" w:color="auto"/>
          </w:divBdr>
        </w:div>
        <w:div w:id="1013654560">
          <w:marLeft w:val="640"/>
          <w:marRight w:val="0"/>
          <w:marTop w:val="0"/>
          <w:marBottom w:val="0"/>
          <w:divBdr>
            <w:top w:val="none" w:sz="0" w:space="0" w:color="auto"/>
            <w:left w:val="none" w:sz="0" w:space="0" w:color="auto"/>
            <w:bottom w:val="none" w:sz="0" w:space="0" w:color="auto"/>
            <w:right w:val="none" w:sz="0" w:space="0" w:color="auto"/>
          </w:divBdr>
        </w:div>
        <w:div w:id="1020274659">
          <w:marLeft w:val="640"/>
          <w:marRight w:val="0"/>
          <w:marTop w:val="0"/>
          <w:marBottom w:val="0"/>
          <w:divBdr>
            <w:top w:val="none" w:sz="0" w:space="0" w:color="auto"/>
            <w:left w:val="none" w:sz="0" w:space="0" w:color="auto"/>
            <w:bottom w:val="none" w:sz="0" w:space="0" w:color="auto"/>
            <w:right w:val="none" w:sz="0" w:space="0" w:color="auto"/>
          </w:divBdr>
        </w:div>
        <w:div w:id="1060790639">
          <w:marLeft w:val="640"/>
          <w:marRight w:val="0"/>
          <w:marTop w:val="0"/>
          <w:marBottom w:val="0"/>
          <w:divBdr>
            <w:top w:val="none" w:sz="0" w:space="0" w:color="auto"/>
            <w:left w:val="none" w:sz="0" w:space="0" w:color="auto"/>
            <w:bottom w:val="none" w:sz="0" w:space="0" w:color="auto"/>
            <w:right w:val="none" w:sz="0" w:space="0" w:color="auto"/>
          </w:divBdr>
        </w:div>
        <w:div w:id="1062213049">
          <w:marLeft w:val="640"/>
          <w:marRight w:val="0"/>
          <w:marTop w:val="0"/>
          <w:marBottom w:val="0"/>
          <w:divBdr>
            <w:top w:val="none" w:sz="0" w:space="0" w:color="auto"/>
            <w:left w:val="none" w:sz="0" w:space="0" w:color="auto"/>
            <w:bottom w:val="none" w:sz="0" w:space="0" w:color="auto"/>
            <w:right w:val="none" w:sz="0" w:space="0" w:color="auto"/>
          </w:divBdr>
        </w:div>
        <w:div w:id="1162626064">
          <w:marLeft w:val="640"/>
          <w:marRight w:val="0"/>
          <w:marTop w:val="0"/>
          <w:marBottom w:val="0"/>
          <w:divBdr>
            <w:top w:val="none" w:sz="0" w:space="0" w:color="auto"/>
            <w:left w:val="none" w:sz="0" w:space="0" w:color="auto"/>
            <w:bottom w:val="none" w:sz="0" w:space="0" w:color="auto"/>
            <w:right w:val="none" w:sz="0" w:space="0" w:color="auto"/>
          </w:divBdr>
        </w:div>
        <w:div w:id="1289118600">
          <w:marLeft w:val="640"/>
          <w:marRight w:val="0"/>
          <w:marTop w:val="0"/>
          <w:marBottom w:val="0"/>
          <w:divBdr>
            <w:top w:val="none" w:sz="0" w:space="0" w:color="auto"/>
            <w:left w:val="none" w:sz="0" w:space="0" w:color="auto"/>
            <w:bottom w:val="none" w:sz="0" w:space="0" w:color="auto"/>
            <w:right w:val="none" w:sz="0" w:space="0" w:color="auto"/>
          </w:divBdr>
        </w:div>
        <w:div w:id="1440754015">
          <w:marLeft w:val="640"/>
          <w:marRight w:val="0"/>
          <w:marTop w:val="0"/>
          <w:marBottom w:val="0"/>
          <w:divBdr>
            <w:top w:val="none" w:sz="0" w:space="0" w:color="auto"/>
            <w:left w:val="none" w:sz="0" w:space="0" w:color="auto"/>
            <w:bottom w:val="none" w:sz="0" w:space="0" w:color="auto"/>
            <w:right w:val="none" w:sz="0" w:space="0" w:color="auto"/>
          </w:divBdr>
        </w:div>
        <w:div w:id="1462305120">
          <w:marLeft w:val="640"/>
          <w:marRight w:val="0"/>
          <w:marTop w:val="0"/>
          <w:marBottom w:val="0"/>
          <w:divBdr>
            <w:top w:val="none" w:sz="0" w:space="0" w:color="auto"/>
            <w:left w:val="none" w:sz="0" w:space="0" w:color="auto"/>
            <w:bottom w:val="none" w:sz="0" w:space="0" w:color="auto"/>
            <w:right w:val="none" w:sz="0" w:space="0" w:color="auto"/>
          </w:divBdr>
        </w:div>
        <w:div w:id="1537040572">
          <w:marLeft w:val="640"/>
          <w:marRight w:val="0"/>
          <w:marTop w:val="0"/>
          <w:marBottom w:val="0"/>
          <w:divBdr>
            <w:top w:val="none" w:sz="0" w:space="0" w:color="auto"/>
            <w:left w:val="none" w:sz="0" w:space="0" w:color="auto"/>
            <w:bottom w:val="none" w:sz="0" w:space="0" w:color="auto"/>
            <w:right w:val="none" w:sz="0" w:space="0" w:color="auto"/>
          </w:divBdr>
        </w:div>
        <w:div w:id="1540363949">
          <w:marLeft w:val="640"/>
          <w:marRight w:val="0"/>
          <w:marTop w:val="0"/>
          <w:marBottom w:val="0"/>
          <w:divBdr>
            <w:top w:val="none" w:sz="0" w:space="0" w:color="auto"/>
            <w:left w:val="none" w:sz="0" w:space="0" w:color="auto"/>
            <w:bottom w:val="none" w:sz="0" w:space="0" w:color="auto"/>
            <w:right w:val="none" w:sz="0" w:space="0" w:color="auto"/>
          </w:divBdr>
        </w:div>
        <w:div w:id="1584754042">
          <w:marLeft w:val="640"/>
          <w:marRight w:val="0"/>
          <w:marTop w:val="0"/>
          <w:marBottom w:val="0"/>
          <w:divBdr>
            <w:top w:val="none" w:sz="0" w:space="0" w:color="auto"/>
            <w:left w:val="none" w:sz="0" w:space="0" w:color="auto"/>
            <w:bottom w:val="none" w:sz="0" w:space="0" w:color="auto"/>
            <w:right w:val="none" w:sz="0" w:space="0" w:color="auto"/>
          </w:divBdr>
        </w:div>
        <w:div w:id="1623422406">
          <w:marLeft w:val="640"/>
          <w:marRight w:val="0"/>
          <w:marTop w:val="0"/>
          <w:marBottom w:val="0"/>
          <w:divBdr>
            <w:top w:val="none" w:sz="0" w:space="0" w:color="auto"/>
            <w:left w:val="none" w:sz="0" w:space="0" w:color="auto"/>
            <w:bottom w:val="none" w:sz="0" w:space="0" w:color="auto"/>
            <w:right w:val="none" w:sz="0" w:space="0" w:color="auto"/>
          </w:divBdr>
        </w:div>
        <w:div w:id="1627853915">
          <w:marLeft w:val="640"/>
          <w:marRight w:val="0"/>
          <w:marTop w:val="0"/>
          <w:marBottom w:val="0"/>
          <w:divBdr>
            <w:top w:val="none" w:sz="0" w:space="0" w:color="auto"/>
            <w:left w:val="none" w:sz="0" w:space="0" w:color="auto"/>
            <w:bottom w:val="none" w:sz="0" w:space="0" w:color="auto"/>
            <w:right w:val="none" w:sz="0" w:space="0" w:color="auto"/>
          </w:divBdr>
        </w:div>
        <w:div w:id="1694919013">
          <w:marLeft w:val="640"/>
          <w:marRight w:val="0"/>
          <w:marTop w:val="0"/>
          <w:marBottom w:val="0"/>
          <w:divBdr>
            <w:top w:val="none" w:sz="0" w:space="0" w:color="auto"/>
            <w:left w:val="none" w:sz="0" w:space="0" w:color="auto"/>
            <w:bottom w:val="none" w:sz="0" w:space="0" w:color="auto"/>
            <w:right w:val="none" w:sz="0" w:space="0" w:color="auto"/>
          </w:divBdr>
        </w:div>
        <w:div w:id="1698653636">
          <w:marLeft w:val="640"/>
          <w:marRight w:val="0"/>
          <w:marTop w:val="0"/>
          <w:marBottom w:val="0"/>
          <w:divBdr>
            <w:top w:val="none" w:sz="0" w:space="0" w:color="auto"/>
            <w:left w:val="none" w:sz="0" w:space="0" w:color="auto"/>
            <w:bottom w:val="none" w:sz="0" w:space="0" w:color="auto"/>
            <w:right w:val="none" w:sz="0" w:space="0" w:color="auto"/>
          </w:divBdr>
        </w:div>
        <w:div w:id="1700811091">
          <w:marLeft w:val="640"/>
          <w:marRight w:val="0"/>
          <w:marTop w:val="0"/>
          <w:marBottom w:val="0"/>
          <w:divBdr>
            <w:top w:val="none" w:sz="0" w:space="0" w:color="auto"/>
            <w:left w:val="none" w:sz="0" w:space="0" w:color="auto"/>
            <w:bottom w:val="none" w:sz="0" w:space="0" w:color="auto"/>
            <w:right w:val="none" w:sz="0" w:space="0" w:color="auto"/>
          </w:divBdr>
        </w:div>
        <w:div w:id="1721401325">
          <w:marLeft w:val="640"/>
          <w:marRight w:val="0"/>
          <w:marTop w:val="0"/>
          <w:marBottom w:val="0"/>
          <w:divBdr>
            <w:top w:val="none" w:sz="0" w:space="0" w:color="auto"/>
            <w:left w:val="none" w:sz="0" w:space="0" w:color="auto"/>
            <w:bottom w:val="none" w:sz="0" w:space="0" w:color="auto"/>
            <w:right w:val="none" w:sz="0" w:space="0" w:color="auto"/>
          </w:divBdr>
        </w:div>
      </w:divsChild>
    </w:div>
    <w:div w:id="464472770">
      <w:marLeft w:val="640"/>
      <w:marRight w:val="0"/>
      <w:marTop w:val="0"/>
      <w:marBottom w:val="0"/>
      <w:divBdr>
        <w:top w:val="none" w:sz="0" w:space="0" w:color="auto"/>
        <w:left w:val="none" w:sz="0" w:space="0" w:color="auto"/>
        <w:bottom w:val="none" w:sz="0" w:space="0" w:color="auto"/>
        <w:right w:val="none" w:sz="0" w:space="0" w:color="auto"/>
      </w:divBdr>
    </w:div>
    <w:div w:id="464541270">
      <w:marLeft w:val="640"/>
      <w:marRight w:val="0"/>
      <w:marTop w:val="0"/>
      <w:marBottom w:val="0"/>
      <w:divBdr>
        <w:top w:val="none" w:sz="0" w:space="0" w:color="auto"/>
        <w:left w:val="none" w:sz="0" w:space="0" w:color="auto"/>
        <w:bottom w:val="none" w:sz="0" w:space="0" w:color="auto"/>
        <w:right w:val="none" w:sz="0" w:space="0" w:color="auto"/>
      </w:divBdr>
    </w:div>
    <w:div w:id="464546322">
      <w:marLeft w:val="640"/>
      <w:marRight w:val="0"/>
      <w:marTop w:val="0"/>
      <w:marBottom w:val="0"/>
      <w:divBdr>
        <w:top w:val="none" w:sz="0" w:space="0" w:color="auto"/>
        <w:left w:val="none" w:sz="0" w:space="0" w:color="auto"/>
        <w:bottom w:val="none" w:sz="0" w:space="0" w:color="auto"/>
        <w:right w:val="none" w:sz="0" w:space="0" w:color="auto"/>
      </w:divBdr>
    </w:div>
    <w:div w:id="464588652">
      <w:marLeft w:val="640"/>
      <w:marRight w:val="0"/>
      <w:marTop w:val="0"/>
      <w:marBottom w:val="0"/>
      <w:divBdr>
        <w:top w:val="none" w:sz="0" w:space="0" w:color="auto"/>
        <w:left w:val="none" w:sz="0" w:space="0" w:color="auto"/>
        <w:bottom w:val="none" w:sz="0" w:space="0" w:color="auto"/>
        <w:right w:val="none" w:sz="0" w:space="0" w:color="auto"/>
      </w:divBdr>
    </w:div>
    <w:div w:id="464740399">
      <w:marLeft w:val="640"/>
      <w:marRight w:val="0"/>
      <w:marTop w:val="0"/>
      <w:marBottom w:val="0"/>
      <w:divBdr>
        <w:top w:val="none" w:sz="0" w:space="0" w:color="auto"/>
        <w:left w:val="none" w:sz="0" w:space="0" w:color="auto"/>
        <w:bottom w:val="none" w:sz="0" w:space="0" w:color="auto"/>
        <w:right w:val="none" w:sz="0" w:space="0" w:color="auto"/>
      </w:divBdr>
    </w:div>
    <w:div w:id="464783685">
      <w:marLeft w:val="640"/>
      <w:marRight w:val="0"/>
      <w:marTop w:val="0"/>
      <w:marBottom w:val="0"/>
      <w:divBdr>
        <w:top w:val="none" w:sz="0" w:space="0" w:color="auto"/>
        <w:left w:val="none" w:sz="0" w:space="0" w:color="auto"/>
        <w:bottom w:val="none" w:sz="0" w:space="0" w:color="auto"/>
        <w:right w:val="none" w:sz="0" w:space="0" w:color="auto"/>
      </w:divBdr>
    </w:div>
    <w:div w:id="464927360">
      <w:marLeft w:val="640"/>
      <w:marRight w:val="0"/>
      <w:marTop w:val="0"/>
      <w:marBottom w:val="0"/>
      <w:divBdr>
        <w:top w:val="none" w:sz="0" w:space="0" w:color="auto"/>
        <w:left w:val="none" w:sz="0" w:space="0" w:color="auto"/>
        <w:bottom w:val="none" w:sz="0" w:space="0" w:color="auto"/>
        <w:right w:val="none" w:sz="0" w:space="0" w:color="auto"/>
      </w:divBdr>
    </w:div>
    <w:div w:id="464932908">
      <w:marLeft w:val="640"/>
      <w:marRight w:val="0"/>
      <w:marTop w:val="0"/>
      <w:marBottom w:val="0"/>
      <w:divBdr>
        <w:top w:val="none" w:sz="0" w:space="0" w:color="auto"/>
        <w:left w:val="none" w:sz="0" w:space="0" w:color="auto"/>
        <w:bottom w:val="none" w:sz="0" w:space="0" w:color="auto"/>
        <w:right w:val="none" w:sz="0" w:space="0" w:color="auto"/>
      </w:divBdr>
    </w:div>
    <w:div w:id="465006535">
      <w:marLeft w:val="640"/>
      <w:marRight w:val="0"/>
      <w:marTop w:val="0"/>
      <w:marBottom w:val="0"/>
      <w:divBdr>
        <w:top w:val="none" w:sz="0" w:space="0" w:color="auto"/>
        <w:left w:val="none" w:sz="0" w:space="0" w:color="auto"/>
        <w:bottom w:val="none" w:sz="0" w:space="0" w:color="auto"/>
        <w:right w:val="none" w:sz="0" w:space="0" w:color="auto"/>
      </w:divBdr>
    </w:div>
    <w:div w:id="465046844">
      <w:marLeft w:val="640"/>
      <w:marRight w:val="0"/>
      <w:marTop w:val="0"/>
      <w:marBottom w:val="0"/>
      <w:divBdr>
        <w:top w:val="none" w:sz="0" w:space="0" w:color="auto"/>
        <w:left w:val="none" w:sz="0" w:space="0" w:color="auto"/>
        <w:bottom w:val="none" w:sz="0" w:space="0" w:color="auto"/>
        <w:right w:val="none" w:sz="0" w:space="0" w:color="auto"/>
      </w:divBdr>
    </w:div>
    <w:div w:id="465049250">
      <w:marLeft w:val="640"/>
      <w:marRight w:val="0"/>
      <w:marTop w:val="0"/>
      <w:marBottom w:val="0"/>
      <w:divBdr>
        <w:top w:val="none" w:sz="0" w:space="0" w:color="auto"/>
        <w:left w:val="none" w:sz="0" w:space="0" w:color="auto"/>
        <w:bottom w:val="none" w:sz="0" w:space="0" w:color="auto"/>
        <w:right w:val="none" w:sz="0" w:space="0" w:color="auto"/>
      </w:divBdr>
    </w:div>
    <w:div w:id="465053458">
      <w:marLeft w:val="640"/>
      <w:marRight w:val="0"/>
      <w:marTop w:val="0"/>
      <w:marBottom w:val="0"/>
      <w:divBdr>
        <w:top w:val="none" w:sz="0" w:space="0" w:color="auto"/>
        <w:left w:val="none" w:sz="0" w:space="0" w:color="auto"/>
        <w:bottom w:val="none" w:sz="0" w:space="0" w:color="auto"/>
        <w:right w:val="none" w:sz="0" w:space="0" w:color="auto"/>
      </w:divBdr>
    </w:div>
    <w:div w:id="465120467">
      <w:marLeft w:val="640"/>
      <w:marRight w:val="0"/>
      <w:marTop w:val="0"/>
      <w:marBottom w:val="0"/>
      <w:divBdr>
        <w:top w:val="none" w:sz="0" w:space="0" w:color="auto"/>
        <w:left w:val="none" w:sz="0" w:space="0" w:color="auto"/>
        <w:bottom w:val="none" w:sz="0" w:space="0" w:color="auto"/>
        <w:right w:val="none" w:sz="0" w:space="0" w:color="auto"/>
      </w:divBdr>
    </w:div>
    <w:div w:id="465389187">
      <w:marLeft w:val="640"/>
      <w:marRight w:val="0"/>
      <w:marTop w:val="0"/>
      <w:marBottom w:val="0"/>
      <w:divBdr>
        <w:top w:val="none" w:sz="0" w:space="0" w:color="auto"/>
        <w:left w:val="none" w:sz="0" w:space="0" w:color="auto"/>
        <w:bottom w:val="none" w:sz="0" w:space="0" w:color="auto"/>
        <w:right w:val="none" w:sz="0" w:space="0" w:color="auto"/>
      </w:divBdr>
    </w:div>
    <w:div w:id="465438328">
      <w:marLeft w:val="640"/>
      <w:marRight w:val="0"/>
      <w:marTop w:val="0"/>
      <w:marBottom w:val="0"/>
      <w:divBdr>
        <w:top w:val="none" w:sz="0" w:space="0" w:color="auto"/>
        <w:left w:val="none" w:sz="0" w:space="0" w:color="auto"/>
        <w:bottom w:val="none" w:sz="0" w:space="0" w:color="auto"/>
        <w:right w:val="none" w:sz="0" w:space="0" w:color="auto"/>
      </w:divBdr>
    </w:div>
    <w:div w:id="465510640">
      <w:marLeft w:val="640"/>
      <w:marRight w:val="0"/>
      <w:marTop w:val="0"/>
      <w:marBottom w:val="0"/>
      <w:divBdr>
        <w:top w:val="none" w:sz="0" w:space="0" w:color="auto"/>
        <w:left w:val="none" w:sz="0" w:space="0" w:color="auto"/>
        <w:bottom w:val="none" w:sz="0" w:space="0" w:color="auto"/>
        <w:right w:val="none" w:sz="0" w:space="0" w:color="auto"/>
      </w:divBdr>
    </w:div>
    <w:div w:id="465512124">
      <w:marLeft w:val="640"/>
      <w:marRight w:val="0"/>
      <w:marTop w:val="0"/>
      <w:marBottom w:val="0"/>
      <w:divBdr>
        <w:top w:val="none" w:sz="0" w:space="0" w:color="auto"/>
        <w:left w:val="none" w:sz="0" w:space="0" w:color="auto"/>
        <w:bottom w:val="none" w:sz="0" w:space="0" w:color="auto"/>
        <w:right w:val="none" w:sz="0" w:space="0" w:color="auto"/>
      </w:divBdr>
    </w:div>
    <w:div w:id="465583559">
      <w:marLeft w:val="640"/>
      <w:marRight w:val="0"/>
      <w:marTop w:val="0"/>
      <w:marBottom w:val="0"/>
      <w:divBdr>
        <w:top w:val="none" w:sz="0" w:space="0" w:color="auto"/>
        <w:left w:val="none" w:sz="0" w:space="0" w:color="auto"/>
        <w:bottom w:val="none" w:sz="0" w:space="0" w:color="auto"/>
        <w:right w:val="none" w:sz="0" w:space="0" w:color="auto"/>
      </w:divBdr>
    </w:div>
    <w:div w:id="465709345">
      <w:marLeft w:val="640"/>
      <w:marRight w:val="0"/>
      <w:marTop w:val="0"/>
      <w:marBottom w:val="0"/>
      <w:divBdr>
        <w:top w:val="none" w:sz="0" w:space="0" w:color="auto"/>
        <w:left w:val="none" w:sz="0" w:space="0" w:color="auto"/>
        <w:bottom w:val="none" w:sz="0" w:space="0" w:color="auto"/>
        <w:right w:val="none" w:sz="0" w:space="0" w:color="auto"/>
      </w:divBdr>
    </w:div>
    <w:div w:id="465776913">
      <w:marLeft w:val="640"/>
      <w:marRight w:val="0"/>
      <w:marTop w:val="0"/>
      <w:marBottom w:val="0"/>
      <w:divBdr>
        <w:top w:val="none" w:sz="0" w:space="0" w:color="auto"/>
        <w:left w:val="none" w:sz="0" w:space="0" w:color="auto"/>
        <w:bottom w:val="none" w:sz="0" w:space="0" w:color="auto"/>
        <w:right w:val="none" w:sz="0" w:space="0" w:color="auto"/>
      </w:divBdr>
    </w:div>
    <w:div w:id="465778694">
      <w:marLeft w:val="640"/>
      <w:marRight w:val="0"/>
      <w:marTop w:val="0"/>
      <w:marBottom w:val="0"/>
      <w:divBdr>
        <w:top w:val="none" w:sz="0" w:space="0" w:color="auto"/>
        <w:left w:val="none" w:sz="0" w:space="0" w:color="auto"/>
        <w:bottom w:val="none" w:sz="0" w:space="0" w:color="auto"/>
        <w:right w:val="none" w:sz="0" w:space="0" w:color="auto"/>
      </w:divBdr>
    </w:div>
    <w:div w:id="465899787">
      <w:marLeft w:val="640"/>
      <w:marRight w:val="0"/>
      <w:marTop w:val="0"/>
      <w:marBottom w:val="0"/>
      <w:divBdr>
        <w:top w:val="none" w:sz="0" w:space="0" w:color="auto"/>
        <w:left w:val="none" w:sz="0" w:space="0" w:color="auto"/>
        <w:bottom w:val="none" w:sz="0" w:space="0" w:color="auto"/>
        <w:right w:val="none" w:sz="0" w:space="0" w:color="auto"/>
      </w:divBdr>
    </w:div>
    <w:div w:id="466120106">
      <w:marLeft w:val="640"/>
      <w:marRight w:val="0"/>
      <w:marTop w:val="0"/>
      <w:marBottom w:val="0"/>
      <w:divBdr>
        <w:top w:val="none" w:sz="0" w:space="0" w:color="auto"/>
        <w:left w:val="none" w:sz="0" w:space="0" w:color="auto"/>
        <w:bottom w:val="none" w:sz="0" w:space="0" w:color="auto"/>
        <w:right w:val="none" w:sz="0" w:space="0" w:color="auto"/>
      </w:divBdr>
    </w:div>
    <w:div w:id="466123094">
      <w:marLeft w:val="640"/>
      <w:marRight w:val="0"/>
      <w:marTop w:val="0"/>
      <w:marBottom w:val="0"/>
      <w:divBdr>
        <w:top w:val="none" w:sz="0" w:space="0" w:color="auto"/>
        <w:left w:val="none" w:sz="0" w:space="0" w:color="auto"/>
        <w:bottom w:val="none" w:sz="0" w:space="0" w:color="auto"/>
        <w:right w:val="none" w:sz="0" w:space="0" w:color="auto"/>
      </w:divBdr>
    </w:div>
    <w:div w:id="466168855">
      <w:marLeft w:val="640"/>
      <w:marRight w:val="0"/>
      <w:marTop w:val="0"/>
      <w:marBottom w:val="0"/>
      <w:divBdr>
        <w:top w:val="none" w:sz="0" w:space="0" w:color="auto"/>
        <w:left w:val="none" w:sz="0" w:space="0" w:color="auto"/>
        <w:bottom w:val="none" w:sz="0" w:space="0" w:color="auto"/>
        <w:right w:val="none" w:sz="0" w:space="0" w:color="auto"/>
      </w:divBdr>
    </w:div>
    <w:div w:id="466242946">
      <w:marLeft w:val="640"/>
      <w:marRight w:val="0"/>
      <w:marTop w:val="0"/>
      <w:marBottom w:val="0"/>
      <w:divBdr>
        <w:top w:val="none" w:sz="0" w:space="0" w:color="auto"/>
        <w:left w:val="none" w:sz="0" w:space="0" w:color="auto"/>
        <w:bottom w:val="none" w:sz="0" w:space="0" w:color="auto"/>
        <w:right w:val="none" w:sz="0" w:space="0" w:color="auto"/>
      </w:divBdr>
    </w:div>
    <w:div w:id="466319015">
      <w:marLeft w:val="640"/>
      <w:marRight w:val="0"/>
      <w:marTop w:val="0"/>
      <w:marBottom w:val="0"/>
      <w:divBdr>
        <w:top w:val="none" w:sz="0" w:space="0" w:color="auto"/>
        <w:left w:val="none" w:sz="0" w:space="0" w:color="auto"/>
        <w:bottom w:val="none" w:sz="0" w:space="0" w:color="auto"/>
        <w:right w:val="none" w:sz="0" w:space="0" w:color="auto"/>
      </w:divBdr>
    </w:div>
    <w:div w:id="466357421">
      <w:marLeft w:val="640"/>
      <w:marRight w:val="0"/>
      <w:marTop w:val="0"/>
      <w:marBottom w:val="0"/>
      <w:divBdr>
        <w:top w:val="none" w:sz="0" w:space="0" w:color="auto"/>
        <w:left w:val="none" w:sz="0" w:space="0" w:color="auto"/>
        <w:bottom w:val="none" w:sz="0" w:space="0" w:color="auto"/>
        <w:right w:val="none" w:sz="0" w:space="0" w:color="auto"/>
      </w:divBdr>
    </w:div>
    <w:div w:id="466701572">
      <w:marLeft w:val="640"/>
      <w:marRight w:val="0"/>
      <w:marTop w:val="0"/>
      <w:marBottom w:val="0"/>
      <w:divBdr>
        <w:top w:val="none" w:sz="0" w:space="0" w:color="auto"/>
        <w:left w:val="none" w:sz="0" w:space="0" w:color="auto"/>
        <w:bottom w:val="none" w:sz="0" w:space="0" w:color="auto"/>
        <w:right w:val="none" w:sz="0" w:space="0" w:color="auto"/>
      </w:divBdr>
    </w:div>
    <w:div w:id="466701637">
      <w:marLeft w:val="640"/>
      <w:marRight w:val="0"/>
      <w:marTop w:val="0"/>
      <w:marBottom w:val="0"/>
      <w:divBdr>
        <w:top w:val="none" w:sz="0" w:space="0" w:color="auto"/>
        <w:left w:val="none" w:sz="0" w:space="0" w:color="auto"/>
        <w:bottom w:val="none" w:sz="0" w:space="0" w:color="auto"/>
        <w:right w:val="none" w:sz="0" w:space="0" w:color="auto"/>
      </w:divBdr>
    </w:div>
    <w:div w:id="466705702">
      <w:marLeft w:val="640"/>
      <w:marRight w:val="0"/>
      <w:marTop w:val="0"/>
      <w:marBottom w:val="0"/>
      <w:divBdr>
        <w:top w:val="none" w:sz="0" w:space="0" w:color="auto"/>
        <w:left w:val="none" w:sz="0" w:space="0" w:color="auto"/>
        <w:bottom w:val="none" w:sz="0" w:space="0" w:color="auto"/>
        <w:right w:val="none" w:sz="0" w:space="0" w:color="auto"/>
      </w:divBdr>
    </w:div>
    <w:div w:id="466749376">
      <w:marLeft w:val="640"/>
      <w:marRight w:val="0"/>
      <w:marTop w:val="0"/>
      <w:marBottom w:val="0"/>
      <w:divBdr>
        <w:top w:val="none" w:sz="0" w:space="0" w:color="auto"/>
        <w:left w:val="none" w:sz="0" w:space="0" w:color="auto"/>
        <w:bottom w:val="none" w:sz="0" w:space="0" w:color="auto"/>
        <w:right w:val="none" w:sz="0" w:space="0" w:color="auto"/>
      </w:divBdr>
    </w:div>
    <w:div w:id="466776490">
      <w:marLeft w:val="640"/>
      <w:marRight w:val="0"/>
      <w:marTop w:val="0"/>
      <w:marBottom w:val="0"/>
      <w:divBdr>
        <w:top w:val="none" w:sz="0" w:space="0" w:color="auto"/>
        <w:left w:val="none" w:sz="0" w:space="0" w:color="auto"/>
        <w:bottom w:val="none" w:sz="0" w:space="0" w:color="auto"/>
        <w:right w:val="none" w:sz="0" w:space="0" w:color="auto"/>
      </w:divBdr>
    </w:div>
    <w:div w:id="466821300">
      <w:marLeft w:val="640"/>
      <w:marRight w:val="0"/>
      <w:marTop w:val="0"/>
      <w:marBottom w:val="0"/>
      <w:divBdr>
        <w:top w:val="none" w:sz="0" w:space="0" w:color="auto"/>
        <w:left w:val="none" w:sz="0" w:space="0" w:color="auto"/>
        <w:bottom w:val="none" w:sz="0" w:space="0" w:color="auto"/>
        <w:right w:val="none" w:sz="0" w:space="0" w:color="auto"/>
      </w:divBdr>
    </w:div>
    <w:div w:id="466824413">
      <w:marLeft w:val="640"/>
      <w:marRight w:val="0"/>
      <w:marTop w:val="0"/>
      <w:marBottom w:val="0"/>
      <w:divBdr>
        <w:top w:val="none" w:sz="0" w:space="0" w:color="auto"/>
        <w:left w:val="none" w:sz="0" w:space="0" w:color="auto"/>
        <w:bottom w:val="none" w:sz="0" w:space="0" w:color="auto"/>
        <w:right w:val="none" w:sz="0" w:space="0" w:color="auto"/>
      </w:divBdr>
    </w:div>
    <w:div w:id="466896538">
      <w:marLeft w:val="640"/>
      <w:marRight w:val="0"/>
      <w:marTop w:val="0"/>
      <w:marBottom w:val="0"/>
      <w:divBdr>
        <w:top w:val="none" w:sz="0" w:space="0" w:color="auto"/>
        <w:left w:val="none" w:sz="0" w:space="0" w:color="auto"/>
        <w:bottom w:val="none" w:sz="0" w:space="0" w:color="auto"/>
        <w:right w:val="none" w:sz="0" w:space="0" w:color="auto"/>
      </w:divBdr>
    </w:div>
    <w:div w:id="466897621">
      <w:marLeft w:val="640"/>
      <w:marRight w:val="0"/>
      <w:marTop w:val="0"/>
      <w:marBottom w:val="0"/>
      <w:divBdr>
        <w:top w:val="none" w:sz="0" w:space="0" w:color="auto"/>
        <w:left w:val="none" w:sz="0" w:space="0" w:color="auto"/>
        <w:bottom w:val="none" w:sz="0" w:space="0" w:color="auto"/>
        <w:right w:val="none" w:sz="0" w:space="0" w:color="auto"/>
      </w:divBdr>
    </w:div>
    <w:div w:id="466976638">
      <w:marLeft w:val="640"/>
      <w:marRight w:val="0"/>
      <w:marTop w:val="0"/>
      <w:marBottom w:val="0"/>
      <w:divBdr>
        <w:top w:val="none" w:sz="0" w:space="0" w:color="auto"/>
        <w:left w:val="none" w:sz="0" w:space="0" w:color="auto"/>
        <w:bottom w:val="none" w:sz="0" w:space="0" w:color="auto"/>
        <w:right w:val="none" w:sz="0" w:space="0" w:color="auto"/>
      </w:divBdr>
    </w:div>
    <w:div w:id="467086062">
      <w:marLeft w:val="640"/>
      <w:marRight w:val="0"/>
      <w:marTop w:val="0"/>
      <w:marBottom w:val="0"/>
      <w:divBdr>
        <w:top w:val="none" w:sz="0" w:space="0" w:color="auto"/>
        <w:left w:val="none" w:sz="0" w:space="0" w:color="auto"/>
        <w:bottom w:val="none" w:sz="0" w:space="0" w:color="auto"/>
        <w:right w:val="none" w:sz="0" w:space="0" w:color="auto"/>
      </w:divBdr>
    </w:div>
    <w:div w:id="467167398">
      <w:marLeft w:val="640"/>
      <w:marRight w:val="0"/>
      <w:marTop w:val="0"/>
      <w:marBottom w:val="0"/>
      <w:divBdr>
        <w:top w:val="none" w:sz="0" w:space="0" w:color="auto"/>
        <w:left w:val="none" w:sz="0" w:space="0" w:color="auto"/>
        <w:bottom w:val="none" w:sz="0" w:space="0" w:color="auto"/>
        <w:right w:val="none" w:sz="0" w:space="0" w:color="auto"/>
      </w:divBdr>
    </w:div>
    <w:div w:id="467168634">
      <w:marLeft w:val="640"/>
      <w:marRight w:val="0"/>
      <w:marTop w:val="0"/>
      <w:marBottom w:val="0"/>
      <w:divBdr>
        <w:top w:val="none" w:sz="0" w:space="0" w:color="auto"/>
        <w:left w:val="none" w:sz="0" w:space="0" w:color="auto"/>
        <w:bottom w:val="none" w:sz="0" w:space="0" w:color="auto"/>
        <w:right w:val="none" w:sz="0" w:space="0" w:color="auto"/>
      </w:divBdr>
    </w:div>
    <w:div w:id="467209865">
      <w:marLeft w:val="640"/>
      <w:marRight w:val="0"/>
      <w:marTop w:val="0"/>
      <w:marBottom w:val="0"/>
      <w:divBdr>
        <w:top w:val="none" w:sz="0" w:space="0" w:color="auto"/>
        <w:left w:val="none" w:sz="0" w:space="0" w:color="auto"/>
        <w:bottom w:val="none" w:sz="0" w:space="0" w:color="auto"/>
        <w:right w:val="none" w:sz="0" w:space="0" w:color="auto"/>
      </w:divBdr>
    </w:div>
    <w:div w:id="467288347">
      <w:marLeft w:val="640"/>
      <w:marRight w:val="0"/>
      <w:marTop w:val="0"/>
      <w:marBottom w:val="0"/>
      <w:divBdr>
        <w:top w:val="none" w:sz="0" w:space="0" w:color="auto"/>
        <w:left w:val="none" w:sz="0" w:space="0" w:color="auto"/>
        <w:bottom w:val="none" w:sz="0" w:space="0" w:color="auto"/>
        <w:right w:val="none" w:sz="0" w:space="0" w:color="auto"/>
      </w:divBdr>
    </w:div>
    <w:div w:id="467362221">
      <w:marLeft w:val="640"/>
      <w:marRight w:val="0"/>
      <w:marTop w:val="0"/>
      <w:marBottom w:val="0"/>
      <w:divBdr>
        <w:top w:val="none" w:sz="0" w:space="0" w:color="auto"/>
        <w:left w:val="none" w:sz="0" w:space="0" w:color="auto"/>
        <w:bottom w:val="none" w:sz="0" w:space="0" w:color="auto"/>
        <w:right w:val="none" w:sz="0" w:space="0" w:color="auto"/>
      </w:divBdr>
    </w:div>
    <w:div w:id="467431934">
      <w:marLeft w:val="640"/>
      <w:marRight w:val="0"/>
      <w:marTop w:val="0"/>
      <w:marBottom w:val="0"/>
      <w:divBdr>
        <w:top w:val="none" w:sz="0" w:space="0" w:color="auto"/>
        <w:left w:val="none" w:sz="0" w:space="0" w:color="auto"/>
        <w:bottom w:val="none" w:sz="0" w:space="0" w:color="auto"/>
        <w:right w:val="none" w:sz="0" w:space="0" w:color="auto"/>
      </w:divBdr>
    </w:div>
    <w:div w:id="467480464">
      <w:marLeft w:val="640"/>
      <w:marRight w:val="0"/>
      <w:marTop w:val="0"/>
      <w:marBottom w:val="0"/>
      <w:divBdr>
        <w:top w:val="none" w:sz="0" w:space="0" w:color="auto"/>
        <w:left w:val="none" w:sz="0" w:space="0" w:color="auto"/>
        <w:bottom w:val="none" w:sz="0" w:space="0" w:color="auto"/>
        <w:right w:val="none" w:sz="0" w:space="0" w:color="auto"/>
      </w:divBdr>
    </w:div>
    <w:div w:id="467548636">
      <w:marLeft w:val="640"/>
      <w:marRight w:val="0"/>
      <w:marTop w:val="0"/>
      <w:marBottom w:val="0"/>
      <w:divBdr>
        <w:top w:val="none" w:sz="0" w:space="0" w:color="auto"/>
        <w:left w:val="none" w:sz="0" w:space="0" w:color="auto"/>
        <w:bottom w:val="none" w:sz="0" w:space="0" w:color="auto"/>
        <w:right w:val="none" w:sz="0" w:space="0" w:color="auto"/>
      </w:divBdr>
    </w:div>
    <w:div w:id="467555309">
      <w:marLeft w:val="640"/>
      <w:marRight w:val="0"/>
      <w:marTop w:val="0"/>
      <w:marBottom w:val="0"/>
      <w:divBdr>
        <w:top w:val="none" w:sz="0" w:space="0" w:color="auto"/>
        <w:left w:val="none" w:sz="0" w:space="0" w:color="auto"/>
        <w:bottom w:val="none" w:sz="0" w:space="0" w:color="auto"/>
        <w:right w:val="none" w:sz="0" w:space="0" w:color="auto"/>
      </w:divBdr>
    </w:div>
    <w:div w:id="467599761">
      <w:marLeft w:val="640"/>
      <w:marRight w:val="0"/>
      <w:marTop w:val="0"/>
      <w:marBottom w:val="0"/>
      <w:divBdr>
        <w:top w:val="none" w:sz="0" w:space="0" w:color="auto"/>
        <w:left w:val="none" w:sz="0" w:space="0" w:color="auto"/>
        <w:bottom w:val="none" w:sz="0" w:space="0" w:color="auto"/>
        <w:right w:val="none" w:sz="0" w:space="0" w:color="auto"/>
      </w:divBdr>
    </w:div>
    <w:div w:id="467673084">
      <w:marLeft w:val="640"/>
      <w:marRight w:val="0"/>
      <w:marTop w:val="0"/>
      <w:marBottom w:val="0"/>
      <w:divBdr>
        <w:top w:val="none" w:sz="0" w:space="0" w:color="auto"/>
        <w:left w:val="none" w:sz="0" w:space="0" w:color="auto"/>
        <w:bottom w:val="none" w:sz="0" w:space="0" w:color="auto"/>
        <w:right w:val="none" w:sz="0" w:space="0" w:color="auto"/>
      </w:divBdr>
    </w:div>
    <w:div w:id="467817166">
      <w:marLeft w:val="640"/>
      <w:marRight w:val="0"/>
      <w:marTop w:val="0"/>
      <w:marBottom w:val="0"/>
      <w:divBdr>
        <w:top w:val="none" w:sz="0" w:space="0" w:color="auto"/>
        <w:left w:val="none" w:sz="0" w:space="0" w:color="auto"/>
        <w:bottom w:val="none" w:sz="0" w:space="0" w:color="auto"/>
        <w:right w:val="none" w:sz="0" w:space="0" w:color="auto"/>
      </w:divBdr>
    </w:div>
    <w:div w:id="467866632">
      <w:marLeft w:val="640"/>
      <w:marRight w:val="0"/>
      <w:marTop w:val="0"/>
      <w:marBottom w:val="0"/>
      <w:divBdr>
        <w:top w:val="none" w:sz="0" w:space="0" w:color="auto"/>
        <w:left w:val="none" w:sz="0" w:space="0" w:color="auto"/>
        <w:bottom w:val="none" w:sz="0" w:space="0" w:color="auto"/>
        <w:right w:val="none" w:sz="0" w:space="0" w:color="auto"/>
      </w:divBdr>
    </w:div>
    <w:div w:id="467893419">
      <w:marLeft w:val="640"/>
      <w:marRight w:val="0"/>
      <w:marTop w:val="0"/>
      <w:marBottom w:val="0"/>
      <w:divBdr>
        <w:top w:val="none" w:sz="0" w:space="0" w:color="auto"/>
        <w:left w:val="none" w:sz="0" w:space="0" w:color="auto"/>
        <w:bottom w:val="none" w:sz="0" w:space="0" w:color="auto"/>
        <w:right w:val="none" w:sz="0" w:space="0" w:color="auto"/>
      </w:divBdr>
    </w:div>
    <w:div w:id="468011146">
      <w:marLeft w:val="640"/>
      <w:marRight w:val="0"/>
      <w:marTop w:val="0"/>
      <w:marBottom w:val="0"/>
      <w:divBdr>
        <w:top w:val="none" w:sz="0" w:space="0" w:color="auto"/>
        <w:left w:val="none" w:sz="0" w:space="0" w:color="auto"/>
        <w:bottom w:val="none" w:sz="0" w:space="0" w:color="auto"/>
        <w:right w:val="none" w:sz="0" w:space="0" w:color="auto"/>
      </w:divBdr>
    </w:div>
    <w:div w:id="468013027">
      <w:marLeft w:val="640"/>
      <w:marRight w:val="0"/>
      <w:marTop w:val="0"/>
      <w:marBottom w:val="0"/>
      <w:divBdr>
        <w:top w:val="none" w:sz="0" w:space="0" w:color="auto"/>
        <w:left w:val="none" w:sz="0" w:space="0" w:color="auto"/>
        <w:bottom w:val="none" w:sz="0" w:space="0" w:color="auto"/>
        <w:right w:val="none" w:sz="0" w:space="0" w:color="auto"/>
      </w:divBdr>
    </w:div>
    <w:div w:id="468060601">
      <w:marLeft w:val="640"/>
      <w:marRight w:val="0"/>
      <w:marTop w:val="0"/>
      <w:marBottom w:val="0"/>
      <w:divBdr>
        <w:top w:val="none" w:sz="0" w:space="0" w:color="auto"/>
        <w:left w:val="none" w:sz="0" w:space="0" w:color="auto"/>
        <w:bottom w:val="none" w:sz="0" w:space="0" w:color="auto"/>
        <w:right w:val="none" w:sz="0" w:space="0" w:color="auto"/>
      </w:divBdr>
    </w:div>
    <w:div w:id="468061050">
      <w:marLeft w:val="640"/>
      <w:marRight w:val="0"/>
      <w:marTop w:val="0"/>
      <w:marBottom w:val="0"/>
      <w:divBdr>
        <w:top w:val="none" w:sz="0" w:space="0" w:color="auto"/>
        <w:left w:val="none" w:sz="0" w:space="0" w:color="auto"/>
        <w:bottom w:val="none" w:sz="0" w:space="0" w:color="auto"/>
        <w:right w:val="none" w:sz="0" w:space="0" w:color="auto"/>
      </w:divBdr>
    </w:div>
    <w:div w:id="468133154">
      <w:marLeft w:val="640"/>
      <w:marRight w:val="0"/>
      <w:marTop w:val="0"/>
      <w:marBottom w:val="0"/>
      <w:divBdr>
        <w:top w:val="none" w:sz="0" w:space="0" w:color="auto"/>
        <w:left w:val="none" w:sz="0" w:space="0" w:color="auto"/>
        <w:bottom w:val="none" w:sz="0" w:space="0" w:color="auto"/>
        <w:right w:val="none" w:sz="0" w:space="0" w:color="auto"/>
      </w:divBdr>
    </w:div>
    <w:div w:id="468204433">
      <w:marLeft w:val="640"/>
      <w:marRight w:val="0"/>
      <w:marTop w:val="0"/>
      <w:marBottom w:val="0"/>
      <w:divBdr>
        <w:top w:val="none" w:sz="0" w:space="0" w:color="auto"/>
        <w:left w:val="none" w:sz="0" w:space="0" w:color="auto"/>
        <w:bottom w:val="none" w:sz="0" w:space="0" w:color="auto"/>
        <w:right w:val="none" w:sz="0" w:space="0" w:color="auto"/>
      </w:divBdr>
    </w:div>
    <w:div w:id="468280732">
      <w:marLeft w:val="640"/>
      <w:marRight w:val="0"/>
      <w:marTop w:val="0"/>
      <w:marBottom w:val="0"/>
      <w:divBdr>
        <w:top w:val="none" w:sz="0" w:space="0" w:color="auto"/>
        <w:left w:val="none" w:sz="0" w:space="0" w:color="auto"/>
        <w:bottom w:val="none" w:sz="0" w:space="0" w:color="auto"/>
        <w:right w:val="none" w:sz="0" w:space="0" w:color="auto"/>
      </w:divBdr>
    </w:div>
    <w:div w:id="468282724">
      <w:marLeft w:val="640"/>
      <w:marRight w:val="0"/>
      <w:marTop w:val="0"/>
      <w:marBottom w:val="0"/>
      <w:divBdr>
        <w:top w:val="none" w:sz="0" w:space="0" w:color="auto"/>
        <w:left w:val="none" w:sz="0" w:space="0" w:color="auto"/>
        <w:bottom w:val="none" w:sz="0" w:space="0" w:color="auto"/>
        <w:right w:val="none" w:sz="0" w:space="0" w:color="auto"/>
      </w:divBdr>
    </w:div>
    <w:div w:id="468287250">
      <w:marLeft w:val="640"/>
      <w:marRight w:val="0"/>
      <w:marTop w:val="0"/>
      <w:marBottom w:val="0"/>
      <w:divBdr>
        <w:top w:val="none" w:sz="0" w:space="0" w:color="auto"/>
        <w:left w:val="none" w:sz="0" w:space="0" w:color="auto"/>
        <w:bottom w:val="none" w:sz="0" w:space="0" w:color="auto"/>
        <w:right w:val="none" w:sz="0" w:space="0" w:color="auto"/>
      </w:divBdr>
    </w:div>
    <w:div w:id="468321718">
      <w:marLeft w:val="640"/>
      <w:marRight w:val="0"/>
      <w:marTop w:val="0"/>
      <w:marBottom w:val="0"/>
      <w:divBdr>
        <w:top w:val="none" w:sz="0" w:space="0" w:color="auto"/>
        <w:left w:val="none" w:sz="0" w:space="0" w:color="auto"/>
        <w:bottom w:val="none" w:sz="0" w:space="0" w:color="auto"/>
        <w:right w:val="none" w:sz="0" w:space="0" w:color="auto"/>
      </w:divBdr>
    </w:div>
    <w:div w:id="468321944">
      <w:marLeft w:val="640"/>
      <w:marRight w:val="0"/>
      <w:marTop w:val="0"/>
      <w:marBottom w:val="0"/>
      <w:divBdr>
        <w:top w:val="none" w:sz="0" w:space="0" w:color="auto"/>
        <w:left w:val="none" w:sz="0" w:space="0" w:color="auto"/>
        <w:bottom w:val="none" w:sz="0" w:space="0" w:color="auto"/>
        <w:right w:val="none" w:sz="0" w:space="0" w:color="auto"/>
      </w:divBdr>
    </w:div>
    <w:div w:id="468322778">
      <w:marLeft w:val="640"/>
      <w:marRight w:val="0"/>
      <w:marTop w:val="0"/>
      <w:marBottom w:val="0"/>
      <w:divBdr>
        <w:top w:val="none" w:sz="0" w:space="0" w:color="auto"/>
        <w:left w:val="none" w:sz="0" w:space="0" w:color="auto"/>
        <w:bottom w:val="none" w:sz="0" w:space="0" w:color="auto"/>
        <w:right w:val="none" w:sz="0" w:space="0" w:color="auto"/>
      </w:divBdr>
    </w:div>
    <w:div w:id="468481272">
      <w:marLeft w:val="640"/>
      <w:marRight w:val="0"/>
      <w:marTop w:val="0"/>
      <w:marBottom w:val="0"/>
      <w:divBdr>
        <w:top w:val="none" w:sz="0" w:space="0" w:color="auto"/>
        <w:left w:val="none" w:sz="0" w:space="0" w:color="auto"/>
        <w:bottom w:val="none" w:sz="0" w:space="0" w:color="auto"/>
        <w:right w:val="none" w:sz="0" w:space="0" w:color="auto"/>
      </w:divBdr>
    </w:div>
    <w:div w:id="468548672">
      <w:marLeft w:val="640"/>
      <w:marRight w:val="0"/>
      <w:marTop w:val="0"/>
      <w:marBottom w:val="0"/>
      <w:divBdr>
        <w:top w:val="none" w:sz="0" w:space="0" w:color="auto"/>
        <w:left w:val="none" w:sz="0" w:space="0" w:color="auto"/>
        <w:bottom w:val="none" w:sz="0" w:space="0" w:color="auto"/>
        <w:right w:val="none" w:sz="0" w:space="0" w:color="auto"/>
      </w:divBdr>
    </w:div>
    <w:div w:id="468591138">
      <w:marLeft w:val="640"/>
      <w:marRight w:val="0"/>
      <w:marTop w:val="0"/>
      <w:marBottom w:val="0"/>
      <w:divBdr>
        <w:top w:val="none" w:sz="0" w:space="0" w:color="auto"/>
        <w:left w:val="none" w:sz="0" w:space="0" w:color="auto"/>
        <w:bottom w:val="none" w:sz="0" w:space="0" w:color="auto"/>
        <w:right w:val="none" w:sz="0" w:space="0" w:color="auto"/>
      </w:divBdr>
    </w:div>
    <w:div w:id="468595125">
      <w:marLeft w:val="640"/>
      <w:marRight w:val="0"/>
      <w:marTop w:val="0"/>
      <w:marBottom w:val="0"/>
      <w:divBdr>
        <w:top w:val="none" w:sz="0" w:space="0" w:color="auto"/>
        <w:left w:val="none" w:sz="0" w:space="0" w:color="auto"/>
        <w:bottom w:val="none" w:sz="0" w:space="0" w:color="auto"/>
        <w:right w:val="none" w:sz="0" w:space="0" w:color="auto"/>
      </w:divBdr>
    </w:div>
    <w:div w:id="468670704">
      <w:marLeft w:val="640"/>
      <w:marRight w:val="0"/>
      <w:marTop w:val="0"/>
      <w:marBottom w:val="0"/>
      <w:divBdr>
        <w:top w:val="none" w:sz="0" w:space="0" w:color="auto"/>
        <w:left w:val="none" w:sz="0" w:space="0" w:color="auto"/>
        <w:bottom w:val="none" w:sz="0" w:space="0" w:color="auto"/>
        <w:right w:val="none" w:sz="0" w:space="0" w:color="auto"/>
      </w:divBdr>
    </w:div>
    <w:div w:id="468671506">
      <w:marLeft w:val="640"/>
      <w:marRight w:val="0"/>
      <w:marTop w:val="0"/>
      <w:marBottom w:val="0"/>
      <w:divBdr>
        <w:top w:val="none" w:sz="0" w:space="0" w:color="auto"/>
        <w:left w:val="none" w:sz="0" w:space="0" w:color="auto"/>
        <w:bottom w:val="none" w:sz="0" w:space="0" w:color="auto"/>
        <w:right w:val="none" w:sz="0" w:space="0" w:color="auto"/>
      </w:divBdr>
    </w:div>
    <w:div w:id="468674712">
      <w:marLeft w:val="640"/>
      <w:marRight w:val="0"/>
      <w:marTop w:val="0"/>
      <w:marBottom w:val="0"/>
      <w:divBdr>
        <w:top w:val="none" w:sz="0" w:space="0" w:color="auto"/>
        <w:left w:val="none" w:sz="0" w:space="0" w:color="auto"/>
        <w:bottom w:val="none" w:sz="0" w:space="0" w:color="auto"/>
        <w:right w:val="none" w:sz="0" w:space="0" w:color="auto"/>
      </w:divBdr>
    </w:div>
    <w:div w:id="468714761">
      <w:marLeft w:val="640"/>
      <w:marRight w:val="0"/>
      <w:marTop w:val="0"/>
      <w:marBottom w:val="0"/>
      <w:divBdr>
        <w:top w:val="none" w:sz="0" w:space="0" w:color="auto"/>
        <w:left w:val="none" w:sz="0" w:space="0" w:color="auto"/>
        <w:bottom w:val="none" w:sz="0" w:space="0" w:color="auto"/>
        <w:right w:val="none" w:sz="0" w:space="0" w:color="auto"/>
      </w:divBdr>
    </w:div>
    <w:div w:id="468740546">
      <w:marLeft w:val="640"/>
      <w:marRight w:val="0"/>
      <w:marTop w:val="0"/>
      <w:marBottom w:val="0"/>
      <w:divBdr>
        <w:top w:val="none" w:sz="0" w:space="0" w:color="auto"/>
        <w:left w:val="none" w:sz="0" w:space="0" w:color="auto"/>
        <w:bottom w:val="none" w:sz="0" w:space="0" w:color="auto"/>
        <w:right w:val="none" w:sz="0" w:space="0" w:color="auto"/>
      </w:divBdr>
    </w:div>
    <w:div w:id="468744799">
      <w:marLeft w:val="640"/>
      <w:marRight w:val="0"/>
      <w:marTop w:val="0"/>
      <w:marBottom w:val="0"/>
      <w:divBdr>
        <w:top w:val="none" w:sz="0" w:space="0" w:color="auto"/>
        <w:left w:val="none" w:sz="0" w:space="0" w:color="auto"/>
        <w:bottom w:val="none" w:sz="0" w:space="0" w:color="auto"/>
        <w:right w:val="none" w:sz="0" w:space="0" w:color="auto"/>
      </w:divBdr>
    </w:div>
    <w:div w:id="468783412">
      <w:marLeft w:val="640"/>
      <w:marRight w:val="0"/>
      <w:marTop w:val="0"/>
      <w:marBottom w:val="0"/>
      <w:divBdr>
        <w:top w:val="none" w:sz="0" w:space="0" w:color="auto"/>
        <w:left w:val="none" w:sz="0" w:space="0" w:color="auto"/>
        <w:bottom w:val="none" w:sz="0" w:space="0" w:color="auto"/>
        <w:right w:val="none" w:sz="0" w:space="0" w:color="auto"/>
      </w:divBdr>
    </w:div>
    <w:div w:id="468910421">
      <w:marLeft w:val="640"/>
      <w:marRight w:val="0"/>
      <w:marTop w:val="0"/>
      <w:marBottom w:val="0"/>
      <w:divBdr>
        <w:top w:val="none" w:sz="0" w:space="0" w:color="auto"/>
        <w:left w:val="none" w:sz="0" w:space="0" w:color="auto"/>
        <w:bottom w:val="none" w:sz="0" w:space="0" w:color="auto"/>
        <w:right w:val="none" w:sz="0" w:space="0" w:color="auto"/>
      </w:divBdr>
    </w:div>
    <w:div w:id="468977369">
      <w:marLeft w:val="640"/>
      <w:marRight w:val="0"/>
      <w:marTop w:val="0"/>
      <w:marBottom w:val="0"/>
      <w:divBdr>
        <w:top w:val="none" w:sz="0" w:space="0" w:color="auto"/>
        <w:left w:val="none" w:sz="0" w:space="0" w:color="auto"/>
        <w:bottom w:val="none" w:sz="0" w:space="0" w:color="auto"/>
        <w:right w:val="none" w:sz="0" w:space="0" w:color="auto"/>
      </w:divBdr>
    </w:div>
    <w:div w:id="469058573">
      <w:marLeft w:val="640"/>
      <w:marRight w:val="0"/>
      <w:marTop w:val="0"/>
      <w:marBottom w:val="0"/>
      <w:divBdr>
        <w:top w:val="none" w:sz="0" w:space="0" w:color="auto"/>
        <w:left w:val="none" w:sz="0" w:space="0" w:color="auto"/>
        <w:bottom w:val="none" w:sz="0" w:space="0" w:color="auto"/>
        <w:right w:val="none" w:sz="0" w:space="0" w:color="auto"/>
      </w:divBdr>
    </w:div>
    <w:div w:id="469128897">
      <w:marLeft w:val="640"/>
      <w:marRight w:val="0"/>
      <w:marTop w:val="0"/>
      <w:marBottom w:val="0"/>
      <w:divBdr>
        <w:top w:val="none" w:sz="0" w:space="0" w:color="auto"/>
        <w:left w:val="none" w:sz="0" w:space="0" w:color="auto"/>
        <w:bottom w:val="none" w:sz="0" w:space="0" w:color="auto"/>
        <w:right w:val="none" w:sz="0" w:space="0" w:color="auto"/>
      </w:divBdr>
    </w:div>
    <w:div w:id="469133871">
      <w:marLeft w:val="640"/>
      <w:marRight w:val="0"/>
      <w:marTop w:val="0"/>
      <w:marBottom w:val="0"/>
      <w:divBdr>
        <w:top w:val="none" w:sz="0" w:space="0" w:color="auto"/>
        <w:left w:val="none" w:sz="0" w:space="0" w:color="auto"/>
        <w:bottom w:val="none" w:sz="0" w:space="0" w:color="auto"/>
        <w:right w:val="none" w:sz="0" w:space="0" w:color="auto"/>
      </w:divBdr>
    </w:div>
    <w:div w:id="469135174">
      <w:marLeft w:val="640"/>
      <w:marRight w:val="0"/>
      <w:marTop w:val="0"/>
      <w:marBottom w:val="0"/>
      <w:divBdr>
        <w:top w:val="none" w:sz="0" w:space="0" w:color="auto"/>
        <w:left w:val="none" w:sz="0" w:space="0" w:color="auto"/>
        <w:bottom w:val="none" w:sz="0" w:space="0" w:color="auto"/>
        <w:right w:val="none" w:sz="0" w:space="0" w:color="auto"/>
      </w:divBdr>
    </w:div>
    <w:div w:id="469321342">
      <w:marLeft w:val="640"/>
      <w:marRight w:val="0"/>
      <w:marTop w:val="0"/>
      <w:marBottom w:val="0"/>
      <w:divBdr>
        <w:top w:val="none" w:sz="0" w:space="0" w:color="auto"/>
        <w:left w:val="none" w:sz="0" w:space="0" w:color="auto"/>
        <w:bottom w:val="none" w:sz="0" w:space="0" w:color="auto"/>
        <w:right w:val="none" w:sz="0" w:space="0" w:color="auto"/>
      </w:divBdr>
    </w:div>
    <w:div w:id="469321824">
      <w:marLeft w:val="640"/>
      <w:marRight w:val="0"/>
      <w:marTop w:val="0"/>
      <w:marBottom w:val="0"/>
      <w:divBdr>
        <w:top w:val="none" w:sz="0" w:space="0" w:color="auto"/>
        <w:left w:val="none" w:sz="0" w:space="0" w:color="auto"/>
        <w:bottom w:val="none" w:sz="0" w:space="0" w:color="auto"/>
        <w:right w:val="none" w:sz="0" w:space="0" w:color="auto"/>
      </w:divBdr>
    </w:div>
    <w:div w:id="469325739">
      <w:marLeft w:val="640"/>
      <w:marRight w:val="0"/>
      <w:marTop w:val="0"/>
      <w:marBottom w:val="0"/>
      <w:divBdr>
        <w:top w:val="none" w:sz="0" w:space="0" w:color="auto"/>
        <w:left w:val="none" w:sz="0" w:space="0" w:color="auto"/>
        <w:bottom w:val="none" w:sz="0" w:space="0" w:color="auto"/>
        <w:right w:val="none" w:sz="0" w:space="0" w:color="auto"/>
      </w:divBdr>
    </w:div>
    <w:div w:id="469371711">
      <w:marLeft w:val="640"/>
      <w:marRight w:val="0"/>
      <w:marTop w:val="0"/>
      <w:marBottom w:val="0"/>
      <w:divBdr>
        <w:top w:val="none" w:sz="0" w:space="0" w:color="auto"/>
        <w:left w:val="none" w:sz="0" w:space="0" w:color="auto"/>
        <w:bottom w:val="none" w:sz="0" w:space="0" w:color="auto"/>
        <w:right w:val="none" w:sz="0" w:space="0" w:color="auto"/>
      </w:divBdr>
    </w:div>
    <w:div w:id="469446135">
      <w:marLeft w:val="640"/>
      <w:marRight w:val="0"/>
      <w:marTop w:val="0"/>
      <w:marBottom w:val="0"/>
      <w:divBdr>
        <w:top w:val="none" w:sz="0" w:space="0" w:color="auto"/>
        <w:left w:val="none" w:sz="0" w:space="0" w:color="auto"/>
        <w:bottom w:val="none" w:sz="0" w:space="0" w:color="auto"/>
        <w:right w:val="none" w:sz="0" w:space="0" w:color="auto"/>
      </w:divBdr>
    </w:div>
    <w:div w:id="469597248">
      <w:marLeft w:val="640"/>
      <w:marRight w:val="0"/>
      <w:marTop w:val="0"/>
      <w:marBottom w:val="0"/>
      <w:divBdr>
        <w:top w:val="none" w:sz="0" w:space="0" w:color="auto"/>
        <w:left w:val="none" w:sz="0" w:space="0" w:color="auto"/>
        <w:bottom w:val="none" w:sz="0" w:space="0" w:color="auto"/>
        <w:right w:val="none" w:sz="0" w:space="0" w:color="auto"/>
      </w:divBdr>
    </w:div>
    <w:div w:id="469597729">
      <w:marLeft w:val="640"/>
      <w:marRight w:val="0"/>
      <w:marTop w:val="0"/>
      <w:marBottom w:val="0"/>
      <w:divBdr>
        <w:top w:val="none" w:sz="0" w:space="0" w:color="auto"/>
        <w:left w:val="none" w:sz="0" w:space="0" w:color="auto"/>
        <w:bottom w:val="none" w:sz="0" w:space="0" w:color="auto"/>
        <w:right w:val="none" w:sz="0" w:space="0" w:color="auto"/>
      </w:divBdr>
    </w:div>
    <w:div w:id="469709670">
      <w:marLeft w:val="640"/>
      <w:marRight w:val="0"/>
      <w:marTop w:val="0"/>
      <w:marBottom w:val="0"/>
      <w:divBdr>
        <w:top w:val="none" w:sz="0" w:space="0" w:color="auto"/>
        <w:left w:val="none" w:sz="0" w:space="0" w:color="auto"/>
        <w:bottom w:val="none" w:sz="0" w:space="0" w:color="auto"/>
        <w:right w:val="none" w:sz="0" w:space="0" w:color="auto"/>
      </w:divBdr>
    </w:div>
    <w:div w:id="469789412">
      <w:marLeft w:val="640"/>
      <w:marRight w:val="0"/>
      <w:marTop w:val="0"/>
      <w:marBottom w:val="0"/>
      <w:divBdr>
        <w:top w:val="none" w:sz="0" w:space="0" w:color="auto"/>
        <w:left w:val="none" w:sz="0" w:space="0" w:color="auto"/>
        <w:bottom w:val="none" w:sz="0" w:space="0" w:color="auto"/>
        <w:right w:val="none" w:sz="0" w:space="0" w:color="auto"/>
      </w:divBdr>
    </w:div>
    <w:div w:id="469906355">
      <w:marLeft w:val="640"/>
      <w:marRight w:val="0"/>
      <w:marTop w:val="0"/>
      <w:marBottom w:val="0"/>
      <w:divBdr>
        <w:top w:val="none" w:sz="0" w:space="0" w:color="auto"/>
        <w:left w:val="none" w:sz="0" w:space="0" w:color="auto"/>
        <w:bottom w:val="none" w:sz="0" w:space="0" w:color="auto"/>
        <w:right w:val="none" w:sz="0" w:space="0" w:color="auto"/>
      </w:divBdr>
    </w:div>
    <w:div w:id="469908737">
      <w:marLeft w:val="640"/>
      <w:marRight w:val="0"/>
      <w:marTop w:val="0"/>
      <w:marBottom w:val="0"/>
      <w:divBdr>
        <w:top w:val="none" w:sz="0" w:space="0" w:color="auto"/>
        <w:left w:val="none" w:sz="0" w:space="0" w:color="auto"/>
        <w:bottom w:val="none" w:sz="0" w:space="0" w:color="auto"/>
        <w:right w:val="none" w:sz="0" w:space="0" w:color="auto"/>
      </w:divBdr>
    </w:div>
    <w:div w:id="470026169">
      <w:marLeft w:val="640"/>
      <w:marRight w:val="0"/>
      <w:marTop w:val="0"/>
      <w:marBottom w:val="0"/>
      <w:divBdr>
        <w:top w:val="none" w:sz="0" w:space="0" w:color="auto"/>
        <w:left w:val="none" w:sz="0" w:space="0" w:color="auto"/>
        <w:bottom w:val="none" w:sz="0" w:space="0" w:color="auto"/>
        <w:right w:val="none" w:sz="0" w:space="0" w:color="auto"/>
      </w:divBdr>
    </w:div>
    <w:div w:id="470097759">
      <w:marLeft w:val="640"/>
      <w:marRight w:val="0"/>
      <w:marTop w:val="0"/>
      <w:marBottom w:val="0"/>
      <w:divBdr>
        <w:top w:val="none" w:sz="0" w:space="0" w:color="auto"/>
        <w:left w:val="none" w:sz="0" w:space="0" w:color="auto"/>
        <w:bottom w:val="none" w:sz="0" w:space="0" w:color="auto"/>
        <w:right w:val="none" w:sz="0" w:space="0" w:color="auto"/>
      </w:divBdr>
    </w:div>
    <w:div w:id="470169415">
      <w:marLeft w:val="640"/>
      <w:marRight w:val="0"/>
      <w:marTop w:val="0"/>
      <w:marBottom w:val="0"/>
      <w:divBdr>
        <w:top w:val="none" w:sz="0" w:space="0" w:color="auto"/>
        <w:left w:val="none" w:sz="0" w:space="0" w:color="auto"/>
        <w:bottom w:val="none" w:sz="0" w:space="0" w:color="auto"/>
        <w:right w:val="none" w:sz="0" w:space="0" w:color="auto"/>
      </w:divBdr>
    </w:div>
    <w:div w:id="470173386">
      <w:marLeft w:val="640"/>
      <w:marRight w:val="0"/>
      <w:marTop w:val="0"/>
      <w:marBottom w:val="0"/>
      <w:divBdr>
        <w:top w:val="none" w:sz="0" w:space="0" w:color="auto"/>
        <w:left w:val="none" w:sz="0" w:space="0" w:color="auto"/>
        <w:bottom w:val="none" w:sz="0" w:space="0" w:color="auto"/>
        <w:right w:val="none" w:sz="0" w:space="0" w:color="auto"/>
      </w:divBdr>
    </w:div>
    <w:div w:id="470175442">
      <w:marLeft w:val="640"/>
      <w:marRight w:val="0"/>
      <w:marTop w:val="0"/>
      <w:marBottom w:val="0"/>
      <w:divBdr>
        <w:top w:val="none" w:sz="0" w:space="0" w:color="auto"/>
        <w:left w:val="none" w:sz="0" w:space="0" w:color="auto"/>
        <w:bottom w:val="none" w:sz="0" w:space="0" w:color="auto"/>
        <w:right w:val="none" w:sz="0" w:space="0" w:color="auto"/>
      </w:divBdr>
    </w:div>
    <w:div w:id="470220889">
      <w:marLeft w:val="640"/>
      <w:marRight w:val="0"/>
      <w:marTop w:val="0"/>
      <w:marBottom w:val="0"/>
      <w:divBdr>
        <w:top w:val="none" w:sz="0" w:space="0" w:color="auto"/>
        <w:left w:val="none" w:sz="0" w:space="0" w:color="auto"/>
        <w:bottom w:val="none" w:sz="0" w:space="0" w:color="auto"/>
        <w:right w:val="none" w:sz="0" w:space="0" w:color="auto"/>
      </w:divBdr>
    </w:div>
    <w:div w:id="470289234">
      <w:marLeft w:val="640"/>
      <w:marRight w:val="0"/>
      <w:marTop w:val="0"/>
      <w:marBottom w:val="0"/>
      <w:divBdr>
        <w:top w:val="none" w:sz="0" w:space="0" w:color="auto"/>
        <w:left w:val="none" w:sz="0" w:space="0" w:color="auto"/>
        <w:bottom w:val="none" w:sz="0" w:space="0" w:color="auto"/>
        <w:right w:val="none" w:sz="0" w:space="0" w:color="auto"/>
      </w:divBdr>
    </w:div>
    <w:div w:id="470293217">
      <w:marLeft w:val="640"/>
      <w:marRight w:val="0"/>
      <w:marTop w:val="0"/>
      <w:marBottom w:val="0"/>
      <w:divBdr>
        <w:top w:val="none" w:sz="0" w:space="0" w:color="auto"/>
        <w:left w:val="none" w:sz="0" w:space="0" w:color="auto"/>
        <w:bottom w:val="none" w:sz="0" w:space="0" w:color="auto"/>
        <w:right w:val="none" w:sz="0" w:space="0" w:color="auto"/>
      </w:divBdr>
    </w:div>
    <w:div w:id="470295842">
      <w:marLeft w:val="640"/>
      <w:marRight w:val="0"/>
      <w:marTop w:val="0"/>
      <w:marBottom w:val="0"/>
      <w:divBdr>
        <w:top w:val="none" w:sz="0" w:space="0" w:color="auto"/>
        <w:left w:val="none" w:sz="0" w:space="0" w:color="auto"/>
        <w:bottom w:val="none" w:sz="0" w:space="0" w:color="auto"/>
        <w:right w:val="none" w:sz="0" w:space="0" w:color="auto"/>
      </w:divBdr>
    </w:div>
    <w:div w:id="470367719">
      <w:marLeft w:val="640"/>
      <w:marRight w:val="0"/>
      <w:marTop w:val="0"/>
      <w:marBottom w:val="0"/>
      <w:divBdr>
        <w:top w:val="none" w:sz="0" w:space="0" w:color="auto"/>
        <w:left w:val="none" w:sz="0" w:space="0" w:color="auto"/>
        <w:bottom w:val="none" w:sz="0" w:space="0" w:color="auto"/>
        <w:right w:val="none" w:sz="0" w:space="0" w:color="auto"/>
      </w:divBdr>
    </w:div>
    <w:div w:id="470443326">
      <w:marLeft w:val="640"/>
      <w:marRight w:val="0"/>
      <w:marTop w:val="0"/>
      <w:marBottom w:val="0"/>
      <w:divBdr>
        <w:top w:val="none" w:sz="0" w:space="0" w:color="auto"/>
        <w:left w:val="none" w:sz="0" w:space="0" w:color="auto"/>
        <w:bottom w:val="none" w:sz="0" w:space="0" w:color="auto"/>
        <w:right w:val="none" w:sz="0" w:space="0" w:color="auto"/>
      </w:divBdr>
    </w:div>
    <w:div w:id="470488225">
      <w:marLeft w:val="640"/>
      <w:marRight w:val="0"/>
      <w:marTop w:val="0"/>
      <w:marBottom w:val="0"/>
      <w:divBdr>
        <w:top w:val="none" w:sz="0" w:space="0" w:color="auto"/>
        <w:left w:val="none" w:sz="0" w:space="0" w:color="auto"/>
        <w:bottom w:val="none" w:sz="0" w:space="0" w:color="auto"/>
        <w:right w:val="none" w:sz="0" w:space="0" w:color="auto"/>
      </w:divBdr>
    </w:div>
    <w:div w:id="470515590">
      <w:marLeft w:val="640"/>
      <w:marRight w:val="0"/>
      <w:marTop w:val="0"/>
      <w:marBottom w:val="0"/>
      <w:divBdr>
        <w:top w:val="none" w:sz="0" w:space="0" w:color="auto"/>
        <w:left w:val="none" w:sz="0" w:space="0" w:color="auto"/>
        <w:bottom w:val="none" w:sz="0" w:space="0" w:color="auto"/>
        <w:right w:val="none" w:sz="0" w:space="0" w:color="auto"/>
      </w:divBdr>
    </w:div>
    <w:div w:id="470561003">
      <w:marLeft w:val="640"/>
      <w:marRight w:val="0"/>
      <w:marTop w:val="0"/>
      <w:marBottom w:val="0"/>
      <w:divBdr>
        <w:top w:val="none" w:sz="0" w:space="0" w:color="auto"/>
        <w:left w:val="none" w:sz="0" w:space="0" w:color="auto"/>
        <w:bottom w:val="none" w:sz="0" w:space="0" w:color="auto"/>
        <w:right w:val="none" w:sz="0" w:space="0" w:color="auto"/>
      </w:divBdr>
    </w:div>
    <w:div w:id="470564494">
      <w:marLeft w:val="640"/>
      <w:marRight w:val="0"/>
      <w:marTop w:val="0"/>
      <w:marBottom w:val="0"/>
      <w:divBdr>
        <w:top w:val="none" w:sz="0" w:space="0" w:color="auto"/>
        <w:left w:val="none" w:sz="0" w:space="0" w:color="auto"/>
        <w:bottom w:val="none" w:sz="0" w:space="0" w:color="auto"/>
        <w:right w:val="none" w:sz="0" w:space="0" w:color="auto"/>
      </w:divBdr>
    </w:div>
    <w:div w:id="470637632">
      <w:marLeft w:val="640"/>
      <w:marRight w:val="0"/>
      <w:marTop w:val="0"/>
      <w:marBottom w:val="0"/>
      <w:divBdr>
        <w:top w:val="none" w:sz="0" w:space="0" w:color="auto"/>
        <w:left w:val="none" w:sz="0" w:space="0" w:color="auto"/>
        <w:bottom w:val="none" w:sz="0" w:space="0" w:color="auto"/>
        <w:right w:val="none" w:sz="0" w:space="0" w:color="auto"/>
      </w:divBdr>
    </w:div>
    <w:div w:id="470706495">
      <w:marLeft w:val="640"/>
      <w:marRight w:val="0"/>
      <w:marTop w:val="0"/>
      <w:marBottom w:val="0"/>
      <w:divBdr>
        <w:top w:val="none" w:sz="0" w:space="0" w:color="auto"/>
        <w:left w:val="none" w:sz="0" w:space="0" w:color="auto"/>
        <w:bottom w:val="none" w:sz="0" w:space="0" w:color="auto"/>
        <w:right w:val="none" w:sz="0" w:space="0" w:color="auto"/>
      </w:divBdr>
    </w:div>
    <w:div w:id="470753323">
      <w:marLeft w:val="640"/>
      <w:marRight w:val="0"/>
      <w:marTop w:val="0"/>
      <w:marBottom w:val="0"/>
      <w:divBdr>
        <w:top w:val="none" w:sz="0" w:space="0" w:color="auto"/>
        <w:left w:val="none" w:sz="0" w:space="0" w:color="auto"/>
        <w:bottom w:val="none" w:sz="0" w:space="0" w:color="auto"/>
        <w:right w:val="none" w:sz="0" w:space="0" w:color="auto"/>
      </w:divBdr>
    </w:div>
    <w:div w:id="470825847">
      <w:marLeft w:val="640"/>
      <w:marRight w:val="0"/>
      <w:marTop w:val="0"/>
      <w:marBottom w:val="0"/>
      <w:divBdr>
        <w:top w:val="none" w:sz="0" w:space="0" w:color="auto"/>
        <w:left w:val="none" w:sz="0" w:space="0" w:color="auto"/>
        <w:bottom w:val="none" w:sz="0" w:space="0" w:color="auto"/>
        <w:right w:val="none" w:sz="0" w:space="0" w:color="auto"/>
      </w:divBdr>
    </w:div>
    <w:div w:id="470833386">
      <w:marLeft w:val="640"/>
      <w:marRight w:val="0"/>
      <w:marTop w:val="0"/>
      <w:marBottom w:val="0"/>
      <w:divBdr>
        <w:top w:val="none" w:sz="0" w:space="0" w:color="auto"/>
        <w:left w:val="none" w:sz="0" w:space="0" w:color="auto"/>
        <w:bottom w:val="none" w:sz="0" w:space="0" w:color="auto"/>
        <w:right w:val="none" w:sz="0" w:space="0" w:color="auto"/>
      </w:divBdr>
    </w:div>
    <w:div w:id="470876580">
      <w:marLeft w:val="640"/>
      <w:marRight w:val="0"/>
      <w:marTop w:val="0"/>
      <w:marBottom w:val="0"/>
      <w:divBdr>
        <w:top w:val="none" w:sz="0" w:space="0" w:color="auto"/>
        <w:left w:val="none" w:sz="0" w:space="0" w:color="auto"/>
        <w:bottom w:val="none" w:sz="0" w:space="0" w:color="auto"/>
        <w:right w:val="none" w:sz="0" w:space="0" w:color="auto"/>
      </w:divBdr>
    </w:div>
    <w:div w:id="470899826">
      <w:marLeft w:val="640"/>
      <w:marRight w:val="0"/>
      <w:marTop w:val="0"/>
      <w:marBottom w:val="0"/>
      <w:divBdr>
        <w:top w:val="none" w:sz="0" w:space="0" w:color="auto"/>
        <w:left w:val="none" w:sz="0" w:space="0" w:color="auto"/>
        <w:bottom w:val="none" w:sz="0" w:space="0" w:color="auto"/>
        <w:right w:val="none" w:sz="0" w:space="0" w:color="auto"/>
      </w:divBdr>
    </w:div>
    <w:div w:id="470900508">
      <w:marLeft w:val="640"/>
      <w:marRight w:val="0"/>
      <w:marTop w:val="0"/>
      <w:marBottom w:val="0"/>
      <w:divBdr>
        <w:top w:val="none" w:sz="0" w:space="0" w:color="auto"/>
        <w:left w:val="none" w:sz="0" w:space="0" w:color="auto"/>
        <w:bottom w:val="none" w:sz="0" w:space="0" w:color="auto"/>
        <w:right w:val="none" w:sz="0" w:space="0" w:color="auto"/>
      </w:divBdr>
    </w:div>
    <w:div w:id="470903241">
      <w:marLeft w:val="640"/>
      <w:marRight w:val="0"/>
      <w:marTop w:val="0"/>
      <w:marBottom w:val="0"/>
      <w:divBdr>
        <w:top w:val="none" w:sz="0" w:space="0" w:color="auto"/>
        <w:left w:val="none" w:sz="0" w:space="0" w:color="auto"/>
        <w:bottom w:val="none" w:sz="0" w:space="0" w:color="auto"/>
        <w:right w:val="none" w:sz="0" w:space="0" w:color="auto"/>
      </w:divBdr>
    </w:div>
    <w:div w:id="470906861">
      <w:marLeft w:val="640"/>
      <w:marRight w:val="0"/>
      <w:marTop w:val="0"/>
      <w:marBottom w:val="0"/>
      <w:divBdr>
        <w:top w:val="none" w:sz="0" w:space="0" w:color="auto"/>
        <w:left w:val="none" w:sz="0" w:space="0" w:color="auto"/>
        <w:bottom w:val="none" w:sz="0" w:space="0" w:color="auto"/>
        <w:right w:val="none" w:sz="0" w:space="0" w:color="auto"/>
      </w:divBdr>
    </w:div>
    <w:div w:id="470948109">
      <w:marLeft w:val="640"/>
      <w:marRight w:val="0"/>
      <w:marTop w:val="0"/>
      <w:marBottom w:val="0"/>
      <w:divBdr>
        <w:top w:val="none" w:sz="0" w:space="0" w:color="auto"/>
        <w:left w:val="none" w:sz="0" w:space="0" w:color="auto"/>
        <w:bottom w:val="none" w:sz="0" w:space="0" w:color="auto"/>
        <w:right w:val="none" w:sz="0" w:space="0" w:color="auto"/>
      </w:divBdr>
    </w:div>
    <w:div w:id="470951340">
      <w:marLeft w:val="640"/>
      <w:marRight w:val="0"/>
      <w:marTop w:val="0"/>
      <w:marBottom w:val="0"/>
      <w:divBdr>
        <w:top w:val="none" w:sz="0" w:space="0" w:color="auto"/>
        <w:left w:val="none" w:sz="0" w:space="0" w:color="auto"/>
        <w:bottom w:val="none" w:sz="0" w:space="0" w:color="auto"/>
        <w:right w:val="none" w:sz="0" w:space="0" w:color="auto"/>
      </w:divBdr>
    </w:div>
    <w:div w:id="471095009">
      <w:marLeft w:val="640"/>
      <w:marRight w:val="0"/>
      <w:marTop w:val="0"/>
      <w:marBottom w:val="0"/>
      <w:divBdr>
        <w:top w:val="none" w:sz="0" w:space="0" w:color="auto"/>
        <w:left w:val="none" w:sz="0" w:space="0" w:color="auto"/>
        <w:bottom w:val="none" w:sz="0" w:space="0" w:color="auto"/>
        <w:right w:val="none" w:sz="0" w:space="0" w:color="auto"/>
      </w:divBdr>
    </w:div>
    <w:div w:id="471102192">
      <w:marLeft w:val="640"/>
      <w:marRight w:val="0"/>
      <w:marTop w:val="0"/>
      <w:marBottom w:val="0"/>
      <w:divBdr>
        <w:top w:val="none" w:sz="0" w:space="0" w:color="auto"/>
        <w:left w:val="none" w:sz="0" w:space="0" w:color="auto"/>
        <w:bottom w:val="none" w:sz="0" w:space="0" w:color="auto"/>
        <w:right w:val="none" w:sz="0" w:space="0" w:color="auto"/>
      </w:divBdr>
    </w:div>
    <w:div w:id="471170926">
      <w:marLeft w:val="640"/>
      <w:marRight w:val="0"/>
      <w:marTop w:val="0"/>
      <w:marBottom w:val="0"/>
      <w:divBdr>
        <w:top w:val="none" w:sz="0" w:space="0" w:color="auto"/>
        <w:left w:val="none" w:sz="0" w:space="0" w:color="auto"/>
        <w:bottom w:val="none" w:sz="0" w:space="0" w:color="auto"/>
        <w:right w:val="none" w:sz="0" w:space="0" w:color="auto"/>
      </w:divBdr>
    </w:div>
    <w:div w:id="471294379">
      <w:marLeft w:val="640"/>
      <w:marRight w:val="0"/>
      <w:marTop w:val="0"/>
      <w:marBottom w:val="0"/>
      <w:divBdr>
        <w:top w:val="none" w:sz="0" w:space="0" w:color="auto"/>
        <w:left w:val="none" w:sz="0" w:space="0" w:color="auto"/>
        <w:bottom w:val="none" w:sz="0" w:space="0" w:color="auto"/>
        <w:right w:val="none" w:sz="0" w:space="0" w:color="auto"/>
      </w:divBdr>
    </w:div>
    <w:div w:id="471295419">
      <w:marLeft w:val="640"/>
      <w:marRight w:val="0"/>
      <w:marTop w:val="0"/>
      <w:marBottom w:val="0"/>
      <w:divBdr>
        <w:top w:val="none" w:sz="0" w:space="0" w:color="auto"/>
        <w:left w:val="none" w:sz="0" w:space="0" w:color="auto"/>
        <w:bottom w:val="none" w:sz="0" w:space="0" w:color="auto"/>
        <w:right w:val="none" w:sz="0" w:space="0" w:color="auto"/>
      </w:divBdr>
    </w:div>
    <w:div w:id="471404593">
      <w:marLeft w:val="640"/>
      <w:marRight w:val="0"/>
      <w:marTop w:val="0"/>
      <w:marBottom w:val="0"/>
      <w:divBdr>
        <w:top w:val="none" w:sz="0" w:space="0" w:color="auto"/>
        <w:left w:val="none" w:sz="0" w:space="0" w:color="auto"/>
        <w:bottom w:val="none" w:sz="0" w:space="0" w:color="auto"/>
        <w:right w:val="none" w:sz="0" w:space="0" w:color="auto"/>
      </w:divBdr>
    </w:div>
    <w:div w:id="471409096">
      <w:marLeft w:val="640"/>
      <w:marRight w:val="0"/>
      <w:marTop w:val="0"/>
      <w:marBottom w:val="0"/>
      <w:divBdr>
        <w:top w:val="none" w:sz="0" w:space="0" w:color="auto"/>
        <w:left w:val="none" w:sz="0" w:space="0" w:color="auto"/>
        <w:bottom w:val="none" w:sz="0" w:space="0" w:color="auto"/>
        <w:right w:val="none" w:sz="0" w:space="0" w:color="auto"/>
      </w:divBdr>
    </w:div>
    <w:div w:id="471484298">
      <w:marLeft w:val="640"/>
      <w:marRight w:val="0"/>
      <w:marTop w:val="0"/>
      <w:marBottom w:val="0"/>
      <w:divBdr>
        <w:top w:val="none" w:sz="0" w:space="0" w:color="auto"/>
        <w:left w:val="none" w:sz="0" w:space="0" w:color="auto"/>
        <w:bottom w:val="none" w:sz="0" w:space="0" w:color="auto"/>
        <w:right w:val="none" w:sz="0" w:space="0" w:color="auto"/>
      </w:divBdr>
    </w:div>
    <w:div w:id="471488148">
      <w:marLeft w:val="640"/>
      <w:marRight w:val="0"/>
      <w:marTop w:val="0"/>
      <w:marBottom w:val="0"/>
      <w:divBdr>
        <w:top w:val="none" w:sz="0" w:space="0" w:color="auto"/>
        <w:left w:val="none" w:sz="0" w:space="0" w:color="auto"/>
        <w:bottom w:val="none" w:sz="0" w:space="0" w:color="auto"/>
        <w:right w:val="none" w:sz="0" w:space="0" w:color="auto"/>
      </w:divBdr>
    </w:div>
    <w:div w:id="471672905">
      <w:marLeft w:val="640"/>
      <w:marRight w:val="0"/>
      <w:marTop w:val="0"/>
      <w:marBottom w:val="0"/>
      <w:divBdr>
        <w:top w:val="none" w:sz="0" w:space="0" w:color="auto"/>
        <w:left w:val="none" w:sz="0" w:space="0" w:color="auto"/>
        <w:bottom w:val="none" w:sz="0" w:space="0" w:color="auto"/>
        <w:right w:val="none" w:sz="0" w:space="0" w:color="auto"/>
      </w:divBdr>
    </w:div>
    <w:div w:id="471673731">
      <w:marLeft w:val="640"/>
      <w:marRight w:val="0"/>
      <w:marTop w:val="0"/>
      <w:marBottom w:val="0"/>
      <w:divBdr>
        <w:top w:val="none" w:sz="0" w:space="0" w:color="auto"/>
        <w:left w:val="none" w:sz="0" w:space="0" w:color="auto"/>
        <w:bottom w:val="none" w:sz="0" w:space="0" w:color="auto"/>
        <w:right w:val="none" w:sz="0" w:space="0" w:color="auto"/>
      </w:divBdr>
    </w:div>
    <w:div w:id="471681859">
      <w:marLeft w:val="640"/>
      <w:marRight w:val="0"/>
      <w:marTop w:val="0"/>
      <w:marBottom w:val="0"/>
      <w:divBdr>
        <w:top w:val="none" w:sz="0" w:space="0" w:color="auto"/>
        <w:left w:val="none" w:sz="0" w:space="0" w:color="auto"/>
        <w:bottom w:val="none" w:sz="0" w:space="0" w:color="auto"/>
        <w:right w:val="none" w:sz="0" w:space="0" w:color="auto"/>
      </w:divBdr>
    </w:div>
    <w:div w:id="471748828">
      <w:marLeft w:val="640"/>
      <w:marRight w:val="0"/>
      <w:marTop w:val="0"/>
      <w:marBottom w:val="0"/>
      <w:divBdr>
        <w:top w:val="none" w:sz="0" w:space="0" w:color="auto"/>
        <w:left w:val="none" w:sz="0" w:space="0" w:color="auto"/>
        <w:bottom w:val="none" w:sz="0" w:space="0" w:color="auto"/>
        <w:right w:val="none" w:sz="0" w:space="0" w:color="auto"/>
      </w:divBdr>
    </w:div>
    <w:div w:id="471795300">
      <w:marLeft w:val="640"/>
      <w:marRight w:val="0"/>
      <w:marTop w:val="0"/>
      <w:marBottom w:val="0"/>
      <w:divBdr>
        <w:top w:val="none" w:sz="0" w:space="0" w:color="auto"/>
        <w:left w:val="none" w:sz="0" w:space="0" w:color="auto"/>
        <w:bottom w:val="none" w:sz="0" w:space="0" w:color="auto"/>
        <w:right w:val="none" w:sz="0" w:space="0" w:color="auto"/>
      </w:divBdr>
    </w:div>
    <w:div w:id="471947534">
      <w:marLeft w:val="640"/>
      <w:marRight w:val="0"/>
      <w:marTop w:val="0"/>
      <w:marBottom w:val="0"/>
      <w:divBdr>
        <w:top w:val="none" w:sz="0" w:space="0" w:color="auto"/>
        <w:left w:val="none" w:sz="0" w:space="0" w:color="auto"/>
        <w:bottom w:val="none" w:sz="0" w:space="0" w:color="auto"/>
        <w:right w:val="none" w:sz="0" w:space="0" w:color="auto"/>
      </w:divBdr>
    </w:div>
    <w:div w:id="471949005">
      <w:marLeft w:val="640"/>
      <w:marRight w:val="0"/>
      <w:marTop w:val="0"/>
      <w:marBottom w:val="0"/>
      <w:divBdr>
        <w:top w:val="none" w:sz="0" w:space="0" w:color="auto"/>
        <w:left w:val="none" w:sz="0" w:space="0" w:color="auto"/>
        <w:bottom w:val="none" w:sz="0" w:space="0" w:color="auto"/>
        <w:right w:val="none" w:sz="0" w:space="0" w:color="auto"/>
      </w:divBdr>
    </w:div>
    <w:div w:id="471990735">
      <w:marLeft w:val="640"/>
      <w:marRight w:val="0"/>
      <w:marTop w:val="0"/>
      <w:marBottom w:val="0"/>
      <w:divBdr>
        <w:top w:val="none" w:sz="0" w:space="0" w:color="auto"/>
        <w:left w:val="none" w:sz="0" w:space="0" w:color="auto"/>
        <w:bottom w:val="none" w:sz="0" w:space="0" w:color="auto"/>
        <w:right w:val="none" w:sz="0" w:space="0" w:color="auto"/>
      </w:divBdr>
    </w:div>
    <w:div w:id="471990833">
      <w:marLeft w:val="640"/>
      <w:marRight w:val="0"/>
      <w:marTop w:val="0"/>
      <w:marBottom w:val="0"/>
      <w:divBdr>
        <w:top w:val="none" w:sz="0" w:space="0" w:color="auto"/>
        <w:left w:val="none" w:sz="0" w:space="0" w:color="auto"/>
        <w:bottom w:val="none" w:sz="0" w:space="0" w:color="auto"/>
        <w:right w:val="none" w:sz="0" w:space="0" w:color="auto"/>
      </w:divBdr>
    </w:div>
    <w:div w:id="472018028">
      <w:marLeft w:val="640"/>
      <w:marRight w:val="0"/>
      <w:marTop w:val="0"/>
      <w:marBottom w:val="0"/>
      <w:divBdr>
        <w:top w:val="none" w:sz="0" w:space="0" w:color="auto"/>
        <w:left w:val="none" w:sz="0" w:space="0" w:color="auto"/>
        <w:bottom w:val="none" w:sz="0" w:space="0" w:color="auto"/>
        <w:right w:val="none" w:sz="0" w:space="0" w:color="auto"/>
      </w:divBdr>
    </w:div>
    <w:div w:id="472019770">
      <w:marLeft w:val="640"/>
      <w:marRight w:val="0"/>
      <w:marTop w:val="0"/>
      <w:marBottom w:val="0"/>
      <w:divBdr>
        <w:top w:val="none" w:sz="0" w:space="0" w:color="auto"/>
        <w:left w:val="none" w:sz="0" w:space="0" w:color="auto"/>
        <w:bottom w:val="none" w:sz="0" w:space="0" w:color="auto"/>
        <w:right w:val="none" w:sz="0" w:space="0" w:color="auto"/>
      </w:divBdr>
    </w:div>
    <w:div w:id="472023009">
      <w:marLeft w:val="640"/>
      <w:marRight w:val="0"/>
      <w:marTop w:val="0"/>
      <w:marBottom w:val="0"/>
      <w:divBdr>
        <w:top w:val="none" w:sz="0" w:space="0" w:color="auto"/>
        <w:left w:val="none" w:sz="0" w:space="0" w:color="auto"/>
        <w:bottom w:val="none" w:sz="0" w:space="0" w:color="auto"/>
        <w:right w:val="none" w:sz="0" w:space="0" w:color="auto"/>
      </w:divBdr>
    </w:div>
    <w:div w:id="472023028">
      <w:marLeft w:val="640"/>
      <w:marRight w:val="0"/>
      <w:marTop w:val="0"/>
      <w:marBottom w:val="0"/>
      <w:divBdr>
        <w:top w:val="none" w:sz="0" w:space="0" w:color="auto"/>
        <w:left w:val="none" w:sz="0" w:space="0" w:color="auto"/>
        <w:bottom w:val="none" w:sz="0" w:space="0" w:color="auto"/>
        <w:right w:val="none" w:sz="0" w:space="0" w:color="auto"/>
      </w:divBdr>
    </w:div>
    <w:div w:id="472062112">
      <w:marLeft w:val="640"/>
      <w:marRight w:val="0"/>
      <w:marTop w:val="0"/>
      <w:marBottom w:val="0"/>
      <w:divBdr>
        <w:top w:val="none" w:sz="0" w:space="0" w:color="auto"/>
        <w:left w:val="none" w:sz="0" w:space="0" w:color="auto"/>
        <w:bottom w:val="none" w:sz="0" w:space="0" w:color="auto"/>
        <w:right w:val="none" w:sz="0" w:space="0" w:color="auto"/>
      </w:divBdr>
    </w:div>
    <w:div w:id="472062227">
      <w:marLeft w:val="640"/>
      <w:marRight w:val="0"/>
      <w:marTop w:val="0"/>
      <w:marBottom w:val="0"/>
      <w:divBdr>
        <w:top w:val="none" w:sz="0" w:space="0" w:color="auto"/>
        <w:left w:val="none" w:sz="0" w:space="0" w:color="auto"/>
        <w:bottom w:val="none" w:sz="0" w:space="0" w:color="auto"/>
        <w:right w:val="none" w:sz="0" w:space="0" w:color="auto"/>
      </w:divBdr>
    </w:div>
    <w:div w:id="472259507">
      <w:marLeft w:val="640"/>
      <w:marRight w:val="0"/>
      <w:marTop w:val="0"/>
      <w:marBottom w:val="0"/>
      <w:divBdr>
        <w:top w:val="none" w:sz="0" w:space="0" w:color="auto"/>
        <w:left w:val="none" w:sz="0" w:space="0" w:color="auto"/>
        <w:bottom w:val="none" w:sz="0" w:space="0" w:color="auto"/>
        <w:right w:val="none" w:sz="0" w:space="0" w:color="auto"/>
      </w:divBdr>
    </w:div>
    <w:div w:id="472259567">
      <w:marLeft w:val="640"/>
      <w:marRight w:val="0"/>
      <w:marTop w:val="0"/>
      <w:marBottom w:val="0"/>
      <w:divBdr>
        <w:top w:val="none" w:sz="0" w:space="0" w:color="auto"/>
        <w:left w:val="none" w:sz="0" w:space="0" w:color="auto"/>
        <w:bottom w:val="none" w:sz="0" w:space="0" w:color="auto"/>
        <w:right w:val="none" w:sz="0" w:space="0" w:color="auto"/>
      </w:divBdr>
    </w:div>
    <w:div w:id="472336587">
      <w:marLeft w:val="640"/>
      <w:marRight w:val="0"/>
      <w:marTop w:val="0"/>
      <w:marBottom w:val="0"/>
      <w:divBdr>
        <w:top w:val="none" w:sz="0" w:space="0" w:color="auto"/>
        <w:left w:val="none" w:sz="0" w:space="0" w:color="auto"/>
        <w:bottom w:val="none" w:sz="0" w:space="0" w:color="auto"/>
        <w:right w:val="none" w:sz="0" w:space="0" w:color="auto"/>
      </w:divBdr>
    </w:div>
    <w:div w:id="472405287">
      <w:marLeft w:val="640"/>
      <w:marRight w:val="0"/>
      <w:marTop w:val="0"/>
      <w:marBottom w:val="0"/>
      <w:divBdr>
        <w:top w:val="none" w:sz="0" w:space="0" w:color="auto"/>
        <w:left w:val="none" w:sz="0" w:space="0" w:color="auto"/>
        <w:bottom w:val="none" w:sz="0" w:space="0" w:color="auto"/>
        <w:right w:val="none" w:sz="0" w:space="0" w:color="auto"/>
      </w:divBdr>
    </w:div>
    <w:div w:id="472405553">
      <w:marLeft w:val="640"/>
      <w:marRight w:val="0"/>
      <w:marTop w:val="0"/>
      <w:marBottom w:val="0"/>
      <w:divBdr>
        <w:top w:val="none" w:sz="0" w:space="0" w:color="auto"/>
        <w:left w:val="none" w:sz="0" w:space="0" w:color="auto"/>
        <w:bottom w:val="none" w:sz="0" w:space="0" w:color="auto"/>
        <w:right w:val="none" w:sz="0" w:space="0" w:color="auto"/>
      </w:divBdr>
    </w:div>
    <w:div w:id="472452922">
      <w:marLeft w:val="640"/>
      <w:marRight w:val="0"/>
      <w:marTop w:val="0"/>
      <w:marBottom w:val="0"/>
      <w:divBdr>
        <w:top w:val="none" w:sz="0" w:space="0" w:color="auto"/>
        <w:left w:val="none" w:sz="0" w:space="0" w:color="auto"/>
        <w:bottom w:val="none" w:sz="0" w:space="0" w:color="auto"/>
        <w:right w:val="none" w:sz="0" w:space="0" w:color="auto"/>
      </w:divBdr>
    </w:div>
    <w:div w:id="472602671">
      <w:marLeft w:val="640"/>
      <w:marRight w:val="0"/>
      <w:marTop w:val="0"/>
      <w:marBottom w:val="0"/>
      <w:divBdr>
        <w:top w:val="none" w:sz="0" w:space="0" w:color="auto"/>
        <w:left w:val="none" w:sz="0" w:space="0" w:color="auto"/>
        <w:bottom w:val="none" w:sz="0" w:space="0" w:color="auto"/>
        <w:right w:val="none" w:sz="0" w:space="0" w:color="auto"/>
      </w:divBdr>
    </w:div>
    <w:div w:id="472674895">
      <w:marLeft w:val="640"/>
      <w:marRight w:val="0"/>
      <w:marTop w:val="0"/>
      <w:marBottom w:val="0"/>
      <w:divBdr>
        <w:top w:val="none" w:sz="0" w:space="0" w:color="auto"/>
        <w:left w:val="none" w:sz="0" w:space="0" w:color="auto"/>
        <w:bottom w:val="none" w:sz="0" w:space="0" w:color="auto"/>
        <w:right w:val="none" w:sz="0" w:space="0" w:color="auto"/>
      </w:divBdr>
    </w:div>
    <w:div w:id="472717596">
      <w:marLeft w:val="640"/>
      <w:marRight w:val="0"/>
      <w:marTop w:val="0"/>
      <w:marBottom w:val="0"/>
      <w:divBdr>
        <w:top w:val="none" w:sz="0" w:space="0" w:color="auto"/>
        <w:left w:val="none" w:sz="0" w:space="0" w:color="auto"/>
        <w:bottom w:val="none" w:sz="0" w:space="0" w:color="auto"/>
        <w:right w:val="none" w:sz="0" w:space="0" w:color="auto"/>
      </w:divBdr>
    </w:div>
    <w:div w:id="472797120">
      <w:marLeft w:val="640"/>
      <w:marRight w:val="0"/>
      <w:marTop w:val="0"/>
      <w:marBottom w:val="0"/>
      <w:divBdr>
        <w:top w:val="none" w:sz="0" w:space="0" w:color="auto"/>
        <w:left w:val="none" w:sz="0" w:space="0" w:color="auto"/>
        <w:bottom w:val="none" w:sz="0" w:space="0" w:color="auto"/>
        <w:right w:val="none" w:sz="0" w:space="0" w:color="auto"/>
      </w:divBdr>
    </w:div>
    <w:div w:id="472987570">
      <w:marLeft w:val="640"/>
      <w:marRight w:val="0"/>
      <w:marTop w:val="0"/>
      <w:marBottom w:val="0"/>
      <w:divBdr>
        <w:top w:val="none" w:sz="0" w:space="0" w:color="auto"/>
        <w:left w:val="none" w:sz="0" w:space="0" w:color="auto"/>
        <w:bottom w:val="none" w:sz="0" w:space="0" w:color="auto"/>
        <w:right w:val="none" w:sz="0" w:space="0" w:color="auto"/>
      </w:divBdr>
    </w:div>
    <w:div w:id="472990574">
      <w:marLeft w:val="640"/>
      <w:marRight w:val="0"/>
      <w:marTop w:val="0"/>
      <w:marBottom w:val="0"/>
      <w:divBdr>
        <w:top w:val="none" w:sz="0" w:space="0" w:color="auto"/>
        <w:left w:val="none" w:sz="0" w:space="0" w:color="auto"/>
        <w:bottom w:val="none" w:sz="0" w:space="0" w:color="auto"/>
        <w:right w:val="none" w:sz="0" w:space="0" w:color="auto"/>
      </w:divBdr>
    </w:div>
    <w:div w:id="473067864">
      <w:marLeft w:val="640"/>
      <w:marRight w:val="0"/>
      <w:marTop w:val="0"/>
      <w:marBottom w:val="0"/>
      <w:divBdr>
        <w:top w:val="none" w:sz="0" w:space="0" w:color="auto"/>
        <w:left w:val="none" w:sz="0" w:space="0" w:color="auto"/>
        <w:bottom w:val="none" w:sz="0" w:space="0" w:color="auto"/>
        <w:right w:val="none" w:sz="0" w:space="0" w:color="auto"/>
      </w:divBdr>
    </w:div>
    <w:div w:id="473107095">
      <w:marLeft w:val="640"/>
      <w:marRight w:val="0"/>
      <w:marTop w:val="0"/>
      <w:marBottom w:val="0"/>
      <w:divBdr>
        <w:top w:val="none" w:sz="0" w:space="0" w:color="auto"/>
        <w:left w:val="none" w:sz="0" w:space="0" w:color="auto"/>
        <w:bottom w:val="none" w:sz="0" w:space="0" w:color="auto"/>
        <w:right w:val="none" w:sz="0" w:space="0" w:color="auto"/>
      </w:divBdr>
    </w:div>
    <w:div w:id="473109079">
      <w:marLeft w:val="640"/>
      <w:marRight w:val="0"/>
      <w:marTop w:val="0"/>
      <w:marBottom w:val="0"/>
      <w:divBdr>
        <w:top w:val="none" w:sz="0" w:space="0" w:color="auto"/>
        <w:left w:val="none" w:sz="0" w:space="0" w:color="auto"/>
        <w:bottom w:val="none" w:sz="0" w:space="0" w:color="auto"/>
        <w:right w:val="none" w:sz="0" w:space="0" w:color="auto"/>
      </w:divBdr>
    </w:div>
    <w:div w:id="473110346">
      <w:marLeft w:val="640"/>
      <w:marRight w:val="0"/>
      <w:marTop w:val="0"/>
      <w:marBottom w:val="0"/>
      <w:divBdr>
        <w:top w:val="none" w:sz="0" w:space="0" w:color="auto"/>
        <w:left w:val="none" w:sz="0" w:space="0" w:color="auto"/>
        <w:bottom w:val="none" w:sz="0" w:space="0" w:color="auto"/>
        <w:right w:val="none" w:sz="0" w:space="0" w:color="auto"/>
      </w:divBdr>
    </w:div>
    <w:div w:id="473260155">
      <w:marLeft w:val="640"/>
      <w:marRight w:val="0"/>
      <w:marTop w:val="0"/>
      <w:marBottom w:val="0"/>
      <w:divBdr>
        <w:top w:val="none" w:sz="0" w:space="0" w:color="auto"/>
        <w:left w:val="none" w:sz="0" w:space="0" w:color="auto"/>
        <w:bottom w:val="none" w:sz="0" w:space="0" w:color="auto"/>
        <w:right w:val="none" w:sz="0" w:space="0" w:color="auto"/>
      </w:divBdr>
    </w:div>
    <w:div w:id="473303522">
      <w:marLeft w:val="640"/>
      <w:marRight w:val="0"/>
      <w:marTop w:val="0"/>
      <w:marBottom w:val="0"/>
      <w:divBdr>
        <w:top w:val="none" w:sz="0" w:space="0" w:color="auto"/>
        <w:left w:val="none" w:sz="0" w:space="0" w:color="auto"/>
        <w:bottom w:val="none" w:sz="0" w:space="0" w:color="auto"/>
        <w:right w:val="none" w:sz="0" w:space="0" w:color="auto"/>
      </w:divBdr>
    </w:div>
    <w:div w:id="473447365">
      <w:marLeft w:val="640"/>
      <w:marRight w:val="0"/>
      <w:marTop w:val="0"/>
      <w:marBottom w:val="0"/>
      <w:divBdr>
        <w:top w:val="none" w:sz="0" w:space="0" w:color="auto"/>
        <w:left w:val="none" w:sz="0" w:space="0" w:color="auto"/>
        <w:bottom w:val="none" w:sz="0" w:space="0" w:color="auto"/>
        <w:right w:val="none" w:sz="0" w:space="0" w:color="auto"/>
      </w:divBdr>
    </w:div>
    <w:div w:id="473451453">
      <w:marLeft w:val="640"/>
      <w:marRight w:val="0"/>
      <w:marTop w:val="0"/>
      <w:marBottom w:val="0"/>
      <w:divBdr>
        <w:top w:val="none" w:sz="0" w:space="0" w:color="auto"/>
        <w:left w:val="none" w:sz="0" w:space="0" w:color="auto"/>
        <w:bottom w:val="none" w:sz="0" w:space="0" w:color="auto"/>
        <w:right w:val="none" w:sz="0" w:space="0" w:color="auto"/>
      </w:divBdr>
    </w:div>
    <w:div w:id="473572636">
      <w:marLeft w:val="640"/>
      <w:marRight w:val="0"/>
      <w:marTop w:val="0"/>
      <w:marBottom w:val="0"/>
      <w:divBdr>
        <w:top w:val="none" w:sz="0" w:space="0" w:color="auto"/>
        <w:left w:val="none" w:sz="0" w:space="0" w:color="auto"/>
        <w:bottom w:val="none" w:sz="0" w:space="0" w:color="auto"/>
        <w:right w:val="none" w:sz="0" w:space="0" w:color="auto"/>
      </w:divBdr>
    </w:div>
    <w:div w:id="473638793">
      <w:marLeft w:val="640"/>
      <w:marRight w:val="0"/>
      <w:marTop w:val="0"/>
      <w:marBottom w:val="0"/>
      <w:divBdr>
        <w:top w:val="none" w:sz="0" w:space="0" w:color="auto"/>
        <w:left w:val="none" w:sz="0" w:space="0" w:color="auto"/>
        <w:bottom w:val="none" w:sz="0" w:space="0" w:color="auto"/>
        <w:right w:val="none" w:sz="0" w:space="0" w:color="auto"/>
      </w:divBdr>
    </w:div>
    <w:div w:id="473641028">
      <w:marLeft w:val="640"/>
      <w:marRight w:val="0"/>
      <w:marTop w:val="0"/>
      <w:marBottom w:val="0"/>
      <w:divBdr>
        <w:top w:val="none" w:sz="0" w:space="0" w:color="auto"/>
        <w:left w:val="none" w:sz="0" w:space="0" w:color="auto"/>
        <w:bottom w:val="none" w:sz="0" w:space="0" w:color="auto"/>
        <w:right w:val="none" w:sz="0" w:space="0" w:color="auto"/>
      </w:divBdr>
    </w:div>
    <w:div w:id="473717552">
      <w:marLeft w:val="640"/>
      <w:marRight w:val="0"/>
      <w:marTop w:val="0"/>
      <w:marBottom w:val="0"/>
      <w:divBdr>
        <w:top w:val="none" w:sz="0" w:space="0" w:color="auto"/>
        <w:left w:val="none" w:sz="0" w:space="0" w:color="auto"/>
        <w:bottom w:val="none" w:sz="0" w:space="0" w:color="auto"/>
        <w:right w:val="none" w:sz="0" w:space="0" w:color="auto"/>
      </w:divBdr>
    </w:div>
    <w:div w:id="473762998">
      <w:marLeft w:val="640"/>
      <w:marRight w:val="0"/>
      <w:marTop w:val="0"/>
      <w:marBottom w:val="0"/>
      <w:divBdr>
        <w:top w:val="none" w:sz="0" w:space="0" w:color="auto"/>
        <w:left w:val="none" w:sz="0" w:space="0" w:color="auto"/>
        <w:bottom w:val="none" w:sz="0" w:space="0" w:color="auto"/>
        <w:right w:val="none" w:sz="0" w:space="0" w:color="auto"/>
      </w:divBdr>
    </w:div>
    <w:div w:id="473764298">
      <w:marLeft w:val="640"/>
      <w:marRight w:val="0"/>
      <w:marTop w:val="0"/>
      <w:marBottom w:val="0"/>
      <w:divBdr>
        <w:top w:val="none" w:sz="0" w:space="0" w:color="auto"/>
        <w:left w:val="none" w:sz="0" w:space="0" w:color="auto"/>
        <w:bottom w:val="none" w:sz="0" w:space="0" w:color="auto"/>
        <w:right w:val="none" w:sz="0" w:space="0" w:color="auto"/>
      </w:divBdr>
    </w:div>
    <w:div w:id="473833515">
      <w:marLeft w:val="640"/>
      <w:marRight w:val="0"/>
      <w:marTop w:val="0"/>
      <w:marBottom w:val="0"/>
      <w:divBdr>
        <w:top w:val="none" w:sz="0" w:space="0" w:color="auto"/>
        <w:left w:val="none" w:sz="0" w:space="0" w:color="auto"/>
        <w:bottom w:val="none" w:sz="0" w:space="0" w:color="auto"/>
        <w:right w:val="none" w:sz="0" w:space="0" w:color="auto"/>
      </w:divBdr>
    </w:div>
    <w:div w:id="473908672">
      <w:marLeft w:val="640"/>
      <w:marRight w:val="0"/>
      <w:marTop w:val="0"/>
      <w:marBottom w:val="0"/>
      <w:divBdr>
        <w:top w:val="none" w:sz="0" w:space="0" w:color="auto"/>
        <w:left w:val="none" w:sz="0" w:space="0" w:color="auto"/>
        <w:bottom w:val="none" w:sz="0" w:space="0" w:color="auto"/>
        <w:right w:val="none" w:sz="0" w:space="0" w:color="auto"/>
      </w:divBdr>
    </w:div>
    <w:div w:id="473957744">
      <w:marLeft w:val="640"/>
      <w:marRight w:val="0"/>
      <w:marTop w:val="0"/>
      <w:marBottom w:val="0"/>
      <w:divBdr>
        <w:top w:val="none" w:sz="0" w:space="0" w:color="auto"/>
        <w:left w:val="none" w:sz="0" w:space="0" w:color="auto"/>
        <w:bottom w:val="none" w:sz="0" w:space="0" w:color="auto"/>
        <w:right w:val="none" w:sz="0" w:space="0" w:color="auto"/>
      </w:divBdr>
    </w:div>
    <w:div w:id="473988879">
      <w:marLeft w:val="640"/>
      <w:marRight w:val="0"/>
      <w:marTop w:val="0"/>
      <w:marBottom w:val="0"/>
      <w:divBdr>
        <w:top w:val="none" w:sz="0" w:space="0" w:color="auto"/>
        <w:left w:val="none" w:sz="0" w:space="0" w:color="auto"/>
        <w:bottom w:val="none" w:sz="0" w:space="0" w:color="auto"/>
        <w:right w:val="none" w:sz="0" w:space="0" w:color="auto"/>
      </w:divBdr>
    </w:div>
    <w:div w:id="474032016">
      <w:marLeft w:val="640"/>
      <w:marRight w:val="0"/>
      <w:marTop w:val="0"/>
      <w:marBottom w:val="0"/>
      <w:divBdr>
        <w:top w:val="none" w:sz="0" w:space="0" w:color="auto"/>
        <w:left w:val="none" w:sz="0" w:space="0" w:color="auto"/>
        <w:bottom w:val="none" w:sz="0" w:space="0" w:color="auto"/>
        <w:right w:val="none" w:sz="0" w:space="0" w:color="auto"/>
      </w:divBdr>
    </w:div>
    <w:div w:id="474176490">
      <w:marLeft w:val="640"/>
      <w:marRight w:val="0"/>
      <w:marTop w:val="0"/>
      <w:marBottom w:val="0"/>
      <w:divBdr>
        <w:top w:val="none" w:sz="0" w:space="0" w:color="auto"/>
        <w:left w:val="none" w:sz="0" w:space="0" w:color="auto"/>
        <w:bottom w:val="none" w:sz="0" w:space="0" w:color="auto"/>
        <w:right w:val="none" w:sz="0" w:space="0" w:color="auto"/>
      </w:divBdr>
    </w:div>
    <w:div w:id="474177289">
      <w:marLeft w:val="640"/>
      <w:marRight w:val="0"/>
      <w:marTop w:val="0"/>
      <w:marBottom w:val="0"/>
      <w:divBdr>
        <w:top w:val="none" w:sz="0" w:space="0" w:color="auto"/>
        <w:left w:val="none" w:sz="0" w:space="0" w:color="auto"/>
        <w:bottom w:val="none" w:sz="0" w:space="0" w:color="auto"/>
        <w:right w:val="none" w:sz="0" w:space="0" w:color="auto"/>
      </w:divBdr>
    </w:div>
    <w:div w:id="474178756">
      <w:marLeft w:val="640"/>
      <w:marRight w:val="0"/>
      <w:marTop w:val="0"/>
      <w:marBottom w:val="0"/>
      <w:divBdr>
        <w:top w:val="none" w:sz="0" w:space="0" w:color="auto"/>
        <w:left w:val="none" w:sz="0" w:space="0" w:color="auto"/>
        <w:bottom w:val="none" w:sz="0" w:space="0" w:color="auto"/>
        <w:right w:val="none" w:sz="0" w:space="0" w:color="auto"/>
      </w:divBdr>
    </w:div>
    <w:div w:id="474178926">
      <w:marLeft w:val="640"/>
      <w:marRight w:val="0"/>
      <w:marTop w:val="0"/>
      <w:marBottom w:val="0"/>
      <w:divBdr>
        <w:top w:val="none" w:sz="0" w:space="0" w:color="auto"/>
        <w:left w:val="none" w:sz="0" w:space="0" w:color="auto"/>
        <w:bottom w:val="none" w:sz="0" w:space="0" w:color="auto"/>
        <w:right w:val="none" w:sz="0" w:space="0" w:color="auto"/>
      </w:divBdr>
    </w:div>
    <w:div w:id="474224797">
      <w:marLeft w:val="640"/>
      <w:marRight w:val="0"/>
      <w:marTop w:val="0"/>
      <w:marBottom w:val="0"/>
      <w:divBdr>
        <w:top w:val="none" w:sz="0" w:space="0" w:color="auto"/>
        <w:left w:val="none" w:sz="0" w:space="0" w:color="auto"/>
        <w:bottom w:val="none" w:sz="0" w:space="0" w:color="auto"/>
        <w:right w:val="none" w:sz="0" w:space="0" w:color="auto"/>
      </w:divBdr>
    </w:div>
    <w:div w:id="474299596">
      <w:marLeft w:val="640"/>
      <w:marRight w:val="0"/>
      <w:marTop w:val="0"/>
      <w:marBottom w:val="0"/>
      <w:divBdr>
        <w:top w:val="none" w:sz="0" w:space="0" w:color="auto"/>
        <w:left w:val="none" w:sz="0" w:space="0" w:color="auto"/>
        <w:bottom w:val="none" w:sz="0" w:space="0" w:color="auto"/>
        <w:right w:val="none" w:sz="0" w:space="0" w:color="auto"/>
      </w:divBdr>
    </w:div>
    <w:div w:id="474303600">
      <w:marLeft w:val="640"/>
      <w:marRight w:val="0"/>
      <w:marTop w:val="0"/>
      <w:marBottom w:val="0"/>
      <w:divBdr>
        <w:top w:val="none" w:sz="0" w:space="0" w:color="auto"/>
        <w:left w:val="none" w:sz="0" w:space="0" w:color="auto"/>
        <w:bottom w:val="none" w:sz="0" w:space="0" w:color="auto"/>
        <w:right w:val="none" w:sz="0" w:space="0" w:color="auto"/>
      </w:divBdr>
    </w:div>
    <w:div w:id="474371827">
      <w:marLeft w:val="640"/>
      <w:marRight w:val="0"/>
      <w:marTop w:val="0"/>
      <w:marBottom w:val="0"/>
      <w:divBdr>
        <w:top w:val="none" w:sz="0" w:space="0" w:color="auto"/>
        <w:left w:val="none" w:sz="0" w:space="0" w:color="auto"/>
        <w:bottom w:val="none" w:sz="0" w:space="0" w:color="auto"/>
        <w:right w:val="none" w:sz="0" w:space="0" w:color="auto"/>
      </w:divBdr>
    </w:div>
    <w:div w:id="474377786">
      <w:marLeft w:val="640"/>
      <w:marRight w:val="0"/>
      <w:marTop w:val="0"/>
      <w:marBottom w:val="0"/>
      <w:divBdr>
        <w:top w:val="none" w:sz="0" w:space="0" w:color="auto"/>
        <w:left w:val="none" w:sz="0" w:space="0" w:color="auto"/>
        <w:bottom w:val="none" w:sz="0" w:space="0" w:color="auto"/>
        <w:right w:val="none" w:sz="0" w:space="0" w:color="auto"/>
      </w:divBdr>
    </w:div>
    <w:div w:id="474418182">
      <w:marLeft w:val="640"/>
      <w:marRight w:val="0"/>
      <w:marTop w:val="0"/>
      <w:marBottom w:val="0"/>
      <w:divBdr>
        <w:top w:val="none" w:sz="0" w:space="0" w:color="auto"/>
        <w:left w:val="none" w:sz="0" w:space="0" w:color="auto"/>
        <w:bottom w:val="none" w:sz="0" w:space="0" w:color="auto"/>
        <w:right w:val="none" w:sz="0" w:space="0" w:color="auto"/>
      </w:divBdr>
    </w:div>
    <w:div w:id="474490512">
      <w:marLeft w:val="640"/>
      <w:marRight w:val="0"/>
      <w:marTop w:val="0"/>
      <w:marBottom w:val="0"/>
      <w:divBdr>
        <w:top w:val="none" w:sz="0" w:space="0" w:color="auto"/>
        <w:left w:val="none" w:sz="0" w:space="0" w:color="auto"/>
        <w:bottom w:val="none" w:sz="0" w:space="0" w:color="auto"/>
        <w:right w:val="none" w:sz="0" w:space="0" w:color="auto"/>
      </w:divBdr>
    </w:div>
    <w:div w:id="474495363">
      <w:marLeft w:val="640"/>
      <w:marRight w:val="0"/>
      <w:marTop w:val="0"/>
      <w:marBottom w:val="0"/>
      <w:divBdr>
        <w:top w:val="none" w:sz="0" w:space="0" w:color="auto"/>
        <w:left w:val="none" w:sz="0" w:space="0" w:color="auto"/>
        <w:bottom w:val="none" w:sz="0" w:space="0" w:color="auto"/>
        <w:right w:val="none" w:sz="0" w:space="0" w:color="auto"/>
      </w:divBdr>
    </w:div>
    <w:div w:id="474495381">
      <w:marLeft w:val="640"/>
      <w:marRight w:val="0"/>
      <w:marTop w:val="0"/>
      <w:marBottom w:val="0"/>
      <w:divBdr>
        <w:top w:val="none" w:sz="0" w:space="0" w:color="auto"/>
        <w:left w:val="none" w:sz="0" w:space="0" w:color="auto"/>
        <w:bottom w:val="none" w:sz="0" w:space="0" w:color="auto"/>
        <w:right w:val="none" w:sz="0" w:space="0" w:color="auto"/>
      </w:divBdr>
    </w:div>
    <w:div w:id="474565593">
      <w:marLeft w:val="640"/>
      <w:marRight w:val="0"/>
      <w:marTop w:val="0"/>
      <w:marBottom w:val="0"/>
      <w:divBdr>
        <w:top w:val="none" w:sz="0" w:space="0" w:color="auto"/>
        <w:left w:val="none" w:sz="0" w:space="0" w:color="auto"/>
        <w:bottom w:val="none" w:sz="0" w:space="0" w:color="auto"/>
        <w:right w:val="none" w:sz="0" w:space="0" w:color="auto"/>
      </w:divBdr>
    </w:div>
    <w:div w:id="474572011">
      <w:marLeft w:val="640"/>
      <w:marRight w:val="0"/>
      <w:marTop w:val="0"/>
      <w:marBottom w:val="0"/>
      <w:divBdr>
        <w:top w:val="none" w:sz="0" w:space="0" w:color="auto"/>
        <w:left w:val="none" w:sz="0" w:space="0" w:color="auto"/>
        <w:bottom w:val="none" w:sz="0" w:space="0" w:color="auto"/>
        <w:right w:val="none" w:sz="0" w:space="0" w:color="auto"/>
      </w:divBdr>
    </w:div>
    <w:div w:id="474641794">
      <w:bodyDiv w:val="1"/>
      <w:marLeft w:val="0"/>
      <w:marRight w:val="0"/>
      <w:marTop w:val="0"/>
      <w:marBottom w:val="0"/>
      <w:divBdr>
        <w:top w:val="none" w:sz="0" w:space="0" w:color="auto"/>
        <w:left w:val="none" w:sz="0" w:space="0" w:color="auto"/>
        <w:bottom w:val="none" w:sz="0" w:space="0" w:color="auto"/>
        <w:right w:val="none" w:sz="0" w:space="0" w:color="auto"/>
      </w:divBdr>
    </w:div>
    <w:div w:id="474643497">
      <w:marLeft w:val="640"/>
      <w:marRight w:val="0"/>
      <w:marTop w:val="0"/>
      <w:marBottom w:val="0"/>
      <w:divBdr>
        <w:top w:val="none" w:sz="0" w:space="0" w:color="auto"/>
        <w:left w:val="none" w:sz="0" w:space="0" w:color="auto"/>
        <w:bottom w:val="none" w:sz="0" w:space="0" w:color="auto"/>
        <w:right w:val="none" w:sz="0" w:space="0" w:color="auto"/>
      </w:divBdr>
    </w:div>
    <w:div w:id="474681468">
      <w:marLeft w:val="640"/>
      <w:marRight w:val="0"/>
      <w:marTop w:val="0"/>
      <w:marBottom w:val="0"/>
      <w:divBdr>
        <w:top w:val="none" w:sz="0" w:space="0" w:color="auto"/>
        <w:left w:val="none" w:sz="0" w:space="0" w:color="auto"/>
        <w:bottom w:val="none" w:sz="0" w:space="0" w:color="auto"/>
        <w:right w:val="none" w:sz="0" w:space="0" w:color="auto"/>
      </w:divBdr>
    </w:div>
    <w:div w:id="474686483">
      <w:marLeft w:val="640"/>
      <w:marRight w:val="0"/>
      <w:marTop w:val="0"/>
      <w:marBottom w:val="0"/>
      <w:divBdr>
        <w:top w:val="none" w:sz="0" w:space="0" w:color="auto"/>
        <w:left w:val="none" w:sz="0" w:space="0" w:color="auto"/>
        <w:bottom w:val="none" w:sz="0" w:space="0" w:color="auto"/>
        <w:right w:val="none" w:sz="0" w:space="0" w:color="auto"/>
      </w:divBdr>
    </w:div>
    <w:div w:id="474688559">
      <w:marLeft w:val="640"/>
      <w:marRight w:val="0"/>
      <w:marTop w:val="0"/>
      <w:marBottom w:val="0"/>
      <w:divBdr>
        <w:top w:val="none" w:sz="0" w:space="0" w:color="auto"/>
        <w:left w:val="none" w:sz="0" w:space="0" w:color="auto"/>
        <w:bottom w:val="none" w:sz="0" w:space="0" w:color="auto"/>
        <w:right w:val="none" w:sz="0" w:space="0" w:color="auto"/>
      </w:divBdr>
    </w:div>
    <w:div w:id="474762919">
      <w:marLeft w:val="640"/>
      <w:marRight w:val="0"/>
      <w:marTop w:val="0"/>
      <w:marBottom w:val="0"/>
      <w:divBdr>
        <w:top w:val="none" w:sz="0" w:space="0" w:color="auto"/>
        <w:left w:val="none" w:sz="0" w:space="0" w:color="auto"/>
        <w:bottom w:val="none" w:sz="0" w:space="0" w:color="auto"/>
        <w:right w:val="none" w:sz="0" w:space="0" w:color="auto"/>
      </w:divBdr>
    </w:div>
    <w:div w:id="474839048">
      <w:marLeft w:val="640"/>
      <w:marRight w:val="0"/>
      <w:marTop w:val="0"/>
      <w:marBottom w:val="0"/>
      <w:divBdr>
        <w:top w:val="none" w:sz="0" w:space="0" w:color="auto"/>
        <w:left w:val="none" w:sz="0" w:space="0" w:color="auto"/>
        <w:bottom w:val="none" w:sz="0" w:space="0" w:color="auto"/>
        <w:right w:val="none" w:sz="0" w:space="0" w:color="auto"/>
      </w:divBdr>
    </w:div>
    <w:div w:id="474881053">
      <w:marLeft w:val="640"/>
      <w:marRight w:val="0"/>
      <w:marTop w:val="0"/>
      <w:marBottom w:val="0"/>
      <w:divBdr>
        <w:top w:val="none" w:sz="0" w:space="0" w:color="auto"/>
        <w:left w:val="none" w:sz="0" w:space="0" w:color="auto"/>
        <w:bottom w:val="none" w:sz="0" w:space="0" w:color="auto"/>
        <w:right w:val="none" w:sz="0" w:space="0" w:color="auto"/>
      </w:divBdr>
    </w:div>
    <w:div w:id="474954380">
      <w:marLeft w:val="640"/>
      <w:marRight w:val="0"/>
      <w:marTop w:val="0"/>
      <w:marBottom w:val="0"/>
      <w:divBdr>
        <w:top w:val="none" w:sz="0" w:space="0" w:color="auto"/>
        <w:left w:val="none" w:sz="0" w:space="0" w:color="auto"/>
        <w:bottom w:val="none" w:sz="0" w:space="0" w:color="auto"/>
        <w:right w:val="none" w:sz="0" w:space="0" w:color="auto"/>
      </w:divBdr>
    </w:div>
    <w:div w:id="474955310">
      <w:marLeft w:val="640"/>
      <w:marRight w:val="0"/>
      <w:marTop w:val="0"/>
      <w:marBottom w:val="0"/>
      <w:divBdr>
        <w:top w:val="none" w:sz="0" w:space="0" w:color="auto"/>
        <w:left w:val="none" w:sz="0" w:space="0" w:color="auto"/>
        <w:bottom w:val="none" w:sz="0" w:space="0" w:color="auto"/>
        <w:right w:val="none" w:sz="0" w:space="0" w:color="auto"/>
      </w:divBdr>
    </w:div>
    <w:div w:id="474955444">
      <w:marLeft w:val="640"/>
      <w:marRight w:val="0"/>
      <w:marTop w:val="0"/>
      <w:marBottom w:val="0"/>
      <w:divBdr>
        <w:top w:val="none" w:sz="0" w:space="0" w:color="auto"/>
        <w:left w:val="none" w:sz="0" w:space="0" w:color="auto"/>
        <w:bottom w:val="none" w:sz="0" w:space="0" w:color="auto"/>
        <w:right w:val="none" w:sz="0" w:space="0" w:color="auto"/>
      </w:divBdr>
    </w:div>
    <w:div w:id="475028148">
      <w:marLeft w:val="640"/>
      <w:marRight w:val="0"/>
      <w:marTop w:val="0"/>
      <w:marBottom w:val="0"/>
      <w:divBdr>
        <w:top w:val="none" w:sz="0" w:space="0" w:color="auto"/>
        <w:left w:val="none" w:sz="0" w:space="0" w:color="auto"/>
        <w:bottom w:val="none" w:sz="0" w:space="0" w:color="auto"/>
        <w:right w:val="none" w:sz="0" w:space="0" w:color="auto"/>
      </w:divBdr>
    </w:div>
    <w:div w:id="475031691">
      <w:marLeft w:val="640"/>
      <w:marRight w:val="0"/>
      <w:marTop w:val="0"/>
      <w:marBottom w:val="0"/>
      <w:divBdr>
        <w:top w:val="none" w:sz="0" w:space="0" w:color="auto"/>
        <w:left w:val="none" w:sz="0" w:space="0" w:color="auto"/>
        <w:bottom w:val="none" w:sz="0" w:space="0" w:color="auto"/>
        <w:right w:val="none" w:sz="0" w:space="0" w:color="auto"/>
      </w:divBdr>
    </w:div>
    <w:div w:id="475099994">
      <w:marLeft w:val="640"/>
      <w:marRight w:val="0"/>
      <w:marTop w:val="0"/>
      <w:marBottom w:val="0"/>
      <w:divBdr>
        <w:top w:val="none" w:sz="0" w:space="0" w:color="auto"/>
        <w:left w:val="none" w:sz="0" w:space="0" w:color="auto"/>
        <w:bottom w:val="none" w:sz="0" w:space="0" w:color="auto"/>
        <w:right w:val="none" w:sz="0" w:space="0" w:color="auto"/>
      </w:divBdr>
    </w:div>
    <w:div w:id="475219507">
      <w:marLeft w:val="640"/>
      <w:marRight w:val="0"/>
      <w:marTop w:val="0"/>
      <w:marBottom w:val="0"/>
      <w:divBdr>
        <w:top w:val="none" w:sz="0" w:space="0" w:color="auto"/>
        <w:left w:val="none" w:sz="0" w:space="0" w:color="auto"/>
        <w:bottom w:val="none" w:sz="0" w:space="0" w:color="auto"/>
        <w:right w:val="none" w:sz="0" w:space="0" w:color="auto"/>
      </w:divBdr>
    </w:div>
    <w:div w:id="475227181">
      <w:marLeft w:val="640"/>
      <w:marRight w:val="0"/>
      <w:marTop w:val="0"/>
      <w:marBottom w:val="0"/>
      <w:divBdr>
        <w:top w:val="none" w:sz="0" w:space="0" w:color="auto"/>
        <w:left w:val="none" w:sz="0" w:space="0" w:color="auto"/>
        <w:bottom w:val="none" w:sz="0" w:space="0" w:color="auto"/>
        <w:right w:val="none" w:sz="0" w:space="0" w:color="auto"/>
      </w:divBdr>
    </w:div>
    <w:div w:id="475267123">
      <w:marLeft w:val="640"/>
      <w:marRight w:val="0"/>
      <w:marTop w:val="0"/>
      <w:marBottom w:val="0"/>
      <w:divBdr>
        <w:top w:val="none" w:sz="0" w:space="0" w:color="auto"/>
        <w:left w:val="none" w:sz="0" w:space="0" w:color="auto"/>
        <w:bottom w:val="none" w:sz="0" w:space="0" w:color="auto"/>
        <w:right w:val="none" w:sz="0" w:space="0" w:color="auto"/>
      </w:divBdr>
    </w:div>
    <w:div w:id="475299445">
      <w:marLeft w:val="640"/>
      <w:marRight w:val="0"/>
      <w:marTop w:val="0"/>
      <w:marBottom w:val="0"/>
      <w:divBdr>
        <w:top w:val="none" w:sz="0" w:space="0" w:color="auto"/>
        <w:left w:val="none" w:sz="0" w:space="0" w:color="auto"/>
        <w:bottom w:val="none" w:sz="0" w:space="0" w:color="auto"/>
        <w:right w:val="none" w:sz="0" w:space="0" w:color="auto"/>
      </w:divBdr>
    </w:div>
    <w:div w:id="475341487">
      <w:marLeft w:val="640"/>
      <w:marRight w:val="0"/>
      <w:marTop w:val="0"/>
      <w:marBottom w:val="0"/>
      <w:divBdr>
        <w:top w:val="none" w:sz="0" w:space="0" w:color="auto"/>
        <w:left w:val="none" w:sz="0" w:space="0" w:color="auto"/>
        <w:bottom w:val="none" w:sz="0" w:space="0" w:color="auto"/>
        <w:right w:val="none" w:sz="0" w:space="0" w:color="auto"/>
      </w:divBdr>
    </w:div>
    <w:div w:id="475344329">
      <w:marLeft w:val="640"/>
      <w:marRight w:val="0"/>
      <w:marTop w:val="0"/>
      <w:marBottom w:val="0"/>
      <w:divBdr>
        <w:top w:val="none" w:sz="0" w:space="0" w:color="auto"/>
        <w:left w:val="none" w:sz="0" w:space="0" w:color="auto"/>
        <w:bottom w:val="none" w:sz="0" w:space="0" w:color="auto"/>
        <w:right w:val="none" w:sz="0" w:space="0" w:color="auto"/>
      </w:divBdr>
    </w:div>
    <w:div w:id="475414033">
      <w:marLeft w:val="640"/>
      <w:marRight w:val="0"/>
      <w:marTop w:val="0"/>
      <w:marBottom w:val="0"/>
      <w:divBdr>
        <w:top w:val="none" w:sz="0" w:space="0" w:color="auto"/>
        <w:left w:val="none" w:sz="0" w:space="0" w:color="auto"/>
        <w:bottom w:val="none" w:sz="0" w:space="0" w:color="auto"/>
        <w:right w:val="none" w:sz="0" w:space="0" w:color="auto"/>
      </w:divBdr>
    </w:div>
    <w:div w:id="475415819">
      <w:marLeft w:val="640"/>
      <w:marRight w:val="0"/>
      <w:marTop w:val="0"/>
      <w:marBottom w:val="0"/>
      <w:divBdr>
        <w:top w:val="none" w:sz="0" w:space="0" w:color="auto"/>
        <w:left w:val="none" w:sz="0" w:space="0" w:color="auto"/>
        <w:bottom w:val="none" w:sz="0" w:space="0" w:color="auto"/>
        <w:right w:val="none" w:sz="0" w:space="0" w:color="auto"/>
      </w:divBdr>
    </w:div>
    <w:div w:id="475606606">
      <w:marLeft w:val="640"/>
      <w:marRight w:val="0"/>
      <w:marTop w:val="0"/>
      <w:marBottom w:val="0"/>
      <w:divBdr>
        <w:top w:val="none" w:sz="0" w:space="0" w:color="auto"/>
        <w:left w:val="none" w:sz="0" w:space="0" w:color="auto"/>
        <w:bottom w:val="none" w:sz="0" w:space="0" w:color="auto"/>
        <w:right w:val="none" w:sz="0" w:space="0" w:color="auto"/>
      </w:divBdr>
    </w:div>
    <w:div w:id="475610847">
      <w:marLeft w:val="640"/>
      <w:marRight w:val="0"/>
      <w:marTop w:val="0"/>
      <w:marBottom w:val="0"/>
      <w:divBdr>
        <w:top w:val="none" w:sz="0" w:space="0" w:color="auto"/>
        <w:left w:val="none" w:sz="0" w:space="0" w:color="auto"/>
        <w:bottom w:val="none" w:sz="0" w:space="0" w:color="auto"/>
        <w:right w:val="none" w:sz="0" w:space="0" w:color="auto"/>
      </w:divBdr>
    </w:div>
    <w:div w:id="475683137">
      <w:marLeft w:val="640"/>
      <w:marRight w:val="0"/>
      <w:marTop w:val="0"/>
      <w:marBottom w:val="0"/>
      <w:divBdr>
        <w:top w:val="none" w:sz="0" w:space="0" w:color="auto"/>
        <w:left w:val="none" w:sz="0" w:space="0" w:color="auto"/>
        <w:bottom w:val="none" w:sz="0" w:space="0" w:color="auto"/>
        <w:right w:val="none" w:sz="0" w:space="0" w:color="auto"/>
      </w:divBdr>
    </w:div>
    <w:div w:id="475800542">
      <w:marLeft w:val="640"/>
      <w:marRight w:val="0"/>
      <w:marTop w:val="0"/>
      <w:marBottom w:val="0"/>
      <w:divBdr>
        <w:top w:val="none" w:sz="0" w:space="0" w:color="auto"/>
        <w:left w:val="none" w:sz="0" w:space="0" w:color="auto"/>
        <w:bottom w:val="none" w:sz="0" w:space="0" w:color="auto"/>
        <w:right w:val="none" w:sz="0" w:space="0" w:color="auto"/>
      </w:divBdr>
    </w:div>
    <w:div w:id="475803370">
      <w:marLeft w:val="640"/>
      <w:marRight w:val="0"/>
      <w:marTop w:val="0"/>
      <w:marBottom w:val="0"/>
      <w:divBdr>
        <w:top w:val="none" w:sz="0" w:space="0" w:color="auto"/>
        <w:left w:val="none" w:sz="0" w:space="0" w:color="auto"/>
        <w:bottom w:val="none" w:sz="0" w:space="0" w:color="auto"/>
        <w:right w:val="none" w:sz="0" w:space="0" w:color="auto"/>
      </w:divBdr>
    </w:div>
    <w:div w:id="475803432">
      <w:marLeft w:val="640"/>
      <w:marRight w:val="0"/>
      <w:marTop w:val="0"/>
      <w:marBottom w:val="0"/>
      <w:divBdr>
        <w:top w:val="none" w:sz="0" w:space="0" w:color="auto"/>
        <w:left w:val="none" w:sz="0" w:space="0" w:color="auto"/>
        <w:bottom w:val="none" w:sz="0" w:space="0" w:color="auto"/>
        <w:right w:val="none" w:sz="0" w:space="0" w:color="auto"/>
      </w:divBdr>
    </w:div>
    <w:div w:id="475803982">
      <w:marLeft w:val="640"/>
      <w:marRight w:val="0"/>
      <w:marTop w:val="0"/>
      <w:marBottom w:val="0"/>
      <w:divBdr>
        <w:top w:val="none" w:sz="0" w:space="0" w:color="auto"/>
        <w:left w:val="none" w:sz="0" w:space="0" w:color="auto"/>
        <w:bottom w:val="none" w:sz="0" w:space="0" w:color="auto"/>
        <w:right w:val="none" w:sz="0" w:space="0" w:color="auto"/>
      </w:divBdr>
    </w:div>
    <w:div w:id="475873540">
      <w:marLeft w:val="640"/>
      <w:marRight w:val="0"/>
      <w:marTop w:val="0"/>
      <w:marBottom w:val="0"/>
      <w:divBdr>
        <w:top w:val="none" w:sz="0" w:space="0" w:color="auto"/>
        <w:left w:val="none" w:sz="0" w:space="0" w:color="auto"/>
        <w:bottom w:val="none" w:sz="0" w:space="0" w:color="auto"/>
        <w:right w:val="none" w:sz="0" w:space="0" w:color="auto"/>
      </w:divBdr>
    </w:div>
    <w:div w:id="475876316">
      <w:marLeft w:val="640"/>
      <w:marRight w:val="0"/>
      <w:marTop w:val="0"/>
      <w:marBottom w:val="0"/>
      <w:divBdr>
        <w:top w:val="none" w:sz="0" w:space="0" w:color="auto"/>
        <w:left w:val="none" w:sz="0" w:space="0" w:color="auto"/>
        <w:bottom w:val="none" w:sz="0" w:space="0" w:color="auto"/>
        <w:right w:val="none" w:sz="0" w:space="0" w:color="auto"/>
      </w:divBdr>
    </w:div>
    <w:div w:id="475881552">
      <w:marLeft w:val="640"/>
      <w:marRight w:val="0"/>
      <w:marTop w:val="0"/>
      <w:marBottom w:val="0"/>
      <w:divBdr>
        <w:top w:val="none" w:sz="0" w:space="0" w:color="auto"/>
        <w:left w:val="none" w:sz="0" w:space="0" w:color="auto"/>
        <w:bottom w:val="none" w:sz="0" w:space="0" w:color="auto"/>
        <w:right w:val="none" w:sz="0" w:space="0" w:color="auto"/>
      </w:divBdr>
    </w:div>
    <w:div w:id="475948924">
      <w:marLeft w:val="640"/>
      <w:marRight w:val="0"/>
      <w:marTop w:val="0"/>
      <w:marBottom w:val="0"/>
      <w:divBdr>
        <w:top w:val="none" w:sz="0" w:space="0" w:color="auto"/>
        <w:left w:val="none" w:sz="0" w:space="0" w:color="auto"/>
        <w:bottom w:val="none" w:sz="0" w:space="0" w:color="auto"/>
        <w:right w:val="none" w:sz="0" w:space="0" w:color="auto"/>
      </w:divBdr>
    </w:div>
    <w:div w:id="475951745">
      <w:marLeft w:val="640"/>
      <w:marRight w:val="0"/>
      <w:marTop w:val="0"/>
      <w:marBottom w:val="0"/>
      <w:divBdr>
        <w:top w:val="none" w:sz="0" w:space="0" w:color="auto"/>
        <w:left w:val="none" w:sz="0" w:space="0" w:color="auto"/>
        <w:bottom w:val="none" w:sz="0" w:space="0" w:color="auto"/>
        <w:right w:val="none" w:sz="0" w:space="0" w:color="auto"/>
      </w:divBdr>
    </w:div>
    <w:div w:id="475952511">
      <w:marLeft w:val="640"/>
      <w:marRight w:val="0"/>
      <w:marTop w:val="0"/>
      <w:marBottom w:val="0"/>
      <w:divBdr>
        <w:top w:val="none" w:sz="0" w:space="0" w:color="auto"/>
        <w:left w:val="none" w:sz="0" w:space="0" w:color="auto"/>
        <w:bottom w:val="none" w:sz="0" w:space="0" w:color="auto"/>
        <w:right w:val="none" w:sz="0" w:space="0" w:color="auto"/>
      </w:divBdr>
    </w:div>
    <w:div w:id="475997636">
      <w:marLeft w:val="640"/>
      <w:marRight w:val="0"/>
      <w:marTop w:val="0"/>
      <w:marBottom w:val="0"/>
      <w:divBdr>
        <w:top w:val="none" w:sz="0" w:space="0" w:color="auto"/>
        <w:left w:val="none" w:sz="0" w:space="0" w:color="auto"/>
        <w:bottom w:val="none" w:sz="0" w:space="0" w:color="auto"/>
        <w:right w:val="none" w:sz="0" w:space="0" w:color="auto"/>
      </w:divBdr>
    </w:div>
    <w:div w:id="476066993">
      <w:marLeft w:val="640"/>
      <w:marRight w:val="0"/>
      <w:marTop w:val="0"/>
      <w:marBottom w:val="0"/>
      <w:divBdr>
        <w:top w:val="none" w:sz="0" w:space="0" w:color="auto"/>
        <w:left w:val="none" w:sz="0" w:space="0" w:color="auto"/>
        <w:bottom w:val="none" w:sz="0" w:space="0" w:color="auto"/>
        <w:right w:val="none" w:sz="0" w:space="0" w:color="auto"/>
      </w:divBdr>
    </w:div>
    <w:div w:id="476070390">
      <w:marLeft w:val="640"/>
      <w:marRight w:val="0"/>
      <w:marTop w:val="0"/>
      <w:marBottom w:val="0"/>
      <w:divBdr>
        <w:top w:val="none" w:sz="0" w:space="0" w:color="auto"/>
        <w:left w:val="none" w:sz="0" w:space="0" w:color="auto"/>
        <w:bottom w:val="none" w:sz="0" w:space="0" w:color="auto"/>
        <w:right w:val="none" w:sz="0" w:space="0" w:color="auto"/>
      </w:divBdr>
    </w:div>
    <w:div w:id="476071775">
      <w:marLeft w:val="640"/>
      <w:marRight w:val="0"/>
      <w:marTop w:val="0"/>
      <w:marBottom w:val="0"/>
      <w:divBdr>
        <w:top w:val="none" w:sz="0" w:space="0" w:color="auto"/>
        <w:left w:val="none" w:sz="0" w:space="0" w:color="auto"/>
        <w:bottom w:val="none" w:sz="0" w:space="0" w:color="auto"/>
        <w:right w:val="none" w:sz="0" w:space="0" w:color="auto"/>
      </w:divBdr>
    </w:div>
    <w:div w:id="476143290">
      <w:marLeft w:val="640"/>
      <w:marRight w:val="0"/>
      <w:marTop w:val="0"/>
      <w:marBottom w:val="0"/>
      <w:divBdr>
        <w:top w:val="none" w:sz="0" w:space="0" w:color="auto"/>
        <w:left w:val="none" w:sz="0" w:space="0" w:color="auto"/>
        <w:bottom w:val="none" w:sz="0" w:space="0" w:color="auto"/>
        <w:right w:val="none" w:sz="0" w:space="0" w:color="auto"/>
      </w:divBdr>
    </w:div>
    <w:div w:id="476188570">
      <w:marLeft w:val="640"/>
      <w:marRight w:val="0"/>
      <w:marTop w:val="0"/>
      <w:marBottom w:val="0"/>
      <w:divBdr>
        <w:top w:val="none" w:sz="0" w:space="0" w:color="auto"/>
        <w:left w:val="none" w:sz="0" w:space="0" w:color="auto"/>
        <w:bottom w:val="none" w:sz="0" w:space="0" w:color="auto"/>
        <w:right w:val="none" w:sz="0" w:space="0" w:color="auto"/>
      </w:divBdr>
    </w:div>
    <w:div w:id="476384116">
      <w:marLeft w:val="640"/>
      <w:marRight w:val="0"/>
      <w:marTop w:val="0"/>
      <w:marBottom w:val="0"/>
      <w:divBdr>
        <w:top w:val="none" w:sz="0" w:space="0" w:color="auto"/>
        <w:left w:val="none" w:sz="0" w:space="0" w:color="auto"/>
        <w:bottom w:val="none" w:sz="0" w:space="0" w:color="auto"/>
        <w:right w:val="none" w:sz="0" w:space="0" w:color="auto"/>
      </w:divBdr>
    </w:div>
    <w:div w:id="476413717">
      <w:marLeft w:val="640"/>
      <w:marRight w:val="0"/>
      <w:marTop w:val="0"/>
      <w:marBottom w:val="0"/>
      <w:divBdr>
        <w:top w:val="none" w:sz="0" w:space="0" w:color="auto"/>
        <w:left w:val="none" w:sz="0" w:space="0" w:color="auto"/>
        <w:bottom w:val="none" w:sz="0" w:space="0" w:color="auto"/>
        <w:right w:val="none" w:sz="0" w:space="0" w:color="auto"/>
      </w:divBdr>
    </w:div>
    <w:div w:id="476454848">
      <w:marLeft w:val="640"/>
      <w:marRight w:val="0"/>
      <w:marTop w:val="0"/>
      <w:marBottom w:val="0"/>
      <w:divBdr>
        <w:top w:val="none" w:sz="0" w:space="0" w:color="auto"/>
        <w:left w:val="none" w:sz="0" w:space="0" w:color="auto"/>
        <w:bottom w:val="none" w:sz="0" w:space="0" w:color="auto"/>
        <w:right w:val="none" w:sz="0" w:space="0" w:color="auto"/>
      </w:divBdr>
    </w:div>
    <w:div w:id="476529354">
      <w:marLeft w:val="640"/>
      <w:marRight w:val="0"/>
      <w:marTop w:val="0"/>
      <w:marBottom w:val="0"/>
      <w:divBdr>
        <w:top w:val="none" w:sz="0" w:space="0" w:color="auto"/>
        <w:left w:val="none" w:sz="0" w:space="0" w:color="auto"/>
        <w:bottom w:val="none" w:sz="0" w:space="0" w:color="auto"/>
        <w:right w:val="none" w:sz="0" w:space="0" w:color="auto"/>
      </w:divBdr>
    </w:div>
    <w:div w:id="476537593">
      <w:marLeft w:val="640"/>
      <w:marRight w:val="0"/>
      <w:marTop w:val="0"/>
      <w:marBottom w:val="0"/>
      <w:divBdr>
        <w:top w:val="none" w:sz="0" w:space="0" w:color="auto"/>
        <w:left w:val="none" w:sz="0" w:space="0" w:color="auto"/>
        <w:bottom w:val="none" w:sz="0" w:space="0" w:color="auto"/>
        <w:right w:val="none" w:sz="0" w:space="0" w:color="auto"/>
      </w:divBdr>
    </w:div>
    <w:div w:id="476649116">
      <w:marLeft w:val="640"/>
      <w:marRight w:val="0"/>
      <w:marTop w:val="0"/>
      <w:marBottom w:val="0"/>
      <w:divBdr>
        <w:top w:val="none" w:sz="0" w:space="0" w:color="auto"/>
        <w:left w:val="none" w:sz="0" w:space="0" w:color="auto"/>
        <w:bottom w:val="none" w:sz="0" w:space="0" w:color="auto"/>
        <w:right w:val="none" w:sz="0" w:space="0" w:color="auto"/>
      </w:divBdr>
    </w:div>
    <w:div w:id="476729900">
      <w:marLeft w:val="640"/>
      <w:marRight w:val="0"/>
      <w:marTop w:val="0"/>
      <w:marBottom w:val="0"/>
      <w:divBdr>
        <w:top w:val="none" w:sz="0" w:space="0" w:color="auto"/>
        <w:left w:val="none" w:sz="0" w:space="0" w:color="auto"/>
        <w:bottom w:val="none" w:sz="0" w:space="0" w:color="auto"/>
        <w:right w:val="none" w:sz="0" w:space="0" w:color="auto"/>
      </w:divBdr>
    </w:div>
    <w:div w:id="476797233">
      <w:marLeft w:val="640"/>
      <w:marRight w:val="0"/>
      <w:marTop w:val="0"/>
      <w:marBottom w:val="0"/>
      <w:divBdr>
        <w:top w:val="none" w:sz="0" w:space="0" w:color="auto"/>
        <w:left w:val="none" w:sz="0" w:space="0" w:color="auto"/>
        <w:bottom w:val="none" w:sz="0" w:space="0" w:color="auto"/>
        <w:right w:val="none" w:sz="0" w:space="0" w:color="auto"/>
      </w:divBdr>
    </w:div>
    <w:div w:id="476924741">
      <w:marLeft w:val="640"/>
      <w:marRight w:val="0"/>
      <w:marTop w:val="0"/>
      <w:marBottom w:val="0"/>
      <w:divBdr>
        <w:top w:val="none" w:sz="0" w:space="0" w:color="auto"/>
        <w:left w:val="none" w:sz="0" w:space="0" w:color="auto"/>
        <w:bottom w:val="none" w:sz="0" w:space="0" w:color="auto"/>
        <w:right w:val="none" w:sz="0" w:space="0" w:color="auto"/>
      </w:divBdr>
    </w:div>
    <w:div w:id="477109471">
      <w:marLeft w:val="640"/>
      <w:marRight w:val="0"/>
      <w:marTop w:val="0"/>
      <w:marBottom w:val="0"/>
      <w:divBdr>
        <w:top w:val="none" w:sz="0" w:space="0" w:color="auto"/>
        <w:left w:val="none" w:sz="0" w:space="0" w:color="auto"/>
        <w:bottom w:val="none" w:sz="0" w:space="0" w:color="auto"/>
        <w:right w:val="none" w:sz="0" w:space="0" w:color="auto"/>
      </w:divBdr>
    </w:div>
    <w:div w:id="477110341">
      <w:marLeft w:val="640"/>
      <w:marRight w:val="0"/>
      <w:marTop w:val="0"/>
      <w:marBottom w:val="0"/>
      <w:divBdr>
        <w:top w:val="none" w:sz="0" w:space="0" w:color="auto"/>
        <w:left w:val="none" w:sz="0" w:space="0" w:color="auto"/>
        <w:bottom w:val="none" w:sz="0" w:space="0" w:color="auto"/>
        <w:right w:val="none" w:sz="0" w:space="0" w:color="auto"/>
      </w:divBdr>
    </w:div>
    <w:div w:id="477111599">
      <w:marLeft w:val="640"/>
      <w:marRight w:val="0"/>
      <w:marTop w:val="0"/>
      <w:marBottom w:val="0"/>
      <w:divBdr>
        <w:top w:val="none" w:sz="0" w:space="0" w:color="auto"/>
        <w:left w:val="none" w:sz="0" w:space="0" w:color="auto"/>
        <w:bottom w:val="none" w:sz="0" w:space="0" w:color="auto"/>
        <w:right w:val="none" w:sz="0" w:space="0" w:color="auto"/>
      </w:divBdr>
    </w:div>
    <w:div w:id="477191222">
      <w:marLeft w:val="640"/>
      <w:marRight w:val="0"/>
      <w:marTop w:val="0"/>
      <w:marBottom w:val="0"/>
      <w:divBdr>
        <w:top w:val="none" w:sz="0" w:space="0" w:color="auto"/>
        <w:left w:val="none" w:sz="0" w:space="0" w:color="auto"/>
        <w:bottom w:val="none" w:sz="0" w:space="0" w:color="auto"/>
        <w:right w:val="none" w:sz="0" w:space="0" w:color="auto"/>
      </w:divBdr>
    </w:div>
    <w:div w:id="477235345">
      <w:marLeft w:val="640"/>
      <w:marRight w:val="0"/>
      <w:marTop w:val="0"/>
      <w:marBottom w:val="0"/>
      <w:divBdr>
        <w:top w:val="none" w:sz="0" w:space="0" w:color="auto"/>
        <w:left w:val="none" w:sz="0" w:space="0" w:color="auto"/>
        <w:bottom w:val="none" w:sz="0" w:space="0" w:color="auto"/>
        <w:right w:val="none" w:sz="0" w:space="0" w:color="auto"/>
      </w:divBdr>
    </w:div>
    <w:div w:id="477262210">
      <w:marLeft w:val="640"/>
      <w:marRight w:val="0"/>
      <w:marTop w:val="0"/>
      <w:marBottom w:val="0"/>
      <w:divBdr>
        <w:top w:val="none" w:sz="0" w:space="0" w:color="auto"/>
        <w:left w:val="none" w:sz="0" w:space="0" w:color="auto"/>
        <w:bottom w:val="none" w:sz="0" w:space="0" w:color="auto"/>
        <w:right w:val="none" w:sz="0" w:space="0" w:color="auto"/>
      </w:divBdr>
    </w:div>
    <w:div w:id="477306872">
      <w:marLeft w:val="640"/>
      <w:marRight w:val="0"/>
      <w:marTop w:val="0"/>
      <w:marBottom w:val="0"/>
      <w:divBdr>
        <w:top w:val="none" w:sz="0" w:space="0" w:color="auto"/>
        <w:left w:val="none" w:sz="0" w:space="0" w:color="auto"/>
        <w:bottom w:val="none" w:sz="0" w:space="0" w:color="auto"/>
        <w:right w:val="none" w:sz="0" w:space="0" w:color="auto"/>
      </w:divBdr>
    </w:div>
    <w:div w:id="477308144">
      <w:marLeft w:val="640"/>
      <w:marRight w:val="0"/>
      <w:marTop w:val="0"/>
      <w:marBottom w:val="0"/>
      <w:divBdr>
        <w:top w:val="none" w:sz="0" w:space="0" w:color="auto"/>
        <w:left w:val="none" w:sz="0" w:space="0" w:color="auto"/>
        <w:bottom w:val="none" w:sz="0" w:space="0" w:color="auto"/>
        <w:right w:val="none" w:sz="0" w:space="0" w:color="auto"/>
      </w:divBdr>
    </w:div>
    <w:div w:id="477383240">
      <w:marLeft w:val="640"/>
      <w:marRight w:val="0"/>
      <w:marTop w:val="0"/>
      <w:marBottom w:val="0"/>
      <w:divBdr>
        <w:top w:val="none" w:sz="0" w:space="0" w:color="auto"/>
        <w:left w:val="none" w:sz="0" w:space="0" w:color="auto"/>
        <w:bottom w:val="none" w:sz="0" w:space="0" w:color="auto"/>
        <w:right w:val="none" w:sz="0" w:space="0" w:color="auto"/>
      </w:divBdr>
    </w:div>
    <w:div w:id="477384794">
      <w:marLeft w:val="640"/>
      <w:marRight w:val="0"/>
      <w:marTop w:val="0"/>
      <w:marBottom w:val="0"/>
      <w:divBdr>
        <w:top w:val="none" w:sz="0" w:space="0" w:color="auto"/>
        <w:left w:val="none" w:sz="0" w:space="0" w:color="auto"/>
        <w:bottom w:val="none" w:sz="0" w:space="0" w:color="auto"/>
        <w:right w:val="none" w:sz="0" w:space="0" w:color="auto"/>
      </w:divBdr>
    </w:div>
    <w:div w:id="477458192">
      <w:marLeft w:val="640"/>
      <w:marRight w:val="0"/>
      <w:marTop w:val="0"/>
      <w:marBottom w:val="0"/>
      <w:divBdr>
        <w:top w:val="none" w:sz="0" w:space="0" w:color="auto"/>
        <w:left w:val="none" w:sz="0" w:space="0" w:color="auto"/>
        <w:bottom w:val="none" w:sz="0" w:space="0" w:color="auto"/>
        <w:right w:val="none" w:sz="0" w:space="0" w:color="auto"/>
      </w:divBdr>
    </w:div>
    <w:div w:id="477496427">
      <w:marLeft w:val="640"/>
      <w:marRight w:val="0"/>
      <w:marTop w:val="0"/>
      <w:marBottom w:val="0"/>
      <w:divBdr>
        <w:top w:val="none" w:sz="0" w:space="0" w:color="auto"/>
        <w:left w:val="none" w:sz="0" w:space="0" w:color="auto"/>
        <w:bottom w:val="none" w:sz="0" w:space="0" w:color="auto"/>
        <w:right w:val="none" w:sz="0" w:space="0" w:color="auto"/>
      </w:divBdr>
    </w:div>
    <w:div w:id="477646783">
      <w:marLeft w:val="640"/>
      <w:marRight w:val="0"/>
      <w:marTop w:val="0"/>
      <w:marBottom w:val="0"/>
      <w:divBdr>
        <w:top w:val="none" w:sz="0" w:space="0" w:color="auto"/>
        <w:left w:val="none" w:sz="0" w:space="0" w:color="auto"/>
        <w:bottom w:val="none" w:sz="0" w:space="0" w:color="auto"/>
        <w:right w:val="none" w:sz="0" w:space="0" w:color="auto"/>
      </w:divBdr>
    </w:div>
    <w:div w:id="477693209">
      <w:marLeft w:val="640"/>
      <w:marRight w:val="0"/>
      <w:marTop w:val="0"/>
      <w:marBottom w:val="0"/>
      <w:divBdr>
        <w:top w:val="none" w:sz="0" w:space="0" w:color="auto"/>
        <w:left w:val="none" w:sz="0" w:space="0" w:color="auto"/>
        <w:bottom w:val="none" w:sz="0" w:space="0" w:color="auto"/>
        <w:right w:val="none" w:sz="0" w:space="0" w:color="auto"/>
      </w:divBdr>
    </w:div>
    <w:div w:id="477695412">
      <w:marLeft w:val="640"/>
      <w:marRight w:val="0"/>
      <w:marTop w:val="0"/>
      <w:marBottom w:val="0"/>
      <w:divBdr>
        <w:top w:val="none" w:sz="0" w:space="0" w:color="auto"/>
        <w:left w:val="none" w:sz="0" w:space="0" w:color="auto"/>
        <w:bottom w:val="none" w:sz="0" w:space="0" w:color="auto"/>
        <w:right w:val="none" w:sz="0" w:space="0" w:color="auto"/>
      </w:divBdr>
    </w:div>
    <w:div w:id="477844778">
      <w:marLeft w:val="640"/>
      <w:marRight w:val="0"/>
      <w:marTop w:val="0"/>
      <w:marBottom w:val="0"/>
      <w:divBdr>
        <w:top w:val="none" w:sz="0" w:space="0" w:color="auto"/>
        <w:left w:val="none" w:sz="0" w:space="0" w:color="auto"/>
        <w:bottom w:val="none" w:sz="0" w:space="0" w:color="auto"/>
        <w:right w:val="none" w:sz="0" w:space="0" w:color="auto"/>
      </w:divBdr>
    </w:div>
    <w:div w:id="477920149">
      <w:marLeft w:val="640"/>
      <w:marRight w:val="0"/>
      <w:marTop w:val="0"/>
      <w:marBottom w:val="0"/>
      <w:divBdr>
        <w:top w:val="none" w:sz="0" w:space="0" w:color="auto"/>
        <w:left w:val="none" w:sz="0" w:space="0" w:color="auto"/>
        <w:bottom w:val="none" w:sz="0" w:space="0" w:color="auto"/>
        <w:right w:val="none" w:sz="0" w:space="0" w:color="auto"/>
      </w:divBdr>
    </w:div>
    <w:div w:id="477957307">
      <w:marLeft w:val="640"/>
      <w:marRight w:val="0"/>
      <w:marTop w:val="0"/>
      <w:marBottom w:val="0"/>
      <w:divBdr>
        <w:top w:val="none" w:sz="0" w:space="0" w:color="auto"/>
        <w:left w:val="none" w:sz="0" w:space="0" w:color="auto"/>
        <w:bottom w:val="none" w:sz="0" w:space="0" w:color="auto"/>
        <w:right w:val="none" w:sz="0" w:space="0" w:color="auto"/>
      </w:divBdr>
    </w:div>
    <w:div w:id="477961833">
      <w:marLeft w:val="640"/>
      <w:marRight w:val="0"/>
      <w:marTop w:val="0"/>
      <w:marBottom w:val="0"/>
      <w:divBdr>
        <w:top w:val="none" w:sz="0" w:space="0" w:color="auto"/>
        <w:left w:val="none" w:sz="0" w:space="0" w:color="auto"/>
        <w:bottom w:val="none" w:sz="0" w:space="0" w:color="auto"/>
        <w:right w:val="none" w:sz="0" w:space="0" w:color="auto"/>
      </w:divBdr>
    </w:div>
    <w:div w:id="477965480">
      <w:marLeft w:val="640"/>
      <w:marRight w:val="0"/>
      <w:marTop w:val="0"/>
      <w:marBottom w:val="0"/>
      <w:divBdr>
        <w:top w:val="none" w:sz="0" w:space="0" w:color="auto"/>
        <w:left w:val="none" w:sz="0" w:space="0" w:color="auto"/>
        <w:bottom w:val="none" w:sz="0" w:space="0" w:color="auto"/>
        <w:right w:val="none" w:sz="0" w:space="0" w:color="auto"/>
      </w:divBdr>
    </w:div>
    <w:div w:id="478034133">
      <w:marLeft w:val="640"/>
      <w:marRight w:val="0"/>
      <w:marTop w:val="0"/>
      <w:marBottom w:val="0"/>
      <w:divBdr>
        <w:top w:val="none" w:sz="0" w:space="0" w:color="auto"/>
        <w:left w:val="none" w:sz="0" w:space="0" w:color="auto"/>
        <w:bottom w:val="none" w:sz="0" w:space="0" w:color="auto"/>
        <w:right w:val="none" w:sz="0" w:space="0" w:color="auto"/>
      </w:divBdr>
    </w:div>
    <w:div w:id="478036996">
      <w:marLeft w:val="640"/>
      <w:marRight w:val="0"/>
      <w:marTop w:val="0"/>
      <w:marBottom w:val="0"/>
      <w:divBdr>
        <w:top w:val="none" w:sz="0" w:space="0" w:color="auto"/>
        <w:left w:val="none" w:sz="0" w:space="0" w:color="auto"/>
        <w:bottom w:val="none" w:sz="0" w:space="0" w:color="auto"/>
        <w:right w:val="none" w:sz="0" w:space="0" w:color="auto"/>
      </w:divBdr>
    </w:div>
    <w:div w:id="478157326">
      <w:marLeft w:val="640"/>
      <w:marRight w:val="0"/>
      <w:marTop w:val="0"/>
      <w:marBottom w:val="0"/>
      <w:divBdr>
        <w:top w:val="none" w:sz="0" w:space="0" w:color="auto"/>
        <w:left w:val="none" w:sz="0" w:space="0" w:color="auto"/>
        <w:bottom w:val="none" w:sz="0" w:space="0" w:color="auto"/>
        <w:right w:val="none" w:sz="0" w:space="0" w:color="auto"/>
      </w:divBdr>
    </w:div>
    <w:div w:id="478232575">
      <w:marLeft w:val="640"/>
      <w:marRight w:val="0"/>
      <w:marTop w:val="0"/>
      <w:marBottom w:val="0"/>
      <w:divBdr>
        <w:top w:val="none" w:sz="0" w:space="0" w:color="auto"/>
        <w:left w:val="none" w:sz="0" w:space="0" w:color="auto"/>
        <w:bottom w:val="none" w:sz="0" w:space="0" w:color="auto"/>
        <w:right w:val="none" w:sz="0" w:space="0" w:color="auto"/>
      </w:divBdr>
    </w:div>
    <w:div w:id="478421574">
      <w:marLeft w:val="640"/>
      <w:marRight w:val="0"/>
      <w:marTop w:val="0"/>
      <w:marBottom w:val="0"/>
      <w:divBdr>
        <w:top w:val="none" w:sz="0" w:space="0" w:color="auto"/>
        <w:left w:val="none" w:sz="0" w:space="0" w:color="auto"/>
        <w:bottom w:val="none" w:sz="0" w:space="0" w:color="auto"/>
        <w:right w:val="none" w:sz="0" w:space="0" w:color="auto"/>
      </w:divBdr>
    </w:div>
    <w:div w:id="478426420">
      <w:marLeft w:val="640"/>
      <w:marRight w:val="0"/>
      <w:marTop w:val="0"/>
      <w:marBottom w:val="0"/>
      <w:divBdr>
        <w:top w:val="none" w:sz="0" w:space="0" w:color="auto"/>
        <w:left w:val="none" w:sz="0" w:space="0" w:color="auto"/>
        <w:bottom w:val="none" w:sz="0" w:space="0" w:color="auto"/>
        <w:right w:val="none" w:sz="0" w:space="0" w:color="auto"/>
      </w:divBdr>
    </w:div>
    <w:div w:id="478497920">
      <w:marLeft w:val="640"/>
      <w:marRight w:val="0"/>
      <w:marTop w:val="0"/>
      <w:marBottom w:val="0"/>
      <w:divBdr>
        <w:top w:val="none" w:sz="0" w:space="0" w:color="auto"/>
        <w:left w:val="none" w:sz="0" w:space="0" w:color="auto"/>
        <w:bottom w:val="none" w:sz="0" w:space="0" w:color="auto"/>
        <w:right w:val="none" w:sz="0" w:space="0" w:color="auto"/>
      </w:divBdr>
    </w:div>
    <w:div w:id="478569805">
      <w:marLeft w:val="640"/>
      <w:marRight w:val="0"/>
      <w:marTop w:val="0"/>
      <w:marBottom w:val="0"/>
      <w:divBdr>
        <w:top w:val="none" w:sz="0" w:space="0" w:color="auto"/>
        <w:left w:val="none" w:sz="0" w:space="0" w:color="auto"/>
        <w:bottom w:val="none" w:sz="0" w:space="0" w:color="auto"/>
        <w:right w:val="none" w:sz="0" w:space="0" w:color="auto"/>
      </w:divBdr>
    </w:div>
    <w:div w:id="478570817">
      <w:marLeft w:val="640"/>
      <w:marRight w:val="0"/>
      <w:marTop w:val="0"/>
      <w:marBottom w:val="0"/>
      <w:divBdr>
        <w:top w:val="none" w:sz="0" w:space="0" w:color="auto"/>
        <w:left w:val="none" w:sz="0" w:space="0" w:color="auto"/>
        <w:bottom w:val="none" w:sz="0" w:space="0" w:color="auto"/>
        <w:right w:val="none" w:sz="0" w:space="0" w:color="auto"/>
      </w:divBdr>
    </w:div>
    <w:div w:id="478692614">
      <w:marLeft w:val="640"/>
      <w:marRight w:val="0"/>
      <w:marTop w:val="0"/>
      <w:marBottom w:val="0"/>
      <w:divBdr>
        <w:top w:val="none" w:sz="0" w:space="0" w:color="auto"/>
        <w:left w:val="none" w:sz="0" w:space="0" w:color="auto"/>
        <w:bottom w:val="none" w:sz="0" w:space="0" w:color="auto"/>
        <w:right w:val="none" w:sz="0" w:space="0" w:color="auto"/>
      </w:divBdr>
    </w:div>
    <w:div w:id="478768834">
      <w:marLeft w:val="640"/>
      <w:marRight w:val="0"/>
      <w:marTop w:val="0"/>
      <w:marBottom w:val="0"/>
      <w:divBdr>
        <w:top w:val="none" w:sz="0" w:space="0" w:color="auto"/>
        <w:left w:val="none" w:sz="0" w:space="0" w:color="auto"/>
        <w:bottom w:val="none" w:sz="0" w:space="0" w:color="auto"/>
        <w:right w:val="none" w:sz="0" w:space="0" w:color="auto"/>
      </w:divBdr>
    </w:div>
    <w:div w:id="478771306">
      <w:marLeft w:val="640"/>
      <w:marRight w:val="0"/>
      <w:marTop w:val="0"/>
      <w:marBottom w:val="0"/>
      <w:divBdr>
        <w:top w:val="none" w:sz="0" w:space="0" w:color="auto"/>
        <w:left w:val="none" w:sz="0" w:space="0" w:color="auto"/>
        <w:bottom w:val="none" w:sz="0" w:space="0" w:color="auto"/>
        <w:right w:val="none" w:sz="0" w:space="0" w:color="auto"/>
      </w:divBdr>
    </w:div>
    <w:div w:id="478808611">
      <w:marLeft w:val="640"/>
      <w:marRight w:val="0"/>
      <w:marTop w:val="0"/>
      <w:marBottom w:val="0"/>
      <w:divBdr>
        <w:top w:val="none" w:sz="0" w:space="0" w:color="auto"/>
        <w:left w:val="none" w:sz="0" w:space="0" w:color="auto"/>
        <w:bottom w:val="none" w:sz="0" w:space="0" w:color="auto"/>
        <w:right w:val="none" w:sz="0" w:space="0" w:color="auto"/>
      </w:divBdr>
    </w:div>
    <w:div w:id="478957013">
      <w:marLeft w:val="640"/>
      <w:marRight w:val="0"/>
      <w:marTop w:val="0"/>
      <w:marBottom w:val="0"/>
      <w:divBdr>
        <w:top w:val="none" w:sz="0" w:space="0" w:color="auto"/>
        <w:left w:val="none" w:sz="0" w:space="0" w:color="auto"/>
        <w:bottom w:val="none" w:sz="0" w:space="0" w:color="auto"/>
        <w:right w:val="none" w:sz="0" w:space="0" w:color="auto"/>
      </w:divBdr>
    </w:div>
    <w:div w:id="479150207">
      <w:marLeft w:val="640"/>
      <w:marRight w:val="0"/>
      <w:marTop w:val="0"/>
      <w:marBottom w:val="0"/>
      <w:divBdr>
        <w:top w:val="none" w:sz="0" w:space="0" w:color="auto"/>
        <w:left w:val="none" w:sz="0" w:space="0" w:color="auto"/>
        <w:bottom w:val="none" w:sz="0" w:space="0" w:color="auto"/>
        <w:right w:val="none" w:sz="0" w:space="0" w:color="auto"/>
      </w:divBdr>
    </w:div>
    <w:div w:id="479150925">
      <w:marLeft w:val="640"/>
      <w:marRight w:val="0"/>
      <w:marTop w:val="0"/>
      <w:marBottom w:val="0"/>
      <w:divBdr>
        <w:top w:val="none" w:sz="0" w:space="0" w:color="auto"/>
        <w:left w:val="none" w:sz="0" w:space="0" w:color="auto"/>
        <w:bottom w:val="none" w:sz="0" w:space="0" w:color="auto"/>
        <w:right w:val="none" w:sz="0" w:space="0" w:color="auto"/>
      </w:divBdr>
    </w:div>
    <w:div w:id="479156299">
      <w:marLeft w:val="640"/>
      <w:marRight w:val="0"/>
      <w:marTop w:val="0"/>
      <w:marBottom w:val="0"/>
      <w:divBdr>
        <w:top w:val="none" w:sz="0" w:space="0" w:color="auto"/>
        <w:left w:val="none" w:sz="0" w:space="0" w:color="auto"/>
        <w:bottom w:val="none" w:sz="0" w:space="0" w:color="auto"/>
        <w:right w:val="none" w:sz="0" w:space="0" w:color="auto"/>
      </w:divBdr>
    </w:div>
    <w:div w:id="479230443">
      <w:marLeft w:val="640"/>
      <w:marRight w:val="0"/>
      <w:marTop w:val="0"/>
      <w:marBottom w:val="0"/>
      <w:divBdr>
        <w:top w:val="none" w:sz="0" w:space="0" w:color="auto"/>
        <w:left w:val="none" w:sz="0" w:space="0" w:color="auto"/>
        <w:bottom w:val="none" w:sz="0" w:space="0" w:color="auto"/>
        <w:right w:val="none" w:sz="0" w:space="0" w:color="auto"/>
      </w:divBdr>
    </w:div>
    <w:div w:id="479231871">
      <w:marLeft w:val="640"/>
      <w:marRight w:val="0"/>
      <w:marTop w:val="0"/>
      <w:marBottom w:val="0"/>
      <w:divBdr>
        <w:top w:val="none" w:sz="0" w:space="0" w:color="auto"/>
        <w:left w:val="none" w:sz="0" w:space="0" w:color="auto"/>
        <w:bottom w:val="none" w:sz="0" w:space="0" w:color="auto"/>
        <w:right w:val="none" w:sz="0" w:space="0" w:color="auto"/>
      </w:divBdr>
    </w:div>
    <w:div w:id="479352182">
      <w:marLeft w:val="640"/>
      <w:marRight w:val="0"/>
      <w:marTop w:val="0"/>
      <w:marBottom w:val="0"/>
      <w:divBdr>
        <w:top w:val="none" w:sz="0" w:space="0" w:color="auto"/>
        <w:left w:val="none" w:sz="0" w:space="0" w:color="auto"/>
        <w:bottom w:val="none" w:sz="0" w:space="0" w:color="auto"/>
        <w:right w:val="none" w:sz="0" w:space="0" w:color="auto"/>
      </w:divBdr>
    </w:div>
    <w:div w:id="479468132">
      <w:marLeft w:val="640"/>
      <w:marRight w:val="0"/>
      <w:marTop w:val="0"/>
      <w:marBottom w:val="0"/>
      <w:divBdr>
        <w:top w:val="none" w:sz="0" w:space="0" w:color="auto"/>
        <w:left w:val="none" w:sz="0" w:space="0" w:color="auto"/>
        <w:bottom w:val="none" w:sz="0" w:space="0" w:color="auto"/>
        <w:right w:val="none" w:sz="0" w:space="0" w:color="auto"/>
      </w:divBdr>
    </w:div>
    <w:div w:id="479536860">
      <w:marLeft w:val="640"/>
      <w:marRight w:val="0"/>
      <w:marTop w:val="0"/>
      <w:marBottom w:val="0"/>
      <w:divBdr>
        <w:top w:val="none" w:sz="0" w:space="0" w:color="auto"/>
        <w:left w:val="none" w:sz="0" w:space="0" w:color="auto"/>
        <w:bottom w:val="none" w:sz="0" w:space="0" w:color="auto"/>
        <w:right w:val="none" w:sz="0" w:space="0" w:color="auto"/>
      </w:divBdr>
    </w:div>
    <w:div w:id="479543102">
      <w:marLeft w:val="640"/>
      <w:marRight w:val="0"/>
      <w:marTop w:val="0"/>
      <w:marBottom w:val="0"/>
      <w:divBdr>
        <w:top w:val="none" w:sz="0" w:space="0" w:color="auto"/>
        <w:left w:val="none" w:sz="0" w:space="0" w:color="auto"/>
        <w:bottom w:val="none" w:sz="0" w:space="0" w:color="auto"/>
        <w:right w:val="none" w:sz="0" w:space="0" w:color="auto"/>
      </w:divBdr>
    </w:div>
    <w:div w:id="479615334">
      <w:marLeft w:val="640"/>
      <w:marRight w:val="0"/>
      <w:marTop w:val="0"/>
      <w:marBottom w:val="0"/>
      <w:divBdr>
        <w:top w:val="none" w:sz="0" w:space="0" w:color="auto"/>
        <w:left w:val="none" w:sz="0" w:space="0" w:color="auto"/>
        <w:bottom w:val="none" w:sz="0" w:space="0" w:color="auto"/>
        <w:right w:val="none" w:sz="0" w:space="0" w:color="auto"/>
      </w:divBdr>
    </w:div>
    <w:div w:id="479882366">
      <w:marLeft w:val="640"/>
      <w:marRight w:val="0"/>
      <w:marTop w:val="0"/>
      <w:marBottom w:val="0"/>
      <w:divBdr>
        <w:top w:val="none" w:sz="0" w:space="0" w:color="auto"/>
        <w:left w:val="none" w:sz="0" w:space="0" w:color="auto"/>
        <w:bottom w:val="none" w:sz="0" w:space="0" w:color="auto"/>
        <w:right w:val="none" w:sz="0" w:space="0" w:color="auto"/>
      </w:divBdr>
    </w:div>
    <w:div w:id="479925533">
      <w:marLeft w:val="640"/>
      <w:marRight w:val="0"/>
      <w:marTop w:val="0"/>
      <w:marBottom w:val="0"/>
      <w:divBdr>
        <w:top w:val="none" w:sz="0" w:space="0" w:color="auto"/>
        <w:left w:val="none" w:sz="0" w:space="0" w:color="auto"/>
        <w:bottom w:val="none" w:sz="0" w:space="0" w:color="auto"/>
        <w:right w:val="none" w:sz="0" w:space="0" w:color="auto"/>
      </w:divBdr>
    </w:div>
    <w:div w:id="479932018">
      <w:marLeft w:val="640"/>
      <w:marRight w:val="0"/>
      <w:marTop w:val="0"/>
      <w:marBottom w:val="0"/>
      <w:divBdr>
        <w:top w:val="none" w:sz="0" w:space="0" w:color="auto"/>
        <w:left w:val="none" w:sz="0" w:space="0" w:color="auto"/>
        <w:bottom w:val="none" w:sz="0" w:space="0" w:color="auto"/>
        <w:right w:val="none" w:sz="0" w:space="0" w:color="auto"/>
      </w:divBdr>
    </w:div>
    <w:div w:id="479999815">
      <w:marLeft w:val="640"/>
      <w:marRight w:val="0"/>
      <w:marTop w:val="0"/>
      <w:marBottom w:val="0"/>
      <w:divBdr>
        <w:top w:val="none" w:sz="0" w:space="0" w:color="auto"/>
        <w:left w:val="none" w:sz="0" w:space="0" w:color="auto"/>
        <w:bottom w:val="none" w:sz="0" w:space="0" w:color="auto"/>
        <w:right w:val="none" w:sz="0" w:space="0" w:color="auto"/>
      </w:divBdr>
    </w:div>
    <w:div w:id="480078805">
      <w:marLeft w:val="640"/>
      <w:marRight w:val="0"/>
      <w:marTop w:val="0"/>
      <w:marBottom w:val="0"/>
      <w:divBdr>
        <w:top w:val="none" w:sz="0" w:space="0" w:color="auto"/>
        <w:left w:val="none" w:sz="0" w:space="0" w:color="auto"/>
        <w:bottom w:val="none" w:sz="0" w:space="0" w:color="auto"/>
        <w:right w:val="none" w:sz="0" w:space="0" w:color="auto"/>
      </w:divBdr>
    </w:div>
    <w:div w:id="480122268">
      <w:marLeft w:val="640"/>
      <w:marRight w:val="0"/>
      <w:marTop w:val="0"/>
      <w:marBottom w:val="0"/>
      <w:divBdr>
        <w:top w:val="none" w:sz="0" w:space="0" w:color="auto"/>
        <w:left w:val="none" w:sz="0" w:space="0" w:color="auto"/>
        <w:bottom w:val="none" w:sz="0" w:space="0" w:color="auto"/>
        <w:right w:val="none" w:sz="0" w:space="0" w:color="auto"/>
      </w:divBdr>
    </w:div>
    <w:div w:id="480314246">
      <w:marLeft w:val="640"/>
      <w:marRight w:val="0"/>
      <w:marTop w:val="0"/>
      <w:marBottom w:val="0"/>
      <w:divBdr>
        <w:top w:val="none" w:sz="0" w:space="0" w:color="auto"/>
        <w:left w:val="none" w:sz="0" w:space="0" w:color="auto"/>
        <w:bottom w:val="none" w:sz="0" w:space="0" w:color="auto"/>
        <w:right w:val="none" w:sz="0" w:space="0" w:color="auto"/>
      </w:divBdr>
    </w:div>
    <w:div w:id="480344945">
      <w:marLeft w:val="640"/>
      <w:marRight w:val="0"/>
      <w:marTop w:val="0"/>
      <w:marBottom w:val="0"/>
      <w:divBdr>
        <w:top w:val="none" w:sz="0" w:space="0" w:color="auto"/>
        <w:left w:val="none" w:sz="0" w:space="0" w:color="auto"/>
        <w:bottom w:val="none" w:sz="0" w:space="0" w:color="auto"/>
        <w:right w:val="none" w:sz="0" w:space="0" w:color="auto"/>
      </w:divBdr>
    </w:div>
    <w:div w:id="480386927">
      <w:marLeft w:val="640"/>
      <w:marRight w:val="0"/>
      <w:marTop w:val="0"/>
      <w:marBottom w:val="0"/>
      <w:divBdr>
        <w:top w:val="none" w:sz="0" w:space="0" w:color="auto"/>
        <w:left w:val="none" w:sz="0" w:space="0" w:color="auto"/>
        <w:bottom w:val="none" w:sz="0" w:space="0" w:color="auto"/>
        <w:right w:val="none" w:sz="0" w:space="0" w:color="auto"/>
      </w:divBdr>
    </w:div>
    <w:div w:id="480389195">
      <w:marLeft w:val="640"/>
      <w:marRight w:val="0"/>
      <w:marTop w:val="0"/>
      <w:marBottom w:val="0"/>
      <w:divBdr>
        <w:top w:val="none" w:sz="0" w:space="0" w:color="auto"/>
        <w:left w:val="none" w:sz="0" w:space="0" w:color="auto"/>
        <w:bottom w:val="none" w:sz="0" w:space="0" w:color="auto"/>
        <w:right w:val="none" w:sz="0" w:space="0" w:color="auto"/>
      </w:divBdr>
    </w:div>
    <w:div w:id="480394455">
      <w:marLeft w:val="640"/>
      <w:marRight w:val="0"/>
      <w:marTop w:val="0"/>
      <w:marBottom w:val="0"/>
      <w:divBdr>
        <w:top w:val="none" w:sz="0" w:space="0" w:color="auto"/>
        <w:left w:val="none" w:sz="0" w:space="0" w:color="auto"/>
        <w:bottom w:val="none" w:sz="0" w:space="0" w:color="auto"/>
        <w:right w:val="none" w:sz="0" w:space="0" w:color="auto"/>
      </w:divBdr>
    </w:div>
    <w:div w:id="480466845">
      <w:marLeft w:val="640"/>
      <w:marRight w:val="0"/>
      <w:marTop w:val="0"/>
      <w:marBottom w:val="0"/>
      <w:divBdr>
        <w:top w:val="none" w:sz="0" w:space="0" w:color="auto"/>
        <w:left w:val="none" w:sz="0" w:space="0" w:color="auto"/>
        <w:bottom w:val="none" w:sz="0" w:space="0" w:color="auto"/>
        <w:right w:val="none" w:sz="0" w:space="0" w:color="auto"/>
      </w:divBdr>
    </w:div>
    <w:div w:id="480536430">
      <w:marLeft w:val="640"/>
      <w:marRight w:val="0"/>
      <w:marTop w:val="0"/>
      <w:marBottom w:val="0"/>
      <w:divBdr>
        <w:top w:val="none" w:sz="0" w:space="0" w:color="auto"/>
        <w:left w:val="none" w:sz="0" w:space="0" w:color="auto"/>
        <w:bottom w:val="none" w:sz="0" w:space="0" w:color="auto"/>
        <w:right w:val="none" w:sz="0" w:space="0" w:color="auto"/>
      </w:divBdr>
    </w:div>
    <w:div w:id="480662954">
      <w:marLeft w:val="640"/>
      <w:marRight w:val="0"/>
      <w:marTop w:val="0"/>
      <w:marBottom w:val="0"/>
      <w:divBdr>
        <w:top w:val="none" w:sz="0" w:space="0" w:color="auto"/>
        <w:left w:val="none" w:sz="0" w:space="0" w:color="auto"/>
        <w:bottom w:val="none" w:sz="0" w:space="0" w:color="auto"/>
        <w:right w:val="none" w:sz="0" w:space="0" w:color="auto"/>
      </w:divBdr>
    </w:div>
    <w:div w:id="480736496">
      <w:marLeft w:val="640"/>
      <w:marRight w:val="0"/>
      <w:marTop w:val="0"/>
      <w:marBottom w:val="0"/>
      <w:divBdr>
        <w:top w:val="none" w:sz="0" w:space="0" w:color="auto"/>
        <w:left w:val="none" w:sz="0" w:space="0" w:color="auto"/>
        <w:bottom w:val="none" w:sz="0" w:space="0" w:color="auto"/>
        <w:right w:val="none" w:sz="0" w:space="0" w:color="auto"/>
      </w:divBdr>
    </w:div>
    <w:div w:id="480736500">
      <w:marLeft w:val="640"/>
      <w:marRight w:val="0"/>
      <w:marTop w:val="0"/>
      <w:marBottom w:val="0"/>
      <w:divBdr>
        <w:top w:val="none" w:sz="0" w:space="0" w:color="auto"/>
        <w:left w:val="none" w:sz="0" w:space="0" w:color="auto"/>
        <w:bottom w:val="none" w:sz="0" w:space="0" w:color="auto"/>
        <w:right w:val="none" w:sz="0" w:space="0" w:color="auto"/>
      </w:divBdr>
    </w:div>
    <w:div w:id="480852824">
      <w:marLeft w:val="640"/>
      <w:marRight w:val="0"/>
      <w:marTop w:val="0"/>
      <w:marBottom w:val="0"/>
      <w:divBdr>
        <w:top w:val="none" w:sz="0" w:space="0" w:color="auto"/>
        <w:left w:val="none" w:sz="0" w:space="0" w:color="auto"/>
        <w:bottom w:val="none" w:sz="0" w:space="0" w:color="auto"/>
        <w:right w:val="none" w:sz="0" w:space="0" w:color="auto"/>
      </w:divBdr>
    </w:div>
    <w:div w:id="480924158">
      <w:marLeft w:val="640"/>
      <w:marRight w:val="0"/>
      <w:marTop w:val="0"/>
      <w:marBottom w:val="0"/>
      <w:divBdr>
        <w:top w:val="none" w:sz="0" w:space="0" w:color="auto"/>
        <w:left w:val="none" w:sz="0" w:space="0" w:color="auto"/>
        <w:bottom w:val="none" w:sz="0" w:space="0" w:color="auto"/>
        <w:right w:val="none" w:sz="0" w:space="0" w:color="auto"/>
      </w:divBdr>
    </w:div>
    <w:div w:id="480926396">
      <w:marLeft w:val="640"/>
      <w:marRight w:val="0"/>
      <w:marTop w:val="0"/>
      <w:marBottom w:val="0"/>
      <w:divBdr>
        <w:top w:val="none" w:sz="0" w:space="0" w:color="auto"/>
        <w:left w:val="none" w:sz="0" w:space="0" w:color="auto"/>
        <w:bottom w:val="none" w:sz="0" w:space="0" w:color="auto"/>
        <w:right w:val="none" w:sz="0" w:space="0" w:color="auto"/>
      </w:divBdr>
    </w:div>
    <w:div w:id="480970636">
      <w:marLeft w:val="640"/>
      <w:marRight w:val="0"/>
      <w:marTop w:val="0"/>
      <w:marBottom w:val="0"/>
      <w:divBdr>
        <w:top w:val="none" w:sz="0" w:space="0" w:color="auto"/>
        <w:left w:val="none" w:sz="0" w:space="0" w:color="auto"/>
        <w:bottom w:val="none" w:sz="0" w:space="0" w:color="auto"/>
        <w:right w:val="none" w:sz="0" w:space="0" w:color="auto"/>
      </w:divBdr>
    </w:div>
    <w:div w:id="481040560">
      <w:marLeft w:val="640"/>
      <w:marRight w:val="0"/>
      <w:marTop w:val="0"/>
      <w:marBottom w:val="0"/>
      <w:divBdr>
        <w:top w:val="none" w:sz="0" w:space="0" w:color="auto"/>
        <w:left w:val="none" w:sz="0" w:space="0" w:color="auto"/>
        <w:bottom w:val="none" w:sz="0" w:space="0" w:color="auto"/>
        <w:right w:val="none" w:sz="0" w:space="0" w:color="auto"/>
      </w:divBdr>
    </w:div>
    <w:div w:id="481121312">
      <w:marLeft w:val="640"/>
      <w:marRight w:val="0"/>
      <w:marTop w:val="0"/>
      <w:marBottom w:val="0"/>
      <w:divBdr>
        <w:top w:val="none" w:sz="0" w:space="0" w:color="auto"/>
        <w:left w:val="none" w:sz="0" w:space="0" w:color="auto"/>
        <w:bottom w:val="none" w:sz="0" w:space="0" w:color="auto"/>
        <w:right w:val="none" w:sz="0" w:space="0" w:color="auto"/>
      </w:divBdr>
    </w:div>
    <w:div w:id="481193924">
      <w:marLeft w:val="640"/>
      <w:marRight w:val="0"/>
      <w:marTop w:val="0"/>
      <w:marBottom w:val="0"/>
      <w:divBdr>
        <w:top w:val="none" w:sz="0" w:space="0" w:color="auto"/>
        <w:left w:val="none" w:sz="0" w:space="0" w:color="auto"/>
        <w:bottom w:val="none" w:sz="0" w:space="0" w:color="auto"/>
        <w:right w:val="none" w:sz="0" w:space="0" w:color="auto"/>
      </w:divBdr>
    </w:div>
    <w:div w:id="481196680">
      <w:marLeft w:val="640"/>
      <w:marRight w:val="0"/>
      <w:marTop w:val="0"/>
      <w:marBottom w:val="0"/>
      <w:divBdr>
        <w:top w:val="none" w:sz="0" w:space="0" w:color="auto"/>
        <w:left w:val="none" w:sz="0" w:space="0" w:color="auto"/>
        <w:bottom w:val="none" w:sz="0" w:space="0" w:color="auto"/>
        <w:right w:val="none" w:sz="0" w:space="0" w:color="auto"/>
      </w:divBdr>
    </w:div>
    <w:div w:id="481233243">
      <w:marLeft w:val="640"/>
      <w:marRight w:val="0"/>
      <w:marTop w:val="0"/>
      <w:marBottom w:val="0"/>
      <w:divBdr>
        <w:top w:val="none" w:sz="0" w:space="0" w:color="auto"/>
        <w:left w:val="none" w:sz="0" w:space="0" w:color="auto"/>
        <w:bottom w:val="none" w:sz="0" w:space="0" w:color="auto"/>
        <w:right w:val="none" w:sz="0" w:space="0" w:color="auto"/>
      </w:divBdr>
    </w:div>
    <w:div w:id="481238641">
      <w:marLeft w:val="640"/>
      <w:marRight w:val="0"/>
      <w:marTop w:val="0"/>
      <w:marBottom w:val="0"/>
      <w:divBdr>
        <w:top w:val="none" w:sz="0" w:space="0" w:color="auto"/>
        <w:left w:val="none" w:sz="0" w:space="0" w:color="auto"/>
        <w:bottom w:val="none" w:sz="0" w:space="0" w:color="auto"/>
        <w:right w:val="none" w:sz="0" w:space="0" w:color="auto"/>
      </w:divBdr>
    </w:div>
    <w:div w:id="481238836">
      <w:marLeft w:val="640"/>
      <w:marRight w:val="0"/>
      <w:marTop w:val="0"/>
      <w:marBottom w:val="0"/>
      <w:divBdr>
        <w:top w:val="none" w:sz="0" w:space="0" w:color="auto"/>
        <w:left w:val="none" w:sz="0" w:space="0" w:color="auto"/>
        <w:bottom w:val="none" w:sz="0" w:space="0" w:color="auto"/>
        <w:right w:val="none" w:sz="0" w:space="0" w:color="auto"/>
      </w:divBdr>
    </w:div>
    <w:div w:id="481239535">
      <w:marLeft w:val="640"/>
      <w:marRight w:val="0"/>
      <w:marTop w:val="0"/>
      <w:marBottom w:val="0"/>
      <w:divBdr>
        <w:top w:val="none" w:sz="0" w:space="0" w:color="auto"/>
        <w:left w:val="none" w:sz="0" w:space="0" w:color="auto"/>
        <w:bottom w:val="none" w:sz="0" w:space="0" w:color="auto"/>
        <w:right w:val="none" w:sz="0" w:space="0" w:color="auto"/>
      </w:divBdr>
    </w:div>
    <w:div w:id="481241513">
      <w:marLeft w:val="640"/>
      <w:marRight w:val="0"/>
      <w:marTop w:val="0"/>
      <w:marBottom w:val="0"/>
      <w:divBdr>
        <w:top w:val="none" w:sz="0" w:space="0" w:color="auto"/>
        <w:left w:val="none" w:sz="0" w:space="0" w:color="auto"/>
        <w:bottom w:val="none" w:sz="0" w:space="0" w:color="auto"/>
        <w:right w:val="none" w:sz="0" w:space="0" w:color="auto"/>
      </w:divBdr>
    </w:div>
    <w:div w:id="481309469">
      <w:marLeft w:val="640"/>
      <w:marRight w:val="0"/>
      <w:marTop w:val="0"/>
      <w:marBottom w:val="0"/>
      <w:divBdr>
        <w:top w:val="none" w:sz="0" w:space="0" w:color="auto"/>
        <w:left w:val="none" w:sz="0" w:space="0" w:color="auto"/>
        <w:bottom w:val="none" w:sz="0" w:space="0" w:color="auto"/>
        <w:right w:val="none" w:sz="0" w:space="0" w:color="auto"/>
      </w:divBdr>
    </w:div>
    <w:div w:id="481314812">
      <w:marLeft w:val="640"/>
      <w:marRight w:val="0"/>
      <w:marTop w:val="0"/>
      <w:marBottom w:val="0"/>
      <w:divBdr>
        <w:top w:val="none" w:sz="0" w:space="0" w:color="auto"/>
        <w:left w:val="none" w:sz="0" w:space="0" w:color="auto"/>
        <w:bottom w:val="none" w:sz="0" w:space="0" w:color="auto"/>
        <w:right w:val="none" w:sz="0" w:space="0" w:color="auto"/>
      </w:divBdr>
    </w:div>
    <w:div w:id="481316731">
      <w:marLeft w:val="640"/>
      <w:marRight w:val="0"/>
      <w:marTop w:val="0"/>
      <w:marBottom w:val="0"/>
      <w:divBdr>
        <w:top w:val="none" w:sz="0" w:space="0" w:color="auto"/>
        <w:left w:val="none" w:sz="0" w:space="0" w:color="auto"/>
        <w:bottom w:val="none" w:sz="0" w:space="0" w:color="auto"/>
        <w:right w:val="none" w:sz="0" w:space="0" w:color="auto"/>
      </w:divBdr>
    </w:div>
    <w:div w:id="481387953">
      <w:marLeft w:val="640"/>
      <w:marRight w:val="0"/>
      <w:marTop w:val="0"/>
      <w:marBottom w:val="0"/>
      <w:divBdr>
        <w:top w:val="none" w:sz="0" w:space="0" w:color="auto"/>
        <w:left w:val="none" w:sz="0" w:space="0" w:color="auto"/>
        <w:bottom w:val="none" w:sz="0" w:space="0" w:color="auto"/>
        <w:right w:val="none" w:sz="0" w:space="0" w:color="auto"/>
      </w:divBdr>
    </w:div>
    <w:div w:id="481586575">
      <w:marLeft w:val="640"/>
      <w:marRight w:val="0"/>
      <w:marTop w:val="0"/>
      <w:marBottom w:val="0"/>
      <w:divBdr>
        <w:top w:val="none" w:sz="0" w:space="0" w:color="auto"/>
        <w:left w:val="none" w:sz="0" w:space="0" w:color="auto"/>
        <w:bottom w:val="none" w:sz="0" w:space="0" w:color="auto"/>
        <w:right w:val="none" w:sz="0" w:space="0" w:color="auto"/>
      </w:divBdr>
    </w:div>
    <w:div w:id="481652813">
      <w:marLeft w:val="640"/>
      <w:marRight w:val="0"/>
      <w:marTop w:val="0"/>
      <w:marBottom w:val="0"/>
      <w:divBdr>
        <w:top w:val="none" w:sz="0" w:space="0" w:color="auto"/>
        <w:left w:val="none" w:sz="0" w:space="0" w:color="auto"/>
        <w:bottom w:val="none" w:sz="0" w:space="0" w:color="auto"/>
        <w:right w:val="none" w:sz="0" w:space="0" w:color="auto"/>
      </w:divBdr>
    </w:div>
    <w:div w:id="481702499">
      <w:marLeft w:val="640"/>
      <w:marRight w:val="0"/>
      <w:marTop w:val="0"/>
      <w:marBottom w:val="0"/>
      <w:divBdr>
        <w:top w:val="none" w:sz="0" w:space="0" w:color="auto"/>
        <w:left w:val="none" w:sz="0" w:space="0" w:color="auto"/>
        <w:bottom w:val="none" w:sz="0" w:space="0" w:color="auto"/>
        <w:right w:val="none" w:sz="0" w:space="0" w:color="auto"/>
      </w:divBdr>
    </w:div>
    <w:div w:id="481703758">
      <w:marLeft w:val="640"/>
      <w:marRight w:val="0"/>
      <w:marTop w:val="0"/>
      <w:marBottom w:val="0"/>
      <w:divBdr>
        <w:top w:val="none" w:sz="0" w:space="0" w:color="auto"/>
        <w:left w:val="none" w:sz="0" w:space="0" w:color="auto"/>
        <w:bottom w:val="none" w:sz="0" w:space="0" w:color="auto"/>
        <w:right w:val="none" w:sz="0" w:space="0" w:color="auto"/>
      </w:divBdr>
    </w:div>
    <w:div w:id="481772036">
      <w:marLeft w:val="640"/>
      <w:marRight w:val="0"/>
      <w:marTop w:val="0"/>
      <w:marBottom w:val="0"/>
      <w:divBdr>
        <w:top w:val="none" w:sz="0" w:space="0" w:color="auto"/>
        <w:left w:val="none" w:sz="0" w:space="0" w:color="auto"/>
        <w:bottom w:val="none" w:sz="0" w:space="0" w:color="auto"/>
        <w:right w:val="none" w:sz="0" w:space="0" w:color="auto"/>
      </w:divBdr>
    </w:div>
    <w:div w:id="481775751">
      <w:marLeft w:val="640"/>
      <w:marRight w:val="0"/>
      <w:marTop w:val="0"/>
      <w:marBottom w:val="0"/>
      <w:divBdr>
        <w:top w:val="none" w:sz="0" w:space="0" w:color="auto"/>
        <w:left w:val="none" w:sz="0" w:space="0" w:color="auto"/>
        <w:bottom w:val="none" w:sz="0" w:space="0" w:color="auto"/>
        <w:right w:val="none" w:sz="0" w:space="0" w:color="auto"/>
      </w:divBdr>
    </w:div>
    <w:div w:id="481851478">
      <w:marLeft w:val="640"/>
      <w:marRight w:val="0"/>
      <w:marTop w:val="0"/>
      <w:marBottom w:val="0"/>
      <w:divBdr>
        <w:top w:val="none" w:sz="0" w:space="0" w:color="auto"/>
        <w:left w:val="none" w:sz="0" w:space="0" w:color="auto"/>
        <w:bottom w:val="none" w:sz="0" w:space="0" w:color="auto"/>
        <w:right w:val="none" w:sz="0" w:space="0" w:color="auto"/>
      </w:divBdr>
    </w:div>
    <w:div w:id="481890714">
      <w:marLeft w:val="640"/>
      <w:marRight w:val="0"/>
      <w:marTop w:val="0"/>
      <w:marBottom w:val="0"/>
      <w:divBdr>
        <w:top w:val="none" w:sz="0" w:space="0" w:color="auto"/>
        <w:left w:val="none" w:sz="0" w:space="0" w:color="auto"/>
        <w:bottom w:val="none" w:sz="0" w:space="0" w:color="auto"/>
        <w:right w:val="none" w:sz="0" w:space="0" w:color="auto"/>
      </w:divBdr>
    </w:div>
    <w:div w:id="481968861">
      <w:marLeft w:val="640"/>
      <w:marRight w:val="0"/>
      <w:marTop w:val="0"/>
      <w:marBottom w:val="0"/>
      <w:divBdr>
        <w:top w:val="none" w:sz="0" w:space="0" w:color="auto"/>
        <w:left w:val="none" w:sz="0" w:space="0" w:color="auto"/>
        <w:bottom w:val="none" w:sz="0" w:space="0" w:color="auto"/>
        <w:right w:val="none" w:sz="0" w:space="0" w:color="auto"/>
      </w:divBdr>
    </w:div>
    <w:div w:id="481972048">
      <w:marLeft w:val="640"/>
      <w:marRight w:val="0"/>
      <w:marTop w:val="0"/>
      <w:marBottom w:val="0"/>
      <w:divBdr>
        <w:top w:val="none" w:sz="0" w:space="0" w:color="auto"/>
        <w:left w:val="none" w:sz="0" w:space="0" w:color="auto"/>
        <w:bottom w:val="none" w:sz="0" w:space="0" w:color="auto"/>
        <w:right w:val="none" w:sz="0" w:space="0" w:color="auto"/>
      </w:divBdr>
    </w:div>
    <w:div w:id="482042907">
      <w:marLeft w:val="640"/>
      <w:marRight w:val="0"/>
      <w:marTop w:val="0"/>
      <w:marBottom w:val="0"/>
      <w:divBdr>
        <w:top w:val="none" w:sz="0" w:space="0" w:color="auto"/>
        <w:left w:val="none" w:sz="0" w:space="0" w:color="auto"/>
        <w:bottom w:val="none" w:sz="0" w:space="0" w:color="auto"/>
        <w:right w:val="none" w:sz="0" w:space="0" w:color="auto"/>
      </w:divBdr>
    </w:div>
    <w:div w:id="482084737">
      <w:marLeft w:val="640"/>
      <w:marRight w:val="0"/>
      <w:marTop w:val="0"/>
      <w:marBottom w:val="0"/>
      <w:divBdr>
        <w:top w:val="none" w:sz="0" w:space="0" w:color="auto"/>
        <w:left w:val="none" w:sz="0" w:space="0" w:color="auto"/>
        <w:bottom w:val="none" w:sz="0" w:space="0" w:color="auto"/>
        <w:right w:val="none" w:sz="0" w:space="0" w:color="auto"/>
      </w:divBdr>
    </w:div>
    <w:div w:id="482359024">
      <w:marLeft w:val="640"/>
      <w:marRight w:val="0"/>
      <w:marTop w:val="0"/>
      <w:marBottom w:val="0"/>
      <w:divBdr>
        <w:top w:val="none" w:sz="0" w:space="0" w:color="auto"/>
        <w:left w:val="none" w:sz="0" w:space="0" w:color="auto"/>
        <w:bottom w:val="none" w:sz="0" w:space="0" w:color="auto"/>
        <w:right w:val="none" w:sz="0" w:space="0" w:color="auto"/>
      </w:divBdr>
    </w:div>
    <w:div w:id="482427286">
      <w:marLeft w:val="640"/>
      <w:marRight w:val="0"/>
      <w:marTop w:val="0"/>
      <w:marBottom w:val="0"/>
      <w:divBdr>
        <w:top w:val="none" w:sz="0" w:space="0" w:color="auto"/>
        <w:left w:val="none" w:sz="0" w:space="0" w:color="auto"/>
        <w:bottom w:val="none" w:sz="0" w:space="0" w:color="auto"/>
        <w:right w:val="none" w:sz="0" w:space="0" w:color="auto"/>
      </w:divBdr>
    </w:div>
    <w:div w:id="482430631">
      <w:marLeft w:val="640"/>
      <w:marRight w:val="0"/>
      <w:marTop w:val="0"/>
      <w:marBottom w:val="0"/>
      <w:divBdr>
        <w:top w:val="none" w:sz="0" w:space="0" w:color="auto"/>
        <w:left w:val="none" w:sz="0" w:space="0" w:color="auto"/>
        <w:bottom w:val="none" w:sz="0" w:space="0" w:color="auto"/>
        <w:right w:val="none" w:sz="0" w:space="0" w:color="auto"/>
      </w:divBdr>
    </w:div>
    <w:div w:id="482506210">
      <w:marLeft w:val="640"/>
      <w:marRight w:val="0"/>
      <w:marTop w:val="0"/>
      <w:marBottom w:val="0"/>
      <w:divBdr>
        <w:top w:val="none" w:sz="0" w:space="0" w:color="auto"/>
        <w:left w:val="none" w:sz="0" w:space="0" w:color="auto"/>
        <w:bottom w:val="none" w:sz="0" w:space="0" w:color="auto"/>
        <w:right w:val="none" w:sz="0" w:space="0" w:color="auto"/>
      </w:divBdr>
    </w:div>
    <w:div w:id="482619601">
      <w:marLeft w:val="640"/>
      <w:marRight w:val="0"/>
      <w:marTop w:val="0"/>
      <w:marBottom w:val="0"/>
      <w:divBdr>
        <w:top w:val="none" w:sz="0" w:space="0" w:color="auto"/>
        <w:left w:val="none" w:sz="0" w:space="0" w:color="auto"/>
        <w:bottom w:val="none" w:sz="0" w:space="0" w:color="auto"/>
        <w:right w:val="none" w:sz="0" w:space="0" w:color="auto"/>
      </w:divBdr>
    </w:div>
    <w:div w:id="482699776">
      <w:marLeft w:val="640"/>
      <w:marRight w:val="0"/>
      <w:marTop w:val="0"/>
      <w:marBottom w:val="0"/>
      <w:divBdr>
        <w:top w:val="none" w:sz="0" w:space="0" w:color="auto"/>
        <w:left w:val="none" w:sz="0" w:space="0" w:color="auto"/>
        <w:bottom w:val="none" w:sz="0" w:space="0" w:color="auto"/>
        <w:right w:val="none" w:sz="0" w:space="0" w:color="auto"/>
      </w:divBdr>
    </w:div>
    <w:div w:id="482816829">
      <w:marLeft w:val="640"/>
      <w:marRight w:val="0"/>
      <w:marTop w:val="0"/>
      <w:marBottom w:val="0"/>
      <w:divBdr>
        <w:top w:val="none" w:sz="0" w:space="0" w:color="auto"/>
        <w:left w:val="none" w:sz="0" w:space="0" w:color="auto"/>
        <w:bottom w:val="none" w:sz="0" w:space="0" w:color="auto"/>
        <w:right w:val="none" w:sz="0" w:space="0" w:color="auto"/>
      </w:divBdr>
    </w:div>
    <w:div w:id="482819962">
      <w:marLeft w:val="640"/>
      <w:marRight w:val="0"/>
      <w:marTop w:val="0"/>
      <w:marBottom w:val="0"/>
      <w:divBdr>
        <w:top w:val="none" w:sz="0" w:space="0" w:color="auto"/>
        <w:left w:val="none" w:sz="0" w:space="0" w:color="auto"/>
        <w:bottom w:val="none" w:sz="0" w:space="0" w:color="auto"/>
        <w:right w:val="none" w:sz="0" w:space="0" w:color="auto"/>
      </w:divBdr>
    </w:div>
    <w:div w:id="482965699">
      <w:marLeft w:val="640"/>
      <w:marRight w:val="0"/>
      <w:marTop w:val="0"/>
      <w:marBottom w:val="0"/>
      <w:divBdr>
        <w:top w:val="none" w:sz="0" w:space="0" w:color="auto"/>
        <w:left w:val="none" w:sz="0" w:space="0" w:color="auto"/>
        <w:bottom w:val="none" w:sz="0" w:space="0" w:color="auto"/>
        <w:right w:val="none" w:sz="0" w:space="0" w:color="auto"/>
      </w:divBdr>
    </w:div>
    <w:div w:id="482966357">
      <w:marLeft w:val="640"/>
      <w:marRight w:val="0"/>
      <w:marTop w:val="0"/>
      <w:marBottom w:val="0"/>
      <w:divBdr>
        <w:top w:val="none" w:sz="0" w:space="0" w:color="auto"/>
        <w:left w:val="none" w:sz="0" w:space="0" w:color="auto"/>
        <w:bottom w:val="none" w:sz="0" w:space="0" w:color="auto"/>
        <w:right w:val="none" w:sz="0" w:space="0" w:color="auto"/>
      </w:divBdr>
    </w:div>
    <w:div w:id="483011879">
      <w:marLeft w:val="640"/>
      <w:marRight w:val="0"/>
      <w:marTop w:val="0"/>
      <w:marBottom w:val="0"/>
      <w:divBdr>
        <w:top w:val="none" w:sz="0" w:space="0" w:color="auto"/>
        <w:left w:val="none" w:sz="0" w:space="0" w:color="auto"/>
        <w:bottom w:val="none" w:sz="0" w:space="0" w:color="auto"/>
        <w:right w:val="none" w:sz="0" w:space="0" w:color="auto"/>
      </w:divBdr>
    </w:div>
    <w:div w:id="483160916">
      <w:marLeft w:val="640"/>
      <w:marRight w:val="0"/>
      <w:marTop w:val="0"/>
      <w:marBottom w:val="0"/>
      <w:divBdr>
        <w:top w:val="none" w:sz="0" w:space="0" w:color="auto"/>
        <w:left w:val="none" w:sz="0" w:space="0" w:color="auto"/>
        <w:bottom w:val="none" w:sz="0" w:space="0" w:color="auto"/>
        <w:right w:val="none" w:sz="0" w:space="0" w:color="auto"/>
      </w:divBdr>
    </w:div>
    <w:div w:id="483275490">
      <w:marLeft w:val="640"/>
      <w:marRight w:val="0"/>
      <w:marTop w:val="0"/>
      <w:marBottom w:val="0"/>
      <w:divBdr>
        <w:top w:val="none" w:sz="0" w:space="0" w:color="auto"/>
        <w:left w:val="none" w:sz="0" w:space="0" w:color="auto"/>
        <w:bottom w:val="none" w:sz="0" w:space="0" w:color="auto"/>
        <w:right w:val="none" w:sz="0" w:space="0" w:color="auto"/>
      </w:divBdr>
    </w:div>
    <w:div w:id="483275558">
      <w:marLeft w:val="640"/>
      <w:marRight w:val="0"/>
      <w:marTop w:val="0"/>
      <w:marBottom w:val="0"/>
      <w:divBdr>
        <w:top w:val="none" w:sz="0" w:space="0" w:color="auto"/>
        <w:left w:val="none" w:sz="0" w:space="0" w:color="auto"/>
        <w:bottom w:val="none" w:sz="0" w:space="0" w:color="auto"/>
        <w:right w:val="none" w:sz="0" w:space="0" w:color="auto"/>
      </w:divBdr>
    </w:div>
    <w:div w:id="483277726">
      <w:marLeft w:val="640"/>
      <w:marRight w:val="0"/>
      <w:marTop w:val="0"/>
      <w:marBottom w:val="0"/>
      <w:divBdr>
        <w:top w:val="none" w:sz="0" w:space="0" w:color="auto"/>
        <w:left w:val="none" w:sz="0" w:space="0" w:color="auto"/>
        <w:bottom w:val="none" w:sz="0" w:space="0" w:color="auto"/>
        <w:right w:val="none" w:sz="0" w:space="0" w:color="auto"/>
      </w:divBdr>
    </w:div>
    <w:div w:id="483355532">
      <w:marLeft w:val="640"/>
      <w:marRight w:val="0"/>
      <w:marTop w:val="0"/>
      <w:marBottom w:val="0"/>
      <w:divBdr>
        <w:top w:val="none" w:sz="0" w:space="0" w:color="auto"/>
        <w:left w:val="none" w:sz="0" w:space="0" w:color="auto"/>
        <w:bottom w:val="none" w:sz="0" w:space="0" w:color="auto"/>
        <w:right w:val="none" w:sz="0" w:space="0" w:color="auto"/>
      </w:divBdr>
    </w:div>
    <w:div w:id="483397513">
      <w:marLeft w:val="640"/>
      <w:marRight w:val="0"/>
      <w:marTop w:val="0"/>
      <w:marBottom w:val="0"/>
      <w:divBdr>
        <w:top w:val="none" w:sz="0" w:space="0" w:color="auto"/>
        <w:left w:val="none" w:sz="0" w:space="0" w:color="auto"/>
        <w:bottom w:val="none" w:sz="0" w:space="0" w:color="auto"/>
        <w:right w:val="none" w:sz="0" w:space="0" w:color="auto"/>
      </w:divBdr>
    </w:div>
    <w:div w:id="483400039">
      <w:marLeft w:val="640"/>
      <w:marRight w:val="0"/>
      <w:marTop w:val="0"/>
      <w:marBottom w:val="0"/>
      <w:divBdr>
        <w:top w:val="none" w:sz="0" w:space="0" w:color="auto"/>
        <w:left w:val="none" w:sz="0" w:space="0" w:color="auto"/>
        <w:bottom w:val="none" w:sz="0" w:space="0" w:color="auto"/>
        <w:right w:val="none" w:sz="0" w:space="0" w:color="auto"/>
      </w:divBdr>
    </w:div>
    <w:div w:id="483401157">
      <w:marLeft w:val="640"/>
      <w:marRight w:val="0"/>
      <w:marTop w:val="0"/>
      <w:marBottom w:val="0"/>
      <w:divBdr>
        <w:top w:val="none" w:sz="0" w:space="0" w:color="auto"/>
        <w:left w:val="none" w:sz="0" w:space="0" w:color="auto"/>
        <w:bottom w:val="none" w:sz="0" w:space="0" w:color="auto"/>
        <w:right w:val="none" w:sz="0" w:space="0" w:color="auto"/>
      </w:divBdr>
    </w:div>
    <w:div w:id="483468602">
      <w:marLeft w:val="640"/>
      <w:marRight w:val="0"/>
      <w:marTop w:val="0"/>
      <w:marBottom w:val="0"/>
      <w:divBdr>
        <w:top w:val="none" w:sz="0" w:space="0" w:color="auto"/>
        <w:left w:val="none" w:sz="0" w:space="0" w:color="auto"/>
        <w:bottom w:val="none" w:sz="0" w:space="0" w:color="auto"/>
        <w:right w:val="none" w:sz="0" w:space="0" w:color="auto"/>
      </w:divBdr>
    </w:div>
    <w:div w:id="483471878">
      <w:marLeft w:val="640"/>
      <w:marRight w:val="0"/>
      <w:marTop w:val="0"/>
      <w:marBottom w:val="0"/>
      <w:divBdr>
        <w:top w:val="none" w:sz="0" w:space="0" w:color="auto"/>
        <w:left w:val="none" w:sz="0" w:space="0" w:color="auto"/>
        <w:bottom w:val="none" w:sz="0" w:space="0" w:color="auto"/>
        <w:right w:val="none" w:sz="0" w:space="0" w:color="auto"/>
      </w:divBdr>
    </w:div>
    <w:div w:id="483473442">
      <w:marLeft w:val="640"/>
      <w:marRight w:val="0"/>
      <w:marTop w:val="0"/>
      <w:marBottom w:val="0"/>
      <w:divBdr>
        <w:top w:val="none" w:sz="0" w:space="0" w:color="auto"/>
        <w:left w:val="none" w:sz="0" w:space="0" w:color="auto"/>
        <w:bottom w:val="none" w:sz="0" w:space="0" w:color="auto"/>
        <w:right w:val="none" w:sz="0" w:space="0" w:color="auto"/>
      </w:divBdr>
    </w:div>
    <w:div w:id="483473480">
      <w:marLeft w:val="640"/>
      <w:marRight w:val="0"/>
      <w:marTop w:val="0"/>
      <w:marBottom w:val="0"/>
      <w:divBdr>
        <w:top w:val="none" w:sz="0" w:space="0" w:color="auto"/>
        <w:left w:val="none" w:sz="0" w:space="0" w:color="auto"/>
        <w:bottom w:val="none" w:sz="0" w:space="0" w:color="auto"/>
        <w:right w:val="none" w:sz="0" w:space="0" w:color="auto"/>
      </w:divBdr>
    </w:div>
    <w:div w:id="483475887">
      <w:marLeft w:val="640"/>
      <w:marRight w:val="0"/>
      <w:marTop w:val="0"/>
      <w:marBottom w:val="0"/>
      <w:divBdr>
        <w:top w:val="none" w:sz="0" w:space="0" w:color="auto"/>
        <w:left w:val="none" w:sz="0" w:space="0" w:color="auto"/>
        <w:bottom w:val="none" w:sz="0" w:space="0" w:color="auto"/>
        <w:right w:val="none" w:sz="0" w:space="0" w:color="auto"/>
      </w:divBdr>
    </w:div>
    <w:div w:id="483739386">
      <w:marLeft w:val="640"/>
      <w:marRight w:val="0"/>
      <w:marTop w:val="0"/>
      <w:marBottom w:val="0"/>
      <w:divBdr>
        <w:top w:val="none" w:sz="0" w:space="0" w:color="auto"/>
        <w:left w:val="none" w:sz="0" w:space="0" w:color="auto"/>
        <w:bottom w:val="none" w:sz="0" w:space="0" w:color="auto"/>
        <w:right w:val="none" w:sz="0" w:space="0" w:color="auto"/>
      </w:divBdr>
    </w:div>
    <w:div w:id="483787701">
      <w:marLeft w:val="640"/>
      <w:marRight w:val="0"/>
      <w:marTop w:val="0"/>
      <w:marBottom w:val="0"/>
      <w:divBdr>
        <w:top w:val="none" w:sz="0" w:space="0" w:color="auto"/>
        <w:left w:val="none" w:sz="0" w:space="0" w:color="auto"/>
        <w:bottom w:val="none" w:sz="0" w:space="0" w:color="auto"/>
        <w:right w:val="none" w:sz="0" w:space="0" w:color="auto"/>
      </w:divBdr>
    </w:div>
    <w:div w:id="484010682">
      <w:marLeft w:val="640"/>
      <w:marRight w:val="0"/>
      <w:marTop w:val="0"/>
      <w:marBottom w:val="0"/>
      <w:divBdr>
        <w:top w:val="none" w:sz="0" w:space="0" w:color="auto"/>
        <w:left w:val="none" w:sz="0" w:space="0" w:color="auto"/>
        <w:bottom w:val="none" w:sz="0" w:space="0" w:color="auto"/>
        <w:right w:val="none" w:sz="0" w:space="0" w:color="auto"/>
      </w:divBdr>
    </w:div>
    <w:div w:id="484050807">
      <w:marLeft w:val="640"/>
      <w:marRight w:val="0"/>
      <w:marTop w:val="0"/>
      <w:marBottom w:val="0"/>
      <w:divBdr>
        <w:top w:val="none" w:sz="0" w:space="0" w:color="auto"/>
        <w:left w:val="none" w:sz="0" w:space="0" w:color="auto"/>
        <w:bottom w:val="none" w:sz="0" w:space="0" w:color="auto"/>
        <w:right w:val="none" w:sz="0" w:space="0" w:color="auto"/>
      </w:divBdr>
    </w:div>
    <w:div w:id="484055487">
      <w:marLeft w:val="640"/>
      <w:marRight w:val="0"/>
      <w:marTop w:val="0"/>
      <w:marBottom w:val="0"/>
      <w:divBdr>
        <w:top w:val="none" w:sz="0" w:space="0" w:color="auto"/>
        <w:left w:val="none" w:sz="0" w:space="0" w:color="auto"/>
        <w:bottom w:val="none" w:sz="0" w:space="0" w:color="auto"/>
        <w:right w:val="none" w:sz="0" w:space="0" w:color="auto"/>
      </w:divBdr>
    </w:div>
    <w:div w:id="484128479">
      <w:marLeft w:val="640"/>
      <w:marRight w:val="0"/>
      <w:marTop w:val="0"/>
      <w:marBottom w:val="0"/>
      <w:divBdr>
        <w:top w:val="none" w:sz="0" w:space="0" w:color="auto"/>
        <w:left w:val="none" w:sz="0" w:space="0" w:color="auto"/>
        <w:bottom w:val="none" w:sz="0" w:space="0" w:color="auto"/>
        <w:right w:val="none" w:sz="0" w:space="0" w:color="auto"/>
      </w:divBdr>
    </w:div>
    <w:div w:id="484200349">
      <w:marLeft w:val="640"/>
      <w:marRight w:val="0"/>
      <w:marTop w:val="0"/>
      <w:marBottom w:val="0"/>
      <w:divBdr>
        <w:top w:val="none" w:sz="0" w:space="0" w:color="auto"/>
        <w:left w:val="none" w:sz="0" w:space="0" w:color="auto"/>
        <w:bottom w:val="none" w:sz="0" w:space="0" w:color="auto"/>
        <w:right w:val="none" w:sz="0" w:space="0" w:color="auto"/>
      </w:divBdr>
    </w:div>
    <w:div w:id="484246850">
      <w:marLeft w:val="640"/>
      <w:marRight w:val="0"/>
      <w:marTop w:val="0"/>
      <w:marBottom w:val="0"/>
      <w:divBdr>
        <w:top w:val="none" w:sz="0" w:space="0" w:color="auto"/>
        <w:left w:val="none" w:sz="0" w:space="0" w:color="auto"/>
        <w:bottom w:val="none" w:sz="0" w:space="0" w:color="auto"/>
        <w:right w:val="none" w:sz="0" w:space="0" w:color="auto"/>
      </w:divBdr>
    </w:div>
    <w:div w:id="484470644">
      <w:marLeft w:val="640"/>
      <w:marRight w:val="0"/>
      <w:marTop w:val="0"/>
      <w:marBottom w:val="0"/>
      <w:divBdr>
        <w:top w:val="none" w:sz="0" w:space="0" w:color="auto"/>
        <w:left w:val="none" w:sz="0" w:space="0" w:color="auto"/>
        <w:bottom w:val="none" w:sz="0" w:space="0" w:color="auto"/>
        <w:right w:val="none" w:sz="0" w:space="0" w:color="auto"/>
      </w:divBdr>
    </w:div>
    <w:div w:id="484706197">
      <w:marLeft w:val="640"/>
      <w:marRight w:val="0"/>
      <w:marTop w:val="0"/>
      <w:marBottom w:val="0"/>
      <w:divBdr>
        <w:top w:val="none" w:sz="0" w:space="0" w:color="auto"/>
        <w:left w:val="none" w:sz="0" w:space="0" w:color="auto"/>
        <w:bottom w:val="none" w:sz="0" w:space="0" w:color="auto"/>
        <w:right w:val="none" w:sz="0" w:space="0" w:color="auto"/>
      </w:divBdr>
    </w:div>
    <w:div w:id="484706899">
      <w:marLeft w:val="640"/>
      <w:marRight w:val="0"/>
      <w:marTop w:val="0"/>
      <w:marBottom w:val="0"/>
      <w:divBdr>
        <w:top w:val="none" w:sz="0" w:space="0" w:color="auto"/>
        <w:left w:val="none" w:sz="0" w:space="0" w:color="auto"/>
        <w:bottom w:val="none" w:sz="0" w:space="0" w:color="auto"/>
        <w:right w:val="none" w:sz="0" w:space="0" w:color="auto"/>
      </w:divBdr>
    </w:div>
    <w:div w:id="484706922">
      <w:marLeft w:val="640"/>
      <w:marRight w:val="0"/>
      <w:marTop w:val="0"/>
      <w:marBottom w:val="0"/>
      <w:divBdr>
        <w:top w:val="none" w:sz="0" w:space="0" w:color="auto"/>
        <w:left w:val="none" w:sz="0" w:space="0" w:color="auto"/>
        <w:bottom w:val="none" w:sz="0" w:space="0" w:color="auto"/>
        <w:right w:val="none" w:sz="0" w:space="0" w:color="auto"/>
      </w:divBdr>
    </w:div>
    <w:div w:id="484786757">
      <w:marLeft w:val="640"/>
      <w:marRight w:val="0"/>
      <w:marTop w:val="0"/>
      <w:marBottom w:val="0"/>
      <w:divBdr>
        <w:top w:val="none" w:sz="0" w:space="0" w:color="auto"/>
        <w:left w:val="none" w:sz="0" w:space="0" w:color="auto"/>
        <w:bottom w:val="none" w:sz="0" w:space="0" w:color="auto"/>
        <w:right w:val="none" w:sz="0" w:space="0" w:color="auto"/>
      </w:divBdr>
    </w:div>
    <w:div w:id="484857771">
      <w:marLeft w:val="640"/>
      <w:marRight w:val="0"/>
      <w:marTop w:val="0"/>
      <w:marBottom w:val="0"/>
      <w:divBdr>
        <w:top w:val="none" w:sz="0" w:space="0" w:color="auto"/>
        <w:left w:val="none" w:sz="0" w:space="0" w:color="auto"/>
        <w:bottom w:val="none" w:sz="0" w:space="0" w:color="auto"/>
        <w:right w:val="none" w:sz="0" w:space="0" w:color="auto"/>
      </w:divBdr>
    </w:div>
    <w:div w:id="485047019">
      <w:marLeft w:val="640"/>
      <w:marRight w:val="0"/>
      <w:marTop w:val="0"/>
      <w:marBottom w:val="0"/>
      <w:divBdr>
        <w:top w:val="none" w:sz="0" w:space="0" w:color="auto"/>
        <w:left w:val="none" w:sz="0" w:space="0" w:color="auto"/>
        <w:bottom w:val="none" w:sz="0" w:space="0" w:color="auto"/>
        <w:right w:val="none" w:sz="0" w:space="0" w:color="auto"/>
      </w:divBdr>
    </w:div>
    <w:div w:id="485055951">
      <w:marLeft w:val="640"/>
      <w:marRight w:val="0"/>
      <w:marTop w:val="0"/>
      <w:marBottom w:val="0"/>
      <w:divBdr>
        <w:top w:val="none" w:sz="0" w:space="0" w:color="auto"/>
        <w:left w:val="none" w:sz="0" w:space="0" w:color="auto"/>
        <w:bottom w:val="none" w:sz="0" w:space="0" w:color="auto"/>
        <w:right w:val="none" w:sz="0" w:space="0" w:color="auto"/>
      </w:divBdr>
    </w:div>
    <w:div w:id="485122785">
      <w:marLeft w:val="640"/>
      <w:marRight w:val="0"/>
      <w:marTop w:val="0"/>
      <w:marBottom w:val="0"/>
      <w:divBdr>
        <w:top w:val="none" w:sz="0" w:space="0" w:color="auto"/>
        <w:left w:val="none" w:sz="0" w:space="0" w:color="auto"/>
        <w:bottom w:val="none" w:sz="0" w:space="0" w:color="auto"/>
        <w:right w:val="none" w:sz="0" w:space="0" w:color="auto"/>
      </w:divBdr>
    </w:div>
    <w:div w:id="485173736">
      <w:marLeft w:val="640"/>
      <w:marRight w:val="0"/>
      <w:marTop w:val="0"/>
      <w:marBottom w:val="0"/>
      <w:divBdr>
        <w:top w:val="none" w:sz="0" w:space="0" w:color="auto"/>
        <w:left w:val="none" w:sz="0" w:space="0" w:color="auto"/>
        <w:bottom w:val="none" w:sz="0" w:space="0" w:color="auto"/>
        <w:right w:val="none" w:sz="0" w:space="0" w:color="auto"/>
      </w:divBdr>
    </w:div>
    <w:div w:id="485315864">
      <w:marLeft w:val="640"/>
      <w:marRight w:val="0"/>
      <w:marTop w:val="0"/>
      <w:marBottom w:val="0"/>
      <w:divBdr>
        <w:top w:val="none" w:sz="0" w:space="0" w:color="auto"/>
        <w:left w:val="none" w:sz="0" w:space="0" w:color="auto"/>
        <w:bottom w:val="none" w:sz="0" w:space="0" w:color="auto"/>
        <w:right w:val="none" w:sz="0" w:space="0" w:color="auto"/>
      </w:divBdr>
    </w:div>
    <w:div w:id="485318798">
      <w:marLeft w:val="640"/>
      <w:marRight w:val="0"/>
      <w:marTop w:val="0"/>
      <w:marBottom w:val="0"/>
      <w:divBdr>
        <w:top w:val="none" w:sz="0" w:space="0" w:color="auto"/>
        <w:left w:val="none" w:sz="0" w:space="0" w:color="auto"/>
        <w:bottom w:val="none" w:sz="0" w:space="0" w:color="auto"/>
        <w:right w:val="none" w:sz="0" w:space="0" w:color="auto"/>
      </w:divBdr>
    </w:div>
    <w:div w:id="485359777">
      <w:marLeft w:val="640"/>
      <w:marRight w:val="0"/>
      <w:marTop w:val="0"/>
      <w:marBottom w:val="0"/>
      <w:divBdr>
        <w:top w:val="none" w:sz="0" w:space="0" w:color="auto"/>
        <w:left w:val="none" w:sz="0" w:space="0" w:color="auto"/>
        <w:bottom w:val="none" w:sz="0" w:space="0" w:color="auto"/>
        <w:right w:val="none" w:sz="0" w:space="0" w:color="auto"/>
      </w:divBdr>
    </w:div>
    <w:div w:id="485361250">
      <w:marLeft w:val="640"/>
      <w:marRight w:val="0"/>
      <w:marTop w:val="0"/>
      <w:marBottom w:val="0"/>
      <w:divBdr>
        <w:top w:val="none" w:sz="0" w:space="0" w:color="auto"/>
        <w:left w:val="none" w:sz="0" w:space="0" w:color="auto"/>
        <w:bottom w:val="none" w:sz="0" w:space="0" w:color="auto"/>
        <w:right w:val="none" w:sz="0" w:space="0" w:color="auto"/>
      </w:divBdr>
    </w:div>
    <w:div w:id="485515841">
      <w:marLeft w:val="640"/>
      <w:marRight w:val="0"/>
      <w:marTop w:val="0"/>
      <w:marBottom w:val="0"/>
      <w:divBdr>
        <w:top w:val="none" w:sz="0" w:space="0" w:color="auto"/>
        <w:left w:val="none" w:sz="0" w:space="0" w:color="auto"/>
        <w:bottom w:val="none" w:sz="0" w:space="0" w:color="auto"/>
        <w:right w:val="none" w:sz="0" w:space="0" w:color="auto"/>
      </w:divBdr>
    </w:div>
    <w:div w:id="485556296">
      <w:marLeft w:val="640"/>
      <w:marRight w:val="0"/>
      <w:marTop w:val="0"/>
      <w:marBottom w:val="0"/>
      <w:divBdr>
        <w:top w:val="none" w:sz="0" w:space="0" w:color="auto"/>
        <w:left w:val="none" w:sz="0" w:space="0" w:color="auto"/>
        <w:bottom w:val="none" w:sz="0" w:space="0" w:color="auto"/>
        <w:right w:val="none" w:sz="0" w:space="0" w:color="auto"/>
      </w:divBdr>
    </w:div>
    <w:div w:id="485558543">
      <w:marLeft w:val="640"/>
      <w:marRight w:val="0"/>
      <w:marTop w:val="0"/>
      <w:marBottom w:val="0"/>
      <w:divBdr>
        <w:top w:val="none" w:sz="0" w:space="0" w:color="auto"/>
        <w:left w:val="none" w:sz="0" w:space="0" w:color="auto"/>
        <w:bottom w:val="none" w:sz="0" w:space="0" w:color="auto"/>
        <w:right w:val="none" w:sz="0" w:space="0" w:color="auto"/>
      </w:divBdr>
    </w:div>
    <w:div w:id="485584731">
      <w:marLeft w:val="640"/>
      <w:marRight w:val="0"/>
      <w:marTop w:val="0"/>
      <w:marBottom w:val="0"/>
      <w:divBdr>
        <w:top w:val="none" w:sz="0" w:space="0" w:color="auto"/>
        <w:left w:val="none" w:sz="0" w:space="0" w:color="auto"/>
        <w:bottom w:val="none" w:sz="0" w:space="0" w:color="auto"/>
        <w:right w:val="none" w:sz="0" w:space="0" w:color="auto"/>
      </w:divBdr>
    </w:div>
    <w:div w:id="485587655">
      <w:marLeft w:val="640"/>
      <w:marRight w:val="0"/>
      <w:marTop w:val="0"/>
      <w:marBottom w:val="0"/>
      <w:divBdr>
        <w:top w:val="none" w:sz="0" w:space="0" w:color="auto"/>
        <w:left w:val="none" w:sz="0" w:space="0" w:color="auto"/>
        <w:bottom w:val="none" w:sz="0" w:space="0" w:color="auto"/>
        <w:right w:val="none" w:sz="0" w:space="0" w:color="auto"/>
      </w:divBdr>
    </w:div>
    <w:div w:id="485630119">
      <w:marLeft w:val="640"/>
      <w:marRight w:val="0"/>
      <w:marTop w:val="0"/>
      <w:marBottom w:val="0"/>
      <w:divBdr>
        <w:top w:val="none" w:sz="0" w:space="0" w:color="auto"/>
        <w:left w:val="none" w:sz="0" w:space="0" w:color="auto"/>
        <w:bottom w:val="none" w:sz="0" w:space="0" w:color="auto"/>
        <w:right w:val="none" w:sz="0" w:space="0" w:color="auto"/>
      </w:divBdr>
    </w:div>
    <w:div w:id="485632205">
      <w:marLeft w:val="640"/>
      <w:marRight w:val="0"/>
      <w:marTop w:val="0"/>
      <w:marBottom w:val="0"/>
      <w:divBdr>
        <w:top w:val="none" w:sz="0" w:space="0" w:color="auto"/>
        <w:left w:val="none" w:sz="0" w:space="0" w:color="auto"/>
        <w:bottom w:val="none" w:sz="0" w:space="0" w:color="auto"/>
        <w:right w:val="none" w:sz="0" w:space="0" w:color="auto"/>
      </w:divBdr>
    </w:div>
    <w:div w:id="485780318">
      <w:marLeft w:val="640"/>
      <w:marRight w:val="0"/>
      <w:marTop w:val="0"/>
      <w:marBottom w:val="0"/>
      <w:divBdr>
        <w:top w:val="none" w:sz="0" w:space="0" w:color="auto"/>
        <w:left w:val="none" w:sz="0" w:space="0" w:color="auto"/>
        <w:bottom w:val="none" w:sz="0" w:space="0" w:color="auto"/>
        <w:right w:val="none" w:sz="0" w:space="0" w:color="auto"/>
      </w:divBdr>
    </w:div>
    <w:div w:id="485824929">
      <w:marLeft w:val="640"/>
      <w:marRight w:val="0"/>
      <w:marTop w:val="0"/>
      <w:marBottom w:val="0"/>
      <w:divBdr>
        <w:top w:val="none" w:sz="0" w:space="0" w:color="auto"/>
        <w:left w:val="none" w:sz="0" w:space="0" w:color="auto"/>
        <w:bottom w:val="none" w:sz="0" w:space="0" w:color="auto"/>
        <w:right w:val="none" w:sz="0" w:space="0" w:color="auto"/>
      </w:divBdr>
    </w:div>
    <w:div w:id="485899561">
      <w:marLeft w:val="640"/>
      <w:marRight w:val="0"/>
      <w:marTop w:val="0"/>
      <w:marBottom w:val="0"/>
      <w:divBdr>
        <w:top w:val="none" w:sz="0" w:space="0" w:color="auto"/>
        <w:left w:val="none" w:sz="0" w:space="0" w:color="auto"/>
        <w:bottom w:val="none" w:sz="0" w:space="0" w:color="auto"/>
        <w:right w:val="none" w:sz="0" w:space="0" w:color="auto"/>
      </w:divBdr>
    </w:div>
    <w:div w:id="485899852">
      <w:marLeft w:val="640"/>
      <w:marRight w:val="0"/>
      <w:marTop w:val="0"/>
      <w:marBottom w:val="0"/>
      <w:divBdr>
        <w:top w:val="none" w:sz="0" w:space="0" w:color="auto"/>
        <w:left w:val="none" w:sz="0" w:space="0" w:color="auto"/>
        <w:bottom w:val="none" w:sz="0" w:space="0" w:color="auto"/>
        <w:right w:val="none" w:sz="0" w:space="0" w:color="auto"/>
      </w:divBdr>
    </w:div>
    <w:div w:id="485979334">
      <w:marLeft w:val="640"/>
      <w:marRight w:val="0"/>
      <w:marTop w:val="0"/>
      <w:marBottom w:val="0"/>
      <w:divBdr>
        <w:top w:val="none" w:sz="0" w:space="0" w:color="auto"/>
        <w:left w:val="none" w:sz="0" w:space="0" w:color="auto"/>
        <w:bottom w:val="none" w:sz="0" w:space="0" w:color="auto"/>
        <w:right w:val="none" w:sz="0" w:space="0" w:color="auto"/>
      </w:divBdr>
    </w:div>
    <w:div w:id="486021615">
      <w:marLeft w:val="640"/>
      <w:marRight w:val="0"/>
      <w:marTop w:val="0"/>
      <w:marBottom w:val="0"/>
      <w:divBdr>
        <w:top w:val="none" w:sz="0" w:space="0" w:color="auto"/>
        <w:left w:val="none" w:sz="0" w:space="0" w:color="auto"/>
        <w:bottom w:val="none" w:sz="0" w:space="0" w:color="auto"/>
        <w:right w:val="none" w:sz="0" w:space="0" w:color="auto"/>
      </w:divBdr>
    </w:div>
    <w:div w:id="486089058">
      <w:marLeft w:val="640"/>
      <w:marRight w:val="0"/>
      <w:marTop w:val="0"/>
      <w:marBottom w:val="0"/>
      <w:divBdr>
        <w:top w:val="none" w:sz="0" w:space="0" w:color="auto"/>
        <w:left w:val="none" w:sz="0" w:space="0" w:color="auto"/>
        <w:bottom w:val="none" w:sz="0" w:space="0" w:color="auto"/>
        <w:right w:val="none" w:sz="0" w:space="0" w:color="auto"/>
      </w:divBdr>
    </w:div>
    <w:div w:id="486093847">
      <w:marLeft w:val="640"/>
      <w:marRight w:val="0"/>
      <w:marTop w:val="0"/>
      <w:marBottom w:val="0"/>
      <w:divBdr>
        <w:top w:val="none" w:sz="0" w:space="0" w:color="auto"/>
        <w:left w:val="none" w:sz="0" w:space="0" w:color="auto"/>
        <w:bottom w:val="none" w:sz="0" w:space="0" w:color="auto"/>
        <w:right w:val="none" w:sz="0" w:space="0" w:color="auto"/>
      </w:divBdr>
    </w:div>
    <w:div w:id="486094413">
      <w:marLeft w:val="640"/>
      <w:marRight w:val="0"/>
      <w:marTop w:val="0"/>
      <w:marBottom w:val="0"/>
      <w:divBdr>
        <w:top w:val="none" w:sz="0" w:space="0" w:color="auto"/>
        <w:left w:val="none" w:sz="0" w:space="0" w:color="auto"/>
        <w:bottom w:val="none" w:sz="0" w:space="0" w:color="auto"/>
        <w:right w:val="none" w:sz="0" w:space="0" w:color="auto"/>
      </w:divBdr>
    </w:div>
    <w:div w:id="486095393">
      <w:marLeft w:val="640"/>
      <w:marRight w:val="0"/>
      <w:marTop w:val="0"/>
      <w:marBottom w:val="0"/>
      <w:divBdr>
        <w:top w:val="none" w:sz="0" w:space="0" w:color="auto"/>
        <w:left w:val="none" w:sz="0" w:space="0" w:color="auto"/>
        <w:bottom w:val="none" w:sz="0" w:space="0" w:color="auto"/>
        <w:right w:val="none" w:sz="0" w:space="0" w:color="auto"/>
      </w:divBdr>
    </w:div>
    <w:div w:id="486167018">
      <w:marLeft w:val="640"/>
      <w:marRight w:val="0"/>
      <w:marTop w:val="0"/>
      <w:marBottom w:val="0"/>
      <w:divBdr>
        <w:top w:val="none" w:sz="0" w:space="0" w:color="auto"/>
        <w:left w:val="none" w:sz="0" w:space="0" w:color="auto"/>
        <w:bottom w:val="none" w:sz="0" w:space="0" w:color="auto"/>
        <w:right w:val="none" w:sz="0" w:space="0" w:color="auto"/>
      </w:divBdr>
    </w:div>
    <w:div w:id="486215554">
      <w:marLeft w:val="640"/>
      <w:marRight w:val="0"/>
      <w:marTop w:val="0"/>
      <w:marBottom w:val="0"/>
      <w:divBdr>
        <w:top w:val="none" w:sz="0" w:space="0" w:color="auto"/>
        <w:left w:val="none" w:sz="0" w:space="0" w:color="auto"/>
        <w:bottom w:val="none" w:sz="0" w:space="0" w:color="auto"/>
        <w:right w:val="none" w:sz="0" w:space="0" w:color="auto"/>
      </w:divBdr>
    </w:div>
    <w:div w:id="486243358">
      <w:marLeft w:val="640"/>
      <w:marRight w:val="0"/>
      <w:marTop w:val="0"/>
      <w:marBottom w:val="0"/>
      <w:divBdr>
        <w:top w:val="none" w:sz="0" w:space="0" w:color="auto"/>
        <w:left w:val="none" w:sz="0" w:space="0" w:color="auto"/>
        <w:bottom w:val="none" w:sz="0" w:space="0" w:color="auto"/>
        <w:right w:val="none" w:sz="0" w:space="0" w:color="auto"/>
      </w:divBdr>
    </w:div>
    <w:div w:id="486243620">
      <w:marLeft w:val="640"/>
      <w:marRight w:val="0"/>
      <w:marTop w:val="0"/>
      <w:marBottom w:val="0"/>
      <w:divBdr>
        <w:top w:val="none" w:sz="0" w:space="0" w:color="auto"/>
        <w:left w:val="none" w:sz="0" w:space="0" w:color="auto"/>
        <w:bottom w:val="none" w:sz="0" w:space="0" w:color="auto"/>
        <w:right w:val="none" w:sz="0" w:space="0" w:color="auto"/>
      </w:divBdr>
    </w:div>
    <w:div w:id="486358725">
      <w:marLeft w:val="640"/>
      <w:marRight w:val="0"/>
      <w:marTop w:val="0"/>
      <w:marBottom w:val="0"/>
      <w:divBdr>
        <w:top w:val="none" w:sz="0" w:space="0" w:color="auto"/>
        <w:left w:val="none" w:sz="0" w:space="0" w:color="auto"/>
        <w:bottom w:val="none" w:sz="0" w:space="0" w:color="auto"/>
        <w:right w:val="none" w:sz="0" w:space="0" w:color="auto"/>
      </w:divBdr>
    </w:div>
    <w:div w:id="486408629">
      <w:marLeft w:val="640"/>
      <w:marRight w:val="0"/>
      <w:marTop w:val="0"/>
      <w:marBottom w:val="0"/>
      <w:divBdr>
        <w:top w:val="none" w:sz="0" w:space="0" w:color="auto"/>
        <w:left w:val="none" w:sz="0" w:space="0" w:color="auto"/>
        <w:bottom w:val="none" w:sz="0" w:space="0" w:color="auto"/>
        <w:right w:val="none" w:sz="0" w:space="0" w:color="auto"/>
      </w:divBdr>
    </w:div>
    <w:div w:id="486434006">
      <w:marLeft w:val="640"/>
      <w:marRight w:val="0"/>
      <w:marTop w:val="0"/>
      <w:marBottom w:val="0"/>
      <w:divBdr>
        <w:top w:val="none" w:sz="0" w:space="0" w:color="auto"/>
        <w:left w:val="none" w:sz="0" w:space="0" w:color="auto"/>
        <w:bottom w:val="none" w:sz="0" w:space="0" w:color="auto"/>
        <w:right w:val="none" w:sz="0" w:space="0" w:color="auto"/>
      </w:divBdr>
    </w:div>
    <w:div w:id="486478367">
      <w:marLeft w:val="640"/>
      <w:marRight w:val="0"/>
      <w:marTop w:val="0"/>
      <w:marBottom w:val="0"/>
      <w:divBdr>
        <w:top w:val="none" w:sz="0" w:space="0" w:color="auto"/>
        <w:left w:val="none" w:sz="0" w:space="0" w:color="auto"/>
        <w:bottom w:val="none" w:sz="0" w:space="0" w:color="auto"/>
        <w:right w:val="none" w:sz="0" w:space="0" w:color="auto"/>
      </w:divBdr>
    </w:div>
    <w:div w:id="486627758">
      <w:marLeft w:val="640"/>
      <w:marRight w:val="0"/>
      <w:marTop w:val="0"/>
      <w:marBottom w:val="0"/>
      <w:divBdr>
        <w:top w:val="none" w:sz="0" w:space="0" w:color="auto"/>
        <w:left w:val="none" w:sz="0" w:space="0" w:color="auto"/>
        <w:bottom w:val="none" w:sz="0" w:space="0" w:color="auto"/>
        <w:right w:val="none" w:sz="0" w:space="0" w:color="auto"/>
      </w:divBdr>
    </w:div>
    <w:div w:id="486631169">
      <w:marLeft w:val="640"/>
      <w:marRight w:val="0"/>
      <w:marTop w:val="0"/>
      <w:marBottom w:val="0"/>
      <w:divBdr>
        <w:top w:val="none" w:sz="0" w:space="0" w:color="auto"/>
        <w:left w:val="none" w:sz="0" w:space="0" w:color="auto"/>
        <w:bottom w:val="none" w:sz="0" w:space="0" w:color="auto"/>
        <w:right w:val="none" w:sz="0" w:space="0" w:color="auto"/>
      </w:divBdr>
    </w:div>
    <w:div w:id="486634176">
      <w:marLeft w:val="640"/>
      <w:marRight w:val="0"/>
      <w:marTop w:val="0"/>
      <w:marBottom w:val="0"/>
      <w:divBdr>
        <w:top w:val="none" w:sz="0" w:space="0" w:color="auto"/>
        <w:left w:val="none" w:sz="0" w:space="0" w:color="auto"/>
        <w:bottom w:val="none" w:sz="0" w:space="0" w:color="auto"/>
        <w:right w:val="none" w:sz="0" w:space="0" w:color="auto"/>
      </w:divBdr>
    </w:div>
    <w:div w:id="486751639">
      <w:marLeft w:val="640"/>
      <w:marRight w:val="0"/>
      <w:marTop w:val="0"/>
      <w:marBottom w:val="0"/>
      <w:divBdr>
        <w:top w:val="none" w:sz="0" w:space="0" w:color="auto"/>
        <w:left w:val="none" w:sz="0" w:space="0" w:color="auto"/>
        <w:bottom w:val="none" w:sz="0" w:space="0" w:color="auto"/>
        <w:right w:val="none" w:sz="0" w:space="0" w:color="auto"/>
      </w:divBdr>
    </w:div>
    <w:div w:id="486827199">
      <w:marLeft w:val="640"/>
      <w:marRight w:val="0"/>
      <w:marTop w:val="0"/>
      <w:marBottom w:val="0"/>
      <w:divBdr>
        <w:top w:val="none" w:sz="0" w:space="0" w:color="auto"/>
        <w:left w:val="none" w:sz="0" w:space="0" w:color="auto"/>
        <w:bottom w:val="none" w:sz="0" w:space="0" w:color="auto"/>
        <w:right w:val="none" w:sz="0" w:space="0" w:color="auto"/>
      </w:divBdr>
    </w:div>
    <w:div w:id="486899480">
      <w:marLeft w:val="640"/>
      <w:marRight w:val="0"/>
      <w:marTop w:val="0"/>
      <w:marBottom w:val="0"/>
      <w:divBdr>
        <w:top w:val="none" w:sz="0" w:space="0" w:color="auto"/>
        <w:left w:val="none" w:sz="0" w:space="0" w:color="auto"/>
        <w:bottom w:val="none" w:sz="0" w:space="0" w:color="auto"/>
        <w:right w:val="none" w:sz="0" w:space="0" w:color="auto"/>
      </w:divBdr>
    </w:div>
    <w:div w:id="486946199">
      <w:marLeft w:val="640"/>
      <w:marRight w:val="0"/>
      <w:marTop w:val="0"/>
      <w:marBottom w:val="0"/>
      <w:divBdr>
        <w:top w:val="none" w:sz="0" w:space="0" w:color="auto"/>
        <w:left w:val="none" w:sz="0" w:space="0" w:color="auto"/>
        <w:bottom w:val="none" w:sz="0" w:space="0" w:color="auto"/>
        <w:right w:val="none" w:sz="0" w:space="0" w:color="auto"/>
      </w:divBdr>
    </w:div>
    <w:div w:id="487090680">
      <w:marLeft w:val="640"/>
      <w:marRight w:val="0"/>
      <w:marTop w:val="0"/>
      <w:marBottom w:val="0"/>
      <w:divBdr>
        <w:top w:val="none" w:sz="0" w:space="0" w:color="auto"/>
        <w:left w:val="none" w:sz="0" w:space="0" w:color="auto"/>
        <w:bottom w:val="none" w:sz="0" w:space="0" w:color="auto"/>
        <w:right w:val="none" w:sz="0" w:space="0" w:color="auto"/>
      </w:divBdr>
    </w:div>
    <w:div w:id="487135686">
      <w:marLeft w:val="640"/>
      <w:marRight w:val="0"/>
      <w:marTop w:val="0"/>
      <w:marBottom w:val="0"/>
      <w:divBdr>
        <w:top w:val="none" w:sz="0" w:space="0" w:color="auto"/>
        <w:left w:val="none" w:sz="0" w:space="0" w:color="auto"/>
        <w:bottom w:val="none" w:sz="0" w:space="0" w:color="auto"/>
        <w:right w:val="none" w:sz="0" w:space="0" w:color="auto"/>
      </w:divBdr>
    </w:div>
    <w:div w:id="487139636">
      <w:marLeft w:val="640"/>
      <w:marRight w:val="0"/>
      <w:marTop w:val="0"/>
      <w:marBottom w:val="0"/>
      <w:divBdr>
        <w:top w:val="none" w:sz="0" w:space="0" w:color="auto"/>
        <w:left w:val="none" w:sz="0" w:space="0" w:color="auto"/>
        <w:bottom w:val="none" w:sz="0" w:space="0" w:color="auto"/>
        <w:right w:val="none" w:sz="0" w:space="0" w:color="auto"/>
      </w:divBdr>
    </w:div>
    <w:div w:id="487209019">
      <w:marLeft w:val="640"/>
      <w:marRight w:val="0"/>
      <w:marTop w:val="0"/>
      <w:marBottom w:val="0"/>
      <w:divBdr>
        <w:top w:val="none" w:sz="0" w:space="0" w:color="auto"/>
        <w:left w:val="none" w:sz="0" w:space="0" w:color="auto"/>
        <w:bottom w:val="none" w:sz="0" w:space="0" w:color="auto"/>
        <w:right w:val="none" w:sz="0" w:space="0" w:color="auto"/>
      </w:divBdr>
    </w:div>
    <w:div w:id="487400959">
      <w:marLeft w:val="640"/>
      <w:marRight w:val="0"/>
      <w:marTop w:val="0"/>
      <w:marBottom w:val="0"/>
      <w:divBdr>
        <w:top w:val="none" w:sz="0" w:space="0" w:color="auto"/>
        <w:left w:val="none" w:sz="0" w:space="0" w:color="auto"/>
        <w:bottom w:val="none" w:sz="0" w:space="0" w:color="auto"/>
        <w:right w:val="none" w:sz="0" w:space="0" w:color="auto"/>
      </w:divBdr>
    </w:div>
    <w:div w:id="487402646">
      <w:marLeft w:val="640"/>
      <w:marRight w:val="0"/>
      <w:marTop w:val="0"/>
      <w:marBottom w:val="0"/>
      <w:divBdr>
        <w:top w:val="none" w:sz="0" w:space="0" w:color="auto"/>
        <w:left w:val="none" w:sz="0" w:space="0" w:color="auto"/>
        <w:bottom w:val="none" w:sz="0" w:space="0" w:color="auto"/>
        <w:right w:val="none" w:sz="0" w:space="0" w:color="auto"/>
      </w:divBdr>
    </w:div>
    <w:div w:id="487481128">
      <w:marLeft w:val="640"/>
      <w:marRight w:val="0"/>
      <w:marTop w:val="0"/>
      <w:marBottom w:val="0"/>
      <w:divBdr>
        <w:top w:val="none" w:sz="0" w:space="0" w:color="auto"/>
        <w:left w:val="none" w:sz="0" w:space="0" w:color="auto"/>
        <w:bottom w:val="none" w:sz="0" w:space="0" w:color="auto"/>
        <w:right w:val="none" w:sz="0" w:space="0" w:color="auto"/>
      </w:divBdr>
    </w:div>
    <w:div w:id="487481455">
      <w:marLeft w:val="640"/>
      <w:marRight w:val="0"/>
      <w:marTop w:val="0"/>
      <w:marBottom w:val="0"/>
      <w:divBdr>
        <w:top w:val="none" w:sz="0" w:space="0" w:color="auto"/>
        <w:left w:val="none" w:sz="0" w:space="0" w:color="auto"/>
        <w:bottom w:val="none" w:sz="0" w:space="0" w:color="auto"/>
        <w:right w:val="none" w:sz="0" w:space="0" w:color="auto"/>
      </w:divBdr>
    </w:div>
    <w:div w:id="487599421">
      <w:marLeft w:val="640"/>
      <w:marRight w:val="0"/>
      <w:marTop w:val="0"/>
      <w:marBottom w:val="0"/>
      <w:divBdr>
        <w:top w:val="none" w:sz="0" w:space="0" w:color="auto"/>
        <w:left w:val="none" w:sz="0" w:space="0" w:color="auto"/>
        <w:bottom w:val="none" w:sz="0" w:space="0" w:color="auto"/>
        <w:right w:val="none" w:sz="0" w:space="0" w:color="auto"/>
      </w:divBdr>
    </w:div>
    <w:div w:id="487668044">
      <w:marLeft w:val="640"/>
      <w:marRight w:val="0"/>
      <w:marTop w:val="0"/>
      <w:marBottom w:val="0"/>
      <w:divBdr>
        <w:top w:val="none" w:sz="0" w:space="0" w:color="auto"/>
        <w:left w:val="none" w:sz="0" w:space="0" w:color="auto"/>
        <w:bottom w:val="none" w:sz="0" w:space="0" w:color="auto"/>
        <w:right w:val="none" w:sz="0" w:space="0" w:color="auto"/>
      </w:divBdr>
    </w:div>
    <w:div w:id="487749013">
      <w:marLeft w:val="640"/>
      <w:marRight w:val="0"/>
      <w:marTop w:val="0"/>
      <w:marBottom w:val="0"/>
      <w:divBdr>
        <w:top w:val="none" w:sz="0" w:space="0" w:color="auto"/>
        <w:left w:val="none" w:sz="0" w:space="0" w:color="auto"/>
        <w:bottom w:val="none" w:sz="0" w:space="0" w:color="auto"/>
        <w:right w:val="none" w:sz="0" w:space="0" w:color="auto"/>
      </w:divBdr>
    </w:div>
    <w:div w:id="487941316">
      <w:marLeft w:val="640"/>
      <w:marRight w:val="0"/>
      <w:marTop w:val="0"/>
      <w:marBottom w:val="0"/>
      <w:divBdr>
        <w:top w:val="none" w:sz="0" w:space="0" w:color="auto"/>
        <w:left w:val="none" w:sz="0" w:space="0" w:color="auto"/>
        <w:bottom w:val="none" w:sz="0" w:space="0" w:color="auto"/>
        <w:right w:val="none" w:sz="0" w:space="0" w:color="auto"/>
      </w:divBdr>
    </w:div>
    <w:div w:id="488012993">
      <w:marLeft w:val="640"/>
      <w:marRight w:val="0"/>
      <w:marTop w:val="0"/>
      <w:marBottom w:val="0"/>
      <w:divBdr>
        <w:top w:val="none" w:sz="0" w:space="0" w:color="auto"/>
        <w:left w:val="none" w:sz="0" w:space="0" w:color="auto"/>
        <w:bottom w:val="none" w:sz="0" w:space="0" w:color="auto"/>
        <w:right w:val="none" w:sz="0" w:space="0" w:color="auto"/>
      </w:divBdr>
    </w:div>
    <w:div w:id="488057584">
      <w:marLeft w:val="640"/>
      <w:marRight w:val="0"/>
      <w:marTop w:val="0"/>
      <w:marBottom w:val="0"/>
      <w:divBdr>
        <w:top w:val="none" w:sz="0" w:space="0" w:color="auto"/>
        <w:left w:val="none" w:sz="0" w:space="0" w:color="auto"/>
        <w:bottom w:val="none" w:sz="0" w:space="0" w:color="auto"/>
        <w:right w:val="none" w:sz="0" w:space="0" w:color="auto"/>
      </w:divBdr>
    </w:div>
    <w:div w:id="488058126">
      <w:marLeft w:val="640"/>
      <w:marRight w:val="0"/>
      <w:marTop w:val="0"/>
      <w:marBottom w:val="0"/>
      <w:divBdr>
        <w:top w:val="none" w:sz="0" w:space="0" w:color="auto"/>
        <w:left w:val="none" w:sz="0" w:space="0" w:color="auto"/>
        <w:bottom w:val="none" w:sz="0" w:space="0" w:color="auto"/>
        <w:right w:val="none" w:sz="0" w:space="0" w:color="auto"/>
      </w:divBdr>
    </w:div>
    <w:div w:id="488134812">
      <w:marLeft w:val="640"/>
      <w:marRight w:val="0"/>
      <w:marTop w:val="0"/>
      <w:marBottom w:val="0"/>
      <w:divBdr>
        <w:top w:val="none" w:sz="0" w:space="0" w:color="auto"/>
        <w:left w:val="none" w:sz="0" w:space="0" w:color="auto"/>
        <w:bottom w:val="none" w:sz="0" w:space="0" w:color="auto"/>
        <w:right w:val="none" w:sz="0" w:space="0" w:color="auto"/>
      </w:divBdr>
    </w:div>
    <w:div w:id="488139253">
      <w:marLeft w:val="640"/>
      <w:marRight w:val="0"/>
      <w:marTop w:val="0"/>
      <w:marBottom w:val="0"/>
      <w:divBdr>
        <w:top w:val="none" w:sz="0" w:space="0" w:color="auto"/>
        <w:left w:val="none" w:sz="0" w:space="0" w:color="auto"/>
        <w:bottom w:val="none" w:sz="0" w:space="0" w:color="auto"/>
        <w:right w:val="none" w:sz="0" w:space="0" w:color="auto"/>
      </w:divBdr>
    </w:div>
    <w:div w:id="488139453">
      <w:marLeft w:val="640"/>
      <w:marRight w:val="0"/>
      <w:marTop w:val="0"/>
      <w:marBottom w:val="0"/>
      <w:divBdr>
        <w:top w:val="none" w:sz="0" w:space="0" w:color="auto"/>
        <w:left w:val="none" w:sz="0" w:space="0" w:color="auto"/>
        <w:bottom w:val="none" w:sz="0" w:space="0" w:color="auto"/>
        <w:right w:val="none" w:sz="0" w:space="0" w:color="auto"/>
      </w:divBdr>
    </w:div>
    <w:div w:id="488178043">
      <w:marLeft w:val="640"/>
      <w:marRight w:val="0"/>
      <w:marTop w:val="0"/>
      <w:marBottom w:val="0"/>
      <w:divBdr>
        <w:top w:val="none" w:sz="0" w:space="0" w:color="auto"/>
        <w:left w:val="none" w:sz="0" w:space="0" w:color="auto"/>
        <w:bottom w:val="none" w:sz="0" w:space="0" w:color="auto"/>
        <w:right w:val="none" w:sz="0" w:space="0" w:color="auto"/>
      </w:divBdr>
    </w:div>
    <w:div w:id="488179803">
      <w:marLeft w:val="640"/>
      <w:marRight w:val="0"/>
      <w:marTop w:val="0"/>
      <w:marBottom w:val="0"/>
      <w:divBdr>
        <w:top w:val="none" w:sz="0" w:space="0" w:color="auto"/>
        <w:left w:val="none" w:sz="0" w:space="0" w:color="auto"/>
        <w:bottom w:val="none" w:sz="0" w:space="0" w:color="auto"/>
        <w:right w:val="none" w:sz="0" w:space="0" w:color="auto"/>
      </w:divBdr>
    </w:div>
    <w:div w:id="488249414">
      <w:marLeft w:val="640"/>
      <w:marRight w:val="0"/>
      <w:marTop w:val="0"/>
      <w:marBottom w:val="0"/>
      <w:divBdr>
        <w:top w:val="none" w:sz="0" w:space="0" w:color="auto"/>
        <w:left w:val="none" w:sz="0" w:space="0" w:color="auto"/>
        <w:bottom w:val="none" w:sz="0" w:space="0" w:color="auto"/>
        <w:right w:val="none" w:sz="0" w:space="0" w:color="auto"/>
      </w:divBdr>
    </w:div>
    <w:div w:id="488257098">
      <w:marLeft w:val="640"/>
      <w:marRight w:val="0"/>
      <w:marTop w:val="0"/>
      <w:marBottom w:val="0"/>
      <w:divBdr>
        <w:top w:val="none" w:sz="0" w:space="0" w:color="auto"/>
        <w:left w:val="none" w:sz="0" w:space="0" w:color="auto"/>
        <w:bottom w:val="none" w:sz="0" w:space="0" w:color="auto"/>
        <w:right w:val="none" w:sz="0" w:space="0" w:color="auto"/>
      </w:divBdr>
    </w:div>
    <w:div w:id="488324168">
      <w:marLeft w:val="640"/>
      <w:marRight w:val="0"/>
      <w:marTop w:val="0"/>
      <w:marBottom w:val="0"/>
      <w:divBdr>
        <w:top w:val="none" w:sz="0" w:space="0" w:color="auto"/>
        <w:left w:val="none" w:sz="0" w:space="0" w:color="auto"/>
        <w:bottom w:val="none" w:sz="0" w:space="0" w:color="auto"/>
        <w:right w:val="none" w:sz="0" w:space="0" w:color="auto"/>
      </w:divBdr>
    </w:div>
    <w:div w:id="488403741">
      <w:marLeft w:val="640"/>
      <w:marRight w:val="0"/>
      <w:marTop w:val="0"/>
      <w:marBottom w:val="0"/>
      <w:divBdr>
        <w:top w:val="none" w:sz="0" w:space="0" w:color="auto"/>
        <w:left w:val="none" w:sz="0" w:space="0" w:color="auto"/>
        <w:bottom w:val="none" w:sz="0" w:space="0" w:color="auto"/>
        <w:right w:val="none" w:sz="0" w:space="0" w:color="auto"/>
      </w:divBdr>
    </w:div>
    <w:div w:id="488517521">
      <w:marLeft w:val="640"/>
      <w:marRight w:val="0"/>
      <w:marTop w:val="0"/>
      <w:marBottom w:val="0"/>
      <w:divBdr>
        <w:top w:val="none" w:sz="0" w:space="0" w:color="auto"/>
        <w:left w:val="none" w:sz="0" w:space="0" w:color="auto"/>
        <w:bottom w:val="none" w:sz="0" w:space="0" w:color="auto"/>
        <w:right w:val="none" w:sz="0" w:space="0" w:color="auto"/>
      </w:divBdr>
    </w:div>
    <w:div w:id="488520899">
      <w:marLeft w:val="640"/>
      <w:marRight w:val="0"/>
      <w:marTop w:val="0"/>
      <w:marBottom w:val="0"/>
      <w:divBdr>
        <w:top w:val="none" w:sz="0" w:space="0" w:color="auto"/>
        <w:left w:val="none" w:sz="0" w:space="0" w:color="auto"/>
        <w:bottom w:val="none" w:sz="0" w:space="0" w:color="auto"/>
        <w:right w:val="none" w:sz="0" w:space="0" w:color="auto"/>
      </w:divBdr>
    </w:div>
    <w:div w:id="488525784">
      <w:marLeft w:val="640"/>
      <w:marRight w:val="0"/>
      <w:marTop w:val="0"/>
      <w:marBottom w:val="0"/>
      <w:divBdr>
        <w:top w:val="none" w:sz="0" w:space="0" w:color="auto"/>
        <w:left w:val="none" w:sz="0" w:space="0" w:color="auto"/>
        <w:bottom w:val="none" w:sz="0" w:space="0" w:color="auto"/>
        <w:right w:val="none" w:sz="0" w:space="0" w:color="auto"/>
      </w:divBdr>
    </w:div>
    <w:div w:id="488597289">
      <w:marLeft w:val="640"/>
      <w:marRight w:val="0"/>
      <w:marTop w:val="0"/>
      <w:marBottom w:val="0"/>
      <w:divBdr>
        <w:top w:val="none" w:sz="0" w:space="0" w:color="auto"/>
        <w:left w:val="none" w:sz="0" w:space="0" w:color="auto"/>
        <w:bottom w:val="none" w:sz="0" w:space="0" w:color="auto"/>
        <w:right w:val="none" w:sz="0" w:space="0" w:color="auto"/>
      </w:divBdr>
    </w:div>
    <w:div w:id="488642094">
      <w:marLeft w:val="640"/>
      <w:marRight w:val="0"/>
      <w:marTop w:val="0"/>
      <w:marBottom w:val="0"/>
      <w:divBdr>
        <w:top w:val="none" w:sz="0" w:space="0" w:color="auto"/>
        <w:left w:val="none" w:sz="0" w:space="0" w:color="auto"/>
        <w:bottom w:val="none" w:sz="0" w:space="0" w:color="auto"/>
        <w:right w:val="none" w:sz="0" w:space="0" w:color="auto"/>
      </w:divBdr>
    </w:div>
    <w:div w:id="488644218">
      <w:marLeft w:val="640"/>
      <w:marRight w:val="0"/>
      <w:marTop w:val="0"/>
      <w:marBottom w:val="0"/>
      <w:divBdr>
        <w:top w:val="none" w:sz="0" w:space="0" w:color="auto"/>
        <w:left w:val="none" w:sz="0" w:space="0" w:color="auto"/>
        <w:bottom w:val="none" w:sz="0" w:space="0" w:color="auto"/>
        <w:right w:val="none" w:sz="0" w:space="0" w:color="auto"/>
      </w:divBdr>
    </w:div>
    <w:div w:id="488834033">
      <w:marLeft w:val="640"/>
      <w:marRight w:val="0"/>
      <w:marTop w:val="0"/>
      <w:marBottom w:val="0"/>
      <w:divBdr>
        <w:top w:val="none" w:sz="0" w:space="0" w:color="auto"/>
        <w:left w:val="none" w:sz="0" w:space="0" w:color="auto"/>
        <w:bottom w:val="none" w:sz="0" w:space="0" w:color="auto"/>
        <w:right w:val="none" w:sz="0" w:space="0" w:color="auto"/>
      </w:divBdr>
    </w:div>
    <w:div w:id="488908129">
      <w:marLeft w:val="640"/>
      <w:marRight w:val="0"/>
      <w:marTop w:val="0"/>
      <w:marBottom w:val="0"/>
      <w:divBdr>
        <w:top w:val="none" w:sz="0" w:space="0" w:color="auto"/>
        <w:left w:val="none" w:sz="0" w:space="0" w:color="auto"/>
        <w:bottom w:val="none" w:sz="0" w:space="0" w:color="auto"/>
        <w:right w:val="none" w:sz="0" w:space="0" w:color="auto"/>
      </w:divBdr>
    </w:div>
    <w:div w:id="488909659">
      <w:marLeft w:val="640"/>
      <w:marRight w:val="0"/>
      <w:marTop w:val="0"/>
      <w:marBottom w:val="0"/>
      <w:divBdr>
        <w:top w:val="none" w:sz="0" w:space="0" w:color="auto"/>
        <w:left w:val="none" w:sz="0" w:space="0" w:color="auto"/>
        <w:bottom w:val="none" w:sz="0" w:space="0" w:color="auto"/>
        <w:right w:val="none" w:sz="0" w:space="0" w:color="auto"/>
      </w:divBdr>
    </w:div>
    <w:div w:id="488910581">
      <w:marLeft w:val="640"/>
      <w:marRight w:val="0"/>
      <w:marTop w:val="0"/>
      <w:marBottom w:val="0"/>
      <w:divBdr>
        <w:top w:val="none" w:sz="0" w:space="0" w:color="auto"/>
        <w:left w:val="none" w:sz="0" w:space="0" w:color="auto"/>
        <w:bottom w:val="none" w:sz="0" w:space="0" w:color="auto"/>
        <w:right w:val="none" w:sz="0" w:space="0" w:color="auto"/>
      </w:divBdr>
    </w:div>
    <w:div w:id="488982840">
      <w:marLeft w:val="640"/>
      <w:marRight w:val="0"/>
      <w:marTop w:val="0"/>
      <w:marBottom w:val="0"/>
      <w:divBdr>
        <w:top w:val="none" w:sz="0" w:space="0" w:color="auto"/>
        <w:left w:val="none" w:sz="0" w:space="0" w:color="auto"/>
        <w:bottom w:val="none" w:sz="0" w:space="0" w:color="auto"/>
        <w:right w:val="none" w:sz="0" w:space="0" w:color="auto"/>
      </w:divBdr>
    </w:div>
    <w:div w:id="489097744">
      <w:marLeft w:val="640"/>
      <w:marRight w:val="0"/>
      <w:marTop w:val="0"/>
      <w:marBottom w:val="0"/>
      <w:divBdr>
        <w:top w:val="none" w:sz="0" w:space="0" w:color="auto"/>
        <w:left w:val="none" w:sz="0" w:space="0" w:color="auto"/>
        <w:bottom w:val="none" w:sz="0" w:space="0" w:color="auto"/>
        <w:right w:val="none" w:sz="0" w:space="0" w:color="auto"/>
      </w:divBdr>
    </w:div>
    <w:div w:id="489172021">
      <w:marLeft w:val="640"/>
      <w:marRight w:val="0"/>
      <w:marTop w:val="0"/>
      <w:marBottom w:val="0"/>
      <w:divBdr>
        <w:top w:val="none" w:sz="0" w:space="0" w:color="auto"/>
        <w:left w:val="none" w:sz="0" w:space="0" w:color="auto"/>
        <w:bottom w:val="none" w:sz="0" w:space="0" w:color="auto"/>
        <w:right w:val="none" w:sz="0" w:space="0" w:color="auto"/>
      </w:divBdr>
    </w:div>
    <w:div w:id="489249369">
      <w:marLeft w:val="640"/>
      <w:marRight w:val="0"/>
      <w:marTop w:val="0"/>
      <w:marBottom w:val="0"/>
      <w:divBdr>
        <w:top w:val="none" w:sz="0" w:space="0" w:color="auto"/>
        <w:left w:val="none" w:sz="0" w:space="0" w:color="auto"/>
        <w:bottom w:val="none" w:sz="0" w:space="0" w:color="auto"/>
        <w:right w:val="none" w:sz="0" w:space="0" w:color="auto"/>
      </w:divBdr>
    </w:div>
    <w:div w:id="489254748">
      <w:marLeft w:val="640"/>
      <w:marRight w:val="0"/>
      <w:marTop w:val="0"/>
      <w:marBottom w:val="0"/>
      <w:divBdr>
        <w:top w:val="none" w:sz="0" w:space="0" w:color="auto"/>
        <w:left w:val="none" w:sz="0" w:space="0" w:color="auto"/>
        <w:bottom w:val="none" w:sz="0" w:space="0" w:color="auto"/>
        <w:right w:val="none" w:sz="0" w:space="0" w:color="auto"/>
      </w:divBdr>
    </w:div>
    <w:div w:id="489256011">
      <w:marLeft w:val="640"/>
      <w:marRight w:val="0"/>
      <w:marTop w:val="0"/>
      <w:marBottom w:val="0"/>
      <w:divBdr>
        <w:top w:val="none" w:sz="0" w:space="0" w:color="auto"/>
        <w:left w:val="none" w:sz="0" w:space="0" w:color="auto"/>
        <w:bottom w:val="none" w:sz="0" w:space="0" w:color="auto"/>
        <w:right w:val="none" w:sz="0" w:space="0" w:color="auto"/>
      </w:divBdr>
    </w:div>
    <w:div w:id="489322886">
      <w:marLeft w:val="640"/>
      <w:marRight w:val="0"/>
      <w:marTop w:val="0"/>
      <w:marBottom w:val="0"/>
      <w:divBdr>
        <w:top w:val="none" w:sz="0" w:space="0" w:color="auto"/>
        <w:left w:val="none" w:sz="0" w:space="0" w:color="auto"/>
        <w:bottom w:val="none" w:sz="0" w:space="0" w:color="auto"/>
        <w:right w:val="none" w:sz="0" w:space="0" w:color="auto"/>
      </w:divBdr>
    </w:div>
    <w:div w:id="489365857">
      <w:marLeft w:val="640"/>
      <w:marRight w:val="0"/>
      <w:marTop w:val="0"/>
      <w:marBottom w:val="0"/>
      <w:divBdr>
        <w:top w:val="none" w:sz="0" w:space="0" w:color="auto"/>
        <w:left w:val="none" w:sz="0" w:space="0" w:color="auto"/>
        <w:bottom w:val="none" w:sz="0" w:space="0" w:color="auto"/>
        <w:right w:val="none" w:sz="0" w:space="0" w:color="auto"/>
      </w:divBdr>
    </w:div>
    <w:div w:id="489440554">
      <w:marLeft w:val="640"/>
      <w:marRight w:val="0"/>
      <w:marTop w:val="0"/>
      <w:marBottom w:val="0"/>
      <w:divBdr>
        <w:top w:val="none" w:sz="0" w:space="0" w:color="auto"/>
        <w:left w:val="none" w:sz="0" w:space="0" w:color="auto"/>
        <w:bottom w:val="none" w:sz="0" w:space="0" w:color="auto"/>
        <w:right w:val="none" w:sz="0" w:space="0" w:color="auto"/>
      </w:divBdr>
    </w:div>
    <w:div w:id="489638757">
      <w:marLeft w:val="640"/>
      <w:marRight w:val="0"/>
      <w:marTop w:val="0"/>
      <w:marBottom w:val="0"/>
      <w:divBdr>
        <w:top w:val="none" w:sz="0" w:space="0" w:color="auto"/>
        <w:left w:val="none" w:sz="0" w:space="0" w:color="auto"/>
        <w:bottom w:val="none" w:sz="0" w:space="0" w:color="auto"/>
        <w:right w:val="none" w:sz="0" w:space="0" w:color="auto"/>
      </w:divBdr>
    </w:div>
    <w:div w:id="489713183">
      <w:marLeft w:val="640"/>
      <w:marRight w:val="0"/>
      <w:marTop w:val="0"/>
      <w:marBottom w:val="0"/>
      <w:divBdr>
        <w:top w:val="none" w:sz="0" w:space="0" w:color="auto"/>
        <w:left w:val="none" w:sz="0" w:space="0" w:color="auto"/>
        <w:bottom w:val="none" w:sz="0" w:space="0" w:color="auto"/>
        <w:right w:val="none" w:sz="0" w:space="0" w:color="auto"/>
      </w:divBdr>
    </w:div>
    <w:div w:id="489830223">
      <w:marLeft w:val="640"/>
      <w:marRight w:val="0"/>
      <w:marTop w:val="0"/>
      <w:marBottom w:val="0"/>
      <w:divBdr>
        <w:top w:val="none" w:sz="0" w:space="0" w:color="auto"/>
        <w:left w:val="none" w:sz="0" w:space="0" w:color="auto"/>
        <w:bottom w:val="none" w:sz="0" w:space="0" w:color="auto"/>
        <w:right w:val="none" w:sz="0" w:space="0" w:color="auto"/>
      </w:divBdr>
    </w:div>
    <w:div w:id="489909038">
      <w:marLeft w:val="640"/>
      <w:marRight w:val="0"/>
      <w:marTop w:val="0"/>
      <w:marBottom w:val="0"/>
      <w:divBdr>
        <w:top w:val="none" w:sz="0" w:space="0" w:color="auto"/>
        <w:left w:val="none" w:sz="0" w:space="0" w:color="auto"/>
        <w:bottom w:val="none" w:sz="0" w:space="0" w:color="auto"/>
        <w:right w:val="none" w:sz="0" w:space="0" w:color="auto"/>
      </w:divBdr>
    </w:div>
    <w:div w:id="489951757">
      <w:marLeft w:val="640"/>
      <w:marRight w:val="0"/>
      <w:marTop w:val="0"/>
      <w:marBottom w:val="0"/>
      <w:divBdr>
        <w:top w:val="none" w:sz="0" w:space="0" w:color="auto"/>
        <w:left w:val="none" w:sz="0" w:space="0" w:color="auto"/>
        <w:bottom w:val="none" w:sz="0" w:space="0" w:color="auto"/>
        <w:right w:val="none" w:sz="0" w:space="0" w:color="auto"/>
      </w:divBdr>
    </w:div>
    <w:div w:id="489977925">
      <w:marLeft w:val="640"/>
      <w:marRight w:val="0"/>
      <w:marTop w:val="0"/>
      <w:marBottom w:val="0"/>
      <w:divBdr>
        <w:top w:val="none" w:sz="0" w:space="0" w:color="auto"/>
        <w:left w:val="none" w:sz="0" w:space="0" w:color="auto"/>
        <w:bottom w:val="none" w:sz="0" w:space="0" w:color="auto"/>
        <w:right w:val="none" w:sz="0" w:space="0" w:color="auto"/>
      </w:divBdr>
    </w:div>
    <w:div w:id="490021672">
      <w:marLeft w:val="640"/>
      <w:marRight w:val="0"/>
      <w:marTop w:val="0"/>
      <w:marBottom w:val="0"/>
      <w:divBdr>
        <w:top w:val="none" w:sz="0" w:space="0" w:color="auto"/>
        <w:left w:val="none" w:sz="0" w:space="0" w:color="auto"/>
        <w:bottom w:val="none" w:sz="0" w:space="0" w:color="auto"/>
        <w:right w:val="none" w:sz="0" w:space="0" w:color="auto"/>
      </w:divBdr>
    </w:div>
    <w:div w:id="490023006">
      <w:marLeft w:val="640"/>
      <w:marRight w:val="0"/>
      <w:marTop w:val="0"/>
      <w:marBottom w:val="0"/>
      <w:divBdr>
        <w:top w:val="none" w:sz="0" w:space="0" w:color="auto"/>
        <w:left w:val="none" w:sz="0" w:space="0" w:color="auto"/>
        <w:bottom w:val="none" w:sz="0" w:space="0" w:color="auto"/>
        <w:right w:val="none" w:sz="0" w:space="0" w:color="auto"/>
      </w:divBdr>
    </w:div>
    <w:div w:id="490028817">
      <w:marLeft w:val="640"/>
      <w:marRight w:val="0"/>
      <w:marTop w:val="0"/>
      <w:marBottom w:val="0"/>
      <w:divBdr>
        <w:top w:val="none" w:sz="0" w:space="0" w:color="auto"/>
        <w:left w:val="none" w:sz="0" w:space="0" w:color="auto"/>
        <w:bottom w:val="none" w:sz="0" w:space="0" w:color="auto"/>
        <w:right w:val="none" w:sz="0" w:space="0" w:color="auto"/>
      </w:divBdr>
    </w:div>
    <w:div w:id="490101075">
      <w:marLeft w:val="640"/>
      <w:marRight w:val="0"/>
      <w:marTop w:val="0"/>
      <w:marBottom w:val="0"/>
      <w:divBdr>
        <w:top w:val="none" w:sz="0" w:space="0" w:color="auto"/>
        <w:left w:val="none" w:sz="0" w:space="0" w:color="auto"/>
        <w:bottom w:val="none" w:sz="0" w:space="0" w:color="auto"/>
        <w:right w:val="none" w:sz="0" w:space="0" w:color="auto"/>
      </w:divBdr>
    </w:div>
    <w:div w:id="490103063">
      <w:marLeft w:val="640"/>
      <w:marRight w:val="0"/>
      <w:marTop w:val="0"/>
      <w:marBottom w:val="0"/>
      <w:divBdr>
        <w:top w:val="none" w:sz="0" w:space="0" w:color="auto"/>
        <w:left w:val="none" w:sz="0" w:space="0" w:color="auto"/>
        <w:bottom w:val="none" w:sz="0" w:space="0" w:color="auto"/>
        <w:right w:val="none" w:sz="0" w:space="0" w:color="auto"/>
      </w:divBdr>
    </w:div>
    <w:div w:id="490144239">
      <w:marLeft w:val="640"/>
      <w:marRight w:val="0"/>
      <w:marTop w:val="0"/>
      <w:marBottom w:val="0"/>
      <w:divBdr>
        <w:top w:val="none" w:sz="0" w:space="0" w:color="auto"/>
        <w:left w:val="none" w:sz="0" w:space="0" w:color="auto"/>
        <w:bottom w:val="none" w:sz="0" w:space="0" w:color="auto"/>
        <w:right w:val="none" w:sz="0" w:space="0" w:color="auto"/>
      </w:divBdr>
    </w:div>
    <w:div w:id="490172271">
      <w:marLeft w:val="640"/>
      <w:marRight w:val="0"/>
      <w:marTop w:val="0"/>
      <w:marBottom w:val="0"/>
      <w:divBdr>
        <w:top w:val="none" w:sz="0" w:space="0" w:color="auto"/>
        <w:left w:val="none" w:sz="0" w:space="0" w:color="auto"/>
        <w:bottom w:val="none" w:sz="0" w:space="0" w:color="auto"/>
        <w:right w:val="none" w:sz="0" w:space="0" w:color="auto"/>
      </w:divBdr>
    </w:div>
    <w:div w:id="490292022">
      <w:marLeft w:val="640"/>
      <w:marRight w:val="0"/>
      <w:marTop w:val="0"/>
      <w:marBottom w:val="0"/>
      <w:divBdr>
        <w:top w:val="none" w:sz="0" w:space="0" w:color="auto"/>
        <w:left w:val="none" w:sz="0" w:space="0" w:color="auto"/>
        <w:bottom w:val="none" w:sz="0" w:space="0" w:color="auto"/>
        <w:right w:val="none" w:sz="0" w:space="0" w:color="auto"/>
      </w:divBdr>
    </w:div>
    <w:div w:id="490371898">
      <w:marLeft w:val="640"/>
      <w:marRight w:val="0"/>
      <w:marTop w:val="0"/>
      <w:marBottom w:val="0"/>
      <w:divBdr>
        <w:top w:val="none" w:sz="0" w:space="0" w:color="auto"/>
        <w:left w:val="none" w:sz="0" w:space="0" w:color="auto"/>
        <w:bottom w:val="none" w:sz="0" w:space="0" w:color="auto"/>
        <w:right w:val="none" w:sz="0" w:space="0" w:color="auto"/>
      </w:divBdr>
    </w:div>
    <w:div w:id="490372593">
      <w:marLeft w:val="640"/>
      <w:marRight w:val="0"/>
      <w:marTop w:val="0"/>
      <w:marBottom w:val="0"/>
      <w:divBdr>
        <w:top w:val="none" w:sz="0" w:space="0" w:color="auto"/>
        <w:left w:val="none" w:sz="0" w:space="0" w:color="auto"/>
        <w:bottom w:val="none" w:sz="0" w:space="0" w:color="auto"/>
        <w:right w:val="none" w:sz="0" w:space="0" w:color="auto"/>
      </w:divBdr>
    </w:div>
    <w:div w:id="490372992">
      <w:marLeft w:val="640"/>
      <w:marRight w:val="0"/>
      <w:marTop w:val="0"/>
      <w:marBottom w:val="0"/>
      <w:divBdr>
        <w:top w:val="none" w:sz="0" w:space="0" w:color="auto"/>
        <w:left w:val="none" w:sz="0" w:space="0" w:color="auto"/>
        <w:bottom w:val="none" w:sz="0" w:space="0" w:color="auto"/>
        <w:right w:val="none" w:sz="0" w:space="0" w:color="auto"/>
      </w:divBdr>
    </w:div>
    <w:div w:id="490565614">
      <w:marLeft w:val="640"/>
      <w:marRight w:val="0"/>
      <w:marTop w:val="0"/>
      <w:marBottom w:val="0"/>
      <w:divBdr>
        <w:top w:val="none" w:sz="0" w:space="0" w:color="auto"/>
        <w:left w:val="none" w:sz="0" w:space="0" w:color="auto"/>
        <w:bottom w:val="none" w:sz="0" w:space="0" w:color="auto"/>
        <w:right w:val="none" w:sz="0" w:space="0" w:color="auto"/>
      </w:divBdr>
    </w:div>
    <w:div w:id="490608664">
      <w:marLeft w:val="640"/>
      <w:marRight w:val="0"/>
      <w:marTop w:val="0"/>
      <w:marBottom w:val="0"/>
      <w:divBdr>
        <w:top w:val="none" w:sz="0" w:space="0" w:color="auto"/>
        <w:left w:val="none" w:sz="0" w:space="0" w:color="auto"/>
        <w:bottom w:val="none" w:sz="0" w:space="0" w:color="auto"/>
        <w:right w:val="none" w:sz="0" w:space="0" w:color="auto"/>
      </w:divBdr>
    </w:div>
    <w:div w:id="490684035">
      <w:marLeft w:val="640"/>
      <w:marRight w:val="0"/>
      <w:marTop w:val="0"/>
      <w:marBottom w:val="0"/>
      <w:divBdr>
        <w:top w:val="none" w:sz="0" w:space="0" w:color="auto"/>
        <w:left w:val="none" w:sz="0" w:space="0" w:color="auto"/>
        <w:bottom w:val="none" w:sz="0" w:space="0" w:color="auto"/>
        <w:right w:val="none" w:sz="0" w:space="0" w:color="auto"/>
      </w:divBdr>
    </w:div>
    <w:div w:id="490752061">
      <w:marLeft w:val="640"/>
      <w:marRight w:val="0"/>
      <w:marTop w:val="0"/>
      <w:marBottom w:val="0"/>
      <w:divBdr>
        <w:top w:val="none" w:sz="0" w:space="0" w:color="auto"/>
        <w:left w:val="none" w:sz="0" w:space="0" w:color="auto"/>
        <w:bottom w:val="none" w:sz="0" w:space="0" w:color="auto"/>
        <w:right w:val="none" w:sz="0" w:space="0" w:color="auto"/>
      </w:divBdr>
    </w:div>
    <w:div w:id="490755387">
      <w:marLeft w:val="640"/>
      <w:marRight w:val="0"/>
      <w:marTop w:val="0"/>
      <w:marBottom w:val="0"/>
      <w:divBdr>
        <w:top w:val="none" w:sz="0" w:space="0" w:color="auto"/>
        <w:left w:val="none" w:sz="0" w:space="0" w:color="auto"/>
        <w:bottom w:val="none" w:sz="0" w:space="0" w:color="auto"/>
        <w:right w:val="none" w:sz="0" w:space="0" w:color="auto"/>
      </w:divBdr>
    </w:div>
    <w:div w:id="490877049">
      <w:marLeft w:val="640"/>
      <w:marRight w:val="0"/>
      <w:marTop w:val="0"/>
      <w:marBottom w:val="0"/>
      <w:divBdr>
        <w:top w:val="none" w:sz="0" w:space="0" w:color="auto"/>
        <w:left w:val="none" w:sz="0" w:space="0" w:color="auto"/>
        <w:bottom w:val="none" w:sz="0" w:space="0" w:color="auto"/>
        <w:right w:val="none" w:sz="0" w:space="0" w:color="auto"/>
      </w:divBdr>
    </w:div>
    <w:div w:id="490944546">
      <w:marLeft w:val="640"/>
      <w:marRight w:val="0"/>
      <w:marTop w:val="0"/>
      <w:marBottom w:val="0"/>
      <w:divBdr>
        <w:top w:val="none" w:sz="0" w:space="0" w:color="auto"/>
        <w:left w:val="none" w:sz="0" w:space="0" w:color="auto"/>
        <w:bottom w:val="none" w:sz="0" w:space="0" w:color="auto"/>
        <w:right w:val="none" w:sz="0" w:space="0" w:color="auto"/>
      </w:divBdr>
    </w:div>
    <w:div w:id="490953501">
      <w:marLeft w:val="640"/>
      <w:marRight w:val="0"/>
      <w:marTop w:val="0"/>
      <w:marBottom w:val="0"/>
      <w:divBdr>
        <w:top w:val="none" w:sz="0" w:space="0" w:color="auto"/>
        <w:left w:val="none" w:sz="0" w:space="0" w:color="auto"/>
        <w:bottom w:val="none" w:sz="0" w:space="0" w:color="auto"/>
        <w:right w:val="none" w:sz="0" w:space="0" w:color="auto"/>
      </w:divBdr>
    </w:div>
    <w:div w:id="491022056">
      <w:marLeft w:val="640"/>
      <w:marRight w:val="0"/>
      <w:marTop w:val="0"/>
      <w:marBottom w:val="0"/>
      <w:divBdr>
        <w:top w:val="none" w:sz="0" w:space="0" w:color="auto"/>
        <w:left w:val="none" w:sz="0" w:space="0" w:color="auto"/>
        <w:bottom w:val="none" w:sz="0" w:space="0" w:color="auto"/>
        <w:right w:val="none" w:sz="0" w:space="0" w:color="auto"/>
      </w:divBdr>
    </w:div>
    <w:div w:id="491214193">
      <w:marLeft w:val="640"/>
      <w:marRight w:val="0"/>
      <w:marTop w:val="0"/>
      <w:marBottom w:val="0"/>
      <w:divBdr>
        <w:top w:val="none" w:sz="0" w:space="0" w:color="auto"/>
        <w:left w:val="none" w:sz="0" w:space="0" w:color="auto"/>
        <w:bottom w:val="none" w:sz="0" w:space="0" w:color="auto"/>
        <w:right w:val="none" w:sz="0" w:space="0" w:color="auto"/>
      </w:divBdr>
    </w:div>
    <w:div w:id="491263447">
      <w:marLeft w:val="640"/>
      <w:marRight w:val="0"/>
      <w:marTop w:val="0"/>
      <w:marBottom w:val="0"/>
      <w:divBdr>
        <w:top w:val="none" w:sz="0" w:space="0" w:color="auto"/>
        <w:left w:val="none" w:sz="0" w:space="0" w:color="auto"/>
        <w:bottom w:val="none" w:sz="0" w:space="0" w:color="auto"/>
        <w:right w:val="none" w:sz="0" w:space="0" w:color="auto"/>
      </w:divBdr>
    </w:div>
    <w:div w:id="491333220">
      <w:marLeft w:val="640"/>
      <w:marRight w:val="0"/>
      <w:marTop w:val="0"/>
      <w:marBottom w:val="0"/>
      <w:divBdr>
        <w:top w:val="none" w:sz="0" w:space="0" w:color="auto"/>
        <w:left w:val="none" w:sz="0" w:space="0" w:color="auto"/>
        <w:bottom w:val="none" w:sz="0" w:space="0" w:color="auto"/>
        <w:right w:val="none" w:sz="0" w:space="0" w:color="auto"/>
      </w:divBdr>
    </w:div>
    <w:div w:id="491407112">
      <w:marLeft w:val="640"/>
      <w:marRight w:val="0"/>
      <w:marTop w:val="0"/>
      <w:marBottom w:val="0"/>
      <w:divBdr>
        <w:top w:val="none" w:sz="0" w:space="0" w:color="auto"/>
        <w:left w:val="none" w:sz="0" w:space="0" w:color="auto"/>
        <w:bottom w:val="none" w:sz="0" w:space="0" w:color="auto"/>
        <w:right w:val="none" w:sz="0" w:space="0" w:color="auto"/>
      </w:divBdr>
    </w:div>
    <w:div w:id="491407840">
      <w:marLeft w:val="640"/>
      <w:marRight w:val="0"/>
      <w:marTop w:val="0"/>
      <w:marBottom w:val="0"/>
      <w:divBdr>
        <w:top w:val="none" w:sz="0" w:space="0" w:color="auto"/>
        <w:left w:val="none" w:sz="0" w:space="0" w:color="auto"/>
        <w:bottom w:val="none" w:sz="0" w:space="0" w:color="auto"/>
        <w:right w:val="none" w:sz="0" w:space="0" w:color="auto"/>
      </w:divBdr>
    </w:div>
    <w:div w:id="491412511">
      <w:marLeft w:val="640"/>
      <w:marRight w:val="0"/>
      <w:marTop w:val="0"/>
      <w:marBottom w:val="0"/>
      <w:divBdr>
        <w:top w:val="none" w:sz="0" w:space="0" w:color="auto"/>
        <w:left w:val="none" w:sz="0" w:space="0" w:color="auto"/>
        <w:bottom w:val="none" w:sz="0" w:space="0" w:color="auto"/>
        <w:right w:val="none" w:sz="0" w:space="0" w:color="auto"/>
      </w:divBdr>
    </w:div>
    <w:div w:id="491458197">
      <w:marLeft w:val="640"/>
      <w:marRight w:val="0"/>
      <w:marTop w:val="0"/>
      <w:marBottom w:val="0"/>
      <w:divBdr>
        <w:top w:val="none" w:sz="0" w:space="0" w:color="auto"/>
        <w:left w:val="none" w:sz="0" w:space="0" w:color="auto"/>
        <w:bottom w:val="none" w:sz="0" w:space="0" w:color="auto"/>
        <w:right w:val="none" w:sz="0" w:space="0" w:color="auto"/>
      </w:divBdr>
    </w:div>
    <w:div w:id="491482396">
      <w:marLeft w:val="640"/>
      <w:marRight w:val="0"/>
      <w:marTop w:val="0"/>
      <w:marBottom w:val="0"/>
      <w:divBdr>
        <w:top w:val="none" w:sz="0" w:space="0" w:color="auto"/>
        <w:left w:val="none" w:sz="0" w:space="0" w:color="auto"/>
        <w:bottom w:val="none" w:sz="0" w:space="0" w:color="auto"/>
        <w:right w:val="none" w:sz="0" w:space="0" w:color="auto"/>
      </w:divBdr>
    </w:div>
    <w:div w:id="491599672">
      <w:marLeft w:val="640"/>
      <w:marRight w:val="0"/>
      <w:marTop w:val="0"/>
      <w:marBottom w:val="0"/>
      <w:divBdr>
        <w:top w:val="none" w:sz="0" w:space="0" w:color="auto"/>
        <w:left w:val="none" w:sz="0" w:space="0" w:color="auto"/>
        <w:bottom w:val="none" w:sz="0" w:space="0" w:color="auto"/>
        <w:right w:val="none" w:sz="0" w:space="0" w:color="auto"/>
      </w:divBdr>
    </w:div>
    <w:div w:id="491675384">
      <w:marLeft w:val="640"/>
      <w:marRight w:val="0"/>
      <w:marTop w:val="0"/>
      <w:marBottom w:val="0"/>
      <w:divBdr>
        <w:top w:val="none" w:sz="0" w:space="0" w:color="auto"/>
        <w:left w:val="none" w:sz="0" w:space="0" w:color="auto"/>
        <w:bottom w:val="none" w:sz="0" w:space="0" w:color="auto"/>
        <w:right w:val="none" w:sz="0" w:space="0" w:color="auto"/>
      </w:divBdr>
    </w:div>
    <w:div w:id="491793901">
      <w:marLeft w:val="640"/>
      <w:marRight w:val="0"/>
      <w:marTop w:val="0"/>
      <w:marBottom w:val="0"/>
      <w:divBdr>
        <w:top w:val="none" w:sz="0" w:space="0" w:color="auto"/>
        <w:left w:val="none" w:sz="0" w:space="0" w:color="auto"/>
        <w:bottom w:val="none" w:sz="0" w:space="0" w:color="auto"/>
        <w:right w:val="none" w:sz="0" w:space="0" w:color="auto"/>
      </w:divBdr>
    </w:div>
    <w:div w:id="491800777">
      <w:marLeft w:val="640"/>
      <w:marRight w:val="0"/>
      <w:marTop w:val="0"/>
      <w:marBottom w:val="0"/>
      <w:divBdr>
        <w:top w:val="none" w:sz="0" w:space="0" w:color="auto"/>
        <w:left w:val="none" w:sz="0" w:space="0" w:color="auto"/>
        <w:bottom w:val="none" w:sz="0" w:space="0" w:color="auto"/>
        <w:right w:val="none" w:sz="0" w:space="0" w:color="auto"/>
      </w:divBdr>
    </w:div>
    <w:div w:id="491870702">
      <w:marLeft w:val="640"/>
      <w:marRight w:val="0"/>
      <w:marTop w:val="0"/>
      <w:marBottom w:val="0"/>
      <w:divBdr>
        <w:top w:val="none" w:sz="0" w:space="0" w:color="auto"/>
        <w:left w:val="none" w:sz="0" w:space="0" w:color="auto"/>
        <w:bottom w:val="none" w:sz="0" w:space="0" w:color="auto"/>
        <w:right w:val="none" w:sz="0" w:space="0" w:color="auto"/>
      </w:divBdr>
    </w:div>
    <w:div w:id="491877008">
      <w:marLeft w:val="640"/>
      <w:marRight w:val="0"/>
      <w:marTop w:val="0"/>
      <w:marBottom w:val="0"/>
      <w:divBdr>
        <w:top w:val="none" w:sz="0" w:space="0" w:color="auto"/>
        <w:left w:val="none" w:sz="0" w:space="0" w:color="auto"/>
        <w:bottom w:val="none" w:sz="0" w:space="0" w:color="auto"/>
        <w:right w:val="none" w:sz="0" w:space="0" w:color="auto"/>
      </w:divBdr>
    </w:div>
    <w:div w:id="491918384">
      <w:marLeft w:val="640"/>
      <w:marRight w:val="0"/>
      <w:marTop w:val="0"/>
      <w:marBottom w:val="0"/>
      <w:divBdr>
        <w:top w:val="none" w:sz="0" w:space="0" w:color="auto"/>
        <w:left w:val="none" w:sz="0" w:space="0" w:color="auto"/>
        <w:bottom w:val="none" w:sz="0" w:space="0" w:color="auto"/>
        <w:right w:val="none" w:sz="0" w:space="0" w:color="auto"/>
      </w:divBdr>
    </w:div>
    <w:div w:id="491944823">
      <w:marLeft w:val="640"/>
      <w:marRight w:val="0"/>
      <w:marTop w:val="0"/>
      <w:marBottom w:val="0"/>
      <w:divBdr>
        <w:top w:val="none" w:sz="0" w:space="0" w:color="auto"/>
        <w:left w:val="none" w:sz="0" w:space="0" w:color="auto"/>
        <w:bottom w:val="none" w:sz="0" w:space="0" w:color="auto"/>
        <w:right w:val="none" w:sz="0" w:space="0" w:color="auto"/>
      </w:divBdr>
    </w:div>
    <w:div w:id="492066660">
      <w:marLeft w:val="640"/>
      <w:marRight w:val="0"/>
      <w:marTop w:val="0"/>
      <w:marBottom w:val="0"/>
      <w:divBdr>
        <w:top w:val="none" w:sz="0" w:space="0" w:color="auto"/>
        <w:left w:val="none" w:sz="0" w:space="0" w:color="auto"/>
        <w:bottom w:val="none" w:sz="0" w:space="0" w:color="auto"/>
        <w:right w:val="none" w:sz="0" w:space="0" w:color="auto"/>
      </w:divBdr>
    </w:div>
    <w:div w:id="492066727">
      <w:marLeft w:val="640"/>
      <w:marRight w:val="0"/>
      <w:marTop w:val="0"/>
      <w:marBottom w:val="0"/>
      <w:divBdr>
        <w:top w:val="none" w:sz="0" w:space="0" w:color="auto"/>
        <w:left w:val="none" w:sz="0" w:space="0" w:color="auto"/>
        <w:bottom w:val="none" w:sz="0" w:space="0" w:color="auto"/>
        <w:right w:val="none" w:sz="0" w:space="0" w:color="auto"/>
      </w:divBdr>
    </w:div>
    <w:div w:id="492069880">
      <w:marLeft w:val="640"/>
      <w:marRight w:val="0"/>
      <w:marTop w:val="0"/>
      <w:marBottom w:val="0"/>
      <w:divBdr>
        <w:top w:val="none" w:sz="0" w:space="0" w:color="auto"/>
        <w:left w:val="none" w:sz="0" w:space="0" w:color="auto"/>
        <w:bottom w:val="none" w:sz="0" w:space="0" w:color="auto"/>
        <w:right w:val="none" w:sz="0" w:space="0" w:color="auto"/>
      </w:divBdr>
    </w:div>
    <w:div w:id="492139340">
      <w:marLeft w:val="640"/>
      <w:marRight w:val="0"/>
      <w:marTop w:val="0"/>
      <w:marBottom w:val="0"/>
      <w:divBdr>
        <w:top w:val="none" w:sz="0" w:space="0" w:color="auto"/>
        <w:left w:val="none" w:sz="0" w:space="0" w:color="auto"/>
        <w:bottom w:val="none" w:sz="0" w:space="0" w:color="auto"/>
        <w:right w:val="none" w:sz="0" w:space="0" w:color="auto"/>
      </w:divBdr>
    </w:div>
    <w:div w:id="492185441">
      <w:marLeft w:val="640"/>
      <w:marRight w:val="0"/>
      <w:marTop w:val="0"/>
      <w:marBottom w:val="0"/>
      <w:divBdr>
        <w:top w:val="none" w:sz="0" w:space="0" w:color="auto"/>
        <w:left w:val="none" w:sz="0" w:space="0" w:color="auto"/>
        <w:bottom w:val="none" w:sz="0" w:space="0" w:color="auto"/>
        <w:right w:val="none" w:sz="0" w:space="0" w:color="auto"/>
      </w:divBdr>
    </w:div>
    <w:div w:id="492254918">
      <w:marLeft w:val="640"/>
      <w:marRight w:val="0"/>
      <w:marTop w:val="0"/>
      <w:marBottom w:val="0"/>
      <w:divBdr>
        <w:top w:val="none" w:sz="0" w:space="0" w:color="auto"/>
        <w:left w:val="none" w:sz="0" w:space="0" w:color="auto"/>
        <w:bottom w:val="none" w:sz="0" w:space="0" w:color="auto"/>
        <w:right w:val="none" w:sz="0" w:space="0" w:color="auto"/>
      </w:divBdr>
    </w:div>
    <w:div w:id="492259073">
      <w:marLeft w:val="640"/>
      <w:marRight w:val="0"/>
      <w:marTop w:val="0"/>
      <w:marBottom w:val="0"/>
      <w:divBdr>
        <w:top w:val="none" w:sz="0" w:space="0" w:color="auto"/>
        <w:left w:val="none" w:sz="0" w:space="0" w:color="auto"/>
        <w:bottom w:val="none" w:sz="0" w:space="0" w:color="auto"/>
        <w:right w:val="none" w:sz="0" w:space="0" w:color="auto"/>
      </w:divBdr>
    </w:div>
    <w:div w:id="492332952">
      <w:marLeft w:val="640"/>
      <w:marRight w:val="0"/>
      <w:marTop w:val="0"/>
      <w:marBottom w:val="0"/>
      <w:divBdr>
        <w:top w:val="none" w:sz="0" w:space="0" w:color="auto"/>
        <w:left w:val="none" w:sz="0" w:space="0" w:color="auto"/>
        <w:bottom w:val="none" w:sz="0" w:space="0" w:color="auto"/>
        <w:right w:val="none" w:sz="0" w:space="0" w:color="auto"/>
      </w:divBdr>
    </w:div>
    <w:div w:id="492334458">
      <w:marLeft w:val="640"/>
      <w:marRight w:val="0"/>
      <w:marTop w:val="0"/>
      <w:marBottom w:val="0"/>
      <w:divBdr>
        <w:top w:val="none" w:sz="0" w:space="0" w:color="auto"/>
        <w:left w:val="none" w:sz="0" w:space="0" w:color="auto"/>
        <w:bottom w:val="none" w:sz="0" w:space="0" w:color="auto"/>
        <w:right w:val="none" w:sz="0" w:space="0" w:color="auto"/>
      </w:divBdr>
    </w:div>
    <w:div w:id="492448949">
      <w:marLeft w:val="640"/>
      <w:marRight w:val="0"/>
      <w:marTop w:val="0"/>
      <w:marBottom w:val="0"/>
      <w:divBdr>
        <w:top w:val="none" w:sz="0" w:space="0" w:color="auto"/>
        <w:left w:val="none" w:sz="0" w:space="0" w:color="auto"/>
        <w:bottom w:val="none" w:sz="0" w:space="0" w:color="auto"/>
        <w:right w:val="none" w:sz="0" w:space="0" w:color="auto"/>
      </w:divBdr>
    </w:div>
    <w:div w:id="492449711">
      <w:marLeft w:val="640"/>
      <w:marRight w:val="0"/>
      <w:marTop w:val="0"/>
      <w:marBottom w:val="0"/>
      <w:divBdr>
        <w:top w:val="none" w:sz="0" w:space="0" w:color="auto"/>
        <w:left w:val="none" w:sz="0" w:space="0" w:color="auto"/>
        <w:bottom w:val="none" w:sz="0" w:space="0" w:color="auto"/>
        <w:right w:val="none" w:sz="0" w:space="0" w:color="auto"/>
      </w:divBdr>
    </w:div>
    <w:div w:id="492644678">
      <w:marLeft w:val="640"/>
      <w:marRight w:val="0"/>
      <w:marTop w:val="0"/>
      <w:marBottom w:val="0"/>
      <w:divBdr>
        <w:top w:val="none" w:sz="0" w:space="0" w:color="auto"/>
        <w:left w:val="none" w:sz="0" w:space="0" w:color="auto"/>
        <w:bottom w:val="none" w:sz="0" w:space="0" w:color="auto"/>
        <w:right w:val="none" w:sz="0" w:space="0" w:color="auto"/>
      </w:divBdr>
    </w:div>
    <w:div w:id="492646987">
      <w:marLeft w:val="640"/>
      <w:marRight w:val="0"/>
      <w:marTop w:val="0"/>
      <w:marBottom w:val="0"/>
      <w:divBdr>
        <w:top w:val="none" w:sz="0" w:space="0" w:color="auto"/>
        <w:left w:val="none" w:sz="0" w:space="0" w:color="auto"/>
        <w:bottom w:val="none" w:sz="0" w:space="0" w:color="auto"/>
        <w:right w:val="none" w:sz="0" w:space="0" w:color="auto"/>
      </w:divBdr>
    </w:div>
    <w:div w:id="492650085">
      <w:marLeft w:val="640"/>
      <w:marRight w:val="0"/>
      <w:marTop w:val="0"/>
      <w:marBottom w:val="0"/>
      <w:divBdr>
        <w:top w:val="none" w:sz="0" w:space="0" w:color="auto"/>
        <w:left w:val="none" w:sz="0" w:space="0" w:color="auto"/>
        <w:bottom w:val="none" w:sz="0" w:space="0" w:color="auto"/>
        <w:right w:val="none" w:sz="0" w:space="0" w:color="auto"/>
      </w:divBdr>
    </w:div>
    <w:div w:id="492792927">
      <w:marLeft w:val="640"/>
      <w:marRight w:val="0"/>
      <w:marTop w:val="0"/>
      <w:marBottom w:val="0"/>
      <w:divBdr>
        <w:top w:val="none" w:sz="0" w:space="0" w:color="auto"/>
        <w:left w:val="none" w:sz="0" w:space="0" w:color="auto"/>
        <w:bottom w:val="none" w:sz="0" w:space="0" w:color="auto"/>
        <w:right w:val="none" w:sz="0" w:space="0" w:color="auto"/>
      </w:divBdr>
    </w:div>
    <w:div w:id="493188322">
      <w:marLeft w:val="640"/>
      <w:marRight w:val="0"/>
      <w:marTop w:val="0"/>
      <w:marBottom w:val="0"/>
      <w:divBdr>
        <w:top w:val="none" w:sz="0" w:space="0" w:color="auto"/>
        <w:left w:val="none" w:sz="0" w:space="0" w:color="auto"/>
        <w:bottom w:val="none" w:sz="0" w:space="0" w:color="auto"/>
        <w:right w:val="none" w:sz="0" w:space="0" w:color="auto"/>
      </w:divBdr>
    </w:div>
    <w:div w:id="493224010">
      <w:marLeft w:val="640"/>
      <w:marRight w:val="0"/>
      <w:marTop w:val="0"/>
      <w:marBottom w:val="0"/>
      <w:divBdr>
        <w:top w:val="none" w:sz="0" w:space="0" w:color="auto"/>
        <w:left w:val="none" w:sz="0" w:space="0" w:color="auto"/>
        <w:bottom w:val="none" w:sz="0" w:space="0" w:color="auto"/>
        <w:right w:val="none" w:sz="0" w:space="0" w:color="auto"/>
      </w:divBdr>
    </w:div>
    <w:div w:id="493228380">
      <w:marLeft w:val="640"/>
      <w:marRight w:val="0"/>
      <w:marTop w:val="0"/>
      <w:marBottom w:val="0"/>
      <w:divBdr>
        <w:top w:val="none" w:sz="0" w:space="0" w:color="auto"/>
        <w:left w:val="none" w:sz="0" w:space="0" w:color="auto"/>
        <w:bottom w:val="none" w:sz="0" w:space="0" w:color="auto"/>
        <w:right w:val="none" w:sz="0" w:space="0" w:color="auto"/>
      </w:divBdr>
    </w:div>
    <w:div w:id="493254359">
      <w:marLeft w:val="640"/>
      <w:marRight w:val="0"/>
      <w:marTop w:val="0"/>
      <w:marBottom w:val="0"/>
      <w:divBdr>
        <w:top w:val="none" w:sz="0" w:space="0" w:color="auto"/>
        <w:left w:val="none" w:sz="0" w:space="0" w:color="auto"/>
        <w:bottom w:val="none" w:sz="0" w:space="0" w:color="auto"/>
        <w:right w:val="none" w:sz="0" w:space="0" w:color="auto"/>
      </w:divBdr>
    </w:div>
    <w:div w:id="493422143">
      <w:marLeft w:val="640"/>
      <w:marRight w:val="0"/>
      <w:marTop w:val="0"/>
      <w:marBottom w:val="0"/>
      <w:divBdr>
        <w:top w:val="none" w:sz="0" w:space="0" w:color="auto"/>
        <w:left w:val="none" w:sz="0" w:space="0" w:color="auto"/>
        <w:bottom w:val="none" w:sz="0" w:space="0" w:color="auto"/>
        <w:right w:val="none" w:sz="0" w:space="0" w:color="auto"/>
      </w:divBdr>
    </w:div>
    <w:div w:id="493447706">
      <w:marLeft w:val="640"/>
      <w:marRight w:val="0"/>
      <w:marTop w:val="0"/>
      <w:marBottom w:val="0"/>
      <w:divBdr>
        <w:top w:val="none" w:sz="0" w:space="0" w:color="auto"/>
        <w:left w:val="none" w:sz="0" w:space="0" w:color="auto"/>
        <w:bottom w:val="none" w:sz="0" w:space="0" w:color="auto"/>
        <w:right w:val="none" w:sz="0" w:space="0" w:color="auto"/>
      </w:divBdr>
    </w:div>
    <w:div w:id="493448357">
      <w:marLeft w:val="640"/>
      <w:marRight w:val="0"/>
      <w:marTop w:val="0"/>
      <w:marBottom w:val="0"/>
      <w:divBdr>
        <w:top w:val="none" w:sz="0" w:space="0" w:color="auto"/>
        <w:left w:val="none" w:sz="0" w:space="0" w:color="auto"/>
        <w:bottom w:val="none" w:sz="0" w:space="0" w:color="auto"/>
        <w:right w:val="none" w:sz="0" w:space="0" w:color="auto"/>
      </w:divBdr>
    </w:div>
    <w:div w:id="493569213">
      <w:marLeft w:val="640"/>
      <w:marRight w:val="0"/>
      <w:marTop w:val="0"/>
      <w:marBottom w:val="0"/>
      <w:divBdr>
        <w:top w:val="none" w:sz="0" w:space="0" w:color="auto"/>
        <w:left w:val="none" w:sz="0" w:space="0" w:color="auto"/>
        <w:bottom w:val="none" w:sz="0" w:space="0" w:color="auto"/>
        <w:right w:val="none" w:sz="0" w:space="0" w:color="auto"/>
      </w:divBdr>
    </w:div>
    <w:div w:id="493685503">
      <w:marLeft w:val="640"/>
      <w:marRight w:val="0"/>
      <w:marTop w:val="0"/>
      <w:marBottom w:val="0"/>
      <w:divBdr>
        <w:top w:val="none" w:sz="0" w:space="0" w:color="auto"/>
        <w:left w:val="none" w:sz="0" w:space="0" w:color="auto"/>
        <w:bottom w:val="none" w:sz="0" w:space="0" w:color="auto"/>
        <w:right w:val="none" w:sz="0" w:space="0" w:color="auto"/>
      </w:divBdr>
    </w:div>
    <w:div w:id="493687773">
      <w:marLeft w:val="640"/>
      <w:marRight w:val="0"/>
      <w:marTop w:val="0"/>
      <w:marBottom w:val="0"/>
      <w:divBdr>
        <w:top w:val="none" w:sz="0" w:space="0" w:color="auto"/>
        <w:left w:val="none" w:sz="0" w:space="0" w:color="auto"/>
        <w:bottom w:val="none" w:sz="0" w:space="0" w:color="auto"/>
        <w:right w:val="none" w:sz="0" w:space="0" w:color="auto"/>
      </w:divBdr>
    </w:div>
    <w:div w:id="493690837">
      <w:marLeft w:val="640"/>
      <w:marRight w:val="0"/>
      <w:marTop w:val="0"/>
      <w:marBottom w:val="0"/>
      <w:divBdr>
        <w:top w:val="none" w:sz="0" w:space="0" w:color="auto"/>
        <w:left w:val="none" w:sz="0" w:space="0" w:color="auto"/>
        <w:bottom w:val="none" w:sz="0" w:space="0" w:color="auto"/>
        <w:right w:val="none" w:sz="0" w:space="0" w:color="auto"/>
      </w:divBdr>
    </w:div>
    <w:div w:id="493759449">
      <w:marLeft w:val="640"/>
      <w:marRight w:val="0"/>
      <w:marTop w:val="0"/>
      <w:marBottom w:val="0"/>
      <w:divBdr>
        <w:top w:val="none" w:sz="0" w:space="0" w:color="auto"/>
        <w:left w:val="none" w:sz="0" w:space="0" w:color="auto"/>
        <w:bottom w:val="none" w:sz="0" w:space="0" w:color="auto"/>
        <w:right w:val="none" w:sz="0" w:space="0" w:color="auto"/>
      </w:divBdr>
    </w:div>
    <w:div w:id="493838416">
      <w:bodyDiv w:val="1"/>
      <w:marLeft w:val="0"/>
      <w:marRight w:val="0"/>
      <w:marTop w:val="0"/>
      <w:marBottom w:val="0"/>
      <w:divBdr>
        <w:top w:val="none" w:sz="0" w:space="0" w:color="auto"/>
        <w:left w:val="none" w:sz="0" w:space="0" w:color="auto"/>
        <w:bottom w:val="none" w:sz="0" w:space="0" w:color="auto"/>
        <w:right w:val="none" w:sz="0" w:space="0" w:color="auto"/>
      </w:divBdr>
    </w:div>
    <w:div w:id="493885469">
      <w:marLeft w:val="640"/>
      <w:marRight w:val="0"/>
      <w:marTop w:val="0"/>
      <w:marBottom w:val="0"/>
      <w:divBdr>
        <w:top w:val="none" w:sz="0" w:space="0" w:color="auto"/>
        <w:left w:val="none" w:sz="0" w:space="0" w:color="auto"/>
        <w:bottom w:val="none" w:sz="0" w:space="0" w:color="auto"/>
        <w:right w:val="none" w:sz="0" w:space="0" w:color="auto"/>
      </w:divBdr>
    </w:div>
    <w:div w:id="493954594">
      <w:marLeft w:val="640"/>
      <w:marRight w:val="0"/>
      <w:marTop w:val="0"/>
      <w:marBottom w:val="0"/>
      <w:divBdr>
        <w:top w:val="none" w:sz="0" w:space="0" w:color="auto"/>
        <w:left w:val="none" w:sz="0" w:space="0" w:color="auto"/>
        <w:bottom w:val="none" w:sz="0" w:space="0" w:color="auto"/>
        <w:right w:val="none" w:sz="0" w:space="0" w:color="auto"/>
      </w:divBdr>
    </w:div>
    <w:div w:id="493954879">
      <w:marLeft w:val="640"/>
      <w:marRight w:val="0"/>
      <w:marTop w:val="0"/>
      <w:marBottom w:val="0"/>
      <w:divBdr>
        <w:top w:val="none" w:sz="0" w:space="0" w:color="auto"/>
        <w:left w:val="none" w:sz="0" w:space="0" w:color="auto"/>
        <w:bottom w:val="none" w:sz="0" w:space="0" w:color="auto"/>
        <w:right w:val="none" w:sz="0" w:space="0" w:color="auto"/>
      </w:divBdr>
    </w:div>
    <w:div w:id="493955097">
      <w:marLeft w:val="640"/>
      <w:marRight w:val="0"/>
      <w:marTop w:val="0"/>
      <w:marBottom w:val="0"/>
      <w:divBdr>
        <w:top w:val="none" w:sz="0" w:space="0" w:color="auto"/>
        <w:left w:val="none" w:sz="0" w:space="0" w:color="auto"/>
        <w:bottom w:val="none" w:sz="0" w:space="0" w:color="auto"/>
        <w:right w:val="none" w:sz="0" w:space="0" w:color="auto"/>
      </w:divBdr>
    </w:div>
    <w:div w:id="493957495">
      <w:marLeft w:val="640"/>
      <w:marRight w:val="0"/>
      <w:marTop w:val="0"/>
      <w:marBottom w:val="0"/>
      <w:divBdr>
        <w:top w:val="none" w:sz="0" w:space="0" w:color="auto"/>
        <w:left w:val="none" w:sz="0" w:space="0" w:color="auto"/>
        <w:bottom w:val="none" w:sz="0" w:space="0" w:color="auto"/>
        <w:right w:val="none" w:sz="0" w:space="0" w:color="auto"/>
      </w:divBdr>
    </w:div>
    <w:div w:id="493957558">
      <w:marLeft w:val="640"/>
      <w:marRight w:val="0"/>
      <w:marTop w:val="0"/>
      <w:marBottom w:val="0"/>
      <w:divBdr>
        <w:top w:val="none" w:sz="0" w:space="0" w:color="auto"/>
        <w:left w:val="none" w:sz="0" w:space="0" w:color="auto"/>
        <w:bottom w:val="none" w:sz="0" w:space="0" w:color="auto"/>
        <w:right w:val="none" w:sz="0" w:space="0" w:color="auto"/>
      </w:divBdr>
    </w:div>
    <w:div w:id="493958839">
      <w:marLeft w:val="640"/>
      <w:marRight w:val="0"/>
      <w:marTop w:val="0"/>
      <w:marBottom w:val="0"/>
      <w:divBdr>
        <w:top w:val="none" w:sz="0" w:space="0" w:color="auto"/>
        <w:left w:val="none" w:sz="0" w:space="0" w:color="auto"/>
        <w:bottom w:val="none" w:sz="0" w:space="0" w:color="auto"/>
        <w:right w:val="none" w:sz="0" w:space="0" w:color="auto"/>
      </w:divBdr>
    </w:div>
    <w:div w:id="493961577">
      <w:marLeft w:val="640"/>
      <w:marRight w:val="0"/>
      <w:marTop w:val="0"/>
      <w:marBottom w:val="0"/>
      <w:divBdr>
        <w:top w:val="none" w:sz="0" w:space="0" w:color="auto"/>
        <w:left w:val="none" w:sz="0" w:space="0" w:color="auto"/>
        <w:bottom w:val="none" w:sz="0" w:space="0" w:color="auto"/>
        <w:right w:val="none" w:sz="0" w:space="0" w:color="auto"/>
      </w:divBdr>
    </w:div>
    <w:div w:id="494076079">
      <w:marLeft w:val="640"/>
      <w:marRight w:val="0"/>
      <w:marTop w:val="0"/>
      <w:marBottom w:val="0"/>
      <w:divBdr>
        <w:top w:val="none" w:sz="0" w:space="0" w:color="auto"/>
        <w:left w:val="none" w:sz="0" w:space="0" w:color="auto"/>
        <w:bottom w:val="none" w:sz="0" w:space="0" w:color="auto"/>
        <w:right w:val="none" w:sz="0" w:space="0" w:color="auto"/>
      </w:divBdr>
    </w:div>
    <w:div w:id="494105615">
      <w:marLeft w:val="640"/>
      <w:marRight w:val="0"/>
      <w:marTop w:val="0"/>
      <w:marBottom w:val="0"/>
      <w:divBdr>
        <w:top w:val="none" w:sz="0" w:space="0" w:color="auto"/>
        <w:left w:val="none" w:sz="0" w:space="0" w:color="auto"/>
        <w:bottom w:val="none" w:sz="0" w:space="0" w:color="auto"/>
        <w:right w:val="none" w:sz="0" w:space="0" w:color="auto"/>
      </w:divBdr>
    </w:div>
    <w:div w:id="494148060">
      <w:marLeft w:val="640"/>
      <w:marRight w:val="0"/>
      <w:marTop w:val="0"/>
      <w:marBottom w:val="0"/>
      <w:divBdr>
        <w:top w:val="none" w:sz="0" w:space="0" w:color="auto"/>
        <w:left w:val="none" w:sz="0" w:space="0" w:color="auto"/>
        <w:bottom w:val="none" w:sz="0" w:space="0" w:color="auto"/>
        <w:right w:val="none" w:sz="0" w:space="0" w:color="auto"/>
      </w:divBdr>
    </w:div>
    <w:div w:id="494153574">
      <w:marLeft w:val="640"/>
      <w:marRight w:val="0"/>
      <w:marTop w:val="0"/>
      <w:marBottom w:val="0"/>
      <w:divBdr>
        <w:top w:val="none" w:sz="0" w:space="0" w:color="auto"/>
        <w:left w:val="none" w:sz="0" w:space="0" w:color="auto"/>
        <w:bottom w:val="none" w:sz="0" w:space="0" w:color="auto"/>
        <w:right w:val="none" w:sz="0" w:space="0" w:color="auto"/>
      </w:divBdr>
    </w:div>
    <w:div w:id="494342850">
      <w:marLeft w:val="640"/>
      <w:marRight w:val="0"/>
      <w:marTop w:val="0"/>
      <w:marBottom w:val="0"/>
      <w:divBdr>
        <w:top w:val="none" w:sz="0" w:space="0" w:color="auto"/>
        <w:left w:val="none" w:sz="0" w:space="0" w:color="auto"/>
        <w:bottom w:val="none" w:sz="0" w:space="0" w:color="auto"/>
        <w:right w:val="none" w:sz="0" w:space="0" w:color="auto"/>
      </w:divBdr>
    </w:div>
    <w:div w:id="494344362">
      <w:marLeft w:val="640"/>
      <w:marRight w:val="0"/>
      <w:marTop w:val="0"/>
      <w:marBottom w:val="0"/>
      <w:divBdr>
        <w:top w:val="none" w:sz="0" w:space="0" w:color="auto"/>
        <w:left w:val="none" w:sz="0" w:space="0" w:color="auto"/>
        <w:bottom w:val="none" w:sz="0" w:space="0" w:color="auto"/>
        <w:right w:val="none" w:sz="0" w:space="0" w:color="auto"/>
      </w:divBdr>
    </w:div>
    <w:div w:id="494492271">
      <w:marLeft w:val="640"/>
      <w:marRight w:val="0"/>
      <w:marTop w:val="0"/>
      <w:marBottom w:val="0"/>
      <w:divBdr>
        <w:top w:val="none" w:sz="0" w:space="0" w:color="auto"/>
        <w:left w:val="none" w:sz="0" w:space="0" w:color="auto"/>
        <w:bottom w:val="none" w:sz="0" w:space="0" w:color="auto"/>
        <w:right w:val="none" w:sz="0" w:space="0" w:color="auto"/>
      </w:divBdr>
    </w:div>
    <w:div w:id="494609051">
      <w:marLeft w:val="480"/>
      <w:marRight w:val="0"/>
      <w:marTop w:val="0"/>
      <w:marBottom w:val="0"/>
      <w:divBdr>
        <w:top w:val="none" w:sz="0" w:space="0" w:color="auto"/>
        <w:left w:val="none" w:sz="0" w:space="0" w:color="auto"/>
        <w:bottom w:val="none" w:sz="0" w:space="0" w:color="auto"/>
        <w:right w:val="none" w:sz="0" w:space="0" w:color="auto"/>
      </w:divBdr>
    </w:div>
    <w:div w:id="494611737">
      <w:marLeft w:val="640"/>
      <w:marRight w:val="0"/>
      <w:marTop w:val="0"/>
      <w:marBottom w:val="0"/>
      <w:divBdr>
        <w:top w:val="none" w:sz="0" w:space="0" w:color="auto"/>
        <w:left w:val="none" w:sz="0" w:space="0" w:color="auto"/>
        <w:bottom w:val="none" w:sz="0" w:space="0" w:color="auto"/>
        <w:right w:val="none" w:sz="0" w:space="0" w:color="auto"/>
      </w:divBdr>
    </w:div>
    <w:div w:id="494731427">
      <w:bodyDiv w:val="1"/>
      <w:marLeft w:val="0"/>
      <w:marRight w:val="0"/>
      <w:marTop w:val="0"/>
      <w:marBottom w:val="0"/>
      <w:divBdr>
        <w:top w:val="none" w:sz="0" w:space="0" w:color="auto"/>
        <w:left w:val="none" w:sz="0" w:space="0" w:color="auto"/>
        <w:bottom w:val="none" w:sz="0" w:space="0" w:color="auto"/>
        <w:right w:val="none" w:sz="0" w:space="0" w:color="auto"/>
      </w:divBdr>
    </w:div>
    <w:div w:id="494762568">
      <w:marLeft w:val="640"/>
      <w:marRight w:val="0"/>
      <w:marTop w:val="0"/>
      <w:marBottom w:val="0"/>
      <w:divBdr>
        <w:top w:val="none" w:sz="0" w:space="0" w:color="auto"/>
        <w:left w:val="none" w:sz="0" w:space="0" w:color="auto"/>
        <w:bottom w:val="none" w:sz="0" w:space="0" w:color="auto"/>
        <w:right w:val="none" w:sz="0" w:space="0" w:color="auto"/>
      </w:divBdr>
    </w:div>
    <w:div w:id="494952710">
      <w:marLeft w:val="640"/>
      <w:marRight w:val="0"/>
      <w:marTop w:val="0"/>
      <w:marBottom w:val="0"/>
      <w:divBdr>
        <w:top w:val="none" w:sz="0" w:space="0" w:color="auto"/>
        <w:left w:val="none" w:sz="0" w:space="0" w:color="auto"/>
        <w:bottom w:val="none" w:sz="0" w:space="0" w:color="auto"/>
        <w:right w:val="none" w:sz="0" w:space="0" w:color="auto"/>
      </w:divBdr>
    </w:div>
    <w:div w:id="494954223">
      <w:marLeft w:val="640"/>
      <w:marRight w:val="0"/>
      <w:marTop w:val="0"/>
      <w:marBottom w:val="0"/>
      <w:divBdr>
        <w:top w:val="none" w:sz="0" w:space="0" w:color="auto"/>
        <w:left w:val="none" w:sz="0" w:space="0" w:color="auto"/>
        <w:bottom w:val="none" w:sz="0" w:space="0" w:color="auto"/>
        <w:right w:val="none" w:sz="0" w:space="0" w:color="auto"/>
      </w:divBdr>
    </w:div>
    <w:div w:id="494955119">
      <w:marLeft w:val="640"/>
      <w:marRight w:val="0"/>
      <w:marTop w:val="0"/>
      <w:marBottom w:val="0"/>
      <w:divBdr>
        <w:top w:val="none" w:sz="0" w:space="0" w:color="auto"/>
        <w:left w:val="none" w:sz="0" w:space="0" w:color="auto"/>
        <w:bottom w:val="none" w:sz="0" w:space="0" w:color="auto"/>
        <w:right w:val="none" w:sz="0" w:space="0" w:color="auto"/>
      </w:divBdr>
    </w:div>
    <w:div w:id="495001237">
      <w:marLeft w:val="640"/>
      <w:marRight w:val="0"/>
      <w:marTop w:val="0"/>
      <w:marBottom w:val="0"/>
      <w:divBdr>
        <w:top w:val="none" w:sz="0" w:space="0" w:color="auto"/>
        <w:left w:val="none" w:sz="0" w:space="0" w:color="auto"/>
        <w:bottom w:val="none" w:sz="0" w:space="0" w:color="auto"/>
        <w:right w:val="none" w:sz="0" w:space="0" w:color="auto"/>
      </w:divBdr>
    </w:div>
    <w:div w:id="495145853">
      <w:marLeft w:val="640"/>
      <w:marRight w:val="0"/>
      <w:marTop w:val="0"/>
      <w:marBottom w:val="0"/>
      <w:divBdr>
        <w:top w:val="none" w:sz="0" w:space="0" w:color="auto"/>
        <w:left w:val="none" w:sz="0" w:space="0" w:color="auto"/>
        <w:bottom w:val="none" w:sz="0" w:space="0" w:color="auto"/>
        <w:right w:val="none" w:sz="0" w:space="0" w:color="auto"/>
      </w:divBdr>
    </w:div>
    <w:div w:id="495194725">
      <w:marLeft w:val="640"/>
      <w:marRight w:val="0"/>
      <w:marTop w:val="0"/>
      <w:marBottom w:val="0"/>
      <w:divBdr>
        <w:top w:val="none" w:sz="0" w:space="0" w:color="auto"/>
        <w:left w:val="none" w:sz="0" w:space="0" w:color="auto"/>
        <w:bottom w:val="none" w:sz="0" w:space="0" w:color="auto"/>
        <w:right w:val="none" w:sz="0" w:space="0" w:color="auto"/>
      </w:divBdr>
    </w:div>
    <w:div w:id="495195935">
      <w:marLeft w:val="640"/>
      <w:marRight w:val="0"/>
      <w:marTop w:val="0"/>
      <w:marBottom w:val="0"/>
      <w:divBdr>
        <w:top w:val="none" w:sz="0" w:space="0" w:color="auto"/>
        <w:left w:val="none" w:sz="0" w:space="0" w:color="auto"/>
        <w:bottom w:val="none" w:sz="0" w:space="0" w:color="auto"/>
        <w:right w:val="none" w:sz="0" w:space="0" w:color="auto"/>
      </w:divBdr>
    </w:div>
    <w:div w:id="495344696">
      <w:marLeft w:val="640"/>
      <w:marRight w:val="0"/>
      <w:marTop w:val="0"/>
      <w:marBottom w:val="0"/>
      <w:divBdr>
        <w:top w:val="none" w:sz="0" w:space="0" w:color="auto"/>
        <w:left w:val="none" w:sz="0" w:space="0" w:color="auto"/>
        <w:bottom w:val="none" w:sz="0" w:space="0" w:color="auto"/>
        <w:right w:val="none" w:sz="0" w:space="0" w:color="auto"/>
      </w:divBdr>
    </w:div>
    <w:div w:id="495346233">
      <w:marLeft w:val="640"/>
      <w:marRight w:val="0"/>
      <w:marTop w:val="0"/>
      <w:marBottom w:val="0"/>
      <w:divBdr>
        <w:top w:val="none" w:sz="0" w:space="0" w:color="auto"/>
        <w:left w:val="none" w:sz="0" w:space="0" w:color="auto"/>
        <w:bottom w:val="none" w:sz="0" w:space="0" w:color="auto"/>
        <w:right w:val="none" w:sz="0" w:space="0" w:color="auto"/>
      </w:divBdr>
    </w:div>
    <w:div w:id="495346340">
      <w:marLeft w:val="640"/>
      <w:marRight w:val="0"/>
      <w:marTop w:val="0"/>
      <w:marBottom w:val="0"/>
      <w:divBdr>
        <w:top w:val="none" w:sz="0" w:space="0" w:color="auto"/>
        <w:left w:val="none" w:sz="0" w:space="0" w:color="auto"/>
        <w:bottom w:val="none" w:sz="0" w:space="0" w:color="auto"/>
        <w:right w:val="none" w:sz="0" w:space="0" w:color="auto"/>
      </w:divBdr>
    </w:div>
    <w:div w:id="495461664">
      <w:marLeft w:val="640"/>
      <w:marRight w:val="0"/>
      <w:marTop w:val="0"/>
      <w:marBottom w:val="0"/>
      <w:divBdr>
        <w:top w:val="none" w:sz="0" w:space="0" w:color="auto"/>
        <w:left w:val="none" w:sz="0" w:space="0" w:color="auto"/>
        <w:bottom w:val="none" w:sz="0" w:space="0" w:color="auto"/>
        <w:right w:val="none" w:sz="0" w:space="0" w:color="auto"/>
      </w:divBdr>
    </w:div>
    <w:div w:id="495532611">
      <w:marLeft w:val="640"/>
      <w:marRight w:val="0"/>
      <w:marTop w:val="0"/>
      <w:marBottom w:val="0"/>
      <w:divBdr>
        <w:top w:val="none" w:sz="0" w:space="0" w:color="auto"/>
        <w:left w:val="none" w:sz="0" w:space="0" w:color="auto"/>
        <w:bottom w:val="none" w:sz="0" w:space="0" w:color="auto"/>
        <w:right w:val="none" w:sz="0" w:space="0" w:color="auto"/>
      </w:divBdr>
    </w:div>
    <w:div w:id="495539904">
      <w:marLeft w:val="640"/>
      <w:marRight w:val="0"/>
      <w:marTop w:val="0"/>
      <w:marBottom w:val="0"/>
      <w:divBdr>
        <w:top w:val="none" w:sz="0" w:space="0" w:color="auto"/>
        <w:left w:val="none" w:sz="0" w:space="0" w:color="auto"/>
        <w:bottom w:val="none" w:sz="0" w:space="0" w:color="auto"/>
        <w:right w:val="none" w:sz="0" w:space="0" w:color="auto"/>
      </w:divBdr>
    </w:div>
    <w:div w:id="495651590">
      <w:marLeft w:val="640"/>
      <w:marRight w:val="0"/>
      <w:marTop w:val="0"/>
      <w:marBottom w:val="0"/>
      <w:divBdr>
        <w:top w:val="none" w:sz="0" w:space="0" w:color="auto"/>
        <w:left w:val="none" w:sz="0" w:space="0" w:color="auto"/>
        <w:bottom w:val="none" w:sz="0" w:space="0" w:color="auto"/>
        <w:right w:val="none" w:sz="0" w:space="0" w:color="auto"/>
      </w:divBdr>
    </w:div>
    <w:div w:id="495655236">
      <w:marLeft w:val="640"/>
      <w:marRight w:val="0"/>
      <w:marTop w:val="0"/>
      <w:marBottom w:val="0"/>
      <w:divBdr>
        <w:top w:val="none" w:sz="0" w:space="0" w:color="auto"/>
        <w:left w:val="none" w:sz="0" w:space="0" w:color="auto"/>
        <w:bottom w:val="none" w:sz="0" w:space="0" w:color="auto"/>
        <w:right w:val="none" w:sz="0" w:space="0" w:color="auto"/>
      </w:divBdr>
    </w:div>
    <w:div w:id="495725735">
      <w:marLeft w:val="640"/>
      <w:marRight w:val="0"/>
      <w:marTop w:val="0"/>
      <w:marBottom w:val="0"/>
      <w:divBdr>
        <w:top w:val="none" w:sz="0" w:space="0" w:color="auto"/>
        <w:left w:val="none" w:sz="0" w:space="0" w:color="auto"/>
        <w:bottom w:val="none" w:sz="0" w:space="0" w:color="auto"/>
        <w:right w:val="none" w:sz="0" w:space="0" w:color="auto"/>
      </w:divBdr>
    </w:div>
    <w:div w:id="495728448">
      <w:marLeft w:val="640"/>
      <w:marRight w:val="0"/>
      <w:marTop w:val="0"/>
      <w:marBottom w:val="0"/>
      <w:divBdr>
        <w:top w:val="none" w:sz="0" w:space="0" w:color="auto"/>
        <w:left w:val="none" w:sz="0" w:space="0" w:color="auto"/>
        <w:bottom w:val="none" w:sz="0" w:space="0" w:color="auto"/>
        <w:right w:val="none" w:sz="0" w:space="0" w:color="auto"/>
      </w:divBdr>
    </w:div>
    <w:div w:id="495730124">
      <w:marLeft w:val="640"/>
      <w:marRight w:val="0"/>
      <w:marTop w:val="0"/>
      <w:marBottom w:val="0"/>
      <w:divBdr>
        <w:top w:val="none" w:sz="0" w:space="0" w:color="auto"/>
        <w:left w:val="none" w:sz="0" w:space="0" w:color="auto"/>
        <w:bottom w:val="none" w:sz="0" w:space="0" w:color="auto"/>
        <w:right w:val="none" w:sz="0" w:space="0" w:color="auto"/>
      </w:divBdr>
    </w:div>
    <w:div w:id="495730946">
      <w:marLeft w:val="640"/>
      <w:marRight w:val="0"/>
      <w:marTop w:val="0"/>
      <w:marBottom w:val="0"/>
      <w:divBdr>
        <w:top w:val="none" w:sz="0" w:space="0" w:color="auto"/>
        <w:left w:val="none" w:sz="0" w:space="0" w:color="auto"/>
        <w:bottom w:val="none" w:sz="0" w:space="0" w:color="auto"/>
        <w:right w:val="none" w:sz="0" w:space="0" w:color="auto"/>
      </w:divBdr>
    </w:div>
    <w:div w:id="495805350">
      <w:marLeft w:val="640"/>
      <w:marRight w:val="0"/>
      <w:marTop w:val="0"/>
      <w:marBottom w:val="0"/>
      <w:divBdr>
        <w:top w:val="none" w:sz="0" w:space="0" w:color="auto"/>
        <w:left w:val="none" w:sz="0" w:space="0" w:color="auto"/>
        <w:bottom w:val="none" w:sz="0" w:space="0" w:color="auto"/>
        <w:right w:val="none" w:sz="0" w:space="0" w:color="auto"/>
      </w:divBdr>
    </w:div>
    <w:div w:id="495806047">
      <w:marLeft w:val="640"/>
      <w:marRight w:val="0"/>
      <w:marTop w:val="0"/>
      <w:marBottom w:val="0"/>
      <w:divBdr>
        <w:top w:val="none" w:sz="0" w:space="0" w:color="auto"/>
        <w:left w:val="none" w:sz="0" w:space="0" w:color="auto"/>
        <w:bottom w:val="none" w:sz="0" w:space="0" w:color="auto"/>
        <w:right w:val="none" w:sz="0" w:space="0" w:color="auto"/>
      </w:divBdr>
    </w:div>
    <w:div w:id="495848626">
      <w:marLeft w:val="640"/>
      <w:marRight w:val="0"/>
      <w:marTop w:val="0"/>
      <w:marBottom w:val="0"/>
      <w:divBdr>
        <w:top w:val="none" w:sz="0" w:space="0" w:color="auto"/>
        <w:left w:val="none" w:sz="0" w:space="0" w:color="auto"/>
        <w:bottom w:val="none" w:sz="0" w:space="0" w:color="auto"/>
        <w:right w:val="none" w:sz="0" w:space="0" w:color="auto"/>
      </w:divBdr>
    </w:div>
    <w:div w:id="496112513">
      <w:marLeft w:val="640"/>
      <w:marRight w:val="0"/>
      <w:marTop w:val="0"/>
      <w:marBottom w:val="0"/>
      <w:divBdr>
        <w:top w:val="none" w:sz="0" w:space="0" w:color="auto"/>
        <w:left w:val="none" w:sz="0" w:space="0" w:color="auto"/>
        <w:bottom w:val="none" w:sz="0" w:space="0" w:color="auto"/>
        <w:right w:val="none" w:sz="0" w:space="0" w:color="auto"/>
      </w:divBdr>
    </w:div>
    <w:div w:id="496188364">
      <w:marLeft w:val="640"/>
      <w:marRight w:val="0"/>
      <w:marTop w:val="0"/>
      <w:marBottom w:val="0"/>
      <w:divBdr>
        <w:top w:val="none" w:sz="0" w:space="0" w:color="auto"/>
        <w:left w:val="none" w:sz="0" w:space="0" w:color="auto"/>
        <w:bottom w:val="none" w:sz="0" w:space="0" w:color="auto"/>
        <w:right w:val="none" w:sz="0" w:space="0" w:color="auto"/>
      </w:divBdr>
    </w:div>
    <w:div w:id="496262113">
      <w:marLeft w:val="640"/>
      <w:marRight w:val="0"/>
      <w:marTop w:val="0"/>
      <w:marBottom w:val="0"/>
      <w:divBdr>
        <w:top w:val="none" w:sz="0" w:space="0" w:color="auto"/>
        <w:left w:val="none" w:sz="0" w:space="0" w:color="auto"/>
        <w:bottom w:val="none" w:sz="0" w:space="0" w:color="auto"/>
        <w:right w:val="none" w:sz="0" w:space="0" w:color="auto"/>
      </w:divBdr>
    </w:div>
    <w:div w:id="496304468">
      <w:marLeft w:val="640"/>
      <w:marRight w:val="0"/>
      <w:marTop w:val="0"/>
      <w:marBottom w:val="0"/>
      <w:divBdr>
        <w:top w:val="none" w:sz="0" w:space="0" w:color="auto"/>
        <w:left w:val="none" w:sz="0" w:space="0" w:color="auto"/>
        <w:bottom w:val="none" w:sz="0" w:space="0" w:color="auto"/>
        <w:right w:val="none" w:sz="0" w:space="0" w:color="auto"/>
      </w:divBdr>
    </w:div>
    <w:div w:id="496459254">
      <w:marLeft w:val="640"/>
      <w:marRight w:val="0"/>
      <w:marTop w:val="0"/>
      <w:marBottom w:val="0"/>
      <w:divBdr>
        <w:top w:val="none" w:sz="0" w:space="0" w:color="auto"/>
        <w:left w:val="none" w:sz="0" w:space="0" w:color="auto"/>
        <w:bottom w:val="none" w:sz="0" w:space="0" w:color="auto"/>
        <w:right w:val="none" w:sz="0" w:space="0" w:color="auto"/>
      </w:divBdr>
    </w:div>
    <w:div w:id="496500994">
      <w:marLeft w:val="640"/>
      <w:marRight w:val="0"/>
      <w:marTop w:val="0"/>
      <w:marBottom w:val="0"/>
      <w:divBdr>
        <w:top w:val="none" w:sz="0" w:space="0" w:color="auto"/>
        <w:left w:val="none" w:sz="0" w:space="0" w:color="auto"/>
        <w:bottom w:val="none" w:sz="0" w:space="0" w:color="auto"/>
        <w:right w:val="none" w:sz="0" w:space="0" w:color="auto"/>
      </w:divBdr>
    </w:div>
    <w:div w:id="496577633">
      <w:marLeft w:val="640"/>
      <w:marRight w:val="0"/>
      <w:marTop w:val="0"/>
      <w:marBottom w:val="0"/>
      <w:divBdr>
        <w:top w:val="none" w:sz="0" w:space="0" w:color="auto"/>
        <w:left w:val="none" w:sz="0" w:space="0" w:color="auto"/>
        <w:bottom w:val="none" w:sz="0" w:space="0" w:color="auto"/>
        <w:right w:val="none" w:sz="0" w:space="0" w:color="auto"/>
      </w:divBdr>
    </w:div>
    <w:div w:id="496580462">
      <w:marLeft w:val="640"/>
      <w:marRight w:val="0"/>
      <w:marTop w:val="0"/>
      <w:marBottom w:val="0"/>
      <w:divBdr>
        <w:top w:val="none" w:sz="0" w:space="0" w:color="auto"/>
        <w:left w:val="none" w:sz="0" w:space="0" w:color="auto"/>
        <w:bottom w:val="none" w:sz="0" w:space="0" w:color="auto"/>
        <w:right w:val="none" w:sz="0" w:space="0" w:color="auto"/>
      </w:divBdr>
    </w:div>
    <w:div w:id="496582469">
      <w:marLeft w:val="640"/>
      <w:marRight w:val="0"/>
      <w:marTop w:val="0"/>
      <w:marBottom w:val="0"/>
      <w:divBdr>
        <w:top w:val="none" w:sz="0" w:space="0" w:color="auto"/>
        <w:left w:val="none" w:sz="0" w:space="0" w:color="auto"/>
        <w:bottom w:val="none" w:sz="0" w:space="0" w:color="auto"/>
        <w:right w:val="none" w:sz="0" w:space="0" w:color="auto"/>
      </w:divBdr>
    </w:div>
    <w:div w:id="496698625">
      <w:marLeft w:val="640"/>
      <w:marRight w:val="0"/>
      <w:marTop w:val="0"/>
      <w:marBottom w:val="0"/>
      <w:divBdr>
        <w:top w:val="none" w:sz="0" w:space="0" w:color="auto"/>
        <w:left w:val="none" w:sz="0" w:space="0" w:color="auto"/>
        <w:bottom w:val="none" w:sz="0" w:space="0" w:color="auto"/>
        <w:right w:val="none" w:sz="0" w:space="0" w:color="auto"/>
      </w:divBdr>
    </w:div>
    <w:div w:id="496724680">
      <w:marLeft w:val="640"/>
      <w:marRight w:val="0"/>
      <w:marTop w:val="0"/>
      <w:marBottom w:val="0"/>
      <w:divBdr>
        <w:top w:val="none" w:sz="0" w:space="0" w:color="auto"/>
        <w:left w:val="none" w:sz="0" w:space="0" w:color="auto"/>
        <w:bottom w:val="none" w:sz="0" w:space="0" w:color="auto"/>
        <w:right w:val="none" w:sz="0" w:space="0" w:color="auto"/>
      </w:divBdr>
    </w:div>
    <w:div w:id="496768565">
      <w:marLeft w:val="640"/>
      <w:marRight w:val="0"/>
      <w:marTop w:val="0"/>
      <w:marBottom w:val="0"/>
      <w:divBdr>
        <w:top w:val="none" w:sz="0" w:space="0" w:color="auto"/>
        <w:left w:val="none" w:sz="0" w:space="0" w:color="auto"/>
        <w:bottom w:val="none" w:sz="0" w:space="0" w:color="auto"/>
        <w:right w:val="none" w:sz="0" w:space="0" w:color="auto"/>
      </w:divBdr>
    </w:div>
    <w:div w:id="496959748">
      <w:marLeft w:val="640"/>
      <w:marRight w:val="0"/>
      <w:marTop w:val="0"/>
      <w:marBottom w:val="0"/>
      <w:divBdr>
        <w:top w:val="none" w:sz="0" w:space="0" w:color="auto"/>
        <w:left w:val="none" w:sz="0" w:space="0" w:color="auto"/>
        <w:bottom w:val="none" w:sz="0" w:space="0" w:color="auto"/>
        <w:right w:val="none" w:sz="0" w:space="0" w:color="auto"/>
      </w:divBdr>
    </w:div>
    <w:div w:id="496965018">
      <w:marLeft w:val="640"/>
      <w:marRight w:val="0"/>
      <w:marTop w:val="0"/>
      <w:marBottom w:val="0"/>
      <w:divBdr>
        <w:top w:val="none" w:sz="0" w:space="0" w:color="auto"/>
        <w:left w:val="none" w:sz="0" w:space="0" w:color="auto"/>
        <w:bottom w:val="none" w:sz="0" w:space="0" w:color="auto"/>
        <w:right w:val="none" w:sz="0" w:space="0" w:color="auto"/>
      </w:divBdr>
    </w:div>
    <w:div w:id="497036756">
      <w:marLeft w:val="640"/>
      <w:marRight w:val="0"/>
      <w:marTop w:val="0"/>
      <w:marBottom w:val="0"/>
      <w:divBdr>
        <w:top w:val="none" w:sz="0" w:space="0" w:color="auto"/>
        <w:left w:val="none" w:sz="0" w:space="0" w:color="auto"/>
        <w:bottom w:val="none" w:sz="0" w:space="0" w:color="auto"/>
        <w:right w:val="none" w:sz="0" w:space="0" w:color="auto"/>
      </w:divBdr>
    </w:div>
    <w:div w:id="497043990">
      <w:marLeft w:val="640"/>
      <w:marRight w:val="0"/>
      <w:marTop w:val="0"/>
      <w:marBottom w:val="0"/>
      <w:divBdr>
        <w:top w:val="none" w:sz="0" w:space="0" w:color="auto"/>
        <w:left w:val="none" w:sz="0" w:space="0" w:color="auto"/>
        <w:bottom w:val="none" w:sz="0" w:space="0" w:color="auto"/>
        <w:right w:val="none" w:sz="0" w:space="0" w:color="auto"/>
      </w:divBdr>
    </w:div>
    <w:div w:id="497112414">
      <w:marLeft w:val="640"/>
      <w:marRight w:val="0"/>
      <w:marTop w:val="0"/>
      <w:marBottom w:val="0"/>
      <w:divBdr>
        <w:top w:val="none" w:sz="0" w:space="0" w:color="auto"/>
        <w:left w:val="none" w:sz="0" w:space="0" w:color="auto"/>
        <w:bottom w:val="none" w:sz="0" w:space="0" w:color="auto"/>
        <w:right w:val="none" w:sz="0" w:space="0" w:color="auto"/>
      </w:divBdr>
    </w:div>
    <w:div w:id="497158819">
      <w:marLeft w:val="640"/>
      <w:marRight w:val="0"/>
      <w:marTop w:val="0"/>
      <w:marBottom w:val="0"/>
      <w:divBdr>
        <w:top w:val="none" w:sz="0" w:space="0" w:color="auto"/>
        <w:left w:val="none" w:sz="0" w:space="0" w:color="auto"/>
        <w:bottom w:val="none" w:sz="0" w:space="0" w:color="auto"/>
        <w:right w:val="none" w:sz="0" w:space="0" w:color="auto"/>
      </w:divBdr>
    </w:div>
    <w:div w:id="497383800">
      <w:marLeft w:val="640"/>
      <w:marRight w:val="0"/>
      <w:marTop w:val="0"/>
      <w:marBottom w:val="0"/>
      <w:divBdr>
        <w:top w:val="none" w:sz="0" w:space="0" w:color="auto"/>
        <w:left w:val="none" w:sz="0" w:space="0" w:color="auto"/>
        <w:bottom w:val="none" w:sz="0" w:space="0" w:color="auto"/>
        <w:right w:val="none" w:sz="0" w:space="0" w:color="auto"/>
      </w:divBdr>
    </w:div>
    <w:div w:id="497504644">
      <w:marLeft w:val="640"/>
      <w:marRight w:val="0"/>
      <w:marTop w:val="0"/>
      <w:marBottom w:val="0"/>
      <w:divBdr>
        <w:top w:val="none" w:sz="0" w:space="0" w:color="auto"/>
        <w:left w:val="none" w:sz="0" w:space="0" w:color="auto"/>
        <w:bottom w:val="none" w:sz="0" w:space="0" w:color="auto"/>
        <w:right w:val="none" w:sz="0" w:space="0" w:color="auto"/>
      </w:divBdr>
    </w:div>
    <w:div w:id="497618242">
      <w:marLeft w:val="640"/>
      <w:marRight w:val="0"/>
      <w:marTop w:val="0"/>
      <w:marBottom w:val="0"/>
      <w:divBdr>
        <w:top w:val="none" w:sz="0" w:space="0" w:color="auto"/>
        <w:left w:val="none" w:sz="0" w:space="0" w:color="auto"/>
        <w:bottom w:val="none" w:sz="0" w:space="0" w:color="auto"/>
        <w:right w:val="none" w:sz="0" w:space="0" w:color="auto"/>
      </w:divBdr>
    </w:div>
    <w:div w:id="497624282">
      <w:marLeft w:val="640"/>
      <w:marRight w:val="0"/>
      <w:marTop w:val="0"/>
      <w:marBottom w:val="0"/>
      <w:divBdr>
        <w:top w:val="none" w:sz="0" w:space="0" w:color="auto"/>
        <w:left w:val="none" w:sz="0" w:space="0" w:color="auto"/>
        <w:bottom w:val="none" w:sz="0" w:space="0" w:color="auto"/>
        <w:right w:val="none" w:sz="0" w:space="0" w:color="auto"/>
      </w:divBdr>
    </w:div>
    <w:div w:id="497884982">
      <w:marLeft w:val="640"/>
      <w:marRight w:val="0"/>
      <w:marTop w:val="0"/>
      <w:marBottom w:val="0"/>
      <w:divBdr>
        <w:top w:val="none" w:sz="0" w:space="0" w:color="auto"/>
        <w:left w:val="none" w:sz="0" w:space="0" w:color="auto"/>
        <w:bottom w:val="none" w:sz="0" w:space="0" w:color="auto"/>
        <w:right w:val="none" w:sz="0" w:space="0" w:color="auto"/>
      </w:divBdr>
    </w:div>
    <w:div w:id="497959129">
      <w:marLeft w:val="640"/>
      <w:marRight w:val="0"/>
      <w:marTop w:val="0"/>
      <w:marBottom w:val="0"/>
      <w:divBdr>
        <w:top w:val="none" w:sz="0" w:space="0" w:color="auto"/>
        <w:left w:val="none" w:sz="0" w:space="0" w:color="auto"/>
        <w:bottom w:val="none" w:sz="0" w:space="0" w:color="auto"/>
        <w:right w:val="none" w:sz="0" w:space="0" w:color="auto"/>
      </w:divBdr>
    </w:div>
    <w:div w:id="497962855">
      <w:marLeft w:val="640"/>
      <w:marRight w:val="0"/>
      <w:marTop w:val="0"/>
      <w:marBottom w:val="0"/>
      <w:divBdr>
        <w:top w:val="none" w:sz="0" w:space="0" w:color="auto"/>
        <w:left w:val="none" w:sz="0" w:space="0" w:color="auto"/>
        <w:bottom w:val="none" w:sz="0" w:space="0" w:color="auto"/>
        <w:right w:val="none" w:sz="0" w:space="0" w:color="auto"/>
      </w:divBdr>
    </w:div>
    <w:div w:id="498039102">
      <w:marLeft w:val="640"/>
      <w:marRight w:val="0"/>
      <w:marTop w:val="0"/>
      <w:marBottom w:val="0"/>
      <w:divBdr>
        <w:top w:val="none" w:sz="0" w:space="0" w:color="auto"/>
        <w:left w:val="none" w:sz="0" w:space="0" w:color="auto"/>
        <w:bottom w:val="none" w:sz="0" w:space="0" w:color="auto"/>
        <w:right w:val="none" w:sz="0" w:space="0" w:color="auto"/>
      </w:divBdr>
    </w:div>
    <w:div w:id="498161555">
      <w:marLeft w:val="640"/>
      <w:marRight w:val="0"/>
      <w:marTop w:val="0"/>
      <w:marBottom w:val="0"/>
      <w:divBdr>
        <w:top w:val="none" w:sz="0" w:space="0" w:color="auto"/>
        <w:left w:val="none" w:sz="0" w:space="0" w:color="auto"/>
        <w:bottom w:val="none" w:sz="0" w:space="0" w:color="auto"/>
        <w:right w:val="none" w:sz="0" w:space="0" w:color="auto"/>
      </w:divBdr>
    </w:div>
    <w:div w:id="498228567">
      <w:marLeft w:val="640"/>
      <w:marRight w:val="0"/>
      <w:marTop w:val="0"/>
      <w:marBottom w:val="0"/>
      <w:divBdr>
        <w:top w:val="none" w:sz="0" w:space="0" w:color="auto"/>
        <w:left w:val="none" w:sz="0" w:space="0" w:color="auto"/>
        <w:bottom w:val="none" w:sz="0" w:space="0" w:color="auto"/>
        <w:right w:val="none" w:sz="0" w:space="0" w:color="auto"/>
      </w:divBdr>
    </w:div>
    <w:div w:id="498233865">
      <w:marLeft w:val="640"/>
      <w:marRight w:val="0"/>
      <w:marTop w:val="0"/>
      <w:marBottom w:val="0"/>
      <w:divBdr>
        <w:top w:val="none" w:sz="0" w:space="0" w:color="auto"/>
        <w:left w:val="none" w:sz="0" w:space="0" w:color="auto"/>
        <w:bottom w:val="none" w:sz="0" w:space="0" w:color="auto"/>
        <w:right w:val="none" w:sz="0" w:space="0" w:color="auto"/>
      </w:divBdr>
    </w:div>
    <w:div w:id="498237364">
      <w:marLeft w:val="640"/>
      <w:marRight w:val="0"/>
      <w:marTop w:val="0"/>
      <w:marBottom w:val="0"/>
      <w:divBdr>
        <w:top w:val="none" w:sz="0" w:space="0" w:color="auto"/>
        <w:left w:val="none" w:sz="0" w:space="0" w:color="auto"/>
        <w:bottom w:val="none" w:sz="0" w:space="0" w:color="auto"/>
        <w:right w:val="none" w:sz="0" w:space="0" w:color="auto"/>
      </w:divBdr>
    </w:div>
    <w:div w:id="498273815">
      <w:marLeft w:val="640"/>
      <w:marRight w:val="0"/>
      <w:marTop w:val="0"/>
      <w:marBottom w:val="0"/>
      <w:divBdr>
        <w:top w:val="none" w:sz="0" w:space="0" w:color="auto"/>
        <w:left w:val="none" w:sz="0" w:space="0" w:color="auto"/>
        <w:bottom w:val="none" w:sz="0" w:space="0" w:color="auto"/>
        <w:right w:val="none" w:sz="0" w:space="0" w:color="auto"/>
      </w:divBdr>
    </w:div>
    <w:div w:id="498426965">
      <w:marLeft w:val="640"/>
      <w:marRight w:val="0"/>
      <w:marTop w:val="0"/>
      <w:marBottom w:val="0"/>
      <w:divBdr>
        <w:top w:val="none" w:sz="0" w:space="0" w:color="auto"/>
        <w:left w:val="none" w:sz="0" w:space="0" w:color="auto"/>
        <w:bottom w:val="none" w:sz="0" w:space="0" w:color="auto"/>
        <w:right w:val="none" w:sz="0" w:space="0" w:color="auto"/>
      </w:divBdr>
    </w:div>
    <w:div w:id="498496945">
      <w:marLeft w:val="640"/>
      <w:marRight w:val="0"/>
      <w:marTop w:val="0"/>
      <w:marBottom w:val="0"/>
      <w:divBdr>
        <w:top w:val="none" w:sz="0" w:space="0" w:color="auto"/>
        <w:left w:val="none" w:sz="0" w:space="0" w:color="auto"/>
        <w:bottom w:val="none" w:sz="0" w:space="0" w:color="auto"/>
        <w:right w:val="none" w:sz="0" w:space="0" w:color="auto"/>
      </w:divBdr>
    </w:div>
    <w:div w:id="498499062">
      <w:marLeft w:val="640"/>
      <w:marRight w:val="0"/>
      <w:marTop w:val="0"/>
      <w:marBottom w:val="0"/>
      <w:divBdr>
        <w:top w:val="none" w:sz="0" w:space="0" w:color="auto"/>
        <w:left w:val="none" w:sz="0" w:space="0" w:color="auto"/>
        <w:bottom w:val="none" w:sz="0" w:space="0" w:color="auto"/>
        <w:right w:val="none" w:sz="0" w:space="0" w:color="auto"/>
      </w:divBdr>
    </w:div>
    <w:div w:id="498499416">
      <w:marLeft w:val="640"/>
      <w:marRight w:val="0"/>
      <w:marTop w:val="0"/>
      <w:marBottom w:val="0"/>
      <w:divBdr>
        <w:top w:val="none" w:sz="0" w:space="0" w:color="auto"/>
        <w:left w:val="none" w:sz="0" w:space="0" w:color="auto"/>
        <w:bottom w:val="none" w:sz="0" w:space="0" w:color="auto"/>
        <w:right w:val="none" w:sz="0" w:space="0" w:color="auto"/>
      </w:divBdr>
    </w:div>
    <w:div w:id="498540809">
      <w:marLeft w:val="640"/>
      <w:marRight w:val="0"/>
      <w:marTop w:val="0"/>
      <w:marBottom w:val="0"/>
      <w:divBdr>
        <w:top w:val="none" w:sz="0" w:space="0" w:color="auto"/>
        <w:left w:val="none" w:sz="0" w:space="0" w:color="auto"/>
        <w:bottom w:val="none" w:sz="0" w:space="0" w:color="auto"/>
        <w:right w:val="none" w:sz="0" w:space="0" w:color="auto"/>
      </w:divBdr>
    </w:div>
    <w:div w:id="498543882">
      <w:marLeft w:val="640"/>
      <w:marRight w:val="0"/>
      <w:marTop w:val="0"/>
      <w:marBottom w:val="0"/>
      <w:divBdr>
        <w:top w:val="none" w:sz="0" w:space="0" w:color="auto"/>
        <w:left w:val="none" w:sz="0" w:space="0" w:color="auto"/>
        <w:bottom w:val="none" w:sz="0" w:space="0" w:color="auto"/>
        <w:right w:val="none" w:sz="0" w:space="0" w:color="auto"/>
      </w:divBdr>
    </w:div>
    <w:div w:id="498615506">
      <w:marLeft w:val="640"/>
      <w:marRight w:val="0"/>
      <w:marTop w:val="0"/>
      <w:marBottom w:val="0"/>
      <w:divBdr>
        <w:top w:val="none" w:sz="0" w:space="0" w:color="auto"/>
        <w:left w:val="none" w:sz="0" w:space="0" w:color="auto"/>
        <w:bottom w:val="none" w:sz="0" w:space="0" w:color="auto"/>
        <w:right w:val="none" w:sz="0" w:space="0" w:color="auto"/>
      </w:divBdr>
    </w:div>
    <w:div w:id="498616374">
      <w:marLeft w:val="640"/>
      <w:marRight w:val="0"/>
      <w:marTop w:val="0"/>
      <w:marBottom w:val="0"/>
      <w:divBdr>
        <w:top w:val="none" w:sz="0" w:space="0" w:color="auto"/>
        <w:left w:val="none" w:sz="0" w:space="0" w:color="auto"/>
        <w:bottom w:val="none" w:sz="0" w:space="0" w:color="auto"/>
        <w:right w:val="none" w:sz="0" w:space="0" w:color="auto"/>
      </w:divBdr>
    </w:div>
    <w:div w:id="498622539">
      <w:marLeft w:val="640"/>
      <w:marRight w:val="0"/>
      <w:marTop w:val="0"/>
      <w:marBottom w:val="0"/>
      <w:divBdr>
        <w:top w:val="none" w:sz="0" w:space="0" w:color="auto"/>
        <w:left w:val="none" w:sz="0" w:space="0" w:color="auto"/>
        <w:bottom w:val="none" w:sz="0" w:space="0" w:color="auto"/>
        <w:right w:val="none" w:sz="0" w:space="0" w:color="auto"/>
      </w:divBdr>
    </w:div>
    <w:div w:id="498693338">
      <w:marLeft w:val="640"/>
      <w:marRight w:val="0"/>
      <w:marTop w:val="0"/>
      <w:marBottom w:val="0"/>
      <w:divBdr>
        <w:top w:val="none" w:sz="0" w:space="0" w:color="auto"/>
        <w:left w:val="none" w:sz="0" w:space="0" w:color="auto"/>
        <w:bottom w:val="none" w:sz="0" w:space="0" w:color="auto"/>
        <w:right w:val="none" w:sz="0" w:space="0" w:color="auto"/>
      </w:divBdr>
    </w:div>
    <w:div w:id="498735177">
      <w:marLeft w:val="640"/>
      <w:marRight w:val="0"/>
      <w:marTop w:val="0"/>
      <w:marBottom w:val="0"/>
      <w:divBdr>
        <w:top w:val="none" w:sz="0" w:space="0" w:color="auto"/>
        <w:left w:val="none" w:sz="0" w:space="0" w:color="auto"/>
        <w:bottom w:val="none" w:sz="0" w:space="0" w:color="auto"/>
        <w:right w:val="none" w:sz="0" w:space="0" w:color="auto"/>
      </w:divBdr>
    </w:div>
    <w:div w:id="498738127">
      <w:marLeft w:val="640"/>
      <w:marRight w:val="0"/>
      <w:marTop w:val="0"/>
      <w:marBottom w:val="0"/>
      <w:divBdr>
        <w:top w:val="none" w:sz="0" w:space="0" w:color="auto"/>
        <w:left w:val="none" w:sz="0" w:space="0" w:color="auto"/>
        <w:bottom w:val="none" w:sz="0" w:space="0" w:color="auto"/>
        <w:right w:val="none" w:sz="0" w:space="0" w:color="auto"/>
      </w:divBdr>
    </w:div>
    <w:div w:id="498812536">
      <w:marLeft w:val="640"/>
      <w:marRight w:val="0"/>
      <w:marTop w:val="0"/>
      <w:marBottom w:val="0"/>
      <w:divBdr>
        <w:top w:val="none" w:sz="0" w:space="0" w:color="auto"/>
        <w:left w:val="none" w:sz="0" w:space="0" w:color="auto"/>
        <w:bottom w:val="none" w:sz="0" w:space="0" w:color="auto"/>
        <w:right w:val="none" w:sz="0" w:space="0" w:color="auto"/>
      </w:divBdr>
    </w:div>
    <w:div w:id="498883536">
      <w:marLeft w:val="640"/>
      <w:marRight w:val="0"/>
      <w:marTop w:val="0"/>
      <w:marBottom w:val="0"/>
      <w:divBdr>
        <w:top w:val="none" w:sz="0" w:space="0" w:color="auto"/>
        <w:left w:val="none" w:sz="0" w:space="0" w:color="auto"/>
        <w:bottom w:val="none" w:sz="0" w:space="0" w:color="auto"/>
        <w:right w:val="none" w:sz="0" w:space="0" w:color="auto"/>
      </w:divBdr>
    </w:div>
    <w:div w:id="498927251">
      <w:marLeft w:val="640"/>
      <w:marRight w:val="0"/>
      <w:marTop w:val="0"/>
      <w:marBottom w:val="0"/>
      <w:divBdr>
        <w:top w:val="none" w:sz="0" w:space="0" w:color="auto"/>
        <w:left w:val="none" w:sz="0" w:space="0" w:color="auto"/>
        <w:bottom w:val="none" w:sz="0" w:space="0" w:color="auto"/>
        <w:right w:val="none" w:sz="0" w:space="0" w:color="auto"/>
      </w:divBdr>
    </w:div>
    <w:div w:id="499008668">
      <w:marLeft w:val="640"/>
      <w:marRight w:val="0"/>
      <w:marTop w:val="0"/>
      <w:marBottom w:val="0"/>
      <w:divBdr>
        <w:top w:val="none" w:sz="0" w:space="0" w:color="auto"/>
        <w:left w:val="none" w:sz="0" w:space="0" w:color="auto"/>
        <w:bottom w:val="none" w:sz="0" w:space="0" w:color="auto"/>
        <w:right w:val="none" w:sz="0" w:space="0" w:color="auto"/>
      </w:divBdr>
    </w:div>
    <w:div w:id="499078143">
      <w:marLeft w:val="640"/>
      <w:marRight w:val="0"/>
      <w:marTop w:val="0"/>
      <w:marBottom w:val="0"/>
      <w:divBdr>
        <w:top w:val="none" w:sz="0" w:space="0" w:color="auto"/>
        <w:left w:val="none" w:sz="0" w:space="0" w:color="auto"/>
        <w:bottom w:val="none" w:sz="0" w:space="0" w:color="auto"/>
        <w:right w:val="none" w:sz="0" w:space="0" w:color="auto"/>
      </w:divBdr>
    </w:div>
    <w:div w:id="499128060">
      <w:marLeft w:val="640"/>
      <w:marRight w:val="0"/>
      <w:marTop w:val="0"/>
      <w:marBottom w:val="0"/>
      <w:divBdr>
        <w:top w:val="none" w:sz="0" w:space="0" w:color="auto"/>
        <w:left w:val="none" w:sz="0" w:space="0" w:color="auto"/>
        <w:bottom w:val="none" w:sz="0" w:space="0" w:color="auto"/>
        <w:right w:val="none" w:sz="0" w:space="0" w:color="auto"/>
      </w:divBdr>
    </w:div>
    <w:div w:id="499154664">
      <w:marLeft w:val="640"/>
      <w:marRight w:val="0"/>
      <w:marTop w:val="0"/>
      <w:marBottom w:val="0"/>
      <w:divBdr>
        <w:top w:val="none" w:sz="0" w:space="0" w:color="auto"/>
        <w:left w:val="none" w:sz="0" w:space="0" w:color="auto"/>
        <w:bottom w:val="none" w:sz="0" w:space="0" w:color="auto"/>
        <w:right w:val="none" w:sz="0" w:space="0" w:color="auto"/>
      </w:divBdr>
    </w:div>
    <w:div w:id="499199783">
      <w:marLeft w:val="640"/>
      <w:marRight w:val="0"/>
      <w:marTop w:val="0"/>
      <w:marBottom w:val="0"/>
      <w:divBdr>
        <w:top w:val="none" w:sz="0" w:space="0" w:color="auto"/>
        <w:left w:val="none" w:sz="0" w:space="0" w:color="auto"/>
        <w:bottom w:val="none" w:sz="0" w:space="0" w:color="auto"/>
        <w:right w:val="none" w:sz="0" w:space="0" w:color="auto"/>
      </w:divBdr>
    </w:div>
    <w:div w:id="499201466">
      <w:marLeft w:val="640"/>
      <w:marRight w:val="0"/>
      <w:marTop w:val="0"/>
      <w:marBottom w:val="0"/>
      <w:divBdr>
        <w:top w:val="none" w:sz="0" w:space="0" w:color="auto"/>
        <w:left w:val="none" w:sz="0" w:space="0" w:color="auto"/>
        <w:bottom w:val="none" w:sz="0" w:space="0" w:color="auto"/>
        <w:right w:val="none" w:sz="0" w:space="0" w:color="auto"/>
      </w:divBdr>
    </w:div>
    <w:div w:id="499202085">
      <w:marLeft w:val="640"/>
      <w:marRight w:val="0"/>
      <w:marTop w:val="0"/>
      <w:marBottom w:val="0"/>
      <w:divBdr>
        <w:top w:val="none" w:sz="0" w:space="0" w:color="auto"/>
        <w:left w:val="none" w:sz="0" w:space="0" w:color="auto"/>
        <w:bottom w:val="none" w:sz="0" w:space="0" w:color="auto"/>
        <w:right w:val="none" w:sz="0" w:space="0" w:color="auto"/>
      </w:divBdr>
    </w:div>
    <w:div w:id="499277300">
      <w:marLeft w:val="640"/>
      <w:marRight w:val="0"/>
      <w:marTop w:val="0"/>
      <w:marBottom w:val="0"/>
      <w:divBdr>
        <w:top w:val="none" w:sz="0" w:space="0" w:color="auto"/>
        <w:left w:val="none" w:sz="0" w:space="0" w:color="auto"/>
        <w:bottom w:val="none" w:sz="0" w:space="0" w:color="auto"/>
        <w:right w:val="none" w:sz="0" w:space="0" w:color="auto"/>
      </w:divBdr>
    </w:div>
    <w:div w:id="499277600">
      <w:marLeft w:val="640"/>
      <w:marRight w:val="0"/>
      <w:marTop w:val="0"/>
      <w:marBottom w:val="0"/>
      <w:divBdr>
        <w:top w:val="none" w:sz="0" w:space="0" w:color="auto"/>
        <w:left w:val="none" w:sz="0" w:space="0" w:color="auto"/>
        <w:bottom w:val="none" w:sz="0" w:space="0" w:color="auto"/>
        <w:right w:val="none" w:sz="0" w:space="0" w:color="auto"/>
      </w:divBdr>
    </w:div>
    <w:div w:id="499393738">
      <w:marLeft w:val="640"/>
      <w:marRight w:val="0"/>
      <w:marTop w:val="0"/>
      <w:marBottom w:val="0"/>
      <w:divBdr>
        <w:top w:val="none" w:sz="0" w:space="0" w:color="auto"/>
        <w:left w:val="none" w:sz="0" w:space="0" w:color="auto"/>
        <w:bottom w:val="none" w:sz="0" w:space="0" w:color="auto"/>
        <w:right w:val="none" w:sz="0" w:space="0" w:color="auto"/>
      </w:divBdr>
    </w:div>
    <w:div w:id="499397006">
      <w:marLeft w:val="640"/>
      <w:marRight w:val="0"/>
      <w:marTop w:val="0"/>
      <w:marBottom w:val="0"/>
      <w:divBdr>
        <w:top w:val="none" w:sz="0" w:space="0" w:color="auto"/>
        <w:left w:val="none" w:sz="0" w:space="0" w:color="auto"/>
        <w:bottom w:val="none" w:sz="0" w:space="0" w:color="auto"/>
        <w:right w:val="none" w:sz="0" w:space="0" w:color="auto"/>
      </w:divBdr>
    </w:div>
    <w:div w:id="499463296">
      <w:marLeft w:val="640"/>
      <w:marRight w:val="0"/>
      <w:marTop w:val="0"/>
      <w:marBottom w:val="0"/>
      <w:divBdr>
        <w:top w:val="none" w:sz="0" w:space="0" w:color="auto"/>
        <w:left w:val="none" w:sz="0" w:space="0" w:color="auto"/>
        <w:bottom w:val="none" w:sz="0" w:space="0" w:color="auto"/>
        <w:right w:val="none" w:sz="0" w:space="0" w:color="auto"/>
      </w:divBdr>
    </w:div>
    <w:div w:id="499467533">
      <w:marLeft w:val="640"/>
      <w:marRight w:val="0"/>
      <w:marTop w:val="0"/>
      <w:marBottom w:val="0"/>
      <w:divBdr>
        <w:top w:val="none" w:sz="0" w:space="0" w:color="auto"/>
        <w:left w:val="none" w:sz="0" w:space="0" w:color="auto"/>
        <w:bottom w:val="none" w:sz="0" w:space="0" w:color="auto"/>
        <w:right w:val="none" w:sz="0" w:space="0" w:color="auto"/>
      </w:divBdr>
    </w:div>
    <w:div w:id="499538886">
      <w:marLeft w:val="640"/>
      <w:marRight w:val="0"/>
      <w:marTop w:val="0"/>
      <w:marBottom w:val="0"/>
      <w:divBdr>
        <w:top w:val="none" w:sz="0" w:space="0" w:color="auto"/>
        <w:left w:val="none" w:sz="0" w:space="0" w:color="auto"/>
        <w:bottom w:val="none" w:sz="0" w:space="0" w:color="auto"/>
        <w:right w:val="none" w:sz="0" w:space="0" w:color="auto"/>
      </w:divBdr>
    </w:div>
    <w:div w:id="499540000">
      <w:marLeft w:val="640"/>
      <w:marRight w:val="0"/>
      <w:marTop w:val="0"/>
      <w:marBottom w:val="0"/>
      <w:divBdr>
        <w:top w:val="none" w:sz="0" w:space="0" w:color="auto"/>
        <w:left w:val="none" w:sz="0" w:space="0" w:color="auto"/>
        <w:bottom w:val="none" w:sz="0" w:space="0" w:color="auto"/>
        <w:right w:val="none" w:sz="0" w:space="0" w:color="auto"/>
      </w:divBdr>
    </w:div>
    <w:div w:id="499582608">
      <w:marLeft w:val="640"/>
      <w:marRight w:val="0"/>
      <w:marTop w:val="0"/>
      <w:marBottom w:val="0"/>
      <w:divBdr>
        <w:top w:val="none" w:sz="0" w:space="0" w:color="auto"/>
        <w:left w:val="none" w:sz="0" w:space="0" w:color="auto"/>
        <w:bottom w:val="none" w:sz="0" w:space="0" w:color="auto"/>
        <w:right w:val="none" w:sz="0" w:space="0" w:color="auto"/>
      </w:divBdr>
    </w:div>
    <w:div w:id="499583618">
      <w:marLeft w:val="640"/>
      <w:marRight w:val="0"/>
      <w:marTop w:val="0"/>
      <w:marBottom w:val="0"/>
      <w:divBdr>
        <w:top w:val="none" w:sz="0" w:space="0" w:color="auto"/>
        <w:left w:val="none" w:sz="0" w:space="0" w:color="auto"/>
        <w:bottom w:val="none" w:sz="0" w:space="0" w:color="auto"/>
        <w:right w:val="none" w:sz="0" w:space="0" w:color="auto"/>
      </w:divBdr>
    </w:div>
    <w:div w:id="499731869">
      <w:marLeft w:val="640"/>
      <w:marRight w:val="0"/>
      <w:marTop w:val="0"/>
      <w:marBottom w:val="0"/>
      <w:divBdr>
        <w:top w:val="none" w:sz="0" w:space="0" w:color="auto"/>
        <w:left w:val="none" w:sz="0" w:space="0" w:color="auto"/>
        <w:bottom w:val="none" w:sz="0" w:space="0" w:color="auto"/>
        <w:right w:val="none" w:sz="0" w:space="0" w:color="auto"/>
      </w:divBdr>
    </w:div>
    <w:div w:id="499732915">
      <w:marLeft w:val="640"/>
      <w:marRight w:val="0"/>
      <w:marTop w:val="0"/>
      <w:marBottom w:val="0"/>
      <w:divBdr>
        <w:top w:val="none" w:sz="0" w:space="0" w:color="auto"/>
        <w:left w:val="none" w:sz="0" w:space="0" w:color="auto"/>
        <w:bottom w:val="none" w:sz="0" w:space="0" w:color="auto"/>
        <w:right w:val="none" w:sz="0" w:space="0" w:color="auto"/>
      </w:divBdr>
    </w:div>
    <w:div w:id="499807451">
      <w:marLeft w:val="640"/>
      <w:marRight w:val="0"/>
      <w:marTop w:val="0"/>
      <w:marBottom w:val="0"/>
      <w:divBdr>
        <w:top w:val="none" w:sz="0" w:space="0" w:color="auto"/>
        <w:left w:val="none" w:sz="0" w:space="0" w:color="auto"/>
        <w:bottom w:val="none" w:sz="0" w:space="0" w:color="auto"/>
        <w:right w:val="none" w:sz="0" w:space="0" w:color="auto"/>
      </w:divBdr>
    </w:div>
    <w:div w:id="499808073">
      <w:marLeft w:val="640"/>
      <w:marRight w:val="0"/>
      <w:marTop w:val="0"/>
      <w:marBottom w:val="0"/>
      <w:divBdr>
        <w:top w:val="none" w:sz="0" w:space="0" w:color="auto"/>
        <w:left w:val="none" w:sz="0" w:space="0" w:color="auto"/>
        <w:bottom w:val="none" w:sz="0" w:space="0" w:color="auto"/>
        <w:right w:val="none" w:sz="0" w:space="0" w:color="auto"/>
      </w:divBdr>
    </w:div>
    <w:div w:id="499852825">
      <w:marLeft w:val="640"/>
      <w:marRight w:val="0"/>
      <w:marTop w:val="0"/>
      <w:marBottom w:val="0"/>
      <w:divBdr>
        <w:top w:val="none" w:sz="0" w:space="0" w:color="auto"/>
        <w:left w:val="none" w:sz="0" w:space="0" w:color="auto"/>
        <w:bottom w:val="none" w:sz="0" w:space="0" w:color="auto"/>
        <w:right w:val="none" w:sz="0" w:space="0" w:color="auto"/>
      </w:divBdr>
    </w:div>
    <w:div w:id="499928214">
      <w:marLeft w:val="640"/>
      <w:marRight w:val="0"/>
      <w:marTop w:val="0"/>
      <w:marBottom w:val="0"/>
      <w:divBdr>
        <w:top w:val="none" w:sz="0" w:space="0" w:color="auto"/>
        <w:left w:val="none" w:sz="0" w:space="0" w:color="auto"/>
        <w:bottom w:val="none" w:sz="0" w:space="0" w:color="auto"/>
        <w:right w:val="none" w:sz="0" w:space="0" w:color="auto"/>
      </w:divBdr>
    </w:div>
    <w:div w:id="500050335">
      <w:marLeft w:val="640"/>
      <w:marRight w:val="0"/>
      <w:marTop w:val="0"/>
      <w:marBottom w:val="0"/>
      <w:divBdr>
        <w:top w:val="none" w:sz="0" w:space="0" w:color="auto"/>
        <w:left w:val="none" w:sz="0" w:space="0" w:color="auto"/>
        <w:bottom w:val="none" w:sz="0" w:space="0" w:color="auto"/>
        <w:right w:val="none" w:sz="0" w:space="0" w:color="auto"/>
      </w:divBdr>
    </w:div>
    <w:div w:id="500119541">
      <w:marLeft w:val="640"/>
      <w:marRight w:val="0"/>
      <w:marTop w:val="0"/>
      <w:marBottom w:val="0"/>
      <w:divBdr>
        <w:top w:val="none" w:sz="0" w:space="0" w:color="auto"/>
        <w:left w:val="none" w:sz="0" w:space="0" w:color="auto"/>
        <w:bottom w:val="none" w:sz="0" w:space="0" w:color="auto"/>
        <w:right w:val="none" w:sz="0" w:space="0" w:color="auto"/>
      </w:divBdr>
    </w:div>
    <w:div w:id="500201459">
      <w:marLeft w:val="640"/>
      <w:marRight w:val="0"/>
      <w:marTop w:val="0"/>
      <w:marBottom w:val="0"/>
      <w:divBdr>
        <w:top w:val="none" w:sz="0" w:space="0" w:color="auto"/>
        <w:left w:val="none" w:sz="0" w:space="0" w:color="auto"/>
        <w:bottom w:val="none" w:sz="0" w:space="0" w:color="auto"/>
        <w:right w:val="none" w:sz="0" w:space="0" w:color="auto"/>
      </w:divBdr>
    </w:div>
    <w:div w:id="500242373">
      <w:marLeft w:val="640"/>
      <w:marRight w:val="0"/>
      <w:marTop w:val="0"/>
      <w:marBottom w:val="0"/>
      <w:divBdr>
        <w:top w:val="none" w:sz="0" w:space="0" w:color="auto"/>
        <w:left w:val="none" w:sz="0" w:space="0" w:color="auto"/>
        <w:bottom w:val="none" w:sz="0" w:space="0" w:color="auto"/>
        <w:right w:val="none" w:sz="0" w:space="0" w:color="auto"/>
      </w:divBdr>
    </w:div>
    <w:div w:id="500245571">
      <w:marLeft w:val="640"/>
      <w:marRight w:val="0"/>
      <w:marTop w:val="0"/>
      <w:marBottom w:val="0"/>
      <w:divBdr>
        <w:top w:val="none" w:sz="0" w:space="0" w:color="auto"/>
        <w:left w:val="none" w:sz="0" w:space="0" w:color="auto"/>
        <w:bottom w:val="none" w:sz="0" w:space="0" w:color="auto"/>
        <w:right w:val="none" w:sz="0" w:space="0" w:color="auto"/>
      </w:divBdr>
    </w:div>
    <w:div w:id="500312356">
      <w:marLeft w:val="640"/>
      <w:marRight w:val="0"/>
      <w:marTop w:val="0"/>
      <w:marBottom w:val="0"/>
      <w:divBdr>
        <w:top w:val="none" w:sz="0" w:space="0" w:color="auto"/>
        <w:left w:val="none" w:sz="0" w:space="0" w:color="auto"/>
        <w:bottom w:val="none" w:sz="0" w:space="0" w:color="auto"/>
        <w:right w:val="none" w:sz="0" w:space="0" w:color="auto"/>
      </w:divBdr>
    </w:div>
    <w:div w:id="500314745">
      <w:marLeft w:val="640"/>
      <w:marRight w:val="0"/>
      <w:marTop w:val="0"/>
      <w:marBottom w:val="0"/>
      <w:divBdr>
        <w:top w:val="none" w:sz="0" w:space="0" w:color="auto"/>
        <w:left w:val="none" w:sz="0" w:space="0" w:color="auto"/>
        <w:bottom w:val="none" w:sz="0" w:space="0" w:color="auto"/>
        <w:right w:val="none" w:sz="0" w:space="0" w:color="auto"/>
      </w:divBdr>
    </w:div>
    <w:div w:id="500392509">
      <w:marLeft w:val="640"/>
      <w:marRight w:val="0"/>
      <w:marTop w:val="0"/>
      <w:marBottom w:val="0"/>
      <w:divBdr>
        <w:top w:val="none" w:sz="0" w:space="0" w:color="auto"/>
        <w:left w:val="none" w:sz="0" w:space="0" w:color="auto"/>
        <w:bottom w:val="none" w:sz="0" w:space="0" w:color="auto"/>
        <w:right w:val="none" w:sz="0" w:space="0" w:color="auto"/>
      </w:divBdr>
    </w:div>
    <w:div w:id="500505526">
      <w:marLeft w:val="640"/>
      <w:marRight w:val="0"/>
      <w:marTop w:val="0"/>
      <w:marBottom w:val="0"/>
      <w:divBdr>
        <w:top w:val="none" w:sz="0" w:space="0" w:color="auto"/>
        <w:left w:val="none" w:sz="0" w:space="0" w:color="auto"/>
        <w:bottom w:val="none" w:sz="0" w:space="0" w:color="auto"/>
        <w:right w:val="none" w:sz="0" w:space="0" w:color="auto"/>
      </w:divBdr>
    </w:div>
    <w:div w:id="500506937">
      <w:marLeft w:val="640"/>
      <w:marRight w:val="0"/>
      <w:marTop w:val="0"/>
      <w:marBottom w:val="0"/>
      <w:divBdr>
        <w:top w:val="none" w:sz="0" w:space="0" w:color="auto"/>
        <w:left w:val="none" w:sz="0" w:space="0" w:color="auto"/>
        <w:bottom w:val="none" w:sz="0" w:space="0" w:color="auto"/>
        <w:right w:val="none" w:sz="0" w:space="0" w:color="auto"/>
      </w:divBdr>
    </w:div>
    <w:div w:id="500514461">
      <w:marLeft w:val="640"/>
      <w:marRight w:val="0"/>
      <w:marTop w:val="0"/>
      <w:marBottom w:val="0"/>
      <w:divBdr>
        <w:top w:val="none" w:sz="0" w:space="0" w:color="auto"/>
        <w:left w:val="none" w:sz="0" w:space="0" w:color="auto"/>
        <w:bottom w:val="none" w:sz="0" w:space="0" w:color="auto"/>
        <w:right w:val="none" w:sz="0" w:space="0" w:color="auto"/>
      </w:divBdr>
    </w:div>
    <w:div w:id="500582057">
      <w:marLeft w:val="640"/>
      <w:marRight w:val="0"/>
      <w:marTop w:val="0"/>
      <w:marBottom w:val="0"/>
      <w:divBdr>
        <w:top w:val="none" w:sz="0" w:space="0" w:color="auto"/>
        <w:left w:val="none" w:sz="0" w:space="0" w:color="auto"/>
        <w:bottom w:val="none" w:sz="0" w:space="0" w:color="auto"/>
        <w:right w:val="none" w:sz="0" w:space="0" w:color="auto"/>
      </w:divBdr>
    </w:div>
    <w:div w:id="500583026">
      <w:marLeft w:val="640"/>
      <w:marRight w:val="0"/>
      <w:marTop w:val="0"/>
      <w:marBottom w:val="0"/>
      <w:divBdr>
        <w:top w:val="none" w:sz="0" w:space="0" w:color="auto"/>
        <w:left w:val="none" w:sz="0" w:space="0" w:color="auto"/>
        <w:bottom w:val="none" w:sz="0" w:space="0" w:color="auto"/>
        <w:right w:val="none" w:sz="0" w:space="0" w:color="auto"/>
      </w:divBdr>
    </w:div>
    <w:div w:id="500588787">
      <w:marLeft w:val="640"/>
      <w:marRight w:val="0"/>
      <w:marTop w:val="0"/>
      <w:marBottom w:val="0"/>
      <w:divBdr>
        <w:top w:val="none" w:sz="0" w:space="0" w:color="auto"/>
        <w:left w:val="none" w:sz="0" w:space="0" w:color="auto"/>
        <w:bottom w:val="none" w:sz="0" w:space="0" w:color="auto"/>
        <w:right w:val="none" w:sz="0" w:space="0" w:color="auto"/>
      </w:divBdr>
    </w:div>
    <w:div w:id="500631680">
      <w:marLeft w:val="640"/>
      <w:marRight w:val="0"/>
      <w:marTop w:val="0"/>
      <w:marBottom w:val="0"/>
      <w:divBdr>
        <w:top w:val="none" w:sz="0" w:space="0" w:color="auto"/>
        <w:left w:val="none" w:sz="0" w:space="0" w:color="auto"/>
        <w:bottom w:val="none" w:sz="0" w:space="0" w:color="auto"/>
        <w:right w:val="none" w:sz="0" w:space="0" w:color="auto"/>
      </w:divBdr>
    </w:div>
    <w:div w:id="500657312">
      <w:marLeft w:val="640"/>
      <w:marRight w:val="0"/>
      <w:marTop w:val="0"/>
      <w:marBottom w:val="0"/>
      <w:divBdr>
        <w:top w:val="none" w:sz="0" w:space="0" w:color="auto"/>
        <w:left w:val="none" w:sz="0" w:space="0" w:color="auto"/>
        <w:bottom w:val="none" w:sz="0" w:space="0" w:color="auto"/>
        <w:right w:val="none" w:sz="0" w:space="0" w:color="auto"/>
      </w:divBdr>
    </w:div>
    <w:div w:id="500777268">
      <w:marLeft w:val="640"/>
      <w:marRight w:val="0"/>
      <w:marTop w:val="0"/>
      <w:marBottom w:val="0"/>
      <w:divBdr>
        <w:top w:val="none" w:sz="0" w:space="0" w:color="auto"/>
        <w:left w:val="none" w:sz="0" w:space="0" w:color="auto"/>
        <w:bottom w:val="none" w:sz="0" w:space="0" w:color="auto"/>
        <w:right w:val="none" w:sz="0" w:space="0" w:color="auto"/>
      </w:divBdr>
    </w:div>
    <w:div w:id="501042386">
      <w:marLeft w:val="640"/>
      <w:marRight w:val="0"/>
      <w:marTop w:val="0"/>
      <w:marBottom w:val="0"/>
      <w:divBdr>
        <w:top w:val="none" w:sz="0" w:space="0" w:color="auto"/>
        <w:left w:val="none" w:sz="0" w:space="0" w:color="auto"/>
        <w:bottom w:val="none" w:sz="0" w:space="0" w:color="auto"/>
        <w:right w:val="none" w:sz="0" w:space="0" w:color="auto"/>
      </w:divBdr>
    </w:div>
    <w:div w:id="501047116">
      <w:marLeft w:val="640"/>
      <w:marRight w:val="0"/>
      <w:marTop w:val="0"/>
      <w:marBottom w:val="0"/>
      <w:divBdr>
        <w:top w:val="none" w:sz="0" w:space="0" w:color="auto"/>
        <w:left w:val="none" w:sz="0" w:space="0" w:color="auto"/>
        <w:bottom w:val="none" w:sz="0" w:space="0" w:color="auto"/>
        <w:right w:val="none" w:sz="0" w:space="0" w:color="auto"/>
      </w:divBdr>
    </w:div>
    <w:div w:id="501048779">
      <w:marLeft w:val="640"/>
      <w:marRight w:val="0"/>
      <w:marTop w:val="0"/>
      <w:marBottom w:val="0"/>
      <w:divBdr>
        <w:top w:val="none" w:sz="0" w:space="0" w:color="auto"/>
        <w:left w:val="none" w:sz="0" w:space="0" w:color="auto"/>
        <w:bottom w:val="none" w:sz="0" w:space="0" w:color="auto"/>
        <w:right w:val="none" w:sz="0" w:space="0" w:color="auto"/>
      </w:divBdr>
    </w:div>
    <w:div w:id="501051490">
      <w:marLeft w:val="640"/>
      <w:marRight w:val="0"/>
      <w:marTop w:val="0"/>
      <w:marBottom w:val="0"/>
      <w:divBdr>
        <w:top w:val="none" w:sz="0" w:space="0" w:color="auto"/>
        <w:left w:val="none" w:sz="0" w:space="0" w:color="auto"/>
        <w:bottom w:val="none" w:sz="0" w:space="0" w:color="auto"/>
        <w:right w:val="none" w:sz="0" w:space="0" w:color="auto"/>
      </w:divBdr>
    </w:div>
    <w:div w:id="501094290">
      <w:marLeft w:val="640"/>
      <w:marRight w:val="0"/>
      <w:marTop w:val="0"/>
      <w:marBottom w:val="0"/>
      <w:divBdr>
        <w:top w:val="none" w:sz="0" w:space="0" w:color="auto"/>
        <w:left w:val="none" w:sz="0" w:space="0" w:color="auto"/>
        <w:bottom w:val="none" w:sz="0" w:space="0" w:color="auto"/>
        <w:right w:val="none" w:sz="0" w:space="0" w:color="auto"/>
      </w:divBdr>
    </w:div>
    <w:div w:id="501161980">
      <w:marLeft w:val="640"/>
      <w:marRight w:val="0"/>
      <w:marTop w:val="0"/>
      <w:marBottom w:val="0"/>
      <w:divBdr>
        <w:top w:val="none" w:sz="0" w:space="0" w:color="auto"/>
        <w:left w:val="none" w:sz="0" w:space="0" w:color="auto"/>
        <w:bottom w:val="none" w:sz="0" w:space="0" w:color="auto"/>
        <w:right w:val="none" w:sz="0" w:space="0" w:color="auto"/>
      </w:divBdr>
    </w:div>
    <w:div w:id="501164980">
      <w:marLeft w:val="640"/>
      <w:marRight w:val="0"/>
      <w:marTop w:val="0"/>
      <w:marBottom w:val="0"/>
      <w:divBdr>
        <w:top w:val="none" w:sz="0" w:space="0" w:color="auto"/>
        <w:left w:val="none" w:sz="0" w:space="0" w:color="auto"/>
        <w:bottom w:val="none" w:sz="0" w:space="0" w:color="auto"/>
        <w:right w:val="none" w:sz="0" w:space="0" w:color="auto"/>
      </w:divBdr>
    </w:div>
    <w:div w:id="501166733">
      <w:marLeft w:val="640"/>
      <w:marRight w:val="0"/>
      <w:marTop w:val="0"/>
      <w:marBottom w:val="0"/>
      <w:divBdr>
        <w:top w:val="none" w:sz="0" w:space="0" w:color="auto"/>
        <w:left w:val="none" w:sz="0" w:space="0" w:color="auto"/>
        <w:bottom w:val="none" w:sz="0" w:space="0" w:color="auto"/>
        <w:right w:val="none" w:sz="0" w:space="0" w:color="auto"/>
      </w:divBdr>
    </w:div>
    <w:div w:id="501237261">
      <w:marLeft w:val="640"/>
      <w:marRight w:val="0"/>
      <w:marTop w:val="0"/>
      <w:marBottom w:val="0"/>
      <w:divBdr>
        <w:top w:val="none" w:sz="0" w:space="0" w:color="auto"/>
        <w:left w:val="none" w:sz="0" w:space="0" w:color="auto"/>
        <w:bottom w:val="none" w:sz="0" w:space="0" w:color="auto"/>
        <w:right w:val="none" w:sz="0" w:space="0" w:color="auto"/>
      </w:divBdr>
    </w:div>
    <w:div w:id="501355365">
      <w:marLeft w:val="640"/>
      <w:marRight w:val="0"/>
      <w:marTop w:val="0"/>
      <w:marBottom w:val="0"/>
      <w:divBdr>
        <w:top w:val="none" w:sz="0" w:space="0" w:color="auto"/>
        <w:left w:val="none" w:sz="0" w:space="0" w:color="auto"/>
        <w:bottom w:val="none" w:sz="0" w:space="0" w:color="auto"/>
        <w:right w:val="none" w:sz="0" w:space="0" w:color="auto"/>
      </w:divBdr>
    </w:div>
    <w:div w:id="501355481">
      <w:marLeft w:val="640"/>
      <w:marRight w:val="0"/>
      <w:marTop w:val="0"/>
      <w:marBottom w:val="0"/>
      <w:divBdr>
        <w:top w:val="none" w:sz="0" w:space="0" w:color="auto"/>
        <w:left w:val="none" w:sz="0" w:space="0" w:color="auto"/>
        <w:bottom w:val="none" w:sz="0" w:space="0" w:color="auto"/>
        <w:right w:val="none" w:sz="0" w:space="0" w:color="auto"/>
      </w:divBdr>
    </w:div>
    <w:div w:id="501356301">
      <w:marLeft w:val="640"/>
      <w:marRight w:val="0"/>
      <w:marTop w:val="0"/>
      <w:marBottom w:val="0"/>
      <w:divBdr>
        <w:top w:val="none" w:sz="0" w:space="0" w:color="auto"/>
        <w:left w:val="none" w:sz="0" w:space="0" w:color="auto"/>
        <w:bottom w:val="none" w:sz="0" w:space="0" w:color="auto"/>
        <w:right w:val="none" w:sz="0" w:space="0" w:color="auto"/>
      </w:divBdr>
    </w:div>
    <w:div w:id="501430949">
      <w:marLeft w:val="640"/>
      <w:marRight w:val="0"/>
      <w:marTop w:val="0"/>
      <w:marBottom w:val="0"/>
      <w:divBdr>
        <w:top w:val="none" w:sz="0" w:space="0" w:color="auto"/>
        <w:left w:val="none" w:sz="0" w:space="0" w:color="auto"/>
        <w:bottom w:val="none" w:sz="0" w:space="0" w:color="auto"/>
        <w:right w:val="none" w:sz="0" w:space="0" w:color="auto"/>
      </w:divBdr>
    </w:div>
    <w:div w:id="501437050">
      <w:marLeft w:val="640"/>
      <w:marRight w:val="0"/>
      <w:marTop w:val="0"/>
      <w:marBottom w:val="0"/>
      <w:divBdr>
        <w:top w:val="none" w:sz="0" w:space="0" w:color="auto"/>
        <w:left w:val="none" w:sz="0" w:space="0" w:color="auto"/>
        <w:bottom w:val="none" w:sz="0" w:space="0" w:color="auto"/>
        <w:right w:val="none" w:sz="0" w:space="0" w:color="auto"/>
      </w:divBdr>
    </w:div>
    <w:div w:id="501506047">
      <w:marLeft w:val="640"/>
      <w:marRight w:val="0"/>
      <w:marTop w:val="0"/>
      <w:marBottom w:val="0"/>
      <w:divBdr>
        <w:top w:val="none" w:sz="0" w:space="0" w:color="auto"/>
        <w:left w:val="none" w:sz="0" w:space="0" w:color="auto"/>
        <w:bottom w:val="none" w:sz="0" w:space="0" w:color="auto"/>
        <w:right w:val="none" w:sz="0" w:space="0" w:color="auto"/>
      </w:divBdr>
    </w:div>
    <w:div w:id="501506653">
      <w:marLeft w:val="640"/>
      <w:marRight w:val="0"/>
      <w:marTop w:val="0"/>
      <w:marBottom w:val="0"/>
      <w:divBdr>
        <w:top w:val="none" w:sz="0" w:space="0" w:color="auto"/>
        <w:left w:val="none" w:sz="0" w:space="0" w:color="auto"/>
        <w:bottom w:val="none" w:sz="0" w:space="0" w:color="auto"/>
        <w:right w:val="none" w:sz="0" w:space="0" w:color="auto"/>
      </w:divBdr>
    </w:div>
    <w:div w:id="501510394">
      <w:marLeft w:val="640"/>
      <w:marRight w:val="0"/>
      <w:marTop w:val="0"/>
      <w:marBottom w:val="0"/>
      <w:divBdr>
        <w:top w:val="none" w:sz="0" w:space="0" w:color="auto"/>
        <w:left w:val="none" w:sz="0" w:space="0" w:color="auto"/>
        <w:bottom w:val="none" w:sz="0" w:space="0" w:color="auto"/>
        <w:right w:val="none" w:sz="0" w:space="0" w:color="auto"/>
      </w:divBdr>
    </w:div>
    <w:div w:id="501512426">
      <w:marLeft w:val="640"/>
      <w:marRight w:val="0"/>
      <w:marTop w:val="0"/>
      <w:marBottom w:val="0"/>
      <w:divBdr>
        <w:top w:val="none" w:sz="0" w:space="0" w:color="auto"/>
        <w:left w:val="none" w:sz="0" w:space="0" w:color="auto"/>
        <w:bottom w:val="none" w:sz="0" w:space="0" w:color="auto"/>
        <w:right w:val="none" w:sz="0" w:space="0" w:color="auto"/>
      </w:divBdr>
    </w:div>
    <w:div w:id="501629299">
      <w:marLeft w:val="640"/>
      <w:marRight w:val="0"/>
      <w:marTop w:val="0"/>
      <w:marBottom w:val="0"/>
      <w:divBdr>
        <w:top w:val="none" w:sz="0" w:space="0" w:color="auto"/>
        <w:left w:val="none" w:sz="0" w:space="0" w:color="auto"/>
        <w:bottom w:val="none" w:sz="0" w:space="0" w:color="auto"/>
        <w:right w:val="none" w:sz="0" w:space="0" w:color="auto"/>
      </w:divBdr>
    </w:div>
    <w:div w:id="501704548">
      <w:marLeft w:val="640"/>
      <w:marRight w:val="0"/>
      <w:marTop w:val="0"/>
      <w:marBottom w:val="0"/>
      <w:divBdr>
        <w:top w:val="none" w:sz="0" w:space="0" w:color="auto"/>
        <w:left w:val="none" w:sz="0" w:space="0" w:color="auto"/>
        <w:bottom w:val="none" w:sz="0" w:space="0" w:color="auto"/>
        <w:right w:val="none" w:sz="0" w:space="0" w:color="auto"/>
      </w:divBdr>
    </w:div>
    <w:div w:id="501706495">
      <w:marLeft w:val="640"/>
      <w:marRight w:val="0"/>
      <w:marTop w:val="0"/>
      <w:marBottom w:val="0"/>
      <w:divBdr>
        <w:top w:val="none" w:sz="0" w:space="0" w:color="auto"/>
        <w:left w:val="none" w:sz="0" w:space="0" w:color="auto"/>
        <w:bottom w:val="none" w:sz="0" w:space="0" w:color="auto"/>
        <w:right w:val="none" w:sz="0" w:space="0" w:color="auto"/>
      </w:divBdr>
    </w:div>
    <w:div w:id="501749054">
      <w:marLeft w:val="640"/>
      <w:marRight w:val="0"/>
      <w:marTop w:val="0"/>
      <w:marBottom w:val="0"/>
      <w:divBdr>
        <w:top w:val="none" w:sz="0" w:space="0" w:color="auto"/>
        <w:left w:val="none" w:sz="0" w:space="0" w:color="auto"/>
        <w:bottom w:val="none" w:sz="0" w:space="0" w:color="auto"/>
        <w:right w:val="none" w:sz="0" w:space="0" w:color="auto"/>
      </w:divBdr>
    </w:div>
    <w:div w:id="501818932">
      <w:marLeft w:val="640"/>
      <w:marRight w:val="0"/>
      <w:marTop w:val="0"/>
      <w:marBottom w:val="0"/>
      <w:divBdr>
        <w:top w:val="none" w:sz="0" w:space="0" w:color="auto"/>
        <w:left w:val="none" w:sz="0" w:space="0" w:color="auto"/>
        <w:bottom w:val="none" w:sz="0" w:space="0" w:color="auto"/>
        <w:right w:val="none" w:sz="0" w:space="0" w:color="auto"/>
      </w:divBdr>
    </w:div>
    <w:div w:id="501890698">
      <w:marLeft w:val="640"/>
      <w:marRight w:val="0"/>
      <w:marTop w:val="0"/>
      <w:marBottom w:val="0"/>
      <w:divBdr>
        <w:top w:val="none" w:sz="0" w:space="0" w:color="auto"/>
        <w:left w:val="none" w:sz="0" w:space="0" w:color="auto"/>
        <w:bottom w:val="none" w:sz="0" w:space="0" w:color="auto"/>
        <w:right w:val="none" w:sz="0" w:space="0" w:color="auto"/>
      </w:divBdr>
    </w:div>
    <w:div w:id="502015212">
      <w:marLeft w:val="640"/>
      <w:marRight w:val="0"/>
      <w:marTop w:val="0"/>
      <w:marBottom w:val="0"/>
      <w:divBdr>
        <w:top w:val="none" w:sz="0" w:space="0" w:color="auto"/>
        <w:left w:val="none" w:sz="0" w:space="0" w:color="auto"/>
        <w:bottom w:val="none" w:sz="0" w:space="0" w:color="auto"/>
        <w:right w:val="none" w:sz="0" w:space="0" w:color="auto"/>
      </w:divBdr>
    </w:div>
    <w:div w:id="502093615">
      <w:marLeft w:val="640"/>
      <w:marRight w:val="0"/>
      <w:marTop w:val="0"/>
      <w:marBottom w:val="0"/>
      <w:divBdr>
        <w:top w:val="none" w:sz="0" w:space="0" w:color="auto"/>
        <w:left w:val="none" w:sz="0" w:space="0" w:color="auto"/>
        <w:bottom w:val="none" w:sz="0" w:space="0" w:color="auto"/>
        <w:right w:val="none" w:sz="0" w:space="0" w:color="auto"/>
      </w:divBdr>
    </w:div>
    <w:div w:id="502162456">
      <w:marLeft w:val="640"/>
      <w:marRight w:val="0"/>
      <w:marTop w:val="0"/>
      <w:marBottom w:val="0"/>
      <w:divBdr>
        <w:top w:val="none" w:sz="0" w:space="0" w:color="auto"/>
        <w:left w:val="none" w:sz="0" w:space="0" w:color="auto"/>
        <w:bottom w:val="none" w:sz="0" w:space="0" w:color="auto"/>
        <w:right w:val="none" w:sz="0" w:space="0" w:color="auto"/>
      </w:divBdr>
    </w:div>
    <w:div w:id="502281338">
      <w:marLeft w:val="640"/>
      <w:marRight w:val="0"/>
      <w:marTop w:val="0"/>
      <w:marBottom w:val="0"/>
      <w:divBdr>
        <w:top w:val="none" w:sz="0" w:space="0" w:color="auto"/>
        <w:left w:val="none" w:sz="0" w:space="0" w:color="auto"/>
        <w:bottom w:val="none" w:sz="0" w:space="0" w:color="auto"/>
        <w:right w:val="none" w:sz="0" w:space="0" w:color="auto"/>
      </w:divBdr>
    </w:div>
    <w:div w:id="502281895">
      <w:marLeft w:val="480"/>
      <w:marRight w:val="0"/>
      <w:marTop w:val="0"/>
      <w:marBottom w:val="0"/>
      <w:divBdr>
        <w:top w:val="none" w:sz="0" w:space="0" w:color="auto"/>
        <w:left w:val="none" w:sz="0" w:space="0" w:color="auto"/>
        <w:bottom w:val="none" w:sz="0" w:space="0" w:color="auto"/>
        <w:right w:val="none" w:sz="0" w:space="0" w:color="auto"/>
      </w:divBdr>
    </w:div>
    <w:div w:id="502470738">
      <w:marLeft w:val="640"/>
      <w:marRight w:val="0"/>
      <w:marTop w:val="0"/>
      <w:marBottom w:val="0"/>
      <w:divBdr>
        <w:top w:val="none" w:sz="0" w:space="0" w:color="auto"/>
        <w:left w:val="none" w:sz="0" w:space="0" w:color="auto"/>
        <w:bottom w:val="none" w:sz="0" w:space="0" w:color="auto"/>
        <w:right w:val="none" w:sz="0" w:space="0" w:color="auto"/>
      </w:divBdr>
    </w:div>
    <w:div w:id="502474478">
      <w:marLeft w:val="640"/>
      <w:marRight w:val="0"/>
      <w:marTop w:val="0"/>
      <w:marBottom w:val="0"/>
      <w:divBdr>
        <w:top w:val="none" w:sz="0" w:space="0" w:color="auto"/>
        <w:left w:val="none" w:sz="0" w:space="0" w:color="auto"/>
        <w:bottom w:val="none" w:sz="0" w:space="0" w:color="auto"/>
        <w:right w:val="none" w:sz="0" w:space="0" w:color="auto"/>
      </w:divBdr>
    </w:div>
    <w:div w:id="502478602">
      <w:marLeft w:val="640"/>
      <w:marRight w:val="0"/>
      <w:marTop w:val="0"/>
      <w:marBottom w:val="0"/>
      <w:divBdr>
        <w:top w:val="none" w:sz="0" w:space="0" w:color="auto"/>
        <w:left w:val="none" w:sz="0" w:space="0" w:color="auto"/>
        <w:bottom w:val="none" w:sz="0" w:space="0" w:color="auto"/>
        <w:right w:val="none" w:sz="0" w:space="0" w:color="auto"/>
      </w:divBdr>
    </w:div>
    <w:div w:id="502621935">
      <w:marLeft w:val="640"/>
      <w:marRight w:val="0"/>
      <w:marTop w:val="0"/>
      <w:marBottom w:val="0"/>
      <w:divBdr>
        <w:top w:val="none" w:sz="0" w:space="0" w:color="auto"/>
        <w:left w:val="none" w:sz="0" w:space="0" w:color="auto"/>
        <w:bottom w:val="none" w:sz="0" w:space="0" w:color="auto"/>
        <w:right w:val="none" w:sz="0" w:space="0" w:color="auto"/>
      </w:divBdr>
    </w:div>
    <w:div w:id="502742814">
      <w:marLeft w:val="640"/>
      <w:marRight w:val="0"/>
      <w:marTop w:val="0"/>
      <w:marBottom w:val="0"/>
      <w:divBdr>
        <w:top w:val="none" w:sz="0" w:space="0" w:color="auto"/>
        <w:left w:val="none" w:sz="0" w:space="0" w:color="auto"/>
        <w:bottom w:val="none" w:sz="0" w:space="0" w:color="auto"/>
        <w:right w:val="none" w:sz="0" w:space="0" w:color="auto"/>
      </w:divBdr>
    </w:div>
    <w:div w:id="502745317">
      <w:marLeft w:val="640"/>
      <w:marRight w:val="0"/>
      <w:marTop w:val="0"/>
      <w:marBottom w:val="0"/>
      <w:divBdr>
        <w:top w:val="none" w:sz="0" w:space="0" w:color="auto"/>
        <w:left w:val="none" w:sz="0" w:space="0" w:color="auto"/>
        <w:bottom w:val="none" w:sz="0" w:space="0" w:color="auto"/>
        <w:right w:val="none" w:sz="0" w:space="0" w:color="auto"/>
      </w:divBdr>
    </w:div>
    <w:div w:id="502821519">
      <w:marLeft w:val="640"/>
      <w:marRight w:val="0"/>
      <w:marTop w:val="0"/>
      <w:marBottom w:val="0"/>
      <w:divBdr>
        <w:top w:val="none" w:sz="0" w:space="0" w:color="auto"/>
        <w:left w:val="none" w:sz="0" w:space="0" w:color="auto"/>
        <w:bottom w:val="none" w:sz="0" w:space="0" w:color="auto"/>
        <w:right w:val="none" w:sz="0" w:space="0" w:color="auto"/>
      </w:divBdr>
    </w:div>
    <w:div w:id="502822939">
      <w:marLeft w:val="640"/>
      <w:marRight w:val="0"/>
      <w:marTop w:val="0"/>
      <w:marBottom w:val="0"/>
      <w:divBdr>
        <w:top w:val="none" w:sz="0" w:space="0" w:color="auto"/>
        <w:left w:val="none" w:sz="0" w:space="0" w:color="auto"/>
        <w:bottom w:val="none" w:sz="0" w:space="0" w:color="auto"/>
        <w:right w:val="none" w:sz="0" w:space="0" w:color="auto"/>
      </w:divBdr>
    </w:div>
    <w:div w:id="502860108">
      <w:marLeft w:val="640"/>
      <w:marRight w:val="0"/>
      <w:marTop w:val="0"/>
      <w:marBottom w:val="0"/>
      <w:divBdr>
        <w:top w:val="none" w:sz="0" w:space="0" w:color="auto"/>
        <w:left w:val="none" w:sz="0" w:space="0" w:color="auto"/>
        <w:bottom w:val="none" w:sz="0" w:space="0" w:color="auto"/>
        <w:right w:val="none" w:sz="0" w:space="0" w:color="auto"/>
      </w:divBdr>
    </w:div>
    <w:div w:id="502861267">
      <w:bodyDiv w:val="1"/>
      <w:marLeft w:val="0"/>
      <w:marRight w:val="0"/>
      <w:marTop w:val="0"/>
      <w:marBottom w:val="0"/>
      <w:divBdr>
        <w:top w:val="none" w:sz="0" w:space="0" w:color="auto"/>
        <w:left w:val="none" w:sz="0" w:space="0" w:color="auto"/>
        <w:bottom w:val="none" w:sz="0" w:space="0" w:color="auto"/>
        <w:right w:val="none" w:sz="0" w:space="0" w:color="auto"/>
      </w:divBdr>
      <w:divsChild>
        <w:div w:id="72825014">
          <w:marLeft w:val="480"/>
          <w:marRight w:val="0"/>
          <w:marTop w:val="0"/>
          <w:marBottom w:val="0"/>
          <w:divBdr>
            <w:top w:val="none" w:sz="0" w:space="0" w:color="auto"/>
            <w:left w:val="none" w:sz="0" w:space="0" w:color="auto"/>
            <w:bottom w:val="none" w:sz="0" w:space="0" w:color="auto"/>
            <w:right w:val="none" w:sz="0" w:space="0" w:color="auto"/>
          </w:divBdr>
        </w:div>
        <w:div w:id="72971258">
          <w:marLeft w:val="480"/>
          <w:marRight w:val="0"/>
          <w:marTop w:val="0"/>
          <w:marBottom w:val="0"/>
          <w:divBdr>
            <w:top w:val="none" w:sz="0" w:space="0" w:color="auto"/>
            <w:left w:val="none" w:sz="0" w:space="0" w:color="auto"/>
            <w:bottom w:val="none" w:sz="0" w:space="0" w:color="auto"/>
            <w:right w:val="none" w:sz="0" w:space="0" w:color="auto"/>
          </w:divBdr>
        </w:div>
        <w:div w:id="174659451">
          <w:marLeft w:val="480"/>
          <w:marRight w:val="0"/>
          <w:marTop w:val="0"/>
          <w:marBottom w:val="0"/>
          <w:divBdr>
            <w:top w:val="none" w:sz="0" w:space="0" w:color="auto"/>
            <w:left w:val="none" w:sz="0" w:space="0" w:color="auto"/>
            <w:bottom w:val="none" w:sz="0" w:space="0" w:color="auto"/>
            <w:right w:val="none" w:sz="0" w:space="0" w:color="auto"/>
          </w:divBdr>
        </w:div>
        <w:div w:id="266933972">
          <w:marLeft w:val="480"/>
          <w:marRight w:val="0"/>
          <w:marTop w:val="0"/>
          <w:marBottom w:val="0"/>
          <w:divBdr>
            <w:top w:val="none" w:sz="0" w:space="0" w:color="auto"/>
            <w:left w:val="none" w:sz="0" w:space="0" w:color="auto"/>
            <w:bottom w:val="none" w:sz="0" w:space="0" w:color="auto"/>
            <w:right w:val="none" w:sz="0" w:space="0" w:color="auto"/>
          </w:divBdr>
        </w:div>
        <w:div w:id="295991291">
          <w:marLeft w:val="480"/>
          <w:marRight w:val="0"/>
          <w:marTop w:val="0"/>
          <w:marBottom w:val="0"/>
          <w:divBdr>
            <w:top w:val="none" w:sz="0" w:space="0" w:color="auto"/>
            <w:left w:val="none" w:sz="0" w:space="0" w:color="auto"/>
            <w:bottom w:val="none" w:sz="0" w:space="0" w:color="auto"/>
            <w:right w:val="none" w:sz="0" w:space="0" w:color="auto"/>
          </w:divBdr>
        </w:div>
        <w:div w:id="346448300">
          <w:marLeft w:val="480"/>
          <w:marRight w:val="0"/>
          <w:marTop w:val="0"/>
          <w:marBottom w:val="0"/>
          <w:divBdr>
            <w:top w:val="none" w:sz="0" w:space="0" w:color="auto"/>
            <w:left w:val="none" w:sz="0" w:space="0" w:color="auto"/>
            <w:bottom w:val="none" w:sz="0" w:space="0" w:color="auto"/>
            <w:right w:val="none" w:sz="0" w:space="0" w:color="auto"/>
          </w:divBdr>
        </w:div>
        <w:div w:id="423845930">
          <w:marLeft w:val="480"/>
          <w:marRight w:val="0"/>
          <w:marTop w:val="0"/>
          <w:marBottom w:val="0"/>
          <w:divBdr>
            <w:top w:val="none" w:sz="0" w:space="0" w:color="auto"/>
            <w:left w:val="none" w:sz="0" w:space="0" w:color="auto"/>
            <w:bottom w:val="none" w:sz="0" w:space="0" w:color="auto"/>
            <w:right w:val="none" w:sz="0" w:space="0" w:color="auto"/>
          </w:divBdr>
        </w:div>
        <w:div w:id="451750521">
          <w:marLeft w:val="480"/>
          <w:marRight w:val="0"/>
          <w:marTop w:val="0"/>
          <w:marBottom w:val="0"/>
          <w:divBdr>
            <w:top w:val="none" w:sz="0" w:space="0" w:color="auto"/>
            <w:left w:val="none" w:sz="0" w:space="0" w:color="auto"/>
            <w:bottom w:val="none" w:sz="0" w:space="0" w:color="auto"/>
            <w:right w:val="none" w:sz="0" w:space="0" w:color="auto"/>
          </w:divBdr>
        </w:div>
        <w:div w:id="500044627">
          <w:marLeft w:val="480"/>
          <w:marRight w:val="0"/>
          <w:marTop w:val="0"/>
          <w:marBottom w:val="0"/>
          <w:divBdr>
            <w:top w:val="none" w:sz="0" w:space="0" w:color="auto"/>
            <w:left w:val="none" w:sz="0" w:space="0" w:color="auto"/>
            <w:bottom w:val="none" w:sz="0" w:space="0" w:color="auto"/>
            <w:right w:val="none" w:sz="0" w:space="0" w:color="auto"/>
          </w:divBdr>
        </w:div>
        <w:div w:id="598296488">
          <w:marLeft w:val="480"/>
          <w:marRight w:val="0"/>
          <w:marTop w:val="0"/>
          <w:marBottom w:val="0"/>
          <w:divBdr>
            <w:top w:val="none" w:sz="0" w:space="0" w:color="auto"/>
            <w:left w:val="none" w:sz="0" w:space="0" w:color="auto"/>
            <w:bottom w:val="none" w:sz="0" w:space="0" w:color="auto"/>
            <w:right w:val="none" w:sz="0" w:space="0" w:color="auto"/>
          </w:divBdr>
        </w:div>
        <w:div w:id="646663657">
          <w:marLeft w:val="480"/>
          <w:marRight w:val="0"/>
          <w:marTop w:val="0"/>
          <w:marBottom w:val="0"/>
          <w:divBdr>
            <w:top w:val="none" w:sz="0" w:space="0" w:color="auto"/>
            <w:left w:val="none" w:sz="0" w:space="0" w:color="auto"/>
            <w:bottom w:val="none" w:sz="0" w:space="0" w:color="auto"/>
            <w:right w:val="none" w:sz="0" w:space="0" w:color="auto"/>
          </w:divBdr>
        </w:div>
        <w:div w:id="672300731">
          <w:marLeft w:val="480"/>
          <w:marRight w:val="0"/>
          <w:marTop w:val="0"/>
          <w:marBottom w:val="0"/>
          <w:divBdr>
            <w:top w:val="none" w:sz="0" w:space="0" w:color="auto"/>
            <w:left w:val="none" w:sz="0" w:space="0" w:color="auto"/>
            <w:bottom w:val="none" w:sz="0" w:space="0" w:color="auto"/>
            <w:right w:val="none" w:sz="0" w:space="0" w:color="auto"/>
          </w:divBdr>
        </w:div>
        <w:div w:id="747071911">
          <w:marLeft w:val="480"/>
          <w:marRight w:val="0"/>
          <w:marTop w:val="0"/>
          <w:marBottom w:val="0"/>
          <w:divBdr>
            <w:top w:val="none" w:sz="0" w:space="0" w:color="auto"/>
            <w:left w:val="none" w:sz="0" w:space="0" w:color="auto"/>
            <w:bottom w:val="none" w:sz="0" w:space="0" w:color="auto"/>
            <w:right w:val="none" w:sz="0" w:space="0" w:color="auto"/>
          </w:divBdr>
        </w:div>
        <w:div w:id="753017079">
          <w:marLeft w:val="480"/>
          <w:marRight w:val="0"/>
          <w:marTop w:val="0"/>
          <w:marBottom w:val="0"/>
          <w:divBdr>
            <w:top w:val="none" w:sz="0" w:space="0" w:color="auto"/>
            <w:left w:val="none" w:sz="0" w:space="0" w:color="auto"/>
            <w:bottom w:val="none" w:sz="0" w:space="0" w:color="auto"/>
            <w:right w:val="none" w:sz="0" w:space="0" w:color="auto"/>
          </w:divBdr>
        </w:div>
        <w:div w:id="754935692">
          <w:marLeft w:val="480"/>
          <w:marRight w:val="0"/>
          <w:marTop w:val="0"/>
          <w:marBottom w:val="0"/>
          <w:divBdr>
            <w:top w:val="none" w:sz="0" w:space="0" w:color="auto"/>
            <w:left w:val="none" w:sz="0" w:space="0" w:color="auto"/>
            <w:bottom w:val="none" w:sz="0" w:space="0" w:color="auto"/>
            <w:right w:val="none" w:sz="0" w:space="0" w:color="auto"/>
          </w:divBdr>
        </w:div>
        <w:div w:id="760487232">
          <w:marLeft w:val="480"/>
          <w:marRight w:val="0"/>
          <w:marTop w:val="0"/>
          <w:marBottom w:val="0"/>
          <w:divBdr>
            <w:top w:val="none" w:sz="0" w:space="0" w:color="auto"/>
            <w:left w:val="none" w:sz="0" w:space="0" w:color="auto"/>
            <w:bottom w:val="none" w:sz="0" w:space="0" w:color="auto"/>
            <w:right w:val="none" w:sz="0" w:space="0" w:color="auto"/>
          </w:divBdr>
        </w:div>
        <w:div w:id="858742286">
          <w:marLeft w:val="480"/>
          <w:marRight w:val="0"/>
          <w:marTop w:val="0"/>
          <w:marBottom w:val="0"/>
          <w:divBdr>
            <w:top w:val="none" w:sz="0" w:space="0" w:color="auto"/>
            <w:left w:val="none" w:sz="0" w:space="0" w:color="auto"/>
            <w:bottom w:val="none" w:sz="0" w:space="0" w:color="auto"/>
            <w:right w:val="none" w:sz="0" w:space="0" w:color="auto"/>
          </w:divBdr>
        </w:div>
        <w:div w:id="923303378">
          <w:marLeft w:val="480"/>
          <w:marRight w:val="0"/>
          <w:marTop w:val="0"/>
          <w:marBottom w:val="0"/>
          <w:divBdr>
            <w:top w:val="none" w:sz="0" w:space="0" w:color="auto"/>
            <w:left w:val="none" w:sz="0" w:space="0" w:color="auto"/>
            <w:bottom w:val="none" w:sz="0" w:space="0" w:color="auto"/>
            <w:right w:val="none" w:sz="0" w:space="0" w:color="auto"/>
          </w:divBdr>
        </w:div>
        <w:div w:id="930971331">
          <w:marLeft w:val="480"/>
          <w:marRight w:val="0"/>
          <w:marTop w:val="0"/>
          <w:marBottom w:val="0"/>
          <w:divBdr>
            <w:top w:val="none" w:sz="0" w:space="0" w:color="auto"/>
            <w:left w:val="none" w:sz="0" w:space="0" w:color="auto"/>
            <w:bottom w:val="none" w:sz="0" w:space="0" w:color="auto"/>
            <w:right w:val="none" w:sz="0" w:space="0" w:color="auto"/>
          </w:divBdr>
        </w:div>
        <w:div w:id="933705793">
          <w:marLeft w:val="480"/>
          <w:marRight w:val="0"/>
          <w:marTop w:val="0"/>
          <w:marBottom w:val="0"/>
          <w:divBdr>
            <w:top w:val="none" w:sz="0" w:space="0" w:color="auto"/>
            <w:left w:val="none" w:sz="0" w:space="0" w:color="auto"/>
            <w:bottom w:val="none" w:sz="0" w:space="0" w:color="auto"/>
            <w:right w:val="none" w:sz="0" w:space="0" w:color="auto"/>
          </w:divBdr>
        </w:div>
        <w:div w:id="947005784">
          <w:marLeft w:val="480"/>
          <w:marRight w:val="0"/>
          <w:marTop w:val="0"/>
          <w:marBottom w:val="0"/>
          <w:divBdr>
            <w:top w:val="none" w:sz="0" w:space="0" w:color="auto"/>
            <w:left w:val="none" w:sz="0" w:space="0" w:color="auto"/>
            <w:bottom w:val="none" w:sz="0" w:space="0" w:color="auto"/>
            <w:right w:val="none" w:sz="0" w:space="0" w:color="auto"/>
          </w:divBdr>
        </w:div>
        <w:div w:id="983856707">
          <w:marLeft w:val="480"/>
          <w:marRight w:val="0"/>
          <w:marTop w:val="0"/>
          <w:marBottom w:val="0"/>
          <w:divBdr>
            <w:top w:val="none" w:sz="0" w:space="0" w:color="auto"/>
            <w:left w:val="none" w:sz="0" w:space="0" w:color="auto"/>
            <w:bottom w:val="none" w:sz="0" w:space="0" w:color="auto"/>
            <w:right w:val="none" w:sz="0" w:space="0" w:color="auto"/>
          </w:divBdr>
        </w:div>
        <w:div w:id="984817440">
          <w:marLeft w:val="480"/>
          <w:marRight w:val="0"/>
          <w:marTop w:val="0"/>
          <w:marBottom w:val="0"/>
          <w:divBdr>
            <w:top w:val="none" w:sz="0" w:space="0" w:color="auto"/>
            <w:left w:val="none" w:sz="0" w:space="0" w:color="auto"/>
            <w:bottom w:val="none" w:sz="0" w:space="0" w:color="auto"/>
            <w:right w:val="none" w:sz="0" w:space="0" w:color="auto"/>
          </w:divBdr>
        </w:div>
        <w:div w:id="1002507018">
          <w:marLeft w:val="480"/>
          <w:marRight w:val="0"/>
          <w:marTop w:val="0"/>
          <w:marBottom w:val="0"/>
          <w:divBdr>
            <w:top w:val="none" w:sz="0" w:space="0" w:color="auto"/>
            <w:left w:val="none" w:sz="0" w:space="0" w:color="auto"/>
            <w:bottom w:val="none" w:sz="0" w:space="0" w:color="auto"/>
            <w:right w:val="none" w:sz="0" w:space="0" w:color="auto"/>
          </w:divBdr>
        </w:div>
        <w:div w:id="1003124024">
          <w:marLeft w:val="480"/>
          <w:marRight w:val="0"/>
          <w:marTop w:val="0"/>
          <w:marBottom w:val="0"/>
          <w:divBdr>
            <w:top w:val="none" w:sz="0" w:space="0" w:color="auto"/>
            <w:left w:val="none" w:sz="0" w:space="0" w:color="auto"/>
            <w:bottom w:val="none" w:sz="0" w:space="0" w:color="auto"/>
            <w:right w:val="none" w:sz="0" w:space="0" w:color="auto"/>
          </w:divBdr>
        </w:div>
        <w:div w:id="1269855355">
          <w:marLeft w:val="480"/>
          <w:marRight w:val="0"/>
          <w:marTop w:val="0"/>
          <w:marBottom w:val="0"/>
          <w:divBdr>
            <w:top w:val="none" w:sz="0" w:space="0" w:color="auto"/>
            <w:left w:val="none" w:sz="0" w:space="0" w:color="auto"/>
            <w:bottom w:val="none" w:sz="0" w:space="0" w:color="auto"/>
            <w:right w:val="none" w:sz="0" w:space="0" w:color="auto"/>
          </w:divBdr>
        </w:div>
        <w:div w:id="1308583693">
          <w:marLeft w:val="480"/>
          <w:marRight w:val="0"/>
          <w:marTop w:val="0"/>
          <w:marBottom w:val="0"/>
          <w:divBdr>
            <w:top w:val="none" w:sz="0" w:space="0" w:color="auto"/>
            <w:left w:val="none" w:sz="0" w:space="0" w:color="auto"/>
            <w:bottom w:val="none" w:sz="0" w:space="0" w:color="auto"/>
            <w:right w:val="none" w:sz="0" w:space="0" w:color="auto"/>
          </w:divBdr>
        </w:div>
        <w:div w:id="1313218494">
          <w:marLeft w:val="480"/>
          <w:marRight w:val="0"/>
          <w:marTop w:val="0"/>
          <w:marBottom w:val="0"/>
          <w:divBdr>
            <w:top w:val="none" w:sz="0" w:space="0" w:color="auto"/>
            <w:left w:val="none" w:sz="0" w:space="0" w:color="auto"/>
            <w:bottom w:val="none" w:sz="0" w:space="0" w:color="auto"/>
            <w:right w:val="none" w:sz="0" w:space="0" w:color="auto"/>
          </w:divBdr>
        </w:div>
        <w:div w:id="1367484330">
          <w:marLeft w:val="480"/>
          <w:marRight w:val="0"/>
          <w:marTop w:val="0"/>
          <w:marBottom w:val="0"/>
          <w:divBdr>
            <w:top w:val="none" w:sz="0" w:space="0" w:color="auto"/>
            <w:left w:val="none" w:sz="0" w:space="0" w:color="auto"/>
            <w:bottom w:val="none" w:sz="0" w:space="0" w:color="auto"/>
            <w:right w:val="none" w:sz="0" w:space="0" w:color="auto"/>
          </w:divBdr>
        </w:div>
        <w:div w:id="1381906975">
          <w:marLeft w:val="480"/>
          <w:marRight w:val="0"/>
          <w:marTop w:val="0"/>
          <w:marBottom w:val="0"/>
          <w:divBdr>
            <w:top w:val="none" w:sz="0" w:space="0" w:color="auto"/>
            <w:left w:val="none" w:sz="0" w:space="0" w:color="auto"/>
            <w:bottom w:val="none" w:sz="0" w:space="0" w:color="auto"/>
            <w:right w:val="none" w:sz="0" w:space="0" w:color="auto"/>
          </w:divBdr>
        </w:div>
        <w:div w:id="1392539356">
          <w:marLeft w:val="480"/>
          <w:marRight w:val="0"/>
          <w:marTop w:val="0"/>
          <w:marBottom w:val="0"/>
          <w:divBdr>
            <w:top w:val="none" w:sz="0" w:space="0" w:color="auto"/>
            <w:left w:val="none" w:sz="0" w:space="0" w:color="auto"/>
            <w:bottom w:val="none" w:sz="0" w:space="0" w:color="auto"/>
            <w:right w:val="none" w:sz="0" w:space="0" w:color="auto"/>
          </w:divBdr>
        </w:div>
        <w:div w:id="1412046820">
          <w:marLeft w:val="480"/>
          <w:marRight w:val="0"/>
          <w:marTop w:val="0"/>
          <w:marBottom w:val="0"/>
          <w:divBdr>
            <w:top w:val="none" w:sz="0" w:space="0" w:color="auto"/>
            <w:left w:val="none" w:sz="0" w:space="0" w:color="auto"/>
            <w:bottom w:val="none" w:sz="0" w:space="0" w:color="auto"/>
            <w:right w:val="none" w:sz="0" w:space="0" w:color="auto"/>
          </w:divBdr>
        </w:div>
        <w:div w:id="1426270319">
          <w:marLeft w:val="480"/>
          <w:marRight w:val="0"/>
          <w:marTop w:val="0"/>
          <w:marBottom w:val="0"/>
          <w:divBdr>
            <w:top w:val="none" w:sz="0" w:space="0" w:color="auto"/>
            <w:left w:val="none" w:sz="0" w:space="0" w:color="auto"/>
            <w:bottom w:val="none" w:sz="0" w:space="0" w:color="auto"/>
            <w:right w:val="none" w:sz="0" w:space="0" w:color="auto"/>
          </w:divBdr>
        </w:div>
        <w:div w:id="1451244477">
          <w:marLeft w:val="480"/>
          <w:marRight w:val="0"/>
          <w:marTop w:val="0"/>
          <w:marBottom w:val="0"/>
          <w:divBdr>
            <w:top w:val="none" w:sz="0" w:space="0" w:color="auto"/>
            <w:left w:val="none" w:sz="0" w:space="0" w:color="auto"/>
            <w:bottom w:val="none" w:sz="0" w:space="0" w:color="auto"/>
            <w:right w:val="none" w:sz="0" w:space="0" w:color="auto"/>
          </w:divBdr>
        </w:div>
        <w:div w:id="1490292698">
          <w:marLeft w:val="480"/>
          <w:marRight w:val="0"/>
          <w:marTop w:val="0"/>
          <w:marBottom w:val="0"/>
          <w:divBdr>
            <w:top w:val="none" w:sz="0" w:space="0" w:color="auto"/>
            <w:left w:val="none" w:sz="0" w:space="0" w:color="auto"/>
            <w:bottom w:val="none" w:sz="0" w:space="0" w:color="auto"/>
            <w:right w:val="none" w:sz="0" w:space="0" w:color="auto"/>
          </w:divBdr>
        </w:div>
        <w:div w:id="1537153426">
          <w:marLeft w:val="480"/>
          <w:marRight w:val="0"/>
          <w:marTop w:val="0"/>
          <w:marBottom w:val="0"/>
          <w:divBdr>
            <w:top w:val="none" w:sz="0" w:space="0" w:color="auto"/>
            <w:left w:val="none" w:sz="0" w:space="0" w:color="auto"/>
            <w:bottom w:val="none" w:sz="0" w:space="0" w:color="auto"/>
            <w:right w:val="none" w:sz="0" w:space="0" w:color="auto"/>
          </w:divBdr>
        </w:div>
        <w:div w:id="1548254571">
          <w:marLeft w:val="480"/>
          <w:marRight w:val="0"/>
          <w:marTop w:val="0"/>
          <w:marBottom w:val="0"/>
          <w:divBdr>
            <w:top w:val="none" w:sz="0" w:space="0" w:color="auto"/>
            <w:left w:val="none" w:sz="0" w:space="0" w:color="auto"/>
            <w:bottom w:val="none" w:sz="0" w:space="0" w:color="auto"/>
            <w:right w:val="none" w:sz="0" w:space="0" w:color="auto"/>
          </w:divBdr>
        </w:div>
        <w:div w:id="1624925923">
          <w:marLeft w:val="480"/>
          <w:marRight w:val="0"/>
          <w:marTop w:val="0"/>
          <w:marBottom w:val="0"/>
          <w:divBdr>
            <w:top w:val="none" w:sz="0" w:space="0" w:color="auto"/>
            <w:left w:val="none" w:sz="0" w:space="0" w:color="auto"/>
            <w:bottom w:val="none" w:sz="0" w:space="0" w:color="auto"/>
            <w:right w:val="none" w:sz="0" w:space="0" w:color="auto"/>
          </w:divBdr>
        </w:div>
        <w:div w:id="1636644358">
          <w:marLeft w:val="480"/>
          <w:marRight w:val="0"/>
          <w:marTop w:val="0"/>
          <w:marBottom w:val="0"/>
          <w:divBdr>
            <w:top w:val="none" w:sz="0" w:space="0" w:color="auto"/>
            <w:left w:val="none" w:sz="0" w:space="0" w:color="auto"/>
            <w:bottom w:val="none" w:sz="0" w:space="0" w:color="auto"/>
            <w:right w:val="none" w:sz="0" w:space="0" w:color="auto"/>
          </w:divBdr>
        </w:div>
        <w:div w:id="1661425865">
          <w:marLeft w:val="480"/>
          <w:marRight w:val="0"/>
          <w:marTop w:val="0"/>
          <w:marBottom w:val="0"/>
          <w:divBdr>
            <w:top w:val="none" w:sz="0" w:space="0" w:color="auto"/>
            <w:left w:val="none" w:sz="0" w:space="0" w:color="auto"/>
            <w:bottom w:val="none" w:sz="0" w:space="0" w:color="auto"/>
            <w:right w:val="none" w:sz="0" w:space="0" w:color="auto"/>
          </w:divBdr>
        </w:div>
        <w:div w:id="1681469824">
          <w:marLeft w:val="480"/>
          <w:marRight w:val="0"/>
          <w:marTop w:val="0"/>
          <w:marBottom w:val="0"/>
          <w:divBdr>
            <w:top w:val="none" w:sz="0" w:space="0" w:color="auto"/>
            <w:left w:val="none" w:sz="0" w:space="0" w:color="auto"/>
            <w:bottom w:val="none" w:sz="0" w:space="0" w:color="auto"/>
            <w:right w:val="none" w:sz="0" w:space="0" w:color="auto"/>
          </w:divBdr>
        </w:div>
        <w:div w:id="1705253752">
          <w:marLeft w:val="480"/>
          <w:marRight w:val="0"/>
          <w:marTop w:val="0"/>
          <w:marBottom w:val="0"/>
          <w:divBdr>
            <w:top w:val="none" w:sz="0" w:space="0" w:color="auto"/>
            <w:left w:val="none" w:sz="0" w:space="0" w:color="auto"/>
            <w:bottom w:val="none" w:sz="0" w:space="0" w:color="auto"/>
            <w:right w:val="none" w:sz="0" w:space="0" w:color="auto"/>
          </w:divBdr>
        </w:div>
        <w:div w:id="1713000426">
          <w:marLeft w:val="480"/>
          <w:marRight w:val="0"/>
          <w:marTop w:val="0"/>
          <w:marBottom w:val="0"/>
          <w:divBdr>
            <w:top w:val="none" w:sz="0" w:space="0" w:color="auto"/>
            <w:left w:val="none" w:sz="0" w:space="0" w:color="auto"/>
            <w:bottom w:val="none" w:sz="0" w:space="0" w:color="auto"/>
            <w:right w:val="none" w:sz="0" w:space="0" w:color="auto"/>
          </w:divBdr>
        </w:div>
      </w:divsChild>
    </w:div>
    <w:div w:id="502933003">
      <w:marLeft w:val="640"/>
      <w:marRight w:val="0"/>
      <w:marTop w:val="0"/>
      <w:marBottom w:val="0"/>
      <w:divBdr>
        <w:top w:val="none" w:sz="0" w:space="0" w:color="auto"/>
        <w:left w:val="none" w:sz="0" w:space="0" w:color="auto"/>
        <w:bottom w:val="none" w:sz="0" w:space="0" w:color="auto"/>
        <w:right w:val="none" w:sz="0" w:space="0" w:color="auto"/>
      </w:divBdr>
    </w:div>
    <w:div w:id="502942156">
      <w:marLeft w:val="640"/>
      <w:marRight w:val="0"/>
      <w:marTop w:val="0"/>
      <w:marBottom w:val="0"/>
      <w:divBdr>
        <w:top w:val="none" w:sz="0" w:space="0" w:color="auto"/>
        <w:left w:val="none" w:sz="0" w:space="0" w:color="auto"/>
        <w:bottom w:val="none" w:sz="0" w:space="0" w:color="auto"/>
        <w:right w:val="none" w:sz="0" w:space="0" w:color="auto"/>
      </w:divBdr>
    </w:div>
    <w:div w:id="503055781">
      <w:marLeft w:val="640"/>
      <w:marRight w:val="0"/>
      <w:marTop w:val="0"/>
      <w:marBottom w:val="0"/>
      <w:divBdr>
        <w:top w:val="none" w:sz="0" w:space="0" w:color="auto"/>
        <w:left w:val="none" w:sz="0" w:space="0" w:color="auto"/>
        <w:bottom w:val="none" w:sz="0" w:space="0" w:color="auto"/>
        <w:right w:val="none" w:sz="0" w:space="0" w:color="auto"/>
      </w:divBdr>
    </w:div>
    <w:div w:id="503057704">
      <w:marLeft w:val="640"/>
      <w:marRight w:val="0"/>
      <w:marTop w:val="0"/>
      <w:marBottom w:val="0"/>
      <w:divBdr>
        <w:top w:val="none" w:sz="0" w:space="0" w:color="auto"/>
        <w:left w:val="none" w:sz="0" w:space="0" w:color="auto"/>
        <w:bottom w:val="none" w:sz="0" w:space="0" w:color="auto"/>
        <w:right w:val="none" w:sz="0" w:space="0" w:color="auto"/>
      </w:divBdr>
    </w:div>
    <w:div w:id="503058999">
      <w:marLeft w:val="640"/>
      <w:marRight w:val="0"/>
      <w:marTop w:val="0"/>
      <w:marBottom w:val="0"/>
      <w:divBdr>
        <w:top w:val="none" w:sz="0" w:space="0" w:color="auto"/>
        <w:left w:val="none" w:sz="0" w:space="0" w:color="auto"/>
        <w:bottom w:val="none" w:sz="0" w:space="0" w:color="auto"/>
        <w:right w:val="none" w:sz="0" w:space="0" w:color="auto"/>
      </w:divBdr>
    </w:div>
    <w:div w:id="503128307">
      <w:marLeft w:val="640"/>
      <w:marRight w:val="0"/>
      <w:marTop w:val="0"/>
      <w:marBottom w:val="0"/>
      <w:divBdr>
        <w:top w:val="none" w:sz="0" w:space="0" w:color="auto"/>
        <w:left w:val="none" w:sz="0" w:space="0" w:color="auto"/>
        <w:bottom w:val="none" w:sz="0" w:space="0" w:color="auto"/>
        <w:right w:val="none" w:sz="0" w:space="0" w:color="auto"/>
      </w:divBdr>
    </w:div>
    <w:div w:id="503201236">
      <w:marLeft w:val="640"/>
      <w:marRight w:val="0"/>
      <w:marTop w:val="0"/>
      <w:marBottom w:val="0"/>
      <w:divBdr>
        <w:top w:val="none" w:sz="0" w:space="0" w:color="auto"/>
        <w:left w:val="none" w:sz="0" w:space="0" w:color="auto"/>
        <w:bottom w:val="none" w:sz="0" w:space="0" w:color="auto"/>
        <w:right w:val="none" w:sz="0" w:space="0" w:color="auto"/>
      </w:divBdr>
    </w:div>
    <w:div w:id="503203053">
      <w:marLeft w:val="640"/>
      <w:marRight w:val="0"/>
      <w:marTop w:val="0"/>
      <w:marBottom w:val="0"/>
      <w:divBdr>
        <w:top w:val="none" w:sz="0" w:space="0" w:color="auto"/>
        <w:left w:val="none" w:sz="0" w:space="0" w:color="auto"/>
        <w:bottom w:val="none" w:sz="0" w:space="0" w:color="auto"/>
        <w:right w:val="none" w:sz="0" w:space="0" w:color="auto"/>
      </w:divBdr>
    </w:div>
    <w:div w:id="503395854">
      <w:marLeft w:val="640"/>
      <w:marRight w:val="0"/>
      <w:marTop w:val="0"/>
      <w:marBottom w:val="0"/>
      <w:divBdr>
        <w:top w:val="none" w:sz="0" w:space="0" w:color="auto"/>
        <w:left w:val="none" w:sz="0" w:space="0" w:color="auto"/>
        <w:bottom w:val="none" w:sz="0" w:space="0" w:color="auto"/>
        <w:right w:val="none" w:sz="0" w:space="0" w:color="auto"/>
      </w:divBdr>
    </w:div>
    <w:div w:id="503397388">
      <w:marLeft w:val="640"/>
      <w:marRight w:val="0"/>
      <w:marTop w:val="0"/>
      <w:marBottom w:val="0"/>
      <w:divBdr>
        <w:top w:val="none" w:sz="0" w:space="0" w:color="auto"/>
        <w:left w:val="none" w:sz="0" w:space="0" w:color="auto"/>
        <w:bottom w:val="none" w:sz="0" w:space="0" w:color="auto"/>
        <w:right w:val="none" w:sz="0" w:space="0" w:color="auto"/>
      </w:divBdr>
    </w:div>
    <w:div w:id="503594472">
      <w:marLeft w:val="640"/>
      <w:marRight w:val="0"/>
      <w:marTop w:val="0"/>
      <w:marBottom w:val="0"/>
      <w:divBdr>
        <w:top w:val="none" w:sz="0" w:space="0" w:color="auto"/>
        <w:left w:val="none" w:sz="0" w:space="0" w:color="auto"/>
        <w:bottom w:val="none" w:sz="0" w:space="0" w:color="auto"/>
        <w:right w:val="none" w:sz="0" w:space="0" w:color="auto"/>
      </w:divBdr>
    </w:div>
    <w:div w:id="503665903">
      <w:marLeft w:val="640"/>
      <w:marRight w:val="0"/>
      <w:marTop w:val="0"/>
      <w:marBottom w:val="0"/>
      <w:divBdr>
        <w:top w:val="none" w:sz="0" w:space="0" w:color="auto"/>
        <w:left w:val="none" w:sz="0" w:space="0" w:color="auto"/>
        <w:bottom w:val="none" w:sz="0" w:space="0" w:color="auto"/>
        <w:right w:val="none" w:sz="0" w:space="0" w:color="auto"/>
      </w:divBdr>
    </w:div>
    <w:div w:id="503669060">
      <w:marLeft w:val="640"/>
      <w:marRight w:val="0"/>
      <w:marTop w:val="0"/>
      <w:marBottom w:val="0"/>
      <w:divBdr>
        <w:top w:val="none" w:sz="0" w:space="0" w:color="auto"/>
        <w:left w:val="none" w:sz="0" w:space="0" w:color="auto"/>
        <w:bottom w:val="none" w:sz="0" w:space="0" w:color="auto"/>
        <w:right w:val="none" w:sz="0" w:space="0" w:color="auto"/>
      </w:divBdr>
    </w:div>
    <w:div w:id="503670977">
      <w:marLeft w:val="640"/>
      <w:marRight w:val="0"/>
      <w:marTop w:val="0"/>
      <w:marBottom w:val="0"/>
      <w:divBdr>
        <w:top w:val="none" w:sz="0" w:space="0" w:color="auto"/>
        <w:left w:val="none" w:sz="0" w:space="0" w:color="auto"/>
        <w:bottom w:val="none" w:sz="0" w:space="0" w:color="auto"/>
        <w:right w:val="none" w:sz="0" w:space="0" w:color="auto"/>
      </w:divBdr>
    </w:div>
    <w:div w:id="503671386">
      <w:marLeft w:val="640"/>
      <w:marRight w:val="0"/>
      <w:marTop w:val="0"/>
      <w:marBottom w:val="0"/>
      <w:divBdr>
        <w:top w:val="none" w:sz="0" w:space="0" w:color="auto"/>
        <w:left w:val="none" w:sz="0" w:space="0" w:color="auto"/>
        <w:bottom w:val="none" w:sz="0" w:space="0" w:color="auto"/>
        <w:right w:val="none" w:sz="0" w:space="0" w:color="auto"/>
      </w:divBdr>
    </w:div>
    <w:div w:id="503710335">
      <w:marLeft w:val="640"/>
      <w:marRight w:val="0"/>
      <w:marTop w:val="0"/>
      <w:marBottom w:val="0"/>
      <w:divBdr>
        <w:top w:val="none" w:sz="0" w:space="0" w:color="auto"/>
        <w:left w:val="none" w:sz="0" w:space="0" w:color="auto"/>
        <w:bottom w:val="none" w:sz="0" w:space="0" w:color="auto"/>
        <w:right w:val="none" w:sz="0" w:space="0" w:color="auto"/>
      </w:divBdr>
    </w:div>
    <w:div w:id="503711634">
      <w:marLeft w:val="640"/>
      <w:marRight w:val="0"/>
      <w:marTop w:val="0"/>
      <w:marBottom w:val="0"/>
      <w:divBdr>
        <w:top w:val="none" w:sz="0" w:space="0" w:color="auto"/>
        <w:left w:val="none" w:sz="0" w:space="0" w:color="auto"/>
        <w:bottom w:val="none" w:sz="0" w:space="0" w:color="auto"/>
        <w:right w:val="none" w:sz="0" w:space="0" w:color="auto"/>
      </w:divBdr>
    </w:div>
    <w:div w:id="503975596">
      <w:marLeft w:val="640"/>
      <w:marRight w:val="0"/>
      <w:marTop w:val="0"/>
      <w:marBottom w:val="0"/>
      <w:divBdr>
        <w:top w:val="none" w:sz="0" w:space="0" w:color="auto"/>
        <w:left w:val="none" w:sz="0" w:space="0" w:color="auto"/>
        <w:bottom w:val="none" w:sz="0" w:space="0" w:color="auto"/>
        <w:right w:val="none" w:sz="0" w:space="0" w:color="auto"/>
      </w:divBdr>
    </w:div>
    <w:div w:id="503977845">
      <w:marLeft w:val="640"/>
      <w:marRight w:val="0"/>
      <w:marTop w:val="0"/>
      <w:marBottom w:val="0"/>
      <w:divBdr>
        <w:top w:val="none" w:sz="0" w:space="0" w:color="auto"/>
        <w:left w:val="none" w:sz="0" w:space="0" w:color="auto"/>
        <w:bottom w:val="none" w:sz="0" w:space="0" w:color="auto"/>
        <w:right w:val="none" w:sz="0" w:space="0" w:color="auto"/>
      </w:divBdr>
    </w:div>
    <w:div w:id="503981560">
      <w:marLeft w:val="640"/>
      <w:marRight w:val="0"/>
      <w:marTop w:val="0"/>
      <w:marBottom w:val="0"/>
      <w:divBdr>
        <w:top w:val="none" w:sz="0" w:space="0" w:color="auto"/>
        <w:left w:val="none" w:sz="0" w:space="0" w:color="auto"/>
        <w:bottom w:val="none" w:sz="0" w:space="0" w:color="auto"/>
        <w:right w:val="none" w:sz="0" w:space="0" w:color="auto"/>
      </w:divBdr>
    </w:div>
    <w:div w:id="503982952">
      <w:marLeft w:val="640"/>
      <w:marRight w:val="0"/>
      <w:marTop w:val="0"/>
      <w:marBottom w:val="0"/>
      <w:divBdr>
        <w:top w:val="none" w:sz="0" w:space="0" w:color="auto"/>
        <w:left w:val="none" w:sz="0" w:space="0" w:color="auto"/>
        <w:bottom w:val="none" w:sz="0" w:space="0" w:color="auto"/>
        <w:right w:val="none" w:sz="0" w:space="0" w:color="auto"/>
      </w:divBdr>
    </w:div>
    <w:div w:id="504053183">
      <w:marLeft w:val="640"/>
      <w:marRight w:val="0"/>
      <w:marTop w:val="0"/>
      <w:marBottom w:val="0"/>
      <w:divBdr>
        <w:top w:val="none" w:sz="0" w:space="0" w:color="auto"/>
        <w:left w:val="none" w:sz="0" w:space="0" w:color="auto"/>
        <w:bottom w:val="none" w:sz="0" w:space="0" w:color="auto"/>
        <w:right w:val="none" w:sz="0" w:space="0" w:color="auto"/>
      </w:divBdr>
    </w:div>
    <w:div w:id="504055853">
      <w:marLeft w:val="640"/>
      <w:marRight w:val="0"/>
      <w:marTop w:val="0"/>
      <w:marBottom w:val="0"/>
      <w:divBdr>
        <w:top w:val="none" w:sz="0" w:space="0" w:color="auto"/>
        <w:left w:val="none" w:sz="0" w:space="0" w:color="auto"/>
        <w:bottom w:val="none" w:sz="0" w:space="0" w:color="auto"/>
        <w:right w:val="none" w:sz="0" w:space="0" w:color="auto"/>
      </w:divBdr>
    </w:div>
    <w:div w:id="504134842">
      <w:marLeft w:val="640"/>
      <w:marRight w:val="0"/>
      <w:marTop w:val="0"/>
      <w:marBottom w:val="0"/>
      <w:divBdr>
        <w:top w:val="none" w:sz="0" w:space="0" w:color="auto"/>
        <w:left w:val="none" w:sz="0" w:space="0" w:color="auto"/>
        <w:bottom w:val="none" w:sz="0" w:space="0" w:color="auto"/>
        <w:right w:val="none" w:sz="0" w:space="0" w:color="auto"/>
      </w:divBdr>
    </w:div>
    <w:div w:id="504244809">
      <w:marLeft w:val="640"/>
      <w:marRight w:val="0"/>
      <w:marTop w:val="0"/>
      <w:marBottom w:val="0"/>
      <w:divBdr>
        <w:top w:val="none" w:sz="0" w:space="0" w:color="auto"/>
        <w:left w:val="none" w:sz="0" w:space="0" w:color="auto"/>
        <w:bottom w:val="none" w:sz="0" w:space="0" w:color="auto"/>
        <w:right w:val="none" w:sz="0" w:space="0" w:color="auto"/>
      </w:divBdr>
    </w:div>
    <w:div w:id="504592097">
      <w:marLeft w:val="640"/>
      <w:marRight w:val="0"/>
      <w:marTop w:val="0"/>
      <w:marBottom w:val="0"/>
      <w:divBdr>
        <w:top w:val="none" w:sz="0" w:space="0" w:color="auto"/>
        <w:left w:val="none" w:sz="0" w:space="0" w:color="auto"/>
        <w:bottom w:val="none" w:sz="0" w:space="0" w:color="auto"/>
        <w:right w:val="none" w:sz="0" w:space="0" w:color="auto"/>
      </w:divBdr>
    </w:div>
    <w:div w:id="504631779">
      <w:marLeft w:val="640"/>
      <w:marRight w:val="0"/>
      <w:marTop w:val="0"/>
      <w:marBottom w:val="0"/>
      <w:divBdr>
        <w:top w:val="none" w:sz="0" w:space="0" w:color="auto"/>
        <w:left w:val="none" w:sz="0" w:space="0" w:color="auto"/>
        <w:bottom w:val="none" w:sz="0" w:space="0" w:color="auto"/>
        <w:right w:val="none" w:sz="0" w:space="0" w:color="auto"/>
      </w:divBdr>
    </w:div>
    <w:div w:id="504705734">
      <w:marLeft w:val="640"/>
      <w:marRight w:val="0"/>
      <w:marTop w:val="0"/>
      <w:marBottom w:val="0"/>
      <w:divBdr>
        <w:top w:val="none" w:sz="0" w:space="0" w:color="auto"/>
        <w:left w:val="none" w:sz="0" w:space="0" w:color="auto"/>
        <w:bottom w:val="none" w:sz="0" w:space="0" w:color="auto"/>
        <w:right w:val="none" w:sz="0" w:space="0" w:color="auto"/>
      </w:divBdr>
    </w:div>
    <w:div w:id="504705861">
      <w:marLeft w:val="640"/>
      <w:marRight w:val="0"/>
      <w:marTop w:val="0"/>
      <w:marBottom w:val="0"/>
      <w:divBdr>
        <w:top w:val="none" w:sz="0" w:space="0" w:color="auto"/>
        <w:left w:val="none" w:sz="0" w:space="0" w:color="auto"/>
        <w:bottom w:val="none" w:sz="0" w:space="0" w:color="auto"/>
        <w:right w:val="none" w:sz="0" w:space="0" w:color="auto"/>
      </w:divBdr>
    </w:div>
    <w:div w:id="504827647">
      <w:marLeft w:val="640"/>
      <w:marRight w:val="0"/>
      <w:marTop w:val="0"/>
      <w:marBottom w:val="0"/>
      <w:divBdr>
        <w:top w:val="none" w:sz="0" w:space="0" w:color="auto"/>
        <w:left w:val="none" w:sz="0" w:space="0" w:color="auto"/>
        <w:bottom w:val="none" w:sz="0" w:space="0" w:color="auto"/>
        <w:right w:val="none" w:sz="0" w:space="0" w:color="auto"/>
      </w:divBdr>
    </w:div>
    <w:div w:id="504898869">
      <w:marLeft w:val="640"/>
      <w:marRight w:val="0"/>
      <w:marTop w:val="0"/>
      <w:marBottom w:val="0"/>
      <w:divBdr>
        <w:top w:val="none" w:sz="0" w:space="0" w:color="auto"/>
        <w:left w:val="none" w:sz="0" w:space="0" w:color="auto"/>
        <w:bottom w:val="none" w:sz="0" w:space="0" w:color="auto"/>
        <w:right w:val="none" w:sz="0" w:space="0" w:color="auto"/>
      </w:divBdr>
    </w:div>
    <w:div w:id="504975329">
      <w:marLeft w:val="640"/>
      <w:marRight w:val="0"/>
      <w:marTop w:val="0"/>
      <w:marBottom w:val="0"/>
      <w:divBdr>
        <w:top w:val="none" w:sz="0" w:space="0" w:color="auto"/>
        <w:left w:val="none" w:sz="0" w:space="0" w:color="auto"/>
        <w:bottom w:val="none" w:sz="0" w:space="0" w:color="auto"/>
        <w:right w:val="none" w:sz="0" w:space="0" w:color="auto"/>
      </w:divBdr>
    </w:div>
    <w:div w:id="505171568">
      <w:marLeft w:val="640"/>
      <w:marRight w:val="0"/>
      <w:marTop w:val="0"/>
      <w:marBottom w:val="0"/>
      <w:divBdr>
        <w:top w:val="none" w:sz="0" w:space="0" w:color="auto"/>
        <w:left w:val="none" w:sz="0" w:space="0" w:color="auto"/>
        <w:bottom w:val="none" w:sz="0" w:space="0" w:color="auto"/>
        <w:right w:val="none" w:sz="0" w:space="0" w:color="auto"/>
      </w:divBdr>
    </w:div>
    <w:div w:id="505247586">
      <w:marLeft w:val="640"/>
      <w:marRight w:val="0"/>
      <w:marTop w:val="0"/>
      <w:marBottom w:val="0"/>
      <w:divBdr>
        <w:top w:val="none" w:sz="0" w:space="0" w:color="auto"/>
        <w:left w:val="none" w:sz="0" w:space="0" w:color="auto"/>
        <w:bottom w:val="none" w:sz="0" w:space="0" w:color="auto"/>
        <w:right w:val="none" w:sz="0" w:space="0" w:color="auto"/>
      </w:divBdr>
    </w:div>
    <w:div w:id="505285689">
      <w:marLeft w:val="640"/>
      <w:marRight w:val="0"/>
      <w:marTop w:val="0"/>
      <w:marBottom w:val="0"/>
      <w:divBdr>
        <w:top w:val="none" w:sz="0" w:space="0" w:color="auto"/>
        <w:left w:val="none" w:sz="0" w:space="0" w:color="auto"/>
        <w:bottom w:val="none" w:sz="0" w:space="0" w:color="auto"/>
        <w:right w:val="none" w:sz="0" w:space="0" w:color="auto"/>
      </w:divBdr>
    </w:div>
    <w:div w:id="505288451">
      <w:marLeft w:val="640"/>
      <w:marRight w:val="0"/>
      <w:marTop w:val="0"/>
      <w:marBottom w:val="0"/>
      <w:divBdr>
        <w:top w:val="none" w:sz="0" w:space="0" w:color="auto"/>
        <w:left w:val="none" w:sz="0" w:space="0" w:color="auto"/>
        <w:bottom w:val="none" w:sz="0" w:space="0" w:color="auto"/>
        <w:right w:val="none" w:sz="0" w:space="0" w:color="auto"/>
      </w:divBdr>
    </w:div>
    <w:div w:id="505364492">
      <w:marLeft w:val="640"/>
      <w:marRight w:val="0"/>
      <w:marTop w:val="0"/>
      <w:marBottom w:val="0"/>
      <w:divBdr>
        <w:top w:val="none" w:sz="0" w:space="0" w:color="auto"/>
        <w:left w:val="none" w:sz="0" w:space="0" w:color="auto"/>
        <w:bottom w:val="none" w:sz="0" w:space="0" w:color="auto"/>
        <w:right w:val="none" w:sz="0" w:space="0" w:color="auto"/>
      </w:divBdr>
    </w:div>
    <w:div w:id="505486319">
      <w:marLeft w:val="640"/>
      <w:marRight w:val="0"/>
      <w:marTop w:val="0"/>
      <w:marBottom w:val="0"/>
      <w:divBdr>
        <w:top w:val="none" w:sz="0" w:space="0" w:color="auto"/>
        <w:left w:val="none" w:sz="0" w:space="0" w:color="auto"/>
        <w:bottom w:val="none" w:sz="0" w:space="0" w:color="auto"/>
        <w:right w:val="none" w:sz="0" w:space="0" w:color="auto"/>
      </w:divBdr>
    </w:div>
    <w:div w:id="505635114">
      <w:marLeft w:val="640"/>
      <w:marRight w:val="0"/>
      <w:marTop w:val="0"/>
      <w:marBottom w:val="0"/>
      <w:divBdr>
        <w:top w:val="none" w:sz="0" w:space="0" w:color="auto"/>
        <w:left w:val="none" w:sz="0" w:space="0" w:color="auto"/>
        <w:bottom w:val="none" w:sz="0" w:space="0" w:color="auto"/>
        <w:right w:val="none" w:sz="0" w:space="0" w:color="auto"/>
      </w:divBdr>
    </w:div>
    <w:div w:id="505680146">
      <w:marLeft w:val="640"/>
      <w:marRight w:val="0"/>
      <w:marTop w:val="0"/>
      <w:marBottom w:val="0"/>
      <w:divBdr>
        <w:top w:val="none" w:sz="0" w:space="0" w:color="auto"/>
        <w:left w:val="none" w:sz="0" w:space="0" w:color="auto"/>
        <w:bottom w:val="none" w:sz="0" w:space="0" w:color="auto"/>
        <w:right w:val="none" w:sz="0" w:space="0" w:color="auto"/>
      </w:divBdr>
    </w:div>
    <w:div w:id="505704582">
      <w:marLeft w:val="640"/>
      <w:marRight w:val="0"/>
      <w:marTop w:val="0"/>
      <w:marBottom w:val="0"/>
      <w:divBdr>
        <w:top w:val="none" w:sz="0" w:space="0" w:color="auto"/>
        <w:left w:val="none" w:sz="0" w:space="0" w:color="auto"/>
        <w:bottom w:val="none" w:sz="0" w:space="0" w:color="auto"/>
        <w:right w:val="none" w:sz="0" w:space="0" w:color="auto"/>
      </w:divBdr>
    </w:div>
    <w:div w:id="505751611">
      <w:marLeft w:val="640"/>
      <w:marRight w:val="0"/>
      <w:marTop w:val="0"/>
      <w:marBottom w:val="0"/>
      <w:divBdr>
        <w:top w:val="none" w:sz="0" w:space="0" w:color="auto"/>
        <w:left w:val="none" w:sz="0" w:space="0" w:color="auto"/>
        <w:bottom w:val="none" w:sz="0" w:space="0" w:color="auto"/>
        <w:right w:val="none" w:sz="0" w:space="0" w:color="auto"/>
      </w:divBdr>
    </w:div>
    <w:div w:id="505752883">
      <w:marLeft w:val="640"/>
      <w:marRight w:val="0"/>
      <w:marTop w:val="0"/>
      <w:marBottom w:val="0"/>
      <w:divBdr>
        <w:top w:val="none" w:sz="0" w:space="0" w:color="auto"/>
        <w:left w:val="none" w:sz="0" w:space="0" w:color="auto"/>
        <w:bottom w:val="none" w:sz="0" w:space="0" w:color="auto"/>
        <w:right w:val="none" w:sz="0" w:space="0" w:color="auto"/>
      </w:divBdr>
    </w:div>
    <w:div w:id="505828761">
      <w:marLeft w:val="640"/>
      <w:marRight w:val="0"/>
      <w:marTop w:val="0"/>
      <w:marBottom w:val="0"/>
      <w:divBdr>
        <w:top w:val="none" w:sz="0" w:space="0" w:color="auto"/>
        <w:left w:val="none" w:sz="0" w:space="0" w:color="auto"/>
        <w:bottom w:val="none" w:sz="0" w:space="0" w:color="auto"/>
        <w:right w:val="none" w:sz="0" w:space="0" w:color="auto"/>
      </w:divBdr>
    </w:div>
    <w:div w:id="505904307">
      <w:marLeft w:val="640"/>
      <w:marRight w:val="0"/>
      <w:marTop w:val="0"/>
      <w:marBottom w:val="0"/>
      <w:divBdr>
        <w:top w:val="none" w:sz="0" w:space="0" w:color="auto"/>
        <w:left w:val="none" w:sz="0" w:space="0" w:color="auto"/>
        <w:bottom w:val="none" w:sz="0" w:space="0" w:color="auto"/>
        <w:right w:val="none" w:sz="0" w:space="0" w:color="auto"/>
      </w:divBdr>
    </w:div>
    <w:div w:id="506017566">
      <w:marLeft w:val="640"/>
      <w:marRight w:val="0"/>
      <w:marTop w:val="0"/>
      <w:marBottom w:val="0"/>
      <w:divBdr>
        <w:top w:val="none" w:sz="0" w:space="0" w:color="auto"/>
        <w:left w:val="none" w:sz="0" w:space="0" w:color="auto"/>
        <w:bottom w:val="none" w:sz="0" w:space="0" w:color="auto"/>
        <w:right w:val="none" w:sz="0" w:space="0" w:color="auto"/>
      </w:divBdr>
    </w:div>
    <w:div w:id="506484518">
      <w:marLeft w:val="640"/>
      <w:marRight w:val="0"/>
      <w:marTop w:val="0"/>
      <w:marBottom w:val="0"/>
      <w:divBdr>
        <w:top w:val="none" w:sz="0" w:space="0" w:color="auto"/>
        <w:left w:val="none" w:sz="0" w:space="0" w:color="auto"/>
        <w:bottom w:val="none" w:sz="0" w:space="0" w:color="auto"/>
        <w:right w:val="none" w:sz="0" w:space="0" w:color="auto"/>
      </w:divBdr>
    </w:div>
    <w:div w:id="506560338">
      <w:marLeft w:val="640"/>
      <w:marRight w:val="0"/>
      <w:marTop w:val="0"/>
      <w:marBottom w:val="0"/>
      <w:divBdr>
        <w:top w:val="none" w:sz="0" w:space="0" w:color="auto"/>
        <w:left w:val="none" w:sz="0" w:space="0" w:color="auto"/>
        <w:bottom w:val="none" w:sz="0" w:space="0" w:color="auto"/>
        <w:right w:val="none" w:sz="0" w:space="0" w:color="auto"/>
      </w:divBdr>
    </w:div>
    <w:div w:id="506602582">
      <w:marLeft w:val="640"/>
      <w:marRight w:val="0"/>
      <w:marTop w:val="0"/>
      <w:marBottom w:val="0"/>
      <w:divBdr>
        <w:top w:val="none" w:sz="0" w:space="0" w:color="auto"/>
        <w:left w:val="none" w:sz="0" w:space="0" w:color="auto"/>
        <w:bottom w:val="none" w:sz="0" w:space="0" w:color="auto"/>
        <w:right w:val="none" w:sz="0" w:space="0" w:color="auto"/>
      </w:divBdr>
    </w:div>
    <w:div w:id="506676094">
      <w:marLeft w:val="640"/>
      <w:marRight w:val="0"/>
      <w:marTop w:val="0"/>
      <w:marBottom w:val="0"/>
      <w:divBdr>
        <w:top w:val="none" w:sz="0" w:space="0" w:color="auto"/>
        <w:left w:val="none" w:sz="0" w:space="0" w:color="auto"/>
        <w:bottom w:val="none" w:sz="0" w:space="0" w:color="auto"/>
        <w:right w:val="none" w:sz="0" w:space="0" w:color="auto"/>
      </w:divBdr>
    </w:div>
    <w:div w:id="506752921">
      <w:marLeft w:val="640"/>
      <w:marRight w:val="0"/>
      <w:marTop w:val="0"/>
      <w:marBottom w:val="0"/>
      <w:divBdr>
        <w:top w:val="none" w:sz="0" w:space="0" w:color="auto"/>
        <w:left w:val="none" w:sz="0" w:space="0" w:color="auto"/>
        <w:bottom w:val="none" w:sz="0" w:space="0" w:color="auto"/>
        <w:right w:val="none" w:sz="0" w:space="0" w:color="auto"/>
      </w:divBdr>
    </w:div>
    <w:div w:id="506795668">
      <w:marLeft w:val="640"/>
      <w:marRight w:val="0"/>
      <w:marTop w:val="0"/>
      <w:marBottom w:val="0"/>
      <w:divBdr>
        <w:top w:val="none" w:sz="0" w:space="0" w:color="auto"/>
        <w:left w:val="none" w:sz="0" w:space="0" w:color="auto"/>
        <w:bottom w:val="none" w:sz="0" w:space="0" w:color="auto"/>
        <w:right w:val="none" w:sz="0" w:space="0" w:color="auto"/>
      </w:divBdr>
    </w:div>
    <w:div w:id="506865449">
      <w:marLeft w:val="640"/>
      <w:marRight w:val="0"/>
      <w:marTop w:val="0"/>
      <w:marBottom w:val="0"/>
      <w:divBdr>
        <w:top w:val="none" w:sz="0" w:space="0" w:color="auto"/>
        <w:left w:val="none" w:sz="0" w:space="0" w:color="auto"/>
        <w:bottom w:val="none" w:sz="0" w:space="0" w:color="auto"/>
        <w:right w:val="none" w:sz="0" w:space="0" w:color="auto"/>
      </w:divBdr>
    </w:div>
    <w:div w:id="506944049">
      <w:marLeft w:val="640"/>
      <w:marRight w:val="0"/>
      <w:marTop w:val="0"/>
      <w:marBottom w:val="0"/>
      <w:divBdr>
        <w:top w:val="none" w:sz="0" w:space="0" w:color="auto"/>
        <w:left w:val="none" w:sz="0" w:space="0" w:color="auto"/>
        <w:bottom w:val="none" w:sz="0" w:space="0" w:color="auto"/>
        <w:right w:val="none" w:sz="0" w:space="0" w:color="auto"/>
      </w:divBdr>
    </w:div>
    <w:div w:id="506990549">
      <w:marLeft w:val="640"/>
      <w:marRight w:val="0"/>
      <w:marTop w:val="0"/>
      <w:marBottom w:val="0"/>
      <w:divBdr>
        <w:top w:val="none" w:sz="0" w:space="0" w:color="auto"/>
        <w:left w:val="none" w:sz="0" w:space="0" w:color="auto"/>
        <w:bottom w:val="none" w:sz="0" w:space="0" w:color="auto"/>
        <w:right w:val="none" w:sz="0" w:space="0" w:color="auto"/>
      </w:divBdr>
    </w:div>
    <w:div w:id="507134719">
      <w:marLeft w:val="640"/>
      <w:marRight w:val="0"/>
      <w:marTop w:val="0"/>
      <w:marBottom w:val="0"/>
      <w:divBdr>
        <w:top w:val="none" w:sz="0" w:space="0" w:color="auto"/>
        <w:left w:val="none" w:sz="0" w:space="0" w:color="auto"/>
        <w:bottom w:val="none" w:sz="0" w:space="0" w:color="auto"/>
        <w:right w:val="none" w:sz="0" w:space="0" w:color="auto"/>
      </w:divBdr>
    </w:div>
    <w:div w:id="507137301">
      <w:marLeft w:val="640"/>
      <w:marRight w:val="0"/>
      <w:marTop w:val="0"/>
      <w:marBottom w:val="0"/>
      <w:divBdr>
        <w:top w:val="none" w:sz="0" w:space="0" w:color="auto"/>
        <w:left w:val="none" w:sz="0" w:space="0" w:color="auto"/>
        <w:bottom w:val="none" w:sz="0" w:space="0" w:color="auto"/>
        <w:right w:val="none" w:sz="0" w:space="0" w:color="auto"/>
      </w:divBdr>
    </w:div>
    <w:div w:id="507332369">
      <w:marLeft w:val="640"/>
      <w:marRight w:val="0"/>
      <w:marTop w:val="0"/>
      <w:marBottom w:val="0"/>
      <w:divBdr>
        <w:top w:val="none" w:sz="0" w:space="0" w:color="auto"/>
        <w:left w:val="none" w:sz="0" w:space="0" w:color="auto"/>
        <w:bottom w:val="none" w:sz="0" w:space="0" w:color="auto"/>
        <w:right w:val="none" w:sz="0" w:space="0" w:color="auto"/>
      </w:divBdr>
    </w:div>
    <w:div w:id="507409138">
      <w:marLeft w:val="640"/>
      <w:marRight w:val="0"/>
      <w:marTop w:val="0"/>
      <w:marBottom w:val="0"/>
      <w:divBdr>
        <w:top w:val="none" w:sz="0" w:space="0" w:color="auto"/>
        <w:left w:val="none" w:sz="0" w:space="0" w:color="auto"/>
        <w:bottom w:val="none" w:sz="0" w:space="0" w:color="auto"/>
        <w:right w:val="none" w:sz="0" w:space="0" w:color="auto"/>
      </w:divBdr>
    </w:div>
    <w:div w:id="507523199">
      <w:marLeft w:val="640"/>
      <w:marRight w:val="0"/>
      <w:marTop w:val="0"/>
      <w:marBottom w:val="0"/>
      <w:divBdr>
        <w:top w:val="none" w:sz="0" w:space="0" w:color="auto"/>
        <w:left w:val="none" w:sz="0" w:space="0" w:color="auto"/>
        <w:bottom w:val="none" w:sz="0" w:space="0" w:color="auto"/>
        <w:right w:val="none" w:sz="0" w:space="0" w:color="auto"/>
      </w:divBdr>
    </w:div>
    <w:div w:id="507603449">
      <w:marLeft w:val="640"/>
      <w:marRight w:val="0"/>
      <w:marTop w:val="0"/>
      <w:marBottom w:val="0"/>
      <w:divBdr>
        <w:top w:val="none" w:sz="0" w:space="0" w:color="auto"/>
        <w:left w:val="none" w:sz="0" w:space="0" w:color="auto"/>
        <w:bottom w:val="none" w:sz="0" w:space="0" w:color="auto"/>
        <w:right w:val="none" w:sz="0" w:space="0" w:color="auto"/>
      </w:divBdr>
    </w:div>
    <w:div w:id="507797493">
      <w:marLeft w:val="640"/>
      <w:marRight w:val="0"/>
      <w:marTop w:val="0"/>
      <w:marBottom w:val="0"/>
      <w:divBdr>
        <w:top w:val="none" w:sz="0" w:space="0" w:color="auto"/>
        <w:left w:val="none" w:sz="0" w:space="0" w:color="auto"/>
        <w:bottom w:val="none" w:sz="0" w:space="0" w:color="auto"/>
        <w:right w:val="none" w:sz="0" w:space="0" w:color="auto"/>
      </w:divBdr>
    </w:div>
    <w:div w:id="507864696">
      <w:marLeft w:val="640"/>
      <w:marRight w:val="0"/>
      <w:marTop w:val="0"/>
      <w:marBottom w:val="0"/>
      <w:divBdr>
        <w:top w:val="none" w:sz="0" w:space="0" w:color="auto"/>
        <w:left w:val="none" w:sz="0" w:space="0" w:color="auto"/>
        <w:bottom w:val="none" w:sz="0" w:space="0" w:color="auto"/>
        <w:right w:val="none" w:sz="0" w:space="0" w:color="auto"/>
      </w:divBdr>
    </w:div>
    <w:div w:id="507866982">
      <w:marLeft w:val="640"/>
      <w:marRight w:val="0"/>
      <w:marTop w:val="0"/>
      <w:marBottom w:val="0"/>
      <w:divBdr>
        <w:top w:val="none" w:sz="0" w:space="0" w:color="auto"/>
        <w:left w:val="none" w:sz="0" w:space="0" w:color="auto"/>
        <w:bottom w:val="none" w:sz="0" w:space="0" w:color="auto"/>
        <w:right w:val="none" w:sz="0" w:space="0" w:color="auto"/>
      </w:divBdr>
    </w:div>
    <w:div w:id="507906853">
      <w:marLeft w:val="640"/>
      <w:marRight w:val="0"/>
      <w:marTop w:val="0"/>
      <w:marBottom w:val="0"/>
      <w:divBdr>
        <w:top w:val="none" w:sz="0" w:space="0" w:color="auto"/>
        <w:left w:val="none" w:sz="0" w:space="0" w:color="auto"/>
        <w:bottom w:val="none" w:sz="0" w:space="0" w:color="auto"/>
        <w:right w:val="none" w:sz="0" w:space="0" w:color="auto"/>
      </w:divBdr>
    </w:div>
    <w:div w:id="507914456">
      <w:marLeft w:val="640"/>
      <w:marRight w:val="0"/>
      <w:marTop w:val="0"/>
      <w:marBottom w:val="0"/>
      <w:divBdr>
        <w:top w:val="none" w:sz="0" w:space="0" w:color="auto"/>
        <w:left w:val="none" w:sz="0" w:space="0" w:color="auto"/>
        <w:bottom w:val="none" w:sz="0" w:space="0" w:color="auto"/>
        <w:right w:val="none" w:sz="0" w:space="0" w:color="auto"/>
      </w:divBdr>
    </w:div>
    <w:div w:id="507983057">
      <w:marLeft w:val="640"/>
      <w:marRight w:val="0"/>
      <w:marTop w:val="0"/>
      <w:marBottom w:val="0"/>
      <w:divBdr>
        <w:top w:val="none" w:sz="0" w:space="0" w:color="auto"/>
        <w:left w:val="none" w:sz="0" w:space="0" w:color="auto"/>
        <w:bottom w:val="none" w:sz="0" w:space="0" w:color="auto"/>
        <w:right w:val="none" w:sz="0" w:space="0" w:color="auto"/>
      </w:divBdr>
    </w:div>
    <w:div w:id="507985620">
      <w:marLeft w:val="640"/>
      <w:marRight w:val="0"/>
      <w:marTop w:val="0"/>
      <w:marBottom w:val="0"/>
      <w:divBdr>
        <w:top w:val="none" w:sz="0" w:space="0" w:color="auto"/>
        <w:left w:val="none" w:sz="0" w:space="0" w:color="auto"/>
        <w:bottom w:val="none" w:sz="0" w:space="0" w:color="auto"/>
        <w:right w:val="none" w:sz="0" w:space="0" w:color="auto"/>
      </w:divBdr>
    </w:div>
    <w:div w:id="507986011">
      <w:marLeft w:val="640"/>
      <w:marRight w:val="0"/>
      <w:marTop w:val="0"/>
      <w:marBottom w:val="0"/>
      <w:divBdr>
        <w:top w:val="none" w:sz="0" w:space="0" w:color="auto"/>
        <w:left w:val="none" w:sz="0" w:space="0" w:color="auto"/>
        <w:bottom w:val="none" w:sz="0" w:space="0" w:color="auto"/>
        <w:right w:val="none" w:sz="0" w:space="0" w:color="auto"/>
      </w:divBdr>
    </w:div>
    <w:div w:id="507990796">
      <w:marLeft w:val="640"/>
      <w:marRight w:val="0"/>
      <w:marTop w:val="0"/>
      <w:marBottom w:val="0"/>
      <w:divBdr>
        <w:top w:val="none" w:sz="0" w:space="0" w:color="auto"/>
        <w:left w:val="none" w:sz="0" w:space="0" w:color="auto"/>
        <w:bottom w:val="none" w:sz="0" w:space="0" w:color="auto"/>
        <w:right w:val="none" w:sz="0" w:space="0" w:color="auto"/>
      </w:divBdr>
    </w:div>
    <w:div w:id="508057193">
      <w:marLeft w:val="640"/>
      <w:marRight w:val="0"/>
      <w:marTop w:val="0"/>
      <w:marBottom w:val="0"/>
      <w:divBdr>
        <w:top w:val="none" w:sz="0" w:space="0" w:color="auto"/>
        <w:left w:val="none" w:sz="0" w:space="0" w:color="auto"/>
        <w:bottom w:val="none" w:sz="0" w:space="0" w:color="auto"/>
        <w:right w:val="none" w:sz="0" w:space="0" w:color="auto"/>
      </w:divBdr>
    </w:div>
    <w:div w:id="508058609">
      <w:marLeft w:val="640"/>
      <w:marRight w:val="0"/>
      <w:marTop w:val="0"/>
      <w:marBottom w:val="0"/>
      <w:divBdr>
        <w:top w:val="none" w:sz="0" w:space="0" w:color="auto"/>
        <w:left w:val="none" w:sz="0" w:space="0" w:color="auto"/>
        <w:bottom w:val="none" w:sz="0" w:space="0" w:color="auto"/>
        <w:right w:val="none" w:sz="0" w:space="0" w:color="auto"/>
      </w:divBdr>
    </w:div>
    <w:div w:id="508062691">
      <w:marLeft w:val="640"/>
      <w:marRight w:val="0"/>
      <w:marTop w:val="0"/>
      <w:marBottom w:val="0"/>
      <w:divBdr>
        <w:top w:val="none" w:sz="0" w:space="0" w:color="auto"/>
        <w:left w:val="none" w:sz="0" w:space="0" w:color="auto"/>
        <w:bottom w:val="none" w:sz="0" w:space="0" w:color="auto"/>
        <w:right w:val="none" w:sz="0" w:space="0" w:color="auto"/>
      </w:divBdr>
    </w:div>
    <w:div w:id="508175132">
      <w:marLeft w:val="640"/>
      <w:marRight w:val="0"/>
      <w:marTop w:val="0"/>
      <w:marBottom w:val="0"/>
      <w:divBdr>
        <w:top w:val="none" w:sz="0" w:space="0" w:color="auto"/>
        <w:left w:val="none" w:sz="0" w:space="0" w:color="auto"/>
        <w:bottom w:val="none" w:sz="0" w:space="0" w:color="auto"/>
        <w:right w:val="none" w:sz="0" w:space="0" w:color="auto"/>
      </w:divBdr>
    </w:div>
    <w:div w:id="508176080">
      <w:marLeft w:val="640"/>
      <w:marRight w:val="0"/>
      <w:marTop w:val="0"/>
      <w:marBottom w:val="0"/>
      <w:divBdr>
        <w:top w:val="none" w:sz="0" w:space="0" w:color="auto"/>
        <w:left w:val="none" w:sz="0" w:space="0" w:color="auto"/>
        <w:bottom w:val="none" w:sz="0" w:space="0" w:color="auto"/>
        <w:right w:val="none" w:sz="0" w:space="0" w:color="auto"/>
      </w:divBdr>
    </w:div>
    <w:div w:id="508183800">
      <w:marLeft w:val="640"/>
      <w:marRight w:val="0"/>
      <w:marTop w:val="0"/>
      <w:marBottom w:val="0"/>
      <w:divBdr>
        <w:top w:val="none" w:sz="0" w:space="0" w:color="auto"/>
        <w:left w:val="none" w:sz="0" w:space="0" w:color="auto"/>
        <w:bottom w:val="none" w:sz="0" w:space="0" w:color="auto"/>
        <w:right w:val="none" w:sz="0" w:space="0" w:color="auto"/>
      </w:divBdr>
    </w:div>
    <w:div w:id="508257169">
      <w:marLeft w:val="640"/>
      <w:marRight w:val="0"/>
      <w:marTop w:val="0"/>
      <w:marBottom w:val="0"/>
      <w:divBdr>
        <w:top w:val="none" w:sz="0" w:space="0" w:color="auto"/>
        <w:left w:val="none" w:sz="0" w:space="0" w:color="auto"/>
        <w:bottom w:val="none" w:sz="0" w:space="0" w:color="auto"/>
        <w:right w:val="none" w:sz="0" w:space="0" w:color="auto"/>
      </w:divBdr>
    </w:div>
    <w:div w:id="508298390">
      <w:marLeft w:val="640"/>
      <w:marRight w:val="0"/>
      <w:marTop w:val="0"/>
      <w:marBottom w:val="0"/>
      <w:divBdr>
        <w:top w:val="none" w:sz="0" w:space="0" w:color="auto"/>
        <w:left w:val="none" w:sz="0" w:space="0" w:color="auto"/>
        <w:bottom w:val="none" w:sz="0" w:space="0" w:color="auto"/>
        <w:right w:val="none" w:sz="0" w:space="0" w:color="auto"/>
      </w:divBdr>
    </w:div>
    <w:div w:id="508369154">
      <w:marLeft w:val="640"/>
      <w:marRight w:val="0"/>
      <w:marTop w:val="0"/>
      <w:marBottom w:val="0"/>
      <w:divBdr>
        <w:top w:val="none" w:sz="0" w:space="0" w:color="auto"/>
        <w:left w:val="none" w:sz="0" w:space="0" w:color="auto"/>
        <w:bottom w:val="none" w:sz="0" w:space="0" w:color="auto"/>
        <w:right w:val="none" w:sz="0" w:space="0" w:color="auto"/>
      </w:divBdr>
    </w:div>
    <w:div w:id="508494827">
      <w:marLeft w:val="640"/>
      <w:marRight w:val="0"/>
      <w:marTop w:val="0"/>
      <w:marBottom w:val="0"/>
      <w:divBdr>
        <w:top w:val="none" w:sz="0" w:space="0" w:color="auto"/>
        <w:left w:val="none" w:sz="0" w:space="0" w:color="auto"/>
        <w:bottom w:val="none" w:sz="0" w:space="0" w:color="auto"/>
        <w:right w:val="none" w:sz="0" w:space="0" w:color="auto"/>
      </w:divBdr>
    </w:div>
    <w:div w:id="508570527">
      <w:marLeft w:val="640"/>
      <w:marRight w:val="0"/>
      <w:marTop w:val="0"/>
      <w:marBottom w:val="0"/>
      <w:divBdr>
        <w:top w:val="none" w:sz="0" w:space="0" w:color="auto"/>
        <w:left w:val="none" w:sz="0" w:space="0" w:color="auto"/>
        <w:bottom w:val="none" w:sz="0" w:space="0" w:color="auto"/>
        <w:right w:val="none" w:sz="0" w:space="0" w:color="auto"/>
      </w:divBdr>
    </w:div>
    <w:div w:id="508637253">
      <w:marLeft w:val="640"/>
      <w:marRight w:val="0"/>
      <w:marTop w:val="0"/>
      <w:marBottom w:val="0"/>
      <w:divBdr>
        <w:top w:val="none" w:sz="0" w:space="0" w:color="auto"/>
        <w:left w:val="none" w:sz="0" w:space="0" w:color="auto"/>
        <w:bottom w:val="none" w:sz="0" w:space="0" w:color="auto"/>
        <w:right w:val="none" w:sz="0" w:space="0" w:color="auto"/>
      </w:divBdr>
    </w:div>
    <w:div w:id="508712060">
      <w:marLeft w:val="640"/>
      <w:marRight w:val="0"/>
      <w:marTop w:val="0"/>
      <w:marBottom w:val="0"/>
      <w:divBdr>
        <w:top w:val="none" w:sz="0" w:space="0" w:color="auto"/>
        <w:left w:val="none" w:sz="0" w:space="0" w:color="auto"/>
        <w:bottom w:val="none" w:sz="0" w:space="0" w:color="auto"/>
        <w:right w:val="none" w:sz="0" w:space="0" w:color="auto"/>
      </w:divBdr>
    </w:div>
    <w:div w:id="508716860">
      <w:marLeft w:val="640"/>
      <w:marRight w:val="0"/>
      <w:marTop w:val="0"/>
      <w:marBottom w:val="0"/>
      <w:divBdr>
        <w:top w:val="none" w:sz="0" w:space="0" w:color="auto"/>
        <w:left w:val="none" w:sz="0" w:space="0" w:color="auto"/>
        <w:bottom w:val="none" w:sz="0" w:space="0" w:color="auto"/>
        <w:right w:val="none" w:sz="0" w:space="0" w:color="auto"/>
      </w:divBdr>
    </w:div>
    <w:div w:id="508763227">
      <w:marLeft w:val="640"/>
      <w:marRight w:val="0"/>
      <w:marTop w:val="0"/>
      <w:marBottom w:val="0"/>
      <w:divBdr>
        <w:top w:val="none" w:sz="0" w:space="0" w:color="auto"/>
        <w:left w:val="none" w:sz="0" w:space="0" w:color="auto"/>
        <w:bottom w:val="none" w:sz="0" w:space="0" w:color="auto"/>
        <w:right w:val="none" w:sz="0" w:space="0" w:color="auto"/>
      </w:divBdr>
    </w:div>
    <w:div w:id="508837952">
      <w:marLeft w:val="640"/>
      <w:marRight w:val="0"/>
      <w:marTop w:val="0"/>
      <w:marBottom w:val="0"/>
      <w:divBdr>
        <w:top w:val="none" w:sz="0" w:space="0" w:color="auto"/>
        <w:left w:val="none" w:sz="0" w:space="0" w:color="auto"/>
        <w:bottom w:val="none" w:sz="0" w:space="0" w:color="auto"/>
        <w:right w:val="none" w:sz="0" w:space="0" w:color="auto"/>
      </w:divBdr>
    </w:div>
    <w:div w:id="508905673">
      <w:marLeft w:val="640"/>
      <w:marRight w:val="0"/>
      <w:marTop w:val="0"/>
      <w:marBottom w:val="0"/>
      <w:divBdr>
        <w:top w:val="none" w:sz="0" w:space="0" w:color="auto"/>
        <w:left w:val="none" w:sz="0" w:space="0" w:color="auto"/>
        <w:bottom w:val="none" w:sz="0" w:space="0" w:color="auto"/>
        <w:right w:val="none" w:sz="0" w:space="0" w:color="auto"/>
      </w:divBdr>
    </w:div>
    <w:div w:id="509023266">
      <w:marLeft w:val="640"/>
      <w:marRight w:val="0"/>
      <w:marTop w:val="0"/>
      <w:marBottom w:val="0"/>
      <w:divBdr>
        <w:top w:val="none" w:sz="0" w:space="0" w:color="auto"/>
        <w:left w:val="none" w:sz="0" w:space="0" w:color="auto"/>
        <w:bottom w:val="none" w:sz="0" w:space="0" w:color="auto"/>
        <w:right w:val="none" w:sz="0" w:space="0" w:color="auto"/>
      </w:divBdr>
    </w:div>
    <w:div w:id="509099182">
      <w:marLeft w:val="640"/>
      <w:marRight w:val="0"/>
      <w:marTop w:val="0"/>
      <w:marBottom w:val="0"/>
      <w:divBdr>
        <w:top w:val="none" w:sz="0" w:space="0" w:color="auto"/>
        <w:left w:val="none" w:sz="0" w:space="0" w:color="auto"/>
        <w:bottom w:val="none" w:sz="0" w:space="0" w:color="auto"/>
        <w:right w:val="none" w:sz="0" w:space="0" w:color="auto"/>
      </w:divBdr>
    </w:div>
    <w:div w:id="509367189">
      <w:marLeft w:val="640"/>
      <w:marRight w:val="0"/>
      <w:marTop w:val="0"/>
      <w:marBottom w:val="0"/>
      <w:divBdr>
        <w:top w:val="none" w:sz="0" w:space="0" w:color="auto"/>
        <w:left w:val="none" w:sz="0" w:space="0" w:color="auto"/>
        <w:bottom w:val="none" w:sz="0" w:space="0" w:color="auto"/>
        <w:right w:val="none" w:sz="0" w:space="0" w:color="auto"/>
      </w:divBdr>
    </w:div>
    <w:div w:id="509416065">
      <w:marLeft w:val="640"/>
      <w:marRight w:val="0"/>
      <w:marTop w:val="0"/>
      <w:marBottom w:val="0"/>
      <w:divBdr>
        <w:top w:val="none" w:sz="0" w:space="0" w:color="auto"/>
        <w:left w:val="none" w:sz="0" w:space="0" w:color="auto"/>
        <w:bottom w:val="none" w:sz="0" w:space="0" w:color="auto"/>
        <w:right w:val="none" w:sz="0" w:space="0" w:color="auto"/>
      </w:divBdr>
    </w:div>
    <w:div w:id="509564466">
      <w:marLeft w:val="640"/>
      <w:marRight w:val="0"/>
      <w:marTop w:val="0"/>
      <w:marBottom w:val="0"/>
      <w:divBdr>
        <w:top w:val="none" w:sz="0" w:space="0" w:color="auto"/>
        <w:left w:val="none" w:sz="0" w:space="0" w:color="auto"/>
        <w:bottom w:val="none" w:sz="0" w:space="0" w:color="auto"/>
        <w:right w:val="none" w:sz="0" w:space="0" w:color="auto"/>
      </w:divBdr>
    </w:div>
    <w:div w:id="509565316">
      <w:marLeft w:val="640"/>
      <w:marRight w:val="0"/>
      <w:marTop w:val="0"/>
      <w:marBottom w:val="0"/>
      <w:divBdr>
        <w:top w:val="none" w:sz="0" w:space="0" w:color="auto"/>
        <w:left w:val="none" w:sz="0" w:space="0" w:color="auto"/>
        <w:bottom w:val="none" w:sz="0" w:space="0" w:color="auto"/>
        <w:right w:val="none" w:sz="0" w:space="0" w:color="auto"/>
      </w:divBdr>
    </w:div>
    <w:div w:id="509608921">
      <w:marLeft w:val="640"/>
      <w:marRight w:val="0"/>
      <w:marTop w:val="0"/>
      <w:marBottom w:val="0"/>
      <w:divBdr>
        <w:top w:val="none" w:sz="0" w:space="0" w:color="auto"/>
        <w:left w:val="none" w:sz="0" w:space="0" w:color="auto"/>
        <w:bottom w:val="none" w:sz="0" w:space="0" w:color="auto"/>
        <w:right w:val="none" w:sz="0" w:space="0" w:color="auto"/>
      </w:divBdr>
    </w:div>
    <w:div w:id="509639816">
      <w:marLeft w:val="640"/>
      <w:marRight w:val="0"/>
      <w:marTop w:val="0"/>
      <w:marBottom w:val="0"/>
      <w:divBdr>
        <w:top w:val="none" w:sz="0" w:space="0" w:color="auto"/>
        <w:left w:val="none" w:sz="0" w:space="0" w:color="auto"/>
        <w:bottom w:val="none" w:sz="0" w:space="0" w:color="auto"/>
        <w:right w:val="none" w:sz="0" w:space="0" w:color="auto"/>
      </w:divBdr>
    </w:div>
    <w:div w:id="509753953">
      <w:marLeft w:val="640"/>
      <w:marRight w:val="0"/>
      <w:marTop w:val="0"/>
      <w:marBottom w:val="0"/>
      <w:divBdr>
        <w:top w:val="none" w:sz="0" w:space="0" w:color="auto"/>
        <w:left w:val="none" w:sz="0" w:space="0" w:color="auto"/>
        <w:bottom w:val="none" w:sz="0" w:space="0" w:color="auto"/>
        <w:right w:val="none" w:sz="0" w:space="0" w:color="auto"/>
      </w:divBdr>
    </w:div>
    <w:div w:id="509830699">
      <w:marLeft w:val="640"/>
      <w:marRight w:val="0"/>
      <w:marTop w:val="0"/>
      <w:marBottom w:val="0"/>
      <w:divBdr>
        <w:top w:val="none" w:sz="0" w:space="0" w:color="auto"/>
        <w:left w:val="none" w:sz="0" w:space="0" w:color="auto"/>
        <w:bottom w:val="none" w:sz="0" w:space="0" w:color="auto"/>
        <w:right w:val="none" w:sz="0" w:space="0" w:color="auto"/>
      </w:divBdr>
    </w:div>
    <w:div w:id="509832499">
      <w:marLeft w:val="640"/>
      <w:marRight w:val="0"/>
      <w:marTop w:val="0"/>
      <w:marBottom w:val="0"/>
      <w:divBdr>
        <w:top w:val="none" w:sz="0" w:space="0" w:color="auto"/>
        <w:left w:val="none" w:sz="0" w:space="0" w:color="auto"/>
        <w:bottom w:val="none" w:sz="0" w:space="0" w:color="auto"/>
        <w:right w:val="none" w:sz="0" w:space="0" w:color="auto"/>
      </w:divBdr>
    </w:div>
    <w:div w:id="509880389">
      <w:marLeft w:val="640"/>
      <w:marRight w:val="0"/>
      <w:marTop w:val="0"/>
      <w:marBottom w:val="0"/>
      <w:divBdr>
        <w:top w:val="none" w:sz="0" w:space="0" w:color="auto"/>
        <w:left w:val="none" w:sz="0" w:space="0" w:color="auto"/>
        <w:bottom w:val="none" w:sz="0" w:space="0" w:color="auto"/>
        <w:right w:val="none" w:sz="0" w:space="0" w:color="auto"/>
      </w:divBdr>
    </w:div>
    <w:div w:id="510023423">
      <w:marLeft w:val="640"/>
      <w:marRight w:val="0"/>
      <w:marTop w:val="0"/>
      <w:marBottom w:val="0"/>
      <w:divBdr>
        <w:top w:val="none" w:sz="0" w:space="0" w:color="auto"/>
        <w:left w:val="none" w:sz="0" w:space="0" w:color="auto"/>
        <w:bottom w:val="none" w:sz="0" w:space="0" w:color="auto"/>
        <w:right w:val="none" w:sz="0" w:space="0" w:color="auto"/>
      </w:divBdr>
    </w:div>
    <w:div w:id="510031275">
      <w:marLeft w:val="640"/>
      <w:marRight w:val="0"/>
      <w:marTop w:val="0"/>
      <w:marBottom w:val="0"/>
      <w:divBdr>
        <w:top w:val="none" w:sz="0" w:space="0" w:color="auto"/>
        <w:left w:val="none" w:sz="0" w:space="0" w:color="auto"/>
        <w:bottom w:val="none" w:sz="0" w:space="0" w:color="auto"/>
        <w:right w:val="none" w:sz="0" w:space="0" w:color="auto"/>
      </w:divBdr>
    </w:div>
    <w:div w:id="510071861">
      <w:marLeft w:val="640"/>
      <w:marRight w:val="0"/>
      <w:marTop w:val="0"/>
      <w:marBottom w:val="0"/>
      <w:divBdr>
        <w:top w:val="none" w:sz="0" w:space="0" w:color="auto"/>
        <w:left w:val="none" w:sz="0" w:space="0" w:color="auto"/>
        <w:bottom w:val="none" w:sz="0" w:space="0" w:color="auto"/>
        <w:right w:val="none" w:sz="0" w:space="0" w:color="auto"/>
      </w:divBdr>
    </w:div>
    <w:div w:id="510074735">
      <w:marLeft w:val="640"/>
      <w:marRight w:val="0"/>
      <w:marTop w:val="0"/>
      <w:marBottom w:val="0"/>
      <w:divBdr>
        <w:top w:val="none" w:sz="0" w:space="0" w:color="auto"/>
        <w:left w:val="none" w:sz="0" w:space="0" w:color="auto"/>
        <w:bottom w:val="none" w:sz="0" w:space="0" w:color="auto"/>
        <w:right w:val="none" w:sz="0" w:space="0" w:color="auto"/>
      </w:divBdr>
    </w:div>
    <w:div w:id="510145252">
      <w:marLeft w:val="480"/>
      <w:marRight w:val="0"/>
      <w:marTop w:val="0"/>
      <w:marBottom w:val="0"/>
      <w:divBdr>
        <w:top w:val="none" w:sz="0" w:space="0" w:color="auto"/>
        <w:left w:val="none" w:sz="0" w:space="0" w:color="auto"/>
        <w:bottom w:val="none" w:sz="0" w:space="0" w:color="auto"/>
        <w:right w:val="none" w:sz="0" w:space="0" w:color="auto"/>
      </w:divBdr>
    </w:div>
    <w:div w:id="510215863">
      <w:marLeft w:val="640"/>
      <w:marRight w:val="0"/>
      <w:marTop w:val="0"/>
      <w:marBottom w:val="0"/>
      <w:divBdr>
        <w:top w:val="none" w:sz="0" w:space="0" w:color="auto"/>
        <w:left w:val="none" w:sz="0" w:space="0" w:color="auto"/>
        <w:bottom w:val="none" w:sz="0" w:space="0" w:color="auto"/>
        <w:right w:val="none" w:sz="0" w:space="0" w:color="auto"/>
      </w:divBdr>
    </w:div>
    <w:div w:id="510217944">
      <w:marLeft w:val="640"/>
      <w:marRight w:val="0"/>
      <w:marTop w:val="0"/>
      <w:marBottom w:val="0"/>
      <w:divBdr>
        <w:top w:val="none" w:sz="0" w:space="0" w:color="auto"/>
        <w:left w:val="none" w:sz="0" w:space="0" w:color="auto"/>
        <w:bottom w:val="none" w:sz="0" w:space="0" w:color="auto"/>
        <w:right w:val="none" w:sz="0" w:space="0" w:color="auto"/>
      </w:divBdr>
    </w:div>
    <w:div w:id="510218998">
      <w:marLeft w:val="640"/>
      <w:marRight w:val="0"/>
      <w:marTop w:val="0"/>
      <w:marBottom w:val="0"/>
      <w:divBdr>
        <w:top w:val="none" w:sz="0" w:space="0" w:color="auto"/>
        <w:left w:val="none" w:sz="0" w:space="0" w:color="auto"/>
        <w:bottom w:val="none" w:sz="0" w:space="0" w:color="auto"/>
        <w:right w:val="none" w:sz="0" w:space="0" w:color="auto"/>
      </w:divBdr>
    </w:div>
    <w:div w:id="510219513">
      <w:marLeft w:val="640"/>
      <w:marRight w:val="0"/>
      <w:marTop w:val="0"/>
      <w:marBottom w:val="0"/>
      <w:divBdr>
        <w:top w:val="none" w:sz="0" w:space="0" w:color="auto"/>
        <w:left w:val="none" w:sz="0" w:space="0" w:color="auto"/>
        <w:bottom w:val="none" w:sz="0" w:space="0" w:color="auto"/>
        <w:right w:val="none" w:sz="0" w:space="0" w:color="auto"/>
      </w:divBdr>
    </w:div>
    <w:div w:id="510224809">
      <w:marLeft w:val="640"/>
      <w:marRight w:val="0"/>
      <w:marTop w:val="0"/>
      <w:marBottom w:val="0"/>
      <w:divBdr>
        <w:top w:val="none" w:sz="0" w:space="0" w:color="auto"/>
        <w:left w:val="none" w:sz="0" w:space="0" w:color="auto"/>
        <w:bottom w:val="none" w:sz="0" w:space="0" w:color="auto"/>
        <w:right w:val="none" w:sz="0" w:space="0" w:color="auto"/>
      </w:divBdr>
    </w:div>
    <w:div w:id="510295997">
      <w:marLeft w:val="640"/>
      <w:marRight w:val="0"/>
      <w:marTop w:val="0"/>
      <w:marBottom w:val="0"/>
      <w:divBdr>
        <w:top w:val="none" w:sz="0" w:space="0" w:color="auto"/>
        <w:left w:val="none" w:sz="0" w:space="0" w:color="auto"/>
        <w:bottom w:val="none" w:sz="0" w:space="0" w:color="auto"/>
        <w:right w:val="none" w:sz="0" w:space="0" w:color="auto"/>
      </w:divBdr>
    </w:div>
    <w:div w:id="510411329">
      <w:marLeft w:val="640"/>
      <w:marRight w:val="0"/>
      <w:marTop w:val="0"/>
      <w:marBottom w:val="0"/>
      <w:divBdr>
        <w:top w:val="none" w:sz="0" w:space="0" w:color="auto"/>
        <w:left w:val="none" w:sz="0" w:space="0" w:color="auto"/>
        <w:bottom w:val="none" w:sz="0" w:space="0" w:color="auto"/>
        <w:right w:val="none" w:sz="0" w:space="0" w:color="auto"/>
      </w:divBdr>
    </w:div>
    <w:div w:id="510415442">
      <w:marLeft w:val="640"/>
      <w:marRight w:val="0"/>
      <w:marTop w:val="0"/>
      <w:marBottom w:val="0"/>
      <w:divBdr>
        <w:top w:val="none" w:sz="0" w:space="0" w:color="auto"/>
        <w:left w:val="none" w:sz="0" w:space="0" w:color="auto"/>
        <w:bottom w:val="none" w:sz="0" w:space="0" w:color="auto"/>
        <w:right w:val="none" w:sz="0" w:space="0" w:color="auto"/>
      </w:divBdr>
    </w:div>
    <w:div w:id="510485880">
      <w:marLeft w:val="640"/>
      <w:marRight w:val="0"/>
      <w:marTop w:val="0"/>
      <w:marBottom w:val="0"/>
      <w:divBdr>
        <w:top w:val="none" w:sz="0" w:space="0" w:color="auto"/>
        <w:left w:val="none" w:sz="0" w:space="0" w:color="auto"/>
        <w:bottom w:val="none" w:sz="0" w:space="0" w:color="auto"/>
        <w:right w:val="none" w:sz="0" w:space="0" w:color="auto"/>
      </w:divBdr>
    </w:div>
    <w:div w:id="510535131">
      <w:marLeft w:val="640"/>
      <w:marRight w:val="0"/>
      <w:marTop w:val="0"/>
      <w:marBottom w:val="0"/>
      <w:divBdr>
        <w:top w:val="none" w:sz="0" w:space="0" w:color="auto"/>
        <w:left w:val="none" w:sz="0" w:space="0" w:color="auto"/>
        <w:bottom w:val="none" w:sz="0" w:space="0" w:color="auto"/>
        <w:right w:val="none" w:sz="0" w:space="0" w:color="auto"/>
      </w:divBdr>
    </w:div>
    <w:div w:id="510603971">
      <w:marLeft w:val="640"/>
      <w:marRight w:val="0"/>
      <w:marTop w:val="0"/>
      <w:marBottom w:val="0"/>
      <w:divBdr>
        <w:top w:val="none" w:sz="0" w:space="0" w:color="auto"/>
        <w:left w:val="none" w:sz="0" w:space="0" w:color="auto"/>
        <w:bottom w:val="none" w:sz="0" w:space="0" w:color="auto"/>
        <w:right w:val="none" w:sz="0" w:space="0" w:color="auto"/>
      </w:divBdr>
    </w:div>
    <w:div w:id="510678041">
      <w:marLeft w:val="640"/>
      <w:marRight w:val="0"/>
      <w:marTop w:val="0"/>
      <w:marBottom w:val="0"/>
      <w:divBdr>
        <w:top w:val="none" w:sz="0" w:space="0" w:color="auto"/>
        <w:left w:val="none" w:sz="0" w:space="0" w:color="auto"/>
        <w:bottom w:val="none" w:sz="0" w:space="0" w:color="auto"/>
        <w:right w:val="none" w:sz="0" w:space="0" w:color="auto"/>
      </w:divBdr>
    </w:div>
    <w:div w:id="510727682">
      <w:marLeft w:val="640"/>
      <w:marRight w:val="0"/>
      <w:marTop w:val="0"/>
      <w:marBottom w:val="0"/>
      <w:divBdr>
        <w:top w:val="none" w:sz="0" w:space="0" w:color="auto"/>
        <w:left w:val="none" w:sz="0" w:space="0" w:color="auto"/>
        <w:bottom w:val="none" w:sz="0" w:space="0" w:color="auto"/>
        <w:right w:val="none" w:sz="0" w:space="0" w:color="auto"/>
      </w:divBdr>
    </w:div>
    <w:div w:id="510796467">
      <w:marLeft w:val="640"/>
      <w:marRight w:val="0"/>
      <w:marTop w:val="0"/>
      <w:marBottom w:val="0"/>
      <w:divBdr>
        <w:top w:val="none" w:sz="0" w:space="0" w:color="auto"/>
        <w:left w:val="none" w:sz="0" w:space="0" w:color="auto"/>
        <w:bottom w:val="none" w:sz="0" w:space="0" w:color="auto"/>
        <w:right w:val="none" w:sz="0" w:space="0" w:color="auto"/>
      </w:divBdr>
    </w:div>
    <w:div w:id="510799408">
      <w:marLeft w:val="640"/>
      <w:marRight w:val="0"/>
      <w:marTop w:val="0"/>
      <w:marBottom w:val="0"/>
      <w:divBdr>
        <w:top w:val="none" w:sz="0" w:space="0" w:color="auto"/>
        <w:left w:val="none" w:sz="0" w:space="0" w:color="auto"/>
        <w:bottom w:val="none" w:sz="0" w:space="0" w:color="auto"/>
        <w:right w:val="none" w:sz="0" w:space="0" w:color="auto"/>
      </w:divBdr>
    </w:div>
    <w:div w:id="510871507">
      <w:marLeft w:val="640"/>
      <w:marRight w:val="0"/>
      <w:marTop w:val="0"/>
      <w:marBottom w:val="0"/>
      <w:divBdr>
        <w:top w:val="none" w:sz="0" w:space="0" w:color="auto"/>
        <w:left w:val="none" w:sz="0" w:space="0" w:color="auto"/>
        <w:bottom w:val="none" w:sz="0" w:space="0" w:color="auto"/>
        <w:right w:val="none" w:sz="0" w:space="0" w:color="auto"/>
      </w:divBdr>
    </w:div>
    <w:div w:id="510877298">
      <w:marLeft w:val="640"/>
      <w:marRight w:val="0"/>
      <w:marTop w:val="0"/>
      <w:marBottom w:val="0"/>
      <w:divBdr>
        <w:top w:val="none" w:sz="0" w:space="0" w:color="auto"/>
        <w:left w:val="none" w:sz="0" w:space="0" w:color="auto"/>
        <w:bottom w:val="none" w:sz="0" w:space="0" w:color="auto"/>
        <w:right w:val="none" w:sz="0" w:space="0" w:color="auto"/>
      </w:divBdr>
    </w:div>
    <w:div w:id="510947848">
      <w:marLeft w:val="640"/>
      <w:marRight w:val="0"/>
      <w:marTop w:val="0"/>
      <w:marBottom w:val="0"/>
      <w:divBdr>
        <w:top w:val="none" w:sz="0" w:space="0" w:color="auto"/>
        <w:left w:val="none" w:sz="0" w:space="0" w:color="auto"/>
        <w:bottom w:val="none" w:sz="0" w:space="0" w:color="auto"/>
        <w:right w:val="none" w:sz="0" w:space="0" w:color="auto"/>
      </w:divBdr>
    </w:div>
    <w:div w:id="511190171">
      <w:marLeft w:val="640"/>
      <w:marRight w:val="0"/>
      <w:marTop w:val="0"/>
      <w:marBottom w:val="0"/>
      <w:divBdr>
        <w:top w:val="none" w:sz="0" w:space="0" w:color="auto"/>
        <w:left w:val="none" w:sz="0" w:space="0" w:color="auto"/>
        <w:bottom w:val="none" w:sz="0" w:space="0" w:color="auto"/>
        <w:right w:val="none" w:sz="0" w:space="0" w:color="auto"/>
      </w:divBdr>
    </w:div>
    <w:div w:id="511258219">
      <w:marLeft w:val="640"/>
      <w:marRight w:val="0"/>
      <w:marTop w:val="0"/>
      <w:marBottom w:val="0"/>
      <w:divBdr>
        <w:top w:val="none" w:sz="0" w:space="0" w:color="auto"/>
        <w:left w:val="none" w:sz="0" w:space="0" w:color="auto"/>
        <w:bottom w:val="none" w:sz="0" w:space="0" w:color="auto"/>
        <w:right w:val="none" w:sz="0" w:space="0" w:color="auto"/>
      </w:divBdr>
    </w:div>
    <w:div w:id="511258342">
      <w:marLeft w:val="640"/>
      <w:marRight w:val="0"/>
      <w:marTop w:val="0"/>
      <w:marBottom w:val="0"/>
      <w:divBdr>
        <w:top w:val="none" w:sz="0" w:space="0" w:color="auto"/>
        <w:left w:val="none" w:sz="0" w:space="0" w:color="auto"/>
        <w:bottom w:val="none" w:sz="0" w:space="0" w:color="auto"/>
        <w:right w:val="none" w:sz="0" w:space="0" w:color="auto"/>
      </w:divBdr>
    </w:div>
    <w:div w:id="511263994">
      <w:marLeft w:val="640"/>
      <w:marRight w:val="0"/>
      <w:marTop w:val="0"/>
      <w:marBottom w:val="0"/>
      <w:divBdr>
        <w:top w:val="none" w:sz="0" w:space="0" w:color="auto"/>
        <w:left w:val="none" w:sz="0" w:space="0" w:color="auto"/>
        <w:bottom w:val="none" w:sz="0" w:space="0" w:color="auto"/>
        <w:right w:val="none" w:sz="0" w:space="0" w:color="auto"/>
      </w:divBdr>
    </w:div>
    <w:div w:id="511264000">
      <w:marLeft w:val="640"/>
      <w:marRight w:val="0"/>
      <w:marTop w:val="0"/>
      <w:marBottom w:val="0"/>
      <w:divBdr>
        <w:top w:val="none" w:sz="0" w:space="0" w:color="auto"/>
        <w:left w:val="none" w:sz="0" w:space="0" w:color="auto"/>
        <w:bottom w:val="none" w:sz="0" w:space="0" w:color="auto"/>
        <w:right w:val="none" w:sz="0" w:space="0" w:color="auto"/>
      </w:divBdr>
    </w:div>
    <w:div w:id="511455531">
      <w:marLeft w:val="640"/>
      <w:marRight w:val="0"/>
      <w:marTop w:val="0"/>
      <w:marBottom w:val="0"/>
      <w:divBdr>
        <w:top w:val="none" w:sz="0" w:space="0" w:color="auto"/>
        <w:left w:val="none" w:sz="0" w:space="0" w:color="auto"/>
        <w:bottom w:val="none" w:sz="0" w:space="0" w:color="auto"/>
        <w:right w:val="none" w:sz="0" w:space="0" w:color="auto"/>
      </w:divBdr>
    </w:div>
    <w:div w:id="511457705">
      <w:marLeft w:val="640"/>
      <w:marRight w:val="0"/>
      <w:marTop w:val="0"/>
      <w:marBottom w:val="0"/>
      <w:divBdr>
        <w:top w:val="none" w:sz="0" w:space="0" w:color="auto"/>
        <w:left w:val="none" w:sz="0" w:space="0" w:color="auto"/>
        <w:bottom w:val="none" w:sz="0" w:space="0" w:color="auto"/>
        <w:right w:val="none" w:sz="0" w:space="0" w:color="auto"/>
      </w:divBdr>
    </w:div>
    <w:div w:id="511530404">
      <w:marLeft w:val="640"/>
      <w:marRight w:val="0"/>
      <w:marTop w:val="0"/>
      <w:marBottom w:val="0"/>
      <w:divBdr>
        <w:top w:val="none" w:sz="0" w:space="0" w:color="auto"/>
        <w:left w:val="none" w:sz="0" w:space="0" w:color="auto"/>
        <w:bottom w:val="none" w:sz="0" w:space="0" w:color="auto"/>
        <w:right w:val="none" w:sz="0" w:space="0" w:color="auto"/>
      </w:divBdr>
    </w:div>
    <w:div w:id="511533891">
      <w:marLeft w:val="640"/>
      <w:marRight w:val="0"/>
      <w:marTop w:val="0"/>
      <w:marBottom w:val="0"/>
      <w:divBdr>
        <w:top w:val="none" w:sz="0" w:space="0" w:color="auto"/>
        <w:left w:val="none" w:sz="0" w:space="0" w:color="auto"/>
        <w:bottom w:val="none" w:sz="0" w:space="0" w:color="auto"/>
        <w:right w:val="none" w:sz="0" w:space="0" w:color="auto"/>
      </w:divBdr>
    </w:div>
    <w:div w:id="511536040">
      <w:marLeft w:val="640"/>
      <w:marRight w:val="0"/>
      <w:marTop w:val="0"/>
      <w:marBottom w:val="0"/>
      <w:divBdr>
        <w:top w:val="none" w:sz="0" w:space="0" w:color="auto"/>
        <w:left w:val="none" w:sz="0" w:space="0" w:color="auto"/>
        <w:bottom w:val="none" w:sz="0" w:space="0" w:color="auto"/>
        <w:right w:val="none" w:sz="0" w:space="0" w:color="auto"/>
      </w:divBdr>
    </w:div>
    <w:div w:id="511575711">
      <w:marLeft w:val="640"/>
      <w:marRight w:val="0"/>
      <w:marTop w:val="0"/>
      <w:marBottom w:val="0"/>
      <w:divBdr>
        <w:top w:val="none" w:sz="0" w:space="0" w:color="auto"/>
        <w:left w:val="none" w:sz="0" w:space="0" w:color="auto"/>
        <w:bottom w:val="none" w:sz="0" w:space="0" w:color="auto"/>
        <w:right w:val="none" w:sz="0" w:space="0" w:color="auto"/>
      </w:divBdr>
    </w:div>
    <w:div w:id="511603272">
      <w:marLeft w:val="640"/>
      <w:marRight w:val="0"/>
      <w:marTop w:val="0"/>
      <w:marBottom w:val="0"/>
      <w:divBdr>
        <w:top w:val="none" w:sz="0" w:space="0" w:color="auto"/>
        <w:left w:val="none" w:sz="0" w:space="0" w:color="auto"/>
        <w:bottom w:val="none" w:sz="0" w:space="0" w:color="auto"/>
        <w:right w:val="none" w:sz="0" w:space="0" w:color="auto"/>
      </w:divBdr>
    </w:div>
    <w:div w:id="511726241">
      <w:marLeft w:val="640"/>
      <w:marRight w:val="0"/>
      <w:marTop w:val="0"/>
      <w:marBottom w:val="0"/>
      <w:divBdr>
        <w:top w:val="none" w:sz="0" w:space="0" w:color="auto"/>
        <w:left w:val="none" w:sz="0" w:space="0" w:color="auto"/>
        <w:bottom w:val="none" w:sz="0" w:space="0" w:color="auto"/>
        <w:right w:val="none" w:sz="0" w:space="0" w:color="auto"/>
      </w:divBdr>
    </w:div>
    <w:div w:id="512039762">
      <w:marLeft w:val="640"/>
      <w:marRight w:val="0"/>
      <w:marTop w:val="0"/>
      <w:marBottom w:val="0"/>
      <w:divBdr>
        <w:top w:val="none" w:sz="0" w:space="0" w:color="auto"/>
        <w:left w:val="none" w:sz="0" w:space="0" w:color="auto"/>
        <w:bottom w:val="none" w:sz="0" w:space="0" w:color="auto"/>
        <w:right w:val="none" w:sz="0" w:space="0" w:color="auto"/>
      </w:divBdr>
    </w:div>
    <w:div w:id="512113300">
      <w:marLeft w:val="640"/>
      <w:marRight w:val="0"/>
      <w:marTop w:val="0"/>
      <w:marBottom w:val="0"/>
      <w:divBdr>
        <w:top w:val="none" w:sz="0" w:space="0" w:color="auto"/>
        <w:left w:val="none" w:sz="0" w:space="0" w:color="auto"/>
        <w:bottom w:val="none" w:sz="0" w:space="0" w:color="auto"/>
        <w:right w:val="none" w:sz="0" w:space="0" w:color="auto"/>
      </w:divBdr>
    </w:div>
    <w:div w:id="512306174">
      <w:marLeft w:val="640"/>
      <w:marRight w:val="0"/>
      <w:marTop w:val="0"/>
      <w:marBottom w:val="0"/>
      <w:divBdr>
        <w:top w:val="none" w:sz="0" w:space="0" w:color="auto"/>
        <w:left w:val="none" w:sz="0" w:space="0" w:color="auto"/>
        <w:bottom w:val="none" w:sz="0" w:space="0" w:color="auto"/>
        <w:right w:val="none" w:sz="0" w:space="0" w:color="auto"/>
      </w:divBdr>
    </w:div>
    <w:div w:id="512381224">
      <w:marLeft w:val="640"/>
      <w:marRight w:val="0"/>
      <w:marTop w:val="0"/>
      <w:marBottom w:val="0"/>
      <w:divBdr>
        <w:top w:val="none" w:sz="0" w:space="0" w:color="auto"/>
        <w:left w:val="none" w:sz="0" w:space="0" w:color="auto"/>
        <w:bottom w:val="none" w:sz="0" w:space="0" w:color="auto"/>
        <w:right w:val="none" w:sz="0" w:space="0" w:color="auto"/>
      </w:divBdr>
    </w:div>
    <w:div w:id="512426383">
      <w:marLeft w:val="640"/>
      <w:marRight w:val="0"/>
      <w:marTop w:val="0"/>
      <w:marBottom w:val="0"/>
      <w:divBdr>
        <w:top w:val="none" w:sz="0" w:space="0" w:color="auto"/>
        <w:left w:val="none" w:sz="0" w:space="0" w:color="auto"/>
        <w:bottom w:val="none" w:sz="0" w:space="0" w:color="auto"/>
        <w:right w:val="none" w:sz="0" w:space="0" w:color="auto"/>
      </w:divBdr>
    </w:div>
    <w:div w:id="512456473">
      <w:marLeft w:val="640"/>
      <w:marRight w:val="0"/>
      <w:marTop w:val="0"/>
      <w:marBottom w:val="0"/>
      <w:divBdr>
        <w:top w:val="none" w:sz="0" w:space="0" w:color="auto"/>
        <w:left w:val="none" w:sz="0" w:space="0" w:color="auto"/>
        <w:bottom w:val="none" w:sz="0" w:space="0" w:color="auto"/>
        <w:right w:val="none" w:sz="0" w:space="0" w:color="auto"/>
      </w:divBdr>
    </w:div>
    <w:div w:id="512494655">
      <w:marLeft w:val="640"/>
      <w:marRight w:val="0"/>
      <w:marTop w:val="0"/>
      <w:marBottom w:val="0"/>
      <w:divBdr>
        <w:top w:val="none" w:sz="0" w:space="0" w:color="auto"/>
        <w:left w:val="none" w:sz="0" w:space="0" w:color="auto"/>
        <w:bottom w:val="none" w:sz="0" w:space="0" w:color="auto"/>
        <w:right w:val="none" w:sz="0" w:space="0" w:color="auto"/>
      </w:divBdr>
    </w:div>
    <w:div w:id="512495451">
      <w:marLeft w:val="640"/>
      <w:marRight w:val="0"/>
      <w:marTop w:val="0"/>
      <w:marBottom w:val="0"/>
      <w:divBdr>
        <w:top w:val="none" w:sz="0" w:space="0" w:color="auto"/>
        <w:left w:val="none" w:sz="0" w:space="0" w:color="auto"/>
        <w:bottom w:val="none" w:sz="0" w:space="0" w:color="auto"/>
        <w:right w:val="none" w:sz="0" w:space="0" w:color="auto"/>
      </w:divBdr>
    </w:div>
    <w:div w:id="512498735">
      <w:marLeft w:val="640"/>
      <w:marRight w:val="0"/>
      <w:marTop w:val="0"/>
      <w:marBottom w:val="0"/>
      <w:divBdr>
        <w:top w:val="none" w:sz="0" w:space="0" w:color="auto"/>
        <w:left w:val="none" w:sz="0" w:space="0" w:color="auto"/>
        <w:bottom w:val="none" w:sz="0" w:space="0" w:color="auto"/>
        <w:right w:val="none" w:sz="0" w:space="0" w:color="auto"/>
      </w:divBdr>
    </w:div>
    <w:div w:id="512573187">
      <w:marLeft w:val="640"/>
      <w:marRight w:val="0"/>
      <w:marTop w:val="0"/>
      <w:marBottom w:val="0"/>
      <w:divBdr>
        <w:top w:val="none" w:sz="0" w:space="0" w:color="auto"/>
        <w:left w:val="none" w:sz="0" w:space="0" w:color="auto"/>
        <w:bottom w:val="none" w:sz="0" w:space="0" w:color="auto"/>
        <w:right w:val="none" w:sz="0" w:space="0" w:color="auto"/>
      </w:divBdr>
    </w:div>
    <w:div w:id="512645158">
      <w:marLeft w:val="640"/>
      <w:marRight w:val="0"/>
      <w:marTop w:val="0"/>
      <w:marBottom w:val="0"/>
      <w:divBdr>
        <w:top w:val="none" w:sz="0" w:space="0" w:color="auto"/>
        <w:left w:val="none" w:sz="0" w:space="0" w:color="auto"/>
        <w:bottom w:val="none" w:sz="0" w:space="0" w:color="auto"/>
        <w:right w:val="none" w:sz="0" w:space="0" w:color="auto"/>
      </w:divBdr>
    </w:div>
    <w:div w:id="512649331">
      <w:marLeft w:val="640"/>
      <w:marRight w:val="0"/>
      <w:marTop w:val="0"/>
      <w:marBottom w:val="0"/>
      <w:divBdr>
        <w:top w:val="none" w:sz="0" w:space="0" w:color="auto"/>
        <w:left w:val="none" w:sz="0" w:space="0" w:color="auto"/>
        <w:bottom w:val="none" w:sz="0" w:space="0" w:color="auto"/>
        <w:right w:val="none" w:sz="0" w:space="0" w:color="auto"/>
      </w:divBdr>
    </w:div>
    <w:div w:id="512769844">
      <w:marLeft w:val="640"/>
      <w:marRight w:val="0"/>
      <w:marTop w:val="0"/>
      <w:marBottom w:val="0"/>
      <w:divBdr>
        <w:top w:val="none" w:sz="0" w:space="0" w:color="auto"/>
        <w:left w:val="none" w:sz="0" w:space="0" w:color="auto"/>
        <w:bottom w:val="none" w:sz="0" w:space="0" w:color="auto"/>
        <w:right w:val="none" w:sz="0" w:space="0" w:color="auto"/>
      </w:divBdr>
    </w:div>
    <w:div w:id="512770318">
      <w:marLeft w:val="640"/>
      <w:marRight w:val="0"/>
      <w:marTop w:val="0"/>
      <w:marBottom w:val="0"/>
      <w:divBdr>
        <w:top w:val="none" w:sz="0" w:space="0" w:color="auto"/>
        <w:left w:val="none" w:sz="0" w:space="0" w:color="auto"/>
        <w:bottom w:val="none" w:sz="0" w:space="0" w:color="auto"/>
        <w:right w:val="none" w:sz="0" w:space="0" w:color="auto"/>
      </w:divBdr>
    </w:div>
    <w:div w:id="512770859">
      <w:marLeft w:val="640"/>
      <w:marRight w:val="0"/>
      <w:marTop w:val="0"/>
      <w:marBottom w:val="0"/>
      <w:divBdr>
        <w:top w:val="none" w:sz="0" w:space="0" w:color="auto"/>
        <w:left w:val="none" w:sz="0" w:space="0" w:color="auto"/>
        <w:bottom w:val="none" w:sz="0" w:space="0" w:color="auto"/>
        <w:right w:val="none" w:sz="0" w:space="0" w:color="auto"/>
      </w:divBdr>
    </w:div>
    <w:div w:id="512912498">
      <w:marLeft w:val="640"/>
      <w:marRight w:val="0"/>
      <w:marTop w:val="0"/>
      <w:marBottom w:val="0"/>
      <w:divBdr>
        <w:top w:val="none" w:sz="0" w:space="0" w:color="auto"/>
        <w:left w:val="none" w:sz="0" w:space="0" w:color="auto"/>
        <w:bottom w:val="none" w:sz="0" w:space="0" w:color="auto"/>
        <w:right w:val="none" w:sz="0" w:space="0" w:color="auto"/>
      </w:divBdr>
    </w:div>
    <w:div w:id="513031089">
      <w:marLeft w:val="640"/>
      <w:marRight w:val="0"/>
      <w:marTop w:val="0"/>
      <w:marBottom w:val="0"/>
      <w:divBdr>
        <w:top w:val="none" w:sz="0" w:space="0" w:color="auto"/>
        <w:left w:val="none" w:sz="0" w:space="0" w:color="auto"/>
        <w:bottom w:val="none" w:sz="0" w:space="0" w:color="auto"/>
        <w:right w:val="none" w:sz="0" w:space="0" w:color="auto"/>
      </w:divBdr>
    </w:div>
    <w:div w:id="513031859">
      <w:marLeft w:val="640"/>
      <w:marRight w:val="0"/>
      <w:marTop w:val="0"/>
      <w:marBottom w:val="0"/>
      <w:divBdr>
        <w:top w:val="none" w:sz="0" w:space="0" w:color="auto"/>
        <w:left w:val="none" w:sz="0" w:space="0" w:color="auto"/>
        <w:bottom w:val="none" w:sz="0" w:space="0" w:color="auto"/>
        <w:right w:val="none" w:sz="0" w:space="0" w:color="auto"/>
      </w:divBdr>
    </w:div>
    <w:div w:id="513035002">
      <w:marLeft w:val="640"/>
      <w:marRight w:val="0"/>
      <w:marTop w:val="0"/>
      <w:marBottom w:val="0"/>
      <w:divBdr>
        <w:top w:val="none" w:sz="0" w:space="0" w:color="auto"/>
        <w:left w:val="none" w:sz="0" w:space="0" w:color="auto"/>
        <w:bottom w:val="none" w:sz="0" w:space="0" w:color="auto"/>
        <w:right w:val="none" w:sz="0" w:space="0" w:color="auto"/>
      </w:divBdr>
    </w:div>
    <w:div w:id="513039247">
      <w:marLeft w:val="640"/>
      <w:marRight w:val="0"/>
      <w:marTop w:val="0"/>
      <w:marBottom w:val="0"/>
      <w:divBdr>
        <w:top w:val="none" w:sz="0" w:space="0" w:color="auto"/>
        <w:left w:val="none" w:sz="0" w:space="0" w:color="auto"/>
        <w:bottom w:val="none" w:sz="0" w:space="0" w:color="auto"/>
        <w:right w:val="none" w:sz="0" w:space="0" w:color="auto"/>
      </w:divBdr>
    </w:div>
    <w:div w:id="513108568">
      <w:marLeft w:val="640"/>
      <w:marRight w:val="0"/>
      <w:marTop w:val="0"/>
      <w:marBottom w:val="0"/>
      <w:divBdr>
        <w:top w:val="none" w:sz="0" w:space="0" w:color="auto"/>
        <w:left w:val="none" w:sz="0" w:space="0" w:color="auto"/>
        <w:bottom w:val="none" w:sz="0" w:space="0" w:color="auto"/>
        <w:right w:val="none" w:sz="0" w:space="0" w:color="auto"/>
      </w:divBdr>
    </w:div>
    <w:div w:id="513151066">
      <w:marLeft w:val="640"/>
      <w:marRight w:val="0"/>
      <w:marTop w:val="0"/>
      <w:marBottom w:val="0"/>
      <w:divBdr>
        <w:top w:val="none" w:sz="0" w:space="0" w:color="auto"/>
        <w:left w:val="none" w:sz="0" w:space="0" w:color="auto"/>
        <w:bottom w:val="none" w:sz="0" w:space="0" w:color="auto"/>
        <w:right w:val="none" w:sz="0" w:space="0" w:color="auto"/>
      </w:divBdr>
    </w:div>
    <w:div w:id="513151399">
      <w:marLeft w:val="640"/>
      <w:marRight w:val="0"/>
      <w:marTop w:val="0"/>
      <w:marBottom w:val="0"/>
      <w:divBdr>
        <w:top w:val="none" w:sz="0" w:space="0" w:color="auto"/>
        <w:left w:val="none" w:sz="0" w:space="0" w:color="auto"/>
        <w:bottom w:val="none" w:sz="0" w:space="0" w:color="auto"/>
        <w:right w:val="none" w:sz="0" w:space="0" w:color="auto"/>
      </w:divBdr>
    </w:div>
    <w:div w:id="513226033">
      <w:marLeft w:val="640"/>
      <w:marRight w:val="0"/>
      <w:marTop w:val="0"/>
      <w:marBottom w:val="0"/>
      <w:divBdr>
        <w:top w:val="none" w:sz="0" w:space="0" w:color="auto"/>
        <w:left w:val="none" w:sz="0" w:space="0" w:color="auto"/>
        <w:bottom w:val="none" w:sz="0" w:space="0" w:color="auto"/>
        <w:right w:val="none" w:sz="0" w:space="0" w:color="auto"/>
      </w:divBdr>
    </w:div>
    <w:div w:id="513303028">
      <w:marLeft w:val="640"/>
      <w:marRight w:val="0"/>
      <w:marTop w:val="0"/>
      <w:marBottom w:val="0"/>
      <w:divBdr>
        <w:top w:val="none" w:sz="0" w:space="0" w:color="auto"/>
        <w:left w:val="none" w:sz="0" w:space="0" w:color="auto"/>
        <w:bottom w:val="none" w:sz="0" w:space="0" w:color="auto"/>
        <w:right w:val="none" w:sz="0" w:space="0" w:color="auto"/>
      </w:divBdr>
    </w:div>
    <w:div w:id="513348020">
      <w:marLeft w:val="640"/>
      <w:marRight w:val="0"/>
      <w:marTop w:val="0"/>
      <w:marBottom w:val="0"/>
      <w:divBdr>
        <w:top w:val="none" w:sz="0" w:space="0" w:color="auto"/>
        <w:left w:val="none" w:sz="0" w:space="0" w:color="auto"/>
        <w:bottom w:val="none" w:sz="0" w:space="0" w:color="auto"/>
        <w:right w:val="none" w:sz="0" w:space="0" w:color="auto"/>
      </w:divBdr>
    </w:div>
    <w:div w:id="513349474">
      <w:marLeft w:val="640"/>
      <w:marRight w:val="0"/>
      <w:marTop w:val="0"/>
      <w:marBottom w:val="0"/>
      <w:divBdr>
        <w:top w:val="none" w:sz="0" w:space="0" w:color="auto"/>
        <w:left w:val="none" w:sz="0" w:space="0" w:color="auto"/>
        <w:bottom w:val="none" w:sz="0" w:space="0" w:color="auto"/>
        <w:right w:val="none" w:sz="0" w:space="0" w:color="auto"/>
      </w:divBdr>
    </w:div>
    <w:div w:id="513421165">
      <w:marLeft w:val="640"/>
      <w:marRight w:val="0"/>
      <w:marTop w:val="0"/>
      <w:marBottom w:val="0"/>
      <w:divBdr>
        <w:top w:val="none" w:sz="0" w:space="0" w:color="auto"/>
        <w:left w:val="none" w:sz="0" w:space="0" w:color="auto"/>
        <w:bottom w:val="none" w:sz="0" w:space="0" w:color="auto"/>
        <w:right w:val="none" w:sz="0" w:space="0" w:color="auto"/>
      </w:divBdr>
    </w:div>
    <w:div w:id="513495346">
      <w:marLeft w:val="640"/>
      <w:marRight w:val="0"/>
      <w:marTop w:val="0"/>
      <w:marBottom w:val="0"/>
      <w:divBdr>
        <w:top w:val="none" w:sz="0" w:space="0" w:color="auto"/>
        <w:left w:val="none" w:sz="0" w:space="0" w:color="auto"/>
        <w:bottom w:val="none" w:sz="0" w:space="0" w:color="auto"/>
        <w:right w:val="none" w:sz="0" w:space="0" w:color="auto"/>
      </w:divBdr>
    </w:div>
    <w:div w:id="513544168">
      <w:marLeft w:val="640"/>
      <w:marRight w:val="0"/>
      <w:marTop w:val="0"/>
      <w:marBottom w:val="0"/>
      <w:divBdr>
        <w:top w:val="none" w:sz="0" w:space="0" w:color="auto"/>
        <w:left w:val="none" w:sz="0" w:space="0" w:color="auto"/>
        <w:bottom w:val="none" w:sz="0" w:space="0" w:color="auto"/>
        <w:right w:val="none" w:sz="0" w:space="0" w:color="auto"/>
      </w:divBdr>
    </w:div>
    <w:div w:id="513567989">
      <w:marLeft w:val="640"/>
      <w:marRight w:val="0"/>
      <w:marTop w:val="0"/>
      <w:marBottom w:val="0"/>
      <w:divBdr>
        <w:top w:val="none" w:sz="0" w:space="0" w:color="auto"/>
        <w:left w:val="none" w:sz="0" w:space="0" w:color="auto"/>
        <w:bottom w:val="none" w:sz="0" w:space="0" w:color="auto"/>
        <w:right w:val="none" w:sz="0" w:space="0" w:color="auto"/>
      </w:divBdr>
    </w:div>
    <w:div w:id="513569645">
      <w:marLeft w:val="640"/>
      <w:marRight w:val="0"/>
      <w:marTop w:val="0"/>
      <w:marBottom w:val="0"/>
      <w:divBdr>
        <w:top w:val="none" w:sz="0" w:space="0" w:color="auto"/>
        <w:left w:val="none" w:sz="0" w:space="0" w:color="auto"/>
        <w:bottom w:val="none" w:sz="0" w:space="0" w:color="auto"/>
        <w:right w:val="none" w:sz="0" w:space="0" w:color="auto"/>
      </w:divBdr>
    </w:div>
    <w:div w:id="513570533">
      <w:marLeft w:val="640"/>
      <w:marRight w:val="0"/>
      <w:marTop w:val="0"/>
      <w:marBottom w:val="0"/>
      <w:divBdr>
        <w:top w:val="none" w:sz="0" w:space="0" w:color="auto"/>
        <w:left w:val="none" w:sz="0" w:space="0" w:color="auto"/>
        <w:bottom w:val="none" w:sz="0" w:space="0" w:color="auto"/>
        <w:right w:val="none" w:sz="0" w:space="0" w:color="auto"/>
      </w:divBdr>
    </w:div>
    <w:div w:id="513610185">
      <w:marLeft w:val="640"/>
      <w:marRight w:val="0"/>
      <w:marTop w:val="0"/>
      <w:marBottom w:val="0"/>
      <w:divBdr>
        <w:top w:val="none" w:sz="0" w:space="0" w:color="auto"/>
        <w:left w:val="none" w:sz="0" w:space="0" w:color="auto"/>
        <w:bottom w:val="none" w:sz="0" w:space="0" w:color="auto"/>
        <w:right w:val="none" w:sz="0" w:space="0" w:color="auto"/>
      </w:divBdr>
    </w:div>
    <w:div w:id="513612605">
      <w:marLeft w:val="640"/>
      <w:marRight w:val="0"/>
      <w:marTop w:val="0"/>
      <w:marBottom w:val="0"/>
      <w:divBdr>
        <w:top w:val="none" w:sz="0" w:space="0" w:color="auto"/>
        <w:left w:val="none" w:sz="0" w:space="0" w:color="auto"/>
        <w:bottom w:val="none" w:sz="0" w:space="0" w:color="auto"/>
        <w:right w:val="none" w:sz="0" w:space="0" w:color="auto"/>
      </w:divBdr>
    </w:div>
    <w:div w:id="513763164">
      <w:marLeft w:val="640"/>
      <w:marRight w:val="0"/>
      <w:marTop w:val="0"/>
      <w:marBottom w:val="0"/>
      <w:divBdr>
        <w:top w:val="none" w:sz="0" w:space="0" w:color="auto"/>
        <w:left w:val="none" w:sz="0" w:space="0" w:color="auto"/>
        <w:bottom w:val="none" w:sz="0" w:space="0" w:color="auto"/>
        <w:right w:val="none" w:sz="0" w:space="0" w:color="auto"/>
      </w:divBdr>
    </w:div>
    <w:div w:id="513805632">
      <w:marLeft w:val="640"/>
      <w:marRight w:val="0"/>
      <w:marTop w:val="0"/>
      <w:marBottom w:val="0"/>
      <w:divBdr>
        <w:top w:val="none" w:sz="0" w:space="0" w:color="auto"/>
        <w:left w:val="none" w:sz="0" w:space="0" w:color="auto"/>
        <w:bottom w:val="none" w:sz="0" w:space="0" w:color="auto"/>
        <w:right w:val="none" w:sz="0" w:space="0" w:color="auto"/>
      </w:divBdr>
    </w:div>
    <w:div w:id="513806841">
      <w:marLeft w:val="640"/>
      <w:marRight w:val="0"/>
      <w:marTop w:val="0"/>
      <w:marBottom w:val="0"/>
      <w:divBdr>
        <w:top w:val="none" w:sz="0" w:space="0" w:color="auto"/>
        <w:left w:val="none" w:sz="0" w:space="0" w:color="auto"/>
        <w:bottom w:val="none" w:sz="0" w:space="0" w:color="auto"/>
        <w:right w:val="none" w:sz="0" w:space="0" w:color="auto"/>
      </w:divBdr>
    </w:div>
    <w:div w:id="513809782">
      <w:marLeft w:val="640"/>
      <w:marRight w:val="0"/>
      <w:marTop w:val="0"/>
      <w:marBottom w:val="0"/>
      <w:divBdr>
        <w:top w:val="none" w:sz="0" w:space="0" w:color="auto"/>
        <w:left w:val="none" w:sz="0" w:space="0" w:color="auto"/>
        <w:bottom w:val="none" w:sz="0" w:space="0" w:color="auto"/>
        <w:right w:val="none" w:sz="0" w:space="0" w:color="auto"/>
      </w:divBdr>
    </w:div>
    <w:div w:id="513957473">
      <w:marLeft w:val="640"/>
      <w:marRight w:val="0"/>
      <w:marTop w:val="0"/>
      <w:marBottom w:val="0"/>
      <w:divBdr>
        <w:top w:val="none" w:sz="0" w:space="0" w:color="auto"/>
        <w:left w:val="none" w:sz="0" w:space="0" w:color="auto"/>
        <w:bottom w:val="none" w:sz="0" w:space="0" w:color="auto"/>
        <w:right w:val="none" w:sz="0" w:space="0" w:color="auto"/>
      </w:divBdr>
    </w:div>
    <w:div w:id="513957669">
      <w:marLeft w:val="640"/>
      <w:marRight w:val="0"/>
      <w:marTop w:val="0"/>
      <w:marBottom w:val="0"/>
      <w:divBdr>
        <w:top w:val="none" w:sz="0" w:space="0" w:color="auto"/>
        <w:left w:val="none" w:sz="0" w:space="0" w:color="auto"/>
        <w:bottom w:val="none" w:sz="0" w:space="0" w:color="auto"/>
        <w:right w:val="none" w:sz="0" w:space="0" w:color="auto"/>
      </w:divBdr>
    </w:div>
    <w:div w:id="514001764">
      <w:marLeft w:val="640"/>
      <w:marRight w:val="0"/>
      <w:marTop w:val="0"/>
      <w:marBottom w:val="0"/>
      <w:divBdr>
        <w:top w:val="none" w:sz="0" w:space="0" w:color="auto"/>
        <w:left w:val="none" w:sz="0" w:space="0" w:color="auto"/>
        <w:bottom w:val="none" w:sz="0" w:space="0" w:color="auto"/>
        <w:right w:val="none" w:sz="0" w:space="0" w:color="auto"/>
      </w:divBdr>
    </w:div>
    <w:div w:id="514002412">
      <w:marLeft w:val="640"/>
      <w:marRight w:val="0"/>
      <w:marTop w:val="0"/>
      <w:marBottom w:val="0"/>
      <w:divBdr>
        <w:top w:val="none" w:sz="0" w:space="0" w:color="auto"/>
        <w:left w:val="none" w:sz="0" w:space="0" w:color="auto"/>
        <w:bottom w:val="none" w:sz="0" w:space="0" w:color="auto"/>
        <w:right w:val="none" w:sz="0" w:space="0" w:color="auto"/>
      </w:divBdr>
    </w:div>
    <w:div w:id="514031173">
      <w:marLeft w:val="640"/>
      <w:marRight w:val="0"/>
      <w:marTop w:val="0"/>
      <w:marBottom w:val="0"/>
      <w:divBdr>
        <w:top w:val="none" w:sz="0" w:space="0" w:color="auto"/>
        <w:left w:val="none" w:sz="0" w:space="0" w:color="auto"/>
        <w:bottom w:val="none" w:sz="0" w:space="0" w:color="auto"/>
        <w:right w:val="none" w:sz="0" w:space="0" w:color="auto"/>
      </w:divBdr>
    </w:div>
    <w:div w:id="514031238">
      <w:bodyDiv w:val="1"/>
      <w:marLeft w:val="0"/>
      <w:marRight w:val="0"/>
      <w:marTop w:val="0"/>
      <w:marBottom w:val="0"/>
      <w:divBdr>
        <w:top w:val="none" w:sz="0" w:space="0" w:color="auto"/>
        <w:left w:val="none" w:sz="0" w:space="0" w:color="auto"/>
        <w:bottom w:val="none" w:sz="0" w:space="0" w:color="auto"/>
        <w:right w:val="none" w:sz="0" w:space="0" w:color="auto"/>
      </w:divBdr>
    </w:div>
    <w:div w:id="514073756">
      <w:marLeft w:val="640"/>
      <w:marRight w:val="0"/>
      <w:marTop w:val="0"/>
      <w:marBottom w:val="0"/>
      <w:divBdr>
        <w:top w:val="none" w:sz="0" w:space="0" w:color="auto"/>
        <w:left w:val="none" w:sz="0" w:space="0" w:color="auto"/>
        <w:bottom w:val="none" w:sz="0" w:space="0" w:color="auto"/>
        <w:right w:val="none" w:sz="0" w:space="0" w:color="auto"/>
      </w:divBdr>
    </w:div>
    <w:div w:id="514074037">
      <w:marLeft w:val="640"/>
      <w:marRight w:val="0"/>
      <w:marTop w:val="0"/>
      <w:marBottom w:val="0"/>
      <w:divBdr>
        <w:top w:val="none" w:sz="0" w:space="0" w:color="auto"/>
        <w:left w:val="none" w:sz="0" w:space="0" w:color="auto"/>
        <w:bottom w:val="none" w:sz="0" w:space="0" w:color="auto"/>
        <w:right w:val="none" w:sz="0" w:space="0" w:color="auto"/>
      </w:divBdr>
    </w:div>
    <w:div w:id="514079150">
      <w:marLeft w:val="640"/>
      <w:marRight w:val="0"/>
      <w:marTop w:val="0"/>
      <w:marBottom w:val="0"/>
      <w:divBdr>
        <w:top w:val="none" w:sz="0" w:space="0" w:color="auto"/>
        <w:left w:val="none" w:sz="0" w:space="0" w:color="auto"/>
        <w:bottom w:val="none" w:sz="0" w:space="0" w:color="auto"/>
        <w:right w:val="none" w:sz="0" w:space="0" w:color="auto"/>
      </w:divBdr>
    </w:div>
    <w:div w:id="514269653">
      <w:marLeft w:val="640"/>
      <w:marRight w:val="0"/>
      <w:marTop w:val="0"/>
      <w:marBottom w:val="0"/>
      <w:divBdr>
        <w:top w:val="none" w:sz="0" w:space="0" w:color="auto"/>
        <w:left w:val="none" w:sz="0" w:space="0" w:color="auto"/>
        <w:bottom w:val="none" w:sz="0" w:space="0" w:color="auto"/>
        <w:right w:val="none" w:sz="0" w:space="0" w:color="auto"/>
      </w:divBdr>
    </w:div>
    <w:div w:id="514422871">
      <w:marLeft w:val="640"/>
      <w:marRight w:val="0"/>
      <w:marTop w:val="0"/>
      <w:marBottom w:val="0"/>
      <w:divBdr>
        <w:top w:val="none" w:sz="0" w:space="0" w:color="auto"/>
        <w:left w:val="none" w:sz="0" w:space="0" w:color="auto"/>
        <w:bottom w:val="none" w:sz="0" w:space="0" w:color="auto"/>
        <w:right w:val="none" w:sz="0" w:space="0" w:color="auto"/>
      </w:divBdr>
    </w:div>
    <w:div w:id="514539740">
      <w:marLeft w:val="640"/>
      <w:marRight w:val="0"/>
      <w:marTop w:val="0"/>
      <w:marBottom w:val="0"/>
      <w:divBdr>
        <w:top w:val="none" w:sz="0" w:space="0" w:color="auto"/>
        <w:left w:val="none" w:sz="0" w:space="0" w:color="auto"/>
        <w:bottom w:val="none" w:sz="0" w:space="0" w:color="auto"/>
        <w:right w:val="none" w:sz="0" w:space="0" w:color="auto"/>
      </w:divBdr>
    </w:div>
    <w:div w:id="514803053">
      <w:marLeft w:val="640"/>
      <w:marRight w:val="0"/>
      <w:marTop w:val="0"/>
      <w:marBottom w:val="0"/>
      <w:divBdr>
        <w:top w:val="none" w:sz="0" w:space="0" w:color="auto"/>
        <w:left w:val="none" w:sz="0" w:space="0" w:color="auto"/>
        <w:bottom w:val="none" w:sz="0" w:space="0" w:color="auto"/>
        <w:right w:val="none" w:sz="0" w:space="0" w:color="auto"/>
      </w:divBdr>
    </w:div>
    <w:div w:id="515118531">
      <w:marLeft w:val="640"/>
      <w:marRight w:val="0"/>
      <w:marTop w:val="0"/>
      <w:marBottom w:val="0"/>
      <w:divBdr>
        <w:top w:val="none" w:sz="0" w:space="0" w:color="auto"/>
        <w:left w:val="none" w:sz="0" w:space="0" w:color="auto"/>
        <w:bottom w:val="none" w:sz="0" w:space="0" w:color="auto"/>
        <w:right w:val="none" w:sz="0" w:space="0" w:color="auto"/>
      </w:divBdr>
    </w:div>
    <w:div w:id="515196664">
      <w:marLeft w:val="640"/>
      <w:marRight w:val="0"/>
      <w:marTop w:val="0"/>
      <w:marBottom w:val="0"/>
      <w:divBdr>
        <w:top w:val="none" w:sz="0" w:space="0" w:color="auto"/>
        <w:left w:val="none" w:sz="0" w:space="0" w:color="auto"/>
        <w:bottom w:val="none" w:sz="0" w:space="0" w:color="auto"/>
        <w:right w:val="none" w:sz="0" w:space="0" w:color="auto"/>
      </w:divBdr>
    </w:div>
    <w:div w:id="515313567">
      <w:marLeft w:val="640"/>
      <w:marRight w:val="0"/>
      <w:marTop w:val="0"/>
      <w:marBottom w:val="0"/>
      <w:divBdr>
        <w:top w:val="none" w:sz="0" w:space="0" w:color="auto"/>
        <w:left w:val="none" w:sz="0" w:space="0" w:color="auto"/>
        <w:bottom w:val="none" w:sz="0" w:space="0" w:color="auto"/>
        <w:right w:val="none" w:sz="0" w:space="0" w:color="auto"/>
      </w:divBdr>
    </w:div>
    <w:div w:id="515315586">
      <w:marLeft w:val="640"/>
      <w:marRight w:val="0"/>
      <w:marTop w:val="0"/>
      <w:marBottom w:val="0"/>
      <w:divBdr>
        <w:top w:val="none" w:sz="0" w:space="0" w:color="auto"/>
        <w:left w:val="none" w:sz="0" w:space="0" w:color="auto"/>
        <w:bottom w:val="none" w:sz="0" w:space="0" w:color="auto"/>
        <w:right w:val="none" w:sz="0" w:space="0" w:color="auto"/>
      </w:divBdr>
    </w:div>
    <w:div w:id="515340506">
      <w:marLeft w:val="640"/>
      <w:marRight w:val="0"/>
      <w:marTop w:val="0"/>
      <w:marBottom w:val="0"/>
      <w:divBdr>
        <w:top w:val="none" w:sz="0" w:space="0" w:color="auto"/>
        <w:left w:val="none" w:sz="0" w:space="0" w:color="auto"/>
        <w:bottom w:val="none" w:sz="0" w:space="0" w:color="auto"/>
        <w:right w:val="none" w:sz="0" w:space="0" w:color="auto"/>
      </w:divBdr>
    </w:div>
    <w:div w:id="515388793">
      <w:marLeft w:val="640"/>
      <w:marRight w:val="0"/>
      <w:marTop w:val="0"/>
      <w:marBottom w:val="0"/>
      <w:divBdr>
        <w:top w:val="none" w:sz="0" w:space="0" w:color="auto"/>
        <w:left w:val="none" w:sz="0" w:space="0" w:color="auto"/>
        <w:bottom w:val="none" w:sz="0" w:space="0" w:color="auto"/>
        <w:right w:val="none" w:sz="0" w:space="0" w:color="auto"/>
      </w:divBdr>
    </w:div>
    <w:div w:id="515460421">
      <w:marLeft w:val="640"/>
      <w:marRight w:val="0"/>
      <w:marTop w:val="0"/>
      <w:marBottom w:val="0"/>
      <w:divBdr>
        <w:top w:val="none" w:sz="0" w:space="0" w:color="auto"/>
        <w:left w:val="none" w:sz="0" w:space="0" w:color="auto"/>
        <w:bottom w:val="none" w:sz="0" w:space="0" w:color="auto"/>
        <w:right w:val="none" w:sz="0" w:space="0" w:color="auto"/>
      </w:divBdr>
    </w:div>
    <w:div w:id="515462521">
      <w:marLeft w:val="640"/>
      <w:marRight w:val="0"/>
      <w:marTop w:val="0"/>
      <w:marBottom w:val="0"/>
      <w:divBdr>
        <w:top w:val="none" w:sz="0" w:space="0" w:color="auto"/>
        <w:left w:val="none" w:sz="0" w:space="0" w:color="auto"/>
        <w:bottom w:val="none" w:sz="0" w:space="0" w:color="auto"/>
        <w:right w:val="none" w:sz="0" w:space="0" w:color="auto"/>
      </w:divBdr>
    </w:div>
    <w:div w:id="515465110">
      <w:marLeft w:val="640"/>
      <w:marRight w:val="0"/>
      <w:marTop w:val="0"/>
      <w:marBottom w:val="0"/>
      <w:divBdr>
        <w:top w:val="none" w:sz="0" w:space="0" w:color="auto"/>
        <w:left w:val="none" w:sz="0" w:space="0" w:color="auto"/>
        <w:bottom w:val="none" w:sz="0" w:space="0" w:color="auto"/>
        <w:right w:val="none" w:sz="0" w:space="0" w:color="auto"/>
      </w:divBdr>
    </w:div>
    <w:div w:id="515576918">
      <w:marLeft w:val="640"/>
      <w:marRight w:val="0"/>
      <w:marTop w:val="0"/>
      <w:marBottom w:val="0"/>
      <w:divBdr>
        <w:top w:val="none" w:sz="0" w:space="0" w:color="auto"/>
        <w:left w:val="none" w:sz="0" w:space="0" w:color="auto"/>
        <w:bottom w:val="none" w:sz="0" w:space="0" w:color="auto"/>
        <w:right w:val="none" w:sz="0" w:space="0" w:color="auto"/>
      </w:divBdr>
    </w:div>
    <w:div w:id="515577364">
      <w:marLeft w:val="640"/>
      <w:marRight w:val="0"/>
      <w:marTop w:val="0"/>
      <w:marBottom w:val="0"/>
      <w:divBdr>
        <w:top w:val="none" w:sz="0" w:space="0" w:color="auto"/>
        <w:left w:val="none" w:sz="0" w:space="0" w:color="auto"/>
        <w:bottom w:val="none" w:sz="0" w:space="0" w:color="auto"/>
        <w:right w:val="none" w:sz="0" w:space="0" w:color="auto"/>
      </w:divBdr>
    </w:div>
    <w:div w:id="515581527">
      <w:marLeft w:val="640"/>
      <w:marRight w:val="0"/>
      <w:marTop w:val="0"/>
      <w:marBottom w:val="0"/>
      <w:divBdr>
        <w:top w:val="none" w:sz="0" w:space="0" w:color="auto"/>
        <w:left w:val="none" w:sz="0" w:space="0" w:color="auto"/>
        <w:bottom w:val="none" w:sz="0" w:space="0" w:color="auto"/>
        <w:right w:val="none" w:sz="0" w:space="0" w:color="auto"/>
      </w:divBdr>
    </w:div>
    <w:div w:id="515660847">
      <w:marLeft w:val="640"/>
      <w:marRight w:val="0"/>
      <w:marTop w:val="0"/>
      <w:marBottom w:val="0"/>
      <w:divBdr>
        <w:top w:val="none" w:sz="0" w:space="0" w:color="auto"/>
        <w:left w:val="none" w:sz="0" w:space="0" w:color="auto"/>
        <w:bottom w:val="none" w:sz="0" w:space="0" w:color="auto"/>
        <w:right w:val="none" w:sz="0" w:space="0" w:color="auto"/>
      </w:divBdr>
    </w:div>
    <w:div w:id="515732415">
      <w:marLeft w:val="640"/>
      <w:marRight w:val="0"/>
      <w:marTop w:val="0"/>
      <w:marBottom w:val="0"/>
      <w:divBdr>
        <w:top w:val="none" w:sz="0" w:space="0" w:color="auto"/>
        <w:left w:val="none" w:sz="0" w:space="0" w:color="auto"/>
        <w:bottom w:val="none" w:sz="0" w:space="0" w:color="auto"/>
        <w:right w:val="none" w:sz="0" w:space="0" w:color="auto"/>
      </w:divBdr>
    </w:div>
    <w:div w:id="515847727">
      <w:marLeft w:val="640"/>
      <w:marRight w:val="0"/>
      <w:marTop w:val="0"/>
      <w:marBottom w:val="0"/>
      <w:divBdr>
        <w:top w:val="none" w:sz="0" w:space="0" w:color="auto"/>
        <w:left w:val="none" w:sz="0" w:space="0" w:color="auto"/>
        <w:bottom w:val="none" w:sz="0" w:space="0" w:color="auto"/>
        <w:right w:val="none" w:sz="0" w:space="0" w:color="auto"/>
      </w:divBdr>
    </w:div>
    <w:div w:id="515922930">
      <w:marLeft w:val="640"/>
      <w:marRight w:val="0"/>
      <w:marTop w:val="0"/>
      <w:marBottom w:val="0"/>
      <w:divBdr>
        <w:top w:val="none" w:sz="0" w:space="0" w:color="auto"/>
        <w:left w:val="none" w:sz="0" w:space="0" w:color="auto"/>
        <w:bottom w:val="none" w:sz="0" w:space="0" w:color="auto"/>
        <w:right w:val="none" w:sz="0" w:space="0" w:color="auto"/>
      </w:divBdr>
    </w:div>
    <w:div w:id="515929144">
      <w:marLeft w:val="640"/>
      <w:marRight w:val="0"/>
      <w:marTop w:val="0"/>
      <w:marBottom w:val="0"/>
      <w:divBdr>
        <w:top w:val="none" w:sz="0" w:space="0" w:color="auto"/>
        <w:left w:val="none" w:sz="0" w:space="0" w:color="auto"/>
        <w:bottom w:val="none" w:sz="0" w:space="0" w:color="auto"/>
        <w:right w:val="none" w:sz="0" w:space="0" w:color="auto"/>
      </w:divBdr>
    </w:div>
    <w:div w:id="515996159">
      <w:marLeft w:val="640"/>
      <w:marRight w:val="0"/>
      <w:marTop w:val="0"/>
      <w:marBottom w:val="0"/>
      <w:divBdr>
        <w:top w:val="none" w:sz="0" w:space="0" w:color="auto"/>
        <w:left w:val="none" w:sz="0" w:space="0" w:color="auto"/>
        <w:bottom w:val="none" w:sz="0" w:space="0" w:color="auto"/>
        <w:right w:val="none" w:sz="0" w:space="0" w:color="auto"/>
      </w:divBdr>
    </w:div>
    <w:div w:id="516041895">
      <w:marLeft w:val="640"/>
      <w:marRight w:val="0"/>
      <w:marTop w:val="0"/>
      <w:marBottom w:val="0"/>
      <w:divBdr>
        <w:top w:val="none" w:sz="0" w:space="0" w:color="auto"/>
        <w:left w:val="none" w:sz="0" w:space="0" w:color="auto"/>
        <w:bottom w:val="none" w:sz="0" w:space="0" w:color="auto"/>
        <w:right w:val="none" w:sz="0" w:space="0" w:color="auto"/>
      </w:divBdr>
    </w:div>
    <w:div w:id="516310995">
      <w:marLeft w:val="640"/>
      <w:marRight w:val="0"/>
      <w:marTop w:val="0"/>
      <w:marBottom w:val="0"/>
      <w:divBdr>
        <w:top w:val="none" w:sz="0" w:space="0" w:color="auto"/>
        <w:left w:val="none" w:sz="0" w:space="0" w:color="auto"/>
        <w:bottom w:val="none" w:sz="0" w:space="0" w:color="auto"/>
        <w:right w:val="none" w:sz="0" w:space="0" w:color="auto"/>
      </w:divBdr>
    </w:div>
    <w:div w:id="516315876">
      <w:marLeft w:val="640"/>
      <w:marRight w:val="0"/>
      <w:marTop w:val="0"/>
      <w:marBottom w:val="0"/>
      <w:divBdr>
        <w:top w:val="none" w:sz="0" w:space="0" w:color="auto"/>
        <w:left w:val="none" w:sz="0" w:space="0" w:color="auto"/>
        <w:bottom w:val="none" w:sz="0" w:space="0" w:color="auto"/>
        <w:right w:val="none" w:sz="0" w:space="0" w:color="auto"/>
      </w:divBdr>
    </w:div>
    <w:div w:id="516426859">
      <w:marLeft w:val="640"/>
      <w:marRight w:val="0"/>
      <w:marTop w:val="0"/>
      <w:marBottom w:val="0"/>
      <w:divBdr>
        <w:top w:val="none" w:sz="0" w:space="0" w:color="auto"/>
        <w:left w:val="none" w:sz="0" w:space="0" w:color="auto"/>
        <w:bottom w:val="none" w:sz="0" w:space="0" w:color="auto"/>
        <w:right w:val="none" w:sz="0" w:space="0" w:color="auto"/>
      </w:divBdr>
    </w:div>
    <w:div w:id="516427127">
      <w:marLeft w:val="640"/>
      <w:marRight w:val="0"/>
      <w:marTop w:val="0"/>
      <w:marBottom w:val="0"/>
      <w:divBdr>
        <w:top w:val="none" w:sz="0" w:space="0" w:color="auto"/>
        <w:left w:val="none" w:sz="0" w:space="0" w:color="auto"/>
        <w:bottom w:val="none" w:sz="0" w:space="0" w:color="auto"/>
        <w:right w:val="none" w:sz="0" w:space="0" w:color="auto"/>
      </w:divBdr>
    </w:div>
    <w:div w:id="516503793">
      <w:marLeft w:val="640"/>
      <w:marRight w:val="0"/>
      <w:marTop w:val="0"/>
      <w:marBottom w:val="0"/>
      <w:divBdr>
        <w:top w:val="none" w:sz="0" w:space="0" w:color="auto"/>
        <w:left w:val="none" w:sz="0" w:space="0" w:color="auto"/>
        <w:bottom w:val="none" w:sz="0" w:space="0" w:color="auto"/>
        <w:right w:val="none" w:sz="0" w:space="0" w:color="auto"/>
      </w:divBdr>
    </w:div>
    <w:div w:id="516577894">
      <w:marLeft w:val="640"/>
      <w:marRight w:val="0"/>
      <w:marTop w:val="0"/>
      <w:marBottom w:val="0"/>
      <w:divBdr>
        <w:top w:val="none" w:sz="0" w:space="0" w:color="auto"/>
        <w:left w:val="none" w:sz="0" w:space="0" w:color="auto"/>
        <w:bottom w:val="none" w:sz="0" w:space="0" w:color="auto"/>
        <w:right w:val="none" w:sz="0" w:space="0" w:color="auto"/>
      </w:divBdr>
    </w:div>
    <w:div w:id="516579230">
      <w:marLeft w:val="640"/>
      <w:marRight w:val="0"/>
      <w:marTop w:val="0"/>
      <w:marBottom w:val="0"/>
      <w:divBdr>
        <w:top w:val="none" w:sz="0" w:space="0" w:color="auto"/>
        <w:left w:val="none" w:sz="0" w:space="0" w:color="auto"/>
        <w:bottom w:val="none" w:sz="0" w:space="0" w:color="auto"/>
        <w:right w:val="none" w:sz="0" w:space="0" w:color="auto"/>
      </w:divBdr>
    </w:div>
    <w:div w:id="516584342">
      <w:marLeft w:val="640"/>
      <w:marRight w:val="0"/>
      <w:marTop w:val="0"/>
      <w:marBottom w:val="0"/>
      <w:divBdr>
        <w:top w:val="none" w:sz="0" w:space="0" w:color="auto"/>
        <w:left w:val="none" w:sz="0" w:space="0" w:color="auto"/>
        <w:bottom w:val="none" w:sz="0" w:space="0" w:color="auto"/>
        <w:right w:val="none" w:sz="0" w:space="0" w:color="auto"/>
      </w:divBdr>
    </w:div>
    <w:div w:id="516623589">
      <w:marLeft w:val="640"/>
      <w:marRight w:val="0"/>
      <w:marTop w:val="0"/>
      <w:marBottom w:val="0"/>
      <w:divBdr>
        <w:top w:val="none" w:sz="0" w:space="0" w:color="auto"/>
        <w:left w:val="none" w:sz="0" w:space="0" w:color="auto"/>
        <w:bottom w:val="none" w:sz="0" w:space="0" w:color="auto"/>
        <w:right w:val="none" w:sz="0" w:space="0" w:color="auto"/>
      </w:divBdr>
    </w:div>
    <w:div w:id="516625119">
      <w:marLeft w:val="640"/>
      <w:marRight w:val="0"/>
      <w:marTop w:val="0"/>
      <w:marBottom w:val="0"/>
      <w:divBdr>
        <w:top w:val="none" w:sz="0" w:space="0" w:color="auto"/>
        <w:left w:val="none" w:sz="0" w:space="0" w:color="auto"/>
        <w:bottom w:val="none" w:sz="0" w:space="0" w:color="auto"/>
        <w:right w:val="none" w:sz="0" w:space="0" w:color="auto"/>
      </w:divBdr>
    </w:div>
    <w:div w:id="516650867">
      <w:marLeft w:val="640"/>
      <w:marRight w:val="0"/>
      <w:marTop w:val="0"/>
      <w:marBottom w:val="0"/>
      <w:divBdr>
        <w:top w:val="none" w:sz="0" w:space="0" w:color="auto"/>
        <w:left w:val="none" w:sz="0" w:space="0" w:color="auto"/>
        <w:bottom w:val="none" w:sz="0" w:space="0" w:color="auto"/>
        <w:right w:val="none" w:sz="0" w:space="0" w:color="auto"/>
      </w:divBdr>
    </w:div>
    <w:div w:id="516652992">
      <w:marLeft w:val="640"/>
      <w:marRight w:val="0"/>
      <w:marTop w:val="0"/>
      <w:marBottom w:val="0"/>
      <w:divBdr>
        <w:top w:val="none" w:sz="0" w:space="0" w:color="auto"/>
        <w:left w:val="none" w:sz="0" w:space="0" w:color="auto"/>
        <w:bottom w:val="none" w:sz="0" w:space="0" w:color="auto"/>
        <w:right w:val="none" w:sz="0" w:space="0" w:color="auto"/>
      </w:divBdr>
    </w:div>
    <w:div w:id="516774663">
      <w:marLeft w:val="640"/>
      <w:marRight w:val="0"/>
      <w:marTop w:val="0"/>
      <w:marBottom w:val="0"/>
      <w:divBdr>
        <w:top w:val="none" w:sz="0" w:space="0" w:color="auto"/>
        <w:left w:val="none" w:sz="0" w:space="0" w:color="auto"/>
        <w:bottom w:val="none" w:sz="0" w:space="0" w:color="auto"/>
        <w:right w:val="none" w:sz="0" w:space="0" w:color="auto"/>
      </w:divBdr>
    </w:div>
    <w:div w:id="516774871">
      <w:marLeft w:val="640"/>
      <w:marRight w:val="0"/>
      <w:marTop w:val="0"/>
      <w:marBottom w:val="0"/>
      <w:divBdr>
        <w:top w:val="none" w:sz="0" w:space="0" w:color="auto"/>
        <w:left w:val="none" w:sz="0" w:space="0" w:color="auto"/>
        <w:bottom w:val="none" w:sz="0" w:space="0" w:color="auto"/>
        <w:right w:val="none" w:sz="0" w:space="0" w:color="auto"/>
      </w:divBdr>
    </w:div>
    <w:div w:id="516887504">
      <w:marLeft w:val="640"/>
      <w:marRight w:val="0"/>
      <w:marTop w:val="0"/>
      <w:marBottom w:val="0"/>
      <w:divBdr>
        <w:top w:val="none" w:sz="0" w:space="0" w:color="auto"/>
        <w:left w:val="none" w:sz="0" w:space="0" w:color="auto"/>
        <w:bottom w:val="none" w:sz="0" w:space="0" w:color="auto"/>
        <w:right w:val="none" w:sz="0" w:space="0" w:color="auto"/>
      </w:divBdr>
    </w:div>
    <w:div w:id="516895676">
      <w:marLeft w:val="640"/>
      <w:marRight w:val="0"/>
      <w:marTop w:val="0"/>
      <w:marBottom w:val="0"/>
      <w:divBdr>
        <w:top w:val="none" w:sz="0" w:space="0" w:color="auto"/>
        <w:left w:val="none" w:sz="0" w:space="0" w:color="auto"/>
        <w:bottom w:val="none" w:sz="0" w:space="0" w:color="auto"/>
        <w:right w:val="none" w:sz="0" w:space="0" w:color="auto"/>
      </w:divBdr>
    </w:div>
    <w:div w:id="516962372">
      <w:marLeft w:val="640"/>
      <w:marRight w:val="0"/>
      <w:marTop w:val="0"/>
      <w:marBottom w:val="0"/>
      <w:divBdr>
        <w:top w:val="none" w:sz="0" w:space="0" w:color="auto"/>
        <w:left w:val="none" w:sz="0" w:space="0" w:color="auto"/>
        <w:bottom w:val="none" w:sz="0" w:space="0" w:color="auto"/>
        <w:right w:val="none" w:sz="0" w:space="0" w:color="auto"/>
      </w:divBdr>
    </w:div>
    <w:div w:id="517084085">
      <w:marLeft w:val="640"/>
      <w:marRight w:val="0"/>
      <w:marTop w:val="0"/>
      <w:marBottom w:val="0"/>
      <w:divBdr>
        <w:top w:val="none" w:sz="0" w:space="0" w:color="auto"/>
        <w:left w:val="none" w:sz="0" w:space="0" w:color="auto"/>
        <w:bottom w:val="none" w:sz="0" w:space="0" w:color="auto"/>
        <w:right w:val="none" w:sz="0" w:space="0" w:color="auto"/>
      </w:divBdr>
    </w:div>
    <w:div w:id="517089504">
      <w:marLeft w:val="480"/>
      <w:marRight w:val="0"/>
      <w:marTop w:val="0"/>
      <w:marBottom w:val="0"/>
      <w:divBdr>
        <w:top w:val="none" w:sz="0" w:space="0" w:color="auto"/>
        <w:left w:val="none" w:sz="0" w:space="0" w:color="auto"/>
        <w:bottom w:val="none" w:sz="0" w:space="0" w:color="auto"/>
        <w:right w:val="none" w:sz="0" w:space="0" w:color="auto"/>
      </w:divBdr>
    </w:div>
    <w:div w:id="517282431">
      <w:marLeft w:val="640"/>
      <w:marRight w:val="0"/>
      <w:marTop w:val="0"/>
      <w:marBottom w:val="0"/>
      <w:divBdr>
        <w:top w:val="none" w:sz="0" w:space="0" w:color="auto"/>
        <w:left w:val="none" w:sz="0" w:space="0" w:color="auto"/>
        <w:bottom w:val="none" w:sz="0" w:space="0" w:color="auto"/>
        <w:right w:val="none" w:sz="0" w:space="0" w:color="auto"/>
      </w:divBdr>
    </w:div>
    <w:div w:id="517426953">
      <w:marLeft w:val="640"/>
      <w:marRight w:val="0"/>
      <w:marTop w:val="0"/>
      <w:marBottom w:val="0"/>
      <w:divBdr>
        <w:top w:val="none" w:sz="0" w:space="0" w:color="auto"/>
        <w:left w:val="none" w:sz="0" w:space="0" w:color="auto"/>
        <w:bottom w:val="none" w:sz="0" w:space="0" w:color="auto"/>
        <w:right w:val="none" w:sz="0" w:space="0" w:color="auto"/>
      </w:divBdr>
    </w:div>
    <w:div w:id="517500228">
      <w:marLeft w:val="640"/>
      <w:marRight w:val="0"/>
      <w:marTop w:val="0"/>
      <w:marBottom w:val="0"/>
      <w:divBdr>
        <w:top w:val="none" w:sz="0" w:space="0" w:color="auto"/>
        <w:left w:val="none" w:sz="0" w:space="0" w:color="auto"/>
        <w:bottom w:val="none" w:sz="0" w:space="0" w:color="auto"/>
        <w:right w:val="none" w:sz="0" w:space="0" w:color="auto"/>
      </w:divBdr>
    </w:div>
    <w:div w:id="517503862">
      <w:marLeft w:val="640"/>
      <w:marRight w:val="0"/>
      <w:marTop w:val="0"/>
      <w:marBottom w:val="0"/>
      <w:divBdr>
        <w:top w:val="none" w:sz="0" w:space="0" w:color="auto"/>
        <w:left w:val="none" w:sz="0" w:space="0" w:color="auto"/>
        <w:bottom w:val="none" w:sz="0" w:space="0" w:color="auto"/>
        <w:right w:val="none" w:sz="0" w:space="0" w:color="auto"/>
      </w:divBdr>
    </w:div>
    <w:div w:id="517542686">
      <w:marLeft w:val="640"/>
      <w:marRight w:val="0"/>
      <w:marTop w:val="0"/>
      <w:marBottom w:val="0"/>
      <w:divBdr>
        <w:top w:val="none" w:sz="0" w:space="0" w:color="auto"/>
        <w:left w:val="none" w:sz="0" w:space="0" w:color="auto"/>
        <w:bottom w:val="none" w:sz="0" w:space="0" w:color="auto"/>
        <w:right w:val="none" w:sz="0" w:space="0" w:color="auto"/>
      </w:divBdr>
    </w:div>
    <w:div w:id="517621101">
      <w:marLeft w:val="640"/>
      <w:marRight w:val="0"/>
      <w:marTop w:val="0"/>
      <w:marBottom w:val="0"/>
      <w:divBdr>
        <w:top w:val="none" w:sz="0" w:space="0" w:color="auto"/>
        <w:left w:val="none" w:sz="0" w:space="0" w:color="auto"/>
        <w:bottom w:val="none" w:sz="0" w:space="0" w:color="auto"/>
        <w:right w:val="none" w:sz="0" w:space="0" w:color="auto"/>
      </w:divBdr>
    </w:div>
    <w:div w:id="517622451">
      <w:marLeft w:val="640"/>
      <w:marRight w:val="0"/>
      <w:marTop w:val="0"/>
      <w:marBottom w:val="0"/>
      <w:divBdr>
        <w:top w:val="none" w:sz="0" w:space="0" w:color="auto"/>
        <w:left w:val="none" w:sz="0" w:space="0" w:color="auto"/>
        <w:bottom w:val="none" w:sz="0" w:space="0" w:color="auto"/>
        <w:right w:val="none" w:sz="0" w:space="0" w:color="auto"/>
      </w:divBdr>
    </w:div>
    <w:div w:id="517624957">
      <w:marLeft w:val="640"/>
      <w:marRight w:val="0"/>
      <w:marTop w:val="0"/>
      <w:marBottom w:val="0"/>
      <w:divBdr>
        <w:top w:val="none" w:sz="0" w:space="0" w:color="auto"/>
        <w:left w:val="none" w:sz="0" w:space="0" w:color="auto"/>
        <w:bottom w:val="none" w:sz="0" w:space="0" w:color="auto"/>
        <w:right w:val="none" w:sz="0" w:space="0" w:color="auto"/>
      </w:divBdr>
    </w:div>
    <w:div w:id="517694530">
      <w:marLeft w:val="640"/>
      <w:marRight w:val="0"/>
      <w:marTop w:val="0"/>
      <w:marBottom w:val="0"/>
      <w:divBdr>
        <w:top w:val="none" w:sz="0" w:space="0" w:color="auto"/>
        <w:left w:val="none" w:sz="0" w:space="0" w:color="auto"/>
        <w:bottom w:val="none" w:sz="0" w:space="0" w:color="auto"/>
        <w:right w:val="none" w:sz="0" w:space="0" w:color="auto"/>
      </w:divBdr>
    </w:div>
    <w:div w:id="517699744">
      <w:marLeft w:val="640"/>
      <w:marRight w:val="0"/>
      <w:marTop w:val="0"/>
      <w:marBottom w:val="0"/>
      <w:divBdr>
        <w:top w:val="none" w:sz="0" w:space="0" w:color="auto"/>
        <w:left w:val="none" w:sz="0" w:space="0" w:color="auto"/>
        <w:bottom w:val="none" w:sz="0" w:space="0" w:color="auto"/>
        <w:right w:val="none" w:sz="0" w:space="0" w:color="auto"/>
      </w:divBdr>
    </w:div>
    <w:div w:id="517819253">
      <w:marLeft w:val="640"/>
      <w:marRight w:val="0"/>
      <w:marTop w:val="0"/>
      <w:marBottom w:val="0"/>
      <w:divBdr>
        <w:top w:val="none" w:sz="0" w:space="0" w:color="auto"/>
        <w:left w:val="none" w:sz="0" w:space="0" w:color="auto"/>
        <w:bottom w:val="none" w:sz="0" w:space="0" w:color="auto"/>
        <w:right w:val="none" w:sz="0" w:space="0" w:color="auto"/>
      </w:divBdr>
    </w:div>
    <w:div w:id="517888912">
      <w:marLeft w:val="640"/>
      <w:marRight w:val="0"/>
      <w:marTop w:val="0"/>
      <w:marBottom w:val="0"/>
      <w:divBdr>
        <w:top w:val="none" w:sz="0" w:space="0" w:color="auto"/>
        <w:left w:val="none" w:sz="0" w:space="0" w:color="auto"/>
        <w:bottom w:val="none" w:sz="0" w:space="0" w:color="auto"/>
        <w:right w:val="none" w:sz="0" w:space="0" w:color="auto"/>
      </w:divBdr>
    </w:div>
    <w:div w:id="517932746">
      <w:marLeft w:val="640"/>
      <w:marRight w:val="0"/>
      <w:marTop w:val="0"/>
      <w:marBottom w:val="0"/>
      <w:divBdr>
        <w:top w:val="none" w:sz="0" w:space="0" w:color="auto"/>
        <w:left w:val="none" w:sz="0" w:space="0" w:color="auto"/>
        <w:bottom w:val="none" w:sz="0" w:space="0" w:color="auto"/>
        <w:right w:val="none" w:sz="0" w:space="0" w:color="auto"/>
      </w:divBdr>
    </w:div>
    <w:div w:id="518155357">
      <w:marLeft w:val="640"/>
      <w:marRight w:val="0"/>
      <w:marTop w:val="0"/>
      <w:marBottom w:val="0"/>
      <w:divBdr>
        <w:top w:val="none" w:sz="0" w:space="0" w:color="auto"/>
        <w:left w:val="none" w:sz="0" w:space="0" w:color="auto"/>
        <w:bottom w:val="none" w:sz="0" w:space="0" w:color="auto"/>
        <w:right w:val="none" w:sz="0" w:space="0" w:color="auto"/>
      </w:divBdr>
    </w:div>
    <w:div w:id="518206107">
      <w:marLeft w:val="640"/>
      <w:marRight w:val="0"/>
      <w:marTop w:val="0"/>
      <w:marBottom w:val="0"/>
      <w:divBdr>
        <w:top w:val="none" w:sz="0" w:space="0" w:color="auto"/>
        <w:left w:val="none" w:sz="0" w:space="0" w:color="auto"/>
        <w:bottom w:val="none" w:sz="0" w:space="0" w:color="auto"/>
        <w:right w:val="none" w:sz="0" w:space="0" w:color="auto"/>
      </w:divBdr>
    </w:div>
    <w:div w:id="518353928">
      <w:marLeft w:val="640"/>
      <w:marRight w:val="0"/>
      <w:marTop w:val="0"/>
      <w:marBottom w:val="0"/>
      <w:divBdr>
        <w:top w:val="none" w:sz="0" w:space="0" w:color="auto"/>
        <w:left w:val="none" w:sz="0" w:space="0" w:color="auto"/>
        <w:bottom w:val="none" w:sz="0" w:space="0" w:color="auto"/>
        <w:right w:val="none" w:sz="0" w:space="0" w:color="auto"/>
      </w:divBdr>
    </w:div>
    <w:div w:id="518354852">
      <w:marLeft w:val="640"/>
      <w:marRight w:val="0"/>
      <w:marTop w:val="0"/>
      <w:marBottom w:val="0"/>
      <w:divBdr>
        <w:top w:val="none" w:sz="0" w:space="0" w:color="auto"/>
        <w:left w:val="none" w:sz="0" w:space="0" w:color="auto"/>
        <w:bottom w:val="none" w:sz="0" w:space="0" w:color="auto"/>
        <w:right w:val="none" w:sz="0" w:space="0" w:color="auto"/>
      </w:divBdr>
    </w:div>
    <w:div w:id="518356206">
      <w:marLeft w:val="640"/>
      <w:marRight w:val="0"/>
      <w:marTop w:val="0"/>
      <w:marBottom w:val="0"/>
      <w:divBdr>
        <w:top w:val="none" w:sz="0" w:space="0" w:color="auto"/>
        <w:left w:val="none" w:sz="0" w:space="0" w:color="auto"/>
        <w:bottom w:val="none" w:sz="0" w:space="0" w:color="auto"/>
        <w:right w:val="none" w:sz="0" w:space="0" w:color="auto"/>
      </w:divBdr>
    </w:div>
    <w:div w:id="518390646">
      <w:marLeft w:val="640"/>
      <w:marRight w:val="0"/>
      <w:marTop w:val="0"/>
      <w:marBottom w:val="0"/>
      <w:divBdr>
        <w:top w:val="none" w:sz="0" w:space="0" w:color="auto"/>
        <w:left w:val="none" w:sz="0" w:space="0" w:color="auto"/>
        <w:bottom w:val="none" w:sz="0" w:space="0" w:color="auto"/>
        <w:right w:val="none" w:sz="0" w:space="0" w:color="auto"/>
      </w:divBdr>
    </w:div>
    <w:div w:id="518396286">
      <w:marLeft w:val="640"/>
      <w:marRight w:val="0"/>
      <w:marTop w:val="0"/>
      <w:marBottom w:val="0"/>
      <w:divBdr>
        <w:top w:val="none" w:sz="0" w:space="0" w:color="auto"/>
        <w:left w:val="none" w:sz="0" w:space="0" w:color="auto"/>
        <w:bottom w:val="none" w:sz="0" w:space="0" w:color="auto"/>
        <w:right w:val="none" w:sz="0" w:space="0" w:color="auto"/>
      </w:divBdr>
    </w:div>
    <w:div w:id="518472039">
      <w:marLeft w:val="640"/>
      <w:marRight w:val="0"/>
      <w:marTop w:val="0"/>
      <w:marBottom w:val="0"/>
      <w:divBdr>
        <w:top w:val="none" w:sz="0" w:space="0" w:color="auto"/>
        <w:left w:val="none" w:sz="0" w:space="0" w:color="auto"/>
        <w:bottom w:val="none" w:sz="0" w:space="0" w:color="auto"/>
        <w:right w:val="none" w:sz="0" w:space="0" w:color="auto"/>
      </w:divBdr>
    </w:div>
    <w:div w:id="518544905">
      <w:marLeft w:val="640"/>
      <w:marRight w:val="0"/>
      <w:marTop w:val="0"/>
      <w:marBottom w:val="0"/>
      <w:divBdr>
        <w:top w:val="none" w:sz="0" w:space="0" w:color="auto"/>
        <w:left w:val="none" w:sz="0" w:space="0" w:color="auto"/>
        <w:bottom w:val="none" w:sz="0" w:space="0" w:color="auto"/>
        <w:right w:val="none" w:sz="0" w:space="0" w:color="auto"/>
      </w:divBdr>
    </w:div>
    <w:div w:id="518547680">
      <w:marLeft w:val="640"/>
      <w:marRight w:val="0"/>
      <w:marTop w:val="0"/>
      <w:marBottom w:val="0"/>
      <w:divBdr>
        <w:top w:val="none" w:sz="0" w:space="0" w:color="auto"/>
        <w:left w:val="none" w:sz="0" w:space="0" w:color="auto"/>
        <w:bottom w:val="none" w:sz="0" w:space="0" w:color="auto"/>
        <w:right w:val="none" w:sz="0" w:space="0" w:color="auto"/>
      </w:divBdr>
    </w:div>
    <w:div w:id="518591531">
      <w:marLeft w:val="640"/>
      <w:marRight w:val="0"/>
      <w:marTop w:val="0"/>
      <w:marBottom w:val="0"/>
      <w:divBdr>
        <w:top w:val="none" w:sz="0" w:space="0" w:color="auto"/>
        <w:left w:val="none" w:sz="0" w:space="0" w:color="auto"/>
        <w:bottom w:val="none" w:sz="0" w:space="0" w:color="auto"/>
        <w:right w:val="none" w:sz="0" w:space="0" w:color="auto"/>
      </w:divBdr>
    </w:div>
    <w:div w:id="518593168">
      <w:marLeft w:val="640"/>
      <w:marRight w:val="0"/>
      <w:marTop w:val="0"/>
      <w:marBottom w:val="0"/>
      <w:divBdr>
        <w:top w:val="none" w:sz="0" w:space="0" w:color="auto"/>
        <w:left w:val="none" w:sz="0" w:space="0" w:color="auto"/>
        <w:bottom w:val="none" w:sz="0" w:space="0" w:color="auto"/>
        <w:right w:val="none" w:sz="0" w:space="0" w:color="auto"/>
      </w:divBdr>
    </w:div>
    <w:div w:id="518735140">
      <w:marLeft w:val="640"/>
      <w:marRight w:val="0"/>
      <w:marTop w:val="0"/>
      <w:marBottom w:val="0"/>
      <w:divBdr>
        <w:top w:val="none" w:sz="0" w:space="0" w:color="auto"/>
        <w:left w:val="none" w:sz="0" w:space="0" w:color="auto"/>
        <w:bottom w:val="none" w:sz="0" w:space="0" w:color="auto"/>
        <w:right w:val="none" w:sz="0" w:space="0" w:color="auto"/>
      </w:divBdr>
    </w:div>
    <w:div w:id="518813452">
      <w:marLeft w:val="640"/>
      <w:marRight w:val="0"/>
      <w:marTop w:val="0"/>
      <w:marBottom w:val="0"/>
      <w:divBdr>
        <w:top w:val="none" w:sz="0" w:space="0" w:color="auto"/>
        <w:left w:val="none" w:sz="0" w:space="0" w:color="auto"/>
        <w:bottom w:val="none" w:sz="0" w:space="0" w:color="auto"/>
        <w:right w:val="none" w:sz="0" w:space="0" w:color="auto"/>
      </w:divBdr>
    </w:div>
    <w:div w:id="518856136">
      <w:marLeft w:val="480"/>
      <w:marRight w:val="0"/>
      <w:marTop w:val="0"/>
      <w:marBottom w:val="0"/>
      <w:divBdr>
        <w:top w:val="none" w:sz="0" w:space="0" w:color="auto"/>
        <w:left w:val="none" w:sz="0" w:space="0" w:color="auto"/>
        <w:bottom w:val="none" w:sz="0" w:space="0" w:color="auto"/>
        <w:right w:val="none" w:sz="0" w:space="0" w:color="auto"/>
      </w:divBdr>
    </w:div>
    <w:div w:id="518929008">
      <w:marLeft w:val="640"/>
      <w:marRight w:val="0"/>
      <w:marTop w:val="0"/>
      <w:marBottom w:val="0"/>
      <w:divBdr>
        <w:top w:val="none" w:sz="0" w:space="0" w:color="auto"/>
        <w:left w:val="none" w:sz="0" w:space="0" w:color="auto"/>
        <w:bottom w:val="none" w:sz="0" w:space="0" w:color="auto"/>
        <w:right w:val="none" w:sz="0" w:space="0" w:color="auto"/>
      </w:divBdr>
    </w:div>
    <w:div w:id="518935894">
      <w:marLeft w:val="640"/>
      <w:marRight w:val="0"/>
      <w:marTop w:val="0"/>
      <w:marBottom w:val="0"/>
      <w:divBdr>
        <w:top w:val="none" w:sz="0" w:space="0" w:color="auto"/>
        <w:left w:val="none" w:sz="0" w:space="0" w:color="auto"/>
        <w:bottom w:val="none" w:sz="0" w:space="0" w:color="auto"/>
        <w:right w:val="none" w:sz="0" w:space="0" w:color="auto"/>
      </w:divBdr>
    </w:div>
    <w:div w:id="519004495">
      <w:marLeft w:val="640"/>
      <w:marRight w:val="0"/>
      <w:marTop w:val="0"/>
      <w:marBottom w:val="0"/>
      <w:divBdr>
        <w:top w:val="none" w:sz="0" w:space="0" w:color="auto"/>
        <w:left w:val="none" w:sz="0" w:space="0" w:color="auto"/>
        <w:bottom w:val="none" w:sz="0" w:space="0" w:color="auto"/>
        <w:right w:val="none" w:sz="0" w:space="0" w:color="auto"/>
      </w:divBdr>
    </w:div>
    <w:div w:id="519004706">
      <w:marLeft w:val="640"/>
      <w:marRight w:val="0"/>
      <w:marTop w:val="0"/>
      <w:marBottom w:val="0"/>
      <w:divBdr>
        <w:top w:val="none" w:sz="0" w:space="0" w:color="auto"/>
        <w:left w:val="none" w:sz="0" w:space="0" w:color="auto"/>
        <w:bottom w:val="none" w:sz="0" w:space="0" w:color="auto"/>
        <w:right w:val="none" w:sz="0" w:space="0" w:color="auto"/>
      </w:divBdr>
    </w:div>
    <w:div w:id="519009200">
      <w:marLeft w:val="640"/>
      <w:marRight w:val="0"/>
      <w:marTop w:val="0"/>
      <w:marBottom w:val="0"/>
      <w:divBdr>
        <w:top w:val="none" w:sz="0" w:space="0" w:color="auto"/>
        <w:left w:val="none" w:sz="0" w:space="0" w:color="auto"/>
        <w:bottom w:val="none" w:sz="0" w:space="0" w:color="auto"/>
        <w:right w:val="none" w:sz="0" w:space="0" w:color="auto"/>
      </w:divBdr>
    </w:div>
    <w:div w:id="519048432">
      <w:marLeft w:val="640"/>
      <w:marRight w:val="0"/>
      <w:marTop w:val="0"/>
      <w:marBottom w:val="0"/>
      <w:divBdr>
        <w:top w:val="none" w:sz="0" w:space="0" w:color="auto"/>
        <w:left w:val="none" w:sz="0" w:space="0" w:color="auto"/>
        <w:bottom w:val="none" w:sz="0" w:space="0" w:color="auto"/>
        <w:right w:val="none" w:sz="0" w:space="0" w:color="auto"/>
      </w:divBdr>
    </w:div>
    <w:div w:id="519197159">
      <w:marLeft w:val="640"/>
      <w:marRight w:val="0"/>
      <w:marTop w:val="0"/>
      <w:marBottom w:val="0"/>
      <w:divBdr>
        <w:top w:val="none" w:sz="0" w:space="0" w:color="auto"/>
        <w:left w:val="none" w:sz="0" w:space="0" w:color="auto"/>
        <w:bottom w:val="none" w:sz="0" w:space="0" w:color="auto"/>
        <w:right w:val="none" w:sz="0" w:space="0" w:color="auto"/>
      </w:divBdr>
    </w:div>
    <w:div w:id="519198622">
      <w:marLeft w:val="640"/>
      <w:marRight w:val="0"/>
      <w:marTop w:val="0"/>
      <w:marBottom w:val="0"/>
      <w:divBdr>
        <w:top w:val="none" w:sz="0" w:space="0" w:color="auto"/>
        <w:left w:val="none" w:sz="0" w:space="0" w:color="auto"/>
        <w:bottom w:val="none" w:sz="0" w:space="0" w:color="auto"/>
        <w:right w:val="none" w:sz="0" w:space="0" w:color="auto"/>
      </w:divBdr>
    </w:div>
    <w:div w:id="519200768">
      <w:marLeft w:val="640"/>
      <w:marRight w:val="0"/>
      <w:marTop w:val="0"/>
      <w:marBottom w:val="0"/>
      <w:divBdr>
        <w:top w:val="none" w:sz="0" w:space="0" w:color="auto"/>
        <w:left w:val="none" w:sz="0" w:space="0" w:color="auto"/>
        <w:bottom w:val="none" w:sz="0" w:space="0" w:color="auto"/>
        <w:right w:val="none" w:sz="0" w:space="0" w:color="auto"/>
      </w:divBdr>
    </w:div>
    <w:div w:id="519205481">
      <w:marLeft w:val="640"/>
      <w:marRight w:val="0"/>
      <w:marTop w:val="0"/>
      <w:marBottom w:val="0"/>
      <w:divBdr>
        <w:top w:val="none" w:sz="0" w:space="0" w:color="auto"/>
        <w:left w:val="none" w:sz="0" w:space="0" w:color="auto"/>
        <w:bottom w:val="none" w:sz="0" w:space="0" w:color="auto"/>
        <w:right w:val="none" w:sz="0" w:space="0" w:color="auto"/>
      </w:divBdr>
    </w:div>
    <w:div w:id="519317721">
      <w:marLeft w:val="640"/>
      <w:marRight w:val="0"/>
      <w:marTop w:val="0"/>
      <w:marBottom w:val="0"/>
      <w:divBdr>
        <w:top w:val="none" w:sz="0" w:space="0" w:color="auto"/>
        <w:left w:val="none" w:sz="0" w:space="0" w:color="auto"/>
        <w:bottom w:val="none" w:sz="0" w:space="0" w:color="auto"/>
        <w:right w:val="none" w:sz="0" w:space="0" w:color="auto"/>
      </w:divBdr>
    </w:div>
    <w:div w:id="519784311">
      <w:marLeft w:val="640"/>
      <w:marRight w:val="0"/>
      <w:marTop w:val="0"/>
      <w:marBottom w:val="0"/>
      <w:divBdr>
        <w:top w:val="none" w:sz="0" w:space="0" w:color="auto"/>
        <w:left w:val="none" w:sz="0" w:space="0" w:color="auto"/>
        <w:bottom w:val="none" w:sz="0" w:space="0" w:color="auto"/>
        <w:right w:val="none" w:sz="0" w:space="0" w:color="auto"/>
      </w:divBdr>
    </w:div>
    <w:div w:id="520047763">
      <w:marLeft w:val="640"/>
      <w:marRight w:val="0"/>
      <w:marTop w:val="0"/>
      <w:marBottom w:val="0"/>
      <w:divBdr>
        <w:top w:val="none" w:sz="0" w:space="0" w:color="auto"/>
        <w:left w:val="none" w:sz="0" w:space="0" w:color="auto"/>
        <w:bottom w:val="none" w:sz="0" w:space="0" w:color="auto"/>
        <w:right w:val="none" w:sz="0" w:space="0" w:color="auto"/>
      </w:divBdr>
    </w:div>
    <w:div w:id="520094296">
      <w:marLeft w:val="640"/>
      <w:marRight w:val="0"/>
      <w:marTop w:val="0"/>
      <w:marBottom w:val="0"/>
      <w:divBdr>
        <w:top w:val="none" w:sz="0" w:space="0" w:color="auto"/>
        <w:left w:val="none" w:sz="0" w:space="0" w:color="auto"/>
        <w:bottom w:val="none" w:sz="0" w:space="0" w:color="auto"/>
        <w:right w:val="none" w:sz="0" w:space="0" w:color="auto"/>
      </w:divBdr>
    </w:div>
    <w:div w:id="520095683">
      <w:marLeft w:val="640"/>
      <w:marRight w:val="0"/>
      <w:marTop w:val="0"/>
      <w:marBottom w:val="0"/>
      <w:divBdr>
        <w:top w:val="none" w:sz="0" w:space="0" w:color="auto"/>
        <w:left w:val="none" w:sz="0" w:space="0" w:color="auto"/>
        <w:bottom w:val="none" w:sz="0" w:space="0" w:color="auto"/>
        <w:right w:val="none" w:sz="0" w:space="0" w:color="auto"/>
      </w:divBdr>
    </w:div>
    <w:div w:id="520243681">
      <w:marLeft w:val="640"/>
      <w:marRight w:val="0"/>
      <w:marTop w:val="0"/>
      <w:marBottom w:val="0"/>
      <w:divBdr>
        <w:top w:val="none" w:sz="0" w:space="0" w:color="auto"/>
        <w:left w:val="none" w:sz="0" w:space="0" w:color="auto"/>
        <w:bottom w:val="none" w:sz="0" w:space="0" w:color="auto"/>
        <w:right w:val="none" w:sz="0" w:space="0" w:color="auto"/>
      </w:divBdr>
    </w:div>
    <w:div w:id="520357312">
      <w:marLeft w:val="640"/>
      <w:marRight w:val="0"/>
      <w:marTop w:val="0"/>
      <w:marBottom w:val="0"/>
      <w:divBdr>
        <w:top w:val="none" w:sz="0" w:space="0" w:color="auto"/>
        <w:left w:val="none" w:sz="0" w:space="0" w:color="auto"/>
        <w:bottom w:val="none" w:sz="0" w:space="0" w:color="auto"/>
        <w:right w:val="none" w:sz="0" w:space="0" w:color="auto"/>
      </w:divBdr>
    </w:div>
    <w:div w:id="520440473">
      <w:marLeft w:val="640"/>
      <w:marRight w:val="0"/>
      <w:marTop w:val="0"/>
      <w:marBottom w:val="0"/>
      <w:divBdr>
        <w:top w:val="none" w:sz="0" w:space="0" w:color="auto"/>
        <w:left w:val="none" w:sz="0" w:space="0" w:color="auto"/>
        <w:bottom w:val="none" w:sz="0" w:space="0" w:color="auto"/>
        <w:right w:val="none" w:sz="0" w:space="0" w:color="auto"/>
      </w:divBdr>
    </w:div>
    <w:div w:id="520513308">
      <w:marLeft w:val="640"/>
      <w:marRight w:val="0"/>
      <w:marTop w:val="0"/>
      <w:marBottom w:val="0"/>
      <w:divBdr>
        <w:top w:val="none" w:sz="0" w:space="0" w:color="auto"/>
        <w:left w:val="none" w:sz="0" w:space="0" w:color="auto"/>
        <w:bottom w:val="none" w:sz="0" w:space="0" w:color="auto"/>
        <w:right w:val="none" w:sz="0" w:space="0" w:color="auto"/>
      </w:divBdr>
    </w:div>
    <w:div w:id="520585188">
      <w:marLeft w:val="640"/>
      <w:marRight w:val="0"/>
      <w:marTop w:val="0"/>
      <w:marBottom w:val="0"/>
      <w:divBdr>
        <w:top w:val="none" w:sz="0" w:space="0" w:color="auto"/>
        <w:left w:val="none" w:sz="0" w:space="0" w:color="auto"/>
        <w:bottom w:val="none" w:sz="0" w:space="0" w:color="auto"/>
        <w:right w:val="none" w:sz="0" w:space="0" w:color="auto"/>
      </w:divBdr>
    </w:div>
    <w:div w:id="520627485">
      <w:marLeft w:val="640"/>
      <w:marRight w:val="0"/>
      <w:marTop w:val="0"/>
      <w:marBottom w:val="0"/>
      <w:divBdr>
        <w:top w:val="none" w:sz="0" w:space="0" w:color="auto"/>
        <w:left w:val="none" w:sz="0" w:space="0" w:color="auto"/>
        <w:bottom w:val="none" w:sz="0" w:space="0" w:color="auto"/>
        <w:right w:val="none" w:sz="0" w:space="0" w:color="auto"/>
      </w:divBdr>
    </w:div>
    <w:div w:id="520634064">
      <w:marLeft w:val="640"/>
      <w:marRight w:val="0"/>
      <w:marTop w:val="0"/>
      <w:marBottom w:val="0"/>
      <w:divBdr>
        <w:top w:val="none" w:sz="0" w:space="0" w:color="auto"/>
        <w:left w:val="none" w:sz="0" w:space="0" w:color="auto"/>
        <w:bottom w:val="none" w:sz="0" w:space="0" w:color="auto"/>
        <w:right w:val="none" w:sz="0" w:space="0" w:color="auto"/>
      </w:divBdr>
    </w:div>
    <w:div w:id="520702660">
      <w:marLeft w:val="640"/>
      <w:marRight w:val="0"/>
      <w:marTop w:val="0"/>
      <w:marBottom w:val="0"/>
      <w:divBdr>
        <w:top w:val="none" w:sz="0" w:space="0" w:color="auto"/>
        <w:left w:val="none" w:sz="0" w:space="0" w:color="auto"/>
        <w:bottom w:val="none" w:sz="0" w:space="0" w:color="auto"/>
        <w:right w:val="none" w:sz="0" w:space="0" w:color="auto"/>
      </w:divBdr>
    </w:div>
    <w:div w:id="520825907">
      <w:marLeft w:val="640"/>
      <w:marRight w:val="0"/>
      <w:marTop w:val="0"/>
      <w:marBottom w:val="0"/>
      <w:divBdr>
        <w:top w:val="none" w:sz="0" w:space="0" w:color="auto"/>
        <w:left w:val="none" w:sz="0" w:space="0" w:color="auto"/>
        <w:bottom w:val="none" w:sz="0" w:space="0" w:color="auto"/>
        <w:right w:val="none" w:sz="0" w:space="0" w:color="auto"/>
      </w:divBdr>
    </w:div>
    <w:div w:id="521019588">
      <w:marLeft w:val="640"/>
      <w:marRight w:val="0"/>
      <w:marTop w:val="0"/>
      <w:marBottom w:val="0"/>
      <w:divBdr>
        <w:top w:val="none" w:sz="0" w:space="0" w:color="auto"/>
        <w:left w:val="none" w:sz="0" w:space="0" w:color="auto"/>
        <w:bottom w:val="none" w:sz="0" w:space="0" w:color="auto"/>
        <w:right w:val="none" w:sz="0" w:space="0" w:color="auto"/>
      </w:divBdr>
    </w:div>
    <w:div w:id="521285601">
      <w:marLeft w:val="640"/>
      <w:marRight w:val="0"/>
      <w:marTop w:val="0"/>
      <w:marBottom w:val="0"/>
      <w:divBdr>
        <w:top w:val="none" w:sz="0" w:space="0" w:color="auto"/>
        <w:left w:val="none" w:sz="0" w:space="0" w:color="auto"/>
        <w:bottom w:val="none" w:sz="0" w:space="0" w:color="auto"/>
        <w:right w:val="none" w:sz="0" w:space="0" w:color="auto"/>
      </w:divBdr>
    </w:div>
    <w:div w:id="521360940">
      <w:marLeft w:val="640"/>
      <w:marRight w:val="0"/>
      <w:marTop w:val="0"/>
      <w:marBottom w:val="0"/>
      <w:divBdr>
        <w:top w:val="none" w:sz="0" w:space="0" w:color="auto"/>
        <w:left w:val="none" w:sz="0" w:space="0" w:color="auto"/>
        <w:bottom w:val="none" w:sz="0" w:space="0" w:color="auto"/>
        <w:right w:val="none" w:sz="0" w:space="0" w:color="auto"/>
      </w:divBdr>
    </w:div>
    <w:div w:id="521437062">
      <w:marLeft w:val="640"/>
      <w:marRight w:val="0"/>
      <w:marTop w:val="0"/>
      <w:marBottom w:val="0"/>
      <w:divBdr>
        <w:top w:val="none" w:sz="0" w:space="0" w:color="auto"/>
        <w:left w:val="none" w:sz="0" w:space="0" w:color="auto"/>
        <w:bottom w:val="none" w:sz="0" w:space="0" w:color="auto"/>
        <w:right w:val="none" w:sz="0" w:space="0" w:color="auto"/>
      </w:divBdr>
    </w:div>
    <w:div w:id="521482567">
      <w:marLeft w:val="640"/>
      <w:marRight w:val="0"/>
      <w:marTop w:val="0"/>
      <w:marBottom w:val="0"/>
      <w:divBdr>
        <w:top w:val="none" w:sz="0" w:space="0" w:color="auto"/>
        <w:left w:val="none" w:sz="0" w:space="0" w:color="auto"/>
        <w:bottom w:val="none" w:sz="0" w:space="0" w:color="auto"/>
        <w:right w:val="none" w:sz="0" w:space="0" w:color="auto"/>
      </w:divBdr>
    </w:div>
    <w:div w:id="521675049">
      <w:marLeft w:val="640"/>
      <w:marRight w:val="0"/>
      <w:marTop w:val="0"/>
      <w:marBottom w:val="0"/>
      <w:divBdr>
        <w:top w:val="none" w:sz="0" w:space="0" w:color="auto"/>
        <w:left w:val="none" w:sz="0" w:space="0" w:color="auto"/>
        <w:bottom w:val="none" w:sz="0" w:space="0" w:color="auto"/>
        <w:right w:val="none" w:sz="0" w:space="0" w:color="auto"/>
      </w:divBdr>
    </w:div>
    <w:div w:id="521675918">
      <w:marLeft w:val="640"/>
      <w:marRight w:val="0"/>
      <w:marTop w:val="0"/>
      <w:marBottom w:val="0"/>
      <w:divBdr>
        <w:top w:val="none" w:sz="0" w:space="0" w:color="auto"/>
        <w:left w:val="none" w:sz="0" w:space="0" w:color="auto"/>
        <w:bottom w:val="none" w:sz="0" w:space="0" w:color="auto"/>
        <w:right w:val="none" w:sz="0" w:space="0" w:color="auto"/>
      </w:divBdr>
    </w:div>
    <w:div w:id="521824286">
      <w:marLeft w:val="480"/>
      <w:marRight w:val="0"/>
      <w:marTop w:val="0"/>
      <w:marBottom w:val="0"/>
      <w:divBdr>
        <w:top w:val="none" w:sz="0" w:space="0" w:color="auto"/>
        <w:left w:val="none" w:sz="0" w:space="0" w:color="auto"/>
        <w:bottom w:val="none" w:sz="0" w:space="0" w:color="auto"/>
        <w:right w:val="none" w:sz="0" w:space="0" w:color="auto"/>
      </w:divBdr>
    </w:div>
    <w:div w:id="521864620">
      <w:marLeft w:val="640"/>
      <w:marRight w:val="0"/>
      <w:marTop w:val="0"/>
      <w:marBottom w:val="0"/>
      <w:divBdr>
        <w:top w:val="none" w:sz="0" w:space="0" w:color="auto"/>
        <w:left w:val="none" w:sz="0" w:space="0" w:color="auto"/>
        <w:bottom w:val="none" w:sz="0" w:space="0" w:color="auto"/>
        <w:right w:val="none" w:sz="0" w:space="0" w:color="auto"/>
      </w:divBdr>
    </w:div>
    <w:div w:id="521935547">
      <w:marLeft w:val="640"/>
      <w:marRight w:val="0"/>
      <w:marTop w:val="0"/>
      <w:marBottom w:val="0"/>
      <w:divBdr>
        <w:top w:val="none" w:sz="0" w:space="0" w:color="auto"/>
        <w:left w:val="none" w:sz="0" w:space="0" w:color="auto"/>
        <w:bottom w:val="none" w:sz="0" w:space="0" w:color="auto"/>
        <w:right w:val="none" w:sz="0" w:space="0" w:color="auto"/>
      </w:divBdr>
    </w:div>
    <w:div w:id="521943526">
      <w:marLeft w:val="640"/>
      <w:marRight w:val="0"/>
      <w:marTop w:val="0"/>
      <w:marBottom w:val="0"/>
      <w:divBdr>
        <w:top w:val="none" w:sz="0" w:space="0" w:color="auto"/>
        <w:left w:val="none" w:sz="0" w:space="0" w:color="auto"/>
        <w:bottom w:val="none" w:sz="0" w:space="0" w:color="auto"/>
        <w:right w:val="none" w:sz="0" w:space="0" w:color="auto"/>
      </w:divBdr>
    </w:div>
    <w:div w:id="522010968">
      <w:marLeft w:val="640"/>
      <w:marRight w:val="0"/>
      <w:marTop w:val="0"/>
      <w:marBottom w:val="0"/>
      <w:divBdr>
        <w:top w:val="none" w:sz="0" w:space="0" w:color="auto"/>
        <w:left w:val="none" w:sz="0" w:space="0" w:color="auto"/>
        <w:bottom w:val="none" w:sz="0" w:space="0" w:color="auto"/>
        <w:right w:val="none" w:sz="0" w:space="0" w:color="auto"/>
      </w:divBdr>
    </w:div>
    <w:div w:id="522061316">
      <w:marLeft w:val="640"/>
      <w:marRight w:val="0"/>
      <w:marTop w:val="0"/>
      <w:marBottom w:val="0"/>
      <w:divBdr>
        <w:top w:val="none" w:sz="0" w:space="0" w:color="auto"/>
        <w:left w:val="none" w:sz="0" w:space="0" w:color="auto"/>
        <w:bottom w:val="none" w:sz="0" w:space="0" w:color="auto"/>
        <w:right w:val="none" w:sz="0" w:space="0" w:color="auto"/>
      </w:divBdr>
    </w:div>
    <w:div w:id="522131839">
      <w:marLeft w:val="640"/>
      <w:marRight w:val="0"/>
      <w:marTop w:val="0"/>
      <w:marBottom w:val="0"/>
      <w:divBdr>
        <w:top w:val="none" w:sz="0" w:space="0" w:color="auto"/>
        <w:left w:val="none" w:sz="0" w:space="0" w:color="auto"/>
        <w:bottom w:val="none" w:sz="0" w:space="0" w:color="auto"/>
        <w:right w:val="none" w:sz="0" w:space="0" w:color="auto"/>
      </w:divBdr>
    </w:div>
    <w:div w:id="522136928">
      <w:marLeft w:val="640"/>
      <w:marRight w:val="0"/>
      <w:marTop w:val="0"/>
      <w:marBottom w:val="0"/>
      <w:divBdr>
        <w:top w:val="none" w:sz="0" w:space="0" w:color="auto"/>
        <w:left w:val="none" w:sz="0" w:space="0" w:color="auto"/>
        <w:bottom w:val="none" w:sz="0" w:space="0" w:color="auto"/>
        <w:right w:val="none" w:sz="0" w:space="0" w:color="auto"/>
      </w:divBdr>
    </w:div>
    <w:div w:id="522205243">
      <w:marLeft w:val="640"/>
      <w:marRight w:val="0"/>
      <w:marTop w:val="0"/>
      <w:marBottom w:val="0"/>
      <w:divBdr>
        <w:top w:val="none" w:sz="0" w:space="0" w:color="auto"/>
        <w:left w:val="none" w:sz="0" w:space="0" w:color="auto"/>
        <w:bottom w:val="none" w:sz="0" w:space="0" w:color="auto"/>
        <w:right w:val="none" w:sz="0" w:space="0" w:color="auto"/>
      </w:divBdr>
    </w:div>
    <w:div w:id="522205519">
      <w:marLeft w:val="640"/>
      <w:marRight w:val="0"/>
      <w:marTop w:val="0"/>
      <w:marBottom w:val="0"/>
      <w:divBdr>
        <w:top w:val="none" w:sz="0" w:space="0" w:color="auto"/>
        <w:left w:val="none" w:sz="0" w:space="0" w:color="auto"/>
        <w:bottom w:val="none" w:sz="0" w:space="0" w:color="auto"/>
        <w:right w:val="none" w:sz="0" w:space="0" w:color="auto"/>
      </w:divBdr>
    </w:div>
    <w:div w:id="522208626">
      <w:marLeft w:val="640"/>
      <w:marRight w:val="0"/>
      <w:marTop w:val="0"/>
      <w:marBottom w:val="0"/>
      <w:divBdr>
        <w:top w:val="none" w:sz="0" w:space="0" w:color="auto"/>
        <w:left w:val="none" w:sz="0" w:space="0" w:color="auto"/>
        <w:bottom w:val="none" w:sz="0" w:space="0" w:color="auto"/>
        <w:right w:val="none" w:sz="0" w:space="0" w:color="auto"/>
      </w:divBdr>
    </w:div>
    <w:div w:id="522211836">
      <w:marLeft w:val="640"/>
      <w:marRight w:val="0"/>
      <w:marTop w:val="0"/>
      <w:marBottom w:val="0"/>
      <w:divBdr>
        <w:top w:val="none" w:sz="0" w:space="0" w:color="auto"/>
        <w:left w:val="none" w:sz="0" w:space="0" w:color="auto"/>
        <w:bottom w:val="none" w:sz="0" w:space="0" w:color="auto"/>
        <w:right w:val="none" w:sz="0" w:space="0" w:color="auto"/>
      </w:divBdr>
    </w:div>
    <w:div w:id="522279463">
      <w:marLeft w:val="640"/>
      <w:marRight w:val="0"/>
      <w:marTop w:val="0"/>
      <w:marBottom w:val="0"/>
      <w:divBdr>
        <w:top w:val="none" w:sz="0" w:space="0" w:color="auto"/>
        <w:left w:val="none" w:sz="0" w:space="0" w:color="auto"/>
        <w:bottom w:val="none" w:sz="0" w:space="0" w:color="auto"/>
        <w:right w:val="none" w:sz="0" w:space="0" w:color="auto"/>
      </w:divBdr>
    </w:div>
    <w:div w:id="522327078">
      <w:marLeft w:val="640"/>
      <w:marRight w:val="0"/>
      <w:marTop w:val="0"/>
      <w:marBottom w:val="0"/>
      <w:divBdr>
        <w:top w:val="none" w:sz="0" w:space="0" w:color="auto"/>
        <w:left w:val="none" w:sz="0" w:space="0" w:color="auto"/>
        <w:bottom w:val="none" w:sz="0" w:space="0" w:color="auto"/>
        <w:right w:val="none" w:sz="0" w:space="0" w:color="auto"/>
      </w:divBdr>
    </w:div>
    <w:div w:id="522399541">
      <w:marLeft w:val="640"/>
      <w:marRight w:val="0"/>
      <w:marTop w:val="0"/>
      <w:marBottom w:val="0"/>
      <w:divBdr>
        <w:top w:val="none" w:sz="0" w:space="0" w:color="auto"/>
        <w:left w:val="none" w:sz="0" w:space="0" w:color="auto"/>
        <w:bottom w:val="none" w:sz="0" w:space="0" w:color="auto"/>
        <w:right w:val="none" w:sz="0" w:space="0" w:color="auto"/>
      </w:divBdr>
    </w:div>
    <w:div w:id="522400666">
      <w:marLeft w:val="640"/>
      <w:marRight w:val="0"/>
      <w:marTop w:val="0"/>
      <w:marBottom w:val="0"/>
      <w:divBdr>
        <w:top w:val="none" w:sz="0" w:space="0" w:color="auto"/>
        <w:left w:val="none" w:sz="0" w:space="0" w:color="auto"/>
        <w:bottom w:val="none" w:sz="0" w:space="0" w:color="auto"/>
        <w:right w:val="none" w:sz="0" w:space="0" w:color="auto"/>
      </w:divBdr>
    </w:div>
    <w:div w:id="522402985">
      <w:marLeft w:val="640"/>
      <w:marRight w:val="0"/>
      <w:marTop w:val="0"/>
      <w:marBottom w:val="0"/>
      <w:divBdr>
        <w:top w:val="none" w:sz="0" w:space="0" w:color="auto"/>
        <w:left w:val="none" w:sz="0" w:space="0" w:color="auto"/>
        <w:bottom w:val="none" w:sz="0" w:space="0" w:color="auto"/>
        <w:right w:val="none" w:sz="0" w:space="0" w:color="auto"/>
      </w:divBdr>
    </w:div>
    <w:div w:id="522404063">
      <w:marLeft w:val="640"/>
      <w:marRight w:val="0"/>
      <w:marTop w:val="0"/>
      <w:marBottom w:val="0"/>
      <w:divBdr>
        <w:top w:val="none" w:sz="0" w:space="0" w:color="auto"/>
        <w:left w:val="none" w:sz="0" w:space="0" w:color="auto"/>
        <w:bottom w:val="none" w:sz="0" w:space="0" w:color="auto"/>
        <w:right w:val="none" w:sz="0" w:space="0" w:color="auto"/>
      </w:divBdr>
    </w:div>
    <w:div w:id="522551181">
      <w:marLeft w:val="640"/>
      <w:marRight w:val="0"/>
      <w:marTop w:val="0"/>
      <w:marBottom w:val="0"/>
      <w:divBdr>
        <w:top w:val="none" w:sz="0" w:space="0" w:color="auto"/>
        <w:left w:val="none" w:sz="0" w:space="0" w:color="auto"/>
        <w:bottom w:val="none" w:sz="0" w:space="0" w:color="auto"/>
        <w:right w:val="none" w:sz="0" w:space="0" w:color="auto"/>
      </w:divBdr>
    </w:div>
    <w:div w:id="522592290">
      <w:marLeft w:val="640"/>
      <w:marRight w:val="0"/>
      <w:marTop w:val="0"/>
      <w:marBottom w:val="0"/>
      <w:divBdr>
        <w:top w:val="none" w:sz="0" w:space="0" w:color="auto"/>
        <w:left w:val="none" w:sz="0" w:space="0" w:color="auto"/>
        <w:bottom w:val="none" w:sz="0" w:space="0" w:color="auto"/>
        <w:right w:val="none" w:sz="0" w:space="0" w:color="auto"/>
      </w:divBdr>
    </w:div>
    <w:div w:id="522599488">
      <w:marLeft w:val="640"/>
      <w:marRight w:val="0"/>
      <w:marTop w:val="0"/>
      <w:marBottom w:val="0"/>
      <w:divBdr>
        <w:top w:val="none" w:sz="0" w:space="0" w:color="auto"/>
        <w:left w:val="none" w:sz="0" w:space="0" w:color="auto"/>
        <w:bottom w:val="none" w:sz="0" w:space="0" w:color="auto"/>
        <w:right w:val="none" w:sz="0" w:space="0" w:color="auto"/>
      </w:divBdr>
    </w:div>
    <w:div w:id="522599854">
      <w:marLeft w:val="640"/>
      <w:marRight w:val="0"/>
      <w:marTop w:val="0"/>
      <w:marBottom w:val="0"/>
      <w:divBdr>
        <w:top w:val="none" w:sz="0" w:space="0" w:color="auto"/>
        <w:left w:val="none" w:sz="0" w:space="0" w:color="auto"/>
        <w:bottom w:val="none" w:sz="0" w:space="0" w:color="auto"/>
        <w:right w:val="none" w:sz="0" w:space="0" w:color="auto"/>
      </w:divBdr>
    </w:div>
    <w:div w:id="522745077">
      <w:marLeft w:val="640"/>
      <w:marRight w:val="0"/>
      <w:marTop w:val="0"/>
      <w:marBottom w:val="0"/>
      <w:divBdr>
        <w:top w:val="none" w:sz="0" w:space="0" w:color="auto"/>
        <w:left w:val="none" w:sz="0" w:space="0" w:color="auto"/>
        <w:bottom w:val="none" w:sz="0" w:space="0" w:color="auto"/>
        <w:right w:val="none" w:sz="0" w:space="0" w:color="auto"/>
      </w:divBdr>
    </w:div>
    <w:div w:id="522786666">
      <w:marLeft w:val="640"/>
      <w:marRight w:val="0"/>
      <w:marTop w:val="0"/>
      <w:marBottom w:val="0"/>
      <w:divBdr>
        <w:top w:val="none" w:sz="0" w:space="0" w:color="auto"/>
        <w:left w:val="none" w:sz="0" w:space="0" w:color="auto"/>
        <w:bottom w:val="none" w:sz="0" w:space="0" w:color="auto"/>
        <w:right w:val="none" w:sz="0" w:space="0" w:color="auto"/>
      </w:divBdr>
    </w:div>
    <w:div w:id="522863583">
      <w:marLeft w:val="640"/>
      <w:marRight w:val="0"/>
      <w:marTop w:val="0"/>
      <w:marBottom w:val="0"/>
      <w:divBdr>
        <w:top w:val="none" w:sz="0" w:space="0" w:color="auto"/>
        <w:left w:val="none" w:sz="0" w:space="0" w:color="auto"/>
        <w:bottom w:val="none" w:sz="0" w:space="0" w:color="auto"/>
        <w:right w:val="none" w:sz="0" w:space="0" w:color="auto"/>
      </w:divBdr>
    </w:div>
    <w:div w:id="522865117">
      <w:marLeft w:val="640"/>
      <w:marRight w:val="0"/>
      <w:marTop w:val="0"/>
      <w:marBottom w:val="0"/>
      <w:divBdr>
        <w:top w:val="none" w:sz="0" w:space="0" w:color="auto"/>
        <w:left w:val="none" w:sz="0" w:space="0" w:color="auto"/>
        <w:bottom w:val="none" w:sz="0" w:space="0" w:color="auto"/>
        <w:right w:val="none" w:sz="0" w:space="0" w:color="auto"/>
      </w:divBdr>
    </w:div>
    <w:div w:id="522938123">
      <w:marLeft w:val="640"/>
      <w:marRight w:val="0"/>
      <w:marTop w:val="0"/>
      <w:marBottom w:val="0"/>
      <w:divBdr>
        <w:top w:val="none" w:sz="0" w:space="0" w:color="auto"/>
        <w:left w:val="none" w:sz="0" w:space="0" w:color="auto"/>
        <w:bottom w:val="none" w:sz="0" w:space="0" w:color="auto"/>
        <w:right w:val="none" w:sz="0" w:space="0" w:color="auto"/>
      </w:divBdr>
    </w:div>
    <w:div w:id="522978470">
      <w:marLeft w:val="640"/>
      <w:marRight w:val="0"/>
      <w:marTop w:val="0"/>
      <w:marBottom w:val="0"/>
      <w:divBdr>
        <w:top w:val="none" w:sz="0" w:space="0" w:color="auto"/>
        <w:left w:val="none" w:sz="0" w:space="0" w:color="auto"/>
        <w:bottom w:val="none" w:sz="0" w:space="0" w:color="auto"/>
        <w:right w:val="none" w:sz="0" w:space="0" w:color="auto"/>
      </w:divBdr>
    </w:div>
    <w:div w:id="523058116">
      <w:marLeft w:val="640"/>
      <w:marRight w:val="0"/>
      <w:marTop w:val="0"/>
      <w:marBottom w:val="0"/>
      <w:divBdr>
        <w:top w:val="none" w:sz="0" w:space="0" w:color="auto"/>
        <w:left w:val="none" w:sz="0" w:space="0" w:color="auto"/>
        <w:bottom w:val="none" w:sz="0" w:space="0" w:color="auto"/>
        <w:right w:val="none" w:sz="0" w:space="0" w:color="auto"/>
      </w:divBdr>
    </w:div>
    <w:div w:id="523059347">
      <w:marLeft w:val="640"/>
      <w:marRight w:val="0"/>
      <w:marTop w:val="0"/>
      <w:marBottom w:val="0"/>
      <w:divBdr>
        <w:top w:val="none" w:sz="0" w:space="0" w:color="auto"/>
        <w:left w:val="none" w:sz="0" w:space="0" w:color="auto"/>
        <w:bottom w:val="none" w:sz="0" w:space="0" w:color="auto"/>
        <w:right w:val="none" w:sz="0" w:space="0" w:color="auto"/>
      </w:divBdr>
    </w:div>
    <w:div w:id="523128864">
      <w:marLeft w:val="640"/>
      <w:marRight w:val="0"/>
      <w:marTop w:val="0"/>
      <w:marBottom w:val="0"/>
      <w:divBdr>
        <w:top w:val="none" w:sz="0" w:space="0" w:color="auto"/>
        <w:left w:val="none" w:sz="0" w:space="0" w:color="auto"/>
        <w:bottom w:val="none" w:sz="0" w:space="0" w:color="auto"/>
        <w:right w:val="none" w:sz="0" w:space="0" w:color="auto"/>
      </w:divBdr>
    </w:div>
    <w:div w:id="523323340">
      <w:marLeft w:val="640"/>
      <w:marRight w:val="0"/>
      <w:marTop w:val="0"/>
      <w:marBottom w:val="0"/>
      <w:divBdr>
        <w:top w:val="none" w:sz="0" w:space="0" w:color="auto"/>
        <w:left w:val="none" w:sz="0" w:space="0" w:color="auto"/>
        <w:bottom w:val="none" w:sz="0" w:space="0" w:color="auto"/>
        <w:right w:val="none" w:sz="0" w:space="0" w:color="auto"/>
      </w:divBdr>
    </w:div>
    <w:div w:id="523439974">
      <w:marLeft w:val="640"/>
      <w:marRight w:val="0"/>
      <w:marTop w:val="0"/>
      <w:marBottom w:val="0"/>
      <w:divBdr>
        <w:top w:val="none" w:sz="0" w:space="0" w:color="auto"/>
        <w:left w:val="none" w:sz="0" w:space="0" w:color="auto"/>
        <w:bottom w:val="none" w:sz="0" w:space="0" w:color="auto"/>
        <w:right w:val="none" w:sz="0" w:space="0" w:color="auto"/>
      </w:divBdr>
    </w:div>
    <w:div w:id="523442206">
      <w:marLeft w:val="640"/>
      <w:marRight w:val="0"/>
      <w:marTop w:val="0"/>
      <w:marBottom w:val="0"/>
      <w:divBdr>
        <w:top w:val="none" w:sz="0" w:space="0" w:color="auto"/>
        <w:left w:val="none" w:sz="0" w:space="0" w:color="auto"/>
        <w:bottom w:val="none" w:sz="0" w:space="0" w:color="auto"/>
        <w:right w:val="none" w:sz="0" w:space="0" w:color="auto"/>
      </w:divBdr>
    </w:div>
    <w:div w:id="523445845">
      <w:marLeft w:val="640"/>
      <w:marRight w:val="0"/>
      <w:marTop w:val="0"/>
      <w:marBottom w:val="0"/>
      <w:divBdr>
        <w:top w:val="none" w:sz="0" w:space="0" w:color="auto"/>
        <w:left w:val="none" w:sz="0" w:space="0" w:color="auto"/>
        <w:bottom w:val="none" w:sz="0" w:space="0" w:color="auto"/>
        <w:right w:val="none" w:sz="0" w:space="0" w:color="auto"/>
      </w:divBdr>
    </w:div>
    <w:div w:id="523522210">
      <w:marLeft w:val="640"/>
      <w:marRight w:val="0"/>
      <w:marTop w:val="0"/>
      <w:marBottom w:val="0"/>
      <w:divBdr>
        <w:top w:val="none" w:sz="0" w:space="0" w:color="auto"/>
        <w:left w:val="none" w:sz="0" w:space="0" w:color="auto"/>
        <w:bottom w:val="none" w:sz="0" w:space="0" w:color="auto"/>
        <w:right w:val="none" w:sz="0" w:space="0" w:color="auto"/>
      </w:divBdr>
    </w:div>
    <w:div w:id="523522492">
      <w:marLeft w:val="640"/>
      <w:marRight w:val="0"/>
      <w:marTop w:val="0"/>
      <w:marBottom w:val="0"/>
      <w:divBdr>
        <w:top w:val="none" w:sz="0" w:space="0" w:color="auto"/>
        <w:left w:val="none" w:sz="0" w:space="0" w:color="auto"/>
        <w:bottom w:val="none" w:sz="0" w:space="0" w:color="auto"/>
        <w:right w:val="none" w:sz="0" w:space="0" w:color="auto"/>
      </w:divBdr>
    </w:div>
    <w:div w:id="523593413">
      <w:marLeft w:val="640"/>
      <w:marRight w:val="0"/>
      <w:marTop w:val="0"/>
      <w:marBottom w:val="0"/>
      <w:divBdr>
        <w:top w:val="none" w:sz="0" w:space="0" w:color="auto"/>
        <w:left w:val="none" w:sz="0" w:space="0" w:color="auto"/>
        <w:bottom w:val="none" w:sz="0" w:space="0" w:color="auto"/>
        <w:right w:val="none" w:sz="0" w:space="0" w:color="auto"/>
      </w:divBdr>
    </w:div>
    <w:div w:id="523639469">
      <w:marLeft w:val="640"/>
      <w:marRight w:val="0"/>
      <w:marTop w:val="0"/>
      <w:marBottom w:val="0"/>
      <w:divBdr>
        <w:top w:val="none" w:sz="0" w:space="0" w:color="auto"/>
        <w:left w:val="none" w:sz="0" w:space="0" w:color="auto"/>
        <w:bottom w:val="none" w:sz="0" w:space="0" w:color="auto"/>
        <w:right w:val="none" w:sz="0" w:space="0" w:color="auto"/>
      </w:divBdr>
    </w:div>
    <w:div w:id="523783900">
      <w:marLeft w:val="640"/>
      <w:marRight w:val="0"/>
      <w:marTop w:val="0"/>
      <w:marBottom w:val="0"/>
      <w:divBdr>
        <w:top w:val="none" w:sz="0" w:space="0" w:color="auto"/>
        <w:left w:val="none" w:sz="0" w:space="0" w:color="auto"/>
        <w:bottom w:val="none" w:sz="0" w:space="0" w:color="auto"/>
        <w:right w:val="none" w:sz="0" w:space="0" w:color="auto"/>
      </w:divBdr>
    </w:div>
    <w:div w:id="523788384">
      <w:marLeft w:val="640"/>
      <w:marRight w:val="0"/>
      <w:marTop w:val="0"/>
      <w:marBottom w:val="0"/>
      <w:divBdr>
        <w:top w:val="none" w:sz="0" w:space="0" w:color="auto"/>
        <w:left w:val="none" w:sz="0" w:space="0" w:color="auto"/>
        <w:bottom w:val="none" w:sz="0" w:space="0" w:color="auto"/>
        <w:right w:val="none" w:sz="0" w:space="0" w:color="auto"/>
      </w:divBdr>
    </w:div>
    <w:div w:id="523789853">
      <w:marLeft w:val="640"/>
      <w:marRight w:val="0"/>
      <w:marTop w:val="0"/>
      <w:marBottom w:val="0"/>
      <w:divBdr>
        <w:top w:val="none" w:sz="0" w:space="0" w:color="auto"/>
        <w:left w:val="none" w:sz="0" w:space="0" w:color="auto"/>
        <w:bottom w:val="none" w:sz="0" w:space="0" w:color="auto"/>
        <w:right w:val="none" w:sz="0" w:space="0" w:color="auto"/>
      </w:divBdr>
    </w:div>
    <w:div w:id="523790373">
      <w:marLeft w:val="640"/>
      <w:marRight w:val="0"/>
      <w:marTop w:val="0"/>
      <w:marBottom w:val="0"/>
      <w:divBdr>
        <w:top w:val="none" w:sz="0" w:space="0" w:color="auto"/>
        <w:left w:val="none" w:sz="0" w:space="0" w:color="auto"/>
        <w:bottom w:val="none" w:sz="0" w:space="0" w:color="auto"/>
        <w:right w:val="none" w:sz="0" w:space="0" w:color="auto"/>
      </w:divBdr>
    </w:div>
    <w:div w:id="523829981">
      <w:marLeft w:val="640"/>
      <w:marRight w:val="0"/>
      <w:marTop w:val="0"/>
      <w:marBottom w:val="0"/>
      <w:divBdr>
        <w:top w:val="none" w:sz="0" w:space="0" w:color="auto"/>
        <w:left w:val="none" w:sz="0" w:space="0" w:color="auto"/>
        <w:bottom w:val="none" w:sz="0" w:space="0" w:color="auto"/>
        <w:right w:val="none" w:sz="0" w:space="0" w:color="auto"/>
      </w:divBdr>
    </w:div>
    <w:div w:id="523831949">
      <w:marLeft w:val="640"/>
      <w:marRight w:val="0"/>
      <w:marTop w:val="0"/>
      <w:marBottom w:val="0"/>
      <w:divBdr>
        <w:top w:val="none" w:sz="0" w:space="0" w:color="auto"/>
        <w:left w:val="none" w:sz="0" w:space="0" w:color="auto"/>
        <w:bottom w:val="none" w:sz="0" w:space="0" w:color="auto"/>
        <w:right w:val="none" w:sz="0" w:space="0" w:color="auto"/>
      </w:divBdr>
    </w:div>
    <w:div w:id="523834737">
      <w:marLeft w:val="640"/>
      <w:marRight w:val="0"/>
      <w:marTop w:val="0"/>
      <w:marBottom w:val="0"/>
      <w:divBdr>
        <w:top w:val="none" w:sz="0" w:space="0" w:color="auto"/>
        <w:left w:val="none" w:sz="0" w:space="0" w:color="auto"/>
        <w:bottom w:val="none" w:sz="0" w:space="0" w:color="auto"/>
        <w:right w:val="none" w:sz="0" w:space="0" w:color="auto"/>
      </w:divBdr>
    </w:div>
    <w:div w:id="523908512">
      <w:marLeft w:val="640"/>
      <w:marRight w:val="0"/>
      <w:marTop w:val="0"/>
      <w:marBottom w:val="0"/>
      <w:divBdr>
        <w:top w:val="none" w:sz="0" w:space="0" w:color="auto"/>
        <w:left w:val="none" w:sz="0" w:space="0" w:color="auto"/>
        <w:bottom w:val="none" w:sz="0" w:space="0" w:color="auto"/>
        <w:right w:val="none" w:sz="0" w:space="0" w:color="auto"/>
      </w:divBdr>
    </w:div>
    <w:div w:id="523984148">
      <w:marLeft w:val="640"/>
      <w:marRight w:val="0"/>
      <w:marTop w:val="0"/>
      <w:marBottom w:val="0"/>
      <w:divBdr>
        <w:top w:val="none" w:sz="0" w:space="0" w:color="auto"/>
        <w:left w:val="none" w:sz="0" w:space="0" w:color="auto"/>
        <w:bottom w:val="none" w:sz="0" w:space="0" w:color="auto"/>
        <w:right w:val="none" w:sz="0" w:space="0" w:color="auto"/>
      </w:divBdr>
    </w:div>
    <w:div w:id="524056625">
      <w:marLeft w:val="640"/>
      <w:marRight w:val="0"/>
      <w:marTop w:val="0"/>
      <w:marBottom w:val="0"/>
      <w:divBdr>
        <w:top w:val="none" w:sz="0" w:space="0" w:color="auto"/>
        <w:left w:val="none" w:sz="0" w:space="0" w:color="auto"/>
        <w:bottom w:val="none" w:sz="0" w:space="0" w:color="auto"/>
        <w:right w:val="none" w:sz="0" w:space="0" w:color="auto"/>
      </w:divBdr>
    </w:div>
    <w:div w:id="524096097">
      <w:marLeft w:val="640"/>
      <w:marRight w:val="0"/>
      <w:marTop w:val="0"/>
      <w:marBottom w:val="0"/>
      <w:divBdr>
        <w:top w:val="none" w:sz="0" w:space="0" w:color="auto"/>
        <w:left w:val="none" w:sz="0" w:space="0" w:color="auto"/>
        <w:bottom w:val="none" w:sz="0" w:space="0" w:color="auto"/>
        <w:right w:val="none" w:sz="0" w:space="0" w:color="auto"/>
      </w:divBdr>
    </w:div>
    <w:div w:id="524252003">
      <w:marLeft w:val="640"/>
      <w:marRight w:val="0"/>
      <w:marTop w:val="0"/>
      <w:marBottom w:val="0"/>
      <w:divBdr>
        <w:top w:val="none" w:sz="0" w:space="0" w:color="auto"/>
        <w:left w:val="none" w:sz="0" w:space="0" w:color="auto"/>
        <w:bottom w:val="none" w:sz="0" w:space="0" w:color="auto"/>
        <w:right w:val="none" w:sz="0" w:space="0" w:color="auto"/>
      </w:divBdr>
    </w:div>
    <w:div w:id="524254182">
      <w:marLeft w:val="640"/>
      <w:marRight w:val="0"/>
      <w:marTop w:val="0"/>
      <w:marBottom w:val="0"/>
      <w:divBdr>
        <w:top w:val="none" w:sz="0" w:space="0" w:color="auto"/>
        <w:left w:val="none" w:sz="0" w:space="0" w:color="auto"/>
        <w:bottom w:val="none" w:sz="0" w:space="0" w:color="auto"/>
        <w:right w:val="none" w:sz="0" w:space="0" w:color="auto"/>
      </w:divBdr>
    </w:div>
    <w:div w:id="524294937">
      <w:marLeft w:val="640"/>
      <w:marRight w:val="0"/>
      <w:marTop w:val="0"/>
      <w:marBottom w:val="0"/>
      <w:divBdr>
        <w:top w:val="none" w:sz="0" w:space="0" w:color="auto"/>
        <w:left w:val="none" w:sz="0" w:space="0" w:color="auto"/>
        <w:bottom w:val="none" w:sz="0" w:space="0" w:color="auto"/>
        <w:right w:val="none" w:sz="0" w:space="0" w:color="auto"/>
      </w:divBdr>
    </w:div>
    <w:div w:id="524442975">
      <w:marLeft w:val="640"/>
      <w:marRight w:val="0"/>
      <w:marTop w:val="0"/>
      <w:marBottom w:val="0"/>
      <w:divBdr>
        <w:top w:val="none" w:sz="0" w:space="0" w:color="auto"/>
        <w:left w:val="none" w:sz="0" w:space="0" w:color="auto"/>
        <w:bottom w:val="none" w:sz="0" w:space="0" w:color="auto"/>
        <w:right w:val="none" w:sz="0" w:space="0" w:color="auto"/>
      </w:divBdr>
    </w:div>
    <w:div w:id="524486179">
      <w:marLeft w:val="640"/>
      <w:marRight w:val="0"/>
      <w:marTop w:val="0"/>
      <w:marBottom w:val="0"/>
      <w:divBdr>
        <w:top w:val="none" w:sz="0" w:space="0" w:color="auto"/>
        <w:left w:val="none" w:sz="0" w:space="0" w:color="auto"/>
        <w:bottom w:val="none" w:sz="0" w:space="0" w:color="auto"/>
        <w:right w:val="none" w:sz="0" w:space="0" w:color="auto"/>
      </w:divBdr>
    </w:div>
    <w:div w:id="524487349">
      <w:marLeft w:val="640"/>
      <w:marRight w:val="0"/>
      <w:marTop w:val="0"/>
      <w:marBottom w:val="0"/>
      <w:divBdr>
        <w:top w:val="none" w:sz="0" w:space="0" w:color="auto"/>
        <w:left w:val="none" w:sz="0" w:space="0" w:color="auto"/>
        <w:bottom w:val="none" w:sz="0" w:space="0" w:color="auto"/>
        <w:right w:val="none" w:sz="0" w:space="0" w:color="auto"/>
      </w:divBdr>
    </w:div>
    <w:div w:id="524488211">
      <w:marLeft w:val="640"/>
      <w:marRight w:val="0"/>
      <w:marTop w:val="0"/>
      <w:marBottom w:val="0"/>
      <w:divBdr>
        <w:top w:val="none" w:sz="0" w:space="0" w:color="auto"/>
        <w:left w:val="none" w:sz="0" w:space="0" w:color="auto"/>
        <w:bottom w:val="none" w:sz="0" w:space="0" w:color="auto"/>
        <w:right w:val="none" w:sz="0" w:space="0" w:color="auto"/>
      </w:divBdr>
    </w:div>
    <w:div w:id="524516420">
      <w:marLeft w:val="640"/>
      <w:marRight w:val="0"/>
      <w:marTop w:val="0"/>
      <w:marBottom w:val="0"/>
      <w:divBdr>
        <w:top w:val="none" w:sz="0" w:space="0" w:color="auto"/>
        <w:left w:val="none" w:sz="0" w:space="0" w:color="auto"/>
        <w:bottom w:val="none" w:sz="0" w:space="0" w:color="auto"/>
        <w:right w:val="none" w:sz="0" w:space="0" w:color="auto"/>
      </w:divBdr>
    </w:div>
    <w:div w:id="524563818">
      <w:marLeft w:val="640"/>
      <w:marRight w:val="0"/>
      <w:marTop w:val="0"/>
      <w:marBottom w:val="0"/>
      <w:divBdr>
        <w:top w:val="none" w:sz="0" w:space="0" w:color="auto"/>
        <w:left w:val="none" w:sz="0" w:space="0" w:color="auto"/>
        <w:bottom w:val="none" w:sz="0" w:space="0" w:color="auto"/>
        <w:right w:val="none" w:sz="0" w:space="0" w:color="auto"/>
      </w:divBdr>
    </w:div>
    <w:div w:id="524565205">
      <w:marLeft w:val="640"/>
      <w:marRight w:val="0"/>
      <w:marTop w:val="0"/>
      <w:marBottom w:val="0"/>
      <w:divBdr>
        <w:top w:val="none" w:sz="0" w:space="0" w:color="auto"/>
        <w:left w:val="none" w:sz="0" w:space="0" w:color="auto"/>
        <w:bottom w:val="none" w:sz="0" w:space="0" w:color="auto"/>
        <w:right w:val="none" w:sz="0" w:space="0" w:color="auto"/>
      </w:divBdr>
    </w:div>
    <w:div w:id="524712076">
      <w:marLeft w:val="640"/>
      <w:marRight w:val="0"/>
      <w:marTop w:val="0"/>
      <w:marBottom w:val="0"/>
      <w:divBdr>
        <w:top w:val="none" w:sz="0" w:space="0" w:color="auto"/>
        <w:left w:val="none" w:sz="0" w:space="0" w:color="auto"/>
        <w:bottom w:val="none" w:sz="0" w:space="0" w:color="auto"/>
        <w:right w:val="none" w:sz="0" w:space="0" w:color="auto"/>
      </w:divBdr>
    </w:div>
    <w:div w:id="524828301">
      <w:marLeft w:val="640"/>
      <w:marRight w:val="0"/>
      <w:marTop w:val="0"/>
      <w:marBottom w:val="0"/>
      <w:divBdr>
        <w:top w:val="none" w:sz="0" w:space="0" w:color="auto"/>
        <w:left w:val="none" w:sz="0" w:space="0" w:color="auto"/>
        <w:bottom w:val="none" w:sz="0" w:space="0" w:color="auto"/>
        <w:right w:val="none" w:sz="0" w:space="0" w:color="auto"/>
      </w:divBdr>
    </w:div>
    <w:div w:id="524828594">
      <w:marLeft w:val="640"/>
      <w:marRight w:val="0"/>
      <w:marTop w:val="0"/>
      <w:marBottom w:val="0"/>
      <w:divBdr>
        <w:top w:val="none" w:sz="0" w:space="0" w:color="auto"/>
        <w:left w:val="none" w:sz="0" w:space="0" w:color="auto"/>
        <w:bottom w:val="none" w:sz="0" w:space="0" w:color="auto"/>
        <w:right w:val="none" w:sz="0" w:space="0" w:color="auto"/>
      </w:divBdr>
    </w:div>
    <w:div w:id="524901963">
      <w:marLeft w:val="640"/>
      <w:marRight w:val="0"/>
      <w:marTop w:val="0"/>
      <w:marBottom w:val="0"/>
      <w:divBdr>
        <w:top w:val="none" w:sz="0" w:space="0" w:color="auto"/>
        <w:left w:val="none" w:sz="0" w:space="0" w:color="auto"/>
        <w:bottom w:val="none" w:sz="0" w:space="0" w:color="auto"/>
        <w:right w:val="none" w:sz="0" w:space="0" w:color="auto"/>
      </w:divBdr>
    </w:div>
    <w:div w:id="524904420">
      <w:marLeft w:val="640"/>
      <w:marRight w:val="0"/>
      <w:marTop w:val="0"/>
      <w:marBottom w:val="0"/>
      <w:divBdr>
        <w:top w:val="none" w:sz="0" w:space="0" w:color="auto"/>
        <w:left w:val="none" w:sz="0" w:space="0" w:color="auto"/>
        <w:bottom w:val="none" w:sz="0" w:space="0" w:color="auto"/>
        <w:right w:val="none" w:sz="0" w:space="0" w:color="auto"/>
      </w:divBdr>
    </w:div>
    <w:div w:id="524907174">
      <w:marLeft w:val="640"/>
      <w:marRight w:val="0"/>
      <w:marTop w:val="0"/>
      <w:marBottom w:val="0"/>
      <w:divBdr>
        <w:top w:val="none" w:sz="0" w:space="0" w:color="auto"/>
        <w:left w:val="none" w:sz="0" w:space="0" w:color="auto"/>
        <w:bottom w:val="none" w:sz="0" w:space="0" w:color="auto"/>
        <w:right w:val="none" w:sz="0" w:space="0" w:color="auto"/>
      </w:divBdr>
    </w:div>
    <w:div w:id="524908286">
      <w:marLeft w:val="640"/>
      <w:marRight w:val="0"/>
      <w:marTop w:val="0"/>
      <w:marBottom w:val="0"/>
      <w:divBdr>
        <w:top w:val="none" w:sz="0" w:space="0" w:color="auto"/>
        <w:left w:val="none" w:sz="0" w:space="0" w:color="auto"/>
        <w:bottom w:val="none" w:sz="0" w:space="0" w:color="auto"/>
        <w:right w:val="none" w:sz="0" w:space="0" w:color="auto"/>
      </w:divBdr>
    </w:div>
    <w:div w:id="524909461">
      <w:marLeft w:val="640"/>
      <w:marRight w:val="0"/>
      <w:marTop w:val="0"/>
      <w:marBottom w:val="0"/>
      <w:divBdr>
        <w:top w:val="none" w:sz="0" w:space="0" w:color="auto"/>
        <w:left w:val="none" w:sz="0" w:space="0" w:color="auto"/>
        <w:bottom w:val="none" w:sz="0" w:space="0" w:color="auto"/>
        <w:right w:val="none" w:sz="0" w:space="0" w:color="auto"/>
      </w:divBdr>
    </w:div>
    <w:div w:id="525023610">
      <w:marLeft w:val="640"/>
      <w:marRight w:val="0"/>
      <w:marTop w:val="0"/>
      <w:marBottom w:val="0"/>
      <w:divBdr>
        <w:top w:val="none" w:sz="0" w:space="0" w:color="auto"/>
        <w:left w:val="none" w:sz="0" w:space="0" w:color="auto"/>
        <w:bottom w:val="none" w:sz="0" w:space="0" w:color="auto"/>
        <w:right w:val="none" w:sz="0" w:space="0" w:color="auto"/>
      </w:divBdr>
    </w:div>
    <w:div w:id="525026988">
      <w:marLeft w:val="640"/>
      <w:marRight w:val="0"/>
      <w:marTop w:val="0"/>
      <w:marBottom w:val="0"/>
      <w:divBdr>
        <w:top w:val="none" w:sz="0" w:space="0" w:color="auto"/>
        <w:left w:val="none" w:sz="0" w:space="0" w:color="auto"/>
        <w:bottom w:val="none" w:sz="0" w:space="0" w:color="auto"/>
        <w:right w:val="none" w:sz="0" w:space="0" w:color="auto"/>
      </w:divBdr>
    </w:div>
    <w:div w:id="525101969">
      <w:marLeft w:val="640"/>
      <w:marRight w:val="0"/>
      <w:marTop w:val="0"/>
      <w:marBottom w:val="0"/>
      <w:divBdr>
        <w:top w:val="none" w:sz="0" w:space="0" w:color="auto"/>
        <w:left w:val="none" w:sz="0" w:space="0" w:color="auto"/>
        <w:bottom w:val="none" w:sz="0" w:space="0" w:color="auto"/>
        <w:right w:val="none" w:sz="0" w:space="0" w:color="auto"/>
      </w:divBdr>
    </w:div>
    <w:div w:id="525145118">
      <w:marLeft w:val="640"/>
      <w:marRight w:val="0"/>
      <w:marTop w:val="0"/>
      <w:marBottom w:val="0"/>
      <w:divBdr>
        <w:top w:val="none" w:sz="0" w:space="0" w:color="auto"/>
        <w:left w:val="none" w:sz="0" w:space="0" w:color="auto"/>
        <w:bottom w:val="none" w:sz="0" w:space="0" w:color="auto"/>
        <w:right w:val="none" w:sz="0" w:space="0" w:color="auto"/>
      </w:divBdr>
    </w:div>
    <w:div w:id="525336620">
      <w:marLeft w:val="640"/>
      <w:marRight w:val="0"/>
      <w:marTop w:val="0"/>
      <w:marBottom w:val="0"/>
      <w:divBdr>
        <w:top w:val="none" w:sz="0" w:space="0" w:color="auto"/>
        <w:left w:val="none" w:sz="0" w:space="0" w:color="auto"/>
        <w:bottom w:val="none" w:sz="0" w:space="0" w:color="auto"/>
        <w:right w:val="none" w:sz="0" w:space="0" w:color="auto"/>
      </w:divBdr>
    </w:div>
    <w:div w:id="525362821">
      <w:marLeft w:val="640"/>
      <w:marRight w:val="0"/>
      <w:marTop w:val="0"/>
      <w:marBottom w:val="0"/>
      <w:divBdr>
        <w:top w:val="none" w:sz="0" w:space="0" w:color="auto"/>
        <w:left w:val="none" w:sz="0" w:space="0" w:color="auto"/>
        <w:bottom w:val="none" w:sz="0" w:space="0" w:color="auto"/>
        <w:right w:val="none" w:sz="0" w:space="0" w:color="auto"/>
      </w:divBdr>
    </w:div>
    <w:div w:id="525414187">
      <w:marLeft w:val="640"/>
      <w:marRight w:val="0"/>
      <w:marTop w:val="0"/>
      <w:marBottom w:val="0"/>
      <w:divBdr>
        <w:top w:val="none" w:sz="0" w:space="0" w:color="auto"/>
        <w:left w:val="none" w:sz="0" w:space="0" w:color="auto"/>
        <w:bottom w:val="none" w:sz="0" w:space="0" w:color="auto"/>
        <w:right w:val="none" w:sz="0" w:space="0" w:color="auto"/>
      </w:divBdr>
    </w:div>
    <w:div w:id="525483990">
      <w:marLeft w:val="640"/>
      <w:marRight w:val="0"/>
      <w:marTop w:val="0"/>
      <w:marBottom w:val="0"/>
      <w:divBdr>
        <w:top w:val="none" w:sz="0" w:space="0" w:color="auto"/>
        <w:left w:val="none" w:sz="0" w:space="0" w:color="auto"/>
        <w:bottom w:val="none" w:sz="0" w:space="0" w:color="auto"/>
        <w:right w:val="none" w:sz="0" w:space="0" w:color="auto"/>
      </w:divBdr>
    </w:div>
    <w:div w:id="525489220">
      <w:marLeft w:val="640"/>
      <w:marRight w:val="0"/>
      <w:marTop w:val="0"/>
      <w:marBottom w:val="0"/>
      <w:divBdr>
        <w:top w:val="none" w:sz="0" w:space="0" w:color="auto"/>
        <w:left w:val="none" w:sz="0" w:space="0" w:color="auto"/>
        <w:bottom w:val="none" w:sz="0" w:space="0" w:color="auto"/>
        <w:right w:val="none" w:sz="0" w:space="0" w:color="auto"/>
      </w:divBdr>
    </w:div>
    <w:div w:id="525598722">
      <w:marLeft w:val="640"/>
      <w:marRight w:val="0"/>
      <w:marTop w:val="0"/>
      <w:marBottom w:val="0"/>
      <w:divBdr>
        <w:top w:val="none" w:sz="0" w:space="0" w:color="auto"/>
        <w:left w:val="none" w:sz="0" w:space="0" w:color="auto"/>
        <w:bottom w:val="none" w:sz="0" w:space="0" w:color="auto"/>
        <w:right w:val="none" w:sz="0" w:space="0" w:color="auto"/>
      </w:divBdr>
    </w:div>
    <w:div w:id="525603022">
      <w:marLeft w:val="640"/>
      <w:marRight w:val="0"/>
      <w:marTop w:val="0"/>
      <w:marBottom w:val="0"/>
      <w:divBdr>
        <w:top w:val="none" w:sz="0" w:space="0" w:color="auto"/>
        <w:left w:val="none" w:sz="0" w:space="0" w:color="auto"/>
        <w:bottom w:val="none" w:sz="0" w:space="0" w:color="auto"/>
        <w:right w:val="none" w:sz="0" w:space="0" w:color="auto"/>
      </w:divBdr>
    </w:div>
    <w:div w:id="525796202">
      <w:marLeft w:val="640"/>
      <w:marRight w:val="0"/>
      <w:marTop w:val="0"/>
      <w:marBottom w:val="0"/>
      <w:divBdr>
        <w:top w:val="none" w:sz="0" w:space="0" w:color="auto"/>
        <w:left w:val="none" w:sz="0" w:space="0" w:color="auto"/>
        <w:bottom w:val="none" w:sz="0" w:space="0" w:color="auto"/>
        <w:right w:val="none" w:sz="0" w:space="0" w:color="auto"/>
      </w:divBdr>
    </w:div>
    <w:div w:id="525796805">
      <w:marLeft w:val="640"/>
      <w:marRight w:val="0"/>
      <w:marTop w:val="0"/>
      <w:marBottom w:val="0"/>
      <w:divBdr>
        <w:top w:val="none" w:sz="0" w:space="0" w:color="auto"/>
        <w:left w:val="none" w:sz="0" w:space="0" w:color="auto"/>
        <w:bottom w:val="none" w:sz="0" w:space="0" w:color="auto"/>
        <w:right w:val="none" w:sz="0" w:space="0" w:color="auto"/>
      </w:divBdr>
    </w:div>
    <w:div w:id="525797721">
      <w:marLeft w:val="640"/>
      <w:marRight w:val="0"/>
      <w:marTop w:val="0"/>
      <w:marBottom w:val="0"/>
      <w:divBdr>
        <w:top w:val="none" w:sz="0" w:space="0" w:color="auto"/>
        <w:left w:val="none" w:sz="0" w:space="0" w:color="auto"/>
        <w:bottom w:val="none" w:sz="0" w:space="0" w:color="auto"/>
        <w:right w:val="none" w:sz="0" w:space="0" w:color="auto"/>
      </w:divBdr>
    </w:div>
    <w:div w:id="525870574">
      <w:marLeft w:val="640"/>
      <w:marRight w:val="0"/>
      <w:marTop w:val="0"/>
      <w:marBottom w:val="0"/>
      <w:divBdr>
        <w:top w:val="none" w:sz="0" w:space="0" w:color="auto"/>
        <w:left w:val="none" w:sz="0" w:space="0" w:color="auto"/>
        <w:bottom w:val="none" w:sz="0" w:space="0" w:color="auto"/>
        <w:right w:val="none" w:sz="0" w:space="0" w:color="auto"/>
      </w:divBdr>
    </w:div>
    <w:div w:id="525945245">
      <w:marLeft w:val="640"/>
      <w:marRight w:val="0"/>
      <w:marTop w:val="0"/>
      <w:marBottom w:val="0"/>
      <w:divBdr>
        <w:top w:val="none" w:sz="0" w:space="0" w:color="auto"/>
        <w:left w:val="none" w:sz="0" w:space="0" w:color="auto"/>
        <w:bottom w:val="none" w:sz="0" w:space="0" w:color="auto"/>
        <w:right w:val="none" w:sz="0" w:space="0" w:color="auto"/>
      </w:divBdr>
    </w:div>
    <w:div w:id="525946487">
      <w:marLeft w:val="640"/>
      <w:marRight w:val="0"/>
      <w:marTop w:val="0"/>
      <w:marBottom w:val="0"/>
      <w:divBdr>
        <w:top w:val="none" w:sz="0" w:space="0" w:color="auto"/>
        <w:left w:val="none" w:sz="0" w:space="0" w:color="auto"/>
        <w:bottom w:val="none" w:sz="0" w:space="0" w:color="auto"/>
        <w:right w:val="none" w:sz="0" w:space="0" w:color="auto"/>
      </w:divBdr>
    </w:div>
    <w:div w:id="525947050">
      <w:marLeft w:val="640"/>
      <w:marRight w:val="0"/>
      <w:marTop w:val="0"/>
      <w:marBottom w:val="0"/>
      <w:divBdr>
        <w:top w:val="none" w:sz="0" w:space="0" w:color="auto"/>
        <w:left w:val="none" w:sz="0" w:space="0" w:color="auto"/>
        <w:bottom w:val="none" w:sz="0" w:space="0" w:color="auto"/>
        <w:right w:val="none" w:sz="0" w:space="0" w:color="auto"/>
      </w:divBdr>
    </w:div>
    <w:div w:id="526019083">
      <w:marLeft w:val="640"/>
      <w:marRight w:val="0"/>
      <w:marTop w:val="0"/>
      <w:marBottom w:val="0"/>
      <w:divBdr>
        <w:top w:val="none" w:sz="0" w:space="0" w:color="auto"/>
        <w:left w:val="none" w:sz="0" w:space="0" w:color="auto"/>
        <w:bottom w:val="none" w:sz="0" w:space="0" w:color="auto"/>
        <w:right w:val="none" w:sz="0" w:space="0" w:color="auto"/>
      </w:divBdr>
    </w:div>
    <w:div w:id="526023502">
      <w:marLeft w:val="640"/>
      <w:marRight w:val="0"/>
      <w:marTop w:val="0"/>
      <w:marBottom w:val="0"/>
      <w:divBdr>
        <w:top w:val="none" w:sz="0" w:space="0" w:color="auto"/>
        <w:left w:val="none" w:sz="0" w:space="0" w:color="auto"/>
        <w:bottom w:val="none" w:sz="0" w:space="0" w:color="auto"/>
        <w:right w:val="none" w:sz="0" w:space="0" w:color="auto"/>
      </w:divBdr>
    </w:div>
    <w:div w:id="526069469">
      <w:marLeft w:val="640"/>
      <w:marRight w:val="0"/>
      <w:marTop w:val="0"/>
      <w:marBottom w:val="0"/>
      <w:divBdr>
        <w:top w:val="none" w:sz="0" w:space="0" w:color="auto"/>
        <w:left w:val="none" w:sz="0" w:space="0" w:color="auto"/>
        <w:bottom w:val="none" w:sz="0" w:space="0" w:color="auto"/>
        <w:right w:val="none" w:sz="0" w:space="0" w:color="auto"/>
      </w:divBdr>
    </w:div>
    <w:div w:id="526212085">
      <w:marLeft w:val="640"/>
      <w:marRight w:val="0"/>
      <w:marTop w:val="0"/>
      <w:marBottom w:val="0"/>
      <w:divBdr>
        <w:top w:val="none" w:sz="0" w:space="0" w:color="auto"/>
        <w:left w:val="none" w:sz="0" w:space="0" w:color="auto"/>
        <w:bottom w:val="none" w:sz="0" w:space="0" w:color="auto"/>
        <w:right w:val="none" w:sz="0" w:space="0" w:color="auto"/>
      </w:divBdr>
    </w:div>
    <w:div w:id="526255914">
      <w:marLeft w:val="640"/>
      <w:marRight w:val="0"/>
      <w:marTop w:val="0"/>
      <w:marBottom w:val="0"/>
      <w:divBdr>
        <w:top w:val="none" w:sz="0" w:space="0" w:color="auto"/>
        <w:left w:val="none" w:sz="0" w:space="0" w:color="auto"/>
        <w:bottom w:val="none" w:sz="0" w:space="0" w:color="auto"/>
        <w:right w:val="none" w:sz="0" w:space="0" w:color="auto"/>
      </w:divBdr>
    </w:div>
    <w:div w:id="526256133">
      <w:marLeft w:val="640"/>
      <w:marRight w:val="0"/>
      <w:marTop w:val="0"/>
      <w:marBottom w:val="0"/>
      <w:divBdr>
        <w:top w:val="none" w:sz="0" w:space="0" w:color="auto"/>
        <w:left w:val="none" w:sz="0" w:space="0" w:color="auto"/>
        <w:bottom w:val="none" w:sz="0" w:space="0" w:color="auto"/>
        <w:right w:val="none" w:sz="0" w:space="0" w:color="auto"/>
      </w:divBdr>
    </w:div>
    <w:div w:id="526256884">
      <w:bodyDiv w:val="1"/>
      <w:marLeft w:val="0"/>
      <w:marRight w:val="0"/>
      <w:marTop w:val="0"/>
      <w:marBottom w:val="0"/>
      <w:divBdr>
        <w:top w:val="none" w:sz="0" w:space="0" w:color="auto"/>
        <w:left w:val="none" w:sz="0" w:space="0" w:color="auto"/>
        <w:bottom w:val="none" w:sz="0" w:space="0" w:color="auto"/>
        <w:right w:val="none" w:sz="0" w:space="0" w:color="auto"/>
      </w:divBdr>
      <w:divsChild>
        <w:div w:id="44331493">
          <w:marLeft w:val="640"/>
          <w:marRight w:val="0"/>
          <w:marTop w:val="0"/>
          <w:marBottom w:val="0"/>
          <w:divBdr>
            <w:top w:val="none" w:sz="0" w:space="0" w:color="auto"/>
            <w:left w:val="none" w:sz="0" w:space="0" w:color="auto"/>
            <w:bottom w:val="none" w:sz="0" w:space="0" w:color="auto"/>
            <w:right w:val="none" w:sz="0" w:space="0" w:color="auto"/>
          </w:divBdr>
        </w:div>
        <w:div w:id="60105731">
          <w:marLeft w:val="640"/>
          <w:marRight w:val="0"/>
          <w:marTop w:val="0"/>
          <w:marBottom w:val="0"/>
          <w:divBdr>
            <w:top w:val="none" w:sz="0" w:space="0" w:color="auto"/>
            <w:left w:val="none" w:sz="0" w:space="0" w:color="auto"/>
            <w:bottom w:val="none" w:sz="0" w:space="0" w:color="auto"/>
            <w:right w:val="none" w:sz="0" w:space="0" w:color="auto"/>
          </w:divBdr>
        </w:div>
        <w:div w:id="60911634">
          <w:marLeft w:val="640"/>
          <w:marRight w:val="0"/>
          <w:marTop w:val="0"/>
          <w:marBottom w:val="0"/>
          <w:divBdr>
            <w:top w:val="none" w:sz="0" w:space="0" w:color="auto"/>
            <w:left w:val="none" w:sz="0" w:space="0" w:color="auto"/>
            <w:bottom w:val="none" w:sz="0" w:space="0" w:color="auto"/>
            <w:right w:val="none" w:sz="0" w:space="0" w:color="auto"/>
          </w:divBdr>
        </w:div>
        <w:div w:id="65693114">
          <w:marLeft w:val="640"/>
          <w:marRight w:val="0"/>
          <w:marTop w:val="0"/>
          <w:marBottom w:val="0"/>
          <w:divBdr>
            <w:top w:val="none" w:sz="0" w:space="0" w:color="auto"/>
            <w:left w:val="none" w:sz="0" w:space="0" w:color="auto"/>
            <w:bottom w:val="none" w:sz="0" w:space="0" w:color="auto"/>
            <w:right w:val="none" w:sz="0" w:space="0" w:color="auto"/>
          </w:divBdr>
        </w:div>
        <w:div w:id="105396583">
          <w:marLeft w:val="640"/>
          <w:marRight w:val="0"/>
          <w:marTop w:val="0"/>
          <w:marBottom w:val="0"/>
          <w:divBdr>
            <w:top w:val="none" w:sz="0" w:space="0" w:color="auto"/>
            <w:left w:val="none" w:sz="0" w:space="0" w:color="auto"/>
            <w:bottom w:val="none" w:sz="0" w:space="0" w:color="auto"/>
            <w:right w:val="none" w:sz="0" w:space="0" w:color="auto"/>
          </w:divBdr>
        </w:div>
        <w:div w:id="153835216">
          <w:marLeft w:val="640"/>
          <w:marRight w:val="0"/>
          <w:marTop w:val="0"/>
          <w:marBottom w:val="0"/>
          <w:divBdr>
            <w:top w:val="none" w:sz="0" w:space="0" w:color="auto"/>
            <w:left w:val="none" w:sz="0" w:space="0" w:color="auto"/>
            <w:bottom w:val="none" w:sz="0" w:space="0" w:color="auto"/>
            <w:right w:val="none" w:sz="0" w:space="0" w:color="auto"/>
          </w:divBdr>
        </w:div>
        <w:div w:id="159201503">
          <w:marLeft w:val="640"/>
          <w:marRight w:val="0"/>
          <w:marTop w:val="0"/>
          <w:marBottom w:val="0"/>
          <w:divBdr>
            <w:top w:val="none" w:sz="0" w:space="0" w:color="auto"/>
            <w:left w:val="none" w:sz="0" w:space="0" w:color="auto"/>
            <w:bottom w:val="none" w:sz="0" w:space="0" w:color="auto"/>
            <w:right w:val="none" w:sz="0" w:space="0" w:color="auto"/>
          </w:divBdr>
        </w:div>
        <w:div w:id="213539884">
          <w:marLeft w:val="640"/>
          <w:marRight w:val="0"/>
          <w:marTop w:val="0"/>
          <w:marBottom w:val="0"/>
          <w:divBdr>
            <w:top w:val="none" w:sz="0" w:space="0" w:color="auto"/>
            <w:left w:val="none" w:sz="0" w:space="0" w:color="auto"/>
            <w:bottom w:val="none" w:sz="0" w:space="0" w:color="auto"/>
            <w:right w:val="none" w:sz="0" w:space="0" w:color="auto"/>
          </w:divBdr>
        </w:div>
        <w:div w:id="222102272">
          <w:marLeft w:val="640"/>
          <w:marRight w:val="0"/>
          <w:marTop w:val="0"/>
          <w:marBottom w:val="0"/>
          <w:divBdr>
            <w:top w:val="none" w:sz="0" w:space="0" w:color="auto"/>
            <w:left w:val="none" w:sz="0" w:space="0" w:color="auto"/>
            <w:bottom w:val="none" w:sz="0" w:space="0" w:color="auto"/>
            <w:right w:val="none" w:sz="0" w:space="0" w:color="auto"/>
          </w:divBdr>
        </w:div>
        <w:div w:id="254555795">
          <w:marLeft w:val="640"/>
          <w:marRight w:val="0"/>
          <w:marTop w:val="0"/>
          <w:marBottom w:val="0"/>
          <w:divBdr>
            <w:top w:val="none" w:sz="0" w:space="0" w:color="auto"/>
            <w:left w:val="none" w:sz="0" w:space="0" w:color="auto"/>
            <w:bottom w:val="none" w:sz="0" w:space="0" w:color="auto"/>
            <w:right w:val="none" w:sz="0" w:space="0" w:color="auto"/>
          </w:divBdr>
        </w:div>
        <w:div w:id="258221594">
          <w:marLeft w:val="640"/>
          <w:marRight w:val="0"/>
          <w:marTop w:val="0"/>
          <w:marBottom w:val="0"/>
          <w:divBdr>
            <w:top w:val="none" w:sz="0" w:space="0" w:color="auto"/>
            <w:left w:val="none" w:sz="0" w:space="0" w:color="auto"/>
            <w:bottom w:val="none" w:sz="0" w:space="0" w:color="auto"/>
            <w:right w:val="none" w:sz="0" w:space="0" w:color="auto"/>
          </w:divBdr>
        </w:div>
        <w:div w:id="268902347">
          <w:marLeft w:val="640"/>
          <w:marRight w:val="0"/>
          <w:marTop w:val="0"/>
          <w:marBottom w:val="0"/>
          <w:divBdr>
            <w:top w:val="none" w:sz="0" w:space="0" w:color="auto"/>
            <w:left w:val="none" w:sz="0" w:space="0" w:color="auto"/>
            <w:bottom w:val="none" w:sz="0" w:space="0" w:color="auto"/>
            <w:right w:val="none" w:sz="0" w:space="0" w:color="auto"/>
          </w:divBdr>
        </w:div>
        <w:div w:id="320812281">
          <w:marLeft w:val="640"/>
          <w:marRight w:val="0"/>
          <w:marTop w:val="0"/>
          <w:marBottom w:val="0"/>
          <w:divBdr>
            <w:top w:val="none" w:sz="0" w:space="0" w:color="auto"/>
            <w:left w:val="none" w:sz="0" w:space="0" w:color="auto"/>
            <w:bottom w:val="none" w:sz="0" w:space="0" w:color="auto"/>
            <w:right w:val="none" w:sz="0" w:space="0" w:color="auto"/>
          </w:divBdr>
        </w:div>
        <w:div w:id="338822967">
          <w:marLeft w:val="640"/>
          <w:marRight w:val="0"/>
          <w:marTop w:val="0"/>
          <w:marBottom w:val="0"/>
          <w:divBdr>
            <w:top w:val="none" w:sz="0" w:space="0" w:color="auto"/>
            <w:left w:val="none" w:sz="0" w:space="0" w:color="auto"/>
            <w:bottom w:val="none" w:sz="0" w:space="0" w:color="auto"/>
            <w:right w:val="none" w:sz="0" w:space="0" w:color="auto"/>
          </w:divBdr>
        </w:div>
        <w:div w:id="364642725">
          <w:marLeft w:val="640"/>
          <w:marRight w:val="0"/>
          <w:marTop w:val="0"/>
          <w:marBottom w:val="0"/>
          <w:divBdr>
            <w:top w:val="none" w:sz="0" w:space="0" w:color="auto"/>
            <w:left w:val="none" w:sz="0" w:space="0" w:color="auto"/>
            <w:bottom w:val="none" w:sz="0" w:space="0" w:color="auto"/>
            <w:right w:val="none" w:sz="0" w:space="0" w:color="auto"/>
          </w:divBdr>
        </w:div>
        <w:div w:id="378240807">
          <w:marLeft w:val="640"/>
          <w:marRight w:val="0"/>
          <w:marTop w:val="0"/>
          <w:marBottom w:val="0"/>
          <w:divBdr>
            <w:top w:val="none" w:sz="0" w:space="0" w:color="auto"/>
            <w:left w:val="none" w:sz="0" w:space="0" w:color="auto"/>
            <w:bottom w:val="none" w:sz="0" w:space="0" w:color="auto"/>
            <w:right w:val="none" w:sz="0" w:space="0" w:color="auto"/>
          </w:divBdr>
        </w:div>
        <w:div w:id="391583808">
          <w:marLeft w:val="640"/>
          <w:marRight w:val="0"/>
          <w:marTop w:val="0"/>
          <w:marBottom w:val="0"/>
          <w:divBdr>
            <w:top w:val="none" w:sz="0" w:space="0" w:color="auto"/>
            <w:left w:val="none" w:sz="0" w:space="0" w:color="auto"/>
            <w:bottom w:val="none" w:sz="0" w:space="0" w:color="auto"/>
            <w:right w:val="none" w:sz="0" w:space="0" w:color="auto"/>
          </w:divBdr>
        </w:div>
        <w:div w:id="418598127">
          <w:marLeft w:val="640"/>
          <w:marRight w:val="0"/>
          <w:marTop w:val="0"/>
          <w:marBottom w:val="0"/>
          <w:divBdr>
            <w:top w:val="none" w:sz="0" w:space="0" w:color="auto"/>
            <w:left w:val="none" w:sz="0" w:space="0" w:color="auto"/>
            <w:bottom w:val="none" w:sz="0" w:space="0" w:color="auto"/>
            <w:right w:val="none" w:sz="0" w:space="0" w:color="auto"/>
          </w:divBdr>
        </w:div>
        <w:div w:id="449665852">
          <w:marLeft w:val="640"/>
          <w:marRight w:val="0"/>
          <w:marTop w:val="0"/>
          <w:marBottom w:val="0"/>
          <w:divBdr>
            <w:top w:val="none" w:sz="0" w:space="0" w:color="auto"/>
            <w:left w:val="none" w:sz="0" w:space="0" w:color="auto"/>
            <w:bottom w:val="none" w:sz="0" w:space="0" w:color="auto"/>
            <w:right w:val="none" w:sz="0" w:space="0" w:color="auto"/>
          </w:divBdr>
        </w:div>
        <w:div w:id="475220122">
          <w:marLeft w:val="640"/>
          <w:marRight w:val="0"/>
          <w:marTop w:val="0"/>
          <w:marBottom w:val="0"/>
          <w:divBdr>
            <w:top w:val="none" w:sz="0" w:space="0" w:color="auto"/>
            <w:left w:val="none" w:sz="0" w:space="0" w:color="auto"/>
            <w:bottom w:val="none" w:sz="0" w:space="0" w:color="auto"/>
            <w:right w:val="none" w:sz="0" w:space="0" w:color="auto"/>
          </w:divBdr>
        </w:div>
        <w:div w:id="587079973">
          <w:marLeft w:val="640"/>
          <w:marRight w:val="0"/>
          <w:marTop w:val="0"/>
          <w:marBottom w:val="0"/>
          <w:divBdr>
            <w:top w:val="none" w:sz="0" w:space="0" w:color="auto"/>
            <w:left w:val="none" w:sz="0" w:space="0" w:color="auto"/>
            <w:bottom w:val="none" w:sz="0" w:space="0" w:color="auto"/>
            <w:right w:val="none" w:sz="0" w:space="0" w:color="auto"/>
          </w:divBdr>
        </w:div>
        <w:div w:id="591820298">
          <w:marLeft w:val="640"/>
          <w:marRight w:val="0"/>
          <w:marTop w:val="0"/>
          <w:marBottom w:val="0"/>
          <w:divBdr>
            <w:top w:val="none" w:sz="0" w:space="0" w:color="auto"/>
            <w:left w:val="none" w:sz="0" w:space="0" w:color="auto"/>
            <w:bottom w:val="none" w:sz="0" w:space="0" w:color="auto"/>
            <w:right w:val="none" w:sz="0" w:space="0" w:color="auto"/>
          </w:divBdr>
        </w:div>
        <w:div w:id="629869676">
          <w:marLeft w:val="640"/>
          <w:marRight w:val="0"/>
          <w:marTop w:val="0"/>
          <w:marBottom w:val="0"/>
          <w:divBdr>
            <w:top w:val="none" w:sz="0" w:space="0" w:color="auto"/>
            <w:left w:val="none" w:sz="0" w:space="0" w:color="auto"/>
            <w:bottom w:val="none" w:sz="0" w:space="0" w:color="auto"/>
            <w:right w:val="none" w:sz="0" w:space="0" w:color="auto"/>
          </w:divBdr>
        </w:div>
        <w:div w:id="670184148">
          <w:marLeft w:val="640"/>
          <w:marRight w:val="0"/>
          <w:marTop w:val="0"/>
          <w:marBottom w:val="0"/>
          <w:divBdr>
            <w:top w:val="none" w:sz="0" w:space="0" w:color="auto"/>
            <w:left w:val="none" w:sz="0" w:space="0" w:color="auto"/>
            <w:bottom w:val="none" w:sz="0" w:space="0" w:color="auto"/>
            <w:right w:val="none" w:sz="0" w:space="0" w:color="auto"/>
          </w:divBdr>
        </w:div>
        <w:div w:id="702242448">
          <w:marLeft w:val="640"/>
          <w:marRight w:val="0"/>
          <w:marTop w:val="0"/>
          <w:marBottom w:val="0"/>
          <w:divBdr>
            <w:top w:val="none" w:sz="0" w:space="0" w:color="auto"/>
            <w:left w:val="none" w:sz="0" w:space="0" w:color="auto"/>
            <w:bottom w:val="none" w:sz="0" w:space="0" w:color="auto"/>
            <w:right w:val="none" w:sz="0" w:space="0" w:color="auto"/>
          </w:divBdr>
        </w:div>
        <w:div w:id="730080777">
          <w:marLeft w:val="640"/>
          <w:marRight w:val="0"/>
          <w:marTop w:val="0"/>
          <w:marBottom w:val="0"/>
          <w:divBdr>
            <w:top w:val="none" w:sz="0" w:space="0" w:color="auto"/>
            <w:left w:val="none" w:sz="0" w:space="0" w:color="auto"/>
            <w:bottom w:val="none" w:sz="0" w:space="0" w:color="auto"/>
            <w:right w:val="none" w:sz="0" w:space="0" w:color="auto"/>
          </w:divBdr>
        </w:div>
        <w:div w:id="743572664">
          <w:marLeft w:val="640"/>
          <w:marRight w:val="0"/>
          <w:marTop w:val="0"/>
          <w:marBottom w:val="0"/>
          <w:divBdr>
            <w:top w:val="none" w:sz="0" w:space="0" w:color="auto"/>
            <w:left w:val="none" w:sz="0" w:space="0" w:color="auto"/>
            <w:bottom w:val="none" w:sz="0" w:space="0" w:color="auto"/>
            <w:right w:val="none" w:sz="0" w:space="0" w:color="auto"/>
          </w:divBdr>
        </w:div>
        <w:div w:id="745883053">
          <w:marLeft w:val="640"/>
          <w:marRight w:val="0"/>
          <w:marTop w:val="0"/>
          <w:marBottom w:val="0"/>
          <w:divBdr>
            <w:top w:val="none" w:sz="0" w:space="0" w:color="auto"/>
            <w:left w:val="none" w:sz="0" w:space="0" w:color="auto"/>
            <w:bottom w:val="none" w:sz="0" w:space="0" w:color="auto"/>
            <w:right w:val="none" w:sz="0" w:space="0" w:color="auto"/>
          </w:divBdr>
        </w:div>
        <w:div w:id="837770177">
          <w:marLeft w:val="640"/>
          <w:marRight w:val="0"/>
          <w:marTop w:val="0"/>
          <w:marBottom w:val="0"/>
          <w:divBdr>
            <w:top w:val="none" w:sz="0" w:space="0" w:color="auto"/>
            <w:left w:val="none" w:sz="0" w:space="0" w:color="auto"/>
            <w:bottom w:val="none" w:sz="0" w:space="0" w:color="auto"/>
            <w:right w:val="none" w:sz="0" w:space="0" w:color="auto"/>
          </w:divBdr>
        </w:div>
        <w:div w:id="859927171">
          <w:marLeft w:val="640"/>
          <w:marRight w:val="0"/>
          <w:marTop w:val="0"/>
          <w:marBottom w:val="0"/>
          <w:divBdr>
            <w:top w:val="none" w:sz="0" w:space="0" w:color="auto"/>
            <w:left w:val="none" w:sz="0" w:space="0" w:color="auto"/>
            <w:bottom w:val="none" w:sz="0" w:space="0" w:color="auto"/>
            <w:right w:val="none" w:sz="0" w:space="0" w:color="auto"/>
          </w:divBdr>
        </w:div>
        <w:div w:id="934292635">
          <w:marLeft w:val="640"/>
          <w:marRight w:val="0"/>
          <w:marTop w:val="0"/>
          <w:marBottom w:val="0"/>
          <w:divBdr>
            <w:top w:val="none" w:sz="0" w:space="0" w:color="auto"/>
            <w:left w:val="none" w:sz="0" w:space="0" w:color="auto"/>
            <w:bottom w:val="none" w:sz="0" w:space="0" w:color="auto"/>
            <w:right w:val="none" w:sz="0" w:space="0" w:color="auto"/>
          </w:divBdr>
        </w:div>
        <w:div w:id="1021323972">
          <w:marLeft w:val="640"/>
          <w:marRight w:val="0"/>
          <w:marTop w:val="0"/>
          <w:marBottom w:val="0"/>
          <w:divBdr>
            <w:top w:val="none" w:sz="0" w:space="0" w:color="auto"/>
            <w:left w:val="none" w:sz="0" w:space="0" w:color="auto"/>
            <w:bottom w:val="none" w:sz="0" w:space="0" w:color="auto"/>
            <w:right w:val="none" w:sz="0" w:space="0" w:color="auto"/>
          </w:divBdr>
        </w:div>
        <w:div w:id="1022122903">
          <w:marLeft w:val="640"/>
          <w:marRight w:val="0"/>
          <w:marTop w:val="0"/>
          <w:marBottom w:val="0"/>
          <w:divBdr>
            <w:top w:val="none" w:sz="0" w:space="0" w:color="auto"/>
            <w:left w:val="none" w:sz="0" w:space="0" w:color="auto"/>
            <w:bottom w:val="none" w:sz="0" w:space="0" w:color="auto"/>
            <w:right w:val="none" w:sz="0" w:space="0" w:color="auto"/>
          </w:divBdr>
        </w:div>
        <w:div w:id="1022635690">
          <w:marLeft w:val="640"/>
          <w:marRight w:val="0"/>
          <w:marTop w:val="0"/>
          <w:marBottom w:val="0"/>
          <w:divBdr>
            <w:top w:val="none" w:sz="0" w:space="0" w:color="auto"/>
            <w:left w:val="none" w:sz="0" w:space="0" w:color="auto"/>
            <w:bottom w:val="none" w:sz="0" w:space="0" w:color="auto"/>
            <w:right w:val="none" w:sz="0" w:space="0" w:color="auto"/>
          </w:divBdr>
        </w:div>
        <w:div w:id="1078870978">
          <w:marLeft w:val="640"/>
          <w:marRight w:val="0"/>
          <w:marTop w:val="0"/>
          <w:marBottom w:val="0"/>
          <w:divBdr>
            <w:top w:val="none" w:sz="0" w:space="0" w:color="auto"/>
            <w:left w:val="none" w:sz="0" w:space="0" w:color="auto"/>
            <w:bottom w:val="none" w:sz="0" w:space="0" w:color="auto"/>
            <w:right w:val="none" w:sz="0" w:space="0" w:color="auto"/>
          </w:divBdr>
        </w:div>
        <w:div w:id="1117527658">
          <w:marLeft w:val="640"/>
          <w:marRight w:val="0"/>
          <w:marTop w:val="0"/>
          <w:marBottom w:val="0"/>
          <w:divBdr>
            <w:top w:val="none" w:sz="0" w:space="0" w:color="auto"/>
            <w:left w:val="none" w:sz="0" w:space="0" w:color="auto"/>
            <w:bottom w:val="none" w:sz="0" w:space="0" w:color="auto"/>
            <w:right w:val="none" w:sz="0" w:space="0" w:color="auto"/>
          </w:divBdr>
        </w:div>
        <w:div w:id="1179463712">
          <w:marLeft w:val="640"/>
          <w:marRight w:val="0"/>
          <w:marTop w:val="0"/>
          <w:marBottom w:val="0"/>
          <w:divBdr>
            <w:top w:val="none" w:sz="0" w:space="0" w:color="auto"/>
            <w:left w:val="none" w:sz="0" w:space="0" w:color="auto"/>
            <w:bottom w:val="none" w:sz="0" w:space="0" w:color="auto"/>
            <w:right w:val="none" w:sz="0" w:space="0" w:color="auto"/>
          </w:divBdr>
        </w:div>
        <w:div w:id="1268195361">
          <w:marLeft w:val="640"/>
          <w:marRight w:val="0"/>
          <w:marTop w:val="0"/>
          <w:marBottom w:val="0"/>
          <w:divBdr>
            <w:top w:val="none" w:sz="0" w:space="0" w:color="auto"/>
            <w:left w:val="none" w:sz="0" w:space="0" w:color="auto"/>
            <w:bottom w:val="none" w:sz="0" w:space="0" w:color="auto"/>
            <w:right w:val="none" w:sz="0" w:space="0" w:color="auto"/>
          </w:divBdr>
        </w:div>
        <w:div w:id="1334147446">
          <w:marLeft w:val="640"/>
          <w:marRight w:val="0"/>
          <w:marTop w:val="0"/>
          <w:marBottom w:val="0"/>
          <w:divBdr>
            <w:top w:val="none" w:sz="0" w:space="0" w:color="auto"/>
            <w:left w:val="none" w:sz="0" w:space="0" w:color="auto"/>
            <w:bottom w:val="none" w:sz="0" w:space="0" w:color="auto"/>
            <w:right w:val="none" w:sz="0" w:space="0" w:color="auto"/>
          </w:divBdr>
        </w:div>
        <w:div w:id="1340740388">
          <w:marLeft w:val="640"/>
          <w:marRight w:val="0"/>
          <w:marTop w:val="0"/>
          <w:marBottom w:val="0"/>
          <w:divBdr>
            <w:top w:val="none" w:sz="0" w:space="0" w:color="auto"/>
            <w:left w:val="none" w:sz="0" w:space="0" w:color="auto"/>
            <w:bottom w:val="none" w:sz="0" w:space="0" w:color="auto"/>
            <w:right w:val="none" w:sz="0" w:space="0" w:color="auto"/>
          </w:divBdr>
        </w:div>
        <w:div w:id="1423991291">
          <w:marLeft w:val="640"/>
          <w:marRight w:val="0"/>
          <w:marTop w:val="0"/>
          <w:marBottom w:val="0"/>
          <w:divBdr>
            <w:top w:val="none" w:sz="0" w:space="0" w:color="auto"/>
            <w:left w:val="none" w:sz="0" w:space="0" w:color="auto"/>
            <w:bottom w:val="none" w:sz="0" w:space="0" w:color="auto"/>
            <w:right w:val="none" w:sz="0" w:space="0" w:color="auto"/>
          </w:divBdr>
        </w:div>
        <w:div w:id="1430278433">
          <w:marLeft w:val="640"/>
          <w:marRight w:val="0"/>
          <w:marTop w:val="0"/>
          <w:marBottom w:val="0"/>
          <w:divBdr>
            <w:top w:val="none" w:sz="0" w:space="0" w:color="auto"/>
            <w:left w:val="none" w:sz="0" w:space="0" w:color="auto"/>
            <w:bottom w:val="none" w:sz="0" w:space="0" w:color="auto"/>
            <w:right w:val="none" w:sz="0" w:space="0" w:color="auto"/>
          </w:divBdr>
        </w:div>
        <w:div w:id="1430348762">
          <w:marLeft w:val="640"/>
          <w:marRight w:val="0"/>
          <w:marTop w:val="0"/>
          <w:marBottom w:val="0"/>
          <w:divBdr>
            <w:top w:val="none" w:sz="0" w:space="0" w:color="auto"/>
            <w:left w:val="none" w:sz="0" w:space="0" w:color="auto"/>
            <w:bottom w:val="none" w:sz="0" w:space="0" w:color="auto"/>
            <w:right w:val="none" w:sz="0" w:space="0" w:color="auto"/>
          </w:divBdr>
        </w:div>
        <w:div w:id="1444761576">
          <w:marLeft w:val="640"/>
          <w:marRight w:val="0"/>
          <w:marTop w:val="0"/>
          <w:marBottom w:val="0"/>
          <w:divBdr>
            <w:top w:val="none" w:sz="0" w:space="0" w:color="auto"/>
            <w:left w:val="none" w:sz="0" w:space="0" w:color="auto"/>
            <w:bottom w:val="none" w:sz="0" w:space="0" w:color="auto"/>
            <w:right w:val="none" w:sz="0" w:space="0" w:color="auto"/>
          </w:divBdr>
        </w:div>
        <w:div w:id="1495412225">
          <w:marLeft w:val="640"/>
          <w:marRight w:val="0"/>
          <w:marTop w:val="0"/>
          <w:marBottom w:val="0"/>
          <w:divBdr>
            <w:top w:val="none" w:sz="0" w:space="0" w:color="auto"/>
            <w:left w:val="none" w:sz="0" w:space="0" w:color="auto"/>
            <w:bottom w:val="none" w:sz="0" w:space="0" w:color="auto"/>
            <w:right w:val="none" w:sz="0" w:space="0" w:color="auto"/>
          </w:divBdr>
        </w:div>
        <w:div w:id="1497917463">
          <w:marLeft w:val="640"/>
          <w:marRight w:val="0"/>
          <w:marTop w:val="0"/>
          <w:marBottom w:val="0"/>
          <w:divBdr>
            <w:top w:val="none" w:sz="0" w:space="0" w:color="auto"/>
            <w:left w:val="none" w:sz="0" w:space="0" w:color="auto"/>
            <w:bottom w:val="none" w:sz="0" w:space="0" w:color="auto"/>
            <w:right w:val="none" w:sz="0" w:space="0" w:color="auto"/>
          </w:divBdr>
        </w:div>
        <w:div w:id="1545946900">
          <w:marLeft w:val="640"/>
          <w:marRight w:val="0"/>
          <w:marTop w:val="0"/>
          <w:marBottom w:val="0"/>
          <w:divBdr>
            <w:top w:val="none" w:sz="0" w:space="0" w:color="auto"/>
            <w:left w:val="none" w:sz="0" w:space="0" w:color="auto"/>
            <w:bottom w:val="none" w:sz="0" w:space="0" w:color="auto"/>
            <w:right w:val="none" w:sz="0" w:space="0" w:color="auto"/>
          </w:divBdr>
        </w:div>
        <w:div w:id="1577282673">
          <w:marLeft w:val="640"/>
          <w:marRight w:val="0"/>
          <w:marTop w:val="0"/>
          <w:marBottom w:val="0"/>
          <w:divBdr>
            <w:top w:val="none" w:sz="0" w:space="0" w:color="auto"/>
            <w:left w:val="none" w:sz="0" w:space="0" w:color="auto"/>
            <w:bottom w:val="none" w:sz="0" w:space="0" w:color="auto"/>
            <w:right w:val="none" w:sz="0" w:space="0" w:color="auto"/>
          </w:divBdr>
        </w:div>
        <w:div w:id="1727994053">
          <w:marLeft w:val="640"/>
          <w:marRight w:val="0"/>
          <w:marTop w:val="0"/>
          <w:marBottom w:val="0"/>
          <w:divBdr>
            <w:top w:val="none" w:sz="0" w:space="0" w:color="auto"/>
            <w:left w:val="none" w:sz="0" w:space="0" w:color="auto"/>
            <w:bottom w:val="none" w:sz="0" w:space="0" w:color="auto"/>
            <w:right w:val="none" w:sz="0" w:space="0" w:color="auto"/>
          </w:divBdr>
        </w:div>
        <w:div w:id="1751001709">
          <w:marLeft w:val="640"/>
          <w:marRight w:val="0"/>
          <w:marTop w:val="0"/>
          <w:marBottom w:val="0"/>
          <w:divBdr>
            <w:top w:val="none" w:sz="0" w:space="0" w:color="auto"/>
            <w:left w:val="none" w:sz="0" w:space="0" w:color="auto"/>
            <w:bottom w:val="none" w:sz="0" w:space="0" w:color="auto"/>
            <w:right w:val="none" w:sz="0" w:space="0" w:color="auto"/>
          </w:divBdr>
        </w:div>
        <w:div w:id="1754231163">
          <w:marLeft w:val="640"/>
          <w:marRight w:val="0"/>
          <w:marTop w:val="0"/>
          <w:marBottom w:val="0"/>
          <w:divBdr>
            <w:top w:val="none" w:sz="0" w:space="0" w:color="auto"/>
            <w:left w:val="none" w:sz="0" w:space="0" w:color="auto"/>
            <w:bottom w:val="none" w:sz="0" w:space="0" w:color="auto"/>
            <w:right w:val="none" w:sz="0" w:space="0" w:color="auto"/>
          </w:divBdr>
        </w:div>
      </w:divsChild>
    </w:div>
    <w:div w:id="526331425">
      <w:marLeft w:val="640"/>
      <w:marRight w:val="0"/>
      <w:marTop w:val="0"/>
      <w:marBottom w:val="0"/>
      <w:divBdr>
        <w:top w:val="none" w:sz="0" w:space="0" w:color="auto"/>
        <w:left w:val="none" w:sz="0" w:space="0" w:color="auto"/>
        <w:bottom w:val="none" w:sz="0" w:space="0" w:color="auto"/>
        <w:right w:val="none" w:sz="0" w:space="0" w:color="auto"/>
      </w:divBdr>
    </w:div>
    <w:div w:id="526404525">
      <w:marLeft w:val="640"/>
      <w:marRight w:val="0"/>
      <w:marTop w:val="0"/>
      <w:marBottom w:val="0"/>
      <w:divBdr>
        <w:top w:val="none" w:sz="0" w:space="0" w:color="auto"/>
        <w:left w:val="none" w:sz="0" w:space="0" w:color="auto"/>
        <w:bottom w:val="none" w:sz="0" w:space="0" w:color="auto"/>
        <w:right w:val="none" w:sz="0" w:space="0" w:color="auto"/>
      </w:divBdr>
    </w:div>
    <w:div w:id="526406929">
      <w:marLeft w:val="640"/>
      <w:marRight w:val="0"/>
      <w:marTop w:val="0"/>
      <w:marBottom w:val="0"/>
      <w:divBdr>
        <w:top w:val="none" w:sz="0" w:space="0" w:color="auto"/>
        <w:left w:val="none" w:sz="0" w:space="0" w:color="auto"/>
        <w:bottom w:val="none" w:sz="0" w:space="0" w:color="auto"/>
        <w:right w:val="none" w:sz="0" w:space="0" w:color="auto"/>
      </w:divBdr>
    </w:div>
    <w:div w:id="526454529">
      <w:marLeft w:val="640"/>
      <w:marRight w:val="0"/>
      <w:marTop w:val="0"/>
      <w:marBottom w:val="0"/>
      <w:divBdr>
        <w:top w:val="none" w:sz="0" w:space="0" w:color="auto"/>
        <w:left w:val="none" w:sz="0" w:space="0" w:color="auto"/>
        <w:bottom w:val="none" w:sz="0" w:space="0" w:color="auto"/>
        <w:right w:val="none" w:sz="0" w:space="0" w:color="auto"/>
      </w:divBdr>
    </w:div>
    <w:div w:id="526530326">
      <w:marLeft w:val="640"/>
      <w:marRight w:val="0"/>
      <w:marTop w:val="0"/>
      <w:marBottom w:val="0"/>
      <w:divBdr>
        <w:top w:val="none" w:sz="0" w:space="0" w:color="auto"/>
        <w:left w:val="none" w:sz="0" w:space="0" w:color="auto"/>
        <w:bottom w:val="none" w:sz="0" w:space="0" w:color="auto"/>
        <w:right w:val="none" w:sz="0" w:space="0" w:color="auto"/>
      </w:divBdr>
    </w:div>
    <w:div w:id="526598059">
      <w:marLeft w:val="640"/>
      <w:marRight w:val="0"/>
      <w:marTop w:val="0"/>
      <w:marBottom w:val="0"/>
      <w:divBdr>
        <w:top w:val="none" w:sz="0" w:space="0" w:color="auto"/>
        <w:left w:val="none" w:sz="0" w:space="0" w:color="auto"/>
        <w:bottom w:val="none" w:sz="0" w:space="0" w:color="auto"/>
        <w:right w:val="none" w:sz="0" w:space="0" w:color="auto"/>
      </w:divBdr>
    </w:div>
    <w:div w:id="526601499">
      <w:marLeft w:val="640"/>
      <w:marRight w:val="0"/>
      <w:marTop w:val="0"/>
      <w:marBottom w:val="0"/>
      <w:divBdr>
        <w:top w:val="none" w:sz="0" w:space="0" w:color="auto"/>
        <w:left w:val="none" w:sz="0" w:space="0" w:color="auto"/>
        <w:bottom w:val="none" w:sz="0" w:space="0" w:color="auto"/>
        <w:right w:val="none" w:sz="0" w:space="0" w:color="auto"/>
      </w:divBdr>
    </w:div>
    <w:div w:id="526674210">
      <w:marLeft w:val="640"/>
      <w:marRight w:val="0"/>
      <w:marTop w:val="0"/>
      <w:marBottom w:val="0"/>
      <w:divBdr>
        <w:top w:val="none" w:sz="0" w:space="0" w:color="auto"/>
        <w:left w:val="none" w:sz="0" w:space="0" w:color="auto"/>
        <w:bottom w:val="none" w:sz="0" w:space="0" w:color="auto"/>
        <w:right w:val="none" w:sz="0" w:space="0" w:color="auto"/>
      </w:divBdr>
    </w:div>
    <w:div w:id="526718232">
      <w:marLeft w:val="640"/>
      <w:marRight w:val="0"/>
      <w:marTop w:val="0"/>
      <w:marBottom w:val="0"/>
      <w:divBdr>
        <w:top w:val="none" w:sz="0" w:space="0" w:color="auto"/>
        <w:left w:val="none" w:sz="0" w:space="0" w:color="auto"/>
        <w:bottom w:val="none" w:sz="0" w:space="0" w:color="auto"/>
        <w:right w:val="none" w:sz="0" w:space="0" w:color="auto"/>
      </w:divBdr>
    </w:div>
    <w:div w:id="526912000">
      <w:marLeft w:val="640"/>
      <w:marRight w:val="0"/>
      <w:marTop w:val="0"/>
      <w:marBottom w:val="0"/>
      <w:divBdr>
        <w:top w:val="none" w:sz="0" w:space="0" w:color="auto"/>
        <w:left w:val="none" w:sz="0" w:space="0" w:color="auto"/>
        <w:bottom w:val="none" w:sz="0" w:space="0" w:color="auto"/>
        <w:right w:val="none" w:sz="0" w:space="0" w:color="auto"/>
      </w:divBdr>
    </w:div>
    <w:div w:id="526916374">
      <w:marLeft w:val="640"/>
      <w:marRight w:val="0"/>
      <w:marTop w:val="0"/>
      <w:marBottom w:val="0"/>
      <w:divBdr>
        <w:top w:val="none" w:sz="0" w:space="0" w:color="auto"/>
        <w:left w:val="none" w:sz="0" w:space="0" w:color="auto"/>
        <w:bottom w:val="none" w:sz="0" w:space="0" w:color="auto"/>
        <w:right w:val="none" w:sz="0" w:space="0" w:color="auto"/>
      </w:divBdr>
    </w:div>
    <w:div w:id="526985663">
      <w:marLeft w:val="640"/>
      <w:marRight w:val="0"/>
      <w:marTop w:val="0"/>
      <w:marBottom w:val="0"/>
      <w:divBdr>
        <w:top w:val="none" w:sz="0" w:space="0" w:color="auto"/>
        <w:left w:val="none" w:sz="0" w:space="0" w:color="auto"/>
        <w:bottom w:val="none" w:sz="0" w:space="0" w:color="auto"/>
        <w:right w:val="none" w:sz="0" w:space="0" w:color="auto"/>
      </w:divBdr>
    </w:div>
    <w:div w:id="527061373">
      <w:marLeft w:val="640"/>
      <w:marRight w:val="0"/>
      <w:marTop w:val="0"/>
      <w:marBottom w:val="0"/>
      <w:divBdr>
        <w:top w:val="none" w:sz="0" w:space="0" w:color="auto"/>
        <w:left w:val="none" w:sz="0" w:space="0" w:color="auto"/>
        <w:bottom w:val="none" w:sz="0" w:space="0" w:color="auto"/>
        <w:right w:val="none" w:sz="0" w:space="0" w:color="auto"/>
      </w:divBdr>
    </w:div>
    <w:div w:id="527064244">
      <w:marLeft w:val="640"/>
      <w:marRight w:val="0"/>
      <w:marTop w:val="0"/>
      <w:marBottom w:val="0"/>
      <w:divBdr>
        <w:top w:val="none" w:sz="0" w:space="0" w:color="auto"/>
        <w:left w:val="none" w:sz="0" w:space="0" w:color="auto"/>
        <w:bottom w:val="none" w:sz="0" w:space="0" w:color="auto"/>
        <w:right w:val="none" w:sz="0" w:space="0" w:color="auto"/>
      </w:divBdr>
    </w:div>
    <w:div w:id="527065803">
      <w:marLeft w:val="640"/>
      <w:marRight w:val="0"/>
      <w:marTop w:val="0"/>
      <w:marBottom w:val="0"/>
      <w:divBdr>
        <w:top w:val="none" w:sz="0" w:space="0" w:color="auto"/>
        <w:left w:val="none" w:sz="0" w:space="0" w:color="auto"/>
        <w:bottom w:val="none" w:sz="0" w:space="0" w:color="auto"/>
        <w:right w:val="none" w:sz="0" w:space="0" w:color="auto"/>
      </w:divBdr>
    </w:div>
    <w:div w:id="527258349">
      <w:marLeft w:val="640"/>
      <w:marRight w:val="0"/>
      <w:marTop w:val="0"/>
      <w:marBottom w:val="0"/>
      <w:divBdr>
        <w:top w:val="none" w:sz="0" w:space="0" w:color="auto"/>
        <w:left w:val="none" w:sz="0" w:space="0" w:color="auto"/>
        <w:bottom w:val="none" w:sz="0" w:space="0" w:color="auto"/>
        <w:right w:val="none" w:sz="0" w:space="0" w:color="auto"/>
      </w:divBdr>
    </w:div>
    <w:div w:id="527374928">
      <w:marLeft w:val="640"/>
      <w:marRight w:val="0"/>
      <w:marTop w:val="0"/>
      <w:marBottom w:val="0"/>
      <w:divBdr>
        <w:top w:val="none" w:sz="0" w:space="0" w:color="auto"/>
        <w:left w:val="none" w:sz="0" w:space="0" w:color="auto"/>
        <w:bottom w:val="none" w:sz="0" w:space="0" w:color="auto"/>
        <w:right w:val="none" w:sz="0" w:space="0" w:color="auto"/>
      </w:divBdr>
    </w:div>
    <w:div w:id="527446625">
      <w:marLeft w:val="480"/>
      <w:marRight w:val="0"/>
      <w:marTop w:val="0"/>
      <w:marBottom w:val="0"/>
      <w:divBdr>
        <w:top w:val="none" w:sz="0" w:space="0" w:color="auto"/>
        <w:left w:val="none" w:sz="0" w:space="0" w:color="auto"/>
        <w:bottom w:val="none" w:sz="0" w:space="0" w:color="auto"/>
        <w:right w:val="none" w:sz="0" w:space="0" w:color="auto"/>
      </w:divBdr>
    </w:div>
    <w:div w:id="527455218">
      <w:marLeft w:val="640"/>
      <w:marRight w:val="0"/>
      <w:marTop w:val="0"/>
      <w:marBottom w:val="0"/>
      <w:divBdr>
        <w:top w:val="none" w:sz="0" w:space="0" w:color="auto"/>
        <w:left w:val="none" w:sz="0" w:space="0" w:color="auto"/>
        <w:bottom w:val="none" w:sz="0" w:space="0" w:color="auto"/>
        <w:right w:val="none" w:sz="0" w:space="0" w:color="auto"/>
      </w:divBdr>
    </w:div>
    <w:div w:id="527528998">
      <w:marLeft w:val="640"/>
      <w:marRight w:val="0"/>
      <w:marTop w:val="0"/>
      <w:marBottom w:val="0"/>
      <w:divBdr>
        <w:top w:val="none" w:sz="0" w:space="0" w:color="auto"/>
        <w:left w:val="none" w:sz="0" w:space="0" w:color="auto"/>
        <w:bottom w:val="none" w:sz="0" w:space="0" w:color="auto"/>
        <w:right w:val="none" w:sz="0" w:space="0" w:color="auto"/>
      </w:divBdr>
    </w:div>
    <w:div w:id="527640996">
      <w:marLeft w:val="640"/>
      <w:marRight w:val="0"/>
      <w:marTop w:val="0"/>
      <w:marBottom w:val="0"/>
      <w:divBdr>
        <w:top w:val="none" w:sz="0" w:space="0" w:color="auto"/>
        <w:left w:val="none" w:sz="0" w:space="0" w:color="auto"/>
        <w:bottom w:val="none" w:sz="0" w:space="0" w:color="auto"/>
        <w:right w:val="none" w:sz="0" w:space="0" w:color="auto"/>
      </w:divBdr>
    </w:div>
    <w:div w:id="527764965">
      <w:marLeft w:val="640"/>
      <w:marRight w:val="0"/>
      <w:marTop w:val="0"/>
      <w:marBottom w:val="0"/>
      <w:divBdr>
        <w:top w:val="none" w:sz="0" w:space="0" w:color="auto"/>
        <w:left w:val="none" w:sz="0" w:space="0" w:color="auto"/>
        <w:bottom w:val="none" w:sz="0" w:space="0" w:color="auto"/>
        <w:right w:val="none" w:sz="0" w:space="0" w:color="auto"/>
      </w:divBdr>
    </w:div>
    <w:div w:id="527765733">
      <w:marLeft w:val="640"/>
      <w:marRight w:val="0"/>
      <w:marTop w:val="0"/>
      <w:marBottom w:val="0"/>
      <w:divBdr>
        <w:top w:val="none" w:sz="0" w:space="0" w:color="auto"/>
        <w:left w:val="none" w:sz="0" w:space="0" w:color="auto"/>
        <w:bottom w:val="none" w:sz="0" w:space="0" w:color="auto"/>
        <w:right w:val="none" w:sz="0" w:space="0" w:color="auto"/>
      </w:divBdr>
    </w:div>
    <w:div w:id="527842277">
      <w:marLeft w:val="640"/>
      <w:marRight w:val="0"/>
      <w:marTop w:val="0"/>
      <w:marBottom w:val="0"/>
      <w:divBdr>
        <w:top w:val="none" w:sz="0" w:space="0" w:color="auto"/>
        <w:left w:val="none" w:sz="0" w:space="0" w:color="auto"/>
        <w:bottom w:val="none" w:sz="0" w:space="0" w:color="auto"/>
        <w:right w:val="none" w:sz="0" w:space="0" w:color="auto"/>
      </w:divBdr>
    </w:div>
    <w:div w:id="527914240">
      <w:marLeft w:val="640"/>
      <w:marRight w:val="0"/>
      <w:marTop w:val="0"/>
      <w:marBottom w:val="0"/>
      <w:divBdr>
        <w:top w:val="none" w:sz="0" w:space="0" w:color="auto"/>
        <w:left w:val="none" w:sz="0" w:space="0" w:color="auto"/>
        <w:bottom w:val="none" w:sz="0" w:space="0" w:color="auto"/>
        <w:right w:val="none" w:sz="0" w:space="0" w:color="auto"/>
      </w:divBdr>
    </w:div>
    <w:div w:id="527985392">
      <w:marLeft w:val="640"/>
      <w:marRight w:val="0"/>
      <w:marTop w:val="0"/>
      <w:marBottom w:val="0"/>
      <w:divBdr>
        <w:top w:val="none" w:sz="0" w:space="0" w:color="auto"/>
        <w:left w:val="none" w:sz="0" w:space="0" w:color="auto"/>
        <w:bottom w:val="none" w:sz="0" w:space="0" w:color="auto"/>
        <w:right w:val="none" w:sz="0" w:space="0" w:color="auto"/>
      </w:divBdr>
    </w:div>
    <w:div w:id="528033879">
      <w:marLeft w:val="640"/>
      <w:marRight w:val="0"/>
      <w:marTop w:val="0"/>
      <w:marBottom w:val="0"/>
      <w:divBdr>
        <w:top w:val="none" w:sz="0" w:space="0" w:color="auto"/>
        <w:left w:val="none" w:sz="0" w:space="0" w:color="auto"/>
        <w:bottom w:val="none" w:sz="0" w:space="0" w:color="auto"/>
        <w:right w:val="none" w:sz="0" w:space="0" w:color="auto"/>
      </w:divBdr>
    </w:div>
    <w:div w:id="528034947">
      <w:marLeft w:val="480"/>
      <w:marRight w:val="0"/>
      <w:marTop w:val="0"/>
      <w:marBottom w:val="0"/>
      <w:divBdr>
        <w:top w:val="none" w:sz="0" w:space="0" w:color="auto"/>
        <w:left w:val="none" w:sz="0" w:space="0" w:color="auto"/>
        <w:bottom w:val="none" w:sz="0" w:space="0" w:color="auto"/>
        <w:right w:val="none" w:sz="0" w:space="0" w:color="auto"/>
      </w:divBdr>
    </w:div>
    <w:div w:id="528110817">
      <w:marLeft w:val="640"/>
      <w:marRight w:val="0"/>
      <w:marTop w:val="0"/>
      <w:marBottom w:val="0"/>
      <w:divBdr>
        <w:top w:val="none" w:sz="0" w:space="0" w:color="auto"/>
        <w:left w:val="none" w:sz="0" w:space="0" w:color="auto"/>
        <w:bottom w:val="none" w:sz="0" w:space="0" w:color="auto"/>
        <w:right w:val="none" w:sz="0" w:space="0" w:color="auto"/>
      </w:divBdr>
    </w:div>
    <w:div w:id="528176761">
      <w:marLeft w:val="640"/>
      <w:marRight w:val="0"/>
      <w:marTop w:val="0"/>
      <w:marBottom w:val="0"/>
      <w:divBdr>
        <w:top w:val="none" w:sz="0" w:space="0" w:color="auto"/>
        <w:left w:val="none" w:sz="0" w:space="0" w:color="auto"/>
        <w:bottom w:val="none" w:sz="0" w:space="0" w:color="auto"/>
        <w:right w:val="none" w:sz="0" w:space="0" w:color="auto"/>
      </w:divBdr>
    </w:div>
    <w:div w:id="528220505">
      <w:marLeft w:val="640"/>
      <w:marRight w:val="0"/>
      <w:marTop w:val="0"/>
      <w:marBottom w:val="0"/>
      <w:divBdr>
        <w:top w:val="none" w:sz="0" w:space="0" w:color="auto"/>
        <w:left w:val="none" w:sz="0" w:space="0" w:color="auto"/>
        <w:bottom w:val="none" w:sz="0" w:space="0" w:color="auto"/>
        <w:right w:val="none" w:sz="0" w:space="0" w:color="auto"/>
      </w:divBdr>
    </w:div>
    <w:div w:id="528297590">
      <w:marLeft w:val="640"/>
      <w:marRight w:val="0"/>
      <w:marTop w:val="0"/>
      <w:marBottom w:val="0"/>
      <w:divBdr>
        <w:top w:val="none" w:sz="0" w:space="0" w:color="auto"/>
        <w:left w:val="none" w:sz="0" w:space="0" w:color="auto"/>
        <w:bottom w:val="none" w:sz="0" w:space="0" w:color="auto"/>
        <w:right w:val="none" w:sz="0" w:space="0" w:color="auto"/>
      </w:divBdr>
    </w:div>
    <w:div w:id="528377922">
      <w:marLeft w:val="640"/>
      <w:marRight w:val="0"/>
      <w:marTop w:val="0"/>
      <w:marBottom w:val="0"/>
      <w:divBdr>
        <w:top w:val="none" w:sz="0" w:space="0" w:color="auto"/>
        <w:left w:val="none" w:sz="0" w:space="0" w:color="auto"/>
        <w:bottom w:val="none" w:sz="0" w:space="0" w:color="auto"/>
        <w:right w:val="none" w:sz="0" w:space="0" w:color="auto"/>
      </w:divBdr>
    </w:div>
    <w:div w:id="528416798">
      <w:marLeft w:val="640"/>
      <w:marRight w:val="0"/>
      <w:marTop w:val="0"/>
      <w:marBottom w:val="0"/>
      <w:divBdr>
        <w:top w:val="none" w:sz="0" w:space="0" w:color="auto"/>
        <w:left w:val="none" w:sz="0" w:space="0" w:color="auto"/>
        <w:bottom w:val="none" w:sz="0" w:space="0" w:color="auto"/>
        <w:right w:val="none" w:sz="0" w:space="0" w:color="auto"/>
      </w:divBdr>
    </w:div>
    <w:div w:id="528418790">
      <w:marLeft w:val="640"/>
      <w:marRight w:val="0"/>
      <w:marTop w:val="0"/>
      <w:marBottom w:val="0"/>
      <w:divBdr>
        <w:top w:val="none" w:sz="0" w:space="0" w:color="auto"/>
        <w:left w:val="none" w:sz="0" w:space="0" w:color="auto"/>
        <w:bottom w:val="none" w:sz="0" w:space="0" w:color="auto"/>
        <w:right w:val="none" w:sz="0" w:space="0" w:color="auto"/>
      </w:divBdr>
    </w:div>
    <w:div w:id="528419666">
      <w:marLeft w:val="640"/>
      <w:marRight w:val="0"/>
      <w:marTop w:val="0"/>
      <w:marBottom w:val="0"/>
      <w:divBdr>
        <w:top w:val="none" w:sz="0" w:space="0" w:color="auto"/>
        <w:left w:val="none" w:sz="0" w:space="0" w:color="auto"/>
        <w:bottom w:val="none" w:sz="0" w:space="0" w:color="auto"/>
        <w:right w:val="none" w:sz="0" w:space="0" w:color="auto"/>
      </w:divBdr>
    </w:div>
    <w:div w:id="528564297">
      <w:marLeft w:val="640"/>
      <w:marRight w:val="0"/>
      <w:marTop w:val="0"/>
      <w:marBottom w:val="0"/>
      <w:divBdr>
        <w:top w:val="none" w:sz="0" w:space="0" w:color="auto"/>
        <w:left w:val="none" w:sz="0" w:space="0" w:color="auto"/>
        <w:bottom w:val="none" w:sz="0" w:space="0" w:color="auto"/>
        <w:right w:val="none" w:sz="0" w:space="0" w:color="auto"/>
      </w:divBdr>
    </w:div>
    <w:div w:id="528567618">
      <w:marLeft w:val="640"/>
      <w:marRight w:val="0"/>
      <w:marTop w:val="0"/>
      <w:marBottom w:val="0"/>
      <w:divBdr>
        <w:top w:val="none" w:sz="0" w:space="0" w:color="auto"/>
        <w:left w:val="none" w:sz="0" w:space="0" w:color="auto"/>
        <w:bottom w:val="none" w:sz="0" w:space="0" w:color="auto"/>
        <w:right w:val="none" w:sz="0" w:space="0" w:color="auto"/>
      </w:divBdr>
    </w:div>
    <w:div w:id="528833532">
      <w:marLeft w:val="640"/>
      <w:marRight w:val="0"/>
      <w:marTop w:val="0"/>
      <w:marBottom w:val="0"/>
      <w:divBdr>
        <w:top w:val="none" w:sz="0" w:space="0" w:color="auto"/>
        <w:left w:val="none" w:sz="0" w:space="0" w:color="auto"/>
        <w:bottom w:val="none" w:sz="0" w:space="0" w:color="auto"/>
        <w:right w:val="none" w:sz="0" w:space="0" w:color="auto"/>
      </w:divBdr>
    </w:div>
    <w:div w:id="528837774">
      <w:marLeft w:val="640"/>
      <w:marRight w:val="0"/>
      <w:marTop w:val="0"/>
      <w:marBottom w:val="0"/>
      <w:divBdr>
        <w:top w:val="none" w:sz="0" w:space="0" w:color="auto"/>
        <w:left w:val="none" w:sz="0" w:space="0" w:color="auto"/>
        <w:bottom w:val="none" w:sz="0" w:space="0" w:color="auto"/>
        <w:right w:val="none" w:sz="0" w:space="0" w:color="auto"/>
      </w:divBdr>
    </w:div>
    <w:div w:id="528952341">
      <w:marLeft w:val="640"/>
      <w:marRight w:val="0"/>
      <w:marTop w:val="0"/>
      <w:marBottom w:val="0"/>
      <w:divBdr>
        <w:top w:val="none" w:sz="0" w:space="0" w:color="auto"/>
        <w:left w:val="none" w:sz="0" w:space="0" w:color="auto"/>
        <w:bottom w:val="none" w:sz="0" w:space="0" w:color="auto"/>
        <w:right w:val="none" w:sz="0" w:space="0" w:color="auto"/>
      </w:divBdr>
    </w:div>
    <w:div w:id="529031893">
      <w:marLeft w:val="640"/>
      <w:marRight w:val="0"/>
      <w:marTop w:val="0"/>
      <w:marBottom w:val="0"/>
      <w:divBdr>
        <w:top w:val="none" w:sz="0" w:space="0" w:color="auto"/>
        <w:left w:val="none" w:sz="0" w:space="0" w:color="auto"/>
        <w:bottom w:val="none" w:sz="0" w:space="0" w:color="auto"/>
        <w:right w:val="none" w:sz="0" w:space="0" w:color="auto"/>
      </w:divBdr>
    </w:div>
    <w:div w:id="529034455">
      <w:marLeft w:val="640"/>
      <w:marRight w:val="0"/>
      <w:marTop w:val="0"/>
      <w:marBottom w:val="0"/>
      <w:divBdr>
        <w:top w:val="none" w:sz="0" w:space="0" w:color="auto"/>
        <w:left w:val="none" w:sz="0" w:space="0" w:color="auto"/>
        <w:bottom w:val="none" w:sz="0" w:space="0" w:color="auto"/>
        <w:right w:val="none" w:sz="0" w:space="0" w:color="auto"/>
      </w:divBdr>
    </w:div>
    <w:div w:id="529103418">
      <w:marLeft w:val="640"/>
      <w:marRight w:val="0"/>
      <w:marTop w:val="0"/>
      <w:marBottom w:val="0"/>
      <w:divBdr>
        <w:top w:val="none" w:sz="0" w:space="0" w:color="auto"/>
        <w:left w:val="none" w:sz="0" w:space="0" w:color="auto"/>
        <w:bottom w:val="none" w:sz="0" w:space="0" w:color="auto"/>
        <w:right w:val="none" w:sz="0" w:space="0" w:color="auto"/>
      </w:divBdr>
    </w:div>
    <w:div w:id="529103568">
      <w:marLeft w:val="640"/>
      <w:marRight w:val="0"/>
      <w:marTop w:val="0"/>
      <w:marBottom w:val="0"/>
      <w:divBdr>
        <w:top w:val="none" w:sz="0" w:space="0" w:color="auto"/>
        <w:left w:val="none" w:sz="0" w:space="0" w:color="auto"/>
        <w:bottom w:val="none" w:sz="0" w:space="0" w:color="auto"/>
        <w:right w:val="none" w:sz="0" w:space="0" w:color="auto"/>
      </w:divBdr>
    </w:div>
    <w:div w:id="529297324">
      <w:marLeft w:val="640"/>
      <w:marRight w:val="0"/>
      <w:marTop w:val="0"/>
      <w:marBottom w:val="0"/>
      <w:divBdr>
        <w:top w:val="none" w:sz="0" w:space="0" w:color="auto"/>
        <w:left w:val="none" w:sz="0" w:space="0" w:color="auto"/>
        <w:bottom w:val="none" w:sz="0" w:space="0" w:color="auto"/>
        <w:right w:val="none" w:sz="0" w:space="0" w:color="auto"/>
      </w:divBdr>
    </w:div>
    <w:div w:id="529299902">
      <w:marLeft w:val="640"/>
      <w:marRight w:val="0"/>
      <w:marTop w:val="0"/>
      <w:marBottom w:val="0"/>
      <w:divBdr>
        <w:top w:val="none" w:sz="0" w:space="0" w:color="auto"/>
        <w:left w:val="none" w:sz="0" w:space="0" w:color="auto"/>
        <w:bottom w:val="none" w:sz="0" w:space="0" w:color="auto"/>
        <w:right w:val="none" w:sz="0" w:space="0" w:color="auto"/>
      </w:divBdr>
    </w:div>
    <w:div w:id="529340282">
      <w:marLeft w:val="640"/>
      <w:marRight w:val="0"/>
      <w:marTop w:val="0"/>
      <w:marBottom w:val="0"/>
      <w:divBdr>
        <w:top w:val="none" w:sz="0" w:space="0" w:color="auto"/>
        <w:left w:val="none" w:sz="0" w:space="0" w:color="auto"/>
        <w:bottom w:val="none" w:sz="0" w:space="0" w:color="auto"/>
        <w:right w:val="none" w:sz="0" w:space="0" w:color="auto"/>
      </w:divBdr>
    </w:div>
    <w:div w:id="529421517">
      <w:marLeft w:val="640"/>
      <w:marRight w:val="0"/>
      <w:marTop w:val="0"/>
      <w:marBottom w:val="0"/>
      <w:divBdr>
        <w:top w:val="none" w:sz="0" w:space="0" w:color="auto"/>
        <w:left w:val="none" w:sz="0" w:space="0" w:color="auto"/>
        <w:bottom w:val="none" w:sz="0" w:space="0" w:color="auto"/>
        <w:right w:val="none" w:sz="0" w:space="0" w:color="auto"/>
      </w:divBdr>
    </w:div>
    <w:div w:id="529681137">
      <w:marLeft w:val="640"/>
      <w:marRight w:val="0"/>
      <w:marTop w:val="0"/>
      <w:marBottom w:val="0"/>
      <w:divBdr>
        <w:top w:val="none" w:sz="0" w:space="0" w:color="auto"/>
        <w:left w:val="none" w:sz="0" w:space="0" w:color="auto"/>
        <w:bottom w:val="none" w:sz="0" w:space="0" w:color="auto"/>
        <w:right w:val="none" w:sz="0" w:space="0" w:color="auto"/>
      </w:divBdr>
    </w:div>
    <w:div w:id="529683301">
      <w:marLeft w:val="640"/>
      <w:marRight w:val="0"/>
      <w:marTop w:val="0"/>
      <w:marBottom w:val="0"/>
      <w:divBdr>
        <w:top w:val="none" w:sz="0" w:space="0" w:color="auto"/>
        <w:left w:val="none" w:sz="0" w:space="0" w:color="auto"/>
        <w:bottom w:val="none" w:sz="0" w:space="0" w:color="auto"/>
        <w:right w:val="none" w:sz="0" w:space="0" w:color="auto"/>
      </w:divBdr>
    </w:div>
    <w:div w:id="529687630">
      <w:marLeft w:val="640"/>
      <w:marRight w:val="0"/>
      <w:marTop w:val="0"/>
      <w:marBottom w:val="0"/>
      <w:divBdr>
        <w:top w:val="none" w:sz="0" w:space="0" w:color="auto"/>
        <w:left w:val="none" w:sz="0" w:space="0" w:color="auto"/>
        <w:bottom w:val="none" w:sz="0" w:space="0" w:color="auto"/>
        <w:right w:val="none" w:sz="0" w:space="0" w:color="auto"/>
      </w:divBdr>
    </w:div>
    <w:div w:id="529997682">
      <w:marLeft w:val="640"/>
      <w:marRight w:val="0"/>
      <w:marTop w:val="0"/>
      <w:marBottom w:val="0"/>
      <w:divBdr>
        <w:top w:val="none" w:sz="0" w:space="0" w:color="auto"/>
        <w:left w:val="none" w:sz="0" w:space="0" w:color="auto"/>
        <w:bottom w:val="none" w:sz="0" w:space="0" w:color="auto"/>
        <w:right w:val="none" w:sz="0" w:space="0" w:color="auto"/>
      </w:divBdr>
    </w:div>
    <w:div w:id="530145310">
      <w:marLeft w:val="640"/>
      <w:marRight w:val="0"/>
      <w:marTop w:val="0"/>
      <w:marBottom w:val="0"/>
      <w:divBdr>
        <w:top w:val="none" w:sz="0" w:space="0" w:color="auto"/>
        <w:left w:val="none" w:sz="0" w:space="0" w:color="auto"/>
        <w:bottom w:val="none" w:sz="0" w:space="0" w:color="auto"/>
        <w:right w:val="none" w:sz="0" w:space="0" w:color="auto"/>
      </w:divBdr>
    </w:div>
    <w:div w:id="530151555">
      <w:marLeft w:val="640"/>
      <w:marRight w:val="0"/>
      <w:marTop w:val="0"/>
      <w:marBottom w:val="0"/>
      <w:divBdr>
        <w:top w:val="none" w:sz="0" w:space="0" w:color="auto"/>
        <w:left w:val="none" w:sz="0" w:space="0" w:color="auto"/>
        <w:bottom w:val="none" w:sz="0" w:space="0" w:color="auto"/>
        <w:right w:val="none" w:sz="0" w:space="0" w:color="auto"/>
      </w:divBdr>
    </w:div>
    <w:div w:id="530186916">
      <w:marLeft w:val="640"/>
      <w:marRight w:val="0"/>
      <w:marTop w:val="0"/>
      <w:marBottom w:val="0"/>
      <w:divBdr>
        <w:top w:val="none" w:sz="0" w:space="0" w:color="auto"/>
        <w:left w:val="none" w:sz="0" w:space="0" w:color="auto"/>
        <w:bottom w:val="none" w:sz="0" w:space="0" w:color="auto"/>
        <w:right w:val="none" w:sz="0" w:space="0" w:color="auto"/>
      </w:divBdr>
    </w:div>
    <w:div w:id="530217881">
      <w:marLeft w:val="640"/>
      <w:marRight w:val="0"/>
      <w:marTop w:val="0"/>
      <w:marBottom w:val="0"/>
      <w:divBdr>
        <w:top w:val="none" w:sz="0" w:space="0" w:color="auto"/>
        <w:left w:val="none" w:sz="0" w:space="0" w:color="auto"/>
        <w:bottom w:val="none" w:sz="0" w:space="0" w:color="auto"/>
        <w:right w:val="none" w:sz="0" w:space="0" w:color="auto"/>
      </w:divBdr>
    </w:div>
    <w:div w:id="530264564">
      <w:marLeft w:val="640"/>
      <w:marRight w:val="0"/>
      <w:marTop w:val="0"/>
      <w:marBottom w:val="0"/>
      <w:divBdr>
        <w:top w:val="none" w:sz="0" w:space="0" w:color="auto"/>
        <w:left w:val="none" w:sz="0" w:space="0" w:color="auto"/>
        <w:bottom w:val="none" w:sz="0" w:space="0" w:color="auto"/>
        <w:right w:val="none" w:sz="0" w:space="0" w:color="auto"/>
      </w:divBdr>
    </w:div>
    <w:div w:id="530343820">
      <w:marLeft w:val="640"/>
      <w:marRight w:val="0"/>
      <w:marTop w:val="0"/>
      <w:marBottom w:val="0"/>
      <w:divBdr>
        <w:top w:val="none" w:sz="0" w:space="0" w:color="auto"/>
        <w:left w:val="none" w:sz="0" w:space="0" w:color="auto"/>
        <w:bottom w:val="none" w:sz="0" w:space="0" w:color="auto"/>
        <w:right w:val="none" w:sz="0" w:space="0" w:color="auto"/>
      </w:divBdr>
    </w:div>
    <w:div w:id="530343995">
      <w:marLeft w:val="640"/>
      <w:marRight w:val="0"/>
      <w:marTop w:val="0"/>
      <w:marBottom w:val="0"/>
      <w:divBdr>
        <w:top w:val="none" w:sz="0" w:space="0" w:color="auto"/>
        <w:left w:val="none" w:sz="0" w:space="0" w:color="auto"/>
        <w:bottom w:val="none" w:sz="0" w:space="0" w:color="auto"/>
        <w:right w:val="none" w:sz="0" w:space="0" w:color="auto"/>
      </w:divBdr>
    </w:div>
    <w:div w:id="530608537">
      <w:marLeft w:val="640"/>
      <w:marRight w:val="0"/>
      <w:marTop w:val="0"/>
      <w:marBottom w:val="0"/>
      <w:divBdr>
        <w:top w:val="none" w:sz="0" w:space="0" w:color="auto"/>
        <w:left w:val="none" w:sz="0" w:space="0" w:color="auto"/>
        <w:bottom w:val="none" w:sz="0" w:space="0" w:color="auto"/>
        <w:right w:val="none" w:sz="0" w:space="0" w:color="auto"/>
      </w:divBdr>
    </w:div>
    <w:div w:id="530648203">
      <w:marLeft w:val="640"/>
      <w:marRight w:val="0"/>
      <w:marTop w:val="0"/>
      <w:marBottom w:val="0"/>
      <w:divBdr>
        <w:top w:val="none" w:sz="0" w:space="0" w:color="auto"/>
        <w:left w:val="none" w:sz="0" w:space="0" w:color="auto"/>
        <w:bottom w:val="none" w:sz="0" w:space="0" w:color="auto"/>
        <w:right w:val="none" w:sz="0" w:space="0" w:color="auto"/>
      </w:divBdr>
    </w:div>
    <w:div w:id="530728085">
      <w:marLeft w:val="640"/>
      <w:marRight w:val="0"/>
      <w:marTop w:val="0"/>
      <w:marBottom w:val="0"/>
      <w:divBdr>
        <w:top w:val="none" w:sz="0" w:space="0" w:color="auto"/>
        <w:left w:val="none" w:sz="0" w:space="0" w:color="auto"/>
        <w:bottom w:val="none" w:sz="0" w:space="0" w:color="auto"/>
        <w:right w:val="none" w:sz="0" w:space="0" w:color="auto"/>
      </w:divBdr>
    </w:div>
    <w:div w:id="530731455">
      <w:marLeft w:val="640"/>
      <w:marRight w:val="0"/>
      <w:marTop w:val="0"/>
      <w:marBottom w:val="0"/>
      <w:divBdr>
        <w:top w:val="none" w:sz="0" w:space="0" w:color="auto"/>
        <w:left w:val="none" w:sz="0" w:space="0" w:color="auto"/>
        <w:bottom w:val="none" w:sz="0" w:space="0" w:color="auto"/>
        <w:right w:val="none" w:sz="0" w:space="0" w:color="auto"/>
      </w:divBdr>
    </w:div>
    <w:div w:id="530799594">
      <w:marLeft w:val="640"/>
      <w:marRight w:val="0"/>
      <w:marTop w:val="0"/>
      <w:marBottom w:val="0"/>
      <w:divBdr>
        <w:top w:val="none" w:sz="0" w:space="0" w:color="auto"/>
        <w:left w:val="none" w:sz="0" w:space="0" w:color="auto"/>
        <w:bottom w:val="none" w:sz="0" w:space="0" w:color="auto"/>
        <w:right w:val="none" w:sz="0" w:space="0" w:color="auto"/>
      </w:divBdr>
    </w:div>
    <w:div w:id="530846810">
      <w:marLeft w:val="640"/>
      <w:marRight w:val="0"/>
      <w:marTop w:val="0"/>
      <w:marBottom w:val="0"/>
      <w:divBdr>
        <w:top w:val="none" w:sz="0" w:space="0" w:color="auto"/>
        <w:left w:val="none" w:sz="0" w:space="0" w:color="auto"/>
        <w:bottom w:val="none" w:sz="0" w:space="0" w:color="auto"/>
        <w:right w:val="none" w:sz="0" w:space="0" w:color="auto"/>
      </w:divBdr>
    </w:div>
    <w:div w:id="530996481">
      <w:marLeft w:val="640"/>
      <w:marRight w:val="0"/>
      <w:marTop w:val="0"/>
      <w:marBottom w:val="0"/>
      <w:divBdr>
        <w:top w:val="none" w:sz="0" w:space="0" w:color="auto"/>
        <w:left w:val="none" w:sz="0" w:space="0" w:color="auto"/>
        <w:bottom w:val="none" w:sz="0" w:space="0" w:color="auto"/>
        <w:right w:val="none" w:sz="0" w:space="0" w:color="auto"/>
      </w:divBdr>
    </w:div>
    <w:div w:id="531043452">
      <w:marLeft w:val="640"/>
      <w:marRight w:val="0"/>
      <w:marTop w:val="0"/>
      <w:marBottom w:val="0"/>
      <w:divBdr>
        <w:top w:val="none" w:sz="0" w:space="0" w:color="auto"/>
        <w:left w:val="none" w:sz="0" w:space="0" w:color="auto"/>
        <w:bottom w:val="none" w:sz="0" w:space="0" w:color="auto"/>
        <w:right w:val="none" w:sz="0" w:space="0" w:color="auto"/>
      </w:divBdr>
    </w:div>
    <w:div w:id="531186587">
      <w:marLeft w:val="640"/>
      <w:marRight w:val="0"/>
      <w:marTop w:val="0"/>
      <w:marBottom w:val="0"/>
      <w:divBdr>
        <w:top w:val="none" w:sz="0" w:space="0" w:color="auto"/>
        <w:left w:val="none" w:sz="0" w:space="0" w:color="auto"/>
        <w:bottom w:val="none" w:sz="0" w:space="0" w:color="auto"/>
        <w:right w:val="none" w:sz="0" w:space="0" w:color="auto"/>
      </w:divBdr>
    </w:div>
    <w:div w:id="531187342">
      <w:marLeft w:val="640"/>
      <w:marRight w:val="0"/>
      <w:marTop w:val="0"/>
      <w:marBottom w:val="0"/>
      <w:divBdr>
        <w:top w:val="none" w:sz="0" w:space="0" w:color="auto"/>
        <w:left w:val="none" w:sz="0" w:space="0" w:color="auto"/>
        <w:bottom w:val="none" w:sz="0" w:space="0" w:color="auto"/>
        <w:right w:val="none" w:sz="0" w:space="0" w:color="auto"/>
      </w:divBdr>
    </w:div>
    <w:div w:id="531262083">
      <w:marLeft w:val="640"/>
      <w:marRight w:val="0"/>
      <w:marTop w:val="0"/>
      <w:marBottom w:val="0"/>
      <w:divBdr>
        <w:top w:val="none" w:sz="0" w:space="0" w:color="auto"/>
        <w:left w:val="none" w:sz="0" w:space="0" w:color="auto"/>
        <w:bottom w:val="none" w:sz="0" w:space="0" w:color="auto"/>
        <w:right w:val="none" w:sz="0" w:space="0" w:color="auto"/>
      </w:divBdr>
    </w:div>
    <w:div w:id="531264792">
      <w:marLeft w:val="640"/>
      <w:marRight w:val="0"/>
      <w:marTop w:val="0"/>
      <w:marBottom w:val="0"/>
      <w:divBdr>
        <w:top w:val="none" w:sz="0" w:space="0" w:color="auto"/>
        <w:left w:val="none" w:sz="0" w:space="0" w:color="auto"/>
        <w:bottom w:val="none" w:sz="0" w:space="0" w:color="auto"/>
        <w:right w:val="none" w:sz="0" w:space="0" w:color="auto"/>
      </w:divBdr>
    </w:div>
    <w:div w:id="531302520">
      <w:marLeft w:val="640"/>
      <w:marRight w:val="0"/>
      <w:marTop w:val="0"/>
      <w:marBottom w:val="0"/>
      <w:divBdr>
        <w:top w:val="none" w:sz="0" w:space="0" w:color="auto"/>
        <w:left w:val="none" w:sz="0" w:space="0" w:color="auto"/>
        <w:bottom w:val="none" w:sz="0" w:space="0" w:color="auto"/>
        <w:right w:val="none" w:sz="0" w:space="0" w:color="auto"/>
      </w:divBdr>
    </w:div>
    <w:div w:id="531304146">
      <w:marLeft w:val="640"/>
      <w:marRight w:val="0"/>
      <w:marTop w:val="0"/>
      <w:marBottom w:val="0"/>
      <w:divBdr>
        <w:top w:val="none" w:sz="0" w:space="0" w:color="auto"/>
        <w:left w:val="none" w:sz="0" w:space="0" w:color="auto"/>
        <w:bottom w:val="none" w:sz="0" w:space="0" w:color="auto"/>
        <w:right w:val="none" w:sz="0" w:space="0" w:color="auto"/>
      </w:divBdr>
    </w:div>
    <w:div w:id="531310444">
      <w:marLeft w:val="640"/>
      <w:marRight w:val="0"/>
      <w:marTop w:val="0"/>
      <w:marBottom w:val="0"/>
      <w:divBdr>
        <w:top w:val="none" w:sz="0" w:space="0" w:color="auto"/>
        <w:left w:val="none" w:sz="0" w:space="0" w:color="auto"/>
        <w:bottom w:val="none" w:sz="0" w:space="0" w:color="auto"/>
        <w:right w:val="none" w:sz="0" w:space="0" w:color="auto"/>
      </w:divBdr>
    </w:div>
    <w:div w:id="531310628">
      <w:marLeft w:val="640"/>
      <w:marRight w:val="0"/>
      <w:marTop w:val="0"/>
      <w:marBottom w:val="0"/>
      <w:divBdr>
        <w:top w:val="none" w:sz="0" w:space="0" w:color="auto"/>
        <w:left w:val="none" w:sz="0" w:space="0" w:color="auto"/>
        <w:bottom w:val="none" w:sz="0" w:space="0" w:color="auto"/>
        <w:right w:val="none" w:sz="0" w:space="0" w:color="auto"/>
      </w:divBdr>
    </w:div>
    <w:div w:id="531310806">
      <w:marLeft w:val="640"/>
      <w:marRight w:val="0"/>
      <w:marTop w:val="0"/>
      <w:marBottom w:val="0"/>
      <w:divBdr>
        <w:top w:val="none" w:sz="0" w:space="0" w:color="auto"/>
        <w:left w:val="none" w:sz="0" w:space="0" w:color="auto"/>
        <w:bottom w:val="none" w:sz="0" w:space="0" w:color="auto"/>
        <w:right w:val="none" w:sz="0" w:space="0" w:color="auto"/>
      </w:divBdr>
    </w:div>
    <w:div w:id="531458917">
      <w:marLeft w:val="640"/>
      <w:marRight w:val="0"/>
      <w:marTop w:val="0"/>
      <w:marBottom w:val="0"/>
      <w:divBdr>
        <w:top w:val="none" w:sz="0" w:space="0" w:color="auto"/>
        <w:left w:val="none" w:sz="0" w:space="0" w:color="auto"/>
        <w:bottom w:val="none" w:sz="0" w:space="0" w:color="auto"/>
        <w:right w:val="none" w:sz="0" w:space="0" w:color="auto"/>
      </w:divBdr>
    </w:div>
    <w:div w:id="531461558">
      <w:marLeft w:val="640"/>
      <w:marRight w:val="0"/>
      <w:marTop w:val="0"/>
      <w:marBottom w:val="0"/>
      <w:divBdr>
        <w:top w:val="none" w:sz="0" w:space="0" w:color="auto"/>
        <w:left w:val="none" w:sz="0" w:space="0" w:color="auto"/>
        <w:bottom w:val="none" w:sz="0" w:space="0" w:color="auto"/>
        <w:right w:val="none" w:sz="0" w:space="0" w:color="auto"/>
      </w:divBdr>
    </w:div>
    <w:div w:id="531461957">
      <w:marLeft w:val="640"/>
      <w:marRight w:val="0"/>
      <w:marTop w:val="0"/>
      <w:marBottom w:val="0"/>
      <w:divBdr>
        <w:top w:val="none" w:sz="0" w:space="0" w:color="auto"/>
        <w:left w:val="none" w:sz="0" w:space="0" w:color="auto"/>
        <w:bottom w:val="none" w:sz="0" w:space="0" w:color="auto"/>
        <w:right w:val="none" w:sz="0" w:space="0" w:color="auto"/>
      </w:divBdr>
    </w:div>
    <w:div w:id="531497829">
      <w:marLeft w:val="640"/>
      <w:marRight w:val="0"/>
      <w:marTop w:val="0"/>
      <w:marBottom w:val="0"/>
      <w:divBdr>
        <w:top w:val="none" w:sz="0" w:space="0" w:color="auto"/>
        <w:left w:val="none" w:sz="0" w:space="0" w:color="auto"/>
        <w:bottom w:val="none" w:sz="0" w:space="0" w:color="auto"/>
        <w:right w:val="none" w:sz="0" w:space="0" w:color="auto"/>
      </w:divBdr>
    </w:div>
    <w:div w:id="531501171">
      <w:marLeft w:val="640"/>
      <w:marRight w:val="0"/>
      <w:marTop w:val="0"/>
      <w:marBottom w:val="0"/>
      <w:divBdr>
        <w:top w:val="none" w:sz="0" w:space="0" w:color="auto"/>
        <w:left w:val="none" w:sz="0" w:space="0" w:color="auto"/>
        <w:bottom w:val="none" w:sz="0" w:space="0" w:color="auto"/>
        <w:right w:val="none" w:sz="0" w:space="0" w:color="auto"/>
      </w:divBdr>
    </w:div>
    <w:div w:id="531574620">
      <w:marLeft w:val="640"/>
      <w:marRight w:val="0"/>
      <w:marTop w:val="0"/>
      <w:marBottom w:val="0"/>
      <w:divBdr>
        <w:top w:val="none" w:sz="0" w:space="0" w:color="auto"/>
        <w:left w:val="none" w:sz="0" w:space="0" w:color="auto"/>
        <w:bottom w:val="none" w:sz="0" w:space="0" w:color="auto"/>
        <w:right w:val="none" w:sz="0" w:space="0" w:color="auto"/>
      </w:divBdr>
    </w:div>
    <w:div w:id="531653937">
      <w:marLeft w:val="640"/>
      <w:marRight w:val="0"/>
      <w:marTop w:val="0"/>
      <w:marBottom w:val="0"/>
      <w:divBdr>
        <w:top w:val="none" w:sz="0" w:space="0" w:color="auto"/>
        <w:left w:val="none" w:sz="0" w:space="0" w:color="auto"/>
        <w:bottom w:val="none" w:sz="0" w:space="0" w:color="auto"/>
        <w:right w:val="none" w:sz="0" w:space="0" w:color="auto"/>
      </w:divBdr>
    </w:div>
    <w:div w:id="531697872">
      <w:marLeft w:val="640"/>
      <w:marRight w:val="0"/>
      <w:marTop w:val="0"/>
      <w:marBottom w:val="0"/>
      <w:divBdr>
        <w:top w:val="none" w:sz="0" w:space="0" w:color="auto"/>
        <w:left w:val="none" w:sz="0" w:space="0" w:color="auto"/>
        <w:bottom w:val="none" w:sz="0" w:space="0" w:color="auto"/>
        <w:right w:val="none" w:sz="0" w:space="0" w:color="auto"/>
      </w:divBdr>
    </w:div>
    <w:div w:id="531698249">
      <w:marLeft w:val="640"/>
      <w:marRight w:val="0"/>
      <w:marTop w:val="0"/>
      <w:marBottom w:val="0"/>
      <w:divBdr>
        <w:top w:val="none" w:sz="0" w:space="0" w:color="auto"/>
        <w:left w:val="none" w:sz="0" w:space="0" w:color="auto"/>
        <w:bottom w:val="none" w:sz="0" w:space="0" w:color="auto"/>
        <w:right w:val="none" w:sz="0" w:space="0" w:color="auto"/>
      </w:divBdr>
    </w:div>
    <w:div w:id="531769340">
      <w:marLeft w:val="640"/>
      <w:marRight w:val="0"/>
      <w:marTop w:val="0"/>
      <w:marBottom w:val="0"/>
      <w:divBdr>
        <w:top w:val="none" w:sz="0" w:space="0" w:color="auto"/>
        <w:left w:val="none" w:sz="0" w:space="0" w:color="auto"/>
        <w:bottom w:val="none" w:sz="0" w:space="0" w:color="auto"/>
        <w:right w:val="none" w:sz="0" w:space="0" w:color="auto"/>
      </w:divBdr>
    </w:div>
    <w:div w:id="531769396">
      <w:marLeft w:val="640"/>
      <w:marRight w:val="0"/>
      <w:marTop w:val="0"/>
      <w:marBottom w:val="0"/>
      <w:divBdr>
        <w:top w:val="none" w:sz="0" w:space="0" w:color="auto"/>
        <w:left w:val="none" w:sz="0" w:space="0" w:color="auto"/>
        <w:bottom w:val="none" w:sz="0" w:space="0" w:color="auto"/>
        <w:right w:val="none" w:sz="0" w:space="0" w:color="auto"/>
      </w:divBdr>
    </w:div>
    <w:div w:id="531846877">
      <w:marLeft w:val="640"/>
      <w:marRight w:val="0"/>
      <w:marTop w:val="0"/>
      <w:marBottom w:val="0"/>
      <w:divBdr>
        <w:top w:val="none" w:sz="0" w:space="0" w:color="auto"/>
        <w:left w:val="none" w:sz="0" w:space="0" w:color="auto"/>
        <w:bottom w:val="none" w:sz="0" w:space="0" w:color="auto"/>
        <w:right w:val="none" w:sz="0" w:space="0" w:color="auto"/>
      </w:divBdr>
    </w:div>
    <w:div w:id="531964477">
      <w:marLeft w:val="640"/>
      <w:marRight w:val="0"/>
      <w:marTop w:val="0"/>
      <w:marBottom w:val="0"/>
      <w:divBdr>
        <w:top w:val="none" w:sz="0" w:space="0" w:color="auto"/>
        <w:left w:val="none" w:sz="0" w:space="0" w:color="auto"/>
        <w:bottom w:val="none" w:sz="0" w:space="0" w:color="auto"/>
        <w:right w:val="none" w:sz="0" w:space="0" w:color="auto"/>
      </w:divBdr>
    </w:div>
    <w:div w:id="532113867">
      <w:marLeft w:val="640"/>
      <w:marRight w:val="0"/>
      <w:marTop w:val="0"/>
      <w:marBottom w:val="0"/>
      <w:divBdr>
        <w:top w:val="none" w:sz="0" w:space="0" w:color="auto"/>
        <w:left w:val="none" w:sz="0" w:space="0" w:color="auto"/>
        <w:bottom w:val="none" w:sz="0" w:space="0" w:color="auto"/>
        <w:right w:val="none" w:sz="0" w:space="0" w:color="auto"/>
      </w:divBdr>
    </w:div>
    <w:div w:id="532152381">
      <w:marLeft w:val="640"/>
      <w:marRight w:val="0"/>
      <w:marTop w:val="0"/>
      <w:marBottom w:val="0"/>
      <w:divBdr>
        <w:top w:val="none" w:sz="0" w:space="0" w:color="auto"/>
        <w:left w:val="none" w:sz="0" w:space="0" w:color="auto"/>
        <w:bottom w:val="none" w:sz="0" w:space="0" w:color="auto"/>
        <w:right w:val="none" w:sz="0" w:space="0" w:color="auto"/>
      </w:divBdr>
    </w:div>
    <w:div w:id="532154170">
      <w:marLeft w:val="640"/>
      <w:marRight w:val="0"/>
      <w:marTop w:val="0"/>
      <w:marBottom w:val="0"/>
      <w:divBdr>
        <w:top w:val="none" w:sz="0" w:space="0" w:color="auto"/>
        <w:left w:val="none" w:sz="0" w:space="0" w:color="auto"/>
        <w:bottom w:val="none" w:sz="0" w:space="0" w:color="auto"/>
        <w:right w:val="none" w:sz="0" w:space="0" w:color="auto"/>
      </w:divBdr>
    </w:div>
    <w:div w:id="532234079">
      <w:marLeft w:val="640"/>
      <w:marRight w:val="0"/>
      <w:marTop w:val="0"/>
      <w:marBottom w:val="0"/>
      <w:divBdr>
        <w:top w:val="none" w:sz="0" w:space="0" w:color="auto"/>
        <w:left w:val="none" w:sz="0" w:space="0" w:color="auto"/>
        <w:bottom w:val="none" w:sz="0" w:space="0" w:color="auto"/>
        <w:right w:val="none" w:sz="0" w:space="0" w:color="auto"/>
      </w:divBdr>
    </w:div>
    <w:div w:id="532302373">
      <w:marLeft w:val="640"/>
      <w:marRight w:val="0"/>
      <w:marTop w:val="0"/>
      <w:marBottom w:val="0"/>
      <w:divBdr>
        <w:top w:val="none" w:sz="0" w:space="0" w:color="auto"/>
        <w:left w:val="none" w:sz="0" w:space="0" w:color="auto"/>
        <w:bottom w:val="none" w:sz="0" w:space="0" w:color="auto"/>
        <w:right w:val="none" w:sz="0" w:space="0" w:color="auto"/>
      </w:divBdr>
    </w:div>
    <w:div w:id="532352102">
      <w:marLeft w:val="640"/>
      <w:marRight w:val="0"/>
      <w:marTop w:val="0"/>
      <w:marBottom w:val="0"/>
      <w:divBdr>
        <w:top w:val="none" w:sz="0" w:space="0" w:color="auto"/>
        <w:left w:val="none" w:sz="0" w:space="0" w:color="auto"/>
        <w:bottom w:val="none" w:sz="0" w:space="0" w:color="auto"/>
        <w:right w:val="none" w:sz="0" w:space="0" w:color="auto"/>
      </w:divBdr>
    </w:div>
    <w:div w:id="532377569">
      <w:marLeft w:val="640"/>
      <w:marRight w:val="0"/>
      <w:marTop w:val="0"/>
      <w:marBottom w:val="0"/>
      <w:divBdr>
        <w:top w:val="none" w:sz="0" w:space="0" w:color="auto"/>
        <w:left w:val="none" w:sz="0" w:space="0" w:color="auto"/>
        <w:bottom w:val="none" w:sz="0" w:space="0" w:color="auto"/>
        <w:right w:val="none" w:sz="0" w:space="0" w:color="auto"/>
      </w:divBdr>
    </w:div>
    <w:div w:id="532422609">
      <w:marLeft w:val="640"/>
      <w:marRight w:val="0"/>
      <w:marTop w:val="0"/>
      <w:marBottom w:val="0"/>
      <w:divBdr>
        <w:top w:val="none" w:sz="0" w:space="0" w:color="auto"/>
        <w:left w:val="none" w:sz="0" w:space="0" w:color="auto"/>
        <w:bottom w:val="none" w:sz="0" w:space="0" w:color="auto"/>
        <w:right w:val="none" w:sz="0" w:space="0" w:color="auto"/>
      </w:divBdr>
    </w:div>
    <w:div w:id="532423653">
      <w:marLeft w:val="640"/>
      <w:marRight w:val="0"/>
      <w:marTop w:val="0"/>
      <w:marBottom w:val="0"/>
      <w:divBdr>
        <w:top w:val="none" w:sz="0" w:space="0" w:color="auto"/>
        <w:left w:val="none" w:sz="0" w:space="0" w:color="auto"/>
        <w:bottom w:val="none" w:sz="0" w:space="0" w:color="auto"/>
        <w:right w:val="none" w:sz="0" w:space="0" w:color="auto"/>
      </w:divBdr>
    </w:div>
    <w:div w:id="532423715">
      <w:marLeft w:val="640"/>
      <w:marRight w:val="0"/>
      <w:marTop w:val="0"/>
      <w:marBottom w:val="0"/>
      <w:divBdr>
        <w:top w:val="none" w:sz="0" w:space="0" w:color="auto"/>
        <w:left w:val="none" w:sz="0" w:space="0" w:color="auto"/>
        <w:bottom w:val="none" w:sz="0" w:space="0" w:color="auto"/>
        <w:right w:val="none" w:sz="0" w:space="0" w:color="auto"/>
      </w:divBdr>
    </w:div>
    <w:div w:id="532502114">
      <w:marLeft w:val="640"/>
      <w:marRight w:val="0"/>
      <w:marTop w:val="0"/>
      <w:marBottom w:val="0"/>
      <w:divBdr>
        <w:top w:val="none" w:sz="0" w:space="0" w:color="auto"/>
        <w:left w:val="none" w:sz="0" w:space="0" w:color="auto"/>
        <w:bottom w:val="none" w:sz="0" w:space="0" w:color="auto"/>
        <w:right w:val="none" w:sz="0" w:space="0" w:color="auto"/>
      </w:divBdr>
    </w:div>
    <w:div w:id="532766950">
      <w:marLeft w:val="640"/>
      <w:marRight w:val="0"/>
      <w:marTop w:val="0"/>
      <w:marBottom w:val="0"/>
      <w:divBdr>
        <w:top w:val="none" w:sz="0" w:space="0" w:color="auto"/>
        <w:left w:val="none" w:sz="0" w:space="0" w:color="auto"/>
        <w:bottom w:val="none" w:sz="0" w:space="0" w:color="auto"/>
        <w:right w:val="none" w:sz="0" w:space="0" w:color="auto"/>
      </w:divBdr>
    </w:div>
    <w:div w:id="532886563">
      <w:marLeft w:val="640"/>
      <w:marRight w:val="0"/>
      <w:marTop w:val="0"/>
      <w:marBottom w:val="0"/>
      <w:divBdr>
        <w:top w:val="none" w:sz="0" w:space="0" w:color="auto"/>
        <w:left w:val="none" w:sz="0" w:space="0" w:color="auto"/>
        <w:bottom w:val="none" w:sz="0" w:space="0" w:color="auto"/>
        <w:right w:val="none" w:sz="0" w:space="0" w:color="auto"/>
      </w:divBdr>
    </w:div>
    <w:div w:id="532890465">
      <w:marLeft w:val="640"/>
      <w:marRight w:val="0"/>
      <w:marTop w:val="0"/>
      <w:marBottom w:val="0"/>
      <w:divBdr>
        <w:top w:val="none" w:sz="0" w:space="0" w:color="auto"/>
        <w:left w:val="none" w:sz="0" w:space="0" w:color="auto"/>
        <w:bottom w:val="none" w:sz="0" w:space="0" w:color="auto"/>
        <w:right w:val="none" w:sz="0" w:space="0" w:color="auto"/>
      </w:divBdr>
    </w:div>
    <w:div w:id="532957302">
      <w:marLeft w:val="640"/>
      <w:marRight w:val="0"/>
      <w:marTop w:val="0"/>
      <w:marBottom w:val="0"/>
      <w:divBdr>
        <w:top w:val="none" w:sz="0" w:space="0" w:color="auto"/>
        <w:left w:val="none" w:sz="0" w:space="0" w:color="auto"/>
        <w:bottom w:val="none" w:sz="0" w:space="0" w:color="auto"/>
        <w:right w:val="none" w:sz="0" w:space="0" w:color="auto"/>
      </w:divBdr>
    </w:div>
    <w:div w:id="533006148">
      <w:marLeft w:val="640"/>
      <w:marRight w:val="0"/>
      <w:marTop w:val="0"/>
      <w:marBottom w:val="0"/>
      <w:divBdr>
        <w:top w:val="none" w:sz="0" w:space="0" w:color="auto"/>
        <w:left w:val="none" w:sz="0" w:space="0" w:color="auto"/>
        <w:bottom w:val="none" w:sz="0" w:space="0" w:color="auto"/>
        <w:right w:val="none" w:sz="0" w:space="0" w:color="auto"/>
      </w:divBdr>
    </w:div>
    <w:div w:id="533035827">
      <w:marLeft w:val="640"/>
      <w:marRight w:val="0"/>
      <w:marTop w:val="0"/>
      <w:marBottom w:val="0"/>
      <w:divBdr>
        <w:top w:val="none" w:sz="0" w:space="0" w:color="auto"/>
        <w:left w:val="none" w:sz="0" w:space="0" w:color="auto"/>
        <w:bottom w:val="none" w:sz="0" w:space="0" w:color="auto"/>
        <w:right w:val="none" w:sz="0" w:space="0" w:color="auto"/>
      </w:divBdr>
    </w:div>
    <w:div w:id="533075941">
      <w:marLeft w:val="640"/>
      <w:marRight w:val="0"/>
      <w:marTop w:val="0"/>
      <w:marBottom w:val="0"/>
      <w:divBdr>
        <w:top w:val="none" w:sz="0" w:space="0" w:color="auto"/>
        <w:left w:val="none" w:sz="0" w:space="0" w:color="auto"/>
        <w:bottom w:val="none" w:sz="0" w:space="0" w:color="auto"/>
        <w:right w:val="none" w:sz="0" w:space="0" w:color="auto"/>
      </w:divBdr>
    </w:div>
    <w:div w:id="533226861">
      <w:marLeft w:val="640"/>
      <w:marRight w:val="0"/>
      <w:marTop w:val="0"/>
      <w:marBottom w:val="0"/>
      <w:divBdr>
        <w:top w:val="none" w:sz="0" w:space="0" w:color="auto"/>
        <w:left w:val="none" w:sz="0" w:space="0" w:color="auto"/>
        <w:bottom w:val="none" w:sz="0" w:space="0" w:color="auto"/>
        <w:right w:val="none" w:sz="0" w:space="0" w:color="auto"/>
      </w:divBdr>
    </w:div>
    <w:div w:id="533228302">
      <w:marLeft w:val="640"/>
      <w:marRight w:val="0"/>
      <w:marTop w:val="0"/>
      <w:marBottom w:val="0"/>
      <w:divBdr>
        <w:top w:val="none" w:sz="0" w:space="0" w:color="auto"/>
        <w:left w:val="none" w:sz="0" w:space="0" w:color="auto"/>
        <w:bottom w:val="none" w:sz="0" w:space="0" w:color="auto"/>
        <w:right w:val="none" w:sz="0" w:space="0" w:color="auto"/>
      </w:divBdr>
    </w:div>
    <w:div w:id="533273400">
      <w:marLeft w:val="640"/>
      <w:marRight w:val="0"/>
      <w:marTop w:val="0"/>
      <w:marBottom w:val="0"/>
      <w:divBdr>
        <w:top w:val="none" w:sz="0" w:space="0" w:color="auto"/>
        <w:left w:val="none" w:sz="0" w:space="0" w:color="auto"/>
        <w:bottom w:val="none" w:sz="0" w:space="0" w:color="auto"/>
        <w:right w:val="none" w:sz="0" w:space="0" w:color="auto"/>
      </w:divBdr>
    </w:div>
    <w:div w:id="533465070">
      <w:marLeft w:val="640"/>
      <w:marRight w:val="0"/>
      <w:marTop w:val="0"/>
      <w:marBottom w:val="0"/>
      <w:divBdr>
        <w:top w:val="none" w:sz="0" w:space="0" w:color="auto"/>
        <w:left w:val="none" w:sz="0" w:space="0" w:color="auto"/>
        <w:bottom w:val="none" w:sz="0" w:space="0" w:color="auto"/>
        <w:right w:val="none" w:sz="0" w:space="0" w:color="auto"/>
      </w:divBdr>
    </w:div>
    <w:div w:id="533470326">
      <w:marLeft w:val="640"/>
      <w:marRight w:val="0"/>
      <w:marTop w:val="0"/>
      <w:marBottom w:val="0"/>
      <w:divBdr>
        <w:top w:val="none" w:sz="0" w:space="0" w:color="auto"/>
        <w:left w:val="none" w:sz="0" w:space="0" w:color="auto"/>
        <w:bottom w:val="none" w:sz="0" w:space="0" w:color="auto"/>
        <w:right w:val="none" w:sz="0" w:space="0" w:color="auto"/>
      </w:divBdr>
    </w:div>
    <w:div w:id="533545102">
      <w:marLeft w:val="640"/>
      <w:marRight w:val="0"/>
      <w:marTop w:val="0"/>
      <w:marBottom w:val="0"/>
      <w:divBdr>
        <w:top w:val="none" w:sz="0" w:space="0" w:color="auto"/>
        <w:left w:val="none" w:sz="0" w:space="0" w:color="auto"/>
        <w:bottom w:val="none" w:sz="0" w:space="0" w:color="auto"/>
        <w:right w:val="none" w:sz="0" w:space="0" w:color="auto"/>
      </w:divBdr>
    </w:div>
    <w:div w:id="533621828">
      <w:marLeft w:val="640"/>
      <w:marRight w:val="0"/>
      <w:marTop w:val="0"/>
      <w:marBottom w:val="0"/>
      <w:divBdr>
        <w:top w:val="none" w:sz="0" w:space="0" w:color="auto"/>
        <w:left w:val="none" w:sz="0" w:space="0" w:color="auto"/>
        <w:bottom w:val="none" w:sz="0" w:space="0" w:color="auto"/>
        <w:right w:val="none" w:sz="0" w:space="0" w:color="auto"/>
      </w:divBdr>
    </w:div>
    <w:div w:id="533689615">
      <w:marLeft w:val="640"/>
      <w:marRight w:val="0"/>
      <w:marTop w:val="0"/>
      <w:marBottom w:val="0"/>
      <w:divBdr>
        <w:top w:val="none" w:sz="0" w:space="0" w:color="auto"/>
        <w:left w:val="none" w:sz="0" w:space="0" w:color="auto"/>
        <w:bottom w:val="none" w:sz="0" w:space="0" w:color="auto"/>
        <w:right w:val="none" w:sz="0" w:space="0" w:color="auto"/>
      </w:divBdr>
    </w:div>
    <w:div w:id="533733074">
      <w:marLeft w:val="640"/>
      <w:marRight w:val="0"/>
      <w:marTop w:val="0"/>
      <w:marBottom w:val="0"/>
      <w:divBdr>
        <w:top w:val="none" w:sz="0" w:space="0" w:color="auto"/>
        <w:left w:val="none" w:sz="0" w:space="0" w:color="auto"/>
        <w:bottom w:val="none" w:sz="0" w:space="0" w:color="auto"/>
        <w:right w:val="none" w:sz="0" w:space="0" w:color="auto"/>
      </w:divBdr>
    </w:div>
    <w:div w:id="533737962">
      <w:marLeft w:val="640"/>
      <w:marRight w:val="0"/>
      <w:marTop w:val="0"/>
      <w:marBottom w:val="0"/>
      <w:divBdr>
        <w:top w:val="none" w:sz="0" w:space="0" w:color="auto"/>
        <w:left w:val="none" w:sz="0" w:space="0" w:color="auto"/>
        <w:bottom w:val="none" w:sz="0" w:space="0" w:color="auto"/>
        <w:right w:val="none" w:sz="0" w:space="0" w:color="auto"/>
      </w:divBdr>
    </w:div>
    <w:div w:id="533815158">
      <w:marLeft w:val="640"/>
      <w:marRight w:val="0"/>
      <w:marTop w:val="0"/>
      <w:marBottom w:val="0"/>
      <w:divBdr>
        <w:top w:val="none" w:sz="0" w:space="0" w:color="auto"/>
        <w:left w:val="none" w:sz="0" w:space="0" w:color="auto"/>
        <w:bottom w:val="none" w:sz="0" w:space="0" w:color="auto"/>
        <w:right w:val="none" w:sz="0" w:space="0" w:color="auto"/>
      </w:divBdr>
    </w:div>
    <w:div w:id="533930383">
      <w:marLeft w:val="640"/>
      <w:marRight w:val="0"/>
      <w:marTop w:val="0"/>
      <w:marBottom w:val="0"/>
      <w:divBdr>
        <w:top w:val="none" w:sz="0" w:space="0" w:color="auto"/>
        <w:left w:val="none" w:sz="0" w:space="0" w:color="auto"/>
        <w:bottom w:val="none" w:sz="0" w:space="0" w:color="auto"/>
        <w:right w:val="none" w:sz="0" w:space="0" w:color="auto"/>
      </w:divBdr>
    </w:div>
    <w:div w:id="534006799">
      <w:marLeft w:val="640"/>
      <w:marRight w:val="0"/>
      <w:marTop w:val="0"/>
      <w:marBottom w:val="0"/>
      <w:divBdr>
        <w:top w:val="none" w:sz="0" w:space="0" w:color="auto"/>
        <w:left w:val="none" w:sz="0" w:space="0" w:color="auto"/>
        <w:bottom w:val="none" w:sz="0" w:space="0" w:color="auto"/>
        <w:right w:val="none" w:sz="0" w:space="0" w:color="auto"/>
      </w:divBdr>
    </w:div>
    <w:div w:id="534118851">
      <w:marLeft w:val="640"/>
      <w:marRight w:val="0"/>
      <w:marTop w:val="0"/>
      <w:marBottom w:val="0"/>
      <w:divBdr>
        <w:top w:val="none" w:sz="0" w:space="0" w:color="auto"/>
        <w:left w:val="none" w:sz="0" w:space="0" w:color="auto"/>
        <w:bottom w:val="none" w:sz="0" w:space="0" w:color="auto"/>
        <w:right w:val="none" w:sz="0" w:space="0" w:color="auto"/>
      </w:divBdr>
    </w:div>
    <w:div w:id="534120417">
      <w:marLeft w:val="640"/>
      <w:marRight w:val="0"/>
      <w:marTop w:val="0"/>
      <w:marBottom w:val="0"/>
      <w:divBdr>
        <w:top w:val="none" w:sz="0" w:space="0" w:color="auto"/>
        <w:left w:val="none" w:sz="0" w:space="0" w:color="auto"/>
        <w:bottom w:val="none" w:sz="0" w:space="0" w:color="auto"/>
        <w:right w:val="none" w:sz="0" w:space="0" w:color="auto"/>
      </w:divBdr>
    </w:div>
    <w:div w:id="534124221">
      <w:marLeft w:val="640"/>
      <w:marRight w:val="0"/>
      <w:marTop w:val="0"/>
      <w:marBottom w:val="0"/>
      <w:divBdr>
        <w:top w:val="none" w:sz="0" w:space="0" w:color="auto"/>
        <w:left w:val="none" w:sz="0" w:space="0" w:color="auto"/>
        <w:bottom w:val="none" w:sz="0" w:space="0" w:color="auto"/>
        <w:right w:val="none" w:sz="0" w:space="0" w:color="auto"/>
      </w:divBdr>
    </w:div>
    <w:div w:id="534150323">
      <w:marLeft w:val="640"/>
      <w:marRight w:val="0"/>
      <w:marTop w:val="0"/>
      <w:marBottom w:val="0"/>
      <w:divBdr>
        <w:top w:val="none" w:sz="0" w:space="0" w:color="auto"/>
        <w:left w:val="none" w:sz="0" w:space="0" w:color="auto"/>
        <w:bottom w:val="none" w:sz="0" w:space="0" w:color="auto"/>
        <w:right w:val="none" w:sz="0" w:space="0" w:color="auto"/>
      </w:divBdr>
    </w:div>
    <w:div w:id="534273368">
      <w:marLeft w:val="640"/>
      <w:marRight w:val="0"/>
      <w:marTop w:val="0"/>
      <w:marBottom w:val="0"/>
      <w:divBdr>
        <w:top w:val="none" w:sz="0" w:space="0" w:color="auto"/>
        <w:left w:val="none" w:sz="0" w:space="0" w:color="auto"/>
        <w:bottom w:val="none" w:sz="0" w:space="0" w:color="auto"/>
        <w:right w:val="none" w:sz="0" w:space="0" w:color="auto"/>
      </w:divBdr>
    </w:div>
    <w:div w:id="534344263">
      <w:marLeft w:val="640"/>
      <w:marRight w:val="0"/>
      <w:marTop w:val="0"/>
      <w:marBottom w:val="0"/>
      <w:divBdr>
        <w:top w:val="none" w:sz="0" w:space="0" w:color="auto"/>
        <w:left w:val="none" w:sz="0" w:space="0" w:color="auto"/>
        <w:bottom w:val="none" w:sz="0" w:space="0" w:color="auto"/>
        <w:right w:val="none" w:sz="0" w:space="0" w:color="auto"/>
      </w:divBdr>
    </w:div>
    <w:div w:id="534346634">
      <w:marLeft w:val="640"/>
      <w:marRight w:val="0"/>
      <w:marTop w:val="0"/>
      <w:marBottom w:val="0"/>
      <w:divBdr>
        <w:top w:val="none" w:sz="0" w:space="0" w:color="auto"/>
        <w:left w:val="none" w:sz="0" w:space="0" w:color="auto"/>
        <w:bottom w:val="none" w:sz="0" w:space="0" w:color="auto"/>
        <w:right w:val="none" w:sz="0" w:space="0" w:color="auto"/>
      </w:divBdr>
    </w:div>
    <w:div w:id="534387389">
      <w:marLeft w:val="640"/>
      <w:marRight w:val="0"/>
      <w:marTop w:val="0"/>
      <w:marBottom w:val="0"/>
      <w:divBdr>
        <w:top w:val="none" w:sz="0" w:space="0" w:color="auto"/>
        <w:left w:val="none" w:sz="0" w:space="0" w:color="auto"/>
        <w:bottom w:val="none" w:sz="0" w:space="0" w:color="auto"/>
        <w:right w:val="none" w:sz="0" w:space="0" w:color="auto"/>
      </w:divBdr>
    </w:div>
    <w:div w:id="534389614">
      <w:marLeft w:val="640"/>
      <w:marRight w:val="0"/>
      <w:marTop w:val="0"/>
      <w:marBottom w:val="0"/>
      <w:divBdr>
        <w:top w:val="none" w:sz="0" w:space="0" w:color="auto"/>
        <w:left w:val="none" w:sz="0" w:space="0" w:color="auto"/>
        <w:bottom w:val="none" w:sz="0" w:space="0" w:color="auto"/>
        <w:right w:val="none" w:sz="0" w:space="0" w:color="auto"/>
      </w:divBdr>
    </w:div>
    <w:div w:id="534393010">
      <w:marLeft w:val="640"/>
      <w:marRight w:val="0"/>
      <w:marTop w:val="0"/>
      <w:marBottom w:val="0"/>
      <w:divBdr>
        <w:top w:val="none" w:sz="0" w:space="0" w:color="auto"/>
        <w:left w:val="none" w:sz="0" w:space="0" w:color="auto"/>
        <w:bottom w:val="none" w:sz="0" w:space="0" w:color="auto"/>
        <w:right w:val="none" w:sz="0" w:space="0" w:color="auto"/>
      </w:divBdr>
    </w:div>
    <w:div w:id="534395040">
      <w:marLeft w:val="640"/>
      <w:marRight w:val="0"/>
      <w:marTop w:val="0"/>
      <w:marBottom w:val="0"/>
      <w:divBdr>
        <w:top w:val="none" w:sz="0" w:space="0" w:color="auto"/>
        <w:left w:val="none" w:sz="0" w:space="0" w:color="auto"/>
        <w:bottom w:val="none" w:sz="0" w:space="0" w:color="auto"/>
        <w:right w:val="none" w:sz="0" w:space="0" w:color="auto"/>
      </w:divBdr>
    </w:div>
    <w:div w:id="534460822">
      <w:marLeft w:val="640"/>
      <w:marRight w:val="0"/>
      <w:marTop w:val="0"/>
      <w:marBottom w:val="0"/>
      <w:divBdr>
        <w:top w:val="none" w:sz="0" w:space="0" w:color="auto"/>
        <w:left w:val="none" w:sz="0" w:space="0" w:color="auto"/>
        <w:bottom w:val="none" w:sz="0" w:space="0" w:color="auto"/>
        <w:right w:val="none" w:sz="0" w:space="0" w:color="auto"/>
      </w:divBdr>
    </w:div>
    <w:div w:id="534463389">
      <w:marLeft w:val="640"/>
      <w:marRight w:val="0"/>
      <w:marTop w:val="0"/>
      <w:marBottom w:val="0"/>
      <w:divBdr>
        <w:top w:val="none" w:sz="0" w:space="0" w:color="auto"/>
        <w:left w:val="none" w:sz="0" w:space="0" w:color="auto"/>
        <w:bottom w:val="none" w:sz="0" w:space="0" w:color="auto"/>
        <w:right w:val="none" w:sz="0" w:space="0" w:color="auto"/>
      </w:divBdr>
    </w:div>
    <w:div w:id="534467077">
      <w:marLeft w:val="640"/>
      <w:marRight w:val="0"/>
      <w:marTop w:val="0"/>
      <w:marBottom w:val="0"/>
      <w:divBdr>
        <w:top w:val="none" w:sz="0" w:space="0" w:color="auto"/>
        <w:left w:val="none" w:sz="0" w:space="0" w:color="auto"/>
        <w:bottom w:val="none" w:sz="0" w:space="0" w:color="auto"/>
        <w:right w:val="none" w:sz="0" w:space="0" w:color="auto"/>
      </w:divBdr>
    </w:div>
    <w:div w:id="534468645">
      <w:marLeft w:val="640"/>
      <w:marRight w:val="0"/>
      <w:marTop w:val="0"/>
      <w:marBottom w:val="0"/>
      <w:divBdr>
        <w:top w:val="none" w:sz="0" w:space="0" w:color="auto"/>
        <w:left w:val="none" w:sz="0" w:space="0" w:color="auto"/>
        <w:bottom w:val="none" w:sz="0" w:space="0" w:color="auto"/>
        <w:right w:val="none" w:sz="0" w:space="0" w:color="auto"/>
      </w:divBdr>
    </w:div>
    <w:div w:id="534582531">
      <w:marLeft w:val="640"/>
      <w:marRight w:val="0"/>
      <w:marTop w:val="0"/>
      <w:marBottom w:val="0"/>
      <w:divBdr>
        <w:top w:val="none" w:sz="0" w:space="0" w:color="auto"/>
        <w:left w:val="none" w:sz="0" w:space="0" w:color="auto"/>
        <w:bottom w:val="none" w:sz="0" w:space="0" w:color="auto"/>
        <w:right w:val="none" w:sz="0" w:space="0" w:color="auto"/>
      </w:divBdr>
    </w:div>
    <w:div w:id="534655102">
      <w:marLeft w:val="640"/>
      <w:marRight w:val="0"/>
      <w:marTop w:val="0"/>
      <w:marBottom w:val="0"/>
      <w:divBdr>
        <w:top w:val="none" w:sz="0" w:space="0" w:color="auto"/>
        <w:left w:val="none" w:sz="0" w:space="0" w:color="auto"/>
        <w:bottom w:val="none" w:sz="0" w:space="0" w:color="auto"/>
        <w:right w:val="none" w:sz="0" w:space="0" w:color="auto"/>
      </w:divBdr>
    </w:div>
    <w:div w:id="534736316">
      <w:marLeft w:val="640"/>
      <w:marRight w:val="0"/>
      <w:marTop w:val="0"/>
      <w:marBottom w:val="0"/>
      <w:divBdr>
        <w:top w:val="none" w:sz="0" w:space="0" w:color="auto"/>
        <w:left w:val="none" w:sz="0" w:space="0" w:color="auto"/>
        <w:bottom w:val="none" w:sz="0" w:space="0" w:color="auto"/>
        <w:right w:val="none" w:sz="0" w:space="0" w:color="auto"/>
      </w:divBdr>
    </w:div>
    <w:div w:id="534774536">
      <w:marLeft w:val="640"/>
      <w:marRight w:val="0"/>
      <w:marTop w:val="0"/>
      <w:marBottom w:val="0"/>
      <w:divBdr>
        <w:top w:val="none" w:sz="0" w:space="0" w:color="auto"/>
        <w:left w:val="none" w:sz="0" w:space="0" w:color="auto"/>
        <w:bottom w:val="none" w:sz="0" w:space="0" w:color="auto"/>
        <w:right w:val="none" w:sz="0" w:space="0" w:color="auto"/>
      </w:divBdr>
    </w:div>
    <w:div w:id="534780397">
      <w:marLeft w:val="640"/>
      <w:marRight w:val="0"/>
      <w:marTop w:val="0"/>
      <w:marBottom w:val="0"/>
      <w:divBdr>
        <w:top w:val="none" w:sz="0" w:space="0" w:color="auto"/>
        <w:left w:val="none" w:sz="0" w:space="0" w:color="auto"/>
        <w:bottom w:val="none" w:sz="0" w:space="0" w:color="auto"/>
        <w:right w:val="none" w:sz="0" w:space="0" w:color="auto"/>
      </w:divBdr>
    </w:div>
    <w:div w:id="534856768">
      <w:marLeft w:val="640"/>
      <w:marRight w:val="0"/>
      <w:marTop w:val="0"/>
      <w:marBottom w:val="0"/>
      <w:divBdr>
        <w:top w:val="none" w:sz="0" w:space="0" w:color="auto"/>
        <w:left w:val="none" w:sz="0" w:space="0" w:color="auto"/>
        <w:bottom w:val="none" w:sz="0" w:space="0" w:color="auto"/>
        <w:right w:val="none" w:sz="0" w:space="0" w:color="auto"/>
      </w:divBdr>
    </w:div>
    <w:div w:id="534927203">
      <w:marLeft w:val="640"/>
      <w:marRight w:val="0"/>
      <w:marTop w:val="0"/>
      <w:marBottom w:val="0"/>
      <w:divBdr>
        <w:top w:val="none" w:sz="0" w:space="0" w:color="auto"/>
        <w:left w:val="none" w:sz="0" w:space="0" w:color="auto"/>
        <w:bottom w:val="none" w:sz="0" w:space="0" w:color="auto"/>
        <w:right w:val="none" w:sz="0" w:space="0" w:color="auto"/>
      </w:divBdr>
    </w:div>
    <w:div w:id="534928414">
      <w:marLeft w:val="640"/>
      <w:marRight w:val="0"/>
      <w:marTop w:val="0"/>
      <w:marBottom w:val="0"/>
      <w:divBdr>
        <w:top w:val="none" w:sz="0" w:space="0" w:color="auto"/>
        <w:left w:val="none" w:sz="0" w:space="0" w:color="auto"/>
        <w:bottom w:val="none" w:sz="0" w:space="0" w:color="auto"/>
        <w:right w:val="none" w:sz="0" w:space="0" w:color="auto"/>
      </w:divBdr>
    </w:div>
    <w:div w:id="534928912">
      <w:marLeft w:val="640"/>
      <w:marRight w:val="0"/>
      <w:marTop w:val="0"/>
      <w:marBottom w:val="0"/>
      <w:divBdr>
        <w:top w:val="none" w:sz="0" w:space="0" w:color="auto"/>
        <w:left w:val="none" w:sz="0" w:space="0" w:color="auto"/>
        <w:bottom w:val="none" w:sz="0" w:space="0" w:color="auto"/>
        <w:right w:val="none" w:sz="0" w:space="0" w:color="auto"/>
      </w:divBdr>
    </w:div>
    <w:div w:id="534973679">
      <w:marLeft w:val="640"/>
      <w:marRight w:val="0"/>
      <w:marTop w:val="0"/>
      <w:marBottom w:val="0"/>
      <w:divBdr>
        <w:top w:val="none" w:sz="0" w:space="0" w:color="auto"/>
        <w:left w:val="none" w:sz="0" w:space="0" w:color="auto"/>
        <w:bottom w:val="none" w:sz="0" w:space="0" w:color="auto"/>
        <w:right w:val="none" w:sz="0" w:space="0" w:color="auto"/>
      </w:divBdr>
    </w:div>
    <w:div w:id="535044540">
      <w:marLeft w:val="640"/>
      <w:marRight w:val="0"/>
      <w:marTop w:val="0"/>
      <w:marBottom w:val="0"/>
      <w:divBdr>
        <w:top w:val="none" w:sz="0" w:space="0" w:color="auto"/>
        <w:left w:val="none" w:sz="0" w:space="0" w:color="auto"/>
        <w:bottom w:val="none" w:sz="0" w:space="0" w:color="auto"/>
        <w:right w:val="none" w:sz="0" w:space="0" w:color="auto"/>
      </w:divBdr>
    </w:div>
    <w:div w:id="535049789">
      <w:marLeft w:val="640"/>
      <w:marRight w:val="0"/>
      <w:marTop w:val="0"/>
      <w:marBottom w:val="0"/>
      <w:divBdr>
        <w:top w:val="none" w:sz="0" w:space="0" w:color="auto"/>
        <w:left w:val="none" w:sz="0" w:space="0" w:color="auto"/>
        <w:bottom w:val="none" w:sz="0" w:space="0" w:color="auto"/>
        <w:right w:val="none" w:sz="0" w:space="0" w:color="auto"/>
      </w:divBdr>
    </w:div>
    <w:div w:id="535167171">
      <w:marLeft w:val="640"/>
      <w:marRight w:val="0"/>
      <w:marTop w:val="0"/>
      <w:marBottom w:val="0"/>
      <w:divBdr>
        <w:top w:val="none" w:sz="0" w:space="0" w:color="auto"/>
        <w:left w:val="none" w:sz="0" w:space="0" w:color="auto"/>
        <w:bottom w:val="none" w:sz="0" w:space="0" w:color="auto"/>
        <w:right w:val="none" w:sz="0" w:space="0" w:color="auto"/>
      </w:divBdr>
    </w:div>
    <w:div w:id="535393042">
      <w:marLeft w:val="640"/>
      <w:marRight w:val="0"/>
      <w:marTop w:val="0"/>
      <w:marBottom w:val="0"/>
      <w:divBdr>
        <w:top w:val="none" w:sz="0" w:space="0" w:color="auto"/>
        <w:left w:val="none" w:sz="0" w:space="0" w:color="auto"/>
        <w:bottom w:val="none" w:sz="0" w:space="0" w:color="auto"/>
        <w:right w:val="none" w:sz="0" w:space="0" w:color="auto"/>
      </w:divBdr>
    </w:div>
    <w:div w:id="535461681">
      <w:marLeft w:val="640"/>
      <w:marRight w:val="0"/>
      <w:marTop w:val="0"/>
      <w:marBottom w:val="0"/>
      <w:divBdr>
        <w:top w:val="none" w:sz="0" w:space="0" w:color="auto"/>
        <w:left w:val="none" w:sz="0" w:space="0" w:color="auto"/>
        <w:bottom w:val="none" w:sz="0" w:space="0" w:color="auto"/>
        <w:right w:val="none" w:sz="0" w:space="0" w:color="auto"/>
      </w:divBdr>
    </w:div>
    <w:div w:id="535626983">
      <w:marLeft w:val="640"/>
      <w:marRight w:val="0"/>
      <w:marTop w:val="0"/>
      <w:marBottom w:val="0"/>
      <w:divBdr>
        <w:top w:val="none" w:sz="0" w:space="0" w:color="auto"/>
        <w:left w:val="none" w:sz="0" w:space="0" w:color="auto"/>
        <w:bottom w:val="none" w:sz="0" w:space="0" w:color="auto"/>
        <w:right w:val="none" w:sz="0" w:space="0" w:color="auto"/>
      </w:divBdr>
    </w:div>
    <w:div w:id="535849097">
      <w:marLeft w:val="640"/>
      <w:marRight w:val="0"/>
      <w:marTop w:val="0"/>
      <w:marBottom w:val="0"/>
      <w:divBdr>
        <w:top w:val="none" w:sz="0" w:space="0" w:color="auto"/>
        <w:left w:val="none" w:sz="0" w:space="0" w:color="auto"/>
        <w:bottom w:val="none" w:sz="0" w:space="0" w:color="auto"/>
        <w:right w:val="none" w:sz="0" w:space="0" w:color="auto"/>
      </w:divBdr>
    </w:div>
    <w:div w:id="535890611">
      <w:marLeft w:val="640"/>
      <w:marRight w:val="0"/>
      <w:marTop w:val="0"/>
      <w:marBottom w:val="0"/>
      <w:divBdr>
        <w:top w:val="none" w:sz="0" w:space="0" w:color="auto"/>
        <w:left w:val="none" w:sz="0" w:space="0" w:color="auto"/>
        <w:bottom w:val="none" w:sz="0" w:space="0" w:color="auto"/>
        <w:right w:val="none" w:sz="0" w:space="0" w:color="auto"/>
      </w:divBdr>
    </w:div>
    <w:div w:id="536089704">
      <w:marLeft w:val="640"/>
      <w:marRight w:val="0"/>
      <w:marTop w:val="0"/>
      <w:marBottom w:val="0"/>
      <w:divBdr>
        <w:top w:val="none" w:sz="0" w:space="0" w:color="auto"/>
        <w:left w:val="none" w:sz="0" w:space="0" w:color="auto"/>
        <w:bottom w:val="none" w:sz="0" w:space="0" w:color="auto"/>
        <w:right w:val="none" w:sz="0" w:space="0" w:color="auto"/>
      </w:divBdr>
    </w:div>
    <w:div w:id="536091600">
      <w:marLeft w:val="640"/>
      <w:marRight w:val="0"/>
      <w:marTop w:val="0"/>
      <w:marBottom w:val="0"/>
      <w:divBdr>
        <w:top w:val="none" w:sz="0" w:space="0" w:color="auto"/>
        <w:left w:val="none" w:sz="0" w:space="0" w:color="auto"/>
        <w:bottom w:val="none" w:sz="0" w:space="0" w:color="auto"/>
        <w:right w:val="none" w:sz="0" w:space="0" w:color="auto"/>
      </w:divBdr>
    </w:div>
    <w:div w:id="536161477">
      <w:marLeft w:val="640"/>
      <w:marRight w:val="0"/>
      <w:marTop w:val="0"/>
      <w:marBottom w:val="0"/>
      <w:divBdr>
        <w:top w:val="none" w:sz="0" w:space="0" w:color="auto"/>
        <w:left w:val="none" w:sz="0" w:space="0" w:color="auto"/>
        <w:bottom w:val="none" w:sz="0" w:space="0" w:color="auto"/>
        <w:right w:val="none" w:sz="0" w:space="0" w:color="auto"/>
      </w:divBdr>
    </w:div>
    <w:div w:id="536165403">
      <w:marLeft w:val="640"/>
      <w:marRight w:val="0"/>
      <w:marTop w:val="0"/>
      <w:marBottom w:val="0"/>
      <w:divBdr>
        <w:top w:val="none" w:sz="0" w:space="0" w:color="auto"/>
        <w:left w:val="none" w:sz="0" w:space="0" w:color="auto"/>
        <w:bottom w:val="none" w:sz="0" w:space="0" w:color="auto"/>
        <w:right w:val="none" w:sz="0" w:space="0" w:color="auto"/>
      </w:divBdr>
    </w:div>
    <w:div w:id="536234664">
      <w:marLeft w:val="640"/>
      <w:marRight w:val="0"/>
      <w:marTop w:val="0"/>
      <w:marBottom w:val="0"/>
      <w:divBdr>
        <w:top w:val="none" w:sz="0" w:space="0" w:color="auto"/>
        <w:left w:val="none" w:sz="0" w:space="0" w:color="auto"/>
        <w:bottom w:val="none" w:sz="0" w:space="0" w:color="auto"/>
        <w:right w:val="none" w:sz="0" w:space="0" w:color="auto"/>
      </w:divBdr>
    </w:div>
    <w:div w:id="536236935">
      <w:marLeft w:val="640"/>
      <w:marRight w:val="0"/>
      <w:marTop w:val="0"/>
      <w:marBottom w:val="0"/>
      <w:divBdr>
        <w:top w:val="none" w:sz="0" w:space="0" w:color="auto"/>
        <w:left w:val="none" w:sz="0" w:space="0" w:color="auto"/>
        <w:bottom w:val="none" w:sz="0" w:space="0" w:color="auto"/>
        <w:right w:val="none" w:sz="0" w:space="0" w:color="auto"/>
      </w:divBdr>
    </w:div>
    <w:div w:id="536427511">
      <w:marLeft w:val="640"/>
      <w:marRight w:val="0"/>
      <w:marTop w:val="0"/>
      <w:marBottom w:val="0"/>
      <w:divBdr>
        <w:top w:val="none" w:sz="0" w:space="0" w:color="auto"/>
        <w:left w:val="none" w:sz="0" w:space="0" w:color="auto"/>
        <w:bottom w:val="none" w:sz="0" w:space="0" w:color="auto"/>
        <w:right w:val="none" w:sz="0" w:space="0" w:color="auto"/>
      </w:divBdr>
    </w:div>
    <w:div w:id="536626368">
      <w:marLeft w:val="640"/>
      <w:marRight w:val="0"/>
      <w:marTop w:val="0"/>
      <w:marBottom w:val="0"/>
      <w:divBdr>
        <w:top w:val="none" w:sz="0" w:space="0" w:color="auto"/>
        <w:left w:val="none" w:sz="0" w:space="0" w:color="auto"/>
        <w:bottom w:val="none" w:sz="0" w:space="0" w:color="auto"/>
        <w:right w:val="none" w:sz="0" w:space="0" w:color="auto"/>
      </w:divBdr>
    </w:div>
    <w:div w:id="536628154">
      <w:marLeft w:val="640"/>
      <w:marRight w:val="0"/>
      <w:marTop w:val="0"/>
      <w:marBottom w:val="0"/>
      <w:divBdr>
        <w:top w:val="none" w:sz="0" w:space="0" w:color="auto"/>
        <w:left w:val="none" w:sz="0" w:space="0" w:color="auto"/>
        <w:bottom w:val="none" w:sz="0" w:space="0" w:color="auto"/>
        <w:right w:val="none" w:sz="0" w:space="0" w:color="auto"/>
      </w:divBdr>
    </w:div>
    <w:div w:id="536700775">
      <w:marLeft w:val="640"/>
      <w:marRight w:val="0"/>
      <w:marTop w:val="0"/>
      <w:marBottom w:val="0"/>
      <w:divBdr>
        <w:top w:val="none" w:sz="0" w:space="0" w:color="auto"/>
        <w:left w:val="none" w:sz="0" w:space="0" w:color="auto"/>
        <w:bottom w:val="none" w:sz="0" w:space="0" w:color="auto"/>
        <w:right w:val="none" w:sz="0" w:space="0" w:color="auto"/>
      </w:divBdr>
    </w:div>
    <w:div w:id="536741419">
      <w:marLeft w:val="640"/>
      <w:marRight w:val="0"/>
      <w:marTop w:val="0"/>
      <w:marBottom w:val="0"/>
      <w:divBdr>
        <w:top w:val="none" w:sz="0" w:space="0" w:color="auto"/>
        <w:left w:val="none" w:sz="0" w:space="0" w:color="auto"/>
        <w:bottom w:val="none" w:sz="0" w:space="0" w:color="auto"/>
        <w:right w:val="none" w:sz="0" w:space="0" w:color="auto"/>
      </w:divBdr>
    </w:div>
    <w:div w:id="536940778">
      <w:marLeft w:val="640"/>
      <w:marRight w:val="0"/>
      <w:marTop w:val="0"/>
      <w:marBottom w:val="0"/>
      <w:divBdr>
        <w:top w:val="none" w:sz="0" w:space="0" w:color="auto"/>
        <w:left w:val="none" w:sz="0" w:space="0" w:color="auto"/>
        <w:bottom w:val="none" w:sz="0" w:space="0" w:color="auto"/>
        <w:right w:val="none" w:sz="0" w:space="0" w:color="auto"/>
      </w:divBdr>
    </w:div>
    <w:div w:id="537007337">
      <w:marLeft w:val="640"/>
      <w:marRight w:val="0"/>
      <w:marTop w:val="0"/>
      <w:marBottom w:val="0"/>
      <w:divBdr>
        <w:top w:val="none" w:sz="0" w:space="0" w:color="auto"/>
        <w:left w:val="none" w:sz="0" w:space="0" w:color="auto"/>
        <w:bottom w:val="none" w:sz="0" w:space="0" w:color="auto"/>
        <w:right w:val="none" w:sz="0" w:space="0" w:color="auto"/>
      </w:divBdr>
    </w:div>
    <w:div w:id="537007341">
      <w:marLeft w:val="640"/>
      <w:marRight w:val="0"/>
      <w:marTop w:val="0"/>
      <w:marBottom w:val="0"/>
      <w:divBdr>
        <w:top w:val="none" w:sz="0" w:space="0" w:color="auto"/>
        <w:left w:val="none" w:sz="0" w:space="0" w:color="auto"/>
        <w:bottom w:val="none" w:sz="0" w:space="0" w:color="auto"/>
        <w:right w:val="none" w:sz="0" w:space="0" w:color="auto"/>
      </w:divBdr>
    </w:div>
    <w:div w:id="537012001">
      <w:marLeft w:val="640"/>
      <w:marRight w:val="0"/>
      <w:marTop w:val="0"/>
      <w:marBottom w:val="0"/>
      <w:divBdr>
        <w:top w:val="none" w:sz="0" w:space="0" w:color="auto"/>
        <w:left w:val="none" w:sz="0" w:space="0" w:color="auto"/>
        <w:bottom w:val="none" w:sz="0" w:space="0" w:color="auto"/>
        <w:right w:val="none" w:sz="0" w:space="0" w:color="auto"/>
      </w:divBdr>
    </w:div>
    <w:div w:id="537164151">
      <w:marLeft w:val="640"/>
      <w:marRight w:val="0"/>
      <w:marTop w:val="0"/>
      <w:marBottom w:val="0"/>
      <w:divBdr>
        <w:top w:val="none" w:sz="0" w:space="0" w:color="auto"/>
        <w:left w:val="none" w:sz="0" w:space="0" w:color="auto"/>
        <w:bottom w:val="none" w:sz="0" w:space="0" w:color="auto"/>
        <w:right w:val="none" w:sz="0" w:space="0" w:color="auto"/>
      </w:divBdr>
    </w:div>
    <w:div w:id="537199758">
      <w:marLeft w:val="640"/>
      <w:marRight w:val="0"/>
      <w:marTop w:val="0"/>
      <w:marBottom w:val="0"/>
      <w:divBdr>
        <w:top w:val="none" w:sz="0" w:space="0" w:color="auto"/>
        <w:left w:val="none" w:sz="0" w:space="0" w:color="auto"/>
        <w:bottom w:val="none" w:sz="0" w:space="0" w:color="auto"/>
        <w:right w:val="none" w:sz="0" w:space="0" w:color="auto"/>
      </w:divBdr>
    </w:div>
    <w:div w:id="537276877">
      <w:marLeft w:val="640"/>
      <w:marRight w:val="0"/>
      <w:marTop w:val="0"/>
      <w:marBottom w:val="0"/>
      <w:divBdr>
        <w:top w:val="none" w:sz="0" w:space="0" w:color="auto"/>
        <w:left w:val="none" w:sz="0" w:space="0" w:color="auto"/>
        <w:bottom w:val="none" w:sz="0" w:space="0" w:color="auto"/>
        <w:right w:val="none" w:sz="0" w:space="0" w:color="auto"/>
      </w:divBdr>
    </w:div>
    <w:div w:id="537397630">
      <w:marLeft w:val="640"/>
      <w:marRight w:val="0"/>
      <w:marTop w:val="0"/>
      <w:marBottom w:val="0"/>
      <w:divBdr>
        <w:top w:val="none" w:sz="0" w:space="0" w:color="auto"/>
        <w:left w:val="none" w:sz="0" w:space="0" w:color="auto"/>
        <w:bottom w:val="none" w:sz="0" w:space="0" w:color="auto"/>
        <w:right w:val="none" w:sz="0" w:space="0" w:color="auto"/>
      </w:divBdr>
    </w:div>
    <w:div w:id="537544164">
      <w:marLeft w:val="640"/>
      <w:marRight w:val="0"/>
      <w:marTop w:val="0"/>
      <w:marBottom w:val="0"/>
      <w:divBdr>
        <w:top w:val="none" w:sz="0" w:space="0" w:color="auto"/>
        <w:left w:val="none" w:sz="0" w:space="0" w:color="auto"/>
        <w:bottom w:val="none" w:sz="0" w:space="0" w:color="auto"/>
        <w:right w:val="none" w:sz="0" w:space="0" w:color="auto"/>
      </w:divBdr>
    </w:div>
    <w:div w:id="537620509">
      <w:marLeft w:val="640"/>
      <w:marRight w:val="0"/>
      <w:marTop w:val="0"/>
      <w:marBottom w:val="0"/>
      <w:divBdr>
        <w:top w:val="none" w:sz="0" w:space="0" w:color="auto"/>
        <w:left w:val="none" w:sz="0" w:space="0" w:color="auto"/>
        <w:bottom w:val="none" w:sz="0" w:space="0" w:color="auto"/>
        <w:right w:val="none" w:sz="0" w:space="0" w:color="auto"/>
      </w:divBdr>
    </w:div>
    <w:div w:id="537670319">
      <w:marLeft w:val="640"/>
      <w:marRight w:val="0"/>
      <w:marTop w:val="0"/>
      <w:marBottom w:val="0"/>
      <w:divBdr>
        <w:top w:val="none" w:sz="0" w:space="0" w:color="auto"/>
        <w:left w:val="none" w:sz="0" w:space="0" w:color="auto"/>
        <w:bottom w:val="none" w:sz="0" w:space="0" w:color="auto"/>
        <w:right w:val="none" w:sz="0" w:space="0" w:color="auto"/>
      </w:divBdr>
    </w:div>
    <w:div w:id="537814710">
      <w:marLeft w:val="640"/>
      <w:marRight w:val="0"/>
      <w:marTop w:val="0"/>
      <w:marBottom w:val="0"/>
      <w:divBdr>
        <w:top w:val="none" w:sz="0" w:space="0" w:color="auto"/>
        <w:left w:val="none" w:sz="0" w:space="0" w:color="auto"/>
        <w:bottom w:val="none" w:sz="0" w:space="0" w:color="auto"/>
        <w:right w:val="none" w:sz="0" w:space="0" w:color="auto"/>
      </w:divBdr>
    </w:div>
    <w:div w:id="537816524">
      <w:marLeft w:val="640"/>
      <w:marRight w:val="0"/>
      <w:marTop w:val="0"/>
      <w:marBottom w:val="0"/>
      <w:divBdr>
        <w:top w:val="none" w:sz="0" w:space="0" w:color="auto"/>
        <w:left w:val="none" w:sz="0" w:space="0" w:color="auto"/>
        <w:bottom w:val="none" w:sz="0" w:space="0" w:color="auto"/>
        <w:right w:val="none" w:sz="0" w:space="0" w:color="auto"/>
      </w:divBdr>
    </w:div>
    <w:div w:id="537862059">
      <w:marLeft w:val="640"/>
      <w:marRight w:val="0"/>
      <w:marTop w:val="0"/>
      <w:marBottom w:val="0"/>
      <w:divBdr>
        <w:top w:val="none" w:sz="0" w:space="0" w:color="auto"/>
        <w:left w:val="none" w:sz="0" w:space="0" w:color="auto"/>
        <w:bottom w:val="none" w:sz="0" w:space="0" w:color="auto"/>
        <w:right w:val="none" w:sz="0" w:space="0" w:color="auto"/>
      </w:divBdr>
    </w:div>
    <w:div w:id="537934658">
      <w:marLeft w:val="640"/>
      <w:marRight w:val="0"/>
      <w:marTop w:val="0"/>
      <w:marBottom w:val="0"/>
      <w:divBdr>
        <w:top w:val="none" w:sz="0" w:space="0" w:color="auto"/>
        <w:left w:val="none" w:sz="0" w:space="0" w:color="auto"/>
        <w:bottom w:val="none" w:sz="0" w:space="0" w:color="auto"/>
        <w:right w:val="none" w:sz="0" w:space="0" w:color="auto"/>
      </w:divBdr>
    </w:div>
    <w:div w:id="537939947">
      <w:marLeft w:val="640"/>
      <w:marRight w:val="0"/>
      <w:marTop w:val="0"/>
      <w:marBottom w:val="0"/>
      <w:divBdr>
        <w:top w:val="none" w:sz="0" w:space="0" w:color="auto"/>
        <w:left w:val="none" w:sz="0" w:space="0" w:color="auto"/>
        <w:bottom w:val="none" w:sz="0" w:space="0" w:color="auto"/>
        <w:right w:val="none" w:sz="0" w:space="0" w:color="auto"/>
      </w:divBdr>
    </w:div>
    <w:div w:id="538012467">
      <w:marLeft w:val="640"/>
      <w:marRight w:val="0"/>
      <w:marTop w:val="0"/>
      <w:marBottom w:val="0"/>
      <w:divBdr>
        <w:top w:val="none" w:sz="0" w:space="0" w:color="auto"/>
        <w:left w:val="none" w:sz="0" w:space="0" w:color="auto"/>
        <w:bottom w:val="none" w:sz="0" w:space="0" w:color="auto"/>
        <w:right w:val="none" w:sz="0" w:space="0" w:color="auto"/>
      </w:divBdr>
    </w:div>
    <w:div w:id="538050858">
      <w:marLeft w:val="640"/>
      <w:marRight w:val="0"/>
      <w:marTop w:val="0"/>
      <w:marBottom w:val="0"/>
      <w:divBdr>
        <w:top w:val="none" w:sz="0" w:space="0" w:color="auto"/>
        <w:left w:val="none" w:sz="0" w:space="0" w:color="auto"/>
        <w:bottom w:val="none" w:sz="0" w:space="0" w:color="auto"/>
        <w:right w:val="none" w:sz="0" w:space="0" w:color="auto"/>
      </w:divBdr>
    </w:div>
    <w:div w:id="538125789">
      <w:marLeft w:val="640"/>
      <w:marRight w:val="0"/>
      <w:marTop w:val="0"/>
      <w:marBottom w:val="0"/>
      <w:divBdr>
        <w:top w:val="none" w:sz="0" w:space="0" w:color="auto"/>
        <w:left w:val="none" w:sz="0" w:space="0" w:color="auto"/>
        <w:bottom w:val="none" w:sz="0" w:space="0" w:color="auto"/>
        <w:right w:val="none" w:sz="0" w:space="0" w:color="auto"/>
      </w:divBdr>
    </w:div>
    <w:div w:id="538130282">
      <w:marLeft w:val="640"/>
      <w:marRight w:val="0"/>
      <w:marTop w:val="0"/>
      <w:marBottom w:val="0"/>
      <w:divBdr>
        <w:top w:val="none" w:sz="0" w:space="0" w:color="auto"/>
        <w:left w:val="none" w:sz="0" w:space="0" w:color="auto"/>
        <w:bottom w:val="none" w:sz="0" w:space="0" w:color="auto"/>
        <w:right w:val="none" w:sz="0" w:space="0" w:color="auto"/>
      </w:divBdr>
    </w:div>
    <w:div w:id="538274687">
      <w:marLeft w:val="640"/>
      <w:marRight w:val="0"/>
      <w:marTop w:val="0"/>
      <w:marBottom w:val="0"/>
      <w:divBdr>
        <w:top w:val="none" w:sz="0" w:space="0" w:color="auto"/>
        <w:left w:val="none" w:sz="0" w:space="0" w:color="auto"/>
        <w:bottom w:val="none" w:sz="0" w:space="0" w:color="auto"/>
        <w:right w:val="none" w:sz="0" w:space="0" w:color="auto"/>
      </w:divBdr>
    </w:div>
    <w:div w:id="538275682">
      <w:bodyDiv w:val="1"/>
      <w:marLeft w:val="0"/>
      <w:marRight w:val="0"/>
      <w:marTop w:val="0"/>
      <w:marBottom w:val="0"/>
      <w:divBdr>
        <w:top w:val="none" w:sz="0" w:space="0" w:color="auto"/>
        <w:left w:val="none" w:sz="0" w:space="0" w:color="auto"/>
        <w:bottom w:val="none" w:sz="0" w:space="0" w:color="auto"/>
        <w:right w:val="none" w:sz="0" w:space="0" w:color="auto"/>
      </w:divBdr>
      <w:divsChild>
        <w:div w:id="16783238">
          <w:marLeft w:val="640"/>
          <w:marRight w:val="0"/>
          <w:marTop w:val="0"/>
          <w:marBottom w:val="0"/>
          <w:divBdr>
            <w:top w:val="none" w:sz="0" w:space="0" w:color="auto"/>
            <w:left w:val="none" w:sz="0" w:space="0" w:color="auto"/>
            <w:bottom w:val="none" w:sz="0" w:space="0" w:color="auto"/>
            <w:right w:val="none" w:sz="0" w:space="0" w:color="auto"/>
          </w:divBdr>
        </w:div>
        <w:div w:id="200869666">
          <w:marLeft w:val="640"/>
          <w:marRight w:val="0"/>
          <w:marTop w:val="0"/>
          <w:marBottom w:val="0"/>
          <w:divBdr>
            <w:top w:val="none" w:sz="0" w:space="0" w:color="auto"/>
            <w:left w:val="none" w:sz="0" w:space="0" w:color="auto"/>
            <w:bottom w:val="none" w:sz="0" w:space="0" w:color="auto"/>
            <w:right w:val="none" w:sz="0" w:space="0" w:color="auto"/>
          </w:divBdr>
        </w:div>
        <w:div w:id="219562659">
          <w:marLeft w:val="640"/>
          <w:marRight w:val="0"/>
          <w:marTop w:val="0"/>
          <w:marBottom w:val="0"/>
          <w:divBdr>
            <w:top w:val="none" w:sz="0" w:space="0" w:color="auto"/>
            <w:left w:val="none" w:sz="0" w:space="0" w:color="auto"/>
            <w:bottom w:val="none" w:sz="0" w:space="0" w:color="auto"/>
            <w:right w:val="none" w:sz="0" w:space="0" w:color="auto"/>
          </w:divBdr>
        </w:div>
        <w:div w:id="220403902">
          <w:marLeft w:val="640"/>
          <w:marRight w:val="0"/>
          <w:marTop w:val="0"/>
          <w:marBottom w:val="0"/>
          <w:divBdr>
            <w:top w:val="none" w:sz="0" w:space="0" w:color="auto"/>
            <w:left w:val="none" w:sz="0" w:space="0" w:color="auto"/>
            <w:bottom w:val="none" w:sz="0" w:space="0" w:color="auto"/>
            <w:right w:val="none" w:sz="0" w:space="0" w:color="auto"/>
          </w:divBdr>
        </w:div>
        <w:div w:id="269893268">
          <w:marLeft w:val="640"/>
          <w:marRight w:val="0"/>
          <w:marTop w:val="0"/>
          <w:marBottom w:val="0"/>
          <w:divBdr>
            <w:top w:val="none" w:sz="0" w:space="0" w:color="auto"/>
            <w:left w:val="none" w:sz="0" w:space="0" w:color="auto"/>
            <w:bottom w:val="none" w:sz="0" w:space="0" w:color="auto"/>
            <w:right w:val="none" w:sz="0" w:space="0" w:color="auto"/>
          </w:divBdr>
        </w:div>
        <w:div w:id="397217022">
          <w:marLeft w:val="640"/>
          <w:marRight w:val="0"/>
          <w:marTop w:val="0"/>
          <w:marBottom w:val="0"/>
          <w:divBdr>
            <w:top w:val="none" w:sz="0" w:space="0" w:color="auto"/>
            <w:left w:val="none" w:sz="0" w:space="0" w:color="auto"/>
            <w:bottom w:val="none" w:sz="0" w:space="0" w:color="auto"/>
            <w:right w:val="none" w:sz="0" w:space="0" w:color="auto"/>
          </w:divBdr>
        </w:div>
        <w:div w:id="407701975">
          <w:marLeft w:val="640"/>
          <w:marRight w:val="0"/>
          <w:marTop w:val="0"/>
          <w:marBottom w:val="0"/>
          <w:divBdr>
            <w:top w:val="none" w:sz="0" w:space="0" w:color="auto"/>
            <w:left w:val="none" w:sz="0" w:space="0" w:color="auto"/>
            <w:bottom w:val="none" w:sz="0" w:space="0" w:color="auto"/>
            <w:right w:val="none" w:sz="0" w:space="0" w:color="auto"/>
          </w:divBdr>
        </w:div>
        <w:div w:id="410009608">
          <w:marLeft w:val="640"/>
          <w:marRight w:val="0"/>
          <w:marTop w:val="0"/>
          <w:marBottom w:val="0"/>
          <w:divBdr>
            <w:top w:val="none" w:sz="0" w:space="0" w:color="auto"/>
            <w:left w:val="none" w:sz="0" w:space="0" w:color="auto"/>
            <w:bottom w:val="none" w:sz="0" w:space="0" w:color="auto"/>
            <w:right w:val="none" w:sz="0" w:space="0" w:color="auto"/>
          </w:divBdr>
        </w:div>
        <w:div w:id="439764033">
          <w:marLeft w:val="640"/>
          <w:marRight w:val="0"/>
          <w:marTop w:val="0"/>
          <w:marBottom w:val="0"/>
          <w:divBdr>
            <w:top w:val="none" w:sz="0" w:space="0" w:color="auto"/>
            <w:left w:val="none" w:sz="0" w:space="0" w:color="auto"/>
            <w:bottom w:val="none" w:sz="0" w:space="0" w:color="auto"/>
            <w:right w:val="none" w:sz="0" w:space="0" w:color="auto"/>
          </w:divBdr>
        </w:div>
        <w:div w:id="465053707">
          <w:marLeft w:val="640"/>
          <w:marRight w:val="0"/>
          <w:marTop w:val="0"/>
          <w:marBottom w:val="0"/>
          <w:divBdr>
            <w:top w:val="none" w:sz="0" w:space="0" w:color="auto"/>
            <w:left w:val="none" w:sz="0" w:space="0" w:color="auto"/>
            <w:bottom w:val="none" w:sz="0" w:space="0" w:color="auto"/>
            <w:right w:val="none" w:sz="0" w:space="0" w:color="auto"/>
          </w:divBdr>
        </w:div>
        <w:div w:id="680281978">
          <w:marLeft w:val="640"/>
          <w:marRight w:val="0"/>
          <w:marTop w:val="0"/>
          <w:marBottom w:val="0"/>
          <w:divBdr>
            <w:top w:val="none" w:sz="0" w:space="0" w:color="auto"/>
            <w:left w:val="none" w:sz="0" w:space="0" w:color="auto"/>
            <w:bottom w:val="none" w:sz="0" w:space="0" w:color="auto"/>
            <w:right w:val="none" w:sz="0" w:space="0" w:color="auto"/>
          </w:divBdr>
        </w:div>
        <w:div w:id="694576858">
          <w:marLeft w:val="640"/>
          <w:marRight w:val="0"/>
          <w:marTop w:val="0"/>
          <w:marBottom w:val="0"/>
          <w:divBdr>
            <w:top w:val="none" w:sz="0" w:space="0" w:color="auto"/>
            <w:left w:val="none" w:sz="0" w:space="0" w:color="auto"/>
            <w:bottom w:val="none" w:sz="0" w:space="0" w:color="auto"/>
            <w:right w:val="none" w:sz="0" w:space="0" w:color="auto"/>
          </w:divBdr>
        </w:div>
        <w:div w:id="742919920">
          <w:marLeft w:val="640"/>
          <w:marRight w:val="0"/>
          <w:marTop w:val="0"/>
          <w:marBottom w:val="0"/>
          <w:divBdr>
            <w:top w:val="none" w:sz="0" w:space="0" w:color="auto"/>
            <w:left w:val="none" w:sz="0" w:space="0" w:color="auto"/>
            <w:bottom w:val="none" w:sz="0" w:space="0" w:color="auto"/>
            <w:right w:val="none" w:sz="0" w:space="0" w:color="auto"/>
          </w:divBdr>
        </w:div>
        <w:div w:id="763720752">
          <w:marLeft w:val="640"/>
          <w:marRight w:val="0"/>
          <w:marTop w:val="0"/>
          <w:marBottom w:val="0"/>
          <w:divBdr>
            <w:top w:val="none" w:sz="0" w:space="0" w:color="auto"/>
            <w:left w:val="none" w:sz="0" w:space="0" w:color="auto"/>
            <w:bottom w:val="none" w:sz="0" w:space="0" w:color="auto"/>
            <w:right w:val="none" w:sz="0" w:space="0" w:color="auto"/>
          </w:divBdr>
        </w:div>
        <w:div w:id="777912525">
          <w:marLeft w:val="640"/>
          <w:marRight w:val="0"/>
          <w:marTop w:val="0"/>
          <w:marBottom w:val="0"/>
          <w:divBdr>
            <w:top w:val="none" w:sz="0" w:space="0" w:color="auto"/>
            <w:left w:val="none" w:sz="0" w:space="0" w:color="auto"/>
            <w:bottom w:val="none" w:sz="0" w:space="0" w:color="auto"/>
            <w:right w:val="none" w:sz="0" w:space="0" w:color="auto"/>
          </w:divBdr>
        </w:div>
        <w:div w:id="836380908">
          <w:marLeft w:val="640"/>
          <w:marRight w:val="0"/>
          <w:marTop w:val="0"/>
          <w:marBottom w:val="0"/>
          <w:divBdr>
            <w:top w:val="none" w:sz="0" w:space="0" w:color="auto"/>
            <w:left w:val="none" w:sz="0" w:space="0" w:color="auto"/>
            <w:bottom w:val="none" w:sz="0" w:space="0" w:color="auto"/>
            <w:right w:val="none" w:sz="0" w:space="0" w:color="auto"/>
          </w:divBdr>
        </w:div>
        <w:div w:id="846403386">
          <w:marLeft w:val="640"/>
          <w:marRight w:val="0"/>
          <w:marTop w:val="0"/>
          <w:marBottom w:val="0"/>
          <w:divBdr>
            <w:top w:val="none" w:sz="0" w:space="0" w:color="auto"/>
            <w:left w:val="none" w:sz="0" w:space="0" w:color="auto"/>
            <w:bottom w:val="none" w:sz="0" w:space="0" w:color="auto"/>
            <w:right w:val="none" w:sz="0" w:space="0" w:color="auto"/>
          </w:divBdr>
        </w:div>
        <w:div w:id="932130978">
          <w:marLeft w:val="640"/>
          <w:marRight w:val="0"/>
          <w:marTop w:val="0"/>
          <w:marBottom w:val="0"/>
          <w:divBdr>
            <w:top w:val="none" w:sz="0" w:space="0" w:color="auto"/>
            <w:left w:val="none" w:sz="0" w:space="0" w:color="auto"/>
            <w:bottom w:val="none" w:sz="0" w:space="0" w:color="auto"/>
            <w:right w:val="none" w:sz="0" w:space="0" w:color="auto"/>
          </w:divBdr>
        </w:div>
        <w:div w:id="984579171">
          <w:marLeft w:val="640"/>
          <w:marRight w:val="0"/>
          <w:marTop w:val="0"/>
          <w:marBottom w:val="0"/>
          <w:divBdr>
            <w:top w:val="none" w:sz="0" w:space="0" w:color="auto"/>
            <w:left w:val="none" w:sz="0" w:space="0" w:color="auto"/>
            <w:bottom w:val="none" w:sz="0" w:space="0" w:color="auto"/>
            <w:right w:val="none" w:sz="0" w:space="0" w:color="auto"/>
          </w:divBdr>
        </w:div>
        <w:div w:id="995717752">
          <w:marLeft w:val="640"/>
          <w:marRight w:val="0"/>
          <w:marTop w:val="0"/>
          <w:marBottom w:val="0"/>
          <w:divBdr>
            <w:top w:val="none" w:sz="0" w:space="0" w:color="auto"/>
            <w:left w:val="none" w:sz="0" w:space="0" w:color="auto"/>
            <w:bottom w:val="none" w:sz="0" w:space="0" w:color="auto"/>
            <w:right w:val="none" w:sz="0" w:space="0" w:color="auto"/>
          </w:divBdr>
        </w:div>
        <w:div w:id="1058940361">
          <w:marLeft w:val="640"/>
          <w:marRight w:val="0"/>
          <w:marTop w:val="0"/>
          <w:marBottom w:val="0"/>
          <w:divBdr>
            <w:top w:val="none" w:sz="0" w:space="0" w:color="auto"/>
            <w:left w:val="none" w:sz="0" w:space="0" w:color="auto"/>
            <w:bottom w:val="none" w:sz="0" w:space="0" w:color="auto"/>
            <w:right w:val="none" w:sz="0" w:space="0" w:color="auto"/>
          </w:divBdr>
        </w:div>
        <w:div w:id="1079868577">
          <w:marLeft w:val="640"/>
          <w:marRight w:val="0"/>
          <w:marTop w:val="0"/>
          <w:marBottom w:val="0"/>
          <w:divBdr>
            <w:top w:val="none" w:sz="0" w:space="0" w:color="auto"/>
            <w:left w:val="none" w:sz="0" w:space="0" w:color="auto"/>
            <w:bottom w:val="none" w:sz="0" w:space="0" w:color="auto"/>
            <w:right w:val="none" w:sz="0" w:space="0" w:color="auto"/>
          </w:divBdr>
        </w:div>
        <w:div w:id="1114327317">
          <w:marLeft w:val="640"/>
          <w:marRight w:val="0"/>
          <w:marTop w:val="0"/>
          <w:marBottom w:val="0"/>
          <w:divBdr>
            <w:top w:val="none" w:sz="0" w:space="0" w:color="auto"/>
            <w:left w:val="none" w:sz="0" w:space="0" w:color="auto"/>
            <w:bottom w:val="none" w:sz="0" w:space="0" w:color="auto"/>
            <w:right w:val="none" w:sz="0" w:space="0" w:color="auto"/>
          </w:divBdr>
        </w:div>
        <w:div w:id="1153303027">
          <w:marLeft w:val="640"/>
          <w:marRight w:val="0"/>
          <w:marTop w:val="0"/>
          <w:marBottom w:val="0"/>
          <w:divBdr>
            <w:top w:val="none" w:sz="0" w:space="0" w:color="auto"/>
            <w:left w:val="none" w:sz="0" w:space="0" w:color="auto"/>
            <w:bottom w:val="none" w:sz="0" w:space="0" w:color="auto"/>
            <w:right w:val="none" w:sz="0" w:space="0" w:color="auto"/>
          </w:divBdr>
        </w:div>
        <w:div w:id="1155804607">
          <w:marLeft w:val="640"/>
          <w:marRight w:val="0"/>
          <w:marTop w:val="0"/>
          <w:marBottom w:val="0"/>
          <w:divBdr>
            <w:top w:val="none" w:sz="0" w:space="0" w:color="auto"/>
            <w:left w:val="none" w:sz="0" w:space="0" w:color="auto"/>
            <w:bottom w:val="none" w:sz="0" w:space="0" w:color="auto"/>
            <w:right w:val="none" w:sz="0" w:space="0" w:color="auto"/>
          </w:divBdr>
        </w:div>
        <w:div w:id="1216813197">
          <w:marLeft w:val="640"/>
          <w:marRight w:val="0"/>
          <w:marTop w:val="0"/>
          <w:marBottom w:val="0"/>
          <w:divBdr>
            <w:top w:val="none" w:sz="0" w:space="0" w:color="auto"/>
            <w:left w:val="none" w:sz="0" w:space="0" w:color="auto"/>
            <w:bottom w:val="none" w:sz="0" w:space="0" w:color="auto"/>
            <w:right w:val="none" w:sz="0" w:space="0" w:color="auto"/>
          </w:divBdr>
        </w:div>
        <w:div w:id="1292787660">
          <w:marLeft w:val="640"/>
          <w:marRight w:val="0"/>
          <w:marTop w:val="0"/>
          <w:marBottom w:val="0"/>
          <w:divBdr>
            <w:top w:val="none" w:sz="0" w:space="0" w:color="auto"/>
            <w:left w:val="none" w:sz="0" w:space="0" w:color="auto"/>
            <w:bottom w:val="none" w:sz="0" w:space="0" w:color="auto"/>
            <w:right w:val="none" w:sz="0" w:space="0" w:color="auto"/>
          </w:divBdr>
        </w:div>
        <w:div w:id="1320185175">
          <w:marLeft w:val="640"/>
          <w:marRight w:val="0"/>
          <w:marTop w:val="0"/>
          <w:marBottom w:val="0"/>
          <w:divBdr>
            <w:top w:val="none" w:sz="0" w:space="0" w:color="auto"/>
            <w:left w:val="none" w:sz="0" w:space="0" w:color="auto"/>
            <w:bottom w:val="none" w:sz="0" w:space="0" w:color="auto"/>
            <w:right w:val="none" w:sz="0" w:space="0" w:color="auto"/>
          </w:divBdr>
        </w:div>
        <w:div w:id="1321616088">
          <w:marLeft w:val="640"/>
          <w:marRight w:val="0"/>
          <w:marTop w:val="0"/>
          <w:marBottom w:val="0"/>
          <w:divBdr>
            <w:top w:val="none" w:sz="0" w:space="0" w:color="auto"/>
            <w:left w:val="none" w:sz="0" w:space="0" w:color="auto"/>
            <w:bottom w:val="none" w:sz="0" w:space="0" w:color="auto"/>
            <w:right w:val="none" w:sz="0" w:space="0" w:color="auto"/>
          </w:divBdr>
        </w:div>
        <w:div w:id="1405026999">
          <w:marLeft w:val="640"/>
          <w:marRight w:val="0"/>
          <w:marTop w:val="0"/>
          <w:marBottom w:val="0"/>
          <w:divBdr>
            <w:top w:val="none" w:sz="0" w:space="0" w:color="auto"/>
            <w:left w:val="none" w:sz="0" w:space="0" w:color="auto"/>
            <w:bottom w:val="none" w:sz="0" w:space="0" w:color="auto"/>
            <w:right w:val="none" w:sz="0" w:space="0" w:color="auto"/>
          </w:divBdr>
        </w:div>
        <w:div w:id="1405637891">
          <w:marLeft w:val="640"/>
          <w:marRight w:val="0"/>
          <w:marTop w:val="0"/>
          <w:marBottom w:val="0"/>
          <w:divBdr>
            <w:top w:val="none" w:sz="0" w:space="0" w:color="auto"/>
            <w:left w:val="none" w:sz="0" w:space="0" w:color="auto"/>
            <w:bottom w:val="none" w:sz="0" w:space="0" w:color="auto"/>
            <w:right w:val="none" w:sz="0" w:space="0" w:color="auto"/>
          </w:divBdr>
        </w:div>
        <w:div w:id="1526555799">
          <w:marLeft w:val="640"/>
          <w:marRight w:val="0"/>
          <w:marTop w:val="0"/>
          <w:marBottom w:val="0"/>
          <w:divBdr>
            <w:top w:val="none" w:sz="0" w:space="0" w:color="auto"/>
            <w:left w:val="none" w:sz="0" w:space="0" w:color="auto"/>
            <w:bottom w:val="none" w:sz="0" w:space="0" w:color="auto"/>
            <w:right w:val="none" w:sz="0" w:space="0" w:color="auto"/>
          </w:divBdr>
        </w:div>
        <w:div w:id="1526792577">
          <w:marLeft w:val="640"/>
          <w:marRight w:val="0"/>
          <w:marTop w:val="0"/>
          <w:marBottom w:val="0"/>
          <w:divBdr>
            <w:top w:val="none" w:sz="0" w:space="0" w:color="auto"/>
            <w:left w:val="none" w:sz="0" w:space="0" w:color="auto"/>
            <w:bottom w:val="none" w:sz="0" w:space="0" w:color="auto"/>
            <w:right w:val="none" w:sz="0" w:space="0" w:color="auto"/>
          </w:divBdr>
        </w:div>
        <w:div w:id="1609964395">
          <w:marLeft w:val="640"/>
          <w:marRight w:val="0"/>
          <w:marTop w:val="0"/>
          <w:marBottom w:val="0"/>
          <w:divBdr>
            <w:top w:val="none" w:sz="0" w:space="0" w:color="auto"/>
            <w:left w:val="none" w:sz="0" w:space="0" w:color="auto"/>
            <w:bottom w:val="none" w:sz="0" w:space="0" w:color="auto"/>
            <w:right w:val="none" w:sz="0" w:space="0" w:color="auto"/>
          </w:divBdr>
        </w:div>
        <w:div w:id="1670985194">
          <w:marLeft w:val="640"/>
          <w:marRight w:val="0"/>
          <w:marTop w:val="0"/>
          <w:marBottom w:val="0"/>
          <w:divBdr>
            <w:top w:val="none" w:sz="0" w:space="0" w:color="auto"/>
            <w:left w:val="none" w:sz="0" w:space="0" w:color="auto"/>
            <w:bottom w:val="none" w:sz="0" w:space="0" w:color="auto"/>
            <w:right w:val="none" w:sz="0" w:space="0" w:color="auto"/>
          </w:divBdr>
        </w:div>
        <w:div w:id="1721587849">
          <w:marLeft w:val="640"/>
          <w:marRight w:val="0"/>
          <w:marTop w:val="0"/>
          <w:marBottom w:val="0"/>
          <w:divBdr>
            <w:top w:val="none" w:sz="0" w:space="0" w:color="auto"/>
            <w:left w:val="none" w:sz="0" w:space="0" w:color="auto"/>
            <w:bottom w:val="none" w:sz="0" w:space="0" w:color="auto"/>
            <w:right w:val="none" w:sz="0" w:space="0" w:color="auto"/>
          </w:divBdr>
        </w:div>
      </w:divsChild>
    </w:div>
    <w:div w:id="538278956">
      <w:marLeft w:val="640"/>
      <w:marRight w:val="0"/>
      <w:marTop w:val="0"/>
      <w:marBottom w:val="0"/>
      <w:divBdr>
        <w:top w:val="none" w:sz="0" w:space="0" w:color="auto"/>
        <w:left w:val="none" w:sz="0" w:space="0" w:color="auto"/>
        <w:bottom w:val="none" w:sz="0" w:space="0" w:color="auto"/>
        <w:right w:val="none" w:sz="0" w:space="0" w:color="auto"/>
      </w:divBdr>
    </w:div>
    <w:div w:id="538279096">
      <w:marLeft w:val="640"/>
      <w:marRight w:val="0"/>
      <w:marTop w:val="0"/>
      <w:marBottom w:val="0"/>
      <w:divBdr>
        <w:top w:val="none" w:sz="0" w:space="0" w:color="auto"/>
        <w:left w:val="none" w:sz="0" w:space="0" w:color="auto"/>
        <w:bottom w:val="none" w:sz="0" w:space="0" w:color="auto"/>
        <w:right w:val="none" w:sz="0" w:space="0" w:color="auto"/>
      </w:divBdr>
    </w:div>
    <w:div w:id="538320624">
      <w:marLeft w:val="640"/>
      <w:marRight w:val="0"/>
      <w:marTop w:val="0"/>
      <w:marBottom w:val="0"/>
      <w:divBdr>
        <w:top w:val="none" w:sz="0" w:space="0" w:color="auto"/>
        <w:left w:val="none" w:sz="0" w:space="0" w:color="auto"/>
        <w:bottom w:val="none" w:sz="0" w:space="0" w:color="auto"/>
        <w:right w:val="none" w:sz="0" w:space="0" w:color="auto"/>
      </w:divBdr>
    </w:div>
    <w:div w:id="538396736">
      <w:marLeft w:val="640"/>
      <w:marRight w:val="0"/>
      <w:marTop w:val="0"/>
      <w:marBottom w:val="0"/>
      <w:divBdr>
        <w:top w:val="none" w:sz="0" w:space="0" w:color="auto"/>
        <w:left w:val="none" w:sz="0" w:space="0" w:color="auto"/>
        <w:bottom w:val="none" w:sz="0" w:space="0" w:color="auto"/>
        <w:right w:val="none" w:sz="0" w:space="0" w:color="auto"/>
      </w:divBdr>
    </w:div>
    <w:div w:id="538473439">
      <w:marLeft w:val="640"/>
      <w:marRight w:val="0"/>
      <w:marTop w:val="0"/>
      <w:marBottom w:val="0"/>
      <w:divBdr>
        <w:top w:val="none" w:sz="0" w:space="0" w:color="auto"/>
        <w:left w:val="none" w:sz="0" w:space="0" w:color="auto"/>
        <w:bottom w:val="none" w:sz="0" w:space="0" w:color="auto"/>
        <w:right w:val="none" w:sz="0" w:space="0" w:color="auto"/>
      </w:divBdr>
    </w:div>
    <w:div w:id="538586733">
      <w:marLeft w:val="640"/>
      <w:marRight w:val="0"/>
      <w:marTop w:val="0"/>
      <w:marBottom w:val="0"/>
      <w:divBdr>
        <w:top w:val="none" w:sz="0" w:space="0" w:color="auto"/>
        <w:left w:val="none" w:sz="0" w:space="0" w:color="auto"/>
        <w:bottom w:val="none" w:sz="0" w:space="0" w:color="auto"/>
        <w:right w:val="none" w:sz="0" w:space="0" w:color="auto"/>
      </w:divBdr>
    </w:div>
    <w:div w:id="538587323">
      <w:marLeft w:val="640"/>
      <w:marRight w:val="0"/>
      <w:marTop w:val="0"/>
      <w:marBottom w:val="0"/>
      <w:divBdr>
        <w:top w:val="none" w:sz="0" w:space="0" w:color="auto"/>
        <w:left w:val="none" w:sz="0" w:space="0" w:color="auto"/>
        <w:bottom w:val="none" w:sz="0" w:space="0" w:color="auto"/>
        <w:right w:val="none" w:sz="0" w:space="0" w:color="auto"/>
      </w:divBdr>
    </w:div>
    <w:div w:id="538594861">
      <w:marLeft w:val="640"/>
      <w:marRight w:val="0"/>
      <w:marTop w:val="0"/>
      <w:marBottom w:val="0"/>
      <w:divBdr>
        <w:top w:val="none" w:sz="0" w:space="0" w:color="auto"/>
        <w:left w:val="none" w:sz="0" w:space="0" w:color="auto"/>
        <w:bottom w:val="none" w:sz="0" w:space="0" w:color="auto"/>
        <w:right w:val="none" w:sz="0" w:space="0" w:color="auto"/>
      </w:divBdr>
    </w:div>
    <w:div w:id="538665144">
      <w:marLeft w:val="640"/>
      <w:marRight w:val="0"/>
      <w:marTop w:val="0"/>
      <w:marBottom w:val="0"/>
      <w:divBdr>
        <w:top w:val="none" w:sz="0" w:space="0" w:color="auto"/>
        <w:left w:val="none" w:sz="0" w:space="0" w:color="auto"/>
        <w:bottom w:val="none" w:sz="0" w:space="0" w:color="auto"/>
        <w:right w:val="none" w:sz="0" w:space="0" w:color="auto"/>
      </w:divBdr>
    </w:div>
    <w:div w:id="538737925">
      <w:marLeft w:val="640"/>
      <w:marRight w:val="0"/>
      <w:marTop w:val="0"/>
      <w:marBottom w:val="0"/>
      <w:divBdr>
        <w:top w:val="none" w:sz="0" w:space="0" w:color="auto"/>
        <w:left w:val="none" w:sz="0" w:space="0" w:color="auto"/>
        <w:bottom w:val="none" w:sz="0" w:space="0" w:color="auto"/>
        <w:right w:val="none" w:sz="0" w:space="0" w:color="auto"/>
      </w:divBdr>
    </w:div>
    <w:div w:id="538738279">
      <w:marLeft w:val="640"/>
      <w:marRight w:val="0"/>
      <w:marTop w:val="0"/>
      <w:marBottom w:val="0"/>
      <w:divBdr>
        <w:top w:val="none" w:sz="0" w:space="0" w:color="auto"/>
        <w:left w:val="none" w:sz="0" w:space="0" w:color="auto"/>
        <w:bottom w:val="none" w:sz="0" w:space="0" w:color="auto"/>
        <w:right w:val="none" w:sz="0" w:space="0" w:color="auto"/>
      </w:divBdr>
    </w:div>
    <w:div w:id="538783432">
      <w:marLeft w:val="640"/>
      <w:marRight w:val="0"/>
      <w:marTop w:val="0"/>
      <w:marBottom w:val="0"/>
      <w:divBdr>
        <w:top w:val="none" w:sz="0" w:space="0" w:color="auto"/>
        <w:left w:val="none" w:sz="0" w:space="0" w:color="auto"/>
        <w:bottom w:val="none" w:sz="0" w:space="0" w:color="auto"/>
        <w:right w:val="none" w:sz="0" w:space="0" w:color="auto"/>
      </w:divBdr>
    </w:div>
    <w:div w:id="538863583">
      <w:marLeft w:val="640"/>
      <w:marRight w:val="0"/>
      <w:marTop w:val="0"/>
      <w:marBottom w:val="0"/>
      <w:divBdr>
        <w:top w:val="none" w:sz="0" w:space="0" w:color="auto"/>
        <w:left w:val="none" w:sz="0" w:space="0" w:color="auto"/>
        <w:bottom w:val="none" w:sz="0" w:space="0" w:color="auto"/>
        <w:right w:val="none" w:sz="0" w:space="0" w:color="auto"/>
      </w:divBdr>
    </w:div>
    <w:div w:id="538863934">
      <w:marLeft w:val="640"/>
      <w:marRight w:val="0"/>
      <w:marTop w:val="0"/>
      <w:marBottom w:val="0"/>
      <w:divBdr>
        <w:top w:val="none" w:sz="0" w:space="0" w:color="auto"/>
        <w:left w:val="none" w:sz="0" w:space="0" w:color="auto"/>
        <w:bottom w:val="none" w:sz="0" w:space="0" w:color="auto"/>
        <w:right w:val="none" w:sz="0" w:space="0" w:color="auto"/>
      </w:divBdr>
    </w:div>
    <w:div w:id="538972916">
      <w:marLeft w:val="640"/>
      <w:marRight w:val="0"/>
      <w:marTop w:val="0"/>
      <w:marBottom w:val="0"/>
      <w:divBdr>
        <w:top w:val="none" w:sz="0" w:space="0" w:color="auto"/>
        <w:left w:val="none" w:sz="0" w:space="0" w:color="auto"/>
        <w:bottom w:val="none" w:sz="0" w:space="0" w:color="auto"/>
        <w:right w:val="none" w:sz="0" w:space="0" w:color="auto"/>
      </w:divBdr>
    </w:div>
    <w:div w:id="538979948">
      <w:marLeft w:val="640"/>
      <w:marRight w:val="0"/>
      <w:marTop w:val="0"/>
      <w:marBottom w:val="0"/>
      <w:divBdr>
        <w:top w:val="none" w:sz="0" w:space="0" w:color="auto"/>
        <w:left w:val="none" w:sz="0" w:space="0" w:color="auto"/>
        <w:bottom w:val="none" w:sz="0" w:space="0" w:color="auto"/>
        <w:right w:val="none" w:sz="0" w:space="0" w:color="auto"/>
      </w:divBdr>
    </w:div>
    <w:div w:id="539053898">
      <w:marLeft w:val="640"/>
      <w:marRight w:val="0"/>
      <w:marTop w:val="0"/>
      <w:marBottom w:val="0"/>
      <w:divBdr>
        <w:top w:val="none" w:sz="0" w:space="0" w:color="auto"/>
        <w:left w:val="none" w:sz="0" w:space="0" w:color="auto"/>
        <w:bottom w:val="none" w:sz="0" w:space="0" w:color="auto"/>
        <w:right w:val="none" w:sz="0" w:space="0" w:color="auto"/>
      </w:divBdr>
    </w:div>
    <w:div w:id="539055299">
      <w:marLeft w:val="640"/>
      <w:marRight w:val="0"/>
      <w:marTop w:val="0"/>
      <w:marBottom w:val="0"/>
      <w:divBdr>
        <w:top w:val="none" w:sz="0" w:space="0" w:color="auto"/>
        <w:left w:val="none" w:sz="0" w:space="0" w:color="auto"/>
        <w:bottom w:val="none" w:sz="0" w:space="0" w:color="auto"/>
        <w:right w:val="none" w:sz="0" w:space="0" w:color="auto"/>
      </w:divBdr>
    </w:div>
    <w:div w:id="539124848">
      <w:marLeft w:val="640"/>
      <w:marRight w:val="0"/>
      <w:marTop w:val="0"/>
      <w:marBottom w:val="0"/>
      <w:divBdr>
        <w:top w:val="none" w:sz="0" w:space="0" w:color="auto"/>
        <w:left w:val="none" w:sz="0" w:space="0" w:color="auto"/>
        <w:bottom w:val="none" w:sz="0" w:space="0" w:color="auto"/>
        <w:right w:val="none" w:sz="0" w:space="0" w:color="auto"/>
      </w:divBdr>
    </w:div>
    <w:div w:id="539172848">
      <w:marLeft w:val="640"/>
      <w:marRight w:val="0"/>
      <w:marTop w:val="0"/>
      <w:marBottom w:val="0"/>
      <w:divBdr>
        <w:top w:val="none" w:sz="0" w:space="0" w:color="auto"/>
        <w:left w:val="none" w:sz="0" w:space="0" w:color="auto"/>
        <w:bottom w:val="none" w:sz="0" w:space="0" w:color="auto"/>
        <w:right w:val="none" w:sz="0" w:space="0" w:color="auto"/>
      </w:divBdr>
    </w:div>
    <w:div w:id="539241039">
      <w:marLeft w:val="640"/>
      <w:marRight w:val="0"/>
      <w:marTop w:val="0"/>
      <w:marBottom w:val="0"/>
      <w:divBdr>
        <w:top w:val="none" w:sz="0" w:space="0" w:color="auto"/>
        <w:left w:val="none" w:sz="0" w:space="0" w:color="auto"/>
        <w:bottom w:val="none" w:sz="0" w:space="0" w:color="auto"/>
        <w:right w:val="none" w:sz="0" w:space="0" w:color="auto"/>
      </w:divBdr>
    </w:div>
    <w:div w:id="539324249">
      <w:marLeft w:val="640"/>
      <w:marRight w:val="0"/>
      <w:marTop w:val="0"/>
      <w:marBottom w:val="0"/>
      <w:divBdr>
        <w:top w:val="none" w:sz="0" w:space="0" w:color="auto"/>
        <w:left w:val="none" w:sz="0" w:space="0" w:color="auto"/>
        <w:bottom w:val="none" w:sz="0" w:space="0" w:color="auto"/>
        <w:right w:val="none" w:sz="0" w:space="0" w:color="auto"/>
      </w:divBdr>
    </w:div>
    <w:div w:id="539325315">
      <w:marLeft w:val="640"/>
      <w:marRight w:val="0"/>
      <w:marTop w:val="0"/>
      <w:marBottom w:val="0"/>
      <w:divBdr>
        <w:top w:val="none" w:sz="0" w:space="0" w:color="auto"/>
        <w:left w:val="none" w:sz="0" w:space="0" w:color="auto"/>
        <w:bottom w:val="none" w:sz="0" w:space="0" w:color="auto"/>
        <w:right w:val="none" w:sz="0" w:space="0" w:color="auto"/>
      </w:divBdr>
    </w:div>
    <w:div w:id="539325741">
      <w:marLeft w:val="640"/>
      <w:marRight w:val="0"/>
      <w:marTop w:val="0"/>
      <w:marBottom w:val="0"/>
      <w:divBdr>
        <w:top w:val="none" w:sz="0" w:space="0" w:color="auto"/>
        <w:left w:val="none" w:sz="0" w:space="0" w:color="auto"/>
        <w:bottom w:val="none" w:sz="0" w:space="0" w:color="auto"/>
        <w:right w:val="none" w:sz="0" w:space="0" w:color="auto"/>
      </w:divBdr>
    </w:div>
    <w:div w:id="539439593">
      <w:marLeft w:val="640"/>
      <w:marRight w:val="0"/>
      <w:marTop w:val="0"/>
      <w:marBottom w:val="0"/>
      <w:divBdr>
        <w:top w:val="none" w:sz="0" w:space="0" w:color="auto"/>
        <w:left w:val="none" w:sz="0" w:space="0" w:color="auto"/>
        <w:bottom w:val="none" w:sz="0" w:space="0" w:color="auto"/>
        <w:right w:val="none" w:sz="0" w:space="0" w:color="auto"/>
      </w:divBdr>
    </w:div>
    <w:div w:id="539559247">
      <w:marLeft w:val="640"/>
      <w:marRight w:val="0"/>
      <w:marTop w:val="0"/>
      <w:marBottom w:val="0"/>
      <w:divBdr>
        <w:top w:val="none" w:sz="0" w:space="0" w:color="auto"/>
        <w:left w:val="none" w:sz="0" w:space="0" w:color="auto"/>
        <w:bottom w:val="none" w:sz="0" w:space="0" w:color="auto"/>
        <w:right w:val="none" w:sz="0" w:space="0" w:color="auto"/>
      </w:divBdr>
    </w:div>
    <w:div w:id="539587092">
      <w:marLeft w:val="640"/>
      <w:marRight w:val="0"/>
      <w:marTop w:val="0"/>
      <w:marBottom w:val="0"/>
      <w:divBdr>
        <w:top w:val="none" w:sz="0" w:space="0" w:color="auto"/>
        <w:left w:val="none" w:sz="0" w:space="0" w:color="auto"/>
        <w:bottom w:val="none" w:sz="0" w:space="0" w:color="auto"/>
        <w:right w:val="none" w:sz="0" w:space="0" w:color="auto"/>
      </w:divBdr>
    </w:div>
    <w:div w:id="539589358">
      <w:marLeft w:val="640"/>
      <w:marRight w:val="0"/>
      <w:marTop w:val="0"/>
      <w:marBottom w:val="0"/>
      <w:divBdr>
        <w:top w:val="none" w:sz="0" w:space="0" w:color="auto"/>
        <w:left w:val="none" w:sz="0" w:space="0" w:color="auto"/>
        <w:bottom w:val="none" w:sz="0" w:space="0" w:color="auto"/>
        <w:right w:val="none" w:sz="0" w:space="0" w:color="auto"/>
      </w:divBdr>
    </w:div>
    <w:div w:id="539635975">
      <w:marLeft w:val="640"/>
      <w:marRight w:val="0"/>
      <w:marTop w:val="0"/>
      <w:marBottom w:val="0"/>
      <w:divBdr>
        <w:top w:val="none" w:sz="0" w:space="0" w:color="auto"/>
        <w:left w:val="none" w:sz="0" w:space="0" w:color="auto"/>
        <w:bottom w:val="none" w:sz="0" w:space="0" w:color="auto"/>
        <w:right w:val="none" w:sz="0" w:space="0" w:color="auto"/>
      </w:divBdr>
    </w:div>
    <w:div w:id="539902464">
      <w:marLeft w:val="640"/>
      <w:marRight w:val="0"/>
      <w:marTop w:val="0"/>
      <w:marBottom w:val="0"/>
      <w:divBdr>
        <w:top w:val="none" w:sz="0" w:space="0" w:color="auto"/>
        <w:left w:val="none" w:sz="0" w:space="0" w:color="auto"/>
        <w:bottom w:val="none" w:sz="0" w:space="0" w:color="auto"/>
        <w:right w:val="none" w:sz="0" w:space="0" w:color="auto"/>
      </w:divBdr>
    </w:div>
    <w:div w:id="539974530">
      <w:marLeft w:val="640"/>
      <w:marRight w:val="0"/>
      <w:marTop w:val="0"/>
      <w:marBottom w:val="0"/>
      <w:divBdr>
        <w:top w:val="none" w:sz="0" w:space="0" w:color="auto"/>
        <w:left w:val="none" w:sz="0" w:space="0" w:color="auto"/>
        <w:bottom w:val="none" w:sz="0" w:space="0" w:color="auto"/>
        <w:right w:val="none" w:sz="0" w:space="0" w:color="auto"/>
      </w:divBdr>
    </w:div>
    <w:div w:id="539978551">
      <w:marLeft w:val="640"/>
      <w:marRight w:val="0"/>
      <w:marTop w:val="0"/>
      <w:marBottom w:val="0"/>
      <w:divBdr>
        <w:top w:val="none" w:sz="0" w:space="0" w:color="auto"/>
        <w:left w:val="none" w:sz="0" w:space="0" w:color="auto"/>
        <w:bottom w:val="none" w:sz="0" w:space="0" w:color="auto"/>
        <w:right w:val="none" w:sz="0" w:space="0" w:color="auto"/>
      </w:divBdr>
    </w:div>
    <w:div w:id="540021499">
      <w:marLeft w:val="640"/>
      <w:marRight w:val="0"/>
      <w:marTop w:val="0"/>
      <w:marBottom w:val="0"/>
      <w:divBdr>
        <w:top w:val="none" w:sz="0" w:space="0" w:color="auto"/>
        <w:left w:val="none" w:sz="0" w:space="0" w:color="auto"/>
        <w:bottom w:val="none" w:sz="0" w:space="0" w:color="auto"/>
        <w:right w:val="none" w:sz="0" w:space="0" w:color="auto"/>
      </w:divBdr>
    </w:div>
    <w:div w:id="540092753">
      <w:marLeft w:val="640"/>
      <w:marRight w:val="0"/>
      <w:marTop w:val="0"/>
      <w:marBottom w:val="0"/>
      <w:divBdr>
        <w:top w:val="none" w:sz="0" w:space="0" w:color="auto"/>
        <w:left w:val="none" w:sz="0" w:space="0" w:color="auto"/>
        <w:bottom w:val="none" w:sz="0" w:space="0" w:color="auto"/>
        <w:right w:val="none" w:sz="0" w:space="0" w:color="auto"/>
      </w:divBdr>
    </w:div>
    <w:div w:id="540169430">
      <w:marLeft w:val="640"/>
      <w:marRight w:val="0"/>
      <w:marTop w:val="0"/>
      <w:marBottom w:val="0"/>
      <w:divBdr>
        <w:top w:val="none" w:sz="0" w:space="0" w:color="auto"/>
        <w:left w:val="none" w:sz="0" w:space="0" w:color="auto"/>
        <w:bottom w:val="none" w:sz="0" w:space="0" w:color="auto"/>
        <w:right w:val="none" w:sz="0" w:space="0" w:color="auto"/>
      </w:divBdr>
    </w:div>
    <w:div w:id="540359314">
      <w:marLeft w:val="640"/>
      <w:marRight w:val="0"/>
      <w:marTop w:val="0"/>
      <w:marBottom w:val="0"/>
      <w:divBdr>
        <w:top w:val="none" w:sz="0" w:space="0" w:color="auto"/>
        <w:left w:val="none" w:sz="0" w:space="0" w:color="auto"/>
        <w:bottom w:val="none" w:sz="0" w:space="0" w:color="auto"/>
        <w:right w:val="none" w:sz="0" w:space="0" w:color="auto"/>
      </w:divBdr>
    </w:div>
    <w:div w:id="540433650">
      <w:marLeft w:val="640"/>
      <w:marRight w:val="0"/>
      <w:marTop w:val="0"/>
      <w:marBottom w:val="0"/>
      <w:divBdr>
        <w:top w:val="none" w:sz="0" w:space="0" w:color="auto"/>
        <w:left w:val="none" w:sz="0" w:space="0" w:color="auto"/>
        <w:bottom w:val="none" w:sz="0" w:space="0" w:color="auto"/>
        <w:right w:val="none" w:sz="0" w:space="0" w:color="auto"/>
      </w:divBdr>
    </w:div>
    <w:div w:id="540631805">
      <w:marLeft w:val="640"/>
      <w:marRight w:val="0"/>
      <w:marTop w:val="0"/>
      <w:marBottom w:val="0"/>
      <w:divBdr>
        <w:top w:val="none" w:sz="0" w:space="0" w:color="auto"/>
        <w:left w:val="none" w:sz="0" w:space="0" w:color="auto"/>
        <w:bottom w:val="none" w:sz="0" w:space="0" w:color="auto"/>
        <w:right w:val="none" w:sz="0" w:space="0" w:color="auto"/>
      </w:divBdr>
    </w:div>
    <w:div w:id="540634884">
      <w:marLeft w:val="640"/>
      <w:marRight w:val="0"/>
      <w:marTop w:val="0"/>
      <w:marBottom w:val="0"/>
      <w:divBdr>
        <w:top w:val="none" w:sz="0" w:space="0" w:color="auto"/>
        <w:left w:val="none" w:sz="0" w:space="0" w:color="auto"/>
        <w:bottom w:val="none" w:sz="0" w:space="0" w:color="auto"/>
        <w:right w:val="none" w:sz="0" w:space="0" w:color="auto"/>
      </w:divBdr>
    </w:div>
    <w:div w:id="540674471">
      <w:marLeft w:val="640"/>
      <w:marRight w:val="0"/>
      <w:marTop w:val="0"/>
      <w:marBottom w:val="0"/>
      <w:divBdr>
        <w:top w:val="none" w:sz="0" w:space="0" w:color="auto"/>
        <w:left w:val="none" w:sz="0" w:space="0" w:color="auto"/>
        <w:bottom w:val="none" w:sz="0" w:space="0" w:color="auto"/>
        <w:right w:val="none" w:sz="0" w:space="0" w:color="auto"/>
      </w:divBdr>
    </w:div>
    <w:div w:id="540675478">
      <w:marLeft w:val="640"/>
      <w:marRight w:val="0"/>
      <w:marTop w:val="0"/>
      <w:marBottom w:val="0"/>
      <w:divBdr>
        <w:top w:val="none" w:sz="0" w:space="0" w:color="auto"/>
        <w:left w:val="none" w:sz="0" w:space="0" w:color="auto"/>
        <w:bottom w:val="none" w:sz="0" w:space="0" w:color="auto"/>
        <w:right w:val="none" w:sz="0" w:space="0" w:color="auto"/>
      </w:divBdr>
    </w:div>
    <w:div w:id="540678138">
      <w:marLeft w:val="640"/>
      <w:marRight w:val="0"/>
      <w:marTop w:val="0"/>
      <w:marBottom w:val="0"/>
      <w:divBdr>
        <w:top w:val="none" w:sz="0" w:space="0" w:color="auto"/>
        <w:left w:val="none" w:sz="0" w:space="0" w:color="auto"/>
        <w:bottom w:val="none" w:sz="0" w:space="0" w:color="auto"/>
        <w:right w:val="none" w:sz="0" w:space="0" w:color="auto"/>
      </w:divBdr>
    </w:div>
    <w:div w:id="540821336">
      <w:marLeft w:val="640"/>
      <w:marRight w:val="0"/>
      <w:marTop w:val="0"/>
      <w:marBottom w:val="0"/>
      <w:divBdr>
        <w:top w:val="none" w:sz="0" w:space="0" w:color="auto"/>
        <w:left w:val="none" w:sz="0" w:space="0" w:color="auto"/>
        <w:bottom w:val="none" w:sz="0" w:space="0" w:color="auto"/>
        <w:right w:val="none" w:sz="0" w:space="0" w:color="auto"/>
      </w:divBdr>
    </w:div>
    <w:div w:id="540824101">
      <w:marLeft w:val="640"/>
      <w:marRight w:val="0"/>
      <w:marTop w:val="0"/>
      <w:marBottom w:val="0"/>
      <w:divBdr>
        <w:top w:val="none" w:sz="0" w:space="0" w:color="auto"/>
        <w:left w:val="none" w:sz="0" w:space="0" w:color="auto"/>
        <w:bottom w:val="none" w:sz="0" w:space="0" w:color="auto"/>
        <w:right w:val="none" w:sz="0" w:space="0" w:color="auto"/>
      </w:divBdr>
    </w:div>
    <w:div w:id="540825068">
      <w:marLeft w:val="640"/>
      <w:marRight w:val="0"/>
      <w:marTop w:val="0"/>
      <w:marBottom w:val="0"/>
      <w:divBdr>
        <w:top w:val="none" w:sz="0" w:space="0" w:color="auto"/>
        <w:left w:val="none" w:sz="0" w:space="0" w:color="auto"/>
        <w:bottom w:val="none" w:sz="0" w:space="0" w:color="auto"/>
        <w:right w:val="none" w:sz="0" w:space="0" w:color="auto"/>
      </w:divBdr>
    </w:div>
    <w:div w:id="540947728">
      <w:marLeft w:val="640"/>
      <w:marRight w:val="0"/>
      <w:marTop w:val="0"/>
      <w:marBottom w:val="0"/>
      <w:divBdr>
        <w:top w:val="none" w:sz="0" w:space="0" w:color="auto"/>
        <w:left w:val="none" w:sz="0" w:space="0" w:color="auto"/>
        <w:bottom w:val="none" w:sz="0" w:space="0" w:color="auto"/>
        <w:right w:val="none" w:sz="0" w:space="0" w:color="auto"/>
      </w:divBdr>
    </w:div>
    <w:div w:id="541016433">
      <w:marLeft w:val="640"/>
      <w:marRight w:val="0"/>
      <w:marTop w:val="0"/>
      <w:marBottom w:val="0"/>
      <w:divBdr>
        <w:top w:val="none" w:sz="0" w:space="0" w:color="auto"/>
        <w:left w:val="none" w:sz="0" w:space="0" w:color="auto"/>
        <w:bottom w:val="none" w:sz="0" w:space="0" w:color="auto"/>
        <w:right w:val="none" w:sz="0" w:space="0" w:color="auto"/>
      </w:divBdr>
    </w:div>
    <w:div w:id="541018139">
      <w:marLeft w:val="640"/>
      <w:marRight w:val="0"/>
      <w:marTop w:val="0"/>
      <w:marBottom w:val="0"/>
      <w:divBdr>
        <w:top w:val="none" w:sz="0" w:space="0" w:color="auto"/>
        <w:left w:val="none" w:sz="0" w:space="0" w:color="auto"/>
        <w:bottom w:val="none" w:sz="0" w:space="0" w:color="auto"/>
        <w:right w:val="none" w:sz="0" w:space="0" w:color="auto"/>
      </w:divBdr>
    </w:div>
    <w:div w:id="541018850">
      <w:marLeft w:val="640"/>
      <w:marRight w:val="0"/>
      <w:marTop w:val="0"/>
      <w:marBottom w:val="0"/>
      <w:divBdr>
        <w:top w:val="none" w:sz="0" w:space="0" w:color="auto"/>
        <w:left w:val="none" w:sz="0" w:space="0" w:color="auto"/>
        <w:bottom w:val="none" w:sz="0" w:space="0" w:color="auto"/>
        <w:right w:val="none" w:sz="0" w:space="0" w:color="auto"/>
      </w:divBdr>
    </w:div>
    <w:div w:id="541090724">
      <w:marLeft w:val="640"/>
      <w:marRight w:val="0"/>
      <w:marTop w:val="0"/>
      <w:marBottom w:val="0"/>
      <w:divBdr>
        <w:top w:val="none" w:sz="0" w:space="0" w:color="auto"/>
        <w:left w:val="none" w:sz="0" w:space="0" w:color="auto"/>
        <w:bottom w:val="none" w:sz="0" w:space="0" w:color="auto"/>
        <w:right w:val="none" w:sz="0" w:space="0" w:color="auto"/>
      </w:divBdr>
    </w:div>
    <w:div w:id="541097321">
      <w:marLeft w:val="640"/>
      <w:marRight w:val="0"/>
      <w:marTop w:val="0"/>
      <w:marBottom w:val="0"/>
      <w:divBdr>
        <w:top w:val="none" w:sz="0" w:space="0" w:color="auto"/>
        <w:left w:val="none" w:sz="0" w:space="0" w:color="auto"/>
        <w:bottom w:val="none" w:sz="0" w:space="0" w:color="auto"/>
        <w:right w:val="none" w:sz="0" w:space="0" w:color="auto"/>
      </w:divBdr>
    </w:div>
    <w:div w:id="541289745">
      <w:marLeft w:val="640"/>
      <w:marRight w:val="0"/>
      <w:marTop w:val="0"/>
      <w:marBottom w:val="0"/>
      <w:divBdr>
        <w:top w:val="none" w:sz="0" w:space="0" w:color="auto"/>
        <w:left w:val="none" w:sz="0" w:space="0" w:color="auto"/>
        <w:bottom w:val="none" w:sz="0" w:space="0" w:color="auto"/>
        <w:right w:val="none" w:sz="0" w:space="0" w:color="auto"/>
      </w:divBdr>
    </w:div>
    <w:div w:id="541405458">
      <w:marLeft w:val="640"/>
      <w:marRight w:val="0"/>
      <w:marTop w:val="0"/>
      <w:marBottom w:val="0"/>
      <w:divBdr>
        <w:top w:val="none" w:sz="0" w:space="0" w:color="auto"/>
        <w:left w:val="none" w:sz="0" w:space="0" w:color="auto"/>
        <w:bottom w:val="none" w:sz="0" w:space="0" w:color="auto"/>
        <w:right w:val="none" w:sz="0" w:space="0" w:color="auto"/>
      </w:divBdr>
    </w:div>
    <w:div w:id="541553951">
      <w:marLeft w:val="640"/>
      <w:marRight w:val="0"/>
      <w:marTop w:val="0"/>
      <w:marBottom w:val="0"/>
      <w:divBdr>
        <w:top w:val="none" w:sz="0" w:space="0" w:color="auto"/>
        <w:left w:val="none" w:sz="0" w:space="0" w:color="auto"/>
        <w:bottom w:val="none" w:sz="0" w:space="0" w:color="auto"/>
        <w:right w:val="none" w:sz="0" w:space="0" w:color="auto"/>
      </w:divBdr>
    </w:div>
    <w:div w:id="541601696">
      <w:marLeft w:val="640"/>
      <w:marRight w:val="0"/>
      <w:marTop w:val="0"/>
      <w:marBottom w:val="0"/>
      <w:divBdr>
        <w:top w:val="none" w:sz="0" w:space="0" w:color="auto"/>
        <w:left w:val="none" w:sz="0" w:space="0" w:color="auto"/>
        <w:bottom w:val="none" w:sz="0" w:space="0" w:color="auto"/>
        <w:right w:val="none" w:sz="0" w:space="0" w:color="auto"/>
      </w:divBdr>
    </w:div>
    <w:div w:id="541746165">
      <w:marLeft w:val="640"/>
      <w:marRight w:val="0"/>
      <w:marTop w:val="0"/>
      <w:marBottom w:val="0"/>
      <w:divBdr>
        <w:top w:val="none" w:sz="0" w:space="0" w:color="auto"/>
        <w:left w:val="none" w:sz="0" w:space="0" w:color="auto"/>
        <w:bottom w:val="none" w:sz="0" w:space="0" w:color="auto"/>
        <w:right w:val="none" w:sz="0" w:space="0" w:color="auto"/>
      </w:divBdr>
    </w:div>
    <w:div w:id="541747079">
      <w:marLeft w:val="640"/>
      <w:marRight w:val="0"/>
      <w:marTop w:val="0"/>
      <w:marBottom w:val="0"/>
      <w:divBdr>
        <w:top w:val="none" w:sz="0" w:space="0" w:color="auto"/>
        <w:left w:val="none" w:sz="0" w:space="0" w:color="auto"/>
        <w:bottom w:val="none" w:sz="0" w:space="0" w:color="auto"/>
        <w:right w:val="none" w:sz="0" w:space="0" w:color="auto"/>
      </w:divBdr>
    </w:div>
    <w:div w:id="541751830">
      <w:marLeft w:val="640"/>
      <w:marRight w:val="0"/>
      <w:marTop w:val="0"/>
      <w:marBottom w:val="0"/>
      <w:divBdr>
        <w:top w:val="none" w:sz="0" w:space="0" w:color="auto"/>
        <w:left w:val="none" w:sz="0" w:space="0" w:color="auto"/>
        <w:bottom w:val="none" w:sz="0" w:space="0" w:color="auto"/>
        <w:right w:val="none" w:sz="0" w:space="0" w:color="auto"/>
      </w:divBdr>
    </w:div>
    <w:div w:id="541752079">
      <w:marLeft w:val="640"/>
      <w:marRight w:val="0"/>
      <w:marTop w:val="0"/>
      <w:marBottom w:val="0"/>
      <w:divBdr>
        <w:top w:val="none" w:sz="0" w:space="0" w:color="auto"/>
        <w:left w:val="none" w:sz="0" w:space="0" w:color="auto"/>
        <w:bottom w:val="none" w:sz="0" w:space="0" w:color="auto"/>
        <w:right w:val="none" w:sz="0" w:space="0" w:color="auto"/>
      </w:divBdr>
    </w:div>
    <w:div w:id="541864550">
      <w:marLeft w:val="640"/>
      <w:marRight w:val="0"/>
      <w:marTop w:val="0"/>
      <w:marBottom w:val="0"/>
      <w:divBdr>
        <w:top w:val="none" w:sz="0" w:space="0" w:color="auto"/>
        <w:left w:val="none" w:sz="0" w:space="0" w:color="auto"/>
        <w:bottom w:val="none" w:sz="0" w:space="0" w:color="auto"/>
        <w:right w:val="none" w:sz="0" w:space="0" w:color="auto"/>
      </w:divBdr>
    </w:div>
    <w:div w:id="541937416">
      <w:marLeft w:val="640"/>
      <w:marRight w:val="0"/>
      <w:marTop w:val="0"/>
      <w:marBottom w:val="0"/>
      <w:divBdr>
        <w:top w:val="none" w:sz="0" w:space="0" w:color="auto"/>
        <w:left w:val="none" w:sz="0" w:space="0" w:color="auto"/>
        <w:bottom w:val="none" w:sz="0" w:space="0" w:color="auto"/>
        <w:right w:val="none" w:sz="0" w:space="0" w:color="auto"/>
      </w:divBdr>
    </w:div>
    <w:div w:id="541940225">
      <w:marLeft w:val="640"/>
      <w:marRight w:val="0"/>
      <w:marTop w:val="0"/>
      <w:marBottom w:val="0"/>
      <w:divBdr>
        <w:top w:val="none" w:sz="0" w:space="0" w:color="auto"/>
        <w:left w:val="none" w:sz="0" w:space="0" w:color="auto"/>
        <w:bottom w:val="none" w:sz="0" w:space="0" w:color="auto"/>
        <w:right w:val="none" w:sz="0" w:space="0" w:color="auto"/>
      </w:divBdr>
    </w:div>
    <w:div w:id="541941266">
      <w:marLeft w:val="640"/>
      <w:marRight w:val="0"/>
      <w:marTop w:val="0"/>
      <w:marBottom w:val="0"/>
      <w:divBdr>
        <w:top w:val="none" w:sz="0" w:space="0" w:color="auto"/>
        <w:left w:val="none" w:sz="0" w:space="0" w:color="auto"/>
        <w:bottom w:val="none" w:sz="0" w:space="0" w:color="auto"/>
        <w:right w:val="none" w:sz="0" w:space="0" w:color="auto"/>
      </w:divBdr>
    </w:div>
    <w:div w:id="541947116">
      <w:marLeft w:val="640"/>
      <w:marRight w:val="0"/>
      <w:marTop w:val="0"/>
      <w:marBottom w:val="0"/>
      <w:divBdr>
        <w:top w:val="none" w:sz="0" w:space="0" w:color="auto"/>
        <w:left w:val="none" w:sz="0" w:space="0" w:color="auto"/>
        <w:bottom w:val="none" w:sz="0" w:space="0" w:color="auto"/>
        <w:right w:val="none" w:sz="0" w:space="0" w:color="auto"/>
      </w:divBdr>
    </w:div>
    <w:div w:id="541985520">
      <w:marLeft w:val="640"/>
      <w:marRight w:val="0"/>
      <w:marTop w:val="0"/>
      <w:marBottom w:val="0"/>
      <w:divBdr>
        <w:top w:val="none" w:sz="0" w:space="0" w:color="auto"/>
        <w:left w:val="none" w:sz="0" w:space="0" w:color="auto"/>
        <w:bottom w:val="none" w:sz="0" w:space="0" w:color="auto"/>
        <w:right w:val="none" w:sz="0" w:space="0" w:color="auto"/>
      </w:divBdr>
    </w:div>
    <w:div w:id="542061154">
      <w:marLeft w:val="640"/>
      <w:marRight w:val="0"/>
      <w:marTop w:val="0"/>
      <w:marBottom w:val="0"/>
      <w:divBdr>
        <w:top w:val="none" w:sz="0" w:space="0" w:color="auto"/>
        <w:left w:val="none" w:sz="0" w:space="0" w:color="auto"/>
        <w:bottom w:val="none" w:sz="0" w:space="0" w:color="auto"/>
        <w:right w:val="none" w:sz="0" w:space="0" w:color="auto"/>
      </w:divBdr>
    </w:div>
    <w:div w:id="542130927">
      <w:marLeft w:val="640"/>
      <w:marRight w:val="0"/>
      <w:marTop w:val="0"/>
      <w:marBottom w:val="0"/>
      <w:divBdr>
        <w:top w:val="none" w:sz="0" w:space="0" w:color="auto"/>
        <w:left w:val="none" w:sz="0" w:space="0" w:color="auto"/>
        <w:bottom w:val="none" w:sz="0" w:space="0" w:color="auto"/>
        <w:right w:val="none" w:sz="0" w:space="0" w:color="auto"/>
      </w:divBdr>
    </w:div>
    <w:div w:id="542133989">
      <w:marLeft w:val="640"/>
      <w:marRight w:val="0"/>
      <w:marTop w:val="0"/>
      <w:marBottom w:val="0"/>
      <w:divBdr>
        <w:top w:val="none" w:sz="0" w:space="0" w:color="auto"/>
        <w:left w:val="none" w:sz="0" w:space="0" w:color="auto"/>
        <w:bottom w:val="none" w:sz="0" w:space="0" w:color="auto"/>
        <w:right w:val="none" w:sz="0" w:space="0" w:color="auto"/>
      </w:divBdr>
    </w:div>
    <w:div w:id="542134246">
      <w:marLeft w:val="640"/>
      <w:marRight w:val="0"/>
      <w:marTop w:val="0"/>
      <w:marBottom w:val="0"/>
      <w:divBdr>
        <w:top w:val="none" w:sz="0" w:space="0" w:color="auto"/>
        <w:left w:val="none" w:sz="0" w:space="0" w:color="auto"/>
        <w:bottom w:val="none" w:sz="0" w:space="0" w:color="auto"/>
        <w:right w:val="none" w:sz="0" w:space="0" w:color="auto"/>
      </w:divBdr>
    </w:div>
    <w:div w:id="542210091">
      <w:marLeft w:val="640"/>
      <w:marRight w:val="0"/>
      <w:marTop w:val="0"/>
      <w:marBottom w:val="0"/>
      <w:divBdr>
        <w:top w:val="none" w:sz="0" w:space="0" w:color="auto"/>
        <w:left w:val="none" w:sz="0" w:space="0" w:color="auto"/>
        <w:bottom w:val="none" w:sz="0" w:space="0" w:color="auto"/>
        <w:right w:val="none" w:sz="0" w:space="0" w:color="auto"/>
      </w:divBdr>
    </w:div>
    <w:div w:id="542328173">
      <w:marLeft w:val="640"/>
      <w:marRight w:val="0"/>
      <w:marTop w:val="0"/>
      <w:marBottom w:val="0"/>
      <w:divBdr>
        <w:top w:val="none" w:sz="0" w:space="0" w:color="auto"/>
        <w:left w:val="none" w:sz="0" w:space="0" w:color="auto"/>
        <w:bottom w:val="none" w:sz="0" w:space="0" w:color="auto"/>
        <w:right w:val="none" w:sz="0" w:space="0" w:color="auto"/>
      </w:divBdr>
    </w:div>
    <w:div w:id="542442107">
      <w:marLeft w:val="640"/>
      <w:marRight w:val="0"/>
      <w:marTop w:val="0"/>
      <w:marBottom w:val="0"/>
      <w:divBdr>
        <w:top w:val="none" w:sz="0" w:space="0" w:color="auto"/>
        <w:left w:val="none" w:sz="0" w:space="0" w:color="auto"/>
        <w:bottom w:val="none" w:sz="0" w:space="0" w:color="auto"/>
        <w:right w:val="none" w:sz="0" w:space="0" w:color="auto"/>
      </w:divBdr>
    </w:div>
    <w:div w:id="542644204">
      <w:marLeft w:val="480"/>
      <w:marRight w:val="0"/>
      <w:marTop w:val="0"/>
      <w:marBottom w:val="0"/>
      <w:divBdr>
        <w:top w:val="none" w:sz="0" w:space="0" w:color="auto"/>
        <w:left w:val="none" w:sz="0" w:space="0" w:color="auto"/>
        <w:bottom w:val="none" w:sz="0" w:space="0" w:color="auto"/>
        <w:right w:val="none" w:sz="0" w:space="0" w:color="auto"/>
      </w:divBdr>
    </w:div>
    <w:div w:id="542714932">
      <w:marLeft w:val="640"/>
      <w:marRight w:val="0"/>
      <w:marTop w:val="0"/>
      <w:marBottom w:val="0"/>
      <w:divBdr>
        <w:top w:val="none" w:sz="0" w:space="0" w:color="auto"/>
        <w:left w:val="none" w:sz="0" w:space="0" w:color="auto"/>
        <w:bottom w:val="none" w:sz="0" w:space="0" w:color="auto"/>
        <w:right w:val="none" w:sz="0" w:space="0" w:color="auto"/>
      </w:divBdr>
    </w:div>
    <w:div w:id="542791246">
      <w:marLeft w:val="640"/>
      <w:marRight w:val="0"/>
      <w:marTop w:val="0"/>
      <w:marBottom w:val="0"/>
      <w:divBdr>
        <w:top w:val="none" w:sz="0" w:space="0" w:color="auto"/>
        <w:left w:val="none" w:sz="0" w:space="0" w:color="auto"/>
        <w:bottom w:val="none" w:sz="0" w:space="0" w:color="auto"/>
        <w:right w:val="none" w:sz="0" w:space="0" w:color="auto"/>
      </w:divBdr>
    </w:div>
    <w:div w:id="542791959">
      <w:marLeft w:val="640"/>
      <w:marRight w:val="0"/>
      <w:marTop w:val="0"/>
      <w:marBottom w:val="0"/>
      <w:divBdr>
        <w:top w:val="none" w:sz="0" w:space="0" w:color="auto"/>
        <w:left w:val="none" w:sz="0" w:space="0" w:color="auto"/>
        <w:bottom w:val="none" w:sz="0" w:space="0" w:color="auto"/>
        <w:right w:val="none" w:sz="0" w:space="0" w:color="auto"/>
      </w:divBdr>
    </w:div>
    <w:div w:id="542861273">
      <w:marLeft w:val="640"/>
      <w:marRight w:val="0"/>
      <w:marTop w:val="0"/>
      <w:marBottom w:val="0"/>
      <w:divBdr>
        <w:top w:val="none" w:sz="0" w:space="0" w:color="auto"/>
        <w:left w:val="none" w:sz="0" w:space="0" w:color="auto"/>
        <w:bottom w:val="none" w:sz="0" w:space="0" w:color="auto"/>
        <w:right w:val="none" w:sz="0" w:space="0" w:color="auto"/>
      </w:divBdr>
    </w:div>
    <w:div w:id="542862154">
      <w:marLeft w:val="640"/>
      <w:marRight w:val="0"/>
      <w:marTop w:val="0"/>
      <w:marBottom w:val="0"/>
      <w:divBdr>
        <w:top w:val="none" w:sz="0" w:space="0" w:color="auto"/>
        <w:left w:val="none" w:sz="0" w:space="0" w:color="auto"/>
        <w:bottom w:val="none" w:sz="0" w:space="0" w:color="auto"/>
        <w:right w:val="none" w:sz="0" w:space="0" w:color="auto"/>
      </w:divBdr>
    </w:div>
    <w:div w:id="542863164">
      <w:marLeft w:val="640"/>
      <w:marRight w:val="0"/>
      <w:marTop w:val="0"/>
      <w:marBottom w:val="0"/>
      <w:divBdr>
        <w:top w:val="none" w:sz="0" w:space="0" w:color="auto"/>
        <w:left w:val="none" w:sz="0" w:space="0" w:color="auto"/>
        <w:bottom w:val="none" w:sz="0" w:space="0" w:color="auto"/>
        <w:right w:val="none" w:sz="0" w:space="0" w:color="auto"/>
      </w:divBdr>
    </w:div>
    <w:div w:id="542906677">
      <w:marLeft w:val="640"/>
      <w:marRight w:val="0"/>
      <w:marTop w:val="0"/>
      <w:marBottom w:val="0"/>
      <w:divBdr>
        <w:top w:val="none" w:sz="0" w:space="0" w:color="auto"/>
        <w:left w:val="none" w:sz="0" w:space="0" w:color="auto"/>
        <w:bottom w:val="none" w:sz="0" w:space="0" w:color="auto"/>
        <w:right w:val="none" w:sz="0" w:space="0" w:color="auto"/>
      </w:divBdr>
    </w:div>
    <w:div w:id="542913465">
      <w:marLeft w:val="640"/>
      <w:marRight w:val="0"/>
      <w:marTop w:val="0"/>
      <w:marBottom w:val="0"/>
      <w:divBdr>
        <w:top w:val="none" w:sz="0" w:space="0" w:color="auto"/>
        <w:left w:val="none" w:sz="0" w:space="0" w:color="auto"/>
        <w:bottom w:val="none" w:sz="0" w:space="0" w:color="auto"/>
        <w:right w:val="none" w:sz="0" w:space="0" w:color="auto"/>
      </w:divBdr>
    </w:div>
    <w:div w:id="542985228">
      <w:marLeft w:val="640"/>
      <w:marRight w:val="0"/>
      <w:marTop w:val="0"/>
      <w:marBottom w:val="0"/>
      <w:divBdr>
        <w:top w:val="none" w:sz="0" w:space="0" w:color="auto"/>
        <w:left w:val="none" w:sz="0" w:space="0" w:color="auto"/>
        <w:bottom w:val="none" w:sz="0" w:space="0" w:color="auto"/>
        <w:right w:val="none" w:sz="0" w:space="0" w:color="auto"/>
      </w:divBdr>
    </w:div>
    <w:div w:id="543062744">
      <w:marLeft w:val="640"/>
      <w:marRight w:val="0"/>
      <w:marTop w:val="0"/>
      <w:marBottom w:val="0"/>
      <w:divBdr>
        <w:top w:val="none" w:sz="0" w:space="0" w:color="auto"/>
        <w:left w:val="none" w:sz="0" w:space="0" w:color="auto"/>
        <w:bottom w:val="none" w:sz="0" w:space="0" w:color="auto"/>
        <w:right w:val="none" w:sz="0" w:space="0" w:color="auto"/>
      </w:divBdr>
    </w:div>
    <w:div w:id="543063735">
      <w:marLeft w:val="640"/>
      <w:marRight w:val="0"/>
      <w:marTop w:val="0"/>
      <w:marBottom w:val="0"/>
      <w:divBdr>
        <w:top w:val="none" w:sz="0" w:space="0" w:color="auto"/>
        <w:left w:val="none" w:sz="0" w:space="0" w:color="auto"/>
        <w:bottom w:val="none" w:sz="0" w:space="0" w:color="auto"/>
        <w:right w:val="none" w:sz="0" w:space="0" w:color="auto"/>
      </w:divBdr>
    </w:div>
    <w:div w:id="543179436">
      <w:marLeft w:val="640"/>
      <w:marRight w:val="0"/>
      <w:marTop w:val="0"/>
      <w:marBottom w:val="0"/>
      <w:divBdr>
        <w:top w:val="none" w:sz="0" w:space="0" w:color="auto"/>
        <w:left w:val="none" w:sz="0" w:space="0" w:color="auto"/>
        <w:bottom w:val="none" w:sz="0" w:space="0" w:color="auto"/>
        <w:right w:val="none" w:sz="0" w:space="0" w:color="auto"/>
      </w:divBdr>
    </w:div>
    <w:div w:id="543248223">
      <w:marLeft w:val="640"/>
      <w:marRight w:val="0"/>
      <w:marTop w:val="0"/>
      <w:marBottom w:val="0"/>
      <w:divBdr>
        <w:top w:val="none" w:sz="0" w:space="0" w:color="auto"/>
        <w:left w:val="none" w:sz="0" w:space="0" w:color="auto"/>
        <w:bottom w:val="none" w:sz="0" w:space="0" w:color="auto"/>
        <w:right w:val="none" w:sz="0" w:space="0" w:color="auto"/>
      </w:divBdr>
    </w:div>
    <w:div w:id="543248354">
      <w:marLeft w:val="640"/>
      <w:marRight w:val="0"/>
      <w:marTop w:val="0"/>
      <w:marBottom w:val="0"/>
      <w:divBdr>
        <w:top w:val="none" w:sz="0" w:space="0" w:color="auto"/>
        <w:left w:val="none" w:sz="0" w:space="0" w:color="auto"/>
        <w:bottom w:val="none" w:sz="0" w:space="0" w:color="auto"/>
        <w:right w:val="none" w:sz="0" w:space="0" w:color="auto"/>
      </w:divBdr>
    </w:div>
    <w:div w:id="543256070">
      <w:marLeft w:val="640"/>
      <w:marRight w:val="0"/>
      <w:marTop w:val="0"/>
      <w:marBottom w:val="0"/>
      <w:divBdr>
        <w:top w:val="none" w:sz="0" w:space="0" w:color="auto"/>
        <w:left w:val="none" w:sz="0" w:space="0" w:color="auto"/>
        <w:bottom w:val="none" w:sz="0" w:space="0" w:color="auto"/>
        <w:right w:val="none" w:sz="0" w:space="0" w:color="auto"/>
      </w:divBdr>
    </w:div>
    <w:div w:id="543297465">
      <w:marLeft w:val="640"/>
      <w:marRight w:val="0"/>
      <w:marTop w:val="0"/>
      <w:marBottom w:val="0"/>
      <w:divBdr>
        <w:top w:val="none" w:sz="0" w:space="0" w:color="auto"/>
        <w:left w:val="none" w:sz="0" w:space="0" w:color="auto"/>
        <w:bottom w:val="none" w:sz="0" w:space="0" w:color="auto"/>
        <w:right w:val="none" w:sz="0" w:space="0" w:color="auto"/>
      </w:divBdr>
    </w:div>
    <w:div w:id="543297782">
      <w:marLeft w:val="640"/>
      <w:marRight w:val="0"/>
      <w:marTop w:val="0"/>
      <w:marBottom w:val="0"/>
      <w:divBdr>
        <w:top w:val="none" w:sz="0" w:space="0" w:color="auto"/>
        <w:left w:val="none" w:sz="0" w:space="0" w:color="auto"/>
        <w:bottom w:val="none" w:sz="0" w:space="0" w:color="auto"/>
        <w:right w:val="none" w:sz="0" w:space="0" w:color="auto"/>
      </w:divBdr>
    </w:div>
    <w:div w:id="543325895">
      <w:marLeft w:val="640"/>
      <w:marRight w:val="0"/>
      <w:marTop w:val="0"/>
      <w:marBottom w:val="0"/>
      <w:divBdr>
        <w:top w:val="none" w:sz="0" w:space="0" w:color="auto"/>
        <w:left w:val="none" w:sz="0" w:space="0" w:color="auto"/>
        <w:bottom w:val="none" w:sz="0" w:space="0" w:color="auto"/>
        <w:right w:val="none" w:sz="0" w:space="0" w:color="auto"/>
      </w:divBdr>
    </w:div>
    <w:div w:id="543441910">
      <w:marLeft w:val="640"/>
      <w:marRight w:val="0"/>
      <w:marTop w:val="0"/>
      <w:marBottom w:val="0"/>
      <w:divBdr>
        <w:top w:val="none" w:sz="0" w:space="0" w:color="auto"/>
        <w:left w:val="none" w:sz="0" w:space="0" w:color="auto"/>
        <w:bottom w:val="none" w:sz="0" w:space="0" w:color="auto"/>
        <w:right w:val="none" w:sz="0" w:space="0" w:color="auto"/>
      </w:divBdr>
    </w:div>
    <w:div w:id="543441958">
      <w:marLeft w:val="640"/>
      <w:marRight w:val="0"/>
      <w:marTop w:val="0"/>
      <w:marBottom w:val="0"/>
      <w:divBdr>
        <w:top w:val="none" w:sz="0" w:space="0" w:color="auto"/>
        <w:left w:val="none" w:sz="0" w:space="0" w:color="auto"/>
        <w:bottom w:val="none" w:sz="0" w:space="0" w:color="auto"/>
        <w:right w:val="none" w:sz="0" w:space="0" w:color="auto"/>
      </w:divBdr>
    </w:div>
    <w:div w:id="543563196">
      <w:marLeft w:val="640"/>
      <w:marRight w:val="0"/>
      <w:marTop w:val="0"/>
      <w:marBottom w:val="0"/>
      <w:divBdr>
        <w:top w:val="none" w:sz="0" w:space="0" w:color="auto"/>
        <w:left w:val="none" w:sz="0" w:space="0" w:color="auto"/>
        <w:bottom w:val="none" w:sz="0" w:space="0" w:color="auto"/>
        <w:right w:val="none" w:sz="0" w:space="0" w:color="auto"/>
      </w:divBdr>
    </w:div>
    <w:div w:id="543568207">
      <w:marLeft w:val="640"/>
      <w:marRight w:val="0"/>
      <w:marTop w:val="0"/>
      <w:marBottom w:val="0"/>
      <w:divBdr>
        <w:top w:val="none" w:sz="0" w:space="0" w:color="auto"/>
        <w:left w:val="none" w:sz="0" w:space="0" w:color="auto"/>
        <w:bottom w:val="none" w:sz="0" w:space="0" w:color="auto"/>
        <w:right w:val="none" w:sz="0" w:space="0" w:color="auto"/>
      </w:divBdr>
    </w:div>
    <w:div w:id="543713780">
      <w:marLeft w:val="640"/>
      <w:marRight w:val="0"/>
      <w:marTop w:val="0"/>
      <w:marBottom w:val="0"/>
      <w:divBdr>
        <w:top w:val="none" w:sz="0" w:space="0" w:color="auto"/>
        <w:left w:val="none" w:sz="0" w:space="0" w:color="auto"/>
        <w:bottom w:val="none" w:sz="0" w:space="0" w:color="auto"/>
        <w:right w:val="none" w:sz="0" w:space="0" w:color="auto"/>
      </w:divBdr>
    </w:div>
    <w:div w:id="543713825">
      <w:marLeft w:val="640"/>
      <w:marRight w:val="0"/>
      <w:marTop w:val="0"/>
      <w:marBottom w:val="0"/>
      <w:divBdr>
        <w:top w:val="none" w:sz="0" w:space="0" w:color="auto"/>
        <w:left w:val="none" w:sz="0" w:space="0" w:color="auto"/>
        <w:bottom w:val="none" w:sz="0" w:space="0" w:color="auto"/>
        <w:right w:val="none" w:sz="0" w:space="0" w:color="auto"/>
      </w:divBdr>
    </w:div>
    <w:div w:id="543718028">
      <w:marLeft w:val="640"/>
      <w:marRight w:val="0"/>
      <w:marTop w:val="0"/>
      <w:marBottom w:val="0"/>
      <w:divBdr>
        <w:top w:val="none" w:sz="0" w:space="0" w:color="auto"/>
        <w:left w:val="none" w:sz="0" w:space="0" w:color="auto"/>
        <w:bottom w:val="none" w:sz="0" w:space="0" w:color="auto"/>
        <w:right w:val="none" w:sz="0" w:space="0" w:color="auto"/>
      </w:divBdr>
    </w:div>
    <w:div w:id="543829480">
      <w:marLeft w:val="640"/>
      <w:marRight w:val="0"/>
      <w:marTop w:val="0"/>
      <w:marBottom w:val="0"/>
      <w:divBdr>
        <w:top w:val="none" w:sz="0" w:space="0" w:color="auto"/>
        <w:left w:val="none" w:sz="0" w:space="0" w:color="auto"/>
        <w:bottom w:val="none" w:sz="0" w:space="0" w:color="auto"/>
        <w:right w:val="none" w:sz="0" w:space="0" w:color="auto"/>
      </w:divBdr>
    </w:div>
    <w:div w:id="543949766">
      <w:marLeft w:val="640"/>
      <w:marRight w:val="0"/>
      <w:marTop w:val="0"/>
      <w:marBottom w:val="0"/>
      <w:divBdr>
        <w:top w:val="none" w:sz="0" w:space="0" w:color="auto"/>
        <w:left w:val="none" w:sz="0" w:space="0" w:color="auto"/>
        <w:bottom w:val="none" w:sz="0" w:space="0" w:color="auto"/>
        <w:right w:val="none" w:sz="0" w:space="0" w:color="auto"/>
      </w:divBdr>
    </w:div>
    <w:div w:id="543952017">
      <w:marLeft w:val="480"/>
      <w:marRight w:val="0"/>
      <w:marTop w:val="0"/>
      <w:marBottom w:val="0"/>
      <w:divBdr>
        <w:top w:val="none" w:sz="0" w:space="0" w:color="auto"/>
        <w:left w:val="none" w:sz="0" w:space="0" w:color="auto"/>
        <w:bottom w:val="none" w:sz="0" w:space="0" w:color="auto"/>
        <w:right w:val="none" w:sz="0" w:space="0" w:color="auto"/>
      </w:divBdr>
    </w:div>
    <w:div w:id="544026173">
      <w:marLeft w:val="640"/>
      <w:marRight w:val="0"/>
      <w:marTop w:val="0"/>
      <w:marBottom w:val="0"/>
      <w:divBdr>
        <w:top w:val="none" w:sz="0" w:space="0" w:color="auto"/>
        <w:left w:val="none" w:sz="0" w:space="0" w:color="auto"/>
        <w:bottom w:val="none" w:sz="0" w:space="0" w:color="auto"/>
        <w:right w:val="none" w:sz="0" w:space="0" w:color="auto"/>
      </w:divBdr>
    </w:div>
    <w:div w:id="544026360">
      <w:marLeft w:val="640"/>
      <w:marRight w:val="0"/>
      <w:marTop w:val="0"/>
      <w:marBottom w:val="0"/>
      <w:divBdr>
        <w:top w:val="none" w:sz="0" w:space="0" w:color="auto"/>
        <w:left w:val="none" w:sz="0" w:space="0" w:color="auto"/>
        <w:bottom w:val="none" w:sz="0" w:space="0" w:color="auto"/>
        <w:right w:val="none" w:sz="0" w:space="0" w:color="auto"/>
      </w:divBdr>
    </w:div>
    <w:div w:id="544172784">
      <w:marLeft w:val="480"/>
      <w:marRight w:val="0"/>
      <w:marTop w:val="0"/>
      <w:marBottom w:val="0"/>
      <w:divBdr>
        <w:top w:val="none" w:sz="0" w:space="0" w:color="auto"/>
        <w:left w:val="none" w:sz="0" w:space="0" w:color="auto"/>
        <w:bottom w:val="none" w:sz="0" w:space="0" w:color="auto"/>
        <w:right w:val="none" w:sz="0" w:space="0" w:color="auto"/>
      </w:divBdr>
    </w:div>
    <w:div w:id="544177275">
      <w:marLeft w:val="640"/>
      <w:marRight w:val="0"/>
      <w:marTop w:val="0"/>
      <w:marBottom w:val="0"/>
      <w:divBdr>
        <w:top w:val="none" w:sz="0" w:space="0" w:color="auto"/>
        <w:left w:val="none" w:sz="0" w:space="0" w:color="auto"/>
        <w:bottom w:val="none" w:sz="0" w:space="0" w:color="auto"/>
        <w:right w:val="none" w:sz="0" w:space="0" w:color="auto"/>
      </w:divBdr>
    </w:div>
    <w:div w:id="544177972">
      <w:marLeft w:val="640"/>
      <w:marRight w:val="0"/>
      <w:marTop w:val="0"/>
      <w:marBottom w:val="0"/>
      <w:divBdr>
        <w:top w:val="none" w:sz="0" w:space="0" w:color="auto"/>
        <w:left w:val="none" w:sz="0" w:space="0" w:color="auto"/>
        <w:bottom w:val="none" w:sz="0" w:space="0" w:color="auto"/>
        <w:right w:val="none" w:sz="0" w:space="0" w:color="auto"/>
      </w:divBdr>
    </w:div>
    <w:div w:id="544294436">
      <w:marLeft w:val="640"/>
      <w:marRight w:val="0"/>
      <w:marTop w:val="0"/>
      <w:marBottom w:val="0"/>
      <w:divBdr>
        <w:top w:val="none" w:sz="0" w:space="0" w:color="auto"/>
        <w:left w:val="none" w:sz="0" w:space="0" w:color="auto"/>
        <w:bottom w:val="none" w:sz="0" w:space="0" w:color="auto"/>
        <w:right w:val="none" w:sz="0" w:space="0" w:color="auto"/>
      </w:divBdr>
    </w:div>
    <w:div w:id="544295743">
      <w:marLeft w:val="640"/>
      <w:marRight w:val="0"/>
      <w:marTop w:val="0"/>
      <w:marBottom w:val="0"/>
      <w:divBdr>
        <w:top w:val="none" w:sz="0" w:space="0" w:color="auto"/>
        <w:left w:val="none" w:sz="0" w:space="0" w:color="auto"/>
        <w:bottom w:val="none" w:sz="0" w:space="0" w:color="auto"/>
        <w:right w:val="none" w:sz="0" w:space="0" w:color="auto"/>
      </w:divBdr>
    </w:div>
    <w:div w:id="544369377">
      <w:marLeft w:val="640"/>
      <w:marRight w:val="0"/>
      <w:marTop w:val="0"/>
      <w:marBottom w:val="0"/>
      <w:divBdr>
        <w:top w:val="none" w:sz="0" w:space="0" w:color="auto"/>
        <w:left w:val="none" w:sz="0" w:space="0" w:color="auto"/>
        <w:bottom w:val="none" w:sz="0" w:space="0" w:color="auto"/>
        <w:right w:val="none" w:sz="0" w:space="0" w:color="auto"/>
      </w:divBdr>
    </w:div>
    <w:div w:id="544563430">
      <w:marLeft w:val="640"/>
      <w:marRight w:val="0"/>
      <w:marTop w:val="0"/>
      <w:marBottom w:val="0"/>
      <w:divBdr>
        <w:top w:val="none" w:sz="0" w:space="0" w:color="auto"/>
        <w:left w:val="none" w:sz="0" w:space="0" w:color="auto"/>
        <w:bottom w:val="none" w:sz="0" w:space="0" w:color="auto"/>
        <w:right w:val="none" w:sz="0" w:space="0" w:color="auto"/>
      </w:divBdr>
    </w:div>
    <w:div w:id="544605511">
      <w:marLeft w:val="640"/>
      <w:marRight w:val="0"/>
      <w:marTop w:val="0"/>
      <w:marBottom w:val="0"/>
      <w:divBdr>
        <w:top w:val="none" w:sz="0" w:space="0" w:color="auto"/>
        <w:left w:val="none" w:sz="0" w:space="0" w:color="auto"/>
        <w:bottom w:val="none" w:sz="0" w:space="0" w:color="auto"/>
        <w:right w:val="none" w:sz="0" w:space="0" w:color="auto"/>
      </w:divBdr>
    </w:div>
    <w:div w:id="544634195">
      <w:marLeft w:val="640"/>
      <w:marRight w:val="0"/>
      <w:marTop w:val="0"/>
      <w:marBottom w:val="0"/>
      <w:divBdr>
        <w:top w:val="none" w:sz="0" w:space="0" w:color="auto"/>
        <w:left w:val="none" w:sz="0" w:space="0" w:color="auto"/>
        <w:bottom w:val="none" w:sz="0" w:space="0" w:color="auto"/>
        <w:right w:val="none" w:sz="0" w:space="0" w:color="auto"/>
      </w:divBdr>
    </w:div>
    <w:div w:id="544682999">
      <w:marLeft w:val="640"/>
      <w:marRight w:val="0"/>
      <w:marTop w:val="0"/>
      <w:marBottom w:val="0"/>
      <w:divBdr>
        <w:top w:val="none" w:sz="0" w:space="0" w:color="auto"/>
        <w:left w:val="none" w:sz="0" w:space="0" w:color="auto"/>
        <w:bottom w:val="none" w:sz="0" w:space="0" w:color="auto"/>
        <w:right w:val="none" w:sz="0" w:space="0" w:color="auto"/>
      </w:divBdr>
    </w:div>
    <w:div w:id="544803658">
      <w:marLeft w:val="640"/>
      <w:marRight w:val="0"/>
      <w:marTop w:val="0"/>
      <w:marBottom w:val="0"/>
      <w:divBdr>
        <w:top w:val="none" w:sz="0" w:space="0" w:color="auto"/>
        <w:left w:val="none" w:sz="0" w:space="0" w:color="auto"/>
        <w:bottom w:val="none" w:sz="0" w:space="0" w:color="auto"/>
        <w:right w:val="none" w:sz="0" w:space="0" w:color="auto"/>
      </w:divBdr>
    </w:div>
    <w:div w:id="545025405">
      <w:marLeft w:val="640"/>
      <w:marRight w:val="0"/>
      <w:marTop w:val="0"/>
      <w:marBottom w:val="0"/>
      <w:divBdr>
        <w:top w:val="none" w:sz="0" w:space="0" w:color="auto"/>
        <w:left w:val="none" w:sz="0" w:space="0" w:color="auto"/>
        <w:bottom w:val="none" w:sz="0" w:space="0" w:color="auto"/>
        <w:right w:val="none" w:sz="0" w:space="0" w:color="auto"/>
      </w:divBdr>
    </w:div>
    <w:div w:id="545072464">
      <w:marLeft w:val="640"/>
      <w:marRight w:val="0"/>
      <w:marTop w:val="0"/>
      <w:marBottom w:val="0"/>
      <w:divBdr>
        <w:top w:val="none" w:sz="0" w:space="0" w:color="auto"/>
        <w:left w:val="none" w:sz="0" w:space="0" w:color="auto"/>
        <w:bottom w:val="none" w:sz="0" w:space="0" w:color="auto"/>
        <w:right w:val="none" w:sz="0" w:space="0" w:color="auto"/>
      </w:divBdr>
    </w:div>
    <w:div w:id="545141560">
      <w:marLeft w:val="640"/>
      <w:marRight w:val="0"/>
      <w:marTop w:val="0"/>
      <w:marBottom w:val="0"/>
      <w:divBdr>
        <w:top w:val="none" w:sz="0" w:space="0" w:color="auto"/>
        <w:left w:val="none" w:sz="0" w:space="0" w:color="auto"/>
        <w:bottom w:val="none" w:sz="0" w:space="0" w:color="auto"/>
        <w:right w:val="none" w:sz="0" w:space="0" w:color="auto"/>
      </w:divBdr>
    </w:div>
    <w:div w:id="545216045">
      <w:marLeft w:val="640"/>
      <w:marRight w:val="0"/>
      <w:marTop w:val="0"/>
      <w:marBottom w:val="0"/>
      <w:divBdr>
        <w:top w:val="none" w:sz="0" w:space="0" w:color="auto"/>
        <w:left w:val="none" w:sz="0" w:space="0" w:color="auto"/>
        <w:bottom w:val="none" w:sz="0" w:space="0" w:color="auto"/>
        <w:right w:val="none" w:sz="0" w:space="0" w:color="auto"/>
      </w:divBdr>
    </w:div>
    <w:div w:id="545337878">
      <w:marLeft w:val="640"/>
      <w:marRight w:val="0"/>
      <w:marTop w:val="0"/>
      <w:marBottom w:val="0"/>
      <w:divBdr>
        <w:top w:val="none" w:sz="0" w:space="0" w:color="auto"/>
        <w:left w:val="none" w:sz="0" w:space="0" w:color="auto"/>
        <w:bottom w:val="none" w:sz="0" w:space="0" w:color="auto"/>
        <w:right w:val="none" w:sz="0" w:space="0" w:color="auto"/>
      </w:divBdr>
    </w:div>
    <w:div w:id="545338364">
      <w:marLeft w:val="640"/>
      <w:marRight w:val="0"/>
      <w:marTop w:val="0"/>
      <w:marBottom w:val="0"/>
      <w:divBdr>
        <w:top w:val="none" w:sz="0" w:space="0" w:color="auto"/>
        <w:left w:val="none" w:sz="0" w:space="0" w:color="auto"/>
        <w:bottom w:val="none" w:sz="0" w:space="0" w:color="auto"/>
        <w:right w:val="none" w:sz="0" w:space="0" w:color="auto"/>
      </w:divBdr>
    </w:div>
    <w:div w:id="545726618">
      <w:marLeft w:val="640"/>
      <w:marRight w:val="0"/>
      <w:marTop w:val="0"/>
      <w:marBottom w:val="0"/>
      <w:divBdr>
        <w:top w:val="none" w:sz="0" w:space="0" w:color="auto"/>
        <w:left w:val="none" w:sz="0" w:space="0" w:color="auto"/>
        <w:bottom w:val="none" w:sz="0" w:space="0" w:color="auto"/>
        <w:right w:val="none" w:sz="0" w:space="0" w:color="auto"/>
      </w:divBdr>
    </w:div>
    <w:div w:id="545727113">
      <w:marLeft w:val="640"/>
      <w:marRight w:val="0"/>
      <w:marTop w:val="0"/>
      <w:marBottom w:val="0"/>
      <w:divBdr>
        <w:top w:val="none" w:sz="0" w:space="0" w:color="auto"/>
        <w:left w:val="none" w:sz="0" w:space="0" w:color="auto"/>
        <w:bottom w:val="none" w:sz="0" w:space="0" w:color="auto"/>
        <w:right w:val="none" w:sz="0" w:space="0" w:color="auto"/>
      </w:divBdr>
    </w:div>
    <w:div w:id="545799493">
      <w:marLeft w:val="640"/>
      <w:marRight w:val="0"/>
      <w:marTop w:val="0"/>
      <w:marBottom w:val="0"/>
      <w:divBdr>
        <w:top w:val="none" w:sz="0" w:space="0" w:color="auto"/>
        <w:left w:val="none" w:sz="0" w:space="0" w:color="auto"/>
        <w:bottom w:val="none" w:sz="0" w:space="0" w:color="auto"/>
        <w:right w:val="none" w:sz="0" w:space="0" w:color="auto"/>
      </w:divBdr>
    </w:div>
    <w:div w:id="545799889">
      <w:marLeft w:val="640"/>
      <w:marRight w:val="0"/>
      <w:marTop w:val="0"/>
      <w:marBottom w:val="0"/>
      <w:divBdr>
        <w:top w:val="none" w:sz="0" w:space="0" w:color="auto"/>
        <w:left w:val="none" w:sz="0" w:space="0" w:color="auto"/>
        <w:bottom w:val="none" w:sz="0" w:space="0" w:color="auto"/>
        <w:right w:val="none" w:sz="0" w:space="0" w:color="auto"/>
      </w:divBdr>
    </w:div>
    <w:div w:id="545875292">
      <w:marLeft w:val="640"/>
      <w:marRight w:val="0"/>
      <w:marTop w:val="0"/>
      <w:marBottom w:val="0"/>
      <w:divBdr>
        <w:top w:val="none" w:sz="0" w:space="0" w:color="auto"/>
        <w:left w:val="none" w:sz="0" w:space="0" w:color="auto"/>
        <w:bottom w:val="none" w:sz="0" w:space="0" w:color="auto"/>
        <w:right w:val="none" w:sz="0" w:space="0" w:color="auto"/>
      </w:divBdr>
    </w:div>
    <w:div w:id="545916870">
      <w:marLeft w:val="640"/>
      <w:marRight w:val="0"/>
      <w:marTop w:val="0"/>
      <w:marBottom w:val="0"/>
      <w:divBdr>
        <w:top w:val="none" w:sz="0" w:space="0" w:color="auto"/>
        <w:left w:val="none" w:sz="0" w:space="0" w:color="auto"/>
        <w:bottom w:val="none" w:sz="0" w:space="0" w:color="auto"/>
        <w:right w:val="none" w:sz="0" w:space="0" w:color="auto"/>
      </w:divBdr>
    </w:div>
    <w:div w:id="545917289">
      <w:marLeft w:val="640"/>
      <w:marRight w:val="0"/>
      <w:marTop w:val="0"/>
      <w:marBottom w:val="0"/>
      <w:divBdr>
        <w:top w:val="none" w:sz="0" w:space="0" w:color="auto"/>
        <w:left w:val="none" w:sz="0" w:space="0" w:color="auto"/>
        <w:bottom w:val="none" w:sz="0" w:space="0" w:color="auto"/>
        <w:right w:val="none" w:sz="0" w:space="0" w:color="auto"/>
      </w:divBdr>
    </w:div>
    <w:div w:id="545944491">
      <w:marLeft w:val="640"/>
      <w:marRight w:val="0"/>
      <w:marTop w:val="0"/>
      <w:marBottom w:val="0"/>
      <w:divBdr>
        <w:top w:val="none" w:sz="0" w:space="0" w:color="auto"/>
        <w:left w:val="none" w:sz="0" w:space="0" w:color="auto"/>
        <w:bottom w:val="none" w:sz="0" w:space="0" w:color="auto"/>
        <w:right w:val="none" w:sz="0" w:space="0" w:color="auto"/>
      </w:divBdr>
    </w:div>
    <w:div w:id="545993129">
      <w:marLeft w:val="640"/>
      <w:marRight w:val="0"/>
      <w:marTop w:val="0"/>
      <w:marBottom w:val="0"/>
      <w:divBdr>
        <w:top w:val="none" w:sz="0" w:space="0" w:color="auto"/>
        <w:left w:val="none" w:sz="0" w:space="0" w:color="auto"/>
        <w:bottom w:val="none" w:sz="0" w:space="0" w:color="auto"/>
        <w:right w:val="none" w:sz="0" w:space="0" w:color="auto"/>
      </w:divBdr>
    </w:div>
    <w:div w:id="546071753">
      <w:marLeft w:val="640"/>
      <w:marRight w:val="0"/>
      <w:marTop w:val="0"/>
      <w:marBottom w:val="0"/>
      <w:divBdr>
        <w:top w:val="none" w:sz="0" w:space="0" w:color="auto"/>
        <w:left w:val="none" w:sz="0" w:space="0" w:color="auto"/>
        <w:bottom w:val="none" w:sz="0" w:space="0" w:color="auto"/>
        <w:right w:val="none" w:sz="0" w:space="0" w:color="auto"/>
      </w:divBdr>
    </w:div>
    <w:div w:id="546111882">
      <w:marLeft w:val="640"/>
      <w:marRight w:val="0"/>
      <w:marTop w:val="0"/>
      <w:marBottom w:val="0"/>
      <w:divBdr>
        <w:top w:val="none" w:sz="0" w:space="0" w:color="auto"/>
        <w:left w:val="none" w:sz="0" w:space="0" w:color="auto"/>
        <w:bottom w:val="none" w:sz="0" w:space="0" w:color="auto"/>
        <w:right w:val="none" w:sz="0" w:space="0" w:color="auto"/>
      </w:divBdr>
    </w:div>
    <w:div w:id="546379701">
      <w:marLeft w:val="640"/>
      <w:marRight w:val="0"/>
      <w:marTop w:val="0"/>
      <w:marBottom w:val="0"/>
      <w:divBdr>
        <w:top w:val="none" w:sz="0" w:space="0" w:color="auto"/>
        <w:left w:val="none" w:sz="0" w:space="0" w:color="auto"/>
        <w:bottom w:val="none" w:sz="0" w:space="0" w:color="auto"/>
        <w:right w:val="none" w:sz="0" w:space="0" w:color="auto"/>
      </w:divBdr>
    </w:div>
    <w:div w:id="546380905">
      <w:marLeft w:val="640"/>
      <w:marRight w:val="0"/>
      <w:marTop w:val="0"/>
      <w:marBottom w:val="0"/>
      <w:divBdr>
        <w:top w:val="none" w:sz="0" w:space="0" w:color="auto"/>
        <w:left w:val="none" w:sz="0" w:space="0" w:color="auto"/>
        <w:bottom w:val="none" w:sz="0" w:space="0" w:color="auto"/>
        <w:right w:val="none" w:sz="0" w:space="0" w:color="auto"/>
      </w:divBdr>
    </w:div>
    <w:div w:id="546530976">
      <w:marLeft w:val="640"/>
      <w:marRight w:val="0"/>
      <w:marTop w:val="0"/>
      <w:marBottom w:val="0"/>
      <w:divBdr>
        <w:top w:val="none" w:sz="0" w:space="0" w:color="auto"/>
        <w:left w:val="none" w:sz="0" w:space="0" w:color="auto"/>
        <w:bottom w:val="none" w:sz="0" w:space="0" w:color="auto"/>
        <w:right w:val="none" w:sz="0" w:space="0" w:color="auto"/>
      </w:divBdr>
    </w:div>
    <w:div w:id="546644561">
      <w:marLeft w:val="640"/>
      <w:marRight w:val="0"/>
      <w:marTop w:val="0"/>
      <w:marBottom w:val="0"/>
      <w:divBdr>
        <w:top w:val="none" w:sz="0" w:space="0" w:color="auto"/>
        <w:left w:val="none" w:sz="0" w:space="0" w:color="auto"/>
        <w:bottom w:val="none" w:sz="0" w:space="0" w:color="auto"/>
        <w:right w:val="none" w:sz="0" w:space="0" w:color="auto"/>
      </w:divBdr>
    </w:div>
    <w:div w:id="546718907">
      <w:marLeft w:val="640"/>
      <w:marRight w:val="0"/>
      <w:marTop w:val="0"/>
      <w:marBottom w:val="0"/>
      <w:divBdr>
        <w:top w:val="none" w:sz="0" w:space="0" w:color="auto"/>
        <w:left w:val="none" w:sz="0" w:space="0" w:color="auto"/>
        <w:bottom w:val="none" w:sz="0" w:space="0" w:color="auto"/>
        <w:right w:val="none" w:sz="0" w:space="0" w:color="auto"/>
      </w:divBdr>
    </w:div>
    <w:div w:id="546792901">
      <w:marLeft w:val="640"/>
      <w:marRight w:val="0"/>
      <w:marTop w:val="0"/>
      <w:marBottom w:val="0"/>
      <w:divBdr>
        <w:top w:val="none" w:sz="0" w:space="0" w:color="auto"/>
        <w:left w:val="none" w:sz="0" w:space="0" w:color="auto"/>
        <w:bottom w:val="none" w:sz="0" w:space="0" w:color="auto"/>
        <w:right w:val="none" w:sz="0" w:space="0" w:color="auto"/>
      </w:divBdr>
    </w:div>
    <w:div w:id="546793879">
      <w:marLeft w:val="640"/>
      <w:marRight w:val="0"/>
      <w:marTop w:val="0"/>
      <w:marBottom w:val="0"/>
      <w:divBdr>
        <w:top w:val="none" w:sz="0" w:space="0" w:color="auto"/>
        <w:left w:val="none" w:sz="0" w:space="0" w:color="auto"/>
        <w:bottom w:val="none" w:sz="0" w:space="0" w:color="auto"/>
        <w:right w:val="none" w:sz="0" w:space="0" w:color="auto"/>
      </w:divBdr>
    </w:div>
    <w:div w:id="546796450">
      <w:marLeft w:val="640"/>
      <w:marRight w:val="0"/>
      <w:marTop w:val="0"/>
      <w:marBottom w:val="0"/>
      <w:divBdr>
        <w:top w:val="none" w:sz="0" w:space="0" w:color="auto"/>
        <w:left w:val="none" w:sz="0" w:space="0" w:color="auto"/>
        <w:bottom w:val="none" w:sz="0" w:space="0" w:color="auto"/>
        <w:right w:val="none" w:sz="0" w:space="0" w:color="auto"/>
      </w:divBdr>
    </w:div>
    <w:div w:id="546796965">
      <w:marLeft w:val="640"/>
      <w:marRight w:val="0"/>
      <w:marTop w:val="0"/>
      <w:marBottom w:val="0"/>
      <w:divBdr>
        <w:top w:val="none" w:sz="0" w:space="0" w:color="auto"/>
        <w:left w:val="none" w:sz="0" w:space="0" w:color="auto"/>
        <w:bottom w:val="none" w:sz="0" w:space="0" w:color="auto"/>
        <w:right w:val="none" w:sz="0" w:space="0" w:color="auto"/>
      </w:divBdr>
    </w:div>
    <w:div w:id="546840361">
      <w:marLeft w:val="640"/>
      <w:marRight w:val="0"/>
      <w:marTop w:val="0"/>
      <w:marBottom w:val="0"/>
      <w:divBdr>
        <w:top w:val="none" w:sz="0" w:space="0" w:color="auto"/>
        <w:left w:val="none" w:sz="0" w:space="0" w:color="auto"/>
        <w:bottom w:val="none" w:sz="0" w:space="0" w:color="auto"/>
        <w:right w:val="none" w:sz="0" w:space="0" w:color="auto"/>
      </w:divBdr>
    </w:div>
    <w:div w:id="546840989">
      <w:marLeft w:val="640"/>
      <w:marRight w:val="0"/>
      <w:marTop w:val="0"/>
      <w:marBottom w:val="0"/>
      <w:divBdr>
        <w:top w:val="none" w:sz="0" w:space="0" w:color="auto"/>
        <w:left w:val="none" w:sz="0" w:space="0" w:color="auto"/>
        <w:bottom w:val="none" w:sz="0" w:space="0" w:color="auto"/>
        <w:right w:val="none" w:sz="0" w:space="0" w:color="auto"/>
      </w:divBdr>
    </w:div>
    <w:div w:id="546842238">
      <w:marLeft w:val="640"/>
      <w:marRight w:val="0"/>
      <w:marTop w:val="0"/>
      <w:marBottom w:val="0"/>
      <w:divBdr>
        <w:top w:val="none" w:sz="0" w:space="0" w:color="auto"/>
        <w:left w:val="none" w:sz="0" w:space="0" w:color="auto"/>
        <w:bottom w:val="none" w:sz="0" w:space="0" w:color="auto"/>
        <w:right w:val="none" w:sz="0" w:space="0" w:color="auto"/>
      </w:divBdr>
    </w:div>
    <w:div w:id="546844103">
      <w:marLeft w:val="640"/>
      <w:marRight w:val="0"/>
      <w:marTop w:val="0"/>
      <w:marBottom w:val="0"/>
      <w:divBdr>
        <w:top w:val="none" w:sz="0" w:space="0" w:color="auto"/>
        <w:left w:val="none" w:sz="0" w:space="0" w:color="auto"/>
        <w:bottom w:val="none" w:sz="0" w:space="0" w:color="auto"/>
        <w:right w:val="none" w:sz="0" w:space="0" w:color="auto"/>
      </w:divBdr>
    </w:div>
    <w:div w:id="546913404">
      <w:marLeft w:val="640"/>
      <w:marRight w:val="0"/>
      <w:marTop w:val="0"/>
      <w:marBottom w:val="0"/>
      <w:divBdr>
        <w:top w:val="none" w:sz="0" w:space="0" w:color="auto"/>
        <w:left w:val="none" w:sz="0" w:space="0" w:color="auto"/>
        <w:bottom w:val="none" w:sz="0" w:space="0" w:color="auto"/>
        <w:right w:val="none" w:sz="0" w:space="0" w:color="auto"/>
      </w:divBdr>
    </w:div>
    <w:div w:id="546917077">
      <w:marLeft w:val="640"/>
      <w:marRight w:val="0"/>
      <w:marTop w:val="0"/>
      <w:marBottom w:val="0"/>
      <w:divBdr>
        <w:top w:val="none" w:sz="0" w:space="0" w:color="auto"/>
        <w:left w:val="none" w:sz="0" w:space="0" w:color="auto"/>
        <w:bottom w:val="none" w:sz="0" w:space="0" w:color="auto"/>
        <w:right w:val="none" w:sz="0" w:space="0" w:color="auto"/>
      </w:divBdr>
    </w:div>
    <w:div w:id="546918413">
      <w:marLeft w:val="640"/>
      <w:marRight w:val="0"/>
      <w:marTop w:val="0"/>
      <w:marBottom w:val="0"/>
      <w:divBdr>
        <w:top w:val="none" w:sz="0" w:space="0" w:color="auto"/>
        <w:left w:val="none" w:sz="0" w:space="0" w:color="auto"/>
        <w:bottom w:val="none" w:sz="0" w:space="0" w:color="auto"/>
        <w:right w:val="none" w:sz="0" w:space="0" w:color="auto"/>
      </w:divBdr>
    </w:div>
    <w:div w:id="547034594">
      <w:marLeft w:val="640"/>
      <w:marRight w:val="0"/>
      <w:marTop w:val="0"/>
      <w:marBottom w:val="0"/>
      <w:divBdr>
        <w:top w:val="none" w:sz="0" w:space="0" w:color="auto"/>
        <w:left w:val="none" w:sz="0" w:space="0" w:color="auto"/>
        <w:bottom w:val="none" w:sz="0" w:space="0" w:color="auto"/>
        <w:right w:val="none" w:sz="0" w:space="0" w:color="auto"/>
      </w:divBdr>
    </w:div>
    <w:div w:id="547036037">
      <w:marLeft w:val="640"/>
      <w:marRight w:val="0"/>
      <w:marTop w:val="0"/>
      <w:marBottom w:val="0"/>
      <w:divBdr>
        <w:top w:val="none" w:sz="0" w:space="0" w:color="auto"/>
        <w:left w:val="none" w:sz="0" w:space="0" w:color="auto"/>
        <w:bottom w:val="none" w:sz="0" w:space="0" w:color="auto"/>
        <w:right w:val="none" w:sz="0" w:space="0" w:color="auto"/>
      </w:divBdr>
    </w:div>
    <w:div w:id="547110543">
      <w:marLeft w:val="640"/>
      <w:marRight w:val="0"/>
      <w:marTop w:val="0"/>
      <w:marBottom w:val="0"/>
      <w:divBdr>
        <w:top w:val="none" w:sz="0" w:space="0" w:color="auto"/>
        <w:left w:val="none" w:sz="0" w:space="0" w:color="auto"/>
        <w:bottom w:val="none" w:sz="0" w:space="0" w:color="auto"/>
        <w:right w:val="none" w:sz="0" w:space="0" w:color="auto"/>
      </w:divBdr>
    </w:div>
    <w:div w:id="547183202">
      <w:marLeft w:val="640"/>
      <w:marRight w:val="0"/>
      <w:marTop w:val="0"/>
      <w:marBottom w:val="0"/>
      <w:divBdr>
        <w:top w:val="none" w:sz="0" w:space="0" w:color="auto"/>
        <w:left w:val="none" w:sz="0" w:space="0" w:color="auto"/>
        <w:bottom w:val="none" w:sz="0" w:space="0" w:color="auto"/>
        <w:right w:val="none" w:sz="0" w:space="0" w:color="auto"/>
      </w:divBdr>
    </w:div>
    <w:div w:id="547188204">
      <w:marLeft w:val="640"/>
      <w:marRight w:val="0"/>
      <w:marTop w:val="0"/>
      <w:marBottom w:val="0"/>
      <w:divBdr>
        <w:top w:val="none" w:sz="0" w:space="0" w:color="auto"/>
        <w:left w:val="none" w:sz="0" w:space="0" w:color="auto"/>
        <w:bottom w:val="none" w:sz="0" w:space="0" w:color="auto"/>
        <w:right w:val="none" w:sz="0" w:space="0" w:color="auto"/>
      </w:divBdr>
    </w:div>
    <w:div w:id="547188476">
      <w:marLeft w:val="640"/>
      <w:marRight w:val="0"/>
      <w:marTop w:val="0"/>
      <w:marBottom w:val="0"/>
      <w:divBdr>
        <w:top w:val="none" w:sz="0" w:space="0" w:color="auto"/>
        <w:left w:val="none" w:sz="0" w:space="0" w:color="auto"/>
        <w:bottom w:val="none" w:sz="0" w:space="0" w:color="auto"/>
        <w:right w:val="none" w:sz="0" w:space="0" w:color="auto"/>
      </w:divBdr>
    </w:div>
    <w:div w:id="547189008">
      <w:marLeft w:val="640"/>
      <w:marRight w:val="0"/>
      <w:marTop w:val="0"/>
      <w:marBottom w:val="0"/>
      <w:divBdr>
        <w:top w:val="none" w:sz="0" w:space="0" w:color="auto"/>
        <w:left w:val="none" w:sz="0" w:space="0" w:color="auto"/>
        <w:bottom w:val="none" w:sz="0" w:space="0" w:color="auto"/>
        <w:right w:val="none" w:sz="0" w:space="0" w:color="auto"/>
      </w:divBdr>
    </w:div>
    <w:div w:id="547230080">
      <w:marLeft w:val="640"/>
      <w:marRight w:val="0"/>
      <w:marTop w:val="0"/>
      <w:marBottom w:val="0"/>
      <w:divBdr>
        <w:top w:val="none" w:sz="0" w:space="0" w:color="auto"/>
        <w:left w:val="none" w:sz="0" w:space="0" w:color="auto"/>
        <w:bottom w:val="none" w:sz="0" w:space="0" w:color="auto"/>
        <w:right w:val="none" w:sz="0" w:space="0" w:color="auto"/>
      </w:divBdr>
    </w:div>
    <w:div w:id="547298546">
      <w:marLeft w:val="640"/>
      <w:marRight w:val="0"/>
      <w:marTop w:val="0"/>
      <w:marBottom w:val="0"/>
      <w:divBdr>
        <w:top w:val="none" w:sz="0" w:space="0" w:color="auto"/>
        <w:left w:val="none" w:sz="0" w:space="0" w:color="auto"/>
        <w:bottom w:val="none" w:sz="0" w:space="0" w:color="auto"/>
        <w:right w:val="none" w:sz="0" w:space="0" w:color="auto"/>
      </w:divBdr>
    </w:div>
    <w:div w:id="547379409">
      <w:marLeft w:val="640"/>
      <w:marRight w:val="0"/>
      <w:marTop w:val="0"/>
      <w:marBottom w:val="0"/>
      <w:divBdr>
        <w:top w:val="none" w:sz="0" w:space="0" w:color="auto"/>
        <w:left w:val="none" w:sz="0" w:space="0" w:color="auto"/>
        <w:bottom w:val="none" w:sz="0" w:space="0" w:color="auto"/>
        <w:right w:val="none" w:sz="0" w:space="0" w:color="auto"/>
      </w:divBdr>
    </w:div>
    <w:div w:id="547495067">
      <w:marLeft w:val="480"/>
      <w:marRight w:val="0"/>
      <w:marTop w:val="0"/>
      <w:marBottom w:val="0"/>
      <w:divBdr>
        <w:top w:val="none" w:sz="0" w:space="0" w:color="auto"/>
        <w:left w:val="none" w:sz="0" w:space="0" w:color="auto"/>
        <w:bottom w:val="none" w:sz="0" w:space="0" w:color="auto"/>
        <w:right w:val="none" w:sz="0" w:space="0" w:color="auto"/>
      </w:divBdr>
    </w:div>
    <w:div w:id="547568547">
      <w:marLeft w:val="640"/>
      <w:marRight w:val="0"/>
      <w:marTop w:val="0"/>
      <w:marBottom w:val="0"/>
      <w:divBdr>
        <w:top w:val="none" w:sz="0" w:space="0" w:color="auto"/>
        <w:left w:val="none" w:sz="0" w:space="0" w:color="auto"/>
        <w:bottom w:val="none" w:sz="0" w:space="0" w:color="auto"/>
        <w:right w:val="none" w:sz="0" w:space="0" w:color="auto"/>
      </w:divBdr>
    </w:div>
    <w:div w:id="547568776">
      <w:marLeft w:val="640"/>
      <w:marRight w:val="0"/>
      <w:marTop w:val="0"/>
      <w:marBottom w:val="0"/>
      <w:divBdr>
        <w:top w:val="none" w:sz="0" w:space="0" w:color="auto"/>
        <w:left w:val="none" w:sz="0" w:space="0" w:color="auto"/>
        <w:bottom w:val="none" w:sz="0" w:space="0" w:color="auto"/>
        <w:right w:val="none" w:sz="0" w:space="0" w:color="auto"/>
      </w:divBdr>
    </w:div>
    <w:div w:id="547572630">
      <w:marLeft w:val="640"/>
      <w:marRight w:val="0"/>
      <w:marTop w:val="0"/>
      <w:marBottom w:val="0"/>
      <w:divBdr>
        <w:top w:val="none" w:sz="0" w:space="0" w:color="auto"/>
        <w:left w:val="none" w:sz="0" w:space="0" w:color="auto"/>
        <w:bottom w:val="none" w:sz="0" w:space="0" w:color="auto"/>
        <w:right w:val="none" w:sz="0" w:space="0" w:color="auto"/>
      </w:divBdr>
    </w:div>
    <w:div w:id="547573763">
      <w:marLeft w:val="640"/>
      <w:marRight w:val="0"/>
      <w:marTop w:val="0"/>
      <w:marBottom w:val="0"/>
      <w:divBdr>
        <w:top w:val="none" w:sz="0" w:space="0" w:color="auto"/>
        <w:left w:val="none" w:sz="0" w:space="0" w:color="auto"/>
        <w:bottom w:val="none" w:sz="0" w:space="0" w:color="auto"/>
        <w:right w:val="none" w:sz="0" w:space="0" w:color="auto"/>
      </w:divBdr>
    </w:div>
    <w:div w:id="547644510">
      <w:marLeft w:val="640"/>
      <w:marRight w:val="0"/>
      <w:marTop w:val="0"/>
      <w:marBottom w:val="0"/>
      <w:divBdr>
        <w:top w:val="none" w:sz="0" w:space="0" w:color="auto"/>
        <w:left w:val="none" w:sz="0" w:space="0" w:color="auto"/>
        <w:bottom w:val="none" w:sz="0" w:space="0" w:color="auto"/>
        <w:right w:val="none" w:sz="0" w:space="0" w:color="auto"/>
      </w:divBdr>
    </w:div>
    <w:div w:id="547646487">
      <w:marLeft w:val="640"/>
      <w:marRight w:val="0"/>
      <w:marTop w:val="0"/>
      <w:marBottom w:val="0"/>
      <w:divBdr>
        <w:top w:val="none" w:sz="0" w:space="0" w:color="auto"/>
        <w:left w:val="none" w:sz="0" w:space="0" w:color="auto"/>
        <w:bottom w:val="none" w:sz="0" w:space="0" w:color="auto"/>
        <w:right w:val="none" w:sz="0" w:space="0" w:color="auto"/>
      </w:divBdr>
    </w:div>
    <w:div w:id="547649909">
      <w:marLeft w:val="640"/>
      <w:marRight w:val="0"/>
      <w:marTop w:val="0"/>
      <w:marBottom w:val="0"/>
      <w:divBdr>
        <w:top w:val="none" w:sz="0" w:space="0" w:color="auto"/>
        <w:left w:val="none" w:sz="0" w:space="0" w:color="auto"/>
        <w:bottom w:val="none" w:sz="0" w:space="0" w:color="auto"/>
        <w:right w:val="none" w:sz="0" w:space="0" w:color="auto"/>
      </w:divBdr>
    </w:div>
    <w:div w:id="547689132">
      <w:marLeft w:val="640"/>
      <w:marRight w:val="0"/>
      <w:marTop w:val="0"/>
      <w:marBottom w:val="0"/>
      <w:divBdr>
        <w:top w:val="none" w:sz="0" w:space="0" w:color="auto"/>
        <w:left w:val="none" w:sz="0" w:space="0" w:color="auto"/>
        <w:bottom w:val="none" w:sz="0" w:space="0" w:color="auto"/>
        <w:right w:val="none" w:sz="0" w:space="0" w:color="auto"/>
      </w:divBdr>
    </w:div>
    <w:div w:id="547764060">
      <w:marLeft w:val="640"/>
      <w:marRight w:val="0"/>
      <w:marTop w:val="0"/>
      <w:marBottom w:val="0"/>
      <w:divBdr>
        <w:top w:val="none" w:sz="0" w:space="0" w:color="auto"/>
        <w:left w:val="none" w:sz="0" w:space="0" w:color="auto"/>
        <w:bottom w:val="none" w:sz="0" w:space="0" w:color="auto"/>
        <w:right w:val="none" w:sz="0" w:space="0" w:color="auto"/>
      </w:divBdr>
    </w:div>
    <w:div w:id="547883815">
      <w:marLeft w:val="640"/>
      <w:marRight w:val="0"/>
      <w:marTop w:val="0"/>
      <w:marBottom w:val="0"/>
      <w:divBdr>
        <w:top w:val="none" w:sz="0" w:space="0" w:color="auto"/>
        <w:left w:val="none" w:sz="0" w:space="0" w:color="auto"/>
        <w:bottom w:val="none" w:sz="0" w:space="0" w:color="auto"/>
        <w:right w:val="none" w:sz="0" w:space="0" w:color="auto"/>
      </w:divBdr>
    </w:div>
    <w:div w:id="547885351">
      <w:marLeft w:val="640"/>
      <w:marRight w:val="0"/>
      <w:marTop w:val="0"/>
      <w:marBottom w:val="0"/>
      <w:divBdr>
        <w:top w:val="none" w:sz="0" w:space="0" w:color="auto"/>
        <w:left w:val="none" w:sz="0" w:space="0" w:color="auto"/>
        <w:bottom w:val="none" w:sz="0" w:space="0" w:color="auto"/>
        <w:right w:val="none" w:sz="0" w:space="0" w:color="auto"/>
      </w:divBdr>
    </w:div>
    <w:div w:id="547912807">
      <w:marLeft w:val="640"/>
      <w:marRight w:val="0"/>
      <w:marTop w:val="0"/>
      <w:marBottom w:val="0"/>
      <w:divBdr>
        <w:top w:val="none" w:sz="0" w:space="0" w:color="auto"/>
        <w:left w:val="none" w:sz="0" w:space="0" w:color="auto"/>
        <w:bottom w:val="none" w:sz="0" w:space="0" w:color="auto"/>
        <w:right w:val="none" w:sz="0" w:space="0" w:color="auto"/>
      </w:divBdr>
    </w:div>
    <w:div w:id="547959247">
      <w:marLeft w:val="640"/>
      <w:marRight w:val="0"/>
      <w:marTop w:val="0"/>
      <w:marBottom w:val="0"/>
      <w:divBdr>
        <w:top w:val="none" w:sz="0" w:space="0" w:color="auto"/>
        <w:left w:val="none" w:sz="0" w:space="0" w:color="auto"/>
        <w:bottom w:val="none" w:sz="0" w:space="0" w:color="auto"/>
        <w:right w:val="none" w:sz="0" w:space="0" w:color="auto"/>
      </w:divBdr>
    </w:div>
    <w:div w:id="548034124">
      <w:marLeft w:val="640"/>
      <w:marRight w:val="0"/>
      <w:marTop w:val="0"/>
      <w:marBottom w:val="0"/>
      <w:divBdr>
        <w:top w:val="none" w:sz="0" w:space="0" w:color="auto"/>
        <w:left w:val="none" w:sz="0" w:space="0" w:color="auto"/>
        <w:bottom w:val="none" w:sz="0" w:space="0" w:color="auto"/>
        <w:right w:val="none" w:sz="0" w:space="0" w:color="auto"/>
      </w:divBdr>
    </w:div>
    <w:div w:id="548155003">
      <w:marLeft w:val="640"/>
      <w:marRight w:val="0"/>
      <w:marTop w:val="0"/>
      <w:marBottom w:val="0"/>
      <w:divBdr>
        <w:top w:val="none" w:sz="0" w:space="0" w:color="auto"/>
        <w:left w:val="none" w:sz="0" w:space="0" w:color="auto"/>
        <w:bottom w:val="none" w:sz="0" w:space="0" w:color="auto"/>
        <w:right w:val="none" w:sz="0" w:space="0" w:color="auto"/>
      </w:divBdr>
    </w:div>
    <w:div w:id="548223909">
      <w:marLeft w:val="640"/>
      <w:marRight w:val="0"/>
      <w:marTop w:val="0"/>
      <w:marBottom w:val="0"/>
      <w:divBdr>
        <w:top w:val="none" w:sz="0" w:space="0" w:color="auto"/>
        <w:left w:val="none" w:sz="0" w:space="0" w:color="auto"/>
        <w:bottom w:val="none" w:sz="0" w:space="0" w:color="auto"/>
        <w:right w:val="none" w:sz="0" w:space="0" w:color="auto"/>
      </w:divBdr>
    </w:div>
    <w:div w:id="548228117">
      <w:marLeft w:val="640"/>
      <w:marRight w:val="0"/>
      <w:marTop w:val="0"/>
      <w:marBottom w:val="0"/>
      <w:divBdr>
        <w:top w:val="none" w:sz="0" w:space="0" w:color="auto"/>
        <w:left w:val="none" w:sz="0" w:space="0" w:color="auto"/>
        <w:bottom w:val="none" w:sz="0" w:space="0" w:color="auto"/>
        <w:right w:val="none" w:sz="0" w:space="0" w:color="auto"/>
      </w:divBdr>
    </w:div>
    <w:div w:id="548297105">
      <w:marLeft w:val="640"/>
      <w:marRight w:val="0"/>
      <w:marTop w:val="0"/>
      <w:marBottom w:val="0"/>
      <w:divBdr>
        <w:top w:val="none" w:sz="0" w:space="0" w:color="auto"/>
        <w:left w:val="none" w:sz="0" w:space="0" w:color="auto"/>
        <w:bottom w:val="none" w:sz="0" w:space="0" w:color="auto"/>
        <w:right w:val="none" w:sz="0" w:space="0" w:color="auto"/>
      </w:divBdr>
    </w:div>
    <w:div w:id="548349077">
      <w:marLeft w:val="640"/>
      <w:marRight w:val="0"/>
      <w:marTop w:val="0"/>
      <w:marBottom w:val="0"/>
      <w:divBdr>
        <w:top w:val="none" w:sz="0" w:space="0" w:color="auto"/>
        <w:left w:val="none" w:sz="0" w:space="0" w:color="auto"/>
        <w:bottom w:val="none" w:sz="0" w:space="0" w:color="auto"/>
        <w:right w:val="none" w:sz="0" w:space="0" w:color="auto"/>
      </w:divBdr>
    </w:div>
    <w:div w:id="548418950">
      <w:marLeft w:val="640"/>
      <w:marRight w:val="0"/>
      <w:marTop w:val="0"/>
      <w:marBottom w:val="0"/>
      <w:divBdr>
        <w:top w:val="none" w:sz="0" w:space="0" w:color="auto"/>
        <w:left w:val="none" w:sz="0" w:space="0" w:color="auto"/>
        <w:bottom w:val="none" w:sz="0" w:space="0" w:color="auto"/>
        <w:right w:val="none" w:sz="0" w:space="0" w:color="auto"/>
      </w:divBdr>
    </w:div>
    <w:div w:id="548491517">
      <w:marLeft w:val="640"/>
      <w:marRight w:val="0"/>
      <w:marTop w:val="0"/>
      <w:marBottom w:val="0"/>
      <w:divBdr>
        <w:top w:val="none" w:sz="0" w:space="0" w:color="auto"/>
        <w:left w:val="none" w:sz="0" w:space="0" w:color="auto"/>
        <w:bottom w:val="none" w:sz="0" w:space="0" w:color="auto"/>
        <w:right w:val="none" w:sz="0" w:space="0" w:color="auto"/>
      </w:divBdr>
    </w:div>
    <w:div w:id="548493917">
      <w:marLeft w:val="640"/>
      <w:marRight w:val="0"/>
      <w:marTop w:val="0"/>
      <w:marBottom w:val="0"/>
      <w:divBdr>
        <w:top w:val="none" w:sz="0" w:space="0" w:color="auto"/>
        <w:left w:val="none" w:sz="0" w:space="0" w:color="auto"/>
        <w:bottom w:val="none" w:sz="0" w:space="0" w:color="auto"/>
        <w:right w:val="none" w:sz="0" w:space="0" w:color="auto"/>
      </w:divBdr>
    </w:div>
    <w:div w:id="548494414">
      <w:marLeft w:val="640"/>
      <w:marRight w:val="0"/>
      <w:marTop w:val="0"/>
      <w:marBottom w:val="0"/>
      <w:divBdr>
        <w:top w:val="none" w:sz="0" w:space="0" w:color="auto"/>
        <w:left w:val="none" w:sz="0" w:space="0" w:color="auto"/>
        <w:bottom w:val="none" w:sz="0" w:space="0" w:color="auto"/>
        <w:right w:val="none" w:sz="0" w:space="0" w:color="auto"/>
      </w:divBdr>
    </w:div>
    <w:div w:id="548687310">
      <w:marLeft w:val="640"/>
      <w:marRight w:val="0"/>
      <w:marTop w:val="0"/>
      <w:marBottom w:val="0"/>
      <w:divBdr>
        <w:top w:val="none" w:sz="0" w:space="0" w:color="auto"/>
        <w:left w:val="none" w:sz="0" w:space="0" w:color="auto"/>
        <w:bottom w:val="none" w:sz="0" w:space="0" w:color="auto"/>
        <w:right w:val="none" w:sz="0" w:space="0" w:color="auto"/>
      </w:divBdr>
    </w:div>
    <w:div w:id="548764628">
      <w:marLeft w:val="640"/>
      <w:marRight w:val="0"/>
      <w:marTop w:val="0"/>
      <w:marBottom w:val="0"/>
      <w:divBdr>
        <w:top w:val="none" w:sz="0" w:space="0" w:color="auto"/>
        <w:left w:val="none" w:sz="0" w:space="0" w:color="auto"/>
        <w:bottom w:val="none" w:sz="0" w:space="0" w:color="auto"/>
        <w:right w:val="none" w:sz="0" w:space="0" w:color="auto"/>
      </w:divBdr>
    </w:div>
    <w:div w:id="548809598">
      <w:marLeft w:val="640"/>
      <w:marRight w:val="0"/>
      <w:marTop w:val="0"/>
      <w:marBottom w:val="0"/>
      <w:divBdr>
        <w:top w:val="none" w:sz="0" w:space="0" w:color="auto"/>
        <w:left w:val="none" w:sz="0" w:space="0" w:color="auto"/>
        <w:bottom w:val="none" w:sz="0" w:space="0" w:color="auto"/>
        <w:right w:val="none" w:sz="0" w:space="0" w:color="auto"/>
      </w:divBdr>
    </w:div>
    <w:div w:id="548877651">
      <w:marLeft w:val="640"/>
      <w:marRight w:val="0"/>
      <w:marTop w:val="0"/>
      <w:marBottom w:val="0"/>
      <w:divBdr>
        <w:top w:val="none" w:sz="0" w:space="0" w:color="auto"/>
        <w:left w:val="none" w:sz="0" w:space="0" w:color="auto"/>
        <w:bottom w:val="none" w:sz="0" w:space="0" w:color="auto"/>
        <w:right w:val="none" w:sz="0" w:space="0" w:color="auto"/>
      </w:divBdr>
    </w:div>
    <w:div w:id="548883062">
      <w:marLeft w:val="640"/>
      <w:marRight w:val="0"/>
      <w:marTop w:val="0"/>
      <w:marBottom w:val="0"/>
      <w:divBdr>
        <w:top w:val="none" w:sz="0" w:space="0" w:color="auto"/>
        <w:left w:val="none" w:sz="0" w:space="0" w:color="auto"/>
        <w:bottom w:val="none" w:sz="0" w:space="0" w:color="auto"/>
        <w:right w:val="none" w:sz="0" w:space="0" w:color="auto"/>
      </w:divBdr>
    </w:div>
    <w:div w:id="549000410">
      <w:marLeft w:val="640"/>
      <w:marRight w:val="0"/>
      <w:marTop w:val="0"/>
      <w:marBottom w:val="0"/>
      <w:divBdr>
        <w:top w:val="none" w:sz="0" w:space="0" w:color="auto"/>
        <w:left w:val="none" w:sz="0" w:space="0" w:color="auto"/>
        <w:bottom w:val="none" w:sz="0" w:space="0" w:color="auto"/>
        <w:right w:val="none" w:sz="0" w:space="0" w:color="auto"/>
      </w:divBdr>
    </w:div>
    <w:div w:id="549073888">
      <w:marLeft w:val="640"/>
      <w:marRight w:val="0"/>
      <w:marTop w:val="0"/>
      <w:marBottom w:val="0"/>
      <w:divBdr>
        <w:top w:val="none" w:sz="0" w:space="0" w:color="auto"/>
        <w:left w:val="none" w:sz="0" w:space="0" w:color="auto"/>
        <w:bottom w:val="none" w:sz="0" w:space="0" w:color="auto"/>
        <w:right w:val="none" w:sz="0" w:space="0" w:color="auto"/>
      </w:divBdr>
    </w:div>
    <w:div w:id="549192082">
      <w:marLeft w:val="640"/>
      <w:marRight w:val="0"/>
      <w:marTop w:val="0"/>
      <w:marBottom w:val="0"/>
      <w:divBdr>
        <w:top w:val="none" w:sz="0" w:space="0" w:color="auto"/>
        <w:left w:val="none" w:sz="0" w:space="0" w:color="auto"/>
        <w:bottom w:val="none" w:sz="0" w:space="0" w:color="auto"/>
        <w:right w:val="none" w:sz="0" w:space="0" w:color="auto"/>
      </w:divBdr>
    </w:div>
    <w:div w:id="549192710">
      <w:marLeft w:val="640"/>
      <w:marRight w:val="0"/>
      <w:marTop w:val="0"/>
      <w:marBottom w:val="0"/>
      <w:divBdr>
        <w:top w:val="none" w:sz="0" w:space="0" w:color="auto"/>
        <w:left w:val="none" w:sz="0" w:space="0" w:color="auto"/>
        <w:bottom w:val="none" w:sz="0" w:space="0" w:color="auto"/>
        <w:right w:val="none" w:sz="0" w:space="0" w:color="auto"/>
      </w:divBdr>
    </w:div>
    <w:div w:id="549196540">
      <w:marLeft w:val="640"/>
      <w:marRight w:val="0"/>
      <w:marTop w:val="0"/>
      <w:marBottom w:val="0"/>
      <w:divBdr>
        <w:top w:val="none" w:sz="0" w:space="0" w:color="auto"/>
        <w:left w:val="none" w:sz="0" w:space="0" w:color="auto"/>
        <w:bottom w:val="none" w:sz="0" w:space="0" w:color="auto"/>
        <w:right w:val="none" w:sz="0" w:space="0" w:color="auto"/>
      </w:divBdr>
    </w:div>
    <w:div w:id="549272337">
      <w:marLeft w:val="640"/>
      <w:marRight w:val="0"/>
      <w:marTop w:val="0"/>
      <w:marBottom w:val="0"/>
      <w:divBdr>
        <w:top w:val="none" w:sz="0" w:space="0" w:color="auto"/>
        <w:left w:val="none" w:sz="0" w:space="0" w:color="auto"/>
        <w:bottom w:val="none" w:sz="0" w:space="0" w:color="auto"/>
        <w:right w:val="none" w:sz="0" w:space="0" w:color="auto"/>
      </w:divBdr>
    </w:div>
    <w:div w:id="549459216">
      <w:marLeft w:val="640"/>
      <w:marRight w:val="0"/>
      <w:marTop w:val="0"/>
      <w:marBottom w:val="0"/>
      <w:divBdr>
        <w:top w:val="none" w:sz="0" w:space="0" w:color="auto"/>
        <w:left w:val="none" w:sz="0" w:space="0" w:color="auto"/>
        <w:bottom w:val="none" w:sz="0" w:space="0" w:color="auto"/>
        <w:right w:val="none" w:sz="0" w:space="0" w:color="auto"/>
      </w:divBdr>
    </w:div>
    <w:div w:id="549466224">
      <w:marLeft w:val="640"/>
      <w:marRight w:val="0"/>
      <w:marTop w:val="0"/>
      <w:marBottom w:val="0"/>
      <w:divBdr>
        <w:top w:val="none" w:sz="0" w:space="0" w:color="auto"/>
        <w:left w:val="none" w:sz="0" w:space="0" w:color="auto"/>
        <w:bottom w:val="none" w:sz="0" w:space="0" w:color="auto"/>
        <w:right w:val="none" w:sz="0" w:space="0" w:color="auto"/>
      </w:divBdr>
    </w:div>
    <w:div w:id="549656976">
      <w:marLeft w:val="640"/>
      <w:marRight w:val="0"/>
      <w:marTop w:val="0"/>
      <w:marBottom w:val="0"/>
      <w:divBdr>
        <w:top w:val="none" w:sz="0" w:space="0" w:color="auto"/>
        <w:left w:val="none" w:sz="0" w:space="0" w:color="auto"/>
        <w:bottom w:val="none" w:sz="0" w:space="0" w:color="auto"/>
        <w:right w:val="none" w:sz="0" w:space="0" w:color="auto"/>
      </w:divBdr>
    </w:div>
    <w:div w:id="549730938">
      <w:marLeft w:val="640"/>
      <w:marRight w:val="0"/>
      <w:marTop w:val="0"/>
      <w:marBottom w:val="0"/>
      <w:divBdr>
        <w:top w:val="none" w:sz="0" w:space="0" w:color="auto"/>
        <w:left w:val="none" w:sz="0" w:space="0" w:color="auto"/>
        <w:bottom w:val="none" w:sz="0" w:space="0" w:color="auto"/>
        <w:right w:val="none" w:sz="0" w:space="0" w:color="auto"/>
      </w:divBdr>
    </w:div>
    <w:div w:id="549731177">
      <w:marLeft w:val="640"/>
      <w:marRight w:val="0"/>
      <w:marTop w:val="0"/>
      <w:marBottom w:val="0"/>
      <w:divBdr>
        <w:top w:val="none" w:sz="0" w:space="0" w:color="auto"/>
        <w:left w:val="none" w:sz="0" w:space="0" w:color="auto"/>
        <w:bottom w:val="none" w:sz="0" w:space="0" w:color="auto"/>
        <w:right w:val="none" w:sz="0" w:space="0" w:color="auto"/>
      </w:divBdr>
    </w:div>
    <w:div w:id="549805577">
      <w:marLeft w:val="640"/>
      <w:marRight w:val="0"/>
      <w:marTop w:val="0"/>
      <w:marBottom w:val="0"/>
      <w:divBdr>
        <w:top w:val="none" w:sz="0" w:space="0" w:color="auto"/>
        <w:left w:val="none" w:sz="0" w:space="0" w:color="auto"/>
        <w:bottom w:val="none" w:sz="0" w:space="0" w:color="auto"/>
        <w:right w:val="none" w:sz="0" w:space="0" w:color="auto"/>
      </w:divBdr>
    </w:div>
    <w:div w:id="549847053">
      <w:marLeft w:val="640"/>
      <w:marRight w:val="0"/>
      <w:marTop w:val="0"/>
      <w:marBottom w:val="0"/>
      <w:divBdr>
        <w:top w:val="none" w:sz="0" w:space="0" w:color="auto"/>
        <w:left w:val="none" w:sz="0" w:space="0" w:color="auto"/>
        <w:bottom w:val="none" w:sz="0" w:space="0" w:color="auto"/>
        <w:right w:val="none" w:sz="0" w:space="0" w:color="auto"/>
      </w:divBdr>
    </w:div>
    <w:div w:id="549847397">
      <w:marLeft w:val="640"/>
      <w:marRight w:val="0"/>
      <w:marTop w:val="0"/>
      <w:marBottom w:val="0"/>
      <w:divBdr>
        <w:top w:val="none" w:sz="0" w:space="0" w:color="auto"/>
        <w:left w:val="none" w:sz="0" w:space="0" w:color="auto"/>
        <w:bottom w:val="none" w:sz="0" w:space="0" w:color="auto"/>
        <w:right w:val="none" w:sz="0" w:space="0" w:color="auto"/>
      </w:divBdr>
    </w:div>
    <w:div w:id="549848153">
      <w:marLeft w:val="640"/>
      <w:marRight w:val="0"/>
      <w:marTop w:val="0"/>
      <w:marBottom w:val="0"/>
      <w:divBdr>
        <w:top w:val="none" w:sz="0" w:space="0" w:color="auto"/>
        <w:left w:val="none" w:sz="0" w:space="0" w:color="auto"/>
        <w:bottom w:val="none" w:sz="0" w:space="0" w:color="auto"/>
        <w:right w:val="none" w:sz="0" w:space="0" w:color="auto"/>
      </w:divBdr>
    </w:div>
    <w:div w:id="550003555">
      <w:marLeft w:val="640"/>
      <w:marRight w:val="0"/>
      <w:marTop w:val="0"/>
      <w:marBottom w:val="0"/>
      <w:divBdr>
        <w:top w:val="none" w:sz="0" w:space="0" w:color="auto"/>
        <w:left w:val="none" w:sz="0" w:space="0" w:color="auto"/>
        <w:bottom w:val="none" w:sz="0" w:space="0" w:color="auto"/>
        <w:right w:val="none" w:sz="0" w:space="0" w:color="auto"/>
      </w:divBdr>
    </w:div>
    <w:div w:id="550073276">
      <w:marLeft w:val="640"/>
      <w:marRight w:val="0"/>
      <w:marTop w:val="0"/>
      <w:marBottom w:val="0"/>
      <w:divBdr>
        <w:top w:val="none" w:sz="0" w:space="0" w:color="auto"/>
        <w:left w:val="none" w:sz="0" w:space="0" w:color="auto"/>
        <w:bottom w:val="none" w:sz="0" w:space="0" w:color="auto"/>
        <w:right w:val="none" w:sz="0" w:space="0" w:color="auto"/>
      </w:divBdr>
    </w:div>
    <w:div w:id="550306627">
      <w:marLeft w:val="640"/>
      <w:marRight w:val="0"/>
      <w:marTop w:val="0"/>
      <w:marBottom w:val="0"/>
      <w:divBdr>
        <w:top w:val="none" w:sz="0" w:space="0" w:color="auto"/>
        <w:left w:val="none" w:sz="0" w:space="0" w:color="auto"/>
        <w:bottom w:val="none" w:sz="0" w:space="0" w:color="auto"/>
        <w:right w:val="none" w:sz="0" w:space="0" w:color="auto"/>
      </w:divBdr>
    </w:div>
    <w:div w:id="550384624">
      <w:marLeft w:val="640"/>
      <w:marRight w:val="0"/>
      <w:marTop w:val="0"/>
      <w:marBottom w:val="0"/>
      <w:divBdr>
        <w:top w:val="none" w:sz="0" w:space="0" w:color="auto"/>
        <w:left w:val="none" w:sz="0" w:space="0" w:color="auto"/>
        <w:bottom w:val="none" w:sz="0" w:space="0" w:color="auto"/>
        <w:right w:val="none" w:sz="0" w:space="0" w:color="auto"/>
      </w:divBdr>
    </w:div>
    <w:div w:id="550463092">
      <w:marLeft w:val="640"/>
      <w:marRight w:val="0"/>
      <w:marTop w:val="0"/>
      <w:marBottom w:val="0"/>
      <w:divBdr>
        <w:top w:val="none" w:sz="0" w:space="0" w:color="auto"/>
        <w:left w:val="none" w:sz="0" w:space="0" w:color="auto"/>
        <w:bottom w:val="none" w:sz="0" w:space="0" w:color="auto"/>
        <w:right w:val="none" w:sz="0" w:space="0" w:color="auto"/>
      </w:divBdr>
    </w:div>
    <w:div w:id="550503761">
      <w:marLeft w:val="640"/>
      <w:marRight w:val="0"/>
      <w:marTop w:val="0"/>
      <w:marBottom w:val="0"/>
      <w:divBdr>
        <w:top w:val="none" w:sz="0" w:space="0" w:color="auto"/>
        <w:left w:val="none" w:sz="0" w:space="0" w:color="auto"/>
        <w:bottom w:val="none" w:sz="0" w:space="0" w:color="auto"/>
        <w:right w:val="none" w:sz="0" w:space="0" w:color="auto"/>
      </w:divBdr>
    </w:div>
    <w:div w:id="550649568">
      <w:marLeft w:val="640"/>
      <w:marRight w:val="0"/>
      <w:marTop w:val="0"/>
      <w:marBottom w:val="0"/>
      <w:divBdr>
        <w:top w:val="none" w:sz="0" w:space="0" w:color="auto"/>
        <w:left w:val="none" w:sz="0" w:space="0" w:color="auto"/>
        <w:bottom w:val="none" w:sz="0" w:space="0" w:color="auto"/>
        <w:right w:val="none" w:sz="0" w:space="0" w:color="auto"/>
      </w:divBdr>
    </w:div>
    <w:div w:id="550726859">
      <w:marLeft w:val="640"/>
      <w:marRight w:val="0"/>
      <w:marTop w:val="0"/>
      <w:marBottom w:val="0"/>
      <w:divBdr>
        <w:top w:val="none" w:sz="0" w:space="0" w:color="auto"/>
        <w:left w:val="none" w:sz="0" w:space="0" w:color="auto"/>
        <w:bottom w:val="none" w:sz="0" w:space="0" w:color="auto"/>
        <w:right w:val="none" w:sz="0" w:space="0" w:color="auto"/>
      </w:divBdr>
    </w:div>
    <w:div w:id="550769797">
      <w:marLeft w:val="640"/>
      <w:marRight w:val="0"/>
      <w:marTop w:val="0"/>
      <w:marBottom w:val="0"/>
      <w:divBdr>
        <w:top w:val="none" w:sz="0" w:space="0" w:color="auto"/>
        <w:left w:val="none" w:sz="0" w:space="0" w:color="auto"/>
        <w:bottom w:val="none" w:sz="0" w:space="0" w:color="auto"/>
        <w:right w:val="none" w:sz="0" w:space="0" w:color="auto"/>
      </w:divBdr>
    </w:div>
    <w:div w:id="550770817">
      <w:marLeft w:val="640"/>
      <w:marRight w:val="0"/>
      <w:marTop w:val="0"/>
      <w:marBottom w:val="0"/>
      <w:divBdr>
        <w:top w:val="none" w:sz="0" w:space="0" w:color="auto"/>
        <w:left w:val="none" w:sz="0" w:space="0" w:color="auto"/>
        <w:bottom w:val="none" w:sz="0" w:space="0" w:color="auto"/>
        <w:right w:val="none" w:sz="0" w:space="0" w:color="auto"/>
      </w:divBdr>
    </w:div>
    <w:div w:id="550843500">
      <w:marLeft w:val="640"/>
      <w:marRight w:val="0"/>
      <w:marTop w:val="0"/>
      <w:marBottom w:val="0"/>
      <w:divBdr>
        <w:top w:val="none" w:sz="0" w:space="0" w:color="auto"/>
        <w:left w:val="none" w:sz="0" w:space="0" w:color="auto"/>
        <w:bottom w:val="none" w:sz="0" w:space="0" w:color="auto"/>
        <w:right w:val="none" w:sz="0" w:space="0" w:color="auto"/>
      </w:divBdr>
    </w:div>
    <w:div w:id="550852036">
      <w:marLeft w:val="640"/>
      <w:marRight w:val="0"/>
      <w:marTop w:val="0"/>
      <w:marBottom w:val="0"/>
      <w:divBdr>
        <w:top w:val="none" w:sz="0" w:space="0" w:color="auto"/>
        <w:left w:val="none" w:sz="0" w:space="0" w:color="auto"/>
        <w:bottom w:val="none" w:sz="0" w:space="0" w:color="auto"/>
        <w:right w:val="none" w:sz="0" w:space="0" w:color="auto"/>
      </w:divBdr>
    </w:div>
    <w:div w:id="550920453">
      <w:marLeft w:val="480"/>
      <w:marRight w:val="0"/>
      <w:marTop w:val="0"/>
      <w:marBottom w:val="0"/>
      <w:divBdr>
        <w:top w:val="none" w:sz="0" w:space="0" w:color="auto"/>
        <w:left w:val="none" w:sz="0" w:space="0" w:color="auto"/>
        <w:bottom w:val="none" w:sz="0" w:space="0" w:color="auto"/>
        <w:right w:val="none" w:sz="0" w:space="0" w:color="auto"/>
      </w:divBdr>
    </w:div>
    <w:div w:id="550966696">
      <w:marLeft w:val="640"/>
      <w:marRight w:val="0"/>
      <w:marTop w:val="0"/>
      <w:marBottom w:val="0"/>
      <w:divBdr>
        <w:top w:val="none" w:sz="0" w:space="0" w:color="auto"/>
        <w:left w:val="none" w:sz="0" w:space="0" w:color="auto"/>
        <w:bottom w:val="none" w:sz="0" w:space="0" w:color="auto"/>
        <w:right w:val="none" w:sz="0" w:space="0" w:color="auto"/>
      </w:divBdr>
    </w:div>
    <w:div w:id="551036612">
      <w:marLeft w:val="640"/>
      <w:marRight w:val="0"/>
      <w:marTop w:val="0"/>
      <w:marBottom w:val="0"/>
      <w:divBdr>
        <w:top w:val="none" w:sz="0" w:space="0" w:color="auto"/>
        <w:left w:val="none" w:sz="0" w:space="0" w:color="auto"/>
        <w:bottom w:val="none" w:sz="0" w:space="0" w:color="auto"/>
        <w:right w:val="none" w:sz="0" w:space="0" w:color="auto"/>
      </w:divBdr>
    </w:div>
    <w:div w:id="551113182">
      <w:marLeft w:val="640"/>
      <w:marRight w:val="0"/>
      <w:marTop w:val="0"/>
      <w:marBottom w:val="0"/>
      <w:divBdr>
        <w:top w:val="none" w:sz="0" w:space="0" w:color="auto"/>
        <w:left w:val="none" w:sz="0" w:space="0" w:color="auto"/>
        <w:bottom w:val="none" w:sz="0" w:space="0" w:color="auto"/>
        <w:right w:val="none" w:sz="0" w:space="0" w:color="auto"/>
      </w:divBdr>
    </w:div>
    <w:div w:id="551117383">
      <w:marLeft w:val="640"/>
      <w:marRight w:val="0"/>
      <w:marTop w:val="0"/>
      <w:marBottom w:val="0"/>
      <w:divBdr>
        <w:top w:val="none" w:sz="0" w:space="0" w:color="auto"/>
        <w:left w:val="none" w:sz="0" w:space="0" w:color="auto"/>
        <w:bottom w:val="none" w:sz="0" w:space="0" w:color="auto"/>
        <w:right w:val="none" w:sz="0" w:space="0" w:color="auto"/>
      </w:divBdr>
    </w:div>
    <w:div w:id="551161601">
      <w:marLeft w:val="640"/>
      <w:marRight w:val="0"/>
      <w:marTop w:val="0"/>
      <w:marBottom w:val="0"/>
      <w:divBdr>
        <w:top w:val="none" w:sz="0" w:space="0" w:color="auto"/>
        <w:left w:val="none" w:sz="0" w:space="0" w:color="auto"/>
        <w:bottom w:val="none" w:sz="0" w:space="0" w:color="auto"/>
        <w:right w:val="none" w:sz="0" w:space="0" w:color="auto"/>
      </w:divBdr>
    </w:div>
    <w:div w:id="551306467">
      <w:marLeft w:val="640"/>
      <w:marRight w:val="0"/>
      <w:marTop w:val="0"/>
      <w:marBottom w:val="0"/>
      <w:divBdr>
        <w:top w:val="none" w:sz="0" w:space="0" w:color="auto"/>
        <w:left w:val="none" w:sz="0" w:space="0" w:color="auto"/>
        <w:bottom w:val="none" w:sz="0" w:space="0" w:color="auto"/>
        <w:right w:val="none" w:sz="0" w:space="0" w:color="auto"/>
      </w:divBdr>
    </w:div>
    <w:div w:id="551386305">
      <w:marLeft w:val="640"/>
      <w:marRight w:val="0"/>
      <w:marTop w:val="0"/>
      <w:marBottom w:val="0"/>
      <w:divBdr>
        <w:top w:val="none" w:sz="0" w:space="0" w:color="auto"/>
        <w:left w:val="none" w:sz="0" w:space="0" w:color="auto"/>
        <w:bottom w:val="none" w:sz="0" w:space="0" w:color="auto"/>
        <w:right w:val="none" w:sz="0" w:space="0" w:color="auto"/>
      </w:divBdr>
    </w:div>
    <w:div w:id="551386939">
      <w:marLeft w:val="640"/>
      <w:marRight w:val="0"/>
      <w:marTop w:val="0"/>
      <w:marBottom w:val="0"/>
      <w:divBdr>
        <w:top w:val="none" w:sz="0" w:space="0" w:color="auto"/>
        <w:left w:val="none" w:sz="0" w:space="0" w:color="auto"/>
        <w:bottom w:val="none" w:sz="0" w:space="0" w:color="auto"/>
        <w:right w:val="none" w:sz="0" w:space="0" w:color="auto"/>
      </w:divBdr>
    </w:div>
    <w:div w:id="551432059">
      <w:marLeft w:val="640"/>
      <w:marRight w:val="0"/>
      <w:marTop w:val="0"/>
      <w:marBottom w:val="0"/>
      <w:divBdr>
        <w:top w:val="none" w:sz="0" w:space="0" w:color="auto"/>
        <w:left w:val="none" w:sz="0" w:space="0" w:color="auto"/>
        <w:bottom w:val="none" w:sz="0" w:space="0" w:color="auto"/>
        <w:right w:val="none" w:sz="0" w:space="0" w:color="auto"/>
      </w:divBdr>
    </w:div>
    <w:div w:id="551502599">
      <w:marLeft w:val="640"/>
      <w:marRight w:val="0"/>
      <w:marTop w:val="0"/>
      <w:marBottom w:val="0"/>
      <w:divBdr>
        <w:top w:val="none" w:sz="0" w:space="0" w:color="auto"/>
        <w:left w:val="none" w:sz="0" w:space="0" w:color="auto"/>
        <w:bottom w:val="none" w:sz="0" w:space="0" w:color="auto"/>
        <w:right w:val="none" w:sz="0" w:space="0" w:color="auto"/>
      </w:divBdr>
    </w:div>
    <w:div w:id="551574751">
      <w:marLeft w:val="640"/>
      <w:marRight w:val="0"/>
      <w:marTop w:val="0"/>
      <w:marBottom w:val="0"/>
      <w:divBdr>
        <w:top w:val="none" w:sz="0" w:space="0" w:color="auto"/>
        <w:left w:val="none" w:sz="0" w:space="0" w:color="auto"/>
        <w:bottom w:val="none" w:sz="0" w:space="0" w:color="auto"/>
        <w:right w:val="none" w:sz="0" w:space="0" w:color="auto"/>
      </w:divBdr>
    </w:div>
    <w:div w:id="551623124">
      <w:marLeft w:val="640"/>
      <w:marRight w:val="0"/>
      <w:marTop w:val="0"/>
      <w:marBottom w:val="0"/>
      <w:divBdr>
        <w:top w:val="none" w:sz="0" w:space="0" w:color="auto"/>
        <w:left w:val="none" w:sz="0" w:space="0" w:color="auto"/>
        <w:bottom w:val="none" w:sz="0" w:space="0" w:color="auto"/>
        <w:right w:val="none" w:sz="0" w:space="0" w:color="auto"/>
      </w:divBdr>
    </w:div>
    <w:div w:id="551623424">
      <w:marLeft w:val="640"/>
      <w:marRight w:val="0"/>
      <w:marTop w:val="0"/>
      <w:marBottom w:val="0"/>
      <w:divBdr>
        <w:top w:val="none" w:sz="0" w:space="0" w:color="auto"/>
        <w:left w:val="none" w:sz="0" w:space="0" w:color="auto"/>
        <w:bottom w:val="none" w:sz="0" w:space="0" w:color="auto"/>
        <w:right w:val="none" w:sz="0" w:space="0" w:color="auto"/>
      </w:divBdr>
    </w:div>
    <w:div w:id="551695184">
      <w:marLeft w:val="640"/>
      <w:marRight w:val="0"/>
      <w:marTop w:val="0"/>
      <w:marBottom w:val="0"/>
      <w:divBdr>
        <w:top w:val="none" w:sz="0" w:space="0" w:color="auto"/>
        <w:left w:val="none" w:sz="0" w:space="0" w:color="auto"/>
        <w:bottom w:val="none" w:sz="0" w:space="0" w:color="auto"/>
        <w:right w:val="none" w:sz="0" w:space="0" w:color="auto"/>
      </w:divBdr>
    </w:div>
    <w:div w:id="551816351">
      <w:marLeft w:val="640"/>
      <w:marRight w:val="0"/>
      <w:marTop w:val="0"/>
      <w:marBottom w:val="0"/>
      <w:divBdr>
        <w:top w:val="none" w:sz="0" w:space="0" w:color="auto"/>
        <w:left w:val="none" w:sz="0" w:space="0" w:color="auto"/>
        <w:bottom w:val="none" w:sz="0" w:space="0" w:color="auto"/>
        <w:right w:val="none" w:sz="0" w:space="0" w:color="auto"/>
      </w:divBdr>
    </w:div>
    <w:div w:id="551816704">
      <w:marLeft w:val="640"/>
      <w:marRight w:val="0"/>
      <w:marTop w:val="0"/>
      <w:marBottom w:val="0"/>
      <w:divBdr>
        <w:top w:val="none" w:sz="0" w:space="0" w:color="auto"/>
        <w:left w:val="none" w:sz="0" w:space="0" w:color="auto"/>
        <w:bottom w:val="none" w:sz="0" w:space="0" w:color="auto"/>
        <w:right w:val="none" w:sz="0" w:space="0" w:color="auto"/>
      </w:divBdr>
    </w:div>
    <w:div w:id="551842035">
      <w:marLeft w:val="640"/>
      <w:marRight w:val="0"/>
      <w:marTop w:val="0"/>
      <w:marBottom w:val="0"/>
      <w:divBdr>
        <w:top w:val="none" w:sz="0" w:space="0" w:color="auto"/>
        <w:left w:val="none" w:sz="0" w:space="0" w:color="auto"/>
        <w:bottom w:val="none" w:sz="0" w:space="0" w:color="auto"/>
        <w:right w:val="none" w:sz="0" w:space="0" w:color="auto"/>
      </w:divBdr>
    </w:div>
    <w:div w:id="551885971">
      <w:marLeft w:val="640"/>
      <w:marRight w:val="0"/>
      <w:marTop w:val="0"/>
      <w:marBottom w:val="0"/>
      <w:divBdr>
        <w:top w:val="none" w:sz="0" w:space="0" w:color="auto"/>
        <w:left w:val="none" w:sz="0" w:space="0" w:color="auto"/>
        <w:bottom w:val="none" w:sz="0" w:space="0" w:color="auto"/>
        <w:right w:val="none" w:sz="0" w:space="0" w:color="auto"/>
      </w:divBdr>
    </w:div>
    <w:div w:id="552077843">
      <w:marLeft w:val="640"/>
      <w:marRight w:val="0"/>
      <w:marTop w:val="0"/>
      <w:marBottom w:val="0"/>
      <w:divBdr>
        <w:top w:val="none" w:sz="0" w:space="0" w:color="auto"/>
        <w:left w:val="none" w:sz="0" w:space="0" w:color="auto"/>
        <w:bottom w:val="none" w:sz="0" w:space="0" w:color="auto"/>
        <w:right w:val="none" w:sz="0" w:space="0" w:color="auto"/>
      </w:divBdr>
    </w:div>
    <w:div w:id="552086657">
      <w:marLeft w:val="640"/>
      <w:marRight w:val="0"/>
      <w:marTop w:val="0"/>
      <w:marBottom w:val="0"/>
      <w:divBdr>
        <w:top w:val="none" w:sz="0" w:space="0" w:color="auto"/>
        <w:left w:val="none" w:sz="0" w:space="0" w:color="auto"/>
        <w:bottom w:val="none" w:sz="0" w:space="0" w:color="auto"/>
        <w:right w:val="none" w:sz="0" w:space="0" w:color="auto"/>
      </w:divBdr>
    </w:div>
    <w:div w:id="552153139">
      <w:marLeft w:val="640"/>
      <w:marRight w:val="0"/>
      <w:marTop w:val="0"/>
      <w:marBottom w:val="0"/>
      <w:divBdr>
        <w:top w:val="none" w:sz="0" w:space="0" w:color="auto"/>
        <w:left w:val="none" w:sz="0" w:space="0" w:color="auto"/>
        <w:bottom w:val="none" w:sz="0" w:space="0" w:color="auto"/>
        <w:right w:val="none" w:sz="0" w:space="0" w:color="auto"/>
      </w:divBdr>
    </w:div>
    <w:div w:id="552161501">
      <w:marLeft w:val="640"/>
      <w:marRight w:val="0"/>
      <w:marTop w:val="0"/>
      <w:marBottom w:val="0"/>
      <w:divBdr>
        <w:top w:val="none" w:sz="0" w:space="0" w:color="auto"/>
        <w:left w:val="none" w:sz="0" w:space="0" w:color="auto"/>
        <w:bottom w:val="none" w:sz="0" w:space="0" w:color="auto"/>
        <w:right w:val="none" w:sz="0" w:space="0" w:color="auto"/>
      </w:divBdr>
    </w:div>
    <w:div w:id="552235015">
      <w:marLeft w:val="640"/>
      <w:marRight w:val="0"/>
      <w:marTop w:val="0"/>
      <w:marBottom w:val="0"/>
      <w:divBdr>
        <w:top w:val="none" w:sz="0" w:space="0" w:color="auto"/>
        <w:left w:val="none" w:sz="0" w:space="0" w:color="auto"/>
        <w:bottom w:val="none" w:sz="0" w:space="0" w:color="auto"/>
        <w:right w:val="none" w:sz="0" w:space="0" w:color="auto"/>
      </w:divBdr>
    </w:div>
    <w:div w:id="552272678">
      <w:marLeft w:val="640"/>
      <w:marRight w:val="0"/>
      <w:marTop w:val="0"/>
      <w:marBottom w:val="0"/>
      <w:divBdr>
        <w:top w:val="none" w:sz="0" w:space="0" w:color="auto"/>
        <w:left w:val="none" w:sz="0" w:space="0" w:color="auto"/>
        <w:bottom w:val="none" w:sz="0" w:space="0" w:color="auto"/>
        <w:right w:val="none" w:sz="0" w:space="0" w:color="auto"/>
      </w:divBdr>
    </w:div>
    <w:div w:id="552275590">
      <w:marLeft w:val="640"/>
      <w:marRight w:val="0"/>
      <w:marTop w:val="0"/>
      <w:marBottom w:val="0"/>
      <w:divBdr>
        <w:top w:val="none" w:sz="0" w:space="0" w:color="auto"/>
        <w:left w:val="none" w:sz="0" w:space="0" w:color="auto"/>
        <w:bottom w:val="none" w:sz="0" w:space="0" w:color="auto"/>
        <w:right w:val="none" w:sz="0" w:space="0" w:color="auto"/>
      </w:divBdr>
    </w:div>
    <w:div w:id="552277133">
      <w:marLeft w:val="640"/>
      <w:marRight w:val="0"/>
      <w:marTop w:val="0"/>
      <w:marBottom w:val="0"/>
      <w:divBdr>
        <w:top w:val="none" w:sz="0" w:space="0" w:color="auto"/>
        <w:left w:val="none" w:sz="0" w:space="0" w:color="auto"/>
        <w:bottom w:val="none" w:sz="0" w:space="0" w:color="auto"/>
        <w:right w:val="none" w:sz="0" w:space="0" w:color="auto"/>
      </w:divBdr>
    </w:div>
    <w:div w:id="552350739">
      <w:marLeft w:val="640"/>
      <w:marRight w:val="0"/>
      <w:marTop w:val="0"/>
      <w:marBottom w:val="0"/>
      <w:divBdr>
        <w:top w:val="none" w:sz="0" w:space="0" w:color="auto"/>
        <w:left w:val="none" w:sz="0" w:space="0" w:color="auto"/>
        <w:bottom w:val="none" w:sz="0" w:space="0" w:color="auto"/>
        <w:right w:val="none" w:sz="0" w:space="0" w:color="auto"/>
      </w:divBdr>
    </w:div>
    <w:div w:id="552354298">
      <w:marLeft w:val="640"/>
      <w:marRight w:val="0"/>
      <w:marTop w:val="0"/>
      <w:marBottom w:val="0"/>
      <w:divBdr>
        <w:top w:val="none" w:sz="0" w:space="0" w:color="auto"/>
        <w:left w:val="none" w:sz="0" w:space="0" w:color="auto"/>
        <w:bottom w:val="none" w:sz="0" w:space="0" w:color="auto"/>
        <w:right w:val="none" w:sz="0" w:space="0" w:color="auto"/>
      </w:divBdr>
    </w:div>
    <w:div w:id="552423844">
      <w:marLeft w:val="640"/>
      <w:marRight w:val="0"/>
      <w:marTop w:val="0"/>
      <w:marBottom w:val="0"/>
      <w:divBdr>
        <w:top w:val="none" w:sz="0" w:space="0" w:color="auto"/>
        <w:left w:val="none" w:sz="0" w:space="0" w:color="auto"/>
        <w:bottom w:val="none" w:sz="0" w:space="0" w:color="auto"/>
        <w:right w:val="none" w:sz="0" w:space="0" w:color="auto"/>
      </w:divBdr>
    </w:div>
    <w:div w:id="552426549">
      <w:marLeft w:val="640"/>
      <w:marRight w:val="0"/>
      <w:marTop w:val="0"/>
      <w:marBottom w:val="0"/>
      <w:divBdr>
        <w:top w:val="none" w:sz="0" w:space="0" w:color="auto"/>
        <w:left w:val="none" w:sz="0" w:space="0" w:color="auto"/>
        <w:bottom w:val="none" w:sz="0" w:space="0" w:color="auto"/>
        <w:right w:val="none" w:sz="0" w:space="0" w:color="auto"/>
      </w:divBdr>
    </w:div>
    <w:div w:id="552428424">
      <w:marLeft w:val="640"/>
      <w:marRight w:val="0"/>
      <w:marTop w:val="0"/>
      <w:marBottom w:val="0"/>
      <w:divBdr>
        <w:top w:val="none" w:sz="0" w:space="0" w:color="auto"/>
        <w:left w:val="none" w:sz="0" w:space="0" w:color="auto"/>
        <w:bottom w:val="none" w:sz="0" w:space="0" w:color="auto"/>
        <w:right w:val="none" w:sz="0" w:space="0" w:color="auto"/>
      </w:divBdr>
    </w:div>
    <w:div w:id="552473617">
      <w:marLeft w:val="640"/>
      <w:marRight w:val="0"/>
      <w:marTop w:val="0"/>
      <w:marBottom w:val="0"/>
      <w:divBdr>
        <w:top w:val="none" w:sz="0" w:space="0" w:color="auto"/>
        <w:left w:val="none" w:sz="0" w:space="0" w:color="auto"/>
        <w:bottom w:val="none" w:sz="0" w:space="0" w:color="auto"/>
        <w:right w:val="none" w:sz="0" w:space="0" w:color="auto"/>
      </w:divBdr>
    </w:div>
    <w:div w:id="552617652">
      <w:marLeft w:val="640"/>
      <w:marRight w:val="0"/>
      <w:marTop w:val="0"/>
      <w:marBottom w:val="0"/>
      <w:divBdr>
        <w:top w:val="none" w:sz="0" w:space="0" w:color="auto"/>
        <w:left w:val="none" w:sz="0" w:space="0" w:color="auto"/>
        <w:bottom w:val="none" w:sz="0" w:space="0" w:color="auto"/>
        <w:right w:val="none" w:sz="0" w:space="0" w:color="auto"/>
      </w:divBdr>
    </w:div>
    <w:div w:id="552624260">
      <w:marLeft w:val="640"/>
      <w:marRight w:val="0"/>
      <w:marTop w:val="0"/>
      <w:marBottom w:val="0"/>
      <w:divBdr>
        <w:top w:val="none" w:sz="0" w:space="0" w:color="auto"/>
        <w:left w:val="none" w:sz="0" w:space="0" w:color="auto"/>
        <w:bottom w:val="none" w:sz="0" w:space="0" w:color="auto"/>
        <w:right w:val="none" w:sz="0" w:space="0" w:color="auto"/>
      </w:divBdr>
    </w:div>
    <w:div w:id="552691672">
      <w:marLeft w:val="640"/>
      <w:marRight w:val="0"/>
      <w:marTop w:val="0"/>
      <w:marBottom w:val="0"/>
      <w:divBdr>
        <w:top w:val="none" w:sz="0" w:space="0" w:color="auto"/>
        <w:left w:val="none" w:sz="0" w:space="0" w:color="auto"/>
        <w:bottom w:val="none" w:sz="0" w:space="0" w:color="auto"/>
        <w:right w:val="none" w:sz="0" w:space="0" w:color="auto"/>
      </w:divBdr>
    </w:div>
    <w:div w:id="552694436">
      <w:marLeft w:val="640"/>
      <w:marRight w:val="0"/>
      <w:marTop w:val="0"/>
      <w:marBottom w:val="0"/>
      <w:divBdr>
        <w:top w:val="none" w:sz="0" w:space="0" w:color="auto"/>
        <w:left w:val="none" w:sz="0" w:space="0" w:color="auto"/>
        <w:bottom w:val="none" w:sz="0" w:space="0" w:color="auto"/>
        <w:right w:val="none" w:sz="0" w:space="0" w:color="auto"/>
      </w:divBdr>
    </w:div>
    <w:div w:id="552817197">
      <w:marLeft w:val="640"/>
      <w:marRight w:val="0"/>
      <w:marTop w:val="0"/>
      <w:marBottom w:val="0"/>
      <w:divBdr>
        <w:top w:val="none" w:sz="0" w:space="0" w:color="auto"/>
        <w:left w:val="none" w:sz="0" w:space="0" w:color="auto"/>
        <w:bottom w:val="none" w:sz="0" w:space="0" w:color="auto"/>
        <w:right w:val="none" w:sz="0" w:space="0" w:color="auto"/>
      </w:divBdr>
    </w:div>
    <w:div w:id="552817626">
      <w:marLeft w:val="640"/>
      <w:marRight w:val="0"/>
      <w:marTop w:val="0"/>
      <w:marBottom w:val="0"/>
      <w:divBdr>
        <w:top w:val="none" w:sz="0" w:space="0" w:color="auto"/>
        <w:left w:val="none" w:sz="0" w:space="0" w:color="auto"/>
        <w:bottom w:val="none" w:sz="0" w:space="0" w:color="auto"/>
        <w:right w:val="none" w:sz="0" w:space="0" w:color="auto"/>
      </w:divBdr>
    </w:div>
    <w:div w:id="552931610">
      <w:marLeft w:val="640"/>
      <w:marRight w:val="0"/>
      <w:marTop w:val="0"/>
      <w:marBottom w:val="0"/>
      <w:divBdr>
        <w:top w:val="none" w:sz="0" w:space="0" w:color="auto"/>
        <w:left w:val="none" w:sz="0" w:space="0" w:color="auto"/>
        <w:bottom w:val="none" w:sz="0" w:space="0" w:color="auto"/>
        <w:right w:val="none" w:sz="0" w:space="0" w:color="auto"/>
      </w:divBdr>
    </w:div>
    <w:div w:id="552935253">
      <w:marLeft w:val="640"/>
      <w:marRight w:val="0"/>
      <w:marTop w:val="0"/>
      <w:marBottom w:val="0"/>
      <w:divBdr>
        <w:top w:val="none" w:sz="0" w:space="0" w:color="auto"/>
        <w:left w:val="none" w:sz="0" w:space="0" w:color="auto"/>
        <w:bottom w:val="none" w:sz="0" w:space="0" w:color="auto"/>
        <w:right w:val="none" w:sz="0" w:space="0" w:color="auto"/>
      </w:divBdr>
    </w:div>
    <w:div w:id="553003425">
      <w:marLeft w:val="640"/>
      <w:marRight w:val="0"/>
      <w:marTop w:val="0"/>
      <w:marBottom w:val="0"/>
      <w:divBdr>
        <w:top w:val="none" w:sz="0" w:space="0" w:color="auto"/>
        <w:left w:val="none" w:sz="0" w:space="0" w:color="auto"/>
        <w:bottom w:val="none" w:sz="0" w:space="0" w:color="auto"/>
        <w:right w:val="none" w:sz="0" w:space="0" w:color="auto"/>
      </w:divBdr>
    </w:div>
    <w:div w:id="553079840">
      <w:marLeft w:val="640"/>
      <w:marRight w:val="0"/>
      <w:marTop w:val="0"/>
      <w:marBottom w:val="0"/>
      <w:divBdr>
        <w:top w:val="none" w:sz="0" w:space="0" w:color="auto"/>
        <w:left w:val="none" w:sz="0" w:space="0" w:color="auto"/>
        <w:bottom w:val="none" w:sz="0" w:space="0" w:color="auto"/>
        <w:right w:val="none" w:sz="0" w:space="0" w:color="auto"/>
      </w:divBdr>
    </w:div>
    <w:div w:id="553085072">
      <w:marLeft w:val="640"/>
      <w:marRight w:val="0"/>
      <w:marTop w:val="0"/>
      <w:marBottom w:val="0"/>
      <w:divBdr>
        <w:top w:val="none" w:sz="0" w:space="0" w:color="auto"/>
        <w:left w:val="none" w:sz="0" w:space="0" w:color="auto"/>
        <w:bottom w:val="none" w:sz="0" w:space="0" w:color="auto"/>
        <w:right w:val="none" w:sz="0" w:space="0" w:color="auto"/>
      </w:divBdr>
    </w:div>
    <w:div w:id="553199049">
      <w:marLeft w:val="640"/>
      <w:marRight w:val="0"/>
      <w:marTop w:val="0"/>
      <w:marBottom w:val="0"/>
      <w:divBdr>
        <w:top w:val="none" w:sz="0" w:space="0" w:color="auto"/>
        <w:left w:val="none" w:sz="0" w:space="0" w:color="auto"/>
        <w:bottom w:val="none" w:sz="0" w:space="0" w:color="auto"/>
        <w:right w:val="none" w:sz="0" w:space="0" w:color="auto"/>
      </w:divBdr>
    </w:div>
    <w:div w:id="553203190">
      <w:marLeft w:val="640"/>
      <w:marRight w:val="0"/>
      <w:marTop w:val="0"/>
      <w:marBottom w:val="0"/>
      <w:divBdr>
        <w:top w:val="none" w:sz="0" w:space="0" w:color="auto"/>
        <w:left w:val="none" w:sz="0" w:space="0" w:color="auto"/>
        <w:bottom w:val="none" w:sz="0" w:space="0" w:color="auto"/>
        <w:right w:val="none" w:sz="0" w:space="0" w:color="auto"/>
      </w:divBdr>
    </w:div>
    <w:div w:id="553349268">
      <w:marLeft w:val="640"/>
      <w:marRight w:val="0"/>
      <w:marTop w:val="0"/>
      <w:marBottom w:val="0"/>
      <w:divBdr>
        <w:top w:val="none" w:sz="0" w:space="0" w:color="auto"/>
        <w:left w:val="none" w:sz="0" w:space="0" w:color="auto"/>
        <w:bottom w:val="none" w:sz="0" w:space="0" w:color="auto"/>
        <w:right w:val="none" w:sz="0" w:space="0" w:color="auto"/>
      </w:divBdr>
    </w:div>
    <w:div w:id="553470970">
      <w:marLeft w:val="640"/>
      <w:marRight w:val="0"/>
      <w:marTop w:val="0"/>
      <w:marBottom w:val="0"/>
      <w:divBdr>
        <w:top w:val="none" w:sz="0" w:space="0" w:color="auto"/>
        <w:left w:val="none" w:sz="0" w:space="0" w:color="auto"/>
        <w:bottom w:val="none" w:sz="0" w:space="0" w:color="auto"/>
        <w:right w:val="none" w:sz="0" w:space="0" w:color="auto"/>
      </w:divBdr>
    </w:div>
    <w:div w:id="553588201">
      <w:marLeft w:val="640"/>
      <w:marRight w:val="0"/>
      <w:marTop w:val="0"/>
      <w:marBottom w:val="0"/>
      <w:divBdr>
        <w:top w:val="none" w:sz="0" w:space="0" w:color="auto"/>
        <w:left w:val="none" w:sz="0" w:space="0" w:color="auto"/>
        <w:bottom w:val="none" w:sz="0" w:space="0" w:color="auto"/>
        <w:right w:val="none" w:sz="0" w:space="0" w:color="auto"/>
      </w:divBdr>
    </w:div>
    <w:div w:id="553662674">
      <w:marLeft w:val="640"/>
      <w:marRight w:val="0"/>
      <w:marTop w:val="0"/>
      <w:marBottom w:val="0"/>
      <w:divBdr>
        <w:top w:val="none" w:sz="0" w:space="0" w:color="auto"/>
        <w:left w:val="none" w:sz="0" w:space="0" w:color="auto"/>
        <w:bottom w:val="none" w:sz="0" w:space="0" w:color="auto"/>
        <w:right w:val="none" w:sz="0" w:space="0" w:color="auto"/>
      </w:divBdr>
    </w:div>
    <w:div w:id="553779775">
      <w:marLeft w:val="640"/>
      <w:marRight w:val="0"/>
      <w:marTop w:val="0"/>
      <w:marBottom w:val="0"/>
      <w:divBdr>
        <w:top w:val="none" w:sz="0" w:space="0" w:color="auto"/>
        <w:left w:val="none" w:sz="0" w:space="0" w:color="auto"/>
        <w:bottom w:val="none" w:sz="0" w:space="0" w:color="auto"/>
        <w:right w:val="none" w:sz="0" w:space="0" w:color="auto"/>
      </w:divBdr>
    </w:div>
    <w:div w:id="553857688">
      <w:marLeft w:val="640"/>
      <w:marRight w:val="0"/>
      <w:marTop w:val="0"/>
      <w:marBottom w:val="0"/>
      <w:divBdr>
        <w:top w:val="none" w:sz="0" w:space="0" w:color="auto"/>
        <w:left w:val="none" w:sz="0" w:space="0" w:color="auto"/>
        <w:bottom w:val="none" w:sz="0" w:space="0" w:color="auto"/>
        <w:right w:val="none" w:sz="0" w:space="0" w:color="auto"/>
      </w:divBdr>
    </w:div>
    <w:div w:id="553930576">
      <w:marLeft w:val="640"/>
      <w:marRight w:val="0"/>
      <w:marTop w:val="0"/>
      <w:marBottom w:val="0"/>
      <w:divBdr>
        <w:top w:val="none" w:sz="0" w:space="0" w:color="auto"/>
        <w:left w:val="none" w:sz="0" w:space="0" w:color="auto"/>
        <w:bottom w:val="none" w:sz="0" w:space="0" w:color="auto"/>
        <w:right w:val="none" w:sz="0" w:space="0" w:color="auto"/>
      </w:divBdr>
    </w:div>
    <w:div w:id="554119448">
      <w:marLeft w:val="640"/>
      <w:marRight w:val="0"/>
      <w:marTop w:val="0"/>
      <w:marBottom w:val="0"/>
      <w:divBdr>
        <w:top w:val="none" w:sz="0" w:space="0" w:color="auto"/>
        <w:left w:val="none" w:sz="0" w:space="0" w:color="auto"/>
        <w:bottom w:val="none" w:sz="0" w:space="0" w:color="auto"/>
        <w:right w:val="none" w:sz="0" w:space="0" w:color="auto"/>
      </w:divBdr>
    </w:div>
    <w:div w:id="554121222">
      <w:marLeft w:val="640"/>
      <w:marRight w:val="0"/>
      <w:marTop w:val="0"/>
      <w:marBottom w:val="0"/>
      <w:divBdr>
        <w:top w:val="none" w:sz="0" w:space="0" w:color="auto"/>
        <w:left w:val="none" w:sz="0" w:space="0" w:color="auto"/>
        <w:bottom w:val="none" w:sz="0" w:space="0" w:color="auto"/>
        <w:right w:val="none" w:sz="0" w:space="0" w:color="auto"/>
      </w:divBdr>
    </w:div>
    <w:div w:id="554126475">
      <w:marLeft w:val="640"/>
      <w:marRight w:val="0"/>
      <w:marTop w:val="0"/>
      <w:marBottom w:val="0"/>
      <w:divBdr>
        <w:top w:val="none" w:sz="0" w:space="0" w:color="auto"/>
        <w:left w:val="none" w:sz="0" w:space="0" w:color="auto"/>
        <w:bottom w:val="none" w:sz="0" w:space="0" w:color="auto"/>
        <w:right w:val="none" w:sz="0" w:space="0" w:color="auto"/>
      </w:divBdr>
    </w:div>
    <w:div w:id="554126572">
      <w:marLeft w:val="640"/>
      <w:marRight w:val="0"/>
      <w:marTop w:val="0"/>
      <w:marBottom w:val="0"/>
      <w:divBdr>
        <w:top w:val="none" w:sz="0" w:space="0" w:color="auto"/>
        <w:left w:val="none" w:sz="0" w:space="0" w:color="auto"/>
        <w:bottom w:val="none" w:sz="0" w:space="0" w:color="auto"/>
        <w:right w:val="none" w:sz="0" w:space="0" w:color="auto"/>
      </w:divBdr>
    </w:div>
    <w:div w:id="554239476">
      <w:marLeft w:val="640"/>
      <w:marRight w:val="0"/>
      <w:marTop w:val="0"/>
      <w:marBottom w:val="0"/>
      <w:divBdr>
        <w:top w:val="none" w:sz="0" w:space="0" w:color="auto"/>
        <w:left w:val="none" w:sz="0" w:space="0" w:color="auto"/>
        <w:bottom w:val="none" w:sz="0" w:space="0" w:color="auto"/>
        <w:right w:val="none" w:sz="0" w:space="0" w:color="auto"/>
      </w:divBdr>
    </w:div>
    <w:div w:id="554245660">
      <w:marLeft w:val="640"/>
      <w:marRight w:val="0"/>
      <w:marTop w:val="0"/>
      <w:marBottom w:val="0"/>
      <w:divBdr>
        <w:top w:val="none" w:sz="0" w:space="0" w:color="auto"/>
        <w:left w:val="none" w:sz="0" w:space="0" w:color="auto"/>
        <w:bottom w:val="none" w:sz="0" w:space="0" w:color="auto"/>
        <w:right w:val="none" w:sz="0" w:space="0" w:color="auto"/>
      </w:divBdr>
    </w:div>
    <w:div w:id="554389048">
      <w:marLeft w:val="640"/>
      <w:marRight w:val="0"/>
      <w:marTop w:val="0"/>
      <w:marBottom w:val="0"/>
      <w:divBdr>
        <w:top w:val="none" w:sz="0" w:space="0" w:color="auto"/>
        <w:left w:val="none" w:sz="0" w:space="0" w:color="auto"/>
        <w:bottom w:val="none" w:sz="0" w:space="0" w:color="auto"/>
        <w:right w:val="none" w:sz="0" w:space="0" w:color="auto"/>
      </w:divBdr>
    </w:div>
    <w:div w:id="554394399">
      <w:marLeft w:val="640"/>
      <w:marRight w:val="0"/>
      <w:marTop w:val="0"/>
      <w:marBottom w:val="0"/>
      <w:divBdr>
        <w:top w:val="none" w:sz="0" w:space="0" w:color="auto"/>
        <w:left w:val="none" w:sz="0" w:space="0" w:color="auto"/>
        <w:bottom w:val="none" w:sz="0" w:space="0" w:color="auto"/>
        <w:right w:val="none" w:sz="0" w:space="0" w:color="auto"/>
      </w:divBdr>
    </w:div>
    <w:div w:id="554506278">
      <w:marLeft w:val="640"/>
      <w:marRight w:val="0"/>
      <w:marTop w:val="0"/>
      <w:marBottom w:val="0"/>
      <w:divBdr>
        <w:top w:val="none" w:sz="0" w:space="0" w:color="auto"/>
        <w:left w:val="none" w:sz="0" w:space="0" w:color="auto"/>
        <w:bottom w:val="none" w:sz="0" w:space="0" w:color="auto"/>
        <w:right w:val="none" w:sz="0" w:space="0" w:color="auto"/>
      </w:divBdr>
    </w:div>
    <w:div w:id="554513276">
      <w:marLeft w:val="640"/>
      <w:marRight w:val="0"/>
      <w:marTop w:val="0"/>
      <w:marBottom w:val="0"/>
      <w:divBdr>
        <w:top w:val="none" w:sz="0" w:space="0" w:color="auto"/>
        <w:left w:val="none" w:sz="0" w:space="0" w:color="auto"/>
        <w:bottom w:val="none" w:sz="0" w:space="0" w:color="auto"/>
        <w:right w:val="none" w:sz="0" w:space="0" w:color="auto"/>
      </w:divBdr>
    </w:div>
    <w:div w:id="554582961">
      <w:marLeft w:val="640"/>
      <w:marRight w:val="0"/>
      <w:marTop w:val="0"/>
      <w:marBottom w:val="0"/>
      <w:divBdr>
        <w:top w:val="none" w:sz="0" w:space="0" w:color="auto"/>
        <w:left w:val="none" w:sz="0" w:space="0" w:color="auto"/>
        <w:bottom w:val="none" w:sz="0" w:space="0" w:color="auto"/>
        <w:right w:val="none" w:sz="0" w:space="0" w:color="auto"/>
      </w:divBdr>
    </w:div>
    <w:div w:id="554659620">
      <w:marLeft w:val="640"/>
      <w:marRight w:val="0"/>
      <w:marTop w:val="0"/>
      <w:marBottom w:val="0"/>
      <w:divBdr>
        <w:top w:val="none" w:sz="0" w:space="0" w:color="auto"/>
        <w:left w:val="none" w:sz="0" w:space="0" w:color="auto"/>
        <w:bottom w:val="none" w:sz="0" w:space="0" w:color="auto"/>
        <w:right w:val="none" w:sz="0" w:space="0" w:color="auto"/>
      </w:divBdr>
    </w:div>
    <w:div w:id="554660500">
      <w:marLeft w:val="640"/>
      <w:marRight w:val="0"/>
      <w:marTop w:val="0"/>
      <w:marBottom w:val="0"/>
      <w:divBdr>
        <w:top w:val="none" w:sz="0" w:space="0" w:color="auto"/>
        <w:left w:val="none" w:sz="0" w:space="0" w:color="auto"/>
        <w:bottom w:val="none" w:sz="0" w:space="0" w:color="auto"/>
        <w:right w:val="none" w:sz="0" w:space="0" w:color="auto"/>
      </w:divBdr>
    </w:div>
    <w:div w:id="554699528">
      <w:marLeft w:val="640"/>
      <w:marRight w:val="0"/>
      <w:marTop w:val="0"/>
      <w:marBottom w:val="0"/>
      <w:divBdr>
        <w:top w:val="none" w:sz="0" w:space="0" w:color="auto"/>
        <w:left w:val="none" w:sz="0" w:space="0" w:color="auto"/>
        <w:bottom w:val="none" w:sz="0" w:space="0" w:color="auto"/>
        <w:right w:val="none" w:sz="0" w:space="0" w:color="auto"/>
      </w:divBdr>
    </w:div>
    <w:div w:id="554849550">
      <w:marLeft w:val="640"/>
      <w:marRight w:val="0"/>
      <w:marTop w:val="0"/>
      <w:marBottom w:val="0"/>
      <w:divBdr>
        <w:top w:val="none" w:sz="0" w:space="0" w:color="auto"/>
        <w:left w:val="none" w:sz="0" w:space="0" w:color="auto"/>
        <w:bottom w:val="none" w:sz="0" w:space="0" w:color="auto"/>
        <w:right w:val="none" w:sz="0" w:space="0" w:color="auto"/>
      </w:divBdr>
    </w:div>
    <w:div w:id="554855138">
      <w:marLeft w:val="640"/>
      <w:marRight w:val="0"/>
      <w:marTop w:val="0"/>
      <w:marBottom w:val="0"/>
      <w:divBdr>
        <w:top w:val="none" w:sz="0" w:space="0" w:color="auto"/>
        <w:left w:val="none" w:sz="0" w:space="0" w:color="auto"/>
        <w:bottom w:val="none" w:sz="0" w:space="0" w:color="auto"/>
        <w:right w:val="none" w:sz="0" w:space="0" w:color="auto"/>
      </w:divBdr>
    </w:div>
    <w:div w:id="554967662">
      <w:marLeft w:val="640"/>
      <w:marRight w:val="0"/>
      <w:marTop w:val="0"/>
      <w:marBottom w:val="0"/>
      <w:divBdr>
        <w:top w:val="none" w:sz="0" w:space="0" w:color="auto"/>
        <w:left w:val="none" w:sz="0" w:space="0" w:color="auto"/>
        <w:bottom w:val="none" w:sz="0" w:space="0" w:color="auto"/>
        <w:right w:val="none" w:sz="0" w:space="0" w:color="auto"/>
      </w:divBdr>
    </w:div>
    <w:div w:id="554967693">
      <w:marLeft w:val="640"/>
      <w:marRight w:val="0"/>
      <w:marTop w:val="0"/>
      <w:marBottom w:val="0"/>
      <w:divBdr>
        <w:top w:val="none" w:sz="0" w:space="0" w:color="auto"/>
        <w:left w:val="none" w:sz="0" w:space="0" w:color="auto"/>
        <w:bottom w:val="none" w:sz="0" w:space="0" w:color="auto"/>
        <w:right w:val="none" w:sz="0" w:space="0" w:color="auto"/>
      </w:divBdr>
    </w:div>
    <w:div w:id="555044246">
      <w:marLeft w:val="640"/>
      <w:marRight w:val="0"/>
      <w:marTop w:val="0"/>
      <w:marBottom w:val="0"/>
      <w:divBdr>
        <w:top w:val="none" w:sz="0" w:space="0" w:color="auto"/>
        <w:left w:val="none" w:sz="0" w:space="0" w:color="auto"/>
        <w:bottom w:val="none" w:sz="0" w:space="0" w:color="auto"/>
        <w:right w:val="none" w:sz="0" w:space="0" w:color="auto"/>
      </w:divBdr>
    </w:div>
    <w:div w:id="555236304">
      <w:marLeft w:val="640"/>
      <w:marRight w:val="0"/>
      <w:marTop w:val="0"/>
      <w:marBottom w:val="0"/>
      <w:divBdr>
        <w:top w:val="none" w:sz="0" w:space="0" w:color="auto"/>
        <w:left w:val="none" w:sz="0" w:space="0" w:color="auto"/>
        <w:bottom w:val="none" w:sz="0" w:space="0" w:color="auto"/>
        <w:right w:val="none" w:sz="0" w:space="0" w:color="auto"/>
      </w:divBdr>
    </w:div>
    <w:div w:id="555237331">
      <w:marLeft w:val="640"/>
      <w:marRight w:val="0"/>
      <w:marTop w:val="0"/>
      <w:marBottom w:val="0"/>
      <w:divBdr>
        <w:top w:val="none" w:sz="0" w:space="0" w:color="auto"/>
        <w:left w:val="none" w:sz="0" w:space="0" w:color="auto"/>
        <w:bottom w:val="none" w:sz="0" w:space="0" w:color="auto"/>
        <w:right w:val="none" w:sz="0" w:space="0" w:color="auto"/>
      </w:divBdr>
    </w:div>
    <w:div w:id="555431766">
      <w:marLeft w:val="640"/>
      <w:marRight w:val="0"/>
      <w:marTop w:val="0"/>
      <w:marBottom w:val="0"/>
      <w:divBdr>
        <w:top w:val="none" w:sz="0" w:space="0" w:color="auto"/>
        <w:left w:val="none" w:sz="0" w:space="0" w:color="auto"/>
        <w:bottom w:val="none" w:sz="0" w:space="0" w:color="auto"/>
        <w:right w:val="none" w:sz="0" w:space="0" w:color="auto"/>
      </w:divBdr>
    </w:div>
    <w:div w:id="555434070">
      <w:marLeft w:val="640"/>
      <w:marRight w:val="0"/>
      <w:marTop w:val="0"/>
      <w:marBottom w:val="0"/>
      <w:divBdr>
        <w:top w:val="none" w:sz="0" w:space="0" w:color="auto"/>
        <w:left w:val="none" w:sz="0" w:space="0" w:color="auto"/>
        <w:bottom w:val="none" w:sz="0" w:space="0" w:color="auto"/>
        <w:right w:val="none" w:sz="0" w:space="0" w:color="auto"/>
      </w:divBdr>
    </w:div>
    <w:div w:id="555505183">
      <w:marLeft w:val="640"/>
      <w:marRight w:val="0"/>
      <w:marTop w:val="0"/>
      <w:marBottom w:val="0"/>
      <w:divBdr>
        <w:top w:val="none" w:sz="0" w:space="0" w:color="auto"/>
        <w:left w:val="none" w:sz="0" w:space="0" w:color="auto"/>
        <w:bottom w:val="none" w:sz="0" w:space="0" w:color="auto"/>
        <w:right w:val="none" w:sz="0" w:space="0" w:color="auto"/>
      </w:divBdr>
    </w:div>
    <w:div w:id="555506888">
      <w:marLeft w:val="640"/>
      <w:marRight w:val="0"/>
      <w:marTop w:val="0"/>
      <w:marBottom w:val="0"/>
      <w:divBdr>
        <w:top w:val="none" w:sz="0" w:space="0" w:color="auto"/>
        <w:left w:val="none" w:sz="0" w:space="0" w:color="auto"/>
        <w:bottom w:val="none" w:sz="0" w:space="0" w:color="auto"/>
        <w:right w:val="none" w:sz="0" w:space="0" w:color="auto"/>
      </w:divBdr>
    </w:div>
    <w:div w:id="555632360">
      <w:marLeft w:val="640"/>
      <w:marRight w:val="0"/>
      <w:marTop w:val="0"/>
      <w:marBottom w:val="0"/>
      <w:divBdr>
        <w:top w:val="none" w:sz="0" w:space="0" w:color="auto"/>
        <w:left w:val="none" w:sz="0" w:space="0" w:color="auto"/>
        <w:bottom w:val="none" w:sz="0" w:space="0" w:color="auto"/>
        <w:right w:val="none" w:sz="0" w:space="0" w:color="auto"/>
      </w:divBdr>
    </w:div>
    <w:div w:id="555706460">
      <w:marLeft w:val="640"/>
      <w:marRight w:val="0"/>
      <w:marTop w:val="0"/>
      <w:marBottom w:val="0"/>
      <w:divBdr>
        <w:top w:val="none" w:sz="0" w:space="0" w:color="auto"/>
        <w:left w:val="none" w:sz="0" w:space="0" w:color="auto"/>
        <w:bottom w:val="none" w:sz="0" w:space="0" w:color="auto"/>
        <w:right w:val="none" w:sz="0" w:space="0" w:color="auto"/>
      </w:divBdr>
    </w:div>
    <w:div w:id="555746796">
      <w:marLeft w:val="640"/>
      <w:marRight w:val="0"/>
      <w:marTop w:val="0"/>
      <w:marBottom w:val="0"/>
      <w:divBdr>
        <w:top w:val="none" w:sz="0" w:space="0" w:color="auto"/>
        <w:left w:val="none" w:sz="0" w:space="0" w:color="auto"/>
        <w:bottom w:val="none" w:sz="0" w:space="0" w:color="auto"/>
        <w:right w:val="none" w:sz="0" w:space="0" w:color="auto"/>
      </w:divBdr>
    </w:div>
    <w:div w:id="555748847">
      <w:marLeft w:val="640"/>
      <w:marRight w:val="0"/>
      <w:marTop w:val="0"/>
      <w:marBottom w:val="0"/>
      <w:divBdr>
        <w:top w:val="none" w:sz="0" w:space="0" w:color="auto"/>
        <w:left w:val="none" w:sz="0" w:space="0" w:color="auto"/>
        <w:bottom w:val="none" w:sz="0" w:space="0" w:color="auto"/>
        <w:right w:val="none" w:sz="0" w:space="0" w:color="auto"/>
      </w:divBdr>
    </w:div>
    <w:div w:id="555776705">
      <w:marLeft w:val="640"/>
      <w:marRight w:val="0"/>
      <w:marTop w:val="0"/>
      <w:marBottom w:val="0"/>
      <w:divBdr>
        <w:top w:val="none" w:sz="0" w:space="0" w:color="auto"/>
        <w:left w:val="none" w:sz="0" w:space="0" w:color="auto"/>
        <w:bottom w:val="none" w:sz="0" w:space="0" w:color="auto"/>
        <w:right w:val="none" w:sz="0" w:space="0" w:color="auto"/>
      </w:divBdr>
    </w:div>
    <w:div w:id="555824748">
      <w:marLeft w:val="640"/>
      <w:marRight w:val="0"/>
      <w:marTop w:val="0"/>
      <w:marBottom w:val="0"/>
      <w:divBdr>
        <w:top w:val="none" w:sz="0" w:space="0" w:color="auto"/>
        <w:left w:val="none" w:sz="0" w:space="0" w:color="auto"/>
        <w:bottom w:val="none" w:sz="0" w:space="0" w:color="auto"/>
        <w:right w:val="none" w:sz="0" w:space="0" w:color="auto"/>
      </w:divBdr>
    </w:div>
    <w:div w:id="555974014">
      <w:marLeft w:val="640"/>
      <w:marRight w:val="0"/>
      <w:marTop w:val="0"/>
      <w:marBottom w:val="0"/>
      <w:divBdr>
        <w:top w:val="none" w:sz="0" w:space="0" w:color="auto"/>
        <w:left w:val="none" w:sz="0" w:space="0" w:color="auto"/>
        <w:bottom w:val="none" w:sz="0" w:space="0" w:color="auto"/>
        <w:right w:val="none" w:sz="0" w:space="0" w:color="auto"/>
      </w:divBdr>
    </w:div>
    <w:div w:id="556009950">
      <w:marLeft w:val="640"/>
      <w:marRight w:val="0"/>
      <w:marTop w:val="0"/>
      <w:marBottom w:val="0"/>
      <w:divBdr>
        <w:top w:val="none" w:sz="0" w:space="0" w:color="auto"/>
        <w:left w:val="none" w:sz="0" w:space="0" w:color="auto"/>
        <w:bottom w:val="none" w:sz="0" w:space="0" w:color="auto"/>
        <w:right w:val="none" w:sz="0" w:space="0" w:color="auto"/>
      </w:divBdr>
    </w:div>
    <w:div w:id="556010829">
      <w:marLeft w:val="640"/>
      <w:marRight w:val="0"/>
      <w:marTop w:val="0"/>
      <w:marBottom w:val="0"/>
      <w:divBdr>
        <w:top w:val="none" w:sz="0" w:space="0" w:color="auto"/>
        <w:left w:val="none" w:sz="0" w:space="0" w:color="auto"/>
        <w:bottom w:val="none" w:sz="0" w:space="0" w:color="auto"/>
        <w:right w:val="none" w:sz="0" w:space="0" w:color="auto"/>
      </w:divBdr>
    </w:div>
    <w:div w:id="556014437">
      <w:marLeft w:val="640"/>
      <w:marRight w:val="0"/>
      <w:marTop w:val="0"/>
      <w:marBottom w:val="0"/>
      <w:divBdr>
        <w:top w:val="none" w:sz="0" w:space="0" w:color="auto"/>
        <w:left w:val="none" w:sz="0" w:space="0" w:color="auto"/>
        <w:bottom w:val="none" w:sz="0" w:space="0" w:color="auto"/>
        <w:right w:val="none" w:sz="0" w:space="0" w:color="auto"/>
      </w:divBdr>
    </w:div>
    <w:div w:id="556015066">
      <w:marLeft w:val="640"/>
      <w:marRight w:val="0"/>
      <w:marTop w:val="0"/>
      <w:marBottom w:val="0"/>
      <w:divBdr>
        <w:top w:val="none" w:sz="0" w:space="0" w:color="auto"/>
        <w:left w:val="none" w:sz="0" w:space="0" w:color="auto"/>
        <w:bottom w:val="none" w:sz="0" w:space="0" w:color="auto"/>
        <w:right w:val="none" w:sz="0" w:space="0" w:color="auto"/>
      </w:divBdr>
    </w:div>
    <w:div w:id="556159961">
      <w:marLeft w:val="640"/>
      <w:marRight w:val="0"/>
      <w:marTop w:val="0"/>
      <w:marBottom w:val="0"/>
      <w:divBdr>
        <w:top w:val="none" w:sz="0" w:space="0" w:color="auto"/>
        <w:left w:val="none" w:sz="0" w:space="0" w:color="auto"/>
        <w:bottom w:val="none" w:sz="0" w:space="0" w:color="auto"/>
        <w:right w:val="none" w:sz="0" w:space="0" w:color="auto"/>
      </w:divBdr>
    </w:div>
    <w:div w:id="556210687">
      <w:marLeft w:val="640"/>
      <w:marRight w:val="0"/>
      <w:marTop w:val="0"/>
      <w:marBottom w:val="0"/>
      <w:divBdr>
        <w:top w:val="none" w:sz="0" w:space="0" w:color="auto"/>
        <w:left w:val="none" w:sz="0" w:space="0" w:color="auto"/>
        <w:bottom w:val="none" w:sz="0" w:space="0" w:color="auto"/>
        <w:right w:val="none" w:sz="0" w:space="0" w:color="auto"/>
      </w:divBdr>
    </w:div>
    <w:div w:id="556283022">
      <w:marLeft w:val="640"/>
      <w:marRight w:val="0"/>
      <w:marTop w:val="0"/>
      <w:marBottom w:val="0"/>
      <w:divBdr>
        <w:top w:val="none" w:sz="0" w:space="0" w:color="auto"/>
        <w:left w:val="none" w:sz="0" w:space="0" w:color="auto"/>
        <w:bottom w:val="none" w:sz="0" w:space="0" w:color="auto"/>
        <w:right w:val="none" w:sz="0" w:space="0" w:color="auto"/>
      </w:divBdr>
    </w:div>
    <w:div w:id="556283799">
      <w:marLeft w:val="640"/>
      <w:marRight w:val="0"/>
      <w:marTop w:val="0"/>
      <w:marBottom w:val="0"/>
      <w:divBdr>
        <w:top w:val="none" w:sz="0" w:space="0" w:color="auto"/>
        <w:left w:val="none" w:sz="0" w:space="0" w:color="auto"/>
        <w:bottom w:val="none" w:sz="0" w:space="0" w:color="auto"/>
        <w:right w:val="none" w:sz="0" w:space="0" w:color="auto"/>
      </w:divBdr>
    </w:div>
    <w:div w:id="556285540">
      <w:marLeft w:val="640"/>
      <w:marRight w:val="0"/>
      <w:marTop w:val="0"/>
      <w:marBottom w:val="0"/>
      <w:divBdr>
        <w:top w:val="none" w:sz="0" w:space="0" w:color="auto"/>
        <w:left w:val="none" w:sz="0" w:space="0" w:color="auto"/>
        <w:bottom w:val="none" w:sz="0" w:space="0" w:color="auto"/>
        <w:right w:val="none" w:sz="0" w:space="0" w:color="auto"/>
      </w:divBdr>
    </w:div>
    <w:div w:id="556356553">
      <w:marLeft w:val="640"/>
      <w:marRight w:val="0"/>
      <w:marTop w:val="0"/>
      <w:marBottom w:val="0"/>
      <w:divBdr>
        <w:top w:val="none" w:sz="0" w:space="0" w:color="auto"/>
        <w:left w:val="none" w:sz="0" w:space="0" w:color="auto"/>
        <w:bottom w:val="none" w:sz="0" w:space="0" w:color="auto"/>
        <w:right w:val="none" w:sz="0" w:space="0" w:color="auto"/>
      </w:divBdr>
    </w:div>
    <w:div w:id="556359245">
      <w:marLeft w:val="640"/>
      <w:marRight w:val="0"/>
      <w:marTop w:val="0"/>
      <w:marBottom w:val="0"/>
      <w:divBdr>
        <w:top w:val="none" w:sz="0" w:space="0" w:color="auto"/>
        <w:left w:val="none" w:sz="0" w:space="0" w:color="auto"/>
        <w:bottom w:val="none" w:sz="0" w:space="0" w:color="auto"/>
        <w:right w:val="none" w:sz="0" w:space="0" w:color="auto"/>
      </w:divBdr>
    </w:div>
    <w:div w:id="556429674">
      <w:marLeft w:val="640"/>
      <w:marRight w:val="0"/>
      <w:marTop w:val="0"/>
      <w:marBottom w:val="0"/>
      <w:divBdr>
        <w:top w:val="none" w:sz="0" w:space="0" w:color="auto"/>
        <w:left w:val="none" w:sz="0" w:space="0" w:color="auto"/>
        <w:bottom w:val="none" w:sz="0" w:space="0" w:color="auto"/>
        <w:right w:val="none" w:sz="0" w:space="0" w:color="auto"/>
      </w:divBdr>
    </w:div>
    <w:div w:id="556473192">
      <w:marLeft w:val="640"/>
      <w:marRight w:val="0"/>
      <w:marTop w:val="0"/>
      <w:marBottom w:val="0"/>
      <w:divBdr>
        <w:top w:val="none" w:sz="0" w:space="0" w:color="auto"/>
        <w:left w:val="none" w:sz="0" w:space="0" w:color="auto"/>
        <w:bottom w:val="none" w:sz="0" w:space="0" w:color="auto"/>
        <w:right w:val="none" w:sz="0" w:space="0" w:color="auto"/>
      </w:divBdr>
    </w:div>
    <w:div w:id="556475241">
      <w:marLeft w:val="640"/>
      <w:marRight w:val="0"/>
      <w:marTop w:val="0"/>
      <w:marBottom w:val="0"/>
      <w:divBdr>
        <w:top w:val="none" w:sz="0" w:space="0" w:color="auto"/>
        <w:left w:val="none" w:sz="0" w:space="0" w:color="auto"/>
        <w:bottom w:val="none" w:sz="0" w:space="0" w:color="auto"/>
        <w:right w:val="none" w:sz="0" w:space="0" w:color="auto"/>
      </w:divBdr>
    </w:div>
    <w:div w:id="556479469">
      <w:marLeft w:val="640"/>
      <w:marRight w:val="0"/>
      <w:marTop w:val="0"/>
      <w:marBottom w:val="0"/>
      <w:divBdr>
        <w:top w:val="none" w:sz="0" w:space="0" w:color="auto"/>
        <w:left w:val="none" w:sz="0" w:space="0" w:color="auto"/>
        <w:bottom w:val="none" w:sz="0" w:space="0" w:color="auto"/>
        <w:right w:val="none" w:sz="0" w:space="0" w:color="auto"/>
      </w:divBdr>
    </w:div>
    <w:div w:id="556554709">
      <w:marLeft w:val="640"/>
      <w:marRight w:val="0"/>
      <w:marTop w:val="0"/>
      <w:marBottom w:val="0"/>
      <w:divBdr>
        <w:top w:val="none" w:sz="0" w:space="0" w:color="auto"/>
        <w:left w:val="none" w:sz="0" w:space="0" w:color="auto"/>
        <w:bottom w:val="none" w:sz="0" w:space="0" w:color="auto"/>
        <w:right w:val="none" w:sz="0" w:space="0" w:color="auto"/>
      </w:divBdr>
    </w:div>
    <w:div w:id="556664679">
      <w:marLeft w:val="640"/>
      <w:marRight w:val="0"/>
      <w:marTop w:val="0"/>
      <w:marBottom w:val="0"/>
      <w:divBdr>
        <w:top w:val="none" w:sz="0" w:space="0" w:color="auto"/>
        <w:left w:val="none" w:sz="0" w:space="0" w:color="auto"/>
        <w:bottom w:val="none" w:sz="0" w:space="0" w:color="auto"/>
        <w:right w:val="none" w:sz="0" w:space="0" w:color="auto"/>
      </w:divBdr>
    </w:div>
    <w:div w:id="556747504">
      <w:marLeft w:val="640"/>
      <w:marRight w:val="0"/>
      <w:marTop w:val="0"/>
      <w:marBottom w:val="0"/>
      <w:divBdr>
        <w:top w:val="none" w:sz="0" w:space="0" w:color="auto"/>
        <w:left w:val="none" w:sz="0" w:space="0" w:color="auto"/>
        <w:bottom w:val="none" w:sz="0" w:space="0" w:color="auto"/>
        <w:right w:val="none" w:sz="0" w:space="0" w:color="auto"/>
      </w:divBdr>
    </w:div>
    <w:div w:id="556748345">
      <w:marLeft w:val="640"/>
      <w:marRight w:val="0"/>
      <w:marTop w:val="0"/>
      <w:marBottom w:val="0"/>
      <w:divBdr>
        <w:top w:val="none" w:sz="0" w:space="0" w:color="auto"/>
        <w:left w:val="none" w:sz="0" w:space="0" w:color="auto"/>
        <w:bottom w:val="none" w:sz="0" w:space="0" w:color="auto"/>
        <w:right w:val="none" w:sz="0" w:space="0" w:color="auto"/>
      </w:divBdr>
    </w:div>
    <w:div w:id="556816393">
      <w:marLeft w:val="640"/>
      <w:marRight w:val="0"/>
      <w:marTop w:val="0"/>
      <w:marBottom w:val="0"/>
      <w:divBdr>
        <w:top w:val="none" w:sz="0" w:space="0" w:color="auto"/>
        <w:left w:val="none" w:sz="0" w:space="0" w:color="auto"/>
        <w:bottom w:val="none" w:sz="0" w:space="0" w:color="auto"/>
        <w:right w:val="none" w:sz="0" w:space="0" w:color="auto"/>
      </w:divBdr>
    </w:div>
    <w:div w:id="556862202">
      <w:marLeft w:val="640"/>
      <w:marRight w:val="0"/>
      <w:marTop w:val="0"/>
      <w:marBottom w:val="0"/>
      <w:divBdr>
        <w:top w:val="none" w:sz="0" w:space="0" w:color="auto"/>
        <w:left w:val="none" w:sz="0" w:space="0" w:color="auto"/>
        <w:bottom w:val="none" w:sz="0" w:space="0" w:color="auto"/>
        <w:right w:val="none" w:sz="0" w:space="0" w:color="auto"/>
      </w:divBdr>
    </w:div>
    <w:div w:id="556863942">
      <w:marLeft w:val="640"/>
      <w:marRight w:val="0"/>
      <w:marTop w:val="0"/>
      <w:marBottom w:val="0"/>
      <w:divBdr>
        <w:top w:val="none" w:sz="0" w:space="0" w:color="auto"/>
        <w:left w:val="none" w:sz="0" w:space="0" w:color="auto"/>
        <w:bottom w:val="none" w:sz="0" w:space="0" w:color="auto"/>
        <w:right w:val="none" w:sz="0" w:space="0" w:color="auto"/>
      </w:divBdr>
    </w:div>
    <w:div w:id="556933605">
      <w:marLeft w:val="640"/>
      <w:marRight w:val="0"/>
      <w:marTop w:val="0"/>
      <w:marBottom w:val="0"/>
      <w:divBdr>
        <w:top w:val="none" w:sz="0" w:space="0" w:color="auto"/>
        <w:left w:val="none" w:sz="0" w:space="0" w:color="auto"/>
        <w:bottom w:val="none" w:sz="0" w:space="0" w:color="auto"/>
        <w:right w:val="none" w:sz="0" w:space="0" w:color="auto"/>
      </w:divBdr>
    </w:div>
    <w:div w:id="557057627">
      <w:marLeft w:val="640"/>
      <w:marRight w:val="0"/>
      <w:marTop w:val="0"/>
      <w:marBottom w:val="0"/>
      <w:divBdr>
        <w:top w:val="none" w:sz="0" w:space="0" w:color="auto"/>
        <w:left w:val="none" w:sz="0" w:space="0" w:color="auto"/>
        <w:bottom w:val="none" w:sz="0" w:space="0" w:color="auto"/>
        <w:right w:val="none" w:sz="0" w:space="0" w:color="auto"/>
      </w:divBdr>
    </w:div>
    <w:div w:id="557132420">
      <w:marLeft w:val="640"/>
      <w:marRight w:val="0"/>
      <w:marTop w:val="0"/>
      <w:marBottom w:val="0"/>
      <w:divBdr>
        <w:top w:val="none" w:sz="0" w:space="0" w:color="auto"/>
        <w:left w:val="none" w:sz="0" w:space="0" w:color="auto"/>
        <w:bottom w:val="none" w:sz="0" w:space="0" w:color="auto"/>
        <w:right w:val="none" w:sz="0" w:space="0" w:color="auto"/>
      </w:divBdr>
    </w:div>
    <w:div w:id="557208795">
      <w:marLeft w:val="640"/>
      <w:marRight w:val="0"/>
      <w:marTop w:val="0"/>
      <w:marBottom w:val="0"/>
      <w:divBdr>
        <w:top w:val="none" w:sz="0" w:space="0" w:color="auto"/>
        <w:left w:val="none" w:sz="0" w:space="0" w:color="auto"/>
        <w:bottom w:val="none" w:sz="0" w:space="0" w:color="auto"/>
        <w:right w:val="none" w:sz="0" w:space="0" w:color="auto"/>
      </w:divBdr>
    </w:div>
    <w:div w:id="557280481">
      <w:marLeft w:val="640"/>
      <w:marRight w:val="0"/>
      <w:marTop w:val="0"/>
      <w:marBottom w:val="0"/>
      <w:divBdr>
        <w:top w:val="none" w:sz="0" w:space="0" w:color="auto"/>
        <w:left w:val="none" w:sz="0" w:space="0" w:color="auto"/>
        <w:bottom w:val="none" w:sz="0" w:space="0" w:color="auto"/>
        <w:right w:val="none" w:sz="0" w:space="0" w:color="auto"/>
      </w:divBdr>
    </w:div>
    <w:div w:id="557322682">
      <w:marLeft w:val="640"/>
      <w:marRight w:val="0"/>
      <w:marTop w:val="0"/>
      <w:marBottom w:val="0"/>
      <w:divBdr>
        <w:top w:val="none" w:sz="0" w:space="0" w:color="auto"/>
        <w:left w:val="none" w:sz="0" w:space="0" w:color="auto"/>
        <w:bottom w:val="none" w:sz="0" w:space="0" w:color="auto"/>
        <w:right w:val="none" w:sz="0" w:space="0" w:color="auto"/>
      </w:divBdr>
    </w:div>
    <w:div w:id="557395321">
      <w:marLeft w:val="640"/>
      <w:marRight w:val="0"/>
      <w:marTop w:val="0"/>
      <w:marBottom w:val="0"/>
      <w:divBdr>
        <w:top w:val="none" w:sz="0" w:space="0" w:color="auto"/>
        <w:left w:val="none" w:sz="0" w:space="0" w:color="auto"/>
        <w:bottom w:val="none" w:sz="0" w:space="0" w:color="auto"/>
        <w:right w:val="none" w:sz="0" w:space="0" w:color="auto"/>
      </w:divBdr>
    </w:div>
    <w:div w:id="557399101">
      <w:marLeft w:val="640"/>
      <w:marRight w:val="0"/>
      <w:marTop w:val="0"/>
      <w:marBottom w:val="0"/>
      <w:divBdr>
        <w:top w:val="none" w:sz="0" w:space="0" w:color="auto"/>
        <w:left w:val="none" w:sz="0" w:space="0" w:color="auto"/>
        <w:bottom w:val="none" w:sz="0" w:space="0" w:color="auto"/>
        <w:right w:val="none" w:sz="0" w:space="0" w:color="auto"/>
      </w:divBdr>
    </w:div>
    <w:div w:id="557401836">
      <w:marLeft w:val="640"/>
      <w:marRight w:val="0"/>
      <w:marTop w:val="0"/>
      <w:marBottom w:val="0"/>
      <w:divBdr>
        <w:top w:val="none" w:sz="0" w:space="0" w:color="auto"/>
        <w:left w:val="none" w:sz="0" w:space="0" w:color="auto"/>
        <w:bottom w:val="none" w:sz="0" w:space="0" w:color="auto"/>
        <w:right w:val="none" w:sz="0" w:space="0" w:color="auto"/>
      </w:divBdr>
    </w:div>
    <w:div w:id="557477752">
      <w:marLeft w:val="640"/>
      <w:marRight w:val="0"/>
      <w:marTop w:val="0"/>
      <w:marBottom w:val="0"/>
      <w:divBdr>
        <w:top w:val="none" w:sz="0" w:space="0" w:color="auto"/>
        <w:left w:val="none" w:sz="0" w:space="0" w:color="auto"/>
        <w:bottom w:val="none" w:sz="0" w:space="0" w:color="auto"/>
        <w:right w:val="none" w:sz="0" w:space="0" w:color="auto"/>
      </w:divBdr>
    </w:div>
    <w:div w:id="557479677">
      <w:marLeft w:val="640"/>
      <w:marRight w:val="0"/>
      <w:marTop w:val="0"/>
      <w:marBottom w:val="0"/>
      <w:divBdr>
        <w:top w:val="none" w:sz="0" w:space="0" w:color="auto"/>
        <w:left w:val="none" w:sz="0" w:space="0" w:color="auto"/>
        <w:bottom w:val="none" w:sz="0" w:space="0" w:color="auto"/>
        <w:right w:val="none" w:sz="0" w:space="0" w:color="auto"/>
      </w:divBdr>
    </w:div>
    <w:div w:id="557589733">
      <w:marLeft w:val="640"/>
      <w:marRight w:val="0"/>
      <w:marTop w:val="0"/>
      <w:marBottom w:val="0"/>
      <w:divBdr>
        <w:top w:val="none" w:sz="0" w:space="0" w:color="auto"/>
        <w:left w:val="none" w:sz="0" w:space="0" w:color="auto"/>
        <w:bottom w:val="none" w:sz="0" w:space="0" w:color="auto"/>
        <w:right w:val="none" w:sz="0" w:space="0" w:color="auto"/>
      </w:divBdr>
    </w:div>
    <w:div w:id="557664446">
      <w:marLeft w:val="640"/>
      <w:marRight w:val="0"/>
      <w:marTop w:val="0"/>
      <w:marBottom w:val="0"/>
      <w:divBdr>
        <w:top w:val="none" w:sz="0" w:space="0" w:color="auto"/>
        <w:left w:val="none" w:sz="0" w:space="0" w:color="auto"/>
        <w:bottom w:val="none" w:sz="0" w:space="0" w:color="auto"/>
        <w:right w:val="none" w:sz="0" w:space="0" w:color="auto"/>
      </w:divBdr>
    </w:div>
    <w:div w:id="557785630">
      <w:marLeft w:val="640"/>
      <w:marRight w:val="0"/>
      <w:marTop w:val="0"/>
      <w:marBottom w:val="0"/>
      <w:divBdr>
        <w:top w:val="none" w:sz="0" w:space="0" w:color="auto"/>
        <w:left w:val="none" w:sz="0" w:space="0" w:color="auto"/>
        <w:bottom w:val="none" w:sz="0" w:space="0" w:color="auto"/>
        <w:right w:val="none" w:sz="0" w:space="0" w:color="auto"/>
      </w:divBdr>
    </w:div>
    <w:div w:id="557866866">
      <w:marLeft w:val="640"/>
      <w:marRight w:val="0"/>
      <w:marTop w:val="0"/>
      <w:marBottom w:val="0"/>
      <w:divBdr>
        <w:top w:val="none" w:sz="0" w:space="0" w:color="auto"/>
        <w:left w:val="none" w:sz="0" w:space="0" w:color="auto"/>
        <w:bottom w:val="none" w:sz="0" w:space="0" w:color="auto"/>
        <w:right w:val="none" w:sz="0" w:space="0" w:color="auto"/>
      </w:divBdr>
    </w:div>
    <w:div w:id="557935555">
      <w:marLeft w:val="640"/>
      <w:marRight w:val="0"/>
      <w:marTop w:val="0"/>
      <w:marBottom w:val="0"/>
      <w:divBdr>
        <w:top w:val="none" w:sz="0" w:space="0" w:color="auto"/>
        <w:left w:val="none" w:sz="0" w:space="0" w:color="auto"/>
        <w:bottom w:val="none" w:sz="0" w:space="0" w:color="auto"/>
        <w:right w:val="none" w:sz="0" w:space="0" w:color="auto"/>
      </w:divBdr>
    </w:div>
    <w:div w:id="557983124">
      <w:marLeft w:val="640"/>
      <w:marRight w:val="0"/>
      <w:marTop w:val="0"/>
      <w:marBottom w:val="0"/>
      <w:divBdr>
        <w:top w:val="none" w:sz="0" w:space="0" w:color="auto"/>
        <w:left w:val="none" w:sz="0" w:space="0" w:color="auto"/>
        <w:bottom w:val="none" w:sz="0" w:space="0" w:color="auto"/>
        <w:right w:val="none" w:sz="0" w:space="0" w:color="auto"/>
      </w:divBdr>
    </w:div>
    <w:div w:id="558125848">
      <w:marLeft w:val="640"/>
      <w:marRight w:val="0"/>
      <w:marTop w:val="0"/>
      <w:marBottom w:val="0"/>
      <w:divBdr>
        <w:top w:val="none" w:sz="0" w:space="0" w:color="auto"/>
        <w:left w:val="none" w:sz="0" w:space="0" w:color="auto"/>
        <w:bottom w:val="none" w:sz="0" w:space="0" w:color="auto"/>
        <w:right w:val="none" w:sz="0" w:space="0" w:color="auto"/>
      </w:divBdr>
    </w:div>
    <w:div w:id="558134766">
      <w:marLeft w:val="640"/>
      <w:marRight w:val="0"/>
      <w:marTop w:val="0"/>
      <w:marBottom w:val="0"/>
      <w:divBdr>
        <w:top w:val="none" w:sz="0" w:space="0" w:color="auto"/>
        <w:left w:val="none" w:sz="0" w:space="0" w:color="auto"/>
        <w:bottom w:val="none" w:sz="0" w:space="0" w:color="auto"/>
        <w:right w:val="none" w:sz="0" w:space="0" w:color="auto"/>
      </w:divBdr>
    </w:div>
    <w:div w:id="558171981">
      <w:marLeft w:val="640"/>
      <w:marRight w:val="0"/>
      <w:marTop w:val="0"/>
      <w:marBottom w:val="0"/>
      <w:divBdr>
        <w:top w:val="none" w:sz="0" w:space="0" w:color="auto"/>
        <w:left w:val="none" w:sz="0" w:space="0" w:color="auto"/>
        <w:bottom w:val="none" w:sz="0" w:space="0" w:color="auto"/>
        <w:right w:val="none" w:sz="0" w:space="0" w:color="auto"/>
      </w:divBdr>
    </w:div>
    <w:div w:id="558243719">
      <w:marLeft w:val="640"/>
      <w:marRight w:val="0"/>
      <w:marTop w:val="0"/>
      <w:marBottom w:val="0"/>
      <w:divBdr>
        <w:top w:val="none" w:sz="0" w:space="0" w:color="auto"/>
        <w:left w:val="none" w:sz="0" w:space="0" w:color="auto"/>
        <w:bottom w:val="none" w:sz="0" w:space="0" w:color="auto"/>
        <w:right w:val="none" w:sz="0" w:space="0" w:color="auto"/>
      </w:divBdr>
    </w:div>
    <w:div w:id="558248792">
      <w:marLeft w:val="640"/>
      <w:marRight w:val="0"/>
      <w:marTop w:val="0"/>
      <w:marBottom w:val="0"/>
      <w:divBdr>
        <w:top w:val="none" w:sz="0" w:space="0" w:color="auto"/>
        <w:left w:val="none" w:sz="0" w:space="0" w:color="auto"/>
        <w:bottom w:val="none" w:sz="0" w:space="0" w:color="auto"/>
        <w:right w:val="none" w:sz="0" w:space="0" w:color="auto"/>
      </w:divBdr>
    </w:div>
    <w:div w:id="558321316">
      <w:marLeft w:val="640"/>
      <w:marRight w:val="0"/>
      <w:marTop w:val="0"/>
      <w:marBottom w:val="0"/>
      <w:divBdr>
        <w:top w:val="none" w:sz="0" w:space="0" w:color="auto"/>
        <w:left w:val="none" w:sz="0" w:space="0" w:color="auto"/>
        <w:bottom w:val="none" w:sz="0" w:space="0" w:color="auto"/>
        <w:right w:val="none" w:sz="0" w:space="0" w:color="auto"/>
      </w:divBdr>
    </w:div>
    <w:div w:id="558328336">
      <w:marLeft w:val="640"/>
      <w:marRight w:val="0"/>
      <w:marTop w:val="0"/>
      <w:marBottom w:val="0"/>
      <w:divBdr>
        <w:top w:val="none" w:sz="0" w:space="0" w:color="auto"/>
        <w:left w:val="none" w:sz="0" w:space="0" w:color="auto"/>
        <w:bottom w:val="none" w:sz="0" w:space="0" w:color="auto"/>
        <w:right w:val="none" w:sz="0" w:space="0" w:color="auto"/>
      </w:divBdr>
    </w:div>
    <w:div w:id="558367005">
      <w:marLeft w:val="640"/>
      <w:marRight w:val="0"/>
      <w:marTop w:val="0"/>
      <w:marBottom w:val="0"/>
      <w:divBdr>
        <w:top w:val="none" w:sz="0" w:space="0" w:color="auto"/>
        <w:left w:val="none" w:sz="0" w:space="0" w:color="auto"/>
        <w:bottom w:val="none" w:sz="0" w:space="0" w:color="auto"/>
        <w:right w:val="none" w:sz="0" w:space="0" w:color="auto"/>
      </w:divBdr>
    </w:div>
    <w:div w:id="558512968">
      <w:marLeft w:val="640"/>
      <w:marRight w:val="0"/>
      <w:marTop w:val="0"/>
      <w:marBottom w:val="0"/>
      <w:divBdr>
        <w:top w:val="none" w:sz="0" w:space="0" w:color="auto"/>
        <w:left w:val="none" w:sz="0" w:space="0" w:color="auto"/>
        <w:bottom w:val="none" w:sz="0" w:space="0" w:color="auto"/>
        <w:right w:val="none" w:sz="0" w:space="0" w:color="auto"/>
      </w:divBdr>
    </w:div>
    <w:div w:id="558517724">
      <w:marLeft w:val="640"/>
      <w:marRight w:val="0"/>
      <w:marTop w:val="0"/>
      <w:marBottom w:val="0"/>
      <w:divBdr>
        <w:top w:val="none" w:sz="0" w:space="0" w:color="auto"/>
        <w:left w:val="none" w:sz="0" w:space="0" w:color="auto"/>
        <w:bottom w:val="none" w:sz="0" w:space="0" w:color="auto"/>
        <w:right w:val="none" w:sz="0" w:space="0" w:color="auto"/>
      </w:divBdr>
    </w:div>
    <w:div w:id="558708550">
      <w:marLeft w:val="640"/>
      <w:marRight w:val="0"/>
      <w:marTop w:val="0"/>
      <w:marBottom w:val="0"/>
      <w:divBdr>
        <w:top w:val="none" w:sz="0" w:space="0" w:color="auto"/>
        <w:left w:val="none" w:sz="0" w:space="0" w:color="auto"/>
        <w:bottom w:val="none" w:sz="0" w:space="0" w:color="auto"/>
        <w:right w:val="none" w:sz="0" w:space="0" w:color="auto"/>
      </w:divBdr>
    </w:div>
    <w:div w:id="559093671">
      <w:marLeft w:val="640"/>
      <w:marRight w:val="0"/>
      <w:marTop w:val="0"/>
      <w:marBottom w:val="0"/>
      <w:divBdr>
        <w:top w:val="none" w:sz="0" w:space="0" w:color="auto"/>
        <w:left w:val="none" w:sz="0" w:space="0" w:color="auto"/>
        <w:bottom w:val="none" w:sz="0" w:space="0" w:color="auto"/>
        <w:right w:val="none" w:sz="0" w:space="0" w:color="auto"/>
      </w:divBdr>
    </w:div>
    <w:div w:id="559168057">
      <w:marLeft w:val="640"/>
      <w:marRight w:val="0"/>
      <w:marTop w:val="0"/>
      <w:marBottom w:val="0"/>
      <w:divBdr>
        <w:top w:val="none" w:sz="0" w:space="0" w:color="auto"/>
        <w:left w:val="none" w:sz="0" w:space="0" w:color="auto"/>
        <w:bottom w:val="none" w:sz="0" w:space="0" w:color="auto"/>
        <w:right w:val="none" w:sz="0" w:space="0" w:color="auto"/>
      </w:divBdr>
    </w:div>
    <w:div w:id="559177092">
      <w:marLeft w:val="640"/>
      <w:marRight w:val="0"/>
      <w:marTop w:val="0"/>
      <w:marBottom w:val="0"/>
      <w:divBdr>
        <w:top w:val="none" w:sz="0" w:space="0" w:color="auto"/>
        <w:left w:val="none" w:sz="0" w:space="0" w:color="auto"/>
        <w:bottom w:val="none" w:sz="0" w:space="0" w:color="auto"/>
        <w:right w:val="none" w:sz="0" w:space="0" w:color="auto"/>
      </w:divBdr>
    </w:div>
    <w:div w:id="559245952">
      <w:marLeft w:val="640"/>
      <w:marRight w:val="0"/>
      <w:marTop w:val="0"/>
      <w:marBottom w:val="0"/>
      <w:divBdr>
        <w:top w:val="none" w:sz="0" w:space="0" w:color="auto"/>
        <w:left w:val="none" w:sz="0" w:space="0" w:color="auto"/>
        <w:bottom w:val="none" w:sz="0" w:space="0" w:color="auto"/>
        <w:right w:val="none" w:sz="0" w:space="0" w:color="auto"/>
      </w:divBdr>
    </w:div>
    <w:div w:id="559438002">
      <w:marLeft w:val="640"/>
      <w:marRight w:val="0"/>
      <w:marTop w:val="0"/>
      <w:marBottom w:val="0"/>
      <w:divBdr>
        <w:top w:val="none" w:sz="0" w:space="0" w:color="auto"/>
        <w:left w:val="none" w:sz="0" w:space="0" w:color="auto"/>
        <w:bottom w:val="none" w:sz="0" w:space="0" w:color="auto"/>
        <w:right w:val="none" w:sz="0" w:space="0" w:color="auto"/>
      </w:divBdr>
    </w:div>
    <w:div w:id="559513441">
      <w:marLeft w:val="640"/>
      <w:marRight w:val="0"/>
      <w:marTop w:val="0"/>
      <w:marBottom w:val="0"/>
      <w:divBdr>
        <w:top w:val="none" w:sz="0" w:space="0" w:color="auto"/>
        <w:left w:val="none" w:sz="0" w:space="0" w:color="auto"/>
        <w:bottom w:val="none" w:sz="0" w:space="0" w:color="auto"/>
        <w:right w:val="none" w:sz="0" w:space="0" w:color="auto"/>
      </w:divBdr>
    </w:div>
    <w:div w:id="559554811">
      <w:marLeft w:val="640"/>
      <w:marRight w:val="0"/>
      <w:marTop w:val="0"/>
      <w:marBottom w:val="0"/>
      <w:divBdr>
        <w:top w:val="none" w:sz="0" w:space="0" w:color="auto"/>
        <w:left w:val="none" w:sz="0" w:space="0" w:color="auto"/>
        <w:bottom w:val="none" w:sz="0" w:space="0" w:color="auto"/>
        <w:right w:val="none" w:sz="0" w:space="0" w:color="auto"/>
      </w:divBdr>
    </w:div>
    <w:div w:id="559560706">
      <w:marLeft w:val="640"/>
      <w:marRight w:val="0"/>
      <w:marTop w:val="0"/>
      <w:marBottom w:val="0"/>
      <w:divBdr>
        <w:top w:val="none" w:sz="0" w:space="0" w:color="auto"/>
        <w:left w:val="none" w:sz="0" w:space="0" w:color="auto"/>
        <w:bottom w:val="none" w:sz="0" w:space="0" w:color="auto"/>
        <w:right w:val="none" w:sz="0" w:space="0" w:color="auto"/>
      </w:divBdr>
    </w:div>
    <w:div w:id="559560800">
      <w:marLeft w:val="640"/>
      <w:marRight w:val="0"/>
      <w:marTop w:val="0"/>
      <w:marBottom w:val="0"/>
      <w:divBdr>
        <w:top w:val="none" w:sz="0" w:space="0" w:color="auto"/>
        <w:left w:val="none" w:sz="0" w:space="0" w:color="auto"/>
        <w:bottom w:val="none" w:sz="0" w:space="0" w:color="auto"/>
        <w:right w:val="none" w:sz="0" w:space="0" w:color="auto"/>
      </w:divBdr>
    </w:div>
    <w:div w:id="559636214">
      <w:marLeft w:val="640"/>
      <w:marRight w:val="0"/>
      <w:marTop w:val="0"/>
      <w:marBottom w:val="0"/>
      <w:divBdr>
        <w:top w:val="none" w:sz="0" w:space="0" w:color="auto"/>
        <w:left w:val="none" w:sz="0" w:space="0" w:color="auto"/>
        <w:bottom w:val="none" w:sz="0" w:space="0" w:color="auto"/>
        <w:right w:val="none" w:sz="0" w:space="0" w:color="auto"/>
      </w:divBdr>
    </w:div>
    <w:div w:id="559638609">
      <w:marLeft w:val="640"/>
      <w:marRight w:val="0"/>
      <w:marTop w:val="0"/>
      <w:marBottom w:val="0"/>
      <w:divBdr>
        <w:top w:val="none" w:sz="0" w:space="0" w:color="auto"/>
        <w:left w:val="none" w:sz="0" w:space="0" w:color="auto"/>
        <w:bottom w:val="none" w:sz="0" w:space="0" w:color="auto"/>
        <w:right w:val="none" w:sz="0" w:space="0" w:color="auto"/>
      </w:divBdr>
    </w:div>
    <w:div w:id="559751351">
      <w:marLeft w:val="640"/>
      <w:marRight w:val="0"/>
      <w:marTop w:val="0"/>
      <w:marBottom w:val="0"/>
      <w:divBdr>
        <w:top w:val="none" w:sz="0" w:space="0" w:color="auto"/>
        <w:left w:val="none" w:sz="0" w:space="0" w:color="auto"/>
        <w:bottom w:val="none" w:sz="0" w:space="0" w:color="auto"/>
        <w:right w:val="none" w:sz="0" w:space="0" w:color="auto"/>
      </w:divBdr>
    </w:div>
    <w:div w:id="559827200">
      <w:marLeft w:val="640"/>
      <w:marRight w:val="0"/>
      <w:marTop w:val="0"/>
      <w:marBottom w:val="0"/>
      <w:divBdr>
        <w:top w:val="none" w:sz="0" w:space="0" w:color="auto"/>
        <w:left w:val="none" w:sz="0" w:space="0" w:color="auto"/>
        <w:bottom w:val="none" w:sz="0" w:space="0" w:color="auto"/>
        <w:right w:val="none" w:sz="0" w:space="0" w:color="auto"/>
      </w:divBdr>
    </w:div>
    <w:div w:id="559828083">
      <w:marLeft w:val="640"/>
      <w:marRight w:val="0"/>
      <w:marTop w:val="0"/>
      <w:marBottom w:val="0"/>
      <w:divBdr>
        <w:top w:val="none" w:sz="0" w:space="0" w:color="auto"/>
        <w:left w:val="none" w:sz="0" w:space="0" w:color="auto"/>
        <w:bottom w:val="none" w:sz="0" w:space="0" w:color="auto"/>
        <w:right w:val="none" w:sz="0" w:space="0" w:color="auto"/>
      </w:divBdr>
    </w:div>
    <w:div w:id="559828132">
      <w:marLeft w:val="640"/>
      <w:marRight w:val="0"/>
      <w:marTop w:val="0"/>
      <w:marBottom w:val="0"/>
      <w:divBdr>
        <w:top w:val="none" w:sz="0" w:space="0" w:color="auto"/>
        <w:left w:val="none" w:sz="0" w:space="0" w:color="auto"/>
        <w:bottom w:val="none" w:sz="0" w:space="0" w:color="auto"/>
        <w:right w:val="none" w:sz="0" w:space="0" w:color="auto"/>
      </w:divBdr>
    </w:div>
    <w:div w:id="559829792">
      <w:marLeft w:val="640"/>
      <w:marRight w:val="0"/>
      <w:marTop w:val="0"/>
      <w:marBottom w:val="0"/>
      <w:divBdr>
        <w:top w:val="none" w:sz="0" w:space="0" w:color="auto"/>
        <w:left w:val="none" w:sz="0" w:space="0" w:color="auto"/>
        <w:bottom w:val="none" w:sz="0" w:space="0" w:color="auto"/>
        <w:right w:val="none" w:sz="0" w:space="0" w:color="auto"/>
      </w:divBdr>
    </w:div>
    <w:div w:id="559948228">
      <w:marLeft w:val="640"/>
      <w:marRight w:val="0"/>
      <w:marTop w:val="0"/>
      <w:marBottom w:val="0"/>
      <w:divBdr>
        <w:top w:val="none" w:sz="0" w:space="0" w:color="auto"/>
        <w:left w:val="none" w:sz="0" w:space="0" w:color="auto"/>
        <w:bottom w:val="none" w:sz="0" w:space="0" w:color="auto"/>
        <w:right w:val="none" w:sz="0" w:space="0" w:color="auto"/>
      </w:divBdr>
    </w:div>
    <w:div w:id="560139816">
      <w:marLeft w:val="640"/>
      <w:marRight w:val="0"/>
      <w:marTop w:val="0"/>
      <w:marBottom w:val="0"/>
      <w:divBdr>
        <w:top w:val="none" w:sz="0" w:space="0" w:color="auto"/>
        <w:left w:val="none" w:sz="0" w:space="0" w:color="auto"/>
        <w:bottom w:val="none" w:sz="0" w:space="0" w:color="auto"/>
        <w:right w:val="none" w:sz="0" w:space="0" w:color="auto"/>
      </w:divBdr>
    </w:div>
    <w:div w:id="560168191">
      <w:marLeft w:val="640"/>
      <w:marRight w:val="0"/>
      <w:marTop w:val="0"/>
      <w:marBottom w:val="0"/>
      <w:divBdr>
        <w:top w:val="none" w:sz="0" w:space="0" w:color="auto"/>
        <w:left w:val="none" w:sz="0" w:space="0" w:color="auto"/>
        <w:bottom w:val="none" w:sz="0" w:space="0" w:color="auto"/>
        <w:right w:val="none" w:sz="0" w:space="0" w:color="auto"/>
      </w:divBdr>
    </w:div>
    <w:div w:id="560287716">
      <w:marLeft w:val="640"/>
      <w:marRight w:val="0"/>
      <w:marTop w:val="0"/>
      <w:marBottom w:val="0"/>
      <w:divBdr>
        <w:top w:val="none" w:sz="0" w:space="0" w:color="auto"/>
        <w:left w:val="none" w:sz="0" w:space="0" w:color="auto"/>
        <w:bottom w:val="none" w:sz="0" w:space="0" w:color="auto"/>
        <w:right w:val="none" w:sz="0" w:space="0" w:color="auto"/>
      </w:divBdr>
    </w:div>
    <w:div w:id="560289479">
      <w:marLeft w:val="640"/>
      <w:marRight w:val="0"/>
      <w:marTop w:val="0"/>
      <w:marBottom w:val="0"/>
      <w:divBdr>
        <w:top w:val="none" w:sz="0" w:space="0" w:color="auto"/>
        <w:left w:val="none" w:sz="0" w:space="0" w:color="auto"/>
        <w:bottom w:val="none" w:sz="0" w:space="0" w:color="auto"/>
        <w:right w:val="none" w:sz="0" w:space="0" w:color="auto"/>
      </w:divBdr>
    </w:div>
    <w:div w:id="560291201">
      <w:marLeft w:val="640"/>
      <w:marRight w:val="0"/>
      <w:marTop w:val="0"/>
      <w:marBottom w:val="0"/>
      <w:divBdr>
        <w:top w:val="none" w:sz="0" w:space="0" w:color="auto"/>
        <w:left w:val="none" w:sz="0" w:space="0" w:color="auto"/>
        <w:bottom w:val="none" w:sz="0" w:space="0" w:color="auto"/>
        <w:right w:val="none" w:sz="0" w:space="0" w:color="auto"/>
      </w:divBdr>
    </w:div>
    <w:div w:id="560291710">
      <w:marLeft w:val="640"/>
      <w:marRight w:val="0"/>
      <w:marTop w:val="0"/>
      <w:marBottom w:val="0"/>
      <w:divBdr>
        <w:top w:val="none" w:sz="0" w:space="0" w:color="auto"/>
        <w:left w:val="none" w:sz="0" w:space="0" w:color="auto"/>
        <w:bottom w:val="none" w:sz="0" w:space="0" w:color="auto"/>
        <w:right w:val="none" w:sz="0" w:space="0" w:color="auto"/>
      </w:divBdr>
    </w:div>
    <w:div w:id="560334598">
      <w:marLeft w:val="640"/>
      <w:marRight w:val="0"/>
      <w:marTop w:val="0"/>
      <w:marBottom w:val="0"/>
      <w:divBdr>
        <w:top w:val="none" w:sz="0" w:space="0" w:color="auto"/>
        <w:left w:val="none" w:sz="0" w:space="0" w:color="auto"/>
        <w:bottom w:val="none" w:sz="0" w:space="0" w:color="auto"/>
        <w:right w:val="none" w:sz="0" w:space="0" w:color="auto"/>
      </w:divBdr>
    </w:div>
    <w:div w:id="560360545">
      <w:marLeft w:val="640"/>
      <w:marRight w:val="0"/>
      <w:marTop w:val="0"/>
      <w:marBottom w:val="0"/>
      <w:divBdr>
        <w:top w:val="none" w:sz="0" w:space="0" w:color="auto"/>
        <w:left w:val="none" w:sz="0" w:space="0" w:color="auto"/>
        <w:bottom w:val="none" w:sz="0" w:space="0" w:color="auto"/>
        <w:right w:val="none" w:sz="0" w:space="0" w:color="auto"/>
      </w:divBdr>
    </w:div>
    <w:div w:id="560482316">
      <w:marLeft w:val="640"/>
      <w:marRight w:val="0"/>
      <w:marTop w:val="0"/>
      <w:marBottom w:val="0"/>
      <w:divBdr>
        <w:top w:val="none" w:sz="0" w:space="0" w:color="auto"/>
        <w:left w:val="none" w:sz="0" w:space="0" w:color="auto"/>
        <w:bottom w:val="none" w:sz="0" w:space="0" w:color="auto"/>
        <w:right w:val="none" w:sz="0" w:space="0" w:color="auto"/>
      </w:divBdr>
    </w:div>
    <w:div w:id="560557690">
      <w:marLeft w:val="640"/>
      <w:marRight w:val="0"/>
      <w:marTop w:val="0"/>
      <w:marBottom w:val="0"/>
      <w:divBdr>
        <w:top w:val="none" w:sz="0" w:space="0" w:color="auto"/>
        <w:left w:val="none" w:sz="0" w:space="0" w:color="auto"/>
        <w:bottom w:val="none" w:sz="0" w:space="0" w:color="auto"/>
        <w:right w:val="none" w:sz="0" w:space="0" w:color="auto"/>
      </w:divBdr>
    </w:div>
    <w:div w:id="560865255">
      <w:marLeft w:val="640"/>
      <w:marRight w:val="0"/>
      <w:marTop w:val="0"/>
      <w:marBottom w:val="0"/>
      <w:divBdr>
        <w:top w:val="none" w:sz="0" w:space="0" w:color="auto"/>
        <w:left w:val="none" w:sz="0" w:space="0" w:color="auto"/>
        <w:bottom w:val="none" w:sz="0" w:space="0" w:color="auto"/>
        <w:right w:val="none" w:sz="0" w:space="0" w:color="auto"/>
      </w:divBdr>
    </w:div>
    <w:div w:id="560872659">
      <w:marLeft w:val="640"/>
      <w:marRight w:val="0"/>
      <w:marTop w:val="0"/>
      <w:marBottom w:val="0"/>
      <w:divBdr>
        <w:top w:val="none" w:sz="0" w:space="0" w:color="auto"/>
        <w:left w:val="none" w:sz="0" w:space="0" w:color="auto"/>
        <w:bottom w:val="none" w:sz="0" w:space="0" w:color="auto"/>
        <w:right w:val="none" w:sz="0" w:space="0" w:color="auto"/>
      </w:divBdr>
    </w:div>
    <w:div w:id="560941166">
      <w:marLeft w:val="640"/>
      <w:marRight w:val="0"/>
      <w:marTop w:val="0"/>
      <w:marBottom w:val="0"/>
      <w:divBdr>
        <w:top w:val="none" w:sz="0" w:space="0" w:color="auto"/>
        <w:left w:val="none" w:sz="0" w:space="0" w:color="auto"/>
        <w:bottom w:val="none" w:sz="0" w:space="0" w:color="auto"/>
        <w:right w:val="none" w:sz="0" w:space="0" w:color="auto"/>
      </w:divBdr>
    </w:div>
    <w:div w:id="560991289">
      <w:marLeft w:val="640"/>
      <w:marRight w:val="0"/>
      <w:marTop w:val="0"/>
      <w:marBottom w:val="0"/>
      <w:divBdr>
        <w:top w:val="none" w:sz="0" w:space="0" w:color="auto"/>
        <w:left w:val="none" w:sz="0" w:space="0" w:color="auto"/>
        <w:bottom w:val="none" w:sz="0" w:space="0" w:color="auto"/>
        <w:right w:val="none" w:sz="0" w:space="0" w:color="auto"/>
      </w:divBdr>
    </w:div>
    <w:div w:id="561017883">
      <w:marLeft w:val="640"/>
      <w:marRight w:val="0"/>
      <w:marTop w:val="0"/>
      <w:marBottom w:val="0"/>
      <w:divBdr>
        <w:top w:val="none" w:sz="0" w:space="0" w:color="auto"/>
        <w:left w:val="none" w:sz="0" w:space="0" w:color="auto"/>
        <w:bottom w:val="none" w:sz="0" w:space="0" w:color="auto"/>
        <w:right w:val="none" w:sz="0" w:space="0" w:color="auto"/>
      </w:divBdr>
    </w:div>
    <w:div w:id="561020821">
      <w:marLeft w:val="640"/>
      <w:marRight w:val="0"/>
      <w:marTop w:val="0"/>
      <w:marBottom w:val="0"/>
      <w:divBdr>
        <w:top w:val="none" w:sz="0" w:space="0" w:color="auto"/>
        <w:left w:val="none" w:sz="0" w:space="0" w:color="auto"/>
        <w:bottom w:val="none" w:sz="0" w:space="0" w:color="auto"/>
        <w:right w:val="none" w:sz="0" w:space="0" w:color="auto"/>
      </w:divBdr>
    </w:div>
    <w:div w:id="561059488">
      <w:marLeft w:val="640"/>
      <w:marRight w:val="0"/>
      <w:marTop w:val="0"/>
      <w:marBottom w:val="0"/>
      <w:divBdr>
        <w:top w:val="none" w:sz="0" w:space="0" w:color="auto"/>
        <w:left w:val="none" w:sz="0" w:space="0" w:color="auto"/>
        <w:bottom w:val="none" w:sz="0" w:space="0" w:color="auto"/>
        <w:right w:val="none" w:sz="0" w:space="0" w:color="auto"/>
      </w:divBdr>
    </w:div>
    <w:div w:id="561060134">
      <w:marLeft w:val="640"/>
      <w:marRight w:val="0"/>
      <w:marTop w:val="0"/>
      <w:marBottom w:val="0"/>
      <w:divBdr>
        <w:top w:val="none" w:sz="0" w:space="0" w:color="auto"/>
        <w:left w:val="none" w:sz="0" w:space="0" w:color="auto"/>
        <w:bottom w:val="none" w:sz="0" w:space="0" w:color="auto"/>
        <w:right w:val="none" w:sz="0" w:space="0" w:color="auto"/>
      </w:divBdr>
    </w:div>
    <w:div w:id="561136679">
      <w:marLeft w:val="640"/>
      <w:marRight w:val="0"/>
      <w:marTop w:val="0"/>
      <w:marBottom w:val="0"/>
      <w:divBdr>
        <w:top w:val="none" w:sz="0" w:space="0" w:color="auto"/>
        <w:left w:val="none" w:sz="0" w:space="0" w:color="auto"/>
        <w:bottom w:val="none" w:sz="0" w:space="0" w:color="auto"/>
        <w:right w:val="none" w:sz="0" w:space="0" w:color="auto"/>
      </w:divBdr>
    </w:div>
    <w:div w:id="561139430">
      <w:marLeft w:val="640"/>
      <w:marRight w:val="0"/>
      <w:marTop w:val="0"/>
      <w:marBottom w:val="0"/>
      <w:divBdr>
        <w:top w:val="none" w:sz="0" w:space="0" w:color="auto"/>
        <w:left w:val="none" w:sz="0" w:space="0" w:color="auto"/>
        <w:bottom w:val="none" w:sz="0" w:space="0" w:color="auto"/>
        <w:right w:val="none" w:sz="0" w:space="0" w:color="auto"/>
      </w:divBdr>
    </w:div>
    <w:div w:id="561185238">
      <w:marLeft w:val="640"/>
      <w:marRight w:val="0"/>
      <w:marTop w:val="0"/>
      <w:marBottom w:val="0"/>
      <w:divBdr>
        <w:top w:val="none" w:sz="0" w:space="0" w:color="auto"/>
        <w:left w:val="none" w:sz="0" w:space="0" w:color="auto"/>
        <w:bottom w:val="none" w:sz="0" w:space="0" w:color="auto"/>
        <w:right w:val="none" w:sz="0" w:space="0" w:color="auto"/>
      </w:divBdr>
    </w:div>
    <w:div w:id="561253021">
      <w:marLeft w:val="640"/>
      <w:marRight w:val="0"/>
      <w:marTop w:val="0"/>
      <w:marBottom w:val="0"/>
      <w:divBdr>
        <w:top w:val="none" w:sz="0" w:space="0" w:color="auto"/>
        <w:left w:val="none" w:sz="0" w:space="0" w:color="auto"/>
        <w:bottom w:val="none" w:sz="0" w:space="0" w:color="auto"/>
        <w:right w:val="none" w:sz="0" w:space="0" w:color="auto"/>
      </w:divBdr>
    </w:div>
    <w:div w:id="561253279">
      <w:marLeft w:val="640"/>
      <w:marRight w:val="0"/>
      <w:marTop w:val="0"/>
      <w:marBottom w:val="0"/>
      <w:divBdr>
        <w:top w:val="none" w:sz="0" w:space="0" w:color="auto"/>
        <w:left w:val="none" w:sz="0" w:space="0" w:color="auto"/>
        <w:bottom w:val="none" w:sz="0" w:space="0" w:color="auto"/>
        <w:right w:val="none" w:sz="0" w:space="0" w:color="auto"/>
      </w:divBdr>
    </w:div>
    <w:div w:id="561257554">
      <w:marLeft w:val="640"/>
      <w:marRight w:val="0"/>
      <w:marTop w:val="0"/>
      <w:marBottom w:val="0"/>
      <w:divBdr>
        <w:top w:val="none" w:sz="0" w:space="0" w:color="auto"/>
        <w:left w:val="none" w:sz="0" w:space="0" w:color="auto"/>
        <w:bottom w:val="none" w:sz="0" w:space="0" w:color="auto"/>
        <w:right w:val="none" w:sz="0" w:space="0" w:color="auto"/>
      </w:divBdr>
    </w:div>
    <w:div w:id="561259493">
      <w:marLeft w:val="640"/>
      <w:marRight w:val="0"/>
      <w:marTop w:val="0"/>
      <w:marBottom w:val="0"/>
      <w:divBdr>
        <w:top w:val="none" w:sz="0" w:space="0" w:color="auto"/>
        <w:left w:val="none" w:sz="0" w:space="0" w:color="auto"/>
        <w:bottom w:val="none" w:sz="0" w:space="0" w:color="auto"/>
        <w:right w:val="none" w:sz="0" w:space="0" w:color="auto"/>
      </w:divBdr>
    </w:div>
    <w:div w:id="561449892">
      <w:marLeft w:val="640"/>
      <w:marRight w:val="0"/>
      <w:marTop w:val="0"/>
      <w:marBottom w:val="0"/>
      <w:divBdr>
        <w:top w:val="none" w:sz="0" w:space="0" w:color="auto"/>
        <w:left w:val="none" w:sz="0" w:space="0" w:color="auto"/>
        <w:bottom w:val="none" w:sz="0" w:space="0" w:color="auto"/>
        <w:right w:val="none" w:sz="0" w:space="0" w:color="auto"/>
      </w:divBdr>
    </w:div>
    <w:div w:id="561527624">
      <w:marLeft w:val="640"/>
      <w:marRight w:val="0"/>
      <w:marTop w:val="0"/>
      <w:marBottom w:val="0"/>
      <w:divBdr>
        <w:top w:val="none" w:sz="0" w:space="0" w:color="auto"/>
        <w:left w:val="none" w:sz="0" w:space="0" w:color="auto"/>
        <w:bottom w:val="none" w:sz="0" w:space="0" w:color="auto"/>
        <w:right w:val="none" w:sz="0" w:space="0" w:color="auto"/>
      </w:divBdr>
    </w:div>
    <w:div w:id="561528840">
      <w:marLeft w:val="640"/>
      <w:marRight w:val="0"/>
      <w:marTop w:val="0"/>
      <w:marBottom w:val="0"/>
      <w:divBdr>
        <w:top w:val="none" w:sz="0" w:space="0" w:color="auto"/>
        <w:left w:val="none" w:sz="0" w:space="0" w:color="auto"/>
        <w:bottom w:val="none" w:sz="0" w:space="0" w:color="auto"/>
        <w:right w:val="none" w:sz="0" w:space="0" w:color="auto"/>
      </w:divBdr>
    </w:div>
    <w:div w:id="561599451">
      <w:marLeft w:val="640"/>
      <w:marRight w:val="0"/>
      <w:marTop w:val="0"/>
      <w:marBottom w:val="0"/>
      <w:divBdr>
        <w:top w:val="none" w:sz="0" w:space="0" w:color="auto"/>
        <w:left w:val="none" w:sz="0" w:space="0" w:color="auto"/>
        <w:bottom w:val="none" w:sz="0" w:space="0" w:color="auto"/>
        <w:right w:val="none" w:sz="0" w:space="0" w:color="auto"/>
      </w:divBdr>
    </w:div>
    <w:div w:id="561603113">
      <w:marLeft w:val="640"/>
      <w:marRight w:val="0"/>
      <w:marTop w:val="0"/>
      <w:marBottom w:val="0"/>
      <w:divBdr>
        <w:top w:val="none" w:sz="0" w:space="0" w:color="auto"/>
        <w:left w:val="none" w:sz="0" w:space="0" w:color="auto"/>
        <w:bottom w:val="none" w:sz="0" w:space="0" w:color="auto"/>
        <w:right w:val="none" w:sz="0" w:space="0" w:color="auto"/>
      </w:divBdr>
    </w:div>
    <w:div w:id="561675083">
      <w:marLeft w:val="640"/>
      <w:marRight w:val="0"/>
      <w:marTop w:val="0"/>
      <w:marBottom w:val="0"/>
      <w:divBdr>
        <w:top w:val="none" w:sz="0" w:space="0" w:color="auto"/>
        <w:left w:val="none" w:sz="0" w:space="0" w:color="auto"/>
        <w:bottom w:val="none" w:sz="0" w:space="0" w:color="auto"/>
        <w:right w:val="none" w:sz="0" w:space="0" w:color="auto"/>
      </w:divBdr>
    </w:div>
    <w:div w:id="561675820">
      <w:marLeft w:val="640"/>
      <w:marRight w:val="0"/>
      <w:marTop w:val="0"/>
      <w:marBottom w:val="0"/>
      <w:divBdr>
        <w:top w:val="none" w:sz="0" w:space="0" w:color="auto"/>
        <w:left w:val="none" w:sz="0" w:space="0" w:color="auto"/>
        <w:bottom w:val="none" w:sz="0" w:space="0" w:color="auto"/>
        <w:right w:val="none" w:sz="0" w:space="0" w:color="auto"/>
      </w:divBdr>
    </w:div>
    <w:div w:id="561717410">
      <w:marLeft w:val="640"/>
      <w:marRight w:val="0"/>
      <w:marTop w:val="0"/>
      <w:marBottom w:val="0"/>
      <w:divBdr>
        <w:top w:val="none" w:sz="0" w:space="0" w:color="auto"/>
        <w:left w:val="none" w:sz="0" w:space="0" w:color="auto"/>
        <w:bottom w:val="none" w:sz="0" w:space="0" w:color="auto"/>
        <w:right w:val="none" w:sz="0" w:space="0" w:color="auto"/>
      </w:divBdr>
    </w:div>
    <w:div w:id="561788831">
      <w:marLeft w:val="640"/>
      <w:marRight w:val="0"/>
      <w:marTop w:val="0"/>
      <w:marBottom w:val="0"/>
      <w:divBdr>
        <w:top w:val="none" w:sz="0" w:space="0" w:color="auto"/>
        <w:left w:val="none" w:sz="0" w:space="0" w:color="auto"/>
        <w:bottom w:val="none" w:sz="0" w:space="0" w:color="auto"/>
        <w:right w:val="none" w:sz="0" w:space="0" w:color="auto"/>
      </w:divBdr>
    </w:div>
    <w:div w:id="561796466">
      <w:marLeft w:val="480"/>
      <w:marRight w:val="0"/>
      <w:marTop w:val="0"/>
      <w:marBottom w:val="0"/>
      <w:divBdr>
        <w:top w:val="none" w:sz="0" w:space="0" w:color="auto"/>
        <w:left w:val="none" w:sz="0" w:space="0" w:color="auto"/>
        <w:bottom w:val="none" w:sz="0" w:space="0" w:color="auto"/>
        <w:right w:val="none" w:sz="0" w:space="0" w:color="auto"/>
      </w:divBdr>
    </w:div>
    <w:div w:id="561909091">
      <w:marLeft w:val="640"/>
      <w:marRight w:val="0"/>
      <w:marTop w:val="0"/>
      <w:marBottom w:val="0"/>
      <w:divBdr>
        <w:top w:val="none" w:sz="0" w:space="0" w:color="auto"/>
        <w:left w:val="none" w:sz="0" w:space="0" w:color="auto"/>
        <w:bottom w:val="none" w:sz="0" w:space="0" w:color="auto"/>
        <w:right w:val="none" w:sz="0" w:space="0" w:color="auto"/>
      </w:divBdr>
    </w:div>
    <w:div w:id="561911516">
      <w:marLeft w:val="640"/>
      <w:marRight w:val="0"/>
      <w:marTop w:val="0"/>
      <w:marBottom w:val="0"/>
      <w:divBdr>
        <w:top w:val="none" w:sz="0" w:space="0" w:color="auto"/>
        <w:left w:val="none" w:sz="0" w:space="0" w:color="auto"/>
        <w:bottom w:val="none" w:sz="0" w:space="0" w:color="auto"/>
        <w:right w:val="none" w:sz="0" w:space="0" w:color="auto"/>
      </w:divBdr>
    </w:div>
    <w:div w:id="562064926">
      <w:marLeft w:val="640"/>
      <w:marRight w:val="0"/>
      <w:marTop w:val="0"/>
      <w:marBottom w:val="0"/>
      <w:divBdr>
        <w:top w:val="none" w:sz="0" w:space="0" w:color="auto"/>
        <w:left w:val="none" w:sz="0" w:space="0" w:color="auto"/>
        <w:bottom w:val="none" w:sz="0" w:space="0" w:color="auto"/>
        <w:right w:val="none" w:sz="0" w:space="0" w:color="auto"/>
      </w:divBdr>
    </w:div>
    <w:div w:id="562102817">
      <w:marLeft w:val="640"/>
      <w:marRight w:val="0"/>
      <w:marTop w:val="0"/>
      <w:marBottom w:val="0"/>
      <w:divBdr>
        <w:top w:val="none" w:sz="0" w:space="0" w:color="auto"/>
        <w:left w:val="none" w:sz="0" w:space="0" w:color="auto"/>
        <w:bottom w:val="none" w:sz="0" w:space="0" w:color="auto"/>
        <w:right w:val="none" w:sz="0" w:space="0" w:color="auto"/>
      </w:divBdr>
    </w:div>
    <w:div w:id="562105404">
      <w:marLeft w:val="640"/>
      <w:marRight w:val="0"/>
      <w:marTop w:val="0"/>
      <w:marBottom w:val="0"/>
      <w:divBdr>
        <w:top w:val="none" w:sz="0" w:space="0" w:color="auto"/>
        <w:left w:val="none" w:sz="0" w:space="0" w:color="auto"/>
        <w:bottom w:val="none" w:sz="0" w:space="0" w:color="auto"/>
        <w:right w:val="none" w:sz="0" w:space="0" w:color="auto"/>
      </w:divBdr>
    </w:div>
    <w:div w:id="562252031">
      <w:marLeft w:val="640"/>
      <w:marRight w:val="0"/>
      <w:marTop w:val="0"/>
      <w:marBottom w:val="0"/>
      <w:divBdr>
        <w:top w:val="none" w:sz="0" w:space="0" w:color="auto"/>
        <w:left w:val="none" w:sz="0" w:space="0" w:color="auto"/>
        <w:bottom w:val="none" w:sz="0" w:space="0" w:color="auto"/>
        <w:right w:val="none" w:sz="0" w:space="0" w:color="auto"/>
      </w:divBdr>
    </w:div>
    <w:div w:id="562252242">
      <w:marLeft w:val="640"/>
      <w:marRight w:val="0"/>
      <w:marTop w:val="0"/>
      <w:marBottom w:val="0"/>
      <w:divBdr>
        <w:top w:val="none" w:sz="0" w:space="0" w:color="auto"/>
        <w:left w:val="none" w:sz="0" w:space="0" w:color="auto"/>
        <w:bottom w:val="none" w:sz="0" w:space="0" w:color="auto"/>
        <w:right w:val="none" w:sz="0" w:space="0" w:color="auto"/>
      </w:divBdr>
    </w:div>
    <w:div w:id="562301225">
      <w:marLeft w:val="640"/>
      <w:marRight w:val="0"/>
      <w:marTop w:val="0"/>
      <w:marBottom w:val="0"/>
      <w:divBdr>
        <w:top w:val="none" w:sz="0" w:space="0" w:color="auto"/>
        <w:left w:val="none" w:sz="0" w:space="0" w:color="auto"/>
        <w:bottom w:val="none" w:sz="0" w:space="0" w:color="auto"/>
        <w:right w:val="none" w:sz="0" w:space="0" w:color="auto"/>
      </w:divBdr>
    </w:div>
    <w:div w:id="562329077">
      <w:marLeft w:val="640"/>
      <w:marRight w:val="0"/>
      <w:marTop w:val="0"/>
      <w:marBottom w:val="0"/>
      <w:divBdr>
        <w:top w:val="none" w:sz="0" w:space="0" w:color="auto"/>
        <w:left w:val="none" w:sz="0" w:space="0" w:color="auto"/>
        <w:bottom w:val="none" w:sz="0" w:space="0" w:color="auto"/>
        <w:right w:val="none" w:sz="0" w:space="0" w:color="auto"/>
      </w:divBdr>
    </w:div>
    <w:div w:id="562449750">
      <w:marLeft w:val="640"/>
      <w:marRight w:val="0"/>
      <w:marTop w:val="0"/>
      <w:marBottom w:val="0"/>
      <w:divBdr>
        <w:top w:val="none" w:sz="0" w:space="0" w:color="auto"/>
        <w:left w:val="none" w:sz="0" w:space="0" w:color="auto"/>
        <w:bottom w:val="none" w:sz="0" w:space="0" w:color="auto"/>
        <w:right w:val="none" w:sz="0" w:space="0" w:color="auto"/>
      </w:divBdr>
    </w:div>
    <w:div w:id="562638170">
      <w:marLeft w:val="640"/>
      <w:marRight w:val="0"/>
      <w:marTop w:val="0"/>
      <w:marBottom w:val="0"/>
      <w:divBdr>
        <w:top w:val="none" w:sz="0" w:space="0" w:color="auto"/>
        <w:left w:val="none" w:sz="0" w:space="0" w:color="auto"/>
        <w:bottom w:val="none" w:sz="0" w:space="0" w:color="auto"/>
        <w:right w:val="none" w:sz="0" w:space="0" w:color="auto"/>
      </w:divBdr>
    </w:div>
    <w:div w:id="562645602">
      <w:marLeft w:val="640"/>
      <w:marRight w:val="0"/>
      <w:marTop w:val="0"/>
      <w:marBottom w:val="0"/>
      <w:divBdr>
        <w:top w:val="none" w:sz="0" w:space="0" w:color="auto"/>
        <w:left w:val="none" w:sz="0" w:space="0" w:color="auto"/>
        <w:bottom w:val="none" w:sz="0" w:space="0" w:color="auto"/>
        <w:right w:val="none" w:sz="0" w:space="0" w:color="auto"/>
      </w:divBdr>
    </w:div>
    <w:div w:id="562757683">
      <w:marLeft w:val="640"/>
      <w:marRight w:val="0"/>
      <w:marTop w:val="0"/>
      <w:marBottom w:val="0"/>
      <w:divBdr>
        <w:top w:val="none" w:sz="0" w:space="0" w:color="auto"/>
        <w:left w:val="none" w:sz="0" w:space="0" w:color="auto"/>
        <w:bottom w:val="none" w:sz="0" w:space="0" w:color="auto"/>
        <w:right w:val="none" w:sz="0" w:space="0" w:color="auto"/>
      </w:divBdr>
    </w:div>
    <w:div w:id="562758328">
      <w:marLeft w:val="640"/>
      <w:marRight w:val="0"/>
      <w:marTop w:val="0"/>
      <w:marBottom w:val="0"/>
      <w:divBdr>
        <w:top w:val="none" w:sz="0" w:space="0" w:color="auto"/>
        <w:left w:val="none" w:sz="0" w:space="0" w:color="auto"/>
        <w:bottom w:val="none" w:sz="0" w:space="0" w:color="auto"/>
        <w:right w:val="none" w:sz="0" w:space="0" w:color="auto"/>
      </w:divBdr>
    </w:div>
    <w:div w:id="562763534">
      <w:marLeft w:val="640"/>
      <w:marRight w:val="0"/>
      <w:marTop w:val="0"/>
      <w:marBottom w:val="0"/>
      <w:divBdr>
        <w:top w:val="none" w:sz="0" w:space="0" w:color="auto"/>
        <w:left w:val="none" w:sz="0" w:space="0" w:color="auto"/>
        <w:bottom w:val="none" w:sz="0" w:space="0" w:color="auto"/>
        <w:right w:val="none" w:sz="0" w:space="0" w:color="auto"/>
      </w:divBdr>
    </w:div>
    <w:div w:id="562832491">
      <w:marLeft w:val="640"/>
      <w:marRight w:val="0"/>
      <w:marTop w:val="0"/>
      <w:marBottom w:val="0"/>
      <w:divBdr>
        <w:top w:val="none" w:sz="0" w:space="0" w:color="auto"/>
        <w:left w:val="none" w:sz="0" w:space="0" w:color="auto"/>
        <w:bottom w:val="none" w:sz="0" w:space="0" w:color="auto"/>
        <w:right w:val="none" w:sz="0" w:space="0" w:color="auto"/>
      </w:divBdr>
    </w:div>
    <w:div w:id="562835699">
      <w:marLeft w:val="640"/>
      <w:marRight w:val="0"/>
      <w:marTop w:val="0"/>
      <w:marBottom w:val="0"/>
      <w:divBdr>
        <w:top w:val="none" w:sz="0" w:space="0" w:color="auto"/>
        <w:left w:val="none" w:sz="0" w:space="0" w:color="auto"/>
        <w:bottom w:val="none" w:sz="0" w:space="0" w:color="auto"/>
        <w:right w:val="none" w:sz="0" w:space="0" w:color="auto"/>
      </w:divBdr>
    </w:div>
    <w:div w:id="562837289">
      <w:marLeft w:val="640"/>
      <w:marRight w:val="0"/>
      <w:marTop w:val="0"/>
      <w:marBottom w:val="0"/>
      <w:divBdr>
        <w:top w:val="none" w:sz="0" w:space="0" w:color="auto"/>
        <w:left w:val="none" w:sz="0" w:space="0" w:color="auto"/>
        <w:bottom w:val="none" w:sz="0" w:space="0" w:color="auto"/>
        <w:right w:val="none" w:sz="0" w:space="0" w:color="auto"/>
      </w:divBdr>
    </w:div>
    <w:div w:id="562909222">
      <w:marLeft w:val="640"/>
      <w:marRight w:val="0"/>
      <w:marTop w:val="0"/>
      <w:marBottom w:val="0"/>
      <w:divBdr>
        <w:top w:val="none" w:sz="0" w:space="0" w:color="auto"/>
        <w:left w:val="none" w:sz="0" w:space="0" w:color="auto"/>
        <w:bottom w:val="none" w:sz="0" w:space="0" w:color="auto"/>
        <w:right w:val="none" w:sz="0" w:space="0" w:color="auto"/>
      </w:divBdr>
    </w:div>
    <w:div w:id="563103199">
      <w:marLeft w:val="640"/>
      <w:marRight w:val="0"/>
      <w:marTop w:val="0"/>
      <w:marBottom w:val="0"/>
      <w:divBdr>
        <w:top w:val="none" w:sz="0" w:space="0" w:color="auto"/>
        <w:left w:val="none" w:sz="0" w:space="0" w:color="auto"/>
        <w:bottom w:val="none" w:sz="0" w:space="0" w:color="auto"/>
        <w:right w:val="none" w:sz="0" w:space="0" w:color="auto"/>
      </w:divBdr>
    </w:div>
    <w:div w:id="563181623">
      <w:marLeft w:val="640"/>
      <w:marRight w:val="0"/>
      <w:marTop w:val="0"/>
      <w:marBottom w:val="0"/>
      <w:divBdr>
        <w:top w:val="none" w:sz="0" w:space="0" w:color="auto"/>
        <w:left w:val="none" w:sz="0" w:space="0" w:color="auto"/>
        <w:bottom w:val="none" w:sz="0" w:space="0" w:color="auto"/>
        <w:right w:val="none" w:sz="0" w:space="0" w:color="auto"/>
      </w:divBdr>
    </w:div>
    <w:div w:id="563223539">
      <w:marLeft w:val="640"/>
      <w:marRight w:val="0"/>
      <w:marTop w:val="0"/>
      <w:marBottom w:val="0"/>
      <w:divBdr>
        <w:top w:val="none" w:sz="0" w:space="0" w:color="auto"/>
        <w:left w:val="none" w:sz="0" w:space="0" w:color="auto"/>
        <w:bottom w:val="none" w:sz="0" w:space="0" w:color="auto"/>
        <w:right w:val="none" w:sz="0" w:space="0" w:color="auto"/>
      </w:divBdr>
    </w:div>
    <w:div w:id="563295765">
      <w:marLeft w:val="640"/>
      <w:marRight w:val="0"/>
      <w:marTop w:val="0"/>
      <w:marBottom w:val="0"/>
      <w:divBdr>
        <w:top w:val="none" w:sz="0" w:space="0" w:color="auto"/>
        <w:left w:val="none" w:sz="0" w:space="0" w:color="auto"/>
        <w:bottom w:val="none" w:sz="0" w:space="0" w:color="auto"/>
        <w:right w:val="none" w:sz="0" w:space="0" w:color="auto"/>
      </w:divBdr>
    </w:div>
    <w:div w:id="563296607">
      <w:marLeft w:val="640"/>
      <w:marRight w:val="0"/>
      <w:marTop w:val="0"/>
      <w:marBottom w:val="0"/>
      <w:divBdr>
        <w:top w:val="none" w:sz="0" w:space="0" w:color="auto"/>
        <w:left w:val="none" w:sz="0" w:space="0" w:color="auto"/>
        <w:bottom w:val="none" w:sz="0" w:space="0" w:color="auto"/>
        <w:right w:val="none" w:sz="0" w:space="0" w:color="auto"/>
      </w:divBdr>
    </w:div>
    <w:div w:id="563373048">
      <w:marLeft w:val="640"/>
      <w:marRight w:val="0"/>
      <w:marTop w:val="0"/>
      <w:marBottom w:val="0"/>
      <w:divBdr>
        <w:top w:val="none" w:sz="0" w:space="0" w:color="auto"/>
        <w:left w:val="none" w:sz="0" w:space="0" w:color="auto"/>
        <w:bottom w:val="none" w:sz="0" w:space="0" w:color="auto"/>
        <w:right w:val="none" w:sz="0" w:space="0" w:color="auto"/>
      </w:divBdr>
    </w:div>
    <w:div w:id="563375350">
      <w:marLeft w:val="640"/>
      <w:marRight w:val="0"/>
      <w:marTop w:val="0"/>
      <w:marBottom w:val="0"/>
      <w:divBdr>
        <w:top w:val="none" w:sz="0" w:space="0" w:color="auto"/>
        <w:left w:val="none" w:sz="0" w:space="0" w:color="auto"/>
        <w:bottom w:val="none" w:sz="0" w:space="0" w:color="auto"/>
        <w:right w:val="none" w:sz="0" w:space="0" w:color="auto"/>
      </w:divBdr>
    </w:div>
    <w:div w:id="563417650">
      <w:marLeft w:val="640"/>
      <w:marRight w:val="0"/>
      <w:marTop w:val="0"/>
      <w:marBottom w:val="0"/>
      <w:divBdr>
        <w:top w:val="none" w:sz="0" w:space="0" w:color="auto"/>
        <w:left w:val="none" w:sz="0" w:space="0" w:color="auto"/>
        <w:bottom w:val="none" w:sz="0" w:space="0" w:color="auto"/>
        <w:right w:val="none" w:sz="0" w:space="0" w:color="auto"/>
      </w:divBdr>
    </w:div>
    <w:div w:id="563418330">
      <w:marLeft w:val="640"/>
      <w:marRight w:val="0"/>
      <w:marTop w:val="0"/>
      <w:marBottom w:val="0"/>
      <w:divBdr>
        <w:top w:val="none" w:sz="0" w:space="0" w:color="auto"/>
        <w:left w:val="none" w:sz="0" w:space="0" w:color="auto"/>
        <w:bottom w:val="none" w:sz="0" w:space="0" w:color="auto"/>
        <w:right w:val="none" w:sz="0" w:space="0" w:color="auto"/>
      </w:divBdr>
    </w:div>
    <w:div w:id="563419275">
      <w:marLeft w:val="640"/>
      <w:marRight w:val="0"/>
      <w:marTop w:val="0"/>
      <w:marBottom w:val="0"/>
      <w:divBdr>
        <w:top w:val="none" w:sz="0" w:space="0" w:color="auto"/>
        <w:left w:val="none" w:sz="0" w:space="0" w:color="auto"/>
        <w:bottom w:val="none" w:sz="0" w:space="0" w:color="auto"/>
        <w:right w:val="none" w:sz="0" w:space="0" w:color="auto"/>
      </w:divBdr>
    </w:div>
    <w:div w:id="563487744">
      <w:marLeft w:val="640"/>
      <w:marRight w:val="0"/>
      <w:marTop w:val="0"/>
      <w:marBottom w:val="0"/>
      <w:divBdr>
        <w:top w:val="none" w:sz="0" w:space="0" w:color="auto"/>
        <w:left w:val="none" w:sz="0" w:space="0" w:color="auto"/>
        <w:bottom w:val="none" w:sz="0" w:space="0" w:color="auto"/>
        <w:right w:val="none" w:sz="0" w:space="0" w:color="auto"/>
      </w:divBdr>
    </w:div>
    <w:div w:id="563489394">
      <w:marLeft w:val="640"/>
      <w:marRight w:val="0"/>
      <w:marTop w:val="0"/>
      <w:marBottom w:val="0"/>
      <w:divBdr>
        <w:top w:val="none" w:sz="0" w:space="0" w:color="auto"/>
        <w:left w:val="none" w:sz="0" w:space="0" w:color="auto"/>
        <w:bottom w:val="none" w:sz="0" w:space="0" w:color="auto"/>
        <w:right w:val="none" w:sz="0" w:space="0" w:color="auto"/>
      </w:divBdr>
    </w:div>
    <w:div w:id="563491803">
      <w:marLeft w:val="640"/>
      <w:marRight w:val="0"/>
      <w:marTop w:val="0"/>
      <w:marBottom w:val="0"/>
      <w:divBdr>
        <w:top w:val="none" w:sz="0" w:space="0" w:color="auto"/>
        <w:left w:val="none" w:sz="0" w:space="0" w:color="auto"/>
        <w:bottom w:val="none" w:sz="0" w:space="0" w:color="auto"/>
        <w:right w:val="none" w:sz="0" w:space="0" w:color="auto"/>
      </w:divBdr>
    </w:div>
    <w:div w:id="563495656">
      <w:marLeft w:val="640"/>
      <w:marRight w:val="0"/>
      <w:marTop w:val="0"/>
      <w:marBottom w:val="0"/>
      <w:divBdr>
        <w:top w:val="none" w:sz="0" w:space="0" w:color="auto"/>
        <w:left w:val="none" w:sz="0" w:space="0" w:color="auto"/>
        <w:bottom w:val="none" w:sz="0" w:space="0" w:color="auto"/>
        <w:right w:val="none" w:sz="0" w:space="0" w:color="auto"/>
      </w:divBdr>
    </w:div>
    <w:div w:id="563563115">
      <w:marLeft w:val="640"/>
      <w:marRight w:val="0"/>
      <w:marTop w:val="0"/>
      <w:marBottom w:val="0"/>
      <w:divBdr>
        <w:top w:val="none" w:sz="0" w:space="0" w:color="auto"/>
        <w:left w:val="none" w:sz="0" w:space="0" w:color="auto"/>
        <w:bottom w:val="none" w:sz="0" w:space="0" w:color="auto"/>
        <w:right w:val="none" w:sz="0" w:space="0" w:color="auto"/>
      </w:divBdr>
    </w:div>
    <w:div w:id="563637328">
      <w:marLeft w:val="640"/>
      <w:marRight w:val="0"/>
      <w:marTop w:val="0"/>
      <w:marBottom w:val="0"/>
      <w:divBdr>
        <w:top w:val="none" w:sz="0" w:space="0" w:color="auto"/>
        <w:left w:val="none" w:sz="0" w:space="0" w:color="auto"/>
        <w:bottom w:val="none" w:sz="0" w:space="0" w:color="auto"/>
        <w:right w:val="none" w:sz="0" w:space="0" w:color="auto"/>
      </w:divBdr>
    </w:div>
    <w:div w:id="563641710">
      <w:marLeft w:val="640"/>
      <w:marRight w:val="0"/>
      <w:marTop w:val="0"/>
      <w:marBottom w:val="0"/>
      <w:divBdr>
        <w:top w:val="none" w:sz="0" w:space="0" w:color="auto"/>
        <w:left w:val="none" w:sz="0" w:space="0" w:color="auto"/>
        <w:bottom w:val="none" w:sz="0" w:space="0" w:color="auto"/>
        <w:right w:val="none" w:sz="0" w:space="0" w:color="auto"/>
      </w:divBdr>
    </w:div>
    <w:div w:id="563681797">
      <w:marLeft w:val="640"/>
      <w:marRight w:val="0"/>
      <w:marTop w:val="0"/>
      <w:marBottom w:val="0"/>
      <w:divBdr>
        <w:top w:val="none" w:sz="0" w:space="0" w:color="auto"/>
        <w:left w:val="none" w:sz="0" w:space="0" w:color="auto"/>
        <w:bottom w:val="none" w:sz="0" w:space="0" w:color="auto"/>
        <w:right w:val="none" w:sz="0" w:space="0" w:color="auto"/>
      </w:divBdr>
    </w:div>
    <w:div w:id="563686679">
      <w:marLeft w:val="640"/>
      <w:marRight w:val="0"/>
      <w:marTop w:val="0"/>
      <w:marBottom w:val="0"/>
      <w:divBdr>
        <w:top w:val="none" w:sz="0" w:space="0" w:color="auto"/>
        <w:left w:val="none" w:sz="0" w:space="0" w:color="auto"/>
        <w:bottom w:val="none" w:sz="0" w:space="0" w:color="auto"/>
        <w:right w:val="none" w:sz="0" w:space="0" w:color="auto"/>
      </w:divBdr>
    </w:div>
    <w:div w:id="563763446">
      <w:marLeft w:val="640"/>
      <w:marRight w:val="0"/>
      <w:marTop w:val="0"/>
      <w:marBottom w:val="0"/>
      <w:divBdr>
        <w:top w:val="none" w:sz="0" w:space="0" w:color="auto"/>
        <w:left w:val="none" w:sz="0" w:space="0" w:color="auto"/>
        <w:bottom w:val="none" w:sz="0" w:space="0" w:color="auto"/>
        <w:right w:val="none" w:sz="0" w:space="0" w:color="auto"/>
      </w:divBdr>
    </w:div>
    <w:div w:id="563829904">
      <w:marLeft w:val="640"/>
      <w:marRight w:val="0"/>
      <w:marTop w:val="0"/>
      <w:marBottom w:val="0"/>
      <w:divBdr>
        <w:top w:val="none" w:sz="0" w:space="0" w:color="auto"/>
        <w:left w:val="none" w:sz="0" w:space="0" w:color="auto"/>
        <w:bottom w:val="none" w:sz="0" w:space="0" w:color="auto"/>
        <w:right w:val="none" w:sz="0" w:space="0" w:color="auto"/>
      </w:divBdr>
    </w:div>
    <w:div w:id="563838375">
      <w:marLeft w:val="640"/>
      <w:marRight w:val="0"/>
      <w:marTop w:val="0"/>
      <w:marBottom w:val="0"/>
      <w:divBdr>
        <w:top w:val="none" w:sz="0" w:space="0" w:color="auto"/>
        <w:left w:val="none" w:sz="0" w:space="0" w:color="auto"/>
        <w:bottom w:val="none" w:sz="0" w:space="0" w:color="auto"/>
        <w:right w:val="none" w:sz="0" w:space="0" w:color="auto"/>
      </w:divBdr>
    </w:div>
    <w:div w:id="563838588">
      <w:marLeft w:val="640"/>
      <w:marRight w:val="0"/>
      <w:marTop w:val="0"/>
      <w:marBottom w:val="0"/>
      <w:divBdr>
        <w:top w:val="none" w:sz="0" w:space="0" w:color="auto"/>
        <w:left w:val="none" w:sz="0" w:space="0" w:color="auto"/>
        <w:bottom w:val="none" w:sz="0" w:space="0" w:color="auto"/>
        <w:right w:val="none" w:sz="0" w:space="0" w:color="auto"/>
      </w:divBdr>
    </w:div>
    <w:div w:id="563875938">
      <w:marLeft w:val="640"/>
      <w:marRight w:val="0"/>
      <w:marTop w:val="0"/>
      <w:marBottom w:val="0"/>
      <w:divBdr>
        <w:top w:val="none" w:sz="0" w:space="0" w:color="auto"/>
        <w:left w:val="none" w:sz="0" w:space="0" w:color="auto"/>
        <w:bottom w:val="none" w:sz="0" w:space="0" w:color="auto"/>
        <w:right w:val="none" w:sz="0" w:space="0" w:color="auto"/>
      </w:divBdr>
    </w:div>
    <w:div w:id="563880544">
      <w:marLeft w:val="640"/>
      <w:marRight w:val="0"/>
      <w:marTop w:val="0"/>
      <w:marBottom w:val="0"/>
      <w:divBdr>
        <w:top w:val="none" w:sz="0" w:space="0" w:color="auto"/>
        <w:left w:val="none" w:sz="0" w:space="0" w:color="auto"/>
        <w:bottom w:val="none" w:sz="0" w:space="0" w:color="auto"/>
        <w:right w:val="none" w:sz="0" w:space="0" w:color="auto"/>
      </w:divBdr>
    </w:div>
    <w:div w:id="563949515">
      <w:marLeft w:val="640"/>
      <w:marRight w:val="0"/>
      <w:marTop w:val="0"/>
      <w:marBottom w:val="0"/>
      <w:divBdr>
        <w:top w:val="none" w:sz="0" w:space="0" w:color="auto"/>
        <w:left w:val="none" w:sz="0" w:space="0" w:color="auto"/>
        <w:bottom w:val="none" w:sz="0" w:space="0" w:color="auto"/>
        <w:right w:val="none" w:sz="0" w:space="0" w:color="auto"/>
      </w:divBdr>
    </w:div>
    <w:div w:id="564024216">
      <w:marLeft w:val="640"/>
      <w:marRight w:val="0"/>
      <w:marTop w:val="0"/>
      <w:marBottom w:val="0"/>
      <w:divBdr>
        <w:top w:val="none" w:sz="0" w:space="0" w:color="auto"/>
        <w:left w:val="none" w:sz="0" w:space="0" w:color="auto"/>
        <w:bottom w:val="none" w:sz="0" w:space="0" w:color="auto"/>
        <w:right w:val="none" w:sz="0" w:space="0" w:color="auto"/>
      </w:divBdr>
    </w:div>
    <w:div w:id="564029126">
      <w:marLeft w:val="640"/>
      <w:marRight w:val="0"/>
      <w:marTop w:val="0"/>
      <w:marBottom w:val="0"/>
      <w:divBdr>
        <w:top w:val="none" w:sz="0" w:space="0" w:color="auto"/>
        <w:left w:val="none" w:sz="0" w:space="0" w:color="auto"/>
        <w:bottom w:val="none" w:sz="0" w:space="0" w:color="auto"/>
        <w:right w:val="none" w:sz="0" w:space="0" w:color="auto"/>
      </w:divBdr>
    </w:div>
    <w:div w:id="564071662">
      <w:marLeft w:val="640"/>
      <w:marRight w:val="0"/>
      <w:marTop w:val="0"/>
      <w:marBottom w:val="0"/>
      <w:divBdr>
        <w:top w:val="none" w:sz="0" w:space="0" w:color="auto"/>
        <w:left w:val="none" w:sz="0" w:space="0" w:color="auto"/>
        <w:bottom w:val="none" w:sz="0" w:space="0" w:color="auto"/>
        <w:right w:val="none" w:sz="0" w:space="0" w:color="auto"/>
      </w:divBdr>
    </w:div>
    <w:div w:id="564074285">
      <w:marLeft w:val="640"/>
      <w:marRight w:val="0"/>
      <w:marTop w:val="0"/>
      <w:marBottom w:val="0"/>
      <w:divBdr>
        <w:top w:val="none" w:sz="0" w:space="0" w:color="auto"/>
        <w:left w:val="none" w:sz="0" w:space="0" w:color="auto"/>
        <w:bottom w:val="none" w:sz="0" w:space="0" w:color="auto"/>
        <w:right w:val="none" w:sz="0" w:space="0" w:color="auto"/>
      </w:divBdr>
    </w:div>
    <w:div w:id="564217767">
      <w:marLeft w:val="640"/>
      <w:marRight w:val="0"/>
      <w:marTop w:val="0"/>
      <w:marBottom w:val="0"/>
      <w:divBdr>
        <w:top w:val="none" w:sz="0" w:space="0" w:color="auto"/>
        <w:left w:val="none" w:sz="0" w:space="0" w:color="auto"/>
        <w:bottom w:val="none" w:sz="0" w:space="0" w:color="auto"/>
        <w:right w:val="none" w:sz="0" w:space="0" w:color="auto"/>
      </w:divBdr>
    </w:div>
    <w:div w:id="564221199">
      <w:marLeft w:val="640"/>
      <w:marRight w:val="0"/>
      <w:marTop w:val="0"/>
      <w:marBottom w:val="0"/>
      <w:divBdr>
        <w:top w:val="none" w:sz="0" w:space="0" w:color="auto"/>
        <w:left w:val="none" w:sz="0" w:space="0" w:color="auto"/>
        <w:bottom w:val="none" w:sz="0" w:space="0" w:color="auto"/>
        <w:right w:val="none" w:sz="0" w:space="0" w:color="auto"/>
      </w:divBdr>
    </w:div>
    <w:div w:id="564296175">
      <w:marLeft w:val="640"/>
      <w:marRight w:val="0"/>
      <w:marTop w:val="0"/>
      <w:marBottom w:val="0"/>
      <w:divBdr>
        <w:top w:val="none" w:sz="0" w:space="0" w:color="auto"/>
        <w:left w:val="none" w:sz="0" w:space="0" w:color="auto"/>
        <w:bottom w:val="none" w:sz="0" w:space="0" w:color="auto"/>
        <w:right w:val="none" w:sz="0" w:space="0" w:color="auto"/>
      </w:divBdr>
    </w:div>
    <w:div w:id="564334436">
      <w:marLeft w:val="640"/>
      <w:marRight w:val="0"/>
      <w:marTop w:val="0"/>
      <w:marBottom w:val="0"/>
      <w:divBdr>
        <w:top w:val="none" w:sz="0" w:space="0" w:color="auto"/>
        <w:left w:val="none" w:sz="0" w:space="0" w:color="auto"/>
        <w:bottom w:val="none" w:sz="0" w:space="0" w:color="auto"/>
        <w:right w:val="none" w:sz="0" w:space="0" w:color="auto"/>
      </w:divBdr>
    </w:div>
    <w:div w:id="564336367">
      <w:marLeft w:val="640"/>
      <w:marRight w:val="0"/>
      <w:marTop w:val="0"/>
      <w:marBottom w:val="0"/>
      <w:divBdr>
        <w:top w:val="none" w:sz="0" w:space="0" w:color="auto"/>
        <w:left w:val="none" w:sz="0" w:space="0" w:color="auto"/>
        <w:bottom w:val="none" w:sz="0" w:space="0" w:color="auto"/>
        <w:right w:val="none" w:sz="0" w:space="0" w:color="auto"/>
      </w:divBdr>
    </w:div>
    <w:div w:id="564409995">
      <w:marLeft w:val="640"/>
      <w:marRight w:val="0"/>
      <w:marTop w:val="0"/>
      <w:marBottom w:val="0"/>
      <w:divBdr>
        <w:top w:val="none" w:sz="0" w:space="0" w:color="auto"/>
        <w:left w:val="none" w:sz="0" w:space="0" w:color="auto"/>
        <w:bottom w:val="none" w:sz="0" w:space="0" w:color="auto"/>
        <w:right w:val="none" w:sz="0" w:space="0" w:color="auto"/>
      </w:divBdr>
    </w:div>
    <w:div w:id="564678797">
      <w:marLeft w:val="640"/>
      <w:marRight w:val="0"/>
      <w:marTop w:val="0"/>
      <w:marBottom w:val="0"/>
      <w:divBdr>
        <w:top w:val="none" w:sz="0" w:space="0" w:color="auto"/>
        <w:left w:val="none" w:sz="0" w:space="0" w:color="auto"/>
        <w:bottom w:val="none" w:sz="0" w:space="0" w:color="auto"/>
        <w:right w:val="none" w:sz="0" w:space="0" w:color="auto"/>
      </w:divBdr>
    </w:div>
    <w:div w:id="564679292">
      <w:marLeft w:val="640"/>
      <w:marRight w:val="0"/>
      <w:marTop w:val="0"/>
      <w:marBottom w:val="0"/>
      <w:divBdr>
        <w:top w:val="none" w:sz="0" w:space="0" w:color="auto"/>
        <w:left w:val="none" w:sz="0" w:space="0" w:color="auto"/>
        <w:bottom w:val="none" w:sz="0" w:space="0" w:color="auto"/>
        <w:right w:val="none" w:sz="0" w:space="0" w:color="auto"/>
      </w:divBdr>
    </w:div>
    <w:div w:id="564756191">
      <w:marLeft w:val="640"/>
      <w:marRight w:val="0"/>
      <w:marTop w:val="0"/>
      <w:marBottom w:val="0"/>
      <w:divBdr>
        <w:top w:val="none" w:sz="0" w:space="0" w:color="auto"/>
        <w:left w:val="none" w:sz="0" w:space="0" w:color="auto"/>
        <w:bottom w:val="none" w:sz="0" w:space="0" w:color="auto"/>
        <w:right w:val="none" w:sz="0" w:space="0" w:color="auto"/>
      </w:divBdr>
    </w:div>
    <w:div w:id="564756424">
      <w:bodyDiv w:val="1"/>
      <w:marLeft w:val="0"/>
      <w:marRight w:val="0"/>
      <w:marTop w:val="0"/>
      <w:marBottom w:val="0"/>
      <w:divBdr>
        <w:top w:val="none" w:sz="0" w:space="0" w:color="auto"/>
        <w:left w:val="none" w:sz="0" w:space="0" w:color="auto"/>
        <w:bottom w:val="none" w:sz="0" w:space="0" w:color="auto"/>
        <w:right w:val="none" w:sz="0" w:space="0" w:color="auto"/>
      </w:divBdr>
      <w:divsChild>
        <w:div w:id="8722013">
          <w:marLeft w:val="640"/>
          <w:marRight w:val="0"/>
          <w:marTop w:val="0"/>
          <w:marBottom w:val="0"/>
          <w:divBdr>
            <w:top w:val="none" w:sz="0" w:space="0" w:color="auto"/>
            <w:left w:val="none" w:sz="0" w:space="0" w:color="auto"/>
            <w:bottom w:val="none" w:sz="0" w:space="0" w:color="auto"/>
            <w:right w:val="none" w:sz="0" w:space="0" w:color="auto"/>
          </w:divBdr>
        </w:div>
        <w:div w:id="35469472">
          <w:marLeft w:val="640"/>
          <w:marRight w:val="0"/>
          <w:marTop w:val="0"/>
          <w:marBottom w:val="0"/>
          <w:divBdr>
            <w:top w:val="none" w:sz="0" w:space="0" w:color="auto"/>
            <w:left w:val="none" w:sz="0" w:space="0" w:color="auto"/>
            <w:bottom w:val="none" w:sz="0" w:space="0" w:color="auto"/>
            <w:right w:val="none" w:sz="0" w:space="0" w:color="auto"/>
          </w:divBdr>
        </w:div>
        <w:div w:id="50857991">
          <w:marLeft w:val="640"/>
          <w:marRight w:val="0"/>
          <w:marTop w:val="0"/>
          <w:marBottom w:val="0"/>
          <w:divBdr>
            <w:top w:val="none" w:sz="0" w:space="0" w:color="auto"/>
            <w:left w:val="none" w:sz="0" w:space="0" w:color="auto"/>
            <w:bottom w:val="none" w:sz="0" w:space="0" w:color="auto"/>
            <w:right w:val="none" w:sz="0" w:space="0" w:color="auto"/>
          </w:divBdr>
        </w:div>
        <w:div w:id="75787702">
          <w:marLeft w:val="640"/>
          <w:marRight w:val="0"/>
          <w:marTop w:val="0"/>
          <w:marBottom w:val="0"/>
          <w:divBdr>
            <w:top w:val="none" w:sz="0" w:space="0" w:color="auto"/>
            <w:left w:val="none" w:sz="0" w:space="0" w:color="auto"/>
            <w:bottom w:val="none" w:sz="0" w:space="0" w:color="auto"/>
            <w:right w:val="none" w:sz="0" w:space="0" w:color="auto"/>
          </w:divBdr>
        </w:div>
        <w:div w:id="97875330">
          <w:marLeft w:val="640"/>
          <w:marRight w:val="0"/>
          <w:marTop w:val="0"/>
          <w:marBottom w:val="0"/>
          <w:divBdr>
            <w:top w:val="none" w:sz="0" w:space="0" w:color="auto"/>
            <w:left w:val="none" w:sz="0" w:space="0" w:color="auto"/>
            <w:bottom w:val="none" w:sz="0" w:space="0" w:color="auto"/>
            <w:right w:val="none" w:sz="0" w:space="0" w:color="auto"/>
          </w:divBdr>
        </w:div>
        <w:div w:id="103698825">
          <w:marLeft w:val="640"/>
          <w:marRight w:val="0"/>
          <w:marTop w:val="0"/>
          <w:marBottom w:val="0"/>
          <w:divBdr>
            <w:top w:val="none" w:sz="0" w:space="0" w:color="auto"/>
            <w:left w:val="none" w:sz="0" w:space="0" w:color="auto"/>
            <w:bottom w:val="none" w:sz="0" w:space="0" w:color="auto"/>
            <w:right w:val="none" w:sz="0" w:space="0" w:color="auto"/>
          </w:divBdr>
        </w:div>
        <w:div w:id="234320005">
          <w:marLeft w:val="640"/>
          <w:marRight w:val="0"/>
          <w:marTop w:val="0"/>
          <w:marBottom w:val="0"/>
          <w:divBdr>
            <w:top w:val="none" w:sz="0" w:space="0" w:color="auto"/>
            <w:left w:val="none" w:sz="0" w:space="0" w:color="auto"/>
            <w:bottom w:val="none" w:sz="0" w:space="0" w:color="auto"/>
            <w:right w:val="none" w:sz="0" w:space="0" w:color="auto"/>
          </w:divBdr>
        </w:div>
        <w:div w:id="302270107">
          <w:marLeft w:val="640"/>
          <w:marRight w:val="0"/>
          <w:marTop w:val="0"/>
          <w:marBottom w:val="0"/>
          <w:divBdr>
            <w:top w:val="none" w:sz="0" w:space="0" w:color="auto"/>
            <w:left w:val="none" w:sz="0" w:space="0" w:color="auto"/>
            <w:bottom w:val="none" w:sz="0" w:space="0" w:color="auto"/>
            <w:right w:val="none" w:sz="0" w:space="0" w:color="auto"/>
          </w:divBdr>
        </w:div>
        <w:div w:id="416365590">
          <w:marLeft w:val="640"/>
          <w:marRight w:val="0"/>
          <w:marTop w:val="0"/>
          <w:marBottom w:val="0"/>
          <w:divBdr>
            <w:top w:val="none" w:sz="0" w:space="0" w:color="auto"/>
            <w:left w:val="none" w:sz="0" w:space="0" w:color="auto"/>
            <w:bottom w:val="none" w:sz="0" w:space="0" w:color="auto"/>
            <w:right w:val="none" w:sz="0" w:space="0" w:color="auto"/>
          </w:divBdr>
        </w:div>
        <w:div w:id="458956514">
          <w:marLeft w:val="640"/>
          <w:marRight w:val="0"/>
          <w:marTop w:val="0"/>
          <w:marBottom w:val="0"/>
          <w:divBdr>
            <w:top w:val="none" w:sz="0" w:space="0" w:color="auto"/>
            <w:left w:val="none" w:sz="0" w:space="0" w:color="auto"/>
            <w:bottom w:val="none" w:sz="0" w:space="0" w:color="auto"/>
            <w:right w:val="none" w:sz="0" w:space="0" w:color="auto"/>
          </w:divBdr>
        </w:div>
        <w:div w:id="605773970">
          <w:marLeft w:val="640"/>
          <w:marRight w:val="0"/>
          <w:marTop w:val="0"/>
          <w:marBottom w:val="0"/>
          <w:divBdr>
            <w:top w:val="none" w:sz="0" w:space="0" w:color="auto"/>
            <w:left w:val="none" w:sz="0" w:space="0" w:color="auto"/>
            <w:bottom w:val="none" w:sz="0" w:space="0" w:color="auto"/>
            <w:right w:val="none" w:sz="0" w:space="0" w:color="auto"/>
          </w:divBdr>
        </w:div>
        <w:div w:id="642851220">
          <w:marLeft w:val="640"/>
          <w:marRight w:val="0"/>
          <w:marTop w:val="0"/>
          <w:marBottom w:val="0"/>
          <w:divBdr>
            <w:top w:val="none" w:sz="0" w:space="0" w:color="auto"/>
            <w:left w:val="none" w:sz="0" w:space="0" w:color="auto"/>
            <w:bottom w:val="none" w:sz="0" w:space="0" w:color="auto"/>
            <w:right w:val="none" w:sz="0" w:space="0" w:color="auto"/>
          </w:divBdr>
        </w:div>
        <w:div w:id="656307871">
          <w:marLeft w:val="640"/>
          <w:marRight w:val="0"/>
          <w:marTop w:val="0"/>
          <w:marBottom w:val="0"/>
          <w:divBdr>
            <w:top w:val="none" w:sz="0" w:space="0" w:color="auto"/>
            <w:left w:val="none" w:sz="0" w:space="0" w:color="auto"/>
            <w:bottom w:val="none" w:sz="0" w:space="0" w:color="auto"/>
            <w:right w:val="none" w:sz="0" w:space="0" w:color="auto"/>
          </w:divBdr>
        </w:div>
        <w:div w:id="790054302">
          <w:marLeft w:val="640"/>
          <w:marRight w:val="0"/>
          <w:marTop w:val="0"/>
          <w:marBottom w:val="0"/>
          <w:divBdr>
            <w:top w:val="none" w:sz="0" w:space="0" w:color="auto"/>
            <w:left w:val="none" w:sz="0" w:space="0" w:color="auto"/>
            <w:bottom w:val="none" w:sz="0" w:space="0" w:color="auto"/>
            <w:right w:val="none" w:sz="0" w:space="0" w:color="auto"/>
          </w:divBdr>
        </w:div>
        <w:div w:id="802190184">
          <w:marLeft w:val="640"/>
          <w:marRight w:val="0"/>
          <w:marTop w:val="0"/>
          <w:marBottom w:val="0"/>
          <w:divBdr>
            <w:top w:val="none" w:sz="0" w:space="0" w:color="auto"/>
            <w:left w:val="none" w:sz="0" w:space="0" w:color="auto"/>
            <w:bottom w:val="none" w:sz="0" w:space="0" w:color="auto"/>
            <w:right w:val="none" w:sz="0" w:space="0" w:color="auto"/>
          </w:divBdr>
        </w:div>
        <w:div w:id="992295916">
          <w:marLeft w:val="640"/>
          <w:marRight w:val="0"/>
          <w:marTop w:val="0"/>
          <w:marBottom w:val="0"/>
          <w:divBdr>
            <w:top w:val="none" w:sz="0" w:space="0" w:color="auto"/>
            <w:left w:val="none" w:sz="0" w:space="0" w:color="auto"/>
            <w:bottom w:val="none" w:sz="0" w:space="0" w:color="auto"/>
            <w:right w:val="none" w:sz="0" w:space="0" w:color="auto"/>
          </w:divBdr>
        </w:div>
        <w:div w:id="1036349543">
          <w:marLeft w:val="640"/>
          <w:marRight w:val="0"/>
          <w:marTop w:val="0"/>
          <w:marBottom w:val="0"/>
          <w:divBdr>
            <w:top w:val="none" w:sz="0" w:space="0" w:color="auto"/>
            <w:left w:val="none" w:sz="0" w:space="0" w:color="auto"/>
            <w:bottom w:val="none" w:sz="0" w:space="0" w:color="auto"/>
            <w:right w:val="none" w:sz="0" w:space="0" w:color="auto"/>
          </w:divBdr>
        </w:div>
        <w:div w:id="1135876942">
          <w:marLeft w:val="640"/>
          <w:marRight w:val="0"/>
          <w:marTop w:val="0"/>
          <w:marBottom w:val="0"/>
          <w:divBdr>
            <w:top w:val="none" w:sz="0" w:space="0" w:color="auto"/>
            <w:left w:val="none" w:sz="0" w:space="0" w:color="auto"/>
            <w:bottom w:val="none" w:sz="0" w:space="0" w:color="auto"/>
            <w:right w:val="none" w:sz="0" w:space="0" w:color="auto"/>
          </w:divBdr>
        </w:div>
        <w:div w:id="1157652499">
          <w:marLeft w:val="640"/>
          <w:marRight w:val="0"/>
          <w:marTop w:val="0"/>
          <w:marBottom w:val="0"/>
          <w:divBdr>
            <w:top w:val="none" w:sz="0" w:space="0" w:color="auto"/>
            <w:left w:val="none" w:sz="0" w:space="0" w:color="auto"/>
            <w:bottom w:val="none" w:sz="0" w:space="0" w:color="auto"/>
            <w:right w:val="none" w:sz="0" w:space="0" w:color="auto"/>
          </w:divBdr>
        </w:div>
        <w:div w:id="1168136170">
          <w:marLeft w:val="640"/>
          <w:marRight w:val="0"/>
          <w:marTop w:val="0"/>
          <w:marBottom w:val="0"/>
          <w:divBdr>
            <w:top w:val="none" w:sz="0" w:space="0" w:color="auto"/>
            <w:left w:val="none" w:sz="0" w:space="0" w:color="auto"/>
            <w:bottom w:val="none" w:sz="0" w:space="0" w:color="auto"/>
            <w:right w:val="none" w:sz="0" w:space="0" w:color="auto"/>
          </w:divBdr>
        </w:div>
        <w:div w:id="1185554067">
          <w:marLeft w:val="640"/>
          <w:marRight w:val="0"/>
          <w:marTop w:val="0"/>
          <w:marBottom w:val="0"/>
          <w:divBdr>
            <w:top w:val="none" w:sz="0" w:space="0" w:color="auto"/>
            <w:left w:val="none" w:sz="0" w:space="0" w:color="auto"/>
            <w:bottom w:val="none" w:sz="0" w:space="0" w:color="auto"/>
            <w:right w:val="none" w:sz="0" w:space="0" w:color="auto"/>
          </w:divBdr>
        </w:div>
        <w:div w:id="1201623871">
          <w:marLeft w:val="640"/>
          <w:marRight w:val="0"/>
          <w:marTop w:val="0"/>
          <w:marBottom w:val="0"/>
          <w:divBdr>
            <w:top w:val="none" w:sz="0" w:space="0" w:color="auto"/>
            <w:left w:val="none" w:sz="0" w:space="0" w:color="auto"/>
            <w:bottom w:val="none" w:sz="0" w:space="0" w:color="auto"/>
            <w:right w:val="none" w:sz="0" w:space="0" w:color="auto"/>
          </w:divBdr>
        </w:div>
        <w:div w:id="1222256665">
          <w:marLeft w:val="640"/>
          <w:marRight w:val="0"/>
          <w:marTop w:val="0"/>
          <w:marBottom w:val="0"/>
          <w:divBdr>
            <w:top w:val="none" w:sz="0" w:space="0" w:color="auto"/>
            <w:left w:val="none" w:sz="0" w:space="0" w:color="auto"/>
            <w:bottom w:val="none" w:sz="0" w:space="0" w:color="auto"/>
            <w:right w:val="none" w:sz="0" w:space="0" w:color="auto"/>
          </w:divBdr>
        </w:div>
        <w:div w:id="1247617038">
          <w:marLeft w:val="640"/>
          <w:marRight w:val="0"/>
          <w:marTop w:val="0"/>
          <w:marBottom w:val="0"/>
          <w:divBdr>
            <w:top w:val="none" w:sz="0" w:space="0" w:color="auto"/>
            <w:left w:val="none" w:sz="0" w:space="0" w:color="auto"/>
            <w:bottom w:val="none" w:sz="0" w:space="0" w:color="auto"/>
            <w:right w:val="none" w:sz="0" w:space="0" w:color="auto"/>
          </w:divBdr>
        </w:div>
        <w:div w:id="1342047591">
          <w:marLeft w:val="640"/>
          <w:marRight w:val="0"/>
          <w:marTop w:val="0"/>
          <w:marBottom w:val="0"/>
          <w:divBdr>
            <w:top w:val="none" w:sz="0" w:space="0" w:color="auto"/>
            <w:left w:val="none" w:sz="0" w:space="0" w:color="auto"/>
            <w:bottom w:val="none" w:sz="0" w:space="0" w:color="auto"/>
            <w:right w:val="none" w:sz="0" w:space="0" w:color="auto"/>
          </w:divBdr>
        </w:div>
        <w:div w:id="1425304698">
          <w:marLeft w:val="640"/>
          <w:marRight w:val="0"/>
          <w:marTop w:val="0"/>
          <w:marBottom w:val="0"/>
          <w:divBdr>
            <w:top w:val="none" w:sz="0" w:space="0" w:color="auto"/>
            <w:left w:val="none" w:sz="0" w:space="0" w:color="auto"/>
            <w:bottom w:val="none" w:sz="0" w:space="0" w:color="auto"/>
            <w:right w:val="none" w:sz="0" w:space="0" w:color="auto"/>
          </w:divBdr>
        </w:div>
        <w:div w:id="1477188212">
          <w:marLeft w:val="640"/>
          <w:marRight w:val="0"/>
          <w:marTop w:val="0"/>
          <w:marBottom w:val="0"/>
          <w:divBdr>
            <w:top w:val="none" w:sz="0" w:space="0" w:color="auto"/>
            <w:left w:val="none" w:sz="0" w:space="0" w:color="auto"/>
            <w:bottom w:val="none" w:sz="0" w:space="0" w:color="auto"/>
            <w:right w:val="none" w:sz="0" w:space="0" w:color="auto"/>
          </w:divBdr>
        </w:div>
        <w:div w:id="1554922041">
          <w:marLeft w:val="640"/>
          <w:marRight w:val="0"/>
          <w:marTop w:val="0"/>
          <w:marBottom w:val="0"/>
          <w:divBdr>
            <w:top w:val="none" w:sz="0" w:space="0" w:color="auto"/>
            <w:left w:val="none" w:sz="0" w:space="0" w:color="auto"/>
            <w:bottom w:val="none" w:sz="0" w:space="0" w:color="auto"/>
            <w:right w:val="none" w:sz="0" w:space="0" w:color="auto"/>
          </w:divBdr>
        </w:div>
        <w:div w:id="1559054087">
          <w:marLeft w:val="640"/>
          <w:marRight w:val="0"/>
          <w:marTop w:val="0"/>
          <w:marBottom w:val="0"/>
          <w:divBdr>
            <w:top w:val="none" w:sz="0" w:space="0" w:color="auto"/>
            <w:left w:val="none" w:sz="0" w:space="0" w:color="auto"/>
            <w:bottom w:val="none" w:sz="0" w:space="0" w:color="auto"/>
            <w:right w:val="none" w:sz="0" w:space="0" w:color="auto"/>
          </w:divBdr>
        </w:div>
        <w:div w:id="1597975576">
          <w:marLeft w:val="640"/>
          <w:marRight w:val="0"/>
          <w:marTop w:val="0"/>
          <w:marBottom w:val="0"/>
          <w:divBdr>
            <w:top w:val="none" w:sz="0" w:space="0" w:color="auto"/>
            <w:left w:val="none" w:sz="0" w:space="0" w:color="auto"/>
            <w:bottom w:val="none" w:sz="0" w:space="0" w:color="auto"/>
            <w:right w:val="none" w:sz="0" w:space="0" w:color="auto"/>
          </w:divBdr>
        </w:div>
        <w:div w:id="1641154836">
          <w:marLeft w:val="640"/>
          <w:marRight w:val="0"/>
          <w:marTop w:val="0"/>
          <w:marBottom w:val="0"/>
          <w:divBdr>
            <w:top w:val="none" w:sz="0" w:space="0" w:color="auto"/>
            <w:left w:val="none" w:sz="0" w:space="0" w:color="auto"/>
            <w:bottom w:val="none" w:sz="0" w:space="0" w:color="auto"/>
            <w:right w:val="none" w:sz="0" w:space="0" w:color="auto"/>
          </w:divBdr>
        </w:div>
        <w:div w:id="1670713246">
          <w:marLeft w:val="640"/>
          <w:marRight w:val="0"/>
          <w:marTop w:val="0"/>
          <w:marBottom w:val="0"/>
          <w:divBdr>
            <w:top w:val="none" w:sz="0" w:space="0" w:color="auto"/>
            <w:left w:val="none" w:sz="0" w:space="0" w:color="auto"/>
            <w:bottom w:val="none" w:sz="0" w:space="0" w:color="auto"/>
            <w:right w:val="none" w:sz="0" w:space="0" w:color="auto"/>
          </w:divBdr>
        </w:div>
        <w:div w:id="1706756233">
          <w:marLeft w:val="640"/>
          <w:marRight w:val="0"/>
          <w:marTop w:val="0"/>
          <w:marBottom w:val="0"/>
          <w:divBdr>
            <w:top w:val="none" w:sz="0" w:space="0" w:color="auto"/>
            <w:left w:val="none" w:sz="0" w:space="0" w:color="auto"/>
            <w:bottom w:val="none" w:sz="0" w:space="0" w:color="auto"/>
            <w:right w:val="none" w:sz="0" w:space="0" w:color="auto"/>
          </w:divBdr>
        </w:div>
        <w:div w:id="1710763961">
          <w:marLeft w:val="640"/>
          <w:marRight w:val="0"/>
          <w:marTop w:val="0"/>
          <w:marBottom w:val="0"/>
          <w:divBdr>
            <w:top w:val="none" w:sz="0" w:space="0" w:color="auto"/>
            <w:left w:val="none" w:sz="0" w:space="0" w:color="auto"/>
            <w:bottom w:val="none" w:sz="0" w:space="0" w:color="auto"/>
            <w:right w:val="none" w:sz="0" w:space="0" w:color="auto"/>
          </w:divBdr>
        </w:div>
        <w:div w:id="1725371239">
          <w:marLeft w:val="640"/>
          <w:marRight w:val="0"/>
          <w:marTop w:val="0"/>
          <w:marBottom w:val="0"/>
          <w:divBdr>
            <w:top w:val="none" w:sz="0" w:space="0" w:color="auto"/>
            <w:left w:val="none" w:sz="0" w:space="0" w:color="auto"/>
            <w:bottom w:val="none" w:sz="0" w:space="0" w:color="auto"/>
            <w:right w:val="none" w:sz="0" w:space="0" w:color="auto"/>
          </w:divBdr>
        </w:div>
        <w:div w:id="1751612822">
          <w:marLeft w:val="640"/>
          <w:marRight w:val="0"/>
          <w:marTop w:val="0"/>
          <w:marBottom w:val="0"/>
          <w:divBdr>
            <w:top w:val="none" w:sz="0" w:space="0" w:color="auto"/>
            <w:left w:val="none" w:sz="0" w:space="0" w:color="auto"/>
            <w:bottom w:val="none" w:sz="0" w:space="0" w:color="auto"/>
            <w:right w:val="none" w:sz="0" w:space="0" w:color="auto"/>
          </w:divBdr>
        </w:div>
      </w:divsChild>
    </w:div>
    <w:div w:id="564798040">
      <w:marLeft w:val="640"/>
      <w:marRight w:val="0"/>
      <w:marTop w:val="0"/>
      <w:marBottom w:val="0"/>
      <w:divBdr>
        <w:top w:val="none" w:sz="0" w:space="0" w:color="auto"/>
        <w:left w:val="none" w:sz="0" w:space="0" w:color="auto"/>
        <w:bottom w:val="none" w:sz="0" w:space="0" w:color="auto"/>
        <w:right w:val="none" w:sz="0" w:space="0" w:color="auto"/>
      </w:divBdr>
    </w:div>
    <w:div w:id="564803690">
      <w:marLeft w:val="640"/>
      <w:marRight w:val="0"/>
      <w:marTop w:val="0"/>
      <w:marBottom w:val="0"/>
      <w:divBdr>
        <w:top w:val="none" w:sz="0" w:space="0" w:color="auto"/>
        <w:left w:val="none" w:sz="0" w:space="0" w:color="auto"/>
        <w:bottom w:val="none" w:sz="0" w:space="0" w:color="auto"/>
        <w:right w:val="none" w:sz="0" w:space="0" w:color="auto"/>
      </w:divBdr>
    </w:div>
    <w:div w:id="564805755">
      <w:marLeft w:val="640"/>
      <w:marRight w:val="0"/>
      <w:marTop w:val="0"/>
      <w:marBottom w:val="0"/>
      <w:divBdr>
        <w:top w:val="none" w:sz="0" w:space="0" w:color="auto"/>
        <w:left w:val="none" w:sz="0" w:space="0" w:color="auto"/>
        <w:bottom w:val="none" w:sz="0" w:space="0" w:color="auto"/>
        <w:right w:val="none" w:sz="0" w:space="0" w:color="auto"/>
      </w:divBdr>
    </w:div>
    <w:div w:id="564873775">
      <w:marLeft w:val="640"/>
      <w:marRight w:val="0"/>
      <w:marTop w:val="0"/>
      <w:marBottom w:val="0"/>
      <w:divBdr>
        <w:top w:val="none" w:sz="0" w:space="0" w:color="auto"/>
        <w:left w:val="none" w:sz="0" w:space="0" w:color="auto"/>
        <w:bottom w:val="none" w:sz="0" w:space="0" w:color="auto"/>
        <w:right w:val="none" w:sz="0" w:space="0" w:color="auto"/>
      </w:divBdr>
    </w:div>
    <w:div w:id="564880461">
      <w:marLeft w:val="640"/>
      <w:marRight w:val="0"/>
      <w:marTop w:val="0"/>
      <w:marBottom w:val="0"/>
      <w:divBdr>
        <w:top w:val="none" w:sz="0" w:space="0" w:color="auto"/>
        <w:left w:val="none" w:sz="0" w:space="0" w:color="auto"/>
        <w:bottom w:val="none" w:sz="0" w:space="0" w:color="auto"/>
        <w:right w:val="none" w:sz="0" w:space="0" w:color="auto"/>
      </w:divBdr>
    </w:div>
    <w:div w:id="564881254">
      <w:marLeft w:val="640"/>
      <w:marRight w:val="0"/>
      <w:marTop w:val="0"/>
      <w:marBottom w:val="0"/>
      <w:divBdr>
        <w:top w:val="none" w:sz="0" w:space="0" w:color="auto"/>
        <w:left w:val="none" w:sz="0" w:space="0" w:color="auto"/>
        <w:bottom w:val="none" w:sz="0" w:space="0" w:color="auto"/>
        <w:right w:val="none" w:sz="0" w:space="0" w:color="auto"/>
      </w:divBdr>
    </w:div>
    <w:div w:id="564989741">
      <w:marLeft w:val="640"/>
      <w:marRight w:val="0"/>
      <w:marTop w:val="0"/>
      <w:marBottom w:val="0"/>
      <w:divBdr>
        <w:top w:val="none" w:sz="0" w:space="0" w:color="auto"/>
        <w:left w:val="none" w:sz="0" w:space="0" w:color="auto"/>
        <w:bottom w:val="none" w:sz="0" w:space="0" w:color="auto"/>
        <w:right w:val="none" w:sz="0" w:space="0" w:color="auto"/>
      </w:divBdr>
    </w:div>
    <w:div w:id="564997248">
      <w:marLeft w:val="640"/>
      <w:marRight w:val="0"/>
      <w:marTop w:val="0"/>
      <w:marBottom w:val="0"/>
      <w:divBdr>
        <w:top w:val="none" w:sz="0" w:space="0" w:color="auto"/>
        <w:left w:val="none" w:sz="0" w:space="0" w:color="auto"/>
        <w:bottom w:val="none" w:sz="0" w:space="0" w:color="auto"/>
        <w:right w:val="none" w:sz="0" w:space="0" w:color="auto"/>
      </w:divBdr>
    </w:div>
    <w:div w:id="565071619">
      <w:marLeft w:val="640"/>
      <w:marRight w:val="0"/>
      <w:marTop w:val="0"/>
      <w:marBottom w:val="0"/>
      <w:divBdr>
        <w:top w:val="none" w:sz="0" w:space="0" w:color="auto"/>
        <w:left w:val="none" w:sz="0" w:space="0" w:color="auto"/>
        <w:bottom w:val="none" w:sz="0" w:space="0" w:color="auto"/>
        <w:right w:val="none" w:sz="0" w:space="0" w:color="auto"/>
      </w:divBdr>
    </w:div>
    <w:div w:id="565184750">
      <w:marLeft w:val="640"/>
      <w:marRight w:val="0"/>
      <w:marTop w:val="0"/>
      <w:marBottom w:val="0"/>
      <w:divBdr>
        <w:top w:val="none" w:sz="0" w:space="0" w:color="auto"/>
        <w:left w:val="none" w:sz="0" w:space="0" w:color="auto"/>
        <w:bottom w:val="none" w:sz="0" w:space="0" w:color="auto"/>
        <w:right w:val="none" w:sz="0" w:space="0" w:color="auto"/>
      </w:divBdr>
    </w:div>
    <w:div w:id="565191362">
      <w:marLeft w:val="640"/>
      <w:marRight w:val="0"/>
      <w:marTop w:val="0"/>
      <w:marBottom w:val="0"/>
      <w:divBdr>
        <w:top w:val="none" w:sz="0" w:space="0" w:color="auto"/>
        <w:left w:val="none" w:sz="0" w:space="0" w:color="auto"/>
        <w:bottom w:val="none" w:sz="0" w:space="0" w:color="auto"/>
        <w:right w:val="none" w:sz="0" w:space="0" w:color="auto"/>
      </w:divBdr>
    </w:div>
    <w:div w:id="565264012">
      <w:marLeft w:val="640"/>
      <w:marRight w:val="0"/>
      <w:marTop w:val="0"/>
      <w:marBottom w:val="0"/>
      <w:divBdr>
        <w:top w:val="none" w:sz="0" w:space="0" w:color="auto"/>
        <w:left w:val="none" w:sz="0" w:space="0" w:color="auto"/>
        <w:bottom w:val="none" w:sz="0" w:space="0" w:color="auto"/>
        <w:right w:val="none" w:sz="0" w:space="0" w:color="auto"/>
      </w:divBdr>
    </w:div>
    <w:div w:id="565339953">
      <w:marLeft w:val="640"/>
      <w:marRight w:val="0"/>
      <w:marTop w:val="0"/>
      <w:marBottom w:val="0"/>
      <w:divBdr>
        <w:top w:val="none" w:sz="0" w:space="0" w:color="auto"/>
        <w:left w:val="none" w:sz="0" w:space="0" w:color="auto"/>
        <w:bottom w:val="none" w:sz="0" w:space="0" w:color="auto"/>
        <w:right w:val="none" w:sz="0" w:space="0" w:color="auto"/>
      </w:divBdr>
    </w:div>
    <w:div w:id="565382689">
      <w:marLeft w:val="640"/>
      <w:marRight w:val="0"/>
      <w:marTop w:val="0"/>
      <w:marBottom w:val="0"/>
      <w:divBdr>
        <w:top w:val="none" w:sz="0" w:space="0" w:color="auto"/>
        <w:left w:val="none" w:sz="0" w:space="0" w:color="auto"/>
        <w:bottom w:val="none" w:sz="0" w:space="0" w:color="auto"/>
        <w:right w:val="none" w:sz="0" w:space="0" w:color="auto"/>
      </w:divBdr>
    </w:div>
    <w:div w:id="565577491">
      <w:marLeft w:val="640"/>
      <w:marRight w:val="0"/>
      <w:marTop w:val="0"/>
      <w:marBottom w:val="0"/>
      <w:divBdr>
        <w:top w:val="none" w:sz="0" w:space="0" w:color="auto"/>
        <w:left w:val="none" w:sz="0" w:space="0" w:color="auto"/>
        <w:bottom w:val="none" w:sz="0" w:space="0" w:color="auto"/>
        <w:right w:val="none" w:sz="0" w:space="0" w:color="auto"/>
      </w:divBdr>
    </w:div>
    <w:div w:id="565603745">
      <w:marLeft w:val="640"/>
      <w:marRight w:val="0"/>
      <w:marTop w:val="0"/>
      <w:marBottom w:val="0"/>
      <w:divBdr>
        <w:top w:val="none" w:sz="0" w:space="0" w:color="auto"/>
        <w:left w:val="none" w:sz="0" w:space="0" w:color="auto"/>
        <w:bottom w:val="none" w:sz="0" w:space="0" w:color="auto"/>
        <w:right w:val="none" w:sz="0" w:space="0" w:color="auto"/>
      </w:divBdr>
    </w:div>
    <w:div w:id="565727462">
      <w:marLeft w:val="640"/>
      <w:marRight w:val="0"/>
      <w:marTop w:val="0"/>
      <w:marBottom w:val="0"/>
      <w:divBdr>
        <w:top w:val="none" w:sz="0" w:space="0" w:color="auto"/>
        <w:left w:val="none" w:sz="0" w:space="0" w:color="auto"/>
        <w:bottom w:val="none" w:sz="0" w:space="0" w:color="auto"/>
        <w:right w:val="none" w:sz="0" w:space="0" w:color="auto"/>
      </w:divBdr>
    </w:div>
    <w:div w:id="565798507">
      <w:marLeft w:val="640"/>
      <w:marRight w:val="0"/>
      <w:marTop w:val="0"/>
      <w:marBottom w:val="0"/>
      <w:divBdr>
        <w:top w:val="none" w:sz="0" w:space="0" w:color="auto"/>
        <w:left w:val="none" w:sz="0" w:space="0" w:color="auto"/>
        <w:bottom w:val="none" w:sz="0" w:space="0" w:color="auto"/>
        <w:right w:val="none" w:sz="0" w:space="0" w:color="auto"/>
      </w:divBdr>
    </w:div>
    <w:div w:id="565801921">
      <w:marLeft w:val="640"/>
      <w:marRight w:val="0"/>
      <w:marTop w:val="0"/>
      <w:marBottom w:val="0"/>
      <w:divBdr>
        <w:top w:val="none" w:sz="0" w:space="0" w:color="auto"/>
        <w:left w:val="none" w:sz="0" w:space="0" w:color="auto"/>
        <w:bottom w:val="none" w:sz="0" w:space="0" w:color="auto"/>
        <w:right w:val="none" w:sz="0" w:space="0" w:color="auto"/>
      </w:divBdr>
    </w:div>
    <w:div w:id="565804444">
      <w:marLeft w:val="640"/>
      <w:marRight w:val="0"/>
      <w:marTop w:val="0"/>
      <w:marBottom w:val="0"/>
      <w:divBdr>
        <w:top w:val="none" w:sz="0" w:space="0" w:color="auto"/>
        <w:left w:val="none" w:sz="0" w:space="0" w:color="auto"/>
        <w:bottom w:val="none" w:sz="0" w:space="0" w:color="auto"/>
        <w:right w:val="none" w:sz="0" w:space="0" w:color="auto"/>
      </w:divBdr>
    </w:div>
    <w:div w:id="565804847">
      <w:marLeft w:val="640"/>
      <w:marRight w:val="0"/>
      <w:marTop w:val="0"/>
      <w:marBottom w:val="0"/>
      <w:divBdr>
        <w:top w:val="none" w:sz="0" w:space="0" w:color="auto"/>
        <w:left w:val="none" w:sz="0" w:space="0" w:color="auto"/>
        <w:bottom w:val="none" w:sz="0" w:space="0" w:color="auto"/>
        <w:right w:val="none" w:sz="0" w:space="0" w:color="auto"/>
      </w:divBdr>
    </w:div>
    <w:div w:id="565839360">
      <w:marLeft w:val="640"/>
      <w:marRight w:val="0"/>
      <w:marTop w:val="0"/>
      <w:marBottom w:val="0"/>
      <w:divBdr>
        <w:top w:val="none" w:sz="0" w:space="0" w:color="auto"/>
        <w:left w:val="none" w:sz="0" w:space="0" w:color="auto"/>
        <w:bottom w:val="none" w:sz="0" w:space="0" w:color="auto"/>
        <w:right w:val="none" w:sz="0" w:space="0" w:color="auto"/>
      </w:divBdr>
    </w:div>
    <w:div w:id="565915287">
      <w:marLeft w:val="640"/>
      <w:marRight w:val="0"/>
      <w:marTop w:val="0"/>
      <w:marBottom w:val="0"/>
      <w:divBdr>
        <w:top w:val="none" w:sz="0" w:space="0" w:color="auto"/>
        <w:left w:val="none" w:sz="0" w:space="0" w:color="auto"/>
        <w:bottom w:val="none" w:sz="0" w:space="0" w:color="auto"/>
        <w:right w:val="none" w:sz="0" w:space="0" w:color="auto"/>
      </w:divBdr>
    </w:div>
    <w:div w:id="565998395">
      <w:marLeft w:val="640"/>
      <w:marRight w:val="0"/>
      <w:marTop w:val="0"/>
      <w:marBottom w:val="0"/>
      <w:divBdr>
        <w:top w:val="none" w:sz="0" w:space="0" w:color="auto"/>
        <w:left w:val="none" w:sz="0" w:space="0" w:color="auto"/>
        <w:bottom w:val="none" w:sz="0" w:space="0" w:color="auto"/>
        <w:right w:val="none" w:sz="0" w:space="0" w:color="auto"/>
      </w:divBdr>
    </w:div>
    <w:div w:id="566109301">
      <w:marLeft w:val="640"/>
      <w:marRight w:val="0"/>
      <w:marTop w:val="0"/>
      <w:marBottom w:val="0"/>
      <w:divBdr>
        <w:top w:val="none" w:sz="0" w:space="0" w:color="auto"/>
        <w:left w:val="none" w:sz="0" w:space="0" w:color="auto"/>
        <w:bottom w:val="none" w:sz="0" w:space="0" w:color="auto"/>
        <w:right w:val="none" w:sz="0" w:space="0" w:color="auto"/>
      </w:divBdr>
    </w:div>
    <w:div w:id="566109424">
      <w:marLeft w:val="640"/>
      <w:marRight w:val="0"/>
      <w:marTop w:val="0"/>
      <w:marBottom w:val="0"/>
      <w:divBdr>
        <w:top w:val="none" w:sz="0" w:space="0" w:color="auto"/>
        <w:left w:val="none" w:sz="0" w:space="0" w:color="auto"/>
        <w:bottom w:val="none" w:sz="0" w:space="0" w:color="auto"/>
        <w:right w:val="none" w:sz="0" w:space="0" w:color="auto"/>
      </w:divBdr>
    </w:div>
    <w:div w:id="566110025">
      <w:marLeft w:val="640"/>
      <w:marRight w:val="0"/>
      <w:marTop w:val="0"/>
      <w:marBottom w:val="0"/>
      <w:divBdr>
        <w:top w:val="none" w:sz="0" w:space="0" w:color="auto"/>
        <w:left w:val="none" w:sz="0" w:space="0" w:color="auto"/>
        <w:bottom w:val="none" w:sz="0" w:space="0" w:color="auto"/>
        <w:right w:val="none" w:sz="0" w:space="0" w:color="auto"/>
      </w:divBdr>
    </w:div>
    <w:div w:id="566110576">
      <w:marLeft w:val="640"/>
      <w:marRight w:val="0"/>
      <w:marTop w:val="0"/>
      <w:marBottom w:val="0"/>
      <w:divBdr>
        <w:top w:val="none" w:sz="0" w:space="0" w:color="auto"/>
        <w:left w:val="none" w:sz="0" w:space="0" w:color="auto"/>
        <w:bottom w:val="none" w:sz="0" w:space="0" w:color="auto"/>
        <w:right w:val="none" w:sz="0" w:space="0" w:color="auto"/>
      </w:divBdr>
    </w:div>
    <w:div w:id="566187117">
      <w:marLeft w:val="640"/>
      <w:marRight w:val="0"/>
      <w:marTop w:val="0"/>
      <w:marBottom w:val="0"/>
      <w:divBdr>
        <w:top w:val="none" w:sz="0" w:space="0" w:color="auto"/>
        <w:left w:val="none" w:sz="0" w:space="0" w:color="auto"/>
        <w:bottom w:val="none" w:sz="0" w:space="0" w:color="auto"/>
        <w:right w:val="none" w:sz="0" w:space="0" w:color="auto"/>
      </w:divBdr>
    </w:div>
    <w:div w:id="566188927">
      <w:marLeft w:val="640"/>
      <w:marRight w:val="0"/>
      <w:marTop w:val="0"/>
      <w:marBottom w:val="0"/>
      <w:divBdr>
        <w:top w:val="none" w:sz="0" w:space="0" w:color="auto"/>
        <w:left w:val="none" w:sz="0" w:space="0" w:color="auto"/>
        <w:bottom w:val="none" w:sz="0" w:space="0" w:color="auto"/>
        <w:right w:val="none" w:sz="0" w:space="0" w:color="auto"/>
      </w:divBdr>
    </w:div>
    <w:div w:id="566307411">
      <w:marLeft w:val="640"/>
      <w:marRight w:val="0"/>
      <w:marTop w:val="0"/>
      <w:marBottom w:val="0"/>
      <w:divBdr>
        <w:top w:val="none" w:sz="0" w:space="0" w:color="auto"/>
        <w:left w:val="none" w:sz="0" w:space="0" w:color="auto"/>
        <w:bottom w:val="none" w:sz="0" w:space="0" w:color="auto"/>
        <w:right w:val="none" w:sz="0" w:space="0" w:color="auto"/>
      </w:divBdr>
    </w:div>
    <w:div w:id="566307841">
      <w:marLeft w:val="640"/>
      <w:marRight w:val="0"/>
      <w:marTop w:val="0"/>
      <w:marBottom w:val="0"/>
      <w:divBdr>
        <w:top w:val="none" w:sz="0" w:space="0" w:color="auto"/>
        <w:left w:val="none" w:sz="0" w:space="0" w:color="auto"/>
        <w:bottom w:val="none" w:sz="0" w:space="0" w:color="auto"/>
        <w:right w:val="none" w:sz="0" w:space="0" w:color="auto"/>
      </w:divBdr>
    </w:div>
    <w:div w:id="566645854">
      <w:marLeft w:val="640"/>
      <w:marRight w:val="0"/>
      <w:marTop w:val="0"/>
      <w:marBottom w:val="0"/>
      <w:divBdr>
        <w:top w:val="none" w:sz="0" w:space="0" w:color="auto"/>
        <w:left w:val="none" w:sz="0" w:space="0" w:color="auto"/>
        <w:bottom w:val="none" w:sz="0" w:space="0" w:color="auto"/>
        <w:right w:val="none" w:sz="0" w:space="0" w:color="auto"/>
      </w:divBdr>
    </w:div>
    <w:div w:id="566690497">
      <w:marLeft w:val="640"/>
      <w:marRight w:val="0"/>
      <w:marTop w:val="0"/>
      <w:marBottom w:val="0"/>
      <w:divBdr>
        <w:top w:val="none" w:sz="0" w:space="0" w:color="auto"/>
        <w:left w:val="none" w:sz="0" w:space="0" w:color="auto"/>
        <w:bottom w:val="none" w:sz="0" w:space="0" w:color="auto"/>
        <w:right w:val="none" w:sz="0" w:space="0" w:color="auto"/>
      </w:divBdr>
    </w:div>
    <w:div w:id="566693410">
      <w:marLeft w:val="640"/>
      <w:marRight w:val="0"/>
      <w:marTop w:val="0"/>
      <w:marBottom w:val="0"/>
      <w:divBdr>
        <w:top w:val="none" w:sz="0" w:space="0" w:color="auto"/>
        <w:left w:val="none" w:sz="0" w:space="0" w:color="auto"/>
        <w:bottom w:val="none" w:sz="0" w:space="0" w:color="auto"/>
        <w:right w:val="none" w:sz="0" w:space="0" w:color="auto"/>
      </w:divBdr>
    </w:div>
    <w:div w:id="566694099">
      <w:marLeft w:val="640"/>
      <w:marRight w:val="0"/>
      <w:marTop w:val="0"/>
      <w:marBottom w:val="0"/>
      <w:divBdr>
        <w:top w:val="none" w:sz="0" w:space="0" w:color="auto"/>
        <w:left w:val="none" w:sz="0" w:space="0" w:color="auto"/>
        <w:bottom w:val="none" w:sz="0" w:space="0" w:color="auto"/>
        <w:right w:val="none" w:sz="0" w:space="0" w:color="auto"/>
      </w:divBdr>
    </w:div>
    <w:div w:id="566957868">
      <w:marLeft w:val="640"/>
      <w:marRight w:val="0"/>
      <w:marTop w:val="0"/>
      <w:marBottom w:val="0"/>
      <w:divBdr>
        <w:top w:val="none" w:sz="0" w:space="0" w:color="auto"/>
        <w:left w:val="none" w:sz="0" w:space="0" w:color="auto"/>
        <w:bottom w:val="none" w:sz="0" w:space="0" w:color="auto"/>
        <w:right w:val="none" w:sz="0" w:space="0" w:color="auto"/>
      </w:divBdr>
    </w:div>
    <w:div w:id="567032430">
      <w:marLeft w:val="640"/>
      <w:marRight w:val="0"/>
      <w:marTop w:val="0"/>
      <w:marBottom w:val="0"/>
      <w:divBdr>
        <w:top w:val="none" w:sz="0" w:space="0" w:color="auto"/>
        <w:left w:val="none" w:sz="0" w:space="0" w:color="auto"/>
        <w:bottom w:val="none" w:sz="0" w:space="0" w:color="auto"/>
        <w:right w:val="none" w:sz="0" w:space="0" w:color="auto"/>
      </w:divBdr>
    </w:div>
    <w:div w:id="567033522">
      <w:marLeft w:val="640"/>
      <w:marRight w:val="0"/>
      <w:marTop w:val="0"/>
      <w:marBottom w:val="0"/>
      <w:divBdr>
        <w:top w:val="none" w:sz="0" w:space="0" w:color="auto"/>
        <w:left w:val="none" w:sz="0" w:space="0" w:color="auto"/>
        <w:bottom w:val="none" w:sz="0" w:space="0" w:color="auto"/>
        <w:right w:val="none" w:sz="0" w:space="0" w:color="auto"/>
      </w:divBdr>
    </w:div>
    <w:div w:id="567038123">
      <w:marLeft w:val="640"/>
      <w:marRight w:val="0"/>
      <w:marTop w:val="0"/>
      <w:marBottom w:val="0"/>
      <w:divBdr>
        <w:top w:val="none" w:sz="0" w:space="0" w:color="auto"/>
        <w:left w:val="none" w:sz="0" w:space="0" w:color="auto"/>
        <w:bottom w:val="none" w:sz="0" w:space="0" w:color="auto"/>
        <w:right w:val="none" w:sz="0" w:space="0" w:color="auto"/>
      </w:divBdr>
    </w:div>
    <w:div w:id="567150865">
      <w:marLeft w:val="640"/>
      <w:marRight w:val="0"/>
      <w:marTop w:val="0"/>
      <w:marBottom w:val="0"/>
      <w:divBdr>
        <w:top w:val="none" w:sz="0" w:space="0" w:color="auto"/>
        <w:left w:val="none" w:sz="0" w:space="0" w:color="auto"/>
        <w:bottom w:val="none" w:sz="0" w:space="0" w:color="auto"/>
        <w:right w:val="none" w:sz="0" w:space="0" w:color="auto"/>
      </w:divBdr>
    </w:div>
    <w:div w:id="567153507">
      <w:marLeft w:val="640"/>
      <w:marRight w:val="0"/>
      <w:marTop w:val="0"/>
      <w:marBottom w:val="0"/>
      <w:divBdr>
        <w:top w:val="none" w:sz="0" w:space="0" w:color="auto"/>
        <w:left w:val="none" w:sz="0" w:space="0" w:color="auto"/>
        <w:bottom w:val="none" w:sz="0" w:space="0" w:color="auto"/>
        <w:right w:val="none" w:sz="0" w:space="0" w:color="auto"/>
      </w:divBdr>
    </w:div>
    <w:div w:id="567302540">
      <w:marLeft w:val="640"/>
      <w:marRight w:val="0"/>
      <w:marTop w:val="0"/>
      <w:marBottom w:val="0"/>
      <w:divBdr>
        <w:top w:val="none" w:sz="0" w:space="0" w:color="auto"/>
        <w:left w:val="none" w:sz="0" w:space="0" w:color="auto"/>
        <w:bottom w:val="none" w:sz="0" w:space="0" w:color="auto"/>
        <w:right w:val="none" w:sz="0" w:space="0" w:color="auto"/>
      </w:divBdr>
    </w:div>
    <w:div w:id="567346317">
      <w:marLeft w:val="640"/>
      <w:marRight w:val="0"/>
      <w:marTop w:val="0"/>
      <w:marBottom w:val="0"/>
      <w:divBdr>
        <w:top w:val="none" w:sz="0" w:space="0" w:color="auto"/>
        <w:left w:val="none" w:sz="0" w:space="0" w:color="auto"/>
        <w:bottom w:val="none" w:sz="0" w:space="0" w:color="auto"/>
        <w:right w:val="none" w:sz="0" w:space="0" w:color="auto"/>
      </w:divBdr>
    </w:div>
    <w:div w:id="567351087">
      <w:marLeft w:val="640"/>
      <w:marRight w:val="0"/>
      <w:marTop w:val="0"/>
      <w:marBottom w:val="0"/>
      <w:divBdr>
        <w:top w:val="none" w:sz="0" w:space="0" w:color="auto"/>
        <w:left w:val="none" w:sz="0" w:space="0" w:color="auto"/>
        <w:bottom w:val="none" w:sz="0" w:space="0" w:color="auto"/>
        <w:right w:val="none" w:sz="0" w:space="0" w:color="auto"/>
      </w:divBdr>
    </w:div>
    <w:div w:id="567493138">
      <w:marLeft w:val="640"/>
      <w:marRight w:val="0"/>
      <w:marTop w:val="0"/>
      <w:marBottom w:val="0"/>
      <w:divBdr>
        <w:top w:val="none" w:sz="0" w:space="0" w:color="auto"/>
        <w:left w:val="none" w:sz="0" w:space="0" w:color="auto"/>
        <w:bottom w:val="none" w:sz="0" w:space="0" w:color="auto"/>
        <w:right w:val="none" w:sz="0" w:space="0" w:color="auto"/>
      </w:divBdr>
    </w:div>
    <w:div w:id="567618110">
      <w:marLeft w:val="640"/>
      <w:marRight w:val="0"/>
      <w:marTop w:val="0"/>
      <w:marBottom w:val="0"/>
      <w:divBdr>
        <w:top w:val="none" w:sz="0" w:space="0" w:color="auto"/>
        <w:left w:val="none" w:sz="0" w:space="0" w:color="auto"/>
        <w:bottom w:val="none" w:sz="0" w:space="0" w:color="auto"/>
        <w:right w:val="none" w:sz="0" w:space="0" w:color="auto"/>
      </w:divBdr>
    </w:div>
    <w:div w:id="567880890">
      <w:marLeft w:val="640"/>
      <w:marRight w:val="0"/>
      <w:marTop w:val="0"/>
      <w:marBottom w:val="0"/>
      <w:divBdr>
        <w:top w:val="none" w:sz="0" w:space="0" w:color="auto"/>
        <w:left w:val="none" w:sz="0" w:space="0" w:color="auto"/>
        <w:bottom w:val="none" w:sz="0" w:space="0" w:color="auto"/>
        <w:right w:val="none" w:sz="0" w:space="0" w:color="auto"/>
      </w:divBdr>
    </w:div>
    <w:div w:id="568077917">
      <w:marLeft w:val="640"/>
      <w:marRight w:val="0"/>
      <w:marTop w:val="0"/>
      <w:marBottom w:val="0"/>
      <w:divBdr>
        <w:top w:val="none" w:sz="0" w:space="0" w:color="auto"/>
        <w:left w:val="none" w:sz="0" w:space="0" w:color="auto"/>
        <w:bottom w:val="none" w:sz="0" w:space="0" w:color="auto"/>
        <w:right w:val="none" w:sz="0" w:space="0" w:color="auto"/>
      </w:divBdr>
    </w:div>
    <w:div w:id="568198288">
      <w:marLeft w:val="640"/>
      <w:marRight w:val="0"/>
      <w:marTop w:val="0"/>
      <w:marBottom w:val="0"/>
      <w:divBdr>
        <w:top w:val="none" w:sz="0" w:space="0" w:color="auto"/>
        <w:left w:val="none" w:sz="0" w:space="0" w:color="auto"/>
        <w:bottom w:val="none" w:sz="0" w:space="0" w:color="auto"/>
        <w:right w:val="none" w:sz="0" w:space="0" w:color="auto"/>
      </w:divBdr>
    </w:div>
    <w:div w:id="568199267">
      <w:marLeft w:val="640"/>
      <w:marRight w:val="0"/>
      <w:marTop w:val="0"/>
      <w:marBottom w:val="0"/>
      <w:divBdr>
        <w:top w:val="none" w:sz="0" w:space="0" w:color="auto"/>
        <w:left w:val="none" w:sz="0" w:space="0" w:color="auto"/>
        <w:bottom w:val="none" w:sz="0" w:space="0" w:color="auto"/>
        <w:right w:val="none" w:sz="0" w:space="0" w:color="auto"/>
      </w:divBdr>
    </w:div>
    <w:div w:id="568270369">
      <w:marLeft w:val="640"/>
      <w:marRight w:val="0"/>
      <w:marTop w:val="0"/>
      <w:marBottom w:val="0"/>
      <w:divBdr>
        <w:top w:val="none" w:sz="0" w:space="0" w:color="auto"/>
        <w:left w:val="none" w:sz="0" w:space="0" w:color="auto"/>
        <w:bottom w:val="none" w:sz="0" w:space="0" w:color="auto"/>
        <w:right w:val="none" w:sz="0" w:space="0" w:color="auto"/>
      </w:divBdr>
    </w:div>
    <w:div w:id="568346508">
      <w:marLeft w:val="640"/>
      <w:marRight w:val="0"/>
      <w:marTop w:val="0"/>
      <w:marBottom w:val="0"/>
      <w:divBdr>
        <w:top w:val="none" w:sz="0" w:space="0" w:color="auto"/>
        <w:left w:val="none" w:sz="0" w:space="0" w:color="auto"/>
        <w:bottom w:val="none" w:sz="0" w:space="0" w:color="auto"/>
        <w:right w:val="none" w:sz="0" w:space="0" w:color="auto"/>
      </w:divBdr>
    </w:div>
    <w:div w:id="568417223">
      <w:marLeft w:val="640"/>
      <w:marRight w:val="0"/>
      <w:marTop w:val="0"/>
      <w:marBottom w:val="0"/>
      <w:divBdr>
        <w:top w:val="none" w:sz="0" w:space="0" w:color="auto"/>
        <w:left w:val="none" w:sz="0" w:space="0" w:color="auto"/>
        <w:bottom w:val="none" w:sz="0" w:space="0" w:color="auto"/>
        <w:right w:val="none" w:sz="0" w:space="0" w:color="auto"/>
      </w:divBdr>
    </w:div>
    <w:div w:id="568418525">
      <w:marLeft w:val="640"/>
      <w:marRight w:val="0"/>
      <w:marTop w:val="0"/>
      <w:marBottom w:val="0"/>
      <w:divBdr>
        <w:top w:val="none" w:sz="0" w:space="0" w:color="auto"/>
        <w:left w:val="none" w:sz="0" w:space="0" w:color="auto"/>
        <w:bottom w:val="none" w:sz="0" w:space="0" w:color="auto"/>
        <w:right w:val="none" w:sz="0" w:space="0" w:color="auto"/>
      </w:divBdr>
    </w:div>
    <w:div w:id="568422980">
      <w:marLeft w:val="640"/>
      <w:marRight w:val="0"/>
      <w:marTop w:val="0"/>
      <w:marBottom w:val="0"/>
      <w:divBdr>
        <w:top w:val="none" w:sz="0" w:space="0" w:color="auto"/>
        <w:left w:val="none" w:sz="0" w:space="0" w:color="auto"/>
        <w:bottom w:val="none" w:sz="0" w:space="0" w:color="auto"/>
        <w:right w:val="none" w:sz="0" w:space="0" w:color="auto"/>
      </w:divBdr>
    </w:div>
    <w:div w:id="568534706">
      <w:marLeft w:val="640"/>
      <w:marRight w:val="0"/>
      <w:marTop w:val="0"/>
      <w:marBottom w:val="0"/>
      <w:divBdr>
        <w:top w:val="none" w:sz="0" w:space="0" w:color="auto"/>
        <w:left w:val="none" w:sz="0" w:space="0" w:color="auto"/>
        <w:bottom w:val="none" w:sz="0" w:space="0" w:color="auto"/>
        <w:right w:val="none" w:sz="0" w:space="0" w:color="auto"/>
      </w:divBdr>
    </w:div>
    <w:div w:id="568536358">
      <w:marLeft w:val="640"/>
      <w:marRight w:val="0"/>
      <w:marTop w:val="0"/>
      <w:marBottom w:val="0"/>
      <w:divBdr>
        <w:top w:val="none" w:sz="0" w:space="0" w:color="auto"/>
        <w:left w:val="none" w:sz="0" w:space="0" w:color="auto"/>
        <w:bottom w:val="none" w:sz="0" w:space="0" w:color="auto"/>
        <w:right w:val="none" w:sz="0" w:space="0" w:color="auto"/>
      </w:divBdr>
    </w:div>
    <w:div w:id="568613386">
      <w:marLeft w:val="640"/>
      <w:marRight w:val="0"/>
      <w:marTop w:val="0"/>
      <w:marBottom w:val="0"/>
      <w:divBdr>
        <w:top w:val="none" w:sz="0" w:space="0" w:color="auto"/>
        <w:left w:val="none" w:sz="0" w:space="0" w:color="auto"/>
        <w:bottom w:val="none" w:sz="0" w:space="0" w:color="auto"/>
        <w:right w:val="none" w:sz="0" w:space="0" w:color="auto"/>
      </w:divBdr>
    </w:div>
    <w:div w:id="568619563">
      <w:marLeft w:val="640"/>
      <w:marRight w:val="0"/>
      <w:marTop w:val="0"/>
      <w:marBottom w:val="0"/>
      <w:divBdr>
        <w:top w:val="none" w:sz="0" w:space="0" w:color="auto"/>
        <w:left w:val="none" w:sz="0" w:space="0" w:color="auto"/>
        <w:bottom w:val="none" w:sz="0" w:space="0" w:color="auto"/>
        <w:right w:val="none" w:sz="0" w:space="0" w:color="auto"/>
      </w:divBdr>
    </w:div>
    <w:div w:id="568660134">
      <w:marLeft w:val="640"/>
      <w:marRight w:val="0"/>
      <w:marTop w:val="0"/>
      <w:marBottom w:val="0"/>
      <w:divBdr>
        <w:top w:val="none" w:sz="0" w:space="0" w:color="auto"/>
        <w:left w:val="none" w:sz="0" w:space="0" w:color="auto"/>
        <w:bottom w:val="none" w:sz="0" w:space="0" w:color="auto"/>
        <w:right w:val="none" w:sz="0" w:space="0" w:color="auto"/>
      </w:divBdr>
    </w:div>
    <w:div w:id="568661909">
      <w:marLeft w:val="640"/>
      <w:marRight w:val="0"/>
      <w:marTop w:val="0"/>
      <w:marBottom w:val="0"/>
      <w:divBdr>
        <w:top w:val="none" w:sz="0" w:space="0" w:color="auto"/>
        <w:left w:val="none" w:sz="0" w:space="0" w:color="auto"/>
        <w:bottom w:val="none" w:sz="0" w:space="0" w:color="auto"/>
        <w:right w:val="none" w:sz="0" w:space="0" w:color="auto"/>
      </w:divBdr>
    </w:div>
    <w:div w:id="568661987">
      <w:marLeft w:val="480"/>
      <w:marRight w:val="0"/>
      <w:marTop w:val="0"/>
      <w:marBottom w:val="0"/>
      <w:divBdr>
        <w:top w:val="none" w:sz="0" w:space="0" w:color="auto"/>
        <w:left w:val="none" w:sz="0" w:space="0" w:color="auto"/>
        <w:bottom w:val="none" w:sz="0" w:space="0" w:color="auto"/>
        <w:right w:val="none" w:sz="0" w:space="0" w:color="auto"/>
      </w:divBdr>
    </w:div>
    <w:div w:id="568805590">
      <w:marLeft w:val="640"/>
      <w:marRight w:val="0"/>
      <w:marTop w:val="0"/>
      <w:marBottom w:val="0"/>
      <w:divBdr>
        <w:top w:val="none" w:sz="0" w:space="0" w:color="auto"/>
        <w:left w:val="none" w:sz="0" w:space="0" w:color="auto"/>
        <w:bottom w:val="none" w:sz="0" w:space="0" w:color="auto"/>
        <w:right w:val="none" w:sz="0" w:space="0" w:color="auto"/>
      </w:divBdr>
    </w:div>
    <w:div w:id="568808893">
      <w:marLeft w:val="640"/>
      <w:marRight w:val="0"/>
      <w:marTop w:val="0"/>
      <w:marBottom w:val="0"/>
      <w:divBdr>
        <w:top w:val="none" w:sz="0" w:space="0" w:color="auto"/>
        <w:left w:val="none" w:sz="0" w:space="0" w:color="auto"/>
        <w:bottom w:val="none" w:sz="0" w:space="0" w:color="auto"/>
        <w:right w:val="none" w:sz="0" w:space="0" w:color="auto"/>
      </w:divBdr>
    </w:div>
    <w:div w:id="568881059">
      <w:marLeft w:val="640"/>
      <w:marRight w:val="0"/>
      <w:marTop w:val="0"/>
      <w:marBottom w:val="0"/>
      <w:divBdr>
        <w:top w:val="none" w:sz="0" w:space="0" w:color="auto"/>
        <w:left w:val="none" w:sz="0" w:space="0" w:color="auto"/>
        <w:bottom w:val="none" w:sz="0" w:space="0" w:color="auto"/>
        <w:right w:val="none" w:sz="0" w:space="0" w:color="auto"/>
      </w:divBdr>
    </w:div>
    <w:div w:id="568885042">
      <w:marLeft w:val="640"/>
      <w:marRight w:val="0"/>
      <w:marTop w:val="0"/>
      <w:marBottom w:val="0"/>
      <w:divBdr>
        <w:top w:val="none" w:sz="0" w:space="0" w:color="auto"/>
        <w:left w:val="none" w:sz="0" w:space="0" w:color="auto"/>
        <w:bottom w:val="none" w:sz="0" w:space="0" w:color="auto"/>
        <w:right w:val="none" w:sz="0" w:space="0" w:color="auto"/>
      </w:divBdr>
    </w:div>
    <w:div w:id="568929997">
      <w:marLeft w:val="640"/>
      <w:marRight w:val="0"/>
      <w:marTop w:val="0"/>
      <w:marBottom w:val="0"/>
      <w:divBdr>
        <w:top w:val="none" w:sz="0" w:space="0" w:color="auto"/>
        <w:left w:val="none" w:sz="0" w:space="0" w:color="auto"/>
        <w:bottom w:val="none" w:sz="0" w:space="0" w:color="auto"/>
        <w:right w:val="none" w:sz="0" w:space="0" w:color="auto"/>
      </w:divBdr>
    </w:div>
    <w:div w:id="568999110">
      <w:marLeft w:val="640"/>
      <w:marRight w:val="0"/>
      <w:marTop w:val="0"/>
      <w:marBottom w:val="0"/>
      <w:divBdr>
        <w:top w:val="none" w:sz="0" w:space="0" w:color="auto"/>
        <w:left w:val="none" w:sz="0" w:space="0" w:color="auto"/>
        <w:bottom w:val="none" w:sz="0" w:space="0" w:color="auto"/>
        <w:right w:val="none" w:sz="0" w:space="0" w:color="auto"/>
      </w:divBdr>
    </w:div>
    <w:div w:id="569004948">
      <w:marLeft w:val="640"/>
      <w:marRight w:val="0"/>
      <w:marTop w:val="0"/>
      <w:marBottom w:val="0"/>
      <w:divBdr>
        <w:top w:val="none" w:sz="0" w:space="0" w:color="auto"/>
        <w:left w:val="none" w:sz="0" w:space="0" w:color="auto"/>
        <w:bottom w:val="none" w:sz="0" w:space="0" w:color="auto"/>
        <w:right w:val="none" w:sz="0" w:space="0" w:color="auto"/>
      </w:divBdr>
    </w:div>
    <w:div w:id="569073521">
      <w:marLeft w:val="640"/>
      <w:marRight w:val="0"/>
      <w:marTop w:val="0"/>
      <w:marBottom w:val="0"/>
      <w:divBdr>
        <w:top w:val="none" w:sz="0" w:space="0" w:color="auto"/>
        <w:left w:val="none" w:sz="0" w:space="0" w:color="auto"/>
        <w:bottom w:val="none" w:sz="0" w:space="0" w:color="auto"/>
        <w:right w:val="none" w:sz="0" w:space="0" w:color="auto"/>
      </w:divBdr>
    </w:div>
    <w:div w:id="569198632">
      <w:marLeft w:val="640"/>
      <w:marRight w:val="0"/>
      <w:marTop w:val="0"/>
      <w:marBottom w:val="0"/>
      <w:divBdr>
        <w:top w:val="none" w:sz="0" w:space="0" w:color="auto"/>
        <w:left w:val="none" w:sz="0" w:space="0" w:color="auto"/>
        <w:bottom w:val="none" w:sz="0" w:space="0" w:color="auto"/>
        <w:right w:val="none" w:sz="0" w:space="0" w:color="auto"/>
      </w:divBdr>
    </w:div>
    <w:div w:id="569272204">
      <w:marLeft w:val="640"/>
      <w:marRight w:val="0"/>
      <w:marTop w:val="0"/>
      <w:marBottom w:val="0"/>
      <w:divBdr>
        <w:top w:val="none" w:sz="0" w:space="0" w:color="auto"/>
        <w:left w:val="none" w:sz="0" w:space="0" w:color="auto"/>
        <w:bottom w:val="none" w:sz="0" w:space="0" w:color="auto"/>
        <w:right w:val="none" w:sz="0" w:space="0" w:color="auto"/>
      </w:divBdr>
    </w:div>
    <w:div w:id="569314397">
      <w:marLeft w:val="640"/>
      <w:marRight w:val="0"/>
      <w:marTop w:val="0"/>
      <w:marBottom w:val="0"/>
      <w:divBdr>
        <w:top w:val="none" w:sz="0" w:space="0" w:color="auto"/>
        <w:left w:val="none" w:sz="0" w:space="0" w:color="auto"/>
        <w:bottom w:val="none" w:sz="0" w:space="0" w:color="auto"/>
        <w:right w:val="none" w:sz="0" w:space="0" w:color="auto"/>
      </w:divBdr>
    </w:div>
    <w:div w:id="569317363">
      <w:marLeft w:val="640"/>
      <w:marRight w:val="0"/>
      <w:marTop w:val="0"/>
      <w:marBottom w:val="0"/>
      <w:divBdr>
        <w:top w:val="none" w:sz="0" w:space="0" w:color="auto"/>
        <w:left w:val="none" w:sz="0" w:space="0" w:color="auto"/>
        <w:bottom w:val="none" w:sz="0" w:space="0" w:color="auto"/>
        <w:right w:val="none" w:sz="0" w:space="0" w:color="auto"/>
      </w:divBdr>
    </w:div>
    <w:div w:id="569341701">
      <w:marLeft w:val="640"/>
      <w:marRight w:val="0"/>
      <w:marTop w:val="0"/>
      <w:marBottom w:val="0"/>
      <w:divBdr>
        <w:top w:val="none" w:sz="0" w:space="0" w:color="auto"/>
        <w:left w:val="none" w:sz="0" w:space="0" w:color="auto"/>
        <w:bottom w:val="none" w:sz="0" w:space="0" w:color="auto"/>
        <w:right w:val="none" w:sz="0" w:space="0" w:color="auto"/>
      </w:divBdr>
    </w:div>
    <w:div w:id="569342368">
      <w:marLeft w:val="640"/>
      <w:marRight w:val="0"/>
      <w:marTop w:val="0"/>
      <w:marBottom w:val="0"/>
      <w:divBdr>
        <w:top w:val="none" w:sz="0" w:space="0" w:color="auto"/>
        <w:left w:val="none" w:sz="0" w:space="0" w:color="auto"/>
        <w:bottom w:val="none" w:sz="0" w:space="0" w:color="auto"/>
        <w:right w:val="none" w:sz="0" w:space="0" w:color="auto"/>
      </w:divBdr>
    </w:div>
    <w:div w:id="569385735">
      <w:marLeft w:val="640"/>
      <w:marRight w:val="0"/>
      <w:marTop w:val="0"/>
      <w:marBottom w:val="0"/>
      <w:divBdr>
        <w:top w:val="none" w:sz="0" w:space="0" w:color="auto"/>
        <w:left w:val="none" w:sz="0" w:space="0" w:color="auto"/>
        <w:bottom w:val="none" w:sz="0" w:space="0" w:color="auto"/>
        <w:right w:val="none" w:sz="0" w:space="0" w:color="auto"/>
      </w:divBdr>
    </w:div>
    <w:div w:id="569390331">
      <w:marLeft w:val="640"/>
      <w:marRight w:val="0"/>
      <w:marTop w:val="0"/>
      <w:marBottom w:val="0"/>
      <w:divBdr>
        <w:top w:val="none" w:sz="0" w:space="0" w:color="auto"/>
        <w:left w:val="none" w:sz="0" w:space="0" w:color="auto"/>
        <w:bottom w:val="none" w:sz="0" w:space="0" w:color="auto"/>
        <w:right w:val="none" w:sz="0" w:space="0" w:color="auto"/>
      </w:divBdr>
    </w:div>
    <w:div w:id="569391799">
      <w:marLeft w:val="640"/>
      <w:marRight w:val="0"/>
      <w:marTop w:val="0"/>
      <w:marBottom w:val="0"/>
      <w:divBdr>
        <w:top w:val="none" w:sz="0" w:space="0" w:color="auto"/>
        <w:left w:val="none" w:sz="0" w:space="0" w:color="auto"/>
        <w:bottom w:val="none" w:sz="0" w:space="0" w:color="auto"/>
        <w:right w:val="none" w:sz="0" w:space="0" w:color="auto"/>
      </w:divBdr>
    </w:div>
    <w:div w:id="569584912">
      <w:marLeft w:val="640"/>
      <w:marRight w:val="0"/>
      <w:marTop w:val="0"/>
      <w:marBottom w:val="0"/>
      <w:divBdr>
        <w:top w:val="none" w:sz="0" w:space="0" w:color="auto"/>
        <w:left w:val="none" w:sz="0" w:space="0" w:color="auto"/>
        <w:bottom w:val="none" w:sz="0" w:space="0" w:color="auto"/>
        <w:right w:val="none" w:sz="0" w:space="0" w:color="auto"/>
      </w:divBdr>
    </w:div>
    <w:div w:id="569727830">
      <w:marLeft w:val="640"/>
      <w:marRight w:val="0"/>
      <w:marTop w:val="0"/>
      <w:marBottom w:val="0"/>
      <w:divBdr>
        <w:top w:val="none" w:sz="0" w:space="0" w:color="auto"/>
        <w:left w:val="none" w:sz="0" w:space="0" w:color="auto"/>
        <w:bottom w:val="none" w:sz="0" w:space="0" w:color="auto"/>
        <w:right w:val="none" w:sz="0" w:space="0" w:color="auto"/>
      </w:divBdr>
    </w:div>
    <w:div w:id="569730253">
      <w:marLeft w:val="640"/>
      <w:marRight w:val="0"/>
      <w:marTop w:val="0"/>
      <w:marBottom w:val="0"/>
      <w:divBdr>
        <w:top w:val="none" w:sz="0" w:space="0" w:color="auto"/>
        <w:left w:val="none" w:sz="0" w:space="0" w:color="auto"/>
        <w:bottom w:val="none" w:sz="0" w:space="0" w:color="auto"/>
        <w:right w:val="none" w:sz="0" w:space="0" w:color="auto"/>
      </w:divBdr>
    </w:div>
    <w:div w:id="569730625">
      <w:marLeft w:val="640"/>
      <w:marRight w:val="0"/>
      <w:marTop w:val="0"/>
      <w:marBottom w:val="0"/>
      <w:divBdr>
        <w:top w:val="none" w:sz="0" w:space="0" w:color="auto"/>
        <w:left w:val="none" w:sz="0" w:space="0" w:color="auto"/>
        <w:bottom w:val="none" w:sz="0" w:space="0" w:color="auto"/>
        <w:right w:val="none" w:sz="0" w:space="0" w:color="auto"/>
      </w:divBdr>
    </w:div>
    <w:div w:id="569774617">
      <w:marLeft w:val="640"/>
      <w:marRight w:val="0"/>
      <w:marTop w:val="0"/>
      <w:marBottom w:val="0"/>
      <w:divBdr>
        <w:top w:val="none" w:sz="0" w:space="0" w:color="auto"/>
        <w:left w:val="none" w:sz="0" w:space="0" w:color="auto"/>
        <w:bottom w:val="none" w:sz="0" w:space="0" w:color="auto"/>
        <w:right w:val="none" w:sz="0" w:space="0" w:color="auto"/>
      </w:divBdr>
    </w:div>
    <w:div w:id="569921284">
      <w:marLeft w:val="640"/>
      <w:marRight w:val="0"/>
      <w:marTop w:val="0"/>
      <w:marBottom w:val="0"/>
      <w:divBdr>
        <w:top w:val="none" w:sz="0" w:space="0" w:color="auto"/>
        <w:left w:val="none" w:sz="0" w:space="0" w:color="auto"/>
        <w:bottom w:val="none" w:sz="0" w:space="0" w:color="auto"/>
        <w:right w:val="none" w:sz="0" w:space="0" w:color="auto"/>
      </w:divBdr>
    </w:div>
    <w:div w:id="569925106">
      <w:marLeft w:val="640"/>
      <w:marRight w:val="0"/>
      <w:marTop w:val="0"/>
      <w:marBottom w:val="0"/>
      <w:divBdr>
        <w:top w:val="none" w:sz="0" w:space="0" w:color="auto"/>
        <w:left w:val="none" w:sz="0" w:space="0" w:color="auto"/>
        <w:bottom w:val="none" w:sz="0" w:space="0" w:color="auto"/>
        <w:right w:val="none" w:sz="0" w:space="0" w:color="auto"/>
      </w:divBdr>
    </w:div>
    <w:div w:id="569925444">
      <w:marLeft w:val="640"/>
      <w:marRight w:val="0"/>
      <w:marTop w:val="0"/>
      <w:marBottom w:val="0"/>
      <w:divBdr>
        <w:top w:val="none" w:sz="0" w:space="0" w:color="auto"/>
        <w:left w:val="none" w:sz="0" w:space="0" w:color="auto"/>
        <w:bottom w:val="none" w:sz="0" w:space="0" w:color="auto"/>
        <w:right w:val="none" w:sz="0" w:space="0" w:color="auto"/>
      </w:divBdr>
    </w:div>
    <w:div w:id="569967843">
      <w:marLeft w:val="640"/>
      <w:marRight w:val="0"/>
      <w:marTop w:val="0"/>
      <w:marBottom w:val="0"/>
      <w:divBdr>
        <w:top w:val="none" w:sz="0" w:space="0" w:color="auto"/>
        <w:left w:val="none" w:sz="0" w:space="0" w:color="auto"/>
        <w:bottom w:val="none" w:sz="0" w:space="0" w:color="auto"/>
        <w:right w:val="none" w:sz="0" w:space="0" w:color="auto"/>
      </w:divBdr>
    </w:div>
    <w:div w:id="570039854">
      <w:marLeft w:val="640"/>
      <w:marRight w:val="0"/>
      <w:marTop w:val="0"/>
      <w:marBottom w:val="0"/>
      <w:divBdr>
        <w:top w:val="none" w:sz="0" w:space="0" w:color="auto"/>
        <w:left w:val="none" w:sz="0" w:space="0" w:color="auto"/>
        <w:bottom w:val="none" w:sz="0" w:space="0" w:color="auto"/>
        <w:right w:val="none" w:sz="0" w:space="0" w:color="auto"/>
      </w:divBdr>
    </w:div>
    <w:div w:id="570117376">
      <w:marLeft w:val="640"/>
      <w:marRight w:val="0"/>
      <w:marTop w:val="0"/>
      <w:marBottom w:val="0"/>
      <w:divBdr>
        <w:top w:val="none" w:sz="0" w:space="0" w:color="auto"/>
        <w:left w:val="none" w:sz="0" w:space="0" w:color="auto"/>
        <w:bottom w:val="none" w:sz="0" w:space="0" w:color="auto"/>
        <w:right w:val="none" w:sz="0" w:space="0" w:color="auto"/>
      </w:divBdr>
    </w:div>
    <w:div w:id="570165119">
      <w:marLeft w:val="640"/>
      <w:marRight w:val="0"/>
      <w:marTop w:val="0"/>
      <w:marBottom w:val="0"/>
      <w:divBdr>
        <w:top w:val="none" w:sz="0" w:space="0" w:color="auto"/>
        <w:left w:val="none" w:sz="0" w:space="0" w:color="auto"/>
        <w:bottom w:val="none" w:sz="0" w:space="0" w:color="auto"/>
        <w:right w:val="none" w:sz="0" w:space="0" w:color="auto"/>
      </w:divBdr>
    </w:div>
    <w:div w:id="570235262">
      <w:marLeft w:val="640"/>
      <w:marRight w:val="0"/>
      <w:marTop w:val="0"/>
      <w:marBottom w:val="0"/>
      <w:divBdr>
        <w:top w:val="none" w:sz="0" w:space="0" w:color="auto"/>
        <w:left w:val="none" w:sz="0" w:space="0" w:color="auto"/>
        <w:bottom w:val="none" w:sz="0" w:space="0" w:color="auto"/>
        <w:right w:val="none" w:sz="0" w:space="0" w:color="auto"/>
      </w:divBdr>
    </w:div>
    <w:div w:id="570238835">
      <w:marLeft w:val="640"/>
      <w:marRight w:val="0"/>
      <w:marTop w:val="0"/>
      <w:marBottom w:val="0"/>
      <w:divBdr>
        <w:top w:val="none" w:sz="0" w:space="0" w:color="auto"/>
        <w:left w:val="none" w:sz="0" w:space="0" w:color="auto"/>
        <w:bottom w:val="none" w:sz="0" w:space="0" w:color="auto"/>
        <w:right w:val="none" w:sz="0" w:space="0" w:color="auto"/>
      </w:divBdr>
    </w:div>
    <w:div w:id="570309459">
      <w:marLeft w:val="640"/>
      <w:marRight w:val="0"/>
      <w:marTop w:val="0"/>
      <w:marBottom w:val="0"/>
      <w:divBdr>
        <w:top w:val="none" w:sz="0" w:space="0" w:color="auto"/>
        <w:left w:val="none" w:sz="0" w:space="0" w:color="auto"/>
        <w:bottom w:val="none" w:sz="0" w:space="0" w:color="auto"/>
        <w:right w:val="none" w:sz="0" w:space="0" w:color="auto"/>
      </w:divBdr>
    </w:div>
    <w:div w:id="570432300">
      <w:marLeft w:val="640"/>
      <w:marRight w:val="0"/>
      <w:marTop w:val="0"/>
      <w:marBottom w:val="0"/>
      <w:divBdr>
        <w:top w:val="none" w:sz="0" w:space="0" w:color="auto"/>
        <w:left w:val="none" w:sz="0" w:space="0" w:color="auto"/>
        <w:bottom w:val="none" w:sz="0" w:space="0" w:color="auto"/>
        <w:right w:val="none" w:sz="0" w:space="0" w:color="auto"/>
      </w:divBdr>
    </w:div>
    <w:div w:id="570506865">
      <w:marLeft w:val="640"/>
      <w:marRight w:val="0"/>
      <w:marTop w:val="0"/>
      <w:marBottom w:val="0"/>
      <w:divBdr>
        <w:top w:val="none" w:sz="0" w:space="0" w:color="auto"/>
        <w:left w:val="none" w:sz="0" w:space="0" w:color="auto"/>
        <w:bottom w:val="none" w:sz="0" w:space="0" w:color="auto"/>
        <w:right w:val="none" w:sz="0" w:space="0" w:color="auto"/>
      </w:divBdr>
    </w:div>
    <w:div w:id="570694099">
      <w:marLeft w:val="640"/>
      <w:marRight w:val="0"/>
      <w:marTop w:val="0"/>
      <w:marBottom w:val="0"/>
      <w:divBdr>
        <w:top w:val="none" w:sz="0" w:space="0" w:color="auto"/>
        <w:left w:val="none" w:sz="0" w:space="0" w:color="auto"/>
        <w:bottom w:val="none" w:sz="0" w:space="0" w:color="auto"/>
        <w:right w:val="none" w:sz="0" w:space="0" w:color="auto"/>
      </w:divBdr>
    </w:div>
    <w:div w:id="570698298">
      <w:marLeft w:val="640"/>
      <w:marRight w:val="0"/>
      <w:marTop w:val="0"/>
      <w:marBottom w:val="0"/>
      <w:divBdr>
        <w:top w:val="none" w:sz="0" w:space="0" w:color="auto"/>
        <w:left w:val="none" w:sz="0" w:space="0" w:color="auto"/>
        <w:bottom w:val="none" w:sz="0" w:space="0" w:color="auto"/>
        <w:right w:val="none" w:sz="0" w:space="0" w:color="auto"/>
      </w:divBdr>
    </w:div>
    <w:div w:id="570771599">
      <w:marLeft w:val="640"/>
      <w:marRight w:val="0"/>
      <w:marTop w:val="0"/>
      <w:marBottom w:val="0"/>
      <w:divBdr>
        <w:top w:val="none" w:sz="0" w:space="0" w:color="auto"/>
        <w:left w:val="none" w:sz="0" w:space="0" w:color="auto"/>
        <w:bottom w:val="none" w:sz="0" w:space="0" w:color="auto"/>
        <w:right w:val="none" w:sz="0" w:space="0" w:color="auto"/>
      </w:divBdr>
    </w:div>
    <w:div w:id="570893867">
      <w:marLeft w:val="640"/>
      <w:marRight w:val="0"/>
      <w:marTop w:val="0"/>
      <w:marBottom w:val="0"/>
      <w:divBdr>
        <w:top w:val="none" w:sz="0" w:space="0" w:color="auto"/>
        <w:left w:val="none" w:sz="0" w:space="0" w:color="auto"/>
        <w:bottom w:val="none" w:sz="0" w:space="0" w:color="auto"/>
        <w:right w:val="none" w:sz="0" w:space="0" w:color="auto"/>
      </w:divBdr>
    </w:div>
    <w:div w:id="571038900">
      <w:marLeft w:val="640"/>
      <w:marRight w:val="0"/>
      <w:marTop w:val="0"/>
      <w:marBottom w:val="0"/>
      <w:divBdr>
        <w:top w:val="none" w:sz="0" w:space="0" w:color="auto"/>
        <w:left w:val="none" w:sz="0" w:space="0" w:color="auto"/>
        <w:bottom w:val="none" w:sz="0" w:space="0" w:color="auto"/>
        <w:right w:val="none" w:sz="0" w:space="0" w:color="auto"/>
      </w:divBdr>
    </w:div>
    <w:div w:id="571081119">
      <w:marLeft w:val="640"/>
      <w:marRight w:val="0"/>
      <w:marTop w:val="0"/>
      <w:marBottom w:val="0"/>
      <w:divBdr>
        <w:top w:val="none" w:sz="0" w:space="0" w:color="auto"/>
        <w:left w:val="none" w:sz="0" w:space="0" w:color="auto"/>
        <w:bottom w:val="none" w:sz="0" w:space="0" w:color="auto"/>
        <w:right w:val="none" w:sz="0" w:space="0" w:color="auto"/>
      </w:divBdr>
    </w:div>
    <w:div w:id="571087744">
      <w:marLeft w:val="640"/>
      <w:marRight w:val="0"/>
      <w:marTop w:val="0"/>
      <w:marBottom w:val="0"/>
      <w:divBdr>
        <w:top w:val="none" w:sz="0" w:space="0" w:color="auto"/>
        <w:left w:val="none" w:sz="0" w:space="0" w:color="auto"/>
        <w:bottom w:val="none" w:sz="0" w:space="0" w:color="auto"/>
        <w:right w:val="none" w:sz="0" w:space="0" w:color="auto"/>
      </w:divBdr>
    </w:div>
    <w:div w:id="571087929">
      <w:marLeft w:val="640"/>
      <w:marRight w:val="0"/>
      <w:marTop w:val="0"/>
      <w:marBottom w:val="0"/>
      <w:divBdr>
        <w:top w:val="none" w:sz="0" w:space="0" w:color="auto"/>
        <w:left w:val="none" w:sz="0" w:space="0" w:color="auto"/>
        <w:bottom w:val="none" w:sz="0" w:space="0" w:color="auto"/>
        <w:right w:val="none" w:sz="0" w:space="0" w:color="auto"/>
      </w:divBdr>
    </w:div>
    <w:div w:id="571163790">
      <w:marLeft w:val="640"/>
      <w:marRight w:val="0"/>
      <w:marTop w:val="0"/>
      <w:marBottom w:val="0"/>
      <w:divBdr>
        <w:top w:val="none" w:sz="0" w:space="0" w:color="auto"/>
        <w:left w:val="none" w:sz="0" w:space="0" w:color="auto"/>
        <w:bottom w:val="none" w:sz="0" w:space="0" w:color="auto"/>
        <w:right w:val="none" w:sz="0" w:space="0" w:color="auto"/>
      </w:divBdr>
    </w:div>
    <w:div w:id="571234512">
      <w:marLeft w:val="640"/>
      <w:marRight w:val="0"/>
      <w:marTop w:val="0"/>
      <w:marBottom w:val="0"/>
      <w:divBdr>
        <w:top w:val="none" w:sz="0" w:space="0" w:color="auto"/>
        <w:left w:val="none" w:sz="0" w:space="0" w:color="auto"/>
        <w:bottom w:val="none" w:sz="0" w:space="0" w:color="auto"/>
        <w:right w:val="none" w:sz="0" w:space="0" w:color="auto"/>
      </w:divBdr>
    </w:div>
    <w:div w:id="571279089">
      <w:marLeft w:val="640"/>
      <w:marRight w:val="0"/>
      <w:marTop w:val="0"/>
      <w:marBottom w:val="0"/>
      <w:divBdr>
        <w:top w:val="none" w:sz="0" w:space="0" w:color="auto"/>
        <w:left w:val="none" w:sz="0" w:space="0" w:color="auto"/>
        <w:bottom w:val="none" w:sz="0" w:space="0" w:color="auto"/>
        <w:right w:val="none" w:sz="0" w:space="0" w:color="auto"/>
      </w:divBdr>
    </w:div>
    <w:div w:id="571280023">
      <w:marLeft w:val="640"/>
      <w:marRight w:val="0"/>
      <w:marTop w:val="0"/>
      <w:marBottom w:val="0"/>
      <w:divBdr>
        <w:top w:val="none" w:sz="0" w:space="0" w:color="auto"/>
        <w:left w:val="none" w:sz="0" w:space="0" w:color="auto"/>
        <w:bottom w:val="none" w:sz="0" w:space="0" w:color="auto"/>
        <w:right w:val="none" w:sz="0" w:space="0" w:color="auto"/>
      </w:divBdr>
    </w:div>
    <w:div w:id="571306500">
      <w:marLeft w:val="640"/>
      <w:marRight w:val="0"/>
      <w:marTop w:val="0"/>
      <w:marBottom w:val="0"/>
      <w:divBdr>
        <w:top w:val="none" w:sz="0" w:space="0" w:color="auto"/>
        <w:left w:val="none" w:sz="0" w:space="0" w:color="auto"/>
        <w:bottom w:val="none" w:sz="0" w:space="0" w:color="auto"/>
        <w:right w:val="none" w:sz="0" w:space="0" w:color="auto"/>
      </w:divBdr>
    </w:div>
    <w:div w:id="571354710">
      <w:marLeft w:val="640"/>
      <w:marRight w:val="0"/>
      <w:marTop w:val="0"/>
      <w:marBottom w:val="0"/>
      <w:divBdr>
        <w:top w:val="none" w:sz="0" w:space="0" w:color="auto"/>
        <w:left w:val="none" w:sz="0" w:space="0" w:color="auto"/>
        <w:bottom w:val="none" w:sz="0" w:space="0" w:color="auto"/>
        <w:right w:val="none" w:sz="0" w:space="0" w:color="auto"/>
      </w:divBdr>
    </w:div>
    <w:div w:id="571355270">
      <w:marLeft w:val="640"/>
      <w:marRight w:val="0"/>
      <w:marTop w:val="0"/>
      <w:marBottom w:val="0"/>
      <w:divBdr>
        <w:top w:val="none" w:sz="0" w:space="0" w:color="auto"/>
        <w:left w:val="none" w:sz="0" w:space="0" w:color="auto"/>
        <w:bottom w:val="none" w:sz="0" w:space="0" w:color="auto"/>
        <w:right w:val="none" w:sz="0" w:space="0" w:color="auto"/>
      </w:divBdr>
    </w:div>
    <w:div w:id="571426382">
      <w:marLeft w:val="640"/>
      <w:marRight w:val="0"/>
      <w:marTop w:val="0"/>
      <w:marBottom w:val="0"/>
      <w:divBdr>
        <w:top w:val="none" w:sz="0" w:space="0" w:color="auto"/>
        <w:left w:val="none" w:sz="0" w:space="0" w:color="auto"/>
        <w:bottom w:val="none" w:sz="0" w:space="0" w:color="auto"/>
        <w:right w:val="none" w:sz="0" w:space="0" w:color="auto"/>
      </w:divBdr>
    </w:div>
    <w:div w:id="571426952">
      <w:marLeft w:val="640"/>
      <w:marRight w:val="0"/>
      <w:marTop w:val="0"/>
      <w:marBottom w:val="0"/>
      <w:divBdr>
        <w:top w:val="none" w:sz="0" w:space="0" w:color="auto"/>
        <w:left w:val="none" w:sz="0" w:space="0" w:color="auto"/>
        <w:bottom w:val="none" w:sz="0" w:space="0" w:color="auto"/>
        <w:right w:val="none" w:sz="0" w:space="0" w:color="auto"/>
      </w:divBdr>
    </w:div>
    <w:div w:id="571428915">
      <w:marLeft w:val="640"/>
      <w:marRight w:val="0"/>
      <w:marTop w:val="0"/>
      <w:marBottom w:val="0"/>
      <w:divBdr>
        <w:top w:val="none" w:sz="0" w:space="0" w:color="auto"/>
        <w:left w:val="none" w:sz="0" w:space="0" w:color="auto"/>
        <w:bottom w:val="none" w:sz="0" w:space="0" w:color="auto"/>
        <w:right w:val="none" w:sz="0" w:space="0" w:color="auto"/>
      </w:divBdr>
    </w:div>
    <w:div w:id="571433807">
      <w:marLeft w:val="640"/>
      <w:marRight w:val="0"/>
      <w:marTop w:val="0"/>
      <w:marBottom w:val="0"/>
      <w:divBdr>
        <w:top w:val="none" w:sz="0" w:space="0" w:color="auto"/>
        <w:left w:val="none" w:sz="0" w:space="0" w:color="auto"/>
        <w:bottom w:val="none" w:sz="0" w:space="0" w:color="auto"/>
        <w:right w:val="none" w:sz="0" w:space="0" w:color="auto"/>
      </w:divBdr>
    </w:div>
    <w:div w:id="571503675">
      <w:marLeft w:val="640"/>
      <w:marRight w:val="0"/>
      <w:marTop w:val="0"/>
      <w:marBottom w:val="0"/>
      <w:divBdr>
        <w:top w:val="none" w:sz="0" w:space="0" w:color="auto"/>
        <w:left w:val="none" w:sz="0" w:space="0" w:color="auto"/>
        <w:bottom w:val="none" w:sz="0" w:space="0" w:color="auto"/>
        <w:right w:val="none" w:sz="0" w:space="0" w:color="auto"/>
      </w:divBdr>
    </w:div>
    <w:div w:id="571504230">
      <w:marLeft w:val="640"/>
      <w:marRight w:val="0"/>
      <w:marTop w:val="0"/>
      <w:marBottom w:val="0"/>
      <w:divBdr>
        <w:top w:val="none" w:sz="0" w:space="0" w:color="auto"/>
        <w:left w:val="none" w:sz="0" w:space="0" w:color="auto"/>
        <w:bottom w:val="none" w:sz="0" w:space="0" w:color="auto"/>
        <w:right w:val="none" w:sz="0" w:space="0" w:color="auto"/>
      </w:divBdr>
    </w:div>
    <w:div w:id="571549664">
      <w:marLeft w:val="640"/>
      <w:marRight w:val="0"/>
      <w:marTop w:val="0"/>
      <w:marBottom w:val="0"/>
      <w:divBdr>
        <w:top w:val="none" w:sz="0" w:space="0" w:color="auto"/>
        <w:left w:val="none" w:sz="0" w:space="0" w:color="auto"/>
        <w:bottom w:val="none" w:sz="0" w:space="0" w:color="auto"/>
        <w:right w:val="none" w:sz="0" w:space="0" w:color="auto"/>
      </w:divBdr>
    </w:div>
    <w:div w:id="571619119">
      <w:marLeft w:val="640"/>
      <w:marRight w:val="0"/>
      <w:marTop w:val="0"/>
      <w:marBottom w:val="0"/>
      <w:divBdr>
        <w:top w:val="none" w:sz="0" w:space="0" w:color="auto"/>
        <w:left w:val="none" w:sz="0" w:space="0" w:color="auto"/>
        <w:bottom w:val="none" w:sz="0" w:space="0" w:color="auto"/>
        <w:right w:val="none" w:sz="0" w:space="0" w:color="auto"/>
      </w:divBdr>
    </w:div>
    <w:div w:id="571619183">
      <w:marLeft w:val="640"/>
      <w:marRight w:val="0"/>
      <w:marTop w:val="0"/>
      <w:marBottom w:val="0"/>
      <w:divBdr>
        <w:top w:val="none" w:sz="0" w:space="0" w:color="auto"/>
        <w:left w:val="none" w:sz="0" w:space="0" w:color="auto"/>
        <w:bottom w:val="none" w:sz="0" w:space="0" w:color="auto"/>
        <w:right w:val="none" w:sz="0" w:space="0" w:color="auto"/>
      </w:divBdr>
    </w:div>
    <w:div w:id="571693260">
      <w:marLeft w:val="640"/>
      <w:marRight w:val="0"/>
      <w:marTop w:val="0"/>
      <w:marBottom w:val="0"/>
      <w:divBdr>
        <w:top w:val="none" w:sz="0" w:space="0" w:color="auto"/>
        <w:left w:val="none" w:sz="0" w:space="0" w:color="auto"/>
        <w:bottom w:val="none" w:sz="0" w:space="0" w:color="auto"/>
        <w:right w:val="none" w:sz="0" w:space="0" w:color="auto"/>
      </w:divBdr>
    </w:div>
    <w:div w:id="571701946">
      <w:marLeft w:val="640"/>
      <w:marRight w:val="0"/>
      <w:marTop w:val="0"/>
      <w:marBottom w:val="0"/>
      <w:divBdr>
        <w:top w:val="none" w:sz="0" w:space="0" w:color="auto"/>
        <w:left w:val="none" w:sz="0" w:space="0" w:color="auto"/>
        <w:bottom w:val="none" w:sz="0" w:space="0" w:color="auto"/>
        <w:right w:val="none" w:sz="0" w:space="0" w:color="auto"/>
      </w:divBdr>
    </w:div>
    <w:div w:id="571811864">
      <w:marLeft w:val="640"/>
      <w:marRight w:val="0"/>
      <w:marTop w:val="0"/>
      <w:marBottom w:val="0"/>
      <w:divBdr>
        <w:top w:val="none" w:sz="0" w:space="0" w:color="auto"/>
        <w:left w:val="none" w:sz="0" w:space="0" w:color="auto"/>
        <w:bottom w:val="none" w:sz="0" w:space="0" w:color="auto"/>
        <w:right w:val="none" w:sz="0" w:space="0" w:color="auto"/>
      </w:divBdr>
    </w:div>
    <w:div w:id="571816357">
      <w:marLeft w:val="640"/>
      <w:marRight w:val="0"/>
      <w:marTop w:val="0"/>
      <w:marBottom w:val="0"/>
      <w:divBdr>
        <w:top w:val="none" w:sz="0" w:space="0" w:color="auto"/>
        <w:left w:val="none" w:sz="0" w:space="0" w:color="auto"/>
        <w:bottom w:val="none" w:sz="0" w:space="0" w:color="auto"/>
        <w:right w:val="none" w:sz="0" w:space="0" w:color="auto"/>
      </w:divBdr>
    </w:div>
    <w:div w:id="571890557">
      <w:marLeft w:val="640"/>
      <w:marRight w:val="0"/>
      <w:marTop w:val="0"/>
      <w:marBottom w:val="0"/>
      <w:divBdr>
        <w:top w:val="none" w:sz="0" w:space="0" w:color="auto"/>
        <w:left w:val="none" w:sz="0" w:space="0" w:color="auto"/>
        <w:bottom w:val="none" w:sz="0" w:space="0" w:color="auto"/>
        <w:right w:val="none" w:sz="0" w:space="0" w:color="auto"/>
      </w:divBdr>
    </w:div>
    <w:div w:id="571892658">
      <w:marLeft w:val="640"/>
      <w:marRight w:val="0"/>
      <w:marTop w:val="0"/>
      <w:marBottom w:val="0"/>
      <w:divBdr>
        <w:top w:val="none" w:sz="0" w:space="0" w:color="auto"/>
        <w:left w:val="none" w:sz="0" w:space="0" w:color="auto"/>
        <w:bottom w:val="none" w:sz="0" w:space="0" w:color="auto"/>
        <w:right w:val="none" w:sz="0" w:space="0" w:color="auto"/>
      </w:divBdr>
    </w:div>
    <w:div w:id="571933113">
      <w:marLeft w:val="640"/>
      <w:marRight w:val="0"/>
      <w:marTop w:val="0"/>
      <w:marBottom w:val="0"/>
      <w:divBdr>
        <w:top w:val="none" w:sz="0" w:space="0" w:color="auto"/>
        <w:left w:val="none" w:sz="0" w:space="0" w:color="auto"/>
        <w:bottom w:val="none" w:sz="0" w:space="0" w:color="auto"/>
        <w:right w:val="none" w:sz="0" w:space="0" w:color="auto"/>
      </w:divBdr>
    </w:div>
    <w:div w:id="571934019">
      <w:marLeft w:val="640"/>
      <w:marRight w:val="0"/>
      <w:marTop w:val="0"/>
      <w:marBottom w:val="0"/>
      <w:divBdr>
        <w:top w:val="none" w:sz="0" w:space="0" w:color="auto"/>
        <w:left w:val="none" w:sz="0" w:space="0" w:color="auto"/>
        <w:bottom w:val="none" w:sz="0" w:space="0" w:color="auto"/>
        <w:right w:val="none" w:sz="0" w:space="0" w:color="auto"/>
      </w:divBdr>
    </w:div>
    <w:div w:id="571964858">
      <w:marLeft w:val="640"/>
      <w:marRight w:val="0"/>
      <w:marTop w:val="0"/>
      <w:marBottom w:val="0"/>
      <w:divBdr>
        <w:top w:val="none" w:sz="0" w:space="0" w:color="auto"/>
        <w:left w:val="none" w:sz="0" w:space="0" w:color="auto"/>
        <w:bottom w:val="none" w:sz="0" w:space="0" w:color="auto"/>
        <w:right w:val="none" w:sz="0" w:space="0" w:color="auto"/>
      </w:divBdr>
    </w:div>
    <w:div w:id="572006814">
      <w:marLeft w:val="640"/>
      <w:marRight w:val="0"/>
      <w:marTop w:val="0"/>
      <w:marBottom w:val="0"/>
      <w:divBdr>
        <w:top w:val="none" w:sz="0" w:space="0" w:color="auto"/>
        <w:left w:val="none" w:sz="0" w:space="0" w:color="auto"/>
        <w:bottom w:val="none" w:sz="0" w:space="0" w:color="auto"/>
        <w:right w:val="none" w:sz="0" w:space="0" w:color="auto"/>
      </w:divBdr>
    </w:div>
    <w:div w:id="572013288">
      <w:marLeft w:val="640"/>
      <w:marRight w:val="0"/>
      <w:marTop w:val="0"/>
      <w:marBottom w:val="0"/>
      <w:divBdr>
        <w:top w:val="none" w:sz="0" w:space="0" w:color="auto"/>
        <w:left w:val="none" w:sz="0" w:space="0" w:color="auto"/>
        <w:bottom w:val="none" w:sz="0" w:space="0" w:color="auto"/>
        <w:right w:val="none" w:sz="0" w:space="0" w:color="auto"/>
      </w:divBdr>
    </w:div>
    <w:div w:id="572156440">
      <w:marLeft w:val="640"/>
      <w:marRight w:val="0"/>
      <w:marTop w:val="0"/>
      <w:marBottom w:val="0"/>
      <w:divBdr>
        <w:top w:val="none" w:sz="0" w:space="0" w:color="auto"/>
        <w:left w:val="none" w:sz="0" w:space="0" w:color="auto"/>
        <w:bottom w:val="none" w:sz="0" w:space="0" w:color="auto"/>
        <w:right w:val="none" w:sz="0" w:space="0" w:color="auto"/>
      </w:divBdr>
    </w:div>
    <w:div w:id="572277951">
      <w:marLeft w:val="640"/>
      <w:marRight w:val="0"/>
      <w:marTop w:val="0"/>
      <w:marBottom w:val="0"/>
      <w:divBdr>
        <w:top w:val="none" w:sz="0" w:space="0" w:color="auto"/>
        <w:left w:val="none" w:sz="0" w:space="0" w:color="auto"/>
        <w:bottom w:val="none" w:sz="0" w:space="0" w:color="auto"/>
        <w:right w:val="none" w:sz="0" w:space="0" w:color="auto"/>
      </w:divBdr>
    </w:div>
    <w:div w:id="572278554">
      <w:marLeft w:val="640"/>
      <w:marRight w:val="0"/>
      <w:marTop w:val="0"/>
      <w:marBottom w:val="0"/>
      <w:divBdr>
        <w:top w:val="none" w:sz="0" w:space="0" w:color="auto"/>
        <w:left w:val="none" w:sz="0" w:space="0" w:color="auto"/>
        <w:bottom w:val="none" w:sz="0" w:space="0" w:color="auto"/>
        <w:right w:val="none" w:sz="0" w:space="0" w:color="auto"/>
      </w:divBdr>
    </w:div>
    <w:div w:id="572281867">
      <w:marLeft w:val="640"/>
      <w:marRight w:val="0"/>
      <w:marTop w:val="0"/>
      <w:marBottom w:val="0"/>
      <w:divBdr>
        <w:top w:val="none" w:sz="0" w:space="0" w:color="auto"/>
        <w:left w:val="none" w:sz="0" w:space="0" w:color="auto"/>
        <w:bottom w:val="none" w:sz="0" w:space="0" w:color="auto"/>
        <w:right w:val="none" w:sz="0" w:space="0" w:color="auto"/>
      </w:divBdr>
    </w:div>
    <w:div w:id="572348653">
      <w:marLeft w:val="640"/>
      <w:marRight w:val="0"/>
      <w:marTop w:val="0"/>
      <w:marBottom w:val="0"/>
      <w:divBdr>
        <w:top w:val="none" w:sz="0" w:space="0" w:color="auto"/>
        <w:left w:val="none" w:sz="0" w:space="0" w:color="auto"/>
        <w:bottom w:val="none" w:sz="0" w:space="0" w:color="auto"/>
        <w:right w:val="none" w:sz="0" w:space="0" w:color="auto"/>
      </w:divBdr>
    </w:div>
    <w:div w:id="572352504">
      <w:marLeft w:val="640"/>
      <w:marRight w:val="0"/>
      <w:marTop w:val="0"/>
      <w:marBottom w:val="0"/>
      <w:divBdr>
        <w:top w:val="none" w:sz="0" w:space="0" w:color="auto"/>
        <w:left w:val="none" w:sz="0" w:space="0" w:color="auto"/>
        <w:bottom w:val="none" w:sz="0" w:space="0" w:color="auto"/>
        <w:right w:val="none" w:sz="0" w:space="0" w:color="auto"/>
      </w:divBdr>
    </w:div>
    <w:div w:id="572468105">
      <w:marLeft w:val="640"/>
      <w:marRight w:val="0"/>
      <w:marTop w:val="0"/>
      <w:marBottom w:val="0"/>
      <w:divBdr>
        <w:top w:val="none" w:sz="0" w:space="0" w:color="auto"/>
        <w:left w:val="none" w:sz="0" w:space="0" w:color="auto"/>
        <w:bottom w:val="none" w:sz="0" w:space="0" w:color="auto"/>
        <w:right w:val="none" w:sz="0" w:space="0" w:color="auto"/>
      </w:divBdr>
    </w:div>
    <w:div w:id="572473820">
      <w:marLeft w:val="640"/>
      <w:marRight w:val="0"/>
      <w:marTop w:val="0"/>
      <w:marBottom w:val="0"/>
      <w:divBdr>
        <w:top w:val="none" w:sz="0" w:space="0" w:color="auto"/>
        <w:left w:val="none" w:sz="0" w:space="0" w:color="auto"/>
        <w:bottom w:val="none" w:sz="0" w:space="0" w:color="auto"/>
        <w:right w:val="none" w:sz="0" w:space="0" w:color="auto"/>
      </w:divBdr>
    </w:div>
    <w:div w:id="572664630">
      <w:marLeft w:val="640"/>
      <w:marRight w:val="0"/>
      <w:marTop w:val="0"/>
      <w:marBottom w:val="0"/>
      <w:divBdr>
        <w:top w:val="none" w:sz="0" w:space="0" w:color="auto"/>
        <w:left w:val="none" w:sz="0" w:space="0" w:color="auto"/>
        <w:bottom w:val="none" w:sz="0" w:space="0" w:color="auto"/>
        <w:right w:val="none" w:sz="0" w:space="0" w:color="auto"/>
      </w:divBdr>
    </w:div>
    <w:div w:id="572737492">
      <w:marLeft w:val="640"/>
      <w:marRight w:val="0"/>
      <w:marTop w:val="0"/>
      <w:marBottom w:val="0"/>
      <w:divBdr>
        <w:top w:val="none" w:sz="0" w:space="0" w:color="auto"/>
        <w:left w:val="none" w:sz="0" w:space="0" w:color="auto"/>
        <w:bottom w:val="none" w:sz="0" w:space="0" w:color="auto"/>
        <w:right w:val="none" w:sz="0" w:space="0" w:color="auto"/>
      </w:divBdr>
    </w:div>
    <w:div w:id="572740167">
      <w:marLeft w:val="640"/>
      <w:marRight w:val="0"/>
      <w:marTop w:val="0"/>
      <w:marBottom w:val="0"/>
      <w:divBdr>
        <w:top w:val="none" w:sz="0" w:space="0" w:color="auto"/>
        <w:left w:val="none" w:sz="0" w:space="0" w:color="auto"/>
        <w:bottom w:val="none" w:sz="0" w:space="0" w:color="auto"/>
        <w:right w:val="none" w:sz="0" w:space="0" w:color="auto"/>
      </w:divBdr>
    </w:div>
    <w:div w:id="572742908">
      <w:marLeft w:val="640"/>
      <w:marRight w:val="0"/>
      <w:marTop w:val="0"/>
      <w:marBottom w:val="0"/>
      <w:divBdr>
        <w:top w:val="none" w:sz="0" w:space="0" w:color="auto"/>
        <w:left w:val="none" w:sz="0" w:space="0" w:color="auto"/>
        <w:bottom w:val="none" w:sz="0" w:space="0" w:color="auto"/>
        <w:right w:val="none" w:sz="0" w:space="0" w:color="auto"/>
      </w:divBdr>
    </w:div>
    <w:div w:id="572816317">
      <w:marLeft w:val="640"/>
      <w:marRight w:val="0"/>
      <w:marTop w:val="0"/>
      <w:marBottom w:val="0"/>
      <w:divBdr>
        <w:top w:val="none" w:sz="0" w:space="0" w:color="auto"/>
        <w:left w:val="none" w:sz="0" w:space="0" w:color="auto"/>
        <w:bottom w:val="none" w:sz="0" w:space="0" w:color="auto"/>
        <w:right w:val="none" w:sz="0" w:space="0" w:color="auto"/>
      </w:divBdr>
    </w:div>
    <w:div w:id="572816490">
      <w:marLeft w:val="640"/>
      <w:marRight w:val="0"/>
      <w:marTop w:val="0"/>
      <w:marBottom w:val="0"/>
      <w:divBdr>
        <w:top w:val="none" w:sz="0" w:space="0" w:color="auto"/>
        <w:left w:val="none" w:sz="0" w:space="0" w:color="auto"/>
        <w:bottom w:val="none" w:sz="0" w:space="0" w:color="auto"/>
        <w:right w:val="none" w:sz="0" w:space="0" w:color="auto"/>
      </w:divBdr>
    </w:div>
    <w:div w:id="573003888">
      <w:marLeft w:val="640"/>
      <w:marRight w:val="0"/>
      <w:marTop w:val="0"/>
      <w:marBottom w:val="0"/>
      <w:divBdr>
        <w:top w:val="none" w:sz="0" w:space="0" w:color="auto"/>
        <w:left w:val="none" w:sz="0" w:space="0" w:color="auto"/>
        <w:bottom w:val="none" w:sz="0" w:space="0" w:color="auto"/>
        <w:right w:val="none" w:sz="0" w:space="0" w:color="auto"/>
      </w:divBdr>
    </w:div>
    <w:div w:id="573009912">
      <w:marLeft w:val="640"/>
      <w:marRight w:val="0"/>
      <w:marTop w:val="0"/>
      <w:marBottom w:val="0"/>
      <w:divBdr>
        <w:top w:val="none" w:sz="0" w:space="0" w:color="auto"/>
        <w:left w:val="none" w:sz="0" w:space="0" w:color="auto"/>
        <w:bottom w:val="none" w:sz="0" w:space="0" w:color="auto"/>
        <w:right w:val="none" w:sz="0" w:space="0" w:color="auto"/>
      </w:divBdr>
    </w:div>
    <w:div w:id="573048203">
      <w:marLeft w:val="640"/>
      <w:marRight w:val="0"/>
      <w:marTop w:val="0"/>
      <w:marBottom w:val="0"/>
      <w:divBdr>
        <w:top w:val="none" w:sz="0" w:space="0" w:color="auto"/>
        <w:left w:val="none" w:sz="0" w:space="0" w:color="auto"/>
        <w:bottom w:val="none" w:sz="0" w:space="0" w:color="auto"/>
        <w:right w:val="none" w:sz="0" w:space="0" w:color="auto"/>
      </w:divBdr>
    </w:div>
    <w:div w:id="573248867">
      <w:marLeft w:val="640"/>
      <w:marRight w:val="0"/>
      <w:marTop w:val="0"/>
      <w:marBottom w:val="0"/>
      <w:divBdr>
        <w:top w:val="none" w:sz="0" w:space="0" w:color="auto"/>
        <w:left w:val="none" w:sz="0" w:space="0" w:color="auto"/>
        <w:bottom w:val="none" w:sz="0" w:space="0" w:color="auto"/>
        <w:right w:val="none" w:sz="0" w:space="0" w:color="auto"/>
      </w:divBdr>
    </w:div>
    <w:div w:id="573272988">
      <w:marLeft w:val="640"/>
      <w:marRight w:val="0"/>
      <w:marTop w:val="0"/>
      <w:marBottom w:val="0"/>
      <w:divBdr>
        <w:top w:val="none" w:sz="0" w:space="0" w:color="auto"/>
        <w:left w:val="none" w:sz="0" w:space="0" w:color="auto"/>
        <w:bottom w:val="none" w:sz="0" w:space="0" w:color="auto"/>
        <w:right w:val="none" w:sz="0" w:space="0" w:color="auto"/>
      </w:divBdr>
    </w:div>
    <w:div w:id="573323837">
      <w:marLeft w:val="640"/>
      <w:marRight w:val="0"/>
      <w:marTop w:val="0"/>
      <w:marBottom w:val="0"/>
      <w:divBdr>
        <w:top w:val="none" w:sz="0" w:space="0" w:color="auto"/>
        <w:left w:val="none" w:sz="0" w:space="0" w:color="auto"/>
        <w:bottom w:val="none" w:sz="0" w:space="0" w:color="auto"/>
        <w:right w:val="none" w:sz="0" w:space="0" w:color="auto"/>
      </w:divBdr>
    </w:div>
    <w:div w:id="573392604">
      <w:marLeft w:val="640"/>
      <w:marRight w:val="0"/>
      <w:marTop w:val="0"/>
      <w:marBottom w:val="0"/>
      <w:divBdr>
        <w:top w:val="none" w:sz="0" w:space="0" w:color="auto"/>
        <w:left w:val="none" w:sz="0" w:space="0" w:color="auto"/>
        <w:bottom w:val="none" w:sz="0" w:space="0" w:color="auto"/>
        <w:right w:val="none" w:sz="0" w:space="0" w:color="auto"/>
      </w:divBdr>
    </w:div>
    <w:div w:id="573509844">
      <w:marLeft w:val="640"/>
      <w:marRight w:val="0"/>
      <w:marTop w:val="0"/>
      <w:marBottom w:val="0"/>
      <w:divBdr>
        <w:top w:val="none" w:sz="0" w:space="0" w:color="auto"/>
        <w:left w:val="none" w:sz="0" w:space="0" w:color="auto"/>
        <w:bottom w:val="none" w:sz="0" w:space="0" w:color="auto"/>
        <w:right w:val="none" w:sz="0" w:space="0" w:color="auto"/>
      </w:divBdr>
    </w:div>
    <w:div w:id="573516005">
      <w:marLeft w:val="640"/>
      <w:marRight w:val="0"/>
      <w:marTop w:val="0"/>
      <w:marBottom w:val="0"/>
      <w:divBdr>
        <w:top w:val="none" w:sz="0" w:space="0" w:color="auto"/>
        <w:left w:val="none" w:sz="0" w:space="0" w:color="auto"/>
        <w:bottom w:val="none" w:sz="0" w:space="0" w:color="auto"/>
        <w:right w:val="none" w:sz="0" w:space="0" w:color="auto"/>
      </w:divBdr>
    </w:div>
    <w:div w:id="573584910">
      <w:marLeft w:val="640"/>
      <w:marRight w:val="0"/>
      <w:marTop w:val="0"/>
      <w:marBottom w:val="0"/>
      <w:divBdr>
        <w:top w:val="none" w:sz="0" w:space="0" w:color="auto"/>
        <w:left w:val="none" w:sz="0" w:space="0" w:color="auto"/>
        <w:bottom w:val="none" w:sz="0" w:space="0" w:color="auto"/>
        <w:right w:val="none" w:sz="0" w:space="0" w:color="auto"/>
      </w:divBdr>
    </w:div>
    <w:div w:id="573586161">
      <w:marLeft w:val="640"/>
      <w:marRight w:val="0"/>
      <w:marTop w:val="0"/>
      <w:marBottom w:val="0"/>
      <w:divBdr>
        <w:top w:val="none" w:sz="0" w:space="0" w:color="auto"/>
        <w:left w:val="none" w:sz="0" w:space="0" w:color="auto"/>
        <w:bottom w:val="none" w:sz="0" w:space="0" w:color="auto"/>
        <w:right w:val="none" w:sz="0" w:space="0" w:color="auto"/>
      </w:divBdr>
    </w:div>
    <w:div w:id="573591335">
      <w:marLeft w:val="640"/>
      <w:marRight w:val="0"/>
      <w:marTop w:val="0"/>
      <w:marBottom w:val="0"/>
      <w:divBdr>
        <w:top w:val="none" w:sz="0" w:space="0" w:color="auto"/>
        <w:left w:val="none" w:sz="0" w:space="0" w:color="auto"/>
        <w:bottom w:val="none" w:sz="0" w:space="0" w:color="auto"/>
        <w:right w:val="none" w:sz="0" w:space="0" w:color="auto"/>
      </w:divBdr>
    </w:div>
    <w:div w:id="573778631">
      <w:marLeft w:val="640"/>
      <w:marRight w:val="0"/>
      <w:marTop w:val="0"/>
      <w:marBottom w:val="0"/>
      <w:divBdr>
        <w:top w:val="none" w:sz="0" w:space="0" w:color="auto"/>
        <w:left w:val="none" w:sz="0" w:space="0" w:color="auto"/>
        <w:bottom w:val="none" w:sz="0" w:space="0" w:color="auto"/>
        <w:right w:val="none" w:sz="0" w:space="0" w:color="auto"/>
      </w:divBdr>
    </w:div>
    <w:div w:id="573778661">
      <w:marLeft w:val="640"/>
      <w:marRight w:val="0"/>
      <w:marTop w:val="0"/>
      <w:marBottom w:val="0"/>
      <w:divBdr>
        <w:top w:val="none" w:sz="0" w:space="0" w:color="auto"/>
        <w:left w:val="none" w:sz="0" w:space="0" w:color="auto"/>
        <w:bottom w:val="none" w:sz="0" w:space="0" w:color="auto"/>
        <w:right w:val="none" w:sz="0" w:space="0" w:color="auto"/>
      </w:divBdr>
    </w:div>
    <w:div w:id="573786504">
      <w:marLeft w:val="640"/>
      <w:marRight w:val="0"/>
      <w:marTop w:val="0"/>
      <w:marBottom w:val="0"/>
      <w:divBdr>
        <w:top w:val="none" w:sz="0" w:space="0" w:color="auto"/>
        <w:left w:val="none" w:sz="0" w:space="0" w:color="auto"/>
        <w:bottom w:val="none" w:sz="0" w:space="0" w:color="auto"/>
        <w:right w:val="none" w:sz="0" w:space="0" w:color="auto"/>
      </w:divBdr>
    </w:div>
    <w:div w:id="573858836">
      <w:marLeft w:val="640"/>
      <w:marRight w:val="0"/>
      <w:marTop w:val="0"/>
      <w:marBottom w:val="0"/>
      <w:divBdr>
        <w:top w:val="none" w:sz="0" w:space="0" w:color="auto"/>
        <w:left w:val="none" w:sz="0" w:space="0" w:color="auto"/>
        <w:bottom w:val="none" w:sz="0" w:space="0" w:color="auto"/>
        <w:right w:val="none" w:sz="0" w:space="0" w:color="auto"/>
      </w:divBdr>
    </w:div>
    <w:div w:id="573901399">
      <w:marLeft w:val="640"/>
      <w:marRight w:val="0"/>
      <w:marTop w:val="0"/>
      <w:marBottom w:val="0"/>
      <w:divBdr>
        <w:top w:val="none" w:sz="0" w:space="0" w:color="auto"/>
        <w:left w:val="none" w:sz="0" w:space="0" w:color="auto"/>
        <w:bottom w:val="none" w:sz="0" w:space="0" w:color="auto"/>
        <w:right w:val="none" w:sz="0" w:space="0" w:color="auto"/>
      </w:divBdr>
    </w:div>
    <w:div w:id="573928131">
      <w:marLeft w:val="640"/>
      <w:marRight w:val="0"/>
      <w:marTop w:val="0"/>
      <w:marBottom w:val="0"/>
      <w:divBdr>
        <w:top w:val="none" w:sz="0" w:space="0" w:color="auto"/>
        <w:left w:val="none" w:sz="0" w:space="0" w:color="auto"/>
        <w:bottom w:val="none" w:sz="0" w:space="0" w:color="auto"/>
        <w:right w:val="none" w:sz="0" w:space="0" w:color="auto"/>
      </w:divBdr>
    </w:div>
    <w:div w:id="574122424">
      <w:marLeft w:val="640"/>
      <w:marRight w:val="0"/>
      <w:marTop w:val="0"/>
      <w:marBottom w:val="0"/>
      <w:divBdr>
        <w:top w:val="none" w:sz="0" w:space="0" w:color="auto"/>
        <w:left w:val="none" w:sz="0" w:space="0" w:color="auto"/>
        <w:bottom w:val="none" w:sz="0" w:space="0" w:color="auto"/>
        <w:right w:val="none" w:sz="0" w:space="0" w:color="auto"/>
      </w:divBdr>
    </w:div>
    <w:div w:id="574245483">
      <w:marLeft w:val="640"/>
      <w:marRight w:val="0"/>
      <w:marTop w:val="0"/>
      <w:marBottom w:val="0"/>
      <w:divBdr>
        <w:top w:val="none" w:sz="0" w:space="0" w:color="auto"/>
        <w:left w:val="none" w:sz="0" w:space="0" w:color="auto"/>
        <w:bottom w:val="none" w:sz="0" w:space="0" w:color="auto"/>
        <w:right w:val="none" w:sz="0" w:space="0" w:color="auto"/>
      </w:divBdr>
    </w:div>
    <w:div w:id="574247589">
      <w:marLeft w:val="640"/>
      <w:marRight w:val="0"/>
      <w:marTop w:val="0"/>
      <w:marBottom w:val="0"/>
      <w:divBdr>
        <w:top w:val="none" w:sz="0" w:space="0" w:color="auto"/>
        <w:left w:val="none" w:sz="0" w:space="0" w:color="auto"/>
        <w:bottom w:val="none" w:sz="0" w:space="0" w:color="auto"/>
        <w:right w:val="none" w:sz="0" w:space="0" w:color="auto"/>
      </w:divBdr>
    </w:div>
    <w:div w:id="574360596">
      <w:marLeft w:val="640"/>
      <w:marRight w:val="0"/>
      <w:marTop w:val="0"/>
      <w:marBottom w:val="0"/>
      <w:divBdr>
        <w:top w:val="none" w:sz="0" w:space="0" w:color="auto"/>
        <w:left w:val="none" w:sz="0" w:space="0" w:color="auto"/>
        <w:bottom w:val="none" w:sz="0" w:space="0" w:color="auto"/>
        <w:right w:val="none" w:sz="0" w:space="0" w:color="auto"/>
      </w:divBdr>
    </w:div>
    <w:div w:id="574365383">
      <w:marLeft w:val="640"/>
      <w:marRight w:val="0"/>
      <w:marTop w:val="0"/>
      <w:marBottom w:val="0"/>
      <w:divBdr>
        <w:top w:val="none" w:sz="0" w:space="0" w:color="auto"/>
        <w:left w:val="none" w:sz="0" w:space="0" w:color="auto"/>
        <w:bottom w:val="none" w:sz="0" w:space="0" w:color="auto"/>
        <w:right w:val="none" w:sz="0" w:space="0" w:color="auto"/>
      </w:divBdr>
    </w:div>
    <w:div w:id="574434166">
      <w:marLeft w:val="640"/>
      <w:marRight w:val="0"/>
      <w:marTop w:val="0"/>
      <w:marBottom w:val="0"/>
      <w:divBdr>
        <w:top w:val="none" w:sz="0" w:space="0" w:color="auto"/>
        <w:left w:val="none" w:sz="0" w:space="0" w:color="auto"/>
        <w:bottom w:val="none" w:sz="0" w:space="0" w:color="auto"/>
        <w:right w:val="none" w:sz="0" w:space="0" w:color="auto"/>
      </w:divBdr>
    </w:div>
    <w:div w:id="574436403">
      <w:marLeft w:val="640"/>
      <w:marRight w:val="0"/>
      <w:marTop w:val="0"/>
      <w:marBottom w:val="0"/>
      <w:divBdr>
        <w:top w:val="none" w:sz="0" w:space="0" w:color="auto"/>
        <w:left w:val="none" w:sz="0" w:space="0" w:color="auto"/>
        <w:bottom w:val="none" w:sz="0" w:space="0" w:color="auto"/>
        <w:right w:val="none" w:sz="0" w:space="0" w:color="auto"/>
      </w:divBdr>
    </w:div>
    <w:div w:id="574438255">
      <w:marLeft w:val="640"/>
      <w:marRight w:val="0"/>
      <w:marTop w:val="0"/>
      <w:marBottom w:val="0"/>
      <w:divBdr>
        <w:top w:val="none" w:sz="0" w:space="0" w:color="auto"/>
        <w:left w:val="none" w:sz="0" w:space="0" w:color="auto"/>
        <w:bottom w:val="none" w:sz="0" w:space="0" w:color="auto"/>
        <w:right w:val="none" w:sz="0" w:space="0" w:color="auto"/>
      </w:divBdr>
    </w:div>
    <w:div w:id="574557435">
      <w:marLeft w:val="640"/>
      <w:marRight w:val="0"/>
      <w:marTop w:val="0"/>
      <w:marBottom w:val="0"/>
      <w:divBdr>
        <w:top w:val="none" w:sz="0" w:space="0" w:color="auto"/>
        <w:left w:val="none" w:sz="0" w:space="0" w:color="auto"/>
        <w:bottom w:val="none" w:sz="0" w:space="0" w:color="auto"/>
        <w:right w:val="none" w:sz="0" w:space="0" w:color="auto"/>
      </w:divBdr>
    </w:div>
    <w:div w:id="574631058">
      <w:marLeft w:val="640"/>
      <w:marRight w:val="0"/>
      <w:marTop w:val="0"/>
      <w:marBottom w:val="0"/>
      <w:divBdr>
        <w:top w:val="none" w:sz="0" w:space="0" w:color="auto"/>
        <w:left w:val="none" w:sz="0" w:space="0" w:color="auto"/>
        <w:bottom w:val="none" w:sz="0" w:space="0" w:color="auto"/>
        <w:right w:val="none" w:sz="0" w:space="0" w:color="auto"/>
      </w:divBdr>
    </w:div>
    <w:div w:id="575014477">
      <w:marLeft w:val="640"/>
      <w:marRight w:val="0"/>
      <w:marTop w:val="0"/>
      <w:marBottom w:val="0"/>
      <w:divBdr>
        <w:top w:val="none" w:sz="0" w:space="0" w:color="auto"/>
        <w:left w:val="none" w:sz="0" w:space="0" w:color="auto"/>
        <w:bottom w:val="none" w:sz="0" w:space="0" w:color="auto"/>
        <w:right w:val="none" w:sz="0" w:space="0" w:color="auto"/>
      </w:divBdr>
    </w:div>
    <w:div w:id="575088394">
      <w:marLeft w:val="640"/>
      <w:marRight w:val="0"/>
      <w:marTop w:val="0"/>
      <w:marBottom w:val="0"/>
      <w:divBdr>
        <w:top w:val="none" w:sz="0" w:space="0" w:color="auto"/>
        <w:left w:val="none" w:sz="0" w:space="0" w:color="auto"/>
        <w:bottom w:val="none" w:sz="0" w:space="0" w:color="auto"/>
        <w:right w:val="none" w:sz="0" w:space="0" w:color="auto"/>
      </w:divBdr>
    </w:div>
    <w:div w:id="575088628">
      <w:marLeft w:val="640"/>
      <w:marRight w:val="0"/>
      <w:marTop w:val="0"/>
      <w:marBottom w:val="0"/>
      <w:divBdr>
        <w:top w:val="none" w:sz="0" w:space="0" w:color="auto"/>
        <w:left w:val="none" w:sz="0" w:space="0" w:color="auto"/>
        <w:bottom w:val="none" w:sz="0" w:space="0" w:color="auto"/>
        <w:right w:val="none" w:sz="0" w:space="0" w:color="auto"/>
      </w:divBdr>
    </w:div>
    <w:div w:id="575162918">
      <w:marLeft w:val="640"/>
      <w:marRight w:val="0"/>
      <w:marTop w:val="0"/>
      <w:marBottom w:val="0"/>
      <w:divBdr>
        <w:top w:val="none" w:sz="0" w:space="0" w:color="auto"/>
        <w:left w:val="none" w:sz="0" w:space="0" w:color="auto"/>
        <w:bottom w:val="none" w:sz="0" w:space="0" w:color="auto"/>
        <w:right w:val="none" w:sz="0" w:space="0" w:color="auto"/>
      </w:divBdr>
    </w:div>
    <w:div w:id="575167657">
      <w:marLeft w:val="640"/>
      <w:marRight w:val="0"/>
      <w:marTop w:val="0"/>
      <w:marBottom w:val="0"/>
      <w:divBdr>
        <w:top w:val="none" w:sz="0" w:space="0" w:color="auto"/>
        <w:left w:val="none" w:sz="0" w:space="0" w:color="auto"/>
        <w:bottom w:val="none" w:sz="0" w:space="0" w:color="auto"/>
        <w:right w:val="none" w:sz="0" w:space="0" w:color="auto"/>
      </w:divBdr>
    </w:div>
    <w:div w:id="575210705">
      <w:marLeft w:val="640"/>
      <w:marRight w:val="0"/>
      <w:marTop w:val="0"/>
      <w:marBottom w:val="0"/>
      <w:divBdr>
        <w:top w:val="none" w:sz="0" w:space="0" w:color="auto"/>
        <w:left w:val="none" w:sz="0" w:space="0" w:color="auto"/>
        <w:bottom w:val="none" w:sz="0" w:space="0" w:color="auto"/>
        <w:right w:val="none" w:sz="0" w:space="0" w:color="auto"/>
      </w:divBdr>
    </w:div>
    <w:div w:id="575212042">
      <w:marLeft w:val="640"/>
      <w:marRight w:val="0"/>
      <w:marTop w:val="0"/>
      <w:marBottom w:val="0"/>
      <w:divBdr>
        <w:top w:val="none" w:sz="0" w:space="0" w:color="auto"/>
        <w:left w:val="none" w:sz="0" w:space="0" w:color="auto"/>
        <w:bottom w:val="none" w:sz="0" w:space="0" w:color="auto"/>
        <w:right w:val="none" w:sz="0" w:space="0" w:color="auto"/>
      </w:divBdr>
    </w:div>
    <w:div w:id="575283751">
      <w:marLeft w:val="640"/>
      <w:marRight w:val="0"/>
      <w:marTop w:val="0"/>
      <w:marBottom w:val="0"/>
      <w:divBdr>
        <w:top w:val="none" w:sz="0" w:space="0" w:color="auto"/>
        <w:left w:val="none" w:sz="0" w:space="0" w:color="auto"/>
        <w:bottom w:val="none" w:sz="0" w:space="0" w:color="auto"/>
        <w:right w:val="none" w:sz="0" w:space="0" w:color="auto"/>
      </w:divBdr>
    </w:div>
    <w:div w:id="575356776">
      <w:marLeft w:val="640"/>
      <w:marRight w:val="0"/>
      <w:marTop w:val="0"/>
      <w:marBottom w:val="0"/>
      <w:divBdr>
        <w:top w:val="none" w:sz="0" w:space="0" w:color="auto"/>
        <w:left w:val="none" w:sz="0" w:space="0" w:color="auto"/>
        <w:bottom w:val="none" w:sz="0" w:space="0" w:color="auto"/>
        <w:right w:val="none" w:sz="0" w:space="0" w:color="auto"/>
      </w:divBdr>
    </w:div>
    <w:div w:id="575358435">
      <w:marLeft w:val="640"/>
      <w:marRight w:val="0"/>
      <w:marTop w:val="0"/>
      <w:marBottom w:val="0"/>
      <w:divBdr>
        <w:top w:val="none" w:sz="0" w:space="0" w:color="auto"/>
        <w:left w:val="none" w:sz="0" w:space="0" w:color="auto"/>
        <w:bottom w:val="none" w:sz="0" w:space="0" w:color="auto"/>
        <w:right w:val="none" w:sz="0" w:space="0" w:color="auto"/>
      </w:divBdr>
    </w:div>
    <w:div w:id="575406716">
      <w:marLeft w:val="640"/>
      <w:marRight w:val="0"/>
      <w:marTop w:val="0"/>
      <w:marBottom w:val="0"/>
      <w:divBdr>
        <w:top w:val="none" w:sz="0" w:space="0" w:color="auto"/>
        <w:left w:val="none" w:sz="0" w:space="0" w:color="auto"/>
        <w:bottom w:val="none" w:sz="0" w:space="0" w:color="auto"/>
        <w:right w:val="none" w:sz="0" w:space="0" w:color="auto"/>
      </w:divBdr>
    </w:div>
    <w:div w:id="575407091">
      <w:marLeft w:val="640"/>
      <w:marRight w:val="0"/>
      <w:marTop w:val="0"/>
      <w:marBottom w:val="0"/>
      <w:divBdr>
        <w:top w:val="none" w:sz="0" w:space="0" w:color="auto"/>
        <w:left w:val="none" w:sz="0" w:space="0" w:color="auto"/>
        <w:bottom w:val="none" w:sz="0" w:space="0" w:color="auto"/>
        <w:right w:val="none" w:sz="0" w:space="0" w:color="auto"/>
      </w:divBdr>
    </w:div>
    <w:div w:id="575407247">
      <w:marLeft w:val="640"/>
      <w:marRight w:val="0"/>
      <w:marTop w:val="0"/>
      <w:marBottom w:val="0"/>
      <w:divBdr>
        <w:top w:val="none" w:sz="0" w:space="0" w:color="auto"/>
        <w:left w:val="none" w:sz="0" w:space="0" w:color="auto"/>
        <w:bottom w:val="none" w:sz="0" w:space="0" w:color="auto"/>
        <w:right w:val="none" w:sz="0" w:space="0" w:color="auto"/>
      </w:divBdr>
    </w:div>
    <w:div w:id="575434411">
      <w:marLeft w:val="640"/>
      <w:marRight w:val="0"/>
      <w:marTop w:val="0"/>
      <w:marBottom w:val="0"/>
      <w:divBdr>
        <w:top w:val="none" w:sz="0" w:space="0" w:color="auto"/>
        <w:left w:val="none" w:sz="0" w:space="0" w:color="auto"/>
        <w:bottom w:val="none" w:sz="0" w:space="0" w:color="auto"/>
        <w:right w:val="none" w:sz="0" w:space="0" w:color="auto"/>
      </w:divBdr>
    </w:div>
    <w:div w:id="575483783">
      <w:marLeft w:val="640"/>
      <w:marRight w:val="0"/>
      <w:marTop w:val="0"/>
      <w:marBottom w:val="0"/>
      <w:divBdr>
        <w:top w:val="none" w:sz="0" w:space="0" w:color="auto"/>
        <w:left w:val="none" w:sz="0" w:space="0" w:color="auto"/>
        <w:bottom w:val="none" w:sz="0" w:space="0" w:color="auto"/>
        <w:right w:val="none" w:sz="0" w:space="0" w:color="auto"/>
      </w:divBdr>
    </w:div>
    <w:div w:id="575556950">
      <w:marLeft w:val="640"/>
      <w:marRight w:val="0"/>
      <w:marTop w:val="0"/>
      <w:marBottom w:val="0"/>
      <w:divBdr>
        <w:top w:val="none" w:sz="0" w:space="0" w:color="auto"/>
        <w:left w:val="none" w:sz="0" w:space="0" w:color="auto"/>
        <w:bottom w:val="none" w:sz="0" w:space="0" w:color="auto"/>
        <w:right w:val="none" w:sz="0" w:space="0" w:color="auto"/>
      </w:divBdr>
    </w:div>
    <w:div w:id="575626052">
      <w:marLeft w:val="640"/>
      <w:marRight w:val="0"/>
      <w:marTop w:val="0"/>
      <w:marBottom w:val="0"/>
      <w:divBdr>
        <w:top w:val="none" w:sz="0" w:space="0" w:color="auto"/>
        <w:left w:val="none" w:sz="0" w:space="0" w:color="auto"/>
        <w:bottom w:val="none" w:sz="0" w:space="0" w:color="auto"/>
        <w:right w:val="none" w:sz="0" w:space="0" w:color="auto"/>
      </w:divBdr>
    </w:div>
    <w:div w:id="575626558">
      <w:marLeft w:val="640"/>
      <w:marRight w:val="0"/>
      <w:marTop w:val="0"/>
      <w:marBottom w:val="0"/>
      <w:divBdr>
        <w:top w:val="none" w:sz="0" w:space="0" w:color="auto"/>
        <w:left w:val="none" w:sz="0" w:space="0" w:color="auto"/>
        <w:bottom w:val="none" w:sz="0" w:space="0" w:color="auto"/>
        <w:right w:val="none" w:sz="0" w:space="0" w:color="auto"/>
      </w:divBdr>
    </w:div>
    <w:div w:id="575629237">
      <w:marLeft w:val="640"/>
      <w:marRight w:val="0"/>
      <w:marTop w:val="0"/>
      <w:marBottom w:val="0"/>
      <w:divBdr>
        <w:top w:val="none" w:sz="0" w:space="0" w:color="auto"/>
        <w:left w:val="none" w:sz="0" w:space="0" w:color="auto"/>
        <w:bottom w:val="none" w:sz="0" w:space="0" w:color="auto"/>
        <w:right w:val="none" w:sz="0" w:space="0" w:color="auto"/>
      </w:divBdr>
    </w:div>
    <w:div w:id="575743253">
      <w:marLeft w:val="640"/>
      <w:marRight w:val="0"/>
      <w:marTop w:val="0"/>
      <w:marBottom w:val="0"/>
      <w:divBdr>
        <w:top w:val="none" w:sz="0" w:space="0" w:color="auto"/>
        <w:left w:val="none" w:sz="0" w:space="0" w:color="auto"/>
        <w:bottom w:val="none" w:sz="0" w:space="0" w:color="auto"/>
        <w:right w:val="none" w:sz="0" w:space="0" w:color="auto"/>
      </w:divBdr>
    </w:div>
    <w:div w:id="575744292">
      <w:marLeft w:val="640"/>
      <w:marRight w:val="0"/>
      <w:marTop w:val="0"/>
      <w:marBottom w:val="0"/>
      <w:divBdr>
        <w:top w:val="none" w:sz="0" w:space="0" w:color="auto"/>
        <w:left w:val="none" w:sz="0" w:space="0" w:color="auto"/>
        <w:bottom w:val="none" w:sz="0" w:space="0" w:color="auto"/>
        <w:right w:val="none" w:sz="0" w:space="0" w:color="auto"/>
      </w:divBdr>
    </w:div>
    <w:div w:id="575827293">
      <w:marLeft w:val="640"/>
      <w:marRight w:val="0"/>
      <w:marTop w:val="0"/>
      <w:marBottom w:val="0"/>
      <w:divBdr>
        <w:top w:val="none" w:sz="0" w:space="0" w:color="auto"/>
        <w:left w:val="none" w:sz="0" w:space="0" w:color="auto"/>
        <w:bottom w:val="none" w:sz="0" w:space="0" w:color="auto"/>
        <w:right w:val="none" w:sz="0" w:space="0" w:color="auto"/>
      </w:divBdr>
    </w:div>
    <w:div w:id="575866227">
      <w:marLeft w:val="640"/>
      <w:marRight w:val="0"/>
      <w:marTop w:val="0"/>
      <w:marBottom w:val="0"/>
      <w:divBdr>
        <w:top w:val="none" w:sz="0" w:space="0" w:color="auto"/>
        <w:left w:val="none" w:sz="0" w:space="0" w:color="auto"/>
        <w:bottom w:val="none" w:sz="0" w:space="0" w:color="auto"/>
        <w:right w:val="none" w:sz="0" w:space="0" w:color="auto"/>
      </w:divBdr>
    </w:div>
    <w:div w:id="575867295">
      <w:marLeft w:val="640"/>
      <w:marRight w:val="0"/>
      <w:marTop w:val="0"/>
      <w:marBottom w:val="0"/>
      <w:divBdr>
        <w:top w:val="none" w:sz="0" w:space="0" w:color="auto"/>
        <w:left w:val="none" w:sz="0" w:space="0" w:color="auto"/>
        <w:bottom w:val="none" w:sz="0" w:space="0" w:color="auto"/>
        <w:right w:val="none" w:sz="0" w:space="0" w:color="auto"/>
      </w:divBdr>
    </w:div>
    <w:div w:id="575893685">
      <w:marLeft w:val="640"/>
      <w:marRight w:val="0"/>
      <w:marTop w:val="0"/>
      <w:marBottom w:val="0"/>
      <w:divBdr>
        <w:top w:val="none" w:sz="0" w:space="0" w:color="auto"/>
        <w:left w:val="none" w:sz="0" w:space="0" w:color="auto"/>
        <w:bottom w:val="none" w:sz="0" w:space="0" w:color="auto"/>
        <w:right w:val="none" w:sz="0" w:space="0" w:color="auto"/>
      </w:divBdr>
    </w:div>
    <w:div w:id="575897139">
      <w:marLeft w:val="640"/>
      <w:marRight w:val="0"/>
      <w:marTop w:val="0"/>
      <w:marBottom w:val="0"/>
      <w:divBdr>
        <w:top w:val="none" w:sz="0" w:space="0" w:color="auto"/>
        <w:left w:val="none" w:sz="0" w:space="0" w:color="auto"/>
        <w:bottom w:val="none" w:sz="0" w:space="0" w:color="auto"/>
        <w:right w:val="none" w:sz="0" w:space="0" w:color="auto"/>
      </w:divBdr>
    </w:div>
    <w:div w:id="575943769">
      <w:marLeft w:val="640"/>
      <w:marRight w:val="0"/>
      <w:marTop w:val="0"/>
      <w:marBottom w:val="0"/>
      <w:divBdr>
        <w:top w:val="none" w:sz="0" w:space="0" w:color="auto"/>
        <w:left w:val="none" w:sz="0" w:space="0" w:color="auto"/>
        <w:bottom w:val="none" w:sz="0" w:space="0" w:color="auto"/>
        <w:right w:val="none" w:sz="0" w:space="0" w:color="auto"/>
      </w:divBdr>
    </w:div>
    <w:div w:id="576088131">
      <w:marLeft w:val="640"/>
      <w:marRight w:val="0"/>
      <w:marTop w:val="0"/>
      <w:marBottom w:val="0"/>
      <w:divBdr>
        <w:top w:val="none" w:sz="0" w:space="0" w:color="auto"/>
        <w:left w:val="none" w:sz="0" w:space="0" w:color="auto"/>
        <w:bottom w:val="none" w:sz="0" w:space="0" w:color="auto"/>
        <w:right w:val="none" w:sz="0" w:space="0" w:color="auto"/>
      </w:divBdr>
    </w:div>
    <w:div w:id="576088682">
      <w:marLeft w:val="640"/>
      <w:marRight w:val="0"/>
      <w:marTop w:val="0"/>
      <w:marBottom w:val="0"/>
      <w:divBdr>
        <w:top w:val="none" w:sz="0" w:space="0" w:color="auto"/>
        <w:left w:val="none" w:sz="0" w:space="0" w:color="auto"/>
        <w:bottom w:val="none" w:sz="0" w:space="0" w:color="auto"/>
        <w:right w:val="none" w:sz="0" w:space="0" w:color="auto"/>
      </w:divBdr>
    </w:div>
    <w:div w:id="576092285">
      <w:marLeft w:val="640"/>
      <w:marRight w:val="0"/>
      <w:marTop w:val="0"/>
      <w:marBottom w:val="0"/>
      <w:divBdr>
        <w:top w:val="none" w:sz="0" w:space="0" w:color="auto"/>
        <w:left w:val="none" w:sz="0" w:space="0" w:color="auto"/>
        <w:bottom w:val="none" w:sz="0" w:space="0" w:color="auto"/>
        <w:right w:val="none" w:sz="0" w:space="0" w:color="auto"/>
      </w:divBdr>
    </w:div>
    <w:div w:id="576135399">
      <w:marLeft w:val="640"/>
      <w:marRight w:val="0"/>
      <w:marTop w:val="0"/>
      <w:marBottom w:val="0"/>
      <w:divBdr>
        <w:top w:val="none" w:sz="0" w:space="0" w:color="auto"/>
        <w:left w:val="none" w:sz="0" w:space="0" w:color="auto"/>
        <w:bottom w:val="none" w:sz="0" w:space="0" w:color="auto"/>
        <w:right w:val="none" w:sz="0" w:space="0" w:color="auto"/>
      </w:divBdr>
    </w:div>
    <w:div w:id="576332271">
      <w:marLeft w:val="640"/>
      <w:marRight w:val="0"/>
      <w:marTop w:val="0"/>
      <w:marBottom w:val="0"/>
      <w:divBdr>
        <w:top w:val="none" w:sz="0" w:space="0" w:color="auto"/>
        <w:left w:val="none" w:sz="0" w:space="0" w:color="auto"/>
        <w:bottom w:val="none" w:sz="0" w:space="0" w:color="auto"/>
        <w:right w:val="none" w:sz="0" w:space="0" w:color="auto"/>
      </w:divBdr>
    </w:div>
    <w:div w:id="576404001">
      <w:marLeft w:val="640"/>
      <w:marRight w:val="0"/>
      <w:marTop w:val="0"/>
      <w:marBottom w:val="0"/>
      <w:divBdr>
        <w:top w:val="none" w:sz="0" w:space="0" w:color="auto"/>
        <w:left w:val="none" w:sz="0" w:space="0" w:color="auto"/>
        <w:bottom w:val="none" w:sz="0" w:space="0" w:color="auto"/>
        <w:right w:val="none" w:sz="0" w:space="0" w:color="auto"/>
      </w:divBdr>
    </w:div>
    <w:div w:id="576476416">
      <w:marLeft w:val="640"/>
      <w:marRight w:val="0"/>
      <w:marTop w:val="0"/>
      <w:marBottom w:val="0"/>
      <w:divBdr>
        <w:top w:val="none" w:sz="0" w:space="0" w:color="auto"/>
        <w:left w:val="none" w:sz="0" w:space="0" w:color="auto"/>
        <w:bottom w:val="none" w:sz="0" w:space="0" w:color="auto"/>
        <w:right w:val="none" w:sz="0" w:space="0" w:color="auto"/>
      </w:divBdr>
    </w:div>
    <w:div w:id="576482881">
      <w:marLeft w:val="640"/>
      <w:marRight w:val="0"/>
      <w:marTop w:val="0"/>
      <w:marBottom w:val="0"/>
      <w:divBdr>
        <w:top w:val="none" w:sz="0" w:space="0" w:color="auto"/>
        <w:left w:val="none" w:sz="0" w:space="0" w:color="auto"/>
        <w:bottom w:val="none" w:sz="0" w:space="0" w:color="auto"/>
        <w:right w:val="none" w:sz="0" w:space="0" w:color="auto"/>
      </w:divBdr>
    </w:div>
    <w:div w:id="576522130">
      <w:marLeft w:val="640"/>
      <w:marRight w:val="0"/>
      <w:marTop w:val="0"/>
      <w:marBottom w:val="0"/>
      <w:divBdr>
        <w:top w:val="none" w:sz="0" w:space="0" w:color="auto"/>
        <w:left w:val="none" w:sz="0" w:space="0" w:color="auto"/>
        <w:bottom w:val="none" w:sz="0" w:space="0" w:color="auto"/>
        <w:right w:val="none" w:sz="0" w:space="0" w:color="auto"/>
      </w:divBdr>
    </w:div>
    <w:div w:id="576524567">
      <w:marLeft w:val="640"/>
      <w:marRight w:val="0"/>
      <w:marTop w:val="0"/>
      <w:marBottom w:val="0"/>
      <w:divBdr>
        <w:top w:val="none" w:sz="0" w:space="0" w:color="auto"/>
        <w:left w:val="none" w:sz="0" w:space="0" w:color="auto"/>
        <w:bottom w:val="none" w:sz="0" w:space="0" w:color="auto"/>
        <w:right w:val="none" w:sz="0" w:space="0" w:color="auto"/>
      </w:divBdr>
    </w:div>
    <w:div w:id="576595923">
      <w:marLeft w:val="640"/>
      <w:marRight w:val="0"/>
      <w:marTop w:val="0"/>
      <w:marBottom w:val="0"/>
      <w:divBdr>
        <w:top w:val="none" w:sz="0" w:space="0" w:color="auto"/>
        <w:left w:val="none" w:sz="0" w:space="0" w:color="auto"/>
        <w:bottom w:val="none" w:sz="0" w:space="0" w:color="auto"/>
        <w:right w:val="none" w:sz="0" w:space="0" w:color="auto"/>
      </w:divBdr>
    </w:div>
    <w:div w:id="576743331">
      <w:marLeft w:val="640"/>
      <w:marRight w:val="0"/>
      <w:marTop w:val="0"/>
      <w:marBottom w:val="0"/>
      <w:divBdr>
        <w:top w:val="none" w:sz="0" w:space="0" w:color="auto"/>
        <w:left w:val="none" w:sz="0" w:space="0" w:color="auto"/>
        <w:bottom w:val="none" w:sz="0" w:space="0" w:color="auto"/>
        <w:right w:val="none" w:sz="0" w:space="0" w:color="auto"/>
      </w:divBdr>
    </w:div>
    <w:div w:id="576791380">
      <w:marLeft w:val="640"/>
      <w:marRight w:val="0"/>
      <w:marTop w:val="0"/>
      <w:marBottom w:val="0"/>
      <w:divBdr>
        <w:top w:val="none" w:sz="0" w:space="0" w:color="auto"/>
        <w:left w:val="none" w:sz="0" w:space="0" w:color="auto"/>
        <w:bottom w:val="none" w:sz="0" w:space="0" w:color="auto"/>
        <w:right w:val="none" w:sz="0" w:space="0" w:color="auto"/>
      </w:divBdr>
    </w:div>
    <w:div w:id="576935666">
      <w:marLeft w:val="640"/>
      <w:marRight w:val="0"/>
      <w:marTop w:val="0"/>
      <w:marBottom w:val="0"/>
      <w:divBdr>
        <w:top w:val="none" w:sz="0" w:space="0" w:color="auto"/>
        <w:left w:val="none" w:sz="0" w:space="0" w:color="auto"/>
        <w:bottom w:val="none" w:sz="0" w:space="0" w:color="auto"/>
        <w:right w:val="none" w:sz="0" w:space="0" w:color="auto"/>
      </w:divBdr>
    </w:div>
    <w:div w:id="577133604">
      <w:marLeft w:val="640"/>
      <w:marRight w:val="0"/>
      <w:marTop w:val="0"/>
      <w:marBottom w:val="0"/>
      <w:divBdr>
        <w:top w:val="none" w:sz="0" w:space="0" w:color="auto"/>
        <w:left w:val="none" w:sz="0" w:space="0" w:color="auto"/>
        <w:bottom w:val="none" w:sz="0" w:space="0" w:color="auto"/>
        <w:right w:val="none" w:sz="0" w:space="0" w:color="auto"/>
      </w:divBdr>
    </w:div>
    <w:div w:id="577136279">
      <w:marLeft w:val="640"/>
      <w:marRight w:val="0"/>
      <w:marTop w:val="0"/>
      <w:marBottom w:val="0"/>
      <w:divBdr>
        <w:top w:val="none" w:sz="0" w:space="0" w:color="auto"/>
        <w:left w:val="none" w:sz="0" w:space="0" w:color="auto"/>
        <w:bottom w:val="none" w:sz="0" w:space="0" w:color="auto"/>
        <w:right w:val="none" w:sz="0" w:space="0" w:color="auto"/>
      </w:divBdr>
    </w:div>
    <w:div w:id="577180364">
      <w:marLeft w:val="640"/>
      <w:marRight w:val="0"/>
      <w:marTop w:val="0"/>
      <w:marBottom w:val="0"/>
      <w:divBdr>
        <w:top w:val="none" w:sz="0" w:space="0" w:color="auto"/>
        <w:left w:val="none" w:sz="0" w:space="0" w:color="auto"/>
        <w:bottom w:val="none" w:sz="0" w:space="0" w:color="auto"/>
        <w:right w:val="none" w:sz="0" w:space="0" w:color="auto"/>
      </w:divBdr>
    </w:div>
    <w:div w:id="577398388">
      <w:marLeft w:val="640"/>
      <w:marRight w:val="0"/>
      <w:marTop w:val="0"/>
      <w:marBottom w:val="0"/>
      <w:divBdr>
        <w:top w:val="none" w:sz="0" w:space="0" w:color="auto"/>
        <w:left w:val="none" w:sz="0" w:space="0" w:color="auto"/>
        <w:bottom w:val="none" w:sz="0" w:space="0" w:color="auto"/>
        <w:right w:val="none" w:sz="0" w:space="0" w:color="auto"/>
      </w:divBdr>
    </w:div>
    <w:div w:id="577404485">
      <w:marLeft w:val="640"/>
      <w:marRight w:val="0"/>
      <w:marTop w:val="0"/>
      <w:marBottom w:val="0"/>
      <w:divBdr>
        <w:top w:val="none" w:sz="0" w:space="0" w:color="auto"/>
        <w:left w:val="none" w:sz="0" w:space="0" w:color="auto"/>
        <w:bottom w:val="none" w:sz="0" w:space="0" w:color="auto"/>
        <w:right w:val="none" w:sz="0" w:space="0" w:color="auto"/>
      </w:divBdr>
    </w:div>
    <w:div w:id="577404785">
      <w:marLeft w:val="640"/>
      <w:marRight w:val="0"/>
      <w:marTop w:val="0"/>
      <w:marBottom w:val="0"/>
      <w:divBdr>
        <w:top w:val="none" w:sz="0" w:space="0" w:color="auto"/>
        <w:left w:val="none" w:sz="0" w:space="0" w:color="auto"/>
        <w:bottom w:val="none" w:sz="0" w:space="0" w:color="auto"/>
        <w:right w:val="none" w:sz="0" w:space="0" w:color="auto"/>
      </w:divBdr>
    </w:div>
    <w:div w:id="577515471">
      <w:marLeft w:val="640"/>
      <w:marRight w:val="0"/>
      <w:marTop w:val="0"/>
      <w:marBottom w:val="0"/>
      <w:divBdr>
        <w:top w:val="none" w:sz="0" w:space="0" w:color="auto"/>
        <w:left w:val="none" w:sz="0" w:space="0" w:color="auto"/>
        <w:bottom w:val="none" w:sz="0" w:space="0" w:color="auto"/>
        <w:right w:val="none" w:sz="0" w:space="0" w:color="auto"/>
      </w:divBdr>
    </w:div>
    <w:div w:id="577520620">
      <w:marLeft w:val="640"/>
      <w:marRight w:val="0"/>
      <w:marTop w:val="0"/>
      <w:marBottom w:val="0"/>
      <w:divBdr>
        <w:top w:val="none" w:sz="0" w:space="0" w:color="auto"/>
        <w:left w:val="none" w:sz="0" w:space="0" w:color="auto"/>
        <w:bottom w:val="none" w:sz="0" w:space="0" w:color="auto"/>
        <w:right w:val="none" w:sz="0" w:space="0" w:color="auto"/>
      </w:divBdr>
    </w:div>
    <w:div w:id="577591737">
      <w:marLeft w:val="640"/>
      <w:marRight w:val="0"/>
      <w:marTop w:val="0"/>
      <w:marBottom w:val="0"/>
      <w:divBdr>
        <w:top w:val="none" w:sz="0" w:space="0" w:color="auto"/>
        <w:left w:val="none" w:sz="0" w:space="0" w:color="auto"/>
        <w:bottom w:val="none" w:sz="0" w:space="0" w:color="auto"/>
        <w:right w:val="none" w:sz="0" w:space="0" w:color="auto"/>
      </w:divBdr>
    </w:div>
    <w:div w:id="577635562">
      <w:marLeft w:val="640"/>
      <w:marRight w:val="0"/>
      <w:marTop w:val="0"/>
      <w:marBottom w:val="0"/>
      <w:divBdr>
        <w:top w:val="none" w:sz="0" w:space="0" w:color="auto"/>
        <w:left w:val="none" w:sz="0" w:space="0" w:color="auto"/>
        <w:bottom w:val="none" w:sz="0" w:space="0" w:color="auto"/>
        <w:right w:val="none" w:sz="0" w:space="0" w:color="auto"/>
      </w:divBdr>
    </w:div>
    <w:div w:id="577637223">
      <w:marLeft w:val="640"/>
      <w:marRight w:val="0"/>
      <w:marTop w:val="0"/>
      <w:marBottom w:val="0"/>
      <w:divBdr>
        <w:top w:val="none" w:sz="0" w:space="0" w:color="auto"/>
        <w:left w:val="none" w:sz="0" w:space="0" w:color="auto"/>
        <w:bottom w:val="none" w:sz="0" w:space="0" w:color="auto"/>
        <w:right w:val="none" w:sz="0" w:space="0" w:color="auto"/>
      </w:divBdr>
    </w:div>
    <w:div w:id="577666567">
      <w:marLeft w:val="640"/>
      <w:marRight w:val="0"/>
      <w:marTop w:val="0"/>
      <w:marBottom w:val="0"/>
      <w:divBdr>
        <w:top w:val="none" w:sz="0" w:space="0" w:color="auto"/>
        <w:left w:val="none" w:sz="0" w:space="0" w:color="auto"/>
        <w:bottom w:val="none" w:sz="0" w:space="0" w:color="auto"/>
        <w:right w:val="none" w:sz="0" w:space="0" w:color="auto"/>
      </w:divBdr>
    </w:div>
    <w:div w:id="577711882">
      <w:marLeft w:val="640"/>
      <w:marRight w:val="0"/>
      <w:marTop w:val="0"/>
      <w:marBottom w:val="0"/>
      <w:divBdr>
        <w:top w:val="none" w:sz="0" w:space="0" w:color="auto"/>
        <w:left w:val="none" w:sz="0" w:space="0" w:color="auto"/>
        <w:bottom w:val="none" w:sz="0" w:space="0" w:color="auto"/>
        <w:right w:val="none" w:sz="0" w:space="0" w:color="auto"/>
      </w:divBdr>
    </w:div>
    <w:div w:id="577784311">
      <w:marLeft w:val="640"/>
      <w:marRight w:val="0"/>
      <w:marTop w:val="0"/>
      <w:marBottom w:val="0"/>
      <w:divBdr>
        <w:top w:val="none" w:sz="0" w:space="0" w:color="auto"/>
        <w:left w:val="none" w:sz="0" w:space="0" w:color="auto"/>
        <w:bottom w:val="none" w:sz="0" w:space="0" w:color="auto"/>
        <w:right w:val="none" w:sz="0" w:space="0" w:color="auto"/>
      </w:divBdr>
    </w:div>
    <w:div w:id="577789874">
      <w:marLeft w:val="640"/>
      <w:marRight w:val="0"/>
      <w:marTop w:val="0"/>
      <w:marBottom w:val="0"/>
      <w:divBdr>
        <w:top w:val="none" w:sz="0" w:space="0" w:color="auto"/>
        <w:left w:val="none" w:sz="0" w:space="0" w:color="auto"/>
        <w:bottom w:val="none" w:sz="0" w:space="0" w:color="auto"/>
        <w:right w:val="none" w:sz="0" w:space="0" w:color="auto"/>
      </w:divBdr>
    </w:div>
    <w:div w:id="577790192">
      <w:marLeft w:val="640"/>
      <w:marRight w:val="0"/>
      <w:marTop w:val="0"/>
      <w:marBottom w:val="0"/>
      <w:divBdr>
        <w:top w:val="none" w:sz="0" w:space="0" w:color="auto"/>
        <w:left w:val="none" w:sz="0" w:space="0" w:color="auto"/>
        <w:bottom w:val="none" w:sz="0" w:space="0" w:color="auto"/>
        <w:right w:val="none" w:sz="0" w:space="0" w:color="auto"/>
      </w:divBdr>
    </w:div>
    <w:div w:id="577859318">
      <w:marLeft w:val="640"/>
      <w:marRight w:val="0"/>
      <w:marTop w:val="0"/>
      <w:marBottom w:val="0"/>
      <w:divBdr>
        <w:top w:val="none" w:sz="0" w:space="0" w:color="auto"/>
        <w:left w:val="none" w:sz="0" w:space="0" w:color="auto"/>
        <w:bottom w:val="none" w:sz="0" w:space="0" w:color="auto"/>
        <w:right w:val="none" w:sz="0" w:space="0" w:color="auto"/>
      </w:divBdr>
    </w:div>
    <w:div w:id="577862344">
      <w:marLeft w:val="640"/>
      <w:marRight w:val="0"/>
      <w:marTop w:val="0"/>
      <w:marBottom w:val="0"/>
      <w:divBdr>
        <w:top w:val="none" w:sz="0" w:space="0" w:color="auto"/>
        <w:left w:val="none" w:sz="0" w:space="0" w:color="auto"/>
        <w:bottom w:val="none" w:sz="0" w:space="0" w:color="auto"/>
        <w:right w:val="none" w:sz="0" w:space="0" w:color="auto"/>
      </w:divBdr>
    </w:div>
    <w:div w:id="577902877">
      <w:marLeft w:val="640"/>
      <w:marRight w:val="0"/>
      <w:marTop w:val="0"/>
      <w:marBottom w:val="0"/>
      <w:divBdr>
        <w:top w:val="none" w:sz="0" w:space="0" w:color="auto"/>
        <w:left w:val="none" w:sz="0" w:space="0" w:color="auto"/>
        <w:bottom w:val="none" w:sz="0" w:space="0" w:color="auto"/>
        <w:right w:val="none" w:sz="0" w:space="0" w:color="auto"/>
      </w:divBdr>
    </w:div>
    <w:div w:id="577908583">
      <w:marLeft w:val="640"/>
      <w:marRight w:val="0"/>
      <w:marTop w:val="0"/>
      <w:marBottom w:val="0"/>
      <w:divBdr>
        <w:top w:val="none" w:sz="0" w:space="0" w:color="auto"/>
        <w:left w:val="none" w:sz="0" w:space="0" w:color="auto"/>
        <w:bottom w:val="none" w:sz="0" w:space="0" w:color="auto"/>
        <w:right w:val="none" w:sz="0" w:space="0" w:color="auto"/>
      </w:divBdr>
    </w:div>
    <w:div w:id="578098539">
      <w:marLeft w:val="640"/>
      <w:marRight w:val="0"/>
      <w:marTop w:val="0"/>
      <w:marBottom w:val="0"/>
      <w:divBdr>
        <w:top w:val="none" w:sz="0" w:space="0" w:color="auto"/>
        <w:left w:val="none" w:sz="0" w:space="0" w:color="auto"/>
        <w:bottom w:val="none" w:sz="0" w:space="0" w:color="auto"/>
        <w:right w:val="none" w:sz="0" w:space="0" w:color="auto"/>
      </w:divBdr>
    </w:div>
    <w:div w:id="578102475">
      <w:marLeft w:val="640"/>
      <w:marRight w:val="0"/>
      <w:marTop w:val="0"/>
      <w:marBottom w:val="0"/>
      <w:divBdr>
        <w:top w:val="none" w:sz="0" w:space="0" w:color="auto"/>
        <w:left w:val="none" w:sz="0" w:space="0" w:color="auto"/>
        <w:bottom w:val="none" w:sz="0" w:space="0" w:color="auto"/>
        <w:right w:val="none" w:sz="0" w:space="0" w:color="auto"/>
      </w:divBdr>
    </w:div>
    <w:div w:id="578104077">
      <w:marLeft w:val="640"/>
      <w:marRight w:val="0"/>
      <w:marTop w:val="0"/>
      <w:marBottom w:val="0"/>
      <w:divBdr>
        <w:top w:val="none" w:sz="0" w:space="0" w:color="auto"/>
        <w:left w:val="none" w:sz="0" w:space="0" w:color="auto"/>
        <w:bottom w:val="none" w:sz="0" w:space="0" w:color="auto"/>
        <w:right w:val="none" w:sz="0" w:space="0" w:color="auto"/>
      </w:divBdr>
    </w:div>
    <w:div w:id="578170937">
      <w:marLeft w:val="640"/>
      <w:marRight w:val="0"/>
      <w:marTop w:val="0"/>
      <w:marBottom w:val="0"/>
      <w:divBdr>
        <w:top w:val="none" w:sz="0" w:space="0" w:color="auto"/>
        <w:left w:val="none" w:sz="0" w:space="0" w:color="auto"/>
        <w:bottom w:val="none" w:sz="0" w:space="0" w:color="auto"/>
        <w:right w:val="none" w:sz="0" w:space="0" w:color="auto"/>
      </w:divBdr>
    </w:div>
    <w:div w:id="578173342">
      <w:marLeft w:val="640"/>
      <w:marRight w:val="0"/>
      <w:marTop w:val="0"/>
      <w:marBottom w:val="0"/>
      <w:divBdr>
        <w:top w:val="none" w:sz="0" w:space="0" w:color="auto"/>
        <w:left w:val="none" w:sz="0" w:space="0" w:color="auto"/>
        <w:bottom w:val="none" w:sz="0" w:space="0" w:color="auto"/>
        <w:right w:val="none" w:sz="0" w:space="0" w:color="auto"/>
      </w:divBdr>
    </w:div>
    <w:div w:id="578366209">
      <w:marLeft w:val="640"/>
      <w:marRight w:val="0"/>
      <w:marTop w:val="0"/>
      <w:marBottom w:val="0"/>
      <w:divBdr>
        <w:top w:val="none" w:sz="0" w:space="0" w:color="auto"/>
        <w:left w:val="none" w:sz="0" w:space="0" w:color="auto"/>
        <w:bottom w:val="none" w:sz="0" w:space="0" w:color="auto"/>
        <w:right w:val="none" w:sz="0" w:space="0" w:color="auto"/>
      </w:divBdr>
    </w:div>
    <w:div w:id="578367731">
      <w:marLeft w:val="640"/>
      <w:marRight w:val="0"/>
      <w:marTop w:val="0"/>
      <w:marBottom w:val="0"/>
      <w:divBdr>
        <w:top w:val="none" w:sz="0" w:space="0" w:color="auto"/>
        <w:left w:val="none" w:sz="0" w:space="0" w:color="auto"/>
        <w:bottom w:val="none" w:sz="0" w:space="0" w:color="auto"/>
        <w:right w:val="none" w:sz="0" w:space="0" w:color="auto"/>
      </w:divBdr>
    </w:div>
    <w:div w:id="578445106">
      <w:marLeft w:val="640"/>
      <w:marRight w:val="0"/>
      <w:marTop w:val="0"/>
      <w:marBottom w:val="0"/>
      <w:divBdr>
        <w:top w:val="none" w:sz="0" w:space="0" w:color="auto"/>
        <w:left w:val="none" w:sz="0" w:space="0" w:color="auto"/>
        <w:bottom w:val="none" w:sz="0" w:space="0" w:color="auto"/>
        <w:right w:val="none" w:sz="0" w:space="0" w:color="auto"/>
      </w:divBdr>
    </w:div>
    <w:div w:id="578517665">
      <w:marLeft w:val="640"/>
      <w:marRight w:val="0"/>
      <w:marTop w:val="0"/>
      <w:marBottom w:val="0"/>
      <w:divBdr>
        <w:top w:val="none" w:sz="0" w:space="0" w:color="auto"/>
        <w:left w:val="none" w:sz="0" w:space="0" w:color="auto"/>
        <w:bottom w:val="none" w:sz="0" w:space="0" w:color="auto"/>
        <w:right w:val="none" w:sz="0" w:space="0" w:color="auto"/>
      </w:divBdr>
    </w:div>
    <w:div w:id="578565674">
      <w:marLeft w:val="640"/>
      <w:marRight w:val="0"/>
      <w:marTop w:val="0"/>
      <w:marBottom w:val="0"/>
      <w:divBdr>
        <w:top w:val="none" w:sz="0" w:space="0" w:color="auto"/>
        <w:left w:val="none" w:sz="0" w:space="0" w:color="auto"/>
        <w:bottom w:val="none" w:sz="0" w:space="0" w:color="auto"/>
        <w:right w:val="none" w:sz="0" w:space="0" w:color="auto"/>
      </w:divBdr>
    </w:div>
    <w:div w:id="578640256">
      <w:marLeft w:val="640"/>
      <w:marRight w:val="0"/>
      <w:marTop w:val="0"/>
      <w:marBottom w:val="0"/>
      <w:divBdr>
        <w:top w:val="none" w:sz="0" w:space="0" w:color="auto"/>
        <w:left w:val="none" w:sz="0" w:space="0" w:color="auto"/>
        <w:bottom w:val="none" w:sz="0" w:space="0" w:color="auto"/>
        <w:right w:val="none" w:sz="0" w:space="0" w:color="auto"/>
      </w:divBdr>
    </w:div>
    <w:div w:id="578684267">
      <w:marLeft w:val="640"/>
      <w:marRight w:val="0"/>
      <w:marTop w:val="0"/>
      <w:marBottom w:val="0"/>
      <w:divBdr>
        <w:top w:val="none" w:sz="0" w:space="0" w:color="auto"/>
        <w:left w:val="none" w:sz="0" w:space="0" w:color="auto"/>
        <w:bottom w:val="none" w:sz="0" w:space="0" w:color="auto"/>
        <w:right w:val="none" w:sz="0" w:space="0" w:color="auto"/>
      </w:divBdr>
    </w:div>
    <w:div w:id="578710194">
      <w:marLeft w:val="640"/>
      <w:marRight w:val="0"/>
      <w:marTop w:val="0"/>
      <w:marBottom w:val="0"/>
      <w:divBdr>
        <w:top w:val="none" w:sz="0" w:space="0" w:color="auto"/>
        <w:left w:val="none" w:sz="0" w:space="0" w:color="auto"/>
        <w:bottom w:val="none" w:sz="0" w:space="0" w:color="auto"/>
        <w:right w:val="none" w:sz="0" w:space="0" w:color="auto"/>
      </w:divBdr>
    </w:div>
    <w:div w:id="578712041">
      <w:marLeft w:val="640"/>
      <w:marRight w:val="0"/>
      <w:marTop w:val="0"/>
      <w:marBottom w:val="0"/>
      <w:divBdr>
        <w:top w:val="none" w:sz="0" w:space="0" w:color="auto"/>
        <w:left w:val="none" w:sz="0" w:space="0" w:color="auto"/>
        <w:bottom w:val="none" w:sz="0" w:space="0" w:color="auto"/>
        <w:right w:val="none" w:sz="0" w:space="0" w:color="auto"/>
      </w:divBdr>
    </w:div>
    <w:div w:id="578902542">
      <w:marLeft w:val="640"/>
      <w:marRight w:val="0"/>
      <w:marTop w:val="0"/>
      <w:marBottom w:val="0"/>
      <w:divBdr>
        <w:top w:val="none" w:sz="0" w:space="0" w:color="auto"/>
        <w:left w:val="none" w:sz="0" w:space="0" w:color="auto"/>
        <w:bottom w:val="none" w:sz="0" w:space="0" w:color="auto"/>
        <w:right w:val="none" w:sz="0" w:space="0" w:color="auto"/>
      </w:divBdr>
    </w:div>
    <w:div w:id="579023078">
      <w:marLeft w:val="640"/>
      <w:marRight w:val="0"/>
      <w:marTop w:val="0"/>
      <w:marBottom w:val="0"/>
      <w:divBdr>
        <w:top w:val="none" w:sz="0" w:space="0" w:color="auto"/>
        <w:left w:val="none" w:sz="0" w:space="0" w:color="auto"/>
        <w:bottom w:val="none" w:sz="0" w:space="0" w:color="auto"/>
        <w:right w:val="none" w:sz="0" w:space="0" w:color="auto"/>
      </w:divBdr>
    </w:div>
    <w:div w:id="579101909">
      <w:marLeft w:val="640"/>
      <w:marRight w:val="0"/>
      <w:marTop w:val="0"/>
      <w:marBottom w:val="0"/>
      <w:divBdr>
        <w:top w:val="none" w:sz="0" w:space="0" w:color="auto"/>
        <w:left w:val="none" w:sz="0" w:space="0" w:color="auto"/>
        <w:bottom w:val="none" w:sz="0" w:space="0" w:color="auto"/>
        <w:right w:val="none" w:sz="0" w:space="0" w:color="auto"/>
      </w:divBdr>
    </w:div>
    <w:div w:id="579289478">
      <w:marLeft w:val="640"/>
      <w:marRight w:val="0"/>
      <w:marTop w:val="0"/>
      <w:marBottom w:val="0"/>
      <w:divBdr>
        <w:top w:val="none" w:sz="0" w:space="0" w:color="auto"/>
        <w:left w:val="none" w:sz="0" w:space="0" w:color="auto"/>
        <w:bottom w:val="none" w:sz="0" w:space="0" w:color="auto"/>
        <w:right w:val="none" w:sz="0" w:space="0" w:color="auto"/>
      </w:divBdr>
    </w:div>
    <w:div w:id="579289704">
      <w:marLeft w:val="640"/>
      <w:marRight w:val="0"/>
      <w:marTop w:val="0"/>
      <w:marBottom w:val="0"/>
      <w:divBdr>
        <w:top w:val="none" w:sz="0" w:space="0" w:color="auto"/>
        <w:left w:val="none" w:sz="0" w:space="0" w:color="auto"/>
        <w:bottom w:val="none" w:sz="0" w:space="0" w:color="auto"/>
        <w:right w:val="none" w:sz="0" w:space="0" w:color="auto"/>
      </w:divBdr>
    </w:div>
    <w:div w:id="579294093">
      <w:marLeft w:val="640"/>
      <w:marRight w:val="0"/>
      <w:marTop w:val="0"/>
      <w:marBottom w:val="0"/>
      <w:divBdr>
        <w:top w:val="none" w:sz="0" w:space="0" w:color="auto"/>
        <w:left w:val="none" w:sz="0" w:space="0" w:color="auto"/>
        <w:bottom w:val="none" w:sz="0" w:space="0" w:color="auto"/>
        <w:right w:val="none" w:sz="0" w:space="0" w:color="auto"/>
      </w:divBdr>
    </w:div>
    <w:div w:id="579600670">
      <w:marLeft w:val="640"/>
      <w:marRight w:val="0"/>
      <w:marTop w:val="0"/>
      <w:marBottom w:val="0"/>
      <w:divBdr>
        <w:top w:val="none" w:sz="0" w:space="0" w:color="auto"/>
        <w:left w:val="none" w:sz="0" w:space="0" w:color="auto"/>
        <w:bottom w:val="none" w:sz="0" w:space="0" w:color="auto"/>
        <w:right w:val="none" w:sz="0" w:space="0" w:color="auto"/>
      </w:divBdr>
    </w:div>
    <w:div w:id="579607602">
      <w:marLeft w:val="640"/>
      <w:marRight w:val="0"/>
      <w:marTop w:val="0"/>
      <w:marBottom w:val="0"/>
      <w:divBdr>
        <w:top w:val="none" w:sz="0" w:space="0" w:color="auto"/>
        <w:left w:val="none" w:sz="0" w:space="0" w:color="auto"/>
        <w:bottom w:val="none" w:sz="0" w:space="0" w:color="auto"/>
        <w:right w:val="none" w:sz="0" w:space="0" w:color="auto"/>
      </w:divBdr>
    </w:div>
    <w:div w:id="579868871">
      <w:marLeft w:val="640"/>
      <w:marRight w:val="0"/>
      <w:marTop w:val="0"/>
      <w:marBottom w:val="0"/>
      <w:divBdr>
        <w:top w:val="none" w:sz="0" w:space="0" w:color="auto"/>
        <w:left w:val="none" w:sz="0" w:space="0" w:color="auto"/>
        <w:bottom w:val="none" w:sz="0" w:space="0" w:color="auto"/>
        <w:right w:val="none" w:sz="0" w:space="0" w:color="auto"/>
      </w:divBdr>
    </w:div>
    <w:div w:id="579869799">
      <w:marLeft w:val="640"/>
      <w:marRight w:val="0"/>
      <w:marTop w:val="0"/>
      <w:marBottom w:val="0"/>
      <w:divBdr>
        <w:top w:val="none" w:sz="0" w:space="0" w:color="auto"/>
        <w:left w:val="none" w:sz="0" w:space="0" w:color="auto"/>
        <w:bottom w:val="none" w:sz="0" w:space="0" w:color="auto"/>
        <w:right w:val="none" w:sz="0" w:space="0" w:color="auto"/>
      </w:divBdr>
    </w:div>
    <w:div w:id="579946776">
      <w:marLeft w:val="640"/>
      <w:marRight w:val="0"/>
      <w:marTop w:val="0"/>
      <w:marBottom w:val="0"/>
      <w:divBdr>
        <w:top w:val="none" w:sz="0" w:space="0" w:color="auto"/>
        <w:left w:val="none" w:sz="0" w:space="0" w:color="auto"/>
        <w:bottom w:val="none" w:sz="0" w:space="0" w:color="auto"/>
        <w:right w:val="none" w:sz="0" w:space="0" w:color="auto"/>
      </w:divBdr>
    </w:div>
    <w:div w:id="580262441">
      <w:marLeft w:val="640"/>
      <w:marRight w:val="0"/>
      <w:marTop w:val="0"/>
      <w:marBottom w:val="0"/>
      <w:divBdr>
        <w:top w:val="none" w:sz="0" w:space="0" w:color="auto"/>
        <w:left w:val="none" w:sz="0" w:space="0" w:color="auto"/>
        <w:bottom w:val="none" w:sz="0" w:space="0" w:color="auto"/>
        <w:right w:val="none" w:sz="0" w:space="0" w:color="auto"/>
      </w:divBdr>
    </w:div>
    <w:div w:id="580336739">
      <w:marLeft w:val="640"/>
      <w:marRight w:val="0"/>
      <w:marTop w:val="0"/>
      <w:marBottom w:val="0"/>
      <w:divBdr>
        <w:top w:val="none" w:sz="0" w:space="0" w:color="auto"/>
        <w:left w:val="none" w:sz="0" w:space="0" w:color="auto"/>
        <w:bottom w:val="none" w:sz="0" w:space="0" w:color="auto"/>
        <w:right w:val="none" w:sz="0" w:space="0" w:color="auto"/>
      </w:divBdr>
    </w:div>
    <w:div w:id="580338883">
      <w:marLeft w:val="640"/>
      <w:marRight w:val="0"/>
      <w:marTop w:val="0"/>
      <w:marBottom w:val="0"/>
      <w:divBdr>
        <w:top w:val="none" w:sz="0" w:space="0" w:color="auto"/>
        <w:left w:val="none" w:sz="0" w:space="0" w:color="auto"/>
        <w:bottom w:val="none" w:sz="0" w:space="0" w:color="auto"/>
        <w:right w:val="none" w:sz="0" w:space="0" w:color="auto"/>
      </w:divBdr>
    </w:div>
    <w:div w:id="580523051">
      <w:marLeft w:val="640"/>
      <w:marRight w:val="0"/>
      <w:marTop w:val="0"/>
      <w:marBottom w:val="0"/>
      <w:divBdr>
        <w:top w:val="none" w:sz="0" w:space="0" w:color="auto"/>
        <w:left w:val="none" w:sz="0" w:space="0" w:color="auto"/>
        <w:bottom w:val="none" w:sz="0" w:space="0" w:color="auto"/>
        <w:right w:val="none" w:sz="0" w:space="0" w:color="auto"/>
      </w:divBdr>
    </w:div>
    <w:div w:id="580598762">
      <w:marLeft w:val="640"/>
      <w:marRight w:val="0"/>
      <w:marTop w:val="0"/>
      <w:marBottom w:val="0"/>
      <w:divBdr>
        <w:top w:val="none" w:sz="0" w:space="0" w:color="auto"/>
        <w:left w:val="none" w:sz="0" w:space="0" w:color="auto"/>
        <w:bottom w:val="none" w:sz="0" w:space="0" w:color="auto"/>
        <w:right w:val="none" w:sz="0" w:space="0" w:color="auto"/>
      </w:divBdr>
    </w:div>
    <w:div w:id="580649455">
      <w:marLeft w:val="640"/>
      <w:marRight w:val="0"/>
      <w:marTop w:val="0"/>
      <w:marBottom w:val="0"/>
      <w:divBdr>
        <w:top w:val="none" w:sz="0" w:space="0" w:color="auto"/>
        <w:left w:val="none" w:sz="0" w:space="0" w:color="auto"/>
        <w:bottom w:val="none" w:sz="0" w:space="0" w:color="auto"/>
        <w:right w:val="none" w:sz="0" w:space="0" w:color="auto"/>
      </w:divBdr>
    </w:div>
    <w:div w:id="580678383">
      <w:marLeft w:val="640"/>
      <w:marRight w:val="0"/>
      <w:marTop w:val="0"/>
      <w:marBottom w:val="0"/>
      <w:divBdr>
        <w:top w:val="none" w:sz="0" w:space="0" w:color="auto"/>
        <w:left w:val="none" w:sz="0" w:space="0" w:color="auto"/>
        <w:bottom w:val="none" w:sz="0" w:space="0" w:color="auto"/>
        <w:right w:val="none" w:sz="0" w:space="0" w:color="auto"/>
      </w:divBdr>
    </w:div>
    <w:div w:id="580719831">
      <w:marLeft w:val="640"/>
      <w:marRight w:val="0"/>
      <w:marTop w:val="0"/>
      <w:marBottom w:val="0"/>
      <w:divBdr>
        <w:top w:val="none" w:sz="0" w:space="0" w:color="auto"/>
        <w:left w:val="none" w:sz="0" w:space="0" w:color="auto"/>
        <w:bottom w:val="none" w:sz="0" w:space="0" w:color="auto"/>
        <w:right w:val="none" w:sz="0" w:space="0" w:color="auto"/>
      </w:divBdr>
    </w:div>
    <w:div w:id="580722249">
      <w:marLeft w:val="640"/>
      <w:marRight w:val="0"/>
      <w:marTop w:val="0"/>
      <w:marBottom w:val="0"/>
      <w:divBdr>
        <w:top w:val="none" w:sz="0" w:space="0" w:color="auto"/>
        <w:left w:val="none" w:sz="0" w:space="0" w:color="auto"/>
        <w:bottom w:val="none" w:sz="0" w:space="0" w:color="auto"/>
        <w:right w:val="none" w:sz="0" w:space="0" w:color="auto"/>
      </w:divBdr>
    </w:div>
    <w:div w:id="580794082">
      <w:marLeft w:val="640"/>
      <w:marRight w:val="0"/>
      <w:marTop w:val="0"/>
      <w:marBottom w:val="0"/>
      <w:divBdr>
        <w:top w:val="none" w:sz="0" w:space="0" w:color="auto"/>
        <w:left w:val="none" w:sz="0" w:space="0" w:color="auto"/>
        <w:bottom w:val="none" w:sz="0" w:space="0" w:color="auto"/>
        <w:right w:val="none" w:sz="0" w:space="0" w:color="auto"/>
      </w:divBdr>
    </w:div>
    <w:div w:id="580867860">
      <w:marLeft w:val="640"/>
      <w:marRight w:val="0"/>
      <w:marTop w:val="0"/>
      <w:marBottom w:val="0"/>
      <w:divBdr>
        <w:top w:val="none" w:sz="0" w:space="0" w:color="auto"/>
        <w:left w:val="none" w:sz="0" w:space="0" w:color="auto"/>
        <w:bottom w:val="none" w:sz="0" w:space="0" w:color="auto"/>
        <w:right w:val="none" w:sz="0" w:space="0" w:color="auto"/>
      </w:divBdr>
    </w:div>
    <w:div w:id="580869164">
      <w:marLeft w:val="640"/>
      <w:marRight w:val="0"/>
      <w:marTop w:val="0"/>
      <w:marBottom w:val="0"/>
      <w:divBdr>
        <w:top w:val="none" w:sz="0" w:space="0" w:color="auto"/>
        <w:left w:val="none" w:sz="0" w:space="0" w:color="auto"/>
        <w:bottom w:val="none" w:sz="0" w:space="0" w:color="auto"/>
        <w:right w:val="none" w:sz="0" w:space="0" w:color="auto"/>
      </w:divBdr>
    </w:div>
    <w:div w:id="580869341">
      <w:marLeft w:val="640"/>
      <w:marRight w:val="0"/>
      <w:marTop w:val="0"/>
      <w:marBottom w:val="0"/>
      <w:divBdr>
        <w:top w:val="none" w:sz="0" w:space="0" w:color="auto"/>
        <w:left w:val="none" w:sz="0" w:space="0" w:color="auto"/>
        <w:bottom w:val="none" w:sz="0" w:space="0" w:color="auto"/>
        <w:right w:val="none" w:sz="0" w:space="0" w:color="auto"/>
      </w:divBdr>
    </w:div>
    <w:div w:id="580871578">
      <w:marLeft w:val="640"/>
      <w:marRight w:val="0"/>
      <w:marTop w:val="0"/>
      <w:marBottom w:val="0"/>
      <w:divBdr>
        <w:top w:val="none" w:sz="0" w:space="0" w:color="auto"/>
        <w:left w:val="none" w:sz="0" w:space="0" w:color="auto"/>
        <w:bottom w:val="none" w:sz="0" w:space="0" w:color="auto"/>
        <w:right w:val="none" w:sz="0" w:space="0" w:color="auto"/>
      </w:divBdr>
    </w:div>
    <w:div w:id="580873359">
      <w:marLeft w:val="640"/>
      <w:marRight w:val="0"/>
      <w:marTop w:val="0"/>
      <w:marBottom w:val="0"/>
      <w:divBdr>
        <w:top w:val="none" w:sz="0" w:space="0" w:color="auto"/>
        <w:left w:val="none" w:sz="0" w:space="0" w:color="auto"/>
        <w:bottom w:val="none" w:sz="0" w:space="0" w:color="auto"/>
        <w:right w:val="none" w:sz="0" w:space="0" w:color="auto"/>
      </w:divBdr>
    </w:div>
    <w:div w:id="580875572">
      <w:marLeft w:val="640"/>
      <w:marRight w:val="0"/>
      <w:marTop w:val="0"/>
      <w:marBottom w:val="0"/>
      <w:divBdr>
        <w:top w:val="none" w:sz="0" w:space="0" w:color="auto"/>
        <w:left w:val="none" w:sz="0" w:space="0" w:color="auto"/>
        <w:bottom w:val="none" w:sz="0" w:space="0" w:color="auto"/>
        <w:right w:val="none" w:sz="0" w:space="0" w:color="auto"/>
      </w:divBdr>
    </w:div>
    <w:div w:id="580875631">
      <w:marLeft w:val="640"/>
      <w:marRight w:val="0"/>
      <w:marTop w:val="0"/>
      <w:marBottom w:val="0"/>
      <w:divBdr>
        <w:top w:val="none" w:sz="0" w:space="0" w:color="auto"/>
        <w:left w:val="none" w:sz="0" w:space="0" w:color="auto"/>
        <w:bottom w:val="none" w:sz="0" w:space="0" w:color="auto"/>
        <w:right w:val="none" w:sz="0" w:space="0" w:color="auto"/>
      </w:divBdr>
    </w:div>
    <w:div w:id="580875652">
      <w:marLeft w:val="640"/>
      <w:marRight w:val="0"/>
      <w:marTop w:val="0"/>
      <w:marBottom w:val="0"/>
      <w:divBdr>
        <w:top w:val="none" w:sz="0" w:space="0" w:color="auto"/>
        <w:left w:val="none" w:sz="0" w:space="0" w:color="auto"/>
        <w:bottom w:val="none" w:sz="0" w:space="0" w:color="auto"/>
        <w:right w:val="none" w:sz="0" w:space="0" w:color="auto"/>
      </w:divBdr>
    </w:div>
    <w:div w:id="580990744">
      <w:marLeft w:val="640"/>
      <w:marRight w:val="0"/>
      <w:marTop w:val="0"/>
      <w:marBottom w:val="0"/>
      <w:divBdr>
        <w:top w:val="none" w:sz="0" w:space="0" w:color="auto"/>
        <w:left w:val="none" w:sz="0" w:space="0" w:color="auto"/>
        <w:bottom w:val="none" w:sz="0" w:space="0" w:color="auto"/>
        <w:right w:val="none" w:sz="0" w:space="0" w:color="auto"/>
      </w:divBdr>
    </w:div>
    <w:div w:id="580992492">
      <w:marLeft w:val="640"/>
      <w:marRight w:val="0"/>
      <w:marTop w:val="0"/>
      <w:marBottom w:val="0"/>
      <w:divBdr>
        <w:top w:val="none" w:sz="0" w:space="0" w:color="auto"/>
        <w:left w:val="none" w:sz="0" w:space="0" w:color="auto"/>
        <w:bottom w:val="none" w:sz="0" w:space="0" w:color="auto"/>
        <w:right w:val="none" w:sz="0" w:space="0" w:color="auto"/>
      </w:divBdr>
    </w:div>
    <w:div w:id="581182085">
      <w:marLeft w:val="640"/>
      <w:marRight w:val="0"/>
      <w:marTop w:val="0"/>
      <w:marBottom w:val="0"/>
      <w:divBdr>
        <w:top w:val="none" w:sz="0" w:space="0" w:color="auto"/>
        <w:left w:val="none" w:sz="0" w:space="0" w:color="auto"/>
        <w:bottom w:val="none" w:sz="0" w:space="0" w:color="auto"/>
        <w:right w:val="none" w:sz="0" w:space="0" w:color="auto"/>
      </w:divBdr>
    </w:div>
    <w:div w:id="581256694">
      <w:marLeft w:val="640"/>
      <w:marRight w:val="0"/>
      <w:marTop w:val="0"/>
      <w:marBottom w:val="0"/>
      <w:divBdr>
        <w:top w:val="none" w:sz="0" w:space="0" w:color="auto"/>
        <w:left w:val="none" w:sz="0" w:space="0" w:color="auto"/>
        <w:bottom w:val="none" w:sz="0" w:space="0" w:color="auto"/>
        <w:right w:val="none" w:sz="0" w:space="0" w:color="auto"/>
      </w:divBdr>
    </w:div>
    <w:div w:id="581259214">
      <w:marLeft w:val="640"/>
      <w:marRight w:val="0"/>
      <w:marTop w:val="0"/>
      <w:marBottom w:val="0"/>
      <w:divBdr>
        <w:top w:val="none" w:sz="0" w:space="0" w:color="auto"/>
        <w:left w:val="none" w:sz="0" w:space="0" w:color="auto"/>
        <w:bottom w:val="none" w:sz="0" w:space="0" w:color="auto"/>
        <w:right w:val="none" w:sz="0" w:space="0" w:color="auto"/>
      </w:divBdr>
    </w:div>
    <w:div w:id="581337076">
      <w:marLeft w:val="640"/>
      <w:marRight w:val="0"/>
      <w:marTop w:val="0"/>
      <w:marBottom w:val="0"/>
      <w:divBdr>
        <w:top w:val="none" w:sz="0" w:space="0" w:color="auto"/>
        <w:left w:val="none" w:sz="0" w:space="0" w:color="auto"/>
        <w:bottom w:val="none" w:sz="0" w:space="0" w:color="auto"/>
        <w:right w:val="none" w:sz="0" w:space="0" w:color="auto"/>
      </w:divBdr>
    </w:div>
    <w:div w:id="581447015">
      <w:marLeft w:val="640"/>
      <w:marRight w:val="0"/>
      <w:marTop w:val="0"/>
      <w:marBottom w:val="0"/>
      <w:divBdr>
        <w:top w:val="none" w:sz="0" w:space="0" w:color="auto"/>
        <w:left w:val="none" w:sz="0" w:space="0" w:color="auto"/>
        <w:bottom w:val="none" w:sz="0" w:space="0" w:color="auto"/>
        <w:right w:val="none" w:sz="0" w:space="0" w:color="auto"/>
      </w:divBdr>
    </w:div>
    <w:div w:id="581570876">
      <w:marLeft w:val="640"/>
      <w:marRight w:val="0"/>
      <w:marTop w:val="0"/>
      <w:marBottom w:val="0"/>
      <w:divBdr>
        <w:top w:val="none" w:sz="0" w:space="0" w:color="auto"/>
        <w:left w:val="none" w:sz="0" w:space="0" w:color="auto"/>
        <w:bottom w:val="none" w:sz="0" w:space="0" w:color="auto"/>
        <w:right w:val="none" w:sz="0" w:space="0" w:color="auto"/>
      </w:divBdr>
    </w:div>
    <w:div w:id="581573179">
      <w:marLeft w:val="640"/>
      <w:marRight w:val="0"/>
      <w:marTop w:val="0"/>
      <w:marBottom w:val="0"/>
      <w:divBdr>
        <w:top w:val="none" w:sz="0" w:space="0" w:color="auto"/>
        <w:left w:val="none" w:sz="0" w:space="0" w:color="auto"/>
        <w:bottom w:val="none" w:sz="0" w:space="0" w:color="auto"/>
        <w:right w:val="none" w:sz="0" w:space="0" w:color="auto"/>
      </w:divBdr>
    </w:div>
    <w:div w:id="581644957">
      <w:bodyDiv w:val="1"/>
      <w:marLeft w:val="0"/>
      <w:marRight w:val="0"/>
      <w:marTop w:val="0"/>
      <w:marBottom w:val="0"/>
      <w:divBdr>
        <w:top w:val="none" w:sz="0" w:space="0" w:color="auto"/>
        <w:left w:val="none" w:sz="0" w:space="0" w:color="auto"/>
        <w:bottom w:val="none" w:sz="0" w:space="0" w:color="auto"/>
        <w:right w:val="none" w:sz="0" w:space="0" w:color="auto"/>
      </w:divBdr>
      <w:divsChild>
        <w:div w:id="36391519">
          <w:marLeft w:val="640"/>
          <w:marRight w:val="0"/>
          <w:marTop w:val="0"/>
          <w:marBottom w:val="0"/>
          <w:divBdr>
            <w:top w:val="none" w:sz="0" w:space="0" w:color="auto"/>
            <w:left w:val="none" w:sz="0" w:space="0" w:color="auto"/>
            <w:bottom w:val="none" w:sz="0" w:space="0" w:color="auto"/>
            <w:right w:val="none" w:sz="0" w:space="0" w:color="auto"/>
          </w:divBdr>
        </w:div>
        <w:div w:id="65693626">
          <w:marLeft w:val="640"/>
          <w:marRight w:val="0"/>
          <w:marTop w:val="0"/>
          <w:marBottom w:val="0"/>
          <w:divBdr>
            <w:top w:val="none" w:sz="0" w:space="0" w:color="auto"/>
            <w:left w:val="none" w:sz="0" w:space="0" w:color="auto"/>
            <w:bottom w:val="none" w:sz="0" w:space="0" w:color="auto"/>
            <w:right w:val="none" w:sz="0" w:space="0" w:color="auto"/>
          </w:divBdr>
        </w:div>
        <w:div w:id="84808814">
          <w:marLeft w:val="640"/>
          <w:marRight w:val="0"/>
          <w:marTop w:val="0"/>
          <w:marBottom w:val="0"/>
          <w:divBdr>
            <w:top w:val="none" w:sz="0" w:space="0" w:color="auto"/>
            <w:left w:val="none" w:sz="0" w:space="0" w:color="auto"/>
            <w:bottom w:val="none" w:sz="0" w:space="0" w:color="auto"/>
            <w:right w:val="none" w:sz="0" w:space="0" w:color="auto"/>
          </w:divBdr>
        </w:div>
        <w:div w:id="154498494">
          <w:marLeft w:val="640"/>
          <w:marRight w:val="0"/>
          <w:marTop w:val="0"/>
          <w:marBottom w:val="0"/>
          <w:divBdr>
            <w:top w:val="none" w:sz="0" w:space="0" w:color="auto"/>
            <w:left w:val="none" w:sz="0" w:space="0" w:color="auto"/>
            <w:bottom w:val="none" w:sz="0" w:space="0" w:color="auto"/>
            <w:right w:val="none" w:sz="0" w:space="0" w:color="auto"/>
          </w:divBdr>
        </w:div>
        <w:div w:id="338121264">
          <w:marLeft w:val="640"/>
          <w:marRight w:val="0"/>
          <w:marTop w:val="0"/>
          <w:marBottom w:val="0"/>
          <w:divBdr>
            <w:top w:val="none" w:sz="0" w:space="0" w:color="auto"/>
            <w:left w:val="none" w:sz="0" w:space="0" w:color="auto"/>
            <w:bottom w:val="none" w:sz="0" w:space="0" w:color="auto"/>
            <w:right w:val="none" w:sz="0" w:space="0" w:color="auto"/>
          </w:divBdr>
        </w:div>
        <w:div w:id="351490897">
          <w:marLeft w:val="640"/>
          <w:marRight w:val="0"/>
          <w:marTop w:val="0"/>
          <w:marBottom w:val="0"/>
          <w:divBdr>
            <w:top w:val="none" w:sz="0" w:space="0" w:color="auto"/>
            <w:left w:val="none" w:sz="0" w:space="0" w:color="auto"/>
            <w:bottom w:val="none" w:sz="0" w:space="0" w:color="auto"/>
            <w:right w:val="none" w:sz="0" w:space="0" w:color="auto"/>
          </w:divBdr>
        </w:div>
        <w:div w:id="372000248">
          <w:marLeft w:val="640"/>
          <w:marRight w:val="0"/>
          <w:marTop w:val="0"/>
          <w:marBottom w:val="0"/>
          <w:divBdr>
            <w:top w:val="none" w:sz="0" w:space="0" w:color="auto"/>
            <w:left w:val="none" w:sz="0" w:space="0" w:color="auto"/>
            <w:bottom w:val="none" w:sz="0" w:space="0" w:color="auto"/>
            <w:right w:val="none" w:sz="0" w:space="0" w:color="auto"/>
          </w:divBdr>
        </w:div>
        <w:div w:id="375936175">
          <w:marLeft w:val="640"/>
          <w:marRight w:val="0"/>
          <w:marTop w:val="0"/>
          <w:marBottom w:val="0"/>
          <w:divBdr>
            <w:top w:val="none" w:sz="0" w:space="0" w:color="auto"/>
            <w:left w:val="none" w:sz="0" w:space="0" w:color="auto"/>
            <w:bottom w:val="none" w:sz="0" w:space="0" w:color="auto"/>
            <w:right w:val="none" w:sz="0" w:space="0" w:color="auto"/>
          </w:divBdr>
        </w:div>
        <w:div w:id="399063511">
          <w:marLeft w:val="640"/>
          <w:marRight w:val="0"/>
          <w:marTop w:val="0"/>
          <w:marBottom w:val="0"/>
          <w:divBdr>
            <w:top w:val="none" w:sz="0" w:space="0" w:color="auto"/>
            <w:left w:val="none" w:sz="0" w:space="0" w:color="auto"/>
            <w:bottom w:val="none" w:sz="0" w:space="0" w:color="auto"/>
            <w:right w:val="none" w:sz="0" w:space="0" w:color="auto"/>
          </w:divBdr>
        </w:div>
        <w:div w:id="420682699">
          <w:marLeft w:val="640"/>
          <w:marRight w:val="0"/>
          <w:marTop w:val="0"/>
          <w:marBottom w:val="0"/>
          <w:divBdr>
            <w:top w:val="none" w:sz="0" w:space="0" w:color="auto"/>
            <w:left w:val="none" w:sz="0" w:space="0" w:color="auto"/>
            <w:bottom w:val="none" w:sz="0" w:space="0" w:color="auto"/>
            <w:right w:val="none" w:sz="0" w:space="0" w:color="auto"/>
          </w:divBdr>
        </w:div>
        <w:div w:id="513223963">
          <w:marLeft w:val="640"/>
          <w:marRight w:val="0"/>
          <w:marTop w:val="0"/>
          <w:marBottom w:val="0"/>
          <w:divBdr>
            <w:top w:val="none" w:sz="0" w:space="0" w:color="auto"/>
            <w:left w:val="none" w:sz="0" w:space="0" w:color="auto"/>
            <w:bottom w:val="none" w:sz="0" w:space="0" w:color="auto"/>
            <w:right w:val="none" w:sz="0" w:space="0" w:color="auto"/>
          </w:divBdr>
        </w:div>
        <w:div w:id="586576092">
          <w:marLeft w:val="640"/>
          <w:marRight w:val="0"/>
          <w:marTop w:val="0"/>
          <w:marBottom w:val="0"/>
          <w:divBdr>
            <w:top w:val="none" w:sz="0" w:space="0" w:color="auto"/>
            <w:left w:val="none" w:sz="0" w:space="0" w:color="auto"/>
            <w:bottom w:val="none" w:sz="0" w:space="0" w:color="auto"/>
            <w:right w:val="none" w:sz="0" w:space="0" w:color="auto"/>
          </w:divBdr>
        </w:div>
        <w:div w:id="634414703">
          <w:marLeft w:val="640"/>
          <w:marRight w:val="0"/>
          <w:marTop w:val="0"/>
          <w:marBottom w:val="0"/>
          <w:divBdr>
            <w:top w:val="none" w:sz="0" w:space="0" w:color="auto"/>
            <w:left w:val="none" w:sz="0" w:space="0" w:color="auto"/>
            <w:bottom w:val="none" w:sz="0" w:space="0" w:color="auto"/>
            <w:right w:val="none" w:sz="0" w:space="0" w:color="auto"/>
          </w:divBdr>
        </w:div>
        <w:div w:id="659772770">
          <w:marLeft w:val="640"/>
          <w:marRight w:val="0"/>
          <w:marTop w:val="0"/>
          <w:marBottom w:val="0"/>
          <w:divBdr>
            <w:top w:val="none" w:sz="0" w:space="0" w:color="auto"/>
            <w:left w:val="none" w:sz="0" w:space="0" w:color="auto"/>
            <w:bottom w:val="none" w:sz="0" w:space="0" w:color="auto"/>
            <w:right w:val="none" w:sz="0" w:space="0" w:color="auto"/>
          </w:divBdr>
        </w:div>
        <w:div w:id="725952524">
          <w:marLeft w:val="640"/>
          <w:marRight w:val="0"/>
          <w:marTop w:val="0"/>
          <w:marBottom w:val="0"/>
          <w:divBdr>
            <w:top w:val="none" w:sz="0" w:space="0" w:color="auto"/>
            <w:left w:val="none" w:sz="0" w:space="0" w:color="auto"/>
            <w:bottom w:val="none" w:sz="0" w:space="0" w:color="auto"/>
            <w:right w:val="none" w:sz="0" w:space="0" w:color="auto"/>
          </w:divBdr>
        </w:div>
        <w:div w:id="774517887">
          <w:marLeft w:val="640"/>
          <w:marRight w:val="0"/>
          <w:marTop w:val="0"/>
          <w:marBottom w:val="0"/>
          <w:divBdr>
            <w:top w:val="none" w:sz="0" w:space="0" w:color="auto"/>
            <w:left w:val="none" w:sz="0" w:space="0" w:color="auto"/>
            <w:bottom w:val="none" w:sz="0" w:space="0" w:color="auto"/>
            <w:right w:val="none" w:sz="0" w:space="0" w:color="auto"/>
          </w:divBdr>
        </w:div>
        <w:div w:id="785466236">
          <w:marLeft w:val="640"/>
          <w:marRight w:val="0"/>
          <w:marTop w:val="0"/>
          <w:marBottom w:val="0"/>
          <w:divBdr>
            <w:top w:val="none" w:sz="0" w:space="0" w:color="auto"/>
            <w:left w:val="none" w:sz="0" w:space="0" w:color="auto"/>
            <w:bottom w:val="none" w:sz="0" w:space="0" w:color="auto"/>
            <w:right w:val="none" w:sz="0" w:space="0" w:color="auto"/>
          </w:divBdr>
        </w:div>
        <w:div w:id="817069991">
          <w:marLeft w:val="640"/>
          <w:marRight w:val="0"/>
          <w:marTop w:val="0"/>
          <w:marBottom w:val="0"/>
          <w:divBdr>
            <w:top w:val="none" w:sz="0" w:space="0" w:color="auto"/>
            <w:left w:val="none" w:sz="0" w:space="0" w:color="auto"/>
            <w:bottom w:val="none" w:sz="0" w:space="0" w:color="auto"/>
            <w:right w:val="none" w:sz="0" w:space="0" w:color="auto"/>
          </w:divBdr>
        </w:div>
        <w:div w:id="872578303">
          <w:marLeft w:val="640"/>
          <w:marRight w:val="0"/>
          <w:marTop w:val="0"/>
          <w:marBottom w:val="0"/>
          <w:divBdr>
            <w:top w:val="none" w:sz="0" w:space="0" w:color="auto"/>
            <w:left w:val="none" w:sz="0" w:space="0" w:color="auto"/>
            <w:bottom w:val="none" w:sz="0" w:space="0" w:color="auto"/>
            <w:right w:val="none" w:sz="0" w:space="0" w:color="auto"/>
          </w:divBdr>
        </w:div>
        <w:div w:id="947276775">
          <w:marLeft w:val="640"/>
          <w:marRight w:val="0"/>
          <w:marTop w:val="0"/>
          <w:marBottom w:val="0"/>
          <w:divBdr>
            <w:top w:val="none" w:sz="0" w:space="0" w:color="auto"/>
            <w:left w:val="none" w:sz="0" w:space="0" w:color="auto"/>
            <w:bottom w:val="none" w:sz="0" w:space="0" w:color="auto"/>
            <w:right w:val="none" w:sz="0" w:space="0" w:color="auto"/>
          </w:divBdr>
        </w:div>
        <w:div w:id="1005548002">
          <w:marLeft w:val="640"/>
          <w:marRight w:val="0"/>
          <w:marTop w:val="0"/>
          <w:marBottom w:val="0"/>
          <w:divBdr>
            <w:top w:val="none" w:sz="0" w:space="0" w:color="auto"/>
            <w:left w:val="none" w:sz="0" w:space="0" w:color="auto"/>
            <w:bottom w:val="none" w:sz="0" w:space="0" w:color="auto"/>
            <w:right w:val="none" w:sz="0" w:space="0" w:color="auto"/>
          </w:divBdr>
        </w:div>
        <w:div w:id="1018891576">
          <w:marLeft w:val="640"/>
          <w:marRight w:val="0"/>
          <w:marTop w:val="0"/>
          <w:marBottom w:val="0"/>
          <w:divBdr>
            <w:top w:val="none" w:sz="0" w:space="0" w:color="auto"/>
            <w:left w:val="none" w:sz="0" w:space="0" w:color="auto"/>
            <w:bottom w:val="none" w:sz="0" w:space="0" w:color="auto"/>
            <w:right w:val="none" w:sz="0" w:space="0" w:color="auto"/>
          </w:divBdr>
        </w:div>
        <w:div w:id="1079861613">
          <w:marLeft w:val="640"/>
          <w:marRight w:val="0"/>
          <w:marTop w:val="0"/>
          <w:marBottom w:val="0"/>
          <w:divBdr>
            <w:top w:val="none" w:sz="0" w:space="0" w:color="auto"/>
            <w:left w:val="none" w:sz="0" w:space="0" w:color="auto"/>
            <w:bottom w:val="none" w:sz="0" w:space="0" w:color="auto"/>
            <w:right w:val="none" w:sz="0" w:space="0" w:color="auto"/>
          </w:divBdr>
        </w:div>
        <w:div w:id="1159349221">
          <w:marLeft w:val="640"/>
          <w:marRight w:val="0"/>
          <w:marTop w:val="0"/>
          <w:marBottom w:val="0"/>
          <w:divBdr>
            <w:top w:val="none" w:sz="0" w:space="0" w:color="auto"/>
            <w:left w:val="none" w:sz="0" w:space="0" w:color="auto"/>
            <w:bottom w:val="none" w:sz="0" w:space="0" w:color="auto"/>
            <w:right w:val="none" w:sz="0" w:space="0" w:color="auto"/>
          </w:divBdr>
        </w:div>
        <w:div w:id="1205217544">
          <w:marLeft w:val="640"/>
          <w:marRight w:val="0"/>
          <w:marTop w:val="0"/>
          <w:marBottom w:val="0"/>
          <w:divBdr>
            <w:top w:val="none" w:sz="0" w:space="0" w:color="auto"/>
            <w:left w:val="none" w:sz="0" w:space="0" w:color="auto"/>
            <w:bottom w:val="none" w:sz="0" w:space="0" w:color="auto"/>
            <w:right w:val="none" w:sz="0" w:space="0" w:color="auto"/>
          </w:divBdr>
        </w:div>
        <w:div w:id="1275940587">
          <w:marLeft w:val="640"/>
          <w:marRight w:val="0"/>
          <w:marTop w:val="0"/>
          <w:marBottom w:val="0"/>
          <w:divBdr>
            <w:top w:val="none" w:sz="0" w:space="0" w:color="auto"/>
            <w:left w:val="none" w:sz="0" w:space="0" w:color="auto"/>
            <w:bottom w:val="none" w:sz="0" w:space="0" w:color="auto"/>
            <w:right w:val="none" w:sz="0" w:space="0" w:color="auto"/>
          </w:divBdr>
        </w:div>
        <w:div w:id="1346514310">
          <w:marLeft w:val="640"/>
          <w:marRight w:val="0"/>
          <w:marTop w:val="0"/>
          <w:marBottom w:val="0"/>
          <w:divBdr>
            <w:top w:val="none" w:sz="0" w:space="0" w:color="auto"/>
            <w:left w:val="none" w:sz="0" w:space="0" w:color="auto"/>
            <w:bottom w:val="none" w:sz="0" w:space="0" w:color="auto"/>
            <w:right w:val="none" w:sz="0" w:space="0" w:color="auto"/>
          </w:divBdr>
        </w:div>
        <w:div w:id="1481265249">
          <w:marLeft w:val="640"/>
          <w:marRight w:val="0"/>
          <w:marTop w:val="0"/>
          <w:marBottom w:val="0"/>
          <w:divBdr>
            <w:top w:val="none" w:sz="0" w:space="0" w:color="auto"/>
            <w:left w:val="none" w:sz="0" w:space="0" w:color="auto"/>
            <w:bottom w:val="none" w:sz="0" w:space="0" w:color="auto"/>
            <w:right w:val="none" w:sz="0" w:space="0" w:color="auto"/>
          </w:divBdr>
        </w:div>
        <w:div w:id="1490635482">
          <w:marLeft w:val="640"/>
          <w:marRight w:val="0"/>
          <w:marTop w:val="0"/>
          <w:marBottom w:val="0"/>
          <w:divBdr>
            <w:top w:val="none" w:sz="0" w:space="0" w:color="auto"/>
            <w:left w:val="none" w:sz="0" w:space="0" w:color="auto"/>
            <w:bottom w:val="none" w:sz="0" w:space="0" w:color="auto"/>
            <w:right w:val="none" w:sz="0" w:space="0" w:color="auto"/>
          </w:divBdr>
        </w:div>
        <w:div w:id="1535076123">
          <w:marLeft w:val="640"/>
          <w:marRight w:val="0"/>
          <w:marTop w:val="0"/>
          <w:marBottom w:val="0"/>
          <w:divBdr>
            <w:top w:val="none" w:sz="0" w:space="0" w:color="auto"/>
            <w:left w:val="none" w:sz="0" w:space="0" w:color="auto"/>
            <w:bottom w:val="none" w:sz="0" w:space="0" w:color="auto"/>
            <w:right w:val="none" w:sz="0" w:space="0" w:color="auto"/>
          </w:divBdr>
        </w:div>
        <w:div w:id="1551962226">
          <w:marLeft w:val="640"/>
          <w:marRight w:val="0"/>
          <w:marTop w:val="0"/>
          <w:marBottom w:val="0"/>
          <w:divBdr>
            <w:top w:val="none" w:sz="0" w:space="0" w:color="auto"/>
            <w:left w:val="none" w:sz="0" w:space="0" w:color="auto"/>
            <w:bottom w:val="none" w:sz="0" w:space="0" w:color="auto"/>
            <w:right w:val="none" w:sz="0" w:space="0" w:color="auto"/>
          </w:divBdr>
        </w:div>
        <w:div w:id="1683163150">
          <w:marLeft w:val="640"/>
          <w:marRight w:val="0"/>
          <w:marTop w:val="0"/>
          <w:marBottom w:val="0"/>
          <w:divBdr>
            <w:top w:val="none" w:sz="0" w:space="0" w:color="auto"/>
            <w:left w:val="none" w:sz="0" w:space="0" w:color="auto"/>
            <w:bottom w:val="none" w:sz="0" w:space="0" w:color="auto"/>
            <w:right w:val="none" w:sz="0" w:space="0" w:color="auto"/>
          </w:divBdr>
        </w:div>
        <w:div w:id="1685132863">
          <w:marLeft w:val="640"/>
          <w:marRight w:val="0"/>
          <w:marTop w:val="0"/>
          <w:marBottom w:val="0"/>
          <w:divBdr>
            <w:top w:val="none" w:sz="0" w:space="0" w:color="auto"/>
            <w:left w:val="none" w:sz="0" w:space="0" w:color="auto"/>
            <w:bottom w:val="none" w:sz="0" w:space="0" w:color="auto"/>
            <w:right w:val="none" w:sz="0" w:space="0" w:color="auto"/>
          </w:divBdr>
        </w:div>
        <w:div w:id="1696880520">
          <w:marLeft w:val="640"/>
          <w:marRight w:val="0"/>
          <w:marTop w:val="0"/>
          <w:marBottom w:val="0"/>
          <w:divBdr>
            <w:top w:val="none" w:sz="0" w:space="0" w:color="auto"/>
            <w:left w:val="none" w:sz="0" w:space="0" w:color="auto"/>
            <w:bottom w:val="none" w:sz="0" w:space="0" w:color="auto"/>
            <w:right w:val="none" w:sz="0" w:space="0" w:color="auto"/>
          </w:divBdr>
        </w:div>
      </w:divsChild>
    </w:div>
    <w:div w:id="581716910">
      <w:marLeft w:val="640"/>
      <w:marRight w:val="0"/>
      <w:marTop w:val="0"/>
      <w:marBottom w:val="0"/>
      <w:divBdr>
        <w:top w:val="none" w:sz="0" w:space="0" w:color="auto"/>
        <w:left w:val="none" w:sz="0" w:space="0" w:color="auto"/>
        <w:bottom w:val="none" w:sz="0" w:space="0" w:color="auto"/>
        <w:right w:val="none" w:sz="0" w:space="0" w:color="auto"/>
      </w:divBdr>
    </w:div>
    <w:div w:id="581723426">
      <w:marLeft w:val="640"/>
      <w:marRight w:val="0"/>
      <w:marTop w:val="0"/>
      <w:marBottom w:val="0"/>
      <w:divBdr>
        <w:top w:val="none" w:sz="0" w:space="0" w:color="auto"/>
        <w:left w:val="none" w:sz="0" w:space="0" w:color="auto"/>
        <w:bottom w:val="none" w:sz="0" w:space="0" w:color="auto"/>
        <w:right w:val="none" w:sz="0" w:space="0" w:color="auto"/>
      </w:divBdr>
    </w:div>
    <w:div w:id="581984234">
      <w:marLeft w:val="640"/>
      <w:marRight w:val="0"/>
      <w:marTop w:val="0"/>
      <w:marBottom w:val="0"/>
      <w:divBdr>
        <w:top w:val="none" w:sz="0" w:space="0" w:color="auto"/>
        <w:left w:val="none" w:sz="0" w:space="0" w:color="auto"/>
        <w:bottom w:val="none" w:sz="0" w:space="0" w:color="auto"/>
        <w:right w:val="none" w:sz="0" w:space="0" w:color="auto"/>
      </w:divBdr>
    </w:div>
    <w:div w:id="581988314">
      <w:marLeft w:val="640"/>
      <w:marRight w:val="0"/>
      <w:marTop w:val="0"/>
      <w:marBottom w:val="0"/>
      <w:divBdr>
        <w:top w:val="none" w:sz="0" w:space="0" w:color="auto"/>
        <w:left w:val="none" w:sz="0" w:space="0" w:color="auto"/>
        <w:bottom w:val="none" w:sz="0" w:space="0" w:color="auto"/>
        <w:right w:val="none" w:sz="0" w:space="0" w:color="auto"/>
      </w:divBdr>
    </w:div>
    <w:div w:id="582027413">
      <w:marLeft w:val="640"/>
      <w:marRight w:val="0"/>
      <w:marTop w:val="0"/>
      <w:marBottom w:val="0"/>
      <w:divBdr>
        <w:top w:val="none" w:sz="0" w:space="0" w:color="auto"/>
        <w:left w:val="none" w:sz="0" w:space="0" w:color="auto"/>
        <w:bottom w:val="none" w:sz="0" w:space="0" w:color="auto"/>
        <w:right w:val="none" w:sz="0" w:space="0" w:color="auto"/>
      </w:divBdr>
    </w:div>
    <w:div w:id="582107550">
      <w:marLeft w:val="640"/>
      <w:marRight w:val="0"/>
      <w:marTop w:val="0"/>
      <w:marBottom w:val="0"/>
      <w:divBdr>
        <w:top w:val="none" w:sz="0" w:space="0" w:color="auto"/>
        <w:left w:val="none" w:sz="0" w:space="0" w:color="auto"/>
        <w:bottom w:val="none" w:sz="0" w:space="0" w:color="auto"/>
        <w:right w:val="none" w:sz="0" w:space="0" w:color="auto"/>
      </w:divBdr>
    </w:div>
    <w:div w:id="582226817">
      <w:marLeft w:val="640"/>
      <w:marRight w:val="0"/>
      <w:marTop w:val="0"/>
      <w:marBottom w:val="0"/>
      <w:divBdr>
        <w:top w:val="none" w:sz="0" w:space="0" w:color="auto"/>
        <w:left w:val="none" w:sz="0" w:space="0" w:color="auto"/>
        <w:bottom w:val="none" w:sz="0" w:space="0" w:color="auto"/>
        <w:right w:val="none" w:sz="0" w:space="0" w:color="auto"/>
      </w:divBdr>
    </w:div>
    <w:div w:id="582252900">
      <w:marLeft w:val="640"/>
      <w:marRight w:val="0"/>
      <w:marTop w:val="0"/>
      <w:marBottom w:val="0"/>
      <w:divBdr>
        <w:top w:val="none" w:sz="0" w:space="0" w:color="auto"/>
        <w:left w:val="none" w:sz="0" w:space="0" w:color="auto"/>
        <w:bottom w:val="none" w:sz="0" w:space="0" w:color="auto"/>
        <w:right w:val="none" w:sz="0" w:space="0" w:color="auto"/>
      </w:divBdr>
    </w:div>
    <w:div w:id="582296244">
      <w:marLeft w:val="640"/>
      <w:marRight w:val="0"/>
      <w:marTop w:val="0"/>
      <w:marBottom w:val="0"/>
      <w:divBdr>
        <w:top w:val="none" w:sz="0" w:space="0" w:color="auto"/>
        <w:left w:val="none" w:sz="0" w:space="0" w:color="auto"/>
        <w:bottom w:val="none" w:sz="0" w:space="0" w:color="auto"/>
        <w:right w:val="none" w:sz="0" w:space="0" w:color="auto"/>
      </w:divBdr>
    </w:div>
    <w:div w:id="582296835">
      <w:marLeft w:val="640"/>
      <w:marRight w:val="0"/>
      <w:marTop w:val="0"/>
      <w:marBottom w:val="0"/>
      <w:divBdr>
        <w:top w:val="none" w:sz="0" w:space="0" w:color="auto"/>
        <w:left w:val="none" w:sz="0" w:space="0" w:color="auto"/>
        <w:bottom w:val="none" w:sz="0" w:space="0" w:color="auto"/>
        <w:right w:val="none" w:sz="0" w:space="0" w:color="auto"/>
      </w:divBdr>
    </w:div>
    <w:div w:id="582374563">
      <w:marLeft w:val="640"/>
      <w:marRight w:val="0"/>
      <w:marTop w:val="0"/>
      <w:marBottom w:val="0"/>
      <w:divBdr>
        <w:top w:val="none" w:sz="0" w:space="0" w:color="auto"/>
        <w:left w:val="none" w:sz="0" w:space="0" w:color="auto"/>
        <w:bottom w:val="none" w:sz="0" w:space="0" w:color="auto"/>
        <w:right w:val="none" w:sz="0" w:space="0" w:color="auto"/>
      </w:divBdr>
    </w:div>
    <w:div w:id="582446579">
      <w:marLeft w:val="640"/>
      <w:marRight w:val="0"/>
      <w:marTop w:val="0"/>
      <w:marBottom w:val="0"/>
      <w:divBdr>
        <w:top w:val="none" w:sz="0" w:space="0" w:color="auto"/>
        <w:left w:val="none" w:sz="0" w:space="0" w:color="auto"/>
        <w:bottom w:val="none" w:sz="0" w:space="0" w:color="auto"/>
        <w:right w:val="none" w:sz="0" w:space="0" w:color="auto"/>
      </w:divBdr>
    </w:div>
    <w:div w:id="582448815">
      <w:marLeft w:val="640"/>
      <w:marRight w:val="0"/>
      <w:marTop w:val="0"/>
      <w:marBottom w:val="0"/>
      <w:divBdr>
        <w:top w:val="none" w:sz="0" w:space="0" w:color="auto"/>
        <w:left w:val="none" w:sz="0" w:space="0" w:color="auto"/>
        <w:bottom w:val="none" w:sz="0" w:space="0" w:color="auto"/>
        <w:right w:val="none" w:sz="0" w:space="0" w:color="auto"/>
      </w:divBdr>
    </w:div>
    <w:div w:id="582572179">
      <w:marLeft w:val="640"/>
      <w:marRight w:val="0"/>
      <w:marTop w:val="0"/>
      <w:marBottom w:val="0"/>
      <w:divBdr>
        <w:top w:val="none" w:sz="0" w:space="0" w:color="auto"/>
        <w:left w:val="none" w:sz="0" w:space="0" w:color="auto"/>
        <w:bottom w:val="none" w:sz="0" w:space="0" w:color="auto"/>
        <w:right w:val="none" w:sz="0" w:space="0" w:color="auto"/>
      </w:divBdr>
    </w:div>
    <w:div w:id="582615092">
      <w:marLeft w:val="640"/>
      <w:marRight w:val="0"/>
      <w:marTop w:val="0"/>
      <w:marBottom w:val="0"/>
      <w:divBdr>
        <w:top w:val="none" w:sz="0" w:space="0" w:color="auto"/>
        <w:left w:val="none" w:sz="0" w:space="0" w:color="auto"/>
        <w:bottom w:val="none" w:sz="0" w:space="0" w:color="auto"/>
        <w:right w:val="none" w:sz="0" w:space="0" w:color="auto"/>
      </w:divBdr>
    </w:div>
    <w:div w:id="582646437">
      <w:marLeft w:val="640"/>
      <w:marRight w:val="0"/>
      <w:marTop w:val="0"/>
      <w:marBottom w:val="0"/>
      <w:divBdr>
        <w:top w:val="none" w:sz="0" w:space="0" w:color="auto"/>
        <w:left w:val="none" w:sz="0" w:space="0" w:color="auto"/>
        <w:bottom w:val="none" w:sz="0" w:space="0" w:color="auto"/>
        <w:right w:val="none" w:sz="0" w:space="0" w:color="auto"/>
      </w:divBdr>
    </w:div>
    <w:div w:id="582685042">
      <w:marLeft w:val="640"/>
      <w:marRight w:val="0"/>
      <w:marTop w:val="0"/>
      <w:marBottom w:val="0"/>
      <w:divBdr>
        <w:top w:val="none" w:sz="0" w:space="0" w:color="auto"/>
        <w:left w:val="none" w:sz="0" w:space="0" w:color="auto"/>
        <w:bottom w:val="none" w:sz="0" w:space="0" w:color="auto"/>
        <w:right w:val="none" w:sz="0" w:space="0" w:color="auto"/>
      </w:divBdr>
    </w:div>
    <w:div w:id="582687183">
      <w:marLeft w:val="640"/>
      <w:marRight w:val="0"/>
      <w:marTop w:val="0"/>
      <w:marBottom w:val="0"/>
      <w:divBdr>
        <w:top w:val="none" w:sz="0" w:space="0" w:color="auto"/>
        <w:left w:val="none" w:sz="0" w:space="0" w:color="auto"/>
        <w:bottom w:val="none" w:sz="0" w:space="0" w:color="auto"/>
        <w:right w:val="none" w:sz="0" w:space="0" w:color="auto"/>
      </w:divBdr>
    </w:div>
    <w:div w:id="582691102">
      <w:marLeft w:val="640"/>
      <w:marRight w:val="0"/>
      <w:marTop w:val="0"/>
      <w:marBottom w:val="0"/>
      <w:divBdr>
        <w:top w:val="none" w:sz="0" w:space="0" w:color="auto"/>
        <w:left w:val="none" w:sz="0" w:space="0" w:color="auto"/>
        <w:bottom w:val="none" w:sz="0" w:space="0" w:color="auto"/>
        <w:right w:val="none" w:sz="0" w:space="0" w:color="auto"/>
      </w:divBdr>
    </w:div>
    <w:div w:id="582766239">
      <w:marLeft w:val="640"/>
      <w:marRight w:val="0"/>
      <w:marTop w:val="0"/>
      <w:marBottom w:val="0"/>
      <w:divBdr>
        <w:top w:val="none" w:sz="0" w:space="0" w:color="auto"/>
        <w:left w:val="none" w:sz="0" w:space="0" w:color="auto"/>
        <w:bottom w:val="none" w:sz="0" w:space="0" w:color="auto"/>
        <w:right w:val="none" w:sz="0" w:space="0" w:color="auto"/>
      </w:divBdr>
    </w:div>
    <w:div w:id="582833917">
      <w:marLeft w:val="640"/>
      <w:marRight w:val="0"/>
      <w:marTop w:val="0"/>
      <w:marBottom w:val="0"/>
      <w:divBdr>
        <w:top w:val="none" w:sz="0" w:space="0" w:color="auto"/>
        <w:left w:val="none" w:sz="0" w:space="0" w:color="auto"/>
        <w:bottom w:val="none" w:sz="0" w:space="0" w:color="auto"/>
        <w:right w:val="none" w:sz="0" w:space="0" w:color="auto"/>
      </w:divBdr>
    </w:div>
    <w:div w:id="582953310">
      <w:marLeft w:val="640"/>
      <w:marRight w:val="0"/>
      <w:marTop w:val="0"/>
      <w:marBottom w:val="0"/>
      <w:divBdr>
        <w:top w:val="none" w:sz="0" w:space="0" w:color="auto"/>
        <w:left w:val="none" w:sz="0" w:space="0" w:color="auto"/>
        <w:bottom w:val="none" w:sz="0" w:space="0" w:color="auto"/>
        <w:right w:val="none" w:sz="0" w:space="0" w:color="auto"/>
      </w:divBdr>
    </w:div>
    <w:div w:id="583031649">
      <w:marLeft w:val="640"/>
      <w:marRight w:val="0"/>
      <w:marTop w:val="0"/>
      <w:marBottom w:val="0"/>
      <w:divBdr>
        <w:top w:val="none" w:sz="0" w:space="0" w:color="auto"/>
        <w:left w:val="none" w:sz="0" w:space="0" w:color="auto"/>
        <w:bottom w:val="none" w:sz="0" w:space="0" w:color="auto"/>
        <w:right w:val="none" w:sz="0" w:space="0" w:color="auto"/>
      </w:divBdr>
    </w:div>
    <w:div w:id="583144683">
      <w:marLeft w:val="640"/>
      <w:marRight w:val="0"/>
      <w:marTop w:val="0"/>
      <w:marBottom w:val="0"/>
      <w:divBdr>
        <w:top w:val="none" w:sz="0" w:space="0" w:color="auto"/>
        <w:left w:val="none" w:sz="0" w:space="0" w:color="auto"/>
        <w:bottom w:val="none" w:sz="0" w:space="0" w:color="auto"/>
        <w:right w:val="none" w:sz="0" w:space="0" w:color="auto"/>
      </w:divBdr>
    </w:div>
    <w:div w:id="583151418">
      <w:marLeft w:val="640"/>
      <w:marRight w:val="0"/>
      <w:marTop w:val="0"/>
      <w:marBottom w:val="0"/>
      <w:divBdr>
        <w:top w:val="none" w:sz="0" w:space="0" w:color="auto"/>
        <w:left w:val="none" w:sz="0" w:space="0" w:color="auto"/>
        <w:bottom w:val="none" w:sz="0" w:space="0" w:color="auto"/>
        <w:right w:val="none" w:sz="0" w:space="0" w:color="auto"/>
      </w:divBdr>
    </w:div>
    <w:div w:id="583153630">
      <w:marLeft w:val="640"/>
      <w:marRight w:val="0"/>
      <w:marTop w:val="0"/>
      <w:marBottom w:val="0"/>
      <w:divBdr>
        <w:top w:val="none" w:sz="0" w:space="0" w:color="auto"/>
        <w:left w:val="none" w:sz="0" w:space="0" w:color="auto"/>
        <w:bottom w:val="none" w:sz="0" w:space="0" w:color="auto"/>
        <w:right w:val="none" w:sz="0" w:space="0" w:color="auto"/>
      </w:divBdr>
    </w:div>
    <w:div w:id="583222602">
      <w:marLeft w:val="640"/>
      <w:marRight w:val="0"/>
      <w:marTop w:val="0"/>
      <w:marBottom w:val="0"/>
      <w:divBdr>
        <w:top w:val="none" w:sz="0" w:space="0" w:color="auto"/>
        <w:left w:val="none" w:sz="0" w:space="0" w:color="auto"/>
        <w:bottom w:val="none" w:sz="0" w:space="0" w:color="auto"/>
        <w:right w:val="none" w:sz="0" w:space="0" w:color="auto"/>
      </w:divBdr>
    </w:div>
    <w:div w:id="583301613">
      <w:marLeft w:val="640"/>
      <w:marRight w:val="0"/>
      <w:marTop w:val="0"/>
      <w:marBottom w:val="0"/>
      <w:divBdr>
        <w:top w:val="none" w:sz="0" w:space="0" w:color="auto"/>
        <w:left w:val="none" w:sz="0" w:space="0" w:color="auto"/>
        <w:bottom w:val="none" w:sz="0" w:space="0" w:color="auto"/>
        <w:right w:val="none" w:sz="0" w:space="0" w:color="auto"/>
      </w:divBdr>
    </w:div>
    <w:div w:id="583489082">
      <w:marLeft w:val="640"/>
      <w:marRight w:val="0"/>
      <w:marTop w:val="0"/>
      <w:marBottom w:val="0"/>
      <w:divBdr>
        <w:top w:val="none" w:sz="0" w:space="0" w:color="auto"/>
        <w:left w:val="none" w:sz="0" w:space="0" w:color="auto"/>
        <w:bottom w:val="none" w:sz="0" w:space="0" w:color="auto"/>
        <w:right w:val="none" w:sz="0" w:space="0" w:color="auto"/>
      </w:divBdr>
    </w:div>
    <w:div w:id="583489923">
      <w:marLeft w:val="640"/>
      <w:marRight w:val="0"/>
      <w:marTop w:val="0"/>
      <w:marBottom w:val="0"/>
      <w:divBdr>
        <w:top w:val="none" w:sz="0" w:space="0" w:color="auto"/>
        <w:left w:val="none" w:sz="0" w:space="0" w:color="auto"/>
        <w:bottom w:val="none" w:sz="0" w:space="0" w:color="auto"/>
        <w:right w:val="none" w:sz="0" w:space="0" w:color="auto"/>
      </w:divBdr>
    </w:div>
    <w:div w:id="583495719">
      <w:marLeft w:val="640"/>
      <w:marRight w:val="0"/>
      <w:marTop w:val="0"/>
      <w:marBottom w:val="0"/>
      <w:divBdr>
        <w:top w:val="none" w:sz="0" w:space="0" w:color="auto"/>
        <w:left w:val="none" w:sz="0" w:space="0" w:color="auto"/>
        <w:bottom w:val="none" w:sz="0" w:space="0" w:color="auto"/>
        <w:right w:val="none" w:sz="0" w:space="0" w:color="auto"/>
      </w:divBdr>
    </w:div>
    <w:div w:id="583534361">
      <w:marLeft w:val="640"/>
      <w:marRight w:val="0"/>
      <w:marTop w:val="0"/>
      <w:marBottom w:val="0"/>
      <w:divBdr>
        <w:top w:val="none" w:sz="0" w:space="0" w:color="auto"/>
        <w:left w:val="none" w:sz="0" w:space="0" w:color="auto"/>
        <w:bottom w:val="none" w:sz="0" w:space="0" w:color="auto"/>
        <w:right w:val="none" w:sz="0" w:space="0" w:color="auto"/>
      </w:divBdr>
    </w:div>
    <w:div w:id="583536654">
      <w:marLeft w:val="640"/>
      <w:marRight w:val="0"/>
      <w:marTop w:val="0"/>
      <w:marBottom w:val="0"/>
      <w:divBdr>
        <w:top w:val="none" w:sz="0" w:space="0" w:color="auto"/>
        <w:left w:val="none" w:sz="0" w:space="0" w:color="auto"/>
        <w:bottom w:val="none" w:sz="0" w:space="0" w:color="auto"/>
        <w:right w:val="none" w:sz="0" w:space="0" w:color="auto"/>
      </w:divBdr>
    </w:div>
    <w:div w:id="583537850">
      <w:marLeft w:val="640"/>
      <w:marRight w:val="0"/>
      <w:marTop w:val="0"/>
      <w:marBottom w:val="0"/>
      <w:divBdr>
        <w:top w:val="none" w:sz="0" w:space="0" w:color="auto"/>
        <w:left w:val="none" w:sz="0" w:space="0" w:color="auto"/>
        <w:bottom w:val="none" w:sz="0" w:space="0" w:color="auto"/>
        <w:right w:val="none" w:sz="0" w:space="0" w:color="auto"/>
      </w:divBdr>
    </w:div>
    <w:div w:id="583609010">
      <w:marLeft w:val="640"/>
      <w:marRight w:val="0"/>
      <w:marTop w:val="0"/>
      <w:marBottom w:val="0"/>
      <w:divBdr>
        <w:top w:val="none" w:sz="0" w:space="0" w:color="auto"/>
        <w:left w:val="none" w:sz="0" w:space="0" w:color="auto"/>
        <w:bottom w:val="none" w:sz="0" w:space="0" w:color="auto"/>
        <w:right w:val="none" w:sz="0" w:space="0" w:color="auto"/>
      </w:divBdr>
    </w:div>
    <w:div w:id="583615023">
      <w:marLeft w:val="640"/>
      <w:marRight w:val="0"/>
      <w:marTop w:val="0"/>
      <w:marBottom w:val="0"/>
      <w:divBdr>
        <w:top w:val="none" w:sz="0" w:space="0" w:color="auto"/>
        <w:left w:val="none" w:sz="0" w:space="0" w:color="auto"/>
        <w:bottom w:val="none" w:sz="0" w:space="0" w:color="auto"/>
        <w:right w:val="none" w:sz="0" w:space="0" w:color="auto"/>
      </w:divBdr>
    </w:div>
    <w:div w:id="583760584">
      <w:marLeft w:val="640"/>
      <w:marRight w:val="0"/>
      <w:marTop w:val="0"/>
      <w:marBottom w:val="0"/>
      <w:divBdr>
        <w:top w:val="none" w:sz="0" w:space="0" w:color="auto"/>
        <w:left w:val="none" w:sz="0" w:space="0" w:color="auto"/>
        <w:bottom w:val="none" w:sz="0" w:space="0" w:color="auto"/>
        <w:right w:val="none" w:sz="0" w:space="0" w:color="auto"/>
      </w:divBdr>
    </w:div>
    <w:div w:id="583804819">
      <w:marLeft w:val="640"/>
      <w:marRight w:val="0"/>
      <w:marTop w:val="0"/>
      <w:marBottom w:val="0"/>
      <w:divBdr>
        <w:top w:val="none" w:sz="0" w:space="0" w:color="auto"/>
        <w:left w:val="none" w:sz="0" w:space="0" w:color="auto"/>
        <w:bottom w:val="none" w:sz="0" w:space="0" w:color="auto"/>
        <w:right w:val="none" w:sz="0" w:space="0" w:color="auto"/>
      </w:divBdr>
    </w:div>
    <w:div w:id="583875670">
      <w:marLeft w:val="640"/>
      <w:marRight w:val="0"/>
      <w:marTop w:val="0"/>
      <w:marBottom w:val="0"/>
      <w:divBdr>
        <w:top w:val="none" w:sz="0" w:space="0" w:color="auto"/>
        <w:left w:val="none" w:sz="0" w:space="0" w:color="auto"/>
        <w:bottom w:val="none" w:sz="0" w:space="0" w:color="auto"/>
        <w:right w:val="none" w:sz="0" w:space="0" w:color="auto"/>
      </w:divBdr>
    </w:div>
    <w:div w:id="583880470">
      <w:marLeft w:val="640"/>
      <w:marRight w:val="0"/>
      <w:marTop w:val="0"/>
      <w:marBottom w:val="0"/>
      <w:divBdr>
        <w:top w:val="none" w:sz="0" w:space="0" w:color="auto"/>
        <w:left w:val="none" w:sz="0" w:space="0" w:color="auto"/>
        <w:bottom w:val="none" w:sz="0" w:space="0" w:color="auto"/>
        <w:right w:val="none" w:sz="0" w:space="0" w:color="auto"/>
      </w:divBdr>
    </w:div>
    <w:div w:id="583926339">
      <w:marLeft w:val="640"/>
      <w:marRight w:val="0"/>
      <w:marTop w:val="0"/>
      <w:marBottom w:val="0"/>
      <w:divBdr>
        <w:top w:val="none" w:sz="0" w:space="0" w:color="auto"/>
        <w:left w:val="none" w:sz="0" w:space="0" w:color="auto"/>
        <w:bottom w:val="none" w:sz="0" w:space="0" w:color="auto"/>
        <w:right w:val="none" w:sz="0" w:space="0" w:color="auto"/>
      </w:divBdr>
    </w:div>
    <w:div w:id="583955151">
      <w:bodyDiv w:val="1"/>
      <w:marLeft w:val="0"/>
      <w:marRight w:val="0"/>
      <w:marTop w:val="0"/>
      <w:marBottom w:val="0"/>
      <w:divBdr>
        <w:top w:val="none" w:sz="0" w:space="0" w:color="auto"/>
        <w:left w:val="none" w:sz="0" w:space="0" w:color="auto"/>
        <w:bottom w:val="none" w:sz="0" w:space="0" w:color="auto"/>
        <w:right w:val="none" w:sz="0" w:space="0" w:color="auto"/>
      </w:divBdr>
    </w:div>
    <w:div w:id="584072780">
      <w:marLeft w:val="640"/>
      <w:marRight w:val="0"/>
      <w:marTop w:val="0"/>
      <w:marBottom w:val="0"/>
      <w:divBdr>
        <w:top w:val="none" w:sz="0" w:space="0" w:color="auto"/>
        <w:left w:val="none" w:sz="0" w:space="0" w:color="auto"/>
        <w:bottom w:val="none" w:sz="0" w:space="0" w:color="auto"/>
        <w:right w:val="none" w:sz="0" w:space="0" w:color="auto"/>
      </w:divBdr>
    </w:div>
    <w:div w:id="584337254">
      <w:marLeft w:val="640"/>
      <w:marRight w:val="0"/>
      <w:marTop w:val="0"/>
      <w:marBottom w:val="0"/>
      <w:divBdr>
        <w:top w:val="none" w:sz="0" w:space="0" w:color="auto"/>
        <w:left w:val="none" w:sz="0" w:space="0" w:color="auto"/>
        <w:bottom w:val="none" w:sz="0" w:space="0" w:color="auto"/>
        <w:right w:val="none" w:sz="0" w:space="0" w:color="auto"/>
      </w:divBdr>
    </w:div>
    <w:div w:id="584388607">
      <w:marLeft w:val="640"/>
      <w:marRight w:val="0"/>
      <w:marTop w:val="0"/>
      <w:marBottom w:val="0"/>
      <w:divBdr>
        <w:top w:val="none" w:sz="0" w:space="0" w:color="auto"/>
        <w:left w:val="none" w:sz="0" w:space="0" w:color="auto"/>
        <w:bottom w:val="none" w:sz="0" w:space="0" w:color="auto"/>
        <w:right w:val="none" w:sz="0" w:space="0" w:color="auto"/>
      </w:divBdr>
    </w:div>
    <w:div w:id="584459596">
      <w:marLeft w:val="640"/>
      <w:marRight w:val="0"/>
      <w:marTop w:val="0"/>
      <w:marBottom w:val="0"/>
      <w:divBdr>
        <w:top w:val="none" w:sz="0" w:space="0" w:color="auto"/>
        <w:left w:val="none" w:sz="0" w:space="0" w:color="auto"/>
        <w:bottom w:val="none" w:sz="0" w:space="0" w:color="auto"/>
        <w:right w:val="none" w:sz="0" w:space="0" w:color="auto"/>
      </w:divBdr>
    </w:div>
    <w:div w:id="584462853">
      <w:marLeft w:val="640"/>
      <w:marRight w:val="0"/>
      <w:marTop w:val="0"/>
      <w:marBottom w:val="0"/>
      <w:divBdr>
        <w:top w:val="none" w:sz="0" w:space="0" w:color="auto"/>
        <w:left w:val="none" w:sz="0" w:space="0" w:color="auto"/>
        <w:bottom w:val="none" w:sz="0" w:space="0" w:color="auto"/>
        <w:right w:val="none" w:sz="0" w:space="0" w:color="auto"/>
      </w:divBdr>
    </w:div>
    <w:div w:id="584534501">
      <w:marLeft w:val="640"/>
      <w:marRight w:val="0"/>
      <w:marTop w:val="0"/>
      <w:marBottom w:val="0"/>
      <w:divBdr>
        <w:top w:val="none" w:sz="0" w:space="0" w:color="auto"/>
        <w:left w:val="none" w:sz="0" w:space="0" w:color="auto"/>
        <w:bottom w:val="none" w:sz="0" w:space="0" w:color="auto"/>
        <w:right w:val="none" w:sz="0" w:space="0" w:color="auto"/>
      </w:divBdr>
    </w:div>
    <w:div w:id="584605418">
      <w:marLeft w:val="640"/>
      <w:marRight w:val="0"/>
      <w:marTop w:val="0"/>
      <w:marBottom w:val="0"/>
      <w:divBdr>
        <w:top w:val="none" w:sz="0" w:space="0" w:color="auto"/>
        <w:left w:val="none" w:sz="0" w:space="0" w:color="auto"/>
        <w:bottom w:val="none" w:sz="0" w:space="0" w:color="auto"/>
        <w:right w:val="none" w:sz="0" w:space="0" w:color="auto"/>
      </w:divBdr>
    </w:div>
    <w:div w:id="584653002">
      <w:marLeft w:val="640"/>
      <w:marRight w:val="0"/>
      <w:marTop w:val="0"/>
      <w:marBottom w:val="0"/>
      <w:divBdr>
        <w:top w:val="none" w:sz="0" w:space="0" w:color="auto"/>
        <w:left w:val="none" w:sz="0" w:space="0" w:color="auto"/>
        <w:bottom w:val="none" w:sz="0" w:space="0" w:color="auto"/>
        <w:right w:val="none" w:sz="0" w:space="0" w:color="auto"/>
      </w:divBdr>
    </w:div>
    <w:div w:id="584730572">
      <w:marLeft w:val="640"/>
      <w:marRight w:val="0"/>
      <w:marTop w:val="0"/>
      <w:marBottom w:val="0"/>
      <w:divBdr>
        <w:top w:val="none" w:sz="0" w:space="0" w:color="auto"/>
        <w:left w:val="none" w:sz="0" w:space="0" w:color="auto"/>
        <w:bottom w:val="none" w:sz="0" w:space="0" w:color="auto"/>
        <w:right w:val="none" w:sz="0" w:space="0" w:color="auto"/>
      </w:divBdr>
    </w:div>
    <w:div w:id="584732487">
      <w:marLeft w:val="640"/>
      <w:marRight w:val="0"/>
      <w:marTop w:val="0"/>
      <w:marBottom w:val="0"/>
      <w:divBdr>
        <w:top w:val="none" w:sz="0" w:space="0" w:color="auto"/>
        <w:left w:val="none" w:sz="0" w:space="0" w:color="auto"/>
        <w:bottom w:val="none" w:sz="0" w:space="0" w:color="auto"/>
        <w:right w:val="none" w:sz="0" w:space="0" w:color="auto"/>
      </w:divBdr>
    </w:div>
    <w:div w:id="584846916">
      <w:marLeft w:val="640"/>
      <w:marRight w:val="0"/>
      <w:marTop w:val="0"/>
      <w:marBottom w:val="0"/>
      <w:divBdr>
        <w:top w:val="none" w:sz="0" w:space="0" w:color="auto"/>
        <w:left w:val="none" w:sz="0" w:space="0" w:color="auto"/>
        <w:bottom w:val="none" w:sz="0" w:space="0" w:color="auto"/>
        <w:right w:val="none" w:sz="0" w:space="0" w:color="auto"/>
      </w:divBdr>
    </w:div>
    <w:div w:id="584923122">
      <w:marLeft w:val="640"/>
      <w:marRight w:val="0"/>
      <w:marTop w:val="0"/>
      <w:marBottom w:val="0"/>
      <w:divBdr>
        <w:top w:val="none" w:sz="0" w:space="0" w:color="auto"/>
        <w:left w:val="none" w:sz="0" w:space="0" w:color="auto"/>
        <w:bottom w:val="none" w:sz="0" w:space="0" w:color="auto"/>
        <w:right w:val="none" w:sz="0" w:space="0" w:color="auto"/>
      </w:divBdr>
    </w:div>
    <w:div w:id="584995933">
      <w:marLeft w:val="640"/>
      <w:marRight w:val="0"/>
      <w:marTop w:val="0"/>
      <w:marBottom w:val="0"/>
      <w:divBdr>
        <w:top w:val="none" w:sz="0" w:space="0" w:color="auto"/>
        <w:left w:val="none" w:sz="0" w:space="0" w:color="auto"/>
        <w:bottom w:val="none" w:sz="0" w:space="0" w:color="auto"/>
        <w:right w:val="none" w:sz="0" w:space="0" w:color="auto"/>
      </w:divBdr>
    </w:div>
    <w:div w:id="585113417">
      <w:marLeft w:val="640"/>
      <w:marRight w:val="0"/>
      <w:marTop w:val="0"/>
      <w:marBottom w:val="0"/>
      <w:divBdr>
        <w:top w:val="none" w:sz="0" w:space="0" w:color="auto"/>
        <w:left w:val="none" w:sz="0" w:space="0" w:color="auto"/>
        <w:bottom w:val="none" w:sz="0" w:space="0" w:color="auto"/>
        <w:right w:val="none" w:sz="0" w:space="0" w:color="auto"/>
      </w:divBdr>
    </w:div>
    <w:div w:id="585114925">
      <w:marLeft w:val="640"/>
      <w:marRight w:val="0"/>
      <w:marTop w:val="0"/>
      <w:marBottom w:val="0"/>
      <w:divBdr>
        <w:top w:val="none" w:sz="0" w:space="0" w:color="auto"/>
        <w:left w:val="none" w:sz="0" w:space="0" w:color="auto"/>
        <w:bottom w:val="none" w:sz="0" w:space="0" w:color="auto"/>
        <w:right w:val="none" w:sz="0" w:space="0" w:color="auto"/>
      </w:divBdr>
    </w:div>
    <w:div w:id="585116613">
      <w:marLeft w:val="640"/>
      <w:marRight w:val="0"/>
      <w:marTop w:val="0"/>
      <w:marBottom w:val="0"/>
      <w:divBdr>
        <w:top w:val="none" w:sz="0" w:space="0" w:color="auto"/>
        <w:left w:val="none" w:sz="0" w:space="0" w:color="auto"/>
        <w:bottom w:val="none" w:sz="0" w:space="0" w:color="auto"/>
        <w:right w:val="none" w:sz="0" w:space="0" w:color="auto"/>
      </w:divBdr>
    </w:div>
    <w:div w:id="585186586">
      <w:marLeft w:val="640"/>
      <w:marRight w:val="0"/>
      <w:marTop w:val="0"/>
      <w:marBottom w:val="0"/>
      <w:divBdr>
        <w:top w:val="none" w:sz="0" w:space="0" w:color="auto"/>
        <w:left w:val="none" w:sz="0" w:space="0" w:color="auto"/>
        <w:bottom w:val="none" w:sz="0" w:space="0" w:color="auto"/>
        <w:right w:val="none" w:sz="0" w:space="0" w:color="auto"/>
      </w:divBdr>
    </w:div>
    <w:div w:id="585190813">
      <w:marLeft w:val="640"/>
      <w:marRight w:val="0"/>
      <w:marTop w:val="0"/>
      <w:marBottom w:val="0"/>
      <w:divBdr>
        <w:top w:val="none" w:sz="0" w:space="0" w:color="auto"/>
        <w:left w:val="none" w:sz="0" w:space="0" w:color="auto"/>
        <w:bottom w:val="none" w:sz="0" w:space="0" w:color="auto"/>
        <w:right w:val="none" w:sz="0" w:space="0" w:color="auto"/>
      </w:divBdr>
    </w:div>
    <w:div w:id="585236952">
      <w:marLeft w:val="640"/>
      <w:marRight w:val="0"/>
      <w:marTop w:val="0"/>
      <w:marBottom w:val="0"/>
      <w:divBdr>
        <w:top w:val="none" w:sz="0" w:space="0" w:color="auto"/>
        <w:left w:val="none" w:sz="0" w:space="0" w:color="auto"/>
        <w:bottom w:val="none" w:sz="0" w:space="0" w:color="auto"/>
        <w:right w:val="none" w:sz="0" w:space="0" w:color="auto"/>
      </w:divBdr>
    </w:div>
    <w:div w:id="585267184">
      <w:marLeft w:val="640"/>
      <w:marRight w:val="0"/>
      <w:marTop w:val="0"/>
      <w:marBottom w:val="0"/>
      <w:divBdr>
        <w:top w:val="none" w:sz="0" w:space="0" w:color="auto"/>
        <w:left w:val="none" w:sz="0" w:space="0" w:color="auto"/>
        <w:bottom w:val="none" w:sz="0" w:space="0" w:color="auto"/>
        <w:right w:val="none" w:sz="0" w:space="0" w:color="auto"/>
      </w:divBdr>
    </w:div>
    <w:div w:id="585312353">
      <w:marLeft w:val="640"/>
      <w:marRight w:val="0"/>
      <w:marTop w:val="0"/>
      <w:marBottom w:val="0"/>
      <w:divBdr>
        <w:top w:val="none" w:sz="0" w:space="0" w:color="auto"/>
        <w:left w:val="none" w:sz="0" w:space="0" w:color="auto"/>
        <w:bottom w:val="none" w:sz="0" w:space="0" w:color="auto"/>
        <w:right w:val="none" w:sz="0" w:space="0" w:color="auto"/>
      </w:divBdr>
    </w:div>
    <w:div w:id="585382325">
      <w:marLeft w:val="640"/>
      <w:marRight w:val="0"/>
      <w:marTop w:val="0"/>
      <w:marBottom w:val="0"/>
      <w:divBdr>
        <w:top w:val="none" w:sz="0" w:space="0" w:color="auto"/>
        <w:left w:val="none" w:sz="0" w:space="0" w:color="auto"/>
        <w:bottom w:val="none" w:sz="0" w:space="0" w:color="auto"/>
        <w:right w:val="none" w:sz="0" w:space="0" w:color="auto"/>
      </w:divBdr>
    </w:div>
    <w:div w:id="585579764">
      <w:marLeft w:val="640"/>
      <w:marRight w:val="0"/>
      <w:marTop w:val="0"/>
      <w:marBottom w:val="0"/>
      <w:divBdr>
        <w:top w:val="none" w:sz="0" w:space="0" w:color="auto"/>
        <w:left w:val="none" w:sz="0" w:space="0" w:color="auto"/>
        <w:bottom w:val="none" w:sz="0" w:space="0" w:color="auto"/>
        <w:right w:val="none" w:sz="0" w:space="0" w:color="auto"/>
      </w:divBdr>
    </w:div>
    <w:div w:id="585652409">
      <w:marLeft w:val="640"/>
      <w:marRight w:val="0"/>
      <w:marTop w:val="0"/>
      <w:marBottom w:val="0"/>
      <w:divBdr>
        <w:top w:val="none" w:sz="0" w:space="0" w:color="auto"/>
        <w:left w:val="none" w:sz="0" w:space="0" w:color="auto"/>
        <w:bottom w:val="none" w:sz="0" w:space="0" w:color="auto"/>
        <w:right w:val="none" w:sz="0" w:space="0" w:color="auto"/>
      </w:divBdr>
    </w:div>
    <w:div w:id="585653185">
      <w:marLeft w:val="640"/>
      <w:marRight w:val="0"/>
      <w:marTop w:val="0"/>
      <w:marBottom w:val="0"/>
      <w:divBdr>
        <w:top w:val="none" w:sz="0" w:space="0" w:color="auto"/>
        <w:left w:val="none" w:sz="0" w:space="0" w:color="auto"/>
        <w:bottom w:val="none" w:sz="0" w:space="0" w:color="auto"/>
        <w:right w:val="none" w:sz="0" w:space="0" w:color="auto"/>
      </w:divBdr>
    </w:div>
    <w:div w:id="585655673">
      <w:marLeft w:val="640"/>
      <w:marRight w:val="0"/>
      <w:marTop w:val="0"/>
      <w:marBottom w:val="0"/>
      <w:divBdr>
        <w:top w:val="none" w:sz="0" w:space="0" w:color="auto"/>
        <w:left w:val="none" w:sz="0" w:space="0" w:color="auto"/>
        <w:bottom w:val="none" w:sz="0" w:space="0" w:color="auto"/>
        <w:right w:val="none" w:sz="0" w:space="0" w:color="auto"/>
      </w:divBdr>
    </w:div>
    <w:div w:id="585723233">
      <w:marLeft w:val="640"/>
      <w:marRight w:val="0"/>
      <w:marTop w:val="0"/>
      <w:marBottom w:val="0"/>
      <w:divBdr>
        <w:top w:val="none" w:sz="0" w:space="0" w:color="auto"/>
        <w:left w:val="none" w:sz="0" w:space="0" w:color="auto"/>
        <w:bottom w:val="none" w:sz="0" w:space="0" w:color="auto"/>
        <w:right w:val="none" w:sz="0" w:space="0" w:color="auto"/>
      </w:divBdr>
    </w:div>
    <w:div w:id="585772296">
      <w:marLeft w:val="640"/>
      <w:marRight w:val="0"/>
      <w:marTop w:val="0"/>
      <w:marBottom w:val="0"/>
      <w:divBdr>
        <w:top w:val="none" w:sz="0" w:space="0" w:color="auto"/>
        <w:left w:val="none" w:sz="0" w:space="0" w:color="auto"/>
        <w:bottom w:val="none" w:sz="0" w:space="0" w:color="auto"/>
        <w:right w:val="none" w:sz="0" w:space="0" w:color="auto"/>
      </w:divBdr>
    </w:div>
    <w:div w:id="585919395">
      <w:marLeft w:val="640"/>
      <w:marRight w:val="0"/>
      <w:marTop w:val="0"/>
      <w:marBottom w:val="0"/>
      <w:divBdr>
        <w:top w:val="none" w:sz="0" w:space="0" w:color="auto"/>
        <w:left w:val="none" w:sz="0" w:space="0" w:color="auto"/>
        <w:bottom w:val="none" w:sz="0" w:space="0" w:color="auto"/>
        <w:right w:val="none" w:sz="0" w:space="0" w:color="auto"/>
      </w:divBdr>
    </w:div>
    <w:div w:id="585920223">
      <w:marLeft w:val="640"/>
      <w:marRight w:val="0"/>
      <w:marTop w:val="0"/>
      <w:marBottom w:val="0"/>
      <w:divBdr>
        <w:top w:val="none" w:sz="0" w:space="0" w:color="auto"/>
        <w:left w:val="none" w:sz="0" w:space="0" w:color="auto"/>
        <w:bottom w:val="none" w:sz="0" w:space="0" w:color="auto"/>
        <w:right w:val="none" w:sz="0" w:space="0" w:color="auto"/>
      </w:divBdr>
    </w:div>
    <w:div w:id="585961413">
      <w:marLeft w:val="640"/>
      <w:marRight w:val="0"/>
      <w:marTop w:val="0"/>
      <w:marBottom w:val="0"/>
      <w:divBdr>
        <w:top w:val="none" w:sz="0" w:space="0" w:color="auto"/>
        <w:left w:val="none" w:sz="0" w:space="0" w:color="auto"/>
        <w:bottom w:val="none" w:sz="0" w:space="0" w:color="auto"/>
        <w:right w:val="none" w:sz="0" w:space="0" w:color="auto"/>
      </w:divBdr>
    </w:div>
    <w:div w:id="585965134">
      <w:marLeft w:val="640"/>
      <w:marRight w:val="0"/>
      <w:marTop w:val="0"/>
      <w:marBottom w:val="0"/>
      <w:divBdr>
        <w:top w:val="none" w:sz="0" w:space="0" w:color="auto"/>
        <w:left w:val="none" w:sz="0" w:space="0" w:color="auto"/>
        <w:bottom w:val="none" w:sz="0" w:space="0" w:color="auto"/>
        <w:right w:val="none" w:sz="0" w:space="0" w:color="auto"/>
      </w:divBdr>
    </w:div>
    <w:div w:id="586041753">
      <w:marLeft w:val="640"/>
      <w:marRight w:val="0"/>
      <w:marTop w:val="0"/>
      <w:marBottom w:val="0"/>
      <w:divBdr>
        <w:top w:val="none" w:sz="0" w:space="0" w:color="auto"/>
        <w:left w:val="none" w:sz="0" w:space="0" w:color="auto"/>
        <w:bottom w:val="none" w:sz="0" w:space="0" w:color="auto"/>
        <w:right w:val="none" w:sz="0" w:space="0" w:color="auto"/>
      </w:divBdr>
    </w:div>
    <w:div w:id="586114460">
      <w:marLeft w:val="640"/>
      <w:marRight w:val="0"/>
      <w:marTop w:val="0"/>
      <w:marBottom w:val="0"/>
      <w:divBdr>
        <w:top w:val="none" w:sz="0" w:space="0" w:color="auto"/>
        <w:left w:val="none" w:sz="0" w:space="0" w:color="auto"/>
        <w:bottom w:val="none" w:sz="0" w:space="0" w:color="auto"/>
        <w:right w:val="none" w:sz="0" w:space="0" w:color="auto"/>
      </w:divBdr>
    </w:div>
    <w:div w:id="586115086">
      <w:marLeft w:val="640"/>
      <w:marRight w:val="0"/>
      <w:marTop w:val="0"/>
      <w:marBottom w:val="0"/>
      <w:divBdr>
        <w:top w:val="none" w:sz="0" w:space="0" w:color="auto"/>
        <w:left w:val="none" w:sz="0" w:space="0" w:color="auto"/>
        <w:bottom w:val="none" w:sz="0" w:space="0" w:color="auto"/>
        <w:right w:val="none" w:sz="0" w:space="0" w:color="auto"/>
      </w:divBdr>
    </w:div>
    <w:div w:id="586115558">
      <w:marLeft w:val="640"/>
      <w:marRight w:val="0"/>
      <w:marTop w:val="0"/>
      <w:marBottom w:val="0"/>
      <w:divBdr>
        <w:top w:val="none" w:sz="0" w:space="0" w:color="auto"/>
        <w:left w:val="none" w:sz="0" w:space="0" w:color="auto"/>
        <w:bottom w:val="none" w:sz="0" w:space="0" w:color="auto"/>
        <w:right w:val="none" w:sz="0" w:space="0" w:color="auto"/>
      </w:divBdr>
    </w:div>
    <w:div w:id="586154014">
      <w:marLeft w:val="640"/>
      <w:marRight w:val="0"/>
      <w:marTop w:val="0"/>
      <w:marBottom w:val="0"/>
      <w:divBdr>
        <w:top w:val="none" w:sz="0" w:space="0" w:color="auto"/>
        <w:left w:val="none" w:sz="0" w:space="0" w:color="auto"/>
        <w:bottom w:val="none" w:sz="0" w:space="0" w:color="auto"/>
        <w:right w:val="none" w:sz="0" w:space="0" w:color="auto"/>
      </w:divBdr>
    </w:div>
    <w:div w:id="586155875">
      <w:marLeft w:val="640"/>
      <w:marRight w:val="0"/>
      <w:marTop w:val="0"/>
      <w:marBottom w:val="0"/>
      <w:divBdr>
        <w:top w:val="none" w:sz="0" w:space="0" w:color="auto"/>
        <w:left w:val="none" w:sz="0" w:space="0" w:color="auto"/>
        <w:bottom w:val="none" w:sz="0" w:space="0" w:color="auto"/>
        <w:right w:val="none" w:sz="0" w:space="0" w:color="auto"/>
      </w:divBdr>
    </w:div>
    <w:div w:id="586156757">
      <w:marLeft w:val="640"/>
      <w:marRight w:val="0"/>
      <w:marTop w:val="0"/>
      <w:marBottom w:val="0"/>
      <w:divBdr>
        <w:top w:val="none" w:sz="0" w:space="0" w:color="auto"/>
        <w:left w:val="none" w:sz="0" w:space="0" w:color="auto"/>
        <w:bottom w:val="none" w:sz="0" w:space="0" w:color="auto"/>
        <w:right w:val="none" w:sz="0" w:space="0" w:color="auto"/>
      </w:divBdr>
    </w:div>
    <w:div w:id="586159356">
      <w:marLeft w:val="640"/>
      <w:marRight w:val="0"/>
      <w:marTop w:val="0"/>
      <w:marBottom w:val="0"/>
      <w:divBdr>
        <w:top w:val="none" w:sz="0" w:space="0" w:color="auto"/>
        <w:left w:val="none" w:sz="0" w:space="0" w:color="auto"/>
        <w:bottom w:val="none" w:sz="0" w:space="0" w:color="auto"/>
        <w:right w:val="none" w:sz="0" w:space="0" w:color="auto"/>
      </w:divBdr>
    </w:div>
    <w:div w:id="586185927">
      <w:marLeft w:val="640"/>
      <w:marRight w:val="0"/>
      <w:marTop w:val="0"/>
      <w:marBottom w:val="0"/>
      <w:divBdr>
        <w:top w:val="none" w:sz="0" w:space="0" w:color="auto"/>
        <w:left w:val="none" w:sz="0" w:space="0" w:color="auto"/>
        <w:bottom w:val="none" w:sz="0" w:space="0" w:color="auto"/>
        <w:right w:val="none" w:sz="0" w:space="0" w:color="auto"/>
      </w:divBdr>
    </w:div>
    <w:div w:id="586186517">
      <w:marLeft w:val="640"/>
      <w:marRight w:val="0"/>
      <w:marTop w:val="0"/>
      <w:marBottom w:val="0"/>
      <w:divBdr>
        <w:top w:val="none" w:sz="0" w:space="0" w:color="auto"/>
        <w:left w:val="none" w:sz="0" w:space="0" w:color="auto"/>
        <w:bottom w:val="none" w:sz="0" w:space="0" w:color="auto"/>
        <w:right w:val="none" w:sz="0" w:space="0" w:color="auto"/>
      </w:divBdr>
    </w:div>
    <w:div w:id="586228972">
      <w:marLeft w:val="640"/>
      <w:marRight w:val="0"/>
      <w:marTop w:val="0"/>
      <w:marBottom w:val="0"/>
      <w:divBdr>
        <w:top w:val="none" w:sz="0" w:space="0" w:color="auto"/>
        <w:left w:val="none" w:sz="0" w:space="0" w:color="auto"/>
        <w:bottom w:val="none" w:sz="0" w:space="0" w:color="auto"/>
        <w:right w:val="none" w:sz="0" w:space="0" w:color="auto"/>
      </w:divBdr>
    </w:div>
    <w:div w:id="586232870">
      <w:marLeft w:val="640"/>
      <w:marRight w:val="0"/>
      <w:marTop w:val="0"/>
      <w:marBottom w:val="0"/>
      <w:divBdr>
        <w:top w:val="none" w:sz="0" w:space="0" w:color="auto"/>
        <w:left w:val="none" w:sz="0" w:space="0" w:color="auto"/>
        <w:bottom w:val="none" w:sz="0" w:space="0" w:color="auto"/>
        <w:right w:val="none" w:sz="0" w:space="0" w:color="auto"/>
      </w:divBdr>
    </w:div>
    <w:div w:id="586304637">
      <w:marLeft w:val="640"/>
      <w:marRight w:val="0"/>
      <w:marTop w:val="0"/>
      <w:marBottom w:val="0"/>
      <w:divBdr>
        <w:top w:val="none" w:sz="0" w:space="0" w:color="auto"/>
        <w:left w:val="none" w:sz="0" w:space="0" w:color="auto"/>
        <w:bottom w:val="none" w:sz="0" w:space="0" w:color="auto"/>
        <w:right w:val="none" w:sz="0" w:space="0" w:color="auto"/>
      </w:divBdr>
    </w:div>
    <w:div w:id="586304656">
      <w:marLeft w:val="640"/>
      <w:marRight w:val="0"/>
      <w:marTop w:val="0"/>
      <w:marBottom w:val="0"/>
      <w:divBdr>
        <w:top w:val="none" w:sz="0" w:space="0" w:color="auto"/>
        <w:left w:val="none" w:sz="0" w:space="0" w:color="auto"/>
        <w:bottom w:val="none" w:sz="0" w:space="0" w:color="auto"/>
        <w:right w:val="none" w:sz="0" w:space="0" w:color="auto"/>
      </w:divBdr>
    </w:div>
    <w:div w:id="586308641">
      <w:marLeft w:val="640"/>
      <w:marRight w:val="0"/>
      <w:marTop w:val="0"/>
      <w:marBottom w:val="0"/>
      <w:divBdr>
        <w:top w:val="none" w:sz="0" w:space="0" w:color="auto"/>
        <w:left w:val="none" w:sz="0" w:space="0" w:color="auto"/>
        <w:bottom w:val="none" w:sz="0" w:space="0" w:color="auto"/>
        <w:right w:val="none" w:sz="0" w:space="0" w:color="auto"/>
      </w:divBdr>
    </w:div>
    <w:div w:id="586351252">
      <w:marLeft w:val="640"/>
      <w:marRight w:val="0"/>
      <w:marTop w:val="0"/>
      <w:marBottom w:val="0"/>
      <w:divBdr>
        <w:top w:val="none" w:sz="0" w:space="0" w:color="auto"/>
        <w:left w:val="none" w:sz="0" w:space="0" w:color="auto"/>
        <w:bottom w:val="none" w:sz="0" w:space="0" w:color="auto"/>
        <w:right w:val="none" w:sz="0" w:space="0" w:color="auto"/>
      </w:divBdr>
    </w:div>
    <w:div w:id="586380079">
      <w:marLeft w:val="640"/>
      <w:marRight w:val="0"/>
      <w:marTop w:val="0"/>
      <w:marBottom w:val="0"/>
      <w:divBdr>
        <w:top w:val="none" w:sz="0" w:space="0" w:color="auto"/>
        <w:left w:val="none" w:sz="0" w:space="0" w:color="auto"/>
        <w:bottom w:val="none" w:sz="0" w:space="0" w:color="auto"/>
        <w:right w:val="none" w:sz="0" w:space="0" w:color="auto"/>
      </w:divBdr>
    </w:div>
    <w:div w:id="586426257">
      <w:marLeft w:val="640"/>
      <w:marRight w:val="0"/>
      <w:marTop w:val="0"/>
      <w:marBottom w:val="0"/>
      <w:divBdr>
        <w:top w:val="none" w:sz="0" w:space="0" w:color="auto"/>
        <w:left w:val="none" w:sz="0" w:space="0" w:color="auto"/>
        <w:bottom w:val="none" w:sz="0" w:space="0" w:color="auto"/>
        <w:right w:val="none" w:sz="0" w:space="0" w:color="auto"/>
      </w:divBdr>
    </w:div>
    <w:div w:id="586426360">
      <w:marLeft w:val="640"/>
      <w:marRight w:val="0"/>
      <w:marTop w:val="0"/>
      <w:marBottom w:val="0"/>
      <w:divBdr>
        <w:top w:val="none" w:sz="0" w:space="0" w:color="auto"/>
        <w:left w:val="none" w:sz="0" w:space="0" w:color="auto"/>
        <w:bottom w:val="none" w:sz="0" w:space="0" w:color="auto"/>
        <w:right w:val="none" w:sz="0" w:space="0" w:color="auto"/>
      </w:divBdr>
    </w:div>
    <w:div w:id="586500314">
      <w:marLeft w:val="640"/>
      <w:marRight w:val="0"/>
      <w:marTop w:val="0"/>
      <w:marBottom w:val="0"/>
      <w:divBdr>
        <w:top w:val="none" w:sz="0" w:space="0" w:color="auto"/>
        <w:left w:val="none" w:sz="0" w:space="0" w:color="auto"/>
        <w:bottom w:val="none" w:sz="0" w:space="0" w:color="auto"/>
        <w:right w:val="none" w:sz="0" w:space="0" w:color="auto"/>
      </w:divBdr>
    </w:div>
    <w:div w:id="586505321">
      <w:marLeft w:val="640"/>
      <w:marRight w:val="0"/>
      <w:marTop w:val="0"/>
      <w:marBottom w:val="0"/>
      <w:divBdr>
        <w:top w:val="none" w:sz="0" w:space="0" w:color="auto"/>
        <w:left w:val="none" w:sz="0" w:space="0" w:color="auto"/>
        <w:bottom w:val="none" w:sz="0" w:space="0" w:color="auto"/>
        <w:right w:val="none" w:sz="0" w:space="0" w:color="auto"/>
      </w:divBdr>
    </w:div>
    <w:div w:id="586571374">
      <w:marLeft w:val="640"/>
      <w:marRight w:val="0"/>
      <w:marTop w:val="0"/>
      <w:marBottom w:val="0"/>
      <w:divBdr>
        <w:top w:val="none" w:sz="0" w:space="0" w:color="auto"/>
        <w:left w:val="none" w:sz="0" w:space="0" w:color="auto"/>
        <w:bottom w:val="none" w:sz="0" w:space="0" w:color="auto"/>
        <w:right w:val="none" w:sz="0" w:space="0" w:color="auto"/>
      </w:divBdr>
    </w:div>
    <w:div w:id="586575147">
      <w:marLeft w:val="640"/>
      <w:marRight w:val="0"/>
      <w:marTop w:val="0"/>
      <w:marBottom w:val="0"/>
      <w:divBdr>
        <w:top w:val="none" w:sz="0" w:space="0" w:color="auto"/>
        <w:left w:val="none" w:sz="0" w:space="0" w:color="auto"/>
        <w:bottom w:val="none" w:sz="0" w:space="0" w:color="auto"/>
        <w:right w:val="none" w:sz="0" w:space="0" w:color="auto"/>
      </w:divBdr>
    </w:div>
    <w:div w:id="586616295">
      <w:marLeft w:val="640"/>
      <w:marRight w:val="0"/>
      <w:marTop w:val="0"/>
      <w:marBottom w:val="0"/>
      <w:divBdr>
        <w:top w:val="none" w:sz="0" w:space="0" w:color="auto"/>
        <w:left w:val="none" w:sz="0" w:space="0" w:color="auto"/>
        <w:bottom w:val="none" w:sz="0" w:space="0" w:color="auto"/>
        <w:right w:val="none" w:sz="0" w:space="0" w:color="auto"/>
      </w:divBdr>
    </w:div>
    <w:div w:id="586617747">
      <w:marLeft w:val="640"/>
      <w:marRight w:val="0"/>
      <w:marTop w:val="0"/>
      <w:marBottom w:val="0"/>
      <w:divBdr>
        <w:top w:val="none" w:sz="0" w:space="0" w:color="auto"/>
        <w:left w:val="none" w:sz="0" w:space="0" w:color="auto"/>
        <w:bottom w:val="none" w:sz="0" w:space="0" w:color="auto"/>
        <w:right w:val="none" w:sz="0" w:space="0" w:color="auto"/>
      </w:divBdr>
    </w:div>
    <w:div w:id="586693179">
      <w:marLeft w:val="640"/>
      <w:marRight w:val="0"/>
      <w:marTop w:val="0"/>
      <w:marBottom w:val="0"/>
      <w:divBdr>
        <w:top w:val="none" w:sz="0" w:space="0" w:color="auto"/>
        <w:left w:val="none" w:sz="0" w:space="0" w:color="auto"/>
        <w:bottom w:val="none" w:sz="0" w:space="0" w:color="auto"/>
        <w:right w:val="none" w:sz="0" w:space="0" w:color="auto"/>
      </w:divBdr>
    </w:div>
    <w:div w:id="586695468">
      <w:marLeft w:val="640"/>
      <w:marRight w:val="0"/>
      <w:marTop w:val="0"/>
      <w:marBottom w:val="0"/>
      <w:divBdr>
        <w:top w:val="none" w:sz="0" w:space="0" w:color="auto"/>
        <w:left w:val="none" w:sz="0" w:space="0" w:color="auto"/>
        <w:bottom w:val="none" w:sz="0" w:space="0" w:color="auto"/>
        <w:right w:val="none" w:sz="0" w:space="0" w:color="auto"/>
      </w:divBdr>
    </w:div>
    <w:div w:id="586815091">
      <w:marLeft w:val="640"/>
      <w:marRight w:val="0"/>
      <w:marTop w:val="0"/>
      <w:marBottom w:val="0"/>
      <w:divBdr>
        <w:top w:val="none" w:sz="0" w:space="0" w:color="auto"/>
        <w:left w:val="none" w:sz="0" w:space="0" w:color="auto"/>
        <w:bottom w:val="none" w:sz="0" w:space="0" w:color="auto"/>
        <w:right w:val="none" w:sz="0" w:space="0" w:color="auto"/>
      </w:divBdr>
    </w:div>
    <w:div w:id="586840475">
      <w:marLeft w:val="640"/>
      <w:marRight w:val="0"/>
      <w:marTop w:val="0"/>
      <w:marBottom w:val="0"/>
      <w:divBdr>
        <w:top w:val="none" w:sz="0" w:space="0" w:color="auto"/>
        <w:left w:val="none" w:sz="0" w:space="0" w:color="auto"/>
        <w:bottom w:val="none" w:sz="0" w:space="0" w:color="auto"/>
        <w:right w:val="none" w:sz="0" w:space="0" w:color="auto"/>
      </w:divBdr>
    </w:div>
    <w:div w:id="586841909">
      <w:marLeft w:val="640"/>
      <w:marRight w:val="0"/>
      <w:marTop w:val="0"/>
      <w:marBottom w:val="0"/>
      <w:divBdr>
        <w:top w:val="none" w:sz="0" w:space="0" w:color="auto"/>
        <w:left w:val="none" w:sz="0" w:space="0" w:color="auto"/>
        <w:bottom w:val="none" w:sz="0" w:space="0" w:color="auto"/>
        <w:right w:val="none" w:sz="0" w:space="0" w:color="auto"/>
      </w:divBdr>
    </w:div>
    <w:div w:id="586888228">
      <w:marLeft w:val="640"/>
      <w:marRight w:val="0"/>
      <w:marTop w:val="0"/>
      <w:marBottom w:val="0"/>
      <w:divBdr>
        <w:top w:val="none" w:sz="0" w:space="0" w:color="auto"/>
        <w:left w:val="none" w:sz="0" w:space="0" w:color="auto"/>
        <w:bottom w:val="none" w:sz="0" w:space="0" w:color="auto"/>
        <w:right w:val="none" w:sz="0" w:space="0" w:color="auto"/>
      </w:divBdr>
    </w:div>
    <w:div w:id="586959679">
      <w:marLeft w:val="640"/>
      <w:marRight w:val="0"/>
      <w:marTop w:val="0"/>
      <w:marBottom w:val="0"/>
      <w:divBdr>
        <w:top w:val="none" w:sz="0" w:space="0" w:color="auto"/>
        <w:left w:val="none" w:sz="0" w:space="0" w:color="auto"/>
        <w:bottom w:val="none" w:sz="0" w:space="0" w:color="auto"/>
        <w:right w:val="none" w:sz="0" w:space="0" w:color="auto"/>
      </w:divBdr>
    </w:div>
    <w:div w:id="587007187">
      <w:marLeft w:val="640"/>
      <w:marRight w:val="0"/>
      <w:marTop w:val="0"/>
      <w:marBottom w:val="0"/>
      <w:divBdr>
        <w:top w:val="none" w:sz="0" w:space="0" w:color="auto"/>
        <w:left w:val="none" w:sz="0" w:space="0" w:color="auto"/>
        <w:bottom w:val="none" w:sz="0" w:space="0" w:color="auto"/>
        <w:right w:val="none" w:sz="0" w:space="0" w:color="auto"/>
      </w:divBdr>
    </w:div>
    <w:div w:id="587077091">
      <w:marLeft w:val="640"/>
      <w:marRight w:val="0"/>
      <w:marTop w:val="0"/>
      <w:marBottom w:val="0"/>
      <w:divBdr>
        <w:top w:val="none" w:sz="0" w:space="0" w:color="auto"/>
        <w:left w:val="none" w:sz="0" w:space="0" w:color="auto"/>
        <w:bottom w:val="none" w:sz="0" w:space="0" w:color="auto"/>
        <w:right w:val="none" w:sz="0" w:space="0" w:color="auto"/>
      </w:divBdr>
    </w:div>
    <w:div w:id="587232732">
      <w:marLeft w:val="640"/>
      <w:marRight w:val="0"/>
      <w:marTop w:val="0"/>
      <w:marBottom w:val="0"/>
      <w:divBdr>
        <w:top w:val="none" w:sz="0" w:space="0" w:color="auto"/>
        <w:left w:val="none" w:sz="0" w:space="0" w:color="auto"/>
        <w:bottom w:val="none" w:sz="0" w:space="0" w:color="auto"/>
        <w:right w:val="none" w:sz="0" w:space="0" w:color="auto"/>
      </w:divBdr>
    </w:div>
    <w:div w:id="587348644">
      <w:marLeft w:val="640"/>
      <w:marRight w:val="0"/>
      <w:marTop w:val="0"/>
      <w:marBottom w:val="0"/>
      <w:divBdr>
        <w:top w:val="none" w:sz="0" w:space="0" w:color="auto"/>
        <w:left w:val="none" w:sz="0" w:space="0" w:color="auto"/>
        <w:bottom w:val="none" w:sz="0" w:space="0" w:color="auto"/>
        <w:right w:val="none" w:sz="0" w:space="0" w:color="auto"/>
      </w:divBdr>
    </w:div>
    <w:div w:id="587425052">
      <w:marLeft w:val="640"/>
      <w:marRight w:val="0"/>
      <w:marTop w:val="0"/>
      <w:marBottom w:val="0"/>
      <w:divBdr>
        <w:top w:val="none" w:sz="0" w:space="0" w:color="auto"/>
        <w:left w:val="none" w:sz="0" w:space="0" w:color="auto"/>
        <w:bottom w:val="none" w:sz="0" w:space="0" w:color="auto"/>
        <w:right w:val="none" w:sz="0" w:space="0" w:color="auto"/>
      </w:divBdr>
    </w:div>
    <w:div w:id="587466563">
      <w:marLeft w:val="640"/>
      <w:marRight w:val="0"/>
      <w:marTop w:val="0"/>
      <w:marBottom w:val="0"/>
      <w:divBdr>
        <w:top w:val="none" w:sz="0" w:space="0" w:color="auto"/>
        <w:left w:val="none" w:sz="0" w:space="0" w:color="auto"/>
        <w:bottom w:val="none" w:sz="0" w:space="0" w:color="auto"/>
        <w:right w:val="none" w:sz="0" w:space="0" w:color="auto"/>
      </w:divBdr>
    </w:div>
    <w:div w:id="587470860">
      <w:marLeft w:val="480"/>
      <w:marRight w:val="0"/>
      <w:marTop w:val="0"/>
      <w:marBottom w:val="0"/>
      <w:divBdr>
        <w:top w:val="none" w:sz="0" w:space="0" w:color="auto"/>
        <w:left w:val="none" w:sz="0" w:space="0" w:color="auto"/>
        <w:bottom w:val="none" w:sz="0" w:space="0" w:color="auto"/>
        <w:right w:val="none" w:sz="0" w:space="0" w:color="auto"/>
      </w:divBdr>
    </w:div>
    <w:div w:id="587537535">
      <w:marLeft w:val="640"/>
      <w:marRight w:val="0"/>
      <w:marTop w:val="0"/>
      <w:marBottom w:val="0"/>
      <w:divBdr>
        <w:top w:val="none" w:sz="0" w:space="0" w:color="auto"/>
        <w:left w:val="none" w:sz="0" w:space="0" w:color="auto"/>
        <w:bottom w:val="none" w:sz="0" w:space="0" w:color="auto"/>
        <w:right w:val="none" w:sz="0" w:space="0" w:color="auto"/>
      </w:divBdr>
    </w:div>
    <w:div w:id="587538766">
      <w:marLeft w:val="640"/>
      <w:marRight w:val="0"/>
      <w:marTop w:val="0"/>
      <w:marBottom w:val="0"/>
      <w:divBdr>
        <w:top w:val="none" w:sz="0" w:space="0" w:color="auto"/>
        <w:left w:val="none" w:sz="0" w:space="0" w:color="auto"/>
        <w:bottom w:val="none" w:sz="0" w:space="0" w:color="auto"/>
        <w:right w:val="none" w:sz="0" w:space="0" w:color="auto"/>
      </w:divBdr>
    </w:div>
    <w:div w:id="587539015">
      <w:marLeft w:val="640"/>
      <w:marRight w:val="0"/>
      <w:marTop w:val="0"/>
      <w:marBottom w:val="0"/>
      <w:divBdr>
        <w:top w:val="none" w:sz="0" w:space="0" w:color="auto"/>
        <w:left w:val="none" w:sz="0" w:space="0" w:color="auto"/>
        <w:bottom w:val="none" w:sz="0" w:space="0" w:color="auto"/>
        <w:right w:val="none" w:sz="0" w:space="0" w:color="auto"/>
      </w:divBdr>
    </w:div>
    <w:div w:id="587614402">
      <w:marLeft w:val="640"/>
      <w:marRight w:val="0"/>
      <w:marTop w:val="0"/>
      <w:marBottom w:val="0"/>
      <w:divBdr>
        <w:top w:val="none" w:sz="0" w:space="0" w:color="auto"/>
        <w:left w:val="none" w:sz="0" w:space="0" w:color="auto"/>
        <w:bottom w:val="none" w:sz="0" w:space="0" w:color="auto"/>
        <w:right w:val="none" w:sz="0" w:space="0" w:color="auto"/>
      </w:divBdr>
    </w:div>
    <w:div w:id="587664800">
      <w:marLeft w:val="640"/>
      <w:marRight w:val="0"/>
      <w:marTop w:val="0"/>
      <w:marBottom w:val="0"/>
      <w:divBdr>
        <w:top w:val="none" w:sz="0" w:space="0" w:color="auto"/>
        <w:left w:val="none" w:sz="0" w:space="0" w:color="auto"/>
        <w:bottom w:val="none" w:sz="0" w:space="0" w:color="auto"/>
        <w:right w:val="none" w:sz="0" w:space="0" w:color="auto"/>
      </w:divBdr>
    </w:div>
    <w:div w:id="587692555">
      <w:marLeft w:val="640"/>
      <w:marRight w:val="0"/>
      <w:marTop w:val="0"/>
      <w:marBottom w:val="0"/>
      <w:divBdr>
        <w:top w:val="none" w:sz="0" w:space="0" w:color="auto"/>
        <w:left w:val="none" w:sz="0" w:space="0" w:color="auto"/>
        <w:bottom w:val="none" w:sz="0" w:space="0" w:color="auto"/>
        <w:right w:val="none" w:sz="0" w:space="0" w:color="auto"/>
      </w:divBdr>
    </w:div>
    <w:div w:id="587733143">
      <w:marLeft w:val="640"/>
      <w:marRight w:val="0"/>
      <w:marTop w:val="0"/>
      <w:marBottom w:val="0"/>
      <w:divBdr>
        <w:top w:val="none" w:sz="0" w:space="0" w:color="auto"/>
        <w:left w:val="none" w:sz="0" w:space="0" w:color="auto"/>
        <w:bottom w:val="none" w:sz="0" w:space="0" w:color="auto"/>
        <w:right w:val="none" w:sz="0" w:space="0" w:color="auto"/>
      </w:divBdr>
    </w:div>
    <w:div w:id="587809613">
      <w:marLeft w:val="640"/>
      <w:marRight w:val="0"/>
      <w:marTop w:val="0"/>
      <w:marBottom w:val="0"/>
      <w:divBdr>
        <w:top w:val="none" w:sz="0" w:space="0" w:color="auto"/>
        <w:left w:val="none" w:sz="0" w:space="0" w:color="auto"/>
        <w:bottom w:val="none" w:sz="0" w:space="0" w:color="auto"/>
        <w:right w:val="none" w:sz="0" w:space="0" w:color="auto"/>
      </w:divBdr>
    </w:div>
    <w:div w:id="587811505">
      <w:marLeft w:val="640"/>
      <w:marRight w:val="0"/>
      <w:marTop w:val="0"/>
      <w:marBottom w:val="0"/>
      <w:divBdr>
        <w:top w:val="none" w:sz="0" w:space="0" w:color="auto"/>
        <w:left w:val="none" w:sz="0" w:space="0" w:color="auto"/>
        <w:bottom w:val="none" w:sz="0" w:space="0" w:color="auto"/>
        <w:right w:val="none" w:sz="0" w:space="0" w:color="auto"/>
      </w:divBdr>
    </w:div>
    <w:div w:id="587927244">
      <w:marLeft w:val="640"/>
      <w:marRight w:val="0"/>
      <w:marTop w:val="0"/>
      <w:marBottom w:val="0"/>
      <w:divBdr>
        <w:top w:val="none" w:sz="0" w:space="0" w:color="auto"/>
        <w:left w:val="none" w:sz="0" w:space="0" w:color="auto"/>
        <w:bottom w:val="none" w:sz="0" w:space="0" w:color="auto"/>
        <w:right w:val="none" w:sz="0" w:space="0" w:color="auto"/>
      </w:divBdr>
    </w:div>
    <w:div w:id="588002663">
      <w:marLeft w:val="640"/>
      <w:marRight w:val="0"/>
      <w:marTop w:val="0"/>
      <w:marBottom w:val="0"/>
      <w:divBdr>
        <w:top w:val="none" w:sz="0" w:space="0" w:color="auto"/>
        <w:left w:val="none" w:sz="0" w:space="0" w:color="auto"/>
        <w:bottom w:val="none" w:sz="0" w:space="0" w:color="auto"/>
        <w:right w:val="none" w:sz="0" w:space="0" w:color="auto"/>
      </w:divBdr>
    </w:div>
    <w:div w:id="588004552">
      <w:marLeft w:val="640"/>
      <w:marRight w:val="0"/>
      <w:marTop w:val="0"/>
      <w:marBottom w:val="0"/>
      <w:divBdr>
        <w:top w:val="none" w:sz="0" w:space="0" w:color="auto"/>
        <w:left w:val="none" w:sz="0" w:space="0" w:color="auto"/>
        <w:bottom w:val="none" w:sz="0" w:space="0" w:color="auto"/>
        <w:right w:val="none" w:sz="0" w:space="0" w:color="auto"/>
      </w:divBdr>
    </w:div>
    <w:div w:id="588004591">
      <w:marLeft w:val="640"/>
      <w:marRight w:val="0"/>
      <w:marTop w:val="0"/>
      <w:marBottom w:val="0"/>
      <w:divBdr>
        <w:top w:val="none" w:sz="0" w:space="0" w:color="auto"/>
        <w:left w:val="none" w:sz="0" w:space="0" w:color="auto"/>
        <w:bottom w:val="none" w:sz="0" w:space="0" w:color="auto"/>
        <w:right w:val="none" w:sz="0" w:space="0" w:color="auto"/>
      </w:divBdr>
    </w:div>
    <w:div w:id="588126042">
      <w:marLeft w:val="640"/>
      <w:marRight w:val="0"/>
      <w:marTop w:val="0"/>
      <w:marBottom w:val="0"/>
      <w:divBdr>
        <w:top w:val="none" w:sz="0" w:space="0" w:color="auto"/>
        <w:left w:val="none" w:sz="0" w:space="0" w:color="auto"/>
        <w:bottom w:val="none" w:sz="0" w:space="0" w:color="auto"/>
        <w:right w:val="none" w:sz="0" w:space="0" w:color="auto"/>
      </w:divBdr>
    </w:div>
    <w:div w:id="588151848">
      <w:marLeft w:val="640"/>
      <w:marRight w:val="0"/>
      <w:marTop w:val="0"/>
      <w:marBottom w:val="0"/>
      <w:divBdr>
        <w:top w:val="none" w:sz="0" w:space="0" w:color="auto"/>
        <w:left w:val="none" w:sz="0" w:space="0" w:color="auto"/>
        <w:bottom w:val="none" w:sz="0" w:space="0" w:color="auto"/>
        <w:right w:val="none" w:sz="0" w:space="0" w:color="auto"/>
      </w:divBdr>
    </w:div>
    <w:div w:id="588196896">
      <w:marLeft w:val="640"/>
      <w:marRight w:val="0"/>
      <w:marTop w:val="0"/>
      <w:marBottom w:val="0"/>
      <w:divBdr>
        <w:top w:val="none" w:sz="0" w:space="0" w:color="auto"/>
        <w:left w:val="none" w:sz="0" w:space="0" w:color="auto"/>
        <w:bottom w:val="none" w:sz="0" w:space="0" w:color="auto"/>
        <w:right w:val="none" w:sz="0" w:space="0" w:color="auto"/>
      </w:divBdr>
    </w:div>
    <w:div w:id="588272377">
      <w:marLeft w:val="640"/>
      <w:marRight w:val="0"/>
      <w:marTop w:val="0"/>
      <w:marBottom w:val="0"/>
      <w:divBdr>
        <w:top w:val="none" w:sz="0" w:space="0" w:color="auto"/>
        <w:left w:val="none" w:sz="0" w:space="0" w:color="auto"/>
        <w:bottom w:val="none" w:sz="0" w:space="0" w:color="auto"/>
        <w:right w:val="none" w:sz="0" w:space="0" w:color="auto"/>
      </w:divBdr>
    </w:div>
    <w:div w:id="588277100">
      <w:marLeft w:val="640"/>
      <w:marRight w:val="0"/>
      <w:marTop w:val="0"/>
      <w:marBottom w:val="0"/>
      <w:divBdr>
        <w:top w:val="none" w:sz="0" w:space="0" w:color="auto"/>
        <w:left w:val="none" w:sz="0" w:space="0" w:color="auto"/>
        <w:bottom w:val="none" w:sz="0" w:space="0" w:color="auto"/>
        <w:right w:val="none" w:sz="0" w:space="0" w:color="auto"/>
      </w:divBdr>
    </w:div>
    <w:div w:id="588349348">
      <w:marLeft w:val="640"/>
      <w:marRight w:val="0"/>
      <w:marTop w:val="0"/>
      <w:marBottom w:val="0"/>
      <w:divBdr>
        <w:top w:val="none" w:sz="0" w:space="0" w:color="auto"/>
        <w:left w:val="none" w:sz="0" w:space="0" w:color="auto"/>
        <w:bottom w:val="none" w:sz="0" w:space="0" w:color="auto"/>
        <w:right w:val="none" w:sz="0" w:space="0" w:color="auto"/>
      </w:divBdr>
    </w:div>
    <w:div w:id="588393061">
      <w:marLeft w:val="640"/>
      <w:marRight w:val="0"/>
      <w:marTop w:val="0"/>
      <w:marBottom w:val="0"/>
      <w:divBdr>
        <w:top w:val="none" w:sz="0" w:space="0" w:color="auto"/>
        <w:left w:val="none" w:sz="0" w:space="0" w:color="auto"/>
        <w:bottom w:val="none" w:sz="0" w:space="0" w:color="auto"/>
        <w:right w:val="none" w:sz="0" w:space="0" w:color="auto"/>
      </w:divBdr>
    </w:div>
    <w:div w:id="588469898">
      <w:marLeft w:val="640"/>
      <w:marRight w:val="0"/>
      <w:marTop w:val="0"/>
      <w:marBottom w:val="0"/>
      <w:divBdr>
        <w:top w:val="none" w:sz="0" w:space="0" w:color="auto"/>
        <w:left w:val="none" w:sz="0" w:space="0" w:color="auto"/>
        <w:bottom w:val="none" w:sz="0" w:space="0" w:color="auto"/>
        <w:right w:val="none" w:sz="0" w:space="0" w:color="auto"/>
      </w:divBdr>
    </w:div>
    <w:div w:id="588545017">
      <w:marLeft w:val="640"/>
      <w:marRight w:val="0"/>
      <w:marTop w:val="0"/>
      <w:marBottom w:val="0"/>
      <w:divBdr>
        <w:top w:val="none" w:sz="0" w:space="0" w:color="auto"/>
        <w:left w:val="none" w:sz="0" w:space="0" w:color="auto"/>
        <w:bottom w:val="none" w:sz="0" w:space="0" w:color="auto"/>
        <w:right w:val="none" w:sz="0" w:space="0" w:color="auto"/>
      </w:divBdr>
    </w:div>
    <w:div w:id="588580418">
      <w:marLeft w:val="640"/>
      <w:marRight w:val="0"/>
      <w:marTop w:val="0"/>
      <w:marBottom w:val="0"/>
      <w:divBdr>
        <w:top w:val="none" w:sz="0" w:space="0" w:color="auto"/>
        <w:left w:val="none" w:sz="0" w:space="0" w:color="auto"/>
        <w:bottom w:val="none" w:sz="0" w:space="0" w:color="auto"/>
        <w:right w:val="none" w:sz="0" w:space="0" w:color="auto"/>
      </w:divBdr>
    </w:div>
    <w:div w:id="588581204">
      <w:marLeft w:val="640"/>
      <w:marRight w:val="0"/>
      <w:marTop w:val="0"/>
      <w:marBottom w:val="0"/>
      <w:divBdr>
        <w:top w:val="none" w:sz="0" w:space="0" w:color="auto"/>
        <w:left w:val="none" w:sz="0" w:space="0" w:color="auto"/>
        <w:bottom w:val="none" w:sz="0" w:space="0" w:color="auto"/>
        <w:right w:val="none" w:sz="0" w:space="0" w:color="auto"/>
      </w:divBdr>
    </w:div>
    <w:div w:id="588582620">
      <w:marLeft w:val="640"/>
      <w:marRight w:val="0"/>
      <w:marTop w:val="0"/>
      <w:marBottom w:val="0"/>
      <w:divBdr>
        <w:top w:val="none" w:sz="0" w:space="0" w:color="auto"/>
        <w:left w:val="none" w:sz="0" w:space="0" w:color="auto"/>
        <w:bottom w:val="none" w:sz="0" w:space="0" w:color="auto"/>
        <w:right w:val="none" w:sz="0" w:space="0" w:color="auto"/>
      </w:divBdr>
    </w:div>
    <w:div w:id="588730919">
      <w:marLeft w:val="640"/>
      <w:marRight w:val="0"/>
      <w:marTop w:val="0"/>
      <w:marBottom w:val="0"/>
      <w:divBdr>
        <w:top w:val="none" w:sz="0" w:space="0" w:color="auto"/>
        <w:left w:val="none" w:sz="0" w:space="0" w:color="auto"/>
        <w:bottom w:val="none" w:sz="0" w:space="0" w:color="auto"/>
        <w:right w:val="none" w:sz="0" w:space="0" w:color="auto"/>
      </w:divBdr>
    </w:div>
    <w:div w:id="588778848">
      <w:marLeft w:val="640"/>
      <w:marRight w:val="0"/>
      <w:marTop w:val="0"/>
      <w:marBottom w:val="0"/>
      <w:divBdr>
        <w:top w:val="none" w:sz="0" w:space="0" w:color="auto"/>
        <w:left w:val="none" w:sz="0" w:space="0" w:color="auto"/>
        <w:bottom w:val="none" w:sz="0" w:space="0" w:color="auto"/>
        <w:right w:val="none" w:sz="0" w:space="0" w:color="auto"/>
      </w:divBdr>
    </w:div>
    <w:div w:id="588848120">
      <w:marLeft w:val="640"/>
      <w:marRight w:val="0"/>
      <w:marTop w:val="0"/>
      <w:marBottom w:val="0"/>
      <w:divBdr>
        <w:top w:val="none" w:sz="0" w:space="0" w:color="auto"/>
        <w:left w:val="none" w:sz="0" w:space="0" w:color="auto"/>
        <w:bottom w:val="none" w:sz="0" w:space="0" w:color="auto"/>
        <w:right w:val="none" w:sz="0" w:space="0" w:color="auto"/>
      </w:divBdr>
    </w:div>
    <w:div w:id="588848766">
      <w:marLeft w:val="640"/>
      <w:marRight w:val="0"/>
      <w:marTop w:val="0"/>
      <w:marBottom w:val="0"/>
      <w:divBdr>
        <w:top w:val="none" w:sz="0" w:space="0" w:color="auto"/>
        <w:left w:val="none" w:sz="0" w:space="0" w:color="auto"/>
        <w:bottom w:val="none" w:sz="0" w:space="0" w:color="auto"/>
        <w:right w:val="none" w:sz="0" w:space="0" w:color="auto"/>
      </w:divBdr>
    </w:div>
    <w:div w:id="588851504">
      <w:marLeft w:val="640"/>
      <w:marRight w:val="0"/>
      <w:marTop w:val="0"/>
      <w:marBottom w:val="0"/>
      <w:divBdr>
        <w:top w:val="none" w:sz="0" w:space="0" w:color="auto"/>
        <w:left w:val="none" w:sz="0" w:space="0" w:color="auto"/>
        <w:bottom w:val="none" w:sz="0" w:space="0" w:color="auto"/>
        <w:right w:val="none" w:sz="0" w:space="0" w:color="auto"/>
      </w:divBdr>
    </w:div>
    <w:div w:id="588855690">
      <w:marLeft w:val="640"/>
      <w:marRight w:val="0"/>
      <w:marTop w:val="0"/>
      <w:marBottom w:val="0"/>
      <w:divBdr>
        <w:top w:val="none" w:sz="0" w:space="0" w:color="auto"/>
        <w:left w:val="none" w:sz="0" w:space="0" w:color="auto"/>
        <w:bottom w:val="none" w:sz="0" w:space="0" w:color="auto"/>
        <w:right w:val="none" w:sz="0" w:space="0" w:color="auto"/>
      </w:divBdr>
    </w:div>
    <w:div w:id="588929900">
      <w:marLeft w:val="640"/>
      <w:marRight w:val="0"/>
      <w:marTop w:val="0"/>
      <w:marBottom w:val="0"/>
      <w:divBdr>
        <w:top w:val="none" w:sz="0" w:space="0" w:color="auto"/>
        <w:left w:val="none" w:sz="0" w:space="0" w:color="auto"/>
        <w:bottom w:val="none" w:sz="0" w:space="0" w:color="auto"/>
        <w:right w:val="none" w:sz="0" w:space="0" w:color="auto"/>
      </w:divBdr>
    </w:div>
    <w:div w:id="588974049">
      <w:marLeft w:val="640"/>
      <w:marRight w:val="0"/>
      <w:marTop w:val="0"/>
      <w:marBottom w:val="0"/>
      <w:divBdr>
        <w:top w:val="none" w:sz="0" w:space="0" w:color="auto"/>
        <w:left w:val="none" w:sz="0" w:space="0" w:color="auto"/>
        <w:bottom w:val="none" w:sz="0" w:space="0" w:color="auto"/>
        <w:right w:val="none" w:sz="0" w:space="0" w:color="auto"/>
      </w:divBdr>
    </w:div>
    <w:div w:id="589001619">
      <w:marLeft w:val="640"/>
      <w:marRight w:val="0"/>
      <w:marTop w:val="0"/>
      <w:marBottom w:val="0"/>
      <w:divBdr>
        <w:top w:val="none" w:sz="0" w:space="0" w:color="auto"/>
        <w:left w:val="none" w:sz="0" w:space="0" w:color="auto"/>
        <w:bottom w:val="none" w:sz="0" w:space="0" w:color="auto"/>
        <w:right w:val="none" w:sz="0" w:space="0" w:color="auto"/>
      </w:divBdr>
    </w:div>
    <w:div w:id="589044187">
      <w:marLeft w:val="640"/>
      <w:marRight w:val="0"/>
      <w:marTop w:val="0"/>
      <w:marBottom w:val="0"/>
      <w:divBdr>
        <w:top w:val="none" w:sz="0" w:space="0" w:color="auto"/>
        <w:left w:val="none" w:sz="0" w:space="0" w:color="auto"/>
        <w:bottom w:val="none" w:sz="0" w:space="0" w:color="auto"/>
        <w:right w:val="none" w:sz="0" w:space="0" w:color="auto"/>
      </w:divBdr>
    </w:div>
    <w:div w:id="589045970">
      <w:marLeft w:val="640"/>
      <w:marRight w:val="0"/>
      <w:marTop w:val="0"/>
      <w:marBottom w:val="0"/>
      <w:divBdr>
        <w:top w:val="none" w:sz="0" w:space="0" w:color="auto"/>
        <w:left w:val="none" w:sz="0" w:space="0" w:color="auto"/>
        <w:bottom w:val="none" w:sz="0" w:space="0" w:color="auto"/>
        <w:right w:val="none" w:sz="0" w:space="0" w:color="auto"/>
      </w:divBdr>
    </w:div>
    <w:div w:id="589046003">
      <w:marLeft w:val="640"/>
      <w:marRight w:val="0"/>
      <w:marTop w:val="0"/>
      <w:marBottom w:val="0"/>
      <w:divBdr>
        <w:top w:val="none" w:sz="0" w:space="0" w:color="auto"/>
        <w:left w:val="none" w:sz="0" w:space="0" w:color="auto"/>
        <w:bottom w:val="none" w:sz="0" w:space="0" w:color="auto"/>
        <w:right w:val="none" w:sz="0" w:space="0" w:color="auto"/>
      </w:divBdr>
    </w:div>
    <w:div w:id="589046858">
      <w:marLeft w:val="640"/>
      <w:marRight w:val="0"/>
      <w:marTop w:val="0"/>
      <w:marBottom w:val="0"/>
      <w:divBdr>
        <w:top w:val="none" w:sz="0" w:space="0" w:color="auto"/>
        <w:left w:val="none" w:sz="0" w:space="0" w:color="auto"/>
        <w:bottom w:val="none" w:sz="0" w:space="0" w:color="auto"/>
        <w:right w:val="none" w:sz="0" w:space="0" w:color="auto"/>
      </w:divBdr>
    </w:div>
    <w:div w:id="589122668">
      <w:marLeft w:val="640"/>
      <w:marRight w:val="0"/>
      <w:marTop w:val="0"/>
      <w:marBottom w:val="0"/>
      <w:divBdr>
        <w:top w:val="none" w:sz="0" w:space="0" w:color="auto"/>
        <w:left w:val="none" w:sz="0" w:space="0" w:color="auto"/>
        <w:bottom w:val="none" w:sz="0" w:space="0" w:color="auto"/>
        <w:right w:val="none" w:sz="0" w:space="0" w:color="auto"/>
      </w:divBdr>
    </w:div>
    <w:div w:id="589124829">
      <w:marLeft w:val="640"/>
      <w:marRight w:val="0"/>
      <w:marTop w:val="0"/>
      <w:marBottom w:val="0"/>
      <w:divBdr>
        <w:top w:val="none" w:sz="0" w:space="0" w:color="auto"/>
        <w:left w:val="none" w:sz="0" w:space="0" w:color="auto"/>
        <w:bottom w:val="none" w:sz="0" w:space="0" w:color="auto"/>
        <w:right w:val="none" w:sz="0" w:space="0" w:color="auto"/>
      </w:divBdr>
    </w:div>
    <w:div w:id="589311928">
      <w:marLeft w:val="640"/>
      <w:marRight w:val="0"/>
      <w:marTop w:val="0"/>
      <w:marBottom w:val="0"/>
      <w:divBdr>
        <w:top w:val="none" w:sz="0" w:space="0" w:color="auto"/>
        <w:left w:val="none" w:sz="0" w:space="0" w:color="auto"/>
        <w:bottom w:val="none" w:sz="0" w:space="0" w:color="auto"/>
        <w:right w:val="none" w:sz="0" w:space="0" w:color="auto"/>
      </w:divBdr>
    </w:div>
    <w:div w:id="589315250">
      <w:marLeft w:val="640"/>
      <w:marRight w:val="0"/>
      <w:marTop w:val="0"/>
      <w:marBottom w:val="0"/>
      <w:divBdr>
        <w:top w:val="none" w:sz="0" w:space="0" w:color="auto"/>
        <w:left w:val="none" w:sz="0" w:space="0" w:color="auto"/>
        <w:bottom w:val="none" w:sz="0" w:space="0" w:color="auto"/>
        <w:right w:val="none" w:sz="0" w:space="0" w:color="auto"/>
      </w:divBdr>
    </w:div>
    <w:div w:id="589388016">
      <w:marLeft w:val="640"/>
      <w:marRight w:val="0"/>
      <w:marTop w:val="0"/>
      <w:marBottom w:val="0"/>
      <w:divBdr>
        <w:top w:val="none" w:sz="0" w:space="0" w:color="auto"/>
        <w:left w:val="none" w:sz="0" w:space="0" w:color="auto"/>
        <w:bottom w:val="none" w:sz="0" w:space="0" w:color="auto"/>
        <w:right w:val="none" w:sz="0" w:space="0" w:color="auto"/>
      </w:divBdr>
    </w:div>
    <w:div w:id="589504274">
      <w:marLeft w:val="640"/>
      <w:marRight w:val="0"/>
      <w:marTop w:val="0"/>
      <w:marBottom w:val="0"/>
      <w:divBdr>
        <w:top w:val="none" w:sz="0" w:space="0" w:color="auto"/>
        <w:left w:val="none" w:sz="0" w:space="0" w:color="auto"/>
        <w:bottom w:val="none" w:sz="0" w:space="0" w:color="auto"/>
        <w:right w:val="none" w:sz="0" w:space="0" w:color="auto"/>
      </w:divBdr>
    </w:div>
    <w:div w:id="589508492">
      <w:marLeft w:val="640"/>
      <w:marRight w:val="0"/>
      <w:marTop w:val="0"/>
      <w:marBottom w:val="0"/>
      <w:divBdr>
        <w:top w:val="none" w:sz="0" w:space="0" w:color="auto"/>
        <w:left w:val="none" w:sz="0" w:space="0" w:color="auto"/>
        <w:bottom w:val="none" w:sz="0" w:space="0" w:color="auto"/>
        <w:right w:val="none" w:sz="0" w:space="0" w:color="auto"/>
      </w:divBdr>
    </w:div>
    <w:div w:id="589702787">
      <w:marLeft w:val="640"/>
      <w:marRight w:val="0"/>
      <w:marTop w:val="0"/>
      <w:marBottom w:val="0"/>
      <w:divBdr>
        <w:top w:val="none" w:sz="0" w:space="0" w:color="auto"/>
        <w:left w:val="none" w:sz="0" w:space="0" w:color="auto"/>
        <w:bottom w:val="none" w:sz="0" w:space="0" w:color="auto"/>
        <w:right w:val="none" w:sz="0" w:space="0" w:color="auto"/>
      </w:divBdr>
    </w:div>
    <w:div w:id="589704074">
      <w:marLeft w:val="640"/>
      <w:marRight w:val="0"/>
      <w:marTop w:val="0"/>
      <w:marBottom w:val="0"/>
      <w:divBdr>
        <w:top w:val="none" w:sz="0" w:space="0" w:color="auto"/>
        <w:left w:val="none" w:sz="0" w:space="0" w:color="auto"/>
        <w:bottom w:val="none" w:sz="0" w:space="0" w:color="auto"/>
        <w:right w:val="none" w:sz="0" w:space="0" w:color="auto"/>
      </w:divBdr>
    </w:div>
    <w:div w:id="589705229">
      <w:marLeft w:val="640"/>
      <w:marRight w:val="0"/>
      <w:marTop w:val="0"/>
      <w:marBottom w:val="0"/>
      <w:divBdr>
        <w:top w:val="none" w:sz="0" w:space="0" w:color="auto"/>
        <w:left w:val="none" w:sz="0" w:space="0" w:color="auto"/>
        <w:bottom w:val="none" w:sz="0" w:space="0" w:color="auto"/>
        <w:right w:val="none" w:sz="0" w:space="0" w:color="auto"/>
      </w:divBdr>
    </w:div>
    <w:div w:id="589777945">
      <w:marLeft w:val="640"/>
      <w:marRight w:val="0"/>
      <w:marTop w:val="0"/>
      <w:marBottom w:val="0"/>
      <w:divBdr>
        <w:top w:val="none" w:sz="0" w:space="0" w:color="auto"/>
        <w:left w:val="none" w:sz="0" w:space="0" w:color="auto"/>
        <w:bottom w:val="none" w:sz="0" w:space="0" w:color="auto"/>
        <w:right w:val="none" w:sz="0" w:space="0" w:color="auto"/>
      </w:divBdr>
    </w:div>
    <w:div w:id="589851744">
      <w:marLeft w:val="640"/>
      <w:marRight w:val="0"/>
      <w:marTop w:val="0"/>
      <w:marBottom w:val="0"/>
      <w:divBdr>
        <w:top w:val="none" w:sz="0" w:space="0" w:color="auto"/>
        <w:left w:val="none" w:sz="0" w:space="0" w:color="auto"/>
        <w:bottom w:val="none" w:sz="0" w:space="0" w:color="auto"/>
        <w:right w:val="none" w:sz="0" w:space="0" w:color="auto"/>
      </w:divBdr>
    </w:div>
    <w:div w:id="589895779">
      <w:marLeft w:val="640"/>
      <w:marRight w:val="0"/>
      <w:marTop w:val="0"/>
      <w:marBottom w:val="0"/>
      <w:divBdr>
        <w:top w:val="none" w:sz="0" w:space="0" w:color="auto"/>
        <w:left w:val="none" w:sz="0" w:space="0" w:color="auto"/>
        <w:bottom w:val="none" w:sz="0" w:space="0" w:color="auto"/>
        <w:right w:val="none" w:sz="0" w:space="0" w:color="auto"/>
      </w:divBdr>
    </w:div>
    <w:div w:id="589967133">
      <w:marLeft w:val="640"/>
      <w:marRight w:val="0"/>
      <w:marTop w:val="0"/>
      <w:marBottom w:val="0"/>
      <w:divBdr>
        <w:top w:val="none" w:sz="0" w:space="0" w:color="auto"/>
        <w:left w:val="none" w:sz="0" w:space="0" w:color="auto"/>
        <w:bottom w:val="none" w:sz="0" w:space="0" w:color="auto"/>
        <w:right w:val="none" w:sz="0" w:space="0" w:color="auto"/>
      </w:divBdr>
    </w:div>
    <w:div w:id="589973482">
      <w:marLeft w:val="640"/>
      <w:marRight w:val="0"/>
      <w:marTop w:val="0"/>
      <w:marBottom w:val="0"/>
      <w:divBdr>
        <w:top w:val="none" w:sz="0" w:space="0" w:color="auto"/>
        <w:left w:val="none" w:sz="0" w:space="0" w:color="auto"/>
        <w:bottom w:val="none" w:sz="0" w:space="0" w:color="auto"/>
        <w:right w:val="none" w:sz="0" w:space="0" w:color="auto"/>
      </w:divBdr>
    </w:div>
    <w:div w:id="589973784">
      <w:marLeft w:val="640"/>
      <w:marRight w:val="0"/>
      <w:marTop w:val="0"/>
      <w:marBottom w:val="0"/>
      <w:divBdr>
        <w:top w:val="none" w:sz="0" w:space="0" w:color="auto"/>
        <w:left w:val="none" w:sz="0" w:space="0" w:color="auto"/>
        <w:bottom w:val="none" w:sz="0" w:space="0" w:color="auto"/>
        <w:right w:val="none" w:sz="0" w:space="0" w:color="auto"/>
      </w:divBdr>
    </w:div>
    <w:div w:id="590041180">
      <w:marLeft w:val="640"/>
      <w:marRight w:val="0"/>
      <w:marTop w:val="0"/>
      <w:marBottom w:val="0"/>
      <w:divBdr>
        <w:top w:val="none" w:sz="0" w:space="0" w:color="auto"/>
        <w:left w:val="none" w:sz="0" w:space="0" w:color="auto"/>
        <w:bottom w:val="none" w:sz="0" w:space="0" w:color="auto"/>
        <w:right w:val="none" w:sz="0" w:space="0" w:color="auto"/>
      </w:divBdr>
    </w:div>
    <w:div w:id="590047889">
      <w:marLeft w:val="640"/>
      <w:marRight w:val="0"/>
      <w:marTop w:val="0"/>
      <w:marBottom w:val="0"/>
      <w:divBdr>
        <w:top w:val="none" w:sz="0" w:space="0" w:color="auto"/>
        <w:left w:val="none" w:sz="0" w:space="0" w:color="auto"/>
        <w:bottom w:val="none" w:sz="0" w:space="0" w:color="auto"/>
        <w:right w:val="none" w:sz="0" w:space="0" w:color="auto"/>
      </w:divBdr>
    </w:div>
    <w:div w:id="590087068">
      <w:marLeft w:val="640"/>
      <w:marRight w:val="0"/>
      <w:marTop w:val="0"/>
      <w:marBottom w:val="0"/>
      <w:divBdr>
        <w:top w:val="none" w:sz="0" w:space="0" w:color="auto"/>
        <w:left w:val="none" w:sz="0" w:space="0" w:color="auto"/>
        <w:bottom w:val="none" w:sz="0" w:space="0" w:color="auto"/>
        <w:right w:val="none" w:sz="0" w:space="0" w:color="auto"/>
      </w:divBdr>
    </w:div>
    <w:div w:id="590163208">
      <w:marLeft w:val="640"/>
      <w:marRight w:val="0"/>
      <w:marTop w:val="0"/>
      <w:marBottom w:val="0"/>
      <w:divBdr>
        <w:top w:val="none" w:sz="0" w:space="0" w:color="auto"/>
        <w:left w:val="none" w:sz="0" w:space="0" w:color="auto"/>
        <w:bottom w:val="none" w:sz="0" w:space="0" w:color="auto"/>
        <w:right w:val="none" w:sz="0" w:space="0" w:color="auto"/>
      </w:divBdr>
    </w:div>
    <w:div w:id="590309632">
      <w:marLeft w:val="640"/>
      <w:marRight w:val="0"/>
      <w:marTop w:val="0"/>
      <w:marBottom w:val="0"/>
      <w:divBdr>
        <w:top w:val="none" w:sz="0" w:space="0" w:color="auto"/>
        <w:left w:val="none" w:sz="0" w:space="0" w:color="auto"/>
        <w:bottom w:val="none" w:sz="0" w:space="0" w:color="auto"/>
        <w:right w:val="none" w:sz="0" w:space="0" w:color="auto"/>
      </w:divBdr>
    </w:div>
    <w:div w:id="590311930">
      <w:marLeft w:val="640"/>
      <w:marRight w:val="0"/>
      <w:marTop w:val="0"/>
      <w:marBottom w:val="0"/>
      <w:divBdr>
        <w:top w:val="none" w:sz="0" w:space="0" w:color="auto"/>
        <w:left w:val="none" w:sz="0" w:space="0" w:color="auto"/>
        <w:bottom w:val="none" w:sz="0" w:space="0" w:color="auto"/>
        <w:right w:val="none" w:sz="0" w:space="0" w:color="auto"/>
      </w:divBdr>
    </w:div>
    <w:div w:id="590430377">
      <w:marLeft w:val="640"/>
      <w:marRight w:val="0"/>
      <w:marTop w:val="0"/>
      <w:marBottom w:val="0"/>
      <w:divBdr>
        <w:top w:val="none" w:sz="0" w:space="0" w:color="auto"/>
        <w:left w:val="none" w:sz="0" w:space="0" w:color="auto"/>
        <w:bottom w:val="none" w:sz="0" w:space="0" w:color="auto"/>
        <w:right w:val="none" w:sz="0" w:space="0" w:color="auto"/>
      </w:divBdr>
    </w:div>
    <w:div w:id="590430450">
      <w:marLeft w:val="640"/>
      <w:marRight w:val="0"/>
      <w:marTop w:val="0"/>
      <w:marBottom w:val="0"/>
      <w:divBdr>
        <w:top w:val="none" w:sz="0" w:space="0" w:color="auto"/>
        <w:left w:val="none" w:sz="0" w:space="0" w:color="auto"/>
        <w:bottom w:val="none" w:sz="0" w:space="0" w:color="auto"/>
        <w:right w:val="none" w:sz="0" w:space="0" w:color="auto"/>
      </w:divBdr>
    </w:div>
    <w:div w:id="590510345">
      <w:marLeft w:val="640"/>
      <w:marRight w:val="0"/>
      <w:marTop w:val="0"/>
      <w:marBottom w:val="0"/>
      <w:divBdr>
        <w:top w:val="none" w:sz="0" w:space="0" w:color="auto"/>
        <w:left w:val="none" w:sz="0" w:space="0" w:color="auto"/>
        <w:bottom w:val="none" w:sz="0" w:space="0" w:color="auto"/>
        <w:right w:val="none" w:sz="0" w:space="0" w:color="auto"/>
      </w:divBdr>
    </w:div>
    <w:div w:id="590547106">
      <w:marLeft w:val="640"/>
      <w:marRight w:val="0"/>
      <w:marTop w:val="0"/>
      <w:marBottom w:val="0"/>
      <w:divBdr>
        <w:top w:val="none" w:sz="0" w:space="0" w:color="auto"/>
        <w:left w:val="none" w:sz="0" w:space="0" w:color="auto"/>
        <w:bottom w:val="none" w:sz="0" w:space="0" w:color="auto"/>
        <w:right w:val="none" w:sz="0" w:space="0" w:color="auto"/>
      </w:divBdr>
    </w:div>
    <w:div w:id="590551404">
      <w:marLeft w:val="640"/>
      <w:marRight w:val="0"/>
      <w:marTop w:val="0"/>
      <w:marBottom w:val="0"/>
      <w:divBdr>
        <w:top w:val="none" w:sz="0" w:space="0" w:color="auto"/>
        <w:left w:val="none" w:sz="0" w:space="0" w:color="auto"/>
        <w:bottom w:val="none" w:sz="0" w:space="0" w:color="auto"/>
        <w:right w:val="none" w:sz="0" w:space="0" w:color="auto"/>
      </w:divBdr>
    </w:div>
    <w:div w:id="590551667">
      <w:marLeft w:val="640"/>
      <w:marRight w:val="0"/>
      <w:marTop w:val="0"/>
      <w:marBottom w:val="0"/>
      <w:divBdr>
        <w:top w:val="none" w:sz="0" w:space="0" w:color="auto"/>
        <w:left w:val="none" w:sz="0" w:space="0" w:color="auto"/>
        <w:bottom w:val="none" w:sz="0" w:space="0" w:color="auto"/>
        <w:right w:val="none" w:sz="0" w:space="0" w:color="auto"/>
      </w:divBdr>
    </w:div>
    <w:div w:id="590554755">
      <w:marLeft w:val="640"/>
      <w:marRight w:val="0"/>
      <w:marTop w:val="0"/>
      <w:marBottom w:val="0"/>
      <w:divBdr>
        <w:top w:val="none" w:sz="0" w:space="0" w:color="auto"/>
        <w:left w:val="none" w:sz="0" w:space="0" w:color="auto"/>
        <w:bottom w:val="none" w:sz="0" w:space="0" w:color="auto"/>
        <w:right w:val="none" w:sz="0" w:space="0" w:color="auto"/>
      </w:divBdr>
    </w:div>
    <w:div w:id="590624342">
      <w:marLeft w:val="640"/>
      <w:marRight w:val="0"/>
      <w:marTop w:val="0"/>
      <w:marBottom w:val="0"/>
      <w:divBdr>
        <w:top w:val="none" w:sz="0" w:space="0" w:color="auto"/>
        <w:left w:val="none" w:sz="0" w:space="0" w:color="auto"/>
        <w:bottom w:val="none" w:sz="0" w:space="0" w:color="auto"/>
        <w:right w:val="none" w:sz="0" w:space="0" w:color="auto"/>
      </w:divBdr>
    </w:div>
    <w:div w:id="590966689">
      <w:marLeft w:val="640"/>
      <w:marRight w:val="0"/>
      <w:marTop w:val="0"/>
      <w:marBottom w:val="0"/>
      <w:divBdr>
        <w:top w:val="none" w:sz="0" w:space="0" w:color="auto"/>
        <w:left w:val="none" w:sz="0" w:space="0" w:color="auto"/>
        <w:bottom w:val="none" w:sz="0" w:space="0" w:color="auto"/>
        <w:right w:val="none" w:sz="0" w:space="0" w:color="auto"/>
      </w:divBdr>
    </w:div>
    <w:div w:id="591009237">
      <w:marLeft w:val="640"/>
      <w:marRight w:val="0"/>
      <w:marTop w:val="0"/>
      <w:marBottom w:val="0"/>
      <w:divBdr>
        <w:top w:val="none" w:sz="0" w:space="0" w:color="auto"/>
        <w:left w:val="none" w:sz="0" w:space="0" w:color="auto"/>
        <w:bottom w:val="none" w:sz="0" w:space="0" w:color="auto"/>
        <w:right w:val="none" w:sz="0" w:space="0" w:color="auto"/>
      </w:divBdr>
    </w:div>
    <w:div w:id="591088864">
      <w:marLeft w:val="640"/>
      <w:marRight w:val="0"/>
      <w:marTop w:val="0"/>
      <w:marBottom w:val="0"/>
      <w:divBdr>
        <w:top w:val="none" w:sz="0" w:space="0" w:color="auto"/>
        <w:left w:val="none" w:sz="0" w:space="0" w:color="auto"/>
        <w:bottom w:val="none" w:sz="0" w:space="0" w:color="auto"/>
        <w:right w:val="none" w:sz="0" w:space="0" w:color="auto"/>
      </w:divBdr>
    </w:div>
    <w:div w:id="591092163">
      <w:marLeft w:val="640"/>
      <w:marRight w:val="0"/>
      <w:marTop w:val="0"/>
      <w:marBottom w:val="0"/>
      <w:divBdr>
        <w:top w:val="none" w:sz="0" w:space="0" w:color="auto"/>
        <w:left w:val="none" w:sz="0" w:space="0" w:color="auto"/>
        <w:bottom w:val="none" w:sz="0" w:space="0" w:color="auto"/>
        <w:right w:val="none" w:sz="0" w:space="0" w:color="auto"/>
      </w:divBdr>
    </w:div>
    <w:div w:id="591161493">
      <w:marLeft w:val="640"/>
      <w:marRight w:val="0"/>
      <w:marTop w:val="0"/>
      <w:marBottom w:val="0"/>
      <w:divBdr>
        <w:top w:val="none" w:sz="0" w:space="0" w:color="auto"/>
        <w:left w:val="none" w:sz="0" w:space="0" w:color="auto"/>
        <w:bottom w:val="none" w:sz="0" w:space="0" w:color="auto"/>
        <w:right w:val="none" w:sz="0" w:space="0" w:color="auto"/>
      </w:divBdr>
    </w:div>
    <w:div w:id="591162272">
      <w:marLeft w:val="640"/>
      <w:marRight w:val="0"/>
      <w:marTop w:val="0"/>
      <w:marBottom w:val="0"/>
      <w:divBdr>
        <w:top w:val="none" w:sz="0" w:space="0" w:color="auto"/>
        <w:left w:val="none" w:sz="0" w:space="0" w:color="auto"/>
        <w:bottom w:val="none" w:sz="0" w:space="0" w:color="auto"/>
        <w:right w:val="none" w:sz="0" w:space="0" w:color="auto"/>
      </w:divBdr>
    </w:div>
    <w:div w:id="591204026">
      <w:marLeft w:val="640"/>
      <w:marRight w:val="0"/>
      <w:marTop w:val="0"/>
      <w:marBottom w:val="0"/>
      <w:divBdr>
        <w:top w:val="none" w:sz="0" w:space="0" w:color="auto"/>
        <w:left w:val="none" w:sz="0" w:space="0" w:color="auto"/>
        <w:bottom w:val="none" w:sz="0" w:space="0" w:color="auto"/>
        <w:right w:val="none" w:sz="0" w:space="0" w:color="auto"/>
      </w:divBdr>
    </w:div>
    <w:div w:id="591281447">
      <w:marLeft w:val="640"/>
      <w:marRight w:val="0"/>
      <w:marTop w:val="0"/>
      <w:marBottom w:val="0"/>
      <w:divBdr>
        <w:top w:val="none" w:sz="0" w:space="0" w:color="auto"/>
        <w:left w:val="none" w:sz="0" w:space="0" w:color="auto"/>
        <w:bottom w:val="none" w:sz="0" w:space="0" w:color="auto"/>
        <w:right w:val="none" w:sz="0" w:space="0" w:color="auto"/>
      </w:divBdr>
    </w:div>
    <w:div w:id="591283835">
      <w:marLeft w:val="640"/>
      <w:marRight w:val="0"/>
      <w:marTop w:val="0"/>
      <w:marBottom w:val="0"/>
      <w:divBdr>
        <w:top w:val="none" w:sz="0" w:space="0" w:color="auto"/>
        <w:left w:val="none" w:sz="0" w:space="0" w:color="auto"/>
        <w:bottom w:val="none" w:sz="0" w:space="0" w:color="auto"/>
        <w:right w:val="none" w:sz="0" w:space="0" w:color="auto"/>
      </w:divBdr>
    </w:div>
    <w:div w:id="591351904">
      <w:marLeft w:val="640"/>
      <w:marRight w:val="0"/>
      <w:marTop w:val="0"/>
      <w:marBottom w:val="0"/>
      <w:divBdr>
        <w:top w:val="none" w:sz="0" w:space="0" w:color="auto"/>
        <w:left w:val="none" w:sz="0" w:space="0" w:color="auto"/>
        <w:bottom w:val="none" w:sz="0" w:space="0" w:color="auto"/>
        <w:right w:val="none" w:sz="0" w:space="0" w:color="auto"/>
      </w:divBdr>
    </w:div>
    <w:div w:id="591360789">
      <w:marLeft w:val="640"/>
      <w:marRight w:val="0"/>
      <w:marTop w:val="0"/>
      <w:marBottom w:val="0"/>
      <w:divBdr>
        <w:top w:val="none" w:sz="0" w:space="0" w:color="auto"/>
        <w:left w:val="none" w:sz="0" w:space="0" w:color="auto"/>
        <w:bottom w:val="none" w:sz="0" w:space="0" w:color="auto"/>
        <w:right w:val="none" w:sz="0" w:space="0" w:color="auto"/>
      </w:divBdr>
    </w:div>
    <w:div w:id="591398006">
      <w:marLeft w:val="640"/>
      <w:marRight w:val="0"/>
      <w:marTop w:val="0"/>
      <w:marBottom w:val="0"/>
      <w:divBdr>
        <w:top w:val="none" w:sz="0" w:space="0" w:color="auto"/>
        <w:left w:val="none" w:sz="0" w:space="0" w:color="auto"/>
        <w:bottom w:val="none" w:sz="0" w:space="0" w:color="auto"/>
        <w:right w:val="none" w:sz="0" w:space="0" w:color="auto"/>
      </w:divBdr>
    </w:div>
    <w:div w:id="591402188">
      <w:marLeft w:val="640"/>
      <w:marRight w:val="0"/>
      <w:marTop w:val="0"/>
      <w:marBottom w:val="0"/>
      <w:divBdr>
        <w:top w:val="none" w:sz="0" w:space="0" w:color="auto"/>
        <w:left w:val="none" w:sz="0" w:space="0" w:color="auto"/>
        <w:bottom w:val="none" w:sz="0" w:space="0" w:color="auto"/>
        <w:right w:val="none" w:sz="0" w:space="0" w:color="auto"/>
      </w:divBdr>
    </w:div>
    <w:div w:id="591429536">
      <w:marLeft w:val="640"/>
      <w:marRight w:val="0"/>
      <w:marTop w:val="0"/>
      <w:marBottom w:val="0"/>
      <w:divBdr>
        <w:top w:val="none" w:sz="0" w:space="0" w:color="auto"/>
        <w:left w:val="none" w:sz="0" w:space="0" w:color="auto"/>
        <w:bottom w:val="none" w:sz="0" w:space="0" w:color="auto"/>
        <w:right w:val="none" w:sz="0" w:space="0" w:color="auto"/>
      </w:divBdr>
    </w:div>
    <w:div w:id="591544751">
      <w:marLeft w:val="640"/>
      <w:marRight w:val="0"/>
      <w:marTop w:val="0"/>
      <w:marBottom w:val="0"/>
      <w:divBdr>
        <w:top w:val="none" w:sz="0" w:space="0" w:color="auto"/>
        <w:left w:val="none" w:sz="0" w:space="0" w:color="auto"/>
        <w:bottom w:val="none" w:sz="0" w:space="0" w:color="auto"/>
        <w:right w:val="none" w:sz="0" w:space="0" w:color="auto"/>
      </w:divBdr>
    </w:div>
    <w:div w:id="591545141">
      <w:marLeft w:val="640"/>
      <w:marRight w:val="0"/>
      <w:marTop w:val="0"/>
      <w:marBottom w:val="0"/>
      <w:divBdr>
        <w:top w:val="none" w:sz="0" w:space="0" w:color="auto"/>
        <w:left w:val="none" w:sz="0" w:space="0" w:color="auto"/>
        <w:bottom w:val="none" w:sz="0" w:space="0" w:color="auto"/>
        <w:right w:val="none" w:sz="0" w:space="0" w:color="auto"/>
      </w:divBdr>
    </w:div>
    <w:div w:id="591549319">
      <w:marLeft w:val="640"/>
      <w:marRight w:val="0"/>
      <w:marTop w:val="0"/>
      <w:marBottom w:val="0"/>
      <w:divBdr>
        <w:top w:val="none" w:sz="0" w:space="0" w:color="auto"/>
        <w:left w:val="none" w:sz="0" w:space="0" w:color="auto"/>
        <w:bottom w:val="none" w:sz="0" w:space="0" w:color="auto"/>
        <w:right w:val="none" w:sz="0" w:space="0" w:color="auto"/>
      </w:divBdr>
    </w:div>
    <w:div w:id="591621708">
      <w:marLeft w:val="640"/>
      <w:marRight w:val="0"/>
      <w:marTop w:val="0"/>
      <w:marBottom w:val="0"/>
      <w:divBdr>
        <w:top w:val="none" w:sz="0" w:space="0" w:color="auto"/>
        <w:left w:val="none" w:sz="0" w:space="0" w:color="auto"/>
        <w:bottom w:val="none" w:sz="0" w:space="0" w:color="auto"/>
        <w:right w:val="none" w:sz="0" w:space="0" w:color="auto"/>
      </w:divBdr>
    </w:div>
    <w:div w:id="591671014">
      <w:marLeft w:val="640"/>
      <w:marRight w:val="0"/>
      <w:marTop w:val="0"/>
      <w:marBottom w:val="0"/>
      <w:divBdr>
        <w:top w:val="none" w:sz="0" w:space="0" w:color="auto"/>
        <w:left w:val="none" w:sz="0" w:space="0" w:color="auto"/>
        <w:bottom w:val="none" w:sz="0" w:space="0" w:color="auto"/>
        <w:right w:val="none" w:sz="0" w:space="0" w:color="auto"/>
      </w:divBdr>
    </w:div>
    <w:div w:id="591745077">
      <w:marLeft w:val="640"/>
      <w:marRight w:val="0"/>
      <w:marTop w:val="0"/>
      <w:marBottom w:val="0"/>
      <w:divBdr>
        <w:top w:val="none" w:sz="0" w:space="0" w:color="auto"/>
        <w:left w:val="none" w:sz="0" w:space="0" w:color="auto"/>
        <w:bottom w:val="none" w:sz="0" w:space="0" w:color="auto"/>
        <w:right w:val="none" w:sz="0" w:space="0" w:color="auto"/>
      </w:divBdr>
    </w:div>
    <w:div w:id="591746780">
      <w:marLeft w:val="640"/>
      <w:marRight w:val="0"/>
      <w:marTop w:val="0"/>
      <w:marBottom w:val="0"/>
      <w:divBdr>
        <w:top w:val="none" w:sz="0" w:space="0" w:color="auto"/>
        <w:left w:val="none" w:sz="0" w:space="0" w:color="auto"/>
        <w:bottom w:val="none" w:sz="0" w:space="0" w:color="auto"/>
        <w:right w:val="none" w:sz="0" w:space="0" w:color="auto"/>
      </w:divBdr>
    </w:div>
    <w:div w:id="591864429">
      <w:marLeft w:val="640"/>
      <w:marRight w:val="0"/>
      <w:marTop w:val="0"/>
      <w:marBottom w:val="0"/>
      <w:divBdr>
        <w:top w:val="none" w:sz="0" w:space="0" w:color="auto"/>
        <w:left w:val="none" w:sz="0" w:space="0" w:color="auto"/>
        <w:bottom w:val="none" w:sz="0" w:space="0" w:color="auto"/>
        <w:right w:val="none" w:sz="0" w:space="0" w:color="auto"/>
      </w:divBdr>
    </w:div>
    <w:div w:id="591935094">
      <w:marLeft w:val="640"/>
      <w:marRight w:val="0"/>
      <w:marTop w:val="0"/>
      <w:marBottom w:val="0"/>
      <w:divBdr>
        <w:top w:val="none" w:sz="0" w:space="0" w:color="auto"/>
        <w:left w:val="none" w:sz="0" w:space="0" w:color="auto"/>
        <w:bottom w:val="none" w:sz="0" w:space="0" w:color="auto"/>
        <w:right w:val="none" w:sz="0" w:space="0" w:color="auto"/>
      </w:divBdr>
    </w:div>
    <w:div w:id="591935117">
      <w:marLeft w:val="640"/>
      <w:marRight w:val="0"/>
      <w:marTop w:val="0"/>
      <w:marBottom w:val="0"/>
      <w:divBdr>
        <w:top w:val="none" w:sz="0" w:space="0" w:color="auto"/>
        <w:left w:val="none" w:sz="0" w:space="0" w:color="auto"/>
        <w:bottom w:val="none" w:sz="0" w:space="0" w:color="auto"/>
        <w:right w:val="none" w:sz="0" w:space="0" w:color="auto"/>
      </w:divBdr>
    </w:div>
    <w:div w:id="591939189">
      <w:marLeft w:val="640"/>
      <w:marRight w:val="0"/>
      <w:marTop w:val="0"/>
      <w:marBottom w:val="0"/>
      <w:divBdr>
        <w:top w:val="none" w:sz="0" w:space="0" w:color="auto"/>
        <w:left w:val="none" w:sz="0" w:space="0" w:color="auto"/>
        <w:bottom w:val="none" w:sz="0" w:space="0" w:color="auto"/>
        <w:right w:val="none" w:sz="0" w:space="0" w:color="auto"/>
      </w:divBdr>
    </w:div>
    <w:div w:id="592010276">
      <w:marLeft w:val="640"/>
      <w:marRight w:val="0"/>
      <w:marTop w:val="0"/>
      <w:marBottom w:val="0"/>
      <w:divBdr>
        <w:top w:val="none" w:sz="0" w:space="0" w:color="auto"/>
        <w:left w:val="none" w:sz="0" w:space="0" w:color="auto"/>
        <w:bottom w:val="none" w:sz="0" w:space="0" w:color="auto"/>
        <w:right w:val="none" w:sz="0" w:space="0" w:color="auto"/>
      </w:divBdr>
    </w:div>
    <w:div w:id="592011098">
      <w:marLeft w:val="640"/>
      <w:marRight w:val="0"/>
      <w:marTop w:val="0"/>
      <w:marBottom w:val="0"/>
      <w:divBdr>
        <w:top w:val="none" w:sz="0" w:space="0" w:color="auto"/>
        <w:left w:val="none" w:sz="0" w:space="0" w:color="auto"/>
        <w:bottom w:val="none" w:sz="0" w:space="0" w:color="auto"/>
        <w:right w:val="none" w:sz="0" w:space="0" w:color="auto"/>
      </w:divBdr>
    </w:div>
    <w:div w:id="592011155">
      <w:marLeft w:val="640"/>
      <w:marRight w:val="0"/>
      <w:marTop w:val="0"/>
      <w:marBottom w:val="0"/>
      <w:divBdr>
        <w:top w:val="none" w:sz="0" w:space="0" w:color="auto"/>
        <w:left w:val="none" w:sz="0" w:space="0" w:color="auto"/>
        <w:bottom w:val="none" w:sz="0" w:space="0" w:color="auto"/>
        <w:right w:val="none" w:sz="0" w:space="0" w:color="auto"/>
      </w:divBdr>
    </w:div>
    <w:div w:id="592132836">
      <w:marLeft w:val="640"/>
      <w:marRight w:val="0"/>
      <w:marTop w:val="0"/>
      <w:marBottom w:val="0"/>
      <w:divBdr>
        <w:top w:val="none" w:sz="0" w:space="0" w:color="auto"/>
        <w:left w:val="none" w:sz="0" w:space="0" w:color="auto"/>
        <w:bottom w:val="none" w:sz="0" w:space="0" w:color="auto"/>
        <w:right w:val="none" w:sz="0" w:space="0" w:color="auto"/>
      </w:divBdr>
    </w:div>
    <w:div w:id="592280750">
      <w:marLeft w:val="640"/>
      <w:marRight w:val="0"/>
      <w:marTop w:val="0"/>
      <w:marBottom w:val="0"/>
      <w:divBdr>
        <w:top w:val="none" w:sz="0" w:space="0" w:color="auto"/>
        <w:left w:val="none" w:sz="0" w:space="0" w:color="auto"/>
        <w:bottom w:val="none" w:sz="0" w:space="0" w:color="auto"/>
        <w:right w:val="none" w:sz="0" w:space="0" w:color="auto"/>
      </w:divBdr>
    </w:div>
    <w:div w:id="592325924">
      <w:marLeft w:val="640"/>
      <w:marRight w:val="0"/>
      <w:marTop w:val="0"/>
      <w:marBottom w:val="0"/>
      <w:divBdr>
        <w:top w:val="none" w:sz="0" w:space="0" w:color="auto"/>
        <w:left w:val="none" w:sz="0" w:space="0" w:color="auto"/>
        <w:bottom w:val="none" w:sz="0" w:space="0" w:color="auto"/>
        <w:right w:val="none" w:sz="0" w:space="0" w:color="auto"/>
      </w:divBdr>
    </w:div>
    <w:div w:id="592402500">
      <w:marLeft w:val="640"/>
      <w:marRight w:val="0"/>
      <w:marTop w:val="0"/>
      <w:marBottom w:val="0"/>
      <w:divBdr>
        <w:top w:val="none" w:sz="0" w:space="0" w:color="auto"/>
        <w:left w:val="none" w:sz="0" w:space="0" w:color="auto"/>
        <w:bottom w:val="none" w:sz="0" w:space="0" w:color="auto"/>
        <w:right w:val="none" w:sz="0" w:space="0" w:color="auto"/>
      </w:divBdr>
    </w:div>
    <w:div w:id="592513076">
      <w:marLeft w:val="640"/>
      <w:marRight w:val="0"/>
      <w:marTop w:val="0"/>
      <w:marBottom w:val="0"/>
      <w:divBdr>
        <w:top w:val="none" w:sz="0" w:space="0" w:color="auto"/>
        <w:left w:val="none" w:sz="0" w:space="0" w:color="auto"/>
        <w:bottom w:val="none" w:sz="0" w:space="0" w:color="auto"/>
        <w:right w:val="none" w:sz="0" w:space="0" w:color="auto"/>
      </w:divBdr>
    </w:div>
    <w:div w:id="592516546">
      <w:marLeft w:val="640"/>
      <w:marRight w:val="0"/>
      <w:marTop w:val="0"/>
      <w:marBottom w:val="0"/>
      <w:divBdr>
        <w:top w:val="none" w:sz="0" w:space="0" w:color="auto"/>
        <w:left w:val="none" w:sz="0" w:space="0" w:color="auto"/>
        <w:bottom w:val="none" w:sz="0" w:space="0" w:color="auto"/>
        <w:right w:val="none" w:sz="0" w:space="0" w:color="auto"/>
      </w:divBdr>
    </w:div>
    <w:div w:id="592587040">
      <w:marLeft w:val="640"/>
      <w:marRight w:val="0"/>
      <w:marTop w:val="0"/>
      <w:marBottom w:val="0"/>
      <w:divBdr>
        <w:top w:val="none" w:sz="0" w:space="0" w:color="auto"/>
        <w:left w:val="none" w:sz="0" w:space="0" w:color="auto"/>
        <w:bottom w:val="none" w:sz="0" w:space="0" w:color="auto"/>
        <w:right w:val="none" w:sz="0" w:space="0" w:color="auto"/>
      </w:divBdr>
    </w:div>
    <w:div w:id="592588743">
      <w:marLeft w:val="640"/>
      <w:marRight w:val="0"/>
      <w:marTop w:val="0"/>
      <w:marBottom w:val="0"/>
      <w:divBdr>
        <w:top w:val="none" w:sz="0" w:space="0" w:color="auto"/>
        <w:left w:val="none" w:sz="0" w:space="0" w:color="auto"/>
        <w:bottom w:val="none" w:sz="0" w:space="0" w:color="auto"/>
        <w:right w:val="none" w:sz="0" w:space="0" w:color="auto"/>
      </w:divBdr>
    </w:div>
    <w:div w:id="592595120">
      <w:marLeft w:val="640"/>
      <w:marRight w:val="0"/>
      <w:marTop w:val="0"/>
      <w:marBottom w:val="0"/>
      <w:divBdr>
        <w:top w:val="none" w:sz="0" w:space="0" w:color="auto"/>
        <w:left w:val="none" w:sz="0" w:space="0" w:color="auto"/>
        <w:bottom w:val="none" w:sz="0" w:space="0" w:color="auto"/>
        <w:right w:val="none" w:sz="0" w:space="0" w:color="auto"/>
      </w:divBdr>
    </w:div>
    <w:div w:id="592669352">
      <w:marLeft w:val="640"/>
      <w:marRight w:val="0"/>
      <w:marTop w:val="0"/>
      <w:marBottom w:val="0"/>
      <w:divBdr>
        <w:top w:val="none" w:sz="0" w:space="0" w:color="auto"/>
        <w:left w:val="none" w:sz="0" w:space="0" w:color="auto"/>
        <w:bottom w:val="none" w:sz="0" w:space="0" w:color="auto"/>
        <w:right w:val="none" w:sz="0" w:space="0" w:color="auto"/>
      </w:divBdr>
    </w:div>
    <w:div w:id="592711114">
      <w:marLeft w:val="640"/>
      <w:marRight w:val="0"/>
      <w:marTop w:val="0"/>
      <w:marBottom w:val="0"/>
      <w:divBdr>
        <w:top w:val="none" w:sz="0" w:space="0" w:color="auto"/>
        <w:left w:val="none" w:sz="0" w:space="0" w:color="auto"/>
        <w:bottom w:val="none" w:sz="0" w:space="0" w:color="auto"/>
        <w:right w:val="none" w:sz="0" w:space="0" w:color="auto"/>
      </w:divBdr>
    </w:div>
    <w:div w:id="592861927">
      <w:marLeft w:val="640"/>
      <w:marRight w:val="0"/>
      <w:marTop w:val="0"/>
      <w:marBottom w:val="0"/>
      <w:divBdr>
        <w:top w:val="none" w:sz="0" w:space="0" w:color="auto"/>
        <w:left w:val="none" w:sz="0" w:space="0" w:color="auto"/>
        <w:bottom w:val="none" w:sz="0" w:space="0" w:color="auto"/>
        <w:right w:val="none" w:sz="0" w:space="0" w:color="auto"/>
      </w:divBdr>
    </w:div>
    <w:div w:id="593053252">
      <w:marLeft w:val="640"/>
      <w:marRight w:val="0"/>
      <w:marTop w:val="0"/>
      <w:marBottom w:val="0"/>
      <w:divBdr>
        <w:top w:val="none" w:sz="0" w:space="0" w:color="auto"/>
        <w:left w:val="none" w:sz="0" w:space="0" w:color="auto"/>
        <w:bottom w:val="none" w:sz="0" w:space="0" w:color="auto"/>
        <w:right w:val="none" w:sz="0" w:space="0" w:color="auto"/>
      </w:divBdr>
    </w:div>
    <w:div w:id="593132080">
      <w:marLeft w:val="640"/>
      <w:marRight w:val="0"/>
      <w:marTop w:val="0"/>
      <w:marBottom w:val="0"/>
      <w:divBdr>
        <w:top w:val="none" w:sz="0" w:space="0" w:color="auto"/>
        <w:left w:val="none" w:sz="0" w:space="0" w:color="auto"/>
        <w:bottom w:val="none" w:sz="0" w:space="0" w:color="auto"/>
        <w:right w:val="none" w:sz="0" w:space="0" w:color="auto"/>
      </w:divBdr>
    </w:div>
    <w:div w:id="593171499">
      <w:marLeft w:val="640"/>
      <w:marRight w:val="0"/>
      <w:marTop w:val="0"/>
      <w:marBottom w:val="0"/>
      <w:divBdr>
        <w:top w:val="none" w:sz="0" w:space="0" w:color="auto"/>
        <w:left w:val="none" w:sz="0" w:space="0" w:color="auto"/>
        <w:bottom w:val="none" w:sz="0" w:space="0" w:color="auto"/>
        <w:right w:val="none" w:sz="0" w:space="0" w:color="auto"/>
      </w:divBdr>
    </w:div>
    <w:div w:id="593245112">
      <w:marLeft w:val="640"/>
      <w:marRight w:val="0"/>
      <w:marTop w:val="0"/>
      <w:marBottom w:val="0"/>
      <w:divBdr>
        <w:top w:val="none" w:sz="0" w:space="0" w:color="auto"/>
        <w:left w:val="none" w:sz="0" w:space="0" w:color="auto"/>
        <w:bottom w:val="none" w:sz="0" w:space="0" w:color="auto"/>
        <w:right w:val="none" w:sz="0" w:space="0" w:color="auto"/>
      </w:divBdr>
    </w:div>
    <w:div w:id="593246833">
      <w:marLeft w:val="640"/>
      <w:marRight w:val="0"/>
      <w:marTop w:val="0"/>
      <w:marBottom w:val="0"/>
      <w:divBdr>
        <w:top w:val="none" w:sz="0" w:space="0" w:color="auto"/>
        <w:left w:val="none" w:sz="0" w:space="0" w:color="auto"/>
        <w:bottom w:val="none" w:sz="0" w:space="0" w:color="auto"/>
        <w:right w:val="none" w:sz="0" w:space="0" w:color="auto"/>
      </w:divBdr>
    </w:div>
    <w:div w:id="593323592">
      <w:marLeft w:val="640"/>
      <w:marRight w:val="0"/>
      <w:marTop w:val="0"/>
      <w:marBottom w:val="0"/>
      <w:divBdr>
        <w:top w:val="none" w:sz="0" w:space="0" w:color="auto"/>
        <w:left w:val="none" w:sz="0" w:space="0" w:color="auto"/>
        <w:bottom w:val="none" w:sz="0" w:space="0" w:color="auto"/>
        <w:right w:val="none" w:sz="0" w:space="0" w:color="auto"/>
      </w:divBdr>
    </w:div>
    <w:div w:id="593440907">
      <w:marLeft w:val="640"/>
      <w:marRight w:val="0"/>
      <w:marTop w:val="0"/>
      <w:marBottom w:val="0"/>
      <w:divBdr>
        <w:top w:val="none" w:sz="0" w:space="0" w:color="auto"/>
        <w:left w:val="none" w:sz="0" w:space="0" w:color="auto"/>
        <w:bottom w:val="none" w:sz="0" w:space="0" w:color="auto"/>
        <w:right w:val="none" w:sz="0" w:space="0" w:color="auto"/>
      </w:divBdr>
    </w:div>
    <w:div w:id="593585711">
      <w:marLeft w:val="640"/>
      <w:marRight w:val="0"/>
      <w:marTop w:val="0"/>
      <w:marBottom w:val="0"/>
      <w:divBdr>
        <w:top w:val="none" w:sz="0" w:space="0" w:color="auto"/>
        <w:left w:val="none" w:sz="0" w:space="0" w:color="auto"/>
        <w:bottom w:val="none" w:sz="0" w:space="0" w:color="auto"/>
        <w:right w:val="none" w:sz="0" w:space="0" w:color="auto"/>
      </w:divBdr>
    </w:div>
    <w:div w:id="593591047">
      <w:marLeft w:val="640"/>
      <w:marRight w:val="0"/>
      <w:marTop w:val="0"/>
      <w:marBottom w:val="0"/>
      <w:divBdr>
        <w:top w:val="none" w:sz="0" w:space="0" w:color="auto"/>
        <w:left w:val="none" w:sz="0" w:space="0" w:color="auto"/>
        <w:bottom w:val="none" w:sz="0" w:space="0" w:color="auto"/>
        <w:right w:val="none" w:sz="0" w:space="0" w:color="auto"/>
      </w:divBdr>
    </w:div>
    <w:div w:id="593831186">
      <w:marLeft w:val="640"/>
      <w:marRight w:val="0"/>
      <w:marTop w:val="0"/>
      <w:marBottom w:val="0"/>
      <w:divBdr>
        <w:top w:val="none" w:sz="0" w:space="0" w:color="auto"/>
        <w:left w:val="none" w:sz="0" w:space="0" w:color="auto"/>
        <w:bottom w:val="none" w:sz="0" w:space="0" w:color="auto"/>
        <w:right w:val="none" w:sz="0" w:space="0" w:color="auto"/>
      </w:divBdr>
    </w:div>
    <w:div w:id="593897726">
      <w:marLeft w:val="640"/>
      <w:marRight w:val="0"/>
      <w:marTop w:val="0"/>
      <w:marBottom w:val="0"/>
      <w:divBdr>
        <w:top w:val="none" w:sz="0" w:space="0" w:color="auto"/>
        <w:left w:val="none" w:sz="0" w:space="0" w:color="auto"/>
        <w:bottom w:val="none" w:sz="0" w:space="0" w:color="auto"/>
        <w:right w:val="none" w:sz="0" w:space="0" w:color="auto"/>
      </w:divBdr>
    </w:div>
    <w:div w:id="593899705">
      <w:marLeft w:val="640"/>
      <w:marRight w:val="0"/>
      <w:marTop w:val="0"/>
      <w:marBottom w:val="0"/>
      <w:divBdr>
        <w:top w:val="none" w:sz="0" w:space="0" w:color="auto"/>
        <w:left w:val="none" w:sz="0" w:space="0" w:color="auto"/>
        <w:bottom w:val="none" w:sz="0" w:space="0" w:color="auto"/>
        <w:right w:val="none" w:sz="0" w:space="0" w:color="auto"/>
      </w:divBdr>
    </w:div>
    <w:div w:id="593976457">
      <w:marLeft w:val="640"/>
      <w:marRight w:val="0"/>
      <w:marTop w:val="0"/>
      <w:marBottom w:val="0"/>
      <w:divBdr>
        <w:top w:val="none" w:sz="0" w:space="0" w:color="auto"/>
        <w:left w:val="none" w:sz="0" w:space="0" w:color="auto"/>
        <w:bottom w:val="none" w:sz="0" w:space="0" w:color="auto"/>
        <w:right w:val="none" w:sz="0" w:space="0" w:color="auto"/>
      </w:divBdr>
    </w:div>
    <w:div w:id="594091779">
      <w:marLeft w:val="640"/>
      <w:marRight w:val="0"/>
      <w:marTop w:val="0"/>
      <w:marBottom w:val="0"/>
      <w:divBdr>
        <w:top w:val="none" w:sz="0" w:space="0" w:color="auto"/>
        <w:left w:val="none" w:sz="0" w:space="0" w:color="auto"/>
        <w:bottom w:val="none" w:sz="0" w:space="0" w:color="auto"/>
        <w:right w:val="none" w:sz="0" w:space="0" w:color="auto"/>
      </w:divBdr>
    </w:div>
    <w:div w:id="594245580">
      <w:marLeft w:val="640"/>
      <w:marRight w:val="0"/>
      <w:marTop w:val="0"/>
      <w:marBottom w:val="0"/>
      <w:divBdr>
        <w:top w:val="none" w:sz="0" w:space="0" w:color="auto"/>
        <w:left w:val="none" w:sz="0" w:space="0" w:color="auto"/>
        <w:bottom w:val="none" w:sz="0" w:space="0" w:color="auto"/>
        <w:right w:val="none" w:sz="0" w:space="0" w:color="auto"/>
      </w:divBdr>
    </w:div>
    <w:div w:id="594289269">
      <w:marLeft w:val="640"/>
      <w:marRight w:val="0"/>
      <w:marTop w:val="0"/>
      <w:marBottom w:val="0"/>
      <w:divBdr>
        <w:top w:val="none" w:sz="0" w:space="0" w:color="auto"/>
        <w:left w:val="none" w:sz="0" w:space="0" w:color="auto"/>
        <w:bottom w:val="none" w:sz="0" w:space="0" w:color="auto"/>
        <w:right w:val="none" w:sz="0" w:space="0" w:color="auto"/>
      </w:divBdr>
    </w:div>
    <w:div w:id="594360285">
      <w:marLeft w:val="640"/>
      <w:marRight w:val="0"/>
      <w:marTop w:val="0"/>
      <w:marBottom w:val="0"/>
      <w:divBdr>
        <w:top w:val="none" w:sz="0" w:space="0" w:color="auto"/>
        <w:left w:val="none" w:sz="0" w:space="0" w:color="auto"/>
        <w:bottom w:val="none" w:sz="0" w:space="0" w:color="auto"/>
        <w:right w:val="none" w:sz="0" w:space="0" w:color="auto"/>
      </w:divBdr>
    </w:div>
    <w:div w:id="594679620">
      <w:marLeft w:val="640"/>
      <w:marRight w:val="0"/>
      <w:marTop w:val="0"/>
      <w:marBottom w:val="0"/>
      <w:divBdr>
        <w:top w:val="none" w:sz="0" w:space="0" w:color="auto"/>
        <w:left w:val="none" w:sz="0" w:space="0" w:color="auto"/>
        <w:bottom w:val="none" w:sz="0" w:space="0" w:color="auto"/>
        <w:right w:val="none" w:sz="0" w:space="0" w:color="auto"/>
      </w:divBdr>
    </w:div>
    <w:div w:id="594702953">
      <w:marLeft w:val="640"/>
      <w:marRight w:val="0"/>
      <w:marTop w:val="0"/>
      <w:marBottom w:val="0"/>
      <w:divBdr>
        <w:top w:val="none" w:sz="0" w:space="0" w:color="auto"/>
        <w:left w:val="none" w:sz="0" w:space="0" w:color="auto"/>
        <w:bottom w:val="none" w:sz="0" w:space="0" w:color="auto"/>
        <w:right w:val="none" w:sz="0" w:space="0" w:color="auto"/>
      </w:divBdr>
    </w:div>
    <w:div w:id="594753023">
      <w:marLeft w:val="640"/>
      <w:marRight w:val="0"/>
      <w:marTop w:val="0"/>
      <w:marBottom w:val="0"/>
      <w:divBdr>
        <w:top w:val="none" w:sz="0" w:space="0" w:color="auto"/>
        <w:left w:val="none" w:sz="0" w:space="0" w:color="auto"/>
        <w:bottom w:val="none" w:sz="0" w:space="0" w:color="auto"/>
        <w:right w:val="none" w:sz="0" w:space="0" w:color="auto"/>
      </w:divBdr>
    </w:div>
    <w:div w:id="594940622">
      <w:marLeft w:val="640"/>
      <w:marRight w:val="0"/>
      <w:marTop w:val="0"/>
      <w:marBottom w:val="0"/>
      <w:divBdr>
        <w:top w:val="none" w:sz="0" w:space="0" w:color="auto"/>
        <w:left w:val="none" w:sz="0" w:space="0" w:color="auto"/>
        <w:bottom w:val="none" w:sz="0" w:space="0" w:color="auto"/>
        <w:right w:val="none" w:sz="0" w:space="0" w:color="auto"/>
      </w:divBdr>
    </w:div>
    <w:div w:id="594943311">
      <w:marLeft w:val="640"/>
      <w:marRight w:val="0"/>
      <w:marTop w:val="0"/>
      <w:marBottom w:val="0"/>
      <w:divBdr>
        <w:top w:val="none" w:sz="0" w:space="0" w:color="auto"/>
        <w:left w:val="none" w:sz="0" w:space="0" w:color="auto"/>
        <w:bottom w:val="none" w:sz="0" w:space="0" w:color="auto"/>
        <w:right w:val="none" w:sz="0" w:space="0" w:color="auto"/>
      </w:divBdr>
    </w:div>
    <w:div w:id="594943785">
      <w:marLeft w:val="640"/>
      <w:marRight w:val="0"/>
      <w:marTop w:val="0"/>
      <w:marBottom w:val="0"/>
      <w:divBdr>
        <w:top w:val="none" w:sz="0" w:space="0" w:color="auto"/>
        <w:left w:val="none" w:sz="0" w:space="0" w:color="auto"/>
        <w:bottom w:val="none" w:sz="0" w:space="0" w:color="auto"/>
        <w:right w:val="none" w:sz="0" w:space="0" w:color="auto"/>
      </w:divBdr>
    </w:div>
    <w:div w:id="595093452">
      <w:marLeft w:val="640"/>
      <w:marRight w:val="0"/>
      <w:marTop w:val="0"/>
      <w:marBottom w:val="0"/>
      <w:divBdr>
        <w:top w:val="none" w:sz="0" w:space="0" w:color="auto"/>
        <w:left w:val="none" w:sz="0" w:space="0" w:color="auto"/>
        <w:bottom w:val="none" w:sz="0" w:space="0" w:color="auto"/>
        <w:right w:val="none" w:sz="0" w:space="0" w:color="auto"/>
      </w:divBdr>
    </w:div>
    <w:div w:id="595133052">
      <w:marLeft w:val="640"/>
      <w:marRight w:val="0"/>
      <w:marTop w:val="0"/>
      <w:marBottom w:val="0"/>
      <w:divBdr>
        <w:top w:val="none" w:sz="0" w:space="0" w:color="auto"/>
        <w:left w:val="none" w:sz="0" w:space="0" w:color="auto"/>
        <w:bottom w:val="none" w:sz="0" w:space="0" w:color="auto"/>
        <w:right w:val="none" w:sz="0" w:space="0" w:color="auto"/>
      </w:divBdr>
    </w:div>
    <w:div w:id="595138399">
      <w:marLeft w:val="640"/>
      <w:marRight w:val="0"/>
      <w:marTop w:val="0"/>
      <w:marBottom w:val="0"/>
      <w:divBdr>
        <w:top w:val="none" w:sz="0" w:space="0" w:color="auto"/>
        <w:left w:val="none" w:sz="0" w:space="0" w:color="auto"/>
        <w:bottom w:val="none" w:sz="0" w:space="0" w:color="auto"/>
        <w:right w:val="none" w:sz="0" w:space="0" w:color="auto"/>
      </w:divBdr>
    </w:div>
    <w:div w:id="595214402">
      <w:marLeft w:val="640"/>
      <w:marRight w:val="0"/>
      <w:marTop w:val="0"/>
      <w:marBottom w:val="0"/>
      <w:divBdr>
        <w:top w:val="none" w:sz="0" w:space="0" w:color="auto"/>
        <w:left w:val="none" w:sz="0" w:space="0" w:color="auto"/>
        <w:bottom w:val="none" w:sz="0" w:space="0" w:color="auto"/>
        <w:right w:val="none" w:sz="0" w:space="0" w:color="auto"/>
      </w:divBdr>
    </w:div>
    <w:div w:id="595214908">
      <w:marLeft w:val="640"/>
      <w:marRight w:val="0"/>
      <w:marTop w:val="0"/>
      <w:marBottom w:val="0"/>
      <w:divBdr>
        <w:top w:val="none" w:sz="0" w:space="0" w:color="auto"/>
        <w:left w:val="none" w:sz="0" w:space="0" w:color="auto"/>
        <w:bottom w:val="none" w:sz="0" w:space="0" w:color="auto"/>
        <w:right w:val="none" w:sz="0" w:space="0" w:color="auto"/>
      </w:divBdr>
    </w:div>
    <w:div w:id="595330880">
      <w:marLeft w:val="640"/>
      <w:marRight w:val="0"/>
      <w:marTop w:val="0"/>
      <w:marBottom w:val="0"/>
      <w:divBdr>
        <w:top w:val="none" w:sz="0" w:space="0" w:color="auto"/>
        <w:left w:val="none" w:sz="0" w:space="0" w:color="auto"/>
        <w:bottom w:val="none" w:sz="0" w:space="0" w:color="auto"/>
        <w:right w:val="none" w:sz="0" w:space="0" w:color="auto"/>
      </w:divBdr>
    </w:div>
    <w:div w:id="595481493">
      <w:marLeft w:val="640"/>
      <w:marRight w:val="0"/>
      <w:marTop w:val="0"/>
      <w:marBottom w:val="0"/>
      <w:divBdr>
        <w:top w:val="none" w:sz="0" w:space="0" w:color="auto"/>
        <w:left w:val="none" w:sz="0" w:space="0" w:color="auto"/>
        <w:bottom w:val="none" w:sz="0" w:space="0" w:color="auto"/>
        <w:right w:val="none" w:sz="0" w:space="0" w:color="auto"/>
      </w:divBdr>
    </w:div>
    <w:div w:id="595484153">
      <w:marLeft w:val="640"/>
      <w:marRight w:val="0"/>
      <w:marTop w:val="0"/>
      <w:marBottom w:val="0"/>
      <w:divBdr>
        <w:top w:val="none" w:sz="0" w:space="0" w:color="auto"/>
        <w:left w:val="none" w:sz="0" w:space="0" w:color="auto"/>
        <w:bottom w:val="none" w:sz="0" w:space="0" w:color="auto"/>
        <w:right w:val="none" w:sz="0" w:space="0" w:color="auto"/>
      </w:divBdr>
    </w:div>
    <w:div w:id="595745084">
      <w:marLeft w:val="640"/>
      <w:marRight w:val="0"/>
      <w:marTop w:val="0"/>
      <w:marBottom w:val="0"/>
      <w:divBdr>
        <w:top w:val="none" w:sz="0" w:space="0" w:color="auto"/>
        <w:left w:val="none" w:sz="0" w:space="0" w:color="auto"/>
        <w:bottom w:val="none" w:sz="0" w:space="0" w:color="auto"/>
        <w:right w:val="none" w:sz="0" w:space="0" w:color="auto"/>
      </w:divBdr>
    </w:div>
    <w:div w:id="595750682">
      <w:marLeft w:val="640"/>
      <w:marRight w:val="0"/>
      <w:marTop w:val="0"/>
      <w:marBottom w:val="0"/>
      <w:divBdr>
        <w:top w:val="none" w:sz="0" w:space="0" w:color="auto"/>
        <w:left w:val="none" w:sz="0" w:space="0" w:color="auto"/>
        <w:bottom w:val="none" w:sz="0" w:space="0" w:color="auto"/>
        <w:right w:val="none" w:sz="0" w:space="0" w:color="auto"/>
      </w:divBdr>
    </w:div>
    <w:div w:id="595789132">
      <w:marLeft w:val="640"/>
      <w:marRight w:val="0"/>
      <w:marTop w:val="0"/>
      <w:marBottom w:val="0"/>
      <w:divBdr>
        <w:top w:val="none" w:sz="0" w:space="0" w:color="auto"/>
        <w:left w:val="none" w:sz="0" w:space="0" w:color="auto"/>
        <w:bottom w:val="none" w:sz="0" w:space="0" w:color="auto"/>
        <w:right w:val="none" w:sz="0" w:space="0" w:color="auto"/>
      </w:divBdr>
    </w:div>
    <w:div w:id="595796465">
      <w:marLeft w:val="640"/>
      <w:marRight w:val="0"/>
      <w:marTop w:val="0"/>
      <w:marBottom w:val="0"/>
      <w:divBdr>
        <w:top w:val="none" w:sz="0" w:space="0" w:color="auto"/>
        <w:left w:val="none" w:sz="0" w:space="0" w:color="auto"/>
        <w:bottom w:val="none" w:sz="0" w:space="0" w:color="auto"/>
        <w:right w:val="none" w:sz="0" w:space="0" w:color="auto"/>
      </w:divBdr>
    </w:div>
    <w:div w:id="595870548">
      <w:marLeft w:val="640"/>
      <w:marRight w:val="0"/>
      <w:marTop w:val="0"/>
      <w:marBottom w:val="0"/>
      <w:divBdr>
        <w:top w:val="none" w:sz="0" w:space="0" w:color="auto"/>
        <w:left w:val="none" w:sz="0" w:space="0" w:color="auto"/>
        <w:bottom w:val="none" w:sz="0" w:space="0" w:color="auto"/>
        <w:right w:val="none" w:sz="0" w:space="0" w:color="auto"/>
      </w:divBdr>
    </w:div>
    <w:div w:id="595941432">
      <w:marLeft w:val="640"/>
      <w:marRight w:val="0"/>
      <w:marTop w:val="0"/>
      <w:marBottom w:val="0"/>
      <w:divBdr>
        <w:top w:val="none" w:sz="0" w:space="0" w:color="auto"/>
        <w:left w:val="none" w:sz="0" w:space="0" w:color="auto"/>
        <w:bottom w:val="none" w:sz="0" w:space="0" w:color="auto"/>
        <w:right w:val="none" w:sz="0" w:space="0" w:color="auto"/>
      </w:divBdr>
    </w:div>
    <w:div w:id="595942779">
      <w:marLeft w:val="640"/>
      <w:marRight w:val="0"/>
      <w:marTop w:val="0"/>
      <w:marBottom w:val="0"/>
      <w:divBdr>
        <w:top w:val="none" w:sz="0" w:space="0" w:color="auto"/>
        <w:left w:val="none" w:sz="0" w:space="0" w:color="auto"/>
        <w:bottom w:val="none" w:sz="0" w:space="0" w:color="auto"/>
        <w:right w:val="none" w:sz="0" w:space="0" w:color="auto"/>
      </w:divBdr>
    </w:div>
    <w:div w:id="596252990">
      <w:marLeft w:val="640"/>
      <w:marRight w:val="0"/>
      <w:marTop w:val="0"/>
      <w:marBottom w:val="0"/>
      <w:divBdr>
        <w:top w:val="none" w:sz="0" w:space="0" w:color="auto"/>
        <w:left w:val="none" w:sz="0" w:space="0" w:color="auto"/>
        <w:bottom w:val="none" w:sz="0" w:space="0" w:color="auto"/>
        <w:right w:val="none" w:sz="0" w:space="0" w:color="auto"/>
      </w:divBdr>
    </w:div>
    <w:div w:id="596326048">
      <w:marLeft w:val="640"/>
      <w:marRight w:val="0"/>
      <w:marTop w:val="0"/>
      <w:marBottom w:val="0"/>
      <w:divBdr>
        <w:top w:val="none" w:sz="0" w:space="0" w:color="auto"/>
        <w:left w:val="none" w:sz="0" w:space="0" w:color="auto"/>
        <w:bottom w:val="none" w:sz="0" w:space="0" w:color="auto"/>
        <w:right w:val="none" w:sz="0" w:space="0" w:color="auto"/>
      </w:divBdr>
    </w:div>
    <w:div w:id="596330857">
      <w:marLeft w:val="640"/>
      <w:marRight w:val="0"/>
      <w:marTop w:val="0"/>
      <w:marBottom w:val="0"/>
      <w:divBdr>
        <w:top w:val="none" w:sz="0" w:space="0" w:color="auto"/>
        <w:left w:val="none" w:sz="0" w:space="0" w:color="auto"/>
        <w:bottom w:val="none" w:sz="0" w:space="0" w:color="auto"/>
        <w:right w:val="none" w:sz="0" w:space="0" w:color="auto"/>
      </w:divBdr>
    </w:div>
    <w:div w:id="596400975">
      <w:marLeft w:val="640"/>
      <w:marRight w:val="0"/>
      <w:marTop w:val="0"/>
      <w:marBottom w:val="0"/>
      <w:divBdr>
        <w:top w:val="none" w:sz="0" w:space="0" w:color="auto"/>
        <w:left w:val="none" w:sz="0" w:space="0" w:color="auto"/>
        <w:bottom w:val="none" w:sz="0" w:space="0" w:color="auto"/>
        <w:right w:val="none" w:sz="0" w:space="0" w:color="auto"/>
      </w:divBdr>
    </w:div>
    <w:div w:id="596593821">
      <w:marLeft w:val="640"/>
      <w:marRight w:val="0"/>
      <w:marTop w:val="0"/>
      <w:marBottom w:val="0"/>
      <w:divBdr>
        <w:top w:val="none" w:sz="0" w:space="0" w:color="auto"/>
        <w:left w:val="none" w:sz="0" w:space="0" w:color="auto"/>
        <w:bottom w:val="none" w:sz="0" w:space="0" w:color="auto"/>
        <w:right w:val="none" w:sz="0" w:space="0" w:color="auto"/>
      </w:divBdr>
    </w:div>
    <w:div w:id="596594218">
      <w:marLeft w:val="640"/>
      <w:marRight w:val="0"/>
      <w:marTop w:val="0"/>
      <w:marBottom w:val="0"/>
      <w:divBdr>
        <w:top w:val="none" w:sz="0" w:space="0" w:color="auto"/>
        <w:left w:val="none" w:sz="0" w:space="0" w:color="auto"/>
        <w:bottom w:val="none" w:sz="0" w:space="0" w:color="auto"/>
        <w:right w:val="none" w:sz="0" w:space="0" w:color="auto"/>
      </w:divBdr>
    </w:div>
    <w:div w:id="596640178">
      <w:marLeft w:val="640"/>
      <w:marRight w:val="0"/>
      <w:marTop w:val="0"/>
      <w:marBottom w:val="0"/>
      <w:divBdr>
        <w:top w:val="none" w:sz="0" w:space="0" w:color="auto"/>
        <w:left w:val="none" w:sz="0" w:space="0" w:color="auto"/>
        <w:bottom w:val="none" w:sz="0" w:space="0" w:color="auto"/>
        <w:right w:val="none" w:sz="0" w:space="0" w:color="auto"/>
      </w:divBdr>
    </w:div>
    <w:div w:id="596642271">
      <w:marLeft w:val="640"/>
      <w:marRight w:val="0"/>
      <w:marTop w:val="0"/>
      <w:marBottom w:val="0"/>
      <w:divBdr>
        <w:top w:val="none" w:sz="0" w:space="0" w:color="auto"/>
        <w:left w:val="none" w:sz="0" w:space="0" w:color="auto"/>
        <w:bottom w:val="none" w:sz="0" w:space="0" w:color="auto"/>
        <w:right w:val="none" w:sz="0" w:space="0" w:color="auto"/>
      </w:divBdr>
    </w:div>
    <w:div w:id="596643465">
      <w:marLeft w:val="640"/>
      <w:marRight w:val="0"/>
      <w:marTop w:val="0"/>
      <w:marBottom w:val="0"/>
      <w:divBdr>
        <w:top w:val="none" w:sz="0" w:space="0" w:color="auto"/>
        <w:left w:val="none" w:sz="0" w:space="0" w:color="auto"/>
        <w:bottom w:val="none" w:sz="0" w:space="0" w:color="auto"/>
        <w:right w:val="none" w:sz="0" w:space="0" w:color="auto"/>
      </w:divBdr>
    </w:div>
    <w:div w:id="596669167">
      <w:marLeft w:val="640"/>
      <w:marRight w:val="0"/>
      <w:marTop w:val="0"/>
      <w:marBottom w:val="0"/>
      <w:divBdr>
        <w:top w:val="none" w:sz="0" w:space="0" w:color="auto"/>
        <w:left w:val="none" w:sz="0" w:space="0" w:color="auto"/>
        <w:bottom w:val="none" w:sz="0" w:space="0" w:color="auto"/>
        <w:right w:val="none" w:sz="0" w:space="0" w:color="auto"/>
      </w:divBdr>
    </w:div>
    <w:div w:id="596669657">
      <w:marLeft w:val="640"/>
      <w:marRight w:val="0"/>
      <w:marTop w:val="0"/>
      <w:marBottom w:val="0"/>
      <w:divBdr>
        <w:top w:val="none" w:sz="0" w:space="0" w:color="auto"/>
        <w:left w:val="none" w:sz="0" w:space="0" w:color="auto"/>
        <w:bottom w:val="none" w:sz="0" w:space="0" w:color="auto"/>
        <w:right w:val="none" w:sz="0" w:space="0" w:color="auto"/>
      </w:divBdr>
    </w:div>
    <w:div w:id="596672059">
      <w:marLeft w:val="640"/>
      <w:marRight w:val="0"/>
      <w:marTop w:val="0"/>
      <w:marBottom w:val="0"/>
      <w:divBdr>
        <w:top w:val="none" w:sz="0" w:space="0" w:color="auto"/>
        <w:left w:val="none" w:sz="0" w:space="0" w:color="auto"/>
        <w:bottom w:val="none" w:sz="0" w:space="0" w:color="auto"/>
        <w:right w:val="none" w:sz="0" w:space="0" w:color="auto"/>
      </w:divBdr>
    </w:div>
    <w:div w:id="596791327">
      <w:marLeft w:val="640"/>
      <w:marRight w:val="0"/>
      <w:marTop w:val="0"/>
      <w:marBottom w:val="0"/>
      <w:divBdr>
        <w:top w:val="none" w:sz="0" w:space="0" w:color="auto"/>
        <w:left w:val="none" w:sz="0" w:space="0" w:color="auto"/>
        <w:bottom w:val="none" w:sz="0" w:space="0" w:color="auto"/>
        <w:right w:val="none" w:sz="0" w:space="0" w:color="auto"/>
      </w:divBdr>
    </w:div>
    <w:div w:id="596867554">
      <w:marLeft w:val="640"/>
      <w:marRight w:val="0"/>
      <w:marTop w:val="0"/>
      <w:marBottom w:val="0"/>
      <w:divBdr>
        <w:top w:val="none" w:sz="0" w:space="0" w:color="auto"/>
        <w:left w:val="none" w:sz="0" w:space="0" w:color="auto"/>
        <w:bottom w:val="none" w:sz="0" w:space="0" w:color="auto"/>
        <w:right w:val="none" w:sz="0" w:space="0" w:color="auto"/>
      </w:divBdr>
    </w:div>
    <w:div w:id="596907049">
      <w:marLeft w:val="640"/>
      <w:marRight w:val="0"/>
      <w:marTop w:val="0"/>
      <w:marBottom w:val="0"/>
      <w:divBdr>
        <w:top w:val="none" w:sz="0" w:space="0" w:color="auto"/>
        <w:left w:val="none" w:sz="0" w:space="0" w:color="auto"/>
        <w:bottom w:val="none" w:sz="0" w:space="0" w:color="auto"/>
        <w:right w:val="none" w:sz="0" w:space="0" w:color="auto"/>
      </w:divBdr>
    </w:div>
    <w:div w:id="596989567">
      <w:marLeft w:val="640"/>
      <w:marRight w:val="0"/>
      <w:marTop w:val="0"/>
      <w:marBottom w:val="0"/>
      <w:divBdr>
        <w:top w:val="none" w:sz="0" w:space="0" w:color="auto"/>
        <w:left w:val="none" w:sz="0" w:space="0" w:color="auto"/>
        <w:bottom w:val="none" w:sz="0" w:space="0" w:color="auto"/>
        <w:right w:val="none" w:sz="0" w:space="0" w:color="auto"/>
      </w:divBdr>
    </w:div>
    <w:div w:id="597056050">
      <w:marLeft w:val="640"/>
      <w:marRight w:val="0"/>
      <w:marTop w:val="0"/>
      <w:marBottom w:val="0"/>
      <w:divBdr>
        <w:top w:val="none" w:sz="0" w:space="0" w:color="auto"/>
        <w:left w:val="none" w:sz="0" w:space="0" w:color="auto"/>
        <w:bottom w:val="none" w:sz="0" w:space="0" w:color="auto"/>
        <w:right w:val="none" w:sz="0" w:space="0" w:color="auto"/>
      </w:divBdr>
    </w:div>
    <w:div w:id="597062198">
      <w:marLeft w:val="640"/>
      <w:marRight w:val="0"/>
      <w:marTop w:val="0"/>
      <w:marBottom w:val="0"/>
      <w:divBdr>
        <w:top w:val="none" w:sz="0" w:space="0" w:color="auto"/>
        <w:left w:val="none" w:sz="0" w:space="0" w:color="auto"/>
        <w:bottom w:val="none" w:sz="0" w:space="0" w:color="auto"/>
        <w:right w:val="none" w:sz="0" w:space="0" w:color="auto"/>
      </w:divBdr>
    </w:div>
    <w:div w:id="597182111">
      <w:marLeft w:val="640"/>
      <w:marRight w:val="0"/>
      <w:marTop w:val="0"/>
      <w:marBottom w:val="0"/>
      <w:divBdr>
        <w:top w:val="none" w:sz="0" w:space="0" w:color="auto"/>
        <w:left w:val="none" w:sz="0" w:space="0" w:color="auto"/>
        <w:bottom w:val="none" w:sz="0" w:space="0" w:color="auto"/>
        <w:right w:val="none" w:sz="0" w:space="0" w:color="auto"/>
      </w:divBdr>
    </w:div>
    <w:div w:id="597182347">
      <w:marLeft w:val="640"/>
      <w:marRight w:val="0"/>
      <w:marTop w:val="0"/>
      <w:marBottom w:val="0"/>
      <w:divBdr>
        <w:top w:val="none" w:sz="0" w:space="0" w:color="auto"/>
        <w:left w:val="none" w:sz="0" w:space="0" w:color="auto"/>
        <w:bottom w:val="none" w:sz="0" w:space="0" w:color="auto"/>
        <w:right w:val="none" w:sz="0" w:space="0" w:color="auto"/>
      </w:divBdr>
    </w:div>
    <w:div w:id="597249150">
      <w:marLeft w:val="640"/>
      <w:marRight w:val="0"/>
      <w:marTop w:val="0"/>
      <w:marBottom w:val="0"/>
      <w:divBdr>
        <w:top w:val="none" w:sz="0" w:space="0" w:color="auto"/>
        <w:left w:val="none" w:sz="0" w:space="0" w:color="auto"/>
        <w:bottom w:val="none" w:sz="0" w:space="0" w:color="auto"/>
        <w:right w:val="none" w:sz="0" w:space="0" w:color="auto"/>
      </w:divBdr>
    </w:div>
    <w:div w:id="597250306">
      <w:marLeft w:val="640"/>
      <w:marRight w:val="0"/>
      <w:marTop w:val="0"/>
      <w:marBottom w:val="0"/>
      <w:divBdr>
        <w:top w:val="none" w:sz="0" w:space="0" w:color="auto"/>
        <w:left w:val="none" w:sz="0" w:space="0" w:color="auto"/>
        <w:bottom w:val="none" w:sz="0" w:space="0" w:color="auto"/>
        <w:right w:val="none" w:sz="0" w:space="0" w:color="auto"/>
      </w:divBdr>
    </w:div>
    <w:div w:id="597299011">
      <w:marLeft w:val="640"/>
      <w:marRight w:val="0"/>
      <w:marTop w:val="0"/>
      <w:marBottom w:val="0"/>
      <w:divBdr>
        <w:top w:val="none" w:sz="0" w:space="0" w:color="auto"/>
        <w:left w:val="none" w:sz="0" w:space="0" w:color="auto"/>
        <w:bottom w:val="none" w:sz="0" w:space="0" w:color="auto"/>
        <w:right w:val="none" w:sz="0" w:space="0" w:color="auto"/>
      </w:divBdr>
    </w:div>
    <w:div w:id="597372215">
      <w:marLeft w:val="640"/>
      <w:marRight w:val="0"/>
      <w:marTop w:val="0"/>
      <w:marBottom w:val="0"/>
      <w:divBdr>
        <w:top w:val="none" w:sz="0" w:space="0" w:color="auto"/>
        <w:left w:val="none" w:sz="0" w:space="0" w:color="auto"/>
        <w:bottom w:val="none" w:sz="0" w:space="0" w:color="auto"/>
        <w:right w:val="none" w:sz="0" w:space="0" w:color="auto"/>
      </w:divBdr>
    </w:div>
    <w:div w:id="597373382">
      <w:marLeft w:val="640"/>
      <w:marRight w:val="0"/>
      <w:marTop w:val="0"/>
      <w:marBottom w:val="0"/>
      <w:divBdr>
        <w:top w:val="none" w:sz="0" w:space="0" w:color="auto"/>
        <w:left w:val="none" w:sz="0" w:space="0" w:color="auto"/>
        <w:bottom w:val="none" w:sz="0" w:space="0" w:color="auto"/>
        <w:right w:val="none" w:sz="0" w:space="0" w:color="auto"/>
      </w:divBdr>
    </w:div>
    <w:div w:id="597375899">
      <w:marLeft w:val="640"/>
      <w:marRight w:val="0"/>
      <w:marTop w:val="0"/>
      <w:marBottom w:val="0"/>
      <w:divBdr>
        <w:top w:val="none" w:sz="0" w:space="0" w:color="auto"/>
        <w:left w:val="none" w:sz="0" w:space="0" w:color="auto"/>
        <w:bottom w:val="none" w:sz="0" w:space="0" w:color="auto"/>
        <w:right w:val="none" w:sz="0" w:space="0" w:color="auto"/>
      </w:divBdr>
    </w:div>
    <w:div w:id="597443558">
      <w:marLeft w:val="640"/>
      <w:marRight w:val="0"/>
      <w:marTop w:val="0"/>
      <w:marBottom w:val="0"/>
      <w:divBdr>
        <w:top w:val="none" w:sz="0" w:space="0" w:color="auto"/>
        <w:left w:val="none" w:sz="0" w:space="0" w:color="auto"/>
        <w:bottom w:val="none" w:sz="0" w:space="0" w:color="auto"/>
        <w:right w:val="none" w:sz="0" w:space="0" w:color="auto"/>
      </w:divBdr>
    </w:div>
    <w:div w:id="597443568">
      <w:marLeft w:val="640"/>
      <w:marRight w:val="0"/>
      <w:marTop w:val="0"/>
      <w:marBottom w:val="0"/>
      <w:divBdr>
        <w:top w:val="none" w:sz="0" w:space="0" w:color="auto"/>
        <w:left w:val="none" w:sz="0" w:space="0" w:color="auto"/>
        <w:bottom w:val="none" w:sz="0" w:space="0" w:color="auto"/>
        <w:right w:val="none" w:sz="0" w:space="0" w:color="auto"/>
      </w:divBdr>
    </w:div>
    <w:div w:id="597449742">
      <w:marLeft w:val="640"/>
      <w:marRight w:val="0"/>
      <w:marTop w:val="0"/>
      <w:marBottom w:val="0"/>
      <w:divBdr>
        <w:top w:val="none" w:sz="0" w:space="0" w:color="auto"/>
        <w:left w:val="none" w:sz="0" w:space="0" w:color="auto"/>
        <w:bottom w:val="none" w:sz="0" w:space="0" w:color="auto"/>
        <w:right w:val="none" w:sz="0" w:space="0" w:color="auto"/>
      </w:divBdr>
    </w:div>
    <w:div w:id="597755308">
      <w:marLeft w:val="640"/>
      <w:marRight w:val="0"/>
      <w:marTop w:val="0"/>
      <w:marBottom w:val="0"/>
      <w:divBdr>
        <w:top w:val="none" w:sz="0" w:space="0" w:color="auto"/>
        <w:left w:val="none" w:sz="0" w:space="0" w:color="auto"/>
        <w:bottom w:val="none" w:sz="0" w:space="0" w:color="auto"/>
        <w:right w:val="none" w:sz="0" w:space="0" w:color="auto"/>
      </w:divBdr>
    </w:div>
    <w:div w:id="597758580">
      <w:marLeft w:val="640"/>
      <w:marRight w:val="0"/>
      <w:marTop w:val="0"/>
      <w:marBottom w:val="0"/>
      <w:divBdr>
        <w:top w:val="none" w:sz="0" w:space="0" w:color="auto"/>
        <w:left w:val="none" w:sz="0" w:space="0" w:color="auto"/>
        <w:bottom w:val="none" w:sz="0" w:space="0" w:color="auto"/>
        <w:right w:val="none" w:sz="0" w:space="0" w:color="auto"/>
      </w:divBdr>
    </w:div>
    <w:div w:id="597831228">
      <w:marLeft w:val="640"/>
      <w:marRight w:val="0"/>
      <w:marTop w:val="0"/>
      <w:marBottom w:val="0"/>
      <w:divBdr>
        <w:top w:val="none" w:sz="0" w:space="0" w:color="auto"/>
        <w:left w:val="none" w:sz="0" w:space="0" w:color="auto"/>
        <w:bottom w:val="none" w:sz="0" w:space="0" w:color="auto"/>
        <w:right w:val="none" w:sz="0" w:space="0" w:color="auto"/>
      </w:divBdr>
    </w:div>
    <w:div w:id="597836783">
      <w:marLeft w:val="640"/>
      <w:marRight w:val="0"/>
      <w:marTop w:val="0"/>
      <w:marBottom w:val="0"/>
      <w:divBdr>
        <w:top w:val="none" w:sz="0" w:space="0" w:color="auto"/>
        <w:left w:val="none" w:sz="0" w:space="0" w:color="auto"/>
        <w:bottom w:val="none" w:sz="0" w:space="0" w:color="auto"/>
        <w:right w:val="none" w:sz="0" w:space="0" w:color="auto"/>
      </w:divBdr>
    </w:div>
    <w:div w:id="597912873">
      <w:marLeft w:val="640"/>
      <w:marRight w:val="0"/>
      <w:marTop w:val="0"/>
      <w:marBottom w:val="0"/>
      <w:divBdr>
        <w:top w:val="none" w:sz="0" w:space="0" w:color="auto"/>
        <w:left w:val="none" w:sz="0" w:space="0" w:color="auto"/>
        <w:bottom w:val="none" w:sz="0" w:space="0" w:color="auto"/>
        <w:right w:val="none" w:sz="0" w:space="0" w:color="auto"/>
      </w:divBdr>
    </w:div>
    <w:div w:id="597913656">
      <w:marLeft w:val="640"/>
      <w:marRight w:val="0"/>
      <w:marTop w:val="0"/>
      <w:marBottom w:val="0"/>
      <w:divBdr>
        <w:top w:val="none" w:sz="0" w:space="0" w:color="auto"/>
        <w:left w:val="none" w:sz="0" w:space="0" w:color="auto"/>
        <w:bottom w:val="none" w:sz="0" w:space="0" w:color="auto"/>
        <w:right w:val="none" w:sz="0" w:space="0" w:color="auto"/>
      </w:divBdr>
    </w:div>
    <w:div w:id="598098443">
      <w:marLeft w:val="640"/>
      <w:marRight w:val="0"/>
      <w:marTop w:val="0"/>
      <w:marBottom w:val="0"/>
      <w:divBdr>
        <w:top w:val="none" w:sz="0" w:space="0" w:color="auto"/>
        <w:left w:val="none" w:sz="0" w:space="0" w:color="auto"/>
        <w:bottom w:val="none" w:sz="0" w:space="0" w:color="auto"/>
        <w:right w:val="none" w:sz="0" w:space="0" w:color="auto"/>
      </w:divBdr>
    </w:div>
    <w:div w:id="598099473">
      <w:marLeft w:val="640"/>
      <w:marRight w:val="0"/>
      <w:marTop w:val="0"/>
      <w:marBottom w:val="0"/>
      <w:divBdr>
        <w:top w:val="none" w:sz="0" w:space="0" w:color="auto"/>
        <w:left w:val="none" w:sz="0" w:space="0" w:color="auto"/>
        <w:bottom w:val="none" w:sz="0" w:space="0" w:color="auto"/>
        <w:right w:val="none" w:sz="0" w:space="0" w:color="auto"/>
      </w:divBdr>
    </w:div>
    <w:div w:id="598294177">
      <w:marLeft w:val="640"/>
      <w:marRight w:val="0"/>
      <w:marTop w:val="0"/>
      <w:marBottom w:val="0"/>
      <w:divBdr>
        <w:top w:val="none" w:sz="0" w:space="0" w:color="auto"/>
        <w:left w:val="none" w:sz="0" w:space="0" w:color="auto"/>
        <w:bottom w:val="none" w:sz="0" w:space="0" w:color="auto"/>
        <w:right w:val="none" w:sz="0" w:space="0" w:color="auto"/>
      </w:divBdr>
    </w:div>
    <w:div w:id="598411976">
      <w:marLeft w:val="640"/>
      <w:marRight w:val="0"/>
      <w:marTop w:val="0"/>
      <w:marBottom w:val="0"/>
      <w:divBdr>
        <w:top w:val="none" w:sz="0" w:space="0" w:color="auto"/>
        <w:left w:val="none" w:sz="0" w:space="0" w:color="auto"/>
        <w:bottom w:val="none" w:sz="0" w:space="0" w:color="auto"/>
        <w:right w:val="none" w:sz="0" w:space="0" w:color="auto"/>
      </w:divBdr>
    </w:div>
    <w:div w:id="598417317">
      <w:marLeft w:val="640"/>
      <w:marRight w:val="0"/>
      <w:marTop w:val="0"/>
      <w:marBottom w:val="0"/>
      <w:divBdr>
        <w:top w:val="none" w:sz="0" w:space="0" w:color="auto"/>
        <w:left w:val="none" w:sz="0" w:space="0" w:color="auto"/>
        <w:bottom w:val="none" w:sz="0" w:space="0" w:color="auto"/>
        <w:right w:val="none" w:sz="0" w:space="0" w:color="auto"/>
      </w:divBdr>
    </w:div>
    <w:div w:id="598560225">
      <w:marLeft w:val="640"/>
      <w:marRight w:val="0"/>
      <w:marTop w:val="0"/>
      <w:marBottom w:val="0"/>
      <w:divBdr>
        <w:top w:val="none" w:sz="0" w:space="0" w:color="auto"/>
        <w:left w:val="none" w:sz="0" w:space="0" w:color="auto"/>
        <w:bottom w:val="none" w:sz="0" w:space="0" w:color="auto"/>
        <w:right w:val="none" w:sz="0" w:space="0" w:color="auto"/>
      </w:divBdr>
    </w:div>
    <w:div w:id="598605965">
      <w:marLeft w:val="640"/>
      <w:marRight w:val="0"/>
      <w:marTop w:val="0"/>
      <w:marBottom w:val="0"/>
      <w:divBdr>
        <w:top w:val="none" w:sz="0" w:space="0" w:color="auto"/>
        <w:left w:val="none" w:sz="0" w:space="0" w:color="auto"/>
        <w:bottom w:val="none" w:sz="0" w:space="0" w:color="auto"/>
        <w:right w:val="none" w:sz="0" w:space="0" w:color="auto"/>
      </w:divBdr>
    </w:div>
    <w:div w:id="598678440">
      <w:marLeft w:val="640"/>
      <w:marRight w:val="0"/>
      <w:marTop w:val="0"/>
      <w:marBottom w:val="0"/>
      <w:divBdr>
        <w:top w:val="none" w:sz="0" w:space="0" w:color="auto"/>
        <w:left w:val="none" w:sz="0" w:space="0" w:color="auto"/>
        <w:bottom w:val="none" w:sz="0" w:space="0" w:color="auto"/>
        <w:right w:val="none" w:sz="0" w:space="0" w:color="auto"/>
      </w:divBdr>
    </w:div>
    <w:div w:id="598680136">
      <w:marLeft w:val="640"/>
      <w:marRight w:val="0"/>
      <w:marTop w:val="0"/>
      <w:marBottom w:val="0"/>
      <w:divBdr>
        <w:top w:val="none" w:sz="0" w:space="0" w:color="auto"/>
        <w:left w:val="none" w:sz="0" w:space="0" w:color="auto"/>
        <w:bottom w:val="none" w:sz="0" w:space="0" w:color="auto"/>
        <w:right w:val="none" w:sz="0" w:space="0" w:color="auto"/>
      </w:divBdr>
    </w:div>
    <w:div w:id="598804273">
      <w:marLeft w:val="640"/>
      <w:marRight w:val="0"/>
      <w:marTop w:val="0"/>
      <w:marBottom w:val="0"/>
      <w:divBdr>
        <w:top w:val="none" w:sz="0" w:space="0" w:color="auto"/>
        <w:left w:val="none" w:sz="0" w:space="0" w:color="auto"/>
        <w:bottom w:val="none" w:sz="0" w:space="0" w:color="auto"/>
        <w:right w:val="none" w:sz="0" w:space="0" w:color="auto"/>
      </w:divBdr>
    </w:div>
    <w:div w:id="598832128">
      <w:marLeft w:val="640"/>
      <w:marRight w:val="0"/>
      <w:marTop w:val="0"/>
      <w:marBottom w:val="0"/>
      <w:divBdr>
        <w:top w:val="none" w:sz="0" w:space="0" w:color="auto"/>
        <w:left w:val="none" w:sz="0" w:space="0" w:color="auto"/>
        <w:bottom w:val="none" w:sz="0" w:space="0" w:color="auto"/>
        <w:right w:val="none" w:sz="0" w:space="0" w:color="auto"/>
      </w:divBdr>
    </w:div>
    <w:div w:id="599073025">
      <w:marLeft w:val="640"/>
      <w:marRight w:val="0"/>
      <w:marTop w:val="0"/>
      <w:marBottom w:val="0"/>
      <w:divBdr>
        <w:top w:val="none" w:sz="0" w:space="0" w:color="auto"/>
        <w:left w:val="none" w:sz="0" w:space="0" w:color="auto"/>
        <w:bottom w:val="none" w:sz="0" w:space="0" w:color="auto"/>
        <w:right w:val="none" w:sz="0" w:space="0" w:color="auto"/>
      </w:divBdr>
    </w:div>
    <w:div w:id="599145020">
      <w:marLeft w:val="640"/>
      <w:marRight w:val="0"/>
      <w:marTop w:val="0"/>
      <w:marBottom w:val="0"/>
      <w:divBdr>
        <w:top w:val="none" w:sz="0" w:space="0" w:color="auto"/>
        <w:left w:val="none" w:sz="0" w:space="0" w:color="auto"/>
        <w:bottom w:val="none" w:sz="0" w:space="0" w:color="auto"/>
        <w:right w:val="none" w:sz="0" w:space="0" w:color="auto"/>
      </w:divBdr>
    </w:div>
    <w:div w:id="599216008">
      <w:marLeft w:val="640"/>
      <w:marRight w:val="0"/>
      <w:marTop w:val="0"/>
      <w:marBottom w:val="0"/>
      <w:divBdr>
        <w:top w:val="none" w:sz="0" w:space="0" w:color="auto"/>
        <w:left w:val="none" w:sz="0" w:space="0" w:color="auto"/>
        <w:bottom w:val="none" w:sz="0" w:space="0" w:color="auto"/>
        <w:right w:val="none" w:sz="0" w:space="0" w:color="auto"/>
      </w:divBdr>
    </w:div>
    <w:div w:id="599223843">
      <w:marLeft w:val="640"/>
      <w:marRight w:val="0"/>
      <w:marTop w:val="0"/>
      <w:marBottom w:val="0"/>
      <w:divBdr>
        <w:top w:val="none" w:sz="0" w:space="0" w:color="auto"/>
        <w:left w:val="none" w:sz="0" w:space="0" w:color="auto"/>
        <w:bottom w:val="none" w:sz="0" w:space="0" w:color="auto"/>
        <w:right w:val="none" w:sz="0" w:space="0" w:color="auto"/>
      </w:divBdr>
    </w:div>
    <w:div w:id="599264876">
      <w:marLeft w:val="640"/>
      <w:marRight w:val="0"/>
      <w:marTop w:val="0"/>
      <w:marBottom w:val="0"/>
      <w:divBdr>
        <w:top w:val="none" w:sz="0" w:space="0" w:color="auto"/>
        <w:left w:val="none" w:sz="0" w:space="0" w:color="auto"/>
        <w:bottom w:val="none" w:sz="0" w:space="0" w:color="auto"/>
        <w:right w:val="none" w:sz="0" w:space="0" w:color="auto"/>
      </w:divBdr>
    </w:div>
    <w:div w:id="599333244">
      <w:marLeft w:val="640"/>
      <w:marRight w:val="0"/>
      <w:marTop w:val="0"/>
      <w:marBottom w:val="0"/>
      <w:divBdr>
        <w:top w:val="none" w:sz="0" w:space="0" w:color="auto"/>
        <w:left w:val="none" w:sz="0" w:space="0" w:color="auto"/>
        <w:bottom w:val="none" w:sz="0" w:space="0" w:color="auto"/>
        <w:right w:val="none" w:sz="0" w:space="0" w:color="auto"/>
      </w:divBdr>
    </w:div>
    <w:div w:id="599334137">
      <w:marLeft w:val="640"/>
      <w:marRight w:val="0"/>
      <w:marTop w:val="0"/>
      <w:marBottom w:val="0"/>
      <w:divBdr>
        <w:top w:val="none" w:sz="0" w:space="0" w:color="auto"/>
        <w:left w:val="none" w:sz="0" w:space="0" w:color="auto"/>
        <w:bottom w:val="none" w:sz="0" w:space="0" w:color="auto"/>
        <w:right w:val="none" w:sz="0" w:space="0" w:color="auto"/>
      </w:divBdr>
    </w:div>
    <w:div w:id="599483135">
      <w:marLeft w:val="640"/>
      <w:marRight w:val="0"/>
      <w:marTop w:val="0"/>
      <w:marBottom w:val="0"/>
      <w:divBdr>
        <w:top w:val="none" w:sz="0" w:space="0" w:color="auto"/>
        <w:left w:val="none" w:sz="0" w:space="0" w:color="auto"/>
        <w:bottom w:val="none" w:sz="0" w:space="0" w:color="auto"/>
        <w:right w:val="none" w:sz="0" w:space="0" w:color="auto"/>
      </w:divBdr>
    </w:div>
    <w:div w:id="599526000">
      <w:marLeft w:val="640"/>
      <w:marRight w:val="0"/>
      <w:marTop w:val="0"/>
      <w:marBottom w:val="0"/>
      <w:divBdr>
        <w:top w:val="none" w:sz="0" w:space="0" w:color="auto"/>
        <w:left w:val="none" w:sz="0" w:space="0" w:color="auto"/>
        <w:bottom w:val="none" w:sz="0" w:space="0" w:color="auto"/>
        <w:right w:val="none" w:sz="0" w:space="0" w:color="auto"/>
      </w:divBdr>
    </w:div>
    <w:div w:id="599527968">
      <w:marLeft w:val="640"/>
      <w:marRight w:val="0"/>
      <w:marTop w:val="0"/>
      <w:marBottom w:val="0"/>
      <w:divBdr>
        <w:top w:val="none" w:sz="0" w:space="0" w:color="auto"/>
        <w:left w:val="none" w:sz="0" w:space="0" w:color="auto"/>
        <w:bottom w:val="none" w:sz="0" w:space="0" w:color="auto"/>
        <w:right w:val="none" w:sz="0" w:space="0" w:color="auto"/>
      </w:divBdr>
    </w:div>
    <w:div w:id="599722901">
      <w:marLeft w:val="640"/>
      <w:marRight w:val="0"/>
      <w:marTop w:val="0"/>
      <w:marBottom w:val="0"/>
      <w:divBdr>
        <w:top w:val="none" w:sz="0" w:space="0" w:color="auto"/>
        <w:left w:val="none" w:sz="0" w:space="0" w:color="auto"/>
        <w:bottom w:val="none" w:sz="0" w:space="0" w:color="auto"/>
        <w:right w:val="none" w:sz="0" w:space="0" w:color="auto"/>
      </w:divBdr>
    </w:div>
    <w:div w:id="599725861">
      <w:marLeft w:val="640"/>
      <w:marRight w:val="0"/>
      <w:marTop w:val="0"/>
      <w:marBottom w:val="0"/>
      <w:divBdr>
        <w:top w:val="none" w:sz="0" w:space="0" w:color="auto"/>
        <w:left w:val="none" w:sz="0" w:space="0" w:color="auto"/>
        <w:bottom w:val="none" w:sz="0" w:space="0" w:color="auto"/>
        <w:right w:val="none" w:sz="0" w:space="0" w:color="auto"/>
      </w:divBdr>
    </w:div>
    <w:div w:id="599803207">
      <w:marLeft w:val="640"/>
      <w:marRight w:val="0"/>
      <w:marTop w:val="0"/>
      <w:marBottom w:val="0"/>
      <w:divBdr>
        <w:top w:val="none" w:sz="0" w:space="0" w:color="auto"/>
        <w:left w:val="none" w:sz="0" w:space="0" w:color="auto"/>
        <w:bottom w:val="none" w:sz="0" w:space="0" w:color="auto"/>
        <w:right w:val="none" w:sz="0" w:space="0" w:color="auto"/>
      </w:divBdr>
    </w:div>
    <w:div w:id="599872001">
      <w:marLeft w:val="640"/>
      <w:marRight w:val="0"/>
      <w:marTop w:val="0"/>
      <w:marBottom w:val="0"/>
      <w:divBdr>
        <w:top w:val="none" w:sz="0" w:space="0" w:color="auto"/>
        <w:left w:val="none" w:sz="0" w:space="0" w:color="auto"/>
        <w:bottom w:val="none" w:sz="0" w:space="0" w:color="auto"/>
        <w:right w:val="none" w:sz="0" w:space="0" w:color="auto"/>
      </w:divBdr>
    </w:div>
    <w:div w:id="599918610">
      <w:marLeft w:val="640"/>
      <w:marRight w:val="0"/>
      <w:marTop w:val="0"/>
      <w:marBottom w:val="0"/>
      <w:divBdr>
        <w:top w:val="none" w:sz="0" w:space="0" w:color="auto"/>
        <w:left w:val="none" w:sz="0" w:space="0" w:color="auto"/>
        <w:bottom w:val="none" w:sz="0" w:space="0" w:color="auto"/>
        <w:right w:val="none" w:sz="0" w:space="0" w:color="auto"/>
      </w:divBdr>
    </w:div>
    <w:div w:id="599989490">
      <w:marLeft w:val="640"/>
      <w:marRight w:val="0"/>
      <w:marTop w:val="0"/>
      <w:marBottom w:val="0"/>
      <w:divBdr>
        <w:top w:val="none" w:sz="0" w:space="0" w:color="auto"/>
        <w:left w:val="none" w:sz="0" w:space="0" w:color="auto"/>
        <w:bottom w:val="none" w:sz="0" w:space="0" w:color="auto"/>
        <w:right w:val="none" w:sz="0" w:space="0" w:color="auto"/>
      </w:divBdr>
    </w:div>
    <w:div w:id="599997358">
      <w:marLeft w:val="640"/>
      <w:marRight w:val="0"/>
      <w:marTop w:val="0"/>
      <w:marBottom w:val="0"/>
      <w:divBdr>
        <w:top w:val="none" w:sz="0" w:space="0" w:color="auto"/>
        <w:left w:val="none" w:sz="0" w:space="0" w:color="auto"/>
        <w:bottom w:val="none" w:sz="0" w:space="0" w:color="auto"/>
        <w:right w:val="none" w:sz="0" w:space="0" w:color="auto"/>
      </w:divBdr>
    </w:div>
    <w:div w:id="600065278">
      <w:marLeft w:val="640"/>
      <w:marRight w:val="0"/>
      <w:marTop w:val="0"/>
      <w:marBottom w:val="0"/>
      <w:divBdr>
        <w:top w:val="none" w:sz="0" w:space="0" w:color="auto"/>
        <w:left w:val="none" w:sz="0" w:space="0" w:color="auto"/>
        <w:bottom w:val="none" w:sz="0" w:space="0" w:color="auto"/>
        <w:right w:val="none" w:sz="0" w:space="0" w:color="auto"/>
      </w:divBdr>
    </w:div>
    <w:div w:id="600181827">
      <w:marLeft w:val="640"/>
      <w:marRight w:val="0"/>
      <w:marTop w:val="0"/>
      <w:marBottom w:val="0"/>
      <w:divBdr>
        <w:top w:val="none" w:sz="0" w:space="0" w:color="auto"/>
        <w:left w:val="none" w:sz="0" w:space="0" w:color="auto"/>
        <w:bottom w:val="none" w:sz="0" w:space="0" w:color="auto"/>
        <w:right w:val="none" w:sz="0" w:space="0" w:color="auto"/>
      </w:divBdr>
    </w:div>
    <w:div w:id="600260588">
      <w:marLeft w:val="640"/>
      <w:marRight w:val="0"/>
      <w:marTop w:val="0"/>
      <w:marBottom w:val="0"/>
      <w:divBdr>
        <w:top w:val="none" w:sz="0" w:space="0" w:color="auto"/>
        <w:left w:val="none" w:sz="0" w:space="0" w:color="auto"/>
        <w:bottom w:val="none" w:sz="0" w:space="0" w:color="auto"/>
        <w:right w:val="none" w:sz="0" w:space="0" w:color="auto"/>
      </w:divBdr>
    </w:div>
    <w:div w:id="600262354">
      <w:marLeft w:val="640"/>
      <w:marRight w:val="0"/>
      <w:marTop w:val="0"/>
      <w:marBottom w:val="0"/>
      <w:divBdr>
        <w:top w:val="none" w:sz="0" w:space="0" w:color="auto"/>
        <w:left w:val="none" w:sz="0" w:space="0" w:color="auto"/>
        <w:bottom w:val="none" w:sz="0" w:space="0" w:color="auto"/>
        <w:right w:val="none" w:sz="0" w:space="0" w:color="auto"/>
      </w:divBdr>
    </w:div>
    <w:div w:id="600335522">
      <w:marLeft w:val="640"/>
      <w:marRight w:val="0"/>
      <w:marTop w:val="0"/>
      <w:marBottom w:val="0"/>
      <w:divBdr>
        <w:top w:val="none" w:sz="0" w:space="0" w:color="auto"/>
        <w:left w:val="none" w:sz="0" w:space="0" w:color="auto"/>
        <w:bottom w:val="none" w:sz="0" w:space="0" w:color="auto"/>
        <w:right w:val="none" w:sz="0" w:space="0" w:color="auto"/>
      </w:divBdr>
    </w:div>
    <w:div w:id="600381227">
      <w:marLeft w:val="640"/>
      <w:marRight w:val="0"/>
      <w:marTop w:val="0"/>
      <w:marBottom w:val="0"/>
      <w:divBdr>
        <w:top w:val="none" w:sz="0" w:space="0" w:color="auto"/>
        <w:left w:val="none" w:sz="0" w:space="0" w:color="auto"/>
        <w:bottom w:val="none" w:sz="0" w:space="0" w:color="auto"/>
        <w:right w:val="none" w:sz="0" w:space="0" w:color="auto"/>
      </w:divBdr>
    </w:div>
    <w:div w:id="600450736">
      <w:marLeft w:val="640"/>
      <w:marRight w:val="0"/>
      <w:marTop w:val="0"/>
      <w:marBottom w:val="0"/>
      <w:divBdr>
        <w:top w:val="none" w:sz="0" w:space="0" w:color="auto"/>
        <w:left w:val="none" w:sz="0" w:space="0" w:color="auto"/>
        <w:bottom w:val="none" w:sz="0" w:space="0" w:color="auto"/>
        <w:right w:val="none" w:sz="0" w:space="0" w:color="auto"/>
      </w:divBdr>
    </w:div>
    <w:div w:id="600452320">
      <w:marLeft w:val="640"/>
      <w:marRight w:val="0"/>
      <w:marTop w:val="0"/>
      <w:marBottom w:val="0"/>
      <w:divBdr>
        <w:top w:val="none" w:sz="0" w:space="0" w:color="auto"/>
        <w:left w:val="none" w:sz="0" w:space="0" w:color="auto"/>
        <w:bottom w:val="none" w:sz="0" w:space="0" w:color="auto"/>
        <w:right w:val="none" w:sz="0" w:space="0" w:color="auto"/>
      </w:divBdr>
    </w:div>
    <w:div w:id="600526566">
      <w:marLeft w:val="640"/>
      <w:marRight w:val="0"/>
      <w:marTop w:val="0"/>
      <w:marBottom w:val="0"/>
      <w:divBdr>
        <w:top w:val="none" w:sz="0" w:space="0" w:color="auto"/>
        <w:left w:val="none" w:sz="0" w:space="0" w:color="auto"/>
        <w:bottom w:val="none" w:sz="0" w:space="0" w:color="auto"/>
        <w:right w:val="none" w:sz="0" w:space="0" w:color="auto"/>
      </w:divBdr>
    </w:div>
    <w:div w:id="600721912">
      <w:marLeft w:val="640"/>
      <w:marRight w:val="0"/>
      <w:marTop w:val="0"/>
      <w:marBottom w:val="0"/>
      <w:divBdr>
        <w:top w:val="none" w:sz="0" w:space="0" w:color="auto"/>
        <w:left w:val="none" w:sz="0" w:space="0" w:color="auto"/>
        <w:bottom w:val="none" w:sz="0" w:space="0" w:color="auto"/>
        <w:right w:val="none" w:sz="0" w:space="0" w:color="auto"/>
      </w:divBdr>
    </w:div>
    <w:div w:id="600793893">
      <w:marLeft w:val="640"/>
      <w:marRight w:val="0"/>
      <w:marTop w:val="0"/>
      <w:marBottom w:val="0"/>
      <w:divBdr>
        <w:top w:val="none" w:sz="0" w:space="0" w:color="auto"/>
        <w:left w:val="none" w:sz="0" w:space="0" w:color="auto"/>
        <w:bottom w:val="none" w:sz="0" w:space="0" w:color="auto"/>
        <w:right w:val="none" w:sz="0" w:space="0" w:color="auto"/>
      </w:divBdr>
    </w:div>
    <w:div w:id="600796011">
      <w:marLeft w:val="640"/>
      <w:marRight w:val="0"/>
      <w:marTop w:val="0"/>
      <w:marBottom w:val="0"/>
      <w:divBdr>
        <w:top w:val="none" w:sz="0" w:space="0" w:color="auto"/>
        <w:left w:val="none" w:sz="0" w:space="0" w:color="auto"/>
        <w:bottom w:val="none" w:sz="0" w:space="0" w:color="auto"/>
        <w:right w:val="none" w:sz="0" w:space="0" w:color="auto"/>
      </w:divBdr>
    </w:div>
    <w:div w:id="600798956">
      <w:marLeft w:val="640"/>
      <w:marRight w:val="0"/>
      <w:marTop w:val="0"/>
      <w:marBottom w:val="0"/>
      <w:divBdr>
        <w:top w:val="none" w:sz="0" w:space="0" w:color="auto"/>
        <w:left w:val="none" w:sz="0" w:space="0" w:color="auto"/>
        <w:bottom w:val="none" w:sz="0" w:space="0" w:color="auto"/>
        <w:right w:val="none" w:sz="0" w:space="0" w:color="auto"/>
      </w:divBdr>
    </w:div>
    <w:div w:id="600843356">
      <w:marLeft w:val="640"/>
      <w:marRight w:val="0"/>
      <w:marTop w:val="0"/>
      <w:marBottom w:val="0"/>
      <w:divBdr>
        <w:top w:val="none" w:sz="0" w:space="0" w:color="auto"/>
        <w:left w:val="none" w:sz="0" w:space="0" w:color="auto"/>
        <w:bottom w:val="none" w:sz="0" w:space="0" w:color="auto"/>
        <w:right w:val="none" w:sz="0" w:space="0" w:color="auto"/>
      </w:divBdr>
    </w:div>
    <w:div w:id="600845030">
      <w:marLeft w:val="640"/>
      <w:marRight w:val="0"/>
      <w:marTop w:val="0"/>
      <w:marBottom w:val="0"/>
      <w:divBdr>
        <w:top w:val="none" w:sz="0" w:space="0" w:color="auto"/>
        <w:left w:val="none" w:sz="0" w:space="0" w:color="auto"/>
        <w:bottom w:val="none" w:sz="0" w:space="0" w:color="auto"/>
        <w:right w:val="none" w:sz="0" w:space="0" w:color="auto"/>
      </w:divBdr>
    </w:div>
    <w:div w:id="600987184">
      <w:marLeft w:val="640"/>
      <w:marRight w:val="0"/>
      <w:marTop w:val="0"/>
      <w:marBottom w:val="0"/>
      <w:divBdr>
        <w:top w:val="none" w:sz="0" w:space="0" w:color="auto"/>
        <w:left w:val="none" w:sz="0" w:space="0" w:color="auto"/>
        <w:bottom w:val="none" w:sz="0" w:space="0" w:color="auto"/>
        <w:right w:val="none" w:sz="0" w:space="0" w:color="auto"/>
      </w:divBdr>
    </w:div>
    <w:div w:id="600991824">
      <w:marLeft w:val="640"/>
      <w:marRight w:val="0"/>
      <w:marTop w:val="0"/>
      <w:marBottom w:val="0"/>
      <w:divBdr>
        <w:top w:val="none" w:sz="0" w:space="0" w:color="auto"/>
        <w:left w:val="none" w:sz="0" w:space="0" w:color="auto"/>
        <w:bottom w:val="none" w:sz="0" w:space="0" w:color="auto"/>
        <w:right w:val="none" w:sz="0" w:space="0" w:color="auto"/>
      </w:divBdr>
    </w:div>
    <w:div w:id="600994881">
      <w:marLeft w:val="640"/>
      <w:marRight w:val="0"/>
      <w:marTop w:val="0"/>
      <w:marBottom w:val="0"/>
      <w:divBdr>
        <w:top w:val="none" w:sz="0" w:space="0" w:color="auto"/>
        <w:left w:val="none" w:sz="0" w:space="0" w:color="auto"/>
        <w:bottom w:val="none" w:sz="0" w:space="0" w:color="auto"/>
        <w:right w:val="none" w:sz="0" w:space="0" w:color="auto"/>
      </w:divBdr>
    </w:div>
    <w:div w:id="601035773">
      <w:marLeft w:val="640"/>
      <w:marRight w:val="0"/>
      <w:marTop w:val="0"/>
      <w:marBottom w:val="0"/>
      <w:divBdr>
        <w:top w:val="none" w:sz="0" w:space="0" w:color="auto"/>
        <w:left w:val="none" w:sz="0" w:space="0" w:color="auto"/>
        <w:bottom w:val="none" w:sz="0" w:space="0" w:color="auto"/>
        <w:right w:val="none" w:sz="0" w:space="0" w:color="auto"/>
      </w:divBdr>
    </w:div>
    <w:div w:id="601105772">
      <w:marLeft w:val="640"/>
      <w:marRight w:val="0"/>
      <w:marTop w:val="0"/>
      <w:marBottom w:val="0"/>
      <w:divBdr>
        <w:top w:val="none" w:sz="0" w:space="0" w:color="auto"/>
        <w:left w:val="none" w:sz="0" w:space="0" w:color="auto"/>
        <w:bottom w:val="none" w:sz="0" w:space="0" w:color="auto"/>
        <w:right w:val="none" w:sz="0" w:space="0" w:color="auto"/>
      </w:divBdr>
    </w:div>
    <w:div w:id="601111743">
      <w:marLeft w:val="640"/>
      <w:marRight w:val="0"/>
      <w:marTop w:val="0"/>
      <w:marBottom w:val="0"/>
      <w:divBdr>
        <w:top w:val="none" w:sz="0" w:space="0" w:color="auto"/>
        <w:left w:val="none" w:sz="0" w:space="0" w:color="auto"/>
        <w:bottom w:val="none" w:sz="0" w:space="0" w:color="auto"/>
        <w:right w:val="none" w:sz="0" w:space="0" w:color="auto"/>
      </w:divBdr>
    </w:div>
    <w:div w:id="601182163">
      <w:marLeft w:val="640"/>
      <w:marRight w:val="0"/>
      <w:marTop w:val="0"/>
      <w:marBottom w:val="0"/>
      <w:divBdr>
        <w:top w:val="none" w:sz="0" w:space="0" w:color="auto"/>
        <w:left w:val="none" w:sz="0" w:space="0" w:color="auto"/>
        <w:bottom w:val="none" w:sz="0" w:space="0" w:color="auto"/>
        <w:right w:val="none" w:sz="0" w:space="0" w:color="auto"/>
      </w:divBdr>
    </w:div>
    <w:div w:id="601185552">
      <w:marLeft w:val="640"/>
      <w:marRight w:val="0"/>
      <w:marTop w:val="0"/>
      <w:marBottom w:val="0"/>
      <w:divBdr>
        <w:top w:val="none" w:sz="0" w:space="0" w:color="auto"/>
        <w:left w:val="none" w:sz="0" w:space="0" w:color="auto"/>
        <w:bottom w:val="none" w:sz="0" w:space="0" w:color="auto"/>
        <w:right w:val="none" w:sz="0" w:space="0" w:color="auto"/>
      </w:divBdr>
    </w:div>
    <w:div w:id="601185937">
      <w:marLeft w:val="640"/>
      <w:marRight w:val="0"/>
      <w:marTop w:val="0"/>
      <w:marBottom w:val="0"/>
      <w:divBdr>
        <w:top w:val="none" w:sz="0" w:space="0" w:color="auto"/>
        <w:left w:val="none" w:sz="0" w:space="0" w:color="auto"/>
        <w:bottom w:val="none" w:sz="0" w:space="0" w:color="auto"/>
        <w:right w:val="none" w:sz="0" w:space="0" w:color="auto"/>
      </w:divBdr>
    </w:div>
    <w:div w:id="601301984">
      <w:marLeft w:val="640"/>
      <w:marRight w:val="0"/>
      <w:marTop w:val="0"/>
      <w:marBottom w:val="0"/>
      <w:divBdr>
        <w:top w:val="none" w:sz="0" w:space="0" w:color="auto"/>
        <w:left w:val="none" w:sz="0" w:space="0" w:color="auto"/>
        <w:bottom w:val="none" w:sz="0" w:space="0" w:color="auto"/>
        <w:right w:val="none" w:sz="0" w:space="0" w:color="auto"/>
      </w:divBdr>
    </w:div>
    <w:div w:id="601376072">
      <w:marLeft w:val="640"/>
      <w:marRight w:val="0"/>
      <w:marTop w:val="0"/>
      <w:marBottom w:val="0"/>
      <w:divBdr>
        <w:top w:val="none" w:sz="0" w:space="0" w:color="auto"/>
        <w:left w:val="none" w:sz="0" w:space="0" w:color="auto"/>
        <w:bottom w:val="none" w:sz="0" w:space="0" w:color="auto"/>
        <w:right w:val="none" w:sz="0" w:space="0" w:color="auto"/>
      </w:divBdr>
    </w:div>
    <w:div w:id="601500598">
      <w:marLeft w:val="640"/>
      <w:marRight w:val="0"/>
      <w:marTop w:val="0"/>
      <w:marBottom w:val="0"/>
      <w:divBdr>
        <w:top w:val="none" w:sz="0" w:space="0" w:color="auto"/>
        <w:left w:val="none" w:sz="0" w:space="0" w:color="auto"/>
        <w:bottom w:val="none" w:sz="0" w:space="0" w:color="auto"/>
        <w:right w:val="none" w:sz="0" w:space="0" w:color="auto"/>
      </w:divBdr>
    </w:div>
    <w:div w:id="601567276">
      <w:marLeft w:val="640"/>
      <w:marRight w:val="0"/>
      <w:marTop w:val="0"/>
      <w:marBottom w:val="0"/>
      <w:divBdr>
        <w:top w:val="none" w:sz="0" w:space="0" w:color="auto"/>
        <w:left w:val="none" w:sz="0" w:space="0" w:color="auto"/>
        <w:bottom w:val="none" w:sz="0" w:space="0" w:color="auto"/>
        <w:right w:val="none" w:sz="0" w:space="0" w:color="auto"/>
      </w:divBdr>
    </w:div>
    <w:div w:id="601568179">
      <w:marLeft w:val="640"/>
      <w:marRight w:val="0"/>
      <w:marTop w:val="0"/>
      <w:marBottom w:val="0"/>
      <w:divBdr>
        <w:top w:val="none" w:sz="0" w:space="0" w:color="auto"/>
        <w:left w:val="none" w:sz="0" w:space="0" w:color="auto"/>
        <w:bottom w:val="none" w:sz="0" w:space="0" w:color="auto"/>
        <w:right w:val="none" w:sz="0" w:space="0" w:color="auto"/>
      </w:divBdr>
    </w:div>
    <w:div w:id="601570178">
      <w:marLeft w:val="640"/>
      <w:marRight w:val="0"/>
      <w:marTop w:val="0"/>
      <w:marBottom w:val="0"/>
      <w:divBdr>
        <w:top w:val="none" w:sz="0" w:space="0" w:color="auto"/>
        <w:left w:val="none" w:sz="0" w:space="0" w:color="auto"/>
        <w:bottom w:val="none" w:sz="0" w:space="0" w:color="auto"/>
        <w:right w:val="none" w:sz="0" w:space="0" w:color="auto"/>
      </w:divBdr>
    </w:div>
    <w:div w:id="601642478">
      <w:marLeft w:val="640"/>
      <w:marRight w:val="0"/>
      <w:marTop w:val="0"/>
      <w:marBottom w:val="0"/>
      <w:divBdr>
        <w:top w:val="none" w:sz="0" w:space="0" w:color="auto"/>
        <w:left w:val="none" w:sz="0" w:space="0" w:color="auto"/>
        <w:bottom w:val="none" w:sz="0" w:space="0" w:color="auto"/>
        <w:right w:val="none" w:sz="0" w:space="0" w:color="auto"/>
      </w:divBdr>
    </w:div>
    <w:div w:id="601646042">
      <w:marLeft w:val="640"/>
      <w:marRight w:val="0"/>
      <w:marTop w:val="0"/>
      <w:marBottom w:val="0"/>
      <w:divBdr>
        <w:top w:val="none" w:sz="0" w:space="0" w:color="auto"/>
        <w:left w:val="none" w:sz="0" w:space="0" w:color="auto"/>
        <w:bottom w:val="none" w:sz="0" w:space="0" w:color="auto"/>
        <w:right w:val="none" w:sz="0" w:space="0" w:color="auto"/>
      </w:divBdr>
    </w:div>
    <w:div w:id="601761437">
      <w:marLeft w:val="640"/>
      <w:marRight w:val="0"/>
      <w:marTop w:val="0"/>
      <w:marBottom w:val="0"/>
      <w:divBdr>
        <w:top w:val="none" w:sz="0" w:space="0" w:color="auto"/>
        <w:left w:val="none" w:sz="0" w:space="0" w:color="auto"/>
        <w:bottom w:val="none" w:sz="0" w:space="0" w:color="auto"/>
        <w:right w:val="none" w:sz="0" w:space="0" w:color="auto"/>
      </w:divBdr>
    </w:div>
    <w:div w:id="601761636">
      <w:marLeft w:val="640"/>
      <w:marRight w:val="0"/>
      <w:marTop w:val="0"/>
      <w:marBottom w:val="0"/>
      <w:divBdr>
        <w:top w:val="none" w:sz="0" w:space="0" w:color="auto"/>
        <w:left w:val="none" w:sz="0" w:space="0" w:color="auto"/>
        <w:bottom w:val="none" w:sz="0" w:space="0" w:color="auto"/>
        <w:right w:val="none" w:sz="0" w:space="0" w:color="auto"/>
      </w:divBdr>
    </w:div>
    <w:div w:id="601959545">
      <w:bodyDiv w:val="1"/>
      <w:marLeft w:val="0"/>
      <w:marRight w:val="0"/>
      <w:marTop w:val="0"/>
      <w:marBottom w:val="0"/>
      <w:divBdr>
        <w:top w:val="none" w:sz="0" w:space="0" w:color="auto"/>
        <w:left w:val="none" w:sz="0" w:space="0" w:color="auto"/>
        <w:bottom w:val="none" w:sz="0" w:space="0" w:color="auto"/>
        <w:right w:val="none" w:sz="0" w:space="0" w:color="auto"/>
      </w:divBdr>
      <w:divsChild>
        <w:div w:id="36517946">
          <w:marLeft w:val="640"/>
          <w:marRight w:val="0"/>
          <w:marTop w:val="0"/>
          <w:marBottom w:val="0"/>
          <w:divBdr>
            <w:top w:val="none" w:sz="0" w:space="0" w:color="auto"/>
            <w:left w:val="none" w:sz="0" w:space="0" w:color="auto"/>
            <w:bottom w:val="none" w:sz="0" w:space="0" w:color="auto"/>
            <w:right w:val="none" w:sz="0" w:space="0" w:color="auto"/>
          </w:divBdr>
        </w:div>
        <w:div w:id="55133219">
          <w:marLeft w:val="640"/>
          <w:marRight w:val="0"/>
          <w:marTop w:val="0"/>
          <w:marBottom w:val="0"/>
          <w:divBdr>
            <w:top w:val="none" w:sz="0" w:space="0" w:color="auto"/>
            <w:left w:val="none" w:sz="0" w:space="0" w:color="auto"/>
            <w:bottom w:val="none" w:sz="0" w:space="0" w:color="auto"/>
            <w:right w:val="none" w:sz="0" w:space="0" w:color="auto"/>
          </w:divBdr>
        </w:div>
        <w:div w:id="56100155">
          <w:marLeft w:val="640"/>
          <w:marRight w:val="0"/>
          <w:marTop w:val="0"/>
          <w:marBottom w:val="0"/>
          <w:divBdr>
            <w:top w:val="none" w:sz="0" w:space="0" w:color="auto"/>
            <w:left w:val="none" w:sz="0" w:space="0" w:color="auto"/>
            <w:bottom w:val="none" w:sz="0" w:space="0" w:color="auto"/>
            <w:right w:val="none" w:sz="0" w:space="0" w:color="auto"/>
          </w:divBdr>
        </w:div>
        <w:div w:id="58479748">
          <w:marLeft w:val="640"/>
          <w:marRight w:val="0"/>
          <w:marTop w:val="0"/>
          <w:marBottom w:val="0"/>
          <w:divBdr>
            <w:top w:val="none" w:sz="0" w:space="0" w:color="auto"/>
            <w:left w:val="none" w:sz="0" w:space="0" w:color="auto"/>
            <w:bottom w:val="none" w:sz="0" w:space="0" w:color="auto"/>
            <w:right w:val="none" w:sz="0" w:space="0" w:color="auto"/>
          </w:divBdr>
        </w:div>
        <w:div w:id="122385823">
          <w:marLeft w:val="640"/>
          <w:marRight w:val="0"/>
          <w:marTop w:val="0"/>
          <w:marBottom w:val="0"/>
          <w:divBdr>
            <w:top w:val="none" w:sz="0" w:space="0" w:color="auto"/>
            <w:left w:val="none" w:sz="0" w:space="0" w:color="auto"/>
            <w:bottom w:val="none" w:sz="0" w:space="0" w:color="auto"/>
            <w:right w:val="none" w:sz="0" w:space="0" w:color="auto"/>
          </w:divBdr>
        </w:div>
        <w:div w:id="178131049">
          <w:marLeft w:val="640"/>
          <w:marRight w:val="0"/>
          <w:marTop w:val="0"/>
          <w:marBottom w:val="0"/>
          <w:divBdr>
            <w:top w:val="none" w:sz="0" w:space="0" w:color="auto"/>
            <w:left w:val="none" w:sz="0" w:space="0" w:color="auto"/>
            <w:bottom w:val="none" w:sz="0" w:space="0" w:color="auto"/>
            <w:right w:val="none" w:sz="0" w:space="0" w:color="auto"/>
          </w:divBdr>
        </w:div>
        <w:div w:id="219172362">
          <w:marLeft w:val="640"/>
          <w:marRight w:val="0"/>
          <w:marTop w:val="0"/>
          <w:marBottom w:val="0"/>
          <w:divBdr>
            <w:top w:val="none" w:sz="0" w:space="0" w:color="auto"/>
            <w:left w:val="none" w:sz="0" w:space="0" w:color="auto"/>
            <w:bottom w:val="none" w:sz="0" w:space="0" w:color="auto"/>
            <w:right w:val="none" w:sz="0" w:space="0" w:color="auto"/>
          </w:divBdr>
        </w:div>
        <w:div w:id="390271183">
          <w:marLeft w:val="640"/>
          <w:marRight w:val="0"/>
          <w:marTop w:val="0"/>
          <w:marBottom w:val="0"/>
          <w:divBdr>
            <w:top w:val="none" w:sz="0" w:space="0" w:color="auto"/>
            <w:left w:val="none" w:sz="0" w:space="0" w:color="auto"/>
            <w:bottom w:val="none" w:sz="0" w:space="0" w:color="auto"/>
            <w:right w:val="none" w:sz="0" w:space="0" w:color="auto"/>
          </w:divBdr>
        </w:div>
        <w:div w:id="401875752">
          <w:marLeft w:val="640"/>
          <w:marRight w:val="0"/>
          <w:marTop w:val="0"/>
          <w:marBottom w:val="0"/>
          <w:divBdr>
            <w:top w:val="none" w:sz="0" w:space="0" w:color="auto"/>
            <w:left w:val="none" w:sz="0" w:space="0" w:color="auto"/>
            <w:bottom w:val="none" w:sz="0" w:space="0" w:color="auto"/>
            <w:right w:val="none" w:sz="0" w:space="0" w:color="auto"/>
          </w:divBdr>
        </w:div>
        <w:div w:id="466632586">
          <w:marLeft w:val="640"/>
          <w:marRight w:val="0"/>
          <w:marTop w:val="0"/>
          <w:marBottom w:val="0"/>
          <w:divBdr>
            <w:top w:val="none" w:sz="0" w:space="0" w:color="auto"/>
            <w:left w:val="none" w:sz="0" w:space="0" w:color="auto"/>
            <w:bottom w:val="none" w:sz="0" w:space="0" w:color="auto"/>
            <w:right w:val="none" w:sz="0" w:space="0" w:color="auto"/>
          </w:divBdr>
        </w:div>
        <w:div w:id="511574135">
          <w:marLeft w:val="640"/>
          <w:marRight w:val="0"/>
          <w:marTop w:val="0"/>
          <w:marBottom w:val="0"/>
          <w:divBdr>
            <w:top w:val="none" w:sz="0" w:space="0" w:color="auto"/>
            <w:left w:val="none" w:sz="0" w:space="0" w:color="auto"/>
            <w:bottom w:val="none" w:sz="0" w:space="0" w:color="auto"/>
            <w:right w:val="none" w:sz="0" w:space="0" w:color="auto"/>
          </w:divBdr>
        </w:div>
        <w:div w:id="542136245">
          <w:marLeft w:val="640"/>
          <w:marRight w:val="0"/>
          <w:marTop w:val="0"/>
          <w:marBottom w:val="0"/>
          <w:divBdr>
            <w:top w:val="none" w:sz="0" w:space="0" w:color="auto"/>
            <w:left w:val="none" w:sz="0" w:space="0" w:color="auto"/>
            <w:bottom w:val="none" w:sz="0" w:space="0" w:color="auto"/>
            <w:right w:val="none" w:sz="0" w:space="0" w:color="auto"/>
          </w:divBdr>
        </w:div>
        <w:div w:id="585577456">
          <w:marLeft w:val="640"/>
          <w:marRight w:val="0"/>
          <w:marTop w:val="0"/>
          <w:marBottom w:val="0"/>
          <w:divBdr>
            <w:top w:val="none" w:sz="0" w:space="0" w:color="auto"/>
            <w:left w:val="none" w:sz="0" w:space="0" w:color="auto"/>
            <w:bottom w:val="none" w:sz="0" w:space="0" w:color="auto"/>
            <w:right w:val="none" w:sz="0" w:space="0" w:color="auto"/>
          </w:divBdr>
        </w:div>
        <w:div w:id="650914466">
          <w:marLeft w:val="640"/>
          <w:marRight w:val="0"/>
          <w:marTop w:val="0"/>
          <w:marBottom w:val="0"/>
          <w:divBdr>
            <w:top w:val="none" w:sz="0" w:space="0" w:color="auto"/>
            <w:left w:val="none" w:sz="0" w:space="0" w:color="auto"/>
            <w:bottom w:val="none" w:sz="0" w:space="0" w:color="auto"/>
            <w:right w:val="none" w:sz="0" w:space="0" w:color="auto"/>
          </w:divBdr>
        </w:div>
        <w:div w:id="662464591">
          <w:marLeft w:val="640"/>
          <w:marRight w:val="0"/>
          <w:marTop w:val="0"/>
          <w:marBottom w:val="0"/>
          <w:divBdr>
            <w:top w:val="none" w:sz="0" w:space="0" w:color="auto"/>
            <w:left w:val="none" w:sz="0" w:space="0" w:color="auto"/>
            <w:bottom w:val="none" w:sz="0" w:space="0" w:color="auto"/>
            <w:right w:val="none" w:sz="0" w:space="0" w:color="auto"/>
          </w:divBdr>
        </w:div>
        <w:div w:id="685525336">
          <w:marLeft w:val="640"/>
          <w:marRight w:val="0"/>
          <w:marTop w:val="0"/>
          <w:marBottom w:val="0"/>
          <w:divBdr>
            <w:top w:val="none" w:sz="0" w:space="0" w:color="auto"/>
            <w:left w:val="none" w:sz="0" w:space="0" w:color="auto"/>
            <w:bottom w:val="none" w:sz="0" w:space="0" w:color="auto"/>
            <w:right w:val="none" w:sz="0" w:space="0" w:color="auto"/>
          </w:divBdr>
        </w:div>
        <w:div w:id="692918467">
          <w:marLeft w:val="640"/>
          <w:marRight w:val="0"/>
          <w:marTop w:val="0"/>
          <w:marBottom w:val="0"/>
          <w:divBdr>
            <w:top w:val="none" w:sz="0" w:space="0" w:color="auto"/>
            <w:left w:val="none" w:sz="0" w:space="0" w:color="auto"/>
            <w:bottom w:val="none" w:sz="0" w:space="0" w:color="auto"/>
            <w:right w:val="none" w:sz="0" w:space="0" w:color="auto"/>
          </w:divBdr>
        </w:div>
        <w:div w:id="697852432">
          <w:marLeft w:val="640"/>
          <w:marRight w:val="0"/>
          <w:marTop w:val="0"/>
          <w:marBottom w:val="0"/>
          <w:divBdr>
            <w:top w:val="none" w:sz="0" w:space="0" w:color="auto"/>
            <w:left w:val="none" w:sz="0" w:space="0" w:color="auto"/>
            <w:bottom w:val="none" w:sz="0" w:space="0" w:color="auto"/>
            <w:right w:val="none" w:sz="0" w:space="0" w:color="auto"/>
          </w:divBdr>
        </w:div>
        <w:div w:id="729963613">
          <w:marLeft w:val="640"/>
          <w:marRight w:val="0"/>
          <w:marTop w:val="0"/>
          <w:marBottom w:val="0"/>
          <w:divBdr>
            <w:top w:val="none" w:sz="0" w:space="0" w:color="auto"/>
            <w:left w:val="none" w:sz="0" w:space="0" w:color="auto"/>
            <w:bottom w:val="none" w:sz="0" w:space="0" w:color="auto"/>
            <w:right w:val="none" w:sz="0" w:space="0" w:color="auto"/>
          </w:divBdr>
        </w:div>
        <w:div w:id="873229619">
          <w:marLeft w:val="640"/>
          <w:marRight w:val="0"/>
          <w:marTop w:val="0"/>
          <w:marBottom w:val="0"/>
          <w:divBdr>
            <w:top w:val="none" w:sz="0" w:space="0" w:color="auto"/>
            <w:left w:val="none" w:sz="0" w:space="0" w:color="auto"/>
            <w:bottom w:val="none" w:sz="0" w:space="0" w:color="auto"/>
            <w:right w:val="none" w:sz="0" w:space="0" w:color="auto"/>
          </w:divBdr>
        </w:div>
        <w:div w:id="1015156330">
          <w:marLeft w:val="640"/>
          <w:marRight w:val="0"/>
          <w:marTop w:val="0"/>
          <w:marBottom w:val="0"/>
          <w:divBdr>
            <w:top w:val="none" w:sz="0" w:space="0" w:color="auto"/>
            <w:left w:val="none" w:sz="0" w:space="0" w:color="auto"/>
            <w:bottom w:val="none" w:sz="0" w:space="0" w:color="auto"/>
            <w:right w:val="none" w:sz="0" w:space="0" w:color="auto"/>
          </w:divBdr>
        </w:div>
        <w:div w:id="1022706968">
          <w:marLeft w:val="640"/>
          <w:marRight w:val="0"/>
          <w:marTop w:val="0"/>
          <w:marBottom w:val="0"/>
          <w:divBdr>
            <w:top w:val="none" w:sz="0" w:space="0" w:color="auto"/>
            <w:left w:val="none" w:sz="0" w:space="0" w:color="auto"/>
            <w:bottom w:val="none" w:sz="0" w:space="0" w:color="auto"/>
            <w:right w:val="none" w:sz="0" w:space="0" w:color="auto"/>
          </w:divBdr>
        </w:div>
        <w:div w:id="1031875542">
          <w:marLeft w:val="640"/>
          <w:marRight w:val="0"/>
          <w:marTop w:val="0"/>
          <w:marBottom w:val="0"/>
          <w:divBdr>
            <w:top w:val="none" w:sz="0" w:space="0" w:color="auto"/>
            <w:left w:val="none" w:sz="0" w:space="0" w:color="auto"/>
            <w:bottom w:val="none" w:sz="0" w:space="0" w:color="auto"/>
            <w:right w:val="none" w:sz="0" w:space="0" w:color="auto"/>
          </w:divBdr>
        </w:div>
        <w:div w:id="1060136028">
          <w:marLeft w:val="640"/>
          <w:marRight w:val="0"/>
          <w:marTop w:val="0"/>
          <w:marBottom w:val="0"/>
          <w:divBdr>
            <w:top w:val="none" w:sz="0" w:space="0" w:color="auto"/>
            <w:left w:val="none" w:sz="0" w:space="0" w:color="auto"/>
            <w:bottom w:val="none" w:sz="0" w:space="0" w:color="auto"/>
            <w:right w:val="none" w:sz="0" w:space="0" w:color="auto"/>
          </w:divBdr>
        </w:div>
        <w:div w:id="1083796147">
          <w:marLeft w:val="640"/>
          <w:marRight w:val="0"/>
          <w:marTop w:val="0"/>
          <w:marBottom w:val="0"/>
          <w:divBdr>
            <w:top w:val="none" w:sz="0" w:space="0" w:color="auto"/>
            <w:left w:val="none" w:sz="0" w:space="0" w:color="auto"/>
            <w:bottom w:val="none" w:sz="0" w:space="0" w:color="auto"/>
            <w:right w:val="none" w:sz="0" w:space="0" w:color="auto"/>
          </w:divBdr>
        </w:div>
        <w:div w:id="1094125983">
          <w:marLeft w:val="640"/>
          <w:marRight w:val="0"/>
          <w:marTop w:val="0"/>
          <w:marBottom w:val="0"/>
          <w:divBdr>
            <w:top w:val="none" w:sz="0" w:space="0" w:color="auto"/>
            <w:left w:val="none" w:sz="0" w:space="0" w:color="auto"/>
            <w:bottom w:val="none" w:sz="0" w:space="0" w:color="auto"/>
            <w:right w:val="none" w:sz="0" w:space="0" w:color="auto"/>
          </w:divBdr>
        </w:div>
        <w:div w:id="1162744314">
          <w:marLeft w:val="640"/>
          <w:marRight w:val="0"/>
          <w:marTop w:val="0"/>
          <w:marBottom w:val="0"/>
          <w:divBdr>
            <w:top w:val="none" w:sz="0" w:space="0" w:color="auto"/>
            <w:left w:val="none" w:sz="0" w:space="0" w:color="auto"/>
            <w:bottom w:val="none" w:sz="0" w:space="0" w:color="auto"/>
            <w:right w:val="none" w:sz="0" w:space="0" w:color="auto"/>
          </w:divBdr>
        </w:div>
        <w:div w:id="1242638070">
          <w:marLeft w:val="640"/>
          <w:marRight w:val="0"/>
          <w:marTop w:val="0"/>
          <w:marBottom w:val="0"/>
          <w:divBdr>
            <w:top w:val="none" w:sz="0" w:space="0" w:color="auto"/>
            <w:left w:val="none" w:sz="0" w:space="0" w:color="auto"/>
            <w:bottom w:val="none" w:sz="0" w:space="0" w:color="auto"/>
            <w:right w:val="none" w:sz="0" w:space="0" w:color="auto"/>
          </w:divBdr>
        </w:div>
        <w:div w:id="1252154686">
          <w:marLeft w:val="640"/>
          <w:marRight w:val="0"/>
          <w:marTop w:val="0"/>
          <w:marBottom w:val="0"/>
          <w:divBdr>
            <w:top w:val="none" w:sz="0" w:space="0" w:color="auto"/>
            <w:left w:val="none" w:sz="0" w:space="0" w:color="auto"/>
            <w:bottom w:val="none" w:sz="0" w:space="0" w:color="auto"/>
            <w:right w:val="none" w:sz="0" w:space="0" w:color="auto"/>
          </w:divBdr>
        </w:div>
        <w:div w:id="1257133510">
          <w:marLeft w:val="640"/>
          <w:marRight w:val="0"/>
          <w:marTop w:val="0"/>
          <w:marBottom w:val="0"/>
          <w:divBdr>
            <w:top w:val="none" w:sz="0" w:space="0" w:color="auto"/>
            <w:left w:val="none" w:sz="0" w:space="0" w:color="auto"/>
            <w:bottom w:val="none" w:sz="0" w:space="0" w:color="auto"/>
            <w:right w:val="none" w:sz="0" w:space="0" w:color="auto"/>
          </w:divBdr>
        </w:div>
        <w:div w:id="1375351946">
          <w:marLeft w:val="640"/>
          <w:marRight w:val="0"/>
          <w:marTop w:val="0"/>
          <w:marBottom w:val="0"/>
          <w:divBdr>
            <w:top w:val="none" w:sz="0" w:space="0" w:color="auto"/>
            <w:left w:val="none" w:sz="0" w:space="0" w:color="auto"/>
            <w:bottom w:val="none" w:sz="0" w:space="0" w:color="auto"/>
            <w:right w:val="none" w:sz="0" w:space="0" w:color="auto"/>
          </w:divBdr>
        </w:div>
        <w:div w:id="1384211671">
          <w:marLeft w:val="640"/>
          <w:marRight w:val="0"/>
          <w:marTop w:val="0"/>
          <w:marBottom w:val="0"/>
          <w:divBdr>
            <w:top w:val="none" w:sz="0" w:space="0" w:color="auto"/>
            <w:left w:val="none" w:sz="0" w:space="0" w:color="auto"/>
            <w:bottom w:val="none" w:sz="0" w:space="0" w:color="auto"/>
            <w:right w:val="none" w:sz="0" w:space="0" w:color="auto"/>
          </w:divBdr>
        </w:div>
        <w:div w:id="1387990516">
          <w:marLeft w:val="640"/>
          <w:marRight w:val="0"/>
          <w:marTop w:val="0"/>
          <w:marBottom w:val="0"/>
          <w:divBdr>
            <w:top w:val="none" w:sz="0" w:space="0" w:color="auto"/>
            <w:left w:val="none" w:sz="0" w:space="0" w:color="auto"/>
            <w:bottom w:val="none" w:sz="0" w:space="0" w:color="auto"/>
            <w:right w:val="none" w:sz="0" w:space="0" w:color="auto"/>
          </w:divBdr>
        </w:div>
        <w:div w:id="1423063529">
          <w:marLeft w:val="640"/>
          <w:marRight w:val="0"/>
          <w:marTop w:val="0"/>
          <w:marBottom w:val="0"/>
          <w:divBdr>
            <w:top w:val="none" w:sz="0" w:space="0" w:color="auto"/>
            <w:left w:val="none" w:sz="0" w:space="0" w:color="auto"/>
            <w:bottom w:val="none" w:sz="0" w:space="0" w:color="auto"/>
            <w:right w:val="none" w:sz="0" w:space="0" w:color="auto"/>
          </w:divBdr>
        </w:div>
        <w:div w:id="1581796306">
          <w:marLeft w:val="640"/>
          <w:marRight w:val="0"/>
          <w:marTop w:val="0"/>
          <w:marBottom w:val="0"/>
          <w:divBdr>
            <w:top w:val="none" w:sz="0" w:space="0" w:color="auto"/>
            <w:left w:val="none" w:sz="0" w:space="0" w:color="auto"/>
            <w:bottom w:val="none" w:sz="0" w:space="0" w:color="auto"/>
            <w:right w:val="none" w:sz="0" w:space="0" w:color="auto"/>
          </w:divBdr>
        </w:div>
        <w:div w:id="1604221033">
          <w:marLeft w:val="640"/>
          <w:marRight w:val="0"/>
          <w:marTop w:val="0"/>
          <w:marBottom w:val="0"/>
          <w:divBdr>
            <w:top w:val="none" w:sz="0" w:space="0" w:color="auto"/>
            <w:left w:val="none" w:sz="0" w:space="0" w:color="auto"/>
            <w:bottom w:val="none" w:sz="0" w:space="0" w:color="auto"/>
            <w:right w:val="none" w:sz="0" w:space="0" w:color="auto"/>
          </w:divBdr>
        </w:div>
        <w:div w:id="1681159876">
          <w:marLeft w:val="640"/>
          <w:marRight w:val="0"/>
          <w:marTop w:val="0"/>
          <w:marBottom w:val="0"/>
          <w:divBdr>
            <w:top w:val="none" w:sz="0" w:space="0" w:color="auto"/>
            <w:left w:val="none" w:sz="0" w:space="0" w:color="auto"/>
            <w:bottom w:val="none" w:sz="0" w:space="0" w:color="auto"/>
            <w:right w:val="none" w:sz="0" w:space="0" w:color="auto"/>
          </w:divBdr>
        </w:div>
        <w:div w:id="1752267662">
          <w:marLeft w:val="640"/>
          <w:marRight w:val="0"/>
          <w:marTop w:val="0"/>
          <w:marBottom w:val="0"/>
          <w:divBdr>
            <w:top w:val="none" w:sz="0" w:space="0" w:color="auto"/>
            <w:left w:val="none" w:sz="0" w:space="0" w:color="auto"/>
            <w:bottom w:val="none" w:sz="0" w:space="0" w:color="auto"/>
            <w:right w:val="none" w:sz="0" w:space="0" w:color="auto"/>
          </w:divBdr>
        </w:div>
      </w:divsChild>
    </w:div>
    <w:div w:id="602035841">
      <w:marLeft w:val="640"/>
      <w:marRight w:val="0"/>
      <w:marTop w:val="0"/>
      <w:marBottom w:val="0"/>
      <w:divBdr>
        <w:top w:val="none" w:sz="0" w:space="0" w:color="auto"/>
        <w:left w:val="none" w:sz="0" w:space="0" w:color="auto"/>
        <w:bottom w:val="none" w:sz="0" w:space="0" w:color="auto"/>
        <w:right w:val="none" w:sz="0" w:space="0" w:color="auto"/>
      </w:divBdr>
    </w:div>
    <w:div w:id="602105112">
      <w:marLeft w:val="640"/>
      <w:marRight w:val="0"/>
      <w:marTop w:val="0"/>
      <w:marBottom w:val="0"/>
      <w:divBdr>
        <w:top w:val="none" w:sz="0" w:space="0" w:color="auto"/>
        <w:left w:val="none" w:sz="0" w:space="0" w:color="auto"/>
        <w:bottom w:val="none" w:sz="0" w:space="0" w:color="auto"/>
        <w:right w:val="none" w:sz="0" w:space="0" w:color="auto"/>
      </w:divBdr>
    </w:div>
    <w:div w:id="602105222">
      <w:marLeft w:val="640"/>
      <w:marRight w:val="0"/>
      <w:marTop w:val="0"/>
      <w:marBottom w:val="0"/>
      <w:divBdr>
        <w:top w:val="none" w:sz="0" w:space="0" w:color="auto"/>
        <w:left w:val="none" w:sz="0" w:space="0" w:color="auto"/>
        <w:bottom w:val="none" w:sz="0" w:space="0" w:color="auto"/>
        <w:right w:val="none" w:sz="0" w:space="0" w:color="auto"/>
      </w:divBdr>
    </w:div>
    <w:div w:id="602106768">
      <w:marLeft w:val="640"/>
      <w:marRight w:val="0"/>
      <w:marTop w:val="0"/>
      <w:marBottom w:val="0"/>
      <w:divBdr>
        <w:top w:val="none" w:sz="0" w:space="0" w:color="auto"/>
        <w:left w:val="none" w:sz="0" w:space="0" w:color="auto"/>
        <w:bottom w:val="none" w:sz="0" w:space="0" w:color="auto"/>
        <w:right w:val="none" w:sz="0" w:space="0" w:color="auto"/>
      </w:divBdr>
    </w:div>
    <w:div w:id="602150419">
      <w:marLeft w:val="640"/>
      <w:marRight w:val="0"/>
      <w:marTop w:val="0"/>
      <w:marBottom w:val="0"/>
      <w:divBdr>
        <w:top w:val="none" w:sz="0" w:space="0" w:color="auto"/>
        <w:left w:val="none" w:sz="0" w:space="0" w:color="auto"/>
        <w:bottom w:val="none" w:sz="0" w:space="0" w:color="auto"/>
        <w:right w:val="none" w:sz="0" w:space="0" w:color="auto"/>
      </w:divBdr>
    </w:div>
    <w:div w:id="602153838">
      <w:marLeft w:val="640"/>
      <w:marRight w:val="0"/>
      <w:marTop w:val="0"/>
      <w:marBottom w:val="0"/>
      <w:divBdr>
        <w:top w:val="none" w:sz="0" w:space="0" w:color="auto"/>
        <w:left w:val="none" w:sz="0" w:space="0" w:color="auto"/>
        <w:bottom w:val="none" w:sz="0" w:space="0" w:color="auto"/>
        <w:right w:val="none" w:sz="0" w:space="0" w:color="auto"/>
      </w:divBdr>
    </w:div>
    <w:div w:id="602226756">
      <w:marLeft w:val="640"/>
      <w:marRight w:val="0"/>
      <w:marTop w:val="0"/>
      <w:marBottom w:val="0"/>
      <w:divBdr>
        <w:top w:val="none" w:sz="0" w:space="0" w:color="auto"/>
        <w:left w:val="none" w:sz="0" w:space="0" w:color="auto"/>
        <w:bottom w:val="none" w:sz="0" w:space="0" w:color="auto"/>
        <w:right w:val="none" w:sz="0" w:space="0" w:color="auto"/>
      </w:divBdr>
    </w:div>
    <w:div w:id="602230073">
      <w:marLeft w:val="640"/>
      <w:marRight w:val="0"/>
      <w:marTop w:val="0"/>
      <w:marBottom w:val="0"/>
      <w:divBdr>
        <w:top w:val="none" w:sz="0" w:space="0" w:color="auto"/>
        <w:left w:val="none" w:sz="0" w:space="0" w:color="auto"/>
        <w:bottom w:val="none" w:sz="0" w:space="0" w:color="auto"/>
        <w:right w:val="none" w:sz="0" w:space="0" w:color="auto"/>
      </w:divBdr>
    </w:div>
    <w:div w:id="602297881">
      <w:marLeft w:val="640"/>
      <w:marRight w:val="0"/>
      <w:marTop w:val="0"/>
      <w:marBottom w:val="0"/>
      <w:divBdr>
        <w:top w:val="none" w:sz="0" w:space="0" w:color="auto"/>
        <w:left w:val="none" w:sz="0" w:space="0" w:color="auto"/>
        <w:bottom w:val="none" w:sz="0" w:space="0" w:color="auto"/>
        <w:right w:val="none" w:sz="0" w:space="0" w:color="auto"/>
      </w:divBdr>
    </w:div>
    <w:div w:id="602302401">
      <w:marLeft w:val="640"/>
      <w:marRight w:val="0"/>
      <w:marTop w:val="0"/>
      <w:marBottom w:val="0"/>
      <w:divBdr>
        <w:top w:val="none" w:sz="0" w:space="0" w:color="auto"/>
        <w:left w:val="none" w:sz="0" w:space="0" w:color="auto"/>
        <w:bottom w:val="none" w:sz="0" w:space="0" w:color="auto"/>
        <w:right w:val="none" w:sz="0" w:space="0" w:color="auto"/>
      </w:divBdr>
    </w:div>
    <w:div w:id="602342584">
      <w:marLeft w:val="640"/>
      <w:marRight w:val="0"/>
      <w:marTop w:val="0"/>
      <w:marBottom w:val="0"/>
      <w:divBdr>
        <w:top w:val="none" w:sz="0" w:space="0" w:color="auto"/>
        <w:left w:val="none" w:sz="0" w:space="0" w:color="auto"/>
        <w:bottom w:val="none" w:sz="0" w:space="0" w:color="auto"/>
        <w:right w:val="none" w:sz="0" w:space="0" w:color="auto"/>
      </w:divBdr>
    </w:div>
    <w:div w:id="602342649">
      <w:marLeft w:val="640"/>
      <w:marRight w:val="0"/>
      <w:marTop w:val="0"/>
      <w:marBottom w:val="0"/>
      <w:divBdr>
        <w:top w:val="none" w:sz="0" w:space="0" w:color="auto"/>
        <w:left w:val="none" w:sz="0" w:space="0" w:color="auto"/>
        <w:bottom w:val="none" w:sz="0" w:space="0" w:color="auto"/>
        <w:right w:val="none" w:sz="0" w:space="0" w:color="auto"/>
      </w:divBdr>
    </w:div>
    <w:div w:id="602418698">
      <w:marLeft w:val="640"/>
      <w:marRight w:val="0"/>
      <w:marTop w:val="0"/>
      <w:marBottom w:val="0"/>
      <w:divBdr>
        <w:top w:val="none" w:sz="0" w:space="0" w:color="auto"/>
        <w:left w:val="none" w:sz="0" w:space="0" w:color="auto"/>
        <w:bottom w:val="none" w:sz="0" w:space="0" w:color="auto"/>
        <w:right w:val="none" w:sz="0" w:space="0" w:color="auto"/>
      </w:divBdr>
    </w:div>
    <w:div w:id="602609449">
      <w:marLeft w:val="640"/>
      <w:marRight w:val="0"/>
      <w:marTop w:val="0"/>
      <w:marBottom w:val="0"/>
      <w:divBdr>
        <w:top w:val="none" w:sz="0" w:space="0" w:color="auto"/>
        <w:left w:val="none" w:sz="0" w:space="0" w:color="auto"/>
        <w:bottom w:val="none" w:sz="0" w:space="0" w:color="auto"/>
        <w:right w:val="none" w:sz="0" w:space="0" w:color="auto"/>
      </w:divBdr>
    </w:div>
    <w:div w:id="602612435">
      <w:marLeft w:val="640"/>
      <w:marRight w:val="0"/>
      <w:marTop w:val="0"/>
      <w:marBottom w:val="0"/>
      <w:divBdr>
        <w:top w:val="none" w:sz="0" w:space="0" w:color="auto"/>
        <w:left w:val="none" w:sz="0" w:space="0" w:color="auto"/>
        <w:bottom w:val="none" w:sz="0" w:space="0" w:color="auto"/>
        <w:right w:val="none" w:sz="0" w:space="0" w:color="auto"/>
      </w:divBdr>
    </w:div>
    <w:div w:id="602806322">
      <w:marLeft w:val="640"/>
      <w:marRight w:val="0"/>
      <w:marTop w:val="0"/>
      <w:marBottom w:val="0"/>
      <w:divBdr>
        <w:top w:val="none" w:sz="0" w:space="0" w:color="auto"/>
        <w:left w:val="none" w:sz="0" w:space="0" w:color="auto"/>
        <w:bottom w:val="none" w:sz="0" w:space="0" w:color="auto"/>
        <w:right w:val="none" w:sz="0" w:space="0" w:color="auto"/>
      </w:divBdr>
    </w:div>
    <w:div w:id="602807962">
      <w:marLeft w:val="640"/>
      <w:marRight w:val="0"/>
      <w:marTop w:val="0"/>
      <w:marBottom w:val="0"/>
      <w:divBdr>
        <w:top w:val="none" w:sz="0" w:space="0" w:color="auto"/>
        <w:left w:val="none" w:sz="0" w:space="0" w:color="auto"/>
        <w:bottom w:val="none" w:sz="0" w:space="0" w:color="auto"/>
        <w:right w:val="none" w:sz="0" w:space="0" w:color="auto"/>
      </w:divBdr>
    </w:div>
    <w:div w:id="602808032">
      <w:marLeft w:val="640"/>
      <w:marRight w:val="0"/>
      <w:marTop w:val="0"/>
      <w:marBottom w:val="0"/>
      <w:divBdr>
        <w:top w:val="none" w:sz="0" w:space="0" w:color="auto"/>
        <w:left w:val="none" w:sz="0" w:space="0" w:color="auto"/>
        <w:bottom w:val="none" w:sz="0" w:space="0" w:color="auto"/>
        <w:right w:val="none" w:sz="0" w:space="0" w:color="auto"/>
      </w:divBdr>
    </w:div>
    <w:div w:id="602809842">
      <w:marLeft w:val="640"/>
      <w:marRight w:val="0"/>
      <w:marTop w:val="0"/>
      <w:marBottom w:val="0"/>
      <w:divBdr>
        <w:top w:val="none" w:sz="0" w:space="0" w:color="auto"/>
        <w:left w:val="none" w:sz="0" w:space="0" w:color="auto"/>
        <w:bottom w:val="none" w:sz="0" w:space="0" w:color="auto"/>
        <w:right w:val="none" w:sz="0" w:space="0" w:color="auto"/>
      </w:divBdr>
    </w:div>
    <w:div w:id="602879533">
      <w:marLeft w:val="640"/>
      <w:marRight w:val="0"/>
      <w:marTop w:val="0"/>
      <w:marBottom w:val="0"/>
      <w:divBdr>
        <w:top w:val="none" w:sz="0" w:space="0" w:color="auto"/>
        <w:left w:val="none" w:sz="0" w:space="0" w:color="auto"/>
        <w:bottom w:val="none" w:sz="0" w:space="0" w:color="auto"/>
        <w:right w:val="none" w:sz="0" w:space="0" w:color="auto"/>
      </w:divBdr>
    </w:div>
    <w:div w:id="602883381">
      <w:marLeft w:val="640"/>
      <w:marRight w:val="0"/>
      <w:marTop w:val="0"/>
      <w:marBottom w:val="0"/>
      <w:divBdr>
        <w:top w:val="none" w:sz="0" w:space="0" w:color="auto"/>
        <w:left w:val="none" w:sz="0" w:space="0" w:color="auto"/>
        <w:bottom w:val="none" w:sz="0" w:space="0" w:color="auto"/>
        <w:right w:val="none" w:sz="0" w:space="0" w:color="auto"/>
      </w:divBdr>
    </w:div>
    <w:div w:id="602883948">
      <w:marLeft w:val="640"/>
      <w:marRight w:val="0"/>
      <w:marTop w:val="0"/>
      <w:marBottom w:val="0"/>
      <w:divBdr>
        <w:top w:val="none" w:sz="0" w:space="0" w:color="auto"/>
        <w:left w:val="none" w:sz="0" w:space="0" w:color="auto"/>
        <w:bottom w:val="none" w:sz="0" w:space="0" w:color="auto"/>
        <w:right w:val="none" w:sz="0" w:space="0" w:color="auto"/>
      </w:divBdr>
    </w:div>
    <w:div w:id="602998727">
      <w:marLeft w:val="640"/>
      <w:marRight w:val="0"/>
      <w:marTop w:val="0"/>
      <w:marBottom w:val="0"/>
      <w:divBdr>
        <w:top w:val="none" w:sz="0" w:space="0" w:color="auto"/>
        <w:left w:val="none" w:sz="0" w:space="0" w:color="auto"/>
        <w:bottom w:val="none" w:sz="0" w:space="0" w:color="auto"/>
        <w:right w:val="none" w:sz="0" w:space="0" w:color="auto"/>
      </w:divBdr>
    </w:div>
    <w:div w:id="603079159">
      <w:marLeft w:val="640"/>
      <w:marRight w:val="0"/>
      <w:marTop w:val="0"/>
      <w:marBottom w:val="0"/>
      <w:divBdr>
        <w:top w:val="none" w:sz="0" w:space="0" w:color="auto"/>
        <w:left w:val="none" w:sz="0" w:space="0" w:color="auto"/>
        <w:bottom w:val="none" w:sz="0" w:space="0" w:color="auto"/>
        <w:right w:val="none" w:sz="0" w:space="0" w:color="auto"/>
      </w:divBdr>
    </w:div>
    <w:div w:id="603268981">
      <w:marLeft w:val="640"/>
      <w:marRight w:val="0"/>
      <w:marTop w:val="0"/>
      <w:marBottom w:val="0"/>
      <w:divBdr>
        <w:top w:val="none" w:sz="0" w:space="0" w:color="auto"/>
        <w:left w:val="none" w:sz="0" w:space="0" w:color="auto"/>
        <w:bottom w:val="none" w:sz="0" w:space="0" w:color="auto"/>
        <w:right w:val="none" w:sz="0" w:space="0" w:color="auto"/>
      </w:divBdr>
    </w:div>
    <w:div w:id="603269628">
      <w:marLeft w:val="640"/>
      <w:marRight w:val="0"/>
      <w:marTop w:val="0"/>
      <w:marBottom w:val="0"/>
      <w:divBdr>
        <w:top w:val="none" w:sz="0" w:space="0" w:color="auto"/>
        <w:left w:val="none" w:sz="0" w:space="0" w:color="auto"/>
        <w:bottom w:val="none" w:sz="0" w:space="0" w:color="auto"/>
        <w:right w:val="none" w:sz="0" w:space="0" w:color="auto"/>
      </w:divBdr>
    </w:div>
    <w:div w:id="603344923">
      <w:marLeft w:val="640"/>
      <w:marRight w:val="0"/>
      <w:marTop w:val="0"/>
      <w:marBottom w:val="0"/>
      <w:divBdr>
        <w:top w:val="none" w:sz="0" w:space="0" w:color="auto"/>
        <w:left w:val="none" w:sz="0" w:space="0" w:color="auto"/>
        <w:bottom w:val="none" w:sz="0" w:space="0" w:color="auto"/>
        <w:right w:val="none" w:sz="0" w:space="0" w:color="auto"/>
      </w:divBdr>
    </w:div>
    <w:div w:id="603391189">
      <w:marLeft w:val="640"/>
      <w:marRight w:val="0"/>
      <w:marTop w:val="0"/>
      <w:marBottom w:val="0"/>
      <w:divBdr>
        <w:top w:val="none" w:sz="0" w:space="0" w:color="auto"/>
        <w:left w:val="none" w:sz="0" w:space="0" w:color="auto"/>
        <w:bottom w:val="none" w:sz="0" w:space="0" w:color="auto"/>
        <w:right w:val="none" w:sz="0" w:space="0" w:color="auto"/>
      </w:divBdr>
    </w:div>
    <w:div w:id="603457725">
      <w:marLeft w:val="640"/>
      <w:marRight w:val="0"/>
      <w:marTop w:val="0"/>
      <w:marBottom w:val="0"/>
      <w:divBdr>
        <w:top w:val="none" w:sz="0" w:space="0" w:color="auto"/>
        <w:left w:val="none" w:sz="0" w:space="0" w:color="auto"/>
        <w:bottom w:val="none" w:sz="0" w:space="0" w:color="auto"/>
        <w:right w:val="none" w:sz="0" w:space="0" w:color="auto"/>
      </w:divBdr>
    </w:div>
    <w:div w:id="603536163">
      <w:marLeft w:val="640"/>
      <w:marRight w:val="0"/>
      <w:marTop w:val="0"/>
      <w:marBottom w:val="0"/>
      <w:divBdr>
        <w:top w:val="none" w:sz="0" w:space="0" w:color="auto"/>
        <w:left w:val="none" w:sz="0" w:space="0" w:color="auto"/>
        <w:bottom w:val="none" w:sz="0" w:space="0" w:color="auto"/>
        <w:right w:val="none" w:sz="0" w:space="0" w:color="auto"/>
      </w:divBdr>
    </w:div>
    <w:div w:id="603536547">
      <w:marLeft w:val="480"/>
      <w:marRight w:val="0"/>
      <w:marTop w:val="0"/>
      <w:marBottom w:val="0"/>
      <w:divBdr>
        <w:top w:val="none" w:sz="0" w:space="0" w:color="auto"/>
        <w:left w:val="none" w:sz="0" w:space="0" w:color="auto"/>
        <w:bottom w:val="none" w:sz="0" w:space="0" w:color="auto"/>
        <w:right w:val="none" w:sz="0" w:space="0" w:color="auto"/>
      </w:divBdr>
    </w:div>
    <w:div w:id="603608527">
      <w:marLeft w:val="640"/>
      <w:marRight w:val="0"/>
      <w:marTop w:val="0"/>
      <w:marBottom w:val="0"/>
      <w:divBdr>
        <w:top w:val="none" w:sz="0" w:space="0" w:color="auto"/>
        <w:left w:val="none" w:sz="0" w:space="0" w:color="auto"/>
        <w:bottom w:val="none" w:sz="0" w:space="0" w:color="auto"/>
        <w:right w:val="none" w:sz="0" w:space="0" w:color="auto"/>
      </w:divBdr>
    </w:div>
    <w:div w:id="603610380">
      <w:marLeft w:val="640"/>
      <w:marRight w:val="0"/>
      <w:marTop w:val="0"/>
      <w:marBottom w:val="0"/>
      <w:divBdr>
        <w:top w:val="none" w:sz="0" w:space="0" w:color="auto"/>
        <w:left w:val="none" w:sz="0" w:space="0" w:color="auto"/>
        <w:bottom w:val="none" w:sz="0" w:space="0" w:color="auto"/>
        <w:right w:val="none" w:sz="0" w:space="0" w:color="auto"/>
      </w:divBdr>
    </w:div>
    <w:div w:id="603684307">
      <w:marLeft w:val="640"/>
      <w:marRight w:val="0"/>
      <w:marTop w:val="0"/>
      <w:marBottom w:val="0"/>
      <w:divBdr>
        <w:top w:val="none" w:sz="0" w:space="0" w:color="auto"/>
        <w:left w:val="none" w:sz="0" w:space="0" w:color="auto"/>
        <w:bottom w:val="none" w:sz="0" w:space="0" w:color="auto"/>
        <w:right w:val="none" w:sz="0" w:space="0" w:color="auto"/>
      </w:divBdr>
    </w:div>
    <w:div w:id="603807521">
      <w:marLeft w:val="640"/>
      <w:marRight w:val="0"/>
      <w:marTop w:val="0"/>
      <w:marBottom w:val="0"/>
      <w:divBdr>
        <w:top w:val="none" w:sz="0" w:space="0" w:color="auto"/>
        <w:left w:val="none" w:sz="0" w:space="0" w:color="auto"/>
        <w:bottom w:val="none" w:sz="0" w:space="0" w:color="auto"/>
        <w:right w:val="none" w:sz="0" w:space="0" w:color="auto"/>
      </w:divBdr>
    </w:div>
    <w:div w:id="603853127">
      <w:marLeft w:val="640"/>
      <w:marRight w:val="0"/>
      <w:marTop w:val="0"/>
      <w:marBottom w:val="0"/>
      <w:divBdr>
        <w:top w:val="none" w:sz="0" w:space="0" w:color="auto"/>
        <w:left w:val="none" w:sz="0" w:space="0" w:color="auto"/>
        <w:bottom w:val="none" w:sz="0" w:space="0" w:color="auto"/>
        <w:right w:val="none" w:sz="0" w:space="0" w:color="auto"/>
      </w:divBdr>
    </w:div>
    <w:div w:id="603923008">
      <w:marLeft w:val="640"/>
      <w:marRight w:val="0"/>
      <w:marTop w:val="0"/>
      <w:marBottom w:val="0"/>
      <w:divBdr>
        <w:top w:val="none" w:sz="0" w:space="0" w:color="auto"/>
        <w:left w:val="none" w:sz="0" w:space="0" w:color="auto"/>
        <w:bottom w:val="none" w:sz="0" w:space="0" w:color="auto"/>
        <w:right w:val="none" w:sz="0" w:space="0" w:color="auto"/>
      </w:divBdr>
    </w:div>
    <w:div w:id="603926950">
      <w:marLeft w:val="640"/>
      <w:marRight w:val="0"/>
      <w:marTop w:val="0"/>
      <w:marBottom w:val="0"/>
      <w:divBdr>
        <w:top w:val="none" w:sz="0" w:space="0" w:color="auto"/>
        <w:left w:val="none" w:sz="0" w:space="0" w:color="auto"/>
        <w:bottom w:val="none" w:sz="0" w:space="0" w:color="auto"/>
        <w:right w:val="none" w:sz="0" w:space="0" w:color="auto"/>
      </w:divBdr>
    </w:div>
    <w:div w:id="603996787">
      <w:marLeft w:val="640"/>
      <w:marRight w:val="0"/>
      <w:marTop w:val="0"/>
      <w:marBottom w:val="0"/>
      <w:divBdr>
        <w:top w:val="none" w:sz="0" w:space="0" w:color="auto"/>
        <w:left w:val="none" w:sz="0" w:space="0" w:color="auto"/>
        <w:bottom w:val="none" w:sz="0" w:space="0" w:color="auto"/>
        <w:right w:val="none" w:sz="0" w:space="0" w:color="auto"/>
      </w:divBdr>
    </w:div>
    <w:div w:id="603997200">
      <w:marLeft w:val="640"/>
      <w:marRight w:val="0"/>
      <w:marTop w:val="0"/>
      <w:marBottom w:val="0"/>
      <w:divBdr>
        <w:top w:val="none" w:sz="0" w:space="0" w:color="auto"/>
        <w:left w:val="none" w:sz="0" w:space="0" w:color="auto"/>
        <w:bottom w:val="none" w:sz="0" w:space="0" w:color="auto"/>
        <w:right w:val="none" w:sz="0" w:space="0" w:color="auto"/>
      </w:divBdr>
    </w:div>
    <w:div w:id="603999803">
      <w:marLeft w:val="640"/>
      <w:marRight w:val="0"/>
      <w:marTop w:val="0"/>
      <w:marBottom w:val="0"/>
      <w:divBdr>
        <w:top w:val="none" w:sz="0" w:space="0" w:color="auto"/>
        <w:left w:val="none" w:sz="0" w:space="0" w:color="auto"/>
        <w:bottom w:val="none" w:sz="0" w:space="0" w:color="auto"/>
        <w:right w:val="none" w:sz="0" w:space="0" w:color="auto"/>
      </w:divBdr>
    </w:div>
    <w:div w:id="604072894">
      <w:marLeft w:val="640"/>
      <w:marRight w:val="0"/>
      <w:marTop w:val="0"/>
      <w:marBottom w:val="0"/>
      <w:divBdr>
        <w:top w:val="none" w:sz="0" w:space="0" w:color="auto"/>
        <w:left w:val="none" w:sz="0" w:space="0" w:color="auto"/>
        <w:bottom w:val="none" w:sz="0" w:space="0" w:color="auto"/>
        <w:right w:val="none" w:sz="0" w:space="0" w:color="auto"/>
      </w:divBdr>
    </w:div>
    <w:div w:id="604115820">
      <w:marLeft w:val="640"/>
      <w:marRight w:val="0"/>
      <w:marTop w:val="0"/>
      <w:marBottom w:val="0"/>
      <w:divBdr>
        <w:top w:val="none" w:sz="0" w:space="0" w:color="auto"/>
        <w:left w:val="none" w:sz="0" w:space="0" w:color="auto"/>
        <w:bottom w:val="none" w:sz="0" w:space="0" w:color="auto"/>
        <w:right w:val="none" w:sz="0" w:space="0" w:color="auto"/>
      </w:divBdr>
    </w:div>
    <w:div w:id="604193989">
      <w:marLeft w:val="640"/>
      <w:marRight w:val="0"/>
      <w:marTop w:val="0"/>
      <w:marBottom w:val="0"/>
      <w:divBdr>
        <w:top w:val="none" w:sz="0" w:space="0" w:color="auto"/>
        <w:left w:val="none" w:sz="0" w:space="0" w:color="auto"/>
        <w:bottom w:val="none" w:sz="0" w:space="0" w:color="auto"/>
        <w:right w:val="none" w:sz="0" w:space="0" w:color="auto"/>
      </w:divBdr>
    </w:div>
    <w:div w:id="604385578">
      <w:marLeft w:val="640"/>
      <w:marRight w:val="0"/>
      <w:marTop w:val="0"/>
      <w:marBottom w:val="0"/>
      <w:divBdr>
        <w:top w:val="none" w:sz="0" w:space="0" w:color="auto"/>
        <w:left w:val="none" w:sz="0" w:space="0" w:color="auto"/>
        <w:bottom w:val="none" w:sz="0" w:space="0" w:color="auto"/>
        <w:right w:val="none" w:sz="0" w:space="0" w:color="auto"/>
      </w:divBdr>
    </w:div>
    <w:div w:id="604466229">
      <w:marLeft w:val="640"/>
      <w:marRight w:val="0"/>
      <w:marTop w:val="0"/>
      <w:marBottom w:val="0"/>
      <w:divBdr>
        <w:top w:val="none" w:sz="0" w:space="0" w:color="auto"/>
        <w:left w:val="none" w:sz="0" w:space="0" w:color="auto"/>
        <w:bottom w:val="none" w:sz="0" w:space="0" w:color="auto"/>
        <w:right w:val="none" w:sz="0" w:space="0" w:color="auto"/>
      </w:divBdr>
    </w:div>
    <w:div w:id="604506261">
      <w:marLeft w:val="640"/>
      <w:marRight w:val="0"/>
      <w:marTop w:val="0"/>
      <w:marBottom w:val="0"/>
      <w:divBdr>
        <w:top w:val="none" w:sz="0" w:space="0" w:color="auto"/>
        <w:left w:val="none" w:sz="0" w:space="0" w:color="auto"/>
        <w:bottom w:val="none" w:sz="0" w:space="0" w:color="auto"/>
        <w:right w:val="none" w:sz="0" w:space="0" w:color="auto"/>
      </w:divBdr>
    </w:div>
    <w:div w:id="604508127">
      <w:marLeft w:val="640"/>
      <w:marRight w:val="0"/>
      <w:marTop w:val="0"/>
      <w:marBottom w:val="0"/>
      <w:divBdr>
        <w:top w:val="none" w:sz="0" w:space="0" w:color="auto"/>
        <w:left w:val="none" w:sz="0" w:space="0" w:color="auto"/>
        <w:bottom w:val="none" w:sz="0" w:space="0" w:color="auto"/>
        <w:right w:val="none" w:sz="0" w:space="0" w:color="auto"/>
      </w:divBdr>
    </w:div>
    <w:div w:id="604576979">
      <w:marLeft w:val="640"/>
      <w:marRight w:val="0"/>
      <w:marTop w:val="0"/>
      <w:marBottom w:val="0"/>
      <w:divBdr>
        <w:top w:val="none" w:sz="0" w:space="0" w:color="auto"/>
        <w:left w:val="none" w:sz="0" w:space="0" w:color="auto"/>
        <w:bottom w:val="none" w:sz="0" w:space="0" w:color="auto"/>
        <w:right w:val="none" w:sz="0" w:space="0" w:color="auto"/>
      </w:divBdr>
    </w:div>
    <w:div w:id="604577059">
      <w:marLeft w:val="640"/>
      <w:marRight w:val="0"/>
      <w:marTop w:val="0"/>
      <w:marBottom w:val="0"/>
      <w:divBdr>
        <w:top w:val="none" w:sz="0" w:space="0" w:color="auto"/>
        <w:left w:val="none" w:sz="0" w:space="0" w:color="auto"/>
        <w:bottom w:val="none" w:sz="0" w:space="0" w:color="auto"/>
        <w:right w:val="none" w:sz="0" w:space="0" w:color="auto"/>
      </w:divBdr>
    </w:div>
    <w:div w:id="604578813">
      <w:marLeft w:val="640"/>
      <w:marRight w:val="0"/>
      <w:marTop w:val="0"/>
      <w:marBottom w:val="0"/>
      <w:divBdr>
        <w:top w:val="none" w:sz="0" w:space="0" w:color="auto"/>
        <w:left w:val="none" w:sz="0" w:space="0" w:color="auto"/>
        <w:bottom w:val="none" w:sz="0" w:space="0" w:color="auto"/>
        <w:right w:val="none" w:sz="0" w:space="0" w:color="auto"/>
      </w:divBdr>
    </w:div>
    <w:div w:id="604579445">
      <w:marLeft w:val="640"/>
      <w:marRight w:val="0"/>
      <w:marTop w:val="0"/>
      <w:marBottom w:val="0"/>
      <w:divBdr>
        <w:top w:val="none" w:sz="0" w:space="0" w:color="auto"/>
        <w:left w:val="none" w:sz="0" w:space="0" w:color="auto"/>
        <w:bottom w:val="none" w:sz="0" w:space="0" w:color="auto"/>
        <w:right w:val="none" w:sz="0" w:space="0" w:color="auto"/>
      </w:divBdr>
    </w:div>
    <w:div w:id="604731922">
      <w:marLeft w:val="640"/>
      <w:marRight w:val="0"/>
      <w:marTop w:val="0"/>
      <w:marBottom w:val="0"/>
      <w:divBdr>
        <w:top w:val="none" w:sz="0" w:space="0" w:color="auto"/>
        <w:left w:val="none" w:sz="0" w:space="0" w:color="auto"/>
        <w:bottom w:val="none" w:sz="0" w:space="0" w:color="auto"/>
        <w:right w:val="none" w:sz="0" w:space="0" w:color="auto"/>
      </w:divBdr>
    </w:div>
    <w:div w:id="604849960">
      <w:marLeft w:val="640"/>
      <w:marRight w:val="0"/>
      <w:marTop w:val="0"/>
      <w:marBottom w:val="0"/>
      <w:divBdr>
        <w:top w:val="none" w:sz="0" w:space="0" w:color="auto"/>
        <w:left w:val="none" w:sz="0" w:space="0" w:color="auto"/>
        <w:bottom w:val="none" w:sz="0" w:space="0" w:color="auto"/>
        <w:right w:val="none" w:sz="0" w:space="0" w:color="auto"/>
      </w:divBdr>
    </w:div>
    <w:div w:id="604967196">
      <w:marLeft w:val="640"/>
      <w:marRight w:val="0"/>
      <w:marTop w:val="0"/>
      <w:marBottom w:val="0"/>
      <w:divBdr>
        <w:top w:val="none" w:sz="0" w:space="0" w:color="auto"/>
        <w:left w:val="none" w:sz="0" w:space="0" w:color="auto"/>
        <w:bottom w:val="none" w:sz="0" w:space="0" w:color="auto"/>
        <w:right w:val="none" w:sz="0" w:space="0" w:color="auto"/>
      </w:divBdr>
    </w:div>
    <w:div w:id="605119373">
      <w:marLeft w:val="640"/>
      <w:marRight w:val="0"/>
      <w:marTop w:val="0"/>
      <w:marBottom w:val="0"/>
      <w:divBdr>
        <w:top w:val="none" w:sz="0" w:space="0" w:color="auto"/>
        <w:left w:val="none" w:sz="0" w:space="0" w:color="auto"/>
        <w:bottom w:val="none" w:sz="0" w:space="0" w:color="auto"/>
        <w:right w:val="none" w:sz="0" w:space="0" w:color="auto"/>
      </w:divBdr>
    </w:div>
    <w:div w:id="605234692">
      <w:marLeft w:val="640"/>
      <w:marRight w:val="0"/>
      <w:marTop w:val="0"/>
      <w:marBottom w:val="0"/>
      <w:divBdr>
        <w:top w:val="none" w:sz="0" w:space="0" w:color="auto"/>
        <w:left w:val="none" w:sz="0" w:space="0" w:color="auto"/>
        <w:bottom w:val="none" w:sz="0" w:space="0" w:color="auto"/>
        <w:right w:val="none" w:sz="0" w:space="0" w:color="auto"/>
      </w:divBdr>
    </w:div>
    <w:div w:id="605235683">
      <w:marLeft w:val="640"/>
      <w:marRight w:val="0"/>
      <w:marTop w:val="0"/>
      <w:marBottom w:val="0"/>
      <w:divBdr>
        <w:top w:val="none" w:sz="0" w:space="0" w:color="auto"/>
        <w:left w:val="none" w:sz="0" w:space="0" w:color="auto"/>
        <w:bottom w:val="none" w:sz="0" w:space="0" w:color="auto"/>
        <w:right w:val="none" w:sz="0" w:space="0" w:color="auto"/>
      </w:divBdr>
    </w:div>
    <w:div w:id="605235845">
      <w:marLeft w:val="640"/>
      <w:marRight w:val="0"/>
      <w:marTop w:val="0"/>
      <w:marBottom w:val="0"/>
      <w:divBdr>
        <w:top w:val="none" w:sz="0" w:space="0" w:color="auto"/>
        <w:left w:val="none" w:sz="0" w:space="0" w:color="auto"/>
        <w:bottom w:val="none" w:sz="0" w:space="0" w:color="auto"/>
        <w:right w:val="none" w:sz="0" w:space="0" w:color="auto"/>
      </w:divBdr>
    </w:div>
    <w:div w:id="605305542">
      <w:bodyDiv w:val="1"/>
      <w:marLeft w:val="0"/>
      <w:marRight w:val="0"/>
      <w:marTop w:val="0"/>
      <w:marBottom w:val="0"/>
      <w:divBdr>
        <w:top w:val="none" w:sz="0" w:space="0" w:color="auto"/>
        <w:left w:val="none" w:sz="0" w:space="0" w:color="auto"/>
        <w:bottom w:val="none" w:sz="0" w:space="0" w:color="auto"/>
        <w:right w:val="none" w:sz="0" w:space="0" w:color="auto"/>
      </w:divBdr>
      <w:divsChild>
        <w:div w:id="87426383">
          <w:marLeft w:val="0"/>
          <w:marRight w:val="0"/>
          <w:marTop w:val="0"/>
          <w:marBottom w:val="0"/>
          <w:divBdr>
            <w:top w:val="none" w:sz="0" w:space="0" w:color="auto"/>
            <w:left w:val="none" w:sz="0" w:space="0" w:color="auto"/>
            <w:bottom w:val="none" w:sz="0" w:space="0" w:color="auto"/>
            <w:right w:val="none" w:sz="0" w:space="0" w:color="auto"/>
          </w:divBdr>
        </w:div>
        <w:div w:id="203687018">
          <w:marLeft w:val="0"/>
          <w:marRight w:val="0"/>
          <w:marTop w:val="0"/>
          <w:marBottom w:val="0"/>
          <w:divBdr>
            <w:top w:val="none" w:sz="0" w:space="0" w:color="auto"/>
            <w:left w:val="none" w:sz="0" w:space="0" w:color="auto"/>
            <w:bottom w:val="none" w:sz="0" w:space="0" w:color="auto"/>
            <w:right w:val="none" w:sz="0" w:space="0" w:color="auto"/>
          </w:divBdr>
        </w:div>
        <w:div w:id="876773175">
          <w:marLeft w:val="0"/>
          <w:marRight w:val="0"/>
          <w:marTop w:val="0"/>
          <w:marBottom w:val="0"/>
          <w:divBdr>
            <w:top w:val="none" w:sz="0" w:space="0" w:color="auto"/>
            <w:left w:val="none" w:sz="0" w:space="0" w:color="auto"/>
            <w:bottom w:val="none" w:sz="0" w:space="0" w:color="auto"/>
            <w:right w:val="none" w:sz="0" w:space="0" w:color="auto"/>
          </w:divBdr>
        </w:div>
        <w:div w:id="1730761195">
          <w:marLeft w:val="0"/>
          <w:marRight w:val="0"/>
          <w:marTop w:val="0"/>
          <w:marBottom w:val="0"/>
          <w:divBdr>
            <w:top w:val="none" w:sz="0" w:space="0" w:color="auto"/>
            <w:left w:val="none" w:sz="0" w:space="0" w:color="auto"/>
            <w:bottom w:val="none" w:sz="0" w:space="0" w:color="auto"/>
            <w:right w:val="none" w:sz="0" w:space="0" w:color="auto"/>
          </w:divBdr>
        </w:div>
      </w:divsChild>
    </w:div>
    <w:div w:id="605311267">
      <w:marLeft w:val="640"/>
      <w:marRight w:val="0"/>
      <w:marTop w:val="0"/>
      <w:marBottom w:val="0"/>
      <w:divBdr>
        <w:top w:val="none" w:sz="0" w:space="0" w:color="auto"/>
        <w:left w:val="none" w:sz="0" w:space="0" w:color="auto"/>
        <w:bottom w:val="none" w:sz="0" w:space="0" w:color="auto"/>
        <w:right w:val="none" w:sz="0" w:space="0" w:color="auto"/>
      </w:divBdr>
    </w:div>
    <w:div w:id="605314462">
      <w:marLeft w:val="640"/>
      <w:marRight w:val="0"/>
      <w:marTop w:val="0"/>
      <w:marBottom w:val="0"/>
      <w:divBdr>
        <w:top w:val="none" w:sz="0" w:space="0" w:color="auto"/>
        <w:left w:val="none" w:sz="0" w:space="0" w:color="auto"/>
        <w:bottom w:val="none" w:sz="0" w:space="0" w:color="auto"/>
        <w:right w:val="none" w:sz="0" w:space="0" w:color="auto"/>
      </w:divBdr>
    </w:div>
    <w:div w:id="605383392">
      <w:marLeft w:val="640"/>
      <w:marRight w:val="0"/>
      <w:marTop w:val="0"/>
      <w:marBottom w:val="0"/>
      <w:divBdr>
        <w:top w:val="none" w:sz="0" w:space="0" w:color="auto"/>
        <w:left w:val="none" w:sz="0" w:space="0" w:color="auto"/>
        <w:bottom w:val="none" w:sz="0" w:space="0" w:color="auto"/>
        <w:right w:val="none" w:sz="0" w:space="0" w:color="auto"/>
      </w:divBdr>
    </w:div>
    <w:div w:id="605384312">
      <w:marLeft w:val="640"/>
      <w:marRight w:val="0"/>
      <w:marTop w:val="0"/>
      <w:marBottom w:val="0"/>
      <w:divBdr>
        <w:top w:val="none" w:sz="0" w:space="0" w:color="auto"/>
        <w:left w:val="none" w:sz="0" w:space="0" w:color="auto"/>
        <w:bottom w:val="none" w:sz="0" w:space="0" w:color="auto"/>
        <w:right w:val="none" w:sz="0" w:space="0" w:color="auto"/>
      </w:divBdr>
    </w:div>
    <w:div w:id="605385068">
      <w:marLeft w:val="640"/>
      <w:marRight w:val="0"/>
      <w:marTop w:val="0"/>
      <w:marBottom w:val="0"/>
      <w:divBdr>
        <w:top w:val="none" w:sz="0" w:space="0" w:color="auto"/>
        <w:left w:val="none" w:sz="0" w:space="0" w:color="auto"/>
        <w:bottom w:val="none" w:sz="0" w:space="0" w:color="auto"/>
        <w:right w:val="none" w:sz="0" w:space="0" w:color="auto"/>
      </w:divBdr>
    </w:div>
    <w:div w:id="605431156">
      <w:marLeft w:val="640"/>
      <w:marRight w:val="0"/>
      <w:marTop w:val="0"/>
      <w:marBottom w:val="0"/>
      <w:divBdr>
        <w:top w:val="none" w:sz="0" w:space="0" w:color="auto"/>
        <w:left w:val="none" w:sz="0" w:space="0" w:color="auto"/>
        <w:bottom w:val="none" w:sz="0" w:space="0" w:color="auto"/>
        <w:right w:val="none" w:sz="0" w:space="0" w:color="auto"/>
      </w:divBdr>
    </w:div>
    <w:div w:id="605625677">
      <w:marLeft w:val="640"/>
      <w:marRight w:val="0"/>
      <w:marTop w:val="0"/>
      <w:marBottom w:val="0"/>
      <w:divBdr>
        <w:top w:val="none" w:sz="0" w:space="0" w:color="auto"/>
        <w:left w:val="none" w:sz="0" w:space="0" w:color="auto"/>
        <w:bottom w:val="none" w:sz="0" w:space="0" w:color="auto"/>
        <w:right w:val="none" w:sz="0" w:space="0" w:color="auto"/>
      </w:divBdr>
    </w:div>
    <w:div w:id="605774233">
      <w:marLeft w:val="640"/>
      <w:marRight w:val="0"/>
      <w:marTop w:val="0"/>
      <w:marBottom w:val="0"/>
      <w:divBdr>
        <w:top w:val="none" w:sz="0" w:space="0" w:color="auto"/>
        <w:left w:val="none" w:sz="0" w:space="0" w:color="auto"/>
        <w:bottom w:val="none" w:sz="0" w:space="0" w:color="auto"/>
        <w:right w:val="none" w:sz="0" w:space="0" w:color="auto"/>
      </w:divBdr>
    </w:div>
    <w:div w:id="605843226">
      <w:marLeft w:val="640"/>
      <w:marRight w:val="0"/>
      <w:marTop w:val="0"/>
      <w:marBottom w:val="0"/>
      <w:divBdr>
        <w:top w:val="none" w:sz="0" w:space="0" w:color="auto"/>
        <w:left w:val="none" w:sz="0" w:space="0" w:color="auto"/>
        <w:bottom w:val="none" w:sz="0" w:space="0" w:color="auto"/>
        <w:right w:val="none" w:sz="0" w:space="0" w:color="auto"/>
      </w:divBdr>
    </w:div>
    <w:div w:id="605888764">
      <w:marLeft w:val="640"/>
      <w:marRight w:val="0"/>
      <w:marTop w:val="0"/>
      <w:marBottom w:val="0"/>
      <w:divBdr>
        <w:top w:val="none" w:sz="0" w:space="0" w:color="auto"/>
        <w:left w:val="none" w:sz="0" w:space="0" w:color="auto"/>
        <w:bottom w:val="none" w:sz="0" w:space="0" w:color="auto"/>
        <w:right w:val="none" w:sz="0" w:space="0" w:color="auto"/>
      </w:divBdr>
    </w:div>
    <w:div w:id="606080635">
      <w:marLeft w:val="640"/>
      <w:marRight w:val="0"/>
      <w:marTop w:val="0"/>
      <w:marBottom w:val="0"/>
      <w:divBdr>
        <w:top w:val="none" w:sz="0" w:space="0" w:color="auto"/>
        <w:left w:val="none" w:sz="0" w:space="0" w:color="auto"/>
        <w:bottom w:val="none" w:sz="0" w:space="0" w:color="auto"/>
        <w:right w:val="none" w:sz="0" w:space="0" w:color="auto"/>
      </w:divBdr>
    </w:div>
    <w:div w:id="606231012">
      <w:marLeft w:val="640"/>
      <w:marRight w:val="0"/>
      <w:marTop w:val="0"/>
      <w:marBottom w:val="0"/>
      <w:divBdr>
        <w:top w:val="none" w:sz="0" w:space="0" w:color="auto"/>
        <w:left w:val="none" w:sz="0" w:space="0" w:color="auto"/>
        <w:bottom w:val="none" w:sz="0" w:space="0" w:color="auto"/>
        <w:right w:val="none" w:sz="0" w:space="0" w:color="auto"/>
      </w:divBdr>
    </w:div>
    <w:div w:id="606235483">
      <w:marLeft w:val="640"/>
      <w:marRight w:val="0"/>
      <w:marTop w:val="0"/>
      <w:marBottom w:val="0"/>
      <w:divBdr>
        <w:top w:val="none" w:sz="0" w:space="0" w:color="auto"/>
        <w:left w:val="none" w:sz="0" w:space="0" w:color="auto"/>
        <w:bottom w:val="none" w:sz="0" w:space="0" w:color="auto"/>
        <w:right w:val="none" w:sz="0" w:space="0" w:color="auto"/>
      </w:divBdr>
    </w:div>
    <w:div w:id="606235877">
      <w:marLeft w:val="640"/>
      <w:marRight w:val="0"/>
      <w:marTop w:val="0"/>
      <w:marBottom w:val="0"/>
      <w:divBdr>
        <w:top w:val="none" w:sz="0" w:space="0" w:color="auto"/>
        <w:left w:val="none" w:sz="0" w:space="0" w:color="auto"/>
        <w:bottom w:val="none" w:sz="0" w:space="0" w:color="auto"/>
        <w:right w:val="none" w:sz="0" w:space="0" w:color="auto"/>
      </w:divBdr>
    </w:div>
    <w:div w:id="606349310">
      <w:marLeft w:val="640"/>
      <w:marRight w:val="0"/>
      <w:marTop w:val="0"/>
      <w:marBottom w:val="0"/>
      <w:divBdr>
        <w:top w:val="none" w:sz="0" w:space="0" w:color="auto"/>
        <w:left w:val="none" w:sz="0" w:space="0" w:color="auto"/>
        <w:bottom w:val="none" w:sz="0" w:space="0" w:color="auto"/>
        <w:right w:val="none" w:sz="0" w:space="0" w:color="auto"/>
      </w:divBdr>
    </w:div>
    <w:div w:id="606356514">
      <w:marLeft w:val="640"/>
      <w:marRight w:val="0"/>
      <w:marTop w:val="0"/>
      <w:marBottom w:val="0"/>
      <w:divBdr>
        <w:top w:val="none" w:sz="0" w:space="0" w:color="auto"/>
        <w:left w:val="none" w:sz="0" w:space="0" w:color="auto"/>
        <w:bottom w:val="none" w:sz="0" w:space="0" w:color="auto"/>
        <w:right w:val="none" w:sz="0" w:space="0" w:color="auto"/>
      </w:divBdr>
    </w:div>
    <w:div w:id="606500428">
      <w:marLeft w:val="640"/>
      <w:marRight w:val="0"/>
      <w:marTop w:val="0"/>
      <w:marBottom w:val="0"/>
      <w:divBdr>
        <w:top w:val="none" w:sz="0" w:space="0" w:color="auto"/>
        <w:left w:val="none" w:sz="0" w:space="0" w:color="auto"/>
        <w:bottom w:val="none" w:sz="0" w:space="0" w:color="auto"/>
        <w:right w:val="none" w:sz="0" w:space="0" w:color="auto"/>
      </w:divBdr>
    </w:div>
    <w:div w:id="606501766">
      <w:marLeft w:val="640"/>
      <w:marRight w:val="0"/>
      <w:marTop w:val="0"/>
      <w:marBottom w:val="0"/>
      <w:divBdr>
        <w:top w:val="none" w:sz="0" w:space="0" w:color="auto"/>
        <w:left w:val="none" w:sz="0" w:space="0" w:color="auto"/>
        <w:bottom w:val="none" w:sz="0" w:space="0" w:color="auto"/>
        <w:right w:val="none" w:sz="0" w:space="0" w:color="auto"/>
      </w:divBdr>
    </w:div>
    <w:div w:id="606696520">
      <w:marLeft w:val="640"/>
      <w:marRight w:val="0"/>
      <w:marTop w:val="0"/>
      <w:marBottom w:val="0"/>
      <w:divBdr>
        <w:top w:val="none" w:sz="0" w:space="0" w:color="auto"/>
        <w:left w:val="none" w:sz="0" w:space="0" w:color="auto"/>
        <w:bottom w:val="none" w:sz="0" w:space="0" w:color="auto"/>
        <w:right w:val="none" w:sz="0" w:space="0" w:color="auto"/>
      </w:divBdr>
    </w:div>
    <w:div w:id="606735011">
      <w:marLeft w:val="640"/>
      <w:marRight w:val="0"/>
      <w:marTop w:val="0"/>
      <w:marBottom w:val="0"/>
      <w:divBdr>
        <w:top w:val="none" w:sz="0" w:space="0" w:color="auto"/>
        <w:left w:val="none" w:sz="0" w:space="0" w:color="auto"/>
        <w:bottom w:val="none" w:sz="0" w:space="0" w:color="auto"/>
        <w:right w:val="none" w:sz="0" w:space="0" w:color="auto"/>
      </w:divBdr>
    </w:div>
    <w:div w:id="606739323">
      <w:marLeft w:val="640"/>
      <w:marRight w:val="0"/>
      <w:marTop w:val="0"/>
      <w:marBottom w:val="0"/>
      <w:divBdr>
        <w:top w:val="none" w:sz="0" w:space="0" w:color="auto"/>
        <w:left w:val="none" w:sz="0" w:space="0" w:color="auto"/>
        <w:bottom w:val="none" w:sz="0" w:space="0" w:color="auto"/>
        <w:right w:val="none" w:sz="0" w:space="0" w:color="auto"/>
      </w:divBdr>
    </w:div>
    <w:div w:id="606742175">
      <w:marLeft w:val="640"/>
      <w:marRight w:val="0"/>
      <w:marTop w:val="0"/>
      <w:marBottom w:val="0"/>
      <w:divBdr>
        <w:top w:val="none" w:sz="0" w:space="0" w:color="auto"/>
        <w:left w:val="none" w:sz="0" w:space="0" w:color="auto"/>
        <w:bottom w:val="none" w:sz="0" w:space="0" w:color="auto"/>
        <w:right w:val="none" w:sz="0" w:space="0" w:color="auto"/>
      </w:divBdr>
    </w:div>
    <w:div w:id="606811267">
      <w:marLeft w:val="640"/>
      <w:marRight w:val="0"/>
      <w:marTop w:val="0"/>
      <w:marBottom w:val="0"/>
      <w:divBdr>
        <w:top w:val="none" w:sz="0" w:space="0" w:color="auto"/>
        <w:left w:val="none" w:sz="0" w:space="0" w:color="auto"/>
        <w:bottom w:val="none" w:sz="0" w:space="0" w:color="auto"/>
        <w:right w:val="none" w:sz="0" w:space="0" w:color="auto"/>
      </w:divBdr>
    </w:div>
    <w:div w:id="606893480">
      <w:marLeft w:val="640"/>
      <w:marRight w:val="0"/>
      <w:marTop w:val="0"/>
      <w:marBottom w:val="0"/>
      <w:divBdr>
        <w:top w:val="none" w:sz="0" w:space="0" w:color="auto"/>
        <w:left w:val="none" w:sz="0" w:space="0" w:color="auto"/>
        <w:bottom w:val="none" w:sz="0" w:space="0" w:color="auto"/>
        <w:right w:val="none" w:sz="0" w:space="0" w:color="auto"/>
      </w:divBdr>
    </w:div>
    <w:div w:id="607010551">
      <w:marLeft w:val="640"/>
      <w:marRight w:val="0"/>
      <w:marTop w:val="0"/>
      <w:marBottom w:val="0"/>
      <w:divBdr>
        <w:top w:val="none" w:sz="0" w:space="0" w:color="auto"/>
        <w:left w:val="none" w:sz="0" w:space="0" w:color="auto"/>
        <w:bottom w:val="none" w:sz="0" w:space="0" w:color="auto"/>
        <w:right w:val="none" w:sz="0" w:space="0" w:color="auto"/>
      </w:divBdr>
    </w:div>
    <w:div w:id="607085724">
      <w:marLeft w:val="640"/>
      <w:marRight w:val="0"/>
      <w:marTop w:val="0"/>
      <w:marBottom w:val="0"/>
      <w:divBdr>
        <w:top w:val="none" w:sz="0" w:space="0" w:color="auto"/>
        <w:left w:val="none" w:sz="0" w:space="0" w:color="auto"/>
        <w:bottom w:val="none" w:sz="0" w:space="0" w:color="auto"/>
        <w:right w:val="none" w:sz="0" w:space="0" w:color="auto"/>
      </w:divBdr>
    </w:div>
    <w:div w:id="607155822">
      <w:marLeft w:val="640"/>
      <w:marRight w:val="0"/>
      <w:marTop w:val="0"/>
      <w:marBottom w:val="0"/>
      <w:divBdr>
        <w:top w:val="none" w:sz="0" w:space="0" w:color="auto"/>
        <w:left w:val="none" w:sz="0" w:space="0" w:color="auto"/>
        <w:bottom w:val="none" w:sz="0" w:space="0" w:color="auto"/>
        <w:right w:val="none" w:sz="0" w:space="0" w:color="auto"/>
      </w:divBdr>
    </w:div>
    <w:div w:id="607352383">
      <w:marLeft w:val="640"/>
      <w:marRight w:val="0"/>
      <w:marTop w:val="0"/>
      <w:marBottom w:val="0"/>
      <w:divBdr>
        <w:top w:val="none" w:sz="0" w:space="0" w:color="auto"/>
        <w:left w:val="none" w:sz="0" w:space="0" w:color="auto"/>
        <w:bottom w:val="none" w:sz="0" w:space="0" w:color="auto"/>
        <w:right w:val="none" w:sz="0" w:space="0" w:color="auto"/>
      </w:divBdr>
    </w:div>
    <w:div w:id="607393623">
      <w:marLeft w:val="640"/>
      <w:marRight w:val="0"/>
      <w:marTop w:val="0"/>
      <w:marBottom w:val="0"/>
      <w:divBdr>
        <w:top w:val="none" w:sz="0" w:space="0" w:color="auto"/>
        <w:left w:val="none" w:sz="0" w:space="0" w:color="auto"/>
        <w:bottom w:val="none" w:sz="0" w:space="0" w:color="auto"/>
        <w:right w:val="none" w:sz="0" w:space="0" w:color="auto"/>
      </w:divBdr>
    </w:div>
    <w:div w:id="607393789">
      <w:marLeft w:val="640"/>
      <w:marRight w:val="0"/>
      <w:marTop w:val="0"/>
      <w:marBottom w:val="0"/>
      <w:divBdr>
        <w:top w:val="none" w:sz="0" w:space="0" w:color="auto"/>
        <w:left w:val="none" w:sz="0" w:space="0" w:color="auto"/>
        <w:bottom w:val="none" w:sz="0" w:space="0" w:color="auto"/>
        <w:right w:val="none" w:sz="0" w:space="0" w:color="auto"/>
      </w:divBdr>
    </w:div>
    <w:div w:id="607468042">
      <w:marLeft w:val="640"/>
      <w:marRight w:val="0"/>
      <w:marTop w:val="0"/>
      <w:marBottom w:val="0"/>
      <w:divBdr>
        <w:top w:val="none" w:sz="0" w:space="0" w:color="auto"/>
        <w:left w:val="none" w:sz="0" w:space="0" w:color="auto"/>
        <w:bottom w:val="none" w:sz="0" w:space="0" w:color="auto"/>
        <w:right w:val="none" w:sz="0" w:space="0" w:color="auto"/>
      </w:divBdr>
    </w:div>
    <w:div w:id="607540779">
      <w:marLeft w:val="640"/>
      <w:marRight w:val="0"/>
      <w:marTop w:val="0"/>
      <w:marBottom w:val="0"/>
      <w:divBdr>
        <w:top w:val="none" w:sz="0" w:space="0" w:color="auto"/>
        <w:left w:val="none" w:sz="0" w:space="0" w:color="auto"/>
        <w:bottom w:val="none" w:sz="0" w:space="0" w:color="auto"/>
        <w:right w:val="none" w:sz="0" w:space="0" w:color="auto"/>
      </w:divBdr>
    </w:div>
    <w:div w:id="607542877">
      <w:marLeft w:val="640"/>
      <w:marRight w:val="0"/>
      <w:marTop w:val="0"/>
      <w:marBottom w:val="0"/>
      <w:divBdr>
        <w:top w:val="none" w:sz="0" w:space="0" w:color="auto"/>
        <w:left w:val="none" w:sz="0" w:space="0" w:color="auto"/>
        <w:bottom w:val="none" w:sz="0" w:space="0" w:color="auto"/>
        <w:right w:val="none" w:sz="0" w:space="0" w:color="auto"/>
      </w:divBdr>
    </w:div>
    <w:div w:id="607591477">
      <w:marLeft w:val="640"/>
      <w:marRight w:val="0"/>
      <w:marTop w:val="0"/>
      <w:marBottom w:val="0"/>
      <w:divBdr>
        <w:top w:val="none" w:sz="0" w:space="0" w:color="auto"/>
        <w:left w:val="none" w:sz="0" w:space="0" w:color="auto"/>
        <w:bottom w:val="none" w:sz="0" w:space="0" w:color="auto"/>
        <w:right w:val="none" w:sz="0" w:space="0" w:color="auto"/>
      </w:divBdr>
    </w:div>
    <w:div w:id="607591882">
      <w:marLeft w:val="640"/>
      <w:marRight w:val="0"/>
      <w:marTop w:val="0"/>
      <w:marBottom w:val="0"/>
      <w:divBdr>
        <w:top w:val="none" w:sz="0" w:space="0" w:color="auto"/>
        <w:left w:val="none" w:sz="0" w:space="0" w:color="auto"/>
        <w:bottom w:val="none" w:sz="0" w:space="0" w:color="auto"/>
        <w:right w:val="none" w:sz="0" w:space="0" w:color="auto"/>
      </w:divBdr>
    </w:div>
    <w:div w:id="607616644">
      <w:marLeft w:val="640"/>
      <w:marRight w:val="0"/>
      <w:marTop w:val="0"/>
      <w:marBottom w:val="0"/>
      <w:divBdr>
        <w:top w:val="none" w:sz="0" w:space="0" w:color="auto"/>
        <w:left w:val="none" w:sz="0" w:space="0" w:color="auto"/>
        <w:bottom w:val="none" w:sz="0" w:space="0" w:color="auto"/>
        <w:right w:val="none" w:sz="0" w:space="0" w:color="auto"/>
      </w:divBdr>
    </w:div>
    <w:div w:id="607660900">
      <w:marLeft w:val="640"/>
      <w:marRight w:val="0"/>
      <w:marTop w:val="0"/>
      <w:marBottom w:val="0"/>
      <w:divBdr>
        <w:top w:val="none" w:sz="0" w:space="0" w:color="auto"/>
        <w:left w:val="none" w:sz="0" w:space="0" w:color="auto"/>
        <w:bottom w:val="none" w:sz="0" w:space="0" w:color="auto"/>
        <w:right w:val="none" w:sz="0" w:space="0" w:color="auto"/>
      </w:divBdr>
    </w:div>
    <w:div w:id="607733186">
      <w:marLeft w:val="640"/>
      <w:marRight w:val="0"/>
      <w:marTop w:val="0"/>
      <w:marBottom w:val="0"/>
      <w:divBdr>
        <w:top w:val="none" w:sz="0" w:space="0" w:color="auto"/>
        <w:left w:val="none" w:sz="0" w:space="0" w:color="auto"/>
        <w:bottom w:val="none" w:sz="0" w:space="0" w:color="auto"/>
        <w:right w:val="none" w:sz="0" w:space="0" w:color="auto"/>
      </w:divBdr>
    </w:div>
    <w:div w:id="607781275">
      <w:marLeft w:val="640"/>
      <w:marRight w:val="0"/>
      <w:marTop w:val="0"/>
      <w:marBottom w:val="0"/>
      <w:divBdr>
        <w:top w:val="none" w:sz="0" w:space="0" w:color="auto"/>
        <w:left w:val="none" w:sz="0" w:space="0" w:color="auto"/>
        <w:bottom w:val="none" w:sz="0" w:space="0" w:color="auto"/>
        <w:right w:val="none" w:sz="0" w:space="0" w:color="auto"/>
      </w:divBdr>
    </w:div>
    <w:div w:id="607856536">
      <w:marLeft w:val="640"/>
      <w:marRight w:val="0"/>
      <w:marTop w:val="0"/>
      <w:marBottom w:val="0"/>
      <w:divBdr>
        <w:top w:val="none" w:sz="0" w:space="0" w:color="auto"/>
        <w:left w:val="none" w:sz="0" w:space="0" w:color="auto"/>
        <w:bottom w:val="none" w:sz="0" w:space="0" w:color="auto"/>
        <w:right w:val="none" w:sz="0" w:space="0" w:color="auto"/>
      </w:divBdr>
    </w:div>
    <w:div w:id="607932182">
      <w:marLeft w:val="640"/>
      <w:marRight w:val="0"/>
      <w:marTop w:val="0"/>
      <w:marBottom w:val="0"/>
      <w:divBdr>
        <w:top w:val="none" w:sz="0" w:space="0" w:color="auto"/>
        <w:left w:val="none" w:sz="0" w:space="0" w:color="auto"/>
        <w:bottom w:val="none" w:sz="0" w:space="0" w:color="auto"/>
        <w:right w:val="none" w:sz="0" w:space="0" w:color="auto"/>
      </w:divBdr>
    </w:div>
    <w:div w:id="607934719">
      <w:marLeft w:val="640"/>
      <w:marRight w:val="0"/>
      <w:marTop w:val="0"/>
      <w:marBottom w:val="0"/>
      <w:divBdr>
        <w:top w:val="none" w:sz="0" w:space="0" w:color="auto"/>
        <w:left w:val="none" w:sz="0" w:space="0" w:color="auto"/>
        <w:bottom w:val="none" w:sz="0" w:space="0" w:color="auto"/>
        <w:right w:val="none" w:sz="0" w:space="0" w:color="auto"/>
      </w:divBdr>
    </w:div>
    <w:div w:id="608004246">
      <w:marLeft w:val="640"/>
      <w:marRight w:val="0"/>
      <w:marTop w:val="0"/>
      <w:marBottom w:val="0"/>
      <w:divBdr>
        <w:top w:val="none" w:sz="0" w:space="0" w:color="auto"/>
        <w:left w:val="none" w:sz="0" w:space="0" w:color="auto"/>
        <w:bottom w:val="none" w:sz="0" w:space="0" w:color="auto"/>
        <w:right w:val="none" w:sz="0" w:space="0" w:color="auto"/>
      </w:divBdr>
    </w:div>
    <w:div w:id="608005496">
      <w:marLeft w:val="640"/>
      <w:marRight w:val="0"/>
      <w:marTop w:val="0"/>
      <w:marBottom w:val="0"/>
      <w:divBdr>
        <w:top w:val="none" w:sz="0" w:space="0" w:color="auto"/>
        <w:left w:val="none" w:sz="0" w:space="0" w:color="auto"/>
        <w:bottom w:val="none" w:sz="0" w:space="0" w:color="auto"/>
        <w:right w:val="none" w:sz="0" w:space="0" w:color="auto"/>
      </w:divBdr>
    </w:div>
    <w:div w:id="608007322">
      <w:marLeft w:val="640"/>
      <w:marRight w:val="0"/>
      <w:marTop w:val="0"/>
      <w:marBottom w:val="0"/>
      <w:divBdr>
        <w:top w:val="none" w:sz="0" w:space="0" w:color="auto"/>
        <w:left w:val="none" w:sz="0" w:space="0" w:color="auto"/>
        <w:bottom w:val="none" w:sz="0" w:space="0" w:color="auto"/>
        <w:right w:val="none" w:sz="0" w:space="0" w:color="auto"/>
      </w:divBdr>
    </w:div>
    <w:div w:id="608271518">
      <w:marLeft w:val="640"/>
      <w:marRight w:val="0"/>
      <w:marTop w:val="0"/>
      <w:marBottom w:val="0"/>
      <w:divBdr>
        <w:top w:val="none" w:sz="0" w:space="0" w:color="auto"/>
        <w:left w:val="none" w:sz="0" w:space="0" w:color="auto"/>
        <w:bottom w:val="none" w:sz="0" w:space="0" w:color="auto"/>
        <w:right w:val="none" w:sz="0" w:space="0" w:color="auto"/>
      </w:divBdr>
    </w:div>
    <w:div w:id="608319073">
      <w:marLeft w:val="640"/>
      <w:marRight w:val="0"/>
      <w:marTop w:val="0"/>
      <w:marBottom w:val="0"/>
      <w:divBdr>
        <w:top w:val="none" w:sz="0" w:space="0" w:color="auto"/>
        <w:left w:val="none" w:sz="0" w:space="0" w:color="auto"/>
        <w:bottom w:val="none" w:sz="0" w:space="0" w:color="auto"/>
        <w:right w:val="none" w:sz="0" w:space="0" w:color="auto"/>
      </w:divBdr>
    </w:div>
    <w:div w:id="608391859">
      <w:marLeft w:val="640"/>
      <w:marRight w:val="0"/>
      <w:marTop w:val="0"/>
      <w:marBottom w:val="0"/>
      <w:divBdr>
        <w:top w:val="none" w:sz="0" w:space="0" w:color="auto"/>
        <w:left w:val="none" w:sz="0" w:space="0" w:color="auto"/>
        <w:bottom w:val="none" w:sz="0" w:space="0" w:color="auto"/>
        <w:right w:val="none" w:sz="0" w:space="0" w:color="auto"/>
      </w:divBdr>
    </w:div>
    <w:div w:id="608396851">
      <w:marLeft w:val="480"/>
      <w:marRight w:val="0"/>
      <w:marTop w:val="0"/>
      <w:marBottom w:val="0"/>
      <w:divBdr>
        <w:top w:val="none" w:sz="0" w:space="0" w:color="auto"/>
        <w:left w:val="none" w:sz="0" w:space="0" w:color="auto"/>
        <w:bottom w:val="none" w:sz="0" w:space="0" w:color="auto"/>
        <w:right w:val="none" w:sz="0" w:space="0" w:color="auto"/>
      </w:divBdr>
    </w:div>
    <w:div w:id="608507917">
      <w:marLeft w:val="640"/>
      <w:marRight w:val="0"/>
      <w:marTop w:val="0"/>
      <w:marBottom w:val="0"/>
      <w:divBdr>
        <w:top w:val="none" w:sz="0" w:space="0" w:color="auto"/>
        <w:left w:val="none" w:sz="0" w:space="0" w:color="auto"/>
        <w:bottom w:val="none" w:sz="0" w:space="0" w:color="auto"/>
        <w:right w:val="none" w:sz="0" w:space="0" w:color="auto"/>
      </w:divBdr>
    </w:div>
    <w:div w:id="608509357">
      <w:marLeft w:val="640"/>
      <w:marRight w:val="0"/>
      <w:marTop w:val="0"/>
      <w:marBottom w:val="0"/>
      <w:divBdr>
        <w:top w:val="none" w:sz="0" w:space="0" w:color="auto"/>
        <w:left w:val="none" w:sz="0" w:space="0" w:color="auto"/>
        <w:bottom w:val="none" w:sz="0" w:space="0" w:color="auto"/>
        <w:right w:val="none" w:sz="0" w:space="0" w:color="auto"/>
      </w:divBdr>
    </w:div>
    <w:div w:id="608512750">
      <w:marLeft w:val="480"/>
      <w:marRight w:val="0"/>
      <w:marTop w:val="0"/>
      <w:marBottom w:val="0"/>
      <w:divBdr>
        <w:top w:val="none" w:sz="0" w:space="0" w:color="auto"/>
        <w:left w:val="none" w:sz="0" w:space="0" w:color="auto"/>
        <w:bottom w:val="none" w:sz="0" w:space="0" w:color="auto"/>
        <w:right w:val="none" w:sz="0" w:space="0" w:color="auto"/>
      </w:divBdr>
    </w:div>
    <w:div w:id="608582668">
      <w:marLeft w:val="640"/>
      <w:marRight w:val="0"/>
      <w:marTop w:val="0"/>
      <w:marBottom w:val="0"/>
      <w:divBdr>
        <w:top w:val="none" w:sz="0" w:space="0" w:color="auto"/>
        <w:left w:val="none" w:sz="0" w:space="0" w:color="auto"/>
        <w:bottom w:val="none" w:sz="0" w:space="0" w:color="auto"/>
        <w:right w:val="none" w:sz="0" w:space="0" w:color="auto"/>
      </w:divBdr>
    </w:div>
    <w:div w:id="608587144">
      <w:marLeft w:val="640"/>
      <w:marRight w:val="0"/>
      <w:marTop w:val="0"/>
      <w:marBottom w:val="0"/>
      <w:divBdr>
        <w:top w:val="none" w:sz="0" w:space="0" w:color="auto"/>
        <w:left w:val="none" w:sz="0" w:space="0" w:color="auto"/>
        <w:bottom w:val="none" w:sz="0" w:space="0" w:color="auto"/>
        <w:right w:val="none" w:sz="0" w:space="0" w:color="auto"/>
      </w:divBdr>
    </w:div>
    <w:div w:id="608659714">
      <w:marLeft w:val="640"/>
      <w:marRight w:val="0"/>
      <w:marTop w:val="0"/>
      <w:marBottom w:val="0"/>
      <w:divBdr>
        <w:top w:val="none" w:sz="0" w:space="0" w:color="auto"/>
        <w:left w:val="none" w:sz="0" w:space="0" w:color="auto"/>
        <w:bottom w:val="none" w:sz="0" w:space="0" w:color="auto"/>
        <w:right w:val="none" w:sz="0" w:space="0" w:color="auto"/>
      </w:divBdr>
    </w:div>
    <w:div w:id="608700549">
      <w:marLeft w:val="640"/>
      <w:marRight w:val="0"/>
      <w:marTop w:val="0"/>
      <w:marBottom w:val="0"/>
      <w:divBdr>
        <w:top w:val="none" w:sz="0" w:space="0" w:color="auto"/>
        <w:left w:val="none" w:sz="0" w:space="0" w:color="auto"/>
        <w:bottom w:val="none" w:sz="0" w:space="0" w:color="auto"/>
        <w:right w:val="none" w:sz="0" w:space="0" w:color="auto"/>
      </w:divBdr>
    </w:div>
    <w:div w:id="608706469">
      <w:marLeft w:val="640"/>
      <w:marRight w:val="0"/>
      <w:marTop w:val="0"/>
      <w:marBottom w:val="0"/>
      <w:divBdr>
        <w:top w:val="none" w:sz="0" w:space="0" w:color="auto"/>
        <w:left w:val="none" w:sz="0" w:space="0" w:color="auto"/>
        <w:bottom w:val="none" w:sz="0" w:space="0" w:color="auto"/>
        <w:right w:val="none" w:sz="0" w:space="0" w:color="auto"/>
      </w:divBdr>
    </w:div>
    <w:div w:id="608782443">
      <w:marLeft w:val="640"/>
      <w:marRight w:val="0"/>
      <w:marTop w:val="0"/>
      <w:marBottom w:val="0"/>
      <w:divBdr>
        <w:top w:val="none" w:sz="0" w:space="0" w:color="auto"/>
        <w:left w:val="none" w:sz="0" w:space="0" w:color="auto"/>
        <w:bottom w:val="none" w:sz="0" w:space="0" w:color="auto"/>
        <w:right w:val="none" w:sz="0" w:space="0" w:color="auto"/>
      </w:divBdr>
    </w:div>
    <w:div w:id="608854438">
      <w:marLeft w:val="640"/>
      <w:marRight w:val="0"/>
      <w:marTop w:val="0"/>
      <w:marBottom w:val="0"/>
      <w:divBdr>
        <w:top w:val="none" w:sz="0" w:space="0" w:color="auto"/>
        <w:left w:val="none" w:sz="0" w:space="0" w:color="auto"/>
        <w:bottom w:val="none" w:sz="0" w:space="0" w:color="auto"/>
        <w:right w:val="none" w:sz="0" w:space="0" w:color="auto"/>
      </w:divBdr>
    </w:div>
    <w:div w:id="608897418">
      <w:marLeft w:val="640"/>
      <w:marRight w:val="0"/>
      <w:marTop w:val="0"/>
      <w:marBottom w:val="0"/>
      <w:divBdr>
        <w:top w:val="none" w:sz="0" w:space="0" w:color="auto"/>
        <w:left w:val="none" w:sz="0" w:space="0" w:color="auto"/>
        <w:bottom w:val="none" w:sz="0" w:space="0" w:color="auto"/>
        <w:right w:val="none" w:sz="0" w:space="0" w:color="auto"/>
      </w:divBdr>
    </w:div>
    <w:div w:id="609167999">
      <w:marLeft w:val="640"/>
      <w:marRight w:val="0"/>
      <w:marTop w:val="0"/>
      <w:marBottom w:val="0"/>
      <w:divBdr>
        <w:top w:val="none" w:sz="0" w:space="0" w:color="auto"/>
        <w:left w:val="none" w:sz="0" w:space="0" w:color="auto"/>
        <w:bottom w:val="none" w:sz="0" w:space="0" w:color="auto"/>
        <w:right w:val="none" w:sz="0" w:space="0" w:color="auto"/>
      </w:divBdr>
    </w:div>
    <w:div w:id="609170323">
      <w:marLeft w:val="640"/>
      <w:marRight w:val="0"/>
      <w:marTop w:val="0"/>
      <w:marBottom w:val="0"/>
      <w:divBdr>
        <w:top w:val="none" w:sz="0" w:space="0" w:color="auto"/>
        <w:left w:val="none" w:sz="0" w:space="0" w:color="auto"/>
        <w:bottom w:val="none" w:sz="0" w:space="0" w:color="auto"/>
        <w:right w:val="none" w:sz="0" w:space="0" w:color="auto"/>
      </w:divBdr>
    </w:div>
    <w:div w:id="609358676">
      <w:bodyDiv w:val="1"/>
      <w:marLeft w:val="0"/>
      <w:marRight w:val="0"/>
      <w:marTop w:val="0"/>
      <w:marBottom w:val="0"/>
      <w:divBdr>
        <w:top w:val="none" w:sz="0" w:space="0" w:color="auto"/>
        <w:left w:val="none" w:sz="0" w:space="0" w:color="auto"/>
        <w:bottom w:val="none" w:sz="0" w:space="0" w:color="auto"/>
        <w:right w:val="none" w:sz="0" w:space="0" w:color="auto"/>
      </w:divBdr>
      <w:divsChild>
        <w:div w:id="5450780">
          <w:marLeft w:val="640"/>
          <w:marRight w:val="0"/>
          <w:marTop w:val="0"/>
          <w:marBottom w:val="0"/>
          <w:divBdr>
            <w:top w:val="none" w:sz="0" w:space="0" w:color="auto"/>
            <w:left w:val="none" w:sz="0" w:space="0" w:color="auto"/>
            <w:bottom w:val="none" w:sz="0" w:space="0" w:color="auto"/>
            <w:right w:val="none" w:sz="0" w:space="0" w:color="auto"/>
          </w:divBdr>
        </w:div>
        <w:div w:id="75590461">
          <w:marLeft w:val="640"/>
          <w:marRight w:val="0"/>
          <w:marTop w:val="0"/>
          <w:marBottom w:val="0"/>
          <w:divBdr>
            <w:top w:val="none" w:sz="0" w:space="0" w:color="auto"/>
            <w:left w:val="none" w:sz="0" w:space="0" w:color="auto"/>
            <w:bottom w:val="none" w:sz="0" w:space="0" w:color="auto"/>
            <w:right w:val="none" w:sz="0" w:space="0" w:color="auto"/>
          </w:divBdr>
        </w:div>
        <w:div w:id="150874191">
          <w:marLeft w:val="640"/>
          <w:marRight w:val="0"/>
          <w:marTop w:val="0"/>
          <w:marBottom w:val="0"/>
          <w:divBdr>
            <w:top w:val="none" w:sz="0" w:space="0" w:color="auto"/>
            <w:left w:val="none" w:sz="0" w:space="0" w:color="auto"/>
            <w:bottom w:val="none" w:sz="0" w:space="0" w:color="auto"/>
            <w:right w:val="none" w:sz="0" w:space="0" w:color="auto"/>
          </w:divBdr>
        </w:div>
        <w:div w:id="268972256">
          <w:marLeft w:val="640"/>
          <w:marRight w:val="0"/>
          <w:marTop w:val="0"/>
          <w:marBottom w:val="0"/>
          <w:divBdr>
            <w:top w:val="none" w:sz="0" w:space="0" w:color="auto"/>
            <w:left w:val="none" w:sz="0" w:space="0" w:color="auto"/>
            <w:bottom w:val="none" w:sz="0" w:space="0" w:color="auto"/>
            <w:right w:val="none" w:sz="0" w:space="0" w:color="auto"/>
          </w:divBdr>
        </w:div>
        <w:div w:id="303773570">
          <w:marLeft w:val="640"/>
          <w:marRight w:val="0"/>
          <w:marTop w:val="0"/>
          <w:marBottom w:val="0"/>
          <w:divBdr>
            <w:top w:val="none" w:sz="0" w:space="0" w:color="auto"/>
            <w:left w:val="none" w:sz="0" w:space="0" w:color="auto"/>
            <w:bottom w:val="none" w:sz="0" w:space="0" w:color="auto"/>
            <w:right w:val="none" w:sz="0" w:space="0" w:color="auto"/>
          </w:divBdr>
        </w:div>
        <w:div w:id="374280488">
          <w:marLeft w:val="640"/>
          <w:marRight w:val="0"/>
          <w:marTop w:val="0"/>
          <w:marBottom w:val="0"/>
          <w:divBdr>
            <w:top w:val="none" w:sz="0" w:space="0" w:color="auto"/>
            <w:left w:val="none" w:sz="0" w:space="0" w:color="auto"/>
            <w:bottom w:val="none" w:sz="0" w:space="0" w:color="auto"/>
            <w:right w:val="none" w:sz="0" w:space="0" w:color="auto"/>
          </w:divBdr>
        </w:div>
        <w:div w:id="455951826">
          <w:marLeft w:val="640"/>
          <w:marRight w:val="0"/>
          <w:marTop w:val="0"/>
          <w:marBottom w:val="0"/>
          <w:divBdr>
            <w:top w:val="none" w:sz="0" w:space="0" w:color="auto"/>
            <w:left w:val="none" w:sz="0" w:space="0" w:color="auto"/>
            <w:bottom w:val="none" w:sz="0" w:space="0" w:color="auto"/>
            <w:right w:val="none" w:sz="0" w:space="0" w:color="auto"/>
          </w:divBdr>
        </w:div>
        <w:div w:id="469641058">
          <w:marLeft w:val="640"/>
          <w:marRight w:val="0"/>
          <w:marTop w:val="0"/>
          <w:marBottom w:val="0"/>
          <w:divBdr>
            <w:top w:val="none" w:sz="0" w:space="0" w:color="auto"/>
            <w:left w:val="none" w:sz="0" w:space="0" w:color="auto"/>
            <w:bottom w:val="none" w:sz="0" w:space="0" w:color="auto"/>
            <w:right w:val="none" w:sz="0" w:space="0" w:color="auto"/>
          </w:divBdr>
        </w:div>
        <w:div w:id="504982438">
          <w:marLeft w:val="640"/>
          <w:marRight w:val="0"/>
          <w:marTop w:val="0"/>
          <w:marBottom w:val="0"/>
          <w:divBdr>
            <w:top w:val="none" w:sz="0" w:space="0" w:color="auto"/>
            <w:left w:val="none" w:sz="0" w:space="0" w:color="auto"/>
            <w:bottom w:val="none" w:sz="0" w:space="0" w:color="auto"/>
            <w:right w:val="none" w:sz="0" w:space="0" w:color="auto"/>
          </w:divBdr>
        </w:div>
        <w:div w:id="519710331">
          <w:marLeft w:val="640"/>
          <w:marRight w:val="0"/>
          <w:marTop w:val="0"/>
          <w:marBottom w:val="0"/>
          <w:divBdr>
            <w:top w:val="none" w:sz="0" w:space="0" w:color="auto"/>
            <w:left w:val="none" w:sz="0" w:space="0" w:color="auto"/>
            <w:bottom w:val="none" w:sz="0" w:space="0" w:color="auto"/>
            <w:right w:val="none" w:sz="0" w:space="0" w:color="auto"/>
          </w:divBdr>
        </w:div>
        <w:div w:id="560485998">
          <w:marLeft w:val="640"/>
          <w:marRight w:val="0"/>
          <w:marTop w:val="0"/>
          <w:marBottom w:val="0"/>
          <w:divBdr>
            <w:top w:val="none" w:sz="0" w:space="0" w:color="auto"/>
            <w:left w:val="none" w:sz="0" w:space="0" w:color="auto"/>
            <w:bottom w:val="none" w:sz="0" w:space="0" w:color="auto"/>
            <w:right w:val="none" w:sz="0" w:space="0" w:color="auto"/>
          </w:divBdr>
        </w:div>
        <w:div w:id="595014605">
          <w:marLeft w:val="640"/>
          <w:marRight w:val="0"/>
          <w:marTop w:val="0"/>
          <w:marBottom w:val="0"/>
          <w:divBdr>
            <w:top w:val="none" w:sz="0" w:space="0" w:color="auto"/>
            <w:left w:val="none" w:sz="0" w:space="0" w:color="auto"/>
            <w:bottom w:val="none" w:sz="0" w:space="0" w:color="auto"/>
            <w:right w:val="none" w:sz="0" w:space="0" w:color="auto"/>
          </w:divBdr>
        </w:div>
        <w:div w:id="675230312">
          <w:marLeft w:val="640"/>
          <w:marRight w:val="0"/>
          <w:marTop w:val="0"/>
          <w:marBottom w:val="0"/>
          <w:divBdr>
            <w:top w:val="none" w:sz="0" w:space="0" w:color="auto"/>
            <w:left w:val="none" w:sz="0" w:space="0" w:color="auto"/>
            <w:bottom w:val="none" w:sz="0" w:space="0" w:color="auto"/>
            <w:right w:val="none" w:sz="0" w:space="0" w:color="auto"/>
          </w:divBdr>
        </w:div>
        <w:div w:id="756171634">
          <w:marLeft w:val="640"/>
          <w:marRight w:val="0"/>
          <w:marTop w:val="0"/>
          <w:marBottom w:val="0"/>
          <w:divBdr>
            <w:top w:val="none" w:sz="0" w:space="0" w:color="auto"/>
            <w:left w:val="none" w:sz="0" w:space="0" w:color="auto"/>
            <w:bottom w:val="none" w:sz="0" w:space="0" w:color="auto"/>
            <w:right w:val="none" w:sz="0" w:space="0" w:color="auto"/>
          </w:divBdr>
        </w:div>
        <w:div w:id="782925065">
          <w:marLeft w:val="640"/>
          <w:marRight w:val="0"/>
          <w:marTop w:val="0"/>
          <w:marBottom w:val="0"/>
          <w:divBdr>
            <w:top w:val="none" w:sz="0" w:space="0" w:color="auto"/>
            <w:left w:val="none" w:sz="0" w:space="0" w:color="auto"/>
            <w:bottom w:val="none" w:sz="0" w:space="0" w:color="auto"/>
            <w:right w:val="none" w:sz="0" w:space="0" w:color="auto"/>
          </w:divBdr>
        </w:div>
        <w:div w:id="817772202">
          <w:marLeft w:val="640"/>
          <w:marRight w:val="0"/>
          <w:marTop w:val="0"/>
          <w:marBottom w:val="0"/>
          <w:divBdr>
            <w:top w:val="none" w:sz="0" w:space="0" w:color="auto"/>
            <w:left w:val="none" w:sz="0" w:space="0" w:color="auto"/>
            <w:bottom w:val="none" w:sz="0" w:space="0" w:color="auto"/>
            <w:right w:val="none" w:sz="0" w:space="0" w:color="auto"/>
          </w:divBdr>
        </w:div>
        <w:div w:id="950894275">
          <w:marLeft w:val="640"/>
          <w:marRight w:val="0"/>
          <w:marTop w:val="0"/>
          <w:marBottom w:val="0"/>
          <w:divBdr>
            <w:top w:val="none" w:sz="0" w:space="0" w:color="auto"/>
            <w:left w:val="none" w:sz="0" w:space="0" w:color="auto"/>
            <w:bottom w:val="none" w:sz="0" w:space="0" w:color="auto"/>
            <w:right w:val="none" w:sz="0" w:space="0" w:color="auto"/>
          </w:divBdr>
        </w:div>
        <w:div w:id="1058632744">
          <w:marLeft w:val="640"/>
          <w:marRight w:val="0"/>
          <w:marTop w:val="0"/>
          <w:marBottom w:val="0"/>
          <w:divBdr>
            <w:top w:val="none" w:sz="0" w:space="0" w:color="auto"/>
            <w:left w:val="none" w:sz="0" w:space="0" w:color="auto"/>
            <w:bottom w:val="none" w:sz="0" w:space="0" w:color="auto"/>
            <w:right w:val="none" w:sz="0" w:space="0" w:color="auto"/>
          </w:divBdr>
        </w:div>
        <w:div w:id="1130515019">
          <w:marLeft w:val="640"/>
          <w:marRight w:val="0"/>
          <w:marTop w:val="0"/>
          <w:marBottom w:val="0"/>
          <w:divBdr>
            <w:top w:val="none" w:sz="0" w:space="0" w:color="auto"/>
            <w:left w:val="none" w:sz="0" w:space="0" w:color="auto"/>
            <w:bottom w:val="none" w:sz="0" w:space="0" w:color="auto"/>
            <w:right w:val="none" w:sz="0" w:space="0" w:color="auto"/>
          </w:divBdr>
        </w:div>
        <w:div w:id="1228497959">
          <w:marLeft w:val="640"/>
          <w:marRight w:val="0"/>
          <w:marTop w:val="0"/>
          <w:marBottom w:val="0"/>
          <w:divBdr>
            <w:top w:val="none" w:sz="0" w:space="0" w:color="auto"/>
            <w:left w:val="none" w:sz="0" w:space="0" w:color="auto"/>
            <w:bottom w:val="none" w:sz="0" w:space="0" w:color="auto"/>
            <w:right w:val="none" w:sz="0" w:space="0" w:color="auto"/>
          </w:divBdr>
        </w:div>
        <w:div w:id="1396927853">
          <w:marLeft w:val="640"/>
          <w:marRight w:val="0"/>
          <w:marTop w:val="0"/>
          <w:marBottom w:val="0"/>
          <w:divBdr>
            <w:top w:val="none" w:sz="0" w:space="0" w:color="auto"/>
            <w:left w:val="none" w:sz="0" w:space="0" w:color="auto"/>
            <w:bottom w:val="none" w:sz="0" w:space="0" w:color="auto"/>
            <w:right w:val="none" w:sz="0" w:space="0" w:color="auto"/>
          </w:divBdr>
        </w:div>
        <w:div w:id="1535387427">
          <w:marLeft w:val="640"/>
          <w:marRight w:val="0"/>
          <w:marTop w:val="0"/>
          <w:marBottom w:val="0"/>
          <w:divBdr>
            <w:top w:val="none" w:sz="0" w:space="0" w:color="auto"/>
            <w:left w:val="none" w:sz="0" w:space="0" w:color="auto"/>
            <w:bottom w:val="none" w:sz="0" w:space="0" w:color="auto"/>
            <w:right w:val="none" w:sz="0" w:space="0" w:color="auto"/>
          </w:divBdr>
        </w:div>
        <w:div w:id="1548684875">
          <w:marLeft w:val="640"/>
          <w:marRight w:val="0"/>
          <w:marTop w:val="0"/>
          <w:marBottom w:val="0"/>
          <w:divBdr>
            <w:top w:val="none" w:sz="0" w:space="0" w:color="auto"/>
            <w:left w:val="none" w:sz="0" w:space="0" w:color="auto"/>
            <w:bottom w:val="none" w:sz="0" w:space="0" w:color="auto"/>
            <w:right w:val="none" w:sz="0" w:space="0" w:color="auto"/>
          </w:divBdr>
        </w:div>
        <w:div w:id="1574778139">
          <w:marLeft w:val="640"/>
          <w:marRight w:val="0"/>
          <w:marTop w:val="0"/>
          <w:marBottom w:val="0"/>
          <w:divBdr>
            <w:top w:val="none" w:sz="0" w:space="0" w:color="auto"/>
            <w:left w:val="none" w:sz="0" w:space="0" w:color="auto"/>
            <w:bottom w:val="none" w:sz="0" w:space="0" w:color="auto"/>
            <w:right w:val="none" w:sz="0" w:space="0" w:color="auto"/>
          </w:divBdr>
        </w:div>
        <w:div w:id="1584952061">
          <w:marLeft w:val="640"/>
          <w:marRight w:val="0"/>
          <w:marTop w:val="0"/>
          <w:marBottom w:val="0"/>
          <w:divBdr>
            <w:top w:val="none" w:sz="0" w:space="0" w:color="auto"/>
            <w:left w:val="none" w:sz="0" w:space="0" w:color="auto"/>
            <w:bottom w:val="none" w:sz="0" w:space="0" w:color="auto"/>
            <w:right w:val="none" w:sz="0" w:space="0" w:color="auto"/>
          </w:divBdr>
        </w:div>
        <w:div w:id="1609315405">
          <w:marLeft w:val="640"/>
          <w:marRight w:val="0"/>
          <w:marTop w:val="0"/>
          <w:marBottom w:val="0"/>
          <w:divBdr>
            <w:top w:val="none" w:sz="0" w:space="0" w:color="auto"/>
            <w:left w:val="none" w:sz="0" w:space="0" w:color="auto"/>
            <w:bottom w:val="none" w:sz="0" w:space="0" w:color="auto"/>
            <w:right w:val="none" w:sz="0" w:space="0" w:color="auto"/>
          </w:divBdr>
        </w:div>
        <w:div w:id="1617980743">
          <w:marLeft w:val="640"/>
          <w:marRight w:val="0"/>
          <w:marTop w:val="0"/>
          <w:marBottom w:val="0"/>
          <w:divBdr>
            <w:top w:val="none" w:sz="0" w:space="0" w:color="auto"/>
            <w:left w:val="none" w:sz="0" w:space="0" w:color="auto"/>
            <w:bottom w:val="none" w:sz="0" w:space="0" w:color="auto"/>
            <w:right w:val="none" w:sz="0" w:space="0" w:color="auto"/>
          </w:divBdr>
        </w:div>
        <w:div w:id="1636252020">
          <w:marLeft w:val="640"/>
          <w:marRight w:val="0"/>
          <w:marTop w:val="0"/>
          <w:marBottom w:val="0"/>
          <w:divBdr>
            <w:top w:val="none" w:sz="0" w:space="0" w:color="auto"/>
            <w:left w:val="none" w:sz="0" w:space="0" w:color="auto"/>
            <w:bottom w:val="none" w:sz="0" w:space="0" w:color="auto"/>
            <w:right w:val="none" w:sz="0" w:space="0" w:color="auto"/>
          </w:divBdr>
        </w:div>
        <w:div w:id="1640459621">
          <w:marLeft w:val="640"/>
          <w:marRight w:val="0"/>
          <w:marTop w:val="0"/>
          <w:marBottom w:val="0"/>
          <w:divBdr>
            <w:top w:val="none" w:sz="0" w:space="0" w:color="auto"/>
            <w:left w:val="none" w:sz="0" w:space="0" w:color="auto"/>
            <w:bottom w:val="none" w:sz="0" w:space="0" w:color="auto"/>
            <w:right w:val="none" w:sz="0" w:space="0" w:color="auto"/>
          </w:divBdr>
        </w:div>
        <w:div w:id="1647012316">
          <w:marLeft w:val="640"/>
          <w:marRight w:val="0"/>
          <w:marTop w:val="0"/>
          <w:marBottom w:val="0"/>
          <w:divBdr>
            <w:top w:val="none" w:sz="0" w:space="0" w:color="auto"/>
            <w:left w:val="none" w:sz="0" w:space="0" w:color="auto"/>
            <w:bottom w:val="none" w:sz="0" w:space="0" w:color="auto"/>
            <w:right w:val="none" w:sz="0" w:space="0" w:color="auto"/>
          </w:divBdr>
        </w:div>
        <w:div w:id="1670981095">
          <w:marLeft w:val="640"/>
          <w:marRight w:val="0"/>
          <w:marTop w:val="0"/>
          <w:marBottom w:val="0"/>
          <w:divBdr>
            <w:top w:val="none" w:sz="0" w:space="0" w:color="auto"/>
            <w:left w:val="none" w:sz="0" w:space="0" w:color="auto"/>
            <w:bottom w:val="none" w:sz="0" w:space="0" w:color="auto"/>
            <w:right w:val="none" w:sz="0" w:space="0" w:color="auto"/>
          </w:divBdr>
        </w:div>
        <w:div w:id="1706783344">
          <w:marLeft w:val="640"/>
          <w:marRight w:val="0"/>
          <w:marTop w:val="0"/>
          <w:marBottom w:val="0"/>
          <w:divBdr>
            <w:top w:val="none" w:sz="0" w:space="0" w:color="auto"/>
            <w:left w:val="none" w:sz="0" w:space="0" w:color="auto"/>
            <w:bottom w:val="none" w:sz="0" w:space="0" w:color="auto"/>
            <w:right w:val="none" w:sz="0" w:space="0" w:color="auto"/>
          </w:divBdr>
        </w:div>
        <w:div w:id="1709988271">
          <w:marLeft w:val="640"/>
          <w:marRight w:val="0"/>
          <w:marTop w:val="0"/>
          <w:marBottom w:val="0"/>
          <w:divBdr>
            <w:top w:val="none" w:sz="0" w:space="0" w:color="auto"/>
            <w:left w:val="none" w:sz="0" w:space="0" w:color="auto"/>
            <w:bottom w:val="none" w:sz="0" w:space="0" w:color="auto"/>
            <w:right w:val="none" w:sz="0" w:space="0" w:color="auto"/>
          </w:divBdr>
        </w:div>
        <w:div w:id="1742479332">
          <w:marLeft w:val="640"/>
          <w:marRight w:val="0"/>
          <w:marTop w:val="0"/>
          <w:marBottom w:val="0"/>
          <w:divBdr>
            <w:top w:val="none" w:sz="0" w:space="0" w:color="auto"/>
            <w:left w:val="none" w:sz="0" w:space="0" w:color="auto"/>
            <w:bottom w:val="none" w:sz="0" w:space="0" w:color="auto"/>
            <w:right w:val="none" w:sz="0" w:space="0" w:color="auto"/>
          </w:divBdr>
        </w:div>
      </w:divsChild>
    </w:div>
    <w:div w:id="609363817">
      <w:marLeft w:val="640"/>
      <w:marRight w:val="0"/>
      <w:marTop w:val="0"/>
      <w:marBottom w:val="0"/>
      <w:divBdr>
        <w:top w:val="none" w:sz="0" w:space="0" w:color="auto"/>
        <w:left w:val="none" w:sz="0" w:space="0" w:color="auto"/>
        <w:bottom w:val="none" w:sz="0" w:space="0" w:color="auto"/>
        <w:right w:val="none" w:sz="0" w:space="0" w:color="auto"/>
      </w:divBdr>
    </w:div>
    <w:div w:id="609434172">
      <w:marLeft w:val="640"/>
      <w:marRight w:val="0"/>
      <w:marTop w:val="0"/>
      <w:marBottom w:val="0"/>
      <w:divBdr>
        <w:top w:val="none" w:sz="0" w:space="0" w:color="auto"/>
        <w:left w:val="none" w:sz="0" w:space="0" w:color="auto"/>
        <w:bottom w:val="none" w:sz="0" w:space="0" w:color="auto"/>
        <w:right w:val="none" w:sz="0" w:space="0" w:color="auto"/>
      </w:divBdr>
    </w:div>
    <w:div w:id="609434245">
      <w:marLeft w:val="640"/>
      <w:marRight w:val="0"/>
      <w:marTop w:val="0"/>
      <w:marBottom w:val="0"/>
      <w:divBdr>
        <w:top w:val="none" w:sz="0" w:space="0" w:color="auto"/>
        <w:left w:val="none" w:sz="0" w:space="0" w:color="auto"/>
        <w:bottom w:val="none" w:sz="0" w:space="0" w:color="auto"/>
        <w:right w:val="none" w:sz="0" w:space="0" w:color="auto"/>
      </w:divBdr>
    </w:div>
    <w:div w:id="609506946">
      <w:marLeft w:val="640"/>
      <w:marRight w:val="0"/>
      <w:marTop w:val="0"/>
      <w:marBottom w:val="0"/>
      <w:divBdr>
        <w:top w:val="none" w:sz="0" w:space="0" w:color="auto"/>
        <w:left w:val="none" w:sz="0" w:space="0" w:color="auto"/>
        <w:bottom w:val="none" w:sz="0" w:space="0" w:color="auto"/>
        <w:right w:val="none" w:sz="0" w:space="0" w:color="auto"/>
      </w:divBdr>
    </w:div>
    <w:div w:id="609511791">
      <w:marLeft w:val="640"/>
      <w:marRight w:val="0"/>
      <w:marTop w:val="0"/>
      <w:marBottom w:val="0"/>
      <w:divBdr>
        <w:top w:val="none" w:sz="0" w:space="0" w:color="auto"/>
        <w:left w:val="none" w:sz="0" w:space="0" w:color="auto"/>
        <w:bottom w:val="none" w:sz="0" w:space="0" w:color="auto"/>
        <w:right w:val="none" w:sz="0" w:space="0" w:color="auto"/>
      </w:divBdr>
    </w:div>
    <w:div w:id="609512768">
      <w:marLeft w:val="640"/>
      <w:marRight w:val="0"/>
      <w:marTop w:val="0"/>
      <w:marBottom w:val="0"/>
      <w:divBdr>
        <w:top w:val="none" w:sz="0" w:space="0" w:color="auto"/>
        <w:left w:val="none" w:sz="0" w:space="0" w:color="auto"/>
        <w:bottom w:val="none" w:sz="0" w:space="0" w:color="auto"/>
        <w:right w:val="none" w:sz="0" w:space="0" w:color="auto"/>
      </w:divBdr>
    </w:div>
    <w:div w:id="609557095">
      <w:marLeft w:val="640"/>
      <w:marRight w:val="0"/>
      <w:marTop w:val="0"/>
      <w:marBottom w:val="0"/>
      <w:divBdr>
        <w:top w:val="none" w:sz="0" w:space="0" w:color="auto"/>
        <w:left w:val="none" w:sz="0" w:space="0" w:color="auto"/>
        <w:bottom w:val="none" w:sz="0" w:space="0" w:color="auto"/>
        <w:right w:val="none" w:sz="0" w:space="0" w:color="auto"/>
      </w:divBdr>
    </w:div>
    <w:div w:id="609625590">
      <w:marLeft w:val="640"/>
      <w:marRight w:val="0"/>
      <w:marTop w:val="0"/>
      <w:marBottom w:val="0"/>
      <w:divBdr>
        <w:top w:val="none" w:sz="0" w:space="0" w:color="auto"/>
        <w:left w:val="none" w:sz="0" w:space="0" w:color="auto"/>
        <w:bottom w:val="none" w:sz="0" w:space="0" w:color="auto"/>
        <w:right w:val="none" w:sz="0" w:space="0" w:color="auto"/>
      </w:divBdr>
    </w:div>
    <w:div w:id="609631765">
      <w:marLeft w:val="640"/>
      <w:marRight w:val="0"/>
      <w:marTop w:val="0"/>
      <w:marBottom w:val="0"/>
      <w:divBdr>
        <w:top w:val="none" w:sz="0" w:space="0" w:color="auto"/>
        <w:left w:val="none" w:sz="0" w:space="0" w:color="auto"/>
        <w:bottom w:val="none" w:sz="0" w:space="0" w:color="auto"/>
        <w:right w:val="none" w:sz="0" w:space="0" w:color="auto"/>
      </w:divBdr>
    </w:div>
    <w:div w:id="609631838">
      <w:marLeft w:val="480"/>
      <w:marRight w:val="0"/>
      <w:marTop w:val="0"/>
      <w:marBottom w:val="0"/>
      <w:divBdr>
        <w:top w:val="none" w:sz="0" w:space="0" w:color="auto"/>
        <w:left w:val="none" w:sz="0" w:space="0" w:color="auto"/>
        <w:bottom w:val="none" w:sz="0" w:space="0" w:color="auto"/>
        <w:right w:val="none" w:sz="0" w:space="0" w:color="auto"/>
      </w:divBdr>
    </w:div>
    <w:div w:id="609632646">
      <w:marLeft w:val="640"/>
      <w:marRight w:val="0"/>
      <w:marTop w:val="0"/>
      <w:marBottom w:val="0"/>
      <w:divBdr>
        <w:top w:val="none" w:sz="0" w:space="0" w:color="auto"/>
        <w:left w:val="none" w:sz="0" w:space="0" w:color="auto"/>
        <w:bottom w:val="none" w:sz="0" w:space="0" w:color="auto"/>
        <w:right w:val="none" w:sz="0" w:space="0" w:color="auto"/>
      </w:divBdr>
    </w:div>
    <w:div w:id="609706984">
      <w:marLeft w:val="640"/>
      <w:marRight w:val="0"/>
      <w:marTop w:val="0"/>
      <w:marBottom w:val="0"/>
      <w:divBdr>
        <w:top w:val="none" w:sz="0" w:space="0" w:color="auto"/>
        <w:left w:val="none" w:sz="0" w:space="0" w:color="auto"/>
        <w:bottom w:val="none" w:sz="0" w:space="0" w:color="auto"/>
        <w:right w:val="none" w:sz="0" w:space="0" w:color="auto"/>
      </w:divBdr>
    </w:div>
    <w:div w:id="609708401">
      <w:marLeft w:val="640"/>
      <w:marRight w:val="0"/>
      <w:marTop w:val="0"/>
      <w:marBottom w:val="0"/>
      <w:divBdr>
        <w:top w:val="none" w:sz="0" w:space="0" w:color="auto"/>
        <w:left w:val="none" w:sz="0" w:space="0" w:color="auto"/>
        <w:bottom w:val="none" w:sz="0" w:space="0" w:color="auto"/>
        <w:right w:val="none" w:sz="0" w:space="0" w:color="auto"/>
      </w:divBdr>
    </w:div>
    <w:div w:id="609748079">
      <w:marLeft w:val="640"/>
      <w:marRight w:val="0"/>
      <w:marTop w:val="0"/>
      <w:marBottom w:val="0"/>
      <w:divBdr>
        <w:top w:val="none" w:sz="0" w:space="0" w:color="auto"/>
        <w:left w:val="none" w:sz="0" w:space="0" w:color="auto"/>
        <w:bottom w:val="none" w:sz="0" w:space="0" w:color="auto"/>
        <w:right w:val="none" w:sz="0" w:space="0" w:color="auto"/>
      </w:divBdr>
    </w:div>
    <w:div w:id="609967445">
      <w:marLeft w:val="640"/>
      <w:marRight w:val="0"/>
      <w:marTop w:val="0"/>
      <w:marBottom w:val="0"/>
      <w:divBdr>
        <w:top w:val="none" w:sz="0" w:space="0" w:color="auto"/>
        <w:left w:val="none" w:sz="0" w:space="0" w:color="auto"/>
        <w:bottom w:val="none" w:sz="0" w:space="0" w:color="auto"/>
        <w:right w:val="none" w:sz="0" w:space="0" w:color="auto"/>
      </w:divBdr>
    </w:div>
    <w:div w:id="609975936">
      <w:marLeft w:val="640"/>
      <w:marRight w:val="0"/>
      <w:marTop w:val="0"/>
      <w:marBottom w:val="0"/>
      <w:divBdr>
        <w:top w:val="none" w:sz="0" w:space="0" w:color="auto"/>
        <w:left w:val="none" w:sz="0" w:space="0" w:color="auto"/>
        <w:bottom w:val="none" w:sz="0" w:space="0" w:color="auto"/>
        <w:right w:val="none" w:sz="0" w:space="0" w:color="auto"/>
      </w:divBdr>
    </w:div>
    <w:div w:id="610010699">
      <w:marLeft w:val="640"/>
      <w:marRight w:val="0"/>
      <w:marTop w:val="0"/>
      <w:marBottom w:val="0"/>
      <w:divBdr>
        <w:top w:val="none" w:sz="0" w:space="0" w:color="auto"/>
        <w:left w:val="none" w:sz="0" w:space="0" w:color="auto"/>
        <w:bottom w:val="none" w:sz="0" w:space="0" w:color="auto"/>
        <w:right w:val="none" w:sz="0" w:space="0" w:color="auto"/>
      </w:divBdr>
    </w:div>
    <w:div w:id="610205956">
      <w:marLeft w:val="640"/>
      <w:marRight w:val="0"/>
      <w:marTop w:val="0"/>
      <w:marBottom w:val="0"/>
      <w:divBdr>
        <w:top w:val="none" w:sz="0" w:space="0" w:color="auto"/>
        <w:left w:val="none" w:sz="0" w:space="0" w:color="auto"/>
        <w:bottom w:val="none" w:sz="0" w:space="0" w:color="auto"/>
        <w:right w:val="none" w:sz="0" w:space="0" w:color="auto"/>
      </w:divBdr>
    </w:div>
    <w:div w:id="610206807">
      <w:marLeft w:val="640"/>
      <w:marRight w:val="0"/>
      <w:marTop w:val="0"/>
      <w:marBottom w:val="0"/>
      <w:divBdr>
        <w:top w:val="none" w:sz="0" w:space="0" w:color="auto"/>
        <w:left w:val="none" w:sz="0" w:space="0" w:color="auto"/>
        <w:bottom w:val="none" w:sz="0" w:space="0" w:color="auto"/>
        <w:right w:val="none" w:sz="0" w:space="0" w:color="auto"/>
      </w:divBdr>
    </w:div>
    <w:div w:id="610212438">
      <w:marLeft w:val="640"/>
      <w:marRight w:val="0"/>
      <w:marTop w:val="0"/>
      <w:marBottom w:val="0"/>
      <w:divBdr>
        <w:top w:val="none" w:sz="0" w:space="0" w:color="auto"/>
        <w:left w:val="none" w:sz="0" w:space="0" w:color="auto"/>
        <w:bottom w:val="none" w:sz="0" w:space="0" w:color="auto"/>
        <w:right w:val="none" w:sz="0" w:space="0" w:color="auto"/>
      </w:divBdr>
    </w:div>
    <w:div w:id="610282406">
      <w:marLeft w:val="640"/>
      <w:marRight w:val="0"/>
      <w:marTop w:val="0"/>
      <w:marBottom w:val="0"/>
      <w:divBdr>
        <w:top w:val="none" w:sz="0" w:space="0" w:color="auto"/>
        <w:left w:val="none" w:sz="0" w:space="0" w:color="auto"/>
        <w:bottom w:val="none" w:sz="0" w:space="0" w:color="auto"/>
        <w:right w:val="none" w:sz="0" w:space="0" w:color="auto"/>
      </w:divBdr>
    </w:div>
    <w:div w:id="610477609">
      <w:marLeft w:val="640"/>
      <w:marRight w:val="0"/>
      <w:marTop w:val="0"/>
      <w:marBottom w:val="0"/>
      <w:divBdr>
        <w:top w:val="none" w:sz="0" w:space="0" w:color="auto"/>
        <w:left w:val="none" w:sz="0" w:space="0" w:color="auto"/>
        <w:bottom w:val="none" w:sz="0" w:space="0" w:color="auto"/>
        <w:right w:val="none" w:sz="0" w:space="0" w:color="auto"/>
      </w:divBdr>
    </w:div>
    <w:div w:id="610743454">
      <w:marLeft w:val="640"/>
      <w:marRight w:val="0"/>
      <w:marTop w:val="0"/>
      <w:marBottom w:val="0"/>
      <w:divBdr>
        <w:top w:val="none" w:sz="0" w:space="0" w:color="auto"/>
        <w:left w:val="none" w:sz="0" w:space="0" w:color="auto"/>
        <w:bottom w:val="none" w:sz="0" w:space="0" w:color="auto"/>
        <w:right w:val="none" w:sz="0" w:space="0" w:color="auto"/>
      </w:divBdr>
    </w:div>
    <w:div w:id="610865369">
      <w:marLeft w:val="640"/>
      <w:marRight w:val="0"/>
      <w:marTop w:val="0"/>
      <w:marBottom w:val="0"/>
      <w:divBdr>
        <w:top w:val="none" w:sz="0" w:space="0" w:color="auto"/>
        <w:left w:val="none" w:sz="0" w:space="0" w:color="auto"/>
        <w:bottom w:val="none" w:sz="0" w:space="0" w:color="auto"/>
        <w:right w:val="none" w:sz="0" w:space="0" w:color="auto"/>
      </w:divBdr>
    </w:div>
    <w:div w:id="610867116">
      <w:marLeft w:val="640"/>
      <w:marRight w:val="0"/>
      <w:marTop w:val="0"/>
      <w:marBottom w:val="0"/>
      <w:divBdr>
        <w:top w:val="none" w:sz="0" w:space="0" w:color="auto"/>
        <w:left w:val="none" w:sz="0" w:space="0" w:color="auto"/>
        <w:bottom w:val="none" w:sz="0" w:space="0" w:color="auto"/>
        <w:right w:val="none" w:sz="0" w:space="0" w:color="auto"/>
      </w:divBdr>
    </w:div>
    <w:div w:id="611012728">
      <w:marLeft w:val="640"/>
      <w:marRight w:val="0"/>
      <w:marTop w:val="0"/>
      <w:marBottom w:val="0"/>
      <w:divBdr>
        <w:top w:val="none" w:sz="0" w:space="0" w:color="auto"/>
        <w:left w:val="none" w:sz="0" w:space="0" w:color="auto"/>
        <w:bottom w:val="none" w:sz="0" w:space="0" w:color="auto"/>
        <w:right w:val="none" w:sz="0" w:space="0" w:color="auto"/>
      </w:divBdr>
    </w:div>
    <w:div w:id="611014319">
      <w:marLeft w:val="640"/>
      <w:marRight w:val="0"/>
      <w:marTop w:val="0"/>
      <w:marBottom w:val="0"/>
      <w:divBdr>
        <w:top w:val="none" w:sz="0" w:space="0" w:color="auto"/>
        <w:left w:val="none" w:sz="0" w:space="0" w:color="auto"/>
        <w:bottom w:val="none" w:sz="0" w:space="0" w:color="auto"/>
        <w:right w:val="none" w:sz="0" w:space="0" w:color="auto"/>
      </w:divBdr>
    </w:div>
    <w:div w:id="611016222">
      <w:marLeft w:val="640"/>
      <w:marRight w:val="0"/>
      <w:marTop w:val="0"/>
      <w:marBottom w:val="0"/>
      <w:divBdr>
        <w:top w:val="none" w:sz="0" w:space="0" w:color="auto"/>
        <w:left w:val="none" w:sz="0" w:space="0" w:color="auto"/>
        <w:bottom w:val="none" w:sz="0" w:space="0" w:color="auto"/>
        <w:right w:val="none" w:sz="0" w:space="0" w:color="auto"/>
      </w:divBdr>
    </w:div>
    <w:div w:id="611086883">
      <w:marLeft w:val="640"/>
      <w:marRight w:val="0"/>
      <w:marTop w:val="0"/>
      <w:marBottom w:val="0"/>
      <w:divBdr>
        <w:top w:val="none" w:sz="0" w:space="0" w:color="auto"/>
        <w:left w:val="none" w:sz="0" w:space="0" w:color="auto"/>
        <w:bottom w:val="none" w:sz="0" w:space="0" w:color="auto"/>
        <w:right w:val="none" w:sz="0" w:space="0" w:color="auto"/>
      </w:divBdr>
    </w:div>
    <w:div w:id="611130754">
      <w:marLeft w:val="640"/>
      <w:marRight w:val="0"/>
      <w:marTop w:val="0"/>
      <w:marBottom w:val="0"/>
      <w:divBdr>
        <w:top w:val="none" w:sz="0" w:space="0" w:color="auto"/>
        <w:left w:val="none" w:sz="0" w:space="0" w:color="auto"/>
        <w:bottom w:val="none" w:sz="0" w:space="0" w:color="auto"/>
        <w:right w:val="none" w:sz="0" w:space="0" w:color="auto"/>
      </w:divBdr>
    </w:div>
    <w:div w:id="611131195">
      <w:marLeft w:val="640"/>
      <w:marRight w:val="0"/>
      <w:marTop w:val="0"/>
      <w:marBottom w:val="0"/>
      <w:divBdr>
        <w:top w:val="none" w:sz="0" w:space="0" w:color="auto"/>
        <w:left w:val="none" w:sz="0" w:space="0" w:color="auto"/>
        <w:bottom w:val="none" w:sz="0" w:space="0" w:color="auto"/>
        <w:right w:val="none" w:sz="0" w:space="0" w:color="auto"/>
      </w:divBdr>
    </w:div>
    <w:div w:id="611133497">
      <w:marLeft w:val="640"/>
      <w:marRight w:val="0"/>
      <w:marTop w:val="0"/>
      <w:marBottom w:val="0"/>
      <w:divBdr>
        <w:top w:val="none" w:sz="0" w:space="0" w:color="auto"/>
        <w:left w:val="none" w:sz="0" w:space="0" w:color="auto"/>
        <w:bottom w:val="none" w:sz="0" w:space="0" w:color="auto"/>
        <w:right w:val="none" w:sz="0" w:space="0" w:color="auto"/>
      </w:divBdr>
    </w:div>
    <w:div w:id="611209663">
      <w:marLeft w:val="640"/>
      <w:marRight w:val="0"/>
      <w:marTop w:val="0"/>
      <w:marBottom w:val="0"/>
      <w:divBdr>
        <w:top w:val="none" w:sz="0" w:space="0" w:color="auto"/>
        <w:left w:val="none" w:sz="0" w:space="0" w:color="auto"/>
        <w:bottom w:val="none" w:sz="0" w:space="0" w:color="auto"/>
        <w:right w:val="none" w:sz="0" w:space="0" w:color="auto"/>
      </w:divBdr>
    </w:div>
    <w:div w:id="611322001">
      <w:marLeft w:val="640"/>
      <w:marRight w:val="0"/>
      <w:marTop w:val="0"/>
      <w:marBottom w:val="0"/>
      <w:divBdr>
        <w:top w:val="none" w:sz="0" w:space="0" w:color="auto"/>
        <w:left w:val="none" w:sz="0" w:space="0" w:color="auto"/>
        <w:bottom w:val="none" w:sz="0" w:space="0" w:color="auto"/>
        <w:right w:val="none" w:sz="0" w:space="0" w:color="auto"/>
      </w:divBdr>
    </w:div>
    <w:div w:id="611325878">
      <w:marLeft w:val="640"/>
      <w:marRight w:val="0"/>
      <w:marTop w:val="0"/>
      <w:marBottom w:val="0"/>
      <w:divBdr>
        <w:top w:val="none" w:sz="0" w:space="0" w:color="auto"/>
        <w:left w:val="none" w:sz="0" w:space="0" w:color="auto"/>
        <w:bottom w:val="none" w:sz="0" w:space="0" w:color="auto"/>
        <w:right w:val="none" w:sz="0" w:space="0" w:color="auto"/>
      </w:divBdr>
    </w:div>
    <w:div w:id="611398314">
      <w:marLeft w:val="640"/>
      <w:marRight w:val="0"/>
      <w:marTop w:val="0"/>
      <w:marBottom w:val="0"/>
      <w:divBdr>
        <w:top w:val="none" w:sz="0" w:space="0" w:color="auto"/>
        <w:left w:val="none" w:sz="0" w:space="0" w:color="auto"/>
        <w:bottom w:val="none" w:sz="0" w:space="0" w:color="auto"/>
        <w:right w:val="none" w:sz="0" w:space="0" w:color="auto"/>
      </w:divBdr>
    </w:div>
    <w:div w:id="611398915">
      <w:marLeft w:val="640"/>
      <w:marRight w:val="0"/>
      <w:marTop w:val="0"/>
      <w:marBottom w:val="0"/>
      <w:divBdr>
        <w:top w:val="none" w:sz="0" w:space="0" w:color="auto"/>
        <w:left w:val="none" w:sz="0" w:space="0" w:color="auto"/>
        <w:bottom w:val="none" w:sz="0" w:space="0" w:color="auto"/>
        <w:right w:val="none" w:sz="0" w:space="0" w:color="auto"/>
      </w:divBdr>
    </w:div>
    <w:div w:id="611400043">
      <w:marLeft w:val="640"/>
      <w:marRight w:val="0"/>
      <w:marTop w:val="0"/>
      <w:marBottom w:val="0"/>
      <w:divBdr>
        <w:top w:val="none" w:sz="0" w:space="0" w:color="auto"/>
        <w:left w:val="none" w:sz="0" w:space="0" w:color="auto"/>
        <w:bottom w:val="none" w:sz="0" w:space="0" w:color="auto"/>
        <w:right w:val="none" w:sz="0" w:space="0" w:color="auto"/>
      </w:divBdr>
    </w:div>
    <w:div w:id="611401174">
      <w:marLeft w:val="640"/>
      <w:marRight w:val="0"/>
      <w:marTop w:val="0"/>
      <w:marBottom w:val="0"/>
      <w:divBdr>
        <w:top w:val="none" w:sz="0" w:space="0" w:color="auto"/>
        <w:left w:val="none" w:sz="0" w:space="0" w:color="auto"/>
        <w:bottom w:val="none" w:sz="0" w:space="0" w:color="auto"/>
        <w:right w:val="none" w:sz="0" w:space="0" w:color="auto"/>
      </w:divBdr>
    </w:div>
    <w:div w:id="611518526">
      <w:marLeft w:val="640"/>
      <w:marRight w:val="0"/>
      <w:marTop w:val="0"/>
      <w:marBottom w:val="0"/>
      <w:divBdr>
        <w:top w:val="none" w:sz="0" w:space="0" w:color="auto"/>
        <w:left w:val="none" w:sz="0" w:space="0" w:color="auto"/>
        <w:bottom w:val="none" w:sz="0" w:space="0" w:color="auto"/>
        <w:right w:val="none" w:sz="0" w:space="0" w:color="auto"/>
      </w:divBdr>
    </w:div>
    <w:div w:id="611547606">
      <w:marLeft w:val="640"/>
      <w:marRight w:val="0"/>
      <w:marTop w:val="0"/>
      <w:marBottom w:val="0"/>
      <w:divBdr>
        <w:top w:val="none" w:sz="0" w:space="0" w:color="auto"/>
        <w:left w:val="none" w:sz="0" w:space="0" w:color="auto"/>
        <w:bottom w:val="none" w:sz="0" w:space="0" w:color="auto"/>
        <w:right w:val="none" w:sz="0" w:space="0" w:color="auto"/>
      </w:divBdr>
    </w:div>
    <w:div w:id="611593520">
      <w:marLeft w:val="640"/>
      <w:marRight w:val="0"/>
      <w:marTop w:val="0"/>
      <w:marBottom w:val="0"/>
      <w:divBdr>
        <w:top w:val="none" w:sz="0" w:space="0" w:color="auto"/>
        <w:left w:val="none" w:sz="0" w:space="0" w:color="auto"/>
        <w:bottom w:val="none" w:sz="0" w:space="0" w:color="auto"/>
        <w:right w:val="none" w:sz="0" w:space="0" w:color="auto"/>
      </w:divBdr>
    </w:div>
    <w:div w:id="611594463">
      <w:marLeft w:val="640"/>
      <w:marRight w:val="0"/>
      <w:marTop w:val="0"/>
      <w:marBottom w:val="0"/>
      <w:divBdr>
        <w:top w:val="none" w:sz="0" w:space="0" w:color="auto"/>
        <w:left w:val="none" w:sz="0" w:space="0" w:color="auto"/>
        <w:bottom w:val="none" w:sz="0" w:space="0" w:color="auto"/>
        <w:right w:val="none" w:sz="0" w:space="0" w:color="auto"/>
      </w:divBdr>
    </w:div>
    <w:div w:id="611597524">
      <w:marLeft w:val="640"/>
      <w:marRight w:val="0"/>
      <w:marTop w:val="0"/>
      <w:marBottom w:val="0"/>
      <w:divBdr>
        <w:top w:val="none" w:sz="0" w:space="0" w:color="auto"/>
        <w:left w:val="none" w:sz="0" w:space="0" w:color="auto"/>
        <w:bottom w:val="none" w:sz="0" w:space="0" w:color="auto"/>
        <w:right w:val="none" w:sz="0" w:space="0" w:color="auto"/>
      </w:divBdr>
    </w:div>
    <w:div w:id="611673521">
      <w:marLeft w:val="640"/>
      <w:marRight w:val="0"/>
      <w:marTop w:val="0"/>
      <w:marBottom w:val="0"/>
      <w:divBdr>
        <w:top w:val="none" w:sz="0" w:space="0" w:color="auto"/>
        <w:left w:val="none" w:sz="0" w:space="0" w:color="auto"/>
        <w:bottom w:val="none" w:sz="0" w:space="0" w:color="auto"/>
        <w:right w:val="none" w:sz="0" w:space="0" w:color="auto"/>
      </w:divBdr>
    </w:div>
    <w:div w:id="611673763">
      <w:marLeft w:val="640"/>
      <w:marRight w:val="0"/>
      <w:marTop w:val="0"/>
      <w:marBottom w:val="0"/>
      <w:divBdr>
        <w:top w:val="none" w:sz="0" w:space="0" w:color="auto"/>
        <w:left w:val="none" w:sz="0" w:space="0" w:color="auto"/>
        <w:bottom w:val="none" w:sz="0" w:space="0" w:color="auto"/>
        <w:right w:val="none" w:sz="0" w:space="0" w:color="auto"/>
      </w:divBdr>
    </w:div>
    <w:div w:id="611861429">
      <w:marLeft w:val="640"/>
      <w:marRight w:val="0"/>
      <w:marTop w:val="0"/>
      <w:marBottom w:val="0"/>
      <w:divBdr>
        <w:top w:val="none" w:sz="0" w:space="0" w:color="auto"/>
        <w:left w:val="none" w:sz="0" w:space="0" w:color="auto"/>
        <w:bottom w:val="none" w:sz="0" w:space="0" w:color="auto"/>
        <w:right w:val="none" w:sz="0" w:space="0" w:color="auto"/>
      </w:divBdr>
    </w:div>
    <w:div w:id="611865770">
      <w:marLeft w:val="640"/>
      <w:marRight w:val="0"/>
      <w:marTop w:val="0"/>
      <w:marBottom w:val="0"/>
      <w:divBdr>
        <w:top w:val="none" w:sz="0" w:space="0" w:color="auto"/>
        <w:left w:val="none" w:sz="0" w:space="0" w:color="auto"/>
        <w:bottom w:val="none" w:sz="0" w:space="0" w:color="auto"/>
        <w:right w:val="none" w:sz="0" w:space="0" w:color="auto"/>
      </w:divBdr>
    </w:div>
    <w:div w:id="611977608">
      <w:marLeft w:val="640"/>
      <w:marRight w:val="0"/>
      <w:marTop w:val="0"/>
      <w:marBottom w:val="0"/>
      <w:divBdr>
        <w:top w:val="none" w:sz="0" w:space="0" w:color="auto"/>
        <w:left w:val="none" w:sz="0" w:space="0" w:color="auto"/>
        <w:bottom w:val="none" w:sz="0" w:space="0" w:color="auto"/>
        <w:right w:val="none" w:sz="0" w:space="0" w:color="auto"/>
      </w:divBdr>
    </w:div>
    <w:div w:id="611980278">
      <w:marLeft w:val="640"/>
      <w:marRight w:val="0"/>
      <w:marTop w:val="0"/>
      <w:marBottom w:val="0"/>
      <w:divBdr>
        <w:top w:val="none" w:sz="0" w:space="0" w:color="auto"/>
        <w:left w:val="none" w:sz="0" w:space="0" w:color="auto"/>
        <w:bottom w:val="none" w:sz="0" w:space="0" w:color="auto"/>
        <w:right w:val="none" w:sz="0" w:space="0" w:color="auto"/>
      </w:divBdr>
    </w:div>
    <w:div w:id="612126928">
      <w:marLeft w:val="640"/>
      <w:marRight w:val="0"/>
      <w:marTop w:val="0"/>
      <w:marBottom w:val="0"/>
      <w:divBdr>
        <w:top w:val="none" w:sz="0" w:space="0" w:color="auto"/>
        <w:left w:val="none" w:sz="0" w:space="0" w:color="auto"/>
        <w:bottom w:val="none" w:sz="0" w:space="0" w:color="auto"/>
        <w:right w:val="none" w:sz="0" w:space="0" w:color="auto"/>
      </w:divBdr>
    </w:div>
    <w:div w:id="612178320">
      <w:marLeft w:val="640"/>
      <w:marRight w:val="0"/>
      <w:marTop w:val="0"/>
      <w:marBottom w:val="0"/>
      <w:divBdr>
        <w:top w:val="none" w:sz="0" w:space="0" w:color="auto"/>
        <w:left w:val="none" w:sz="0" w:space="0" w:color="auto"/>
        <w:bottom w:val="none" w:sz="0" w:space="0" w:color="auto"/>
        <w:right w:val="none" w:sz="0" w:space="0" w:color="auto"/>
      </w:divBdr>
    </w:div>
    <w:div w:id="612204279">
      <w:marLeft w:val="640"/>
      <w:marRight w:val="0"/>
      <w:marTop w:val="0"/>
      <w:marBottom w:val="0"/>
      <w:divBdr>
        <w:top w:val="none" w:sz="0" w:space="0" w:color="auto"/>
        <w:left w:val="none" w:sz="0" w:space="0" w:color="auto"/>
        <w:bottom w:val="none" w:sz="0" w:space="0" w:color="auto"/>
        <w:right w:val="none" w:sz="0" w:space="0" w:color="auto"/>
      </w:divBdr>
    </w:div>
    <w:div w:id="612245250">
      <w:marLeft w:val="640"/>
      <w:marRight w:val="0"/>
      <w:marTop w:val="0"/>
      <w:marBottom w:val="0"/>
      <w:divBdr>
        <w:top w:val="none" w:sz="0" w:space="0" w:color="auto"/>
        <w:left w:val="none" w:sz="0" w:space="0" w:color="auto"/>
        <w:bottom w:val="none" w:sz="0" w:space="0" w:color="auto"/>
        <w:right w:val="none" w:sz="0" w:space="0" w:color="auto"/>
      </w:divBdr>
    </w:div>
    <w:div w:id="612253064">
      <w:marLeft w:val="640"/>
      <w:marRight w:val="0"/>
      <w:marTop w:val="0"/>
      <w:marBottom w:val="0"/>
      <w:divBdr>
        <w:top w:val="none" w:sz="0" w:space="0" w:color="auto"/>
        <w:left w:val="none" w:sz="0" w:space="0" w:color="auto"/>
        <w:bottom w:val="none" w:sz="0" w:space="0" w:color="auto"/>
        <w:right w:val="none" w:sz="0" w:space="0" w:color="auto"/>
      </w:divBdr>
    </w:div>
    <w:div w:id="612253090">
      <w:marLeft w:val="640"/>
      <w:marRight w:val="0"/>
      <w:marTop w:val="0"/>
      <w:marBottom w:val="0"/>
      <w:divBdr>
        <w:top w:val="none" w:sz="0" w:space="0" w:color="auto"/>
        <w:left w:val="none" w:sz="0" w:space="0" w:color="auto"/>
        <w:bottom w:val="none" w:sz="0" w:space="0" w:color="auto"/>
        <w:right w:val="none" w:sz="0" w:space="0" w:color="auto"/>
      </w:divBdr>
    </w:div>
    <w:div w:id="612320759">
      <w:marLeft w:val="480"/>
      <w:marRight w:val="0"/>
      <w:marTop w:val="0"/>
      <w:marBottom w:val="0"/>
      <w:divBdr>
        <w:top w:val="none" w:sz="0" w:space="0" w:color="auto"/>
        <w:left w:val="none" w:sz="0" w:space="0" w:color="auto"/>
        <w:bottom w:val="none" w:sz="0" w:space="0" w:color="auto"/>
        <w:right w:val="none" w:sz="0" w:space="0" w:color="auto"/>
      </w:divBdr>
    </w:div>
    <w:div w:id="612399895">
      <w:marLeft w:val="640"/>
      <w:marRight w:val="0"/>
      <w:marTop w:val="0"/>
      <w:marBottom w:val="0"/>
      <w:divBdr>
        <w:top w:val="none" w:sz="0" w:space="0" w:color="auto"/>
        <w:left w:val="none" w:sz="0" w:space="0" w:color="auto"/>
        <w:bottom w:val="none" w:sz="0" w:space="0" w:color="auto"/>
        <w:right w:val="none" w:sz="0" w:space="0" w:color="auto"/>
      </w:divBdr>
    </w:div>
    <w:div w:id="612516706">
      <w:marLeft w:val="640"/>
      <w:marRight w:val="0"/>
      <w:marTop w:val="0"/>
      <w:marBottom w:val="0"/>
      <w:divBdr>
        <w:top w:val="none" w:sz="0" w:space="0" w:color="auto"/>
        <w:left w:val="none" w:sz="0" w:space="0" w:color="auto"/>
        <w:bottom w:val="none" w:sz="0" w:space="0" w:color="auto"/>
        <w:right w:val="none" w:sz="0" w:space="0" w:color="auto"/>
      </w:divBdr>
    </w:div>
    <w:div w:id="612519811">
      <w:marLeft w:val="640"/>
      <w:marRight w:val="0"/>
      <w:marTop w:val="0"/>
      <w:marBottom w:val="0"/>
      <w:divBdr>
        <w:top w:val="none" w:sz="0" w:space="0" w:color="auto"/>
        <w:left w:val="none" w:sz="0" w:space="0" w:color="auto"/>
        <w:bottom w:val="none" w:sz="0" w:space="0" w:color="auto"/>
        <w:right w:val="none" w:sz="0" w:space="0" w:color="auto"/>
      </w:divBdr>
    </w:div>
    <w:div w:id="612588565">
      <w:marLeft w:val="640"/>
      <w:marRight w:val="0"/>
      <w:marTop w:val="0"/>
      <w:marBottom w:val="0"/>
      <w:divBdr>
        <w:top w:val="none" w:sz="0" w:space="0" w:color="auto"/>
        <w:left w:val="none" w:sz="0" w:space="0" w:color="auto"/>
        <w:bottom w:val="none" w:sz="0" w:space="0" w:color="auto"/>
        <w:right w:val="none" w:sz="0" w:space="0" w:color="auto"/>
      </w:divBdr>
    </w:div>
    <w:div w:id="612589153">
      <w:marLeft w:val="640"/>
      <w:marRight w:val="0"/>
      <w:marTop w:val="0"/>
      <w:marBottom w:val="0"/>
      <w:divBdr>
        <w:top w:val="none" w:sz="0" w:space="0" w:color="auto"/>
        <w:left w:val="none" w:sz="0" w:space="0" w:color="auto"/>
        <w:bottom w:val="none" w:sz="0" w:space="0" w:color="auto"/>
        <w:right w:val="none" w:sz="0" w:space="0" w:color="auto"/>
      </w:divBdr>
    </w:div>
    <w:div w:id="612591737">
      <w:marLeft w:val="640"/>
      <w:marRight w:val="0"/>
      <w:marTop w:val="0"/>
      <w:marBottom w:val="0"/>
      <w:divBdr>
        <w:top w:val="none" w:sz="0" w:space="0" w:color="auto"/>
        <w:left w:val="none" w:sz="0" w:space="0" w:color="auto"/>
        <w:bottom w:val="none" w:sz="0" w:space="0" w:color="auto"/>
        <w:right w:val="none" w:sz="0" w:space="0" w:color="auto"/>
      </w:divBdr>
    </w:div>
    <w:div w:id="612640077">
      <w:marLeft w:val="640"/>
      <w:marRight w:val="0"/>
      <w:marTop w:val="0"/>
      <w:marBottom w:val="0"/>
      <w:divBdr>
        <w:top w:val="none" w:sz="0" w:space="0" w:color="auto"/>
        <w:left w:val="none" w:sz="0" w:space="0" w:color="auto"/>
        <w:bottom w:val="none" w:sz="0" w:space="0" w:color="auto"/>
        <w:right w:val="none" w:sz="0" w:space="0" w:color="auto"/>
      </w:divBdr>
    </w:div>
    <w:div w:id="612712799">
      <w:marLeft w:val="640"/>
      <w:marRight w:val="0"/>
      <w:marTop w:val="0"/>
      <w:marBottom w:val="0"/>
      <w:divBdr>
        <w:top w:val="none" w:sz="0" w:space="0" w:color="auto"/>
        <w:left w:val="none" w:sz="0" w:space="0" w:color="auto"/>
        <w:bottom w:val="none" w:sz="0" w:space="0" w:color="auto"/>
        <w:right w:val="none" w:sz="0" w:space="0" w:color="auto"/>
      </w:divBdr>
    </w:div>
    <w:div w:id="612787392">
      <w:marLeft w:val="640"/>
      <w:marRight w:val="0"/>
      <w:marTop w:val="0"/>
      <w:marBottom w:val="0"/>
      <w:divBdr>
        <w:top w:val="none" w:sz="0" w:space="0" w:color="auto"/>
        <w:left w:val="none" w:sz="0" w:space="0" w:color="auto"/>
        <w:bottom w:val="none" w:sz="0" w:space="0" w:color="auto"/>
        <w:right w:val="none" w:sz="0" w:space="0" w:color="auto"/>
      </w:divBdr>
    </w:div>
    <w:div w:id="612900071">
      <w:marLeft w:val="640"/>
      <w:marRight w:val="0"/>
      <w:marTop w:val="0"/>
      <w:marBottom w:val="0"/>
      <w:divBdr>
        <w:top w:val="none" w:sz="0" w:space="0" w:color="auto"/>
        <w:left w:val="none" w:sz="0" w:space="0" w:color="auto"/>
        <w:bottom w:val="none" w:sz="0" w:space="0" w:color="auto"/>
        <w:right w:val="none" w:sz="0" w:space="0" w:color="auto"/>
      </w:divBdr>
    </w:div>
    <w:div w:id="612905503">
      <w:marLeft w:val="640"/>
      <w:marRight w:val="0"/>
      <w:marTop w:val="0"/>
      <w:marBottom w:val="0"/>
      <w:divBdr>
        <w:top w:val="none" w:sz="0" w:space="0" w:color="auto"/>
        <w:left w:val="none" w:sz="0" w:space="0" w:color="auto"/>
        <w:bottom w:val="none" w:sz="0" w:space="0" w:color="auto"/>
        <w:right w:val="none" w:sz="0" w:space="0" w:color="auto"/>
      </w:divBdr>
    </w:div>
    <w:div w:id="613026710">
      <w:marLeft w:val="640"/>
      <w:marRight w:val="0"/>
      <w:marTop w:val="0"/>
      <w:marBottom w:val="0"/>
      <w:divBdr>
        <w:top w:val="none" w:sz="0" w:space="0" w:color="auto"/>
        <w:left w:val="none" w:sz="0" w:space="0" w:color="auto"/>
        <w:bottom w:val="none" w:sz="0" w:space="0" w:color="auto"/>
        <w:right w:val="none" w:sz="0" w:space="0" w:color="auto"/>
      </w:divBdr>
    </w:div>
    <w:div w:id="613051361">
      <w:marLeft w:val="640"/>
      <w:marRight w:val="0"/>
      <w:marTop w:val="0"/>
      <w:marBottom w:val="0"/>
      <w:divBdr>
        <w:top w:val="none" w:sz="0" w:space="0" w:color="auto"/>
        <w:left w:val="none" w:sz="0" w:space="0" w:color="auto"/>
        <w:bottom w:val="none" w:sz="0" w:space="0" w:color="auto"/>
        <w:right w:val="none" w:sz="0" w:space="0" w:color="auto"/>
      </w:divBdr>
    </w:div>
    <w:div w:id="613098471">
      <w:marLeft w:val="640"/>
      <w:marRight w:val="0"/>
      <w:marTop w:val="0"/>
      <w:marBottom w:val="0"/>
      <w:divBdr>
        <w:top w:val="none" w:sz="0" w:space="0" w:color="auto"/>
        <w:left w:val="none" w:sz="0" w:space="0" w:color="auto"/>
        <w:bottom w:val="none" w:sz="0" w:space="0" w:color="auto"/>
        <w:right w:val="none" w:sz="0" w:space="0" w:color="auto"/>
      </w:divBdr>
    </w:div>
    <w:div w:id="613173742">
      <w:marLeft w:val="640"/>
      <w:marRight w:val="0"/>
      <w:marTop w:val="0"/>
      <w:marBottom w:val="0"/>
      <w:divBdr>
        <w:top w:val="none" w:sz="0" w:space="0" w:color="auto"/>
        <w:left w:val="none" w:sz="0" w:space="0" w:color="auto"/>
        <w:bottom w:val="none" w:sz="0" w:space="0" w:color="auto"/>
        <w:right w:val="none" w:sz="0" w:space="0" w:color="auto"/>
      </w:divBdr>
    </w:div>
    <w:div w:id="613177652">
      <w:marLeft w:val="640"/>
      <w:marRight w:val="0"/>
      <w:marTop w:val="0"/>
      <w:marBottom w:val="0"/>
      <w:divBdr>
        <w:top w:val="none" w:sz="0" w:space="0" w:color="auto"/>
        <w:left w:val="none" w:sz="0" w:space="0" w:color="auto"/>
        <w:bottom w:val="none" w:sz="0" w:space="0" w:color="auto"/>
        <w:right w:val="none" w:sz="0" w:space="0" w:color="auto"/>
      </w:divBdr>
    </w:div>
    <w:div w:id="613248671">
      <w:marLeft w:val="640"/>
      <w:marRight w:val="0"/>
      <w:marTop w:val="0"/>
      <w:marBottom w:val="0"/>
      <w:divBdr>
        <w:top w:val="none" w:sz="0" w:space="0" w:color="auto"/>
        <w:left w:val="none" w:sz="0" w:space="0" w:color="auto"/>
        <w:bottom w:val="none" w:sz="0" w:space="0" w:color="auto"/>
        <w:right w:val="none" w:sz="0" w:space="0" w:color="auto"/>
      </w:divBdr>
    </w:div>
    <w:div w:id="613363073">
      <w:marLeft w:val="640"/>
      <w:marRight w:val="0"/>
      <w:marTop w:val="0"/>
      <w:marBottom w:val="0"/>
      <w:divBdr>
        <w:top w:val="none" w:sz="0" w:space="0" w:color="auto"/>
        <w:left w:val="none" w:sz="0" w:space="0" w:color="auto"/>
        <w:bottom w:val="none" w:sz="0" w:space="0" w:color="auto"/>
        <w:right w:val="none" w:sz="0" w:space="0" w:color="auto"/>
      </w:divBdr>
    </w:div>
    <w:div w:id="613366831">
      <w:marLeft w:val="640"/>
      <w:marRight w:val="0"/>
      <w:marTop w:val="0"/>
      <w:marBottom w:val="0"/>
      <w:divBdr>
        <w:top w:val="none" w:sz="0" w:space="0" w:color="auto"/>
        <w:left w:val="none" w:sz="0" w:space="0" w:color="auto"/>
        <w:bottom w:val="none" w:sz="0" w:space="0" w:color="auto"/>
        <w:right w:val="none" w:sz="0" w:space="0" w:color="auto"/>
      </w:divBdr>
    </w:div>
    <w:div w:id="613437777">
      <w:marLeft w:val="640"/>
      <w:marRight w:val="0"/>
      <w:marTop w:val="0"/>
      <w:marBottom w:val="0"/>
      <w:divBdr>
        <w:top w:val="none" w:sz="0" w:space="0" w:color="auto"/>
        <w:left w:val="none" w:sz="0" w:space="0" w:color="auto"/>
        <w:bottom w:val="none" w:sz="0" w:space="0" w:color="auto"/>
        <w:right w:val="none" w:sz="0" w:space="0" w:color="auto"/>
      </w:divBdr>
    </w:div>
    <w:div w:id="613446447">
      <w:marLeft w:val="640"/>
      <w:marRight w:val="0"/>
      <w:marTop w:val="0"/>
      <w:marBottom w:val="0"/>
      <w:divBdr>
        <w:top w:val="none" w:sz="0" w:space="0" w:color="auto"/>
        <w:left w:val="none" w:sz="0" w:space="0" w:color="auto"/>
        <w:bottom w:val="none" w:sz="0" w:space="0" w:color="auto"/>
        <w:right w:val="none" w:sz="0" w:space="0" w:color="auto"/>
      </w:divBdr>
    </w:div>
    <w:div w:id="613483800">
      <w:marLeft w:val="640"/>
      <w:marRight w:val="0"/>
      <w:marTop w:val="0"/>
      <w:marBottom w:val="0"/>
      <w:divBdr>
        <w:top w:val="none" w:sz="0" w:space="0" w:color="auto"/>
        <w:left w:val="none" w:sz="0" w:space="0" w:color="auto"/>
        <w:bottom w:val="none" w:sz="0" w:space="0" w:color="auto"/>
        <w:right w:val="none" w:sz="0" w:space="0" w:color="auto"/>
      </w:divBdr>
    </w:div>
    <w:div w:id="613555814">
      <w:marLeft w:val="640"/>
      <w:marRight w:val="0"/>
      <w:marTop w:val="0"/>
      <w:marBottom w:val="0"/>
      <w:divBdr>
        <w:top w:val="none" w:sz="0" w:space="0" w:color="auto"/>
        <w:left w:val="none" w:sz="0" w:space="0" w:color="auto"/>
        <w:bottom w:val="none" w:sz="0" w:space="0" w:color="auto"/>
        <w:right w:val="none" w:sz="0" w:space="0" w:color="auto"/>
      </w:divBdr>
    </w:div>
    <w:div w:id="613560956">
      <w:marLeft w:val="640"/>
      <w:marRight w:val="0"/>
      <w:marTop w:val="0"/>
      <w:marBottom w:val="0"/>
      <w:divBdr>
        <w:top w:val="none" w:sz="0" w:space="0" w:color="auto"/>
        <w:left w:val="none" w:sz="0" w:space="0" w:color="auto"/>
        <w:bottom w:val="none" w:sz="0" w:space="0" w:color="auto"/>
        <w:right w:val="none" w:sz="0" w:space="0" w:color="auto"/>
      </w:divBdr>
    </w:div>
    <w:div w:id="613562247">
      <w:marLeft w:val="640"/>
      <w:marRight w:val="0"/>
      <w:marTop w:val="0"/>
      <w:marBottom w:val="0"/>
      <w:divBdr>
        <w:top w:val="none" w:sz="0" w:space="0" w:color="auto"/>
        <w:left w:val="none" w:sz="0" w:space="0" w:color="auto"/>
        <w:bottom w:val="none" w:sz="0" w:space="0" w:color="auto"/>
        <w:right w:val="none" w:sz="0" w:space="0" w:color="auto"/>
      </w:divBdr>
    </w:div>
    <w:div w:id="613562248">
      <w:marLeft w:val="640"/>
      <w:marRight w:val="0"/>
      <w:marTop w:val="0"/>
      <w:marBottom w:val="0"/>
      <w:divBdr>
        <w:top w:val="none" w:sz="0" w:space="0" w:color="auto"/>
        <w:left w:val="none" w:sz="0" w:space="0" w:color="auto"/>
        <w:bottom w:val="none" w:sz="0" w:space="0" w:color="auto"/>
        <w:right w:val="none" w:sz="0" w:space="0" w:color="auto"/>
      </w:divBdr>
    </w:div>
    <w:div w:id="613634161">
      <w:marLeft w:val="640"/>
      <w:marRight w:val="0"/>
      <w:marTop w:val="0"/>
      <w:marBottom w:val="0"/>
      <w:divBdr>
        <w:top w:val="none" w:sz="0" w:space="0" w:color="auto"/>
        <w:left w:val="none" w:sz="0" w:space="0" w:color="auto"/>
        <w:bottom w:val="none" w:sz="0" w:space="0" w:color="auto"/>
        <w:right w:val="none" w:sz="0" w:space="0" w:color="auto"/>
      </w:divBdr>
    </w:div>
    <w:div w:id="613635872">
      <w:marLeft w:val="640"/>
      <w:marRight w:val="0"/>
      <w:marTop w:val="0"/>
      <w:marBottom w:val="0"/>
      <w:divBdr>
        <w:top w:val="none" w:sz="0" w:space="0" w:color="auto"/>
        <w:left w:val="none" w:sz="0" w:space="0" w:color="auto"/>
        <w:bottom w:val="none" w:sz="0" w:space="0" w:color="auto"/>
        <w:right w:val="none" w:sz="0" w:space="0" w:color="auto"/>
      </w:divBdr>
    </w:div>
    <w:div w:id="613679182">
      <w:marLeft w:val="640"/>
      <w:marRight w:val="0"/>
      <w:marTop w:val="0"/>
      <w:marBottom w:val="0"/>
      <w:divBdr>
        <w:top w:val="none" w:sz="0" w:space="0" w:color="auto"/>
        <w:left w:val="none" w:sz="0" w:space="0" w:color="auto"/>
        <w:bottom w:val="none" w:sz="0" w:space="0" w:color="auto"/>
        <w:right w:val="none" w:sz="0" w:space="0" w:color="auto"/>
      </w:divBdr>
    </w:div>
    <w:div w:id="613825868">
      <w:marLeft w:val="640"/>
      <w:marRight w:val="0"/>
      <w:marTop w:val="0"/>
      <w:marBottom w:val="0"/>
      <w:divBdr>
        <w:top w:val="none" w:sz="0" w:space="0" w:color="auto"/>
        <w:left w:val="none" w:sz="0" w:space="0" w:color="auto"/>
        <w:bottom w:val="none" w:sz="0" w:space="0" w:color="auto"/>
        <w:right w:val="none" w:sz="0" w:space="0" w:color="auto"/>
      </w:divBdr>
    </w:div>
    <w:div w:id="613826248">
      <w:marLeft w:val="640"/>
      <w:marRight w:val="0"/>
      <w:marTop w:val="0"/>
      <w:marBottom w:val="0"/>
      <w:divBdr>
        <w:top w:val="none" w:sz="0" w:space="0" w:color="auto"/>
        <w:left w:val="none" w:sz="0" w:space="0" w:color="auto"/>
        <w:bottom w:val="none" w:sz="0" w:space="0" w:color="auto"/>
        <w:right w:val="none" w:sz="0" w:space="0" w:color="auto"/>
      </w:divBdr>
    </w:div>
    <w:div w:id="613941933">
      <w:marLeft w:val="640"/>
      <w:marRight w:val="0"/>
      <w:marTop w:val="0"/>
      <w:marBottom w:val="0"/>
      <w:divBdr>
        <w:top w:val="none" w:sz="0" w:space="0" w:color="auto"/>
        <w:left w:val="none" w:sz="0" w:space="0" w:color="auto"/>
        <w:bottom w:val="none" w:sz="0" w:space="0" w:color="auto"/>
        <w:right w:val="none" w:sz="0" w:space="0" w:color="auto"/>
      </w:divBdr>
    </w:div>
    <w:div w:id="614139881">
      <w:marLeft w:val="640"/>
      <w:marRight w:val="0"/>
      <w:marTop w:val="0"/>
      <w:marBottom w:val="0"/>
      <w:divBdr>
        <w:top w:val="none" w:sz="0" w:space="0" w:color="auto"/>
        <w:left w:val="none" w:sz="0" w:space="0" w:color="auto"/>
        <w:bottom w:val="none" w:sz="0" w:space="0" w:color="auto"/>
        <w:right w:val="none" w:sz="0" w:space="0" w:color="auto"/>
      </w:divBdr>
    </w:div>
    <w:div w:id="614142929">
      <w:marLeft w:val="640"/>
      <w:marRight w:val="0"/>
      <w:marTop w:val="0"/>
      <w:marBottom w:val="0"/>
      <w:divBdr>
        <w:top w:val="none" w:sz="0" w:space="0" w:color="auto"/>
        <w:left w:val="none" w:sz="0" w:space="0" w:color="auto"/>
        <w:bottom w:val="none" w:sz="0" w:space="0" w:color="auto"/>
        <w:right w:val="none" w:sz="0" w:space="0" w:color="auto"/>
      </w:divBdr>
    </w:div>
    <w:div w:id="614143736">
      <w:marLeft w:val="640"/>
      <w:marRight w:val="0"/>
      <w:marTop w:val="0"/>
      <w:marBottom w:val="0"/>
      <w:divBdr>
        <w:top w:val="none" w:sz="0" w:space="0" w:color="auto"/>
        <w:left w:val="none" w:sz="0" w:space="0" w:color="auto"/>
        <w:bottom w:val="none" w:sz="0" w:space="0" w:color="auto"/>
        <w:right w:val="none" w:sz="0" w:space="0" w:color="auto"/>
      </w:divBdr>
    </w:div>
    <w:div w:id="614482123">
      <w:marLeft w:val="640"/>
      <w:marRight w:val="0"/>
      <w:marTop w:val="0"/>
      <w:marBottom w:val="0"/>
      <w:divBdr>
        <w:top w:val="none" w:sz="0" w:space="0" w:color="auto"/>
        <w:left w:val="none" w:sz="0" w:space="0" w:color="auto"/>
        <w:bottom w:val="none" w:sz="0" w:space="0" w:color="auto"/>
        <w:right w:val="none" w:sz="0" w:space="0" w:color="auto"/>
      </w:divBdr>
    </w:div>
    <w:div w:id="614485862">
      <w:marLeft w:val="640"/>
      <w:marRight w:val="0"/>
      <w:marTop w:val="0"/>
      <w:marBottom w:val="0"/>
      <w:divBdr>
        <w:top w:val="none" w:sz="0" w:space="0" w:color="auto"/>
        <w:left w:val="none" w:sz="0" w:space="0" w:color="auto"/>
        <w:bottom w:val="none" w:sz="0" w:space="0" w:color="auto"/>
        <w:right w:val="none" w:sz="0" w:space="0" w:color="auto"/>
      </w:divBdr>
    </w:div>
    <w:div w:id="614561810">
      <w:marLeft w:val="640"/>
      <w:marRight w:val="0"/>
      <w:marTop w:val="0"/>
      <w:marBottom w:val="0"/>
      <w:divBdr>
        <w:top w:val="none" w:sz="0" w:space="0" w:color="auto"/>
        <w:left w:val="none" w:sz="0" w:space="0" w:color="auto"/>
        <w:bottom w:val="none" w:sz="0" w:space="0" w:color="auto"/>
        <w:right w:val="none" w:sz="0" w:space="0" w:color="auto"/>
      </w:divBdr>
    </w:div>
    <w:div w:id="614563773">
      <w:marLeft w:val="640"/>
      <w:marRight w:val="0"/>
      <w:marTop w:val="0"/>
      <w:marBottom w:val="0"/>
      <w:divBdr>
        <w:top w:val="none" w:sz="0" w:space="0" w:color="auto"/>
        <w:left w:val="none" w:sz="0" w:space="0" w:color="auto"/>
        <w:bottom w:val="none" w:sz="0" w:space="0" w:color="auto"/>
        <w:right w:val="none" w:sz="0" w:space="0" w:color="auto"/>
      </w:divBdr>
    </w:div>
    <w:div w:id="614599532">
      <w:marLeft w:val="640"/>
      <w:marRight w:val="0"/>
      <w:marTop w:val="0"/>
      <w:marBottom w:val="0"/>
      <w:divBdr>
        <w:top w:val="none" w:sz="0" w:space="0" w:color="auto"/>
        <w:left w:val="none" w:sz="0" w:space="0" w:color="auto"/>
        <w:bottom w:val="none" w:sz="0" w:space="0" w:color="auto"/>
        <w:right w:val="none" w:sz="0" w:space="0" w:color="auto"/>
      </w:divBdr>
    </w:div>
    <w:div w:id="614602447">
      <w:marLeft w:val="640"/>
      <w:marRight w:val="0"/>
      <w:marTop w:val="0"/>
      <w:marBottom w:val="0"/>
      <w:divBdr>
        <w:top w:val="none" w:sz="0" w:space="0" w:color="auto"/>
        <w:left w:val="none" w:sz="0" w:space="0" w:color="auto"/>
        <w:bottom w:val="none" w:sz="0" w:space="0" w:color="auto"/>
        <w:right w:val="none" w:sz="0" w:space="0" w:color="auto"/>
      </w:divBdr>
    </w:div>
    <w:div w:id="614603593">
      <w:marLeft w:val="640"/>
      <w:marRight w:val="0"/>
      <w:marTop w:val="0"/>
      <w:marBottom w:val="0"/>
      <w:divBdr>
        <w:top w:val="none" w:sz="0" w:space="0" w:color="auto"/>
        <w:left w:val="none" w:sz="0" w:space="0" w:color="auto"/>
        <w:bottom w:val="none" w:sz="0" w:space="0" w:color="auto"/>
        <w:right w:val="none" w:sz="0" w:space="0" w:color="auto"/>
      </w:divBdr>
    </w:div>
    <w:div w:id="614605051">
      <w:marLeft w:val="640"/>
      <w:marRight w:val="0"/>
      <w:marTop w:val="0"/>
      <w:marBottom w:val="0"/>
      <w:divBdr>
        <w:top w:val="none" w:sz="0" w:space="0" w:color="auto"/>
        <w:left w:val="none" w:sz="0" w:space="0" w:color="auto"/>
        <w:bottom w:val="none" w:sz="0" w:space="0" w:color="auto"/>
        <w:right w:val="none" w:sz="0" w:space="0" w:color="auto"/>
      </w:divBdr>
    </w:div>
    <w:div w:id="614605911">
      <w:marLeft w:val="640"/>
      <w:marRight w:val="0"/>
      <w:marTop w:val="0"/>
      <w:marBottom w:val="0"/>
      <w:divBdr>
        <w:top w:val="none" w:sz="0" w:space="0" w:color="auto"/>
        <w:left w:val="none" w:sz="0" w:space="0" w:color="auto"/>
        <w:bottom w:val="none" w:sz="0" w:space="0" w:color="auto"/>
        <w:right w:val="none" w:sz="0" w:space="0" w:color="auto"/>
      </w:divBdr>
    </w:div>
    <w:div w:id="614679797">
      <w:marLeft w:val="640"/>
      <w:marRight w:val="0"/>
      <w:marTop w:val="0"/>
      <w:marBottom w:val="0"/>
      <w:divBdr>
        <w:top w:val="none" w:sz="0" w:space="0" w:color="auto"/>
        <w:left w:val="none" w:sz="0" w:space="0" w:color="auto"/>
        <w:bottom w:val="none" w:sz="0" w:space="0" w:color="auto"/>
        <w:right w:val="none" w:sz="0" w:space="0" w:color="auto"/>
      </w:divBdr>
    </w:div>
    <w:div w:id="614755299">
      <w:marLeft w:val="640"/>
      <w:marRight w:val="0"/>
      <w:marTop w:val="0"/>
      <w:marBottom w:val="0"/>
      <w:divBdr>
        <w:top w:val="none" w:sz="0" w:space="0" w:color="auto"/>
        <w:left w:val="none" w:sz="0" w:space="0" w:color="auto"/>
        <w:bottom w:val="none" w:sz="0" w:space="0" w:color="auto"/>
        <w:right w:val="none" w:sz="0" w:space="0" w:color="auto"/>
      </w:divBdr>
    </w:div>
    <w:div w:id="614797339">
      <w:marLeft w:val="640"/>
      <w:marRight w:val="0"/>
      <w:marTop w:val="0"/>
      <w:marBottom w:val="0"/>
      <w:divBdr>
        <w:top w:val="none" w:sz="0" w:space="0" w:color="auto"/>
        <w:left w:val="none" w:sz="0" w:space="0" w:color="auto"/>
        <w:bottom w:val="none" w:sz="0" w:space="0" w:color="auto"/>
        <w:right w:val="none" w:sz="0" w:space="0" w:color="auto"/>
      </w:divBdr>
    </w:div>
    <w:div w:id="614797447">
      <w:marLeft w:val="640"/>
      <w:marRight w:val="0"/>
      <w:marTop w:val="0"/>
      <w:marBottom w:val="0"/>
      <w:divBdr>
        <w:top w:val="none" w:sz="0" w:space="0" w:color="auto"/>
        <w:left w:val="none" w:sz="0" w:space="0" w:color="auto"/>
        <w:bottom w:val="none" w:sz="0" w:space="0" w:color="auto"/>
        <w:right w:val="none" w:sz="0" w:space="0" w:color="auto"/>
      </w:divBdr>
    </w:div>
    <w:div w:id="614866837">
      <w:marLeft w:val="640"/>
      <w:marRight w:val="0"/>
      <w:marTop w:val="0"/>
      <w:marBottom w:val="0"/>
      <w:divBdr>
        <w:top w:val="none" w:sz="0" w:space="0" w:color="auto"/>
        <w:left w:val="none" w:sz="0" w:space="0" w:color="auto"/>
        <w:bottom w:val="none" w:sz="0" w:space="0" w:color="auto"/>
        <w:right w:val="none" w:sz="0" w:space="0" w:color="auto"/>
      </w:divBdr>
    </w:div>
    <w:div w:id="614868265">
      <w:marLeft w:val="640"/>
      <w:marRight w:val="0"/>
      <w:marTop w:val="0"/>
      <w:marBottom w:val="0"/>
      <w:divBdr>
        <w:top w:val="none" w:sz="0" w:space="0" w:color="auto"/>
        <w:left w:val="none" w:sz="0" w:space="0" w:color="auto"/>
        <w:bottom w:val="none" w:sz="0" w:space="0" w:color="auto"/>
        <w:right w:val="none" w:sz="0" w:space="0" w:color="auto"/>
      </w:divBdr>
    </w:div>
    <w:div w:id="614950123">
      <w:marLeft w:val="640"/>
      <w:marRight w:val="0"/>
      <w:marTop w:val="0"/>
      <w:marBottom w:val="0"/>
      <w:divBdr>
        <w:top w:val="none" w:sz="0" w:space="0" w:color="auto"/>
        <w:left w:val="none" w:sz="0" w:space="0" w:color="auto"/>
        <w:bottom w:val="none" w:sz="0" w:space="0" w:color="auto"/>
        <w:right w:val="none" w:sz="0" w:space="0" w:color="auto"/>
      </w:divBdr>
    </w:div>
    <w:div w:id="614991953">
      <w:marLeft w:val="640"/>
      <w:marRight w:val="0"/>
      <w:marTop w:val="0"/>
      <w:marBottom w:val="0"/>
      <w:divBdr>
        <w:top w:val="none" w:sz="0" w:space="0" w:color="auto"/>
        <w:left w:val="none" w:sz="0" w:space="0" w:color="auto"/>
        <w:bottom w:val="none" w:sz="0" w:space="0" w:color="auto"/>
        <w:right w:val="none" w:sz="0" w:space="0" w:color="auto"/>
      </w:divBdr>
    </w:div>
    <w:div w:id="615135355">
      <w:marLeft w:val="640"/>
      <w:marRight w:val="0"/>
      <w:marTop w:val="0"/>
      <w:marBottom w:val="0"/>
      <w:divBdr>
        <w:top w:val="none" w:sz="0" w:space="0" w:color="auto"/>
        <w:left w:val="none" w:sz="0" w:space="0" w:color="auto"/>
        <w:bottom w:val="none" w:sz="0" w:space="0" w:color="auto"/>
        <w:right w:val="none" w:sz="0" w:space="0" w:color="auto"/>
      </w:divBdr>
    </w:div>
    <w:div w:id="615142965">
      <w:marLeft w:val="640"/>
      <w:marRight w:val="0"/>
      <w:marTop w:val="0"/>
      <w:marBottom w:val="0"/>
      <w:divBdr>
        <w:top w:val="none" w:sz="0" w:space="0" w:color="auto"/>
        <w:left w:val="none" w:sz="0" w:space="0" w:color="auto"/>
        <w:bottom w:val="none" w:sz="0" w:space="0" w:color="auto"/>
        <w:right w:val="none" w:sz="0" w:space="0" w:color="auto"/>
      </w:divBdr>
    </w:div>
    <w:div w:id="615210914">
      <w:marLeft w:val="640"/>
      <w:marRight w:val="0"/>
      <w:marTop w:val="0"/>
      <w:marBottom w:val="0"/>
      <w:divBdr>
        <w:top w:val="none" w:sz="0" w:space="0" w:color="auto"/>
        <w:left w:val="none" w:sz="0" w:space="0" w:color="auto"/>
        <w:bottom w:val="none" w:sz="0" w:space="0" w:color="auto"/>
        <w:right w:val="none" w:sz="0" w:space="0" w:color="auto"/>
      </w:divBdr>
    </w:div>
    <w:div w:id="615330840">
      <w:marLeft w:val="640"/>
      <w:marRight w:val="0"/>
      <w:marTop w:val="0"/>
      <w:marBottom w:val="0"/>
      <w:divBdr>
        <w:top w:val="none" w:sz="0" w:space="0" w:color="auto"/>
        <w:left w:val="none" w:sz="0" w:space="0" w:color="auto"/>
        <w:bottom w:val="none" w:sz="0" w:space="0" w:color="auto"/>
        <w:right w:val="none" w:sz="0" w:space="0" w:color="auto"/>
      </w:divBdr>
    </w:div>
    <w:div w:id="615337042">
      <w:marLeft w:val="640"/>
      <w:marRight w:val="0"/>
      <w:marTop w:val="0"/>
      <w:marBottom w:val="0"/>
      <w:divBdr>
        <w:top w:val="none" w:sz="0" w:space="0" w:color="auto"/>
        <w:left w:val="none" w:sz="0" w:space="0" w:color="auto"/>
        <w:bottom w:val="none" w:sz="0" w:space="0" w:color="auto"/>
        <w:right w:val="none" w:sz="0" w:space="0" w:color="auto"/>
      </w:divBdr>
    </w:div>
    <w:div w:id="615521123">
      <w:marLeft w:val="640"/>
      <w:marRight w:val="0"/>
      <w:marTop w:val="0"/>
      <w:marBottom w:val="0"/>
      <w:divBdr>
        <w:top w:val="none" w:sz="0" w:space="0" w:color="auto"/>
        <w:left w:val="none" w:sz="0" w:space="0" w:color="auto"/>
        <w:bottom w:val="none" w:sz="0" w:space="0" w:color="auto"/>
        <w:right w:val="none" w:sz="0" w:space="0" w:color="auto"/>
      </w:divBdr>
    </w:div>
    <w:div w:id="615601630">
      <w:marLeft w:val="640"/>
      <w:marRight w:val="0"/>
      <w:marTop w:val="0"/>
      <w:marBottom w:val="0"/>
      <w:divBdr>
        <w:top w:val="none" w:sz="0" w:space="0" w:color="auto"/>
        <w:left w:val="none" w:sz="0" w:space="0" w:color="auto"/>
        <w:bottom w:val="none" w:sz="0" w:space="0" w:color="auto"/>
        <w:right w:val="none" w:sz="0" w:space="0" w:color="auto"/>
      </w:divBdr>
    </w:div>
    <w:div w:id="615604906">
      <w:marLeft w:val="640"/>
      <w:marRight w:val="0"/>
      <w:marTop w:val="0"/>
      <w:marBottom w:val="0"/>
      <w:divBdr>
        <w:top w:val="none" w:sz="0" w:space="0" w:color="auto"/>
        <w:left w:val="none" w:sz="0" w:space="0" w:color="auto"/>
        <w:bottom w:val="none" w:sz="0" w:space="0" w:color="auto"/>
        <w:right w:val="none" w:sz="0" w:space="0" w:color="auto"/>
      </w:divBdr>
    </w:div>
    <w:div w:id="615605380">
      <w:marLeft w:val="640"/>
      <w:marRight w:val="0"/>
      <w:marTop w:val="0"/>
      <w:marBottom w:val="0"/>
      <w:divBdr>
        <w:top w:val="none" w:sz="0" w:space="0" w:color="auto"/>
        <w:left w:val="none" w:sz="0" w:space="0" w:color="auto"/>
        <w:bottom w:val="none" w:sz="0" w:space="0" w:color="auto"/>
        <w:right w:val="none" w:sz="0" w:space="0" w:color="auto"/>
      </w:divBdr>
    </w:div>
    <w:div w:id="615646505">
      <w:marLeft w:val="640"/>
      <w:marRight w:val="0"/>
      <w:marTop w:val="0"/>
      <w:marBottom w:val="0"/>
      <w:divBdr>
        <w:top w:val="none" w:sz="0" w:space="0" w:color="auto"/>
        <w:left w:val="none" w:sz="0" w:space="0" w:color="auto"/>
        <w:bottom w:val="none" w:sz="0" w:space="0" w:color="auto"/>
        <w:right w:val="none" w:sz="0" w:space="0" w:color="auto"/>
      </w:divBdr>
    </w:div>
    <w:div w:id="615647056">
      <w:marLeft w:val="640"/>
      <w:marRight w:val="0"/>
      <w:marTop w:val="0"/>
      <w:marBottom w:val="0"/>
      <w:divBdr>
        <w:top w:val="none" w:sz="0" w:space="0" w:color="auto"/>
        <w:left w:val="none" w:sz="0" w:space="0" w:color="auto"/>
        <w:bottom w:val="none" w:sz="0" w:space="0" w:color="auto"/>
        <w:right w:val="none" w:sz="0" w:space="0" w:color="auto"/>
      </w:divBdr>
    </w:div>
    <w:div w:id="615718422">
      <w:marLeft w:val="640"/>
      <w:marRight w:val="0"/>
      <w:marTop w:val="0"/>
      <w:marBottom w:val="0"/>
      <w:divBdr>
        <w:top w:val="none" w:sz="0" w:space="0" w:color="auto"/>
        <w:left w:val="none" w:sz="0" w:space="0" w:color="auto"/>
        <w:bottom w:val="none" w:sz="0" w:space="0" w:color="auto"/>
        <w:right w:val="none" w:sz="0" w:space="0" w:color="auto"/>
      </w:divBdr>
    </w:div>
    <w:div w:id="615790093">
      <w:marLeft w:val="640"/>
      <w:marRight w:val="0"/>
      <w:marTop w:val="0"/>
      <w:marBottom w:val="0"/>
      <w:divBdr>
        <w:top w:val="none" w:sz="0" w:space="0" w:color="auto"/>
        <w:left w:val="none" w:sz="0" w:space="0" w:color="auto"/>
        <w:bottom w:val="none" w:sz="0" w:space="0" w:color="auto"/>
        <w:right w:val="none" w:sz="0" w:space="0" w:color="auto"/>
      </w:divBdr>
    </w:div>
    <w:div w:id="615798909">
      <w:marLeft w:val="640"/>
      <w:marRight w:val="0"/>
      <w:marTop w:val="0"/>
      <w:marBottom w:val="0"/>
      <w:divBdr>
        <w:top w:val="none" w:sz="0" w:space="0" w:color="auto"/>
        <w:left w:val="none" w:sz="0" w:space="0" w:color="auto"/>
        <w:bottom w:val="none" w:sz="0" w:space="0" w:color="auto"/>
        <w:right w:val="none" w:sz="0" w:space="0" w:color="auto"/>
      </w:divBdr>
    </w:div>
    <w:div w:id="615869316">
      <w:marLeft w:val="640"/>
      <w:marRight w:val="0"/>
      <w:marTop w:val="0"/>
      <w:marBottom w:val="0"/>
      <w:divBdr>
        <w:top w:val="none" w:sz="0" w:space="0" w:color="auto"/>
        <w:left w:val="none" w:sz="0" w:space="0" w:color="auto"/>
        <w:bottom w:val="none" w:sz="0" w:space="0" w:color="auto"/>
        <w:right w:val="none" w:sz="0" w:space="0" w:color="auto"/>
      </w:divBdr>
    </w:div>
    <w:div w:id="616066596">
      <w:marLeft w:val="640"/>
      <w:marRight w:val="0"/>
      <w:marTop w:val="0"/>
      <w:marBottom w:val="0"/>
      <w:divBdr>
        <w:top w:val="none" w:sz="0" w:space="0" w:color="auto"/>
        <w:left w:val="none" w:sz="0" w:space="0" w:color="auto"/>
        <w:bottom w:val="none" w:sz="0" w:space="0" w:color="auto"/>
        <w:right w:val="none" w:sz="0" w:space="0" w:color="auto"/>
      </w:divBdr>
    </w:div>
    <w:div w:id="616177901">
      <w:marLeft w:val="640"/>
      <w:marRight w:val="0"/>
      <w:marTop w:val="0"/>
      <w:marBottom w:val="0"/>
      <w:divBdr>
        <w:top w:val="none" w:sz="0" w:space="0" w:color="auto"/>
        <w:left w:val="none" w:sz="0" w:space="0" w:color="auto"/>
        <w:bottom w:val="none" w:sz="0" w:space="0" w:color="auto"/>
        <w:right w:val="none" w:sz="0" w:space="0" w:color="auto"/>
      </w:divBdr>
    </w:div>
    <w:div w:id="616253451">
      <w:marLeft w:val="640"/>
      <w:marRight w:val="0"/>
      <w:marTop w:val="0"/>
      <w:marBottom w:val="0"/>
      <w:divBdr>
        <w:top w:val="none" w:sz="0" w:space="0" w:color="auto"/>
        <w:left w:val="none" w:sz="0" w:space="0" w:color="auto"/>
        <w:bottom w:val="none" w:sz="0" w:space="0" w:color="auto"/>
        <w:right w:val="none" w:sz="0" w:space="0" w:color="auto"/>
      </w:divBdr>
    </w:div>
    <w:div w:id="616256892">
      <w:marLeft w:val="640"/>
      <w:marRight w:val="0"/>
      <w:marTop w:val="0"/>
      <w:marBottom w:val="0"/>
      <w:divBdr>
        <w:top w:val="none" w:sz="0" w:space="0" w:color="auto"/>
        <w:left w:val="none" w:sz="0" w:space="0" w:color="auto"/>
        <w:bottom w:val="none" w:sz="0" w:space="0" w:color="auto"/>
        <w:right w:val="none" w:sz="0" w:space="0" w:color="auto"/>
      </w:divBdr>
    </w:div>
    <w:div w:id="616257662">
      <w:marLeft w:val="640"/>
      <w:marRight w:val="0"/>
      <w:marTop w:val="0"/>
      <w:marBottom w:val="0"/>
      <w:divBdr>
        <w:top w:val="none" w:sz="0" w:space="0" w:color="auto"/>
        <w:left w:val="none" w:sz="0" w:space="0" w:color="auto"/>
        <w:bottom w:val="none" w:sz="0" w:space="0" w:color="auto"/>
        <w:right w:val="none" w:sz="0" w:space="0" w:color="auto"/>
      </w:divBdr>
    </w:div>
    <w:div w:id="616301069">
      <w:marLeft w:val="640"/>
      <w:marRight w:val="0"/>
      <w:marTop w:val="0"/>
      <w:marBottom w:val="0"/>
      <w:divBdr>
        <w:top w:val="none" w:sz="0" w:space="0" w:color="auto"/>
        <w:left w:val="none" w:sz="0" w:space="0" w:color="auto"/>
        <w:bottom w:val="none" w:sz="0" w:space="0" w:color="auto"/>
        <w:right w:val="none" w:sz="0" w:space="0" w:color="auto"/>
      </w:divBdr>
    </w:div>
    <w:div w:id="616328871">
      <w:marLeft w:val="640"/>
      <w:marRight w:val="0"/>
      <w:marTop w:val="0"/>
      <w:marBottom w:val="0"/>
      <w:divBdr>
        <w:top w:val="none" w:sz="0" w:space="0" w:color="auto"/>
        <w:left w:val="none" w:sz="0" w:space="0" w:color="auto"/>
        <w:bottom w:val="none" w:sz="0" w:space="0" w:color="auto"/>
        <w:right w:val="none" w:sz="0" w:space="0" w:color="auto"/>
      </w:divBdr>
    </w:div>
    <w:div w:id="616529007">
      <w:marLeft w:val="640"/>
      <w:marRight w:val="0"/>
      <w:marTop w:val="0"/>
      <w:marBottom w:val="0"/>
      <w:divBdr>
        <w:top w:val="none" w:sz="0" w:space="0" w:color="auto"/>
        <w:left w:val="none" w:sz="0" w:space="0" w:color="auto"/>
        <w:bottom w:val="none" w:sz="0" w:space="0" w:color="auto"/>
        <w:right w:val="none" w:sz="0" w:space="0" w:color="auto"/>
      </w:divBdr>
    </w:div>
    <w:div w:id="616638149">
      <w:marLeft w:val="640"/>
      <w:marRight w:val="0"/>
      <w:marTop w:val="0"/>
      <w:marBottom w:val="0"/>
      <w:divBdr>
        <w:top w:val="none" w:sz="0" w:space="0" w:color="auto"/>
        <w:left w:val="none" w:sz="0" w:space="0" w:color="auto"/>
        <w:bottom w:val="none" w:sz="0" w:space="0" w:color="auto"/>
        <w:right w:val="none" w:sz="0" w:space="0" w:color="auto"/>
      </w:divBdr>
    </w:div>
    <w:div w:id="616644714">
      <w:marLeft w:val="640"/>
      <w:marRight w:val="0"/>
      <w:marTop w:val="0"/>
      <w:marBottom w:val="0"/>
      <w:divBdr>
        <w:top w:val="none" w:sz="0" w:space="0" w:color="auto"/>
        <w:left w:val="none" w:sz="0" w:space="0" w:color="auto"/>
        <w:bottom w:val="none" w:sz="0" w:space="0" w:color="auto"/>
        <w:right w:val="none" w:sz="0" w:space="0" w:color="auto"/>
      </w:divBdr>
    </w:div>
    <w:div w:id="616645841">
      <w:marLeft w:val="640"/>
      <w:marRight w:val="0"/>
      <w:marTop w:val="0"/>
      <w:marBottom w:val="0"/>
      <w:divBdr>
        <w:top w:val="none" w:sz="0" w:space="0" w:color="auto"/>
        <w:left w:val="none" w:sz="0" w:space="0" w:color="auto"/>
        <w:bottom w:val="none" w:sz="0" w:space="0" w:color="auto"/>
        <w:right w:val="none" w:sz="0" w:space="0" w:color="auto"/>
      </w:divBdr>
    </w:div>
    <w:div w:id="616836997">
      <w:marLeft w:val="640"/>
      <w:marRight w:val="0"/>
      <w:marTop w:val="0"/>
      <w:marBottom w:val="0"/>
      <w:divBdr>
        <w:top w:val="none" w:sz="0" w:space="0" w:color="auto"/>
        <w:left w:val="none" w:sz="0" w:space="0" w:color="auto"/>
        <w:bottom w:val="none" w:sz="0" w:space="0" w:color="auto"/>
        <w:right w:val="none" w:sz="0" w:space="0" w:color="auto"/>
      </w:divBdr>
    </w:div>
    <w:div w:id="616839917">
      <w:marLeft w:val="640"/>
      <w:marRight w:val="0"/>
      <w:marTop w:val="0"/>
      <w:marBottom w:val="0"/>
      <w:divBdr>
        <w:top w:val="none" w:sz="0" w:space="0" w:color="auto"/>
        <w:left w:val="none" w:sz="0" w:space="0" w:color="auto"/>
        <w:bottom w:val="none" w:sz="0" w:space="0" w:color="auto"/>
        <w:right w:val="none" w:sz="0" w:space="0" w:color="auto"/>
      </w:divBdr>
    </w:div>
    <w:div w:id="616911669">
      <w:marLeft w:val="640"/>
      <w:marRight w:val="0"/>
      <w:marTop w:val="0"/>
      <w:marBottom w:val="0"/>
      <w:divBdr>
        <w:top w:val="none" w:sz="0" w:space="0" w:color="auto"/>
        <w:left w:val="none" w:sz="0" w:space="0" w:color="auto"/>
        <w:bottom w:val="none" w:sz="0" w:space="0" w:color="auto"/>
        <w:right w:val="none" w:sz="0" w:space="0" w:color="auto"/>
      </w:divBdr>
    </w:div>
    <w:div w:id="617099964">
      <w:bodyDiv w:val="1"/>
      <w:marLeft w:val="0"/>
      <w:marRight w:val="0"/>
      <w:marTop w:val="0"/>
      <w:marBottom w:val="0"/>
      <w:divBdr>
        <w:top w:val="none" w:sz="0" w:space="0" w:color="auto"/>
        <w:left w:val="none" w:sz="0" w:space="0" w:color="auto"/>
        <w:bottom w:val="none" w:sz="0" w:space="0" w:color="auto"/>
        <w:right w:val="none" w:sz="0" w:space="0" w:color="auto"/>
      </w:divBdr>
      <w:divsChild>
        <w:div w:id="12154186">
          <w:marLeft w:val="0"/>
          <w:marRight w:val="0"/>
          <w:marTop w:val="0"/>
          <w:marBottom w:val="0"/>
          <w:divBdr>
            <w:top w:val="none" w:sz="0" w:space="0" w:color="auto"/>
            <w:left w:val="none" w:sz="0" w:space="0" w:color="auto"/>
            <w:bottom w:val="none" w:sz="0" w:space="0" w:color="auto"/>
            <w:right w:val="none" w:sz="0" w:space="0" w:color="auto"/>
          </w:divBdr>
        </w:div>
        <w:div w:id="22947475">
          <w:marLeft w:val="0"/>
          <w:marRight w:val="0"/>
          <w:marTop w:val="0"/>
          <w:marBottom w:val="0"/>
          <w:divBdr>
            <w:top w:val="none" w:sz="0" w:space="0" w:color="auto"/>
            <w:left w:val="none" w:sz="0" w:space="0" w:color="auto"/>
            <w:bottom w:val="none" w:sz="0" w:space="0" w:color="auto"/>
            <w:right w:val="none" w:sz="0" w:space="0" w:color="auto"/>
          </w:divBdr>
        </w:div>
        <w:div w:id="23529646">
          <w:marLeft w:val="0"/>
          <w:marRight w:val="0"/>
          <w:marTop w:val="0"/>
          <w:marBottom w:val="0"/>
          <w:divBdr>
            <w:top w:val="none" w:sz="0" w:space="0" w:color="auto"/>
            <w:left w:val="none" w:sz="0" w:space="0" w:color="auto"/>
            <w:bottom w:val="none" w:sz="0" w:space="0" w:color="auto"/>
            <w:right w:val="none" w:sz="0" w:space="0" w:color="auto"/>
          </w:divBdr>
        </w:div>
        <w:div w:id="138423667">
          <w:marLeft w:val="0"/>
          <w:marRight w:val="0"/>
          <w:marTop w:val="0"/>
          <w:marBottom w:val="0"/>
          <w:divBdr>
            <w:top w:val="none" w:sz="0" w:space="0" w:color="auto"/>
            <w:left w:val="none" w:sz="0" w:space="0" w:color="auto"/>
            <w:bottom w:val="none" w:sz="0" w:space="0" w:color="auto"/>
            <w:right w:val="none" w:sz="0" w:space="0" w:color="auto"/>
          </w:divBdr>
        </w:div>
        <w:div w:id="163933928">
          <w:marLeft w:val="0"/>
          <w:marRight w:val="0"/>
          <w:marTop w:val="0"/>
          <w:marBottom w:val="0"/>
          <w:divBdr>
            <w:top w:val="none" w:sz="0" w:space="0" w:color="auto"/>
            <w:left w:val="none" w:sz="0" w:space="0" w:color="auto"/>
            <w:bottom w:val="none" w:sz="0" w:space="0" w:color="auto"/>
            <w:right w:val="none" w:sz="0" w:space="0" w:color="auto"/>
          </w:divBdr>
          <w:divsChild>
            <w:div w:id="57288550">
              <w:marLeft w:val="0"/>
              <w:marRight w:val="0"/>
              <w:marTop w:val="0"/>
              <w:marBottom w:val="0"/>
              <w:divBdr>
                <w:top w:val="none" w:sz="0" w:space="0" w:color="auto"/>
                <w:left w:val="none" w:sz="0" w:space="0" w:color="auto"/>
                <w:bottom w:val="none" w:sz="0" w:space="0" w:color="auto"/>
                <w:right w:val="none" w:sz="0" w:space="0" w:color="auto"/>
              </w:divBdr>
            </w:div>
            <w:div w:id="155535483">
              <w:marLeft w:val="0"/>
              <w:marRight w:val="0"/>
              <w:marTop w:val="0"/>
              <w:marBottom w:val="0"/>
              <w:divBdr>
                <w:top w:val="none" w:sz="0" w:space="0" w:color="auto"/>
                <w:left w:val="none" w:sz="0" w:space="0" w:color="auto"/>
                <w:bottom w:val="none" w:sz="0" w:space="0" w:color="auto"/>
                <w:right w:val="none" w:sz="0" w:space="0" w:color="auto"/>
              </w:divBdr>
            </w:div>
            <w:div w:id="335039313">
              <w:marLeft w:val="0"/>
              <w:marRight w:val="0"/>
              <w:marTop w:val="0"/>
              <w:marBottom w:val="0"/>
              <w:divBdr>
                <w:top w:val="none" w:sz="0" w:space="0" w:color="auto"/>
                <w:left w:val="none" w:sz="0" w:space="0" w:color="auto"/>
                <w:bottom w:val="none" w:sz="0" w:space="0" w:color="auto"/>
                <w:right w:val="none" w:sz="0" w:space="0" w:color="auto"/>
              </w:divBdr>
            </w:div>
            <w:div w:id="445079937">
              <w:marLeft w:val="0"/>
              <w:marRight w:val="0"/>
              <w:marTop w:val="0"/>
              <w:marBottom w:val="0"/>
              <w:divBdr>
                <w:top w:val="none" w:sz="0" w:space="0" w:color="auto"/>
                <w:left w:val="none" w:sz="0" w:space="0" w:color="auto"/>
                <w:bottom w:val="none" w:sz="0" w:space="0" w:color="auto"/>
                <w:right w:val="none" w:sz="0" w:space="0" w:color="auto"/>
              </w:divBdr>
            </w:div>
            <w:div w:id="749471385">
              <w:marLeft w:val="0"/>
              <w:marRight w:val="0"/>
              <w:marTop w:val="0"/>
              <w:marBottom w:val="0"/>
              <w:divBdr>
                <w:top w:val="none" w:sz="0" w:space="0" w:color="auto"/>
                <w:left w:val="none" w:sz="0" w:space="0" w:color="auto"/>
                <w:bottom w:val="none" w:sz="0" w:space="0" w:color="auto"/>
                <w:right w:val="none" w:sz="0" w:space="0" w:color="auto"/>
              </w:divBdr>
            </w:div>
            <w:div w:id="780993018">
              <w:marLeft w:val="0"/>
              <w:marRight w:val="0"/>
              <w:marTop w:val="0"/>
              <w:marBottom w:val="0"/>
              <w:divBdr>
                <w:top w:val="none" w:sz="0" w:space="0" w:color="auto"/>
                <w:left w:val="none" w:sz="0" w:space="0" w:color="auto"/>
                <w:bottom w:val="none" w:sz="0" w:space="0" w:color="auto"/>
                <w:right w:val="none" w:sz="0" w:space="0" w:color="auto"/>
              </w:divBdr>
            </w:div>
            <w:div w:id="834036526">
              <w:marLeft w:val="0"/>
              <w:marRight w:val="0"/>
              <w:marTop w:val="0"/>
              <w:marBottom w:val="0"/>
              <w:divBdr>
                <w:top w:val="none" w:sz="0" w:space="0" w:color="auto"/>
                <w:left w:val="none" w:sz="0" w:space="0" w:color="auto"/>
                <w:bottom w:val="none" w:sz="0" w:space="0" w:color="auto"/>
                <w:right w:val="none" w:sz="0" w:space="0" w:color="auto"/>
              </w:divBdr>
            </w:div>
            <w:div w:id="839275231">
              <w:marLeft w:val="0"/>
              <w:marRight w:val="0"/>
              <w:marTop w:val="0"/>
              <w:marBottom w:val="0"/>
              <w:divBdr>
                <w:top w:val="none" w:sz="0" w:space="0" w:color="auto"/>
                <w:left w:val="none" w:sz="0" w:space="0" w:color="auto"/>
                <w:bottom w:val="none" w:sz="0" w:space="0" w:color="auto"/>
                <w:right w:val="none" w:sz="0" w:space="0" w:color="auto"/>
              </w:divBdr>
            </w:div>
            <w:div w:id="993215040">
              <w:marLeft w:val="0"/>
              <w:marRight w:val="0"/>
              <w:marTop w:val="0"/>
              <w:marBottom w:val="0"/>
              <w:divBdr>
                <w:top w:val="none" w:sz="0" w:space="0" w:color="auto"/>
                <w:left w:val="none" w:sz="0" w:space="0" w:color="auto"/>
                <w:bottom w:val="none" w:sz="0" w:space="0" w:color="auto"/>
                <w:right w:val="none" w:sz="0" w:space="0" w:color="auto"/>
              </w:divBdr>
            </w:div>
            <w:div w:id="1027171241">
              <w:marLeft w:val="0"/>
              <w:marRight w:val="0"/>
              <w:marTop w:val="0"/>
              <w:marBottom w:val="0"/>
              <w:divBdr>
                <w:top w:val="none" w:sz="0" w:space="0" w:color="auto"/>
                <w:left w:val="none" w:sz="0" w:space="0" w:color="auto"/>
                <w:bottom w:val="none" w:sz="0" w:space="0" w:color="auto"/>
                <w:right w:val="none" w:sz="0" w:space="0" w:color="auto"/>
              </w:divBdr>
            </w:div>
            <w:div w:id="1236625068">
              <w:marLeft w:val="0"/>
              <w:marRight w:val="0"/>
              <w:marTop w:val="0"/>
              <w:marBottom w:val="0"/>
              <w:divBdr>
                <w:top w:val="none" w:sz="0" w:space="0" w:color="auto"/>
                <w:left w:val="none" w:sz="0" w:space="0" w:color="auto"/>
                <w:bottom w:val="none" w:sz="0" w:space="0" w:color="auto"/>
                <w:right w:val="none" w:sz="0" w:space="0" w:color="auto"/>
              </w:divBdr>
            </w:div>
            <w:div w:id="1406489086">
              <w:marLeft w:val="0"/>
              <w:marRight w:val="0"/>
              <w:marTop w:val="0"/>
              <w:marBottom w:val="0"/>
              <w:divBdr>
                <w:top w:val="none" w:sz="0" w:space="0" w:color="auto"/>
                <w:left w:val="none" w:sz="0" w:space="0" w:color="auto"/>
                <w:bottom w:val="none" w:sz="0" w:space="0" w:color="auto"/>
                <w:right w:val="none" w:sz="0" w:space="0" w:color="auto"/>
              </w:divBdr>
            </w:div>
            <w:div w:id="1409186316">
              <w:marLeft w:val="0"/>
              <w:marRight w:val="0"/>
              <w:marTop w:val="0"/>
              <w:marBottom w:val="0"/>
              <w:divBdr>
                <w:top w:val="none" w:sz="0" w:space="0" w:color="auto"/>
                <w:left w:val="none" w:sz="0" w:space="0" w:color="auto"/>
                <w:bottom w:val="none" w:sz="0" w:space="0" w:color="auto"/>
                <w:right w:val="none" w:sz="0" w:space="0" w:color="auto"/>
              </w:divBdr>
            </w:div>
            <w:div w:id="1593050678">
              <w:marLeft w:val="0"/>
              <w:marRight w:val="0"/>
              <w:marTop w:val="0"/>
              <w:marBottom w:val="0"/>
              <w:divBdr>
                <w:top w:val="none" w:sz="0" w:space="0" w:color="auto"/>
                <w:left w:val="none" w:sz="0" w:space="0" w:color="auto"/>
                <w:bottom w:val="none" w:sz="0" w:space="0" w:color="auto"/>
                <w:right w:val="none" w:sz="0" w:space="0" w:color="auto"/>
              </w:divBdr>
            </w:div>
            <w:div w:id="1623923730">
              <w:marLeft w:val="0"/>
              <w:marRight w:val="0"/>
              <w:marTop w:val="0"/>
              <w:marBottom w:val="0"/>
              <w:divBdr>
                <w:top w:val="none" w:sz="0" w:space="0" w:color="auto"/>
                <w:left w:val="none" w:sz="0" w:space="0" w:color="auto"/>
                <w:bottom w:val="none" w:sz="0" w:space="0" w:color="auto"/>
                <w:right w:val="none" w:sz="0" w:space="0" w:color="auto"/>
              </w:divBdr>
            </w:div>
          </w:divsChild>
        </w:div>
        <w:div w:id="177013408">
          <w:marLeft w:val="0"/>
          <w:marRight w:val="0"/>
          <w:marTop w:val="0"/>
          <w:marBottom w:val="0"/>
          <w:divBdr>
            <w:top w:val="none" w:sz="0" w:space="0" w:color="auto"/>
            <w:left w:val="none" w:sz="0" w:space="0" w:color="auto"/>
            <w:bottom w:val="none" w:sz="0" w:space="0" w:color="auto"/>
            <w:right w:val="none" w:sz="0" w:space="0" w:color="auto"/>
          </w:divBdr>
        </w:div>
        <w:div w:id="185095208">
          <w:marLeft w:val="0"/>
          <w:marRight w:val="0"/>
          <w:marTop w:val="0"/>
          <w:marBottom w:val="0"/>
          <w:divBdr>
            <w:top w:val="none" w:sz="0" w:space="0" w:color="auto"/>
            <w:left w:val="none" w:sz="0" w:space="0" w:color="auto"/>
            <w:bottom w:val="none" w:sz="0" w:space="0" w:color="auto"/>
            <w:right w:val="none" w:sz="0" w:space="0" w:color="auto"/>
          </w:divBdr>
          <w:divsChild>
            <w:div w:id="30764410">
              <w:marLeft w:val="0"/>
              <w:marRight w:val="0"/>
              <w:marTop w:val="0"/>
              <w:marBottom w:val="0"/>
              <w:divBdr>
                <w:top w:val="none" w:sz="0" w:space="0" w:color="auto"/>
                <w:left w:val="none" w:sz="0" w:space="0" w:color="auto"/>
                <w:bottom w:val="none" w:sz="0" w:space="0" w:color="auto"/>
                <w:right w:val="none" w:sz="0" w:space="0" w:color="auto"/>
              </w:divBdr>
            </w:div>
            <w:div w:id="71976868">
              <w:marLeft w:val="0"/>
              <w:marRight w:val="0"/>
              <w:marTop w:val="0"/>
              <w:marBottom w:val="0"/>
              <w:divBdr>
                <w:top w:val="none" w:sz="0" w:space="0" w:color="auto"/>
                <w:left w:val="none" w:sz="0" w:space="0" w:color="auto"/>
                <w:bottom w:val="none" w:sz="0" w:space="0" w:color="auto"/>
                <w:right w:val="none" w:sz="0" w:space="0" w:color="auto"/>
              </w:divBdr>
            </w:div>
            <w:div w:id="146628835">
              <w:marLeft w:val="0"/>
              <w:marRight w:val="0"/>
              <w:marTop w:val="0"/>
              <w:marBottom w:val="0"/>
              <w:divBdr>
                <w:top w:val="none" w:sz="0" w:space="0" w:color="auto"/>
                <w:left w:val="none" w:sz="0" w:space="0" w:color="auto"/>
                <w:bottom w:val="none" w:sz="0" w:space="0" w:color="auto"/>
                <w:right w:val="none" w:sz="0" w:space="0" w:color="auto"/>
              </w:divBdr>
            </w:div>
            <w:div w:id="184943530">
              <w:marLeft w:val="0"/>
              <w:marRight w:val="0"/>
              <w:marTop w:val="0"/>
              <w:marBottom w:val="0"/>
              <w:divBdr>
                <w:top w:val="none" w:sz="0" w:space="0" w:color="auto"/>
                <w:left w:val="none" w:sz="0" w:space="0" w:color="auto"/>
                <w:bottom w:val="none" w:sz="0" w:space="0" w:color="auto"/>
                <w:right w:val="none" w:sz="0" w:space="0" w:color="auto"/>
              </w:divBdr>
            </w:div>
            <w:div w:id="200947279">
              <w:marLeft w:val="0"/>
              <w:marRight w:val="0"/>
              <w:marTop w:val="0"/>
              <w:marBottom w:val="0"/>
              <w:divBdr>
                <w:top w:val="none" w:sz="0" w:space="0" w:color="auto"/>
                <w:left w:val="none" w:sz="0" w:space="0" w:color="auto"/>
                <w:bottom w:val="none" w:sz="0" w:space="0" w:color="auto"/>
                <w:right w:val="none" w:sz="0" w:space="0" w:color="auto"/>
              </w:divBdr>
            </w:div>
            <w:div w:id="367919131">
              <w:marLeft w:val="0"/>
              <w:marRight w:val="0"/>
              <w:marTop w:val="0"/>
              <w:marBottom w:val="0"/>
              <w:divBdr>
                <w:top w:val="none" w:sz="0" w:space="0" w:color="auto"/>
                <w:left w:val="none" w:sz="0" w:space="0" w:color="auto"/>
                <w:bottom w:val="none" w:sz="0" w:space="0" w:color="auto"/>
                <w:right w:val="none" w:sz="0" w:space="0" w:color="auto"/>
              </w:divBdr>
            </w:div>
            <w:div w:id="411126983">
              <w:marLeft w:val="0"/>
              <w:marRight w:val="0"/>
              <w:marTop w:val="0"/>
              <w:marBottom w:val="0"/>
              <w:divBdr>
                <w:top w:val="none" w:sz="0" w:space="0" w:color="auto"/>
                <w:left w:val="none" w:sz="0" w:space="0" w:color="auto"/>
                <w:bottom w:val="none" w:sz="0" w:space="0" w:color="auto"/>
                <w:right w:val="none" w:sz="0" w:space="0" w:color="auto"/>
              </w:divBdr>
            </w:div>
            <w:div w:id="473330342">
              <w:marLeft w:val="0"/>
              <w:marRight w:val="0"/>
              <w:marTop w:val="0"/>
              <w:marBottom w:val="0"/>
              <w:divBdr>
                <w:top w:val="none" w:sz="0" w:space="0" w:color="auto"/>
                <w:left w:val="none" w:sz="0" w:space="0" w:color="auto"/>
                <w:bottom w:val="none" w:sz="0" w:space="0" w:color="auto"/>
                <w:right w:val="none" w:sz="0" w:space="0" w:color="auto"/>
              </w:divBdr>
            </w:div>
            <w:div w:id="500506250">
              <w:marLeft w:val="0"/>
              <w:marRight w:val="0"/>
              <w:marTop w:val="0"/>
              <w:marBottom w:val="0"/>
              <w:divBdr>
                <w:top w:val="none" w:sz="0" w:space="0" w:color="auto"/>
                <w:left w:val="none" w:sz="0" w:space="0" w:color="auto"/>
                <w:bottom w:val="none" w:sz="0" w:space="0" w:color="auto"/>
                <w:right w:val="none" w:sz="0" w:space="0" w:color="auto"/>
              </w:divBdr>
            </w:div>
            <w:div w:id="551382852">
              <w:marLeft w:val="0"/>
              <w:marRight w:val="0"/>
              <w:marTop w:val="0"/>
              <w:marBottom w:val="0"/>
              <w:divBdr>
                <w:top w:val="none" w:sz="0" w:space="0" w:color="auto"/>
                <w:left w:val="none" w:sz="0" w:space="0" w:color="auto"/>
                <w:bottom w:val="none" w:sz="0" w:space="0" w:color="auto"/>
                <w:right w:val="none" w:sz="0" w:space="0" w:color="auto"/>
              </w:divBdr>
            </w:div>
            <w:div w:id="624041171">
              <w:marLeft w:val="0"/>
              <w:marRight w:val="0"/>
              <w:marTop w:val="0"/>
              <w:marBottom w:val="0"/>
              <w:divBdr>
                <w:top w:val="none" w:sz="0" w:space="0" w:color="auto"/>
                <w:left w:val="none" w:sz="0" w:space="0" w:color="auto"/>
                <w:bottom w:val="none" w:sz="0" w:space="0" w:color="auto"/>
                <w:right w:val="none" w:sz="0" w:space="0" w:color="auto"/>
              </w:divBdr>
            </w:div>
            <w:div w:id="684790028">
              <w:marLeft w:val="0"/>
              <w:marRight w:val="0"/>
              <w:marTop w:val="0"/>
              <w:marBottom w:val="0"/>
              <w:divBdr>
                <w:top w:val="none" w:sz="0" w:space="0" w:color="auto"/>
                <w:left w:val="none" w:sz="0" w:space="0" w:color="auto"/>
                <w:bottom w:val="none" w:sz="0" w:space="0" w:color="auto"/>
                <w:right w:val="none" w:sz="0" w:space="0" w:color="auto"/>
              </w:divBdr>
            </w:div>
            <w:div w:id="872304375">
              <w:marLeft w:val="0"/>
              <w:marRight w:val="0"/>
              <w:marTop w:val="0"/>
              <w:marBottom w:val="0"/>
              <w:divBdr>
                <w:top w:val="none" w:sz="0" w:space="0" w:color="auto"/>
                <w:left w:val="none" w:sz="0" w:space="0" w:color="auto"/>
                <w:bottom w:val="none" w:sz="0" w:space="0" w:color="auto"/>
                <w:right w:val="none" w:sz="0" w:space="0" w:color="auto"/>
              </w:divBdr>
            </w:div>
            <w:div w:id="945885695">
              <w:marLeft w:val="0"/>
              <w:marRight w:val="0"/>
              <w:marTop w:val="0"/>
              <w:marBottom w:val="0"/>
              <w:divBdr>
                <w:top w:val="none" w:sz="0" w:space="0" w:color="auto"/>
                <w:left w:val="none" w:sz="0" w:space="0" w:color="auto"/>
                <w:bottom w:val="none" w:sz="0" w:space="0" w:color="auto"/>
                <w:right w:val="none" w:sz="0" w:space="0" w:color="auto"/>
              </w:divBdr>
            </w:div>
            <w:div w:id="1088885315">
              <w:marLeft w:val="0"/>
              <w:marRight w:val="0"/>
              <w:marTop w:val="0"/>
              <w:marBottom w:val="0"/>
              <w:divBdr>
                <w:top w:val="none" w:sz="0" w:space="0" w:color="auto"/>
                <w:left w:val="none" w:sz="0" w:space="0" w:color="auto"/>
                <w:bottom w:val="none" w:sz="0" w:space="0" w:color="auto"/>
                <w:right w:val="none" w:sz="0" w:space="0" w:color="auto"/>
              </w:divBdr>
            </w:div>
            <w:div w:id="1164782524">
              <w:marLeft w:val="0"/>
              <w:marRight w:val="0"/>
              <w:marTop w:val="0"/>
              <w:marBottom w:val="0"/>
              <w:divBdr>
                <w:top w:val="none" w:sz="0" w:space="0" w:color="auto"/>
                <w:left w:val="none" w:sz="0" w:space="0" w:color="auto"/>
                <w:bottom w:val="none" w:sz="0" w:space="0" w:color="auto"/>
                <w:right w:val="none" w:sz="0" w:space="0" w:color="auto"/>
              </w:divBdr>
            </w:div>
            <w:div w:id="1278678818">
              <w:marLeft w:val="0"/>
              <w:marRight w:val="0"/>
              <w:marTop w:val="0"/>
              <w:marBottom w:val="0"/>
              <w:divBdr>
                <w:top w:val="none" w:sz="0" w:space="0" w:color="auto"/>
                <w:left w:val="none" w:sz="0" w:space="0" w:color="auto"/>
                <w:bottom w:val="none" w:sz="0" w:space="0" w:color="auto"/>
                <w:right w:val="none" w:sz="0" w:space="0" w:color="auto"/>
              </w:divBdr>
            </w:div>
          </w:divsChild>
        </w:div>
        <w:div w:id="236522535">
          <w:marLeft w:val="0"/>
          <w:marRight w:val="0"/>
          <w:marTop w:val="0"/>
          <w:marBottom w:val="0"/>
          <w:divBdr>
            <w:top w:val="none" w:sz="0" w:space="0" w:color="auto"/>
            <w:left w:val="none" w:sz="0" w:space="0" w:color="auto"/>
            <w:bottom w:val="none" w:sz="0" w:space="0" w:color="auto"/>
            <w:right w:val="none" w:sz="0" w:space="0" w:color="auto"/>
          </w:divBdr>
        </w:div>
        <w:div w:id="242883076">
          <w:marLeft w:val="0"/>
          <w:marRight w:val="0"/>
          <w:marTop w:val="0"/>
          <w:marBottom w:val="0"/>
          <w:divBdr>
            <w:top w:val="none" w:sz="0" w:space="0" w:color="auto"/>
            <w:left w:val="none" w:sz="0" w:space="0" w:color="auto"/>
            <w:bottom w:val="none" w:sz="0" w:space="0" w:color="auto"/>
            <w:right w:val="none" w:sz="0" w:space="0" w:color="auto"/>
          </w:divBdr>
        </w:div>
        <w:div w:id="255480737">
          <w:marLeft w:val="0"/>
          <w:marRight w:val="0"/>
          <w:marTop w:val="0"/>
          <w:marBottom w:val="0"/>
          <w:divBdr>
            <w:top w:val="none" w:sz="0" w:space="0" w:color="auto"/>
            <w:left w:val="none" w:sz="0" w:space="0" w:color="auto"/>
            <w:bottom w:val="none" w:sz="0" w:space="0" w:color="auto"/>
            <w:right w:val="none" w:sz="0" w:space="0" w:color="auto"/>
          </w:divBdr>
        </w:div>
        <w:div w:id="288752263">
          <w:marLeft w:val="0"/>
          <w:marRight w:val="0"/>
          <w:marTop w:val="0"/>
          <w:marBottom w:val="0"/>
          <w:divBdr>
            <w:top w:val="none" w:sz="0" w:space="0" w:color="auto"/>
            <w:left w:val="none" w:sz="0" w:space="0" w:color="auto"/>
            <w:bottom w:val="none" w:sz="0" w:space="0" w:color="auto"/>
            <w:right w:val="none" w:sz="0" w:space="0" w:color="auto"/>
          </w:divBdr>
        </w:div>
        <w:div w:id="293875825">
          <w:marLeft w:val="0"/>
          <w:marRight w:val="0"/>
          <w:marTop w:val="0"/>
          <w:marBottom w:val="0"/>
          <w:divBdr>
            <w:top w:val="none" w:sz="0" w:space="0" w:color="auto"/>
            <w:left w:val="none" w:sz="0" w:space="0" w:color="auto"/>
            <w:bottom w:val="none" w:sz="0" w:space="0" w:color="auto"/>
            <w:right w:val="none" w:sz="0" w:space="0" w:color="auto"/>
          </w:divBdr>
          <w:divsChild>
            <w:div w:id="227616455">
              <w:marLeft w:val="0"/>
              <w:marRight w:val="0"/>
              <w:marTop w:val="0"/>
              <w:marBottom w:val="0"/>
              <w:divBdr>
                <w:top w:val="none" w:sz="0" w:space="0" w:color="auto"/>
                <w:left w:val="none" w:sz="0" w:space="0" w:color="auto"/>
                <w:bottom w:val="none" w:sz="0" w:space="0" w:color="auto"/>
                <w:right w:val="none" w:sz="0" w:space="0" w:color="auto"/>
              </w:divBdr>
            </w:div>
            <w:div w:id="287669756">
              <w:marLeft w:val="0"/>
              <w:marRight w:val="0"/>
              <w:marTop w:val="0"/>
              <w:marBottom w:val="0"/>
              <w:divBdr>
                <w:top w:val="none" w:sz="0" w:space="0" w:color="auto"/>
                <w:left w:val="none" w:sz="0" w:space="0" w:color="auto"/>
                <w:bottom w:val="none" w:sz="0" w:space="0" w:color="auto"/>
                <w:right w:val="none" w:sz="0" w:space="0" w:color="auto"/>
              </w:divBdr>
            </w:div>
            <w:div w:id="321663381">
              <w:marLeft w:val="0"/>
              <w:marRight w:val="0"/>
              <w:marTop w:val="0"/>
              <w:marBottom w:val="0"/>
              <w:divBdr>
                <w:top w:val="none" w:sz="0" w:space="0" w:color="auto"/>
                <w:left w:val="none" w:sz="0" w:space="0" w:color="auto"/>
                <w:bottom w:val="none" w:sz="0" w:space="0" w:color="auto"/>
                <w:right w:val="none" w:sz="0" w:space="0" w:color="auto"/>
              </w:divBdr>
            </w:div>
            <w:div w:id="360984573">
              <w:marLeft w:val="0"/>
              <w:marRight w:val="0"/>
              <w:marTop w:val="0"/>
              <w:marBottom w:val="0"/>
              <w:divBdr>
                <w:top w:val="none" w:sz="0" w:space="0" w:color="auto"/>
                <w:left w:val="none" w:sz="0" w:space="0" w:color="auto"/>
                <w:bottom w:val="none" w:sz="0" w:space="0" w:color="auto"/>
                <w:right w:val="none" w:sz="0" w:space="0" w:color="auto"/>
              </w:divBdr>
            </w:div>
            <w:div w:id="366881363">
              <w:marLeft w:val="0"/>
              <w:marRight w:val="0"/>
              <w:marTop w:val="0"/>
              <w:marBottom w:val="0"/>
              <w:divBdr>
                <w:top w:val="none" w:sz="0" w:space="0" w:color="auto"/>
                <w:left w:val="none" w:sz="0" w:space="0" w:color="auto"/>
                <w:bottom w:val="none" w:sz="0" w:space="0" w:color="auto"/>
                <w:right w:val="none" w:sz="0" w:space="0" w:color="auto"/>
              </w:divBdr>
            </w:div>
            <w:div w:id="481117830">
              <w:marLeft w:val="0"/>
              <w:marRight w:val="0"/>
              <w:marTop w:val="0"/>
              <w:marBottom w:val="0"/>
              <w:divBdr>
                <w:top w:val="none" w:sz="0" w:space="0" w:color="auto"/>
                <w:left w:val="none" w:sz="0" w:space="0" w:color="auto"/>
                <w:bottom w:val="none" w:sz="0" w:space="0" w:color="auto"/>
                <w:right w:val="none" w:sz="0" w:space="0" w:color="auto"/>
              </w:divBdr>
            </w:div>
            <w:div w:id="490292871">
              <w:marLeft w:val="0"/>
              <w:marRight w:val="0"/>
              <w:marTop w:val="0"/>
              <w:marBottom w:val="0"/>
              <w:divBdr>
                <w:top w:val="none" w:sz="0" w:space="0" w:color="auto"/>
                <w:left w:val="none" w:sz="0" w:space="0" w:color="auto"/>
                <w:bottom w:val="none" w:sz="0" w:space="0" w:color="auto"/>
                <w:right w:val="none" w:sz="0" w:space="0" w:color="auto"/>
              </w:divBdr>
            </w:div>
            <w:div w:id="632831538">
              <w:marLeft w:val="0"/>
              <w:marRight w:val="0"/>
              <w:marTop w:val="0"/>
              <w:marBottom w:val="0"/>
              <w:divBdr>
                <w:top w:val="none" w:sz="0" w:space="0" w:color="auto"/>
                <w:left w:val="none" w:sz="0" w:space="0" w:color="auto"/>
                <w:bottom w:val="none" w:sz="0" w:space="0" w:color="auto"/>
                <w:right w:val="none" w:sz="0" w:space="0" w:color="auto"/>
              </w:divBdr>
            </w:div>
            <w:div w:id="642926602">
              <w:marLeft w:val="0"/>
              <w:marRight w:val="0"/>
              <w:marTop w:val="0"/>
              <w:marBottom w:val="0"/>
              <w:divBdr>
                <w:top w:val="none" w:sz="0" w:space="0" w:color="auto"/>
                <w:left w:val="none" w:sz="0" w:space="0" w:color="auto"/>
                <w:bottom w:val="none" w:sz="0" w:space="0" w:color="auto"/>
                <w:right w:val="none" w:sz="0" w:space="0" w:color="auto"/>
              </w:divBdr>
            </w:div>
            <w:div w:id="1092316124">
              <w:marLeft w:val="0"/>
              <w:marRight w:val="0"/>
              <w:marTop w:val="0"/>
              <w:marBottom w:val="0"/>
              <w:divBdr>
                <w:top w:val="none" w:sz="0" w:space="0" w:color="auto"/>
                <w:left w:val="none" w:sz="0" w:space="0" w:color="auto"/>
                <w:bottom w:val="none" w:sz="0" w:space="0" w:color="auto"/>
                <w:right w:val="none" w:sz="0" w:space="0" w:color="auto"/>
              </w:divBdr>
            </w:div>
            <w:div w:id="1098603972">
              <w:marLeft w:val="0"/>
              <w:marRight w:val="0"/>
              <w:marTop w:val="0"/>
              <w:marBottom w:val="0"/>
              <w:divBdr>
                <w:top w:val="none" w:sz="0" w:space="0" w:color="auto"/>
                <w:left w:val="none" w:sz="0" w:space="0" w:color="auto"/>
                <w:bottom w:val="none" w:sz="0" w:space="0" w:color="auto"/>
                <w:right w:val="none" w:sz="0" w:space="0" w:color="auto"/>
              </w:divBdr>
            </w:div>
            <w:div w:id="1116676041">
              <w:marLeft w:val="0"/>
              <w:marRight w:val="0"/>
              <w:marTop w:val="0"/>
              <w:marBottom w:val="0"/>
              <w:divBdr>
                <w:top w:val="none" w:sz="0" w:space="0" w:color="auto"/>
                <w:left w:val="none" w:sz="0" w:space="0" w:color="auto"/>
                <w:bottom w:val="none" w:sz="0" w:space="0" w:color="auto"/>
                <w:right w:val="none" w:sz="0" w:space="0" w:color="auto"/>
              </w:divBdr>
            </w:div>
            <w:div w:id="1131094672">
              <w:marLeft w:val="0"/>
              <w:marRight w:val="0"/>
              <w:marTop w:val="0"/>
              <w:marBottom w:val="0"/>
              <w:divBdr>
                <w:top w:val="none" w:sz="0" w:space="0" w:color="auto"/>
                <w:left w:val="none" w:sz="0" w:space="0" w:color="auto"/>
                <w:bottom w:val="none" w:sz="0" w:space="0" w:color="auto"/>
                <w:right w:val="none" w:sz="0" w:space="0" w:color="auto"/>
              </w:divBdr>
            </w:div>
            <w:div w:id="1193034065">
              <w:marLeft w:val="0"/>
              <w:marRight w:val="0"/>
              <w:marTop w:val="0"/>
              <w:marBottom w:val="0"/>
              <w:divBdr>
                <w:top w:val="none" w:sz="0" w:space="0" w:color="auto"/>
                <w:left w:val="none" w:sz="0" w:space="0" w:color="auto"/>
                <w:bottom w:val="none" w:sz="0" w:space="0" w:color="auto"/>
                <w:right w:val="none" w:sz="0" w:space="0" w:color="auto"/>
              </w:divBdr>
            </w:div>
            <w:div w:id="1222984574">
              <w:marLeft w:val="0"/>
              <w:marRight w:val="0"/>
              <w:marTop w:val="0"/>
              <w:marBottom w:val="0"/>
              <w:divBdr>
                <w:top w:val="none" w:sz="0" w:space="0" w:color="auto"/>
                <w:left w:val="none" w:sz="0" w:space="0" w:color="auto"/>
                <w:bottom w:val="none" w:sz="0" w:space="0" w:color="auto"/>
                <w:right w:val="none" w:sz="0" w:space="0" w:color="auto"/>
              </w:divBdr>
            </w:div>
            <w:div w:id="1391077598">
              <w:marLeft w:val="0"/>
              <w:marRight w:val="0"/>
              <w:marTop w:val="0"/>
              <w:marBottom w:val="0"/>
              <w:divBdr>
                <w:top w:val="none" w:sz="0" w:space="0" w:color="auto"/>
                <w:left w:val="none" w:sz="0" w:space="0" w:color="auto"/>
                <w:bottom w:val="none" w:sz="0" w:space="0" w:color="auto"/>
                <w:right w:val="none" w:sz="0" w:space="0" w:color="auto"/>
              </w:divBdr>
            </w:div>
            <w:div w:id="1502625288">
              <w:marLeft w:val="0"/>
              <w:marRight w:val="0"/>
              <w:marTop w:val="0"/>
              <w:marBottom w:val="0"/>
              <w:divBdr>
                <w:top w:val="none" w:sz="0" w:space="0" w:color="auto"/>
                <w:left w:val="none" w:sz="0" w:space="0" w:color="auto"/>
                <w:bottom w:val="none" w:sz="0" w:space="0" w:color="auto"/>
                <w:right w:val="none" w:sz="0" w:space="0" w:color="auto"/>
              </w:divBdr>
            </w:div>
          </w:divsChild>
        </w:div>
        <w:div w:id="307825646">
          <w:marLeft w:val="0"/>
          <w:marRight w:val="0"/>
          <w:marTop w:val="0"/>
          <w:marBottom w:val="0"/>
          <w:divBdr>
            <w:top w:val="none" w:sz="0" w:space="0" w:color="auto"/>
            <w:left w:val="none" w:sz="0" w:space="0" w:color="auto"/>
            <w:bottom w:val="none" w:sz="0" w:space="0" w:color="auto"/>
            <w:right w:val="none" w:sz="0" w:space="0" w:color="auto"/>
          </w:divBdr>
        </w:div>
        <w:div w:id="344405752">
          <w:marLeft w:val="0"/>
          <w:marRight w:val="0"/>
          <w:marTop w:val="0"/>
          <w:marBottom w:val="0"/>
          <w:divBdr>
            <w:top w:val="none" w:sz="0" w:space="0" w:color="auto"/>
            <w:left w:val="none" w:sz="0" w:space="0" w:color="auto"/>
            <w:bottom w:val="none" w:sz="0" w:space="0" w:color="auto"/>
            <w:right w:val="none" w:sz="0" w:space="0" w:color="auto"/>
          </w:divBdr>
        </w:div>
        <w:div w:id="350766377">
          <w:marLeft w:val="0"/>
          <w:marRight w:val="0"/>
          <w:marTop w:val="0"/>
          <w:marBottom w:val="0"/>
          <w:divBdr>
            <w:top w:val="none" w:sz="0" w:space="0" w:color="auto"/>
            <w:left w:val="none" w:sz="0" w:space="0" w:color="auto"/>
            <w:bottom w:val="none" w:sz="0" w:space="0" w:color="auto"/>
            <w:right w:val="none" w:sz="0" w:space="0" w:color="auto"/>
          </w:divBdr>
        </w:div>
        <w:div w:id="368382322">
          <w:marLeft w:val="0"/>
          <w:marRight w:val="0"/>
          <w:marTop w:val="0"/>
          <w:marBottom w:val="0"/>
          <w:divBdr>
            <w:top w:val="none" w:sz="0" w:space="0" w:color="auto"/>
            <w:left w:val="none" w:sz="0" w:space="0" w:color="auto"/>
            <w:bottom w:val="none" w:sz="0" w:space="0" w:color="auto"/>
            <w:right w:val="none" w:sz="0" w:space="0" w:color="auto"/>
          </w:divBdr>
          <w:divsChild>
            <w:div w:id="135074991">
              <w:marLeft w:val="0"/>
              <w:marRight w:val="0"/>
              <w:marTop w:val="0"/>
              <w:marBottom w:val="0"/>
              <w:divBdr>
                <w:top w:val="none" w:sz="0" w:space="0" w:color="auto"/>
                <w:left w:val="none" w:sz="0" w:space="0" w:color="auto"/>
                <w:bottom w:val="none" w:sz="0" w:space="0" w:color="auto"/>
                <w:right w:val="none" w:sz="0" w:space="0" w:color="auto"/>
              </w:divBdr>
            </w:div>
            <w:div w:id="194000189">
              <w:marLeft w:val="0"/>
              <w:marRight w:val="0"/>
              <w:marTop w:val="0"/>
              <w:marBottom w:val="0"/>
              <w:divBdr>
                <w:top w:val="none" w:sz="0" w:space="0" w:color="auto"/>
                <w:left w:val="none" w:sz="0" w:space="0" w:color="auto"/>
                <w:bottom w:val="none" w:sz="0" w:space="0" w:color="auto"/>
                <w:right w:val="none" w:sz="0" w:space="0" w:color="auto"/>
              </w:divBdr>
            </w:div>
            <w:div w:id="210767737">
              <w:marLeft w:val="0"/>
              <w:marRight w:val="0"/>
              <w:marTop w:val="0"/>
              <w:marBottom w:val="0"/>
              <w:divBdr>
                <w:top w:val="none" w:sz="0" w:space="0" w:color="auto"/>
                <w:left w:val="none" w:sz="0" w:space="0" w:color="auto"/>
                <w:bottom w:val="none" w:sz="0" w:space="0" w:color="auto"/>
                <w:right w:val="none" w:sz="0" w:space="0" w:color="auto"/>
              </w:divBdr>
            </w:div>
            <w:div w:id="281231624">
              <w:marLeft w:val="0"/>
              <w:marRight w:val="0"/>
              <w:marTop w:val="0"/>
              <w:marBottom w:val="0"/>
              <w:divBdr>
                <w:top w:val="none" w:sz="0" w:space="0" w:color="auto"/>
                <w:left w:val="none" w:sz="0" w:space="0" w:color="auto"/>
                <w:bottom w:val="none" w:sz="0" w:space="0" w:color="auto"/>
                <w:right w:val="none" w:sz="0" w:space="0" w:color="auto"/>
              </w:divBdr>
            </w:div>
            <w:div w:id="385569928">
              <w:marLeft w:val="0"/>
              <w:marRight w:val="0"/>
              <w:marTop w:val="0"/>
              <w:marBottom w:val="0"/>
              <w:divBdr>
                <w:top w:val="none" w:sz="0" w:space="0" w:color="auto"/>
                <w:left w:val="none" w:sz="0" w:space="0" w:color="auto"/>
                <w:bottom w:val="none" w:sz="0" w:space="0" w:color="auto"/>
                <w:right w:val="none" w:sz="0" w:space="0" w:color="auto"/>
              </w:divBdr>
            </w:div>
            <w:div w:id="590163013">
              <w:marLeft w:val="0"/>
              <w:marRight w:val="0"/>
              <w:marTop w:val="0"/>
              <w:marBottom w:val="0"/>
              <w:divBdr>
                <w:top w:val="none" w:sz="0" w:space="0" w:color="auto"/>
                <w:left w:val="none" w:sz="0" w:space="0" w:color="auto"/>
                <w:bottom w:val="none" w:sz="0" w:space="0" w:color="auto"/>
                <w:right w:val="none" w:sz="0" w:space="0" w:color="auto"/>
              </w:divBdr>
            </w:div>
            <w:div w:id="697118940">
              <w:marLeft w:val="0"/>
              <w:marRight w:val="0"/>
              <w:marTop w:val="0"/>
              <w:marBottom w:val="0"/>
              <w:divBdr>
                <w:top w:val="none" w:sz="0" w:space="0" w:color="auto"/>
                <w:left w:val="none" w:sz="0" w:space="0" w:color="auto"/>
                <w:bottom w:val="none" w:sz="0" w:space="0" w:color="auto"/>
                <w:right w:val="none" w:sz="0" w:space="0" w:color="auto"/>
              </w:divBdr>
            </w:div>
            <w:div w:id="856499344">
              <w:marLeft w:val="0"/>
              <w:marRight w:val="0"/>
              <w:marTop w:val="0"/>
              <w:marBottom w:val="0"/>
              <w:divBdr>
                <w:top w:val="none" w:sz="0" w:space="0" w:color="auto"/>
                <w:left w:val="none" w:sz="0" w:space="0" w:color="auto"/>
                <w:bottom w:val="none" w:sz="0" w:space="0" w:color="auto"/>
                <w:right w:val="none" w:sz="0" w:space="0" w:color="auto"/>
              </w:divBdr>
            </w:div>
            <w:div w:id="1070888448">
              <w:marLeft w:val="0"/>
              <w:marRight w:val="0"/>
              <w:marTop w:val="0"/>
              <w:marBottom w:val="0"/>
              <w:divBdr>
                <w:top w:val="none" w:sz="0" w:space="0" w:color="auto"/>
                <w:left w:val="none" w:sz="0" w:space="0" w:color="auto"/>
                <w:bottom w:val="none" w:sz="0" w:space="0" w:color="auto"/>
                <w:right w:val="none" w:sz="0" w:space="0" w:color="auto"/>
              </w:divBdr>
            </w:div>
            <w:div w:id="1180241738">
              <w:marLeft w:val="0"/>
              <w:marRight w:val="0"/>
              <w:marTop w:val="0"/>
              <w:marBottom w:val="0"/>
              <w:divBdr>
                <w:top w:val="none" w:sz="0" w:space="0" w:color="auto"/>
                <w:left w:val="none" w:sz="0" w:space="0" w:color="auto"/>
                <w:bottom w:val="none" w:sz="0" w:space="0" w:color="auto"/>
                <w:right w:val="none" w:sz="0" w:space="0" w:color="auto"/>
              </w:divBdr>
            </w:div>
            <w:div w:id="1468427807">
              <w:marLeft w:val="0"/>
              <w:marRight w:val="0"/>
              <w:marTop w:val="0"/>
              <w:marBottom w:val="0"/>
              <w:divBdr>
                <w:top w:val="none" w:sz="0" w:space="0" w:color="auto"/>
                <w:left w:val="none" w:sz="0" w:space="0" w:color="auto"/>
                <w:bottom w:val="none" w:sz="0" w:space="0" w:color="auto"/>
                <w:right w:val="none" w:sz="0" w:space="0" w:color="auto"/>
              </w:divBdr>
            </w:div>
            <w:div w:id="1595280008">
              <w:marLeft w:val="0"/>
              <w:marRight w:val="0"/>
              <w:marTop w:val="0"/>
              <w:marBottom w:val="0"/>
              <w:divBdr>
                <w:top w:val="none" w:sz="0" w:space="0" w:color="auto"/>
                <w:left w:val="none" w:sz="0" w:space="0" w:color="auto"/>
                <w:bottom w:val="none" w:sz="0" w:space="0" w:color="auto"/>
                <w:right w:val="none" w:sz="0" w:space="0" w:color="auto"/>
              </w:divBdr>
            </w:div>
            <w:div w:id="1612400932">
              <w:marLeft w:val="0"/>
              <w:marRight w:val="0"/>
              <w:marTop w:val="0"/>
              <w:marBottom w:val="0"/>
              <w:divBdr>
                <w:top w:val="none" w:sz="0" w:space="0" w:color="auto"/>
                <w:left w:val="none" w:sz="0" w:space="0" w:color="auto"/>
                <w:bottom w:val="none" w:sz="0" w:space="0" w:color="auto"/>
                <w:right w:val="none" w:sz="0" w:space="0" w:color="auto"/>
              </w:divBdr>
            </w:div>
            <w:div w:id="1653437505">
              <w:marLeft w:val="0"/>
              <w:marRight w:val="0"/>
              <w:marTop w:val="0"/>
              <w:marBottom w:val="0"/>
              <w:divBdr>
                <w:top w:val="none" w:sz="0" w:space="0" w:color="auto"/>
                <w:left w:val="none" w:sz="0" w:space="0" w:color="auto"/>
                <w:bottom w:val="none" w:sz="0" w:space="0" w:color="auto"/>
                <w:right w:val="none" w:sz="0" w:space="0" w:color="auto"/>
              </w:divBdr>
            </w:div>
          </w:divsChild>
        </w:div>
        <w:div w:id="425004436">
          <w:marLeft w:val="0"/>
          <w:marRight w:val="0"/>
          <w:marTop w:val="0"/>
          <w:marBottom w:val="0"/>
          <w:divBdr>
            <w:top w:val="none" w:sz="0" w:space="0" w:color="auto"/>
            <w:left w:val="none" w:sz="0" w:space="0" w:color="auto"/>
            <w:bottom w:val="none" w:sz="0" w:space="0" w:color="auto"/>
            <w:right w:val="none" w:sz="0" w:space="0" w:color="auto"/>
          </w:divBdr>
        </w:div>
        <w:div w:id="428743735">
          <w:marLeft w:val="0"/>
          <w:marRight w:val="0"/>
          <w:marTop w:val="0"/>
          <w:marBottom w:val="0"/>
          <w:divBdr>
            <w:top w:val="none" w:sz="0" w:space="0" w:color="auto"/>
            <w:left w:val="none" w:sz="0" w:space="0" w:color="auto"/>
            <w:bottom w:val="none" w:sz="0" w:space="0" w:color="auto"/>
            <w:right w:val="none" w:sz="0" w:space="0" w:color="auto"/>
          </w:divBdr>
          <w:divsChild>
            <w:div w:id="11734870">
              <w:marLeft w:val="0"/>
              <w:marRight w:val="0"/>
              <w:marTop w:val="0"/>
              <w:marBottom w:val="0"/>
              <w:divBdr>
                <w:top w:val="none" w:sz="0" w:space="0" w:color="auto"/>
                <w:left w:val="none" w:sz="0" w:space="0" w:color="auto"/>
                <w:bottom w:val="none" w:sz="0" w:space="0" w:color="auto"/>
                <w:right w:val="none" w:sz="0" w:space="0" w:color="auto"/>
              </w:divBdr>
            </w:div>
            <w:div w:id="53041423">
              <w:marLeft w:val="0"/>
              <w:marRight w:val="0"/>
              <w:marTop w:val="0"/>
              <w:marBottom w:val="0"/>
              <w:divBdr>
                <w:top w:val="none" w:sz="0" w:space="0" w:color="auto"/>
                <w:left w:val="none" w:sz="0" w:space="0" w:color="auto"/>
                <w:bottom w:val="none" w:sz="0" w:space="0" w:color="auto"/>
                <w:right w:val="none" w:sz="0" w:space="0" w:color="auto"/>
              </w:divBdr>
            </w:div>
            <w:div w:id="153499943">
              <w:marLeft w:val="0"/>
              <w:marRight w:val="0"/>
              <w:marTop w:val="0"/>
              <w:marBottom w:val="0"/>
              <w:divBdr>
                <w:top w:val="none" w:sz="0" w:space="0" w:color="auto"/>
                <w:left w:val="none" w:sz="0" w:space="0" w:color="auto"/>
                <w:bottom w:val="none" w:sz="0" w:space="0" w:color="auto"/>
                <w:right w:val="none" w:sz="0" w:space="0" w:color="auto"/>
              </w:divBdr>
            </w:div>
            <w:div w:id="252082802">
              <w:marLeft w:val="0"/>
              <w:marRight w:val="0"/>
              <w:marTop w:val="0"/>
              <w:marBottom w:val="0"/>
              <w:divBdr>
                <w:top w:val="none" w:sz="0" w:space="0" w:color="auto"/>
                <w:left w:val="none" w:sz="0" w:space="0" w:color="auto"/>
                <w:bottom w:val="none" w:sz="0" w:space="0" w:color="auto"/>
                <w:right w:val="none" w:sz="0" w:space="0" w:color="auto"/>
              </w:divBdr>
            </w:div>
            <w:div w:id="271134979">
              <w:marLeft w:val="0"/>
              <w:marRight w:val="0"/>
              <w:marTop w:val="0"/>
              <w:marBottom w:val="0"/>
              <w:divBdr>
                <w:top w:val="none" w:sz="0" w:space="0" w:color="auto"/>
                <w:left w:val="none" w:sz="0" w:space="0" w:color="auto"/>
                <w:bottom w:val="none" w:sz="0" w:space="0" w:color="auto"/>
                <w:right w:val="none" w:sz="0" w:space="0" w:color="auto"/>
              </w:divBdr>
            </w:div>
            <w:div w:id="278727297">
              <w:marLeft w:val="0"/>
              <w:marRight w:val="0"/>
              <w:marTop w:val="0"/>
              <w:marBottom w:val="0"/>
              <w:divBdr>
                <w:top w:val="none" w:sz="0" w:space="0" w:color="auto"/>
                <w:left w:val="none" w:sz="0" w:space="0" w:color="auto"/>
                <w:bottom w:val="none" w:sz="0" w:space="0" w:color="auto"/>
                <w:right w:val="none" w:sz="0" w:space="0" w:color="auto"/>
              </w:divBdr>
            </w:div>
            <w:div w:id="788429669">
              <w:marLeft w:val="0"/>
              <w:marRight w:val="0"/>
              <w:marTop w:val="0"/>
              <w:marBottom w:val="0"/>
              <w:divBdr>
                <w:top w:val="none" w:sz="0" w:space="0" w:color="auto"/>
                <w:left w:val="none" w:sz="0" w:space="0" w:color="auto"/>
                <w:bottom w:val="none" w:sz="0" w:space="0" w:color="auto"/>
                <w:right w:val="none" w:sz="0" w:space="0" w:color="auto"/>
              </w:divBdr>
            </w:div>
            <w:div w:id="1061904943">
              <w:marLeft w:val="0"/>
              <w:marRight w:val="0"/>
              <w:marTop w:val="0"/>
              <w:marBottom w:val="0"/>
              <w:divBdr>
                <w:top w:val="none" w:sz="0" w:space="0" w:color="auto"/>
                <w:left w:val="none" w:sz="0" w:space="0" w:color="auto"/>
                <w:bottom w:val="none" w:sz="0" w:space="0" w:color="auto"/>
                <w:right w:val="none" w:sz="0" w:space="0" w:color="auto"/>
              </w:divBdr>
            </w:div>
            <w:div w:id="1131363750">
              <w:marLeft w:val="0"/>
              <w:marRight w:val="0"/>
              <w:marTop w:val="0"/>
              <w:marBottom w:val="0"/>
              <w:divBdr>
                <w:top w:val="none" w:sz="0" w:space="0" w:color="auto"/>
                <w:left w:val="none" w:sz="0" w:space="0" w:color="auto"/>
                <w:bottom w:val="none" w:sz="0" w:space="0" w:color="auto"/>
                <w:right w:val="none" w:sz="0" w:space="0" w:color="auto"/>
              </w:divBdr>
            </w:div>
            <w:div w:id="1174496903">
              <w:marLeft w:val="0"/>
              <w:marRight w:val="0"/>
              <w:marTop w:val="0"/>
              <w:marBottom w:val="0"/>
              <w:divBdr>
                <w:top w:val="none" w:sz="0" w:space="0" w:color="auto"/>
                <w:left w:val="none" w:sz="0" w:space="0" w:color="auto"/>
                <w:bottom w:val="none" w:sz="0" w:space="0" w:color="auto"/>
                <w:right w:val="none" w:sz="0" w:space="0" w:color="auto"/>
              </w:divBdr>
            </w:div>
            <w:div w:id="1200970912">
              <w:marLeft w:val="0"/>
              <w:marRight w:val="0"/>
              <w:marTop w:val="0"/>
              <w:marBottom w:val="0"/>
              <w:divBdr>
                <w:top w:val="none" w:sz="0" w:space="0" w:color="auto"/>
                <w:left w:val="none" w:sz="0" w:space="0" w:color="auto"/>
                <w:bottom w:val="none" w:sz="0" w:space="0" w:color="auto"/>
                <w:right w:val="none" w:sz="0" w:space="0" w:color="auto"/>
              </w:divBdr>
            </w:div>
            <w:div w:id="1260141943">
              <w:marLeft w:val="0"/>
              <w:marRight w:val="0"/>
              <w:marTop w:val="0"/>
              <w:marBottom w:val="0"/>
              <w:divBdr>
                <w:top w:val="none" w:sz="0" w:space="0" w:color="auto"/>
                <w:left w:val="none" w:sz="0" w:space="0" w:color="auto"/>
                <w:bottom w:val="none" w:sz="0" w:space="0" w:color="auto"/>
                <w:right w:val="none" w:sz="0" w:space="0" w:color="auto"/>
              </w:divBdr>
            </w:div>
            <w:div w:id="1277327081">
              <w:marLeft w:val="0"/>
              <w:marRight w:val="0"/>
              <w:marTop w:val="0"/>
              <w:marBottom w:val="0"/>
              <w:divBdr>
                <w:top w:val="none" w:sz="0" w:space="0" w:color="auto"/>
                <w:left w:val="none" w:sz="0" w:space="0" w:color="auto"/>
                <w:bottom w:val="none" w:sz="0" w:space="0" w:color="auto"/>
                <w:right w:val="none" w:sz="0" w:space="0" w:color="auto"/>
              </w:divBdr>
            </w:div>
            <w:div w:id="1293251514">
              <w:marLeft w:val="0"/>
              <w:marRight w:val="0"/>
              <w:marTop w:val="0"/>
              <w:marBottom w:val="0"/>
              <w:divBdr>
                <w:top w:val="none" w:sz="0" w:space="0" w:color="auto"/>
                <w:left w:val="none" w:sz="0" w:space="0" w:color="auto"/>
                <w:bottom w:val="none" w:sz="0" w:space="0" w:color="auto"/>
                <w:right w:val="none" w:sz="0" w:space="0" w:color="auto"/>
              </w:divBdr>
            </w:div>
            <w:div w:id="1561092465">
              <w:marLeft w:val="0"/>
              <w:marRight w:val="0"/>
              <w:marTop w:val="0"/>
              <w:marBottom w:val="0"/>
              <w:divBdr>
                <w:top w:val="none" w:sz="0" w:space="0" w:color="auto"/>
                <w:left w:val="none" w:sz="0" w:space="0" w:color="auto"/>
                <w:bottom w:val="none" w:sz="0" w:space="0" w:color="auto"/>
                <w:right w:val="none" w:sz="0" w:space="0" w:color="auto"/>
              </w:divBdr>
            </w:div>
            <w:div w:id="1561866043">
              <w:marLeft w:val="0"/>
              <w:marRight w:val="0"/>
              <w:marTop w:val="0"/>
              <w:marBottom w:val="0"/>
              <w:divBdr>
                <w:top w:val="none" w:sz="0" w:space="0" w:color="auto"/>
                <w:left w:val="none" w:sz="0" w:space="0" w:color="auto"/>
                <w:bottom w:val="none" w:sz="0" w:space="0" w:color="auto"/>
                <w:right w:val="none" w:sz="0" w:space="0" w:color="auto"/>
              </w:divBdr>
            </w:div>
          </w:divsChild>
        </w:div>
        <w:div w:id="440535128">
          <w:marLeft w:val="0"/>
          <w:marRight w:val="0"/>
          <w:marTop w:val="0"/>
          <w:marBottom w:val="0"/>
          <w:divBdr>
            <w:top w:val="none" w:sz="0" w:space="0" w:color="auto"/>
            <w:left w:val="none" w:sz="0" w:space="0" w:color="auto"/>
            <w:bottom w:val="none" w:sz="0" w:space="0" w:color="auto"/>
            <w:right w:val="none" w:sz="0" w:space="0" w:color="auto"/>
          </w:divBdr>
        </w:div>
        <w:div w:id="451050326">
          <w:marLeft w:val="0"/>
          <w:marRight w:val="0"/>
          <w:marTop w:val="0"/>
          <w:marBottom w:val="0"/>
          <w:divBdr>
            <w:top w:val="none" w:sz="0" w:space="0" w:color="auto"/>
            <w:left w:val="none" w:sz="0" w:space="0" w:color="auto"/>
            <w:bottom w:val="none" w:sz="0" w:space="0" w:color="auto"/>
            <w:right w:val="none" w:sz="0" w:space="0" w:color="auto"/>
          </w:divBdr>
          <w:divsChild>
            <w:div w:id="359819830">
              <w:marLeft w:val="0"/>
              <w:marRight w:val="0"/>
              <w:marTop w:val="0"/>
              <w:marBottom w:val="0"/>
              <w:divBdr>
                <w:top w:val="none" w:sz="0" w:space="0" w:color="auto"/>
                <w:left w:val="none" w:sz="0" w:space="0" w:color="auto"/>
                <w:bottom w:val="none" w:sz="0" w:space="0" w:color="auto"/>
                <w:right w:val="none" w:sz="0" w:space="0" w:color="auto"/>
              </w:divBdr>
            </w:div>
            <w:div w:id="404454443">
              <w:marLeft w:val="0"/>
              <w:marRight w:val="0"/>
              <w:marTop w:val="0"/>
              <w:marBottom w:val="0"/>
              <w:divBdr>
                <w:top w:val="none" w:sz="0" w:space="0" w:color="auto"/>
                <w:left w:val="none" w:sz="0" w:space="0" w:color="auto"/>
                <w:bottom w:val="none" w:sz="0" w:space="0" w:color="auto"/>
                <w:right w:val="none" w:sz="0" w:space="0" w:color="auto"/>
              </w:divBdr>
            </w:div>
            <w:div w:id="418523759">
              <w:marLeft w:val="0"/>
              <w:marRight w:val="0"/>
              <w:marTop w:val="0"/>
              <w:marBottom w:val="0"/>
              <w:divBdr>
                <w:top w:val="none" w:sz="0" w:space="0" w:color="auto"/>
                <w:left w:val="none" w:sz="0" w:space="0" w:color="auto"/>
                <w:bottom w:val="none" w:sz="0" w:space="0" w:color="auto"/>
                <w:right w:val="none" w:sz="0" w:space="0" w:color="auto"/>
              </w:divBdr>
            </w:div>
            <w:div w:id="654576411">
              <w:marLeft w:val="0"/>
              <w:marRight w:val="0"/>
              <w:marTop w:val="0"/>
              <w:marBottom w:val="0"/>
              <w:divBdr>
                <w:top w:val="none" w:sz="0" w:space="0" w:color="auto"/>
                <w:left w:val="none" w:sz="0" w:space="0" w:color="auto"/>
                <w:bottom w:val="none" w:sz="0" w:space="0" w:color="auto"/>
                <w:right w:val="none" w:sz="0" w:space="0" w:color="auto"/>
              </w:divBdr>
            </w:div>
            <w:div w:id="683476899">
              <w:marLeft w:val="0"/>
              <w:marRight w:val="0"/>
              <w:marTop w:val="0"/>
              <w:marBottom w:val="0"/>
              <w:divBdr>
                <w:top w:val="none" w:sz="0" w:space="0" w:color="auto"/>
                <w:left w:val="none" w:sz="0" w:space="0" w:color="auto"/>
                <w:bottom w:val="none" w:sz="0" w:space="0" w:color="auto"/>
                <w:right w:val="none" w:sz="0" w:space="0" w:color="auto"/>
              </w:divBdr>
            </w:div>
            <w:div w:id="702898368">
              <w:marLeft w:val="0"/>
              <w:marRight w:val="0"/>
              <w:marTop w:val="0"/>
              <w:marBottom w:val="0"/>
              <w:divBdr>
                <w:top w:val="none" w:sz="0" w:space="0" w:color="auto"/>
                <w:left w:val="none" w:sz="0" w:space="0" w:color="auto"/>
                <w:bottom w:val="none" w:sz="0" w:space="0" w:color="auto"/>
                <w:right w:val="none" w:sz="0" w:space="0" w:color="auto"/>
              </w:divBdr>
            </w:div>
            <w:div w:id="828400197">
              <w:marLeft w:val="0"/>
              <w:marRight w:val="0"/>
              <w:marTop w:val="0"/>
              <w:marBottom w:val="0"/>
              <w:divBdr>
                <w:top w:val="none" w:sz="0" w:space="0" w:color="auto"/>
                <w:left w:val="none" w:sz="0" w:space="0" w:color="auto"/>
                <w:bottom w:val="none" w:sz="0" w:space="0" w:color="auto"/>
                <w:right w:val="none" w:sz="0" w:space="0" w:color="auto"/>
              </w:divBdr>
            </w:div>
            <w:div w:id="848985376">
              <w:marLeft w:val="0"/>
              <w:marRight w:val="0"/>
              <w:marTop w:val="0"/>
              <w:marBottom w:val="0"/>
              <w:divBdr>
                <w:top w:val="none" w:sz="0" w:space="0" w:color="auto"/>
                <w:left w:val="none" w:sz="0" w:space="0" w:color="auto"/>
                <w:bottom w:val="none" w:sz="0" w:space="0" w:color="auto"/>
                <w:right w:val="none" w:sz="0" w:space="0" w:color="auto"/>
              </w:divBdr>
            </w:div>
            <w:div w:id="854618566">
              <w:marLeft w:val="0"/>
              <w:marRight w:val="0"/>
              <w:marTop w:val="0"/>
              <w:marBottom w:val="0"/>
              <w:divBdr>
                <w:top w:val="none" w:sz="0" w:space="0" w:color="auto"/>
                <w:left w:val="none" w:sz="0" w:space="0" w:color="auto"/>
                <w:bottom w:val="none" w:sz="0" w:space="0" w:color="auto"/>
                <w:right w:val="none" w:sz="0" w:space="0" w:color="auto"/>
              </w:divBdr>
            </w:div>
            <w:div w:id="932668008">
              <w:marLeft w:val="0"/>
              <w:marRight w:val="0"/>
              <w:marTop w:val="0"/>
              <w:marBottom w:val="0"/>
              <w:divBdr>
                <w:top w:val="none" w:sz="0" w:space="0" w:color="auto"/>
                <w:left w:val="none" w:sz="0" w:space="0" w:color="auto"/>
                <w:bottom w:val="none" w:sz="0" w:space="0" w:color="auto"/>
                <w:right w:val="none" w:sz="0" w:space="0" w:color="auto"/>
              </w:divBdr>
            </w:div>
            <w:div w:id="950741478">
              <w:marLeft w:val="0"/>
              <w:marRight w:val="0"/>
              <w:marTop w:val="0"/>
              <w:marBottom w:val="0"/>
              <w:divBdr>
                <w:top w:val="none" w:sz="0" w:space="0" w:color="auto"/>
                <w:left w:val="none" w:sz="0" w:space="0" w:color="auto"/>
                <w:bottom w:val="none" w:sz="0" w:space="0" w:color="auto"/>
                <w:right w:val="none" w:sz="0" w:space="0" w:color="auto"/>
              </w:divBdr>
            </w:div>
            <w:div w:id="966273505">
              <w:marLeft w:val="0"/>
              <w:marRight w:val="0"/>
              <w:marTop w:val="0"/>
              <w:marBottom w:val="0"/>
              <w:divBdr>
                <w:top w:val="none" w:sz="0" w:space="0" w:color="auto"/>
                <w:left w:val="none" w:sz="0" w:space="0" w:color="auto"/>
                <w:bottom w:val="none" w:sz="0" w:space="0" w:color="auto"/>
                <w:right w:val="none" w:sz="0" w:space="0" w:color="auto"/>
              </w:divBdr>
            </w:div>
            <w:div w:id="985663196">
              <w:marLeft w:val="0"/>
              <w:marRight w:val="0"/>
              <w:marTop w:val="0"/>
              <w:marBottom w:val="0"/>
              <w:divBdr>
                <w:top w:val="none" w:sz="0" w:space="0" w:color="auto"/>
                <w:left w:val="none" w:sz="0" w:space="0" w:color="auto"/>
                <w:bottom w:val="none" w:sz="0" w:space="0" w:color="auto"/>
                <w:right w:val="none" w:sz="0" w:space="0" w:color="auto"/>
              </w:divBdr>
            </w:div>
            <w:div w:id="1171682273">
              <w:marLeft w:val="0"/>
              <w:marRight w:val="0"/>
              <w:marTop w:val="0"/>
              <w:marBottom w:val="0"/>
              <w:divBdr>
                <w:top w:val="none" w:sz="0" w:space="0" w:color="auto"/>
                <w:left w:val="none" w:sz="0" w:space="0" w:color="auto"/>
                <w:bottom w:val="none" w:sz="0" w:space="0" w:color="auto"/>
                <w:right w:val="none" w:sz="0" w:space="0" w:color="auto"/>
              </w:divBdr>
            </w:div>
            <w:div w:id="1232423705">
              <w:marLeft w:val="0"/>
              <w:marRight w:val="0"/>
              <w:marTop w:val="0"/>
              <w:marBottom w:val="0"/>
              <w:divBdr>
                <w:top w:val="none" w:sz="0" w:space="0" w:color="auto"/>
                <w:left w:val="none" w:sz="0" w:space="0" w:color="auto"/>
                <w:bottom w:val="none" w:sz="0" w:space="0" w:color="auto"/>
                <w:right w:val="none" w:sz="0" w:space="0" w:color="auto"/>
              </w:divBdr>
            </w:div>
            <w:div w:id="1302081927">
              <w:marLeft w:val="0"/>
              <w:marRight w:val="0"/>
              <w:marTop w:val="0"/>
              <w:marBottom w:val="0"/>
              <w:divBdr>
                <w:top w:val="none" w:sz="0" w:space="0" w:color="auto"/>
                <w:left w:val="none" w:sz="0" w:space="0" w:color="auto"/>
                <w:bottom w:val="none" w:sz="0" w:space="0" w:color="auto"/>
                <w:right w:val="none" w:sz="0" w:space="0" w:color="auto"/>
              </w:divBdr>
            </w:div>
            <w:div w:id="1347096699">
              <w:marLeft w:val="0"/>
              <w:marRight w:val="0"/>
              <w:marTop w:val="0"/>
              <w:marBottom w:val="0"/>
              <w:divBdr>
                <w:top w:val="none" w:sz="0" w:space="0" w:color="auto"/>
                <w:left w:val="none" w:sz="0" w:space="0" w:color="auto"/>
                <w:bottom w:val="none" w:sz="0" w:space="0" w:color="auto"/>
                <w:right w:val="none" w:sz="0" w:space="0" w:color="auto"/>
              </w:divBdr>
            </w:div>
            <w:div w:id="1547180110">
              <w:marLeft w:val="0"/>
              <w:marRight w:val="0"/>
              <w:marTop w:val="0"/>
              <w:marBottom w:val="0"/>
              <w:divBdr>
                <w:top w:val="none" w:sz="0" w:space="0" w:color="auto"/>
                <w:left w:val="none" w:sz="0" w:space="0" w:color="auto"/>
                <w:bottom w:val="none" w:sz="0" w:space="0" w:color="auto"/>
                <w:right w:val="none" w:sz="0" w:space="0" w:color="auto"/>
              </w:divBdr>
            </w:div>
            <w:div w:id="1556238460">
              <w:marLeft w:val="0"/>
              <w:marRight w:val="0"/>
              <w:marTop w:val="0"/>
              <w:marBottom w:val="0"/>
              <w:divBdr>
                <w:top w:val="none" w:sz="0" w:space="0" w:color="auto"/>
                <w:left w:val="none" w:sz="0" w:space="0" w:color="auto"/>
                <w:bottom w:val="none" w:sz="0" w:space="0" w:color="auto"/>
                <w:right w:val="none" w:sz="0" w:space="0" w:color="auto"/>
              </w:divBdr>
            </w:div>
          </w:divsChild>
        </w:div>
        <w:div w:id="515071650">
          <w:marLeft w:val="0"/>
          <w:marRight w:val="0"/>
          <w:marTop w:val="0"/>
          <w:marBottom w:val="0"/>
          <w:divBdr>
            <w:top w:val="none" w:sz="0" w:space="0" w:color="auto"/>
            <w:left w:val="none" w:sz="0" w:space="0" w:color="auto"/>
            <w:bottom w:val="none" w:sz="0" w:space="0" w:color="auto"/>
            <w:right w:val="none" w:sz="0" w:space="0" w:color="auto"/>
          </w:divBdr>
          <w:divsChild>
            <w:div w:id="217934895">
              <w:marLeft w:val="0"/>
              <w:marRight w:val="0"/>
              <w:marTop w:val="0"/>
              <w:marBottom w:val="0"/>
              <w:divBdr>
                <w:top w:val="none" w:sz="0" w:space="0" w:color="auto"/>
                <w:left w:val="none" w:sz="0" w:space="0" w:color="auto"/>
                <w:bottom w:val="none" w:sz="0" w:space="0" w:color="auto"/>
                <w:right w:val="none" w:sz="0" w:space="0" w:color="auto"/>
              </w:divBdr>
            </w:div>
            <w:div w:id="349185042">
              <w:marLeft w:val="0"/>
              <w:marRight w:val="0"/>
              <w:marTop w:val="0"/>
              <w:marBottom w:val="0"/>
              <w:divBdr>
                <w:top w:val="none" w:sz="0" w:space="0" w:color="auto"/>
                <w:left w:val="none" w:sz="0" w:space="0" w:color="auto"/>
                <w:bottom w:val="none" w:sz="0" w:space="0" w:color="auto"/>
                <w:right w:val="none" w:sz="0" w:space="0" w:color="auto"/>
              </w:divBdr>
            </w:div>
            <w:div w:id="399212520">
              <w:marLeft w:val="0"/>
              <w:marRight w:val="0"/>
              <w:marTop w:val="0"/>
              <w:marBottom w:val="0"/>
              <w:divBdr>
                <w:top w:val="none" w:sz="0" w:space="0" w:color="auto"/>
                <w:left w:val="none" w:sz="0" w:space="0" w:color="auto"/>
                <w:bottom w:val="none" w:sz="0" w:space="0" w:color="auto"/>
                <w:right w:val="none" w:sz="0" w:space="0" w:color="auto"/>
              </w:divBdr>
            </w:div>
            <w:div w:id="401875908">
              <w:marLeft w:val="0"/>
              <w:marRight w:val="0"/>
              <w:marTop w:val="0"/>
              <w:marBottom w:val="0"/>
              <w:divBdr>
                <w:top w:val="none" w:sz="0" w:space="0" w:color="auto"/>
                <w:left w:val="none" w:sz="0" w:space="0" w:color="auto"/>
                <w:bottom w:val="none" w:sz="0" w:space="0" w:color="auto"/>
                <w:right w:val="none" w:sz="0" w:space="0" w:color="auto"/>
              </w:divBdr>
            </w:div>
            <w:div w:id="528297855">
              <w:marLeft w:val="0"/>
              <w:marRight w:val="0"/>
              <w:marTop w:val="0"/>
              <w:marBottom w:val="0"/>
              <w:divBdr>
                <w:top w:val="none" w:sz="0" w:space="0" w:color="auto"/>
                <w:left w:val="none" w:sz="0" w:space="0" w:color="auto"/>
                <w:bottom w:val="none" w:sz="0" w:space="0" w:color="auto"/>
                <w:right w:val="none" w:sz="0" w:space="0" w:color="auto"/>
              </w:divBdr>
            </w:div>
            <w:div w:id="536939377">
              <w:marLeft w:val="0"/>
              <w:marRight w:val="0"/>
              <w:marTop w:val="0"/>
              <w:marBottom w:val="0"/>
              <w:divBdr>
                <w:top w:val="none" w:sz="0" w:space="0" w:color="auto"/>
                <w:left w:val="none" w:sz="0" w:space="0" w:color="auto"/>
                <w:bottom w:val="none" w:sz="0" w:space="0" w:color="auto"/>
                <w:right w:val="none" w:sz="0" w:space="0" w:color="auto"/>
              </w:divBdr>
            </w:div>
            <w:div w:id="779181416">
              <w:marLeft w:val="0"/>
              <w:marRight w:val="0"/>
              <w:marTop w:val="0"/>
              <w:marBottom w:val="0"/>
              <w:divBdr>
                <w:top w:val="none" w:sz="0" w:space="0" w:color="auto"/>
                <w:left w:val="none" w:sz="0" w:space="0" w:color="auto"/>
                <w:bottom w:val="none" w:sz="0" w:space="0" w:color="auto"/>
                <w:right w:val="none" w:sz="0" w:space="0" w:color="auto"/>
              </w:divBdr>
            </w:div>
            <w:div w:id="845051744">
              <w:marLeft w:val="0"/>
              <w:marRight w:val="0"/>
              <w:marTop w:val="0"/>
              <w:marBottom w:val="0"/>
              <w:divBdr>
                <w:top w:val="none" w:sz="0" w:space="0" w:color="auto"/>
                <w:left w:val="none" w:sz="0" w:space="0" w:color="auto"/>
                <w:bottom w:val="none" w:sz="0" w:space="0" w:color="auto"/>
                <w:right w:val="none" w:sz="0" w:space="0" w:color="auto"/>
              </w:divBdr>
            </w:div>
            <w:div w:id="961108195">
              <w:marLeft w:val="0"/>
              <w:marRight w:val="0"/>
              <w:marTop w:val="0"/>
              <w:marBottom w:val="0"/>
              <w:divBdr>
                <w:top w:val="none" w:sz="0" w:space="0" w:color="auto"/>
                <w:left w:val="none" w:sz="0" w:space="0" w:color="auto"/>
                <w:bottom w:val="none" w:sz="0" w:space="0" w:color="auto"/>
                <w:right w:val="none" w:sz="0" w:space="0" w:color="auto"/>
              </w:divBdr>
            </w:div>
            <w:div w:id="968972620">
              <w:marLeft w:val="0"/>
              <w:marRight w:val="0"/>
              <w:marTop w:val="0"/>
              <w:marBottom w:val="0"/>
              <w:divBdr>
                <w:top w:val="none" w:sz="0" w:space="0" w:color="auto"/>
                <w:left w:val="none" w:sz="0" w:space="0" w:color="auto"/>
                <w:bottom w:val="none" w:sz="0" w:space="0" w:color="auto"/>
                <w:right w:val="none" w:sz="0" w:space="0" w:color="auto"/>
              </w:divBdr>
            </w:div>
            <w:div w:id="1110784919">
              <w:marLeft w:val="0"/>
              <w:marRight w:val="0"/>
              <w:marTop w:val="0"/>
              <w:marBottom w:val="0"/>
              <w:divBdr>
                <w:top w:val="none" w:sz="0" w:space="0" w:color="auto"/>
                <w:left w:val="none" w:sz="0" w:space="0" w:color="auto"/>
                <w:bottom w:val="none" w:sz="0" w:space="0" w:color="auto"/>
                <w:right w:val="none" w:sz="0" w:space="0" w:color="auto"/>
              </w:divBdr>
            </w:div>
            <w:div w:id="1174031640">
              <w:marLeft w:val="0"/>
              <w:marRight w:val="0"/>
              <w:marTop w:val="0"/>
              <w:marBottom w:val="0"/>
              <w:divBdr>
                <w:top w:val="none" w:sz="0" w:space="0" w:color="auto"/>
                <w:left w:val="none" w:sz="0" w:space="0" w:color="auto"/>
                <w:bottom w:val="none" w:sz="0" w:space="0" w:color="auto"/>
                <w:right w:val="none" w:sz="0" w:space="0" w:color="auto"/>
              </w:divBdr>
            </w:div>
            <w:div w:id="1249540306">
              <w:marLeft w:val="0"/>
              <w:marRight w:val="0"/>
              <w:marTop w:val="0"/>
              <w:marBottom w:val="0"/>
              <w:divBdr>
                <w:top w:val="none" w:sz="0" w:space="0" w:color="auto"/>
                <w:left w:val="none" w:sz="0" w:space="0" w:color="auto"/>
                <w:bottom w:val="none" w:sz="0" w:space="0" w:color="auto"/>
                <w:right w:val="none" w:sz="0" w:space="0" w:color="auto"/>
              </w:divBdr>
            </w:div>
            <w:div w:id="1310866758">
              <w:marLeft w:val="0"/>
              <w:marRight w:val="0"/>
              <w:marTop w:val="0"/>
              <w:marBottom w:val="0"/>
              <w:divBdr>
                <w:top w:val="none" w:sz="0" w:space="0" w:color="auto"/>
                <w:left w:val="none" w:sz="0" w:space="0" w:color="auto"/>
                <w:bottom w:val="none" w:sz="0" w:space="0" w:color="auto"/>
                <w:right w:val="none" w:sz="0" w:space="0" w:color="auto"/>
              </w:divBdr>
            </w:div>
            <w:div w:id="1428234448">
              <w:marLeft w:val="0"/>
              <w:marRight w:val="0"/>
              <w:marTop w:val="0"/>
              <w:marBottom w:val="0"/>
              <w:divBdr>
                <w:top w:val="none" w:sz="0" w:space="0" w:color="auto"/>
                <w:left w:val="none" w:sz="0" w:space="0" w:color="auto"/>
                <w:bottom w:val="none" w:sz="0" w:space="0" w:color="auto"/>
                <w:right w:val="none" w:sz="0" w:space="0" w:color="auto"/>
              </w:divBdr>
            </w:div>
            <w:div w:id="1661691231">
              <w:marLeft w:val="0"/>
              <w:marRight w:val="0"/>
              <w:marTop w:val="0"/>
              <w:marBottom w:val="0"/>
              <w:divBdr>
                <w:top w:val="none" w:sz="0" w:space="0" w:color="auto"/>
                <w:left w:val="none" w:sz="0" w:space="0" w:color="auto"/>
                <w:bottom w:val="none" w:sz="0" w:space="0" w:color="auto"/>
                <w:right w:val="none" w:sz="0" w:space="0" w:color="auto"/>
              </w:divBdr>
            </w:div>
          </w:divsChild>
        </w:div>
        <w:div w:id="519395839">
          <w:marLeft w:val="0"/>
          <w:marRight w:val="0"/>
          <w:marTop w:val="0"/>
          <w:marBottom w:val="0"/>
          <w:divBdr>
            <w:top w:val="none" w:sz="0" w:space="0" w:color="auto"/>
            <w:left w:val="none" w:sz="0" w:space="0" w:color="auto"/>
            <w:bottom w:val="none" w:sz="0" w:space="0" w:color="auto"/>
            <w:right w:val="none" w:sz="0" w:space="0" w:color="auto"/>
          </w:divBdr>
        </w:div>
        <w:div w:id="558397314">
          <w:marLeft w:val="0"/>
          <w:marRight w:val="0"/>
          <w:marTop w:val="0"/>
          <w:marBottom w:val="0"/>
          <w:divBdr>
            <w:top w:val="none" w:sz="0" w:space="0" w:color="auto"/>
            <w:left w:val="none" w:sz="0" w:space="0" w:color="auto"/>
            <w:bottom w:val="none" w:sz="0" w:space="0" w:color="auto"/>
            <w:right w:val="none" w:sz="0" w:space="0" w:color="auto"/>
          </w:divBdr>
        </w:div>
        <w:div w:id="566495036">
          <w:marLeft w:val="0"/>
          <w:marRight w:val="0"/>
          <w:marTop w:val="0"/>
          <w:marBottom w:val="0"/>
          <w:divBdr>
            <w:top w:val="none" w:sz="0" w:space="0" w:color="auto"/>
            <w:left w:val="none" w:sz="0" w:space="0" w:color="auto"/>
            <w:bottom w:val="none" w:sz="0" w:space="0" w:color="auto"/>
            <w:right w:val="none" w:sz="0" w:space="0" w:color="auto"/>
          </w:divBdr>
        </w:div>
        <w:div w:id="597327175">
          <w:marLeft w:val="0"/>
          <w:marRight w:val="0"/>
          <w:marTop w:val="0"/>
          <w:marBottom w:val="0"/>
          <w:divBdr>
            <w:top w:val="none" w:sz="0" w:space="0" w:color="auto"/>
            <w:left w:val="none" w:sz="0" w:space="0" w:color="auto"/>
            <w:bottom w:val="none" w:sz="0" w:space="0" w:color="auto"/>
            <w:right w:val="none" w:sz="0" w:space="0" w:color="auto"/>
          </w:divBdr>
        </w:div>
        <w:div w:id="600380682">
          <w:marLeft w:val="0"/>
          <w:marRight w:val="0"/>
          <w:marTop w:val="0"/>
          <w:marBottom w:val="0"/>
          <w:divBdr>
            <w:top w:val="none" w:sz="0" w:space="0" w:color="auto"/>
            <w:left w:val="none" w:sz="0" w:space="0" w:color="auto"/>
            <w:bottom w:val="none" w:sz="0" w:space="0" w:color="auto"/>
            <w:right w:val="none" w:sz="0" w:space="0" w:color="auto"/>
          </w:divBdr>
          <w:divsChild>
            <w:div w:id="251202141">
              <w:marLeft w:val="0"/>
              <w:marRight w:val="0"/>
              <w:marTop w:val="0"/>
              <w:marBottom w:val="0"/>
              <w:divBdr>
                <w:top w:val="none" w:sz="0" w:space="0" w:color="auto"/>
                <w:left w:val="none" w:sz="0" w:space="0" w:color="auto"/>
                <w:bottom w:val="none" w:sz="0" w:space="0" w:color="auto"/>
                <w:right w:val="none" w:sz="0" w:space="0" w:color="auto"/>
              </w:divBdr>
            </w:div>
            <w:div w:id="268390735">
              <w:marLeft w:val="0"/>
              <w:marRight w:val="0"/>
              <w:marTop w:val="0"/>
              <w:marBottom w:val="0"/>
              <w:divBdr>
                <w:top w:val="none" w:sz="0" w:space="0" w:color="auto"/>
                <w:left w:val="none" w:sz="0" w:space="0" w:color="auto"/>
                <w:bottom w:val="none" w:sz="0" w:space="0" w:color="auto"/>
                <w:right w:val="none" w:sz="0" w:space="0" w:color="auto"/>
              </w:divBdr>
            </w:div>
            <w:div w:id="445269622">
              <w:marLeft w:val="0"/>
              <w:marRight w:val="0"/>
              <w:marTop w:val="0"/>
              <w:marBottom w:val="0"/>
              <w:divBdr>
                <w:top w:val="none" w:sz="0" w:space="0" w:color="auto"/>
                <w:left w:val="none" w:sz="0" w:space="0" w:color="auto"/>
                <w:bottom w:val="none" w:sz="0" w:space="0" w:color="auto"/>
                <w:right w:val="none" w:sz="0" w:space="0" w:color="auto"/>
              </w:divBdr>
            </w:div>
            <w:div w:id="466971981">
              <w:marLeft w:val="0"/>
              <w:marRight w:val="0"/>
              <w:marTop w:val="0"/>
              <w:marBottom w:val="0"/>
              <w:divBdr>
                <w:top w:val="none" w:sz="0" w:space="0" w:color="auto"/>
                <w:left w:val="none" w:sz="0" w:space="0" w:color="auto"/>
                <w:bottom w:val="none" w:sz="0" w:space="0" w:color="auto"/>
                <w:right w:val="none" w:sz="0" w:space="0" w:color="auto"/>
              </w:divBdr>
            </w:div>
            <w:div w:id="499393520">
              <w:marLeft w:val="0"/>
              <w:marRight w:val="0"/>
              <w:marTop w:val="0"/>
              <w:marBottom w:val="0"/>
              <w:divBdr>
                <w:top w:val="none" w:sz="0" w:space="0" w:color="auto"/>
                <w:left w:val="none" w:sz="0" w:space="0" w:color="auto"/>
                <w:bottom w:val="none" w:sz="0" w:space="0" w:color="auto"/>
                <w:right w:val="none" w:sz="0" w:space="0" w:color="auto"/>
              </w:divBdr>
            </w:div>
            <w:div w:id="558320623">
              <w:marLeft w:val="0"/>
              <w:marRight w:val="0"/>
              <w:marTop w:val="0"/>
              <w:marBottom w:val="0"/>
              <w:divBdr>
                <w:top w:val="none" w:sz="0" w:space="0" w:color="auto"/>
                <w:left w:val="none" w:sz="0" w:space="0" w:color="auto"/>
                <w:bottom w:val="none" w:sz="0" w:space="0" w:color="auto"/>
                <w:right w:val="none" w:sz="0" w:space="0" w:color="auto"/>
              </w:divBdr>
            </w:div>
            <w:div w:id="571307488">
              <w:marLeft w:val="0"/>
              <w:marRight w:val="0"/>
              <w:marTop w:val="0"/>
              <w:marBottom w:val="0"/>
              <w:divBdr>
                <w:top w:val="none" w:sz="0" w:space="0" w:color="auto"/>
                <w:left w:val="none" w:sz="0" w:space="0" w:color="auto"/>
                <w:bottom w:val="none" w:sz="0" w:space="0" w:color="auto"/>
                <w:right w:val="none" w:sz="0" w:space="0" w:color="auto"/>
              </w:divBdr>
            </w:div>
            <w:div w:id="755589614">
              <w:marLeft w:val="0"/>
              <w:marRight w:val="0"/>
              <w:marTop w:val="0"/>
              <w:marBottom w:val="0"/>
              <w:divBdr>
                <w:top w:val="none" w:sz="0" w:space="0" w:color="auto"/>
                <w:left w:val="none" w:sz="0" w:space="0" w:color="auto"/>
                <w:bottom w:val="none" w:sz="0" w:space="0" w:color="auto"/>
                <w:right w:val="none" w:sz="0" w:space="0" w:color="auto"/>
              </w:divBdr>
            </w:div>
            <w:div w:id="765610454">
              <w:marLeft w:val="0"/>
              <w:marRight w:val="0"/>
              <w:marTop w:val="0"/>
              <w:marBottom w:val="0"/>
              <w:divBdr>
                <w:top w:val="none" w:sz="0" w:space="0" w:color="auto"/>
                <w:left w:val="none" w:sz="0" w:space="0" w:color="auto"/>
                <w:bottom w:val="none" w:sz="0" w:space="0" w:color="auto"/>
                <w:right w:val="none" w:sz="0" w:space="0" w:color="auto"/>
              </w:divBdr>
            </w:div>
            <w:div w:id="768550670">
              <w:marLeft w:val="0"/>
              <w:marRight w:val="0"/>
              <w:marTop w:val="0"/>
              <w:marBottom w:val="0"/>
              <w:divBdr>
                <w:top w:val="none" w:sz="0" w:space="0" w:color="auto"/>
                <w:left w:val="none" w:sz="0" w:space="0" w:color="auto"/>
                <w:bottom w:val="none" w:sz="0" w:space="0" w:color="auto"/>
                <w:right w:val="none" w:sz="0" w:space="0" w:color="auto"/>
              </w:divBdr>
            </w:div>
            <w:div w:id="790516012">
              <w:marLeft w:val="0"/>
              <w:marRight w:val="0"/>
              <w:marTop w:val="0"/>
              <w:marBottom w:val="0"/>
              <w:divBdr>
                <w:top w:val="none" w:sz="0" w:space="0" w:color="auto"/>
                <w:left w:val="none" w:sz="0" w:space="0" w:color="auto"/>
                <w:bottom w:val="none" w:sz="0" w:space="0" w:color="auto"/>
                <w:right w:val="none" w:sz="0" w:space="0" w:color="auto"/>
              </w:divBdr>
            </w:div>
            <w:div w:id="1044258631">
              <w:marLeft w:val="0"/>
              <w:marRight w:val="0"/>
              <w:marTop w:val="0"/>
              <w:marBottom w:val="0"/>
              <w:divBdr>
                <w:top w:val="none" w:sz="0" w:space="0" w:color="auto"/>
                <w:left w:val="none" w:sz="0" w:space="0" w:color="auto"/>
                <w:bottom w:val="none" w:sz="0" w:space="0" w:color="auto"/>
                <w:right w:val="none" w:sz="0" w:space="0" w:color="auto"/>
              </w:divBdr>
            </w:div>
            <w:div w:id="1069771724">
              <w:marLeft w:val="0"/>
              <w:marRight w:val="0"/>
              <w:marTop w:val="0"/>
              <w:marBottom w:val="0"/>
              <w:divBdr>
                <w:top w:val="none" w:sz="0" w:space="0" w:color="auto"/>
                <w:left w:val="none" w:sz="0" w:space="0" w:color="auto"/>
                <w:bottom w:val="none" w:sz="0" w:space="0" w:color="auto"/>
                <w:right w:val="none" w:sz="0" w:space="0" w:color="auto"/>
              </w:divBdr>
            </w:div>
            <w:div w:id="1082481945">
              <w:marLeft w:val="0"/>
              <w:marRight w:val="0"/>
              <w:marTop w:val="0"/>
              <w:marBottom w:val="0"/>
              <w:divBdr>
                <w:top w:val="none" w:sz="0" w:space="0" w:color="auto"/>
                <w:left w:val="none" w:sz="0" w:space="0" w:color="auto"/>
                <w:bottom w:val="none" w:sz="0" w:space="0" w:color="auto"/>
                <w:right w:val="none" w:sz="0" w:space="0" w:color="auto"/>
              </w:divBdr>
            </w:div>
            <w:div w:id="1211461287">
              <w:marLeft w:val="0"/>
              <w:marRight w:val="0"/>
              <w:marTop w:val="0"/>
              <w:marBottom w:val="0"/>
              <w:divBdr>
                <w:top w:val="none" w:sz="0" w:space="0" w:color="auto"/>
                <w:left w:val="none" w:sz="0" w:space="0" w:color="auto"/>
                <w:bottom w:val="none" w:sz="0" w:space="0" w:color="auto"/>
                <w:right w:val="none" w:sz="0" w:space="0" w:color="auto"/>
              </w:divBdr>
            </w:div>
            <w:div w:id="1502499893">
              <w:marLeft w:val="0"/>
              <w:marRight w:val="0"/>
              <w:marTop w:val="0"/>
              <w:marBottom w:val="0"/>
              <w:divBdr>
                <w:top w:val="none" w:sz="0" w:space="0" w:color="auto"/>
                <w:left w:val="none" w:sz="0" w:space="0" w:color="auto"/>
                <w:bottom w:val="none" w:sz="0" w:space="0" w:color="auto"/>
                <w:right w:val="none" w:sz="0" w:space="0" w:color="auto"/>
              </w:divBdr>
            </w:div>
            <w:div w:id="1509982155">
              <w:marLeft w:val="0"/>
              <w:marRight w:val="0"/>
              <w:marTop w:val="0"/>
              <w:marBottom w:val="0"/>
              <w:divBdr>
                <w:top w:val="none" w:sz="0" w:space="0" w:color="auto"/>
                <w:left w:val="none" w:sz="0" w:space="0" w:color="auto"/>
                <w:bottom w:val="none" w:sz="0" w:space="0" w:color="auto"/>
                <w:right w:val="none" w:sz="0" w:space="0" w:color="auto"/>
              </w:divBdr>
            </w:div>
            <w:div w:id="1553226734">
              <w:marLeft w:val="0"/>
              <w:marRight w:val="0"/>
              <w:marTop w:val="0"/>
              <w:marBottom w:val="0"/>
              <w:divBdr>
                <w:top w:val="none" w:sz="0" w:space="0" w:color="auto"/>
                <w:left w:val="none" w:sz="0" w:space="0" w:color="auto"/>
                <w:bottom w:val="none" w:sz="0" w:space="0" w:color="auto"/>
                <w:right w:val="none" w:sz="0" w:space="0" w:color="auto"/>
              </w:divBdr>
            </w:div>
          </w:divsChild>
        </w:div>
        <w:div w:id="619189388">
          <w:marLeft w:val="0"/>
          <w:marRight w:val="0"/>
          <w:marTop w:val="0"/>
          <w:marBottom w:val="0"/>
          <w:divBdr>
            <w:top w:val="none" w:sz="0" w:space="0" w:color="auto"/>
            <w:left w:val="none" w:sz="0" w:space="0" w:color="auto"/>
            <w:bottom w:val="none" w:sz="0" w:space="0" w:color="auto"/>
            <w:right w:val="none" w:sz="0" w:space="0" w:color="auto"/>
          </w:divBdr>
          <w:divsChild>
            <w:div w:id="61176711">
              <w:marLeft w:val="0"/>
              <w:marRight w:val="0"/>
              <w:marTop w:val="0"/>
              <w:marBottom w:val="0"/>
              <w:divBdr>
                <w:top w:val="none" w:sz="0" w:space="0" w:color="auto"/>
                <w:left w:val="none" w:sz="0" w:space="0" w:color="auto"/>
                <w:bottom w:val="none" w:sz="0" w:space="0" w:color="auto"/>
                <w:right w:val="none" w:sz="0" w:space="0" w:color="auto"/>
              </w:divBdr>
            </w:div>
            <w:div w:id="138814814">
              <w:marLeft w:val="0"/>
              <w:marRight w:val="0"/>
              <w:marTop w:val="0"/>
              <w:marBottom w:val="0"/>
              <w:divBdr>
                <w:top w:val="none" w:sz="0" w:space="0" w:color="auto"/>
                <w:left w:val="none" w:sz="0" w:space="0" w:color="auto"/>
                <w:bottom w:val="none" w:sz="0" w:space="0" w:color="auto"/>
                <w:right w:val="none" w:sz="0" w:space="0" w:color="auto"/>
              </w:divBdr>
            </w:div>
            <w:div w:id="183903033">
              <w:marLeft w:val="0"/>
              <w:marRight w:val="0"/>
              <w:marTop w:val="0"/>
              <w:marBottom w:val="0"/>
              <w:divBdr>
                <w:top w:val="none" w:sz="0" w:space="0" w:color="auto"/>
                <w:left w:val="none" w:sz="0" w:space="0" w:color="auto"/>
                <w:bottom w:val="none" w:sz="0" w:space="0" w:color="auto"/>
                <w:right w:val="none" w:sz="0" w:space="0" w:color="auto"/>
              </w:divBdr>
            </w:div>
            <w:div w:id="189413709">
              <w:marLeft w:val="0"/>
              <w:marRight w:val="0"/>
              <w:marTop w:val="0"/>
              <w:marBottom w:val="0"/>
              <w:divBdr>
                <w:top w:val="none" w:sz="0" w:space="0" w:color="auto"/>
                <w:left w:val="none" w:sz="0" w:space="0" w:color="auto"/>
                <w:bottom w:val="none" w:sz="0" w:space="0" w:color="auto"/>
                <w:right w:val="none" w:sz="0" w:space="0" w:color="auto"/>
              </w:divBdr>
            </w:div>
            <w:div w:id="224143544">
              <w:marLeft w:val="0"/>
              <w:marRight w:val="0"/>
              <w:marTop w:val="0"/>
              <w:marBottom w:val="0"/>
              <w:divBdr>
                <w:top w:val="none" w:sz="0" w:space="0" w:color="auto"/>
                <w:left w:val="none" w:sz="0" w:space="0" w:color="auto"/>
                <w:bottom w:val="none" w:sz="0" w:space="0" w:color="auto"/>
                <w:right w:val="none" w:sz="0" w:space="0" w:color="auto"/>
              </w:divBdr>
            </w:div>
            <w:div w:id="246035420">
              <w:marLeft w:val="0"/>
              <w:marRight w:val="0"/>
              <w:marTop w:val="0"/>
              <w:marBottom w:val="0"/>
              <w:divBdr>
                <w:top w:val="none" w:sz="0" w:space="0" w:color="auto"/>
                <w:left w:val="none" w:sz="0" w:space="0" w:color="auto"/>
                <w:bottom w:val="none" w:sz="0" w:space="0" w:color="auto"/>
                <w:right w:val="none" w:sz="0" w:space="0" w:color="auto"/>
              </w:divBdr>
            </w:div>
            <w:div w:id="618027547">
              <w:marLeft w:val="0"/>
              <w:marRight w:val="0"/>
              <w:marTop w:val="0"/>
              <w:marBottom w:val="0"/>
              <w:divBdr>
                <w:top w:val="none" w:sz="0" w:space="0" w:color="auto"/>
                <w:left w:val="none" w:sz="0" w:space="0" w:color="auto"/>
                <w:bottom w:val="none" w:sz="0" w:space="0" w:color="auto"/>
                <w:right w:val="none" w:sz="0" w:space="0" w:color="auto"/>
              </w:divBdr>
            </w:div>
            <w:div w:id="721909119">
              <w:marLeft w:val="0"/>
              <w:marRight w:val="0"/>
              <w:marTop w:val="0"/>
              <w:marBottom w:val="0"/>
              <w:divBdr>
                <w:top w:val="none" w:sz="0" w:space="0" w:color="auto"/>
                <w:left w:val="none" w:sz="0" w:space="0" w:color="auto"/>
                <w:bottom w:val="none" w:sz="0" w:space="0" w:color="auto"/>
                <w:right w:val="none" w:sz="0" w:space="0" w:color="auto"/>
              </w:divBdr>
            </w:div>
            <w:div w:id="747729224">
              <w:marLeft w:val="0"/>
              <w:marRight w:val="0"/>
              <w:marTop w:val="0"/>
              <w:marBottom w:val="0"/>
              <w:divBdr>
                <w:top w:val="none" w:sz="0" w:space="0" w:color="auto"/>
                <w:left w:val="none" w:sz="0" w:space="0" w:color="auto"/>
                <w:bottom w:val="none" w:sz="0" w:space="0" w:color="auto"/>
                <w:right w:val="none" w:sz="0" w:space="0" w:color="auto"/>
              </w:divBdr>
            </w:div>
            <w:div w:id="902369715">
              <w:marLeft w:val="0"/>
              <w:marRight w:val="0"/>
              <w:marTop w:val="0"/>
              <w:marBottom w:val="0"/>
              <w:divBdr>
                <w:top w:val="none" w:sz="0" w:space="0" w:color="auto"/>
                <w:left w:val="none" w:sz="0" w:space="0" w:color="auto"/>
                <w:bottom w:val="none" w:sz="0" w:space="0" w:color="auto"/>
                <w:right w:val="none" w:sz="0" w:space="0" w:color="auto"/>
              </w:divBdr>
            </w:div>
            <w:div w:id="1214271714">
              <w:marLeft w:val="0"/>
              <w:marRight w:val="0"/>
              <w:marTop w:val="0"/>
              <w:marBottom w:val="0"/>
              <w:divBdr>
                <w:top w:val="none" w:sz="0" w:space="0" w:color="auto"/>
                <w:left w:val="none" w:sz="0" w:space="0" w:color="auto"/>
                <w:bottom w:val="none" w:sz="0" w:space="0" w:color="auto"/>
                <w:right w:val="none" w:sz="0" w:space="0" w:color="auto"/>
              </w:divBdr>
            </w:div>
            <w:div w:id="1452087807">
              <w:marLeft w:val="0"/>
              <w:marRight w:val="0"/>
              <w:marTop w:val="0"/>
              <w:marBottom w:val="0"/>
              <w:divBdr>
                <w:top w:val="none" w:sz="0" w:space="0" w:color="auto"/>
                <w:left w:val="none" w:sz="0" w:space="0" w:color="auto"/>
                <w:bottom w:val="none" w:sz="0" w:space="0" w:color="auto"/>
                <w:right w:val="none" w:sz="0" w:space="0" w:color="auto"/>
              </w:divBdr>
            </w:div>
            <w:div w:id="1471752246">
              <w:marLeft w:val="0"/>
              <w:marRight w:val="0"/>
              <w:marTop w:val="0"/>
              <w:marBottom w:val="0"/>
              <w:divBdr>
                <w:top w:val="none" w:sz="0" w:space="0" w:color="auto"/>
                <w:left w:val="none" w:sz="0" w:space="0" w:color="auto"/>
                <w:bottom w:val="none" w:sz="0" w:space="0" w:color="auto"/>
                <w:right w:val="none" w:sz="0" w:space="0" w:color="auto"/>
              </w:divBdr>
            </w:div>
            <w:div w:id="1480461968">
              <w:marLeft w:val="0"/>
              <w:marRight w:val="0"/>
              <w:marTop w:val="0"/>
              <w:marBottom w:val="0"/>
              <w:divBdr>
                <w:top w:val="none" w:sz="0" w:space="0" w:color="auto"/>
                <w:left w:val="none" w:sz="0" w:space="0" w:color="auto"/>
                <w:bottom w:val="none" w:sz="0" w:space="0" w:color="auto"/>
                <w:right w:val="none" w:sz="0" w:space="0" w:color="auto"/>
              </w:divBdr>
            </w:div>
            <w:div w:id="1557669030">
              <w:marLeft w:val="0"/>
              <w:marRight w:val="0"/>
              <w:marTop w:val="0"/>
              <w:marBottom w:val="0"/>
              <w:divBdr>
                <w:top w:val="none" w:sz="0" w:space="0" w:color="auto"/>
                <w:left w:val="none" w:sz="0" w:space="0" w:color="auto"/>
                <w:bottom w:val="none" w:sz="0" w:space="0" w:color="auto"/>
                <w:right w:val="none" w:sz="0" w:space="0" w:color="auto"/>
              </w:divBdr>
            </w:div>
            <w:div w:id="1588265424">
              <w:marLeft w:val="0"/>
              <w:marRight w:val="0"/>
              <w:marTop w:val="0"/>
              <w:marBottom w:val="0"/>
              <w:divBdr>
                <w:top w:val="none" w:sz="0" w:space="0" w:color="auto"/>
                <w:left w:val="none" w:sz="0" w:space="0" w:color="auto"/>
                <w:bottom w:val="none" w:sz="0" w:space="0" w:color="auto"/>
                <w:right w:val="none" w:sz="0" w:space="0" w:color="auto"/>
              </w:divBdr>
            </w:div>
            <w:div w:id="1607426775">
              <w:marLeft w:val="0"/>
              <w:marRight w:val="0"/>
              <w:marTop w:val="0"/>
              <w:marBottom w:val="0"/>
              <w:divBdr>
                <w:top w:val="none" w:sz="0" w:space="0" w:color="auto"/>
                <w:left w:val="none" w:sz="0" w:space="0" w:color="auto"/>
                <w:bottom w:val="none" w:sz="0" w:space="0" w:color="auto"/>
                <w:right w:val="none" w:sz="0" w:space="0" w:color="auto"/>
              </w:divBdr>
            </w:div>
            <w:div w:id="1710760277">
              <w:marLeft w:val="0"/>
              <w:marRight w:val="0"/>
              <w:marTop w:val="0"/>
              <w:marBottom w:val="0"/>
              <w:divBdr>
                <w:top w:val="none" w:sz="0" w:space="0" w:color="auto"/>
                <w:left w:val="none" w:sz="0" w:space="0" w:color="auto"/>
                <w:bottom w:val="none" w:sz="0" w:space="0" w:color="auto"/>
                <w:right w:val="none" w:sz="0" w:space="0" w:color="auto"/>
              </w:divBdr>
            </w:div>
          </w:divsChild>
        </w:div>
        <w:div w:id="622886723">
          <w:marLeft w:val="0"/>
          <w:marRight w:val="0"/>
          <w:marTop w:val="0"/>
          <w:marBottom w:val="0"/>
          <w:divBdr>
            <w:top w:val="none" w:sz="0" w:space="0" w:color="auto"/>
            <w:left w:val="none" w:sz="0" w:space="0" w:color="auto"/>
            <w:bottom w:val="none" w:sz="0" w:space="0" w:color="auto"/>
            <w:right w:val="none" w:sz="0" w:space="0" w:color="auto"/>
          </w:divBdr>
        </w:div>
        <w:div w:id="646054358">
          <w:marLeft w:val="0"/>
          <w:marRight w:val="0"/>
          <w:marTop w:val="0"/>
          <w:marBottom w:val="0"/>
          <w:divBdr>
            <w:top w:val="none" w:sz="0" w:space="0" w:color="auto"/>
            <w:left w:val="none" w:sz="0" w:space="0" w:color="auto"/>
            <w:bottom w:val="none" w:sz="0" w:space="0" w:color="auto"/>
            <w:right w:val="none" w:sz="0" w:space="0" w:color="auto"/>
          </w:divBdr>
        </w:div>
        <w:div w:id="675233173">
          <w:marLeft w:val="0"/>
          <w:marRight w:val="0"/>
          <w:marTop w:val="0"/>
          <w:marBottom w:val="0"/>
          <w:divBdr>
            <w:top w:val="none" w:sz="0" w:space="0" w:color="auto"/>
            <w:left w:val="none" w:sz="0" w:space="0" w:color="auto"/>
            <w:bottom w:val="none" w:sz="0" w:space="0" w:color="auto"/>
            <w:right w:val="none" w:sz="0" w:space="0" w:color="auto"/>
          </w:divBdr>
        </w:div>
        <w:div w:id="716125706">
          <w:marLeft w:val="0"/>
          <w:marRight w:val="0"/>
          <w:marTop w:val="0"/>
          <w:marBottom w:val="0"/>
          <w:divBdr>
            <w:top w:val="none" w:sz="0" w:space="0" w:color="auto"/>
            <w:left w:val="none" w:sz="0" w:space="0" w:color="auto"/>
            <w:bottom w:val="none" w:sz="0" w:space="0" w:color="auto"/>
            <w:right w:val="none" w:sz="0" w:space="0" w:color="auto"/>
          </w:divBdr>
        </w:div>
        <w:div w:id="719597895">
          <w:marLeft w:val="0"/>
          <w:marRight w:val="0"/>
          <w:marTop w:val="0"/>
          <w:marBottom w:val="0"/>
          <w:divBdr>
            <w:top w:val="none" w:sz="0" w:space="0" w:color="auto"/>
            <w:left w:val="none" w:sz="0" w:space="0" w:color="auto"/>
            <w:bottom w:val="none" w:sz="0" w:space="0" w:color="auto"/>
            <w:right w:val="none" w:sz="0" w:space="0" w:color="auto"/>
          </w:divBdr>
        </w:div>
        <w:div w:id="733049018">
          <w:marLeft w:val="0"/>
          <w:marRight w:val="0"/>
          <w:marTop w:val="0"/>
          <w:marBottom w:val="0"/>
          <w:divBdr>
            <w:top w:val="none" w:sz="0" w:space="0" w:color="auto"/>
            <w:left w:val="none" w:sz="0" w:space="0" w:color="auto"/>
            <w:bottom w:val="none" w:sz="0" w:space="0" w:color="auto"/>
            <w:right w:val="none" w:sz="0" w:space="0" w:color="auto"/>
          </w:divBdr>
        </w:div>
        <w:div w:id="750813175">
          <w:marLeft w:val="0"/>
          <w:marRight w:val="0"/>
          <w:marTop w:val="0"/>
          <w:marBottom w:val="0"/>
          <w:divBdr>
            <w:top w:val="none" w:sz="0" w:space="0" w:color="auto"/>
            <w:left w:val="none" w:sz="0" w:space="0" w:color="auto"/>
            <w:bottom w:val="none" w:sz="0" w:space="0" w:color="auto"/>
            <w:right w:val="none" w:sz="0" w:space="0" w:color="auto"/>
          </w:divBdr>
        </w:div>
        <w:div w:id="783963429">
          <w:marLeft w:val="0"/>
          <w:marRight w:val="0"/>
          <w:marTop w:val="0"/>
          <w:marBottom w:val="0"/>
          <w:divBdr>
            <w:top w:val="none" w:sz="0" w:space="0" w:color="auto"/>
            <w:left w:val="none" w:sz="0" w:space="0" w:color="auto"/>
            <w:bottom w:val="none" w:sz="0" w:space="0" w:color="auto"/>
            <w:right w:val="none" w:sz="0" w:space="0" w:color="auto"/>
          </w:divBdr>
        </w:div>
        <w:div w:id="786002784">
          <w:marLeft w:val="0"/>
          <w:marRight w:val="0"/>
          <w:marTop w:val="0"/>
          <w:marBottom w:val="0"/>
          <w:divBdr>
            <w:top w:val="none" w:sz="0" w:space="0" w:color="auto"/>
            <w:left w:val="none" w:sz="0" w:space="0" w:color="auto"/>
            <w:bottom w:val="none" w:sz="0" w:space="0" w:color="auto"/>
            <w:right w:val="none" w:sz="0" w:space="0" w:color="auto"/>
          </w:divBdr>
        </w:div>
        <w:div w:id="790055926">
          <w:marLeft w:val="0"/>
          <w:marRight w:val="0"/>
          <w:marTop w:val="0"/>
          <w:marBottom w:val="0"/>
          <w:divBdr>
            <w:top w:val="none" w:sz="0" w:space="0" w:color="auto"/>
            <w:left w:val="none" w:sz="0" w:space="0" w:color="auto"/>
            <w:bottom w:val="none" w:sz="0" w:space="0" w:color="auto"/>
            <w:right w:val="none" w:sz="0" w:space="0" w:color="auto"/>
          </w:divBdr>
        </w:div>
        <w:div w:id="800924355">
          <w:marLeft w:val="0"/>
          <w:marRight w:val="0"/>
          <w:marTop w:val="0"/>
          <w:marBottom w:val="0"/>
          <w:divBdr>
            <w:top w:val="none" w:sz="0" w:space="0" w:color="auto"/>
            <w:left w:val="none" w:sz="0" w:space="0" w:color="auto"/>
            <w:bottom w:val="none" w:sz="0" w:space="0" w:color="auto"/>
            <w:right w:val="none" w:sz="0" w:space="0" w:color="auto"/>
          </w:divBdr>
        </w:div>
        <w:div w:id="811290413">
          <w:marLeft w:val="0"/>
          <w:marRight w:val="0"/>
          <w:marTop w:val="0"/>
          <w:marBottom w:val="0"/>
          <w:divBdr>
            <w:top w:val="none" w:sz="0" w:space="0" w:color="auto"/>
            <w:left w:val="none" w:sz="0" w:space="0" w:color="auto"/>
            <w:bottom w:val="none" w:sz="0" w:space="0" w:color="auto"/>
            <w:right w:val="none" w:sz="0" w:space="0" w:color="auto"/>
          </w:divBdr>
        </w:div>
        <w:div w:id="812066244">
          <w:marLeft w:val="0"/>
          <w:marRight w:val="0"/>
          <w:marTop w:val="0"/>
          <w:marBottom w:val="0"/>
          <w:divBdr>
            <w:top w:val="none" w:sz="0" w:space="0" w:color="auto"/>
            <w:left w:val="none" w:sz="0" w:space="0" w:color="auto"/>
            <w:bottom w:val="none" w:sz="0" w:space="0" w:color="auto"/>
            <w:right w:val="none" w:sz="0" w:space="0" w:color="auto"/>
          </w:divBdr>
          <w:divsChild>
            <w:div w:id="177934919">
              <w:marLeft w:val="0"/>
              <w:marRight w:val="0"/>
              <w:marTop w:val="0"/>
              <w:marBottom w:val="0"/>
              <w:divBdr>
                <w:top w:val="none" w:sz="0" w:space="0" w:color="auto"/>
                <w:left w:val="none" w:sz="0" w:space="0" w:color="auto"/>
                <w:bottom w:val="none" w:sz="0" w:space="0" w:color="auto"/>
                <w:right w:val="none" w:sz="0" w:space="0" w:color="auto"/>
              </w:divBdr>
            </w:div>
            <w:div w:id="402148337">
              <w:marLeft w:val="0"/>
              <w:marRight w:val="0"/>
              <w:marTop w:val="0"/>
              <w:marBottom w:val="0"/>
              <w:divBdr>
                <w:top w:val="none" w:sz="0" w:space="0" w:color="auto"/>
                <w:left w:val="none" w:sz="0" w:space="0" w:color="auto"/>
                <w:bottom w:val="none" w:sz="0" w:space="0" w:color="auto"/>
                <w:right w:val="none" w:sz="0" w:space="0" w:color="auto"/>
              </w:divBdr>
            </w:div>
            <w:div w:id="475998082">
              <w:marLeft w:val="0"/>
              <w:marRight w:val="0"/>
              <w:marTop w:val="0"/>
              <w:marBottom w:val="0"/>
              <w:divBdr>
                <w:top w:val="none" w:sz="0" w:space="0" w:color="auto"/>
                <w:left w:val="none" w:sz="0" w:space="0" w:color="auto"/>
                <w:bottom w:val="none" w:sz="0" w:space="0" w:color="auto"/>
                <w:right w:val="none" w:sz="0" w:space="0" w:color="auto"/>
              </w:divBdr>
            </w:div>
            <w:div w:id="562758513">
              <w:marLeft w:val="0"/>
              <w:marRight w:val="0"/>
              <w:marTop w:val="0"/>
              <w:marBottom w:val="0"/>
              <w:divBdr>
                <w:top w:val="none" w:sz="0" w:space="0" w:color="auto"/>
                <w:left w:val="none" w:sz="0" w:space="0" w:color="auto"/>
                <w:bottom w:val="none" w:sz="0" w:space="0" w:color="auto"/>
                <w:right w:val="none" w:sz="0" w:space="0" w:color="auto"/>
              </w:divBdr>
            </w:div>
            <w:div w:id="644428439">
              <w:marLeft w:val="0"/>
              <w:marRight w:val="0"/>
              <w:marTop w:val="0"/>
              <w:marBottom w:val="0"/>
              <w:divBdr>
                <w:top w:val="none" w:sz="0" w:space="0" w:color="auto"/>
                <w:left w:val="none" w:sz="0" w:space="0" w:color="auto"/>
                <w:bottom w:val="none" w:sz="0" w:space="0" w:color="auto"/>
                <w:right w:val="none" w:sz="0" w:space="0" w:color="auto"/>
              </w:divBdr>
            </w:div>
            <w:div w:id="862330065">
              <w:marLeft w:val="0"/>
              <w:marRight w:val="0"/>
              <w:marTop w:val="0"/>
              <w:marBottom w:val="0"/>
              <w:divBdr>
                <w:top w:val="none" w:sz="0" w:space="0" w:color="auto"/>
                <w:left w:val="none" w:sz="0" w:space="0" w:color="auto"/>
                <w:bottom w:val="none" w:sz="0" w:space="0" w:color="auto"/>
                <w:right w:val="none" w:sz="0" w:space="0" w:color="auto"/>
              </w:divBdr>
            </w:div>
            <w:div w:id="926815745">
              <w:marLeft w:val="0"/>
              <w:marRight w:val="0"/>
              <w:marTop w:val="0"/>
              <w:marBottom w:val="0"/>
              <w:divBdr>
                <w:top w:val="none" w:sz="0" w:space="0" w:color="auto"/>
                <w:left w:val="none" w:sz="0" w:space="0" w:color="auto"/>
                <w:bottom w:val="none" w:sz="0" w:space="0" w:color="auto"/>
                <w:right w:val="none" w:sz="0" w:space="0" w:color="auto"/>
              </w:divBdr>
            </w:div>
            <w:div w:id="1022170709">
              <w:marLeft w:val="0"/>
              <w:marRight w:val="0"/>
              <w:marTop w:val="0"/>
              <w:marBottom w:val="0"/>
              <w:divBdr>
                <w:top w:val="none" w:sz="0" w:space="0" w:color="auto"/>
                <w:left w:val="none" w:sz="0" w:space="0" w:color="auto"/>
                <w:bottom w:val="none" w:sz="0" w:space="0" w:color="auto"/>
                <w:right w:val="none" w:sz="0" w:space="0" w:color="auto"/>
              </w:divBdr>
            </w:div>
            <w:div w:id="1065949613">
              <w:marLeft w:val="0"/>
              <w:marRight w:val="0"/>
              <w:marTop w:val="0"/>
              <w:marBottom w:val="0"/>
              <w:divBdr>
                <w:top w:val="none" w:sz="0" w:space="0" w:color="auto"/>
                <w:left w:val="none" w:sz="0" w:space="0" w:color="auto"/>
                <w:bottom w:val="none" w:sz="0" w:space="0" w:color="auto"/>
                <w:right w:val="none" w:sz="0" w:space="0" w:color="auto"/>
              </w:divBdr>
            </w:div>
            <w:div w:id="1095901742">
              <w:marLeft w:val="0"/>
              <w:marRight w:val="0"/>
              <w:marTop w:val="0"/>
              <w:marBottom w:val="0"/>
              <w:divBdr>
                <w:top w:val="none" w:sz="0" w:space="0" w:color="auto"/>
                <w:left w:val="none" w:sz="0" w:space="0" w:color="auto"/>
                <w:bottom w:val="none" w:sz="0" w:space="0" w:color="auto"/>
                <w:right w:val="none" w:sz="0" w:space="0" w:color="auto"/>
              </w:divBdr>
            </w:div>
            <w:div w:id="1130443574">
              <w:marLeft w:val="0"/>
              <w:marRight w:val="0"/>
              <w:marTop w:val="0"/>
              <w:marBottom w:val="0"/>
              <w:divBdr>
                <w:top w:val="none" w:sz="0" w:space="0" w:color="auto"/>
                <w:left w:val="none" w:sz="0" w:space="0" w:color="auto"/>
                <w:bottom w:val="none" w:sz="0" w:space="0" w:color="auto"/>
                <w:right w:val="none" w:sz="0" w:space="0" w:color="auto"/>
              </w:divBdr>
            </w:div>
            <w:div w:id="1350913696">
              <w:marLeft w:val="0"/>
              <w:marRight w:val="0"/>
              <w:marTop w:val="0"/>
              <w:marBottom w:val="0"/>
              <w:divBdr>
                <w:top w:val="none" w:sz="0" w:space="0" w:color="auto"/>
                <w:left w:val="none" w:sz="0" w:space="0" w:color="auto"/>
                <w:bottom w:val="none" w:sz="0" w:space="0" w:color="auto"/>
                <w:right w:val="none" w:sz="0" w:space="0" w:color="auto"/>
              </w:divBdr>
            </w:div>
            <w:div w:id="1514107990">
              <w:marLeft w:val="0"/>
              <w:marRight w:val="0"/>
              <w:marTop w:val="0"/>
              <w:marBottom w:val="0"/>
              <w:divBdr>
                <w:top w:val="none" w:sz="0" w:space="0" w:color="auto"/>
                <w:left w:val="none" w:sz="0" w:space="0" w:color="auto"/>
                <w:bottom w:val="none" w:sz="0" w:space="0" w:color="auto"/>
                <w:right w:val="none" w:sz="0" w:space="0" w:color="auto"/>
              </w:divBdr>
            </w:div>
            <w:div w:id="1579319256">
              <w:marLeft w:val="0"/>
              <w:marRight w:val="0"/>
              <w:marTop w:val="0"/>
              <w:marBottom w:val="0"/>
              <w:divBdr>
                <w:top w:val="none" w:sz="0" w:space="0" w:color="auto"/>
                <w:left w:val="none" w:sz="0" w:space="0" w:color="auto"/>
                <w:bottom w:val="none" w:sz="0" w:space="0" w:color="auto"/>
                <w:right w:val="none" w:sz="0" w:space="0" w:color="auto"/>
              </w:divBdr>
            </w:div>
            <w:div w:id="1704671756">
              <w:marLeft w:val="0"/>
              <w:marRight w:val="0"/>
              <w:marTop w:val="0"/>
              <w:marBottom w:val="0"/>
              <w:divBdr>
                <w:top w:val="none" w:sz="0" w:space="0" w:color="auto"/>
                <w:left w:val="none" w:sz="0" w:space="0" w:color="auto"/>
                <w:bottom w:val="none" w:sz="0" w:space="0" w:color="auto"/>
                <w:right w:val="none" w:sz="0" w:space="0" w:color="auto"/>
              </w:divBdr>
            </w:div>
            <w:div w:id="1718044057">
              <w:marLeft w:val="0"/>
              <w:marRight w:val="0"/>
              <w:marTop w:val="0"/>
              <w:marBottom w:val="0"/>
              <w:divBdr>
                <w:top w:val="none" w:sz="0" w:space="0" w:color="auto"/>
                <w:left w:val="none" w:sz="0" w:space="0" w:color="auto"/>
                <w:bottom w:val="none" w:sz="0" w:space="0" w:color="auto"/>
                <w:right w:val="none" w:sz="0" w:space="0" w:color="auto"/>
              </w:divBdr>
            </w:div>
            <w:div w:id="1736322260">
              <w:marLeft w:val="0"/>
              <w:marRight w:val="0"/>
              <w:marTop w:val="0"/>
              <w:marBottom w:val="0"/>
              <w:divBdr>
                <w:top w:val="none" w:sz="0" w:space="0" w:color="auto"/>
                <w:left w:val="none" w:sz="0" w:space="0" w:color="auto"/>
                <w:bottom w:val="none" w:sz="0" w:space="0" w:color="auto"/>
                <w:right w:val="none" w:sz="0" w:space="0" w:color="auto"/>
              </w:divBdr>
            </w:div>
            <w:div w:id="1747648743">
              <w:marLeft w:val="0"/>
              <w:marRight w:val="0"/>
              <w:marTop w:val="0"/>
              <w:marBottom w:val="0"/>
              <w:divBdr>
                <w:top w:val="none" w:sz="0" w:space="0" w:color="auto"/>
                <w:left w:val="none" w:sz="0" w:space="0" w:color="auto"/>
                <w:bottom w:val="none" w:sz="0" w:space="0" w:color="auto"/>
                <w:right w:val="none" w:sz="0" w:space="0" w:color="auto"/>
              </w:divBdr>
            </w:div>
          </w:divsChild>
        </w:div>
        <w:div w:id="815997843">
          <w:marLeft w:val="0"/>
          <w:marRight w:val="0"/>
          <w:marTop w:val="0"/>
          <w:marBottom w:val="0"/>
          <w:divBdr>
            <w:top w:val="none" w:sz="0" w:space="0" w:color="auto"/>
            <w:left w:val="none" w:sz="0" w:space="0" w:color="auto"/>
            <w:bottom w:val="none" w:sz="0" w:space="0" w:color="auto"/>
            <w:right w:val="none" w:sz="0" w:space="0" w:color="auto"/>
          </w:divBdr>
        </w:div>
        <w:div w:id="860045754">
          <w:marLeft w:val="0"/>
          <w:marRight w:val="0"/>
          <w:marTop w:val="0"/>
          <w:marBottom w:val="0"/>
          <w:divBdr>
            <w:top w:val="none" w:sz="0" w:space="0" w:color="auto"/>
            <w:left w:val="none" w:sz="0" w:space="0" w:color="auto"/>
            <w:bottom w:val="none" w:sz="0" w:space="0" w:color="auto"/>
            <w:right w:val="none" w:sz="0" w:space="0" w:color="auto"/>
          </w:divBdr>
        </w:div>
        <w:div w:id="872350950">
          <w:marLeft w:val="0"/>
          <w:marRight w:val="0"/>
          <w:marTop w:val="0"/>
          <w:marBottom w:val="0"/>
          <w:divBdr>
            <w:top w:val="none" w:sz="0" w:space="0" w:color="auto"/>
            <w:left w:val="none" w:sz="0" w:space="0" w:color="auto"/>
            <w:bottom w:val="none" w:sz="0" w:space="0" w:color="auto"/>
            <w:right w:val="none" w:sz="0" w:space="0" w:color="auto"/>
          </w:divBdr>
        </w:div>
        <w:div w:id="907304197">
          <w:marLeft w:val="0"/>
          <w:marRight w:val="0"/>
          <w:marTop w:val="0"/>
          <w:marBottom w:val="0"/>
          <w:divBdr>
            <w:top w:val="none" w:sz="0" w:space="0" w:color="auto"/>
            <w:left w:val="none" w:sz="0" w:space="0" w:color="auto"/>
            <w:bottom w:val="none" w:sz="0" w:space="0" w:color="auto"/>
            <w:right w:val="none" w:sz="0" w:space="0" w:color="auto"/>
          </w:divBdr>
          <w:divsChild>
            <w:div w:id="129565391">
              <w:marLeft w:val="0"/>
              <w:marRight w:val="0"/>
              <w:marTop w:val="0"/>
              <w:marBottom w:val="0"/>
              <w:divBdr>
                <w:top w:val="none" w:sz="0" w:space="0" w:color="auto"/>
                <w:left w:val="none" w:sz="0" w:space="0" w:color="auto"/>
                <w:bottom w:val="none" w:sz="0" w:space="0" w:color="auto"/>
                <w:right w:val="none" w:sz="0" w:space="0" w:color="auto"/>
              </w:divBdr>
            </w:div>
            <w:div w:id="138769896">
              <w:marLeft w:val="0"/>
              <w:marRight w:val="0"/>
              <w:marTop w:val="0"/>
              <w:marBottom w:val="0"/>
              <w:divBdr>
                <w:top w:val="none" w:sz="0" w:space="0" w:color="auto"/>
                <w:left w:val="none" w:sz="0" w:space="0" w:color="auto"/>
                <w:bottom w:val="none" w:sz="0" w:space="0" w:color="auto"/>
                <w:right w:val="none" w:sz="0" w:space="0" w:color="auto"/>
              </w:divBdr>
            </w:div>
            <w:div w:id="177013250">
              <w:marLeft w:val="0"/>
              <w:marRight w:val="0"/>
              <w:marTop w:val="0"/>
              <w:marBottom w:val="0"/>
              <w:divBdr>
                <w:top w:val="none" w:sz="0" w:space="0" w:color="auto"/>
                <w:left w:val="none" w:sz="0" w:space="0" w:color="auto"/>
                <w:bottom w:val="none" w:sz="0" w:space="0" w:color="auto"/>
                <w:right w:val="none" w:sz="0" w:space="0" w:color="auto"/>
              </w:divBdr>
            </w:div>
            <w:div w:id="278729442">
              <w:marLeft w:val="0"/>
              <w:marRight w:val="0"/>
              <w:marTop w:val="0"/>
              <w:marBottom w:val="0"/>
              <w:divBdr>
                <w:top w:val="none" w:sz="0" w:space="0" w:color="auto"/>
                <w:left w:val="none" w:sz="0" w:space="0" w:color="auto"/>
                <w:bottom w:val="none" w:sz="0" w:space="0" w:color="auto"/>
                <w:right w:val="none" w:sz="0" w:space="0" w:color="auto"/>
              </w:divBdr>
            </w:div>
            <w:div w:id="463471130">
              <w:marLeft w:val="0"/>
              <w:marRight w:val="0"/>
              <w:marTop w:val="0"/>
              <w:marBottom w:val="0"/>
              <w:divBdr>
                <w:top w:val="none" w:sz="0" w:space="0" w:color="auto"/>
                <w:left w:val="none" w:sz="0" w:space="0" w:color="auto"/>
                <w:bottom w:val="none" w:sz="0" w:space="0" w:color="auto"/>
                <w:right w:val="none" w:sz="0" w:space="0" w:color="auto"/>
              </w:divBdr>
            </w:div>
            <w:div w:id="524098098">
              <w:marLeft w:val="0"/>
              <w:marRight w:val="0"/>
              <w:marTop w:val="0"/>
              <w:marBottom w:val="0"/>
              <w:divBdr>
                <w:top w:val="none" w:sz="0" w:space="0" w:color="auto"/>
                <w:left w:val="none" w:sz="0" w:space="0" w:color="auto"/>
                <w:bottom w:val="none" w:sz="0" w:space="0" w:color="auto"/>
                <w:right w:val="none" w:sz="0" w:space="0" w:color="auto"/>
              </w:divBdr>
            </w:div>
            <w:div w:id="1076166969">
              <w:marLeft w:val="0"/>
              <w:marRight w:val="0"/>
              <w:marTop w:val="0"/>
              <w:marBottom w:val="0"/>
              <w:divBdr>
                <w:top w:val="none" w:sz="0" w:space="0" w:color="auto"/>
                <w:left w:val="none" w:sz="0" w:space="0" w:color="auto"/>
                <w:bottom w:val="none" w:sz="0" w:space="0" w:color="auto"/>
                <w:right w:val="none" w:sz="0" w:space="0" w:color="auto"/>
              </w:divBdr>
            </w:div>
            <w:div w:id="1191340260">
              <w:marLeft w:val="0"/>
              <w:marRight w:val="0"/>
              <w:marTop w:val="0"/>
              <w:marBottom w:val="0"/>
              <w:divBdr>
                <w:top w:val="none" w:sz="0" w:space="0" w:color="auto"/>
                <w:left w:val="none" w:sz="0" w:space="0" w:color="auto"/>
                <w:bottom w:val="none" w:sz="0" w:space="0" w:color="auto"/>
                <w:right w:val="none" w:sz="0" w:space="0" w:color="auto"/>
              </w:divBdr>
            </w:div>
            <w:div w:id="1470594231">
              <w:marLeft w:val="0"/>
              <w:marRight w:val="0"/>
              <w:marTop w:val="0"/>
              <w:marBottom w:val="0"/>
              <w:divBdr>
                <w:top w:val="none" w:sz="0" w:space="0" w:color="auto"/>
                <w:left w:val="none" w:sz="0" w:space="0" w:color="auto"/>
                <w:bottom w:val="none" w:sz="0" w:space="0" w:color="auto"/>
                <w:right w:val="none" w:sz="0" w:space="0" w:color="auto"/>
              </w:divBdr>
            </w:div>
            <w:div w:id="1555657231">
              <w:marLeft w:val="0"/>
              <w:marRight w:val="0"/>
              <w:marTop w:val="0"/>
              <w:marBottom w:val="0"/>
              <w:divBdr>
                <w:top w:val="none" w:sz="0" w:space="0" w:color="auto"/>
                <w:left w:val="none" w:sz="0" w:space="0" w:color="auto"/>
                <w:bottom w:val="none" w:sz="0" w:space="0" w:color="auto"/>
                <w:right w:val="none" w:sz="0" w:space="0" w:color="auto"/>
              </w:divBdr>
            </w:div>
            <w:div w:id="1582836657">
              <w:marLeft w:val="0"/>
              <w:marRight w:val="0"/>
              <w:marTop w:val="0"/>
              <w:marBottom w:val="0"/>
              <w:divBdr>
                <w:top w:val="none" w:sz="0" w:space="0" w:color="auto"/>
                <w:left w:val="none" w:sz="0" w:space="0" w:color="auto"/>
                <w:bottom w:val="none" w:sz="0" w:space="0" w:color="auto"/>
                <w:right w:val="none" w:sz="0" w:space="0" w:color="auto"/>
              </w:divBdr>
            </w:div>
            <w:div w:id="1660231340">
              <w:marLeft w:val="0"/>
              <w:marRight w:val="0"/>
              <w:marTop w:val="0"/>
              <w:marBottom w:val="0"/>
              <w:divBdr>
                <w:top w:val="none" w:sz="0" w:space="0" w:color="auto"/>
                <w:left w:val="none" w:sz="0" w:space="0" w:color="auto"/>
                <w:bottom w:val="none" w:sz="0" w:space="0" w:color="auto"/>
                <w:right w:val="none" w:sz="0" w:space="0" w:color="auto"/>
              </w:divBdr>
            </w:div>
            <w:div w:id="1674212909">
              <w:marLeft w:val="0"/>
              <w:marRight w:val="0"/>
              <w:marTop w:val="0"/>
              <w:marBottom w:val="0"/>
              <w:divBdr>
                <w:top w:val="none" w:sz="0" w:space="0" w:color="auto"/>
                <w:left w:val="none" w:sz="0" w:space="0" w:color="auto"/>
                <w:bottom w:val="none" w:sz="0" w:space="0" w:color="auto"/>
                <w:right w:val="none" w:sz="0" w:space="0" w:color="auto"/>
              </w:divBdr>
            </w:div>
            <w:div w:id="1683970981">
              <w:marLeft w:val="0"/>
              <w:marRight w:val="0"/>
              <w:marTop w:val="0"/>
              <w:marBottom w:val="0"/>
              <w:divBdr>
                <w:top w:val="none" w:sz="0" w:space="0" w:color="auto"/>
                <w:left w:val="none" w:sz="0" w:space="0" w:color="auto"/>
                <w:bottom w:val="none" w:sz="0" w:space="0" w:color="auto"/>
                <w:right w:val="none" w:sz="0" w:space="0" w:color="auto"/>
              </w:divBdr>
            </w:div>
          </w:divsChild>
        </w:div>
        <w:div w:id="937181832">
          <w:marLeft w:val="0"/>
          <w:marRight w:val="0"/>
          <w:marTop w:val="0"/>
          <w:marBottom w:val="0"/>
          <w:divBdr>
            <w:top w:val="none" w:sz="0" w:space="0" w:color="auto"/>
            <w:left w:val="none" w:sz="0" w:space="0" w:color="auto"/>
            <w:bottom w:val="none" w:sz="0" w:space="0" w:color="auto"/>
            <w:right w:val="none" w:sz="0" w:space="0" w:color="auto"/>
          </w:divBdr>
        </w:div>
        <w:div w:id="938756785">
          <w:marLeft w:val="0"/>
          <w:marRight w:val="0"/>
          <w:marTop w:val="0"/>
          <w:marBottom w:val="0"/>
          <w:divBdr>
            <w:top w:val="none" w:sz="0" w:space="0" w:color="auto"/>
            <w:left w:val="none" w:sz="0" w:space="0" w:color="auto"/>
            <w:bottom w:val="none" w:sz="0" w:space="0" w:color="auto"/>
            <w:right w:val="none" w:sz="0" w:space="0" w:color="auto"/>
          </w:divBdr>
        </w:div>
        <w:div w:id="967008488">
          <w:marLeft w:val="0"/>
          <w:marRight w:val="0"/>
          <w:marTop w:val="0"/>
          <w:marBottom w:val="0"/>
          <w:divBdr>
            <w:top w:val="none" w:sz="0" w:space="0" w:color="auto"/>
            <w:left w:val="none" w:sz="0" w:space="0" w:color="auto"/>
            <w:bottom w:val="none" w:sz="0" w:space="0" w:color="auto"/>
            <w:right w:val="none" w:sz="0" w:space="0" w:color="auto"/>
          </w:divBdr>
        </w:div>
        <w:div w:id="1012730921">
          <w:marLeft w:val="0"/>
          <w:marRight w:val="0"/>
          <w:marTop w:val="0"/>
          <w:marBottom w:val="0"/>
          <w:divBdr>
            <w:top w:val="none" w:sz="0" w:space="0" w:color="auto"/>
            <w:left w:val="none" w:sz="0" w:space="0" w:color="auto"/>
            <w:bottom w:val="none" w:sz="0" w:space="0" w:color="auto"/>
            <w:right w:val="none" w:sz="0" w:space="0" w:color="auto"/>
          </w:divBdr>
        </w:div>
        <w:div w:id="1036734914">
          <w:marLeft w:val="0"/>
          <w:marRight w:val="0"/>
          <w:marTop w:val="0"/>
          <w:marBottom w:val="0"/>
          <w:divBdr>
            <w:top w:val="none" w:sz="0" w:space="0" w:color="auto"/>
            <w:left w:val="none" w:sz="0" w:space="0" w:color="auto"/>
            <w:bottom w:val="none" w:sz="0" w:space="0" w:color="auto"/>
            <w:right w:val="none" w:sz="0" w:space="0" w:color="auto"/>
          </w:divBdr>
          <w:divsChild>
            <w:div w:id="156307485">
              <w:marLeft w:val="0"/>
              <w:marRight w:val="0"/>
              <w:marTop w:val="0"/>
              <w:marBottom w:val="0"/>
              <w:divBdr>
                <w:top w:val="none" w:sz="0" w:space="0" w:color="auto"/>
                <w:left w:val="none" w:sz="0" w:space="0" w:color="auto"/>
                <w:bottom w:val="none" w:sz="0" w:space="0" w:color="auto"/>
                <w:right w:val="none" w:sz="0" w:space="0" w:color="auto"/>
              </w:divBdr>
            </w:div>
            <w:div w:id="158617787">
              <w:marLeft w:val="0"/>
              <w:marRight w:val="0"/>
              <w:marTop w:val="0"/>
              <w:marBottom w:val="0"/>
              <w:divBdr>
                <w:top w:val="none" w:sz="0" w:space="0" w:color="auto"/>
                <w:left w:val="none" w:sz="0" w:space="0" w:color="auto"/>
                <w:bottom w:val="none" w:sz="0" w:space="0" w:color="auto"/>
                <w:right w:val="none" w:sz="0" w:space="0" w:color="auto"/>
              </w:divBdr>
            </w:div>
            <w:div w:id="167445914">
              <w:marLeft w:val="0"/>
              <w:marRight w:val="0"/>
              <w:marTop w:val="0"/>
              <w:marBottom w:val="0"/>
              <w:divBdr>
                <w:top w:val="none" w:sz="0" w:space="0" w:color="auto"/>
                <w:left w:val="none" w:sz="0" w:space="0" w:color="auto"/>
                <w:bottom w:val="none" w:sz="0" w:space="0" w:color="auto"/>
                <w:right w:val="none" w:sz="0" w:space="0" w:color="auto"/>
              </w:divBdr>
            </w:div>
            <w:div w:id="317419046">
              <w:marLeft w:val="0"/>
              <w:marRight w:val="0"/>
              <w:marTop w:val="0"/>
              <w:marBottom w:val="0"/>
              <w:divBdr>
                <w:top w:val="none" w:sz="0" w:space="0" w:color="auto"/>
                <w:left w:val="none" w:sz="0" w:space="0" w:color="auto"/>
                <w:bottom w:val="none" w:sz="0" w:space="0" w:color="auto"/>
                <w:right w:val="none" w:sz="0" w:space="0" w:color="auto"/>
              </w:divBdr>
            </w:div>
            <w:div w:id="667901206">
              <w:marLeft w:val="0"/>
              <w:marRight w:val="0"/>
              <w:marTop w:val="0"/>
              <w:marBottom w:val="0"/>
              <w:divBdr>
                <w:top w:val="none" w:sz="0" w:space="0" w:color="auto"/>
                <w:left w:val="none" w:sz="0" w:space="0" w:color="auto"/>
                <w:bottom w:val="none" w:sz="0" w:space="0" w:color="auto"/>
                <w:right w:val="none" w:sz="0" w:space="0" w:color="auto"/>
              </w:divBdr>
            </w:div>
            <w:div w:id="668874326">
              <w:marLeft w:val="0"/>
              <w:marRight w:val="0"/>
              <w:marTop w:val="0"/>
              <w:marBottom w:val="0"/>
              <w:divBdr>
                <w:top w:val="none" w:sz="0" w:space="0" w:color="auto"/>
                <w:left w:val="none" w:sz="0" w:space="0" w:color="auto"/>
                <w:bottom w:val="none" w:sz="0" w:space="0" w:color="auto"/>
                <w:right w:val="none" w:sz="0" w:space="0" w:color="auto"/>
              </w:divBdr>
            </w:div>
            <w:div w:id="704793794">
              <w:marLeft w:val="0"/>
              <w:marRight w:val="0"/>
              <w:marTop w:val="0"/>
              <w:marBottom w:val="0"/>
              <w:divBdr>
                <w:top w:val="none" w:sz="0" w:space="0" w:color="auto"/>
                <w:left w:val="none" w:sz="0" w:space="0" w:color="auto"/>
                <w:bottom w:val="none" w:sz="0" w:space="0" w:color="auto"/>
                <w:right w:val="none" w:sz="0" w:space="0" w:color="auto"/>
              </w:divBdr>
            </w:div>
            <w:div w:id="775833061">
              <w:marLeft w:val="0"/>
              <w:marRight w:val="0"/>
              <w:marTop w:val="0"/>
              <w:marBottom w:val="0"/>
              <w:divBdr>
                <w:top w:val="none" w:sz="0" w:space="0" w:color="auto"/>
                <w:left w:val="none" w:sz="0" w:space="0" w:color="auto"/>
                <w:bottom w:val="none" w:sz="0" w:space="0" w:color="auto"/>
                <w:right w:val="none" w:sz="0" w:space="0" w:color="auto"/>
              </w:divBdr>
            </w:div>
            <w:div w:id="923802048">
              <w:marLeft w:val="0"/>
              <w:marRight w:val="0"/>
              <w:marTop w:val="0"/>
              <w:marBottom w:val="0"/>
              <w:divBdr>
                <w:top w:val="none" w:sz="0" w:space="0" w:color="auto"/>
                <w:left w:val="none" w:sz="0" w:space="0" w:color="auto"/>
                <w:bottom w:val="none" w:sz="0" w:space="0" w:color="auto"/>
                <w:right w:val="none" w:sz="0" w:space="0" w:color="auto"/>
              </w:divBdr>
            </w:div>
            <w:div w:id="996688908">
              <w:marLeft w:val="0"/>
              <w:marRight w:val="0"/>
              <w:marTop w:val="0"/>
              <w:marBottom w:val="0"/>
              <w:divBdr>
                <w:top w:val="none" w:sz="0" w:space="0" w:color="auto"/>
                <w:left w:val="none" w:sz="0" w:space="0" w:color="auto"/>
                <w:bottom w:val="none" w:sz="0" w:space="0" w:color="auto"/>
                <w:right w:val="none" w:sz="0" w:space="0" w:color="auto"/>
              </w:divBdr>
            </w:div>
            <w:div w:id="1206019714">
              <w:marLeft w:val="0"/>
              <w:marRight w:val="0"/>
              <w:marTop w:val="0"/>
              <w:marBottom w:val="0"/>
              <w:divBdr>
                <w:top w:val="none" w:sz="0" w:space="0" w:color="auto"/>
                <w:left w:val="none" w:sz="0" w:space="0" w:color="auto"/>
                <w:bottom w:val="none" w:sz="0" w:space="0" w:color="auto"/>
                <w:right w:val="none" w:sz="0" w:space="0" w:color="auto"/>
              </w:divBdr>
            </w:div>
            <w:div w:id="1228498151">
              <w:marLeft w:val="0"/>
              <w:marRight w:val="0"/>
              <w:marTop w:val="0"/>
              <w:marBottom w:val="0"/>
              <w:divBdr>
                <w:top w:val="none" w:sz="0" w:space="0" w:color="auto"/>
                <w:left w:val="none" w:sz="0" w:space="0" w:color="auto"/>
                <w:bottom w:val="none" w:sz="0" w:space="0" w:color="auto"/>
                <w:right w:val="none" w:sz="0" w:space="0" w:color="auto"/>
              </w:divBdr>
            </w:div>
            <w:div w:id="1285188580">
              <w:marLeft w:val="0"/>
              <w:marRight w:val="0"/>
              <w:marTop w:val="0"/>
              <w:marBottom w:val="0"/>
              <w:divBdr>
                <w:top w:val="none" w:sz="0" w:space="0" w:color="auto"/>
                <w:left w:val="none" w:sz="0" w:space="0" w:color="auto"/>
                <w:bottom w:val="none" w:sz="0" w:space="0" w:color="auto"/>
                <w:right w:val="none" w:sz="0" w:space="0" w:color="auto"/>
              </w:divBdr>
            </w:div>
            <w:div w:id="1364139037">
              <w:marLeft w:val="0"/>
              <w:marRight w:val="0"/>
              <w:marTop w:val="0"/>
              <w:marBottom w:val="0"/>
              <w:divBdr>
                <w:top w:val="none" w:sz="0" w:space="0" w:color="auto"/>
                <w:left w:val="none" w:sz="0" w:space="0" w:color="auto"/>
                <w:bottom w:val="none" w:sz="0" w:space="0" w:color="auto"/>
                <w:right w:val="none" w:sz="0" w:space="0" w:color="auto"/>
              </w:divBdr>
            </w:div>
            <w:div w:id="1613054064">
              <w:marLeft w:val="0"/>
              <w:marRight w:val="0"/>
              <w:marTop w:val="0"/>
              <w:marBottom w:val="0"/>
              <w:divBdr>
                <w:top w:val="none" w:sz="0" w:space="0" w:color="auto"/>
                <w:left w:val="none" w:sz="0" w:space="0" w:color="auto"/>
                <w:bottom w:val="none" w:sz="0" w:space="0" w:color="auto"/>
                <w:right w:val="none" w:sz="0" w:space="0" w:color="auto"/>
              </w:divBdr>
            </w:div>
          </w:divsChild>
        </w:div>
        <w:div w:id="1049449760">
          <w:marLeft w:val="0"/>
          <w:marRight w:val="0"/>
          <w:marTop w:val="0"/>
          <w:marBottom w:val="0"/>
          <w:divBdr>
            <w:top w:val="none" w:sz="0" w:space="0" w:color="auto"/>
            <w:left w:val="none" w:sz="0" w:space="0" w:color="auto"/>
            <w:bottom w:val="none" w:sz="0" w:space="0" w:color="auto"/>
            <w:right w:val="none" w:sz="0" w:space="0" w:color="auto"/>
          </w:divBdr>
          <w:divsChild>
            <w:div w:id="75908965">
              <w:marLeft w:val="0"/>
              <w:marRight w:val="0"/>
              <w:marTop w:val="0"/>
              <w:marBottom w:val="0"/>
              <w:divBdr>
                <w:top w:val="none" w:sz="0" w:space="0" w:color="auto"/>
                <w:left w:val="none" w:sz="0" w:space="0" w:color="auto"/>
                <w:bottom w:val="none" w:sz="0" w:space="0" w:color="auto"/>
                <w:right w:val="none" w:sz="0" w:space="0" w:color="auto"/>
              </w:divBdr>
            </w:div>
            <w:div w:id="85352344">
              <w:marLeft w:val="0"/>
              <w:marRight w:val="0"/>
              <w:marTop w:val="0"/>
              <w:marBottom w:val="0"/>
              <w:divBdr>
                <w:top w:val="none" w:sz="0" w:space="0" w:color="auto"/>
                <w:left w:val="none" w:sz="0" w:space="0" w:color="auto"/>
                <w:bottom w:val="none" w:sz="0" w:space="0" w:color="auto"/>
                <w:right w:val="none" w:sz="0" w:space="0" w:color="auto"/>
              </w:divBdr>
            </w:div>
            <w:div w:id="93481973">
              <w:marLeft w:val="0"/>
              <w:marRight w:val="0"/>
              <w:marTop w:val="0"/>
              <w:marBottom w:val="0"/>
              <w:divBdr>
                <w:top w:val="none" w:sz="0" w:space="0" w:color="auto"/>
                <w:left w:val="none" w:sz="0" w:space="0" w:color="auto"/>
                <w:bottom w:val="none" w:sz="0" w:space="0" w:color="auto"/>
                <w:right w:val="none" w:sz="0" w:space="0" w:color="auto"/>
              </w:divBdr>
            </w:div>
            <w:div w:id="218325450">
              <w:marLeft w:val="0"/>
              <w:marRight w:val="0"/>
              <w:marTop w:val="0"/>
              <w:marBottom w:val="0"/>
              <w:divBdr>
                <w:top w:val="none" w:sz="0" w:space="0" w:color="auto"/>
                <w:left w:val="none" w:sz="0" w:space="0" w:color="auto"/>
                <w:bottom w:val="none" w:sz="0" w:space="0" w:color="auto"/>
                <w:right w:val="none" w:sz="0" w:space="0" w:color="auto"/>
              </w:divBdr>
            </w:div>
            <w:div w:id="374086303">
              <w:marLeft w:val="0"/>
              <w:marRight w:val="0"/>
              <w:marTop w:val="0"/>
              <w:marBottom w:val="0"/>
              <w:divBdr>
                <w:top w:val="none" w:sz="0" w:space="0" w:color="auto"/>
                <w:left w:val="none" w:sz="0" w:space="0" w:color="auto"/>
                <w:bottom w:val="none" w:sz="0" w:space="0" w:color="auto"/>
                <w:right w:val="none" w:sz="0" w:space="0" w:color="auto"/>
              </w:divBdr>
            </w:div>
            <w:div w:id="418020937">
              <w:marLeft w:val="0"/>
              <w:marRight w:val="0"/>
              <w:marTop w:val="0"/>
              <w:marBottom w:val="0"/>
              <w:divBdr>
                <w:top w:val="none" w:sz="0" w:space="0" w:color="auto"/>
                <w:left w:val="none" w:sz="0" w:space="0" w:color="auto"/>
                <w:bottom w:val="none" w:sz="0" w:space="0" w:color="auto"/>
                <w:right w:val="none" w:sz="0" w:space="0" w:color="auto"/>
              </w:divBdr>
            </w:div>
            <w:div w:id="448090458">
              <w:marLeft w:val="0"/>
              <w:marRight w:val="0"/>
              <w:marTop w:val="0"/>
              <w:marBottom w:val="0"/>
              <w:divBdr>
                <w:top w:val="none" w:sz="0" w:space="0" w:color="auto"/>
                <w:left w:val="none" w:sz="0" w:space="0" w:color="auto"/>
                <w:bottom w:val="none" w:sz="0" w:space="0" w:color="auto"/>
                <w:right w:val="none" w:sz="0" w:space="0" w:color="auto"/>
              </w:divBdr>
            </w:div>
            <w:div w:id="627204370">
              <w:marLeft w:val="0"/>
              <w:marRight w:val="0"/>
              <w:marTop w:val="0"/>
              <w:marBottom w:val="0"/>
              <w:divBdr>
                <w:top w:val="none" w:sz="0" w:space="0" w:color="auto"/>
                <w:left w:val="none" w:sz="0" w:space="0" w:color="auto"/>
                <w:bottom w:val="none" w:sz="0" w:space="0" w:color="auto"/>
                <w:right w:val="none" w:sz="0" w:space="0" w:color="auto"/>
              </w:divBdr>
            </w:div>
            <w:div w:id="690912592">
              <w:marLeft w:val="0"/>
              <w:marRight w:val="0"/>
              <w:marTop w:val="0"/>
              <w:marBottom w:val="0"/>
              <w:divBdr>
                <w:top w:val="none" w:sz="0" w:space="0" w:color="auto"/>
                <w:left w:val="none" w:sz="0" w:space="0" w:color="auto"/>
                <w:bottom w:val="none" w:sz="0" w:space="0" w:color="auto"/>
                <w:right w:val="none" w:sz="0" w:space="0" w:color="auto"/>
              </w:divBdr>
            </w:div>
            <w:div w:id="724795174">
              <w:marLeft w:val="0"/>
              <w:marRight w:val="0"/>
              <w:marTop w:val="0"/>
              <w:marBottom w:val="0"/>
              <w:divBdr>
                <w:top w:val="none" w:sz="0" w:space="0" w:color="auto"/>
                <w:left w:val="none" w:sz="0" w:space="0" w:color="auto"/>
                <w:bottom w:val="none" w:sz="0" w:space="0" w:color="auto"/>
                <w:right w:val="none" w:sz="0" w:space="0" w:color="auto"/>
              </w:divBdr>
            </w:div>
            <w:div w:id="765266492">
              <w:marLeft w:val="0"/>
              <w:marRight w:val="0"/>
              <w:marTop w:val="0"/>
              <w:marBottom w:val="0"/>
              <w:divBdr>
                <w:top w:val="none" w:sz="0" w:space="0" w:color="auto"/>
                <w:left w:val="none" w:sz="0" w:space="0" w:color="auto"/>
                <w:bottom w:val="none" w:sz="0" w:space="0" w:color="auto"/>
                <w:right w:val="none" w:sz="0" w:space="0" w:color="auto"/>
              </w:divBdr>
            </w:div>
            <w:div w:id="815950673">
              <w:marLeft w:val="0"/>
              <w:marRight w:val="0"/>
              <w:marTop w:val="0"/>
              <w:marBottom w:val="0"/>
              <w:divBdr>
                <w:top w:val="none" w:sz="0" w:space="0" w:color="auto"/>
                <w:left w:val="none" w:sz="0" w:space="0" w:color="auto"/>
                <w:bottom w:val="none" w:sz="0" w:space="0" w:color="auto"/>
                <w:right w:val="none" w:sz="0" w:space="0" w:color="auto"/>
              </w:divBdr>
            </w:div>
            <w:div w:id="857352471">
              <w:marLeft w:val="0"/>
              <w:marRight w:val="0"/>
              <w:marTop w:val="0"/>
              <w:marBottom w:val="0"/>
              <w:divBdr>
                <w:top w:val="none" w:sz="0" w:space="0" w:color="auto"/>
                <w:left w:val="none" w:sz="0" w:space="0" w:color="auto"/>
                <w:bottom w:val="none" w:sz="0" w:space="0" w:color="auto"/>
                <w:right w:val="none" w:sz="0" w:space="0" w:color="auto"/>
              </w:divBdr>
            </w:div>
            <w:div w:id="927496330">
              <w:marLeft w:val="0"/>
              <w:marRight w:val="0"/>
              <w:marTop w:val="0"/>
              <w:marBottom w:val="0"/>
              <w:divBdr>
                <w:top w:val="none" w:sz="0" w:space="0" w:color="auto"/>
                <w:left w:val="none" w:sz="0" w:space="0" w:color="auto"/>
                <w:bottom w:val="none" w:sz="0" w:space="0" w:color="auto"/>
                <w:right w:val="none" w:sz="0" w:space="0" w:color="auto"/>
              </w:divBdr>
            </w:div>
            <w:div w:id="1226574436">
              <w:marLeft w:val="0"/>
              <w:marRight w:val="0"/>
              <w:marTop w:val="0"/>
              <w:marBottom w:val="0"/>
              <w:divBdr>
                <w:top w:val="none" w:sz="0" w:space="0" w:color="auto"/>
                <w:left w:val="none" w:sz="0" w:space="0" w:color="auto"/>
                <w:bottom w:val="none" w:sz="0" w:space="0" w:color="auto"/>
                <w:right w:val="none" w:sz="0" w:space="0" w:color="auto"/>
              </w:divBdr>
            </w:div>
            <w:div w:id="1312708967">
              <w:marLeft w:val="0"/>
              <w:marRight w:val="0"/>
              <w:marTop w:val="0"/>
              <w:marBottom w:val="0"/>
              <w:divBdr>
                <w:top w:val="none" w:sz="0" w:space="0" w:color="auto"/>
                <w:left w:val="none" w:sz="0" w:space="0" w:color="auto"/>
                <w:bottom w:val="none" w:sz="0" w:space="0" w:color="auto"/>
                <w:right w:val="none" w:sz="0" w:space="0" w:color="auto"/>
              </w:divBdr>
            </w:div>
            <w:div w:id="1502892404">
              <w:marLeft w:val="0"/>
              <w:marRight w:val="0"/>
              <w:marTop w:val="0"/>
              <w:marBottom w:val="0"/>
              <w:divBdr>
                <w:top w:val="none" w:sz="0" w:space="0" w:color="auto"/>
                <w:left w:val="none" w:sz="0" w:space="0" w:color="auto"/>
                <w:bottom w:val="none" w:sz="0" w:space="0" w:color="auto"/>
                <w:right w:val="none" w:sz="0" w:space="0" w:color="auto"/>
              </w:divBdr>
            </w:div>
            <w:div w:id="1684698611">
              <w:marLeft w:val="0"/>
              <w:marRight w:val="0"/>
              <w:marTop w:val="0"/>
              <w:marBottom w:val="0"/>
              <w:divBdr>
                <w:top w:val="none" w:sz="0" w:space="0" w:color="auto"/>
                <w:left w:val="none" w:sz="0" w:space="0" w:color="auto"/>
                <w:bottom w:val="none" w:sz="0" w:space="0" w:color="auto"/>
                <w:right w:val="none" w:sz="0" w:space="0" w:color="auto"/>
              </w:divBdr>
            </w:div>
          </w:divsChild>
        </w:div>
        <w:div w:id="1064990132">
          <w:marLeft w:val="0"/>
          <w:marRight w:val="0"/>
          <w:marTop w:val="0"/>
          <w:marBottom w:val="0"/>
          <w:divBdr>
            <w:top w:val="none" w:sz="0" w:space="0" w:color="auto"/>
            <w:left w:val="none" w:sz="0" w:space="0" w:color="auto"/>
            <w:bottom w:val="none" w:sz="0" w:space="0" w:color="auto"/>
            <w:right w:val="none" w:sz="0" w:space="0" w:color="auto"/>
          </w:divBdr>
        </w:div>
        <w:div w:id="1093624049">
          <w:marLeft w:val="0"/>
          <w:marRight w:val="0"/>
          <w:marTop w:val="0"/>
          <w:marBottom w:val="0"/>
          <w:divBdr>
            <w:top w:val="none" w:sz="0" w:space="0" w:color="auto"/>
            <w:left w:val="none" w:sz="0" w:space="0" w:color="auto"/>
            <w:bottom w:val="none" w:sz="0" w:space="0" w:color="auto"/>
            <w:right w:val="none" w:sz="0" w:space="0" w:color="auto"/>
          </w:divBdr>
          <w:divsChild>
            <w:div w:id="7634602">
              <w:marLeft w:val="0"/>
              <w:marRight w:val="0"/>
              <w:marTop w:val="0"/>
              <w:marBottom w:val="0"/>
              <w:divBdr>
                <w:top w:val="none" w:sz="0" w:space="0" w:color="auto"/>
                <w:left w:val="none" w:sz="0" w:space="0" w:color="auto"/>
                <w:bottom w:val="none" w:sz="0" w:space="0" w:color="auto"/>
                <w:right w:val="none" w:sz="0" w:space="0" w:color="auto"/>
              </w:divBdr>
            </w:div>
            <w:div w:id="32849174">
              <w:marLeft w:val="0"/>
              <w:marRight w:val="0"/>
              <w:marTop w:val="0"/>
              <w:marBottom w:val="0"/>
              <w:divBdr>
                <w:top w:val="none" w:sz="0" w:space="0" w:color="auto"/>
                <w:left w:val="none" w:sz="0" w:space="0" w:color="auto"/>
                <w:bottom w:val="none" w:sz="0" w:space="0" w:color="auto"/>
                <w:right w:val="none" w:sz="0" w:space="0" w:color="auto"/>
              </w:divBdr>
            </w:div>
            <w:div w:id="266616777">
              <w:marLeft w:val="0"/>
              <w:marRight w:val="0"/>
              <w:marTop w:val="0"/>
              <w:marBottom w:val="0"/>
              <w:divBdr>
                <w:top w:val="none" w:sz="0" w:space="0" w:color="auto"/>
                <w:left w:val="none" w:sz="0" w:space="0" w:color="auto"/>
                <w:bottom w:val="none" w:sz="0" w:space="0" w:color="auto"/>
                <w:right w:val="none" w:sz="0" w:space="0" w:color="auto"/>
              </w:divBdr>
            </w:div>
            <w:div w:id="295796306">
              <w:marLeft w:val="0"/>
              <w:marRight w:val="0"/>
              <w:marTop w:val="0"/>
              <w:marBottom w:val="0"/>
              <w:divBdr>
                <w:top w:val="none" w:sz="0" w:space="0" w:color="auto"/>
                <w:left w:val="none" w:sz="0" w:space="0" w:color="auto"/>
                <w:bottom w:val="none" w:sz="0" w:space="0" w:color="auto"/>
                <w:right w:val="none" w:sz="0" w:space="0" w:color="auto"/>
              </w:divBdr>
            </w:div>
            <w:div w:id="314921038">
              <w:marLeft w:val="0"/>
              <w:marRight w:val="0"/>
              <w:marTop w:val="0"/>
              <w:marBottom w:val="0"/>
              <w:divBdr>
                <w:top w:val="none" w:sz="0" w:space="0" w:color="auto"/>
                <w:left w:val="none" w:sz="0" w:space="0" w:color="auto"/>
                <w:bottom w:val="none" w:sz="0" w:space="0" w:color="auto"/>
                <w:right w:val="none" w:sz="0" w:space="0" w:color="auto"/>
              </w:divBdr>
            </w:div>
            <w:div w:id="391971565">
              <w:marLeft w:val="0"/>
              <w:marRight w:val="0"/>
              <w:marTop w:val="0"/>
              <w:marBottom w:val="0"/>
              <w:divBdr>
                <w:top w:val="none" w:sz="0" w:space="0" w:color="auto"/>
                <w:left w:val="none" w:sz="0" w:space="0" w:color="auto"/>
                <w:bottom w:val="none" w:sz="0" w:space="0" w:color="auto"/>
                <w:right w:val="none" w:sz="0" w:space="0" w:color="auto"/>
              </w:divBdr>
            </w:div>
            <w:div w:id="489634542">
              <w:marLeft w:val="0"/>
              <w:marRight w:val="0"/>
              <w:marTop w:val="0"/>
              <w:marBottom w:val="0"/>
              <w:divBdr>
                <w:top w:val="none" w:sz="0" w:space="0" w:color="auto"/>
                <w:left w:val="none" w:sz="0" w:space="0" w:color="auto"/>
                <w:bottom w:val="none" w:sz="0" w:space="0" w:color="auto"/>
                <w:right w:val="none" w:sz="0" w:space="0" w:color="auto"/>
              </w:divBdr>
            </w:div>
            <w:div w:id="775440123">
              <w:marLeft w:val="0"/>
              <w:marRight w:val="0"/>
              <w:marTop w:val="0"/>
              <w:marBottom w:val="0"/>
              <w:divBdr>
                <w:top w:val="none" w:sz="0" w:space="0" w:color="auto"/>
                <w:left w:val="none" w:sz="0" w:space="0" w:color="auto"/>
                <w:bottom w:val="none" w:sz="0" w:space="0" w:color="auto"/>
                <w:right w:val="none" w:sz="0" w:space="0" w:color="auto"/>
              </w:divBdr>
            </w:div>
            <w:div w:id="1035498233">
              <w:marLeft w:val="0"/>
              <w:marRight w:val="0"/>
              <w:marTop w:val="0"/>
              <w:marBottom w:val="0"/>
              <w:divBdr>
                <w:top w:val="none" w:sz="0" w:space="0" w:color="auto"/>
                <w:left w:val="none" w:sz="0" w:space="0" w:color="auto"/>
                <w:bottom w:val="none" w:sz="0" w:space="0" w:color="auto"/>
                <w:right w:val="none" w:sz="0" w:space="0" w:color="auto"/>
              </w:divBdr>
            </w:div>
            <w:div w:id="1064255965">
              <w:marLeft w:val="0"/>
              <w:marRight w:val="0"/>
              <w:marTop w:val="0"/>
              <w:marBottom w:val="0"/>
              <w:divBdr>
                <w:top w:val="none" w:sz="0" w:space="0" w:color="auto"/>
                <w:left w:val="none" w:sz="0" w:space="0" w:color="auto"/>
                <w:bottom w:val="none" w:sz="0" w:space="0" w:color="auto"/>
                <w:right w:val="none" w:sz="0" w:space="0" w:color="auto"/>
              </w:divBdr>
            </w:div>
            <w:div w:id="1066800721">
              <w:marLeft w:val="0"/>
              <w:marRight w:val="0"/>
              <w:marTop w:val="0"/>
              <w:marBottom w:val="0"/>
              <w:divBdr>
                <w:top w:val="none" w:sz="0" w:space="0" w:color="auto"/>
                <w:left w:val="none" w:sz="0" w:space="0" w:color="auto"/>
                <w:bottom w:val="none" w:sz="0" w:space="0" w:color="auto"/>
                <w:right w:val="none" w:sz="0" w:space="0" w:color="auto"/>
              </w:divBdr>
            </w:div>
            <w:div w:id="1167982624">
              <w:marLeft w:val="0"/>
              <w:marRight w:val="0"/>
              <w:marTop w:val="0"/>
              <w:marBottom w:val="0"/>
              <w:divBdr>
                <w:top w:val="none" w:sz="0" w:space="0" w:color="auto"/>
                <w:left w:val="none" w:sz="0" w:space="0" w:color="auto"/>
                <w:bottom w:val="none" w:sz="0" w:space="0" w:color="auto"/>
                <w:right w:val="none" w:sz="0" w:space="0" w:color="auto"/>
              </w:divBdr>
            </w:div>
            <w:div w:id="1337151022">
              <w:marLeft w:val="0"/>
              <w:marRight w:val="0"/>
              <w:marTop w:val="0"/>
              <w:marBottom w:val="0"/>
              <w:divBdr>
                <w:top w:val="none" w:sz="0" w:space="0" w:color="auto"/>
                <w:left w:val="none" w:sz="0" w:space="0" w:color="auto"/>
                <w:bottom w:val="none" w:sz="0" w:space="0" w:color="auto"/>
                <w:right w:val="none" w:sz="0" w:space="0" w:color="auto"/>
              </w:divBdr>
            </w:div>
            <w:div w:id="1360669166">
              <w:marLeft w:val="0"/>
              <w:marRight w:val="0"/>
              <w:marTop w:val="0"/>
              <w:marBottom w:val="0"/>
              <w:divBdr>
                <w:top w:val="none" w:sz="0" w:space="0" w:color="auto"/>
                <w:left w:val="none" w:sz="0" w:space="0" w:color="auto"/>
                <w:bottom w:val="none" w:sz="0" w:space="0" w:color="auto"/>
                <w:right w:val="none" w:sz="0" w:space="0" w:color="auto"/>
              </w:divBdr>
            </w:div>
            <w:div w:id="1432966980">
              <w:marLeft w:val="0"/>
              <w:marRight w:val="0"/>
              <w:marTop w:val="0"/>
              <w:marBottom w:val="0"/>
              <w:divBdr>
                <w:top w:val="none" w:sz="0" w:space="0" w:color="auto"/>
                <w:left w:val="none" w:sz="0" w:space="0" w:color="auto"/>
                <w:bottom w:val="none" w:sz="0" w:space="0" w:color="auto"/>
                <w:right w:val="none" w:sz="0" w:space="0" w:color="auto"/>
              </w:divBdr>
            </w:div>
            <w:div w:id="1667126071">
              <w:marLeft w:val="0"/>
              <w:marRight w:val="0"/>
              <w:marTop w:val="0"/>
              <w:marBottom w:val="0"/>
              <w:divBdr>
                <w:top w:val="none" w:sz="0" w:space="0" w:color="auto"/>
                <w:left w:val="none" w:sz="0" w:space="0" w:color="auto"/>
                <w:bottom w:val="none" w:sz="0" w:space="0" w:color="auto"/>
                <w:right w:val="none" w:sz="0" w:space="0" w:color="auto"/>
              </w:divBdr>
            </w:div>
            <w:div w:id="1678337999">
              <w:marLeft w:val="0"/>
              <w:marRight w:val="0"/>
              <w:marTop w:val="0"/>
              <w:marBottom w:val="0"/>
              <w:divBdr>
                <w:top w:val="none" w:sz="0" w:space="0" w:color="auto"/>
                <w:left w:val="none" w:sz="0" w:space="0" w:color="auto"/>
                <w:bottom w:val="none" w:sz="0" w:space="0" w:color="auto"/>
                <w:right w:val="none" w:sz="0" w:space="0" w:color="auto"/>
              </w:divBdr>
            </w:div>
            <w:div w:id="1733429049">
              <w:marLeft w:val="0"/>
              <w:marRight w:val="0"/>
              <w:marTop w:val="0"/>
              <w:marBottom w:val="0"/>
              <w:divBdr>
                <w:top w:val="none" w:sz="0" w:space="0" w:color="auto"/>
                <w:left w:val="none" w:sz="0" w:space="0" w:color="auto"/>
                <w:bottom w:val="none" w:sz="0" w:space="0" w:color="auto"/>
                <w:right w:val="none" w:sz="0" w:space="0" w:color="auto"/>
              </w:divBdr>
            </w:div>
          </w:divsChild>
        </w:div>
        <w:div w:id="1121463595">
          <w:marLeft w:val="0"/>
          <w:marRight w:val="0"/>
          <w:marTop w:val="0"/>
          <w:marBottom w:val="0"/>
          <w:divBdr>
            <w:top w:val="none" w:sz="0" w:space="0" w:color="auto"/>
            <w:left w:val="none" w:sz="0" w:space="0" w:color="auto"/>
            <w:bottom w:val="none" w:sz="0" w:space="0" w:color="auto"/>
            <w:right w:val="none" w:sz="0" w:space="0" w:color="auto"/>
          </w:divBdr>
        </w:div>
        <w:div w:id="1123769382">
          <w:marLeft w:val="0"/>
          <w:marRight w:val="0"/>
          <w:marTop w:val="0"/>
          <w:marBottom w:val="0"/>
          <w:divBdr>
            <w:top w:val="none" w:sz="0" w:space="0" w:color="auto"/>
            <w:left w:val="none" w:sz="0" w:space="0" w:color="auto"/>
            <w:bottom w:val="none" w:sz="0" w:space="0" w:color="auto"/>
            <w:right w:val="none" w:sz="0" w:space="0" w:color="auto"/>
          </w:divBdr>
        </w:div>
        <w:div w:id="1169521293">
          <w:marLeft w:val="0"/>
          <w:marRight w:val="0"/>
          <w:marTop w:val="0"/>
          <w:marBottom w:val="0"/>
          <w:divBdr>
            <w:top w:val="none" w:sz="0" w:space="0" w:color="auto"/>
            <w:left w:val="none" w:sz="0" w:space="0" w:color="auto"/>
            <w:bottom w:val="none" w:sz="0" w:space="0" w:color="auto"/>
            <w:right w:val="none" w:sz="0" w:space="0" w:color="auto"/>
          </w:divBdr>
          <w:divsChild>
            <w:div w:id="39214517">
              <w:marLeft w:val="0"/>
              <w:marRight w:val="0"/>
              <w:marTop w:val="0"/>
              <w:marBottom w:val="0"/>
              <w:divBdr>
                <w:top w:val="none" w:sz="0" w:space="0" w:color="auto"/>
                <w:left w:val="none" w:sz="0" w:space="0" w:color="auto"/>
                <w:bottom w:val="none" w:sz="0" w:space="0" w:color="auto"/>
                <w:right w:val="none" w:sz="0" w:space="0" w:color="auto"/>
              </w:divBdr>
            </w:div>
            <w:div w:id="126900394">
              <w:marLeft w:val="0"/>
              <w:marRight w:val="0"/>
              <w:marTop w:val="0"/>
              <w:marBottom w:val="0"/>
              <w:divBdr>
                <w:top w:val="none" w:sz="0" w:space="0" w:color="auto"/>
                <w:left w:val="none" w:sz="0" w:space="0" w:color="auto"/>
                <w:bottom w:val="none" w:sz="0" w:space="0" w:color="auto"/>
                <w:right w:val="none" w:sz="0" w:space="0" w:color="auto"/>
              </w:divBdr>
            </w:div>
            <w:div w:id="147523253">
              <w:marLeft w:val="0"/>
              <w:marRight w:val="0"/>
              <w:marTop w:val="0"/>
              <w:marBottom w:val="0"/>
              <w:divBdr>
                <w:top w:val="none" w:sz="0" w:space="0" w:color="auto"/>
                <w:left w:val="none" w:sz="0" w:space="0" w:color="auto"/>
                <w:bottom w:val="none" w:sz="0" w:space="0" w:color="auto"/>
                <w:right w:val="none" w:sz="0" w:space="0" w:color="auto"/>
              </w:divBdr>
            </w:div>
            <w:div w:id="239602199">
              <w:marLeft w:val="0"/>
              <w:marRight w:val="0"/>
              <w:marTop w:val="0"/>
              <w:marBottom w:val="0"/>
              <w:divBdr>
                <w:top w:val="none" w:sz="0" w:space="0" w:color="auto"/>
                <w:left w:val="none" w:sz="0" w:space="0" w:color="auto"/>
                <w:bottom w:val="none" w:sz="0" w:space="0" w:color="auto"/>
                <w:right w:val="none" w:sz="0" w:space="0" w:color="auto"/>
              </w:divBdr>
            </w:div>
            <w:div w:id="532041370">
              <w:marLeft w:val="0"/>
              <w:marRight w:val="0"/>
              <w:marTop w:val="0"/>
              <w:marBottom w:val="0"/>
              <w:divBdr>
                <w:top w:val="none" w:sz="0" w:space="0" w:color="auto"/>
                <w:left w:val="none" w:sz="0" w:space="0" w:color="auto"/>
                <w:bottom w:val="none" w:sz="0" w:space="0" w:color="auto"/>
                <w:right w:val="none" w:sz="0" w:space="0" w:color="auto"/>
              </w:divBdr>
            </w:div>
            <w:div w:id="568925511">
              <w:marLeft w:val="0"/>
              <w:marRight w:val="0"/>
              <w:marTop w:val="0"/>
              <w:marBottom w:val="0"/>
              <w:divBdr>
                <w:top w:val="none" w:sz="0" w:space="0" w:color="auto"/>
                <w:left w:val="none" w:sz="0" w:space="0" w:color="auto"/>
                <w:bottom w:val="none" w:sz="0" w:space="0" w:color="auto"/>
                <w:right w:val="none" w:sz="0" w:space="0" w:color="auto"/>
              </w:divBdr>
            </w:div>
            <w:div w:id="592977489">
              <w:marLeft w:val="0"/>
              <w:marRight w:val="0"/>
              <w:marTop w:val="0"/>
              <w:marBottom w:val="0"/>
              <w:divBdr>
                <w:top w:val="none" w:sz="0" w:space="0" w:color="auto"/>
                <w:left w:val="none" w:sz="0" w:space="0" w:color="auto"/>
                <w:bottom w:val="none" w:sz="0" w:space="0" w:color="auto"/>
                <w:right w:val="none" w:sz="0" w:space="0" w:color="auto"/>
              </w:divBdr>
            </w:div>
            <w:div w:id="786117465">
              <w:marLeft w:val="0"/>
              <w:marRight w:val="0"/>
              <w:marTop w:val="0"/>
              <w:marBottom w:val="0"/>
              <w:divBdr>
                <w:top w:val="none" w:sz="0" w:space="0" w:color="auto"/>
                <w:left w:val="none" w:sz="0" w:space="0" w:color="auto"/>
                <w:bottom w:val="none" w:sz="0" w:space="0" w:color="auto"/>
                <w:right w:val="none" w:sz="0" w:space="0" w:color="auto"/>
              </w:divBdr>
            </w:div>
            <w:div w:id="901794843">
              <w:marLeft w:val="0"/>
              <w:marRight w:val="0"/>
              <w:marTop w:val="0"/>
              <w:marBottom w:val="0"/>
              <w:divBdr>
                <w:top w:val="none" w:sz="0" w:space="0" w:color="auto"/>
                <w:left w:val="none" w:sz="0" w:space="0" w:color="auto"/>
                <w:bottom w:val="none" w:sz="0" w:space="0" w:color="auto"/>
                <w:right w:val="none" w:sz="0" w:space="0" w:color="auto"/>
              </w:divBdr>
            </w:div>
            <w:div w:id="915626592">
              <w:marLeft w:val="0"/>
              <w:marRight w:val="0"/>
              <w:marTop w:val="0"/>
              <w:marBottom w:val="0"/>
              <w:divBdr>
                <w:top w:val="none" w:sz="0" w:space="0" w:color="auto"/>
                <w:left w:val="none" w:sz="0" w:space="0" w:color="auto"/>
                <w:bottom w:val="none" w:sz="0" w:space="0" w:color="auto"/>
                <w:right w:val="none" w:sz="0" w:space="0" w:color="auto"/>
              </w:divBdr>
            </w:div>
            <w:div w:id="945114106">
              <w:marLeft w:val="0"/>
              <w:marRight w:val="0"/>
              <w:marTop w:val="0"/>
              <w:marBottom w:val="0"/>
              <w:divBdr>
                <w:top w:val="none" w:sz="0" w:space="0" w:color="auto"/>
                <w:left w:val="none" w:sz="0" w:space="0" w:color="auto"/>
                <w:bottom w:val="none" w:sz="0" w:space="0" w:color="auto"/>
                <w:right w:val="none" w:sz="0" w:space="0" w:color="auto"/>
              </w:divBdr>
            </w:div>
            <w:div w:id="1187060187">
              <w:marLeft w:val="0"/>
              <w:marRight w:val="0"/>
              <w:marTop w:val="0"/>
              <w:marBottom w:val="0"/>
              <w:divBdr>
                <w:top w:val="none" w:sz="0" w:space="0" w:color="auto"/>
                <w:left w:val="none" w:sz="0" w:space="0" w:color="auto"/>
                <w:bottom w:val="none" w:sz="0" w:space="0" w:color="auto"/>
                <w:right w:val="none" w:sz="0" w:space="0" w:color="auto"/>
              </w:divBdr>
            </w:div>
            <w:div w:id="1301765928">
              <w:marLeft w:val="0"/>
              <w:marRight w:val="0"/>
              <w:marTop w:val="0"/>
              <w:marBottom w:val="0"/>
              <w:divBdr>
                <w:top w:val="none" w:sz="0" w:space="0" w:color="auto"/>
                <w:left w:val="none" w:sz="0" w:space="0" w:color="auto"/>
                <w:bottom w:val="none" w:sz="0" w:space="0" w:color="auto"/>
                <w:right w:val="none" w:sz="0" w:space="0" w:color="auto"/>
              </w:divBdr>
            </w:div>
            <w:div w:id="1418332352">
              <w:marLeft w:val="0"/>
              <w:marRight w:val="0"/>
              <w:marTop w:val="0"/>
              <w:marBottom w:val="0"/>
              <w:divBdr>
                <w:top w:val="none" w:sz="0" w:space="0" w:color="auto"/>
                <w:left w:val="none" w:sz="0" w:space="0" w:color="auto"/>
                <w:bottom w:val="none" w:sz="0" w:space="0" w:color="auto"/>
                <w:right w:val="none" w:sz="0" w:space="0" w:color="auto"/>
              </w:divBdr>
            </w:div>
            <w:div w:id="1439832360">
              <w:marLeft w:val="0"/>
              <w:marRight w:val="0"/>
              <w:marTop w:val="0"/>
              <w:marBottom w:val="0"/>
              <w:divBdr>
                <w:top w:val="none" w:sz="0" w:space="0" w:color="auto"/>
                <w:left w:val="none" w:sz="0" w:space="0" w:color="auto"/>
                <w:bottom w:val="none" w:sz="0" w:space="0" w:color="auto"/>
                <w:right w:val="none" w:sz="0" w:space="0" w:color="auto"/>
              </w:divBdr>
            </w:div>
            <w:div w:id="1520504599">
              <w:marLeft w:val="0"/>
              <w:marRight w:val="0"/>
              <w:marTop w:val="0"/>
              <w:marBottom w:val="0"/>
              <w:divBdr>
                <w:top w:val="none" w:sz="0" w:space="0" w:color="auto"/>
                <w:left w:val="none" w:sz="0" w:space="0" w:color="auto"/>
                <w:bottom w:val="none" w:sz="0" w:space="0" w:color="auto"/>
                <w:right w:val="none" w:sz="0" w:space="0" w:color="auto"/>
              </w:divBdr>
            </w:div>
            <w:div w:id="1543322166">
              <w:marLeft w:val="0"/>
              <w:marRight w:val="0"/>
              <w:marTop w:val="0"/>
              <w:marBottom w:val="0"/>
              <w:divBdr>
                <w:top w:val="none" w:sz="0" w:space="0" w:color="auto"/>
                <w:left w:val="none" w:sz="0" w:space="0" w:color="auto"/>
                <w:bottom w:val="none" w:sz="0" w:space="0" w:color="auto"/>
                <w:right w:val="none" w:sz="0" w:space="0" w:color="auto"/>
              </w:divBdr>
            </w:div>
          </w:divsChild>
        </w:div>
        <w:div w:id="1179389785">
          <w:marLeft w:val="0"/>
          <w:marRight w:val="0"/>
          <w:marTop w:val="0"/>
          <w:marBottom w:val="0"/>
          <w:divBdr>
            <w:top w:val="none" w:sz="0" w:space="0" w:color="auto"/>
            <w:left w:val="none" w:sz="0" w:space="0" w:color="auto"/>
            <w:bottom w:val="none" w:sz="0" w:space="0" w:color="auto"/>
            <w:right w:val="none" w:sz="0" w:space="0" w:color="auto"/>
          </w:divBdr>
        </w:div>
        <w:div w:id="1187909203">
          <w:marLeft w:val="0"/>
          <w:marRight w:val="0"/>
          <w:marTop w:val="0"/>
          <w:marBottom w:val="0"/>
          <w:divBdr>
            <w:top w:val="none" w:sz="0" w:space="0" w:color="auto"/>
            <w:left w:val="none" w:sz="0" w:space="0" w:color="auto"/>
            <w:bottom w:val="none" w:sz="0" w:space="0" w:color="auto"/>
            <w:right w:val="none" w:sz="0" w:space="0" w:color="auto"/>
          </w:divBdr>
        </w:div>
        <w:div w:id="1192839606">
          <w:marLeft w:val="0"/>
          <w:marRight w:val="0"/>
          <w:marTop w:val="0"/>
          <w:marBottom w:val="0"/>
          <w:divBdr>
            <w:top w:val="none" w:sz="0" w:space="0" w:color="auto"/>
            <w:left w:val="none" w:sz="0" w:space="0" w:color="auto"/>
            <w:bottom w:val="none" w:sz="0" w:space="0" w:color="auto"/>
            <w:right w:val="none" w:sz="0" w:space="0" w:color="auto"/>
          </w:divBdr>
        </w:div>
        <w:div w:id="1209301651">
          <w:marLeft w:val="0"/>
          <w:marRight w:val="0"/>
          <w:marTop w:val="0"/>
          <w:marBottom w:val="0"/>
          <w:divBdr>
            <w:top w:val="none" w:sz="0" w:space="0" w:color="auto"/>
            <w:left w:val="none" w:sz="0" w:space="0" w:color="auto"/>
            <w:bottom w:val="none" w:sz="0" w:space="0" w:color="auto"/>
            <w:right w:val="none" w:sz="0" w:space="0" w:color="auto"/>
          </w:divBdr>
          <w:divsChild>
            <w:div w:id="189683015">
              <w:marLeft w:val="0"/>
              <w:marRight w:val="0"/>
              <w:marTop w:val="0"/>
              <w:marBottom w:val="0"/>
              <w:divBdr>
                <w:top w:val="none" w:sz="0" w:space="0" w:color="auto"/>
                <w:left w:val="none" w:sz="0" w:space="0" w:color="auto"/>
                <w:bottom w:val="none" w:sz="0" w:space="0" w:color="auto"/>
                <w:right w:val="none" w:sz="0" w:space="0" w:color="auto"/>
              </w:divBdr>
            </w:div>
            <w:div w:id="208615725">
              <w:marLeft w:val="0"/>
              <w:marRight w:val="0"/>
              <w:marTop w:val="0"/>
              <w:marBottom w:val="0"/>
              <w:divBdr>
                <w:top w:val="none" w:sz="0" w:space="0" w:color="auto"/>
                <w:left w:val="none" w:sz="0" w:space="0" w:color="auto"/>
                <w:bottom w:val="none" w:sz="0" w:space="0" w:color="auto"/>
                <w:right w:val="none" w:sz="0" w:space="0" w:color="auto"/>
              </w:divBdr>
            </w:div>
            <w:div w:id="276105996">
              <w:marLeft w:val="0"/>
              <w:marRight w:val="0"/>
              <w:marTop w:val="0"/>
              <w:marBottom w:val="0"/>
              <w:divBdr>
                <w:top w:val="none" w:sz="0" w:space="0" w:color="auto"/>
                <w:left w:val="none" w:sz="0" w:space="0" w:color="auto"/>
                <w:bottom w:val="none" w:sz="0" w:space="0" w:color="auto"/>
                <w:right w:val="none" w:sz="0" w:space="0" w:color="auto"/>
              </w:divBdr>
            </w:div>
            <w:div w:id="341519043">
              <w:marLeft w:val="0"/>
              <w:marRight w:val="0"/>
              <w:marTop w:val="0"/>
              <w:marBottom w:val="0"/>
              <w:divBdr>
                <w:top w:val="none" w:sz="0" w:space="0" w:color="auto"/>
                <w:left w:val="none" w:sz="0" w:space="0" w:color="auto"/>
                <w:bottom w:val="none" w:sz="0" w:space="0" w:color="auto"/>
                <w:right w:val="none" w:sz="0" w:space="0" w:color="auto"/>
              </w:divBdr>
            </w:div>
            <w:div w:id="355235945">
              <w:marLeft w:val="0"/>
              <w:marRight w:val="0"/>
              <w:marTop w:val="0"/>
              <w:marBottom w:val="0"/>
              <w:divBdr>
                <w:top w:val="none" w:sz="0" w:space="0" w:color="auto"/>
                <w:left w:val="none" w:sz="0" w:space="0" w:color="auto"/>
                <w:bottom w:val="none" w:sz="0" w:space="0" w:color="auto"/>
                <w:right w:val="none" w:sz="0" w:space="0" w:color="auto"/>
              </w:divBdr>
            </w:div>
            <w:div w:id="393894378">
              <w:marLeft w:val="0"/>
              <w:marRight w:val="0"/>
              <w:marTop w:val="0"/>
              <w:marBottom w:val="0"/>
              <w:divBdr>
                <w:top w:val="none" w:sz="0" w:space="0" w:color="auto"/>
                <w:left w:val="none" w:sz="0" w:space="0" w:color="auto"/>
                <w:bottom w:val="none" w:sz="0" w:space="0" w:color="auto"/>
                <w:right w:val="none" w:sz="0" w:space="0" w:color="auto"/>
              </w:divBdr>
            </w:div>
            <w:div w:id="555362963">
              <w:marLeft w:val="0"/>
              <w:marRight w:val="0"/>
              <w:marTop w:val="0"/>
              <w:marBottom w:val="0"/>
              <w:divBdr>
                <w:top w:val="none" w:sz="0" w:space="0" w:color="auto"/>
                <w:left w:val="none" w:sz="0" w:space="0" w:color="auto"/>
                <w:bottom w:val="none" w:sz="0" w:space="0" w:color="auto"/>
                <w:right w:val="none" w:sz="0" w:space="0" w:color="auto"/>
              </w:divBdr>
            </w:div>
            <w:div w:id="835805441">
              <w:marLeft w:val="0"/>
              <w:marRight w:val="0"/>
              <w:marTop w:val="0"/>
              <w:marBottom w:val="0"/>
              <w:divBdr>
                <w:top w:val="none" w:sz="0" w:space="0" w:color="auto"/>
                <w:left w:val="none" w:sz="0" w:space="0" w:color="auto"/>
                <w:bottom w:val="none" w:sz="0" w:space="0" w:color="auto"/>
                <w:right w:val="none" w:sz="0" w:space="0" w:color="auto"/>
              </w:divBdr>
            </w:div>
            <w:div w:id="879054672">
              <w:marLeft w:val="0"/>
              <w:marRight w:val="0"/>
              <w:marTop w:val="0"/>
              <w:marBottom w:val="0"/>
              <w:divBdr>
                <w:top w:val="none" w:sz="0" w:space="0" w:color="auto"/>
                <w:left w:val="none" w:sz="0" w:space="0" w:color="auto"/>
                <w:bottom w:val="none" w:sz="0" w:space="0" w:color="auto"/>
                <w:right w:val="none" w:sz="0" w:space="0" w:color="auto"/>
              </w:divBdr>
            </w:div>
            <w:div w:id="968248170">
              <w:marLeft w:val="0"/>
              <w:marRight w:val="0"/>
              <w:marTop w:val="0"/>
              <w:marBottom w:val="0"/>
              <w:divBdr>
                <w:top w:val="none" w:sz="0" w:space="0" w:color="auto"/>
                <w:left w:val="none" w:sz="0" w:space="0" w:color="auto"/>
                <w:bottom w:val="none" w:sz="0" w:space="0" w:color="auto"/>
                <w:right w:val="none" w:sz="0" w:space="0" w:color="auto"/>
              </w:divBdr>
            </w:div>
            <w:div w:id="986475587">
              <w:marLeft w:val="0"/>
              <w:marRight w:val="0"/>
              <w:marTop w:val="0"/>
              <w:marBottom w:val="0"/>
              <w:divBdr>
                <w:top w:val="none" w:sz="0" w:space="0" w:color="auto"/>
                <w:left w:val="none" w:sz="0" w:space="0" w:color="auto"/>
                <w:bottom w:val="none" w:sz="0" w:space="0" w:color="auto"/>
                <w:right w:val="none" w:sz="0" w:space="0" w:color="auto"/>
              </w:divBdr>
            </w:div>
            <w:div w:id="1110776701">
              <w:marLeft w:val="0"/>
              <w:marRight w:val="0"/>
              <w:marTop w:val="0"/>
              <w:marBottom w:val="0"/>
              <w:divBdr>
                <w:top w:val="none" w:sz="0" w:space="0" w:color="auto"/>
                <w:left w:val="none" w:sz="0" w:space="0" w:color="auto"/>
                <w:bottom w:val="none" w:sz="0" w:space="0" w:color="auto"/>
                <w:right w:val="none" w:sz="0" w:space="0" w:color="auto"/>
              </w:divBdr>
            </w:div>
            <w:div w:id="1290283240">
              <w:marLeft w:val="0"/>
              <w:marRight w:val="0"/>
              <w:marTop w:val="0"/>
              <w:marBottom w:val="0"/>
              <w:divBdr>
                <w:top w:val="none" w:sz="0" w:space="0" w:color="auto"/>
                <w:left w:val="none" w:sz="0" w:space="0" w:color="auto"/>
                <w:bottom w:val="none" w:sz="0" w:space="0" w:color="auto"/>
                <w:right w:val="none" w:sz="0" w:space="0" w:color="auto"/>
              </w:divBdr>
            </w:div>
            <w:div w:id="1301886498">
              <w:marLeft w:val="0"/>
              <w:marRight w:val="0"/>
              <w:marTop w:val="0"/>
              <w:marBottom w:val="0"/>
              <w:divBdr>
                <w:top w:val="none" w:sz="0" w:space="0" w:color="auto"/>
                <w:left w:val="none" w:sz="0" w:space="0" w:color="auto"/>
                <w:bottom w:val="none" w:sz="0" w:space="0" w:color="auto"/>
                <w:right w:val="none" w:sz="0" w:space="0" w:color="auto"/>
              </w:divBdr>
            </w:div>
            <w:div w:id="1449229488">
              <w:marLeft w:val="0"/>
              <w:marRight w:val="0"/>
              <w:marTop w:val="0"/>
              <w:marBottom w:val="0"/>
              <w:divBdr>
                <w:top w:val="none" w:sz="0" w:space="0" w:color="auto"/>
                <w:left w:val="none" w:sz="0" w:space="0" w:color="auto"/>
                <w:bottom w:val="none" w:sz="0" w:space="0" w:color="auto"/>
                <w:right w:val="none" w:sz="0" w:space="0" w:color="auto"/>
              </w:divBdr>
            </w:div>
            <w:div w:id="1607273528">
              <w:marLeft w:val="0"/>
              <w:marRight w:val="0"/>
              <w:marTop w:val="0"/>
              <w:marBottom w:val="0"/>
              <w:divBdr>
                <w:top w:val="none" w:sz="0" w:space="0" w:color="auto"/>
                <w:left w:val="none" w:sz="0" w:space="0" w:color="auto"/>
                <w:bottom w:val="none" w:sz="0" w:space="0" w:color="auto"/>
                <w:right w:val="none" w:sz="0" w:space="0" w:color="auto"/>
              </w:divBdr>
            </w:div>
            <w:div w:id="1645818306">
              <w:marLeft w:val="0"/>
              <w:marRight w:val="0"/>
              <w:marTop w:val="0"/>
              <w:marBottom w:val="0"/>
              <w:divBdr>
                <w:top w:val="none" w:sz="0" w:space="0" w:color="auto"/>
                <w:left w:val="none" w:sz="0" w:space="0" w:color="auto"/>
                <w:bottom w:val="none" w:sz="0" w:space="0" w:color="auto"/>
                <w:right w:val="none" w:sz="0" w:space="0" w:color="auto"/>
              </w:divBdr>
            </w:div>
            <w:div w:id="1751661057">
              <w:marLeft w:val="0"/>
              <w:marRight w:val="0"/>
              <w:marTop w:val="0"/>
              <w:marBottom w:val="0"/>
              <w:divBdr>
                <w:top w:val="none" w:sz="0" w:space="0" w:color="auto"/>
                <w:left w:val="none" w:sz="0" w:space="0" w:color="auto"/>
                <w:bottom w:val="none" w:sz="0" w:space="0" w:color="auto"/>
                <w:right w:val="none" w:sz="0" w:space="0" w:color="auto"/>
              </w:divBdr>
            </w:div>
          </w:divsChild>
        </w:div>
        <w:div w:id="1239292519">
          <w:marLeft w:val="0"/>
          <w:marRight w:val="0"/>
          <w:marTop w:val="0"/>
          <w:marBottom w:val="0"/>
          <w:divBdr>
            <w:top w:val="none" w:sz="0" w:space="0" w:color="auto"/>
            <w:left w:val="none" w:sz="0" w:space="0" w:color="auto"/>
            <w:bottom w:val="none" w:sz="0" w:space="0" w:color="auto"/>
            <w:right w:val="none" w:sz="0" w:space="0" w:color="auto"/>
          </w:divBdr>
        </w:div>
        <w:div w:id="1295336106">
          <w:marLeft w:val="0"/>
          <w:marRight w:val="0"/>
          <w:marTop w:val="0"/>
          <w:marBottom w:val="0"/>
          <w:divBdr>
            <w:top w:val="none" w:sz="0" w:space="0" w:color="auto"/>
            <w:left w:val="none" w:sz="0" w:space="0" w:color="auto"/>
            <w:bottom w:val="none" w:sz="0" w:space="0" w:color="auto"/>
            <w:right w:val="none" w:sz="0" w:space="0" w:color="auto"/>
          </w:divBdr>
        </w:div>
        <w:div w:id="1296520220">
          <w:marLeft w:val="0"/>
          <w:marRight w:val="0"/>
          <w:marTop w:val="0"/>
          <w:marBottom w:val="0"/>
          <w:divBdr>
            <w:top w:val="none" w:sz="0" w:space="0" w:color="auto"/>
            <w:left w:val="none" w:sz="0" w:space="0" w:color="auto"/>
            <w:bottom w:val="none" w:sz="0" w:space="0" w:color="auto"/>
            <w:right w:val="none" w:sz="0" w:space="0" w:color="auto"/>
          </w:divBdr>
          <w:divsChild>
            <w:div w:id="16276526">
              <w:marLeft w:val="0"/>
              <w:marRight w:val="0"/>
              <w:marTop w:val="0"/>
              <w:marBottom w:val="0"/>
              <w:divBdr>
                <w:top w:val="none" w:sz="0" w:space="0" w:color="auto"/>
                <w:left w:val="none" w:sz="0" w:space="0" w:color="auto"/>
                <w:bottom w:val="none" w:sz="0" w:space="0" w:color="auto"/>
                <w:right w:val="none" w:sz="0" w:space="0" w:color="auto"/>
              </w:divBdr>
            </w:div>
            <w:div w:id="704060814">
              <w:marLeft w:val="0"/>
              <w:marRight w:val="0"/>
              <w:marTop w:val="0"/>
              <w:marBottom w:val="0"/>
              <w:divBdr>
                <w:top w:val="none" w:sz="0" w:space="0" w:color="auto"/>
                <w:left w:val="none" w:sz="0" w:space="0" w:color="auto"/>
                <w:bottom w:val="none" w:sz="0" w:space="0" w:color="auto"/>
                <w:right w:val="none" w:sz="0" w:space="0" w:color="auto"/>
              </w:divBdr>
            </w:div>
            <w:div w:id="1584530176">
              <w:marLeft w:val="0"/>
              <w:marRight w:val="0"/>
              <w:marTop w:val="0"/>
              <w:marBottom w:val="0"/>
              <w:divBdr>
                <w:top w:val="none" w:sz="0" w:space="0" w:color="auto"/>
                <w:left w:val="none" w:sz="0" w:space="0" w:color="auto"/>
                <w:bottom w:val="none" w:sz="0" w:space="0" w:color="auto"/>
                <w:right w:val="none" w:sz="0" w:space="0" w:color="auto"/>
              </w:divBdr>
            </w:div>
          </w:divsChild>
        </w:div>
        <w:div w:id="1327442521">
          <w:marLeft w:val="0"/>
          <w:marRight w:val="0"/>
          <w:marTop w:val="0"/>
          <w:marBottom w:val="0"/>
          <w:divBdr>
            <w:top w:val="none" w:sz="0" w:space="0" w:color="auto"/>
            <w:left w:val="none" w:sz="0" w:space="0" w:color="auto"/>
            <w:bottom w:val="none" w:sz="0" w:space="0" w:color="auto"/>
            <w:right w:val="none" w:sz="0" w:space="0" w:color="auto"/>
          </w:divBdr>
        </w:div>
        <w:div w:id="1343971551">
          <w:marLeft w:val="0"/>
          <w:marRight w:val="0"/>
          <w:marTop w:val="0"/>
          <w:marBottom w:val="0"/>
          <w:divBdr>
            <w:top w:val="none" w:sz="0" w:space="0" w:color="auto"/>
            <w:left w:val="none" w:sz="0" w:space="0" w:color="auto"/>
            <w:bottom w:val="none" w:sz="0" w:space="0" w:color="auto"/>
            <w:right w:val="none" w:sz="0" w:space="0" w:color="auto"/>
          </w:divBdr>
        </w:div>
        <w:div w:id="1359351331">
          <w:marLeft w:val="0"/>
          <w:marRight w:val="0"/>
          <w:marTop w:val="0"/>
          <w:marBottom w:val="0"/>
          <w:divBdr>
            <w:top w:val="none" w:sz="0" w:space="0" w:color="auto"/>
            <w:left w:val="none" w:sz="0" w:space="0" w:color="auto"/>
            <w:bottom w:val="none" w:sz="0" w:space="0" w:color="auto"/>
            <w:right w:val="none" w:sz="0" w:space="0" w:color="auto"/>
          </w:divBdr>
        </w:div>
        <w:div w:id="1362363045">
          <w:marLeft w:val="0"/>
          <w:marRight w:val="0"/>
          <w:marTop w:val="0"/>
          <w:marBottom w:val="0"/>
          <w:divBdr>
            <w:top w:val="none" w:sz="0" w:space="0" w:color="auto"/>
            <w:left w:val="none" w:sz="0" w:space="0" w:color="auto"/>
            <w:bottom w:val="none" w:sz="0" w:space="0" w:color="auto"/>
            <w:right w:val="none" w:sz="0" w:space="0" w:color="auto"/>
          </w:divBdr>
        </w:div>
        <w:div w:id="1364554721">
          <w:marLeft w:val="0"/>
          <w:marRight w:val="0"/>
          <w:marTop w:val="0"/>
          <w:marBottom w:val="0"/>
          <w:divBdr>
            <w:top w:val="none" w:sz="0" w:space="0" w:color="auto"/>
            <w:left w:val="none" w:sz="0" w:space="0" w:color="auto"/>
            <w:bottom w:val="none" w:sz="0" w:space="0" w:color="auto"/>
            <w:right w:val="none" w:sz="0" w:space="0" w:color="auto"/>
          </w:divBdr>
        </w:div>
        <w:div w:id="1364938660">
          <w:marLeft w:val="0"/>
          <w:marRight w:val="0"/>
          <w:marTop w:val="0"/>
          <w:marBottom w:val="0"/>
          <w:divBdr>
            <w:top w:val="none" w:sz="0" w:space="0" w:color="auto"/>
            <w:left w:val="none" w:sz="0" w:space="0" w:color="auto"/>
            <w:bottom w:val="none" w:sz="0" w:space="0" w:color="auto"/>
            <w:right w:val="none" w:sz="0" w:space="0" w:color="auto"/>
          </w:divBdr>
        </w:div>
        <w:div w:id="1371104862">
          <w:marLeft w:val="0"/>
          <w:marRight w:val="0"/>
          <w:marTop w:val="0"/>
          <w:marBottom w:val="0"/>
          <w:divBdr>
            <w:top w:val="none" w:sz="0" w:space="0" w:color="auto"/>
            <w:left w:val="none" w:sz="0" w:space="0" w:color="auto"/>
            <w:bottom w:val="none" w:sz="0" w:space="0" w:color="auto"/>
            <w:right w:val="none" w:sz="0" w:space="0" w:color="auto"/>
          </w:divBdr>
          <w:divsChild>
            <w:div w:id="106780288">
              <w:marLeft w:val="0"/>
              <w:marRight w:val="0"/>
              <w:marTop w:val="0"/>
              <w:marBottom w:val="0"/>
              <w:divBdr>
                <w:top w:val="none" w:sz="0" w:space="0" w:color="auto"/>
                <w:left w:val="none" w:sz="0" w:space="0" w:color="auto"/>
                <w:bottom w:val="none" w:sz="0" w:space="0" w:color="auto"/>
                <w:right w:val="none" w:sz="0" w:space="0" w:color="auto"/>
              </w:divBdr>
            </w:div>
            <w:div w:id="108012709">
              <w:marLeft w:val="0"/>
              <w:marRight w:val="0"/>
              <w:marTop w:val="0"/>
              <w:marBottom w:val="0"/>
              <w:divBdr>
                <w:top w:val="none" w:sz="0" w:space="0" w:color="auto"/>
                <w:left w:val="none" w:sz="0" w:space="0" w:color="auto"/>
                <w:bottom w:val="none" w:sz="0" w:space="0" w:color="auto"/>
                <w:right w:val="none" w:sz="0" w:space="0" w:color="auto"/>
              </w:divBdr>
            </w:div>
            <w:div w:id="125050363">
              <w:marLeft w:val="0"/>
              <w:marRight w:val="0"/>
              <w:marTop w:val="0"/>
              <w:marBottom w:val="0"/>
              <w:divBdr>
                <w:top w:val="none" w:sz="0" w:space="0" w:color="auto"/>
                <w:left w:val="none" w:sz="0" w:space="0" w:color="auto"/>
                <w:bottom w:val="none" w:sz="0" w:space="0" w:color="auto"/>
                <w:right w:val="none" w:sz="0" w:space="0" w:color="auto"/>
              </w:divBdr>
            </w:div>
            <w:div w:id="224219580">
              <w:marLeft w:val="0"/>
              <w:marRight w:val="0"/>
              <w:marTop w:val="0"/>
              <w:marBottom w:val="0"/>
              <w:divBdr>
                <w:top w:val="none" w:sz="0" w:space="0" w:color="auto"/>
                <w:left w:val="none" w:sz="0" w:space="0" w:color="auto"/>
                <w:bottom w:val="none" w:sz="0" w:space="0" w:color="auto"/>
                <w:right w:val="none" w:sz="0" w:space="0" w:color="auto"/>
              </w:divBdr>
            </w:div>
            <w:div w:id="229004526">
              <w:marLeft w:val="0"/>
              <w:marRight w:val="0"/>
              <w:marTop w:val="0"/>
              <w:marBottom w:val="0"/>
              <w:divBdr>
                <w:top w:val="none" w:sz="0" w:space="0" w:color="auto"/>
                <w:left w:val="none" w:sz="0" w:space="0" w:color="auto"/>
                <w:bottom w:val="none" w:sz="0" w:space="0" w:color="auto"/>
                <w:right w:val="none" w:sz="0" w:space="0" w:color="auto"/>
              </w:divBdr>
            </w:div>
            <w:div w:id="485047435">
              <w:marLeft w:val="0"/>
              <w:marRight w:val="0"/>
              <w:marTop w:val="0"/>
              <w:marBottom w:val="0"/>
              <w:divBdr>
                <w:top w:val="none" w:sz="0" w:space="0" w:color="auto"/>
                <w:left w:val="none" w:sz="0" w:space="0" w:color="auto"/>
                <w:bottom w:val="none" w:sz="0" w:space="0" w:color="auto"/>
                <w:right w:val="none" w:sz="0" w:space="0" w:color="auto"/>
              </w:divBdr>
            </w:div>
            <w:div w:id="513374191">
              <w:marLeft w:val="0"/>
              <w:marRight w:val="0"/>
              <w:marTop w:val="0"/>
              <w:marBottom w:val="0"/>
              <w:divBdr>
                <w:top w:val="none" w:sz="0" w:space="0" w:color="auto"/>
                <w:left w:val="none" w:sz="0" w:space="0" w:color="auto"/>
                <w:bottom w:val="none" w:sz="0" w:space="0" w:color="auto"/>
                <w:right w:val="none" w:sz="0" w:space="0" w:color="auto"/>
              </w:divBdr>
            </w:div>
            <w:div w:id="628046833">
              <w:marLeft w:val="0"/>
              <w:marRight w:val="0"/>
              <w:marTop w:val="0"/>
              <w:marBottom w:val="0"/>
              <w:divBdr>
                <w:top w:val="none" w:sz="0" w:space="0" w:color="auto"/>
                <w:left w:val="none" w:sz="0" w:space="0" w:color="auto"/>
                <w:bottom w:val="none" w:sz="0" w:space="0" w:color="auto"/>
                <w:right w:val="none" w:sz="0" w:space="0" w:color="auto"/>
              </w:divBdr>
            </w:div>
            <w:div w:id="665666658">
              <w:marLeft w:val="0"/>
              <w:marRight w:val="0"/>
              <w:marTop w:val="0"/>
              <w:marBottom w:val="0"/>
              <w:divBdr>
                <w:top w:val="none" w:sz="0" w:space="0" w:color="auto"/>
                <w:left w:val="none" w:sz="0" w:space="0" w:color="auto"/>
                <w:bottom w:val="none" w:sz="0" w:space="0" w:color="auto"/>
                <w:right w:val="none" w:sz="0" w:space="0" w:color="auto"/>
              </w:divBdr>
            </w:div>
            <w:div w:id="724572698">
              <w:marLeft w:val="0"/>
              <w:marRight w:val="0"/>
              <w:marTop w:val="0"/>
              <w:marBottom w:val="0"/>
              <w:divBdr>
                <w:top w:val="none" w:sz="0" w:space="0" w:color="auto"/>
                <w:left w:val="none" w:sz="0" w:space="0" w:color="auto"/>
                <w:bottom w:val="none" w:sz="0" w:space="0" w:color="auto"/>
                <w:right w:val="none" w:sz="0" w:space="0" w:color="auto"/>
              </w:divBdr>
            </w:div>
            <w:div w:id="800461191">
              <w:marLeft w:val="0"/>
              <w:marRight w:val="0"/>
              <w:marTop w:val="0"/>
              <w:marBottom w:val="0"/>
              <w:divBdr>
                <w:top w:val="none" w:sz="0" w:space="0" w:color="auto"/>
                <w:left w:val="none" w:sz="0" w:space="0" w:color="auto"/>
                <w:bottom w:val="none" w:sz="0" w:space="0" w:color="auto"/>
                <w:right w:val="none" w:sz="0" w:space="0" w:color="auto"/>
              </w:divBdr>
            </w:div>
            <w:div w:id="826474896">
              <w:marLeft w:val="0"/>
              <w:marRight w:val="0"/>
              <w:marTop w:val="0"/>
              <w:marBottom w:val="0"/>
              <w:divBdr>
                <w:top w:val="none" w:sz="0" w:space="0" w:color="auto"/>
                <w:left w:val="none" w:sz="0" w:space="0" w:color="auto"/>
                <w:bottom w:val="none" w:sz="0" w:space="0" w:color="auto"/>
                <w:right w:val="none" w:sz="0" w:space="0" w:color="auto"/>
              </w:divBdr>
            </w:div>
            <w:div w:id="978416934">
              <w:marLeft w:val="0"/>
              <w:marRight w:val="0"/>
              <w:marTop w:val="0"/>
              <w:marBottom w:val="0"/>
              <w:divBdr>
                <w:top w:val="none" w:sz="0" w:space="0" w:color="auto"/>
                <w:left w:val="none" w:sz="0" w:space="0" w:color="auto"/>
                <w:bottom w:val="none" w:sz="0" w:space="0" w:color="auto"/>
                <w:right w:val="none" w:sz="0" w:space="0" w:color="auto"/>
              </w:divBdr>
            </w:div>
            <w:div w:id="1072892066">
              <w:marLeft w:val="0"/>
              <w:marRight w:val="0"/>
              <w:marTop w:val="0"/>
              <w:marBottom w:val="0"/>
              <w:divBdr>
                <w:top w:val="none" w:sz="0" w:space="0" w:color="auto"/>
                <w:left w:val="none" w:sz="0" w:space="0" w:color="auto"/>
                <w:bottom w:val="none" w:sz="0" w:space="0" w:color="auto"/>
                <w:right w:val="none" w:sz="0" w:space="0" w:color="auto"/>
              </w:divBdr>
            </w:div>
            <w:div w:id="1117791589">
              <w:marLeft w:val="0"/>
              <w:marRight w:val="0"/>
              <w:marTop w:val="0"/>
              <w:marBottom w:val="0"/>
              <w:divBdr>
                <w:top w:val="none" w:sz="0" w:space="0" w:color="auto"/>
                <w:left w:val="none" w:sz="0" w:space="0" w:color="auto"/>
                <w:bottom w:val="none" w:sz="0" w:space="0" w:color="auto"/>
                <w:right w:val="none" w:sz="0" w:space="0" w:color="auto"/>
              </w:divBdr>
            </w:div>
            <w:div w:id="1181165425">
              <w:marLeft w:val="0"/>
              <w:marRight w:val="0"/>
              <w:marTop w:val="0"/>
              <w:marBottom w:val="0"/>
              <w:divBdr>
                <w:top w:val="none" w:sz="0" w:space="0" w:color="auto"/>
                <w:left w:val="none" w:sz="0" w:space="0" w:color="auto"/>
                <w:bottom w:val="none" w:sz="0" w:space="0" w:color="auto"/>
                <w:right w:val="none" w:sz="0" w:space="0" w:color="auto"/>
              </w:divBdr>
            </w:div>
            <w:div w:id="1214580161">
              <w:marLeft w:val="0"/>
              <w:marRight w:val="0"/>
              <w:marTop w:val="0"/>
              <w:marBottom w:val="0"/>
              <w:divBdr>
                <w:top w:val="none" w:sz="0" w:space="0" w:color="auto"/>
                <w:left w:val="none" w:sz="0" w:space="0" w:color="auto"/>
                <w:bottom w:val="none" w:sz="0" w:space="0" w:color="auto"/>
                <w:right w:val="none" w:sz="0" w:space="0" w:color="auto"/>
              </w:divBdr>
            </w:div>
            <w:div w:id="1241603470">
              <w:marLeft w:val="0"/>
              <w:marRight w:val="0"/>
              <w:marTop w:val="0"/>
              <w:marBottom w:val="0"/>
              <w:divBdr>
                <w:top w:val="none" w:sz="0" w:space="0" w:color="auto"/>
                <w:left w:val="none" w:sz="0" w:space="0" w:color="auto"/>
                <w:bottom w:val="none" w:sz="0" w:space="0" w:color="auto"/>
                <w:right w:val="none" w:sz="0" w:space="0" w:color="auto"/>
              </w:divBdr>
            </w:div>
            <w:div w:id="1321235574">
              <w:marLeft w:val="0"/>
              <w:marRight w:val="0"/>
              <w:marTop w:val="0"/>
              <w:marBottom w:val="0"/>
              <w:divBdr>
                <w:top w:val="none" w:sz="0" w:space="0" w:color="auto"/>
                <w:left w:val="none" w:sz="0" w:space="0" w:color="auto"/>
                <w:bottom w:val="none" w:sz="0" w:space="0" w:color="auto"/>
                <w:right w:val="none" w:sz="0" w:space="0" w:color="auto"/>
              </w:divBdr>
            </w:div>
          </w:divsChild>
        </w:div>
        <w:div w:id="1391463277">
          <w:marLeft w:val="0"/>
          <w:marRight w:val="0"/>
          <w:marTop w:val="0"/>
          <w:marBottom w:val="0"/>
          <w:divBdr>
            <w:top w:val="none" w:sz="0" w:space="0" w:color="auto"/>
            <w:left w:val="none" w:sz="0" w:space="0" w:color="auto"/>
            <w:bottom w:val="none" w:sz="0" w:space="0" w:color="auto"/>
            <w:right w:val="none" w:sz="0" w:space="0" w:color="auto"/>
          </w:divBdr>
        </w:div>
        <w:div w:id="1434739284">
          <w:marLeft w:val="0"/>
          <w:marRight w:val="0"/>
          <w:marTop w:val="0"/>
          <w:marBottom w:val="0"/>
          <w:divBdr>
            <w:top w:val="none" w:sz="0" w:space="0" w:color="auto"/>
            <w:left w:val="none" w:sz="0" w:space="0" w:color="auto"/>
            <w:bottom w:val="none" w:sz="0" w:space="0" w:color="auto"/>
            <w:right w:val="none" w:sz="0" w:space="0" w:color="auto"/>
          </w:divBdr>
        </w:div>
        <w:div w:id="1437097607">
          <w:marLeft w:val="0"/>
          <w:marRight w:val="0"/>
          <w:marTop w:val="0"/>
          <w:marBottom w:val="0"/>
          <w:divBdr>
            <w:top w:val="none" w:sz="0" w:space="0" w:color="auto"/>
            <w:left w:val="none" w:sz="0" w:space="0" w:color="auto"/>
            <w:bottom w:val="none" w:sz="0" w:space="0" w:color="auto"/>
            <w:right w:val="none" w:sz="0" w:space="0" w:color="auto"/>
          </w:divBdr>
        </w:div>
        <w:div w:id="1453330465">
          <w:marLeft w:val="0"/>
          <w:marRight w:val="0"/>
          <w:marTop w:val="0"/>
          <w:marBottom w:val="0"/>
          <w:divBdr>
            <w:top w:val="none" w:sz="0" w:space="0" w:color="auto"/>
            <w:left w:val="none" w:sz="0" w:space="0" w:color="auto"/>
            <w:bottom w:val="none" w:sz="0" w:space="0" w:color="auto"/>
            <w:right w:val="none" w:sz="0" w:space="0" w:color="auto"/>
          </w:divBdr>
          <w:divsChild>
            <w:div w:id="51278147">
              <w:marLeft w:val="0"/>
              <w:marRight w:val="0"/>
              <w:marTop w:val="0"/>
              <w:marBottom w:val="0"/>
              <w:divBdr>
                <w:top w:val="none" w:sz="0" w:space="0" w:color="auto"/>
                <w:left w:val="none" w:sz="0" w:space="0" w:color="auto"/>
                <w:bottom w:val="none" w:sz="0" w:space="0" w:color="auto"/>
                <w:right w:val="none" w:sz="0" w:space="0" w:color="auto"/>
              </w:divBdr>
            </w:div>
            <w:div w:id="62988424">
              <w:marLeft w:val="0"/>
              <w:marRight w:val="0"/>
              <w:marTop w:val="0"/>
              <w:marBottom w:val="0"/>
              <w:divBdr>
                <w:top w:val="none" w:sz="0" w:space="0" w:color="auto"/>
                <w:left w:val="none" w:sz="0" w:space="0" w:color="auto"/>
                <w:bottom w:val="none" w:sz="0" w:space="0" w:color="auto"/>
                <w:right w:val="none" w:sz="0" w:space="0" w:color="auto"/>
              </w:divBdr>
            </w:div>
            <w:div w:id="463815673">
              <w:marLeft w:val="0"/>
              <w:marRight w:val="0"/>
              <w:marTop w:val="0"/>
              <w:marBottom w:val="0"/>
              <w:divBdr>
                <w:top w:val="none" w:sz="0" w:space="0" w:color="auto"/>
                <w:left w:val="none" w:sz="0" w:space="0" w:color="auto"/>
                <w:bottom w:val="none" w:sz="0" w:space="0" w:color="auto"/>
                <w:right w:val="none" w:sz="0" w:space="0" w:color="auto"/>
              </w:divBdr>
            </w:div>
            <w:div w:id="563371689">
              <w:marLeft w:val="0"/>
              <w:marRight w:val="0"/>
              <w:marTop w:val="0"/>
              <w:marBottom w:val="0"/>
              <w:divBdr>
                <w:top w:val="none" w:sz="0" w:space="0" w:color="auto"/>
                <w:left w:val="none" w:sz="0" w:space="0" w:color="auto"/>
                <w:bottom w:val="none" w:sz="0" w:space="0" w:color="auto"/>
                <w:right w:val="none" w:sz="0" w:space="0" w:color="auto"/>
              </w:divBdr>
            </w:div>
            <w:div w:id="617373609">
              <w:marLeft w:val="0"/>
              <w:marRight w:val="0"/>
              <w:marTop w:val="0"/>
              <w:marBottom w:val="0"/>
              <w:divBdr>
                <w:top w:val="none" w:sz="0" w:space="0" w:color="auto"/>
                <w:left w:val="none" w:sz="0" w:space="0" w:color="auto"/>
                <w:bottom w:val="none" w:sz="0" w:space="0" w:color="auto"/>
                <w:right w:val="none" w:sz="0" w:space="0" w:color="auto"/>
              </w:divBdr>
            </w:div>
            <w:div w:id="738796298">
              <w:marLeft w:val="0"/>
              <w:marRight w:val="0"/>
              <w:marTop w:val="0"/>
              <w:marBottom w:val="0"/>
              <w:divBdr>
                <w:top w:val="none" w:sz="0" w:space="0" w:color="auto"/>
                <w:left w:val="none" w:sz="0" w:space="0" w:color="auto"/>
                <w:bottom w:val="none" w:sz="0" w:space="0" w:color="auto"/>
                <w:right w:val="none" w:sz="0" w:space="0" w:color="auto"/>
              </w:divBdr>
            </w:div>
            <w:div w:id="902519193">
              <w:marLeft w:val="0"/>
              <w:marRight w:val="0"/>
              <w:marTop w:val="0"/>
              <w:marBottom w:val="0"/>
              <w:divBdr>
                <w:top w:val="none" w:sz="0" w:space="0" w:color="auto"/>
                <w:left w:val="none" w:sz="0" w:space="0" w:color="auto"/>
                <w:bottom w:val="none" w:sz="0" w:space="0" w:color="auto"/>
                <w:right w:val="none" w:sz="0" w:space="0" w:color="auto"/>
              </w:divBdr>
            </w:div>
            <w:div w:id="945969201">
              <w:marLeft w:val="0"/>
              <w:marRight w:val="0"/>
              <w:marTop w:val="0"/>
              <w:marBottom w:val="0"/>
              <w:divBdr>
                <w:top w:val="none" w:sz="0" w:space="0" w:color="auto"/>
                <w:left w:val="none" w:sz="0" w:space="0" w:color="auto"/>
                <w:bottom w:val="none" w:sz="0" w:space="0" w:color="auto"/>
                <w:right w:val="none" w:sz="0" w:space="0" w:color="auto"/>
              </w:divBdr>
            </w:div>
            <w:div w:id="1057899856">
              <w:marLeft w:val="0"/>
              <w:marRight w:val="0"/>
              <w:marTop w:val="0"/>
              <w:marBottom w:val="0"/>
              <w:divBdr>
                <w:top w:val="none" w:sz="0" w:space="0" w:color="auto"/>
                <w:left w:val="none" w:sz="0" w:space="0" w:color="auto"/>
                <w:bottom w:val="none" w:sz="0" w:space="0" w:color="auto"/>
                <w:right w:val="none" w:sz="0" w:space="0" w:color="auto"/>
              </w:divBdr>
            </w:div>
            <w:div w:id="1150828264">
              <w:marLeft w:val="0"/>
              <w:marRight w:val="0"/>
              <w:marTop w:val="0"/>
              <w:marBottom w:val="0"/>
              <w:divBdr>
                <w:top w:val="none" w:sz="0" w:space="0" w:color="auto"/>
                <w:left w:val="none" w:sz="0" w:space="0" w:color="auto"/>
                <w:bottom w:val="none" w:sz="0" w:space="0" w:color="auto"/>
                <w:right w:val="none" w:sz="0" w:space="0" w:color="auto"/>
              </w:divBdr>
            </w:div>
            <w:div w:id="1329409202">
              <w:marLeft w:val="0"/>
              <w:marRight w:val="0"/>
              <w:marTop w:val="0"/>
              <w:marBottom w:val="0"/>
              <w:divBdr>
                <w:top w:val="none" w:sz="0" w:space="0" w:color="auto"/>
                <w:left w:val="none" w:sz="0" w:space="0" w:color="auto"/>
                <w:bottom w:val="none" w:sz="0" w:space="0" w:color="auto"/>
                <w:right w:val="none" w:sz="0" w:space="0" w:color="auto"/>
              </w:divBdr>
            </w:div>
            <w:div w:id="1445878120">
              <w:marLeft w:val="0"/>
              <w:marRight w:val="0"/>
              <w:marTop w:val="0"/>
              <w:marBottom w:val="0"/>
              <w:divBdr>
                <w:top w:val="none" w:sz="0" w:space="0" w:color="auto"/>
                <w:left w:val="none" w:sz="0" w:space="0" w:color="auto"/>
                <w:bottom w:val="none" w:sz="0" w:space="0" w:color="auto"/>
                <w:right w:val="none" w:sz="0" w:space="0" w:color="auto"/>
              </w:divBdr>
            </w:div>
            <w:div w:id="1575622438">
              <w:marLeft w:val="0"/>
              <w:marRight w:val="0"/>
              <w:marTop w:val="0"/>
              <w:marBottom w:val="0"/>
              <w:divBdr>
                <w:top w:val="none" w:sz="0" w:space="0" w:color="auto"/>
                <w:left w:val="none" w:sz="0" w:space="0" w:color="auto"/>
                <w:bottom w:val="none" w:sz="0" w:space="0" w:color="auto"/>
                <w:right w:val="none" w:sz="0" w:space="0" w:color="auto"/>
              </w:divBdr>
            </w:div>
            <w:div w:id="1583877567">
              <w:marLeft w:val="0"/>
              <w:marRight w:val="0"/>
              <w:marTop w:val="0"/>
              <w:marBottom w:val="0"/>
              <w:divBdr>
                <w:top w:val="none" w:sz="0" w:space="0" w:color="auto"/>
                <w:left w:val="none" w:sz="0" w:space="0" w:color="auto"/>
                <w:bottom w:val="none" w:sz="0" w:space="0" w:color="auto"/>
                <w:right w:val="none" w:sz="0" w:space="0" w:color="auto"/>
              </w:divBdr>
            </w:div>
            <w:div w:id="1734158820">
              <w:marLeft w:val="0"/>
              <w:marRight w:val="0"/>
              <w:marTop w:val="0"/>
              <w:marBottom w:val="0"/>
              <w:divBdr>
                <w:top w:val="none" w:sz="0" w:space="0" w:color="auto"/>
                <w:left w:val="none" w:sz="0" w:space="0" w:color="auto"/>
                <w:bottom w:val="none" w:sz="0" w:space="0" w:color="auto"/>
                <w:right w:val="none" w:sz="0" w:space="0" w:color="auto"/>
              </w:divBdr>
            </w:div>
            <w:div w:id="1734768002">
              <w:marLeft w:val="0"/>
              <w:marRight w:val="0"/>
              <w:marTop w:val="0"/>
              <w:marBottom w:val="0"/>
              <w:divBdr>
                <w:top w:val="none" w:sz="0" w:space="0" w:color="auto"/>
                <w:left w:val="none" w:sz="0" w:space="0" w:color="auto"/>
                <w:bottom w:val="none" w:sz="0" w:space="0" w:color="auto"/>
                <w:right w:val="none" w:sz="0" w:space="0" w:color="auto"/>
              </w:divBdr>
            </w:div>
          </w:divsChild>
        </w:div>
        <w:div w:id="1476726759">
          <w:marLeft w:val="0"/>
          <w:marRight w:val="0"/>
          <w:marTop w:val="0"/>
          <w:marBottom w:val="0"/>
          <w:divBdr>
            <w:top w:val="none" w:sz="0" w:space="0" w:color="auto"/>
            <w:left w:val="none" w:sz="0" w:space="0" w:color="auto"/>
            <w:bottom w:val="none" w:sz="0" w:space="0" w:color="auto"/>
            <w:right w:val="none" w:sz="0" w:space="0" w:color="auto"/>
          </w:divBdr>
        </w:div>
        <w:div w:id="1499922917">
          <w:marLeft w:val="0"/>
          <w:marRight w:val="0"/>
          <w:marTop w:val="0"/>
          <w:marBottom w:val="0"/>
          <w:divBdr>
            <w:top w:val="none" w:sz="0" w:space="0" w:color="auto"/>
            <w:left w:val="none" w:sz="0" w:space="0" w:color="auto"/>
            <w:bottom w:val="none" w:sz="0" w:space="0" w:color="auto"/>
            <w:right w:val="none" w:sz="0" w:space="0" w:color="auto"/>
          </w:divBdr>
        </w:div>
        <w:div w:id="1512987329">
          <w:marLeft w:val="0"/>
          <w:marRight w:val="0"/>
          <w:marTop w:val="0"/>
          <w:marBottom w:val="0"/>
          <w:divBdr>
            <w:top w:val="none" w:sz="0" w:space="0" w:color="auto"/>
            <w:left w:val="none" w:sz="0" w:space="0" w:color="auto"/>
            <w:bottom w:val="none" w:sz="0" w:space="0" w:color="auto"/>
            <w:right w:val="none" w:sz="0" w:space="0" w:color="auto"/>
          </w:divBdr>
        </w:div>
        <w:div w:id="1528987221">
          <w:marLeft w:val="0"/>
          <w:marRight w:val="0"/>
          <w:marTop w:val="0"/>
          <w:marBottom w:val="0"/>
          <w:divBdr>
            <w:top w:val="none" w:sz="0" w:space="0" w:color="auto"/>
            <w:left w:val="none" w:sz="0" w:space="0" w:color="auto"/>
            <w:bottom w:val="none" w:sz="0" w:space="0" w:color="auto"/>
            <w:right w:val="none" w:sz="0" w:space="0" w:color="auto"/>
          </w:divBdr>
        </w:div>
        <w:div w:id="1542859486">
          <w:marLeft w:val="0"/>
          <w:marRight w:val="0"/>
          <w:marTop w:val="0"/>
          <w:marBottom w:val="0"/>
          <w:divBdr>
            <w:top w:val="none" w:sz="0" w:space="0" w:color="auto"/>
            <w:left w:val="none" w:sz="0" w:space="0" w:color="auto"/>
            <w:bottom w:val="none" w:sz="0" w:space="0" w:color="auto"/>
            <w:right w:val="none" w:sz="0" w:space="0" w:color="auto"/>
          </w:divBdr>
          <w:divsChild>
            <w:div w:id="112359663">
              <w:marLeft w:val="0"/>
              <w:marRight w:val="0"/>
              <w:marTop w:val="0"/>
              <w:marBottom w:val="0"/>
              <w:divBdr>
                <w:top w:val="none" w:sz="0" w:space="0" w:color="auto"/>
                <w:left w:val="none" w:sz="0" w:space="0" w:color="auto"/>
                <w:bottom w:val="none" w:sz="0" w:space="0" w:color="auto"/>
                <w:right w:val="none" w:sz="0" w:space="0" w:color="auto"/>
              </w:divBdr>
            </w:div>
            <w:div w:id="140583133">
              <w:marLeft w:val="0"/>
              <w:marRight w:val="0"/>
              <w:marTop w:val="0"/>
              <w:marBottom w:val="0"/>
              <w:divBdr>
                <w:top w:val="none" w:sz="0" w:space="0" w:color="auto"/>
                <w:left w:val="none" w:sz="0" w:space="0" w:color="auto"/>
                <w:bottom w:val="none" w:sz="0" w:space="0" w:color="auto"/>
                <w:right w:val="none" w:sz="0" w:space="0" w:color="auto"/>
              </w:divBdr>
            </w:div>
            <w:div w:id="376438881">
              <w:marLeft w:val="0"/>
              <w:marRight w:val="0"/>
              <w:marTop w:val="0"/>
              <w:marBottom w:val="0"/>
              <w:divBdr>
                <w:top w:val="none" w:sz="0" w:space="0" w:color="auto"/>
                <w:left w:val="none" w:sz="0" w:space="0" w:color="auto"/>
                <w:bottom w:val="none" w:sz="0" w:space="0" w:color="auto"/>
                <w:right w:val="none" w:sz="0" w:space="0" w:color="auto"/>
              </w:divBdr>
            </w:div>
            <w:div w:id="559748651">
              <w:marLeft w:val="0"/>
              <w:marRight w:val="0"/>
              <w:marTop w:val="0"/>
              <w:marBottom w:val="0"/>
              <w:divBdr>
                <w:top w:val="none" w:sz="0" w:space="0" w:color="auto"/>
                <w:left w:val="none" w:sz="0" w:space="0" w:color="auto"/>
                <w:bottom w:val="none" w:sz="0" w:space="0" w:color="auto"/>
                <w:right w:val="none" w:sz="0" w:space="0" w:color="auto"/>
              </w:divBdr>
            </w:div>
            <w:div w:id="646738093">
              <w:marLeft w:val="0"/>
              <w:marRight w:val="0"/>
              <w:marTop w:val="0"/>
              <w:marBottom w:val="0"/>
              <w:divBdr>
                <w:top w:val="none" w:sz="0" w:space="0" w:color="auto"/>
                <w:left w:val="none" w:sz="0" w:space="0" w:color="auto"/>
                <w:bottom w:val="none" w:sz="0" w:space="0" w:color="auto"/>
                <w:right w:val="none" w:sz="0" w:space="0" w:color="auto"/>
              </w:divBdr>
            </w:div>
            <w:div w:id="664864594">
              <w:marLeft w:val="0"/>
              <w:marRight w:val="0"/>
              <w:marTop w:val="0"/>
              <w:marBottom w:val="0"/>
              <w:divBdr>
                <w:top w:val="none" w:sz="0" w:space="0" w:color="auto"/>
                <w:left w:val="none" w:sz="0" w:space="0" w:color="auto"/>
                <w:bottom w:val="none" w:sz="0" w:space="0" w:color="auto"/>
                <w:right w:val="none" w:sz="0" w:space="0" w:color="auto"/>
              </w:divBdr>
            </w:div>
            <w:div w:id="754741922">
              <w:marLeft w:val="0"/>
              <w:marRight w:val="0"/>
              <w:marTop w:val="0"/>
              <w:marBottom w:val="0"/>
              <w:divBdr>
                <w:top w:val="none" w:sz="0" w:space="0" w:color="auto"/>
                <w:left w:val="none" w:sz="0" w:space="0" w:color="auto"/>
                <w:bottom w:val="none" w:sz="0" w:space="0" w:color="auto"/>
                <w:right w:val="none" w:sz="0" w:space="0" w:color="auto"/>
              </w:divBdr>
            </w:div>
            <w:div w:id="844327090">
              <w:marLeft w:val="0"/>
              <w:marRight w:val="0"/>
              <w:marTop w:val="0"/>
              <w:marBottom w:val="0"/>
              <w:divBdr>
                <w:top w:val="none" w:sz="0" w:space="0" w:color="auto"/>
                <w:left w:val="none" w:sz="0" w:space="0" w:color="auto"/>
                <w:bottom w:val="none" w:sz="0" w:space="0" w:color="auto"/>
                <w:right w:val="none" w:sz="0" w:space="0" w:color="auto"/>
              </w:divBdr>
            </w:div>
            <w:div w:id="860166690">
              <w:marLeft w:val="0"/>
              <w:marRight w:val="0"/>
              <w:marTop w:val="0"/>
              <w:marBottom w:val="0"/>
              <w:divBdr>
                <w:top w:val="none" w:sz="0" w:space="0" w:color="auto"/>
                <w:left w:val="none" w:sz="0" w:space="0" w:color="auto"/>
                <w:bottom w:val="none" w:sz="0" w:space="0" w:color="auto"/>
                <w:right w:val="none" w:sz="0" w:space="0" w:color="auto"/>
              </w:divBdr>
            </w:div>
            <w:div w:id="863136711">
              <w:marLeft w:val="0"/>
              <w:marRight w:val="0"/>
              <w:marTop w:val="0"/>
              <w:marBottom w:val="0"/>
              <w:divBdr>
                <w:top w:val="none" w:sz="0" w:space="0" w:color="auto"/>
                <w:left w:val="none" w:sz="0" w:space="0" w:color="auto"/>
                <w:bottom w:val="none" w:sz="0" w:space="0" w:color="auto"/>
                <w:right w:val="none" w:sz="0" w:space="0" w:color="auto"/>
              </w:divBdr>
            </w:div>
            <w:div w:id="890700785">
              <w:marLeft w:val="0"/>
              <w:marRight w:val="0"/>
              <w:marTop w:val="0"/>
              <w:marBottom w:val="0"/>
              <w:divBdr>
                <w:top w:val="none" w:sz="0" w:space="0" w:color="auto"/>
                <w:left w:val="none" w:sz="0" w:space="0" w:color="auto"/>
                <w:bottom w:val="none" w:sz="0" w:space="0" w:color="auto"/>
                <w:right w:val="none" w:sz="0" w:space="0" w:color="auto"/>
              </w:divBdr>
            </w:div>
            <w:div w:id="1085609029">
              <w:marLeft w:val="0"/>
              <w:marRight w:val="0"/>
              <w:marTop w:val="0"/>
              <w:marBottom w:val="0"/>
              <w:divBdr>
                <w:top w:val="none" w:sz="0" w:space="0" w:color="auto"/>
                <w:left w:val="none" w:sz="0" w:space="0" w:color="auto"/>
                <w:bottom w:val="none" w:sz="0" w:space="0" w:color="auto"/>
                <w:right w:val="none" w:sz="0" w:space="0" w:color="auto"/>
              </w:divBdr>
            </w:div>
            <w:div w:id="1127968445">
              <w:marLeft w:val="0"/>
              <w:marRight w:val="0"/>
              <w:marTop w:val="0"/>
              <w:marBottom w:val="0"/>
              <w:divBdr>
                <w:top w:val="none" w:sz="0" w:space="0" w:color="auto"/>
                <w:left w:val="none" w:sz="0" w:space="0" w:color="auto"/>
                <w:bottom w:val="none" w:sz="0" w:space="0" w:color="auto"/>
                <w:right w:val="none" w:sz="0" w:space="0" w:color="auto"/>
              </w:divBdr>
            </w:div>
            <w:div w:id="1345667705">
              <w:marLeft w:val="0"/>
              <w:marRight w:val="0"/>
              <w:marTop w:val="0"/>
              <w:marBottom w:val="0"/>
              <w:divBdr>
                <w:top w:val="none" w:sz="0" w:space="0" w:color="auto"/>
                <w:left w:val="none" w:sz="0" w:space="0" w:color="auto"/>
                <w:bottom w:val="none" w:sz="0" w:space="0" w:color="auto"/>
                <w:right w:val="none" w:sz="0" w:space="0" w:color="auto"/>
              </w:divBdr>
            </w:div>
            <w:div w:id="1350640205">
              <w:marLeft w:val="0"/>
              <w:marRight w:val="0"/>
              <w:marTop w:val="0"/>
              <w:marBottom w:val="0"/>
              <w:divBdr>
                <w:top w:val="none" w:sz="0" w:space="0" w:color="auto"/>
                <w:left w:val="none" w:sz="0" w:space="0" w:color="auto"/>
                <w:bottom w:val="none" w:sz="0" w:space="0" w:color="auto"/>
                <w:right w:val="none" w:sz="0" w:space="0" w:color="auto"/>
              </w:divBdr>
            </w:div>
            <w:div w:id="1397899101">
              <w:marLeft w:val="0"/>
              <w:marRight w:val="0"/>
              <w:marTop w:val="0"/>
              <w:marBottom w:val="0"/>
              <w:divBdr>
                <w:top w:val="none" w:sz="0" w:space="0" w:color="auto"/>
                <w:left w:val="none" w:sz="0" w:space="0" w:color="auto"/>
                <w:bottom w:val="none" w:sz="0" w:space="0" w:color="auto"/>
                <w:right w:val="none" w:sz="0" w:space="0" w:color="auto"/>
              </w:divBdr>
            </w:div>
          </w:divsChild>
        </w:div>
        <w:div w:id="1545827429">
          <w:marLeft w:val="0"/>
          <w:marRight w:val="0"/>
          <w:marTop w:val="0"/>
          <w:marBottom w:val="0"/>
          <w:divBdr>
            <w:top w:val="none" w:sz="0" w:space="0" w:color="auto"/>
            <w:left w:val="none" w:sz="0" w:space="0" w:color="auto"/>
            <w:bottom w:val="none" w:sz="0" w:space="0" w:color="auto"/>
            <w:right w:val="none" w:sz="0" w:space="0" w:color="auto"/>
          </w:divBdr>
        </w:div>
        <w:div w:id="1574000007">
          <w:marLeft w:val="0"/>
          <w:marRight w:val="0"/>
          <w:marTop w:val="0"/>
          <w:marBottom w:val="0"/>
          <w:divBdr>
            <w:top w:val="none" w:sz="0" w:space="0" w:color="auto"/>
            <w:left w:val="none" w:sz="0" w:space="0" w:color="auto"/>
            <w:bottom w:val="none" w:sz="0" w:space="0" w:color="auto"/>
            <w:right w:val="none" w:sz="0" w:space="0" w:color="auto"/>
          </w:divBdr>
          <w:divsChild>
            <w:div w:id="52974952">
              <w:marLeft w:val="0"/>
              <w:marRight w:val="0"/>
              <w:marTop w:val="0"/>
              <w:marBottom w:val="0"/>
              <w:divBdr>
                <w:top w:val="none" w:sz="0" w:space="0" w:color="auto"/>
                <w:left w:val="none" w:sz="0" w:space="0" w:color="auto"/>
                <w:bottom w:val="none" w:sz="0" w:space="0" w:color="auto"/>
                <w:right w:val="none" w:sz="0" w:space="0" w:color="auto"/>
              </w:divBdr>
            </w:div>
            <w:div w:id="348455172">
              <w:marLeft w:val="0"/>
              <w:marRight w:val="0"/>
              <w:marTop w:val="0"/>
              <w:marBottom w:val="0"/>
              <w:divBdr>
                <w:top w:val="none" w:sz="0" w:space="0" w:color="auto"/>
                <w:left w:val="none" w:sz="0" w:space="0" w:color="auto"/>
                <w:bottom w:val="none" w:sz="0" w:space="0" w:color="auto"/>
                <w:right w:val="none" w:sz="0" w:space="0" w:color="auto"/>
              </w:divBdr>
            </w:div>
            <w:div w:id="513346279">
              <w:marLeft w:val="0"/>
              <w:marRight w:val="0"/>
              <w:marTop w:val="0"/>
              <w:marBottom w:val="0"/>
              <w:divBdr>
                <w:top w:val="none" w:sz="0" w:space="0" w:color="auto"/>
                <w:left w:val="none" w:sz="0" w:space="0" w:color="auto"/>
                <w:bottom w:val="none" w:sz="0" w:space="0" w:color="auto"/>
                <w:right w:val="none" w:sz="0" w:space="0" w:color="auto"/>
              </w:divBdr>
            </w:div>
            <w:div w:id="669793705">
              <w:marLeft w:val="0"/>
              <w:marRight w:val="0"/>
              <w:marTop w:val="0"/>
              <w:marBottom w:val="0"/>
              <w:divBdr>
                <w:top w:val="none" w:sz="0" w:space="0" w:color="auto"/>
                <w:left w:val="none" w:sz="0" w:space="0" w:color="auto"/>
                <w:bottom w:val="none" w:sz="0" w:space="0" w:color="auto"/>
                <w:right w:val="none" w:sz="0" w:space="0" w:color="auto"/>
              </w:divBdr>
            </w:div>
            <w:div w:id="745034975">
              <w:marLeft w:val="0"/>
              <w:marRight w:val="0"/>
              <w:marTop w:val="0"/>
              <w:marBottom w:val="0"/>
              <w:divBdr>
                <w:top w:val="none" w:sz="0" w:space="0" w:color="auto"/>
                <w:left w:val="none" w:sz="0" w:space="0" w:color="auto"/>
                <w:bottom w:val="none" w:sz="0" w:space="0" w:color="auto"/>
                <w:right w:val="none" w:sz="0" w:space="0" w:color="auto"/>
              </w:divBdr>
            </w:div>
            <w:div w:id="871770834">
              <w:marLeft w:val="0"/>
              <w:marRight w:val="0"/>
              <w:marTop w:val="0"/>
              <w:marBottom w:val="0"/>
              <w:divBdr>
                <w:top w:val="none" w:sz="0" w:space="0" w:color="auto"/>
                <w:left w:val="none" w:sz="0" w:space="0" w:color="auto"/>
                <w:bottom w:val="none" w:sz="0" w:space="0" w:color="auto"/>
                <w:right w:val="none" w:sz="0" w:space="0" w:color="auto"/>
              </w:divBdr>
            </w:div>
            <w:div w:id="906233190">
              <w:marLeft w:val="0"/>
              <w:marRight w:val="0"/>
              <w:marTop w:val="0"/>
              <w:marBottom w:val="0"/>
              <w:divBdr>
                <w:top w:val="none" w:sz="0" w:space="0" w:color="auto"/>
                <w:left w:val="none" w:sz="0" w:space="0" w:color="auto"/>
                <w:bottom w:val="none" w:sz="0" w:space="0" w:color="auto"/>
                <w:right w:val="none" w:sz="0" w:space="0" w:color="auto"/>
              </w:divBdr>
            </w:div>
            <w:div w:id="930426998">
              <w:marLeft w:val="0"/>
              <w:marRight w:val="0"/>
              <w:marTop w:val="0"/>
              <w:marBottom w:val="0"/>
              <w:divBdr>
                <w:top w:val="none" w:sz="0" w:space="0" w:color="auto"/>
                <w:left w:val="none" w:sz="0" w:space="0" w:color="auto"/>
                <w:bottom w:val="none" w:sz="0" w:space="0" w:color="auto"/>
                <w:right w:val="none" w:sz="0" w:space="0" w:color="auto"/>
              </w:divBdr>
            </w:div>
            <w:div w:id="1026441387">
              <w:marLeft w:val="0"/>
              <w:marRight w:val="0"/>
              <w:marTop w:val="0"/>
              <w:marBottom w:val="0"/>
              <w:divBdr>
                <w:top w:val="none" w:sz="0" w:space="0" w:color="auto"/>
                <w:left w:val="none" w:sz="0" w:space="0" w:color="auto"/>
                <w:bottom w:val="none" w:sz="0" w:space="0" w:color="auto"/>
                <w:right w:val="none" w:sz="0" w:space="0" w:color="auto"/>
              </w:divBdr>
            </w:div>
            <w:div w:id="1029799175">
              <w:marLeft w:val="0"/>
              <w:marRight w:val="0"/>
              <w:marTop w:val="0"/>
              <w:marBottom w:val="0"/>
              <w:divBdr>
                <w:top w:val="none" w:sz="0" w:space="0" w:color="auto"/>
                <w:left w:val="none" w:sz="0" w:space="0" w:color="auto"/>
                <w:bottom w:val="none" w:sz="0" w:space="0" w:color="auto"/>
                <w:right w:val="none" w:sz="0" w:space="0" w:color="auto"/>
              </w:divBdr>
            </w:div>
            <w:div w:id="1069427489">
              <w:marLeft w:val="0"/>
              <w:marRight w:val="0"/>
              <w:marTop w:val="0"/>
              <w:marBottom w:val="0"/>
              <w:divBdr>
                <w:top w:val="none" w:sz="0" w:space="0" w:color="auto"/>
                <w:left w:val="none" w:sz="0" w:space="0" w:color="auto"/>
                <w:bottom w:val="none" w:sz="0" w:space="0" w:color="auto"/>
                <w:right w:val="none" w:sz="0" w:space="0" w:color="auto"/>
              </w:divBdr>
            </w:div>
            <w:div w:id="1091586888">
              <w:marLeft w:val="0"/>
              <w:marRight w:val="0"/>
              <w:marTop w:val="0"/>
              <w:marBottom w:val="0"/>
              <w:divBdr>
                <w:top w:val="none" w:sz="0" w:space="0" w:color="auto"/>
                <w:left w:val="none" w:sz="0" w:space="0" w:color="auto"/>
                <w:bottom w:val="none" w:sz="0" w:space="0" w:color="auto"/>
                <w:right w:val="none" w:sz="0" w:space="0" w:color="auto"/>
              </w:divBdr>
            </w:div>
            <w:div w:id="1336567266">
              <w:marLeft w:val="0"/>
              <w:marRight w:val="0"/>
              <w:marTop w:val="0"/>
              <w:marBottom w:val="0"/>
              <w:divBdr>
                <w:top w:val="none" w:sz="0" w:space="0" w:color="auto"/>
                <w:left w:val="none" w:sz="0" w:space="0" w:color="auto"/>
                <w:bottom w:val="none" w:sz="0" w:space="0" w:color="auto"/>
                <w:right w:val="none" w:sz="0" w:space="0" w:color="auto"/>
              </w:divBdr>
            </w:div>
          </w:divsChild>
        </w:div>
        <w:div w:id="1583023582">
          <w:marLeft w:val="0"/>
          <w:marRight w:val="0"/>
          <w:marTop w:val="0"/>
          <w:marBottom w:val="0"/>
          <w:divBdr>
            <w:top w:val="none" w:sz="0" w:space="0" w:color="auto"/>
            <w:left w:val="none" w:sz="0" w:space="0" w:color="auto"/>
            <w:bottom w:val="none" w:sz="0" w:space="0" w:color="auto"/>
            <w:right w:val="none" w:sz="0" w:space="0" w:color="auto"/>
          </w:divBdr>
        </w:div>
        <w:div w:id="1654991312">
          <w:marLeft w:val="0"/>
          <w:marRight w:val="0"/>
          <w:marTop w:val="0"/>
          <w:marBottom w:val="0"/>
          <w:divBdr>
            <w:top w:val="none" w:sz="0" w:space="0" w:color="auto"/>
            <w:left w:val="none" w:sz="0" w:space="0" w:color="auto"/>
            <w:bottom w:val="none" w:sz="0" w:space="0" w:color="auto"/>
            <w:right w:val="none" w:sz="0" w:space="0" w:color="auto"/>
          </w:divBdr>
          <w:divsChild>
            <w:div w:id="813666">
              <w:marLeft w:val="0"/>
              <w:marRight w:val="0"/>
              <w:marTop w:val="0"/>
              <w:marBottom w:val="0"/>
              <w:divBdr>
                <w:top w:val="none" w:sz="0" w:space="0" w:color="auto"/>
                <w:left w:val="none" w:sz="0" w:space="0" w:color="auto"/>
                <w:bottom w:val="none" w:sz="0" w:space="0" w:color="auto"/>
                <w:right w:val="none" w:sz="0" w:space="0" w:color="auto"/>
              </w:divBdr>
            </w:div>
            <w:div w:id="51201161">
              <w:marLeft w:val="0"/>
              <w:marRight w:val="0"/>
              <w:marTop w:val="0"/>
              <w:marBottom w:val="0"/>
              <w:divBdr>
                <w:top w:val="none" w:sz="0" w:space="0" w:color="auto"/>
                <w:left w:val="none" w:sz="0" w:space="0" w:color="auto"/>
                <w:bottom w:val="none" w:sz="0" w:space="0" w:color="auto"/>
                <w:right w:val="none" w:sz="0" w:space="0" w:color="auto"/>
              </w:divBdr>
            </w:div>
            <w:div w:id="383413521">
              <w:marLeft w:val="0"/>
              <w:marRight w:val="0"/>
              <w:marTop w:val="0"/>
              <w:marBottom w:val="0"/>
              <w:divBdr>
                <w:top w:val="none" w:sz="0" w:space="0" w:color="auto"/>
                <w:left w:val="none" w:sz="0" w:space="0" w:color="auto"/>
                <w:bottom w:val="none" w:sz="0" w:space="0" w:color="auto"/>
                <w:right w:val="none" w:sz="0" w:space="0" w:color="auto"/>
              </w:divBdr>
            </w:div>
            <w:div w:id="410351478">
              <w:marLeft w:val="0"/>
              <w:marRight w:val="0"/>
              <w:marTop w:val="0"/>
              <w:marBottom w:val="0"/>
              <w:divBdr>
                <w:top w:val="none" w:sz="0" w:space="0" w:color="auto"/>
                <w:left w:val="none" w:sz="0" w:space="0" w:color="auto"/>
                <w:bottom w:val="none" w:sz="0" w:space="0" w:color="auto"/>
                <w:right w:val="none" w:sz="0" w:space="0" w:color="auto"/>
              </w:divBdr>
            </w:div>
            <w:div w:id="621811754">
              <w:marLeft w:val="0"/>
              <w:marRight w:val="0"/>
              <w:marTop w:val="0"/>
              <w:marBottom w:val="0"/>
              <w:divBdr>
                <w:top w:val="none" w:sz="0" w:space="0" w:color="auto"/>
                <w:left w:val="none" w:sz="0" w:space="0" w:color="auto"/>
                <w:bottom w:val="none" w:sz="0" w:space="0" w:color="auto"/>
                <w:right w:val="none" w:sz="0" w:space="0" w:color="auto"/>
              </w:divBdr>
            </w:div>
            <w:div w:id="684289751">
              <w:marLeft w:val="0"/>
              <w:marRight w:val="0"/>
              <w:marTop w:val="0"/>
              <w:marBottom w:val="0"/>
              <w:divBdr>
                <w:top w:val="none" w:sz="0" w:space="0" w:color="auto"/>
                <w:left w:val="none" w:sz="0" w:space="0" w:color="auto"/>
                <w:bottom w:val="none" w:sz="0" w:space="0" w:color="auto"/>
                <w:right w:val="none" w:sz="0" w:space="0" w:color="auto"/>
              </w:divBdr>
            </w:div>
            <w:div w:id="892304379">
              <w:marLeft w:val="0"/>
              <w:marRight w:val="0"/>
              <w:marTop w:val="0"/>
              <w:marBottom w:val="0"/>
              <w:divBdr>
                <w:top w:val="none" w:sz="0" w:space="0" w:color="auto"/>
                <w:left w:val="none" w:sz="0" w:space="0" w:color="auto"/>
                <w:bottom w:val="none" w:sz="0" w:space="0" w:color="auto"/>
                <w:right w:val="none" w:sz="0" w:space="0" w:color="auto"/>
              </w:divBdr>
            </w:div>
            <w:div w:id="931547791">
              <w:marLeft w:val="0"/>
              <w:marRight w:val="0"/>
              <w:marTop w:val="0"/>
              <w:marBottom w:val="0"/>
              <w:divBdr>
                <w:top w:val="none" w:sz="0" w:space="0" w:color="auto"/>
                <w:left w:val="none" w:sz="0" w:space="0" w:color="auto"/>
                <w:bottom w:val="none" w:sz="0" w:space="0" w:color="auto"/>
                <w:right w:val="none" w:sz="0" w:space="0" w:color="auto"/>
              </w:divBdr>
            </w:div>
            <w:div w:id="1013187653">
              <w:marLeft w:val="0"/>
              <w:marRight w:val="0"/>
              <w:marTop w:val="0"/>
              <w:marBottom w:val="0"/>
              <w:divBdr>
                <w:top w:val="none" w:sz="0" w:space="0" w:color="auto"/>
                <w:left w:val="none" w:sz="0" w:space="0" w:color="auto"/>
                <w:bottom w:val="none" w:sz="0" w:space="0" w:color="auto"/>
                <w:right w:val="none" w:sz="0" w:space="0" w:color="auto"/>
              </w:divBdr>
            </w:div>
            <w:div w:id="1136026527">
              <w:marLeft w:val="0"/>
              <w:marRight w:val="0"/>
              <w:marTop w:val="0"/>
              <w:marBottom w:val="0"/>
              <w:divBdr>
                <w:top w:val="none" w:sz="0" w:space="0" w:color="auto"/>
                <w:left w:val="none" w:sz="0" w:space="0" w:color="auto"/>
                <w:bottom w:val="none" w:sz="0" w:space="0" w:color="auto"/>
                <w:right w:val="none" w:sz="0" w:space="0" w:color="auto"/>
              </w:divBdr>
            </w:div>
            <w:div w:id="1233928685">
              <w:marLeft w:val="0"/>
              <w:marRight w:val="0"/>
              <w:marTop w:val="0"/>
              <w:marBottom w:val="0"/>
              <w:divBdr>
                <w:top w:val="none" w:sz="0" w:space="0" w:color="auto"/>
                <w:left w:val="none" w:sz="0" w:space="0" w:color="auto"/>
                <w:bottom w:val="none" w:sz="0" w:space="0" w:color="auto"/>
                <w:right w:val="none" w:sz="0" w:space="0" w:color="auto"/>
              </w:divBdr>
            </w:div>
            <w:div w:id="1307202313">
              <w:marLeft w:val="0"/>
              <w:marRight w:val="0"/>
              <w:marTop w:val="0"/>
              <w:marBottom w:val="0"/>
              <w:divBdr>
                <w:top w:val="none" w:sz="0" w:space="0" w:color="auto"/>
                <w:left w:val="none" w:sz="0" w:space="0" w:color="auto"/>
                <w:bottom w:val="none" w:sz="0" w:space="0" w:color="auto"/>
                <w:right w:val="none" w:sz="0" w:space="0" w:color="auto"/>
              </w:divBdr>
            </w:div>
            <w:div w:id="1413429168">
              <w:marLeft w:val="0"/>
              <w:marRight w:val="0"/>
              <w:marTop w:val="0"/>
              <w:marBottom w:val="0"/>
              <w:divBdr>
                <w:top w:val="none" w:sz="0" w:space="0" w:color="auto"/>
                <w:left w:val="none" w:sz="0" w:space="0" w:color="auto"/>
                <w:bottom w:val="none" w:sz="0" w:space="0" w:color="auto"/>
                <w:right w:val="none" w:sz="0" w:space="0" w:color="auto"/>
              </w:divBdr>
            </w:div>
            <w:div w:id="1447891844">
              <w:marLeft w:val="0"/>
              <w:marRight w:val="0"/>
              <w:marTop w:val="0"/>
              <w:marBottom w:val="0"/>
              <w:divBdr>
                <w:top w:val="none" w:sz="0" w:space="0" w:color="auto"/>
                <w:left w:val="none" w:sz="0" w:space="0" w:color="auto"/>
                <w:bottom w:val="none" w:sz="0" w:space="0" w:color="auto"/>
                <w:right w:val="none" w:sz="0" w:space="0" w:color="auto"/>
              </w:divBdr>
            </w:div>
            <w:div w:id="1530601978">
              <w:marLeft w:val="0"/>
              <w:marRight w:val="0"/>
              <w:marTop w:val="0"/>
              <w:marBottom w:val="0"/>
              <w:divBdr>
                <w:top w:val="none" w:sz="0" w:space="0" w:color="auto"/>
                <w:left w:val="none" w:sz="0" w:space="0" w:color="auto"/>
                <w:bottom w:val="none" w:sz="0" w:space="0" w:color="auto"/>
                <w:right w:val="none" w:sz="0" w:space="0" w:color="auto"/>
              </w:divBdr>
            </w:div>
            <w:div w:id="1559852928">
              <w:marLeft w:val="0"/>
              <w:marRight w:val="0"/>
              <w:marTop w:val="0"/>
              <w:marBottom w:val="0"/>
              <w:divBdr>
                <w:top w:val="none" w:sz="0" w:space="0" w:color="auto"/>
                <w:left w:val="none" w:sz="0" w:space="0" w:color="auto"/>
                <w:bottom w:val="none" w:sz="0" w:space="0" w:color="auto"/>
                <w:right w:val="none" w:sz="0" w:space="0" w:color="auto"/>
              </w:divBdr>
            </w:div>
            <w:div w:id="1609308654">
              <w:marLeft w:val="0"/>
              <w:marRight w:val="0"/>
              <w:marTop w:val="0"/>
              <w:marBottom w:val="0"/>
              <w:divBdr>
                <w:top w:val="none" w:sz="0" w:space="0" w:color="auto"/>
                <w:left w:val="none" w:sz="0" w:space="0" w:color="auto"/>
                <w:bottom w:val="none" w:sz="0" w:space="0" w:color="auto"/>
                <w:right w:val="none" w:sz="0" w:space="0" w:color="auto"/>
              </w:divBdr>
            </w:div>
            <w:div w:id="1624968027">
              <w:marLeft w:val="0"/>
              <w:marRight w:val="0"/>
              <w:marTop w:val="0"/>
              <w:marBottom w:val="0"/>
              <w:divBdr>
                <w:top w:val="none" w:sz="0" w:space="0" w:color="auto"/>
                <w:left w:val="none" w:sz="0" w:space="0" w:color="auto"/>
                <w:bottom w:val="none" w:sz="0" w:space="0" w:color="auto"/>
                <w:right w:val="none" w:sz="0" w:space="0" w:color="auto"/>
              </w:divBdr>
            </w:div>
            <w:div w:id="1738749792">
              <w:marLeft w:val="0"/>
              <w:marRight w:val="0"/>
              <w:marTop w:val="0"/>
              <w:marBottom w:val="0"/>
              <w:divBdr>
                <w:top w:val="none" w:sz="0" w:space="0" w:color="auto"/>
                <w:left w:val="none" w:sz="0" w:space="0" w:color="auto"/>
                <w:bottom w:val="none" w:sz="0" w:space="0" w:color="auto"/>
                <w:right w:val="none" w:sz="0" w:space="0" w:color="auto"/>
              </w:divBdr>
            </w:div>
          </w:divsChild>
        </w:div>
        <w:div w:id="1658731708">
          <w:marLeft w:val="0"/>
          <w:marRight w:val="0"/>
          <w:marTop w:val="0"/>
          <w:marBottom w:val="0"/>
          <w:divBdr>
            <w:top w:val="none" w:sz="0" w:space="0" w:color="auto"/>
            <w:left w:val="none" w:sz="0" w:space="0" w:color="auto"/>
            <w:bottom w:val="none" w:sz="0" w:space="0" w:color="auto"/>
            <w:right w:val="none" w:sz="0" w:space="0" w:color="auto"/>
          </w:divBdr>
        </w:div>
        <w:div w:id="1691566143">
          <w:marLeft w:val="0"/>
          <w:marRight w:val="0"/>
          <w:marTop w:val="0"/>
          <w:marBottom w:val="0"/>
          <w:divBdr>
            <w:top w:val="none" w:sz="0" w:space="0" w:color="auto"/>
            <w:left w:val="none" w:sz="0" w:space="0" w:color="auto"/>
            <w:bottom w:val="none" w:sz="0" w:space="0" w:color="auto"/>
            <w:right w:val="none" w:sz="0" w:space="0" w:color="auto"/>
          </w:divBdr>
        </w:div>
        <w:div w:id="1701927878">
          <w:marLeft w:val="0"/>
          <w:marRight w:val="0"/>
          <w:marTop w:val="0"/>
          <w:marBottom w:val="0"/>
          <w:divBdr>
            <w:top w:val="none" w:sz="0" w:space="0" w:color="auto"/>
            <w:left w:val="none" w:sz="0" w:space="0" w:color="auto"/>
            <w:bottom w:val="none" w:sz="0" w:space="0" w:color="auto"/>
            <w:right w:val="none" w:sz="0" w:space="0" w:color="auto"/>
          </w:divBdr>
        </w:div>
        <w:div w:id="1704163518">
          <w:marLeft w:val="0"/>
          <w:marRight w:val="0"/>
          <w:marTop w:val="0"/>
          <w:marBottom w:val="0"/>
          <w:divBdr>
            <w:top w:val="none" w:sz="0" w:space="0" w:color="auto"/>
            <w:left w:val="none" w:sz="0" w:space="0" w:color="auto"/>
            <w:bottom w:val="none" w:sz="0" w:space="0" w:color="auto"/>
            <w:right w:val="none" w:sz="0" w:space="0" w:color="auto"/>
          </w:divBdr>
        </w:div>
        <w:div w:id="1707753087">
          <w:marLeft w:val="0"/>
          <w:marRight w:val="0"/>
          <w:marTop w:val="0"/>
          <w:marBottom w:val="0"/>
          <w:divBdr>
            <w:top w:val="none" w:sz="0" w:space="0" w:color="auto"/>
            <w:left w:val="none" w:sz="0" w:space="0" w:color="auto"/>
            <w:bottom w:val="none" w:sz="0" w:space="0" w:color="auto"/>
            <w:right w:val="none" w:sz="0" w:space="0" w:color="auto"/>
          </w:divBdr>
        </w:div>
      </w:divsChild>
    </w:div>
    <w:div w:id="617101627">
      <w:marLeft w:val="640"/>
      <w:marRight w:val="0"/>
      <w:marTop w:val="0"/>
      <w:marBottom w:val="0"/>
      <w:divBdr>
        <w:top w:val="none" w:sz="0" w:space="0" w:color="auto"/>
        <w:left w:val="none" w:sz="0" w:space="0" w:color="auto"/>
        <w:bottom w:val="none" w:sz="0" w:space="0" w:color="auto"/>
        <w:right w:val="none" w:sz="0" w:space="0" w:color="auto"/>
      </w:divBdr>
    </w:div>
    <w:div w:id="617176437">
      <w:marLeft w:val="640"/>
      <w:marRight w:val="0"/>
      <w:marTop w:val="0"/>
      <w:marBottom w:val="0"/>
      <w:divBdr>
        <w:top w:val="none" w:sz="0" w:space="0" w:color="auto"/>
        <w:left w:val="none" w:sz="0" w:space="0" w:color="auto"/>
        <w:bottom w:val="none" w:sz="0" w:space="0" w:color="auto"/>
        <w:right w:val="none" w:sz="0" w:space="0" w:color="auto"/>
      </w:divBdr>
    </w:div>
    <w:div w:id="617177399">
      <w:marLeft w:val="640"/>
      <w:marRight w:val="0"/>
      <w:marTop w:val="0"/>
      <w:marBottom w:val="0"/>
      <w:divBdr>
        <w:top w:val="none" w:sz="0" w:space="0" w:color="auto"/>
        <w:left w:val="none" w:sz="0" w:space="0" w:color="auto"/>
        <w:bottom w:val="none" w:sz="0" w:space="0" w:color="auto"/>
        <w:right w:val="none" w:sz="0" w:space="0" w:color="auto"/>
      </w:divBdr>
    </w:div>
    <w:div w:id="617376530">
      <w:marLeft w:val="640"/>
      <w:marRight w:val="0"/>
      <w:marTop w:val="0"/>
      <w:marBottom w:val="0"/>
      <w:divBdr>
        <w:top w:val="none" w:sz="0" w:space="0" w:color="auto"/>
        <w:left w:val="none" w:sz="0" w:space="0" w:color="auto"/>
        <w:bottom w:val="none" w:sz="0" w:space="0" w:color="auto"/>
        <w:right w:val="none" w:sz="0" w:space="0" w:color="auto"/>
      </w:divBdr>
    </w:div>
    <w:div w:id="617415589">
      <w:marLeft w:val="640"/>
      <w:marRight w:val="0"/>
      <w:marTop w:val="0"/>
      <w:marBottom w:val="0"/>
      <w:divBdr>
        <w:top w:val="none" w:sz="0" w:space="0" w:color="auto"/>
        <w:left w:val="none" w:sz="0" w:space="0" w:color="auto"/>
        <w:bottom w:val="none" w:sz="0" w:space="0" w:color="auto"/>
        <w:right w:val="none" w:sz="0" w:space="0" w:color="auto"/>
      </w:divBdr>
    </w:div>
    <w:div w:id="617419259">
      <w:marLeft w:val="640"/>
      <w:marRight w:val="0"/>
      <w:marTop w:val="0"/>
      <w:marBottom w:val="0"/>
      <w:divBdr>
        <w:top w:val="none" w:sz="0" w:space="0" w:color="auto"/>
        <w:left w:val="none" w:sz="0" w:space="0" w:color="auto"/>
        <w:bottom w:val="none" w:sz="0" w:space="0" w:color="auto"/>
        <w:right w:val="none" w:sz="0" w:space="0" w:color="auto"/>
      </w:divBdr>
    </w:div>
    <w:div w:id="617643605">
      <w:marLeft w:val="640"/>
      <w:marRight w:val="0"/>
      <w:marTop w:val="0"/>
      <w:marBottom w:val="0"/>
      <w:divBdr>
        <w:top w:val="none" w:sz="0" w:space="0" w:color="auto"/>
        <w:left w:val="none" w:sz="0" w:space="0" w:color="auto"/>
        <w:bottom w:val="none" w:sz="0" w:space="0" w:color="auto"/>
        <w:right w:val="none" w:sz="0" w:space="0" w:color="auto"/>
      </w:divBdr>
    </w:div>
    <w:div w:id="617950439">
      <w:marLeft w:val="640"/>
      <w:marRight w:val="0"/>
      <w:marTop w:val="0"/>
      <w:marBottom w:val="0"/>
      <w:divBdr>
        <w:top w:val="none" w:sz="0" w:space="0" w:color="auto"/>
        <w:left w:val="none" w:sz="0" w:space="0" w:color="auto"/>
        <w:bottom w:val="none" w:sz="0" w:space="0" w:color="auto"/>
        <w:right w:val="none" w:sz="0" w:space="0" w:color="auto"/>
      </w:divBdr>
    </w:div>
    <w:div w:id="617956652">
      <w:marLeft w:val="640"/>
      <w:marRight w:val="0"/>
      <w:marTop w:val="0"/>
      <w:marBottom w:val="0"/>
      <w:divBdr>
        <w:top w:val="none" w:sz="0" w:space="0" w:color="auto"/>
        <w:left w:val="none" w:sz="0" w:space="0" w:color="auto"/>
        <w:bottom w:val="none" w:sz="0" w:space="0" w:color="auto"/>
        <w:right w:val="none" w:sz="0" w:space="0" w:color="auto"/>
      </w:divBdr>
    </w:div>
    <w:div w:id="618145831">
      <w:marLeft w:val="640"/>
      <w:marRight w:val="0"/>
      <w:marTop w:val="0"/>
      <w:marBottom w:val="0"/>
      <w:divBdr>
        <w:top w:val="none" w:sz="0" w:space="0" w:color="auto"/>
        <w:left w:val="none" w:sz="0" w:space="0" w:color="auto"/>
        <w:bottom w:val="none" w:sz="0" w:space="0" w:color="auto"/>
        <w:right w:val="none" w:sz="0" w:space="0" w:color="auto"/>
      </w:divBdr>
    </w:div>
    <w:div w:id="618269499">
      <w:marLeft w:val="640"/>
      <w:marRight w:val="0"/>
      <w:marTop w:val="0"/>
      <w:marBottom w:val="0"/>
      <w:divBdr>
        <w:top w:val="none" w:sz="0" w:space="0" w:color="auto"/>
        <w:left w:val="none" w:sz="0" w:space="0" w:color="auto"/>
        <w:bottom w:val="none" w:sz="0" w:space="0" w:color="auto"/>
        <w:right w:val="none" w:sz="0" w:space="0" w:color="auto"/>
      </w:divBdr>
    </w:div>
    <w:div w:id="618295490">
      <w:marLeft w:val="640"/>
      <w:marRight w:val="0"/>
      <w:marTop w:val="0"/>
      <w:marBottom w:val="0"/>
      <w:divBdr>
        <w:top w:val="none" w:sz="0" w:space="0" w:color="auto"/>
        <w:left w:val="none" w:sz="0" w:space="0" w:color="auto"/>
        <w:bottom w:val="none" w:sz="0" w:space="0" w:color="auto"/>
        <w:right w:val="none" w:sz="0" w:space="0" w:color="auto"/>
      </w:divBdr>
    </w:div>
    <w:div w:id="618338932">
      <w:marLeft w:val="640"/>
      <w:marRight w:val="0"/>
      <w:marTop w:val="0"/>
      <w:marBottom w:val="0"/>
      <w:divBdr>
        <w:top w:val="none" w:sz="0" w:space="0" w:color="auto"/>
        <w:left w:val="none" w:sz="0" w:space="0" w:color="auto"/>
        <w:bottom w:val="none" w:sz="0" w:space="0" w:color="auto"/>
        <w:right w:val="none" w:sz="0" w:space="0" w:color="auto"/>
      </w:divBdr>
    </w:div>
    <w:div w:id="618342526">
      <w:marLeft w:val="640"/>
      <w:marRight w:val="0"/>
      <w:marTop w:val="0"/>
      <w:marBottom w:val="0"/>
      <w:divBdr>
        <w:top w:val="none" w:sz="0" w:space="0" w:color="auto"/>
        <w:left w:val="none" w:sz="0" w:space="0" w:color="auto"/>
        <w:bottom w:val="none" w:sz="0" w:space="0" w:color="auto"/>
        <w:right w:val="none" w:sz="0" w:space="0" w:color="auto"/>
      </w:divBdr>
    </w:div>
    <w:div w:id="618410943">
      <w:marLeft w:val="640"/>
      <w:marRight w:val="0"/>
      <w:marTop w:val="0"/>
      <w:marBottom w:val="0"/>
      <w:divBdr>
        <w:top w:val="none" w:sz="0" w:space="0" w:color="auto"/>
        <w:left w:val="none" w:sz="0" w:space="0" w:color="auto"/>
        <w:bottom w:val="none" w:sz="0" w:space="0" w:color="auto"/>
        <w:right w:val="none" w:sz="0" w:space="0" w:color="auto"/>
      </w:divBdr>
    </w:div>
    <w:div w:id="618486359">
      <w:marLeft w:val="640"/>
      <w:marRight w:val="0"/>
      <w:marTop w:val="0"/>
      <w:marBottom w:val="0"/>
      <w:divBdr>
        <w:top w:val="none" w:sz="0" w:space="0" w:color="auto"/>
        <w:left w:val="none" w:sz="0" w:space="0" w:color="auto"/>
        <w:bottom w:val="none" w:sz="0" w:space="0" w:color="auto"/>
        <w:right w:val="none" w:sz="0" w:space="0" w:color="auto"/>
      </w:divBdr>
    </w:div>
    <w:div w:id="618492955">
      <w:marLeft w:val="640"/>
      <w:marRight w:val="0"/>
      <w:marTop w:val="0"/>
      <w:marBottom w:val="0"/>
      <w:divBdr>
        <w:top w:val="none" w:sz="0" w:space="0" w:color="auto"/>
        <w:left w:val="none" w:sz="0" w:space="0" w:color="auto"/>
        <w:bottom w:val="none" w:sz="0" w:space="0" w:color="auto"/>
        <w:right w:val="none" w:sz="0" w:space="0" w:color="auto"/>
      </w:divBdr>
    </w:div>
    <w:div w:id="618493604">
      <w:marLeft w:val="640"/>
      <w:marRight w:val="0"/>
      <w:marTop w:val="0"/>
      <w:marBottom w:val="0"/>
      <w:divBdr>
        <w:top w:val="none" w:sz="0" w:space="0" w:color="auto"/>
        <w:left w:val="none" w:sz="0" w:space="0" w:color="auto"/>
        <w:bottom w:val="none" w:sz="0" w:space="0" w:color="auto"/>
        <w:right w:val="none" w:sz="0" w:space="0" w:color="auto"/>
      </w:divBdr>
    </w:div>
    <w:div w:id="618607807">
      <w:marLeft w:val="640"/>
      <w:marRight w:val="0"/>
      <w:marTop w:val="0"/>
      <w:marBottom w:val="0"/>
      <w:divBdr>
        <w:top w:val="none" w:sz="0" w:space="0" w:color="auto"/>
        <w:left w:val="none" w:sz="0" w:space="0" w:color="auto"/>
        <w:bottom w:val="none" w:sz="0" w:space="0" w:color="auto"/>
        <w:right w:val="none" w:sz="0" w:space="0" w:color="auto"/>
      </w:divBdr>
    </w:div>
    <w:div w:id="618679325">
      <w:marLeft w:val="640"/>
      <w:marRight w:val="0"/>
      <w:marTop w:val="0"/>
      <w:marBottom w:val="0"/>
      <w:divBdr>
        <w:top w:val="none" w:sz="0" w:space="0" w:color="auto"/>
        <w:left w:val="none" w:sz="0" w:space="0" w:color="auto"/>
        <w:bottom w:val="none" w:sz="0" w:space="0" w:color="auto"/>
        <w:right w:val="none" w:sz="0" w:space="0" w:color="auto"/>
      </w:divBdr>
    </w:div>
    <w:div w:id="618681799">
      <w:marLeft w:val="640"/>
      <w:marRight w:val="0"/>
      <w:marTop w:val="0"/>
      <w:marBottom w:val="0"/>
      <w:divBdr>
        <w:top w:val="none" w:sz="0" w:space="0" w:color="auto"/>
        <w:left w:val="none" w:sz="0" w:space="0" w:color="auto"/>
        <w:bottom w:val="none" w:sz="0" w:space="0" w:color="auto"/>
        <w:right w:val="none" w:sz="0" w:space="0" w:color="auto"/>
      </w:divBdr>
    </w:div>
    <w:div w:id="618876857">
      <w:marLeft w:val="640"/>
      <w:marRight w:val="0"/>
      <w:marTop w:val="0"/>
      <w:marBottom w:val="0"/>
      <w:divBdr>
        <w:top w:val="none" w:sz="0" w:space="0" w:color="auto"/>
        <w:left w:val="none" w:sz="0" w:space="0" w:color="auto"/>
        <w:bottom w:val="none" w:sz="0" w:space="0" w:color="auto"/>
        <w:right w:val="none" w:sz="0" w:space="0" w:color="auto"/>
      </w:divBdr>
    </w:div>
    <w:div w:id="618922539">
      <w:marLeft w:val="640"/>
      <w:marRight w:val="0"/>
      <w:marTop w:val="0"/>
      <w:marBottom w:val="0"/>
      <w:divBdr>
        <w:top w:val="none" w:sz="0" w:space="0" w:color="auto"/>
        <w:left w:val="none" w:sz="0" w:space="0" w:color="auto"/>
        <w:bottom w:val="none" w:sz="0" w:space="0" w:color="auto"/>
        <w:right w:val="none" w:sz="0" w:space="0" w:color="auto"/>
      </w:divBdr>
    </w:div>
    <w:div w:id="618923338">
      <w:marLeft w:val="640"/>
      <w:marRight w:val="0"/>
      <w:marTop w:val="0"/>
      <w:marBottom w:val="0"/>
      <w:divBdr>
        <w:top w:val="none" w:sz="0" w:space="0" w:color="auto"/>
        <w:left w:val="none" w:sz="0" w:space="0" w:color="auto"/>
        <w:bottom w:val="none" w:sz="0" w:space="0" w:color="auto"/>
        <w:right w:val="none" w:sz="0" w:space="0" w:color="auto"/>
      </w:divBdr>
    </w:div>
    <w:div w:id="619145462">
      <w:marLeft w:val="640"/>
      <w:marRight w:val="0"/>
      <w:marTop w:val="0"/>
      <w:marBottom w:val="0"/>
      <w:divBdr>
        <w:top w:val="none" w:sz="0" w:space="0" w:color="auto"/>
        <w:left w:val="none" w:sz="0" w:space="0" w:color="auto"/>
        <w:bottom w:val="none" w:sz="0" w:space="0" w:color="auto"/>
        <w:right w:val="none" w:sz="0" w:space="0" w:color="auto"/>
      </w:divBdr>
    </w:div>
    <w:div w:id="619146728">
      <w:marLeft w:val="640"/>
      <w:marRight w:val="0"/>
      <w:marTop w:val="0"/>
      <w:marBottom w:val="0"/>
      <w:divBdr>
        <w:top w:val="none" w:sz="0" w:space="0" w:color="auto"/>
        <w:left w:val="none" w:sz="0" w:space="0" w:color="auto"/>
        <w:bottom w:val="none" w:sz="0" w:space="0" w:color="auto"/>
        <w:right w:val="none" w:sz="0" w:space="0" w:color="auto"/>
      </w:divBdr>
    </w:div>
    <w:div w:id="619147343">
      <w:marLeft w:val="640"/>
      <w:marRight w:val="0"/>
      <w:marTop w:val="0"/>
      <w:marBottom w:val="0"/>
      <w:divBdr>
        <w:top w:val="none" w:sz="0" w:space="0" w:color="auto"/>
        <w:left w:val="none" w:sz="0" w:space="0" w:color="auto"/>
        <w:bottom w:val="none" w:sz="0" w:space="0" w:color="auto"/>
        <w:right w:val="none" w:sz="0" w:space="0" w:color="auto"/>
      </w:divBdr>
    </w:div>
    <w:div w:id="619184707">
      <w:marLeft w:val="640"/>
      <w:marRight w:val="0"/>
      <w:marTop w:val="0"/>
      <w:marBottom w:val="0"/>
      <w:divBdr>
        <w:top w:val="none" w:sz="0" w:space="0" w:color="auto"/>
        <w:left w:val="none" w:sz="0" w:space="0" w:color="auto"/>
        <w:bottom w:val="none" w:sz="0" w:space="0" w:color="auto"/>
        <w:right w:val="none" w:sz="0" w:space="0" w:color="auto"/>
      </w:divBdr>
    </w:div>
    <w:div w:id="619185489">
      <w:marLeft w:val="640"/>
      <w:marRight w:val="0"/>
      <w:marTop w:val="0"/>
      <w:marBottom w:val="0"/>
      <w:divBdr>
        <w:top w:val="none" w:sz="0" w:space="0" w:color="auto"/>
        <w:left w:val="none" w:sz="0" w:space="0" w:color="auto"/>
        <w:bottom w:val="none" w:sz="0" w:space="0" w:color="auto"/>
        <w:right w:val="none" w:sz="0" w:space="0" w:color="auto"/>
      </w:divBdr>
    </w:div>
    <w:div w:id="619186671">
      <w:marLeft w:val="640"/>
      <w:marRight w:val="0"/>
      <w:marTop w:val="0"/>
      <w:marBottom w:val="0"/>
      <w:divBdr>
        <w:top w:val="none" w:sz="0" w:space="0" w:color="auto"/>
        <w:left w:val="none" w:sz="0" w:space="0" w:color="auto"/>
        <w:bottom w:val="none" w:sz="0" w:space="0" w:color="auto"/>
        <w:right w:val="none" w:sz="0" w:space="0" w:color="auto"/>
      </w:divBdr>
    </w:div>
    <w:div w:id="619262329">
      <w:marLeft w:val="640"/>
      <w:marRight w:val="0"/>
      <w:marTop w:val="0"/>
      <w:marBottom w:val="0"/>
      <w:divBdr>
        <w:top w:val="none" w:sz="0" w:space="0" w:color="auto"/>
        <w:left w:val="none" w:sz="0" w:space="0" w:color="auto"/>
        <w:bottom w:val="none" w:sz="0" w:space="0" w:color="auto"/>
        <w:right w:val="none" w:sz="0" w:space="0" w:color="auto"/>
      </w:divBdr>
    </w:div>
    <w:div w:id="619262881">
      <w:marLeft w:val="640"/>
      <w:marRight w:val="0"/>
      <w:marTop w:val="0"/>
      <w:marBottom w:val="0"/>
      <w:divBdr>
        <w:top w:val="none" w:sz="0" w:space="0" w:color="auto"/>
        <w:left w:val="none" w:sz="0" w:space="0" w:color="auto"/>
        <w:bottom w:val="none" w:sz="0" w:space="0" w:color="auto"/>
        <w:right w:val="none" w:sz="0" w:space="0" w:color="auto"/>
      </w:divBdr>
    </w:div>
    <w:div w:id="619267895">
      <w:marLeft w:val="640"/>
      <w:marRight w:val="0"/>
      <w:marTop w:val="0"/>
      <w:marBottom w:val="0"/>
      <w:divBdr>
        <w:top w:val="none" w:sz="0" w:space="0" w:color="auto"/>
        <w:left w:val="none" w:sz="0" w:space="0" w:color="auto"/>
        <w:bottom w:val="none" w:sz="0" w:space="0" w:color="auto"/>
        <w:right w:val="none" w:sz="0" w:space="0" w:color="auto"/>
      </w:divBdr>
    </w:div>
    <w:div w:id="619335010">
      <w:marLeft w:val="640"/>
      <w:marRight w:val="0"/>
      <w:marTop w:val="0"/>
      <w:marBottom w:val="0"/>
      <w:divBdr>
        <w:top w:val="none" w:sz="0" w:space="0" w:color="auto"/>
        <w:left w:val="none" w:sz="0" w:space="0" w:color="auto"/>
        <w:bottom w:val="none" w:sz="0" w:space="0" w:color="auto"/>
        <w:right w:val="none" w:sz="0" w:space="0" w:color="auto"/>
      </w:divBdr>
    </w:div>
    <w:div w:id="619381374">
      <w:marLeft w:val="640"/>
      <w:marRight w:val="0"/>
      <w:marTop w:val="0"/>
      <w:marBottom w:val="0"/>
      <w:divBdr>
        <w:top w:val="none" w:sz="0" w:space="0" w:color="auto"/>
        <w:left w:val="none" w:sz="0" w:space="0" w:color="auto"/>
        <w:bottom w:val="none" w:sz="0" w:space="0" w:color="auto"/>
        <w:right w:val="none" w:sz="0" w:space="0" w:color="auto"/>
      </w:divBdr>
    </w:div>
    <w:div w:id="619410337">
      <w:marLeft w:val="640"/>
      <w:marRight w:val="0"/>
      <w:marTop w:val="0"/>
      <w:marBottom w:val="0"/>
      <w:divBdr>
        <w:top w:val="none" w:sz="0" w:space="0" w:color="auto"/>
        <w:left w:val="none" w:sz="0" w:space="0" w:color="auto"/>
        <w:bottom w:val="none" w:sz="0" w:space="0" w:color="auto"/>
        <w:right w:val="none" w:sz="0" w:space="0" w:color="auto"/>
      </w:divBdr>
    </w:div>
    <w:div w:id="619455078">
      <w:marLeft w:val="640"/>
      <w:marRight w:val="0"/>
      <w:marTop w:val="0"/>
      <w:marBottom w:val="0"/>
      <w:divBdr>
        <w:top w:val="none" w:sz="0" w:space="0" w:color="auto"/>
        <w:left w:val="none" w:sz="0" w:space="0" w:color="auto"/>
        <w:bottom w:val="none" w:sz="0" w:space="0" w:color="auto"/>
        <w:right w:val="none" w:sz="0" w:space="0" w:color="auto"/>
      </w:divBdr>
    </w:div>
    <w:div w:id="619455394">
      <w:marLeft w:val="640"/>
      <w:marRight w:val="0"/>
      <w:marTop w:val="0"/>
      <w:marBottom w:val="0"/>
      <w:divBdr>
        <w:top w:val="none" w:sz="0" w:space="0" w:color="auto"/>
        <w:left w:val="none" w:sz="0" w:space="0" w:color="auto"/>
        <w:bottom w:val="none" w:sz="0" w:space="0" w:color="auto"/>
        <w:right w:val="none" w:sz="0" w:space="0" w:color="auto"/>
      </w:divBdr>
    </w:div>
    <w:div w:id="619456130">
      <w:marLeft w:val="640"/>
      <w:marRight w:val="0"/>
      <w:marTop w:val="0"/>
      <w:marBottom w:val="0"/>
      <w:divBdr>
        <w:top w:val="none" w:sz="0" w:space="0" w:color="auto"/>
        <w:left w:val="none" w:sz="0" w:space="0" w:color="auto"/>
        <w:bottom w:val="none" w:sz="0" w:space="0" w:color="auto"/>
        <w:right w:val="none" w:sz="0" w:space="0" w:color="auto"/>
      </w:divBdr>
    </w:div>
    <w:div w:id="619531743">
      <w:marLeft w:val="640"/>
      <w:marRight w:val="0"/>
      <w:marTop w:val="0"/>
      <w:marBottom w:val="0"/>
      <w:divBdr>
        <w:top w:val="none" w:sz="0" w:space="0" w:color="auto"/>
        <w:left w:val="none" w:sz="0" w:space="0" w:color="auto"/>
        <w:bottom w:val="none" w:sz="0" w:space="0" w:color="auto"/>
        <w:right w:val="none" w:sz="0" w:space="0" w:color="auto"/>
      </w:divBdr>
    </w:div>
    <w:div w:id="619607170">
      <w:marLeft w:val="640"/>
      <w:marRight w:val="0"/>
      <w:marTop w:val="0"/>
      <w:marBottom w:val="0"/>
      <w:divBdr>
        <w:top w:val="none" w:sz="0" w:space="0" w:color="auto"/>
        <w:left w:val="none" w:sz="0" w:space="0" w:color="auto"/>
        <w:bottom w:val="none" w:sz="0" w:space="0" w:color="auto"/>
        <w:right w:val="none" w:sz="0" w:space="0" w:color="auto"/>
      </w:divBdr>
    </w:div>
    <w:div w:id="619609101">
      <w:marLeft w:val="640"/>
      <w:marRight w:val="0"/>
      <w:marTop w:val="0"/>
      <w:marBottom w:val="0"/>
      <w:divBdr>
        <w:top w:val="none" w:sz="0" w:space="0" w:color="auto"/>
        <w:left w:val="none" w:sz="0" w:space="0" w:color="auto"/>
        <w:bottom w:val="none" w:sz="0" w:space="0" w:color="auto"/>
        <w:right w:val="none" w:sz="0" w:space="0" w:color="auto"/>
      </w:divBdr>
    </w:div>
    <w:div w:id="619647036">
      <w:marLeft w:val="640"/>
      <w:marRight w:val="0"/>
      <w:marTop w:val="0"/>
      <w:marBottom w:val="0"/>
      <w:divBdr>
        <w:top w:val="none" w:sz="0" w:space="0" w:color="auto"/>
        <w:left w:val="none" w:sz="0" w:space="0" w:color="auto"/>
        <w:bottom w:val="none" w:sz="0" w:space="0" w:color="auto"/>
        <w:right w:val="none" w:sz="0" w:space="0" w:color="auto"/>
      </w:divBdr>
    </w:div>
    <w:div w:id="619651836">
      <w:marLeft w:val="640"/>
      <w:marRight w:val="0"/>
      <w:marTop w:val="0"/>
      <w:marBottom w:val="0"/>
      <w:divBdr>
        <w:top w:val="none" w:sz="0" w:space="0" w:color="auto"/>
        <w:left w:val="none" w:sz="0" w:space="0" w:color="auto"/>
        <w:bottom w:val="none" w:sz="0" w:space="0" w:color="auto"/>
        <w:right w:val="none" w:sz="0" w:space="0" w:color="auto"/>
      </w:divBdr>
    </w:div>
    <w:div w:id="619651893">
      <w:marLeft w:val="640"/>
      <w:marRight w:val="0"/>
      <w:marTop w:val="0"/>
      <w:marBottom w:val="0"/>
      <w:divBdr>
        <w:top w:val="none" w:sz="0" w:space="0" w:color="auto"/>
        <w:left w:val="none" w:sz="0" w:space="0" w:color="auto"/>
        <w:bottom w:val="none" w:sz="0" w:space="0" w:color="auto"/>
        <w:right w:val="none" w:sz="0" w:space="0" w:color="auto"/>
      </w:divBdr>
    </w:div>
    <w:div w:id="619652010">
      <w:marLeft w:val="640"/>
      <w:marRight w:val="0"/>
      <w:marTop w:val="0"/>
      <w:marBottom w:val="0"/>
      <w:divBdr>
        <w:top w:val="none" w:sz="0" w:space="0" w:color="auto"/>
        <w:left w:val="none" w:sz="0" w:space="0" w:color="auto"/>
        <w:bottom w:val="none" w:sz="0" w:space="0" w:color="auto"/>
        <w:right w:val="none" w:sz="0" w:space="0" w:color="auto"/>
      </w:divBdr>
    </w:div>
    <w:div w:id="619721624">
      <w:marLeft w:val="640"/>
      <w:marRight w:val="0"/>
      <w:marTop w:val="0"/>
      <w:marBottom w:val="0"/>
      <w:divBdr>
        <w:top w:val="none" w:sz="0" w:space="0" w:color="auto"/>
        <w:left w:val="none" w:sz="0" w:space="0" w:color="auto"/>
        <w:bottom w:val="none" w:sz="0" w:space="0" w:color="auto"/>
        <w:right w:val="none" w:sz="0" w:space="0" w:color="auto"/>
      </w:divBdr>
    </w:div>
    <w:div w:id="619726264">
      <w:marLeft w:val="640"/>
      <w:marRight w:val="0"/>
      <w:marTop w:val="0"/>
      <w:marBottom w:val="0"/>
      <w:divBdr>
        <w:top w:val="none" w:sz="0" w:space="0" w:color="auto"/>
        <w:left w:val="none" w:sz="0" w:space="0" w:color="auto"/>
        <w:bottom w:val="none" w:sz="0" w:space="0" w:color="auto"/>
        <w:right w:val="none" w:sz="0" w:space="0" w:color="auto"/>
      </w:divBdr>
    </w:div>
    <w:div w:id="619797035">
      <w:marLeft w:val="640"/>
      <w:marRight w:val="0"/>
      <w:marTop w:val="0"/>
      <w:marBottom w:val="0"/>
      <w:divBdr>
        <w:top w:val="none" w:sz="0" w:space="0" w:color="auto"/>
        <w:left w:val="none" w:sz="0" w:space="0" w:color="auto"/>
        <w:bottom w:val="none" w:sz="0" w:space="0" w:color="auto"/>
        <w:right w:val="none" w:sz="0" w:space="0" w:color="auto"/>
      </w:divBdr>
    </w:div>
    <w:div w:id="619802500">
      <w:marLeft w:val="640"/>
      <w:marRight w:val="0"/>
      <w:marTop w:val="0"/>
      <w:marBottom w:val="0"/>
      <w:divBdr>
        <w:top w:val="none" w:sz="0" w:space="0" w:color="auto"/>
        <w:left w:val="none" w:sz="0" w:space="0" w:color="auto"/>
        <w:bottom w:val="none" w:sz="0" w:space="0" w:color="auto"/>
        <w:right w:val="none" w:sz="0" w:space="0" w:color="auto"/>
      </w:divBdr>
    </w:div>
    <w:div w:id="619842346">
      <w:marLeft w:val="640"/>
      <w:marRight w:val="0"/>
      <w:marTop w:val="0"/>
      <w:marBottom w:val="0"/>
      <w:divBdr>
        <w:top w:val="none" w:sz="0" w:space="0" w:color="auto"/>
        <w:left w:val="none" w:sz="0" w:space="0" w:color="auto"/>
        <w:bottom w:val="none" w:sz="0" w:space="0" w:color="auto"/>
        <w:right w:val="none" w:sz="0" w:space="0" w:color="auto"/>
      </w:divBdr>
    </w:div>
    <w:div w:id="620232838">
      <w:marLeft w:val="640"/>
      <w:marRight w:val="0"/>
      <w:marTop w:val="0"/>
      <w:marBottom w:val="0"/>
      <w:divBdr>
        <w:top w:val="none" w:sz="0" w:space="0" w:color="auto"/>
        <w:left w:val="none" w:sz="0" w:space="0" w:color="auto"/>
        <w:bottom w:val="none" w:sz="0" w:space="0" w:color="auto"/>
        <w:right w:val="none" w:sz="0" w:space="0" w:color="auto"/>
      </w:divBdr>
    </w:div>
    <w:div w:id="620234881">
      <w:marLeft w:val="640"/>
      <w:marRight w:val="0"/>
      <w:marTop w:val="0"/>
      <w:marBottom w:val="0"/>
      <w:divBdr>
        <w:top w:val="none" w:sz="0" w:space="0" w:color="auto"/>
        <w:left w:val="none" w:sz="0" w:space="0" w:color="auto"/>
        <w:bottom w:val="none" w:sz="0" w:space="0" w:color="auto"/>
        <w:right w:val="none" w:sz="0" w:space="0" w:color="auto"/>
      </w:divBdr>
    </w:div>
    <w:div w:id="620306830">
      <w:marLeft w:val="640"/>
      <w:marRight w:val="0"/>
      <w:marTop w:val="0"/>
      <w:marBottom w:val="0"/>
      <w:divBdr>
        <w:top w:val="none" w:sz="0" w:space="0" w:color="auto"/>
        <w:left w:val="none" w:sz="0" w:space="0" w:color="auto"/>
        <w:bottom w:val="none" w:sz="0" w:space="0" w:color="auto"/>
        <w:right w:val="none" w:sz="0" w:space="0" w:color="auto"/>
      </w:divBdr>
    </w:div>
    <w:div w:id="620383244">
      <w:marLeft w:val="640"/>
      <w:marRight w:val="0"/>
      <w:marTop w:val="0"/>
      <w:marBottom w:val="0"/>
      <w:divBdr>
        <w:top w:val="none" w:sz="0" w:space="0" w:color="auto"/>
        <w:left w:val="none" w:sz="0" w:space="0" w:color="auto"/>
        <w:bottom w:val="none" w:sz="0" w:space="0" w:color="auto"/>
        <w:right w:val="none" w:sz="0" w:space="0" w:color="auto"/>
      </w:divBdr>
    </w:div>
    <w:div w:id="620454519">
      <w:marLeft w:val="640"/>
      <w:marRight w:val="0"/>
      <w:marTop w:val="0"/>
      <w:marBottom w:val="0"/>
      <w:divBdr>
        <w:top w:val="none" w:sz="0" w:space="0" w:color="auto"/>
        <w:left w:val="none" w:sz="0" w:space="0" w:color="auto"/>
        <w:bottom w:val="none" w:sz="0" w:space="0" w:color="auto"/>
        <w:right w:val="none" w:sz="0" w:space="0" w:color="auto"/>
      </w:divBdr>
    </w:div>
    <w:div w:id="620503385">
      <w:marLeft w:val="640"/>
      <w:marRight w:val="0"/>
      <w:marTop w:val="0"/>
      <w:marBottom w:val="0"/>
      <w:divBdr>
        <w:top w:val="none" w:sz="0" w:space="0" w:color="auto"/>
        <w:left w:val="none" w:sz="0" w:space="0" w:color="auto"/>
        <w:bottom w:val="none" w:sz="0" w:space="0" w:color="auto"/>
        <w:right w:val="none" w:sz="0" w:space="0" w:color="auto"/>
      </w:divBdr>
    </w:div>
    <w:div w:id="620572041">
      <w:marLeft w:val="640"/>
      <w:marRight w:val="0"/>
      <w:marTop w:val="0"/>
      <w:marBottom w:val="0"/>
      <w:divBdr>
        <w:top w:val="none" w:sz="0" w:space="0" w:color="auto"/>
        <w:left w:val="none" w:sz="0" w:space="0" w:color="auto"/>
        <w:bottom w:val="none" w:sz="0" w:space="0" w:color="auto"/>
        <w:right w:val="none" w:sz="0" w:space="0" w:color="auto"/>
      </w:divBdr>
    </w:div>
    <w:div w:id="620572060">
      <w:marLeft w:val="640"/>
      <w:marRight w:val="0"/>
      <w:marTop w:val="0"/>
      <w:marBottom w:val="0"/>
      <w:divBdr>
        <w:top w:val="none" w:sz="0" w:space="0" w:color="auto"/>
        <w:left w:val="none" w:sz="0" w:space="0" w:color="auto"/>
        <w:bottom w:val="none" w:sz="0" w:space="0" w:color="auto"/>
        <w:right w:val="none" w:sz="0" w:space="0" w:color="auto"/>
      </w:divBdr>
    </w:div>
    <w:div w:id="620576399">
      <w:marLeft w:val="640"/>
      <w:marRight w:val="0"/>
      <w:marTop w:val="0"/>
      <w:marBottom w:val="0"/>
      <w:divBdr>
        <w:top w:val="none" w:sz="0" w:space="0" w:color="auto"/>
        <w:left w:val="none" w:sz="0" w:space="0" w:color="auto"/>
        <w:bottom w:val="none" w:sz="0" w:space="0" w:color="auto"/>
        <w:right w:val="none" w:sz="0" w:space="0" w:color="auto"/>
      </w:divBdr>
    </w:div>
    <w:div w:id="620576664">
      <w:marLeft w:val="640"/>
      <w:marRight w:val="0"/>
      <w:marTop w:val="0"/>
      <w:marBottom w:val="0"/>
      <w:divBdr>
        <w:top w:val="none" w:sz="0" w:space="0" w:color="auto"/>
        <w:left w:val="none" w:sz="0" w:space="0" w:color="auto"/>
        <w:bottom w:val="none" w:sz="0" w:space="0" w:color="auto"/>
        <w:right w:val="none" w:sz="0" w:space="0" w:color="auto"/>
      </w:divBdr>
    </w:div>
    <w:div w:id="620652207">
      <w:marLeft w:val="640"/>
      <w:marRight w:val="0"/>
      <w:marTop w:val="0"/>
      <w:marBottom w:val="0"/>
      <w:divBdr>
        <w:top w:val="none" w:sz="0" w:space="0" w:color="auto"/>
        <w:left w:val="none" w:sz="0" w:space="0" w:color="auto"/>
        <w:bottom w:val="none" w:sz="0" w:space="0" w:color="auto"/>
        <w:right w:val="none" w:sz="0" w:space="0" w:color="auto"/>
      </w:divBdr>
    </w:div>
    <w:div w:id="620839164">
      <w:marLeft w:val="640"/>
      <w:marRight w:val="0"/>
      <w:marTop w:val="0"/>
      <w:marBottom w:val="0"/>
      <w:divBdr>
        <w:top w:val="none" w:sz="0" w:space="0" w:color="auto"/>
        <w:left w:val="none" w:sz="0" w:space="0" w:color="auto"/>
        <w:bottom w:val="none" w:sz="0" w:space="0" w:color="auto"/>
        <w:right w:val="none" w:sz="0" w:space="0" w:color="auto"/>
      </w:divBdr>
    </w:div>
    <w:div w:id="620917385">
      <w:marLeft w:val="640"/>
      <w:marRight w:val="0"/>
      <w:marTop w:val="0"/>
      <w:marBottom w:val="0"/>
      <w:divBdr>
        <w:top w:val="none" w:sz="0" w:space="0" w:color="auto"/>
        <w:left w:val="none" w:sz="0" w:space="0" w:color="auto"/>
        <w:bottom w:val="none" w:sz="0" w:space="0" w:color="auto"/>
        <w:right w:val="none" w:sz="0" w:space="0" w:color="auto"/>
      </w:divBdr>
    </w:div>
    <w:div w:id="620960721">
      <w:marLeft w:val="640"/>
      <w:marRight w:val="0"/>
      <w:marTop w:val="0"/>
      <w:marBottom w:val="0"/>
      <w:divBdr>
        <w:top w:val="none" w:sz="0" w:space="0" w:color="auto"/>
        <w:left w:val="none" w:sz="0" w:space="0" w:color="auto"/>
        <w:bottom w:val="none" w:sz="0" w:space="0" w:color="auto"/>
        <w:right w:val="none" w:sz="0" w:space="0" w:color="auto"/>
      </w:divBdr>
    </w:div>
    <w:div w:id="620961484">
      <w:marLeft w:val="640"/>
      <w:marRight w:val="0"/>
      <w:marTop w:val="0"/>
      <w:marBottom w:val="0"/>
      <w:divBdr>
        <w:top w:val="none" w:sz="0" w:space="0" w:color="auto"/>
        <w:left w:val="none" w:sz="0" w:space="0" w:color="auto"/>
        <w:bottom w:val="none" w:sz="0" w:space="0" w:color="auto"/>
        <w:right w:val="none" w:sz="0" w:space="0" w:color="auto"/>
      </w:divBdr>
    </w:div>
    <w:div w:id="620965439">
      <w:marLeft w:val="640"/>
      <w:marRight w:val="0"/>
      <w:marTop w:val="0"/>
      <w:marBottom w:val="0"/>
      <w:divBdr>
        <w:top w:val="none" w:sz="0" w:space="0" w:color="auto"/>
        <w:left w:val="none" w:sz="0" w:space="0" w:color="auto"/>
        <w:bottom w:val="none" w:sz="0" w:space="0" w:color="auto"/>
        <w:right w:val="none" w:sz="0" w:space="0" w:color="auto"/>
      </w:divBdr>
    </w:div>
    <w:div w:id="621110900">
      <w:marLeft w:val="640"/>
      <w:marRight w:val="0"/>
      <w:marTop w:val="0"/>
      <w:marBottom w:val="0"/>
      <w:divBdr>
        <w:top w:val="none" w:sz="0" w:space="0" w:color="auto"/>
        <w:left w:val="none" w:sz="0" w:space="0" w:color="auto"/>
        <w:bottom w:val="none" w:sz="0" w:space="0" w:color="auto"/>
        <w:right w:val="none" w:sz="0" w:space="0" w:color="auto"/>
      </w:divBdr>
    </w:div>
    <w:div w:id="621154667">
      <w:marLeft w:val="640"/>
      <w:marRight w:val="0"/>
      <w:marTop w:val="0"/>
      <w:marBottom w:val="0"/>
      <w:divBdr>
        <w:top w:val="none" w:sz="0" w:space="0" w:color="auto"/>
        <w:left w:val="none" w:sz="0" w:space="0" w:color="auto"/>
        <w:bottom w:val="none" w:sz="0" w:space="0" w:color="auto"/>
        <w:right w:val="none" w:sz="0" w:space="0" w:color="auto"/>
      </w:divBdr>
    </w:div>
    <w:div w:id="621156085">
      <w:marLeft w:val="640"/>
      <w:marRight w:val="0"/>
      <w:marTop w:val="0"/>
      <w:marBottom w:val="0"/>
      <w:divBdr>
        <w:top w:val="none" w:sz="0" w:space="0" w:color="auto"/>
        <w:left w:val="none" w:sz="0" w:space="0" w:color="auto"/>
        <w:bottom w:val="none" w:sz="0" w:space="0" w:color="auto"/>
        <w:right w:val="none" w:sz="0" w:space="0" w:color="auto"/>
      </w:divBdr>
    </w:div>
    <w:div w:id="621156913">
      <w:marLeft w:val="640"/>
      <w:marRight w:val="0"/>
      <w:marTop w:val="0"/>
      <w:marBottom w:val="0"/>
      <w:divBdr>
        <w:top w:val="none" w:sz="0" w:space="0" w:color="auto"/>
        <w:left w:val="none" w:sz="0" w:space="0" w:color="auto"/>
        <w:bottom w:val="none" w:sz="0" w:space="0" w:color="auto"/>
        <w:right w:val="none" w:sz="0" w:space="0" w:color="auto"/>
      </w:divBdr>
    </w:div>
    <w:div w:id="621226596">
      <w:marLeft w:val="640"/>
      <w:marRight w:val="0"/>
      <w:marTop w:val="0"/>
      <w:marBottom w:val="0"/>
      <w:divBdr>
        <w:top w:val="none" w:sz="0" w:space="0" w:color="auto"/>
        <w:left w:val="none" w:sz="0" w:space="0" w:color="auto"/>
        <w:bottom w:val="none" w:sz="0" w:space="0" w:color="auto"/>
        <w:right w:val="none" w:sz="0" w:space="0" w:color="auto"/>
      </w:divBdr>
    </w:div>
    <w:div w:id="621350931">
      <w:marLeft w:val="640"/>
      <w:marRight w:val="0"/>
      <w:marTop w:val="0"/>
      <w:marBottom w:val="0"/>
      <w:divBdr>
        <w:top w:val="none" w:sz="0" w:space="0" w:color="auto"/>
        <w:left w:val="none" w:sz="0" w:space="0" w:color="auto"/>
        <w:bottom w:val="none" w:sz="0" w:space="0" w:color="auto"/>
        <w:right w:val="none" w:sz="0" w:space="0" w:color="auto"/>
      </w:divBdr>
    </w:div>
    <w:div w:id="621351600">
      <w:marLeft w:val="640"/>
      <w:marRight w:val="0"/>
      <w:marTop w:val="0"/>
      <w:marBottom w:val="0"/>
      <w:divBdr>
        <w:top w:val="none" w:sz="0" w:space="0" w:color="auto"/>
        <w:left w:val="none" w:sz="0" w:space="0" w:color="auto"/>
        <w:bottom w:val="none" w:sz="0" w:space="0" w:color="auto"/>
        <w:right w:val="none" w:sz="0" w:space="0" w:color="auto"/>
      </w:divBdr>
    </w:div>
    <w:div w:id="621375943">
      <w:marLeft w:val="640"/>
      <w:marRight w:val="0"/>
      <w:marTop w:val="0"/>
      <w:marBottom w:val="0"/>
      <w:divBdr>
        <w:top w:val="none" w:sz="0" w:space="0" w:color="auto"/>
        <w:left w:val="none" w:sz="0" w:space="0" w:color="auto"/>
        <w:bottom w:val="none" w:sz="0" w:space="0" w:color="auto"/>
        <w:right w:val="none" w:sz="0" w:space="0" w:color="auto"/>
      </w:divBdr>
    </w:div>
    <w:div w:id="621419139">
      <w:marLeft w:val="640"/>
      <w:marRight w:val="0"/>
      <w:marTop w:val="0"/>
      <w:marBottom w:val="0"/>
      <w:divBdr>
        <w:top w:val="none" w:sz="0" w:space="0" w:color="auto"/>
        <w:left w:val="none" w:sz="0" w:space="0" w:color="auto"/>
        <w:bottom w:val="none" w:sz="0" w:space="0" w:color="auto"/>
        <w:right w:val="none" w:sz="0" w:space="0" w:color="auto"/>
      </w:divBdr>
    </w:div>
    <w:div w:id="621422314">
      <w:marLeft w:val="640"/>
      <w:marRight w:val="0"/>
      <w:marTop w:val="0"/>
      <w:marBottom w:val="0"/>
      <w:divBdr>
        <w:top w:val="none" w:sz="0" w:space="0" w:color="auto"/>
        <w:left w:val="none" w:sz="0" w:space="0" w:color="auto"/>
        <w:bottom w:val="none" w:sz="0" w:space="0" w:color="auto"/>
        <w:right w:val="none" w:sz="0" w:space="0" w:color="auto"/>
      </w:divBdr>
    </w:div>
    <w:div w:id="621427526">
      <w:marLeft w:val="640"/>
      <w:marRight w:val="0"/>
      <w:marTop w:val="0"/>
      <w:marBottom w:val="0"/>
      <w:divBdr>
        <w:top w:val="none" w:sz="0" w:space="0" w:color="auto"/>
        <w:left w:val="none" w:sz="0" w:space="0" w:color="auto"/>
        <w:bottom w:val="none" w:sz="0" w:space="0" w:color="auto"/>
        <w:right w:val="none" w:sz="0" w:space="0" w:color="auto"/>
      </w:divBdr>
    </w:div>
    <w:div w:id="621545926">
      <w:marLeft w:val="640"/>
      <w:marRight w:val="0"/>
      <w:marTop w:val="0"/>
      <w:marBottom w:val="0"/>
      <w:divBdr>
        <w:top w:val="none" w:sz="0" w:space="0" w:color="auto"/>
        <w:left w:val="none" w:sz="0" w:space="0" w:color="auto"/>
        <w:bottom w:val="none" w:sz="0" w:space="0" w:color="auto"/>
        <w:right w:val="none" w:sz="0" w:space="0" w:color="auto"/>
      </w:divBdr>
    </w:div>
    <w:div w:id="621618210">
      <w:marLeft w:val="640"/>
      <w:marRight w:val="0"/>
      <w:marTop w:val="0"/>
      <w:marBottom w:val="0"/>
      <w:divBdr>
        <w:top w:val="none" w:sz="0" w:space="0" w:color="auto"/>
        <w:left w:val="none" w:sz="0" w:space="0" w:color="auto"/>
        <w:bottom w:val="none" w:sz="0" w:space="0" w:color="auto"/>
        <w:right w:val="none" w:sz="0" w:space="0" w:color="auto"/>
      </w:divBdr>
    </w:div>
    <w:div w:id="621762971">
      <w:bodyDiv w:val="1"/>
      <w:marLeft w:val="0"/>
      <w:marRight w:val="0"/>
      <w:marTop w:val="0"/>
      <w:marBottom w:val="0"/>
      <w:divBdr>
        <w:top w:val="none" w:sz="0" w:space="0" w:color="auto"/>
        <w:left w:val="none" w:sz="0" w:space="0" w:color="auto"/>
        <w:bottom w:val="none" w:sz="0" w:space="0" w:color="auto"/>
        <w:right w:val="none" w:sz="0" w:space="0" w:color="auto"/>
      </w:divBdr>
      <w:divsChild>
        <w:div w:id="24332399">
          <w:marLeft w:val="480"/>
          <w:marRight w:val="0"/>
          <w:marTop w:val="0"/>
          <w:marBottom w:val="0"/>
          <w:divBdr>
            <w:top w:val="none" w:sz="0" w:space="0" w:color="auto"/>
            <w:left w:val="none" w:sz="0" w:space="0" w:color="auto"/>
            <w:bottom w:val="none" w:sz="0" w:space="0" w:color="auto"/>
            <w:right w:val="none" w:sz="0" w:space="0" w:color="auto"/>
          </w:divBdr>
        </w:div>
        <w:div w:id="32929462">
          <w:marLeft w:val="480"/>
          <w:marRight w:val="0"/>
          <w:marTop w:val="0"/>
          <w:marBottom w:val="0"/>
          <w:divBdr>
            <w:top w:val="none" w:sz="0" w:space="0" w:color="auto"/>
            <w:left w:val="none" w:sz="0" w:space="0" w:color="auto"/>
            <w:bottom w:val="none" w:sz="0" w:space="0" w:color="auto"/>
            <w:right w:val="none" w:sz="0" w:space="0" w:color="auto"/>
          </w:divBdr>
        </w:div>
        <w:div w:id="45186184">
          <w:marLeft w:val="480"/>
          <w:marRight w:val="0"/>
          <w:marTop w:val="0"/>
          <w:marBottom w:val="0"/>
          <w:divBdr>
            <w:top w:val="none" w:sz="0" w:space="0" w:color="auto"/>
            <w:left w:val="none" w:sz="0" w:space="0" w:color="auto"/>
            <w:bottom w:val="none" w:sz="0" w:space="0" w:color="auto"/>
            <w:right w:val="none" w:sz="0" w:space="0" w:color="auto"/>
          </w:divBdr>
        </w:div>
        <w:div w:id="55323897">
          <w:marLeft w:val="480"/>
          <w:marRight w:val="0"/>
          <w:marTop w:val="0"/>
          <w:marBottom w:val="0"/>
          <w:divBdr>
            <w:top w:val="none" w:sz="0" w:space="0" w:color="auto"/>
            <w:left w:val="none" w:sz="0" w:space="0" w:color="auto"/>
            <w:bottom w:val="none" w:sz="0" w:space="0" w:color="auto"/>
            <w:right w:val="none" w:sz="0" w:space="0" w:color="auto"/>
          </w:divBdr>
        </w:div>
        <w:div w:id="74937847">
          <w:marLeft w:val="480"/>
          <w:marRight w:val="0"/>
          <w:marTop w:val="0"/>
          <w:marBottom w:val="0"/>
          <w:divBdr>
            <w:top w:val="none" w:sz="0" w:space="0" w:color="auto"/>
            <w:left w:val="none" w:sz="0" w:space="0" w:color="auto"/>
            <w:bottom w:val="none" w:sz="0" w:space="0" w:color="auto"/>
            <w:right w:val="none" w:sz="0" w:space="0" w:color="auto"/>
          </w:divBdr>
        </w:div>
        <w:div w:id="82459732">
          <w:marLeft w:val="480"/>
          <w:marRight w:val="0"/>
          <w:marTop w:val="0"/>
          <w:marBottom w:val="0"/>
          <w:divBdr>
            <w:top w:val="none" w:sz="0" w:space="0" w:color="auto"/>
            <w:left w:val="none" w:sz="0" w:space="0" w:color="auto"/>
            <w:bottom w:val="none" w:sz="0" w:space="0" w:color="auto"/>
            <w:right w:val="none" w:sz="0" w:space="0" w:color="auto"/>
          </w:divBdr>
        </w:div>
        <w:div w:id="186989397">
          <w:marLeft w:val="480"/>
          <w:marRight w:val="0"/>
          <w:marTop w:val="0"/>
          <w:marBottom w:val="0"/>
          <w:divBdr>
            <w:top w:val="none" w:sz="0" w:space="0" w:color="auto"/>
            <w:left w:val="none" w:sz="0" w:space="0" w:color="auto"/>
            <w:bottom w:val="none" w:sz="0" w:space="0" w:color="auto"/>
            <w:right w:val="none" w:sz="0" w:space="0" w:color="auto"/>
          </w:divBdr>
        </w:div>
        <w:div w:id="299573453">
          <w:marLeft w:val="480"/>
          <w:marRight w:val="0"/>
          <w:marTop w:val="0"/>
          <w:marBottom w:val="0"/>
          <w:divBdr>
            <w:top w:val="none" w:sz="0" w:space="0" w:color="auto"/>
            <w:left w:val="none" w:sz="0" w:space="0" w:color="auto"/>
            <w:bottom w:val="none" w:sz="0" w:space="0" w:color="auto"/>
            <w:right w:val="none" w:sz="0" w:space="0" w:color="auto"/>
          </w:divBdr>
        </w:div>
        <w:div w:id="303237890">
          <w:marLeft w:val="480"/>
          <w:marRight w:val="0"/>
          <w:marTop w:val="0"/>
          <w:marBottom w:val="0"/>
          <w:divBdr>
            <w:top w:val="none" w:sz="0" w:space="0" w:color="auto"/>
            <w:left w:val="none" w:sz="0" w:space="0" w:color="auto"/>
            <w:bottom w:val="none" w:sz="0" w:space="0" w:color="auto"/>
            <w:right w:val="none" w:sz="0" w:space="0" w:color="auto"/>
          </w:divBdr>
        </w:div>
        <w:div w:id="375742878">
          <w:marLeft w:val="480"/>
          <w:marRight w:val="0"/>
          <w:marTop w:val="0"/>
          <w:marBottom w:val="0"/>
          <w:divBdr>
            <w:top w:val="none" w:sz="0" w:space="0" w:color="auto"/>
            <w:left w:val="none" w:sz="0" w:space="0" w:color="auto"/>
            <w:bottom w:val="none" w:sz="0" w:space="0" w:color="auto"/>
            <w:right w:val="none" w:sz="0" w:space="0" w:color="auto"/>
          </w:divBdr>
        </w:div>
        <w:div w:id="477036723">
          <w:marLeft w:val="480"/>
          <w:marRight w:val="0"/>
          <w:marTop w:val="0"/>
          <w:marBottom w:val="0"/>
          <w:divBdr>
            <w:top w:val="none" w:sz="0" w:space="0" w:color="auto"/>
            <w:left w:val="none" w:sz="0" w:space="0" w:color="auto"/>
            <w:bottom w:val="none" w:sz="0" w:space="0" w:color="auto"/>
            <w:right w:val="none" w:sz="0" w:space="0" w:color="auto"/>
          </w:divBdr>
        </w:div>
        <w:div w:id="479927443">
          <w:marLeft w:val="480"/>
          <w:marRight w:val="0"/>
          <w:marTop w:val="0"/>
          <w:marBottom w:val="0"/>
          <w:divBdr>
            <w:top w:val="none" w:sz="0" w:space="0" w:color="auto"/>
            <w:left w:val="none" w:sz="0" w:space="0" w:color="auto"/>
            <w:bottom w:val="none" w:sz="0" w:space="0" w:color="auto"/>
            <w:right w:val="none" w:sz="0" w:space="0" w:color="auto"/>
          </w:divBdr>
        </w:div>
        <w:div w:id="545725135">
          <w:marLeft w:val="480"/>
          <w:marRight w:val="0"/>
          <w:marTop w:val="0"/>
          <w:marBottom w:val="0"/>
          <w:divBdr>
            <w:top w:val="none" w:sz="0" w:space="0" w:color="auto"/>
            <w:left w:val="none" w:sz="0" w:space="0" w:color="auto"/>
            <w:bottom w:val="none" w:sz="0" w:space="0" w:color="auto"/>
            <w:right w:val="none" w:sz="0" w:space="0" w:color="auto"/>
          </w:divBdr>
        </w:div>
        <w:div w:id="561867773">
          <w:marLeft w:val="480"/>
          <w:marRight w:val="0"/>
          <w:marTop w:val="0"/>
          <w:marBottom w:val="0"/>
          <w:divBdr>
            <w:top w:val="none" w:sz="0" w:space="0" w:color="auto"/>
            <w:left w:val="none" w:sz="0" w:space="0" w:color="auto"/>
            <w:bottom w:val="none" w:sz="0" w:space="0" w:color="auto"/>
            <w:right w:val="none" w:sz="0" w:space="0" w:color="auto"/>
          </w:divBdr>
        </w:div>
        <w:div w:id="616525344">
          <w:marLeft w:val="480"/>
          <w:marRight w:val="0"/>
          <w:marTop w:val="0"/>
          <w:marBottom w:val="0"/>
          <w:divBdr>
            <w:top w:val="none" w:sz="0" w:space="0" w:color="auto"/>
            <w:left w:val="none" w:sz="0" w:space="0" w:color="auto"/>
            <w:bottom w:val="none" w:sz="0" w:space="0" w:color="auto"/>
            <w:right w:val="none" w:sz="0" w:space="0" w:color="auto"/>
          </w:divBdr>
        </w:div>
        <w:div w:id="672758061">
          <w:marLeft w:val="480"/>
          <w:marRight w:val="0"/>
          <w:marTop w:val="0"/>
          <w:marBottom w:val="0"/>
          <w:divBdr>
            <w:top w:val="none" w:sz="0" w:space="0" w:color="auto"/>
            <w:left w:val="none" w:sz="0" w:space="0" w:color="auto"/>
            <w:bottom w:val="none" w:sz="0" w:space="0" w:color="auto"/>
            <w:right w:val="none" w:sz="0" w:space="0" w:color="auto"/>
          </w:divBdr>
        </w:div>
        <w:div w:id="706567074">
          <w:marLeft w:val="480"/>
          <w:marRight w:val="0"/>
          <w:marTop w:val="0"/>
          <w:marBottom w:val="0"/>
          <w:divBdr>
            <w:top w:val="none" w:sz="0" w:space="0" w:color="auto"/>
            <w:left w:val="none" w:sz="0" w:space="0" w:color="auto"/>
            <w:bottom w:val="none" w:sz="0" w:space="0" w:color="auto"/>
            <w:right w:val="none" w:sz="0" w:space="0" w:color="auto"/>
          </w:divBdr>
        </w:div>
        <w:div w:id="732433147">
          <w:marLeft w:val="480"/>
          <w:marRight w:val="0"/>
          <w:marTop w:val="0"/>
          <w:marBottom w:val="0"/>
          <w:divBdr>
            <w:top w:val="none" w:sz="0" w:space="0" w:color="auto"/>
            <w:left w:val="none" w:sz="0" w:space="0" w:color="auto"/>
            <w:bottom w:val="none" w:sz="0" w:space="0" w:color="auto"/>
            <w:right w:val="none" w:sz="0" w:space="0" w:color="auto"/>
          </w:divBdr>
        </w:div>
        <w:div w:id="745155218">
          <w:marLeft w:val="480"/>
          <w:marRight w:val="0"/>
          <w:marTop w:val="0"/>
          <w:marBottom w:val="0"/>
          <w:divBdr>
            <w:top w:val="none" w:sz="0" w:space="0" w:color="auto"/>
            <w:left w:val="none" w:sz="0" w:space="0" w:color="auto"/>
            <w:bottom w:val="none" w:sz="0" w:space="0" w:color="auto"/>
            <w:right w:val="none" w:sz="0" w:space="0" w:color="auto"/>
          </w:divBdr>
        </w:div>
        <w:div w:id="831915620">
          <w:marLeft w:val="480"/>
          <w:marRight w:val="0"/>
          <w:marTop w:val="0"/>
          <w:marBottom w:val="0"/>
          <w:divBdr>
            <w:top w:val="none" w:sz="0" w:space="0" w:color="auto"/>
            <w:left w:val="none" w:sz="0" w:space="0" w:color="auto"/>
            <w:bottom w:val="none" w:sz="0" w:space="0" w:color="auto"/>
            <w:right w:val="none" w:sz="0" w:space="0" w:color="auto"/>
          </w:divBdr>
        </w:div>
        <w:div w:id="939293770">
          <w:marLeft w:val="480"/>
          <w:marRight w:val="0"/>
          <w:marTop w:val="0"/>
          <w:marBottom w:val="0"/>
          <w:divBdr>
            <w:top w:val="none" w:sz="0" w:space="0" w:color="auto"/>
            <w:left w:val="none" w:sz="0" w:space="0" w:color="auto"/>
            <w:bottom w:val="none" w:sz="0" w:space="0" w:color="auto"/>
            <w:right w:val="none" w:sz="0" w:space="0" w:color="auto"/>
          </w:divBdr>
        </w:div>
        <w:div w:id="994410282">
          <w:marLeft w:val="480"/>
          <w:marRight w:val="0"/>
          <w:marTop w:val="0"/>
          <w:marBottom w:val="0"/>
          <w:divBdr>
            <w:top w:val="none" w:sz="0" w:space="0" w:color="auto"/>
            <w:left w:val="none" w:sz="0" w:space="0" w:color="auto"/>
            <w:bottom w:val="none" w:sz="0" w:space="0" w:color="auto"/>
            <w:right w:val="none" w:sz="0" w:space="0" w:color="auto"/>
          </w:divBdr>
        </w:div>
        <w:div w:id="1001422707">
          <w:marLeft w:val="480"/>
          <w:marRight w:val="0"/>
          <w:marTop w:val="0"/>
          <w:marBottom w:val="0"/>
          <w:divBdr>
            <w:top w:val="none" w:sz="0" w:space="0" w:color="auto"/>
            <w:left w:val="none" w:sz="0" w:space="0" w:color="auto"/>
            <w:bottom w:val="none" w:sz="0" w:space="0" w:color="auto"/>
            <w:right w:val="none" w:sz="0" w:space="0" w:color="auto"/>
          </w:divBdr>
        </w:div>
        <w:div w:id="1042943591">
          <w:marLeft w:val="480"/>
          <w:marRight w:val="0"/>
          <w:marTop w:val="0"/>
          <w:marBottom w:val="0"/>
          <w:divBdr>
            <w:top w:val="none" w:sz="0" w:space="0" w:color="auto"/>
            <w:left w:val="none" w:sz="0" w:space="0" w:color="auto"/>
            <w:bottom w:val="none" w:sz="0" w:space="0" w:color="auto"/>
            <w:right w:val="none" w:sz="0" w:space="0" w:color="auto"/>
          </w:divBdr>
        </w:div>
        <w:div w:id="1044519769">
          <w:marLeft w:val="480"/>
          <w:marRight w:val="0"/>
          <w:marTop w:val="0"/>
          <w:marBottom w:val="0"/>
          <w:divBdr>
            <w:top w:val="none" w:sz="0" w:space="0" w:color="auto"/>
            <w:left w:val="none" w:sz="0" w:space="0" w:color="auto"/>
            <w:bottom w:val="none" w:sz="0" w:space="0" w:color="auto"/>
            <w:right w:val="none" w:sz="0" w:space="0" w:color="auto"/>
          </w:divBdr>
        </w:div>
        <w:div w:id="1200630072">
          <w:marLeft w:val="480"/>
          <w:marRight w:val="0"/>
          <w:marTop w:val="0"/>
          <w:marBottom w:val="0"/>
          <w:divBdr>
            <w:top w:val="none" w:sz="0" w:space="0" w:color="auto"/>
            <w:left w:val="none" w:sz="0" w:space="0" w:color="auto"/>
            <w:bottom w:val="none" w:sz="0" w:space="0" w:color="auto"/>
            <w:right w:val="none" w:sz="0" w:space="0" w:color="auto"/>
          </w:divBdr>
        </w:div>
        <w:div w:id="1207643478">
          <w:marLeft w:val="480"/>
          <w:marRight w:val="0"/>
          <w:marTop w:val="0"/>
          <w:marBottom w:val="0"/>
          <w:divBdr>
            <w:top w:val="none" w:sz="0" w:space="0" w:color="auto"/>
            <w:left w:val="none" w:sz="0" w:space="0" w:color="auto"/>
            <w:bottom w:val="none" w:sz="0" w:space="0" w:color="auto"/>
            <w:right w:val="none" w:sz="0" w:space="0" w:color="auto"/>
          </w:divBdr>
        </w:div>
        <w:div w:id="1264222116">
          <w:marLeft w:val="480"/>
          <w:marRight w:val="0"/>
          <w:marTop w:val="0"/>
          <w:marBottom w:val="0"/>
          <w:divBdr>
            <w:top w:val="none" w:sz="0" w:space="0" w:color="auto"/>
            <w:left w:val="none" w:sz="0" w:space="0" w:color="auto"/>
            <w:bottom w:val="none" w:sz="0" w:space="0" w:color="auto"/>
            <w:right w:val="none" w:sz="0" w:space="0" w:color="auto"/>
          </w:divBdr>
        </w:div>
        <w:div w:id="1276449425">
          <w:marLeft w:val="480"/>
          <w:marRight w:val="0"/>
          <w:marTop w:val="0"/>
          <w:marBottom w:val="0"/>
          <w:divBdr>
            <w:top w:val="none" w:sz="0" w:space="0" w:color="auto"/>
            <w:left w:val="none" w:sz="0" w:space="0" w:color="auto"/>
            <w:bottom w:val="none" w:sz="0" w:space="0" w:color="auto"/>
            <w:right w:val="none" w:sz="0" w:space="0" w:color="auto"/>
          </w:divBdr>
        </w:div>
        <w:div w:id="1337881998">
          <w:marLeft w:val="480"/>
          <w:marRight w:val="0"/>
          <w:marTop w:val="0"/>
          <w:marBottom w:val="0"/>
          <w:divBdr>
            <w:top w:val="none" w:sz="0" w:space="0" w:color="auto"/>
            <w:left w:val="none" w:sz="0" w:space="0" w:color="auto"/>
            <w:bottom w:val="none" w:sz="0" w:space="0" w:color="auto"/>
            <w:right w:val="none" w:sz="0" w:space="0" w:color="auto"/>
          </w:divBdr>
        </w:div>
        <w:div w:id="1381587476">
          <w:marLeft w:val="480"/>
          <w:marRight w:val="0"/>
          <w:marTop w:val="0"/>
          <w:marBottom w:val="0"/>
          <w:divBdr>
            <w:top w:val="none" w:sz="0" w:space="0" w:color="auto"/>
            <w:left w:val="none" w:sz="0" w:space="0" w:color="auto"/>
            <w:bottom w:val="none" w:sz="0" w:space="0" w:color="auto"/>
            <w:right w:val="none" w:sz="0" w:space="0" w:color="auto"/>
          </w:divBdr>
        </w:div>
        <w:div w:id="1431119203">
          <w:marLeft w:val="480"/>
          <w:marRight w:val="0"/>
          <w:marTop w:val="0"/>
          <w:marBottom w:val="0"/>
          <w:divBdr>
            <w:top w:val="none" w:sz="0" w:space="0" w:color="auto"/>
            <w:left w:val="none" w:sz="0" w:space="0" w:color="auto"/>
            <w:bottom w:val="none" w:sz="0" w:space="0" w:color="auto"/>
            <w:right w:val="none" w:sz="0" w:space="0" w:color="auto"/>
          </w:divBdr>
        </w:div>
        <w:div w:id="1466198987">
          <w:marLeft w:val="480"/>
          <w:marRight w:val="0"/>
          <w:marTop w:val="0"/>
          <w:marBottom w:val="0"/>
          <w:divBdr>
            <w:top w:val="none" w:sz="0" w:space="0" w:color="auto"/>
            <w:left w:val="none" w:sz="0" w:space="0" w:color="auto"/>
            <w:bottom w:val="none" w:sz="0" w:space="0" w:color="auto"/>
            <w:right w:val="none" w:sz="0" w:space="0" w:color="auto"/>
          </w:divBdr>
        </w:div>
        <w:div w:id="1473791631">
          <w:marLeft w:val="480"/>
          <w:marRight w:val="0"/>
          <w:marTop w:val="0"/>
          <w:marBottom w:val="0"/>
          <w:divBdr>
            <w:top w:val="none" w:sz="0" w:space="0" w:color="auto"/>
            <w:left w:val="none" w:sz="0" w:space="0" w:color="auto"/>
            <w:bottom w:val="none" w:sz="0" w:space="0" w:color="auto"/>
            <w:right w:val="none" w:sz="0" w:space="0" w:color="auto"/>
          </w:divBdr>
        </w:div>
        <w:div w:id="1488666406">
          <w:marLeft w:val="480"/>
          <w:marRight w:val="0"/>
          <w:marTop w:val="0"/>
          <w:marBottom w:val="0"/>
          <w:divBdr>
            <w:top w:val="none" w:sz="0" w:space="0" w:color="auto"/>
            <w:left w:val="none" w:sz="0" w:space="0" w:color="auto"/>
            <w:bottom w:val="none" w:sz="0" w:space="0" w:color="auto"/>
            <w:right w:val="none" w:sz="0" w:space="0" w:color="auto"/>
          </w:divBdr>
        </w:div>
        <w:div w:id="1489128767">
          <w:marLeft w:val="480"/>
          <w:marRight w:val="0"/>
          <w:marTop w:val="0"/>
          <w:marBottom w:val="0"/>
          <w:divBdr>
            <w:top w:val="none" w:sz="0" w:space="0" w:color="auto"/>
            <w:left w:val="none" w:sz="0" w:space="0" w:color="auto"/>
            <w:bottom w:val="none" w:sz="0" w:space="0" w:color="auto"/>
            <w:right w:val="none" w:sz="0" w:space="0" w:color="auto"/>
          </w:divBdr>
        </w:div>
        <w:div w:id="1493062357">
          <w:marLeft w:val="480"/>
          <w:marRight w:val="0"/>
          <w:marTop w:val="0"/>
          <w:marBottom w:val="0"/>
          <w:divBdr>
            <w:top w:val="none" w:sz="0" w:space="0" w:color="auto"/>
            <w:left w:val="none" w:sz="0" w:space="0" w:color="auto"/>
            <w:bottom w:val="none" w:sz="0" w:space="0" w:color="auto"/>
            <w:right w:val="none" w:sz="0" w:space="0" w:color="auto"/>
          </w:divBdr>
        </w:div>
        <w:div w:id="1497837794">
          <w:marLeft w:val="480"/>
          <w:marRight w:val="0"/>
          <w:marTop w:val="0"/>
          <w:marBottom w:val="0"/>
          <w:divBdr>
            <w:top w:val="none" w:sz="0" w:space="0" w:color="auto"/>
            <w:left w:val="none" w:sz="0" w:space="0" w:color="auto"/>
            <w:bottom w:val="none" w:sz="0" w:space="0" w:color="auto"/>
            <w:right w:val="none" w:sz="0" w:space="0" w:color="auto"/>
          </w:divBdr>
        </w:div>
        <w:div w:id="1504272757">
          <w:marLeft w:val="480"/>
          <w:marRight w:val="0"/>
          <w:marTop w:val="0"/>
          <w:marBottom w:val="0"/>
          <w:divBdr>
            <w:top w:val="none" w:sz="0" w:space="0" w:color="auto"/>
            <w:left w:val="none" w:sz="0" w:space="0" w:color="auto"/>
            <w:bottom w:val="none" w:sz="0" w:space="0" w:color="auto"/>
            <w:right w:val="none" w:sz="0" w:space="0" w:color="auto"/>
          </w:divBdr>
        </w:div>
        <w:div w:id="1504977086">
          <w:marLeft w:val="480"/>
          <w:marRight w:val="0"/>
          <w:marTop w:val="0"/>
          <w:marBottom w:val="0"/>
          <w:divBdr>
            <w:top w:val="none" w:sz="0" w:space="0" w:color="auto"/>
            <w:left w:val="none" w:sz="0" w:space="0" w:color="auto"/>
            <w:bottom w:val="none" w:sz="0" w:space="0" w:color="auto"/>
            <w:right w:val="none" w:sz="0" w:space="0" w:color="auto"/>
          </w:divBdr>
        </w:div>
        <w:div w:id="1537230430">
          <w:marLeft w:val="480"/>
          <w:marRight w:val="0"/>
          <w:marTop w:val="0"/>
          <w:marBottom w:val="0"/>
          <w:divBdr>
            <w:top w:val="none" w:sz="0" w:space="0" w:color="auto"/>
            <w:left w:val="none" w:sz="0" w:space="0" w:color="auto"/>
            <w:bottom w:val="none" w:sz="0" w:space="0" w:color="auto"/>
            <w:right w:val="none" w:sz="0" w:space="0" w:color="auto"/>
          </w:divBdr>
        </w:div>
        <w:div w:id="1553300917">
          <w:marLeft w:val="480"/>
          <w:marRight w:val="0"/>
          <w:marTop w:val="0"/>
          <w:marBottom w:val="0"/>
          <w:divBdr>
            <w:top w:val="none" w:sz="0" w:space="0" w:color="auto"/>
            <w:left w:val="none" w:sz="0" w:space="0" w:color="auto"/>
            <w:bottom w:val="none" w:sz="0" w:space="0" w:color="auto"/>
            <w:right w:val="none" w:sz="0" w:space="0" w:color="auto"/>
          </w:divBdr>
        </w:div>
        <w:div w:id="1659571846">
          <w:marLeft w:val="480"/>
          <w:marRight w:val="0"/>
          <w:marTop w:val="0"/>
          <w:marBottom w:val="0"/>
          <w:divBdr>
            <w:top w:val="none" w:sz="0" w:space="0" w:color="auto"/>
            <w:left w:val="none" w:sz="0" w:space="0" w:color="auto"/>
            <w:bottom w:val="none" w:sz="0" w:space="0" w:color="auto"/>
            <w:right w:val="none" w:sz="0" w:space="0" w:color="auto"/>
          </w:divBdr>
        </w:div>
      </w:divsChild>
    </w:div>
    <w:div w:id="621805665">
      <w:marLeft w:val="640"/>
      <w:marRight w:val="0"/>
      <w:marTop w:val="0"/>
      <w:marBottom w:val="0"/>
      <w:divBdr>
        <w:top w:val="none" w:sz="0" w:space="0" w:color="auto"/>
        <w:left w:val="none" w:sz="0" w:space="0" w:color="auto"/>
        <w:bottom w:val="none" w:sz="0" w:space="0" w:color="auto"/>
        <w:right w:val="none" w:sz="0" w:space="0" w:color="auto"/>
      </w:divBdr>
    </w:div>
    <w:div w:id="621809071">
      <w:marLeft w:val="640"/>
      <w:marRight w:val="0"/>
      <w:marTop w:val="0"/>
      <w:marBottom w:val="0"/>
      <w:divBdr>
        <w:top w:val="none" w:sz="0" w:space="0" w:color="auto"/>
        <w:left w:val="none" w:sz="0" w:space="0" w:color="auto"/>
        <w:bottom w:val="none" w:sz="0" w:space="0" w:color="auto"/>
        <w:right w:val="none" w:sz="0" w:space="0" w:color="auto"/>
      </w:divBdr>
    </w:div>
    <w:div w:id="621812088">
      <w:marLeft w:val="480"/>
      <w:marRight w:val="0"/>
      <w:marTop w:val="0"/>
      <w:marBottom w:val="0"/>
      <w:divBdr>
        <w:top w:val="none" w:sz="0" w:space="0" w:color="auto"/>
        <w:left w:val="none" w:sz="0" w:space="0" w:color="auto"/>
        <w:bottom w:val="none" w:sz="0" w:space="0" w:color="auto"/>
        <w:right w:val="none" w:sz="0" w:space="0" w:color="auto"/>
      </w:divBdr>
    </w:div>
    <w:div w:id="621813638">
      <w:marLeft w:val="640"/>
      <w:marRight w:val="0"/>
      <w:marTop w:val="0"/>
      <w:marBottom w:val="0"/>
      <w:divBdr>
        <w:top w:val="none" w:sz="0" w:space="0" w:color="auto"/>
        <w:left w:val="none" w:sz="0" w:space="0" w:color="auto"/>
        <w:bottom w:val="none" w:sz="0" w:space="0" w:color="auto"/>
        <w:right w:val="none" w:sz="0" w:space="0" w:color="auto"/>
      </w:divBdr>
    </w:div>
    <w:div w:id="621888216">
      <w:marLeft w:val="640"/>
      <w:marRight w:val="0"/>
      <w:marTop w:val="0"/>
      <w:marBottom w:val="0"/>
      <w:divBdr>
        <w:top w:val="none" w:sz="0" w:space="0" w:color="auto"/>
        <w:left w:val="none" w:sz="0" w:space="0" w:color="auto"/>
        <w:bottom w:val="none" w:sz="0" w:space="0" w:color="auto"/>
        <w:right w:val="none" w:sz="0" w:space="0" w:color="auto"/>
      </w:divBdr>
    </w:div>
    <w:div w:id="622003220">
      <w:marLeft w:val="640"/>
      <w:marRight w:val="0"/>
      <w:marTop w:val="0"/>
      <w:marBottom w:val="0"/>
      <w:divBdr>
        <w:top w:val="none" w:sz="0" w:space="0" w:color="auto"/>
        <w:left w:val="none" w:sz="0" w:space="0" w:color="auto"/>
        <w:bottom w:val="none" w:sz="0" w:space="0" w:color="auto"/>
        <w:right w:val="none" w:sz="0" w:space="0" w:color="auto"/>
      </w:divBdr>
    </w:div>
    <w:div w:id="622154787">
      <w:marLeft w:val="640"/>
      <w:marRight w:val="0"/>
      <w:marTop w:val="0"/>
      <w:marBottom w:val="0"/>
      <w:divBdr>
        <w:top w:val="none" w:sz="0" w:space="0" w:color="auto"/>
        <w:left w:val="none" w:sz="0" w:space="0" w:color="auto"/>
        <w:bottom w:val="none" w:sz="0" w:space="0" w:color="auto"/>
        <w:right w:val="none" w:sz="0" w:space="0" w:color="auto"/>
      </w:divBdr>
    </w:div>
    <w:div w:id="622224530">
      <w:marLeft w:val="640"/>
      <w:marRight w:val="0"/>
      <w:marTop w:val="0"/>
      <w:marBottom w:val="0"/>
      <w:divBdr>
        <w:top w:val="none" w:sz="0" w:space="0" w:color="auto"/>
        <w:left w:val="none" w:sz="0" w:space="0" w:color="auto"/>
        <w:bottom w:val="none" w:sz="0" w:space="0" w:color="auto"/>
        <w:right w:val="none" w:sz="0" w:space="0" w:color="auto"/>
      </w:divBdr>
    </w:div>
    <w:div w:id="622272671">
      <w:marLeft w:val="640"/>
      <w:marRight w:val="0"/>
      <w:marTop w:val="0"/>
      <w:marBottom w:val="0"/>
      <w:divBdr>
        <w:top w:val="none" w:sz="0" w:space="0" w:color="auto"/>
        <w:left w:val="none" w:sz="0" w:space="0" w:color="auto"/>
        <w:bottom w:val="none" w:sz="0" w:space="0" w:color="auto"/>
        <w:right w:val="none" w:sz="0" w:space="0" w:color="auto"/>
      </w:divBdr>
    </w:div>
    <w:div w:id="622346290">
      <w:marLeft w:val="640"/>
      <w:marRight w:val="0"/>
      <w:marTop w:val="0"/>
      <w:marBottom w:val="0"/>
      <w:divBdr>
        <w:top w:val="none" w:sz="0" w:space="0" w:color="auto"/>
        <w:left w:val="none" w:sz="0" w:space="0" w:color="auto"/>
        <w:bottom w:val="none" w:sz="0" w:space="0" w:color="auto"/>
        <w:right w:val="none" w:sz="0" w:space="0" w:color="auto"/>
      </w:divBdr>
    </w:div>
    <w:div w:id="622348499">
      <w:marLeft w:val="640"/>
      <w:marRight w:val="0"/>
      <w:marTop w:val="0"/>
      <w:marBottom w:val="0"/>
      <w:divBdr>
        <w:top w:val="none" w:sz="0" w:space="0" w:color="auto"/>
        <w:left w:val="none" w:sz="0" w:space="0" w:color="auto"/>
        <w:bottom w:val="none" w:sz="0" w:space="0" w:color="auto"/>
        <w:right w:val="none" w:sz="0" w:space="0" w:color="auto"/>
      </w:divBdr>
    </w:div>
    <w:div w:id="622421828">
      <w:marLeft w:val="640"/>
      <w:marRight w:val="0"/>
      <w:marTop w:val="0"/>
      <w:marBottom w:val="0"/>
      <w:divBdr>
        <w:top w:val="none" w:sz="0" w:space="0" w:color="auto"/>
        <w:left w:val="none" w:sz="0" w:space="0" w:color="auto"/>
        <w:bottom w:val="none" w:sz="0" w:space="0" w:color="auto"/>
        <w:right w:val="none" w:sz="0" w:space="0" w:color="auto"/>
      </w:divBdr>
    </w:div>
    <w:div w:id="622617090">
      <w:marLeft w:val="640"/>
      <w:marRight w:val="0"/>
      <w:marTop w:val="0"/>
      <w:marBottom w:val="0"/>
      <w:divBdr>
        <w:top w:val="none" w:sz="0" w:space="0" w:color="auto"/>
        <w:left w:val="none" w:sz="0" w:space="0" w:color="auto"/>
        <w:bottom w:val="none" w:sz="0" w:space="0" w:color="auto"/>
        <w:right w:val="none" w:sz="0" w:space="0" w:color="auto"/>
      </w:divBdr>
    </w:div>
    <w:div w:id="622728962">
      <w:marLeft w:val="640"/>
      <w:marRight w:val="0"/>
      <w:marTop w:val="0"/>
      <w:marBottom w:val="0"/>
      <w:divBdr>
        <w:top w:val="none" w:sz="0" w:space="0" w:color="auto"/>
        <w:left w:val="none" w:sz="0" w:space="0" w:color="auto"/>
        <w:bottom w:val="none" w:sz="0" w:space="0" w:color="auto"/>
        <w:right w:val="none" w:sz="0" w:space="0" w:color="auto"/>
      </w:divBdr>
    </w:div>
    <w:div w:id="622923421">
      <w:marLeft w:val="640"/>
      <w:marRight w:val="0"/>
      <w:marTop w:val="0"/>
      <w:marBottom w:val="0"/>
      <w:divBdr>
        <w:top w:val="none" w:sz="0" w:space="0" w:color="auto"/>
        <w:left w:val="none" w:sz="0" w:space="0" w:color="auto"/>
        <w:bottom w:val="none" w:sz="0" w:space="0" w:color="auto"/>
        <w:right w:val="none" w:sz="0" w:space="0" w:color="auto"/>
      </w:divBdr>
    </w:div>
    <w:div w:id="622998334">
      <w:marLeft w:val="640"/>
      <w:marRight w:val="0"/>
      <w:marTop w:val="0"/>
      <w:marBottom w:val="0"/>
      <w:divBdr>
        <w:top w:val="none" w:sz="0" w:space="0" w:color="auto"/>
        <w:left w:val="none" w:sz="0" w:space="0" w:color="auto"/>
        <w:bottom w:val="none" w:sz="0" w:space="0" w:color="auto"/>
        <w:right w:val="none" w:sz="0" w:space="0" w:color="auto"/>
      </w:divBdr>
    </w:div>
    <w:div w:id="623073946">
      <w:marLeft w:val="640"/>
      <w:marRight w:val="0"/>
      <w:marTop w:val="0"/>
      <w:marBottom w:val="0"/>
      <w:divBdr>
        <w:top w:val="none" w:sz="0" w:space="0" w:color="auto"/>
        <w:left w:val="none" w:sz="0" w:space="0" w:color="auto"/>
        <w:bottom w:val="none" w:sz="0" w:space="0" w:color="auto"/>
        <w:right w:val="none" w:sz="0" w:space="0" w:color="auto"/>
      </w:divBdr>
    </w:div>
    <w:div w:id="623118526">
      <w:marLeft w:val="640"/>
      <w:marRight w:val="0"/>
      <w:marTop w:val="0"/>
      <w:marBottom w:val="0"/>
      <w:divBdr>
        <w:top w:val="none" w:sz="0" w:space="0" w:color="auto"/>
        <w:left w:val="none" w:sz="0" w:space="0" w:color="auto"/>
        <w:bottom w:val="none" w:sz="0" w:space="0" w:color="auto"/>
        <w:right w:val="none" w:sz="0" w:space="0" w:color="auto"/>
      </w:divBdr>
    </w:div>
    <w:div w:id="623120666">
      <w:marLeft w:val="640"/>
      <w:marRight w:val="0"/>
      <w:marTop w:val="0"/>
      <w:marBottom w:val="0"/>
      <w:divBdr>
        <w:top w:val="none" w:sz="0" w:space="0" w:color="auto"/>
        <w:left w:val="none" w:sz="0" w:space="0" w:color="auto"/>
        <w:bottom w:val="none" w:sz="0" w:space="0" w:color="auto"/>
        <w:right w:val="none" w:sz="0" w:space="0" w:color="auto"/>
      </w:divBdr>
    </w:div>
    <w:div w:id="623121848">
      <w:marLeft w:val="640"/>
      <w:marRight w:val="0"/>
      <w:marTop w:val="0"/>
      <w:marBottom w:val="0"/>
      <w:divBdr>
        <w:top w:val="none" w:sz="0" w:space="0" w:color="auto"/>
        <w:left w:val="none" w:sz="0" w:space="0" w:color="auto"/>
        <w:bottom w:val="none" w:sz="0" w:space="0" w:color="auto"/>
        <w:right w:val="none" w:sz="0" w:space="0" w:color="auto"/>
      </w:divBdr>
    </w:div>
    <w:div w:id="623123293">
      <w:marLeft w:val="640"/>
      <w:marRight w:val="0"/>
      <w:marTop w:val="0"/>
      <w:marBottom w:val="0"/>
      <w:divBdr>
        <w:top w:val="none" w:sz="0" w:space="0" w:color="auto"/>
        <w:left w:val="none" w:sz="0" w:space="0" w:color="auto"/>
        <w:bottom w:val="none" w:sz="0" w:space="0" w:color="auto"/>
        <w:right w:val="none" w:sz="0" w:space="0" w:color="auto"/>
      </w:divBdr>
    </w:div>
    <w:div w:id="623123892">
      <w:marLeft w:val="640"/>
      <w:marRight w:val="0"/>
      <w:marTop w:val="0"/>
      <w:marBottom w:val="0"/>
      <w:divBdr>
        <w:top w:val="none" w:sz="0" w:space="0" w:color="auto"/>
        <w:left w:val="none" w:sz="0" w:space="0" w:color="auto"/>
        <w:bottom w:val="none" w:sz="0" w:space="0" w:color="auto"/>
        <w:right w:val="none" w:sz="0" w:space="0" w:color="auto"/>
      </w:divBdr>
    </w:div>
    <w:div w:id="623148224">
      <w:marLeft w:val="640"/>
      <w:marRight w:val="0"/>
      <w:marTop w:val="0"/>
      <w:marBottom w:val="0"/>
      <w:divBdr>
        <w:top w:val="none" w:sz="0" w:space="0" w:color="auto"/>
        <w:left w:val="none" w:sz="0" w:space="0" w:color="auto"/>
        <w:bottom w:val="none" w:sz="0" w:space="0" w:color="auto"/>
        <w:right w:val="none" w:sz="0" w:space="0" w:color="auto"/>
      </w:divBdr>
    </w:div>
    <w:div w:id="623148923">
      <w:marLeft w:val="640"/>
      <w:marRight w:val="0"/>
      <w:marTop w:val="0"/>
      <w:marBottom w:val="0"/>
      <w:divBdr>
        <w:top w:val="none" w:sz="0" w:space="0" w:color="auto"/>
        <w:left w:val="none" w:sz="0" w:space="0" w:color="auto"/>
        <w:bottom w:val="none" w:sz="0" w:space="0" w:color="auto"/>
        <w:right w:val="none" w:sz="0" w:space="0" w:color="auto"/>
      </w:divBdr>
    </w:div>
    <w:div w:id="623190909">
      <w:marLeft w:val="640"/>
      <w:marRight w:val="0"/>
      <w:marTop w:val="0"/>
      <w:marBottom w:val="0"/>
      <w:divBdr>
        <w:top w:val="none" w:sz="0" w:space="0" w:color="auto"/>
        <w:left w:val="none" w:sz="0" w:space="0" w:color="auto"/>
        <w:bottom w:val="none" w:sz="0" w:space="0" w:color="auto"/>
        <w:right w:val="none" w:sz="0" w:space="0" w:color="auto"/>
      </w:divBdr>
    </w:div>
    <w:div w:id="623195575">
      <w:marLeft w:val="640"/>
      <w:marRight w:val="0"/>
      <w:marTop w:val="0"/>
      <w:marBottom w:val="0"/>
      <w:divBdr>
        <w:top w:val="none" w:sz="0" w:space="0" w:color="auto"/>
        <w:left w:val="none" w:sz="0" w:space="0" w:color="auto"/>
        <w:bottom w:val="none" w:sz="0" w:space="0" w:color="auto"/>
        <w:right w:val="none" w:sz="0" w:space="0" w:color="auto"/>
      </w:divBdr>
    </w:div>
    <w:div w:id="623199934">
      <w:marLeft w:val="640"/>
      <w:marRight w:val="0"/>
      <w:marTop w:val="0"/>
      <w:marBottom w:val="0"/>
      <w:divBdr>
        <w:top w:val="none" w:sz="0" w:space="0" w:color="auto"/>
        <w:left w:val="none" w:sz="0" w:space="0" w:color="auto"/>
        <w:bottom w:val="none" w:sz="0" w:space="0" w:color="auto"/>
        <w:right w:val="none" w:sz="0" w:space="0" w:color="auto"/>
      </w:divBdr>
    </w:div>
    <w:div w:id="623535773">
      <w:marLeft w:val="640"/>
      <w:marRight w:val="0"/>
      <w:marTop w:val="0"/>
      <w:marBottom w:val="0"/>
      <w:divBdr>
        <w:top w:val="none" w:sz="0" w:space="0" w:color="auto"/>
        <w:left w:val="none" w:sz="0" w:space="0" w:color="auto"/>
        <w:bottom w:val="none" w:sz="0" w:space="0" w:color="auto"/>
        <w:right w:val="none" w:sz="0" w:space="0" w:color="auto"/>
      </w:divBdr>
    </w:div>
    <w:div w:id="623540050">
      <w:marLeft w:val="640"/>
      <w:marRight w:val="0"/>
      <w:marTop w:val="0"/>
      <w:marBottom w:val="0"/>
      <w:divBdr>
        <w:top w:val="none" w:sz="0" w:space="0" w:color="auto"/>
        <w:left w:val="none" w:sz="0" w:space="0" w:color="auto"/>
        <w:bottom w:val="none" w:sz="0" w:space="0" w:color="auto"/>
        <w:right w:val="none" w:sz="0" w:space="0" w:color="auto"/>
      </w:divBdr>
    </w:div>
    <w:div w:id="623541081">
      <w:marLeft w:val="640"/>
      <w:marRight w:val="0"/>
      <w:marTop w:val="0"/>
      <w:marBottom w:val="0"/>
      <w:divBdr>
        <w:top w:val="none" w:sz="0" w:space="0" w:color="auto"/>
        <w:left w:val="none" w:sz="0" w:space="0" w:color="auto"/>
        <w:bottom w:val="none" w:sz="0" w:space="0" w:color="auto"/>
        <w:right w:val="none" w:sz="0" w:space="0" w:color="auto"/>
      </w:divBdr>
    </w:div>
    <w:div w:id="623541347">
      <w:marLeft w:val="640"/>
      <w:marRight w:val="0"/>
      <w:marTop w:val="0"/>
      <w:marBottom w:val="0"/>
      <w:divBdr>
        <w:top w:val="none" w:sz="0" w:space="0" w:color="auto"/>
        <w:left w:val="none" w:sz="0" w:space="0" w:color="auto"/>
        <w:bottom w:val="none" w:sz="0" w:space="0" w:color="auto"/>
        <w:right w:val="none" w:sz="0" w:space="0" w:color="auto"/>
      </w:divBdr>
    </w:div>
    <w:div w:id="623661815">
      <w:marLeft w:val="640"/>
      <w:marRight w:val="0"/>
      <w:marTop w:val="0"/>
      <w:marBottom w:val="0"/>
      <w:divBdr>
        <w:top w:val="none" w:sz="0" w:space="0" w:color="auto"/>
        <w:left w:val="none" w:sz="0" w:space="0" w:color="auto"/>
        <w:bottom w:val="none" w:sz="0" w:space="0" w:color="auto"/>
        <w:right w:val="none" w:sz="0" w:space="0" w:color="auto"/>
      </w:divBdr>
    </w:div>
    <w:div w:id="623729466">
      <w:marLeft w:val="640"/>
      <w:marRight w:val="0"/>
      <w:marTop w:val="0"/>
      <w:marBottom w:val="0"/>
      <w:divBdr>
        <w:top w:val="none" w:sz="0" w:space="0" w:color="auto"/>
        <w:left w:val="none" w:sz="0" w:space="0" w:color="auto"/>
        <w:bottom w:val="none" w:sz="0" w:space="0" w:color="auto"/>
        <w:right w:val="none" w:sz="0" w:space="0" w:color="auto"/>
      </w:divBdr>
    </w:div>
    <w:div w:id="623731250">
      <w:bodyDiv w:val="1"/>
      <w:marLeft w:val="0"/>
      <w:marRight w:val="0"/>
      <w:marTop w:val="0"/>
      <w:marBottom w:val="0"/>
      <w:divBdr>
        <w:top w:val="none" w:sz="0" w:space="0" w:color="auto"/>
        <w:left w:val="none" w:sz="0" w:space="0" w:color="auto"/>
        <w:bottom w:val="none" w:sz="0" w:space="0" w:color="auto"/>
        <w:right w:val="none" w:sz="0" w:space="0" w:color="auto"/>
      </w:divBdr>
      <w:divsChild>
        <w:div w:id="6292008">
          <w:marLeft w:val="640"/>
          <w:marRight w:val="0"/>
          <w:marTop w:val="0"/>
          <w:marBottom w:val="0"/>
          <w:divBdr>
            <w:top w:val="none" w:sz="0" w:space="0" w:color="auto"/>
            <w:left w:val="none" w:sz="0" w:space="0" w:color="auto"/>
            <w:bottom w:val="none" w:sz="0" w:space="0" w:color="auto"/>
            <w:right w:val="none" w:sz="0" w:space="0" w:color="auto"/>
          </w:divBdr>
        </w:div>
        <w:div w:id="143818303">
          <w:marLeft w:val="640"/>
          <w:marRight w:val="0"/>
          <w:marTop w:val="0"/>
          <w:marBottom w:val="0"/>
          <w:divBdr>
            <w:top w:val="none" w:sz="0" w:space="0" w:color="auto"/>
            <w:left w:val="none" w:sz="0" w:space="0" w:color="auto"/>
            <w:bottom w:val="none" w:sz="0" w:space="0" w:color="auto"/>
            <w:right w:val="none" w:sz="0" w:space="0" w:color="auto"/>
          </w:divBdr>
        </w:div>
        <w:div w:id="160237293">
          <w:marLeft w:val="640"/>
          <w:marRight w:val="0"/>
          <w:marTop w:val="0"/>
          <w:marBottom w:val="0"/>
          <w:divBdr>
            <w:top w:val="none" w:sz="0" w:space="0" w:color="auto"/>
            <w:left w:val="none" w:sz="0" w:space="0" w:color="auto"/>
            <w:bottom w:val="none" w:sz="0" w:space="0" w:color="auto"/>
            <w:right w:val="none" w:sz="0" w:space="0" w:color="auto"/>
          </w:divBdr>
        </w:div>
        <w:div w:id="197931421">
          <w:marLeft w:val="640"/>
          <w:marRight w:val="0"/>
          <w:marTop w:val="0"/>
          <w:marBottom w:val="0"/>
          <w:divBdr>
            <w:top w:val="none" w:sz="0" w:space="0" w:color="auto"/>
            <w:left w:val="none" w:sz="0" w:space="0" w:color="auto"/>
            <w:bottom w:val="none" w:sz="0" w:space="0" w:color="auto"/>
            <w:right w:val="none" w:sz="0" w:space="0" w:color="auto"/>
          </w:divBdr>
        </w:div>
        <w:div w:id="219750730">
          <w:marLeft w:val="640"/>
          <w:marRight w:val="0"/>
          <w:marTop w:val="0"/>
          <w:marBottom w:val="0"/>
          <w:divBdr>
            <w:top w:val="none" w:sz="0" w:space="0" w:color="auto"/>
            <w:left w:val="none" w:sz="0" w:space="0" w:color="auto"/>
            <w:bottom w:val="none" w:sz="0" w:space="0" w:color="auto"/>
            <w:right w:val="none" w:sz="0" w:space="0" w:color="auto"/>
          </w:divBdr>
        </w:div>
        <w:div w:id="238026890">
          <w:marLeft w:val="640"/>
          <w:marRight w:val="0"/>
          <w:marTop w:val="0"/>
          <w:marBottom w:val="0"/>
          <w:divBdr>
            <w:top w:val="none" w:sz="0" w:space="0" w:color="auto"/>
            <w:left w:val="none" w:sz="0" w:space="0" w:color="auto"/>
            <w:bottom w:val="none" w:sz="0" w:space="0" w:color="auto"/>
            <w:right w:val="none" w:sz="0" w:space="0" w:color="auto"/>
          </w:divBdr>
        </w:div>
        <w:div w:id="260264163">
          <w:marLeft w:val="640"/>
          <w:marRight w:val="0"/>
          <w:marTop w:val="0"/>
          <w:marBottom w:val="0"/>
          <w:divBdr>
            <w:top w:val="none" w:sz="0" w:space="0" w:color="auto"/>
            <w:left w:val="none" w:sz="0" w:space="0" w:color="auto"/>
            <w:bottom w:val="none" w:sz="0" w:space="0" w:color="auto"/>
            <w:right w:val="none" w:sz="0" w:space="0" w:color="auto"/>
          </w:divBdr>
        </w:div>
        <w:div w:id="269632532">
          <w:marLeft w:val="640"/>
          <w:marRight w:val="0"/>
          <w:marTop w:val="0"/>
          <w:marBottom w:val="0"/>
          <w:divBdr>
            <w:top w:val="none" w:sz="0" w:space="0" w:color="auto"/>
            <w:left w:val="none" w:sz="0" w:space="0" w:color="auto"/>
            <w:bottom w:val="none" w:sz="0" w:space="0" w:color="auto"/>
            <w:right w:val="none" w:sz="0" w:space="0" w:color="auto"/>
          </w:divBdr>
        </w:div>
        <w:div w:id="281155376">
          <w:marLeft w:val="640"/>
          <w:marRight w:val="0"/>
          <w:marTop w:val="0"/>
          <w:marBottom w:val="0"/>
          <w:divBdr>
            <w:top w:val="none" w:sz="0" w:space="0" w:color="auto"/>
            <w:left w:val="none" w:sz="0" w:space="0" w:color="auto"/>
            <w:bottom w:val="none" w:sz="0" w:space="0" w:color="auto"/>
            <w:right w:val="none" w:sz="0" w:space="0" w:color="auto"/>
          </w:divBdr>
        </w:div>
        <w:div w:id="314649756">
          <w:marLeft w:val="640"/>
          <w:marRight w:val="0"/>
          <w:marTop w:val="0"/>
          <w:marBottom w:val="0"/>
          <w:divBdr>
            <w:top w:val="none" w:sz="0" w:space="0" w:color="auto"/>
            <w:left w:val="none" w:sz="0" w:space="0" w:color="auto"/>
            <w:bottom w:val="none" w:sz="0" w:space="0" w:color="auto"/>
            <w:right w:val="none" w:sz="0" w:space="0" w:color="auto"/>
          </w:divBdr>
        </w:div>
        <w:div w:id="361319235">
          <w:marLeft w:val="640"/>
          <w:marRight w:val="0"/>
          <w:marTop w:val="0"/>
          <w:marBottom w:val="0"/>
          <w:divBdr>
            <w:top w:val="none" w:sz="0" w:space="0" w:color="auto"/>
            <w:left w:val="none" w:sz="0" w:space="0" w:color="auto"/>
            <w:bottom w:val="none" w:sz="0" w:space="0" w:color="auto"/>
            <w:right w:val="none" w:sz="0" w:space="0" w:color="auto"/>
          </w:divBdr>
        </w:div>
        <w:div w:id="364331225">
          <w:marLeft w:val="640"/>
          <w:marRight w:val="0"/>
          <w:marTop w:val="0"/>
          <w:marBottom w:val="0"/>
          <w:divBdr>
            <w:top w:val="none" w:sz="0" w:space="0" w:color="auto"/>
            <w:left w:val="none" w:sz="0" w:space="0" w:color="auto"/>
            <w:bottom w:val="none" w:sz="0" w:space="0" w:color="auto"/>
            <w:right w:val="none" w:sz="0" w:space="0" w:color="auto"/>
          </w:divBdr>
        </w:div>
        <w:div w:id="489054337">
          <w:marLeft w:val="640"/>
          <w:marRight w:val="0"/>
          <w:marTop w:val="0"/>
          <w:marBottom w:val="0"/>
          <w:divBdr>
            <w:top w:val="none" w:sz="0" w:space="0" w:color="auto"/>
            <w:left w:val="none" w:sz="0" w:space="0" w:color="auto"/>
            <w:bottom w:val="none" w:sz="0" w:space="0" w:color="auto"/>
            <w:right w:val="none" w:sz="0" w:space="0" w:color="auto"/>
          </w:divBdr>
        </w:div>
        <w:div w:id="521015509">
          <w:marLeft w:val="640"/>
          <w:marRight w:val="0"/>
          <w:marTop w:val="0"/>
          <w:marBottom w:val="0"/>
          <w:divBdr>
            <w:top w:val="none" w:sz="0" w:space="0" w:color="auto"/>
            <w:left w:val="none" w:sz="0" w:space="0" w:color="auto"/>
            <w:bottom w:val="none" w:sz="0" w:space="0" w:color="auto"/>
            <w:right w:val="none" w:sz="0" w:space="0" w:color="auto"/>
          </w:divBdr>
        </w:div>
        <w:div w:id="531384776">
          <w:marLeft w:val="640"/>
          <w:marRight w:val="0"/>
          <w:marTop w:val="0"/>
          <w:marBottom w:val="0"/>
          <w:divBdr>
            <w:top w:val="none" w:sz="0" w:space="0" w:color="auto"/>
            <w:left w:val="none" w:sz="0" w:space="0" w:color="auto"/>
            <w:bottom w:val="none" w:sz="0" w:space="0" w:color="auto"/>
            <w:right w:val="none" w:sz="0" w:space="0" w:color="auto"/>
          </w:divBdr>
        </w:div>
        <w:div w:id="637731851">
          <w:marLeft w:val="640"/>
          <w:marRight w:val="0"/>
          <w:marTop w:val="0"/>
          <w:marBottom w:val="0"/>
          <w:divBdr>
            <w:top w:val="none" w:sz="0" w:space="0" w:color="auto"/>
            <w:left w:val="none" w:sz="0" w:space="0" w:color="auto"/>
            <w:bottom w:val="none" w:sz="0" w:space="0" w:color="auto"/>
            <w:right w:val="none" w:sz="0" w:space="0" w:color="auto"/>
          </w:divBdr>
        </w:div>
        <w:div w:id="665742790">
          <w:marLeft w:val="640"/>
          <w:marRight w:val="0"/>
          <w:marTop w:val="0"/>
          <w:marBottom w:val="0"/>
          <w:divBdr>
            <w:top w:val="none" w:sz="0" w:space="0" w:color="auto"/>
            <w:left w:val="none" w:sz="0" w:space="0" w:color="auto"/>
            <w:bottom w:val="none" w:sz="0" w:space="0" w:color="auto"/>
            <w:right w:val="none" w:sz="0" w:space="0" w:color="auto"/>
          </w:divBdr>
        </w:div>
        <w:div w:id="711459818">
          <w:marLeft w:val="640"/>
          <w:marRight w:val="0"/>
          <w:marTop w:val="0"/>
          <w:marBottom w:val="0"/>
          <w:divBdr>
            <w:top w:val="none" w:sz="0" w:space="0" w:color="auto"/>
            <w:left w:val="none" w:sz="0" w:space="0" w:color="auto"/>
            <w:bottom w:val="none" w:sz="0" w:space="0" w:color="auto"/>
            <w:right w:val="none" w:sz="0" w:space="0" w:color="auto"/>
          </w:divBdr>
        </w:div>
        <w:div w:id="726993478">
          <w:marLeft w:val="640"/>
          <w:marRight w:val="0"/>
          <w:marTop w:val="0"/>
          <w:marBottom w:val="0"/>
          <w:divBdr>
            <w:top w:val="none" w:sz="0" w:space="0" w:color="auto"/>
            <w:left w:val="none" w:sz="0" w:space="0" w:color="auto"/>
            <w:bottom w:val="none" w:sz="0" w:space="0" w:color="auto"/>
            <w:right w:val="none" w:sz="0" w:space="0" w:color="auto"/>
          </w:divBdr>
        </w:div>
        <w:div w:id="784496591">
          <w:marLeft w:val="640"/>
          <w:marRight w:val="0"/>
          <w:marTop w:val="0"/>
          <w:marBottom w:val="0"/>
          <w:divBdr>
            <w:top w:val="none" w:sz="0" w:space="0" w:color="auto"/>
            <w:left w:val="none" w:sz="0" w:space="0" w:color="auto"/>
            <w:bottom w:val="none" w:sz="0" w:space="0" w:color="auto"/>
            <w:right w:val="none" w:sz="0" w:space="0" w:color="auto"/>
          </w:divBdr>
        </w:div>
        <w:div w:id="790902952">
          <w:marLeft w:val="640"/>
          <w:marRight w:val="0"/>
          <w:marTop w:val="0"/>
          <w:marBottom w:val="0"/>
          <w:divBdr>
            <w:top w:val="none" w:sz="0" w:space="0" w:color="auto"/>
            <w:left w:val="none" w:sz="0" w:space="0" w:color="auto"/>
            <w:bottom w:val="none" w:sz="0" w:space="0" w:color="auto"/>
            <w:right w:val="none" w:sz="0" w:space="0" w:color="auto"/>
          </w:divBdr>
        </w:div>
        <w:div w:id="817528718">
          <w:marLeft w:val="640"/>
          <w:marRight w:val="0"/>
          <w:marTop w:val="0"/>
          <w:marBottom w:val="0"/>
          <w:divBdr>
            <w:top w:val="none" w:sz="0" w:space="0" w:color="auto"/>
            <w:left w:val="none" w:sz="0" w:space="0" w:color="auto"/>
            <w:bottom w:val="none" w:sz="0" w:space="0" w:color="auto"/>
            <w:right w:val="none" w:sz="0" w:space="0" w:color="auto"/>
          </w:divBdr>
        </w:div>
        <w:div w:id="888957027">
          <w:marLeft w:val="640"/>
          <w:marRight w:val="0"/>
          <w:marTop w:val="0"/>
          <w:marBottom w:val="0"/>
          <w:divBdr>
            <w:top w:val="none" w:sz="0" w:space="0" w:color="auto"/>
            <w:left w:val="none" w:sz="0" w:space="0" w:color="auto"/>
            <w:bottom w:val="none" w:sz="0" w:space="0" w:color="auto"/>
            <w:right w:val="none" w:sz="0" w:space="0" w:color="auto"/>
          </w:divBdr>
        </w:div>
        <w:div w:id="904225120">
          <w:marLeft w:val="640"/>
          <w:marRight w:val="0"/>
          <w:marTop w:val="0"/>
          <w:marBottom w:val="0"/>
          <w:divBdr>
            <w:top w:val="none" w:sz="0" w:space="0" w:color="auto"/>
            <w:left w:val="none" w:sz="0" w:space="0" w:color="auto"/>
            <w:bottom w:val="none" w:sz="0" w:space="0" w:color="auto"/>
            <w:right w:val="none" w:sz="0" w:space="0" w:color="auto"/>
          </w:divBdr>
        </w:div>
        <w:div w:id="945696357">
          <w:marLeft w:val="640"/>
          <w:marRight w:val="0"/>
          <w:marTop w:val="0"/>
          <w:marBottom w:val="0"/>
          <w:divBdr>
            <w:top w:val="none" w:sz="0" w:space="0" w:color="auto"/>
            <w:left w:val="none" w:sz="0" w:space="0" w:color="auto"/>
            <w:bottom w:val="none" w:sz="0" w:space="0" w:color="auto"/>
            <w:right w:val="none" w:sz="0" w:space="0" w:color="auto"/>
          </w:divBdr>
        </w:div>
        <w:div w:id="973757838">
          <w:marLeft w:val="640"/>
          <w:marRight w:val="0"/>
          <w:marTop w:val="0"/>
          <w:marBottom w:val="0"/>
          <w:divBdr>
            <w:top w:val="none" w:sz="0" w:space="0" w:color="auto"/>
            <w:left w:val="none" w:sz="0" w:space="0" w:color="auto"/>
            <w:bottom w:val="none" w:sz="0" w:space="0" w:color="auto"/>
            <w:right w:val="none" w:sz="0" w:space="0" w:color="auto"/>
          </w:divBdr>
        </w:div>
        <w:div w:id="983899192">
          <w:marLeft w:val="640"/>
          <w:marRight w:val="0"/>
          <w:marTop w:val="0"/>
          <w:marBottom w:val="0"/>
          <w:divBdr>
            <w:top w:val="none" w:sz="0" w:space="0" w:color="auto"/>
            <w:left w:val="none" w:sz="0" w:space="0" w:color="auto"/>
            <w:bottom w:val="none" w:sz="0" w:space="0" w:color="auto"/>
            <w:right w:val="none" w:sz="0" w:space="0" w:color="auto"/>
          </w:divBdr>
        </w:div>
        <w:div w:id="1000818212">
          <w:marLeft w:val="640"/>
          <w:marRight w:val="0"/>
          <w:marTop w:val="0"/>
          <w:marBottom w:val="0"/>
          <w:divBdr>
            <w:top w:val="none" w:sz="0" w:space="0" w:color="auto"/>
            <w:left w:val="none" w:sz="0" w:space="0" w:color="auto"/>
            <w:bottom w:val="none" w:sz="0" w:space="0" w:color="auto"/>
            <w:right w:val="none" w:sz="0" w:space="0" w:color="auto"/>
          </w:divBdr>
        </w:div>
        <w:div w:id="1022318309">
          <w:marLeft w:val="640"/>
          <w:marRight w:val="0"/>
          <w:marTop w:val="0"/>
          <w:marBottom w:val="0"/>
          <w:divBdr>
            <w:top w:val="none" w:sz="0" w:space="0" w:color="auto"/>
            <w:left w:val="none" w:sz="0" w:space="0" w:color="auto"/>
            <w:bottom w:val="none" w:sz="0" w:space="0" w:color="auto"/>
            <w:right w:val="none" w:sz="0" w:space="0" w:color="auto"/>
          </w:divBdr>
        </w:div>
        <w:div w:id="1022709514">
          <w:marLeft w:val="640"/>
          <w:marRight w:val="0"/>
          <w:marTop w:val="0"/>
          <w:marBottom w:val="0"/>
          <w:divBdr>
            <w:top w:val="none" w:sz="0" w:space="0" w:color="auto"/>
            <w:left w:val="none" w:sz="0" w:space="0" w:color="auto"/>
            <w:bottom w:val="none" w:sz="0" w:space="0" w:color="auto"/>
            <w:right w:val="none" w:sz="0" w:space="0" w:color="auto"/>
          </w:divBdr>
        </w:div>
        <w:div w:id="1029182831">
          <w:marLeft w:val="640"/>
          <w:marRight w:val="0"/>
          <w:marTop w:val="0"/>
          <w:marBottom w:val="0"/>
          <w:divBdr>
            <w:top w:val="none" w:sz="0" w:space="0" w:color="auto"/>
            <w:left w:val="none" w:sz="0" w:space="0" w:color="auto"/>
            <w:bottom w:val="none" w:sz="0" w:space="0" w:color="auto"/>
            <w:right w:val="none" w:sz="0" w:space="0" w:color="auto"/>
          </w:divBdr>
        </w:div>
        <w:div w:id="1039816532">
          <w:marLeft w:val="640"/>
          <w:marRight w:val="0"/>
          <w:marTop w:val="0"/>
          <w:marBottom w:val="0"/>
          <w:divBdr>
            <w:top w:val="none" w:sz="0" w:space="0" w:color="auto"/>
            <w:left w:val="none" w:sz="0" w:space="0" w:color="auto"/>
            <w:bottom w:val="none" w:sz="0" w:space="0" w:color="auto"/>
            <w:right w:val="none" w:sz="0" w:space="0" w:color="auto"/>
          </w:divBdr>
        </w:div>
        <w:div w:id="1042942463">
          <w:marLeft w:val="640"/>
          <w:marRight w:val="0"/>
          <w:marTop w:val="0"/>
          <w:marBottom w:val="0"/>
          <w:divBdr>
            <w:top w:val="none" w:sz="0" w:space="0" w:color="auto"/>
            <w:left w:val="none" w:sz="0" w:space="0" w:color="auto"/>
            <w:bottom w:val="none" w:sz="0" w:space="0" w:color="auto"/>
            <w:right w:val="none" w:sz="0" w:space="0" w:color="auto"/>
          </w:divBdr>
        </w:div>
        <w:div w:id="1068114725">
          <w:marLeft w:val="640"/>
          <w:marRight w:val="0"/>
          <w:marTop w:val="0"/>
          <w:marBottom w:val="0"/>
          <w:divBdr>
            <w:top w:val="none" w:sz="0" w:space="0" w:color="auto"/>
            <w:left w:val="none" w:sz="0" w:space="0" w:color="auto"/>
            <w:bottom w:val="none" w:sz="0" w:space="0" w:color="auto"/>
            <w:right w:val="none" w:sz="0" w:space="0" w:color="auto"/>
          </w:divBdr>
        </w:div>
        <w:div w:id="1109466873">
          <w:marLeft w:val="640"/>
          <w:marRight w:val="0"/>
          <w:marTop w:val="0"/>
          <w:marBottom w:val="0"/>
          <w:divBdr>
            <w:top w:val="none" w:sz="0" w:space="0" w:color="auto"/>
            <w:left w:val="none" w:sz="0" w:space="0" w:color="auto"/>
            <w:bottom w:val="none" w:sz="0" w:space="0" w:color="auto"/>
            <w:right w:val="none" w:sz="0" w:space="0" w:color="auto"/>
          </w:divBdr>
        </w:div>
        <w:div w:id="1114010379">
          <w:marLeft w:val="640"/>
          <w:marRight w:val="0"/>
          <w:marTop w:val="0"/>
          <w:marBottom w:val="0"/>
          <w:divBdr>
            <w:top w:val="none" w:sz="0" w:space="0" w:color="auto"/>
            <w:left w:val="none" w:sz="0" w:space="0" w:color="auto"/>
            <w:bottom w:val="none" w:sz="0" w:space="0" w:color="auto"/>
            <w:right w:val="none" w:sz="0" w:space="0" w:color="auto"/>
          </w:divBdr>
        </w:div>
        <w:div w:id="1230847096">
          <w:marLeft w:val="640"/>
          <w:marRight w:val="0"/>
          <w:marTop w:val="0"/>
          <w:marBottom w:val="0"/>
          <w:divBdr>
            <w:top w:val="none" w:sz="0" w:space="0" w:color="auto"/>
            <w:left w:val="none" w:sz="0" w:space="0" w:color="auto"/>
            <w:bottom w:val="none" w:sz="0" w:space="0" w:color="auto"/>
            <w:right w:val="none" w:sz="0" w:space="0" w:color="auto"/>
          </w:divBdr>
        </w:div>
        <w:div w:id="1252662750">
          <w:marLeft w:val="640"/>
          <w:marRight w:val="0"/>
          <w:marTop w:val="0"/>
          <w:marBottom w:val="0"/>
          <w:divBdr>
            <w:top w:val="none" w:sz="0" w:space="0" w:color="auto"/>
            <w:left w:val="none" w:sz="0" w:space="0" w:color="auto"/>
            <w:bottom w:val="none" w:sz="0" w:space="0" w:color="auto"/>
            <w:right w:val="none" w:sz="0" w:space="0" w:color="auto"/>
          </w:divBdr>
        </w:div>
        <w:div w:id="1281955487">
          <w:marLeft w:val="640"/>
          <w:marRight w:val="0"/>
          <w:marTop w:val="0"/>
          <w:marBottom w:val="0"/>
          <w:divBdr>
            <w:top w:val="none" w:sz="0" w:space="0" w:color="auto"/>
            <w:left w:val="none" w:sz="0" w:space="0" w:color="auto"/>
            <w:bottom w:val="none" w:sz="0" w:space="0" w:color="auto"/>
            <w:right w:val="none" w:sz="0" w:space="0" w:color="auto"/>
          </w:divBdr>
        </w:div>
        <w:div w:id="1286890945">
          <w:marLeft w:val="640"/>
          <w:marRight w:val="0"/>
          <w:marTop w:val="0"/>
          <w:marBottom w:val="0"/>
          <w:divBdr>
            <w:top w:val="none" w:sz="0" w:space="0" w:color="auto"/>
            <w:left w:val="none" w:sz="0" w:space="0" w:color="auto"/>
            <w:bottom w:val="none" w:sz="0" w:space="0" w:color="auto"/>
            <w:right w:val="none" w:sz="0" w:space="0" w:color="auto"/>
          </w:divBdr>
        </w:div>
        <w:div w:id="1300843998">
          <w:marLeft w:val="640"/>
          <w:marRight w:val="0"/>
          <w:marTop w:val="0"/>
          <w:marBottom w:val="0"/>
          <w:divBdr>
            <w:top w:val="none" w:sz="0" w:space="0" w:color="auto"/>
            <w:left w:val="none" w:sz="0" w:space="0" w:color="auto"/>
            <w:bottom w:val="none" w:sz="0" w:space="0" w:color="auto"/>
            <w:right w:val="none" w:sz="0" w:space="0" w:color="auto"/>
          </w:divBdr>
        </w:div>
        <w:div w:id="1328242876">
          <w:marLeft w:val="640"/>
          <w:marRight w:val="0"/>
          <w:marTop w:val="0"/>
          <w:marBottom w:val="0"/>
          <w:divBdr>
            <w:top w:val="none" w:sz="0" w:space="0" w:color="auto"/>
            <w:left w:val="none" w:sz="0" w:space="0" w:color="auto"/>
            <w:bottom w:val="none" w:sz="0" w:space="0" w:color="auto"/>
            <w:right w:val="none" w:sz="0" w:space="0" w:color="auto"/>
          </w:divBdr>
        </w:div>
        <w:div w:id="1352757983">
          <w:marLeft w:val="640"/>
          <w:marRight w:val="0"/>
          <w:marTop w:val="0"/>
          <w:marBottom w:val="0"/>
          <w:divBdr>
            <w:top w:val="none" w:sz="0" w:space="0" w:color="auto"/>
            <w:left w:val="none" w:sz="0" w:space="0" w:color="auto"/>
            <w:bottom w:val="none" w:sz="0" w:space="0" w:color="auto"/>
            <w:right w:val="none" w:sz="0" w:space="0" w:color="auto"/>
          </w:divBdr>
        </w:div>
        <w:div w:id="1427114699">
          <w:marLeft w:val="640"/>
          <w:marRight w:val="0"/>
          <w:marTop w:val="0"/>
          <w:marBottom w:val="0"/>
          <w:divBdr>
            <w:top w:val="none" w:sz="0" w:space="0" w:color="auto"/>
            <w:left w:val="none" w:sz="0" w:space="0" w:color="auto"/>
            <w:bottom w:val="none" w:sz="0" w:space="0" w:color="auto"/>
            <w:right w:val="none" w:sz="0" w:space="0" w:color="auto"/>
          </w:divBdr>
        </w:div>
        <w:div w:id="1532913114">
          <w:marLeft w:val="640"/>
          <w:marRight w:val="0"/>
          <w:marTop w:val="0"/>
          <w:marBottom w:val="0"/>
          <w:divBdr>
            <w:top w:val="none" w:sz="0" w:space="0" w:color="auto"/>
            <w:left w:val="none" w:sz="0" w:space="0" w:color="auto"/>
            <w:bottom w:val="none" w:sz="0" w:space="0" w:color="auto"/>
            <w:right w:val="none" w:sz="0" w:space="0" w:color="auto"/>
          </w:divBdr>
        </w:div>
        <w:div w:id="1557273665">
          <w:marLeft w:val="640"/>
          <w:marRight w:val="0"/>
          <w:marTop w:val="0"/>
          <w:marBottom w:val="0"/>
          <w:divBdr>
            <w:top w:val="none" w:sz="0" w:space="0" w:color="auto"/>
            <w:left w:val="none" w:sz="0" w:space="0" w:color="auto"/>
            <w:bottom w:val="none" w:sz="0" w:space="0" w:color="auto"/>
            <w:right w:val="none" w:sz="0" w:space="0" w:color="auto"/>
          </w:divBdr>
        </w:div>
        <w:div w:id="1596666290">
          <w:marLeft w:val="640"/>
          <w:marRight w:val="0"/>
          <w:marTop w:val="0"/>
          <w:marBottom w:val="0"/>
          <w:divBdr>
            <w:top w:val="none" w:sz="0" w:space="0" w:color="auto"/>
            <w:left w:val="none" w:sz="0" w:space="0" w:color="auto"/>
            <w:bottom w:val="none" w:sz="0" w:space="0" w:color="auto"/>
            <w:right w:val="none" w:sz="0" w:space="0" w:color="auto"/>
          </w:divBdr>
        </w:div>
        <w:div w:id="1610819088">
          <w:marLeft w:val="640"/>
          <w:marRight w:val="0"/>
          <w:marTop w:val="0"/>
          <w:marBottom w:val="0"/>
          <w:divBdr>
            <w:top w:val="none" w:sz="0" w:space="0" w:color="auto"/>
            <w:left w:val="none" w:sz="0" w:space="0" w:color="auto"/>
            <w:bottom w:val="none" w:sz="0" w:space="0" w:color="auto"/>
            <w:right w:val="none" w:sz="0" w:space="0" w:color="auto"/>
          </w:divBdr>
        </w:div>
        <w:div w:id="1629584178">
          <w:marLeft w:val="640"/>
          <w:marRight w:val="0"/>
          <w:marTop w:val="0"/>
          <w:marBottom w:val="0"/>
          <w:divBdr>
            <w:top w:val="none" w:sz="0" w:space="0" w:color="auto"/>
            <w:left w:val="none" w:sz="0" w:space="0" w:color="auto"/>
            <w:bottom w:val="none" w:sz="0" w:space="0" w:color="auto"/>
            <w:right w:val="none" w:sz="0" w:space="0" w:color="auto"/>
          </w:divBdr>
        </w:div>
        <w:div w:id="1649357682">
          <w:marLeft w:val="640"/>
          <w:marRight w:val="0"/>
          <w:marTop w:val="0"/>
          <w:marBottom w:val="0"/>
          <w:divBdr>
            <w:top w:val="none" w:sz="0" w:space="0" w:color="auto"/>
            <w:left w:val="none" w:sz="0" w:space="0" w:color="auto"/>
            <w:bottom w:val="none" w:sz="0" w:space="0" w:color="auto"/>
            <w:right w:val="none" w:sz="0" w:space="0" w:color="auto"/>
          </w:divBdr>
        </w:div>
        <w:div w:id="1678849768">
          <w:marLeft w:val="640"/>
          <w:marRight w:val="0"/>
          <w:marTop w:val="0"/>
          <w:marBottom w:val="0"/>
          <w:divBdr>
            <w:top w:val="none" w:sz="0" w:space="0" w:color="auto"/>
            <w:left w:val="none" w:sz="0" w:space="0" w:color="auto"/>
            <w:bottom w:val="none" w:sz="0" w:space="0" w:color="auto"/>
            <w:right w:val="none" w:sz="0" w:space="0" w:color="auto"/>
          </w:divBdr>
        </w:div>
        <w:div w:id="1753507369">
          <w:marLeft w:val="640"/>
          <w:marRight w:val="0"/>
          <w:marTop w:val="0"/>
          <w:marBottom w:val="0"/>
          <w:divBdr>
            <w:top w:val="none" w:sz="0" w:space="0" w:color="auto"/>
            <w:left w:val="none" w:sz="0" w:space="0" w:color="auto"/>
            <w:bottom w:val="none" w:sz="0" w:space="0" w:color="auto"/>
            <w:right w:val="none" w:sz="0" w:space="0" w:color="auto"/>
          </w:divBdr>
        </w:div>
      </w:divsChild>
    </w:div>
    <w:div w:id="623734209">
      <w:marLeft w:val="640"/>
      <w:marRight w:val="0"/>
      <w:marTop w:val="0"/>
      <w:marBottom w:val="0"/>
      <w:divBdr>
        <w:top w:val="none" w:sz="0" w:space="0" w:color="auto"/>
        <w:left w:val="none" w:sz="0" w:space="0" w:color="auto"/>
        <w:bottom w:val="none" w:sz="0" w:space="0" w:color="auto"/>
        <w:right w:val="none" w:sz="0" w:space="0" w:color="auto"/>
      </w:divBdr>
    </w:div>
    <w:div w:id="623775596">
      <w:marLeft w:val="640"/>
      <w:marRight w:val="0"/>
      <w:marTop w:val="0"/>
      <w:marBottom w:val="0"/>
      <w:divBdr>
        <w:top w:val="none" w:sz="0" w:space="0" w:color="auto"/>
        <w:left w:val="none" w:sz="0" w:space="0" w:color="auto"/>
        <w:bottom w:val="none" w:sz="0" w:space="0" w:color="auto"/>
        <w:right w:val="none" w:sz="0" w:space="0" w:color="auto"/>
      </w:divBdr>
    </w:div>
    <w:div w:id="623778750">
      <w:marLeft w:val="640"/>
      <w:marRight w:val="0"/>
      <w:marTop w:val="0"/>
      <w:marBottom w:val="0"/>
      <w:divBdr>
        <w:top w:val="none" w:sz="0" w:space="0" w:color="auto"/>
        <w:left w:val="none" w:sz="0" w:space="0" w:color="auto"/>
        <w:bottom w:val="none" w:sz="0" w:space="0" w:color="auto"/>
        <w:right w:val="none" w:sz="0" w:space="0" w:color="auto"/>
      </w:divBdr>
    </w:div>
    <w:div w:id="623924387">
      <w:marLeft w:val="640"/>
      <w:marRight w:val="0"/>
      <w:marTop w:val="0"/>
      <w:marBottom w:val="0"/>
      <w:divBdr>
        <w:top w:val="none" w:sz="0" w:space="0" w:color="auto"/>
        <w:left w:val="none" w:sz="0" w:space="0" w:color="auto"/>
        <w:bottom w:val="none" w:sz="0" w:space="0" w:color="auto"/>
        <w:right w:val="none" w:sz="0" w:space="0" w:color="auto"/>
      </w:divBdr>
    </w:div>
    <w:div w:id="623926896">
      <w:marLeft w:val="640"/>
      <w:marRight w:val="0"/>
      <w:marTop w:val="0"/>
      <w:marBottom w:val="0"/>
      <w:divBdr>
        <w:top w:val="none" w:sz="0" w:space="0" w:color="auto"/>
        <w:left w:val="none" w:sz="0" w:space="0" w:color="auto"/>
        <w:bottom w:val="none" w:sz="0" w:space="0" w:color="auto"/>
        <w:right w:val="none" w:sz="0" w:space="0" w:color="auto"/>
      </w:divBdr>
    </w:div>
    <w:div w:id="623970529">
      <w:marLeft w:val="640"/>
      <w:marRight w:val="0"/>
      <w:marTop w:val="0"/>
      <w:marBottom w:val="0"/>
      <w:divBdr>
        <w:top w:val="none" w:sz="0" w:space="0" w:color="auto"/>
        <w:left w:val="none" w:sz="0" w:space="0" w:color="auto"/>
        <w:bottom w:val="none" w:sz="0" w:space="0" w:color="auto"/>
        <w:right w:val="none" w:sz="0" w:space="0" w:color="auto"/>
      </w:divBdr>
    </w:div>
    <w:div w:id="623970997">
      <w:marLeft w:val="640"/>
      <w:marRight w:val="0"/>
      <w:marTop w:val="0"/>
      <w:marBottom w:val="0"/>
      <w:divBdr>
        <w:top w:val="none" w:sz="0" w:space="0" w:color="auto"/>
        <w:left w:val="none" w:sz="0" w:space="0" w:color="auto"/>
        <w:bottom w:val="none" w:sz="0" w:space="0" w:color="auto"/>
        <w:right w:val="none" w:sz="0" w:space="0" w:color="auto"/>
      </w:divBdr>
    </w:div>
    <w:div w:id="624000328">
      <w:marLeft w:val="640"/>
      <w:marRight w:val="0"/>
      <w:marTop w:val="0"/>
      <w:marBottom w:val="0"/>
      <w:divBdr>
        <w:top w:val="none" w:sz="0" w:space="0" w:color="auto"/>
        <w:left w:val="none" w:sz="0" w:space="0" w:color="auto"/>
        <w:bottom w:val="none" w:sz="0" w:space="0" w:color="auto"/>
        <w:right w:val="none" w:sz="0" w:space="0" w:color="auto"/>
      </w:divBdr>
    </w:div>
    <w:div w:id="624042111">
      <w:marLeft w:val="640"/>
      <w:marRight w:val="0"/>
      <w:marTop w:val="0"/>
      <w:marBottom w:val="0"/>
      <w:divBdr>
        <w:top w:val="none" w:sz="0" w:space="0" w:color="auto"/>
        <w:left w:val="none" w:sz="0" w:space="0" w:color="auto"/>
        <w:bottom w:val="none" w:sz="0" w:space="0" w:color="auto"/>
        <w:right w:val="none" w:sz="0" w:space="0" w:color="auto"/>
      </w:divBdr>
    </w:div>
    <w:div w:id="624190134">
      <w:marLeft w:val="640"/>
      <w:marRight w:val="0"/>
      <w:marTop w:val="0"/>
      <w:marBottom w:val="0"/>
      <w:divBdr>
        <w:top w:val="none" w:sz="0" w:space="0" w:color="auto"/>
        <w:left w:val="none" w:sz="0" w:space="0" w:color="auto"/>
        <w:bottom w:val="none" w:sz="0" w:space="0" w:color="auto"/>
        <w:right w:val="none" w:sz="0" w:space="0" w:color="auto"/>
      </w:divBdr>
    </w:div>
    <w:div w:id="624193935">
      <w:marLeft w:val="640"/>
      <w:marRight w:val="0"/>
      <w:marTop w:val="0"/>
      <w:marBottom w:val="0"/>
      <w:divBdr>
        <w:top w:val="none" w:sz="0" w:space="0" w:color="auto"/>
        <w:left w:val="none" w:sz="0" w:space="0" w:color="auto"/>
        <w:bottom w:val="none" w:sz="0" w:space="0" w:color="auto"/>
        <w:right w:val="none" w:sz="0" w:space="0" w:color="auto"/>
      </w:divBdr>
    </w:div>
    <w:div w:id="624308883">
      <w:marLeft w:val="640"/>
      <w:marRight w:val="0"/>
      <w:marTop w:val="0"/>
      <w:marBottom w:val="0"/>
      <w:divBdr>
        <w:top w:val="none" w:sz="0" w:space="0" w:color="auto"/>
        <w:left w:val="none" w:sz="0" w:space="0" w:color="auto"/>
        <w:bottom w:val="none" w:sz="0" w:space="0" w:color="auto"/>
        <w:right w:val="none" w:sz="0" w:space="0" w:color="auto"/>
      </w:divBdr>
    </w:div>
    <w:div w:id="624310354">
      <w:marLeft w:val="640"/>
      <w:marRight w:val="0"/>
      <w:marTop w:val="0"/>
      <w:marBottom w:val="0"/>
      <w:divBdr>
        <w:top w:val="none" w:sz="0" w:space="0" w:color="auto"/>
        <w:left w:val="none" w:sz="0" w:space="0" w:color="auto"/>
        <w:bottom w:val="none" w:sz="0" w:space="0" w:color="auto"/>
        <w:right w:val="none" w:sz="0" w:space="0" w:color="auto"/>
      </w:divBdr>
    </w:div>
    <w:div w:id="624390719">
      <w:marLeft w:val="640"/>
      <w:marRight w:val="0"/>
      <w:marTop w:val="0"/>
      <w:marBottom w:val="0"/>
      <w:divBdr>
        <w:top w:val="none" w:sz="0" w:space="0" w:color="auto"/>
        <w:left w:val="none" w:sz="0" w:space="0" w:color="auto"/>
        <w:bottom w:val="none" w:sz="0" w:space="0" w:color="auto"/>
        <w:right w:val="none" w:sz="0" w:space="0" w:color="auto"/>
      </w:divBdr>
    </w:div>
    <w:div w:id="624433351">
      <w:marLeft w:val="640"/>
      <w:marRight w:val="0"/>
      <w:marTop w:val="0"/>
      <w:marBottom w:val="0"/>
      <w:divBdr>
        <w:top w:val="none" w:sz="0" w:space="0" w:color="auto"/>
        <w:left w:val="none" w:sz="0" w:space="0" w:color="auto"/>
        <w:bottom w:val="none" w:sz="0" w:space="0" w:color="auto"/>
        <w:right w:val="none" w:sz="0" w:space="0" w:color="auto"/>
      </w:divBdr>
    </w:div>
    <w:div w:id="624508053">
      <w:marLeft w:val="640"/>
      <w:marRight w:val="0"/>
      <w:marTop w:val="0"/>
      <w:marBottom w:val="0"/>
      <w:divBdr>
        <w:top w:val="none" w:sz="0" w:space="0" w:color="auto"/>
        <w:left w:val="none" w:sz="0" w:space="0" w:color="auto"/>
        <w:bottom w:val="none" w:sz="0" w:space="0" w:color="auto"/>
        <w:right w:val="none" w:sz="0" w:space="0" w:color="auto"/>
      </w:divBdr>
    </w:div>
    <w:div w:id="624509852">
      <w:marLeft w:val="640"/>
      <w:marRight w:val="0"/>
      <w:marTop w:val="0"/>
      <w:marBottom w:val="0"/>
      <w:divBdr>
        <w:top w:val="none" w:sz="0" w:space="0" w:color="auto"/>
        <w:left w:val="none" w:sz="0" w:space="0" w:color="auto"/>
        <w:bottom w:val="none" w:sz="0" w:space="0" w:color="auto"/>
        <w:right w:val="none" w:sz="0" w:space="0" w:color="auto"/>
      </w:divBdr>
    </w:div>
    <w:div w:id="624582191">
      <w:marLeft w:val="640"/>
      <w:marRight w:val="0"/>
      <w:marTop w:val="0"/>
      <w:marBottom w:val="0"/>
      <w:divBdr>
        <w:top w:val="none" w:sz="0" w:space="0" w:color="auto"/>
        <w:left w:val="none" w:sz="0" w:space="0" w:color="auto"/>
        <w:bottom w:val="none" w:sz="0" w:space="0" w:color="auto"/>
        <w:right w:val="none" w:sz="0" w:space="0" w:color="auto"/>
      </w:divBdr>
    </w:div>
    <w:div w:id="624624283">
      <w:marLeft w:val="640"/>
      <w:marRight w:val="0"/>
      <w:marTop w:val="0"/>
      <w:marBottom w:val="0"/>
      <w:divBdr>
        <w:top w:val="none" w:sz="0" w:space="0" w:color="auto"/>
        <w:left w:val="none" w:sz="0" w:space="0" w:color="auto"/>
        <w:bottom w:val="none" w:sz="0" w:space="0" w:color="auto"/>
        <w:right w:val="none" w:sz="0" w:space="0" w:color="auto"/>
      </w:divBdr>
    </w:div>
    <w:div w:id="624626878">
      <w:marLeft w:val="640"/>
      <w:marRight w:val="0"/>
      <w:marTop w:val="0"/>
      <w:marBottom w:val="0"/>
      <w:divBdr>
        <w:top w:val="none" w:sz="0" w:space="0" w:color="auto"/>
        <w:left w:val="none" w:sz="0" w:space="0" w:color="auto"/>
        <w:bottom w:val="none" w:sz="0" w:space="0" w:color="auto"/>
        <w:right w:val="none" w:sz="0" w:space="0" w:color="auto"/>
      </w:divBdr>
    </w:div>
    <w:div w:id="624655229">
      <w:marLeft w:val="640"/>
      <w:marRight w:val="0"/>
      <w:marTop w:val="0"/>
      <w:marBottom w:val="0"/>
      <w:divBdr>
        <w:top w:val="none" w:sz="0" w:space="0" w:color="auto"/>
        <w:left w:val="none" w:sz="0" w:space="0" w:color="auto"/>
        <w:bottom w:val="none" w:sz="0" w:space="0" w:color="auto"/>
        <w:right w:val="none" w:sz="0" w:space="0" w:color="auto"/>
      </w:divBdr>
    </w:div>
    <w:div w:id="624846408">
      <w:marLeft w:val="640"/>
      <w:marRight w:val="0"/>
      <w:marTop w:val="0"/>
      <w:marBottom w:val="0"/>
      <w:divBdr>
        <w:top w:val="none" w:sz="0" w:space="0" w:color="auto"/>
        <w:left w:val="none" w:sz="0" w:space="0" w:color="auto"/>
        <w:bottom w:val="none" w:sz="0" w:space="0" w:color="auto"/>
        <w:right w:val="none" w:sz="0" w:space="0" w:color="auto"/>
      </w:divBdr>
    </w:div>
    <w:div w:id="624964559">
      <w:marLeft w:val="640"/>
      <w:marRight w:val="0"/>
      <w:marTop w:val="0"/>
      <w:marBottom w:val="0"/>
      <w:divBdr>
        <w:top w:val="none" w:sz="0" w:space="0" w:color="auto"/>
        <w:left w:val="none" w:sz="0" w:space="0" w:color="auto"/>
        <w:bottom w:val="none" w:sz="0" w:space="0" w:color="auto"/>
        <w:right w:val="none" w:sz="0" w:space="0" w:color="auto"/>
      </w:divBdr>
    </w:div>
    <w:div w:id="625039178">
      <w:marLeft w:val="640"/>
      <w:marRight w:val="0"/>
      <w:marTop w:val="0"/>
      <w:marBottom w:val="0"/>
      <w:divBdr>
        <w:top w:val="none" w:sz="0" w:space="0" w:color="auto"/>
        <w:left w:val="none" w:sz="0" w:space="0" w:color="auto"/>
        <w:bottom w:val="none" w:sz="0" w:space="0" w:color="auto"/>
        <w:right w:val="none" w:sz="0" w:space="0" w:color="auto"/>
      </w:divBdr>
    </w:div>
    <w:div w:id="625045642">
      <w:marLeft w:val="640"/>
      <w:marRight w:val="0"/>
      <w:marTop w:val="0"/>
      <w:marBottom w:val="0"/>
      <w:divBdr>
        <w:top w:val="none" w:sz="0" w:space="0" w:color="auto"/>
        <w:left w:val="none" w:sz="0" w:space="0" w:color="auto"/>
        <w:bottom w:val="none" w:sz="0" w:space="0" w:color="auto"/>
        <w:right w:val="none" w:sz="0" w:space="0" w:color="auto"/>
      </w:divBdr>
    </w:div>
    <w:div w:id="625089698">
      <w:marLeft w:val="640"/>
      <w:marRight w:val="0"/>
      <w:marTop w:val="0"/>
      <w:marBottom w:val="0"/>
      <w:divBdr>
        <w:top w:val="none" w:sz="0" w:space="0" w:color="auto"/>
        <w:left w:val="none" w:sz="0" w:space="0" w:color="auto"/>
        <w:bottom w:val="none" w:sz="0" w:space="0" w:color="auto"/>
        <w:right w:val="none" w:sz="0" w:space="0" w:color="auto"/>
      </w:divBdr>
    </w:div>
    <w:div w:id="625089881">
      <w:marLeft w:val="640"/>
      <w:marRight w:val="0"/>
      <w:marTop w:val="0"/>
      <w:marBottom w:val="0"/>
      <w:divBdr>
        <w:top w:val="none" w:sz="0" w:space="0" w:color="auto"/>
        <w:left w:val="none" w:sz="0" w:space="0" w:color="auto"/>
        <w:bottom w:val="none" w:sz="0" w:space="0" w:color="auto"/>
        <w:right w:val="none" w:sz="0" w:space="0" w:color="auto"/>
      </w:divBdr>
    </w:div>
    <w:div w:id="625163634">
      <w:marLeft w:val="640"/>
      <w:marRight w:val="0"/>
      <w:marTop w:val="0"/>
      <w:marBottom w:val="0"/>
      <w:divBdr>
        <w:top w:val="none" w:sz="0" w:space="0" w:color="auto"/>
        <w:left w:val="none" w:sz="0" w:space="0" w:color="auto"/>
        <w:bottom w:val="none" w:sz="0" w:space="0" w:color="auto"/>
        <w:right w:val="none" w:sz="0" w:space="0" w:color="auto"/>
      </w:divBdr>
    </w:div>
    <w:div w:id="625310932">
      <w:marLeft w:val="640"/>
      <w:marRight w:val="0"/>
      <w:marTop w:val="0"/>
      <w:marBottom w:val="0"/>
      <w:divBdr>
        <w:top w:val="none" w:sz="0" w:space="0" w:color="auto"/>
        <w:left w:val="none" w:sz="0" w:space="0" w:color="auto"/>
        <w:bottom w:val="none" w:sz="0" w:space="0" w:color="auto"/>
        <w:right w:val="none" w:sz="0" w:space="0" w:color="auto"/>
      </w:divBdr>
    </w:div>
    <w:div w:id="625428228">
      <w:marLeft w:val="640"/>
      <w:marRight w:val="0"/>
      <w:marTop w:val="0"/>
      <w:marBottom w:val="0"/>
      <w:divBdr>
        <w:top w:val="none" w:sz="0" w:space="0" w:color="auto"/>
        <w:left w:val="none" w:sz="0" w:space="0" w:color="auto"/>
        <w:bottom w:val="none" w:sz="0" w:space="0" w:color="auto"/>
        <w:right w:val="none" w:sz="0" w:space="0" w:color="auto"/>
      </w:divBdr>
    </w:div>
    <w:div w:id="625506982">
      <w:marLeft w:val="640"/>
      <w:marRight w:val="0"/>
      <w:marTop w:val="0"/>
      <w:marBottom w:val="0"/>
      <w:divBdr>
        <w:top w:val="none" w:sz="0" w:space="0" w:color="auto"/>
        <w:left w:val="none" w:sz="0" w:space="0" w:color="auto"/>
        <w:bottom w:val="none" w:sz="0" w:space="0" w:color="auto"/>
        <w:right w:val="none" w:sz="0" w:space="0" w:color="auto"/>
      </w:divBdr>
    </w:div>
    <w:div w:id="625548088">
      <w:marLeft w:val="640"/>
      <w:marRight w:val="0"/>
      <w:marTop w:val="0"/>
      <w:marBottom w:val="0"/>
      <w:divBdr>
        <w:top w:val="none" w:sz="0" w:space="0" w:color="auto"/>
        <w:left w:val="none" w:sz="0" w:space="0" w:color="auto"/>
        <w:bottom w:val="none" w:sz="0" w:space="0" w:color="auto"/>
        <w:right w:val="none" w:sz="0" w:space="0" w:color="auto"/>
      </w:divBdr>
    </w:div>
    <w:div w:id="625619282">
      <w:marLeft w:val="640"/>
      <w:marRight w:val="0"/>
      <w:marTop w:val="0"/>
      <w:marBottom w:val="0"/>
      <w:divBdr>
        <w:top w:val="none" w:sz="0" w:space="0" w:color="auto"/>
        <w:left w:val="none" w:sz="0" w:space="0" w:color="auto"/>
        <w:bottom w:val="none" w:sz="0" w:space="0" w:color="auto"/>
        <w:right w:val="none" w:sz="0" w:space="0" w:color="auto"/>
      </w:divBdr>
    </w:div>
    <w:div w:id="625619919">
      <w:marLeft w:val="640"/>
      <w:marRight w:val="0"/>
      <w:marTop w:val="0"/>
      <w:marBottom w:val="0"/>
      <w:divBdr>
        <w:top w:val="none" w:sz="0" w:space="0" w:color="auto"/>
        <w:left w:val="none" w:sz="0" w:space="0" w:color="auto"/>
        <w:bottom w:val="none" w:sz="0" w:space="0" w:color="auto"/>
        <w:right w:val="none" w:sz="0" w:space="0" w:color="auto"/>
      </w:divBdr>
    </w:div>
    <w:div w:id="625621680">
      <w:marLeft w:val="640"/>
      <w:marRight w:val="0"/>
      <w:marTop w:val="0"/>
      <w:marBottom w:val="0"/>
      <w:divBdr>
        <w:top w:val="none" w:sz="0" w:space="0" w:color="auto"/>
        <w:left w:val="none" w:sz="0" w:space="0" w:color="auto"/>
        <w:bottom w:val="none" w:sz="0" w:space="0" w:color="auto"/>
        <w:right w:val="none" w:sz="0" w:space="0" w:color="auto"/>
      </w:divBdr>
    </w:div>
    <w:div w:id="625627151">
      <w:marLeft w:val="640"/>
      <w:marRight w:val="0"/>
      <w:marTop w:val="0"/>
      <w:marBottom w:val="0"/>
      <w:divBdr>
        <w:top w:val="none" w:sz="0" w:space="0" w:color="auto"/>
        <w:left w:val="none" w:sz="0" w:space="0" w:color="auto"/>
        <w:bottom w:val="none" w:sz="0" w:space="0" w:color="auto"/>
        <w:right w:val="none" w:sz="0" w:space="0" w:color="auto"/>
      </w:divBdr>
    </w:div>
    <w:div w:id="625695568">
      <w:marLeft w:val="640"/>
      <w:marRight w:val="0"/>
      <w:marTop w:val="0"/>
      <w:marBottom w:val="0"/>
      <w:divBdr>
        <w:top w:val="none" w:sz="0" w:space="0" w:color="auto"/>
        <w:left w:val="none" w:sz="0" w:space="0" w:color="auto"/>
        <w:bottom w:val="none" w:sz="0" w:space="0" w:color="auto"/>
        <w:right w:val="none" w:sz="0" w:space="0" w:color="auto"/>
      </w:divBdr>
    </w:div>
    <w:div w:id="625746032">
      <w:marLeft w:val="640"/>
      <w:marRight w:val="0"/>
      <w:marTop w:val="0"/>
      <w:marBottom w:val="0"/>
      <w:divBdr>
        <w:top w:val="none" w:sz="0" w:space="0" w:color="auto"/>
        <w:left w:val="none" w:sz="0" w:space="0" w:color="auto"/>
        <w:bottom w:val="none" w:sz="0" w:space="0" w:color="auto"/>
        <w:right w:val="none" w:sz="0" w:space="0" w:color="auto"/>
      </w:divBdr>
    </w:div>
    <w:div w:id="625821223">
      <w:marLeft w:val="640"/>
      <w:marRight w:val="0"/>
      <w:marTop w:val="0"/>
      <w:marBottom w:val="0"/>
      <w:divBdr>
        <w:top w:val="none" w:sz="0" w:space="0" w:color="auto"/>
        <w:left w:val="none" w:sz="0" w:space="0" w:color="auto"/>
        <w:bottom w:val="none" w:sz="0" w:space="0" w:color="auto"/>
        <w:right w:val="none" w:sz="0" w:space="0" w:color="auto"/>
      </w:divBdr>
    </w:div>
    <w:div w:id="625888121">
      <w:marLeft w:val="640"/>
      <w:marRight w:val="0"/>
      <w:marTop w:val="0"/>
      <w:marBottom w:val="0"/>
      <w:divBdr>
        <w:top w:val="none" w:sz="0" w:space="0" w:color="auto"/>
        <w:left w:val="none" w:sz="0" w:space="0" w:color="auto"/>
        <w:bottom w:val="none" w:sz="0" w:space="0" w:color="auto"/>
        <w:right w:val="none" w:sz="0" w:space="0" w:color="auto"/>
      </w:divBdr>
    </w:div>
    <w:div w:id="626008310">
      <w:marLeft w:val="640"/>
      <w:marRight w:val="0"/>
      <w:marTop w:val="0"/>
      <w:marBottom w:val="0"/>
      <w:divBdr>
        <w:top w:val="none" w:sz="0" w:space="0" w:color="auto"/>
        <w:left w:val="none" w:sz="0" w:space="0" w:color="auto"/>
        <w:bottom w:val="none" w:sz="0" w:space="0" w:color="auto"/>
        <w:right w:val="none" w:sz="0" w:space="0" w:color="auto"/>
      </w:divBdr>
    </w:div>
    <w:div w:id="626161151">
      <w:marLeft w:val="640"/>
      <w:marRight w:val="0"/>
      <w:marTop w:val="0"/>
      <w:marBottom w:val="0"/>
      <w:divBdr>
        <w:top w:val="none" w:sz="0" w:space="0" w:color="auto"/>
        <w:left w:val="none" w:sz="0" w:space="0" w:color="auto"/>
        <w:bottom w:val="none" w:sz="0" w:space="0" w:color="auto"/>
        <w:right w:val="none" w:sz="0" w:space="0" w:color="auto"/>
      </w:divBdr>
    </w:div>
    <w:div w:id="626204915">
      <w:marLeft w:val="640"/>
      <w:marRight w:val="0"/>
      <w:marTop w:val="0"/>
      <w:marBottom w:val="0"/>
      <w:divBdr>
        <w:top w:val="none" w:sz="0" w:space="0" w:color="auto"/>
        <w:left w:val="none" w:sz="0" w:space="0" w:color="auto"/>
        <w:bottom w:val="none" w:sz="0" w:space="0" w:color="auto"/>
        <w:right w:val="none" w:sz="0" w:space="0" w:color="auto"/>
      </w:divBdr>
    </w:div>
    <w:div w:id="626274693">
      <w:marLeft w:val="640"/>
      <w:marRight w:val="0"/>
      <w:marTop w:val="0"/>
      <w:marBottom w:val="0"/>
      <w:divBdr>
        <w:top w:val="none" w:sz="0" w:space="0" w:color="auto"/>
        <w:left w:val="none" w:sz="0" w:space="0" w:color="auto"/>
        <w:bottom w:val="none" w:sz="0" w:space="0" w:color="auto"/>
        <w:right w:val="none" w:sz="0" w:space="0" w:color="auto"/>
      </w:divBdr>
    </w:div>
    <w:div w:id="626275492">
      <w:marLeft w:val="640"/>
      <w:marRight w:val="0"/>
      <w:marTop w:val="0"/>
      <w:marBottom w:val="0"/>
      <w:divBdr>
        <w:top w:val="none" w:sz="0" w:space="0" w:color="auto"/>
        <w:left w:val="none" w:sz="0" w:space="0" w:color="auto"/>
        <w:bottom w:val="none" w:sz="0" w:space="0" w:color="auto"/>
        <w:right w:val="none" w:sz="0" w:space="0" w:color="auto"/>
      </w:divBdr>
    </w:div>
    <w:div w:id="626279084">
      <w:marLeft w:val="640"/>
      <w:marRight w:val="0"/>
      <w:marTop w:val="0"/>
      <w:marBottom w:val="0"/>
      <w:divBdr>
        <w:top w:val="none" w:sz="0" w:space="0" w:color="auto"/>
        <w:left w:val="none" w:sz="0" w:space="0" w:color="auto"/>
        <w:bottom w:val="none" w:sz="0" w:space="0" w:color="auto"/>
        <w:right w:val="none" w:sz="0" w:space="0" w:color="auto"/>
      </w:divBdr>
    </w:div>
    <w:div w:id="626467334">
      <w:marLeft w:val="640"/>
      <w:marRight w:val="0"/>
      <w:marTop w:val="0"/>
      <w:marBottom w:val="0"/>
      <w:divBdr>
        <w:top w:val="none" w:sz="0" w:space="0" w:color="auto"/>
        <w:left w:val="none" w:sz="0" w:space="0" w:color="auto"/>
        <w:bottom w:val="none" w:sz="0" w:space="0" w:color="auto"/>
        <w:right w:val="none" w:sz="0" w:space="0" w:color="auto"/>
      </w:divBdr>
    </w:div>
    <w:div w:id="626467484">
      <w:marLeft w:val="640"/>
      <w:marRight w:val="0"/>
      <w:marTop w:val="0"/>
      <w:marBottom w:val="0"/>
      <w:divBdr>
        <w:top w:val="none" w:sz="0" w:space="0" w:color="auto"/>
        <w:left w:val="none" w:sz="0" w:space="0" w:color="auto"/>
        <w:bottom w:val="none" w:sz="0" w:space="0" w:color="auto"/>
        <w:right w:val="none" w:sz="0" w:space="0" w:color="auto"/>
      </w:divBdr>
    </w:div>
    <w:div w:id="626468904">
      <w:marLeft w:val="640"/>
      <w:marRight w:val="0"/>
      <w:marTop w:val="0"/>
      <w:marBottom w:val="0"/>
      <w:divBdr>
        <w:top w:val="none" w:sz="0" w:space="0" w:color="auto"/>
        <w:left w:val="none" w:sz="0" w:space="0" w:color="auto"/>
        <w:bottom w:val="none" w:sz="0" w:space="0" w:color="auto"/>
        <w:right w:val="none" w:sz="0" w:space="0" w:color="auto"/>
      </w:divBdr>
    </w:div>
    <w:div w:id="626469418">
      <w:marLeft w:val="640"/>
      <w:marRight w:val="0"/>
      <w:marTop w:val="0"/>
      <w:marBottom w:val="0"/>
      <w:divBdr>
        <w:top w:val="none" w:sz="0" w:space="0" w:color="auto"/>
        <w:left w:val="none" w:sz="0" w:space="0" w:color="auto"/>
        <w:bottom w:val="none" w:sz="0" w:space="0" w:color="auto"/>
        <w:right w:val="none" w:sz="0" w:space="0" w:color="auto"/>
      </w:divBdr>
    </w:div>
    <w:div w:id="626550335">
      <w:marLeft w:val="640"/>
      <w:marRight w:val="0"/>
      <w:marTop w:val="0"/>
      <w:marBottom w:val="0"/>
      <w:divBdr>
        <w:top w:val="none" w:sz="0" w:space="0" w:color="auto"/>
        <w:left w:val="none" w:sz="0" w:space="0" w:color="auto"/>
        <w:bottom w:val="none" w:sz="0" w:space="0" w:color="auto"/>
        <w:right w:val="none" w:sz="0" w:space="0" w:color="auto"/>
      </w:divBdr>
    </w:div>
    <w:div w:id="626593183">
      <w:marLeft w:val="640"/>
      <w:marRight w:val="0"/>
      <w:marTop w:val="0"/>
      <w:marBottom w:val="0"/>
      <w:divBdr>
        <w:top w:val="none" w:sz="0" w:space="0" w:color="auto"/>
        <w:left w:val="none" w:sz="0" w:space="0" w:color="auto"/>
        <w:bottom w:val="none" w:sz="0" w:space="0" w:color="auto"/>
        <w:right w:val="none" w:sz="0" w:space="0" w:color="auto"/>
      </w:divBdr>
    </w:div>
    <w:div w:id="626619612">
      <w:marLeft w:val="640"/>
      <w:marRight w:val="0"/>
      <w:marTop w:val="0"/>
      <w:marBottom w:val="0"/>
      <w:divBdr>
        <w:top w:val="none" w:sz="0" w:space="0" w:color="auto"/>
        <w:left w:val="none" w:sz="0" w:space="0" w:color="auto"/>
        <w:bottom w:val="none" w:sz="0" w:space="0" w:color="auto"/>
        <w:right w:val="none" w:sz="0" w:space="0" w:color="auto"/>
      </w:divBdr>
    </w:div>
    <w:div w:id="626664986">
      <w:marLeft w:val="640"/>
      <w:marRight w:val="0"/>
      <w:marTop w:val="0"/>
      <w:marBottom w:val="0"/>
      <w:divBdr>
        <w:top w:val="none" w:sz="0" w:space="0" w:color="auto"/>
        <w:left w:val="none" w:sz="0" w:space="0" w:color="auto"/>
        <w:bottom w:val="none" w:sz="0" w:space="0" w:color="auto"/>
        <w:right w:val="none" w:sz="0" w:space="0" w:color="auto"/>
      </w:divBdr>
    </w:div>
    <w:div w:id="626739094">
      <w:marLeft w:val="640"/>
      <w:marRight w:val="0"/>
      <w:marTop w:val="0"/>
      <w:marBottom w:val="0"/>
      <w:divBdr>
        <w:top w:val="none" w:sz="0" w:space="0" w:color="auto"/>
        <w:left w:val="none" w:sz="0" w:space="0" w:color="auto"/>
        <w:bottom w:val="none" w:sz="0" w:space="0" w:color="auto"/>
        <w:right w:val="none" w:sz="0" w:space="0" w:color="auto"/>
      </w:divBdr>
    </w:div>
    <w:div w:id="626811339">
      <w:marLeft w:val="640"/>
      <w:marRight w:val="0"/>
      <w:marTop w:val="0"/>
      <w:marBottom w:val="0"/>
      <w:divBdr>
        <w:top w:val="none" w:sz="0" w:space="0" w:color="auto"/>
        <w:left w:val="none" w:sz="0" w:space="0" w:color="auto"/>
        <w:bottom w:val="none" w:sz="0" w:space="0" w:color="auto"/>
        <w:right w:val="none" w:sz="0" w:space="0" w:color="auto"/>
      </w:divBdr>
    </w:div>
    <w:div w:id="626932145">
      <w:marLeft w:val="640"/>
      <w:marRight w:val="0"/>
      <w:marTop w:val="0"/>
      <w:marBottom w:val="0"/>
      <w:divBdr>
        <w:top w:val="none" w:sz="0" w:space="0" w:color="auto"/>
        <w:left w:val="none" w:sz="0" w:space="0" w:color="auto"/>
        <w:bottom w:val="none" w:sz="0" w:space="0" w:color="auto"/>
        <w:right w:val="none" w:sz="0" w:space="0" w:color="auto"/>
      </w:divBdr>
    </w:div>
    <w:div w:id="626933759">
      <w:marLeft w:val="640"/>
      <w:marRight w:val="0"/>
      <w:marTop w:val="0"/>
      <w:marBottom w:val="0"/>
      <w:divBdr>
        <w:top w:val="none" w:sz="0" w:space="0" w:color="auto"/>
        <w:left w:val="none" w:sz="0" w:space="0" w:color="auto"/>
        <w:bottom w:val="none" w:sz="0" w:space="0" w:color="auto"/>
        <w:right w:val="none" w:sz="0" w:space="0" w:color="auto"/>
      </w:divBdr>
    </w:div>
    <w:div w:id="626935121">
      <w:marLeft w:val="640"/>
      <w:marRight w:val="0"/>
      <w:marTop w:val="0"/>
      <w:marBottom w:val="0"/>
      <w:divBdr>
        <w:top w:val="none" w:sz="0" w:space="0" w:color="auto"/>
        <w:left w:val="none" w:sz="0" w:space="0" w:color="auto"/>
        <w:bottom w:val="none" w:sz="0" w:space="0" w:color="auto"/>
        <w:right w:val="none" w:sz="0" w:space="0" w:color="auto"/>
      </w:divBdr>
    </w:div>
    <w:div w:id="627004654">
      <w:marLeft w:val="640"/>
      <w:marRight w:val="0"/>
      <w:marTop w:val="0"/>
      <w:marBottom w:val="0"/>
      <w:divBdr>
        <w:top w:val="none" w:sz="0" w:space="0" w:color="auto"/>
        <w:left w:val="none" w:sz="0" w:space="0" w:color="auto"/>
        <w:bottom w:val="none" w:sz="0" w:space="0" w:color="auto"/>
        <w:right w:val="none" w:sz="0" w:space="0" w:color="auto"/>
      </w:divBdr>
    </w:div>
    <w:div w:id="627004777">
      <w:marLeft w:val="640"/>
      <w:marRight w:val="0"/>
      <w:marTop w:val="0"/>
      <w:marBottom w:val="0"/>
      <w:divBdr>
        <w:top w:val="none" w:sz="0" w:space="0" w:color="auto"/>
        <w:left w:val="none" w:sz="0" w:space="0" w:color="auto"/>
        <w:bottom w:val="none" w:sz="0" w:space="0" w:color="auto"/>
        <w:right w:val="none" w:sz="0" w:space="0" w:color="auto"/>
      </w:divBdr>
    </w:div>
    <w:div w:id="627049615">
      <w:marLeft w:val="640"/>
      <w:marRight w:val="0"/>
      <w:marTop w:val="0"/>
      <w:marBottom w:val="0"/>
      <w:divBdr>
        <w:top w:val="none" w:sz="0" w:space="0" w:color="auto"/>
        <w:left w:val="none" w:sz="0" w:space="0" w:color="auto"/>
        <w:bottom w:val="none" w:sz="0" w:space="0" w:color="auto"/>
        <w:right w:val="none" w:sz="0" w:space="0" w:color="auto"/>
      </w:divBdr>
    </w:div>
    <w:div w:id="627124801">
      <w:marLeft w:val="640"/>
      <w:marRight w:val="0"/>
      <w:marTop w:val="0"/>
      <w:marBottom w:val="0"/>
      <w:divBdr>
        <w:top w:val="none" w:sz="0" w:space="0" w:color="auto"/>
        <w:left w:val="none" w:sz="0" w:space="0" w:color="auto"/>
        <w:bottom w:val="none" w:sz="0" w:space="0" w:color="auto"/>
        <w:right w:val="none" w:sz="0" w:space="0" w:color="auto"/>
      </w:divBdr>
    </w:div>
    <w:div w:id="627129763">
      <w:marLeft w:val="640"/>
      <w:marRight w:val="0"/>
      <w:marTop w:val="0"/>
      <w:marBottom w:val="0"/>
      <w:divBdr>
        <w:top w:val="none" w:sz="0" w:space="0" w:color="auto"/>
        <w:left w:val="none" w:sz="0" w:space="0" w:color="auto"/>
        <w:bottom w:val="none" w:sz="0" w:space="0" w:color="auto"/>
        <w:right w:val="none" w:sz="0" w:space="0" w:color="auto"/>
      </w:divBdr>
    </w:div>
    <w:div w:id="627246809">
      <w:marLeft w:val="640"/>
      <w:marRight w:val="0"/>
      <w:marTop w:val="0"/>
      <w:marBottom w:val="0"/>
      <w:divBdr>
        <w:top w:val="none" w:sz="0" w:space="0" w:color="auto"/>
        <w:left w:val="none" w:sz="0" w:space="0" w:color="auto"/>
        <w:bottom w:val="none" w:sz="0" w:space="0" w:color="auto"/>
        <w:right w:val="none" w:sz="0" w:space="0" w:color="auto"/>
      </w:divBdr>
    </w:div>
    <w:div w:id="627248303">
      <w:marLeft w:val="640"/>
      <w:marRight w:val="0"/>
      <w:marTop w:val="0"/>
      <w:marBottom w:val="0"/>
      <w:divBdr>
        <w:top w:val="none" w:sz="0" w:space="0" w:color="auto"/>
        <w:left w:val="none" w:sz="0" w:space="0" w:color="auto"/>
        <w:bottom w:val="none" w:sz="0" w:space="0" w:color="auto"/>
        <w:right w:val="none" w:sz="0" w:space="0" w:color="auto"/>
      </w:divBdr>
    </w:div>
    <w:div w:id="627248941">
      <w:marLeft w:val="640"/>
      <w:marRight w:val="0"/>
      <w:marTop w:val="0"/>
      <w:marBottom w:val="0"/>
      <w:divBdr>
        <w:top w:val="none" w:sz="0" w:space="0" w:color="auto"/>
        <w:left w:val="none" w:sz="0" w:space="0" w:color="auto"/>
        <w:bottom w:val="none" w:sz="0" w:space="0" w:color="auto"/>
        <w:right w:val="none" w:sz="0" w:space="0" w:color="auto"/>
      </w:divBdr>
    </w:div>
    <w:div w:id="627275190">
      <w:marLeft w:val="640"/>
      <w:marRight w:val="0"/>
      <w:marTop w:val="0"/>
      <w:marBottom w:val="0"/>
      <w:divBdr>
        <w:top w:val="none" w:sz="0" w:space="0" w:color="auto"/>
        <w:left w:val="none" w:sz="0" w:space="0" w:color="auto"/>
        <w:bottom w:val="none" w:sz="0" w:space="0" w:color="auto"/>
        <w:right w:val="none" w:sz="0" w:space="0" w:color="auto"/>
      </w:divBdr>
    </w:div>
    <w:div w:id="627275214">
      <w:marLeft w:val="640"/>
      <w:marRight w:val="0"/>
      <w:marTop w:val="0"/>
      <w:marBottom w:val="0"/>
      <w:divBdr>
        <w:top w:val="none" w:sz="0" w:space="0" w:color="auto"/>
        <w:left w:val="none" w:sz="0" w:space="0" w:color="auto"/>
        <w:bottom w:val="none" w:sz="0" w:space="0" w:color="auto"/>
        <w:right w:val="none" w:sz="0" w:space="0" w:color="auto"/>
      </w:divBdr>
    </w:div>
    <w:div w:id="627510775">
      <w:marLeft w:val="640"/>
      <w:marRight w:val="0"/>
      <w:marTop w:val="0"/>
      <w:marBottom w:val="0"/>
      <w:divBdr>
        <w:top w:val="none" w:sz="0" w:space="0" w:color="auto"/>
        <w:left w:val="none" w:sz="0" w:space="0" w:color="auto"/>
        <w:bottom w:val="none" w:sz="0" w:space="0" w:color="auto"/>
        <w:right w:val="none" w:sz="0" w:space="0" w:color="auto"/>
      </w:divBdr>
    </w:div>
    <w:div w:id="627515253">
      <w:marLeft w:val="640"/>
      <w:marRight w:val="0"/>
      <w:marTop w:val="0"/>
      <w:marBottom w:val="0"/>
      <w:divBdr>
        <w:top w:val="none" w:sz="0" w:space="0" w:color="auto"/>
        <w:left w:val="none" w:sz="0" w:space="0" w:color="auto"/>
        <w:bottom w:val="none" w:sz="0" w:space="0" w:color="auto"/>
        <w:right w:val="none" w:sz="0" w:space="0" w:color="auto"/>
      </w:divBdr>
    </w:div>
    <w:div w:id="627663799">
      <w:marLeft w:val="640"/>
      <w:marRight w:val="0"/>
      <w:marTop w:val="0"/>
      <w:marBottom w:val="0"/>
      <w:divBdr>
        <w:top w:val="none" w:sz="0" w:space="0" w:color="auto"/>
        <w:left w:val="none" w:sz="0" w:space="0" w:color="auto"/>
        <w:bottom w:val="none" w:sz="0" w:space="0" w:color="auto"/>
        <w:right w:val="none" w:sz="0" w:space="0" w:color="auto"/>
      </w:divBdr>
    </w:div>
    <w:div w:id="627668593">
      <w:marLeft w:val="640"/>
      <w:marRight w:val="0"/>
      <w:marTop w:val="0"/>
      <w:marBottom w:val="0"/>
      <w:divBdr>
        <w:top w:val="none" w:sz="0" w:space="0" w:color="auto"/>
        <w:left w:val="none" w:sz="0" w:space="0" w:color="auto"/>
        <w:bottom w:val="none" w:sz="0" w:space="0" w:color="auto"/>
        <w:right w:val="none" w:sz="0" w:space="0" w:color="auto"/>
      </w:divBdr>
    </w:div>
    <w:div w:id="627705960">
      <w:marLeft w:val="640"/>
      <w:marRight w:val="0"/>
      <w:marTop w:val="0"/>
      <w:marBottom w:val="0"/>
      <w:divBdr>
        <w:top w:val="none" w:sz="0" w:space="0" w:color="auto"/>
        <w:left w:val="none" w:sz="0" w:space="0" w:color="auto"/>
        <w:bottom w:val="none" w:sz="0" w:space="0" w:color="auto"/>
        <w:right w:val="none" w:sz="0" w:space="0" w:color="auto"/>
      </w:divBdr>
    </w:div>
    <w:div w:id="627736531">
      <w:marLeft w:val="640"/>
      <w:marRight w:val="0"/>
      <w:marTop w:val="0"/>
      <w:marBottom w:val="0"/>
      <w:divBdr>
        <w:top w:val="none" w:sz="0" w:space="0" w:color="auto"/>
        <w:left w:val="none" w:sz="0" w:space="0" w:color="auto"/>
        <w:bottom w:val="none" w:sz="0" w:space="0" w:color="auto"/>
        <w:right w:val="none" w:sz="0" w:space="0" w:color="auto"/>
      </w:divBdr>
    </w:div>
    <w:div w:id="627778016">
      <w:marLeft w:val="640"/>
      <w:marRight w:val="0"/>
      <w:marTop w:val="0"/>
      <w:marBottom w:val="0"/>
      <w:divBdr>
        <w:top w:val="none" w:sz="0" w:space="0" w:color="auto"/>
        <w:left w:val="none" w:sz="0" w:space="0" w:color="auto"/>
        <w:bottom w:val="none" w:sz="0" w:space="0" w:color="auto"/>
        <w:right w:val="none" w:sz="0" w:space="0" w:color="auto"/>
      </w:divBdr>
    </w:div>
    <w:div w:id="627855306">
      <w:marLeft w:val="640"/>
      <w:marRight w:val="0"/>
      <w:marTop w:val="0"/>
      <w:marBottom w:val="0"/>
      <w:divBdr>
        <w:top w:val="none" w:sz="0" w:space="0" w:color="auto"/>
        <w:left w:val="none" w:sz="0" w:space="0" w:color="auto"/>
        <w:bottom w:val="none" w:sz="0" w:space="0" w:color="auto"/>
        <w:right w:val="none" w:sz="0" w:space="0" w:color="auto"/>
      </w:divBdr>
    </w:div>
    <w:div w:id="627856868">
      <w:marLeft w:val="640"/>
      <w:marRight w:val="0"/>
      <w:marTop w:val="0"/>
      <w:marBottom w:val="0"/>
      <w:divBdr>
        <w:top w:val="none" w:sz="0" w:space="0" w:color="auto"/>
        <w:left w:val="none" w:sz="0" w:space="0" w:color="auto"/>
        <w:bottom w:val="none" w:sz="0" w:space="0" w:color="auto"/>
        <w:right w:val="none" w:sz="0" w:space="0" w:color="auto"/>
      </w:divBdr>
    </w:div>
    <w:div w:id="627860352">
      <w:marLeft w:val="640"/>
      <w:marRight w:val="0"/>
      <w:marTop w:val="0"/>
      <w:marBottom w:val="0"/>
      <w:divBdr>
        <w:top w:val="none" w:sz="0" w:space="0" w:color="auto"/>
        <w:left w:val="none" w:sz="0" w:space="0" w:color="auto"/>
        <w:bottom w:val="none" w:sz="0" w:space="0" w:color="auto"/>
        <w:right w:val="none" w:sz="0" w:space="0" w:color="auto"/>
      </w:divBdr>
    </w:div>
    <w:div w:id="627861844">
      <w:marLeft w:val="640"/>
      <w:marRight w:val="0"/>
      <w:marTop w:val="0"/>
      <w:marBottom w:val="0"/>
      <w:divBdr>
        <w:top w:val="none" w:sz="0" w:space="0" w:color="auto"/>
        <w:left w:val="none" w:sz="0" w:space="0" w:color="auto"/>
        <w:bottom w:val="none" w:sz="0" w:space="0" w:color="auto"/>
        <w:right w:val="none" w:sz="0" w:space="0" w:color="auto"/>
      </w:divBdr>
    </w:div>
    <w:div w:id="627930692">
      <w:marLeft w:val="640"/>
      <w:marRight w:val="0"/>
      <w:marTop w:val="0"/>
      <w:marBottom w:val="0"/>
      <w:divBdr>
        <w:top w:val="none" w:sz="0" w:space="0" w:color="auto"/>
        <w:left w:val="none" w:sz="0" w:space="0" w:color="auto"/>
        <w:bottom w:val="none" w:sz="0" w:space="0" w:color="auto"/>
        <w:right w:val="none" w:sz="0" w:space="0" w:color="auto"/>
      </w:divBdr>
    </w:div>
    <w:div w:id="628046702">
      <w:marLeft w:val="640"/>
      <w:marRight w:val="0"/>
      <w:marTop w:val="0"/>
      <w:marBottom w:val="0"/>
      <w:divBdr>
        <w:top w:val="none" w:sz="0" w:space="0" w:color="auto"/>
        <w:left w:val="none" w:sz="0" w:space="0" w:color="auto"/>
        <w:bottom w:val="none" w:sz="0" w:space="0" w:color="auto"/>
        <w:right w:val="none" w:sz="0" w:space="0" w:color="auto"/>
      </w:divBdr>
    </w:div>
    <w:div w:id="628047460">
      <w:marLeft w:val="640"/>
      <w:marRight w:val="0"/>
      <w:marTop w:val="0"/>
      <w:marBottom w:val="0"/>
      <w:divBdr>
        <w:top w:val="none" w:sz="0" w:space="0" w:color="auto"/>
        <w:left w:val="none" w:sz="0" w:space="0" w:color="auto"/>
        <w:bottom w:val="none" w:sz="0" w:space="0" w:color="auto"/>
        <w:right w:val="none" w:sz="0" w:space="0" w:color="auto"/>
      </w:divBdr>
    </w:div>
    <w:div w:id="628053016">
      <w:marLeft w:val="640"/>
      <w:marRight w:val="0"/>
      <w:marTop w:val="0"/>
      <w:marBottom w:val="0"/>
      <w:divBdr>
        <w:top w:val="none" w:sz="0" w:space="0" w:color="auto"/>
        <w:left w:val="none" w:sz="0" w:space="0" w:color="auto"/>
        <w:bottom w:val="none" w:sz="0" w:space="0" w:color="auto"/>
        <w:right w:val="none" w:sz="0" w:space="0" w:color="auto"/>
      </w:divBdr>
    </w:div>
    <w:div w:id="628127964">
      <w:marLeft w:val="640"/>
      <w:marRight w:val="0"/>
      <w:marTop w:val="0"/>
      <w:marBottom w:val="0"/>
      <w:divBdr>
        <w:top w:val="none" w:sz="0" w:space="0" w:color="auto"/>
        <w:left w:val="none" w:sz="0" w:space="0" w:color="auto"/>
        <w:bottom w:val="none" w:sz="0" w:space="0" w:color="auto"/>
        <w:right w:val="none" w:sz="0" w:space="0" w:color="auto"/>
      </w:divBdr>
    </w:div>
    <w:div w:id="628319839">
      <w:marLeft w:val="640"/>
      <w:marRight w:val="0"/>
      <w:marTop w:val="0"/>
      <w:marBottom w:val="0"/>
      <w:divBdr>
        <w:top w:val="none" w:sz="0" w:space="0" w:color="auto"/>
        <w:left w:val="none" w:sz="0" w:space="0" w:color="auto"/>
        <w:bottom w:val="none" w:sz="0" w:space="0" w:color="auto"/>
        <w:right w:val="none" w:sz="0" w:space="0" w:color="auto"/>
      </w:divBdr>
    </w:div>
    <w:div w:id="628361112">
      <w:marLeft w:val="640"/>
      <w:marRight w:val="0"/>
      <w:marTop w:val="0"/>
      <w:marBottom w:val="0"/>
      <w:divBdr>
        <w:top w:val="none" w:sz="0" w:space="0" w:color="auto"/>
        <w:left w:val="none" w:sz="0" w:space="0" w:color="auto"/>
        <w:bottom w:val="none" w:sz="0" w:space="0" w:color="auto"/>
        <w:right w:val="none" w:sz="0" w:space="0" w:color="auto"/>
      </w:divBdr>
    </w:div>
    <w:div w:id="628434236">
      <w:marLeft w:val="640"/>
      <w:marRight w:val="0"/>
      <w:marTop w:val="0"/>
      <w:marBottom w:val="0"/>
      <w:divBdr>
        <w:top w:val="none" w:sz="0" w:space="0" w:color="auto"/>
        <w:left w:val="none" w:sz="0" w:space="0" w:color="auto"/>
        <w:bottom w:val="none" w:sz="0" w:space="0" w:color="auto"/>
        <w:right w:val="none" w:sz="0" w:space="0" w:color="auto"/>
      </w:divBdr>
    </w:div>
    <w:div w:id="628435452">
      <w:marLeft w:val="640"/>
      <w:marRight w:val="0"/>
      <w:marTop w:val="0"/>
      <w:marBottom w:val="0"/>
      <w:divBdr>
        <w:top w:val="none" w:sz="0" w:space="0" w:color="auto"/>
        <w:left w:val="none" w:sz="0" w:space="0" w:color="auto"/>
        <w:bottom w:val="none" w:sz="0" w:space="0" w:color="auto"/>
        <w:right w:val="none" w:sz="0" w:space="0" w:color="auto"/>
      </w:divBdr>
    </w:div>
    <w:div w:id="628437592">
      <w:marLeft w:val="640"/>
      <w:marRight w:val="0"/>
      <w:marTop w:val="0"/>
      <w:marBottom w:val="0"/>
      <w:divBdr>
        <w:top w:val="none" w:sz="0" w:space="0" w:color="auto"/>
        <w:left w:val="none" w:sz="0" w:space="0" w:color="auto"/>
        <w:bottom w:val="none" w:sz="0" w:space="0" w:color="auto"/>
        <w:right w:val="none" w:sz="0" w:space="0" w:color="auto"/>
      </w:divBdr>
    </w:div>
    <w:div w:id="628438585">
      <w:marLeft w:val="640"/>
      <w:marRight w:val="0"/>
      <w:marTop w:val="0"/>
      <w:marBottom w:val="0"/>
      <w:divBdr>
        <w:top w:val="none" w:sz="0" w:space="0" w:color="auto"/>
        <w:left w:val="none" w:sz="0" w:space="0" w:color="auto"/>
        <w:bottom w:val="none" w:sz="0" w:space="0" w:color="auto"/>
        <w:right w:val="none" w:sz="0" w:space="0" w:color="auto"/>
      </w:divBdr>
    </w:div>
    <w:div w:id="628517239">
      <w:marLeft w:val="640"/>
      <w:marRight w:val="0"/>
      <w:marTop w:val="0"/>
      <w:marBottom w:val="0"/>
      <w:divBdr>
        <w:top w:val="none" w:sz="0" w:space="0" w:color="auto"/>
        <w:left w:val="none" w:sz="0" w:space="0" w:color="auto"/>
        <w:bottom w:val="none" w:sz="0" w:space="0" w:color="auto"/>
        <w:right w:val="none" w:sz="0" w:space="0" w:color="auto"/>
      </w:divBdr>
    </w:div>
    <w:div w:id="628777397">
      <w:marLeft w:val="640"/>
      <w:marRight w:val="0"/>
      <w:marTop w:val="0"/>
      <w:marBottom w:val="0"/>
      <w:divBdr>
        <w:top w:val="none" w:sz="0" w:space="0" w:color="auto"/>
        <w:left w:val="none" w:sz="0" w:space="0" w:color="auto"/>
        <w:bottom w:val="none" w:sz="0" w:space="0" w:color="auto"/>
        <w:right w:val="none" w:sz="0" w:space="0" w:color="auto"/>
      </w:divBdr>
    </w:div>
    <w:div w:id="628820391">
      <w:marLeft w:val="640"/>
      <w:marRight w:val="0"/>
      <w:marTop w:val="0"/>
      <w:marBottom w:val="0"/>
      <w:divBdr>
        <w:top w:val="none" w:sz="0" w:space="0" w:color="auto"/>
        <w:left w:val="none" w:sz="0" w:space="0" w:color="auto"/>
        <w:bottom w:val="none" w:sz="0" w:space="0" w:color="auto"/>
        <w:right w:val="none" w:sz="0" w:space="0" w:color="auto"/>
      </w:divBdr>
    </w:div>
    <w:div w:id="628979322">
      <w:marLeft w:val="640"/>
      <w:marRight w:val="0"/>
      <w:marTop w:val="0"/>
      <w:marBottom w:val="0"/>
      <w:divBdr>
        <w:top w:val="none" w:sz="0" w:space="0" w:color="auto"/>
        <w:left w:val="none" w:sz="0" w:space="0" w:color="auto"/>
        <w:bottom w:val="none" w:sz="0" w:space="0" w:color="auto"/>
        <w:right w:val="none" w:sz="0" w:space="0" w:color="auto"/>
      </w:divBdr>
    </w:div>
    <w:div w:id="629017208">
      <w:marLeft w:val="640"/>
      <w:marRight w:val="0"/>
      <w:marTop w:val="0"/>
      <w:marBottom w:val="0"/>
      <w:divBdr>
        <w:top w:val="none" w:sz="0" w:space="0" w:color="auto"/>
        <w:left w:val="none" w:sz="0" w:space="0" w:color="auto"/>
        <w:bottom w:val="none" w:sz="0" w:space="0" w:color="auto"/>
        <w:right w:val="none" w:sz="0" w:space="0" w:color="auto"/>
      </w:divBdr>
    </w:div>
    <w:div w:id="629018916">
      <w:marLeft w:val="640"/>
      <w:marRight w:val="0"/>
      <w:marTop w:val="0"/>
      <w:marBottom w:val="0"/>
      <w:divBdr>
        <w:top w:val="none" w:sz="0" w:space="0" w:color="auto"/>
        <w:left w:val="none" w:sz="0" w:space="0" w:color="auto"/>
        <w:bottom w:val="none" w:sz="0" w:space="0" w:color="auto"/>
        <w:right w:val="none" w:sz="0" w:space="0" w:color="auto"/>
      </w:divBdr>
    </w:div>
    <w:div w:id="629020770">
      <w:marLeft w:val="640"/>
      <w:marRight w:val="0"/>
      <w:marTop w:val="0"/>
      <w:marBottom w:val="0"/>
      <w:divBdr>
        <w:top w:val="none" w:sz="0" w:space="0" w:color="auto"/>
        <w:left w:val="none" w:sz="0" w:space="0" w:color="auto"/>
        <w:bottom w:val="none" w:sz="0" w:space="0" w:color="auto"/>
        <w:right w:val="none" w:sz="0" w:space="0" w:color="auto"/>
      </w:divBdr>
    </w:div>
    <w:div w:id="629021927">
      <w:marLeft w:val="640"/>
      <w:marRight w:val="0"/>
      <w:marTop w:val="0"/>
      <w:marBottom w:val="0"/>
      <w:divBdr>
        <w:top w:val="none" w:sz="0" w:space="0" w:color="auto"/>
        <w:left w:val="none" w:sz="0" w:space="0" w:color="auto"/>
        <w:bottom w:val="none" w:sz="0" w:space="0" w:color="auto"/>
        <w:right w:val="none" w:sz="0" w:space="0" w:color="auto"/>
      </w:divBdr>
    </w:div>
    <w:div w:id="629046823">
      <w:marLeft w:val="640"/>
      <w:marRight w:val="0"/>
      <w:marTop w:val="0"/>
      <w:marBottom w:val="0"/>
      <w:divBdr>
        <w:top w:val="none" w:sz="0" w:space="0" w:color="auto"/>
        <w:left w:val="none" w:sz="0" w:space="0" w:color="auto"/>
        <w:bottom w:val="none" w:sz="0" w:space="0" w:color="auto"/>
        <w:right w:val="none" w:sz="0" w:space="0" w:color="auto"/>
      </w:divBdr>
    </w:div>
    <w:div w:id="629096173">
      <w:marLeft w:val="640"/>
      <w:marRight w:val="0"/>
      <w:marTop w:val="0"/>
      <w:marBottom w:val="0"/>
      <w:divBdr>
        <w:top w:val="none" w:sz="0" w:space="0" w:color="auto"/>
        <w:left w:val="none" w:sz="0" w:space="0" w:color="auto"/>
        <w:bottom w:val="none" w:sz="0" w:space="0" w:color="auto"/>
        <w:right w:val="none" w:sz="0" w:space="0" w:color="auto"/>
      </w:divBdr>
    </w:div>
    <w:div w:id="629243031">
      <w:marLeft w:val="640"/>
      <w:marRight w:val="0"/>
      <w:marTop w:val="0"/>
      <w:marBottom w:val="0"/>
      <w:divBdr>
        <w:top w:val="none" w:sz="0" w:space="0" w:color="auto"/>
        <w:left w:val="none" w:sz="0" w:space="0" w:color="auto"/>
        <w:bottom w:val="none" w:sz="0" w:space="0" w:color="auto"/>
        <w:right w:val="none" w:sz="0" w:space="0" w:color="auto"/>
      </w:divBdr>
    </w:div>
    <w:div w:id="629282864">
      <w:marLeft w:val="640"/>
      <w:marRight w:val="0"/>
      <w:marTop w:val="0"/>
      <w:marBottom w:val="0"/>
      <w:divBdr>
        <w:top w:val="none" w:sz="0" w:space="0" w:color="auto"/>
        <w:left w:val="none" w:sz="0" w:space="0" w:color="auto"/>
        <w:bottom w:val="none" w:sz="0" w:space="0" w:color="auto"/>
        <w:right w:val="none" w:sz="0" w:space="0" w:color="auto"/>
      </w:divBdr>
    </w:div>
    <w:div w:id="629408140">
      <w:marLeft w:val="640"/>
      <w:marRight w:val="0"/>
      <w:marTop w:val="0"/>
      <w:marBottom w:val="0"/>
      <w:divBdr>
        <w:top w:val="none" w:sz="0" w:space="0" w:color="auto"/>
        <w:left w:val="none" w:sz="0" w:space="0" w:color="auto"/>
        <w:bottom w:val="none" w:sz="0" w:space="0" w:color="auto"/>
        <w:right w:val="none" w:sz="0" w:space="0" w:color="auto"/>
      </w:divBdr>
    </w:div>
    <w:div w:id="629559839">
      <w:marLeft w:val="640"/>
      <w:marRight w:val="0"/>
      <w:marTop w:val="0"/>
      <w:marBottom w:val="0"/>
      <w:divBdr>
        <w:top w:val="none" w:sz="0" w:space="0" w:color="auto"/>
        <w:left w:val="none" w:sz="0" w:space="0" w:color="auto"/>
        <w:bottom w:val="none" w:sz="0" w:space="0" w:color="auto"/>
        <w:right w:val="none" w:sz="0" w:space="0" w:color="auto"/>
      </w:divBdr>
    </w:div>
    <w:div w:id="629634374">
      <w:marLeft w:val="640"/>
      <w:marRight w:val="0"/>
      <w:marTop w:val="0"/>
      <w:marBottom w:val="0"/>
      <w:divBdr>
        <w:top w:val="none" w:sz="0" w:space="0" w:color="auto"/>
        <w:left w:val="none" w:sz="0" w:space="0" w:color="auto"/>
        <w:bottom w:val="none" w:sz="0" w:space="0" w:color="auto"/>
        <w:right w:val="none" w:sz="0" w:space="0" w:color="auto"/>
      </w:divBdr>
    </w:div>
    <w:div w:id="629748808">
      <w:marLeft w:val="640"/>
      <w:marRight w:val="0"/>
      <w:marTop w:val="0"/>
      <w:marBottom w:val="0"/>
      <w:divBdr>
        <w:top w:val="none" w:sz="0" w:space="0" w:color="auto"/>
        <w:left w:val="none" w:sz="0" w:space="0" w:color="auto"/>
        <w:bottom w:val="none" w:sz="0" w:space="0" w:color="auto"/>
        <w:right w:val="none" w:sz="0" w:space="0" w:color="auto"/>
      </w:divBdr>
    </w:div>
    <w:div w:id="630213892">
      <w:marLeft w:val="640"/>
      <w:marRight w:val="0"/>
      <w:marTop w:val="0"/>
      <w:marBottom w:val="0"/>
      <w:divBdr>
        <w:top w:val="none" w:sz="0" w:space="0" w:color="auto"/>
        <w:left w:val="none" w:sz="0" w:space="0" w:color="auto"/>
        <w:bottom w:val="none" w:sz="0" w:space="0" w:color="auto"/>
        <w:right w:val="none" w:sz="0" w:space="0" w:color="auto"/>
      </w:divBdr>
    </w:div>
    <w:div w:id="630284435">
      <w:marLeft w:val="640"/>
      <w:marRight w:val="0"/>
      <w:marTop w:val="0"/>
      <w:marBottom w:val="0"/>
      <w:divBdr>
        <w:top w:val="none" w:sz="0" w:space="0" w:color="auto"/>
        <w:left w:val="none" w:sz="0" w:space="0" w:color="auto"/>
        <w:bottom w:val="none" w:sz="0" w:space="0" w:color="auto"/>
        <w:right w:val="none" w:sz="0" w:space="0" w:color="auto"/>
      </w:divBdr>
    </w:div>
    <w:div w:id="630326355">
      <w:marLeft w:val="640"/>
      <w:marRight w:val="0"/>
      <w:marTop w:val="0"/>
      <w:marBottom w:val="0"/>
      <w:divBdr>
        <w:top w:val="none" w:sz="0" w:space="0" w:color="auto"/>
        <w:left w:val="none" w:sz="0" w:space="0" w:color="auto"/>
        <w:bottom w:val="none" w:sz="0" w:space="0" w:color="auto"/>
        <w:right w:val="none" w:sz="0" w:space="0" w:color="auto"/>
      </w:divBdr>
    </w:div>
    <w:div w:id="630474537">
      <w:marLeft w:val="640"/>
      <w:marRight w:val="0"/>
      <w:marTop w:val="0"/>
      <w:marBottom w:val="0"/>
      <w:divBdr>
        <w:top w:val="none" w:sz="0" w:space="0" w:color="auto"/>
        <w:left w:val="none" w:sz="0" w:space="0" w:color="auto"/>
        <w:bottom w:val="none" w:sz="0" w:space="0" w:color="auto"/>
        <w:right w:val="none" w:sz="0" w:space="0" w:color="auto"/>
      </w:divBdr>
    </w:div>
    <w:div w:id="630481035">
      <w:marLeft w:val="640"/>
      <w:marRight w:val="0"/>
      <w:marTop w:val="0"/>
      <w:marBottom w:val="0"/>
      <w:divBdr>
        <w:top w:val="none" w:sz="0" w:space="0" w:color="auto"/>
        <w:left w:val="none" w:sz="0" w:space="0" w:color="auto"/>
        <w:bottom w:val="none" w:sz="0" w:space="0" w:color="auto"/>
        <w:right w:val="none" w:sz="0" w:space="0" w:color="auto"/>
      </w:divBdr>
    </w:div>
    <w:div w:id="630553657">
      <w:marLeft w:val="640"/>
      <w:marRight w:val="0"/>
      <w:marTop w:val="0"/>
      <w:marBottom w:val="0"/>
      <w:divBdr>
        <w:top w:val="none" w:sz="0" w:space="0" w:color="auto"/>
        <w:left w:val="none" w:sz="0" w:space="0" w:color="auto"/>
        <w:bottom w:val="none" w:sz="0" w:space="0" w:color="auto"/>
        <w:right w:val="none" w:sz="0" w:space="0" w:color="auto"/>
      </w:divBdr>
    </w:div>
    <w:div w:id="630593123">
      <w:marLeft w:val="640"/>
      <w:marRight w:val="0"/>
      <w:marTop w:val="0"/>
      <w:marBottom w:val="0"/>
      <w:divBdr>
        <w:top w:val="none" w:sz="0" w:space="0" w:color="auto"/>
        <w:left w:val="none" w:sz="0" w:space="0" w:color="auto"/>
        <w:bottom w:val="none" w:sz="0" w:space="0" w:color="auto"/>
        <w:right w:val="none" w:sz="0" w:space="0" w:color="auto"/>
      </w:divBdr>
    </w:div>
    <w:div w:id="630596060">
      <w:marLeft w:val="640"/>
      <w:marRight w:val="0"/>
      <w:marTop w:val="0"/>
      <w:marBottom w:val="0"/>
      <w:divBdr>
        <w:top w:val="none" w:sz="0" w:space="0" w:color="auto"/>
        <w:left w:val="none" w:sz="0" w:space="0" w:color="auto"/>
        <w:bottom w:val="none" w:sz="0" w:space="0" w:color="auto"/>
        <w:right w:val="none" w:sz="0" w:space="0" w:color="auto"/>
      </w:divBdr>
    </w:div>
    <w:div w:id="630668160">
      <w:marLeft w:val="640"/>
      <w:marRight w:val="0"/>
      <w:marTop w:val="0"/>
      <w:marBottom w:val="0"/>
      <w:divBdr>
        <w:top w:val="none" w:sz="0" w:space="0" w:color="auto"/>
        <w:left w:val="none" w:sz="0" w:space="0" w:color="auto"/>
        <w:bottom w:val="none" w:sz="0" w:space="0" w:color="auto"/>
        <w:right w:val="none" w:sz="0" w:space="0" w:color="auto"/>
      </w:divBdr>
    </w:div>
    <w:div w:id="630677014">
      <w:marLeft w:val="640"/>
      <w:marRight w:val="0"/>
      <w:marTop w:val="0"/>
      <w:marBottom w:val="0"/>
      <w:divBdr>
        <w:top w:val="none" w:sz="0" w:space="0" w:color="auto"/>
        <w:left w:val="none" w:sz="0" w:space="0" w:color="auto"/>
        <w:bottom w:val="none" w:sz="0" w:space="0" w:color="auto"/>
        <w:right w:val="none" w:sz="0" w:space="0" w:color="auto"/>
      </w:divBdr>
    </w:div>
    <w:div w:id="630791482">
      <w:marLeft w:val="640"/>
      <w:marRight w:val="0"/>
      <w:marTop w:val="0"/>
      <w:marBottom w:val="0"/>
      <w:divBdr>
        <w:top w:val="none" w:sz="0" w:space="0" w:color="auto"/>
        <w:left w:val="none" w:sz="0" w:space="0" w:color="auto"/>
        <w:bottom w:val="none" w:sz="0" w:space="0" w:color="auto"/>
        <w:right w:val="none" w:sz="0" w:space="0" w:color="auto"/>
      </w:divBdr>
    </w:div>
    <w:div w:id="630982397">
      <w:marLeft w:val="480"/>
      <w:marRight w:val="0"/>
      <w:marTop w:val="0"/>
      <w:marBottom w:val="0"/>
      <w:divBdr>
        <w:top w:val="none" w:sz="0" w:space="0" w:color="auto"/>
        <w:left w:val="none" w:sz="0" w:space="0" w:color="auto"/>
        <w:bottom w:val="none" w:sz="0" w:space="0" w:color="auto"/>
        <w:right w:val="none" w:sz="0" w:space="0" w:color="auto"/>
      </w:divBdr>
    </w:div>
    <w:div w:id="630986889">
      <w:marLeft w:val="640"/>
      <w:marRight w:val="0"/>
      <w:marTop w:val="0"/>
      <w:marBottom w:val="0"/>
      <w:divBdr>
        <w:top w:val="none" w:sz="0" w:space="0" w:color="auto"/>
        <w:left w:val="none" w:sz="0" w:space="0" w:color="auto"/>
        <w:bottom w:val="none" w:sz="0" w:space="0" w:color="auto"/>
        <w:right w:val="none" w:sz="0" w:space="0" w:color="auto"/>
      </w:divBdr>
    </w:div>
    <w:div w:id="631011831">
      <w:marLeft w:val="640"/>
      <w:marRight w:val="0"/>
      <w:marTop w:val="0"/>
      <w:marBottom w:val="0"/>
      <w:divBdr>
        <w:top w:val="none" w:sz="0" w:space="0" w:color="auto"/>
        <w:left w:val="none" w:sz="0" w:space="0" w:color="auto"/>
        <w:bottom w:val="none" w:sz="0" w:space="0" w:color="auto"/>
        <w:right w:val="none" w:sz="0" w:space="0" w:color="auto"/>
      </w:divBdr>
    </w:div>
    <w:div w:id="631179036">
      <w:marLeft w:val="640"/>
      <w:marRight w:val="0"/>
      <w:marTop w:val="0"/>
      <w:marBottom w:val="0"/>
      <w:divBdr>
        <w:top w:val="none" w:sz="0" w:space="0" w:color="auto"/>
        <w:left w:val="none" w:sz="0" w:space="0" w:color="auto"/>
        <w:bottom w:val="none" w:sz="0" w:space="0" w:color="auto"/>
        <w:right w:val="none" w:sz="0" w:space="0" w:color="auto"/>
      </w:divBdr>
    </w:div>
    <w:div w:id="631327770">
      <w:marLeft w:val="640"/>
      <w:marRight w:val="0"/>
      <w:marTop w:val="0"/>
      <w:marBottom w:val="0"/>
      <w:divBdr>
        <w:top w:val="none" w:sz="0" w:space="0" w:color="auto"/>
        <w:left w:val="none" w:sz="0" w:space="0" w:color="auto"/>
        <w:bottom w:val="none" w:sz="0" w:space="0" w:color="auto"/>
        <w:right w:val="none" w:sz="0" w:space="0" w:color="auto"/>
      </w:divBdr>
    </w:div>
    <w:div w:id="631329484">
      <w:marLeft w:val="640"/>
      <w:marRight w:val="0"/>
      <w:marTop w:val="0"/>
      <w:marBottom w:val="0"/>
      <w:divBdr>
        <w:top w:val="none" w:sz="0" w:space="0" w:color="auto"/>
        <w:left w:val="none" w:sz="0" w:space="0" w:color="auto"/>
        <w:bottom w:val="none" w:sz="0" w:space="0" w:color="auto"/>
        <w:right w:val="none" w:sz="0" w:space="0" w:color="auto"/>
      </w:divBdr>
    </w:div>
    <w:div w:id="631399618">
      <w:marLeft w:val="640"/>
      <w:marRight w:val="0"/>
      <w:marTop w:val="0"/>
      <w:marBottom w:val="0"/>
      <w:divBdr>
        <w:top w:val="none" w:sz="0" w:space="0" w:color="auto"/>
        <w:left w:val="none" w:sz="0" w:space="0" w:color="auto"/>
        <w:bottom w:val="none" w:sz="0" w:space="0" w:color="auto"/>
        <w:right w:val="none" w:sz="0" w:space="0" w:color="auto"/>
      </w:divBdr>
    </w:div>
    <w:div w:id="631405240">
      <w:marLeft w:val="640"/>
      <w:marRight w:val="0"/>
      <w:marTop w:val="0"/>
      <w:marBottom w:val="0"/>
      <w:divBdr>
        <w:top w:val="none" w:sz="0" w:space="0" w:color="auto"/>
        <w:left w:val="none" w:sz="0" w:space="0" w:color="auto"/>
        <w:bottom w:val="none" w:sz="0" w:space="0" w:color="auto"/>
        <w:right w:val="none" w:sz="0" w:space="0" w:color="auto"/>
      </w:divBdr>
    </w:div>
    <w:div w:id="631447007">
      <w:marLeft w:val="640"/>
      <w:marRight w:val="0"/>
      <w:marTop w:val="0"/>
      <w:marBottom w:val="0"/>
      <w:divBdr>
        <w:top w:val="none" w:sz="0" w:space="0" w:color="auto"/>
        <w:left w:val="none" w:sz="0" w:space="0" w:color="auto"/>
        <w:bottom w:val="none" w:sz="0" w:space="0" w:color="auto"/>
        <w:right w:val="none" w:sz="0" w:space="0" w:color="auto"/>
      </w:divBdr>
    </w:div>
    <w:div w:id="631519255">
      <w:marLeft w:val="640"/>
      <w:marRight w:val="0"/>
      <w:marTop w:val="0"/>
      <w:marBottom w:val="0"/>
      <w:divBdr>
        <w:top w:val="none" w:sz="0" w:space="0" w:color="auto"/>
        <w:left w:val="none" w:sz="0" w:space="0" w:color="auto"/>
        <w:bottom w:val="none" w:sz="0" w:space="0" w:color="auto"/>
        <w:right w:val="none" w:sz="0" w:space="0" w:color="auto"/>
      </w:divBdr>
    </w:div>
    <w:div w:id="631520062">
      <w:marLeft w:val="640"/>
      <w:marRight w:val="0"/>
      <w:marTop w:val="0"/>
      <w:marBottom w:val="0"/>
      <w:divBdr>
        <w:top w:val="none" w:sz="0" w:space="0" w:color="auto"/>
        <w:left w:val="none" w:sz="0" w:space="0" w:color="auto"/>
        <w:bottom w:val="none" w:sz="0" w:space="0" w:color="auto"/>
        <w:right w:val="none" w:sz="0" w:space="0" w:color="auto"/>
      </w:divBdr>
    </w:div>
    <w:div w:id="631524523">
      <w:marLeft w:val="640"/>
      <w:marRight w:val="0"/>
      <w:marTop w:val="0"/>
      <w:marBottom w:val="0"/>
      <w:divBdr>
        <w:top w:val="none" w:sz="0" w:space="0" w:color="auto"/>
        <w:left w:val="none" w:sz="0" w:space="0" w:color="auto"/>
        <w:bottom w:val="none" w:sz="0" w:space="0" w:color="auto"/>
        <w:right w:val="none" w:sz="0" w:space="0" w:color="auto"/>
      </w:divBdr>
    </w:div>
    <w:div w:id="631789700">
      <w:marLeft w:val="640"/>
      <w:marRight w:val="0"/>
      <w:marTop w:val="0"/>
      <w:marBottom w:val="0"/>
      <w:divBdr>
        <w:top w:val="none" w:sz="0" w:space="0" w:color="auto"/>
        <w:left w:val="none" w:sz="0" w:space="0" w:color="auto"/>
        <w:bottom w:val="none" w:sz="0" w:space="0" w:color="auto"/>
        <w:right w:val="none" w:sz="0" w:space="0" w:color="auto"/>
      </w:divBdr>
    </w:div>
    <w:div w:id="631909760">
      <w:marLeft w:val="640"/>
      <w:marRight w:val="0"/>
      <w:marTop w:val="0"/>
      <w:marBottom w:val="0"/>
      <w:divBdr>
        <w:top w:val="none" w:sz="0" w:space="0" w:color="auto"/>
        <w:left w:val="none" w:sz="0" w:space="0" w:color="auto"/>
        <w:bottom w:val="none" w:sz="0" w:space="0" w:color="auto"/>
        <w:right w:val="none" w:sz="0" w:space="0" w:color="auto"/>
      </w:divBdr>
    </w:div>
    <w:div w:id="631984848">
      <w:marLeft w:val="640"/>
      <w:marRight w:val="0"/>
      <w:marTop w:val="0"/>
      <w:marBottom w:val="0"/>
      <w:divBdr>
        <w:top w:val="none" w:sz="0" w:space="0" w:color="auto"/>
        <w:left w:val="none" w:sz="0" w:space="0" w:color="auto"/>
        <w:bottom w:val="none" w:sz="0" w:space="0" w:color="auto"/>
        <w:right w:val="none" w:sz="0" w:space="0" w:color="auto"/>
      </w:divBdr>
    </w:div>
    <w:div w:id="632053983">
      <w:marLeft w:val="640"/>
      <w:marRight w:val="0"/>
      <w:marTop w:val="0"/>
      <w:marBottom w:val="0"/>
      <w:divBdr>
        <w:top w:val="none" w:sz="0" w:space="0" w:color="auto"/>
        <w:left w:val="none" w:sz="0" w:space="0" w:color="auto"/>
        <w:bottom w:val="none" w:sz="0" w:space="0" w:color="auto"/>
        <w:right w:val="none" w:sz="0" w:space="0" w:color="auto"/>
      </w:divBdr>
    </w:div>
    <w:div w:id="632104571">
      <w:marLeft w:val="640"/>
      <w:marRight w:val="0"/>
      <w:marTop w:val="0"/>
      <w:marBottom w:val="0"/>
      <w:divBdr>
        <w:top w:val="none" w:sz="0" w:space="0" w:color="auto"/>
        <w:left w:val="none" w:sz="0" w:space="0" w:color="auto"/>
        <w:bottom w:val="none" w:sz="0" w:space="0" w:color="auto"/>
        <w:right w:val="none" w:sz="0" w:space="0" w:color="auto"/>
      </w:divBdr>
    </w:div>
    <w:div w:id="632176442">
      <w:marLeft w:val="640"/>
      <w:marRight w:val="0"/>
      <w:marTop w:val="0"/>
      <w:marBottom w:val="0"/>
      <w:divBdr>
        <w:top w:val="none" w:sz="0" w:space="0" w:color="auto"/>
        <w:left w:val="none" w:sz="0" w:space="0" w:color="auto"/>
        <w:bottom w:val="none" w:sz="0" w:space="0" w:color="auto"/>
        <w:right w:val="none" w:sz="0" w:space="0" w:color="auto"/>
      </w:divBdr>
    </w:div>
    <w:div w:id="632292564">
      <w:marLeft w:val="640"/>
      <w:marRight w:val="0"/>
      <w:marTop w:val="0"/>
      <w:marBottom w:val="0"/>
      <w:divBdr>
        <w:top w:val="none" w:sz="0" w:space="0" w:color="auto"/>
        <w:left w:val="none" w:sz="0" w:space="0" w:color="auto"/>
        <w:bottom w:val="none" w:sz="0" w:space="0" w:color="auto"/>
        <w:right w:val="none" w:sz="0" w:space="0" w:color="auto"/>
      </w:divBdr>
    </w:div>
    <w:div w:id="632366196">
      <w:marLeft w:val="640"/>
      <w:marRight w:val="0"/>
      <w:marTop w:val="0"/>
      <w:marBottom w:val="0"/>
      <w:divBdr>
        <w:top w:val="none" w:sz="0" w:space="0" w:color="auto"/>
        <w:left w:val="none" w:sz="0" w:space="0" w:color="auto"/>
        <w:bottom w:val="none" w:sz="0" w:space="0" w:color="auto"/>
        <w:right w:val="none" w:sz="0" w:space="0" w:color="auto"/>
      </w:divBdr>
    </w:div>
    <w:div w:id="632445185">
      <w:marLeft w:val="640"/>
      <w:marRight w:val="0"/>
      <w:marTop w:val="0"/>
      <w:marBottom w:val="0"/>
      <w:divBdr>
        <w:top w:val="none" w:sz="0" w:space="0" w:color="auto"/>
        <w:left w:val="none" w:sz="0" w:space="0" w:color="auto"/>
        <w:bottom w:val="none" w:sz="0" w:space="0" w:color="auto"/>
        <w:right w:val="none" w:sz="0" w:space="0" w:color="auto"/>
      </w:divBdr>
    </w:div>
    <w:div w:id="632637400">
      <w:marLeft w:val="640"/>
      <w:marRight w:val="0"/>
      <w:marTop w:val="0"/>
      <w:marBottom w:val="0"/>
      <w:divBdr>
        <w:top w:val="none" w:sz="0" w:space="0" w:color="auto"/>
        <w:left w:val="none" w:sz="0" w:space="0" w:color="auto"/>
        <w:bottom w:val="none" w:sz="0" w:space="0" w:color="auto"/>
        <w:right w:val="none" w:sz="0" w:space="0" w:color="auto"/>
      </w:divBdr>
    </w:div>
    <w:div w:id="632716729">
      <w:marLeft w:val="640"/>
      <w:marRight w:val="0"/>
      <w:marTop w:val="0"/>
      <w:marBottom w:val="0"/>
      <w:divBdr>
        <w:top w:val="none" w:sz="0" w:space="0" w:color="auto"/>
        <w:left w:val="none" w:sz="0" w:space="0" w:color="auto"/>
        <w:bottom w:val="none" w:sz="0" w:space="0" w:color="auto"/>
        <w:right w:val="none" w:sz="0" w:space="0" w:color="auto"/>
      </w:divBdr>
    </w:div>
    <w:div w:id="632752560">
      <w:marLeft w:val="640"/>
      <w:marRight w:val="0"/>
      <w:marTop w:val="0"/>
      <w:marBottom w:val="0"/>
      <w:divBdr>
        <w:top w:val="none" w:sz="0" w:space="0" w:color="auto"/>
        <w:left w:val="none" w:sz="0" w:space="0" w:color="auto"/>
        <w:bottom w:val="none" w:sz="0" w:space="0" w:color="auto"/>
        <w:right w:val="none" w:sz="0" w:space="0" w:color="auto"/>
      </w:divBdr>
    </w:div>
    <w:div w:id="632977857">
      <w:marLeft w:val="640"/>
      <w:marRight w:val="0"/>
      <w:marTop w:val="0"/>
      <w:marBottom w:val="0"/>
      <w:divBdr>
        <w:top w:val="none" w:sz="0" w:space="0" w:color="auto"/>
        <w:left w:val="none" w:sz="0" w:space="0" w:color="auto"/>
        <w:bottom w:val="none" w:sz="0" w:space="0" w:color="auto"/>
        <w:right w:val="none" w:sz="0" w:space="0" w:color="auto"/>
      </w:divBdr>
    </w:div>
    <w:div w:id="633024211">
      <w:marLeft w:val="640"/>
      <w:marRight w:val="0"/>
      <w:marTop w:val="0"/>
      <w:marBottom w:val="0"/>
      <w:divBdr>
        <w:top w:val="none" w:sz="0" w:space="0" w:color="auto"/>
        <w:left w:val="none" w:sz="0" w:space="0" w:color="auto"/>
        <w:bottom w:val="none" w:sz="0" w:space="0" w:color="auto"/>
        <w:right w:val="none" w:sz="0" w:space="0" w:color="auto"/>
      </w:divBdr>
    </w:div>
    <w:div w:id="633171353">
      <w:marLeft w:val="640"/>
      <w:marRight w:val="0"/>
      <w:marTop w:val="0"/>
      <w:marBottom w:val="0"/>
      <w:divBdr>
        <w:top w:val="none" w:sz="0" w:space="0" w:color="auto"/>
        <w:left w:val="none" w:sz="0" w:space="0" w:color="auto"/>
        <w:bottom w:val="none" w:sz="0" w:space="0" w:color="auto"/>
        <w:right w:val="none" w:sz="0" w:space="0" w:color="auto"/>
      </w:divBdr>
    </w:div>
    <w:div w:id="633220589">
      <w:marLeft w:val="640"/>
      <w:marRight w:val="0"/>
      <w:marTop w:val="0"/>
      <w:marBottom w:val="0"/>
      <w:divBdr>
        <w:top w:val="none" w:sz="0" w:space="0" w:color="auto"/>
        <w:left w:val="none" w:sz="0" w:space="0" w:color="auto"/>
        <w:bottom w:val="none" w:sz="0" w:space="0" w:color="auto"/>
        <w:right w:val="none" w:sz="0" w:space="0" w:color="auto"/>
      </w:divBdr>
    </w:div>
    <w:div w:id="633560664">
      <w:marLeft w:val="640"/>
      <w:marRight w:val="0"/>
      <w:marTop w:val="0"/>
      <w:marBottom w:val="0"/>
      <w:divBdr>
        <w:top w:val="none" w:sz="0" w:space="0" w:color="auto"/>
        <w:left w:val="none" w:sz="0" w:space="0" w:color="auto"/>
        <w:bottom w:val="none" w:sz="0" w:space="0" w:color="auto"/>
        <w:right w:val="none" w:sz="0" w:space="0" w:color="auto"/>
      </w:divBdr>
    </w:div>
    <w:div w:id="633564631">
      <w:marLeft w:val="640"/>
      <w:marRight w:val="0"/>
      <w:marTop w:val="0"/>
      <w:marBottom w:val="0"/>
      <w:divBdr>
        <w:top w:val="none" w:sz="0" w:space="0" w:color="auto"/>
        <w:left w:val="none" w:sz="0" w:space="0" w:color="auto"/>
        <w:bottom w:val="none" w:sz="0" w:space="0" w:color="auto"/>
        <w:right w:val="none" w:sz="0" w:space="0" w:color="auto"/>
      </w:divBdr>
    </w:div>
    <w:div w:id="633608758">
      <w:marLeft w:val="640"/>
      <w:marRight w:val="0"/>
      <w:marTop w:val="0"/>
      <w:marBottom w:val="0"/>
      <w:divBdr>
        <w:top w:val="none" w:sz="0" w:space="0" w:color="auto"/>
        <w:left w:val="none" w:sz="0" w:space="0" w:color="auto"/>
        <w:bottom w:val="none" w:sz="0" w:space="0" w:color="auto"/>
        <w:right w:val="none" w:sz="0" w:space="0" w:color="auto"/>
      </w:divBdr>
    </w:div>
    <w:div w:id="633632692">
      <w:marLeft w:val="640"/>
      <w:marRight w:val="0"/>
      <w:marTop w:val="0"/>
      <w:marBottom w:val="0"/>
      <w:divBdr>
        <w:top w:val="none" w:sz="0" w:space="0" w:color="auto"/>
        <w:left w:val="none" w:sz="0" w:space="0" w:color="auto"/>
        <w:bottom w:val="none" w:sz="0" w:space="0" w:color="auto"/>
        <w:right w:val="none" w:sz="0" w:space="0" w:color="auto"/>
      </w:divBdr>
    </w:div>
    <w:div w:id="633682322">
      <w:marLeft w:val="640"/>
      <w:marRight w:val="0"/>
      <w:marTop w:val="0"/>
      <w:marBottom w:val="0"/>
      <w:divBdr>
        <w:top w:val="none" w:sz="0" w:space="0" w:color="auto"/>
        <w:left w:val="none" w:sz="0" w:space="0" w:color="auto"/>
        <w:bottom w:val="none" w:sz="0" w:space="0" w:color="auto"/>
        <w:right w:val="none" w:sz="0" w:space="0" w:color="auto"/>
      </w:divBdr>
    </w:div>
    <w:div w:id="633753123">
      <w:marLeft w:val="640"/>
      <w:marRight w:val="0"/>
      <w:marTop w:val="0"/>
      <w:marBottom w:val="0"/>
      <w:divBdr>
        <w:top w:val="none" w:sz="0" w:space="0" w:color="auto"/>
        <w:left w:val="none" w:sz="0" w:space="0" w:color="auto"/>
        <w:bottom w:val="none" w:sz="0" w:space="0" w:color="auto"/>
        <w:right w:val="none" w:sz="0" w:space="0" w:color="auto"/>
      </w:divBdr>
    </w:div>
    <w:div w:id="633759930">
      <w:marLeft w:val="640"/>
      <w:marRight w:val="0"/>
      <w:marTop w:val="0"/>
      <w:marBottom w:val="0"/>
      <w:divBdr>
        <w:top w:val="none" w:sz="0" w:space="0" w:color="auto"/>
        <w:left w:val="none" w:sz="0" w:space="0" w:color="auto"/>
        <w:bottom w:val="none" w:sz="0" w:space="0" w:color="auto"/>
        <w:right w:val="none" w:sz="0" w:space="0" w:color="auto"/>
      </w:divBdr>
    </w:div>
    <w:div w:id="633799688">
      <w:marLeft w:val="640"/>
      <w:marRight w:val="0"/>
      <w:marTop w:val="0"/>
      <w:marBottom w:val="0"/>
      <w:divBdr>
        <w:top w:val="none" w:sz="0" w:space="0" w:color="auto"/>
        <w:left w:val="none" w:sz="0" w:space="0" w:color="auto"/>
        <w:bottom w:val="none" w:sz="0" w:space="0" w:color="auto"/>
        <w:right w:val="none" w:sz="0" w:space="0" w:color="auto"/>
      </w:divBdr>
    </w:div>
    <w:div w:id="633827673">
      <w:marLeft w:val="640"/>
      <w:marRight w:val="0"/>
      <w:marTop w:val="0"/>
      <w:marBottom w:val="0"/>
      <w:divBdr>
        <w:top w:val="none" w:sz="0" w:space="0" w:color="auto"/>
        <w:left w:val="none" w:sz="0" w:space="0" w:color="auto"/>
        <w:bottom w:val="none" w:sz="0" w:space="0" w:color="auto"/>
        <w:right w:val="none" w:sz="0" w:space="0" w:color="auto"/>
      </w:divBdr>
    </w:div>
    <w:div w:id="633868306">
      <w:marLeft w:val="640"/>
      <w:marRight w:val="0"/>
      <w:marTop w:val="0"/>
      <w:marBottom w:val="0"/>
      <w:divBdr>
        <w:top w:val="none" w:sz="0" w:space="0" w:color="auto"/>
        <w:left w:val="none" w:sz="0" w:space="0" w:color="auto"/>
        <w:bottom w:val="none" w:sz="0" w:space="0" w:color="auto"/>
        <w:right w:val="none" w:sz="0" w:space="0" w:color="auto"/>
      </w:divBdr>
    </w:div>
    <w:div w:id="633869052">
      <w:marLeft w:val="640"/>
      <w:marRight w:val="0"/>
      <w:marTop w:val="0"/>
      <w:marBottom w:val="0"/>
      <w:divBdr>
        <w:top w:val="none" w:sz="0" w:space="0" w:color="auto"/>
        <w:left w:val="none" w:sz="0" w:space="0" w:color="auto"/>
        <w:bottom w:val="none" w:sz="0" w:space="0" w:color="auto"/>
        <w:right w:val="none" w:sz="0" w:space="0" w:color="auto"/>
      </w:divBdr>
    </w:div>
    <w:div w:id="633870977">
      <w:marLeft w:val="640"/>
      <w:marRight w:val="0"/>
      <w:marTop w:val="0"/>
      <w:marBottom w:val="0"/>
      <w:divBdr>
        <w:top w:val="none" w:sz="0" w:space="0" w:color="auto"/>
        <w:left w:val="none" w:sz="0" w:space="0" w:color="auto"/>
        <w:bottom w:val="none" w:sz="0" w:space="0" w:color="auto"/>
        <w:right w:val="none" w:sz="0" w:space="0" w:color="auto"/>
      </w:divBdr>
    </w:div>
    <w:div w:id="633875359">
      <w:marLeft w:val="640"/>
      <w:marRight w:val="0"/>
      <w:marTop w:val="0"/>
      <w:marBottom w:val="0"/>
      <w:divBdr>
        <w:top w:val="none" w:sz="0" w:space="0" w:color="auto"/>
        <w:left w:val="none" w:sz="0" w:space="0" w:color="auto"/>
        <w:bottom w:val="none" w:sz="0" w:space="0" w:color="auto"/>
        <w:right w:val="none" w:sz="0" w:space="0" w:color="auto"/>
      </w:divBdr>
    </w:div>
    <w:div w:id="634063822">
      <w:marLeft w:val="640"/>
      <w:marRight w:val="0"/>
      <w:marTop w:val="0"/>
      <w:marBottom w:val="0"/>
      <w:divBdr>
        <w:top w:val="none" w:sz="0" w:space="0" w:color="auto"/>
        <w:left w:val="none" w:sz="0" w:space="0" w:color="auto"/>
        <w:bottom w:val="none" w:sz="0" w:space="0" w:color="auto"/>
        <w:right w:val="none" w:sz="0" w:space="0" w:color="auto"/>
      </w:divBdr>
    </w:div>
    <w:div w:id="634139763">
      <w:marLeft w:val="640"/>
      <w:marRight w:val="0"/>
      <w:marTop w:val="0"/>
      <w:marBottom w:val="0"/>
      <w:divBdr>
        <w:top w:val="none" w:sz="0" w:space="0" w:color="auto"/>
        <w:left w:val="none" w:sz="0" w:space="0" w:color="auto"/>
        <w:bottom w:val="none" w:sz="0" w:space="0" w:color="auto"/>
        <w:right w:val="none" w:sz="0" w:space="0" w:color="auto"/>
      </w:divBdr>
    </w:div>
    <w:div w:id="634215983">
      <w:marLeft w:val="640"/>
      <w:marRight w:val="0"/>
      <w:marTop w:val="0"/>
      <w:marBottom w:val="0"/>
      <w:divBdr>
        <w:top w:val="none" w:sz="0" w:space="0" w:color="auto"/>
        <w:left w:val="none" w:sz="0" w:space="0" w:color="auto"/>
        <w:bottom w:val="none" w:sz="0" w:space="0" w:color="auto"/>
        <w:right w:val="none" w:sz="0" w:space="0" w:color="auto"/>
      </w:divBdr>
    </w:div>
    <w:div w:id="634331533">
      <w:marLeft w:val="640"/>
      <w:marRight w:val="0"/>
      <w:marTop w:val="0"/>
      <w:marBottom w:val="0"/>
      <w:divBdr>
        <w:top w:val="none" w:sz="0" w:space="0" w:color="auto"/>
        <w:left w:val="none" w:sz="0" w:space="0" w:color="auto"/>
        <w:bottom w:val="none" w:sz="0" w:space="0" w:color="auto"/>
        <w:right w:val="none" w:sz="0" w:space="0" w:color="auto"/>
      </w:divBdr>
    </w:div>
    <w:div w:id="634333504">
      <w:marLeft w:val="640"/>
      <w:marRight w:val="0"/>
      <w:marTop w:val="0"/>
      <w:marBottom w:val="0"/>
      <w:divBdr>
        <w:top w:val="none" w:sz="0" w:space="0" w:color="auto"/>
        <w:left w:val="none" w:sz="0" w:space="0" w:color="auto"/>
        <w:bottom w:val="none" w:sz="0" w:space="0" w:color="auto"/>
        <w:right w:val="none" w:sz="0" w:space="0" w:color="auto"/>
      </w:divBdr>
    </w:div>
    <w:div w:id="634409054">
      <w:marLeft w:val="640"/>
      <w:marRight w:val="0"/>
      <w:marTop w:val="0"/>
      <w:marBottom w:val="0"/>
      <w:divBdr>
        <w:top w:val="none" w:sz="0" w:space="0" w:color="auto"/>
        <w:left w:val="none" w:sz="0" w:space="0" w:color="auto"/>
        <w:bottom w:val="none" w:sz="0" w:space="0" w:color="auto"/>
        <w:right w:val="none" w:sz="0" w:space="0" w:color="auto"/>
      </w:divBdr>
    </w:div>
    <w:div w:id="634409676">
      <w:marLeft w:val="640"/>
      <w:marRight w:val="0"/>
      <w:marTop w:val="0"/>
      <w:marBottom w:val="0"/>
      <w:divBdr>
        <w:top w:val="none" w:sz="0" w:space="0" w:color="auto"/>
        <w:left w:val="none" w:sz="0" w:space="0" w:color="auto"/>
        <w:bottom w:val="none" w:sz="0" w:space="0" w:color="auto"/>
        <w:right w:val="none" w:sz="0" w:space="0" w:color="auto"/>
      </w:divBdr>
    </w:div>
    <w:div w:id="634455903">
      <w:marLeft w:val="640"/>
      <w:marRight w:val="0"/>
      <w:marTop w:val="0"/>
      <w:marBottom w:val="0"/>
      <w:divBdr>
        <w:top w:val="none" w:sz="0" w:space="0" w:color="auto"/>
        <w:left w:val="none" w:sz="0" w:space="0" w:color="auto"/>
        <w:bottom w:val="none" w:sz="0" w:space="0" w:color="auto"/>
        <w:right w:val="none" w:sz="0" w:space="0" w:color="auto"/>
      </w:divBdr>
    </w:div>
    <w:div w:id="634680320">
      <w:marLeft w:val="640"/>
      <w:marRight w:val="0"/>
      <w:marTop w:val="0"/>
      <w:marBottom w:val="0"/>
      <w:divBdr>
        <w:top w:val="none" w:sz="0" w:space="0" w:color="auto"/>
        <w:left w:val="none" w:sz="0" w:space="0" w:color="auto"/>
        <w:bottom w:val="none" w:sz="0" w:space="0" w:color="auto"/>
        <w:right w:val="none" w:sz="0" w:space="0" w:color="auto"/>
      </w:divBdr>
    </w:div>
    <w:div w:id="634680351">
      <w:marLeft w:val="640"/>
      <w:marRight w:val="0"/>
      <w:marTop w:val="0"/>
      <w:marBottom w:val="0"/>
      <w:divBdr>
        <w:top w:val="none" w:sz="0" w:space="0" w:color="auto"/>
        <w:left w:val="none" w:sz="0" w:space="0" w:color="auto"/>
        <w:bottom w:val="none" w:sz="0" w:space="0" w:color="auto"/>
        <w:right w:val="none" w:sz="0" w:space="0" w:color="auto"/>
      </w:divBdr>
    </w:div>
    <w:div w:id="634723917">
      <w:marLeft w:val="640"/>
      <w:marRight w:val="0"/>
      <w:marTop w:val="0"/>
      <w:marBottom w:val="0"/>
      <w:divBdr>
        <w:top w:val="none" w:sz="0" w:space="0" w:color="auto"/>
        <w:left w:val="none" w:sz="0" w:space="0" w:color="auto"/>
        <w:bottom w:val="none" w:sz="0" w:space="0" w:color="auto"/>
        <w:right w:val="none" w:sz="0" w:space="0" w:color="auto"/>
      </w:divBdr>
    </w:div>
    <w:div w:id="634724536">
      <w:marLeft w:val="640"/>
      <w:marRight w:val="0"/>
      <w:marTop w:val="0"/>
      <w:marBottom w:val="0"/>
      <w:divBdr>
        <w:top w:val="none" w:sz="0" w:space="0" w:color="auto"/>
        <w:left w:val="none" w:sz="0" w:space="0" w:color="auto"/>
        <w:bottom w:val="none" w:sz="0" w:space="0" w:color="auto"/>
        <w:right w:val="none" w:sz="0" w:space="0" w:color="auto"/>
      </w:divBdr>
    </w:div>
    <w:div w:id="634875394">
      <w:marLeft w:val="640"/>
      <w:marRight w:val="0"/>
      <w:marTop w:val="0"/>
      <w:marBottom w:val="0"/>
      <w:divBdr>
        <w:top w:val="none" w:sz="0" w:space="0" w:color="auto"/>
        <w:left w:val="none" w:sz="0" w:space="0" w:color="auto"/>
        <w:bottom w:val="none" w:sz="0" w:space="0" w:color="auto"/>
        <w:right w:val="none" w:sz="0" w:space="0" w:color="auto"/>
      </w:divBdr>
    </w:div>
    <w:div w:id="634875903">
      <w:marLeft w:val="640"/>
      <w:marRight w:val="0"/>
      <w:marTop w:val="0"/>
      <w:marBottom w:val="0"/>
      <w:divBdr>
        <w:top w:val="none" w:sz="0" w:space="0" w:color="auto"/>
        <w:left w:val="none" w:sz="0" w:space="0" w:color="auto"/>
        <w:bottom w:val="none" w:sz="0" w:space="0" w:color="auto"/>
        <w:right w:val="none" w:sz="0" w:space="0" w:color="auto"/>
      </w:divBdr>
    </w:div>
    <w:div w:id="634912831">
      <w:marLeft w:val="640"/>
      <w:marRight w:val="0"/>
      <w:marTop w:val="0"/>
      <w:marBottom w:val="0"/>
      <w:divBdr>
        <w:top w:val="none" w:sz="0" w:space="0" w:color="auto"/>
        <w:left w:val="none" w:sz="0" w:space="0" w:color="auto"/>
        <w:bottom w:val="none" w:sz="0" w:space="0" w:color="auto"/>
        <w:right w:val="none" w:sz="0" w:space="0" w:color="auto"/>
      </w:divBdr>
    </w:div>
    <w:div w:id="634917244">
      <w:marLeft w:val="640"/>
      <w:marRight w:val="0"/>
      <w:marTop w:val="0"/>
      <w:marBottom w:val="0"/>
      <w:divBdr>
        <w:top w:val="none" w:sz="0" w:space="0" w:color="auto"/>
        <w:left w:val="none" w:sz="0" w:space="0" w:color="auto"/>
        <w:bottom w:val="none" w:sz="0" w:space="0" w:color="auto"/>
        <w:right w:val="none" w:sz="0" w:space="0" w:color="auto"/>
      </w:divBdr>
    </w:div>
    <w:div w:id="635112961">
      <w:marLeft w:val="640"/>
      <w:marRight w:val="0"/>
      <w:marTop w:val="0"/>
      <w:marBottom w:val="0"/>
      <w:divBdr>
        <w:top w:val="none" w:sz="0" w:space="0" w:color="auto"/>
        <w:left w:val="none" w:sz="0" w:space="0" w:color="auto"/>
        <w:bottom w:val="none" w:sz="0" w:space="0" w:color="auto"/>
        <w:right w:val="none" w:sz="0" w:space="0" w:color="auto"/>
      </w:divBdr>
    </w:div>
    <w:div w:id="635138068">
      <w:marLeft w:val="640"/>
      <w:marRight w:val="0"/>
      <w:marTop w:val="0"/>
      <w:marBottom w:val="0"/>
      <w:divBdr>
        <w:top w:val="none" w:sz="0" w:space="0" w:color="auto"/>
        <w:left w:val="none" w:sz="0" w:space="0" w:color="auto"/>
        <w:bottom w:val="none" w:sz="0" w:space="0" w:color="auto"/>
        <w:right w:val="none" w:sz="0" w:space="0" w:color="auto"/>
      </w:divBdr>
    </w:div>
    <w:div w:id="635141238">
      <w:marLeft w:val="640"/>
      <w:marRight w:val="0"/>
      <w:marTop w:val="0"/>
      <w:marBottom w:val="0"/>
      <w:divBdr>
        <w:top w:val="none" w:sz="0" w:space="0" w:color="auto"/>
        <w:left w:val="none" w:sz="0" w:space="0" w:color="auto"/>
        <w:bottom w:val="none" w:sz="0" w:space="0" w:color="auto"/>
        <w:right w:val="none" w:sz="0" w:space="0" w:color="auto"/>
      </w:divBdr>
    </w:div>
    <w:div w:id="635257954">
      <w:marLeft w:val="640"/>
      <w:marRight w:val="0"/>
      <w:marTop w:val="0"/>
      <w:marBottom w:val="0"/>
      <w:divBdr>
        <w:top w:val="none" w:sz="0" w:space="0" w:color="auto"/>
        <w:left w:val="none" w:sz="0" w:space="0" w:color="auto"/>
        <w:bottom w:val="none" w:sz="0" w:space="0" w:color="auto"/>
        <w:right w:val="none" w:sz="0" w:space="0" w:color="auto"/>
      </w:divBdr>
    </w:div>
    <w:div w:id="635262251">
      <w:marLeft w:val="640"/>
      <w:marRight w:val="0"/>
      <w:marTop w:val="0"/>
      <w:marBottom w:val="0"/>
      <w:divBdr>
        <w:top w:val="none" w:sz="0" w:space="0" w:color="auto"/>
        <w:left w:val="none" w:sz="0" w:space="0" w:color="auto"/>
        <w:bottom w:val="none" w:sz="0" w:space="0" w:color="auto"/>
        <w:right w:val="none" w:sz="0" w:space="0" w:color="auto"/>
      </w:divBdr>
    </w:div>
    <w:div w:id="635448220">
      <w:marLeft w:val="640"/>
      <w:marRight w:val="0"/>
      <w:marTop w:val="0"/>
      <w:marBottom w:val="0"/>
      <w:divBdr>
        <w:top w:val="none" w:sz="0" w:space="0" w:color="auto"/>
        <w:left w:val="none" w:sz="0" w:space="0" w:color="auto"/>
        <w:bottom w:val="none" w:sz="0" w:space="0" w:color="auto"/>
        <w:right w:val="none" w:sz="0" w:space="0" w:color="auto"/>
      </w:divBdr>
    </w:div>
    <w:div w:id="635524164">
      <w:marLeft w:val="640"/>
      <w:marRight w:val="0"/>
      <w:marTop w:val="0"/>
      <w:marBottom w:val="0"/>
      <w:divBdr>
        <w:top w:val="none" w:sz="0" w:space="0" w:color="auto"/>
        <w:left w:val="none" w:sz="0" w:space="0" w:color="auto"/>
        <w:bottom w:val="none" w:sz="0" w:space="0" w:color="auto"/>
        <w:right w:val="none" w:sz="0" w:space="0" w:color="auto"/>
      </w:divBdr>
    </w:div>
    <w:div w:id="635524885">
      <w:marLeft w:val="640"/>
      <w:marRight w:val="0"/>
      <w:marTop w:val="0"/>
      <w:marBottom w:val="0"/>
      <w:divBdr>
        <w:top w:val="none" w:sz="0" w:space="0" w:color="auto"/>
        <w:left w:val="none" w:sz="0" w:space="0" w:color="auto"/>
        <w:bottom w:val="none" w:sz="0" w:space="0" w:color="auto"/>
        <w:right w:val="none" w:sz="0" w:space="0" w:color="auto"/>
      </w:divBdr>
    </w:div>
    <w:div w:id="635572048">
      <w:marLeft w:val="640"/>
      <w:marRight w:val="0"/>
      <w:marTop w:val="0"/>
      <w:marBottom w:val="0"/>
      <w:divBdr>
        <w:top w:val="none" w:sz="0" w:space="0" w:color="auto"/>
        <w:left w:val="none" w:sz="0" w:space="0" w:color="auto"/>
        <w:bottom w:val="none" w:sz="0" w:space="0" w:color="auto"/>
        <w:right w:val="none" w:sz="0" w:space="0" w:color="auto"/>
      </w:divBdr>
    </w:div>
    <w:div w:id="635642235">
      <w:marLeft w:val="640"/>
      <w:marRight w:val="0"/>
      <w:marTop w:val="0"/>
      <w:marBottom w:val="0"/>
      <w:divBdr>
        <w:top w:val="none" w:sz="0" w:space="0" w:color="auto"/>
        <w:left w:val="none" w:sz="0" w:space="0" w:color="auto"/>
        <w:bottom w:val="none" w:sz="0" w:space="0" w:color="auto"/>
        <w:right w:val="none" w:sz="0" w:space="0" w:color="auto"/>
      </w:divBdr>
    </w:div>
    <w:div w:id="635643476">
      <w:marLeft w:val="640"/>
      <w:marRight w:val="0"/>
      <w:marTop w:val="0"/>
      <w:marBottom w:val="0"/>
      <w:divBdr>
        <w:top w:val="none" w:sz="0" w:space="0" w:color="auto"/>
        <w:left w:val="none" w:sz="0" w:space="0" w:color="auto"/>
        <w:bottom w:val="none" w:sz="0" w:space="0" w:color="auto"/>
        <w:right w:val="none" w:sz="0" w:space="0" w:color="auto"/>
      </w:divBdr>
    </w:div>
    <w:div w:id="635649513">
      <w:marLeft w:val="640"/>
      <w:marRight w:val="0"/>
      <w:marTop w:val="0"/>
      <w:marBottom w:val="0"/>
      <w:divBdr>
        <w:top w:val="none" w:sz="0" w:space="0" w:color="auto"/>
        <w:left w:val="none" w:sz="0" w:space="0" w:color="auto"/>
        <w:bottom w:val="none" w:sz="0" w:space="0" w:color="auto"/>
        <w:right w:val="none" w:sz="0" w:space="0" w:color="auto"/>
      </w:divBdr>
    </w:div>
    <w:div w:id="635717766">
      <w:marLeft w:val="640"/>
      <w:marRight w:val="0"/>
      <w:marTop w:val="0"/>
      <w:marBottom w:val="0"/>
      <w:divBdr>
        <w:top w:val="none" w:sz="0" w:space="0" w:color="auto"/>
        <w:left w:val="none" w:sz="0" w:space="0" w:color="auto"/>
        <w:bottom w:val="none" w:sz="0" w:space="0" w:color="auto"/>
        <w:right w:val="none" w:sz="0" w:space="0" w:color="auto"/>
      </w:divBdr>
    </w:div>
    <w:div w:id="635765162">
      <w:marLeft w:val="640"/>
      <w:marRight w:val="0"/>
      <w:marTop w:val="0"/>
      <w:marBottom w:val="0"/>
      <w:divBdr>
        <w:top w:val="none" w:sz="0" w:space="0" w:color="auto"/>
        <w:left w:val="none" w:sz="0" w:space="0" w:color="auto"/>
        <w:bottom w:val="none" w:sz="0" w:space="0" w:color="auto"/>
        <w:right w:val="none" w:sz="0" w:space="0" w:color="auto"/>
      </w:divBdr>
    </w:div>
    <w:div w:id="635794148">
      <w:marLeft w:val="640"/>
      <w:marRight w:val="0"/>
      <w:marTop w:val="0"/>
      <w:marBottom w:val="0"/>
      <w:divBdr>
        <w:top w:val="none" w:sz="0" w:space="0" w:color="auto"/>
        <w:left w:val="none" w:sz="0" w:space="0" w:color="auto"/>
        <w:bottom w:val="none" w:sz="0" w:space="0" w:color="auto"/>
        <w:right w:val="none" w:sz="0" w:space="0" w:color="auto"/>
      </w:divBdr>
    </w:div>
    <w:div w:id="635797038">
      <w:marLeft w:val="640"/>
      <w:marRight w:val="0"/>
      <w:marTop w:val="0"/>
      <w:marBottom w:val="0"/>
      <w:divBdr>
        <w:top w:val="none" w:sz="0" w:space="0" w:color="auto"/>
        <w:left w:val="none" w:sz="0" w:space="0" w:color="auto"/>
        <w:bottom w:val="none" w:sz="0" w:space="0" w:color="auto"/>
        <w:right w:val="none" w:sz="0" w:space="0" w:color="auto"/>
      </w:divBdr>
    </w:div>
    <w:div w:id="635989538">
      <w:marLeft w:val="480"/>
      <w:marRight w:val="0"/>
      <w:marTop w:val="0"/>
      <w:marBottom w:val="0"/>
      <w:divBdr>
        <w:top w:val="none" w:sz="0" w:space="0" w:color="auto"/>
        <w:left w:val="none" w:sz="0" w:space="0" w:color="auto"/>
        <w:bottom w:val="none" w:sz="0" w:space="0" w:color="auto"/>
        <w:right w:val="none" w:sz="0" w:space="0" w:color="auto"/>
      </w:divBdr>
    </w:div>
    <w:div w:id="636029941">
      <w:marLeft w:val="640"/>
      <w:marRight w:val="0"/>
      <w:marTop w:val="0"/>
      <w:marBottom w:val="0"/>
      <w:divBdr>
        <w:top w:val="none" w:sz="0" w:space="0" w:color="auto"/>
        <w:left w:val="none" w:sz="0" w:space="0" w:color="auto"/>
        <w:bottom w:val="none" w:sz="0" w:space="0" w:color="auto"/>
        <w:right w:val="none" w:sz="0" w:space="0" w:color="auto"/>
      </w:divBdr>
    </w:div>
    <w:div w:id="636181948">
      <w:marLeft w:val="640"/>
      <w:marRight w:val="0"/>
      <w:marTop w:val="0"/>
      <w:marBottom w:val="0"/>
      <w:divBdr>
        <w:top w:val="none" w:sz="0" w:space="0" w:color="auto"/>
        <w:left w:val="none" w:sz="0" w:space="0" w:color="auto"/>
        <w:bottom w:val="none" w:sz="0" w:space="0" w:color="auto"/>
        <w:right w:val="none" w:sz="0" w:space="0" w:color="auto"/>
      </w:divBdr>
    </w:div>
    <w:div w:id="636183850">
      <w:marLeft w:val="640"/>
      <w:marRight w:val="0"/>
      <w:marTop w:val="0"/>
      <w:marBottom w:val="0"/>
      <w:divBdr>
        <w:top w:val="none" w:sz="0" w:space="0" w:color="auto"/>
        <w:left w:val="none" w:sz="0" w:space="0" w:color="auto"/>
        <w:bottom w:val="none" w:sz="0" w:space="0" w:color="auto"/>
        <w:right w:val="none" w:sz="0" w:space="0" w:color="auto"/>
      </w:divBdr>
    </w:div>
    <w:div w:id="636184297">
      <w:marLeft w:val="640"/>
      <w:marRight w:val="0"/>
      <w:marTop w:val="0"/>
      <w:marBottom w:val="0"/>
      <w:divBdr>
        <w:top w:val="none" w:sz="0" w:space="0" w:color="auto"/>
        <w:left w:val="none" w:sz="0" w:space="0" w:color="auto"/>
        <w:bottom w:val="none" w:sz="0" w:space="0" w:color="auto"/>
        <w:right w:val="none" w:sz="0" w:space="0" w:color="auto"/>
      </w:divBdr>
    </w:div>
    <w:div w:id="636299207">
      <w:marLeft w:val="640"/>
      <w:marRight w:val="0"/>
      <w:marTop w:val="0"/>
      <w:marBottom w:val="0"/>
      <w:divBdr>
        <w:top w:val="none" w:sz="0" w:space="0" w:color="auto"/>
        <w:left w:val="none" w:sz="0" w:space="0" w:color="auto"/>
        <w:bottom w:val="none" w:sz="0" w:space="0" w:color="auto"/>
        <w:right w:val="none" w:sz="0" w:space="0" w:color="auto"/>
      </w:divBdr>
    </w:div>
    <w:div w:id="636300755">
      <w:marLeft w:val="640"/>
      <w:marRight w:val="0"/>
      <w:marTop w:val="0"/>
      <w:marBottom w:val="0"/>
      <w:divBdr>
        <w:top w:val="none" w:sz="0" w:space="0" w:color="auto"/>
        <w:left w:val="none" w:sz="0" w:space="0" w:color="auto"/>
        <w:bottom w:val="none" w:sz="0" w:space="0" w:color="auto"/>
        <w:right w:val="none" w:sz="0" w:space="0" w:color="auto"/>
      </w:divBdr>
    </w:div>
    <w:div w:id="636305252">
      <w:marLeft w:val="640"/>
      <w:marRight w:val="0"/>
      <w:marTop w:val="0"/>
      <w:marBottom w:val="0"/>
      <w:divBdr>
        <w:top w:val="none" w:sz="0" w:space="0" w:color="auto"/>
        <w:left w:val="none" w:sz="0" w:space="0" w:color="auto"/>
        <w:bottom w:val="none" w:sz="0" w:space="0" w:color="auto"/>
        <w:right w:val="none" w:sz="0" w:space="0" w:color="auto"/>
      </w:divBdr>
    </w:div>
    <w:div w:id="636371834">
      <w:marLeft w:val="640"/>
      <w:marRight w:val="0"/>
      <w:marTop w:val="0"/>
      <w:marBottom w:val="0"/>
      <w:divBdr>
        <w:top w:val="none" w:sz="0" w:space="0" w:color="auto"/>
        <w:left w:val="none" w:sz="0" w:space="0" w:color="auto"/>
        <w:bottom w:val="none" w:sz="0" w:space="0" w:color="auto"/>
        <w:right w:val="none" w:sz="0" w:space="0" w:color="auto"/>
      </w:divBdr>
    </w:div>
    <w:div w:id="636372829">
      <w:marLeft w:val="640"/>
      <w:marRight w:val="0"/>
      <w:marTop w:val="0"/>
      <w:marBottom w:val="0"/>
      <w:divBdr>
        <w:top w:val="none" w:sz="0" w:space="0" w:color="auto"/>
        <w:left w:val="none" w:sz="0" w:space="0" w:color="auto"/>
        <w:bottom w:val="none" w:sz="0" w:space="0" w:color="auto"/>
        <w:right w:val="none" w:sz="0" w:space="0" w:color="auto"/>
      </w:divBdr>
    </w:div>
    <w:div w:id="636373359">
      <w:marLeft w:val="640"/>
      <w:marRight w:val="0"/>
      <w:marTop w:val="0"/>
      <w:marBottom w:val="0"/>
      <w:divBdr>
        <w:top w:val="none" w:sz="0" w:space="0" w:color="auto"/>
        <w:left w:val="none" w:sz="0" w:space="0" w:color="auto"/>
        <w:bottom w:val="none" w:sz="0" w:space="0" w:color="auto"/>
        <w:right w:val="none" w:sz="0" w:space="0" w:color="auto"/>
      </w:divBdr>
    </w:div>
    <w:div w:id="636568040">
      <w:marLeft w:val="640"/>
      <w:marRight w:val="0"/>
      <w:marTop w:val="0"/>
      <w:marBottom w:val="0"/>
      <w:divBdr>
        <w:top w:val="none" w:sz="0" w:space="0" w:color="auto"/>
        <w:left w:val="none" w:sz="0" w:space="0" w:color="auto"/>
        <w:bottom w:val="none" w:sz="0" w:space="0" w:color="auto"/>
        <w:right w:val="none" w:sz="0" w:space="0" w:color="auto"/>
      </w:divBdr>
    </w:div>
    <w:div w:id="636570425">
      <w:marLeft w:val="640"/>
      <w:marRight w:val="0"/>
      <w:marTop w:val="0"/>
      <w:marBottom w:val="0"/>
      <w:divBdr>
        <w:top w:val="none" w:sz="0" w:space="0" w:color="auto"/>
        <w:left w:val="none" w:sz="0" w:space="0" w:color="auto"/>
        <w:bottom w:val="none" w:sz="0" w:space="0" w:color="auto"/>
        <w:right w:val="none" w:sz="0" w:space="0" w:color="auto"/>
      </w:divBdr>
    </w:div>
    <w:div w:id="636570429">
      <w:marLeft w:val="640"/>
      <w:marRight w:val="0"/>
      <w:marTop w:val="0"/>
      <w:marBottom w:val="0"/>
      <w:divBdr>
        <w:top w:val="none" w:sz="0" w:space="0" w:color="auto"/>
        <w:left w:val="none" w:sz="0" w:space="0" w:color="auto"/>
        <w:bottom w:val="none" w:sz="0" w:space="0" w:color="auto"/>
        <w:right w:val="none" w:sz="0" w:space="0" w:color="auto"/>
      </w:divBdr>
    </w:div>
    <w:div w:id="636643672">
      <w:marLeft w:val="640"/>
      <w:marRight w:val="0"/>
      <w:marTop w:val="0"/>
      <w:marBottom w:val="0"/>
      <w:divBdr>
        <w:top w:val="none" w:sz="0" w:space="0" w:color="auto"/>
        <w:left w:val="none" w:sz="0" w:space="0" w:color="auto"/>
        <w:bottom w:val="none" w:sz="0" w:space="0" w:color="auto"/>
        <w:right w:val="none" w:sz="0" w:space="0" w:color="auto"/>
      </w:divBdr>
    </w:div>
    <w:div w:id="636645155">
      <w:marLeft w:val="640"/>
      <w:marRight w:val="0"/>
      <w:marTop w:val="0"/>
      <w:marBottom w:val="0"/>
      <w:divBdr>
        <w:top w:val="none" w:sz="0" w:space="0" w:color="auto"/>
        <w:left w:val="none" w:sz="0" w:space="0" w:color="auto"/>
        <w:bottom w:val="none" w:sz="0" w:space="0" w:color="auto"/>
        <w:right w:val="none" w:sz="0" w:space="0" w:color="auto"/>
      </w:divBdr>
    </w:div>
    <w:div w:id="636758087">
      <w:marLeft w:val="640"/>
      <w:marRight w:val="0"/>
      <w:marTop w:val="0"/>
      <w:marBottom w:val="0"/>
      <w:divBdr>
        <w:top w:val="none" w:sz="0" w:space="0" w:color="auto"/>
        <w:left w:val="none" w:sz="0" w:space="0" w:color="auto"/>
        <w:bottom w:val="none" w:sz="0" w:space="0" w:color="auto"/>
        <w:right w:val="none" w:sz="0" w:space="0" w:color="auto"/>
      </w:divBdr>
    </w:div>
    <w:div w:id="636758830">
      <w:marLeft w:val="640"/>
      <w:marRight w:val="0"/>
      <w:marTop w:val="0"/>
      <w:marBottom w:val="0"/>
      <w:divBdr>
        <w:top w:val="none" w:sz="0" w:space="0" w:color="auto"/>
        <w:left w:val="none" w:sz="0" w:space="0" w:color="auto"/>
        <w:bottom w:val="none" w:sz="0" w:space="0" w:color="auto"/>
        <w:right w:val="none" w:sz="0" w:space="0" w:color="auto"/>
      </w:divBdr>
    </w:div>
    <w:div w:id="636883212">
      <w:marLeft w:val="640"/>
      <w:marRight w:val="0"/>
      <w:marTop w:val="0"/>
      <w:marBottom w:val="0"/>
      <w:divBdr>
        <w:top w:val="none" w:sz="0" w:space="0" w:color="auto"/>
        <w:left w:val="none" w:sz="0" w:space="0" w:color="auto"/>
        <w:bottom w:val="none" w:sz="0" w:space="0" w:color="auto"/>
        <w:right w:val="none" w:sz="0" w:space="0" w:color="auto"/>
      </w:divBdr>
    </w:div>
    <w:div w:id="637078446">
      <w:marLeft w:val="640"/>
      <w:marRight w:val="0"/>
      <w:marTop w:val="0"/>
      <w:marBottom w:val="0"/>
      <w:divBdr>
        <w:top w:val="none" w:sz="0" w:space="0" w:color="auto"/>
        <w:left w:val="none" w:sz="0" w:space="0" w:color="auto"/>
        <w:bottom w:val="none" w:sz="0" w:space="0" w:color="auto"/>
        <w:right w:val="none" w:sz="0" w:space="0" w:color="auto"/>
      </w:divBdr>
    </w:div>
    <w:div w:id="637102277">
      <w:marLeft w:val="640"/>
      <w:marRight w:val="0"/>
      <w:marTop w:val="0"/>
      <w:marBottom w:val="0"/>
      <w:divBdr>
        <w:top w:val="none" w:sz="0" w:space="0" w:color="auto"/>
        <w:left w:val="none" w:sz="0" w:space="0" w:color="auto"/>
        <w:bottom w:val="none" w:sz="0" w:space="0" w:color="auto"/>
        <w:right w:val="none" w:sz="0" w:space="0" w:color="auto"/>
      </w:divBdr>
    </w:div>
    <w:div w:id="637102829">
      <w:marLeft w:val="640"/>
      <w:marRight w:val="0"/>
      <w:marTop w:val="0"/>
      <w:marBottom w:val="0"/>
      <w:divBdr>
        <w:top w:val="none" w:sz="0" w:space="0" w:color="auto"/>
        <w:left w:val="none" w:sz="0" w:space="0" w:color="auto"/>
        <w:bottom w:val="none" w:sz="0" w:space="0" w:color="auto"/>
        <w:right w:val="none" w:sz="0" w:space="0" w:color="auto"/>
      </w:divBdr>
    </w:div>
    <w:div w:id="637107566">
      <w:marLeft w:val="640"/>
      <w:marRight w:val="0"/>
      <w:marTop w:val="0"/>
      <w:marBottom w:val="0"/>
      <w:divBdr>
        <w:top w:val="none" w:sz="0" w:space="0" w:color="auto"/>
        <w:left w:val="none" w:sz="0" w:space="0" w:color="auto"/>
        <w:bottom w:val="none" w:sz="0" w:space="0" w:color="auto"/>
        <w:right w:val="none" w:sz="0" w:space="0" w:color="auto"/>
      </w:divBdr>
    </w:div>
    <w:div w:id="637108147">
      <w:marLeft w:val="640"/>
      <w:marRight w:val="0"/>
      <w:marTop w:val="0"/>
      <w:marBottom w:val="0"/>
      <w:divBdr>
        <w:top w:val="none" w:sz="0" w:space="0" w:color="auto"/>
        <w:left w:val="none" w:sz="0" w:space="0" w:color="auto"/>
        <w:bottom w:val="none" w:sz="0" w:space="0" w:color="auto"/>
        <w:right w:val="none" w:sz="0" w:space="0" w:color="auto"/>
      </w:divBdr>
    </w:div>
    <w:div w:id="637151090">
      <w:marLeft w:val="640"/>
      <w:marRight w:val="0"/>
      <w:marTop w:val="0"/>
      <w:marBottom w:val="0"/>
      <w:divBdr>
        <w:top w:val="none" w:sz="0" w:space="0" w:color="auto"/>
        <w:left w:val="none" w:sz="0" w:space="0" w:color="auto"/>
        <w:bottom w:val="none" w:sz="0" w:space="0" w:color="auto"/>
        <w:right w:val="none" w:sz="0" w:space="0" w:color="auto"/>
      </w:divBdr>
    </w:div>
    <w:div w:id="637151923">
      <w:marLeft w:val="640"/>
      <w:marRight w:val="0"/>
      <w:marTop w:val="0"/>
      <w:marBottom w:val="0"/>
      <w:divBdr>
        <w:top w:val="none" w:sz="0" w:space="0" w:color="auto"/>
        <w:left w:val="none" w:sz="0" w:space="0" w:color="auto"/>
        <w:bottom w:val="none" w:sz="0" w:space="0" w:color="auto"/>
        <w:right w:val="none" w:sz="0" w:space="0" w:color="auto"/>
      </w:divBdr>
    </w:div>
    <w:div w:id="637152894">
      <w:marLeft w:val="640"/>
      <w:marRight w:val="0"/>
      <w:marTop w:val="0"/>
      <w:marBottom w:val="0"/>
      <w:divBdr>
        <w:top w:val="none" w:sz="0" w:space="0" w:color="auto"/>
        <w:left w:val="none" w:sz="0" w:space="0" w:color="auto"/>
        <w:bottom w:val="none" w:sz="0" w:space="0" w:color="auto"/>
        <w:right w:val="none" w:sz="0" w:space="0" w:color="auto"/>
      </w:divBdr>
    </w:div>
    <w:div w:id="637343882">
      <w:marLeft w:val="480"/>
      <w:marRight w:val="0"/>
      <w:marTop w:val="0"/>
      <w:marBottom w:val="0"/>
      <w:divBdr>
        <w:top w:val="none" w:sz="0" w:space="0" w:color="auto"/>
        <w:left w:val="none" w:sz="0" w:space="0" w:color="auto"/>
        <w:bottom w:val="none" w:sz="0" w:space="0" w:color="auto"/>
        <w:right w:val="none" w:sz="0" w:space="0" w:color="auto"/>
      </w:divBdr>
    </w:div>
    <w:div w:id="637345904">
      <w:marLeft w:val="640"/>
      <w:marRight w:val="0"/>
      <w:marTop w:val="0"/>
      <w:marBottom w:val="0"/>
      <w:divBdr>
        <w:top w:val="none" w:sz="0" w:space="0" w:color="auto"/>
        <w:left w:val="none" w:sz="0" w:space="0" w:color="auto"/>
        <w:bottom w:val="none" w:sz="0" w:space="0" w:color="auto"/>
        <w:right w:val="none" w:sz="0" w:space="0" w:color="auto"/>
      </w:divBdr>
    </w:div>
    <w:div w:id="637565191">
      <w:marLeft w:val="640"/>
      <w:marRight w:val="0"/>
      <w:marTop w:val="0"/>
      <w:marBottom w:val="0"/>
      <w:divBdr>
        <w:top w:val="none" w:sz="0" w:space="0" w:color="auto"/>
        <w:left w:val="none" w:sz="0" w:space="0" w:color="auto"/>
        <w:bottom w:val="none" w:sz="0" w:space="0" w:color="auto"/>
        <w:right w:val="none" w:sz="0" w:space="0" w:color="auto"/>
      </w:divBdr>
    </w:div>
    <w:div w:id="637612401">
      <w:marLeft w:val="640"/>
      <w:marRight w:val="0"/>
      <w:marTop w:val="0"/>
      <w:marBottom w:val="0"/>
      <w:divBdr>
        <w:top w:val="none" w:sz="0" w:space="0" w:color="auto"/>
        <w:left w:val="none" w:sz="0" w:space="0" w:color="auto"/>
        <w:bottom w:val="none" w:sz="0" w:space="0" w:color="auto"/>
        <w:right w:val="none" w:sz="0" w:space="0" w:color="auto"/>
      </w:divBdr>
    </w:div>
    <w:div w:id="637804235">
      <w:marLeft w:val="640"/>
      <w:marRight w:val="0"/>
      <w:marTop w:val="0"/>
      <w:marBottom w:val="0"/>
      <w:divBdr>
        <w:top w:val="none" w:sz="0" w:space="0" w:color="auto"/>
        <w:left w:val="none" w:sz="0" w:space="0" w:color="auto"/>
        <w:bottom w:val="none" w:sz="0" w:space="0" w:color="auto"/>
        <w:right w:val="none" w:sz="0" w:space="0" w:color="auto"/>
      </w:divBdr>
    </w:div>
    <w:div w:id="637883064">
      <w:marLeft w:val="640"/>
      <w:marRight w:val="0"/>
      <w:marTop w:val="0"/>
      <w:marBottom w:val="0"/>
      <w:divBdr>
        <w:top w:val="none" w:sz="0" w:space="0" w:color="auto"/>
        <w:left w:val="none" w:sz="0" w:space="0" w:color="auto"/>
        <w:bottom w:val="none" w:sz="0" w:space="0" w:color="auto"/>
        <w:right w:val="none" w:sz="0" w:space="0" w:color="auto"/>
      </w:divBdr>
    </w:div>
    <w:div w:id="637956059">
      <w:marLeft w:val="640"/>
      <w:marRight w:val="0"/>
      <w:marTop w:val="0"/>
      <w:marBottom w:val="0"/>
      <w:divBdr>
        <w:top w:val="none" w:sz="0" w:space="0" w:color="auto"/>
        <w:left w:val="none" w:sz="0" w:space="0" w:color="auto"/>
        <w:bottom w:val="none" w:sz="0" w:space="0" w:color="auto"/>
        <w:right w:val="none" w:sz="0" w:space="0" w:color="auto"/>
      </w:divBdr>
    </w:div>
    <w:div w:id="637957807">
      <w:marLeft w:val="640"/>
      <w:marRight w:val="0"/>
      <w:marTop w:val="0"/>
      <w:marBottom w:val="0"/>
      <w:divBdr>
        <w:top w:val="none" w:sz="0" w:space="0" w:color="auto"/>
        <w:left w:val="none" w:sz="0" w:space="0" w:color="auto"/>
        <w:bottom w:val="none" w:sz="0" w:space="0" w:color="auto"/>
        <w:right w:val="none" w:sz="0" w:space="0" w:color="auto"/>
      </w:divBdr>
    </w:div>
    <w:div w:id="638073715">
      <w:marLeft w:val="640"/>
      <w:marRight w:val="0"/>
      <w:marTop w:val="0"/>
      <w:marBottom w:val="0"/>
      <w:divBdr>
        <w:top w:val="none" w:sz="0" w:space="0" w:color="auto"/>
        <w:left w:val="none" w:sz="0" w:space="0" w:color="auto"/>
        <w:bottom w:val="none" w:sz="0" w:space="0" w:color="auto"/>
        <w:right w:val="none" w:sz="0" w:space="0" w:color="auto"/>
      </w:divBdr>
    </w:div>
    <w:div w:id="638145104">
      <w:marLeft w:val="640"/>
      <w:marRight w:val="0"/>
      <w:marTop w:val="0"/>
      <w:marBottom w:val="0"/>
      <w:divBdr>
        <w:top w:val="none" w:sz="0" w:space="0" w:color="auto"/>
        <w:left w:val="none" w:sz="0" w:space="0" w:color="auto"/>
        <w:bottom w:val="none" w:sz="0" w:space="0" w:color="auto"/>
        <w:right w:val="none" w:sz="0" w:space="0" w:color="auto"/>
      </w:divBdr>
    </w:div>
    <w:div w:id="638219987">
      <w:marLeft w:val="640"/>
      <w:marRight w:val="0"/>
      <w:marTop w:val="0"/>
      <w:marBottom w:val="0"/>
      <w:divBdr>
        <w:top w:val="none" w:sz="0" w:space="0" w:color="auto"/>
        <w:left w:val="none" w:sz="0" w:space="0" w:color="auto"/>
        <w:bottom w:val="none" w:sz="0" w:space="0" w:color="auto"/>
        <w:right w:val="none" w:sz="0" w:space="0" w:color="auto"/>
      </w:divBdr>
    </w:div>
    <w:div w:id="638269345">
      <w:marLeft w:val="640"/>
      <w:marRight w:val="0"/>
      <w:marTop w:val="0"/>
      <w:marBottom w:val="0"/>
      <w:divBdr>
        <w:top w:val="none" w:sz="0" w:space="0" w:color="auto"/>
        <w:left w:val="none" w:sz="0" w:space="0" w:color="auto"/>
        <w:bottom w:val="none" w:sz="0" w:space="0" w:color="auto"/>
        <w:right w:val="none" w:sz="0" w:space="0" w:color="auto"/>
      </w:divBdr>
    </w:div>
    <w:div w:id="638530725">
      <w:marLeft w:val="640"/>
      <w:marRight w:val="0"/>
      <w:marTop w:val="0"/>
      <w:marBottom w:val="0"/>
      <w:divBdr>
        <w:top w:val="none" w:sz="0" w:space="0" w:color="auto"/>
        <w:left w:val="none" w:sz="0" w:space="0" w:color="auto"/>
        <w:bottom w:val="none" w:sz="0" w:space="0" w:color="auto"/>
        <w:right w:val="none" w:sz="0" w:space="0" w:color="auto"/>
      </w:divBdr>
    </w:div>
    <w:div w:id="638537634">
      <w:marLeft w:val="640"/>
      <w:marRight w:val="0"/>
      <w:marTop w:val="0"/>
      <w:marBottom w:val="0"/>
      <w:divBdr>
        <w:top w:val="none" w:sz="0" w:space="0" w:color="auto"/>
        <w:left w:val="none" w:sz="0" w:space="0" w:color="auto"/>
        <w:bottom w:val="none" w:sz="0" w:space="0" w:color="auto"/>
        <w:right w:val="none" w:sz="0" w:space="0" w:color="auto"/>
      </w:divBdr>
    </w:div>
    <w:div w:id="638539298">
      <w:marLeft w:val="640"/>
      <w:marRight w:val="0"/>
      <w:marTop w:val="0"/>
      <w:marBottom w:val="0"/>
      <w:divBdr>
        <w:top w:val="none" w:sz="0" w:space="0" w:color="auto"/>
        <w:left w:val="none" w:sz="0" w:space="0" w:color="auto"/>
        <w:bottom w:val="none" w:sz="0" w:space="0" w:color="auto"/>
        <w:right w:val="none" w:sz="0" w:space="0" w:color="auto"/>
      </w:divBdr>
    </w:div>
    <w:div w:id="638610334">
      <w:marLeft w:val="640"/>
      <w:marRight w:val="0"/>
      <w:marTop w:val="0"/>
      <w:marBottom w:val="0"/>
      <w:divBdr>
        <w:top w:val="none" w:sz="0" w:space="0" w:color="auto"/>
        <w:left w:val="none" w:sz="0" w:space="0" w:color="auto"/>
        <w:bottom w:val="none" w:sz="0" w:space="0" w:color="auto"/>
        <w:right w:val="none" w:sz="0" w:space="0" w:color="auto"/>
      </w:divBdr>
    </w:div>
    <w:div w:id="638654480">
      <w:marLeft w:val="640"/>
      <w:marRight w:val="0"/>
      <w:marTop w:val="0"/>
      <w:marBottom w:val="0"/>
      <w:divBdr>
        <w:top w:val="none" w:sz="0" w:space="0" w:color="auto"/>
        <w:left w:val="none" w:sz="0" w:space="0" w:color="auto"/>
        <w:bottom w:val="none" w:sz="0" w:space="0" w:color="auto"/>
        <w:right w:val="none" w:sz="0" w:space="0" w:color="auto"/>
      </w:divBdr>
    </w:div>
    <w:div w:id="639001739">
      <w:marLeft w:val="640"/>
      <w:marRight w:val="0"/>
      <w:marTop w:val="0"/>
      <w:marBottom w:val="0"/>
      <w:divBdr>
        <w:top w:val="none" w:sz="0" w:space="0" w:color="auto"/>
        <w:left w:val="none" w:sz="0" w:space="0" w:color="auto"/>
        <w:bottom w:val="none" w:sz="0" w:space="0" w:color="auto"/>
        <w:right w:val="none" w:sz="0" w:space="0" w:color="auto"/>
      </w:divBdr>
    </w:div>
    <w:div w:id="639071037">
      <w:marLeft w:val="640"/>
      <w:marRight w:val="0"/>
      <w:marTop w:val="0"/>
      <w:marBottom w:val="0"/>
      <w:divBdr>
        <w:top w:val="none" w:sz="0" w:space="0" w:color="auto"/>
        <w:left w:val="none" w:sz="0" w:space="0" w:color="auto"/>
        <w:bottom w:val="none" w:sz="0" w:space="0" w:color="auto"/>
        <w:right w:val="none" w:sz="0" w:space="0" w:color="auto"/>
      </w:divBdr>
    </w:div>
    <w:div w:id="639073005">
      <w:marLeft w:val="640"/>
      <w:marRight w:val="0"/>
      <w:marTop w:val="0"/>
      <w:marBottom w:val="0"/>
      <w:divBdr>
        <w:top w:val="none" w:sz="0" w:space="0" w:color="auto"/>
        <w:left w:val="none" w:sz="0" w:space="0" w:color="auto"/>
        <w:bottom w:val="none" w:sz="0" w:space="0" w:color="auto"/>
        <w:right w:val="none" w:sz="0" w:space="0" w:color="auto"/>
      </w:divBdr>
    </w:div>
    <w:div w:id="639186076">
      <w:marLeft w:val="640"/>
      <w:marRight w:val="0"/>
      <w:marTop w:val="0"/>
      <w:marBottom w:val="0"/>
      <w:divBdr>
        <w:top w:val="none" w:sz="0" w:space="0" w:color="auto"/>
        <w:left w:val="none" w:sz="0" w:space="0" w:color="auto"/>
        <w:bottom w:val="none" w:sz="0" w:space="0" w:color="auto"/>
        <w:right w:val="none" w:sz="0" w:space="0" w:color="auto"/>
      </w:divBdr>
    </w:div>
    <w:div w:id="639188179">
      <w:marLeft w:val="640"/>
      <w:marRight w:val="0"/>
      <w:marTop w:val="0"/>
      <w:marBottom w:val="0"/>
      <w:divBdr>
        <w:top w:val="none" w:sz="0" w:space="0" w:color="auto"/>
        <w:left w:val="none" w:sz="0" w:space="0" w:color="auto"/>
        <w:bottom w:val="none" w:sz="0" w:space="0" w:color="auto"/>
        <w:right w:val="none" w:sz="0" w:space="0" w:color="auto"/>
      </w:divBdr>
    </w:div>
    <w:div w:id="639188580">
      <w:marLeft w:val="640"/>
      <w:marRight w:val="0"/>
      <w:marTop w:val="0"/>
      <w:marBottom w:val="0"/>
      <w:divBdr>
        <w:top w:val="none" w:sz="0" w:space="0" w:color="auto"/>
        <w:left w:val="none" w:sz="0" w:space="0" w:color="auto"/>
        <w:bottom w:val="none" w:sz="0" w:space="0" w:color="auto"/>
        <w:right w:val="none" w:sz="0" w:space="0" w:color="auto"/>
      </w:divBdr>
    </w:div>
    <w:div w:id="639261369">
      <w:marLeft w:val="640"/>
      <w:marRight w:val="0"/>
      <w:marTop w:val="0"/>
      <w:marBottom w:val="0"/>
      <w:divBdr>
        <w:top w:val="none" w:sz="0" w:space="0" w:color="auto"/>
        <w:left w:val="none" w:sz="0" w:space="0" w:color="auto"/>
        <w:bottom w:val="none" w:sz="0" w:space="0" w:color="auto"/>
        <w:right w:val="none" w:sz="0" w:space="0" w:color="auto"/>
      </w:divBdr>
    </w:div>
    <w:div w:id="639266623">
      <w:marLeft w:val="640"/>
      <w:marRight w:val="0"/>
      <w:marTop w:val="0"/>
      <w:marBottom w:val="0"/>
      <w:divBdr>
        <w:top w:val="none" w:sz="0" w:space="0" w:color="auto"/>
        <w:left w:val="none" w:sz="0" w:space="0" w:color="auto"/>
        <w:bottom w:val="none" w:sz="0" w:space="0" w:color="auto"/>
        <w:right w:val="none" w:sz="0" w:space="0" w:color="auto"/>
      </w:divBdr>
    </w:div>
    <w:div w:id="639310881">
      <w:marLeft w:val="640"/>
      <w:marRight w:val="0"/>
      <w:marTop w:val="0"/>
      <w:marBottom w:val="0"/>
      <w:divBdr>
        <w:top w:val="none" w:sz="0" w:space="0" w:color="auto"/>
        <w:left w:val="none" w:sz="0" w:space="0" w:color="auto"/>
        <w:bottom w:val="none" w:sz="0" w:space="0" w:color="auto"/>
        <w:right w:val="none" w:sz="0" w:space="0" w:color="auto"/>
      </w:divBdr>
    </w:div>
    <w:div w:id="639380765">
      <w:marLeft w:val="640"/>
      <w:marRight w:val="0"/>
      <w:marTop w:val="0"/>
      <w:marBottom w:val="0"/>
      <w:divBdr>
        <w:top w:val="none" w:sz="0" w:space="0" w:color="auto"/>
        <w:left w:val="none" w:sz="0" w:space="0" w:color="auto"/>
        <w:bottom w:val="none" w:sz="0" w:space="0" w:color="auto"/>
        <w:right w:val="none" w:sz="0" w:space="0" w:color="auto"/>
      </w:divBdr>
    </w:div>
    <w:div w:id="639387331">
      <w:marLeft w:val="640"/>
      <w:marRight w:val="0"/>
      <w:marTop w:val="0"/>
      <w:marBottom w:val="0"/>
      <w:divBdr>
        <w:top w:val="none" w:sz="0" w:space="0" w:color="auto"/>
        <w:left w:val="none" w:sz="0" w:space="0" w:color="auto"/>
        <w:bottom w:val="none" w:sz="0" w:space="0" w:color="auto"/>
        <w:right w:val="none" w:sz="0" w:space="0" w:color="auto"/>
      </w:divBdr>
    </w:div>
    <w:div w:id="639455064">
      <w:marLeft w:val="640"/>
      <w:marRight w:val="0"/>
      <w:marTop w:val="0"/>
      <w:marBottom w:val="0"/>
      <w:divBdr>
        <w:top w:val="none" w:sz="0" w:space="0" w:color="auto"/>
        <w:left w:val="none" w:sz="0" w:space="0" w:color="auto"/>
        <w:bottom w:val="none" w:sz="0" w:space="0" w:color="auto"/>
        <w:right w:val="none" w:sz="0" w:space="0" w:color="auto"/>
      </w:divBdr>
    </w:div>
    <w:div w:id="639463513">
      <w:marLeft w:val="640"/>
      <w:marRight w:val="0"/>
      <w:marTop w:val="0"/>
      <w:marBottom w:val="0"/>
      <w:divBdr>
        <w:top w:val="none" w:sz="0" w:space="0" w:color="auto"/>
        <w:left w:val="none" w:sz="0" w:space="0" w:color="auto"/>
        <w:bottom w:val="none" w:sz="0" w:space="0" w:color="auto"/>
        <w:right w:val="none" w:sz="0" w:space="0" w:color="auto"/>
      </w:divBdr>
    </w:div>
    <w:div w:id="639651265">
      <w:marLeft w:val="640"/>
      <w:marRight w:val="0"/>
      <w:marTop w:val="0"/>
      <w:marBottom w:val="0"/>
      <w:divBdr>
        <w:top w:val="none" w:sz="0" w:space="0" w:color="auto"/>
        <w:left w:val="none" w:sz="0" w:space="0" w:color="auto"/>
        <w:bottom w:val="none" w:sz="0" w:space="0" w:color="auto"/>
        <w:right w:val="none" w:sz="0" w:space="0" w:color="auto"/>
      </w:divBdr>
    </w:div>
    <w:div w:id="639656129">
      <w:marLeft w:val="640"/>
      <w:marRight w:val="0"/>
      <w:marTop w:val="0"/>
      <w:marBottom w:val="0"/>
      <w:divBdr>
        <w:top w:val="none" w:sz="0" w:space="0" w:color="auto"/>
        <w:left w:val="none" w:sz="0" w:space="0" w:color="auto"/>
        <w:bottom w:val="none" w:sz="0" w:space="0" w:color="auto"/>
        <w:right w:val="none" w:sz="0" w:space="0" w:color="auto"/>
      </w:divBdr>
    </w:div>
    <w:div w:id="639770023">
      <w:marLeft w:val="640"/>
      <w:marRight w:val="0"/>
      <w:marTop w:val="0"/>
      <w:marBottom w:val="0"/>
      <w:divBdr>
        <w:top w:val="none" w:sz="0" w:space="0" w:color="auto"/>
        <w:left w:val="none" w:sz="0" w:space="0" w:color="auto"/>
        <w:bottom w:val="none" w:sz="0" w:space="0" w:color="auto"/>
        <w:right w:val="none" w:sz="0" w:space="0" w:color="auto"/>
      </w:divBdr>
    </w:div>
    <w:div w:id="639844340">
      <w:marLeft w:val="640"/>
      <w:marRight w:val="0"/>
      <w:marTop w:val="0"/>
      <w:marBottom w:val="0"/>
      <w:divBdr>
        <w:top w:val="none" w:sz="0" w:space="0" w:color="auto"/>
        <w:left w:val="none" w:sz="0" w:space="0" w:color="auto"/>
        <w:bottom w:val="none" w:sz="0" w:space="0" w:color="auto"/>
        <w:right w:val="none" w:sz="0" w:space="0" w:color="auto"/>
      </w:divBdr>
    </w:div>
    <w:div w:id="639923316">
      <w:marLeft w:val="640"/>
      <w:marRight w:val="0"/>
      <w:marTop w:val="0"/>
      <w:marBottom w:val="0"/>
      <w:divBdr>
        <w:top w:val="none" w:sz="0" w:space="0" w:color="auto"/>
        <w:left w:val="none" w:sz="0" w:space="0" w:color="auto"/>
        <w:bottom w:val="none" w:sz="0" w:space="0" w:color="auto"/>
        <w:right w:val="none" w:sz="0" w:space="0" w:color="auto"/>
      </w:divBdr>
    </w:div>
    <w:div w:id="639962671">
      <w:marLeft w:val="640"/>
      <w:marRight w:val="0"/>
      <w:marTop w:val="0"/>
      <w:marBottom w:val="0"/>
      <w:divBdr>
        <w:top w:val="none" w:sz="0" w:space="0" w:color="auto"/>
        <w:left w:val="none" w:sz="0" w:space="0" w:color="auto"/>
        <w:bottom w:val="none" w:sz="0" w:space="0" w:color="auto"/>
        <w:right w:val="none" w:sz="0" w:space="0" w:color="auto"/>
      </w:divBdr>
    </w:div>
    <w:div w:id="640039498">
      <w:marLeft w:val="640"/>
      <w:marRight w:val="0"/>
      <w:marTop w:val="0"/>
      <w:marBottom w:val="0"/>
      <w:divBdr>
        <w:top w:val="none" w:sz="0" w:space="0" w:color="auto"/>
        <w:left w:val="none" w:sz="0" w:space="0" w:color="auto"/>
        <w:bottom w:val="none" w:sz="0" w:space="0" w:color="auto"/>
        <w:right w:val="none" w:sz="0" w:space="0" w:color="auto"/>
      </w:divBdr>
    </w:div>
    <w:div w:id="640111501">
      <w:marLeft w:val="640"/>
      <w:marRight w:val="0"/>
      <w:marTop w:val="0"/>
      <w:marBottom w:val="0"/>
      <w:divBdr>
        <w:top w:val="none" w:sz="0" w:space="0" w:color="auto"/>
        <w:left w:val="none" w:sz="0" w:space="0" w:color="auto"/>
        <w:bottom w:val="none" w:sz="0" w:space="0" w:color="auto"/>
        <w:right w:val="none" w:sz="0" w:space="0" w:color="auto"/>
      </w:divBdr>
    </w:div>
    <w:div w:id="640119164">
      <w:marLeft w:val="640"/>
      <w:marRight w:val="0"/>
      <w:marTop w:val="0"/>
      <w:marBottom w:val="0"/>
      <w:divBdr>
        <w:top w:val="none" w:sz="0" w:space="0" w:color="auto"/>
        <w:left w:val="none" w:sz="0" w:space="0" w:color="auto"/>
        <w:bottom w:val="none" w:sz="0" w:space="0" w:color="auto"/>
        <w:right w:val="none" w:sz="0" w:space="0" w:color="auto"/>
      </w:divBdr>
    </w:div>
    <w:div w:id="640304594">
      <w:marLeft w:val="640"/>
      <w:marRight w:val="0"/>
      <w:marTop w:val="0"/>
      <w:marBottom w:val="0"/>
      <w:divBdr>
        <w:top w:val="none" w:sz="0" w:space="0" w:color="auto"/>
        <w:left w:val="none" w:sz="0" w:space="0" w:color="auto"/>
        <w:bottom w:val="none" w:sz="0" w:space="0" w:color="auto"/>
        <w:right w:val="none" w:sz="0" w:space="0" w:color="auto"/>
      </w:divBdr>
    </w:div>
    <w:div w:id="640312108">
      <w:marLeft w:val="640"/>
      <w:marRight w:val="0"/>
      <w:marTop w:val="0"/>
      <w:marBottom w:val="0"/>
      <w:divBdr>
        <w:top w:val="none" w:sz="0" w:space="0" w:color="auto"/>
        <w:left w:val="none" w:sz="0" w:space="0" w:color="auto"/>
        <w:bottom w:val="none" w:sz="0" w:space="0" w:color="auto"/>
        <w:right w:val="none" w:sz="0" w:space="0" w:color="auto"/>
      </w:divBdr>
    </w:div>
    <w:div w:id="640352681">
      <w:marLeft w:val="640"/>
      <w:marRight w:val="0"/>
      <w:marTop w:val="0"/>
      <w:marBottom w:val="0"/>
      <w:divBdr>
        <w:top w:val="none" w:sz="0" w:space="0" w:color="auto"/>
        <w:left w:val="none" w:sz="0" w:space="0" w:color="auto"/>
        <w:bottom w:val="none" w:sz="0" w:space="0" w:color="auto"/>
        <w:right w:val="none" w:sz="0" w:space="0" w:color="auto"/>
      </w:divBdr>
    </w:div>
    <w:div w:id="640355052">
      <w:marLeft w:val="640"/>
      <w:marRight w:val="0"/>
      <w:marTop w:val="0"/>
      <w:marBottom w:val="0"/>
      <w:divBdr>
        <w:top w:val="none" w:sz="0" w:space="0" w:color="auto"/>
        <w:left w:val="none" w:sz="0" w:space="0" w:color="auto"/>
        <w:bottom w:val="none" w:sz="0" w:space="0" w:color="auto"/>
        <w:right w:val="none" w:sz="0" w:space="0" w:color="auto"/>
      </w:divBdr>
    </w:div>
    <w:div w:id="640378590">
      <w:marLeft w:val="640"/>
      <w:marRight w:val="0"/>
      <w:marTop w:val="0"/>
      <w:marBottom w:val="0"/>
      <w:divBdr>
        <w:top w:val="none" w:sz="0" w:space="0" w:color="auto"/>
        <w:left w:val="none" w:sz="0" w:space="0" w:color="auto"/>
        <w:bottom w:val="none" w:sz="0" w:space="0" w:color="auto"/>
        <w:right w:val="none" w:sz="0" w:space="0" w:color="auto"/>
      </w:divBdr>
    </w:div>
    <w:div w:id="640381191">
      <w:marLeft w:val="640"/>
      <w:marRight w:val="0"/>
      <w:marTop w:val="0"/>
      <w:marBottom w:val="0"/>
      <w:divBdr>
        <w:top w:val="none" w:sz="0" w:space="0" w:color="auto"/>
        <w:left w:val="none" w:sz="0" w:space="0" w:color="auto"/>
        <w:bottom w:val="none" w:sz="0" w:space="0" w:color="auto"/>
        <w:right w:val="none" w:sz="0" w:space="0" w:color="auto"/>
      </w:divBdr>
    </w:div>
    <w:div w:id="640382778">
      <w:marLeft w:val="640"/>
      <w:marRight w:val="0"/>
      <w:marTop w:val="0"/>
      <w:marBottom w:val="0"/>
      <w:divBdr>
        <w:top w:val="none" w:sz="0" w:space="0" w:color="auto"/>
        <w:left w:val="none" w:sz="0" w:space="0" w:color="auto"/>
        <w:bottom w:val="none" w:sz="0" w:space="0" w:color="auto"/>
        <w:right w:val="none" w:sz="0" w:space="0" w:color="auto"/>
      </w:divBdr>
    </w:div>
    <w:div w:id="640501659">
      <w:marLeft w:val="640"/>
      <w:marRight w:val="0"/>
      <w:marTop w:val="0"/>
      <w:marBottom w:val="0"/>
      <w:divBdr>
        <w:top w:val="none" w:sz="0" w:space="0" w:color="auto"/>
        <w:left w:val="none" w:sz="0" w:space="0" w:color="auto"/>
        <w:bottom w:val="none" w:sz="0" w:space="0" w:color="auto"/>
        <w:right w:val="none" w:sz="0" w:space="0" w:color="auto"/>
      </w:divBdr>
    </w:div>
    <w:div w:id="640580009">
      <w:marLeft w:val="640"/>
      <w:marRight w:val="0"/>
      <w:marTop w:val="0"/>
      <w:marBottom w:val="0"/>
      <w:divBdr>
        <w:top w:val="none" w:sz="0" w:space="0" w:color="auto"/>
        <w:left w:val="none" w:sz="0" w:space="0" w:color="auto"/>
        <w:bottom w:val="none" w:sz="0" w:space="0" w:color="auto"/>
        <w:right w:val="none" w:sz="0" w:space="0" w:color="auto"/>
      </w:divBdr>
    </w:div>
    <w:div w:id="640690424">
      <w:marLeft w:val="640"/>
      <w:marRight w:val="0"/>
      <w:marTop w:val="0"/>
      <w:marBottom w:val="0"/>
      <w:divBdr>
        <w:top w:val="none" w:sz="0" w:space="0" w:color="auto"/>
        <w:left w:val="none" w:sz="0" w:space="0" w:color="auto"/>
        <w:bottom w:val="none" w:sz="0" w:space="0" w:color="auto"/>
        <w:right w:val="none" w:sz="0" w:space="0" w:color="auto"/>
      </w:divBdr>
    </w:div>
    <w:div w:id="640694710">
      <w:marLeft w:val="640"/>
      <w:marRight w:val="0"/>
      <w:marTop w:val="0"/>
      <w:marBottom w:val="0"/>
      <w:divBdr>
        <w:top w:val="none" w:sz="0" w:space="0" w:color="auto"/>
        <w:left w:val="none" w:sz="0" w:space="0" w:color="auto"/>
        <w:bottom w:val="none" w:sz="0" w:space="0" w:color="auto"/>
        <w:right w:val="none" w:sz="0" w:space="0" w:color="auto"/>
      </w:divBdr>
    </w:div>
    <w:div w:id="640767629">
      <w:marLeft w:val="640"/>
      <w:marRight w:val="0"/>
      <w:marTop w:val="0"/>
      <w:marBottom w:val="0"/>
      <w:divBdr>
        <w:top w:val="none" w:sz="0" w:space="0" w:color="auto"/>
        <w:left w:val="none" w:sz="0" w:space="0" w:color="auto"/>
        <w:bottom w:val="none" w:sz="0" w:space="0" w:color="auto"/>
        <w:right w:val="none" w:sz="0" w:space="0" w:color="auto"/>
      </w:divBdr>
    </w:div>
    <w:div w:id="640770404">
      <w:marLeft w:val="640"/>
      <w:marRight w:val="0"/>
      <w:marTop w:val="0"/>
      <w:marBottom w:val="0"/>
      <w:divBdr>
        <w:top w:val="none" w:sz="0" w:space="0" w:color="auto"/>
        <w:left w:val="none" w:sz="0" w:space="0" w:color="auto"/>
        <w:bottom w:val="none" w:sz="0" w:space="0" w:color="auto"/>
        <w:right w:val="none" w:sz="0" w:space="0" w:color="auto"/>
      </w:divBdr>
    </w:div>
    <w:div w:id="640965532">
      <w:marLeft w:val="640"/>
      <w:marRight w:val="0"/>
      <w:marTop w:val="0"/>
      <w:marBottom w:val="0"/>
      <w:divBdr>
        <w:top w:val="none" w:sz="0" w:space="0" w:color="auto"/>
        <w:left w:val="none" w:sz="0" w:space="0" w:color="auto"/>
        <w:bottom w:val="none" w:sz="0" w:space="0" w:color="auto"/>
        <w:right w:val="none" w:sz="0" w:space="0" w:color="auto"/>
      </w:divBdr>
    </w:div>
    <w:div w:id="641036625">
      <w:marLeft w:val="640"/>
      <w:marRight w:val="0"/>
      <w:marTop w:val="0"/>
      <w:marBottom w:val="0"/>
      <w:divBdr>
        <w:top w:val="none" w:sz="0" w:space="0" w:color="auto"/>
        <w:left w:val="none" w:sz="0" w:space="0" w:color="auto"/>
        <w:bottom w:val="none" w:sz="0" w:space="0" w:color="auto"/>
        <w:right w:val="none" w:sz="0" w:space="0" w:color="auto"/>
      </w:divBdr>
    </w:div>
    <w:div w:id="641156797">
      <w:marLeft w:val="640"/>
      <w:marRight w:val="0"/>
      <w:marTop w:val="0"/>
      <w:marBottom w:val="0"/>
      <w:divBdr>
        <w:top w:val="none" w:sz="0" w:space="0" w:color="auto"/>
        <w:left w:val="none" w:sz="0" w:space="0" w:color="auto"/>
        <w:bottom w:val="none" w:sz="0" w:space="0" w:color="auto"/>
        <w:right w:val="none" w:sz="0" w:space="0" w:color="auto"/>
      </w:divBdr>
    </w:div>
    <w:div w:id="641275150">
      <w:marLeft w:val="640"/>
      <w:marRight w:val="0"/>
      <w:marTop w:val="0"/>
      <w:marBottom w:val="0"/>
      <w:divBdr>
        <w:top w:val="none" w:sz="0" w:space="0" w:color="auto"/>
        <w:left w:val="none" w:sz="0" w:space="0" w:color="auto"/>
        <w:bottom w:val="none" w:sz="0" w:space="0" w:color="auto"/>
        <w:right w:val="none" w:sz="0" w:space="0" w:color="auto"/>
      </w:divBdr>
    </w:div>
    <w:div w:id="641277617">
      <w:marLeft w:val="640"/>
      <w:marRight w:val="0"/>
      <w:marTop w:val="0"/>
      <w:marBottom w:val="0"/>
      <w:divBdr>
        <w:top w:val="none" w:sz="0" w:space="0" w:color="auto"/>
        <w:left w:val="none" w:sz="0" w:space="0" w:color="auto"/>
        <w:bottom w:val="none" w:sz="0" w:space="0" w:color="auto"/>
        <w:right w:val="none" w:sz="0" w:space="0" w:color="auto"/>
      </w:divBdr>
    </w:div>
    <w:div w:id="641346360">
      <w:marLeft w:val="640"/>
      <w:marRight w:val="0"/>
      <w:marTop w:val="0"/>
      <w:marBottom w:val="0"/>
      <w:divBdr>
        <w:top w:val="none" w:sz="0" w:space="0" w:color="auto"/>
        <w:left w:val="none" w:sz="0" w:space="0" w:color="auto"/>
        <w:bottom w:val="none" w:sz="0" w:space="0" w:color="auto"/>
        <w:right w:val="none" w:sz="0" w:space="0" w:color="auto"/>
      </w:divBdr>
    </w:div>
    <w:div w:id="641351905">
      <w:marLeft w:val="640"/>
      <w:marRight w:val="0"/>
      <w:marTop w:val="0"/>
      <w:marBottom w:val="0"/>
      <w:divBdr>
        <w:top w:val="none" w:sz="0" w:space="0" w:color="auto"/>
        <w:left w:val="none" w:sz="0" w:space="0" w:color="auto"/>
        <w:bottom w:val="none" w:sz="0" w:space="0" w:color="auto"/>
        <w:right w:val="none" w:sz="0" w:space="0" w:color="auto"/>
      </w:divBdr>
    </w:div>
    <w:div w:id="641427321">
      <w:marLeft w:val="640"/>
      <w:marRight w:val="0"/>
      <w:marTop w:val="0"/>
      <w:marBottom w:val="0"/>
      <w:divBdr>
        <w:top w:val="none" w:sz="0" w:space="0" w:color="auto"/>
        <w:left w:val="none" w:sz="0" w:space="0" w:color="auto"/>
        <w:bottom w:val="none" w:sz="0" w:space="0" w:color="auto"/>
        <w:right w:val="none" w:sz="0" w:space="0" w:color="auto"/>
      </w:divBdr>
    </w:div>
    <w:div w:id="641541202">
      <w:marLeft w:val="640"/>
      <w:marRight w:val="0"/>
      <w:marTop w:val="0"/>
      <w:marBottom w:val="0"/>
      <w:divBdr>
        <w:top w:val="none" w:sz="0" w:space="0" w:color="auto"/>
        <w:left w:val="none" w:sz="0" w:space="0" w:color="auto"/>
        <w:bottom w:val="none" w:sz="0" w:space="0" w:color="auto"/>
        <w:right w:val="none" w:sz="0" w:space="0" w:color="auto"/>
      </w:divBdr>
    </w:div>
    <w:div w:id="641693224">
      <w:marLeft w:val="640"/>
      <w:marRight w:val="0"/>
      <w:marTop w:val="0"/>
      <w:marBottom w:val="0"/>
      <w:divBdr>
        <w:top w:val="none" w:sz="0" w:space="0" w:color="auto"/>
        <w:left w:val="none" w:sz="0" w:space="0" w:color="auto"/>
        <w:bottom w:val="none" w:sz="0" w:space="0" w:color="auto"/>
        <w:right w:val="none" w:sz="0" w:space="0" w:color="auto"/>
      </w:divBdr>
    </w:div>
    <w:div w:id="641889100">
      <w:marLeft w:val="640"/>
      <w:marRight w:val="0"/>
      <w:marTop w:val="0"/>
      <w:marBottom w:val="0"/>
      <w:divBdr>
        <w:top w:val="none" w:sz="0" w:space="0" w:color="auto"/>
        <w:left w:val="none" w:sz="0" w:space="0" w:color="auto"/>
        <w:bottom w:val="none" w:sz="0" w:space="0" w:color="auto"/>
        <w:right w:val="none" w:sz="0" w:space="0" w:color="auto"/>
      </w:divBdr>
    </w:div>
    <w:div w:id="641930108">
      <w:marLeft w:val="640"/>
      <w:marRight w:val="0"/>
      <w:marTop w:val="0"/>
      <w:marBottom w:val="0"/>
      <w:divBdr>
        <w:top w:val="none" w:sz="0" w:space="0" w:color="auto"/>
        <w:left w:val="none" w:sz="0" w:space="0" w:color="auto"/>
        <w:bottom w:val="none" w:sz="0" w:space="0" w:color="auto"/>
        <w:right w:val="none" w:sz="0" w:space="0" w:color="auto"/>
      </w:divBdr>
    </w:div>
    <w:div w:id="641933589">
      <w:marLeft w:val="640"/>
      <w:marRight w:val="0"/>
      <w:marTop w:val="0"/>
      <w:marBottom w:val="0"/>
      <w:divBdr>
        <w:top w:val="none" w:sz="0" w:space="0" w:color="auto"/>
        <w:left w:val="none" w:sz="0" w:space="0" w:color="auto"/>
        <w:bottom w:val="none" w:sz="0" w:space="0" w:color="auto"/>
        <w:right w:val="none" w:sz="0" w:space="0" w:color="auto"/>
      </w:divBdr>
    </w:div>
    <w:div w:id="642078965">
      <w:marLeft w:val="640"/>
      <w:marRight w:val="0"/>
      <w:marTop w:val="0"/>
      <w:marBottom w:val="0"/>
      <w:divBdr>
        <w:top w:val="none" w:sz="0" w:space="0" w:color="auto"/>
        <w:left w:val="none" w:sz="0" w:space="0" w:color="auto"/>
        <w:bottom w:val="none" w:sz="0" w:space="0" w:color="auto"/>
        <w:right w:val="none" w:sz="0" w:space="0" w:color="auto"/>
      </w:divBdr>
    </w:div>
    <w:div w:id="642085272">
      <w:marLeft w:val="640"/>
      <w:marRight w:val="0"/>
      <w:marTop w:val="0"/>
      <w:marBottom w:val="0"/>
      <w:divBdr>
        <w:top w:val="none" w:sz="0" w:space="0" w:color="auto"/>
        <w:left w:val="none" w:sz="0" w:space="0" w:color="auto"/>
        <w:bottom w:val="none" w:sz="0" w:space="0" w:color="auto"/>
        <w:right w:val="none" w:sz="0" w:space="0" w:color="auto"/>
      </w:divBdr>
    </w:div>
    <w:div w:id="642154108">
      <w:marLeft w:val="640"/>
      <w:marRight w:val="0"/>
      <w:marTop w:val="0"/>
      <w:marBottom w:val="0"/>
      <w:divBdr>
        <w:top w:val="none" w:sz="0" w:space="0" w:color="auto"/>
        <w:left w:val="none" w:sz="0" w:space="0" w:color="auto"/>
        <w:bottom w:val="none" w:sz="0" w:space="0" w:color="auto"/>
        <w:right w:val="none" w:sz="0" w:space="0" w:color="auto"/>
      </w:divBdr>
    </w:div>
    <w:div w:id="642194774">
      <w:marLeft w:val="640"/>
      <w:marRight w:val="0"/>
      <w:marTop w:val="0"/>
      <w:marBottom w:val="0"/>
      <w:divBdr>
        <w:top w:val="none" w:sz="0" w:space="0" w:color="auto"/>
        <w:left w:val="none" w:sz="0" w:space="0" w:color="auto"/>
        <w:bottom w:val="none" w:sz="0" w:space="0" w:color="auto"/>
        <w:right w:val="none" w:sz="0" w:space="0" w:color="auto"/>
      </w:divBdr>
    </w:div>
    <w:div w:id="642196697">
      <w:marLeft w:val="480"/>
      <w:marRight w:val="0"/>
      <w:marTop w:val="0"/>
      <w:marBottom w:val="0"/>
      <w:divBdr>
        <w:top w:val="none" w:sz="0" w:space="0" w:color="auto"/>
        <w:left w:val="none" w:sz="0" w:space="0" w:color="auto"/>
        <w:bottom w:val="none" w:sz="0" w:space="0" w:color="auto"/>
        <w:right w:val="none" w:sz="0" w:space="0" w:color="auto"/>
      </w:divBdr>
    </w:div>
    <w:div w:id="642277825">
      <w:marLeft w:val="640"/>
      <w:marRight w:val="0"/>
      <w:marTop w:val="0"/>
      <w:marBottom w:val="0"/>
      <w:divBdr>
        <w:top w:val="none" w:sz="0" w:space="0" w:color="auto"/>
        <w:left w:val="none" w:sz="0" w:space="0" w:color="auto"/>
        <w:bottom w:val="none" w:sz="0" w:space="0" w:color="auto"/>
        <w:right w:val="none" w:sz="0" w:space="0" w:color="auto"/>
      </w:divBdr>
    </w:div>
    <w:div w:id="642387265">
      <w:marLeft w:val="640"/>
      <w:marRight w:val="0"/>
      <w:marTop w:val="0"/>
      <w:marBottom w:val="0"/>
      <w:divBdr>
        <w:top w:val="none" w:sz="0" w:space="0" w:color="auto"/>
        <w:left w:val="none" w:sz="0" w:space="0" w:color="auto"/>
        <w:bottom w:val="none" w:sz="0" w:space="0" w:color="auto"/>
        <w:right w:val="none" w:sz="0" w:space="0" w:color="auto"/>
      </w:divBdr>
    </w:div>
    <w:div w:id="642389536">
      <w:marLeft w:val="640"/>
      <w:marRight w:val="0"/>
      <w:marTop w:val="0"/>
      <w:marBottom w:val="0"/>
      <w:divBdr>
        <w:top w:val="none" w:sz="0" w:space="0" w:color="auto"/>
        <w:left w:val="none" w:sz="0" w:space="0" w:color="auto"/>
        <w:bottom w:val="none" w:sz="0" w:space="0" w:color="auto"/>
        <w:right w:val="none" w:sz="0" w:space="0" w:color="auto"/>
      </w:divBdr>
    </w:div>
    <w:div w:id="642394808">
      <w:marLeft w:val="640"/>
      <w:marRight w:val="0"/>
      <w:marTop w:val="0"/>
      <w:marBottom w:val="0"/>
      <w:divBdr>
        <w:top w:val="none" w:sz="0" w:space="0" w:color="auto"/>
        <w:left w:val="none" w:sz="0" w:space="0" w:color="auto"/>
        <w:bottom w:val="none" w:sz="0" w:space="0" w:color="auto"/>
        <w:right w:val="none" w:sz="0" w:space="0" w:color="auto"/>
      </w:divBdr>
    </w:div>
    <w:div w:id="642539154">
      <w:marLeft w:val="640"/>
      <w:marRight w:val="0"/>
      <w:marTop w:val="0"/>
      <w:marBottom w:val="0"/>
      <w:divBdr>
        <w:top w:val="none" w:sz="0" w:space="0" w:color="auto"/>
        <w:left w:val="none" w:sz="0" w:space="0" w:color="auto"/>
        <w:bottom w:val="none" w:sz="0" w:space="0" w:color="auto"/>
        <w:right w:val="none" w:sz="0" w:space="0" w:color="auto"/>
      </w:divBdr>
    </w:div>
    <w:div w:id="642539174">
      <w:marLeft w:val="640"/>
      <w:marRight w:val="0"/>
      <w:marTop w:val="0"/>
      <w:marBottom w:val="0"/>
      <w:divBdr>
        <w:top w:val="none" w:sz="0" w:space="0" w:color="auto"/>
        <w:left w:val="none" w:sz="0" w:space="0" w:color="auto"/>
        <w:bottom w:val="none" w:sz="0" w:space="0" w:color="auto"/>
        <w:right w:val="none" w:sz="0" w:space="0" w:color="auto"/>
      </w:divBdr>
    </w:div>
    <w:div w:id="642580734">
      <w:marLeft w:val="640"/>
      <w:marRight w:val="0"/>
      <w:marTop w:val="0"/>
      <w:marBottom w:val="0"/>
      <w:divBdr>
        <w:top w:val="none" w:sz="0" w:space="0" w:color="auto"/>
        <w:left w:val="none" w:sz="0" w:space="0" w:color="auto"/>
        <w:bottom w:val="none" w:sz="0" w:space="0" w:color="auto"/>
        <w:right w:val="none" w:sz="0" w:space="0" w:color="auto"/>
      </w:divBdr>
    </w:div>
    <w:div w:id="642585678">
      <w:marLeft w:val="640"/>
      <w:marRight w:val="0"/>
      <w:marTop w:val="0"/>
      <w:marBottom w:val="0"/>
      <w:divBdr>
        <w:top w:val="none" w:sz="0" w:space="0" w:color="auto"/>
        <w:left w:val="none" w:sz="0" w:space="0" w:color="auto"/>
        <w:bottom w:val="none" w:sz="0" w:space="0" w:color="auto"/>
        <w:right w:val="none" w:sz="0" w:space="0" w:color="auto"/>
      </w:divBdr>
    </w:div>
    <w:div w:id="642735234">
      <w:marLeft w:val="640"/>
      <w:marRight w:val="0"/>
      <w:marTop w:val="0"/>
      <w:marBottom w:val="0"/>
      <w:divBdr>
        <w:top w:val="none" w:sz="0" w:space="0" w:color="auto"/>
        <w:left w:val="none" w:sz="0" w:space="0" w:color="auto"/>
        <w:bottom w:val="none" w:sz="0" w:space="0" w:color="auto"/>
        <w:right w:val="none" w:sz="0" w:space="0" w:color="auto"/>
      </w:divBdr>
    </w:div>
    <w:div w:id="642809593">
      <w:marLeft w:val="640"/>
      <w:marRight w:val="0"/>
      <w:marTop w:val="0"/>
      <w:marBottom w:val="0"/>
      <w:divBdr>
        <w:top w:val="none" w:sz="0" w:space="0" w:color="auto"/>
        <w:left w:val="none" w:sz="0" w:space="0" w:color="auto"/>
        <w:bottom w:val="none" w:sz="0" w:space="0" w:color="auto"/>
        <w:right w:val="none" w:sz="0" w:space="0" w:color="auto"/>
      </w:divBdr>
    </w:div>
    <w:div w:id="643001550">
      <w:marLeft w:val="640"/>
      <w:marRight w:val="0"/>
      <w:marTop w:val="0"/>
      <w:marBottom w:val="0"/>
      <w:divBdr>
        <w:top w:val="none" w:sz="0" w:space="0" w:color="auto"/>
        <w:left w:val="none" w:sz="0" w:space="0" w:color="auto"/>
        <w:bottom w:val="none" w:sz="0" w:space="0" w:color="auto"/>
        <w:right w:val="none" w:sz="0" w:space="0" w:color="auto"/>
      </w:divBdr>
    </w:div>
    <w:div w:id="643123413">
      <w:marLeft w:val="640"/>
      <w:marRight w:val="0"/>
      <w:marTop w:val="0"/>
      <w:marBottom w:val="0"/>
      <w:divBdr>
        <w:top w:val="none" w:sz="0" w:space="0" w:color="auto"/>
        <w:left w:val="none" w:sz="0" w:space="0" w:color="auto"/>
        <w:bottom w:val="none" w:sz="0" w:space="0" w:color="auto"/>
        <w:right w:val="none" w:sz="0" w:space="0" w:color="auto"/>
      </w:divBdr>
    </w:div>
    <w:div w:id="643195361">
      <w:marLeft w:val="640"/>
      <w:marRight w:val="0"/>
      <w:marTop w:val="0"/>
      <w:marBottom w:val="0"/>
      <w:divBdr>
        <w:top w:val="none" w:sz="0" w:space="0" w:color="auto"/>
        <w:left w:val="none" w:sz="0" w:space="0" w:color="auto"/>
        <w:bottom w:val="none" w:sz="0" w:space="0" w:color="auto"/>
        <w:right w:val="none" w:sz="0" w:space="0" w:color="auto"/>
      </w:divBdr>
    </w:div>
    <w:div w:id="643197767">
      <w:marLeft w:val="640"/>
      <w:marRight w:val="0"/>
      <w:marTop w:val="0"/>
      <w:marBottom w:val="0"/>
      <w:divBdr>
        <w:top w:val="none" w:sz="0" w:space="0" w:color="auto"/>
        <w:left w:val="none" w:sz="0" w:space="0" w:color="auto"/>
        <w:bottom w:val="none" w:sz="0" w:space="0" w:color="auto"/>
        <w:right w:val="none" w:sz="0" w:space="0" w:color="auto"/>
      </w:divBdr>
    </w:div>
    <w:div w:id="643199810">
      <w:marLeft w:val="640"/>
      <w:marRight w:val="0"/>
      <w:marTop w:val="0"/>
      <w:marBottom w:val="0"/>
      <w:divBdr>
        <w:top w:val="none" w:sz="0" w:space="0" w:color="auto"/>
        <w:left w:val="none" w:sz="0" w:space="0" w:color="auto"/>
        <w:bottom w:val="none" w:sz="0" w:space="0" w:color="auto"/>
        <w:right w:val="none" w:sz="0" w:space="0" w:color="auto"/>
      </w:divBdr>
    </w:div>
    <w:div w:id="643241905">
      <w:marLeft w:val="640"/>
      <w:marRight w:val="0"/>
      <w:marTop w:val="0"/>
      <w:marBottom w:val="0"/>
      <w:divBdr>
        <w:top w:val="none" w:sz="0" w:space="0" w:color="auto"/>
        <w:left w:val="none" w:sz="0" w:space="0" w:color="auto"/>
        <w:bottom w:val="none" w:sz="0" w:space="0" w:color="auto"/>
        <w:right w:val="none" w:sz="0" w:space="0" w:color="auto"/>
      </w:divBdr>
    </w:div>
    <w:div w:id="643244556">
      <w:marLeft w:val="640"/>
      <w:marRight w:val="0"/>
      <w:marTop w:val="0"/>
      <w:marBottom w:val="0"/>
      <w:divBdr>
        <w:top w:val="none" w:sz="0" w:space="0" w:color="auto"/>
        <w:left w:val="none" w:sz="0" w:space="0" w:color="auto"/>
        <w:bottom w:val="none" w:sz="0" w:space="0" w:color="auto"/>
        <w:right w:val="none" w:sz="0" w:space="0" w:color="auto"/>
      </w:divBdr>
    </w:div>
    <w:div w:id="643313434">
      <w:marLeft w:val="640"/>
      <w:marRight w:val="0"/>
      <w:marTop w:val="0"/>
      <w:marBottom w:val="0"/>
      <w:divBdr>
        <w:top w:val="none" w:sz="0" w:space="0" w:color="auto"/>
        <w:left w:val="none" w:sz="0" w:space="0" w:color="auto"/>
        <w:bottom w:val="none" w:sz="0" w:space="0" w:color="auto"/>
        <w:right w:val="none" w:sz="0" w:space="0" w:color="auto"/>
      </w:divBdr>
    </w:div>
    <w:div w:id="643389974">
      <w:marLeft w:val="640"/>
      <w:marRight w:val="0"/>
      <w:marTop w:val="0"/>
      <w:marBottom w:val="0"/>
      <w:divBdr>
        <w:top w:val="none" w:sz="0" w:space="0" w:color="auto"/>
        <w:left w:val="none" w:sz="0" w:space="0" w:color="auto"/>
        <w:bottom w:val="none" w:sz="0" w:space="0" w:color="auto"/>
        <w:right w:val="none" w:sz="0" w:space="0" w:color="auto"/>
      </w:divBdr>
    </w:div>
    <w:div w:id="643773475">
      <w:marLeft w:val="640"/>
      <w:marRight w:val="0"/>
      <w:marTop w:val="0"/>
      <w:marBottom w:val="0"/>
      <w:divBdr>
        <w:top w:val="none" w:sz="0" w:space="0" w:color="auto"/>
        <w:left w:val="none" w:sz="0" w:space="0" w:color="auto"/>
        <w:bottom w:val="none" w:sz="0" w:space="0" w:color="auto"/>
        <w:right w:val="none" w:sz="0" w:space="0" w:color="auto"/>
      </w:divBdr>
    </w:div>
    <w:div w:id="643777258">
      <w:marLeft w:val="640"/>
      <w:marRight w:val="0"/>
      <w:marTop w:val="0"/>
      <w:marBottom w:val="0"/>
      <w:divBdr>
        <w:top w:val="none" w:sz="0" w:space="0" w:color="auto"/>
        <w:left w:val="none" w:sz="0" w:space="0" w:color="auto"/>
        <w:bottom w:val="none" w:sz="0" w:space="0" w:color="auto"/>
        <w:right w:val="none" w:sz="0" w:space="0" w:color="auto"/>
      </w:divBdr>
    </w:div>
    <w:div w:id="643780300">
      <w:marLeft w:val="640"/>
      <w:marRight w:val="0"/>
      <w:marTop w:val="0"/>
      <w:marBottom w:val="0"/>
      <w:divBdr>
        <w:top w:val="none" w:sz="0" w:space="0" w:color="auto"/>
        <w:left w:val="none" w:sz="0" w:space="0" w:color="auto"/>
        <w:bottom w:val="none" w:sz="0" w:space="0" w:color="auto"/>
        <w:right w:val="none" w:sz="0" w:space="0" w:color="auto"/>
      </w:divBdr>
    </w:div>
    <w:div w:id="643781188">
      <w:marLeft w:val="640"/>
      <w:marRight w:val="0"/>
      <w:marTop w:val="0"/>
      <w:marBottom w:val="0"/>
      <w:divBdr>
        <w:top w:val="none" w:sz="0" w:space="0" w:color="auto"/>
        <w:left w:val="none" w:sz="0" w:space="0" w:color="auto"/>
        <w:bottom w:val="none" w:sz="0" w:space="0" w:color="auto"/>
        <w:right w:val="none" w:sz="0" w:space="0" w:color="auto"/>
      </w:divBdr>
    </w:div>
    <w:div w:id="643855797">
      <w:marLeft w:val="640"/>
      <w:marRight w:val="0"/>
      <w:marTop w:val="0"/>
      <w:marBottom w:val="0"/>
      <w:divBdr>
        <w:top w:val="none" w:sz="0" w:space="0" w:color="auto"/>
        <w:left w:val="none" w:sz="0" w:space="0" w:color="auto"/>
        <w:bottom w:val="none" w:sz="0" w:space="0" w:color="auto"/>
        <w:right w:val="none" w:sz="0" w:space="0" w:color="auto"/>
      </w:divBdr>
    </w:div>
    <w:div w:id="643898834">
      <w:marLeft w:val="640"/>
      <w:marRight w:val="0"/>
      <w:marTop w:val="0"/>
      <w:marBottom w:val="0"/>
      <w:divBdr>
        <w:top w:val="none" w:sz="0" w:space="0" w:color="auto"/>
        <w:left w:val="none" w:sz="0" w:space="0" w:color="auto"/>
        <w:bottom w:val="none" w:sz="0" w:space="0" w:color="auto"/>
        <w:right w:val="none" w:sz="0" w:space="0" w:color="auto"/>
      </w:divBdr>
    </w:div>
    <w:div w:id="644044234">
      <w:marLeft w:val="640"/>
      <w:marRight w:val="0"/>
      <w:marTop w:val="0"/>
      <w:marBottom w:val="0"/>
      <w:divBdr>
        <w:top w:val="none" w:sz="0" w:space="0" w:color="auto"/>
        <w:left w:val="none" w:sz="0" w:space="0" w:color="auto"/>
        <w:bottom w:val="none" w:sz="0" w:space="0" w:color="auto"/>
        <w:right w:val="none" w:sz="0" w:space="0" w:color="auto"/>
      </w:divBdr>
    </w:div>
    <w:div w:id="644048751">
      <w:marLeft w:val="640"/>
      <w:marRight w:val="0"/>
      <w:marTop w:val="0"/>
      <w:marBottom w:val="0"/>
      <w:divBdr>
        <w:top w:val="none" w:sz="0" w:space="0" w:color="auto"/>
        <w:left w:val="none" w:sz="0" w:space="0" w:color="auto"/>
        <w:bottom w:val="none" w:sz="0" w:space="0" w:color="auto"/>
        <w:right w:val="none" w:sz="0" w:space="0" w:color="auto"/>
      </w:divBdr>
    </w:div>
    <w:div w:id="644088438">
      <w:marLeft w:val="640"/>
      <w:marRight w:val="0"/>
      <w:marTop w:val="0"/>
      <w:marBottom w:val="0"/>
      <w:divBdr>
        <w:top w:val="none" w:sz="0" w:space="0" w:color="auto"/>
        <w:left w:val="none" w:sz="0" w:space="0" w:color="auto"/>
        <w:bottom w:val="none" w:sz="0" w:space="0" w:color="auto"/>
        <w:right w:val="none" w:sz="0" w:space="0" w:color="auto"/>
      </w:divBdr>
    </w:div>
    <w:div w:id="644117509">
      <w:marLeft w:val="640"/>
      <w:marRight w:val="0"/>
      <w:marTop w:val="0"/>
      <w:marBottom w:val="0"/>
      <w:divBdr>
        <w:top w:val="none" w:sz="0" w:space="0" w:color="auto"/>
        <w:left w:val="none" w:sz="0" w:space="0" w:color="auto"/>
        <w:bottom w:val="none" w:sz="0" w:space="0" w:color="auto"/>
        <w:right w:val="none" w:sz="0" w:space="0" w:color="auto"/>
      </w:divBdr>
    </w:div>
    <w:div w:id="644160318">
      <w:marLeft w:val="640"/>
      <w:marRight w:val="0"/>
      <w:marTop w:val="0"/>
      <w:marBottom w:val="0"/>
      <w:divBdr>
        <w:top w:val="none" w:sz="0" w:space="0" w:color="auto"/>
        <w:left w:val="none" w:sz="0" w:space="0" w:color="auto"/>
        <w:bottom w:val="none" w:sz="0" w:space="0" w:color="auto"/>
        <w:right w:val="none" w:sz="0" w:space="0" w:color="auto"/>
      </w:divBdr>
    </w:div>
    <w:div w:id="644166908">
      <w:marLeft w:val="640"/>
      <w:marRight w:val="0"/>
      <w:marTop w:val="0"/>
      <w:marBottom w:val="0"/>
      <w:divBdr>
        <w:top w:val="none" w:sz="0" w:space="0" w:color="auto"/>
        <w:left w:val="none" w:sz="0" w:space="0" w:color="auto"/>
        <w:bottom w:val="none" w:sz="0" w:space="0" w:color="auto"/>
        <w:right w:val="none" w:sz="0" w:space="0" w:color="auto"/>
      </w:divBdr>
    </w:div>
    <w:div w:id="644236974">
      <w:marLeft w:val="640"/>
      <w:marRight w:val="0"/>
      <w:marTop w:val="0"/>
      <w:marBottom w:val="0"/>
      <w:divBdr>
        <w:top w:val="none" w:sz="0" w:space="0" w:color="auto"/>
        <w:left w:val="none" w:sz="0" w:space="0" w:color="auto"/>
        <w:bottom w:val="none" w:sz="0" w:space="0" w:color="auto"/>
        <w:right w:val="none" w:sz="0" w:space="0" w:color="auto"/>
      </w:divBdr>
    </w:div>
    <w:div w:id="644237900">
      <w:marLeft w:val="640"/>
      <w:marRight w:val="0"/>
      <w:marTop w:val="0"/>
      <w:marBottom w:val="0"/>
      <w:divBdr>
        <w:top w:val="none" w:sz="0" w:space="0" w:color="auto"/>
        <w:left w:val="none" w:sz="0" w:space="0" w:color="auto"/>
        <w:bottom w:val="none" w:sz="0" w:space="0" w:color="auto"/>
        <w:right w:val="none" w:sz="0" w:space="0" w:color="auto"/>
      </w:divBdr>
    </w:div>
    <w:div w:id="644552037">
      <w:marLeft w:val="640"/>
      <w:marRight w:val="0"/>
      <w:marTop w:val="0"/>
      <w:marBottom w:val="0"/>
      <w:divBdr>
        <w:top w:val="none" w:sz="0" w:space="0" w:color="auto"/>
        <w:left w:val="none" w:sz="0" w:space="0" w:color="auto"/>
        <w:bottom w:val="none" w:sz="0" w:space="0" w:color="auto"/>
        <w:right w:val="none" w:sz="0" w:space="0" w:color="auto"/>
      </w:divBdr>
    </w:div>
    <w:div w:id="644622988">
      <w:marLeft w:val="640"/>
      <w:marRight w:val="0"/>
      <w:marTop w:val="0"/>
      <w:marBottom w:val="0"/>
      <w:divBdr>
        <w:top w:val="none" w:sz="0" w:space="0" w:color="auto"/>
        <w:left w:val="none" w:sz="0" w:space="0" w:color="auto"/>
        <w:bottom w:val="none" w:sz="0" w:space="0" w:color="auto"/>
        <w:right w:val="none" w:sz="0" w:space="0" w:color="auto"/>
      </w:divBdr>
    </w:div>
    <w:div w:id="644623005">
      <w:marLeft w:val="640"/>
      <w:marRight w:val="0"/>
      <w:marTop w:val="0"/>
      <w:marBottom w:val="0"/>
      <w:divBdr>
        <w:top w:val="none" w:sz="0" w:space="0" w:color="auto"/>
        <w:left w:val="none" w:sz="0" w:space="0" w:color="auto"/>
        <w:bottom w:val="none" w:sz="0" w:space="0" w:color="auto"/>
        <w:right w:val="none" w:sz="0" w:space="0" w:color="auto"/>
      </w:divBdr>
    </w:div>
    <w:div w:id="644630313">
      <w:marLeft w:val="640"/>
      <w:marRight w:val="0"/>
      <w:marTop w:val="0"/>
      <w:marBottom w:val="0"/>
      <w:divBdr>
        <w:top w:val="none" w:sz="0" w:space="0" w:color="auto"/>
        <w:left w:val="none" w:sz="0" w:space="0" w:color="auto"/>
        <w:bottom w:val="none" w:sz="0" w:space="0" w:color="auto"/>
        <w:right w:val="none" w:sz="0" w:space="0" w:color="auto"/>
      </w:divBdr>
    </w:div>
    <w:div w:id="644630383">
      <w:marLeft w:val="640"/>
      <w:marRight w:val="0"/>
      <w:marTop w:val="0"/>
      <w:marBottom w:val="0"/>
      <w:divBdr>
        <w:top w:val="none" w:sz="0" w:space="0" w:color="auto"/>
        <w:left w:val="none" w:sz="0" w:space="0" w:color="auto"/>
        <w:bottom w:val="none" w:sz="0" w:space="0" w:color="auto"/>
        <w:right w:val="none" w:sz="0" w:space="0" w:color="auto"/>
      </w:divBdr>
    </w:div>
    <w:div w:id="644773912">
      <w:marLeft w:val="640"/>
      <w:marRight w:val="0"/>
      <w:marTop w:val="0"/>
      <w:marBottom w:val="0"/>
      <w:divBdr>
        <w:top w:val="none" w:sz="0" w:space="0" w:color="auto"/>
        <w:left w:val="none" w:sz="0" w:space="0" w:color="auto"/>
        <w:bottom w:val="none" w:sz="0" w:space="0" w:color="auto"/>
        <w:right w:val="none" w:sz="0" w:space="0" w:color="auto"/>
      </w:divBdr>
    </w:div>
    <w:div w:id="644817836">
      <w:marLeft w:val="640"/>
      <w:marRight w:val="0"/>
      <w:marTop w:val="0"/>
      <w:marBottom w:val="0"/>
      <w:divBdr>
        <w:top w:val="none" w:sz="0" w:space="0" w:color="auto"/>
        <w:left w:val="none" w:sz="0" w:space="0" w:color="auto"/>
        <w:bottom w:val="none" w:sz="0" w:space="0" w:color="auto"/>
        <w:right w:val="none" w:sz="0" w:space="0" w:color="auto"/>
      </w:divBdr>
    </w:div>
    <w:div w:id="644819086">
      <w:marLeft w:val="640"/>
      <w:marRight w:val="0"/>
      <w:marTop w:val="0"/>
      <w:marBottom w:val="0"/>
      <w:divBdr>
        <w:top w:val="none" w:sz="0" w:space="0" w:color="auto"/>
        <w:left w:val="none" w:sz="0" w:space="0" w:color="auto"/>
        <w:bottom w:val="none" w:sz="0" w:space="0" w:color="auto"/>
        <w:right w:val="none" w:sz="0" w:space="0" w:color="auto"/>
      </w:divBdr>
    </w:div>
    <w:div w:id="644892850">
      <w:marLeft w:val="640"/>
      <w:marRight w:val="0"/>
      <w:marTop w:val="0"/>
      <w:marBottom w:val="0"/>
      <w:divBdr>
        <w:top w:val="none" w:sz="0" w:space="0" w:color="auto"/>
        <w:left w:val="none" w:sz="0" w:space="0" w:color="auto"/>
        <w:bottom w:val="none" w:sz="0" w:space="0" w:color="auto"/>
        <w:right w:val="none" w:sz="0" w:space="0" w:color="auto"/>
      </w:divBdr>
    </w:div>
    <w:div w:id="644895108">
      <w:marLeft w:val="640"/>
      <w:marRight w:val="0"/>
      <w:marTop w:val="0"/>
      <w:marBottom w:val="0"/>
      <w:divBdr>
        <w:top w:val="none" w:sz="0" w:space="0" w:color="auto"/>
        <w:left w:val="none" w:sz="0" w:space="0" w:color="auto"/>
        <w:bottom w:val="none" w:sz="0" w:space="0" w:color="auto"/>
        <w:right w:val="none" w:sz="0" w:space="0" w:color="auto"/>
      </w:divBdr>
    </w:div>
    <w:div w:id="645086462">
      <w:marLeft w:val="640"/>
      <w:marRight w:val="0"/>
      <w:marTop w:val="0"/>
      <w:marBottom w:val="0"/>
      <w:divBdr>
        <w:top w:val="none" w:sz="0" w:space="0" w:color="auto"/>
        <w:left w:val="none" w:sz="0" w:space="0" w:color="auto"/>
        <w:bottom w:val="none" w:sz="0" w:space="0" w:color="auto"/>
        <w:right w:val="none" w:sz="0" w:space="0" w:color="auto"/>
      </w:divBdr>
    </w:div>
    <w:div w:id="645087428">
      <w:marLeft w:val="640"/>
      <w:marRight w:val="0"/>
      <w:marTop w:val="0"/>
      <w:marBottom w:val="0"/>
      <w:divBdr>
        <w:top w:val="none" w:sz="0" w:space="0" w:color="auto"/>
        <w:left w:val="none" w:sz="0" w:space="0" w:color="auto"/>
        <w:bottom w:val="none" w:sz="0" w:space="0" w:color="auto"/>
        <w:right w:val="none" w:sz="0" w:space="0" w:color="auto"/>
      </w:divBdr>
    </w:div>
    <w:div w:id="645088371">
      <w:marLeft w:val="640"/>
      <w:marRight w:val="0"/>
      <w:marTop w:val="0"/>
      <w:marBottom w:val="0"/>
      <w:divBdr>
        <w:top w:val="none" w:sz="0" w:space="0" w:color="auto"/>
        <w:left w:val="none" w:sz="0" w:space="0" w:color="auto"/>
        <w:bottom w:val="none" w:sz="0" w:space="0" w:color="auto"/>
        <w:right w:val="none" w:sz="0" w:space="0" w:color="auto"/>
      </w:divBdr>
    </w:div>
    <w:div w:id="645092716">
      <w:marLeft w:val="640"/>
      <w:marRight w:val="0"/>
      <w:marTop w:val="0"/>
      <w:marBottom w:val="0"/>
      <w:divBdr>
        <w:top w:val="none" w:sz="0" w:space="0" w:color="auto"/>
        <w:left w:val="none" w:sz="0" w:space="0" w:color="auto"/>
        <w:bottom w:val="none" w:sz="0" w:space="0" w:color="auto"/>
        <w:right w:val="none" w:sz="0" w:space="0" w:color="auto"/>
      </w:divBdr>
    </w:div>
    <w:div w:id="645164353">
      <w:marLeft w:val="640"/>
      <w:marRight w:val="0"/>
      <w:marTop w:val="0"/>
      <w:marBottom w:val="0"/>
      <w:divBdr>
        <w:top w:val="none" w:sz="0" w:space="0" w:color="auto"/>
        <w:left w:val="none" w:sz="0" w:space="0" w:color="auto"/>
        <w:bottom w:val="none" w:sz="0" w:space="0" w:color="auto"/>
        <w:right w:val="none" w:sz="0" w:space="0" w:color="auto"/>
      </w:divBdr>
    </w:div>
    <w:div w:id="645202455">
      <w:marLeft w:val="640"/>
      <w:marRight w:val="0"/>
      <w:marTop w:val="0"/>
      <w:marBottom w:val="0"/>
      <w:divBdr>
        <w:top w:val="none" w:sz="0" w:space="0" w:color="auto"/>
        <w:left w:val="none" w:sz="0" w:space="0" w:color="auto"/>
        <w:bottom w:val="none" w:sz="0" w:space="0" w:color="auto"/>
        <w:right w:val="none" w:sz="0" w:space="0" w:color="auto"/>
      </w:divBdr>
    </w:div>
    <w:div w:id="645205051">
      <w:marLeft w:val="640"/>
      <w:marRight w:val="0"/>
      <w:marTop w:val="0"/>
      <w:marBottom w:val="0"/>
      <w:divBdr>
        <w:top w:val="none" w:sz="0" w:space="0" w:color="auto"/>
        <w:left w:val="none" w:sz="0" w:space="0" w:color="auto"/>
        <w:bottom w:val="none" w:sz="0" w:space="0" w:color="auto"/>
        <w:right w:val="none" w:sz="0" w:space="0" w:color="auto"/>
      </w:divBdr>
    </w:div>
    <w:div w:id="645399718">
      <w:marLeft w:val="640"/>
      <w:marRight w:val="0"/>
      <w:marTop w:val="0"/>
      <w:marBottom w:val="0"/>
      <w:divBdr>
        <w:top w:val="none" w:sz="0" w:space="0" w:color="auto"/>
        <w:left w:val="none" w:sz="0" w:space="0" w:color="auto"/>
        <w:bottom w:val="none" w:sz="0" w:space="0" w:color="auto"/>
        <w:right w:val="none" w:sz="0" w:space="0" w:color="auto"/>
      </w:divBdr>
    </w:div>
    <w:div w:id="645547879">
      <w:marLeft w:val="640"/>
      <w:marRight w:val="0"/>
      <w:marTop w:val="0"/>
      <w:marBottom w:val="0"/>
      <w:divBdr>
        <w:top w:val="none" w:sz="0" w:space="0" w:color="auto"/>
        <w:left w:val="none" w:sz="0" w:space="0" w:color="auto"/>
        <w:bottom w:val="none" w:sz="0" w:space="0" w:color="auto"/>
        <w:right w:val="none" w:sz="0" w:space="0" w:color="auto"/>
      </w:divBdr>
    </w:div>
    <w:div w:id="645627856">
      <w:marLeft w:val="640"/>
      <w:marRight w:val="0"/>
      <w:marTop w:val="0"/>
      <w:marBottom w:val="0"/>
      <w:divBdr>
        <w:top w:val="none" w:sz="0" w:space="0" w:color="auto"/>
        <w:left w:val="none" w:sz="0" w:space="0" w:color="auto"/>
        <w:bottom w:val="none" w:sz="0" w:space="0" w:color="auto"/>
        <w:right w:val="none" w:sz="0" w:space="0" w:color="auto"/>
      </w:divBdr>
    </w:div>
    <w:div w:id="645672935">
      <w:marLeft w:val="640"/>
      <w:marRight w:val="0"/>
      <w:marTop w:val="0"/>
      <w:marBottom w:val="0"/>
      <w:divBdr>
        <w:top w:val="none" w:sz="0" w:space="0" w:color="auto"/>
        <w:left w:val="none" w:sz="0" w:space="0" w:color="auto"/>
        <w:bottom w:val="none" w:sz="0" w:space="0" w:color="auto"/>
        <w:right w:val="none" w:sz="0" w:space="0" w:color="auto"/>
      </w:divBdr>
    </w:div>
    <w:div w:id="645813992">
      <w:marLeft w:val="640"/>
      <w:marRight w:val="0"/>
      <w:marTop w:val="0"/>
      <w:marBottom w:val="0"/>
      <w:divBdr>
        <w:top w:val="none" w:sz="0" w:space="0" w:color="auto"/>
        <w:left w:val="none" w:sz="0" w:space="0" w:color="auto"/>
        <w:bottom w:val="none" w:sz="0" w:space="0" w:color="auto"/>
        <w:right w:val="none" w:sz="0" w:space="0" w:color="auto"/>
      </w:divBdr>
    </w:div>
    <w:div w:id="645858525">
      <w:marLeft w:val="640"/>
      <w:marRight w:val="0"/>
      <w:marTop w:val="0"/>
      <w:marBottom w:val="0"/>
      <w:divBdr>
        <w:top w:val="none" w:sz="0" w:space="0" w:color="auto"/>
        <w:left w:val="none" w:sz="0" w:space="0" w:color="auto"/>
        <w:bottom w:val="none" w:sz="0" w:space="0" w:color="auto"/>
        <w:right w:val="none" w:sz="0" w:space="0" w:color="auto"/>
      </w:divBdr>
    </w:div>
    <w:div w:id="645862399">
      <w:marLeft w:val="640"/>
      <w:marRight w:val="0"/>
      <w:marTop w:val="0"/>
      <w:marBottom w:val="0"/>
      <w:divBdr>
        <w:top w:val="none" w:sz="0" w:space="0" w:color="auto"/>
        <w:left w:val="none" w:sz="0" w:space="0" w:color="auto"/>
        <w:bottom w:val="none" w:sz="0" w:space="0" w:color="auto"/>
        <w:right w:val="none" w:sz="0" w:space="0" w:color="auto"/>
      </w:divBdr>
    </w:div>
    <w:div w:id="645863641">
      <w:marLeft w:val="640"/>
      <w:marRight w:val="0"/>
      <w:marTop w:val="0"/>
      <w:marBottom w:val="0"/>
      <w:divBdr>
        <w:top w:val="none" w:sz="0" w:space="0" w:color="auto"/>
        <w:left w:val="none" w:sz="0" w:space="0" w:color="auto"/>
        <w:bottom w:val="none" w:sz="0" w:space="0" w:color="auto"/>
        <w:right w:val="none" w:sz="0" w:space="0" w:color="auto"/>
      </w:divBdr>
    </w:div>
    <w:div w:id="645932637">
      <w:marLeft w:val="640"/>
      <w:marRight w:val="0"/>
      <w:marTop w:val="0"/>
      <w:marBottom w:val="0"/>
      <w:divBdr>
        <w:top w:val="none" w:sz="0" w:space="0" w:color="auto"/>
        <w:left w:val="none" w:sz="0" w:space="0" w:color="auto"/>
        <w:bottom w:val="none" w:sz="0" w:space="0" w:color="auto"/>
        <w:right w:val="none" w:sz="0" w:space="0" w:color="auto"/>
      </w:divBdr>
    </w:div>
    <w:div w:id="646010731">
      <w:marLeft w:val="640"/>
      <w:marRight w:val="0"/>
      <w:marTop w:val="0"/>
      <w:marBottom w:val="0"/>
      <w:divBdr>
        <w:top w:val="none" w:sz="0" w:space="0" w:color="auto"/>
        <w:left w:val="none" w:sz="0" w:space="0" w:color="auto"/>
        <w:bottom w:val="none" w:sz="0" w:space="0" w:color="auto"/>
        <w:right w:val="none" w:sz="0" w:space="0" w:color="auto"/>
      </w:divBdr>
    </w:div>
    <w:div w:id="646013954">
      <w:marLeft w:val="640"/>
      <w:marRight w:val="0"/>
      <w:marTop w:val="0"/>
      <w:marBottom w:val="0"/>
      <w:divBdr>
        <w:top w:val="none" w:sz="0" w:space="0" w:color="auto"/>
        <w:left w:val="none" w:sz="0" w:space="0" w:color="auto"/>
        <w:bottom w:val="none" w:sz="0" w:space="0" w:color="auto"/>
        <w:right w:val="none" w:sz="0" w:space="0" w:color="auto"/>
      </w:divBdr>
    </w:div>
    <w:div w:id="646129441">
      <w:marLeft w:val="640"/>
      <w:marRight w:val="0"/>
      <w:marTop w:val="0"/>
      <w:marBottom w:val="0"/>
      <w:divBdr>
        <w:top w:val="none" w:sz="0" w:space="0" w:color="auto"/>
        <w:left w:val="none" w:sz="0" w:space="0" w:color="auto"/>
        <w:bottom w:val="none" w:sz="0" w:space="0" w:color="auto"/>
        <w:right w:val="none" w:sz="0" w:space="0" w:color="auto"/>
      </w:divBdr>
    </w:div>
    <w:div w:id="646204316">
      <w:marLeft w:val="640"/>
      <w:marRight w:val="0"/>
      <w:marTop w:val="0"/>
      <w:marBottom w:val="0"/>
      <w:divBdr>
        <w:top w:val="none" w:sz="0" w:space="0" w:color="auto"/>
        <w:left w:val="none" w:sz="0" w:space="0" w:color="auto"/>
        <w:bottom w:val="none" w:sz="0" w:space="0" w:color="auto"/>
        <w:right w:val="none" w:sz="0" w:space="0" w:color="auto"/>
      </w:divBdr>
    </w:div>
    <w:div w:id="646323756">
      <w:marLeft w:val="640"/>
      <w:marRight w:val="0"/>
      <w:marTop w:val="0"/>
      <w:marBottom w:val="0"/>
      <w:divBdr>
        <w:top w:val="none" w:sz="0" w:space="0" w:color="auto"/>
        <w:left w:val="none" w:sz="0" w:space="0" w:color="auto"/>
        <w:bottom w:val="none" w:sz="0" w:space="0" w:color="auto"/>
        <w:right w:val="none" w:sz="0" w:space="0" w:color="auto"/>
      </w:divBdr>
    </w:div>
    <w:div w:id="646398945">
      <w:marLeft w:val="640"/>
      <w:marRight w:val="0"/>
      <w:marTop w:val="0"/>
      <w:marBottom w:val="0"/>
      <w:divBdr>
        <w:top w:val="none" w:sz="0" w:space="0" w:color="auto"/>
        <w:left w:val="none" w:sz="0" w:space="0" w:color="auto"/>
        <w:bottom w:val="none" w:sz="0" w:space="0" w:color="auto"/>
        <w:right w:val="none" w:sz="0" w:space="0" w:color="auto"/>
      </w:divBdr>
    </w:div>
    <w:div w:id="646471921">
      <w:marLeft w:val="640"/>
      <w:marRight w:val="0"/>
      <w:marTop w:val="0"/>
      <w:marBottom w:val="0"/>
      <w:divBdr>
        <w:top w:val="none" w:sz="0" w:space="0" w:color="auto"/>
        <w:left w:val="none" w:sz="0" w:space="0" w:color="auto"/>
        <w:bottom w:val="none" w:sz="0" w:space="0" w:color="auto"/>
        <w:right w:val="none" w:sz="0" w:space="0" w:color="auto"/>
      </w:divBdr>
    </w:div>
    <w:div w:id="646514133">
      <w:marLeft w:val="640"/>
      <w:marRight w:val="0"/>
      <w:marTop w:val="0"/>
      <w:marBottom w:val="0"/>
      <w:divBdr>
        <w:top w:val="none" w:sz="0" w:space="0" w:color="auto"/>
        <w:left w:val="none" w:sz="0" w:space="0" w:color="auto"/>
        <w:bottom w:val="none" w:sz="0" w:space="0" w:color="auto"/>
        <w:right w:val="none" w:sz="0" w:space="0" w:color="auto"/>
      </w:divBdr>
    </w:div>
    <w:div w:id="646588180">
      <w:marLeft w:val="640"/>
      <w:marRight w:val="0"/>
      <w:marTop w:val="0"/>
      <w:marBottom w:val="0"/>
      <w:divBdr>
        <w:top w:val="none" w:sz="0" w:space="0" w:color="auto"/>
        <w:left w:val="none" w:sz="0" w:space="0" w:color="auto"/>
        <w:bottom w:val="none" w:sz="0" w:space="0" w:color="auto"/>
        <w:right w:val="none" w:sz="0" w:space="0" w:color="auto"/>
      </w:divBdr>
    </w:div>
    <w:div w:id="646668934">
      <w:marLeft w:val="640"/>
      <w:marRight w:val="0"/>
      <w:marTop w:val="0"/>
      <w:marBottom w:val="0"/>
      <w:divBdr>
        <w:top w:val="none" w:sz="0" w:space="0" w:color="auto"/>
        <w:left w:val="none" w:sz="0" w:space="0" w:color="auto"/>
        <w:bottom w:val="none" w:sz="0" w:space="0" w:color="auto"/>
        <w:right w:val="none" w:sz="0" w:space="0" w:color="auto"/>
      </w:divBdr>
    </w:div>
    <w:div w:id="646670671">
      <w:marLeft w:val="640"/>
      <w:marRight w:val="0"/>
      <w:marTop w:val="0"/>
      <w:marBottom w:val="0"/>
      <w:divBdr>
        <w:top w:val="none" w:sz="0" w:space="0" w:color="auto"/>
        <w:left w:val="none" w:sz="0" w:space="0" w:color="auto"/>
        <w:bottom w:val="none" w:sz="0" w:space="0" w:color="auto"/>
        <w:right w:val="none" w:sz="0" w:space="0" w:color="auto"/>
      </w:divBdr>
    </w:div>
    <w:div w:id="646714114">
      <w:marLeft w:val="640"/>
      <w:marRight w:val="0"/>
      <w:marTop w:val="0"/>
      <w:marBottom w:val="0"/>
      <w:divBdr>
        <w:top w:val="none" w:sz="0" w:space="0" w:color="auto"/>
        <w:left w:val="none" w:sz="0" w:space="0" w:color="auto"/>
        <w:bottom w:val="none" w:sz="0" w:space="0" w:color="auto"/>
        <w:right w:val="none" w:sz="0" w:space="0" w:color="auto"/>
      </w:divBdr>
    </w:div>
    <w:div w:id="646789193">
      <w:marLeft w:val="640"/>
      <w:marRight w:val="0"/>
      <w:marTop w:val="0"/>
      <w:marBottom w:val="0"/>
      <w:divBdr>
        <w:top w:val="none" w:sz="0" w:space="0" w:color="auto"/>
        <w:left w:val="none" w:sz="0" w:space="0" w:color="auto"/>
        <w:bottom w:val="none" w:sz="0" w:space="0" w:color="auto"/>
        <w:right w:val="none" w:sz="0" w:space="0" w:color="auto"/>
      </w:divBdr>
    </w:div>
    <w:div w:id="646789425">
      <w:marLeft w:val="640"/>
      <w:marRight w:val="0"/>
      <w:marTop w:val="0"/>
      <w:marBottom w:val="0"/>
      <w:divBdr>
        <w:top w:val="none" w:sz="0" w:space="0" w:color="auto"/>
        <w:left w:val="none" w:sz="0" w:space="0" w:color="auto"/>
        <w:bottom w:val="none" w:sz="0" w:space="0" w:color="auto"/>
        <w:right w:val="none" w:sz="0" w:space="0" w:color="auto"/>
      </w:divBdr>
    </w:div>
    <w:div w:id="646859911">
      <w:marLeft w:val="640"/>
      <w:marRight w:val="0"/>
      <w:marTop w:val="0"/>
      <w:marBottom w:val="0"/>
      <w:divBdr>
        <w:top w:val="none" w:sz="0" w:space="0" w:color="auto"/>
        <w:left w:val="none" w:sz="0" w:space="0" w:color="auto"/>
        <w:bottom w:val="none" w:sz="0" w:space="0" w:color="auto"/>
        <w:right w:val="none" w:sz="0" w:space="0" w:color="auto"/>
      </w:divBdr>
    </w:div>
    <w:div w:id="646862188">
      <w:marLeft w:val="640"/>
      <w:marRight w:val="0"/>
      <w:marTop w:val="0"/>
      <w:marBottom w:val="0"/>
      <w:divBdr>
        <w:top w:val="none" w:sz="0" w:space="0" w:color="auto"/>
        <w:left w:val="none" w:sz="0" w:space="0" w:color="auto"/>
        <w:bottom w:val="none" w:sz="0" w:space="0" w:color="auto"/>
        <w:right w:val="none" w:sz="0" w:space="0" w:color="auto"/>
      </w:divBdr>
    </w:div>
    <w:div w:id="646933557">
      <w:marLeft w:val="640"/>
      <w:marRight w:val="0"/>
      <w:marTop w:val="0"/>
      <w:marBottom w:val="0"/>
      <w:divBdr>
        <w:top w:val="none" w:sz="0" w:space="0" w:color="auto"/>
        <w:left w:val="none" w:sz="0" w:space="0" w:color="auto"/>
        <w:bottom w:val="none" w:sz="0" w:space="0" w:color="auto"/>
        <w:right w:val="none" w:sz="0" w:space="0" w:color="auto"/>
      </w:divBdr>
    </w:div>
    <w:div w:id="646978768">
      <w:marLeft w:val="640"/>
      <w:marRight w:val="0"/>
      <w:marTop w:val="0"/>
      <w:marBottom w:val="0"/>
      <w:divBdr>
        <w:top w:val="none" w:sz="0" w:space="0" w:color="auto"/>
        <w:left w:val="none" w:sz="0" w:space="0" w:color="auto"/>
        <w:bottom w:val="none" w:sz="0" w:space="0" w:color="auto"/>
        <w:right w:val="none" w:sz="0" w:space="0" w:color="auto"/>
      </w:divBdr>
    </w:div>
    <w:div w:id="647171398">
      <w:marLeft w:val="640"/>
      <w:marRight w:val="0"/>
      <w:marTop w:val="0"/>
      <w:marBottom w:val="0"/>
      <w:divBdr>
        <w:top w:val="none" w:sz="0" w:space="0" w:color="auto"/>
        <w:left w:val="none" w:sz="0" w:space="0" w:color="auto"/>
        <w:bottom w:val="none" w:sz="0" w:space="0" w:color="auto"/>
        <w:right w:val="none" w:sz="0" w:space="0" w:color="auto"/>
      </w:divBdr>
    </w:div>
    <w:div w:id="647244308">
      <w:marLeft w:val="640"/>
      <w:marRight w:val="0"/>
      <w:marTop w:val="0"/>
      <w:marBottom w:val="0"/>
      <w:divBdr>
        <w:top w:val="none" w:sz="0" w:space="0" w:color="auto"/>
        <w:left w:val="none" w:sz="0" w:space="0" w:color="auto"/>
        <w:bottom w:val="none" w:sz="0" w:space="0" w:color="auto"/>
        <w:right w:val="none" w:sz="0" w:space="0" w:color="auto"/>
      </w:divBdr>
    </w:div>
    <w:div w:id="647245918">
      <w:marLeft w:val="640"/>
      <w:marRight w:val="0"/>
      <w:marTop w:val="0"/>
      <w:marBottom w:val="0"/>
      <w:divBdr>
        <w:top w:val="none" w:sz="0" w:space="0" w:color="auto"/>
        <w:left w:val="none" w:sz="0" w:space="0" w:color="auto"/>
        <w:bottom w:val="none" w:sz="0" w:space="0" w:color="auto"/>
        <w:right w:val="none" w:sz="0" w:space="0" w:color="auto"/>
      </w:divBdr>
    </w:div>
    <w:div w:id="647248098">
      <w:marLeft w:val="640"/>
      <w:marRight w:val="0"/>
      <w:marTop w:val="0"/>
      <w:marBottom w:val="0"/>
      <w:divBdr>
        <w:top w:val="none" w:sz="0" w:space="0" w:color="auto"/>
        <w:left w:val="none" w:sz="0" w:space="0" w:color="auto"/>
        <w:bottom w:val="none" w:sz="0" w:space="0" w:color="auto"/>
        <w:right w:val="none" w:sz="0" w:space="0" w:color="auto"/>
      </w:divBdr>
    </w:div>
    <w:div w:id="647440660">
      <w:marLeft w:val="640"/>
      <w:marRight w:val="0"/>
      <w:marTop w:val="0"/>
      <w:marBottom w:val="0"/>
      <w:divBdr>
        <w:top w:val="none" w:sz="0" w:space="0" w:color="auto"/>
        <w:left w:val="none" w:sz="0" w:space="0" w:color="auto"/>
        <w:bottom w:val="none" w:sz="0" w:space="0" w:color="auto"/>
        <w:right w:val="none" w:sz="0" w:space="0" w:color="auto"/>
      </w:divBdr>
    </w:div>
    <w:div w:id="647444033">
      <w:marLeft w:val="640"/>
      <w:marRight w:val="0"/>
      <w:marTop w:val="0"/>
      <w:marBottom w:val="0"/>
      <w:divBdr>
        <w:top w:val="none" w:sz="0" w:space="0" w:color="auto"/>
        <w:left w:val="none" w:sz="0" w:space="0" w:color="auto"/>
        <w:bottom w:val="none" w:sz="0" w:space="0" w:color="auto"/>
        <w:right w:val="none" w:sz="0" w:space="0" w:color="auto"/>
      </w:divBdr>
    </w:div>
    <w:div w:id="647511954">
      <w:marLeft w:val="640"/>
      <w:marRight w:val="0"/>
      <w:marTop w:val="0"/>
      <w:marBottom w:val="0"/>
      <w:divBdr>
        <w:top w:val="none" w:sz="0" w:space="0" w:color="auto"/>
        <w:left w:val="none" w:sz="0" w:space="0" w:color="auto"/>
        <w:bottom w:val="none" w:sz="0" w:space="0" w:color="auto"/>
        <w:right w:val="none" w:sz="0" w:space="0" w:color="auto"/>
      </w:divBdr>
    </w:div>
    <w:div w:id="647590249">
      <w:marLeft w:val="640"/>
      <w:marRight w:val="0"/>
      <w:marTop w:val="0"/>
      <w:marBottom w:val="0"/>
      <w:divBdr>
        <w:top w:val="none" w:sz="0" w:space="0" w:color="auto"/>
        <w:left w:val="none" w:sz="0" w:space="0" w:color="auto"/>
        <w:bottom w:val="none" w:sz="0" w:space="0" w:color="auto"/>
        <w:right w:val="none" w:sz="0" w:space="0" w:color="auto"/>
      </w:divBdr>
    </w:div>
    <w:div w:id="647638159">
      <w:marLeft w:val="640"/>
      <w:marRight w:val="0"/>
      <w:marTop w:val="0"/>
      <w:marBottom w:val="0"/>
      <w:divBdr>
        <w:top w:val="none" w:sz="0" w:space="0" w:color="auto"/>
        <w:left w:val="none" w:sz="0" w:space="0" w:color="auto"/>
        <w:bottom w:val="none" w:sz="0" w:space="0" w:color="auto"/>
        <w:right w:val="none" w:sz="0" w:space="0" w:color="auto"/>
      </w:divBdr>
    </w:div>
    <w:div w:id="647709037">
      <w:marLeft w:val="640"/>
      <w:marRight w:val="0"/>
      <w:marTop w:val="0"/>
      <w:marBottom w:val="0"/>
      <w:divBdr>
        <w:top w:val="none" w:sz="0" w:space="0" w:color="auto"/>
        <w:left w:val="none" w:sz="0" w:space="0" w:color="auto"/>
        <w:bottom w:val="none" w:sz="0" w:space="0" w:color="auto"/>
        <w:right w:val="none" w:sz="0" w:space="0" w:color="auto"/>
      </w:divBdr>
    </w:div>
    <w:div w:id="647785958">
      <w:marLeft w:val="640"/>
      <w:marRight w:val="0"/>
      <w:marTop w:val="0"/>
      <w:marBottom w:val="0"/>
      <w:divBdr>
        <w:top w:val="none" w:sz="0" w:space="0" w:color="auto"/>
        <w:left w:val="none" w:sz="0" w:space="0" w:color="auto"/>
        <w:bottom w:val="none" w:sz="0" w:space="0" w:color="auto"/>
        <w:right w:val="none" w:sz="0" w:space="0" w:color="auto"/>
      </w:divBdr>
    </w:div>
    <w:div w:id="647826888">
      <w:marLeft w:val="640"/>
      <w:marRight w:val="0"/>
      <w:marTop w:val="0"/>
      <w:marBottom w:val="0"/>
      <w:divBdr>
        <w:top w:val="none" w:sz="0" w:space="0" w:color="auto"/>
        <w:left w:val="none" w:sz="0" w:space="0" w:color="auto"/>
        <w:bottom w:val="none" w:sz="0" w:space="0" w:color="auto"/>
        <w:right w:val="none" w:sz="0" w:space="0" w:color="auto"/>
      </w:divBdr>
    </w:div>
    <w:div w:id="647898676">
      <w:marLeft w:val="640"/>
      <w:marRight w:val="0"/>
      <w:marTop w:val="0"/>
      <w:marBottom w:val="0"/>
      <w:divBdr>
        <w:top w:val="none" w:sz="0" w:space="0" w:color="auto"/>
        <w:left w:val="none" w:sz="0" w:space="0" w:color="auto"/>
        <w:bottom w:val="none" w:sz="0" w:space="0" w:color="auto"/>
        <w:right w:val="none" w:sz="0" w:space="0" w:color="auto"/>
      </w:divBdr>
    </w:div>
    <w:div w:id="647901026">
      <w:marLeft w:val="640"/>
      <w:marRight w:val="0"/>
      <w:marTop w:val="0"/>
      <w:marBottom w:val="0"/>
      <w:divBdr>
        <w:top w:val="none" w:sz="0" w:space="0" w:color="auto"/>
        <w:left w:val="none" w:sz="0" w:space="0" w:color="auto"/>
        <w:bottom w:val="none" w:sz="0" w:space="0" w:color="auto"/>
        <w:right w:val="none" w:sz="0" w:space="0" w:color="auto"/>
      </w:divBdr>
    </w:div>
    <w:div w:id="647978836">
      <w:marLeft w:val="640"/>
      <w:marRight w:val="0"/>
      <w:marTop w:val="0"/>
      <w:marBottom w:val="0"/>
      <w:divBdr>
        <w:top w:val="none" w:sz="0" w:space="0" w:color="auto"/>
        <w:left w:val="none" w:sz="0" w:space="0" w:color="auto"/>
        <w:bottom w:val="none" w:sz="0" w:space="0" w:color="auto"/>
        <w:right w:val="none" w:sz="0" w:space="0" w:color="auto"/>
      </w:divBdr>
    </w:div>
    <w:div w:id="647979456">
      <w:marLeft w:val="640"/>
      <w:marRight w:val="0"/>
      <w:marTop w:val="0"/>
      <w:marBottom w:val="0"/>
      <w:divBdr>
        <w:top w:val="none" w:sz="0" w:space="0" w:color="auto"/>
        <w:left w:val="none" w:sz="0" w:space="0" w:color="auto"/>
        <w:bottom w:val="none" w:sz="0" w:space="0" w:color="auto"/>
        <w:right w:val="none" w:sz="0" w:space="0" w:color="auto"/>
      </w:divBdr>
    </w:div>
    <w:div w:id="648247032">
      <w:marLeft w:val="640"/>
      <w:marRight w:val="0"/>
      <w:marTop w:val="0"/>
      <w:marBottom w:val="0"/>
      <w:divBdr>
        <w:top w:val="none" w:sz="0" w:space="0" w:color="auto"/>
        <w:left w:val="none" w:sz="0" w:space="0" w:color="auto"/>
        <w:bottom w:val="none" w:sz="0" w:space="0" w:color="auto"/>
        <w:right w:val="none" w:sz="0" w:space="0" w:color="auto"/>
      </w:divBdr>
    </w:div>
    <w:div w:id="648293119">
      <w:marLeft w:val="640"/>
      <w:marRight w:val="0"/>
      <w:marTop w:val="0"/>
      <w:marBottom w:val="0"/>
      <w:divBdr>
        <w:top w:val="none" w:sz="0" w:space="0" w:color="auto"/>
        <w:left w:val="none" w:sz="0" w:space="0" w:color="auto"/>
        <w:bottom w:val="none" w:sz="0" w:space="0" w:color="auto"/>
        <w:right w:val="none" w:sz="0" w:space="0" w:color="auto"/>
      </w:divBdr>
    </w:div>
    <w:div w:id="648435877">
      <w:marLeft w:val="640"/>
      <w:marRight w:val="0"/>
      <w:marTop w:val="0"/>
      <w:marBottom w:val="0"/>
      <w:divBdr>
        <w:top w:val="none" w:sz="0" w:space="0" w:color="auto"/>
        <w:left w:val="none" w:sz="0" w:space="0" w:color="auto"/>
        <w:bottom w:val="none" w:sz="0" w:space="0" w:color="auto"/>
        <w:right w:val="none" w:sz="0" w:space="0" w:color="auto"/>
      </w:divBdr>
    </w:div>
    <w:div w:id="648554715">
      <w:marLeft w:val="640"/>
      <w:marRight w:val="0"/>
      <w:marTop w:val="0"/>
      <w:marBottom w:val="0"/>
      <w:divBdr>
        <w:top w:val="none" w:sz="0" w:space="0" w:color="auto"/>
        <w:left w:val="none" w:sz="0" w:space="0" w:color="auto"/>
        <w:bottom w:val="none" w:sz="0" w:space="0" w:color="auto"/>
        <w:right w:val="none" w:sz="0" w:space="0" w:color="auto"/>
      </w:divBdr>
    </w:div>
    <w:div w:id="648637979">
      <w:marLeft w:val="640"/>
      <w:marRight w:val="0"/>
      <w:marTop w:val="0"/>
      <w:marBottom w:val="0"/>
      <w:divBdr>
        <w:top w:val="none" w:sz="0" w:space="0" w:color="auto"/>
        <w:left w:val="none" w:sz="0" w:space="0" w:color="auto"/>
        <w:bottom w:val="none" w:sz="0" w:space="0" w:color="auto"/>
        <w:right w:val="none" w:sz="0" w:space="0" w:color="auto"/>
      </w:divBdr>
    </w:div>
    <w:div w:id="648746764">
      <w:marLeft w:val="640"/>
      <w:marRight w:val="0"/>
      <w:marTop w:val="0"/>
      <w:marBottom w:val="0"/>
      <w:divBdr>
        <w:top w:val="none" w:sz="0" w:space="0" w:color="auto"/>
        <w:left w:val="none" w:sz="0" w:space="0" w:color="auto"/>
        <w:bottom w:val="none" w:sz="0" w:space="0" w:color="auto"/>
        <w:right w:val="none" w:sz="0" w:space="0" w:color="auto"/>
      </w:divBdr>
    </w:div>
    <w:div w:id="648748591">
      <w:marLeft w:val="640"/>
      <w:marRight w:val="0"/>
      <w:marTop w:val="0"/>
      <w:marBottom w:val="0"/>
      <w:divBdr>
        <w:top w:val="none" w:sz="0" w:space="0" w:color="auto"/>
        <w:left w:val="none" w:sz="0" w:space="0" w:color="auto"/>
        <w:bottom w:val="none" w:sz="0" w:space="0" w:color="auto"/>
        <w:right w:val="none" w:sz="0" w:space="0" w:color="auto"/>
      </w:divBdr>
    </w:div>
    <w:div w:id="648897340">
      <w:marLeft w:val="640"/>
      <w:marRight w:val="0"/>
      <w:marTop w:val="0"/>
      <w:marBottom w:val="0"/>
      <w:divBdr>
        <w:top w:val="none" w:sz="0" w:space="0" w:color="auto"/>
        <w:left w:val="none" w:sz="0" w:space="0" w:color="auto"/>
        <w:bottom w:val="none" w:sz="0" w:space="0" w:color="auto"/>
        <w:right w:val="none" w:sz="0" w:space="0" w:color="auto"/>
      </w:divBdr>
    </w:div>
    <w:div w:id="648898498">
      <w:marLeft w:val="640"/>
      <w:marRight w:val="0"/>
      <w:marTop w:val="0"/>
      <w:marBottom w:val="0"/>
      <w:divBdr>
        <w:top w:val="none" w:sz="0" w:space="0" w:color="auto"/>
        <w:left w:val="none" w:sz="0" w:space="0" w:color="auto"/>
        <w:bottom w:val="none" w:sz="0" w:space="0" w:color="auto"/>
        <w:right w:val="none" w:sz="0" w:space="0" w:color="auto"/>
      </w:divBdr>
    </w:div>
    <w:div w:id="648940099">
      <w:marLeft w:val="640"/>
      <w:marRight w:val="0"/>
      <w:marTop w:val="0"/>
      <w:marBottom w:val="0"/>
      <w:divBdr>
        <w:top w:val="none" w:sz="0" w:space="0" w:color="auto"/>
        <w:left w:val="none" w:sz="0" w:space="0" w:color="auto"/>
        <w:bottom w:val="none" w:sz="0" w:space="0" w:color="auto"/>
        <w:right w:val="none" w:sz="0" w:space="0" w:color="auto"/>
      </w:divBdr>
    </w:div>
    <w:div w:id="648940787">
      <w:marLeft w:val="640"/>
      <w:marRight w:val="0"/>
      <w:marTop w:val="0"/>
      <w:marBottom w:val="0"/>
      <w:divBdr>
        <w:top w:val="none" w:sz="0" w:space="0" w:color="auto"/>
        <w:left w:val="none" w:sz="0" w:space="0" w:color="auto"/>
        <w:bottom w:val="none" w:sz="0" w:space="0" w:color="auto"/>
        <w:right w:val="none" w:sz="0" w:space="0" w:color="auto"/>
      </w:divBdr>
    </w:div>
    <w:div w:id="648940839">
      <w:marLeft w:val="640"/>
      <w:marRight w:val="0"/>
      <w:marTop w:val="0"/>
      <w:marBottom w:val="0"/>
      <w:divBdr>
        <w:top w:val="none" w:sz="0" w:space="0" w:color="auto"/>
        <w:left w:val="none" w:sz="0" w:space="0" w:color="auto"/>
        <w:bottom w:val="none" w:sz="0" w:space="0" w:color="auto"/>
        <w:right w:val="none" w:sz="0" w:space="0" w:color="auto"/>
      </w:divBdr>
    </w:div>
    <w:div w:id="649091905">
      <w:marLeft w:val="640"/>
      <w:marRight w:val="0"/>
      <w:marTop w:val="0"/>
      <w:marBottom w:val="0"/>
      <w:divBdr>
        <w:top w:val="none" w:sz="0" w:space="0" w:color="auto"/>
        <w:left w:val="none" w:sz="0" w:space="0" w:color="auto"/>
        <w:bottom w:val="none" w:sz="0" w:space="0" w:color="auto"/>
        <w:right w:val="none" w:sz="0" w:space="0" w:color="auto"/>
      </w:divBdr>
    </w:div>
    <w:div w:id="649094193">
      <w:marLeft w:val="640"/>
      <w:marRight w:val="0"/>
      <w:marTop w:val="0"/>
      <w:marBottom w:val="0"/>
      <w:divBdr>
        <w:top w:val="none" w:sz="0" w:space="0" w:color="auto"/>
        <w:left w:val="none" w:sz="0" w:space="0" w:color="auto"/>
        <w:bottom w:val="none" w:sz="0" w:space="0" w:color="auto"/>
        <w:right w:val="none" w:sz="0" w:space="0" w:color="auto"/>
      </w:divBdr>
    </w:div>
    <w:div w:id="649209659">
      <w:marLeft w:val="640"/>
      <w:marRight w:val="0"/>
      <w:marTop w:val="0"/>
      <w:marBottom w:val="0"/>
      <w:divBdr>
        <w:top w:val="none" w:sz="0" w:space="0" w:color="auto"/>
        <w:left w:val="none" w:sz="0" w:space="0" w:color="auto"/>
        <w:bottom w:val="none" w:sz="0" w:space="0" w:color="auto"/>
        <w:right w:val="none" w:sz="0" w:space="0" w:color="auto"/>
      </w:divBdr>
    </w:div>
    <w:div w:id="649216568">
      <w:marLeft w:val="640"/>
      <w:marRight w:val="0"/>
      <w:marTop w:val="0"/>
      <w:marBottom w:val="0"/>
      <w:divBdr>
        <w:top w:val="none" w:sz="0" w:space="0" w:color="auto"/>
        <w:left w:val="none" w:sz="0" w:space="0" w:color="auto"/>
        <w:bottom w:val="none" w:sz="0" w:space="0" w:color="auto"/>
        <w:right w:val="none" w:sz="0" w:space="0" w:color="auto"/>
      </w:divBdr>
    </w:div>
    <w:div w:id="649330946">
      <w:marLeft w:val="640"/>
      <w:marRight w:val="0"/>
      <w:marTop w:val="0"/>
      <w:marBottom w:val="0"/>
      <w:divBdr>
        <w:top w:val="none" w:sz="0" w:space="0" w:color="auto"/>
        <w:left w:val="none" w:sz="0" w:space="0" w:color="auto"/>
        <w:bottom w:val="none" w:sz="0" w:space="0" w:color="auto"/>
        <w:right w:val="none" w:sz="0" w:space="0" w:color="auto"/>
      </w:divBdr>
    </w:div>
    <w:div w:id="649360512">
      <w:marLeft w:val="640"/>
      <w:marRight w:val="0"/>
      <w:marTop w:val="0"/>
      <w:marBottom w:val="0"/>
      <w:divBdr>
        <w:top w:val="none" w:sz="0" w:space="0" w:color="auto"/>
        <w:left w:val="none" w:sz="0" w:space="0" w:color="auto"/>
        <w:bottom w:val="none" w:sz="0" w:space="0" w:color="auto"/>
        <w:right w:val="none" w:sz="0" w:space="0" w:color="auto"/>
      </w:divBdr>
    </w:div>
    <w:div w:id="649363023">
      <w:marLeft w:val="640"/>
      <w:marRight w:val="0"/>
      <w:marTop w:val="0"/>
      <w:marBottom w:val="0"/>
      <w:divBdr>
        <w:top w:val="none" w:sz="0" w:space="0" w:color="auto"/>
        <w:left w:val="none" w:sz="0" w:space="0" w:color="auto"/>
        <w:bottom w:val="none" w:sz="0" w:space="0" w:color="auto"/>
        <w:right w:val="none" w:sz="0" w:space="0" w:color="auto"/>
      </w:divBdr>
    </w:div>
    <w:div w:id="649410476">
      <w:marLeft w:val="640"/>
      <w:marRight w:val="0"/>
      <w:marTop w:val="0"/>
      <w:marBottom w:val="0"/>
      <w:divBdr>
        <w:top w:val="none" w:sz="0" w:space="0" w:color="auto"/>
        <w:left w:val="none" w:sz="0" w:space="0" w:color="auto"/>
        <w:bottom w:val="none" w:sz="0" w:space="0" w:color="auto"/>
        <w:right w:val="none" w:sz="0" w:space="0" w:color="auto"/>
      </w:divBdr>
    </w:div>
    <w:div w:id="649478466">
      <w:marLeft w:val="640"/>
      <w:marRight w:val="0"/>
      <w:marTop w:val="0"/>
      <w:marBottom w:val="0"/>
      <w:divBdr>
        <w:top w:val="none" w:sz="0" w:space="0" w:color="auto"/>
        <w:left w:val="none" w:sz="0" w:space="0" w:color="auto"/>
        <w:bottom w:val="none" w:sz="0" w:space="0" w:color="auto"/>
        <w:right w:val="none" w:sz="0" w:space="0" w:color="auto"/>
      </w:divBdr>
    </w:div>
    <w:div w:id="649482816">
      <w:marLeft w:val="640"/>
      <w:marRight w:val="0"/>
      <w:marTop w:val="0"/>
      <w:marBottom w:val="0"/>
      <w:divBdr>
        <w:top w:val="none" w:sz="0" w:space="0" w:color="auto"/>
        <w:left w:val="none" w:sz="0" w:space="0" w:color="auto"/>
        <w:bottom w:val="none" w:sz="0" w:space="0" w:color="auto"/>
        <w:right w:val="none" w:sz="0" w:space="0" w:color="auto"/>
      </w:divBdr>
    </w:div>
    <w:div w:id="649527352">
      <w:marLeft w:val="640"/>
      <w:marRight w:val="0"/>
      <w:marTop w:val="0"/>
      <w:marBottom w:val="0"/>
      <w:divBdr>
        <w:top w:val="none" w:sz="0" w:space="0" w:color="auto"/>
        <w:left w:val="none" w:sz="0" w:space="0" w:color="auto"/>
        <w:bottom w:val="none" w:sz="0" w:space="0" w:color="auto"/>
        <w:right w:val="none" w:sz="0" w:space="0" w:color="auto"/>
      </w:divBdr>
    </w:div>
    <w:div w:id="649601667">
      <w:marLeft w:val="640"/>
      <w:marRight w:val="0"/>
      <w:marTop w:val="0"/>
      <w:marBottom w:val="0"/>
      <w:divBdr>
        <w:top w:val="none" w:sz="0" w:space="0" w:color="auto"/>
        <w:left w:val="none" w:sz="0" w:space="0" w:color="auto"/>
        <w:bottom w:val="none" w:sz="0" w:space="0" w:color="auto"/>
        <w:right w:val="none" w:sz="0" w:space="0" w:color="auto"/>
      </w:divBdr>
    </w:div>
    <w:div w:id="649603679">
      <w:marLeft w:val="640"/>
      <w:marRight w:val="0"/>
      <w:marTop w:val="0"/>
      <w:marBottom w:val="0"/>
      <w:divBdr>
        <w:top w:val="none" w:sz="0" w:space="0" w:color="auto"/>
        <w:left w:val="none" w:sz="0" w:space="0" w:color="auto"/>
        <w:bottom w:val="none" w:sz="0" w:space="0" w:color="auto"/>
        <w:right w:val="none" w:sz="0" w:space="0" w:color="auto"/>
      </w:divBdr>
    </w:div>
    <w:div w:id="649603713">
      <w:marLeft w:val="640"/>
      <w:marRight w:val="0"/>
      <w:marTop w:val="0"/>
      <w:marBottom w:val="0"/>
      <w:divBdr>
        <w:top w:val="none" w:sz="0" w:space="0" w:color="auto"/>
        <w:left w:val="none" w:sz="0" w:space="0" w:color="auto"/>
        <w:bottom w:val="none" w:sz="0" w:space="0" w:color="auto"/>
        <w:right w:val="none" w:sz="0" w:space="0" w:color="auto"/>
      </w:divBdr>
    </w:div>
    <w:div w:id="649797230">
      <w:marLeft w:val="640"/>
      <w:marRight w:val="0"/>
      <w:marTop w:val="0"/>
      <w:marBottom w:val="0"/>
      <w:divBdr>
        <w:top w:val="none" w:sz="0" w:space="0" w:color="auto"/>
        <w:left w:val="none" w:sz="0" w:space="0" w:color="auto"/>
        <w:bottom w:val="none" w:sz="0" w:space="0" w:color="auto"/>
        <w:right w:val="none" w:sz="0" w:space="0" w:color="auto"/>
      </w:divBdr>
    </w:div>
    <w:div w:id="649872567">
      <w:marLeft w:val="640"/>
      <w:marRight w:val="0"/>
      <w:marTop w:val="0"/>
      <w:marBottom w:val="0"/>
      <w:divBdr>
        <w:top w:val="none" w:sz="0" w:space="0" w:color="auto"/>
        <w:left w:val="none" w:sz="0" w:space="0" w:color="auto"/>
        <w:bottom w:val="none" w:sz="0" w:space="0" w:color="auto"/>
        <w:right w:val="none" w:sz="0" w:space="0" w:color="auto"/>
      </w:divBdr>
    </w:div>
    <w:div w:id="649942065">
      <w:marLeft w:val="640"/>
      <w:marRight w:val="0"/>
      <w:marTop w:val="0"/>
      <w:marBottom w:val="0"/>
      <w:divBdr>
        <w:top w:val="none" w:sz="0" w:space="0" w:color="auto"/>
        <w:left w:val="none" w:sz="0" w:space="0" w:color="auto"/>
        <w:bottom w:val="none" w:sz="0" w:space="0" w:color="auto"/>
        <w:right w:val="none" w:sz="0" w:space="0" w:color="auto"/>
      </w:divBdr>
    </w:div>
    <w:div w:id="649987259">
      <w:marLeft w:val="640"/>
      <w:marRight w:val="0"/>
      <w:marTop w:val="0"/>
      <w:marBottom w:val="0"/>
      <w:divBdr>
        <w:top w:val="none" w:sz="0" w:space="0" w:color="auto"/>
        <w:left w:val="none" w:sz="0" w:space="0" w:color="auto"/>
        <w:bottom w:val="none" w:sz="0" w:space="0" w:color="auto"/>
        <w:right w:val="none" w:sz="0" w:space="0" w:color="auto"/>
      </w:divBdr>
    </w:div>
    <w:div w:id="650056736">
      <w:marLeft w:val="640"/>
      <w:marRight w:val="0"/>
      <w:marTop w:val="0"/>
      <w:marBottom w:val="0"/>
      <w:divBdr>
        <w:top w:val="none" w:sz="0" w:space="0" w:color="auto"/>
        <w:left w:val="none" w:sz="0" w:space="0" w:color="auto"/>
        <w:bottom w:val="none" w:sz="0" w:space="0" w:color="auto"/>
        <w:right w:val="none" w:sz="0" w:space="0" w:color="auto"/>
      </w:divBdr>
    </w:div>
    <w:div w:id="650064298">
      <w:marLeft w:val="640"/>
      <w:marRight w:val="0"/>
      <w:marTop w:val="0"/>
      <w:marBottom w:val="0"/>
      <w:divBdr>
        <w:top w:val="none" w:sz="0" w:space="0" w:color="auto"/>
        <w:left w:val="none" w:sz="0" w:space="0" w:color="auto"/>
        <w:bottom w:val="none" w:sz="0" w:space="0" w:color="auto"/>
        <w:right w:val="none" w:sz="0" w:space="0" w:color="auto"/>
      </w:divBdr>
    </w:div>
    <w:div w:id="650137186">
      <w:marLeft w:val="640"/>
      <w:marRight w:val="0"/>
      <w:marTop w:val="0"/>
      <w:marBottom w:val="0"/>
      <w:divBdr>
        <w:top w:val="none" w:sz="0" w:space="0" w:color="auto"/>
        <w:left w:val="none" w:sz="0" w:space="0" w:color="auto"/>
        <w:bottom w:val="none" w:sz="0" w:space="0" w:color="auto"/>
        <w:right w:val="none" w:sz="0" w:space="0" w:color="auto"/>
      </w:divBdr>
    </w:div>
    <w:div w:id="650208097">
      <w:marLeft w:val="640"/>
      <w:marRight w:val="0"/>
      <w:marTop w:val="0"/>
      <w:marBottom w:val="0"/>
      <w:divBdr>
        <w:top w:val="none" w:sz="0" w:space="0" w:color="auto"/>
        <w:left w:val="none" w:sz="0" w:space="0" w:color="auto"/>
        <w:bottom w:val="none" w:sz="0" w:space="0" w:color="auto"/>
        <w:right w:val="none" w:sz="0" w:space="0" w:color="auto"/>
      </w:divBdr>
    </w:div>
    <w:div w:id="650209436">
      <w:marLeft w:val="640"/>
      <w:marRight w:val="0"/>
      <w:marTop w:val="0"/>
      <w:marBottom w:val="0"/>
      <w:divBdr>
        <w:top w:val="none" w:sz="0" w:space="0" w:color="auto"/>
        <w:left w:val="none" w:sz="0" w:space="0" w:color="auto"/>
        <w:bottom w:val="none" w:sz="0" w:space="0" w:color="auto"/>
        <w:right w:val="none" w:sz="0" w:space="0" w:color="auto"/>
      </w:divBdr>
    </w:div>
    <w:div w:id="650212007">
      <w:marLeft w:val="640"/>
      <w:marRight w:val="0"/>
      <w:marTop w:val="0"/>
      <w:marBottom w:val="0"/>
      <w:divBdr>
        <w:top w:val="none" w:sz="0" w:space="0" w:color="auto"/>
        <w:left w:val="none" w:sz="0" w:space="0" w:color="auto"/>
        <w:bottom w:val="none" w:sz="0" w:space="0" w:color="auto"/>
        <w:right w:val="none" w:sz="0" w:space="0" w:color="auto"/>
      </w:divBdr>
    </w:div>
    <w:div w:id="650214004">
      <w:marLeft w:val="640"/>
      <w:marRight w:val="0"/>
      <w:marTop w:val="0"/>
      <w:marBottom w:val="0"/>
      <w:divBdr>
        <w:top w:val="none" w:sz="0" w:space="0" w:color="auto"/>
        <w:left w:val="none" w:sz="0" w:space="0" w:color="auto"/>
        <w:bottom w:val="none" w:sz="0" w:space="0" w:color="auto"/>
        <w:right w:val="none" w:sz="0" w:space="0" w:color="auto"/>
      </w:divBdr>
    </w:div>
    <w:div w:id="650252911">
      <w:marLeft w:val="640"/>
      <w:marRight w:val="0"/>
      <w:marTop w:val="0"/>
      <w:marBottom w:val="0"/>
      <w:divBdr>
        <w:top w:val="none" w:sz="0" w:space="0" w:color="auto"/>
        <w:left w:val="none" w:sz="0" w:space="0" w:color="auto"/>
        <w:bottom w:val="none" w:sz="0" w:space="0" w:color="auto"/>
        <w:right w:val="none" w:sz="0" w:space="0" w:color="auto"/>
      </w:divBdr>
    </w:div>
    <w:div w:id="650254079">
      <w:marLeft w:val="640"/>
      <w:marRight w:val="0"/>
      <w:marTop w:val="0"/>
      <w:marBottom w:val="0"/>
      <w:divBdr>
        <w:top w:val="none" w:sz="0" w:space="0" w:color="auto"/>
        <w:left w:val="none" w:sz="0" w:space="0" w:color="auto"/>
        <w:bottom w:val="none" w:sz="0" w:space="0" w:color="auto"/>
        <w:right w:val="none" w:sz="0" w:space="0" w:color="auto"/>
      </w:divBdr>
    </w:div>
    <w:div w:id="650520068">
      <w:marLeft w:val="640"/>
      <w:marRight w:val="0"/>
      <w:marTop w:val="0"/>
      <w:marBottom w:val="0"/>
      <w:divBdr>
        <w:top w:val="none" w:sz="0" w:space="0" w:color="auto"/>
        <w:left w:val="none" w:sz="0" w:space="0" w:color="auto"/>
        <w:bottom w:val="none" w:sz="0" w:space="0" w:color="auto"/>
        <w:right w:val="none" w:sz="0" w:space="0" w:color="auto"/>
      </w:divBdr>
    </w:div>
    <w:div w:id="650524128">
      <w:marLeft w:val="640"/>
      <w:marRight w:val="0"/>
      <w:marTop w:val="0"/>
      <w:marBottom w:val="0"/>
      <w:divBdr>
        <w:top w:val="none" w:sz="0" w:space="0" w:color="auto"/>
        <w:left w:val="none" w:sz="0" w:space="0" w:color="auto"/>
        <w:bottom w:val="none" w:sz="0" w:space="0" w:color="auto"/>
        <w:right w:val="none" w:sz="0" w:space="0" w:color="auto"/>
      </w:divBdr>
    </w:div>
    <w:div w:id="650601630">
      <w:marLeft w:val="640"/>
      <w:marRight w:val="0"/>
      <w:marTop w:val="0"/>
      <w:marBottom w:val="0"/>
      <w:divBdr>
        <w:top w:val="none" w:sz="0" w:space="0" w:color="auto"/>
        <w:left w:val="none" w:sz="0" w:space="0" w:color="auto"/>
        <w:bottom w:val="none" w:sz="0" w:space="0" w:color="auto"/>
        <w:right w:val="none" w:sz="0" w:space="0" w:color="auto"/>
      </w:divBdr>
    </w:div>
    <w:div w:id="650642448">
      <w:marLeft w:val="640"/>
      <w:marRight w:val="0"/>
      <w:marTop w:val="0"/>
      <w:marBottom w:val="0"/>
      <w:divBdr>
        <w:top w:val="none" w:sz="0" w:space="0" w:color="auto"/>
        <w:left w:val="none" w:sz="0" w:space="0" w:color="auto"/>
        <w:bottom w:val="none" w:sz="0" w:space="0" w:color="auto"/>
        <w:right w:val="none" w:sz="0" w:space="0" w:color="auto"/>
      </w:divBdr>
    </w:div>
    <w:div w:id="650646058">
      <w:marLeft w:val="640"/>
      <w:marRight w:val="0"/>
      <w:marTop w:val="0"/>
      <w:marBottom w:val="0"/>
      <w:divBdr>
        <w:top w:val="none" w:sz="0" w:space="0" w:color="auto"/>
        <w:left w:val="none" w:sz="0" w:space="0" w:color="auto"/>
        <w:bottom w:val="none" w:sz="0" w:space="0" w:color="auto"/>
        <w:right w:val="none" w:sz="0" w:space="0" w:color="auto"/>
      </w:divBdr>
    </w:div>
    <w:div w:id="650720723">
      <w:marLeft w:val="640"/>
      <w:marRight w:val="0"/>
      <w:marTop w:val="0"/>
      <w:marBottom w:val="0"/>
      <w:divBdr>
        <w:top w:val="none" w:sz="0" w:space="0" w:color="auto"/>
        <w:left w:val="none" w:sz="0" w:space="0" w:color="auto"/>
        <w:bottom w:val="none" w:sz="0" w:space="0" w:color="auto"/>
        <w:right w:val="none" w:sz="0" w:space="0" w:color="auto"/>
      </w:divBdr>
    </w:div>
    <w:div w:id="650721073">
      <w:marLeft w:val="640"/>
      <w:marRight w:val="0"/>
      <w:marTop w:val="0"/>
      <w:marBottom w:val="0"/>
      <w:divBdr>
        <w:top w:val="none" w:sz="0" w:space="0" w:color="auto"/>
        <w:left w:val="none" w:sz="0" w:space="0" w:color="auto"/>
        <w:bottom w:val="none" w:sz="0" w:space="0" w:color="auto"/>
        <w:right w:val="none" w:sz="0" w:space="0" w:color="auto"/>
      </w:divBdr>
    </w:div>
    <w:div w:id="650787843">
      <w:marLeft w:val="640"/>
      <w:marRight w:val="0"/>
      <w:marTop w:val="0"/>
      <w:marBottom w:val="0"/>
      <w:divBdr>
        <w:top w:val="none" w:sz="0" w:space="0" w:color="auto"/>
        <w:left w:val="none" w:sz="0" w:space="0" w:color="auto"/>
        <w:bottom w:val="none" w:sz="0" w:space="0" w:color="auto"/>
        <w:right w:val="none" w:sz="0" w:space="0" w:color="auto"/>
      </w:divBdr>
    </w:div>
    <w:div w:id="650791546">
      <w:marLeft w:val="640"/>
      <w:marRight w:val="0"/>
      <w:marTop w:val="0"/>
      <w:marBottom w:val="0"/>
      <w:divBdr>
        <w:top w:val="none" w:sz="0" w:space="0" w:color="auto"/>
        <w:left w:val="none" w:sz="0" w:space="0" w:color="auto"/>
        <w:bottom w:val="none" w:sz="0" w:space="0" w:color="auto"/>
        <w:right w:val="none" w:sz="0" w:space="0" w:color="auto"/>
      </w:divBdr>
    </w:div>
    <w:div w:id="650795204">
      <w:marLeft w:val="640"/>
      <w:marRight w:val="0"/>
      <w:marTop w:val="0"/>
      <w:marBottom w:val="0"/>
      <w:divBdr>
        <w:top w:val="none" w:sz="0" w:space="0" w:color="auto"/>
        <w:left w:val="none" w:sz="0" w:space="0" w:color="auto"/>
        <w:bottom w:val="none" w:sz="0" w:space="0" w:color="auto"/>
        <w:right w:val="none" w:sz="0" w:space="0" w:color="auto"/>
      </w:divBdr>
    </w:div>
    <w:div w:id="650838304">
      <w:marLeft w:val="640"/>
      <w:marRight w:val="0"/>
      <w:marTop w:val="0"/>
      <w:marBottom w:val="0"/>
      <w:divBdr>
        <w:top w:val="none" w:sz="0" w:space="0" w:color="auto"/>
        <w:left w:val="none" w:sz="0" w:space="0" w:color="auto"/>
        <w:bottom w:val="none" w:sz="0" w:space="0" w:color="auto"/>
        <w:right w:val="none" w:sz="0" w:space="0" w:color="auto"/>
      </w:divBdr>
    </w:div>
    <w:div w:id="650910815">
      <w:marLeft w:val="640"/>
      <w:marRight w:val="0"/>
      <w:marTop w:val="0"/>
      <w:marBottom w:val="0"/>
      <w:divBdr>
        <w:top w:val="none" w:sz="0" w:space="0" w:color="auto"/>
        <w:left w:val="none" w:sz="0" w:space="0" w:color="auto"/>
        <w:bottom w:val="none" w:sz="0" w:space="0" w:color="auto"/>
        <w:right w:val="none" w:sz="0" w:space="0" w:color="auto"/>
      </w:divBdr>
    </w:div>
    <w:div w:id="651177388">
      <w:marLeft w:val="640"/>
      <w:marRight w:val="0"/>
      <w:marTop w:val="0"/>
      <w:marBottom w:val="0"/>
      <w:divBdr>
        <w:top w:val="none" w:sz="0" w:space="0" w:color="auto"/>
        <w:left w:val="none" w:sz="0" w:space="0" w:color="auto"/>
        <w:bottom w:val="none" w:sz="0" w:space="0" w:color="auto"/>
        <w:right w:val="none" w:sz="0" w:space="0" w:color="auto"/>
      </w:divBdr>
    </w:div>
    <w:div w:id="651251699">
      <w:marLeft w:val="640"/>
      <w:marRight w:val="0"/>
      <w:marTop w:val="0"/>
      <w:marBottom w:val="0"/>
      <w:divBdr>
        <w:top w:val="none" w:sz="0" w:space="0" w:color="auto"/>
        <w:left w:val="none" w:sz="0" w:space="0" w:color="auto"/>
        <w:bottom w:val="none" w:sz="0" w:space="0" w:color="auto"/>
        <w:right w:val="none" w:sz="0" w:space="0" w:color="auto"/>
      </w:divBdr>
    </w:div>
    <w:div w:id="651368831">
      <w:marLeft w:val="640"/>
      <w:marRight w:val="0"/>
      <w:marTop w:val="0"/>
      <w:marBottom w:val="0"/>
      <w:divBdr>
        <w:top w:val="none" w:sz="0" w:space="0" w:color="auto"/>
        <w:left w:val="none" w:sz="0" w:space="0" w:color="auto"/>
        <w:bottom w:val="none" w:sz="0" w:space="0" w:color="auto"/>
        <w:right w:val="none" w:sz="0" w:space="0" w:color="auto"/>
      </w:divBdr>
    </w:div>
    <w:div w:id="651372329">
      <w:marLeft w:val="640"/>
      <w:marRight w:val="0"/>
      <w:marTop w:val="0"/>
      <w:marBottom w:val="0"/>
      <w:divBdr>
        <w:top w:val="none" w:sz="0" w:space="0" w:color="auto"/>
        <w:left w:val="none" w:sz="0" w:space="0" w:color="auto"/>
        <w:bottom w:val="none" w:sz="0" w:space="0" w:color="auto"/>
        <w:right w:val="none" w:sz="0" w:space="0" w:color="auto"/>
      </w:divBdr>
    </w:div>
    <w:div w:id="651445598">
      <w:marLeft w:val="640"/>
      <w:marRight w:val="0"/>
      <w:marTop w:val="0"/>
      <w:marBottom w:val="0"/>
      <w:divBdr>
        <w:top w:val="none" w:sz="0" w:space="0" w:color="auto"/>
        <w:left w:val="none" w:sz="0" w:space="0" w:color="auto"/>
        <w:bottom w:val="none" w:sz="0" w:space="0" w:color="auto"/>
        <w:right w:val="none" w:sz="0" w:space="0" w:color="auto"/>
      </w:divBdr>
    </w:div>
    <w:div w:id="651519679">
      <w:marLeft w:val="640"/>
      <w:marRight w:val="0"/>
      <w:marTop w:val="0"/>
      <w:marBottom w:val="0"/>
      <w:divBdr>
        <w:top w:val="none" w:sz="0" w:space="0" w:color="auto"/>
        <w:left w:val="none" w:sz="0" w:space="0" w:color="auto"/>
        <w:bottom w:val="none" w:sz="0" w:space="0" w:color="auto"/>
        <w:right w:val="none" w:sz="0" w:space="0" w:color="auto"/>
      </w:divBdr>
    </w:div>
    <w:div w:id="651563949">
      <w:marLeft w:val="640"/>
      <w:marRight w:val="0"/>
      <w:marTop w:val="0"/>
      <w:marBottom w:val="0"/>
      <w:divBdr>
        <w:top w:val="none" w:sz="0" w:space="0" w:color="auto"/>
        <w:left w:val="none" w:sz="0" w:space="0" w:color="auto"/>
        <w:bottom w:val="none" w:sz="0" w:space="0" w:color="auto"/>
        <w:right w:val="none" w:sz="0" w:space="0" w:color="auto"/>
      </w:divBdr>
    </w:div>
    <w:div w:id="651644885">
      <w:marLeft w:val="640"/>
      <w:marRight w:val="0"/>
      <w:marTop w:val="0"/>
      <w:marBottom w:val="0"/>
      <w:divBdr>
        <w:top w:val="none" w:sz="0" w:space="0" w:color="auto"/>
        <w:left w:val="none" w:sz="0" w:space="0" w:color="auto"/>
        <w:bottom w:val="none" w:sz="0" w:space="0" w:color="auto"/>
        <w:right w:val="none" w:sz="0" w:space="0" w:color="auto"/>
      </w:divBdr>
    </w:div>
    <w:div w:id="651645512">
      <w:marLeft w:val="640"/>
      <w:marRight w:val="0"/>
      <w:marTop w:val="0"/>
      <w:marBottom w:val="0"/>
      <w:divBdr>
        <w:top w:val="none" w:sz="0" w:space="0" w:color="auto"/>
        <w:left w:val="none" w:sz="0" w:space="0" w:color="auto"/>
        <w:bottom w:val="none" w:sz="0" w:space="0" w:color="auto"/>
        <w:right w:val="none" w:sz="0" w:space="0" w:color="auto"/>
      </w:divBdr>
    </w:div>
    <w:div w:id="651716552">
      <w:marLeft w:val="640"/>
      <w:marRight w:val="0"/>
      <w:marTop w:val="0"/>
      <w:marBottom w:val="0"/>
      <w:divBdr>
        <w:top w:val="none" w:sz="0" w:space="0" w:color="auto"/>
        <w:left w:val="none" w:sz="0" w:space="0" w:color="auto"/>
        <w:bottom w:val="none" w:sz="0" w:space="0" w:color="auto"/>
        <w:right w:val="none" w:sz="0" w:space="0" w:color="auto"/>
      </w:divBdr>
    </w:div>
    <w:div w:id="651720147">
      <w:marLeft w:val="640"/>
      <w:marRight w:val="0"/>
      <w:marTop w:val="0"/>
      <w:marBottom w:val="0"/>
      <w:divBdr>
        <w:top w:val="none" w:sz="0" w:space="0" w:color="auto"/>
        <w:left w:val="none" w:sz="0" w:space="0" w:color="auto"/>
        <w:bottom w:val="none" w:sz="0" w:space="0" w:color="auto"/>
        <w:right w:val="none" w:sz="0" w:space="0" w:color="auto"/>
      </w:divBdr>
    </w:div>
    <w:div w:id="651912853">
      <w:marLeft w:val="640"/>
      <w:marRight w:val="0"/>
      <w:marTop w:val="0"/>
      <w:marBottom w:val="0"/>
      <w:divBdr>
        <w:top w:val="none" w:sz="0" w:space="0" w:color="auto"/>
        <w:left w:val="none" w:sz="0" w:space="0" w:color="auto"/>
        <w:bottom w:val="none" w:sz="0" w:space="0" w:color="auto"/>
        <w:right w:val="none" w:sz="0" w:space="0" w:color="auto"/>
      </w:divBdr>
    </w:div>
    <w:div w:id="651913177">
      <w:marLeft w:val="640"/>
      <w:marRight w:val="0"/>
      <w:marTop w:val="0"/>
      <w:marBottom w:val="0"/>
      <w:divBdr>
        <w:top w:val="none" w:sz="0" w:space="0" w:color="auto"/>
        <w:left w:val="none" w:sz="0" w:space="0" w:color="auto"/>
        <w:bottom w:val="none" w:sz="0" w:space="0" w:color="auto"/>
        <w:right w:val="none" w:sz="0" w:space="0" w:color="auto"/>
      </w:divBdr>
    </w:div>
    <w:div w:id="651984130">
      <w:marLeft w:val="640"/>
      <w:marRight w:val="0"/>
      <w:marTop w:val="0"/>
      <w:marBottom w:val="0"/>
      <w:divBdr>
        <w:top w:val="none" w:sz="0" w:space="0" w:color="auto"/>
        <w:left w:val="none" w:sz="0" w:space="0" w:color="auto"/>
        <w:bottom w:val="none" w:sz="0" w:space="0" w:color="auto"/>
        <w:right w:val="none" w:sz="0" w:space="0" w:color="auto"/>
      </w:divBdr>
    </w:div>
    <w:div w:id="652028024">
      <w:marLeft w:val="640"/>
      <w:marRight w:val="0"/>
      <w:marTop w:val="0"/>
      <w:marBottom w:val="0"/>
      <w:divBdr>
        <w:top w:val="none" w:sz="0" w:space="0" w:color="auto"/>
        <w:left w:val="none" w:sz="0" w:space="0" w:color="auto"/>
        <w:bottom w:val="none" w:sz="0" w:space="0" w:color="auto"/>
        <w:right w:val="none" w:sz="0" w:space="0" w:color="auto"/>
      </w:divBdr>
    </w:div>
    <w:div w:id="652148780">
      <w:bodyDiv w:val="1"/>
      <w:marLeft w:val="0"/>
      <w:marRight w:val="0"/>
      <w:marTop w:val="0"/>
      <w:marBottom w:val="0"/>
      <w:divBdr>
        <w:top w:val="none" w:sz="0" w:space="0" w:color="auto"/>
        <w:left w:val="none" w:sz="0" w:space="0" w:color="auto"/>
        <w:bottom w:val="none" w:sz="0" w:space="0" w:color="auto"/>
        <w:right w:val="none" w:sz="0" w:space="0" w:color="auto"/>
      </w:divBdr>
      <w:divsChild>
        <w:div w:id="9843057">
          <w:marLeft w:val="640"/>
          <w:marRight w:val="0"/>
          <w:marTop w:val="0"/>
          <w:marBottom w:val="0"/>
          <w:divBdr>
            <w:top w:val="none" w:sz="0" w:space="0" w:color="auto"/>
            <w:left w:val="none" w:sz="0" w:space="0" w:color="auto"/>
            <w:bottom w:val="none" w:sz="0" w:space="0" w:color="auto"/>
            <w:right w:val="none" w:sz="0" w:space="0" w:color="auto"/>
          </w:divBdr>
        </w:div>
        <w:div w:id="33164795">
          <w:marLeft w:val="640"/>
          <w:marRight w:val="0"/>
          <w:marTop w:val="0"/>
          <w:marBottom w:val="0"/>
          <w:divBdr>
            <w:top w:val="none" w:sz="0" w:space="0" w:color="auto"/>
            <w:left w:val="none" w:sz="0" w:space="0" w:color="auto"/>
            <w:bottom w:val="none" w:sz="0" w:space="0" w:color="auto"/>
            <w:right w:val="none" w:sz="0" w:space="0" w:color="auto"/>
          </w:divBdr>
        </w:div>
        <w:div w:id="46222790">
          <w:marLeft w:val="640"/>
          <w:marRight w:val="0"/>
          <w:marTop w:val="0"/>
          <w:marBottom w:val="0"/>
          <w:divBdr>
            <w:top w:val="none" w:sz="0" w:space="0" w:color="auto"/>
            <w:left w:val="none" w:sz="0" w:space="0" w:color="auto"/>
            <w:bottom w:val="none" w:sz="0" w:space="0" w:color="auto"/>
            <w:right w:val="none" w:sz="0" w:space="0" w:color="auto"/>
          </w:divBdr>
        </w:div>
        <w:div w:id="104274985">
          <w:marLeft w:val="640"/>
          <w:marRight w:val="0"/>
          <w:marTop w:val="0"/>
          <w:marBottom w:val="0"/>
          <w:divBdr>
            <w:top w:val="none" w:sz="0" w:space="0" w:color="auto"/>
            <w:left w:val="none" w:sz="0" w:space="0" w:color="auto"/>
            <w:bottom w:val="none" w:sz="0" w:space="0" w:color="auto"/>
            <w:right w:val="none" w:sz="0" w:space="0" w:color="auto"/>
          </w:divBdr>
        </w:div>
        <w:div w:id="120653563">
          <w:marLeft w:val="640"/>
          <w:marRight w:val="0"/>
          <w:marTop w:val="0"/>
          <w:marBottom w:val="0"/>
          <w:divBdr>
            <w:top w:val="none" w:sz="0" w:space="0" w:color="auto"/>
            <w:left w:val="none" w:sz="0" w:space="0" w:color="auto"/>
            <w:bottom w:val="none" w:sz="0" w:space="0" w:color="auto"/>
            <w:right w:val="none" w:sz="0" w:space="0" w:color="auto"/>
          </w:divBdr>
        </w:div>
        <w:div w:id="131674833">
          <w:marLeft w:val="640"/>
          <w:marRight w:val="0"/>
          <w:marTop w:val="0"/>
          <w:marBottom w:val="0"/>
          <w:divBdr>
            <w:top w:val="none" w:sz="0" w:space="0" w:color="auto"/>
            <w:left w:val="none" w:sz="0" w:space="0" w:color="auto"/>
            <w:bottom w:val="none" w:sz="0" w:space="0" w:color="auto"/>
            <w:right w:val="none" w:sz="0" w:space="0" w:color="auto"/>
          </w:divBdr>
        </w:div>
        <w:div w:id="159392304">
          <w:marLeft w:val="640"/>
          <w:marRight w:val="0"/>
          <w:marTop w:val="0"/>
          <w:marBottom w:val="0"/>
          <w:divBdr>
            <w:top w:val="none" w:sz="0" w:space="0" w:color="auto"/>
            <w:left w:val="none" w:sz="0" w:space="0" w:color="auto"/>
            <w:bottom w:val="none" w:sz="0" w:space="0" w:color="auto"/>
            <w:right w:val="none" w:sz="0" w:space="0" w:color="auto"/>
          </w:divBdr>
        </w:div>
        <w:div w:id="361325500">
          <w:marLeft w:val="640"/>
          <w:marRight w:val="0"/>
          <w:marTop w:val="0"/>
          <w:marBottom w:val="0"/>
          <w:divBdr>
            <w:top w:val="none" w:sz="0" w:space="0" w:color="auto"/>
            <w:left w:val="none" w:sz="0" w:space="0" w:color="auto"/>
            <w:bottom w:val="none" w:sz="0" w:space="0" w:color="auto"/>
            <w:right w:val="none" w:sz="0" w:space="0" w:color="auto"/>
          </w:divBdr>
        </w:div>
        <w:div w:id="417093881">
          <w:marLeft w:val="640"/>
          <w:marRight w:val="0"/>
          <w:marTop w:val="0"/>
          <w:marBottom w:val="0"/>
          <w:divBdr>
            <w:top w:val="none" w:sz="0" w:space="0" w:color="auto"/>
            <w:left w:val="none" w:sz="0" w:space="0" w:color="auto"/>
            <w:bottom w:val="none" w:sz="0" w:space="0" w:color="auto"/>
            <w:right w:val="none" w:sz="0" w:space="0" w:color="auto"/>
          </w:divBdr>
        </w:div>
        <w:div w:id="602762372">
          <w:marLeft w:val="640"/>
          <w:marRight w:val="0"/>
          <w:marTop w:val="0"/>
          <w:marBottom w:val="0"/>
          <w:divBdr>
            <w:top w:val="none" w:sz="0" w:space="0" w:color="auto"/>
            <w:left w:val="none" w:sz="0" w:space="0" w:color="auto"/>
            <w:bottom w:val="none" w:sz="0" w:space="0" w:color="auto"/>
            <w:right w:val="none" w:sz="0" w:space="0" w:color="auto"/>
          </w:divBdr>
        </w:div>
        <w:div w:id="619653349">
          <w:marLeft w:val="640"/>
          <w:marRight w:val="0"/>
          <w:marTop w:val="0"/>
          <w:marBottom w:val="0"/>
          <w:divBdr>
            <w:top w:val="none" w:sz="0" w:space="0" w:color="auto"/>
            <w:left w:val="none" w:sz="0" w:space="0" w:color="auto"/>
            <w:bottom w:val="none" w:sz="0" w:space="0" w:color="auto"/>
            <w:right w:val="none" w:sz="0" w:space="0" w:color="auto"/>
          </w:divBdr>
        </w:div>
        <w:div w:id="635331095">
          <w:marLeft w:val="640"/>
          <w:marRight w:val="0"/>
          <w:marTop w:val="0"/>
          <w:marBottom w:val="0"/>
          <w:divBdr>
            <w:top w:val="none" w:sz="0" w:space="0" w:color="auto"/>
            <w:left w:val="none" w:sz="0" w:space="0" w:color="auto"/>
            <w:bottom w:val="none" w:sz="0" w:space="0" w:color="auto"/>
            <w:right w:val="none" w:sz="0" w:space="0" w:color="auto"/>
          </w:divBdr>
        </w:div>
        <w:div w:id="679281533">
          <w:marLeft w:val="640"/>
          <w:marRight w:val="0"/>
          <w:marTop w:val="0"/>
          <w:marBottom w:val="0"/>
          <w:divBdr>
            <w:top w:val="none" w:sz="0" w:space="0" w:color="auto"/>
            <w:left w:val="none" w:sz="0" w:space="0" w:color="auto"/>
            <w:bottom w:val="none" w:sz="0" w:space="0" w:color="auto"/>
            <w:right w:val="none" w:sz="0" w:space="0" w:color="auto"/>
          </w:divBdr>
        </w:div>
        <w:div w:id="720254063">
          <w:marLeft w:val="640"/>
          <w:marRight w:val="0"/>
          <w:marTop w:val="0"/>
          <w:marBottom w:val="0"/>
          <w:divBdr>
            <w:top w:val="none" w:sz="0" w:space="0" w:color="auto"/>
            <w:left w:val="none" w:sz="0" w:space="0" w:color="auto"/>
            <w:bottom w:val="none" w:sz="0" w:space="0" w:color="auto"/>
            <w:right w:val="none" w:sz="0" w:space="0" w:color="auto"/>
          </w:divBdr>
        </w:div>
        <w:div w:id="752244885">
          <w:marLeft w:val="640"/>
          <w:marRight w:val="0"/>
          <w:marTop w:val="0"/>
          <w:marBottom w:val="0"/>
          <w:divBdr>
            <w:top w:val="none" w:sz="0" w:space="0" w:color="auto"/>
            <w:left w:val="none" w:sz="0" w:space="0" w:color="auto"/>
            <w:bottom w:val="none" w:sz="0" w:space="0" w:color="auto"/>
            <w:right w:val="none" w:sz="0" w:space="0" w:color="auto"/>
          </w:divBdr>
        </w:div>
        <w:div w:id="757870796">
          <w:marLeft w:val="640"/>
          <w:marRight w:val="0"/>
          <w:marTop w:val="0"/>
          <w:marBottom w:val="0"/>
          <w:divBdr>
            <w:top w:val="none" w:sz="0" w:space="0" w:color="auto"/>
            <w:left w:val="none" w:sz="0" w:space="0" w:color="auto"/>
            <w:bottom w:val="none" w:sz="0" w:space="0" w:color="auto"/>
            <w:right w:val="none" w:sz="0" w:space="0" w:color="auto"/>
          </w:divBdr>
        </w:div>
        <w:div w:id="758795345">
          <w:marLeft w:val="640"/>
          <w:marRight w:val="0"/>
          <w:marTop w:val="0"/>
          <w:marBottom w:val="0"/>
          <w:divBdr>
            <w:top w:val="none" w:sz="0" w:space="0" w:color="auto"/>
            <w:left w:val="none" w:sz="0" w:space="0" w:color="auto"/>
            <w:bottom w:val="none" w:sz="0" w:space="0" w:color="auto"/>
            <w:right w:val="none" w:sz="0" w:space="0" w:color="auto"/>
          </w:divBdr>
        </w:div>
        <w:div w:id="801579107">
          <w:marLeft w:val="640"/>
          <w:marRight w:val="0"/>
          <w:marTop w:val="0"/>
          <w:marBottom w:val="0"/>
          <w:divBdr>
            <w:top w:val="none" w:sz="0" w:space="0" w:color="auto"/>
            <w:left w:val="none" w:sz="0" w:space="0" w:color="auto"/>
            <w:bottom w:val="none" w:sz="0" w:space="0" w:color="auto"/>
            <w:right w:val="none" w:sz="0" w:space="0" w:color="auto"/>
          </w:divBdr>
        </w:div>
        <w:div w:id="810636858">
          <w:marLeft w:val="640"/>
          <w:marRight w:val="0"/>
          <w:marTop w:val="0"/>
          <w:marBottom w:val="0"/>
          <w:divBdr>
            <w:top w:val="none" w:sz="0" w:space="0" w:color="auto"/>
            <w:left w:val="none" w:sz="0" w:space="0" w:color="auto"/>
            <w:bottom w:val="none" w:sz="0" w:space="0" w:color="auto"/>
            <w:right w:val="none" w:sz="0" w:space="0" w:color="auto"/>
          </w:divBdr>
        </w:div>
        <w:div w:id="876939725">
          <w:marLeft w:val="640"/>
          <w:marRight w:val="0"/>
          <w:marTop w:val="0"/>
          <w:marBottom w:val="0"/>
          <w:divBdr>
            <w:top w:val="none" w:sz="0" w:space="0" w:color="auto"/>
            <w:left w:val="none" w:sz="0" w:space="0" w:color="auto"/>
            <w:bottom w:val="none" w:sz="0" w:space="0" w:color="auto"/>
            <w:right w:val="none" w:sz="0" w:space="0" w:color="auto"/>
          </w:divBdr>
        </w:div>
        <w:div w:id="886718092">
          <w:marLeft w:val="640"/>
          <w:marRight w:val="0"/>
          <w:marTop w:val="0"/>
          <w:marBottom w:val="0"/>
          <w:divBdr>
            <w:top w:val="none" w:sz="0" w:space="0" w:color="auto"/>
            <w:left w:val="none" w:sz="0" w:space="0" w:color="auto"/>
            <w:bottom w:val="none" w:sz="0" w:space="0" w:color="auto"/>
            <w:right w:val="none" w:sz="0" w:space="0" w:color="auto"/>
          </w:divBdr>
        </w:div>
        <w:div w:id="900289028">
          <w:marLeft w:val="640"/>
          <w:marRight w:val="0"/>
          <w:marTop w:val="0"/>
          <w:marBottom w:val="0"/>
          <w:divBdr>
            <w:top w:val="none" w:sz="0" w:space="0" w:color="auto"/>
            <w:left w:val="none" w:sz="0" w:space="0" w:color="auto"/>
            <w:bottom w:val="none" w:sz="0" w:space="0" w:color="auto"/>
            <w:right w:val="none" w:sz="0" w:space="0" w:color="auto"/>
          </w:divBdr>
        </w:div>
        <w:div w:id="956837290">
          <w:marLeft w:val="640"/>
          <w:marRight w:val="0"/>
          <w:marTop w:val="0"/>
          <w:marBottom w:val="0"/>
          <w:divBdr>
            <w:top w:val="none" w:sz="0" w:space="0" w:color="auto"/>
            <w:left w:val="none" w:sz="0" w:space="0" w:color="auto"/>
            <w:bottom w:val="none" w:sz="0" w:space="0" w:color="auto"/>
            <w:right w:val="none" w:sz="0" w:space="0" w:color="auto"/>
          </w:divBdr>
        </w:div>
        <w:div w:id="1018387319">
          <w:marLeft w:val="640"/>
          <w:marRight w:val="0"/>
          <w:marTop w:val="0"/>
          <w:marBottom w:val="0"/>
          <w:divBdr>
            <w:top w:val="none" w:sz="0" w:space="0" w:color="auto"/>
            <w:left w:val="none" w:sz="0" w:space="0" w:color="auto"/>
            <w:bottom w:val="none" w:sz="0" w:space="0" w:color="auto"/>
            <w:right w:val="none" w:sz="0" w:space="0" w:color="auto"/>
          </w:divBdr>
        </w:div>
        <w:div w:id="1099638268">
          <w:marLeft w:val="640"/>
          <w:marRight w:val="0"/>
          <w:marTop w:val="0"/>
          <w:marBottom w:val="0"/>
          <w:divBdr>
            <w:top w:val="none" w:sz="0" w:space="0" w:color="auto"/>
            <w:left w:val="none" w:sz="0" w:space="0" w:color="auto"/>
            <w:bottom w:val="none" w:sz="0" w:space="0" w:color="auto"/>
            <w:right w:val="none" w:sz="0" w:space="0" w:color="auto"/>
          </w:divBdr>
        </w:div>
        <w:div w:id="1263100377">
          <w:marLeft w:val="640"/>
          <w:marRight w:val="0"/>
          <w:marTop w:val="0"/>
          <w:marBottom w:val="0"/>
          <w:divBdr>
            <w:top w:val="none" w:sz="0" w:space="0" w:color="auto"/>
            <w:left w:val="none" w:sz="0" w:space="0" w:color="auto"/>
            <w:bottom w:val="none" w:sz="0" w:space="0" w:color="auto"/>
            <w:right w:val="none" w:sz="0" w:space="0" w:color="auto"/>
          </w:divBdr>
        </w:div>
        <w:div w:id="1358313931">
          <w:marLeft w:val="640"/>
          <w:marRight w:val="0"/>
          <w:marTop w:val="0"/>
          <w:marBottom w:val="0"/>
          <w:divBdr>
            <w:top w:val="none" w:sz="0" w:space="0" w:color="auto"/>
            <w:left w:val="none" w:sz="0" w:space="0" w:color="auto"/>
            <w:bottom w:val="none" w:sz="0" w:space="0" w:color="auto"/>
            <w:right w:val="none" w:sz="0" w:space="0" w:color="auto"/>
          </w:divBdr>
        </w:div>
        <w:div w:id="1446386171">
          <w:marLeft w:val="640"/>
          <w:marRight w:val="0"/>
          <w:marTop w:val="0"/>
          <w:marBottom w:val="0"/>
          <w:divBdr>
            <w:top w:val="none" w:sz="0" w:space="0" w:color="auto"/>
            <w:left w:val="none" w:sz="0" w:space="0" w:color="auto"/>
            <w:bottom w:val="none" w:sz="0" w:space="0" w:color="auto"/>
            <w:right w:val="none" w:sz="0" w:space="0" w:color="auto"/>
          </w:divBdr>
        </w:div>
        <w:div w:id="1464228655">
          <w:marLeft w:val="640"/>
          <w:marRight w:val="0"/>
          <w:marTop w:val="0"/>
          <w:marBottom w:val="0"/>
          <w:divBdr>
            <w:top w:val="none" w:sz="0" w:space="0" w:color="auto"/>
            <w:left w:val="none" w:sz="0" w:space="0" w:color="auto"/>
            <w:bottom w:val="none" w:sz="0" w:space="0" w:color="auto"/>
            <w:right w:val="none" w:sz="0" w:space="0" w:color="auto"/>
          </w:divBdr>
        </w:div>
        <w:div w:id="1572690175">
          <w:marLeft w:val="640"/>
          <w:marRight w:val="0"/>
          <w:marTop w:val="0"/>
          <w:marBottom w:val="0"/>
          <w:divBdr>
            <w:top w:val="none" w:sz="0" w:space="0" w:color="auto"/>
            <w:left w:val="none" w:sz="0" w:space="0" w:color="auto"/>
            <w:bottom w:val="none" w:sz="0" w:space="0" w:color="auto"/>
            <w:right w:val="none" w:sz="0" w:space="0" w:color="auto"/>
          </w:divBdr>
        </w:div>
        <w:div w:id="1617104338">
          <w:marLeft w:val="640"/>
          <w:marRight w:val="0"/>
          <w:marTop w:val="0"/>
          <w:marBottom w:val="0"/>
          <w:divBdr>
            <w:top w:val="none" w:sz="0" w:space="0" w:color="auto"/>
            <w:left w:val="none" w:sz="0" w:space="0" w:color="auto"/>
            <w:bottom w:val="none" w:sz="0" w:space="0" w:color="auto"/>
            <w:right w:val="none" w:sz="0" w:space="0" w:color="auto"/>
          </w:divBdr>
        </w:div>
        <w:div w:id="1653674807">
          <w:marLeft w:val="640"/>
          <w:marRight w:val="0"/>
          <w:marTop w:val="0"/>
          <w:marBottom w:val="0"/>
          <w:divBdr>
            <w:top w:val="none" w:sz="0" w:space="0" w:color="auto"/>
            <w:left w:val="none" w:sz="0" w:space="0" w:color="auto"/>
            <w:bottom w:val="none" w:sz="0" w:space="0" w:color="auto"/>
            <w:right w:val="none" w:sz="0" w:space="0" w:color="auto"/>
          </w:divBdr>
        </w:div>
        <w:div w:id="1656108485">
          <w:marLeft w:val="640"/>
          <w:marRight w:val="0"/>
          <w:marTop w:val="0"/>
          <w:marBottom w:val="0"/>
          <w:divBdr>
            <w:top w:val="none" w:sz="0" w:space="0" w:color="auto"/>
            <w:left w:val="none" w:sz="0" w:space="0" w:color="auto"/>
            <w:bottom w:val="none" w:sz="0" w:space="0" w:color="auto"/>
            <w:right w:val="none" w:sz="0" w:space="0" w:color="auto"/>
          </w:divBdr>
        </w:div>
        <w:div w:id="1670474587">
          <w:marLeft w:val="640"/>
          <w:marRight w:val="0"/>
          <w:marTop w:val="0"/>
          <w:marBottom w:val="0"/>
          <w:divBdr>
            <w:top w:val="none" w:sz="0" w:space="0" w:color="auto"/>
            <w:left w:val="none" w:sz="0" w:space="0" w:color="auto"/>
            <w:bottom w:val="none" w:sz="0" w:space="0" w:color="auto"/>
            <w:right w:val="none" w:sz="0" w:space="0" w:color="auto"/>
          </w:divBdr>
        </w:div>
        <w:div w:id="1719280944">
          <w:marLeft w:val="640"/>
          <w:marRight w:val="0"/>
          <w:marTop w:val="0"/>
          <w:marBottom w:val="0"/>
          <w:divBdr>
            <w:top w:val="none" w:sz="0" w:space="0" w:color="auto"/>
            <w:left w:val="none" w:sz="0" w:space="0" w:color="auto"/>
            <w:bottom w:val="none" w:sz="0" w:space="0" w:color="auto"/>
            <w:right w:val="none" w:sz="0" w:space="0" w:color="auto"/>
          </w:divBdr>
        </w:div>
        <w:div w:id="1722437431">
          <w:marLeft w:val="640"/>
          <w:marRight w:val="0"/>
          <w:marTop w:val="0"/>
          <w:marBottom w:val="0"/>
          <w:divBdr>
            <w:top w:val="none" w:sz="0" w:space="0" w:color="auto"/>
            <w:left w:val="none" w:sz="0" w:space="0" w:color="auto"/>
            <w:bottom w:val="none" w:sz="0" w:space="0" w:color="auto"/>
            <w:right w:val="none" w:sz="0" w:space="0" w:color="auto"/>
          </w:divBdr>
        </w:div>
      </w:divsChild>
    </w:div>
    <w:div w:id="652174195">
      <w:marLeft w:val="640"/>
      <w:marRight w:val="0"/>
      <w:marTop w:val="0"/>
      <w:marBottom w:val="0"/>
      <w:divBdr>
        <w:top w:val="none" w:sz="0" w:space="0" w:color="auto"/>
        <w:left w:val="none" w:sz="0" w:space="0" w:color="auto"/>
        <w:bottom w:val="none" w:sz="0" w:space="0" w:color="auto"/>
        <w:right w:val="none" w:sz="0" w:space="0" w:color="auto"/>
      </w:divBdr>
    </w:div>
    <w:div w:id="652178502">
      <w:marLeft w:val="640"/>
      <w:marRight w:val="0"/>
      <w:marTop w:val="0"/>
      <w:marBottom w:val="0"/>
      <w:divBdr>
        <w:top w:val="none" w:sz="0" w:space="0" w:color="auto"/>
        <w:left w:val="none" w:sz="0" w:space="0" w:color="auto"/>
        <w:bottom w:val="none" w:sz="0" w:space="0" w:color="auto"/>
        <w:right w:val="none" w:sz="0" w:space="0" w:color="auto"/>
      </w:divBdr>
    </w:div>
    <w:div w:id="652299318">
      <w:marLeft w:val="640"/>
      <w:marRight w:val="0"/>
      <w:marTop w:val="0"/>
      <w:marBottom w:val="0"/>
      <w:divBdr>
        <w:top w:val="none" w:sz="0" w:space="0" w:color="auto"/>
        <w:left w:val="none" w:sz="0" w:space="0" w:color="auto"/>
        <w:bottom w:val="none" w:sz="0" w:space="0" w:color="auto"/>
        <w:right w:val="none" w:sz="0" w:space="0" w:color="auto"/>
      </w:divBdr>
    </w:div>
    <w:div w:id="652610757">
      <w:marLeft w:val="640"/>
      <w:marRight w:val="0"/>
      <w:marTop w:val="0"/>
      <w:marBottom w:val="0"/>
      <w:divBdr>
        <w:top w:val="none" w:sz="0" w:space="0" w:color="auto"/>
        <w:left w:val="none" w:sz="0" w:space="0" w:color="auto"/>
        <w:bottom w:val="none" w:sz="0" w:space="0" w:color="auto"/>
        <w:right w:val="none" w:sz="0" w:space="0" w:color="auto"/>
      </w:divBdr>
    </w:div>
    <w:div w:id="652755994">
      <w:marLeft w:val="640"/>
      <w:marRight w:val="0"/>
      <w:marTop w:val="0"/>
      <w:marBottom w:val="0"/>
      <w:divBdr>
        <w:top w:val="none" w:sz="0" w:space="0" w:color="auto"/>
        <w:left w:val="none" w:sz="0" w:space="0" w:color="auto"/>
        <w:bottom w:val="none" w:sz="0" w:space="0" w:color="auto"/>
        <w:right w:val="none" w:sz="0" w:space="0" w:color="auto"/>
      </w:divBdr>
    </w:div>
    <w:div w:id="652758787">
      <w:marLeft w:val="640"/>
      <w:marRight w:val="0"/>
      <w:marTop w:val="0"/>
      <w:marBottom w:val="0"/>
      <w:divBdr>
        <w:top w:val="none" w:sz="0" w:space="0" w:color="auto"/>
        <w:left w:val="none" w:sz="0" w:space="0" w:color="auto"/>
        <w:bottom w:val="none" w:sz="0" w:space="0" w:color="auto"/>
        <w:right w:val="none" w:sz="0" w:space="0" w:color="auto"/>
      </w:divBdr>
    </w:div>
    <w:div w:id="652828825">
      <w:marLeft w:val="640"/>
      <w:marRight w:val="0"/>
      <w:marTop w:val="0"/>
      <w:marBottom w:val="0"/>
      <w:divBdr>
        <w:top w:val="none" w:sz="0" w:space="0" w:color="auto"/>
        <w:left w:val="none" w:sz="0" w:space="0" w:color="auto"/>
        <w:bottom w:val="none" w:sz="0" w:space="0" w:color="auto"/>
        <w:right w:val="none" w:sz="0" w:space="0" w:color="auto"/>
      </w:divBdr>
    </w:div>
    <w:div w:id="652830820">
      <w:marLeft w:val="640"/>
      <w:marRight w:val="0"/>
      <w:marTop w:val="0"/>
      <w:marBottom w:val="0"/>
      <w:divBdr>
        <w:top w:val="none" w:sz="0" w:space="0" w:color="auto"/>
        <w:left w:val="none" w:sz="0" w:space="0" w:color="auto"/>
        <w:bottom w:val="none" w:sz="0" w:space="0" w:color="auto"/>
        <w:right w:val="none" w:sz="0" w:space="0" w:color="auto"/>
      </w:divBdr>
    </w:div>
    <w:div w:id="652876037">
      <w:marLeft w:val="640"/>
      <w:marRight w:val="0"/>
      <w:marTop w:val="0"/>
      <w:marBottom w:val="0"/>
      <w:divBdr>
        <w:top w:val="none" w:sz="0" w:space="0" w:color="auto"/>
        <w:left w:val="none" w:sz="0" w:space="0" w:color="auto"/>
        <w:bottom w:val="none" w:sz="0" w:space="0" w:color="auto"/>
        <w:right w:val="none" w:sz="0" w:space="0" w:color="auto"/>
      </w:divBdr>
    </w:div>
    <w:div w:id="652876341">
      <w:marLeft w:val="640"/>
      <w:marRight w:val="0"/>
      <w:marTop w:val="0"/>
      <w:marBottom w:val="0"/>
      <w:divBdr>
        <w:top w:val="none" w:sz="0" w:space="0" w:color="auto"/>
        <w:left w:val="none" w:sz="0" w:space="0" w:color="auto"/>
        <w:bottom w:val="none" w:sz="0" w:space="0" w:color="auto"/>
        <w:right w:val="none" w:sz="0" w:space="0" w:color="auto"/>
      </w:divBdr>
    </w:div>
    <w:div w:id="653068172">
      <w:marLeft w:val="640"/>
      <w:marRight w:val="0"/>
      <w:marTop w:val="0"/>
      <w:marBottom w:val="0"/>
      <w:divBdr>
        <w:top w:val="none" w:sz="0" w:space="0" w:color="auto"/>
        <w:left w:val="none" w:sz="0" w:space="0" w:color="auto"/>
        <w:bottom w:val="none" w:sz="0" w:space="0" w:color="auto"/>
        <w:right w:val="none" w:sz="0" w:space="0" w:color="auto"/>
      </w:divBdr>
    </w:div>
    <w:div w:id="653070742">
      <w:marLeft w:val="640"/>
      <w:marRight w:val="0"/>
      <w:marTop w:val="0"/>
      <w:marBottom w:val="0"/>
      <w:divBdr>
        <w:top w:val="none" w:sz="0" w:space="0" w:color="auto"/>
        <w:left w:val="none" w:sz="0" w:space="0" w:color="auto"/>
        <w:bottom w:val="none" w:sz="0" w:space="0" w:color="auto"/>
        <w:right w:val="none" w:sz="0" w:space="0" w:color="auto"/>
      </w:divBdr>
    </w:div>
    <w:div w:id="653072097">
      <w:marLeft w:val="640"/>
      <w:marRight w:val="0"/>
      <w:marTop w:val="0"/>
      <w:marBottom w:val="0"/>
      <w:divBdr>
        <w:top w:val="none" w:sz="0" w:space="0" w:color="auto"/>
        <w:left w:val="none" w:sz="0" w:space="0" w:color="auto"/>
        <w:bottom w:val="none" w:sz="0" w:space="0" w:color="auto"/>
        <w:right w:val="none" w:sz="0" w:space="0" w:color="auto"/>
      </w:divBdr>
    </w:div>
    <w:div w:id="653143430">
      <w:marLeft w:val="640"/>
      <w:marRight w:val="0"/>
      <w:marTop w:val="0"/>
      <w:marBottom w:val="0"/>
      <w:divBdr>
        <w:top w:val="none" w:sz="0" w:space="0" w:color="auto"/>
        <w:left w:val="none" w:sz="0" w:space="0" w:color="auto"/>
        <w:bottom w:val="none" w:sz="0" w:space="0" w:color="auto"/>
        <w:right w:val="none" w:sz="0" w:space="0" w:color="auto"/>
      </w:divBdr>
    </w:div>
    <w:div w:id="653217174">
      <w:marLeft w:val="640"/>
      <w:marRight w:val="0"/>
      <w:marTop w:val="0"/>
      <w:marBottom w:val="0"/>
      <w:divBdr>
        <w:top w:val="none" w:sz="0" w:space="0" w:color="auto"/>
        <w:left w:val="none" w:sz="0" w:space="0" w:color="auto"/>
        <w:bottom w:val="none" w:sz="0" w:space="0" w:color="auto"/>
        <w:right w:val="none" w:sz="0" w:space="0" w:color="auto"/>
      </w:divBdr>
    </w:div>
    <w:div w:id="653222347">
      <w:marLeft w:val="640"/>
      <w:marRight w:val="0"/>
      <w:marTop w:val="0"/>
      <w:marBottom w:val="0"/>
      <w:divBdr>
        <w:top w:val="none" w:sz="0" w:space="0" w:color="auto"/>
        <w:left w:val="none" w:sz="0" w:space="0" w:color="auto"/>
        <w:bottom w:val="none" w:sz="0" w:space="0" w:color="auto"/>
        <w:right w:val="none" w:sz="0" w:space="0" w:color="auto"/>
      </w:divBdr>
    </w:div>
    <w:div w:id="653223914">
      <w:marLeft w:val="640"/>
      <w:marRight w:val="0"/>
      <w:marTop w:val="0"/>
      <w:marBottom w:val="0"/>
      <w:divBdr>
        <w:top w:val="none" w:sz="0" w:space="0" w:color="auto"/>
        <w:left w:val="none" w:sz="0" w:space="0" w:color="auto"/>
        <w:bottom w:val="none" w:sz="0" w:space="0" w:color="auto"/>
        <w:right w:val="none" w:sz="0" w:space="0" w:color="auto"/>
      </w:divBdr>
    </w:div>
    <w:div w:id="653265014">
      <w:marLeft w:val="640"/>
      <w:marRight w:val="0"/>
      <w:marTop w:val="0"/>
      <w:marBottom w:val="0"/>
      <w:divBdr>
        <w:top w:val="none" w:sz="0" w:space="0" w:color="auto"/>
        <w:left w:val="none" w:sz="0" w:space="0" w:color="auto"/>
        <w:bottom w:val="none" w:sz="0" w:space="0" w:color="auto"/>
        <w:right w:val="none" w:sz="0" w:space="0" w:color="auto"/>
      </w:divBdr>
    </w:div>
    <w:div w:id="653291790">
      <w:marLeft w:val="640"/>
      <w:marRight w:val="0"/>
      <w:marTop w:val="0"/>
      <w:marBottom w:val="0"/>
      <w:divBdr>
        <w:top w:val="none" w:sz="0" w:space="0" w:color="auto"/>
        <w:left w:val="none" w:sz="0" w:space="0" w:color="auto"/>
        <w:bottom w:val="none" w:sz="0" w:space="0" w:color="auto"/>
        <w:right w:val="none" w:sz="0" w:space="0" w:color="auto"/>
      </w:divBdr>
    </w:div>
    <w:div w:id="653333831">
      <w:marLeft w:val="640"/>
      <w:marRight w:val="0"/>
      <w:marTop w:val="0"/>
      <w:marBottom w:val="0"/>
      <w:divBdr>
        <w:top w:val="none" w:sz="0" w:space="0" w:color="auto"/>
        <w:left w:val="none" w:sz="0" w:space="0" w:color="auto"/>
        <w:bottom w:val="none" w:sz="0" w:space="0" w:color="auto"/>
        <w:right w:val="none" w:sz="0" w:space="0" w:color="auto"/>
      </w:divBdr>
    </w:div>
    <w:div w:id="653409117">
      <w:marLeft w:val="640"/>
      <w:marRight w:val="0"/>
      <w:marTop w:val="0"/>
      <w:marBottom w:val="0"/>
      <w:divBdr>
        <w:top w:val="none" w:sz="0" w:space="0" w:color="auto"/>
        <w:left w:val="none" w:sz="0" w:space="0" w:color="auto"/>
        <w:bottom w:val="none" w:sz="0" w:space="0" w:color="auto"/>
        <w:right w:val="none" w:sz="0" w:space="0" w:color="auto"/>
      </w:divBdr>
    </w:div>
    <w:div w:id="653490120">
      <w:marLeft w:val="640"/>
      <w:marRight w:val="0"/>
      <w:marTop w:val="0"/>
      <w:marBottom w:val="0"/>
      <w:divBdr>
        <w:top w:val="none" w:sz="0" w:space="0" w:color="auto"/>
        <w:left w:val="none" w:sz="0" w:space="0" w:color="auto"/>
        <w:bottom w:val="none" w:sz="0" w:space="0" w:color="auto"/>
        <w:right w:val="none" w:sz="0" w:space="0" w:color="auto"/>
      </w:divBdr>
    </w:div>
    <w:div w:id="653722545">
      <w:marLeft w:val="640"/>
      <w:marRight w:val="0"/>
      <w:marTop w:val="0"/>
      <w:marBottom w:val="0"/>
      <w:divBdr>
        <w:top w:val="none" w:sz="0" w:space="0" w:color="auto"/>
        <w:left w:val="none" w:sz="0" w:space="0" w:color="auto"/>
        <w:bottom w:val="none" w:sz="0" w:space="0" w:color="auto"/>
        <w:right w:val="none" w:sz="0" w:space="0" w:color="auto"/>
      </w:divBdr>
    </w:div>
    <w:div w:id="653871871">
      <w:marLeft w:val="640"/>
      <w:marRight w:val="0"/>
      <w:marTop w:val="0"/>
      <w:marBottom w:val="0"/>
      <w:divBdr>
        <w:top w:val="none" w:sz="0" w:space="0" w:color="auto"/>
        <w:left w:val="none" w:sz="0" w:space="0" w:color="auto"/>
        <w:bottom w:val="none" w:sz="0" w:space="0" w:color="auto"/>
        <w:right w:val="none" w:sz="0" w:space="0" w:color="auto"/>
      </w:divBdr>
    </w:div>
    <w:div w:id="653872486">
      <w:marLeft w:val="640"/>
      <w:marRight w:val="0"/>
      <w:marTop w:val="0"/>
      <w:marBottom w:val="0"/>
      <w:divBdr>
        <w:top w:val="none" w:sz="0" w:space="0" w:color="auto"/>
        <w:left w:val="none" w:sz="0" w:space="0" w:color="auto"/>
        <w:bottom w:val="none" w:sz="0" w:space="0" w:color="auto"/>
        <w:right w:val="none" w:sz="0" w:space="0" w:color="auto"/>
      </w:divBdr>
    </w:div>
    <w:div w:id="653990754">
      <w:marLeft w:val="640"/>
      <w:marRight w:val="0"/>
      <w:marTop w:val="0"/>
      <w:marBottom w:val="0"/>
      <w:divBdr>
        <w:top w:val="none" w:sz="0" w:space="0" w:color="auto"/>
        <w:left w:val="none" w:sz="0" w:space="0" w:color="auto"/>
        <w:bottom w:val="none" w:sz="0" w:space="0" w:color="auto"/>
        <w:right w:val="none" w:sz="0" w:space="0" w:color="auto"/>
      </w:divBdr>
    </w:div>
    <w:div w:id="654072796">
      <w:marLeft w:val="640"/>
      <w:marRight w:val="0"/>
      <w:marTop w:val="0"/>
      <w:marBottom w:val="0"/>
      <w:divBdr>
        <w:top w:val="none" w:sz="0" w:space="0" w:color="auto"/>
        <w:left w:val="none" w:sz="0" w:space="0" w:color="auto"/>
        <w:bottom w:val="none" w:sz="0" w:space="0" w:color="auto"/>
        <w:right w:val="none" w:sz="0" w:space="0" w:color="auto"/>
      </w:divBdr>
    </w:div>
    <w:div w:id="654257235">
      <w:marLeft w:val="640"/>
      <w:marRight w:val="0"/>
      <w:marTop w:val="0"/>
      <w:marBottom w:val="0"/>
      <w:divBdr>
        <w:top w:val="none" w:sz="0" w:space="0" w:color="auto"/>
        <w:left w:val="none" w:sz="0" w:space="0" w:color="auto"/>
        <w:bottom w:val="none" w:sz="0" w:space="0" w:color="auto"/>
        <w:right w:val="none" w:sz="0" w:space="0" w:color="auto"/>
      </w:divBdr>
    </w:div>
    <w:div w:id="654259742">
      <w:marLeft w:val="640"/>
      <w:marRight w:val="0"/>
      <w:marTop w:val="0"/>
      <w:marBottom w:val="0"/>
      <w:divBdr>
        <w:top w:val="none" w:sz="0" w:space="0" w:color="auto"/>
        <w:left w:val="none" w:sz="0" w:space="0" w:color="auto"/>
        <w:bottom w:val="none" w:sz="0" w:space="0" w:color="auto"/>
        <w:right w:val="none" w:sz="0" w:space="0" w:color="auto"/>
      </w:divBdr>
    </w:div>
    <w:div w:id="654262870">
      <w:marLeft w:val="640"/>
      <w:marRight w:val="0"/>
      <w:marTop w:val="0"/>
      <w:marBottom w:val="0"/>
      <w:divBdr>
        <w:top w:val="none" w:sz="0" w:space="0" w:color="auto"/>
        <w:left w:val="none" w:sz="0" w:space="0" w:color="auto"/>
        <w:bottom w:val="none" w:sz="0" w:space="0" w:color="auto"/>
        <w:right w:val="none" w:sz="0" w:space="0" w:color="auto"/>
      </w:divBdr>
    </w:div>
    <w:div w:id="654262937">
      <w:marLeft w:val="640"/>
      <w:marRight w:val="0"/>
      <w:marTop w:val="0"/>
      <w:marBottom w:val="0"/>
      <w:divBdr>
        <w:top w:val="none" w:sz="0" w:space="0" w:color="auto"/>
        <w:left w:val="none" w:sz="0" w:space="0" w:color="auto"/>
        <w:bottom w:val="none" w:sz="0" w:space="0" w:color="auto"/>
        <w:right w:val="none" w:sz="0" w:space="0" w:color="auto"/>
      </w:divBdr>
    </w:div>
    <w:div w:id="654336389">
      <w:marLeft w:val="640"/>
      <w:marRight w:val="0"/>
      <w:marTop w:val="0"/>
      <w:marBottom w:val="0"/>
      <w:divBdr>
        <w:top w:val="none" w:sz="0" w:space="0" w:color="auto"/>
        <w:left w:val="none" w:sz="0" w:space="0" w:color="auto"/>
        <w:bottom w:val="none" w:sz="0" w:space="0" w:color="auto"/>
        <w:right w:val="none" w:sz="0" w:space="0" w:color="auto"/>
      </w:divBdr>
    </w:div>
    <w:div w:id="654378316">
      <w:marLeft w:val="640"/>
      <w:marRight w:val="0"/>
      <w:marTop w:val="0"/>
      <w:marBottom w:val="0"/>
      <w:divBdr>
        <w:top w:val="none" w:sz="0" w:space="0" w:color="auto"/>
        <w:left w:val="none" w:sz="0" w:space="0" w:color="auto"/>
        <w:bottom w:val="none" w:sz="0" w:space="0" w:color="auto"/>
        <w:right w:val="none" w:sz="0" w:space="0" w:color="auto"/>
      </w:divBdr>
    </w:div>
    <w:div w:id="654380814">
      <w:marLeft w:val="640"/>
      <w:marRight w:val="0"/>
      <w:marTop w:val="0"/>
      <w:marBottom w:val="0"/>
      <w:divBdr>
        <w:top w:val="none" w:sz="0" w:space="0" w:color="auto"/>
        <w:left w:val="none" w:sz="0" w:space="0" w:color="auto"/>
        <w:bottom w:val="none" w:sz="0" w:space="0" w:color="auto"/>
        <w:right w:val="none" w:sz="0" w:space="0" w:color="auto"/>
      </w:divBdr>
    </w:div>
    <w:div w:id="654454661">
      <w:marLeft w:val="640"/>
      <w:marRight w:val="0"/>
      <w:marTop w:val="0"/>
      <w:marBottom w:val="0"/>
      <w:divBdr>
        <w:top w:val="none" w:sz="0" w:space="0" w:color="auto"/>
        <w:left w:val="none" w:sz="0" w:space="0" w:color="auto"/>
        <w:bottom w:val="none" w:sz="0" w:space="0" w:color="auto"/>
        <w:right w:val="none" w:sz="0" w:space="0" w:color="auto"/>
      </w:divBdr>
    </w:div>
    <w:div w:id="654528895">
      <w:marLeft w:val="640"/>
      <w:marRight w:val="0"/>
      <w:marTop w:val="0"/>
      <w:marBottom w:val="0"/>
      <w:divBdr>
        <w:top w:val="none" w:sz="0" w:space="0" w:color="auto"/>
        <w:left w:val="none" w:sz="0" w:space="0" w:color="auto"/>
        <w:bottom w:val="none" w:sz="0" w:space="0" w:color="auto"/>
        <w:right w:val="none" w:sz="0" w:space="0" w:color="auto"/>
      </w:divBdr>
    </w:div>
    <w:div w:id="654529296">
      <w:marLeft w:val="640"/>
      <w:marRight w:val="0"/>
      <w:marTop w:val="0"/>
      <w:marBottom w:val="0"/>
      <w:divBdr>
        <w:top w:val="none" w:sz="0" w:space="0" w:color="auto"/>
        <w:left w:val="none" w:sz="0" w:space="0" w:color="auto"/>
        <w:bottom w:val="none" w:sz="0" w:space="0" w:color="auto"/>
        <w:right w:val="none" w:sz="0" w:space="0" w:color="auto"/>
      </w:divBdr>
    </w:div>
    <w:div w:id="654576244">
      <w:marLeft w:val="640"/>
      <w:marRight w:val="0"/>
      <w:marTop w:val="0"/>
      <w:marBottom w:val="0"/>
      <w:divBdr>
        <w:top w:val="none" w:sz="0" w:space="0" w:color="auto"/>
        <w:left w:val="none" w:sz="0" w:space="0" w:color="auto"/>
        <w:bottom w:val="none" w:sz="0" w:space="0" w:color="auto"/>
        <w:right w:val="none" w:sz="0" w:space="0" w:color="auto"/>
      </w:divBdr>
    </w:div>
    <w:div w:id="654606007">
      <w:marLeft w:val="640"/>
      <w:marRight w:val="0"/>
      <w:marTop w:val="0"/>
      <w:marBottom w:val="0"/>
      <w:divBdr>
        <w:top w:val="none" w:sz="0" w:space="0" w:color="auto"/>
        <w:left w:val="none" w:sz="0" w:space="0" w:color="auto"/>
        <w:bottom w:val="none" w:sz="0" w:space="0" w:color="auto"/>
        <w:right w:val="none" w:sz="0" w:space="0" w:color="auto"/>
      </w:divBdr>
    </w:div>
    <w:div w:id="654652547">
      <w:marLeft w:val="640"/>
      <w:marRight w:val="0"/>
      <w:marTop w:val="0"/>
      <w:marBottom w:val="0"/>
      <w:divBdr>
        <w:top w:val="none" w:sz="0" w:space="0" w:color="auto"/>
        <w:left w:val="none" w:sz="0" w:space="0" w:color="auto"/>
        <w:bottom w:val="none" w:sz="0" w:space="0" w:color="auto"/>
        <w:right w:val="none" w:sz="0" w:space="0" w:color="auto"/>
      </w:divBdr>
    </w:div>
    <w:div w:id="654796195">
      <w:marLeft w:val="640"/>
      <w:marRight w:val="0"/>
      <w:marTop w:val="0"/>
      <w:marBottom w:val="0"/>
      <w:divBdr>
        <w:top w:val="none" w:sz="0" w:space="0" w:color="auto"/>
        <w:left w:val="none" w:sz="0" w:space="0" w:color="auto"/>
        <w:bottom w:val="none" w:sz="0" w:space="0" w:color="auto"/>
        <w:right w:val="none" w:sz="0" w:space="0" w:color="auto"/>
      </w:divBdr>
    </w:div>
    <w:div w:id="654916247">
      <w:marLeft w:val="640"/>
      <w:marRight w:val="0"/>
      <w:marTop w:val="0"/>
      <w:marBottom w:val="0"/>
      <w:divBdr>
        <w:top w:val="none" w:sz="0" w:space="0" w:color="auto"/>
        <w:left w:val="none" w:sz="0" w:space="0" w:color="auto"/>
        <w:bottom w:val="none" w:sz="0" w:space="0" w:color="auto"/>
        <w:right w:val="none" w:sz="0" w:space="0" w:color="auto"/>
      </w:divBdr>
    </w:div>
    <w:div w:id="654918001">
      <w:marLeft w:val="640"/>
      <w:marRight w:val="0"/>
      <w:marTop w:val="0"/>
      <w:marBottom w:val="0"/>
      <w:divBdr>
        <w:top w:val="none" w:sz="0" w:space="0" w:color="auto"/>
        <w:left w:val="none" w:sz="0" w:space="0" w:color="auto"/>
        <w:bottom w:val="none" w:sz="0" w:space="0" w:color="auto"/>
        <w:right w:val="none" w:sz="0" w:space="0" w:color="auto"/>
      </w:divBdr>
    </w:div>
    <w:div w:id="655064827">
      <w:marLeft w:val="640"/>
      <w:marRight w:val="0"/>
      <w:marTop w:val="0"/>
      <w:marBottom w:val="0"/>
      <w:divBdr>
        <w:top w:val="none" w:sz="0" w:space="0" w:color="auto"/>
        <w:left w:val="none" w:sz="0" w:space="0" w:color="auto"/>
        <w:bottom w:val="none" w:sz="0" w:space="0" w:color="auto"/>
        <w:right w:val="none" w:sz="0" w:space="0" w:color="auto"/>
      </w:divBdr>
    </w:div>
    <w:div w:id="655185705">
      <w:marLeft w:val="640"/>
      <w:marRight w:val="0"/>
      <w:marTop w:val="0"/>
      <w:marBottom w:val="0"/>
      <w:divBdr>
        <w:top w:val="none" w:sz="0" w:space="0" w:color="auto"/>
        <w:left w:val="none" w:sz="0" w:space="0" w:color="auto"/>
        <w:bottom w:val="none" w:sz="0" w:space="0" w:color="auto"/>
        <w:right w:val="none" w:sz="0" w:space="0" w:color="auto"/>
      </w:divBdr>
    </w:div>
    <w:div w:id="655256792">
      <w:marLeft w:val="640"/>
      <w:marRight w:val="0"/>
      <w:marTop w:val="0"/>
      <w:marBottom w:val="0"/>
      <w:divBdr>
        <w:top w:val="none" w:sz="0" w:space="0" w:color="auto"/>
        <w:left w:val="none" w:sz="0" w:space="0" w:color="auto"/>
        <w:bottom w:val="none" w:sz="0" w:space="0" w:color="auto"/>
        <w:right w:val="none" w:sz="0" w:space="0" w:color="auto"/>
      </w:divBdr>
    </w:div>
    <w:div w:id="655306725">
      <w:marLeft w:val="640"/>
      <w:marRight w:val="0"/>
      <w:marTop w:val="0"/>
      <w:marBottom w:val="0"/>
      <w:divBdr>
        <w:top w:val="none" w:sz="0" w:space="0" w:color="auto"/>
        <w:left w:val="none" w:sz="0" w:space="0" w:color="auto"/>
        <w:bottom w:val="none" w:sz="0" w:space="0" w:color="auto"/>
        <w:right w:val="none" w:sz="0" w:space="0" w:color="auto"/>
      </w:divBdr>
    </w:div>
    <w:div w:id="655380666">
      <w:marLeft w:val="640"/>
      <w:marRight w:val="0"/>
      <w:marTop w:val="0"/>
      <w:marBottom w:val="0"/>
      <w:divBdr>
        <w:top w:val="none" w:sz="0" w:space="0" w:color="auto"/>
        <w:left w:val="none" w:sz="0" w:space="0" w:color="auto"/>
        <w:bottom w:val="none" w:sz="0" w:space="0" w:color="auto"/>
        <w:right w:val="none" w:sz="0" w:space="0" w:color="auto"/>
      </w:divBdr>
    </w:div>
    <w:div w:id="655381828">
      <w:marLeft w:val="640"/>
      <w:marRight w:val="0"/>
      <w:marTop w:val="0"/>
      <w:marBottom w:val="0"/>
      <w:divBdr>
        <w:top w:val="none" w:sz="0" w:space="0" w:color="auto"/>
        <w:left w:val="none" w:sz="0" w:space="0" w:color="auto"/>
        <w:bottom w:val="none" w:sz="0" w:space="0" w:color="auto"/>
        <w:right w:val="none" w:sz="0" w:space="0" w:color="auto"/>
      </w:divBdr>
    </w:div>
    <w:div w:id="655718460">
      <w:marLeft w:val="640"/>
      <w:marRight w:val="0"/>
      <w:marTop w:val="0"/>
      <w:marBottom w:val="0"/>
      <w:divBdr>
        <w:top w:val="none" w:sz="0" w:space="0" w:color="auto"/>
        <w:left w:val="none" w:sz="0" w:space="0" w:color="auto"/>
        <w:bottom w:val="none" w:sz="0" w:space="0" w:color="auto"/>
        <w:right w:val="none" w:sz="0" w:space="0" w:color="auto"/>
      </w:divBdr>
    </w:div>
    <w:div w:id="655762891">
      <w:marLeft w:val="640"/>
      <w:marRight w:val="0"/>
      <w:marTop w:val="0"/>
      <w:marBottom w:val="0"/>
      <w:divBdr>
        <w:top w:val="none" w:sz="0" w:space="0" w:color="auto"/>
        <w:left w:val="none" w:sz="0" w:space="0" w:color="auto"/>
        <w:bottom w:val="none" w:sz="0" w:space="0" w:color="auto"/>
        <w:right w:val="none" w:sz="0" w:space="0" w:color="auto"/>
      </w:divBdr>
    </w:div>
    <w:div w:id="655767704">
      <w:marLeft w:val="640"/>
      <w:marRight w:val="0"/>
      <w:marTop w:val="0"/>
      <w:marBottom w:val="0"/>
      <w:divBdr>
        <w:top w:val="none" w:sz="0" w:space="0" w:color="auto"/>
        <w:left w:val="none" w:sz="0" w:space="0" w:color="auto"/>
        <w:bottom w:val="none" w:sz="0" w:space="0" w:color="auto"/>
        <w:right w:val="none" w:sz="0" w:space="0" w:color="auto"/>
      </w:divBdr>
    </w:div>
    <w:div w:id="656031236">
      <w:marLeft w:val="640"/>
      <w:marRight w:val="0"/>
      <w:marTop w:val="0"/>
      <w:marBottom w:val="0"/>
      <w:divBdr>
        <w:top w:val="none" w:sz="0" w:space="0" w:color="auto"/>
        <w:left w:val="none" w:sz="0" w:space="0" w:color="auto"/>
        <w:bottom w:val="none" w:sz="0" w:space="0" w:color="auto"/>
        <w:right w:val="none" w:sz="0" w:space="0" w:color="auto"/>
      </w:divBdr>
    </w:div>
    <w:div w:id="656106147">
      <w:marLeft w:val="640"/>
      <w:marRight w:val="0"/>
      <w:marTop w:val="0"/>
      <w:marBottom w:val="0"/>
      <w:divBdr>
        <w:top w:val="none" w:sz="0" w:space="0" w:color="auto"/>
        <w:left w:val="none" w:sz="0" w:space="0" w:color="auto"/>
        <w:bottom w:val="none" w:sz="0" w:space="0" w:color="auto"/>
        <w:right w:val="none" w:sz="0" w:space="0" w:color="auto"/>
      </w:divBdr>
    </w:div>
    <w:div w:id="656106665">
      <w:marLeft w:val="640"/>
      <w:marRight w:val="0"/>
      <w:marTop w:val="0"/>
      <w:marBottom w:val="0"/>
      <w:divBdr>
        <w:top w:val="none" w:sz="0" w:space="0" w:color="auto"/>
        <w:left w:val="none" w:sz="0" w:space="0" w:color="auto"/>
        <w:bottom w:val="none" w:sz="0" w:space="0" w:color="auto"/>
        <w:right w:val="none" w:sz="0" w:space="0" w:color="auto"/>
      </w:divBdr>
    </w:div>
    <w:div w:id="656148529">
      <w:marLeft w:val="640"/>
      <w:marRight w:val="0"/>
      <w:marTop w:val="0"/>
      <w:marBottom w:val="0"/>
      <w:divBdr>
        <w:top w:val="none" w:sz="0" w:space="0" w:color="auto"/>
        <w:left w:val="none" w:sz="0" w:space="0" w:color="auto"/>
        <w:bottom w:val="none" w:sz="0" w:space="0" w:color="auto"/>
        <w:right w:val="none" w:sz="0" w:space="0" w:color="auto"/>
      </w:divBdr>
    </w:div>
    <w:div w:id="656148582">
      <w:marLeft w:val="640"/>
      <w:marRight w:val="0"/>
      <w:marTop w:val="0"/>
      <w:marBottom w:val="0"/>
      <w:divBdr>
        <w:top w:val="none" w:sz="0" w:space="0" w:color="auto"/>
        <w:left w:val="none" w:sz="0" w:space="0" w:color="auto"/>
        <w:bottom w:val="none" w:sz="0" w:space="0" w:color="auto"/>
        <w:right w:val="none" w:sz="0" w:space="0" w:color="auto"/>
      </w:divBdr>
    </w:div>
    <w:div w:id="656151227">
      <w:marLeft w:val="640"/>
      <w:marRight w:val="0"/>
      <w:marTop w:val="0"/>
      <w:marBottom w:val="0"/>
      <w:divBdr>
        <w:top w:val="none" w:sz="0" w:space="0" w:color="auto"/>
        <w:left w:val="none" w:sz="0" w:space="0" w:color="auto"/>
        <w:bottom w:val="none" w:sz="0" w:space="0" w:color="auto"/>
        <w:right w:val="none" w:sz="0" w:space="0" w:color="auto"/>
      </w:divBdr>
    </w:div>
    <w:div w:id="656226557">
      <w:marLeft w:val="640"/>
      <w:marRight w:val="0"/>
      <w:marTop w:val="0"/>
      <w:marBottom w:val="0"/>
      <w:divBdr>
        <w:top w:val="none" w:sz="0" w:space="0" w:color="auto"/>
        <w:left w:val="none" w:sz="0" w:space="0" w:color="auto"/>
        <w:bottom w:val="none" w:sz="0" w:space="0" w:color="auto"/>
        <w:right w:val="none" w:sz="0" w:space="0" w:color="auto"/>
      </w:divBdr>
    </w:div>
    <w:div w:id="656307017">
      <w:marLeft w:val="640"/>
      <w:marRight w:val="0"/>
      <w:marTop w:val="0"/>
      <w:marBottom w:val="0"/>
      <w:divBdr>
        <w:top w:val="none" w:sz="0" w:space="0" w:color="auto"/>
        <w:left w:val="none" w:sz="0" w:space="0" w:color="auto"/>
        <w:bottom w:val="none" w:sz="0" w:space="0" w:color="auto"/>
        <w:right w:val="none" w:sz="0" w:space="0" w:color="auto"/>
      </w:divBdr>
    </w:div>
    <w:div w:id="656343838">
      <w:marLeft w:val="640"/>
      <w:marRight w:val="0"/>
      <w:marTop w:val="0"/>
      <w:marBottom w:val="0"/>
      <w:divBdr>
        <w:top w:val="none" w:sz="0" w:space="0" w:color="auto"/>
        <w:left w:val="none" w:sz="0" w:space="0" w:color="auto"/>
        <w:bottom w:val="none" w:sz="0" w:space="0" w:color="auto"/>
        <w:right w:val="none" w:sz="0" w:space="0" w:color="auto"/>
      </w:divBdr>
    </w:div>
    <w:div w:id="656542897">
      <w:marLeft w:val="640"/>
      <w:marRight w:val="0"/>
      <w:marTop w:val="0"/>
      <w:marBottom w:val="0"/>
      <w:divBdr>
        <w:top w:val="none" w:sz="0" w:space="0" w:color="auto"/>
        <w:left w:val="none" w:sz="0" w:space="0" w:color="auto"/>
        <w:bottom w:val="none" w:sz="0" w:space="0" w:color="auto"/>
        <w:right w:val="none" w:sz="0" w:space="0" w:color="auto"/>
      </w:divBdr>
    </w:div>
    <w:div w:id="656567815">
      <w:marLeft w:val="640"/>
      <w:marRight w:val="0"/>
      <w:marTop w:val="0"/>
      <w:marBottom w:val="0"/>
      <w:divBdr>
        <w:top w:val="none" w:sz="0" w:space="0" w:color="auto"/>
        <w:left w:val="none" w:sz="0" w:space="0" w:color="auto"/>
        <w:bottom w:val="none" w:sz="0" w:space="0" w:color="auto"/>
        <w:right w:val="none" w:sz="0" w:space="0" w:color="auto"/>
      </w:divBdr>
    </w:div>
    <w:div w:id="656693161">
      <w:marLeft w:val="640"/>
      <w:marRight w:val="0"/>
      <w:marTop w:val="0"/>
      <w:marBottom w:val="0"/>
      <w:divBdr>
        <w:top w:val="none" w:sz="0" w:space="0" w:color="auto"/>
        <w:left w:val="none" w:sz="0" w:space="0" w:color="auto"/>
        <w:bottom w:val="none" w:sz="0" w:space="0" w:color="auto"/>
        <w:right w:val="none" w:sz="0" w:space="0" w:color="auto"/>
      </w:divBdr>
    </w:div>
    <w:div w:id="656959722">
      <w:marLeft w:val="640"/>
      <w:marRight w:val="0"/>
      <w:marTop w:val="0"/>
      <w:marBottom w:val="0"/>
      <w:divBdr>
        <w:top w:val="none" w:sz="0" w:space="0" w:color="auto"/>
        <w:left w:val="none" w:sz="0" w:space="0" w:color="auto"/>
        <w:bottom w:val="none" w:sz="0" w:space="0" w:color="auto"/>
        <w:right w:val="none" w:sz="0" w:space="0" w:color="auto"/>
      </w:divBdr>
    </w:div>
    <w:div w:id="657196998">
      <w:marLeft w:val="640"/>
      <w:marRight w:val="0"/>
      <w:marTop w:val="0"/>
      <w:marBottom w:val="0"/>
      <w:divBdr>
        <w:top w:val="none" w:sz="0" w:space="0" w:color="auto"/>
        <w:left w:val="none" w:sz="0" w:space="0" w:color="auto"/>
        <w:bottom w:val="none" w:sz="0" w:space="0" w:color="auto"/>
        <w:right w:val="none" w:sz="0" w:space="0" w:color="auto"/>
      </w:divBdr>
    </w:div>
    <w:div w:id="657462354">
      <w:marLeft w:val="640"/>
      <w:marRight w:val="0"/>
      <w:marTop w:val="0"/>
      <w:marBottom w:val="0"/>
      <w:divBdr>
        <w:top w:val="none" w:sz="0" w:space="0" w:color="auto"/>
        <w:left w:val="none" w:sz="0" w:space="0" w:color="auto"/>
        <w:bottom w:val="none" w:sz="0" w:space="0" w:color="auto"/>
        <w:right w:val="none" w:sz="0" w:space="0" w:color="auto"/>
      </w:divBdr>
    </w:div>
    <w:div w:id="657466044">
      <w:marLeft w:val="640"/>
      <w:marRight w:val="0"/>
      <w:marTop w:val="0"/>
      <w:marBottom w:val="0"/>
      <w:divBdr>
        <w:top w:val="none" w:sz="0" w:space="0" w:color="auto"/>
        <w:left w:val="none" w:sz="0" w:space="0" w:color="auto"/>
        <w:bottom w:val="none" w:sz="0" w:space="0" w:color="auto"/>
        <w:right w:val="none" w:sz="0" w:space="0" w:color="auto"/>
      </w:divBdr>
    </w:div>
    <w:div w:id="657540081">
      <w:marLeft w:val="640"/>
      <w:marRight w:val="0"/>
      <w:marTop w:val="0"/>
      <w:marBottom w:val="0"/>
      <w:divBdr>
        <w:top w:val="none" w:sz="0" w:space="0" w:color="auto"/>
        <w:left w:val="none" w:sz="0" w:space="0" w:color="auto"/>
        <w:bottom w:val="none" w:sz="0" w:space="0" w:color="auto"/>
        <w:right w:val="none" w:sz="0" w:space="0" w:color="auto"/>
      </w:divBdr>
    </w:div>
    <w:div w:id="657609717">
      <w:marLeft w:val="640"/>
      <w:marRight w:val="0"/>
      <w:marTop w:val="0"/>
      <w:marBottom w:val="0"/>
      <w:divBdr>
        <w:top w:val="none" w:sz="0" w:space="0" w:color="auto"/>
        <w:left w:val="none" w:sz="0" w:space="0" w:color="auto"/>
        <w:bottom w:val="none" w:sz="0" w:space="0" w:color="auto"/>
        <w:right w:val="none" w:sz="0" w:space="0" w:color="auto"/>
      </w:divBdr>
    </w:div>
    <w:div w:id="657616610">
      <w:marLeft w:val="640"/>
      <w:marRight w:val="0"/>
      <w:marTop w:val="0"/>
      <w:marBottom w:val="0"/>
      <w:divBdr>
        <w:top w:val="none" w:sz="0" w:space="0" w:color="auto"/>
        <w:left w:val="none" w:sz="0" w:space="0" w:color="auto"/>
        <w:bottom w:val="none" w:sz="0" w:space="0" w:color="auto"/>
        <w:right w:val="none" w:sz="0" w:space="0" w:color="auto"/>
      </w:divBdr>
    </w:div>
    <w:div w:id="657617874">
      <w:marLeft w:val="640"/>
      <w:marRight w:val="0"/>
      <w:marTop w:val="0"/>
      <w:marBottom w:val="0"/>
      <w:divBdr>
        <w:top w:val="none" w:sz="0" w:space="0" w:color="auto"/>
        <w:left w:val="none" w:sz="0" w:space="0" w:color="auto"/>
        <w:bottom w:val="none" w:sz="0" w:space="0" w:color="auto"/>
        <w:right w:val="none" w:sz="0" w:space="0" w:color="auto"/>
      </w:divBdr>
    </w:div>
    <w:div w:id="657658721">
      <w:marLeft w:val="480"/>
      <w:marRight w:val="0"/>
      <w:marTop w:val="0"/>
      <w:marBottom w:val="0"/>
      <w:divBdr>
        <w:top w:val="none" w:sz="0" w:space="0" w:color="auto"/>
        <w:left w:val="none" w:sz="0" w:space="0" w:color="auto"/>
        <w:bottom w:val="none" w:sz="0" w:space="0" w:color="auto"/>
        <w:right w:val="none" w:sz="0" w:space="0" w:color="auto"/>
      </w:divBdr>
    </w:div>
    <w:div w:id="657660149">
      <w:bodyDiv w:val="1"/>
      <w:marLeft w:val="0"/>
      <w:marRight w:val="0"/>
      <w:marTop w:val="0"/>
      <w:marBottom w:val="0"/>
      <w:divBdr>
        <w:top w:val="none" w:sz="0" w:space="0" w:color="auto"/>
        <w:left w:val="none" w:sz="0" w:space="0" w:color="auto"/>
        <w:bottom w:val="none" w:sz="0" w:space="0" w:color="auto"/>
        <w:right w:val="none" w:sz="0" w:space="0" w:color="auto"/>
      </w:divBdr>
      <w:divsChild>
        <w:div w:id="43799609">
          <w:marLeft w:val="640"/>
          <w:marRight w:val="0"/>
          <w:marTop w:val="0"/>
          <w:marBottom w:val="0"/>
          <w:divBdr>
            <w:top w:val="none" w:sz="0" w:space="0" w:color="auto"/>
            <w:left w:val="none" w:sz="0" w:space="0" w:color="auto"/>
            <w:bottom w:val="none" w:sz="0" w:space="0" w:color="auto"/>
            <w:right w:val="none" w:sz="0" w:space="0" w:color="auto"/>
          </w:divBdr>
        </w:div>
        <w:div w:id="84501362">
          <w:marLeft w:val="640"/>
          <w:marRight w:val="0"/>
          <w:marTop w:val="0"/>
          <w:marBottom w:val="0"/>
          <w:divBdr>
            <w:top w:val="none" w:sz="0" w:space="0" w:color="auto"/>
            <w:left w:val="none" w:sz="0" w:space="0" w:color="auto"/>
            <w:bottom w:val="none" w:sz="0" w:space="0" w:color="auto"/>
            <w:right w:val="none" w:sz="0" w:space="0" w:color="auto"/>
          </w:divBdr>
        </w:div>
        <w:div w:id="108672173">
          <w:marLeft w:val="640"/>
          <w:marRight w:val="0"/>
          <w:marTop w:val="0"/>
          <w:marBottom w:val="0"/>
          <w:divBdr>
            <w:top w:val="none" w:sz="0" w:space="0" w:color="auto"/>
            <w:left w:val="none" w:sz="0" w:space="0" w:color="auto"/>
            <w:bottom w:val="none" w:sz="0" w:space="0" w:color="auto"/>
            <w:right w:val="none" w:sz="0" w:space="0" w:color="auto"/>
          </w:divBdr>
        </w:div>
        <w:div w:id="160046009">
          <w:marLeft w:val="640"/>
          <w:marRight w:val="0"/>
          <w:marTop w:val="0"/>
          <w:marBottom w:val="0"/>
          <w:divBdr>
            <w:top w:val="none" w:sz="0" w:space="0" w:color="auto"/>
            <w:left w:val="none" w:sz="0" w:space="0" w:color="auto"/>
            <w:bottom w:val="none" w:sz="0" w:space="0" w:color="auto"/>
            <w:right w:val="none" w:sz="0" w:space="0" w:color="auto"/>
          </w:divBdr>
        </w:div>
        <w:div w:id="164323141">
          <w:marLeft w:val="640"/>
          <w:marRight w:val="0"/>
          <w:marTop w:val="0"/>
          <w:marBottom w:val="0"/>
          <w:divBdr>
            <w:top w:val="none" w:sz="0" w:space="0" w:color="auto"/>
            <w:left w:val="none" w:sz="0" w:space="0" w:color="auto"/>
            <w:bottom w:val="none" w:sz="0" w:space="0" w:color="auto"/>
            <w:right w:val="none" w:sz="0" w:space="0" w:color="auto"/>
          </w:divBdr>
        </w:div>
        <w:div w:id="178011178">
          <w:marLeft w:val="640"/>
          <w:marRight w:val="0"/>
          <w:marTop w:val="0"/>
          <w:marBottom w:val="0"/>
          <w:divBdr>
            <w:top w:val="none" w:sz="0" w:space="0" w:color="auto"/>
            <w:left w:val="none" w:sz="0" w:space="0" w:color="auto"/>
            <w:bottom w:val="none" w:sz="0" w:space="0" w:color="auto"/>
            <w:right w:val="none" w:sz="0" w:space="0" w:color="auto"/>
          </w:divBdr>
        </w:div>
        <w:div w:id="179979577">
          <w:marLeft w:val="640"/>
          <w:marRight w:val="0"/>
          <w:marTop w:val="0"/>
          <w:marBottom w:val="0"/>
          <w:divBdr>
            <w:top w:val="none" w:sz="0" w:space="0" w:color="auto"/>
            <w:left w:val="none" w:sz="0" w:space="0" w:color="auto"/>
            <w:bottom w:val="none" w:sz="0" w:space="0" w:color="auto"/>
            <w:right w:val="none" w:sz="0" w:space="0" w:color="auto"/>
          </w:divBdr>
        </w:div>
        <w:div w:id="208342624">
          <w:marLeft w:val="640"/>
          <w:marRight w:val="0"/>
          <w:marTop w:val="0"/>
          <w:marBottom w:val="0"/>
          <w:divBdr>
            <w:top w:val="none" w:sz="0" w:space="0" w:color="auto"/>
            <w:left w:val="none" w:sz="0" w:space="0" w:color="auto"/>
            <w:bottom w:val="none" w:sz="0" w:space="0" w:color="auto"/>
            <w:right w:val="none" w:sz="0" w:space="0" w:color="auto"/>
          </w:divBdr>
        </w:div>
        <w:div w:id="234048230">
          <w:marLeft w:val="640"/>
          <w:marRight w:val="0"/>
          <w:marTop w:val="0"/>
          <w:marBottom w:val="0"/>
          <w:divBdr>
            <w:top w:val="none" w:sz="0" w:space="0" w:color="auto"/>
            <w:left w:val="none" w:sz="0" w:space="0" w:color="auto"/>
            <w:bottom w:val="none" w:sz="0" w:space="0" w:color="auto"/>
            <w:right w:val="none" w:sz="0" w:space="0" w:color="auto"/>
          </w:divBdr>
        </w:div>
        <w:div w:id="261186366">
          <w:marLeft w:val="640"/>
          <w:marRight w:val="0"/>
          <w:marTop w:val="0"/>
          <w:marBottom w:val="0"/>
          <w:divBdr>
            <w:top w:val="none" w:sz="0" w:space="0" w:color="auto"/>
            <w:left w:val="none" w:sz="0" w:space="0" w:color="auto"/>
            <w:bottom w:val="none" w:sz="0" w:space="0" w:color="auto"/>
            <w:right w:val="none" w:sz="0" w:space="0" w:color="auto"/>
          </w:divBdr>
        </w:div>
        <w:div w:id="264047458">
          <w:marLeft w:val="640"/>
          <w:marRight w:val="0"/>
          <w:marTop w:val="0"/>
          <w:marBottom w:val="0"/>
          <w:divBdr>
            <w:top w:val="none" w:sz="0" w:space="0" w:color="auto"/>
            <w:left w:val="none" w:sz="0" w:space="0" w:color="auto"/>
            <w:bottom w:val="none" w:sz="0" w:space="0" w:color="auto"/>
            <w:right w:val="none" w:sz="0" w:space="0" w:color="auto"/>
          </w:divBdr>
        </w:div>
        <w:div w:id="353192821">
          <w:marLeft w:val="640"/>
          <w:marRight w:val="0"/>
          <w:marTop w:val="0"/>
          <w:marBottom w:val="0"/>
          <w:divBdr>
            <w:top w:val="none" w:sz="0" w:space="0" w:color="auto"/>
            <w:left w:val="none" w:sz="0" w:space="0" w:color="auto"/>
            <w:bottom w:val="none" w:sz="0" w:space="0" w:color="auto"/>
            <w:right w:val="none" w:sz="0" w:space="0" w:color="auto"/>
          </w:divBdr>
        </w:div>
        <w:div w:id="397941660">
          <w:marLeft w:val="640"/>
          <w:marRight w:val="0"/>
          <w:marTop w:val="0"/>
          <w:marBottom w:val="0"/>
          <w:divBdr>
            <w:top w:val="none" w:sz="0" w:space="0" w:color="auto"/>
            <w:left w:val="none" w:sz="0" w:space="0" w:color="auto"/>
            <w:bottom w:val="none" w:sz="0" w:space="0" w:color="auto"/>
            <w:right w:val="none" w:sz="0" w:space="0" w:color="auto"/>
          </w:divBdr>
        </w:div>
        <w:div w:id="452600893">
          <w:marLeft w:val="640"/>
          <w:marRight w:val="0"/>
          <w:marTop w:val="0"/>
          <w:marBottom w:val="0"/>
          <w:divBdr>
            <w:top w:val="none" w:sz="0" w:space="0" w:color="auto"/>
            <w:left w:val="none" w:sz="0" w:space="0" w:color="auto"/>
            <w:bottom w:val="none" w:sz="0" w:space="0" w:color="auto"/>
            <w:right w:val="none" w:sz="0" w:space="0" w:color="auto"/>
          </w:divBdr>
        </w:div>
        <w:div w:id="507869745">
          <w:marLeft w:val="640"/>
          <w:marRight w:val="0"/>
          <w:marTop w:val="0"/>
          <w:marBottom w:val="0"/>
          <w:divBdr>
            <w:top w:val="none" w:sz="0" w:space="0" w:color="auto"/>
            <w:left w:val="none" w:sz="0" w:space="0" w:color="auto"/>
            <w:bottom w:val="none" w:sz="0" w:space="0" w:color="auto"/>
            <w:right w:val="none" w:sz="0" w:space="0" w:color="auto"/>
          </w:divBdr>
        </w:div>
        <w:div w:id="518277036">
          <w:marLeft w:val="640"/>
          <w:marRight w:val="0"/>
          <w:marTop w:val="0"/>
          <w:marBottom w:val="0"/>
          <w:divBdr>
            <w:top w:val="none" w:sz="0" w:space="0" w:color="auto"/>
            <w:left w:val="none" w:sz="0" w:space="0" w:color="auto"/>
            <w:bottom w:val="none" w:sz="0" w:space="0" w:color="auto"/>
            <w:right w:val="none" w:sz="0" w:space="0" w:color="auto"/>
          </w:divBdr>
        </w:div>
        <w:div w:id="534974474">
          <w:marLeft w:val="640"/>
          <w:marRight w:val="0"/>
          <w:marTop w:val="0"/>
          <w:marBottom w:val="0"/>
          <w:divBdr>
            <w:top w:val="none" w:sz="0" w:space="0" w:color="auto"/>
            <w:left w:val="none" w:sz="0" w:space="0" w:color="auto"/>
            <w:bottom w:val="none" w:sz="0" w:space="0" w:color="auto"/>
            <w:right w:val="none" w:sz="0" w:space="0" w:color="auto"/>
          </w:divBdr>
        </w:div>
        <w:div w:id="608900558">
          <w:marLeft w:val="640"/>
          <w:marRight w:val="0"/>
          <w:marTop w:val="0"/>
          <w:marBottom w:val="0"/>
          <w:divBdr>
            <w:top w:val="none" w:sz="0" w:space="0" w:color="auto"/>
            <w:left w:val="none" w:sz="0" w:space="0" w:color="auto"/>
            <w:bottom w:val="none" w:sz="0" w:space="0" w:color="auto"/>
            <w:right w:val="none" w:sz="0" w:space="0" w:color="auto"/>
          </w:divBdr>
        </w:div>
        <w:div w:id="616907555">
          <w:marLeft w:val="640"/>
          <w:marRight w:val="0"/>
          <w:marTop w:val="0"/>
          <w:marBottom w:val="0"/>
          <w:divBdr>
            <w:top w:val="none" w:sz="0" w:space="0" w:color="auto"/>
            <w:left w:val="none" w:sz="0" w:space="0" w:color="auto"/>
            <w:bottom w:val="none" w:sz="0" w:space="0" w:color="auto"/>
            <w:right w:val="none" w:sz="0" w:space="0" w:color="auto"/>
          </w:divBdr>
        </w:div>
        <w:div w:id="630328384">
          <w:marLeft w:val="640"/>
          <w:marRight w:val="0"/>
          <w:marTop w:val="0"/>
          <w:marBottom w:val="0"/>
          <w:divBdr>
            <w:top w:val="none" w:sz="0" w:space="0" w:color="auto"/>
            <w:left w:val="none" w:sz="0" w:space="0" w:color="auto"/>
            <w:bottom w:val="none" w:sz="0" w:space="0" w:color="auto"/>
            <w:right w:val="none" w:sz="0" w:space="0" w:color="auto"/>
          </w:divBdr>
        </w:div>
        <w:div w:id="657535967">
          <w:marLeft w:val="640"/>
          <w:marRight w:val="0"/>
          <w:marTop w:val="0"/>
          <w:marBottom w:val="0"/>
          <w:divBdr>
            <w:top w:val="none" w:sz="0" w:space="0" w:color="auto"/>
            <w:left w:val="none" w:sz="0" w:space="0" w:color="auto"/>
            <w:bottom w:val="none" w:sz="0" w:space="0" w:color="auto"/>
            <w:right w:val="none" w:sz="0" w:space="0" w:color="auto"/>
          </w:divBdr>
        </w:div>
        <w:div w:id="677118633">
          <w:marLeft w:val="640"/>
          <w:marRight w:val="0"/>
          <w:marTop w:val="0"/>
          <w:marBottom w:val="0"/>
          <w:divBdr>
            <w:top w:val="none" w:sz="0" w:space="0" w:color="auto"/>
            <w:left w:val="none" w:sz="0" w:space="0" w:color="auto"/>
            <w:bottom w:val="none" w:sz="0" w:space="0" w:color="auto"/>
            <w:right w:val="none" w:sz="0" w:space="0" w:color="auto"/>
          </w:divBdr>
        </w:div>
        <w:div w:id="702052080">
          <w:marLeft w:val="640"/>
          <w:marRight w:val="0"/>
          <w:marTop w:val="0"/>
          <w:marBottom w:val="0"/>
          <w:divBdr>
            <w:top w:val="none" w:sz="0" w:space="0" w:color="auto"/>
            <w:left w:val="none" w:sz="0" w:space="0" w:color="auto"/>
            <w:bottom w:val="none" w:sz="0" w:space="0" w:color="auto"/>
            <w:right w:val="none" w:sz="0" w:space="0" w:color="auto"/>
          </w:divBdr>
        </w:div>
        <w:div w:id="742265813">
          <w:marLeft w:val="640"/>
          <w:marRight w:val="0"/>
          <w:marTop w:val="0"/>
          <w:marBottom w:val="0"/>
          <w:divBdr>
            <w:top w:val="none" w:sz="0" w:space="0" w:color="auto"/>
            <w:left w:val="none" w:sz="0" w:space="0" w:color="auto"/>
            <w:bottom w:val="none" w:sz="0" w:space="0" w:color="auto"/>
            <w:right w:val="none" w:sz="0" w:space="0" w:color="auto"/>
          </w:divBdr>
        </w:div>
        <w:div w:id="829830608">
          <w:marLeft w:val="640"/>
          <w:marRight w:val="0"/>
          <w:marTop w:val="0"/>
          <w:marBottom w:val="0"/>
          <w:divBdr>
            <w:top w:val="none" w:sz="0" w:space="0" w:color="auto"/>
            <w:left w:val="none" w:sz="0" w:space="0" w:color="auto"/>
            <w:bottom w:val="none" w:sz="0" w:space="0" w:color="auto"/>
            <w:right w:val="none" w:sz="0" w:space="0" w:color="auto"/>
          </w:divBdr>
        </w:div>
        <w:div w:id="831608535">
          <w:marLeft w:val="640"/>
          <w:marRight w:val="0"/>
          <w:marTop w:val="0"/>
          <w:marBottom w:val="0"/>
          <w:divBdr>
            <w:top w:val="none" w:sz="0" w:space="0" w:color="auto"/>
            <w:left w:val="none" w:sz="0" w:space="0" w:color="auto"/>
            <w:bottom w:val="none" w:sz="0" w:space="0" w:color="auto"/>
            <w:right w:val="none" w:sz="0" w:space="0" w:color="auto"/>
          </w:divBdr>
        </w:div>
        <w:div w:id="865947441">
          <w:marLeft w:val="640"/>
          <w:marRight w:val="0"/>
          <w:marTop w:val="0"/>
          <w:marBottom w:val="0"/>
          <w:divBdr>
            <w:top w:val="none" w:sz="0" w:space="0" w:color="auto"/>
            <w:left w:val="none" w:sz="0" w:space="0" w:color="auto"/>
            <w:bottom w:val="none" w:sz="0" w:space="0" w:color="auto"/>
            <w:right w:val="none" w:sz="0" w:space="0" w:color="auto"/>
          </w:divBdr>
        </w:div>
        <w:div w:id="878516545">
          <w:marLeft w:val="640"/>
          <w:marRight w:val="0"/>
          <w:marTop w:val="0"/>
          <w:marBottom w:val="0"/>
          <w:divBdr>
            <w:top w:val="none" w:sz="0" w:space="0" w:color="auto"/>
            <w:left w:val="none" w:sz="0" w:space="0" w:color="auto"/>
            <w:bottom w:val="none" w:sz="0" w:space="0" w:color="auto"/>
            <w:right w:val="none" w:sz="0" w:space="0" w:color="auto"/>
          </w:divBdr>
        </w:div>
        <w:div w:id="932514226">
          <w:marLeft w:val="640"/>
          <w:marRight w:val="0"/>
          <w:marTop w:val="0"/>
          <w:marBottom w:val="0"/>
          <w:divBdr>
            <w:top w:val="none" w:sz="0" w:space="0" w:color="auto"/>
            <w:left w:val="none" w:sz="0" w:space="0" w:color="auto"/>
            <w:bottom w:val="none" w:sz="0" w:space="0" w:color="auto"/>
            <w:right w:val="none" w:sz="0" w:space="0" w:color="auto"/>
          </w:divBdr>
        </w:div>
        <w:div w:id="940648977">
          <w:marLeft w:val="640"/>
          <w:marRight w:val="0"/>
          <w:marTop w:val="0"/>
          <w:marBottom w:val="0"/>
          <w:divBdr>
            <w:top w:val="none" w:sz="0" w:space="0" w:color="auto"/>
            <w:left w:val="none" w:sz="0" w:space="0" w:color="auto"/>
            <w:bottom w:val="none" w:sz="0" w:space="0" w:color="auto"/>
            <w:right w:val="none" w:sz="0" w:space="0" w:color="auto"/>
          </w:divBdr>
        </w:div>
        <w:div w:id="962468868">
          <w:marLeft w:val="640"/>
          <w:marRight w:val="0"/>
          <w:marTop w:val="0"/>
          <w:marBottom w:val="0"/>
          <w:divBdr>
            <w:top w:val="none" w:sz="0" w:space="0" w:color="auto"/>
            <w:left w:val="none" w:sz="0" w:space="0" w:color="auto"/>
            <w:bottom w:val="none" w:sz="0" w:space="0" w:color="auto"/>
            <w:right w:val="none" w:sz="0" w:space="0" w:color="auto"/>
          </w:divBdr>
        </w:div>
        <w:div w:id="1001539968">
          <w:marLeft w:val="640"/>
          <w:marRight w:val="0"/>
          <w:marTop w:val="0"/>
          <w:marBottom w:val="0"/>
          <w:divBdr>
            <w:top w:val="none" w:sz="0" w:space="0" w:color="auto"/>
            <w:left w:val="none" w:sz="0" w:space="0" w:color="auto"/>
            <w:bottom w:val="none" w:sz="0" w:space="0" w:color="auto"/>
            <w:right w:val="none" w:sz="0" w:space="0" w:color="auto"/>
          </w:divBdr>
        </w:div>
        <w:div w:id="1096294344">
          <w:marLeft w:val="640"/>
          <w:marRight w:val="0"/>
          <w:marTop w:val="0"/>
          <w:marBottom w:val="0"/>
          <w:divBdr>
            <w:top w:val="none" w:sz="0" w:space="0" w:color="auto"/>
            <w:left w:val="none" w:sz="0" w:space="0" w:color="auto"/>
            <w:bottom w:val="none" w:sz="0" w:space="0" w:color="auto"/>
            <w:right w:val="none" w:sz="0" w:space="0" w:color="auto"/>
          </w:divBdr>
        </w:div>
        <w:div w:id="1136681841">
          <w:marLeft w:val="640"/>
          <w:marRight w:val="0"/>
          <w:marTop w:val="0"/>
          <w:marBottom w:val="0"/>
          <w:divBdr>
            <w:top w:val="none" w:sz="0" w:space="0" w:color="auto"/>
            <w:left w:val="none" w:sz="0" w:space="0" w:color="auto"/>
            <w:bottom w:val="none" w:sz="0" w:space="0" w:color="auto"/>
            <w:right w:val="none" w:sz="0" w:space="0" w:color="auto"/>
          </w:divBdr>
        </w:div>
        <w:div w:id="1138188289">
          <w:marLeft w:val="640"/>
          <w:marRight w:val="0"/>
          <w:marTop w:val="0"/>
          <w:marBottom w:val="0"/>
          <w:divBdr>
            <w:top w:val="none" w:sz="0" w:space="0" w:color="auto"/>
            <w:left w:val="none" w:sz="0" w:space="0" w:color="auto"/>
            <w:bottom w:val="none" w:sz="0" w:space="0" w:color="auto"/>
            <w:right w:val="none" w:sz="0" w:space="0" w:color="auto"/>
          </w:divBdr>
        </w:div>
        <w:div w:id="1269047794">
          <w:marLeft w:val="640"/>
          <w:marRight w:val="0"/>
          <w:marTop w:val="0"/>
          <w:marBottom w:val="0"/>
          <w:divBdr>
            <w:top w:val="none" w:sz="0" w:space="0" w:color="auto"/>
            <w:left w:val="none" w:sz="0" w:space="0" w:color="auto"/>
            <w:bottom w:val="none" w:sz="0" w:space="0" w:color="auto"/>
            <w:right w:val="none" w:sz="0" w:space="0" w:color="auto"/>
          </w:divBdr>
        </w:div>
        <w:div w:id="1309627326">
          <w:marLeft w:val="640"/>
          <w:marRight w:val="0"/>
          <w:marTop w:val="0"/>
          <w:marBottom w:val="0"/>
          <w:divBdr>
            <w:top w:val="none" w:sz="0" w:space="0" w:color="auto"/>
            <w:left w:val="none" w:sz="0" w:space="0" w:color="auto"/>
            <w:bottom w:val="none" w:sz="0" w:space="0" w:color="auto"/>
            <w:right w:val="none" w:sz="0" w:space="0" w:color="auto"/>
          </w:divBdr>
        </w:div>
        <w:div w:id="1333990213">
          <w:marLeft w:val="640"/>
          <w:marRight w:val="0"/>
          <w:marTop w:val="0"/>
          <w:marBottom w:val="0"/>
          <w:divBdr>
            <w:top w:val="none" w:sz="0" w:space="0" w:color="auto"/>
            <w:left w:val="none" w:sz="0" w:space="0" w:color="auto"/>
            <w:bottom w:val="none" w:sz="0" w:space="0" w:color="auto"/>
            <w:right w:val="none" w:sz="0" w:space="0" w:color="auto"/>
          </w:divBdr>
        </w:div>
        <w:div w:id="1386372341">
          <w:marLeft w:val="640"/>
          <w:marRight w:val="0"/>
          <w:marTop w:val="0"/>
          <w:marBottom w:val="0"/>
          <w:divBdr>
            <w:top w:val="none" w:sz="0" w:space="0" w:color="auto"/>
            <w:left w:val="none" w:sz="0" w:space="0" w:color="auto"/>
            <w:bottom w:val="none" w:sz="0" w:space="0" w:color="auto"/>
            <w:right w:val="none" w:sz="0" w:space="0" w:color="auto"/>
          </w:divBdr>
        </w:div>
        <w:div w:id="1466971438">
          <w:marLeft w:val="640"/>
          <w:marRight w:val="0"/>
          <w:marTop w:val="0"/>
          <w:marBottom w:val="0"/>
          <w:divBdr>
            <w:top w:val="none" w:sz="0" w:space="0" w:color="auto"/>
            <w:left w:val="none" w:sz="0" w:space="0" w:color="auto"/>
            <w:bottom w:val="none" w:sz="0" w:space="0" w:color="auto"/>
            <w:right w:val="none" w:sz="0" w:space="0" w:color="auto"/>
          </w:divBdr>
        </w:div>
        <w:div w:id="1488667410">
          <w:marLeft w:val="640"/>
          <w:marRight w:val="0"/>
          <w:marTop w:val="0"/>
          <w:marBottom w:val="0"/>
          <w:divBdr>
            <w:top w:val="none" w:sz="0" w:space="0" w:color="auto"/>
            <w:left w:val="none" w:sz="0" w:space="0" w:color="auto"/>
            <w:bottom w:val="none" w:sz="0" w:space="0" w:color="auto"/>
            <w:right w:val="none" w:sz="0" w:space="0" w:color="auto"/>
          </w:divBdr>
        </w:div>
        <w:div w:id="1493988101">
          <w:marLeft w:val="640"/>
          <w:marRight w:val="0"/>
          <w:marTop w:val="0"/>
          <w:marBottom w:val="0"/>
          <w:divBdr>
            <w:top w:val="none" w:sz="0" w:space="0" w:color="auto"/>
            <w:left w:val="none" w:sz="0" w:space="0" w:color="auto"/>
            <w:bottom w:val="none" w:sz="0" w:space="0" w:color="auto"/>
            <w:right w:val="none" w:sz="0" w:space="0" w:color="auto"/>
          </w:divBdr>
        </w:div>
        <w:div w:id="1515147147">
          <w:marLeft w:val="640"/>
          <w:marRight w:val="0"/>
          <w:marTop w:val="0"/>
          <w:marBottom w:val="0"/>
          <w:divBdr>
            <w:top w:val="none" w:sz="0" w:space="0" w:color="auto"/>
            <w:left w:val="none" w:sz="0" w:space="0" w:color="auto"/>
            <w:bottom w:val="none" w:sz="0" w:space="0" w:color="auto"/>
            <w:right w:val="none" w:sz="0" w:space="0" w:color="auto"/>
          </w:divBdr>
        </w:div>
        <w:div w:id="1609266063">
          <w:marLeft w:val="640"/>
          <w:marRight w:val="0"/>
          <w:marTop w:val="0"/>
          <w:marBottom w:val="0"/>
          <w:divBdr>
            <w:top w:val="none" w:sz="0" w:space="0" w:color="auto"/>
            <w:left w:val="none" w:sz="0" w:space="0" w:color="auto"/>
            <w:bottom w:val="none" w:sz="0" w:space="0" w:color="auto"/>
            <w:right w:val="none" w:sz="0" w:space="0" w:color="auto"/>
          </w:divBdr>
        </w:div>
        <w:div w:id="1627420179">
          <w:marLeft w:val="640"/>
          <w:marRight w:val="0"/>
          <w:marTop w:val="0"/>
          <w:marBottom w:val="0"/>
          <w:divBdr>
            <w:top w:val="none" w:sz="0" w:space="0" w:color="auto"/>
            <w:left w:val="none" w:sz="0" w:space="0" w:color="auto"/>
            <w:bottom w:val="none" w:sz="0" w:space="0" w:color="auto"/>
            <w:right w:val="none" w:sz="0" w:space="0" w:color="auto"/>
          </w:divBdr>
        </w:div>
        <w:div w:id="1722439565">
          <w:marLeft w:val="640"/>
          <w:marRight w:val="0"/>
          <w:marTop w:val="0"/>
          <w:marBottom w:val="0"/>
          <w:divBdr>
            <w:top w:val="none" w:sz="0" w:space="0" w:color="auto"/>
            <w:left w:val="none" w:sz="0" w:space="0" w:color="auto"/>
            <w:bottom w:val="none" w:sz="0" w:space="0" w:color="auto"/>
            <w:right w:val="none" w:sz="0" w:space="0" w:color="auto"/>
          </w:divBdr>
        </w:div>
      </w:divsChild>
    </w:div>
    <w:div w:id="657806223">
      <w:marLeft w:val="640"/>
      <w:marRight w:val="0"/>
      <w:marTop w:val="0"/>
      <w:marBottom w:val="0"/>
      <w:divBdr>
        <w:top w:val="none" w:sz="0" w:space="0" w:color="auto"/>
        <w:left w:val="none" w:sz="0" w:space="0" w:color="auto"/>
        <w:bottom w:val="none" w:sz="0" w:space="0" w:color="auto"/>
        <w:right w:val="none" w:sz="0" w:space="0" w:color="auto"/>
      </w:divBdr>
    </w:div>
    <w:div w:id="657810706">
      <w:marLeft w:val="640"/>
      <w:marRight w:val="0"/>
      <w:marTop w:val="0"/>
      <w:marBottom w:val="0"/>
      <w:divBdr>
        <w:top w:val="none" w:sz="0" w:space="0" w:color="auto"/>
        <w:left w:val="none" w:sz="0" w:space="0" w:color="auto"/>
        <w:bottom w:val="none" w:sz="0" w:space="0" w:color="auto"/>
        <w:right w:val="none" w:sz="0" w:space="0" w:color="auto"/>
      </w:divBdr>
    </w:div>
    <w:div w:id="657880087">
      <w:marLeft w:val="640"/>
      <w:marRight w:val="0"/>
      <w:marTop w:val="0"/>
      <w:marBottom w:val="0"/>
      <w:divBdr>
        <w:top w:val="none" w:sz="0" w:space="0" w:color="auto"/>
        <w:left w:val="none" w:sz="0" w:space="0" w:color="auto"/>
        <w:bottom w:val="none" w:sz="0" w:space="0" w:color="auto"/>
        <w:right w:val="none" w:sz="0" w:space="0" w:color="auto"/>
      </w:divBdr>
    </w:div>
    <w:div w:id="657881974">
      <w:marLeft w:val="640"/>
      <w:marRight w:val="0"/>
      <w:marTop w:val="0"/>
      <w:marBottom w:val="0"/>
      <w:divBdr>
        <w:top w:val="none" w:sz="0" w:space="0" w:color="auto"/>
        <w:left w:val="none" w:sz="0" w:space="0" w:color="auto"/>
        <w:bottom w:val="none" w:sz="0" w:space="0" w:color="auto"/>
        <w:right w:val="none" w:sz="0" w:space="0" w:color="auto"/>
      </w:divBdr>
    </w:div>
    <w:div w:id="658004957">
      <w:marLeft w:val="640"/>
      <w:marRight w:val="0"/>
      <w:marTop w:val="0"/>
      <w:marBottom w:val="0"/>
      <w:divBdr>
        <w:top w:val="none" w:sz="0" w:space="0" w:color="auto"/>
        <w:left w:val="none" w:sz="0" w:space="0" w:color="auto"/>
        <w:bottom w:val="none" w:sz="0" w:space="0" w:color="auto"/>
        <w:right w:val="none" w:sz="0" w:space="0" w:color="auto"/>
      </w:divBdr>
    </w:div>
    <w:div w:id="658073697">
      <w:marLeft w:val="640"/>
      <w:marRight w:val="0"/>
      <w:marTop w:val="0"/>
      <w:marBottom w:val="0"/>
      <w:divBdr>
        <w:top w:val="none" w:sz="0" w:space="0" w:color="auto"/>
        <w:left w:val="none" w:sz="0" w:space="0" w:color="auto"/>
        <w:bottom w:val="none" w:sz="0" w:space="0" w:color="auto"/>
        <w:right w:val="none" w:sz="0" w:space="0" w:color="auto"/>
      </w:divBdr>
    </w:div>
    <w:div w:id="658076355">
      <w:marLeft w:val="640"/>
      <w:marRight w:val="0"/>
      <w:marTop w:val="0"/>
      <w:marBottom w:val="0"/>
      <w:divBdr>
        <w:top w:val="none" w:sz="0" w:space="0" w:color="auto"/>
        <w:left w:val="none" w:sz="0" w:space="0" w:color="auto"/>
        <w:bottom w:val="none" w:sz="0" w:space="0" w:color="auto"/>
        <w:right w:val="none" w:sz="0" w:space="0" w:color="auto"/>
      </w:divBdr>
    </w:div>
    <w:div w:id="658077741">
      <w:marLeft w:val="640"/>
      <w:marRight w:val="0"/>
      <w:marTop w:val="0"/>
      <w:marBottom w:val="0"/>
      <w:divBdr>
        <w:top w:val="none" w:sz="0" w:space="0" w:color="auto"/>
        <w:left w:val="none" w:sz="0" w:space="0" w:color="auto"/>
        <w:bottom w:val="none" w:sz="0" w:space="0" w:color="auto"/>
        <w:right w:val="none" w:sz="0" w:space="0" w:color="auto"/>
      </w:divBdr>
    </w:div>
    <w:div w:id="658194139">
      <w:marLeft w:val="640"/>
      <w:marRight w:val="0"/>
      <w:marTop w:val="0"/>
      <w:marBottom w:val="0"/>
      <w:divBdr>
        <w:top w:val="none" w:sz="0" w:space="0" w:color="auto"/>
        <w:left w:val="none" w:sz="0" w:space="0" w:color="auto"/>
        <w:bottom w:val="none" w:sz="0" w:space="0" w:color="auto"/>
        <w:right w:val="none" w:sz="0" w:space="0" w:color="auto"/>
      </w:divBdr>
    </w:div>
    <w:div w:id="658266331">
      <w:marLeft w:val="640"/>
      <w:marRight w:val="0"/>
      <w:marTop w:val="0"/>
      <w:marBottom w:val="0"/>
      <w:divBdr>
        <w:top w:val="none" w:sz="0" w:space="0" w:color="auto"/>
        <w:left w:val="none" w:sz="0" w:space="0" w:color="auto"/>
        <w:bottom w:val="none" w:sz="0" w:space="0" w:color="auto"/>
        <w:right w:val="none" w:sz="0" w:space="0" w:color="auto"/>
      </w:divBdr>
    </w:div>
    <w:div w:id="658311181">
      <w:marLeft w:val="640"/>
      <w:marRight w:val="0"/>
      <w:marTop w:val="0"/>
      <w:marBottom w:val="0"/>
      <w:divBdr>
        <w:top w:val="none" w:sz="0" w:space="0" w:color="auto"/>
        <w:left w:val="none" w:sz="0" w:space="0" w:color="auto"/>
        <w:bottom w:val="none" w:sz="0" w:space="0" w:color="auto"/>
        <w:right w:val="none" w:sz="0" w:space="0" w:color="auto"/>
      </w:divBdr>
    </w:div>
    <w:div w:id="658382093">
      <w:marLeft w:val="640"/>
      <w:marRight w:val="0"/>
      <w:marTop w:val="0"/>
      <w:marBottom w:val="0"/>
      <w:divBdr>
        <w:top w:val="none" w:sz="0" w:space="0" w:color="auto"/>
        <w:left w:val="none" w:sz="0" w:space="0" w:color="auto"/>
        <w:bottom w:val="none" w:sz="0" w:space="0" w:color="auto"/>
        <w:right w:val="none" w:sz="0" w:space="0" w:color="auto"/>
      </w:divBdr>
    </w:div>
    <w:div w:id="658391587">
      <w:marLeft w:val="640"/>
      <w:marRight w:val="0"/>
      <w:marTop w:val="0"/>
      <w:marBottom w:val="0"/>
      <w:divBdr>
        <w:top w:val="none" w:sz="0" w:space="0" w:color="auto"/>
        <w:left w:val="none" w:sz="0" w:space="0" w:color="auto"/>
        <w:bottom w:val="none" w:sz="0" w:space="0" w:color="auto"/>
        <w:right w:val="none" w:sz="0" w:space="0" w:color="auto"/>
      </w:divBdr>
    </w:div>
    <w:div w:id="658462862">
      <w:marLeft w:val="640"/>
      <w:marRight w:val="0"/>
      <w:marTop w:val="0"/>
      <w:marBottom w:val="0"/>
      <w:divBdr>
        <w:top w:val="none" w:sz="0" w:space="0" w:color="auto"/>
        <w:left w:val="none" w:sz="0" w:space="0" w:color="auto"/>
        <w:bottom w:val="none" w:sz="0" w:space="0" w:color="auto"/>
        <w:right w:val="none" w:sz="0" w:space="0" w:color="auto"/>
      </w:divBdr>
    </w:div>
    <w:div w:id="658463306">
      <w:marLeft w:val="640"/>
      <w:marRight w:val="0"/>
      <w:marTop w:val="0"/>
      <w:marBottom w:val="0"/>
      <w:divBdr>
        <w:top w:val="none" w:sz="0" w:space="0" w:color="auto"/>
        <w:left w:val="none" w:sz="0" w:space="0" w:color="auto"/>
        <w:bottom w:val="none" w:sz="0" w:space="0" w:color="auto"/>
        <w:right w:val="none" w:sz="0" w:space="0" w:color="auto"/>
      </w:divBdr>
    </w:div>
    <w:div w:id="658465386">
      <w:marLeft w:val="640"/>
      <w:marRight w:val="0"/>
      <w:marTop w:val="0"/>
      <w:marBottom w:val="0"/>
      <w:divBdr>
        <w:top w:val="none" w:sz="0" w:space="0" w:color="auto"/>
        <w:left w:val="none" w:sz="0" w:space="0" w:color="auto"/>
        <w:bottom w:val="none" w:sz="0" w:space="0" w:color="auto"/>
        <w:right w:val="none" w:sz="0" w:space="0" w:color="auto"/>
      </w:divBdr>
    </w:div>
    <w:div w:id="658466137">
      <w:marLeft w:val="640"/>
      <w:marRight w:val="0"/>
      <w:marTop w:val="0"/>
      <w:marBottom w:val="0"/>
      <w:divBdr>
        <w:top w:val="none" w:sz="0" w:space="0" w:color="auto"/>
        <w:left w:val="none" w:sz="0" w:space="0" w:color="auto"/>
        <w:bottom w:val="none" w:sz="0" w:space="0" w:color="auto"/>
        <w:right w:val="none" w:sz="0" w:space="0" w:color="auto"/>
      </w:divBdr>
    </w:div>
    <w:div w:id="658533678">
      <w:marLeft w:val="640"/>
      <w:marRight w:val="0"/>
      <w:marTop w:val="0"/>
      <w:marBottom w:val="0"/>
      <w:divBdr>
        <w:top w:val="none" w:sz="0" w:space="0" w:color="auto"/>
        <w:left w:val="none" w:sz="0" w:space="0" w:color="auto"/>
        <w:bottom w:val="none" w:sz="0" w:space="0" w:color="auto"/>
        <w:right w:val="none" w:sz="0" w:space="0" w:color="auto"/>
      </w:divBdr>
    </w:div>
    <w:div w:id="658537649">
      <w:marLeft w:val="640"/>
      <w:marRight w:val="0"/>
      <w:marTop w:val="0"/>
      <w:marBottom w:val="0"/>
      <w:divBdr>
        <w:top w:val="none" w:sz="0" w:space="0" w:color="auto"/>
        <w:left w:val="none" w:sz="0" w:space="0" w:color="auto"/>
        <w:bottom w:val="none" w:sz="0" w:space="0" w:color="auto"/>
        <w:right w:val="none" w:sz="0" w:space="0" w:color="auto"/>
      </w:divBdr>
    </w:div>
    <w:div w:id="658538262">
      <w:marLeft w:val="640"/>
      <w:marRight w:val="0"/>
      <w:marTop w:val="0"/>
      <w:marBottom w:val="0"/>
      <w:divBdr>
        <w:top w:val="none" w:sz="0" w:space="0" w:color="auto"/>
        <w:left w:val="none" w:sz="0" w:space="0" w:color="auto"/>
        <w:bottom w:val="none" w:sz="0" w:space="0" w:color="auto"/>
        <w:right w:val="none" w:sz="0" w:space="0" w:color="auto"/>
      </w:divBdr>
    </w:div>
    <w:div w:id="658575644">
      <w:marLeft w:val="640"/>
      <w:marRight w:val="0"/>
      <w:marTop w:val="0"/>
      <w:marBottom w:val="0"/>
      <w:divBdr>
        <w:top w:val="none" w:sz="0" w:space="0" w:color="auto"/>
        <w:left w:val="none" w:sz="0" w:space="0" w:color="auto"/>
        <w:bottom w:val="none" w:sz="0" w:space="0" w:color="auto"/>
        <w:right w:val="none" w:sz="0" w:space="0" w:color="auto"/>
      </w:divBdr>
    </w:div>
    <w:div w:id="658579455">
      <w:marLeft w:val="640"/>
      <w:marRight w:val="0"/>
      <w:marTop w:val="0"/>
      <w:marBottom w:val="0"/>
      <w:divBdr>
        <w:top w:val="none" w:sz="0" w:space="0" w:color="auto"/>
        <w:left w:val="none" w:sz="0" w:space="0" w:color="auto"/>
        <w:bottom w:val="none" w:sz="0" w:space="0" w:color="auto"/>
        <w:right w:val="none" w:sz="0" w:space="0" w:color="auto"/>
      </w:divBdr>
    </w:div>
    <w:div w:id="658583610">
      <w:marLeft w:val="640"/>
      <w:marRight w:val="0"/>
      <w:marTop w:val="0"/>
      <w:marBottom w:val="0"/>
      <w:divBdr>
        <w:top w:val="none" w:sz="0" w:space="0" w:color="auto"/>
        <w:left w:val="none" w:sz="0" w:space="0" w:color="auto"/>
        <w:bottom w:val="none" w:sz="0" w:space="0" w:color="auto"/>
        <w:right w:val="none" w:sz="0" w:space="0" w:color="auto"/>
      </w:divBdr>
    </w:div>
    <w:div w:id="658584919">
      <w:marLeft w:val="640"/>
      <w:marRight w:val="0"/>
      <w:marTop w:val="0"/>
      <w:marBottom w:val="0"/>
      <w:divBdr>
        <w:top w:val="none" w:sz="0" w:space="0" w:color="auto"/>
        <w:left w:val="none" w:sz="0" w:space="0" w:color="auto"/>
        <w:bottom w:val="none" w:sz="0" w:space="0" w:color="auto"/>
        <w:right w:val="none" w:sz="0" w:space="0" w:color="auto"/>
      </w:divBdr>
    </w:div>
    <w:div w:id="658651969">
      <w:marLeft w:val="640"/>
      <w:marRight w:val="0"/>
      <w:marTop w:val="0"/>
      <w:marBottom w:val="0"/>
      <w:divBdr>
        <w:top w:val="none" w:sz="0" w:space="0" w:color="auto"/>
        <w:left w:val="none" w:sz="0" w:space="0" w:color="auto"/>
        <w:bottom w:val="none" w:sz="0" w:space="0" w:color="auto"/>
        <w:right w:val="none" w:sz="0" w:space="0" w:color="auto"/>
      </w:divBdr>
    </w:div>
    <w:div w:id="658658413">
      <w:marLeft w:val="640"/>
      <w:marRight w:val="0"/>
      <w:marTop w:val="0"/>
      <w:marBottom w:val="0"/>
      <w:divBdr>
        <w:top w:val="none" w:sz="0" w:space="0" w:color="auto"/>
        <w:left w:val="none" w:sz="0" w:space="0" w:color="auto"/>
        <w:bottom w:val="none" w:sz="0" w:space="0" w:color="auto"/>
        <w:right w:val="none" w:sz="0" w:space="0" w:color="auto"/>
      </w:divBdr>
    </w:div>
    <w:div w:id="658727547">
      <w:marLeft w:val="640"/>
      <w:marRight w:val="0"/>
      <w:marTop w:val="0"/>
      <w:marBottom w:val="0"/>
      <w:divBdr>
        <w:top w:val="none" w:sz="0" w:space="0" w:color="auto"/>
        <w:left w:val="none" w:sz="0" w:space="0" w:color="auto"/>
        <w:bottom w:val="none" w:sz="0" w:space="0" w:color="auto"/>
        <w:right w:val="none" w:sz="0" w:space="0" w:color="auto"/>
      </w:divBdr>
    </w:div>
    <w:div w:id="658771513">
      <w:marLeft w:val="640"/>
      <w:marRight w:val="0"/>
      <w:marTop w:val="0"/>
      <w:marBottom w:val="0"/>
      <w:divBdr>
        <w:top w:val="none" w:sz="0" w:space="0" w:color="auto"/>
        <w:left w:val="none" w:sz="0" w:space="0" w:color="auto"/>
        <w:bottom w:val="none" w:sz="0" w:space="0" w:color="auto"/>
        <w:right w:val="none" w:sz="0" w:space="0" w:color="auto"/>
      </w:divBdr>
    </w:div>
    <w:div w:id="658848718">
      <w:marLeft w:val="640"/>
      <w:marRight w:val="0"/>
      <w:marTop w:val="0"/>
      <w:marBottom w:val="0"/>
      <w:divBdr>
        <w:top w:val="none" w:sz="0" w:space="0" w:color="auto"/>
        <w:left w:val="none" w:sz="0" w:space="0" w:color="auto"/>
        <w:bottom w:val="none" w:sz="0" w:space="0" w:color="auto"/>
        <w:right w:val="none" w:sz="0" w:space="0" w:color="auto"/>
      </w:divBdr>
    </w:div>
    <w:div w:id="658849454">
      <w:marLeft w:val="640"/>
      <w:marRight w:val="0"/>
      <w:marTop w:val="0"/>
      <w:marBottom w:val="0"/>
      <w:divBdr>
        <w:top w:val="none" w:sz="0" w:space="0" w:color="auto"/>
        <w:left w:val="none" w:sz="0" w:space="0" w:color="auto"/>
        <w:bottom w:val="none" w:sz="0" w:space="0" w:color="auto"/>
        <w:right w:val="none" w:sz="0" w:space="0" w:color="auto"/>
      </w:divBdr>
    </w:div>
    <w:div w:id="658920143">
      <w:marLeft w:val="640"/>
      <w:marRight w:val="0"/>
      <w:marTop w:val="0"/>
      <w:marBottom w:val="0"/>
      <w:divBdr>
        <w:top w:val="none" w:sz="0" w:space="0" w:color="auto"/>
        <w:left w:val="none" w:sz="0" w:space="0" w:color="auto"/>
        <w:bottom w:val="none" w:sz="0" w:space="0" w:color="auto"/>
        <w:right w:val="none" w:sz="0" w:space="0" w:color="auto"/>
      </w:divBdr>
    </w:div>
    <w:div w:id="659046058">
      <w:marLeft w:val="640"/>
      <w:marRight w:val="0"/>
      <w:marTop w:val="0"/>
      <w:marBottom w:val="0"/>
      <w:divBdr>
        <w:top w:val="none" w:sz="0" w:space="0" w:color="auto"/>
        <w:left w:val="none" w:sz="0" w:space="0" w:color="auto"/>
        <w:bottom w:val="none" w:sz="0" w:space="0" w:color="auto"/>
        <w:right w:val="none" w:sz="0" w:space="0" w:color="auto"/>
      </w:divBdr>
    </w:div>
    <w:div w:id="659115832">
      <w:marLeft w:val="640"/>
      <w:marRight w:val="0"/>
      <w:marTop w:val="0"/>
      <w:marBottom w:val="0"/>
      <w:divBdr>
        <w:top w:val="none" w:sz="0" w:space="0" w:color="auto"/>
        <w:left w:val="none" w:sz="0" w:space="0" w:color="auto"/>
        <w:bottom w:val="none" w:sz="0" w:space="0" w:color="auto"/>
        <w:right w:val="none" w:sz="0" w:space="0" w:color="auto"/>
      </w:divBdr>
    </w:div>
    <w:div w:id="659117373">
      <w:marLeft w:val="640"/>
      <w:marRight w:val="0"/>
      <w:marTop w:val="0"/>
      <w:marBottom w:val="0"/>
      <w:divBdr>
        <w:top w:val="none" w:sz="0" w:space="0" w:color="auto"/>
        <w:left w:val="none" w:sz="0" w:space="0" w:color="auto"/>
        <w:bottom w:val="none" w:sz="0" w:space="0" w:color="auto"/>
        <w:right w:val="none" w:sz="0" w:space="0" w:color="auto"/>
      </w:divBdr>
    </w:div>
    <w:div w:id="659118120">
      <w:marLeft w:val="640"/>
      <w:marRight w:val="0"/>
      <w:marTop w:val="0"/>
      <w:marBottom w:val="0"/>
      <w:divBdr>
        <w:top w:val="none" w:sz="0" w:space="0" w:color="auto"/>
        <w:left w:val="none" w:sz="0" w:space="0" w:color="auto"/>
        <w:bottom w:val="none" w:sz="0" w:space="0" w:color="auto"/>
        <w:right w:val="none" w:sz="0" w:space="0" w:color="auto"/>
      </w:divBdr>
    </w:div>
    <w:div w:id="659164161">
      <w:marLeft w:val="640"/>
      <w:marRight w:val="0"/>
      <w:marTop w:val="0"/>
      <w:marBottom w:val="0"/>
      <w:divBdr>
        <w:top w:val="none" w:sz="0" w:space="0" w:color="auto"/>
        <w:left w:val="none" w:sz="0" w:space="0" w:color="auto"/>
        <w:bottom w:val="none" w:sz="0" w:space="0" w:color="auto"/>
        <w:right w:val="none" w:sz="0" w:space="0" w:color="auto"/>
      </w:divBdr>
    </w:div>
    <w:div w:id="659310348">
      <w:marLeft w:val="640"/>
      <w:marRight w:val="0"/>
      <w:marTop w:val="0"/>
      <w:marBottom w:val="0"/>
      <w:divBdr>
        <w:top w:val="none" w:sz="0" w:space="0" w:color="auto"/>
        <w:left w:val="none" w:sz="0" w:space="0" w:color="auto"/>
        <w:bottom w:val="none" w:sz="0" w:space="0" w:color="auto"/>
        <w:right w:val="none" w:sz="0" w:space="0" w:color="auto"/>
      </w:divBdr>
    </w:div>
    <w:div w:id="659312151">
      <w:marLeft w:val="640"/>
      <w:marRight w:val="0"/>
      <w:marTop w:val="0"/>
      <w:marBottom w:val="0"/>
      <w:divBdr>
        <w:top w:val="none" w:sz="0" w:space="0" w:color="auto"/>
        <w:left w:val="none" w:sz="0" w:space="0" w:color="auto"/>
        <w:bottom w:val="none" w:sz="0" w:space="0" w:color="auto"/>
        <w:right w:val="none" w:sz="0" w:space="0" w:color="auto"/>
      </w:divBdr>
    </w:div>
    <w:div w:id="659431603">
      <w:marLeft w:val="640"/>
      <w:marRight w:val="0"/>
      <w:marTop w:val="0"/>
      <w:marBottom w:val="0"/>
      <w:divBdr>
        <w:top w:val="none" w:sz="0" w:space="0" w:color="auto"/>
        <w:left w:val="none" w:sz="0" w:space="0" w:color="auto"/>
        <w:bottom w:val="none" w:sz="0" w:space="0" w:color="auto"/>
        <w:right w:val="none" w:sz="0" w:space="0" w:color="auto"/>
      </w:divBdr>
    </w:div>
    <w:div w:id="659575010">
      <w:marLeft w:val="640"/>
      <w:marRight w:val="0"/>
      <w:marTop w:val="0"/>
      <w:marBottom w:val="0"/>
      <w:divBdr>
        <w:top w:val="none" w:sz="0" w:space="0" w:color="auto"/>
        <w:left w:val="none" w:sz="0" w:space="0" w:color="auto"/>
        <w:bottom w:val="none" w:sz="0" w:space="0" w:color="auto"/>
        <w:right w:val="none" w:sz="0" w:space="0" w:color="auto"/>
      </w:divBdr>
    </w:div>
    <w:div w:id="659577628">
      <w:marLeft w:val="640"/>
      <w:marRight w:val="0"/>
      <w:marTop w:val="0"/>
      <w:marBottom w:val="0"/>
      <w:divBdr>
        <w:top w:val="none" w:sz="0" w:space="0" w:color="auto"/>
        <w:left w:val="none" w:sz="0" w:space="0" w:color="auto"/>
        <w:bottom w:val="none" w:sz="0" w:space="0" w:color="auto"/>
        <w:right w:val="none" w:sz="0" w:space="0" w:color="auto"/>
      </w:divBdr>
    </w:div>
    <w:div w:id="659579996">
      <w:marLeft w:val="640"/>
      <w:marRight w:val="0"/>
      <w:marTop w:val="0"/>
      <w:marBottom w:val="0"/>
      <w:divBdr>
        <w:top w:val="none" w:sz="0" w:space="0" w:color="auto"/>
        <w:left w:val="none" w:sz="0" w:space="0" w:color="auto"/>
        <w:bottom w:val="none" w:sz="0" w:space="0" w:color="auto"/>
        <w:right w:val="none" w:sz="0" w:space="0" w:color="auto"/>
      </w:divBdr>
    </w:div>
    <w:div w:id="659623016">
      <w:marLeft w:val="640"/>
      <w:marRight w:val="0"/>
      <w:marTop w:val="0"/>
      <w:marBottom w:val="0"/>
      <w:divBdr>
        <w:top w:val="none" w:sz="0" w:space="0" w:color="auto"/>
        <w:left w:val="none" w:sz="0" w:space="0" w:color="auto"/>
        <w:bottom w:val="none" w:sz="0" w:space="0" w:color="auto"/>
        <w:right w:val="none" w:sz="0" w:space="0" w:color="auto"/>
      </w:divBdr>
    </w:div>
    <w:div w:id="659773080">
      <w:marLeft w:val="640"/>
      <w:marRight w:val="0"/>
      <w:marTop w:val="0"/>
      <w:marBottom w:val="0"/>
      <w:divBdr>
        <w:top w:val="none" w:sz="0" w:space="0" w:color="auto"/>
        <w:left w:val="none" w:sz="0" w:space="0" w:color="auto"/>
        <w:bottom w:val="none" w:sz="0" w:space="0" w:color="auto"/>
        <w:right w:val="none" w:sz="0" w:space="0" w:color="auto"/>
      </w:divBdr>
    </w:div>
    <w:div w:id="659773591">
      <w:marLeft w:val="640"/>
      <w:marRight w:val="0"/>
      <w:marTop w:val="0"/>
      <w:marBottom w:val="0"/>
      <w:divBdr>
        <w:top w:val="none" w:sz="0" w:space="0" w:color="auto"/>
        <w:left w:val="none" w:sz="0" w:space="0" w:color="auto"/>
        <w:bottom w:val="none" w:sz="0" w:space="0" w:color="auto"/>
        <w:right w:val="none" w:sz="0" w:space="0" w:color="auto"/>
      </w:divBdr>
    </w:div>
    <w:div w:id="659845670">
      <w:marLeft w:val="640"/>
      <w:marRight w:val="0"/>
      <w:marTop w:val="0"/>
      <w:marBottom w:val="0"/>
      <w:divBdr>
        <w:top w:val="none" w:sz="0" w:space="0" w:color="auto"/>
        <w:left w:val="none" w:sz="0" w:space="0" w:color="auto"/>
        <w:bottom w:val="none" w:sz="0" w:space="0" w:color="auto"/>
        <w:right w:val="none" w:sz="0" w:space="0" w:color="auto"/>
      </w:divBdr>
    </w:div>
    <w:div w:id="659887219">
      <w:marLeft w:val="640"/>
      <w:marRight w:val="0"/>
      <w:marTop w:val="0"/>
      <w:marBottom w:val="0"/>
      <w:divBdr>
        <w:top w:val="none" w:sz="0" w:space="0" w:color="auto"/>
        <w:left w:val="none" w:sz="0" w:space="0" w:color="auto"/>
        <w:bottom w:val="none" w:sz="0" w:space="0" w:color="auto"/>
        <w:right w:val="none" w:sz="0" w:space="0" w:color="auto"/>
      </w:divBdr>
    </w:div>
    <w:div w:id="659966951">
      <w:marLeft w:val="640"/>
      <w:marRight w:val="0"/>
      <w:marTop w:val="0"/>
      <w:marBottom w:val="0"/>
      <w:divBdr>
        <w:top w:val="none" w:sz="0" w:space="0" w:color="auto"/>
        <w:left w:val="none" w:sz="0" w:space="0" w:color="auto"/>
        <w:bottom w:val="none" w:sz="0" w:space="0" w:color="auto"/>
        <w:right w:val="none" w:sz="0" w:space="0" w:color="auto"/>
      </w:divBdr>
    </w:div>
    <w:div w:id="660044860">
      <w:marLeft w:val="640"/>
      <w:marRight w:val="0"/>
      <w:marTop w:val="0"/>
      <w:marBottom w:val="0"/>
      <w:divBdr>
        <w:top w:val="none" w:sz="0" w:space="0" w:color="auto"/>
        <w:left w:val="none" w:sz="0" w:space="0" w:color="auto"/>
        <w:bottom w:val="none" w:sz="0" w:space="0" w:color="auto"/>
        <w:right w:val="none" w:sz="0" w:space="0" w:color="auto"/>
      </w:divBdr>
    </w:div>
    <w:div w:id="660045665">
      <w:marLeft w:val="640"/>
      <w:marRight w:val="0"/>
      <w:marTop w:val="0"/>
      <w:marBottom w:val="0"/>
      <w:divBdr>
        <w:top w:val="none" w:sz="0" w:space="0" w:color="auto"/>
        <w:left w:val="none" w:sz="0" w:space="0" w:color="auto"/>
        <w:bottom w:val="none" w:sz="0" w:space="0" w:color="auto"/>
        <w:right w:val="none" w:sz="0" w:space="0" w:color="auto"/>
      </w:divBdr>
    </w:div>
    <w:div w:id="660156488">
      <w:marLeft w:val="640"/>
      <w:marRight w:val="0"/>
      <w:marTop w:val="0"/>
      <w:marBottom w:val="0"/>
      <w:divBdr>
        <w:top w:val="none" w:sz="0" w:space="0" w:color="auto"/>
        <w:left w:val="none" w:sz="0" w:space="0" w:color="auto"/>
        <w:bottom w:val="none" w:sz="0" w:space="0" w:color="auto"/>
        <w:right w:val="none" w:sz="0" w:space="0" w:color="auto"/>
      </w:divBdr>
    </w:div>
    <w:div w:id="660231411">
      <w:marLeft w:val="640"/>
      <w:marRight w:val="0"/>
      <w:marTop w:val="0"/>
      <w:marBottom w:val="0"/>
      <w:divBdr>
        <w:top w:val="none" w:sz="0" w:space="0" w:color="auto"/>
        <w:left w:val="none" w:sz="0" w:space="0" w:color="auto"/>
        <w:bottom w:val="none" w:sz="0" w:space="0" w:color="auto"/>
        <w:right w:val="none" w:sz="0" w:space="0" w:color="auto"/>
      </w:divBdr>
    </w:div>
    <w:div w:id="660237469">
      <w:marLeft w:val="640"/>
      <w:marRight w:val="0"/>
      <w:marTop w:val="0"/>
      <w:marBottom w:val="0"/>
      <w:divBdr>
        <w:top w:val="none" w:sz="0" w:space="0" w:color="auto"/>
        <w:left w:val="none" w:sz="0" w:space="0" w:color="auto"/>
        <w:bottom w:val="none" w:sz="0" w:space="0" w:color="auto"/>
        <w:right w:val="none" w:sz="0" w:space="0" w:color="auto"/>
      </w:divBdr>
    </w:div>
    <w:div w:id="660276274">
      <w:marLeft w:val="640"/>
      <w:marRight w:val="0"/>
      <w:marTop w:val="0"/>
      <w:marBottom w:val="0"/>
      <w:divBdr>
        <w:top w:val="none" w:sz="0" w:space="0" w:color="auto"/>
        <w:left w:val="none" w:sz="0" w:space="0" w:color="auto"/>
        <w:bottom w:val="none" w:sz="0" w:space="0" w:color="auto"/>
        <w:right w:val="none" w:sz="0" w:space="0" w:color="auto"/>
      </w:divBdr>
    </w:div>
    <w:div w:id="660282086">
      <w:marLeft w:val="640"/>
      <w:marRight w:val="0"/>
      <w:marTop w:val="0"/>
      <w:marBottom w:val="0"/>
      <w:divBdr>
        <w:top w:val="none" w:sz="0" w:space="0" w:color="auto"/>
        <w:left w:val="none" w:sz="0" w:space="0" w:color="auto"/>
        <w:bottom w:val="none" w:sz="0" w:space="0" w:color="auto"/>
        <w:right w:val="none" w:sz="0" w:space="0" w:color="auto"/>
      </w:divBdr>
    </w:div>
    <w:div w:id="660542679">
      <w:marLeft w:val="640"/>
      <w:marRight w:val="0"/>
      <w:marTop w:val="0"/>
      <w:marBottom w:val="0"/>
      <w:divBdr>
        <w:top w:val="none" w:sz="0" w:space="0" w:color="auto"/>
        <w:left w:val="none" w:sz="0" w:space="0" w:color="auto"/>
        <w:bottom w:val="none" w:sz="0" w:space="0" w:color="auto"/>
        <w:right w:val="none" w:sz="0" w:space="0" w:color="auto"/>
      </w:divBdr>
    </w:div>
    <w:div w:id="660696523">
      <w:marLeft w:val="640"/>
      <w:marRight w:val="0"/>
      <w:marTop w:val="0"/>
      <w:marBottom w:val="0"/>
      <w:divBdr>
        <w:top w:val="none" w:sz="0" w:space="0" w:color="auto"/>
        <w:left w:val="none" w:sz="0" w:space="0" w:color="auto"/>
        <w:bottom w:val="none" w:sz="0" w:space="0" w:color="auto"/>
        <w:right w:val="none" w:sz="0" w:space="0" w:color="auto"/>
      </w:divBdr>
    </w:div>
    <w:div w:id="660698851">
      <w:marLeft w:val="640"/>
      <w:marRight w:val="0"/>
      <w:marTop w:val="0"/>
      <w:marBottom w:val="0"/>
      <w:divBdr>
        <w:top w:val="none" w:sz="0" w:space="0" w:color="auto"/>
        <w:left w:val="none" w:sz="0" w:space="0" w:color="auto"/>
        <w:bottom w:val="none" w:sz="0" w:space="0" w:color="auto"/>
        <w:right w:val="none" w:sz="0" w:space="0" w:color="auto"/>
      </w:divBdr>
    </w:div>
    <w:div w:id="660740242">
      <w:marLeft w:val="640"/>
      <w:marRight w:val="0"/>
      <w:marTop w:val="0"/>
      <w:marBottom w:val="0"/>
      <w:divBdr>
        <w:top w:val="none" w:sz="0" w:space="0" w:color="auto"/>
        <w:left w:val="none" w:sz="0" w:space="0" w:color="auto"/>
        <w:bottom w:val="none" w:sz="0" w:space="0" w:color="auto"/>
        <w:right w:val="none" w:sz="0" w:space="0" w:color="auto"/>
      </w:divBdr>
    </w:div>
    <w:div w:id="660741861">
      <w:marLeft w:val="640"/>
      <w:marRight w:val="0"/>
      <w:marTop w:val="0"/>
      <w:marBottom w:val="0"/>
      <w:divBdr>
        <w:top w:val="none" w:sz="0" w:space="0" w:color="auto"/>
        <w:left w:val="none" w:sz="0" w:space="0" w:color="auto"/>
        <w:bottom w:val="none" w:sz="0" w:space="0" w:color="auto"/>
        <w:right w:val="none" w:sz="0" w:space="0" w:color="auto"/>
      </w:divBdr>
    </w:div>
    <w:div w:id="660819194">
      <w:marLeft w:val="640"/>
      <w:marRight w:val="0"/>
      <w:marTop w:val="0"/>
      <w:marBottom w:val="0"/>
      <w:divBdr>
        <w:top w:val="none" w:sz="0" w:space="0" w:color="auto"/>
        <w:left w:val="none" w:sz="0" w:space="0" w:color="auto"/>
        <w:bottom w:val="none" w:sz="0" w:space="0" w:color="auto"/>
        <w:right w:val="none" w:sz="0" w:space="0" w:color="auto"/>
      </w:divBdr>
    </w:div>
    <w:div w:id="660819335">
      <w:marLeft w:val="640"/>
      <w:marRight w:val="0"/>
      <w:marTop w:val="0"/>
      <w:marBottom w:val="0"/>
      <w:divBdr>
        <w:top w:val="none" w:sz="0" w:space="0" w:color="auto"/>
        <w:left w:val="none" w:sz="0" w:space="0" w:color="auto"/>
        <w:bottom w:val="none" w:sz="0" w:space="0" w:color="auto"/>
        <w:right w:val="none" w:sz="0" w:space="0" w:color="auto"/>
      </w:divBdr>
    </w:div>
    <w:div w:id="660894487">
      <w:marLeft w:val="640"/>
      <w:marRight w:val="0"/>
      <w:marTop w:val="0"/>
      <w:marBottom w:val="0"/>
      <w:divBdr>
        <w:top w:val="none" w:sz="0" w:space="0" w:color="auto"/>
        <w:left w:val="none" w:sz="0" w:space="0" w:color="auto"/>
        <w:bottom w:val="none" w:sz="0" w:space="0" w:color="auto"/>
        <w:right w:val="none" w:sz="0" w:space="0" w:color="auto"/>
      </w:divBdr>
    </w:div>
    <w:div w:id="660932001">
      <w:marLeft w:val="640"/>
      <w:marRight w:val="0"/>
      <w:marTop w:val="0"/>
      <w:marBottom w:val="0"/>
      <w:divBdr>
        <w:top w:val="none" w:sz="0" w:space="0" w:color="auto"/>
        <w:left w:val="none" w:sz="0" w:space="0" w:color="auto"/>
        <w:bottom w:val="none" w:sz="0" w:space="0" w:color="auto"/>
        <w:right w:val="none" w:sz="0" w:space="0" w:color="auto"/>
      </w:divBdr>
    </w:div>
    <w:div w:id="660963094">
      <w:marLeft w:val="640"/>
      <w:marRight w:val="0"/>
      <w:marTop w:val="0"/>
      <w:marBottom w:val="0"/>
      <w:divBdr>
        <w:top w:val="none" w:sz="0" w:space="0" w:color="auto"/>
        <w:left w:val="none" w:sz="0" w:space="0" w:color="auto"/>
        <w:bottom w:val="none" w:sz="0" w:space="0" w:color="auto"/>
        <w:right w:val="none" w:sz="0" w:space="0" w:color="auto"/>
      </w:divBdr>
    </w:div>
    <w:div w:id="661011993">
      <w:marLeft w:val="640"/>
      <w:marRight w:val="0"/>
      <w:marTop w:val="0"/>
      <w:marBottom w:val="0"/>
      <w:divBdr>
        <w:top w:val="none" w:sz="0" w:space="0" w:color="auto"/>
        <w:left w:val="none" w:sz="0" w:space="0" w:color="auto"/>
        <w:bottom w:val="none" w:sz="0" w:space="0" w:color="auto"/>
        <w:right w:val="none" w:sz="0" w:space="0" w:color="auto"/>
      </w:divBdr>
    </w:div>
    <w:div w:id="661128802">
      <w:bodyDiv w:val="1"/>
      <w:marLeft w:val="0"/>
      <w:marRight w:val="0"/>
      <w:marTop w:val="0"/>
      <w:marBottom w:val="0"/>
      <w:divBdr>
        <w:top w:val="none" w:sz="0" w:space="0" w:color="auto"/>
        <w:left w:val="none" w:sz="0" w:space="0" w:color="auto"/>
        <w:bottom w:val="none" w:sz="0" w:space="0" w:color="auto"/>
        <w:right w:val="none" w:sz="0" w:space="0" w:color="auto"/>
      </w:divBdr>
    </w:div>
    <w:div w:id="661129772">
      <w:marLeft w:val="640"/>
      <w:marRight w:val="0"/>
      <w:marTop w:val="0"/>
      <w:marBottom w:val="0"/>
      <w:divBdr>
        <w:top w:val="none" w:sz="0" w:space="0" w:color="auto"/>
        <w:left w:val="none" w:sz="0" w:space="0" w:color="auto"/>
        <w:bottom w:val="none" w:sz="0" w:space="0" w:color="auto"/>
        <w:right w:val="none" w:sz="0" w:space="0" w:color="auto"/>
      </w:divBdr>
    </w:div>
    <w:div w:id="661130683">
      <w:marLeft w:val="640"/>
      <w:marRight w:val="0"/>
      <w:marTop w:val="0"/>
      <w:marBottom w:val="0"/>
      <w:divBdr>
        <w:top w:val="none" w:sz="0" w:space="0" w:color="auto"/>
        <w:left w:val="none" w:sz="0" w:space="0" w:color="auto"/>
        <w:bottom w:val="none" w:sz="0" w:space="0" w:color="auto"/>
        <w:right w:val="none" w:sz="0" w:space="0" w:color="auto"/>
      </w:divBdr>
    </w:div>
    <w:div w:id="661154910">
      <w:marLeft w:val="640"/>
      <w:marRight w:val="0"/>
      <w:marTop w:val="0"/>
      <w:marBottom w:val="0"/>
      <w:divBdr>
        <w:top w:val="none" w:sz="0" w:space="0" w:color="auto"/>
        <w:left w:val="none" w:sz="0" w:space="0" w:color="auto"/>
        <w:bottom w:val="none" w:sz="0" w:space="0" w:color="auto"/>
        <w:right w:val="none" w:sz="0" w:space="0" w:color="auto"/>
      </w:divBdr>
    </w:div>
    <w:div w:id="661156028">
      <w:marLeft w:val="640"/>
      <w:marRight w:val="0"/>
      <w:marTop w:val="0"/>
      <w:marBottom w:val="0"/>
      <w:divBdr>
        <w:top w:val="none" w:sz="0" w:space="0" w:color="auto"/>
        <w:left w:val="none" w:sz="0" w:space="0" w:color="auto"/>
        <w:bottom w:val="none" w:sz="0" w:space="0" w:color="auto"/>
        <w:right w:val="none" w:sz="0" w:space="0" w:color="auto"/>
      </w:divBdr>
    </w:div>
    <w:div w:id="661279556">
      <w:marLeft w:val="640"/>
      <w:marRight w:val="0"/>
      <w:marTop w:val="0"/>
      <w:marBottom w:val="0"/>
      <w:divBdr>
        <w:top w:val="none" w:sz="0" w:space="0" w:color="auto"/>
        <w:left w:val="none" w:sz="0" w:space="0" w:color="auto"/>
        <w:bottom w:val="none" w:sz="0" w:space="0" w:color="auto"/>
        <w:right w:val="none" w:sz="0" w:space="0" w:color="auto"/>
      </w:divBdr>
    </w:div>
    <w:div w:id="661470686">
      <w:marLeft w:val="640"/>
      <w:marRight w:val="0"/>
      <w:marTop w:val="0"/>
      <w:marBottom w:val="0"/>
      <w:divBdr>
        <w:top w:val="none" w:sz="0" w:space="0" w:color="auto"/>
        <w:left w:val="none" w:sz="0" w:space="0" w:color="auto"/>
        <w:bottom w:val="none" w:sz="0" w:space="0" w:color="auto"/>
        <w:right w:val="none" w:sz="0" w:space="0" w:color="auto"/>
      </w:divBdr>
    </w:div>
    <w:div w:id="661543298">
      <w:marLeft w:val="640"/>
      <w:marRight w:val="0"/>
      <w:marTop w:val="0"/>
      <w:marBottom w:val="0"/>
      <w:divBdr>
        <w:top w:val="none" w:sz="0" w:space="0" w:color="auto"/>
        <w:left w:val="none" w:sz="0" w:space="0" w:color="auto"/>
        <w:bottom w:val="none" w:sz="0" w:space="0" w:color="auto"/>
        <w:right w:val="none" w:sz="0" w:space="0" w:color="auto"/>
      </w:divBdr>
    </w:div>
    <w:div w:id="661586419">
      <w:marLeft w:val="640"/>
      <w:marRight w:val="0"/>
      <w:marTop w:val="0"/>
      <w:marBottom w:val="0"/>
      <w:divBdr>
        <w:top w:val="none" w:sz="0" w:space="0" w:color="auto"/>
        <w:left w:val="none" w:sz="0" w:space="0" w:color="auto"/>
        <w:bottom w:val="none" w:sz="0" w:space="0" w:color="auto"/>
        <w:right w:val="none" w:sz="0" w:space="0" w:color="auto"/>
      </w:divBdr>
    </w:div>
    <w:div w:id="661589647">
      <w:marLeft w:val="640"/>
      <w:marRight w:val="0"/>
      <w:marTop w:val="0"/>
      <w:marBottom w:val="0"/>
      <w:divBdr>
        <w:top w:val="none" w:sz="0" w:space="0" w:color="auto"/>
        <w:left w:val="none" w:sz="0" w:space="0" w:color="auto"/>
        <w:bottom w:val="none" w:sz="0" w:space="0" w:color="auto"/>
        <w:right w:val="none" w:sz="0" w:space="0" w:color="auto"/>
      </w:divBdr>
    </w:div>
    <w:div w:id="661590442">
      <w:marLeft w:val="640"/>
      <w:marRight w:val="0"/>
      <w:marTop w:val="0"/>
      <w:marBottom w:val="0"/>
      <w:divBdr>
        <w:top w:val="none" w:sz="0" w:space="0" w:color="auto"/>
        <w:left w:val="none" w:sz="0" w:space="0" w:color="auto"/>
        <w:bottom w:val="none" w:sz="0" w:space="0" w:color="auto"/>
        <w:right w:val="none" w:sz="0" w:space="0" w:color="auto"/>
      </w:divBdr>
    </w:div>
    <w:div w:id="661616120">
      <w:marLeft w:val="640"/>
      <w:marRight w:val="0"/>
      <w:marTop w:val="0"/>
      <w:marBottom w:val="0"/>
      <w:divBdr>
        <w:top w:val="none" w:sz="0" w:space="0" w:color="auto"/>
        <w:left w:val="none" w:sz="0" w:space="0" w:color="auto"/>
        <w:bottom w:val="none" w:sz="0" w:space="0" w:color="auto"/>
        <w:right w:val="none" w:sz="0" w:space="0" w:color="auto"/>
      </w:divBdr>
    </w:div>
    <w:div w:id="661616701">
      <w:marLeft w:val="640"/>
      <w:marRight w:val="0"/>
      <w:marTop w:val="0"/>
      <w:marBottom w:val="0"/>
      <w:divBdr>
        <w:top w:val="none" w:sz="0" w:space="0" w:color="auto"/>
        <w:left w:val="none" w:sz="0" w:space="0" w:color="auto"/>
        <w:bottom w:val="none" w:sz="0" w:space="0" w:color="auto"/>
        <w:right w:val="none" w:sz="0" w:space="0" w:color="auto"/>
      </w:divBdr>
    </w:div>
    <w:div w:id="662129589">
      <w:bodyDiv w:val="1"/>
      <w:marLeft w:val="0"/>
      <w:marRight w:val="0"/>
      <w:marTop w:val="0"/>
      <w:marBottom w:val="0"/>
      <w:divBdr>
        <w:top w:val="none" w:sz="0" w:space="0" w:color="auto"/>
        <w:left w:val="none" w:sz="0" w:space="0" w:color="auto"/>
        <w:bottom w:val="none" w:sz="0" w:space="0" w:color="auto"/>
        <w:right w:val="none" w:sz="0" w:space="0" w:color="auto"/>
      </w:divBdr>
      <w:divsChild>
        <w:div w:id="169872624">
          <w:marLeft w:val="640"/>
          <w:marRight w:val="0"/>
          <w:marTop w:val="0"/>
          <w:marBottom w:val="0"/>
          <w:divBdr>
            <w:top w:val="none" w:sz="0" w:space="0" w:color="auto"/>
            <w:left w:val="none" w:sz="0" w:space="0" w:color="auto"/>
            <w:bottom w:val="none" w:sz="0" w:space="0" w:color="auto"/>
            <w:right w:val="none" w:sz="0" w:space="0" w:color="auto"/>
          </w:divBdr>
        </w:div>
        <w:div w:id="185103397">
          <w:marLeft w:val="640"/>
          <w:marRight w:val="0"/>
          <w:marTop w:val="0"/>
          <w:marBottom w:val="0"/>
          <w:divBdr>
            <w:top w:val="none" w:sz="0" w:space="0" w:color="auto"/>
            <w:left w:val="none" w:sz="0" w:space="0" w:color="auto"/>
            <w:bottom w:val="none" w:sz="0" w:space="0" w:color="auto"/>
            <w:right w:val="none" w:sz="0" w:space="0" w:color="auto"/>
          </w:divBdr>
        </w:div>
        <w:div w:id="192889493">
          <w:marLeft w:val="640"/>
          <w:marRight w:val="0"/>
          <w:marTop w:val="0"/>
          <w:marBottom w:val="0"/>
          <w:divBdr>
            <w:top w:val="none" w:sz="0" w:space="0" w:color="auto"/>
            <w:left w:val="none" w:sz="0" w:space="0" w:color="auto"/>
            <w:bottom w:val="none" w:sz="0" w:space="0" w:color="auto"/>
            <w:right w:val="none" w:sz="0" w:space="0" w:color="auto"/>
          </w:divBdr>
        </w:div>
        <w:div w:id="269700503">
          <w:marLeft w:val="640"/>
          <w:marRight w:val="0"/>
          <w:marTop w:val="0"/>
          <w:marBottom w:val="0"/>
          <w:divBdr>
            <w:top w:val="none" w:sz="0" w:space="0" w:color="auto"/>
            <w:left w:val="none" w:sz="0" w:space="0" w:color="auto"/>
            <w:bottom w:val="none" w:sz="0" w:space="0" w:color="auto"/>
            <w:right w:val="none" w:sz="0" w:space="0" w:color="auto"/>
          </w:divBdr>
        </w:div>
        <w:div w:id="301814675">
          <w:marLeft w:val="640"/>
          <w:marRight w:val="0"/>
          <w:marTop w:val="0"/>
          <w:marBottom w:val="0"/>
          <w:divBdr>
            <w:top w:val="none" w:sz="0" w:space="0" w:color="auto"/>
            <w:left w:val="none" w:sz="0" w:space="0" w:color="auto"/>
            <w:bottom w:val="none" w:sz="0" w:space="0" w:color="auto"/>
            <w:right w:val="none" w:sz="0" w:space="0" w:color="auto"/>
          </w:divBdr>
        </w:div>
        <w:div w:id="345517527">
          <w:marLeft w:val="640"/>
          <w:marRight w:val="0"/>
          <w:marTop w:val="0"/>
          <w:marBottom w:val="0"/>
          <w:divBdr>
            <w:top w:val="none" w:sz="0" w:space="0" w:color="auto"/>
            <w:left w:val="none" w:sz="0" w:space="0" w:color="auto"/>
            <w:bottom w:val="none" w:sz="0" w:space="0" w:color="auto"/>
            <w:right w:val="none" w:sz="0" w:space="0" w:color="auto"/>
          </w:divBdr>
        </w:div>
        <w:div w:id="448746253">
          <w:marLeft w:val="640"/>
          <w:marRight w:val="0"/>
          <w:marTop w:val="0"/>
          <w:marBottom w:val="0"/>
          <w:divBdr>
            <w:top w:val="none" w:sz="0" w:space="0" w:color="auto"/>
            <w:left w:val="none" w:sz="0" w:space="0" w:color="auto"/>
            <w:bottom w:val="none" w:sz="0" w:space="0" w:color="auto"/>
            <w:right w:val="none" w:sz="0" w:space="0" w:color="auto"/>
          </w:divBdr>
        </w:div>
        <w:div w:id="481122341">
          <w:marLeft w:val="640"/>
          <w:marRight w:val="0"/>
          <w:marTop w:val="0"/>
          <w:marBottom w:val="0"/>
          <w:divBdr>
            <w:top w:val="none" w:sz="0" w:space="0" w:color="auto"/>
            <w:left w:val="none" w:sz="0" w:space="0" w:color="auto"/>
            <w:bottom w:val="none" w:sz="0" w:space="0" w:color="auto"/>
            <w:right w:val="none" w:sz="0" w:space="0" w:color="auto"/>
          </w:divBdr>
        </w:div>
        <w:div w:id="494348102">
          <w:marLeft w:val="640"/>
          <w:marRight w:val="0"/>
          <w:marTop w:val="0"/>
          <w:marBottom w:val="0"/>
          <w:divBdr>
            <w:top w:val="none" w:sz="0" w:space="0" w:color="auto"/>
            <w:left w:val="none" w:sz="0" w:space="0" w:color="auto"/>
            <w:bottom w:val="none" w:sz="0" w:space="0" w:color="auto"/>
            <w:right w:val="none" w:sz="0" w:space="0" w:color="auto"/>
          </w:divBdr>
        </w:div>
        <w:div w:id="523446199">
          <w:marLeft w:val="640"/>
          <w:marRight w:val="0"/>
          <w:marTop w:val="0"/>
          <w:marBottom w:val="0"/>
          <w:divBdr>
            <w:top w:val="none" w:sz="0" w:space="0" w:color="auto"/>
            <w:left w:val="none" w:sz="0" w:space="0" w:color="auto"/>
            <w:bottom w:val="none" w:sz="0" w:space="0" w:color="auto"/>
            <w:right w:val="none" w:sz="0" w:space="0" w:color="auto"/>
          </w:divBdr>
        </w:div>
        <w:div w:id="543639249">
          <w:marLeft w:val="640"/>
          <w:marRight w:val="0"/>
          <w:marTop w:val="0"/>
          <w:marBottom w:val="0"/>
          <w:divBdr>
            <w:top w:val="none" w:sz="0" w:space="0" w:color="auto"/>
            <w:left w:val="none" w:sz="0" w:space="0" w:color="auto"/>
            <w:bottom w:val="none" w:sz="0" w:space="0" w:color="auto"/>
            <w:right w:val="none" w:sz="0" w:space="0" w:color="auto"/>
          </w:divBdr>
        </w:div>
        <w:div w:id="566767579">
          <w:marLeft w:val="640"/>
          <w:marRight w:val="0"/>
          <w:marTop w:val="0"/>
          <w:marBottom w:val="0"/>
          <w:divBdr>
            <w:top w:val="none" w:sz="0" w:space="0" w:color="auto"/>
            <w:left w:val="none" w:sz="0" w:space="0" w:color="auto"/>
            <w:bottom w:val="none" w:sz="0" w:space="0" w:color="auto"/>
            <w:right w:val="none" w:sz="0" w:space="0" w:color="auto"/>
          </w:divBdr>
        </w:div>
        <w:div w:id="593784805">
          <w:marLeft w:val="640"/>
          <w:marRight w:val="0"/>
          <w:marTop w:val="0"/>
          <w:marBottom w:val="0"/>
          <w:divBdr>
            <w:top w:val="none" w:sz="0" w:space="0" w:color="auto"/>
            <w:left w:val="none" w:sz="0" w:space="0" w:color="auto"/>
            <w:bottom w:val="none" w:sz="0" w:space="0" w:color="auto"/>
            <w:right w:val="none" w:sz="0" w:space="0" w:color="auto"/>
          </w:divBdr>
        </w:div>
        <w:div w:id="631129288">
          <w:marLeft w:val="640"/>
          <w:marRight w:val="0"/>
          <w:marTop w:val="0"/>
          <w:marBottom w:val="0"/>
          <w:divBdr>
            <w:top w:val="none" w:sz="0" w:space="0" w:color="auto"/>
            <w:left w:val="none" w:sz="0" w:space="0" w:color="auto"/>
            <w:bottom w:val="none" w:sz="0" w:space="0" w:color="auto"/>
            <w:right w:val="none" w:sz="0" w:space="0" w:color="auto"/>
          </w:divBdr>
        </w:div>
        <w:div w:id="633607779">
          <w:marLeft w:val="640"/>
          <w:marRight w:val="0"/>
          <w:marTop w:val="0"/>
          <w:marBottom w:val="0"/>
          <w:divBdr>
            <w:top w:val="none" w:sz="0" w:space="0" w:color="auto"/>
            <w:left w:val="none" w:sz="0" w:space="0" w:color="auto"/>
            <w:bottom w:val="none" w:sz="0" w:space="0" w:color="auto"/>
            <w:right w:val="none" w:sz="0" w:space="0" w:color="auto"/>
          </w:divBdr>
        </w:div>
        <w:div w:id="639578700">
          <w:marLeft w:val="640"/>
          <w:marRight w:val="0"/>
          <w:marTop w:val="0"/>
          <w:marBottom w:val="0"/>
          <w:divBdr>
            <w:top w:val="none" w:sz="0" w:space="0" w:color="auto"/>
            <w:left w:val="none" w:sz="0" w:space="0" w:color="auto"/>
            <w:bottom w:val="none" w:sz="0" w:space="0" w:color="auto"/>
            <w:right w:val="none" w:sz="0" w:space="0" w:color="auto"/>
          </w:divBdr>
        </w:div>
        <w:div w:id="640647099">
          <w:marLeft w:val="640"/>
          <w:marRight w:val="0"/>
          <w:marTop w:val="0"/>
          <w:marBottom w:val="0"/>
          <w:divBdr>
            <w:top w:val="none" w:sz="0" w:space="0" w:color="auto"/>
            <w:left w:val="none" w:sz="0" w:space="0" w:color="auto"/>
            <w:bottom w:val="none" w:sz="0" w:space="0" w:color="auto"/>
            <w:right w:val="none" w:sz="0" w:space="0" w:color="auto"/>
          </w:divBdr>
        </w:div>
        <w:div w:id="659889412">
          <w:marLeft w:val="640"/>
          <w:marRight w:val="0"/>
          <w:marTop w:val="0"/>
          <w:marBottom w:val="0"/>
          <w:divBdr>
            <w:top w:val="none" w:sz="0" w:space="0" w:color="auto"/>
            <w:left w:val="none" w:sz="0" w:space="0" w:color="auto"/>
            <w:bottom w:val="none" w:sz="0" w:space="0" w:color="auto"/>
            <w:right w:val="none" w:sz="0" w:space="0" w:color="auto"/>
          </w:divBdr>
        </w:div>
        <w:div w:id="669722758">
          <w:marLeft w:val="640"/>
          <w:marRight w:val="0"/>
          <w:marTop w:val="0"/>
          <w:marBottom w:val="0"/>
          <w:divBdr>
            <w:top w:val="none" w:sz="0" w:space="0" w:color="auto"/>
            <w:left w:val="none" w:sz="0" w:space="0" w:color="auto"/>
            <w:bottom w:val="none" w:sz="0" w:space="0" w:color="auto"/>
            <w:right w:val="none" w:sz="0" w:space="0" w:color="auto"/>
          </w:divBdr>
        </w:div>
        <w:div w:id="709378128">
          <w:marLeft w:val="640"/>
          <w:marRight w:val="0"/>
          <w:marTop w:val="0"/>
          <w:marBottom w:val="0"/>
          <w:divBdr>
            <w:top w:val="none" w:sz="0" w:space="0" w:color="auto"/>
            <w:left w:val="none" w:sz="0" w:space="0" w:color="auto"/>
            <w:bottom w:val="none" w:sz="0" w:space="0" w:color="auto"/>
            <w:right w:val="none" w:sz="0" w:space="0" w:color="auto"/>
          </w:divBdr>
        </w:div>
        <w:div w:id="760177412">
          <w:marLeft w:val="640"/>
          <w:marRight w:val="0"/>
          <w:marTop w:val="0"/>
          <w:marBottom w:val="0"/>
          <w:divBdr>
            <w:top w:val="none" w:sz="0" w:space="0" w:color="auto"/>
            <w:left w:val="none" w:sz="0" w:space="0" w:color="auto"/>
            <w:bottom w:val="none" w:sz="0" w:space="0" w:color="auto"/>
            <w:right w:val="none" w:sz="0" w:space="0" w:color="auto"/>
          </w:divBdr>
        </w:div>
        <w:div w:id="802113792">
          <w:marLeft w:val="640"/>
          <w:marRight w:val="0"/>
          <w:marTop w:val="0"/>
          <w:marBottom w:val="0"/>
          <w:divBdr>
            <w:top w:val="none" w:sz="0" w:space="0" w:color="auto"/>
            <w:left w:val="none" w:sz="0" w:space="0" w:color="auto"/>
            <w:bottom w:val="none" w:sz="0" w:space="0" w:color="auto"/>
            <w:right w:val="none" w:sz="0" w:space="0" w:color="auto"/>
          </w:divBdr>
        </w:div>
        <w:div w:id="811797594">
          <w:marLeft w:val="640"/>
          <w:marRight w:val="0"/>
          <w:marTop w:val="0"/>
          <w:marBottom w:val="0"/>
          <w:divBdr>
            <w:top w:val="none" w:sz="0" w:space="0" w:color="auto"/>
            <w:left w:val="none" w:sz="0" w:space="0" w:color="auto"/>
            <w:bottom w:val="none" w:sz="0" w:space="0" w:color="auto"/>
            <w:right w:val="none" w:sz="0" w:space="0" w:color="auto"/>
          </w:divBdr>
        </w:div>
        <w:div w:id="828443251">
          <w:marLeft w:val="640"/>
          <w:marRight w:val="0"/>
          <w:marTop w:val="0"/>
          <w:marBottom w:val="0"/>
          <w:divBdr>
            <w:top w:val="none" w:sz="0" w:space="0" w:color="auto"/>
            <w:left w:val="none" w:sz="0" w:space="0" w:color="auto"/>
            <w:bottom w:val="none" w:sz="0" w:space="0" w:color="auto"/>
            <w:right w:val="none" w:sz="0" w:space="0" w:color="auto"/>
          </w:divBdr>
        </w:div>
        <w:div w:id="850292739">
          <w:marLeft w:val="640"/>
          <w:marRight w:val="0"/>
          <w:marTop w:val="0"/>
          <w:marBottom w:val="0"/>
          <w:divBdr>
            <w:top w:val="none" w:sz="0" w:space="0" w:color="auto"/>
            <w:left w:val="none" w:sz="0" w:space="0" w:color="auto"/>
            <w:bottom w:val="none" w:sz="0" w:space="0" w:color="auto"/>
            <w:right w:val="none" w:sz="0" w:space="0" w:color="auto"/>
          </w:divBdr>
        </w:div>
        <w:div w:id="855534838">
          <w:marLeft w:val="640"/>
          <w:marRight w:val="0"/>
          <w:marTop w:val="0"/>
          <w:marBottom w:val="0"/>
          <w:divBdr>
            <w:top w:val="none" w:sz="0" w:space="0" w:color="auto"/>
            <w:left w:val="none" w:sz="0" w:space="0" w:color="auto"/>
            <w:bottom w:val="none" w:sz="0" w:space="0" w:color="auto"/>
            <w:right w:val="none" w:sz="0" w:space="0" w:color="auto"/>
          </w:divBdr>
        </w:div>
        <w:div w:id="969434106">
          <w:marLeft w:val="640"/>
          <w:marRight w:val="0"/>
          <w:marTop w:val="0"/>
          <w:marBottom w:val="0"/>
          <w:divBdr>
            <w:top w:val="none" w:sz="0" w:space="0" w:color="auto"/>
            <w:left w:val="none" w:sz="0" w:space="0" w:color="auto"/>
            <w:bottom w:val="none" w:sz="0" w:space="0" w:color="auto"/>
            <w:right w:val="none" w:sz="0" w:space="0" w:color="auto"/>
          </w:divBdr>
        </w:div>
        <w:div w:id="1042249800">
          <w:marLeft w:val="640"/>
          <w:marRight w:val="0"/>
          <w:marTop w:val="0"/>
          <w:marBottom w:val="0"/>
          <w:divBdr>
            <w:top w:val="none" w:sz="0" w:space="0" w:color="auto"/>
            <w:left w:val="none" w:sz="0" w:space="0" w:color="auto"/>
            <w:bottom w:val="none" w:sz="0" w:space="0" w:color="auto"/>
            <w:right w:val="none" w:sz="0" w:space="0" w:color="auto"/>
          </w:divBdr>
        </w:div>
        <w:div w:id="1343312514">
          <w:marLeft w:val="640"/>
          <w:marRight w:val="0"/>
          <w:marTop w:val="0"/>
          <w:marBottom w:val="0"/>
          <w:divBdr>
            <w:top w:val="none" w:sz="0" w:space="0" w:color="auto"/>
            <w:left w:val="none" w:sz="0" w:space="0" w:color="auto"/>
            <w:bottom w:val="none" w:sz="0" w:space="0" w:color="auto"/>
            <w:right w:val="none" w:sz="0" w:space="0" w:color="auto"/>
          </w:divBdr>
        </w:div>
        <w:div w:id="1468820912">
          <w:marLeft w:val="640"/>
          <w:marRight w:val="0"/>
          <w:marTop w:val="0"/>
          <w:marBottom w:val="0"/>
          <w:divBdr>
            <w:top w:val="none" w:sz="0" w:space="0" w:color="auto"/>
            <w:left w:val="none" w:sz="0" w:space="0" w:color="auto"/>
            <w:bottom w:val="none" w:sz="0" w:space="0" w:color="auto"/>
            <w:right w:val="none" w:sz="0" w:space="0" w:color="auto"/>
          </w:divBdr>
        </w:div>
        <w:div w:id="1470824976">
          <w:marLeft w:val="640"/>
          <w:marRight w:val="0"/>
          <w:marTop w:val="0"/>
          <w:marBottom w:val="0"/>
          <w:divBdr>
            <w:top w:val="none" w:sz="0" w:space="0" w:color="auto"/>
            <w:left w:val="none" w:sz="0" w:space="0" w:color="auto"/>
            <w:bottom w:val="none" w:sz="0" w:space="0" w:color="auto"/>
            <w:right w:val="none" w:sz="0" w:space="0" w:color="auto"/>
          </w:divBdr>
        </w:div>
        <w:div w:id="1524393929">
          <w:marLeft w:val="640"/>
          <w:marRight w:val="0"/>
          <w:marTop w:val="0"/>
          <w:marBottom w:val="0"/>
          <w:divBdr>
            <w:top w:val="none" w:sz="0" w:space="0" w:color="auto"/>
            <w:left w:val="none" w:sz="0" w:space="0" w:color="auto"/>
            <w:bottom w:val="none" w:sz="0" w:space="0" w:color="auto"/>
            <w:right w:val="none" w:sz="0" w:space="0" w:color="auto"/>
          </w:divBdr>
        </w:div>
        <w:div w:id="1535730583">
          <w:marLeft w:val="640"/>
          <w:marRight w:val="0"/>
          <w:marTop w:val="0"/>
          <w:marBottom w:val="0"/>
          <w:divBdr>
            <w:top w:val="none" w:sz="0" w:space="0" w:color="auto"/>
            <w:left w:val="none" w:sz="0" w:space="0" w:color="auto"/>
            <w:bottom w:val="none" w:sz="0" w:space="0" w:color="auto"/>
            <w:right w:val="none" w:sz="0" w:space="0" w:color="auto"/>
          </w:divBdr>
        </w:div>
        <w:div w:id="1596866476">
          <w:marLeft w:val="640"/>
          <w:marRight w:val="0"/>
          <w:marTop w:val="0"/>
          <w:marBottom w:val="0"/>
          <w:divBdr>
            <w:top w:val="none" w:sz="0" w:space="0" w:color="auto"/>
            <w:left w:val="none" w:sz="0" w:space="0" w:color="auto"/>
            <w:bottom w:val="none" w:sz="0" w:space="0" w:color="auto"/>
            <w:right w:val="none" w:sz="0" w:space="0" w:color="auto"/>
          </w:divBdr>
        </w:div>
        <w:div w:id="1660963856">
          <w:marLeft w:val="640"/>
          <w:marRight w:val="0"/>
          <w:marTop w:val="0"/>
          <w:marBottom w:val="0"/>
          <w:divBdr>
            <w:top w:val="none" w:sz="0" w:space="0" w:color="auto"/>
            <w:left w:val="none" w:sz="0" w:space="0" w:color="auto"/>
            <w:bottom w:val="none" w:sz="0" w:space="0" w:color="auto"/>
            <w:right w:val="none" w:sz="0" w:space="0" w:color="auto"/>
          </w:divBdr>
        </w:div>
      </w:divsChild>
    </w:div>
    <w:div w:id="662196131">
      <w:marLeft w:val="640"/>
      <w:marRight w:val="0"/>
      <w:marTop w:val="0"/>
      <w:marBottom w:val="0"/>
      <w:divBdr>
        <w:top w:val="none" w:sz="0" w:space="0" w:color="auto"/>
        <w:left w:val="none" w:sz="0" w:space="0" w:color="auto"/>
        <w:bottom w:val="none" w:sz="0" w:space="0" w:color="auto"/>
        <w:right w:val="none" w:sz="0" w:space="0" w:color="auto"/>
      </w:divBdr>
    </w:div>
    <w:div w:id="662198408">
      <w:marLeft w:val="640"/>
      <w:marRight w:val="0"/>
      <w:marTop w:val="0"/>
      <w:marBottom w:val="0"/>
      <w:divBdr>
        <w:top w:val="none" w:sz="0" w:space="0" w:color="auto"/>
        <w:left w:val="none" w:sz="0" w:space="0" w:color="auto"/>
        <w:bottom w:val="none" w:sz="0" w:space="0" w:color="auto"/>
        <w:right w:val="none" w:sz="0" w:space="0" w:color="auto"/>
      </w:divBdr>
    </w:div>
    <w:div w:id="662317957">
      <w:marLeft w:val="640"/>
      <w:marRight w:val="0"/>
      <w:marTop w:val="0"/>
      <w:marBottom w:val="0"/>
      <w:divBdr>
        <w:top w:val="none" w:sz="0" w:space="0" w:color="auto"/>
        <w:left w:val="none" w:sz="0" w:space="0" w:color="auto"/>
        <w:bottom w:val="none" w:sz="0" w:space="0" w:color="auto"/>
        <w:right w:val="none" w:sz="0" w:space="0" w:color="auto"/>
      </w:divBdr>
    </w:div>
    <w:div w:id="662398316">
      <w:marLeft w:val="640"/>
      <w:marRight w:val="0"/>
      <w:marTop w:val="0"/>
      <w:marBottom w:val="0"/>
      <w:divBdr>
        <w:top w:val="none" w:sz="0" w:space="0" w:color="auto"/>
        <w:left w:val="none" w:sz="0" w:space="0" w:color="auto"/>
        <w:bottom w:val="none" w:sz="0" w:space="0" w:color="auto"/>
        <w:right w:val="none" w:sz="0" w:space="0" w:color="auto"/>
      </w:divBdr>
    </w:div>
    <w:div w:id="662467429">
      <w:marLeft w:val="640"/>
      <w:marRight w:val="0"/>
      <w:marTop w:val="0"/>
      <w:marBottom w:val="0"/>
      <w:divBdr>
        <w:top w:val="none" w:sz="0" w:space="0" w:color="auto"/>
        <w:left w:val="none" w:sz="0" w:space="0" w:color="auto"/>
        <w:bottom w:val="none" w:sz="0" w:space="0" w:color="auto"/>
        <w:right w:val="none" w:sz="0" w:space="0" w:color="auto"/>
      </w:divBdr>
    </w:div>
    <w:div w:id="662591055">
      <w:marLeft w:val="640"/>
      <w:marRight w:val="0"/>
      <w:marTop w:val="0"/>
      <w:marBottom w:val="0"/>
      <w:divBdr>
        <w:top w:val="none" w:sz="0" w:space="0" w:color="auto"/>
        <w:left w:val="none" w:sz="0" w:space="0" w:color="auto"/>
        <w:bottom w:val="none" w:sz="0" w:space="0" w:color="auto"/>
        <w:right w:val="none" w:sz="0" w:space="0" w:color="auto"/>
      </w:divBdr>
    </w:div>
    <w:div w:id="662702803">
      <w:marLeft w:val="640"/>
      <w:marRight w:val="0"/>
      <w:marTop w:val="0"/>
      <w:marBottom w:val="0"/>
      <w:divBdr>
        <w:top w:val="none" w:sz="0" w:space="0" w:color="auto"/>
        <w:left w:val="none" w:sz="0" w:space="0" w:color="auto"/>
        <w:bottom w:val="none" w:sz="0" w:space="0" w:color="auto"/>
        <w:right w:val="none" w:sz="0" w:space="0" w:color="auto"/>
      </w:divBdr>
    </w:div>
    <w:div w:id="662707935">
      <w:marLeft w:val="640"/>
      <w:marRight w:val="0"/>
      <w:marTop w:val="0"/>
      <w:marBottom w:val="0"/>
      <w:divBdr>
        <w:top w:val="none" w:sz="0" w:space="0" w:color="auto"/>
        <w:left w:val="none" w:sz="0" w:space="0" w:color="auto"/>
        <w:bottom w:val="none" w:sz="0" w:space="0" w:color="auto"/>
        <w:right w:val="none" w:sz="0" w:space="0" w:color="auto"/>
      </w:divBdr>
    </w:div>
    <w:div w:id="662780611">
      <w:marLeft w:val="640"/>
      <w:marRight w:val="0"/>
      <w:marTop w:val="0"/>
      <w:marBottom w:val="0"/>
      <w:divBdr>
        <w:top w:val="none" w:sz="0" w:space="0" w:color="auto"/>
        <w:left w:val="none" w:sz="0" w:space="0" w:color="auto"/>
        <w:bottom w:val="none" w:sz="0" w:space="0" w:color="auto"/>
        <w:right w:val="none" w:sz="0" w:space="0" w:color="auto"/>
      </w:divBdr>
    </w:div>
    <w:div w:id="662901850">
      <w:marLeft w:val="640"/>
      <w:marRight w:val="0"/>
      <w:marTop w:val="0"/>
      <w:marBottom w:val="0"/>
      <w:divBdr>
        <w:top w:val="none" w:sz="0" w:space="0" w:color="auto"/>
        <w:left w:val="none" w:sz="0" w:space="0" w:color="auto"/>
        <w:bottom w:val="none" w:sz="0" w:space="0" w:color="auto"/>
        <w:right w:val="none" w:sz="0" w:space="0" w:color="auto"/>
      </w:divBdr>
    </w:div>
    <w:div w:id="662927698">
      <w:marLeft w:val="640"/>
      <w:marRight w:val="0"/>
      <w:marTop w:val="0"/>
      <w:marBottom w:val="0"/>
      <w:divBdr>
        <w:top w:val="none" w:sz="0" w:space="0" w:color="auto"/>
        <w:left w:val="none" w:sz="0" w:space="0" w:color="auto"/>
        <w:bottom w:val="none" w:sz="0" w:space="0" w:color="auto"/>
        <w:right w:val="none" w:sz="0" w:space="0" w:color="auto"/>
      </w:divBdr>
    </w:div>
    <w:div w:id="663167937">
      <w:marLeft w:val="640"/>
      <w:marRight w:val="0"/>
      <w:marTop w:val="0"/>
      <w:marBottom w:val="0"/>
      <w:divBdr>
        <w:top w:val="none" w:sz="0" w:space="0" w:color="auto"/>
        <w:left w:val="none" w:sz="0" w:space="0" w:color="auto"/>
        <w:bottom w:val="none" w:sz="0" w:space="0" w:color="auto"/>
        <w:right w:val="none" w:sz="0" w:space="0" w:color="auto"/>
      </w:divBdr>
    </w:div>
    <w:div w:id="663242008">
      <w:marLeft w:val="480"/>
      <w:marRight w:val="0"/>
      <w:marTop w:val="0"/>
      <w:marBottom w:val="0"/>
      <w:divBdr>
        <w:top w:val="none" w:sz="0" w:space="0" w:color="auto"/>
        <w:left w:val="none" w:sz="0" w:space="0" w:color="auto"/>
        <w:bottom w:val="none" w:sz="0" w:space="0" w:color="auto"/>
        <w:right w:val="none" w:sz="0" w:space="0" w:color="auto"/>
      </w:divBdr>
    </w:div>
    <w:div w:id="663317635">
      <w:marLeft w:val="640"/>
      <w:marRight w:val="0"/>
      <w:marTop w:val="0"/>
      <w:marBottom w:val="0"/>
      <w:divBdr>
        <w:top w:val="none" w:sz="0" w:space="0" w:color="auto"/>
        <w:left w:val="none" w:sz="0" w:space="0" w:color="auto"/>
        <w:bottom w:val="none" w:sz="0" w:space="0" w:color="auto"/>
        <w:right w:val="none" w:sz="0" w:space="0" w:color="auto"/>
      </w:divBdr>
    </w:div>
    <w:div w:id="663432043">
      <w:marLeft w:val="640"/>
      <w:marRight w:val="0"/>
      <w:marTop w:val="0"/>
      <w:marBottom w:val="0"/>
      <w:divBdr>
        <w:top w:val="none" w:sz="0" w:space="0" w:color="auto"/>
        <w:left w:val="none" w:sz="0" w:space="0" w:color="auto"/>
        <w:bottom w:val="none" w:sz="0" w:space="0" w:color="auto"/>
        <w:right w:val="none" w:sz="0" w:space="0" w:color="auto"/>
      </w:divBdr>
    </w:div>
    <w:div w:id="663432247">
      <w:marLeft w:val="640"/>
      <w:marRight w:val="0"/>
      <w:marTop w:val="0"/>
      <w:marBottom w:val="0"/>
      <w:divBdr>
        <w:top w:val="none" w:sz="0" w:space="0" w:color="auto"/>
        <w:left w:val="none" w:sz="0" w:space="0" w:color="auto"/>
        <w:bottom w:val="none" w:sz="0" w:space="0" w:color="auto"/>
        <w:right w:val="none" w:sz="0" w:space="0" w:color="auto"/>
      </w:divBdr>
    </w:div>
    <w:div w:id="663438784">
      <w:marLeft w:val="640"/>
      <w:marRight w:val="0"/>
      <w:marTop w:val="0"/>
      <w:marBottom w:val="0"/>
      <w:divBdr>
        <w:top w:val="none" w:sz="0" w:space="0" w:color="auto"/>
        <w:left w:val="none" w:sz="0" w:space="0" w:color="auto"/>
        <w:bottom w:val="none" w:sz="0" w:space="0" w:color="auto"/>
        <w:right w:val="none" w:sz="0" w:space="0" w:color="auto"/>
      </w:divBdr>
    </w:div>
    <w:div w:id="663438987">
      <w:marLeft w:val="640"/>
      <w:marRight w:val="0"/>
      <w:marTop w:val="0"/>
      <w:marBottom w:val="0"/>
      <w:divBdr>
        <w:top w:val="none" w:sz="0" w:space="0" w:color="auto"/>
        <w:left w:val="none" w:sz="0" w:space="0" w:color="auto"/>
        <w:bottom w:val="none" w:sz="0" w:space="0" w:color="auto"/>
        <w:right w:val="none" w:sz="0" w:space="0" w:color="auto"/>
      </w:divBdr>
    </w:div>
    <w:div w:id="663626203">
      <w:marLeft w:val="640"/>
      <w:marRight w:val="0"/>
      <w:marTop w:val="0"/>
      <w:marBottom w:val="0"/>
      <w:divBdr>
        <w:top w:val="none" w:sz="0" w:space="0" w:color="auto"/>
        <w:left w:val="none" w:sz="0" w:space="0" w:color="auto"/>
        <w:bottom w:val="none" w:sz="0" w:space="0" w:color="auto"/>
        <w:right w:val="none" w:sz="0" w:space="0" w:color="auto"/>
      </w:divBdr>
    </w:div>
    <w:div w:id="663701086">
      <w:marLeft w:val="640"/>
      <w:marRight w:val="0"/>
      <w:marTop w:val="0"/>
      <w:marBottom w:val="0"/>
      <w:divBdr>
        <w:top w:val="none" w:sz="0" w:space="0" w:color="auto"/>
        <w:left w:val="none" w:sz="0" w:space="0" w:color="auto"/>
        <w:bottom w:val="none" w:sz="0" w:space="0" w:color="auto"/>
        <w:right w:val="none" w:sz="0" w:space="0" w:color="auto"/>
      </w:divBdr>
    </w:div>
    <w:div w:id="663775876">
      <w:marLeft w:val="640"/>
      <w:marRight w:val="0"/>
      <w:marTop w:val="0"/>
      <w:marBottom w:val="0"/>
      <w:divBdr>
        <w:top w:val="none" w:sz="0" w:space="0" w:color="auto"/>
        <w:left w:val="none" w:sz="0" w:space="0" w:color="auto"/>
        <w:bottom w:val="none" w:sz="0" w:space="0" w:color="auto"/>
        <w:right w:val="none" w:sz="0" w:space="0" w:color="auto"/>
      </w:divBdr>
    </w:div>
    <w:div w:id="663778135">
      <w:marLeft w:val="640"/>
      <w:marRight w:val="0"/>
      <w:marTop w:val="0"/>
      <w:marBottom w:val="0"/>
      <w:divBdr>
        <w:top w:val="none" w:sz="0" w:space="0" w:color="auto"/>
        <w:left w:val="none" w:sz="0" w:space="0" w:color="auto"/>
        <w:bottom w:val="none" w:sz="0" w:space="0" w:color="auto"/>
        <w:right w:val="none" w:sz="0" w:space="0" w:color="auto"/>
      </w:divBdr>
    </w:div>
    <w:div w:id="663778464">
      <w:marLeft w:val="640"/>
      <w:marRight w:val="0"/>
      <w:marTop w:val="0"/>
      <w:marBottom w:val="0"/>
      <w:divBdr>
        <w:top w:val="none" w:sz="0" w:space="0" w:color="auto"/>
        <w:left w:val="none" w:sz="0" w:space="0" w:color="auto"/>
        <w:bottom w:val="none" w:sz="0" w:space="0" w:color="auto"/>
        <w:right w:val="none" w:sz="0" w:space="0" w:color="auto"/>
      </w:divBdr>
    </w:div>
    <w:div w:id="663893629">
      <w:marLeft w:val="640"/>
      <w:marRight w:val="0"/>
      <w:marTop w:val="0"/>
      <w:marBottom w:val="0"/>
      <w:divBdr>
        <w:top w:val="none" w:sz="0" w:space="0" w:color="auto"/>
        <w:left w:val="none" w:sz="0" w:space="0" w:color="auto"/>
        <w:bottom w:val="none" w:sz="0" w:space="0" w:color="auto"/>
        <w:right w:val="none" w:sz="0" w:space="0" w:color="auto"/>
      </w:divBdr>
    </w:div>
    <w:div w:id="663900130">
      <w:marLeft w:val="640"/>
      <w:marRight w:val="0"/>
      <w:marTop w:val="0"/>
      <w:marBottom w:val="0"/>
      <w:divBdr>
        <w:top w:val="none" w:sz="0" w:space="0" w:color="auto"/>
        <w:left w:val="none" w:sz="0" w:space="0" w:color="auto"/>
        <w:bottom w:val="none" w:sz="0" w:space="0" w:color="auto"/>
        <w:right w:val="none" w:sz="0" w:space="0" w:color="auto"/>
      </w:divBdr>
    </w:div>
    <w:div w:id="664013319">
      <w:marLeft w:val="640"/>
      <w:marRight w:val="0"/>
      <w:marTop w:val="0"/>
      <w:marBottom w:val="0"/>
      <w:divBdr>
        <w:top w:val="none" w:sz="0" w:space="0" w:color="auto"/>
        <w:left w:val="none" w:sz="0" w:space="0" w:color="auto"/>
        <w:bottom w:val="none" w:sz="0" w:space="0" w:color="auto"/>
        <w:right w:val="none" w:sz="0" w:space="0" w:color="auto"/>
      </w:divBdr>
    </w:div>
    <w:div w:id="664013811">
      <w:marLeft w:val="640"/>
      <w:marRight w:val="0"/>
      <w:marTop w:val="0"/>
      <w:marBottom w:val="0"/>
      <w:divBdr>
        <w:top w:val="none" w:sz="0" w:space="0" w:color="auto"/>
        <w:left w:val="none" w:sz="0" w:space="0" w:color="auto"/>
        <w:bottom w:val="none" w:sz="0" w:space="0" w:color="auto"/>
        <w:right w:val="none" w:sz="0" w:space="0" w:color="auto"/>
      </w:divBdr>
    </w:div>
    <w:div w:id="664015917">
      <w:marLeft w:val="640"/>
      <w:marRight w:val="0"/>
      <w:marTop w:val="0"/>
      <w:marBottom w:val="0"/>
      <w:divBdr>
        <w:top w:val="none" w:sz="0" w:space="0" w:color="auto"/>
        <w:left w:val="none" w:sz="0" w:space="0" w:color="auto"/>
        <w:bottom w:val="none" w:sz="0" w:space="0" w:color="auto"/>
        <w:right w:val="none" w:sz="0" w:space="0" w:color="auto"/>
      </w:divBdr>
    </w:div>
    <w:div w:id="664019564">
      <w:marLeft w:val="640"/>
      <w:marRight w:val="0"/>
      <w:marTop w:val="0"/>
      <w:marBottom w:val="0"/>
      <w:divBdr>
        <w:top w:val="none" w:sz="0" w:space="0" w:color="auto"/>
        <w:left w:val="none" w:sz="0" w:space="0" w:color="auto"/>
        <w:bottom w:val="none" w:sz="0" w:space="0" w:color="auto"/>
        <w:right w:val="none" w:sz="0" w:space="0" w:color="auto"/>
      </w:divBdr>
    </w:div>
    <w:div w:id="664162345">
      <w:marLeft w:val="640"/>
      <w:marRight w:val="0"/>
      <w:marTop w:val="0"/>
      <w:marBottom w:val="0"/>
      <w:divBdr>
        <w:top w:val="none" w:sz="0" w:space="0" w:color="auto"/>
        <w:left w:val="none" w:sz="0" w:space="0" w:color="auto"/>
        <w:bottom w:val="none" w:sz="0" w:space="0" w:color="auto"/>
        <w:right w:val="none" w:sz="0" w:space="0" w:color="auto"/>
      </w:divBdr>
    </w:div>
    <w:div w:id="664169098">
      <w:marLeft w:val="640"/>
      <w:marRight w:val="0"/>
      <w:marTop w:val="0"/>
      <w:marBottom w:val="0"/>
      <w:divBdr>
        <w:top w:val="none" w:sz="0" w:space="0" w:color="auto"/>
        <w:left w:val="none" w:sz="0" w:space="0" w:color="auto"/>
        <w:bottom w:val="none" w:sz="0" w:space="0" w:color="auto"/>
        <w:right w:val="none" w:sz="0" w:space="0" w:color="auto"/>
      </w:divBdr>
    </w:div>
    <w:div w:id="664207562">
      <w:marLeft w:val="640"/>
      <w:marRight w:val="0"/>
      <w:marTop w:val="0"/>
      <w:marBottom w:val="0"/>
      <w:divBdr>
        <w:top w:val="none" w:sz="0" w:space="0" w:color="auto"/>
        <w:left w:val="none" w:sz="0" w:space="0" w:color="auto"/>
        <w:bottom w:val="none" w:sz="0" w:space="0" w:color="auto"/>
        <w:right w:val="none" w:sz="0" w:space="0" w:color="auto"/>
      </w:divBdr>
    </w:div>
    <w:div w:id="664211135">
      <w:marLeft w:val="640"/>
      <w:marRight w:val="0"/>
      <w:marTop w:val="0"/>
      <w:marBottom w:val="0"/>
      <w:divBdr>
        <w:top w:val="none" w:sz="0" w:space="0" w:color="auto"/>
        <w:left w:val="none" w:sz="0" w:space="0" w:color="auto"/>
        <w:bottom w:val="none" w:sz="0" w:space="0" w:color="auto"/>
        <w:right w:val="none" w:sz="0" w:space="0" w:color="auto"/>
      </w:divBdr>
    </w:div>
    <w:div w:id="664279804">
      <w:marLeft w:val="640"/>
      <w:marRight w:val="0"/>
      <w:marTop w:val="0"/>
      <w:marBottom w:val="0"/>
      <w:divBdr>
        <w:top w:val="none" w:sz="0" w:space="0" w:color="auto"/>
        <w:left w:val="none" w:sz="0" w:space="0" w:color="auto"/>
        <w:bottom w:val="none" w:sz="0" w:space="0" w:color="auto"/>
        <w:right w:val="none" w:sz="0" w:space="0" w:color="auto"/>
      </w:divBdr>
    </w:div>
    <w:div w:id="664364298">
      <w:marLeft w:val="640"/>
      <w:marRight w:val="0"/>
      <w:marTop w:val="0"/>
      <w:marBottom w:val="0"/>
      <w:divBdr>
        <w:top w:val="none" w:sz="0" w:space="0" w:color="auto"/>
        <w:left w:val="none" w:sz="0" w:space="0" w:color="auto"/>
        <w:bottom w:val="none" w:sz="0" w:space="0" w:color="auto"/>
        <w:right w:val="none" w:sz="0" w:space="0" w:color="auto"/>
      </w:divBdr>
    </w:div>
    <w:div w:id="664433795">
      <w:marLeft w:val="640"/>
      <w:marRight w:val="0"/>
      <w:marTop w:val="0"/>
      <w:marBottom w:val="0"/>
      <w:divBdr>
        <w:top w:val="none" w:sz="0" w:space="0" w:color="auto"/>
        <w:left w:val="none" w:sz="0" w:space="0" w:color="auto"/>
        <w:bottom w:val="none" w:sz="0" w:space="0" w:color="auto"/>
        <w:right w:val="none" w:sz="0" w:space="0" w:color="auto"/>
      </w:divBdr>
    </w:div>
    <w:div w:id="664473079">
      <w:marLeft w:val="640"/>
      <w:marRight w:val="0"/>
      <w:marTop w:val="0"/>
      <w:marBottom w:val="0"/>
      <w:divBdr>
        <w:top w:val="none" w:sz="0" w:space="0" w:color="auto"/>
        <w:left w:val="none" w:sz="0" w:space="0" w:color="auto"/>
        <w:bottom w:val="none" w:sz="0" w:space="0" w:color="auto"/>
        <w:right w:val="none" w:sz="0" w:space="0" w:color="auto"/>
      </w:divBdr>
    </w:div>
    <w:div w:id="664551358">
      <w:marLeft w:val="640"/>
      <w:marRight w:val="0"/>
      <w:marTop w:val="0"/>
      <w:marBottom w:val="0"/>
      <w:divBdr>
        <w:top w:val="none" w:sz="0" w:space="0" w:color="auto"/>
        <w:left w:val="none" w:sz="0" w:space="0" w:color="auto"/>
        <w:bottom w:val="none" w:sz="0" w:space="0" w:color="auto"/>
        <w:right w:val="none" w:sz="0" w:space="0" w:color="auto"/>
      </w:divBdr>
    </w:div>
    <w:div w:id="664666500">
      <w:marLeft w:val="640"/>
      <w:marRight w:val="0"/>
      <w:marTop w:val="0"/>
      <w:marBottom w:val="0"/>
      <w:divBdr>
        <w:top w:val="none" w:sz="0" w:space="0" w:color="auto"/>
        <w:left w:val="none" w:sz="0" w:space="0" w:color="auto"/>
        <w:bottom w:val="none" w:sz="0" w:space="0" w:color="auto"/>
        <w:right w:val="none" w:sz="0" w:space="0" w:color="auto"/>
      </w:divBdr>
    </w:div>
    <w:div w:id="664671246">
      <w:marLeft w:val="640"/>
      <w:marRight w:val="0"/>
      <w:marTop w:val="0"/>
      <w:marBottom w:val="0"/>
      <w:divBdr>
        <w:top w:val="none" w:sz="0" w:space="0" w:color="auto"/>
        <w:left w:val="none" w:sz="0" w:space="0" w:color="auto"/>
        <w:bottom w:val="none" w:sz="0" w:space="0" w:color="auto"/>
        <w:right w:val="none" w:sz="0" w:space="0" w:color="auto"/>
      </w:divBdr>
    </w:div>
    <w:div w:id="664749084">
      <w:marLeft w:val="640"/>
      <w:marRight w:val="0"/>
      <w:marTop w:val="0"/>
      <w:marBottom w:val="0"/>
      <w:divBdr>
        <w:top w:val="none" w:sz="0" w:space="0" w:color="auto"/>
        <w:left w:val="none" w:sz="0" w:space="0" w:color="auto"/>
        <w:bottom w:val="none" w:sz="0" w:space="0" w:color="auto"/>
        <w:right w:val="none" w:sz="0" w:space="0" w:color="auto"/>
      </w:divBdr>
    </w:div>
    <w:div w:id="664821368">
      <w:marLeft w:val="640"/>
      <w:marRight w:val="0"/>
      <w:marTop w:val="0"/>
      <w:marBottom w:val="0"/>
      <w:divBdr>
        <w:top w:val="none" w:sz="0" w:space="0" w:color="auto"/>
        <w:left w:val="none" w:sz="0" w:space="0" w:color="auto"/>
        <w:bottom w:val="none" w:sz="0" w:space="0" w:color="auto"/>
        <w:right w:val="none" w:sz="0" w:space="0" w:color="auto"/>
      </w:divBdr>
    </w:div>
    <w:div w:id="664862766">
      <w:marLeft w:val="640"/>
      <w:marRight w:val="0"/>
      <w:marTop w:val="0"/>
      <w:marBottom w:val="0"/>
      <w:divBdr>
        <w:top w:val="none" w:sz="0" w:space="0" w:color="auto"/>
        <w:left w:val="none" w:sz="0" w:space="0" w:color="auto"/>
        <w:bottom w:val="none" w:sz="0" w:space="0" w:color="auto"/>
        <w:right w:val="none" w:sz="0" w:space="0" w:color="auto"/>
      </w:divBdr>
    </w:div>
    <w:div w:id="664893354">
      <w:marLeft w:val="640"/>
      <w:marRight w:val="0"/>
      <w:marTop w:val="0"/>
      <w:marBottom w:val="0"/>
      <w:divBdr>
        <w:top w:val="none" w:sz="0" w:space="0" w:color="auto"/>
        <w:left w:val="none" w:sz="0" w:space="0" w:color="auto"/>
        <w:bottom w:val="none" w:sz="0" w:space="0" w:color="auto"/>
        <w:right w:val="none" w:sz="0" w:space="0" w:color="auto"/>
      </w:divBdr>
    </w:div>
    <w:div w:id="664935992">
      <w:marLeft w:val="640"/>
      <w:marRight w:val="0"/>
      <w:marTop w:val="0"/>
      <w:marBottom w:val="0"/>
      <w:divBdr>
        <w:top w:val="none" w:sz="0" w:space="0" w:color="auto"/>
        <w:left w:val="none" w:sz="0" w:space="0" w:color="auto"/>
        <w:bottom w:val="none" w:sz="0" w:space="0" w:color="auto"/>
        <w:right w:val="none" w:sz="0" w:space="0" w:color="auto"/>
      </w:divBdr>
    </w:div>
    <w:div w:id="664941550">
      <w:marLeft w:val="640"/>
      <w:marRight w:val="0"/>
      <w:marTop w:val="0"/>
      <w:marBottom w:val="0"/>
      <w:divBdr>
        <w:top w:val="none" w:sz="0" w:space="0" w:color="auto"/>
        <w:left w:val="none" w:sz="0" w:space="0" w:color="auto"/>
        <w:bottom w:val="none" w:sz="0" w:space="0" w:color="auto"/>
        <w:right w:val="none" w:sz="0" w:space="0" w:color="auto"/>
      </w:divBdr>
    </w:div>
    <w:div w:id="665017519">
      <w:marLeft w:val="640"/>
      <w:marRight w:val="0"/>
      <w:marTop w:val="0"/>
      <w:marBottom w:val="0"/>
      <w:divBdr>
        <w:top w:val="none" w:sz="0" w:space="0" w:color="auto"/>
        <w:left w:val="none" w:sz="0" w:space="0" w:color="auto"/>
        <w:bottom w:val="none" w:sz="0" w:space="0" w:color="auto"/>
        <w:right w:val="none" w:sz="0" w:space="0" w:color="auto"/>
      </w:divBdr>
    </w:div>
    <w:div w:id="665085719">
      <w:marLeft w:val="640"/>
      <w:marRight w:val="0"/>
      <w:marTop w:val="0"/>
      <w:marBottom w:val="0"/>
      <w:divBdr>
        <w:top w:val="none" w:sz="0" w:space="0" w:color="auto"/>
        <w:left w:val="none" w:sz="0" w:space="0" w:color="auto"/>
        <w:bottom w:val="none" w:sz="0" w:space="0" w:color="auto"/>
        <w:right w:val="none" w:sz="0" w:space="0" w:color="auto"/>
      </w:divBdr>
    </w:div>
    <w:div w:id="665134001">
      <w:marLeft w:val="640"/>
      <w:marRight w:val="0"/>
      <w:marTop w:val="0"/>
      <w:marBottom w:val="0"/>
      <w:divBdr>
        <w:top w:val="none" w:sz="0" w:space="0" w:color="auto"/>
        <w:left w:val="none" w:sz="0" w:space="0" w:color="auto"/>
        <w:bottom w:val="none" w:sz="0" w:space="0" w:color="auto"/>
        <w:right w:val="none" w:sz="0" w:space="0" w:color="auto"/>
      </w:divBdr>
    </w:div>
    <w:div w:id="665322062">
      <w:marLeft w:val="640"/>
      <w:marRight w:val="0"/>
      <w:marTop w:val="0"/>
      <w:marBottom w:val="0"/>
      <w:divBdr>
        <w:top w:val="none" w:sz="0" w:space="0" w:color="auto"/>
        <w:left w:val="none" w:sz="0" w:space="0" w:color="auto"/>
        <w:bottom w:val="none" w:sz="0" w:space="0" w:color="auto"/>
        <w:right w:val="none" w:sz="0" w:space="0" w:color="auto"/>
      </w:divBdr>
    </w:div>
    <w:div w:id="665322787">
      <w:marLeft w:val="640"/>
      <w:marRight w:val="0"/>
      <w:marTop w:val="0"/>
      <w:marBottom w:val="0"/>
      <w:divBdr>
        <w:top w:val="none" w:sz="0" w:space="0" w:color="auto"/>
        <w:left w:val="none" w:sz="0" w:space="0" w:color="auto"/>
        <w:bottom w:val="none" w:sz="0" w:space="0" w:color="auto"/>
        <w:right w:val="none" w:sz="0" w:space="0" w:color="auto"/>
      </w:divBdr>
    </w:div>
    <w:div w:id="665474782">
      <w:marLeft w:val="640"/>
      <w:marRight w:val="0"/>
      <w:marTop w:val="0"/>
      <w:marBottom w:val="0"/>
      <w:divBdr>
        <w:top w:val="none" w:sz="0" w:space="0" w:color="auto"/>
        <w:left w:val="none" w:sz="0" w:space="0" w:color="auto"/>
        <w:bottom w:val="none" w:sz="0" w:space="0" w:color="auto"/>
        <w:right w:val="none" w:sz="0" w:space="0" w:color="auto"/>
      </w:divBdr>
    </w:div>
    <w:div w:id="665480028">
      <w:marLeft w:val="640"/>
      <w:marRight w:val="0"/>
      <w:marTop w:val="0"/>
      <w:marBottom w:val="0"/>
      <w:divBdr>
        <w:top w:val="none" w:sz="0" w:space="0" w:color="auto"/>
        <w:left w:val="none" w:sz="0" w:space="0" w:color="auto"/>
        <w:bottom w:val="none" w:sz="0" w:space="0" w:color="auto"/>
        <w:right w:val="none" w:sz="0" w:space="0" w:color="auto"/>
      </w:divBdr>
    </w:div>
    <w:div w:id="665548295">
      <w:marLeft w:val="640"/>
      <w:marRight w:val="0"/>
      <w:marTop w:val="0"/>
      <w:marBottom w:val="0"/>
      <w:divBdr>
        <w:top w:val="none" w:sz="0" w:space="0" w:color="auto"/>
        <w:left w:val="none" w:sz="0" w:space="0" w:color="auto"/>
        <w:bottom w:val="none" w:sz="0" w:space="0" w:color="auto"/>
        <w:right w:val="none" w:sz="0" w:space="0" w:color="auto"/>
      </w:divBdr>
    </w:div>
    <w:div w:id="665598044">
      <w:marLeft w:val="640"/>
      <w:marRight w:val="0"/>
      <w:marTop w:val="0"/>
      <w:marBottom w:val="0"/>
      <w:divBdr>
        <w:top w:val="none" w:sz="0" w:space="0" w:color="auto"/>
        <w:left w:val="none" w:sz="0" w:space="0" w:color="auto"/>
        <w:bottom w:val="none" w:sz="0" w:space="0" w:color="auto"/>
        <w:right w:val="none" w:sz="0" w:space="0" w:color="auto"/>
      </w:divBdr>
    </w:div>
    <w:div w:id="665714873">
      <w:marLeft w:val="640"/>
      <w:marRight w:val="0"/>
      <w:marTop w:val="0"/>
      <w:marBottom w:val="0"/>
      <w:divBdr>
        <w:top w:val="none" w:sz="0" w:space="0" w:color="auto"/>
        <w:left w:val="none" w:sz="0" w:space="0" w:color="auto"/>
        <w:bottom w:val="none" w:sz="0" w:space="0" w:color="auto"/>
        <w:right w:val="none" w:sz="0" w:space="0" w:color="auto"/>
      </w:divBdr>
    </w:div>
    <w:div w:id="665715725">
      <w:marLeft w:val="640"/>
      <w:marRight w:val="0"/>
      <w:marTop w:val="0"/>
      <w:marBottom w:val="0"/>
      <w:divBdr>
        <w:top w:val="none" w:sz="0" w:space="0" w:color="auto"/>
        <w:left w:val="none" w:sz="0" w:space="0" w:color="auto"/>
        <w:bottom w:val="none" w:sz="0" w:space="0" w:color="auto"/>
        <w:right w:val="none" w:sz="0" w:space="0" w:color="auto"/>
      </w:divBdr>
    </w:div>
    <w:div w:id="665862405">
      <w:marLeft w:val="640"/>
      <w:marRight w:val="0"/>
      <w:marTop w:val="0"/>
      <w:marBottom w:val="0"/>
      <w:divBdr>
        <w:top w:val="none" w:sz="0" w:space="0" w:color="auto"/>
        <w:left w:val="none" w:sz="0" w:space="0" w:color="auto"/>
        <w:bottom w:val="none" w:sz="0" w:space="0" w:color="auto"/>
        <w:right w:val="none" w:sz="0" w:space="0" w:color="auto"/>
      </w:divBdr>
    </w:div>
    <w:div w:id="665940461">
      <w:marLeft w:val="640"/>
      <w:marRight w:val="0"/>
      <w:marTop w:val="0"/>
      <w:marBottom w:val="0"/>
      <w:divBdr>
        <w:top w:val="none" w:sz="0" w:space="0" w:color="auto"/>
        <w:left w:val="none" w:sz="0" w:space="0" w:color="auto"/>
        <w:bottom w:val="none" w:sz="0" w:space="0" w:color="auto"/>
        <w:right w:val="none" w:sz="0" w:space="0" w:color="auto"/>
      </w:divBdr>
    </w:div>
    <w:div w:id="665978028">
      <w:marLeft w:val="640"/>
      <w:marRight w:val="0"/>
      <w:marTop w:val="0"/>
      <w:marBottom w:val="0"/>
      <w:divBdr>
        <w:top w:val="none" w:sz="0" w:space="0" w:color="auto"/>
        <w:left w:val="none" w:sz="0" w:space="0" w:color="auto"/>
        <w:bottom w:val="none" w:sz="0" w:space="0" w:color="auto"/>
        <w:right w:val="none" w:sz="0" w:space="0" w:color="auto"/>
      </w:divBdr>
    </w:div>
    <w:div w:id="665980081">
      <w:marLeft w:val="640"/>
      <w:marRight w:val="0"/>
      <w:marTop w:val="0"/>
      <w:marBottom w:val="0"/>
      <w:divBdr>
        <w:top w:val="none" w:sz="0" w:space="0" w:color="auto"/>
        <w:left w:val="none" w:sz="0" w:space="0" w:color="auto"/>
        <w:bottom w:val="none" w:sz="0" w:space="0" w:color="auto"/>
        <w:right w:val="none" w:sz="0" w:space="0" w:color="auto"/>
      </w:divBdr>
    </w:div>
    <w:div w:id="666174673">
      <w:marLeft w:val="640"/>
      <w:marRight w:val="0"/>
      <w:marTop w:val="0"/>
      <w:marBottom w:val="0"/>
      <w:divBdr>
        <w:top w:val="none" w:sz="0" w:space="0" w:color="auto"/>
        <w:left w:val="none" w:sz="0" w:space="0" w:color="auto"/>
        <w:bottom w:val="none" w:sz="0" w:space="0" w:color="auto"/>
        <w:right w:val="none" w:sz="0" w:space="0" w:color="auto"/>
      </w:divBdr>
    </w:div>
    <w:div w:id="666176591">
      <w:marLeft w:val="640"/>
      <w:marRight w:val="0"/>
      <w:marTop w:val="0"/>
      <w:marBottom w:val="0"/>
      <w:divBdr>
        <w:top w:val="none" w:sz="0" w:space="0" w:color="auto"/>
        <w:left w:val="none" w:sz="0" w:space="0" w:color="auto"/>
        <w:bottom w:val="none" w:sz="0" w:space="0" w:color="auto"/>
        <w:right w:val="none" w:sz="0" w:space="0" w:color="auto"/>
      </w:divBdr>
    </w:div>
    <w:div w:id="666177346">
      <w:marLeft w:val="640"/>
      <w:marRight w:val="0"/>
      <w:marTop w:val="0"/>
      <w:marBottom w:val="0"/>
      <w:divBdr>
        <w:top w:val="none" w:sz="0" w:space="0" w:color="auto"/>
        <w:left w:val="none" w:sz="0" w:space="0" w:color="auto"/>
        <w:bottom w:val="none" w:sz="0" w:space="0" w:color="auto"/>
        <w:right w:val="none" w:sz="0" w:space="0" w:color="auto"/>
      </w:divBdr>
    </w:div>
    <w:div w:id="666177616">
      <w:marLeft w:val="640"/>
      <w:marRight w:val="0"/>
      <w:marTop w:val="0"/>
      <w:marBottom w:val="0"/>
      <w:divBdr>
        <w:top w:val="none" w:sz="0" w:space="0" w:color="auto"/>
        <w:left w:val="none" w:sz="0" w:space="0" w:color="auto"/>
        <w:bottom w:val="none" w:sz="0" w:space="0" w:color="auto"/>
        <w:right w:val="none" w:sz="0" w:space="0" w:color="auto"/>
      </w:divBdr>
    </w:div>
    <w:div w:id="666205254">
      <w:marLeft w:val="640"/>
      <w:marRight w:val="0"/>
      <w:marTop w:val="0"/>
      <w:marBottom w:val="0"/>
      <w:divBdr>
        <w:top w:val="none" w:sz="0" w:space="0" w:color="auto"/>
        <w:left w:val="none" w:sz="0" w:space="0" w:color="auto"/>
        <w:bottom w:val="none" w:sz="0" w:space="0" w:color="auto"/>
        <w:right w:val="none" w:sz="0" w:space="0" w:color="auto"/>
      </w:divBdr>
    </w:div>
    <w:div w:id="666252001">
      <w:marLeft w:val="640"/>
      <w:marRight w:val="0"/>
      <w:marTop w:val="0"/>
      <w:marBottom w:val="0"/>
      <w:divBdr>
        <w:top w:val="none" w:sz="0" w:space="0" w:color="auto"/>
        <w:left w:val="none" w:sz="0" w:space="0" w:color="auto"/>
        <w:bottom w:val="none" w:sz="0" w:space="0" w:color="auto"/>
        <w:right w:val="none" w:sz="0" w:space="0" w:color="auto"/>
      </w:divBdr>
    </w:div>
    <w:div w:id="666325494">
      <w:marLeft w:val="640"/>
      <w:marRight w:val="0"/>
      <w:marTop w:val="0"/>
      <w:marBottom w:val="0"/>
      <w:divBdr>
        <w:top w:val="none" w:sz="0" w:space="0" w:color="auto"/>
        <w:left w:val="none" w:sz="0" w:space="0" w:color="auto"/>
        <w:bottom w:val="none" w:sz="0" w:space="0" w:color="auto"/>
        <w:right w:val="none" w:sz="0" w:space="0" w:color="auto"/>
      </w:divBdr>
    </w:div>
    <w:div w:id="666326175">
      <w:marLeft w:val="640"/>
      <w:marRight w:val="0"/>
      <w:marTop w:val="0"/>
      <w:marBottom w:val="0"/>
      <w:divBdr>
        <w:top w:val="none" w:sz="0" w:space="0" w:color="auto"/>
        <w:left w:val="none" w:sz="0" w:space="0" w:color="auto"/>
        <w:bottom w:val="none" w:sz="0" w:space="0" w:color="auto"/>
        <w:right w:val="none" w:sz="0" w:space="0" w:color="auto"/>
      </w:divBdr>
    </w:div>
    <w:div w:id="666328806">
      <w:marLeft w:val="640"/>
      <w:marRight w:val="0"/>
      <w:marTop w:val="0"/>
      <w:marBottom w:val="0"/>
      <w:divBdr>
        <w:top w:val="none" w:sz="0" w:space="0" w:color="auto"/>
        <w:left w:val="none" w:sz="0" w:space="0" w:color="auto"/>
        <w:bottom w:val="none" w:sz="0" w:space="0" w:color="auto"/>
        <w:right w:val="none" w:sz="0" w:space="0" w:color="auto"/>
      </w:divBdr>
    </w:div>
    <w:div w:id="666439568">
      <w:marLeft w:val="640"/>
      <w:marRight w:val="0"/>
      <w:marTop w:val="0"/>
      <w:marBottom w:val="0"/>
      <w:divBdr>
        <w:top w:val="none" w:sz="0" w:space="0" w:color="auto"/>
        <w:left w:val="none" w:sz="0" w:space="0" w:color="auto"/>
        <w:bottom w:val="none" w:sz="0" w:space="0" w:color="auto"/>
        <w:right w:val="none" w:sz="0" w:space="0" w:color="auto"/>
      </w:divBdr>
    </w:div>
    <w:div w:id="666445882">
      <w:marLeft w:val="640"/>
      <w:marRight w:val="0"/>
      <w:marTop w:val="0"/>
      <w:marBottom w:val="0"/>
      <w:divBdr>
        <w:top w:val="none" w:sz="0" w:space="0" w:color="auto"/>
        <w:left w:val="none" w:sz="0" w:space="0" w:color="auto"/>
        <w:bottom w:val="none" w:sz="0" w:space="0" w:color="auto"/>
        <w:right w:val="none" w:sz="0" w:space="0" w:color="auto"/>
      </w:divBdr>
    </w:div>
    <w:div w:id="666446081">
      <w:marLeft w:val="480"/>
      <w:marRight w:val="0"/>
      <w:marTop w:val="0"/>
      <w:marBottom w:val="0"/>
      <w:divBdr>
        <w:top w:val="none" w:sz="0" w:space="0" w:color="auto"/>
        <w:left w:val="none" w:sz="0" w:space="0" w:color="auto"/>
        <w:bottom w:val="none" w:sz="0" w:space="0" w:color="auto"/>
        <w:right w:val="none" w:sz="0" w:space="0" w:color="auto"/>
      </w:divBdr>
    </w:div>
    <w:div w:id="666447575">
      <w:marLeft w:val="640"/>
      <w:marRight w:val="0"/>
      <w:marTop w:val="0"/>
      <w:marBottom w:val="0"/>
      <w:divBdr>
        <w:top w:val="none" w:sz="0" w:space="0" w:color="auto"/>
        <w:left w:val="none" w:sz="0" w:space="0" w:color="auto"/>
        <w:bottom w:val="none" w:sz="0" w:space="0" w:color="auto"/>
        <w:right w:val="none" w:sz="0" w:space="0" w:color="auto"/>
      </w:divBdr>
    </w:div>
    <w:div w:id="666518890">
      <w:marLeft w:val="640"/>
      <w:marRight w:val="0"/>
      <w:marTop w:val="0"/>
      <w:marBottom w:val="0"/>
      <w:divBdr>
        <w:top w:val="none" w:sz="0" w:space="0" w:color="auto"/>
        <w:left w:val="none" w:sz="0" w:space="0" w:color="auto"/>
        <w:bottom w:val="none" w:sz="0" w:space="0" w:color="auto"/>
        <w:right w:val="none" w:sz="0" w:space="0" w:color="auto"/>
      </w:divBdr>
    </w:div>
    <w:div w:id="666521416">
      <w:marLeft w:val="640"/>
      <w:marRight w:val="0"/>
      <w:marTop w:val="0"/>
      <w:marBottom w:val="0"/>
      <w:divBdr>
        <w:top w:val="none" w:sz="0" w:space="0" w:color="auto"/>
        <w:left w:val="none" w:sz="0" w:space="0" w:color="auto"/>
        <w:bottom w:val="none" w:sz="0" w:space="0" w:color="auto"/>
        <w:right w:val="none" w:sz="0" w:space="0" w:color="auto"/>
      </w:divBdr>
    </w:div>
    <w:div w:id="666590964">
      <w:marLeft w:val="640"/>
      <w:marRight w:val="0"/>
      <w:marTop w:val="0"/>
      <w:marBottom w:val="0"/>
      <w:divBdr>
        <w:top w:val="none" w:sz="0" w:space="0" w:color="auto"/>
        <w:left w:val="none" w:sz="0" w:space="0" w:color="auto"/>
        <w:bottom w:val="none" w:sz="0" w:space="0" w:color="auto"/>
        <w:right w:val="none" w:sz="0" w:space="0" w:color="auto"/>
      </w:divBdr>
    </w:div>
    <w:div w:id="666595057">
      <w:marLeft w:val="640"/>
      <w:marRight w:val="0"/>
      <w:marTop w:val="0"/>
      <w:marBottom w:val="0"/>
      <w:divBdr>
        <w:top w:val="none" w:sz="0" w:space="0" w:color="auto"/>
        <w:left w:val="none" w:sz="0" w:space="0" w:color="auto"/>
        <w:bottom w:val="none" w:sz="0" w:space="0" w:color="auto"/>
        <w:right w:val="none" w:sz="0" w:space="0" w:color="auto"/>
      </w:divBdr>
    </w:div>
    <w:div w:id="666829146">
      <w:marLeft w:val="640"/>
      <w:marRight w:val="0"/>
      <w:marTop w:val="0"/>
      <w:marBottom w:val="0"/>
      <w:divBdr>
        <w:top w:val="none" w:sz="0" w:space="0" w:color="auto"/>
        <w:left w:val="none" w:sz="0" w:space="0" w:color="auto"/>
        <w:bottom w:val="none" w:sz="0" w:space="0" w:color="auto"/>
        <w:right w:val="none" w:sz="0" w:space="0" w:color="auto"/>
      </w:divBdr>
    </w:div>
    <w:div w:id="666829204">
      <w:marLeft w:val="640"/>
      <w:marRight w:val="0"/>
      <w:marTop w:val="0"/>
      <w:marBottom w:val="0"/>
      <w:divBdr>
        <w:top w:val="none" w:sz="0" w:space="0" w:color="auto"/>
        <w:left w:val="none" w:sz="0" w:space="0" w:color="auto"/>
        <w:bottom w:val="none" w:sz="0" w:space="0" w:color="auto"/>
        <w:right w:val="none" w:sz="0" w:space="0" w:color="auto"/>
      </w:divBdr>
    </w:div>
    <w:div w:id="666904916">
      <w:marLeft w:val="640"/>
      <w:marRight w:val="0"/>
      <w:marTop w:val="0"/>
      <w:marBottom w:val="0"/>
      <w:divBdr>
        <w:top w:val="none" w:sz="0" w:space="0" w:color="auto"/>
        <w:left w:val="none" w:sz="0" w:space="0" w:color="auto"/>
        <w:bottom w:val="none" w:sz="0" w:space="0" w:color="auto"/>
        <w:right w:val="none" w:sz="0" w:space="0" w:color="auto"/>
      </w:divBdr>
    </w:div>
    <w:div w:id="666985484">
      <w:marLeft w:val="640"/>
      <w:marRight w:val="0"/>
      <w:marTop w:val="0"/>
      <w:marBottom w:val="0"/>
      <w:divBdr>
        <w:top w:val="none" w:sz="0" w:space="0" w:color="auto"/>
        <w:left w:val="none" w:sz="0" w:space="0" w:color="auto"/>
        <w:bottom w:val="none" w:sz="0" w:space="0" w:color="auto"/>
        <w:right w:val="none" w:sz="0" w:space="0" w:color="auto"/>
      </w:divBdr>
    </w:div>
    <w:div w:id="667097504">
      <w:marLeft w:val="640"/>
      <w:marRight w:val="0"/>
      <w:marTop w:val="0"/>
      <w:marBottom w:val="0"/>
      <w:divBdr>
        <w:top w:val="none" w:sz="0" w:space="0" w:color="auto"/>
        <w:left w:val="none" w:sz="0" w:space="0" w:color="auto"/>
        <w:bottom w:val="none" w:sz="0" w:space="0" w:color="auto"/>
        <w:right w:val="none" w:sz="0" w:space="0" w:color="auto"/>
      </w:divBdr>
    </w:div>
    <w:div w:id="667102929">
      <w:marLeft w:val="640"/>
      <w:marRight w:val="0"/>
      <w:marTop w:val="0"/>
      <w:marBottom w:val="0"/>
      <w:divBdr>
        <w:top w:val="none" w:sz="0" w:space="0" w:color="auto"/>
        <w:left w:val="none" w:sz="0" w:space="0" w:color="auto"/>
        <w:bottom w:val="none" w:sz="0" w:space="0" w:color="auto"/>
        <w:right w:val="none" w:sz="0" w:space="0" w:color="auto"/>
      </w:divBdr>
    </w:div>
    <w:div w:id="667174440">
      <w:marLeft w:val="640"/>
      <w:marRight w:val="0"/>
      <w:marTop w:val="0"/>
      <w:marBottom w:val="0"/>
      <w:divBdr>
        <w:top w:val="none" w:sz="0" w:space="0" w:color="auto"/>
        <w:left w:val="none" w:sz="0" w:space="0" w:color="auto"/>
        <w:bottom w:val="none" w:sz="0" w:space="0" w:color="auto"/>
        <w:right w:val="none" w:sz="0" w:space="0" w:color="auto"/>
      </w:divBdr>
    </w:div>
    <w:div w:id="667175070">
      <w:marLeft w:val="640"/>
      <w:marRight w:val="0"/>
      <w:marTop w:val="0"/>
      <w:marBottom w:val="0"/>
      <w:divBdr>
        <w:top w:val="none" w:sz="0" w:space="0" w:color="auto"/>
        <w:left w:val="none" w:sz="0" w:space="0" w:color="auto"/>
        <w:bottom w:val="none" w:sz="0" w:space="0" w:color="auto"/>
        <w:right w:val="none" w:sz="0" w:space="0" w:color="auto"/>
      </w:divBdr>
    </w:div>
    <w:div w:id="667246675">
      <w:marLeft w:val="640"/>
      <w:marRight w:val="0"/>
      <w:marTop w:val="0"/>
      <w:marBottom w:val="0"/>
      <w:divBdr>
        <w:top w:val="none" w:sz="0" w:space="0" w:color="auto"/>
        <w:left w:val="none" w:sz="0" w:space="0" w:color="auto"/>
        <w:bottom w:val="none" w:sz="0" w:space="0" w:color="auto"/>
        <w:right w:val="none" w:sz="0" w:space="0" w:color="auto"/>
      </w:divBdr>
    </w:div>
    <w:div w:id="667367534">
      <w:marLeft w:val="640"/>
      <w:marRight w:val="0"/>
      <w:marTop w:val="0"/>
      <w:marBottom w:val="0"/>
      <w:divBdr>
        <w:top w:val="none" w:sz="0" w:space="0" w:color="auto"/>
        <w:left w:val="none" w:sz="0" w:space="0" w:color="auto"/>
        <w:bottom w:val="none" w:sz="0" w:space="0" w:color="auto"/>
        <w:right w:val="none" w:sz="0" w:space="0" w:color="auto"/>
      </w:divBdr>
    </w:div>
    <w:div w:id="667484569">
      <w:marLeft w:val="640"/>
      <w:marRight w:val="0"/>
      <w:marTop w:val="0"/>
      <w:marBottom w:val="0"/>
      <w:divBdr>
        <w:top w:val="none" w:sz="0" w:space="0" w:color="auto"/>
        <w:left w:val="none" w:sz="0" w:space="0" w:color="auto"/>
        <w:bottom w:val="none" w:sz="0" w:space="0" w:color="auto"/>
        <w:right w:val="none" w:sz="0" w:space="0" w:color="auto"/>
      </w:divBdr>
    </w:div>
    <w:div w:id="667488282">
      <w:marLeft w:val="640"/>
      <w:marRight w:val="0"/>
      <w:marTop w:val="0"/>
      <w:marBottom w:val="0"/>
      <w:divBdr>
        <w:top w:val="none" w:sz="0" w:space="0" w:color="auto"/>
        <w:left w:val="none" w:sz="0" w:space="0" w:color="auto"/>
        <w:bottom w:val="none" w:sz="0" w:space="0" w:color="auto"/>
        <w:right w:val="none" w:sz="0" w:space="0" w:color="auto"/>
      </w:divBdr>
    </w:div>
    <w:div w:id="667489178">
      <w:marLeft w:val="640"/>
      <w:marRight w:val="0"/>
      <w:marTop w:val="0"/>
      <w:marBottom w:val="0"/>
      <w:divBdr>
        <w:top w:val="none" w:sz="0" w:space="0" w:color="auto"/>
        <w:left w:val="none" w:sz="0" w:space="0" w:color="auto"/>
        <w:bottom w:val="none" w:sz="0" w:space="0" w:color="auto"/>
        <w:right w:val="none" w:sz="0" w:space="0" w:color="auto"/>
      </w:divBdr>
    </w:div>
    <w:div w:id="667556912">
      <w:marLeft w:val="640"/>
      <w:marRight w:val="0"/>
      <w:marTop w:val="0"/>
      <w:marBottom w:val="0"/>
      <w:divBdr>
        <w:top w:val="none" w:sz="0" w:space="0" w:color="auto"/>
        <w:left w:val="none" w:sz="0" w:space="0" w:color="auto"/>
        <w:bottom w:val="none" w:sz="0" w:space="0" w:color="auto"/>
        <w:right w:val="none" w:sz="0" w:space="0" w:color="auto"/>
      </w:divBdr>
    </w:div>
    <w:div w:id="667559563">
      <w:marLeft w:val="640"/>
      <w:marRight w:val="0"/>
      <w:marTop w:val="0"/>
      <w:marBottom w:val="0"/>
      <w:divBdr>
        <w:top w:val="none" w:sz="0" w:space="0" w:color="auto"/>
        <w:left w:val="none" w:sz="0" w:space="0" w:color="auto"/>
        <w:bottom w:val="none" w:sz="0" w:space="0" w:color="auto"/>
        <w:right w:val="none" w:sz="0" w:space="0" w:color="auto"/>
      </w:divBdr>
    </w:div>
    <w:div w:id="667561091">
      <w:bodyDiv w:val="1"/>
      <w:marLeft w:val="0"/>
      <w:marRight w:val="0"/>
      <w:marTop w:val="0"/>
      <w:marBottom w:val="0"/>
      <w:divBdr>
        <w:top w:val="none" w:sz="0" w:space="0" w:color="auto"/>
        <w:left w:val="none" w:sz="0" w:space="0" w:color="auto"/>
        <w:bottom w:val="none" w:sz="0" w:space="0" w:color="auto"/>
        <w:right w:val="none" w:sz="0" w:space="0" w:color="auto"/>
      </w:divBdr>
    </w:div>
    <w:div w:id="667564902">
      <w:marLeft w:val="640"/>
      <w:marRight w:val="0"/>
      <w:marTop w:val="0"/>
      <w:marBottom w:val="0"/>
      <w:divBdr>
        <w:top w:val="none" w:sz="0" w:space="0" w:color="auto"/>
        <w:left w:val="none" w:sz="0" w:space="0" w:color="auto"/>
        <w:bottom w:val="none" w:sz="0" w:space="0" w:color="auto"/>
        <w:right w:val="none" w:sz="0" w:space="0" w:color="auto"/>
      </w:divBdr>
    </w:div>
    <w:div w:id="667636091">
      <w:marLeft w:val="640"/>
      <w:marRight w:val="0"/>
      <w:marTop w:val="0"/>
      <w:marBottom w:val="0"/>
      <w:divBdr>
        <w:top w:val="none" w:sz="0" w:space="0" w:color="auto"/>
        <w:left w:val="none" w:sz="0" w:space="0" w:color="auto"/>
        <w:bottom w:val="none" w:sz="0" w:space="0" w:color="auto"/>
        <w:right w:val="none" w:sz="0" w:space="0" w:color="auto"/>
      </w:divBdr>
    </w:div>
    <w:div w:id="667638377">
      <w:marLeft w:val="640"/>
      <w:marRight w:val="0"/>
      <w:marTop w:val="0"/>
      <w:marBottom w:val="0"/>
      <w:divBdr>
        <w:top w:val="none" w:sz="0" w:space="0" w:color="auto"/>
        <w:left w:val="none" w:sz="0" w:space="0" w:color="auto"/>
        <w:bottom w:val="none" w:sz="0" w:space="0" w:color="auto"/>
        <w:right w:val="none" w:sz="0" w:space="0" w:color="auto"/>
      </w:divBdr>
    </w:div>
    <w:div w:id="667708355">
      <w:marLeft w:val="640"/>
      <w:marRight w:val="0"/>
      <w:marTop w:val="0"/>
      <w:marBottom w:val="0"/>
      <w:divBdr>
        <w:top w:val="none" w:sz="0" w:space="0" w:color="auto"/>
        <w:left w:val="none" w:sz="0" w:space="0" w:color="auto"/>
        <w:bottom w:val="none" w:sz="0" w:space="0" w:color="auto"/>
        <w:right w:val="none" w:sz="0" w:space="0" w:color="auto"/>
      </w:divBdr>
    </w:div>
    <w:div w:id="667749771">
      <w:marLeft w:val="640"/>
      <w:marRight w:val="0"/>
      <w:marTop w:val="0"/>
      <w:marBottom w:val="0"/>
      <w:divBdr>
        <w:top w:val="none" w:sz="0" w:space="0" w:color="auto"/>
        <w:left w:val="none" w:sz="0" w:space="0" w:color="auto"/>
        <w:bottom w:val="none" w:sz="0" w:space="0" w:color="auto"/>
        <w:right w:val="none" w:sz="0" w:space="0" w:color="auto"/>
      </w:divBdr>
    </w:div>
    <w:div w:id="667750155">
      <w:marLeft w:val="640"/>
      <w:marRight w:val="0"/>
      <w:marTop w:val="0"/>
      <w:marBottom w:val="0"/>
      <w:divBdr>
        <w:top w:val="none" w:sz="0" w:space="0" w:color="auto"/>
        <w:left w:val="none" w:sz="0" w:space="0" w:color="auto"/>
        <w:bottom w:val="none" w:sz="0" w:space="0" w:color="auto"/>
        <w:right w:val="none" w:sz="0" w:space="0" w:color="auto"/>
      </w:divBdr>
    </w:div>
    <w:div w:id="667750357">
      <w:marLeft w:val="640"/>
      <w:marRight w:val="0"/>
      <w:marTop w:val="0"/>
      <w:marBottom w:val="0"/>
      <w:divBdr>
        <w:top w:val="none" w:sz="0" w:space="0" w:color="auto"/>
        <w:left w:val="none" w:sz="0" w:space="0" w:color="auto"/>
        <w:bottom w:val="none" w:sz="0" w:space="0" w:color="auto"/>
        <w:right w:val="none" w:sz="0" w:space="0" w:color="auto"/>
      </w:divBdr>
    </w:div>
    <w:div w:id="667824537">
      <w:marLeft w:val="640"/>
      <w:marRight w:val="0"/>
      <w:marTop w:val="0"/>
      <w:marBottom w:val="0"/>
      <w:divBdr>
        <w:top w:val="none" w:sz="0" w:space="0" w:color="auto"/>
        <w:left w:val="none" w:sz="0" w:space="0" w:color="auto"/>
        <w:bottom w:val="none" w:sz="0" w:space="0" w:color="auto"/>
        <w:right w:val="none" w:sz="0" w:space="0" w:color="auto"/>
      </w:divBdr>
    </w:div>
    <w:div w:id="667827299">
      <w:marLeft w:val="640"/>
      <w:marRight w:val="0"/>
      <w:marTop w:val="0"/>
      <w:marBottom w:val="0"/>
      <w:divBdr>
        <w:top w:val="none" w:sz="0" w:space="0" w:color="auto"/>
        <w:left w:val="none" w:sz="0" w:space="0" w:color="auto"/>
        <w:bottom w:val="none" w:sz="0" w:space="0" w:color="auto"/>
        <w:right w:val="none" w:sz="0" w:space="0" w:color="auto"/>
      </w:divBdr>
    </w:div>
    <w:div w:id="667829676">
      <w:marLeft w:val="640"/>
      <w:marRight w:val="0"/>
      <w:marTop w:val="0"/>
      <w:marBottom w:val="0"/>
      <w:divBdr>
        <w:top w:val="none" w:sz="0" w:space="0" w:color="auto"/>
        <w:left w:val="none" w:sz="0" w:space="0" w:color="auto"/>
        <w:bottom w:val="none" w:sz="0" w:space="0" w:color="auto"/>
        <w:right w:val="none" w:sz="0" w:space="0" w:color="auto"/>
      </w:divBdr>
    </w:div>
    <w:div w:id="667909006">
      <w:marLeft w:val="640"/>
      <w:marRight w:val="0"/>
      <w:marTop w:val="0"/>
      <w:marBottom w:val="0"/>
      <w:divBdr>
        <w:top w:val="none" w:sz="0" w:space="0" w:color="auto"/>
        <w:left w:val="none" w:sz="0" w:space="0" w:color="auto"/>
        <w:bottom w:val="none" w:sz="0" w:space="0" w:color="auto"/>
        <w:right w:val="none" w:sz="0" w:space="0" w:color="auto"/>
      </w:divBdr>
    </w:div>
    <w:div w:id="667909476">
      <w:marLeft w:val="640"/>
      <w:marRight w:val="0"/>
      <w:marTop w:val="0"/>
      <w:marBottom w:val="0"/>
      <w:divBdr>
        <w:top w:val="none" w:sz="0" w:space="0" w:color="auto"/>
        <w:left w:val="none" w:sz="0" w:space="0" w:color="auto"/>
        <w:bottom w:val="none" w:sz="0" w:space="0" w:color="auto"/>
        <w:right w:val="none" w:sz="0" w:space="0" w:color="auto"/>
      </w:divBdr>
    </w:div>
    <w:div w:id="667943480">
      <w:marLeft w:val="640"/>
      <w:marRight w:val="0"/>
      <w:marTop w:val="0"/>
      <w:marBottom w:val="0"/>
      <w:divBdr>
        <w:top w:val="none" w:sz="0" w:space="0" w:color="auto"/>
        <w:left w:val="none" w:sz="0" w:space="0" w:color="auto"/>
        <w:bottom w:val="none" w:sz="0" w:space="0" w:color="auto"/>
        <w:right w:val="none" w:sz="0" w:space="0" w:color="auto"/>
      </w:divBdr>
    </w:div>
    <w:div w:id="668169168">
      <w:marLeft w:val="640"/>
      <w:marRight w:val="0"/>
      <w:marTop w:val="0"/>
      <w:marBottom w:val="0"/>
      <w:divBdr>
        <w:top w:val="none" w:sz="0" w:space="0" w:color="auto"/>
        <w:left w:val="none" w:sz="0" w:space="0" w:color="auto"/>
        <w:bottom w:val="none" w:sz="0" w:space="0" w:color="auto"/>
        <w:right w:val="none" w:sz="0" w:space="0" w:color="auto"/>
      </w:divBdr>
    </w:div>
    <w:div w:id="668171014">
      <w:marLeft w:val="640"/>
      <w:marRight w:val="0"/>
      <w:marTop w:val="0"/>
      <w:marBottom w:val="0"/>
      <w:divBdr>
        <w:top w:val="none" w:sz="0" w:space="0" w:color="auto"/>
        <w:left w:val="none" w:sz="0" w:space="0" w:color="auto"/>
        <w:bottom w:val="none" w:sz="0" w:space="0" w:color="auto"/>
        <w:right w:val="none" w:sz="0" w:space="0" w:color="auto"/>
      </w:divBdr>
    </w:div>
    <w:div w:id="668171519">
      <w:marLeft w:val="640"/>
      <w:marRight w:val="0"/>
      <w:marTop w:val="0"/>
      <w:marBottom w:val="0"/>
      <w:divBdr>
        <w:top w:val="none" w:sz="0" w:space="0" w:color="auto"/>
        <w:left w:val="none" w:sz="0" w:space="0" w:color="auto"/>
        <w:bottom w:val="none" w:sz="0" w:space="0" w:color="auto"/>
        <w:right w:val="none" w:sz="0" w:space="0" w:color="auto"/>
      </w:divBdr>
    </w:div>
    <w:div w:id="668217673">
      <w:marLeft w:val="640"/>
      <w:marRight w:val="0"/>
      <w:marTop w:val="0"/>
      <w:marBottom w:val="0"/>
      <w:divBdr>
        <w:top w:val="none" w:sz="0" w:space="0" w:color="auto"/>
        <w:left w:val="none" w:sz="0" w:space="0" w:color="auto"/>
        <w:bottom w:val="none" w:sz="0" w:space="0" w:color="auto"/>
        <w:right w:val="none" w:sz="0" w:space="0" w:color="auto"/>
      </w:divBdr>
    </w:div>
    <w:div w:id="668219683">
      <w:marLeft w:val="640"/>
      <w:marRight w:val="0"/>
      <w:marTop w:val="0"/>
      <w:marBottom w:val="0"/>
      <w:divBdr>
        <w:top w:val="none" w:sz="0" w:space="0" w:color="auto"/>
        <w:left w:val="none" w:sz="0" w:space="0" w:color="auto"/>
        <w:bottom w:val="none" w:sz="0" w:space="0" w:color="auto"/>
        <w:right w:val="none" w:sz="0" w:space="0" w:color="auto"/>
      </w:divBdr>
    </w:div>
    <w:div w:id="668219842">
      <w:marLeft w:val="640"/>
      <w:marRight w:val="0"/>
      <w:marTop w:val="0"/>
      <w:marBottom w:val="0"/>
      <w:divBdr>
        <w:top w:val="none" w:sz="0" w:space="0" w:color="auto"/>
        <w:left w:val="none" w:sz="0" w:space="0" w:color="auto"/>
        <w:bottom w:val="none" w:sz="0" w:space="0" w:color="auto"/>
        <w:right w:val="none" w:sz="0" w:space="0" w:color="auto"/>
      </w:divBdr>
    </w:div>
    <w:div w:id="668289367">
      <w:marLeft w:val="640"/>
      <w:marRight w:val="0"/>
      <w:marTop w:val="0"/>
      <w:marBottom w:val="0"/>
      <w:divBdr>
        <w:top w:val="none" w:sz="0" w:space="0" w:color="auto"/>
        <w:left w:val="none" w:sz="0" w:space="0" w:color="auto"/>
        <w:bottom w:val="none" w:sz="0" w:space="0" w:color="auto"/>
        <w:right w:val="none" w:sz="0" w:space="0" w:color="auto"/>
      </w:divBdr>
    </w:div>
    <w:div w:id="668292983">
      <w:marLeft w:val="640"/>
      <w:marRight w:val="0"/>
      <w:marTop w:val="0"/>
      <w:marBottom w:val="0"/>
      <w:divBdr>
        <w:top w:val="none" w:sz="0" w:space="0" w:color="auto"/>
        <w:left w:val="none" w:sz="0" w:space="0" w:color="auto"/>
        <w:bottom w:val="none" w:sz="0" w:space="0" w:color="auto"/>
        <w:right w:val="none" w:sz="0" w:space="0" w:color="auto"/>
      </w:divBdr>
    </w:div>
    <w:div w:id="668336353">
      <w:marLeft w:val="640"/>
      <w:marRight w:val="0"/>
      <w:marTop w:val="0"/>
      <w:marBottom w:val="0"/>
      <w:divBdr>
        <w:top w:val="none" w:sz="0" w:space="0" w:color="auto"/>
        <w:left w:val="none" w:sz="0" w:space="0" w:color="auto"/>
        <w:bottom w:val="none" w:sz="0" w:space="0" w:color="auto"/>
        <w:right w:val="none" w:sz="0" w:space="0" w:color="auto"/>
      </w:divBdr>
    </w:div>
    <w:div w:id="668336380">
      <w:marLeft w:val="640"/>
      <w:marRight w:val="0"/>
      <w:marTop w:val="0"/>
      <w:marBottom w:val="0"/>
      <w:divBdr>
        <w:top w:val="none" w:sz="0" w:space="0" w:color="auto"/>
        <w:left w:val="none" w:sz="0" w:space="0" w:color="auto"/>
        <w:bottom w:val="none" w:sz="0" w:space="0" w:color="auto"/>
        <w:right w:val="none" w:sz="0" w:space="0" w:color="auto"/>
      </w:divBdr>
    </w:div>
    <w:div w:id="668482559">
      <w:marLeft w:val="640"/>
      <w:marRight w:val="0"/>
      <w:marTop w:val="0"/>
      <w:marBottom w:val="0"/>
      <w:divBdr>
        <w:top w:val="none" w:sz="0" w:space="0" w:color="auto"/>
        <w:left w:val="none" w:sz="0" w:space="0" w:color="auto"/>
        <w:bottom w:val="none" w:sz="0" w:space="0" w:color="auto"/>
        <w:right w:val="none" w:sz="0" w:space="0" w:color="auto"/>
      </w:divBdr>
    </w:div>
    <w:div w:id="668560276">
      <w:marLeft w:val="640"/>
      <w:marRight w:val="0"/>
      <w:marTop w:val="0"/>
      <w:marBottom w:val="0"/>
      <w:divBdr>
        <w:top w:val="none" w:sz="0" w:space="0" w:color="auto"/>
        <w:left w:val="none" w:sz="0" w:space="0" w:color="auto"/>
        <w:bottom w:val="none" w:sz="0" w:space="0" w:color="auto"/>
        <w:right w:val="none" w:sz="0" w:space="0" w:color="auto"/>
      </w:divBdr>
    </w:div>
    <w:div w:id="668679485">
      <w:marLeft w:val="640"/>
      <w:marRight w:val="0"/>
      <w:marTop w:val="0"/>
      <w:marBottom w:val="0"/>
      <w:divBdr>
        <w:top w:val="none" w:sz="0" w:space="0" w:color="auto"/>
        <w:left w:val="none" w:sz="0" w:space="0" w:color="auto"/>
        <w:bottom w:val="none" w:sz="0" w:space="0" w:color="auto"/>
        <w:right w:val="none" w:sz="0" w:space="0" w:color="auto"/>
      </w:divBdr>
    </w:div>
    <w:div w:id="668681491">
      <w:marLeft w:val="640"/>
      <w:marRight w:val="0"/>
      <w:marTop w:val="0"/>
      <w:marBottom w:val="0"/>
      <w:divBdr>
        <w:top w:val="none" w:sz="0" w:space="0" w:color="auto"/>
        <w:left w:val="none" w:sz="0" w:space="0" w:color="auto"/>
        <w:bottom w:val="none" w:sz="0" w:space="0" w:color="auto"/>
        <w:right w:val="none" w:sz="0" w:space="0" w:color="auto"/>
      </w:divBdr>
    </w:div>
    <w:div w:id="668748966">
      <w:marLeft w:val="640"/>
      <w:marRight w:val="0"/>
      <w:marTop w:val="0"/>
      <w:marBottom w:val="0"/>
      <w:divBdr>
        <w:top w:val="none" w:sz="0" w:space="0" w:color="auto"/>
        <w:left w:val="none" w:sz="0" w:space="0" w:color="auto"/>
        <w:bottom w:val="none" w:sz="0" w:space="0" w:color="auto"/>
        <w:right w:val="none" w:sz="0" w:space="0" w:color="auto"/>
      </w:divBdr>
    </w:div>
    <w:div w:id="668756131">
      <w:marLeft w:val="640"/>
      <w:marRight w:val="0"/>
      <w:marTop w:val="0"/>
      <w:marBottom w:val="0"/>
      <w:divBdr>
        <w:top w:val="none" w:sz="0" w:space="0" w:color="auto"/>
        <w:left w:val="none" w:sz="0" w:space="0" w:color="auto"/>
        <w:bottom w:val="none" w:sz="0" w:space="0" w:color="auto"/>
        <w:right w:val="none" w:sz="0" w:space="0" w:color="auto"/>
      </w:divBdr>
    </w:div>
    <w:div w:id="668826944">
      <w:marLeft w:val="640"/>
      <w:marRight w:val="0"/>
      <w:marTop w:val="0"/>
      <w:marBottom w:val="0"/>
      <w:divBdr>
        <w:top w:val="none" w:sz="0" w:space="0" w:color="auto"/>
        <w:left w:val="none" w:sz="0" w:space="0" w:color="auto"/>
        <w:bottom w:val="none" w:sz="0" w:space="0" w:color="auto"/>
        <w:right w:val="none" w:sz="0" w:space="0" w:color="auto"/>
      </w:divBdr>
    </w:div>
    <w:div w:id="668946328">
      <w:marLeft w:val="640"/>
      <w:marRight w:val="0"/>
      <w:marTop w:val="0"/>
      <w:marBottom w:val="0"/>
      <w:divBdr>
        <w:top w:val="none" w:sz="0" w:space="0" w:color="auto"/>
        <w:left w:val="none" w:sz="0" w:space="0" w:color="auto"/>
        <w:bottom w:val="none" w:sz="0" w:space="0" w:color="auto"/>
        <w:right w:val="none" w:sz="0" w:space="0" w:color="auto"/>
      </w:divBdr>
    </w:div>
    <w:div w:id="668950890">
      <w:marLeft w:val="640"/>
      <w:marRight w:val="0"/>
      <w:marTop w:val="0"/>
      <w:marBottom w:val="0"/>
      <w:divBdr>
        <w:top w:val="none" w:sz="0" w:space="0" w:color="auto"/>
        <w:left w:val="none" w:sz="0" w:space="0" w:color="auto"/>
        <w:bottom w:val="none" w:sz="0" w:space="0" w:color="auto"/>
        <w:right w:val="none" w:sz="0" w:space="0" w:color="auto"/>
      </w:divBdr>
    </w:div>
    <w:div w:id="669217401">
      <w:marLeft w:val="640"/>
      <w:marRight w:val="0"/>
      <w:marTop w:val="0"/>
      <w:marBottom w:val="0"/>
      <w:divBdr>
        <w:top w:val="none" w:sz="0" w:space="0" w:color="auto"/>
        <w:left w:val="none" w:sz="0" w:space="0" w:color="auto"/>
        <w:bottom w:val="none" w:sz="0" w:space="0" w:color="auto"/>
        <w:right w:val="none" w:sz="0" w:space="0" w:color="auto"/>
      </w:divBdr>
    </w:div>
    <w:div w:id="669254067">
      <w:marLeft w:val="640"/>
      <w:marRight w:val="0"/>
      <w:marTop w:val="0"/>
      <w:marBottom w:val="0"/>
      <w:divBdr>
        <w:top w:val="none" w:sz="0" w:space="0" w:color="auto"/>
        <w:left w:val="none" w:sz="0" w:space="0" w:color="auto"/>
        <w:bottom w:val="none" w:sz="0" w:space="0" w:color="auto"/>
        <w:right w:val="none" w:sz="0" w:space="0" w:color="auto"/>
      </w:divBdr>
    </w:div>
    <w:div w:id="669255600">
      <w:marLeft w:val="640"/>
      <w:marRight w:val="0"/>
      <w:marTop w:val="0"/>
      <w:marBottom w:val="0"/>
      <w:divBdr>
        <w:top w:val="none" w:sz="0" w:space="0" w:color="auto"/>
        <w:left w:val="none" w:sz="0" w:space="0" w:color="auto"/>
        <w:bottom w:val="none" w:sz="0" w:space="0" w:color="auto"/>
        <w:right w:val="none" w:sz="0" w:space="0" w:color="auto"/>
      </w:divBdr>
    </w:div>
    <w:div w:id="669257290">
      <w:marLeft w:val="640"/>
      <w:marRight w:val="0"/>
      <w:marTop w:val="0"/>
      <w:marBottom w:val="0"/>
      <w:divBdr>
        <w:top w:val="none" w:sz="0" w:space="0" w:color="auto"/>
        <w:left w:val="none" w:sz="0" w:space="0" w:color="auto"/>
        <w:bottom w:val="none" w:sz="0" w:space="0" w:color="auto"/>
        <w:right w:val="none" w:sz="0" w:space="0" w:color="auto"/>
      </w:divBdr>
    </w:div>
    <w:div w:id="669331004">
      <w:marLeft w:val="640"/>
      <w:marRight w:val="0"/>
      <w:marTop w:val="0"/>
      <w:marBottom w:val="0"/>
      <w:divBdr>
        <w:top w:val="none" w:sz="0" w:space="0" w:color="auto"/>
        <w:left w:val="none" w:sz="0" w:space="0" w:color="auto"/>
        <w:bottom w:val="none" w:sz="0" w:space="0" w:color="auto"/>
        <w:right w:val="none" w:sz="0" w:space="0" w:color="auto"/>
      </w:divBdr>
    </w:div>
    <w:div w:id="669335931">
      <w:marLeft w:val="640"/>
      <w:marRight w:val="0"/>
      <w:marTop w:val="0"/>
      <w:marBottom w:val="0"/>
      <w:divBdr>
        <w:top w:val="none" w:sz="0" w:space="0" w:color="auto"/>
        <w:left w:val="none" w:sz="0" w:space="0" w:color="auto"/>
        <w:bottom w:val="none" w:sz="0" w:space="0" w:color="auto"/>
        <w:right w:val="none" w:sz="0" w:space="0" w:color="auto"/>
      </w:divBdr>
    </w:div>
    <w:div w:id="669409240">
      <w:marLeft w:val="640"/>
      <w:marRight w:val="0"/>
      <w:marTop w:val="0"/>
      <w:marBottom w:val="0"/>
      <w:divBdr>
        <w:top w:val="none" w:sz="0" w:space="0" w:color="auto"/>
        <w:left w:val="none" w:sz="0" w:space="0" w:color="auto"/>
        <w:bottom w:val="none" w:sz="0" w:space="0" w:color="auto"/>
        <w:right w:val="none" w:sz="0" w:space="0" w:color="auto"/>
      </w:divBdr>
    </w:div>
    <w:div w:id="669452885">
      <w:marLeft w:val="640"/>
      <w:marRight w:val="0"/>
      <w:marTop w:val="0"/>
      <w:marBottom w:val="0"/>
      <w:divBdr>
        <w:top w:val="none" w:sz="0" w:space="0" w:color="auto"/>
        <w:left w:val="none" w:sz="0" w:space="0" w:color="auto"/>
        <w:bottom w:val="none" w:sz="0" w:space="0" w:color="auto"/>
        <w:right w:val="none" w:sz="0" w:space="0" w:color="auto"/>
      </w:divBdr>
    </w:div>
    <w:div w:id="669530565">
      <w:marLeft w:val="640"/>
      <w:marRight w:val="0"/>
      <w:marTop w:val="0"/>
      <w:marBottom w:val="0"/>
      <w:divBdr>
        <w:top w:val="none" w:sz="0" w:space="0" w:color="auto"/>
        <w:left w:val="none" w:sz="0" w:space="0" w:color="auto"/>
        <w:bottom w:val="none" w:sz="0" w:space="0" w:color="auto"/>
        <w:right w:val="none" w:sz="0" w:space="0" w:color="auto"/>
      </w:divBdr>
    </w:div>
    <w:div w:id="669601117">
      <w:marLeft w:val="640"/>
      <w:marRight w:val="0"/>
      <w:marTop w:val="0"/>
      <w:marBottom w:val="0"/>
      <w:divBdr>
        <w:top w:val="none" w:sz="0" w:space="0" w:color="auto"/>
        <w:left w:val="none" w:sz="0" w:space="0" w:color="auto"/>
        <w:bottom w:val="none" w:sz="0" w:space="0" w:color="auto"/>
        <w:right w:val="none" w:sz="0" w:space="0" w:color="auto"/>
      </w:divBdr>
    </w:div>
    <w:div w:id="669601263">
      <w:marLeft w:val="640"/>
      <w:marRight w:val="0"/>
      <w:marTop w:val="0"/>
      <w:marBottom w:val="0"/>
      <w:divBdr>
        <w:top w:val="none" w:sz="0" w:space="0" w:color="auto"/>
        <w:left w:val="none" w:sz="0" w:space="0" w:color="auto"/>
        <w:bottom w:val="none" w:sz="0" w:space="0" w:color="auto"/>
        <w:right w:val="none" w:sz="0" w:space="0" w:color="auto"/>
      </w:divBdr>
    </w:div>
    <w:div w:id="669601390">
      <w:marLeft w:val="640"/>
      <w:marRight w:val="0"/>
      <w:marTop w:val="0"/>
      <w:marBottom w:val="0"/>
      <w:divBdr>
        <w:top w:val="none" w:sz="0" w:space="0" w:color="auto"/>
        <w:left w:val="none" w:sz="0" w:space="0" w:color="auto"/>
        <w:bottom w:val="none" w:sz="0" w:space="0" w:color="auto"/>
        <w:right w:val="none" w:sz="0" w:space="0" w:color="auto"/>
      </w:divBdr>
    </w:div>
    <w:div w:id="669604750">
      <w:marLeft w:val="640"/>
      <w:marRight w:val="0"/>
      <w:marTop w:val="0"/>
      <w:marBottom w:val="0"/>
      <w:divBdr>
        <w:top w:val="none" w:sz="0" w:space="0" w:color="auto"/>
        <w:left w:val="none" w:sz="0" w:space="0" w:color="auto"/>
        <w:bottom w:val="none" w:sz="0" w:space="0" w:color="auto"/>
        <w:right w:val="none" w:sz="0" w:space="0" w:color="auto"/>
      </w:divBdr>
    </w:div>
    <w:div w:id="669672869">
      <w:marLeft w:val="640"/>
      <w:marRight w:val="0"/>
      <w:marTop w:val="0"/>
      <w:marBottom w:val="0"/>
      <w:divBdr>
        <w:top w:val="none" w:sz="0" w:space="0" w:color="auto"/>
        <w:left w:val="none" w:sz="0" w:space="0" w:color="auto"/>
        <w:bottom w:val="none" w:sz="0" w:space="0" w:color="auto"/>
        <w:right w:val="none" w:sz="0" w:space="0" w:color="auto"/>
      </w:divBdr>
    </w:div>
    <w:div w:id="669676406">
      <w:marLeft w:val="640"/>
      <w:marRight w:val="0"/>
      <w:marTop w:val="0"/>
      <w:marBottom w:val="0"/>
      <w:divBdr>
        <w:top w:val="none" w:sz="0" w:space="0" w:color="auto"/>
        <w:left w:val="none" w:sz="0" w:space="0" w:color="auto"/>
        <w:bottom w:val="none" w:sz="0" w:space="0" w:color="auto"/>
        <w:right w:val="none" w:sz="0" w:space="0" w:color="auto"/>
      </w:divBdr>
    </w:div>
    <w:div w:id="669676534">
      <w:marLeft w:val="640"/>
      <w:marRight w:val="0"/>
      <w:marTop w:val="0"/>
      <w:marBottom w:val="0"/>
      <w:divBdr>
        <w:top w:val="none" w:sz="0" w:space="0" w:color="auto"/>
        <w:left w:val="none" w:sz="0" w:space="0" w:color="auto"/>
        <w:bottom w:val="none" w:sz="0" w:space="0" w:color="auto"/>
        <w:right w:val="none" w:sz="0" w:space="0" w:color="auto"/>
      </w:divBdr>
    </w:div>
    <w:div w:id="669677062">
      <w:marLeft w:val="640"/>
      <w:marRight w:val="0"/>
      <w:marTop w:val="0"/>
      <w:marBottom w:val="0"/>
      <w:divBdr>
        <w:top w:val="none" w:sz="0" w:space="0" w:color="auto"/>
        <w:left w:val="none" w:sz="0" w:space="0" w:color="auto"/>
        <w:bottom w:val="none" w:sz="0" w:space="0" w:color="auto"/>
        <w:right w:val="none" w:sz="0" w:space="0" w:color="auto"/>
      </w:divBdr>
    </w:div>
    <w:div w:id="669798945">
      <w:marLeft w:val="640"/>
      <w:marRight w:val="0"/>
      <w:marTop w:val="0"/>
      <w:marBottom w:val="0"/>
      <w:divBdr>
        <w:top w:val="none" w:sz="0" w:space="0" w:color="auto"/>
        <w:left w:val="none" w:sz="0" w:space="0" w:color="auto"/>
        <w:bottom w:val="none" w:sz="0" w:space="0" w:color="auto"/>
        <w:right w:val="none" w:sz="0" w:space="0" w:color="auto"/>
      </w:divBdr>
    </w:div>
    <w:div w:id="669871786">
      <w:marLeft w:val="640"/>
      <w:marRight w:val="0"/>
      <w:marTop w:val="0"/>
      <w:marBottom w:val="0"/>
      <w:divBdr>
        <w:top w:val="none" w:sz="0" w:space="0" w:color="auto"/>
        <w:left w:val="none" w:sz="0" w:space="0" w:color="auto"/>
        <w:bottom w:val="none" w:sz="0" w:space="0" w:color="auto"/>
        <w:right w:val="none" w:sz="0" w:space="0" w:color="auto"/>
      </w:divBdr>
    </w:div>
    <w:div w:id="669910138">
      <w:marLeft w:val="640"/>
      <w:marRight w:val="0"/>
      <w:marTop w:val="0"/>
      <w:marBottom w:val="0"/>
      <w:divBdr>
        <w:top w:val="none" w:sz="0" w:space="0" w:color="auto"/>
        <w:left w:val="none" w:sz="0" w:space="0" w:color="auto"/>
        <w:bottom w:val="none" w:sz="0" w:space="0" w:color="auto"/>
        <w:right w:val="none" w:sz="0" w:space="0" w:color="auto"/>
      </w:divBdr>
    </w:div>
    <w:div w:id="669912893">
      <w:marLeft w:val="640"/>
      <w:marRight w:val="0"/>
      <w:marTop w:val="0"/>
      <w:marBottom w:val="0"/>
      <w:divBdr>
        <w:top w:val="none" w:sz="0" w:space="0" w:color="auto"/>
        <w:left w:val="none" w:sz="0" w:space="0" w:color="auto"/>
        <w:bottom w:val="none" w:sz="0" w:space="0" w:color="auto"/>
        <w:right w:val="none" w:sz="0" w:space="0" w:color="auto"/>
      </w:divBdr>
    </w:div>
    <w:div w:id="669916263">
      <w:marLeft w:val="640"/>
      <w:marRight w:val="0"/>
      <w:marTop w:val="0"/>
      <w:marBottom w:val="0"/>
      <w:divBdr>
        <w:top w:val="none" w:sz="0" w:space="0" w:color="auto"/>
        <w:left w:val="none" w:sz="0" w:space="0" w:color="auto"/>
        <w:bottom w:val="none" w:sz="0" w:space="0" w:color="auto"/>
        <w:right w:val="none" w:sz="0" w:space="0" w:color="auto"/>
      </w:divBdr>
    </w:div>
    <w:div w:id="670064777">
      <w:marLeft w:val="640"/>
      <w:marRight w:val="0"/>
      <w:marTop w:val="0"/>
      <w:marBottom w:val="0"/>
      <w:divBdr>
        <w:top w:val="none" w:sz="0" w:space="0" w:color="auto"/>
        <w:left w:val="none" w:sz="0" w:space="0" w:color="auto"/>
        <w:bottom w:val="none" w:sz="0" w:space="0" w:color="auto"/>
        <w:right w:val="none" w:sz="0" w:space="0" w:color="auto"/>
      </w:divBdr>
    </w:div>
    <w:div w:id="670107295">
      <w:marLeft w:val="640"/>
      <w:marRight w:val="0"/>
      <w:marTop w:val="0"/>
      <w:marBottom w:val="0"/>
      <w:divBdr>
        <w:top w:val="none" w:sz="0" w:space="0" w:color="auto"/>
        <w:left w:val="none" w:sz="0" w:space="0" w:color="auto"/>
        <w:bottom w:val="none" w:sz="0" w:space="0" w:color="auto"/>
        <w:right w:val="none" w:sz="0" w:space="0" w:color="auto"/>
      </w:divBdr>
    </w:div>
    <w:div w:id="670177532">
      <w:marLeft w:val="640"/>
      <w:marRight w:val="0"/>
      <w:marTop w:val="0"/>
      <w:marBottom w:val="0"/>
      <w:divBdr>
        <w:top w:val="none" w:sz="0" w:space="0" w:color="auto"/>
        <w:left w:val="none" w:sz="0" w:space="0" w:color="auto"/>
        <w:bottom w:val="none" w:sz="0" w:space="0" w:color="auto"/>
        <w:right w:val="none" w:sz="0" w:space="0" w:color="auto"/>
      </w:divBdr>
    </w:div>
    <w:div w:id="670180060">
      <w:marLeft w:val="640"/>
      <w:marRight w:val="0"/>
      <w:marTop w:val="0"/>
      <w:marBottom w:val="0"/>
      <w:divBdr>
        <w:top w:val="none" w:sz="0" w:space="0" w:color="auto"/>
        <w:left w:val="none" w:sz="0" w:space="0" w:color="auto"/>
        <w:bottom w:val="none" w:sz="0" w:space="0" w:color="auto"/>
        <w:right w:val="none" w:sz="0" w:space="0" w:color="auto"/>
      </w:divBdr>
    </w:div>
    <w:div w:id="670252757">
      <w:marLeft w:val="640"/>
      <w:marRight w:val="0"/>
      <w:marTop w:val="0"/>
      <w:marBottom w:val="0"/>
      <w:divBdr>
        <w:top w:val="none" w:sz="0" w:space="0" w:color="auto"/>
        <w:left w:val="none" w:sz="0" w:space="0" w:color="auto"/>
        <w:bottom w:val="none" w:sz="0" w:space="0" w:color="auto"/>
        <w:right w:val="none" w:sz="0" w:space="0" w:color="auto"/>
      </w:divBdr>
    </w:div>
    <w:div w:id="670253438">
      <w:marLeft w:val="640"/>
      <w:marRight w:val="0"/>
      <w:marTop w:val="0"/>
      <w:marBottom w:val="0"/>
      <w:divBdr>
        <w:top w:val="none" w:sz="0" w:space="0" w:color="auto"/>
        <w:left w:val="none" w:sz="0" w:space="0" w:color="auto"/>
        <w:bottom w:val="none" w:sz="0" w:space="0" w:color="auto"/>
        <w:right w:val="none" w:sz="0" w:space="0" w:color="auto"/>
      </w:divBdr>
    </w:div>
    <w:div w:id="670255633">
      <w:marLeft w:val="640"/>
      <w:marRight w:val="0"/>
      <w:marTop w:val="0"/>
      <w:marBottom w:val="0"/>
      <w:divBdr>
        <w:top w:val="none" w:sz="0" w:space="0" w:color="auto"/>
        <w:left w:val="none" w:sz="0" w:space="0" w:color="auto"/>
        <w:bottom w:val="none" w:sz="0" w:space="0" w:color="auto"/>
        <w:right w:val="none" w:sz="0" w:space="0" w:color="auto"/>
      </w:divBdr>
    </w:div>
    <w:div w:id="670257299">
      <w:marLeft w:val="640"/>
      <w:marRight w:val="0"/>
      <w:marTop w:val="0"/>
      <w:marBottom w:val="0"/>
      <w:divBdr>
        <w:top w:val="none" w:sz="0" w:space="0" w:color="auto"/>
        <w:left w:val="none" w:sz="0" w:space="0" w:color="auto"/>
        <w:bottom w:val="none" w:sz="0" w:space="0" w:color="auto"/>
        <w:right w:val="none" w:sz="0" w:space="0" w:color="auto"/>
      </w:divBdr>
    </w:div>
    <w:div w:id="670261042">
      <w:marLeft w:val="640"/>
      <w:marRight w:val="0"/>
      <w:marTop w:val="0"/>
      <w:marBottom w:val="0"/>
      <w:divBdr>
        <w:top w:val="none" w:sz="0" w:space="0" w:color="auto"/>
        <w:left w:val="none" w:sz="0" w:space="0" w:color="auto"/>
        <w:bottom w:val="none" w:sz="0" w:space="0" w:color="auto"/>
        <w:right w:val="none" w:sz="0" w:space="0" w:color="auto"/>
      </w:divBdr>
    </w:div>
    <w:div w:id="670334005">
      <w:marLeft w:val="640"/>
      <w:marRight w:val="0"/>
      <w:marTop w:val="0"/>
      <w:marBottom w:val="0"/>
      <w:divBdr>
        <w:top w:val="none" w:sz="0" w:space="0" w:color="auto"/>
        <w:left w:val="none" w:sz="0" w:space="0" w:color="auto"/>
        <w:bottom w:val="none" w:sz="0" w:space="0" w:color="auto"/>
        <w:right w:val="none" w:sz="0" w:space="0" w:color="auto"/>
      </w:divBdr>
    </w:div>
    <w:div w:id="670373291">
      <w:marLeft w:val="640"/>
      <w:marRight w:val="0"/>
      <w:marTop w:val="0"/>
      <w:marBottom w:val="0"/>
      <w:divBdr>
        <w:top w:val="none" w:sz="0" w:space="0" w:color="auto"/>
        <w:left w:val="none" w:sz="0" w:space="0" w:color="auto"/>
        <w:bottom w:val="none" w:sz="0" w:space="0" w:color="auto"/>
        <w:right w:val="none" w:sz="0" w:space="0" w:color="auto"/>
      </w:divBdr>
    </w:div>
    <w:div w:id="670719441">
      <w:marLeft w:val="640"/>
      <w:marRight w:val="0"/>
      <w:marTop w:val="0"/>
      <w:marBottom w:val="0"/>
      <w:divBdr>
        <w:top w:val="none" w:sz="0" w:space="0" w:color="auto"/>
        <w:left w:val="none" w:sz="0" w:space="0" w:color="auto"/>
        <w:bottom w:val="none" w:sz="0" w:space="0" w:color="auto"/>
        <w:right w:val="none" w:sz="0" w:space="0" w:color="auto"/>
      </w:divBdr>
    </w:div>
    <w:div w:id="670721048">
      <w:marLeft w:val="640"/>
      <w:marRight w:val="0"/>
      <w:marTop w:val="0"/>
      <w:marBottom w:val="0"/>
      <w:divBdr>
        <w:top w:val="none" w:sz="0" w:space="0" w:color="auto"/>
        <w:left w:val="none" w:sz="0" w:space="0" w:color="auto"/>
        <w:bottom w:val="none" w:sz="0" w:space="0" w:color="auto"/>
        <w:right w:val="none" w:sz="0" w:space="0" w:color="auto"/>
      </w:divBdr>
    </w:div>
    <w:div w:id="670765904">
      <w:marLeft w:val="640"/>
      <w:marRight w:val="0"/>
      <w:marTop w:val="0"/>
      <w:marBottom w:val="0"/>
      <w:divBdr>
        <w:top w:val="none" w:sz="0" w:space="0" w:color="auto"/>
        <w:left w:val="none" w:sz="0" w:space="0" w:color="auto"/>
        <w:bottom w:val="none" w:sz="0" w:space="0" w:color="auto"/>
        <w:right w:val="none" w:sz="0" w:space="0" w:color="auto"/>
      </w:divBdr>
    </w:div>
    <w:div w:id="670789824">
      <w:marLeft w:val="640"/>
      <w:marRight w:val="0"/>
      <w:marTop w:val="0"/>
      <w:marBottom w:val="0"/>
      <w:divBdr>
        <w:top w:val="none" w:sz="0" w:space="0" w:color="auto"/>
        <w:left w:val="none" w:sz="0" w:space="0" w:color="auto"/>
        <w:bottom w:val="none" w:sz="0" w:space="0" w:color="auto"/>
        <w:right w:val="none" w:sz="0" w:space="0" w:color="auto"/>
      </w:divBdr>
    </w:div>
    <w:div w:id="670793220">
      <w:marLeft w:val="640"/>
      <w:marRight w:val="0"/>
      <w:marTop w:val="0"/>
      <w:marBottom w:val="0"/>
      <w:divBdr>
        <w:top w:val="none" w:sz="0" w:space="0" w:color="auto"/>
        <w:left w:val="none" w:sz="0" w:space="0" w:color="auto"/>
        <w:bottom w:val="none" w:sz="0" w:space="0" w:color="auto"/>
        <w:right w:val="none" w:sz="0" w:space="0" w:color="auto"/>
      </w:divBdr>
    </w:div>
    <w:div w:id="670958742">
      <w:marLeft w:val="640"/>
      <w:marRight w:val="0"/>
      <w:marTop w:val="0"/>
      <w:marBottom w:val="0"/>
      <w:divBdr>
        <w:top w:val="none" w:sz="0" w:space="0" w:color="auto"/>
        <w:left w:val="none" w:sz="0" w:space="0" w:color="auto"/>
        <w:bottom w:val="none" w:sz="0" w:space="0" w:color="auto"/>
        <w:right w:val="none" w:sz="0" w:space="0" w:color="auto"/>
      </w:divBdr>
    </w:div>
    <w:div w:id="670983886">
      <w:marLeft w:val="640"/>
      <w:marRight w:val="0"/>
      <w:marTop w:val="0"/>
      <w:marBottom w:val="0"/>
      <w:divBdr>
        <w:top w:val="none" w:sz="0" w:space="0" w:color="auto"/>
        <w:left w:val="none" w:sz="0" w:space="0" w:color="auto"/>
        <w:bottom w:val="none" w:sz="0" w:space="0" w:color="auto"/>
        <w:right w:val="none" w:sz="0" w:space="0" w:color="auto"/>
      </w:divBdr>
    </w:div>
    <w:div w:id="671029829">
      <w:marLeft w:val="640"/>
      <w:marRight w:val="0"/>
      <w:marTop w:val="0"/>
      <w:marBottom w:val="0"/>
      <w:divBdr>
        <w:top w:val="none" w:sz="0" w:space="0" w:color="auto"/>
        <w:left w:val="none" w:sz="0" w:space="0" w:color="auto"/>
        <w:bottom w:val="none" w:sz="0" w:space="0" w:color="auto"/>
        <w:right w:val="none" w:sz="0" w:space="0" w:color="auto"/>
      </w:divBdr>
    </w:div>
    <w:div w:id="671031776">
      <w:marLeft w:val="640"/>
      <w:marRight w:val="0"/>
      <w:marTop w:val="0"/>
      <w:marBottom w:val="0"/>
      <w:divBdr>
        <w:top w:val="none" w:sz="0" w:space="0" w:color="auto"/>
        <w:left w:val="none" w:sz="0" w:space="0" w:color="auto"/>
        <w:bottom w:val="none" w:sz="0" w:space="0" w:color="auto"/>
        <w:right w:val="none" w:sz="0" w:space="0" w:color="auto"/>
      </w:divBdr>
    </w:div>
    <w:div w:id="671109875">
      <w:marLeft w:val="640"/>
      <w:marRight w:val="0"/>
      <w:marTop w:val="0"/>
      <w:marBottom w:val="0"/>
      <w:divBdr>
        <w:top w:val="none" w:sz="0" w:space="0" w:color="auto"/>
        <w:left w:val="none" w:sz="0" w:space="0" w:color="auto"/>
        <w:bottom w:val="none" w:sz="0" w:space="0" w:color="auto"/>
        <w:right w:val="none" w:sz="0" w:space="0" w:color="auto"/>
      </w:divBdr>
    </w:div>
    <w:div w:id="671222465">
      <w:marLeft w:val="640"/>
      <w:marRight w:val="0"/>
      <w:marTop w:val="0"/>
      <w:marBottom w:val="0"/>
      <w:divBdr>
        <w:top w:val="none" w:sz="0" w:space="0" w:color="auto"/>
        <w:left w:val="none" w:sz="0" w:space="0" w:color="auto"/>
        <w:bottom w:val="none" w:sz="0" w:space="0" w:color="auto"/>
        <w:right w:val="none" w:sz="0" w:space="0" w:color="auto"/>
      </w:divBdr>
    </w:div>
    <w:div w:id="671371025">
      <w:marLeft w:val="640"/>
      <w:marRight w:val="0"/>
      <w:marTop w:val="0"/>
      <w:marBottom w:val="0"/>
      <w:divBdr>
        <w:top w:val="none" w:sz="0" w:space="0" w:color="auto"/>
        <w:left w:val="none" w:sz="0" w:space="0" w:color="auto"/>
        <w:bottom w:val="none" w:sz="0" w:space="0" w:color="auto"/>
        <w:right w:val="none" w:sz="0" w:space="0" w:color="auto"/>
      </w:divBdr>
    </w:div>
    <w:div w:id="671419355">
      <w:marLeft w:val="640"/>
      <w:marRight w:val="0"/>
      <w:marTop w:val="0"/>
      <w:marBottom w:val="0"/>
      <w:divBdr>
        <w:top w:val="none" w:sz="0" w:space="0" w:color="auto"/>
        <w:left w:val="none" w:sz="0" w:space="0" w:color="auto"/>
        <w:bottom w:val="none" w:sz="0" w:space="0" w:color="auto"/>
        <w:right w:val="none" w:sz="0" w:space="0" w:color="auto"/>
      </w:divBdr>
    </w:div>
    <w:div w:id="671419915">
      <w:marLeft w:val="640"/>
      <w:marRight w:val="0"/>
      <w:marTop w:val="0"/>
      <w:marBottom w:val="0"/>
      <w:divBdr>
        <w:top w:val="none" w:sz="0" w:space="0" w:color="auto"/>
        <w:left w:val="none" w:sz="0" w:space="0" w:color="auto"/>
        <w:bottom w:val="none" w:sz="0" w:space="0" w:color="auto"/>
        <w:right w:val="none" w:sz="0" w:space="0" w:color="auto"/>
      </w:divBdr>
    </w:div>
    <w:div w:id="671448335">
      <w:marLeft w:val="640"/>
      <w:marRight w:val="0"/>
      <w:marTop w:val="0"/>
      <w:marBottom w:val="0"/>
      <w:divBdr>
        <w:top w:val="none" w:sz="0" w:space="0" w:color="auto"/>
        <w:left w:val="none" w:sz="0" w:space="0" w:color="auto"/>
        <w:bottom w:val="none" w:sz="0" w:space="0" w:color="auto"/>
        <w:right w:val="none" w:sz="0" w:space="0" w:color="auto"/>
      </w:divBdr>
    </w:div>
    <w:div w:id="671640952">
      <w:marLeft w:val="640"/>
      <w:marRight w:val="0"/>
      <w:marTop w:val="0"/>
      <w:marBottom w:val="0"/>
      <w:divBdr>
        <w:top w:val="none" w:sz="0" w:space="0" w:color="auto"/>
        <w:left w:val="none" w:sz="0" w:space="0" w:color="auto"/>
        <w:bottom w:val="none" w:sz="0" w:space="0" w:color="auto"/>
        <w:right w:val="none" w:sz="0" w:space="0" w:color="auto"/>
      </w:divBdr>
    </w:div>
    <w:div w:id="671643237">
      <w:marLeft w:val="640"/>
      <w:marRight w:val="0"/>
      <w:marTop w:val="0"/>
      <w:marBottom w:val="0"/>
      <w:divBdr>
        <w:top w:val="none" w:sz="0" w:space="0" w:color="auto"/>
        <w:left w:val="none" w:sz="0" w:space="0" w:color="auto"/>
        <w:bottom w:val="none" w:sz="0" w:space="0" w:color="auto"/>
        <w:right w:val="none" w:sz="0" w:space="0" w:color="auto"/>
      </w:divBdr>
    </w:div>
    <w:div w:id="671837802">
      <w:marLeft w:val="640"/>
      <w:marRight w:val="0"/>
      <w:marTop w:val="0"/>
      <w:marBottom w:val="0"/>
      <w:divBdr>
        <w:top w:val="none" w:sz="0" w:space="0" w:color="auto"/>
        <w:left w:val="none" w:sz="0" w:space="0" w:color="auto"/>
        <w:bottom w:val="none" w:sz="0" w:space="0" w:color="auto"/>
        <w:right w:val="none" w:sz="0" w:space="0" w:color="auto"/>
      </w:divBdr>
    </w:div>
    <w:div w:id="671875485">
      <w:marLeft w:val="640"/>
      <w:marRight w:val="0"/>
      <w:marTop w:val="0"/>
      <w:marBottom w:val="0"/>
      <w:divBdr>
        <w:top w:val="none" w:sz="0" w:space="0" w:color="auto"/>
        <w:left w:val="none" w:sz="0" w:space="0" w:color="auto"/>
        <w:bottom w:val="none" w:sz="0" w:space="0" w:color="auto"/>
        <w:right w:val="none" w:sz="0" w:space="0" w:color="auto"/>
      </w:divBdr>
    </w:div>
    <w:div w:id="672025093">
      <w:marLeft w:val="640"/>
      <w:marRight w:val="0"/>
      <w:marTop w:val="0"/>
      <w:marBottom w:val="0"/>
      <w:divBdr>
        <w:top w:val="none" w:sz="0" w:space="0" w:color="auto"/>
        <w:left w:val="none" w:sz="0" w:space="0" w:color="auto"/>
        <w:bottom w:val="none" w:sz="0" w:space="0" w:color="auto"/>
        <w:right w:val="none" w:sz="0" w:space="0" w:color="auto"/>
      </w:divBdr>
    </w:div>
    <w:div w:id="672033682">
      <w:marLeft w:val="640"/>
      <w:marRight w:val="0"/>
      <w:marTop w:val="0"/>
      <w:marBottom w:val="0"/>
      <w:divBdr>
        <w:top w:val="none" w:sz="0" w:space="0" w:color="auto"/>
        <w:left w:val="none" w:sz="0" w:space="0" w:color="auto"/>
        <w:bottom w:val="none" w:sz="0" w:space="0" w:color="auto"/>
        <w:right w:val="none" w:sz="0" w:space="0" w:color="auto"/>
      </w:divBdr>
    </w:div>
    <w:div w:id="672150339">
      <w:marLeft w:val="640"/>
      <w:marRight w:val="0"/>
      <w:marTop w:val="0"/>
      <w:marBottom w:val="0"/>
      <w:divBdr>
        <w:top w:val="none" w:sz="0" w:space="0" w:color="auto"/>
        <w:left w:val="none" w:sz="0" w:space="0" w:color="auto"/>
        <w:bottom w:val="none" w:sz="0" w:space="0" w:color="auto"/>
        <w:right w:val="none" w:sz="0" w:space="0" w:color="auto"/>
      </w:divBdr>
    </w:div>
    <w:div w:id="672150832">
      <w:marLeft w:val="640"/>
      <w:marRight w:val="0"/>
      <w:marTop w:val="0"/>
      <w:marBottom w:val="0"/>
      <w:divBdr>
        <w:top w:val="none" w:sz="0" w:space="0" w:color="auto"/>
        <w:left w:val="none" w:sz="0" w:space="0" w:color="auto"/>
        <w:bottom w:val="none" w:sz="0" w:space="0" w:color="auto"/>
        <w:right w:val="none" w:sz="0" w:space="0" w:color="auto"/>
      </w:divBdr>
    </w:div>
    <w:div w:id="672223072">
      <w:marLeft w:val="640"/>
      <w:marRight w:val="0"/>
      <w:marTop w:val="0"/>
      <w:marBottom w:val="0"/>
      <w:divBdr>
        <w:top w:val="none" w:sz="0" w:space="0" w:color="auto"/>
        <w:left w:val="none" w:sz="0" w:space="0" w:color="auto"/>
        <w:bottom w:val="none" w:sz="0" w:space="0" w:color="auto"/>
        <w:right w:val="none" w:sz="0" w:space="0" w:color="auto"/>
      </w:divBdr>
    </w:div>
    <w:div w:id="672269916">
      <w:marLeft w:val="640"/>
      <w:marRight w:val="0"/>
      <w:marTop w:val="0"/>
      <w:marBottom w:val="0"/>
      <w:divBdr>
        <w:top w:val="none" w:sz="0" w:space="0" w:color="auto"/>
        <w:left w:val="none" w:sz="0" w:space="0" w:color="auto"/>
        <w:bottom w:val="none" w:sz="0" w:space="0" w:color="auto"/>
        <w:right w:val="none" w:sz="0" w:space="0" w:color="auto"/>
      </w:divBdr>
    </w:div>
    <w:div w:id="672296926">
      <w:marLeft w:val="640"/>
      <w:marRight w:val="0"/>
      <w:marTop w:val="0"/>
      <w:marBottom w:val="0"/>
      <w:divBdr>
        <w:top w:val="none" w:sz="0" w:space="0" w:color="auto"/>
        <w:left w:val="none" w:sz="0" w:space="0" w:color="auto"/>
        <w:bottom w:val="none" w:sz="0" w:space="0" w:color="auto"/>
        <w:right w:val="none" w:sz="0" w:space="0" w:color="auto"/>
      </w:divBdr>
    </w:div>
    <w:div w:id="672297983">
      <w:marLeft w:val="640"/>
      <w:marRight w:val="0"/>
      <w:marTop w:val="0"/>
      <w:marBottom w:val="0"/>
      <w:divBdr>
        <w:top w:val="none" w:sz="0" w:space="0" w:color="auto"/>
        <w:left w:val="none" w:sz="0" w:space="0" w:color="auto"/>
        <w:bottom w:val="none" w:sz="0" w:space="0" w:color="auto"/>
        <w:right w:val="none" w:sz="0" w:space="0" w:color="auto"/>
      </w:divBdr>
    </w:div>
    <w:div w:id="672345445">
      <w:marLeft w:val="640"/>
      <w:marRight w:val="0"/>
      <w:marTop w:val="0"/>
      <w:marBottom w:val="0"/>
      <w:divBdr>
        <w:top w:val="none" w:sz="0" w:space="0" w:color="auto"/>
        <w:left w:val="none" w:sz="0" w:space="0" w:color="auto"/>
        <w:bottom w:val="none" w:sz="0" w:space="0" w:color="auto"/>
        <w:right w:val="none" w:sz="0" w:space="0" w:color="auto"/>
      </w:divBdr>
    </w:div>
    <w:div w:id="672418633">
      <w:marLeft w:val="640"/>
      <w:marRight w:val="0"/>
      <w:marTop w:val="0"/>
      <w:marBottom w:val="0"/>
      <w:divBdr>
        <w:top w:val="none" w:sz="0" w:space="0" w:color="auto"/>
        <w:left w:val="none" w:sz="0" w:space="0" w:color="auto"/>
        <w:bottom w:val="none" w:sz="0" w:space="0" w:color="auto"/>
        <w:right w:val="none" w:sz="0" w:space="0" w:color="auto"/>
      </w:divBdr>
    </w:div>
    <w:div w:id="672490327">
      <w:marLeft w:val="640"/>
      <w:marRight w:val="0"/>
      <w:marTop w:val="0"/>
      <w:marBottom w:val="0"/>
      <w:divBdr>
        <w:top w:val="none" w:sz="0" w:space="0" w:color="auto"/>
        <w:left w:val="none" w:sz="0" w:space="0" w:color="auto"/>
        <w:bottom w:val="none" w:sz="0" w:space="0" w:color="auto"/>
        <w:right w:val="none" w:sz="0" w:space="0" w:color="auto"/>
      </w:divBdr>
    </w:div>
    <w:div w:id="672536595">
      <w:marLeft w:val="640"/>
      <w:marRight w:val="0"/>
      <w:marTop w:val="0"/>
      <w:marBottom w:val="0"/>
      <w:divBdr>
        <w:top w:val="none" w:sz="0" w:space="0" w:color="auto"/>
        <w:left w:val="none" w:sz="0" w:space="0" w:color="auto"/>
        <w:bottom w:val="none" w:sz="0" w:space="0" w:color="auto"/>
        <w:right w:val="none" w:sz="0" w:space="0" w:color="auto"/>
      </w:divBdr>
    </w:div>
    <w:div w:id="672682608">
      <w:marLeft w:val="640"/>
      <w:marRight w:val="0"/>
      <w:marTop w:val="0"/>
      <w:marBottom w:val="0"/>
      <w:divBdr>
        <w:top w:val="none" w:sz="0" w:space="0" w:color="auto"/>
        <w:left w:val="none" w:sz="0" w:space="0" w:color="auto"/>
        <w:bottom w:val="none" w:sz="0" w:space="0" w:color="auto"/>
        <w:right w:val="none" w:sz="0" w:space="0" w:color="auto"/>
      </w:divBdr>
    </w:div>
    <w:div w:id="672687465">
      <w:marLeft w:val="640"/>
      <w:marRight w:val="0"/>
      <w:marTop w:val="0"/>
      <w:marBottom w:val="0"/>
      <w:divBdr>
        <w:top w:val="none" w:sz="0" w:space="0" w:color="auto"/>
        <w:left w:val="none" w:sz="0" w:space="0" w:color="auto"/>
        <w:bottom w:val="none" w:sz="0" w:space="0" w:color="auto"/>
        <w:right w:val="none" w:sz="0" w:space="0" w:color="auto"/>
      </w:divBdr>
    </w:div>
    <w:div w:id="672727092">
      <w:marLeft w:val="640"/>
      <w:marRight w:val="0"/>
      <w:marTop w:val="0"/>
      <w:marBottom w:val="0"/>
      <w:divBdr>
        <w:top w:val="none" w:sz="0" w:space="0" w:color="auto"/>
        <w:left w:val="none" w:sz="0" w:space="0" w:color="auto"/>
        <w:bottom w:val="none" w:sz="0" w:space="0" w:color="auto"/>
        <w:right w:val="none" w:sz="0" w:space="0" w:color="auto"/>
      </w:divBdr>
    </w:div>
    <w:div w:id="672876769">
      <w:marLeft w:val="640"/>
      <w:marRight w:val="0"/>
      <w:marTop w:val="0"/>
      <w:marBottom w:val="0"/>
      <w:divBdr>
        <w:top w:val="none" w:sz="0" w:space="0" w:color="auto"/>
        <w:left w:val="none" w:sz="0" w:space="0" w:color="auto"/>
        <w:bottom w:val="none" w:sz="0" w:space="0" w:color="auto"/>
        <w:right w:val="none" w:sz="0" w:space="0" w:color="auto"/>
      </w:divBdr>
    </w:div>
    <w:div w:id="672951593">
      <w:marLeft w:val="640"/>
      <w:marRight w:val="0"/>
      <w:marTop w:val="0"/>
      <w:marBottom w:val="0"/>
      <w:divBdr>
        <w:top w:val="none" w:sz="0" w:space="0" w:color="auto"/>
        <w:left w:val="none" w:sz="0" w:space="0" w:color="auto"/>
        <w:bottom w:val="none" w:sz="0" w:space="0" w:color="auto"/>
        <w:right w:val="none" w:sz="0" w:space="0" w:color="auto"/>
      </w:divBdr>
    </w:div>
    <w:div w:id="672994581">
      <w:marLeft w:val="640"/>
      <w:marRight w:val="0"/>
      <w:marTop w:val="0"/>
      <w:marBottom w:val="0"/>
      <w:divBdr>
        <w:top w:val="none" w:sz="0" w:space="0" w:color="auto"/>
        <w:left w:val="none" w:sz="0" w:space="0" w:color="auto"/>
        <w:bottom w:val="none" w:sz="0" w:space="0" w:color="auto"/>
        <w:right w:val="none" w:sz="0" w:space="0" w:color="auto"/>
      </w:divBdr>
    </w:div>
    <w:div w:id="673070314">
      <w:marLeft w:val="640"/>
      <w:marRight w:val="0"/>
      <w:marTop w:val="0"/>
      <w:marBottom w:val="0"/>
      <w:divBdr>
        <w:top w:val="none" w:sz="0" w:space="0" w:color="auto"/>
        <w:left w:val="none" w:sz="0" w:space="0" w:color="auto"/>
        <w:bottom w:val="none" w:sz="0" w:space="0" w:color="auto"/>
        <w:right w:val="none" w:sz="0" w:space="0" w:color="auto"/>
      </w:divBdr>
    </w:div>
    <w:div w:id="673149950">
      <w:marLeft w:val="640"/>
      <w:marRight w:val="0"/>
      <w:marTop w:val="0"/>
      <w:marBottom w:val="0"/>
      <w:divBdr>
        <w:top w:val="none" w:sz="0" w:space="0" w:color="auto"/>
        <w:left w:val="none" w:sz="0" w:space="0" w:color="auto"/>
        <w:bottom w:val="none" w:sz="0" w:space="0" w:color="auto"/>
        <w:right w:val="none" w:sz="0" w:space="0" w:color="auto"/>
      </w:divBdr>
    </w:div>
    <w:div w:id="673186946">
      <w:marLeft w:val="640"/>
      <w:marRight w:val="0"/>
      <w:marTop w:val="0"/>
      <w:marBottom w:val="0"/>
      <w:divBdr>
        <w:top w:val="none" w:sz="0" w:space="0" w:color="auto"/>
        <w:left w:val="none" w:sz="0" w:space="0" w:color="auto"/>
        <w:bottom w:val="none" w:sz="0" w:space="0" w:color="auto"/>
        <w:right w:val="none" w:sz="0" w:space="0" w:color="auto"/>
      </w:divBdr>
    </w:div>
    <w:div w:id="673188803">
      <w:marLeft w:val="640"/>
      <w:marRight w:val="0"/>
      <w:marTop w:val="0"/>
      <w:marBottom w:val="0"/>
      <w:divBdr>
        <w:top w:val="none" w:sz="0" w:space="0" w:color="auto"/>
        <w:left w:val="none" w:sz="0" w:space="0" w:color="auto"/>
        <w:bottom w:val="none" w:sz="0" w:space="0" w:color="auto"/>
        <w:right w:val="none" w:sz="0" w:space="0" w:color="auto"/>
      </w:divBdr>
    </w:div>
    <w:div w:id="673340608">
      <w:marLeft w:val="640"/>
      <w:marRight w:val="0"/>
      <w:marTop w:val="0"/>
      <w:marBottom w:val="0"/>
      <w:divBdr>
        <w:top w:val="none" w:sz="0" w:space="0" w:color="auto"/>
        <w:left w:val="none" w:sz="0" w:space="0" w:color="auto"/>
        <w:bottom w:val="none" w:sz="0" w:space="0" w:color="auto"/>
        <w:right w:val="none" w:sz="0" w:space="0" w:color="auto"/>
      </w:divBdr>
    </w:div>
    <w:div w:id="673344397">
      <w:marLeft w:val="640"/>
      <w:marRight w:val="0"/>
      <w:marTop w:val="0"/>
      <w:marBottom w:val="0"/>
      <w:divBdr>
        <w:top w:val="none" w:sz="0" w:space="0" w:color="auto"/>
        <w:left w:val="none" w:sz="0" w:space="0" w:color="auto"/>
        <w:bottom w:val="none" w:sz="0" w:space="0" w:color="auto"/>
        <w:right w:val="none" w:sz="0" w:space="0" w:color="auto"/>
      </w:divBdr>
    </w:div>
    <w:div w:id="673383775">
      <w:marLeft w:val="640"/>
      <w:marRight w:val="0"/>
      <w:marTop w:val="0"/>
      <w:marBottom w:val="0"/>
      <w:divBdr>
        <w:top w:val="none" w:sz="0" w:space="0" w:color="auto"/>
        <w:left w:val="none" w:sz="0" w:space="0" w:color="auto"/>
        <w:bottom w:val="none" w:sz="0" w:space="0" w:color="auto"/>
        <w:right w:val="none" w:sz="0" w:space="0" w:color="auto"/>
      </w:divBdr>
    </w:div>
    <w:div w:id="673385641">
      <w:marLeft w:val="640"/>
      <w:marRight w:val="0"/>
      <w:marTop w:val="0"/>
      <w:marBottom w:val="0"/>
      <w:divBdr>
        <w:top w:val="none" w:sz="0" w:space="0" w:color="auto"/>
        <w:left w:val="none" w:sz="0" w:space="0" w:color="auto"/>
        <w:bottom w:val="none" w:sz="0" w:space="0" w:color="auto"/>
        <w:right w:val="none" w:sz="0" w:space="0" w:color="auto"/>
      </w:divBdr>
    </w:div>
    <w:div w:id="673386656">
      <w:marLeft w:val="640"/>
      <w:marRight w:val="0"/>
      <w:marTop w:val="0"/>
      <w:marBottom w:val="0"/>
      <w:divBdr>
        <w:top w:val="none" w:sz="0" w:space="0" w:color="auto"/>
        <w:left w:val="none" w:sz="0" w:space="0" w:color="auto"/>
        <w:bottom w:val="none" w:sz="0" w:space="0" w:color="auto"/>
        <w:right w:val="none" w:sz="0" w:space="0" w:color="auto"/>
      </w:divBdr>
    </w:div>
    <w:div w:id="673455224">
      <w:marLeft w:val="640"/>
      <w:marRight w:val="0"/>
      <w:marTop w:val="0"/>
      <w:marBottom w:val="0"/>
      <w:divBdr>
        <w:top w:val="none" w:sz="0" w:space="0" w:color="auto"/>
        <w:left w:val="none" w:sz="0" w:space="0" w:color="auto"/>
        <w:bottom w:val="none" w:sz="0" w:space="0" w:color="auto"/>
        <w:right w:val="none" w:sz="0" w:space="0" w:color="auto"/>
      </w:divBdr>
    </w:div>
    <w:div w:id="673455498">
      <w:marLeft w:val="640"/>
      <w:marRight w:val="0"/>
      <w:marTop w:val="0"/>
      <w:marBottom w:val="0"/>
      <w:divBdr>
        <w:top w:val="none" w:sz="0" w:space="0" w:color="auto"/>
        <w:left w:val="none" w:sz="0" w:space="0" w:color="auto"/>
        <w:bottom w:val="none" w:sz="0" w:space="0" w:color="auto"/>
        <w:right w:val="none" w:sz="0" w:space="0" w:color="auto"/>
      </w:divBdr>
    </w:div>
    <w:div w:id="673458915">
      <w:marLeft w:val="640"/>
      <w:marRight w:val="0"/>
      <w:marTop w:val="0"/>
      <w:marBottom w:val="0"/>
      <w:divBdr>
        <w:top w:val="none" w:sz="0" w:space="0" w:color="auto"/>
        <w:left w:val="none" w:sz="0" w:space="0" w:color="auto"/>
        <w:bottom w:val="none" w:sz="0" w:space="0" w:color="auto"/>
        <w:right w:val="none" w:sz="0" w:space="0" w:color="auto"/>
      </w:divBdr>
    </w:div>
    <w:div w:id="673462315">
      <w:marLeft w:val="640"/>
      <w:marRight w:val="0"/>
      <w:marTop w:val="0"/>
      <w:marBottom w:val="0"/>
      <w:divBdr>
        <w:top w:val="none" w:sz="0" w:space="0" w:color="auto"/>
        <w:left w:val="none" w:sz="0" w:space="0" w:color="auto"/>
        <w:bottom w:val="none" w:sz="0" w:space="0" w:color="auto"/>
        <w:right w:val="none" w:sz="0" w:space="0" w:color="auto"/>
      </w:divBdr>
    </w:div>
    <w:div w:id="673654340">
      <w:marLeft w:val="640"/>
      <w:marRight w:val="0"/>
      <w:marTop w:val="0"/>
      <w:marBottom w:val="0"/>
      <w:divBdr>
        <w:top w:val="none" w:sz="0" w:space="0" w:color="auto"/>
        <w:left w:val="none" w:sz="0" w:space="0" w:color="auto"/>
        <w:bottom w:val="none" w:sz="0" w:space="0" w:color="auto"/>
        <w:right w:val="none" w:sz="0" w:space="0" w:color="auto"/>
      </w:divBdr>
    </w:div>
    <w:div w:id="673797891">
      <w:marLeft w:val="640"/>
      <w:marRight w:val="0"/>
      <w:marTop w:val="0"/>
      <w:marBottom w:val="0"/>
      <w:divBdr>
        <w:top w:val="none" w:sz="0" w:space="0" w:color="auto"/>
        <w:left w:val="none" w:sz="0" w:space="0" w:color="auto"/>
        <w:bottom w:val="none" w:sz="0" w:space="0" w:color="auto"/>
        <w:right w:val="none" w:sz="0" w:space="0" w:color="auto"/>
      </w:divBdr>
    </w:div>
    <w:div w:id="673799187">
      <w:marLeft w:val="640"/>
      <w:marRight w:val="0"/>
      <w:marTop w:val="0"/>
      <w:marBottom w:val="0"/>
      <w:divBdr>
        <w:top w:val="none" w:sz="0" w:space="0" w:color="auto"/>
        <w:left w:val="none" w:sz="0" w:space="0" w:color="auto"/>
        <w:bottom w:val="none" w:sz="0" w:space="0" w:color="auto"/>
        <w:right w:val="none" w:sz="0" w:space="0" w:color="auto"/>
      </w:divBdr>
    </w:div>
    <w:div w:id="673993913">
      <w:marLeft w:val="640"/>
      <w:marRight w:val="0"/>
      <w:marTop w:val="0"/>
      <w:marBottom w:val="0"/>
      <w:divBdr>
        <w:top w:val="none" w:sz="0" w:space="0" w:color="auto"/>
        <w:left w:val="none" w:sz="0" w:space="0" w:color="auto"/>
        <w:bottom w:val="none" w:sz="0" w:space="0" w:color="auto"/>
        <w:right w:val="none" w:sz="0" w:space="0" w:color="auto"/>
      </w:divBdr>
    </w:div>
    <w:div w:id="674041631">
      <w:marLeft w:val="640"/>
      <w:marRight w:val="0"/>
      <w:marTop w:val="0"/>
      <w:marBottom w:val="0"/>
      <w:divBdr>
        <w:top w:val="none" w:sz="0" w:space="0" w:color="auto"/>
        <w:left w:val="none" w:sz="0" w:space="0" w:color="auto"/>
        <w:bottom w:val="none" w:sz="0" w:space="0" w:color="auto"/>
        <w:right w:val="none" w:sz="0" w:space="0" w:color="auto"/>
      </w:divBdr>
    </w:div>
    <w:div w:id="674066321">
      <w:marLeft w:val="640"/>
      <w:marRight w:val="0"/>
      <w:marTop w:val="0"/>
      <w:marBottom w:val="0"/>
      <w:divBdr>
        <w:top w:val="none" w:sz="0" w:space="0" w:color="auto"/>
        <w:left w:val="none" w:sz="0" w:space="0" w:color="auto"/>
        <w:bottom w:val="none" w:sz="0" w:space="0" w:color="auto"/>
        <w:right w:val="none" w:sz="0" w:space="0" w:color="auto"/>
      </w:divBdr>
    </w:div>
    <w:div w:id="674066973">
      <w:marLeft w:val="640"/>
      <w:marRight w:val="0"/>
      <w:marTop w:val="0"/>
      <w:marBottom w:val="0"/>
      <w:divBdr>
        <w:top w:val="none" w:sz="0" w:space="0" w:color="auto"/>
        <w:left w:val="none" w:sz="0" w:space="0" w:color="auto"/>
        <w:bottom w:val="none" w:sz="0" w:space="0" w:color="auto"/>
        <w:right w:val="none" w:sz="0" w:space="0" w:color="auto"/>
      </w:divBdr>
    </w:div>
    <w:div w:id="674114660">
      <w:marLeft w:val="640"/>
      <w:marRight w:val="0"/>
      <w:marTop w:val="0"/>
      <w:marBottom w:val="0"/>
      <w:divBdr>
        <w:top w:val="none" w:sz="0" w:space="0" w:color="auto"/>
        <w:left w:val="none" w:sz="0" w:space="0" w:color="auto"/>
        <w:bottom w:val="none" w:sz="0" w:space="0" w:color="auto"/>
        <w:right w:val="none" w:sz="0" w:space="0" w:color="auto"/>
      </w:divBdr>
    </w:div>
    <w:div w:id="674116624">
      <w:marLeft w:val="640"/>
      <w:marRight w:val="0"/>
      <w:marTop w:val="0"/>
      <w:marBottom w:val="0"/>
      <w:divBdr>
        <w:top w:val="none" w:sz="0" w:space="0" w:color="auto"/>
        <w:left w:val="none" w:sz="0" w:space="0" w:color="auto"/>
        <w:bottom w:val="none" w:sz="0" w:space="0" w:color="auto"/>
        <w:right w:val="none" w:sz="0" w:space="0" w:color="auto"/>
      </w:divBdr>
    </w:div>
    <w:div w:id="674260603">
      <w:marLeft w:val="640"/>
      <w:marRight w:val="0"/>
      <w:marTop w:val="0"/>
      <w:marBottom w:val="0"/>
      <w:divBdr>
        <w:top w:val="none" w:sz="0" w:space="0" w:color="auto"/>
        <w:left w:val="none" w:sz="0" w:space="0" w:color="auto"/>
        <w:bottom w:val="none" w:sz="0" w:space="0" w:color="auto"/>
        <w:right w:val="none" w:sz="0" w:space="0" w:color="auto"/>
      </w:divBdr>
    </w:div>
    <w:div w:id="674308476">
      <w:marLeft w:val="640"/>
      <w:marRight w:val="0"/>
      <w:marTop w:val="0"/>
      <w:marBottom w:val="0"/>
      <w:divBdr>
        <w:top w:val="none" w:sz="0" w:space="0" w:color="auto"/>
        <w:left w:val="none" w:sz="0" w:space="0" w:color="auto"/>
        <w:bottom w:val="none" w:sz="0" w:space="0" w:color="auto"/>
        <w:right w:val="none" w:sz="0" w:space="0" w:color="auto"/>
      </w:divBdr>
    </w:div>
    <w:div w:id="674310704">
      <w:marLeft w:val="640"/>
      <w:marRight w:val="0"/>
      <w:marTop w:val="0"/>
      <w:marBottom w:val="0"/>
      <w:divBdr>
        <w:top w:val="none" w:sz="0" w:space="0" w:color="auto"/>
        <w:left w:val="none" w:sz="0" w:space="0" w:color="auto"/>
        <w:bottom w:val="none" w:sz="0" w:space="0" w:color="auto"/>
        <w:right w:val="none" w:sz="0" w:space="0" w:color="auto"/>
      </w:divBdr>
    </w:div>
    <w:div w:id="674386201">
      <w:marLeft w:val="640"/>
      <w:marRight w:val="0"/>
      <w:marTop w:val="0"/>
      <w:marBottom w:val="0"/>
      <w:divBdr>
        <w:top w:val="none" w:sz="0" w:space="0" w:color="auto"/>
        <w:left w:val="none" w:sz="0" w:space="0" w:color="auto"/>
        <w:bottom w:val="none" w:sz="0" w:space="0" w:color="auto"/>
        <w:right w:val="none" w:sz="0" w:space="0" w:color="auto"/>
      </w:divBdr>
    </w:div>
    <w:div w:id="674454985">
      <w:marLeft w:val="640"/>
      <w:marRight w:val="0"/>
      <w:marTop w:val="0"/>
      <w:marBottom w:val="0"/>
      <w:divBdr>
        <w:top w:val="none" w:sz="0" w:space="0" w:color="auto"/>
        <w:left w:val="none" w:sz="0" w:space="0" w:color="auto"/>
        <w:bottom w:val="none" w:sz="0" w:space="0" w:color="auto"/>
        <w:right w:val="none" w:sz="0" w:space="0" w:color="auto"/>
      </w:divBdr>
    </w:div>
    <w:div w:id="674456111">
      <w:marLeft w:val="640"/>
      <w:marRight w:val="0"/>
      <w:marTop w:val="0"/>
      <w:marBottom w:val="0"/>
      <w:divBdr>
        <w:top w:val="none" w:sz="0" w:space="0" w:color="auto"/>
        <w:left w:val="none" w:sz="0" w:space="0" w:color="auto"/>
        <w:bottom w:val="none" w:sz="0" w:space="0" w:color="auto"/>
        <w:right w:val="none" w:sz="0" w:space="0" w:color="auto"/>
      </w:divBdr>
    </w:div>
    <w:div w:id="674497694">
      <w:marLeft w:val="640"/>
      <w:marRight w:val="0"/>
      <w:marTop w:val="0"/>
      <w:marBottom w:val="0"/>
      <w:divBdr>
        <w:top w:val="none" w:sz="0" w:space="0" w:color="auto"/>
        <w:left w:val="none" w:sz="0" w:space="0" w:color="auto"/>
        <w:bottom w:val="none" w:sz="0" w:space="0" w:color="auto"/>
        <w:right w:val="none" w:sz="0" w:space="0" w:color="auto"/>
      </w:divBdr>
    </w:div>
    <w:div w:id="674503879">
      <w:marLeft w:val="640"/>
      <w:marRight w:val="0"/>
      <w:marTop w:val="0"/>
      <w:marBottom w:val="0"/>
      <w:divBdr>
        <w:top w:val="none" w:sz="0" w:space="0" w:color="auto"/>
        <w:left w:val="none" w:sz="0" w:space="0" w:color="auto"/>
        <w:bottom w:val="none" w:sz="0" w:space="0" w:color="auto"/>
        <w:right w:val="none" w:sz="0" w:space="0" w:color="auto"/>
      </w:divBdr>
    </w:div>
    <w:div w:id="674646055">
      <w:marLeft w:val="640"/>
      <w:marRight w:val="0"/>
      <w:marTop w:val="0"/>
      <w:marBottom w:val="0"/>
      <w:divBdr>
        <w:top w:val="none" w:sz="0" w:space="0" w:color="auto"/>
        <w:left w:val="none" w:sz="0" w:space="0" w:color="auto"/>
        <w:bottom w:val="none" w:sz="0" w:space="0" w:color="auto"/>
        <w:right w:val="none" w:sz="0" w:space="0" w:color="auto"/>
      </w:divBdr>
    </w:div>
    <w:div w:id="674646449">
      <w:marLeft w:val="640"/>
      <w:marRight w:val="0"/>
      <w:marTop w:val="0"/>
      <w:marBottom w:val="0"/>
      <w:divBdr>
        <w:top w:val="none" w:sz="0" w:space="0" w:color="auto"/>
        <w:left w:val="none" w:sz="0" w:space="0" w:color="auto"/>
        <w:bottom w:val="none" w:sz="0" w:space="0" w:color="auto"/>
        <w:right w:val="none" w:sz="0" w:space="0" w:color="auto"/>
      </w:divBdr>
    </w:div>
    <w:div w:id="674772763">
      <w:marLeft w:val="640"/>
      <w:marRight w:val="0"/>
      <w:marTop w:val="0"/>
      <w:marBottom w:val="0"/>
      <w:divBdr>
        <w:top w:val="none" w:sz="0" w:space="0" w:color="auto"/>
        <w:left w:val="none" w:sz="0" w:space="0" w:color="auto"/>
        <w:bottom w:val="none" w:sz="0" w:space="0" w:color="auto"/>
        <w:right w:val="none" w:sz="0" w:space="0" w:color="auto"/>
      </w:divBdr>
    </w:div>
    <w:div w:id="674846129">
      <w:marLeft w:val="640"/>
      <w:marRight w:val="0"/>
      <w:marTop w:val="0"/>
      <w:marBottom w:val="0"/>
      <w:divBdr>
        <w:top w:val="none" w:sz="0" w:space="0" w:color="auto"/>
        <w:left w:val="none" w:sz="0" w:space="0" w:color="auto"/>
        <w:bottom w:val="none" w:sz="0" w:space="0" w:color="auto"/>
        <w:right w:val="none" w:sz="0" w:space="0" w:color="auto"/>
      </w:divBdr>
    </w:div>
    <w:div w:id="674960378">
      <w:marLeft w:val="640"/>
      <w:marRight w:val="0"/>
      <w:marTop w:val="0"/>
      <w:marBottom w:val="0"/>
      <w:divBdr>
        <w:top w:val="none" w:sz="0" w:space="0" w:color="auto"/>
        <w:left w:val="none" w:sz="0" w:space="0" w:color="auto"/>
        <w:bottom w:val="none" w:sz="0" w:space="0" w:color="auto"/>
        <w:right w:val="none" w:sz="0" w:space="0" w:color="auto"/>
      </w:divBdr>
    </w:div>
    <w:div w:id="675034501">
      <w:marLeft w:val="640"/>
      <w:marRight w:val="0"/>
      <w:marTop w:val="0"/>
      <w:marBottom w:val="0"/>
      <w:divBdr>
        <w:top w:val="none" w:sz="0" w:space="0" w:color="auto"/>
        <w:left w:val="none" w:sz="0" w:space="0" w:color="auto"/>
        <w:bottom w:val="none" w:sz="0" w:space="0" w:color="auto"/>
        <w:right w:val="none" w:sz="0" w:space="0" w:color="auto"/>
      </w:divBdr>
    </w:div>
    <w:div w:id="675039306">
      <w:marLeft w:val="640"/>
      <w:marRight w:val="0"/>
      <w:marTop w:val="0"/>
      <w:marBottom w:val="0"/>
      <w:divBdr>
        <w:top w:val="none" w:sz="0" w:space="0" w:color="auto"/>
        <w:left w:val="none" w:sz="0" w:space="0" w:color="auto"/>
        <w:bottom w:val="none" w:sz="0" w:space="0" w:color="auto"/>
        <w:right w:val="none" w:sz="0" w:space="0" w:color="auto"/>
      </w:divBdr>
    </w:div>
    <w:div w:id="675155178">
      <w:marLeft w:val="640"/>
      <w:marRight w:val="0"/>
      <w:marTop w:val="0"/>
      <w:marBottom w:val="0"/>
      <w:divBdr>
        <w:top w:val="none" w:sz="0" w:space="0" w:color="auto"/>
        <w:left w:val="none" w:sz="0" w:space="0" w:color="auto"/>
        <w:bottom w:val="none" w:sz="0" w:space="0" w:color="auto"/>
        <w:right w:val="none" w:sz="0" w:space="0" w:color="auto"/>
      </w:divBdr>
    </w:div>
    <w:div w:id="675303837">
      <w:marLeft w:val="640"/>
      <w:marRight w:val="0"/>
      <w:marTop w:val="0"/>
      <w:marBottom w:val="0"/>
      <w:divBdr>
        <w:top w:val="none" w:sz="0" w:space="0" w:color="auto"/>
        <w:left w:val="none" w:sz="0" w:space="0" w:color="auto"/>
        <w:bottom w:val="none" w:sz="0" w:space="0" w:color="auto"/>
        <w:right w:val="none" w:sz="0" w:space="0" w:color="auto"/>
      </w:divBdr>
    </w:div>
    <w:div w:id="675309344">
      <w:marLeft w:val="640"/>
      <w:marRight w:val="0"/>
      <w:marTop w:val="0"/>
      <w:marBottom w:val="0"/>
      <w:divBdr>
        <w:top w:val="none" w:sz="0" w:space="0" w:color="auto"/>
        <w:left w:val="none" w:sz="0" w:space="0" w:color="auto"/>
        <w:bottom w:val="none" w:sz="0" w:space="0" w:color="auto"/>
        <w:right w:val="none" w:sz="0" w:space="0" w:color="auto"/>
      </w:divBdr>
    </w:div>
    <w:div w:id="675380073">
      <w:marLeft w:val="640"/>
      <w:marRight w:val="0"/>
      <w:marTop w:val="0"/>
      <w:marBottom w:val="0"/>
      <w:divBdr>
        <w:top w:val="none" w:sz="0" w:space="0" w:color="auto"/>
        <w:left w:val="none" w:sz="0" w:space="0" w:color="auto"/>
        <w:bottom w:val="none" w:sz="0" w:space="0" w:color="auto"/>
        <w:right w:val="none" w:sz="0" w:space="0" w:color="auto"/>
      </w:divBdr>
    </w:div>
    <w:div w:id="675421942">
      <w:marLeft w:val="640"/>
      <w:marRight w:val="0"/>
      <w:marTop w:val="0"/>
      <w:marBottom w:val="0"/>
      <w:divBdr>
        <w:top w:val="none" w:sz="0" w:space="0" w:color="auto"/>
        <w:left w:val="none" w:sz="0" w:space="0" w:color="auto"/>
        <w:bottom w:val="none" w:sz="0" w:space="0" w:color="auto"/>
        <w:right w:val="none" w:sz="0" w:space="0" w:color="auto"/>
      </w:divBdr>
    </w:div>
    <w:div w:id="675502260">
      <w:marLeft w:val="640"/>
      <w:marRight w:val="0"/>
      <w:marTop w:val="0"/>
      <w:marBottom w:val="0"/>
      <w:divBdr>
        <w:top w:val="none" w:sz="0" w:space="0" w:color="auto"/>
        <w:left w:val="none" w:sz="0" w:space="0" w:color="auto"/>
        <w:bottom w:val="none" w:sz="0" w:space="0" w:color="auto"/>
        <w:right w:val="none" w:sz="0" w:space="0" w:color="auto"/>
      </w:divBdr>
    </w:div>
    <w:div w:id="675574259">
      <w:marLeft w:val="640"/>
      <w:marRight w:val="0"/>
      <w:marTop w:val="0"/>
      <w:marBottom w:val="0"/>
      <w:divBdr>
        <w:top w:val="none" w:sz="0" w:space="0" w:color="auto"/>
        <w:left w:val="none" w:sz="0" w:space="0" w:color="auto"/>
        <w:bottom w:val="none" w:sz="0" w:space="0" w:color="auto"/>
        <w:right w:val="none" w:sz="0" w:space="0" w:color="auto"/>
      </w:divBdr>
    </w:div>
    <w:div w:id="675765037">
      <w:marLeft w:val="640"/>
      <w:marRight w:val="0"/>
      <w:marTop w:val="0"/>
      <w:marBottom w:val="0"/>
      <w:divBdr>
        <w:top w:val="none" w:sz="0" w:space="0" w:color="auto"/>
        <w:left w:val="none" w:sz="0" w:space="0" w:color="auto"/>
        <w:bottom w:val="none" w:sz="0" w:space="0" w:color="auto"/>
        <w:right w:val="none" w:sz="0" w:space="0" w:color="auto"/>
      </w:divBdr>
    </w:div>
    <w:div w:id="675769904">
      <w:marLeft w:val="640"/>
      <w:marRight w:val="0"/>
      <w:marTop w:val="0"/>
      <w:marBottom w:val="0"/>
      <w:divBdr>
        <w:top w:val="none" w:sz="0" w:space="0" w:color="auto"/>
        <w:left w:val="none" w:sz="0" w:space="0" w:color="auto"/>
        <w:bottom w:val="none" w:sz="0" w:space="0" w:color="auto"/>
        <w:right w:val="none" w:sz="0" w:space="0" w:color="auto"/>
      </w:divBdr>
    </w:div>
    <w:div w:id="675807849">
      <w:marLeft w:val="640"/>
      <w:marRight w:val="0"/>
      <w:marTop w:val="0"/>
      <w:marBottom w:val="0"/>
      <w:divBdr>
        <w:top w:val="none" w:sz="0" w:space="0" w:color="auto"/>
        <w:left w:val="none" w:sz="0" w:space="0" w:color="auto"/>
        <w:bottom w:val="none" w:sz="0" w:space="0" w:color="auto"/>
        <w:right w:val="none" w:sz="0" w:space="0" w:color="auto"/>
      </w:divBdr>
    </w:div>
    <w:div w:id="675810107">
      <w:marLeft w:val="640"/>
      <w:marRight w:val="0"/>
      <w:marTop w:val="0"/>
      <w:marBottom w:val="0"/>
      <w:divBdr>
        <w:top w:val="none" w:sz="0" w:space="0" w:color="auto"/>
        <w:left w:val="none" w:sz="0" w:space="0" w:color="auto"/>
        <w:bottom w:val="none" w:sz="0" w:space="0" w:color="auto"/>
        <w:right w:val="none" w:sz="0" w:space="0" w:color="auto"/>
      </w:divBdr>
    </w:div>
    <w:div w:id="675810459">
      <w:marLeft w:val="640"/>
      <w:marRight w:val="0"/>
      <w:marTop w:val="0"/>
      <w:marBottom w:val="0"/>
      <w:divBdr>
        <w:top w:val="none" w:sz="0" w:space="0" w:color="auto"/>
        <w:left w:val="none" w:sz="0" w:space="0" w:color="auto"/>
        <w:bottom w:val="none" w:sz="0" w:space="0" w:color="auto"/>
        <w:right w:val="none" w:sz="0" w:space="0" w:color="auto"/>
      </w:divBdr>
    </w:div>
    <w:div w:id="675811694">
      <w:marLeft w:val="640"/>
      <w:marRight w:val="0"/>
      <w:marTop w:val="0"/>
      <w:marBottom w:val="0"/>
      <w:divBdr>
        <w:top w:val="none" w:sz="0" w:space="0" w:color="auto"/>
        <w:left w:val="none" w:sz="0" w:space="0" w:color="auto"/>
        <w:bottom w:val="none" w:sz="0" w:space="0" w:color="auto"/>
        <w:right w:val="none" w:sz="0" w:space="0" w:color="auto"/>
      </w:divBdr>
    </w:div>
    <w:div w:id="675883359">
      <w:marLeft w:val="640"/>
      <w:marRight w:val="0"/>
      <w:marTop w:val="0"/>
      <w:marBottom w:val="0"/>
      <w:divBdr>
        <w:top w:val="none" w:sz="0" w:space="0" w:color="auto"/>
        <w:left w:val="none" w:sz="0" w:space="0" w:color="auto"/>
        <w:bottom w:val="none" w:sz="0" w:space="0" w:color="auto"/>
        <w:right w:val="none" w:sz="0" w:space="0" w:color="auto"/>
      </w:divBdr>
    </w:div>
    <w:div w:id="675887642">
      <w:marLeft w:val="640"/>
      <w:marRight w:val="0"/>
      <w:marTop w:val="0"/>
      <w:marBottom w:val="0"/>
      <w:divBdr>
        <w:top w:val="none" w:sz="0" w:space="0" w:color="auto"/>
        <w:left w:val="none" w:sz="0" w:space="0" w:color="auto"/>
        <w:bottom w:val="none" w:sz="0" w:space="0" w:color="auto"/>
        <w:right w:val="none" w:sz="0" w:space="0" w:color="auto"/>
      </w:divBdr>
    </w:div>
    <w:div w:id="676079752">
      <w:marLeft w:val="640"/>
      <w:marRight w:val="0"/>
      <w:marTop w:val="0"/>
      <w:marBottom w:val="0"/>
      <w:divBdr>
        <w:top w:val="none" w:sz="0" w:space="0" w:color="auto"/>
        <w:left w:val="none" w:sz="0" w:space="0" w:color="auto"/>
        <w:bottom w:val="none" w:sz="0" w:space="0" w:color="auto"/>
        <w:right w:val="none" w:sz="0" w:space="0" w:color="auto"/>
      </w:divBdr>
    </w:div>
    <w:div w:id="676080268">
      <w:marLeft w:val="640"/>
      <w:marRight w:val="0"/>
      <w:marTop w:val="0"/>
      <w:marBottom w:val="0"/>
      <w:divBdr>
        <w:top w:val="none" w:sz="0" w:space="0" w:color="auto"/>
        <w:left w:val="none" w:sz="0" w:space="0" w:color="auto"/>
        <w:bottom w:val="none" w:sz="0" w:space="0" w:color="auto"/>
        <w:right w:val="none" w:sz="0" w:space="0" w:color="auto"/>
      </w:divBdr>
    </w:div>
    <w:div w:id="676155090">
      <w:marLeft w:val="640"/>
      <w:marRight w:val="0"/>
      <w:marTop w:val="0"/>
      <w:marBottom w:val="0"/>
      <w:divBdr>
        <w:top w:val="none" w:sz="0" w:space="0" w:color="auto"/>
        <w:left w:val="none" w:sz="0" w:space="0" w:color="auto"/>
        <w:bottom w:val="none" w:sz="0" w:space="0" w:color="auto"/>
        <w:right w:val="none" w:sz="0" w:space="0" w:color="auto"/>
      </w:divBdr>
    </w:div>
    <w:div w:id="676158766">
      <w:marLeft w:val="640"/>
      <w:marRight w:val="0"/>
      <w:marTop w:val="0"/>
      <w:marBottom w:val="0"/>
      <w:divBdr>
        <w:top w:val="none" w:sz="0" w:space="0" w:color="auto"/>
        <w:left w:val="none" w:sz="0" w:space="0" w:color="auto"/>
        <w:bottom w:val="none" w:sz="0" w:space="0" w:color="auto"/>
        <w:right w:val="none" w:sz="0" w:space="0" w:color="auto"/>
      </w:divBdr>
    </w:div>
    <w:div w:id="676201587">
      <w:marLeft w:val="640"/>
      <w:marRight w:val="0"/>
      <w:marTop w:val="0"/>
      <w:marBottom w:val="0"/>
      <w:divBdr>
        <w:top w:val="none" w:sz="0" w:space="0" w:color="auto"/>
        <w:left w:val="none" w:sz="0" w:space="0" w:color="auto"/>
        <w:bottom w:val="none" w:sz="0" w:space="0" w:color="auto"/>
        <w:right w:val="none" w:sz="0" w:space="0" w:color="auto"/>
      </w:divBdr>
    </w:div>
    <w:div w:id="676343201">
      <w:marLeft w:val="640"/>
      <w:marRight w:val="0"/>
      <w:marTop w:val="0"/>
      <w:marBottom w:val="0"/>
      <w:divBdr>
        <w:top w:val="none" w:sz="0" w:space="0" w:color="auto"/>
        <w:left w:val="none" w:sz="0" w:space="0" w:color="auto"/>
        <w:bottom w:val="none" w:sz="0" w:space="0" w:color="auto"/>
        <w:right w:val="none" w:sz="0" w:space="0" w:color="auto"/>
      </w:divBdr>
    </w:div>
    <w:div w:id="676347712">
      <w:marLeft w:val="640"/>
      <w:marRight w:val="0"/>
      <w:marTop w:val="0"/>
      <w:marBottom w:val="0"/>
      <w:divBdr>
        <w:top w:val="none" w:sz="0" w:space="0" w:color="auto"/>
        <w:left w:val="none" w:sz="0" w:space="0" w:color="auto"/>
        <w:bottom w:val="none" w:sz="0" w:space="0" w:color="auto"/>
        <w:right w:val="none" w:sz="0" w:space="0" w:color="auto"/>
      </w:divBdr>
    </w:div>
    <w:div w:id="676420248">
      <w:marLeft w:val="640"/>
      <w:marRight w:val="0"/>
      <w:marTop w:val="0"/>
      <w:marBottom w:val="0"/>
      <w:divBdr>
        <w:top w:val="none" w:sz="0" w:space="0" w:color="auto"/>
        <w:left w:val="none" w:sz="0" w:space="0" w:color="auto"/>
        <w:bottom w:val="none" w:sz="0" w:space="0" w:color="auto"/>
        <w:right w:val="none" w:sz="0" w:space="0" w:color="auto"/>
      </w:divBdr>
    </w:div>
    <w:div w:id="676462721">
      <w:marLeft w:val="640"/>
      <w:marRight w:val="0"/>
      <w:marTop w:val="0"/>
      <w:marBottom w:val="0"/>
      <w:divBdr>
        <w:top w:val="none" w:sz="0" w:space="0" w:color="auto"/>
        <w:left w:val="none" w:sz="0" w:space="0" w:color="auto"/>
        <w:bottom w:val="none" w:sz="0" w:space="0" w:color="auto"/>
        <w:right w:val="none" w:sz="0" w:space="0" w:color="auto"/>
      </w:divBdr>
    </w:div>
    <w:div w:id="676469082">
      <w:marLeft w:val="640"/>
      <w:marRight w:val="0"/>
      <w:marTop w:val="0"/>
      <w:marBottom w:val="0"/>
      <w:divBdr>
        <w:top w:val="none" w:sz="0" w:space="0" w:color="auto"/>
        <w:left w:val="none" w:sz="0" w:space="0" w:color="auto"/>
        <w:bottom w:val="none" w:sz="0" w:space="0" w:color="auto"/>
        <w:right w:val="none" w:sz="0" w:space="0" w:color="auto"/>
      </w:divBdr>
    </w:div>
    <w:div w:id="676612066">
      <w:marLeft w:val="640"/>
      <w:marRight w:val="0"/>
      <w:marTop w:val="0"/>
      <w:marBottom w:val="0"/>
      <w:divBdr>
        <w:top w:val="none" w:sz="0" w:space="0" w:color="auto"/>
        <w:left w:val="none" w:sz="0" w:space="0" w:color="auto"/>
        <w:bottom w:val="none" w:sz="0" w:space="0" w:color="auto"/>
        <w:right w:val="none" w:sz="0" w:space="0" w:color="auto"/>
      </w:divBdr>
    </w:div>
    <w:div w:id="676613539">
      <w:marLeft w:val="640"/>
      <w:marRight w:val="0"/>
      <w:marTop w:val="0"/>
      <w:marBottom w:val="0"/>
      <w:divBdr>
        <w:top w:val="none" w:sz="0" w:space="0" w:color="auto"/>
        <w:left w:val="none" w:sz="0" w:space="0" w:color="auto"/>
        <w:bottom w:val="none" w:sz="0" w:space="0" w:color="auto"/>
        <w:right w:val="none" w:sz="0" w:space="0" w:color="auto"/>
      </w:divBdr>
    </w:div>
    <w:div w:id="676732913">
      <w:marLeft w:val="640"/>
      <w:marRight w:val="0"/>
      <w:marTop w:val="0"/>
      <w:marBottom w:val="0"/>
      <w:divBdr>
        <w:top w:val="none" w:sz="0" w:space="0" w:color="auto"/>
        <w:left w:val="none" w:sz="0" w:space="0" w:color="auto"/>
        <w:bottom w:val="none" w:sz="0" w:space="0" w:color="auto"/>
        <w:right w:val="none" w:sz="0" w:space="0" w:color="auto"/>
      </w:divBdr>
    </w:div>
    <w:div w:id="676739142">
      <w:marLeft w:val="640"/>
      <w:marRight w:val="0"/>
      <w:marTop w:val="0"/>
      <w:marBottom w:val="0"/>
      <w:divBdr>
        <w:top w:val="none" w:sz="0" w:space="0" w:color="auto"/>
        <w:left w:val="none" w:sz="0" w:space="0" w:color="auto"/>
        <w:bottom w:val="none" w:sz="0" w:space="0" w:color="auto"/>
        <w:right w:val="none" w:sz="0" w:space="0" w:color="auto"/>
      </w:divBdr>
    </w:div>
    <w:div w:id="676808493">
      <w:marLeft w:val="640"/>
      <w:marRight w:val="0"/>
      <w:marTop w:val="0"/>
      <w:marBottom w:val="0"/>
      <w:divBdr>
        <w:top w:val="none" w:sz="0" w:space="0" w:color="auto"/>
        <w:left w:val="none" w:sz="0" w:space="0" w:color="auto"/>
        <w:bottom w:val="none" w:sz="0" w:space="0" w:color="auto"/>
        <w:right w:val="none" w:sz="0" w:space="0" w:color="auto"/>
      </w:divBdr>
    </w:div>
    <w:div w:id="676927270">
      <w:marLeft w:val="640"/>
      <w:marRight w:val="0"/>
      <w:marTop w:val="0"/>
      <w:marBottom w:val="0"/>
      <w:divBdr>
        <w:top w:val="none" w:sz="0" w:space="0" w:color="auto"/>
        <w:left w:val="none" w:sz="0" w:space="0" w:color="auto"/>
        <w:bottom w:val="none" w:sz="0" w:space="0" w:color="auto"/>
        <w:right w:val="none" w:sz="0" w:space="0" w:color="auto"/>
      </w:divBdr>
    </w:div>
    <w:div w:id="676928653">
      <w:marLeft w:val="640"/>
      <w:marRight w:val="0"/>
      <w:marTop w:val="0"/>
      <w:marBottom w:val="0"/>
      <w:divBdr>
        <w:top w:val="none" w:sz="0" w:space="0" w:color="auto"/>
        <w:left w:val="none" w:sz="0" w:space="0" w:color="auto"/>
        <w:bottom w:val="none" w:sz="0" w:space="0" w:color="auto"/>
        <w:right w:val="none" w:sz="0" w:space="0" w:color="auto"/>
      </w:divBdr>
    </w:div>
    <w:div w:id="677002890">
      <w:marLeft w:val="640"/>
      <w:marRight w:val="0"/>
      <w:marTop w:val="0"/>
      <w:marBottom w:val="0"/>
      <w:divBdr>
        <w:top w:val="none" w:sz="0" w:space="0" w:color="auto"/>
        <w:left w:val="none" w:sz="0" w:space="0" w:color="auto"/>
        <w:bottom w:val="none" w:sz="0" w:space="0" w:color="auto"/>
        <w:right w:val="none" w:sz="0" w:space="0" w:color="auto"/>
      </w:divBdr>
    </w:div>
    <w:div w:id="677078874">
      <w:marLeft w:val="640"/>
      <w:marRight w:val="0"/>
      <w:marTop w:val="0"/>
      <w:marBottom w:val="0"/>
      <w:divBdr>
        <w:top w:val="none" w:sz="0" w:space="0" w:color="auto"/>
        <w:left w:val="none" w:sz="0" w:space="0" w:color="auto"/>
        <w:bottom w:val="none" w:sz="0" w:space="0" w:color="auto"/>
        <w:right w:val="none" w:sz="0" w:space="0" w:color="auto"/>
      </w:divBdr>
    </w:div>
    <w:div w:id="677079634">
      <w:marLeft w:val="640"/>
      <w:marRight w:val="0"/>
      <w:marTop w:val="0"/>
      <w:marBottom w:val="0"/>
      <w:divBdr>
        <w:top w:val="none" w:sz="0" w:space="0" w:color="auto"/>
        <w:left w:val="none" w:sz="0" w:space="0" w:color="auto"/>
        <w:bottom w:val="none" w:sz="0" w:space="0" w:color="auto"/>
        <w:right w:val="none" w:sz="0" w:space="0" w:color="auto"/>
      </w:divBdr>
    </w:div>
    <w:div w:id="677122857">
      <w:marLeft w:val="640"/>
      <w:marRight w:val="0"/>
      <w:marTop w:val="0"/>
      <w:marBottom w:val="0"/>
      <w:divBdr>
        <w:top w:val="none" w:sz="0" w:space="0" w:color="auto"/>
        <w:left w:val="none" w:sz="0" w:space="0" w:color="auto"/>
        <w:bottom w:val="none" w:sz="0" w:space="0" w:color="auto"/>
        <w:right w:val="none" w:sz="0" w:space="0" w:color="auto"/>
      </w:divBdr>
    </w:div>
    <w:div w:id="677198631">
      <w:marLeft w:val="640"/>
      <w:marRight w:val="0"/>
      <w:marTop w:val="0"/>
      <w:marBottom w:val="0"/>
      <w:divBdr>
        <w:top w:val="none" w:sz="0" w:space="0" w:color="auto"/>
        <w:left w:val="none" w:sz="0" w:space="0" w:color="auto"/>
        <w:bottom w:val="none" w:sz="0" w:space="0" w:color="auto"/>
        <w:right w:val="none" w:sz="0" w:space="0" w:color="auto"/>
      </w:divBdr>
    </w:div>
    <w:div w:id="677200329">
      <w:marLeft w:val="640"/>
      <w:marRight w:val="0"/>
      <w:marTop w:val="0"/>
      <w:marBottom w:val="0"/>
      <w:divBdr>
        <w:top w:val="none" w:sz="0" w:space="0" w:color="auto"/>
        <w:left w:val="none" w:sz="0" w:space="0" w:color="auto"/>
        <w:bottom w:val="none" w:sz="0" w:space="0" w:color="auto"/>
        <w:right w:val="none" w:sz="0" w:space="0" w:color="auto"/>
      </w:divBdr>
    </w:div>
    <w:div w:id="677270341">
      <w:marLeft w:val="640"/>
      <w:marRight w:val="0"/>
      <w:marTop w:val="0"/>
      <w:marBottom w:val="0"/>
      <w:divBdr>
        <w:top w:val="none" w:sz="0" w:space="0" w:color="auto"/>
        <w:left w:val="none" w:sz="0" w:space="0" w:color="auto"/>
        <w:bottom w:val="none" w:sz="0" w:space="0" w:color="auto"/>
        <w:right w:val="none" w:sz="0" w:space="0" w:color="auto"/>
      </w:divBdr>
    </w:div>
    <w:div w:id="677272994">
      <w:marLeft w:val="640"/>
      <w:marRight w:val="0"/>
      <w:marTop w:val="0"/>
      <w:marBottom w:val="0"/>
      <w:divBdr>
        <w:top w:val="none" w:sz="0" w:space="0" w:color="auto"/>
        <w:left w:val="none" w:sz="0" w:space="0" w:color="auto"/>
        <w:bottom w:val="none" w:sz="0" w:space="0" w:color="auto"/>
        <w:right w:val="none" w:sz="0" w:space="0" w:color="auto"/>
      </w:divBdr>
    </w:div>
    <w:div w:id="677344489">
      <w:marLeft w:val="640"/>
      <w:marRight w:val="0"/>
      <w:marTop w:val="0"/>
      <w:marBottom w:val="0"/>
      <w:divBdr>
        <w:top w:val="none" w:sz="0" w:space="0" w:color="auto"/>
        <w:left w:val="none" w:sz="0" w:space="0" w:color="auto"/>
        <w:bottom w:val="none" w:sz="0" w:space="0" w:color="auto"/>
        <w:right w:val="none" w:sz="0" w:space="0" w:color="auto"/>
      </w:divBdr>
    </w:div>
    <w:div w:id="677462938">
      <w:marLeft w:val="640"/>
      <w:marRight w:val="0"/>
      <w:marTop w:val="0"/>
      <w:marBottom w:val="0"/>
      <w:divBdr>
        <w:top w:val="none" w:sz="0" w:space="0" w:color="auto"/>
        <w:left w:val="none" w:sz="0" w:space="0" w:color="auto"/>
        <w:bottom w:val="none" w:sz="0" w:space="0" w:color="auto"/>
        <w:right w:val="none" w:sz="0" w:space="0" w:color="auto"/>
      </w:divBdr>
    </w:div>
    <w:div w:id="677464200">
      <w:marLeft w:val="640"/>
      <w:marRight w:val="0"/>
      <w:marTop w:val="0"/>
      <w:marBottom w:val="0"/>
      <w:divBdr>
        <w:top w:val="none" w:sz="0" w:space="0" w:color="auto"/>
        <w:left w:val="none" w:sz="0" w:space="0" w:color="auto"/>
        <w:bottom w:val="none" w:sz="0" w:space="0" w:color="auto"/>
        <w:right w:val="none" w:sz="0" w:space="0" w:color="auto"/>
      </w:divBdr>
    </w:div>
    <w:div w:id="677464282">
      <w:marLeft w:val="640"/>
      <w:marRight w:val="0"/>
      <w:marTop w:val="0"/>
      <w:marBottom w:val="0"/>
      <w:divBdr>
        <w:top w:val="none" w:sz="0" w:space="0" w:color="auto"/>
        <w:left w:val="none" w:sz="0" w:space="0" w:color="auto"/>
        <w:bottom w:val="none" w:sz="0" w:space="0" w:color="auto"/>
        <w:right w:val="none" w:sz="0" w:space="0" w:color="auto"/>
      </w:divBdr>
    </w:div>
    <w:div w:id="677464703">
      <w:marLeft w:val="640"/>
      <w:marRight w:val="0"/>
      <w:marTop w:val="0"/>
      <w:marBottom w:val="0"/>
      <w:divBdr>
        <w:top w:val="none" w:sz="0" w:space="0" w:color="auto"/>
        <w:left w:val="none" w:sz="0" w:space="0" w:color="auto"/>
        <w:bottom w:val="none" w:sz="0" w:space="0" w:color="auto"/>
        <w:right w:val="none" w:sz="0" w:space="0" w:color="auto"/>
      </w:divBdr>
    </w:div>
    <w:div w:id="677466999">
      <w:marLeft w:val="640"/>
      <w:marRight w:val="0"/>
      <w:marTop w:val="0"/>
      <w:marBottom w:val="0"/>
      <w:divBdr>
        <w:top w:val="none" w:sz="0" w:space="0" w:color="auto"/>
        <w:left w:val="none" w:sz="0" w:space="0" w:color="auto"/>
        <w:bottom w:val="none" w:sz="0" w:space="0" w:color="auto"/>
        <w:right w:val="none" w:sz="0" w:space="0" w:color="auto"/>
      </w:divBdr>
    </w:div>
    <w:div w:id="677535933">
      <w:marLeft w:val="640"/>
      <w:marRight w:val="0"/>
      <w:marTop w:val="0"/>
      <w:marBottom w:val="0"/>
      <w:divBdr>
        <w:top w:val="none" w:sz="0" w:space="0" w:color="auto"/>
        <w:left w:val="none" w:sz="0" w:space="0" w:color="auto"/>
        <w:bottom w:val="none" w:sz="0" w:space="0" w:color="auto"/>
        <w:right w:val="none" w:sz="0" w:space="0" w:color="auto"/>
      </w:divBdr>
    </w:div>
    <w:div w:id="677536228">
      <w:marLeft w:val="640"/>
      <w:marRight w:val="0"/>
      <w:marTop w:val="0"/>
      <w:marBottom w:val="0"/>
      <w:divBdr>
        <w:top w:val="none" w:sz="0" w:space="0" w:color="auto"/>
        <w:left w:val="none" w:sz="0" w:space="0" w:color="auto"/>
        <w:bottom w:val="none" w:sz="0" w:space="0" w:color="auto"/>
        <w:right w:val="none" w:sz="0" w:space="0" w:color="auto"/>
      </w:divBdr>
    </w:div>
    <w:div w:id="677540355">
      <w:marLeft w:val="640"/>
      <w:marRight w:val="0"/>
      <w:marTop w:val="0"/>
      <w:marBottom w:val="0"/>
      <w:divBdr>
        <w:top w:val="none" w:sz="0" w:space="0" w:color="auto"/>
        <w:left w:val="none" w:sz="0" w:space="0" w:color="auto"/>
        <w:bottom w:val="none" w:sz="0" w:space="0" w:color="auto"/>
        <w:right w:val="none" w:sz="0" w:space="0" w:color="auto"/>
      </w:divBdr>
    </w:div>
    <w:div w:id="677540577">
      <w:marLeft w:val="640"/>
      <w:marRight w:val="0"/>
      <w:marTop w:val="0"/>
      <w:marBottom w:val="0"/>
      <w:divBdr>
        <w:top w:val="none" w:sz="0" w:space="0" w:color="auto"/>
        <w:left w:val="none" w:sz="0" w:space="0" w:color="auto"/>
        <w:bottom w:val="none" w:sz="0" w:space="0" w:color="auto"/>
        <w:right w:val="none" w:sz="0" w:space="0" w:color="auto"/>
      </w:divBdr>
    </w:div>
    <w:div w:id="677542877">
      <w:marLeft w:val="640"/>
      <w:marRight w:val="0"/>
      <w:marTop w:val="0"/>
      <w:marBottom w:val="0"/>
      <w:divBdr>
        <w:top w:val="none" w:sz="0" w:space="0" w:color="auto"/>
        <w:left w:val="none" w:sz="0" w:space="0" w:color="auto"/>
        <w:bottom w:val="none" w:sz="0" w:space="0" w:color="auto"/>
        <w:right w:val="none" w:sz="0" w:space="0" w:color="auto"/>
      </w:divBdr>
    </w:div>
    <w:div w:id="677586170">
      <w:marLeft w:val="640"/>
      <w:marRight w:val="0"/>
      <w:marTop w:val="0"/>
      <w:marBottom w:val="0"/>
      <w:divBdr>
        <w:top w:val="none" w:sz="0" w:space="0" w:color="auto"/>
        <w:left w:val="none" w:sz="0" w:space="0" w:color="auto"/>
        <w:bottom w:val="none" w:sz="0" w:space="0" w:color="auto"/>
        <w:right w:val="none" w:sz="0" w:space="0" w:color="auto"/>
      </w:divBdr>
    </w:div>
    <w:div w:id="677654197">
      <w:marLeft w:val="640"/>
      <w:marRight w:val="0"/>
      <w:marTop w:val="0"/>
      <w:marBottom w:val="0"/>
      <w:divBdr>
        <w:top w:val="none" w:sz="0" w:space="0" w:color="auto"/>
        <w:left w:val="none" w:sz="0" w:space="0" w:color="auto"/>
        <w:bottom w:val="none" w:sz="0" w:space="0" w:color="auto"/>
        <w:right w:val="none" w:sz="0" w:space="0" w:color="auto"/>
      </w:divBdr>
    </w:div>
    <w:div w:id="677661302">
      <w:marLeft w:val="640"/>
      <w:marRight w:val="0"/>
      <w:marTop w:val="0"/>
      <w:marBottom w:val="0"/>
      <w:divBdr>
        <w:top w:val="none" w:sz="0" w:space="0" w:color="auto"/>
        <w:left w:val="none" w:sz="0" w:space="0" w:color="auto"/>
        <w:bottom w:val="none" w:sz="0" w:space="0" w:color="auto"/>
        <w:right w:val="none" w:sz="0" w:space="0" w:color="auto"/>
      </w:divBdr>
    </w:div>
    <w:div w:id="677730397">
      <w:marLeft w:val="640"/>
      <w:marRight w:val="0"/>
      <w:marTop w:val="0"/>
      <w:marBottom w:val="0"/>
      <w:divBdr>
        <w:top w:val="none" w:sz="0" w:space="0" w:color="auto"/>
        <w:left w:val="none" w:sz="0" w:space="0" w:color="auto"/>
        <w:bottom w:val="none" w:sz="0" w:space="0" w:color="auto"/>
        <w:right w:val="none" w:sz="0" w:space="0" w:color="auto"/>
      </w:divBdr>
    </w:div>
    <w:div w:id="677773850">
      <w:marLeft w:val="640"/>
      <w:marRight w:val="0"/>
      <w:marTop w:val="0"/>
      <w:marBottom w:val="0"/>
      <w:divBdr>
        <w:top w:val="none" w:sz="0" w:space="0" w:color="auto"/>
        <w:left w:val="none" w:sz="0" w:space="0" w:color="auto"/>
        <w:bottom w:val="none" w:sz="0" w:space="0" w:color="auto"/>
        <w:right w:val="none" w:sz="0" w:space="0" w:color="auto"/>
      </w:divBdr>
    </w:div>
    <w:div w:id="677848860">
      <w:marLeft w:val="640"/>
      <w:marRight w:val="0"/>
      <w:marTop w:val="0"/>
      <w:marBottom w:val="0"/>
      <w:divBdr>
        <w:top w:val="none" w:sz="0" w:space="0" w:color="auto"/>
        <w:left w:val="none" w:sz="0" w:space="0" w:color="auto"/>
        <w:bottom w:val="none" w:sz="0" w:space="0" w:color="auto"/>
        <w:right w:val="none" w:sz="0" w:space="0" w:color="auto"/>
      </w:divBdr>
    </w:div>
    <w:div w:id="677972415">
      <w:marLeft w:val="640"/>
      <w:marRight w:val="0"/>
      <w:marTop w:val="0"/>
      <w:marBottom w:val="0"/>
      <w:divBdr>
        <w:top w:val="none" w:sz="0" w:space="0" w:color="auto"/>
        <w:left w:val="none" w:sz="0" w:space="0" w:color="auto"/>
        <w:bottom w:val="none" w:sz="0" w:space="0" w:color="auto"/>
        <w:right w:val="none" w:sz="0" w:space="0" w:color="auto"/>
      </w:divBdr>
    </w:div>
    <w:div w:id="677998276">
      <w:marLeft w:val="640"/>
      <w:marRight w:val="0"/>
      <w:marTop w:val="0"/>
      <w:marBottom w:val="0"/>
      <w:divBdr>
        <w:top w:val="none" w:sz="0" w:space="0" w:color="auto"/>
        <w:left w:val="none" w:sz="0" w:space="0" w:color="auto"/>
        <w:bottom w:val="none" w:sz="0" w:space="0" w:color="auto"/>
        <w:right w:val="none" w:sz="0" w:space="0" w:color="auto"/>
      </w:divBdr>
    </w:div>
    <w:div w:id="678384627">
      <w:marLeft w:val="640"/>
      <w:marRight w:val="0"/>
      <w:marTop w:val="0"/>
      <w:marBottom w:val="0"/>
      <w:divBdr>
        <w:top w:val="none" w:sz="0" w:space="0" w:color="auto"/>
        <w:left w:val="none" w:sz="0" w:space="0" w:color="auto"/>
        <w:bottom w:val="none" w:sz="0" w:space="0" w:color="auto"/>
        <w:right w:val="none" w:sz="0" w:space="0" w:color="auto"/>
      </w:divBdr>
    </w:div>
    <w:div w:id="678461040">
      <w:marLeft w:val="640"/>
      <w:marRight w:val="0"/>
      <w:marTop w:val="0"/>
      <w:marBottom w:val="0"/>
      <w:divBdr>
        <w:top w:val="none" w:sz="0" w:space="0" w:color="auto"/>
        <w:left w:val="none" w:sz="0" w:space="0" w:color="auto"/>
        <w:bottom w:val="none" w:sz="0" w:space="0" w:color="auto"/>
        <w:right w:val="none" w:sz="0" w:space="0" w:color="auto"/>
      </w:divBdr>
    </w:div>
    <w:div w:id="678504533">
      <w:marLeft w:val="640"/>
      <w:marRight w:val="0"/>
      <w:marTop w:val="0"/>
      <w:marBottom w:val="0"/>
      <w:divBdr>
        <w:top w:val="none" w:sz="0" w:space="0" w:color="auto"/>
        <w:left w:val="none" w:sz="0" w:space="0" w:color="auto"/>
        <w:bottom w:val="none" w:sz="0" w:space="0" w:color="auto"/>
        <w:right w:val="none" w:sz="0" w:space="0" w:color="auto"/>
      </w:divBdr>
    </w:div>
    <w:div w:id="678653780">
      <w:marLeft w:val="640"/>
      <w:marRight w:val="0"/>
      <w:marTop w:val="0"/>
      <w:marBottom w:val="0"/>
      <w:divBdr>
        <w:top w:val="none" w:sz="0" w:space="0" w:color="auto"/>
        <w:left w:val="none" w:sz="0" w:space="0" w:color="auto"/>
        <w:bottom w:val="none" w:sz="0" w:space="0" w:color="auto"/>
        <w:right w:val="none" w:sz="0" w:space="0" w:color="auto"/>
      </w:divBdr>
    </w:div>
    <w:div w:id="678655528">
      <w:marLeft w:val="640"/>
      <w:marRight w:val="0"/>
      <w:marTop w:val="0"/>
      <w:marBottom w:val="0"/>
      <w:divBdr>
        <w:top w:val="none" w:sz="0" w:space="0" w:color="auto"/>
        <w:left w:val="none" w:sz="0" w:space="0" w:color="auto"/>
        <w:bottom w:val="none" w:sz="0" w:space="0" w:color="auto"/>
        <w:right w:val="none" w:sz="0" w:space="0" w:color="auto"/>
      </w:divBdr>
    </w:div>
    <w:div w:id="678697338">
      <w:marLeft w:val="640"/>
      <w:marRight w:val="0"/>
      <w:marTop w:val="0"/>
      <w:marBottom w:val="0"/>
      <w:divBdr>
        <w:top w:val="none" w:sz="0" w:space="0" w:color="auto"/>
        <w:left w:val="none" w:sz="0" w:space="0" w:color="auto"/>
        <w:bottom w:val="none" w:sz="0" w:space="0" w:color="auto"/>
        <w:right w:val="none" w:sz="0" w:space="0" w:color="auto"/>
      </w:divBdr>
    </w:div>
    <w:div w:id="678699514">
      <w:marLeft w:val="640"/>
      <w:marRight w:val="0"/>
      <w:marTop w:val="0"/>
      <w:marBottom w:val="0"/>
      <w:divBdr>
        <w:top w:val="none" w:sz="0" w:space="0" w:color="auto"/>
        <w:left w:val="none" w:sz="0" w:space="0" w:color="auto"/>
        <w:bottom w:val="none" w:sz="0" w:space="0" w:color="auto"/>
        <w:right w:val="none" w:sz="0" w:space="0" w:color="auto"/>
      </w:divBdr>
    </w:div>
    <w:div w:id="678772713">
      <w:marLeft w:val="640"/>
      <w:marRight w:val="0"/>
      <w:marTop w:val="0"/>
      <w:marBottom w:val="0"/>
      <w:divBdr>
        <w:top w:val="none" w:sz="0" w:space="0" w:color="auto"/>
        <w:left w:val="none" w:sz="0" w:space="0" w:color="auto"/>
        <w:bottom w:val="none" w:sz="0" w:space="0" w:color="auto"/>
        <w:right w:val="none" w:sz="0" w:space="0" w:color="auto"/>
      </w:divBdr>
    </w:div>
    <w:div w:id="678774773">
      <w:marLeft w:val="640"/>
      <w:marRight w:val="0"/>
      <w:marTop w:val="0"/>
      <w:marBottom w:val="0"/>
      <w:divBdr>
        <w:top w:val="none" w:sz="0" w:space="0" w:color="auto"/>
        <w:left w:val="none" w:sz="0" w:space="0" w:color="auto"/>
        <w:bottom w:val="none" w:sz="0" w:space="0" w:color="auto"/>
        <w:right w:val="none" w:sz="0" w:space="0" w:color="auto"/>
      </w:divBdr>
    </w:div>
    <w:div w:id="678775605">
      <w:marLeft w:val="640"/>
      <w:marRight w:val="0"/>
      <w:marTop w:val="0"/>
      <w:marBottom w:val="0"/>
      <w:divBdr>
        <w:top w:val="none" w:sz="0" w:space="0" w:color="auto"/>
        <w:left w:val="none" w:sz="0" w:space="0" w:color="auto"/>
        <w:bottom w:val="none" w:sz="0" w:space="0" w:color="auto"/>
        <w:right w:val="none" w:sz="0" w:space="0" w:color="auto"/>
      </w:divBdr>
    </w:div>
    <w:div w:id="678777023">
      <w:marLeft w:val="480"/>
      <w:marRight w:val="0"/>
      <w:marTop w:val="0"/>
      <w:marBottom w:val="0"/>
      <w:divBdr>
        <w:top w:val="none" w:sz="0" w:space="0" w:color="auto"/>
        <w:left w:val="none" w:sz="0" w:space="0" w:color="auto"/>
        <w:bottom w:val="none" w:sz="0" w:space="0" w:color="auto"/>
        <w:right w:val="none" w:sz="0" w:space="0" w:color="auto"/>
      </w:divBdr>
    </w:div>
    <w:div w:id="678779064">
      <w:marLeft w:val="640"/>
      <w:marRight w:val="0"/>
      <w:marTop w:val="0"/>
      <w:marBottom w:val="0"/>
      <w:divBdr>
        <w:top w:val="none" w:sz="0" w:space="0" w:color="auto"/>
        <w:left w:val="none" w:sz="0" w:space="0" w:color="auto"/>
        <w:bottom w:val="none" w:sz="0" w:space="0" w:color="auto"/>
        <w:right w:val="none" w:sz="0" w:space="0" w:color="auto"/>
      </w:divBdr>
    </w:div>
    <w:div w:id="678889429">
      <w:marLeft w:val="640"/>
      <w:marRight w:val="0"/>
      <w:marTop w:val="0"/>
      <w:marBottom w:val="0"/>
      <w:divBdr>
        <w:top w:val="none" w:sz="0" w:space="0" w:color="auto"/>
        <w:left w:val="none" w:sz="0" w:space="0" w:color="auto"/>
        <w:bottom w:val="none" w:sz="0" w:space="0" w:color="auto"/>
        <w:right w:val="none" w:sz="0" w:space="0" w:color="auto"/>
      </w:divBdr>
    </w:div>
    <w:div w:id="678894003">
      <w:marLeft w:val="640"/>
      <w:marRight w:val="0"/>
      <w:marTop w:val="0"/>
      <w:marBottom w:val="0"/>
      <w:divBdr>
        <w:top w:val="none" w:sz="0" w:space="0" w:color="auto"/>
        <w:left w:val="none" w:sz="0" w:space="0" w:color="auto"/>
        <w:bottom w:val="none" w:sz="0" w:space="0" w:color="auto"/>
        <w:right w:val="none" w:sz="0" w:space="0" w:color="auto"/>
      </w:divBdr>
    </w:div>
    <w:div w:id="678966418">
      <w:marLeft w:val="640"/>
      <w:marRight w:val="0"/>
      <w:marTop w:val="0"/>
      <w:marBottom w:val="0"/>
      <w:divBdr>
        <w:top w:val="none" w:sz="0" w:space="0" w:color="auto"/>
        <w:left w:val="none" w:sz="0" w:space="0" w:color="auto"/>
        <w:bottom w:val="none" w:sz="0" w:space="0" w:color="auto"/>
        <w:right w:val="none" w:sz="0" w:space="0" w:color="auto"/>
      </w:divBdr>
    </w:div>
    <w:div w:id="679044262">
      <w:marLeft w:val="640"/>
      <w:marRight w:val="0"/>
      <w:marTop w:val="0"/>
      <w:marBottom w:val="0"/>
      <w:divBdr>
        <w:top w:val="none" w:sz="0" w:space="0" w:color="auto"/>
        <w:left w:val="none" w:sz="0" w:space="0" w:color="auto"/>
        <w:bottom w:val="none" w:sz="0" w:space="0" w:color="auto"/>
        <w:right w:val="none" w:sz="0" w:space="0" w:color="auto"/>
      </w:divBdr>
    </w:div>
    <w:div w:id="679162217">
      <w:marLeft w:val="640"/>
      <w:marRight w:val="0"/>
      <w:marTop w:val="0"/>
      <w:marBottom w:val="0"/>
      <w:divBdr>
        <w:top w:val="none" w:sz="0" w:space="0" w:color="auto"/>
        <w:left w:val="none" w:sz="0" w:space="0" w:color="auto"/>
        <w:bottom w:val="none" w:sz="0" w:space="0" w:color="auto"/>
        <w:right w:val="none" w:sz="0" w:space="0" w:color="auto"/>
      </w:divBdr>
    </w:div>
    <w:div w:id="679164990">
      <w:marLeft w:val="640"/>
      <w:marRight w:val="0"/>
      <w:marTop w:val="0"/>
      <w:marBottom w:val="0"/>
      <w:divBdr>
        <w:top w:val="none" w:sz="0" w:space="0" w:color="auto"/>
        <w:left w:val="none" w:sz="0" w:space="0" w:color="auto"/>
        <w:bottom w:val="none" w:sz="0" w:space="0" w:color="auto"/>
        <w:right w:val="none" w:sz="0" w:space="0" w:color="auto"/>
      </w:divBdr>
    </w:div>
    <w:div w:id="679237392">
      <w:marLeft w:val="640"/>
      <w:marRight w:val="0"/>
      <w:marTop w:val="0"/>
      <w:marBottom w:val="0"/>
      <w:divBdr>
        <w:top w:val="none" w:sz="0" w:space="0" w:color="auto"/>
        <w:left w:val="none" w:sz="0" w:space="0" w:color="auto"/>
        <w:bottom w:val="none" w:sz="0" w:space="0" w:color="auto"/>
        <w:right w:val="none" w:sz="0" w:space="0" w:color="auto"/>
      </w:divBdr>
    </w:div>
    <w:div w:id="679237755">
      <w:marLeft w:val="640"/>
      <w:marRight w:val="0"/>
      <w:marTop w:val="0"/>
      <w:marBottom w:val="0"/>
      <w:divBdr>
        <w:top w:val="none" w:sz="0" w:space="0" w:color="auto"/>
        <w:left w:val="none" w:sz="0" w:space="0" w:color="auto"/>
        <w:bottom w:val="none" w:sz="0" w:space="0" w:color="auto"/>
        <w:right w:val="none" w:sz="0" w:space="0" w:color="auto"/>
      </w:divBdr>
    </w:div>
    <w:div w:id="679283377">
      <w:marLeft w:val="640"/>
      <w:marRight w:val="0"/>
      <w:marTop w:val="0"/>
      <w:marBottom w:val="0"/>
      <w:divBdr>
        <w:top w:val="none" w:sz="0" w:space="0" w:color="auto"/>
        <w:left w:val="none" w:sz="0" w:space="0" w:color="auto"/>
        <w:bottom w:val="none" w:sz="0" w:space="0" w:color="auto"/>
        <w:right w:val="none" w:sz="0" w:space="0" w:color="auto"/>
      </w:divBdr>
    </w:div>
    <w:div w:id="679283489">
      <w:marLeft w:val="640"/>
      <w:marRight w:val="0"/>
      <w:marTop w:val="0"/>
      <w:marBottom w:val="0"/>
      <w:divBdr>
        <w:top w:val="none" w:sz="0" w:space="0" w:color="auto"/>
        <w:left w:val="none" w:sz="0" w:space="0" w:color="auto"/>
        <w:bottom w:val="none" w:sz="0" w:space="0" w:color="auto"/>
        <w:right w:val="none" w:sz="0" w:space="0" w:color="auto"/>
      </w:divBdr>
    </w:div>
    <w:div w:id="679309074">
      <w:marLeft w:val="640"/>
      <w:marRight w:val="0"/>
      <w:marTop w:val="0"/>
      <w:marBottom w:val="0"/>
      <w:divBdr>
        <w:top w:val="none" w:sz="0" w:space="0" w:color="auto"/>
        <w:left w:val="none" w:sz="0" w:space="0" w:color="auto"/>
        <w:bottom w:val="none" w:sz="0" w:space="0" w:color="auto"/>
        <w:right w:val="none" w:sz="0" w:space="0" w:color="auto"/>
      </w:divBdr>
    </w:div>
    <w:div w:id="679429734">
      <w:marLeft w:val="640"/>
      <w:marRight w:val="0"/>
      <w:marTop w:val="0"/>
      <w:marBottom w:val="0"/>
      <w:divBdr>
        <w:top w:val="none" w:sz="0" w:space="0" w:color="auto"/>
        <w:left w:val="none" w:sz="0" w:space="0" w:color="auto"/>
        <w:bottom w:val="none" w:sz="0" w:space="0" w:color="auto"/>
        <w:right w:val="none" w:sz="0" w:space="0" w:color="auto"/>
      </w:divBdr>
    </w:div>
    <w:div w:id="679432335">
      <w:marLeft w:val="640"/>
      <w:marRight w:val="0"/>
      <w:marTop w:val="0"/>
      <w:marBottom w:val="0"/>
      <w:divBdr>
        <w:top w:val="none" w:sz="0" w:space="0" w:color="auto"/>
        <w:left w:val="none" w:sz="0" w:space="0" w:color="auto"/>
        <w:bottom w:val="none" w:sz="0" w:space="0" w:color="auto"/>
        <w:right w:val="none" w:sz="0" w:space="0" w:color="auto"/>
      </w:divBdr>
    </w:div>
    <w:div w:id="679549169">
      <w:marLeft w:val="640"/>
      <w:marRight w:val="0"/>
      <w:marTop w:val="0"/>
      <w:marBottom w:val="0"/>
      <w:divBdr>
        <w:top w:val="none" w:sz="0" w:space="0" w:color="auto"/>
        <w:left w:val="none" w:sz="0" w:space="0" w:color="auto"/>
        <w:bottom w:val="none" w:sz="0" w:space="0" w:color="auto"/>
        <w:right w:val="none" w:sz="0" w:space="0" w:color="auto"/>
      </w:divBdr>
    </w:div>
    <w:div w:id="679551606">
      <w:marLeft w:val="640"/>
      <w:marRight w:val="0"/>
      <w:marTop w:val="0"/>
      <w:marBottom w:val="0"/>
      <w:divBdr>
        <w:top w:val="none" w:sz="0" w:space="0" w:color="auto"/>
        <w:left w:val="none" w:sz="0" w:space="0" w:color="auto"/>
        <w:bottom w:val="none" w:sz="0" w:space="0" w:color="auto"/>
        <w:right w:val="none" w:sz="0" w:space="0" w:color="auto"/>
      </w:divBdr>
    </w:div>
    <w:div w:id="679552454">
      <w:marLeft w:val="640"/>
      <w:marRight w:val="0"/>
      <w:marTop w:val="0"/>
      <w:marBottom w:val="0"/>
      <w:divBdr>
        <w:top w:val="none" w:sz="0" w:space="0" w:color="auto"/>
        <w:left w:val="none" w:sz="0" w:space="0" w:color="auto"/>
        <w:bottom w:val="none" w:sz="0" w:space="0" w:color="auto"/>
        <w:right w:val="none" w:sz="0" w:space="0" w:color="auto"/>
      </w:divBdr>
    </w:div>
    <w:div w:id="679626651">
      <w:marLeft w:val="640"/>
      <w:marRight w:val="0"/>
      <w:marTop w:val="0"/>
      <w:marBottom w:val="0"/>
      <w:divBdr>
        <w:top w:val="none" w:sz="0" w:space="0" w:color="auto"/>
        <w:left w:val="none" w:sz="0" w:space="0" w:color="auto"/>
        <w:bottom w:val="none" w:sz="0" w:space="0" w:color="auto"/>
        <w:right w:val="none" w:sz="0" w:space="0" w:color="auto"/>
      </w:divBdr>
    </w:div>
    <w:div w:id="679703964">
      <w:marLeft w:val="640"/>
      <w:marRight w:val="0"/>
      <w:marTop w:val="0"/>
      <w:marBottom w:val="0"/>
      <w:divBdr>
        <w:top w:val="none" w:sz="0" w:space="0" w:color="auto"/>
        <w:left w:val="none" w:sz="0" w:space="0" w:color="auto"/>
        <w:bottom w:val="none" w:sz="0" w:space="0" w:color="auto"/>
        <w:right w:val="none" w:sz="0" w:space="0" w:color="auto"/>
      </w:divBdr>
    </w:div>
    <w:div w:id="679770612">
      <w:marLeft w:val="640"/>
      <w:marRight w:val="0"/>
      <w:marTop w:val="0"/>
      <w:marBottom w:val="0"/>
      <w:divBdr>
        <w:top w:val="none" w:sz="0" w:space="0" w:color="auto"/>
        <w:left w:val="none" w:sz="0" w:space="0" w:color="auto"/>
        <w:bottom w:val="none" w:sz="0" w:space="0" w:color="auto"/>
        <w:right w:val="none" w:sz="0" w:space="0" w:color="auto"/>
      </w:divBdr>
    </w:div>
    <w:div w:id="679821017">
      <w:marLeft w:val="640"/>
      <w:marRight w:val="0"/>
      <w:marTop w:val="0"/>
      <w:marBottom w:val="0"/>
      <w:divBdr>
        <w:top w:val="none" w:sz="0" w:space="0" w:color="auto"/>
        <w:left w:val="none" w:sz="0" w:space="0" w:color="auto"/>
        <w:bottom w:val="none" w:sz="0" w:space="0" w:color="auto"/>
        <w:right w:val="none" w:sz="0" w:space="0" w:color="auto"/>
      </w:divBdr>
    </w:div>
    <w:div w:id="679889709">
      <w:marLeft w:val="640"/>
      <w:marRight w:val="0"/>
      <w:marTop w:val="0"/>
      <w:marBottom w:val="0"/>
      <w:divBdr>
        <w:top w:val="none" w:sz="0" w:space="0" w:color="auto"/>
        <w:left w:val="none" w:sz="0" w:space="0" w:color="auto"/>
        <w:bottom w:val="none" w:sz="0" w:space="0" w:color="auto"/>
        <w:right w:val="none" w:sz="0" w:space="0" w:color="auto"/>
      </w:divBdr>
    </w:div>
    <w:div w:id="680006739">
      <w:marLeft w:val="640"/>
      <w:marRight w:val="0"/>
      <w:marTop w:val="0"/>
      <w:marBottom w:val="0"/>
      <w:divBdr>
        <w:top w:val="none" w:sz="0" w:space="0" w:color="auto"/>
        <w:left w:val="none" w:sz="0" w:space="0" w:color="auto"/>
        <w:bottom w:val="none" w:sz="0" w:space="0" w:color="auto"/>
        <w:right w:val="none" w:sz="0" w:space="0" w:color="auto"/>
      </w:divBdr>
    </w:div>
    <w:div w:id="680164971">
      <w:marLeft w:val="640"/>
      <w:marRight w:val="0"/>
      <w:marTop w:val="0"/>
      <w:marBottom w:val="0"/>
      <w:divBdr>
        <w:top w:val="none" w:sz="0" w:space="0" w:color="auto"/>
        <w:left w:val="none" w:sz="0" w:space="0" w:color="auto"/>
        <w:bottom w:val="none" w:sz="0" w:space="0" w:color="auto"/>
        <w:right w:val="none" w:sz="0" w:space="0" w:color="auto"/>
      </w:divBdr>
    </w:div>
    <w:div w:id="680355480">
      <w:marLeft w:val="640"/>
      <w:marRight w:val="0"/>
      <w:marTop w:val="0"/>
      <w:marBottom w:val="0"/>
      <w:divBdr>
        <w:top w:val="none" w:sz="0" w:space="0" w:color="auto"/>
        <w:left w:val="none" w:sz="0" w:space="0" w:color="auto"/>
        <w:bottom w:val="none" w:sz="0" w:space="0" w:color="auto"/>
        <w:right w:val="none" w:sz="0" w:space="0" w:color="auto"/>
      </w:divBdr>
    </w:div>
    <w:div w:id="680396595">
      <w:marLeft w:val="640"/>
      <w:marRight w:val="0"/>
      <w:marTop w:val="0"/>
      <w:marBottom w:val="0"/>
      <w:divBdr>
        <w:top w:val="none" w:sz="0" w:space="0" w:color="auto"/>
        <w:left w:val="none" w:sz="0" w:space="0" w:color="auto"/>
        <w:bottom w:val="none" w:sz="0" w:space="0" w:color="auto"/>
        <w:right w:val="none" w:sz="0" w:space="0" w:color="auto"/>
      </w:divBdr>
    </w:div>
    <w:div w:id="680426579">
      <w:marLeft w:val="640"/>
      <w:marRight w:val="0"/>
      <w:marTop w:val="0"/>
      <w:marBottom w:val="0"/>
      <w:divBdr>
        <w:top w:val="none" w:sz="0" w:space="0" w:color="auto"/>
        <w:left w:val="none" w:sz="0" w:space="0" w:color="auto"/>
        <w:bottom w:val="none" w:sz="0" w:space="0" w:color="auto"/>
        <w:right w:val="none" w:sz="0" w:space="0" w:color="auto"/>
      </w:divBdr>
    </w:div>
    <w:div w:id="680469304">
      <w:marLeft w:val="640"/>
      <w:marRight w:val="0"/>
      <w:marTop w:val="0"/>
      <w:marBottom w:val="0"/>
      <w:divBdr>
        <w:top w:val="none" w:sz="0" w:space="0" w:color="auto"/>
        <w:left w:val="none" w:sz="0" w:space="0" w:color="auto"/>
        <w:bottom w:val="none" w:sz="0" w:space="0" w:color="auto"/>
        <w:right w:val="none" w:sz="0" w:space="0" w:color="auto"/>
      </w:divBdr>
    </w:div>
    <w:div w:id="680623341">
      <w:marLeft w:val="640"/>
      <w:marRight w:val="0"/>
      <w:marTop w:val="0"/>
      <w:marBottom w:val="0"/>
      <w:divBdr>
        <w:top w:val="none" w:sz="0" w:space="0" w:color="auto"/>
        <w:left w:val="none" w:sz="0" w:space="0" w:color="auto"/>
        <w:bottom w:val="none" w:sz="0" w:space="0" w:color="auto"/>
        <w:right w:val="none" w:sz="0" w:space="0" w:color="auto"/>
      </w:divBdr>
    </w:div>
    <w:div w:id="680663496">
      <w:marLeft w:val="640"/>
      <w:marRight w:val="0"/>
      <w:marTop w:val="0"/>
      <w:marBottom w:val="0"/>
      <w:divBdr>
        <w:top w:val="none" w:sz="0" w:space="0" w:color="auto"/>
        <w:left w:val="none" w:sz="0" w:space="0" w:color="auto"/>
        <w:bottom w:val="none" w:sz="0" w:space="0" w:color="auto"/>
        <w:right w:val="none" w:sz="0" w:space="0" w:color="auto"/>
      </w:divBdr>
    </w:div>
    <w:div w:id="680667423">
      <w:marLeft w:val="640"/>
      <w:marRight w:val="0"/>
      <w:marTop w:val="0"/>
      <w:marBottom w:val="0"/>
      <w:divBdr>
        <w:top w:val="none" w:sz="0" w:space="0" w:color="auto"/>
        <w:left w:val="none" w:sz="0" w:space="0" w:color="auto"/>
        <w:bottom w:val="none" w:sz="0" w:space="0" w:color="auto"/>
        <w:right w:val="none" w:sz="0" w:space="0" w:color="auto"/>
      </w:divBdr>
    </w:div>
    <w:div w:id="680936928">
      <w:marLeft w:val="640"/>
      <w:marRight w:val="0"/>
      <w:marTop w:val="0"/>
      <w:marBottom w:val="0"/>
      <w:divBdr>
        <w:top w:val="none" w:sz="0" w:space="0" w:color="auto"/>
        <w:left w:val="none" w:sz="0" w:space="0" w:color="auto"/>
        <w:bottom w:val="none" w:sz="0" w:space="0" w:color="auto"/>
        <w:right w:val="none" w:sz="0" w:space="0" w:color="auto"/>
      </w:divBdr>
    </w:div>
    <w:div w:id="681005818">
      <w:marLeft w:val="640"/>
      <w:marRight w:val="0"/>
      <w:marTop w:val="0"/>
      <w:marBottom w:val="0"/>
      <w:divBdr>
        <w:top w:val="none" w:sz="0" w:space="0" w:color="auto"/>
        <w:left w:val="none" w:sz="0" w:space="0" w:color="auto"/>
        <w:bottom w:val="none" w:sz="0" w:space="0" w:color="auto"/>
        <w:right w:val="none" w:sz="0" w:space="0" w:color="auto"/>
      </w:divBdr>
    </w:div>
    <w:div w:id="681010040">
      <w:marLeft w:val="640"/>
      <w:marRight w:val="0"/>
      <w:marTop w:val="0"/>
      <w:marBottom w:val="0"/>
      <w:divBdr>
        <w:top w:val="none" w:sz="0" w:space="0" w:color="auto"/>
        <w:left w:val="none" w:sz="0" w:space="0" w:color="auto"/>
        <w:bottom w:val="none" w:sz="0" w:space="0" w:color="auto"/>
        <w:right w:val="none" w:sz="0" w:space="0" w:color="auto"/>
      </w:divBdr>
    </w:div>
    <w:div w:id="681052637">
      <w:marLeft w:val="640"/>
      <w:marRight w:val="0"/>
      <w:marTop w:val="0"/>
      <w:marBottom w:val="0"/>
      <w:divBdr>
        <w:top w:val="none" w:sz="0" w:space="0" w:color="auto"/>
        <w:left w:val="none" w:sz="0" w:space="0" w:color="auto"/>
        <w:bottom w:val="none" w:sz="0" w:space="0" w:color="auto"/>
        <w:right w:val="none" w:sz="0" w:space="0" w:color="auto"/>
      </w:divBdr>
    </w:div>
    <w:div w:id="681123779">
      <w:marLeft w:val="640"/>
      <w:marRight w:val="0"/>
      <w:marTop w:val="0"/>
      <w:marBottom w:val="0"/>
      <w:divBdr>
        <w:top w:val="none" w:sz="0" w:space="0" w:color="auto"/>
        <w:left w:val="none" w:sz="0" w:space="0" w:color="auto"/>
        <w:bottom w:val="none" w:sz="0" w:space="0" w:color="auto"/>
        <w:right w:val="none" w:sz="0" w:space="0" w:color="auto"/>
      </w:divBdr>
    </w:div>
    <w:div w:id="681199297">
      <w:marLeft w:val="640"/>
      <w:marRight w:val="0"/>
      <w:marTop w:val="0"/>
      <w:marBottom w:val="0"/>
      <w:divBdr>
        <w:top w:val="none" w:sz="0" w:space="0" w:color="auto"/>
        <w:left w:val="none" w:sz="0" w:space="0" w:color="auto"/>
        <w:bottom w:val="none" w:sz="0" w:space="0" w:color="auto"/>
        <w:right w:val="none" w:sz="0" w:space="0" w:color="auto"/>
      </w:divBdr>
    </w:div>
    <w:div w:id="681205246">
      <w:marLeft w:val="640"/>
      <w:marRight w:val="0"/>
      <w:marTop w:val="0"/>
      <w:marBottom w:val="0"/>
      <w:divBdr>
        <w:top w:val="none" w:sz="0" w:space="0" w:color="auto"/>
        <w:left w:val="none" w:sz="0" w:space="0" w:color="auto"/>
        <w:bottom w:val="none" w:sz="0" w:space="0" w:color="auto"/>
        <w:right w:val="none" w:sz="0" w:space="0" w:color="auto"/>
      </w:divBdr>
    </w:div>
    <w:div w:id="681249521">
      <w:marLeft w:val="640"/>
      <w:marRight w:val="0"/>
      <w:marTop w:val="0"/>
      <w:marBottom w:val="0"/>
      <w:divBdr>
        <w:top w:val="none" w:sz="0" w:space="0" w:color="auto"/>
        <w:left w:val="none" w:sz="0" w:space="0" w:color="auto"/>
        <w:bottom w:val="none" w:sz="0" w:space="0" w:color="auto"/>
        <w:right w:val="none" w:sz="0" w:space="0" w:color="auto"/>
      </w:divBdr>
    </w:div>
    <w:div w:id="681275373">
      <w:marLeft w:val="640"/>
      <w:marRight w:val="0"/>
      <w:marTop w:val="0"/>
      <w:marBottom w:val="0"/>
      <w:divBdr>
        <w:top w:val="none" w:sz="0" w:space="0" w:color="auto"/>
        <w:left w:val="none" w:sz="0" w:space="0" w:color="auto"/>
        <w:bottom w:val="none" w:sz="0" w:space="0" w:color="auto"/>
        <w:right w:val="none" w:sz="0" w:space="0" w:color="auto"/>
      </w:divBdr>
    </w:div>
    <w:div w:id="681277945">
      <w:marLeft w:val="640"/>
      <w:marRight w:val="0"/>
      <w:marTop w:val="0"/>
      <w:marBottom w:val="0"/>
      <w:divBdr>
        <w:top w:val="none" w:sz="0" w:space="0" w:color="auto"/>
        <w:left w:val="none" w:sz="0" w:space="0" w:color="auto"/>
        <w:bottom w:val="none" w:sz="0" w:space="0" w:color="auto"/>
        <w:right w:val="none" w:sz="0" w:space="0" w:color="auto"/>
      </w:divBdr>
    </w:div>
    <w:div w:id="681316366">
      <w:marLeft w:val="640"/>
      <w:marRight w:val="0"/>
      <w:marTop w:val="0"/>
      <w:marBottom w:val="0"/>
      <w:divBdr>
        <w:top w:val="none" w:sz="0" w:space="0" w:color="auto"/>
        <w:left w:val="none" w:sz="0" w:space="0" w:color="auto"/>
        <w:bottom w:val="none" w:sz="0" w:space="0" w:color="auto"/>
        <w:right w:val="none" w:sz="0" w:space="0" w:color="auto"/>
      </w:divBdr>
    </w:div>
    <w:div w:id="681316746">
      <w:marLeft w:val="640"/>
      <w:marRight w:val="0"/>
      <w:marTop w:val="0"/>
      <w:marBottom w:val="0"/>
      <w:divBdr>
        <w:top w:val="none" w:sz="0" w:space="0" w:color="auto"/>
        <w:left w:val="none" w:sz="0" w:space="0" w:color="auto"/>
        <w:bottom w:val="none" w:sz="0" w:space="0" w:color="auto"/>
        <w:right w:val="none" w:sz="0" w:space="0" w:color="auto"/>
      </w:divBdr>
    </w:div>
    <w:div w:id="681661364">
      <w:marLeft w:val="640"/>
      <w:marRight w:val="0"/>
      <w:marTop w:val="0"/>
      <w:marBottom w:val="0"/>
      <w:divBdr>
        <w:top w:val="none" w:sz="0" w:space="0" w:color="auto"/>
        <w:left w:val="none" w:sz="0" w:space="0" w:color="auto"/>
        <w:bottom w:val="none" w:sz="0" w:space="0" w:color="auto"/>
        <w:right w:val="none" w:sz="0" w:space="0" w:color="auto"/>
      </w:divBdr>
    </w:div>
    <w:div w:id="681667573">
      <w:marLeft w:val="640"/>
      <w:marRight w:val="0"/>
      <w:marTop w:val="0"/>
      <w:marBottom w:val="0"/>
      <w:divBdr>
        <w:top w:val="none" w:sz="0" w:space="0" w:color="auto"/>
        <w:left w:val="none" w:sz="0" w:space="0" w:color="auto"/>
        <w:bottom w:val="none" w:sz="0" w:space="0" w:color="auto"/>
        <w:right w:val="none" w:sz="0" w:space="0" w:color="auto"/>
      </w:divBdr>
    </w:div>
    <w:div w:id="681711202">
      <w:marLeft w:val="640"/>
      <w:marRight w:val="0"/>
      <w:marTop w:val="0"/>
      <w:marBottom w:val="0"/>
      <w:divBdr>
        <w:top w:val="none" w:sz="0" w:space="0" w:color="auto"/>
        <w:left w:val="none" w:sz="0" w:space="0" w:color="auto"/>
        <w:bottom w:val="none" w:sz="0" w:space="0" w:color="auto"/>
        <w:right w:val="none" w:sz="0" w:space="0" w:color="auto"/>
      </w:divBdr>
    </w:div>
    <w:div w:id="681779457">
      <w:marLeft w:val="640"/>
      <w:marRight w:val="0"/>
      <w:marTop w:val="0"/>
      <w:marBottom w:val="0"/>
      <w:divBdr>
        <w:top w:val="none" w:sz="0" w:space="0" w:color="auto"/>
        <w:left w:val="none" w:sz="0" w:space="0" w:color="auto"/>
        <w:bottom w:val="none" w:sz="0" w:space="0" w:color="auto"/>
        <w:right w:val="none" w:sz="0" w:space="0" w:color="auto"/>
      </w:divBdr>
    </w:div>
    <w:div w:id="681783120">
      <w:marLeft w:val="640"/>
      <w:marRight w:val="0"/>
      <w:marTop w:val="0"/>
      <w:marBottom w:val="0"/>
      <w:divBdr>
        <w:top w:val="none" w:sz="0" w:space="0" w:color="auto"/>
        <w:left w:val="none" w:sz="0" w:space="0" w:color="auto"/>
        <w:bottom w:val="none" w:sz="0" w:space="0" w:color="auto"/>
        <w:right w:val="none" w:sz="0" w:space="0" w:color="auto"/>
      </w:divBdr>
    </w:div>
    <w:div w:id="681784010">
      <w:marLeft w:val="640"/>
      <w:marRight w:val="0"/>
      <w:marTop w:val="0"/>
      <w:marBottom w:val="0"/>
      <w:divBdr>
        <w:top w:val="none" w:sz="0" w:space="0" w:color="auto"/>
        <w:left w:val="none" w:sz="0" w:space="0" w:color="auto"/>
        <w:bottom w:val="none" w:sz="0" w:space="0" w:color="auto"/>
        <w:right w:val="none" w:sz="0" w:space="0" w:color="auto"/>
      </w:divBdr>
    </w:div>
    <w:div w:id="681855019">
      <w:marLeft w:val="640"/>
      <w:marRight w:val="0"/>
      <w:marTop w:val="0"/>
      <w:marBottom w:val="0"/>
      <w:divBdr>
        <w:top w:val="none" w:sz="0" w:space="0" w:color="auto"/>
        <w:left w:val="none" w:sz="0" w:space="0" w:color="auto"/>
        <w:bottom w:val="none" w:sz="0" w:space="0" w:color="auto"/>
        <w:right w:val="none" w:sz="0" w:space="0" w:color="auto"/>
      </w:divBdr>
    </w:div>
    <w:div w:id="681860664">
      <w:marLeft w:val="640"/>
      <w:marRight w:val="0"/>
      <w:marTop w:val="0"/>
      <w:marBottom w:val="0"/>
      <w:divBdr>
        <w:top w:val="none" w:sz="0" w:space="0" w:color="auto"/>
        <w:left w:val="none" w:sz="0" w:space="0" w:color="auto"/>
        <w:bottom w:val="none" w:sz="0" w:space="0" w:color="auto"/>
        <w:right w:val="none" w:sz="0" w:space="0" w:color="auto"/>
      </w:divBdr>
    </w:div>
    <w:div w:id="681861314">
      <w:marLeft w:val="640"/>
      <w:marRight w:val="0"/>
      <w:marTop w:val="0"/>
      <w:marBottom w:val="0"/>
      <w:divBdr>
        <w:top w:val="none" w:sz="0" w:space="0" w:color="auto"/>
        <w:left w:val="none" w:sz="0" w:space="0" w:color="auto"/>
        <w:bottom w:val="none" w:sz="0" w:space="0" w:color="auto"/>
        <w:right w:val="none" w:sz="0" w:space="0" w:color="auto"/>
      </w:divBdr>
    </w:div>
    <w:div w:id="681903197">
      <w:marLeft w:val="640"/>
      <w:marRight w:val="0"/>
      <w:marTop w:val="0"/>
      <w:marBottom w:val="0"/>
      <w:divBdr>
        <w:top w:val="none" w:sz="0" w:space="0" w:color="auto"/>
        <w:left w:val="none" w:sz="0" w:space="0" w:color="auto"/>
        <w:bottom w:val="none" w:sz="0" w:space="0" w:color="auto"/>
        <w:right w:val="none" w:sz="0" w:space="0" w:color="auto"/>
      </w:divBdr>
    </w:div>
    <w:div w:id="681931870">
      <w:marLeft w:val="640"/>
      <w:marRight w:val="0"/>
      <w:marTop w:val="0"/>
      <w:marBottom w:val="0"/>
      <w:divBdr>
        <w:top w:val="none" w:sz="0" w:space="0" w:color="auto"/>
        <w:left w:val="none" w:sz="0" w:space="0" w:color="auto"/>
        <w:bottom w:val="none" w:sz="0" w:space="0" w:color="auto"/>
        <w:right w:val="none" w:sz="0" w:space="0" w:color="auto"/>
      </w:divBdr>
    </w:div>
    <w:div w:id="682243925">
      <w:marLeft w:val="640"/>
      <w:marRight w:val="0"/>
      <w:marTop w:val="0"/>
      <w:marBottom w:val="0"/>
      <w:divBdr>
        <w:top w:val="none" w:sz="0" w:space="0" w:color="auto"/>
        <w:left w:val="none" w:sz="0" w:space="0" w:color="auto"/>
        <w:bottom w:val="none" w:sz="0" w:space="0" w:color="auto"/>
        <w:right w:val="none" w:sz="0" w:space="0" w:color="auto"/>
      </w:divBdr>
    </w:div>
    <w:div w:id="682435050">
      <w:marLeft w:val="640"/>
      <w:marRight w:val="0"/>
      <w:marTop w:val="0"/>
      <w:marBottom w:val="0"/>
      <w:divBdr>
        <w:top w:val="none" w:sz="0" w:space="0" w:color="auto"/>
        <w:left w:val="none" w:sz="0" w:space="0" w:color="auto"/>
        <w:bottom w:val="none" w:sz="0" w:space="0" w:color="auto"/>
        <w:right w:val="none" w:sz="0" w:space="0" w:color="auto"/>
      </w:divBdr>
    </w:div>
    <w:div w:id="682440960">
      <w:marLeft w:val="640"/>
      <w:marRight w:val="0"/>
      <w:marTop w:val="0"/>
      <w:marBottom w:val="0"/>
      <w:divBdr>
        <w:top w:val="none" w:sz="0" w:space="0" w:color="auto"/>
        <w:left w:val="none" w:sz="0" w:space="0" w:color="auto"/>
        <w:bottom w:val="none" w:sz="0" w:space="0" w:color="auto"/>
        <w:right w:val="none" w:sz="0" w:space="0" w:color="auto"/>
      </w:divBdr>
    </w:div>
    <w:div w:id="682626999">
      <w:marLeft w:val="640"/>
      <w:marRight w:val="0"/>
      <w:marTop w:val="0"/>
      <w:marBottom w:val="0"/>
      <w:divBdr>
        <w:top w:val="none" w:sz="0" w:space="0" w:color="auto"/>
        <w:left w:val="none" w:sz="0" w:space="0" w:color="auto"/>
        <w:bottom w:val="none" w:sz="0" w:space="0" w:color="auto"/>
        <w:right w:val="none" w:sz="0" w:space="0" w:color="auto"/>
      </w:divBdr>
    </w:div>
    <w:div w:id="682703706">
      <w:marLeft w:val="640"/>
      <w:marRight w:val="0"/>
      <w:marTop w:val="0"/>
      <w:marBottom w:val="0"/>
      <w:divBdr>
        <w:top w:val="none" w:sz="0" w:space="0" w:color="auto"/>
        <w:left w:val="none" w:sz="0" w:space="0" w:color="auto"/>
        <w:bottom w:val="none" w:sz="0" w:space="0" w:color="auto"/>
        <w:right w:val="none" w:sz="0" w:space="0" w:color="auto"/>
      </w:divBdr>
    </w:div>
    <w:div w:id="682784793">
      <w:marLeft w:val="640"/>
      <w:marRight w:val="0"/>
      <w:marTop w:val="0"/>
      <w:marBottom w:val="0"/>
      <w:divBdr>
        <w:top w:val="none" w:sz="0" w:space="0" w:color="auto"/>
        <w:left w:val="none" w:sz="0" w:space="0" w:color="auto"/>
        <w:bottom w:val="none" w:sz="0" w:space="0" w:color="auto"/>
        <w:right w:val="none" w:sz="0" w:space="0" w:color="auto"/>
      </w:divBdr>
    </w:div>
    <w:div w:id="682901127">
      <w:marLeft w:val="640"/>
      <w:marRight w:val="0"/>
      <w:marTop w:val="0"/>
      <w:marBottom w:val="0"/>
      <w:divBdr>
        <w:top w:val="none" w:sz="0" w:space="0" w:color="auto"/>
        <w:left w:val="none" w:sz="0" w:space="0" w:color="auto"/>
        <w:bottom w:val="none" w:sz="0" w:space="0" w:color="auto"/>
        <w:right w:val="none" w:sz="0" w:space="0" w:color="auto"/>
      </w:divBdr>
    </w:div>
    <w:div w:id="682901558">
      <w:marLeft w:val="640"/>
      <w:marRight w:val="0"/>
      <w:marTop w:val="0"/>
      <w:marBottom w:val="0"/>
      <w:divBdr>
        <w:top w:val="none" w:sz="0" w:space="0" w:color="auto"/>
        <w:left w:val="none" w:sz="0" w:space="0" w:color="auto"/>
        <w:bottom w:val="none" w:sz="0" w:space="0" w:color="auto"/>
        <w:right w:val="none" w:sz="0" w:space="0" w:color="auto"/>
      </w:divBdr>
    </w:div>
    <w:div w:id="682972603">
      <w:marLeft w:val="640"/>
      <w:marRight w:val="0"/>
      <w:marTop w:val="0"/>
      <w:marBottom w:val="0"/>
      <w:divBdr>
        <w:top w:val="none" w:sz="0" w:space="0" w:color="auto"/>
        <w:left w:val="none" w:sz="0" w:space="0" w:color="auto"/>
        <w:bottom w:val="none" w:sz="0" w:space="0" w:color="auto"/>
        <w:right w:val="none" w:sz="0" w:space="0" w:color="auto"/>
      </w:divBdr>
    </w:div>
    <w:div w:id="682975797">
      <w:marLeft w:val="640"/>
      <w:marRight w:val="0"/>
      <w:marTop w:val="0"/>
      <w:marBottom w:val="0"/>
      <w:divBdr>
        <w:top w:val="none" w:sz="0" w:space="0" w:color="auto"/>
        <w:left w:val="none" w:sz="0" w:space="0" w:color="auto"/>
        <w:bottom w:val="none" w:sz="0" w:space="0" w:color="auto"/>
        <w:right w:val="none" w:sz="0" w:space="0" w:color="auto"/>
      </w:divBdr>
    </w:div>
    <w:div w:id="683016460">
      <w:marLeft w:val="640"/>
      <w:marRight w:val="0"/>
      <w:marTop w:val="0"/>
      <w:marBottom w:val="0"/>
      <w:divBdr>
        <w:top w:val="none" w:sz="0" w:space="0" w:color="auto"/>
        <w:left w:val="none" w:sz="0" w:space="0" w:color="auto"/>
        <w:bottom w:val="none" w:sz="0" w:space="0" w:color="auto"/>
        <w:right w:val="none" w:sz="0" w:space="0" w:color="auto"/>
      </w:divBdr>
    </w:div>
    <w:div w:id="683020819">
      <w:marLeft w:val="640"/>
      <w:marRight w:val="0"/>
      <w:marTop w:val="0"/>
      <w:marBottom w:val="0"/>
      <w:divBdr>
        <w:top w:val="none" w:sz="0" w:space="0" w:color="auto"/>
        <w:left w:val="none" w:sz="0" w:space="0" w:color="auto"/>
        <w:bottom w:val="none" w:sz="0" w:space="0" w:color="auto"/>
        <w:right w:val="none" w:sz="0" w:space="0" w:color="auto"/>
      </w:divBdr>
    </w:div>
    <w:div w:id="683088949">
      <w:marLeft w:val="640"/>
      <w:marRight w:val="0"/>
      <w:marTop w:val="0"/>
      <w:marBottom w:val="0"/>
      <w:divBdr>
        <w:top w:val="none" w:sz="0" w:space="0" w:color="auto"/>
        <w:left w:val="none" w:sz="0" w:space="0" w:color="auto"/>
        <w:bottom w:val="none" w:sz="0" w:space="0" w:color="auto"/>
        <w:right w:val="none" w:sz="0" w:space="0" w:color="auto"/>
      </w:divBdr>
    </w:div>
    <w:div w:id="683094035">
      <w:marLeft w:val="640"/>
      <w:marRight w:val="0"/>
      <w:marTop w:val="0"/>
      <w:marBottom w:val="0"/>
      <w:divBdr>
        <w:top w:val="none" w:sz="0" w:space="0" w:color="auto"/>
        <w:left w:val="none" w:sz="0" w:space="0" w:color="auto"/>
        <w:bottom w:val="none" w:sz="0" w:space="0" w:color="auto"/>
        <w:right w:val="none" w:sz="0" w:space="0" w:color="auto"/>
      </w:divBdr>
    </w:div>
    <w:div w:id="683096382">
      <w:marLeft w:val="640"/>
      <w:marRight w:val="0"/>
      <w:marTop w:val="0"/>
      <w:marBottom w:val="0"/>
      <w:divBdr>
        <w:top w:val="none" w:sz="0" w:space="0" w:color="auto"/>
        <w:left w:val="none" w:sz="0" w:space="0" w:color="auto"/>
        <w:bottom w:val="none" w:sz="0" w:space="0" w:color="auto"/>
        <w:right w:val="none" w:sz="0" w:space="0" w:color="auto"/>
      </w:divBdr>
    </w:div>
    <w:div w:id="683165961">
      <w:marLeft w:val="640"/>
      <w:marRight w:val="0"/>
      <w:marTop w:val="0"/>
      <w:marBottom w:val="0"/>
      <w:divBdr>
        <w:top w:val="none" w:sz="0" w:space="0" w:color="auto"/>
        <w:left w:val="none" w:sz="0" w:space="0" w:color="auto"/>
        <w:bottom w:val="none" w:sz="0" w:space="0" w:color="auto"/>
        <w:right w:val="none" w:sz="0" w:space="0" w:color="auto"/>
      </w:divBdr>
    </w:div>
    <w:div w:id="683166928">
      <w:marLeft w:val="640"/>
      <w:marRight w:val="0"/>
      <w:marTop w:val="0"/>
      <w:marBottom w:val="0"/>
      <w:divBdr>
        <w:top w:val="none" w:sz="0" w:space="0" w:color="auto"/>
        <w:left w:val="none" w:sz="0" w:space="0" w:color="auto"/>
        <w:bottom w:val="none" w:sz="0" w:space="0" w:color="auto"/>
        <w:right w:val="none" w:sz="0" w:space="0" w:color="auto"/>
      </w:divBdr>
    </w:div>
    <w:div w:id="683241260">
      <w:marLeft w:val="640"/>
      <w:marRight w:val="0"/>
      <w:marTop w:val="0"/>
      <w:marBottom w:val="0"/>
      <w:divBdr>
        <w:top w:val="none" w:sz="0" w:space="0" w:color="auto"/>
        <w:left w:val="none" w:sz="0" w:space="0" w:color="auto"/>
        <w:bottom w:val="none" w:sz="0" w:space="0" w:color="auto"/>
        <w:right w:val="none" w:sz="0" w:space="0" w:color="auto"/>
      </w:divBdr>
    </w:div>
    <w:div w:id="683283002">
      <w:marLeft w:val="640"/>
      <w:marRight w:val="0"/>
      <w:marTop w:val="0"/>
      <w:marBottom w:val="0"/>
      <w:divBdr>
        <w:top w:val="none" w:sz="0" w:space="0" w:color="auto"/>
        <w:left w:val="none" w:sz="0" w:space="0" w:color="auto"/>
        <w:bottom w:val="none" w:sz="0" w:space="0" w:color="auto"/>
        <w:right w:val="none" w:sz="0" w:space="0" w:color="auto"/>
      </w:divBdr>
    </w:div>
    <w:div w:id="683361129">
      <w:marLeft w:val="640"/>
      <w:marRight w:val="0"/>
      <w:marTop w:val="0"/>
      <w:marBottom w:val="0"/>
      <w:divBdr>
        <w:top w:val="none" w:sz="0" w:space="0" w:color="auto"/>
        <w:left w:val="none" w:sz="0" w:space="0" w:color="auto"/>
        <w:bottom w:val="none" w:sz="0" w:space="0" w:color="auto"/>
        <w:right w:val="none" w:sz="0" w:space="0" w:color="auto"/>
      </w:divBdr>
    </w:div>
    <w:div w:id="683363773">
      <w:marLeft w:val="480"/>
      <w:marRight w:val="0"/>
      <w:marTop w:val="0"/>
      <w:marBottom w:val="0"/>
      <w:divBdr>
        <w:top w:val="none" w:sz="0" w:space="0" w:color="auto"/>
        <w:left w:val="none" w:sz="0" w:space="0" w:color="auto"/>
        <w:bottom w:val="none" w:sz="0" w:space="0" w:color="auto"/>
        <w:right w:val="none" w:sz="0" w:space="0" w:color="auto"/>
      </w:divBdr>
    </w:div>
    <w:div w:id="683364502">
      <w:marLeft w:val="640"/>
      <w:marRight w:val="0"/>
      <w:marTop w:val="0"/>
      <w:marBottom w:val="0"/>
      <w:divBdr>
        <w:top w:val="none" w:sz="0" w:space="0" w:color="auto"/>
        <w:left w:val="none" w:sz="0" w:space="0" w:color="auto"/>
        <w:bottom w:val="none" w:sz="0" w:space="0" w:color="auto"/>
        <w:right w:val="none" w:sz="0" w:space="0" w:color="auto"/>
      </w:divBdr>
    </w:div>
    <w:div w:id="683436531">
      <w:marLeft w:val="640"/>
      <w:marRight w:val="0"/>
      <w:marTop w:val="0"/>
      <w:marBottom w:val="0"/>
      <w:divBdr>
        <w:top w:val="none" w:sz="0" w:space="0" w:color="auto"/>
        <w:left w:val="none" w:sz="0" w:space="0" w:color="auto"/>
        <w:bottom w:val="none" w:sz="0" w:space="0" w:color="auto"/>
        <w:right w:val="none" w:sz="0" w:space="0" w:color="auto"/>
      </w:divBdr>
    </w:div>
    <w:div w:id="683439078">
      <w:marLeft w:val="640"/>
      <w:marRight w:val="0"/>
      <w:marTop w:val="0"/>
      <w:marBottom w:val="0"/>
      <w:divBdr>
        <w:top w:val="none" w:sz="0" w:space="0" w:color="auto"/>
        <w:left w:val="none" w:sz="0" w:space="0" w:color="auto"/>
        <w:bottom w:val="none" w:sz="0" w:space="0" w:color="auto"/>
        <w:right w:val="none" w:sz="0" w:space="0" w:color="auto"/>
      </w:divBdr>
    </w:div>
    <w:div w:id="683442099">
      <w:marLeft w:val="640"/>
      <w:marRight w:val="0"/>
      <w:marTop w:val="0"/>
      <w:marBottom w:val="0"/>
      <w:divBdr>
        <w:top w:val="none" w:sz="0" w:space="0" w:color="auto"/>
        <w:left w:val="none" w:sz="0" w:space="0" w:color="auto"/>
        <w:bottom w:val="none" w:sz="0" w:space="0" w:color="auto"/>
        <w:right w:val="none" w:sz="0" w:space="0" w:color="auto"/>
      </w:divBdr>
    </w:div>
    <w:div w:id="683477504">
      <w:marLeft w:val="640"/>
      <w:marRight w:val="0"/>
      <w:marTop w:val="0"/>
      <w:marBottom w:val="0"/>
      <w:divBdr>
        <w:top w:val="none" w:sz="0" w:space="0" w:color="auto"/>
        <w:left w:val="none" w:sz="0" w:space="0" w:color="auto"/>
        <w:bottom w:val="none" w:sz="0" w:space="0" w:color="auto"/>
        <w:right w:val="none" w:sz="0" w:space="0" w:color="auto"/>
      </w:divBdr>
    </w:div>
    <w:div w:id="683479847">
      <w:marLeft w:val="640"/>
      <w:marRight w:val="0"/>
      <w:marTop w:val="0"/>
      <w:marBottom w:val="0"/>
      <w:divBdr>
        <w:top w:val="none" w:sz="0" w:space="0" w:color="auto"/>
        <w:left w:val="none" w:sz="0" w:space="0" w:color="auto"/>
        <w:bottom w:val="none" w:sz="0" w:space="0" w:color="auto"/>
        <w:right w:val="none" w:sz="0" w:space="0" w:color="auto"/>
      </w:divBdr>
    </w:div>
    <w:div w:id="683481445">
      <w:marLeft w:val="640"/>
      <w:marRight w:val="0"/>
      <w:marTop w:val="0"/>
      <w:marBottom w:val="0"/>
      <w:divBdr>
        <w:top w:val="none" w:sz="0" w:space="0" w:color="auto"/>
        <w:left w:val="none" w:sz="0" w:space="0" w:color="auto"/>
        <w:bottom w:val="none" w:sz="0" w:space="0" w:color="auto"/>
        <w:right w:val="none" w:sz="0" w:space="0" w:color="auto"/>
      </w:divBdr>
    </w:div>
    <w:div w:id="683483067">
      <w:marLeft w:val="640"/>
      <w:marRight w:val="0"/>
      <w:marTop w:val="0"/>
      <w:marBottom w:val="0"/>
      <w:divBdr>
        <w:top w:val="none" w:sz="0" w:space="0" w:color="auto"/>
        <w:left w:val="none" w:sz="0" w:space="0" w:color="auto"/>
        <w:bottom w:val="none" w:sz="0" w:space="0" w:color="auto"/>
        <w:right w:val="none" w:sz="0" w:space="0" w:color="auto"/>
      </w:divBdr>
    </w:div>
    <w:div w:id="683554093">
      <w:marLeft w:val="640"/>
      <w:marRight w:val="0"/>
      <w:marTop w:val="0"/>
      <w:marBottom w:val="0"/>
      <w:divBdr>
        <w:top w:val="none" w:sz="0" w:space="0" w:color="auto"/>
        <w:left w:val="none" w:sz="0" w:space="0" w:color="auto"/>
        <w:bottom w:val="none" w:sz="0" w:space="0" w:color="auto"/>
        <w:right w:val="none" w:sz="0" w:space="0" w:color="auto"/>
      </w:divBdr>
    </w:div>
    <w:div w:id="683627300">
      <w:marLeft w:val="640"/>
      <w:marRight w:val="0"/>
      <w:marTop w:val="0"/>
      <w:marBottom w:val="0"/>
      <w:divBdr>
        <w:top w:val="none" w:sz="0" w:space="0" w:color="auto"/>
        <w:left w:val="none" w:sz="0" w:space="0" w:color="auto"/>
        <w:bottom w:val="none" w:sz="0" w:space="0" w:color="auto"/>
        <w:right w:val="none" w:sz="0" w:space="0" w:color="auto"/>
      </w:divBdr>
    </w:div>
    <w:div w:id="683628768">
      <w:marLeft w:val="640"/>
      <w:marRight w:val="0"/>
      <w:marTop w:val="0"/>
      <w:marBottom w:val="0"/>
      <w:divBdr>
        <w:top w:val="none" w:sz="0" w:space="0" w:color="auto"/>
        <w:left w:val="none" w:sz="0" w:space="0" w:color="auto"/>
        <w:bottom w:val="none" w:sz="0" w:space="0" w:color="auto"/>
        <w:right w:val="none" w:sz="0" w:space="0" w:color="auto"/>
      </w:divBdr>
    </w:div>
    <w:div w:id="683630681">
      <w:marLeft w:val="640"/>
      <w:marRight w:val="0"/>
      <w:marTop w:val="0"/>
      <w:marBottom w:val="0"/>
      <w:divBdr>
        <w:top w:val="none" w:sz="0" w:space="0" w:color="auto"/>
        <w:left w:val="none" w:sz="0" w:space="0" w:color="auto"/>
        <w:bottom w:val="none" w:sz="0" w:space="0" w:color="auto"/>
        <w:right w:val="none" w:sz="0" w:space="0" w:color="auto"/>
      </w:divBdr>
    </w:div>
    <w:div w:id="683630853">
      <w:marLeft w:val="640"/>
      <w:marRight w:val="0"/>
      <w:marTop w:val="0"/>
      <w:marBottom w:val="0"/>
      <w:divBdr>
        <w:top w:val="none" w:sz="0" w:space="0" w:color="auto"/>
        <w:left w:val="none" w:sz="0" w:space="0" w:color="auto"/>
        <w:bottom w:val="none" w:sz="0" w:space="0" w:color="auto"/>
        <w:right w:val="none" w:sz="0" w:space="0" w:color="auto"/>
      </w:divBdr>
    </w:div>
    <w:div w:id="683677924">
      <w:marLeft w:val="640"/>
      <w:marRight w:val="0"/>
      <w:marTop w:val="0"/>
      <w:marBottom w:val="0"/>
      <w:divBdr>
        <w:top w:val="none" w:sz="0" w:space="0" w:color="auto"/>
        <w:left w:val="none" w:sz="0" w:space="0" w:color="auto"/>
        <w:bottom w:val="none" w:sz="0" w:space="0" w:color="auto"/>
        <w:right w:val="none" w:sz="0" w:space="0" w:color="auto"/>
      </w:divBdr>
    </w:div>
    <w:div w:id="683703587">
      <w:marLeft w:val="640"/>
      <w:marRight w:val="0"/>
      <w:marTop w:val="0"/>
      <w:marBottom w:val="0"/>
      <w:divBdr>
        <w:top w:val="none" w:sz="0" w:space="0" w:color="auto"/>
        <w:left w:val="none" w:sz="0" w:space="0" w:color="auto"/>
        <w:bottom w:val="none" w:sz="0" w:space="0" w:color="auto"/>
        <w:right w:val="none" w:sz="0" w:space="0" w:color="auto"/>
      </w:divBdr>
    </w:div>
    <w:div w:id="683748889">
      <w:marLeft w:val="480"/>
      <w:marRight w:val="0"/>
      <w:marTop w:val="0"/>
      <w:marBottom w:val="0"/>
      <w:divBdr>
        <w:top w:val="none" w:sz="0" w:space="0" w:color="auto"/>
        <w:left w:val="none" w:sz="0" w:space="0" w:color="auto"/>
        <w:bottom w:val="none" w:sz="0" w:space="0" w:color="auto"/>
        <w:right w:val="none" w:sz="0" w:space="0" w:color="auto"/>
      </w:divBdr>
    </w:div>
    <w:div w:id="683899776">
      <w:marLeft w:val="640"/>
      <w:marRight w:val="0"/>
      <w:marTop w:val="0"/>
      <w:marBottom w:val="0"/>
      <w:divBdr>
        <w:top w:val="none" w:sz="0" w:space="0" w:color="auto"/>
        <w:left w:val="none" w:sz="0" w:space="0" w:color="auto"/>
        <w:bottom w:val="none" w:sz="0" w:space="0" w:color="auto"/>
        <w:right w:val="none" w:sz="0" w:space="0" w:color="auto"/>
      </w:divBdr>
    </w:div>
    <w:div w:id="684019609">
      <w:marLeft w:val="640"/>
      <w:marRight w:val="0"/>
      <w:marTop w:val="0"/>
      <w:marBottom w:val="0"/>
      <w:divBdr>
        <w:top w:val="none" w:sz="0" w:space="0" w:color="auto"/>
        <w:left w:val="none" w:sz="0" w:space="0" w:color="auto"/>
        <w:bottom w:val="none" w:sz="0" w:space="0" w:color="auto"/>
        <w:right w:val="none" w:sz="0" w:space="0" w:color="auto"/>
      </w:divBdr>
    </w:div>
    <w:div w:id="684134836">
      <w:marLeft w:val="640"/>
      <w:marRight w:val="0"/>
      <w:marTop w:val="0"/>
      <w:marBottom w:val="0"/>
      <w:divBdr>
        <w:top w:val="none" w:sz="0" w:space="0" w:color="auto"/>
        <w:left w:val="none" w:sz="0" w:space="0" w:color="auto"/>
        <w:bottom w:val="none" w:sz="0" w:space="0" w:color="auto"/>
        <w:right w:val="none" w:sz="0" w:space="0" w:color="auto"/>
      </w:divBdr>
    </w:div>
    <w:div w:id="684137045">
      <w:marLeft w:val="640"/>
      <w:marRight w:val="0"/>
      <w:marTop w:val="0"/>
      <w:marBottom w:val="0"/>
      <w:divBdr>
        <w:top w:val="none" w:sz="0" w:space="0" w:color="auto"/>
        <w:left w:val="none" w:sz="0" w:space="0" w:color="auto"/>
        <w:bottom w:val="none" w:sz="0" w:space="0" w:color="auto"/>
        <w:right w:val="none" w:sz="0" w:space="0" w:color="auto"/>
      </w:divBdr>
    </w:div>
    <w:div w:id="684139934">
      <w:marLeft w:val="640"/>
      <w:marRight w:val="0"/>
      <w:marTop w:val="0"/>
      <w:marBottom w:val="0"/>
      <w:divBdr>
        <w:top w:val="none" w:sz="0" w:space="0" w:color="auto"/>
        <w:left w:val="none" w:sz="0" w:space="0" w:color="auto"/>
        <w:bottom w:val="none" w:sz="0" w:space="0" w:color="auto"/>
        <w:right w:val="none" w:sz="0" w:space="0" w:color="auto"/>
      </w:divBdr>
    </w:div>
    <w:div w:id="684206417">
      <w:marLeft w:val="640"/>
      <w:marRight w:val="0"/>
      <w:marTop w:val="0"/>
      <w:marBottom w:val="0"/>
      <w:divBdr>
        <w:top w:val="none" w:sz="0" w:space="0" w:color="auto"/>
        <w:left w:val="none" w:sz="0" w:space="0" w:color="auto"/>
        <w:bottom w:val="none" w:sz="0" w:space="0" w:color="auto"/>
        <w:right w:val="none" w:sz="0" w:space="0" w:color="auto"/>
      </w:divBdr>
    </w:div>
    <w:div w:id="684287205">
      <w:marLeft w:val="640"/>
      <w:marRight w:val="0"/>
      <w:marTop w:val="0"/>
      <w:marBottom w:val="0"/>
      <w:divBdr>
        <w:top w:val="none" w:sz="0" w:space="0" w:color="auto"/>
        <w:left w:val="none" w:sz="0" w:space="0" w:color="auto"/>
        <w:bottom w:val="none" w:sz="0" w:space="0" w:color="auto"/>
        <w:right w:val="none" w:sz="0" w:space="0" w:color="auto"/>
      </w:divBdr>
    </w:div>
    <w:div w:id="684290564">
      <w:marLeft w:val="640"/>
      <w:marRight w:val="0"/>
      <w:marTop w:val="0"/>
      <w:marBottom w:val="0"/>
      <w:divBdr>
        <w:top w:val="none" w:sz="0" w:space="0" w:color="auto"/>
        <w:left w:val="none" w:sz="0" w:space="0" w:color="auto"/>
        <w:bottom w:val="none" w:sz="0" w:space="0" w:color="auto"/>
        <w:right w:val="none" w:sz="0" w:space="0" w:color="auto"/>
      </w:divBdr>
    </w:div>
    <w:div w:id="684332805">
      <w:marLeft w:val="640"/>
      <w:marRight w:val="0"/>
      <w:marTop w:val="0"/>
      <w:marBottom w:val="0"/>
      <w:divBdr>
        <w:top w:val="none" w:sz="0" w:space="0" w:color="auto"/>
        <w:left w:val="none" w:sz="0" w:space="0" w:color="auto"/>
        <w:bottom w:val="none" w:sz="0" w:space="0" w:color="auto"/>
        <w:right w:val="none" w:sz="0" w:space="0" w:color="auto"/>
      </w:divBdr>
    </w:div>
    <w:div w:id="684475957">
      <w:marLeft w:val="640"/>
      <w:marRight w:val="0"/>
      <w:marTop w:val="0"/>
      <w:marBottom w:val="0"/>
      <w:divBdr>
        <w:top w:val="none" w:sz="0" w:space="0" w:color="auto"/>
        <w:left w:val="none" w:sz="0" w:space="0" w:color="auto"/>
        <w:bottom w:val="none" w:sz="0" w:space="0" w:color="auto"/>
        <w:right w:val="none" w:sz="0" w:space="0" w:color="auto"/>
      </w:divBdr>
    </w:div>
    <w:div w:id="684594691">
      <w:marLeft w:val="640"/>
      <w:marRight w:val="0"/>
      <w:marTop w:val="0"/>
      <w:marBottom w:val="0"/>
      <w:divBdr>
        <w:top w:val="none" w:sz="0" w:space="0" w:color="auto"/>
        <w:left w:val="none" w:sz="0" w:space="0" w:color="auto"/>
        <w:bottom w:val="none" w:sz="0" w:space="0" w:color="auto"/>
        <w:right w:val="none" w:sz="0" w:space="0" w:color="auto"/>
      </w:divBdr>
    </w:div>
    <w:div w:id="684677297">
      <w:marLeft w:val="640"/>
      <w:marRight w:val="0"/>
      <w:marTop w:val="0"/>
      <w:marBottom w:val="0"/>
      <w:divBdr>
        <w:top w:val="none" w:sz="0" w:space="0" w:color="auto"/>
        <w:left w:val="none" w:sz="0" w:space="0" w:color="auto"/>
        <w:bottom w:val="none" w:sz="0" w:space="0" w:color="auto"/>
        <w:right w:val="none" w:sz="0" w:space="0" w:color="auto"/>
      </w:divBdr>
    </w:div>
    <w:div w:id="684745150">
      <w:marLeft w:val="640"/>
      <w:marRight w:val="0"/>
      <w:marTop w:val="0"/>
      <w:marBottom w:val="0"/>
      <w:divBdr>
        <w:top w:val="none" w:sz="0" w:space="0" w:color="auto"/>
        <w:left w:val="none" w:sz="0" w:space="0" w:color="auto"/>
        <w:bottom w:val="none" w:sz="0" w:space="0" w:color="auto"/>
        <w:right w:val="none" w:sz="0" w:space="0" w:color="auto"/>
      </w:divBdr>
    </w:div>
    <w:div w:id="684746074">
      <w:marLeft w:val="640"/>
      <w:marRight w:val="0"/>
      <w:marTop w:val="0"/>
      <w:marBottom w:val="0"/>
      <w:divBdr>
        <w:top w:val="none" w:sz="0" w:space="0" w:color="auto"/>
        <w:left w:val="none" w:sz="0" w:space="0" w:color="auto"/>
        <w:bottom w:val="none" w:sz="0" w:space="0" w:color="auto"/>
        <w:right w:val="none" w:sz="0" w:space="0" w:color="auto"/>
      </w:divBdr>
    </w:div>
    <w:div w:id="684750713">
      <w:marLeft w:val="640"/>
      <w:marRight w:val="0"/>
      <w:marTop w:val="0"/>
      <w:marBottom w:val="0"/>
      <w:divBdr>
        <w:top w:val="none" w:sz="0" w:space="0" w:color="auto"/>
        <w:left w:val="none" w:sz="0" w:space="0" w:color="auto"/>
        <w:bottom w:val="none" w:sz="0" w:space="0" w:color="auto"/>
        <w:right w:val="none" w:sz="0" w:space="0" w:color="auto"/>
      </w:divBdr>
    </w:div>
    <w:div w:id="684793808">
      <w:marLeft w:val="640"/>
      <w:marRight w:val="0"/>
      <w:marTop w:val="0"/>
      <w:marBottom w:val="0"/>
      <w:divBdr>
        <w:top w:val="none" w:sz="0" w:space="0" w:color="auto"/>
        <w:left w:val="none" w:sz="0" w:space="0" w:color="auto"/>
        <w:bottom w:val="none" w:sz="0" w:space="0" w:color="auto"/>
        <w:right w:val="none" w:sz="0" w:space="0" w:color="auto"/>
      </w:divBdr>
    </w:div>
    <w:div w:id="684868090">
      <w:marLeft w:val="640"/>
      <w:marRight w:val="0"/>
      <w:marTop w:val="0"/>
      <w:marBottom w:val="0"/>
      <w:divBdr>
        <w:top w:val="none" w:sz="0" w:space="0" w:color="auto"/>
        <w:left w:val="none" w:sz="0" w:space="0" w:color="auto"/>
        <w:bottom w:val="none" w:sz="0" w:space="0" w:color="auto"/>
        <w:right w:val="none" w:sz="0" w:space="0" w:color="auto"/>
      </w:divBdr>
    </w:div>
    <w:div w:id="684938352">
      <w:marLeft w:val="640"/>
      <w:marRight w:val="0"/>
      <w:marTop w:val="0"/>
      <w:marBottom w:val="0"/>
      <w:divBdr>
        <w:top w:val="none" w:sz="0" w:space="0" w:color="auto"/>
        <w:left w:val="none" w:sz="0" w:space="0" w:color="auto"/>
        <w:bottom w:val="none" w:sz="0" w:space="0" w:color="auto"/>
        <w:right w:val="none" w:sz="0" w:space="0" w:color="auto"/>
      </w:divBdr>
    </w:div>
    <w:div w:id="685179794">
      <w:marLeft w:val="640"/>
      <w:marRight w:val="0"/>
      <w:marTop w:val="0"/>
      <w:marBottom w:val="0"/>
      <w:divBdr>
        <w:top w:val="none" w:sz="0" w:space="0" w:color="auto"/>
        <w:left w:val="none" w:sz="0" w:space="0" w:color="auto"/>
        <w:bottom w:val="none" w:sz="0" w:space="0" w:color="auto"/>
        <w:right w:val="none" w:sz="0" w:space="0" w:color="auto"/>
      </w:divBdr>
    </w:div>
    <w:div w:id="685209290">
      <w:marLeft w:val="640"/>
      <w:marRight w:val="0"/>
      <w:marTop w:val="0"/>
      <w:marBottom w:val="0"/>
      <w:divBdr>
        <w:top w:val="none" w:sz="0" w:space="0" w:color="auto"/>
        <w:left w:val="none" w:sz="0" w:space="0" w:color="auto"/>
        <w:bottom w:val="none" w:sz="0" w:space="0" w:color="auto"/>
        <w:right w:val="none" w:sz="0" w:space="0" w:color="auto"/>
      </w:divBdr>
    </w:div>
    <w:div w:id="685210825">
      <w:marLeft w:val="640"/>
      <w:marRight w:val="0"/>
      <w:marTop w:val="0"/>
      <w:marBottom w:val="0"/>
      <w:divBdr>
        <w:top w:val="none" w:sz="0" w:space="0" w:color="auto"/>
        <w:left w:val="none" w:sz="0" w:space="0" w:color="auto"/>
        <w:bottom w:val="none" w:sz="0" w:space="0" w:color="auto"/>
        <w:right w:val="none" w:sz="0" w:space="0" w:color="auto"/>
      </w:divBdr>
    </w:div>
    <w:div w:id="685250266">
      <w:marLeft w:val="640"/>
      <w:marRight w:val="0"/>
      <w:marTop w:val="0"/>
      <w:marBottom w:val="0"/>
      <w:divBdr>
        <w:top w:val="none" w:sz="0" w:space="0" w:color="auto"/>
        <w:left w:val="none" w:sz="0" w:space="0" w:color="auto"/>
        <w:bottom w:val="none" w:sz="0" w:space="0" w:color="auto"/>
        <w:right w:val="none" w:sz="0" w:space="0" w:color="auto"/>
      </w:divBdr>
    </w:div>
    <w:div w:id="685328621">
      <w:marLeft w:val="640"/>
      <w:marRight w:val="0"/>
      <w:marTop w:val="0"/>
      <w:marBottom w:val="0"/>
      <w:divBdr>
        <w:top w:val="none" w:sz="0" w:space="0" w:color="auto"/>
        <w:left w:val="none" w:sz="0" w:space="0" w:color="auto"/>
        <w:bottom w:val="none" w:sz="0" w:space="0" w:color="auto"/>
        <w:right w:val="none" w:sz="0" w:space="0" w:color="auto"/>
      </w:divBdr>
    </w:div>
    <w:div w:id="685404744">
      <w:marLeft w:val="640"/>
      <w:marRight w:val="0"/>
      <w:marTop w:val="0"/>
      <w:marBottom w:val="0"/>
      <w:divBdr>
        <w:top w:val="none" w:sz="0" w:space="0" w:color="auto"/>
        <w:left w:val="none" w:sz="0" w:space="0" w:color="auto"/>
        <w:bottom w:val="none" w:sz="0" w:space="0" w:color="auto"/>
        <w:right w:val="none" w:sz="0" w:space="0" w:color="auto"/>
      </w:divBdr>
    </w:div>
    <w:div w:id="685406495">
      <w:marLeft w:val="640"/>
      <w:marRight w:val="0"/>
      <w:marTop w:val="0"/>
      <w:marBottom w:val="0"/>
      <w:divBdr>
        <w:top w:val="none" w:sz="0" w:space="0" w:color="auto"/>
        <w:left w:val="none" w:sz="0" w:space="0" w:color="auto"/>
        <w:bottom w:val="none" w:sz="0" w:space="0" w:color="auto"/>
        <w:right w:val="none" w:sz="0" w:space="0" w:color="auto"/>
      </w:divBdr>
    </w:div>
    <w:div w:id="685521506">
      <w:marLeft w:val="640"/>
      <w:marRight w:val="0"/>
      <w:marTop w:val="0"/>
      <w:marBottom w:val="0"/>
      <w:divBdr>
        <w:top w:val="none" w:sz="0" w:space="0" w:color="auto"/>
        <w:left w:val="none" w:sz="0" w:space="0" w:color="auto"/>
        <w:bottom w:val="none" w:sz="0" w:space="0" w:color="auto"/>
        <w:right w:val="none" w:sz="0" w:space="0" w:color="auto"/>
      </w:divBdr>
    </w:div>
    <w:div w:id="685521537">
      <w:marLeft w:val="640"/>
      <w:marRight w:val="0"/>
      <w:marTop w:val="0"/>
      <w:marBottom w:val="0"/>
      <w:divBdr>
        <w:top w:val="none" w:sz="0" w:space="0" w:color="auto"/>
        <w:left w:val="none" w:sz="0" w:space="0" w:color="auto"/>
        <w:bottom w:val="none" w:sz="0" w:space="0" w:color="auto"/>
        <w:right w:val="none" w:sz="0" w:space="0" w:color="auto"/>
      </w:divBdr>
    </w:div>
    <w:div w:id="685594082">
      <w:marLeft w:val="640"/>
      <w:marRight w:val="0"/>
      <w:marTop w:val="0"/>
      <w:marBottom w:val="0"/>
      <w:divBdr>
        <w:top w:val="none" w:sz="0" w:space="0" w:color="auto"/>
        <w:left w:val="none" w:sz="0" w:space="0" w:color="auto"/>
        <w:bottom w:val="none" w:sz="0" w:space="0" w:color="auto"/>
        <w:right w:val="none" w:sz="0" w:space="0" w:color="auto"/>
      </w:divBdr>
    </w:div>
    <w:div w:id="685594923">
      <w:marLeft w:val="640"/>
      <w:marRight w:val="0"/>
      <w:marTop w:val="0"/>
      <w:marBottom w:val="0"/>
      <w:divBdr>
        <w:top w:val="none" w:sz="0" w:space="0" w:color="auto"/>
        <w:left w:val="none" w:sz="0" w:space="0" w:color="auto"/>
        <w:bottom w:val="none" w:sz="0" w:space="0" w:color="auto"/>
        <w:right w:val="none" w:sz="0" w:space="0" w:color="auto"/>
      </w:divBdr>
    </w:div>
    <w:div w:id="685598157">
      <w:marLeft w:val="640"/>
      <w:marRight w:val="0"/>
      <w:marTop w:val="0"/>
      <w:marBottom w:val="0"/>
      <w:divBdr>
        <w:top w:val="none" w:sz="0" w:space="0" w:color="auto"/>
        <w:left w:val="none" w:sz="0" w:space="0" w:color="auto"/>
        <w:bottom w:val="none" w:sz="0" w:space="0" w:color="auto"/>
        <w:right w:val="none" w:sz="0" w:space="0" w:color="auto"/>
      </w:divBdr>
    </w:div>
    <w:div w:id="685598811">
      <w:marLeft w:val="640"/>
      <w:marRight w:val="0"/>
      <w:marTop w:val="0"/>
      <w:marBottom w:val="0"/>
      <w:divBdr>
        <w:top w:val="none" w:sz="0" w:space="0" w:color="auto"/>
        <w:left w:val="none" w:sz="0" w:space="0" w:color="auto"/>
        <w:bottom w:val="none" w:sz="0" w:space="0" w:color="auto"/>
        <w:right w:val="none" w:sz="0" w:space="0" w:color="auto"/>
      </w:divBdr>
    </w:div>
    <w:div w:id="685669614">
      <w:marLeft w:val="640"/>
      <w:marRight w:val="0"/>
      <w:marTop w:val="0"/>
      <w:marBottom w:val="0"/>
      <w:divBdr>
        <w:top w:val="none" w:sz="0" w:space="0" w:color="auto"/>
        <w:left w:val="none" w:sz="0" w:space="0" w:color="auto"/>
        <w:bottom w:val="none" w:sz="0" w:space="0" w:color="auto"/>
        <w:right w:val="none" w:sz="0" w:space="0" w:color="auto"/>
      </w:divBdr>
    </w:div>
    <w:div w:id="685793472">
      <w:marLeft w:val="640"/>
      <w:marRight w:val="0"/>
      <w:marTop w:val="0"/>
      <w:marBottom w:val="0"/>
      <w:divBdr>
        <w:top w:val="none" w:sz="0" w:space="0" w:color="auto"/>
        <w:left w:val="none" w:sz="0" w:space="0" w:color="auto"/>
        <w:bottom w:val="none" w:sz="0" w:space="0" w:color="auto"/>
        <w:right w:val="none" w:sz="0" w:space="0" w:color="auto"/>
      </w:divBdr>
    </w:div>
    <w:div w:id="685865787">
      <w:marLeft w:val="640"/>
      <w:marRight w:val="0"/>
      <w:marTop w:val="0"/>
      <w:marBottom w:val="0"/>
      <w:divBdr>
        <w:top w:val="none" w:sz="0" w:space="0" w:color="auto"/>
        <w:left w:val="none" w:sz="0" w:space="0" w:color="auto"/>
        <w:bottom w:val="none" w:sz="0" w:space="0" w:color="auto"/>
        <w:right w:val="none" w:sz="0" w:space="0" w:color="auto"/>
      </w:divBdr>
    </w:div>
    <w:div w:id="686061855">
      <w:marLeft w:val="640"/>
      <w:marRight w:val="0"/>
      <w:marTop w:val="0"/>
      <w:marBottom w:val="0"/>
      <w:divBdr>
        <w:top w:val="none" w:sz="0" w:space="0" w:color="auto"/>
        <w:left w:val="none" w:sz="0" w:space="0" w:color="auto"/>
        <w:bottom w:val="none" w:sz="0" w:space="0" w:color="auto"/>
        <w:right w:val="none" w:sz="0" w:space="0" w:color="auto"/>
      </w:divBdr>
    </w:div>
    <w:div w:id="686096575">
      <w:marLeft w:val="640"/>
      <w:marRight w:val="0"/>
      <w:marTop w:val="0"/>
      <w:marBottom w:val="0"/>
      <w:divBdr>
        <w:top w:val="none" w:sz="0" w:space="0" w:color="auto"/>
        <w:left w:val="none" w:sz="0" w:space="0" w:color="auto"/>
        <w:bottom w:val="none" w:sz="0" w:space="0" w:color="auto"/>
        <w:right w:val="none" w:sz="0" w:space="0" w:color="auto"/>
      </w:divBdr>
    </w:div>
    <w:div w:id="686177343">
      <w:marLeft w:val="640"/>
      <w:marRight w:val="0"/>
      <w:marTop w:val="0"/>
      <w:marBottom w:val="0"/>
      <w:divBdr>
        <w:top w:val="none" w:sz="0" w:space="0" w:color="auto"/>
        <w:left w:val="none" w:sz="0" w:space="0" w:color="auto"/>
        <w:bottom w:val="none" w:sz="0" w:space="0" w:color="auto"/>
        <w:right w:val="none" w:sz="0" w:space="0" w:color="auto"/>
      </w:divBdr>
    </w:div>
    <w:div w:id="686181205">
      <w:marLeft w:val="640"/>
      <w:marRight w:val="0"/>
      <w:marTop w:val="0"/>
      <w:marBottom w:val="0"/>
      <w:divBdr>
        <w:top w:val="none" w:sz="0" w:space="0" w:color="auto"/>
        <w:left w:val="none" w:sz="0" w:space="0" w:color="auto"/>
        <w:bottom w:val="none" w:sz="0" w:space="0" w:color="auto"/>
        <w:right w:val="none" w:sz="0" w:space="0" w:color="auto"/>
      </w:divBdr>
    </w:div>
    <w:div w:id="686252390">
      <w:marLeft w:val="640"/>
      <w:marRight w:val="0"/>
      <w:marTop w:val="0"/>
      <w:marBottom w:val="0"/>
      <w:divBdr>
        <w:top w:val="none" w:sz="0" w:space="0" w:color="auto"/>
        <w:left w:val="none" w:sz="0" w:space="0" w:color="auto"/>
        <w:bottom w:val="none" w:sz="0" w:space="0" w:color="auto"/>
        <w:right w:val="none" w:sz="0" w:space="0" w:color="auto"/>
      </w:divBdr>
    </w:div>
    <w:div w:id="686254848">
      <w:marLeft w:val="640"/>
      <w:marRight w:val="0"/>
      <w:marTop w:val="0"/>
      <w:marBottom w:val="0"/>
      <w:divBdr>
        <w:top w:val="none" w:sz="0" w:space="0" w:color="auto"/>
        <w:left w:val="none" w:sz="0" w:space="0" w:color="auto"/>
        <w:bottom w:val="none" w:sz="0" w:space="0" w:color="auto"/>
        <w:right w:val="none" w:sz="0" w:space="0" w:color="auto"/>
      </w:divBdr>
    </w:div>
    <w:div w:id="686445455">
      <w:marLeft w:val="640"/>
      <w:marRight w:val="0"/>
      <w:marTop w:val="0"/>
      <w:marBottom w:val="0"/>
      <w:divBdr>
        <w:top w:val="none" w:sz="0" w:space="0" w:color="auto"/>
        <w:left w:val="none" w:sz="0" w:space="0" w:color="auto"/>
        <w:bottom w:val="none" w:sz="0" w:space="0" w:color="auto"/>
        <w:right w:val="none" w:sz="0" w:space="0" w:color="auto"/>
      </w:divBdr>
    </w:div>
    <w:div w:id="686517588">
      <w:marLeft w:val="640"/>
      <w:marRight w:val="0"/>
      <w:marTop w:val="0"/>
      <w:marBottom w:val="0"/>
      <w:divBdr>
        <w:top w:val="none" w:sz="0" w:space="0" w:color="auto"/>
        <w:left w:val="none" w:sz="0" w:space="0" w:color="auto"/>
        <w:bottom w:val="none" w:sz="0" w:space="0" w:color="auto"/>
        <w:right w:val="none" w:sz="0" w:space="0" w:color="auto"/>
      </w:divBdr>
    </w:div>
    <w:div w:id="686829888">
      <w:marLeft w:val="640"/>
      <w:marRight w:val="0"/>
      <w:marTop w:val="0"/>
      <w:marBottom w:val="0"/>
      <w:divBdr>
        <w:top w:val="none" w:sz="0" w:space="0" w:color="auto"/>
        <w:left w:val="none" w:sz="0" w:space="0" w:color="auto"/>
        <w:bottom w:val="none" w:sz="0" w:space="0" w:color="auto"/>
        <w:right w:val="none" w:sz="0" w:space="0" w:color="auto"/>
      </w:divBdr>
    </w:div>
    <w:div w:id="686832608">
      <w:marLeft w:val="640"/>
      <w:marRight w:val="0"/>
      <w:marTop w:val="0"/>
      <w:marBottom w:val="0"/>
      <w:divBdr>
        <w:top w:val="none" w:sz="0" w:space="0" w:color="auto"/>
        <w:left w:val="none" w:sz="0" w:space="0" w:color="auto"/>
        <w:bottom w:val="none" w:sz="0" w:space="0" w:color="auto"/>
        <w:right w:val="none" w:sz="0" w:space="0" w:color="auto"/>
      </w:divBdr>
    </w:div>
    <w:div w:id="686833368">
      <w:marLeft w:val="640"/>
      <w:marRight w:val="0"/>
      <w:marTop w:val="0"/>
      <w:marBottom w:val="0"/>
      <w:divBdr>
        <w:top w:val="none" w:sz="0" w:space="0" w:color="auto"/>
        <w:left w:val="none" w:sz="0" w:space="0" w:color="auto"/>
        <w:bottom w:val="none" w:sz="0" w:space="0" w:color="auto"/>
        <w:right w:val="none" w:sz="0" w:space="0" w:color="auto"/>
      </w:divBdr>
    </w:div>
    <w:div w:id="686903897">
      <w:marLeft w:val="640"/>
      <w:marRight w:val="0"/>
      <w:marTop w:val="0"/>
      <w:marBottom w:val="0"/>
      <w:divBdr>
        <w:top w:val="none" w:sz="0" w:space="0" w:color="auto"/>
        <w:left w:val="none" w:sz="0" w:space="0" w:color="auto"/>
        <w:bottom w:val="none" w:sz="0" w:space="0" w:color="auto"/>
        <w:right w:val="none" w:sz="0" w:space="0" w:color="auto"/>
      </w:divBdr>
    </w:div>
    <w:div w:id="686911193">
      <w:marLeft w:val="640"/>
      <w:marRight w:val="0"/>
      <w:marTop w:val="0"/>
      <w:marBottom w:val="0"/>
      <w:divBdr>
        <w:top w:val="none" w:sz="0" w:space="0" w:color="auto"/>
        <w:left w:val="none" w:sz="0" w:space="0" w:color="auto"/>
        <w:bottom w:val="none" w:sz="0" w:space="0" w:color="auto"/>
        <w:right w:val="none" w:sz="0" w:space="0" w:color="auto"/>
      </w:divBdr>
    </w:div>
    <w:div w:id="686953904">
      <w:marLeft w:val="640"/>
      <w:marRight w:val="0"/>
      <w:marTop w:val="0"/>
      <w:marBottom w:val="0"/>
      <w:divBdr>
        <w:top w:val="none" w:sz="0" w:space="0" w:color="auto"/>
        <w:left w:val="none" w:sz="0" w:space="0" w:color="auto"/>
        <w:bottom w:val="none" w:sz="0" w:space="0" w:color="auto"/>
        <w:right w:val="none" w:sz="0" w:space="0" w:color="auto"/>
      </w:divBdr>
    </w:div>
    <w:div w:id="686978201">
      <w:marLeft w:val="640"/>
      <w:marRight w:val="0"/>
      <w:marTop w:val="0"/>
      <w:marBottom w:val="0"/>
      <w:divBdr>
        <w:top w:val="none" w:sz="0" w:space="0" w:color="auto"/>
        <w:left w:val="none" w:sz="0" w:space="0" w:color="auto"/>
        <w:bottom w:val="none" w:sz="0" w:space="0" w:color="auto"/>
        <w:right w:val="none" w:sz="0" w:space="0" w:color="auto"/>
      </w:divBdr>
    </w:div>
    <w:div w:id="687026854">
      <w:marLeft w:val="640"/>
      <w:marRight w:val="0"/>
      <w:marTop w:val="0"/>
      <w:marBottom w:val="0"/>
      <w:divBdr>
        <w:top w:val="none" w:sz="0" w:space="0" w:color="auto"/>
        <w:left w:val="none" w:sz="0" w:space="0" w:color="auto"/>
        <w:bottom w:val="none" w:sz="0" w:space="0" w:color="auto"/>
        <w:right w:val="none" w:sz="0" w:space="0" w:color="auto"/>
      </w:divBdr>
    </w:div>
    <w:div w:id="687148158">
      <w:marLeft w:val="640"/>
      <w:marRight w:val="0"/>
      <w:marTop w:val="0"/>
      <w:marBottom w:val="0"/>
      <w:divBdr>
        <w:top w:val="none" w:sz="0" w:space="0" w:color="auto"/>
        <w:left w:val="none" w:sz="0" w:space="0" w:color="auto"/>
        <w:bottom w:val="none" w:sz="0" w:space="0" w:color="auto"/>
        <w:right w:val="none" w:sz="0" w:space="0" w:color="auto"/>
      </w:divBdr>
    </w:div>
    <w:div w:id="687217450">
      <w:marLeft w:val="640"/>
      <w:marRight w:val="0"/>
      <w:marTop w:val="0"/>
      <w:marBottom w:val="0"/>
      <w:divBdr>
        <w:top w:val="none" w:sz="0" w:space="0" w:color="auto"/>
        <w:left w:val="none" w:sz="0" w:space="0" w:color="auto"/>
        <w:bottom w:val="none" w:sz="0" w:space="0" w:color="auto"/>
        <w:right w:val="none" w:sz="0" w:space="0" w:color="auto"/>
      </w:divBdr>
    </w:div>
    <w:div w:id="687290123">
      <w:marLeft w:val="640"/>
      <w:marRight w:val="0"/>
      <w:marTop w:val="0"/>
      <w:marBottom w:val="0"/>
      <w:divBdr>
        <w:top w:val="none" w:sz="0" w:space="0" w:color="auto"/>
        <w:left w:val="none" w:sz="0" w:space="0" w:color="auto"/>
        <w:bottom w:val="none" w:sz="0" w:space="0" w:color="auto"/>
        <w:right w:val="none" w:sz="0" w:space="0" w:color="auto"/>
      </w:divBdr>
    </w:div>
    <w:div w:id="687294397">
      <w:marLeft w:val="640"/>
      <w:marRight w:val="0"/>
      <w:marTop w:val="0"/>
      <w:marBottom w:val="0"/>
      <w:divBdr>
        <w:top w:val="none" w:sz="0" w:space="0" w:color="auto"/>
        <w:left w:val="none" w:sz="0" w:space="0" w:color="auto"/>
        <w:bottom w:val="none" w:sz="0" w:space="0" w:color="auto"/>
        <w:right w:val="none" w:sz="0" w:space="0" w:color="auto"/>
      </w:divBdr>
    </w:div>
    <w:div w:id="687369178">
      <w:marLeft w:val="640"/>
      <w:marRight w:val="0"/>
      <w:marTop w:val="0"/>
      <w:marBottom w:val="0"/>
      <w:divBdr>
        <w:top w:val="none" w:sz="0" w:space="0" w:color="auto"/>
        <w:left w:val="none" w:sz="0" w:space="0" w:color="auto"/>
        <w:bottom w:val="none" w:sz="0" w:space="0" w:color="auto"/>
        <w:right w:val="none" w:sz="0" w:space="0" w:color="auto"/>
      </w:divBdr>
    </w:div>
    <w:div w:id="687484257">
      <w:marLeft w:val="640"/>
      <w:marRight w:val="0"/>
      <w:marTop w:val="0"/>
      <w:marBottom w:val="0"/>
      <w:divBdr>
        <w:top w:val="none" w:sz="0" w:space="0" w:color="auto"/>
        <w:left w:val="none" w:sz="0" w:space="0" w:color="auto"/>
        <w:bottom w:val="none" w:sz="0" w:space="0" w:color="auto"/>
        <w:right w:val="none" w:sz="0" w:space="0" w:color="auto"/>
      </w:divBdr>
    </w:div>
    <w:div w:id="687484976">
      <w:marLeft w:val="640"/>
      <w:marRight w:val="0"/>
      <w:marTop w:val="0"/>
      <w:marBottom w:val="0"/>
      <w:divBdr>
        <w:top w:val="none" w:sz="0" w:space="0" w:color="auto"/>
        <w:left w:val="none" w:sz="0" w:space="0" w:color="auto"/>
        <w:bottom w:val="none" w:sz="0" w:space="0" w:color="auto"/>
        <w:right w:val="none" w:sz="0" w:space="0" w:color="auto"/>
      </w:divBdr>
    </w:div>
    <w:div w:id="687606969">
      <w:marLeft w:val="640"/>
      <w:marRight w:val="0"/>
      <w:marTop w:val="0"/>
      <w:marBottom w:val="0"/>
      <w:divBdr>
        <w:top w:val="none" w:sz="0" w:space="0" w:color="auto"/>
        <w:left w:val="none" w:sz="0" w:space="0" w:color="auto"/>
        <w:bottom w:val="none" w:sz="0" w:space="0" w:color="auto"/>
        <w:right w:val="none" w:sz="0" w:space="0" w:color="auto"/>
      </w:divBdr>
    </w:div>
    <w:div w:id="687679269">
      <w:marLeft w:val="640"/>
      <w:marRight w:val="0"/>
      <w:marTop w:val="0"/>
      <w:marBottom w:val="0"/>
      <w:divBdr>
        <w:top w:val="none" w:sz="0" w:space="0" w:color="auto"/>
        <w:left w:val="none" w:sz="0" w:space="0" w:color="auto"/>
        <w:bottom w:val="none" w:sz="0" w:space="0" w:color="auto"/>
        <w:right w:val="none" w:sz="0" w:space="0" w:color="auto"/>
      </w:divBdr>
    </w:div>
    <w:div w:id="687752962">
      <w:marLeft w:val="640"/>
      <w:marRight w:val="0"/>
      <w:marTop w:val="0"/>
      <w:marBottom w:val="0"/>
      <w:divBdr>
        <w:top w:val="none" w:sz="0" w:space="0" w:color="auto"/>
        <w:left w:val="none" w:sz="0" w:space="0" w:color="auto"/>
        <w:bottom w:val="none" w:sz="0" w:space="0" w:color="auto"/>
        <w:right w:val="none" w:sz="0" w:space="0" w:color="auto"/>
      </w:divBdr>
    </w:div>
    <w:div w:id="687803436">
      <w:marLeft w:val="640"/>
      <w:marRight w:val="0"/>
      <w:marTop w:val="0"/>
      <w:marBottom w:val="0"/>
      <w:divBdr>
        <w:top w:val="none" w:sz="0" w:space="0" w:color="auto"/>
        <w:left w:val="none" w:sz="0" w:space="0" w:color="auto"/>
        <w:bottom w:val="none" w:sz="0" w:space="0" w:color="auto"/>
        <w:right w:val="none" w:sz="0" w:space="0" w:color="auto"/>
      </w:divBdr>
    </w:div>
    <w:div w:id="687828632">
      <w:marLeft w:val="640"/>
      <w:marRight w:val="0"/>
      <w:marTop w:val="0"/>
      <w:marBottom w:val="0"/>
      <w:divBdr>
        <w:top w:val="none" w:sz="0" w:space="0" w:color="auto"/>
        <w:left w:val="none" w:sz="0" w:space="0" w:color="auto"/>
        <w:bottom w:val="none" w:sz="0" w:space="0" w:color="auto"/>
        <w:right w:val="none" w:sz="0" w:space="0" w:color="auto"/>
      </w:divBdr>
    </w:div>
    <w:div w:id="687870806">
      <w:marLeft w:val="640"/>
      <w:marRight w:val="0"/>
      <w:marTop w:val="0"/>
      <w:marBottom w:val="0"/>
      <w:divBdr>
        <w:top w:val="none" w:sz="0" w:space="0" w:color="auto"/>
        <w:left w:val="none" w:sz="0" w:space="0" w:color="auto"/>
        <w:bottom w:val="none" w:sz="0" w:space="0" w:color="auto"/>
        <w:right w:val="none" w:sz="0" w:space="0" w:color="auto"/>
      </w:divBdr>
    </w:div>
    <w:div w:id="687877455">
      <w:marLeft w:val="640"/>
      <w:marRight w:val="0"/>
      <w:marTop w:val="0"/>
      <w:marBottom w:val="0"/>
      <w:divBdr>
        <w:top w:val="none" w:sz="0" w:space="0" w:color="auto"/>
        <w:left w:val="none" w:sz="0" w:space="0" w:color="auto"/>
        <w:bottom w:val="none" w:sz="0" w:space="0" w:color="auto"/>
        <w:right w:val="none" w:sz="0" w:space="0" w:color="auto"/>
      </w:divBdr>
    </w:div>
    <w:div w:id="687877498">
      <w:marLeft w:val="640"/>
      <w:marRight w:val="0"/>
      <w:marTop w:val="0"/>
      <w:marBottom w:val="0"/>
      <w:divBdr>
        <w:top w:val="none" w:sz="0" w:space="0" w:color="auto"/>
        <w:left w:val="none" w:sz="0" w:space="0" w:color="auto"/>
        <w:bottom w:val="none" w:sz="0" w:space="0" w:color="auto"/>
        <w:right w:val="none" w:sz="0" w:space="0" w:color="auto"/>
      </w:divBdr>
    </w:div>
    <w:div w:id="687945599">
      <w:marLeft w:val="640"/>
      <w:marRight w:val="0"/>
      <w:marTop w:val="0"/>
      <w:marBottom w:val="0"/>
      <w:divBdr>
        <w:top w:val="none" w:sz="0" w:space="0" w:color="auto"/>
        <w:left w:val="none" w:sz="0" w:space="0" w:color="auto"/>
        <w:bottom w:val="none" w:sz="0" w:space="0" w:color="auto"/>
        <w:right w:val="none" w:sz="0" w:space="0" w:color="auto"/>
      </w:divBdr>
    </w:div>
    <w:div w:id="687948081">
      <w:marLeft w:val="640"/>
      <w:marRight w:val="0"/>
      <w:marTop w:val="0"/>
      <w:marBottom w:val="0"/>
      <w:divBdr>
        <w:top w:val="none" w:sz="0" w:space="0" w:color="auto"/>
        <w:left w:val="none" w:sz="0" w:space="0" w:color="auto"/>
        <w:bottom w:val="none" w:sz="0" w:space="0" w:color="auto"/>
        <w:right w:val="none" w:sz="0" w:space="0" w:color="auto"/>
      </w:divBdr>
    </w:div>
    <w:div w:id="688066205">
      <w:marLeft w:val="640"/>
      <w:marRight w:val="0"/>
      <w:marTop w:val="0"/>
      <w:marBottom w:val="0"/>
      <w:divBdr>
        <w:top w:val="none" w:sz="0" w:space="0" w:color="auto"/>
        <w:left w:val="none" w:sz="0" w:space="0" w:color="auto"/>
        <w:bottom w:val="none" w:sz="0" w:space="0" w:color="auto"/>
        <w:right w:val="none" w:sz="0" w:space="0" w:color="auto"/>
      </w:divBdr>
    </w:div>
    <w:div w:id="688141442">
      <w:marLeft w:val="640"/>
      <w:marRight w:val="0"/>
      <w:marTop w:val="0"/>
      <w:marBottom w:val="0"/>
      <w:divBdr>
        <w:top w:val="none" w:sz="0" w:space="0" w:color="auto"/>
        <w:left w:val="none" w:sz="0" w:space="0" w:color="auto"/>
        <w:bottom w:val="none" w:sz="0" w:space="0" w:color="auto"/>
        <w:right w:val="none" w:sz="0" w:space="0" w:color="auto"/>
      </w:divBdr>
    </w:div>
    <w:div w:id="688144937">
      <w:marLeft w:val="640"/>
      <w:marRight w:val="0"/>
      <w:marTop w:val="0"/>
      <w:marBottom w:val="0"/>
      <w:divBdr>
        <w:top w:val="none" w:sz="0" w:space="0" w:color="auto"/>
        <w:left w:val="none" w:sz="0" w:space="0" w:color="auto"/>
        <w:bottom w:val="none" w:sz="0" w:space="0" w:color="auto"/>
        <w:right w:val="none" w:sz="0" w:space="0" w:color="auto"/>
      </w:divBdr>
    </w:div>
    <w:div w:id="688220850">
      <w:marLeft w:val="640"/>
      <w:marRight w:val="0"/>
      <w:marTop w:val="0"/>
      <w:marBottom w:val="0"/>
      <w:divBdr>
        <w:top w:val="none" w:sz="0" w:space="0" w:color="auto"/>
        <w:left w:val="none" w:sz="0" w:space="0" w:color="auto"/>
        <w:bottom w:val="none" w:sz="0" w:space="0" w:color="auto"/>
        <w:right w:val="none" w:sz="0" w:space="0" w:color="auto"/>
      </w:divBdr>
    </w:div>
    <w:div w:id="688290337">
      <w:marLeft w:val="640"/>
      <w:marRight w:val="0"/>
      <w:marTop w:val="0"/>
      <w:marBottom w:val="0"/>
      <w:divBdr>
        <w:top w:val="none" w:sz="0" w:space="0" w:color="auto"/>
        <w:left w:val="none" w:sz="0" w:space="0" w:color="auto"/>
        <w:bottom w:val="none" w:sz="0" w:space="0" w:color="auto"/>
        <w:right w:val="none" w:sz="0" w:space="0" w:color="auto"/>
      </w:divBdr>
    </w:div>
    <w:div w:id="688332963">
      <w:marLeft w:val="640"/>
      <w:marRight w:val="0"/>
      <w:marTop w:val="0"/>
      <w:marBottom w:val="0"/>
      <w:divBdr>
        <w:top w:val="none" w:sz="0" w:space="0" w:color="auto"/>
        <w:left w:val="none" w:sz="0" w:space="0" w:color="auto"/>
        <w:bottom w:val="none" w:sz="0" w:space="0" w:color="auto"/>
        <w:right w:val="none" w:sz="0" w:space="0" w:color="auto"/>
      </w:divBdr>
    </w:div>
    <w:div w:id="688408674">
      <w:marLeft w:val="640"/>
      <w:marRight w:val="0"/>
      <w:marTop w:val="0"/>
      <w:marBottom w:val="0"/>
      <w:divBdr>
        <w:top w:val="none" w:sz="0" w:space="0" w:color="auto"/>
        <w:left w:val="none" w:sz="0" w:space="0" w:color="auto"/>
        <w:bottom w:val="none" w:sz="0" w:space="0" w:color="auto"/>
        <w:right w:val="none" w:sz="0" w:space="0" w:color="auto"/>
      </w:divBdr>
    </w:div>
    <w:div w:id="688457359">
      <w:marLeft w:val="640"/>
      <w:marRight w:val="0"/>
      <w:marTop w:val="0"/>
      <w:marBottom w:val="0"/>
      <w:divBdr>
        <w:top w:val="none" w:sz="0" w:space="0" w:color="auto"/>
        <w:left w:val="none" w:sz="0" w:space="0" w:color="auto"/>
        <w:bottom w:val="none" w:sz="0" w:space="0" w:color="auto"/>
        <w:right w:val="none" w:sz="0" w:space="0" w:color="auto"/>
      </w:divBdr>
    </w:div>
    <w:div w:id="688525517">
      <w:marLeft w:val="640"/>
      <w:marRight w:val="0"/>
      <w:marTop w:val="0"/>
      <w:marBottom w:val="0"/>
      <w:divBdr>
        <w:top w:val="none" w:sz="0" w:space="0" w:color="auto"/>
        <w:left w:val="none" w:sz="0" w:space="0" w:color="auto"/>
        <w:bottom w:val="none" w:sz="0" w:space="0" w:color="auto"/>
        <w:right w:val="none" w:sz="0" w:space="0" w:color="auto"/>
      </w:divBdr>
    </w:div>
    <w:div w:id="688529084">
      <w:marLeft w:val="640"/>
      <w:marRight w:val="0"/>
      <w:marTop w:val="0"/>
      <w:marBottom w:val="0"/>
      <w:divBdr>
        <w:top w:val="none" w:sz="0" w:space="0" w:color="auto"/>
        <w:left w:val="none" w:sz="0" w:space="0" w:color="auto"/>
        <w:bottom w:val="none" w:sz="0" w:space="0" w:color="auto"/>
        <w:right w:val="none" w:sz="0" w:space="0" w:color="auto"/>
      </w:divBdr>
    </w:div>
    <w:div w:id="688608302">
      <w:marLeft w:val="640"/>
      <w:marRight w:val="0"/>
      <w:marTop w:val="0"/>
      <w:marBottom w:val="0"/>
      <w:divBdr>
        <w:top w:val="none" w:sz="0" w:space="0" w:color="auto"/>
        <w:left w:val="none" w:sz="0" w:space="0" w:color="auto"/>
        <w:bottom w:val="none" w:sz="0" w:space="0" w:color="auto"/>
        <w:right w:val="none" w:sz="0" w:space="0" w:color="auto"/>
      </w:divBdr>
    </w:div>
    <w:div w:id="688609433">
      <w:marLeft w:val="640"/>
      <w:marRight w:val="0"/>
      <w:marTop w:val="0"/>
      <w:marBottom w:val="0"/>
      <w:divBdr>
        <w:top w:val="none" w:sz="0" w:space="0" w:color="auto"/>
        <w:left w:val="none" w:sz="0" w:space="0" w:color="auto"/>
        <w:bottom w:val="none" w:sz="0" w:space="0" w:color="auto"/>
        <w:right w:val="none" w:sz="0" w:space="0" w:color="auto"/>
      </w:divBdr>
    </w:div>
    <w:div w:id="688681030">
      <w:marLeft w:val="640"/>
      <w:marRight w:val="0"/>
      <w:marTop w:val="0"/>
      <w:marBottom w:val="0"/>
      <w:divBdr>
        <w:top w:val="none" w:sz="0" w:space="0" w:color="auto"/>
        <w:left w:val="none" w:sz="0" w:space="0" w:color="auto"/>
        <w:bottom w:val="none" w:sz="0" w:space="0" w:color="auto"/>
        <w:right w:val="none" w:sz="0" w:space="0" w:color="auto"/>
      </w:divBdr>
    </w:div>
    <w:div w:id="688796255">
      <w:marLeft w:val="640"/>
      <w:marRight w:val="0"/>
      <w:marTop w:val="0"/>
      <w:marBottom w:val="0"/>
      <w:divBdr>
        <w:top w:val="none" w:sz="0" w:space="0" w:color="auto"/>
        <w:left w:val="none" w:sz="0" w:space="0" w:color="auto"/>
        <w:bottom w:val="none" w:sz="0" w:space="0" w:color="auto"/>
        <w:right w:val="none" w:sz="0" w:space="0" w:color="auto"/>
      </w:divBdr>
    </w:div>
    <w:div w:id="688802589">
      <w:marLeft w:val="640"/>
      <w:marRight w:val="0"/>
      <w:marTop w:val="0"/>
      <w:marBottom w:val="0"/>
      <w:divBdr>
        <w:top w:val="none" w:sz="0" w:space="0" w:color="auto"/>
        <w:left w:val="none" w:sz="0" w:space="0" w:color="auto"/>
        <w:bottom w:val="none" w:sz="0" w:space="0" w:color="auto"/>
        <w:right w:val="none" w:sz="0" w:space="0" w:color="auto"/>
      </w:divBdr>
    </w:div>
    <w:div w:id="689062136">
      <w:marLeft w:val="640"/>
      <w:marRight w:val="0"/>
      <w:marTop w:val="0"/>
      <w:marBottom w:val="0"/>
      <w:divBdr>
        <w:top w:val="none" w:sz="0" w:space="0" w:color="auto"/>
        <w:left w:val="none" w:sz="0" w:space="0" w:color="auto"/>
        <w:bottom w:val="none" w:sz="0" w:space="0" w:color="auto"/>
        <w:right w:val="none" w:sz="0" w:space="0" w:color="auto"/>
      </w:divBdr>
    </w:div>
    <w:div w:id="689143412">
      <w:marLeft w:val="640"/>
      <w:marRight w:val="0"/>
      <w:marTop w:val="0"/>
      <w:marBottom w:val="0"/>
      <w:divBdr>
        <w:top w:val="none" w:sz="0" w:space="0" w:color="auto"/>
        <w:left w:val="none" w:sz="0" w:space="0" w:color="auto"/>
        <w:bottom w:val="none" w:sz="0" w:space="0" w:color="auto"/>
        <w:right w:val="none" w:sz="0" w:space="0" w:color="auto"/>
      </w:divBdr>
    </w:div>
    <w:div w:id="689182597">
      <w:marLeft w:val="640"/>
      <w:marRight w:val="0"/>
      <w:marTop w:val="0"/>
      <w:marBottom w:val="0"/>
      <w:divBdr>
        <w:top w:val="none" w:sz="0" w:space="0" w:color="auto"/>
        <w:left w:val="none" w:sz="0" w:space="0" w:color="auto"/>
        <w:bottom w:val="none" w:sz="0" w:space="0" w:color="auto"/>
        <w:right w:val="none" w:sz="0" w:space="0" w:color="auto"/>
      </w:divBdr>
    </w:div>
    <w:div w:id="689182953">
      <w:marLeft w:val="640"/>
      <w:marRight w:val="0"/>
      <w:marTop w:val="0"/>
      <w:marBottom w:val="0"/>
      <w:divBdr>
        <w:top w:val="none" w:sz="0" w:space="0" w:color="auto"/>
        <w:left w:val="none" w:sz="0" w:space="0" w:color="auto"/>
        <w:bottom w:val="none" w:sz="0" w:space="0" w:color="auto"/>
        <w:right w:val="none" w:sz="0" w:space="0" w:color="auto"/>
      </w:divBdr>
    </w:div>
    <w:div w:id="689337739">
      <w:marLeft w:val="640"/>
      <w:marRight w:val="0"/>
      <w:marTop w:val="0"/>
      <w:marBottom w:val="0"/>
      <w:divBdr>
        <w:top w:val="none" w:sz="0" w:space="0" w:color="auto"/>
        <w:left w:val="none" w:sz="0" w:space="0" w:color="auto"/>
        <w:bottom w:val="none" w:sz="0" w:space="0" w:color="auto"/>
        <w:right w:val="none" w:sz="0" w:space="0" w:color="auto"/>
      </w:divBdr>
    </w:div>
    <w:div w:id="689377830">
      <w:marLeft w:val="640"/>
      <w:marRight w:val="0"/>
      <w:marTop w:val="0"/>
      <w:marBottom w:val="0"/>
      <w:divBdr>
        <w:top w:val="none" w:sz="0" w:space="0" w:color="auto"/>
        <w:left w:val="none" w:sz="0" w:space="0" w:color="auto"/>
        <w:bottom w:val="none" w:sz="0" w:space="0" w:color="auto"/>
        <w:right w:val="none" w:sz="0" w:space="0" w:color="auto"/>
      </w:divBdr>
    </w:div>
    <w:div w:id="689451438">
      <w:marLeft w:val="640"/>
      <w:marRight w:val="0"/>
      <w:marTop w:val="0"/>
      <w:marBottom w:val="0"/>
      <w:divBdr>
        <w:top w:val="none" w:sz="0" w:space="0" w:color="auto"/>
        <w:left w:val="none" w:sz="0" w:space="0" w:color="auto"/>
        <w:bottom w:val="none" w:sz="0" w:space="0" w:color="auto"/>
        <w:right w:val="none" w:sz="0" w:space="0" w:color="auto"/>
      </w:divBdr>
    </w:div>
    <w:div w:id="689456842">
      <w:marLeft w:val="640"/>
      <w:marRight w:val="0"/>
      <w:marTop w:val="0"/>
      <w:marBottom w:val="0"/>
      <w:divBdr>
        <w:top w:val="none" w:sz="0" w:space="0" w:color="auto"/>
        <w:left w:val="none" w:sz="0" w:space="0" w:color="auto"/>
        <w:bottom w:val="none" w:sz="0" w:space="0" w:color="auto"/>
        <w:right w:val="none" w:sz="0" w:space="0" w:color="auto"/>
      </w:divBdr>
    </w:div>
    <w:div w:id="689528560">
      <w:marLeft w:val="640"/>
      <w:marRight w:val="0"/>
      <w:marTop w:val="0"/>
      <w:marBottom w:val="0"/>
      <w:divBdr>
        <w:top w:val="none" w:sz="0" w:space="0" w:color="auto"/>
        <w:left w:val="none" w:sz="0" w:space="0" w:color="auto"/>
        <w:bottom w:val="none" w:sz="0" w:space="0" w:color="auto"/>
        <w:right w:val="none" w:sz="0" w:space="0" w:color="auto"/>
      </w:divBdr>
    </w:div>
    <w:div w:id="689718617">
      <w:marLeft w:val="640"/>
      <w:marRight w:val="0"/>
      <w:marTop w:val="0"/>
      <w:marBottom w:val="0"/>
      <w:divBdr>
        <w:top w:val="none" w:sz="0" w:space="0" w:color="auto"/>
        <w:left w:val="none" w:sz="0" w:space="0" w:color="auto"/>
        <w:bottom w:val="none" w:sz="0" w:space="0" w:color="auto"/>
        <w:right w:val="none" w:sz="0" w:space="0" w:color="auto"/>
      </w:divBdr>
    </w:div>
    <w:div w:id="689719410">
      <w:marLeft w:val="640"/>
      <w:marRight w:val="0"/>
      <w:marTop w:val="0"/>
      <w:marBottom w:val="0"/>
      <w:divBdr>
        <w:top w:val="none" w:sz="0" w:space="0" w:color="auto"/>
        <w:left w:val="none" w:sz="0" w:space="0" w:color="auto"/>
        <w:bottom w:val="none" w:sz="0" w:space="0" w:color="auto"/>
        <w:right w:val="none" w:sz="0" w:space="0" w:color="auto"/>
      </w:divBdr>
    </w:div>
    <w:div w:id="689792479">
      <w:marLeft w:val="640"/>
      <w:marRight w:val="0"/>
      <w:marTop w:val="0"/>
      <w:marBottom w:val="0"/>
      <w:divBdr>
        <w:top w:val="none" w:sz="0" w:space="0" w:color="auto"/>
        <w:left w:val="none" w:sz="0" w:space="0" w:color="auto"/>
        <w:bottom w:val="none" w:sz="0" w:space="0" w:color="auto"/>
        <w:right w:val="none" w:sz="0" w:space="0" w:color="auto"/>
      </w:divBdr>
    </w:div>
    <w:div w:id="689792702">
      <w:marLeft w:val="640"/>
      <w:marRight w:val="0"/>
      <w:marTop w:val="0"/>
      <w:marBottom w:val="0"/>
      <w:divBdr>
        <w:top w:val="none" w:sz="0" w:space="0" w:color="auto"/>
        <w:left w:val="none" w:sz="0" w:space="0" w:color="auto"/>
        <w:bottom w:val="none" w:sz="0" w:space="0" w:color="auto"/>
        <w:right w:val="none" w:sz="0" w:space="0" w:color="auto"/>
      </w:divBdr>
    </w:div>
    <w:div w:id="689986337">
      <w:marLeft w:val="640"/>
      <w:marRight w:val="0"/>
      <w:marTop w:val="0"/>
      <w:marBottom w:val="0"/>
      <w:divBdr>
        <w:top w:val="none" w:sz="0" w:space="0" w:color="auto"/>
        <w:left w:val="none" w:sz="0" w:space="0" w:color="auto"/>
        <w:bottom w:val="none" w:sz="0" w:space="0" w:color="auto"/>
        <w:right w:val="none" w:sz="0" w:space="0" w:color="auto"/>
      </w:divBdr>
    </w:div>
    <w:div w:id="689987387">
      <w:marLeft w:val="640"/>
      <w:marRight w:val="0"/>
      <w:marTop w:val="0"/>
      <w:marBottom w:val="0"/>
      <w:divBdr>
        <w:top w:val="none" w:sz="0" w:space="0" w:color="auto"/>
        <w:left w:val="none" w:sz="0" w:space="0" w:color="auto"/>
        <w:bottom w:val="none" w:sz="0" w:space="0" w:color="auto"/>
        <w:right w:val="none" w:sz="0" w:space="0" w:color="auto"/>
      </w:divBdr>
    </w:div>
    <w:div w:id="689987597">
      <w:marLeft w:val="640"/>
      <w:marRight w:val="0"/>
      <w:marTop w:val="0"/>
      <w:marBottom w:val="0"/>
      <w:divBdr>
        <w:top w:val="none" w:sz="0" w:space="0" w:color="auto"/>
        <w:left w:val="none" w:sz="0" w:space="0" w:color="auto"/>
        <w:bottom w:val="none" w:sz="0" w:space="0" w:color="auto"/>
        <w:right w:val="none" w:sz="0" w:space="0" w:color="auto"/>
      </w:divBdr>
    </w:div>
    <w:div w:id="690037196">
      <w:marLeft w:val="640"/>
      <w:marRight w:val="0"/>
      <w:marTop w:val="0"/>
      <w:marBottom w:val="0"/>
      <w:divBdr>
        <w:top w:val="none" w:sz="0" w:space="0" w:color="auto"/>
        <w:left w:val="none" w:sz="0" w:space="0" w:color="auto"/>
        <w:bottom w:val="none" w:sz="0" w:space="0" w:color="auto"/>
        <w:right w:val="none" w:sz="0" w:space="0" w:color="auto"/>
      </w:divBdr>
    </w:div>
    <w:div w:id="690104893">
      <w:marLeft w:val="640"/>
      <w:marRight w:val="0"/>
      <w:marTop w:val="0"/>
      <w:marBottom w:val="0"/>
      <w:divBdr>
        <w:top w:val="none" w:sz="0" w:space="0" w:color="auto"/>
        <w:left w:val="none" w:sz="0" w:space="0" w:color="auto"/>
        <w:bottom w:val="none" w:sz="0" w:space="0" w:color="auto"/>
        <w:right w:val="none" w:sz="0" w:space="0" w:color="auto"/>
      </w:divBdr>
    </w:div>
    <w:div w:id="690108204">
      <w:marLeft w:val="640"/>
      <w:marRight w:val="0"/>
      <w:marTop w:val="0"/>
      <w:marBottom w:val="0"/>
      <w:divBdr>
        <w:top w:val="none" w:sz="0" w:space="0" w:color="auto"/>
        <w:left w:val="none" w:sz="0" w:space="0" w:color="auto"/>
        <w:bottom w:val="none" w:sz="0" w:space="0" w:color="auto"/>
        <w:right w:val="none" w:sz="0" w:space="0" w:color="auto"/>
      </w:divBdr>
    </w:div>
    <w:div w:id="690108558">
      <w:marLeft w:val="640"/>
      <w:marRight w:val="0"/>
      <w:marTop w:val="0"/>
      <w:marBottom w:val="0"/>
      <w:divBdr>
        <w:top w:val="none" w:sz="0" w:space="0" w:color="auto"/>
        <w:left w:val="none" w:sz="0" w:space="0" w:color="auto"/>
        <w:bottom w:val="none" w:sz="0" w:space="0" w:color="auto"/>
        <w:right w:val="none" w:sz="0" w:space="0" w:color="auto"/>
      </w:divBdr>
    </w:div>
    <w:div w:id="690226408">
      <w:marLeft w:val="640"/>
      <w:marRight w:val="0"/>
      <w:marTop w:val="0"/>
      <w:marBottom w:val="0"/>
      <w:divBdr>
        <w:top w:val="none" w:sz="0" w:space="0" w:color="auto"/>
        <w:left w:val="none" w:sz="0" w:space="0" w:color="auto"/>
        <w:bottom w:val="none" w:sz="0" w:space="0" w:color="auto"/>
        <w:right w:val="none" w:sz="0" w:space="0" w:color="auto"/>
      </w:divBdr>
    </w:div>
    <w:div w:id="690229192">
      <w:marLeft w:val="640"/>
      <w:marRight w:val="0"/>
      <w:marTop w:val="0"/>
      <w:marBottom w:val="0"/>
      <w:divBdr>
        <w:top w:val="none" w:sz="0" w:space="0" w:color="auto"/>
        <w:left w:val="none" w:sz="0" w:space="0" w:color="auto"/>
        <w:bottom w:val="none" w:sz="0" w:space="0" w:color="auto"/>
        <w:right w:val="none" w:sz="0" w:space="0" w:color="auto"/>
      </w:divBdr>
    </w:div>
    <w:div w:id="690372225">
      <w:marLeft w:val="640"/>
      <w:marRight w:val="0"/>
      <w:marTop w:val="0"/>
      <w:marBottom w:val="0"/>
      <w:divBdr>
        <w:top w:val="none" w:sz="0" w:space="0" w:color="auto"/>
        <w:left w:val="none" w:sz="0" w:space="0" w:color="auto"/>
        <w:bottom w:val="none" w:sz="0" w:space="0" w:color="auto"/>
        <w:right w:val="none" w:sz="0" w:space="0" w:color="auto"/>
      </w:divBdr>
    </w:div>
    <w:div w:id="690380041">
      <w:marLeft w:val="640"/>
      <w:marRight w:val="0"/>
      <w:marTop w:val="0"/>
      <w:marBottom w:val="0"/>
      <w:divBdr>
        <w:top w:val="none" w:sz="0" w:space="0" w:color="auto"/>
        <w:left w:val="none" w:sz="0" w:space="0" w:color="auto"/>
        <w:bottom w:val="none" w:sz="0" w:space="0" w:color="auto"/>
        <w:right w:val="none" w:sz="0" w:space="0" w:color="auto"/>
      </w:divBdr>
    </w:div>
    <w:div w:id="690381947">
      <w:marLeft w:val="640"/>
      <w:marRight w:val="0"/>
      <w:marTop w:val="0"/>
      <w:marBottom w:val="0"/>
      <w:divBdr>
        <w:top w:val="none" w:sz="0" w:space="0" w:color="auto"/>
        <w:left w:val="none" w:sz="0" w:space="0" w:color="auto"/>
        <w:bottom w:val="none" w:sz="0" w:space="0" w:color="auto"/>
        <w:right w:val="none" w:sz="0" w:space="0" w:color="auto"/>
      </w:divBdr>
    </w:div>
    <w:div w:id="690449874">
      <w:marLeft w:val="640"/>
      <w:marRight w:val="0"/>
      <w:marTop w:val="0"/>
      <w:marBottom w:val="0"/>
      <w:divBdr>
        <w:top w:val="none" w:sz="0" w:space="0" w:color="auto"/>
        <w:left w:val="none" w:sz="0" w:space="0" w:color="auto"/>
        <w:bottom w:val="none" w:sz="0" w:space="0" w:color="auto"/>
        <w:right w:val="none" w:sz="0" w:space="0" w:color="auto"/>
      </w:divBdr>
    </w:div>
    <w:div w:id="690490297">
      <w:marLeft w:val="640"/>
      <w:marRight w:val="0"/>
      <w:marTop w:val="0"/>
      <w:marBottom w:val="0"/>
      <w:divBdr>
        <w:top w:val="none" w:sz="0" w:space="0" w:color="auto"/>
        <w:left w:val="none" w:sz="0" w:space="0" w:color="auto"/>
        <w:bottom w:val="none" w:sz="0" w:space="0" w:color="auto"/>
        <w:right w:val="none" w:sz="0" w:space="0" w:color="auto"/>
      </w:divBdr>
    </w:div>
    <w:div w:id="690570780">
      <w:marLeft w:val="640"/>
      <w:marRight w:val="0"/>
      <w:marTop w:val="0"/>
      <w:marBottom w:val="0"/>
      <w:divBdr>
        <w:top w:val="none" w:sz="0" w:space="0" w:color="auto"/>
        <w:left w:val="none" w:sz="0" w:space="0" w:color="auto"/>
        <w:bottom w:val="none" w:sz="0" w:space="0" w:color="auto"/>
        <w:right w:val="none" w:sz="0" w:space="0" w:color="auto"/>
      </w:divBdr>
    </w:div>
    <w:div w:id="690572784">
      <w:bodyDiv w:val="1"/>
      <w:marLeft w:val="0"/>
      <w:marRight w:val="0"/>
      <w:marTop w:val="0"/>
      <w:marBottom w:val="0"/>
      <w:divBdr>
        <w:top w:val="none" w:sz="0" w:space="0" w:color="auto"/>
        <w:left w:val="none" w:sz="0" w:space="0" w:color="auto"/>
        <w:bottom w:val="none" w:sz="0" w:space="0" w:color="auto"/>
        <w:right w:val="none" w:sz="0" w:space="0" w:color="auto"/>
      </w:divBdr>
    </w:div>
    <w:div w:id="690650523">
      <w:marLeft w:val="640"/>
      <w:marRight w:val="0"/>
      <w:marTop w:val="0"/>
      <w:marBottom w:val="0"/>
      <w:divBdr>
        <w:top w:val="none" w:sz="0" w:space="0" w:color="auto"/>
        <w:left w:val="none" w:sz="0" w:space="0" w:color="auto"/>
        <w:bottom w:val="none" w:sz="0" w:space="0" w:color="auto"/>
        <w:right w:val="none" w:sz="0" w:space="0" w:color="auto"/>
      </w:divBdr>
    </w:div>
    <w:div w:id="690763400">
      <w:marLeft w:val="640"/>
      <w:marRight w:val="0"/>
      <w:marTop w:val="0"/>
      <w:marBottom w:val="0"/>
      <w:divBdr>
        <w:top w:val="none" w:sz="0" w:space="0" w:color="auto"/>
        <w:left w:val="none" w:sz="0" w:space="0" w:color="auto"/>
        <w:bottom w:val="none" w:sz="0" w:space="0" w:color="auto"/>
        <w:right w:val="none" w:sz="0" w:space="0" w:color="auto"/>
      </w:divBdr>
    </w:div>
    <w:div w:id="690763814">
      <w:marLeft w:val="640"/>
      <w:marRight w:val="0"/>
      <w:marTop w:val="0"/>
      <w:marBottom w:val="0"/>
      <w:divBdr>
        <w:top w:val="none" w:sz="0" w:space="0" w:color="auto"/>
        <w:left w:val="none" w:sz="0" w:space="0" w:color="auto"/>
        <w:bottom w:val="none" w:sz="0" w:space="0" w:color="auto"/>
        <w:right w:val="none" w:sz="0" w:space="0" w:color="auto"/>
      </w:divBdr>
    </w:div>
    <w:div w:id="690764736">
      <w:marLeft w:val="640"/>
      <w:marRight w:val="0"/>
      <w:marTop w:val="0"/>
      <w:marBottom w:val="0"/>
      <w:divBdr>
        <w:top w:val="none" w:sz="0" w:space="0" w:color="auto"/>
        <w:left w:val="none" w:sz="0" w:space="0" w:color="auto"/>
        <w:bottom w:val="none" w:sz="0" w:space="0" w:color="auto"/>
        <w:right w:val="none" w:sz="0" w:space="0" w:color="auto"/>
      </w:divBdr>
    </w:div>
    <w:div w:id="690882921">
      <w:marLeft w:val="640"/>
      <w:marRight w:val="0"/>
      <w:marTop w:val="0"/>
      <w:marBottom w:val="0"/>
      <w:divBdr>
        <w:top w:val="none" w:sz="0" w:space="0" w:color="auto"/>
        <w:left w:val="none" w:sz="0" w:space="0" w:color="auto"/>
        <w:bottom w:val="none" w:sz="0" w:space="0" w:color="auto"/>
        <w:right w:val="none" w:sz="0" w:space="0" w:color="auto"/>
      </w:divBdr>
    </w:div>
    <w:div w:id="690883510">
      <w:marLeft w:val="640"/>
      <w:marRight w:val="0"/>
      <w:marTop w:val="0"/>
      <w:marBottom w:val="0"/>
      <w:divBdr>
        <w:top w:val="none" w:sz="0" w:space="0" w:color="auto"/>
        <w:left w:val="none" w:sz="0" w:space="0" w:color="auto"/>
        <w:bottom w:val="none" w:sz="0" w:space="0" w:color="auto"/>
        <w:right w:val="none" w:sz="0" w:space="0" w:color="auto"/>
      </w:divBdr>
    </w:div>
    <w:div w:id="690956101">
      <w:marLeft w:val="640"/>
      <w:marRight w:val="0"/>
      <w:marTop w:val="0"/>
      <w:marBottom w:val="0"/>
      <w:divBdr>
        <w:top w:val="none" w:sz="0" w:space="0" w:color="auto"/>
        <w:left w:val="none" w:sz="0" w:space="0" w:color="auto"/>
        <w:bottom w:val="none" w:sz="0" w:space="0" w:color="auto"/>
        <w:right w:val="none" w:sz="0" w:space="0" w:color="auto"/>
      </w:divBdr>
    </w:div>
    <w:div w:id="691028020">
      <w:marLeft w:val="640"/>
      <w:marRight w:val="0"/>
      <w:marTop w:val="0"/>
      <w:marBottom w:val="0"/>
      <w:divBdr>
        <w:top w:val="none" w:sz="0" w:space="0" w:color="auto"/>
        <w:left w:val="none" w:sz="0" w:space="0" w:color="auto"/>
        <w:bottom w:val="none" w:sz="0" w:space="0" w:color="auto"/>
        <w:right w:val="none" w:sz="0" w:space="0" w:color="auto"/>
      </w:divBdr>
    </w:div>
    <w:div w:id="691030042">
      <w:marLeft w:val="640"/>
      <w:marRight w:val="0"/>
      <w:marTop w:val="0"/>
      <w:marBottom w:val="0"/>
      <w:divBdr>
        <w:top w:val="none" w:sz="0" w:space="0" w:color="auto"/>
        <w:left w:val="none" w:sz="0" w:space="0" w:color="auto"/>
        <w:bottom w:val="none" w:sz="0" w:space="0" w:color="auto"/>
        <w:right w:val="none" w:sz="0" w:space="0" w:color="auto"/>
      </w:divBdr>
    </w:div>
    <w:div w:id="691103313">
      <w:marLeft w:val="640"/>
      <w:marRight w:val="0"/>
      <w:marTop w:val="0"/>
      <w:marBottom w:val="0"/>
      <w:divBdr>
        <w:top w:val="none" w:sz="0" w:space="0" w:color="auto"/>
        <w:left w:val="none" w:sz="0" w:space="0" w:color="auto"/>
        <w:bottom w:val="none" w:sz="0" w:space="0" w:color="auto"/>
        <w:right w:val="none" w:sz="0" w:space="0" w:color="auto"/>
      </w:divBdr>
    </w:div>
    <w:div w:id="691105320">
      <w:marLeft w:val="640"/>
      <w:marRight w:val="0"/>
      <w:marTop w:val="0"/>
      <w:marBottom w:val="0"/>
      <w:divBdr>
        <w:top w:val="none" w:sz="0" w:space="0" w:color="auto"/>
        <w:left w:val="none" w:sz="0" w:space="0" w:color="auto"/>
        <w:bottom w:val="none" w:sz="0" w:space="0" w:color="auto"/>
        <w:right w:val="none" w:sz="0" w:space="0" w:color="auto"/>
      </w:divBdr>
    </w:div>
    <w:div w:id="691109727">
      <w:marLeft w:val="640"/>
      <w:marRight w:val="0"/>
      <w:marTop w:val="0"/>
      <w:marBottom w:val="0"/>
      <w:divBdr>
        <w:top w:val="none" w:sz="0" w:space="0" w:color="auto"/>
        <w:left w:val="none" w:sz="0" w:space="0" w:color="auto"/>
        <w:bottom w:val="none" w:sz="0" w:space="0" w:color="auto"/>
        <w:right w:val="none" w:sz="0" w:space="0" w:color="auto"/>
      </w:divBdr>
    </w:div>
    <w:div w:id="691146393">
      <w:marLeft w:val="640"/>
      <w:marRight w:val="0"/>
      <w:marTop w:val="0"/>
      <w:marBottom w:val="0"/>
      <w:divBdr>
        <w:top w:val="none" w:sz="0" w:space="0" w:color="auto"/>
        <w:left w:val="none" w:sz="0" w:space="0" w:color="auto"/>
        <w:bottom w:val="none" w:sz="0" w:space="0" w:color="auto"/>
        <w:right w:val="none" w:sz="0" w:space="0" w:color="auto"/>
      </w:divBdr>
    </w:div>
    <w:div w:id="691152943">
      <w:marLeft w:val="640"/>
      <w:marRight w:val="0"/>
      <w:marTop w:val="0"/>
      <w:marBottom w:val="0"/>
      <w:divBdr>
        <w:top w:val="none" w:sz="0" w:space="0" w:color="auto"/>
        <w:left w:val="none" w:sz="0" w:space="0" w:color="auto"/>
        <w:bottom w:val="none" w:sz="0" w:space="0" w:color="auto"/>
        <w:right w:val="none" w:sz="0" w:space="0" w:color="auto"/>
      </w:divBdr>
    </w:div>
    <w:div w:id="691222708">
      <w:marLeft w:val="640"/>
      <w:marRight w:val="0"/>
      <w:marTop w:val="0"/>
      <w:marBottom w:val="0"/>
      <w:divBdr>
        <w:top w:val="none" w:sz="0" w:space="0" w:color="auto"/>
        <w:left w:val="none" w:sz="0" w:space="0" w:color="auto"/>
        <w:bottom w:val="none" w:sz="0" w:space="0" w:color="auto"/>
        <w:right w:val="none" w:sz="0" w:space="0" w:color="auto"/>
      </w:divBdr>
    </w:div>
    <w:div w:id="691300627">
      <w:marLeft w:val="640"/>
      <w:marRight w:val="0"/>
      <w:marTop w:val="0"/>
      <w:marBottom w:val="0"/>
      <w:divBdr>
        <w:top w:val="none" w:sz="0" w:space="0" w:color="auto"/>
        <w:left w:val="none" w:sz="0" w:space="0" w:color="auto"/>
        <w:bottom w:val="none" w:sz="0" w:space="0" w:color="auto"/>
        <w:right w:val="none" w:sz="0" w:space="0" w:color="auto"/>
      </w:divBdr>
    </w:div>
    <w:div w:id="691344477">
      <w:marLeft w:val="640"/>
      <w:marRight w:val="0"/>
      <w:marTop w:val="0"/>
      <w:marBottom w:val="0"/>
      <w:divBdr>
        <w:top w:val="none" w:sz="0" w:space="0" w:color="auto"/>
        <w:left w:val="none" w:sz="0" w:space="0" w:color="auto"/>
        <w:bottom w:val="none" w:sz="0" w:space="0" w:color="auto"/>
        <w:right w:val="none" w:sz="0" w:space="0" w:color="auto"/>
      </w:divBdr>
    </w:div>
    <w:div w:id="691416174">
      <w:marLeft w:val="640"/>
      <w:marRight w:val="0"/>
      <w:marTop w:val="0"/>
      <w:marBottom w:val="0"/>
      <w:divBdr>
        <w:top w:val="none" w:sz="0" w:space="0" w:color="auto"/>
        <w:left w:val="none" w:sz="0" w:space="0" w:color="auto"/>
        <w:bottom w:val="none" w:sz="0" w:space="0" w:color="auto"/>
        <w:right w:val="none" w:sz="0" w:space="0" w:color="auto"/>
      </w:divBdr>
    </w:div>
    <w:div w:id="691492922">
      <w:marLeft w:val="640"/>
      <w:marRight w:val="0"/>
      <w:marTop w:val="0"/>
      <w:marBottom w:val="0"/>
      <w:divBdr>
        <w:top w:val="none" w:sz="0" w:space="0" w:color="auto"/>
        <w:left w:val="none" w:sz="0" w:space="0" w:color="auto"/>
        <w:bottom w:val="none" w:sz="0" w:space="0" w:color="auto"/>
        <w:right w:val="none" w:sz="0" w:space="0" w:color="auto"/>
      </w:divBdr>
    </w:div>
    <w:div w:id="691568509">
      <w:marLeft w:val="480"/>
      <w:marRight w:val="0"/>
      <w:marTop w:val="0"/>
      <w:marBottom w:val="0"/>
      <w:divBdr>
        <w:top w:val="none" w:sz="0" w:space="0" w:color="auto"/>
        <w:left w:val="none" w:sz="0" w:space="0" w:color="auto"/>
        <w:bottom w:val="none" w:sz="0" w:space="0" w:color="auto"/>
        <w:right w:val="none" w:sz="0" w:space="0" w:color="auto"/>
      </w:divBdr>
    </w:div>
    <w:div w:id="691614974">
      <w:marLeft w:val="640"/>
      <w:marRight w:val="0"/>
      <w:marTop w:val="0"/>
      <w:marBottom w:val="0"/>
      <w:divBdr>
        <w:top w:val="none" w:sz="0" w:space="0" w:color="auto"/>
        <w:left w:val="none" w:sz="0" w:space="0" w:color="auto"/>
        <w:bottom w:val="none" w:sz="0" w:space="0" w:color="auto"/>
        <w:right w:val="none" w:sz="0" w:space="0" w:color="auto"/>
      </w:divBdr>
    </w:div>
    <w:div w:id="691764469">
      <w:marLeft w:val="640"/>
      <w:marRight w:val="0"/>
      <w:marTop w:val="0"/>
      <w:marBottom w:val="0"/>
      <w:divBdr>
        <w:top w:val="none" w:sz="0" w:space="0" w:color="auto"/>
        <w:left w:val="none" w:sz="0" w:space="0" w:color="auto"/>
        <w:bottom w:val="none" w:sz="0" w:space="0" w:color="auto"/>
        <w:right w:val="none" w:sz="0" w:space="0" w:color="auto"/>
      </w:divBdr>
    </w:div>
    <w:div w:id="691803969">
      <w:marLeft w:val="640"/>
      <w:marRight w:val="0"/>
      <w:marTop w:val="0"/>
      <w:marBottom w:val="0"/>
      <w:divBdr>
        <w:top w:val="none" w:sz="0" w:space="0" w:color="auto"/>
        <w:left w:val="none" w:sz="0" w:space="0" w:color="auto"/>
        <w:bottom w:val="none" w:sz="0" w:space="0" w:color="auto"/>
        <w:right w:val="none" w:sz="0" w:space="0" w:color="auto"/>
      </w:divBdr>
    </w:div>
    <w:div w:id="691880596">
      <w:marLeft w:val="640"/>
      <w:marRight w:val="0"/>
      <w:marTop w:val="0"/>
      <w:marBottom w:val="0"/>
      <w:divBdr>
        <w:top w:val="none" w:sz="0" w:space="0" w:color="auto"/>
        <w:left w:val="none" w:sz="0" w:space="0" w:color="auto"/>
        <w:bottom w:val="none" w:sz="0" w:space="0" w:color="auto"/>
        <w:right w:val="none" w:sz="0" w:space="0" w:color="auto"/>
      </w:divBdr>
    </w:div>
    <w:div w:id="691958028">
      <w:marLeft w:val="640"/>
      <w:marRight w:val="0"/>
      <w:marTop w:val="0"/>
      <w:marBottom w:val="0"/>
      <w:divBdr>
        <w:top w:val="none" w:sz="0" w:space="0" w:color="auto"/>
        <w:left w:val="none" w:sz="0" w:space="0" w:color="auto"/>
        <w:bottom w:val="none" w:sz="0" w:space="0" w:color="auto"/>
        <w:right w:val="none" w:sz="0" w:space="0" w:color="auto"/>
      </w:divBdr>
    </w:div>
    <w:div w:id="692148886">
      <w:marLeft w:val="640"/>
      <w:marRight w:val="0"/>
      <w:marTop w:val="0"/>
      <w:marBottom w:val="0"/>
      <w:divBdr>
        <w:top w:val="none" w:sz="0" w:space="0" w:color="auto"/>
        <w:left w:val="none" w:sz="0" w:space="0" w:color="auto"/>
        <w:bottom w:val="none" w:sz="0" w:space="0" w:color="auto"/>
        <w:right w:val="none" w:sz="0" w:space="0" w:color="auto"/>
      </w:divBdr>
    </w:div>
    <w:div w:id="692194291">
      <w:marLeft w:val="640"/>
      <w:marRight w:val="0"/>
      <w:marTop w:val="0"/>
      <w:marBottom w:val="0"/>
      <w:divBdr>
        <w:top w:val="none" w:sz="0" w:space="0" w:color="auto"/>
        <w:left w:val="none" w:sz="0" w:space="0" w:color="auto"/>
        <w:bottom w:val="none" w:sz="0" w:space="0" w:color="auto"/>
        <w:right w:val="none" w:sz="0" w:space="0" w:color="auto"/>
      </w:divBdr>
    </w:div>
    <w:div w:id="692263135">
      <w:marLeft w:val="640"/>
      <w:marRight w:val="0"/>
      <w:marTop w:val="0"/>
      <w:marBottom w:val="0"/>
      <w:divBdr>
        <w:top w:val="none" w:sz="0" w:space="0" w:color="auto"/>
        <w:left w:val="none" w:sz="0" w:space="0" w:color="auto"/>
        <w:bottom w:val="none" w:sz="0" w:space="0" w:color="auto"/>
        <w:right w:val="none" w:sz="0" w:space="0" w:color="auto"/>
      </w:divBdr>
    </w:div>
    <w:div w:id="692338552">
      <w:marLeft w:val="640"/>
      <w:marRight w:val="0"/>
      <w:marTop w:val="0"/>
      <w:marBottom w:val="0"/>
      <w:divBdr>
        <w:top w:val="none" w:sz="0" w:space="0" w:color="auto"/>
        <w:left w:val="none" w:sz="0" w:space="0" w:color="auto"/>
        <w:bottom w:val="none" w:sz="0" w:space="0" w:color="auto"/>
        <w:right w:val="none" w:sz="0" w:space="0" w:color="auto"/>
      </w:divBdr>
    </w:div>
    <w:div w:id="692608701">
      <w:marLeft w:val="640"/>
      <w:marRight w:val="0"/>
      <w:marTop w:val="0"/>
      <w:marBottom w:val="0"/>
      <w:divBdr>
        <w:top w:val="none" w:sz="0" w:space="0" w:color="auto"/>
        <w:left w:val="none" w:sz="0" w:space="0" w:color="auto"/>
        <w:bottom w:val="none" w:sz="0" w:space="0" w:color="auto"/>
        <w:right w:val="none" w:sz="0" w:space="0" w:color="auto"/>
      </w:divBdr>
    </w:div>
    <w:div w:id="692611093">
      <w:marLeft w:val="640"/>
      <w:marRight w:val="0"/>
      <w:marTop w:val="0"/>
      <w:marBottom w:val="0"/>
      <w:divBdr>
        <w:top w:val="none" w:sz="0" w:space="0" w:color="auto"/>
        <w:left w:val="none" w:sz="0" w:space="0" w:color="auto"/>
        <w:bottom w:val="none" w:sz="0" w:space="0" w:color="auto"/>
        <w:right w:val="none" w:sz="0" w:space="0" w:color="auto"/>
      </w:divBdr>
    </w:div>
    <w:div w:id="692654554">
      <w:marLeft w:val="640"/>
      <w:marRight w:val="0"/>
      <w:marTop w:val="0"/>
      <w:marBottom w:val="0"/>
      <w:divBdr>
        <w:top w:val="none" w:sz="0" w:space="0" w:color="auto"/>
        <w:left w:val="none" w:sz="0" w:space="0" w:color="auto"/>
        <w:bottom w:val="none" w:sz="0" w:space="0" w:color="auto"/>
        <w:right w:val="none" w:sz="0" w:space="0" w:color="auto"/>
      </w:divBdr>
    </w:div>
    <w:div w:id="692657293">
      <w:marLeft w:val="640"/>
      <w:marRight w:val="0"/>
      <w:marTop w:val="0"/>
      <w:marBottom w:val="0"/>
      <w:divBdr>
        <w:top w:val="none" w:sz="0" w:space="0" w:color="auto"/>
        <w:left w:val="none" w:sz="0" w:space="0" w:color="auto"/>
        <w:bottom w:val="none" w:sz="0" w:space="0" w:color="auto"/>
        <w:right w:val="none" w:sz="0" w:space="0" w:color="auto"/>
      </w:divBdr>
    </w:div>
    <w:div w:id="692728472">
      <w:marLeft w:val="640"/>
      <w:marRight w:val="0"/>
      <w:marTop w:val="0"/>
      <w:marBottom w:val="0"/>
      <w:divBdr>
        <w:top w:val="none" w:sz="0" w:space="0" w:color="auto"/>
        <w:left w:val="none" w:sz="0" w:space="0" w:color="auto"/>
        <w:bottom w:val="none" w:sz="0" w:space="0" w:color="auto"/>
        <w:right w:val="none" w:sz="0" w:space="0" w:color="auto"/>
      </w:divBdr>
    </w:div>
    <w:div w:id="692732202">
      <w:marLeft w:val="640"/>
      <w:marRight w:val="0"/>
      <w:marTop w:val="0"/>
      <w:marBottom w:val="0"/>
      <w:divBdr>
        <w:top w:val="none" w:sz="0" w:space="0" w:color="auto"/>
        <w:left w:val="none" w:sz="0" w:space="0" w:color="auto"/>
        <w:bottom w:val="none" w:sz="0" w:space="0" w:color="auto"/>
        <w:right w:val="none" w:sz="0" w:space="0" w:color="auto"/>
      </w:divBdr>
    </w:div>
    <w:div w:id="692800629">
      <w:marLeft w:val="480"/>
      <w:marRight w:val="0"/>
      <w:marTop w:val="0"/>
      <w:marBottom w:val="0"/>
      <w:divBdr>
        <w:top w:val="none" w:sz="0" w:space="0" w:color="auto"/>
        <w:left w:val="none" w:sz="0" w:space="0" w:color="auto"/>
        <w:bottom w:val="none" w:sz="0" w:space="0" w:color="auto"/>
        <w:right w:val="none" w:sz="0" w:space="0" w:color="auto"/>
      </w:divBdr>
    </w:div>
    <w:div w:id="692804209">
      <w:marLeft w:val="640"/>
      <w:marRight w:val="0"/>
      <w:marTop w:val="0"/>
      <w:marBottom w:val="0"/>
      <w:divBdr>
        <w:top w:val="none" w:sz="0" w:space="0" w:color="auto"/>
        <w:left w:val="none" w:sz="0" w:space="0" w:color="auto"/>
        <w:bottom w:val="none" w:sz="0" w:space="0" w:color="auto"/>
        <w:right w:val="none" w:sz="0" w:space="0" w:color="auto"/>
      </w:divBdr>
    </w:div>
    <w:div w:id="692921684">
      <w:marLeft w:val="640"/>
      <w:marRight w:val="0"/>
      <w:marTop w:val="0"/>
      <w:marBottom w:val="0"/>
      <w:divBdr>
        <w:top w:val="none" w:sz="0" w:space="0" w:color="auto"/>
        <w:left w:val="none" w:sz="0" w:space="0" w:color="auto"/>
        <w:bottom w:val="none" w:sz="0" w:space="0" w:color="auto"/>
        <w:right w:val="none" w:sz="0" w:space="0" w:color="auto"/>
      </w:divBdr>
    </w:div>
    <w:div w:id="693074527">
      <w:marLeft w:val="640"/>
      <w:marRight w:val="0"/>
      <w:marTop w:val="0"/>
      <w:marBottom w:val="0"/>
      <w:divBdr>
        <w:top w:val="none" w:sz="0" w:space="0" w:color="auto"/>
        <w:left w:val="none" w:sz="0" w:space="0" w:color="auto"/>
        <w:bottom w:val="none" w:sz="0" w:space="0" w:color="auto"/>
        <w:right w:val="none" w:sz="0" w:space="0" w:color="auto"/>
      </w:divBdr>
    </w:div>
    <w:div w:id="693115554">
      <w:marLeft w:val="640"/>
      <w:marRight w:val="0"/>
      <w:marTop w:val="0"/>
      <w:marBottom w:val="0"/>
      <w:divBdr>
        <w:top w:val="none" w:sz="0" w:space="0" w:color="auto"/>
        <w:left w:val="none" w:sz="0" w:space="0" w:color="auto"/>
        <w:bottom w:val="none" w:sz="0" w:space="0" w:color="auto"/>
        <w:right w:val="none" w:sz="0" w:space="0" w:color="auto"/>
      </w:divBdr>
    </w:div>
    <w:div w:id="693194856">
      <w:marLeft w:val="640"/>
      <w:marRight w:val="0"/>
      <w:marTop w:val="0"/>
      <w:marBottom w:val="0"/>
      <w:divBdr>
        <w:top w:val="none" w:sz="0" w:space="0" w:color="auto"/>
        <w:left w:val="none" w:sz="0" w:space="0" w:color="auto"/>
        <w:bottom w:val="none" w:sz="0" w:space="0" w:color="auto"/>
        <w:right w:val="none" w:sz="0" w:space="0" w:color="auto"/>
      </w:divBdr>
    </w:div>
    <w:div w:id="693196203">
      <w:marLeft w:val="640"/>
      <w:marRight w:val="0"/>
      <w:marTop w:val="0"/>
      <w:marBottom w:val="0"/>
      <w:divBdr>
        <w:top w:val="none" w:sz="0" w:space="0" w:color="auto"/>
        <w:left w:val="none" w:sz="0" w:space="0" w:color="auto"/>
        <w:bottom w:val="none" w:sz="0" w:space="0" w:color="auto"/>
        <w:right w:val="none" w:sz="0" w:space="0" w:color="auto"/>
      </w:divBdr>
    </w:div>
    <w:div w:id="693266521">
      <w:marLeft w:val="640"/>
      <w:marRight w:val="0"/>
      <w:marTop w:val="0"/>
      <w:marBottom w:val="0"/>
      <w:divBdr>
        <w:top w:val="none" w:sz="0" w:space="0" w:color="auto"/>
        <w:left w:val="none" w:sz="0" w:space="0" w:color="auto"/>
        <w:bottom w:val="none" w:sz="0" w:space="0" w:color="auto"/>
        <w:right w:val="none" w:sz="0" w:space="0" w:color="auto"/>
      </w:divBdr>
    </w:div>
    <w:div w:id="693314254">
      <w:marLeft w:val="640"/>
      <w:marRight w:val="0"/>
      <w:marTop w:val="0"/>
      <w:marBottom w:val="0"/>
      <w:divBdr>
        <w:top w:val="none" w:sz="0" w:space="0" w:color="auto"/>
        <w:left w:val="none" w:sz="0" w:space="0" w:color="auto"/>
        <w:bottom w:val="none" w:sz="0" w:space="0" w:color="auto"/>
        <w:right w:val="none" w:sz="0" w:space="0" w:color="auto"/>
      </w:divBdr>
    </w:div>
    <w:div w:id="693380526">
      <w:marLeft w:val="640"/>
      <w:marRight w:val="0"/>
      <w:marTop w:val="0"/>
      <w:marBottom w:val="0"/>
      <w:divBdr>
        <w:top w:val="none" w:sz="0" w:space="0" w:color="auto"/>
        <w:left w:val="none" w:sz="0" w:space="0" w:color="auto"/>
        <w:bottom w:val="none" w:sz="0" w:space="0" w:color="auto"/>
        <w:right w:val="none" w:sz="0" w:space="0" w:color="auto"/>
      </w:divBdr>
    </w:div>
    <w:div w:id="693380908">
      <w:marLeft w:val="640"/>
      <w:marRight w:val="0"/>
      <w:marTop w:val="0"/>
      <w:marBottom w:val="0"/>
      <w:divBdr>
        <w:top w:val="none" w:sz="0" w:space="0" w:color="auto"/>
        <w:left w:val="none" w:sz="0" w:space="0" w:color="auto"/>
        <w:bottom w:val="none" w:sz="0" w:space="0" w:color="auto"/>
        <w:right w:val="none" w:sz="0" w:space="0" w:color="auto"/>
      </w:divBdr>
    </w:div>
    <w:div w:id="693384538">
      <w:marLeft w:val="640"/>
      <w:marRight w:val="0"/>
      <w:marTop w:val="0"/>
      <w:marBottom w:val="0"/>
      <w:divBdr>
        <w:top w:val="none" w:sz="0" w:space="0" w:color="auto"/>
        <w:left w:val="none" w:sz="0" w:space="0" w:color="auto"/>
        <w:bottom w:val="none" w:sz="0" w:space="0" w:color="auto"/>
        <w:right w:val="none" w:sz="0" w:space="0" w:color="auto"/>
      </w:divBdr>
    </w:div>
    <w:div w:id="693582909">
      <w:marLeft w:val="640"/>
      <w:marRight w:val="0"/>
      <w:marTop w:val="0"/>
      <w:marBottom w:val="0"/>
      <w:divBdr>
        <w:top w:val="none" w:sz="0" w:space="0" w:color="auto"/>
        <w:left w:val="none" w:sz="0" w:space="0" w:color="auto"/>
        <w:bottom w:val="none" w:sz="0" w:space="0" w:color="auto"/>
        <w:right w:val="none" w:sz="0" w:space="0" w:color="auto"/>
      </w:divBdr>
    </w:div>
    <w:div w:id="693655194">
      <w:marLeft w:val="640"/>
      <w:marRight w:val="0"/>
      <w:marTop w:val="0"/>
      <w:marBottom w:val="0"/>
      <w:divBdr>
        <w:top w:val="none" w:sz="0" w:space="0" w:color="auto"/>
        <w:left w:val="none" w:sz="0" w:space="0" w:color="auto"/>
        <w:bottom w:val="none" w:sz="0" w:space="0" w:color="auto"/>
        <w:right w:val="none" w:sz="0" w:space="0" w:color="auto"/>
      </w:divBdr>
    </w:div>
    <w:div w:id="693771472">
      <w:marLeft w:val="640"/>
      <w:marRight w:val="0"/>
      <w:marTop w:val="0"/>
      <w:marBottom w:val="0"/>
      <w:divBdr>
        <w:top w:val="none" w:sz="0" w:space="0" w:color="auto"/>
        <w:left w:val="none" w:sz="0" w:space="0" w:color="auto"/>
        <w:bottom w:val="none" w:sz="0" w:space="0" w:color="auto"/>
        <w:right w:val="none" w:sz="0" w:space="0" w:color="auto"/>
      </w:divBdr>
    </w:div>
    <w:div w:id="693843129">
      <w:marLeft w:val="640"/>
      <w:marRight w:val="0"/>
      <w:marTop w:val="0"/>
      <w:marBottom w:val="0"/>
      <w:divBdr>
        <w:top w:val="none" w:sz="0" w:space="0" w:color="auto"/>
        <w:left w:val="none" w:sz="0" w:space="0" w:color="auto"/>
        <w:bottom w:val="none" w:sz="0" w:space="0" w:color="auto"/>
        <w:right w:val="none" w:sz="0" w:space="0" w:color="auto"/>
      </w:divBdr>
    </w:div>
    <w:div w:id="693963590">
      <w:marLeft w:val="640"/>
      <w:marRight w:val="0"/>
      <w:marTop w:val="0"/>
      <w:marBottom w:val="0"/>
      <w:divBdr>
        <w:top w:val="none" w:sz="0" w:space="0" w:color="auto"/>
        <w:left w:val="none" w:sz="0" w:space="0" w:color="auto"/>
        <w:bottom w:val="none" w:sz="0" w:space="0" w:color="auto"/>
        <w:right w:val="none" w:sz="0" w:space="0" w:color="auto"/>
      </w:divBdr>
    </w:div>
    <w:div w:id="693968632">
      <w:marLeft w:val="640"/>
      <w:marRight w:val="0"/>
      <w:marTop w:val="0"/>
      <w:marBottom w:val="0"/>
      <w:divBdr>
        <w:top w:val="none" w:sz="0" w:space="0" w:color="auto"/>
        <w:left w:val="none" w:sz="0" w:space="0" w:color="auto"/>
        <w:bottom w:val="none" w:sz="0" w:space="0" w:color="auto"/>
        <w:right w:val="none" w:sz="0" w:space="0" w:color="auto"/>
      </w:divBdr>
    </w:div>
    <w:div w:id="694036720">
      <w:marLeft w:val="640"/>
      <w:marRight w:val="0"/>
      <w:marTop w:val="0"/>
      <w:marBottom w:val="0"/>
      <w:divBdr>
        <w:top w:val="none" w:sz="0" w:space="0" w:color="auto"/>
        <w:left w:val="none" w:sz="0" w:space="0" w:color="auto"/>
        <w:bottom w:val="none" w:sz="0" w:space="0" w:color="auto"/>
        <w:right w:val="none" w:sz="0" w:space="0" w:color="auto"/>
      </w:divBdr>
    </w:div>
    <w:div w:id="694115552">
      <w:marLeft w:val="640"/>
      <w:marRight w:val="0"/>
      <w:marTop w:val="0"/>
      <w:marBottom w:val="0"/>
      <w:divBdr>
        <w:top w:val="none" w:sz="0" w:space="0" w:color="auto"/>
        <w:left w:val="none" w:sz="0" w:space="0" w:color="auto"/>
        <w:bottom w:val="none" w:sz="0" w:space="0" w:color="auto"/>
        <w:right w:val="none" w:sz="0" w:space="0" w:color="auto"/>
      </w:divBdr>
    </w:div>
    <w:div w:id="694380109">
      <w:marLeft w:val="640"/>
      <w:marRight w:val="0"/>
      <w:marTop w:val="0"/>
      <w:marBottom w:val="0"/>
      <w:divBdr>
        <w:top w:val="none" w:sz="0" w:space="0" w:color="auto"/>
        <w:left w:val="none" w:sz="0" w:space="0" w:color="auto"/>
        <w:bottom w:val="none" w:sz="0" w:space="0" w:color="auto"/>
        <w:right w:val="none" w:sz="0" w:space="0" w:color="auto"/>
      </w:divBdr>
    </w:div>
    <w:div w:id="694505987">
      <w:marLeft w:val="640"/>
      <w:marRight w:val="0"/>
      <w:marTop w:val="0"/>
      <w:marBottom w:val="0"/>
      <w:divBdr>
        <w:top w:val="none" w:sz="0" w:space="0" w:color="auto"/>
        <w:left w:val="none" w:sz="0" w:space="0" w:color="auto"/>
        <w:bottom w:val="none" w:sz="0" w:space="0" w:color="auto"/>
        <w:right w:val="none" w:sz="0" w:space="0" w:color="auto"/>
      </w:divBdr>
    </w:div>
    <w:div w:id="694577870">
      <w:marLeft w:val="640"/>
      <w:marRight w:val="0"/>
      <w:marTop w:val="0"/>
      <w:marBottom w:val="0"/>
      <w:divBdr>
        <w:top w:val="none" w:sz="0" w:space="0" w:color="auto"/>
        <w:left w:val="none" w:sz="0" w:space="0" w:color="auto"/>
        <w:bottom w:val="none" w:sz="0" w:space="0" w:color="auto"/>
        <w:right w:val="none" w:sz="0" w:space="0" w:color="auto"/>
      </w:divBdr>
    </w:div>
    <w:div w:id="694579397">
      <w:marLeft w:val="640"/>
      <w:marRight w:val="0"/>
      <w:marTop w:val="0"/>
      <w:marBottom w:val="0"/>
      <w:divBdr>
        <w:top w:val="none" w:sz="0" w:space="0" w:color="auto"/>
        <w:left w:val="none" w:sz="0" w:space="0" w:color="auto"/>
        <w:bottom w:val="none" w:sz="0" w:space="0" w:color="auto"/>
        <w:right w:val="none" w:sz="0" w:space="0" w:color="auto"/>
      </w:divBdr>
    </w:div>
    <w:div w:id="694618003">
      <w:marLeft w:val="640"/>
      <w:marRight w:val="0"/>
      <w:marTop w:val="0"/>
      <w:marBottom w:val="0"/>
      <w:divBdr>
        <w:top w:val="none" w:sz="0" w:space="0" w:color="auto"/>
        <w:left w:val="none" w:sz="0" w:space="0" w:color="auto"/>
        <w:bottom w:val="none" w:sz="0" w:space="0" w:color="auto"/>
        <w:right w:val="none" w:sz="0" w:space="0" w:color="auto"/>
      </w:divBdr>
    </w:div>
    <w:div w:id="694692184">
      <w:marLeft w:val="640"/>
      <w:marRight w:val="0"/>
      <w:marTop w:val="0"/>
      <w:marBottom w:val="0"/>
      <w:divBdr>
        <w:top w:val="none" w:sz="0" w:space="0" w:color="auto"/>
        <w:left w:val="none" w:sz="0" w:space="0" w:color="auto"/>
        <w:bottom w:val="none" w:sz="0" w:space="0" w:color="auto"/>
        <w:right w:val="none" w:sz="0" w:space="0" w:color="auto"/>
      </w:divBdr>
    </w:div>
    <w:div w:id="694694882">
      <w:marLeft w:val="640"/>
      <w:marRight w:val="0"/>
      <w:marTop w:val="0"/>
      <w:marBottom w:val="0"/>
      <w:divBdr>
        <w:top w:val="none" w:sz="0" w:space="0" w:color="auto"/>
        <w:left w:val="none" w:sz="0" w:space="0" w:color="auto"/>
        <w:bottom w:val="none" w:sz="0" w:space="0" w:color="auto"/>
        <w:right w:val="none" w:sz="0" w:space="0" w:color="auto"/>
      </w:divBdr>
    </w:div>
    <w:div w:id="694697621">
      <w:marLeft w:val="640"/>
      <w:marRight w:val="0"/>
      <w:marTop w:val="0"/>
      <w:marBottom w:val="0"/>
      <w:divBdr>
        <w:top w:val="none" w:sz="0" w:space="0" w:color="auto"/>
        <w:left w:val="none" w:sz="0" w:space="0" w:color="auto"/>
        <w:bottom w:val="none" w:sz="0" w:space="0" w:color="auto"/>
        <w:right w:val="none" w:sz="0" w:space="0" w:color="auto"/>
      </w:divBdr>
    </w:div>
    <w:div w:id="694841098">
      <w:marLeft w:val="640"/>
      <w:marRight w:val="0"/>
      <w:marTop w:val="0"/>
      <w:marBottom w:val="0"/>
      <w:divBdr>
        <w:top w:val="none" w:sz="0" w:space="0" w:color="auto"/>
        <w:left w:val="none" w:sz="0" w:space="0" w:color="auto"/>
        <w:bottom w:val="none" w:sz="0" w:space="0" w:color="auto"/>
        <w:right w:val="none" w:sz="0" w:space="0" w:color="auto"/>
      </w:divBdr>
    </w:div>
    <w:div w:id="694886194">
      <w:marLeft w:val="640"/>
      <w:marRight w:val="0"/>
      <w:marTop w:val="0"/>
      <w:marBottom w:val="0"/>
      <w:divBdr>
        <w:top w:val="none" w:sz="0" w:space="0" w:color="auto"/>
        <w:left w:val="none" w:sz="0" w:space="0" w:color="auto"/>
        <w:bottom w:val="none" w:sz="0" w:space="0" w:color="auto"/>
        <w:right w:val="none" w:sz="0" w:space="0" w:color="auto"/>
      </w:divBdr>
    </w:div>
    <w:div w:id="694886231">
      <w:marLeft w:val="640"/>
      <w:marRight w:val="0"/>
      <w:marTop w:val="0"/>
      <w:marBottom w:val="0"/>
      <w:divBdr>
        <w:top w:val="none" w:sz="0" w:space="0" w:color="auto"/>
        <w:left w:val="none" w:sz="0" w:space="0" w:color="auto"/>
        <w:bottom w:val="none" w:sz="0" w:space="0" w:color="auto"/>
        <w:right w:val="none" w:sz="0" w:space="0" w:color="auto"/>
      </w:divBdr>
    </w:div>
    <w:div w:id="694887682">
      <w:marLeft w:val="640"/>
      <w:marRight w:val="0"/>
      <w:marTop w:val="0"/>
      <w:marBottom w:val="0"/>
      <w:divBdr>
        <w:top w:val="none" w:sz="0" w:space="0" w:color="auto"/>
        <w:left w:val="none" w:sz="0" w:space="0" w:color="auto"/>
        <w:bottom w:val="none" w:sz="0" w:space="0" w:color="auto"/>
        <w:right w:val="none" w:sz="0" w:space="0" w:color="auto"/>
      </w:divBdr>
    </w:div>
    <w:div w:id="695011204">
      <w:marLeft w:val="640"/>
      <w:marRight w:val="0"/>
      <w:marTop w:val="0"/>
      <w:marBottom w:val="0"/>
      <w:divBdr>
        <w:top w:val="none" w:sz="0" w:space="0" w:color="auto"/>
        <w:left w:val="none" w:sz="0" w:space="0" w:color="auto"/>
        <w:bottom w:val="none" w:sz="0" w:space="0" w:color="auto"/>
        <w:right w:val="none" w:sz="0" w:space="0" w:color="auto"/>
      </w:divBdr>
    </w:div>
    <w:div w:id="695041181">
      <w:marLeft w:val="640"/>
      <w:marRight w:val="0"/>
      <w:marTop w:val="0"/>
      <w:marBottom w:val="0"/>
      <w:divBdr>
        <w:top w:val="none" w:sz="0" w:space="0" w:color="auto"/>
        <w:left w:val="none" w:sz="0" w:space="0" w:color="auto"/>
        <w:bottom w:val="none" w:sz="0" w:space="0" w:color="auto"/>
        <w:right w:val="none" w:sz="0" w:space="0" w:color="auto"/>
      </w:divBdr>
    </w:div>
    <w:div w:id="695077581">
      <w:marLeft w:val="640"/>
      <w:marRight w:val="0"/>
      <w:marTop w:val="0"/>
      <w:marBottom w:val="0"/>
      <w:divBdr>
        <w:top w:val="none" w:sz="0" w:space="0" w:color="auto"/>
        <w:left w:val="none" w:sz="0" w:space="0" w:color="auto"/>
        <w:bottom w:val="none" w:sz="0" w:space="0" w:color="auto"/>
        <w:right w:val="none" w:sz="0" w:space="0" w:color="auto"/>
      </w:divBdr>
    </w:div>
    <w:div w:id="695077674">
      <w:marLeft w:val="640"/>
      <w:marRight w:val="0"/>
      <w:marTop w:val="0"/>
      <w:marBottom w:val="0"/>
      <w:divBdr>
        <w:top w:val="none" w:sz="0" w:space="0" w:color="auto"/>
        <w:left w:val="none" w:sz="0" w:space="0" w:color="auto"/>
        <w:bottom w:val="none" w:sz="0" w:space="0" w:color="auto"/>
        <w:right w:val="none" w:sz="0" w:space="0" w:color="auto"/>
      </w:divBdr>
    </w:div>
    <w:div w:id="695079306">
      <w:marLeft w:val="640"/>
      <w:marRight w:val="0"/>
      <w:marTop w:val="0"/>
      <w:marBottom w:val="0"/>
      <w:divBdr>
        <w:top w:val="none" w:sz="0" w:space="0" w:color="auto"/>
        <w:left w:val="none" w:sz="0" w:space="0" w:color="auto"/>
        <w:bottom w:val="none" w:sz="0" w:space="0" w:color="auto"/>
        <w:right w:val="none" w:sz="0" w:space="0" w:color="auto"/>
      </w:divBdr>
    </w:div>
    <w:div w:id="695228155">
      <w:marLeft w:val="640"/>
      <w:marRight w:val="0"/>
      <w:marTop w:val="0"/>
      <w:marBottom w:val="0"/>
      <w:divBdr>
        <w:top w:val="none" w:sz="0" w:space="0" w:color="auto"/>
        <w:left w:val="none" w:sz="0" w:space="0" w:color="auto"/>
        <w:bottom w:val="none" w:sz="0" w:space="0" w:color="auto"/>
        <w:right w:val="none" w:sz="0" w:space="0" w:color="auto"/>
      </w:divBdr>
    </w:div>
    <w:div w:id="695352865">
      <w:marLeft w:val="640"/>
      <w:marRight w:val="0"/>
      <w:marTop w:val="0"/>
      <w:marBottom w:val="0"/>
      <w:divBdr>
        <w:top w:val="none" w:sz="0" w:space="0" w:color="auto"/>
        <w:left w:val="none" w:sz="0" w:space="0" w:color="auto"/>
        <w:bottom w:val="none" w:sz="0" w:space="0" w:color="auto"/>
        <w:right w:val="none" w:sz="0" w:space="0" w:color="auto"/>
      </w:divBdr>
    </w:div>
    <w:div w:id="695426251">
      <w:marLeft w:val="640"/>
      <w:marRight w:val="0"/>
      <w:marTop w:val="0"/>
      <w:marBottom w:val="0"/>
      <w:divBdr>
        <w:top w:val="none" w:sz="0" w:space="0" w:color="auto"/>
        <w:left w:val="none" w:sz="0" w:space="0" w:color="auto"/>
        <w:bottom w:val="none" w:sz="0" w:space="0" w:color="auto"/>
        <w:right w:val="none" w:sz="0" w:space="0" w:color="auto"/>
      </w:divBdr>
    </w:div>
    <w:div w:id="695428739">
      <w:marLeft w:val="640"/>
      <w:marRight w:val="0"/>
      <w:marTop w:val="0"/>
      <w:marBottom w:val="0"/>
      <w:divBdr>
        <w:top w:val="none" w:sz="0" w:space="0" w:color="auto"/>
        <w:left w:val="none" w:sz="0" w:space="0" w:color="auto"/>
        <w:bottom w:val="none" w:sz="0" w:space="0" w:color="auto"/>
        <w:right w:val="none" w:sz="0" w:space="0" w:color="auto"/>
      </w:divBdr>
    </w:div>
    <w:div w:id="695499770">
      <w:marLeft w:val="640"/>
      <w:marRight w:val="0"/>
      <w:marTop w:val="0"/>
      <w:marBottom w:val="0"/>
      <w:divBdr>
        <w:top w:val="none" w:sz="0" w:space="0" w:color="auto"/>
        <w:left w:val="none" w:sz="0" w:space="0" w:color="auto"/>
        <w:bottom w:val="none" w:sz="0" w:space="0" w:color="auto"/>
        <w:right w:val="none" w:sz="0" w:space="0" w:color="auto"/>
      </w:divBdr>
    </w:div>
    <w:div w:id="695616221">
      <w:marLeft w:val="640"/>
      <w:marRight w:val="0"/>
      <w:marTop w:val="0"/>
      <w:marBottom w:val="0"/>
      <w:divBdr>
        <w:top w:val="none" w:sz="0" w:space="0" w:color="auto"/>
        <w:left w:val="none" w:sz="0" w:space="0" w:color="auto"/>
        <w:bottom w:val="none" w:sz="0" w:space="0" w:color="auto"/>
        <w:right w:val="none" w:sz="0" w:space="0" w:color="auto"/>
      </w:divBdr>
    </w:div>
    <w:div w:id="695666031">
      <w:marLeft w:val="640"/>
      <w:marRight w:val="0"/>
      <w:marTop w:val="0"/>
      <w:marBottom w:val="0"/>
      <w:divBdr>
        <w:top w:val="none" w:sz="0" w:space="0" w:color="auto"/>
        <w:left w:val="none" w:sz="0" w:space="0" w:color="auto"/>
        <w:bottom w:val="none" w:sz="0" w:space="0" w:color="auto"/>
        <w:right w:val="none" w:sz="0" w:space="0" w:color="auto"/>
      </w:divBdr>
    </w:div>
    <w:div w:id="695690896">
      <w:marLeft w:val="640"/>
      <w:marRight w:val="0"/>
      <w:marTop w:val="0"/>
      <w:marBottom w:val="0"/>
      <w:divBdr>
        <w:top w:val="none" w:sz="0" w:space="0" w:color="auto"/>
        <w:left w:val="none" w:sz="0" w:space="0" w:color="auto"/>
        <w:bottom w:val="none" w:sz="0" w:space="0" w:color="auto"/>
        <w:right w:val="none" w:sz="0" w:space="0" w:color="auto"/>
      </w:divBdr>
    </w:div>
    <w:div w:id="695692529">
      <w:marLeft w:val="640"/>
      <w:marRight w:val="0"/>
      <w:marTop w:val="0"/>
      <w:marBottom w:val="0"/>
      <w:divBdr>
        <w:top w:val="none" w:sz="0" w:space="0" w:color="auto"/>
        <w:left w:val="none" w:sz="0" w:space="0" w:color="auto"/>
        <w:bottom w:val="none" w:sz="0" w:space="0" w:color="auto"/>
        <w:right w:val="none" w:sz="0" w:space="0" w:color="auto"/>
      </w:divBdr>
    </w:div>
    <w:div w:id="695886155">
      <w:marLeft w:val="640"/>
      <w:marRight w:val="0"/>
      <w:marTop w:val="0"/>
      <w:marBottom w:val="0"/>
      <w:divBdr>
        <w:top w:val="none" w:sz="0" w:space="0" w:color="auto"/>
        <w:left w:val="none" w:sz="0" w:space="0" w:color="auto"/>
        <w:bottom w:val="none" w:sz="0" w:space="0" w:color="auto"/>
        <w:right w:val="none" w:sz="0" w:space="0" w:color="auto"/>
      </w:divBdr>
    </w:div>
    <w:div w:id="695931820">
      <w:marLeft w:val="640"/>
      <w:marRight w:val="0"/>
      <w:marTop w:val="0"/>
      <w:marBottom w:val="0"/>
      <w:divBdr>
        <w:top w:val="none" w:sz="0" w:space="0" w:color="auto"/>
        <w:left w:val="none" w:sz="0" w:space="0" w:color="auto"/>
        <w:bottom w:val="none" w:sz="0" w:space="0" w:color="auto"/>
        <w:right w:val="none" w:sz="0" w:space="0" w:color="auto"/>
      </w:divBdr>
    </w:div>
    <w:div w:id="696008733">
      <w:marLeft w:val="640"/>
      <w:marRight w:val="0"/>
      <w:marTop w:val="0"/>
      <w:marBottom w:val="0"/>
      <w:divBdr>
        <w:top w:val="none" w:sz="0" w:space="0" w:color="auto"/>
        <w:left w:val="none" w:sz="0" w:space="0" w:color="auto"/>
        <w:bottom w:val="none" w:sz="0" w:space="0" w:color="auto"/>
        <w:right w:val="none" w:sz="0" w:space="0" w:color="auto"/>
      </w:divBdr>
    </w:div>
    <w:div w:id="696080528">
      <w:marLeft w:val="640"/>
      <w:marRight w:val="0"/>
      <w:marTop w:val="0"/>
      <w:marBottom w:val="0"/>
      <w:divBdr>
        <w:top w:val="none" w:sz="0" w:space="0" w:color="auto"/>
        <w:left w:val="none" w:sz="0" w:space="0" w:color="auto"/>
        <w:bottom w:val="none" w:sz="0" w:space="0" w:color="auto"/>
        <w:right w:val="none" w:sz="0" w:space="0" w:color="auto"/>
      </w:divBdr>
    </w:div>
    <w:div w:id="696123647">
      <w:marLeft w:val="640"/>
      <w:marRight w:val="0"/>
      <w:marTop w:val="0"/>
      <w:marBottom w:val="0"/>
      <w:divBdr>
        <w:top w:val="none" w:sz="0" w:space="0" w:color="auto"/>
        <w:left w:val="none" w:sz="0" w:space="0" w:color="auto"/>
        <w:bottom w:val="none" w:sz="0" w:space="0" w:color="auto"/>
        <w:right w:val="none" w:sz="0" w:space="0" w:color="auto"/>
      </w:divBdr>
    </w:div>
    <w:div w:id="696196623">
      <w:marLeft w:val="640"/>
      <w:marRight w:val="0"/>
      <w:marTop w:val="0"/>
      <w:marBottom w:val="0"/>
      <w:divBdr>
        <w:top w:val="none" w:sz="0" w:space="0" w:color="auto"/>
        <w:left w:val="none" w:sz="0" w:space="0" w:color="auto"/>
        <w:bottom w:val="none" w:sz="0" w:space="0" w:color="auto"/>
        <w:right w:val="none" w:sz="0" w:space="0" w:color="auto"/>
      </w:divBdr>
    </w:div>
    <w:div w:id="696387601">
      <w:marLeft w:val="640"/>
      <w:marRight w:val="0"/>
      <w:marTop w:val="0"/>
      <w:marBottom w:val="0"/>
      <w:divBdr>
        <w:top w:val="none" w:sz="0" w:space="0" w:color="auto"/>
        <w:left w:val="none" w:sz="0" w:space="0" w:color="auto"/>
        <w:bottom w:val="none" w:sz="0" w:space="0" w:color="auto"/>
        <w:right w:val="none" w:sz="0" w:space="0" w:color="auto"/>
      </w:divBdr>
    </w:div>
    <w:div w:id="696466557">
      <w:marLeft w:val="640"/>
      <w:marRight w:val="0"/>
      <w:marTop w:val="0"/>
      <w:marBottom w:val="0"/>
      <w:divBdr>
        <w:top w:val="none" w:sz="0" w:space="0" w:color="auto"/>
        <w:left w:val="none" w:sz="0" w:space="0" w:color="auto"/>
        <w:bottom w:val="none" w:sz="0" w:space="0" w:color="auto"/>
        <w:right w:val="none" w:sz="0" w:space="0" w:color="auto"/>
      </w:divBdr>
    </w:div>
    <w:div w:id="696542060">
      <w:marLeft w:val="640"/>
      <w:marRight w:val="0"/>
      <w:marTop w:val="0"/>
      <w:marBottom w:val="0"/>
      <w:divBdr>
        <w:top w:val="none" w:sz="0" w:space="0" w:color="auto"/>
        <w:left w:val="none" w:sz="0" w:space="0" w:color="auto"/>
        <w:bottom w:val="none" w:sz="0" w:space="0" w:color="auto"/>
        <w:right w:val="none" w:sz="0" w:space="0" w:color="auto"/>
      </w:divBdr>
    </w:div>
    <w:div w:id="696544831">
      <w:marLeft w:val="640"/>
      <w:marRight w:val="0"/>
      <w:marTop w:val="0"/>
      <w:marBottom w:val="0"/>
      <w:divBdr>
        <w:top w:val="none" w:sz="0" w:space="0" w:color="auto"/>
        <w:left w:val="none" w:sz="0" w:space="0" w:color="auto"/>
        <w:bottom w:val="none" w:sz="0" w:space="0" w:color="auto"/>
        <w:right w:val="none" w:sz="0" w:space="0" w:color="auto"/>
      </w:divBdr>
    </w:div>
    <w:div w:id="696588486">
      <w:marLeft w:val="640"/>
      <w:marRight w:val="0"/>
      <w:marTop w:val="0"/>
      <w:marBottom w:val="0"/>
      <w:divBdr>
        <w:top w:val="none" w:sz="0" w:space="0" w:color="auto"/>
        <w:left w:val="none" w:sz="0" w:space="0" w:color="auto"/>
        <w:bottom w:val="none" w:sz="0" w:space="0" w:color="auto"/>
        <w:right w:val="none" w:sz="0" w:space="0" w:color="auto"/>
      </w:divBdr>
    </w:div>
    <w:div w:id="696661399">
      <w:marLeft w:val="640"/>
      <w:marRight w:val="0"/>
      <w:marTop w:val="0"/>
      <w:marBottom w:val="0"/>
      <w:divBdr>
        <w:top w:val="none" w:sz="0" w:space="0" w:color="auto"/>
        <w:left w:val="none" w:sz="0" w:space="0" w:color="auto"/>
        <w:bottom w:val="none" w:sz="0" w:space="0" w:color="auto"/>
        <w:right w:val="none" w:sz="0" w:space="0" w:color="auto"/>
      </w:divBdr>
    </w:div>
    <w:div w:id="696665354">
      <w:marLeft w:val="640"/>
      <w:marRight w:val="0"/>
      <w:marTop w:val="0"/>
      <w:marBottom w:val="0"/>
      <w:divBdr>
        <w:top w:val="none" w:sz="0" w:space="0" w:color="auto"/>
        <w:left w:val="none" w:sz="0" w:space="0" w:color="auto"/>
        <w:bottom w:val="none" w:sz="0" w:space="0" w:color="auto"/>
        <w:right w:val="none" w:sz="0" w:space="0" w:color="auto"/>
      </w:divBdr>
    </w:div>
    <w:div w:id="696811230">
      <w:marLeft w:val="640"/>
      <w:marRight w:val="0"/>
      <w:marTop w:val="0"/>
      <w:marBottom w:val="0"/>
      <w:divBdr>
        <w:top w:val="none" w:sz="0" w:space="0" w:color="auto"/>
        <w:left w:val="none" w:sz="0" w:space="0" w:color="auto"/>
        <w:bottom w:val="none" w:sz="0" w:space="0" w:color="auto"/>
        <w:right w:val="none" w:sz="0" w:space="0" w:color="auto"/>
      </w:divBdr>
    </w:div>
    <w:div w:id="696850238">
      <w:marLeft w:val="640"/>
      <w:marRight w:val="0"/>
      <w:marTop w:val="0"/>
      <w:marBottom w:val="0"/>
      <w:divBdr>
        <w:top w:val="none" w:sz="0" w:space="0" w:color="auto"/>
        <w:left w:val="none" w:sz="0" w:space="0" w:color="auto"/>
        <w:bottom w:val="none" w:sz="0" w:space="0" w:color="auto"/>
        <w:right w:val="none" w:sz="0" w:space="0" w:color="auto"/>
      </w:divBdr>
    </w:div>
    <w:div w:id="696925031">
      <w:marLeft w:val="640"/>
      <w:marRight w:val="0"/>
      <w:marTop w:val="0"/>
      <w:marBottom w:val="0"/>
      <w:divBdr>
        <w:top w:val="none" w:sz="0" w:space="0" w:color="auto"/>
        <w:left w:val="none" w:sz="0" w:space="0" w:color="auto"/>
        <w:bottom w:val="none" w:sz="0" w:space="0" w:color="auto"/>
        <w:right w:val="none" w:sz="0" w:space="0" w:color="auto"/>
      </w:divBdr>
    </w:div>
    <w:div w:id="696930650">
      <w:marLeft w:val="640"/>
      <w:marRight w:val="0"/>
      <w:marTop w:val="0"/>
      <w:marBottom w:val="0"/>
      <w:divBdr>
        <w:top w:val="none" w:sz="0" w:space="0" w:color="auto"/>
        <w:left w:val="none" w:sz="0" w:space="0" w:color="auto"/>
        <w:bottom w:val="none" w:sz="0" w:space="0" w:color="auto"/>
        <w:right w:val="none" w:sz="0" w:space="0" w:color="auto"/>
      </w:divBdr>
    </w:div>
    <w:div w:id="697046675">
      <w:marLeft w:val="640"/>
      <w:marRight w:val="0"/>
      <w:marTop w:val="0"/>
      <w:marBottom w:val="0"/>
      <w:divBdr>
        <w:top w:val="none" w:sz="0" w:space="0" w:color="auto"/>
        <w:left w:val="none" w:sz="0" w:space="0" w:color="auto"/>
        <w:bottom w:val="none" w:sz="0" w:space="0" w:color="auto"/>
        <w:right w:val="none" w:sz="0" w:space="0" w:color="auto"/>
      </w:divBdr>
    </w:div>
    <w:div w:id="697052284">
      <w:marLeft w:val="640"/>
      <w:marRight w:val="0"/>
      <w:marTop w:val="0"/>
      <w:marBottom w:val="0"/>
      <w:divBdr>
        <w:top w:val="none" w:sz="0" w:space="0" w:color="auto"/>
        <w:left w:val="none" w:sz="0" w:space="0" w:color="auto"/>
        <w:bottom w:val="none" w:sz="0" w:space="0" w:color="auto"/>
        <w:right w:val="none" w:sz="0" w:space="0" w:color="auto"/>
      </w:divBdr>
    </w:div>
    <w:div w:id="697200752">
      <w:marLeft w:val="640"/>
      <w:marRight w:val="0"/>
      <w:marTop w:val="0"/>
      <w:marBottom w:val="0"/>
      <w:divBdr>
        <w:top w:val="none" w:sz="0" w:space="0" w:color="auto"/>
        <w:left w:val="none" w:sz="0" w:space="0" w:color="auto"/>
        <w:bottom w:val="none" w:sz="0" w:space="0" w:color="auto"/>
        <w:right w:val="none" w:sz="0" w:space="0" w:color="auto"/>
      </w:divBdr>
    </w:div>
    <w:div w:id="697239961">
      <w:marLeft w:val="640"/>
      <w:marRight w:val="0"/>
      <w:marTop w:val="0"/>
      <w:marBottom w:val="0"/>
      <w:divBdr>
        <w:top w:val="none" w:sz="0" w:space="0" w:color="auto"/>
        <w:left w:val="none" w:sz="0" w:space="0" w:color="auto"/>
        <w:bottom w:val="none" w:sz="0" w:space="0" w:color="auto"/>
        <w:right w:val="none" w:sz="0" w:space="0" w:color="auto"/>
      </w:divBdr>
    </w:div>
    <w:div w:id="697245176">
      <w:marLeft w:val="640"/>
      <w:marRight w:val="0"/>
      <w:marTop w:val="0"/>
      <w:marBottom w:val="0"/>
      <w:divBdr>
        <w:top w:val="none" w:sz="0" w:space="0" w:color="auto"/>
        <w:left w:val="none" w:sz="0" w:space="0" w:color="auto"/>
        <w:bottom w:val="none" w:sz="0" w:space="0" w:color="auto"/>
        <w:right w:val="none" w:sz="0" w:space="0" w:color="auto"/>
      </w:divBdr>
    </w:div>
    <w:div w:id="697318151">
      <w:marLeft w:val="640"/>
      <w:marRight w:val="0"/>
      <w:marTop w:val="0"/>
      <w:marBottom w:val="0"/>
      <w:divBdr>
        <w:top w:val="none" w:sz="0" w:space="0" w:color="auto"/>
        <w:left w:val="none" w:sz="0" w:space="0" w:color="auto"/>
        <w:bottom w:val="none" w:sz="0" w:space="0" w:color="auto"/>
        <w:right w:val="none" w:sz="0" w:space="0" w:color="auto"/>
      </w:divBdr>
    </w:div>
    <w:div w:id="697392563">
      <w:marLeft w:val="640"/>
      <w:marRight w:val="0"/>
      <w:marTop w:val="0"/>
      <w:marBottom w:val="0"/>
      <w:divBdr>
        <w:top w:val="none" w:sz="0" w:space="0" w:color="auto"/>
        <w:left w:val="none" w:sz="0" w:space="0" w:color="auto"/>
        <w:bottom w:val="none" w:sz="0" w:space="0" w:color="auto"/>
        <w:right w:val="none" w:sz="0" w:space="0" w:color="auto"/>
      </w:divBdr>
    </w:div>
    <w:div w:id="697463559">
      <w:marLeft w:val="640"/>
      <w:marRight w:val="0"/>
      <w:marTop w:val="0"/>
      <w:marBottom w:val="0"/>
      <w:divBdr>
        <w:top w:val="none" w:sz="0" w:space="0" w:color="auto"/>
        <w:left w:val="none" w:sz="0" w:space="0" w:color="auto"/>
        <w:bottom w:val="none" w:sz="0" w:space="0" w:color="auto"/>
        <w:right w:val="none" w:sz="0" w:space="0" w:color="auto"/>
      </w:divBdr>
    </w:div>
    <w:div w:id="697510408">
      <w:marLeft w:val="640"/>
      <w:marRight w:val="0"/>
      <w:marTop w:val="0"/>
      <w:marBottom w:val="0"/>
      <w:divBdr>
        <w:top w:val="none" w:sz="0" w:space="0" w:color="auto"/>
        <w:left w:val="none" w:sz="0" w:space="0" w:color="auto"/>
        <w:bottom w:val="none" w:sz="0" w:space="0" w:color="auto"/>
        <w:right w:val="none" w:sz="0" w:space="0" w:color="auto"/>
      </w:divBdr>
    </w:div>
    <w:div w:id="697512903">
      <w:marLeft w:val="640"/>
      <w:marRight w:val="0"/>
      <w:marTop w:val="0"/>
      <w:marBottom w:val="0"/>
      <w:divBdr>
        <w:top w:val="none" w:sz="0" w:space="0" w:color="auto"/>
        <w:left w:val="none" w:sz="0" w:space="0" w:color="auto"/>
        <w:bottom w:val="none" w:sz="0" w:space="0" w:color="auto"/>
        <w:right w:val="none" w:sz="0" w:space="0" w:color="auto"/>
      </w:divBdr>
    </w:div>
    <w:div w:id="697580673">
      <w:marLeft w:val="640"/>
      <w:marRight w:val="0"/>
      <w:marTop w:val="0"/>
      <w:marBottom w:val="0"/>
      <w:divBdr>
        <w:top w:val="none" w:sz="0" w:space="0" w:color="auto"/>
        <w:left w:val="none" w:sz="0" w:space="0" w:color="auto"/>
        <w:bottom w:val="none" w:sz="0" w:space="0" w:color="auto"/>
        <w:right w:val="none" w:sz="0" w:space="0" w:color="auto"/>
      </w:divBdr>
    </w:div>
    <w:div w:id="697583954">
      <w:marLeft w:val="640"/>
      <w:marRight w:val="0"/>
      <w:marTop w:val="0"/>
      <w:marBottom w:val="0"/>
      <w:divBdr>
        <w:top w:val="none" w:sz="0" w:space="0" w:color="auto"/>
        <w:left w:val="none" w:sz="0" w:space="0" w:color="auto"/>
        <w:bottom w:val="none" w:sz="0" w:space="0" w:color="auto"/>
        <w:right w:val="none" w:sz="0" w:space="0" w:color="auto"/>
      </w:divBdr>
    </w:div>
    <w:div w:id="697659914">
      <w:marLeft w:val="640"/>
      <w:marRight w:val="0"/>
      <w:marTop w:val="0"/>
      <w:marBottom w:val="0"/>
      <w:divBdr>
        <w:top w:val="none" w:sz="0" w:space="0" w:color="auto"/>
        <w:left w:val="none" w:sz="0" w:space="0" w:color="auto"/>
        <w:bottom w:val="none" w:sz="0" w:space="0" w:color="auto"/>
        <w:right w:val="none" w:sz="0" w:space="0" w:color="auto"/>
      </w:divBdr>
    </w:div>
    <w:div w:id="697706739">
      <w:marLeft w:val="640"/>
      <w:marRight w:val="0"/>
      <w:marTop w:val="0"/>
      <w:marBottom w:val="0"/>
      <w:divBdr>
        <w:top w:val="none" w:sz="0" w:space="0" w:color="auto"/>
        <w:left w:val="none" w:sz="0" w:space="0" w:color="auto"/>
        <w:bottom w:val="none" w:sz="0" w:space="0" w:color="auto"/>
        <w:right w:val="none" w:sz="0" w:space="0" w:color="auto"/>
      </w:divBdr>
    </w:div>
    <w:div w:id="697777729">
      <w:marLeft w:val="640"/>
      <w:marRight w:val="0"/>
      <w:marTop w:val="0"/>
      <w:marBottom w:val="0"/>
      <w:divBdr>
        <w:top w:val="none" w:sz="0" w:space="0" w:color="auto"/>
        <w:left w:val="none" w:sz="0" w:space="0" w:color="auto"/>
        <w:bottom w:val="none" w:sz="0" w:space="0" w:color="auto"/>
        <w:right w:val="none" w:sz="0" w:space="0" w:color="auto"/>
      </w:divBdr>
    </w:div>
    <w:div w:id="697849396">
      <w:marLeft w:val="640"/>
      <w:marRight w:val="0"/>
      <w:marTop w:val="0"/>
      <w:marBottom w:val="0"/>
      <w:divBdr>
        <w:top w:val="none" w:sz="0" w:space="0" w:color="auto"/>
        <w:left w:val="none" w:sz="0" w:space="0" w:color="auto"/>
        <w:bottom w:val="none" w:sz="0" w:space="0" w:color="auto"/>
        <w:right w:val="none" w:sz="0" w:space="0" w:color="auto"/>
      </w:divBdr>
    </w:div>
    <w:div w:id="697854140">
      <w:marLeft w:val="640"/>
      <w:marRight w:val="0"/>
      <w:marTop w:val="0"/>
      <w:marBottom w:val="0"/>
      <w:divBdr>
        <w:top w:val="none" w:sz="0" w:space="0" w:color="auto"/>
        <w:left w:val="none" w:sz="0" w:space="0" w:color="auto"/>
        <w:bottom w:val="none" w:sz="0" w:space="0" w:color="auto"/>
        <w:right w:val="none" w:sz="0" w:space="0" w:color="auto"/>
      </w:divBdr>
    </w:div>
    <w:div w:id="697858563">
      <w:marLeft w:val="640"/>
      <w:marRight w:val="0"/>
      <w:marTop w:val="0"/>
      <w:marBottom w:val="0"/>
      <w:divBdr>
        <w:top w:val="none" w:sz="0" w:space="0" w:color="auto"/>
        <w:left w:val="none" w:sz="0" w:space="0" w:color="auto"/>
        <w:bottom w:val="none" w:sz="0" w:space="0" w:color="auto"/>
        <w:right w:val="none" w:sz="0" w:space="0" w:color="auto"/>
      </w:divBdr>
    </w:div>
    <w:div w:id="697924498">
      <w:marLeft w:val="640"/>
      <w:marRight w:val="0"/>
      <w:marTop w:val="0"/>
      <w:marBottom w:val="0"/>
      <w:divBdr>
        <w:top w:val="none" w:sz="0" w:space="0" w:color="auto"/>
        <w:left w:val="none" w:sz="0" w:space="0" w:color="auto"/>
        <w:bottom w:val="none" w:sz="0" w:space="0" w:color="auto"/>
        <w:right w:val="none" w:sz="0" w:space="0" w:color="auto"/>
      </w:divBdr>
    </w:div>
    <w:div w:id="697967802">
      <w:marLeft w:val="640"/>
      <w:marRight w:val="0"/>
      <w:marTop w:val="0"/>
      <w:marBottom w:val="0"/>
      <w:divBdr>
        <w:top w:val="none" w:sz="0" w:space="0" w:color="auto"/>
        <w:left w:val="none" w:sz="0" w:space="0" w:color="auto"/>
        <w:bottom w:val="none" w:sz="0" w:space="0" w:color="auto"/>
        <w:right w:val="none" w:sz="0" w:space="0" w:color="auto"/>
      </w:divBdr>
    </w:div>
    <w:div w:id="697969404">
      <w:marLeft w:val="640"/>
      <w:marRight w:val="0"/>
      <w:marTop w:val="0"/>
      <w:marBottom w:val="0"/>
      <w:divBdr>
        <w:top w:val="none" w:sz="0" w:space="0" w:color="auto"/>
        <w:left w:val="none" w:sz="0" w:space="0" w:color="auto"/>
        <w:bottom w:val="none" w:sz="0" w:space="0" w:color="auto"/>
        <w:right w:val="none" w:sz="0" w:space="0" w:color="auto"/>
      </w:divBdr>
    </w:div>
    <w:div w:id="698044771">
      <w:marLeft w:val="640"/>
      <w:marRight w:val="0"/>
      <w:marTop w:val="0"/>
      <w:marBottom w:val="0"/>
      <w:divBdr>
        <w:top w:val="none" w:sz="0" w:space="0" w:color="auto"/>
        <w:left w:val="none" w:sz="0" w:space="0" w:color="auto"/>
        <w:bottom w:val="none" w:sz="0" w:space="0" w:color="auto"/>
        <w:right w:val="none" w:sz="0" w:space="0" w:color="auto"/>
      </w:divBdr>
    </w:div>
    <w:div w:id="698119967">
      <w:marLeft w:val="640"/>
      <w:marRight w:val="0"/>
      <w:marTop w:val="0"/>
      <w:marBottom w:val="0"/>
      <w:divBdr>
        <w:top w:val="none" w:sz="0" w:space="0" w:color="auto"/>
        <w:left w:val="none" w:sz="0" w:space="0" w:color="auto"/>
        <w:bottom w:val="none" w:sz="0" w:space="0" w:color="auto"/>
        <w:right w:val="none" w:sz="0" w:space="0" w:color="auto"/>
      </w:divBdr>
    </w:div>
    <w:div w:id="698164488">
      <w:marLeft w:val="640"/>
      <w:marRight w:val="0"/>
      <w:marTop w:val="0"/>
      <w:marBottom w:val="0"/>
      <w:divBdr>
        <w:top w:val="none" w:sz="0" w:space="0" w:color="auto"/>
        <w:left w:val="none" w:sz="0" w:space="0" w:color="auto"/>
        <w:bottom w:val="none" w:sz="0" w:space="0" w:color="auto"/>
        <w:right w:val="none" w:sz="0" w:space="0" w:color="auto"/>
      </w:divBdr>
    </w:div>
    <w:div w:id="698241934">
      <w:marLeft w:val="640"/>
      <w:marRight w:val="0"/>
      <w:marTop w:val="0"/>
      <w:marBottom w:val="0"/>
      <w:divBdr>
        <w:top w:val="none" w:sz="0" w:space="0" w:color="auto"/>
        <w:left w:val="none" w:sz="0" w:space="0" w:color="auto"/>
        <w:bottom w:val="none" w:sz="0" w:space="0" w:color="auto"/>
        <w:right w:val="none" w:sz="0" w:space="0" w:color="auto"/>
      </w:divBdr>
    </w:div>
    <w:div w:id="698430118">
      <w:marLeft w:val="640"/>
      <w:marRight w:val="0"/>
      <w:marTop w:val="0"/>
      <w:marBottom w:val="0"/>
      <w:divBdr>
        <w:top w:val="none" w:sz="0" w:space="0" w:color="auto"/>
        <w:left w:val="none" w:sz="0" w:space="0" w:color="auto"/>
        <w:bottom w:val="none" w:sz="0" w:space="0" w:color="auto"/>
        <w:right w:val="none" w:sz="0" w:space="0" w:color="auto"/>
      </w:divBdr>
    </w:div>
    <w:div w:id="698555851">
      <w:marLeft w:val="640"/>
      <w:marRight w:val="0"/>
      <w:marTop w:val="0"/>
      <w:marBottom w:val="0"/>
      <w:divBdr>
        <w:top w:val="none" w:sz="0" w:space="0" w:color="auto"/>
        <w:left w:val="none" w:sz="0" w:space="0" w:color="auto"/>
        <w:bottom w:val="none" w:sz="0" w:space="0" w:color="auto"/>
        <w:right w:val="none" w:sz="0" w:space="0" w:color="auto"/>
      </w:divBdr>
    </w:div>
    <w:div w:id="698623803">
      <w:marLeft w:val="640"/>
      <w:marRight w:val="0"/>
      <w:marTop w:val="0"/>
      <w:marBottom w:val="0"/>
      <w:divBdr>
        <w:top w:val="none" w:sz="0" w:space="0" w:color="auto"/>
        <w:left w:val="none" w:sz="0" w:space="0" w:color="auto"/>
        <w:bottom w:val="none" w:sz="0" w:space="0" w:color="auto"/>
        <w:right w:val="none" w:sz="0" w:space="0" w:color="auto"/>
      </w:divBdr>
    </w:div>
    <w:div w:id="698624590">
      <w:marLeft w:val="640"/>
      <w:marRight w:val="0"/>
      <w:marTop w:val="0"/>
      <w:marBottom w:val="0"/>
      <w:divBdr>
        <w:top w:val="none" w:sz="0" w:space="0" w:color="auto"/>
        <w:left w:val="none" w:sz="0" w:space="0" w:color="auto"/>
        <w:bottom w:val="none" w:sz="0" w:space="0" w:color="auto"/>
        <w:right w:val="none" w:sz="0" w:space="0" w:color="auto"/>
      </w:divBdr>
    </w:div>
    <w:div w:id="698626635">
      <w:marLeft w:val="640"/>
      <w:marRight w:val="0"/>
      <w:marTop w:val="0"/>
      <w:marBottom w:val="0"/>
      <w:divBdr>
        <w:top w:val="none" w:sz="0" w:space="0" w:color="auto"/>
        <w:left w:val="none" w:sz="0" w:space="0" w:color="auto"/>
        <w:bottom w:val="none" w:sz="0" w:space="0" w:color="auto"/>
        <w:right w:val="none" w:sz="0" w:space="0" w:color="auto"/>
      </w:divBdr>
    </w:div>
    <w:div w:id="698628258">
      <w:marLeft w:val="640"/>
      <w:marRight w:val="0"/>
      <w:marTop w:val="0"/>
      <w:marBottom w:val="0"/>
      <w:divBdr>
        <w:top w:val="none" w:sz="0" w:space="0" w:color="auto"/>
        <w:left w:val="none" w:sz="0" w:space="0" w:color="auto"/>
        <w:bottom w:val="none" w:sz="0" w:space="0" w:color="auto"/>
        <w:right w:val="none" w:sz="0" w:space="0" w:color="auto"/>
      </w:divBdr>
    </w:div>
    <w:div w:id="698701965">
      <w:marLeft w:val="640"/>
      <w:marRight w:val="0"/>
      <w:marTop w:val="0"/>
      <w:marBottom w:val="0"/>
      <w:divBdr>
        <w:top w:val="none" w:sz="0" w:space="0" w:color="auto"/>
        <w:left w:val="none" w:sz="0" w:space="0" w:color="auto"/>
        <w:bottom w:val="none" w:sz="0" w:space="0" w:color="auto"/>
        <w:right w:val="none" w:sz="0" w:space="0" w:color="auto"/>
      </w:divBdr>
    </w:div>
    <w:div w:id="698704544">
      <w:marLeft w:val="640"/>
      <w:marRight w:val="0"/>
      <w:marTop w:val="0"/>
      <w:marBottom w:val="0"/>
      <w:divBdr>
        <w:top w:val="none" w:sz="0" w:space="0" w:color="auto"/>
        <w:left w:val="none" w:sz="0" w:space="0" w:color="auto"/>
        <w:bottom w:val="none" w:sz="0" w:space="0" w:color="auto"/>
        <w:right w:val="none" w:sz="0" w:space="0" w:color="auto"/>
      </w:divBdr>
    </w:div>
    <w:div w:id="698777365">
      <w:marLeft w:val="640"/>
      <w:marRight w:val="0"/>
      <w:marTop w:val="0"/>
      <w:marBottom w:val="0"/>
      <w:divBdr>
        <w:top w:val="none" w:sz="0" w:space="0" w:color="auto"/>
        <w:left w:val="none" w:sz="0" w:space="0" w:color="auto"/>
        <w:bottom w:val="none" w:sz="0" w:space="0" w:color="auto"/>
        <w:right w:val="none" w:sz="0" w:space="0" w:color="auto"/>
      </w:divBdr>
    </w:div>
    <w:div w:id="698818036">
      <w:marLeft w:val="640"/>
      <w:marRight w:val="0"/>
      <w:marTop w:val="0"/>
      <w:marBottom w:val="0"/>
      <w:divBdr>
        <w:top w:val="none" w:sz="0" w:space="0" w:color="auto"/>
        <w:left w:val="none" w:sz="0" w:space="0" w:color="auto"/>
        <w:bottom w:val="none" w:sz="0" w:space="0" w:color="auto"/>
        <w:right w:val="none" w:sz="0" w:space="0" w:color="auto"/>
      </w:divBdr>
    </w:div>
    <w:div w:id="698818811">
      <w:marLeft w:val="640"/>
      <w:marRight w:val="0"/>
      <w:marTop w:val="0"/>
      <w:marBottom w:val="0"/>
      <w:divBdr>
        <w:top w:val="none" w:sz="0" w:space="0" w:color="auto"/>
        <w:left w:val="none" w:sz="0" w:space="0" w:color="auto"/>
        <w:bottom w:val="none" w:sz="0" w:space="0" w:color="auto"/>
        <w:right w:val="none" w:sz="0" w:space="0" w:color="auto"/>
      </w:divBdr>
    </w:div>
    <w:div w:id="699017649">
      <w:marLeft w:val="640"/>
      <w:marRight w:val="0"/>
      <w:marTop w:val="0"/>
      <w:marBottom w:val="0"/>
      <w:divBdr>
        <w:top w:val="none" w:sz="0" w:space="0" w:color="auto"/>
        <w:left w:val="none" w:sz="0" w:space="0" w:color="auto"/>
        <w:bottom w:val="none" w:sz="0" w:space="0" w:color="auto"/>
        <w:right w:val="none" w:sz="0" w:space="0" w:color="auto"/>
      </w:divBdr>
    </w:div>
    <w:div w:id="699087998">
      <w:marLeft w:val="640"/>
      <w:marRight w:val="0"/>
      <w:marTop w:val="0"/>
      <w:marBottom w:val="0"/>
      <w:divBdr>
        <w:top w:val="none" w:sz="0" w:space="0" w:color="auto"/>
        <w:left w:val="none" w:sz="0" w:space="0" w:color="auto"/>
        <w:bottom w:val="none" w:sz="0" w:space="0" w:color="auto"/>
        <w:right w:val="none" w:sz="0" w:space="0" w:color="auto"/>
      </w:divBdr>
    </w:div>
    <w:div w:id="699163269">
      <w:marLeft w:val="640"/>
      <w:marRight w:val="0"/>
      <w:marTop w:val="0"/>
      <w:marBottom w:val="0"/>
      <w:divBdr>
        <w:top w:val="none" w:sz="0" w:space="0" w:color="auto"/>
        <w:left w:val="none" w:sz="0" w:space="0" w:color="auto"/>
        <w:bottom w:val="none" w:sz="0" w:space="0" w:color="auto"/>
        <w:right w:val="none" w:sz="0" w:space="0" w:color="auto"/>
      </w:divBdr>
    </w:div>
    <w:div w:id="699206028">
      <w:marLeft w:val="640"/>
      <w:marRight w:val="0"/>
      <w:marTop w:val="0"/>
      <w:marBottom w:val="0"/>
      <w:divBdr>
        <w:top w:val="none" w:sz="0" w:space="0" w:color="auto"/>
        <w:left w:val="none" w:sz="0" w:space="0" w:color="auto"/>
        <w:bottom w:val="none" w:sz="0" w:space="0" w:color="auto"/>
        <w:right w:val="none" w:sz="0" w:space="0" w:color="auto"/>
      </w:divBdr>
    </w:div>
    <w:div w:id="699209313">
      <w:marLeft w:val="640"/>
      <w:marRight w:val="0"/>
      <w:marTop w:val="0"/>
      <w:marBottom w:val="0"/>
      <w:divBdr>
        <w:top w:val="none" w:sz="0" w:space="0" w:color="auto"/>
        <w:left w:val="none" w:sz="0" w:space="0" w:color="auto"/>
        <w:bottom w:val="none" w:sz="0" w:space="0" w:color="auto"/>
        <w:right w:val="none" w:sz="0" w:space="0" w:color="auto"/>
      </w:divBdr>
    </w:div>
    <w:div w:id="699355258">
      <w:marLeft w:val="640"/>
      <w:marRight w:val="0"/>
      <w:marTop w:val="0"/>
      <w:marBottom w:val="0"/>
      <w:divBdr>
        <w:top w:val="none" w:sz="0" w:space="0" w:color="auto"/>
        <w:left w:val="none" w:sz="0" w:space="0" w:color="auto"/>
        <w:bottom w:val="none" w:sz="0" w:space="0" w:color="auto"/>
        <w:right w:val="none" w:sz="0" w:space="0" w:color="auto"/>
      </w:divBdr>
    </w:div>
    <w:div w:id="699401087">
      <w:marLeft w:val="640"/>
      <w:marRight w:val="0"/>
      <w:marTop w:val="0"/>
      <w:marBottom w:val="0"/>
      <w:divBdr>
        <w:top w:val="none" w:sz="0" w:space="0" w:color="auto"/>
        <w:left w:val="none" w:sz="0" w:space="0" w:color="auto"/>
        <w:bottom w:val="none" w:sz="0" w:space="0" w:color="auto"/>
        <w:right w:val="none" w:sz="0" w:space="0" w:color="auto"/>
      </w:divBdr>
    </w:div>
    <w:div w:id="699402508">
      <w:marLeft w:val="640"/>
      <w:marRight w:val="0"/>
      <w:marTop w:val="0"/>
      <w:marBottom w:val="0"/>
      <w:divBdr>
        <w:top w:val="none" w:sz="0" w:space="0" w:color="auto"/>
        <w:left w:val="none" w:sz="0" w:space="0" w:color="auto"/>
        <w:bottom w:val="none" w:sz="0" w:space="0" w:color="auto"/>
        <w:right w:val="none" w:sz="0" w:space="0" w:color="auto"/>
      </w:divBdr>
    </w:div>
    <w:div w:id="699429188">
      <w:marLeft w:val="640"/>
      <w:marRight w:val="0"/>
      <w:marTop w:val="0"/>
      <w:marBottom w:val="0"/>
      <w:divBdr>
        <w:top w:val="none" w:sz="0" w:space="0" w:color="auto"/>
        <w:left w:val="none" w:sz="0" w:space="0" w:color="auto"/>
        <w:bottom w:val="none" w:sz="0" w:space="0" w:color="auto"/>
        <w:right w:val="none" w:sz="0" w:space="0" w:color="auto"/>
      </w:divBdr>
    </w:div>
    <w:div w:id="699429750">
      <w:marLeft w:val="640"/>
      <w:marRight w:val="0"/>
      <w:marTop w:val="0"/>
      <w:marBottom w:val="0"/>
      <w:divBdr>
        <w:top w:val="none" w:sz="0" w:space="0" w:color="auto"/>
        <w:left w:val="none" w:sz="0" w:space="0" w:color="auto"/>
        <w:bottom w:val="none" w:sz="0" w:space="0" w:color="auto"/>
        <w:right w:val="none" w:sz="0" w:space="0" w:color="auto"/>
      </w:divBdr>
    </w:div>
    <w:div w:id="699432735">
      <w:marLeft w:val="640"/>
      <w:marRight w:val="0"/>
      <w:marTop w:val="0"/>
      <w:marBottom w:val="0"/>
      <w:divBdr>
        <w:top w:val="none" w:sz="0" w:space="0" w:color="auto"/>
        <w:left w:val="none" w:sz="0" w:space="0" w:color="auto"/>
        <w:bottom w:val="none" w:sz="0" w:space="0" w:color="auto"/>
        <w:right w:val="none" w:sz="0" w:space="0" w:color="auto"/>
      </w:divBdr>
    </w:div>
    <w:div w:id="699546982">
      <w:marLeft w:val="640"/>
      <w:marRight w:val="0"/>
      <w:marTop w:val="0"/>
      <w:marBottom w:val="0"/>
      <w:divBdr>
        <w:top w:val="none" w:sz="0" w:space="0" w:color="auto"/>
        <w:left w:val="none" w:sz="0" w:space="0" w:color="auto"/>
        <w:bottom w:val="none" w:sz="0" w:space="0" w:color="auto"/>
        <w:right w:val="none" w:sz="0" w:space="0" w:color="auto"/>
      </w:divBdr>
    </w:div>
    <w:div w:id="699672134">
      <w:marLeft w:val="640"/>
      <w:marRight w:val="0"/>
      <w:marTop w:val="0"/>
      <w:marBottom w:val="0"/>
      <w:divBdr>
        <w:top w:val="none" w:sz="0" w:space="0" w:color="auto"/>
        <w:left w:val="none" w:sz="0" w:space="0" w:color="auto"/>
        <w:bottom w:val="none" w:sz="0" w:space="0" w:color="auto"/>
        <w:right w:val="none" w:sz="0" w:space="0" w:color="auto"/>
      </w:divBdr>
    </w:div>
    <w:div w:id="699742725">
      <w:marLeft w:val="640"/>
      <w:marRight w:val="0"/>
      <w:marTop w:val="0"/>
      <w:marBottom w:val="0"/>
      <w:divBdr>
        <w:top w:val="none" w:sz="0" w:space="0" w:color="auto"/>
        <w:left w:val="none" w:sz="0" w:space="0" w:color="auto"/>
        <w:bottom w:val="none" w:sz="0" w:space="0" w:color="auto"/>
        <w:right w:val="none" w:sz="0" w:space="0" w:color="auto"/>
      </w:divBdr>
    </w:div>
    <w:div w:id="699744124">
      <w:marLeft w:val="640"/>
      <w:marRight w:val="0"/>
      <w:marTop w:val="0"/>
      <w:marBottom w:val="0"/>
      <w:divBdr>
        <w:top w:val="none" w:sz="0" w:space="0" w:color="auto"/>
        <w:left w:val="none" w:sz="0" w:space="0" w:color="auto"/>
        <w:bottom w:val="none" w:sz="0" w:space="0" w:color="auto"/>
        <w:right w:val="none" w:sz="0" w:space="0" w:color="auto"/>
      </w:divBdr>
    </w:div>
    <w:div w:id="699748191">
      <w:marLeft w:val="640"/>
      <w:marRight w:val="0"/>
      <w:marTop w:val="0"/>
      <w:marBottom w:val="0"/>
      <w:divBdr>
        <w:top w:val="none" w:sz="0" w:space="0" w:color="auto"/>
        <w:left w:val="none" w:sz="0" w:space="0" w:color="auto"/>
        <w:bottom w:val="none" w:sz="0" w:space="0" w:color="auto"/>
        <w:right w:val="none" w:sz="0" w:space="0" w:color="auto"/>
      </w:divBdr>
    </w:div>
    <w:div w:id="699859737">
      <w:marLeft w:val="640"/>
      <w:marRight w:val="0"/>
      <w:marTop w:val="0"/>
      <w:marBottom w:val="0"/>
      <w:divBdr>
        <w:top w:val="none" w:sz="0" w:space="0" w:color="auto"/>
        <w:left w:val="none" w:sz="0" w:space="0" w:color="auto"/>
        <w:bottom w:val="none" w:sz="0" w:space="0" w:color="auto"/>
        <w:right w:val="none" w:sz="0" w:space="0" w:color="auto"/>
      </w:divBdr>
    </w:div>
    <w:div w:id="699865550">
      <w:marLeft w:val="640"/>
      <w:marRight w:val="0"/>
      <w:marTop w:val="0"/>
      <w:marBottom w:val="0"/>
      <w:divBdr>
        <w:top w:val="none" w:sz="0" w:space="0" w:color="auto"/>
        <w:left w:val="none" w:sz="0" w:space="0" w:color="auto"/>
        <w:bottom w:val="none" w:sz="0" w:space="0" w:color="auto"/>
        <w:right w:val="none" w:sz="0" w:space="0" w:color="auto"/>
      </w:divBdr>
    </w:div>
    <w:div w:id="699890494">
      <w:marLeft w:val="640"/>
      <w:marRight w:val="0"/>
      <w:marTop w:val="0"/>
      <w:marBottom w:val="0"/>
      <w:divBdr>
        <w:top w:val="none" w:sz="0" w:space="0" w:color="auto"/>
        <w:left w:val="none" w:sz="0" w:space="0" w:color="auto"/>
        <w:bottom w:val="none" w:sz="0" w:space="0" w:color="auto"/>
        <w:right w:val="none" w:sz="0" w:space="0" w:color="auto"/>
      </w:divBdr>
    </w:div>
    <w:div w:id="699891532">
      <w:marLeft w:val="640"/>
      <w:marRight w:val="0"/>
      <w:marTop w:val="0"/>
      <w:marBottom w:val="0"/>
      <w:divBdr>
        <w:top w:val="none" w:sz="0" w:space="0" w:color="auto"/>
        <w:left w:val="none" w:sz="0" w:space="0" w:color="auto"/>
        <w:bottom w:val="none" w:sz="0" w:space="0" w:color="auto"/>
        <w:right w:val="none" w:sz="0" w:space="0" w:color="auto"/>
      </w:divBdr>
    </w:div>
    <w:div w:id="699940148">
      <w:marLeft w:val="640"/>
      <w:marRight w:val="0"/>
      <w:marTop w:val="0"/>
      <w:marBottom w:val="0"/>
      <w:divBdr>
        <w:top w:val="none" w:sz="0" w:space="0" w:color="auto"/>
        <w:left w:val="none" w:sz="0" w:space="0" w:color="auto"/>
        <w:bottom w:val="none" w:sz="0" w:space="0" w:color="auto"/>
        <w:right w:val="none" w:sz="0" w:space="0" w:color="auto"/>
      </w:divBdr>
    </w:div>
    <w:div w:id="700015591">
      <w:marLeft w:val="640"/>
      <w:marRight w:val="0"/>
      <w:marTop w:val="0"/>
      <w:marBottom w:val="0"/>
      <w:divBdr>
        <w:top w:val="none" w:sz="0" w:space="0" w:color="auto"/>
        <w:left w:val="none" w:sz="0" w:space="0" w:color="auto"/>
        <w:bottom w:val="none" w:sz="0" w:space="0" w:color="auto"/>
        <w:right w:val="none" w:sz="0" w:space="0" w:color="auto"/>
      </w:divBdr>
    </w:div>
    <w:div w:id="700056905">
      <w:marLeft w:val="640"/>
      <w:marRight w:val="0"/>
      <w:marTop w:val="0"/>
      <w:marBottom w:val="0"/>
      <w:divBdr>
        <w:top w:val="none" w:sz="0" w:space="0" w:color="auto"/>
        <w:left w:val="none" w:sz="0" w:space="0" w:color="auto"/>
        <w:bottom w:val="none" w:sz="0" w:space="0" w:color="auto"/>
        <w:right w:val="none" w:sz="0" w:space="0" w:color="auto"/>
      </w:divBdr>
    </w:div>
    <w:div w:id="700319797">
      <w:marLeft w:val="640"/>
      <w:marRight w:val="0"/>
      <w:marTop w:val="0"/>
      <w:marBottom w:val="0"/>
      <w:divBdr>
        <w:top w:val="none" w:sz="0" w:space="0" w:color="auto"/>
        <w:left w:val="none" w:sz="0" w:space="0" w:color="auto"/>
        <w:bottom w:val="none" w:sz="0" w:space="0" w:color="auto"/>
        <w:right w:val="none" w:sz="0" w:space="0" w:color="auto"/>
      </w:divBdr>
    </w:div>
    <w:div w:id="700322393">
      <w:marLeft w:val="640"/>
      <w:marRight w:val="0"/>
      <w:marTop w:val="0"/>
      <w:marBottom w:val="0"/>
      <w:divBdr>
        <w:top w:val="none" w:sz="0" w:space="0" w:color="auto"/>
        <w:left w:val="none" w:sz="0" w:space="0" w:color="auto"/>
        <w:bottom w:val="none" w:sz="0" w:space="0" w:color="auto"/>
        <w:right w:val="none" w:sz="0" w:space="0" w:color="auto"/>
      </w:divBdr>
    </w:div>
    <w:div w:id="700324883">
      <w:marLeft w:val="640"/>
      <w:marRight w:val="0"/>
      <w:marTop w:val="0"/>
      <w:marBottom w:val="0"/>
      <w:divBdr>
        <w:top w:val="none" w:sz="0" w:space="0" w:color="auto"/>
        <w:left w:val="none" w:sz="0" w:space="0" w:color="auto"/>
        <w:bottom w:val="none" w:sz="0" w:space="0" w:color="auto"/>
        <w:right w:val="none" w:sz="0" w:space="0" w:color="auto"/>
      </w:divBdr>
    </w:div>
    <w:div w:id="700396994">
      <w:marLeft w:val="640"/>
      <w:marRight w:val="0"/>
      <w:marTop w:val="0"/>
      <w:marBottom w:val="0"/>
      <w:divBdr>
        <w:top w:val="none" w:sz="0" w:space="0" w:color="auto"/>
        <w:left w:val="none" w:sz="0" w:space="0" w:color="auto"/>
        <w:bottom w:val="none" w:sz="0" w:space="0" w:color="auto"/>
        <w:right w:val="none" w:sz="0" w:space="0" w:color="auto"/>
      </w:divBdr>
    </w:div>
    <w:div w:id="700399407">
      <w:marLeft w:val="640"/>
      <w:marRight w:val="0"/>
      <w:marTop w:val="0"/>
      <w:marBottom w:val="0"/>
      <w:divBdr>
        <w:top w:val="none" w:sz="0" w:space="0" w:color="auto"/>
        <w:left w:val="none" w:sz="0" w:space="0" w:color="auto"/>
        <w:bottom w:val="none" w:sz="0" w:space="0" w:color="auto"/>
        <w:right w:val="none" w:sz="0" w:space="0" w:color="auto"/>
      </w:divBdr>
    </w:div>
    <w:div w:id="700404058">
      <w:marLeft w:val="640"/>
      <w:marRight w:val="0"/>
      <w:marTop w:val="0"/>
      <w:marBottom w:val="0"/>
      <w:divBdr>
        <w:top w:val="none" w:sz="0" w:space="0" w:color="auto"/>
        <w:left w:val="none" w:sz="0" w:space="0" w:color="auto"/>
        <w:bottom w:val="none" w:sz="0" w:space="0" w:color="auto"/>
        <w:right w:val="none" w:sz="0" w:space="0" w:color="auto"/>
      </w:divBdr>
    </w:div>
    <w:div w:id="700472647">
      <w:marLeft w:val="640"/>
      <w:marRight w:val="0"/>
      <w:marTop w:val="0"/>
      <w:marBottom w:val="0"/>
      <w:divBdr>
        <w:top w:val="none" w:sz="0" w:space="0" w:color="auto"/>
        <w:left w:val="none" w:sz="0" w:space="0" w:color="auto"/>
        <w:bottom w:val="none" w:sz="0" w:space="0" w:color="auto"/>
        <w:right w:val="none" w:sz="0" w:space="0" w:color="auto"/>
      </w:divBdr>
    </w:div>
    <w:div w:id="700519370">
      <w:marLeft w:val="640"/>
      <w:marRight w:val="0"/>
      <w:marTop w:val="0"/>
      <w:marBottom w:val="0"/>
      <w:divBdr>
        <w:top w:val="none" w:sz="0" w:space="0" w:color="auto"/>
        <w:left w:val="none" w:sz="0" w:space="0" w:color="auto"/>
        <w:bottom w:val="none" w:sz="0" w:space="0" w:color="auto"/>
        <w:right w:val="none" w:sz="0" w:space="0" w:color="auto"/>
      </w:divBdr>
    </w:div>
    <w:div w:id="700669972">
      <w:marLeft w:val="640"/>
      <w:marRight w:val="0"/>
      <w:marTop w:val="0"/>
      <w:marBottom w:val="0"/>
      <w:divBdr>
        <w:top w:val="none" w:sz="0" w:space="0" w:color="auto"/>
        <w:left w:val="none" w:sz="0" w:space="0" w:color="auto"/>
        <w:bottom w:val="none" w:sz="0" w:space="0" w:color="auto"/>
        <w:right w:val="none" w:sz="0" w:space="0" w:color="auto"/>
      </w:divBdr>
    </w:div>
    <w:div w:id="700670024">
      <w:marLeft w:val="640"/>
      <w:marRight w:val="0"/>
      <w:marTop w:val="0"/>
      <w:marBottom w:val="0"/>
      <w:divBdr>
        <w:top w:val="none" w:sz="0" w:space="0" w:color="auto"/>
        <w:left w:val="none" w:sz="0" w:space="0" w:color="auto"/>
        <w:bottom w:val="none" w:sz="0" w:space="0" w:color="auto"/>
        <w:right w:val="none" w:sz="0" w:space="0" w:color="auto"/>
      </w:divBdr>
    </w:div>
    <w:div w:id="700672301">
      <w:marLeft w:val="640"/>
      <w:marRight w:val="0"/>
      <w:marTop w:val="0"/>
      <w:marBottom w:val="0"/>
      <w:divBdr>
        <w:top w:val="none" w:sz="0" w:space="0" w:color="auto"/>
        <w:left w:val="none" w:sz="0" w:space="0" w:color="auto"/>
        <w:bottom w:val="none" w:sz="0" w:space="0" w:color="auto"/>
        <w:right w:val="none" w:sz="0" w:space="0" w:color="auto"/>
      </w:divBdr>
    </w:div>
    <w:div w:id="700713537">
      <w:marLeft w:val="640"/>
      <w:marRight w:val="0"/>
      <w:marTop w:val="0"/>
      <w:marBottom w:val="0"/>
      <w:divBdr>
        <w:top w:val="none" w:sz="0" w:space="0" w:color="auto"/>
        <w:left w:val="none" w:sz="0" w:space="0" w:color="auto"/>
        <w:bottom w:val="none" w:sz="0" w:space="0" w:color="auto"/>
        <w:right w:val="none" w:sz="0" w:space="0" w:color="auto"/>
      </w:divBdr>
    </w:div>
    <w:div w:id="700861966">
      <w:marLeft w:val="640"/>
      <w:marRight w:val="0"/>
      <w:marTop w:val="0"/>
      <w:marBottom w:val="0"/>
      <w:divBdr>
        <w:top w:val="none" w:sz="0" w:space="0" w:color="auto"/>
        <w:left w:val="none" w:sz="0" w:space="0" w:color="auto"/>
        <w:bottom w:val="none" w:sz="0" w:space="0" w:color="auto"/>
        <w:right w:val="none" w:sz="0" w:space="0" w:color="auto"/>
      </w:divBdr>
    </w:div>
    <w:div w:id="700907912">
      <w:marLeft w:val="640"/>
      <w:marRight w:val="0"/>
      <w:marTop w:val="0"/>
      <w:marBottom w:val="0"/>
      <w:divBdr>
        <w:top w:val="none" w:sz="0" w:space="0" w:color="auto"/>
        <w:left w:val="none" w:sz="0" w:space="0" w:color="auto"/>
        <w:bottom w:val="none" w:sz="0" w:space="0" w:color="auto"/>
        <w:right w:val="none" w:sz="0" w:space="0" w:color="auto"/>
      </w:divBdr>
    </w:div>
    <w:div w:id="700935035">
      <w:marLeft w:val="640"/>
      <w:marRight w:val="0"/>
      <w:marTop w:val="0"/>
      <w:marBottom w:val="0"/>
      <w:divBdr>
        <w:top w:val="none" w:sz="0" w:space="0" w:color="auto"/>
        <w:left w:val="none" w:sz="0" w:space="0" w:color="auto"/>
        <w:bottom w:val="none" w:sz="0" w:space="0" w:color="auto"/>
        <w:right w:val="none" w:sz="0" w:space="0" w:color="auto"/>
      </w:divBdr>
    </w:div>
    <w:div w:id="701049961">
      <w:marLeft w:val="640"/>
      <w:marRight w:val="0"/>
      <w:marTop w:val="0"/>
      <w:marBottom w:val="0"/>
      <w:divBdr>
        <w:top w:val="none" w:sz="0" w:space="0" w:color="auto"/>
        <w:left w:val="none" w:sz="0" w:space="0" w:color="auto"/>
        <w:bottom w:val="none" w:sz="0" w:space="0" w:color="auto"/>
        <w:right w:val="none" w:sz="0" w:space="0" w:color="auto"/>
      </w:divBdr>
    </w:div>
    <w:div w:id="701125292">
      <w:marLeft w:val="640"/>
      <w:marRight w:val="0"/>
      <w:marTop w:val="0"/>
      <w:marBottom w:val="0"/>
      <w:divBdr>
        <w:top w:val="none" w:sz="0" w:space="0" w:color="auto"/>
        <w:left w:val="none" w:sz="0" w:space="0" w:color="auto"/>
        <w:bottom w:val="none" w:sz="0" w:space="0" w:color="auto"/>
        <w:right w:val="none" w:sz="0" w:space="0" w:color="auto"/>
      </w:divBdr>
    </w:div>
    <w:div w:id="701130759">
      <w:marLeft w:val="640"/>
      <w:marRight w:val="0"/>
      <w:marTop w:val="0"/>
      <w:marBottom w:val="0"/>
      <w:divBdr>
        <w:top w:val="none" w:sz="0" w:space="0" w:color="auto"/>
        <w:left w:val="none" w:sz="0" w:space="0" w:color="auto"/>
        <w:bottom w:val="none" w:sz="0" w:space="0" w:color="auto"/>
        <w:right w:val="none" w:sz="0" w:space="0" w:color="auto"/>
      </w:divBdr>
    </w:div>
    <w:div w:id="701131374">
      <w:marLeft w:val="640"/>
      <w:marRight w:val="0"/>
      <w:marTop w:val="0"/>
      <w:marBottom w:val="0"/>
      <w:divBdr>
        <w:top w:val="none" w:sz="0" w:space="0" w:color="auto"/>
        <w:left w:val="none" w:sz="0" w:space="0" w:color="auto"/>
        <w:bottom w:val="none" w:sz="0" w:space="0" w:color="auto"/>
        <w:right w:val="none" w:sz="0" w:space="0" w:color="auto"/>
      </w:divBdr>
    </w:div>
    <w:div w:id="701133129">
      <w:marLeft w:val="640"/>
      <w:marRight w:val="0"/>
      <w:marTop w:val="0"/>
      <w:marBottom w:val="0"/>
      <w:divBdr>
        <w:top w:val="none" w:sz="0" w:space="0" w:color="auto"/>
        <w:left w:val="none" w:sz="0" w:space="0" w:color="auto"/>
        <w:bottom w:val="none" w:sz="0" w:space="0" w:color="auto"/>
        <w:right w:val="none" w:sz="0" w:space="0" w:color="auto"/>
      </w:divBdr>
    </w:div>
    <w:div w:id="701174726">
      <w:marLeft w:val="640"/>
      <w:marRight w:val="0"/>
      <w:marTop w:val="0"/>
      <w:marBottom w:val="0"/>
      <w:divBdr>
        <w:top w:val="none" w:sz="0" w:space="0" w:color="auto"/>
        <w:left w:val="none" w:sz="0" w:space="0" w:color="auto"/>
        <w:bottom w:val="none" w:sz="0" w:space="0" w:color="auto"/>
        <w:right w:val="none" w:sz="0" w:space="0" w:color="auto"/>
      </w:divBdr>
    </w:div>
    <w:div w:id="701251162">
      <w:marLeft w:val="640"/>
      <w:marRight w:val="0"/>
      <w:marTop w:val="0"/>
      <w:marBottom w:val="0"/>
      <w:divBdr>
        <w:top w:val="none" w:sz="0" w:space="0" w:color="auto"/>
        <w:left w:val="none" w:sz="0" w:space="0" w:color="auto"/>
        <w:bottom w:val="none" w:sz="0" w:space="0" w:color="auto"/>
        <w:right w:val="none" w:sz="0" w:space="0" w:color="auto"/>
      </w:divBdr>
    </w:div>
    <w:div w:id="701325035">
      <w:marLeft w:val="640"/>
      <w:marRight w:val="0"/>
      <w:marTop w:val="0"/>
      <w:marBottom w:val="0"/>
      <w:divBdr>
        <w:top w:val="none" w:sz="0" w:space="0" w:color="auto"/>
        <w:left w:val="none" w:sz="0" w:space="0" w:color="auto"/>
        <w:bottom w:val="none" w:sz="0" w:space="0" w:color="auto"/>
        <w:right w:val="none" w:sz="0" w:space="0" w:color="auto"/>
      </w:divBdr>
    </w:div>
    <w:div w:id="701326257">
      <w:marLeft w:val="640"/>
      <w:marRight w:val="0"/>
      <w:marTop w:val="0"/>
      <w:marBottom w:val="0"/>
      <w:divBdr>
        <w:top w:val="none" w:sz="0" w:space="0" w:color="auto"/>
        <w:left w:val="none" w:sz="0" w:space="0" w:color="auto"/>
        <w:bottom w:val="none" w:sz="0" w:space="0" w:color="auto"/>
        <w:right w:val="none" w:sz="0" w:space="0" w:color="auto"/>
      </w:divBdr>
    </w:div>
    <w:div w:id="701370738">
      <w:marLeft w:val="640"/>
      <w:marRight w:val="0"/>
      <w:marTop w:val="0"/>
      <w:marBottom w:val="0"/>
      <w:divBdr>
        <w:top w:val="none" w:sz="0" w:space="0" w:color="auto"/>
        <w:left w:val="none" w:sz="0" w:space="0" w:color="auto"/>
        <w:bottom w:val="none" w:sz="0" w:space="0" w:color="auto"/>
        <w:right w:val="none" w:sz="0" w:space="0" w:color="auto"/>
      </w:divBdr>
    </w:div>
    <w:div w:id="701511906">
      <w:marLeft w:val="640"/>
      <w:marRight w:val="0"/>
      <w:marTop w:val="0"/>
      <w:marBottom w:val="0"/>
      <w:divBdr>
        <w:top w:val="none" w:sz="0" w:space="0" w:color="auto"/>
        <w:left w:val="none" w:sz="0" w:space="0" w:color="auto"/>
        <w:bottom w:val="none" w:sz="0" w:space="0" w:color="auto"/>
        <w:right w:val="none" w:sz="0" w:space="0" w:color="auto"/>
      </w:divBdr>
    </w:div>
    <w:div w:id="701590528">
      <w:marLeft w:val="640"/>
      <w:marRight w:val="0"/>
      <w:marTop w:val="0"/>
      <w:marBottom w:val="0"/>
      <w:divBdr>
        <w:top w:val="none" w:sz="0" w:space="0" w:color="auto"/>
        <w:left w:val="none" w:sz="0" w:space="0" w:color="auto"/>
        <w:bottom w:val="none" w:sz="0" w:space="0" w:color="auto"/>
        <w:right w:val="none" w:sz="0" w:space="0" w:color="auto"/>
      </w:divBdr>
    </w:div>
    <w:div w:id="701593813">
      <w:marLeft w:val="640"/>
      <w:marRight w:val="0"/>
      <w:marTop w:val="0"/>
      <w:marBottom w:val="0"/>
      <w:divBdr>
        <w:top w:val="none" w:sz="0" w:space="0" w:color="auto"/>
        <w:left w:val="none" w:sz="0" w:space="0" w:color="auto"/>
        <w:bottom w:val="none" w:sz="0" w:space="0" w:color="auto"/>
        <w:right w:val="none" w:sz="0" w:space="0" w:color="auto"/>
      </w:divBdr>
    </w:div>
    <w:div w:id="701635161">
      <w:marLeft w:val="640"/>
      <w:marRight w:val="0"/>
      <w:marTop w:val="0"/>
      <w:marBottom w:val="0"/>
      <w:divBdr>
        <w:top w:val="none" w:sz="0" w:space="0" w:color="auto"/>
        <w:left w:val="none" w:sz="0" w:space="0" w:color="auto"/>
        <w:bottom w:val="none" w:sz="0" w:space="0" w:color="auto"/>
        <w:right w:val="none" w:sz="0" w:space="0" w:color="auto"/>
      </w:divBdr>
    </w:div>
    <w:div w:id="701637179">
      <w:marLeft w:val="640"/>
      <w:marRight w:val="0"/>
      <w:marTop w:val="0"/>
      <w:marBottom w:val="0"/>
      <w:divBdr>
        <w:top w:val="none" w:sz="0" w:space="0" w:color="auto"/>
        <w:left w:val="none" w:sz="0" w:space="0" w:color="auto"/>
        <w:bottom w:val="none" w:sz="0" w:space="0" w:color="auto"/>
        <w:right w:val="none" w:sz="0" w:space="0" w:color="auto"/>
      </w:divBdr>
    </w:div>
    <w:div w:id="701712925">
      <w:marLeft w:val="640"/>
      <w:marRight w:val="0"/>
      <w:marTop w:val="0"/>
      <w:marBottom w:val="0"/>
      <w:divBdr>
        <w:top w:val="none" w:sz="0" w:space="0" w:color="auto"/>
        <w:left w:val="none" w:sz="0" w:space="0" w:color="auto"/>
        <w:bottom w:val="none" w:sz="0" w:space="0" w:color="auto"/>
        <w:right w:val="none" w:sz="0" w:space="0" w:color="auto"/>
      </w:divBdr>
    </w:div>
    <w:div w:id="701782380">
      <w:marLeft w:val="640"/>
      <w:marRight w:val="0"/>
      <w:marTop w:val="0"/>
      <w:marBottom w:val="0"/>
      <w:divBdr>
        <w:top w:val="none" w:sz="0" w:space="0" w:color="auto"/>
        <w:left w:val="none" w:sz="0" w:space="0" w:color="auto"/>
        <w:bottom w:val="none" w:sz="0" w:space="0" w:color="auto"/>
        <w:right w:val="none" w:sz="0" w:space="0" w:color="auto"/>
      </w:divBdr>
    </w:div>
    <w:div w:id="701829895">
      <w:marLeft w:val="640"/>
      <w:marRight w:val="0"/>
      <w:marTop w:val="0"/>
      <w:marBottom w:val="0"/>
      <w:divBdr>
        <w:top w:val="none" w:sz="0" w:space="0" w:color="auto"/>
        <w:left w:val="none" w:sz="0" w:space="0" w:color="auto"/>
        <w:bottom w:val="none" w:sz="0" w:space="0" w:color="auto"/>
        <w:right w:val="none" w:sz="0" w:space="0" w:color="auto"/>
      </w:divBdr>
    </w:div>
    <w:div w:id="701832417">
      <w:marLeft w:val="640"/>
      <w:marRight w:val="0"/>
      <w:marTop w:val="0"/>
      <w:marBottom w:val="0"/>
      <w:divBdr>
        <w:top w:val="none" w:sz="0" w:space="0" w:color="auto"/>
        <w:left w:val="none" w:sz="0" w:space="0" w:color="auto"/>
        <w:bottom w:val="none" w:sz="0" w:space="0" w:color="auto"/>
        <w:right w:val="none" w:sz="0" w:space="0" w:color="auto"/>
      </w:divBdr>
    </w:div>
    <w:div w:id="701856917">
      <w:marLeft w:val="640"/>
      <w:marRight w:val="0"/>
      <w:marTop w:val="0"/>
      <w:marBottom w:val="0"/>
      <w:divBdr>
        <w:top w:val="none" w:sz="0" w:space="0" w:color="auto"/>
        <w:left w:val="none" w:sz="0" w:space="0" w:color="auto"/>
        <w:bottom w:val="none" w:sz="0" w:space="0" w:color="auto"/>
        <w:right w:val="none" w:sz="0" w:space="0" w:color="auto"/>
      </w:divBdr>
    </w:div>
    <w:div w:id="701905877">
      <w:marLeft w:val="640"/>
      <w:marRight w:val="0"/>
      <w:marTop w:val="0"/>
      <w:marBottom w:val="0"/>
      <w:divBdr>
        <w:top w:val="none" w:sz="0" w:space="0" w:color="auto"/>
        <w:left w:val="none" w:sz="0" w:space="0" w:color="auto"/>
        <w:bottom w:val="none" w:sz="0" w:space="0" w:color="auto"/>
        <w:right w:val="none" w:sz="0" w:space="0" w:color="auto"/>
      </w:divBdr>
    </w:div>
    <w:div w:id="701978507">
      <w:marLeft w:val="640"/>
      <w:marRight w:val="0"/>
      <w:marTop w:val="0"/>
      <w:marBottom w:val="0"/>
      <w:divBdr>
        <w:top w:val="none" w:sz="0" w:space="0" w:color="auto"/>
        <w:left w:val="none" w:sz="0" w:space="0" w:color="auto"/>
        <w:bottom w:val="none" w:sz="0" w:space="0" w:color="auto"/>
        <w:right w:val="none" w:sz="0" w:space="0" w:color="auto"/>
      </w:divBdr>
    </w:div>
    <w:div w:id="702176719">
      <w:marLeft w:val="640"/>
      <w:marRight w:val="0"/>
      <w:marTop w:val="0"/>
      <w:marBottom w:val="0"/>
      <w:divBdr>
        <w:top w:val="none" w:sz="0" w:space="0" w:color="auto"/>
        <w:left w:val="none" w:sz="0" w:space="0" w:color="auto"/>
        <w:bottom w:val="none" w:sz="0" w:space="0" w:color="auto"/>
        <w:right w:val="none" w:sz="0" w:space="0" w:color="auto"/>
      </w:divBdr>
    </w:div>
    <w:div w:id="702248402">
      <w:marLeft w:val="640"/>
      <w:marRight w:val="0"/>
      <w:marTop w:val="0"/>
      <w:marBottom w:val="0"/>
      <w:divBdr>
        <w:top w:val="none" w:sz="0" w:space="0" w:color="auto"/>
        <w:left w:val="none" w:sz="0" w:space="0" w:color="auto"/>
        <w:bottom w:val="none" w:sz="0" w:space="0" w:color="auto"/>
        <w:right w:val="none" w:sz="0" w:space="0" w:color="auto"/>
      </w:divBdr>
    </w:div>
    <w:div w:id="702249851">
      <w:marLeft w:val="640"/>
      <w:marRight w:val="0"/>
      <w:marTop w:val="0"/>
      <w:marBottom w:val="0"/>
      <w:divBdr>
        <w:top w:val="none" w:sz="0" w:space="0" w:color="auto"/>
        <w:left w:val="none" w:sz="0" w:space="0" w:color="auto"/>
        <w:bottom w:val="none" w:sz="0" w:space="0" w:color="auto"/>
        <w:right w:val="none" w:sz="0" w:space="0" w:color="auto"/>
      </w:divBdr>
    </w:div>
    <w:div w:id="702292183">
      <w:marLeft w:val="640"/>
      <w:marRight w:val="0"/>
      <w:marTop w:val="0"/>
      <w:marBottom w:val="0"/>
      <w:divBdr>
        <w:top w:val="none" w:sz="0" w:space="0" w:color="auto"/>
        <w:left w:val="none" w:sz="0" w:space="0" w:color="auto"/>
        <w:bottom w:val="none" w:sz="0" w:space="0" w:color="auto"/>
        <w:right w:val="none" w:sz="0" w:space="0" w:color="auto"/>
      </w:divBdr>
    </w:div>
    <w:div w:id="702364700">
      <w:marLeft w:val="640"/>
      <w:marRight w:val="0"/>
      <w:marTop w:val="0"/>
      <w:marBottom w:val="0"/>
      <w:divBdr>
        <w:top w:val="none" w:sz="0" w:space="0" w:color="auto"/>
        <w:left w:val="none" w:sz="0" w:space="0" w:color="auto"/>
        <w:bottom w:val="none" w:sz="0" w:space="0" w:color="auto"/>
        <w:right w:val="none" w:sz="0" w:space="0" w:color="auto"/>
      </w:divBdr>
    </w:div>
    <w:div w:id="702367921">
      <w:marLeft w:val="640"/>
      <w:marRight w:val="0"/>
      <w:marTop w:val="0"/>
      <w:marBottom w:val="0"/>
      <w:divBdr>
        <w:top w:val="none" w:sz="0" w:space="0" w:color="auto"/>
        <w:left w:val="none" w:sz="0" w:space="0" w:color="auto"/>
        <w:bottom w:val="none" w:sz="0" w:space="0" w:color="auto"/>
        <w:right w:val="none" w:sz="0" w:space="0" w:color="auto"/>
      </w:divBdr>
    </w:div>
    <w:div w:id="702484933">
      <w:marLeft w:val="640"/>
      <w:marRight w:val="0"/>
      <w:marTop w:val="0"/>
      <w:marBottom w:val="0"/>
      <w:divBdr>
        <w:top w:val="none" w:sz="0" w:space="0" w:color="auto"/>
        <w:left w:val="none" w:sz="0" w:space="0" w:color="auto"/>
        <w:bottom w:val="none" w:sz="0" w:space="0" w:color="auto"/>
        <w:right w:val="none" w:sz="0" w:space="0" w:color="auto"/>
      </w:divBdr>
    </w:div>
    <w:div w:id="702487336">
      <w:marLeft w:val="640"/>
      <w:marRight w:val="0"/>
      <w:marTop w:val="0"/>
      <w:marBottom w:val="0"/>
      <w:divBdr>
        <w:top w:val="none" w:sz="0" w:space="0" w:color="auto"/>
        <w:left w:val="none" w:sz="0" w:space="0" w:color="auto"/>
        <w:bottom w:val="none" w:sz="0" w:space="0" w:color="auto"/>
        <w:right w:val="none" w:sz="0" w:space="0" w:color="auto"/>
      </w:divBdr>
    </w:div>
    <w:div w:id="702756598">
      <w:marLeft w:val="640"/>
      <w:marRight w:val="0"/>
      <w:marTop w:val="0"/>
      <w:marBottom w:val="0"/>
      <w:divBdr>
        <w:top w:val="none" w:sz="0" w:space="0" w:color="auto"/>
        <w:left w:val="none" w:sz="0" w:space="0" w:color="auto"/>
        <w:bottom w:val="none" w:sz="0" w:space="0" w:color="auto"/>
        <w:right w:val="none" w:sz="0" w:space="0" w:color="auto"/>
      </w:divBdr>
    </w:div>
    <w:div w:id="702897830">
      <w:marLeft w:val="640"/>
      <w:marRight w:val="0"/>
      <w:marTop w:val="0"/>
      <w:marBottom w:val="0"/>
      <w:divBdr>
        <w:top w:val="none" w:sz="0" w:space="0" w:color="auto"/>
        <w:left w:val="none" w:sz="0" w:space="0" w:color="auto"/>
        <w:bottom w:val="none" w:sz="0" w:space="0" w:color="auto"/>
        <w:right w:val="none" w:sz="0" w:space="0" w:color="auto"/>
      </w:divBdr>
    </w:div>
    <w:div w:id="702900537">
      <w:marLeft w:val="640"/>
      <w:marRight w:val="0"/>
      <w:marTop w:val="0"/>
      <w:marBottom w:val="0"/>
      <w:divBdr>
        <w:top w:val="none" w:sz="0" w:space="0" w:color="auto"/>
        <w:left w:val="none" w:sz="0" w:space="0" w:color="auto"/>
        <w:bottom w:val="none" w:sz="0" w:space="0" w:color="auto"/>
        <w:right w:val="none" w:sz="0" w:space="0" w:color="auto"/>
      </w:divBdr>
    </w:div>
    <w:div w:id="702945956">
      <w:marLeft w:val="640"/>
      <w:marRight w:val="0"/>
      <w:marTop w:val="0"/>
      <w:marBottom w:val="0"/>
      <w:divBdr>
        <w:top w:val="none" w:sz="0" w:space="0" w:color="auto"/>
        <w:left w:val="none" w:sz="0" w:space="0" w:color="auto"/>
        <w:bottom w:val="none" w:sz="0" w:space="0" w:color="auto"/>
        <w:right w:val="none" w:sz="0" w:space="0" w:color="auto"/>
      </w:divBdr>
    </w:div>
    <w:div w:id="702947142">
      <w:marLeft w:val="640"/>
      <w:marRight w:val="0"/>
      <w:marTop w:val="0"/>
      <w:marBottom w:val="0"/>
      <w:divBdr>
        <w:top w:val="none" w:sz="0" w:space="0" w:color="auto"/>
        <w:left w:val="none" w:sz="0" w:space="0" w:color="auto"/>
        <w:bottom w:val="none" w:sz="0" w:space="0" w:color="auto"/>
        <w:right w:val="none" w:sz="0" w:space="0" w:color="auto"/>
      </w:divBdr>
    </w:div>
    <w:div w:id="702949873">
      <w:marLeft w:val="640"/>
      <w:marRight w:val="0"/>
      <w:marTop w:val="0"/>
      <w:marBottom w:val="0"/>
      <w:divBdr>
        <w:top w:val="none" w:sz="0" w:space="0" w:color="auto"/>
        <w:left w:val="none" w:sz="0" w:space="0" w:color="auto"/>
        <w:bottom w:val="none" w:sz="0" w:space="0" w:color="auto"/>
        <w:right w:val="none" w:sz="0" w:space="0" w:color="auto"/>
      </w:divBdr>
    </w:div>
    <w:div w:id="703016002">
      <w:marLeft w:val="640"/>
      <w:marRight w:val="0"/>
      <w:marTop w:val="0"/>
      <w:marBottom w:val="0"/>
      <w:divBdr>
        <w:top w:val="none" w:sz="0" w:space="0" w:color="auto"/>
        <w:left w:val="none" w:sz="0" w:space="0" w:color="auto"/>
        <w:bottom w:val="none" w:sz="0" w:space="0" w:color="auto"/>
        <w:right w:val="none" w:sz="0" w:space="0" w:color="auto"/>
      </w:divBdr>
    </w:div>
    <w:div w:id="703018197">
      <w:marLeft w:val="640"/>
      <w:marRight w:val="0"/>
      <w:marTop w:val="0"/>
      <w:marBottom w:val="0"/>
      <w:divBdr>
        <w:top w:val="none" w:sz="0" w:space="0" w:color="auto"/>
        <w:left w:val="none" w:sz="0" w:space="0" w:color="auto"/>
        <w:bottom w:val="none" w:sz="0" w:space="0" w:color="auto"/>
        <w:right w:val="none" w:sz="0" w:space="0" w:color="auto"/>
      </w:divBdr>
    </w:div>
    <w:div w:id="703095263">
      <w:marLeft w:val="640"/>
      <w:marRight w:val="0"/>
      <w:marTop w:val="0"/>
      <w:marBottom w:val="0"/>
      <w:divBdr>
        <w:top w:val="none" w:sz="0" w:space="0" w:color="auto"/>
        <w:left w:val="none" w:sz="0" w:space="0" w:color="auto"/>
        <w:bottom w:val="none" w:sz="0" w:space="0" w:color="auto"/>
        <w:right w:val="none" w:sz="0" w:space="0" w:color="auto"/>
      </w:divBdr>
    </w:div>
    <w:div w:id="703212488">
      <w:marLeft w:val="640"/>
      <w:marRight w:val="0"/>
      <w:marTop w:val="0"/>
      <w:marBottom w:val="0"/>
      <w:divBdr>
        <w:top w:val="none" w:sz="0" w:space="0" w:color="auto"/>
        <w:left w:val="none" w:sz="0" w:space="0" w:color="auto"/>
        <w:bottom w:val="none" w:sz="0" w:space="0" w:color="auto"/>
        <w:right w:val="none" w:sz="0" w:space="0" w:color="auto"/>
      </w:divBdr>
    </w:div>
    <w:div w:id="703216593">
      <w:marLeft w:val="640"/>
      <w:marRight w:val="0"/>
      <w:marTop w:val="0"/>
      <w:marBottom w:val="0"/>
      <w:divBdr>
        <w:top w:val="none" w:sz="0" w:space="0" w:color="auto"/>
        <w:left w:val="none" w:sz="0" w:space="0" w:color="auto"/>
        <w:bottom w:val="none" w:sz="0" w:space="0" w:color="auto"/>
        <w:right w:val="none" w:sz="0" w:space="0" w:color="auto"/>
      </w:divBdr>
    </w:div>
    <w:div w:id="703217103">
      <w:marLeft w:val="640"/>
      <w:marRight w:val="0"/>
      <w:marTop w:val="0"/>
      <w:marBottom w:val="0"/>
      <w:divBdr>
        <w:top w:val="none" w:sz="0" w:space="0" w:color="auto"/>
        <w:left w:val="none" w:sz="0" w:space="0" w:color="auto"/>
        <w:bottom w:val="none" w:sz="0" w:space="0" w:color="auto"/>
        <w:right w:val="none" w:sz="0" w:space="0" w:color="auto"/>
      </w:divBdr>
    </w:div>
    <w:div w:id="703217890">
      <w:marLeft w:val="640"/>
      <w:marRight w:val="0"/>
      <w:marTop w:val="0"/>
      <w:marBottom w:val="0"/>
      <w:divBdr>
        <w:top w:val="none" w:sz="0" w:space="0" w:color="auto"/>
        <w:left w:val="none" w:sz="0" w:space="0" w:color="auto"/>
        <w:bottom w:val="none" w:sz="0" w:space="0" w:color="auto"/>
        <w:right w:val="none" w:sz="0" w:space="0" w:color="auto"/>
      </w:divBdr>
    </w:div>
    <w:div w:id="703285460">
      <w:marLeft w:val="640"/>
      <w:marRight w:val="0"/>
      <w:marTop w:val="0"/>
      <w:marBottom w:val="0"/>
      <w:divBdr>
        <w:top w:val="none" w:sz="0" w:space="0" w:color="auto"/>
        <w:left w:val="none" w:sz="0" w:space="0" w:color="auto"/>
        <w:bottom w:val="none" w:sz="0" w:space="0" w:color="auto"/>
        <w:right w:val="none" w:sz="0" w:space="0" w:color="auto"/>
      </w:divBdr>
    </w:div>
    <w:div w:id="703293122">
      <w:marLeft w:val="640"/>
      <w:marRight w:val="0"/>
      <w:marTop w:val="0"/>
      <w:marBottom w:val="0"/>
      <w:divBdr>
        <w:top w:val="none" w:sz="0" w:space="0" w:color="auto"/>
        <w:left w:val="none" w:sz="0" w:space="0" w:color="auto"/>
        <w:bottom w:val="none" w:sz="0" w:space="0" w:color="auto"/>
        <w:right w:val="none" w:sz="0" w:space="0" w:color="auto"/>
      </w:divBdr>
    </w:div>
    <w:div w:id="703364532">
      <w:marLeft w:val="640"/>
      <w:marRight w:val="0"/>
      <w:marTop w:val="0"/>
      <w:marBottom w:val="0"/>
      <w:divBdr>
        <w:top w:val="none" w:sz="0" w:space="0" w:color="auto"/>
        <w:left w:val="none" w:sz="0" w:space="0" w:color="auto"/>
        <w:bottom w:val="none" w:sz="0" w:space="0" w:color="auto"/>
        <w:right w:val="none" w:sz="0" w:space="0" w:color="auto"/>
      </w:divBdr>
    </w:div>
    <w:div w:id="703410925">
      <w:marLeft w:val="640"/>
      <w:marRight w:val="0"/>
      <w:marTop w:val="0"/>
      <w:marBottom w:val="0"/>
      <w:divBdr>
        <w:top w:val="none" w:sz="0" w:space="0" w:color="auto"/>
        <w:left w:val="none" w:sz="0" w:space="0" w:color="auto"/>
        <w:bottom w:val="none" w:sz="0" w:space="0" w:color="auto"/>
        <w:right w:val="none" w:sz="0" w:space="0" w:color="auto"/>
      </w:divBdr>
    </w:div>
    <w:div w:id="703555662">
      <w:marLeft w:val="640"/>
      <w:marRight w:val="0"/>
      <w:marTop w:val="0"/>
      <w:marBottom w:val="0"/>
      <w:divBdr>
        <w:top w:val="none" w:sz="0" w:space="0" w:color="auto"/>
        <w:left w:val="none" w:sz="0" w:space="0" w:color="auto"/>
        <w:bottom w:val="none" w:sz="0" w:space="0" w:color="auto"/>
        <w:right w:val="none" w:sz="0" w:space="0" w:color="auto"/>
      </w:divBdr>
    </w:div>
    <w:div w:id="703558861">
      <w:marLeft w:val="640"/>
      <w:marRight w:val="0"/>
      <w:marTop w:val="0"/>
      <w:marBottom w:val="0"/>
      <w:divBdr>
        <w:top w:val="none" w:sz="0" w:space="0" w:color="auto"/>
        <w:left w:val="none" w:sz="0" w:space="0" w:color="auto"/>
        <w:bottom w:val="none" w:sz="0" w:space="0" w:color="auto"/>
        <w:right w:val="none" w:sz="0" w:space="0" w:color="auto"/>
      </w:divBdr>
    </w:div>
    <w:div w:id="703671486">
      <w:marLeft w:val="640"/>
      <w:marRight w:val="0"/>
      <w:marTop w:val="0"/>
      <w:marBottom w:val="0"/>
      <w:divBdr>
        <w:top w:val="none" w:sz="0" w:space="0" w:color="auto"/>
        <w:left w:val="none" w:sz="0" w:space="0" w:color="auto"/>
        <w:bottom w:val="none" w:sz="0" w:space="0" w:color="auto"/>
        <w:right w:val="none" w:sz="0" w:space="0" w:color="auto"/>
      </w:divBdr>
    </w:div>
    <w:div w:id="703679824">
      <w:bodyDiv w:val="1"/>
      <w:marLeft w:val="0"/>
      <w:marRight w:val="0"/>
      <w:marTop w:val="0"/>
      <w:marBottom w:val="0"/>
      <w:divBdr>
        <w:top w:val="none" w:sz="0" w:space="0" w:color="auto"/>
        <w:left w:val="none" w:sz="0" w:space="0" w:color="auto"/>
        <w:bottom w:val="none" w:sz="0" w:space="0" w:color="auto"/>
        <w:right w:val="none" w:sz="0" w:space="0" w:color="auto"/>
      </w:divBdr>
    </w:div>
    <w:div w:id="703755710">
      <w:marLeft w:val="640"/>
      <w:marRight w:val="0"/>
      <w:marTop w:val="0"/>
      <w:marBottom w:val="0"/>
      <w:divBdr>
        <w:top w:val="none" w:sz="0" w:space="0" w:color="auto"/>
        <w:left w:val="none" w:sz="0" w:space="0" w:color="auto"/>
        <w:bottom w:val="none" w:sz="0" w:space="0" w:color="auto"/>
        <w:right w:val="none" w:sz="0" w:space="0" w:color="auto"/>
      </w:divBdr>
    </w:div>
    <w:div w:id="703793223">
      <w:marLeft w:val="640"/>
      <w:marRight w:val="0"/>
      <w:marTop w:val="0"/>
      <w:marBottom w:val="0"/>
      <w:divBdr>
        <w:top w:val="none" w:sz="0" w:space="0" w:color="auto"/>
        <w:left w:val="none" w:sz="0" w:space="0" w:color="auto"/>
        <w:bottom w:val="none" w:sz="0" w:space="0" w:color="auto"/>
        <w:right w:val="none" w:sz="0" w:space="0" w:color="auto"/>
      </w:divBdr>
    </w:div>
    <w:div w:id="703821687">
      <w:marLeft w:val="640"/>
      <w:marRight w:val="0"/>
      <w:marTop w:val="0"/>
      <w:marBottom w:val="0"/>
      <w:divBdr>
        <w:top w:val="none" w:sz="0" w:space="0" w:color="auto"/>
        <w:left w:val="none" w:sz="0" w:space="0" w:color="auto"/>
        <w:bottom w:val="none" w:sz="0" w:space="0" w:color="auto"/>
        <w:right w:val="none" w:sz="0" w:space="0" w:color="auto"/>
      </w:divBdr>
    </w:div>
    <w:div w:id="704060481">
      <w:marLeft w:val="640"/>
      <w:marRight w:val="0"/>
      <w:marTop w:val="0"/>
      <w:marBottom w:val="0"/>
      <w:divBdr>
        <w:top w:val="none" w:sz="0" w:space="0" w:color="auto"/>
        <w:left w:val="none" w:sz="0" w:space="0" w:color="auto"/>
        <w:bottom w:val="none" w:sz="0" w:space="0" w:color="auto"/>
        <w:right w:val="none" w:sz="0" w:space="0" w:color="auto"/>
      </w:divBdr>
    </w:div>
    <w:div w:id="704141640">
      <w:marLeft w:val="640"/>
      <w:marRight w:val="0"/>
      <w:marTop w:val="0"/>
      <w:marBottom w:val="0"/>
      <w:divBdr>
        <w:top w:val="none" w:sz="0" w:space="0" w:color="auto"/>
        <w:left w:val="none" w:sz="0" w:space="0" w:color="auto"/>
        <w:bottom w:val="none" w:sz="0" w:space="0" w:color="auto"/>
        <w:right w:val="none" w:sz="0" w:space="0" w:color="auto"/>
      </w:divBdr>
    </w:div>
    <w:div w:id="704209810">
      <w:marLeft w:val="640"/>
      <w:marRight w:val="0"/>
      <w:marTop w:val="0"/>
      <w:marBottom w:val="0"/>
      <w:divBdr>
        <w:top w:val="none" w:sz="0" w:space="0" w:color="auto"/>
        <w:left w:val="none" w:sz="0" w:space="0" w:color="auto"/>
        <w:bottom w:val="none" w:sz="0" w:space="0" w:color="auto"/>
        <w:right w:val="none" w:sz="0" w:space="0" w:color="auto"/>
      </w:divBdr>
    </w:div>
    <w:div w:id="704251012">
      <w:marLeft w:val="640"/>
      <w:marRight w:val="0"/>
      <w:marTop w:val="0"/>
      <w:marBottom w:val="0"/>
      <w:divBdr>
        <w:top w:val="none" w:sz="0" w:space="0" w:color="auto"/>
        <w:left w:val="none" w:sz="0" w:space="0" w:color="auto"/>
        <w:bottom w:val="none" w:sz="0" w:space="0" w:color="auto"/>
        <w:right w:val="none" w:sz="0" w:space="0" w:color="auto"/>
      </w:divBdr>
    </w:div>
    <w:div w:id="704258292">
      <w:marLeft w:val="640"/>
      <w:marRight w:val="0"/>
      <w:marTop w:val="0"/>
      <w:marBottom w:val="0"/>
      <w:divBdr>
        <w:top w:val="none" w:sz="0" w:space="0" w:color="auto"/>
        <w:left w:val="none" w:sz="0" w:space="0" w:color="auto"/>
        <w:bottom w:val="none" w:sz="0" w:space="0" w:color="auto"/>
        <w:right w:val="none" w:sz="0" w:space="0" w:color="auto"/>
      </w:divBdr>
    </w:div>
    <w:div w:id="704330626">
      <w:marLeft w:val="640"/>
      <w:marRight w:val="0"/>
      <w:marTop w:val="0"/>
      <w:marBottom w:val="0"/>
      <w:divBdr>
        <w:top w:val="none" w:sz="0" w:space="0" w:color="auto"/>
        <w:left w:val="none" w:sz="0" w:space="0" w:color="auto"/>
        <w:bottom w:val="none" w:sz="0" w:space="0" w:color="auto"/>
        <w:right w:val="none" w:sz="0" w:space="0" w:color="auto"/>
      </w:divBdr>
    </w:div>
    <w:div w:id="704450654">
      <w:marLeft w:val="640"/>
      <w:marRight w:val="0"/>
      <w:marTop w:val="0"/>
      <w:marBottom w:val="0"/>
      <w:divBdr>
        <w:top w:val="none" w:sz="0" w:space="0" w:color="auto"/>
        <w:left w:val="none" w:sz="0" w:space="0" w:color="auto"/>
        <w:bottom w:val="none" w:sz="0" w:space="0" w:color="auto"/>
        <w:right w:val="none" w:sz="0" w:space="0" w:color="auto"/>
      </w:divBdr>
    </w:div>
    <w:div w:id="704524629">
      <w:marLeft w:val="640"/>
      <w:marRight w:val="0"/>
      <w:marTop w:val="0"/>
      <w:marBottom w:val="0"/>
      <w:divBdr>
        <w:top w:val="none" w:sz="0" w:space="0" w:color="auto"/>
        <w:left w:val="none" w:sz="0" w:space="0" w:color="auto"/>
        <w:bottom w:val="none" w:sz="0" w:space="0" w:color="auto"/>
        <w:right w:val="none" w:sz="0" w:space="0" w:color="auto"/>
      </w:divBdr>
    </w:div>
    <w:div w:id="704526861">
      <w:marLeft w:val="640"/>
      <w:marRight w:val="0"/>
      <w:marTop w:val="0"/>
      <w:marBottom w:val="0"/>
      <w:divBdr>
        <w:top w:val="none" w:sz="0" w:space="0" w:color="auto"/>
        <w:left w:val="none" w:sz="0" w:space="0" w:color="auto"/>
        <w:bottom w:val="none" w:sz="0" w:space="0" w:color="auto"/>
        <w:right w:val="none" w:sz="0" w:space="0" w:color="auto"/>
      </w:divBdr>
    </w:div>
    <w:div w:id="704602479">
      <w:marLeft w:val="640"/>
      <w:marRight w:val="0"/>
      <w:marTop w:val="0"/>
      <w:marBottom w:val="0"/>
      <w:divBdr>
        <w:top w:val="none" w:sz="0" w:space="0" w:color="auto"/>
        <w:left w:val="none" w:sz="0" w:space="0" w:color="auto"/>
        <w:bottom w:val="none" w:sz="0" w:space="0" w:color="auto"/>
        <w:right w:val="none" w:sz="0" w:space="0" w:color="auto"/>
      </w:divBdr>
    </w:div>
    <w:div w:id="704670618">
      <w:marLeft w:val="640"/>
      <w:marRight w:val="0"/>
      <w:marTop w:val="0"/>
      <w:marBottom w:val="0"/>
      <w:divBdr>
        <w:top w:val="none" w:sz="0" w:space="0" w:color="auto"/>
        <w:left w:val="none" w:sz="0" w:space="0" w:color="auto"/>
        <w:bottom w:val="none" w:sz="0" w:space="0" w:color="auto"/>
        <w:right w:val="none" w:sz="0" w:space="0" w:color="auto"/>
      </w:divBdr>
    </w:div>
    <w:div w:id="704714486">
      <w:marLeft w:val="640"/>
      <w:marRight w:val="0"/>
      <w:marTop w:val="0"/>
      <w:marBottom w:val="0"/>
      <w:divBdr>
        <w:top w:val="none" w:sz="0" w:space="0" w:color="auto"/>
        <w:left w:val="none" w:sz="0" w:space="0" w:color="auto"/>
        <w:bottom w:val="none" w:sz="0" w:space="0" w:color="auto"/>
        <w:right w:val="none" w:sz="0" w:space="0" w:color="auto"/>
      </w:divBdr>
    </w:div>
    <w:div w:id="704906507">
      <w:marLeft w:val="640"/>
      <w:marRight w:val="0"/>
      <w:marTop w:val="0"/>
      <w:marBottom w:val="0"/>
      <w:divBdr>
        <w:top w:val="none" w:sz="0" w:space="0" w:color="auto"/>
        <w:left w:val="none" w:sz="0" w:space="0" w:color="auto"/>
        <w:bottom w:val="none" w:sz="0" w:space="0" w:color="auto"/>
        <w:right w:val="none" w:sz="0" w:space="0" w:color="auto"/>
      </w:divBdr>
    </w:div>
    <w:div w:id="704986592">
      <w:marLeft w:val="640"/>
      <w:marRight w:val="0"/>
      <w:marTop w:val="0"/>
      <w:marBottom w:val="0"/>
      <w:divBdr>
        <w:top w:val="none" w:sz="0" w:space="0" w:color="auto"/>
        <w:left w:val="none" w:sz="0" w:space="0" w:color="auto"/>
        <w:bottom w:val="none" w:sz="0" w:space="0" w:color="auto"/>
        <w:right w:val="none" w:sz="0" w:space="0" w:color="auto"/>
      </w:divBdr>
    </w:div>
    <w:div w:id="705104644">
      <w:marLeft w:val="640"/>
      <w:marRight w:val="0"/>
      <w:marTop w:val="0"/>
      <w:marBottom w:val="0"/>
      <w:divBdr>
        <w:top w:val="none" w:sz="0" w:space="0" w:color="auto"/>
        <w:left w:val="none" w:sz="0" w:space="0" w:color="auto"/>
        <w:bottom w:val="none" w:sz="0" w:space="0" w:color="auto"/>
        <w:right w:val="none" w:sz="0" w:space="0" w:color="auto"/>
      </w:divBdr>
    </w:div>
    <w:div w:id="705176108">
      <w:marLeft w:val="640"/>
      <w:marRight w:val="0"/>
      <w:marTop w:val="0"/>
      <w:marBottom w:val="0"/>
      <w:divBdr>
        <w:top w:val="none" w:sz="0" w:space="0" w:color="auto"/>
        <w:left w:val="none" w:sz="0" w:space="0" w:color="auto"/>
        <w:bottom w:val="none" w:sz="0" w:space="0" w:color="auto"/>
        <w:right w:val="none" w:sz="0" w:space="0" w:color="auto"/>
      </w:divBdr>
    </w:div>
    <w:div w:id="705179807">
      <w:marLeft w:val="640"/>
      <w:marRight w:val="0"/>
      <w:marTop w:val="0"/>
      <w:marBottom w:val="0"/>
      <w:divBdr>
        <w:top w:val="none" w:sz="0" w:space="0" w:color="auto"/>
        <w:left w:val="none" w:sz="0" w:space="0" w:color="auto"/>
        <w:bottom w:val="none" w:sz="0" w:space="0" w:color="auto"/>
        <w:right w:val="none" w:sz="0" w:space="0" w:color="auto"/>
      </w:divBdr>
    </w:div>
    <w:div w:id="705183584">
      <w:marLeft w:val="640"/>
      <w:marRight w:val="0"/>
      <w:marTop w:val="0"/>
      <w:marBottom w:val="0"/>
      <w:divBdr>
        <w:top w:val="none" w:sz="0" w:space="0" w:color="auto"/>
        <w:left w:val="none" w:sz="0" w:space="0" w:color="auto"/>
        <w:bottom w:val="none" w:sz="0" w:space="0" w:color="auto"/>
        <w:right w:val="none" w:sz="0" w:space="0" w:color="auto"/>
      </w:divBdr>
    </w:div>
    <w:div w:id="705252694">
      <w:marLeft w:val="640"/>
      <w:marRight w:val="0"/>
      <w:marTop w:val="0"/>
      <w:marBottom w:val="0"/>
      <w:divBdr>
        <w:top w:val="none" w:sz="0" w:space="0" w:color="auto"/>
        <w:left w:val="none" w:sz="0" w:space="0" w:color="auto"/>
        <w:bottom w:val="none" w:sz="0" w:space="0" w:color="auto"/>
        <w:right w:val="none" w:sz="0" w:space="0" w:color="auto"/>
      </w:divBdr>
    </w:div>
    <w:div w:id="705326208">
      <w:marLeft w:val="640"/>
      <w:marRight w:val="0"/>
      <w:marTop w:val="0"/>
      <w:marBottom w:val="0"/>
      <w:divBdr>
        <w:top w:val="none" w:sz="0" w:space="0" w:color="auto"/>
        <w:left w:val="none" w:sz="0" w:space="0" w:color="auto"/>
        <w:bottom w:val="none" w:sz="0" w:space="0" w:color="auto"/>
        <w:right w:val="none" w:sz="0" w:space="0" w:color="auto"/>
      </w:divBdr>
    </w:div>
    <w:div w:id="705570183">
      <w:marLeft w:val="640"/>
      <w:marRight w:val="0"/>
      <w:marTop w:val="0"/>
      <w:marBottom w:val="0"/>
      <w:divBdr>
        <w:top w:val="none" w:sz="0" w:space="0" w:color="auto"/>
        <w:left w:val="none" w:sz="0" w:space="0" w:color="auto"/>
        <w:bottom w:val="none" w:sz="0" w:space="0" w:color="auto"/>
        <w:right w:val="none" w:sz="0" w:space="0" w:color="auto"/>
      </w:divBdr>
    </w:div>
    <w:div w:id="705641501">
      <w:marLeft w:val="640"/>
      <w:marRight w:val="0"/>
      <w:marTop w:val="0"/>
      <w:marBottom w:val="0"/>
      <w:divBdr>
        <w:top w:val="none" w:sz="0" w:space="0" w:color="auto"/>
        <w:left w:val="none" w:sz="0" w:space="0" w:color="auto"/>
        <w:bottom w:val="none" w:sz="0" w:space="0" w:color="auto"/>
        <w:right w:val="none" w:sz="0" w:space="0" w:color="auto"/>
      </w:divBdr>
    </w:div>
    <w:div w:id="705760477">
      <w:marLeft w:val="640"/>
      <w:marRight w:val="0"/>
      <w:marTop w:val="0"/>
      <w:marBottom w:val="0"/>
      <w:divBdr>
        <w:top w:val="none" w:sz="0" w:space="0" w:color="auto"/>
        <w:left w:val="none" w:sz="0" w:space="0" w:color="auto"/>
        <w:bottom w:val="none" w:sz="0" w:space="0" w:color="auto"/>
        <w:right w:val="none" w:sz="0" w:space="0" w:color="auto"/>
      </w:divBdr>
    </w:div>
    <w:div w:id="705788473">
      <w:marLeft w:val="640"/>
      <w:marRight w:val="0"/>
      <w:marTop w:val="0"/>
      <w:marBottom w:val="0"/>
      <w:divBdr>
        <w:top w:val="none" w:sz="0" w:space="0" w:color="auto"/>
        <w:left w:val="none" w:sz="0" w:space="0" w:color="auto"/>
        <w:bottom w:val="none" w:sz="0" w:space="0" w:color="auto"/>
        <w:right w:val="none" w:sz="0" w:space="0" w:color="auto"/>
      </w:divBdr>
    </w:div>
    <w:div w:id="705835254">
      <w:marLeft w:val="640"/>
      <w:marRight w:val="0"/>
      <w:marTop w:val="0"/>
      <w:marBottom w:val="0"/>
      <w:divBdr>
        <w:top w:val="none" w:sz="0" w:space="0" w:color="auto"/>
        <w:left w:val="none" w:sz="0" w:space="0" w:color="auto"/>
        <w:bottom w:val="none" w:sz="0" w:space="0" w:color="auto"/>
        <w:right w:val="none" w:sz="0" w:space="0" w:color="auto"/>
      </w:divBdr>
    </w:div>
    <w:div w:id="705912147">
      <w:marLeft w:val="640"/>
      <w:marRight w:val="0"/>
      <w:marTop w:val="0"/>
      <w:marBottom w:val="0"/>
      <w:divBdr>
        <w:top w:val="none" w:sz="0" w:space="0" w:color="auto"/>
        <w:left w:val="none" w:sz="0" w:space="0" w:color="auto"/>
        <w:bottom w:val="none" w:sz="0" w:space="0" w:color="auto"/>
        <w:right w:val="none" w:sz="0" w:space="0" w:color="auto"/>
      </w:divBdr>
    </w:div>
    <w:div w:id="705912455">
      <w:marLeft w:val="640"/>
      <w:marRight w:val="0"/>
      <w:marTop w:val="0"/>
      <w:marBottom w:val="0"/>
      <w:divBdr>
        <w:top w:val="none" w:sz="0" w:space="0" w:color="auto"/>
        <w:left w:val="none" w:sz="0" w:space="0" w:color="auto"/>
        <w:bottom w:val="none" w:sz="0" w:space="0" w:color="auto"/>
        <w:right w:val="none" w:sz="0" w:space="0" w:color="auto"/>
      </w:divBdr>
    </w:div>
    <w:div w:id="705955795">
      <w:marLeft w:val="640"/>
      <w:marRight w:val="0"/>
      <w:marTop w:val="0"/>
      <w:marBottom w:val="0"/>
      <w:divBdr>
        <w:top w:val="none" w:sz="0" w:space="0" w:color="auto"/>
        <w:left w:val="none" w:sz="0" w:space="0" w:color="auto"/>
        <w:bottom w:val="none" w:sz="0" w:space="0" w:color="auto"/>
        <w:right w:val="none" w:sz="0" w:space="0" w:color="auto"/>
      </w:divBdr>
    </w:div>
    <w:div w:id="705983206">
      <w:marLeft w:val="640"/>
      <w:marRight w:val="0"/>
      <w:marTop w:val="0"/>
      <w:marBottom w:val="0"/>
      <w:divBdr>
        <w:top w:val="none" w:sz="0" w:space="0" w:color="auto"/>
        <w:left w:val="none" w:sz="0" w:space="0" w:color="auto"/>
        <w:bottom w:val="none" w:sz="0" w:space="0" w:color="auto"/>
        <w:right w:val="none" w:sz="0" w:space="0" w:color="auto"/>
      </w:divBdr>
    </w:div>
    <w:div w:id="706025977">
      <w:marLeft w:val="640"/>
      <w:marRight w:val="0"/>
      <w:marTop w:val="0"/>
      <w:marBottom w:val="0"/>
      <w:divBdr>
        <w:top w:val="none" w:sz="0" w:space="0" w:color="auto"/>
        <w:left w:val="none" w:sz="0" w:space="0" w:color="auto"/>
        <w:bottom w:val="none" w:sz="0" w:space="0" w:color="auto"/>
        <w:right w:val="none" w:sz="0" w:space="0" w:color="auto"/>
      </w:divBdr>
    </w:div>
    <w:div w:id="706026185">
      <w:marLeft w:val="640"/>
      <w:marRight w:val="0"/>
      <w:marTop w:val="0"/>
      <w:marBottom w:val="0"/>
      <w:divBdr>
        <w:top w:val="none" w:sz="0" w:space="0" w:color="auto"/>
        <w:left w:val="none" w:sz="0" w:space="0" w:color="auto"/>
        <w:bottom w:val="none" w:sz="0" w:space="0" w:color="auto"/>
        <w:right w:val="none" w:sz="0" w:space="0" w:color="auto"/>
      </w:divBdr>
    </w:div>
    <w:div w:id="706026475">
      <w:marLeft w:val="640"/>
      <w:marRight w:val="0"/>
      <w:marTop w:val="0"/>
      <w:marBottom w:val="0"/>
      <w:divBdr>
        <w:top w:val="none" w:sz="0" w:space="0" w:color="auto"/>
        <w:left w:val="none" w:sz="0" w:space="0" w:color="auto"/>
        <w:bottom w:val="none" w:sz="0" w:space="0" w:color="auto"/>
        <w:right w:val="none" w:sz="0" w:space="0" w:color="auto"/>
      </w:divBdr>
    </w:div>
    <w:div w:id="706102917">
      <w:marLeft w:val="640"/>
      <w:marRight w:val="0"/>
      <w:marTop w:val="0"/>
      <w:marBottom w:val="0"/>
      <w:divBdr>
        <w:top w:val="none" w:sz="0" w:space="0" w:color="auto"/>
        <w:left w:val="none" w:sz="0" w:space="0" w:color="auto"/>
        <w:bottom w:val="none" w:sz="0" w:space="0" w:color="auto"/>
        <w:right w:val="none" w:sz="0" w:space="0" w:color="auto"/>
      </w:divBdr>
    </w:div>
    <w:div w:id="706179447">
      <w:marLeft w:val="640"/>
      <w:marRight w:val="0"/>
      <w:marTop w:val="0"/>
      <w:marBottom w:val="0"/>
      <w:divBdr>
        <w:top w:val="none" w:sz="0" w:space="0" w:color="auto"/>
        <w:left w:val="none" w:sz="0" w:space="0" w:color="auto"/>
        <w:bottom w:val="none" w:sz="0" w:space="0" w:color="auto"/>
        <w:right w:val="none" w:sz="0" w:space="0" w:color="auto"/>
      </w:divBdr>
    </w:div>
    <w:div w:id="706220263">
      <w:marLeft w:val="640"/>
      <w:marRight w:val="0"/>
      <w:marTop w:val="0"/>
      <w:marBottom w:val="0"/>
      <w:divBdr>
        <w:top w:val="none" w:sz="0" w:space="0" w:color="auto"/>
        <w:left w:val="none" w:sz="0" w:space="0" w:color="auto"/>
        <w:bottom w:val="none" w:sz="0" w:space="0" w:color="auto"/>
        <w:right w:val="none" w:sz="0" w:space="0" w:color="auto"/>
      </w:divBdr>
    </w:div>
    <w:div w:id="706299946">
      <w:marLeft w:val="640"/>
      <w:marRight w:val="0"/>
      <w:marTop w:val="0"/>
      <w:marBottom w:val="0"/>
      <w:divBdr>
        <w:top w:val="none" w:sz="0" w:space="0" w:color="auto"/>
        <w:left w:val="none" w:sz="0" w:space="0" w:color="auto"/>
        <w:bottom w:val="none" w:sz="0" w:space="0" w:color="auto"/>
        <w:right w:val="none" w:sz="0" w:space="0" w:color="auto"/>
      </w:divBdr>
    </w:div>
    <w:div w:id="706416455">
      <w:marLeft w:val="640"/>
      <w:marRight w:val="0"/>
      <w:marTop w:val="0"/>
      <w:marBottom w:val="0"/>
      <w:divBdr>
        <w:top w:val="none" w:sz="0" w:space="0" w:color="auto"/>
        <w:left w:val="none" w:sz="0" w:space="0" w:color="auto"/>
        <w:bottom w:val="none" w:sz="0" w:space="0" w:color="auto"/>
        <w:right w:val="none" w:sz="0" w:space="0" w:color="auto"/>
      </w:divBdr>
    </w:div>
    <w:div w:id="706419121">
      <w:marLeft w:val="640"/>
      <w:marRight w:val="0"/>
      <w:marTop w:val="0"/>
      <w:marBottom w:val="0"/>
      <w:divBdr>
        <w:top w:val="none" w:sz="0" w:space="0" w:color="auto"/>
        <w:left w:val="none" w:sz="0" w:space="0" w:color="auto"/>
        <w:bottom w:val="none" w:sz="0" w:space="0" w:color="auto"/>
        <w:right w:val="none" w:sz="0" w:space="0" w:color="auto"/>
      </w:divBdr>
    </w:div>
    <w:div w:id="706562518">
      <w:marLeft w:val="640"/>
      <w:marRight w:val="0"/>
      <w:marTop w:val="0"/>
      <w:marBottom w:val="0"/>
      <w:divBdr>
        <w:top w:val="none" w:sz="0" w:space="0" w:color="auto"/>
        <w:left w:val="none" w:sz="0" w:space="0" w:color="auto"/>
        <w:bottom w:val="none" w:sz="0" w:space="0" w:color="auto"/>
        <w:right w:val="none" w:sz="0" w:space="0" w:color="auto"/>
      </w:divBdr>
    </w:div>
    <w:div w:id="706681926">
      <w:marLeft w:val="640"/>
      <w:marRight w:val="0"/>
      <w:marTop w:val="0"/>
      <w:marBottom w:val="0"/>
      <w:divBdr>
        <w:top w:val="none" w:sz="0" w:space="0" w:color="auto"/>
        <w:left w:val="none" w:sz="0" w:space="0" w:color="auto"/>
        <w:bottom w:val="none" w:sz="0" w:space="0" w:color="auto"/>
        <w:right w:val="none" w:sz="0" w:space="0" w:color="auto"/>
      </w:divBdr>
    </w:div>
    <w:div w:id="706682891">
      <w:marLeft w:val="640"/>
      <w:marRight w:val="0"/>
      <w:marTop w:val="0"/>
      <w:marBottom w:val="0"/>
      <w:divBdr>
        <w:top w:val="none" w:sz="0" w:space="0" w:color="auto"/>
        <w:left w:val="none" w:sz="0" w:space="0" w:color="auto"/>
        <w:bottom w:val="none" w:sz="0" w:space="0" w:color="auto"/>
        <w:right w:val="none" w:sz="0" w:space="0" w:color="auto"/>
      </w:divBdr>
    </w:div>
    <w:div w:id="706878179">
      <w:marLeft w:val="640"/>
      <w:marRight w:val="0"/>
      <w:marTop w:val="0"/>
      <w:marBottom w:val="0"/>
      <w:divBdr>
        <w:top w:val="none" w:sz="0" w:space="0" w:color="auto"/>
        <w:left w:val="none" w:sz="0" w:space="0" w:color="auto"/>
        <w:bottom w:val="none" w:sz="0" w:space="0" w:color="auto"/>
        <w:right w:val="none" w:sz="0" w:space="0" w:color="auto"/>
      </w:divBdr>
    </w:div>
    <w:div w:id="706880320">
      <w:marLeft w:val="640"/>
      <w:marRight w:val="0"/>
      <w:marTop w:val="0"/>
      <w:marBottom w:val="0"/>
      <w:divBdr>
        <w:top w:val="none" w:sz="0" w:space="0" w:color="auto"/>
        <w:left w:val="none" w:sz="0" w:space="0" w:color="auto"/>
        <w:bottom w:val="none" w:sz="0" w:space="0" w:color="auto"/>
        <w:right w:val="none" w:sz="0" w:space="0" w:color="auto"/>
      </w:divBdr>
    </w:div>
    <w:div w:id="706947663">
      <w:marLeft w:val="640"/>
      <w:marRight w:val="0"/>
      <w:marTop w:val="0"/>
      <w:marBottom w:val="0"/>
      <w:divBdr>
        <w:top w:val="none" w:sz="0" w:space="0" w:color="auto"/>
        <w:left w:val="none" w:sz="0" w:space="0" w:color="auto"/>
        <w:bottom w:val="none" w:sz="0" w:space="0" w:color="auto"/>
        <w:right w:val="none" w:sz="0" w:space="0" w:color="auto"/>
      </w:divBdr>
    </w:div>
    <w:div w:id="706947699">
      <w:marLeft w:val="640"/>
      <w:marRight w:val="0"/>
      <w:marTop w:val="0"/>
      <w:marBottom w:val="0"/>
      <w:divBdr>
        <w:top w:val="none" w:sz="0" w:space="0" w:color="auto"/>
        <w:left w:val="none" w:sz="0" w:space="0" w:color="auto"/>
        <w:bottom w:val="none" w:sz="0" w:space="0" w:color="auto"/>
        <w:right w:val="none" w:sz="0" w:space="0" w:color="auto"/>
      </w:divBdr>
    </w:div>
    <w:div w:id="706951904">
      <w:marLeft w:val="640"/>
      <w:marRight w:val="0"/>
      <w:marTop w:val="0"/>
      <w:marBottom w:val="0"/>
      <w:divBdr>
        <w:top w:val="none" w:sz="0" w:space="0" w:color="auto"/>
        <w:left w:val="none" w:sz="0" w:space="0" w:color="auto"/>
        <w:bottom w:val="none" w:sz="0" w:space="0" w:color="auto"/>
        <w:right w:val="none" w:sz="0" w:space="0" w:color="auto"/>
      </w:divBdr>
    </w:div>
    <w:div w:id="706956358">
      <w:marLeft w:val="640"/>
      <w:marRight w:val="0"/>
      <w:marTop w:val="0"/>
      <w:marBottom w:val="0"/>
      <w:divBdr>
        <w:top w:val="none" w:sz="0" w:space="0" w:color="auto"/>
        <w:left w:val="none" w:sz="0" w:space="0" w:color="auto"/>
        <w:bottom w:val="none" w:sz="0" w:space="0" w:color="auto"/>
        <w:right w:val="none" w:sz="0" w:space="0" w:color="auto"/>
      </w:divBdr>
    </w:div>
    <w:div w:id="707032340">
      <w:marLeft w:val="640"/>
      <w:marRight w:val="0"/>
      <w:marTop w:val="0"/>
      <w:marBottom w:val="0"/>
      <w:divBdr>
        <w:top w:val="none" w:sz="0" w:space="0" w:color="auto"/>
        <w:left w:val="none" w:sz="0" w:space="0" w:color="auto"/>
        <w:bottom w:val="none" w:sz="0" w:space="0" w:color="auto"/>
        <w:right w:val="none" w:sz="0" w:space="0" w:color="auto"/>
      </w:divBdr>
    </w:div>
    <w:div w:id="707142873">
      <w:marLeft w:val="640"/>
      <w:marRight w:val="0"/>
      <w:marTop w:val="0"/>
      <w:marBottom w:val="0"/>
      <w:divBdr>
        <w:top w:val="none" w:sz="0" w:space="0" w:color="auto"/>
        <w:left w:val="none" w:sz="0" w:space="0" w:color="auto"/>
        <w:bottom w:val="none" w:sz="0" w:space="0" w:color="auto"/>
        <w:right w:val="none" w:sz="0" w:space="0" w:color="auto"/>
      </w:divBdr>
    </w:div>
    <w:div w:id="707146204">
      <w:marLeft w:val="640"/>
      <w:marRight w:val="0"/>
      <w:marTop w:val="0"/>
      <w:marBottom w:val="0"/>
      <w:divBdr>
        <w:top w:val="none" w:sz="0" w:space="0" w:color="auto"/>
        <w:left w:val="none" w:sz="0" w:space="0" w:color="auto"/>
        <w:bottom w:val="none" w:sz="0" w:space="0" w:color="auto"/>
        <w:right w:val="none" w:sz="0" w:space="0" w:color="auto"/>
      </w:divBdr>
    </w:div>
    <w:div w:id="707148555">
      <w:marLeft w:val="640"/>
      <w:marRight w:val="0"/>
      <w:marTop w:val="0"/>
      <w:marBottom w:val="0"/>
      <w:divBdr>
        <w:top w:val="none" w:sz="0" w:space="0" w:color="auto"/>
        <w:left w:val="none" w:sz="0" w:space="0" w:color="auto"/>
        <w:bottom w:val="none" w:sz="0" w:space="0" w:color="auto"/>
        <w:right w:val="none" w:sz="0" w:space="0" w:color="auto"/>
      </w:divBdr>
    </w:div>
    <w:div w:id="707149864">
      <w:marLeft w:val="640"/>
      <w:marRight w:val="0"/>
      <w:marTop w:val="0"/>
      <w:marBottom w:val="0"/>
      <w:divBdr>
        <w:top w:val="none" w:sz="0" w:space="0" w:color="auto"/>
        <w:left w:val="none" w:sz="0" w:space="0" w:color="auto"/>
        <w:bottom w:val="none" w:sz="0" w:space="0" w:color="auto"/>
        <w:right w:val="none" w:sz="0" w:space="0" w:color="auto"/>
      </w:divBdr>
    </w:div>
    <w:div w:id="707217885">
      <w:marLeft w:val="640"/>
      <w:marRight w:val="0"/>
      <w:marTop w:val="0"/>
      <w:marBottom w:val="0"/>
      <w:divBdr>
        <w:top w:val="none" w:sz="0" w:space="0" w:color="auto"/>
        <w:left w:val="none" w:sz="0" w:space="0" w:color="auto"/>
        <w:bottom w:val="none" w:sz="0" w:space="0" w:color="auto"/>
        <w:right w:val="none" w:sz="0" w:space="0" w:color="auto"/>
      </w:divBdr>
    </w:div>
    <w:div w:id="707219652">
      <w:marLeft w:val="640"/>
      <w:marRight w:val="0"/>
      <w:marTop w:val="0"/>
      <w:marBottom w:val="0"/>
      <w:divBdr>
        <w:top w:val="none" w:sz="0" w:space="0" w:color="auto"/>
        <w:left w:val="none" w:sz="0" w:space="0" w:color="auto"/>
        <w:bottom w:val="none" w:sz="0" w:space="0" w:color="auto"/>
        <w:right w:val="none" w:sz="0" w:space="0" w:color="auto"/>
      </w:divBdr>
    </w:div>
    <w:div w:id="707291561">
      <w:marLeft w:val="640"/>
      <w:marRight w:val="0"/>
      <w:marTop w:val="0"/>
      <w:marBottom w:val="0"/>
      <w:divBdr>
        <w:top w:val="none" w:sz="0" w:space="0" w:color="auto"/>
        <w:left w:val="none" w:sz="0" w:space="0" w:color="auto"/>
        <w:bottom w:val="none" w:sz="0" w:space="0" w:color="auto"/>
        <w:right w:val="none" w:sz="0" w:space="0" w:color="auto"/>
      </w:divBdr>
    </w:div>
    <w:div w:id="707334371">
      <w:marLeft w:val="640"/>
      <w:marRight w:val="0"/>
      <w:marTop w:val="0"/>
      <w:marBottom w:val="0"/>
      <w:divBdr>
        <w:top w:val="none" w:sz="0" w:space="0" w:color="auto"/>
        <w:left w:val="none" w:sz="0" w:space="0" w:color="auto"/>
        <w:bottom w:val="none" w:sz="0" w:space="0" w:color="auto"/>
        <w:right w:val="none" w:sz="0" w:space="0" w:color="auto"/>
      </w:divBdr>
    </w:div>
    <w:div w:id="707336601">
      <w:marLeft w:val="640"/>
      <w:marRight w:val="0"/>
      <w:marTop w:val="0"/>
      <w:marBottom w:val="0"/>
      <w:divBdr>
        <w:top w:val="none" w:sz="0" w:space="0" w:color="auto"/>
        <w:left w:val="none" w:sz="0" w:space="0" w:color="auto"/>
        <w:bottom w:val="none" w:sz="0" w:space="0" w:color="auto"/>
        <w:right w:val="none" w:sz="0" w:space="0" w:color="auto"/>
      </w:divBdr>
    </w:div>
    <w:div w:id="707337246">
      <w:marLeft w:val="640"/>
      <w:marRight w:val="0"/>
      <w:marTop w:val="0"/>
      <w:marBottom w:val="0"/>
      <w:divBdr>
        <w:top w:val="none" w:sz="0" w:space="0" w:color="auto"/>
        <w:left w:val="none" w:sz="0" w:space="0" w:color="auto"/>
        <w:bottom w:val="none" w:sz="0" w:space="0" w:color="auto"/>
        <w:right w:val="none" w:sz="0" w:space="0" w:color="auto"/>
      </w:divBdr>
    </w:div>
    <w:div w:id="707493655">
      <w:marLeft w:val="640"/>
      <w:marRight w:val="0"/>
      <w:marTop w:val="0"/>
      <w:marBottom w:val="0"/>
      <w:divBdr>
        <w:top w:val="none" w:sz="0" w:space="0" w:color="auto"/>
        <w:left w:val="none" w:sz="0" w:space="0" w:color="auto"/>
        <w:bottom w:val="none" w:sz="0" w:space="0" w:color="auto"/>
        <w:right w:val="none" w:sz="0" w:space="0" w:color="auto"/>
      </w:divBdr>
    </w:div>
    <w:div w:id="707528307">
      <w:marLeft w:val="640"/>
      <w:marRight w:val="0"/>
      <w:marTop w:val="0"/>
      <w:marBottom w:val="0"/>
      <w:divBdr>
        <w:top w:val="none" w:sz="0" w:space="0" w:color="auto"/>
        <w:left w:val="none" w:sz="0" w:space="0" w:color="auto"/>
        <w:bottom w:val="none" w:sz="0" w:space="0" w:color="auto"/>
        <w:right w:val="none" w:sz="0" w:space="0" w:color="auto"/>
      </w:divBdr>
    </w:div>
    <w:div w:id="707529200">
      <w:marLeft w:val="640"/>
      <w:marRight w:val="0"/>
      <w:marTop w:val="0"/>
      <w:marBottom w:val="0"/>
      <w:divBdr>
        <w:top w:val="none" w:sz="0" w:space="0" w:color="auto"/>
        <w:left w:val="none" w:sz="0" w:space="0" w:color="auto"/>
        <w:bottom w:val="none" w:sz="0" w:space="0" w:color="auto"/>
        <w:right w:val="none" w:sz="0" w:space="0" w:color="auto"/>
      </w:divBdr>
    </w:div>
    <w:div w:id="707531833">
      <w:marLeft w:val="640"/>
      <w:marRight w:val="0"/>
      <w:marTop w:val="0"/>
      <w:marBottom w:val="0"/>
      <w:divBdr>
        <w:top w:val="none" w:sz="0" w:space="0" w:color="auto"/>
        <w:left w:val="none" w:sz="0" w:space="0" w:color="auto"/>
        <w:bottom w:val="none" w:sz="0" w:space="0" w:color="auto"/>
        <w:right w:val="none" w:sz="0" w:space="0" w:color="auto"/>
      </w:divBdr>
    </w:div>
    <w:div w:id="707532431">
      <w:marLeft w:val="640"/>
      <w:marRight w:val="0"/>
      <w:marTop w:val="0"/>
      <w:marBottom w:val="0"/>
      <w:divBdr>
        <w:top w:val="none" w:sz="0" w:space="0" w:color="auto"/>
        <w:left w:val="none" w:sz="0" w:space="0" w:color="auto"/>
        <w:bottom w:val="none" w:sz="0" w:space="0" w:color="auto"/>
        <w:right w:val="none" w:sz="0" w:space="0" w:color="auto"/>
      </w:divBdr>
    </w:div>
    <w:div w:id="707533834">
      <w:marLeft w:val="640"/>
      <w:marRight w:val="0"/>
      <w:marTop w:val="0"/>
      <w:marBottom w:val="0"/>
      <w:divBdr>
        <w:top w:val="none" w:sz="0" w:space="0" w:color="auto"/>
        <w:left w:val="none" w:sz="0" w:space="0" w:color="auto"/>
        <w:bottom w:val="none" w:sz="0" w:space="0" w:color="auto"/>
        <w:right w:val="none" w:sz="0" w:space="0" w:color="auto"/>
      </w:divBdr>
    </w:div>
    <w:div w:id="707685239">
      <w:marLeft w:val="640"/>
      <w:marRight w:val="0"/>
      <w:marTop w:val="0"/>
      <w:marBottom w:val="0"/>
      <w:divBdr>
        <w:top w:val="none" w:sz="0" w:space="0" w:color="auto"/>
        <w:left w:val="none" w:sz="0" w:space="0" w:color="auto"/>
        <w:bottom w:val="none" w:sz="0" w:space="0" w:color="auto"/>
        <w:right w:val="none" w:sz="0" w:space="0" w:color="auto"/>
      </w:divBdr>
    </w:div>
    <w:div w:id="707725080">
      <w:marLeft w:val="640"/>
      <w:marRight w:val="0"/>
      <w:marTop w:val="0"/>
      <w:marBottom w:val="0"/>
      <w:divBdr>
        <w:top w:val="none" w:sz="0" w:space="0" w:color="auto"/>
        <w:left w:val="none" w:sz="0" w:space="0" w:color="auto"/>
        <w:bottom w:val="none" w:sz="0" w:space="0" w:color="auto"/>
        <w:right w:val="none" w:sz="0" w:space="0" w:color="auto"/>
      </w:divBdr>
    </w:div>
    <w:div w:id="707989107">
      <w:marLeft w:val="640"/>
      <w:marRight w:val="0"/>
      <w:marTop w:val="0"/>
      <w:marBottom w:val="0"/>
      <w:divBdr>
        <w:top w:val="none" w:sz="0" w:space="0" w:color="auto"/>
        <w:left w:val="none" w:sz="0" w:space="0" w:color="auto"/>
        <w:bottom w:val="none" w:sz="0" w:space="0" w:color="auto"/>
        <w:right w:val="none" w:sz="0" w:space="0" w:color="auto"/>
      </w:divBdr>
    </w:div>
    <w:div w:id="708140071">
      <w:marLeft w:val="640"/>
      <w:marRight w:val="0"/>
      <w:marTop w:val="0"/>
      <w:marBottom w:val="0"/>
      <w:divBdr>
        <w:top w:val="none" w:sz="0" w:space="0" w:color="auto"/>
        <w:left w:val="none" w:sz="0" w:space="0" w:color="auto"/>
        <w:bottom w:val="none" w:sz="0" w:space="0" w:color="auto"/>
        <w:right w:val="none" w:sz="0" w:space="0" w:color="auto"/>
      </w:divBdr>
    </w:div>
    <w:div w:id="708141063">
      <w:marLeft w:val="640"/>
      <w:marRight w:val="0"/>
      <w:marTop w:val="0"/>
      <w:marBottom w:val="0"/>
      <w:divBdr>
        <w:top w:val="none" w:sz="0" w:space="0" w:color="auto"/>
        <w:left w:val="none" w:sz="0" w:space="0" w:color="auto"/>
        <w:bottom w:val="none" w:sz="0" w:space="0" w:color="auto"/>
        <w:right w:val="none" w:sz="0" w:space="0" w:color="auto"/>
      </w:divBdr>
    </w:div>
    <w:div w:id="708142610">
      <w:marLeft w:val="640"/>
      <w:marRight w:val="0"/>
      <w:marTop w:val="0"/>
      <w:marBottom w:val="0"/>
      <w:divBdr>
        <w:top w:val="none" w:sz="0" w:space="0" w:color="auto"/>
        <w:left w:val="none" w:sz="0" w:space="0" w:color="auto"/>
        <w:bottom w:val="none" w:sz="0" w:space="0" w:color="auto"/>
        <w:right w:val="none" w:sz="0" w:space="0" w:color="auto"/>
      </w:divBdr>
    </w:div>
    <w:div w:id="708144859">
      <w:marLeft w:val="640"/>
      <w:marRight w:val="0"/>
      <w:marTop w:val="0"/>
      <w:marBottom w:val="0"/>
      <w:divBdr>
        <w:top w:val="none" w:sz="0" w:space="0" w:color="auto"/>
        <w:left w:val="none" w:sz="0" w:space="0" w:color="auto"/>
        <w:bottom w:val="none" w:sz="0" w:space="0" w:color="auto"/>
        <w:right w:val="none" w:sz="0" w:space="0" w:color="auto"/>
      </w:divBdr>
    </w:div>
    <w:div w:id="708183115">
      <w:marLeft w:val="640"/>
      <w:marRight w:val="0"/>
      <w:marTop w:val="0"/>
      <w:marBottom w:val="0"/>
      <w:divBdr>
        <w:top w:val="none" w:sz="0" w:space="0" w:color="auto"/>
        <w:left w:val="none" w:sz="0" w:space="0" w:color="auto"/>
        <w:bottom w:val="none" w:sz="0" w:space="0" w:color="auto"/>
        <w:right w:val="none" w:sz="0" w:space="0" w:color="auto"/>
      </w:divBdr>
    </w:div>
    <w:div w:id="708335738">
      <w:marLeft w:val="640"/>
      <w:marRight w:val="0"/>
      <w:marTop w:val="0"/>
      <w:marBottom w:val="0"/>
      <w:divBdr>
        <w:top w:val="none" w:sz="0" w:space="0" w:color="auto"/>
        <w:left w:val="none" w:sz="0" w:space="0" w:color="auto"/>
        <w:bottom w:val="none" w:sz="0" w:space="0" w:color="auto"/>
        <w:right w:val="none" w:sz="0" w:space="0" w:color="auto"/>
      </w:divBdr>
    </w:div>
    <w:div w:id="708384404">
      <w:marLeft w:val="640"/>
      <w:marRight w:val="0"/>
      <w:marTop w:val="0"/>
      <w:marBottom w:val="0"/>
      <w:divBdr>
        <w:top w:val="none" w:sz="0" w:space="0" w:color="auto"/>
        <w:left w:val="none" w:sz="0" w:space="0" w:color="auto"/>
        <w:bottom w:val="none" w:sz="0" w:space="0" w:color="auto"/>
        <w:right w:val="none" w:sz="0" w:space="0" w:color="auto"/>
      </w:divBdr>
    </w:div>
    <w:div w:id="708534021">
      <w:marLeft w:val="640"/>
      <w:marRight w:val="0"/>
      <w:marTop w:val="0"/>
      <w:marBottom w:val="0"/>
      <w:divBdr>
        <w:top w:val="none" w:sz="0" w:space="0" w:color="auto"/>
        <w:left w:val="none" w:sz="0" w:space="0" w:color="auto"/>
        <w:bottom w:val="none" w:sz="0" w:space="0" w:color="auto"/>
        <w:right w:val="none" w:sz="0" w:space="0" w:color="auto"/>
      </w:divBdr>
    </w:div>
    <w:div w:id="708645567">
      <w:marLeft w:val="640"/>
      <w:marRight w:val="0"/>
      <w:marTop w:val="0"/>
      <w:marBottom w:val="0"/>
      <w:divBdr>
        <w:top w:val="none" w:sz="0" w:space="0" w:color="auto"/>
        <w:left w:val="none" w:sz="0" w:space="0" w:color="auto"/>
        <w:bottom w:val="none" w:sz="0" w:space="0" w:color="auto"/>
        <w:right w:val="none" w:sz="0" w:space="0" w:color="auto"/>
      </w:divBdr>
    </w:div>
    <w:div w:id="708723401">
      <w:marLeft w:val="640"/>
      <w:marRight w:val="0"/>
      <w:marTop w:val="0"/>
      <w:marBottom w:val="0"/>
      <w:divBdr>
        <w:top w:val="none" w:sz="0" w:space="0" w:color="auto"/>
        <w:left w:val="none" w:sz="0" w:space="0" w:color="auto"/>
        <w:bottom w:val="none" w:sz="0" w:space="0" w:color="auto"/>
        <w:right w:val="none" w:sz="0" w:space="0" w:color="auto"/>
      </w:divBdr>
    </w:div>
    <w:div w:id="708724304">
      <w:marLeft w:val="640"/>
      <w:marRight w:val="0"/>
      <w:marTop w:val="0"/>
      <w:marBottom w:val="0"/>
      <w:divBdr>
        <w:top w:val="none" w:sz="0" w:space="0" w:color="auto"/>
        <w:left w:val="none" w:sz="0" w:space="0" w:color="auto"/>
        <w:bottom w:val="none" w:sz="0" w:space="0" w:color="auto"/>
        <w:right w:val="none" w:sz="0" w:space="0" w:color="auto"/>
      </w:divBdr>
    </w:div>
    <w:div w:id="708915593">
      <w:marLeft w:val="640"/>
      <w:marRight w:val="0"/>
      <w:marTop w:val="0"/>
      <w:marBottom w:val="0"/>
      <w:divBdr>
        <w:top w:val="none" w:sz="0" w:space="0" w:color="auto"/>
        <w:left w:val="none" w:sz="0" w:space="0" w:color="auto"/>
        <w:bottom w:val="none" w:sz="0" w:space="0" w:color="auto"/>
        <w:right w:val="none" w:sz="0" w:space="0" w:color="auto"/>
      </w:divBdr>
    </w:div>
    <w:div w:id="708920167">
      <w:marLeft w:val="640"/>
      <w:marRight w:val="0"/>
      <w:marTop w:val="0"/>
      <w:marBottom w:val="0"/>
      <w:divBdr>
        <w:top w:val="none" w:sz="0" w:space="0" w:color="auto"/>
        <w:left w:val="none" w:sz="0" w:space="0" w:color="auto"/>
        <w:bottom w:val="none" w:sz="0" w:space="0" w:color="auto"/>
        <w:right w:val="none" w:sz="0" w:space="0" w:color="auto"/>
      </w:divBdr>
    </w:div>
    <w:div w:id="708920343">
      <w:marLeft w:val="640"/>
      <w:marRight w:val="0"/>
      <w:marTop w:val="0"/>
      <w:marBottom w:val="0"/>
      <w:divBdr>
        <w:top w:val="none" w:sz="0" w:space="0" w:color="auto"/>
        <w:left w:val="none" w:sz="0" w:space="0" w:color="auto"/>
        <w:bottom w:val="none" w:sz="0" w:space="0" w:color="auto"/>
        <w:right w:val="none" w:sz="0" w:space="0" w:color="auto"/>
      </w:divBdr>
    </w:div>
    <w:div w:id="708990871">
      <w:marLeft w:val="640"/>
      <w:marRight w:val="0"/>
      <w:marTop w:val="0"/>
      <w:marBottom w:val="0"/>
      <w:divBdr>
        <w:top w:val="none" w:sz="0" w:space="0" w:color="auto"/>
        <w:left w:val="none" w:sz="0" w:space="0" w:color="auto"/>
        <w:bottom w:val="none" w:sz="0" w:space="0" w:color="auto"/>
        <w:right w:val="none" w:sz="0" w:space="0" w:color="auto"/>
      </w:divBdr>
    </w:div>
    <w:div w:id="709113097">
      <w:marLeft w:val="640"/>
      <w:marRight w:val="0"/>
      <w:marTop w:val="0"/>
      <w:marBottom w:val="0"/>
      <w:divBdr>
        <w:top w:val="none" w:sz="0" w:space="0" w:color="auto"/>
        <w:left w:val="none" w:sz="0" w:space="0" w:color="auto"/>
        <w:bottom w:val="none" w:sz="0" w:space="0" w:color="auto"/>
        <w:right w:val="none" w:sz="0" w:space="0" w:color="auto"/>
      </w:divBdr>
    </w:div>
    <w:div w:id="709113938">
      <w:marLeft w:val="640"/>
      <w:marRight w:val="0"/>
      <w:marTop w:val="0"/>
      <w:marBottom w:val="0"/>
      <w:divBdr>
        <w:top w:val="none" w:sz="0" w:space="0" w:color="auto"/>
        <w:left w:val="none" w:sz="0" w:space="0" w:color="auto"/>
        <w:bottom w:val="none" w:sz="0" w:space="0" w:color="auto"/>
        <w:right w:val="none" w:sz="0" w:space="0" w:color="auto"/>
      </w:divBdr>
    </w:div>
    <w:div w:id="709184614">
      <w:marLeft w:val="640"/>
      <w:marRight w:val="0"/>
      <w:marTop w:val="0"/>
      <w:marBottom w:val="0"/>
      <w:divBdr>
        <w:top w:val="none" w:sz="0" w:space="0" w:color="auto"/>
        <w:left w:val="none" w:sz="0" w:space="0" w:color="auto"/>
        <w:bottom w:val="none" w:sz="0" w:space="0" w:color="auto"/>
        <w:right w:val="none" w:sz="0" w:space="0" w:color="auto"/>
      </w:divBdr>
    </w:div>
    <w:div w:id="709186504">
      <w:marLeft w:val="640"/>
      <w:marRight w:val="0"/>
      <w:marTop w:val="0"/>
      <w:marBottom w:val="0"/>
      <w:divBdr>
        <w:top w:val="none" w:sz="0" w:space="0" w:color="auto"/>
        <w:left w:val="none" w:sz="0" w:space="0" w:color="auto"/>
        <w:bottom w:val="none" w:sz="0" w:space="0" w:color="auto"/>
        <w:right w:val="none" w:sz="0" w:space="0" w:color="auto"/>
      </w:divBdr>
    </w:div>
    <w:div w:id="709262214">
      <w:marLeft w:val="640"/>
      <w:marRight w:val="0"/>
      <w:marTop w:val="0"/>
      <w:marBottom w:val="0"/>
      <w:divBdr>
        <w:top w:val="none" w:sz="0" w:space="0" w:color="auto"/>
        <w:left w:val="none" w:sz="0" w:space="0" w:color="auto"/>
        <w:bottom w:val="none" w:sz="0" w:space="0" w:color="auto"/>
        <w:right w:val="none" w:sz="0" w:space="0" w:color="auto"/>
      </w:divBdr>
    </w:div>
    <w:div w:id="709377380">
      <w:marLeft w:val="640"/>
      <w:marRight w:val="0"/>
      <w:marTop w:val="0"/>
      <w:marBottom w:val="0"/>
      <w:divBdr>
        <w:top w:val="none" w:sz="0" w:space="0" w:color="auto"/>
        <w:left w:val="none" w:sz="0" w:space="0" w:color="auto"/>
        <w:bottom w:val="none" w:sz="0" w:space="0" w:color="auto"/>
        <w:right w:val="none" w:sz="0" w:space="0" w:color="auto"/>
      </w:divBdr>
    </w:div>
    <w:div w:id="709493654">
      <w:marLeft w:val="640"/>
      <w:marRight w:val="0"/>
      <w:marTop w:val="0"/>
      <w:marBottom w:val="0"/>
      <w:divBdr>
        <w:top w:val="none" w:sz="0" w:space="0" w:color="auto"/>
        <w:left w:val="none" w:sz="0" w:space="0" w:color="auto"/>
        <w:bottom w:val="none" w:sz="0" w:space="0" w:color="auto"/>
        <w:right w:val="none" w:sz="0" w:space="0" w:color="auto"/>
      </w:divBdr>
    </w:div>
    <w:div w:id="709501545">
      <w:marLeft w:val="640"/>
      <w:marRight w:val="0"/>
      <w:marTop w:val="0"/>
      <w:marBottom w:val="0"/>
      <w:divBdr>
        <w:top w:val="none" w:sz="0" w:space="0" w:color="auto"/>
        <w:left w:val="none" w:sz="0" w:space="0" w:color="auto"/>
        <w:bottom w:val="none" w:sz="0" w:space="0" w:color="auto"/>
        <w:right w:val="none" w:sz="0" w:space="0" w:color="auto"/>
      </w:divBdr>
    </w:div>
    <w:div w:id="709502424">
      <w:marLeft w:val="640"/>
      <w:marRight w:val="0"/>
      <w:marTop w:val="0"/>
      <w:marBottom w:val="0"/>
      <w:divBdr>
        <w:top w:val="none" w:sz="0" w:space="0" w:color="auto"/>
        <w:left w:val="none" w:sz="0" w:space="0" w:color="auto"/>
        <w:bottom w:val="none" w:sz="0" w:space="0" w:color="auto"/>
        <w:right w:val="none" w:sz="0" w:space="0" w:color="auto"/>
      </w:divBdr>
    </w:div>
    <w:div w:id="709571273">
      <w:marLeft w:val="640"/>
      <w:marRight w:val="0"/>
      <w:marTop w:val="0"/>
      <w:marBottom w:val="0"/>
      <w:divBdr>
        <w:top w:val="none" w:sz="0" w:space="0" w:color="auto"/>
        <w:left w:val="none" w:sz="0" w:space="0" w:color="auto"/>
        <w:bottom w:val="none" w:sz="0" w:space="0" w:color="auto"/>
        <w:right w:val="none" w:sz="0" w:space="0" w:color="auto"/>
      </w:divBdr>
    </w:div>
    <w:div w:id="709645936">
      <w:marLeft w:val="640"/>
      <w:marRight w:val="0"/>
      <w:marTop w:val="0"/>
      <w:marBottom w:val="0"/>
      <w:divBdr>
        <w:top w:val="none" w:sz="0" w:space="0" w:color="auto"/>
        <w:left w:val="none" w:sz="0" w:space="0" w:color="auto"/>
        <w:bottom w:val="none" w:sz="0" w:space="0" w:color="auto"/>
        <w:right w:val="none" w:sz="0" w:space="0" w:color="auto"/>
      </w:divBdr>
    </w:div>
    <w:div w:id="709651920">
      <w:marLeft w:val="640"/>
      <w:marRight w:val="0"/>
      <w:marTop w:val="0"/>
      <w:marBottom w:val="0"/>
      <w:divBdr>
        <w:top w:val="none" w:sz="0" w:space="0" w:color="auto"/>
        <w:left w:val="none" w:sz="0" w:space="0" w:color="auto"/>
        <w:bottom w:val="none" w:sz="0" w:space="0" w:color="auto"/>
        <w:right w:val="none" w:sz="0" w:space="0" w:color="auto"/>
      </w:divBdr>
    </w:div>
    <w:div w:id="709918231">
      <w:marLeft w:val="640"/>
      <w:marRight w:val="0"/>
      <w:marTop w:val="0"/>
      <w:marBottom w:val="0"/>
      <w:divBdr>
        <w:top w:val="none" w:sz="0" w:space="0" w:color="auto"/>
        <w:left w:val="none" w:sz="0" w:space="0" w:color="auto"/>
        <w:bottom w:val="none" w:sz="0" w:space="0" w:color="auto"/>
        <w:right w:val="none" w:sz="0" w:space="0" w:color="auto"/>
      </w:divBdr>
    </w:div>
    <w:div w:id="709958836">
      <w:marLeft w:val="640"/>
      <w:marRight w:val="0"/>
      <w:marTop w:val="0"/>
      <w:marBottom w:val="0"/>
      <w:divBdr>
        <w:top w:val="none" w:sz="0" w:space="0" w:color="auto"/>
        <w:left w:val="none" w:sz="0" w:space="0" w:color="auto"/>
        <w:bottom w:val="none" w:sz="0" w:space="0" w:color="auto"/>
        <w:right w:val="none" w:sz="0" w:space="0" w:color="auto"/>
      </w:divBdr>
    </w:div>
    <w:div w:id="710035153">
      <w:marLeft w:val="640"/>
      <w:marRight w:val="0"/>
      <w:marTop w:val="0"/>
      <w:marBottom w:val="0"/>
      <w:divBdr>
        <w:top w:val="none" w:sz="0" w:space="0" w:color="auto"/>
        <w:left w:val="none" w:sz="0" w:space="0" w:color="auto"/>
        <w:bottom w:val="none" w:sz="0" w:space="0" w:color="auto"/>
        <w:right w:val="none" w:sz="0" w:space="0" w:color="auto"/>
      </w:divBdr>
    </w:div>
    <w:div w:id="710107585">
      <w:marLeft w:val="640"/>
      <w:marRight w:val="0"/>
      <w:marTop w:val="0"/>
      <w:marBottom w:val="0"/>
      <w:divBdr>
        <w:top w:val="none" w:sz="0" w:space="0" w:color="auto"/>
        <w:left w:val="none" w:sz="0" w:space="0" w:color="auto"/>
        <w:bottom w:val="none" w:sz="0" w:space="0" w:color="auto"/>
        <w:right w:val="none" w:sz="0" w:space="0" w:color="auto"/>
      </w:divBdr>
    </w:div>
    <w:div w:id="710225548">
      <w:marLeft w:val="640"/>
      <w:marRight w:val="0"/>
      <w:marTop w:val="0"/>
      <w:marBottom w:val="0"/>
      <w:divBdr>
        <w:top w:val="none" w:sz="0" w:space="0" w:color="auto"/>
        <w:left w:val="none" w:sz="0" w:space="0" w:color="auto"/>
        <w:bottom w:val="none" w:sz="0" w:space="0" w:color="auto"/>
        <w:right w:val="none" w:sz="0" w:space="0" w:color="auto"/>
      </w:divBdr>
    </w:div>
    <w:div w:id="710300138">
      <w:marLeft w:val="640"/>
      <w:marRight w:val="0"/>
      <w:marTop w:val="0"/>
      <w:marBottom w:val="0"/>
      <w:divBdr>
        <w:top w:val="none" w:sz="0" w:space="0" w:color="auto"/>
        <w:left w:val="none" w:sz="0" w:space="0" w:color="auto"/>
        <w:bottom w:val="none" w:sz="0" w:space="0" w:color="auto"/>
        <w:right w:val="none" w:sz="0" w:space="0" w:color="auto"/>
      </w:divBdr>
    </w:div>
    <w:div w:id="710425172">
      <w:marLeft w:val="640"/>
      <w:marRight w:val="0"/>
      <w:marTop w:val="0"/>
      <w:marBottom w:val="0"/>
      <w:divBdr>
        <w:top w:val="none" w:sz="0" w:space="0" w:color="auto"/>
        <w:left w:val="none" w:sz="0" w:space="0" w:color="auto"/>
        <w:bottom w:val="none" w:sz="0" w:space="0" w:color="auto"/>
        <w:right w:val="none" w:sz="0" w:space="0" w:color="auto"/>
      </w:divBdr>
    </w:div>
    <w:div w:id="710568567">
      <w:marLeft w:val="640"/>
      <w:marRight w:val="0"/>
      <w:marTop w:val="0"/>
      <w:marBottom w:val="0"/>
      <w:divBdr>
        <w:top w:val="none" w:sz="0" w:space="0" w:color="auto"/>
        <w:left w:val="none" w:sz="0" w:space="0" w:color="auto"/>
        <w:bottom w:val="none" w:sz="0" w:space="0" w:color="auto"/>
        <w:right w:val="none" w:sz="0" w:space="0" w:color="auto"/>
      </w:divBdr>
    </w:div>
    <w:div w:id="710568866">
      <w:marLeft w:val="640"/>
      <w:marRight w:val="0"/>
      <w:marTop w:val="0"/>
      <w:marBottom w:val="0"/>
      <w:divBdr>
        <w:top w:val="none" w:sz="0" w:space="0" w:color="auto"/>
        <w:left w:val="none" w:sz="0" w:space="0" w:color="auto"/>
        <w:bottom w:val="none" w:sz="0" w:space="0" w:color="auto"/>
        <w:right w:val="none" w:sz="0" w:space="0" w:color="auto"/>
      </w:divBdr>
    </w:div>
    <w:div w:id="710568878">
      <w:marLeft w:val="640"/>
      <w:marRight w:val="0"/>
      <w:marTop w:val="0"/>
      <w:marBottom w:val="0"/>
      <w:divBdr>
        <w:top w:val="none" w:sz="0" w:space="0" w:color="auto"/>
        <w:left w:val="none" w:sz="0" w:space="0" w:color="auto"/>
        <w:bottom w:val="none" w:sz="0" w:space="0" w:color="auto"/>
        <w:right w:val="none" w:sz="0" w:space="0" w:color="auto"/>
      </w:divBdr>
    </w:div>
    <w:div w:id="710615024">
      <w:marLeft w:val="640"/>
      <w:marRight w:val="0"/>
      <w:marTop w:val="0"/>
      <w:marBottom w:val="0"/>
      <w:divBdr>
        <w:top w:val="none" w:sz="0" w:space="0" w:color="auto"/>
        <w:left w:val="none" w:sz="0" w:space="0" w:color="auto"/>
        <w:bottom w:val="none" w:sz="0" w:space="0" w:color="auto"/>
        <w:right w:val="none" w:sz="0" w:space="0" w:color="auto"/>
      </w:divBdr>
    </w:div>
    <w:div w:id="710805685">
      <w:marLeft w:val="640"/>
      <w:marRight w:val="0"/>
      <w:marTop w:val="0"/>
      <w:marBottom w:val="0"/>
      <w:divBdr>
        <w:top w:val="none" w:sz="0" w:space="0" w:color="auto"/>
        <w:left w:val="none" w:sz="0" w:space="0" w:color="auto"/>
        <w:bottom w:val="none" w:sz="0" w:space="0" w:color="auto"/>
        <w:right w:val="none" w:sz="0" w:space="0" w:color="auto"/>
      </w:divBdr>
    </w:div>
    <w:div w:id="710806530">
      <w:marLeft w:val="640"/>
      <w:marRight w:val="0"/>
      <w:marTop w:val="0"/>
      <w:marBottom w:val="0"/>
      <w:divBdr>
        <w:top w:val="none" w:sz="0" w:space="0" w:color="auto"/>
        <w:left w:val="none" w:sz="0" w:space="0" w:color="auto"/>
        <w:bottom w:val="none" w:sz="0" w:space="0" w:color="auto"/>
        <w:right w:val="none" w:sz="0" w:space="0" w:color="auto"/>
      </w:divBdr>
    </w:div>
    <w:div w:id="710806867">
      <w:marLeft w:val="640"/>
      <w:marRight w:val="0"/>
      <w:marTop w:val="0"/>
      <w:marBottom w:val="0"/>
      <w:divBdr>
        <w:top w:val="none" w:sz="0" w:space="0" w:color="auto"/>
        <w:left w:val="none" w:sz="0" w:space="0" w:color="auto"/>
        <w:bottom w:val="none" w:sz="0" w:space="0" w:color="auto"/>
        <w:right w:val="none" w:sz="0" w:space="0" w:color="auto"/>
      </w:divBdr>
    </w:div>
    <w:div w:id="710809640">
      <w:marLeft w:val="640"/>
      <w:marRight w:val="0"/>
      <w:marTop w:val="0"/>
      <w:marBottom w:val="0"/>
      <w:divBdr>
        <w:top w:val="none" w:sz="0" w:space="0" w:color="auto"/>
        <w:left w:val="none" w:sz="0" w:space="0" w:color="auto"/>
        <w:bottom w:val="none" w:sz="0" w:space="0" w:color="auto"/>
        <w:right w:val="none" w:sz="0" w:space="0" w:color="auto"/>
      </w:divBdr>
    </w:div>
    <w:div w:id="710810273">
      <w:marLeft w:val="640"/>
      <w:marRight w:val="0"/>
      <w:marTop w:val="0"/>
      <w:marBottom w:val="0"/>
      <w:divBdr>
        <w:top w:val="none" w:sz="0" w:space="0" w:color="auto"/>
        <w:left w:val="none" w:sz="0" w:space="0" w:color="auto"/>
        <w:bottom w:val="none" w:sz="0" w:space="0" w:color="auto"/>
        <w:right w:val="none" w:sz="0" w:space="0" w:color="auto"/>
      </w:divBdr>
    </w:div>
    <w:div w:id="710963392">
      <w:marLeft w:val="640"/>
      <w:marRight w:val="0"/>
      <w:marTop w:val="0"/>
      <w:marBottom w:val="0"/>
      <w:divBdr>
        <w:top w:val="none" w:sz="0" w:space="0" w:color="auto"/>
        <w:left w:val="none" w:sz="0" w:space="0" w:color="auto"/>
        <w:bottom w:val="none" w:sz="0" w:space="0" w:color="auto"/>
        <w:right w:val="none" w:sz="0" w:space="0" w:color="auto"/>
      </w:divBdr>
    </w:div>
    <w:div w:id="711001418">
      <w:marLeft w:val="640"/>
      <w:marRight w:val="0"/>
      <w:marTop w:val="0"/>
      <w:marBottom w:val="0"/>
      <w:divBdr>
        <w:top w:val="none" w:sz="0" w:space="0" w:color="auto"/>
        <w:left w:val="none" w:sz="0" w:space="0" w:color="auto"/>
        <w:bottom w:val="none" w:sz="0" w:space="0" w:color="auto"/>
        <w:right w:val="none" w:sz="0" w:space="0" w:color="auto"/>
      </w:divBdr>
    </w:div>
    <w:div w:id="711032348">
      <w:marLeft w:val="640"/>
      <w:marRight w:val="0"/>
      <w:marTop w:val="0"/>
      <w:marBottom w:val="0"/>
      <w:divBdr>
        <w:top w:val="none" w:sz="0" w:space="0" w:color="auto"/>
        <w:left w:val="none" w:sz="0" w:space="0" w:color="auto"/>
        <w:bottom w:val="none" w:sz="0" w:space="0" w:color="auto"/>
        <w:right w:val="none" w:sz="0" w:space="0" w:color="auto"/>
      </w:divBdr>
    </w:div>
    <w:div w:id="711226007">
      <w:marLeft w:val="640"/>
      <w:marRight w:val="0"/>
      <w:marTop w:val="0"/>
      <w:marBottom w:val="0"/>
      <w:divBdr>
        <w:top w:val="none" w:sz="0" w:space="0" w:color="auto"/>
        <w:left w:val="none" w:sz="0" w:space="0" w:color="auto"/>
        <w:bottom w:val="none" w:sz="0" w:space="0" w:color="auto"/>
        <w:right w:val="none" w:sz="0" w:space="0" w:color="auto"/>
      </w:divBdr>
    </w:div>
    <w:div w:id="711228554">
      <w:marLeft w:val="640"/>
      <w:marRight w:val="0"/>
      <w:marTop w:val="0"/>
      <w:marBottom w:val="0"/>
      <w:divBdr>
        <w:top w:val="none" w:sz="0" w:space="0" w:color="auto"/>
        <w:left w:val="none" w:sz="0" w:space="0" w:color="auto"/>
        <w:bottom w:val="none" w:sz="0" w:space="0" w:color="auto"/>
        <w:right w:val="none" w:sz="0" w:space="0" w:color="auto"/>
      </w:divBdr>
    </w:div>
    <w:div w:id="711341729">
      <w:marLeft w:val="640"/>
      <w:marRight w:val="0"/>
      <w:marTop w:val="0"/>
      <w:marBottom w:val="0"/>
      <w:divBdr>
        <w:top w:val="none" w:sz="0" w:space="0" w:color="auto"/>
        <w:left w:val="none" w:sz="0" w:space="0" w:color="auto"/>
        <w:bottom w:val="none" w:sz="0" w:space="0" w:color="auto"/>
        <w:right w:val="none" w:sz="0" w:space="0" w:color="auto"/>
      </w:divBdr>
    </w:div>
    <w:div w:id="711421241">
      <w:marLeft w:val="640"/>
      <w:marRight w:val="0"/>
      <w:marTop w:val="0"/>
      <w:marBottom w:val="0"/>
      <w:divBdr>
        <w:top w:val="none" w:sz="0" w:space="0" w:color="auto"/>
        <w:left w:val="none" w:sz="0" w:space="0" w:color="auto"/>
        <w:bottom w:val="none" w:sz="0" w:space="0" w:color="auto"/>
        <w:right w:val="none" w:sz="0" w:space="0" w:color="auto"/>
      </w:divBdr>
    </w:div>
    <w:div w:id="711423668">
      <w:marLeft w:val="640"/>
      <w:marRight w:val="0"/>
      <w:marTop w:val="0"/>
      <w:marBottom w:val="0"/>
      <w:divBdr>
        <w:top w:val="none" w:sz="0" w:space="0" w:color="auto"/>
        <w:left w:val="none" w:sz="0" w:space="0" w:color="auto"/>
        <w:bottom w:val="none" w:sz="0" w:space="0" w:color="auto"/>
        <w:right w:val="none" w:sz="0" w:space="0" w:color="auto"/>
      </w:divBdr>
    </w:div>
    <w:div w:id="711460248">
      <w:marLeft w:val="640"/>
      <w:marRight w:val="0"/>
      <w:marTop w:val="0"/>
      <w:marBottom w:val="0"/>
      <w:divBdr>
        <w:top w:val="none" w:sz="0" w:space="0" w:color="auto"/>
        <w:left w:val="none" w:sz="0" w:space="0" w:color="auto"/>
        <w:bottom w:val="none" w:sz="0" w:space="0" w:color="auto"/>
        <w:right w:val="none" w:sz="0" w:space="0" w:color="auto"/>
      </w:divBdr>
    </w:div>
    <w:div w:id="711462718">
      <w:marLeft w:val="640"/>
      <w:marRight w:val="0"/>
      <w:marTop w:val="0"/>
      <w:marBottom w:val="0"/>
      <w:divBdr>
        <w:top w:val="none" w:sz="0" w:space="0" w:color="auto"/>
        <w:left w:val="none" w:sz="0" w:space="0" w:color="auto"/>
        <w:bottom w:val="none" w:sz="0" w:space="0" w:color="auto"/>
        <w:right w:val="none" w:sz="0" w:space="0" w:color="auto"/>
      </w:divBdr>
    </w:div>
    <w:div w:id="711465322">
      <w:marLeft w:val="640"/>
      <w:marRight w:val="0"/>
      <w:marTop w:val="0"/>
      <w:marBottom w:val="0"/>
      <w:divBdr>
        <w:top w:val="none" w:sz="0" w:space="0" w:color="auto"/>
        <w:left w:val="none" w:sz="0" w:space="0" w:color="auto"/>
        <w:bottom w:val="none" w:sz="0" w:space="0" w:color="auto"/>
        <w:right w:val="none" w:sz="0" w:space="0" w:color="auto"/>
      </w:divBdr>
    </w:div>
    <w:div w:id="711539759">
      <w:marLeft w:val="640"/>
      <w:marRight w:val="0"/>
      <w:marTop w:val="0"/>
      <w:marBottom w:val="0"/>
      <w:divBdr>
        <w:top w:val="none" w:sz="0" w:space="0" w:color="auto"/>
        <w:left w:val="none" w:sz="0" w:space="0" w:color="auto"/>
        <w:bottom w:val="none" w:sz="0" w:space="0" w:color="auto"/>
        <w:right w:val="none" w:sz="0" w:space="0" w:color="auto"/>
      </w:divBdr>
    </w:div>
    <w:div w:id="711610424">
      <w:marLeft w:val="640"/>
      <w:marRight w:val="0"/>
      <w:marTop w:val="0"/>
      <w:marBottom w:val="0"/>
      <w:divBdr>
        <w:top w:val="none" w:sz="0" w:space="0" w:color="auto"/>
        <w:left w:val="none" w:sz="0" w:space="0" w:color="auto"/>
        <w:bottom w:val="none" w:sz="0" w:space="0" w:color="auto"/>
        <w:right w:val="none" w:sz="0" w:space="0" w:color="auto"/>
      </w:divBdr>
    </w:div>
    <w:div w:id="711616124">
      <w:marLeft w:val="640"/>
      <w:marRight w:val="0"/>
      <w:marTop w:val="0"/>
      <w:marBottom w:val="0"/>
      <w:divBdr>
        <w:top w:val="none" w:sz="0" w:space="0" w:color="auto"/>
        <w:left w:val="none" w:sz="0" w:space="0" w:color="auto"/>
        <w:bottom w:val="none" w:sz="0" w:space="0" w:color="auto"/>
        <w:right w:val="none" w:sz="0" w:space="0" w:color="auto"/>
      </w:divBdr>
    </w:div>
    <w:div w:id="711923960">
      <w:marLeft w:val="640"/>
      <w:marRight w:val="0"/>
      <w:marTop w:val="0"/>
      <w:marBottom w:val="0"/>
      <w:divBdr>
        <w:top w:val="none" w:sz="0" w:space="0" w:color="auto"/>
        <w:left w:val="none" w:sz="0" w:space="0" w:color="auto"/>
        <w:bottom w:val="none" w:sz="0" w:space="0" w:color="auto"/>
        <w:right w:val="none" w:sz="0" w:space="0" w:color="auto"/>
      </w:divBdr>
    </w:div>
    <w:div w:id="712003834">
      <w:marLeft w:val="640"/>
      <w:marRight w:val="0"/>
      <w:marTop w:val="0"/>
      <w:marBottom w:val="0"/>
      <w:divBdr>
        <w:top w:val="none" w:sz="0" w:space="0" w:color="auto"/>
        <w:left w:val="none" w:sz="0" w:space="0" w:color="auto"/>
        <w:bottom w:val="none" w:sz="0" w:space="0" w:color="auto"/>
        <w:right w:val="none" w:sz="0" w:space="0" w:color="auto"/>
      </w:divBdr>
    </w:div>
    <w:div w:id="712075162">
      <w:marLeft w:val="640"/>
      <w:marRight w:val="0"/>
      <w:marTop w:val="0"/>
      <w:marBottom w:val="0"/>
      <w:divBdr>
        <w:top w:val="none" w:sz="0" w:space="0" w:color="auto"/>
        <w:left w:val="none" w:sz="0" w:space="0" w:color="auto"/>
        <w:bottom w:val="none" w:sz="0" w:space="0" w:color="auto"/>
        <w:right w:val="none" w:sz="0" w:space="0" w:color="auto"/>
      </w:divBdr>
    </w:div>
    <w:div w:id="712273513">
      <w:marLeft w:val="640"/>
      <w:marRight w:val="0"/>
      <w:marTop w:val="0"/>
      <w:marBottom w:val="0"/>
      <w:divBdr>
        <w:top w:val="none" w:sz="0" w:space="0" w:color="auto"/>
        <w:left w:val="none" w:sz="0" w:space="0" w:color="auto"/>
        <w:bottom w:val="none" w:sz="0" w:space="0" w:color="auto"/>
        <w:right w:val="none" w:sz="0" w:space="0" w:color="auto"/>
      </w:divBdr>
    </w:div>
    <w:div w:id="712315833">
      <w:marLeft w:val="640"/>
      <w:marRight w:val="0"/>
      <w:marTop w:val="0"/>
      <w:marBottom w:val="0"/>
      <w:divBdr>
        <w:top w:val="none" w:sz="0" w:space="0" w:color="auto"/>
        <w:left w:val="none" w:sz="0" w:space="0" w:color="auto"/>
        <w:bottom w:val="none" w:sz="0" w:space="0" w:color="auto"/>
        <w:right w:val="none" w:sz="0" w:space="0" w:color="auto"/>
      </w:divBdr>
    </w:div>
    <w:div w:id="712387478">
      <w:marLeft w:val="640"/>
      <w:marRight w:val="0"/>
      <w:marTop w:val="0"/>
      <w:marBottom w:val="0"/>
      <w:divBdr>
        <w:top w:val="none" w:sz="0" w:space="0" w:color="auto"/>
        <w:left w:val="none" w:sz="0" w:space="0" w:color="auto"/>
        <w:bottom w:val="none" w:sz="0" w:space="0" w:color="auto"/>
        <w:right w:val="none" w:sz="0" w:space="0" w:color="auto"/>
      </w:divBdr>
    </w:div>
    <w:div w:id="712539579">
      <w:marLeft w:val="640"/>
      <w:marRight w:val="0"/>
      <w:marTop w:val="0"/>
      <w:marBottom w:val="0"/>
      <w:divBdr>
        <w:top w:val="none" w:sz="0" w:space="0" w:color="auto"/>
        <w:left w:val="none" w:sz="0" w:space="0" w:color="auto"/>
        <w:bottom w:val="none" w:sz="0" w:space="0" w:color="auto"/>
        <w:right w:val="none" w:sz="0" w:space="0" w:color="auto"/>
      </w:divBdr>
    </w:div>
    <w:div w:id="712578754">
      <w:marLeft w:val="640"/>
      <w:marRight w:val="0"/>
      <w:marTop w:val="0"/>
      <w:marBottom w:val="0"/>
      <w:divBdr>
        <w:top w:val="none" w:sz="0" w:space="0" w:color="auto"/>
        <w:left w:val="none" w:sz="0" w:space="0" w:color="auto"/>
        <w:bottom w:val="none" w:sz="0" w:space="0" w:color="auto"/>
        <w:right w:val="none" w:sz="0" w:space="0" w:color="auto"/>
      </w:divBdr>
    </w:div>
    <w:div w:id="712582780">
      <w:marLeft w:val="640"/>
      <w:marRight w:val="0"/>
      <w:marTop w:val="0"/>
      <w:marBottom w:val="0"/>
      <w:divBdr>
        <w:top w:val="none" w:sz="0" w:space="0" w:color="auto"/>
        <w:left w:val="none" w:sz="0" w:space="0" w:color="auto"/>
        <w:bottom w:val="none" w:sz="0" w:space="0" w:color="auto"/>
        <w:right w:val="none" w:sz="0" w:space="0" w:color="auto"/>
      </w:divBdr>
    </w:div>
    <w:div w:id="712653494">
      <w:marLeft w:val="640"/>
      <w:marRight w:val="0"/>
      <w:marTop w:val="0"/>
      <w:marBottom w:val="0"/>
      <w:divBdr>
        <w:top w:val="none" w:sz="0" w:space="0" w:color="auto"/>
        <w:left w:val="none" w:sz="0" w:space="0" w:color="auto"/>
        <w:bottom w:val="none" w:sz="0" w:space="0" w:color="auto"/>
        <w:right w:val="none" w:sz="0" w:space="0" w:color="auto"/>
      </w:divBdr>
    </w:div>
    <w:div w:id="712654923">
      <w:marLeft w:val="640"/>
      <w:marRight w:val="0"/>
      <w:marTop w:val="0"/>
      <w:marBottom w:val="0"/>
      <w:divBdr>
        <w:top w:val="none" w:sz="0" w:space="0" w:color="auto"/>
        <w:left w:val="none" w:sz="0" w:space="0" w:color="auto"/>
        <w:bottom w:val="none" w:sz="0" w:space="0" w:color="auto"/>
        <w:right w:val="none" w:sz="0" w:space="0" w:color="auto"/>
      </w:divBdr>
    </w:div>
    <w:div w:id="712657404">
      <w:marLeft w:val="640"/>
      <w:marRight w:val="0"/>
      <w:marTop w:val="0"/>
      <w:marBottom w:val="0"/>
      <w:divBdr>
        <w:top w:val="none" w:sz="0" w:space="0" w:color="auto"/>
        <w:left w:val="none" w:sz="0" w:space="0" w:color="auto"/>
        <w:bottom w:val="none" w:sz="0" w:space="0" w:color="auto"/>
        <w:right w:val="none" w:sz="0" w:space="0" w:color="auto"/>
      </w:divBdr>
    </w:div>
    <w:div w:id="712658664">
      <w:marLeft w:val="640"/>
      <w:marRight w:val="0"/>
      <w:marTop w:val="0"/>
      <w:marBottom w:val="0"/>
      <w:divBdr>
        <w:top w:val="none" w:sz="0" w:space="0" w:color="auto"/>
        <w:left w:val="none" w:sz="0" w:space="0" w:color="auto"/>
        <w:bottom w:val="none" w:sz="0" w:space="0" w:color="auto"/>
        <w:right w:val="none" w:sz="0" w:space="0" w:color="auto"/>
      </w:divBdr>
    </w:div>
    <w:div w:id="712776194">
      <w:marLeft w:val="640"/>
      <w:marRight w:val="0"/>
      <w:marTop w:val="0"/>
      <w:marBottom w:val="0"/>
      <w:divBdr>
        <w:top w:val="none" w:sz="0" w:space="0" w:color="auto"/>
        <w:left w:val="none" w:sz="0" w:space="0" w:color="auto"/>
        <w:bottom w:val="none" w:sz="0" w:space="0" w:color="auto"/>
        <w:right w:val="none" w:sz="0" w:space="0" w:color="auto"/>
      </w:divBdr>
    </w:div>
    <w:div w:id="712920505">
      <w:marLeft w:val="640"/>
      <w:marRight w:val="0"/>
      <w:marTop w:val="0"/>
      <w:marBottom w:val="0"/>
      <w:divBdr>
        <w:top w:val="none" w:sz="0" w:space="0" w:color="auto"/>
        <w:left w:val="none" w:sz="0" w:space="0" w:color="auto"/>
        <w:bottom w:val="none" w:sz="0" w:space="0" w:color="auto"/>
        <w:right w:val="none" w:sz="0" w:space="0" w:color="auto"/>
      </w:divBdr>
    </w:div>
    <w:div w:id="712921425">
      <w:marLeft w:val="640"/>
      <w:marRight w:val="0"/>
      <w:marTop w:val="0"/>
      <w:marBottom w:val="0"/>
      <w:divBdr>
        <w:top w:val="none" w:sz="0" w:space="0" w:color="auto"/>
        <w:left w:val="none" w:sz="0" w:space="0" w:color="auto"/>
        <w:bottom w:val="none" w:sz="0" w:space="0" w:color="auto"/>
        <w:right w:val="none" w:sz="0" w:space="0" w:color="auto"/>
      </w:divBdr>
    </w:div>
    <w:div w:id="712927526">
      <w:marLeft w:val="640"/>
      <w:marRight w:val="0"/>
      <w:marTop w:val="0"/>
      <w:marBottom w:val="0"/>
      <w:divBdr>
        <w:top w:val="none" w:sz="0" w:space="0" w:color="auto"/>
        <w:left w:val="none" w:sz="0" w:space="0" w:color="auto"/>
        <w:bottom w:val="none" w:sz="0" w:space="0" w:color="auto"/>
        <w:right w:val="none" w:sz="0" w:space="0" w:color="auto"/>
      </w:divBdr>
    </w:div>
    <w:div w:id="712967106">
      <w:marLeft w:val="640"/>
      <w:marRight w:val="0"/>
      <w:marTop w:val="0"/>
      <w:marBottom w:val="0"/>
      <w:divBdr>
        <w:top w:val="none" w:sz="0" w:space="0" w:color="auto"/>
        <w:left w:val="none" w:sz="0" w:space="0" w:color="auto"/>
        <w:bottom w:val="none" w:sz="0" w:space="0" w:color="auto"/>
        <w:right w:val="none" w:sz="0" w:space="0" w:color="auto"/>
      </w:divBdr>
    </w:div>
    <w:div w:id="712968972">
      <w:marLeft w:val="640"/>
      <w:marRight w:val="0"/>
      <w:marTop w:val="0"/>
      <w:marBottom w:val="0"/>
      <w:divBdr>
        <w:top w:val="none" w:sz="0" w:space="0" w:color="auto"/>
        <w:left w:val="none" w:sz="0" w:space="0" w:color="auto"/>
        <w:bottom w:val="none" w:sz="0" w:space="0" w:color="auto"/>
        <w:right w:val="none" w:sz="0" w:space="0" w:color="auto"/>
      </w:divBdr>
    </w:div>
    <w:div w:id="713164596">
      <w:marLeft w:val="640"/>
      <w:marRight w:val="0"/>
      <w:marTop w:val="0"/>
      <w:marBottom w:val="0"/>
      <w:divBdr>
        <w:top w:val="none" w:sz="0" w:space="0" w:color="auto"/>
        <w:left w:val="none" w:sz="0" w:space="0" w:color="auto"/>
        <w:bottom w:val="none" w:sz="0" w:space="0" w:color="auto"/>
        <w:right w:val="none" w:sz="0" w:space="0" w:color="auto"/>
      </w:divBdr>
    </w:div>
    <w:div w:id="713195043">
      <w:marLeft w:val="640"/>
      <w:marRight w:val="0"/>
      <w:marTop w:val="0"/>
      <w:marBottom w:val="0"/>
      <w:divBdr>
        <w:top w:val="none" w:sz="0" w:space="0" w:color="auto"/>
        <w:left w:val="none" w:sz="0" w:space="0" w:color="auto"/>
        <w:bottom w:val="none" w:sz="0" w:space="0" w:color="auto"/>
        <w:right w:val="none" w:sz="0" w:space="0" w:color="auto"/>
      </w:divBdr>
    </w:div>
    <w:div w:id="713237507">
      <w:marLeft w:val="640"/>
      <w:marRight w:val="0"/>
      <w:marTop w:val="0"/>
      <w:marBottom w:val="0"/>
      <w:divBdr>
        <w:top w:val="none" w:sz="0" w:space="0" w:color="auto"/>
        <w:left w:val="none" w:sz="0" w:space="0" w:color="auto"/>
        <w:bottom w:val="none" w:sz="0" w:space="0" w:color="auto"/>
        <w:right w:val="none" w:sz="0" w:space="0" w:color="auto"/>
      </w:divBdr>
    </w:div>
    <w:div w:id="713386198">
      <w:marLeft w:val="640"/>
      <w:marRight w:val="0"/>
      <w:marTop w:val="0"/>
      <w:marBottom w:val="0"/>
      <w:divBdr>
        <w:top w:val="none" w:sz="0" w:space="0" w:color="auto"/>
        <w:left w:val="none" w:sz="0" w:space="0" w:color="auto"/>
        <w:bottom w:val="none" w:sz="0" w:space="0" w:color="auto"/>
        <w:right w:val="none" w:sz="0" w:space="0" w:color="auto"/>
      </w:divBdr>
    </w:div>
    <w:div w:id="713432965">
      <w:marLeft w:val="640"/>
      <w:marRight w:val="0"/>
      <w:marTop w:val="0"/>
      <w:marBottom w:val="0"/>
      <w:divBdr>
        <w:top w:val="none" w:sz="0" w:space="0" w:color="auto"/>
        <w:left w:val="none" w:sz="0" w:space="0" w:color="auto"/>
        <w:bottom w:val="none" w:sz="0" w:space="0" w:color="auto"/>
        <w:right w:val="none" w:sz="0" w:space="0" w:color="auto"/>
      </w:divBdr>
    </w:div>
    <w:div w:id="713434119">
      <w:marLeft w:val="640"/>
      <w:marRight w:val="0"/>
      <w:marTop w:val="0"/>
      <w:marBottom w:val="0"/>
      <w:divBdr>
        <w:top w:val="none" w:sz="0" w:space="0" w:color="auto"/>
        <w:left w:val="none" w:sz="0" w:space="0" w:color="auto"/>
        <w:bottom w:val="none" w:sz="0" w:space="0" w:color="auto"/>
        <w:right w:val="none" w:sz="0" w:space="0" w:color="auto"/>
      </w:divBdr>
    </w:div>
    <w:div w:id="713503310">
      <w:marLeft w:val="640"/>
      <w:marRight w:val="0"/>
      <w:marTop w:val="0"/>
      <w:marBottom w:val="0"/>
      <w:divBdr>
        <w:top w:val="none" w:sz="0" w:space="0" w:color="auto"/>
        <w:left w:val="none" w:sz="0" w:space="0" w:color="auto"/>
        <w:bottom w:val="none" w:sz="0" w:space="0" w:color="auto"/>
        <w:right w:val="none" w:sz="0" w:space="0" w:color="auto"/>
      </w:divBdr>
    </w:div>
    <w:div w:id="713507395">
      <w:marLeft w:val="640"/>
      <w:marRight w:val="0"/>
      <w:marTop w:val="0"/>
      <w:marBottom w:val="0"/>
      <w:divBdr>
        <w:top w:val="none" w:sz="0" w:space="0" w:color="auto"/>
        <w:left w:val="none" w:sz="0" w:space="0" w:color="auto"/>
        <w:bottom w:val="none" w:sz="0" w:space="0" w:color="auto"/>
        <w:right w:val="none" w:sz="0" w:space="0" w:color="auto"/>
      </w:divBdr>
    </w:div>
    <w:div w:id="713581545">
      <w:marLeft w:val="640"/>
      <w:marRight w:val="0"/>
      <w:marTop w:val="0"/>
      <w:marBottom w:val="0"/>
      <w:divBdr>
        <w:top w:val="none" w:sz="0" w:space="0" w:color="auto"/>
        <w:left w:val="none" w:sz="0" w:space="0" w:color="auto"/>
        <w:bottom w:val="none" w:sz="0" w:space="0" w:color="auto"/>
        <w:right w:val="none" w:sz="0" w:space="0" w:color="auto"/>
      </w:divBdr>
    </w:div>
    <w:div w:id="713623476">
      <w:marLeft w:val="640"/>
      <w:marRight w:val="0"/>
      <w:marTop w:val="0"/>
      <w:marBottom w:val="0"/>
      <w:divBdr>
        <w:top w:val="none" w:sz="0" w:space="0" w:color="auto"/>
        <w:left w:val="none" w:sz="0" w:space="0" w:color="auto"/>
        <w:bottom w:val="none" w:sz="0" w:space="0" w:color="auto"/>
        <w:right w:val="none" w:sz="0" w:space="0" w:color="auto"/>
      </w:divBdr>
    </w:div>
    <w:div w:id="713698639">
      <w:marLeft w:val="640"/>
      <w:marRight w:val="0"/>
      <w:marTop w:val="0"/>
      <w:marBottom w:val="0"/>
      <w:divBdr>
        <w:top w:val="none" w:sz="0" w:space="0" w:color="auto"/>
        <w:left w:val="none" w:sz="0" w:space="0" w:color="auto"/>
        <w:bottom w:val="none" w:sz="0" w:space="0" w:color="auto"/>
        <w:right w:val="none" w:sz="0" w:space="0" w:color="auto"/>
      </w:divBdr>
    </w:div>
    <w:div w:id="713698710">
      <w:marLeft w:val="640"/>
      <w:marRight w:val="0"/>
      <w:marTop w:val="0"/>
      <w:marBottom w:val="0"/>
      <w:divBdr>
        <w:top w:val="none" w:sz="0" w:space="0" w:color="auto"/>
        <w:left w:val="none" w:sz="0" w:space="0" w:color="auto"/>
        <w:bottom w:val="none" w:sz="0" w:space="0" w:color="auto"/>
        <w:right w:val="none" w:sz="0" w:space="0" w:color="auto"/>
      </w:divBdr>
    </w:div>
    <w:div w:id="713699600">
      <w:marLeft w:val="640"/>
      <w:marRight w:val="0"/>
      <w:marTop w:val="0"/>
      <w:marBottom w:val="0"/>
      <w:divBdr>
        <w:top w:val="none" w:sz="0" w:space="0" w:color="auto"/>
        <w:left w:val="none" w:sz="0" w:space="0" w:color="auto"/>
        <w:bottom w:val="none" w:sz="0" w:space="0" w:color="auto"/>
        <w:right w:val="none" w:sz="0" w:space="0" w:color="auto"/>
      </w:divBdr>
    </w:div>
    <w:div w:id="713775591">
      <w:marLeft w:val="640"/>
      <w:marRight w:val="0"/>
      <w:marTop w:val="0"/>
      <w:marBottom w:val="0"/>
      <w:divBdr>
        <w:top w:val="none" w:sz="0" w:space="0" w:color="auto"/>
        <w:left w:val="none" w:sz="0" w:space="0" w:color="auto"/>
        <w:bottom w:val="none" w:sz="0" w:space="0" w:color="auto"/>
        <w:right w:val="none" w:sz="0" w:space="0" w:color="auto"/>
      </w:divBdr>
    </w:div>
    <w:div w:id="713777099">
      <w:marLeft w:val="640"/>
      <w:marRight w:val="0"/>
      <w:marTop w:val="0"/>
      <w:marBottom w:val="0"/>
      <w:divBdr>
        <w:top w:val="none" w:sz="0" w:space="0" w:color="auto"/>
        <w:left w:val="none" w:sz="0" w:space="0" w:color="auto"/>
        <w:bottom w:val="none" w:sz="0" w:space="0" w:color="auto"/>
        <w:right w:val="none" w:sz="0" w:space="0" w:color="auto"/>
      </w:divBdr>
    </w:div>
    <w:div w:id="713843912">
      <w:marLeft w:val="640"/>
      <w:marRight w:val="0"/>
      <w:marTop w:val="0"/>
      <w:marBottom w:val="0"/>
      <w:divBdr>
        <w:top w:val="none" w:sz="0" w:space="0" w:color="auto"/>
        <w:left w:val="none" w:sz="0" w:space="0" w:color="auto"/>
        <w:bottom w:val="none" w:sz="0" w:space="0" w:color="auto"/>
        <w:right w:val="none" w:sz="0" w:space="0" w:color="auto"/>
      </w:divBdr>
    </w:div>
    <w:div w:id="713847054">
      <w:marLeft w:val="640"/>
      <w:marRight w:val="0"/>
      <w:marTop w:val="0"/>
      <w:marBottom w:val="0"/>
      <w:divBdr>
        <w:top w:val="none" w:sz="0" w:space="0" w:color="auto"/>
        <w:left w:val="none" w:sz="0" w:space="0" w:color="auto"/>
        <w:bottom w:val="none" w:sz="0" w:space="0" w:color="auto"/>
        <w:right w:val="none" w:sz="0" w:space="0" w:color="auto"/>
      </w:divBdr>
    </w:div>
    <w:div w:id="714042143">
      <w:marLeft w:val="640"/>
      <w:marRight w:val="0"/>
      <w:marTop w:val="0"/>
      <w:marBottom w:val="0"/>
      <w:divBdr>
        <w:top w:val="none" w:sz="0" w:space="0" w:color="auto"/>
        <w:left w:val="none" w:sz="0" w:space="0" w:color="auto"/>
        <w:bottom w:val="none" w:sz="0" w:space="0" w:color="auto"/>
        <w:right w:val="none" w:sz="0" w:space="0" w:color="auto"/>
      </w:divBdr>
    </w:div>
    <w:div w:id="714043387">
      <w:marLeft w:val="640"/>
      <w:marRight w:val="0"/>
      <w:marTop w:val="0"/>
      <w:marBottom w:val="0"/>
      <w:divBdr>
        <w:top w:val="none" w:sz="0" w:space="0" w:color="auto"/>
        <w:left w:val="none" w:sz="0" w:space="0" w:color="auto"/>
        <w:bottom w:val="none" w:sz="0" w:space="0" w:color="auto"/>
        <w:right w:val="none" w:sz="0" w:space="0" w:color="auto"/>
      </w:divBdr>
    </w:div>
    <w:div w:id="714162781">
      <w:marLeft w:val="640"/>
      <w:marRight w:val="0"/>
      <w:marTop w:val="0"/>
      <w:marBottom w:val="0"/>
      <w:divBdr>
        <w:top w:val="none" w:sz="0" w:space="0" w:color="auto"/>
        <w:left w:val="none" w:sz="0" w:space="0" w:color="auto"/>
        <w:bottom w:val="none" w:sz="0" w:space="0" w:color="auto"/>
        <w:right w:val="none" w:sz="0" w:space="0" w:color="auto"/>
      </w:divBdr>
    </w:div>
    <w:div w:id="714239786">
      <w:marLeft w:val="640"/>
      <w:marRight w:val="0"/>
      <w:marTop w:val="0"/>
      <w:marBottom w:val="0"/>
      <w:divBdr>
        <w:top w:val="none" w:sz="0" w:space="0" w:color="auto"/>
        <w:left w:val="none" w:sz="0" w:space="0" w:color="auto"/>
        <w:bottom w:val="none" w:sz="0" w:space="0" w:color="auto"/>
        <w:right w:val="none" w:sz="0" w:space="0" w:color="auto"/>
      </w:divBdr>
    </w:div>
    <w:div w:id="714355348">
      <w:marLeft w:val="640"/>
      <w:marRight w:val="0"/>
      <w:marTop w:val="0"/>
      <w:marBottom w:val="0"/>
      <w:divBdr>
        <w:top w:val="none" w:sz="0" w:space="0" w:color="auto"/>
        <w:left w:val="none" w:sz="0" w:space="0" w:color="auto"/>
        <w:bottom w:val="none" w:sz="0" w:space="0" w:color="auto"/>
        <w:right w:val="none" w:sz="0" w:space="0" w:color="auto"/>
      </w:divBdr>
    </w:div>
    <w:div w:id="714475991">
      <w:marLeft w:val="640"/>
      <w:marRight w:val="0"/>
      <w:marTop w:val="0"/>
      <w:marBottom w:val="0"/>
      <w:divBdr>
        <w:top w:val="none" w:sz="0" w:space="0" w:color="auto"/>
        <w:left w:val="none" w:sz="0" w:space="0" w:color="auto"/>
        <w:bottom w:val="none" w:sz="0" w:space="0" w:color="auto"/>
        <w:right w:val="none" w:sz="0" w:space="0" w:color="auto"/>
      </w:divBdr>
    </w:div>
    <w:div w:id="714503174">
      <w:marLeft w:val="640"/>
      <w:marRight w:val="0"/>
      <w:marTop w:val="0"/>
      <w:marBottom w:val="0"/>
      <w:divBdr>
        <w:top w:val="none" w:sz="0" w:space="0" w:color="auto"/>
        <w:left w:val="none" w:sz="0" w:space="0" w:color="auto"/>
        <w:bottom w:val="none" w:sz="0" w:space="0" w:color="auto"/>
        <w:right w:val="none" w:sz="0" w:space="0" w:color="auto"/>
      </w:divBdr>
    </w:div>
    <w:div w:id="714504363">
      <w:marLeft w:val="640"/>
      <w:marRight w:val="0"/>
      <w:marTop w:val="0"/>
      <w:marBottom w:val="0"/>
      <w:divBdr>
        <w:top w:val="none" w:sz="0" w:space="0" w:color="auto"/>
        <w:left w:val="none" w:sz="0" w:space="0" w:color="auto"/>
        <w:bottom w:val="none" w:sz="0" w:space="0" w:color="auto"/>
        <w:right w:val="none" w:sz="0" w:space="0" w:color="auto"/>
      </w:divBdr>
    </w:div>
    <w:div w:id="714542972">
      <w:marLeft w:val="640"/>
      <w:marRight w:val="0"/>
      <w:marTop w:val="0"/>
      <w:marBottom w:val="0"/>
      <w:divBdr>
        <w:top w:val="none" w:sz="0" w:space="0" w:color="auto"/>
        <w:left w:val="none" w:sz="0" w:space="0" w:color="auto"/>
        <w:bottom w:val="none" w:sz="0" w:space="0" w:color="auto"/>
        <w:right w:val="none" w:sz="0" w:space="0" w:color="auto"/>
      </w:divBdr>
    </w:div>
    <w:div w:id="714543624">
      <w:marLeft w:val="640"/>
      <w:marRight w:val="0"/>
      <w:marTop w:val="0"/>
      <w:marBottom w:val="0"/>
      <w:divBdr>
        <w:top w:val="none" w:sz="0" w:space="0" w:color="auto"/>
        <w:left w:val="none" w:sz="0" w:space="0" w:color="auto"/>
        <w:bottom w:val="none" w:sz="0" w:space="0" w:color="auto"/>
        <w:right w:val="none" w:sz="0" w:space="0" w:color="auto"/>
      </w:divBdr>
    </w:div>
    <w:div w:id="714543829">
      <w:marLeft w:val="640"/>
      <w:marRight w:val="0"/>
      <w:marTop w:val="0"/>
      <w:marBottom w:val="0"/>
      <w:divBdr>
        <w:top w:val="none" w:sz="0" w:space="0" w:color="auto"/>
        <w:left w:val="none" w:sz="0" w:space="0" w:color="auto"/>
        <w:bottom w:val="none" w:sz="0" w:space="0" w:color="auto"/>
        <w:right w:val="none" w:sz="0" w:space="0" w:color="auto"/>
      </w:divBdr>
    </w:div>
    <w:div w:id="714692757">
      <w:marLeft w:val="640"/>
      <w:marRight w:val="0"/>
      <w:marTop w:val="0"/>
      <w:marBottom w:val="0"/>
      <w:divBdr>
        <w:top w:val="none" w:sz="0" w:space="0" w:color="auto"/>
        <w:left w:val="none" w:sz="0" w:space="0" w:color="auto"/>
        <w:bottom w:val="none" w:sz="0" w:space="0" w:color="auto"/>
        <w:right w:val="none" w:sz="0" w:space="0" w:color="auto"/>
      </w:divBdr>
    </w:div>
    <w:div w:id="714693616">
      <w:marLeft w:val="640"/>
      <w:marRight w:val="0"/>
      <w:marTop w:val="0"/>
      <w:marBottom w:val="0"/>
      <w:divBdr>
        <w:top w:val="none" w:sz="0" w:space="0" w:color="auto"/>
        <w:left w:val="none" w:sz="0" w:space="0" w:color="auto"/>
        <w:bottom w:val="none" w:sz="0" w:space="0" w:color="auto"/>
        <w:right w:val="none" w:sz="0" w:space="0" w:color="auto"/>
      </w:divBdr>
    </w:div>
    <w:div w:id="714693649">
      <w:marLeft w:val="640"/>
      <w:marRight w:val="0"/>
      <w:marTop w:val="0"/>
      <w:marBottom w:val="0"/>
      <w:divBdr>
        <w:top w:val="none" w:sz="0" w:space="0" w:color="auto"/>
        <w:left w:val="none" w:sz="0" w:space="0" w:color="auto"/>
        <w:bottom w:val="none" w:sz="0" w:space="0" w:color="auto"/>
        <w:right w:val="none" w:sz="0" w:space="0" w:color="auto"/>
      </w:divBdr>
    </w:div>
    <w:div w:id="714737712">
      <w:marLeft w:val="640"/>
      <w:marRight w:val="0"/>
      <w:marTop w:val="0"/>
      <w:marBottom w:val="0"/>
      <w:divBdr>
        <w:top w:val="none" w:sz="0" w:space="0" w:color="auto"/>
        <w:left w:val="none" w:sz="0" w:space="0" w:color="auto"/>
        <w:bottom w:val="none" w:sz="0" w:space="0" w:color="auto"/>
        <w:right w:val="none" w:sz="0" w:space="0" w:color="auto"/>
      </w:divBdr>
    </w:div>
    <w:div w:id="714813767">
      <w:marLeft w:val="640"/>
      <w:marRight w:val="0"/>
      <w:marTop w:val="0"/>
      <w:marBottom w:val="0"/>
      <w:divBdr>
        <w:top w:val="none" w:sz="0" w:space="0" w:color="auto"/>
        <w:left w:val="none" w:sz="0" w:space="0" w:color="auto"/>
        <w:bottom w:val="none" w:sz="0" w:space="0" w:color="auto"/>
        <w:right w:val="none" w:sz="0" w:space="0" w:color="auto"/>
      </w:divBdr>
    </w:div>
    <w:div w:id="714887057">
      <w:marLeft w:val="640"/>
      <w:marRight w:val="0"/>
      <w:marTop w:val="0"/>
      <w:marBottom w:val="0"/>
      <w:divBdr>
        <w:top w:val="none" w:sz="0" w:space="0" w:color="auto"/>
        <w:left w:val="none" w:sz="0" w:space="0" w:color="auto"/>
        <w:bottom w:val="none" w:sz="0" w:space="0" w:color="auto"/>
        <w:right w:val="none" w:sz="0" w:space="0" w:color="auto"/>
      </w:divBdr>
    </w:div>
    <w:div w:id="714888672">
      <w:marLeft w:val="640"/>
      <w:marRight w:val="0"/>
      <w:marTop w:val="0"/>
      <w:marBottom w:val="0"/>
      <w:divBdr>
        <w:top w:val="none" w:sz="0" w:space="0" w:color="auto"/>
        <w:left w:val="none" w:sz="0" w:space="0" w:color="auto"/>
        <w:bottom w:val="none" w:sz="0" w:space="0" w:color="auto"/>
        <w:right w:val="none" w:sz="0" w:space="0" w:color="auto"/>
      </w:divBdr>
    </w:div>
    <w:div w:id="714936644">
      <w:marLeft w:val="640"/>
      <w:marRight w:val="0"/>
      <w:marTop w:val="0"/>
      <w:marBottom w:val="0"/>
      <w:divBdr>
        <w:top w:val="none" w:sz="0" w:space="0" w:color="auto"/>
        <w:left w:val="none" w:sz="0" w:space="0" w:color="auto"/>
        <w:bottom w:val="none" w:sz="0" w:space="0" w:color="auto"/>
        <w:right w:val="none" w:sz="0" w:space="0" w:color="auto"/>
      </w:divBdr>
    </w:div>
    <w:div w:id="715011939">
      <w:marLeft w:val="640"/>
      <w:marRight w:val="0"/>
      <w:marTop w:val="0"/>
      <w:marBottom w:val="0"/>
      <w:divBdr>
        <w:top w:val="none" w:sz="0" w:space="0" w:color="auto"/>
        <w:left w:val="none" w:sz="0" w:space="0" w:color="auto"/>
        <w:bottom w:val="none" w:sz="0" w:space="0" w:color="auto"/>
        <w:right w:val="none" w:sz="0" w:space="0" w:color="auto"/>
      </w:divBdr>
    </w:div>
    <w:div w:id="715157337">
      <w:marLeft w:val="640"/>
      <w:marRight w:val="0"/>
      <w:marTop w:val="0"/>
      <w:marBottom w:val="0"/>
      <w:divBdr>
        <w:top w:val="none" w:sz="0" w:space="0" w:color="auto"/>
        <w:left w:val="none" w:sz="0" w:space="0" w:color="auto"/>
        <w:bottom w:val="none" w:sz="0" w:space="0" w:color="auto"/>
        <w:right w:val="none" w:sz="0" w:space="0" w:color="auto"/>
      </w:divBdr>
    </w:div>
    <w:div w:id="715158533">
      <w:marLeft w:val="640"/>
      <w:marRight w:val="0"/>
      <w:marTop w:val="0"/>
      <w:marBottom w:val="0"/>
      <w:divBdr>
        <w:top w:val="none" w:sz="0" w:space="0" w:color="auto"/>
        <w:left w:val="none" w:sz="0" w:space="0" w:color="auto"/>
        <w:bottom w:val="none" w:sz="0" w:space="0" w:color="auto"/>
        <w:right w:val="none" w:sz="0" w:space="0" w:color="auto"/>
      </w:divBdr>
    </w:div>
    <w:div w:id="715198051">
      <w:marLeft w:val="640"/>
      <w:marRight w:val="0"/>
      <w:marTop w:val="0"/>
      <w:marBottom w:val="0"/>
      <w:divBdr>
        <w:top w:val="none" w:sz="0" w:space="0" w:color="auto"/>
        <w:left w:val="none" w:sz="0" w:space="0" w:color="auto"/>
        <w:bottom w:val="none" w:sz="0" w:space="0" w:color="auto"/>
        <w:right w:val="none" w:sz="0" w:space="0" w:color="auto"/>
      </w:divBdr>
    </w:div>
    <w:div w:id="715198648">
      <w:marLeft w:val="640"/>
      <w:marRight w:val="0"/>
      <w:marTop w:val="0"/>
      <w:marBottom w:val="0"/>
      <w:divBdr>
        <w:top w:val="none" w:sz="0" w:space="0" w:color="auto"/>
        <w:left w:val="none" w:sz="0" w:space="0" w:color="auto"/>
        <w:bottom w:val="none" w:sz="0" w:space="0" w:color="auto"/>
        <w:right w:val="none" w:sz="0" w:space="0" w:color="auto"/>
      </w:divBdr>
    </w:div>
    <w:div w:id="715272744">
      <w:marLeft w:val="640"/>
      <w:marRight w:val="0"/>
      <w:marTop w:val="0"/>
      <w:marBottom w:val="0"/>
      <w:divBdr>
        <w:top w:val="none" w:sz="0" w:space="0" w:color="auto"/>
        <w:left w:val="none" w:sz="0" w:space="0" w:color="auto"/>
        <w:bottom w:val="none" w:sz="0" w:space="0" w:color="auto"/>
        <w:right w:val="none" w:sz="0" w:space="0" w:color="auto"/>
      </w:divBdr>
    </w:div>
    <w:div w:id="715471633">
      <w:marLeft w:val="640"/>
      <w:marRight w:val="0"/>
      <w:marTop w:val="0"/>
      <w:marBottom w:val="0"/>
      <w:divBdr>
        <w:top w:val="none" w:sz="0" w:space="0" w:color="auto"/>
        <w:left w:val="none" w:sz="0" w:space="0" w:color="auto"/>
        <w:bottom w:val="none" w:sz="0" w:space="0" w:color="auto"/>
        <w:right w:val="none" w:sz="0" w:space="0" w:color="auto"/>
      </w:divBdr>
    </w:div>
    <w:div w:id="715616825">
      <w:bodyDiv w:val="1"/>
      <w:marLeft w:val="0"/>
      <w:marRight w:val="0"/>
      <w:marTop w:val="0"/>
      <w:marBottom w:val="0"/>
      <w:divBdr>
        <w:top w:val="none" w:sz="0" w:space="0" w:color="auto"/>
        <w:left w:val="none" w:sz="0" w:space="0" w:color="auto"/>
        <w:bottom w:val="none" w:sz="0" w:space="0" w:color="auto"/>
        <w:right w:val="none" w:sz="0" w:space="0" w:color="auto"/>
      </w:divBdr>
      <w:divsChild>
        <w:div w:id="67851232">
          <w:marLeft w:val="640"/>
          <w:marRight w:val="0"/>
          <w:marTop w:val="0"/>
          <w:marBottom w:val="0"/>
          <w:divBdr>
            <w:top w:val="none" w:sz="0" w:space="0" w:color="auto"/>
            <w:left w:val="none" w:sz="0" w:space="0" w:color="auto"/>
            <w:bottom w:val="none" w:sz="0" w:space="0" w:color="auto"/>
            <w:right w:val="none" w:sz="0" w:space="0" w:color="auto"/>
          </w:divBdr>
        </w:div>
        <w:div w:id="194851013">
          <w:marLeft w:val="640"/>
          <w:marRight w:val="0"/>
          <w:marTop w:val="0"/>
          <w:marBottom w:val="0"/>
          <w:divBdr>
            <w:top w:val="none" w:sz="0" w:space="0" w:color="auto"/>
            <w:left w:val="none" w:sz="0" w:space="0" w:color="auto"/>
            <w:bottom w:val="none" w:sz="0" w:space="0" w:color="auto"/>
            <w:right w:val="none" w:sz="0" w:space="0" w:color="auto"/>
          </w:divBdr>
        </w:div>
        <w:div w:id="744108662">
          <w:marLeft w:val="640"/>
          <w:marRight w:val="0"/>
          <w:marTop w:val="0"/>
          <w:marBottom w:val="0"/>
          <w:divBdr>
            <w:top w:val="none" w:sz="0" w:space="0" w:color="auto"/>
            <w:left w:val="none" w:sz="0" w:space="0" w:color="auto"/>
            <w:bottom w:val="none" w:sz="0" w:space="0" w:color="auto"/>
            <w:right w:val="none" w:sz="0" w:space="0" w:color="auto"/>
          </w:divBdr>
        </w:div>
        <w:div w:id="759837481">
          <w:marLeft w:val="640"/>
          <w:marRight w:val="0"/>
          <w:marTop w:val="0"/>
          <w:marBottom w:val="0"/>
          <w:divBdr>
            <w:top w:val="none" w:sz="0" w:space="0" w:color="auto"/>
            <w:left w:val="none" w:sz="0" w:space="0" w:color="auto"/>
            <w:bottom w:val="none" w:sz="0" w:space="0" w:color="auto"/>
            <w:right w:val="none" w:sz="0" w:space="0" w:color="auto"/>
          </w:divBdr>
        </w:div>
        <w:div w:id="986396298">
          <w:marLeft w:val="640"/>
          <w:marRight w:val="0"/>
          <w:marTop w:val="0"/>
          <w:marBottom w:val="0"/>
          <w:divBdr>
            <w:top w:val="none" w:sz="0" w:space="0" w:color="auto"/>
            <w:left w:val="none" w:sz="0" w:space="0" w:color="auto"/>
            <w:bottom w:val="none" w:sz="0" w:space="0" w:color="auto"/>
            <w:right w:val="none" w:sz="0" w:space="0" w:color="auto"/>
          </w:divBdr>
        </w:div>
        <w:div w:id="1115710975">
          <w:marLeft w:val="640"/>
          <w:marRight w:val="0"/>
          <w:marTop w:val="0"/>
          <w:marBottom w:val="0"/>
          <w:divBdr>
            <w:top w:val="none" w:sz="0" w:space="0" w:color="auto"/>
            <w:left w:val="none" w:sz="0" w:space="0" w:color="auto"/>
            <w:bottom w:val="none" w:sz="0" w:space="0" w:color="auto"/>
            <w:right w:val="none" w:sz="0" w:space="0" w:color="auto"/>
          </w:divBdr>
        </w:div>
        <w:div w:id="1318338628">
          <w:marLeft w:val="640"/>
          <w:marRight w:val="0"/>
          <w:marTop w:val="0"/>
          <w:marBottom w:val="0"/>
          <w:divBdr>
            <w:top w:val="none" w:sz="0" w:space="0" w:color="auto"/>
            <w:left w:val="none" w:sz="0" w:space="0" w:color="auto"/>
            <w:bottom w:val="none" w:sz="0" w:space="0" w:color="auto"/>
            <w:right w:val="none" w:sz="0" w:space="0" w:color="auto"/>
          </w:divBdr>
        </w:div>
      </w:divsChild>
    </w:div>
    <w:div w:id="715738119">
      <w:marLeft w:val="640"/>
      <w:marRight w:val="0"/>
      <w:marTop w:val="0"/>
      <w:marBottom w:val="0"/>
      <w:divBdr>
        <w:top w:val="none" w:sz="0" w:space="0" w:color="auto"/>
        <w:left w:val="none" w:sz="0" w:space="0" w:color="auto"/>
        <w:bottom w:val="none" w:sz="0" w:space="0" w:color="auto"/>
        <w:right w:val="none" w:sz="0" w:space="0" w:color="auto"/>
      </w:divBdr>
    </w:div>
    <w:div w:id="715785097">
      <w:marLeft w:val="640"/>
      <w:marRight w:val="0"/>
      <w:marTop w:val="0"/>
      <w:marBottom w:val="0"/>
      <w:divBdr>
        <w:top w:val="none" w:sz="0" w:space="0" w:color="auto"/>
        <w:left w:val="none" w:sz="0" w:space="0" w:color="auto"/>
        <w:bottom w:val="none" w:sz="0" w:space="0" w:color="auto"/>
        <w:right w:val="none" w:sz="0" w:space="0" w:color="auto"/>
      </w:divBdr>
    </w:div>
    <w:div w:id="716124040">
      <w:marLeft w:val="640"/>
      <w:marRight w:val="0"/>
      <w:marTop w:val="0"/>
      <w:marBottom w:val="0"/>
      <w:divBdr>
        <w:top w:val="none" w:sz="0" w:space="0" w:color="auto"/>
        <w:left w:val="none" w:sz="0" w:space="0" w:color="auto"/>
        <w:bottom w:val="none" w:sz="0" w:space="0" w:color="auto"/>
        <w:right w:val="none" w:sz="0" w:space="0" w:color="auto"/>
      </w:divBdr>
    </w:div>
    <w:div w:id="716245218">
      <w:marLeft w:val="640"/>
      <w:marRight w:val="0"/>
      <w:marTop w:val="0"/>
      <w:marBottom w:val="0"/>
      <w:divBdr>
        <w:top w:val="none" w:sz="0" w:space="0" w:color="auto"/>
        <w:left w:val="none" w:sz="0" w:space="0" w:color="auto"/>
        <w:bottom w:val="none" w:sz="0" w:space="0" w:color="auto"/>
        <w:right w:val="none" w:sz="0" w:space="0" w:color="auto"/>
      </w:divBdr>
    </w:div>
    <w:div w:id="716274573">
      <w:marLeft w:val="640"/>
      <w:marRight w:val="0"/>
      <w:marTop w:val="0"/>
      <w:marBottom w:val="0"/>
      <w:divBdr>
        <w:top w:val="none" w:sz="0" w:space="0" w:color="auto"/>
        <w:left w:val="none" w:sz="0" w:space="0" w:color="auto"/>
        <w:bottom w:val="none" w:sz="0" w:space="0" w:color="auto"/>
        <w:right w:val="none" w:sz="0" w:space="0" w:color="auto"/>
      </w:divBdr>
    </w:div>
    <w:div w:id="716275264">
      <w:marLeft w:val="640"/>
      <w:marRight w:val="0"/>
      <w:marTop w:val="0"/>
      <w:marBottom w:val="0"/>
      <w:divBdr>
        <w:top w:val="none" w:sz="0" w:space="0" w:color="auto"/>
        <w:left w:val="none" w:sz="0" w:space="0" w:color="auto"/>
        <w:bottom w:val="none" w:sz="0" w:space="0" w:color="auto"/>
        <w:right w:val="none" w:sz="0" w:space="0" w:color="auto"/>
      </w:divBdr>
    </w:div>
    <w:div w:id="716399304">
      <w:marLeft w:val="640"/>
      <w:marRight w:val="0"/>
      <w:marTop w:val="0"/>
      <w:marBottom w:val="0"/>
      <w:divBdr>
        <w:top w:val="none" w:sz="0" w:space="0" w:color="auto"/>
        <w:left w:val="none" w:sz="0" w:space="0" w:color="auto"/>
        <w:bottom w:val="none" w:sz="0" w:space="0" w:color="auto"/>
        <w:right w:val="none" w:sz="0" w:space="0" w:color="auto"/>
      </w:divBdr>
    </w:div>
    <w:div w:id="716440286">
      <w:marLeft w:val="640"/>
      <w:marRight w:val="0"/>
      <w:marTop w:val="0"/>
      <w:marBottom w:val="0"/>
      <w:divBdr>
        <w:top w:val="none" w:sz="0" w:space="0" w:color="auto"/>
        <w:left w:val="none" w:sz="0" w:space="0" w:color="auto"/>
        <w:bottom w:val="none" w:sz="0" w:space="0" w:color="auto"/>
        <w:right w:val="none" w:sz="0" w:space="0" w:color="auto"/>
      </w:divBdr>
    </w:div>
    <w:div w:id="716588217">
      <w:marLeft w:val="640"/>
      <w:marRight w:val="0"/>
      <w:marTop w:val="0"/>
      <w:marBottom w:val="0"/>
      <w:divBdr>
        <w:top w:val="none" w:sz="0" w:space="0" w:color="auto"/>
        <w:left w:val="none" w:sz="0" w:space="0" w:color="auto"/>
        <w:bottom w:val="none" w:sz="0" w:space="0" w:color="auto"/>
        <w:right w:val="none" w:sz="0" w:space="0" w:color="auto"/>
      </w:divBdr>
    </w:div>
    <w:div w:id="716662226">
      <w:marLeft w:val="640"/>
      <w:marRight w:val="0"/>
      <w:marTop w:val="0"/>
      <w:marBottom w:val="0"/>
      <w:divBdr>
        <w:top w:val="none" w:sz="0" w:space="0" w:color="auto"/>
        <w:left w:val="none" w:sz="0" w:space="0" w:color="auto"/>
        <w:bottom w:val="none" w:sz="0" w:space="0" w:color="auto"/>
        <w:right w:val="none" w:sz="0" w:space="0" w:color="auto"/>
      </w:divBdr>
    </w:div>
    <w:div w:id="716776274">
      <w:marLeft w:val="640"/>
      <w:marRight w:val="0"/>
      <w:marTop w:val="0"/>
      <w:marBottom w:val="0"/>
      <w:divBdr>
        <w:top w:val="none" w:sz="0" w:space="0" w:color="auto"/>
        <w:left w:val="none" w:sz="0" w:space="0" w:color="auto"/>
        <w:bottom w:val="none" w:sz="0" w:space="0" w:color="auto"/>
        <w:right w:val="none" w:sz="0" w:space="0" w:color="auto"/>
      </w:divBdr>
    </w:div>
    <w:div w:id="716776503">
      <w:marLeft w:val="640"/>
      <w:marRight w:val="0"/>
      <w:marTop w:val="0"/>
      <w:marBottom w:val="0"/>
      <w:divBdr>
        <w:top w:val="none" w:sz="0" w:space="0" w:color="auto"/>
        <w:left w:val="none" w:sz="0" w:space="0" w:color="auto"/>
        <w:bottom w:val="none" w:sz="0" w:space="0" w:color="auto"/>
        <w:right w:val="none" w:sz="0" w:space="0" w:color="auto"/>
      </w:divBdr>
    </w:div>
    <w:div w:id="716778158">
      <w:marLeft w:val="640"/>
      <w:marRight w:val="0"/>
      <w:marTop w:val="0"/>
      <w:marBottom w:val="0"/>
      <w:divBdr>
        <w:top w:val="none" w:sz="0" w:space="0" w:color="auto"/>
        <w:left w:val="none" w:sz="0" w:space="0" w:color="auto"/>
        <w:bottom w:val="none" w:sz="0" w:space="0" w:color="auto"/>
        <w:right w:val="none" w:sz="0" w:space="0" w:color="auto"/>
      </w:divBdr>
    </w:div>
    <w:div w:id="716778350">
      <w:marLeft w:val="640"/>
      <w:marRight w:val="0"/>
      <w:marTop w:val="0"/>
      <w:marBottom w:val="0"/>
      <w:divBdr>
        <w:top w:val="none" w:sz="0" w:space="0" w:color="auto"/>
        <w:left w:val="none" w:sz="0" w:space="0" w:color="auto"/>
        <w:bottom w:val="none" w:sz="0" w:space="0" w:color="auto"/>
        <w:right w:val="none" w:sz="0" w:space="0" w:color="auto"/>
      </w:divBdr>
    </w:div>
    <w:div w:id="716779440">
      <w:marLeft w:val="640"/>
      <w:marRight w:val="0"/>
      <w:marTop w:val="0"/>
      <w:marBottom w:val="0"/>
      <w:divBdr>
        <w:top w:val="none" w:sz="0" w:space="0" w:color="auto"/>
        <w:left w:val="none" w:sz="0" w:space="0" w:color="auto"/>
        <w:bottom w:val="none" w:sz="0" w:space="0" w:color="auto"/>
        <w:right w:val="none" w:sz="0" w:space="0" w:color="auto"/>
      </w:divBdr>
    </w:div>
    <w:div w:id="716900609">
      <w:marLeft w:val="640"/>
      <w:marRight w:val="0"/>
      <w:marTop w:val="0"/>
      <w:marBottom w:val="0"/>
      <w:divBdr>
        <w:top w:val="none" w:sz="0" w:space="0" w:color="auto"/>
        <w:left w:val="none" w:sz="0" w:space="0" w:color="auto"/>
        <w:bottom w:val="none" w:sz="0" w:space="0" w:color="auto"/>
        <w:right w:val="none" w:sz="0" w:space="0" w:color="auto"/>
      </w:divBdr>
    </w:div>
    <w:div w:id="716930640">
      <w:marLeft w:val="640"/>
      <w:marRight w:val="0"/>
      <w:marTop w:val="0"/>
      <w:marBottom w:val="0"/>
      <w:divBdr>
        <w:top w:val="none" w:sz="0" w:space="0" w:color="auto"/>
        <w:left w:val="none" w:sz="0" w:space="0" w:color="auto"/>
        <w:bottom w:val="none" w:sz="0" w:space="0" w:color="auto"/>
        <w:right w:val="none" w:sz="0" w:space="0" w:color="auto"/>
      </w:divBdr>
    </w:div>
    <w:div w:id="716977420">
      <w:marLeft w:val="640"/>
      <w:marRight w:val="0"/>
      <w:marTop w:val="0"/>
      <w:marBottom w:val="0"/>
      <w:divBdr>
        <w:top w:val="none" w:sz="0" w:space="0" w:color="auto"/>
        <w:left w:val="none" w:sz="0" w:space="0" w:color="auto"/>
        <w:bottom w:val="none" w:sz="0" w:space="0" w:color="auto"/>
        <w:right w:val="none" w:sz="0" w:space="0" w:color="auto"/>
      </w:divBdr>
    </w:div>
    <w:div w:id="717048090">
      <w:marLeft w:val="640"/>
      <w:marRight w:val="0"/>
      <w:marTop w:val="0"/>
      <w:marBottom w:val="0"/>
      <w:divBdr>
        <w:top w:val="none" w:sz="0" w:space="0" w:color="auto"/>
        <w:left w:val="none" w:sz="0" w:space="0" w:color="auto"/>
        <w:bottom w:val="none" w:sz="0" w:space="0" w:color="auto"/>
        <w:right w:val="none" w:sz="0" w:space="0" w:color="auto"/>
      </w:divBdr>
    </w:div>
    <w:div w:id="717127162">
      <w:marLeft w:val="640"/>
      <w:marRight w:val="0"/>
      <w:marTop w:val="0"/>
      <w:marBottom w:val="0"/>
      <w:divBdr>
        <w:top w:val="none" w:sz="0" w:space="0" w:color="auto"/>
        <w:left w:val="none" w:sz="0" w:space="0" w:color="auto"/>
        <w:bottom w:val="none" w:sz="0" w:space="0" w:color="auto"/>
        <w:right w:val="none" w:sz="0" w:space="0" w:color="auto"/>
      </w:divBdr>
    </w:div>
    <w:div w:id="717318585">
      <w:marLeft w:val="480"/>
      <w:marRight w:val="0"/>
      <w:marTop w:val="0"/>
      <w:marBottom w:val="0"/>
      <w:divBdr>
        <w:top w:val="none" w:sz="0" w:space="0" w:color="auto"/>
        <w:left w:val="none" w:sz="0" w:space="0" w:color="auto"/>
        <w:bottom w:val="none" w:sz="0" w:space="0" w:color="auto"/>
        <w:right w:val="none" w:sz="0" w:space="0" w:color="auto"/>
      </w:divBdr>
    </w:div>
    <w:div w:id="717318924">
      <w:marLeft w:val="640"/>
      <w:marRight w:val="0"/>
      <w:marTop w:val="0"/>
      <w:marBottom w:val="0"/>
      <w:divBdr>
        <w:top w:val="none" w:sz="0" w:space="0" w:color="auto"/>
        <w:left w:val="none" w:sz="0" w:space="0" w:color="auto"/>
        <w:bottom w:val="none" w:sz="0" w:space="0" w:color="auto"/>
        <w:right w:val="none" w:sz="0" w:space="0" w:color="auto"/>
      </w:divBdr>
    </w:div>
    <w:div w:id="717440581">
      <w:marLeft w:val="640"/>
      <w:marRight w:val="0"/>
      <w:marTop w:val="0"/>
      <w:marBottom w:val="0"/>
      <w:divBdr>
        <w:top w:val="none" w:sz="0" w:space="0" w:color="auto"/>
        <w:left w:val="none" w:sz="0" w:space="0" w:color="auto"/>
        <w:bottom w:val="none" w:sz="0" w:space="0" w:color="auto"/>
        <w:right w:val="none" w:sz="0" w:space="0" w:color="auto"/>
      </w:divBdr>
    </w:div>
    <w:div w:id="717558070">
      <w:marLeft w:val="640"/>
      <w:marRight w:val="0"/>
      <w:marTop w:val="0"/>
      <w:marBottom w:val="0"/>
      <w:divBdr>
        <w:top w:val="none" w:sz="0" w:space="0" w:color="auto"/>
        <w:left w:val="none" w:sz="0" w:space="0" w:color="auto"/>
        <w:bottom w:val="none" w:sz="0" w:space="0" w:color="auto"/>
        <w:right w:val="none" w:sz="0" w:space="0" w:color="auto"/>
      </w:divBdr>
    </w:div>
    <w:div w:id="717628453">
      <w:marLeft w:val="640"/>
      <w:marRight w:val="0"/>
      <w:marTop w:val="0"/>
      <w:marBottom w:val="0"/>
      <w:divBdr>
        <w:top w:val="none" w:sz="0" w:space="0" w:color="auto"/>
        <w:left w:val="none" w:sz="0" w:space="0" w:color="auto"/>
        <w:bottom w:val="none" w:sz="0" w:space="0" w:color="auto"/>
        <w:right w:val="none" w:sz="0" w:space="0" w:color="auto"/>
      </w:divBdr>
    </w:div>
    <w:div w:id="717628466">
      <w:marLeft w:val="640"/>
      <w:marRight w:val="0"/>
      <w:marTop w:val="0"/>
      <w:marBottom w:val="0"/>
      <w:divBdr>
        <w:top w:val="none" w:sz="0" w:space="0" w:color="auto"/>
        <w:left w:val="none" w:sz="0" w:space="0" w:color="auto"/>
        <w:bottom w:val="none" w:sz="0" w:space="0" w:color="auto"/>
        <w:right w:val="none" w:sz="0" w:space="0" w:color="auto"/>
      </w:divBdr>
    </w:div>
    <w:div w:id="717703063">
      <w:marLeft w:val="640"/>
      <w:marRight w:val="0"/>
      <w:marTop w:val="0"/>
      <w:marBottom w:val="0"/>
      <w:divBdr>
        <w:top w:val="none" w:sz="0" w:space="0" w:color="auto"/>
        <w:left w:val="none" w:sz="0" w:space="0" w:color="auto"/>
        <w:bottom w:val="none" w:sz="0" w:space="0" w:color="auto"/>
        <w:right w:val="none" w:sz="0" w:space="0" w:color="auto"/>
      </w:divBdr>
    </w:div>
    <w:div w:id="717901196">
      <w:marLeft w:val="640"/>
      <w:marRight w:val="0"/>
      <w:marTop w:val="0"/>
      <w:marBottom w:val="0"/>
      <w:divBdr>
        <w:top w:val="none" w:sz="0" w:space="0" w:color="auto"/>
        <w:left w:val="none" w:sz="0" w:space="0" w:color="auto"/>
        <w:bottom w:val="none" w:sz="0" w:space="0" w:color="auto"/>
        <w:right w:val="none" w:sz="0" w:space="0" w:color="auto"/>
      </w:divBdr>
    </w:div>
    <w:div w:id="717901440">
      <w:marLeft w:val="640"/>
      <w:marRight w:val="0"/>
      <w:marTop w:val="0"/>
      <w:marBottom w:val="0"/>
      <w:divBdr>
        <w:top w:val="none" w:sz="0" w:space="0" w:color="auto"/>
        <w:left w:val="none" w:sz="0" w:space="0" w:color="auto"/>
        <w:bottom w:val="none" w:sz="0" w:space="0" w:color="auto"/>
        <w:right w:val="none" w:sz="0" w:space="0" w:color="auto"/>
      </w:divBdr>
    </w:div>
    <w:div w:id="718014397">
      <w:marLeft w:val="640"/>
      <w:marRight w:val="0"/>
      <w:marTop w:val="0"/>
      <w:marBottom w:val="0"/>
      <w:divBdr>
        <w:top w:val="none" w:sz="0" w:space="0" w:color="auto"/>
        <w:left w:val="none" w:sz="0" w:space="0" w:color="auto"/>
        <w:bottom w:val="none" w:sz="0" w:space="0" w:color="auto"/>
        <w:right w:val="none" w:sz="0" w:space="0" w:color="auto"/>
      </w:divBdr>
    </w:div>
    <w:div w:id="718088484">
      <w:marLeft w:val="640"/>
      <w:marRight w:val="0"/>
      <w:marTop w:val="0"/>
      <w:marBottom w:val="0"/>
      <w:divBdr>
        <w:top w:val="none" w:sz="0" w:space="0" w:color="auto"/>
        <w:left w:val="none" w:sz="0" w:space="0" w:color="auto"/>
        <w:bottom w:val="none" w:sz="0" w:space="0" w:color="auto"/>
        <w:right w:val="none" w:sz="0" w:space="0" w:color="auto"/>
      </w:divBdr>
    </w:div>
    <w:div w:id="718282177">
      <w:marLeft w:val="640"/>
      <w:marRight w:val="0"/>
      <w:marTop w:val="0"/>
      <w:marBottom w:val="0"/>
      <w:divBdr>
        <w:top w:val="none" w:sz="0" w:space="0" w:color="auto"/>
        <w:left w:val="none" w:sz="0" w:space="0" w:color="auto"/>
        <w:bottom w:val="none" w:sz="0" w:space="0" w:color="auto"/>
        <w:right w:val="none" w:sz="0" w:space="0" w:color="auto"/>
      </w:divBdr>
    </w:div>
    <w:div w:id="718282472">
      <w:marLeft w:val="640"/>
      <w:marRight w:val="0"/>
      <w:marTop w:val="0"/>
      <w:marBottom w:val="0"/>
      <w:divBdr>
        <w:top w:val="none" w:sz="0" w:space="0" w:color="auto"/>
        <w:left w:val="none" w:sz="0" w:space="0" w:color="auto"/>
        <w:bottom w:val="none" w:sz="0" w:space="0" w:color="auto"/>
        <w:right w:val="none" w:sz="0" w:space="0" w:color="auto"/>
      </w:divBdr>
    </w:div>
    <w:div w:id="718356346">
      <w:marLeft w:val="640"/>
      <w:marRight w:val="0"/>
      <w:marTop w:val="0"/>
      <w:marBottom w:val="0"/>
      <w:divBdr>
        <w:top w:val="none" w:sz="0" w:space="0" w:color="auto"/>
        <w:left w:val="none" w:sz="0" w:space="0" w:color="auto"/>
        <w:bottom w:val="none" w:sz="0" w:space="0" w:color="auto"/>
        <w:right w:val="none" w:sz="0" w:space="0" w:color="auto"/>
      </w:divBdr>
    </w:div>
    <w:div w:id="718360992">
      <w:marLeft w:val="640"/>
      <w:marRight w:val="0"/>
      <w:marTop w:val="0"/>
      <w:marBottom w:val="0"/>
      <w:divBdr>
        <w:top w:val="none" w:sz="0" w:space="0" w:color="auto"/>
        <w:left w:val="none" w:sz="0" w:space="0" w:color="auto"/>
        <w:bottom w:val="none" w:sz="0" w:space="0" w:color="auto"/>
        <w:right w:val="none" w:sz="0" w:space="0" w:color="auto"/>
      </w:divBdr>
    </w:div>
    <w:div w:id="718363485">
      <w:marLeft w:val="640"/>
      <w:marRight w:val="0"/>
      <w:marTop w:val="0"/>
      <w:marBottom w:val="0"/>
      <w:divBdr>
        <w:top w:val="none" w:sz="0" w:space="0" w:color="auto"/>
        <w:left w:val="none" w:sz="0" w:space="0" w:color="auto"/>
        <w:bottom w:val="none" w:sz="0" w:space="0" w:color="auto"/>
        <w:right w:val="none" w:sz="0" w:space="0" w:color="auto"/>
      </w:divBdr>
    </w:div>
    <w:div w:id="718437460">
      <w:marLeft w:val="640"/>
      <w:marRight w:val="0"/>
      <w:marTop w:val="0"/>
      <w:marBottom w:val="0"/>
      <w:divBdr>
        <w:top w:val="none" w:sz="0" w:space="0" w:color="auto"/>
        <w:left w:val="none" w:sz="0" w:space="0" w:color="auto"/>
        <w:bottom w:val="none" w:sz="0" w:space="0" w:color="auto"/>
        <w:right w:val="none" w:sz="0" w:space="0" w:color="auto"/>
      </w:divBdr>
    </w:div>
    <w:div w:id="718627244">
      <w:marLeft w:val="640"/>
      <w:marRight w:val="0"/>
      <w:marTop w:val="0"/>
      <w:marBottom w:val="0"/>
      <w:divBdr>
        <w:top w:val="none" w:sz="0" w:space="0" w:color="auto"/>
        <w:left w:val="none" w:sz="0" w:space="0" w:color="auto"/>
        <w:bottom w:val="none" w:sz="0" w:space="0" w:color="auto"/>
        <w:right w:val="none" w:sz="0" w:space="0" w:color="auto"/>
      </w:divBdr>
    </w:div>
    <w:div w:id="718676072">
      <w:marLeft w:val="640"/>
      <w:marRight w:val="0"/>
      <w:marTop w:val="0"/>
      <w:marBottom w:val="0"/>
      <w:divBdr>
        <w:top w:val="none" w:sz="0" w:space="0" w:color="auto"/>
        <w:left w:val="none" w:sz="0" w:space="0" w:color="auto"/>
        <w:bottom w:val="none" w:sz="0" w:space="0" w:color="auto"/>
        <w:right w:val="none" w:sz="0" w:space="0" w:color="auto"/>
      </w:divBdr>
    </w:div>
    <w:div w:id="718743310">
      <w:marLeft w:val="640"/>
      <w:marRight w:val="0"/>
      <w:marTop w:val="0"/>
      <w:marBottom w:val="0"/>
      <w:divBdr>
        <w:top w:val="none" w:sz="0" w:space="0" w:color="auto"/>
        <w:left w:val="none" w:sz="0" w:space="0" w:color="auto"/>
        <w:bottom w:val="none" w:sz="0" w:space="0" w:color="auto"/>
        <w:right w:val="none" w:sz="0" w:space="0" w:color="auto"/>
      </w:divBdr>
    </w:div>
    <w:div w:id="718822039">
      <w:marLeft w:val="640"/>
      <w:marRight w:val="0"/>
      <w:marTop w:val="0"/>
      <w:marBottom w:val="0"/>
      <w:divBdr>
        <w:top w:val="none" w:sz="0" w:space="0" w:color="auto"/>
        <w:left w:val="none" w:sz="0" w:space="0" w:color="auto"/>
        <w:bottom w:val="none" w:sz="0" w:space="0" w:color="auto"/>
        <w:right w:val="none" w:sz="0" w:space="0" w:color="auto"/>
      </w:divBdr>
    </w:div>
    <w:div w:id="718864712">
      <w:marLeft w:val="640"/>
      <w:marRight w:val="0"/>
      <w:marTop w:val="0"/>
      <w:marBottom w:val="0"/>
      <w:divBdr>
        <w:top w:val="none" w:sz="0" w:space="0" w:color="auto"/>
        <w:left w:val="none" w:sz="0" w:space="0" w:color="auto"/>
        <w:bottom w:val="none" w:sz="0" w:space="0" w:color="auto"/>
        <w:right w:val="none" w:sz="0" w:space="0" w:color="auto"/>
      </w:divBdr>
    </w:div>
    <w:div w:id="718867748">
      <w:marLeft w:val="640"/>
      <w:marRight w:val="0"/>
      <w:marTop w:val="0"/>
      <w:marBottom w:val="0"/>
      <w:divBdr>
        <w:top w:val="none" w:sz="0" w:space="0" w:color="auto"/>
        <w:left w:val="none" w:sz="0" w:space="0" w:color="auto"/>
        <w:bottom w:val="none" w:sz="0" w:space="0" w:color="auto"/>
        <w:right w:val="none" w:sz="0" w:space="0" w:color="auto"/>
      </w:divBdr>
    </w:div>
    <w:div w:id="718941085">
      <w:marLeft w:val="640"/>
      <w:marRight w:val="0"/>
      <w:marTop w:val="0"/>
      <w:marBottom w:val="0"/>
      <w:divBdr>
        <w:top w:val="none" w:sz="0" w:space="0" w:color="auto"/>
        <w:left w:val="none" w:sz="0" w:space="0" w:color="auto"/>
        <w:bottom w:val="none" w:sz="0" w:space="0" w:color="auto"/>
        <w:right w:val="none" w:sz="0" w:space="0" w:color="auto"/>
      </w:divBdr>
    </w:div>
    <w:div w:id="719086286">
      <w:marLeft w:val="640"/>
      <w:marRight w:val="0"/>
      <w:marTop w:val="0"/>
      <w:marBottom w:val="0"/>
      <w:divBdr>
        <w:top w:val="none" w:sz="0" w:space="0" w:color="auto"/>
        <w:left w:val="none" w:sz="0" w:space="0" w:color="auto"/>
        <w:bottom w:val="none" w:sz="0" w:space="0" w:color="auto"/>
        <w:right w:val="none" w:sz="0" w:space="0" w:color="auto"/>
      </w:divBdr>
    </w:div>
    <w:div w:id="719089285">
      <w:marLeft w:val="640"/>
      <w:marRight w:val="0"/>
      <w:marTop w:val="0"/>
      <w:marBottom w:val="0"/>
      <w:divBdr>
        <w:top w:val="none" w:sz="0" w:space="0" w:color="auto"/>
        <w:left w:val="none" w:sz="0" w:space="0" w:color="auto"/>
        <w:bottom w:val="none" w:sz="0" w:space="0" w:color="auto"/>
        <w:right w:val="none" w:sz="0" w:space="0" w:color="auto"/>
      </w:divBdr>
    </w:div>
    <w:div w:id="719093517">
      <w:marLeft w:val="640"/>
      <w:marRight w:val="0"/>
      <w:marTop w:val="0"/>
      <w:marBottom w:val="0"/>
      <w:divBdr>
        <w:top w:val="none" w:sz="0" w:space="0" w:color="auto"/>
        <w:left w:val="none" w:sz="0" w:space="0" w:color="auto"/>
        <w:bottom w:val="none" w:sz="0" w:space="0" w:color="auto"/>
        <w:right w:val="none" w:sz="0" w:space="0" w:color="auto"/>
      </w:divBdr>
    </w:div>
    <w:div w:id="719132308">
      <w:marLeft w:val="640"/>
      <w:marRight w:val="0"/>
      <w:marTop w:val="0"/>
      <w:marBottom w:val="0"/>
      <w:divBdr>
        <w:top w:val="none" w:sz="0" w:space="0" w:color="auto"/>
        <w:left w:val="none" w:sz="0" w:space="0" w:color="auto"/>
        <w:bottom w:val="none" w:sz="0" w:space="0" w:color="auto"/>
        <w:right w:val="none" w:sz="0" w:space="0" w:color="auto"/>
      </w:divBdr>
    </w:div>
    <w:div w:id="719325791">
      <w:marLeft w:val="640"/>
      <w:marRight w:val="0"/>
      <w:marTop w:val="0"/>
      <w:marBottom w:val="0"/>
      <w:divBdr>
        <w:top w:val="none" w:sz="0" w:space="0" w:color="auto"/>
        <w:left w:val="none" w:sz="0" w:space="0" w:color="auto"/>
        <w:bottom w:val="none" w:sz="0" w:space="0" w:color="auto"/>
        <w:right w:val="none" w:sz="0" w:space="0" w:color="auto"/>
      </w:divBdr>
    </w:div>
    <w:div w:id="719398559">
      <w:marLeft w:val="640"/>
      <w:marRight w:val="0"/>
      <w:marTop w:val="0"/>
      <w:marBottom w:val="0"/>
      <w:divBdr>
        <w:top w:val="none" w:sz="0" w:space="0" w:color="auto"/>
        <w:left w:val="none" w:sz="0" w:space="0" w:color="auto"/>
        <w:bottom w:val="none" w:sz="0" w:space="0" w:color="auto"/>
        <w:right w:val="none" w:sz="0" w:space="0" w:color="auto"/>
      </w:divBdr>
    </w:div>
    <w:div w:id="719398759">
      <w:marLeft w:val="640"/>
      <w:marRight w:val="0"/>
      <w:marTop w:val="0"/>
      <w:marBottom w:val="0"/>
      <w:divBdr>
        <w:top w:val="none" w:sz="0" w:space="0" w:color="auto"/>
        <w:left w:val="none" w:sz="0" w:space="0" w:color="auto"/>
        <w:bottom w:val="none" w:sz="0" w:space="0" w:color="auto"/>
        <w:right w:val="none" w:sz="0" w:space="0" w:color="auto"/>
      </w:divBdr>
    </w:div>
    <w:div w:id="719405942">
      <w:marLeft w:val="640"/>
      <w:marRight w:val="0"/>
      <w:marTop w:val="0"/>
      <w:marBottom w:val="0"/>
      <w:divBdr>
        <w:top w:val="none" w:sz="0" w:space="0" w:color="auto"/>
        <w:left w:val="none" w:sz="0" w:space="0" w:color="auto"/>
        <w:bottom w:val="none" w:sz="0" w:space="0" w:color="auto"/>
        <w:right w:val="none" w:sz="0" w:space="0" w:color="auto"/>
      </w:divBdr>
    </w:div>
    <w:div w:id="719476037">
      <w:marLeft w:val="640"/>
      <w:marRight w:val="0"/>
      <w:marTop w:val="0"/>
      <w:marBottom w:val="0"/>
      <w:divBdr>
        <w:top w:val="none" w:sz="0" w:space="0" w:color="auto"/>
        <w:left w:val="none" w:sz="0" w:space="0" w:color="auto"/>
        <w:bottom w:val="none" w:sz="0" w:space="0" w:color="auto"/>
        <w:right w:val="none" w:sz="0" w:space="0" w:color="auto"/>
      </w:divBdr>
    </w:div>
    <w:div w:id="719480111">
      <w:marLeft w:val="640"/>
      <w:marRight w:val="0"/>
      <w:marTop w:val="0"/>
      <w:marBottom w:val="0"/>
      <w:divBdr>
        <w:top w:val="none" w:sz="0" w:space="0" w:color="auto"/>
        <w:left w:val="none" w:sz="0" w:space="0" w:color="auto"/>
        <w:bottom w:val="none" w:sz="0" w:space="0" w:color="auto"/>
        <w:right w:val="none" w:sz="0" w:space="0" w:color="auto"/>
      </w:divBdr>
    </w:div>
    <w:div w:id="719524656">
      <w:marLeft w:val="640"/>
      <w:marRight w:val="0"/>
      <w:marTop w:val="0"/>
      <w:marBottom w:val="0"/>
      <w:divBdr>
        <w:top w:val="none" w:sz="0" w:space="0" w:color="auto"/>
        <w:left w:val="none" w:sz="0" w:space="0" w:color="auto"/>
        <w:bottom w:val="none" w:sz="0" w:space="0" w:color="auto"/>
        <w:right w:val="none" w:sz="0" w:space="0" w:color="auto"/>
      </w:divBdr>
    </w:div>
    <w:div w:id="719597293">
      <w:marLeft w:val="640"/>
      <w:marRight w:val="0"/>
      <w:marTop w:val="0"/>
      <w:marBottom w:val="0"/>
      <w:divBdr>
        <w:top w:val="none" w:sz="0" w:space="0" w:color="auto"/>
        <w:left w:val="none" w:sz="0" w:space="0" w:color="auto"/>
        <w:bottom w:val="none" w:sz="0" w:space="0" w:color="auto"/>
        <w:right w:val="none" w:sz="0" w:space="0" w:color="auto"/>
      </w:divBdr>
    </w:div>
    <w:div w:id="719670734">
      <w:marLeft w:val="640"/>
      <w:marRight w:val="0"/>
      <w:marTop w:val="0"/>
      <w:marBottom w:val="0"/>
      <w:divBdr>
        <w:top w:val="none" w:sz="0" w:space="0" w:color="auto"/>
        <w:left w:val="none" w:sz="0" w:space="0" w:color="auto"/>
        <w:bottom w:val="none" w:sz="0" w:space="0" w:color="auto"/>
        <w:right w:val="none" w:sz="0" w:space="0" w:color="auto"/>
      </w:divBdr>
    </w:div>
    <w:div w:id="719672953">
      <w:marLeft w:val="640"/>
      <w:marRight w:val="0"/>
      <w:marTop w:val="0"/>
      <w:marBottom w:val="0"/>
      <w:divBdr>
        <w:top w:val="none" w:sz="0" w:space="0" w:color="auto"/>
        <w:left w:val="none" w:sz="0" w:space="0" w:color="auto"/>
        <w:bottom w:val="none" w:sz="0" w:space="0" w:color="auto"/>
        <w:right w:val="none" w:sz="0" w:space="0" w:color="auto"/>
      </w:divBdr>
    </w:div>
    <w:div w:id="719743182">
      <w:marLeft w:val="640"/>
      <w:marRight w:val="0"/>
      <w:marTop w:val="0"/>
      <w:marBottom w:val="0"/>
      <w:divBdr>
        <w:top w:val="none" w:sz="0" w:space="0" w:color="auto"/>
        <w:left w:val="none" w:sz="0" w:space="0" w:color="auto"/>
        <w:bottom w:val="none" w:sz="0" w:space="0" w:color="auto"/>
        <w:right w:val="none" w:sz="0" w:space="0" w:color="auto"/>
      </w:divBdr>
    </w:div>
    <w:div w:id="719745160">
      <w:marLeft w:val="640"/>
      <w:marRight w:val="0"/>
      <w:marTop w:val="0"/>
      <w:marBottom w:val="0"/>
      <w:divBdr>
        <w:top w:val="none" w:sz="0" w:space="0" w:color="auto"/>
        <w:left w:val="none" w:sz="0" w:space="0" w:color="auto"/>
        <w:bottom w:val="none" w:sz="0" w:space="0" w:color="auto"/>
        <w:right w:val="none" w:sz="0" w:space="0" w:color="auto"/>
      </w:divBdr>
    </w:div>
    <w:div w:id="719935387">
      <w:marLeft w:val="640"/>
      <w:marRight w:val="0"/>
      <w:marTop w:val="0"/>
      <w:marBottom w:val="0"/>
      <w:divBdr>
        <w:top w:val="none" w:sz="0" w:space="0" w:color="auto"/>
        <w:left w:val="none" w:sz="0" w:space="0" w:color="auto"/>
        <w:bottom w:val="none" w:sz="0" w:space="0" w:color="auto"/>
        <w:right w:val="none" w:sz="0" w:space="0" w:color="auto"/>
      </w:divBdr>
    </w:div>
    <w:div w:id="719979425">
      <w:marLeft w:val="640"/>
      <w:marRight w:val="0"/>
      <w:marTop w:val="0"/>
      <w:marBottom w:val="0"/>
      <w:divBdr>
        <w:top w:val="none" w:sz="0" w:space="0" w:color="auto"/>
        <w:left w:val="none" w:sz="0" w:space="0" w:color="auto"/>
        <w:bottom w:val="none" w:sz="0" w:space="0" w:color="auto"/>
        <w:right w:val="none" w:sz="0" w:space="0" w:color="auto"/>
      </w:divBdr>
    </w:div>
    <w:div w:id="720054298">
      <w:marLeft w:val="640"/>
      <w:marRight w:val="0"/>
      <w:marTop w:val="0"/>
      <w:marBottom w:val="0"/>
      <w:divBdr>
        <w:top w:val="none" w:sz="0" w:space="0" w:color="auto"/>
        <w:left w:val="none" w:sz="0" w:space="0" w:color="auto"/>
        <w:bottom w:val="none" w:sz="0" w:space="0" w:color="auto"/>
        <w:right w:val="none" w:sz="0" w:space="0" w:color="auto"/>
      </w:divBdr>
    </w:div>
    <w:div w:id="720061912">
      <w:marLeft w:val="640"/>
      <w:marRight w:val="0"/>
      <w:marTop w:val="0"/>
      <w:marBottom w:val="0"/>
      <w:divBdr>
        <w:top w:val="none" w:sz="0" w:space="0" w:color="auto"/>
        <w:left w:val="none" w:sz="0" w:space="0" w:color="auto"/>
        <w:bottom w:val="none" w:sz="0" w:space="0" w:color="auto"/>
        <w:right w:val="none" w:sz="0" w:space="0" w:color="auto"/>
      </w:divBdr>
    </w:div>
    <w:div w:id="720249231">
      <w:marLeft w:val="640"/>
      <w:marRight w:val="0"/>
      <w:marTop w:val="0"/>
      <w:marBottom w:val="0"/>
      <w:divBdr>
        <w:top w:val="none" w:sz="0" w:space="0" w:color="auto"/>
        <w:left w:val="none" w:sz="0" w:space="0" w:color="auto"/>
        <w:bottom w:val="none" w:sz="0" w:space="0" w:color="auto"/>
        <w:right w:val="none" w:sz="0" w:space="0" w:color="auto"/>
      </w:divBdr>
    </w:div>
    <w:div w:id="720399563">
      <w:marLeft w:val="640"/>
      <w:marRight w:val="0"/>
      <w:marTop w:val="0"/>
      <w:marBottom w:val="0"/>
      <w:divBdr>
        <w:top w:val="none" w:sz="0" w:space="0" w:color="auto"/>
        <w:left w:val="none" w:sz="0" w:space="0" w:color="auto"/>
        <w:bottom w:val="none" w:sz="0" w:space="0" w:color="auto"/>
        <w:right w:val="none" w:sz="0" w:space="0" w:color="auto"/>
      </w:divBdr>
    </w:div>
    <w:div w:id="720403451">
      <w:marLeft w:val="640"/>
      <w:marRight w:val="0"/>
      <w:marTop w:val="0"/>
      <w:marBottom w:val="0"/>
      <w:divBdr>
        <w:top w:val="none" w:sz="0" w:space="0" w:color="auto"/>
        <w:left w:val="none" w:sz="0" w:space="0" w:color="auto"/>
        <w:bottom w:val="none" w:sz="0" w:space="0" w:color="auto"/>
        <w:right w:val="none" w:sz="0" w:space="0" w:color="auto"/>
      </w:divBdr>
    </w:div>
    <w:div w:id="720514570">
      <w:marLeft w:val="640"/>
      <w:marRight w:val="0"/>
      <w:marTop w:val="0"/>
      <w:marBottom w:val="0"/>
      <w:divBdr>
        <w:top w:val="none" w:sz="0" w:space="0" w:color="auto"/>
        <w:left w:val="none" w:sz="0" w:space="0" w:color="auto"/>
        <w:bottom w:val="none" w:sz="0" w:space="0" w:color="auto"/>
        <w:right w:val="none" w:sz="0" w:space="0" w:color="auto"/>
      </w:divBdr>
    </w:div>
    <w:div w:id="720523745">
      <w:marLeft w:val="640"/>
      <w:marRight w:val="0"/>
      <w:marTop w:val="0"/>
      <w:marBottom w:val="0"/>
      <w:divBdr>
        <w:top w:val="none" w:sz="0" w:space="0" w:color="auto"/>
        <w:left w:val="none" w:sz="0" w:space="0" w:color="auto"/>
        <w:bottom w:val="none" w:sz="0" w:space="0" w:color="auto"/>
        <w:right w:val="none" w:sz="0" w:space="0" w:color="auto"/>
      </w:divBdr>
    </w:div>
    <w:div w:id="720592795">
      <w:marLeft w:val="640"/>
      <w:marRight w:val="0"/>
      <w:marTop w:val="0"/>
      <w:marBottom w:val="0"/>
      <w:divBdr>
        <w:top w:val="none" w:sz="0" w:space="0" w:color="auto"/>
        <w:left w:val="none" w:sz="0" w:space="0" w:color="auto"/>
        <w:bottom w:val="none" w:sz="0" w:space="0" w:color="auto"/>
        <w:right w:val="none" w:sz="0" w:space="0" w:color="auto"/>
      </w:divBdr>
    </w:div>
    <w:div w:id="720597305">
      <w:marLeft w:val="640"/>
      <w:marRight w:val="0"/>
      <w:marTop w:val="0"/>
      <w:marBottom w:val="0"/>
      <w:divBdr>
        <w:top w:val="none" w:sz="0" w:space="0" w:color="auto"/>
        <w:left w:val="none" w:sz="0" w:space="0" w:color="auto"/>
        <w:bottom w:val="none" w:sz="0" w:space="0" w:color="auto"/>
        <w:right w:val="none" w:sz="0" w:space="0" w:color="auto"/>
      </w:divBdr>
    </w:div>
    <w:div w:id="720714464">
      <w:marLeft w:val="640"/>
      <w:marRight w:val="0"/>
      <w:marTop w:val="0"/>
      <w:marBottom w:val="0"/>
      <w:divBdr>
        <w:top w:val="none" w:sz="0" w:space="0" w:color="auto"/>
        <w:left w:val="none" w:sz="0" w:space="0" w:color="auto"/>
        <w:bottom w:val="none" w:sz="0" w:space="0" w:color="auto"/>
        <w:right w:val="none" w:sz="0" w:space="0" w:color="auto"/>
      </w:divBdr>
    </w:div>
    <w:div w:id="720787796">
      <w:marLeft w:val="640"/>
      <w:marRight w:val="0"/>
      <w:marTop w:val="0"/>
      <w:marBottom w:val="0"/>
      <w:divBdr>
        <w:top w:val="none" w:sz="0" w:space="0" w:color="auto"/>
        <w:left w:val="none" w:sz="0" w:space="0" w:color="auto"/>
        <w:bottom w:val="none" w:sz="0" w:space="0" w:color="auto"/>
        <w:right w:val="none" w:sz="0" w:space="0" w:color="auto"/>
      </w:divBdr>
    </w:div>
    <w:div w:id="720792311">
      <w:marLeft w:val="480"/>
      <w:marRight w:val="0"/>
      <w:marTop w:val="0"/>
      <w:marBottom w:val="0"/>
      <w:divBdr>
        <w:top w:val="none" w:sz="0" w:space="0" w:color="auto"/>
        <w:left w:val="none" w:sz="0" w:space="0" w:color="auto"/>
        <w:bottom w:val="none" w:sz="0" w:space="0" w:color="auto"/>
        <w:right w:val="none" w:sz="0" w:space="0" w:color="auto"/>
      </w:divBdr>
    </w:div>
    <w:div w:id="720835132">
      <w:marLeft w:val="640"/>
      <w:marRight w:val="0"/>
      <w:marTop w:val="0"/>
      <w:marBottom w:val="0"/>
      <w:divBdr>
        <w:top w:val="none" w:sz="0" w:space="0" w:color="auto"/>
        <w:left w:val="none" w:sz="0" w:space="0" w:color="auto"/>
        <w:bottom w:val="none" w:sz="0" w:space="0" w:color="auto"/>
        <w:right w:val="none" w:sz="0" w:space="0" w:color="auto"/>
      </w:divBdr>
    </w:div>
    <w:div w:id="720862466">
      <w:marLeft w:val="640"/>
      <w:marRight w:val="0"/>
      <w:marTop w:val="0"/>
      <w:marBottom w:val="0"/>
      <w:divBdr>
        <w:top w:val="none" w:sz="0" w:space="0" w:color="auto"/>
        <w:left w:val="none" w:sz="0" w:space="0" w:color="auto"/>
        <w:bottom w:val="none" w:sz="0" w:space="0" w:color="auto"/>
        <w:right w:val="none" w:sz="0" w:space="0" w:color="auto"/>
      </w:divBdr>
    </w:div>
    <w:div w:id="720982804">
      <w:marLeft w:val="640"/>
      <w:marRight w:val="0"/>
      <w:marTop w:val="0"/>
      <w:marBottom w:val="0"/>
      <w:divBdr>
        <w:top w:val="none" w:sz="0" w:space="0" w:color="auto"/>
        <w:left w:val="none" w:sz="0" w:space="0" w:color="auto"/>
        <w:bottom w:val="none" w:sz="0" w:space="0" w:color="auto"/>
        <w:right w:val="none" w:sz="0" w:space="0" w:color="auto"/>
      </w:divBdr>
    </w:div>
    <w:div w:id="721059729">
      <w:marLeft w:val="640"/>
      <w:marRight w:val="0"/>
      <w:marTop w:val="0"/>
      <w:marBottom w:val="0"/>
      <w:divBdr>
        <w:top w:val="none" w:sz="0" w:space="0" w:color="auto"/>
        <w:left w:val="none" w:sz="0" w:space="0" w:color="auto"/>
        <w:bottom w:val="none" w:sz="0" w:space="0" w:color="auto"/>
        <w:right w:val="none" w:sz="0" w:space="0" w:color="auto"/>
      </w:divBdr>
    </w:div>
    <w:div w:id="721059753">
      <w:marLeft w:val="640"/>
      <w:marRight w:val="0"/>
      <w:marTop w:val="0"/>
      <w:marBottom w:val="0"/>
      <w:divBdr>
        <w:top w:val="none" w:sz="0" w:space="0" w:color="auto"/>
        <w:left w:val="none" w:sz="0" w:space="0" w:color="auto"/>
        <w:bottom w:val="none" w:sz="0" w:space="0" w:color="auto"/>
        <w:right w:val="none" w:sz="0" w:space="0" w:color="auto"/>
      </w:divBdr>
    </w:div>
    <w:div w:id="721099416">
      <w:marLeft w:val="640"/>
      <w:marRight w:val="0"/>
      <w:marTop w:val="0"/>
      <w:marBottom w:val="0"/>
      <w:divBdr>
        <w:top w:val="none" w:sz="0" w:space="0" w:color="auto"/>
        <w:left w:val="none" w:sz="0" w:space="0" w:color="auto"/>
        <w:bottom w:val="none" w:sz="0" w:space="0" w:color="auto"/>
        <w:right w:val="none" w:sz="0" w:space="0" w:color="auto"/>
      </w:divBdr>
    </w:div>
    <w:div w:id="721103225">
      <w:marLeft w:val="640"/>
      <w:marRight w:val="0"/>
      <w:marTop w:val="0"/>
      <w:marBottom w:val="0"/>
      <w:divBdr>
        <w:top w:val="none" w:sz="0" w:space="0" w:color="auto"/>
        <w:left w:val="none" w:sz="0" w:space="0" w:color="auto"/>
        <w:bottom w:val="none" w:sz="0" w:space="0" w:color="auto"/>
        <w:right w:val="none" w:sz="0" w:space="0" w:color="auto"/>
      </w:divBdr>
    </w:div>
    <w:div w:id="721103689">
      <w:marLeft w:val="640"/>
      <w:marRight w:val="0"/>
      <w:marTop w:val="0"/>
      <w:marBottom w:val="0"/>
      <w:divBdr>
        <w:top w:val="none" w:sz="0" w:space="0" w:color="auto"/>
        <w:left w:val="none" w:sz="0" w:space="0" w:color="auto"/>
        <w:bottom w:val="none" w:sz="0" w:space="0" w:color="auto"/>
        <w:right w:val="none" w:sz="0" w:space="0" w:color="auto"/>
      </w:divBdr>
    </w:div>
    <w:div w:id="721174809">
      <w:marLeft w:val="640"/>
      <w:marRight w:val="0"/>
      <w:marTop w:val="0"/>
      <w:marBottom w:val="0"/>
      <w:divBdr>
        <w:top w:val="none" w:sz="0" w:space="0" w:color="auto"/>
        <w:left w:val="none" w:sz="0" w:space="0" w:color="auto"/>
        <w:bottom w:val="none" w:sz="0" w:space="0" w:color="auto"/>
        <w:right w:val="none" w:sz="0" w:space="0" w:color="auto"/>
      </w:divBdr>
    </w:div>
    <w:div w:id="721175913">
      <w:marLeft w:val="640"/>
      <w:marRight w:val="0"/>
      <w:marTop w:val="0"/>
      <w:marBottom w:val="0"/>
      <w:divBdr>
        <w:top w:val="none" w:sz="0" w:space="0" w:color="auto"/>
        <w:left w:val="none" w:sz="0" w:space="0" w:color="auto"/>
        <w:bottom w:val="none" w:sz="0" w:space="0" w:color="auto"/>
        <w:right w:val="none" w:sz="0" w:space="0" w:color="auto"/>
      </w:divBdr>
    </w:div>
    <w:div w:id="721253273">
      <w:marLeft w:val="640"/>
      <w:marRight w:val="0"/>
      <w:marTop w:val="0"/>
      <w:marBottom w:val="0"/>
      <w:divBdr>
        <w:top w:val="none" w:sz="0" w:space="0" w:color="auto"/>
        <w:left w:val="none" w:sz="0" w:space="0" w:color="auto"/>
        <w:bottom w:val="none" w:sz="0" w:space="0" w:color="auto"/>
        <w:right w:val="none" w:sz="0" w:space="0" w:color="auto"/>
      </w:divBdr>
    </w:div>
    <w:div w:id="721294586">
      <w:marLeft w:val="640"/>
      <w:marRight w:val="0"/>
      <w:marTop w:val="0"/>
      <w:marBottom w:val="0"/>
      <w:divBdr>
        <w:top w:val="none" w:sz="0" w:space="0" w:color="auto"/>
        <w:left w:val="none" w:sz="0" w:space="0" w:color="auto"/>
        <w:bottom w:val="none" w:sz="0" w:space="0" w:color="auto"/>
        <w:right w:val="none" w:sz="0" w:space="0" w:color="auto"/>
      </w:divBdr>
    </w:div>
    <w:div w:id="721372730">
      <w:marLeft w:val="640"/>
      <w:marRight w:val="0"/>
      <w:marTop w:val="0"/>
      <w:marBottom w:val="0"/>
      <w:divBdr>
        <w:top w:val="none" w:sz="0" w:space="0" w:color="auto"/>
        <w:left w:val="none" w:sz="0" w:space="0" w:color="auto"/>
        <w:bottom w:val="none" w:sz="0" w:space="0" w:color="auto"/>
        <w:right w:val="none" w:sz="0" w:space="0" w:color="auto"/>
      </w:divBdr>
    </w:div>
    <w:div w:id="721442700">
      <w:marLeft w:val="640"/>
      <w:marRight w:val="0"/>
      <w:marTop w:val="0"/>
      <w:marBottom w:val="0"/>
      <w:divBdr>
        <w:top w:val="none" w:sz="0" w:space="0" w:color="auto"/>
        <w:left w:val="none" w:sz="0" w:space="0" w:color="auto"/>
        <w:bottom w:val="none" w:sz="0" w:space="0" w:color="auto"/>
        <w:right w:val="none" w:sz="0" w:space="0" w:color="auto"/>
      </w:divBdr>
    </w:div>
    <w:div w:id="721516174">
      <w:marLeft w:val="640"/>
      <w:marRight w:val="0"/>
      <w:marTop w:val="0"/>
      <w:marBottom w:val="0"/>
      <w:divBdr>
        <w:top w:val="none" w:sz="0" w:space="0" w:color="auto"/>
        <w:left w:val="none" w:sz="0" w:space="0" w:color="auto"/>
        <w:bottom w:val="none" w:sz="0" w:space="0" w:color="auto"/>
        <w:right w:val="none" w:sz="0" w:space="0" w:color="auto"/>
      </w:divBdr>
    </w:div>
    <w:div w:id="721561279">
      <w:marLeft w:val="640"/>
      <w:marRight w:val="0"/>
      <w:marTop w:val="0"/>
      <w:marBottom w:val="0"/>
      <w:divBdr>
        <w:top w:val="none" w:sz="0" w:space="0" w:color="auto"/>
        <w:left w:val="none" w:sz="0" w:space="0" w:color="auto"/>
        <w:bottom w:val="none" w:sz="0" w:space="0" w:color="auto"/>
        <w:right w:val="none" w:sz="0" w:space="0" w:color="auto"/>
      </w:divBdr>
    </w:div>
    <w:div w:id="721632576">
      <w:marLeft w:val="640"/>
      <w:marRight w:val="0"/>
      <w:marTop w:val="0"/>
      <w:marBottom w:val="0"/>
      <w:divBdr>
        <w:top w:val="none" w:sz="0" w:space="0" w:color="auto"/>
        <w:left w:val="none" w:sz="0" w:space="0" w:color="auto"/>
        <w:bottom w:val="none" w:sz="0" w:space="0" w:color="auto"/>
        <w:right w:val="none" w:sz="0" w:space="0" w:color="auto"/>
      </w:divBdr>
    </w:div>
    <w:div w:id="721714205">
      <w:marLeft w:val="640"/>
      <w:marRight w:val="0"/>
      <w:marTop w:val="0"/>
      <w:marBottom w:val="0"/>
      <w:divBdr>
        <w:top w:val="none" w:sz="0" w:space="0" w:color="auto"/>
        <w:left w:val="none" w:sz="0" w:space="0" w:color="auto"/>
        <w:bottom w:val="none" w:sz="0" w:space="0" w:color="auto"/>
        <w:right w:val="none" w:sz="0" w:space="0" w:color="auto"/>
      </w:divBdr>
    </w:div>
    <w:div w:id="721905627">
      <w:marLeft w:val="640"/>
      <w:marRight w:val="0"/>
      <w:marTop w:val="0"/>
      <w:marBottom w:val="0"/>
      <w:divBdr>
        <w:top w:val="none" w:sz="0" w:space="0" w:color="auto"/>
        <w:left w:val="none" w:sz="0" w:space="0" w:color="auto"/>
        <w:bottom w:val="none" w:sz="0" w:space="0" w:color="auto"/>
        <w:right w:val="none" w:sz="0" w:space="0" w:color="auto"/>
      </w:divBdr>
    </w:div>
    <w:div w:id="721909463">
      <w:marLeft w:val="640"/>
      <w:marRight w:val="0"/>
      <w:marTop w:val="0"/>
      <w:marBottom w:val="0"/>
      <w:divBdr>
        <w:top w:val="none" w:sz="0" w:space="0" w:color="auto"/>
        <w:left w:val="none" w:sz="0" w:space="0" w:color="auto"/>
        <w:bottom w:val="none" w:sz="0" w:space="0" w:color="auto"/>
        <w:right w:val="none" w:sz="0" w:space="0" w:color="auto"/>
      </w:divBdr>
    </w:div>
    <w:div w:id="722025415">
      <w:marLeft w:val="640"/>
      <w:marRight w:val="0"/>
      <w:marTop w:val="0"/>
      <w:marBottom w:val="0"/>
      <w:divBdr>
        <w:top w:val="none" w:sz="0" w:space="0" w:color="auto"/>
        <w:left w:val="none" w:sz="0" w:space="0" w:color="auto"/>
        <w:bottom w:val="none" w:sz="0" w:space="0" w:color="auto"/>
        <w:right w:val="none" w:sz="0" w:space="0" w:color="auto"/>
      </w:divBdr>
    </w:div>
    <w:div w:id="722025669">
      <w:marLeft w:val="640"/>
      <w:marRight w:val="0"/>
      <w:marTop w:val="0"/>
      <w:marBottom w:val="0"/>
      <w:divBdr>
        <w:top w:val="none" w:sz="0" w:space="0" w:color="auto"/>
        <w:left w:val="none" w:sz="0" w:space="0" w:color="auto"/>
        <w:bottom w:val="none" w:sz="0" w:space="0" w:color="auto"/>
        <w:right w:val="none" w:sz="0" w:space="0" w:color="auto"/>
      </w:divBdr>
    </w:div>
    <w:div w:id="722213937">
      <w:marLeft w:val="640"/>
      <w:marRight w:val="0"/>
      <w:marTop w:val="0"/>
      <w:marBottom w:val="0"/>
      <w:divBdr>
        <w:top w:val="none" w:sz="0" w:space="0" w:color="auto"/>
        <w:left w:val="none" w:sz="0" w:space="0" w:color="auto"/>
        <w:bottom w:val="none" w:sz="0" w:space="0" w:color="auto"/>
        <w:right w:val="none" w:sz="0" w:space="0" w:color="auto"/>
      </w:divBdr>
    </w:div>
    <w:div w:id="722292788">
      <w:marLeft w:val="640"/>
      <w:marRight w:val="0"/>
      <w:marTop w:val="0"/>
      <w:marBottom w:val="0"/>
      <w:divBdr>
        <w:top w:val="none" w:sz="0" w:space="0" w:color="auto"/>
        <w:left w:val="none" w:sz="0" w:space="0" w:color="auto"/>
        <w:bottom w:val="none" w:sz="0" w:space="0" w:color="auto"/>
        <w:right w:val="none" w:sz="0" w:space="0" w:color="auto"/>
      </w:divBdr>
    </w:div>
    <w:div w:id="722296640">
      <w:marLeft w:val="640"/>
      <w:marRight w:val="0"/>
      <w:marTop w:val="0"/>
      <w:marBottom w:val="0"/>
      <w:divBdr>
        <w:top w:val="none" w:sz="0" w:space="0" w:color="auto"/>
        <w:left w:val="none" w:sz="0" w:space="0" w:color="auto"/>
        <w:bottom w:val="none" w:sz="0" w:space="0" w:color="auto"/>
        <w:right w:val="none" w:sz="0" w:space="0" w:color="auto"/>
      </w:divBdr>
    </w:div>
    <w:div w:id="722370451">
      <w:marLeft w:val="640"/>
      <w:marRight w:val="0"/>
      <w:marTop w:val="0"/>
      <w:marBottom w:val="0"/>
      <w:divBdr>
        <w:top w:val="none" w:sz="0" w:space="0" w:color="auto"/>
        <w:left w:val="none" w:sz="0" w:space="0" w:color="auto"/>
        <w:bottom w:val="none" w:sz="0" w:space="0" w:color="auto"/>
        <w:right w:val="none" w:sz="0" w:space="0" w:color="auto"/>
      </w:divBdr>
    </w:div>
    <w:div w:id="722408661">
      <w:marLeft w:val="640"/>
      <w:marRight w:val="0"/>
      <w:marTop w:val="0"/>
      <w:marBottom w:val="0"/>
      <w:divBdr>
        <w:top w:val="none" w:sz="0" w:space="0" w:color="auto"/>
        <w:left w:val="none" w:sz="0" w:space="0" w:color="auto"/>
        <w:bottom w:val="none" w:sz="0" w:space="0" w:color="auto"/>
        <w:right w:val="none" w:sz="0" w:space="0" w:color="auto"/>
      </w:divBdr>
    </w:div>
    <w:div w:id="722489594">
      <w:marLeft w:val="640"/>
      <w:marRight w:val="0"/>
      <w:marTop w:val="0"/>
      <w:marBottom w:val="0"/>
      <w:divBdr>
        <w:top w:val="none" w:sz="0" w:space="0" w:color="auto"/>
        <w:left w:val="none" w:sz="0" w:space="0" w:color="auto"/>
        <w:bottom w:val="none" w:sz="0" w:space="0" w:color="auto"/>
        <w:right w:val="none" w:sz="0" w:space="0" w:color="auto"/>
      </w:divBdr>
    </w:div>
    <w:div w:id="722604386">
      <w:marLeft w:val="640"/>
      <w:marRight w:val="0"/>
      <w:marTop w:val="0"/>
      <w:marBottom w:val="0"/>
      <w:divBdr>
        <w:top w:val="none" w:sz="0" w:space="0" w:color="auto"/>
        <w:left w:val="none" w:sz="0" w:space="0" w:color="auto"/>
        <w:bottom w:val="none" w:sz="0" w:space="0" w:color="auto"/>
        <w:right w:val="none" w:sz="0" w:space="0" w:color="auto"/>
      </w:divBdr>
    </w:div>
    <w:div w:id="722673751">
      <w:marLeft w:val="640"/>
      <w:marRight w:val="0"/>
      <w:marTop w:val="0"/>
      <w:marBottom w:val="0"/>
      <w:divBdr>
        <w:top w:val="none" w:sz="0" w:space="0" w:color="auto"/>
        <w:left w:val="none" w:sz="0" w:space="0" w:color="auto"/>
        <w:bottom w:val="none" w:sz="0" w:space="0" w:color="auto"/>
        <w:right w:val="none" w:sz="0" w:space="0" w:color="auto"/>
      </w:divBdr>
    </w:div>
    <w:div w:id="722872511">
      <w:marLeft w:val="640"/>
      <w:marRight w:val="0"/>
      <w:marTop w:val="0"/>
      <w:marBottom w:val="0"/>
      <w:divBdr>
        <w:top w:val="none" w:sz="0" w:space="0" w:color="auto"/>
        <w:left w:val="none" w:sz="0" w:space="0" w:color="auto"/>
        <w:bottom w:val="none" w:sz="0" w:space="0" w:color="auto"/>
        <w:right w:val="none" w:sz="0" w:space="0" w:color="auto"/>
      </w:divBdr>
    </w:div>
    <w:div w:id="722942813">
      <w:marLeft w:val="640"/>
      <w:marRight w:val="0"/>
      <w:marTop w:val="0"/>
      <w:marBottom w:val="0"/>
      <w:divBdr>
        <w:top w:val="none" w:sz="0" w:space="0" w:color="auto"/>
        <w:left w:val="none" w:sz="0" w:space="0" w:color="auto"/>
        <w:bottom w:val="none" w:sz="0" w:space="0" w:color="auto"/>
        <w:right w:val="none" w:sz="0" w:space="0" w:color="auto"/>
      </w:divBdr>
    </w:div>
    <w:div w:id="723019546">
      <w:marLeft w:val="640"/>
      <w:marRight w:val="0"/>
      <w:marTop w:val="0"/>
      <w:marBottom w:val="0"/>
      <w:divBdr>
        <w:top w:val="none" w:sz="0" w:space="0" w:color="auto"/>
        <w:left w:val="none" w:sz="0" w:space="0" w:color="auto"/>
        <w:bottom w:val="none" w:sz="0" w:space="0" w:color="auto"/>
        <w:right w:val="none" w:sz="0" w:space="0" w:color="auto"/>
      </w:divBdr>
    </w:div>
    <w:div w:id="723138523">
      <w:marLeft w:val="640"/>
      <w:marRight w:val="0"/>
      <w:marTop w:val="0"/>
      <w:marBottom w:val="0"/>
      <w:divBdr>
        <w:top w:val="none" w:sz="0" w:space="0" w:color="auto"/>
        <w:left w:val="none" w:sz="0" w:space="0" w:color="auto"/>
        <w:bottom w:val="none" w:sz="0" w:space="0" w:color="auto"/>
        <w:right w:val="none" w:sz="0" w:space="0" w:color="auto"/>
      </w:divBdr>
    </w:div>
    <w:div w:id="723215913">
      <w:marLeft w:val="640"/>
      <w:marRight w:val="0"/>
      <w:marTop w:val="0"/>
      <w:marBottom w:val="0"/>
      <w:divBdr>
        <w:top w:val="none" w:sz="0" w:space="0" w:color="auto"/>
        <w:left w:val="none" w:sz="0" w:space="0" w:color="auto"/>
        <w:bottom w:val="none" w:sz="0" w:space="0" w:color="auto"/>
        <w:right w:val="none" w:sz="0" w:space="0" w:color="auto"/>
      </w:divBdr>
    </w:div>
    <w:div w:id="723257327">
      <w:marLeft w:val="640"/>
      <w:marRight w:val="0"/>
      <w:marTop w:val="0"/>
      <w:marBottom w:val="0"/>
      <w:divBdr>
        <w:top w:val="none" w:sz="0" w:space="0" w:color="auto"/>
        <w:left w:val="none" w:sz="0" w:space="0" w:color="auto"/>
        <w:bottom w:val="none" w:sz="0" w:space="0" w:color="auto"/>
        <w:right w:val="none" w:sz="0" w:space="0" w:color="auto"/>
      </w:divBdr>
    </w:div>
    <w:div w:id="723335147">
      <w:marLeft w:val="640"/>
      <w:marRight w:val="0"/>
      <w:marTop w:val="0"/>
      <w:marBottom w:val="0"/>
      <w:divBdr>
        <w:top w:val="none" w:sz="0" w:space="0" w:color="auto"/>
        <w:left w:val="none" w:sz="0" w:space="0" w:color="auto"/>
        <w:bottom w:val="none" w:sz="0" w:space="0" w:color="auto"/>
        <w:right w:val="none" w:sz="0" w:space="0" w:color="auto"/>
      </w:divBdr>
    </w:div>
    <w:div w:id="723411644">
      <w:marLeft w:val="640"/>
      <w:marRight w:val="0"/>
      <w:marTop w:val="0"/>
      <w:marBottom w:val="0"/>
      <w:divBdr>
        <w:top w:val="none" w:sz="0" w:space="0" w:color="auto"/>
        <w:left w:val="none" w:sz="0" w:space="0" w:color="auto"/>
        <w:bottom w:val="none" w:sz="0" w:space="0" w:color="auto"/>
        <w:right w:val="none" w:sz="0" w:space="0" w:color="auto"/>
      </w:divBdr>
    </w:div>
    <w:div w:id="723412394">
      <w:marLeft w:val="640"/>
      <w:marRight w:val="0"/>
      <w:marTop w:val="0"/>
      <w:marBottom w:val="0"/>
      <w:divBdr>
        <w:top w:val="none" w:sz="0" w:space="0" w:color="auto"/>
        <w:left w:val="none" w:sz="0" w:space="0" w:color="auto"/>
        <w:bottom w:val="none" w:sz="0" w:space="0" w:color="auto"/>
        <w:right w:val="none" w:sz="0" w:space="0" w:color="auto"/>
      </w:divBdr>
    </w:div>
    <w:div w:id="723649893">
      <w:marLeft w:val="640"/>
      <w:marRight w:val="0"/>
      <w:marTop w:val="0"/>
      <w:marBottom w:val="0"/>
      <w:divBdr>
        <w:top w:val="none" w:sz="0" w:space="0" w:color="auto"/>
        <w:left w:val="none" w:sz="0" w:space="0" w:color="auto"/>
        <w:bottom w:val="none" w:sz="0" w:space="0" w:color="auto"/>
        <w:right w:val="none" w:sz="0" w:space="0" w:color="auto"/>
      </w:divBdr>
    </w:div>
    <w:div w:id="723675720">
      <w:marLeft w:val="640"/>
      <w:marRight w:val="0"/>
      <w:marTop w:val="0"/>
      <w:marBottom w:val="0"/>
      <w:divBdr>
        <w:top w:val="none" w:sz="0" w:space="0" w:color="auto"/>
        <w:left w:val="none" w:sz="0" w:space="0" w:color="auto"/>
        <w:bottom w:val="none" w:sz="0" w:space="0" w:color="auto"/>
        <w:right w:val="none" w:sz="0" w:space="0" w:color="auto"/>
      </w:divBdr>
    </w:div>
    <w:div w:id="723716893">
      <w:marLeft w:val="640"/>
      <w:marRight w:val="0"/>
      <w:marTop w:val="0"/>
      <w:marBottom w:val="0"/>
      <w:divBdr>
        <w:top w:val="none" w:sz="0" w:space="0" w:color="auto"/>
        <w:left w:val="none" w:sz="0" w:space="0" w:color="auto"/>
        <w:bottom w:val="none" w:sz="0" w:space="0" w:color="auto"/>
        <w:right w:val="none" w:sz="0" w:space="0" w:color="auto"/>
      </w:divBdr>
    </w:div>
    <w:div w:id="723724449">
      <w:marLeft w:val="640"/>
      <w:marRight w:val="0"/>
      <w:marTop w:val="0"/>
      <w:marBottom w:val="0"/>
      <w:divBdr>
        <w:top w:val="none" w:sz="0" w:space="0" w:color="auto"/>
        <w:left w:val="none" w:sz="0" w:space="0" w:color="auto"/>
        <w:bottom w:val="none" w:sz="0" w:space="0" w:color="auto"/>
        <w:right w:val="none" w:sz="0" w:space="0" w:color="auto"/>
      </w:divBdr>
    </w:div>
    <w:div w:id="723798181">
      <w:marLeft w:val="640"/>
      <w:marRight w:val="0"/>
      <w:marTop w:val="0"/>
      <w:marBottom w:val="0"/>
      <w:divBdr>
        <w:top w:val="none" w:sz="0" w:space="0" w:color="auto"/>
        <w:left w:val="none" w:sz="0" w:space="0" w:color="auto"/>
        <w:bottom w:val="none" w:sz="0" w:space="0" w:color="auto"/>
        <w:right w:val="none" w:sz="0" w:space="0" w:color="auto"/>
      </w:divBdr>
    </w:div>
    <w:div w:id="723873225">
      <w:marLeft w:val="640"/>
      <w:marRight w:val="0"/>
      <w:marTop w:val="0"/>
      <w:marBottom w:val="0"/>
      <w:divBdr>
        <w:top w:val="none" w:sz="0" w:space="0" w:color="auto"/>
        <w:left w:val="none" w:sz="0" w:space="0" w:color="auto"/>
        <w:bottom w:val="none" w:sz="0" w:space="0" w:color="auto"/>
        <w:right w:val="none" w:sz="0" w:space="0" w:color="auto"/>
      </w:divBdr>
    </w:div>
    <w:div w:id="723917406">
      <w:marLeft w:val="640"/>
      <w:marRight w:val="0"/>
      <w:marTop w:val="0"/>
      <w:marBottom w:val="0"/>
      <w:divBdr>
        <w:top w:val="none" w:sz="0" w:space="0" w:color="auto"/>
        <w:left w:val="none" w:sz="0" w:space="0" w:color="auto"/>
        <w:bottom w:val="none" w:sz="0" w:space="0" w:color="auto"/>
        <w:right w:val="none" w:sz="0" w:space="0" w:color="auto"/>
      </w:divBdr>
    </w:div>
    <w:div w:id="724328521">
      <w:marLeft w:val="640"/>
      <w:marRight w:val="0"/>
      <w:marTop w:val="0"/>
      <w:marBottom w:val="0"/>
      <w:divBdr>
        <w:top w:val="none" w:sz="0" w:space="0" w:color="auto"/>
        <w:left w:val="none" w:sz="0" w:space="0" w:color="auto"/>
        <w:bottom w:val="none" w:sz="0" w:space="0" w:color="auto"/>
        <w:right w:val="none" w:sz="0" w:space="0" w:color="auto"/>
      </w:divBdr>
    </w:div>
    <w:div w:id="724330521">
      <w:marLeft w:val="640"/>
      <w:marRight w:val="0"/>
      <w:marTop w:val="0"/>
      <w:marBottom w:val="0"/>
      <w:divBdr>
        <w:top w:val="none" w:sz="0" w:space="0" w:color="auto"/>
        <w:left w:val="none" w:sz="0" w:space="0" w:color="auto"/>
        <w:bottom w:val="none" w:sz="0" w:space="0" w:color="auto"/>
        <w:right w:val="none" w:sz="0" w:space="0" w:color="auto"/>
      </w:divBdr>
    </w:div>
    <w:div w:id="724376449">
      <w:marLeft w:val="640"/>
      <w:marRight w:val="0"/>
      <w:marTop w:val="0"/>
      <w:marBottom w:val="0"/>
      <w:divBdr>
        <w:top w:val="none" w:sz="0" w:space="0" w:color="auto"/>
        <w:left w:val="none" w:sz="0" w:space="0" w:color="auto"/>
        <w:bottom w:val="none" w:sz="0" w:space="0" w:color="auto"/>
        <w:right w:val="none" w:sz="0" w:space="0" w:color="auto"/>
      </w:divBdr>
    </w:div>
    <w:div w:id="724450561">
      <w:marLeft w:val="640"/>
      <w:marRight w:val="0"/>
      <w:marTop w:val="0"/>
      <w:marBottom w:val="0"/>
      <w:divBdr>
        <w:top w:val="none" w:sz="0" w:space="0" w:color="auto"/>
        <w:left w:val="none" w:sz="0" w:space="0" w:color="auto"/>
        <w:bottom w:val="none" w:sz="0" w:space="0" w:color="auto"/>
        <w:right w:val="none" w:sz="0" w:space="0" w:color="auto"/>
      </w:divBdr>
    </w:div>
    <w:div w:id="724525804">
      <w:marLeft w:val="640"/>
      <w:marRight w:val="0"/>
      <w:marTop w:val="0"/>
      <w:marBottom w:val="0"/>
      <w:divBdr>
        <w:top w:val="none" w:sz="0" w:space="0" w:color="auto"/>
        <w:left w:val="none" w:sz="0" w:space="0" w:color="auto"/>
        <w:bottom w:val="none" w:sz="0" w:space="0" w:color="auto"/>
        <w:right w:val="none" w:sz="0" w:space="0" w:color="auto"/>
      </w:divBdr>
    </w:div>
    <w:div w:id="724598443">
      <w:marLeft w:val="640"/>
      <w:marRight w:val="0"/>
      <w:marTop w:val="0"/>
      <w:marBottom w:val="0"/>
      <w:divBdr>
        <w:top w:val="none" w:sz="0" w:space="0" w:color="auto"/>
        <w:left w:val="none" w:sz="0" w:space="0" w:color="auto"/>
        <w:bottom w:val="none" w:sz="0" w:space="0" w:color="auto"/>
        <w:right w:val="none" w:sz="0" w:space="0" w:color="auto"/>
      </w:divBdr>
    </w:div>
    <w:div w:id="724716767">
      <w:marLeft w:val="640"/>
      <w:marRight w:val="0"/>
      <w:marTop w:val="0"/>
      <w:marBottom w:val="0"/>
      <w:divBdr>
        <w:top w:val="none" w:sz="0" w:space="0" w:color="auto"/>
        <w:left w:val="none" w:sz="0" w:space="0" w:color="auto"/>
        <w:bottom w:val="none" w:sz="0" w:space="0" w:color="auto"/>
        <w:right w:val="none" w:sz="0" w:space="0" w:color="auto"/>
      </w:divBdr>
    </w:div>
    <w:div w:id="724719127">
      <w:marLeft w:val="640"/>
      <w:marRight w:val="0"/>
      <w:marTop w:val="0"/>
      <w:marBottom w:val="0"/>
      <w:divBdr>
        <w:top w:val="none" w:sz="0" w:space="0" w:color="auto"/>
        <w:left w:val="none" w:sz="0" w:space="0" w:color="auto"/>
        <w:bottom w:val="none" w:sz="0" w:space="0" w:color="auto"/>
        <w:right w:val="none" w:sz="0" w:space="0" w:color="auto"/>
      </w:divBdr>
    </w:div>
    <w:div w:id="724722020">
      <w:marLeft w:val="640"/>
      <w:marRight w:val="0"/>
      <w:marTop w:val="0"/>
      <w:marBottom w:val="0"/>
      <w:divBdr>
        <w:top w:val="none" w:sz="0" w:space="0" w:color="auto"/>
        <w:left w:val="none" w:sz="0" w:space="0" w:color="auto"/>
        <w:bottom w:val="none" w:sz="0" w:space="0" w:color="auto"/>
        <w:right w:val="none" w:sz="0" w:space="0" w:color="auto"/>
      </w:divBdr>
    </w:div>
    <w:div w:id="725226557">
      <w:marLeft w:val="640"/>
      <w:marRight w:val="0"/>
      <w:marTop w:val="0"/>
      <w:marBottom w:val="0"/>
      <w:divBdr>
        <w:top w:val="none" w:sz="0" w:space="0" w:color="auto"/>
        <w:left w:val="none" w:sz="0" w:space="0" w:color="auto"/>
        <w:bottom w:val="none" w:sz="0" w:space="0" w:color="auto"/>
        <w:right w:val="none" w:sz="0" w:space="0" w:color="auto"/>
      </w:divBdr>
    </w:div>
    <w:div w:id="725299543">
      <w:marLeft w:val="640"/>
      <w:marRight w:val="0"/>
      <w:marTop w:val="0"/>
      <w:marBottom w:val="0"/>
      <w:divBdr>
        <w:top w:val="none" w:sz="0" w:space="0" w:color="auto"/>
        <w:left w:val="none" w:sz="0" w:space="0" w:color="auto"/>
        <w:bottom w:val="none" w:sz="0" w:space="0" w:color="auto"/>
        <w:right w:val="none" w:sz="0" w:space="0" w:color="auto"/>
      </w:divBdr>
    </w:div>
    <w:div w:id="725299952">
      <w:marLeft w:val="640"/>
      <w:marRight w:val="0"/>
      <w:marTop w:val="0"/>
      <w:marBottom w:val="0"/>
      <w:divBdr>
        <w:top w:val="none" w:sz="0" w:space="0" w:color="auto"/>
        <w:left w:val="none" w:sz="0" w:space="0" w:color="auto"/>
        <w:bottom w:val="none" w:sz="0" w:space="0" w:color="auto"/>
        <w:right w:val="none" w:sz="0" w:space="0" w:color="auto"/>
      </w:divBdr>
    </w:div>
    <w:div w:id="725302189">
      <w:marLeft w:val="640"/>
      <w:marRight w:val="0"/>
      <w:marTop w:val="0"/>
      <w:marBottom w:val="0"/>
      <w:divBdr>
        <w:top w:val="none" w:sz="0" w:space="0" w:color="auto"/>
        <w:left w:val="none" w:sz="0" w:space="0" w:color="auto"/>
        <w:bottom w:val="none" w:sz="0" w:space="0" w:color="auto"/>
        <w:right w:val="none" w:sz="0" w:space="0" w:color="auto"/>
      </w:divBdr>
    </w:div>
    <w:div w:id="725371863">
      <w:marLeft w:val="640"/>
      <w:marRight w:val="0"/>
      <w:marTop w:val="0"/>
      <w:marBottom w:val="0"/>
      <w:divBdr>
        <w:top w:val="none" w:sz="0" w:space="0" w:color="auto"/>
        <w:left w:val="none" w:sz="0" w:space="0" w:color="auto"/>
        <w:bottom w:val="none" w:sz="0" w:space="0" w:color="auto"/>
        <w:right w:val="none" w:sz="0" w:space="0" w:color="auto"/>
      </w:divBdr>
    </w:div>
    <w:div w:id="725375784">
      <w:marLeft w:val="640"/>
      <w:marRight w:val="0"/>
      <w:marTop w:val="0"/>
      <w:marBottom w:val="0"/>
      <w:divBdr>
        <w:top w:val="none" w:sz="0" w:space="0" w:color="auto"/>
        <w:left w:val="none" w:sz="0" w:space="0" w:color="auto"/>
        <w:bottom w:val="none" w:sz="0" w:space="0" w:color="auto"/>
        <w:right w:val="none" w:sz="0" w:space="0" w:color="auto"/>
      </w:divBdr>
    </w:div>
    <w:div w:id="725376922">
      <w:marLeft w:val="640"/>
      <w:marRight w:val="0"/>
      <w:marTop w:val="0"/>
      <w:marBottom w:val="0"/>
      <w:divBdr>
        <w:top w:val="none" w:sz="0" w:space="0" w:color="auto"/>
        <w:left w:val="none" w:sz="0" w:space="0" w:color="auto"/>
        <w:bottom w:val="none" w:sz="0" w:space="0" w:color="auto"/>
        <w:right w:val="none" w:sz="0" w:space="0" w:color="auto"/>
      </w:divBdr>
    </w:div>
    <w:div w:id="725564084">
      <w:marLeft w:val="640"/>
      <w:marRight w:val="0"/>
      <w:marTop w:val="0"/>
      <w:marBottom w:val="0"/>
      <w:divBdr>
        <w:top w:val="none" w:sz="0" w:space="0" w:color="auto"/>
        <w:left w:val="none" w:sz="0" w:space="0" w:color="auto"/>
        <w:bottom w:val="none" w:sz="0" w:space="0" w:color="auto"/>
        <w:right w:val="none" w:sz="0" w:space="0" w:color="auto"/>
      </w:divBdr>
    </w:div>
    <w:div w:id="725685042">
      <w:marLeft w:val="640"/>
      <w:marRight w:val="0"/>
      <w:marTop w:val="0"/>
      <w:marBottom w:val="0"/>
      <w:divBdr>
        <w:top w:val="none" w:sz="0" w:space="0" w:color="auto"/>
        <w:left w:val="none" w:sz="0" w:space="0" w:color="auto"/>
        <w:bottom w:val="none" w:sz="0" w:space="0" w:color="auto"/>
        <w:right w:val="none" w:sz="0" w:space="0" w:color="auto"/>
      </w:divBdr>
    </w:div>
    <w:div w:id="725759825">
      <w:marLeft w:val="640"/>
      <w:marRight w:val="0"/>
      <w:marTop w:val="0"/>
      <w:marBottom w:val="0"/>
      <w:divBdr>
        <w:top w:val="none" w:sz="0" w:space="0" w:color="auto"/>
        <w:left w:val="none" w:sz="0" w:space="0" w:color="auto"/>
        <w:bottom w:val="none" w:sz="0" w:space="0" w:color="auto"/>
        <w:right w:val="none" w:sz="0" w:space="0" w:color="auto"/>
      </w:divBdr>
    </w:div>
    <w:div w:id="725832328">
      <w:marLeft w:val="640"/>
      <w:marRight w:val="0"/>
      <w:marTop w:val="0"/>
      <w:marBottom w:val="0"/>
      <w:divBdr>
        <w:top w:val="none" w:sz="0" w:space="0" w:color="auto"/>
        <w:left w:val="none" w:sz="0" w:space="0" w:color="auto"/>
        <w:bottom w:val="none" w:sz="0" w:space="0" w:color="auto"/>
        <w:right w:val="none" w:sz="0" w:space="0" w:color="auto"/>
      </w:divBdr>
    </w:div>
    <w:div w:id="725833313">
      <w:marLeft w:val="640"/>
      <w:marRight w:val="0"/>
      <w:marTop w:val="0"/>
      <w:marBottom w:val="0"/>
      <w:divBdr>
        <w:top w:val="none" w:sz="0" w:space="0" w:color="auto"/>
        <w:left w:val="none" w:sz="0" w:space="0" w:color="auto"/>
        <w:bottom w:val="none" w:sz="0" w:space="0" w:color="auto"/>
        <w:right w:val="none" w:sz="0" w:space="0" w:color="auto"/>
      </w:divBdr>
    </w:div>
    <w:div w:id="725834781">
      <w:marLeft w:val="640"/>
      <w:marRight w:val="0"/>
      <w:marTop w:val="0"/>
      <w:marBottom w:val="0"/>
      <w:divBdr>
        <w:top w:val="none" w:sz="0" w:space="0" w:color="auto"/>
        <w:left w:val="none" w:sz="0" w:space="0" w:color="auto"/>
        <w:bottom w:val="none" w:sz="0" w:space="0" w:color="auto"/>
        <w:right w:val="none" w:sz="0" w:space="0" w:color="auto"/>
      </w:divBdr>
    </w:div>
    <w:div w:id="725835389">
      <w:marLeft w:val="640"/>
      <w:marRight w:val="0"/>
      <w:marTop w:val="0"/>
      <w:marBottom w:val="0"/>
      <w:divBdr>
        <w:top w:val="none" w:sz="0" w:space="0" w:color="auto"/>
        <w:left w:val="none" w:sz="0" w:space="0" w:color="auto"/>
        <w:bottom w:val="none" w:sz="0" w:space="0" w:color="auto"/>
        <w:right w:val="none" w:sz="0" w:space="0" w:color="auto"/>
      </w:divBdr>
    </w:div>
    <w:div w:id="725838143">
      <w:marLeft w:val="480"/>
      <w:marRight w:val="0"/>
      <w:marTop w:val="0"/>
      <w:marBottom w:val="0"/>
      <w:divBdr>
        <w:top w:val="none" w:sz="0" w:space="0" w:color="auto"/>
        <w:left w:val="none" w:sz="0" w:space="0" w:color="auto"/>
        <w:bottom w:val="none" w:sz="0" w:space="0" w:color="auto"/>
        <w:right w:val="none" w:sz="0" w:space="0" w:color="auto"/>
      </w:divBdr>
    </w:div>
    <w:div w:id="725951527">
      <w:marLeft w:val="640"/>
      <w:marRight w:val="0"/>
      <w:marTop w:val="0"/>
      <w:marBottom w:val="0"/>
      <w:divBdr>
        <w:top w:val="none" w:sz="0" w:space="0" w:color="auto"/>
        <w:left w:val="none" w:sz="0" w:space="0" w:color="auto"/>
        <w:bottom w:val="none" w:sz="0" w:space="0" w:color="auto"/>
        <w:right w:val="none" w:sz="0" w:space="0" w:color="auto"/>
      </w:divBdr>
    </w:div>
    <w:div w:id="726033346">
      <w:marLeft w:val="640"/>
      <w:marRight w:val="0"/>
      <w:marTop w:val="0"/>
      <w:marBottom w:val="0"/>
      <w:divBdr>
        <w:top w:val="none" w:sz="0" w:space="0" w:color="auto"/>
        <w:left w:val="none" w:sz="0" w:space="0" w:color="auto"/>
        <w:bottom w:val="none" w:sz="0" w:space="0" w:color="auto"/>
        <w:right w:val="none" w:sz="0" w:space="0" w:color="auto"/>
      </w:divBdr>
    </w:div>
    <w:div w:id="726076571">
      <w:marLeft w:val="640"/>
      <w:marRight w:val="0"/>
      <w:marTop w:val="0"/>
      <w:marBottom w:val="0"/>
      <w:divBdr>
        <w:top w:val="none" w:sz="0" w:space="0" w:color="auto"/>
        <w:left w:val="none" w:sz="0" w:space="0" w:color="auto"/>
        <w:bottom w:val="none" w:sz="0" w:space="0" w:color="auto"/>
        <w:right w:val="none" w:sz="0" w:space="0" w:color="auto"/>
      </w:divBdr>
    </w:div>
    <w:div w:id="726150492">
      <w:marLeft w:val="640"/>
      <w:marRight w:val="0"/>
      <w:marTop w:val="0"/>
      <w:marBottom w:val="0"/>
      <w:divBdr>
        <w:top w:val="none" w:sz="0" w:space="0" w:color="auto"/>
        <w:left w:val="none" w:sz="0" w:space="0" w:color="auto"/>
        <w:bottom w:val="none" w:sz="0" w:space="0" w:color="auto"/>
        <w:right w:val="none" w:sz="0" w:space="0" w:color="auto"/>
      </w:divBdr>
    </w:div>
    <w:div w:id="726221390">
      <w:marLeft w:val="640"/>
      <w:marRight w:val="0"/>
      <w:marTop w:val="0"/>
      <w:marBottom w:val="0"/>
      <w:divBdr>
        <w:top w:val="none" w:sz="0" w:space="0" w:color="auto"/>
        <w:left w:val="none" w:sz="0" w:space="0" w:color="auto"/>
        <w:bottom w:val="none" w:sz="0" w:space="0" w:color="auto"/>
        <w:right w:val="none" w:sz="0" w:space="0" w:color="auto"/>
      </w:divBdr>
    </w:div>
    <w:div w:id="726297485">
      <w:marLeft w:val="640"/>
      <w:marRight w:val="0"/>
      <w:marTop w:val="0"/>
      <w:marBottom w:val="0"/>
      <w:divBdr>
        <w:top w:val="none" w:sz="0" w:space="0" w:color="auto"/>
        <w:left w:val="none" w:sz="0" w:space="0" w:color="auto"/>
        <w:bottom w:val="none" w:sz="0" w:space="0" w:color="auto"/>
        <w:right w:val="none" w:sz="0" w:space="0" w:color="auto"/>
      </w:divBdr>
    </w:div>
    <w:div w:id="726343525">
      <w:marLeft w:val="640"/>
      <w:marRight w:val="0"/>
      <w:marTop w:val="0"/>
      <w:marBottom w:val="0"/>
      <w:divBdr>
        <w:top w:val="none" w:sz="0" w:space="0" w:color="auto"/>
        <w:left w:val="none" w:sz="0" w:space="0" w:color="auto"/>
        <w:bottom w:val="none" w:sz="0" w:space="0" w:color="auto"/>
        <w:right w:val="none" w:sz="0" w:space="0" w:color="auto"/>
      </w:divBdr>
    </w:div>
    <w:div w:id="726345255">
      <w:marLeft w:val="640"/>
      <w:marRight w:val="0"/>
      <w:marTop w:val="0"/>
      <w:marBottom w:val="0"/>
      <w:divBdr>
        <w:top w:val="none" w:sz="0" w:space="0" w:color="auto"/>
        <w:left w:val="none" w:sz="0" w:space="0" w:color="auto"/>
        <w:bottom w:val="none" w:sz="0" w:space="0" w:color="auto"/>
        <w:right w:val="none" w:sz="0" w:space="0" w:color="auto"/>
      </w:divBdr>
    </w:div>
    <w:div w:id="726419190">
      <w:marLeft w:val="640"/>
      <w:marRight w:val="0"/>
      <w:marTop w:val="0"/>
      <w:marBottom w:val="0"/>
      <w:divBdr>
        <w:top w:val="none" w:sz="0" w:space="0" w:color="auto"/>
        <w:left w:val="none" w:sz="0" w:space="0" w:color="auto"/>
        <w:bottom w:val="none" w:sz="0" w:space="0" w:color="auto"/>
        <w:right w:val="none" w:sz="0" w:space="0" w:color="auto"/>
      </w:divBdr>
    </w:div>
    <w:div w:id="726535863">
      <w:marLeft w:val="640"/>
      <w:marRight w:val="0"/>
      <w:marTop w:val="0"/>
      <w:marBottom w:val="0"/>
      <w:divBdr>
        <w:top w:val="none" w:sz="0" w:space="0" w:color="auto"/>
        <w:left w:val="none" w:sz="0" w:space="0" w:color="auto"/>
        <w:bottom w:val="none" w:sz="0" w:space="0" w:color="auto"/>
        <w:right w:val="none" w:sz="0" w:space="0" w:color="auto"/>
      </w:divBdr>
    </w:div>
    <w:div w:id="726614154">
      <w:marLeft w:val="640"/>
      <w:marRight w:val="0"/>
      <w:marTop w:val="0"/>
      <w:marBottom w:val="0"/>
      <w:divBdr>
        <w:top w:val="none" w:sz="0" w:space="0" w:color="auto"/>
        <w:left w:val="none" w:sz="0" w:space="0" w:color="auto"/>
        <w:bottom w:val="none" w:sz="0" w:space="0" w:color="auto"/>
        <w:right w:val="none" w:sz="0" w:space="0" w:color="auto"/>
      </w:divBdr>
    </w:div>
    <w:div w:id="726687212">
      <w:marLeft w:val="640"/>
      <w:marRight w:val="0"/>
      <w:marTop w:val="0"/>
      <w:marBottom w:val="0"/>
      <w:divBdr>
        <w:top w:val="none" w:sz="0" w:space="0" w:color="auto"/>
        <w:left w:val="none" w:sz="0" w:space="0" w:color="auto"/>
        <w:bottom w:val="none" w:sz="0" w:space="0" w:color="auto"/>
        <w:right w:val="none" w:sz="0" w:space="0" w:color="auto"/>
      </w:divBdr>
    </w:div>
    <w:div w:id="726689351">
      <w:marLeft w:val="640"/>
      <w:marRight w:val="0"/>
      <w:marTop w:val="0"/>
      <w:marBottom w:val="0"/>
      <w:divBdr>
        <w:top w:val="none" w:sz="0" w:space="0" w:color="auto"/>
        <w:left w:val="none" w:sz="0" w:space="0" w:color="auto"/>
        <w:bottom w:val="none" w:sz="0" w:space="0" w:color="auto"/>
        <w:right w:val="none" w:sz="0" w:space="0" w:color="auto"/>
      </w:divBdr>
    </w:div>
    <w:div w:id="726804133">
      <w:marLeft w:val="640"/>
      <w:marRight w:val="0"/>
      <w:marTop w:val="0"/>
      <w:marBottom w:val="0"/>
      <w:divBdr>
        <w:top w:val="none" w:sz="0" w:space="0" w:color="auto"/>
        <w:left w:val="none" w:sz="0" w:space="0" w:color="auto"/>
        <w:bottom w:val="none" w:sz="0" w:space="0" w:color="auto"/>
        <w:right w:val="none" w:sz="0" w:space="0" w:color="auto"/>
      </w:divBdr>
    </w:div>
    <w:div w:id="726807718">
      <w:marLeft w:val="640"/>
      <w:marRight w:val="0"/>
      <w:marTop w:val="0"/>
      <w:marBottom w:val="0"/>
      <w:divBdr>
        <w:top w:val="none" w:sz="0" w:space="0" w:color="auto"/>
        <w:left w:val="none" w:sz="0" w:space="0" w:color="auto"/>
        <w:bottom w:val="none" w:sz="0" w:space="0" w:color="auto"/>
        <w:right w:val="none" w:sz="0" w:space="0" w:color="auto"/>
      </w:divBdr>
    </w:div>
    <w:div w:id="726875370">
      <w:marLeft w:val="640"/>
      <w:marRight w:val="0"/>
      <w:marTop w:val="0"/>
      <w:marBottom w:val="0"/>
      <w:divBdr>
        <w:top w:val="none" w:sz="0" w:space="0" w:color="auto"/>
        <w:left w:val="none" w:sz="0" w:space="0" w:color="auto"/>
        <w:bottom w:val="none" w:sz="0" w:space="0" w:color="auto"/>
        <w:right w:val="none" w:sz="0" w:space="0" w:color="auto"/>
      </w:divBdr>
    </w:div>
    <w:div w:id="726875831">
      <w:marLeft w:val="640"/>
      <w:marRight w:val="0"/>
      <w:marTop w:val="0"/>
      <w:marBottom w:val="0"/>
      <w:divBdr>
        <w:top w:val="none" w:sz="0" w:space="0" w:color="auto"/>
        <w:left w:val="none" w:sz="0" w:space="0" w:color="auto"/>
        <w:bottom w:val="none" w:sz="0" w:space="0" w:color="auto"/>
        <w:right w:val="none" w:sz="0" w:space="0" w:color="auto"/>
      </w:divBdr>
    </w:div>
    <w:div w:id="726994888">
      <w:marLeft w:val="640"/>
      <w:marRight w:val="0"/>
      <w:marTop w:val="0"/>
      <w:marBottom w:val="0"/>
      <w:divBdr>
        <w:top w:val="none" w:sz="0" w:space="0" w:color="auto"/>
        <w:left w:val="none" w:sz="0" w:space="0" w:color="auto"/>
        <w:bottom w:val="none" w:sz="0" w:space="0" w:color="auto"/>
        <w:right w:val="none" w:sz="0" w:space="0" w:color="auto"/>
      </w:divBdr>
    </w:div>
    <w:div w:id="726996095">
      <w:marLeft w:val="640"/>
      <w:marRight w:val="0"/>
      <w:marTop w:val="0"/>
      <w:marBottom w:val="0"/>
      <w:divBdr>
        <w:top w:val="none" w:sz="0" w:space="0" w:color="auto"/>
        <w:left w:val="none" w:sz="0" w:space="0" w:color="auto"/>
        <w:bottom w:val="none" w:sz="0" w:space="0" w:color="auto"/>
        <w:right w:val="none" w:sz="0" w:space="0" w:color="auto"/>
      </w:divBdr>
    </w:div>
    <w:div w:id="727068020">
      <w:marLeft w:val="640"/>
      <w:marRight w:val="0"/>
      <w:marTop w:val="0"/>
      <w:marBottom w:val="0"/>
      <w:divBdr>
        <w:top w:val="none" w:sz="0" w:space="0" w:color="auto"/>
        <w:left w:val="none" w:sz="0" w:space="0" w:color="auto"/>
        <w:bottom w:val="none" w:sz="0" w:space="0" w:color="auto"/>
        <w:right w:val="none" w:sz="0" w:space="0" w:color="auto"/>
      </w:divBdr>
    </w:div>
    <w:div w:id="727069095">
      <w:marLeft w:val="640"/>
      <w:marRight w:val="0"/>
      <w:marTop w:val="0"/>
      <w:marBottom w:val="0"/>
      <w:divBdr>
        <w:top w:val="none" w:sz="0" w:space="0" w:color="auto"/>
        <w:left w:val="none" w:sz="0" w:space="0" w:color="auto"/>
        <w:bottom w:val="none" w:sz="0" w:space="0" w:color="auto"/>
        <w:right w:val="none" w:sz="0" w:space="0" w:color="auto"/>
      </w:divBdr>
    </w:div>
    <w:div w:id="727146658">
      <w:marLeft w:val="640"/>
      <w:marRight w:val="0"/>
      <w:marTop w:val="0"/>
      <w:marBottom w:val="0"/>
      <w:divBdr>
        <w:top w:val="none" w:sz="0" w:space="0" w:color="auto"/>
        <w:left w:val="none" w:sz="0" w:space="0" w:color="auto"/>
        <w:bottom w:val="none" w:sz="0" w:space="0" w:color="auto"/>
        <w:right w:val="none" w:sz="0" w:space="0" w:color="auto"/>
      </w:divBdr>
    </w:div>
    <w:div w:id="727148643">
      <w:marLeft w:val="640"/>
      <w:marRight w:val="0"/>
      <w:marTop w:val="0"/>
      <w:marBottom w:val="0"/>
      <w:divBdr>
        <w:top w:val="none" w:sz="0" w:space="0" w:color="auto"/>
        <w:left w:val="none" w:sz="0" w:space="0" w:color="auto"/>
        <w:bottom w:val="none" w:sz="0" w:space="0" w:color="auto"/>
        <w:right w:val="none" w:sz="0" w:space="0" w:color="auto"/>
      </w:divBdr>
    </w:div>
    <w:div w:id="727148846">
      <w:marLeft w:val="640"/>
      <w:marRight w:val="0"/>
      <w:marTop w:val="0"/>
      <w:marBottom w:val="0"/>
      <w:divBdr>
        <w:top w:val="none" w:sz="0" w:space="0" w:color="auto"/>
        <w:left w:val="none" w:sz="0" w:space="0" w:color="auto"/>
        <w:bottom w:val="none" w:sz="0" w:space="0" w:color="auto"/>
        <w:right w:val="none" w:sz="0" w:space="0" w:color="auto"/>
      </w:divBdr>
    </w:div>
    <w:div w:id="727149036">
      <w:marLeft w:val="640"/>
      <w:marRight w:val="0"/>
      <w:marTop w:val="0"/>
      <w:marBottom w:val="0"/>
      <w:divBdr>
        <w:top w:val="none" w:sz="0" w:space="0" w:color="auto"/>
        <w:left w:val="none" w:sz="0" w:space="0" w:color="auto"/>
        <w:bottom w:val="none" w:sz="0" w:space="0" w:color="auto"/>
        <w:right w:val="none" w:sz="0" w:space="0" w:color="auto"/>
      </w:divBdr>
    </w:div>
    <w:div w:id="727189550">
      <w:marLeft w:val="640"/>
      <w:marRight w:val="0"/>
      <w:marTop w:val="0"/>
      <w:marBottom w:val="0"/>
      <w:divBdr>
        <w:top w:val="none" w:sz="0" w:space="0" w:color="auto"/>
        <w:left w:val="none" w:sz="0" w:space="0" w:color="auto"/>
        <w:bottom w:val="none" w:sz="0" w:space="0" w:color="auto"/>
        <w:right w:val="none" w:sz="0" w:space="0" w:color="auto"/>
      </w:divBdr>
    </w:div>
    <w:div w:id="727191552">
      <w:marLeft w:val="640"/>
      <w:marRight w:val="0"/>
      <w:marTop w:val="0"/>
      <w:marBottom w:val="0"/>
      <w:divBdr>
        <w:top w:val="none" w:sz="0" w:space="0" w:color="auto"/>
        <w:left w:val="none" w:sz="0" w:space="0" w:color="auto"/>
        <w:bottom w:val="none" w:sz="0" w:space="0" w:color="auto"/>
        <w:right w:val="none" w:sz="0" w:space="0" w:color="auto"/>
      </w:divBdr>
    </w:div>
    <w:div w:id="727192915">
      <w:marLeft w:val="640"/>
      <w:marRight w:val="0"/>
      <w:marTop w:val="0"/>
      <w:marBottom w:val="0"/>
      <w:divBdr>
        <w:top w:val="none" w:sz="0" w:space="0" w:color="auto"/>
        <w:left w:val="none" w:sz="0" w:space="0" w:color="auto"/>
        <w:bottom w:val="none" w:sz="0" w:space="0" w:color="auto"/>
        <w:right w:val="none" w:sz="0" w:space="0" w:color="auto"/>
      </w:divBdr>
    </w:div>
    <w:div w:id="727262882">
      <w:marLeft w:val="640"/>
      <w:marRight w:val="0"/>
      <w:marTop w:val="0"/>
      <w:marBottom w:val="0"/>
      <w:divBdr>
        <w:top w:val="none" w:sz="0" w:space="0" w:color="auto"/>
        <w:left w:val="none" w:sz="0" w:space="0" w:color="auto"/>
        <w:bottom w:val="none" w:sz="0" w:space="0" w:color="auto"/>
        <w:right w:val="none" w:sz="0" w:space="0" w:color="auto"/>
      </w:divBdr>
    </w:div>
    <w:div w:id="727336315">
      <w:marLeft w:val="640"/>
      <w:marRight w:val="0"/>
      <w:marTop w:val="0"/>
      <w:marBottom w:val="0"/>
      <w:divBdr>
        <w:top w:val="none" w:sz="0" w:space="0" w:color="auto"/>
        <w:left w:val="none" w:sz="0" w:space="0" w:color="auto"/>
        <w:bottom w:val="none" w:sz="0" w:space="0" w:color="auto"/>
        <w:right w:val="none" w:sz="0" w:space="0" w:color="auto"/>
      </w:divBdr>
    </w:div>
    <w:div w:id="727456113">
      <w:marLeft w:val="640"/>
      <w:marRight w:val="0"/>
      <w:marTop w:val="0"/>
      <w:marBottom w:val="0"/>
      <w:divBdr>
        <w:top w:val="none" w:sz="0" w:space="0" w:color="auto"/>
        <w:left w:val="none" w:sz="0" w:space="0" w:color="auto"/>
        <w:bottom w:val="none" w:sz="0" w:space="0" w:color="auto"/>
        <w:right w:val="none" w:sz="0" w:space="0" w:color="auto"/>
      </w:divBdr>
    </w:div>
    <w:div w:id="727457808">
      <w:marLeft w:val="640"/>
      <w:marRight w:val="0"/>
      <w:marTop w:val="0"/>
      <w:marBottom w:val="0"/>
      <w:divBdr>
        <w:top w:val="none" w:sz="0" w:space="0" w:color="auto"/>
        <w:left w:val="none" w:sz="0" w:space="0" w:color="auto"/>
        <w:bottom w:val="none" w:sz="0" w:space="0" w:color="auto"/>
        <w:right w:val="none" w:sz="0" w:space="0" w:color="auto"/>
      </w:divBdr>
    </w:div>
    <w:div w:id="727533271">
      <w:marLeft w:val="640"/>
      <w:marRight w:val="0"/>
      <w:marTop w:val="0"/>
      <w:marBottom w:val="0"/>
      <w:divBdr>
        <w:top w:val="none" w:sz="0" w:space="0" w:color="auto"/>
        <w:left w:val="none" w:sz="0" w:space="0" w:color="auto"/>
        <w:bottom w:val="none" w:sz="0" w:space="0" w:color="auto"/>
        <w:right w:val="none" w:sz="0" w:space="0" w:color="auto"/>
      </w:divBdr>
    </w:div>
    <w:div w:id="727538733">
      <w:marLeft w:val="640"/>
      <w:marRight w:val="0"/>
      <w:marTop w:val="0"/>
      <w:marBottom w:val="0"/>
      <w:divBdr>
        <w:top w:val="none" w:sz="0" w:space="0" w:color="auto"/>
        <w:left w:val="none" w:sz="0" w:space="0" w:color="auto"/>
        <w:bottom w:val="none" w:sz="0" w:space="0" w:color="auto"/>
        <w:right w:val="none" w:sz="0" w:space="0" w:color="auto"/>
      </w:divBdr>
    </w:div>
    <w:div w:id="727606462">
      <w:marLeft w:val="640"/>
      <w:marRight w:val="0"/>
      <w:marTop w:val="0"/>
      <w:marBottom w:val="0"/>
      <w:divBdr>
        <w:top w:val="none" w:sz="0" w:space="0" w:color="auto"/>
        <w:left w:val="none" w:sz="0" w:space="0" w:color="auto"/>
        <w:bottom w:val="none" w:sz="0" w:space="0" w:color="auto"/>
        <w:right w:val="none" w:sz="0" w:space="0" w:color="auto"/>
      </w:divBdr>
    </w:div>
    <w:div w:id="727609686">
      <w:marLeft w:val="640"/>
      <w:marRight w:val="0"/>
      <w:marTop w:val="0"/>
      <w:marBottom w:val="0"/>
      <w:divBdr>
        <w:top w:val="none" w:sz="0" w:space="0" w:color="auto"/>
        <w:left w:val="none" w:sz="0" w:space="0" w:color="auto"/>
        <w:bottom w:val="none" w:sz="0" w:space="0" w:color="auto"/>
        <w:right w:val="none" w:sz="0" w:space="0" w:color="auto"/>
      </w:divBdr>
    </w:div>
    <w:div w:id="727647735">
      <w:marLeft w:val="640"/>
      <w:marRight w:val="0"/>
      <w:marTop w:val="0"/>
      <w:marBottom w:val="0"/>
      <w:divBdr>
        <w:top w:val="none" w:sz="0" w:space="0" w:color="auto"/>
        <w:left w:val="none" w:sz="0" w:space="0" w:color="auto"/>
        <w:bottom w:val="none" w:sz="0" w:space="0" w:color="auto"/>
        <w:right w:val="none" w:sz="0" w:space="0" w:color="auto"/>
      </w:divBdr>
    </w:div>
    <w:div w:id="727722557">
      <w:marLeft w:val="640"/>
      <w:marRight w:val="0"/>
      <w:marTop w:val="0"/>
      <w:marBottom w:val="0"/>
      <w:divBdr>
        <w:top w:val="none" w:sz="0" w:space="0" w:color="auto"/>
        <w:left w:val="none" w:sz="0" w:space="0" w:color="auto"/>
        <w:bottom w:val="none" w:sz="0" w:space="0" w:color="auto"/>
        <w:right w:val="none" w:sz="0" w:space="0" w:color="auto"/>
      </w:divBdr>
    </w:div>
    <w:div w:id="727725851">
      <w:marLeft w:val="640"/>
      <w:marRight w:val="0"/>
      <w:marTop w:val="0"/>
      <w:marBottom w:val="0"/>
      <w:divBdr>
        <w:top w:val="none" w:sz="0" w:space="0" w:color="auto"/>
        <w:left w:val="none" w:sz="0" w:space="0" w:color="auto"/>
        <w:bottom w:val="none" w:sz="0" w:space="0" w:color="auto"/>
        <w:right w:val="none" w:sz="0" w:space="0" w:color="auto"/>
      </w:divBdr>
    </w:div>
    <w:div w:id="727730624">
      <w:marLeft w:val="640"/>
      <w:marRight w:val="0"/>
      <w:marTop w:val="0"/>
      <w:marBottom w:val="0"/>
      <w:divBdr>
        <w:top w:val="none" w:sz="0" w:space="0" w:color="auto"/>
        <w:left w:val="none" w:sz="0" w:space="0" w:color="auto"/>
        <w:bottom w:val="none" w:sz="0" w:space="0" w:color="auto"/>
        <w:right w:val="none" w:sz="0" w:space="0" w:color="auto"/>
      </w:divBdr>
    </w:div>
    <w:div w:id="727801325">
      <w:marLeft w:val="640"/>
      <w:marRight w:val="0"/>
      <w:marTop w:val="0"/>
      <w:marBottom w:val="0"/>
      <w:divBdr>
        <w:top w:val="none" w:sz="0" w:space="0" w:color="auto"/>
        <w:left w:val="none" w:sz="0" w:space="0" w:color="auto"/>
        <w:bottom w:val="none" w:sz="0" w:space="0" w:color="auto"/>
        <w:right w:val="none" w:sz="0" w:space="0" w:color="auto"/>
      </w:divBdr>
    </w:div>
    <w:div w:id="727846162">
      <w:marLeft w:val="640"/>
      <w:marRight w:val="0"/>
      <w:marTop w:val="0"/>
      <w:marBottom w:val="0"/>
      <w:divBdr>
        <w:top w:val="none" w:sz="0" w:space="0" w:color="auto"/>
        <w:left w:val="none" w:sz="0" w:space="0" w:color="auto"/>
        <w:bottom w:val="none" w:sz="0" w:space="0" w:color="auto"/>
        <w:right w:val="none" w:sz="0" w:space="0" w:color="auto"/>
      </w:divBdr>
    </w:div>
    <w:div w:id="727875457">
      <w:marLeft w:val="640"/>
      <w:marRight w:val="0"/>
      <w:marTop w:val="0"/>
      <w:marBottom w:val="0"/>
      <w:divBdr>
        <w:top w:val="none" w:sz="0" w:space="0" w:color="auto"/>
        <w:left w:val="none" w:sz="0" w:space="0" w:color="auto"/>
        <w:bottom w:val="none" w:sz="0" w:space="0" w:color="auto"/>
        <w:right w:val="none" w:sz="0" w:space="0" w:color="auto"/>
      </w:divBdr>
    </w:div>
    <w:div w:id="727918971">
      <w:marLeft w:val="640"/>
      <w:marRight w:val="0"/>
      <w:marTop w:val="0"/>
      <w:marBottom w:val="0"/>
      <w:divBdr>
        <w:top w:val="none" w:sz="0" w:space="0" w:color="auto"/>
        <w:left w:val="none" w:sz="0" w:space="0" w:color="auto"/>
        <w:bottom w:val="none" w:sz="0" w:space="0" w:color="auto"/>
        <w:right w:val="none" w:sz="0" w:space="0" w:color="auto"/>
      </w:divBdr>
    </w:div>
    <w:div w:id="727923631">
      <w:marLeft w:val="640"/>
      <w:marRight w:val="0"/>
      <w:marTop w:val="0"/>
      <w:marBottom w:val="0"/>
      <w:divBdr>
        <w:top w:val="none" w:sz="0" w:space="0" w:color="auto"/>
        <w:left w:val="none" w:sz="0" w:space="0" w:color="auto"/>
        <w:bottom w:val="none" w:sz="0" w:space="0" w:color="auto"/>
        <w:right w:val="none" w:sz="0" w:space="0" w:color="auto"/>
      </w:divBdr>
    </w:div>
    <w:div w:id="727999487">
      <w:marLeft w:val="640"/>
      <w:marRight w:val="0"/>
      <w:marTop w:val="0"/>
      <w:marBottom w:val="0"/>
      <w:divBdr>
        <w:top w:val="none" w:sz="0" w:space="0" w:color="auto"/>
        <w:left w:val="none" w:sz="0" w:space="0" w:color="auto"/>
        <w:bottom w:val="none" w:sz="0" w:space="0" w:color="auto"/>
        <w:right w:val="none" w:sz="0" w:space="0" w:color="auto"/>
      </w:divBdr>
    </w:div>
    <w:div w:id="728067009">
      <w:marLeft w:val="640"/>
      <w:marRight w:val="0"/>
      <w:marTop w:val="0"/>
      <w:marBottom w:val="0"/>
      <w:divBdr>
        <w:top w:val="none" w:sz="0" w:space="0" w:color="auto"/>
        <w:left w:val="none" w:sz="0" w:space="0" w:color="auto"/>
        <w:bottom w:val="none" w:sz="0" w:space="0" w:color="auto"/>
        <w:right w:val="none" w:sz="0" w:space="0" w:color="auto"/>
      </w:divBdr>
    </w:div>
    <w:div w:id="728068317">
      <w:marLeft w:val="640"/>
      <w:marRight w:val="0"/>
      <w:marTop w:val="0"/>
      <w:marBottom w:val="0"/>
      <w:divBdr>
        <w:top w:val="none" w:sz="0" w:space="0" w:color="auto"/>
        <w:left w:val="none" w:sz="0" w:space="0" w:color="auto"/>
        <w:bottom w:val="none" w:sz="0" w:space="0" w:color="auto"/>
        <w:right w:val="none" w:sz="0" w:space="0" w:color="auto"/>
      </w:divBdr>
    </w:div>
    <w:div w:id="728262517">
      <w:marLeft w:val="640"/>
      <w:marRight w:val="0"/>
      <w:marTop w:val="0"/>
      <w:marBottom w:val="0"/>
      <w:divBdr>
        <w:top w:val="none" w:sz="0" w:space="0" w:color="auto"/>
        <w:left w:val="none" w:sz="0" w:space="0" w:color="auto"/>
        <w:bottom w:val="none" w:sz="0" w:space="0" w:color="auto"/>
        <w:right w:val="none" w:sz="0" w:space="0" w:color="auto"/>
      </w:divBdr>
    </w:div>
    <w:div w:id="728267353">
      <w:marLeft w:val="640"/>
      <w:marRight w:val="0"/>
      <w:marTop w:val="0"/>
      <w:marBottom w:val="0"/>
      <w:divBdr>
        <w:top w:val="none" w:sz="0" w:space="0" w:color="auto"/>
        <w:left w:val="none" w:sz="0" w:space="0" w:color="auto"/>
        <w:bottom w:val="none" w:sz="0" w:space="0" w:color="auto"/>
        <w:right w:val="none" w:sz="0" w:space="0" w:color="auto"/>
      </w:divBdr>
    </w:div>
    <w:div w:id="728306999">
      <w:marLeft w:val="640"/>
      <w:marRight w:val="0"/>
      <w:marTop w:val="0"/>
      <w:marBottom w:val="0"/>
      <w:divBdr>
        <w:top w:val="none" w:sz="0" w:space="0" w:color="auto"/>
        <w:left w:val="none" w:sz="0" w:space="0" w:color="auto"/>
        <w:bottom w:val="none" w:sz="0" w:space="0" w:color="auto"/>
        <w:right w:val="none" w:sz="0" w:space="0" w:color="auto"/>
      </w:divBdr>
    </w:div>
    <w:div w:id="728384578">
      <w:marLeft w:val="640"/>
      <w:marRight w:val="0"/>
      <w:marTop w:val="0"/>
      <w:marBottom w:val="0"/>
      <w:divBdr>
        <w:top w:val="none" w:sz="0" w:space="0" w:color="auto"/>
        <w:left w:val="none" w:sz="0" w:space="0" w:color="auto"/>
        <w:bottom w:val="none" w:sz="0" w:space="0" w:color="auto"/>
        <w:right w:val="none" w:sz="0" w:space="0" w:color="auto"/>
      </w:divBdr>
    </w:div>
    <w:div w:id="728459877">
      <w:marLeft w:val="640"/>
      <w:marRight w:val="0"/>
      <w:marTop w:val="0"/>
      <w:marBottom w:val="0"/>
      <w:divBdr>
        <w:top w:val="none" w:sz="0" w:space="0" w:color="auto"/>
        <w:left w:val="none" w:sz="0" w:space="0" w:color="auto"/>
        <w:bottom w:val="none" w:sz="0" w:space="0" w:color="auto"/>
        <w:right w:val="none" w:sz="0" w:space="0" w:color="auto"/>
      </w:divBdr>
    </w:div>
    <w:div w:id="728502057">
      <w:marLeft w:val="640"/>
      <w:marRight w:val="0"/>
      <w:marTop w:val="0"/>
      <w:marBottom w:val="0"/>
      <w:divBdr>
        <w:top w:val="none" w:sz="0" w:space="0" w:color="auto"/>
        <w:left w:val="none" w:sz="0" w:space="0" w:color="auto"/>
        <w:bottom w:val="none" w:sz="0" w:space="0" w:color="auto"/>
        <w:right w:val="none" w:sz="0" w:space="0" w:color="auto"/>
      </w:divBdr>
    </w:div>
    <w:div w:id="728768667">
      <w:marLeft w:val="640"/>
      <w:marRight w:val="0"/>
      <w:marTop w:val="0"/>
      <w:marBottom w:val="0"/>
      <w:divBdr>
        <w:top w:val="none" w:sz="0" w:space="0" w:color="auto"/>
        <w:left w:val="none" w:sz="0" w:space="0" w:color="auto"/>
        <w:bottom w:val="none" w:sz="0" w:space="0" w:color="auto"/>
        <w:right w:val="none" w:sz="0" w:space="0" w:color="auto"/>
      </w:divBdr>
    </w:div>
    <w:div w:id="728845594">
      <w:marLeft w:val="640"/>
      <w:marRight w:val="0"/>
      <w:marTop w:val="0"/>
      <w:marBottom w:val="0"/>
      <w:divBdr>
        <w:top w:val="none" w:sz="0" w:space="0" w:color="auto"/>
        <w:left w:val="none" w:sz="0" w:space="0" w:color="auto"/>
        <w:bottom w:val="none" w:sz="0" w:space="0" w:color="auto"/>
        <w:right w:val="none" w:sz="0" w:space="0" w:color="auto"/>
      </w:divBdr>
    </w:div>
    <w:div w:id="728918902">
      <w:marLeft w:val="640"/>
      <w:marRight w:val="0"/>
      <w:marTop w:val="0"/>
      <w:marBottom w:val="0"/>
      <w:divBdr>
        <w:top w:val="none" w:sz="0" w:space="0" w:color="auto"/>
        <w:left w:val="none" w:sz="0" w:space="0" w:color="auto"/>
        <w:bottom w:val="none" w:sz="0" w:space="0" w:color="auto"/>
        <w:right w:val="none" w:sz="0" w:space="0" w:color="auto"/>
      </w:divBdr>
    </w:div>
    <w:div w:id="728919826">
      <w:marLeft w:val="640"/>
      <w:marRight w:val="0"/>
      <w:marTop w:val="0"/>
      <w:marBottom w:val="0"/>
      <w:divBdr>
        <w:top w:val="none" w:sz="0" w:space="0" w:color="auto"/>
        <w:left w:val="none" w:sz="0" w:space="0" w:color="auto"/>
        <w:bottom w:val="none" w:sz="0" w:space="0" w:color="auto"/>
        <w:right w:val="none" w:sz="0" w:space="0" w:color="auto"/>
      </w:divBdr>
    </w:div>
    <w:div w:id="728923437">
      <w:marLeft w:val="640"/>
      <w:marRight w:val="0"/>
      <w:marTop w:val="0"/>
      <w:marBottom w:val="0"/>
      <w:divBdr>
        <w:top w:val="none" w:sz="0" w:space="0" w:color="auto"/>
        <w:left w:val="none" w:sz="0" w:space="0" w:color="auto"/>
        <w:bottom w:val="none" w:sz="0" w:space="0" w:color="auto"/>
        <w:right w:val="none" w:sz="0" w:space="0" w:color="auto"/>
      </w:divBdr>
    </w:div>
    <w:div w:id="729040762">
      <w:marLeft w:val="640"/>
      <w:marRight w:val="0"/>
      <w:marTop w:val="0"/>
      <w:marBottom w:val="0"/>
      <w:divBdr>
        <w:top w:val="none" w:sz="0" w:space="0" w:color="auto"/>
        <w:left w:val="none" w:sz="0" w:space="0" w:color="auto"/>
        <w:bottom w:val="none" w:sz="0" w:space="0" w:color="auto"/>
        <w:right w:val="none" w:sz="0" w:space="0" w:color="auto"/>
      </w:divBdr>
    </w:div>
    <w:div w:id="729116690">
      <w:marLeft w:val="640"/>
      <w:marRight w:val="0"/>
      <w:marTop w:val="0"/>
      <w:marBottom w:val="0"/>
      <w:divBdr>
        <w:top w:val="none" w:sz="0" w:space="0" w:color="auto"/>
        <w:left w:val="none" w:sz="0" w:space="0" w:color="auto"/>
        <w:bottom w:val="none" w:sz="0" w:space="0" w:color="auto"/>
        <w:right w:val="none" w:sz="0" w:space="0" w:color="auto"/>
      </w:divBdr>
    </w:div>
    <w:div w:id="729185185">
      <w:marLeft w:val="640"/>
      <w:marRight w:val="0"/>
      <w:marTop w:val="0"/>
      <w:marBottom w:val="0"/>
      <w:divBdr>
        <w:top w:val="none" w:sz="0" w:space="0" w:color="auto"/>
        <w:left w:val="none" w:sz="0" w:space="0" w:color="auto"/>
        <w:bottom w:val="none" w:sz="0" w:space="0" w:color="auto"/>
        <w:right w:val="none" w:sz="0" w:space="0" w:color="auto"/>
      </w:divBdr>
    </w:div>
    <w:div w:id="729302738">
      <w:marLeft w:val="640"/>
      <w:marRight w:val="0"/>
      <w:marTop w:val="0"/>
      <w:marBottom w:val="0"/>
      <w:divBdr>
        <w:top w:val="none" w:sz="0" w:space="0" w:color="auto"/>
        <w:left w:val="none" w:sz="0" w:space="0" w:color="auto"/>
        <w:bottom w:val="none" w:sz="0" w:space="0" w:color="auto"/>
        <w:right w:val="none" w:sz="0" w:space="0" w:color="auto"/>
      </w:divBdr>
    </w:div>
    <w:div w:id="729379642">
      <w:marLeft w:val="640"/>
      <w:marRight w:val="0"/>
      <w:marTop w:val="0"/>
      <w:marBottom w:val="0"/>
      <w:divBdr>
        <w:top w:val="none" w:sz="0" w:space="0" w:color="auto"/>
        <w:left w:val="none" w:sz="0" w:space="0" w:color="auto"/>
        <w:bottom w:val="none" w:sz="0" w:space="0" w:color="auto"/>
        <w:right w:val="none" w:sz="0" w:space="0" w:color="auto"/>
      </w:divBdr>
    </w:div>
    <w:div w:id="729499560">
      <w:marLeft w:val="640"/>
      <w:marRight w:val="0"/>
      <w:marTop w:val="0"/>
      <w:marBottom w:val="0"/>
      <w:divBdr>
        <w:top w:val="none" w:sz="0" w:space="0" w:color="auto"/>
        <w:left w:val="none" w:sz="0" w:space="0" w:color="auto"/>
        <w:bottom w:val="none" w:sz="0" w:space="0" w:color="auto"/>
        <w:right w:val="none" w:sz="0" w:space="0" w:color="auto"/>
      </w:divBdr>
    </w:div>
    <w:div w:id="729617536">
      <w:marLeft w:val="640"/>
      <w:marRight w:val="0"/>
      <w:marTop w:val="0"/>
      <w:marBottom w:val="0"/>
      <w:divBdr>
        <w:top w:val="none" w:sz="0" w:space="0" w:color="auto"/>
        <w:left w:val="none" w:sz="0" w:space="0" w:color="auto"/>
        <w:bottom w:val="none" w:sz="0" w:space="0" w:color="auto"/>
        <w:right w:val="none" w:sz="0" w:space="0" w:color="auto"/>
      </w:divBdr>
    </w:div>
    <w:div w:id="729697622">
      <w:marLeft w:val="640"/>
      <w:marRight w:val="0"/>
      <w:marTop w:val="0"/>
      <w:marBottom w:val="0"/>
      <w:divBdr>
        <w:top w:val="none" w:sz="0" w:space="0" w:color="auto"/>
        <w:left w:val="none" w:sz="0" w:space="0" w:color="auto"/>
        <w:bottom w:val="none" w:sz="0" w:space="0" w:color="auto"/>
        <w:right w:val="none" w:sz="0" w:space="0" w:color="auto"/>
      </w:divBdr>
    </w:div>
    <w:div w:id="729766414">
      <w:marLeft w:val="640"/>
      <w:marRight w:val="0"/>
      <w:marTop w:val="0"/>
      <w:marBottom w:val="0"/>
      <w:divBdr>
        <w:top w:val="none" w:sz="0" w:space="0" w:color="auto"/>
        <w:left w:val="none" w:sz="0" w:space="0" w:color="auto"/>
        <w:bottom w:val="none" w:sz="0" w:space="0" w:color="auto"/>
        <w:right w:val="none" w:sz="0" w:space="0" w:color="auto"/>
      </w:divBdr>
    </w:div>
    <w:div w:id="729771460">
      <w:marLeft w:val="640"/>
      <w:marRight w:val="0"/>
      <w:marTop w:val="0"/>
      <w:marBottom w:val="0"/>
      <w:divBdr>
        <w:top w:val="none" w:sz="0" w:space="0" w:color="auto"/>
        <w:left w:val="none" w:sz="0" w:space="0" w:color="auto"/>
        <w:bottom w:val="none" w:sz="0" w:space="0" w:color="auto"/>
        <w:right w:val="none" w:sz="0" w:space="0" w:color="auto"/>
      </w:divBdr>
    </w:div>
    <w:div w:id="729885332">
      <w:marLeft w:val="640"/>
      <w:marRight w:val="0"/>
      <w:marTop w:val="0"/>
      <w:marBottom w:val="0"/>
      <w:divBdr>
        <w:top w:val="none" w:sz="0" w:space="0" w:color="auto"/>
        <w:left w:val="none" w:sz="0" w:space="0" w:color="auto"/>
        <w:bottom w:val="none" w:sz="0" w:space="0" w:color="auto"/>
        <w:right w:val="none" w:sz="0" w:space="0" w:color="auto"/>
      </w:divBdr>
    </w:div>
    <w:div w:id="729889453">
      <w:marLeft w:val="640"/>
      <w:marRight w:val="0"/>
      <w:marTop w:val="0"/>
      <w:marBottom w:val="0"/>
      <w:divBdr>
        <w:top w:val="none" w:sz="0" w:space="0" w:color="auto"/>
        <w:left w:val="none" w:sz="0" w:space="0" w:color="auto"/>
        <w:bottom w:val="none" w:sz="0" w:space="0" w:color="auto"/>
        <w:right w:val="none" w:sz="0" w:space="0" w:color="auto"/>
      </w:divBdr>
    </w:div>
    <w:div w:id="730033398">
      <w:marLeft w:val="640"/>
      <w:marRight w:val="0"/>
      <w:marTop w:val="0"/>
      <w:marBottom w:val="0"/>
      <w:divBdr>
        <w:top w:val="none" w:sz="0" w:space="0" w:color="auto"/>
        <w:left w:val="none" w:sz="0" w:space="0" w:color="auto"/>
        <w:bottom w:val="none" w:sz="0" w:space="0" w:color="auto"/>
        <w:right w:val="none" w:sz="0" w:space="0" w:color="auto"/>
      </w:divBdr>
    </w:div>
    <w:div w:id="730084598">
      <w:marLeft w:val="640"/>
      <w:marRight w:val="0"/>
      <w:marTop w:val="0"/>
      <w:marBottom w:val="0"/>
      <w:divBdr>
        <w:top w:val="none" w:sz="0" w:space="0" w:color="auto"/>
        <w:left w:val="none" w:sz="0" w:space="0" w:color="auto"/>
        <w:bottom w:val="none" w:sz="0" w:space="0" w:color="auto"/>
        <w:right w:val="none" w:sz="0" w:space="0" w:color="auto"/>
      </w:divBdr>
    </w:div>
    <w:div w:id="730084618">
      <w:marLeft w:val="640"/>
      <w:marRight w:val="0"/>
      <w:marTop w:val="0"/>
      <w:marBottom w:val="0"/>
      <w:divBdr>
        <w:top w:val="none" w:sz="0" w:space="0" w:color="auto"/>
        <w:left w:val="none" w:sz="0" w:space="0" w:color="auto"/>
        <w:bottom w:val="none" w:sz="0" w:space="0" w:color="auto"/>
        <w:right w:val="none" w:sz="0" w:space="0" w:color="auto"/>
      </w:divBdr>
    </w:div>
    <w:div w:id="730227038">
      <w:marLeft w:val="640"/>
      <w:marRight w:val="0"/>
      <w:marTop w:val="0"/>
      <w:marBottom w:val="0"/>
      <w:divBdr>
        <w:top w:val="none" w:sz="0" w:space="0" w:color="auto"/>
        <w:left w:val="none" w:sz="0" w:space="0" w:color="auto"/>
        <w:bottom w:val="none" w:sz="0" w:space="0" w:color="auto"/>
        <w:right w:val="none" w:sz="0" w:space="0" w:color="auto"/>
      </w:divBdr>
    </w:div>
    <w:div w:id="730228341">
      <w:marLeft w:val="640"/>
      <w:marRight w:val="0"/>
      <w:marTop w:val="0"/>
      <w:marBottom w:val="0"/>
      <w:divBdr>
        <w:top w:val="none" w:sz="0" w:space="0" w:color="auto"/>
        <w:left w:val="none" w:sz="0" w:space="0" w:color="auto"/>
        <w:bottom w:val="none" w:sz="0" w:space="0" w:color="auto"/>
        <w:right w:val="none" w:sz="0" w:space="0" w:color="auto"/>
      </w:divBdr>
    </w:div>
    <w:div w:id="730273541">
      <w:marLeft w:val="640"/>
      <w:marRight w:val="0"/>
      <w:marTop w:val="0"/>
      <w:marBottom w:val="0"/>
      <w:divBdr>
        <w:top w:val="none" w:sz="0" w:space="0" w:color="auto"/>
        <w:left w:val="none" w:sz="0" w:space="0" w:color="auto"/>
        <w:bottom w:val="none" w:sz="0" w:space="0" w:color="auto"/>
        <w:right w:val="none" w:sz="0" w:space="0" w:color="auto"/>
      </w:divBdr>
    </w:div>
    <w:div w:id="730275222">
      <w:marLeft w:val="640"/>
      <w:marRight w:val="0"/>
      <w:marTop w:val="0"/>
      <w:marBottom w:val="0"/>
      <w:divBdr>
        <w:top w:val="none" w:sz="0" w:space="0" w:color="auto"/>
        <w:left w:val="none" w:sz="0" w:space="0" w:color="auto"/>
        <w:bottom w:val="none" w:sz="0" w:space="0" w:color="auto"/>
        <w:right w:val="none" w:sz="0" w:space="0" w:color="auto"/>
      </w:divBdr>
    </w:div>
    <w:div w:id="730344255">
      <w:marLeft w:val="640"/>
      <w:marRight w:val="0"/>
      <w:marTop w:val="0"/>
      <w:marBottom w:val="0"/>
      <w:divBdr>
        <w:top w:val="none" w:sz="0" w:space="0" w:color="auto"/>
        <w:left w:val="none" w:sz="0" w:space="0" w:color="auto"/>
        <w:bottom w:val="none" w:sz="0" w:space="0" w:color="auto"/>
        <w:right w:val="none" w:sz="0" w:space="0" w:color="auto"/>
      </w:divBdr>
    </w:div>
    <w:div w:id="730421381">
      <w:marLeft w:val="640"/>
      <w:marRight w:val="0"/>
      <w:marTop w:val="0"/>
      <w:marBottom w:val="0"/>
      <w:divBdr>
        <w:top w:val="none" w:sz="0" w:space="0" w:color="auto"/>
        <w:left w:val="none" w:sz="0" w:space="0" w:color="auto"/>
        <w:bottom w:val="none" w:sz="0" w:space="0" w:color="auto"/>
        <w:right w:val="none" w:sz="0" w:space="0" w:color="auto"/>
      </w:divBdr>
    </w:div>
    <w:div w:id="730465896">
      <w:marLeft w:val="640"/>
      <w:marRight w:val="0"/>
      <w:marTop w:val="0"/>
      <w:marBottom w:val="0"/>
      <w:divBdr>
        <w:top w:val="none" w:sz="0" w:space="0" w:color="auto"/>
        <w:left w:val="none" w:sz="0" w:space="0" w:color="auto"/>
        <w:bottom w:val="none" w:sz="0" w:space="0" w:color="auto"/>
        <w:right w:val="none" w:sz="0" w:space="0" w:color="auto"/>
      </w:divBdr>
    </w:div>
    <w:div w:id="730495406">
      <w:marLeft w:val="640"/>
      <w:marRight w:val="0"/>
      <w:marTop w:val="0"/>
      <w:marBottom w:val="0"/>
      <w:divBdr>
        <w:top w:val="none" w:sz="0" w:space="0" w:color="auto"/>
        <w:left w:val="none" w:sz="0" w:space="0" w:color="auto"/>
        <w:bottom w:val="none" w:sz="0" w:space="0" w:color="auto"/>
        <w:right w:val="none" w:sz="0" w:space="0" w:color="auto"/>
      </w:divBdr>
    </w:div>
    <w:div w:id="730538861">
      <w:marLeft w:val="640"/>
      <w:marRight w:val="0"/>
      <w:marTop w:val="0"/>
      <w:marBottom w:val="0"/>
      <w:divBdr>
        <w:top w:val="none" w:sz="0" w:space="0" w:color="auto"/>
        <w:left w:val="none" w:sz="0" w:space="0" w:color="auto"/>
        <w:bottom w:val="none" w:sz="0" w:space="0" w:color="auto"/>
        <w:right w:val="none" w:sz="0" w:space="0" w:color="auto"/>
      </w:divBdr>
    </w:div>
    <w:div w:id="730546409">
      <w:marLeft w:val="640"/>
      <w:marRight w:val="0"/>
      <w:marTop w:val="0"/>
      <w:marBottom w:val="0"/>
      <w:divBdr>
        <w:top w:val="none" w:sz="0" w:space="0" w:color="auto"/>
        <w:left w:val="none" w:sz="0" w:space="0" w:color="auto"/>
        <w:bottom w:val="none" w:sz="0" w:space="0" w:color="auto"/>
        <w:right w:val="none" w:sz="0" w:space="0" w:color="auto"/>
      </w:divBdr>
    </w:div>
    <w:div w:id="730662889">
      <w:marLeft w:val="640"/>
      <w:marRight w:val="0"/>
      <w:marTop w:val="0"/>
      <w:marBottom w:val="0"/>
      <w:divBdr>
        <w:top w:val="none" w:sz="0" w:space="0" w:color="auto"/>
        <w:left w:val="none" w:sz="0" w:space="0" w:color="auto"/>
        <w:bottom w:val="none" w:sz="0" w:space="0" w:color="auto"/>
        <w:right w:val="none" w:sz="0" w:space="0" w:color="auto"/>
      </w:divBdr>
    </w:div>
    <w:div w:id="730736020">
      <w:marLeft w:val="640"/>
      <w:marRight w:val="0"/>
      <w:marTop w:val="0"/>
      <w:marBottom w:val="0"/>
      <w:divBdr>
        <w:top w:val="none" w:sz="0" w:space="0" w:color="auto"/>
        <w:left w:val="none" w:sz="0" w:space="0" w:color="auto"/>
        <w:bottom w:val="none" w:sz="0" w:space="0" w:color="auto"/>
        <w:right w:val="none" w:sz="0" w:space="0" w:color="auto"/>
      </w:divBdr>
    </w:div>
    <w:div w:id="730739231">
      <w:marLeft w:val="640"/>
      <w:marRight w:val="0"/>
      <w:marTop w:val="0"/>
      <w:marBottom w:val="0"/>
      <w:divBdr>
        <w:top w:val="none" w:sz="0" w:space="0" w:color="auto"/>
        <w:left w:val="none" w:sz="0" w:space="0" w:color="auto"/>
        <w:bottom w:val="none" w:sz="0" w:space="0" w:color="auto"/>
        <w:right w:val="none" w:sz="0" w:space="0" w:color="auto"/>
      </w:divBdr>
    </w:div>
    <w:div w:id="730807886">
      <w:marLeft w:val="640"/>
      <w:marRight w:val="0"/>
      <w:marTop w:val="0"/>
      <w:marBottom w:val="0"/>
      <w:divBdr>
        <w:top w:val="none" w:sz="0" w:space="0" w:color="auto"/>
        <w:left w:val="none" w:sz="0" w:space="0" w:color="auto"/>
        <w:bottom w:val="none" w:sz="0" w:space="0" w:color="auto"/>
        <w:right w:val="none" w:sz="0" w:space="0" w:color="auto"/>
      </w:divBdr>
    </w:div>
    <w:div w:id="730884407">
      <w:marLeft w:val="640"/>
      <w:marRight w:val="0"/>
      <w:marTop w:val="0"/>
      <w:marBottom w:val="0"/>
      <w:divBdr>
        <w:top w:val="none" w:sz="0" w:space="0" w:color="auto"/>
        <w:left w:val="none" w:sz="0" w:space="0" w:color="auto"/>
        <w:bottom w:val="none" w:sz="0" w:space="0" w:color="auto"/>
        <w:right w:val="none" w:sz="0" w:space="0" w:color="auto"/>
      </w:divBdr>
    </w:div>
    <w:div w:id="730889129">
      <w:marLeft w:val="640"/>
      <w:marRight w:val="0"/>
      <w:marTop w:val="0"/>
      <w:marBottom w:val="0"/>
      <w:divBdr>
        <w:top w:val="none" w:sz="0" w:space="0" w:color="auto"/>
        <w:left w:val="none" w:sz="0" w:space="0" w:color="auto"/>
        <w:bottom w:val="none" w:sz="0" w:space="0" w:color="auto"/>
        <w:right w:val="none" w:sz="0" w:space="0" w:color="auto"/>
      </w:divBdr>
    </w:div>
    <w:div w:id="731001138">
      <w:marLeft w:val="640"/>
      <w:marRight w:val="0"/>
      <w:marTop w:val="0"/>
      <w:marBottom w:val="0"/>
      <w:divBdr>
        <w:top w:val="none" w:sz="0" w:space="0" w:color="auto"/>
        <w:left w:val="none" w:sz="0" w:space="0" w:color="auto"/>
        <w:bottom w:val="none" w:sz="0" w:space="0" w:color="auto"/>
        <w:right w:val="none" w:sz="0" w:space="0" w:color="auto"/>
      </w:divBdr>
    </w:div>
    <w:div w:id="731005172">
      <w:marLeft w:val="640"/>
      <w:marRight w:val="0"/>
      <w:marTop w:val="0"/>
      <w:marBottom w:val="0"/>
      <w:divBdr>
        <w:top w:val="none" w:sz="0" w:space="0" w:color="auto"/>
        <w:left w:val="none" w:sz="0" w:space="0" w:color="auto"/>
        <w:bottom w:val="none" w:sz="0" w:space="0" w:color="auto"/>
        <w:right w:val="none" w:sz="0" w:space="0" w:color="auto"/>
      </w:divBdr>
    </w:div>
    <w:div w:id="731081425">
      <w:marLeft w:val="640"/>
      <w:marRight w:val="0"/>
      <w:marTop w:val="0"/>
      <w:marBottom w:val="0"/>
      <w:divBdr>
        <w:top w:val="none" w:sz="0" w:space="0" w:color="auto"/>
        <w:left w:val="none" w:sz="0" w:space="0" w:color="auto"/>
        <w:bottom w:val="none" w:sz="0" w:space="0" w:color="auto"/>
        <w:right w:val="none" w:sz="0" w:space="0" w:color="auto"/>
      </w:divBdr>
    </w:div>
    <w:div w:id="731149671">
      <w:marLeft w:val="640"/>
      <w:marRight w:val="0"/>
      <w:marTop w:val="0"/>
      <w:marBottom w:val="0"/>
      <w:divBdr>
        <w:top w:val="none" w:sz="0" w:space="0" w:color="auto"/>
        <w:left w:val="none" w:sz="0" w:space="0" w:color="auto"/>
        <w:bottom w:val="none" w:sz="0" w:space="0" w:color="auto"/>
        <w:right w:val="none" w:sz="0" w:space="0" w:color="auto"/>
      </w:divBdr>
    </w:div>
    <w:div w:id="731271412">
      <w:marLeft w:val="640"/>
      <w:marRight w:val="0"/>
      <w:marTop w:val="0"/>
      <w:marBottom w:val="0"/>
      <w:divBdr>
        <w:top w:val="none" w:sz="0" w:space="0" w:color="auto"/>
        <w:left w:val="none" w:sz="0" w:space="0" w:color="auto"/>
        <w:bottom w:val="none" w:sz="0" w:space="0" w:color="auto"/>
        <w:right w:val="none" w:sz="0" w:space="0" w:color="auto"/>
      </w:divBdr>
    </w:div>
    <w:div w:id="731465138">
      <w:marLeft w:val="640"/>
      <w:marRight w:val="0"/>
      <w:marTop w:val="0"/>
      <w:marBottom w:val="0"/>
      <w:divBdr>
        <w:top w:val="none" w:sz="0" w:space="0" w:color="auto"/>
        <w:left w:val="none" w:sz="0" w:space="0" w:color="auto"/>
        <w:bottom w:val="none" w:sz="0" w:space="0" w:color="auto"/>
        <w:right w:val="none" w:sz="0" w:space="0" w:color="auto"/>
      </w:divBdr>
    </w:div>
    <w:div w:id="731537186">
      <w:marLeft w:val="640"/>
      <w:marRight w:val="0"/>
      <w:marTop w:val="0"/>
      <w:marBottom w:val="0"/>
      <w:divBdr>
        <w:top w:val="none" w:sz="0" w:space="0" w:color="auto"/>
        <w:left w:val="none" w:sz="0" w:space="0" w:color="auto"/>
        <w:bottom w:val="none" w:sz="0" w:space="0" w:color="auto"/>
        <w:right w:val="none" w:sz="0" w:space="0" w:color="auto"/>
      </w:divBdr>
    </w:div>
    <w:div w:id="731540553">
      <w:marLeft w:val="640"/>
      <w:marRight w:val="0"/>
      <w:marTop w:val="0"/>
      <w:marBottom w:val="0"/>
      <w:divBdr>
        <w:top w:val="none" w:sz="0" w:space="0" w:color="auto"/>
        <w:left w:val="none" w:sz="0" w:space="0" w:color="auto"/>
        <w:bottom w:val="none" w:sz="0" w:space="0" w:color="auto"/>
        <w:right w:val="none" w:sz="0" w:space="0" w:color="auto"/>
      </w:divBdr>
    </w:div>
    <w:div w:id="731663543">
      <w:marLeft w:val="640"/>
      <w:marRight w:val="0"/>
      <w:marTop w:val="0"/>
      <w:marBottom w:val="0"/>
      <w:divBdr>
        <w:top w:val="none" w:sz="0" w:space="0" w:color="auto"/>
        <w:left w:val="none" w:sz="0" w:space="0" w:color="auto"/>
        <w:bottom w:val="none" w:sz="0" w:space="0" w:color="auto"/>
        <w:right w:val="none" w:sz="0" w:space="0" w:color="auto"/>
      </w:divBdr>
    </w:div>
    <w:div w:id="731733805">
      <w:marLeft w:val="640"/>
      <w:marRight w:val="0"/>
      <w:marTop w:val="0"/>
      <w:marBottom w:val="0"/>
      <w:divBdr>
        <w:top w:val="none" w:sz="0" w:space="0" w:color="auto"/>
        <w:left w:val="none" w:sz="0" w:space="0" w:color="auto"/>
        <w:bottom w:val="none" w:sz="0" w:space="0" w:color="auto"/>
        <w:right w:val="none" w:sz="0" w:space="0" w:color="auto"/>
      </w:divBdr>
    </w:div>
    <w:div w:id="731778697">
      <w:marLeft w:val="640"/>
      <w:marRight w:val="0"/>
      <w:marTop w:val="0"/>
      <w:marBottom w:val="0"/>
      <w:divBdr>
        <w:top w:val="none" w:sz="0" w:space="0" w:color="auto"/>
        <w:left w:val="none" w:sz="0" w:space="0" w:color="auto"/>
        <w:bottom w:val="none" w:sz="0" w:space="0" w:color="auto"/>
        <w:right w:val="none" w:sz="0" w:space="0" w:color="auto"/>
      </w:divBdr>
    </w:div>
    <w:div w:id="731855034">
      <w:marLeft w:val="640"/>
      <w:marRight w:val="0"/>
      <w:marTop w:val="0"/>
      <w:marBottom w:val="0"/>
      <w:divBdr>
        <w:top w:val="none" w:sz="0" w:space="0" w:color="auto"/>
        <w:left w:val="none" w:sz="0" w:space="0" w:color="auto"/>
        <w:bottom w:val="none" w:sz="0" w:space="0" w:color="auto"/>
        <w:right w:val="none" w:sz="0" w:space="0" w:color="auto"/>
      </w:divBdr>
    </w:div>
    <w:div w:id="731855911">
      <w:marLeft w:val="640"/>
      <w:marRight w:val="0"/>
      <w:marTop w:val="0"/>
      <w:marBottom w:val="0"/>
      <w:divBdr>
        <w:top w:val="none" w:sz="0" w:space="0" w:color="auto"/>
        <w:left w:val="none" w:sz="0" w:space="0" w:color="auto"/>
        <w:bottom w:val="none" w:sz="0" w:space="0" w:color="auto"/>
        <w:right w:val="none" w:sz="0" w:space="0" w:color="auto"/>
      </w:divBdr>
    </w:div>
    <w:div w:id="731924020">
      <w:marLeft w:val="640"/>
      <w:marRight w:val="0"/>
      <w:marTop w:val="0"/>
      <w:marBottom w:val="0"/>
      <w:divBdr>
        <w:top w:val="none" w:sz="0" w:space="0" w:color="auto"/>
        <w:left w:val="none" w:sz="0" w:space="0" w:color="auto"/>
        <w:bottom w:val="none" w:sz="0" w:space="0" w:color="auto"/>
        <w:right w:val="none" w:sz="0" w:space="0" w:color="auto"/>
      </w:divBdr>
    </w:div>
    <w:div w:id="731927851">
      <w:marLeft w:val="640"/>
      <w:marRight w:val="0"/>
      <w:marTop w:val="0"/>
      <w:marBottom w:val="0"/>
      <w:divBdr>
        <w:top w:val="none" w:sz="0" w:space="0" w:color="auto"/>
        <w:left w:val="none" w:sz="0" w:space="0" w:color="auto"/>
        <w:bottom w:val="none" w:sz="0" w:space="0" w:color="auto"/>
        <w:right w:val="none" w:sz="0" w:space="0" w:color="auto"/>
      </w:divBdr>
    </w:div>
    <w:div w:id="732122049">
      <w:marLeft w:val="640"/>
      <w:marRight w:val="0"/>
      <w:marTop w:val="0"/>
      <w:marBottom w:val="0"/>
      <w:divBdr>
        <w:top w:val="none" w:sz="0" w:space="0" w:color="auto"/>
        <w:left w:val="none" w:sz="0" w:space="0" w:color="auto"/>
        <w:bottom w:val="none" w:sz="0" w:space="0" w:color="auto"/>
        <w:right w:val="none" w:sz="0" w:space="0" w:color="auto"/>
      </w:divBdr>
    </w:div>
    <w:div w:id="732199972">
      <w:marLeft w:val="640"/>
      <w:marRight w:val="0"/>
      <w:marTop w:val="0"/>
      <w:marBottom w:val="0"/>
      <w:divBdr>
        <w:top w:val="none" w:sz="0" w:space="0" w:color="auto"/>
        <w:left w:val="none" w:sz="0" w:space="0" w:color="auto"/>
        <w:bottom w:val="none" w:sz="0" w:space="0" w:color="auto"/>
        <w:right w:val="none" w:sz="0" w:space="0" w:color="auto"/>
      </w:divBdr>
    </w:div>
    <w:div w:id="732237627">
      <w:marLeft w:val="640"/>
      <w:marRight w:val="0"/>
      <w:marTop w:val="0"/>
      <w:marBottom w:val="0"/>
      <w:divBdr>
        <w:top w:val="none" w:sz="0" w:space="0" w:color="auto"/>
        <w:left w:val="none" w:sz="0" w:space="0" w:color="auto"/>
        <w:bottom w:val="none" w:sz="0" w:space="0" w:color="auto"/>
        <w:right w:val="none" w:sz="0" w:space="0" w:color="auto"/>
      </w:divBdr>
    </w:div>
    <w:div w:id="732243594">
      <w:marLeft w:val="640"/>
      <w:marRight w:val="0"/>
      <w:marTop w:val="0"/>
      <w:marBottom w:val="0"/>
      <w:divBdr>
        <w:top w:val="none" w:sz="0" w:space="0" w:color="auto"/>
        <w:left w:val="none" w:sz="0" w:space="0" w:color="auto"/>
        <w:bottom w:val="none" w:sz="0" w:space="0" w:color="auto"/>
        <w:right w:val="none" w:sz="0" w:space="0" w:color="auto"/>
      </w:divBdr>
    </w:div>
    <w:div w:id="732318251">
      <w:marLeft w:val="640"/>
      <w:marRight w:val="0"/>
      <w:marTop w:val="0"/>
      <w:marBottom w:val="0"/>
      <w:divBdr>
        <w:top w:val="none" w:sz="0" w:space="0" w:color="auto"/>
        <w:left w:val="none" w:sz="0" w:space="0" w:color="auto"/>
        <w:bottom w:val="none" w:sz="0" w:space="0" w:color="auto"/>
        <w:right w:val="none" w:sz="0" w:space="0" w:color="auto"/>
      </w:divBdr>
    </w:div>
    <w:div w:id="732385085">
      <w:marLeft w:val="640"/>
      <w:marRight w:val="0"/>
      <w:marTop w:val="0"/>
      <w:marBottom w:val="0"/>
      <w:divBdr>
        <w:top w:val="none" w:sz="0" w:space="0" w:color="auto"/>
        <w:left w:val="none" w:sz="0" w:space="0" w:color="auto"/>
        <w:bottom w:val="none" w:sz="0" w:space="0" w:color="auto"/>
        <w:right w:val="none" w:sz="0" w:space="0" w:color="auto"/>
      </w:divBdr>
    </w:div>
    <w:div w:id="732385174">
      <w:marLeft w:val="640"/>
      <w:marRight w:val="0"/>
      <w:marTop w:val="0"/>
      <w:marBottom w:val="0"/>
      <w:divBdr>
        <w:top w:val="none" w:sz="0" w:space="0" w:color="auto"/>
        <w:left w:val="none" w:sz="0" w:space="0" w:color="auto"/>
        <w:bottom w:val="none" w:sz="0" w:space="0" w:color="auto"/>
        <w:right w:val="none" w:sz="0" w:space="0" w:color="auto"/>
      </w:divBdr>
    </w:div>
    <w:div w:id="732389135">
      <w:marLeft w:val="640"/>
      <w:marRight w:val="0"/>
      <w:marTop w:val="0"/>
      <w:marBottom w:val="0"/>
      <w:divBdr>
        <w:top w:val="none" w:sz="0" w:space="0" w:color="auto"/>
        <w:left w:val="none" w:sz="0" w:space="0" w:color="auto"/>
        <w:bottom w:val="none" w:sz="0" w:space="0" w:color="auto"/>
        <w:right w:val="none" w:sz="0" w:space="0" w:color="auto"/>
      </w:divBdr>
    </w:div>
    <w:div w:id="732461415">
      <w:marLeft w:val="640"/>
      <w:marRight w:val="0"/>
      <w:marTop w:val="0"/>
      <w:marBottom w:val="0"/>
      <w:divBdr>
        <w:top w:val="none" w:sz="0" w:space="0" w:color="auto"/>
        <w:left w:val="none" w:sz="0" w:space="0" w:color="auto"/>
        <w:bottom w:val="none" w:sz="0" w:space="0" w:color="auto"/>
        <w:right w:val="none" w:sz="0" w:space="0" w:color="auto"/>
      </w:divBdr>
    </w:div>
    <w:div w:id="732461416">
      <w:marLeft w:val="640"/>
      <w:marRight w:val="0"/>
      <w:marTop w:val="0"/>
      <w:marBottom w:val="0"/>
      <w:divBdr>
        <w:top w:val="none" w:sz="0" w:space="0" w:color="auto"/>
        <w:left w:val="none" w:sz="0" w:space="0" w:color="auto"/>
        <w:bottom w:val="none" w:sz="0" w:space="0" w:color="auto"/>
        <w:right w:val="none" w:sz="0" w:space="0" w:color="auto"/>
      </w:divBdr>
    </w:div>
    <w:div w:id="732502867">
      <w:marLeft w:val="640"/>
      <w:marRight w:val="0"/>
      <w:marTop w:val="0"/>
      <w:marBottom w:val="0"/>
      <w:divBdr>
        <w:top w:val="none" w:sz="0" w:space="0" w:color="auto"/>
        <w:left w:val="none" w:sz="0" w:space="0" w:color="auto"/>
        <w:bottom w:val="none" w:sz="0" w:space="0" w:color="auto"/>
        <w:right w:val="none" w:sz="0" w:space="0" w:color="auto"/>
      </w:divBdr>
    </w:div>
    <w:div w:id="732507354">
      <w:marLeft w:val="640"/>
      <w:marRight w:val="0"/>
      <w:marTop w:val="0"/>
      <w:marBottom w:val="0"/>
      <w:divBdr>
        <w:top w:val="none" w:sz="0" w:space="0" w:color="auto"/>
        <w:left w:val="none" w:sz="0" w:space="0" w:color="auto"/>
        <w:bottom w:val="none" w:sz="0" w:space="0" w:color="auto"/>
        <w:right w:val="none" w:sz="0" w:space="0" w:color="auto"/>
      </w:divBdr>
    </w:div>
    <w:div w:id="732627193">
      <w:marLeft w:val="640"/>
      <w:marRight w:val="0"/>
      <w:marTop w:val="0"/>
      <w:marBottom w:val="0"/>
      <w:divBdr>
        <w:top w:val="none" w:sz="0" w:space="0" w:color="auto"/>
        <w:left w:val="none" w:sz="0" w:space="0" w:color="auto"/>
        <w:bottom w:val="none" w:sz="0" w:space="0" w:color="auto"/>
        <w:right w:val="none" w:sz="0" w:space="0" w:color="auto"/>
      </w:divBdr>
    </w:div>
    <w:div w:id="732659542">
      <w:marLeft w:val="640"/>
      <w:marRight w:val="0"/>
      <w:marTop w:val="0"/>
      <w:marBottom w:val="0"/>
      <w:divBdr>
        <w:top w:val="none" w:sz="0" w:space="0" w:color="auto"/>
        <w:left w:val="none" w:sz="0" w:space="0" w:color="auto"/>
        <w:bottom w:val="none" w:sz="0" w:space="0" w:color="auto"/>
        <w:right w:val="none" w:sz="0" w:space="0" w:color="auto"/>
      </w:divBdr>
    </w:div>
    <w:div w:id="732771856">
      <w:marLeft w:val="640"/>
      <w:marRight w:val="0"/>
      <w:marTop w:val="0"/>
      <w:marBottom w:val="0"/>
      <w:divBdr>
        <w:top w:val="none" w:sz="0" w:space="0" w:color="auto"/>
        <w:left w:val="none" w:sz="0" w:space="0" w:color="auto"/>
        <w:bottom w:val="none" w:sz="0" w:space="0" w:color="auto"/>
        <w:right w:val="none" w:sz="0" w:space="0" w:color="auto"/>
      </w:divBdr>
    </w:div>
    <w:div w:id="732776224">
      <w:marLeft w:val="640"/>
      <w:marRight w:val="0"/>
      <w:marTop w:val="0"/>
      <w:marBottom w:val="0"/>
      <w:divBdr>
        <w:top w:val="none" w:sz="0" w:space="0" w:color="auto"/>
        <w:left w:val="none" w:sz="0" w:space="0" w:color="auto"/>
        <w:bottom w:val="none" w:sz="0" w:space="0" w:color="auto"/>
        <w:right w:val="none" w:sz="0" w:space="0" w:color="auto"/>
      </w:divBdr>
    </w:div>
    <w:div w:id="732848834">
      <w:bodyDiv w:val="1"/>
      <w:marLeft w:val="0"/>
      <w:marRight w:val="0"/>
      <w:marTop w:val="0"/>
      <w:marBottom w:val="0"/>
      <w:divBdr>
        <w:top w:val="none" w:sz="0" w:space="0" w:color="auto"/>
        <w:left w:val="none" w:sz="0" w:space="0" w:color="auto"/>
        <w:bottom w:val="none" w:sz="0" w:space="0" w:color="auto"/>
        <w:right w:val="none" w:sz="0" w:space="0" w:color="auto"/>
      </w:divBdr>
    </w:div>
    <w:div w:id="732848919">
      <w:marLeft w:val="640"/>
      <w:marRight w:val="0"/>
      <w:marTop w:val="0"/>
      <w:marBottom w:val="0"/>
      <w:divBdr>
        <w:top w:val="none" w:sz="0" w:space="0" w:color="auto"/>
        <w:left w:val="none" w:sz="0" w:space="0" w:color="auto"/>
        <w:bottom w:val="none" w:sz="0" w:space="0" w:color="auto"/>
        <w:right w:val="none" w:sz="0" w:space="0" w:color="auto"/>
      </w:divBdr>
    </w:div>
    <w:div w:id="732896124">
      <w:marLeft w:val="640"/>
      <w:marRight w:val="0"/>
      <w:marTop w:val="0"/>
      <w:marBottom w:val="0"/>
      <w:divBdr>
        <w:top w:val="none" w:sz="0" w:space="0" w:color="auto"/>
        <w:left w:val="none" w:sz="0" w:space="0" w:color="auto"/>
        <w:bottom w:val="none" w:sz="0" w:space="0" w:color="auto"/>
        <w:right w:val="none" w:sz="0" w:space="0" w:color="auto"/>
      </w:divBdr>
    </w:div>
    <w:div w:id="732964976">
      <w:marLeft w:val="640"/>
      <w:marRight w:val="0"/>
      <w:marTop w:val="0"/>
      <w:marBottom w:val="0"/>
      <w:divBdr>
        <w:top w:val="none" w:sz="0" w:space="0" w:color="auto"/>
        <w:left w:val="none" w:sz="0" w:space="0" w:color="auto"/>
        <w:bottom w:val="none" w:sz="0" w:space="0" w:color="auto"/>
        <w:right w:val="none" w:sz="0" w:space="0" w:color="auto"/>
      </w:divBdr>
    </w:div>
    <w:div w:id="733117095">
      <w:marLeft w:val="640"/>
      <w:marRight w:val="0"/>
      <w:marTop w:val="0"/>
      <w:marBottom w:val="0"/>
      <w:divBdr>
        <w:top w:val="none" w:sz="0" w:space="0" w:color="auto"/>
        <w:left w:val="none" w:sz="0" w:space="0" w:color="auto"/>
        <w:bottom w:val="none" w:sz="0" w:space="0" w:color="auto"/>
        <w:right w:val="none" w:sz="0" w:space="0" w:color="auto"/>
      </w:divBdr>
    </w:div>
    <w:div w:id="733117681">
      <w:marLeft w:val="640"/>
      <w:marRight w:val="0"/>
      <w:marTop w:val="0"/>
      <w:marBottom w:val="0"/>
      <w:divBdr>
        <w:top w:val="none" w:sz="0" w:space="0" w:color="auto"/>
        <w:left w:val="none" w:sz="0" w:space="0" w:color="auto"/>
        <w:bottom w:val="none" w:sz="0" w:space="0" w:color="auto"/>
        <w:right w:val="none" w:sz="0" w:space="0" w:color="auto"/>
      </w:divBdr>
    </w:div>
    <w:div w:id="733117942">
      <w:marLeft w:val="640"/>
      <w:marRight w:val="0"/>
      <w:marTop w:val="0"/>
      <w:marBottom w:val="0"/>
      <w:divBdr>
        <w:top w:val="none" w:sz="0" w:space="0" w:color="auto"/>
        <w:left w:val="none" w:sz="0" w:space="0" w:color="auto"/>
        <w:bottom w:val="none" w:sz="0" w:space="0" w:color="auto"/>
        <w:right w:val="none" w:sz="0" w:space="0" w:color="auto"/>
      </w:divBdr>
    </w:div>
    <w:div w:id="733234366">
      <w:marLeft w:val="640"/>
      <w:marRight w:val="0"/>
      <w:marTop w:val="0"/>
      <w:marBottom w:val="0"/>
      <w:divBdr>
        <w:top w:val="none" w:sz="0" w:space="0" w:color="auto"/>
        <w:left w:val="none" w:sz="0" w:space="0" w:color="auto"/>
        <w:bottom w:val="none" w:sz="0" w:space="0" w:color="auto"/>
        <w:right w:val="none" w:sz="0" w:space="0" w:color="auto"/>
      </w:divBdr>
    </w:div>
    <w:div w:id="733314322">
      <w:marLeft w:val="640"/>
      <w:marRight w:val="0"/>
      <w:marTop w:val="0"/>
      <w:marBottom w:val="0"/>
      <w:divBdr>
        <w:top w:val="none" w:sz="0" w:space="0" w:color="auto"/>
        <w:left w:val="none" w:sz="0" w:space="0" w:color="auto"/>
        <w:bottom w:val="none" w:sz="0" w:space="0" w:color="auto"/>
        <w:right w:val="none" w:sz="0" w:space="0" w:color="auto"/>
      </w:divBdr>
    </w:div>
    <w:div w:id="733356211">
      <w:marLeft w:val="640"/>
      <w:marRight w:val="0"/>
      <w:marTop w:val="0"/>
      <w:marBottom w:val="0"/>
      <w:divBdr>
        <w:top w:val="none" w:sz="0" w:space="0" w:color="auto"/>
        <w:left w:val="none" w:sz="0" w:space="0" w:color="auto"/>
        <w:bottom w:val="none" w:sz="0" w:space="0" w:color="auto"/>
        <w:right w:val="none" w:sz="0" w:space="0" w:color="auto"/>
      </w:divBdr>
    </w:div>
    <w:div w:id="733360962">
      <w:marLeft w:val="640"/>
      <w:marRight w:val="0"/>
      <w:marTop w:val="0"/>
      <w:marBottom w:val="0"/>
      <w:divBdr>
        <w:top w:val="none" w:sz="0" w:space="0" w:color="auto"/>
        <w:left w:val="none" w:sz="0" w:space="0" w:color="auto"/>
        <w:bottom w:val="none" w:sz="0" w:space="0" w:color="auto"/>
        <w:right w:val="none" w:sz="0" w:space="0" w:color="auto"/>
      </w:divBdr>
    </w:div>
    <w:div w:id="733551565">
      <w:marLeft w:val="640"/>
      <w:marRight w:val="0"/>
      <w:marTop w:val="0"/>
      <w:marBottom w:val="0"/>
      <w:divBdr>
        <w:top w:val="none" w:sz="0" w:space="0" w:color="auto"/>
        <w:left w:val="none" w:sz="0" w:space="0" w:color="auto"/>
        <w:bottom w:val="none" w:sz="0" w:space="0" w:color="auto"/>
        <w:right w:val="none" w:sz="0" w:space="0" w:color="auto"/>
      </w:divBdr>
    </w:div>
    <w:div w:id="733624033">
      <w:marLeft w:val="480"/>
      <w:marRight w:val="0"/>
      <w:marTop w:val="0"/>
      <w:marBottom w:val="0"/>
      <w:divBdr>
        <w:top w:val="none" w:sz="0" w:space="0" w:color="auto"/>
        <w:left w:val="none" w:sz="0" w:space="0" w:color="auto"/>
        <w:bottom w:val="none" w:sz="0" w:space="0" w:color="auto"/>
        <w:right w:val="none" w:sz="0" w:space="0" w:color="auto"/>
      </w:divBdr>
    </w:div>
    <w:div w:id="733817464">
      <w:marLeft w:val="640"/>
      <w:marRight w:val="0"/>
      <w:marTop w:val="0"/>
      <w:marBottom w:val="0"/>
      <w:divBdr>
        <w:top w:val="none" w:sz="0" w:space="0" w:color="auto"/>
        <w:left w:val="none" w:sz="0" w:space="0" w:color="auto"/>
        <w:bottom w:val="none" w:sz="0" w:space="0" w:color="auto"/>
        <w:right w:val="none" w:sz="0" w:space="0" w:color="auto"/>
      </w:divBdr>
    </w:div>
    <w:div w:id="733897028">
      <w:marLeft w:val="640"/>
      <w:marRight w:val="0"/>
      <w:marTop w:val="0"/>
      <w:marBottom w:val="0"/>
      <w:divBdr>
        <w:top w:val="none" w:sz="0" w:space="0" w:color="auto"/>
        <w:left w:val="none" w:sz="0" w:space="0" w:color="auto"/>
        <w:bottom w:val="none" w:sz="0" w:space="0" w:color="auto"/>
        <w:right w:val="none" w:sz="0" w:space="0" w:color="auto"/>
      </w:divBdr>
    </w:div>
    <w:div w:id="733968715">
      <w:marLeft w:val="640"/>
      <w:marRight w:val="0"/>
      <w:marTop w:val="0"/>
      <w:marBottom w:val="0"/>
      <w:divBdr>
        <w:top w:val="none" w:sz="0" w:space="0" w:color="auto"/>
        <w:left w:val="none" w:sz="0" w:space="0" w:color="auto"/>
        <w:bottom w:val="none" w:sz="0" w:space="0" w:color="auto"/>
        <w:right w:val="none" w:sz="0" w:space="0" w:color="auto"/>
      </w:divBdr>
    </w:div>
    <w:div w:id="734086572">
      <w:marLeft w:val="640"/>
      <w:marRight w:val="0"/>
      <w:marTop w:val="0"/>
      <w:marBottom w:val="0"/>
      <w:divBdr>
        <w:top w:val="none" w:sz="0" w:space="0" w:color="auto"/>
        <w:left w:val="none" w:sz="0" w:space="0" w:color="auto"/>
        <w:bottom w:val="none" w:sz="0" w:space="0" w:color="auto"/>
        <w:right w:val="none" w:sz="0" w:space="0" w:color="auto"/>
      </w:divBdr>
    </w:div>
    <w:div w:id="734086816">
      <w:marLeft w:val="640"/>
      <w:marRight w:val="0"/>
      <w:marTop w:val="0"/>
      <w:marBottom w:val="0"/>
      <w:divBdr>
        <w:top w:val="none" w:sz="0" w:space="0" w:color="auto"/>
        <w:left w:val="none" w:sz="0" w:space="0" w:color="auto"/>
        <w:bottom w:val="none" w:sz="0" w:space="0" w:color="auto"/>
        <w:right w:val="none" w:sz="0" w:space="0" w:color="auto"/>
      </w:divBdr>
    </w:div>
    <w:div w:id="734202892">
      <w:marLeft w:val="640"/>
      <w:marRight w:val="0"/>
      <w:marTop w:val="0"/>
      <w:marBottom w:val="0"/>
      <w:divBdr>
        <w:top w:val="none" w:sz="0" w:space="0" w:color="auto"/>
        <w:left w:val="none" w:sz="0" w:space="0" w:color="auto"/>
        <w:bottom w:val="none" w:sz="0" w:space="0" w:color="auto"/>
        <w:right w:val="none" w:sz="0" w:space="0" w:color="auto"/>
      </w:divBdr>
    </w:div>
    <w:div w:id="734276082">
      <w:marLeft w:val="640"/>
      <w:marRight w:val="0"/>
      <w:marTop w:val="0"/>
      <w:marBottom w:val="0"/>
      <w:divBdr>
        <w:top w:val="none" w:sz="0" w:space="0" w:color="auto"/>
        <w:left w:val="none" w:sz="0" w:space="0" w:color="auto"/>
        <w:bottom w:val="none" w:sz="0" w:space="0" w:color="auto"/>
        <w:right w:val="none" w:sz="0" w:space="0" w:color="auto"/>
      </w:divBdr>
    </w:div>
    <w:div w:id="734276724">
      <w:marLeft w:val="640"/>
      <w:marRight w:val="0"/>
      <w:marTop w:val="0"/>
      <w:marBottom w:val="0"/>
      <w:divBdr>
        <w:top w:val="none" w:sz="0" w:space="0" w:color="auto"/>
        <w:left w:val="none" w:sz="0" w:space="0" w:color="auto"/>
        <w:bottom w:val="none" w:sz="0" w:space="0" w:color="auto"/>
        <w:right w:val="none" w:sz="0" w:space="0" w:color="auto"/>
      </w:divBdr>
    </w:div>
    <w:div w:id="734282699">
      <w:marLeft w:val="640"/>
      <w:marRight w:val="0"/>
      <w:marTop w:val="0"/>
      <w:marBottom w:val="0"/>
      <w:divBdr>
        <w:top w:val="none" w:sz="0" w:space="0" w:color="auto"/>
        <w:left w:val="none" w:sz="0" w:space="0" w:color="auto"/>
        <w:bottom w:val="none" w:sz="0" w:space="0" w:color="auto"/>
        <w:right w:val="none" w:sz="0" w:space="0" w:color="auto"/>
      </w:divBdr>
    </w:div>
    <w:div w:id="734356963">
      <w:marLeft w:val="640"/>
      <w:marRight w:val="0"/>
      <w:marTop w:val="0"/>
      <w:marBottom w:val="0"/>
      <w:divBdr>
        <w:top w:val="none" w:sz="0" w:space="0" w:color="auto"/>
        <w:left w:val="none" w:sz="0" w:space="0" w:color="auto"/>
        <w:bottom w:val="none" w:sz="0" w:space="0" w:color="auto"/>
        <w:right w:val="none" w:sz="0" w:space="0" w:color="auto"/>
      </w:divBdr>
    </w:div>
    <w:div w:id="734471800">
      <w:marLeft w:val="640"/>
      <w:marRight w:val="0"/>
      <w:marTop w:val="0"/>
      <w:marBottom w:val="0"/>
      <w:divBdr>
        <w:top w:val="none" w:sz="0" w:space="0" w:color="auto"/>
        <w:left w:val="none" w:sz="0" w:space="0" w:color="auto"/>
        <w:bottom w:val="none" w:sz="0" w:space="0" w:color="auto"/>
        <w:right w:val="none" w:sz="0" w:space="0" w:color="auto"/>
      </w:divBdr>
    </w:div>
    <w:div w:id="734473160">
      <w:marLeft w:val="640"/>
      <w:marRight w:val="0"/>
      <w:marTop w:val="0"/>
      <w:marBottom w:val="0"/>
      <w:divBdr>
        <w:top w:val="none" w:sz="0" w:space="0" w:color="auto"/>
        <w:left w:val="none" w:sz="0" w:space="0" w:color="auto"/>
        <w:bottom w:val="none" w:sz="0" w:space="0" w:color="auto"/>
        <w:right w:val="none" w:sz="0" w:space="0" w:color="auto"/>
      </w:divBdr>
    </w:div>
    <w:div w:id="734549488">
      <w:marLeft w:val="640"/>
      <w:marRight w:val="0"/>
      <w:marTop w:val="0"/>
      <w:marBottom w:val="0"/>
      <w:divBdr>
        <w:top w:val="none" w:sz="0" w:space="0" w:color="auto"/>
        <w:left w:val="none" w:sz="0" w:space="0" w:color="auto"/>
        <w:bottom w:val="none" w:sz="0" w:space="0" w:color="auto"/>
        <w:right w:val="none" w:sz="0" w:space="0" w:color="auto"/>
      </w:divBdr>
    </w:div>
    <w:div w:id="734552759">
      <w:marLeft w:val="640"/>
      <w:marRight w:val="0"/>
      <w:marTop w:val="0"/>
      <w:marBottom w:val="0"/>
      <w:divBdr>
        <w:top w:val="none" w:sz="0" w:space="0" w:color="auto"/>
        <w:left w:val="none" w:sz="0" w:space="0" w:color="auto"/>
        <w:bottom w:val="none" w:sz="0" w:space="0" w:color="auto"/>
        <w:right w:val="none" w:sz="0" w:space="0" w:color="auto"/>
      </w:divBdr>
    </w:div>
    <w:div w:id="734619870">
      <w:marLeft w:val="640"/>
      <w:marRight w:val="0"/>
      <w:marTop w:val="0"/>
      <w:marBottom w:val="0"/>
      <w:divBdr>
        <w:top w:val="none" w:sz="0" w:space="0" w:color="auto"/>
        <w:left w:val="none" w:sz="0" w:space="0" w:color="auto"/>
        <w:bottom w:val="none" w:sz="0" w:space="0" w:color="auto"/>
        <w:right w:val="none" w:sz="0" w:space="0" w:color="auto"/>
      </w:divBdr>
    </w:div>
    <w:div w:id="734864421">
      <w:marLeft w:val="640"/>
      <w:marRight w:val="0"/>
      <w:marTop w:val="0"/>
      <w:marBottom w:val="0"/>
      <w:divBdr>
        <w:top w:val="none" w:sz="0" w:space="0" w:color="auto"/>
        <w:left w:val="none" w:sz="0" w:space="0" w:color="auto"/>
        <w:bottom w:val="none" w:sz="0" w:space="0" w:color="auto"/>
        <w:right w:val="none" w:sz="0" w:space="0" w:color="auto"/>
      </w:divBdr>
    </w:div>
    <w:div w:id="735009476">
      <w:marLeft w:val="640"/>
      <w:marRight w:val="0"/>
      <w:marTop w:val="0"/>
      <w:marBottom w:val="0"/>
      <w:divBdr>
        <w:top w:val="none" w:sz="0" w:space="0" w:color="auto"/>
        <w:left w:val="none" w:sz="0" w:space="0" w:color="auto"/>
        <w:bottom w:val="none" w:sz="0" w:space="0" w:color="auto"/>
        <w:right w:val="none" w:sz="0" w:space="0" w:color="auto"/>
      </w:divBdr>
    </w:div>
    <w:div w:id="735014969">
      <w:marLeft w:val="640"/>
      <w:marRight w:val="0"/>
      <w:marTop w:val="0"/>
      <w:marBottom w:val="0"/>
      <w:divBdr>
        <w:top w:val="none" w:sz="0" w:space="0" w:color="auto"/>
        <w:left w:val="none" w:sz="0" w:space="0" w:color="auto"/>
        <w:bottom w:val="none" w:sz="0" w:space="0" w:color="auto"/>
        <w:right w:val="none" w:sz="0" w:space="0" w:color="auto"/>
      </w:divBdr>
    </w:div>
    <w:div w:id="735083396">
      <w:marLeft w:val="640"/>
      <w:marRight w:val="0"/>
      <w:marTop w:val="0"/>
      <w:marBottom w:val="0"/>
      <w:divBdr>
        <w:top w:val="none" w:sz="0" w:space="0" w:color="auto"/>
        <w:left w:val="none" w:sz="0" w:space="0" w:color="auto"/>
        <w:bottom w:val="none" w:sz="0" w:space="0" w:color="auto"/>
        <w:right w:val="none" w:sz="0" w:space="0" w:color="auto"/>
      </w:divBdr>
    </w:div>
    <w:div w:id="735129245">
      <w:marLeft w:val="640"/>
      <w:marRight w:val="0"/>
      <w:marTop w:val="0"/>
      <w:marBottom w:val="0"/>
      <w:divBdr>
        <w:top w:val="none" w:sz="0" w:space="0" w:color="auto"/>
        <w:left w:val="none" w:sz="0" w:space="0" w:color="auto"/>
        <w:bottom w:val="none" w:sz="0" w:space="0" w:color="auto"/>
        <w:right w:val="none" w:sz="0" w:space="0" w:color="auto"/>
      </w:divBdr>
    </w:div>
    <w:div w:id="735206752">
      <w:marLeft w:val="640"/>
      <w:marRight w:val="0"/>
      <w:marTop w:val="0"/>
      <w:marBottom w:val="0"/>
      <w:divBdr>
        <w:top w:val="none" w:sz="0" w:space="0" w:color="auto"/>
        <w:left w:val="none" w:sz="0" w:space="0" w:color="auto"/>
        <w:bottom w:val="none" w:sz="0" w:space="0" w:color="auto"/>
        <w:right w:val="none" w:sz="0" w:space="0" w:color="auto"/>
      </w:divBdr>
    </w:div>
    <w:div w:id="735277941">
      <w:marLeft w:val="640"/>
      <w:marRight w:val="0"/>
      <w:marTop w:val="0"/>
      <w:marBottom w:val="0"/>
      <w:divBdr>
        <w:top w:val="none" w:sz="0" w:space="0" w:color="auto"/>
        <w:left w:val="none" w:sz="0" w:space="0" w:color="auto"/>
        <w:bottom w:val="none" w:sz="0" w:space="0" w:color="auto"/>
        <w:right w:val="none" w:sz="0" w:space="0" w:color="auto"/>
      </w:divBdr>
    </w:div>
    <w:div w:id="735278234">
      <w:marLeft w:val="640"/>
      <w:marRight w:val="0"/>
      <w:marTop w:val="0"/>
      <w:marBottom w:val="0"/>
      <w:divBdr>
        <w:top w:val="none" w:sz="0" w:space="0" w:color="auto"/>
        <w:left w:val="none" w:sz="0" w:space="0" w:color="auto"/>
        <w:bottom w:val="none" w:sz="0" w:space="0" w:color="auto"/>
        <w:right w:val="none" w:sz="0" w:space="0" w:color="auto"/>
      </w:divBdr>
    </w:div>
    <w:div w:id="735400155">
      <w:marLeft w:val="640"/>
      <w:marRight w:val="0"/>
      <w:marTop w:val="0"/>
      <w:marBottom w:val="0"/>
      <w:divBdr>
        <w:top w:val="none" w:sz="0" w:space="0" w:color="auto"/>
        <w:left w:val="none" w:sz="0" w:space="0" w:color="auto"/>
        <w:bottom w:val="none" w:sz="0" w:space="0" w:color="auto"/>
        <w:right w:val="none" w:sz="0" w:space="0" w:color="auto"/>
      </w:divBdr>
    </w:div>
    <w:div w:id="735470503">
      <w:marLeft w:val="640"/>
      <w:marRight w:val="0"/>
      <w:marTop w:val="0"/>
      <w:marBottom w:val="0"/>
      <w:divBdr>
        <w:top w:val="none" w:sz="0" w:space="0" w:color="auto"/>
        <w:left w:val="none" w:sz="0" w:space="0" w:color="auto"/>
        <w:bottom w:val="none" w:sz="0" w:space="0" w:color="auto"/>
        <w:right w:val="none" w:sz="0" w:space="0" w:color="auto"/>
      </w:divBdr>
    </w:div>
    <w:div w:id="735475875">
      <w:marLeft w:val="640"/>
      <w:marRight w:val="0"/>
      <w:marTop w:val="0"/>
      <w:marBottom w:val="0"/>
      <w:divBdr>
        <w:top w:val="none" w:sz="0" w:space="0" w:color="auto"/>
        <w:left w:val="none" w:sz="0" w:space="0" w:color="auto"/>
        <w:bottom w:val="none" w:sz="0" w:space="0" w:color="auto"/>
        <w:right w:val="none" w:sz="0" w:space="0" w:color="auto"/>
      </w:divBdr>
    </w:div>
    <w:div w:id="735477110">
      <w:marLeft w:val="640"/>
      <w:marRight w:val="0"/>
      <w:marTop w:val="0"/>
      <w:marBottom w:val="0"/>
      <w:divBdr>
        <w:top w:val="none" w:sz="0" w:space="0" w:color="auto"/>
        <w:left w:val="none" w:sz="0" w:space="0" w:color="auto"/>
        <w:bottom w:val="none" w:sz="0" w:space="0" w:color="auto"/>
        <w:right w:val="none" w:sz="0" w:space="0" w:color="auto"/>
      </w:divBdr>
    </w:div>
    <w:div w:id="735514167">
      <w:marLeft w:val="640"/>
      <w:marRight w:val="0"/>
      <w:marTop w:val="0"/>
      <w:marBottom w:val="0"/>
      <w:divBdr>
        <w:top w:val="none" w:sz="0" w:space="0" w:color="auto"/>
        <w:left w:val="none" w:sz="0" w:space="0" w:color="auto"/>
        <w:bottom w:val="none" w:sz="0" w:space="0" w:color="auto"/>
        <w:right w:val="none" w:sz="0" w:space="0" w:color="auto"/>
      </w:divBdr>
    </w:div>
    <w:div w:id="735515205">
      <w:marLeft w:val="640"/>
      <w:marRight w:val="0"/>
      <w:marTop w:val="0"/>
      <w:marBottom w:val="0"/>
      <w:divBdr>
        <w:top w:val="none" w:sz="0" w:space="0" w:color="auto"/>
        <w:left w:val="none" w:sz="0" w:space="0" w:color="auto"/>
        <w:bottom w:val="none" w:sz="0" w:space="0" w:color="auto"/>
        <w:right w:val="none" w:sz="0" w:space="0" w:color="auto"/>
      </w:divBdr>
    </w:div>
    <w:div w:id="735516467">
      <w:marLeft w:val="640"/>
      <w:marRight w:val="0"/>
      <w:marTop w:val="0"/>
      <w:marBottom w:val="0"/>
      <w:divBdr>
        <w:top w:val="none" w:sz="0" w:space="0" w:color="auto"/>
        <w:left w:val="none" w:sz="0" w:space="0" w:color="auto"/>
        <w:bottom w:val="none" w:sz="0" w:space="0" w:color="auto"/>
        <w:right w:val="none" w:sz="0" w:space="0" w:color="auto"/>
      </w:divBdr>
    </w:div>
    <w:div w:id="735519678">
      <w:marLeft w:val="640"/>
      <w:marRight w:val="0"/>
      <w:marTop w:val="0"/>
      <w:marBottom w:val="0"/>
      <w:divBdr>
        <w:top w:val="none" w:sz="0" w:space="0" w:color="auto"/>
        <w:left w:val="none" w:sz="0" w:space="0" w:color="auto"/>
        <w:bottom w:val="none" w:sz="0" w:space="0" w:color="auto"/>
        <w:right w:val="none" w:sz="0" w:space="0" w:color="auto"/>
      </w:divBdr>
    </w:div>
    <w:div w:id="735543147">
      <w:marLeft w:val="640"/>
      <w:marRight w:val="0"/>
      <w:marTop w:val="0"/>
      <w:marBottom w:val="0"/>
      <w:divBdr>
        <w:top w:val="none" w:sz="0" w:space="0" w:color="auto"/>
        <w:left w:val="none" w:sz="0" w:space="0" w:color="auto"/>
        <w:bottom w:val="none" w:sz="0" w:space="0" w:color="auto"/>
        <w:right w:val="none" w:sz="0" w:space="0" w:color="auto"/>
      </w:divBdr>
    </w:div>
    <w:div w:id="735592763">
      <w:marLeft w:val="640"/>
      <w:marRight w:val="0"/>
      <w:marTop w:val="0"/>
      <w:marBottom w:val="0"/>
      <w:divBdr>
        <w:top w:val="none" w:sz="0" w:space="0" w:color="auto"/>
        <w:left w:val="none" w:sz="0" w:space="0" w:color="auto"/>
        <w:bottom w:val="none" w:sz="0" w:space="0" w:color="auto"/>
        <w:right w:val="none" w:sz="0" w:space="0" w:color="auto"/>
      </w:divBdr>
    </w:div>
    <w:div w:id="735595517">
      <w:marLeft w:val="640"/>
      <w:marRight w:val="0"/>
      <w:marTop w:val="0"/>
      <w:marBottom w:val="0"/>
      <w:divBdr>
        <w:top w:val="none" w:sz="0" w:space="0" w:color="auto"/>
        <w:left w:val="none" w:sz="0" w:space="0" w:color="auto"/>
        <w:bottom w:val="none" w:sz="0" w:space="0" w:color="auto"/>
        <w:right w:val="none" w:sz="0" w:space="0" w:color="auto"/>
      </w:divBdr>
    </w:div>
    <w:div w:id="735779306">
      <w:marLeft w:val="640"/>
      <w:marRight w:val="0"/>
      <w:marTop w:val="0"/>
      <w:marBottom w:val="0"/>
      <w:divBdr>
        <w:top w:val="none" w:sz="0" w:space="0" w:color="auto"/>
        <w:left w:val="none" w:sz="0" w:space="0" w:color="auto"/>
        <w:bottom w:val="none" w:sz="0" w:space="0" w:color="auto"/>
        <w:right w:val="none" w:sz="0" w:space="0" w:color="auto"/>
      </w:divBdr>
    </w:div>
    <w:div w:id="735785807">
      <w:marLeft w:val="640"/>
      <w:marRight w:val="0"/>
      <w:marTop w:val="0"/>
      <w:marBottom w:val="0"/>
      <w:divBdr>
        <w:top w:val="none" w:sz="0" w:space="0" w:color="auto"/>
        <w:left w:val="none" w:sz="0" w:space="0" w:color="auto"/>
        <w:bottom w:val="none" w:sz="0" w:space="0" w:color="auto"/>
        <w:right w:val="none" w:sz="0" w:space="0" w:color="auto"/>
      </w:divBdr>
    </w:div>
    <w:div w:id="735903795">
      <w:marLeft w:val="640"/>
      <w:marRight w:val="0"/>
      <w:marTop w:val="0"/>
      <w:marBottom w:val="0"/>
      <w:divBdr>
        <w:top w:val="none" w:sz="0" w:space="0" w:color="auto"/>
        <w:left w:val="none" w:sz="0" w:space="0" w:color="auto"/>
        <w:bottom w:val="none" w:sz="0" w:space="0" w:color="auto"/>
        <w:right w:val="none" w:sz="0" w:space="0" w:color="auto"/>
      </w:divBdr>
    </w:div>
    <w:div w:id="736054418">
      <w:marLeft w:val="640"/>
      <w:marRight w:val="0"/>
      <w:marTop w:val="0"/>
      <w:marBottom w:val="0"/>
      <w:divBdr>
        <w:top w:val="none" w:sz="0" w:space="0" w:color="auto"/>
        <w:left w:val="none" w:sz="0" w:space="0" w:color="auto"/>
        <w:bottom w:val="none" w:sz="0" w:space="0" w:color="auto"/>
        <w:right w:val="none" w:sz="0" w:space="0" w:color="auto"/>
      </w:divBdr>
    </w:div>
    <w:div w:id="736055101">
      <w:marLeft w:val="640"/>
      <w:marRight w:val="0"/>
      <w:marTop w:val="0"/>
      <w:marBottom w:val="0"/>
      <w:divBdr>
        <w:top w:val="none" w:sz="0" w:space="0" w:color="auto"/>
        <w:left w:val="none" w:sz="0" w:space="0" w:color="auto"/>
        <w:bottom w:val="none" w:sz="0" w:space="0" w:color="auto"/>
        <w:right w:val="none" w:sz="0" w:space="0" w:color="auto"/>
      </w:divBdr>
    </w:div>
    <w:div w:id="736055756">
      <w:marLeft w:val="640"/>
      <w:marRight w:val="0"/>
      <w:marTop w:val="0"/>
      <w:marBottom w:val="0"/>
      <w:divBdr>
        <w:top w:val="none" w:sz="0" w:space="0" w:color="auto"/>
        <w:left w:val="none" w:sz="0" w:space="0" w:color="auto"/>
        <w:bottom w:val="none" w:sz="0" w:space="0" w:color="auto"/>
        <w:right w:val="none" w:sz="0" w:space="0" w:color="auto"/>
      </w:divBdr>
    </w:div>
    <w:div w:id="736127674">
      <w:marLeft w:val="640"/>
      <w:marRight w:val="0"/>
      <w:marTop w:val="0"/>
      <w:marBottom w:val="0"/>
      <w:divBdr>
        <w:top w:val="none" w:sz="0" w:space="0" w:color="auto"/>
        <w:left w:val="none" w:sz="0" w:space="0" w:color="auto"/>
        <w:bottom w:val="none" w:sz="0" w:space="0" w:color="auto"/>
        <w:right w:val="none" w:sz="0" w:space="0" w:color="auto"/>
      </w:divBdr>
    </w:div>
    <w:div w:id="736168106">
      <w:marLeft w:val="640"/>
      <w:marRight w:val="0"/>
      <w:marTop w:val="0"/>
      <w:marBottom w:val="0"/>
      <w:divBdr>
        <w:top w:val="none" w:sz="0" w:space="0" w:color="auto"/>
        <w:left w:val="none" w:sz="0" w:space="0" w:color="auto"/>
        <w:bottom w:val="none" w:sz="0" w:space="0" w:color="auto"/>
        <w:right w:val="none" w:sz="0" w:space="0" w:color="auto"/>
      </w:divBdr>
    </w:div>
    <w:div w:id="736170265">
      <w:marLeft w:val="640"/>
      <w:marRight w:val="0"/>
      <w:marTop w:val="0"/>
      <w:marBottom w:val="0"/>
      <w:divBdr>
        <w:top w:val="none" w:sz="0" w:space="0" w:color="auto"/>
        <w:left w:val="none" w:sz="0" w:space="0" w:color="auto"/>
        <w:bottom w:val="none" w:sz="0" w:space="0" w:color="auto"/>
        <w:right w:val="none" w:sz="0" w:space="0" w:color="auto"/>
      </w:divBdr>
    </w:div>
    <w:div w:id="736241147">
      <w:marLeft w:val="640"/>
      <w:marRight w:val="0"/>
      <w:marTop w:val="0"/>
      <w:marBottom w:val="0"/>
      <w:divBdr>
        <w:top w:val="none" w:sz="0" w:space="0" w:color="auto"/>
        <w:left w:val="none" w:sz="0" w:space="0" w:color="auto"/>
        <w:bottom w:val="none" w:sz="0" w:space="0" w:color="auto"/>
        <w:right w:val="none" w:sz="0" w:space="0" w:color="auto"/>
      </w:divBdr>
    </w:div>
    <w:div w:id="736321928">
      <w:marLeft w:val="640"/>
      <w:marRight w:val="0"/>
      <w:marTop w:val="0"/>
      <w:marBottom w:val="0"/>
      <w:divBdr>
        <w:top w:val="none" w:sz="0" w:space="0" w:color="auto"/>
        <w:left w:val="none" w:sz="0" w:space="0" w:color="auto"/>
        <w:bottom w:val="none" w:sz="0" w:space="0" w:color="auto"/>
        <w:right w:val="none" w:sz="0" w:space="0" w:color="auto"/>
      </w:divBdr>
    </w:div>
    <w:div w:id="736325814">
      <w:marLeft w:val="640"/>
      <w:marRight w:val="0"/>
      <w:marTop w:val="0"/>
      <w:marBottom w:val="0"/>
      <w:divBdr>
        <w:top w:val="none" w:sz="0" w:space="0" w:color="auto"/>
        <w:left w:val="none" w:sz="0" w:space="0" w:color="auto"/>
        <w:bottom w:val="none" w:sz="0" w:space="0" w:color="auto"/>
        <w:right w:val="none" w:sz="0" w:space="0" w:color="auto"/>
      </w:divBdr>
    </w:div>
    <w:div w:id="736365079">
      <w:marLeft w:val="640"/>
      <w:marRight w:val="0"/>
      <w:marTop w:val="0"/>
      <w:marBottom w:val="0"/>
      <w:divBdr>
        <w:top w:val="none" w:sz="0" w:space="0" w:color="auto"/>
        <w:left w:val="none" w:sz="0" w:space="0" w:color="auto"/>
        <w:bottom w:val="none" w:sz="0" w:space="0" w:color="auto"/>
        <w:right w:val="none" w:sz="0" w:space="0" w:color="auto"/>
      </w:divBdr>
    </w:div>
    <w:div w:id="736392496">
      <w:marLeft w:val="640"/>
      <w:marRight w:val="0"/>
      <w:marTop w:val="0"/>
      <w:marBottom w:val="0"/>
      <w:divBdr>
        <w:top w:val="none" w:sz="0" w:space="0" w:color="auto"/>
        <w:left w:val="none" w:sz="0" w:space="0" w:color="auto"/>
        <w:bottom w:val="none" w:sz="0" w:space="0" w:color="auto"/>
        <w:right w:val="none" w:sz="0" w:space="0" w:color="auto"/>
      </w:divBdr>
    </w:div>
    <w:div w:id="736395173">
      <w:marLeft w:val="640"/>
      <w:marRight w:val="0"/>
      <w:marTop w:val="0"/>
      <w:marBottom w:val="0"/>
      <w:divBdr>
        <w:top w:val="none" w:sz="0" w:space="0" w:color="auto"/>
        <w:left w:val="none" w:sz="0" w:space="0" w:color="auto"/>
        <w:bottom w:val="none" w:sz="0" w:space="0" w:color="auto"/>
        <w:right w:val="none" w:sz="0" w:space="0" w:color="auto"/>
      </w:divBdr>
    </w:div>
    <w:div w:id="736436708">
      <w:marLeft w:val="640"/>
      <w:marRight w:val="0"/>
      <w:marTop w:val="0"/>
      <w:marBottom w:val="0"/>
      <w:divBdr>
        <w:top w:val="none" w:sz="0" w:space="0" w:color="auto"/>
        <w:left w:val="none" w:sz="0" w:space="0" w:color="auto"/>
        <w:bottom w:val="none" w:sz="0" w:space="0" w:color="auto"/>
        <w:right w:val="none" w:sz="0" w:space="0" w:color="auto"/>
      </w:divBdr>
    </w:div>
    <w:div w:id="736438039">
      <w:marLeft w:val="640"/>
      <w:marRight w:val="0"/>
      <w:marTop w:val="0"/>
      <w:marBottom w:val="0"/>
      <w:divBdr>
        <w:top w:val="none" w:sz="0" w:space="0" w:color="auto"/>
        <w:left w:val="none" w:sz="0" w:space="0" w:color="auto"/>
        <w:bottom w:val="none" w:sz="0" w:space="0" w:color="auto"/>
        <w:right w:val="none" w:sz="0" w:space="0" w:color="auto"/>
      </w:divBdr>
    </w:div>
    <w:div w:id="736438233">
      <w:marLeft w:val="640"/>
      <w:marRight w:val="0"/>
      <w:marTop w:val="0"/>
      <w:marBottom w:val="0"/>
      <w:divBdr>
        <w:top w:val="none" w:sz="0" w:space="0" w:color="auto"/>
        <w:left w:val="none" w:sz="0" w:space="0" w:color="auto"/>
        <w:bottom w:val="none" w:sz="0" w:space="0" w:color="auto"/>
        <w:right w:val="none" w:sz="0" w:space="0" w:color="auto"/>
      </w:divBdr>
    </w:div>
    <w:div w:id="736441253">
      <w:marLeft w:val="640"/>
      <w:marRight w:val="0"/>
      <w:marTop w:val="0"/>
      <w:marBottom w:val="0"/>
      <w:divBdr>
        <w:top w:val="none" w:sz="0" w:space="0" w:color="auto"/>
        <w:left w:val="none" w:sz="0" w:space="0" w:color="auto"/>
        <w:bottom w:val="none" w:sz="0" w:space="0" w:color="auto"/>
        <w:right w:val="none" w:sz="0" w:space="0" w:color="auto"/>
      </w:divBdr>
    </w:div>
    <w:div w:id="736443910">
      <w:marLeft w:val="640"/>
      <w:marRight w:val="0"/>
      <w:marTop w:val="0"/>
      <w:marBottom w:val="0"/>
      <w:divBdr>
        <w:top w:val="none" w:sz="0" w:space="0" w:color="auto"/>
        <w:left w:val="none" w:sz="0" w:space="0" w:color="auto"/>
        <w:bottom w:val="none" w:sz="0" w:space="0" w:color="auto"/>
        <w:right w:val="none" w:sz="0" w:space="0" w:color="auto"/>
      </w:divBdr>
    </w:div>
    <w:div w:id="736509822">
      <w:marLeft w:val="640"/>
      <w:marRight w:val="0"/>
      <w:marTop w:val="0"/>
      <w:marBottom w:val="0"/>
      <w:divBdr>
        <w:top w:val="none" w:sz="0" w:space="0" w:color="auto"/>
        <w:left w:val="none" w:sz="0" w:space="0" w:color="auto"/>
        <w:bottom w:val="none" w:sz="0" w:space="0" w:color="auto"/>
        <w:right w:val="none" w:sz="0" w:space="0" w:color="auto"/>
      </w:divBdr>
    </w:div>
    <w:div w:id="736635423">
      <w:marLeft w:val="640"/>
      <w:marRight w:val="0"/>
      <w:marTop w:val="0"/>
      <w:marBottom w:val="0"/>
      <w:divBdr>
        <w:top w:val="none" w:sz="0" w:space="0" w:color="auto"/>
        <w:left w:val="none" w:sz="0" w:space="0" w:color="auto"/>
        <w:bottom w:val="none" w:sz="0" w:space="0" w:color="auto"/>
        <w:right w:val="none" w:sz="0" w:space="0" w:color="auto"/>
      </w:divBdr>
    </w:div>
    <w:div w:id="736779395">
      <w:marLeft w:val="640"/>
      <w:marRight w:val="0"/>
      <w:marTop w:val="0"/>
      <w:marBottom w:val="0"/>
      <w:divBdr>
        <w:top w:val="none" w:sz="0" w:space="0" w:color="auto"/>
        <w:left w:val="none" w:sz="0" w:space="0" w:color="auto"/>
        <w:bottom w:val="none" w:sz="0" w:space="0" w:color="auto"/>
        <w:right w:val="none" w:sz="0" w:space="0" w:color="auto"/>
      </w:divBdr>
    </w:div>
    <w:div w:id="736899824">
      <w:marLeft w:val="640"/>
      <w:marRight w:val="0"/>
      <w:marTop w:val="0"/>
      <w:marBottom w:val="0"/>
      <w:divBdr>
        <w:top w:val="none" w:sz="0" w:space="0" w:color="auto"/>
        <w:left w:val="none" w:sz="0" w:space="0" w:color="auto"/>
        <w:bottom w:val="none" w:sz="0" w:space="0" w:color="auto"/>
        <w:right w:val="none" w:sz="0" w:space="0" w:color="auto"/>
      </w:divBdr>
    </w:div>
    <w:div w:id="736973914">
      <w:marLeft w:val="640"/>
      <w:marRight w:val="0"/>
      <w:marTop w:val="0"/>
      <w:marBottom w:val="0"/>
      <w:divBdr>
        <w:top w:val="none" w:sz="0" w:space="0" w:color="auto"/>
        <w:left w:val="none" w:sz="0" w:space="0" w:color="auto"/>
        <w:bottom w:val="none" w:sz="0" w:space="0" w:color="auto"/>
        <w:right w:val="none" w:sz="0" w:space="0" w:color="auto"/>
      </w:divBdr>
    </w:div>
    <w:div w:id="736976402">
      <w:marLeft w:val="640"/>
      <w:marRight w:val="0"/>
      <w:marTop w:val="0"/>
      <w:marBottom w:val="0"/>
      <w:divBdr>
        <w:top w:val="none" w:sz="0" w:space="0" w:color="auto"/>
        <w:left w:val="none" w:sz="0" w:space="0" w:color="auto"/>
        <w:bottom w:val="none" w:sz="0" w:space="0" w:color="auto"/>
        <w:right w:val="none" w:sz="0" w:space="0" w:color="auto"/>
      </w:divBdr>
    </w:div>
    <w:div w:id="737023043">
      <w:marLeft w:val="640"/>
      <w:marRight w:val="0"/>
      <w:marTop w:val="0"/>
      <w:marBottom w:val="0"/>
      <w:divBdr>
        <w:top w:val="none" w:sz="0" w:space="0" w:color="auto"/>
        <w:left w:val="none" w:sz="0" w:space="0" w:color="auto"/>
        <w:bottom w:val="none" w:sz="0" w:space="0" w:color="auto"/>
        <w:right w:val="none" w:sz="0" w:space="0" w:color="auto"/>
      </w:divBdr>
    </w:div>
    <w:div w:id="737173515">
      <w:marLeft w:val="640"/>
      <w:marRight w:val="0"/>
      <w:marTop w:val="0"/>
      <w:marBottom w:val="0"/>
      <w:divBdr>
        <w:top w:val="none" w:sz="0" w:space="0" w:color="auto"/>
        <w:left w:val="none" w:sz="0" w:space="0" w:color="auto"/>
        <w:bottom w:val="none" w:sz="0" w:space="0" w:color="auto"/>
        <w:right w:val="none" w:sz="0" w:space="0" w:color="auto"/>
      </w:divBdr>
    </w:div>
    <w:div w:id="737292444">
      <w:marLeft w:val="640"/>
      <w:marRight w:val="0"/>
      <w:marTop w:val="0"/>
      <w:marBottom w:val="0"/>
      <w:divBdr>
        <w:top w:val="none" w:sz="0" w:space="0" w:color="auto"/>
        <w:left w:val="none" w:sz="0" w:space="0" w:color="auto"/>
        <w:bottom w:val="none" w:sz="0" w:space="0" w:color="auto"/>
        <w:right w:val="none" w:sz="0" w:space="0" w:color="auto"/>
      </w:divBdr>
    </w:div>
    <w:div w:id="737439837">
      <w:marLeft w:val="640"/>
      <w:marRight w:val="0"/>
      <w:marTop w:val="0"/>
      <w:marBottom w:val="0"/>
      <w:divBdr>
        <w:top w:val="none" w:sz="0" w:space="0" w:color="auto"/>
        <w:left w:val="none" w:sz="0" w:space="0" w:color="auto"/>
        <w:bottom w:val="none" w:sz="0" w:space="0" w:color="auto"/>
        <w:right w:val="none" w:sz="0" w:space="0" w:color="auto"/>
      </w:divBdr>
    </w:div>
    <w:div w:id="737441985">
      <w:marLeft w:val="640"/>
      <w:marRight w:val="0"/>
      <w:marTop w:val="0"/>
      <w:marBottom w:val="0"/>
      <w:divBdr>
        <w:top w:val="none" w:sz="0" w:space="0" w:color="auto"/>
        <w:left w:val="none" w:sz="0" w:space="0" w:color="auto"/>
        <w:bottom w:val="none" w:sz="0" w:space="0" w:color="auto"/>
        <w:right w:val="none" w:sz="0" w:space="0" w:color="auto"/>
      </w:divBdr>
    </w:div>
    <w:div w:id="737442040">
      <w:marLeft w:val="640"/>
      <w:marRight w:val="0"/>
      <w:marTop w:val="0"/>
      <w:marBottom w:val="0"/>
      <w:divBdr>
        <w:top w:val="none" w:sz="0" w:space="0" w:color="auto"/>
        <w:left w:val="none" w:sz="0" w:space="0" w:color="auto"/>
        <w:bottom w:val="none" w:sz="0" w:space="0" w:color="auto"/>
        <w:right w:val="none" w:sz="0" w:space="0" w:color="auto"/>
      </w:divBdr>
    </w:div>
    <w:div w:id="737478800">
      <w:marLeft w:val="640"/>
      <w:marRight w:val="0"/>
      <w:marTop w:val="0"/>
      <w:marBottom w:val="0"/>
      <w:divBdr>
        <w:top w:val="none" w:sz="0" w:space="0" w:color="auto"/>
        <w:left w:val="none" w:sz="0" w:space="0" w:color="auto"/>
        <w:bottom w:val="none" w:sz="0" w:space="0" w:color="auto"/>
        <w:right w:val="none" w:sz="0" w:space="0" w:color="auto"/>
      </w:divBdr>
    </w:div>
    <w:div w:id="737553031">
      <w:marLeft w:val="640"/>
      <w:marRight w:val="0"/>
      <w:marTop w:val="0"/>
      <w:marBottom w:val="0"/>
      <w:divBdr>
        <w:top w:val="none" w:sz="0" w:space="0" w:color="auto"/>
        <w:left w:val="none" w:sz="0" w:space="0" w:color="auto"/>
        <w:bottom w:val="none" w:sz="0" w:space="0" w:color="auto"/>
        <w:right w:val="none" w:sz="0" w:space="0" w:color="auto"/>
      </w:divBdr>
    </w:div>
    <w:div w:id="737628406">
      <w:marLeft w:val="640"/>
      <w:marRight w:val="0"/>
      <w:marTop w:val="0"/>
      <w:marBottom w:val="0"/>
      <w:divBdr>
        <w:top w:val="none" w:sz="0" w:space="0" w:color="auto"/>
        <w:left w:val="none" w:sz="0" w:space="0" w:color="auto"/>
        <w:bottom w:val="none" w:sz="0" w:space="0" w:color="auto"/>
        <w:right w:val="none" w:sz="0" w:space="0" w:color="auto"/>
      </w:divBdr>
    </w:div>
    <w:div w:id="737704135">
      <w:marLeft w:val="640"/>
      <w:marRight w:val="0"/>
      <w:marTop w:val="0"/>
      <w:marBottom w:val="0"/>
      <w:divBdr>
        <w:top w:val="none" w:sz="0" w:space="0" w:color="auto"/>
        <w:left w:val="none" w:sz="0" w:space="0" w:color="auto"/>
        <w:bottom w:val="none" w:sz="0" w:space="0" w:color="auto"/>
        <w:right w:val="none" w:sz="0" w:space="0" w:color="auto"/>
      </w:divBdr>
    </w:div>
    <w:div w:id="737749896">
      <w:marLeft w:val="640"/>
      <w:marRight w:val="0"/>
      <w:marTop w:val="0"/>
      <w:marBottom w:val="0"/>
      <w:divBdr>
        <w:top w:val="none" w:sz="0" w:space="0" w:color="auto"/>
        <w:left w:val="none" w:sz="0" w:space="0" w:color="auto"/>
        <w:bottom w:val="none" w:sz="0" w:space="0" w:color="auto"/>
        <w:right w:val="none" w:sz="0" w:space="0" w:color="auto"/>
      </w:divBdr>
    </w:div>
    <w:div w:id="737900105">
      <w:marLeft w:val="640"/>
      <w:marRight w:val="0"/>
      <w:marTop w:val="0"/>
      <w:marBottom w:val="0"/>
      <w:divBdr>
        <w:top w:val="none" w:sz="0" w:space="0" w:color="auto"/>
        <w:left w:val="none" w:sz="0" w:space="0" w:color="auto"/>
        <w:bottom w:val="none" w:sz="0" w:space="0" w:color="auto"/>
        <w:right w:val="none" w:sz="0" w:space="0" w:color="auto"/>
      </w:divBdr>
    </w:div>
    <w:div w:id="737942814">
      <w:marLeft w:val="640"/>
      <w:marRight w:val="0"/>
      <w:marTop w:val="0"/>
      <w:marBottom w:val="0"/>
      <w:divBdr>
        <w:top w:val="none" w:sz="0" w:space="0" w:color="auto"/>
        <w:left w:val="none" w:sz="0" w:space="0" w:color="auto"/>
        <w:bottom w:val="none" w:sz="0" w:space="0" w:color="auto"/>
        <w:right w:val="none" w:sz="0" w:space="0" w:color="auto"/>
      </w:divBdr>
    </w:div>
    <w:div w:id="737947134">
      <w:marLeft w:val="640"/>
      <w:marRight w:val="0"/>
      <w:marTop w:val="0"/>
      <w:marBottom w:val="0"/>
      <w:divBdr>
        <w:top w:val="none" w:sz="0" w:space="0" w:color="auto"/>
        <w:left w:val="none" w:sz="0" w:space="0" w:color="auto"/>
        <w:bottom w:val="none" w:sz="0" w:space="0" w:color="auto"/>
        <w:right w:val="none" w:sz="0" w:space="0" w:color="auto"/>
      </w:divBdr>
    </w:div>
    <w:div w:id="738015070">
      <w:marLeft w:val="640"/>
      <w:marRight w:val="0"/>
      <w:marTop w:val="0"/>
      <w:marBottom w:val="0"/>
      <w:divBdr>
        <w:top w:val="none" w:sz="0" w:space="0" w:color="auto"/>
        <w:left w:val="none" w:sz="0" w:space="0" w:color="auto"/>
        <w:bottom w:val="none" w:sz="0" w:space="0" w:color="auto"/>
        <w:right w:val="none" w:sz="0" w:space="0" w:color="auto"/>
      </w:divBdr>
    </w:div>
    <w:div w:id="738092938">
      <w:marLeft w:val="640"/>
      <w:marRight w:val="0"/>
      <w:marTop w:val="0"/>
      <w:marBottom w:val="0"/>
      <w:divBdr>
        <w:top w:val="none" w:sz="0" w:space="0" w:color="auto"/>
        <w:left w:val="none" w:sz="0" w:space="0" w:color="auto"/>
        <w:bottom w:val="none" w:sz="0" w:space="0" w:color="auto"/>
        <w:right w:val="none" w:sz="0" w:space="0" w:color="auto"/>
      </w:divBdr>
    </w:div>
    <w:div w:id="738135968">
      <w:marLeft w:val="640"/>
      <w:marRight w:val="0"/>
      <w:marTop w:val="0"/>
      <w:marBottom w:val="0"/>
      <w:divBdr>
        <w:top w:val="none" w:sz="0" w:space="0" w:color="auto"/>
        <w:left w:val="none" w:sz="0" w:space="0" w:color="auto"/>
        <w:bottom w:val="none" w:sz="0" w:space="0" w:color="auto"/>
        <w:right w:val="none" w:sz="0" w:space="0" w:color="auto"/>
      </w:divBdr>
    </w:div>
    <w:div w:id="738214436">
      <w:marLeft w:val="640"/>
      <w:marRight w:val="0"/>
      <w:marTop w:val="0"/>
      <w:marBottom w:val="0"/>
      <w:divBdr>
        <w:top w:val="none" w:sz="0" w:space="0" w:color="auto"/>
        <w:left w:val="none" w:sz="0" w:space="0" w:color="auto"/>
        <w:bottom w:val="none" w:sz="0" w:space="0" w:color="auto"/>
        <w:right w:val="none" w:sz="0" w:space="0" w:color="auto"/>
      </w:divBdr>
    </w:div>
    <w:div w:id="738285078">
      <w:marLeft w:val="640"/>
      <w:marRight w:val="0"/>
      <w:marTop w:val="0"/>
      <w:marBottom w:val="0"/>
      <w:divBdr>
        <w:top w:val="none" w:sz="0" w:space="0" w:color="auto"/>
        <w:left w:val="none" w:sz="0" w:space="0" w:color="auto"/>
        <w:bottom w:val="none" w:sz="0" w:space="0" w:color="auto"/>
        <w:right w:val="none" w:sz="0" w:space="0" w:color="auto"/>
      </w:divBdr>
    </w:div>
    <w:div w:id="738289855">
      <w:marLeft w:val="640"/>
      <w:marRight w:val="0"/>
      <w:marTop w:val="0"/>
      <w:marBottom w:val="0"/>
      <w:divBdr>
        <w:top w:val="none" w:sz="0" w:space="0" w:color="auto"/>
        <w:left w:val="none" w:sz="0" w:space="0" w:color="auto"/>
        <w:bottom w:val="none" w:sz="0" w:space="0" w:color="auto"/>
        <w:right w:val="none" w:sz="0" w:space="0" w:color="auto"/>
      </w:divBdr>
    </w:div>
    <w:div w:id="738290598">
      <w:marLeft w:val="640"/>
      <w:marRight w:val="0"/>
      <w:marTop w:val="0"/>
      <w:marBottom w:val="0"/>
      <w:divBdr>
        <w:top w:val="none" w:sz="0" w:space="0" w:color="auto"/>
        <w:left w:val="none" w:sz="0" w:space="0" w:color="auto"/>
        <w:bottom w:val="none" w:sz="0" w:space="0" w:color="auto"/>
        <w:right w:val="none" w:sz="0" w:space="0" w:color="auto"/>
      </w:divBdr>
    </w:div>
    <w:div w:id="738333220">
      <w:marLeft w:val="640"/>
      <w:marRight w:val="0"/>
      <w:marTop w:val="0"/>
      <w:marBottom w:val="0"/>
      <w:divBdr>
        <w:top w:val="none" w:sz="0" w:space="0" w:color="auto"/>
        <w:left w:val="none" w:sz="0" w:space="0" w:color="auto"/>
        <w:bottom w:val="none" w:sz="0" w:space="0" w:color="auto"/>
        <w:right w:val="none" w:sz="0" w:space="0" w:color="auto"/>
      </w:divBdr>
    </w:div>
    <w:div w:id="738406291">
      <w:marLeft w:val="640"/>
      <w:marRight w:val="0"/>
      <w:marTop w:val="0"/>
      <w:marBottom w:val="0"/>
      <w:divBdr>
        <w:top w:val="none" w:sz="0" w:space="0" w:color="auto"/>
        <w:left w:val="none" w:sz="0" w:space="0" w:color="auto"/>
        <w:bottom w:val="none" w:sz="0" w:space="0" w:color="auto"/>
        <w:right w:val="none" w:sz="0" w:space="0" w:color="auto"/>
      </w:divBdr>
    </w:div>
    <w:div w:id="738477618">
      <w:marLeft w:val="640"/>
      <w:marRight w:val="0"/>
      <w:marTop w:val="0"/>
      <w:marBottom w:val="0"/>
      <w:divBdr>
        <w:top w:val="none" w:sz="0" w:space="0" w:color="auto"/>
        <w:left w:val="none" w:sz="0" w:space="0" w:color="auto"/>
        <w:bottom w:val="none" w:sz="0" w:space="0" w:color="auto"/>
        <w:right w:val="none" w:sz="0" w:space="0" w:color="auto"/>
      </w:divBdr>
    </w:div>
    <w:div w:id="738553246">
      <w:marLeft w:val="640"/>
      <w:marRight w:val="0"/>
      <w:marTop w:val="0"/>
      <w:marBottom w:val="0"/>
      <w:divBdr>
        <w:top w:val="none" w:sz="0" w:space="0" w:color="auto"/>
        <w:left w:val="none" w:sz="0" w:space="0" w:color="auto"/>
        <w:bottom w:val="none" w:sz="0" w:space="0" w:color="auto"/>
        <w:right w:val="none" w:sz="0" w:space="0" w:color="auto"/>
      </w:divBdr>
    </w:div>
    <w:div w:id="738676843">
      <w:marLeft w:val="640"/>
      <w:marRight w:val="0"/>
      <w:marTop w:val="0"/>
      <w:marBottom w:val="0"/>
      <w:divBdr>
        <w:top w:val="none" w:sz="0" w:space="0" w:color="auto"/>
        <w:left w:val="none" w:sz="0" w:space="0" w:color="auto"/>
        <w:bottom w:val="none" w:sz="0" w:space="0" w:color="auto"/>
        <w:right w:val="none" w:sz="0" w:space="0" w:color="auto"/>
      </w:divBdr>
    </w:div>
    <w:div w:id="738864137">
      <w:marLeft w:val="640"/>
      <w:marRight w:val="0"/>
      <w:marTop w:val="0"/>
      <w:marBottom w:val="0"/>
      <w:divBdr>
        <w:top w:val="none" w:sz="0" w:space="0" w:color="auto"/>
        <w:left w:val="none" w:sz="0" w:space="0" w:color="auto"/>
        <w:bottom w:val="none" w:sz="0" w:space="0" w:color="auto"/>
        <w:right w:val="none" w:sz="0" w:space="0" w:color="auto"/>
      </w:divBdr>
    </w:div>
    <w:div w:id="739016605">
      <w:marLeft w:val="640"/>
      <w:marRight w:val="0"/>
      <w:marTop w:val="0"/>
      <w:marBottom w:val="0"/>
      <w:divBdr>
        <w:top w:val="none" w:sz="0" w:space="0" w:color="auto"/>
        <w:left w:val="none" w:sz="0" w:space="0" w:color="auto"/>
        <w:bottom w:val="none" w:sz="0" w:space="0" w:color="auto"/>
        <w:right w:val="none" w:sz="0" w:space="0" w:color="auto"/>
      </w:divBdr>
    </w:div>
    <w:div w:id="739059273">
      <w:marLeft w:val="640"/>
      <w:marRight w:val="0"/>
      <w:marTop w:val="0"/>
      <w:marBottom w:val="0"/>
      <w:divBdr>
        <w:top w:val="none" w:sz="0" w:space="0" w:color="auto"/>
        <w:left w:val="none" w:sz="0" w:space="0" w:color="auto"/>
        <w:bottom w:val="none" w:sz="0" w:space="0" w:color="auto"/>
        <w:right w:val="none" w:sz="0" w:space="0" w:color="auto"/>
      </w:divBdr>
    </w:div>
    <w:div w:id="739059880">
      <w:marLeft w:val="640"/>
      <w:marRight w:val="0"/>
      <w:marTop w:val="0"/>
      <w:marBottom w:val="0"/>
      <w:divBdr>
        <w:top w:val="none" w:sz="0" w:space="0" w:color="auto"/>
        <w:left w:val="none" w:sz="0" w:space="0" w:color="auto"/>
        <w:bottom w:val="none" w:sz="0" w:space="0" w:color="auto"/>
        <w:right w:val="none" w:sz="0" w:space="0" w:color="auto"/>
      </w:divBdr>
    </w:div>
    <w:div w:id="739064320">
      <w:marLeft w:val="640"/>
      <w:marRight w:val="0"/>
      <w:marTop w:val="0"/>
      <w:marBottom w:val="0"/>
      <w:divBdr>
        <w:top w:val="none" w:sz="0" w:space="0" w:color="auto"/>
        <w:left w:val="none" w:sz="0" w:space="0" w:color="auto"/>
        <w:bottom w:val="none" w:sz="0" w:space="0" w:color="auto"/>
        <w:right w:val="none" w:sz="0" w:space="0" w:color="auto"/>
      </w:divBdr>
    </w:div>
    <w:div w:id="739133535">
      <w:marLeft w:val="640"/>
      <w:marRight w:val="0"/>
      <w:marTop w:val="0"/>
      <w:marBottom w:val="0"/>
      <w:divBdr>
        <w:top w:val="none" w:sz="0" w:space="0" w:color="auto"/>
        <w:left w:val="none" w:sz="0" w:space="0" w:color="auto"/>
        <w:bottom w:val="none" w:sz="0" w:space="0" w:color="auto"/>
        <w:right w:val="none" w:sz="0" w:space="0" w:color="auto"/>
      </w:divBdr>
    </w:div>
    <w:div w:id="739137015">
      <w:marLeft w:val="640"/>
      <w:marRight w:val="0"/>
      <w:marTop w:val="0"/>
      <w:marBottom w:val="0"/>
      <w:divBdr>
        <w:top w:val="none" w:sz="0" w:space="0" w:color="auto"/>
        <w:left w:val="none" w:sz="0" w:space="0" w:color="auto"/>
        <w:bottom w:val="none" w:sz="0" w:space="0" w:color="auto"/>
        <w:right w:val="none" w:sz="0" w:space="0" w:color="auto"/>
      </w:divBdr>
    </w:div>
    <w:div w:id="739137276">
      <w:marLeft w:val="640"/>
      <w:marRight w:val="0"/>
      <w:marTop w:val="0"/>
      <w:marBottom w:val="0"/>
      <w:divBdr>
        <w:top w:val="none" w:sz="0" w:space="0" w:color="auto"/>
        <w:left w:val="none" w:sz="0" w:space="0" w:color="auto"/>
        <w:bottom w:val="none" w:sz="0" w:space="0" w:color="auto"/>
        <w:right w:val="none" w:sz="0" w:space="0" w:color="auto"/>
      </w:divBdr>
    </w:div>
    <w:div w:id="739182857">
      <w:marLeft w:val="640"/>
      <w:marRight w:val="0"/>
      <w:marTop w:val="0"/>
      <w:marBottom w:val="0"/>
      <w:divBdr>
        <w:top w:val="none" w:sz="0" w:space="0" w:color="auto"/>
        <w:left w:val="none" w:sz="0" w:space="0" w:color="auto"/>
        <w:bottom w:val="none" w:sz="0" w:space="0" w:color="auto"/>
        <w:right w:val="none" w:sz="0" w:space="0" w:color="auto"/>
      </w:divBdr>
    </w:div>
    <w:div w:id="739210842">
      <w:marLeft w:val="640"/>
      <w:marRight w:val="0"/>
      <w:marTop w:val="0"/>
      <w:marBottom w:val="0"/>
      <w:divBdr>
        <w:top w:val="none" w:sz="0" w:space="0" w:color="auto"/>
        <w:left w:val="none" w:sz="0" w:space="0" w:color="auto"/>
        <w:bottom w:val="none" w:sz="0" w:space="0" w:color="auto"/>
        <w:right w:val="none" w:sz="0" w:space="0" w:color="auto"/>
      </w:divBdr>
    </w:div>
    <w:div w:id="739212250">
      <w:marLeft w:val="640"/>
      <w:marRight w:val="0"/>
      <w:marTop w:val="0"/>
      <w:marBottom w:val="0"/>
      <w:divBdr>
        <w:top w:val="none" w:sz="0" w:space="0" w:color="auto"/>
        <w:left w:val="none" w:sz="0" w:space="0" w:color="auto"/>
        <w:bottom w:val="none" w:sz="0" w:space="0" w:color="auto"/>
        <w:right w:val="none" w:sz="0" w:space="0" w:color="auto"/>
      </w:divBdr>
    </w:div>
    <w:div w:id="739212614">
      <w:marLeft w:val="640"/>
      <w:marRight w:val="0"/>
      <w:marTop w:val="0"/>
      <w:marBottom w:val="0"/>
      <w:divBdr>
        <w:top w:val="none" w:sz="0" w:space="0" w:color="auto"/>
        <w:left w:val="none" w:sz="0" w:space="0" w:color="auto"/>
        <w:bottom w:val="none" w:sz="0" w:space="0" w:color="auto"/>
        <w:right w:val="none" w:sz="0" w:space="0" w:color="auto"/>
      </w:divBdr>
    </w:div>
    <w:div w:id="739256528">
      <w:marLeft w:val="640"/>
      <w:marRight w:val="0"/>
      <w:marTop w:val="0"/>
      <w:marBottom w:val="0"/>
      <w:divBdr>
        <w:top w:val="none" w:sz="0" w:space="0" w:color="auto"/>
        <w:left w:val="none" w:sz="0" w:space="0" w:color="auto"/>
        <w:bottom w:val="none" w:sz="0" w:space="0" w:color="auto"/>
        <w:right w:val="none" w:sz="0" w:space="0" w:color="auto"/>
      </w:divBdr>
    </w:div>
    <w:div w:id="739325306">
      <w:marLeft w:val="640"/>
      <w:marRight w:val="0"/>
      <w:marTop w:val="0"/>
      <w:marBottom w:val="0"/>
      <w:divBdr>
        <w:top w:val="none" w:sz="0" w:space="0" w:color="auto"/>
        <w:left w:val="none" w:sz="0" w:space="0" w:color="auto"/>
        <w:bottom w:val="none" w:sz="0" w:space="0" w:color="auto"/>
        <w:right w:val="none" w:sz="0" w:space="0" w:color="auto"/>
      </w:divBdr>
    </w:div>
    <w:div w:id="739405265">
      <w:marLeft w:val="640"/>
      <w:marRight w:val="0"/>
      <w:marTop w:val="0"/>
      <w:marBottom w:val="0"/>
      <w:divBdr>
        <w:top w:val="none" w:sz="0" w:space="0" w:color="auto"/>
        <w:left w:val="none" w:sz="0" w:space="0" w:color="auto"/>
        <w:bottom w:val="none" w:sz="0" w:space="0" w:color="auto"/>
        <w:right w:val="none" w:sz="0" w:space="0" w:color="auto"/>
      </w:divBdr>
    </w:div>
    <w:div w:id="739405707">
      <w:marLeft w:val="640"/>
      <w:marRight w:val="0"/>
      <w:marTop w:val="0"/>
      <w:marBottom w:val="0"/>
      <w:divBdr>
        <w:top w:val="none" w:sz="0" w:space="0" w:color="auto"/>
        <w:left w:val="none" w:sz="0" w:space="0" w:color="auto"/>
        <w:bottom w:val="none" w:sz="0" w:space="0" w:color="auto"/>
        <w:right w:val="none" w:sz="0" w:space="0" w:color="auto"/>
      </w:divBdr>
    </w:div>
    <w:div w:id="739405953">
      <w:marLeft w:val="640"/>
      <w:marRight w:val="0"/>
      <w:marTop w:val="0"/>
      <w:marBottom w:val="0"/>
      <w:divBdr>
        <w:top w:val="none" w:sz="0" w:space="0" w:color="auto"/>
        <w:left w:val="none" w:sz="0" w:space="0" w:color="auto"/>
        <w:bottom w:val="none" w:sz="0" w:space="0" w:color="auto"/>
        <w:right w:val="none" w:sz="0" w:space="0" w:color="auto"/>
      </w:divBdr>
    </w:div>
    <w:div w:id="739408584">
      <w:marLeft w:val="640"/>
      <w:marRight w:val="0"/>
      <w:marTop w:val="0"/>
      <w:marBottom w:val="0"/>
      <w:divBdr>
        <w:top w:val="none" w:sz="0" w:space="0" w:color="auto"/>
        <w:left w:val="none" w:sz="0" w:space="0" w:color="auto"/>
        <w:bottom w:val="none" w:sz="0" w:space="0" w:color="auto"/>
        <w:right w:val="none" w:sz="0" w:space="0" w:color="auto"/>
      </w:divBdr>
    </w:div>
    <w:div w:id="739518297">
      <w:marLeft w:val="640"/>
      <w:marRight w:val="0"/>
      <w:marTop w:val="0"/>
      <w:marBottom w:val="0"/>
      <w:divBdr>
        <w:top w:val="none" w:sz="0" w:space="0" w:color="auto"/>
        <w:left w:val="none" w:sz="0" w:space="0" w:color="auto"/>
        <w:bottom w:val="none" w:sz="0" w:space="0" w:color="auto"/>
        <w:right w:val="none" w:sz="0" w:space="0" w:color="auto"/>
      </w:divBdr>
    </w:div>
    <w:div w:id="739519290">
      <w:marLeft w:val="640"/>
      <w:marRight w:val="0"/>
      <w:marTop w:val="0"/>
      <w:marBottom w:val="0"/>
      <w:divBdr>
        <w:top w:val="none" w:sz="0" w:space="0" w:color="auto"/>
        <w:left w:val="none" w:sz="0" w:space="0" w:color="auto"/>
        <w:bottom w:val="none" w:sz="0" w:space="0" w:color="auto"/>
        <w:right w:val="none" w:sz="0" w:space="0" w:color="auto"/>
      </w:divBdr>
    </w:div>
    <w:div w:id="739523678">
      <w:marLeft w:val="640"/>
      <w:marRight w:val="0"/>
      <w:marTop w:val="0"/>
      <w:marBottom w:val="0"/>
      <w:divBdr>
        <w:top w:val="none" w:sz="0" w:space="0" w:color="auto"/>
        <w:left w:val="none" w:sz="0" w:space="0" w:color="auto"/>
        <w:bottom w:val="none" w:sz="0" w:space="0" w:color="auto"/>
        <w:right w:val="none" w:sz="0" w:space="0" w:color="auto"/>
      </w:divBdr>
    </w:div>
    <w:div w:id="739641469">
      <w:marLeft w:val="640"/>
      <w:marRight w:val="0"/>
      <w:marTop w:val="0"/>
      <w:marBottom w:val="0"/>
      <w:divBdr>
        <w:top w:val="none" w:sz="0" w:space="0" w:color="auto"/>
        <w:left w:val="none" w:sz="0" w:space="0" w:color="auto"/>
        <w:bottom w:val="none" w:sz="0" w:space="0" w:color="auto"/>
        <w:right w:val="none" w:sz="0" w:space="0" w:color="auto"/>
      </w:divBdr>
    </w:div>
    <w:div w:id="739715173">
      <w:marLeft w:val="640"/>
      <w:marRight w:val="0"/>
      <w:marTop w:val="0"/>
      <w:marBottom w:val="0"/>
      <w:divBdr>
        <w:top w:val="none" w:sz="0" w:space="0" w:color="auto"/>
        <w:left w:val="none" w:sz="0" w:space="0" w:color="auto"/>
        <w:bottom w:val="none" w:sz="0" w:space="0" w:color="auto"/>
        <w:right w:val="none" w:sz="0" w:space="0" w:color="auto"/>
      </w:divBdr>
    </w:div>
    <w:div w:id="739787278">
      <w:marLeft w:val="640"/>
      <w:marRight w:val="0"/>
      <w:marTop w:val="0"/>
      <w:marBottom w:val="0"/>
      <w:divBdr>
        <w:top w:val="none" w:sz="0" w:space="0" w:color="auto"/>
        <w:left w:val="none" w:sz="0" w:space="0" w:color="auto"/>
        <w:bottom w:val="none" w:sz="0" w:space="0" w:color="auto"/>
        <w:right w:val="none" w:sz="0" w:space="0" w:color="auto"/>
      </w:divBdr>
    </w:div>
    <w:div w:id="739787715">
      <w:marLeft w:val="640"/>
      <w:marRight w:val="0"/>
      <w:marTop w:val="0"/>
      <w:marBottom w:val="0"/>
      <w:divBdr>
        <w:top w:val="none" w:sz="0" w:space="0" w:color="auto"/>
        <w:left w:val="none" w:sz="0" w:space="0" w:color="auto"/>
        <w:bottom w:val="none" w:sz="0" w:space="0" w:color="auto"/>
        <w:right w:val="none" w:sz="0" w:space="0" w:color="auto"/>
      </w:divBdr>
    </w:div>
    <w:div w:id="739913138">
      <w:marLeft w:val="640"/>
      <w:marRight w:val="0"/>
      <w:marTop w:val="0"/>
      <w:marBottom w:val="0"/>
      <w:divBdr>
        <w:top w:val="none" w:sz="0" w:space="0" w:color="auto"/>
        <w:left w:val="none" w:sz="0" w:space="0" w:color="auto"/>
        <w:bottom w:val="none" w:sz="0" w:space="0" w:color="auto"/>
        <w:right w:val="none" w:sz="0" w:space="0" w:color="auto"/>
      </w:divBdr>
    </w:div>
    <w:div w:id="739985637">
      <w:marLeft w:val="640"/>
      <w:marRight w:val="0"/>
      <w:marTop w:val="0"/>
      <w:marBottom w:val="0"/>
      <w:divBdr>
        <w:top w:val="none" w:sz="0" w:space="0" w:color="auto"/>
        <w:left w:val="none" w:sz="0" w:space="0" w:color="auto"/>
        <w:bottom w:val="none" w:sz="0" w:space="0" w:color="auto"/>
        <w:right w:val="none" w:sz="0" w:space="0" w:color="auto"/>
      </w:divBdr>
    </w:div>
    <w:div w:id="739986162">
      <w:marLeft w:val="640"/>
      <w:marRight w:val="0"/>
      <w:marTop w:val="0"/>
      <w:marBottom w:val="0"/>
      <w:divBdr>
        <w:top w:val="none" w:sz="0" w:space="0" w:color="auto"/>
        <w:left w:val="none" w:sz="0" w:space="0" w:color="auto"/>
        <w:bottom w:val="none" w:sz="0" w:space="0" w:color="auto"/>
        <w:right w:val="none" w:sz="0" w:space="0" w:color="auto"/>
      </w:divBdr>
    </w:div>
    <w:div w:id="740056936">
      <w:marLeft w:val="640"/>
      <w:marRight w:val="0"/>
      <w:marTop w:val="0"/>
      <w:marBottom w:val="0"/>
      <w:divBdr>
        <w:top w:val="none" w:sz="0" w:space="0" w:color="auto"/>
        <w:left w:val="none" w:sz="0" w:space="0" w:color="auto"/>
        <w:bottom w:val="none" w:sz="0" w:space="0" w:color="auto"/>
        <w:right w:val="none" w:sz="0" w:space="0" w:color="auto"/>
      </w:divBdr>
    </w:div>
    <w:div w:id="740101198">
      <w:marLeft w:val="640"/>
      <w:marRight w:val="0"/>
      <w:marTop w:val="0"/>
      <w:marBottom w:val="0"/>
      <w:divBdr>
        <w:top w:val="none" w:sz="0" w:space="0" w:color="auto"/>
        <w:left w:val="none" w:sz="0" w:space="0" w:color="auto"/>
        <w:bottom w:val="none" w:sz="0" w:space="0" w:color="auto"/>
        <w:right w:val="none" w:sz="0" w:space="0" w:color="auto"/>
      </w:divBdr>
    </w:div>
    <w:div w:id="740105339">
      <w:marLeft w:val="640"/>
      <w:marRight w:val="0"/>
      <w:marTop w:val="0"/>
      <w:marBottom w:val="0"/>
      <w:divBdr>
        <w:top w:val="none" w:sz="0" w:space="0" w:color="auto"/>
        <w:left w:val="none" w:sz="0" w:space="0" w:color="auto"/>
        <w:bottom w:val="none" w:sz="0" w:space="0" w:color="auto"/>
        <w:right w:val="none" w:sz="0" w:space="0" w:color="auto"/>
      </w:divBdr>
    </w:div>
    <w:div w:id="740105477">
      <w:marLeft w:val="640"/>
      <w:marRight w:val="0"/>
      <w:marTop w:val="0"/>
      <w:marBottom w:val="0"/>
      <w:divBdr>
        <w:top w:val="none" w:sz="0" w:space="0" w:color="auto"/>
        <w:left w:val="none" w:sz="0" w:space="0" w:color="auto"/>
        <w:bottom w:val="none" w:sz="0" w:space="0" w:color="auto"/>
        <w:right w:val="none" w:sz="0" w:space="0" w:color="auto"/>
      </w:divBdr>
    </w:div>
    <w:div w:id="740180420">
      <w:marLeft w:val="640"/>
      <w:marRight w:val="0"/>
      <w:marTop w:val="0"/>
      <w:marBottom w:val="0"/>
      <w:divBdr>
        <w:top w:val="none" w:sz="0" w:space="0" w:color="auto"/>
        <w:left w:val="none" w:sz="0" w:space="0" w:color="auto"/>
        <w:bottom w:val="none" w:sz="0" w:space="0" w:color="auto"/>
        <w:right w:val="none" w:sz="0" w:space="0" w:color="auto"/>
      </w:divBdr>
    </w:div>
    <w:div w:id="740300277">
      <w:marLeft w:val="640"/>
      <w:marRight w:val="0"/>
      <w:marTop w:val="0"/>
      <w:marBottom w:val="0"/>
      <w:divBdr>
        <w:top w:val="none" w:sz="0" w:space="0" w:color="auto"/>
        <w:left w:val="none" w:sz="0" w:space="0" w:color="auto"/>
        <w:bottom w:val="none" w:sz="0" w:space="0" w:color="auto"/>
        <w:right w:val="none" w:sz="0" w:space="0" w:color="auto"/>
      </w:divBdr>
    </w:div>
    <w:div w:id="740368874">
      <w:marLeft w:val="640"/>
      <w:marRight w:val="0"/>
      <w:marTop w:val="0"/>
      <w:marBottom w:val="0"/>
      <w:divBdr>
        <w:top w:val="none" w:sz="0" w:space="0" w:color="auto"/>
        <w:left w:val="none" w:sz="0" w:space="0" w:color="auto"/>
        <w:bottom w:val="none" w:sz="0" w:space="0" w:color="auto"/>
        <w:right w:val="none" w:sz="0" w:space="0" w:color="auto"/>
      </w:divBdr>
    </w:div>
    <w:div w:id="740372955">
      <w:marLeft w:val="640"/>
      <w:marRight w:val="0"/>
      <w:marTop w:val="0"/>
      <w:marBottom w:val="0"/>
      <w:divBdr>
        <w:top w:val="none" w:sz="0" w:space="0" w:color="auto"/>
        <w:left w:val="none" w:sz="0" w:space="0" w:color="auto"/>
        <w:bottom w:val="none" w:sz="0" w:space="0" w:color="auto"/>
        <w:right w:val="none" w:sz="0" w:space="0" w:color="auto"/>
      </w:divBdr>
    </w:div>
    <w:div w:id="740635386">
      <w:marLeft w:val="640"/>
      <w:marRight w:val="0"/>
      <w:marTop w:val="0"/>
      <w:marBottom w:val="0"/>
      <w:divBdr>
        <w:top w:val="none" w:sz="0" w:space="0" w:color="auto"/>
        <w:left w:val="none" w:sz="0" w:space="0" w:color="auto"/>
        <w:bottom w:val="none" w:sz="0" w:space="0" w:color="auto"/>
        <w:right w:val="none" w:sz="0" w:space="0" w:color="auto"/>
      </w:divBdr>
    </w:div>
    <w:div w:id="740836547">
      <w:marLeft w:val="640"/>
      <w:marRight w:val="0"/>
      <w:marTop w:val="0"/>
      <w:marBottom w:val="0"/>
      <w:divBdr>
        <w:top w:val="none" w:sz="0" w:space="0" w:color="auto"/>
        <w:left w:val="none" w:sz="0" w:space="0" w:color="auto"/>
        <w:bottom w:val="none" w:sz="0" w:space="0" w:color="auto"/>
        <w:right w:val="none" w:sz="0" w:space="0" w:color="auto"/>
      </w:divBdr>
    </w:div>
    <w:div w:id="740906284">
      <w:marLeft w:val="640"/>
      <w:marRight w:val="0"/>
      <w:marTop w:val="0"/>
      <w:marBottom w:val="0"/>
      <w:divBdr>
        <w:top w:val="none" w:sz="0" w:space="0" w:color="auto"/>
        <w:left w:val="none" w:sz="0" w:space="0" w:color="auto"/>
        <w:bottom w:val="none" w:sz="0" w:space="0" w:color="auto"/>
        <w:right w:val="none" w:sz="0" w:space="0" w:color="auto"/>
      </w:divBdr>
    </w:div>
    <w:div w:id="740955414">
      <w:marLeft w:val="640"/>
      <w:marRight w:val="0"/>
      <w:marTop w:val="0"/>
      <w:marBottom w:val="0"/>
      <w:divBdr>
        <w:top w:val="none" w:sz="0" w:space="0" w:color="auto"/>
        <w:left w:val="none" w:sz="0" w:space="0" w:color="auto"/>
        <w:bottom w:val="none" w:sz="0" w:space="0" w:color="auto"/>
        <w:right w:val="none" w:sz="0" w:space="0" w:color="auto"/>
      </w:divBdr>
    </w:div>
    <w:div w:id="740979224">
      <w:marLeft w:val="640"/>
      <w:marRight w:val="0"/>
      <w:marTop w:val="0"/>
      <w:marBottom w:val="0"/>
      <w:divBdr>
        <w:top w:val="none" w:sz="0" w:space="0" w:color="auto"/>
        <w:left w:val="none" w:sz="0" w:space="0" w:color="auto"/>
        <w:bottom w:val="none" w:sz="0" w:space="0" w:color="auto"/>
        <w:right w:val="none" w:sz="0" w:space="0" w:color="auto"/>
      </w:divBdr>
    </w:div>
    <w:div w:id="740979704">
      <w:marLeft w:val="640"/>
      <w:marRight w:val="0"/>
      <w:marTop w:val="0"/>
      <w:marBottom w:val="0"/>
      <w:divBdr>
        <w:top w:val="none" w:sz="0" w:space="0" w:color="auto"/>
        <w:left w:val="none" w:sz="0" w:space="0" w:color="auto"/>
        <w:bottom w:val="none" w:sz="0" w:space="0" w:color="auto"/>
        <w:right w:val="none" w:sz="0" w:space="0" w:color="auto"/>
      </w:divBdr>
    </w:div>
    <w:div w:id="741022251">
      <w:marLeft w:val="640"/>
      <w:marRight w:val="0"/>
      <w:marTop w:val="0"/>
      <w:marBottom w:val="0"/>
      <w:divBdr>
        <w:top w:val="none" w:sz="0" w:space="0" w:color="auto"/>
        <w:left w:val="none" w:sz="0" w:space="0" w:color="auto"/>
        <w:bottom w:val="none" w:sz="0" w:space="0" w:color="auto"/>
        <w:right w:val="none" w:sz="0" w:space="0" w:color="auto"/>
      </w:divBdr>
    </w:div>
    <w:div w:id="741029109">
      <w:marLeft w:val="640"/>
      <w:marRight w:val="0"/>
      <w:marTop w:val="0"/>
      <w:marBottom w:val="0"/>
      <w:divBdr>
        <w:top w:val="none" w:sz="0" w:space="0" w:color="auto"/>
        <w:left w:val="none" w:sz="0" w:space="0" w:color="auto"/>
        <w:bottom w:val="none" w:sz="0" w:space="0" w:color="auto"/>
        <w:right w:val="none" w:sz="0" w:space="0" w:color="auto"/>
      </w:divBdr>
    </w:div>
    <w:div w:id="741029849">
      <w:marLeft w:val="640"/>
      <w:marRight w:val="0"/>
      <w:marTop w:val="0"/>
      <w:marBottom w:val="0"/>
      <w:divBdr>
        <w:top w:val="none" w:sz="0" w:space="0" w:color="auto"/>
        <w:left w:val="none" w:sz="0" w:space="0" w:color="auto"/>
        <w:bottom w:val="none" w:sz="0" w:space="0" w:color="auto"/>
        <w:right w:val="none" w:sz="0" w:space="0" w:color="auto"/>
      </w:divBdr>
    </w:div>
    <w:div w:id="741101134">
      <w:marLeft w:val="640"/>
      <w:marRight w:val="0"/>
      <w:marTop w:val="0"/>
      <w:marBottom w:val="0"/>
      <w:divBdr>
        <w:top w:val="none" w:sz="0" w:space="0" w:color="auto"/>
        <w:left w:val="none" w:sz="0" w:space="0" w:color="auto"/>
        <w:bottom w:val="none" w:sz="0" w:space="0" w:color="auto"/>
        <w:right w:val="none" w:sz="0" w:space="0" w:color="auto"/>
      </w:divBdr>
    </w:div>
    <w:div w:id="741105996">
      <w:marLeft w:val="640"/>
      <w:marRight w:val="0"/>
      <w:marTop w:val="0"/>
      <w:marBottom w:val="0"/>
      <w:divBdr>
        <w:top w:val="none" w:sz="0" w:space="0" w:color="auto"/>
        <w:left w:val="none" w:sz="0" w:space="0" w:color="auto"/>
        <w:bottom w:val="none" w:sz="0" w:space="0" w:color="auto"/>
        <w:right w:val="none" w:sz="0" w:space="0" w:color="auto"/>
      </w:divBdr>
    </w:div>
    <w:div w:id="741148020">
      <w:marLeft w:val="640"/>
      <w:marRight w:val="0"/>
      <w:marTop w:val="0"/>
      <w:marBottom w:val="0"/>
      <w:divBdr>
        <w:top w:val="none" w:sz="0" w:space="0" w:color="auto"/>
        <w:left w:val="none" w:sz="0" w:space="0" w:color="auto"/>
        <w:bottom w:val="none" w:sz="0" w:space="0" w:color="auto"/>
        <w:right w:val="none" w:sz="0" w:space="0" w:color="auto"/>
      </w:divBdr>
    </w:div>
    <w:div w:id="741177134">
      <w:marLeft w:val="640"/>
      <w:marRight w:val="0"/>
      <w:marTop w:val="0"/>
      <w:marBottom w:val="0"/>
      <w:divBdr>
        <w:top w:val="none" w:sz="0" w:space="0" w:color="auto"/>
        <w:left w:val="none" w:sz="0" w:space="0" w:color="auto"/>
        <w:bottom w:val="none" w:sz="0" w:space="0" w:color="auto"/>
        <w:right w:val="none" w:sz="0" w:space="0" w:color="auto"/>
      </w:divBdr>
    </w:div>
    <w:div w:id="741298242">
      <w:marLeft w:val="640"/>
      <w:marRight w:val="0"/>
      <w:marTop w:val="0"/>
      <w:marBottom w:val="0"/>
      <w:divBdr>
        <w:top w:val="none" w:sz="0" w:space="0" w:color="auto"/>
        <w:left w:val="none" w:sz="0" w:space="0" w:color="auto"/>
        <w:bottom w:val="none" w:sz="0" w:space="0" w:color="auto"/>
        <w:right w:val="none" w:sz="0" w:space="0" w:color="auto"/>
      </w:divBdr>
    </w:div>
    <w:div w:id="741370890">
      <w:marLeft w:val="640"/>
      <w:marRight w:val="0"/>
      <w:marTop w:val="0"/>
      <w:marBottom w:val="0"/>
      <w:divBdr>
        <w:top w:val="none" w:sz="0" w:space="0" w:color="auto"/>
        <w:left w:val="none" w:sz="0" w:space="0" w:color="auto"/>
        <w:bottom w:val="none" w:sz="0" w:space="0" w:color="auto"/>
        <w:right w:val="none" w:sz="0" w:space="0" w:color="auto"/>
      </w:divBdr>
    </w:div>
    <w:div w:id="741412012">
      <w:marLeft w:val="640"/>
      <w:marRight w:val="0"/>
      <w:marTop w:val="0"/>
      <w:marBottom w:val="0"/>
      <w:divBdr>
        <w:top w:val="none" w:sz="0" w:space="0" w:color="auto"/>
        <w:left w:val="none" w:sz="0" w:space="0" w:color="auto"/>
        <w:bottom w:val="none" w:sz="0" w:space="0" w:color="auto"/>
        <w:right w:val="none" w:sz="0" w:space="0" w:color="auto"/>
      </w:divBdr>
    </w:div>
    <w:div w:id="741485249">
      <w:marLeft w:val="640"/>
      <w:marRight w:val="0"/>
      <w:marTop w:val="0"/>
      <w:marBottom w:val="0"/>
      <w:divBdr>
        <w:top w:val="none" w:sz="0" w:space="0" w:color="auto"/>
        <w:left w:val="none" w:sz="0" w:space="0" w:color="auto"/>
        <w:bottom w:val="none" w:sz="0" w:space="0" w:color="auto"/>
        <w:right w:val="none" w:sz="0" w:space="0" w:color="auto"/>
      </w:divBdr>
    </w:div>
    <w:div w:id="741559272">
      <w:marLeft w:val="640"/>
      <w:marRight w:val="0"/>
      <w:marTop w:val="0"/>
      <w:marBottom w:val="0"/>
      <w:divBdr>
        <w:top w:val="none" w:sz="0" w:space="0" w:color="auto"/>
        <w:left w:val="none" w:sz="0" w:space="0" w:color="auto"/>
        <w:bottom w:val="none" w:sz="0" w:space="0" w:color="auto"/>
        <w:right w:val="none" w:sz="0" w:space="0" w:color="auto"/>
      </w:divBdr>
    </w:div>
    <w:div w:id="741565875">
      <w:marLeft w:val="640"/>
      <w:marRight w:val="0"/>
      <w:marTop w:val="0"/>
      <w:marBottom w:val="0"/>
      <w:divBdr>
        <w:top w:val="none" w:sz="0" w:space="0" w:color="auto"/>
        <w:left w:val="none" w:sz="0" w:space="0" w:color="auto"/>
        <w:bottom w:val="none" w:sz="0" w:space="0" w:color="auto"/>
        <w:right w:val="none" w:sz="0" w:space="0" w:color="auto"/>
      </w:divBdr>
    </w:div>
    <w:div w:id="741682161">
      <w:marLeft w:val="640"/>
      <w:marRight w:val="0"/>
      <w:marTop w:val="0"/>
      <w:marBottom w:val="0"/>
      <w:divBdr>
        <w:top w:val="none" w:sz="0" w:space="0" w:color="auto"/>
        <w:left w:val="none" w:sz="0" w:space="0" w:color="auto"/>
        <w:bottom w:val="none" w:sz="0" w:space="0" w:color="auto"/>
        <w:right w:val="none" w:sz="0" w:space="0" w:color="auto"/>
      </w:divBdr>
    </w:div>
    <w:div w:id="741875139">
      <w:marLeft w:val="640"/>
      <w:marRight w:val="0"/>
      <w:marTop w:val="0"/>
      <w:marBottom w:val="0"/>
      <w:divBdr>
        <w:top w:val="none" w:sz="0" w:space="0" w:color="auto"/>
        <w:left w:val="none" w:sz="0" w:space="0" w:color="auto"/>
        <w:bottom w:val="none" w:sz="0" w:space="0" w:color="auto"/>
        <w:right w:val="none" w:sz="0" w:space="0" w:color="auto"/>
      </w:divBdr>
    </w:div>
    <w:div w:id="741875428">
      <w:marLeft w:val="640"/>
      <w:marRight w:val="0"/>
      <w:marTop w:val="0"/>
      <w:marBottom w:val="0"/>
      <w:divBdr>
        <w:top w:val="none" w:sz="0" w:space="0" w:color="auto"/>
        <w:left w:val="none" w:sz="0" w:space="0" w:color="auto"/>
        <w:bottom w:val="none" w:sz="0" w:space="0" w:color="auto"/>
        <w:right w:val="none" w:sz="0" w:space="0" w:color="auto"/>
      </w:divBdr>
    </w:div>
    <w:div w:id="741878118">
      <w:marLeft w:val="640"/>
      <w:marRight w:val="0"/>
      <w:marTop w:val="0"/>
      <w:marBottom w:val="0"/>
      <w:divBdr>
        <w:top w:val="none" w:sz="0" w:space="0" w:color="auto"/>
        <w:left w:val="none" w:sz="0" w:space="0" w:color="auto"/>
        <w:bottom w:val="none" w:sz="0" w:space="0" w:color="auto"/>
        <w:right w:val="none" w:sz="0" w:space="0" w:color="auto"/>
      </w:divBdr>
    </w:div>
    <w:div w:id="741948086">
      <w:marLeft w:val="640"/>
      <w:marRight w:val="0"/>
      <w:marTop w:val="0"/>
      <w:marBottom w:val="0"/>
      <w:divBdr>
        <w:top w:val="none" w:sz="0" w:space="0" w:color="auto"/>
        <w:left w:val="none" w:sz="0" w:space="0" w:color="auto"/>
        <w:bottom w:val="none" w:sz="0" w:space="0" w:color="auto"/>
        <w:right w:val="none" w:sz="0" w:space="0" w:color="auto"/>
      </w:divBdr>
    </w:div>
    <w:div w:id="742029633">
      <w:marLeft w:val="640"/>
      <w:marRight w:val="0"/>
      <w:marTop w:val="0"/>
      <w:marBottom w:val="0"/>
      <w:divBdr>
        <w:top w:val="none" w:sz="0" w:space="0" w:color="auto"/>
        <w:left w:val="none" w:sz="0" w:space="0" w:color="auto"/>
        <w:bottom w:val="none" w:sz="0" w:space="0" w:color="auto"/>
        <w:right w:val="none" w:sz="0" w:space="0" w:color="auto"/>
      </w:divBdr>
    </w:div>
    <w:div w:id="742142367">
      <w:marLeft w:val="640"/>
      <w:marRight w:val="0"/>
      <w:marTop w:val="0"/>
      <w:marBottom w:val="0"/>
      <w:divBdr>
        <w:top w:val="none" w:sz="0" w:space="0" w:color="auto"/>
        <w:left w:val="none" w:sz="0" w:space="0" w:color="auto"/>
        <w:bottom w:val="none" w:sz="0" w:space="0" w:color="auto"/>
        <w:right w:val="none" w:sz="0" w:space="0" w:color="auto"/>
      </w:divBdr>
    </w:div>
    <w:div w:id="742265510">
      <w:marLeft w:val="640"/>
      <w:marRight w:val="0"/>
      <w:marTop w:val="0"/>
      <w:marBottom w:val="0"/>
      <w:divBdr>
        <w:top w:val="none" w:sz="0" w:space="0" w:color="auto"/>
        <w:left w:val="none" w:sz="0" w:space="0" w:color="auto"/>
        <w:bottom w:val="none" w:sz="0" w:space="0" w:color="auto"/>
        <w:right w:val="none" w:sz="0" w:space="0" w:color="auto"/>
      </w:divBdr>
    </w:div>
    <w:div w:id="742291069">
      <w:marLeft w:val="640"/>
      <w:marRight w:val="0"/>
      <w:marTop w:val="0"/>
      <w:marBottom w:val="0"/>
      <w:divBdr>
        <w:top w:val="none" w:sz="0" w:space="0" w:color="auto"/>
        <w:left w:val="none" w:sz="0" w:space="0" w:color="auto"/>
        <w:bottom w:val="none" w:sz="0" w:space="0" w:color="auto"/>
        <w:right w:val="none" w:sz="0" w:space="0" w:color="auto"/>
      </w:divBdr>
    </w:div>
    <w:div w:id="742291074">
      <w:marLeft w:val="640"/>
      <w:marRight w:val="0"/>
      <w:marTop w:val="0"/>
      <w:marBottom w:val="0"/>
      <w:divBdr>
        <w:top w:val="none" w:sz="0" w:space="0" w:color="auto"/>
        <w:left w:val="none" w:sz="0" w:space="0" w:color="auto"/>
        <w:bottom w:val="none" w:sz="0" w:space="0" w:color="auto"/>
        <w:right w:val="none" w:sz="0" w:space="0" w:color="auto"/>
      </w:divBdr>
    </w:div>
    <w:div w:id="742482508">
      <w:marLeft w:val="640"/>
      <w:marRight w:val="0"/>
      <w:marTop w:val="0"/>
      <w:marBottom w:val="0"/>
      <w:divBdr>
        <w:top w:val="none" w:sz="0" w:space="0" w:color="auto"/>
        <w:left w:val="none" w:sz="0" w:space="0" w:color="auto"/>
        <w:bottom w:val="none" w:sz="0" w:space="0" w:color="auto"/>
        <w:right w:val="none" w:sz="0" w:space="0" w:color="auto"/>
      </w:divBdr>
    </w:div>
    <w:div w:id="742528584">
      <w:marLeft w:val="640"/>
      <w:marRight w:val="0"/>
      <w:marTop w:val="0"/>
      <w:marBottom w:val="0"/>
      <w:divBdr>
        <w:top w:val="none" w:sz="0" w:space="0" w:color="auto"/>
        <w:left w:val="none" w:sz="0" w:space="0" w:color="auto"/>
        <w:bottom w:val="none" w:sz="0" w:space="0" w:color="auto"/>
        <w:right w:val="none" w:sz="0" w:space="0" w:color="auto"/>
      </w:divBdr>
    </w:div>
    <w:div w:id="742532466">
      <w:marLeft w:val="640"/>
      <w:marRight w:val="0"/>
      <w:marTop w:val="0"/>
      <w:marBottom w:val="0"/>
      <w:divBdr>
        <w:top w:val="none" w:sz="0" w:space="0" w:color="auto"/>
        <w:left w:val="none" w:sz="0" w:space="0" w:color="auto"/>
        <w:bottom w:val="none" w:sz="0" w:space="0" w:color="auto"/>
        <w:right w:val="none" w:sz="0" w:space="0" w:color="auto"/>
      </w:divBdr>
    </w:div>
    <w:div w:id="742532545">
      <w:marLeft w:val="640"/>
      <w:marRight w:val="0"/>
      <w:marTop w:val="0"/>
      <w:marBottom w:val="0"/>
      <w:divBdr>
        <w:top w:val="none" w:sz="0" w:space="0" w:color="auto"/>
        <w:left w:val="none" w:sz="0" w:space="0" w:color="auto"/>
        <w:bottom w:val="none" w:sz="0" w:space="0" w:color="auto"/>
        <w:right w:val="none" w:sz="0" w:space="0" w:color="auto"/>
      </w:divBdr>
    </w:div>
    <w:div w:id="742676254">
      <w:marLeft w:val="640"/>
      <w:marRight w:val="0"/>
      <w:marTop w:val="0"/>
      <w:marBottom w:val="0"/>
      <w:divBdr>
        <w:top w:val="none" w:sz="0" w:space="0" w:color="auto"/>
        <w:left w:val="none" w:sz="0" w:space="0" w:color="auto"/>
        <w:bottom w:val="none" w:sz="0" w:space="0" w:color="auto"/>
        <w:right w:val="none" w:sz="0" w:space="0" w:color="auto"/>
      </w:divBdr>
    </w:div>
    <w:div w:id="742677123">
      <w:marLeft w:val="640"/>
      <w:marRight w:val="0"/>
      <w:marTop w:val="0"/>
      <w:marBottom w:val="0"/>
      <w:divBdr>
        <w:top w:val="none" w:sz="0" w:space="0" w:color="auto"/>
        <w:left w:val="none" w:sz="0" w:space="0" w:color="auto"/>
        <w:bottom w:val="none" w:sz="0" w:space="0" w:color="auto"/>
        <w:right w:val="none" w:sz="0" w:space="0" w:color="auto"/>
      </w:divBdr>
    </w:div>
    <w:div w:id="742684959">
      <w:marLeft w:val="640"/>
      <w:marRight w:val="0"/>
      <w:marTop w:val="0"/>
      <w:marBottom w:val="0"/>
      <w:divBdr>
        <w:top w:val="none" w:sz="0" w:space="0" w:color="auto"/>
        <w:left w:val="none" w:sz="0" w:space="0" w:color="auto"/>
        <w:bottom w:val="none" w:sz="0" w:space="0" w:color="auto"/>
        <w:right w:val="none" w:sz="0" w:space="0" w:color="auto"/>
      </w:divBdr>
    </w:div>
    <w:div w:id="742795314">
      <w:marLeft w:val="640"/>
      <w:marRight w:val="0"/>
      <w:marTop w:val="0"/>
      <w:marBottom w:val="0"/>
      <w:divBdr>
        <w:top w:val="none" w:sz="0" w:space="0" w:color="auto"/>
        <w:left w:val="none" w:sz="0" w:space="0" w:color="auto"/>
        <w:bottom w:val="none" w:sz="0" w:space="0" w:color="auto"/>
        <w:right w:val="none" w:sz="0" w:space="0" w:color="auto"/>
      </w:divBdr>
    </w:div>
    <w:div w:id="742947944">
      <w:marLeft w:val="640"/>
      <w:marRight w:val="0"/>
      <w:marTop w:val="0"/>
      <w:marBottom w:val="0"/>
      <w:divBdr>
        <w:top w:val="none" w:sz="0" w:space="0" w:color="auto"/>
        <w:left w:val="none" w:sz="0" w:space="0" w:color="auto"/>
        <w:bottom w:val="none" w:sz="0" w:space="0" w:color="auto"/>
        <w:right w:val="none" w:sz="0" w:space="0" w:color="auto"/>
      </w:divBdr>
    </w:div>
    <w:div w:id="743070616">
      <w:marLeft w:val="640"/>
      <w:marRight w:val="0"/>
      <w:marTop w:val="0"/>
      <w:marBottom w:val="0"/>
      <w:divBdr>
        <w:top w:val="none" w:sz="0" w:space="0" w:color="auto"/>
        <w:left w:val="none" w:sz="0" w:space="0" w:color="auto"/>
        <w:bottom w:val="none" w:sz="0" w:space="0" w:color="auto"/>
        <w:right w:val="none" w:sz="0" w:space="0" w:color="auto"/>
      </w:divBdr>
    </w:div>
    <w:div w:id="743180491">
      <w:marLeft w:val="640"/>
      <w:marRight w:val="0"/>
      <w:marTop w:val="0"/>
      <w:marBottom w:val="0"/>
      <w:divBdr>
        <w:top w:val="none" w:sz="0" w:space="0" w:color="auto"/>
        <w:left w:val="none" w:sz="0" w:space="0" w:color="auto"/>
        <w:bottom w:val="none" w:sz="0" w:space="0" w:color="auto"/>
        <w:right w:val="none" w:sz="0" w:space="0" w:color="auto"/>
      </w:divBdr>
    </w:div>
    <w:div w:id="743339762">
      <w:marLeft w:val="640"/>
      <w:marRight w:val="0"/>
      <w:marTop w:val="0"/>
      <w:marBottom w:val="0"/>
      <w:divBdr>
        <w:top w:val="none" w:sz="0" w:space="0" w:color="auto"/>
        <w:left w:val="none" w:sz="0" w:space="0" w:color="auto"/>
        <w:bottom w:val="none" w:sz="0" w:space="0" w:color="auto"/>
        <w:right w:val="none" w:sz="0" w:space="0" w:color="auto"/>
      </w:divBdr>
    </w:div>
    <w:div w:id="743375494">
      <w:marLeft w:val="640"/>
      <w:marRight w:val="0"/>
      <w:marTop w:val="0"/>
      <w:marBottom w:val="0"/>
      <w:divBdr>
        <w:top w:val="none" w:sz="0" w:space="0" w:color="auto"/>
        <w:left w:val="none" w:sz="0" w:space="0" w:color="auto"/>
        <w:bottom w:val="none" w:sz="0" w:space="0" w:color="auto"/>
        <w:right w:val="none" w:sz="0" w:space="0" w:color="auto"/>
      </w:divBdr>
    </w:div>
    <w:div w:id="743377857">
      <w:marLeft w:val="640"/>
      <w:marRight w:val="0"/>
      <w:marTop w:val="0"/>
      <w:marBottom w:val="0"/>
      <w:divBdr>
        <w:top w:val="none" w:sz="0" w:space="0" w:color="auto"/>
        <w:left w:val="none" w:sz="0" w:space="0" w:color="auto"/>
        <w:bottom w:val="none" w:sz="0" w:space="0" w:color="auto"/>
        <w:right w:val="none" w:sz="0" w:space="0" w:color="auto"/>
      </w:divBdr>
    </w:div>
    <w:div w:id="743454751">
      <w:marLeft w:val="640"/>
      <w:marRight w:val="0"/>
      <w:marTop w:val="0"/>
      <w:marBottom w:val="0"/>
      <w:divBdr>
        <w:top w:val="none" w:sz="0" w:space="0" w:color="auto"/>
        <w:left w:val="none" w:sz="0" w:space="0" w:color="auto"/>
        <w:bottom w:val="none" w:sz="0" w:space="0" w:color="auto"/>
        <w:right w:val="none" w:sz="0" w:space="0" w:color="auto"/>
      </w:divBdr>
    </w:div>
    <w:div w:id="743575115">
      <w:marLeft w:val="640"/>
      <w:marRight w:val="0"/>
      <w:marTop w:val="0"/>
      <w:marBottom w:val="0"/>
      <w:divBdr>
        <w:top w:val="none" w:sz="0" w:space="0" w:color="auto"/>
        <w:left w:val="none" w:sz="0" w:space="0" w:color="auto"/>
        <w:bottom w:val="none" w:sz="0" w:space="0" w:color="auto"/>
        <w:right w:val="none" w:sz="0" w:space="0" w:color="auto"/>
      </w:divBdr>
    </w:div>
    <w:div w:id="743650462">
      <w:marLeft w:val="640"/>
      <w:marRight w:val="0"/>
      <w:marTop w:val="0"/>
      <w:marBottom w:val="0"/>
      <w:divBdr>
        <w:top w:val="none" w:sz="0" w:space="0" w:color="auto"/>
        <w:left w:val="none" w:sz="0" w:space="0" w:color="auto"/>
        <w:bottom w:val="none" w:sz="0" w:space="0" w:color="auto"/>
        <w:right w:val="none" w:sz="0" w:space="0" w:color="auto"/>
      </w:divBdr>
    </w:div>
    <w:div w:id="743651912">
      <w:marLeft w:val="640"/>
      <w:marRight w:val="0"/>
      <w:marTop w:val="0"/>
      <w:marBottom w:val="0"/>
      <w:divBdr>
        <w:top w:val="none" w:sz="0" w:space="0" w:color="auto"/>
        <w:left w:val="none" w:sz="0" w:space="0" w:color="auto"/>
        <w:bottom w:val="none" w:sz="0" w:space="0" w:color="auto"/>
        <w:right w:val="none" w:sz="0" w:space="0" w:color="auto"/>
      </w:divBdr>
    </w:div>
    <w:div w:id="743727261">
      <w:marLeft w:val="640"/>
      <w:marRight w:val="0"/>
      <w:marTop w:val="0"/>
      <w:marBottom w:val="0"/>
      <w:divBdr>
        <w:top w:val="none" w:sz="0" w:space="0" w:color="auto"/>
        <w:left w:val="none" w:sz="0" w:space="0" w:color="auto"/>
        <w:bottom w:val="none" w:sz="0" w:space="0" w:color="auto"/>
        <w:right w:val="none" w:sz="0" w:space="0" w:color="auto"/>
      </w:divBdr>
    </w:div>
    <w:div w:id="743915564">
      <w:marLeft w:val="640"/>
      <w:marRight w:val="0"/>
      <w:marTop w:val="0"/>
      <w:marBottom w:val="0"/>
      <w:divBdr>
        <w:top w:val="none" w:sz="0" w:space="0" w:color="auto"/>
        <w:left w:val="none" w:sz="0" w:space="0" w:color="auto"/>
        <w:bottom w:val="none" w:sz="0" w:space="0" w:color="auto"/>
        <w:right w:val="none" w:sz="0" w:space="0" w:color="auto"/>
      </w:divBdr>
    </w:div>
    <w:div w:id="743988956">
      <w:marLeft w:val="640"/>
      <w:marRight w:val="0"/>
      <w:marTop w:val="0"/>
      <w:marBottom w:val="0"/>
      <w:divBdr>
        <w:top w:val="none" w:sz="0" w:space="0" w:color="auto"/>
        <w:left w:val="none" w:sz="0" w:space="0" w:color="auto"/>
        <w:bottom w:val="none" w:sz="0" w:space="0" w:color="auto"/>
        <w:right w:val="none" w:sz="0" w:space="0" w:color="auto"/>
      </w:divBdr>
    </w:div>
    <w:div w:id="744036462">
      <w:marLeft w:val="640"/>
      <w:marRight w:val="0"/>
      <w:marTop w:val="0"/>
      <w:marBottom w:val="0"/>
      <w:divBdr>
        <w:top w:val="none" w:sz="0" w:space="0" w:color="auto"/>
        <w:left w:val="none" w:sz="0" w:space="0" w:color="auto"/>
        <w:bottom w:val="none" w:sz="0" w:space="0" w:color="auto"/>
        <w:right w:val="none" w:sz="0" w:space="0" w:color="auto"/>
      </w:divBdr>
    </w:div>
    <w:div w:id="744229302">
      <w:marLeft w:val="640"/>
      <w:marRight w:val="0"/>
      <w:marTop w:val="0"/>
      <w:marBottom w:val="0"/>
      <w:divBdr>
        <w:top w:val="none" w:sz="0" w:space="0" w:color="auto"/>
        <w:left w:val="none" w:sz="0" w:space="0" w:color="auto"/>
        <w:bottom w:val="none" w:sz="0" w:space="0" w:color="auto"/>
        <w:right w:val="none" w:sz="0" w:space="0" w:color="auto"/>
      </w:divBdr>
    </w:div>
    <w:div w:id="744255217">
      <w:marLeft w:val="640"/>
      <w:marRight w:val="0"/>
      <w:marTop w:val="0"/>
      <w:marBottom w:val="0"/>
      <w:divBdr>
        <w:top w:val="none" w:sz="0" w:space="0" w:color="auto"/>
        <w:left w:val="none" w:sz="0" w:space="0" w:color="auto"/>
        <w:bottom w:val="none" w:sz="0" w:space="0" w:color="auto"/>
        <w:right w:val="none" w:sz="0" w:space="0" w:color="auto"/>
      </w:divBdr>
    </w:div>
    <w:div w:id="744256047">
      <w:marLeft w:val="640"/>
      <w:marRight w:val="0"/>
      <w:marTop w:val="0"/>
      <w:marBottom w:val="0"/>
      <w:divBdr>
        <w:top w:val="none" w:sz="0" w:space="0" w:color="auto"/>
        <w:left w:val="none" w:sz="0" w:space="0" w:color="auto"/>
        <w:bottom w:val="none" w:sz="0" w:space="0" w:color="auto"/>
        <w:right w:val="none" w:sz="0" w:space="0" w:color="auto"/>
      </w:divBdr>
    </w:div>
    <w:div w:id="744449260">
      <w:marLeft w:val="640"/>
      <w:marRight w:val="0"/>
      <w:marTop w:val="0"/>
      <w:marBottom w:val="0"/>
      <w:divBdr>
        <w:top w:val="none" w:sz="0" w:space="0" w:color="auto"/>
        <w:left w:val="none" w:sz="0" w:space="0" w:color="auto"/>
        <w:bottom w:val="none" w:sz="0" w:space="0" w:color="auto"/>
        <w:right w:val="none" w:sz="0" w:space="0" w:color="auto"/>
      </w:divBdr>
    </w:div>
    <w:div w:id="744497562">
      <w:marLeft w:val="640"/>
      <w:marRight w:val="0"/>
      <w:marTop w:val="0"/>
      <w:marBottom w:val="0"/>
      <w:divBdr>
        <w:top w:val="none" w:sz="0" w:space="0" w:color="auto"/>
        <w:left w:val="none" w:sz="0" w:space="0" w:color="auto"/>
        <w:bottom w:val="none" w:sz="0" w:space="0" w:color="auto"/>
        <w:right w:val="none" w:sz="0" w:space="0" w:color="auto"/>
      </w:divBdr>
    </w:div>
    <w:div w:id="744570505">
      <w:marLeft w:val="640"/>
      <w:marRight w:val="0"/>
      <w:marTop w:val="0"/>
      <w:marBottom w:val="0"/>
      <w:divBdr>
        <w:top w:val="none" w:sz="0" w:space="0" w:color="auto"/>
        <w:left w:val="none" w:sz="0" w:space="0" w:color="auto"/>
        <w:bottom w:val="none" w:sz="0" w:space="0" w:color="auto"/>
        <w:right w:val="none" w:sz="0" w:space="0" w:color="auto"/>
      </w:divBdr>
    </w:div>
    <w:div w:id="744686398">
      <w:marLeft w:val="640"/>
      <w:marRight w:val="0"/>
      <w:marTop w:val="0"/>
      <w:marBottom w:val="0"/>
      <w:divBdr>
        <w:top w:val="none" w:sz="0" w:space="0" w:color="auto"/>
        <w:left w:val="none" w:sz="0" w:space="0" w:color="auto"/>
        <w:bottom w:val="none" w:sz="0" w:space="0" w:color="auto"/>
        <w:right w:val="none" w:sz="0" w:space="0" w:color="auto"/>
      </w:divBdr>
    </w:div>
    <w:div w:id="744958304">
      <w:marLeft w:val="640"/>
      <w:marRight w:val="0"/>
      <w:marTop w:val="0"/>
      <w:marBottom w:val="0"/>
      <w:divBdr>
        <w:top w:val="none" w:sz="0" w:space="0" w:color="auto"/>
        <w:left w:val="none" w:sz="0" w:space="0" w:color="auto"/>
        <w:bottom w:val="none" w:sz="0" w:space="0" w:color="auto"/>
        <w:right w:val="none" w:sz="0" w:space="0" w:color="auto"/>
      </w:divBdr>
    </w:div>
    <w:div w:id="744958640">
      <w:marLeft w:val="640"/>
      <w:marRight w:val="0"/>
      <w:marTop w:val="0"/>
      <w:marBottom w:val="0"/>
      <w:divBdr>
        <w:top w:val="none" w:sz="0" w:space="0" w:color="auto"/>
        <w:left w:val="none" w:sz="0" w:space="0" w:color="auto"/>
        <w:bottom w:val="none" w:sz="0" w:space="0" w:color="auto"/>
        <w:right w:val="none" w:sz="0" w:space="0" w:color="auto"/>
      </w:divBdr>
    </w:div>
    <w:div w:id="745105754">
      <w:marLeft w:val="640"/>
      <w:marRight w:val="0"/>
      <w:marTop w:val="0"/>
      <w:marBottom w:val="0"/>
      <w:divBdr>
        <w:top w:val="none" w:sz="0" w:space="0" w:color="auto"/>
        <w:left w:val="none" w:sz="0" w:space="0" w:color="auto"/>
        <w:bottom w:val="none" w:sz="0" w:space="0" w:color="auto"/>
        <w:right w:val="none" w:sz="0" w:space="0" w:color="auto"/>
      </w:divBdr>
    </w:div>
    <w:div w:id="745109063">
      <w:marLeft w:val="640"/>
      <w:marRight w:val="0"/>
      <w:marTop w:val="0"/>
      <w:marBottom w:val="0"/>
      <w:divBdr>
        <w:top w:val="none" w:sz="0" w:space="0" w:color="auto"/>
        <w:left w:val="none" w:sz="0" w:space="0" w:color="auto"/>
        <w:bottom w:val="none" w:sz="0" w:space="0" w:color="auto"/>
        <w:right w:val="none" w:sz="0" w:space="0" w:color="auto"/>
      </w:divBdr>
    </w:div>
    <w:div w:id="745149027">
      <w:marLeft w:val="640"/>
      <w:marRight w:val="0"/>
      <w:marTop w:val="0"/>
      <w:marBottom w:val="0"/>
      <w:divBdr>
        <w:top w:val="none" w:sz="0" w:space="0" w:color="auto"/>
        <w:left w:val="none" w:sz="0" w:space="0" w:color="auto"/>
        <w:bottom w:val="none" w:sz="0" w:space="0" w:color="auto"/>
        <w:right w:val="none" w:sz="0" w:space="0" w:color="auto"/>
      </w:divBdr>
    </w:div>
    <w:div w:id="745228159">
      <w:marLeft w:val="640"/>
      <w:marRight w:val="0"/>
      <w:marTop w:val="0"/>
      <w:marBottom w:val="0"/>
      <w:divBdr>
        <w:top w:val="none" w:sz="0" w:space="0" w:color="auto"/>
        <w:left w:val="none" w:sz="0" w:space="0" w:color="auto"/>
        <w:bottom w:val="none" w:sz="0" w:space="0" w:color="auto"/>
        <w:right w:val="none" w:sz="0" w:space="0" w:color="auto"/>
      </w:divBdr>
    </w:div>
    <w:div w:id="745345798">
      <w:marLeft w:val="640"/>
      <w:marRight w:val="0"/>
      <w:marTop w:val="0"/>
      <w:marBottom w:val="0"/>
      <w:divBdr>
        <w:top w:val="none" w:sz="0" w:space="0" w:color="auto"/>
        <w:left w:val="none" w:sz="0" w:space="0" w:color="auto"/>
        <w:bottom w:val="none" w:sz="0" w:space="0" w:color="auto"/>
        <w:right w:val="none" w:sz="0" w:space="0" w:color="auto"/>
      </w:divBdr>
    </w:div>
    <w:div w:id="745347562">
      <w:marLeft w:val="640"/>
      <w:marRight w:val="0"/>
      <w:marTop w:val="0"/>
      <w:marBottom w:val="0"/>
      <w:divBdr>
        <w:top w:val="none" w:sz="0" w:space="0" w:color="auto"/>
        <w:left w:val="none" w:sz="0" w:space="0" w:color="auto"/>
        <w:bottom w:val="none" w:sz="0" w:space="0" w:color="auto"/>
        <w:right w:val="none" w:sz="0" w:space="0" w:color="auto"/>
      </w:divBdr>
    </w:div>
    <w:div w:id="745419731">
      <w:marLeft w:val="640"/>
      <w:marRight w:val="0"/>
      <w:marTop w:val="0"/>
      <w:marBottom w:val="0"/>
      <w:divBdr>
        <w:top w:val="none" w:sz="0" w:space="0" w:color="auto"/>
        <w:left w:val="none" w:sz="0" w:space="0" w:color="auto"/>
        <w:bottom w:val="none" w:sz="0" w:space="0" w:color="auto"/>
        <w:right w:val="none" w:sz="0" w:space="0" w:color="auto"/>
      </w:divBdr>
    </w:div>
    <w:div w:id="745498770">
      <w:marLeft w:val="640"/>
      <w:marRight w:val="0"/>
      <w:marTop w:val="0"/>
      <w:marBottom w:val="0"/>
      <w:divBdr>
        <w:top w:val="none" w:sz="0" w:space="0" w:color="auto"/>
        <w:left w:val="none" w:sz="0" w:space="0" w:color="auto"/>
        <w:bottom w:val="none" w:sz="0" w:space="0" w:color="auto"/>
        <w:right w:val="none" w:sz="0" w:space="0" w:color="auto"/>
      </w:divBdr>
    </w:div>
    <w:div w:id="745614458">
      <w:marLeft w:val="640"/>
      <w:marRight w:val="0"/>
      <w:marTop w:val="0"/>
      <w:marBottom w:val="0"/>
      <w:divBdr>
        <w:top w:val="none" w:sz="0" w:space="0" w:color="auto"/>
        <w:left w:val="none" w:sz="0" w:space="0" w:color="auto"/>
        <w:bottom w:val="none" w:sz="0" w:space="0" w:color="auto"/>
        <w:right w:val="none" w:sz="0" w:space="0" w:color="auto"/>
      </w:divBdr>
    </w:div>
    <w:div w:id="745616079">
      <w:marLeft w:val="640"/>
      <w:marRight w:val="0"/>
      <w:marTop w:val="0"/>
      <w:marBottom w:val="0"/>
      <w:divBdr>
        <w:top w:val="none" w:sz="0" w:space="0" w:color="auto"/>
        <w:left w:val="none" w:sz="0" w:space="0" w:color="auto"/>
        <w:bottom w:val="none" w:sz="0" w:space="0" w:color="auto"/>
        <w:right w:val="none" w:sz="0" w:space="0" w:color="auto"/>
      </w:divBdr>
    </w:div>
    <w:div w:id="745688471">
      <w:marLeft w:val="640"/>
      <w:marRight w:val="0"/>
      <w:marTop w:val="0"/>
      <w:marBottom w:val="0"/>
      <w:divBdr>
        <w:top w:val="none" w:sz="0" w:space="0" w:color="auto"/>
        <w:left w:val="none" w:sz="0" w:space="0" w:color="auto"/>
        <w:bottom w:val="none" w:sz="0" w:space="0" w:color="auto"/>
        <w:right w:val="none" w:sz="0" w:space="0" w:color="auto"/>
      </w:divBdr>
    </w:div>
    <w:div w:id="745735152">
      <w:marLeft w:val="640"/>
      <w:marRight w:val="0"/>
      <w:marTop w:val="0"/>
      <w:marBottom w:val="0"/>
      <w:divBdr>
        <w:top w:val="none" w:sz="0" w:space="0" w:color="auto"/>
        <w:left w:val="none" w:sz="0" w:space="0" w:color="auto"/>
        <w:bottom w:val="none" w:sz="0" w:space="0" w:color="auto"/>
        <w:right w:val="none" w:sz="0" w:space="0" w:color="auto"/>
      </w:divBdr>
    </w:div>
    <w:div w:id="745764800">
      <w:marLeft w:val="640"/>
      <w:marRight w:val="0"/>
      <w:marTop w:val="0"/>
      <w:marBottom w:val="0"/>
      <w:divBdr>
        <w:top w:val="none" w:sz="0" w:space="0" w:color="auto"/>
        <w:left w:val="none" w:sz="0" w:space="0" w:color="auto"/>
        <w:bottom w:val="none" w:sz="0" w:space="0" w:color="auto"/>
        <w:right w:val="none" w:sz="0" w:space="0" w:color="auto"/>
      </w:divBdr>
    </w:div>
    <w:div w:id="746071467">
      <w:marLeft w:val="640"/>
      <w:marRight w:val="0"/>
      <w:marTop w:val="0"/>
      <w:marBottom w:val="0"/>
      <w:divBdr>
        <w:top w:val="none" w:sz="0" w:space="0" w:color="auto"/>
        <w:left w:val="none" w:sz="0" w:space="0" w:color="auto"/>
        <w:bottom w:val="none" w:sz="0" w:space="0" w:color="auto"/>
        <w:right w:val="none" w:sz="0" w:space="0" w:color="auto"/>
      </w:divBdr>
    </w:div>
    <w:div w:id="746153097">
      <w:marLeft w:val="640"/>
      <w:marRight w:val="0"/>
      <w:marTop w:val="0"/>
      <w:marBottom w:val="0"/>
      <w:divBdr>
        <w:top w:val="none" w:sz="0" w:space="0" w:color="auto"/>
        <w:left w:val="none" w:sz="0" w:space="0" w:color="auto"/>
        <w:bottom w:val="none" w:sz="0" w:space="0" w:color="auto"/>
        <w:right w:val="none" w:sz="0" w:space="0" w:color="auto"/>
      </w:divBdr>
    </w:div>
    <w:div w:id="746222390">
      <w:marLeft w:val="640"/>
      <w:marRight w:val="0"/>
      <w:marTop w:val="0"/>
      <w:marBottom w:val="0"/>
      <w:divBdr>
        <w:top w:val="none" w:sz="0" w:space="0" w:color="auto"/>
        <w:left w:val="none" w:sz="0" w:space="0" w:color="auto"/>
        <w:bottom w:val="none" w:sz="0" w:space="0" w:color="auto"/>
        <w:right w:val="none" w:sz="0" w:space="0" w:color="auto"/>
      </w:divBdr>
    </w:div>
    <w:div w:id="746224591">
      <w:marLeft w:val="640"/>
      <w:marRight w:val="0"/>
      <w:marTop w:val="0"/>
      <w:marBottom w:val="0"/>
      <w:divBdr>
        <w:top w:val="none" w:sz="0" w:space="0" w:color="auto"/>
        <w:left w:val="none" w:sz="0" w:space="0" w:color="auto"/>
        <w:bottom w:val="none" w:sz="0" w:space="0" w:color="auto"/>
        <w:right w:val="none" w:sz="0" w:space="0" w:color="auto"/>
      </w:divBdr>
    </w:div>
    <w:div w:id="746340513">
      <w:marLeft w:val="640"/>
      <w:marRight w:val="0"/>
      <w:marTop w:val="0"/>
      <w:marBottom w:val="0"/>
      <w:divBdr>
        <w:top w:val="none" w:sz="0" w:space="0" w:color="auto"/>
        <w:left w:val="none" w:sz="0" w:space="0" w:color="auto"/>
        <w:bottom w:val="none" w:sz="0" w:space="0" w:color="auto"/>
        <w:right w:val="none" w:sz="0" w:space="0" w:color="auto"/>
      </w:divBdr>
    </w:div>
    <w:div w:id="746418326">
      <w:marLeft w:val="640"/>
      <w:marRight w:val="0"/>
      <w:marTop w:val="0"/>
      <w:marBottom w:val="0"/>
      <w:divBdr>
        <w:top w:val="none" w:sz="0" w:space="0" w:color="auto"/>
        <w:left w:val="none" w:sz="0" w:space="0" w:color="auto"/>
        <w:bottom w:val="none" w:sz="0" w:space="0" w:color="auto"/>
        <w:right w:val="none" w:sz="0" w:space="0" w:color="auto"/>
      </w:divBdr>
    </w:div>
    <w:div w:id="746465517">
      <w:marLeft w:val="640"/>
      <w:marRight w:val="0"/>
      <w:marTop w:val="0"/>
      <w:marBottom w:val="0"/>
      <w:divBdr>
        <w:top w:val="none" w:sz="0" w:space="0" w:color="auto"/>
        <w:left w:val="none" w:sz="0" w:space="0" w:color="auto"/>
        <w:bottom w:val="none" w:sz="0" w:space="0" w:color="auto"/>
        <w:right w:val="none" w:sz="0" w:space="0" w:color="auto"/>
      </w:divBdr>
    </w:div>
    <w:div w:id="746536090">
      <w:marLeft w:val="640"/>
      <w:marRight w:val="0"/>
      <w:marTop w:val="0"/>
      <w:marBottom w:val="0"/>
      <w:divBdr>
        <w:top w:val="none" w:sz="0" w:space="0" w:color="auto"/>
        <w:left w:val="none" w:sz="0" w:space="0" w:color="auto"/>
        <w:bottom w:val="none" w:sz="0" w:space="0" w:color="auto"/>
        <w:right w:val="none" w:sz="0" w:space="0" w:color="auto"/>
      </w:divBdr>
    </w:div>
    <w:div w:id="746653651">
      <w:marLeft w:val="640"/>
      <w:marRight w:val="0"/>
      <w:marTop w:val="0"/>
      <w:marBottom w:val="0"/>
      <w:divBdr>
        <w:top w:val="none" w:sz="0" w:space="0" w:color="auto"/>
        <w:left w:val="none" w:sz="0" w:space="0" w:color="auto"/>
        <w:bottom w:val="none" w:sz="0" w:space="0" w:color="auto"/>
        <w:right w:val="none" w:sz="0" w:space="0" w:color="auto"/>
      </w:divBdr>
    </w:div>
    <w:div w:id="746658037">
      <w:marLeft w:val="640"/>
      <w:marRight w:val="0"/>
      <w:marTop w:val="0"/>
      <w:marBottom w:val="0"/>
      <w:divBdr>
        <w:top w:val="none" w:sz="0" w:space="0" w:color="auto"/>
        <w:left w:val="none" w:sz="0" w:space="0" w:color="auto"/>
        <w:bottom w:val="none" w:sz="0" w:space="0" w:color="auto"/>
        <w:right w:val="none" w:sz="0" w:space="0" w:color="auto"/>
      </w:divBdr>
    </w:div>
    <w:div w:id="746726832">
      <w:marLeft w:val="640"/>
      <w:marRight w:val="0"/>
      <w:marTop w:val="0"/>
      <w:marBottom w:val="0"/>
      <w:divBdr>
        <w:top w:val="none" w:sz="0" w:space="0" w:color="auto"/>
        <w:left w:val="none" w:sz="0" w:space="0" w:color="auto"/>
        <w:bottom w:val="none" w:sz="0" w:space="0" w:color="auto"/>
        <w:right w:val="none" w:sz="0" w:space="0" w:color="auto"/>
      </w:divBdr>
    </w:div>
    <w:div w:id="746727575">
      <w:marLeft w:val="640"/>
      <w:marRight w:val="0"/>
      <w:marTop w:val="0"/>
      <w:marBottom w:val="0"/>
      <w:divBdr>
        <w:top w:val="none" w:sz="0" w:space="0" w:color="auto"/>
        <w:left w:val="none" w:sz="0" w:space="0" w:color="auto"/>
        <w:bottom w:val="none" w:sz="0" w:space="0" w:color="auto"/>
        <w:right w:val="none" w:sz="0" w:space="0" w:color="auto"/>
      </w:divBdr>
    </w:div>
    <w:div w:id="746729473">
      <w:marLeft w:val="640"/>
      <w:marRight w:val="0"/>
      <w:marTop w:val="0"/>
      <w:marBottom w:val="0"/>
      <w:divBdr>
        <w:top w:val="none" w:sz="0" w:space="0" w:color="auto"/>
        <w:left w:val="none" w:sz="0" w:space="0" w:color="auto"/>
        <w:bottom w:val="none" w:sz="0" w:space="0" w:color="auto"/>
        <w:right w:val="none" w:sz="0" w:space="0" w:color="auto"/>
      </w:divBdr>
    </w:div>
    <w:div w:id="746803118">
      <w:marLeft w:val="640"/>
      <w:marRight w:val="0"/>
      <w:marTop w:val="0"/>
      <w:marBottom w:val="0"/>
      <w:divBdr>
        <w:top w:val="none" w:sz="0" w:space="0" w:color="auto"/>
        <w:left w:val="none" w:sz="0" w:space="0" w:color="auto"/>
        <w:bottom w:val="none" w:sz="0" w:space="0" w:color="auto"/>
        <w:right w:val="none" w:sz="0" w:space="0" w:color="auto"/>
      </w:divBdr>
    </w:div>
    <w:div w:id="746849652">
      <w:marLeft w:val="640"/>
      <w:marRight w:val="0"/>
      <w:marTop w:val="0"/>
      <w:marBottom w:val="0"/>
      <w:divBdr>
        <w:top w:val="none" w:sz="0" w:space="0" w:color="auto"/>
        <w:left w:val="none" w:sz="0" w:space="0" w:color="auto"/>
        <w:bottom w:val="none" w:sz="0" w:space="0" w:color="auto"/>
        <w:right w:val="none" w:sz="0" w:space="0" w:color="auto"/>
      </w:divBdr>
    </w:div>
    <w:div w:id="746919476">
      <w:marLeft w:val="640"/>
      <w:marRight w:val="0"/>
      <w:marTop w:val="0"/>
      <w:marBottom w:val="0"/>
      <w:divBdr>
        <w:top w:val="none" w:sz="0" w:space="0" w:color="auto"/>
        <w:left w:val="none" w:sz="0" w:space="0" w:color="auto"/>
        <w:bottom w:val="none" w:sz="0" w:space="0" w:color="auto"/>
        <w:right w:val="none" w:sz="0" w:space="0" w:color="auto"/>
      </w:divBdr>
    </w:div>
    <w:div w:id="746920278">
      <w:marLeft w:val="640"/>
      <w:marRight w:val="0"/>
      <w:marTop w:val="0"/>
      <w:marBottom w:val="0"/>
      <w:divBdr>
        <w:top w:val="none" w:sz="0" w:space="0" w:color="auto"/>
        <w:left w:val="none" w:sz="0" w:space="0" w:color="auto"/>
        <w:bottom w:val="none" w:sz="0" w:space="0" w:color="auto"/>
        <w:right w:val="none" w:sz="0" w:space="0" w:color="auto"/>
      </w:divBdr>
    </w:div>
    <w:div w:id="746998000">
      <w:marLeft w:val="640"/>
      <w:marRight w:val="0"/>
      <w:marTop w:val="0"/>
      <w:marBottom w:val="0"/>
      <w:divBdr>
        <w:top w:val="none" w:sz="0" w:space="0" w:color="auto"/>
        <w:left w:val="none" w:sz="0" w:space="0" w:color="auto"/>
        <w:bottom w:val="none" w:sz="0" w:space="0" w:color="auto"/>
        <w:right w:val="none" w:sz="0" w:space="0" w:color="auto"/>
      </w:divBdr>
    </w:div>
    <w:div w:id="747002463">
      <w:marLeft w:val="640"/>
      <w:marRight w:val="0"/>
      <w:marTop w:val="0"/>
      <w:marBottom w:val="0"/>
      <w:divBdr>
        <w:top w:val="none" w:sz="0" w:space="0" w:color="auto"/>
        <w:left w:val="none" w:sz="0" w:space="0" w:color="auto"/>
        <w:bottom w:val="none" w:sz="0" w:space="0" w:color="auto"/>
        <w:right w:val="none" w:sz="0" w:space="0" w:color="auto"/>
      </w:divBdr>
    </w:div>
    <w:div w:id="747113620">
      <w:marLeft w:val="640"/>
      <w:marRight w:val="0"/>
      <w:marTop w:val="0"/>
      <w:marBottom w:val="0"/>
      <w:divBdr>
        <w:top w:val="none" w:sz="0" w:space="0" w:color="auto"/>
        <w:left w:val="none" w:sz="0" w:space="0" w:color="auto"/>
        <w:bottom w:val="none" w:sz="0" w:space="0" w:color="auto"/>
        <w:right w:val="none" w:sz="0" w:space="0" w:color="auto"/>
      </w:divBdr>
    </w:div>
    <w:div w:id="747113883">
      <w:marLeft w:val="640"/>
      <w:marRight w:val="0"/>
      <w:marTop w:val="0"/>
      <w:marBottom w:val="0"/>
      <w:divBdr>
        <w:top w:val="none" w:sz="0" w:space="0" w:color="auto"/>
        <w:left w:val="none" w:sz="0" w:space="0" w:color="auto"/>
        <w:bottom w:val="none" w:sz="0" w:space="0" w:color="auto"/>
        <w:right w:val="none" w:sz="0" w:space="0" w:color="auto"/>
      </w:divBdr>
    </w:div>
    <w:div w:id="747193478">
      <w:marLeft w:val="640"/>
      <w:marRight w:val="0"/>
      <w:marTop w:val="0"/>
      <w:marBottom w:val="0"/>
      <w:divBdr>
        <w:top w:val="none" w:sz="0" w:space="0" w:color="auto"/>
        <w:left w:val="none" w:sz="0" w:space="0" w:color="auto"/>
        <w:bottom w:val="none" w:sz="0" w:space="0" w:color="auto"/>
        <w:right w:val="none" w:sz="0" w:space="0" w:color="auto"/>
      </w:divBdr>
    </w:div>
    <w:div w:id="747196747">
      <w:marLeft w:val="640"/>
      <w:marRight w:val="0"/>
      <w:marTop w:val="0"/>
      <w:marBottom w:val="0"/>
      <w:divBdr>
        <w:top w:val="none" w:sz="0" w:space="0" w:color="auto"/>
        <w:left w:val="none" w:sz="0" w:space="0" w:color="auto"/>
        <w:bottom w:val="none" w:sz="0" w:space="0" w:color="auto"/>
        <w:right w:val="none" w:sz="0" w:space="0" w:color="auto"/>
      </w:divBdr>
    </w:div>
    <w:div w:id="747267122">
      <w:marLeft w:val="640"/>
      <w:marRight w:val="0"/>
      <w:marTop w:val="0"/>
      <w:marBottom w:val="0"/>
      <w:divBdr>
        <w:top w:val="none" w:sz="0" w:space="0" w:color="auto"/>
        <w:left w:val="none" w:sz="0" w:space="0" w:color="auto"/>
        <w:bottom w:val="none" w:sz="0" w:space="0" w:color="auto"/>
        <w:right w:val="none" w:sz="0" w:space="0" w:color="auto"/>
      </w:divBdr>
    </w:div>
    <w:div w:id="747310515">
      <w:marLeft w:val="640"/>
      <w:marRight w:val="0"/>
      <w:marTop w:val="0"/>
      <w:marBottom w:val="0"/>
      <w:divBdr>
        <w:top w:val="none" w:sz="0" w:space="0" w:color="auto"/>
        <w:left w:val="none" w:sz="0" w:space="0" w:color="auto"/>
        <w:bottom w:val="none" w:sz="0" w:space="0" w:color="auto"/>
        <w:right w:val="none" w:sz="0" w:space="0" w:color="auto"/>
      </w:divBdr>
    </w:div>
    <w:div w:id="747461596">
      <w:marLeft w:val="640"/>
      <w:marRight w:val="0"/>
      <w:marTop w:val="0"/>
      <w:marBottom w:val="0"/>
      <w:divBdr>
        <w:top w:val="none" w:sz="0" w:space="0" w:color="auto"/>
        <w:left w:val="none" w:sz="0" w:space="0" w:color="auto"/>
        <w:bottom w:val="none" w:sz="0" w:space="0" w:color="auto"/>
        <w:right w:val="none" w:sz="0" w:space="0" w:color="auto"/>
      </w:divBdr>
    </w:div>
    <w:div w:id="747463194">
      <w:marLeft w:val="640"/>
      <w:marRight w:val="0"/>
      <w:marTop w:val="0"/>
      <w:marBottom w:val="0"/>
      <w:divBdr>
        <w:top w:val="none" w:sz="0" w:space="0" w:color="auto"/>
        <w:left w:val="none" w:sz="0" w:space="0" w:color="auto"/>
        <w:bottom w:val="none" w:sz="0" w:space="0" w:color="auto"/>
        <w:right w:val="none" w:sz="0" w:space="0" w:color="auto"/>
      </w:divBdr>
    </w:div>
    <w:div w:id="747508204">
      <w:marLeft w:val="640"/>
      <w:marRight w:val="0"/>
      <w:marTop w:val="0"/>
      <w:marBottom w:val="0"/>
      <w:divBdr>
        <w:top w:val="none" w:sz="0" w:space="0" w:color="auto"/>
        <w:left w:val="none" w:sz="0" w:space="0" w:color="auto"/>
        <w:bottom w:val="none" w:sz="0" w:space="0" w:color="auto"/>
        <w:right w:val="none" w:sz="0" w:space="0" w:color="auto"/>
      </w:divBdr>
    </w:div>
    <w:div w:id="747578693">
      <w:marLeft w:val="640"/>
      <w:marRight w:val="0"/>
      <w:marTop w:val="0"/>
      <w:marBottom w:val="0"/>
      <w:divBdr>
        <w:top w:val="none" w:sz="0" w:space="0" w:color="auto"/>
        <w:left w:val="none" w:sz="0" w:space="0" w:color="auto"/>
        <w:bottom w:val="none" w:sz="0" w:space="0" w:color="auto"/>
        <w:right w:val="none" w:sz="0" w:space="0" w:color="auto"/>
      </w:divBdr>
    </w:div>
    <w:div w:id="747653298">
      <w:marLeft w:val="640"/>
      <w:marRight w:val="0"/>
      <w:marTop w:val="0"/>
      <w:marBottom w:val="0"/>
      <w:divBdr>
        <w:top w:val="none" w:sz="0" w:space="0" w:color="auto"/>
        <w:left w:val="none" w:sz="0" w:space="0" w:color="auto"/>
        <w:bottom w:val="none" w:sz="0" w:space="0" w:color="auto"/>
        <w:right w:val="none" w:sz="0" w:space="0" w:color="auto"/>
      </w:divBdr>
    </w:div>
    <w:div w:id="747701455">
      <w:marLeft w:val="640"/>
      <w:marRight w:val="0"/>
      <w:marTop w:val="0"/>
      <w:marBottom w:val="0"/>
      <w:divBdr>
        <w:top w:val="none" w:sz="0" w:space="0" w:color="auto"/>
        <w:left w:val="none" w:sz="0" w:space="0" w:color="auto"/>
        <w:bottom w:val="none" w:sz="0" w:space="0" w:color="auto"/>
        <w:right w:val="none" w:sz="0" w:space="0" w:color="auto"/>
      </w:divBdr>
    </w:div>
    <w:div w:id="747729156">
      <w:marLeft w:val="640"/>
      <w:marRight w:val="0"/>
      <w:marTop w:val="0"/>
      <w:marBottom w:val="0"/>
      <w:divBdr>
        <w:top w:val="none" w:sz="0" w:space="0" w:color="auto"/>
        <w:left w:val="none" w:sz="0" w:space="0" w:color="auto"/>
        <w:bottom w:val="none" w:sz="0" w:space="0" w:color="auto"/>
        <w:right w:val="none" w:sz="0" w:space="0" w:color="auto"/>
      </w:divBdr>
    </w:div>
    <w:div w:id="747772942">
      <w:marLeft w:val="640"/>
      <w:marRight w:val="0"/>
      <w:marTop w:val="0"/>
      <w:marBottom w:val="0"/>
      <w:divBdr>
        <w:top w:val="none" w:sz="0" w:space="0" w:color="auto"/>
        <w:left w:val="none" w:sz="0" w:space="0" w:color="auto"/>
        <w:bottom w:val="none" w:sz="0" w:space="0" w:color="auto"/>
        <w:right w:val="none" w:sz="0" w:space="0" w:color="auto"/>
      </w:divBdr>
    </w:div>
    <w:div w:id="747774390">
      <w:marLeft w:val="640"/>
      <w:marRight w:val="0"/>
      <w:marTop w:val="0"/>
      <w:marBottom w:val="0"/>
      <w:divBdr>
        <w:top w:val="none" w:sz="0" w:space="0" w:color="auto"/>
        <w:left w:val="none" w:sz="0" w:space="0" w:color="auto"/>
        <w:bottom w:val="none" w:sz="0" w:space="0" w:color="auto"/>
        <w:right w:val="none" w:sz="0" w:space="0" w:color="auto"/>
      </w:divBdr>
    </w:div>
    <w:div w:id="747775240">
      <w:marLeft w:val="640"/>
      <w:marRight w:val="0"/>
      <w:marTop w:val="0"/>
      <w:marBottom w:val="0"/>
      <w:divBdr>
        <w:top w:val="none" w:sz="0" w:space="0" w:color="auto"/>
        <w:left w:val="none" w:sz="0" w:space="0" w:color="auto"/>
        <w:bottom w:val="none" w:sz="0" w:space="0" w:color="auto"/>
        <w:right w:val="none" w:sz="0" w:space="0" w:color="auto"/>
      </w:divBdr>
    </w:div>
    <w:div w:id="747923910">
      <w:marLeft w:val="640"/>
      <w:marRight w:val="0"/>
      <w:marTop w:val="0"/>
      <w:marBottom w:val="0"/>
      <w:divBdr>
        <w:top w:val="none" w:sz="0" w:space="0" w:color="auto"/>
        <w:left w:val="none" w:sz="0" w:space="0" w:color="auto"/>
        <w:bottom w:val="none" w:sz="0" w:space="0" w:color="auto"/>
        <w:right w:val="none" w:sz="0" w:space="0" w:color="auto"/>
      </w:divBdr>
    </w:div>
    <w:div w:id="747926467">
      <w:marLeft w:val="640"/>
      <w:marRight w:val="0"/>
      <w:marTop w:val="0"/>
      <w:marBottom w:val="0"/>
      <w:divBdr>
        <w:top w:val="none" w:sz="0" w:space="0" w:color="auto"/>
        <w:left w:val="none" w:sz="0" w:space="0" w:color="auto"/>
        <w:bottom w:val="none" w:sz="0" w:space="0" w:color="auto"/>
        <w:right w:val="none" w:sz="0" w:space="0" w:color="auto"/>
      </w:divBdr>
    </w:div>
    <w:div w:id="747994801">
      <w:marLeft w:val="640"/>
      <w:marRight w:val="0"/>
      <w:marTop w:val="0"/>
      <w:marBottom w:val="0"/>
      <w:divBdr>
        <w:top w:val="none" w:sz="0" w:space="0" w:color="auto"/>
        <w:left w:val="none" w:sz="0" w:space="0" w:color="auto"/>
        <w:bottom w:val="none" w:sz="0" w:space="0" w:color="auto"/>
        <w:right w:val="none" w:sz="0" w:space="0" w:color="auto"/>
      </w:divBdr>
    </w:div>
    <w:div w:id="748111554">
      <w:marLeft w:val="640"/>
      <w:marRight w:val="0"/>
      <w:marTop w:val="0"/>
      <w:marBottom w:val="0"/>
      <w:divBdr>
        <w:top w:val="none" w:sz="0" w:space="0" w:color="auto"/>
        <w:left w:val="none" w:sz="0" w:space="0" w:color="auto"/>
        <w:bottom w:val="none" w:sz="0" w:space="0" w:color="auto"/>
        <w:right w:val="none" w:sz="0" w:space="0" w:color="auto"/>
      </w:divBdr>
    </w:div>
    <w:div w:id="748159363">
      <w:marLeft w:val="640"/>
      <w:marRight w:val="0"/>
      <w:marTop w:val="0"/>
      <w:marBottom w:val="0"/>
      <w:divBdr>
        <w:top w:val="none" w:sz="0" w:space="0" w:color="auto"/>
        <w:left w:val="none" w:sz="0" w:space="0" w:color="auto"/>
        <w:bottom w:val="none" w:sz="0" w:space="0" w:color="auto"/>
        <w:right w:val="none" w:sz="0" w:space="0" w:color="auto"/>
      </w:divBdr>
    </w:div>
    <w:div w:id="748162957">
      <w:marLeft w:val="640"/>
      <w:marRight w:val="0"/>
      <w:marTop w:val="0"/>
      <w:marBottom w:val="0"/>
      <w:divBdr>
        <w:top w:val="none" w:sz="0" w:space="0" w:color="auto"/>
        <w:left w:val="none" w:sz="0" w:space="0" w:color="auto"/>
        <w:bottom w:val="none" w:sz="0" w:space="0" w:color="auto"/>
        <w:right w:val="none" w:sz="0" w:space="0" w:color="auto"/>
      </w:divBdr>
    </w:div>
    <w:div w:id="748190830">
      <w:marLeft w:val="640"/>
      <w:marRight w:val="0"/>
      <w:marTop w:val="0"/>
      <w:marBottom w:val="0"/>
      <w:divBdr>
        <w:top w:val="none" w:sz="0" w:space="0" w:color="auto"/>
        <w:left w:val="none" w:sz="0" w:space="0" w:color="auto"/>
        <w:bottom w:val="none" w:sz="0" w:space="0" w:color="auto"/>
        <w:right w:val="none" w:sz="0" w:space="0" w:color="auto"/>
      </w:divBdr>
    </w:div>
    <w:div w:id="748237942">
      <w:marLeft w:val="640"/>
      <w:marRight w:val="0"/>
      <w:marTop w:val="0"/>
      <w:marBottom w:val="0"/>
      <w:divBdr>
        <w:top w:val="none" w:sz="0" w:space="0" w:color="auto"/>
        <w:left w:val="none" w:sz="0" w:space="0" w:color="auto"/>
        <w:bottom w:val="none" w:sz="0" w:space="0" w:color="auto"/>
        <w:right w:val="none" w:sz="0" w:space="0" w:color="auto"/>
      </w:divBdr>
    </w:div>
    <w:div w:id="748307958">
      <w:marLeft w:val="640"/>
      <w:marRight w:val="0"/>
      <w:marTop w:val="0"/>
      <w:marBottom w:val="0"/>
      <w:divBdr>
        <w:top w:val="none" w:sz="0" w:space="0" w:color="auto"/>
        <w:left w:val="none" w:sz="0" w:space="0" w:color="auto"/>
        <w:bottom w:val="none" w:sz="0" w:space="0" w:color="auto"/>
        <w:right w:val="none" w:sz="0" w:space="0" w:color="auto"/>
      </w:divBdr>
    </w:div>
    <w:div w:id="748309156">
      <w:marLeft w:val="640"/>
      <w:marRight w:val="0"/>
      <w:marTop w:val="0"/>
      <w:marBottom w:val="0"/>
      <w:divBdr>
        <w:top w:val="none" w:sz="0" w:space="0" w:color="auto"/>
        <w:left w:val="none" w:sz="0" w:space="0" w:color="auto"/>
        <w:bottom w:val="none" w:sz="0" w:space="0" w:color="auto"/>
        <w:right w:val="none" w:sz="0" w:space="0" w:color="auto"/>
      </w:divBdr>
    </w:div>
    <w:div w:id="748309721">
      <w:marLeft w:val="640"/>
      <w:marRight w:val="0"/>
      <w:marTop w:val="0"/>
      <w:marBottom w:val="0"/>
      <w:divBdr>
        <w:top w:val="none" w:sz="0" w:space="0" w:color="auto"/>
        <w:left w:val="none" w:sz="0" w:space="0" w:color="auto"/>
        <w:bottom w:val="none" w:sz="0" w:space="0" w:color="auto"/>
        <w:right w:val="none" w:sz="0" w:space="0" w:color="auto"/>
      </w:divBdr>
    </w:div>
    <w:div w:id="748355840">
      <w:marLeft w:val="640"/>
      <w:marRight w:val="0"/>
      <w:marTop w:val="0"/>
      <w:marBottom w:val="0"/>
      <w:divBdr>
        <w:top w:val="none" w:sz="0" w:space="0" w:color="auto"/>
        <w:left w:val="none" w:sz="0" w:space="0" w:color="auto"/>
        <w:bottom w:val="none" w:sz="0" w:space="0" w:color="auto"/>
        <w:right w:val="none" w:sz="0" w:space="0" w:color="auto"/>
      </w:divBdr>
    </w:div>
    <w:div w:id="748386129">
      <w:marLeft w:val="640"/>
      <w:marRight w:val="0"/>
      <w:marTop w:val="0"/>
      <w:marBottom w:val="0"/>
      <w:divBdr>
        <w:top w:val="none" w:sz="0" w:space="0" w:color="auto"/>
        <w:left w:val="none" w:sz="0" w:space="0" w:color="auto"/>
        <w:bottom w:val="none" w:sz="0" w:space="0" w:color="auto"/>
        <w:right w:val="none" w:sz="0" w:space="0" w:color="auto"/>
      </w:divBdr>
    </w:div>
    <w:div w:id="748425124">
      <w:marLeft w:val="640"/>
      <w:marRight w:val="0"/>
      <w:marTop w:val="0"/>
      <w:marBottom w:val="0"/>
      <w:divBdr>
        <w:top w:val="none" w:sz="0" w:space="0" w:color="auto"/>
        <w:left w:val="none" w:sz="0" w:space="0" w:color="auto"/>
        <w:bottom w:val="none" w:sz="0" w:space="0" w:color="auto"/>
        <w:right w:val="none" w:sz="0" w:space="0" w:color="auto"/>
      </w:divBdr>
    </w:div>
    <w:div w:id="748575584">
      <w:marLeft w:val="640"/>
      <w:marRight w:val="0"/>
      <w:marTop w:val="0"/>
      <w:marBottom w:val="0"/>
      <w:divBdr>
        <w:top w:val="none" w:sz="0" w:space="0" w:color="auto"/>
        <w:left w:val="none" w:sz="0" w:space="0" w:color="auto"/>
        <w:bottom w:val="none" w:sz="0" w:space="0" w:color="auto"/>
        <w:right w:val="none" w:sz="0" w:space="0" w:color="auto"/>
      </w:divBdr>
    </w:div>
    <w:div w:id="748577644">
      <w:marLeft w:val="640"/>
      <w:marRight w:val="0"/>
      <w:marTop w:val="0"/>
      <w:marBottom w:val="0"/>
      <w:divBdr>
        <w:top w:val="none" w:sz="0" w:space="0" w:color="auto"/>
        <w:left w:val="none" w:sz="0" w:space="0" w:color="auto"/>
        <w:bottom w:val="none" w:sz="0" w:space="0" w:color="auto"/>
        <w:right w:val="none" w:sz="0" w:space="0" w:color="auto"/>
      </w:divBdr>
    </w:div>
    <w:div w:id="748580810">
      <w:marLeft w:val="640"/>
      <w:marRight w:val="0"/>
      <w:marTop w:val="0"/>
      <w:marBottom w:val="0"/>
      <w:divBdr>
        <w:top w:val="none" w:sz="0" w:space="0" w:color="auto"/>
        <w:left w:val="none" w:sz="0" w:space="0" w:color="auto"/>
        <w:bottom w:val="none" w:sz="0" w:space="0" w:color="auto"/>
        <w:right w:val="none" w:sz="0" w:space="0" w:color="auto"/>
      </w:divBdr>
    </w:div>
    <w:div w:id="748582887">
      <w:marLeft w:val="640"/>
      <w:marRight w:val="0"/>
      <w:marTop w:val="0"/>
      <w:marBottom w:val="0"/>
      <w:divBdr>
        <w:top w:val="none" w:sz="0" w:space="0" w:color="auto"/>
        <w:left w:val="none" w:sz="0" w:space="0" w:color="auto"/>
        <w:bottom w:val="none" w:sz="0" w:space="0" w:color="auto"/>
        <w:right w:val="none" w:sz="0" w:space="0" w:color="auto"/>
      </w:divBdr>
    </w:div>
    <w:div w:id="748769992">
      <w:marLeft w:val="640"/>
      <w:marRight w:val="0"/>
      <w:marTop w:val="0"/>
      <w:marBottom w:val="0"/>
      <w:divBdr>
        <w:top w:val="none" w:sz="0" w:space="0" w:color="auto"/>
        <w:left w:val="none" w:sz="0" w:space="0" w:color="auto"/>
        <w:bottom w:val="none" w:sz="0" w:space="0" w:color="auto"/>
        <w:right w:val="none" w:sz="0" w:space="0" w:color="auto"/>
      </w:divBdr>
    </w:div>
    <w:div w:id="748772647">
      <w:marLeft w:val="640"/>
      <w:marRight w:val="0"/>
      <w:marTop w:val="0"/>
      <w:marBottom w:val="0"/>
      <w:divBdr>
        <w:top w:val="none" w:sz="0" w:space="0" w:color="auto"/>
        <w:left w:val="none" w:sz="0" w:space="0" w:color="auto"/>
        <w:bottom w:val="none" w:sz="0" w:space="0" w:color="auto"/>
        <w:right w:val="none" w:sz="0" w:space="0" w:color="auto"/>
      </w:divBdr>
    </w:div>
    <w:div w:id="748773723">
      <w:marLeft w:val="640"/>
      <w:marRight w:val="0"/>
      <w:marTop w:val="0"/>
      <w:marBottom w:val="0"/>
      <w:divBdr>
        <w:top w:val="none" w:sz="0" w:space="0" w:color="auto"/>
        <w:left w:val="none" w:sz="0" w:space="0" w:color="auto"/>
        <w:bottom w:val="none" w:sz="0" w:space="0" w:color="auto"/>
        <w:right w:val="none" w:sz="0" w:space="0" w:color="auto"/>
      </w:divBdr>
    </w:div>
    <w:div w:id="748885475">
      <w:marLeft w:val="640"/>
      <w:marRight w:val="0"/>
      <w:marTop w:val="0"/>
      <w:marBottom w:val="0"/>
      <w:divBdr>
        <w:top w:val="none" w:sz="0" w:space="0" w:color="auto"/>
        <w:left w:val="none" w:sz="0" w:space="0" w:color="auto"/>
        <w:bottom w:val="none" w:sz="0" w:space="0" w:color="auto"/>
        <w:right w:val="none" w:sz="0" w:space="0" w:color="auto"/>
      </w:divBdr>
    </w:div>
    <w:div w:id="748886129">
      <w:marLeft w:val="640"/>
      <w:marRight w:val="0"/>
      <w:marTop w:val="0"/>
      <w:marBottom w:val="0"/>
      <w:divBdr>
        <w:top w:val="none" w:sz="0" w:space="0" w:color="auto"/>
        <w:left w:val="none" w:sz="0" w:space="0" w:color="auto"/>
        <w:bottom w:val="none" w:sz="0" w:space="0" w:color="auto"/>
        <w:right w:val="none" w:sz="0" w:space="0" w:color="auto"/>
      </w:divBdr>
    </w:div>
    <w:div w:id="748888744">
      <w:marLeft w:val="640"/>
      <w:marRight w:val="0"/>
      <w:marTop w:val="0"/>
      <w:marBottom w:val="0"/>
      <w:divBdr>
        <w:top w:val="none" w:sz="0" w:space="0" w:color="auto"/>
        <w:left w:val="none" w:sz="0" w:space="0" w:color="auto"/>
        <w:bottom w:val="none" w:sz="0" w:space="0" w:color="auto"/>
        <w:right w:val="none" w:sz="0" w:space="0" w:color="auto"/>
      </w:divBdr>
    </w:div>
    <w:div w:id="748966145">
      <w:marLeft w:val="640"/>
      <w:marRight w:val="0"/>
      <w:marTop w:val="0"/>
      <w:marBottom w:val="0"/>
      <w:divBdr>
        <w:top w:val="none" w:sz="0" w:space="0" w:color="auto"/>
        <w:left w:val="none" w:sz="0" w:space="0" w:color="auto"/>
        <w:bottom w:val="none" w:sz="0" w:space="0" w:color="auto"/>
        <w:right w:val="none" w:sz="0" w:space="0" w:color="auto"/>
      </w:divBdr>
    </w:div>
    <w:div w:id="748966471">
      <w:marLeft w:val="640"/>
      <w:marRight w:val="0"/>
      <w:marTop w:val="0"/>
      <w:marBottom w:val="0"/>
      <w:divBdr>
        <w:top w:val="none" w:sz="0" w:space="0" w:color="auto"/>
        <w:left w:val="none" w:sz="0" w:space="0" w:color="auto"/>
        <w:bottom w:val="none" w:sz="0" w:space="0" w:color="auto"/>
        <w:right w:val="none" w:sz="0" w:space="0" w:color="auto"/>
      </w:divBdr>
    </w:div>
    <w:div w:id="749012147">
      <w:marLeft w:val="640"/>
      <w:marRight w:val="0"/>
      <w:marTop w:val="0"/>
      <w:marBottom w:val="0"/>
      <w:divBdr>
        <w:top w:val="none" w:sz="0" w:space="0" w:color="auto"/>
        <w:left w:val="none" w:sz="0" w:space="0" w:color="auto"/>
        <w:bottom w:val="none" w:sz="0" w:space="0" w:color="auto"/>
        <w:right w:val="none" w:sz="0" w:space="0" w:color="auto"/>
      </w:divBdr>
    </w:div>
    <w:div w:id="749041767">
      <w:marLeft w:val="640"/>
      <w:marRight w:val="0"/>
      <w:marTop w:val="0"/>
      <w:marBottom w:val="0"/>
      <w:divBdr>
        <w:top w:val="none" w:sz="0" w:space="0" w:color="auto"/>
        <w:left w:val="none" w:sz="0" w:space="0" w:color="auto"/>
        <w:bottom w:val="none" w:sz="0" w:space="0" w:color="auto"/>
        <w:right w:val="none" w:sz="0" w:space="0" w:color="auto"/>
      </w:divBdr>
    </w:div>
    <w:div w:id="749080425">
      <w:marLeft w:val="640"/>
      <w:marRight w:val="0"/>
      <w:marTop w:val="0"/>
      <w:marBottom w:val="0"/>
      <w:divBdr>
        <w:top w:val="none" w:sz="0" w:space="0" w:color="auto"/>
        <w:left w:val="none" w:sz="0" w:space="0" w:color="auto"/>
        <w:bottom w:val="none" w:sz="0" w:space="0" w:color="auto"/>
        <w:right w:val="none" w:sz="0" w:space="0" w:color="auto"/>
      </w:divBdr>
    </w:div>
    <w:div w:id="749158684">
      <w:marLeft w:val="640"/>
      <w:marRight w:val="0"/>
      <w:marTop w:val="0"/>
      <w:marBottom w:val="0"/>
      <w:divBdr>
        <w:top w:val="none" w:sz="0" w:space="0" w:color="auto"/>
        <w:left w:val="none" w:sz="0" w:space="0" w:color="auto"/>
        <w:bottom w:val="none" w:sz="0" w:space="0" w:color="auto"/>
        <w:right w:val="none" w:sz="0" w:space="0" w:color="auto"/>
      </w:divBdr>
    </w:div>
    <w:div w:id="749162667">
      <w:marLeft w:val="640"/>
      <w:marRight w:val="0"/>
      <w:marTop w:val="0"/>
      <w:marBottom w:val="0"/>
      <w:divBdr>
        <w:top w:val="none" w:sz="0" w:space="0" w:color="auto"/>
        <w:left w:val="none" w:sz="0" w:space="0" w:color="auto"/>
        <w:bottom w:val="none" w:sz="0" w:space="0" w:color="auto"/>
        <w:right w:val="none" w:sz="0" w:space="0" w:color="auto"/>
      </w:divBdr>
    </w:div>
    <w:div w:id="749230872">
      <w:marLeft w:val="640"/>
      <w:marRight w:val="0"/>
      <w:marTop w:val="0"/>
      <w:marBottom w:val="0"/>
      <w:divBdr>
        <w:top w:val="none" w:sz="0" w:space="0" w:color="auto"/>
        <w:left w:val="none" w:sz="0" w:space="0" w:color="auto"/>
        <w:bottom w:val="none" w:sz="0" w:space="0" w:color="auto"/>
        <w:right w:val="none" w:sz="0" w:space="0" w:color="auto"/>
      </w:divBdr>
    </w:div>
    <w:div w:id="749232982">
      <w:marLeft w:val="640"/>
      <w:marRight w:val="0"/>
      <w:marTop w:val="0"/>
      <w:marBottom w:val="0"/>
      <w:divBdr>
        <w:top w:val="none" w:sz="0" w:space="0" w:color="auto"/>
        <w:left w:val="none" w:sz="0" w:space="0" w:color="auto"/>
        <w:bottom w:val="none" w:sz="0" w:space="0" w:color="auto"/>
        <w:right w:val="none" w:sz="0" w:space="0" w:color="auto"/>
      </w:divBdr>
    </w:div>
    <w:div w:id="749235849">
      <w:marLeft w:val="640"/>
      <w:marRight w:val="0"/>
      <w:marTop w:val="0"/>
      <w:marBottom w:val="0"/>
      <w:divBdr>
        <w:top w:val="none" w:sz="0" w:space="0" w:color="auto"/>
        <w:left w:val="none" w:sz="0" w:space="0" w:color="auto"/>
        <w:bottom w:val="none" w:sz="0" w:space="0" w:color="auto"/>
        <w:right w:val="none" w:sz="0" w:space="0" w:color="auto"/>
      </w:divBdr>
    </w:div>
    <w:div w:id="749273177">
      <w:marLeft w:val="640"/>
      <w:marRight w:val="0"/>
      <w:marTop w:val="0"/>
      <w:marBottom w:val="0"/>
      <w:divBdr>
        <w:top w:val="none" w:sz="0" w:space="0" w:color="auto"/>
        <w:left w:val="none" w:sz="0" w:space="0" w:color="auto"/>
        <w:bottom w:val="none" w:sz="0" w:space="0" w:color="auto"/>
        <w:right w:val="none" w:sz="0" w:space="0" w:color="auto"/>
      </w:divBdr>
    </w:div>
    <w:div w:id="749279794">
      <w:marLeft w:val="640"/>
      <w:marRight w:val="0"/>
      <w:marTop w:val="0"/>
      <w:marBottom w:val="0"/>
      <w:divBdr>
        <w:top w:val="none" w:sz="0" w:space="0" w:color="auto"/>
        <w:left w:val="none" w:sz="0" w:space="0" w:color="auto"/>
        <w:bottom w:val="none" w:sz="0" w:space="0" w:color="auto"/>
        <w:right w:val="none" w:sz="0" w:space="0" w:color="auto"/>
      </w:divBdr>
    </w:div>
    <w:div w:id="749348437">
      <w:marLeft w:val="640"/>
      <w:marRight w:val="0"/>
      <w:marTop w:val="0"/>
      <w:marBottom w:val="0"/>
      <w:divBdr>
        <w:top w:val="none" w:sz="0" w:space="0" w:color="auto"/>
        <w:left w:val="none" w:sz="0" w:space="0" w:color="auto"/>
        <w:bottom w:val="none" w:sz="0" w:space="0" w:color="auto"/>
        <w:right w:val="none" w:sz="0" w:space="0" w:color="auto"/>
      </w:divBdr>
    </w:div>
    <w:div w:id="749353137">
      <w:marLeft w:val="640"/>
      <w:marRight w:val="0"/>
      <w:marTop w:val="0"/>
      <w:marBottom w:val="0"/>
      <w:divBdr>
        <w:top w:val="none" w:sz="0" w:space="0" w:color="auto"/>
        <w:left w:val="none" w:sz="0" w:space="0" w:color="auto"/>
        <w:bottom w:val="none" w:sz="0" w:space="0" w:color="auto"/>
        <w:right w:val="none" w:sz="0" w:space="0" w:color="auto"/>
      </w:divBdr>
    </w:div>
    <w:div w:id="749422971">
      <w:marLeft w:val="640"/>
      <w:marRight w:val="0"/>
      <w:marTop w:val="0"/>
      <w:marBottom w:val="0"/>
      <w:divBdr>
        <w:top w:val="none" w:sz="0" w:space="0" w:color="auto"/>
        <w:left w:val="none" w:sz="0" w:space="0" w:color="auto"/>
        <w:bottom w:val="none" w:sz="0" w:space="0" w:color="auto"/>
        <w:right w:val="none" w:sz="0" w:space="0" w:color="auto"/>
      </w:divBdr>
    </w:div>
    <w:div w:id="749429489">
      <w:marLeft w:val="640"/>
      <w:marRight w:val="0"/>
      <w:marTop w:val="0"/>
      <w:marBottom w:val="0"/>
      <w:divBdr>
        <w:top w:val="none" w:sz="0" w:space="0" w:color="auto"/>
        <w:left w:val="none" w:sz="0" w:space="0" w:color="auto"/>
        <w:bottom w:val="none" w:sz="0" w:space="0" w:color="auto"/>
        <w:right w:val="none" w:sz="0" w:space="0" w:color="auto"/>
      </w:divBdr>
    </w:div>
    <w:div w:id="749617488">
      <w:marLeft w:val="640"/>
      <w:marRight w:val="0"/>
      <w:marTop w:val="0"/>
      <w:marBottom w:val="0"/>
      <w:divBdr>
        <w:top w:val="none" w:sz="0" w:space="0" w:color="auto"/>
        <w:left w:val="none" w:sz="0" w:space="0" w:color="auto"/>
        <w:bottom w:val="none" w:sz="0" w:space="0" w:color="auto"/>
        <w:right w:val="none" w:sz="0" w:space="0" w:color="auto"/>
      </w:divBdr>
    </w:div>
    <w:div w:id="749738915">
      <w:marLeft w:val="640"/>
      <w:marRight w:val="0"/>
      <w:marTop w:val="0"/>
      <w:marBottom w:val="0"/>
      <w:divBdr>
        <w:top w:val="none" w:sz="0" w:space="0" w:color="auto"/>
        <w:left w:val="none" w:sz="0" w:space="0" w:color="auto"/>
        <w:bottom w:val="none" w:sz="0" w:space="0" w:color="auto"/>
        <w:right w:val="none" w:sz="0" w:space="0" w:color="auto"/>
      </w:divBdr>
    </w:div>
    <w:div w:id="749816793">
      <w:marLeft w:val="640"/>
      <w:marRight w:val="0"/>
      <w:marTop w:val="0"/>
      <w:marBottom w:val="0"/>
      <w:divBdr>
        <w:top w:val="none" w:sz="0" w:space="0" w:color="auto"/>
        <w:left w:val="none" w:sz="0" w:space="0" w:color="auto"/>
        <w:bottom w:val="none" w:sz="0" w:space="0" w:color="auto"/>
        <w:right w:val="none" w:sz="0" w:space="0" w:color="auto"/>
      </w:divBdr>
    </w:div>
    <w:div w:id="749886172">
      <w:marLeft w:val="640"/>
      <w:marRight w:val="0"/>
      <w:marTop w:val="0"/>
      <w:marBottom w:val="0"/>
      <w:divBdr>
        <w:top w:val="none" w:sz="0" w:space="0" w:color="auto"/>
        <w:left w:val="none" w:sz="0" w:space="0" w:color="auto"/>
        <w:bottom w:val="none" w:sz="0" w:space="0" w:color="auto"/>
        <w:right w:val="none" w:sz="0" w:space="0" w:color="auto"/>
      </w:divBdr>
    </w:div>
    <w:div w:id="749929417">
      <w:marLeft w:val="640"/>
      <w:marRight w:val="0"/>
      <w:marTop w:val="0"/>
      <w:marBottom w:val="0"/>
      <w:divBdr>
        <w:top w:val="none" w:sz="0" w:space="0" w:color="auto"/>
        <w:left w:val="none" w:sz="0" w:space="0" w:color="auto"/>
        <w:bottom w:val="none" w:sz="0" w:space="0" w:color="auto"/>
        <w:right w:val="none" w:sz="0" w:space="0" w:color="auto"/>
      </w:divBdr>
    </w:div>
    <w:div w:id="749932862">
      <w:marLeft w:val="640"/>
      <w:marRight w:val="0"/>
      <w:marTop w:val="0"/>
      <w:marBottom w:val="0"/>
      <w:divBdr>
        <w:top w:val="none" w:sz="0" w:space="0" w:color="auto"/>
        <w:left w:val="none" w:sz="0" w:space="0" w:color="auto"/>
        <w:bottom w:val="none" w:sz="0" w:space="0" w:color="auto"/>
        <w:right w:val="none" w:sz="0" w:space="0" w:color="auto"/>
      </w:divBdr>
    </w:div>
    <w:div w:id="750008633">
      <w:marLeft w:val="640"/>
      <w:marRight w:val="0"/>
      <w:marTop w:val="0"/>
      <w:marBottom w:val="0"/>
      <w:divBdr>
        <w:top w:val="none" w:sz="0" w:space="0" w:color="auto"/>
        <w:left w:val="none" w:sz="0" w:space="0" w:color="auto"/>
        <w:bottom w:val="none" w:sz="0" w:space="0" w:color="auto"/>
        <w:right w:val="none" w:sz="0" w:space="0" w:color="auto"/>
      </w:divBdr>
    </w:div>
    <w:div w:id="750079702">
      <w:marLeft w:val="640"/>
      <w:marRight w:val="0"/>
      <w:marTop w:val="0"/>
      <w:marBottom w:val="0"/>
      <w:divBdr>
        <w:top w:val="none" w:sz="0" w:space="0" w:color="auto"/>
        <w:left w:val="none" w:sz="0" w:space="0" w:color="auto"/>
        <w:bottom w:val="none" w:sz="0" w:space="0" w:color="auto"/>
        <w:right w:val="none" w:sz="0" w:space="0" w:color="auto"/>
      </w:divBdr>
    </w:div>
    <w:div w:id="750081783">
      <w:marLeft w:val="640"/>
      <w:marRight w:val="0"/>
      <w:marTop w:val="0"/>
      <w:marBottom w:val="0"/>
      <w:divBdr>
        <w:top w:val="none" w:sz="0" w:space="0" w:color="auto"/>
        <w:left w:val="none" w:sz="0" w:space="0" w:color="auto"/>
        <w:bottom w:val="none" w:sz="0" w:space="0" w:color="auto"/>
        <w:right w:val="none" w:sz="0" w:space="0" w:color="auto"/>
      </w:divBdr>
    </w:div>
    <w:div w:id="750081918">
      <w:marLeft w:val="640"/>
      <w:marRight w:val="0"/>
      <w:marTop w:val="0"/>
      <w:marBottom w:val="0"/>
      <w:divBdr>
        <w:top w:val="none" w:sz="0" w:space="0" w:color="auto"/>
        <w:left w:val="none" w:sz="0" w:space="0" w:color="auto"/>
        <w:bottom w:val="none" w:sz="0" w:space="0" w:color="auto"/>
        <w:right w:val="none" w:sz="0" w:space="0" w:color="auto"/>
      </w:divBdr>
    </w:div>
    <w:div w:id="750082472">
      <w:marLeft w:val="640"/>
      <w:marRight w:val="0"/>
      <w:marTop w:val="0"/>
      <w:marBottom w:val="0"/>
      <w:divBdr>
        <w:top w:val="none" w:sz="0" w:space="0" w:color="auto"/>
        <w:left w:val="none" w:sz="0" w:space="0" w:color="auto"/>
        <w:bottom w:val="none" w:sz="0" w:space="0" w:color="auto"/>
        <w:right w:val="none" w:sz="0" w:space="0" w:color="auto"/>
      </w:divBdr>
    </w:div>
    <w:div w:id="750125795">
      <w:marLeft w:val="640"/>
      <w:marRight w:val="0"/>
      <w:marTop w:val="0"/>
      <w:marBottom w:val="0"/>
      <w:divBdr>
        <w:top w:val="none" w:sz="0" w:space="0" w:color="auto"/>
        <w:left w:val="none" w:sz="0" w:space="0" w:color="auto"/>
        <w:bottom w:val="none" w:sz="0" w:space="0" w:color="auto"/>
        <w:right w:val="none" w:sz="0" w:space="0" w:color="auto"/>
      </w:divBdr>
    </w:div>
    <w:div w:id="750154274">
      <w:marLeft w:val="640"/>
      <w:marRight w:val="0"/>
      <w:marTop w:val="0"/>
      <w:marBottom w:val="0"/>
      <w:divBdr>
        <w:top w:val="none" w:sz="0" w:space="0" w:color="auto"/>
        <w:left w:val="none" w:sz="0" w:space="0" w:color="auto"/>
        <w:bottom w:val="none" w:sz="0" w:space="0" w:color="auto"/>
        <w:right w:val="none" w:sz="0" w:space="0" w:color="auto"/>
      </w:divBdr>
    </w:div>
    <w:div w:id="750155518">
      <w:marLeft w:val="640"/>
      <w:marRight w:val="0"/>
      <w:marTop w:val="0"/>
      <w:marBottom w:val="0"/>
      <w:divBdr>
        <w:top w:val="none" w:sz="0" w:space="0" w:color="auto"/>
        <w:left w:val="none" w:sz="0" w:space="0" w:color="auto"/>
        <w:bottom w:val="none" w:sz="0" w:space="0" w:color="auto"/>
        <w:right w:val="none" w:sz="0" w:space="0" w:color="auto"/>
      </w:divBdr>
    </w:div>
    <w:div w:id="750278349">
      <w:marLeft w:val="640"/>
      <w:marRight w:val="0"/>
      <w:marTop w:val="0"/>
      <w:marBottom w:val="0"/>
      <w:divBdr>
        <w:top w:val="none" w:sz="0" w:space="0" w:color="auto"/>
        <w:left w:val="none" w:sz="0" w:space="0" w:color="auto"/>
        <w:bottom w:val="none" w:sz="0" w:space="0" w:color="auto"/>
        <w:right w:val="none" w:sz="0" w:space="0" w:color="auto"/>
      </w:divBdr>
    </w:div>
    <w:div w:id="750471541">
      <w:marLeft w:val="640"/>
      <w:marRight w:val="0"/>
      <w:marTop w:val="0"/>
      <w:marBottom w:val="0"/>
      <w:divBdr>
        <w:top w:val="none" w:sz="0" w:space="0" w:color="auto"/>
        <w:left w:val="none" w:sz="0" w:space="0" w:color="auto"/>
        <w:bottom w:val="none" w:sz="0" w:space="0" w:color="auto"/>
        <w:right w:val="none" w:sz="0" w:space="0" w:color="auto"/>
      </w:divBdr>
    </w:div>
    <w:div w:id="750588217">
      <w:marLeft w:val="640"/>
      <w:marRight w:val="0"/>
      <w:marTop w:val="0"/>
      <w:marBottom w:val="0"/>
      <w:divBdr>
        <w:top w:val="none" w:sz="0" w:space="0" w:color="auto"/>
        <w:left w:val="none" w:sz="0" w:space="0" w:color="auto"/>
        <w:bottom w:val="none" w:sz="0" w:space="0" w:color="auto"/>
        <w:right w:val="none" w:sz="0" w:space="0" w:color="auto"/>
      </w:divBdr>
    </w:div>
    <w:div w:id="750588832">
      <w:marLeft w:val="640"/>
      <w:marRight w:val="0"/>
      <w:marTop w:val="0"/>
      <w:marBottom w:val="0"/>
      <w:divBdr>
        <w:top w:val="none" w:sz="0" w:space="0" w:color="auto"/>
        <w:left w:val="none" w:sz="0" w:space="0" w:color="auto"/>
        <w:bottom w:val="none" w:sz="0" w:space="0" w:color="auto"/>
        <w:right w:val="none" w:sz="0" w:space="0" w:color="auto"/>
      </w:divBdr>
    </w:div>
    <w:div w:id="750666631">
      <w:marLeft w:val="640"/>
      <w:marRight w:val="0"/>
      <w:marTop w:val="0"/>
      <w:marBottom w:val="0"/>
      <w:divBdr>
        <w:top w:val="none" w:sz="0" w:space="0" w:color="auto"/>
        <w:left w:val="none" w:sz="0" w:space="0" w:color="auto"/>
        <w:bottom w:val="none" w:sz="0" w:space="0" w:color="auto"/>
        <w:right w:val="none" w:sz="0" w:space="0" w:color="auto"/>
      </w:divBdr>
    </w:div>
    <w:div w:id="750735442">
      <w:marLeft w:val="640"/>
      <w:marRight w:val="0"/>
      <w:marTop w:val="0"/>
      <w:marBottom w:val="0"/>
      <w:divBdr>
        <w:top w:val="none" w:sz="0" w:space="0" w:color="auto"/>
        <w:left w:val="none" w:sz="0" w:space="0" w:color="auto"/>
        <w:bottom w:val="none" w:sz="0" w:space="0" w:color="auto"/>
        <w:right w:val="none" w:sz="0" w:space="0" w:color="auto"/>
      </w:divBdr>
    </w:div>
    <w:div w:id="750925852">
      <w:marLeft w:val="640"/>
      <w:marRight w:val="0"/>
      <w:marTop w:val="0"/>
      <w:marBottom w:val="0"/>
      <w:divBdr>
        <w:top w:val="none" w:sz="0" w:space="0" w:color="auto"/>
        <w:left w:val="none" w:sz="0" w:space="0" w:color="auto"/>
        <w:bottom w:val="none" w:sz="0" w:space="0" w:color="auto"/>
        <w:right w:val="none" w:sz="0" w:space="0" w:color="auto"/>
      </w:divBdr>
    </w:div>
    <w:div w:id="751008292">
      <w:marLeft w:val="640"/>
      <w:marRight w:val="0"/>
      <w:marTop w:val="0"/>
      <w:marBottom w:val="0"/>
      <w:divBdr>
        <w:top w:val="none" w:sz="0" w:space="0" w:color="auto"/>
        <w:left w:val="none" w:sz="0" w:space="0" w:color="auto"/>
        <w:bottom w:val="none" w:sz="0" w:space="0" w:color="auto"/>
        <w:right w:val="none" w:sz="0" w:space="0" w:color="auto"/>
      </w:divBdr>
    </w:div>
    <w:div w:id="751045061">
      <w:marLeft w:val="640"/>
      <w:marRight w:val="0"/>
      <w:marTop w:val="0"/>
      <w:marBottom w:val="0"/>
      <w:divBdr>
        <w:top w:val="none" w:sz="0" w:space="0" w:color="auto"/>
        <w:left w:val="none" w:sz="0" w:space="0" w:color="auto"/>
        <w:bottom w:val="none" w:sz="0" w:space="0" w:color="auto"/>
        <w:right w:val="none" w:sz="0" w:space="0" w:color="auto"/>
      </w:divBdr>
    </w:div>
    <w:div w:id="751120211">
      <w:marLeft w:val="640"/>
      <w:marRight w:val="0"/>
      <w:marTop w:val="0"/>
      <w:marBottom w:val="0"/>
      <w:divBdr>
        <w:top w:val="none" w:sz="0" w:space="0" w:color="auto"/>
        <w:left w:val="none" w:sz="0" w:space="0" w:color="auto"/>
        <w:bottom w:val="none" w:sz="0" w:space="0" w:color="auto"/>
        <w:right w:val="none" w:sz="0" w:space="0" w:color="auto"/>
      </w:divBdr>
    </w:div>
    <w:div w:id="751125615">
      <w:marLeft w:val="640"/>
      <w:marRight w:val="0"/>
      <w:marTop w:val="0"/>
      <w:marBottom w:val="0"/>
      <w:divBdr>
        <w:top w:val="none" w:sz="0" w:space="0" w:color="auto"/>
        <w:left w:val="none" w:sz="0" w:space="0" w:color="auto"/>
        <w:bottom w:val="none" w:sz="0" w:space="0" w:color="auto"/>
        <w:right w:val="none" w:sz="0" w:space="0" w:color="auto"/>
      </w:divBdr>
    </w:div>
    <w:div w:id="751240115">
      <w:marLeft w:val="640"/>
      <w:marRight w:val="0"/>
      <w:marTop w:val="0"/>
      <w:marBottom w:val="0"/>
      <w:divBdr>
        <w:top w:val="none" w:sz="0" w:space="0" w:color="auto"/>
        <w:left w:val="none" w:sz="0" w:space="0" w:color="auto"/>
        <w:bottom w:val="none" w:sz="0" w:space="0" w:color="auto"/>
        <w:right w:val="none" w:sz="0" w:space="0" w:color="auto"/>
      </w:divBdr>
    </w:div>
    <w:div w:id="751240720">
      <w:marLeft w:val="640"/>
      <w:marRight w:val="0"/>
      <w:marTop w:val="0"/>
      <w:marBottom w:val="0"/>
      <w:divBdr>
        <w:top w:val="none" w:sz="0" w:space="0" w:color="auto"/>
        <w:left w:val="none" w:sz="0" w:space="0" w:color="auto"/>
        <w:bottom w:val="none" w:sz="0" w:space="0" w:color="auto"/>
        <w:right w:val="none" w:sz="0" w:space="0" w:color="auto"/>
      </w:divBdr>
    </w:div>
    <w:div w:id="751246334">
      <w:marLeft w:val="640"/>
      <w:marRight w:val="0"/>
      <w:marTop w:val="0"/>
      <w:marBottom w:val="0"/>
      <w:divBdr>
        <w:top w:val="none" w:sz="0" w:space="0" w:color="auto"/>
        <w:left w:val="none" w:sz="0" w:space="0" w:color="auto"/>
        <w:bottom w:val="none" w:sz="0" w:space="0" w:color="auto"/>
        <w:right w:val="none" w:sz="0" w:space="0" w:color="auto"/>
      </w:divBdr>
    </w:div>
    <w:div w:id="751394242">
      <w:marLeft w:val="640"/>
      <w:marRight w:val="0"/>
      <w:marTop w:val="0"/>
      <w:marBottom w:val="0"/>
      <w:divBdr>
        <w:top w:val="none" w:sz="0" w:space="0" w:color="auto"/>
        <w:left w:val="none" w:sz="0" w:space="0" w:color="auto"/>
        <w:bottom w:val="none" w:sz="0" w:space="0" w:color="auto"/>
        <w:right w:val="none" w:sz="0" w:space="0" w:color="auto"/>
      </w:divBdr>
    </w:div>
    <w:div w:id="751463973">
      <w:marLeft w:val="640"/>
      <w:marRight w:val="0"/>
      <w:marTop w:val="0"/>
      <w:marBottom w:val="0"/>
      <w:divBdr>
        <w:top w:val="none" w:sz="0" w:space="0" w:color="auto"/>
        <w:left w:val="none" w:sz="0" w:space="0" w:color="auto"/>
        <w:bottom w:val="none" w:sz="0" w:space="0" w:color="auto"/>
        <w:right w:val="none" w:sz="0" w:space="0" w:color="auto"/>
      </w:divBdr>
    </w:div>
    <w:div w:id="751468100">
      <w:marLeft w:val="640"/>
      <w:marRight w:val="0"/>
      <w:marTop w:val="0"/>
      <w:marBottom w:val="0"/>
      <w:divBdr>
        <w:top w:val="none" w:sz="0" w:space="0" w:color="auto"/>
        <w:left w:val="none" w:sz="0" w:space="0" w:color="auto"/>
        <w:bottom w:val="none" w:sz="0" w:space="0" w:color="auto"/>
        <w:right w:val="none" w:sz="0" w:space="0" w:color="auto"/>
      </w:divBdr>
    </w:div>
    <w:div w:id="751656593">
      <w:marLeft w:val="640"/>
      <w:marRight w:val="0"/>
      <w:marTop w:val="0"/>
      <w:marBottom w:val="0"/>
      <w:divBdr>
        <w:top w:val="none" w:sz="0" w:space="0" w:color="auto"/>
        <w:left w:val="none" w:sz="0" w:space="0" w:color="auto"/>
        <w:bottom w:val="none" w:sz="0" w:space="0" w:color="auto"/>
        <w:right w:val="none" w:sz="0" w:space="0" w:color="auto"/>
      </w:divBdr>
    </w:div>
    <w:div w:id="751656726">
      <w:marLeft w:val="640"/>
      <w:marRight w:val="0"/>
      <w:marTop w:val="0"/>
      <w:marBottom w:val="0"/>
      <w:divBdr>
        <w:top w:val="none" w:sz="0" w:space="0" w:color="auto"/>
        <w:left w:val="none" w:sz="0" w:space="0" w:color="auto"/>
        <w:bottom w:val="none" w:sz="0" w:space="0" w:color="auto"/>
        <w:right w:val="none" w:sz="0" w:space="0" w:color="auto"/>
      </w:divBdr>
    </w:div>
    <w:div w:id="751660345">
      <w:marLeft w:val="640"/>
      <w:marRight w:val="0"/>
      <w:marTop w:val="0"/>
      <w:marBottom w:val="0"/>
      <w:divBdr>
        <w:top w:val="none" w:sz="0" w:space="0" w:color="auto"/>
        <w:left w:val="none" w:sz="0" w:space="0" w:color="auto"/>
        <w:bottom w:val="none" w:sz="0" w:space="0" w:color="auto"/>
        <w:right w:val="none" w:sz="0" w:space="0" w:color="auto"/>
      </w:divBdr>
    </w:div>
    <w:div w:id="751703338">
      <w:marLeft w:val="640"/>
      <w:marRight w:val="0"/>
      <w:marTop w:val="0"/>
      <w:marBottom w:val="0"/>
      <w:divBdr>
        <w:top w:val="none" w:sz="0" w:space="0" w:color="auto"/>
        <w:left w:val="none" w:sz="0" w:space="0" w:color="auto"/>
        <w:bottom w:val="none" w:sz="0" w:space="0" w:color="auto"/>
        <w:right w:val="none" w:sz="0" w:space="0" w:color="auto"/>
      </w:divBdr>
    </w:div>
    <w:div w:id="751778983">
      <w:marLeft w:val="640"/>
      <w:marRight w:val="0"/>
      <w:marTop w:val="0"/>
      <w:marBottom w:val="0"/>
      <w:divBdr>
        <w:top w:val="none" w:sz="0" w:space="0" w:color="auto"/>
        <w:left w:val="none" w:sz="0" w:space="0" w:color="auto"/>
        <w:bottom w:val="none" w:sz="0" w:space="0" w:color="auto"/>
        <w:right w:val="none" w:sz="0" w:space="0" w:color="auto"/>
      </w:divBdr>
    </w:div>
    <w:div w:id="751781012">
      <w:marLeft w:val="640"/>
      <w:marRight w:val="0"/>
      <w:marTop w:val="0"/>
      <w:marBottom w:val="0"/>
      <w:divBdr>
        <w:top w:val="none" w:sz="0" w:space="0" w:color="auto"/>
        <w:left w:val="none" w:sz="0" w:space="0" w:color="auto"/>
        <w:bottom w:val="none" w:sz="0" w:space="0" w:color="auto"/>
        <w:right w:val="none" w:sz="0" w:space="0" w:color="auto"/>
      </w:divBdr>
    </w:div>
    <w:div w:id="751783138">
      <w:marLeft w:val="640"/>
      <w:marRight w:val="0"/>
      <w:marTop w:val="0"/>
      <w:marBottom w:val="0"/>
      <w:divBdr>
        <w:top w:val="none" w:sz="0" w:space="0" w:color="auto"/>
        <w:left w:val="none" w:sz="0" w:space="0" w:color="auto"/>
        <w:bottom w:val="none" w:sz="0" w:space="0" w:color="auto"/>
        <w:right w:val="none" w:sz="0" w:space="0" w:color="auto"/>
      </w:divBdr>
    </w:div>
    <w:div w:id="751855936">
      <w:marLeft w:val="640"/>
      <w:marRight w:val="0"/>
      <w:marTop w:val="0"/>
      <w:marBottom w:val="0"/>
      <w:divBdr>
        <w:top w:val="none" w:sz="0" w:space="0" w:color="auto"/>
        <w:left w:val="none" w:sz="0" w:space="0" w:color="auto"/>
        <w:bottom w:val="none" w:sz="0" w:space="0" w:color="auto"/>
        <w:right w:val="none" w:sz="0" w:space="0" w:color="auto"/>
      </w:divBdr>
    </w:div>
    <w:div w:id="751969143">
      <w:marLeft w:val="640"/>
      <w:marRight w:val="0"/>
      <w:marTop w:val="0"/>
      <w:marBottom w:val="0"/>
      <w:divBdr>
        <w:top w:val="none" w:sz="0" w:space="0" w:color="auto"/>
        <w:left w:val="none" w:sz="0" w:space="0" w:color="auto"/>
        <w:bottom w:val="none" w:sz="0" w:space="0" w:color="auto"/>
        <w:right w:val="none" w:sz="0" w:space="0" w:color="auto"/>
      </w:divBdr>
    </w:div>
    <w:div w:id="752048809">
      <w:marLeft w:val="640"/>
      <w:marRight w:val="0"/>
      <w:marTop w:val="0"/>
      <w:marBottom w:val="0"/>
      <w:divBdr>
        <w:top w:val="none" w:sz="0" w:space="0" w:color="auto"/>
        <w:left w:val="none" w:sz="0" w:space="0" w:color="auto"/>
        <w:bottom w:val="none" w:sz="0" w:space="0" w:color="auto"/>
        <w:right w:val="none" w:sz="0" w:space="0" w:color="auto"/>
      </w:divBdr>
    </w:div>
    <w:div w:id="752049738">
      <w:marLeft w:val="640"/>
      <w:marRight w:val="0"/>
      <w:marTop w:val="0"/>
      <w:marBottom w:val="0"/>
      <w:divBdr>
        <w:top w:val="none" w:sz="0" w:space="0" w:color="auto"/>
        <w:left w:val="none" w:sz="0" w:space="0" w:color="auto"/>
        <w:bottom w:val="none" w:sz="0" w:space="0" w:color="auto"/>
        <w:right w:val="none" w:sz="0" w:space="0" w:color="auto"/>
      </w:divBdr>
    </w:div>
    <w:div w:id="752051495">
      <w:marLeft w:val="640"/>
      <w:marRight w:val="0"/>
      <w:marTop w:val="0"/>
      <w:marBottom w:val="0"/>
      <w:divBdr>
        <w:top w:val="none" w:sz="0" w:space="0" w:color="auto"/>
        <w:left w:val="none" w:sz="0" w:space="0" w:color="auto"/>
        <w:bottom w:val="none" w:sz="0" w:space="0" w:color="auto"/>
        <w:right w:val="none" w:sz="0" w:space="0" w:color="auto"/>
      </w:divBdr>
    </w:div>
    <w:div w:id="752094752">
      <w:marLeft w:val="640"/>
      <w:marRight w:val="0"/>
      <w:marTop w:val="0"/>
      <w:marBottom w:val="0"/>
      <w:divBdr>
        <w:top w:val="none" w:sz="0" w:space="0" w:color="auto"/>
        <w:left w:val="none" w:sz="0" w:space="0" w:color="auto"/>
        <w:bottom w:val="none" w:sz="0" w:space="0" w:color="auto"/>
        <w:right w:val="none" w:sz="0" w:space="0" w:color="auto"/>
      </w:divBdr>
    </w:div>
    <w:div w:id="752161224">
      <w:marLeft w:val="640"/>
      <w:marRight w:val="0"/>
      <w:marTop w:val="0"/>
      <w:marBottom w:val="0"/>
      <w:divBdr>
        <w:top w:val="none" w:sz="0" w:space="0" w:color="auto"/>
        <w:left w:val="none" w:sz="0" w:space="0" w:color="auto"/>
        <w:bottom w:val="none" w:sz="0" w:space="0" w:color="auto"/>
        <w:right w:val="none" w:sz="0" w:space="0" w:color="auto"/>
      </w:divBdr>
    </w:div>
    <w:div w:id="752170496">
      <w:marLeft w:val="640"/>
      <w:marRight w:val="0"/>
      <w:marTop w:val="0"/>
      <w:marBottom w:val="0"/>
      <w:divBdr>
        <w:top w:val="none" w:sz="0" w:space="0" w:color="auto"/>
        <w:left w:val="none" w:sz="0" w:space="0" w:color="auto"/>
        <w:bottom w:val="none" w:sz="0" w:space="0" w:color="auto"/>
        <w:right w:val="none" w:sz="0" w:space="0" w:color="auto"/>
      </w:divBdr>
    </w:div>
    <w:div w:id="752241535">
      <w:marLeft w:val="640"/>
      <w:marRight w:val="0"/>
      <w:marTop w:val="0"/>
      <w:marBottom w:val="0"/>
      <w:divBdr>
        <w:top w:val="none" w:sz="0" w:space="0" w:color="auto"/>
        <w:left w:val="none" w:sz="0" w:space="0" w:color="auto"/>
        <w:bottom w:val="none" w:sz="0" w:space="0" w:color="auto"/>
        <w:right w:val="none" w:sz="0" w:space="0" w:color="auto"/>
      </w:divBdr>
    </w:div>
    <w:div w:id="752243603">
      <w:marLeft w:val="640"/>
      <w:marRight w:val="0"/>
      <w:marTop w:val="0"/>
      <w:marBottom w:val="0"/>
      <w:divBdr>
        <w:top w:val="none" w:sz="0" w:space="0" w:color="auto"/>
        <w:left w:val="none" w:sz="0" w:space="0" w:color="auto"/>
        <w:bottom w:val="none" w:sz="0" w:space="0" w:color="auto"/>
        <w:right w:val="none" w:sz="0" w:space="0" w:color="auto"/>
      </w:divBdr>
    </w:div>
    <w:div w:id="752287975">
      <w:marLeft w:val="640"/>
      <w:marRight w:val="0"/>
      <w:marTop w:val="0"/>
      <w:marBottom w:val="0"/>
      <w:divBdr>
        <w:top w:val="none" w:sz="0" w:space="0" w:color="auto"/>
        <w:left w:val="none" w:sz="0" w:space="0" w:color="auto"/>
        <w:bottom w:val="none" w:sz="0" w:space="0" w:color="auto"/>
        <w:right w:val="none" w:sz="0" w:space="0" w:color="auto"/>
      </w:divBdr>
    </w:div>
    <w:div w:id="752320218">
      <w:marLeft w:val="640"/>
      <w:marRight w:val="0"/>
      <w:marTop w:val="0"/>
      <w:marBottom w:val="0"/>
      <w:divBdr>
        <w:top w:val="none" w:sz="0" w:space="0" w:color="auto"/>
        <w:left w:val="none" w:sz="0" w:space="0" w:color="auto"/>
        <w:bottom w:val="none" w:sz="0" w:space="0" w:color="auto"/>
        <w:right w:val="none" w:sz="0" w:space="0" w:color="auto"/>
      </w:divBdr>
    </w:div>
    <w:div w:id="752507977">
      <w:marLeft w:val="640"/>
      <w:marRight w:val="0"/>
      <w:marTop w:val="0"/>
      <w:marBottom w:val="0"/>
      <w:divBdr>
        <w:top w:val="none" w:sz="0" w:space="0" w:color="auto"/>
        <w:left w:val="none" w:sz="0" w:space="0" w:color="auto"/>
        <w:bottom w:val="none" w:sz="0" w:space="0" w:color="auto"/>
        <w:right w:val="none" w:sz="0" w:space="0" w:color="auto"/>
      </w:divBdr>
    </w:div>
    <w:div w:id="752512535">
      <w:marLeft w:val="640"/>
      <w:marRight w:val="0"/>
      <w:marTop w:val="0"/>
      <w:marBottom w:val="0"/>
      <w:divBdr>
        <w:top w:val="none" w:sz="0" w:space="0" w:color="auto"/>
        <w:left w:val="none" w:sz="0" w:space="0" w:color="auto"/>
        <w:bottom w:val="none" w:sz="0" w:space="0" w:color="auto"/>
        <w:right w:val="none" w:sz="0" w:space="0" w:color="auto"/>
      </w:divBdr>
    </w:div>
    <w:div w:id="752512812">
      <w:marLeft w:val="640"/>
      <w:marRight w:val="0"/>
      <w:marTop w:val="0"/>
      <w:marBottom w:val="0"/>
      <w:divBdr>
        <w:top w:val="none" w:sz="0" w:space="0" w:color="auto"/>
        <w:left w:val="none" w:sz="0" w:space="0" w:color="auto"/>
        <w:bottom w:val="none" w:sz="0" w:space="0" w:color="auto"/>
        <w:right w:val="none" w:sz="0" w:space="0" w:color="auto"/>
      </w:divBdr>
    </w:div>
    <w:div w:id="752552436">
      <w:marLeft w:val="640"/>
      <w:marRight w:val="0"/>
      <w:marTop w:val="0"/>
      <w:marBottom w:val="0"/>
      <w:divBdr>
        <w:top w:val="none" w:sz="0" w:space="0" w:color="auto"/>
        <w:left w:val="none" w:sz="0" w:space="0" w:color="auto"/>
        <w:bottom w:val="none" w:sz="0" w:space="0" w:color="auto"/>
        <w:right w:val="none" w:sz="0" w:space="0" w:color="auto"/>
      </w:divBdr>
    </w:div>
    <w:div w:id="752630578">
      <w:marLeft w:val="640"/>
      <w:marRight w:val="0"/>
      <w:marTop w:val="0"/>
      <w:marBottom w:val="0"/>
      <w:divBdr>
        <w:top w:val="none" w:sz="0" w:space="0" w:color="auto"/>
        <w:left w:val="none" w:sz="0" w:space="0" w:color="auto"/>
        <w:bottom w:val="none" w:sz="0" w:space="0" w:color="auto"/>
        <w:right w:val="none" w:sz="0" w:space="0" w:color="auto"/>
      </w:divBdr>
    </w:div>
    <w:div w:id="752749254">
      <w:marLeft w:val="640"/>
      <w:marRight w:val="0"/>
      <w:marTop w:val="0"/>
      <w:marBottom w:val="0"/>
      <w:divBdr>
        <w:top w:val="none" w:sz="0" w:space="0" w:color="auto"/>
        <w:left w:val="none" w:sz="0" w:space="0" w:color="auto"/>
        <w:bottom w:val="none" w:sz="0" w:space="0" w:color="auto"/>
        <w:right w:val="none" w:sz="0" w:space="0" w:color="auto"/>
      </w:divBdr>
    </w:div>
    <w:div w:id="752749574">
      <w:marLeft w:val="640"/>
      <w:marRight w:val="0"/>
      <w:marTop w:val="0"/>
      <w:marBottom w:val="0"/>
      <w:divBdr>
        <w:top w:val="none" w:sz="0" w:space="0" w:color="auto"/>
        <w:left w:val="none" w:sz="0" w:space="0" w:color="auto"/>
        <w:bottom w:val="none" w:sz="0" w:space="0" w:color="auto"/>
        <w:right w:val="none" w:sz="0" w:space="0" w:color="auto"/>
      </w:divBdr>
    </w:div>
    <w:div w:id="752817840">
      <w:marLeft w:val="640"/>
      <w:marRight w:val="0"/>
      <w:marTop w:val="0"/>
      <w:marBottom w:val="0"/>
      <w:divBdr>
        <w:top w:val="none" w:sz="0" w:space="0" w:color="auto"/>
        <w:left w:val="none" w:sz="0" w:space="0" w:color="auto"/>
        <w:bottom w:val="none" w:sz="0" w:space="0" w:color="auto"/>
        <w:right w:val="none" w:sz="0" w:space="0" w:color="auto"/>
      </w:divBdr>
    </w:div>
    <w:div w:id="752892702">
      <w:marLeft w:val="640"/>
      <w:marRight w:val="0"/>
      <w:marTop w:val="0"/>
      <w:marBottom w:val="0"/>
      <w:divBdr>
        <w:top w:val="none" w:sz="0" w:space="0" w:color="auto"/>
        <w:left w:val="none" w:sz="0" w:space="0" w:color="auto"/>
        <w:bottom w:val="none" w:sz="0" w:space="0" w:color="auto"/>
        <w:right w:val="none" w:sz="0" w:space="0" w:color="auto"/>
      </w:divBdr>
    </w:div>
    <w:div w:id="752899990">
      <w:marLeft w:val="640"/>
      <w:marRight w:val="0"/>
      <w:marTop w:val="0"/>
      <w:marBottom w:val="0"/>
      <w:divBdr>
        <w:top w:val="none" w:sz="0" w:space="0" w:color="auto"/>
        <w:left w:val="none" w:sz="0" w:space="0" w:color="auto"/>
        <w:bottom w:val="none" w:sz="0" w:space="0" w:color="auto"/>
        <w:right w:val="none" w:sz="0" w:space="0" w:color="auto"/>
      </w:divBdr>
    </w:div>
    <w:div w:id="752971731">
      <w:marLeft w:val="640"/>
      <w:marRight w:val="0"/>
      <w:marTop w:val="0"/>
      <w:marBottom w:val="0"/>
      <w:divBdr>
        <w:top w:val="none" w:sz="0" w:space="0" w:color="auto"/>
        <w:left w:val="none" w:sz="0" w:space="0" w:color="auto"/>
        <w:bottom w:val="none" w:sz="0" w:space="0" w:color="auto"/>
        <w:right w:val="none" w:sz="0" w:space="0" w:color="auto"/>
      </w:divBdr>
    </w:div>
    <w:div w:id="753278762">
      <w:marLeft w:val="640"/>
      <w:marRight w:val="0"/>
      <w:marTop w:val="0"/>
      <w:marBottom w:val="0"/>
      <w:divBdr>
        <w:top w:val="none" w:sz="0" w:space="0" w:color="auto"/>
        <w:left w:val="none" w:sz="0" w:space="0" w:color="auto"/>
        <w:bottom w:val="none" w:sz="0" w:space="0" w:color="auto"/>
        <w:right w:val="none" w:sz="0" w:space="0" w:color="auto"/>
      </w:divBdr>
    </w:div>
    <w:div w:id="753278920">
      <w:marLeft w:val="640"/>
      <w:marRight w:val="0"/>
      <w:marTop w:val="0"/>
      <w:marBottom w:val="0"/>
      <w:divBdr>
        <w:top w:val="none" w:sz="0" w:space="0" w:color="auto"/>
        <w:left w:val="none" w:sz="0" w:space="0" w:color="auto"/>
        <w:bottom w:val="none" w:sz="0" w:space="0" w:color="auto"/>
        <w:right w:val="none" w:sz="0" w:space="0" w:color="auto"/>
      </w:divBdr>
    </w:div>
    <w:div w:id="753287181">
      <w:marLeft w:val="640"/>
      <w:marRight w:val="0"/>
      <w:marTop w:val="0"/>
      <w:marBottom w:val="0"/>
      <w:divBdr>
        <w:top w:val="none" w:sz="0" w:space="0" w:color="auto"/>
        <w:left w:val="none" w:sz="0" w:space="0" w:color="auto"/>
        <w:bottom w:val="none" w:sz="0" w:space="0" w:color="auto"/>
        <w:right w:val="none" w:sz="0" w:space="0" w:color="auto"/>
      </w:divBdr>
    </w:div>
    <w:div w:id="753361010">
      <w:marLeft w:val="640"/>
      <w:marRight w:val="0"/>
      <w:marTop w:val="0"/>
      <w:marBottom w:val="0"/>
      <w:divBdr>
        <w:top w:val="none" w:sz="0" w:space="0" w:color="auto"/>
        <w:left w:val="none" w:sz="0" w:space="0" w:color="auto"/>
        <w:bottom w:val="none" w:sz="0" w:space="0" w:color="auto"/>
        <w:right w:val="none" w:sz="0" w:space="0" w:color="auto"/>
      </w:divBdr>
    </w:div>
    <w:div w:id="753478708">
      <w:marLeft w:val="640"/>
      <w:marRight w:val="0"/>
      <w:marTop w:val="0"/>
      <w:marBottom w:val="0"/>
      <w:divBdr>
        <w:top w:val="none" w:sz="0" w:space="0" w:color="auto"/>
        <w:left w:val="none" w:sz="0" w:space="0" w:color="auto"/>
        <w:bottom w:val="none" w:sz="0" w:space="0" w:color="auto"/>
        <w:right w:val="none" w:sz="0" w:space="0" w:color="auto"/>
      </w:divBdr>
    </w:div>
    <w:div w:id="753628807">
      <w:marLeft w:val="640"/>
      <w:marRight w:val="0"/>
      <w:marTop w:val="0"/>
      <w:marBottom w:val="0"/>
      <w:divBdr>
        <w:top w:val="none" w:sz="0" w:space="0" w:color="auto"/>
        <w:left w:val="none" w:sz="0" w:space="0" w:color="auto"/>
        <w:bottom w:val="none" w:sz="0" w:space="0" w:color="auto"/>
        <w:right w:val="none" w:sz="0" w:space="0" w:color="auto"/>
      </w:divBdr>
    </w:div>
    <w:div w:id="753664591">
      <w:marLeft w:val="640"/>
      <w:marRight w:val="0"/>
      <w:marTop w:val="0"/>
      <w:marBottom w:val="0"/>
      <w:divBdr>
        <w:top w:val="none" w:sz="0" w:space="0" w:color="auto"/>
        <w:left w:val="none" w:sz="0" w:space="0" w:color="auto"/>
        <w:bottom w:val="none" w:sz="0" w:space="0" w:color="auto"/>
        <w:right w:val="none" w:sz="0" w:space="0" w:color="auto"/>
      </w:divBdr>
    </w:div>
    <w:div w:id="753744698">
      <w:marLeft w:val="640"/>
      <w:marRight w:val="0"/>
      <w:marTop w:val="0"/>
      <w:marBottom w:val="0"/>
      <w:divBdr>
        <w:top w:val="none" w:sz="0" w:space="0" w:color="auto"/>
        <w:left w:val="none" w:sz="0" w:space="0" w:color="auto"/>
        <w:bottom w:val="none" w:sz="0" w:space="0" w:color="auto"/>
        <w:right w:val="none" w:sz="0" w:space="0" w:color="auto"/>
      </w:divBdr>
    </w:div>
    <w:div w:id="753865226">
      <w:marLeft w:val="640"/>
      <w:marRight w:val="0"/>
      <w:marTop w:val="0"/>
      <w:marBottom w:val="0"/>
      <w:divBdr>
        <w:top w:val="none" w:sz="0" w:space="0" w:color="auto"/>
        <w:left w:val="none" w:sz="0" w:space="0" w:color="auto"/>
        <w:bottom w:val="none" w:sz="0" w:space="0" w:color="auto"/>
        <w:right w:val="none" w:sz="0" w:space="0" w:color="auto"/>
      </w:divBdr>
    </w:div>
    <w:div w:id="753866120">
      <w:marLeft w:val="640"/>
      <w:marRight w:val="0"/>
      <w:marTop w:val="0"/>
      <w:marBottom w:val="0"/>
      <w:divBdr>
        <w:top w:val="none" w:sz="0" w:space="0" w:color="auto"/>
        <w:left w:val="none" w:sz="0" w:space="0" w:color="auto"/>
        <w:bottom w:val="none" w:sz="0" w:space="0" w:color="auto"/>
        <w:right w:val="none" w:sz="0" w:space="0" w:color="auto"/>
      </w:divBdr>
    </w:div>
    <w:div w:id="753934984">
      <w:marLeft w:val="640"/>
      <w:marRight w:val="0"/>
      <w:marTop w:val="0"/>
      <w:marBottom w:val="0"/>
      <w:divBdr>
        <w:top w:val="none" w:sz="0" w:space="0" w:color="auto"/>
        <w:left w:val="none" w:sz="0" w:space="0" w:color="auto"/>
        <w:bottom w:val="none" w:sz="0" w:space="0" w:color="auto"/>
        <w:right w:val="none" w:sz="0" w:space="0" w:color="auto"/>
      </w:divBdr>
    </w:div>
    <w:div w:id="753937274">
      <w:marLeft w:val="640"/>
      <w:marRight w:val="0"/>
      <w:marTop w:val="0"/>
      <w:marBottom w:val="0"/>
      <w:divBdr>
        <w:top w:val="none" w:sz="0" w:space="0" w:color="auto"/>
        <w:left w:val="none" w:sz="0" w:space="0" w:color="auto"/>
        <w:bottom w:val="none" w:sz="0" w:space="0" w:color="auto"/>
        <w:right w:val="none" w:sz="0" w:space="0" w:color="auto"/>
      </w:divBdr>
    </w:div>
    <w:div w:id="754009761">
      <w:marLeft w:val="640"/>
      <w:marRight w:val="0"/>
      <w:marTop w:val="0"/>
      <w:marBottom w:val="0"/>
      <w:divBdr>
        <w:top w:val="none" w:sz="0" w:space="0" w:color="auto"/>
        <w:left w:val="none" w:sz="0" w:space="0" w:color="auto"/>
        <w:bottom w:val="none" w:sz="0" w:space="0" w:color="auto"/>
        <w:right w:val="none" w:sz="0" w:space="0" w:color="auto"/>
      </w:divBdr>
    </w:div>
    <w:div w:id="754018010">
      <w:marLeft w:val="640"/>
      <w:marRight w:val="0"/>
      <w:marTop w:val="0"/>
      <w:marBottom w:val="0"/>
      <w:divBdr>
        <w:top w:val="none" w:sz="0" w:space="0" w:color="auto"/>
        <w:left w:val="none" w:sz="0" w:space="0" w:color="auto"/>
        <w:bottom w:val="none" w:sz="0" w:space="0" w:color="auto"/>
        <w:right w:val="none" w:sz="0" w:space="0" w:color="auto"/>
      </w:divBdr>
    </w:div>
    <w:div w:id="754086983">
      <w:marLeft w:val="640"/>
      <w:marRight w:val="0"/>
      <w:marTop w:val="0"/>
      <w:marBottom w:val="0"/>
      <w:divBdr>
        <w:top w:val="none" w:sz="0" w:space="0" w:color="auto"/>
        <w:left w:val="none" w:sz="0" w:space="0" w:color="auto"/>
        <w:bottom w:val="none" w:sz="0" w:space="0" w:color="auto"/>
        <w:right w:val="none" w:sz="0" w:space="0" w:color="auto"/>
      </w:divBdr>
    </w:div>
    <w:div w:id="754135229">
      <w:marLeft w:val="640"/>
      <w:marRight w:val="0"/>
      <w:marTop w:val="0"/>
      <w:marBottom w:val="0"/>
      <w:divBdr>
        <w:top w:val="none" w:sz="0" w:space="0" w:color="auto"/>
        <w:left w:val="none" w:sz="0" w:space="0" w:color="auto"/>
        <w:bottom w:val="none" w:sz="0" w:space="0" w:color="auto"/>
        <w:right w:val="none" w:sz="0" w:space="0" w:color="auto"/>
      </w:divBdr>
    </w:div>
    <w:div w:id="754210731">
      <w:marLeft w:val="640"/>
      <w:marRight w:val="0"/>
      <w:marTop w:val="0"/>
      <w:marBottom w:val="0"/>
      <w:divBdr>
        <w:top w:val="none" w:sz="0" w:space="0" w:color="auto"/>
        <w:left w:val="none" w:sz="0" w:space="0" w:color="auto"/>
        <w:bottom w:val="none" w:sz="0" w:space="0" w:color="auto"/>
        <w:right w:val="none" w:sz="0" w:space="0" w:color="auto"/>
      </w:divBdr>
    </w:div>
    <w:div w:id="754283580">
      <w:marLeft w:val="640"/>
      <w:marRight w:val="0"/>
      <w:marTop w:val="0"/>
      <w:marBottom w:val="0"/>
      <w:divBdr>
        <w:top w:val="none" w:sz="0" w:space="0" w:color="auto"/>
        <w:left w:val="none" w:sz="0" w:space="0" w:color="auto"/>
        <w:bottom w:val="none" w:sz="0" w:space="0" w:color="auto"/>
        <w:right w:val="none" w:sz="0" w:space="0" w:color="auto"/>
      </w:divBdr>
    </w:div>
    <w:div w:id="754284032">
      <w:marLeft w:val="640"/>
      <w:marRight w:val="0"/>
      <w:marTop w:val="0"/>
      <w:marBottom w:val="0"/>
      <w:divBdr>
        <w:top w:val="none" w:sz="0" w:space="0" w:color="auto"/>
        <w:left w:val="none" w:sz="0" w:space="0" w:color="auto"/>
        <w:bottom w:val="none" w:sz="0" w:space="0" w:color="auto"/>
        <w:right w:val="none" w:sz="0" w:space="0" w:color="auto"/>
      </w:divBdr>
    </w:div>
    <w:div w:id="754396506">
      <w:marLeft w:val="640"/>
      <w:marRight w:val="0"/>
      <w:marTop w:val="0"/>
      <w:marBottom w:val="0"/>
      <w:divBdr>
        <w:top w:val="none" w:sz="0" w:space="0" w:color="auto"/>
        <w:left w:val="none" w:sz="0" w:space="0" w:color="auto"/>
        <w:bottom w:val="none" w:sz="0" w:space="0" w:color="auto"/>
        <w:right w:val="none" w:sz="0" w:space="0" w:color="auto"/>
      </w:divBdr>
    </w:div>
    <w:div w:id="754401567">
      <w:marLeft w:val="640"/>
      <w:marRight w:val="0"/>
      <w:marTop w:val="0"/>
      <w:marBottom w:val="0"/>
      <w:divBdr>
        <w:top w:val="none" w:sz="0" w:space="0" w:color="auto"/>
        <w:left w:val="none" w:sz="0" w:space="0" w:color="auto"/>
        <w:bottom w:val="none" w:sz="0" w:space="0" w:color="auto"/>
        <w:right w:val="none" w:sz="0" w:space="0" w:color="auto"/>
      </w:divBdr>
    </w:div>
    <w:div w:id="754401763">
      <w:marLeft w:val="640"/>
      <w:marRight w:val="0"/>
      <w:marTop w:val="0"/>
      <w:marBottom w:val="0"/>
      <w:divBdr>
        <w:top w:val="none" w:sz="0" w:space="0" w:color="auto"/>
        <w:left w:val="none" w:sz="0" w:space="0" w:color="auto"/>
        <w:bottom w:val="none" w:sz="0" w:space="0" w:color="auto"/>
        <w:right w:val="none" w:sz="0" w:space="0" w:color="auto"/>
      </w:divBdr>
    </w:div>
    <w:div w:id="754589618">
      <w:marLeft w:val="640"/>
      <w:marRight w:val="0"/>
      <w:marTop w:val="0"/>
      <w:marBottom w:val="0"/>
      <w:divBdr>
        <w:top w:val="none" w:sz="0" w:space="0" w:color="auto"/>
        <w:left w:val="none" w:sz="0" w:space="0" w:color="auto"/>
        <w:bottom w:val="none" w:sz="0" w:space="0" w:color="auto"/>
        <w:right w:val="none" w:sz="0" w:space="0" w:color="auto"/>
      </w:divBdr>
    </w:div>
    <w:div w:id="754668868">
      <w:marLeft w:val="640"/>
      <w:marRight w:val="0"/>
      <w:marTop w:val="0"/>
      <w:marBottom w:val="0"/>
      <w:divBdr>
        <w:top w:val="none" w:sz="0" w:space="0" w:color="auto"/>
        <w:left w:val="none" w:sz="0" w:space="0" w:color="auto"/>
        <w:bottom w:val="none" w:sz="0" w:space="0" w:color="auto"/>
        <w:right w:val="none" w:sz="0" w:space="0" w:color="auto"/>
      </w:divBdr>
    </w:div>
    <w:div w:id="754672365">
      <w:marLeft w:val="640"/>
      <w:marRight w:val="0"/>
      <w:marTop w:val="0"/>
      <w:marBottom w:val="0"/>
      <w:divBdr>
        <w:top w:val="none" w:sz="0" w:space="0" w:color="auto"/>
        <w:left w:val="none" w:sz="0" w:space="0" w:color="auto"/>
        <w:bottom w:val="none" w:sz="0" w:space="0" w:color="auto"/>
        <w:right w:val="none" w:sz="0" w:space="0" w:color="auto"/>
      </w:divBdr>
    </w:div>
    <w:div w:id="754714863">
      <w:marLeft w:val="640"/>
      <w:marRight w:val="0"/>
      <w:marTop w:val="0"/>
      <w:marBottom w:val="0"/>
      <w:divBdr>
        <w:top w:val="none" w:sz="0" w:space="0" w:color="auto"/>
        <w:left w:val="none" w:sz="0" w:space="0" w:color="auto"/>
        <w:bottom w:val="none" w:sz="0" w:space="0" w:color="auto"/>
        <w:right w:val="none" w:sz="0" w:space="0" w:color="auto"/>
      </w:divBdr>
    </w:div>
    <w:div w:id="754716016">
      <w:marLeft w:val="640"/>
      <w:marRight w:val="0"/>
      <w:marTop w:val="0"/>
      <w:marBottom w:val="0"/>
      <w:divBdr>
        <w:top w:val="none" w:sz="0" w:space="0" w:color="auto"/>
        <w:left w:val="none" w:sz="0" w:space="0" w:color="auto"/>
        <w:bottom w:val="none" w:sz="0" w:space="0" w:color="auto"/>
        <w:right w:val="none" w:sz="0" w:space="0" w:color="auto"/>
      </w:divBdr>
    </w:div>
    <w:div w:id="754740662">
      <w:marLeft w:val="640"/>
      <w:marRight w:val="0"/>
      <w:marTop w:val="0"/>
      <w:marBottom w:val="0"/>
      <w:divBdr>
        <w:top w:val="none" w:sz="0" w:space="0" w:color="auto"/>
        <w:left w:val="none" w:sz="0" w:space="0" w:color="auto"/>
        <w:bottom w:val="none" w:sz="0" w:space="0" w:color="auto"/>
        <w:right w:val="none" w:sz="0" w:space="0" w:color="auto"/>
      </w:divBdr>
    </w:div>
    <w:div w:id="754789777">
      <w:marLeft w:val="640"/>
      <w:marRight w:val="0"/>
      <w:marTop w:val="0"/>
      <w:marBottom w:val="0"/>
      <w:divBdr>
        <w:top w:val="none" w:sz="0" w:space="0" w:color="auto"/>
        <w:left w:val="none" w:sz="0" w:space="0" w:color="auto"/>
        <w:bottom w:val="none" w:sz="0" w:space="0" w:color="auto"/>
        <w:right w:val="none" w:sz="0" w:space="0" w:color="auto"/>
      </w:divBdr>
    </w:div>
    <w:div w:id="754858301">
      <w:marLeft w:val="640"/>
      <w:marRight w:val="0"/>
      <w:marTop w:val="0"/>
      <w:marBottom w:val="0"/>
      <w:divBdr>
        <w:top w:val="none" w:sz="0" w:space="0" w:color="auto"/>
        <w:left w:val="none" w:sz="0" w:space="0" w:color="auto"/>
        <w:bottom w:val="none" w:sz="0" w:space="0" w:color="auto"/>
        <w:right w:val="none" w:sz="0" w:space="0" w:color="auto"/>
      </w:divBdr>
    </w:div>
    <w:div w:id="754860253">
      <w:marLeft w:val="640"/>
      <w:marRight w:val="0"/>
      <w:marTop w:val="0"/>
      <w:marBottom w:val="0"/>
      <w:divBdr>
        <w:top w:val="none" w:sz="0" w:space="0" w:color="auto"/>
        <w:left w:val="none" w:sz="0" w:space="0" w:color="auto"/>
        <w:bottom w:val="none" w:sz="0" w:space="0" w:color="auto"/>
        <w:right w:val="none" w:sz="0" w:space="0" w:color="auto"/>
      </w:divBdr>
    </w:div>
    <w:div w:id="754977518">
      <w:marLeft w:val="640"/>
      <w:marRight w:val="0"/>
      <w:marTop w:val="0"/>
      <w:marBottom w:val="0"/>
      <w:divBdr>
        <w:top w:val="none" w:sz="0" w:space="0" w:color="auto"/>
        <w:left w:val="none" w:sz="0" w:space="0" w:color="auto"/>
        <w:bottom w:val="none" w:sz="0" w:space="0" w:color="auto"/>
        <w:right w:val="none" w:sz="0" w:space="0" w:color="auto"/>
      </w:divBdr>
    </w:div>
    <w:div w:id="754981535">
      <w:marLeft w:val="640"/>
      <w:marRight w:val="0"/>
      <w:marTop w:val="0"/>
      <w:marBottom w:val="0"/>
      <w:divBdr>
        <w:top w:val="none" w:sz="0" w:space="0" w:color="auto"/>
        <w:left w:val="none" w:sz="0" w:space="0" w:color="auto"/>
        <w:bottom w:val="none" w:sz="0" w:space="0" w:color="auto"/>
        <w:right w:val="none" w:sz="0" w:space="0" w:color="auto"/>
      </w:divBdr>
    </w:div>
    <w:div w:id="755054087">
      <w:marLeft w:val="640"/>
      <w:marRight w:val="0"/>
      <w:marTop w:val="0"/>
      <w:marBottom w:val="0"/>
      <w:divBdr>
        <w:top w:val="none" w:sz="0" w:space="0" w:color="auto"/>
        <w:left w:val="none" w:sz="0" w:space="0" w:color="auto"/>
        <w:bottom w:val="none" w:sz="0" w:space="0" w:color="auto"/>
        <w:right w:val="none" w:sz="0" w:space="0" w:color="auto"/>
      </w:divBdr>
    </w:div>
    <w:div w:id="755126879">
      <w:marLeft w:val="640"/>
      <w:marRight w:val="0"/>
      <w:marTop w:val="0"/>
      <w:marBottom w:val="0"/>
      <w:divBdr>
        <w:top w:val="none" w:sz="0" w:space="0" w:color="auto"/>
        <w:left w:val="none" w:sz="0" w:space="0" w:color="auto"/>
        <w:bottom w:val="none" w:sz="0" w:space="0" w:color="auto"/>
        <w:right w:val="none" w:sz="0" w:space="0" w:color="auto"/>
      </w:divBdr>
    </w:div>
    <w:div w:id="755132261">
      <w:marLeft w:val="640"/>
      <w:marRight w:val="0"/>
      <w:marTop w:val="0"/>
      <w:marBottom w:val="0"/>
      <w:divBdr>
        <w:top w:val="none" w:sz="0" w:space="0" w:color="auto"/>
        <w:left w:val="none" w:sz="0" w:space="0" w:color="auto"/>
        <w:bottom w:val="none" w:sz="0" w:space="0" w:color="auto"/>
        <w:right w:val="none" w:sz="0" w:space="0" w:color="auto"/>
      </w:divBdr>
    </w:div>
    <w:div w:id="755245773">
      <w:marLeft w:val="640"/>
      <w:marRight w:val="0"/>
      <w:marTop w:val="0"/>
      <w:marBottom w:val="0"/>
      <w:divBdr>
        <w:top w:val="none" w:sz="0" w:space="0" w:color="auto"/>
        <w:left w:val="none" w:sz="0" w:space="0" w:color="auto"/>
        <w:bottom w:val="none" w:sz="0" w:space="0" w:color="auto"/>
        <w:right w:val="none" w:sz="0" w:space="0" w:color="auto"/>
      </w:divBdr>
    </w:div>
    <w:div w:id="755249622">
      <w:marLeft w:val="640"/>
      <w:marRight w:val="0"/>
      <w:marTop w:val="0"/>
      <w:marBottom w:val="0"/>
      <w:divBdr>
        <w:top w:val="none" w:sz="0" w:space="0" w:color="auto"/>
        <w:left w:val="none" w:sz="0" w:space="0" w:color="auto"/>
        <w:bottom w:val="none" w:sz="0" w:space="0" w:color="auto"/>
        <w:right w:val="none" w:sz="0" w:space="0" w:color="auto"/>
      </w:divBdr>
    </w:div>
    <w:div w:id="755253388">
      <w:marLeft w:val="640"/>
      <w:marRight w:val="0"/>
      <w:marTop w:val="0"/>
      <w:marBottom w:val="0"/>
      <w:divBdr>
        <w:top w:val="none" w:sz="0" w:space="0" w:color="auto"/>
        <w:left w:val="none" w:sz="0" w:space="0" w:color="auto"/>
        <w:bottom w:val="none" w:sz="0" w:space="0" w:color="auto"/>
        <w:right w:val="none" w:sz="0" w:space="0" w:color="auto"/>
      </w:divBdr>
    </w:div>
    <w:div w:id="755370857">
      <w:marLeft w:val="640"/>
      <w:marRight w:val="0"/>
      <w:marTop w:val="0"/>
      <w:marBottom w:val="0"/>
      <w:divBdr>
        <w:top w:val="none" w:sz="0" w:space="0" w:color="auto"/>
        <w:left w:val="none" w:sz="0" w:space="0" w:color="auto"/>
        <w:bottom w:val="none" w:sz="0" w:space="0" w:color="auto"/>
        <w:right w:val="none" w:sz="0" w:space="0" w:color="auto"/>
      </w:divBdr>
    </w:div>
    <w:div w:id="755516652">
      <w:marLeft w:val="640"/>
      <w:marRight w:val="0"/>
      <w:marTop w:val="0"/>
      <w:marBottom w:val="0"/>
      <w:divBdr>
        <w:top w:val="none" w:sz="0" w:space="0" w:color="auto"/>
        <w:left w:val="none" w:sz="0" w:space="0" w:color="auto"/>
        <w:bottom w:val="none" w:sz="0" w:space="0" w:color="auto"/>
        <w:right w:val="none" w:sz="0" w:space="0" w:color="auto"/>
      </w:divBdr>
    </w:div>
    <w:div w:id="755518480">
      <w:marLeft w:val="640"/>
      <w:marRight w:val="0"/>
      <w:marTop w:val="0"/>
      <w:marBottom w:val="0"/>
      <w:divBdr>
        <w:top w:val="none" w:sz="0" w:space="0" w:color="auto"/>
        <w:left w:val="none" w:sz="0" w:space="0" w:color="auto"/>
        <w:bottom w:val="none" w:sz="0" w:space="0" w:color="auto"/>
        <w:right w:val="none" w:sz="0" w:space="0" w:color="auto"/>
      </w:divBdr>
    </w:div>
    <w:div w:id="755520099">
      <w:marLeft w:val="640"/>
      <w:marRight w:val="0"/>
      <w:marTop w:val="0"/>
      <w:marBottom w:val="0"/>
      <w:divBdr>
        <w:top w:val="none" w:sz="0" w:space="0" w:color="auto"/>
        <w:left w:val="none" w:sz="0" w:space="0" w:color="auto"/>
        <w:bottom w:val="none" w:sz="0" w:space="0" w:color="auto"/>
        <w:right w:val="none" w:sz="0" w:space="0" w:color="auto"/>
      </w:divBdr>
    </w:div>
    <w:div w:id="755707446">
      <w:marLeft w:val="640"/>
      <w:marRight w:val="0"/>
      <w:marTop w:val="0"/>
      <w:marBottom w:val="0"/>
      <w:divBdr>
        <w:top w:val="none" w:sz="0" w:space="0" w:color="auto"/>
        <w:left w:val="none" w:sz="0" w:space="0" w:color="auto"/>
        <w:bottom w:val="none" w:sz="0" w:space="0" w:color="auto"/>
        <w:right w:val="none" w:sz="0" w:space="0" w:color="auto"/>
      </w:divBdr>
    </w:div>
    <w:div w:id="755715468">
      <w:marLeft w:val="640"/>
      <w:marRight w:val="0"/>
      <w:marTop w:val="0"/>
      <w:marBottom w:val="0"/>
      <w:divBdr>
        <w:top w:val="none" w:sz="0" w:space="0" w:color="auto"/>
        <w:left w:val="none" w:sz="0" w:space="0" w:color="auto"/>
        <w:bottom w:val="none" w:sz="0" w:space="0" w:color="auto"/>
        <w:right w:val="none" w:sz="0" w:space="0" w:color="auto"/>
      </w:divBdr>
    </w:div>
    <w:div w:id="755781137">
      <w:marLeft w:val="640"/>
      <w:marRight w:val="0"/>
      <w:marTop w:val="0"/>
      <w:marBottom w:val="0"/>
      <w:divBdr>
        <w:top w:val="none" w:sz="0" w:space="0" w:color="auto"/>
        <w:left w:val="none" w:sz="0" w:space="0" w:color="auto"/>
        <w:bottom w:val="none" w:sz="0" w:space="0" w:color="auto"/>
        <w:right w:val="none" w:sz="0" w:space="0" w:color="auto"/>
      </w:divBdr>
    </w:div>
    <w:div w:id="755831663">
      <w:marLeft w:val="640"/>
      <w:marRight w:val="0"/>
      <w:marTop w:val="0"/>
      <w:marBottom w:val="0"/>
      <w:divBdr>
        <w:top w:val="none" w:sz="0" w:space="0" w:color="auto"/>
        <w:left w:val="none" w:sz="0" w:space="0" w:color="auto"/>
        <w:bottom w:val="none" w:sz="0" w:space="0" w:color="auto"/>
        <w:right w:val="none" w:sz="0" w:space="0" w:color="auto"/>
      </w:divBdr>
    </w:div>
    <w:div w:id="755906244">
      <w:marLeft w:val="640"/>
      <w:marRight w:val="0"/>
      <w:marTop w:val="0"/>
      <w:marBottom w:val="0"/>
      <w:divBdr>
        <w:top w:val="none" w:sz="0" w:space="0" w:color="auto"/>
        <w:left w:val="none" w:sz="0" w:space="0" w:color="auto"/>
        <w:bottom w:val="none" w:sz="0" w:space="0" w:color="auto"/>
        <w:right w:val="none" w:sz="0" w:space="0" w:color="auto"/>
      </w:divBdr>
    </w:div>
    <w:div w:id="755975624">
      <w:marLeft w:val="640"/>
      <w:marRight w:val="0"/>
      <w:marTop w:val="0"/>
      <w:marBottom w:val="0"/>
      <w:divBdr>
        <w:top w:val="none" w:sz="0" w:space="0" w:color="auto"/>
        <w:left w:val="none" w:sz="0" w:space="0" w:color="auto"/>
        <w:bottom w:val="none" w:sz="0" w:space="0" w:color="auto"/>
        <w:right w:val="none" w:sz="0" w:space="0" w:color="auto"/>
      </w:divBdr>
    </w:div>
    <w:div w:id="756023972">
      <w:marLeft w:val="640"/>
      <w:marRight w:val="0"/>
      <w:marTop w:val="0"/>
      <w:marBottom w:val="0"/>
      <w:divBdr>
        <w:top w:val="none" w:sz="0" w:space="0" w:color="auto"/>
        <w:left w:val="none" w:sz="0" w:space="0" w:color="auto"/>
        <w:bottom w:val="none" w:sz="0" w:space="0" w:color="auto"/>
        <w:right w:val="none" w:sz="0" w:space="0" w:color="auto"/>
      </w:divBdr>
    </w:div>
    <w:div w:id="756025703">
      <w:marLeft w:val="640"/>
      <w:marRight w:val="0"/>
      <w:marTop w:val="0"/>
      <w:marBottom w:val="0"/>
      <w:divBdr>
        <w:top w:val="none" w:sz="0" w:space="0" w:color="auto"/>
        <w:left w:val="none" w:sz="0" w:space="0" w:color="auto"/>
        <w:bottom w:val="none" w:sz="0" w:space="0" w:color="auto"/>
        <w:right w:val="none" w:sz="0" w:space="0" w:color="auto"/>
      </w:divBdr>
    </w:div>
    <w:div w:id="756099068">
      <w:marLeft w:val="640"/>
      <w:marRight w:val="0"/>
      <w:marTop w:val="0"/>
      <w:marBottom w:val="0"/>
      <w:divBdr>
        <w:top w:val="none" w:sz="0" w:space="0" w:color="auto"/>
        <w:left w:val="none" w:sz="0" w:space="0" w:color="auto"/>
        <w:bottom w:val="none" w:sz="0" w:space="0" w:color="auto"/>
        <w:right w:val="none" w:sz="0" w:space="0" w:color="auto"/>
      </w:divBdr>
    </w:div>
    <w:div w:id="756100024">
      <w:marLeft w:val="640"/>
      <w:marRight w:val="0"/>
      <w:marTop w:val="0"/>
      <w:marBottom w:val="0"/>
      <w:divBdr>
        <w:top w:val="none" w:sz="0" w:space="0" w:color="auto"/>
        <w:left w:val="none" w:sz="0" w:space="0" w:color="auto"/>
        <w:bottom w:val="none" w:sz="0" w:space="0" w:color="auto"/>
        <w:right w:val="none" w:sz="0" w:space="0" w:color="auto"/>
      </w:divBdr>
    </w:div>
    <w:div w:id="756243352">
      <w:marLeft w:val="640"/>
      <w:marRight w:val="0"/>
      <w:marTop w:val="0"/>
      <w:marBottom w:val="0"/>
      <w:divBdr>
        <w:top w:val="none" w:sz="0" w:space="0" w:color="auto"/>
        <w:left w:val="none" w:sz="0" w:space="0" w:color="auto"/>
        <w:bottom w:val="none" w:sz="0" w:space="0" w:color="auto"/>
        <w:right w:val="none" w:sz="0" w:space="0" w:color="auto"/>
      </w:divBdr>
    </w:div>
    <w:div w:id="756286588">
      <w:marLeft w:val="640"/>
      <w:marRight w:val="0"/>
      <w:marTop w:val="0"/>
      <w:marBottom w:val="0"/>
      <w:divBdr>
        <w:top w:val="none" w:sz="0" w:space="0" w:color="auto"/>
        <w:left w:val="none" w:sz="0" w:space="0" w:color="auto"/>
        <w:bottom w:val="none" w:sz="0" w:space="0" w:color="auto"/>
        <w:right w:val="none" w:sz="0" w:space="0" w:color="auto"/>
      </w:divBdr>
    </w:div>
    <w:div w:id="756287995">
      <w:marLeft w:val="640"/>
      <w:marRight w:val="0"/>
      <w:marTop w:val="0"/>
      <w:marBottom w:val="0"/>
      <w:divBdr>
        <w:top w:val="none" w:sz="0" w:space="0" w:color="auto"/>
        <w:left w:val="none" w:sz="0" w:space="0" w:color="auto"/>
        <w:bottom w:val="none" w:sz="0" w:space="0" w:color="auto"/>
        <w:right w:val="none" w:sz="0" w:space="0" w:color="auto"/>
      </w:divBdr>
    </w:div>
    <w:div w:id="756365698">
      <w:marLeft w:val="640"/>
      <w:marRight w:val="0"/>
      <w:marTop w:val="0"/>
      <w:marBottom w:val="0"/>
      <w:divBdr>
        <w:top w:val="none" w:sz="0" w:space="0" w:color="auto"/>
        <w:left w:val="none" w:sz="0" w:space="0" w:color="auto"/>
        <w:bottom w:val="none" w:sz="0" w:space="0" w:color="auto"/>
        <w:right w:val="none" w:sz="0" w:space="0" w:color="auto"/>
      </w:divBdr>
    </w:div>
    <w:div w:id="756440162">
      <w:marLeft w:val="640"/>
      <w:marRight w:val="0"/>
      <w:marTop w:val="0"/>
      <w:marBottom w:val="0"/>
      <w:divBdr>
        <w:top w:val="none" w:sz="0" w:space="0" w:color="auto"/>
        <w:left w:val="none" w:sz="0" w:space="0" w:color="auto"/>
        <w:bottom w:val="none" w:sz="0" w:space="0" w:color="auto"/>
        <w:right w:val="none" w:sz="0" w:space="0" w:color="auto"/>
      </w:divBdr>
    </w:div>
    <w:div w:id="756442199">
      <w:marLeft w:val="640"/>
      <w:marRight w:val="0"/>
      <w:marTop w:val="0"/>
      <w:marBottom w:val="0"/>
      <w:divBdr>
        <w:top w:val="none" w:sz="0" w:space="0" w:color="auto"/>
        <w:left w:val="none" w:sz="0" w:space="0" w:color="auto"/>
        <w:bottom w:val="none" w:sz="0" w:space="0" w:color="auto"/>
        <w:right w:val="none" w:sz="0" w:space="0" w:color="auto"/>
      </w:divBdr>
    </w:div>
    <w:div w:id="756484654">
      <w:marLeft w:val="640"/>
      <w:marRight w:val="0"/>
      <w:marTop w:val="0"/>
      <w:marBottom w:val="0"/>
      <w:divBdr>
        <w:top w:val="none" w:sz="0" w:space="0" w:color="auto"/>
        <w:left w:val="none" w:sz="0" w:space="0" w:color="auto"/>
        <w:bottom w:val="none" w:sz="0" w:space="0" w:color="auto"/>
        <w:right w:val="none" w:sz="0" w:space="0" w:color="auto"/>
      </w:divBdr>
    </w:div>
    <w:div w:id="756562580">
      <w:marLeft w:val="640"/>
      <w:marRight w:val="0"/>
      <w:marTop w:val="0"/>
      <w:marBottom w:val="0"/>
      <w:divBdr>
        <w:top w:val="none" w:sz="0" w:space="0" w:color="auto"/>
        <w:left w:val="none" w:sz="0" w:space="0" w:color="auto"/>
        <w:bottom w:val="none" w:sz="0" w:space="0" w:color="auto"/>
        <w:right w:val="none" w:sz="0" w:space="0" w:color="auto"/>
      </w:divBdr>
    </w:div>
    <w:div w:id="756635863">
      <w:marLeft w:val="640"/>
      <w:marRight w:val="0"/>
      <w:marTop w:val="0"/>
      <w:marBottom w:val="0"/>
      <w:divBdr>
        <w:top w:val="none" w:sz="0" w:space="0" w:color="auto"/>
        <w:left w:val="none" w:sz="0" w:space="0" w:color="auto"/>
        <w:bottom w:val="none" w:sz="0" w:space="0" w:color="auto"/>
        <w:right w:val="none" w:sz="0" w:space="0" w:color="auto"/>
      </w:divBdr>
    </w:div>
    <w:div w:id="756637872">
      <w:marLeft w:val="640"/>
      <w:marRight w:val="0"/>
      <w:marTop w:val="0"/>
      <w:marBottom w:val="0"/>
      <w:divBdr>
        <w:top w:val="none" w:sz="0" w:space="0" w:color="auto"/>
        <w:left w:val="none" w:sz="0" w:space="0" w:color="auto"/>
        <w:bottom w:val="none" w:sz="0" w:space="0" w:color="auto"/>
        <w:right w:val="none" w:sz="0" w:space="0" w:color="auto"/>
      </w:divBdr>
    </w:div>
    <w:div w:id="756679410">
      <w:marLeft w:val="640"/>
      <w:marRight w:val="0"/>
      <w:marTop w:val="0"/>
      <w:marBottom w:val="0"/>
      <w:divBdr>
        <w:top w:val="none" w:sz="0" w:space="0" w:color="auto"/>
        <w:left w:val="none" w:sz="0" w:space="0" w:color="auto"/>
        <w:bottom w:val="none" w:sz="0" w:space="0" w:color="auto"/>
        <w:right w:val="none" w:sz="0" w:space="0" w:color="auto"/>
      </w:divBdr>
    </w:div>
    <w:div w:id="756680508">
      <w:marLeft w:val="640"/>
      <w:marRight w:val="0"/>
      <w:marTop w:val="0"/>
      <w:marBottom w:val="0"/>
      <w:divBdr>
        <w:top w:val="none" w:sz="0" w:space="0" w:color="auto"/>
        <w:left w:val="none" w:sz="0" w:space="0" w:color="auto"/>
        <w:bottom w:val="none" w:sz="0" w:space="0" w:color="auto"/>
        <w:right w:val="none" w:sz="0" w:space="0" w:color="auto"/>
      </w:divBdr>
    </w:div>
    <w:div w:id="756705720">
      <w:marLeft w:val="640"/>
      <w:marRight w:val="0"/>
      <w:marTop w:val="0"/>
      <w:marBottom w:val="0"/>
      <w:divBdr>
        <w:top w:val="none" w:sz="0" w:space="0" w:color="auto"/>
        <w:left w:val="none" w:sz="0" w:space="0" w:color="auto"/>
        <w:bottom w:val="none" w:sz="0" w:space="0" w:color="auto"/>
        <w:right w:val="none" w:sz="0" w:space="0" w:color="auto"/>
      </w:divBdr>
    </w:div>
    <w:div w:id="756751617">
      <w:marLeft w:val="640"/>
      <w:marRight w:val="0"/>
      <w:marTop w:val="0"/>
      <w:marBottom w:val="0"/>
      <w:divBdr>
        <w:top w:val="none" w:sz="0" w:space="0" w:color="auto"/>
        <w:left w:val="none" w:sz="0" w:space="0" w:color="auto"/>
        <w:bottom w:val="none" w:sz="0" w:space="0" w:color="auto"/>
        <w:right w:val="none" w:sz="0" w:space="0" w:color="auto"/>
      </w:divBdr>
    </w:div>
    <w:div w:id="756752116">
      <w:marLeft w:val="640"/>
      <w:marRight w:val="0"/>
      <w:marTop w:val="0"/>
      <w:marBottom w:val="0"/>
      <w:divBdr>
        <w:top w:val="none" w:sz="0" w:space="0" w:color="auto"/>
        <w:left w:val="none" w:sz="0" w:space="0" w:color="auto"/>
        <w:bottom w:val="none" w:sz="0" w:space="0" w:color="auto"/>
        <w:right w:val="none" w:sz="0" w:space="0" w:color="auto"/>
      </w:divBdr>
    </w:div>
    <w:div w:id="757094020">
      <w:marLeft w:val="640"/>
      <w:marRight w:val="0"/>
      <w:marTop w:val="0"/>
      <w:marBottom w:val="0"/>
      <w:divBdr>
        <w:top w:val="none" w:sz="0" w:space="0" w:color="auto"/>
        <w:left w:val="none" w:sz="0" w:space="0" w:color="auto"/>
        <w:bottom w:val="none" w:sz="0" w:space="0" w:color="auto"/>
        <w:right w:val="none" w:sz="0" w:space="0" w:color="auto"/>
      </w:divBdr>
    </w:div>
    <w:div w:id="757096355">
      <w:marLeft w:val="640"/>
      <w:marRight w:val="0"/>
      <w:marTop w:val="0"/>
      <w:marBottom w:val="0"/>
      <w:divBdr>
        <w:top w:val="none" w:sz="0" w:space="0" w:color="auto"/>
        <w:left w:val="none" w:sz="0" w:space="0" w:color="auto"/>
        <w:bottom w:val="none" w:sz="0" w:space="0" w:color="auto"/>
        <w:right w:val="none" w:sz="0" w:space="0" w:color="auto"/>
      </w:divBdr>
    </w:div>
    <w:div w:id="757097391">
      <w:marLeft w:val="640"/>
      <w:marRight w:val="0"/>
      <w:marTop w:val="0"/>
      <w:marBottom w:val="0"/>
      <w:divBdr>
        <w:top w:val="none" w:sz="0" w:space="0" w:color="auto"/>
        <w:left w:val="none" w:sz="0" w:space="0" w:color="auto"/>
        <w:bottom w:val="none" w:sz="0" w:space="0" w:color="auto"/>
        <w:right w:val="none" w:sz="0" w:space="0" w:color="auto"/>
      </w:divBdr>
    </w:div>
    <w:div w:id="757139771">
      <w:marLeft w:val="640"/>
      <w:marRight w:val="0"/>
      <w:marTop w:val="0"/>
      <w:marBottom w:val="0"/>
      <w:divBdr>
        <w:top w:val="none" w:sz="0" w:space="0" w:color="auto"/>
        <w:left w:val="none" w:sz="0" w:space="0" w:color="auto"/>
        <w:bottom w:val="none" w:sz="0" w:space="0" w:color="auto"/>
        <w:right w:val="none" w:sz="0" w:space="0" w:color="auto"/>
      </w:divBdr>
    </w:div>
    <w:div w:id="757140317">
      <w:marLeft w:val="640"/>
      <w:marRight w:val="0"/>
      <w:marTop w:val="0"/>
      <w:marBottom w:val="0"/>
      <w:divBdr>
        <w:top w:val="none" w:sz="0" w:space="0" w:color="auto"/>
        <w:left w:val="none" w:sz="0" w:space="0" w:color="auto"/>
        <w:bottom w:val="none" w:sz="0" w:space="0" w:color="auto"/>
        <w:right w:val="none" w:sz="0" w:space="0" w:color="auto"/>
      </w:divBdr>
    </w:div>
    <w:div w:id="757210856">
      <w:marLeft w:val="640"/>
      <w:marRight w:val="0"/>
      <w:marTop w:val="0"/>
      <w:marBottom w:val="0"/>
      <w:divBdr>
        <w:top w:val="none" w:sz="0" w:space="0" w:color="auto"/>
        <w:left w:val="none" w:sz="0" w:space="0" w:color="auto"/>
        <w:bottom w:val="none" w:sz="0" w:space="0" w:color="auto"/>
        <w:right w:val="none" w:sz="0" w:space="0" w:color="auto"/>
      </w:divBdr>
    </w:div>
    <w:div w:id="757212896">
      <w:marLeft w:val="640"/>
      <w:marRight w:val="0"/>
      <w:marTop w:val="0"/>
      <w:marBottom w:val="0"/>
      <w:divBdr>
        <w:top w:val="none" w:sz="0" w:space="0" w:color="auto"/>
        <w:left w:val="none" w:sz="0" w:space="0" w:color="auto"/>
        <w:bottom w:val="none" w:sz="0" w:space="0" w:color="auto"/>
        <w:right w:val="none" w:sz="0" w:space="0" w:color="auto"/>
      </w:divBdr>
    </w:div>
    <w:div w:id="757213053">
      <w:marLeft w:val="640"/>
      <w:marRight w:val="0"/>
      <w:marTop w:val="0"/>
      <w:marBottom w:val="0"/>
      <w:divBdr>
        <w:top w:val="none" w:sz="0" w:space="0" w:color="auto"/>
        <w:left w:val="none" w:sz="0" w:space="0" w:color="auto"/>
        <w:bottom w:val="none" w:sz="0" w:space="0" w:color="auto"/>
        <w:right w:val="none" w:sz="0" w:space="0" w:color="auto"/>
      </w:divBdr>
    </w:div>
    <w:div w:id="757288527">
      <w:marLeft w:val="640"/>
      <w:marRight w:val="0"/>
      <w:marTop w:val="0"/>
      <w:marBottom w:val="0"/>
      <w:divBdr>
        <w:top w:val="none" w:sz="0" w:space="0" w:color="auto"/>
        <w:left w:val="none" w:sz="0" w:space="0" w:color="auto"/>
        <w:bottom w:val="none" w:sz="0" w:space="0" w:color="auto"/>
        <w:right w:val="none" w:sz="0" w:space="0" w:color="auto"/>
      </w:divBdr>
    </w:div>
    <w:div w:id="757364493">
      <w:marLeft w:val="640"/>
      <w:marRight w:val="0"/>
      <w:marTop w:val="0"/>
      <w:marBottom w:val="0"/>
      <w:divBdr>
        <w:top w:val="none" w:sz="0" w:space="0" w:color="auto"/>
        <w:left w:val="none" w:sz="0" w:space="0" w:color="auto"/>
        <w:bottom w:val="none" w:sz="0" w:space="0" w:color="auto"/>
        <w:right w:val="none" w:sz="0" w:space="0" w:color="auto"/>
      </w:divBdr>
    </w:div>
    <w:div w:id="757482344">
      <w:marLeft w:val="640"/>
      <w:marRight w:val="0"/>
      <w:marTop w:val="0"/>
      <w:marBottom w:val="0"/>
      <w:divBdr>
        <w:top w:val="none" w:sz="0" w:space="0" w:color="auto"/>
        <w:left w:val="none" w:sz="0" w:space="0" w:color="auto"/>
        <w:bottom w:val="none" w:sz="0" w:space="0" w:color="auto"/>
        <w:right w:val="none" w:sz="0" w:space="0" w:color="auto"/>
      </w:divBdr>
    </w:div>
    <w:div w:id="757678805">
      <w:marLeft w:val="640"/>
      <w:marRight w:val="0"/>
      <w:marTop w:val="0"/>
      <w:marBottom w:val="0"/>
      <w:divBdr>
        <w:top w:val="none" w:sz="0" w:space="0" w:color="auto"/>
        <w:left w:val="none" w:sz="0" w:space="0" w:color="auto"/>
        <w:bottom w:val="none" w:sz="0" w:space="0" w:color="auto"/>
        <w:right w:val="none" w:sz="0" w:space="0" w:color="auto"/>
      </w:divBdr>
    </w:div>
    <w:div w:id="757747164">
      <w:marLeft w:val="640"/>
      <w:marRight w:val="0"/>
      <w:marTop w:val="0"/>
      <w:marBottom w:val="0"/>
      <w:divBdr>
        <w:top w:val="none" w:sz="0" w:space="0" w:color="auto"/>
        <w:left w:val="none" w:sz="0" w:space="0" w:color="auto"/>
        <w:bottom w:val="none" w:sz="0" w:space="0" w:color="auto"/>
        <w:right w:val="none" w:sz="0" w:space="0" w:color="auto"/>
      </w:divBdr>
    </w:div>
    <w:div w:id="757797163">
      <w:marLeft w:val="640"/>
      <w:marRight w:val="0"/>
      <w:marTop w:val="0"/>
      <w:marBottom w:val="0"/>
      <w:divBdr>
        <w:top w:val="none" w:sz="0" w:space="0" w:color="auto"/>
        <w:left w:val="none" w:sz="0" w:space="0" w:color="auto"/>
        <w:bottom w:val="none" w:sz="0" w:space="0" w:color="auto"/>
        <w:right w:val="none" w:sz="0" w:space="0" w:color="auto"/>
      </w:divBdr>
    </w:div>
    <w:div w:id="758016035">
      <w:marLeft w:val="640"/>
      <w:marRight w:val="0"/>
      <w:marTop w:val="0"/>
      <w:marBottom w:val="0"/>
      <w:divBdr>
        <w:top w:val="none" w:sz="0" w:space="0" w:color="auto"/>
        <w:left w:val="none" w:sz="0" w:space="0" w:color="auto"/>
        <w:bottom w:val="none" w:sz="0" w:space="0" w:color="auto"/>
        <w:right w:val="none" w:sz="0" w:space="0" w:color="auto"/>
      </w:divBdr>
    </w:div>
    <w:div w:id="758139233">
      <w:marLeft w:val="640"/>
      <w:marRight w:val="0"/>
      <w:marTop w:val="0"/>
      <w:marBottom w:val="0"/>
      <w:divBdr>
        <w:top w:val="none" w:sz="0" w:space="0" w:color="auto"/>
        <w:left w:val="none" w:sz="0" w:space="0" w:color="auto"/>
        <w:bottom w:val="none" w:sz="0" w:space="0" w:color="auto"/>
        <w:right w:val="none" w:sz="0" w:space="0" w:color="auto"/>
      </w:divBdr>
    </w:div>
    <w:div w:id="758141319">
      <w:marLeft w:val="640"/>
      <w:marRight w:val="0"/>
      <w:marTop w:val="0"/>
      <w:marBottom w:val="0"/>
      <w:divBdr>
        <w:top w:val="none" w:sz="0" w:space="0" w:color="auto"/>
        <w:left w:val="none" w:sz="0" w:space="0" w:color="auto"/>
        <w:bottom w:val="none" w:sz="0" w:space="0" w:color="auto"/>
        <w:right w:val="none" w:sz="0" w:space="0" w:color="auto"/>
      </w:divBdr>
    </w:div>
    <w:div w:id="758142479">
      <w:marLeft w:val="640"/>
      <w:marRight w:val="0"/>
      <w:marTop w:val="0"/>
      <w:marBottom w:val="0"/>
      <w:divBdr>
        <w:top w:val="none" w:sz="0" w:space="0" w:color="auto"/>
        <w:left w:val="none" w:sz="0" w:space="0" w:color="auto"/>
        <w:bottom w:val="none" w:sz="0" w:space="0" w:color="auto"/>
        <w:right w:val="none" w:sz="0" w:space="0" w:color="auto"/>
      </w:divBdr>
    </w:div>
    <w:div w:id="758210668">
      <w:marLeft w:val="640"/>
      <w:marRight w:val="0"/>
      <w:marTop w:val="0"/>
      <w:marBottom w:val="0"/>
      <w:divBdr>
        <w:top w:val="none" w:sz="0" w:space="0" w:color="auto"/>
        <w:left w:val="none" w:sz="0" w:space="0" w:color="auto"/>
        <w:bottom w:val="none" w:sz="0" w:space="0" w:color="auto"/>
        <w:right w:val="none" w:sz="0" w:space="0" w:color="auto"/>
      </w:divBdr>
    </w:div>
    <w:div w:id="758217081">
      <w:marLeft w:val="640"/>
      <w:marRight w:val="0"/>
      <w:marTop w:val="0"/>
      <w:marBottom w:val="0"/>
      <w:divBdr>
        <w:top w:val="none" w:sz="0" w:space="0" w:color="auto"/>
        <w:left w:val="none" w:sz="0" w:space="0" w:color="auto"/>
        <w:bottom w:val="none" w:sz="0" w:space="0" w:color="auto"/>
        <w:right w:val="none" w:sz="0" w:space="0" w:color="auto"/>
      </w:divBdr>
    </w:div>
    <w:div w:id="758330817">
      <w:marLeft w:val="640"/>
      <w:marRight w:val="0"/>
      <w:marTop w:val="0"/>
      <w:marBottom w:val="0"/>
      <w:divBdr>
        <w:top w:val="none" w:sz="0" w:space="0" w:color="auto"/>
        <w:left w:val="none" w:sz="0" w:space="0" w:color="auto"/>
        <w:bottom w:val="none" w:sz="0" w:space="0" w:color="auto"/>
        <w:right w:val="none" w:sz="0" w:space="0" w:color="auto"/>
      </w:divBdr>
    </w:div>
    <w:div w:id="758333054">
      <w:marLeft w:val="640"/>
      <w:marRight w:val="0"/>
      <w:marTop w:val="0"/>
      <w:marBottom w:val="0"/>
      <w:divBdr>
        <w:top w:val="none" w:sz="0" w:space="0" w:color="auto"/>
        <w:left w:val="none" w:sz="0" w:space="0" w:color="auto"/>
        <w:bottom w:val="none" w:sz="0" w:space="0" w:color="auto"/>
        <w:right w:val="none" w:sz="0" w:space="0" w:color="auto"/>
      </w:divBdr>
    </w:div>
    <w:div w:id="758403624">
      <w:marLeft w:val="640"/>
      <w:marRight w:val="0"/>
      <w:marTop w:val="0"/>
      <w:marBottom w:val="0"/>
      <w:divBdr>
        <w:top w:val="none" w:sz="0" w:space="0" w:color="auto"/>
        <w:left w:val="none" w:sz="0" w:space="0" w:color="auto"/>
        <w:bottom w:val="none" w:sz="0" w:space="0" w:color="auto"/>
        <w:right w:val="none" w:sz="0" w:space="0" w:color="auto"/>
      </w:divBdr>
    </w:div>
    <w:div w:id="758448639">
      <w:marLeft w:val="640"/>
      <w:marRight w:val="0"/>
      <w:marTop w:val="0"/>
      <w:marBottom w:val="0"/>
      <w:divBdr>
        <w:top w:val="none" w:sz="0" w:space="0" w:color="auto"/>
        <w:left w:val="none" w:sz="0" w:space="0" w:color="auto"/>
        <w:bottom w:val="none" w:sz="0" w:space="0" w:color="auto"/>
        <w:right w:val="none" w:sz="0" w:space="0" w:color="auto"/>
      </w:divBdr>
    </w:div>
    <w:div w:id="758451476">
      <w:marLeft w:val="640"/>
      <w:marRight w:val="0"/>
      <w:marTop w:val="0"/>
      <w:marBottom w:val="0"/>
      <w:divBdr>
        <w:top w:val="none" w:sz="0" w:space="0" w:color="auto"/>
        <w:left w:val="none" w:sz="0" w:space="0" w:color="auto"/>
        <w:bottom w:val="none" w:sz="0" w:space="0" w:color="auto"/>
        <w:right w:val="none" w:sz="0" w:space="0" w:color="auto"/>
      </w:divBdr>
    </w:div>
    <w:div w:id="758451939">
      <w:marLeft w:val="640"/>
      <w:marRight w:val="0"/>
      <w:marTop w:val="0"/>
      <w:marBottom w:val="0"/>
      <w:divBdr>
        <w:top w:val="none" w:sz="0" w:space="0" w:color="auto"/>
        <w:left w:val="none" w:sz="0" w:space="0" w:color="auto"/>
        <w:bottom w:val="none" w:sz="0" w:space="0" w:color="auto"/>
        <w:right w:val="none" w:sz="0" w:space="0" w:color="auto"/>
      </w:divBdr>
    </w:div>
    <w:div w:id="758521144">
      <w:marLeft w:val="640"/>
      <w:marRight w:val="0"/>
      <w:marTop w:val="0"/>
      <w:marBottom w:val="0"/>
      <w:divBdr>
        <w:top w:val="none" w:sz="0" w:space="0" w:color="auto"/>
        <w:left w:val="none" w:sz="0" w:space="0" w:color="auto"/>
        <w:bottom w:val="none" w:sz="0" w:space="0" w:color="auto"/>
        <w:right w:val="none" w:sz="0" w:space="0" w:color="auto"/>
      </w:divBdr>
    </w:div>
    <w:div w:id="758522924">
      <w:marLeft w:val="640"/>
      <w:marRight w:val="0"/>
      <w:marTop w:val="0"/>
      <w:marBottom w:val="0"/>
      <w:divBdr>
        <w:top w:val="none" w:sz="0" w:space="0" w:color="auto"/>
        <w:left w:val="none" w:sz="0" w:space="0" w:color="auto"/>
        <w:bottom w:val="none" w:sz="0" w:space="0" w:color="auto"/>
        <w:right w:val="none" w:sz="0" w:space="0" w:color="auto"/>
      </w:divBdr>
    </w:div>
    <w:div w:id="758528078">
      <w:marLeft w:val="640"/>
      <w:marRight w:val="0"/>
      <w:marTop w:val="0"/>
      <w:marBottom w:val="0"/>
      <w:divBdr>
        <w:top w:val="none" w:sz="0" w:space="0" w:color="auto"/>
        <w:left w:val="none" w:sz="0" w:space="0" w:color="auto"/>
        <w:bottom w:val="none" w:sz="0" w:space="0" w:color="auto"/>
        <w:right w:val="none" w:sz="0" w:space="0" w:color="auto"/>
      </w:divBdr>
    </w:div>
    <w:div w:id="758529347">
      <w:marLeft w:val="640"/>
      <w:marRight w:val="0"/>
      <w:marTop w:val="0"/>
      <w:marBottom w:val="0"/>
      <w:divBdr>
        <w:top w:val="none" w:sz="0" w:space="0" w:color="auto"/>
        <w:left w:val="none" w:sz="0" w:space="0" w:color="auto"/>
        <w:bottom w:val="none" w:sz="0" w:space="0" w:color="auto"/>
        <w:right w:val="none" w:sz="0" w:space="0" w:color="auto"/>
      </w:divBdr>
    </w:div>
    <w:div w:id="758647313">
      <w:marLeft w:val="640"/>
      <w:marRight w:val="0"/>
      <w:marTop w:val="0"/>
      <w:marBottom w:val="0"/>
      <w:divBdr>
        <w:top w:val="none" w:sz="0" w:space="0" w:color="auto"/>
        <w:left w:val="none" w:sz="0" w:space="0" w:color="auto"/>
        <w:bottom w:val="none" w:sz="0" w:space="0" w:color="auto"/>
        <w:right w:val="none" w:sz="0" w:space="0" w:color="auto"/>
      </w:divBdr>
    </w:div>
    <w:div w:id="758718258">
      <w:marLeft w:val="640"/>
      <w:marRight w:val="0"/>
      <w:marTop w:val="0"/>
      <w:marBottom w:val="0"/>
      <w:divBdr>
        <w:top w:val="none" w:sz="0" w:space="0" w:color="auto"/>
        <w:left w:val="none" w:sz="0" w:space="0" w:color="auto"/>
        <w:bottom w:val="none" w:sz="0" w:space="0" w:color="auto"/>
        <w:right w:val="none" w:sz="0" w:space="0" w:color="auto"/>
      </w:divBdr>
    </w:div>
    <w:div w:id="758793419">
      <w:marLeft w:val="640"/>
      <w:marRight w:val="0"/>
      <w:marTop w:val="0"/>
      <w:marBottom w:val="0"/>
      <w:divBdr>
        <w:top w:val="none" w:sz="0" w:space="0" w:color="auto"/>
        <w:left w:val="none" w:sz="0" w:space="0" w:color="auto"/>
        <w:bottom w:val="none" w:sz="0" w:space="0" w:color="auto"/>
        <w:right w:val="none" w:sz="0" w:space="0" w:color="auto"/>
      </w:divBdr>
    </w:div>
    <w:div w:id="758873228">
      <w:marLeft w:val="640"/>
      <w:marRight w:val="0"/>
      <w:marTop w:val="0"/>
      <w:marBottom w:val="0"/>
      <w:divBdr>
        <w:top w:val="none" w:sz="0" w:space="0" w:color="auto"/>
        <w:left w:val="none" w:sz="0" w:space="0" w:color="auto"/>
        <w:bottom w:val="none" w:sz="0" w:space="0" w:color="auto"/>
        <w:right w:val="none" w:sz="0" w:space="0" w:color="auto"/>
      </w:divBdr>
    </w:div>
    <w:div w:id="758915041">
      <w:marLeft w:val="640"/>
      <w:marRight w:val="0"/>
      <w:marTop w:val="0"/>
      <w:marBottom w:val="0"/>
      <w:divBdr>
        <w:top w:val="none" w:sz="0" w:space="0" w:color="auto"/>
        <w:left w:val="none" w:sz="0" w:space="0" w:color="auto"/>
        <w:bottom w:val="none" w:sz="0" w:space="0" w:color="auto"/>
        <w:right w:val="none" w:sz="0" w:space="0" w:color="auto"/>
      </w:divBdr>
    </w:div>
    <w:div w:id="758991314">
      <w:marLeft w:val="640"/>
      <w:marRight w:val="0"/>
      <w:marTop w:val="0"/>
      <w:marBottom w:val="0"/>
      <w:divBdr>
        <w:top w:val="none" w:sz="0" w:space="0" w:color="auto"/>
        <w:left w:val="none" w:sz="0" w:space="0" w:color="auto"/>
        <w:bottom w:val="none" w:sz="0" w:space="0" w:color="auto"/>
        <w:right w:val="none" w:sz="0" w:space="0" w:color="auto"/>
      </w:divBdr>
    </w:div>
    <w:div w:id="759062372">
      <w:marLeft w:val="640"/>
      <w:marRight w:val="0"/>
      <w:marTop w:val="0"/>
      <w:marBottom w:val="0"/>
      <w:divBdr>
        <w:top w:val="none" w:sz="0" w:space="0" w:color="auto"/>
        <w:left w:val="none" w:sz="0" w:space="0" w:color="auto"/>
        <w:bottom w:val="none" w:sz="0" w:space="0" w:color="auto"/>
        <w:right w:val="none" w:sz="0" w:space="0" w:color="auto"/>
      </w:divBdr>
    </w:div>
    <w:div w:id="759106656">
      <w:marLeft w:val="640"/>
      <w:marRight w:val="0"/>
      <w:marTop w:val="0"/>
      <w:marBottom w:val="0"/>
      <w:divBdr>
        <w:top w:val="none" w:sz="0" w:space="0" w:color="auto"/>
        <w:left w:val="none" w:sz="0" w:space="0" w:color="auto"/>
        <w:bottom w:val="none" w:sz="0" w:space="0" w:color="auto"/>
        <w:right w:val="none" w:sz="0" w:space="0" w:color="auto"/>
      </w:divBdr>
    </w:div>
    <w:div w:id="759135930">
      <w:marLeft w:val="640"/>
      <w:marRight w:val="0"/>
      <w:marTop w:val="0"/>
      <w:marBottom w:val="0"/>
      <w:divBdr>
        <w:top w:val="none" w:sz="0" w:space="0" w:color="auto"/>
        <w:left w:val="none" w:sz="0" w:space="0" w:color="auto"/>
        <w:bottom w:val="none" w:sz="0" w:space="0" w:color="auto"/>
        <w:right w:val="none" w:sz="0" w:space="0" w:color="auto"/>
      </w:divBdr>
    </w:div>
    <w:div w:id="759136154">
      <w:marLeft w:val="640"/>
      <w:marRight w:val="0"/>
      <w:marTop w:val="0"/>
      <w:marBottom w:val="0"/>
      <w:divBdr>
        <w:top w:val="none" w:sz="0" w:space="0" w:color="auto"/>
        <w:left w:val="none" w:sz="0" w:space="0" w:color="auto"/>
        <w:bottom w:val="none" w:sz="0" w:space="0" w:color="auto"/>
        <w:right w:val="none" w:sz="0" w:space="0" w:color="auto"/>
      </w:divBdr>
    </w:div>
    <w:div w:id="759180563">
      <w:marLeft w:val="640"/>
      <w:marRight w:val="0"/>
      <w:marTop w:val="0"/>
      <w:marBottom w:val="0"/>
      <w:divBdr>
        <w:top w:val="none" w:sz="0" w:space="0" w:color="auto"/>
        <w:left w:val="none" w:sz="0" w:space="0" w:color="auto"/>
        <w:bottom w:val="none" w:sz="0" w:space="0" w:color="auto"/>
        <w:right w:val="none" w:sz="0" w:space="0" w:color="auto"/>
      </w:divBdr>
    </w:div>
    <w:div w:id="759182438">
      <w:marLeft w:val="640"/>
      <w:marRight w:val="0"/>
      <w:marTop w:val="0"/>
      <w:marBottom w:val="0"/>
      <w:divBdr>
        <w:top w:val="none" w:sz="0" w:space="0" w:color="auto"/>
        <w:left w:val="none" w:sz="0" w:space="0" w:color="auto"/>
        <w:bottom w:val="none" w:sz="0" w:space="0" w:color="auto"/>
        <w:right w:val="none" w:sz="0" w:space="0" w:color="auto"/>
      </w:divBdr>
    </w:div>
    <w:div w:id="759259857">
      <w:marLeft w:val="640"/>
      <w:marRight w:val="0"/>
      <w:marTop w:val="0"/>
      <w:marBottom w:val="0"/>
      <w:divBdr>
        <w:top w:val="none" w:sz="0" w:space="0" w:color="auto"/>
        <w:left w:val="none" w:sz="0" w:space="0" w:color="auto"/>
        <w:bottom w:val="none" w:sz="0" w:space="0" w:color="auto"/>
        <w:right w:val="none" w:sz="0" w:space="0" w:color="auto"/>
      </w:divBdr>
    </w:div>
    <w:div w:id="759377666">
      <w:marLeft w:val="640"/>
      <w:marRight w:val="0"/>
      <w:marTop w:val="0"/>
      <w:marBottom w:val="0"/>
      <w:divBdr>
        <w:top w:val="none" w:sz="0" w:space="0" w:color="auto"/>
        <w:left w:val="none" w:sz="0" w:space="0" w:color="auto"/>
        <w:bottom w:val="none" w:sz="0" w:space="0" w:color="auto"/>
        <w:right w:val="none" w:sz="0" w:space="0" w:color="auto"/>
      </w:divBdr>
    </w:div>
    <w:div w:id="759445966">
      <w:marLeft w:val="640"/>
      <w:marRight w:val="0"/>
      <w:marTop w:val="0"/>
      <w:marBottom w:val="0"/>
      <w:divBdr>
        <w:top w:val="none" w:sz="0" w:space="0" w:color="auto"/>
        <w:left w:val="none" w:sz="0" w:space="0" w:color="auto"/>
        <w:bottom w:val="none" w:sz="0" w:space="0" w:color="auto"/>
        <w:right w:val="none" w:sz="0" w:space="0" w:color="auto"/>
      </w:divBdr>
    </w:div>
    <w:div w:id="759447505">
      <w:marLeft w:val="640"/>
      <w:marRight w:val="0"/>
      <w:marTop w:val="0"/>
      <w:marBottom w:val="0"/>
      <w:divBdr>
        <w:top w:val="none" w:sz="0" w:space="0" w:color="auto"/>
        <w:left w:val="none" w:sz="0" w:space="0" w:color="auto"/>
        <w:bottom w:val="none" w:sz="0" w:space="0" w:color="auto"/>
        <w:right w:val="none" w:sz="0" w:space="0" w:color="auto"/>
      </w:divBdr>
    </w:div>
    <w:div w:id="759563992">
      <w:bodyDiv w:val="1"/>
      <w:marLeft w:val="0"/>
      <w:marRight w:val="0"/>
      <w:marTop w:val="0"/>
      <w:marBottom w:val="0"/>
      <w:divBdr>
        <w:top w:val="none" w:sz="0" w:space="0" w:color="auto"/>
        <w:left w:val="none" w:sz="0" w:space="0" w:color="auto"/>
        <w:bottom w:val="none" w:sz="0" w:space="0" w:color="auto"/>
        <w:right w:val="none" w:sz="0" w:space="0" w:color="auto"/>
      </w:divBdr>
      <w:divsChild>
        <w:div w:id="11616722">
          <w:marLeft w:val="640"/>
          <w:marRight w:val="0"/>
          <w:marTop w:val="0"/>
          <w:marBottom w:val="0"/>
          <w:divBdr>
            <w:top w:val="none" w:sz="0" w:space="0" w:color="auto"/>
            <w:left w:val="none" w:sz="0" w:space="0" w:color="auto"/>
            <w:bottom w:val="none" w:sz="0" w:space="0" w:color="auto"/>
            <w:right w:val="none" w:sz="0" w:space="0" w:color="auto"/>
          </w:divBdr>
        </w:div>
        <w:div w:id="204756811">
          <w:marLeft w:val="640"/>
          <w:marRight w:val="0"/>
          <w:marTop w:val="0"/>
          <w:marBottom w:val="0"/>
          <w:divBdr>
            <w:top w:val="none" w:sz="0" w:space="0" w:color="auto"/>
            <w:left w:val="none" w:sz="0" w:space="0" w:color="auto"/>
            <w:bottom w:val="none" w:sz="0" w:space="0" w:color="auto"/>
            <w:right w:val="none" w:sz="0" w:space="0" w:color="auto"/>
          </w:divBdr>
        </w:div>
        <w:div w:id="225532217">
          <w:marLeft w:val="640"/>
          <w:marRight w:val="0"/>
          <w:marTop w:val="0"/>
          <w:marBottom w:val="0"/>
          <w:divBdr>
            <w:top w:val="none" w:sz="0" w:space="0" w:color="auto"/>
            <w:left w:val="none" w:sz="0" w:space="0" w:color="auto"/>
            <w:bottom w:val="none" w:sz="0" w:space="0" w:color="auto"/>
            <w:right w:val="none" w:sz="0" w:space="0" w:color="auto"/>
          </w:divBdr>
        </w:div>
        <w:div w:id="294332484">
          <w:marLeft w:val="640"/>
          <w:marRight w:val="0"/>
          <w:marTop w:val="0"/>
          <w:marBottom w:val="0"/>
          <w:divBdr>
            <w:top w:val="none" w:sz="0" w:space="0" w:color="auto"/>
            <w:left w:val="none" w:sz="0" w:space="0" w:color="auto"/>
            <w:bottom w:val="none" w:sz="0" w:space="0" w:color="auto"/>
            <w:right w:val="none" w:sz="0" w:space="0" w:color="auto"/>
          </w:divBdr>
        </w:div>
        <w:div w:id="352538201">
          <w:marLeft w:val="640"/>
          <w:marRight w:val="0"/>
          <w:marTop w:val="0"/>
          <w:marBottom w:val="0"/>
          <w:divBdr>
            <w:top w:val="none" w:sz="0" w:space="0" w:color="auto"/>
            <w:left w:val="none" w:sz="0" w:space="0" w:color="auto"/>
            <w:bottom w:val="none" w:sz="0" w:space="0" w:color="auto"/>
            <w:right w:val="none" w:sz="0" w:space="0" w:color="auto"/>
          </w:divBdr>
        </w:div>
        <w:div w:id="367263825">
          <w:marLeft w:val="640"/>
          <w:marRight w:val="0"/>
          <w:marTop w:val="0"/>
          <w:marBottom w:val="0"/>
          <w:divBdr>
            <w:top w:val="none" w:sz="0" w:space="0" w:color="auto"/>
            <w:left w:val="none" w:sz="0" w:space="0" w:color="auto"/>
            <w:bottom w:val="none" w:sz="0" w:space="0" w:color="auto"/>
            <w:right w:val="none" w:sz="0" w:space="0" w:color="auto"/>
          </w:divBdr>
        </w:div>
        <w:div w:id="414939076">
          <w:marLeft w:val="640"/>
          <w:marRight w:val="0"/>
          <w:marTop w:val="0"/>
          <w:marBottom w:val="0"/>
          <w:divBdr>
            <w:top w:val="none" w:sz="0" w:space="0" w:color="auto"/>
            <w:left w:val="none" w:sz="0" w:space="0" w:color="auto"/>
            <w:bottom w:val="none" w:sz="0" w:space="0" w:color="auto"/>
            <w:right w:val="none" w:sz="0" w:space="0" w:color="auto"/>
          </w:divBdr>
        </w:div>
        <w:div w:id="620068416">
          <w:marLeft w:val="640"/>
          <w:marRight w:val="0"/>
          <w:marTop w:val="0"/>
          <w:marBottom w:val="0"/>
          <w:divBdr>
            <w:top w:val="none" w:sz="0" w:space="0" w:color="auto"/>
            <w:left w:val="none" w:sz="0" w:space="0" w:color="auto"/>
            <w:bottom w:val="none" w:sz="0" w:space="0" w:color="auto"/>
            <w:right w:val="none" w:sz="0" w:space="0" w:color="auto"/>
          </w:divBdr>
        </w:div>
        <w:div w:id="633677254">
          <w:marLeft w:val="640"/>
          <w:marRight w:val="0"/>
          <w:marTop w:val="0"/>
          <w:marBottom w:val="0"/>
          <w:divBdr>
            <w:top w:val="none" w:sz="0" w:space="0" w:color="auto"/>
            <w:left w:val="none" w:sz="0" w:space="0" w:color="auto"/>
            <w:bottom w:val="none" w:sz="0" w:space="0" w:color="auto"/>
            <w:right w:val="none" w:sz="0" w:space="0" w:color="auto"/>
          </w:divBdr>
        </w:div>
        <w:div w:id="670526856">
          <w:marLeft w:val="640"/>
          <w:marRight w:val="0"/>
          <w:marTop w:val="0"/>
          <w:marBottom w:val="0"/>
          <w:divBdr>
            <w:top w:val="none" w:sz="0" w:space="0" w:color="auto"/>
            <w:left w:val="none" w:sz="0" w:space="0" w:color="auto"/>
            <w:bottom w:val="none" w:sz="0" w:space="0" w:color="auto"/>
            <w:right w:val="none" w:sz="0" w:space="0" w:color="auto"/>
          </w:divBdr>
        </w:div>
        <w:div w:id="698891183">
          <w:marLeft w:val="640"/>
          <w:marRight w:val="0"/>
          <w:marTop w:val="0"/>
          <w:marBottom w:val="0"/>
          <w:divBdr>
            <w:top w:val="none" w:sz="0" w:space="0" w:color="auto"/>
            <w:left w:val="none" w:sz="0" w:space="0" w:color="auto"/>
            <w:bottom w:val="none" w:sz="0" w:space="0" w:color="auto"/>
            <w:right w:val="none" w:sz="0" w:space="0" w:color="auto"/>
          </w:divBdr>
        </w:div>
        <w:div w:id="788666133">
          <w:marLeft w:val="640"/>
          <w:marRight w:val="0"/>
          <w:marTop w:val="0"/>
          <w:marBottom w:val="0"/>
          <w:divBdr>
            <w:top w:val="none" w:sz="0" w:space="0" w:color="auto"/>
            <w:left w:val="none" w:sz="0" w:space="0" w:color="auto"/>
            <w:bottom w:val="none" w:sz="0" w:space="0" w:color="auto"/>
            <w:right w:val="none" w:sz="0" w:space="0" w:color="auto"/>
          </w:divBdr>
        </w:div>
        <w:div w:id="843134879">
          <w:marLeft w:val="640"/>
          <w:marRight w:val="0"/>
          <w:marTop w:val="0"/>
          <w:marBottom w:val="0"/>
          <w:divBdr>
            <w:top w:val="none" w:sz="0" w:space="0" w:color="auto"/>
            <w:left w:val="none" w:sz="0" w:space="0" w:color="auto"/>
            <w:bottom w:val="none" w:sz="0" w:space="0" w:color="auto"/>
            <w:right w:val="none" w:sz="0" w:space="0" w:color="auto"/>
          </w:divBdr>
        </w:div>
        <w:div w:id="891623263">
          <w:marLeft w:val="640"/>
          <w:marRight w:val="0"/>
          <w:marTop w:val="0"/>
          <w:marBottom w:val="0"/>
          <w:divBdr>
            <w:top w:val="none" w:sz="0" w:space="0" w:color="auto"/>
            <w:left w:val="none" w:sz="0" w:space="0" w:color="auto"/>
            <w:bottom w:val="none" w:sz="0" w:space="0" w:color="auto"/>
            <w:right w:val="none" w:sz="0" w:space="0" w:color="auto"/>
          </w:divBdr>
        </w:div>
        <w:div w:id="973875009">
          <w:marLeft w:val="640"/>
          <w:marRight w:val="0"/>
          <w:marTop w:val="0"/>
          <w:marBottom w:val="0"/>
          <w:divBdr>
            <w:top w:val="none" w:sz="0" w:space="0" w:color="auto"/>
            <w:left w:val="none" w:sz="0" w:space="0" w:color="auto"/>
            <w:bottom w:val="none" w:sz="0" w:space="0" w:color="auto"/>
            <w:right w:val="none" w:sz="0" w:space="0" w:color="auto"/>
          </w:divBdr>
        </w:div>
        <w:div w:id="988631920">
          <w:marLeft w:val="640"/>
          <w:marRight w:val="0"/>
          <w:marTop w:val="0"/>
          <w:marBottom w:val="0"/>
          <w:divBdr>
            <w:top w:val="none" w:sz="0" w:space="0" w:color="auto"/>
            <w:left w:val="none" w:sz="0" w:space="0" w:color="auto"/>
            <w:bottom w:val="none" w:sz="0" w:space="0" w:color="auto"/>
            <w:right w:val="none" w:sz="0" w:space="0" w:color="auto"/>
          </w:divBdr>
        </w:div>
        <w:div w:id="1005474533">
          <w:marLeft w:val="640"/>
          <w:marRight w:val="0"/>
          <w:marTop w:val="0"/>
          <w:marBottom w:val="0"/>
          <w:divBdr>
            <w:top w:val="none" w:sz="0" w:space="0" w:color="auto"/>
            <w:left w:val="none" w:sz="0" w:space="0" w:color="auto"/>
            <w:bottom w:val="none" w:sz="0" w:space="0" w:color="auto"/>
            <w:right w:val="none" w:sz="0" w:space="0" w:color="auto"/>
          </w:divBdr>
        </w:div>
        <w:div w:id="1029649626">
          <w:marLeft w:val="640"/>
          <w:marRight w:val="0"/>
          <w:marTop w:val="0"/>
          <w:marBottom w:val="0"/>
          <w:divBdr>
            <w:top w:val="none" w:sz="0" w:space="0" w:color="auto"/>
            <w:left w:val="none" w:sz="0" w:space="0" w:color="auto"/>
            <w:bottom w:val="none" w:sz="0" w:space="0" w:color="auto"/>
            <w:right w:val="none" w:sz="0" w:space="0" w:color="auto"/>
          </w:divBdr>
        </w:div>
        <w:div w:id="1076782379">
          <w:marLeft w:val="640"/>
          <w:marRight w:val="0"/>
          <w:marTop w:val="0"/>
          <w:marBottom w:val="0"/>
          <w:divBdr>
            <w:top w:val="none" w:sz="0" w:space="0" w:color="auto"/>
            <w:left w:val="none" w:sz="0" w:space="0" w:color="auto"/>
            <w:bottom w:val="none" w:sz="0" w:space="0" w:color="auto"/>
            <w:right w:val="none" w:sz="0" w:space="0" w:color="auto"/>
          </w:divBdr>
        </w:div>
        <w:div w:id="1111818296">
          <w:marLeft w:val="640"/>
          <w:marRight w:val="0"/>
          <w:marTop w:val="0"/>
          <w:marBottom w:val="0"/>
          <w:divBdr>
            <w:top w:val="none" w:sz="0" w:space="0" w:color="auto"/>
            <w:left w:val="none" w:sz="0" w:space="0" w:color="auto"/>
            <w:bottom w:val="none" w:sz="0" w:space="0" w:color="auto"/>
            <w:right w:val="none" w:sz="0" w:space="0" w:color="auto"/>
          </w:divBdr>
        </w:div>
        <w:div w:id="1120682077">
          <w:marLeft w:val="640"/>
          <w:marRight w:val="0"/>
          <w:marTop w:val="0"/>
          <w:marBottom w:val="0"/>
          <w:divBdr>
            <w:top w:val="none" w:sz="0" w:space="0" w:color="auto"/>
            <w:left w:val="none" w:sz="0" w:space="0" w:color="auto"/>
            <w:bottom w:val="none" w:sz="0" w:space="0" w:color="auto"/>
            <w:right w:val="none" w:sz="0" w:space="0" w:color="auto"/>
          </w:divBdr>
        </w:div>
        <w:div w:id="1121345633">
          <w:marLeft w:val="640"/>
          <w:marRight w:val="0"/>
          <w:marTop w:val="0"/>
          <w:marBottom w:val="0"/>
          <w:divBdr>
            <w:top w:val="none" w:sz="0" w:space="0" w:color="auto"/>
            <w:left w:val="none" w:sz="0" w:space="0" w:color="auto"/>
            <w:bottom w:val="none" w:sz="0" w:space="0" w:color="auto"/>
            <w:right w:val="none" w:sz="0" w:space="0" w:color="auto"/>
          </w:divBdr>
        </w:div>
        <w:div w:id="1166169445">
          <w:marLeft w:val="640"/>
          <w:marRight w:val="0"/>
          <w:marTop w:val="0"/>
          <w:marBottom w:val="0"/>
          <w:divBdr>
            <w:top w:val="none" w:sz="0" w:space="0" w:color="auto"/>
            <w:left w:val="none" w:sz="0" w:space="0" w:color="auto"/>
            <w:bottom w:val="none" w:sz="0" w:space="0" w:color="auto"/>
            <w:right w:val="none" w:sz="0" w:space="0" w:color="auto"/>
          </w:divBdr>
        </w:div>
        <w:div w:id="1178273688">
          <w:marLeft w:val="640"/>
          <w:marRight w:val="0"/>
          <w:marTop w:val="0"/>
          <w:marBottom w:val="0"/>
          <w:divBdr>
            <w:top w:val="none" w:sz="0" w:space="0" w:color="auto"/>
            <w:left w:val="none" w:sz="0" w:space="0" w:color="auto"/>
            <w:bottom w:val="none" w:sz="0" w:space="0" w:color="auto"/>
            <w:right w:val="none" w:sz="0" w:space="0" w:color="auto"/>
          </w:divBdr>
        </w:div>
        <w:div w:id="1213032644">
          <w:marLeft w:val="640"/>
          <w:marRight w:val="0"/>
          <w:marTop w:val="0"/>
          <w:marBottom w:val="0"/>
          <w:divBdr>
            <w:top w:val="none" w:sz="0" w:space="0" w:color="auto"/>
            <w:left w:val="none" w:sz="0" w:space="0" w:color="auto"/>
            <w:bottom w:val="none" w:sz="0" w:space="0" w:color="auto"/>
            <w:right w:val="none" w:sz="0" w:space="0" w:color="auto"/>
          </w:divBdr>
        </w:div>
        <w:div w:id="1243834450">
          <w:marLeft w:val="640"/>
          <w:marRight w:val="0"/>
          <w:marTop w:val="0"/>
          <w:marBottom w:val="0"/>
          <w:divBdr>
            <w:top w:val="none" w:sz="0" w:space="0" w:color="auto"/>
            <w:left w:val="none" w:sz="0" w:space="0" w:color="auto"/>
            <w:bottom w:val="none" w:sz="0" w:space="0" w:color="auto"/>
            <w:right w:val="none" w:sz="0" w:space="0" w:color="auto"/>
          </w:divBdr>
        </w:div>
        <w:div w:id="1295676510">
          <w:marLeft w:val="640"/>
          <w:marRight w:val="0"/>
          <w:marTop w:val="0"/>
          <w:marBottom w:val="0"/>
          <w:divBdr>
            <w:top w:val="none" w:sz="0" w:space="0" w:color="auto"/>
            <w:left w:val="none" w:sz="0" w:space="0" w:color="auto"/>
            <w:bottom w:val="none" w:sz="0" w:space="0" w:color="auto"/>
            <w:right w:val="none" w:sz="0" w:space="0" w:color="auto"/>
          </w:divBdr>
        </w:div>
        <w:div w:id="1357468267">
          <w:marLeft w:val="640"/>
          <w:marRight w:val="0"/>
          <w:marTop w:val="0"/>
          <w:marBottom w:val="0"/>
          <w:divBdr>
            <w:top w:val="none" w:sz="0" w:space="0" w:color="auto"/>
            <w:left w:val="none" w:sz="0" w:space="0" w:color="auto"/>
            <w:bottom w:val="none" w:sz="0" w:space="0" w:color="auto"/>
            <w:right w:val="none" w:sz="0" w:space="0" w:color="auto"/>
          </w:divBdr>
        </w:div>
        <w:div w:id="1391731416">
          <w:marLeft w:val="640"/>
          <w:marRight w:val="0"/>
          <w:marTop w:val="0"/>
          <w:marBottom w:val="0"/>
          <w:divBdr>
            <w:top w:val="none" w:sz="0" w:space="0" w:color="auto"/>
            <w:left w:val="none" w:sz="0" w:space="0" w:color="auto"/>
            <w:bottom w:val="none" w:sz="0" w:space="0" w:color="auto"/>
            <w:right w:val="none" w:sz="0" w:space="0" w:color="auto"/>
          </w:divBdr>
        </w:div>
        <w:div w:id="1446730794">
          <w:marLeft w:val="640"/>
          <w:marRight w:val="0"/>
          <w:marTop w:val="0"/>
          <w:marBottom w:val="0"/>
          <w:divBdr>
            <w:top w:val="none" w:sz="0" w:space="0" w:color="auto"/>
            <w:left w:val="none" w:sz="0" w:space="0" w:color="auto"/>
            <w:bottom w:val="none" w:sz="0" w:space="0" w:color="auto"/>
            <w:right w:val="none" w:sz="0" w:space="0" w:color="auto"/>
          </w:divBdr>
        </w:div>
        <w:div w:id="1508641967">
          <w:marLeft w:val="640"/>
          <w:marRight w:val="0"/>
          <w:marTop w:val="0"/>
          <w:marBottom w:val="0"/>
          <w:divBdr>
            <w:top w:val="none" w:sz="0" w:space="0" w:color="auto"/>
            <w:left w:val="none" w:sz="0" w:space="0" w:color="auto"/>
            <w:bottom w:val="none" w:sz="0" w:space="0" w:color="auto"/>
            <w:right w:val="none" w:sz="0" w:space="0" w:color="auto"/>
          </w:divBdr>
        </w:div>
        <w:div w:id="1524660755">
          <w:marLeft w:val="640"/>
          <w:marRight w:val="0"/>
          <w:marTop w:val="0"/>
          <w:marBottom w:val="0"/>
          <w:divBdr>
            <w:top w:val="none" w:sz="0" w:space="0" w:color="auto"/>
            <w:left w:val="none" w:sz="0" w:space="0" w:color="auto"/>
            <w:bottom w:val="none" w:sz="0" w:space="0" w:color="auto"/>
            <w:right w:val="none" w:sz="0" w:space="0" w:color="auto"/>
          </w:divBdr>
        </w:div>
        <w:div w:id="1556045461">
          <w:marLeft w:val="640"/>
          <w:marRight w:val="0"/>
          <w:marTop w:val="0"/>
          <w:marBottom w:val="0"/>
          <w:divBdr>
            <w:top w:val="none" w:sz="0" w:space="0" w:color="auto"/>
            <w:left w:val="none" w:sz="0" w:space="0" w:color="auto"/>
            <w:bottom w:val="none" w:sz="0" w:space="0" w:color="auto"/>
            <w:right w:val="none" w:sz="0" w:space="0" w:color="auto"/>
          </w:divBdr>
        </w:div>
        <w:div w:id="1558859971">
          <w:marLeft w:val="640"/>
          <w:marRight w:val="0"/>
          <w:marTop w:val="0"/>
          <w:marBottom w:val="0"/>
          <w:divBdr>
            <w:top w:val="none" w:sz="0" w:space="0" w:color="auto"/>
            <w:left w:val="none" w:sz="0" w:space="0" w:color="auto"/>
            <w:bottom w:val="none" w:sz="0" w:space="0" w:color="auto"/>
            <w:right w:val="none" w:sz="0" w:space="0" w:color="auto"/>
          </w:divBdr>
        </w:div>
        <w:div w:id="1653292493">
          <w:marLeft w:val="640"/>
          <w:marRight w:val="0"/>
          <w:marTop w:val="0"/>
          <w:marBottom w:val="0"/>
          <w:divBdr>
            <w:top w:val="none" w:sz="0" w:space="0" w:color="auto"/>
            <w:left w:val="none" w:sz="0" w:space="0" w:color="auto"/>
            <w:bottom w:val="none" w:sz="0" w:space="0" w:color="auto"/>
            <w:right w:val="none" w:sz="0" w:space="0" w:color="auto"/>
          </w:divBdr>
        </w:div>
        <w:div w:id="1655404030">
          <w:marLeft w:val="640"/>
          <w:marRight w:val="0"/>
          <w:marTop w:val="0"/>
          <w:marBottom w:val="0"/>
          <w:divBdr>
            <w:top w:val="none" w:sz="0" w:space="0" w:color="auto"/>
            <w:left w:val="none" w:sz="0" w:space="0" w:color="auto"/>
            <w:bottom w:val="none" w:sz="0" w:space="0" w:color="auto"/>
            <w:right w:val="none" w:sz="0" w:space="0" w:color="auto"/>
          </w:divBdr>
        </w:div>
        <w:div w:id="1698503571">
          <w:marLeft w:val="640"/>
          <w:marRight w:val="0"/>
          <w:marTop w:val="0"/>
          <w:marBottom w:val="0"/>
          <w:divBdr>
            <w:top w:val="none" w:sz="0" w:space="0" w:color="auto"/>
            <w:left w:val="none" w:sz="0" w:space="0" w:color="auto"/>
            <w:bottom w:val="none" w:sz="0" w:space="0" w:color="auto"/>
            <w:right w:val="none" w:sz="0" w:space="0" w:color="auto"/>
          </w:divBdr>
        </w:div>
        <w:div w:id="1712807620">
          <w:marLeft w:val="640"/>
          <w:marRight w:val="0"/>
          <w:marTop w:val="0"/>
          <w:marBottom w:val="0"/>
          <w:divBdr>
            <w:top w:val="none" w:sz="0" w:space="0" w:color="auto"/>
            <w:left w:val="none" w:sz="0" w:space="0" w:color="auto"/>
            <w:bottom w:val="none" w:sz="0" w:space="0" w:color="auto"/>
            <w:right w:val="none" w:sz="0" w:space="0" w:color="auto"/>
          </w:divBdr>
        </w:div>
        <w:div w:id="1715960592">
          <w:marLeft w:val="640"/>
          <w:marRight w:val="0"/>
          <w:marTop w:val="0"/>
          <w:marBottom w:val="0"/>
          <w:divBdr>
            <w:top w:val="none" w:sz="0" w:space="0" w:color="auto"/>
            <w:left w:val="none" w:sz="0" w:space="0" w:color="auto"/>
            <w:bottom w:val="none" w:sz="0" w:space="0" w:color="auto"/>
            <w:right w:val="none" w:sz="0" w:space="0" w:color="auto"/>
          </w:divBdr>
        </w:div>
        <w:div w:id="1720589179">
          <w:marLeft w:val="640"/>
          <w:marRight w:val="0"/>
          <w:marTop w:val="0"/>
          <w:marBottom w:val="0"/>
          <w:divBdr>
            <w:top w:val="none" w:sz="0" w:space="0" w:color="auto"/>
            <w:left w:val="none" w:sz="0" w:space="0" w:color="auto"/>
            <w:bottom w:val="none" w:sz="0" w:space="0" w:color="auto"/>
            <w:right w:val="none" w:sz="0" w:space="0" w:color="auto"/>
          </w:divBdr>
        </w:div>
        <w:div w:id="1748379069">
          <w:marLeft w:val="640"/>
          <w:marRight w:val="0"/>
          <w:marTop w:val="0"/>
          <w:marBottom w:val="0"/>
          <w:divBdr>
            <w:top w:val="none" w:sz="0" w:space="0" w:color="auto"/>
            <w:left w:val="none" w:sz="0" w:space="0" w:color="auto"/>
            <w:bottom w:val="none" w:sz="0" w:space="0" w:color="auto"/>
            <w:right w:val="none" w:sz="0" w:space="0" w:color="auto"/>
          </w:divBdr>
        </w:div>
      </w:divsChild>
    </w:div>
    <w:div w:id="759571618">
      <w:marLeft w:val="640"/>
      <w:marRight w:val="0"/>
      <w:marTop w:val="0"/>
      <w:marBottom w:val="0"/>
      <w:divBdr>
        <w:top w:val="none" w:sz="0" w:space="0" w:color="auto"/>
        <w:left w:val="none" w:sz="0" w:space="0" w:color="auto"/>
        <w:bottom w:val="none" w:sz="0" w:space="0" w:color="auto"/>
        <w:right w:val="none" w:sz="0" w:space="0" w:color="auto"/>
      </w:divBdr>
    </w:div>
    <w:div w:id="759644220">
      <w:marLeft w:val="640"/>
      <w:marRight w:val="0"/>
      <w:marTop w:val="0"/>
      <w:marBottom w:val="0"/>
      <w:divBdr>
        <w:top w:val="none" w:sz="0" w:space="0" w:color="auto"/>
        <w:left w:val="none" w:sz="0" w:space="0" w:color="auto"/>
        <w:bottom w:val="none" w:sz="0" w:space="0" w:color="auto"/>
        <w:right w:val="none" w:sz="0" w:space="0" w:color="auto"/>
      </w:divBdr>
    </w:div>
    <w:div w:id="759984530">
      <w:marLeft w:val="640"/>
      <w:marRight w:val="0"/>
      <w:marTop w:val="0"/>
      <w:marBottom w:val="0"/>
      <w:divBdr>
        <w:top w:val="none" w:sz="0" w:space="0" w:color="auto"/>
        <w:left w:val="none" w:sz="0" w:space="0" w:color="auto"/>
        <w:bottom w:val="none" w:sz="0" w:space="0" w:color="auto"/>
        <w:right w:val="none" w:sz="0" w:space="0" w:color="auto"/>
      </w:divBdr>
    </w:div>
    <w:div w:id="760027097">
      <w:marLeft w:val="640"/>
      <w:marRight w:val="0"/>
      <w:marTop w:val="0"/>
      <w:marBottom w:val="0"/>
      <w:divBdr>
        <w:top w:val="none" w:sz="0" w:space="0" w:color="auto"/>
        <w:left w:val="none" w:sz="0" w:space="0" w:color="auto"/>
        <w:bottom w:val="none" w:sz="0" w:space="0" w:color="auto"/>
        <w:right w:val="none" w:sz="0" w:space="0" w:color="auto"/>
      </w:divBdr>
    </w:div>
    <w:div w:id="760027770">
      <w:marLeft w:val="640"/>
      <w:marRight w:val="0"/>
      <w:marTop w:val="0"/>
      <w:marBottom w:val="0"/>
      <w:divBdr>
        <w:top w:val="none" w:sz="0" w:space="0" w:color="auto"/>
        <w:left w:val="none" w:sz="0" w:space="0" w:color="auto"/>
        <w:bottom w:val="none" w:sz="0" w:space="0" w:color="auto"/>
        <w:right w:val="none" w:sz="0" w:space="0" w:color="auto"/>
      </w:divBdr>
    </w:div>
    <w:div w:id="760028773">
      <w:marLeft w:val="640"/>
      <w:marRight w:val="0"/>
      <w:marTop w:val="0"/>
      <w:marBottom w:val="0"/>
      <w:divBdr>
        <w:top w:val="none" w:sz="0" w:space="0" w:color="auto"/>
        <w:left w:val="none" w:sz="0" w:space="0" w:color="auto"/>
        <w:bottom w:val="none" w:sz="0" w:space="0" w:color="auto"/>
        <w:right w:val="none" w:sz="0" w:space="0" w:color="auto"/>
      </w:divBdr>
    </w:div>
    <w:div w:id="760104327">
      <w:marLeft w:val="640"/>
      <w:marRight w:val="0"/>
      <w:marTop w:val="0"/>
      <w:marBottom w:val="0"/>
      <w:divBdr>
        <w:top w:val="none" w:sz="0" w:space="0" w:color="auto"/>
        <w:left w:val="none" w:sz="0" w:space="0" w:color="auto"/>
        <w:bottom w:val="none" w:sz="0" w:space="0" w:color="auto"/>
        <w:right w:val="none" w:sz="0" w:space="0" w:color="auto"/>
      </w:divBdr>
    </w:div>
    <w:div w:id="760250196">
      <w:marLeft w:val="640"/>
      <w:marRight w:val="0"/>
      <w:marTop w:val="0"/>
      <w:marBottom w:val="0"/>
      <w:divBdr>
        <w:top w:val="none" w:sz="0" w:space="0" w:color="auto"/>
        <w:left w:val="none" w:sz="0" w:space="0" w:color="auto"/>
        <w:bottom w:val="none" w:sz="0" w:space="0" w:color="auto"/>
        <w:right w:val="none" w:sz="0" w:space="0" w:color="auto"/>
      </w:divBdr>
    </w:div>
    <w:div w:id="760298400">
      <w:marLeft w:val="640"/>
      <w:marRight w:val="0"/>
      <w:marTop w:val="0"/>
      <w:marBottom w:val="0"/>
      <w:divBdr>
        <w:top w:val="none" w:sz="0" w:space="0" w:color="auto"/>
        <w:left w:val="none" w:sz="0" w:space="0" w:color="auto"/>
        <w:bottom w:val="none" w:sz="0" w:space="0" w:color="auto"/>
        <w:right w:val="none" w:sz="0" w:space="0" w:color="auto"/>
      </w:divBdr>
    </w:div>
    <w:div w:id="760300706">
      <w:marLeft w:val="640"/>
      <w:marRight w:val="0"/>
      <w:marTop w:val="0"/>
      <w:marBottom w:val="0"/>
      <w:divBdr>
        <w:top w:val="none" w:sz="0" w:space="0" w:color="auto"/>
        <w:left w:val="none" w:sz="0" w:space="0" w:color="auto"/>
        <w:bottom w:val="none" w:sz="0" w:space="0" w:color="auto"/>
        <w:right w:val="none" w:sz="0" w:space="0" w:color="auto"/>
      </w:divBdr>
    </w:div>
    <w:div w:id="760368727">
      <w:marLeft w:val="640"/>
      <w:marRight w:val="0"/>
      <w:marTop w:val="0"/>
      <w:marBottom w:val="0"/>
      <w:divBdr>
        <w:top w:val="none" w:sz="0" w:space="0" w:color="auto"/>
        <w:left w:val="none" w:sz="0" w:space="0" w:color="auto"/>
        <w:bottom w:val="none" w:sz="0" w:space="0" w:color="auto"/>
        <w:right w:val="none" w:sz="0" w:space="0" w:color="auto"/>
      </w:divBdr>
    </w:div>
    <w:div w:id="760371634">
      <w:marLeft w:val="640"/>
      <w:marRight w:val="0"/>
      <w:marTop w:val="0"/>
      <w:marBottom w:val="0"/>
      <w:divBdr>
        <w:top w:val="none" w:sz="0" w:space="0" w:color="auto"/>
        <w:left w:val="none" w:sz="0" w:space="0" w:color="auto"/>
        <w:bottom w:val="none" w:sz="0" w:space="0" w:color="auto"/>
        <w:right w:val="none" w:sz="0" w:space="0" w:color="auto"/>
      </w:divBdr>
    </w:div>
    <w:div w:id="760494649">
      <w:marLeft w:val="640"/>
      <w:marRight w:val="0"/>
      <w:marTop w:val="0"/>
      <w:marBottom w:val="0"/>
      <w:divBdr>
        <w:top w:val="none" w:sz="0" w:space="0" w:color="auto"/>
        <w:left w:val="none" w:sz="0" w:space="0" w:color="auto"/>
        <w:bottom w:val="none" w:sz="0" w:space="0" w:color="auto"/>
        <w:right w:val="none" w:sz="0" w:space="0" w:color="auto"/>
      </w:divBdr>
    </w:div>
    <w:div w:id="760611984">
      <w:marLeft w:val="640"/>
      <w:marRight w:val="0"/>
      <w:marTop w:val="0"/>
      <w:marBottom w:val="0"/>
      <w:divBdr>
        <w:top w:val="none" w:sz="0" w:space="0" w:color="auto"/>
        <w:left w:val="none" w:sz="0" w:space="0" w:color="auto"/>
        <w:bottom w:val="none" w:sz="0" w:space="0" w:color="auto"/>
        <w:right w:val="none" w:sz="0" w:space="0" w:color="auto"/>
      </w:divBdr>
    </w:div>
    <w:div w:id="760759784">
      <w:marLeft w:val="640"/>
      <w:marRight w:val="0"/>
      <w:marTop w:val="0"/>
      <w:marBottom w:val="0"/>
      <w:divBdr>
        <w:top w:val="none" w:sz="0" w:space="0" w:color="auto"/>
        <w:left w:val="none" w:sz="0" w:space="0" w:color="auto"/>
        <w:bottom w:val="none" w:sz="0" w:space="0" w:color="auto"/>
        <w:right w:val="none" w:sz="0" w:space="0" w:color="auto"/>
      </w:divBdr>
    </w:div>
    <w:div w:id="760760231">
      <w:marLeft w:val="640"/>
      <w:marRight w:val="0"/>
      <w:marTop w:val="0"/>
      <w:marBottom w:val="0"/>
      <w:divBdr>
        <w:top w:val="none" w:sz="0" w:space="0" w:color="auto"/>
        <w:left w:val="none" w:sz="0" w:space="0" w:color="auto"/>
        <w:bottom w:val="none" w:sz="0" w:space="0" w:color="auto"/>
        <w:right w:val="none" w:sz="0" w:space="0" w:color="auto"/>
      </w:divBdr>
    </w:div>
    <w:div w:id="760835893">
      <w:marLeft w:val="640"/>
      <w:marRight w:val="0"/>
      <w:marTop w:val="0"/>
      <w:marBottom w:val="0"/>
      <w:divBdr>
        <w:top w:val="none" w:sz="0" w:space="0" w:color="auto"/>
        <w:left w:val="none" w:sz="0" w:space="0" w:color="auto"/>
        <w:bottom w:val="none" w:sz="0" w:space="0" w:color="auto"/>
        <w:right w:val="none" w:sz="0" w:space="0" w:color="auto"/>
      </w:divBdr>
    </w:div>
    <w:div w:id="760905308">
      <w:marLeft w:val="640"/>
      <w:marRight w:val="0"/>
      <w:marTop w:val="0"/>
      <w:marBottom w:val="0"/>
      <w:divBdr>
        <w:top w:val="none" w:sz="0" w:space="0" w:color="auto"/>
        <w:left w:val="none" w:sz="0" w:space="0" w:color="auto"/>
        <w:bottom w:val="none" w:sz="0" w:space="0" w:color="auto"/>
        <w:right w:val="none" w:sz="0" w:space="0" w:color="auto"/>
      </w:divBdr>
    </w:div>
    <w:div w:id="760948051">
      <w:marLeft w:val="640"/>
      <w:marRight w:val="0"/>
      <w:marTop w:val="0"/>
      <w:marBottom w:val="0"/>
      <w:divBdr>
        <w:top w:val="none" w:sz="0" w:space="0" w:color="auto"/>
        <w:left w:val="none" w:sz="0" w:space="0" w:color="auto"/>
        <w:bottom w:val="none" w:sz="0" w:space="0" w:color="auto"/>
        <w:right w:val="none" w:sz="0" w:space="0" w:color="auto"/>
      </w:divBdr>
    </w:div>
    <w:div w:id="760950988">
      <w:marLeft w:val="640"/>
      <w:marRight w:val="0"/>
      <w:marTop w:val="0"/>
      <w:marBottom w:val="0"/>
      <w:divBdr>
        <w:top w:val="none" w:sz="0" w:space="0" w:color="auto"/>
        <w:left w:val="none" w:sz="0" w:space="0" w:color="auto"/>
        <w:bottom w:val="none" w:sz="0" w:space="0" w:color="auto"/>
        <w:right w:val="none" w:sz="0" w:space="0" w:color="auto"/>
      </w:divBdr>
    </w:div>
    <w:div w:id="760953079">
      <w:marLeft w:val="640"/>
      <w:marRight w:val="0"/>
      <w:marTop w:val="0"/>
      <w:marBottom w:val="0"/>
      <w:divBdr>
        <w:top w:val="none" w:sz="0" w:space="0" w:color="auto"/>
        <w:left w:val="none" w:sz="0" w:space="0" w:color="auto"/>
        <w:bottom w:val="none" w:sz="0" w:space="0" w:color="auto"/>
        <w:right w:val="none" w:sz="0" w:space="0" w:color="auto"/>
      </w:divBdr>
    </w:div>
    <w:div w:id="760955619">
      <w:marLeft w:val="640"/>
      <w:marRight w:val="0"/>
      <w:marTop w:val="0"/>
      <w:marBottom w:val="0"/>
      <w:divBdr>
        <w:top w:val="none" w:sz="0" w:space="0" w:color="auto"/>
        <w:left w:val="none" w:sz="0" w:space="0" w:color="auto"/>
        <w:bottom w:val="none" w:sz="0" w:space="0" w:color="auto"/>
        <w:right w:val="none" w:sz="0" w:space="0" w:color="auto"/>
      </w:divBdr>
    </w:div>
    <w:div w:id="761029187">
      <w:marLeft w:val="640"/>
      <w:marRight w:val="0"/>
      <w:marTop w:val="0"/>
      <w:marBottom w:val="0"/>
      <w:divBdr>
        <w:top w:val="none" w:sz="0" w:space="0" w:color="auto"/>
        <w:left w:val="none" w:sz="0" w:space="0" w:color="auto"/>
        <w:bottom w:val="none" w:sz="0" w:space="0" w:color="auto"/>
        <w:right w:val="none" w:sz="0" w:space="0" w:color="auto"/>
      </w:divBdr>
    </w:div>
    <w:div w:id="761220364">
      <w:marLeft w:val="640"/>
      <w:marRight w:val="0"/>
      <w:marTop w:val="0"/>
      <w:marBottom w:val="0"/>
      <w:divBdr>
        <w:top w:val="none" w:sz="0" w:space="0" w:color="auto"/>
        <w:left w:val="none" w:sz="0" w:space="0" w:color="auto"/>
        <w:bottom w:val="none" w:sz="0" w:space="0" w:color="auto"/>
        <w:right w:val="none" w:sz="0" w:space="0" w:color="auto"/>
      </w:divBdr>
    </w:div>
    <w:div w:id="761338018">
      <w:marLeft w:val="640"/>
      <w:marRight w:val="0"/>
      <w:marTop w:val="0"/>
      <w:marBottom w:val="0"/>
      <w:divBdr>
        <w:top w:val="none" w:sz="0" w:space="0" w:color="auto"/>
        <w:left w:val="none" w:sz="0" w:space="0" w:color="auto"/>
        <w:bottom w:val="none" w:sz="0" w:space="0" w:color="auto"/>
        <w:right w:val="none" w:sz="0" w:space="0" w:color="auto"/>
      </w:divBdr>
    </w:div>
    <w:div w:id="761341839">
      <w:marLeft w:val="640"/>
      <w:marRight w:val="0"/>
      <w:marTop w:val="0"/>
      <w:marBottom w:val="0"/>
      <w:divBdr>
        <w:top w:val="none" w:sz="0" w:space="0" w:color="auto"/>
        <w:left w:val="none" w:sz="0" w:space="0" w:color="auto"/>
        <w:bottom w:val="none" w:sz="0" w:space="0" w:color="auto"/>
        <w:right w:val="none" w:sz="0" w:space="0" w:color="auto"/>
      </w:divBdr>
    </w:div>
    <w:div w:id="761342747">
      <w:marLeft w:val="640"/>
      <w:marRight w:val="0"/>
      <w:marTop w:val="0"/>
      <w:marBottom w:val="0"/>
      <w:divBdr>
        <w:top w:val="none" w:sz="0" w:space="0" w:color="auto"/>
        <w:left w:val="none" w:sz="0" w:space="0" w:color="auto"/>
        <w:bottom w:val="none" w:sz="0" w:space="0" w:color="auto"/>
        <w:right w:val="none" w:sz="0" w:space="0" w:color="auto"/>
      </w:divBdr>
    </w:div>
    <w:div w:id="761413723">
      <w:marLeft w:val="640"/>
      <w:marRight w:val="0"/>
      <w:marTop w:val="0"/>
      <w:marBottom w:val="0"/>
      <w:divBdr>
        <w:top w:val="none" w:sz="0" w:space="0" w:color="auto"/>
        <w:left w:val="none" w:sz="0" w:space="0" w:color="auto"/>
        <w:bottom w:val="none" w:sz="0" w:space="0" w:color="auto"/>
        <w:right w:val="none" w:sz="0" w:space="0" w:color="auto"/>
      </w:divBdr>
    </w:div>
    <w:div w:id="761414980">
      <w:marLeft w:val="640"/>
      <w:marRight w:val="0"/>
      <w:marTop w:val="0"/>
      <w:marBottom w:val="0"/>
      <w:divBdr>
        <w:top w:val="none" w:sz="0" w:space="0" w:color="auto"/>
        <w:left w:val="none" w:sz="0" w:space="0" w:color="auto"/>
        <w:bottom w:val="none" w:sz="0" w:space="0" w:color="auto"/>
        <w:right w:val="none" w:sz="0" w:space="0" w:color="auto"/>
      </w:divBdr>
    </w:div>
    <w:div w:id="761417780">
      <w:marLeft w:val="640"/>
      <w:marRight w:val="0"/>
      <w:marTop w:val="0"/>
      <w:marBottom w:val="0"/>
      <w:divBdr>
        <w:top w:val="none" w:sz="0" w:space="0" w:color="auto"/>
        <w:left w:val="none" w:sz="0" w:space="0" w:color="auto"/>
        <w:bottom w:val="none" w:sz="0" w:space="0" w:color="auto"/>
        <w:right w:val="none" w:sz="0" w:space="0" w:color="auto"/>
      </w:divBdr>
    </w:div>
    <w:div w:id="761529311">
      <w:marLeft w:val="640"/>
      <w:marRight w:val="0"/>
      <w:marTop w:val="0"/>
      <w:marBottom w:val="0"/>
      <w:divBdr>
        <w:top w:val="none" w:sz="0" w:space="0" w:color="auto"/>
        <w:left w:val="none" w:sz="0" w:space="0" w:color="auto"/>
        <w:bottom w:val="none" w:sz="0" w:space="0" w:color="auto"/>
        <w:right w:val="none" w:sz="0" w:space="0" w:color="auto"/>
      </w:divBdr>
    </w:div>
    <w:div w:id="761608777">
      <w:marLeft w:val="640"/>
      <w:marRight w:val="0"/>
      <w:marTop w:val="0"/>
      <w:marBottom w:val="0"/>
      <w:divBdr>
        <w:top w:val="none" w:sz="0" w:space="0" w:color="auto"/>
        <w:left w:val="none" w:sz="0" w:space="0" w:color="auto"/>
        <w:bottom w:val="none" w:sz="0" w:space="0" w:color="auto"/>
        <w:right w:val="none" w:sz="0" w:space="0" w:color="auto"/>
      </w:divBdr>
    </w:div>
    <w:div w:id="761681800">
      <w:marLeft w:val="640"/>
      <w:marRight w:val="0"/>
      <w:marTop w:val="0"/>
      <w:marBottom w:val="0"/>
      <w:divBdr>
        <w:top w:val="none" w:sz="0" w:space="0" w:color="auto"/>
        <w:left w:val="none" w:sz="0" w:space="0" w:color="auto"/>
        <w:bottom w:val="none" w:sz="0" w:space="0" w:color="auto"/>
        <w:right w:val="none" w:sz="0" w:space="0" w:color="auto"/>
      </w:divBdr>
    </w:div>
    <w:div w:id="761686406">
      <w:marLeft w:val="640"/>
      <w:marRight w:val="0"/>
      <w:marTop w:val="0"/>
      <w:marBottom w:val="0"/>
      <w:divBdr>
        <w:top w:val="none" w:sz="0" w:space="0" w:color="auto"/>
        <w:left w:val="none" w:sz="0" w:space="0" w:color="auto"/>
        <w:bottom w:val="none" w:sz="0" w:space="0" w:color="auto"/>
        <w:right w:val="none" w:sz="0" w:space="0" w:color="auto"/>
      </w:divBdr>
    </w:div>
    <w:div w:id="761754578">
      <w:marLeft w:val="640"/>
      <w:marRight w:val="0"/>
      <w:marTop w:val="0"/>
      <w:marBottom w:val="0"/>
      <w:divBdr>
        <w:top w:val="none" w:sz="0" w:space="0" w:color="auto"/>
        <w:left w:val="none" w:sz="0" w:space="0" w:color="auto"/>
        <w:bottom w:val="none" w:sz="0" w:space="0" w:color="auto"/>
        <w:right w:val="none" w:sz="0" w:space="0" w:color="auto"/>
      </w:divBdr>
    </w:div>
    <w:div w:id="761803599">
      <w:marLeft w:val="640"/>
      <w:marRight w:val="0"/>
      <w:marTop w:val="0"/>
      <w:marBottom w:val="0"/>
      <w:divBdr>
        <w:top w:val="none" w:sz="0" w:space="0" w:color="auto"/>
        <w:left w:val="none" w:sz="0" w:space="0" w:color="auto"/>
        <w:bottom w:val="none" w:sz="0" w:space="0" w:color="auto"/>
        <w:right w:val="none" w:sz="0" w:space="0" w:color="auto"/>
      </w:divBdr>
    </w:div>
    <w:div w:id="761879958">
      <w:marLeft w:val="640"/>
      <w:marRight w:val="0"/>
      <w:marTop w:val="0"/>
      <w:marBottom w:val="0"/>
      <w:divBdr>
        <w:top w:val="none" w:sz="0" w:space="0" w:color="auto"/>
        <w:left w:val="none" w:sz="0" w:space="0" w:color="auto"/>
        <w:bottom w:val="none" w:sz="0" w:space="0" w:color="auto"/>
        <w:right w:val="none" w:sz="0" w:space="0" w:color="auto"/>
      </w:divBdr>
    </w:div>
    <w:div w:id="761881533">
      <w:marLeft w:val="640"/>
      <w:marRight w:val="0"/>
      <w:marTop w:val="0"/>
      <w:marBottom w:val="0"/>
      <w:divBdr>
        <w:top w:val="none" w:sz="0" w:space="0" w:color="auto"/>
        <w:left w:val="none" w:sz="0" w:space="0" w:color="auto"/>
        <w:bottom w:val="none" w:sz="0" w:space="0" w:color="auto"/>
        <w:right w:val="none" w:sz="0" w:space="0" w:color="auto"/>
      </w:divBdr>
    </w:div>
    <w:div w:id="761995602">
      <w:marLeft w:val="640"/>
      <w:marRight w:val="0"/>
      <w:marTop w:val="0"/>
      <w:marBottom w:val="0"/>
      <w:divBdr>
        <w:top w:val="none" w:sz="0" w:space="0" w:color="auto"/>
        <w:left w:val="none" w:sz="0" w:space="0" w:color="auto"/>
        <w:bottom w:val="none" w:sz="0" w:space="0" w:color="auto"/>
        <w:right w:val="none" w:sz="0" w:space="0" w:color="auto"/>
      </w:divBdr>
    </w:div>
    <w:div w:id="762067697">
      <w:marLeft w:val="640"/>
      <w:marRight w:val="0"/>
      <w:marTop w:val="0"/>
      <w:marBottom w:val="0"/>
      <w:divBdr>
        <w:top w:val="none" w:sz="0" w:space="0" w:color="auto"/>
        <w:left w:val="none" w:sz="0" w:space="0" w:color="auto"/>
        <w:bottom w:val="none" w:sz="0" w:space="0" w:color="auto"/>
        <w:right w:val="none" w:sz="0" w:space="0" w:color="auto"/>
      </w:divBdr>
    </w:div>
    <w:div w:id="762146648">
      <w:marLeft w:val="640"/>
      <w:marRight w:val="0"/>
      <w:marTop w:val="0"/>
      <w:marBottom w:val="0"/>
      <w:divBdr>
        <w:top w:val="none" w:sz="0" w:space="0" w:color="auto"/>
        <w:left w:val="none" w:sz="0" w:space="0" w:color="auto"/>
        <w:bottom w:val="none" w:sz="0" w:space="0" w:color="auto"/>
        <w:right w:val="none" w:sz="0" w:space="0" w:color="auto"/>
      </w:divBdr>
    </w:div>
    <w:div w:id="762184016">
      <w:marLeft w:val="640"/>
      <w:marRight w:val="0"/>
      <w:marTop w:val="0"/>
      <w:marBottom w:val="0"/>
      <w:divBdr>
        <w:top w:val="none" w:sz="0" w:space="0" w:color="auto"/>
        <w:left w:val="none" w:sz="0" w:space="0" w:color="auto"/>
        <w:bottom w:val="none" w:sz="0" w:space="0" w:color="auto"/>
        <w:right w:val="none" w:sz="0" w:space="0" w:color="auto"/>
      </w:divBdr>
    </w:div>
    <w:div w:id="762186848">
      <w:marLeft w:val="640"/>
      <w:marRight w:val="0"/>
      <w:marTop w:val="0"/>
      <w:marBottom w:val="0"/>
      <w:divBdr>
        <w:top w:val="none" w:sz="0" w:space="0" w:color="auto"/>
        <w:left w:val="none" w:sz="0" w:space="0" w:color="auto"/>
        <w:bottom w:val="none" w:sz="0" w:space="0" w:color="auto"/>
        <w:right w:val="none" w:sz="0" w:space="0" w:color="auto"/>
      </w:divBdr>
    </w:div>
    <w:div w:id="762384379">
      <w:marLeft w:val="640"/>
      <w:marRight w:val="0"/>
      <w:marTop w:val="0"/>
      <w:marBottom w:val="0"/>
      <w:divBdr>
        <w:top w:val="none" w:sz="0" w:space="0" w:color="auto"/>
        <w:left w:val="none" w:sz="0" w:space="0" w:color="auto"/>
        <w:bottom w:val="none" w:sz="0" w:space="0" w:color="auto"/>
        <w:right w:val="none" w:sz="0" w:space="0" w:color="auto"/>
      </w:divBdr>
    </w:div>
    <w:div w:id="762385351">
      <w:marLeft w:val="640"/>
      <w:marRight w:val="0"/>
      <w:marTop w:val="0"/>
      <w:marBottom w:val="0"/>
      <w:divBdr>
        <w:top w:val="none" w:sz="0" w:space="0" w:color="auto"/>
        <w:left w:val="none" w:sz="0" w:space="0" w:color="auto"/>
        <w:bottom w:val="none" w:sz="0" w:space="0" w:color="auto"/>
        <w:right w:val="none" w:sz="0" w:space="0" w:color="auto"/>
      </w:divBdr>
    </w:div>
    <w:div w:id="762577350">
      <w:marLeft w:val="640"/>
      <w:marRight w:val="0"/>
      <w:marTop w:val="0"/>
      <w:marBottom w:val="0"/>
      <w:divBdr>
        <w:top w:val="none" w:sz="0" w:space="0" w:color="auto"/>
        <w:left w:val="none" w:sz="0" w:space="0" w:color="auto"/>
        <w:bottom w:val="none" w:sz="0" w:space="0" w:color="auto"/>
        <w:right w:val="none" w:sz="0" w:space="0" w:color="auto"/>
      </w:divBdr>
    </w:div>
    <w:div w:id="762724251">
      <w:marLeft w:val="640"/>
      <w:marRight w:val="0"/>
      <w:marTop w:val="0"/>
      <w:marBottom w:val="0"/>
      <w:divBdr>
        <w:top w:val="none" w:sz="0" w:space="0" w:color="auto"/>
        <w:left w:val="none" w:sz="0" w:space="0" w:color="auto"/>
        <w:bottom w:val="none" w:sz="0" w:space="0" w:color="auto"/>
        <w:right w:val="none" w:sz="0" w:space="0" w:color="auto"/>
      </w:divBdr>
    </w:div>
    <w:div w:id="762802579">
      <w:marLeft w:val="640"/>
      <w:marRight w:val="0"/>
      <w:marTop w:val="0"/>
      <w:marBottom w:val="0"/>
      <w:divBdr>
        <w:top w:val="none" w:sz="0" w:space="0" w:color="auto"/>
        <w:left w:val="none" w:sz="0" w:space="0" w:color="auto"/>
        <w:bottom w:val="none" w:sz="0" w:space="0" w:color="auto"/>
        <w:right w:val="none" w:sz="0" w:space="0" w:color="auto"/>
      </w:divBdr>
    </w:div>
    <w:div w:id="762839845">
      <w:marLeft w:val="640"/>
      <w:marRight w:val="0"/>
      <w:marTop w:val="0"/>
      <w:marBottom w:val="0"/>
      <w:divBdr>
        <w:top w:val="none" w:sz="0" w:space="0" w:color="auto"/>
        <w:left w:val="none" w:sz="0" w:space="0" w:color="auto"/>
        <w:bottom w:val="none" w:sz="0" w:space="0" w:color="auto"/>
        <w:right w:val="none" w:sz="0" w:space="0" w:color="auto"/>
      </w:divBdr>
    </w:div>
    <w:div w:id="762922919">
      <w:marLeft w:val="640"/>
      <w:marRight w:val="0"/>
      <w:marTop w:val="0"/>
      <w:marBottom w:val="0"/>
      <w:divBdr>
        <w:top w:val="none" w:sz="0" w:space="0" w:color="auto"/>
        <w:left w:val="none" w:sz="0" w:space="0" w:color="auto"/>
        <w:bottom w:val="none" w:sz="0" w:space="0" w:color="auto"/>
        <w:right w:val="none" w:sz="0" w:space="0" w:color="auto"/>
      </w:divBdr>
    </w:div>
    <w:div w:id="762998243">
      <w:marLeft w:val="640"/>
      <w:marRight w:val="0"/>
      <w:marTop w:val="0"/>
      <w:marBottom w:val="0"/>
      <w:divBdr>
        <w:top w:val="none" w:sz="0" w:space="0" w:color="auto"/>
        <w:left w:val="none" w:sz="0" w:space="0" w:color="auto"/>
        <w:bottom w:val="none" w:sz="0" w:space="0" w:color="auto"/>
        <w:right w:val="none" w:sz="0" w:space="0" w:color="auto"/>
      </w:divBdr>
    </w:div>
    <w:div w:id="763116647">
      <w:marLeft w:val="640"/>
      <w:marRight w:val="0"/>
      <w:marTop w:val="0"/>
      <w:marBottom w:val="0"/>
      <w:divBdr>
        <w:top w:val="none" w:sz="0" w:space="0" w:color="auto"/>
        <w:left w:val="none" w:sz="0" w:space="0" w:color="auto"/>
        <w:bottom w:val="none" w:sz="0" w:space="0" w:color="auto"/>
        <w:right w:val="none" w:sz="0" w:space="0" w:color="auto"/>
      </w:divBdr>
    </w:div>
    <w:div w:id="763187039">
      <w:marLeft w:val="640"/>
      <w:marRight w:val="0"/>
      <w:marTop w:val="0"/>
      <w:marBottom w:val="0"/>
      <w:divBdr>
        <w:top w:val="none" w:sz="0" w:space="0" w:color="auto"/>
        <w:left w:val="none" w:sz="0" w:space="0" w:color="auto"/>
        <w:bottom w:val="none" w:sz="0" w:space="0" w:color="auto"/>
        <w:right w:val="none" w:sz="0" w:space="0" w:color="auto"/>
      </w:divBdr>
    </w:div>
    <w:div w:id="763189473">
      <w:marLeft w:val="640"/>
      <w:marRight w:val="0"/>
      <w:marTop w:val="0"/>
      <w:marBottom w:val="0"/>
      <w:divBdr>
        <w:top w:val="none" w:sz="0" w:space="0" w:color="auto"/>
        <w:left w:val="none" w:sz="0" w:space="0" w:color="auto"/>
        <w:bottom w:val="none" w:sz="0" w:space="0" w:color="auto"/>
        <w:right w:val="none" w:sz="0" w:space="0" w:color="auto"/>
      </w:divBdr>
    </w:div>
    <w:div w:id="763189510">
      <w:marLeft w:val="640"/>
      <w:marRight w:val="0"/>
      <w:marTop w:val="0"/>
      <w:marBottom w:val="0"/>
      <w:divBdr>
        <w:top w:val="none" w:sz="0" w:space="0" w:color="auto"/>
        <w:left w:val="none" w:sz="0" w:space="0" w:color="auto"/>
        <w:bottom w:val="none" w:sz="0" w:space="0" w:color="auto"/>
        <w:right w:val="none" w:sz="0" w:space="0" w:color="auto"/>
      </w:divBdr>
    </w:div>
    <w:div w:id="763383342">
      <w:marLeft w:val="640"/>
      <w:marRight w:val="0"/>
      <w:marTop w:val="0"/>
      <w:marBottom w:val="0"/>
      <w:divBdr>
        <w:top w:val="none" w:sz="0" w:space="0" w:color="auto"/>
        <w:left w:val="none" w:sz="0" w:space="0" w:color="auto"/>
        <w:bottom w:val="none" w:sz="0" w:space="0" w:color="auto"/>
        <w:right w:val="none" w:sz="0" w:space="0" w:color="auto"/>
      </w:divBdr>
    </w:div>
    <w:div w:id="763451335">
      <w:marLeft w:val="640"/>
      <w:marRight w:val="0"/>
      <w:marTop w:val="0"/>
      <w:marBottom w:val="0"/>
      <w:divBdr>
        <w:top w:val="none" w:sz="0" w:space="0" w:color="auto"/>
        <w:left w:val="none" w:sz="0" w:space="0" w:color="auto"/>
        <w:bottom w:val="none" w:sz="0" w:space="0" w:color="auto"/>
        <w:right w:val="none" w:sz="0" w:space="0" w:color="auto"/>
      </w:divBdr>
    </w:div>
    <w:div w:id="763501844">
      <w:marLeft w:val="640"/>
      <w:marRight w:val="0"/>
      <w:marTop w:val="0"/>
      <w:marBottom w:val="0"/>
      <w:divBdr>
        <w:top w:val="none" w:sz="0" w:space="0" w:color="auto"/>
        <w:left w:val="none" w:sz="0" w:space="0" w:color="auto"/>
        <w:bottom w:val="none" w:sz="0" w:space="0" w:color="auto"/>
        <w:right w:val="none" w:sz="0" w:space="0" w:color="auto"/>
      </w:divBdr>
    </w:div>
    <w:div w:id="763577831">
      <w:marLeft w:val="640"/>
      <w:marRight w:val="0"/>
      <w:marTop w:val="0"/>
      <w:marBottom w:val="0"/>
      <w:divBdr>
        <w:top w:val="none" w:sz="0" w:space="0" w:color="auto"/>
        <w:left w:val="none" w:sz="0" w:space="0" w:color="auto"/>
        <w:bottom w:val="none" w:sz="0" w:space="0" w:color="auto"/>
        <w:right w:val="none" w:sz="0" w:space="0" w:color="auto"/>
      </w:divBdr>
    </w:div>
    <w:div w:id="763649658">
      <w:marLeft w:val="640"/>
      <w:marRight w:val="0"/>
      <w:marTop w:val="0"/>
      <w:marBottom w:val="0"/>
      <w:divBdr>
        <w:top w:val="none" w:sz="0" w:space="0" w:color="auto"/>
        <w:left w:val="none" w:sz="0" w:space="0" w:color="auto"/>
        <w:bottom w:val="none" w:sz="0" w:space="0" w:color="auto"/>
        <w:right w:val="none" w:sz="0" w:space="0" w:color="auto"/>
      </w:divBdr>
    </w:div>
    <w:div w:id="763719966">
      <w:marLeft w:val="640"/>
      <w:marRight w:val="0"/>
      <w:marTop w:val="0"/>
      <w:marBottom w:val="0"/>
      <w:divBdr>
        <w:top w:val="none" w:sz="0" w:space="0" w:color="auto"/>
        <w:left w:val="none" w:sz="0" w:space="0" w:color="auto"/>
        <w:bottom w:val="none" w:sz="0" w:space="0" w:color="auto"/>
        <w:right w:val="none" w:sz="0" w:space="0" w:color="auto"/>
      </w:divBdr>
    </w:div>
    <w:div w:id="763764794">
      <w:marLeft w:val="640"/>
      <w:marRight w:val="0"/>
      <w:marTop w:val="0"/>
      <w:marBottom w:val="0"/>
      <w:divBdr>
        <w:top w:val="none" w:sz="0" w:space="0" w:color="auto"/>
        <w:left w:val="none" w:sz="0" w:space="0" w:color="auto"/>
        <w:bottom w:val="none" w:sz="0" w:space="0" w:color="auto"/>
        <w:right w:val="none" w:sz="0" w:space="0" w:color="auto"/>
      </w:divBdr>
    </w:div>
    <w:div w:id="763768326">
      <w:marLeft w:val="640"/>
      <w:marRight w:val="0"/>
      <w:marTop w:val="0"/>
      <w:marBottom w:val="0"/>
      <w:divBdr>
        <w:top w:val="none" w:sz="0" w:space="0" w:color="auto"/>
        <w:left w:val="none" w:sz="0" w:space="0" w:color="auto"/>
        <w:bottom w:val="none" w:sz="0" w:space="0" w:color="auto"/>
        <w:right w:val="none" w:sz="0" w:space="0" w:color="auto"/>
      </w:divBdr>
    </w:div>
    <w:div w:id="763839219">
      <w:marLeft w:val="640"/>
      <w:marRight w:val="0"/>
      <w:marTop w:val="0"/>
      <w:marBottom w:val="0"/>
      <w:divBdr>
        <w:top w:val="none" w:sz="0" w:space="0" w:color="auto"/>
        <w:left w:val="none" w:sz="0" w:space="0" w:color="auto"/>
        <w:bottom w:val="none" w:sz="0" w:space="0" w:color="auto"/>
        <w:right w:val="none" w:sz="0" w:space="0" w:color="auto"/>
      </w:divBdr>
    </w:div>
    <w:div w:id="763914261">
      <w:marLeft w:val="640"/>
      <w:marRight w:val="0"/>
      <w:marTop w:val="0"/>
      <w:marBottom w:val="0"/>
      <w:divBdr>
        <w:top w:val="none" w:sz="0" w:space="0" w:color="auto"/>
        <w:left w:val="none" w:sz="0" w:space="0" w:color="auto"/>
        <w:bottom w:val="none" w:sz="0" w:space="0" w:color="auto"/>
        <w:right w:val="none" w:sz="0" w:space="0" w:color="auto"/>
      </w:divBdr>
    </w:div>
    <w:div w:id="763958792">
      <w:marLeft w:val="640"/>
      <w:marRight w:val="0"/>
      <w:marTop w:val="0"/>
      <w:marBottom w:val="0"/>
      <w:divBdr>
        <w:top w:val="none" w:sz="0" w:space="0" w:color="auto"/>
        <w:left w:val="none" w:sz="0" w:space="0" w:color="auto"/>
        <w:bottom w:val="none" w:sz="0" w:space="0" w:color="auto"/>
        <w:right w:val="none" w:sz="0" w:space="0" w:color="auto"/>
      </w:divBdr>
    </w:div>
    <w:div w:id="764037921">
      <w:marLeft w:val="640"/>
      <w:marRight w:val="0"/>
      <w:marTop w:val="0"/>
      <w:marBottom w:val="0"/>
      <w:divBdr>
        <w:top w:val="none" w:sz="0" w:space="0" w:color="auto"/>
        <w:left w:val="none" w:sz="0" w:space="0" w:color="auto"/>
        <w:bottom w:val="none" w:sz="0" w:space="0" w:color="auto"/>
        <w:right w:val="none" w:sz="0" w:space="0" w:color="auto"/>
      </w:divBdr>
    </w:div>
    <w:div w:id="764112969">
      <w:marLeft w:val="640"/>
      <w:marRight w:val="0"/>
      <w:marTop w:val="0"/>
      <w:marBottom w:val="0"/>
      <w:divBdr>
        <w:top w:val="none" w:sz="0" w:space="0" w:color="auto"/>
        <w:left w:val="none" w:sz="0" w:space="0" w:color="auto"/>
        <w:bottom w:val="none" w:sz="0" w:space="0" w:color="auto"/>
        <w:right w:val="none" w:sz="0" w:space="0" w:color="auto"/>
      </w:divBdr>
    </w:div>
    <w:div w:id="764114188">
      <w:marLeft w:val="640"/>
      <w:marRight w:val="0"/>
      <w:marTop w:val="0"/>
      <w:marBottom w:val="0"/>
      <w:divBdr>
        <w:top w:val="none" w:sz="0" w:space="0" w:color="auto"/>
        <w:left w:val="none" w:sz="0" w:space="0" w:color="auto"/>
        <w:bottom w:val="none" w:sz="0" w:space="0" w:color="auto"/>
        <w:right w:val="none" w:sz="0" w:space="0" w:color="auto"/>
      </w:divBdr>
    </w:div>
    <w:div w:id="764304788">
      <w:marLeft w:val="640"/>
      <w:marRight w:val="0"/>
      <w:marTop w:val="0"/>
      <w:marBottom w:val="0"/>
      <w:divBdr>
        <w:top w:val="none" w:sz="0" w:space="0" w:color="auto"/>
        <w:left w:val="none" w:sz="0" w:space="0" w:color="auto"/>
        <w:bottom w:val="none" w:sz="0" w:space="0" w:color="auto"/>
        <w:right w:val="none" w:sz="0" w:space="0" w:color="auto"/>
      </w:divBdr>
    </w:div>
    <w:div w:id="764421681">
      <w:marLeft w:val="640"/>
      <w:marRight w:val="0"/>
      <w:marTop w:val="0"/>
      <w:marBottom w:val="0"/>
      <w:divBdr>
        <w:top w:val="none" w:sz="0" w:space="0" w:color="auto"/>
        <w:left w:val="none" w:sz="0" w:space="0" w:color="auto"/>
        <w:bottom w:val="none" w:sz="0" w:space="0" w:color="auto"/>
        <w:right w:val="none" w:sz="0" w:space="0" w:color="auto"/>
      </w:divBdr>
    </w:div>
    <w:div w:id="764498596">
      <w:marLeft w:val="640"/>
      <w:marRight w:val="0"/>
      <w:marTop w:val="0"/>
      <w:marBottom w:val="0"/>
      <w:divBdr>
        <w:top w:val="none" w:sz="0" w:space="0" w:color="auto"/>
        <w:left w:val="none" w:sz="0" w:space="0" w:color="auto"/>
        <w:bottom w:val="none" w:sz="0" w:space="0" w:color="auto"/>
        <w:right w:val="none" w:sz="0" w:space="0" w:color="auto"/>
      </w:divBdr>
    </w:div>
    <w:div w:id="764500565">
      <w:marLeft w:val="640"/>
      <w:marRight w:val="0"/>
      <w:marTop w:val="0"/>
      <w:marBottom w:val="0"/>
      <w:divBdr>
        <w:top w:val="none" w:sz="0" w:space="0" w:color="auto"/>
        <w:left w:val="none" w:sz="0" w:space="0" w:color="auto"/>
        <w:bottom w:val="none" w:sz="0" w:space="0" w:color="auto"/>
        <w:right w:val="none" w:sz="0" w:space="0" w:color="auto"/>
      </w:divBdr>
    </w:div>
    <w:div w:id="764501538">
      <w:marLeft w:val="640"/>
      <w:marRight w:val="0"/>
      <w:marTop w:val="0"/>
      <w:marBottom w:val="0"/>
      <w:divBdr>
        <w:top w:val="none" w:sz="0" w:space="0" w:color="auto"/>
        <w:left w:val="none" w:sz="0" w:space="0" w:color="auto"/>
        <w:bottom w:val="none" w:sz="0" w:space="0" w:color="auto"/>
        <w:right w:val="none" w:sz="0" w:space="0" w:color="auto"/>
      </w:divBdr>
    </w:div>
    <w:div w:id="764573025">
      <w:marLeft w:val="640"/>
      <w:marRight w:val="0"/>
      <w:marTop w:val="0"/>
      <w:marBottom w:val="0"/>
      <w:divBdr>
        <w:top w:val="none" w:sz="0" w:space="0" w:color="auto"/>
        <w:left w:val="none" w:sz="0" w:space="0" w:color="auto"/>
        <w:bottom w:val="none" w:sz="0" w:space="0" w:color="auto"/>
        <w:right w:val="none" w:sz="0" w:space="0" w:color="auto"/>
      </w:divBdr>
    </w:div>
    <w:div w:id="764611785">
      <w:marLeft w:val="640"/>
      <w:marRight w:val="0"/>
      <w:marTop w:val="0"/>
      <w:marBottom w:val="0"/>
      <w:divBdr>
        <w:top w:val="none" w:sz="0" w:space="0" w:color="auto"/>
        <w:left w:val="none" w:sz="0" w:space="0" w:color="auto"/>
        <w:bottom w:val="none" w:sz="0" w:space="0" w:color="auto"/>
        <w:right w:val="none" w:sz="0" w:space="0" w:color="auto"/>
      </w:divBdr>
    </w:div>
    <w:div w:id="764611982">
      <w:marLeft w:val="640"/>
      <w:marRight w:val="0"/>
      <w:marTop w:val="0"/>
      <w:marBottom w:val="0"/>
      <w:divBdr>
        <w:top w:val="none" w:sz="0" w:space="0" w:color="auto"/>
        <w:left w:val="none" w:sz="0" w:space="0" w:color="auto"/>
        <w:bottom w:val="none" w:sz="0" w:space="0" w:color="auto"/>
        <w:right w:val="none" w:sz="0" w:space="0" w:color="auto"/>
      </w:divBdr>
    </w:div>
    <w:div w:id="764769279">
      <w:marLeft w:val="640"/>
      <w:marRight w:val="0"/>
      <w:marTop w:val="0"/>
      <w:marBottom w:val="0"/>
      <w:divBdr>
        <w:top w:val="none" w:sz="0" w:space="0" w:color="auto"/>
        <w:left w:val="none" w:sz="0" w:space="0" w:color="auto"/>
        <w:bottom w:val="none" w:sz="0" w:space="0" w:color="auto"/>
        <w:right w:val="none" w:sz="0" w:space="0" w:color="auto"/>
      </w:divBdr>
    </w:div>
    <w:div w:id="764808136">
      <w:marLeft w:val="640"/>
      <w:marRight w:val="0"/>
      <w:marTop w:val="0"/>
      <w:marBottom w:val="0"/>
      <w:divBdr>
        <w:top w:val="none" w:sz="0" w:space="0" w:color="auto"/>
        <w:left w:val="none" w:sz="0" w:space="0" w:color="auto"/>
        <w:bottom w:val="none" w:sz="0" w:space="0" w:color="auto"/>
        <w:right w:val="none" w:sz="0" w:space="0" w:color="auto"/>
      </w:divBdr>
    </w:div>
    <w:div w:id="764808771">
      <w:marLeft w:val="640"/>
      <w:marRight w:val="0"/>
      <w:marTop w:val="0"/>
      <w:marBottom w:val="0"/>
      <w:divBdr>
        <w:top w:val="none" w:sz="0" w:space="0" w:color="auto"/>
        <w:left w:val="none" w:sz="0" w:space="0" w:color="auto"/>
        <w:bottom w:val="none" w:sz="0" w:space="0" w:color="auto"/>
        <w:right w:val="none" w:sz="0" w:space="0" w:color="auto"/>
      </w:divBdr>
    </w:div>
    <w:div w:id="764881176">
      <w:marLeft w:val="640"/>
      <w:marRight w:val="0"/>
      <w:marTop w:val="0"/>
      <w:marBottom w:val="0"/>
      <w:divBdr>
        <w:top w:val="none" w:sz="0" w:space="0" w:color="auto"/>
        <w:left w:val="none" w:sz="0" w:space="0" w:color="auto"/>
        <w:bottom w:val="none" w:sz="0" w:space="0" w:color="auto"/>
        <w:right w:val="none" w:sz="0" w:space="0" w:color="auto"/>
      </w:divBdr>
    </w:div>
    <w:div w:id="764885892">
      <w:marLeft w:val="640"/>
      <w:marRight w:val="0"/>
      <w:marTop w:val="0"/>
      <w:marBottom w:val="0"/>
      <w:divBdr>
        <w:top w:val="none" w:sz="0" w:space="0" w:color="auto"/>
        <w:left w:val="none" w:sz="0" w:space="0" w:color="auto"/>
        <w:bottom w:val="none" w:sz="0" w:space="0" w:color="auto"/>
        <w:right w:val="none" w:sz="0" w:space="0" w:color="auto"/>
      </w:divBdr>
    </w:div>
    <w:div w:id="764887864">
      <w:marLeft w:val="640"/>
      <w:marRight w:val="0"/>
      <w:marTop w:val="0"/>
      <w:marBottom w:val="0"/>
      <w:divBdr>
        <w:top w:val="none" w:sz="0" w:space="0" w:color="auto"/>
        <w:left w:val="none" w:sz="0" w:space="0" w:color="auto"/>
        <w:bottom w:val="none" w:sz="0" w:space="0" w:color="auto"/>
        <w:right w:val="none" w:sz="0" w:space="0" w:color="auto"/>
      </w:divBdr>
    </w:div>
    <w:div w:id="764962735">
      <w:marLeft w:val="640"/>
      <w:marRight w:val="0"/>
      <w:marTop w:val="0"/>
      <w:marBottom w:val="0"/>
      <w:divBdr>
        <w:top w:val="none" w:sz="0" w:space="0" w:color="auto"/>
        <w:left w:val="none" w:sz="0" w:space="0" w:color="auto"/>
        <w:bottom w:val="none" w:sz="0" w:space="0" w:color="auto"/>
        <w:right w:val="none" w:sz="0" w:space="0" w:color="auto"/>
      </w:divBdr>
    </w:div>
    <w:div w:id="765003367">
      <w:marLeft w:val="640"/>
      <w:marRight w:val="0"/>
      <w:marTop w:val="0"/>
      <w:marBottom w:val="0"/>
      <w:divBdr>
        <w:top w:val="none" w:sz="0" w:space="0" w:color="auto"/>
        <w:left w:val="none" w:sz="0" w:space="0" w:color="auto"/>
        <w:bottom w:val="none" w:sz="0" w:space="0" w:color="auto"/>
        <w:right w:val="none" w:sz="0" w:space="0" w:color="auto"/>
      </w:divBdr>
    </w:div>
    <w:div w:id="765006809">
      <w:marLeft w:val="640"/>
      <w:marRight w:val="0"/>
      <w:marTop w:val="0"/>
      <w:marBottom w:val="0"/>
      <w:divBdr>
        <w:top w:val="none" w:sz="0" w:space="0" w:color="auto"/>
        <w:left w:val="none" w:sz="0" w:space="0" w:color="auto"/>
        <w:bottom w:val="none" w:sz="0" w:space="0" w:color="auto"/>
        <w:right w:val="none" w:sz="0" w:space="0" w:color="auto"/>
      </w:divBdr>
    </w:div>
    <w:div w:id="765273002">
      <w:marLeft w:val="640"/>
      <w:marRight w:val="0"/>
      <w:marTop w:val="0"/>
      <w:marBottom w:val="0"/>
      <w:divBdr>
        <w:top w:val="none" w:sz="0" w:space="0" w:color="auto"/>
        <w:left w:val="none" w:sz="0" w:space="0" w:color="auto"/>
        <w:bottom w:val="none" w:sz="0" w:space="0" w:color="auto"/>
        <w:right w:val="none" w:sz="0" w:space="0" w:color="auto"/>
      </w:divBdr>
    </w:div>
    <w:div w:id="765344448">
      <w:marLeft w:val="640"/>
      <w:marRight w:val="0"/>
      <w:marTop w:val="0"/>
      <w:marBottom w:val="0"/>
      <w:divBdr>
        <w:top w:val="none" w:sz="0" w:space="0" w:color="auto"/>
        <w:left w:val="none" w:sz="0" w:space="0" w:color="auto"/>
        <w:bottom w:val="none" w:sz="0" w:space="0" w:color="auto"/>
        <w:right w:val="none" w:sz="0" w:space="0" w:color="auto"/>
      </w:divBdr>
    </w:div>
    <w:div w:id="765418913">
      <w:marLeft w:val="640"/>
      <w:marRight w:val="0"/>
      <w:marTop w:val="0"/>
      <w:marBottom w:val="0"/>
      <w:divBdr>
        <w:top w:val="none" w:sz="0" w:space="0" w:color="auto"/>
        <w:left w:val="none" w:sz="0" w:space="0" w:color="auto"/>
        <w:bottom w:val="none" w:sz="0" w:space="0" w:color="auto"/>
        <w:right w:val="none" w:sz="0" w:space="0" w:color="auto"/>
      </w:divBdr>
    </w:div>
    <w:div w:id="765422311">
      <w:marLeft w:val="640"/>
      <w:marRight w:val="0"/>
      <w:marTop w:val="0"/>
      <w:marBottom w:val="0"/>
      <w:divBdr>
        <w:top w:val="none" w:sz="0" w:space="0" w:color="auto"/>
        <w:left w:val="none" w:sz="0" w:space="0" w:color="auto"/>
        <w:bottom w:val="none" w:sz="0" w:space="0" w:color="auto"/>
        <w:right w:val="none" w:sz="0" w:space="0" w:color="auto"/>
      </w:divBdr>
    </w:div>
    <w:div w:id="765425515">
      <w:marLeft w:val="640"/>
      <w:marRight w:val="0"/>
      <w:marTop w:val="0"/>
      <w:marBottom w:val="0"/>
      <w:divBdr>
        <w:top w:val="none" w:sz="0" w:space="0" w:color="auto"/>
        <w:left w:val="none" w:sz="0" w:space="0" w:color="auto"/>
        <w:bottom w:val="none" w:sz="0" w:space="0" w:color="auto"/>
        <w:right w:val="none" w:sz="0" w:space="0" w:color="auto"/>
      </w:divBdr>
    </w:div>
    <w:div w:id="765462973">
      <w:marLeft w:val="640"/>
      <w:marRight w:val="0"/>
      <w:marTop w:val="0"/>
      <w:marBottom w:val="0"/>
      <w:divBdr>
        <w:top w:val="none" w:sz="0" w:space="0" w:color="auto"/>
        <w:left w:val="none" w:sz="0" w:space="0" w:color="auto"/>
        <w:bottom w:val="none" w:sz="0" w:space="0" w:color="auto"/>
        <w:right w:val="none" w:sz="0" w:space="0" w:color="auto"/>
      </w:divBdr>
    </w:div>
    <w:div w:id="765540368">
      <w:marLeft w:val="640"/>
      <w:marRight w:val="0"/>
      <w:marTop w:val="0"/>
      <w:marBottom w:val="0"/>
      <w:divBdr>
        <w:top w:val="none" w:sz="0" w:space="0" w:color="auto"/>
        <w:left w:val="none" w:sz="0" w:space="0" w:color="auto"/>
        <w:bottom w:val="none" w:sz="0" w:space="0" w:color="auto"/>
        <w:right w:val="none" w:sz="0" w:space="0" w:color="auto"/>
      </w:divBdr>
    </w:div>
    <w:div w:id="765543504">
      <w:marLeft w:val="640"/>
      <w:marRight w:val="0"/>
      <w:marTop w:val="0"/>
      <w:marBottom w:val="0"/>
      <w:divBdr>
        <w:top w:val="none" w:sz="0" w:space="0" w:color="auto"/>
        <w:left w:val="none" w:sz="0" w:space="0" w:color="auto"/>
        <w:bottom w:val="none" w:sz="0" w:space="0" w:color="auto"/>
        <w:right w:val="none" w:sz="0" w:space="0" w:color="auto"/>
      </w:divBdr>
    </w:div>
    <w:div w:id="765619744">
      <w:marLeft w:val="640"/>
      <w:marRight w:val="0"/>
      <w:marTop w:val="0"/>
      <w:marBottom w:val="0"/>
      <w:divBdr>
        <w:top w:val="none" w:sz="0" w:space="0" w:color="auto"/>
        <w:left w:val="none" w:sz="0" w:space="0" w:color="auto"/>
        <w:bottom w:val="none" w:sz="0" w:space="0" w:color="auto"/>
        <w:right w:val="none" w:sz="0" w:space="0" w:color="auto"/>
      </w:divBdr>
    </w:div>
    <w:div w:id="765657521">
      <w:marLeft w:val="640"/>
      <w:marRight w:val="0"/>
      <w:marTop w:val="0"/>
      <w:marBottom w:val="0"/>
      <w:divBdr>
        <w:top w:val="none" w:sz="0" w:space="0" w:color="auto"/>
        <w:left w:val="none" w:sz="0" w:space="0" w:color="auto"/>
        <w:bottom w:val="none" w:sz="0" w:space="0" w:color="auto"/>
        <w:right w:val="none" w:sz="0" w:space="0" w:color="auto"/>
      </w:divBdr>
    </w:div>
    <w:div w:id="765731764">
      <w:marLeft w:val="640"/>
      <w:marRight w:val="0"/>
      <w:marTop w:val="0"/>
      <w:marBottom w:val="0"/>
      <w:divBdr>
        <w:top w:val="none" w:sz="0" w:space="0" w:color="auto"/>
        <w:left w:val="none" w:sz="0" w:space="0" w:color="auto"/>
        <w:bottom w:val="none" w:sz="0" w:space="0" w:color="auto"/>
        <w:right w:val="none" w:sz="0" w:space="0" w:color="auto"/>
      </w:divBdr>
    </w:div>
    <w:div w:id="765734907">
      <w:marLeft w:val="640"/>
      <w:marRight w:val="0"/>
      <w:marTop w:val="0"/>
      <w:marBottom w:val="0"/>
      <w:divBdr>
        <w:top w:val="none" w:sz="0" w:space="0" w:color="auto"/>
        <w:left w:val="none" w:sz="0" w:space="0" w:color="auto"/>
        <w:bottom w:val="none" w:sz="0" w:space="0" w:color="auto"/>
        <w:right w:val="none" w:sz="0" w:space="0" w:color="auto"/>
      </w:divBdr>
    </w:div>
    <w:div w:id="765804109">
      <w:marLeft w:val="640"/>
      <w:marRight w:val="0"/>
      <w:marTop w:val="0"/>
      <w:marBottom w:val="0"/>
      <w:divBdr>
        <w:top w:val="none" w:sz="0" w:space="0" w:color="auto"/>
        <w:left w:val="none" w:sz="0" w:space="0" w:color="auto"/>
        <w:bottom w:val="none" w:sz="0" w:space="0" w:color="auto"/>
        <w:right w:val="none" w:sz="0" w:space="0" w:color="auto"/>
      </w:divBdr>
    </w:div>
    <w:div w:id="765810320">
      <w:marLeft w:val="640"/>
      <w:marRight w:val="0"/>
      <w:marTop w:val="0"/>
      <w:marBottom w:val="0"/>
      <w:divBdr>
        <w:top w:val="none" w:sz="0" w:space="0" w:color="auto"/>
        <w:left w:val="none" w:sz="0" w:space="0" w:color="auto"/>
        <w:bottom w:val="none" w:sz="0" w:space="0" w:color="auto"/>
        <w:right w:val="none" w:sz="0" w:space="0" w:color="auto"/>
      </w:divBdr>
    </w:div>
    <w:div w:id="765810607">
      <w:marLeft w:val="640"/>
      <w:marRight w:val="0"/>
      <w:marTop w:val="0"/>
      <w:marBottom w:val="0"/>
      <w:divBdr>
        <w:top w:val="none" w:sz="0" w:space="0" w:color="auto"/>
        <w:left w:val="none" w:sz="0" w:space="0" w:color="auto"/>
        <w:bottom w:val="none" w:sz="0" w:space="0" w:color="auto"/>
        <w:right w:val="none" w:sz="0" w:space="0" w:color="auto"/>
      </w:divBdr>
    </w:div>
    <w:div w:id="765810618">
      <w:marLeft w:val="640"/>
      <w:marRight w:val="0"/>
      <w:marTop w:val="0"/>
      <w:marBottom w:val="0"/>
      <w:divBdr>
        <w:top w:val="none" w:sz="0" w:space="0" w:color="auto"/>
        <w:left w:val="none" w:sz="0" w:space="0" w:color="auto"/>
        <w:bottom w:val="none" w:sz="0" w:space="0" w:color="auto"/>
        <w:right w:val="none" w:sz="0" w:space="0" w:color="auto"/>
      </w:divBdr>
    </w:div>
    <w:div w:id="765879520">
      <w:marLeft w:val="640"/>
      <w:marRight w:val="0"/>
      <w:marTop w:val="0"/>
      <w:marBottom w:val="0"/>
      <w:divBdr>
        <w:top w:val="none" w:sz="0" w:space="0" w:color="auto"/>
        <w:left w:val="none" w:sz="0" w:space="0" w:color="auto"/>
        <w:bottom w:val="none" w:sz="0" w:space="0" w:color="auto"/>
        <w:right w:val="none" w:sz="0" w:space="0" w:color="auto"/>
      </w:divBdr>
    </w:div>
    <w:div w:id="765929752">
      <w:marLeft w:val="640"/>
      <w:marRight w:val="0"/>
      <w:marTop w:val="0"/>
      <w:marBottom w:val="0"/>
      <w:divBdr>
        <w:top w:val="none" w:sz="0" w:space="0" w:color="auto"/>
        <w:left w:val="none" w:sz="0" w:space="0" w:color="auto"/>
        <w:bottom w:val="none" w:sz="0" w:space="0" w:color="auto"/>
        <w:right w:val="none" w:sz="0" w:space="0" w:color="auto"/>
      </w:divBdr>
    </w:div>
    <w:div w:id="766000053">
      <w:marLeft w:val="640"/>
      <w:marRight w:val="0"/>
      <w:marTop w:val="0"/>
      <w:marBottom w:val="0"/>
      <w:divBdr>
        <w:top w:val="none" w:sz="0" w:space="0" w:color="auto"/>
        <w:left w:val="none" w:sz="0" w:space="0" w:color="auto"/>
        <w:bottom w:val="none" w:sz="0" w:space="0" w:color="auto"/>
        <w:right w:val="none" w:sz="0" w:space="0" w:color="auto"/>
      </w:divBdr>
    </w:div>
    <w:div w:id="766002486">
      <w:marLeft w:val="640"/>
      <w:marRight w:val="0"/>
      <w:marTop w:val="0"/>
      <w:marBottom w:val="0"/>
      <w:divBdr>
        <w:top w:val="none" w:sz="0" w:space="0" w:color="auto"/>
        <w:left w:val="none" w:sz="0" w:space="0" w:color="auto"/>
        <w:bottom w:val="none" w:sz="0" w:space="0" w:color="auto"/>
        <w:right w:val="none" w:sz="0" w:space="0" w:color="auto"/>
      </w:divBdr>
    </w:div>
    <w:div w:id="766072993">
      <w:marLeft w:val="640"/>
      <w:marRight w:val="0"/>
      <w:marTop w:val="0"/>
      <w:marBottom w:val="0"/>
      <w:divBdr>
        <w:top w:val="none" w:sz="0" w:space="0" w:color="auto"/>
        <w:left w:val="none" w:sz="0" w:space="0" w:color="auto"/>
        <w:bottom w:val="none" w:sz="0" w:space="0" w:color="auto"/>
        <w:right w:val="none" w:sz="0" w:space="0" w:color="auto"/>
      </w:divBdr>
    </w:div>
    <w:div w:id="766074575">
      <w:marLeft w:val="640"/>
      <w:marRight w:val="0"/>
      <w:marTop w:val="0"/>
      <w:marBottom w:val="0"/>
      <w:divBdr>
        <w:top w:val="none" w:sz="0" w:space="0" w:color="auto"/>
        <w:left w:val="none" w:sz="0" w:space="0" w:color="auto"/>
        <w:bottom w:val="none" w:sz="0" w:space="0" w:color="auto"/>
        <w:right w:val="none" w:sz="0" w:space="0" w:color="auto"/>
      </w:divBdr>
    </w:div>
    <w:div w:id="766080110">
      <w:marLeft w:val="640"/>
      <w:marRight w:val="0"/>
      <w:marTop w:val="0"/>
      <w:marBottom w:val="0"/>
      <w:divBdr>
        <w:top w:val="none" w:sz="0" w:space="0" w:color="auto"/>
        <w:left w:val="none" w:sz="0" w:space="0" w:color="auto"/>
        <w:bottom w:val="none" w:sz="0" w:space="0" w:color="auto"/>
        <w:right w:val="none" w:sz="0" w:space="0" w:color="auto"/>
      </w:divBdr>
    </w:div>
    <w:div w:id="766191818">
      <w:marLeft w:val="640"/>
      <w:marRight w:val="0"/>
      <w:marTop w:val="0"/>
      <w:marBottom w:val="0"/>
      <w:divBdr>
        <w:top w:val="none" w:sz="0" w:space="0" w:color="auto"/>
        <w:left w:val="none" w:sz="0" w:space="0" w:color="auto"/>
        <w:bottom w:val="none" w:sz="0" w:space="0" w:color="auto"/>
        <w:right w:val="none" w:sz="0" w:space="0" w:color="auto"/>
      </w:divBdr>
    </w:div>
    <w:div w:id="766274930">
      <w:marLeft w:val="640"/>
      <w:marRight w:val="0"/>
      <w:marTop w:val="0"/>
      <w:marBottom w:val="0"/>
      <w:divBdr>
        <w:top w:val="none" w:sz="0" w:space="0" w:color="auto"/>
        <w:left w:val="none" w:sz="0" w:space="0" w:color="auto"/>
        <w:bottom w:val="none" w:sz="0" w:space="0" w:color="auto"/>
        <w:right w:val="none" w:sz="0" w:space="0" w:color="auto"/>
      </w:divBdr>
    </w:div>
    <w:div w:id="766317197">
      <w:marLeft w:val="640"/>
      <w:marRight w:val="0"/>
      <w:marTop w:val="0"/>
      <w:marBottom w:val="0"/>
      <w:divBdr>
        <w:top w:val="none" w:sz="0" w:space="0" w:color="auto"/>
        <w:left w:val="none" w:sz="0" w:space="0" w:color="auto"/>
        <w:bottom w:val="none" w:sz="0" w:space="0" w:color="auto"/>
        <w:right w:val="none" w:sz="0" w:space="0" w:color="auto"/>
      </w:divBdr>
    </w:div>
    <w:div w:id="766345144">
      <w:marLeft w:val="640"/>
      <w:marRight w:val="0"/>
      <w:marTop w:val="0"/>
      <w:marBottom w:val="0"/>
      <w:divBdr>
        <w:top w:val="none" w:sz="0" w:space="0" w:color="auto"/>
        <w:left w:val="none" w:sz="0" w:space="0" w:color="auto"/>
        <w:bottom w:val="none" w:sz="0" w:space="0" w:color="auto"/>
        <w:right w:val="none" w:sz="0" w:space="0" w:color="auto"/>
      </w:divBdr>
    </w:div>
    <w:div w:id="766386566">
      <w:marLeft w:val="640"/>
      <w:marRight w:val="0"/>
      <w:marTop w:val="0"/>
      <w:marBottom w:val="0"/>
      <w:divBdr>
        <w:top w:val="none" w:sz="0" w:space="0" w:color="auto"/>
        <w:left w:val="none" w:sz="0" w:space="0" w:color="auto"/>
        <w:bottom w:val="none" w:sz="0" w:space="0" w:color="auto"/>
        <w:right w:val="none" w:sz="0" w:space="0" w:color="auto"/>
      </w:divBdr>
    </w:div>
    <w:div w:id="766539622">
      <w:marLeft w:val="640"/>
      <w:marRight w:val="0"/>
      <w:marTop w:val="0"/>
      <w:marBottom w:val="0"/>
      <w:divBdr>
        <w:top w:val="none" w:sz="0" w:space="0" w:color="auto"/>
        <w:left w:val="none" w:sz="0" w:space="0" w:color="auto"/>
        <w:bottom w:val="none" w:sz="0" w:space="0" w:color="auto"/>
        <w:right w:val="none" w:sz="0" w:space="0" w:color="auto"/>
      </w:divBdr>
    </w:div>
    <w:div w:id="766653211">
      <w:marLeft w:val="640"/>
      <w:marRight w:val="0"/>
      <w:marTop w:val="0"/>
      <w:marBottom w:val="0"/>
      <w:divBdr>
        <w:top w:val="none" w:sz="0" w:space="0" w:color="auto"/>
        <w:left w:val="none" w:sz="0" w:space="0" w:color="auto"/>
        <w:bottom w:val="none" w:sz="0" w:space="0" w:color="auto"/>
        <w:right w:val="none" w:sz="0" w:space="0" w:color="auto"/>
      </w:divBdr>
    </w:div>
    <w:div w:id="766773332">
      <w:marLeft w:val="640"/>
      <w:marRight w:val="0"/>
      <w:marTop w:val="0"/>
      <w:marBottom w:val="0"/>
      <w:divBdr>
        <w:top w:val="none" w:sz="0" w:space="0" w:color="auto"/>
        <w:left w:val="none" w:sz="0" w:space="0" w:color="auto"/>
        <w:bottom w:val="none" w:sz="0" w:space="0" w:color="auto"/>
        <w:right w:val="none" w:sz="0" w:space="0" w:color="auto"/>
      </w:divBdr>
    </w:div>
    <w:div w:id="766803335">
      <w:marLeft w:val="640"/>
      <w:marRight w:val="0"/>
      <w:marTop w:val="0"/>
      <w:marBottom w:val="0"/>
      <w:divBdr>
        <w:top w:val="none" w:sz="0" w:space="0" w:color="auto"/>
        <w:left w:val="none" w:sz="0" w:space="0" w:color="auto"/>
        <w:bottom w:val="none" w:sz="0" w:space="0" w:color="auto"/>
        <w:right w:val="none" w:sz="0" w:space="0" w:color="auto"/>
      </w:divBdr>
    </w:div>
    <w:div w:id="767042750">
      <w:marLeft w:val="640"/>
      <w:marRight w:val="0"/>
      <w:marTop w:val="0"/>
      <w:marBottom w:val="0"/>
      <w:divBdr>
        <w:top w:val="none" w:sz="0" w:space="0" w:color="auto"/>
        <w:left w:val="none" w:sz="0" w:space="0" w:color="auto"/>
        <w:bottom w:val="none" w:sz="0" w:space="0" w:color="auto"/>
        <w:right w:val="none" w:sz="0" w:space="0" w:color="auto"/>
      </w:divBdr>
    </w:div>
    <w:div w:id="767114961">
      <w:marLeft w:val="640"/>
      <w:marRight w:val="0"/>
      <w:marTop w:val="0"/>
      <w:marBottom w:val="0"/>
      <w:divBdr>
        <w:top w:val="none" w:sz="0" w:space="0" w:color="auto"/>
        <w:left w:val="none" w:sz="0" w:space="0" w:color="auto"/>
        <w:bottom w:val="none" w:sz="0" w:space="0" w:color="auto"/>
        <w:right w:val="none" w:sz="0" w:space="0" w:color="auto"/>
      </w:divBdr>
    </w:div>
    <w:div w:id="767116277">
      <w:marLeft w:val="640"/>
      <w:marRight w:val="0"/>
      <w:marTop w:val="0"/>
      <w:marBottom w:val="0"/>
      <w:divBdr>
        <w:top w:val="none" w:sz="0" w:space="0" w:color="auto"/>
        <w:left w:val="none" w:sz="0" w:space="0" w:color="auto"/>
        <w:bottom w:val="none" w:sz="0" w:space="0" w:color="auto"/>
        <w:right w:val="none" w:sz="0" w:space="0" w:color="auto"/>
      </w:divBdr>
    </w:div>
    <w:div w:id="767236832">
      <w:marLeft w:val="640"/>
      <w:marRight w:val="0"/>
      <w:marTop w:val="0"/>
      <w:marBottom w:val="0"/>
      <w:divBdr>
        <w:top w:val="none" w:sz="0" w:space="0" w:color="auto"/>
        <w:left w:val="none" w:sz="0" w:space="0" w:color="auto"/>
        <w:bottom w:val="none" w:sz="0" w:space="0" w:color="auto"/>
        <w:right w:val="none" w:sz="0" w:space="0" w:color="auto"/>
      </w:divBdr>
    </w:div>
    <w:div w:id="767307896">
      <w:marLeft w:val="640"/>
      <w:marRight w:val="0"/>
      <w:marTop w:val="0"/>
      <w:marBottom w:val="0"/>
      <w:divBdr>
        <w:top w:val="none" w:sz="0" w:space="0" w:color="auto"/>
        <w:left w:val="none" w:sz="0" w:space="0" w:color="auto"/>
        <w:bottom w:val="none" w:sz="0" w:space="0" w:color="auto"/>
        <w:right w:val="none" w:sz="0" w:space="0" w:color="auto"/>
      </w:divBdr>
    </w:div>
    <w:div w:id="767311372">
      <w:marLeft w:val="640"/>
      <w:marRight w:val="0"/>
      <w:marTop w:val="0"/>
      <w:marBottom w:val="0"/>
      <w:divBdr>
        <w:top w:val="none" w:sz="0" w:space="0" w:color="auto"/>
        <w:left w:val="none" w:sz="0" w:space="0" w:color="auto"/>
        <w:bottom w:val="none" w:sz="0" w:space="0" w:color="auto"/>
        <w:right w:val="none" w:sz="0" w:space="0" w:color="auto"/>
      </w:divBdr>
    </w:div>
    <w:div w:id="767382759">
      <w:marLeft w:val="640"/>
      <w:marRight w:val="0"/>
      <w:marTop w:val="0"/>
      <w:marBottom w:val="0"/>
      <w:divBdr>
        <w:top w:val="none" w:sz="0" w:space="0" w:color="auto"/>
        <w:left w:val="none" w:sz="0" w:space="0" w:color="auto"/>
        <w:bottom w:val="none" w:sz="0" w:space="0" w:color="auto"/>
        <w:right w:val="none" w:sz="0" w:space="0" w:color="auto"/>
      </w:divBdr>
    </w:div>
    <w:div w:id="767428229">
      <w:marLeft w:val="640"/>
      <w:marRight w:val="0"/>
      <w:marTop w:val="0"/>
      <w:marBottom w:val="0"/>
      <w:divBdr>
        <w:top w:val="none" w:sz="0" w:space="0" w:color="auto"/>
        <w:left w:val="none" w:sz="0" w:space="0" w:color="auto"/>
        <w:bottom w:val="none" w:sz="0" w:space="0" w:color="auto"/>
        <w:right w:val="none" w:sz="0" w:space="0" w:color="auto"/>
      </w:divBdr>
    </w:div>
    <w:div w:id="767433406">
      <w:marLeft w:val="640"/>
      <w:marRight w:val="0"/>
      <w:marTop w:val="0"/>
      <w:marBottom w:val="0"/>
      <w:divBdr>
        <w:top w:val="none" w:sz="0" w:space="0" w:color="auto"/>
        <w:left w:val="none" w:sz="0" w:space="0" w:color="auto"/>
        <w:bottom w:val="none" w:sz="0" w:space="0" w:color="auto"/>
        <w:right w:val="none" w:sz="0" w:space="0" w:color="auto"/>
      </w:divBdr>
    </w:div>
    <w:div w:id="767505632">
      <w:marLeft w:val="640"/>
      <w:marRight w:val="0"/>
      <w:marTop w:val="0"/>
      <w:marBottom w:val="0"/>
      <w:divBdr>
        <w:top w:val="none" w:sz="0" w:space="0" w:color="auto"/>
        <w:left w:val="none" w:sz="0" w:space="0" w:color="auto"/>
        <w:bottom w:val="none" w:sz="0" w:space="0" w:color="auto"/>
        <w:right w:val="none" w:sz="0" w:space="0" w:color="auto"/>
      </w:divBdr>
    </w:div>
    <w:div w:id="767580006">
      <w:marLeft w:val="640"/>
      <w:marRight w:val="0"/>
      <w:marTop w:val="0"/>
      <w:marBottom w:val="0"/>
      <w:divBdr>
        <w:top w:val="none" w:sz="0" w:space="0" w:color="auto"/>
        <w:left w:val="none" w:sz="0" w:space="0" w:color="auto"/>
        <w:bottom w:val="none" w:sz="0" w:space="0" w:color="auto"/>
        <w:right w:val="none" w:sz="0" w:space="0" w:color="auto"/>
      </w:divBdr>
    </w:div>
    <w:div w:id="767623878">
      <w:marLeft w:val="640"/>
      <w:marRight w:val="0"/>
      <w:marTop w:val="0"/>
      <w:marBottom w:val="0"/>
      <w:divBdr>
        <w:top w:val="none" w:sz="0" w:space="0" w:color="auto"/>
        <w:left w:val="none" w:sz="0" w:space="0" w:color="auto"/>
        <w:bottom w:val="none" w:sz="0" w:space="0" w:color="auto"/>
        <w:right w:val="none" w:sz="0" w:space="0" w:color="auto"/>
      </w:divBdr>
    </w:div>
    <w:div w:id="767626407">
      <w:marLeft w:val="640"/>
      <w:marRight w:val="0"/>
      <w:marTop w:val="0"/>
      <w:marBottom w:val="0"/>
      <w:divBdr>
        <w:top w:val="none" w:sz="0" w:space="0" w:color="auto"/>
        <w:left w:val="none" w:sz="0" w:space="0" w:color="auto"/>
        <w:bottom w:val="none" w:sz="0" w:space="0" w:color="auto"/>
        <w:right w:val="none" w:sz="0" w:space="0" w:color="auto"/>
      </w:divBdr>
    </w:div>
    <w:div w:id="767771116">
      <w:marLeft w:val="640"/>
      <w:marRight w:val="0"/>
      <w:marTop w:val="0"/>
      <w:marBottom w:val="0"/>
      <w:divBdr>
        <w:top w:val="none" w:sz="0" w:space="0" w:color="auto"/>
        <w:left w:val="none" w:sz="0" w:space="0" w:color="auto"/>
        <w:bottom w:val="none" w:sz="0" w:space="0" w:color="auto"/>
        <w:right w:val="none" w:sz="0" w:space="0" w:color="auto"/>
      </w:divBdr>
    </w:div>
    <w:div w:id="767778102">
      <w:marLeft w:val="640"/>
      <w:marRight w:val="0"/>
      <w:marTop w:val="0"/>
      <w:marBottom w:val="0"/>
      <w:divBdr>
        <w:top w:val="none" w:sz="0" w:space="0" w:color="auto"/>
        <w:left w:val="none" w:sz="0" w:space="0" w:color="auto"/>
        <w:bottom w:val="none" w:sz="0" w:space="0" w:color="auto"/>
        <w:right w:val="none" w:sz="0" w:space="0" w:color="auto"/>
      </w:divBdr>
    </w:div>
    <w:div w:id="767851062">
      <w:marLeft w:val="640"/>
      <w:marRight w:val="0"/>
      <w:marTop w:val="0"/>
      <w:marBottom w:val="0"/>
      <w:divBdr>
        <w:top w:val="none" w:sz="0" w:space="0" w:color="auto"/>
        <w:left w:val="none" w:sz="0" w:space="0" w:color="auto"/>
        <w:bottom w:val="none" w:sz="0" w:space="0" w:color="auto"/>
        <w:right w:val="none" w:sz="0" w:space="0" w:color="auto"/>
      </w:divBdr>
    </w:div>
    <w:div w:id="767888606">
      <w:marLeft w:val="640"/>
      <w:marRight w:val="0"/>
      <w:marTop w:val="0"/>
      <w:marBottom w:val="0"/>
      <w:divBdr>
        <w:top w:val="none" w:sz="0" w:space="0" w:color="auto"/>
        <w:left w:val="none" w:sz="0" w:space="0" w:color="auto"/>
        <w:bottom w:val="none" w:sz="0" w:space="0" w:color="auto"/>
        <w:right w:val="none" w:sz="0" w:space="0" w:color="auto"/>
      </w:divBdr>
    </w:div>
    <w:div w:id="768038688">
      <w:marLeft w:val="640"/>
      <w:marRight w:val="0"/>
      <w:marTop w:val="0"/>
      <w:marBottom w:val="0"/>
      <w:divBdr>
        <w:top w:val="none" w:sz="0" w:space="0" w:color="auto"/>
        <w:left w:val="none" w:sz="0" w:space="0" w:color="auto"/>
        <w:bottom w:val="none" w:sz="0" w:space="0" w:color="auto"/>
        <w:right w:val="none" w:sz="0" w:space="0" w:color="auto"/>
      </w:divBdr>
    </w:div>
    <w:div w:id="768040288">
      <w:marLeft w:val="640"/>
      <w:marRight w:val="0"/>
      <w:marTop w:val="0"/>
      <w:marBottom w:val="0"/>
      <w:divBdr>
        <w:top w:val="none" w:sz="0" w:space="0" w:color="auto"/>
        <w:left w:val="none" w:sz="0" w:space="0" w:color="auto"/>
        <w:bottom w:val="none" w:sz="0" w:space="0" w:color="auto"/>
        <w:right w:val="none" w:sz="0" w:space="0" w:color="auto"/>
      </w:divBdr>
    </w:div>
    <w:div w:id="768160652">
      <w:marLeft w:val="640"/>
      <w:marRight w:val="0"/>
      <w:marTop w:val="0"/>
      <w:marBottom w:val="0"/>
      <w:divBdr>
        <w:top w:val="none" w:sz="0" w:space="0" w:color="auto"/>
        <w:left w:val="none" w:sz="0" w:space="0" w:color="auto"/>
        <w:bottom w:val="none" w:sz="0" w:space="0" w:color="auto"/>
        <w:right w:val="none" w:sz="0" w:space="0" w:color="auto"/>
      </w:divBdr>
    </w:div>
    <w:div w:id="768427567">
      <w:marLeft w:val="640"/>
      <w:marRight w:val="0"/>
      <w:marTop w:val="0"/>
      <w:marBottom w:val="0"/>
      <w:divBdr>
        <w:top w:val="none" w:sz="0" w:space="0" w:color="auto"/>
        <w:left w:val="none" w:sz="0" w:space="0" w:color="auto"/>
        <w:bottom w:val="none" w:sz="0" w:space="0" w:color="auto"/>
        <w:right w:val="none" w:sz="0" w:space="0" w:color="auto"/>
      </w:divBdr>
    </w:div>
    <w:div w:id="768427772">
      <w:marLeft w:val="640"/>
      <w:marRight w:val="0"/>
      <w:marTop w:val="0"/>
      <w:marBottom w:val="0"/>
      <w:divBdr>
        <w:top w:val="none" w:sz="0" w:space="0" w:color="auto"/>
        <w:left w:val="none" w:sz="0" w:space="0" w:color="auto"/>
        <w:bottom w:val="none" w:sz="0" w:space="0" w:color="auto"/>
        <w:right w:val="none" w:sz="0" w:space="0" w:color="auto"/>
      </w:divBdr>
    </w:div>
    <w:div w:id="768476354">
      <w:marLeft w:val="640"/>
      <w:marRight w:val="0"/>
      <w:marTop w:val="0"/>
      <w:marBottom w:val="0"/>
      <w:divBdr>
        <w:top w:val="none" w:sz="0" w:space="0" w:color="auto"/>
        <w:left w:val="none" w:sz="0" w:space="0" w:color="auto"/>
        <w:bottom w:val="none" w:sz="0" w:space="0" w:color="auto"/>
        <w:right w:val="none" w:sz="0" w:space="0" w:color="auto"/>
      </w:divBdr>
    </w:div>
    <w:div w:id="768619897">
      <w:marLeft w:val="640"/>
      <w:marRight w:val="0"/>
      <w:marTop w:val="0"/>
      <w:marBottom w:val="0"/>
      <w:divBdr>
        <w:top w:val="none" w:sz="0" w:space="0" w:color="auto"/>
        <w:left w:val="none" w:sz="0" w:space="0" w:color="auto"/>
        <w:bottom w:val="none" w:sz="0" w:space="0" w:color="auto"/>
        <w:right w:val="none" w:sz="0" w:space="0" w:color="auto"/>
      </w:divBdr>
    </w:div>
    <w:div w:id="768625948">
      <w:marLeft w:val="640"/>
      <w:marRight w:val="0"/>
      <w:marTop w:val="0"/>
      <w:marBottom w:val="0"/>
      <w:divBdr>
        <w:top w:val="none" w:sz="0" w:space="0" w:color="auto"/>
        <w:left w:val="none" w:sz="0" w:space="0" w:color="auto"/>
        <w:bottom w:val="none" w:sz="0" w:space="0" w:color="auto"/>
        <w:right w:val="none" w:sz="0" w:space="0" w:color="auto"/>
      </w:divBdr>
    </w:div>
    <w:div w:id="768694777">
      <w:marLeft w:val="640"/>
      <w:marRight w:val="0"/>
      <w:marTop w:val="0"/>
      <w:marBottom w:val="0"/>
      <w:divBdr>
        <w:top w:val="none" w:sz="0" w:space="0" w:color="auto"/>
        <w:left w:val="none" w:sz="0" w:space="0" w:color="auto"/>
        <w:bottom w:val="none" w:sz="0" w:space="0" w:color="auto"/>
        <w:right w:val="none" w:sz="0" w:space="0" w:color="auto"/>
      </w:divBdr>
    </w:div>
    <w:div w:id="768700872">
      <w:marLeft w:val="640"/>
      <w:marRight w:val="0"/>
      <w:marTop w:val="0"/>
      <w:marBottom w:val="0"/>
      <w:divBdr>
        <w:top w:val="none" w:sz="0" w:space="0" w:color="auto"/>
        <w:left w:val="none" w:sz="0" w:space="0" w:color="auto"/>
        <w:bottom w:val="none" w:sz="0" w:space="0" w:color="auto"/>
        <w:right w:val="none" w:sz="0" w:space="0" w:color="auto"/>
      </w:divBdr>
    </w:div>
    <w:div w:id="768741569">
      <w:marLeft w:val="640"/>
      <w:marRight w:val="0"/>
      <w:marTop w:val="0"/>
      <w:marBottom w:val="0"/>
      <w:divBdr>
        <w:top w:val="none" w:sz="0" w:space="0" w:color="auto"/>
        <w:left w:val="none" w:sz="0" w:space="0" w:color="auto"/>
        <w:bottom w:val="none" w:sz="0" w:space="0" w:color="auto"/>
        <w:right w:val="none" w:sz="0" w:space="0" w:color="auto"/>
      </w:divBdr>
    </w:div>
    <w:div w:id="768769284">
      <w:marLeft w:val="640"/>
      <w:marRight w:val="0"/>
      <w:marTop w:val="0"/>
      <w:marBottom w:val="0"/>
      <w:divBdr>
        <w:top w:val="none" w:sz="0" w:space="0" w:color="auto"/>
        <w:left w:val="none" w:sz="0" w:space="0" w:color="auto"/>
        <w:bottom w:val="none" w:sz="0" w:space="0" w:color="auto"/>
        <w:right w:val="none" w:sz="0" w:space="0" w:color="auto"/>
      </w:divBdr>
    </w:div>
    <w:div w:id="768813942">
      <w:marLeft w:val="640"/>
      <w:marRight w:val="0"/>
      <w:marTop w:val="0"/>
      <w:marBottom w:val="0"/>
      <w:divBdr>
        <w:top w:val="none" w:sz="0" w:space="0" w:color="auto"/>
        <w:left w:val="none" w:sz="0" w:space="0" w:color="auto"/>
        <w:bottom w:val="none" w:sz="0" w:space="0" w:color="auto"/>
        <w:right w:val="none" w:sz="0" w:space="0" w:color="auto"/>
      </w:divBdr>
    </w:div>
    <w:div w:id="768815292">
      <w:marLeft w:val="640"/>
      <w:marRight w:val="0"/>
      <w:marTop w:val="0"/>
      <w:marBottom w:val="0"/>
      <w:divBdr>
        <w:top w:val="none" w:sz="0" w:space="0" w:color="auto"/>
        <w:left w:val="none" w:sz="0" w:space="0" w:color="auto"/>
        <w:bottom w:val="none" w:sz="0" w:space="0" w:color="auto"/>
        <w:right w:val="none" w:sz="0" w:space="0" w:color="auto"/>
      </w:divBdr>
    </w:div>
    <w:div w:id="768887772">
      <w:marLeft w:val="640"/>
      <w:marRight w:val="0"/>
      <w:marTop w:val="0"/>
      <w:marBottom w:val="0"/>
      <w:divBdr>
        <w:top w:val="none" w:sz="0" w:space="0" w:color="auto"/>
        <w:left w:val="none" w:sz="0" w:space="0" w:color="auto"/>
        <w:bottom w:val="none" w:sz="0" w:space="0" w:color="auto"/>
        <w:right w:val="none" w:sz="0" w:space="0" w:color="auto"/>
      </w:divBdr>
    </w:div>
    <w:div w:id="768893132">
      <w:marLeft w:val="640"/>
      <w:marRight w:val="0"/>
      <w:marTop w:val="0"/>
      <w:marBottom w:val="0"/>
      <w:divBdr>
        <w:top w:val="none" w:sz="0" w:space="0" w:color="auto"/>
        <w:left w:val="none" w:sz="0" w:space="0" w:color="auto"/>
        <w:bottom w:val="none" w:sz="0" w:space="0" w:color="auto"/>
        <w:right w:val="none" w:sz="0" w:space="0" w:color="auto"/>
      </w:divBdr>
    </w:div>
    <w:div w:id="768896075">
      <w:marLeft w:val="640"/>
      <w:marRight w:val="0"/>
      <w:marTop w:val="0"/>
      <w:marBottom w:val="0"/>
      <w:divBdr>
        <w:top w:val="none" w:sz="0" w:space="0" w:color="auto"/>
        <w:left w:val="none" w:sz="0" w:space="0" w:color="auto"/>
        <w:bottom w:val="none" w:sz="0" w:space="0" w:color="auto"/>
        <w:right w:val="none" w:sz="0" w:space="0" w:color="auto"/>
      </w:divBdr>
    </w:div>
    <w:div w:id="768964271">
      <w:marLeft w:val="640"/>
      <w:marRight w:val="0"/>
      <w:marTop w:val="0"/>
      <w:marBottom w:val="0"/>
      <w:divBdr>
        <w:top w:val="none" w:sz="0" w:space="0" w:color="auto"/>
        <w:left w:val="none" w:sz="0" w:space="0" w:color="auto"/>
        <w:bottom w:val="none" w:sz="0" w:space="0" w:color="auto"/>
        <w:right w:val="none" w:sz="0" w:space="0" w:color="auto"/>
      </w:divBdr>
    </w:div>
    <w:div w:id="769004672">
      <w:marLeft w:val="640"/>
      <w:marRight w:val="0"/>
      <w:marTop w:val="0"/>
      <w:marBottom w:val="0"/>
      <w:divBdr>
        <w:top w:val="none" w:sz="0" w:space="0" w:color="auto"/>
        <w:left w:val="none" w:sz="0" w:space="0" w:color="auto"/>
        <w:bottom w:val="none" w:sz="0" w:space="0" w:color="auto"/>
        <w:right w:val="none" w:sz="0" w:space="0" w:color="auto"/>
      </w:divBdr>
    </w:div>
    <w:div w:id="769008089">
      <w:marLeft w:val="640"/>
      <w:marRight w:val="0"/>
      <w:marTop w:val="0"/>
      <w:marBottom w:val="0"/>
      <w:divBdr>
        <w:top w:val="none" w:sz="0" w:space="0" w:color="auto"/>
        <w:left w:val="none" w:sz="0" w:space="0" w:color="auto"/>
        <w:bottom w:val="none" w:sz="0" w:space="0" w:color="auto"/>
        <w:right w:val="none" w:sz="0" w:space="0" w:color="auto"/>
      </w:divBdr>
    </w:div>
    <w:div w:id="769010236">
      <w:marLeft w:val="640"/>
      <w:marRight w:val="0"/>
      <w:marTop w:val="0"/>
      <w:marBottom w:val="0"/>
      <w:divBdr>
        <w:top w:val="none" w:sz="0" w:space="0" w:color="auto"/>
        <w:left w:val="none" w:sz="0" w:space="0" w:color="auto"/>
        <w:bottom w:val="none" w:sz="0" w:space="0" w:color="auto"/>
        <w:right w:val="none" w:sz="0" w:space="0" w:color="auto"/>
      </w:divBdr>
    </w:div>
    <w:div w:id="769085565">
      <w:marLeft w:val="640"/>
      <w:marRight w:val="0"/>
      <w:marTop w:val="0"/>
      <w:marBottom w:val="0"/>
      <w:divBdr>
        <w:top w:val="none" w:sz="0" w:space="0" w:color="auto"/>
        <w:left w:val="none" w:sz="0" w:space="0" w:color="auto"/>
        <w:bottom w:val="none" w:sz="0" w:space="0" w:color="auto"/>
        <w:right w:val="none" w:sz="0" w:space="0" w:color="auto"/>
      </w:divBdr>
    </w:div>
    <w:div w:id="769161006">
      <w:marLeft w:val="640"/>
      <w:marRight w:val="0"/>
      <w:marTop w:val="0"/>
      <w:marBottom w:val="0"/>
      <w:divBdr>
        <w:top w:val="none" w:sz="0" w:space="0" w:color="auto"/>
        <w:left w:val="none" w:sz="0" w:space="0" w:color="auto"/>
        <w:bottom w:val="none" w:sz="0" w:space="0" w:color="auto"/>
        <w:right w:val="none" w:sz="0" w:space="0" w:color="auto"/>
      </w:divBdr>
    </w:div>
    <w:div w:id="769205738">
      <w:marLeft w:val="640"/>
      <w:marRight w:val="0"/>
      <w:marTop w:val="0"/>
      <w:marBottom w:val="0"/>
      <w:divBdr>
        <w:top w:val="none" w:sz="0" w:space="0" w:color="auto"/>
        <w:left w:val="none" w:sz="0" w:space="0" w:color="auto"/>
        <w:bottom w:val="none" w:sz="0" w:space="0" w:color="auto"/>
        <w:right w:val="none" w:sz="0" w:space="0" w:color="auto"/>
      </w:divBdr>
    </w:div>
    <w:div w:id="769393068">
      <w:marLeft w:val="640"/>
      <w:marRight w:val="0"/>
      <w:marTop w:val="0"/>
      <w:marBottom w:val="0"/>
      <w:divBdr>
        <w:top w:val="none" w:sz="0" w:space="0" w:color="auto"/>
        <w:left w:val="none" w:sz="0" w:space="0" w:color="auto"/>
        <w:bottom w:val="none" w:sz="0" w:space="0" w:color="auto"/>
        <w:right w:val="none" w:sz="0" w:space="0" w:color="auto"/>
      </w:divBdr>
    </w:div>
    <w:div w:id="769396657">
      <w:marLeft w:val="640"/>
      <w:marRight w:val="0"/>
      <w:marTop w:val="0"/>
      <w:marBottom w:val="0"/>
      <w:divBdr>
        <w:top w:val="none" w:sz="0" w:space="0" w:color="auto"/>
        <w:left w:val="none" w:sz="0" w:space="0" w:color="auto"/>
        <w:bottom w:val="none" w:sz="0" w:space="0" w:color="auto"/>
        <w:right w:val="none" w:sz="0" w:space="0" w:color="auto"/>
      </w:divBdr>
    </w:div>
    <w:div w:id="769398383">
      <w:marLeft w:val="640"/>
      <w:marRight w:val="0"/>
      <w:marTop w:val="0"/>
      <w:marBottom w:val="0"/>
      <w:divBdr>
        <w:top w:val="none" w:sz="0" w:space="0" w:color="auto"/>
        <w:left w:val="none" w:sz="0" w:space="0" w:color="auto"/>
        <w:bottom w:val="none" w:sz="0" w:space="0" w:color="auto"/>
        <w:right w:val="none" w:sz="0" w:space="0" w:color="auto"/>
      </w:divBdr>
    </w:div>
    <w:div w:id="769398514">
      <w:marLeft w:val="640"/>
      <w:marRight w:val="0"/>
      <w:marTop w:val="0"/>
      <w:marBottom w:val="0"/>
      <w:divBdr>
        <w:top w:val="none" w:sz="0" w:space="0" w:color="auto"/>
        <w:left w:val="none" w:sz="0" w:space="0" w:color="auto"/>
        <w:bottom w:val="none" w:sz="0" w:space="0" w:color="auto"/>
        <w:right w:val="none" w:sz="0" w:space="0" w:color="auto"/>
      </w:divBdr>
    </w:div>
    <w:div w:id="769472597">
      <w:marLeft w:val="640"/>
      <w:marRight w:val="0"/>
      <w:marTop w:val="0"/>
      <w:marBottom w:val="0"/>
      <w:divBdr>
        <w:top w:val="none" w:sz="0" w:space="0" w:color="auto"/>
        <w:left w:val="none" w:sz="0" w:space="0" w:color="auto"/>
        <w:bottom w:val="none" w:sz="0" w:space="0" w:color="auto"/>
        <w:right w:val="none" w:sz="0" w:space="0" w:color="auto"/>
      </w:divBdr>
    </w:div>
    <w:div w:id="769547775">
      <w:marLeft w:val="640"/>
      <w:marRight w:val="0"/>
      <w:marTop w:val="0"/>
      <w:marBottom w:val="0"/>
      <w:divBdr>
        <w:top w:val="none" w:sz="0" w:space="0" w:color="auto"/>
        <w:left w:val="none" w:sz="0" w:space="0" w:color="auto"/>
        <w:bottom w:val="none" w:sz="0" w:space="0" w:color="auto"/>
        <w:right w:val="none" w:sz="0" w:space="0" w:color="auto"/>
      </w:divBdr>
    </w:div>
    <w:div w:id="769660408">
      <w:marLeft w:val="640"/>
      <w:marRight w:val="0"/>
      <w:marTop w:val="0"/>
      <w:marBottom w:val="0"/>
      <w:divBdr>
        <w:top w:val="none" w:sz="0" w:space="0" w:color="auto"/>
        <w:left w:val="none" w:sz="0" w:space="0" w:color="auto"/>
        <w:bottom w:val="none" w:sz="0" w:space="0" w:color="auto"/>
        <w:right w:val="none" w:sz="0" w:space="0" w:color="auto"/>
      </w:divBdr>
    </w:div>
    <w:div w:id="769738982">
      <w:marLeft w:val="640"/>
      <w:marRight w:val="0"/>
      <w:marTop w:val="0"/>
      <w:marBottom w:val="0"/>
      <w:divBdr>
        <w:top w:val="none" w:sz="0" w:space="0" w:color="auto"/>
        <w:left w:val="none" w:sz="0" w:space="0" w:color="auto"/>
        <w:bottom w:val="none" w:sz="0" w:space="0" w:color="auto"/>
        <w:right w:val="none" w:sz="0" w:space="0" w:color="auto"/>
      </w:divBdr>
    </w:div>
    <w:div w:id="769740160">
      <w:marLeft w:val="640"/>
      <w:marRight w:val="0"/>
      <w:marTop w:val="0"/>
      <w:marBottom w:val="0"/>
      <w:divBdr>
        <w:top w:val="none" w:sz="0" w:space="0" w:color="auto"/>
        <w:left w:val="none" w:sz="0" w:space="0" w:color="auto"/>
        <w:bottom w:val="none" w:sz="0" w:space="0" w:color="auto"/>
        <w:right w:val="none" w:sz="0" w:space="0" w:color="auto"/>
      </w:divBdr>
    </w:div>
    <w:div w:id="769811103">
      <w:marLeft w:val="480"/>
      <w:marRight w:val="0"/>
      <w:marTop w:val="0"/>
      <w:marBottom w:val="0"/>
      <w:divBdr>
        <w:top w:val="none" w:sz="0" w:space="0" w:color="auto"/>
        <w:left w:val="none" w:sz="0" w:space="0" w:color="auto"/>
        <w:bottom w:val="none" w:sz="0" w:space="0" w:color="auto"/>
        <w:right w:val="none" w:sz="0" w:space="0" w:color="auto"/>
      </w:divBdr>
    </w:div>
    <w:div w:id="769814492">
      <w:marLeft w:val="640"/>
      <w:marRight w:val="0"/>
      <w:marTop w:val="0"/>
      <w:marBottom w:val="0"/>
      <w:divBdr>
        <w:top w:val="none" w:sz="0" w:space="0" w:color="auto"/>
        <w:left w:val="none" w:sz="0" w:space="0" w:color="auto"/>
        <w:bottom w:val="none" w:sz="0" w:space="0" w:color="auto"/>
        <w:right w:val="none" w:sz="0" w:space="0" w:color="auto"/>
      </w:divBdr>
    </w:div>
    <w:div w:id="769816835">
      <w:marLeft w:val="640"/>
      <w:marRight w:val="0"/>
      <w:marTop w:val="0"/>
      <w:marBottom w:val="0"/>
      <w:divBdr>
        <w:top w:val="none" w:sz="0" w:space="0" w:color="auto"/>
        <w:left w:val="none" w:sz="0" w:space="0" w:color="auto"/>
        <w:bottom w:val="none" w:sz="0" w:space="0" w:color="auto"/>
        <w:right w:val="none" w:sz="0" w:space="0" w:color="auto"/>
      </w:divBdr>
    </w:div>
    <w:div w:id="769857537">
      <w:marLeft w:val="640"/>
      <w:marRight w:val="0"/>
      <w:marTop w:val="0"/>
      <w:marBottom w:val="0"/>
      <w:divBdr>
        <w:top w:val="none" w:sz="0" w:space="0" w:color="auto"/>
        <w:left w:val="none" w:sz="0" w:space="0" w:color="auto"/>
        <w:bottom w:val="none" w:sz="0" w:space="0" w:color="auto"/>
        <w:right w:val="none" w:sz="0" w:space="0" w:color="auto"/>
      </w:divBdr>
    </w:div>
    <w:div w:id="769935069">
      <w:marLeft w:val="640"/>
      <w:marRight w:val="0"/>
      <w:marTop w:val="0"/>
      <w:marBottom w:val="0"/>
      <w:divBdr>
        <w:top w:val="none" w:sz="0" w:space="0" w:color="auto"/>
        <w:left w:val="none" w:sz="0" w:space="0" w:color="auto"/>
        <w:bottom w:val="none" w:sz="0" w:space="0" w:color="auto"/>
        <w:right w:val="none" w:sz="0" w:space="0" w:color="auto"/>
      </w:divBdr>
    </w:div>
    <w:div w:id="769937773">
      <w:marLeft w:val="640"/>
      <w:marRight w:val="0"/>
      <w:marTop w:val="0"/>
      <w:marBottom w:val="0"/>
      <w:divBdr>
        <w:top w:val="none" w:sz="0" w:space="0" w:color="auto"/>
        <w:left w:val="none" w:sz="0" w:space="0" w:color="auto"/>
        <w:bottom w:val="none" w:sz="0" w:space="0" w:color="auto"/>
        <w:right w:val="none" w:sz="0" w:space="0" w:color="auto"/>
      </w:divBdr>
    </w:div>
    <w:div w:id="770005547">
      <w:marLeft w:val="640"/>
      <w:marRight w:val="0"/>
      <w:marTop w:val="0"/>
      <w:marBottom w:val="0"/>
      <w:divBdr>
        <w:top w:val="none" w:sz="0" w:space="0" w:color="auto"/>
        <w:left w:val="none" w:sz="0" w:space="0" w:color="auto"/>
        <w:bottom w:val="none" w:sz="0" w:space="0" w:color="auto"/>
        <w:right w:val="none" w:sz="0" w:space="0" w:color="auto"/>
      </w:divBdr>
    </w:div>
    <w:div w:id="770008530">
      <w:marLeft w:val="640"/>
      <w:marRight w:val="0"/>
      <w:marTop w:val="0"/>
      <w:marBottom w:val="0"/>
      <w:divBdr>
        <w:top w:val="none" w:sz="0" w:space="0" w:color="auto"/>
        <w:left w:val="none" w:sz="0" w:space="0" w:color="auto"/>
        <w:bottom w:val="none" w:sz="0" w:space="0" w:color="auto"/>
        <w:right w:val="none" w:sz="0" w:space="0" w:color="auto"/>
      </w:divBdr>
    </w:div>
    <w:div w:id="770009847">
      <w:marLeft w:val="640"/>
      <w:marRight w:val="0"/>
      <w:marTop w:val="0"/>
      <w:marBottom w:val="0"/>
      <w:divBdr>
        <w:top w:val="none" w:sz="0" w:space="0" w:color="auto"/>
        <w:left w:val="none" w:sz="0" w:space="0" w:color="auto"/>
        <w:bottom w:val="none" w:sz="0" w:space="0" w:color="auto"/>
        <w:right w:val="none" w:sz="0" w:space="0" w:color="auto"/>
      </w:divBdr>
    </w:div>
    <w:div w:id="770126470">
      <w:marLeft w:val="640"/>
      <w:marRight w:val="0"/>
      <w:marTop w:val="0"/>
      <w:marBottom w:val="0"/>
      <w:divBdr>
        <w:top w:val="none" w:sz="0" w:space="0" w:color="auto"/>
        <w:left w:val="none" w:sz="0" w:space="0" w:color="auto"/>
        <w:bottom w:val="none" w:sz="0" w:space="0" w:color="auto"/>
        <w:right w:val="none" w:sz="0" w:space="0" w:color="auto"/>
      </w:divBdr>
    </w:div>
    <w:div w:id="770198083">
      <w:marLeft w:val="640"/>
      <w:marRight w:val="0"/>
      <w:marTop w:val="0"/>
      <w:marBottom w:val="0"/>
      <w:divBdr>
        <w:top w:val="none" w:sz="0" w:space="0" w:color="auto"/>
        <w:left w:val="none" w:sz="0" w:space="0" w:color="auto"/>
        <w:bottom w:val="none" w:sz="0" w:space="0" w:color="auto"/>
        <w:right w:val="none" w:sz="0" w:space="0" w:color="auto"/>
      </w:divBdr>
    </w:div>
    <w:div w:id="770273307">
      <w:marLeft w:val="640"/>
      <w:marRight w:val="0"/>
      <w:marTop w:val="0"/>
      <w:marBottom w:val="0"/>
      <w:divBdr>
        <w:top w:val="none" w:sz="0" w:space="0" w:color="auto"/>
        <w:left w:val="none" w:sz="0" w:space="0" w:color="auto"/>
        <w:bottom w:val="none" w:sz="0" w:space="0" w:color="auto"/>
        <w:right w:val="none" w:sz="0" w:space="0" w:color="auto"/>
      </w:divBdr>
    </w:div>
    <w:div w:id="770274125">
      <w:marLeft w:val="640"/>
      <w:marRight w:val="0"/>
      <w:marTop w:val="0"/>
      <w:marBottom w:val="0"/>
      <w:divBdr>
        <w:top w:val="none" w:sz="0" w:space="0" w:color="auto"/>
        <w:left w:val="none" w:sz="0" w:space="0" w:color="auto"/>
        <w:bottom w:val="none" w:sz="0" w:space="0" w:color="auto"/>
        <w:right w:val="none" w:sz="0" w:space="0" w:color="auto"/>
      </w:divBdr>
    </w:div>
    <w:div w:id="770395034">
      <w:marLeft w:val="640"/>
      <w:marRight w:val="0"/>
      <w:marTop w:val="0"/>
      <w:marBottom w:val="0"/>
      <w:divBdr>
        <w:top w:val="none" w:sz="0" w:space="0" w:color="auto"/>
        <w:left w:val="none" w:sz="0" w:space="0" w:color="auto"/>
        <w:bottom w:val="none" w:sz="0" w:space="0" w:color="auto"/>
        <w:right w:val="none" w:sz="0" w:space="0" w:color="auto"/>
      </w:divBdr>
    </w:div>
    <w:div w:id="770396905">
      <w:marLeft w:val="640"/>
      <w:marRight w:val="0"/>
      <w:marTop w:val="0"/>
      <w:marBottom w:val="0"/>
      <w:divBdr>
        <w:top w:val="none" w:sz="0" w:space="0" w:color="auto"/>
        <w:left w:val="none" w:sz="0" w:space="0" w:color="auto"/>
        <w:bottom w:val="none" w:sz="0" w:space="0" w:color="auto"/>
        <w:right w:val="none" w:sz="0" w:space="0" w:color="auto"/>
      </w:divBdr>
    </w:div>
    <w:div w:id="770468695">
      <w:marLeft w:val="640"/>
      <w:marRight w:val="0"/>
      <w:marTop w:val="0"/>
      <w:marBottom w:val="0"/>
      <w:divBdr>
        <w:top w:val="none" w:sz="0" w:space="0" w:color="auto"/>
        <w:left w:val="none" w:sz="0" w:space="0" w:color="auto"/>
        <w:bottom w:val="none" w:sz="0" w:space="0" w:color="auto"/>
        <w:right w:val="none" w:sz="0" w:space="0" w:color="auto"/>
      </w:divBdr>
    </w:div>
    <w:div w:id="770472700">
      <w:marLeft w:val="640"/>
      <w:marRight w:val="0"/>
      <w:marTop w:val="0"/>
      <w:marBottom w:val="0"/>
      <w:divBdr>
        <w:top w:val="none" w:sz="0" w:space="0" w:color="auto"/>
        <w:left w:val="none" w:sz="0" w:space="0" w:color="auto"/>
        <w:bottom w:val="none" w:sz="0" w:space="0" w:color="auto"/>
        <w:right w:val="none" w:sz="0" w:space="0" w:color="auto"/>
      </w:divBdr>
    </w:div>
    <w:div w:id="770512260">
      <w:marLeft w:val="640"/>
      <w:marRight w:val="0"/>
      <w:marTop w:val="0"/>
      <w:marBottom w:val="0"/>
      <w:divBdr>
        <w:top w:val="none" w:sz="0" w:space="0" w:color="auto"/>
        <w:left w:val="none" w:sz="0" w:space="0" w:color="auto"/>
        <w:bottom w:val="none" w:sz="0" w:space="0" w:color="auto"/>
        <w:right w:val="none" w:sz="0" w:space="0" w:color="auto"/>
      </w:divBdr>
    </w:div>
    <w:div w:id="770586521">
      <w:marLeft w:val="640"/>
      <w:marRight w:val="0"/>
      <w:marTop w:val="0"/>
      <w:marBottom w:val="0"/>
      <w:divBdr>
        <w:top w:val="none" w:sz="0" w:space="0" w:color="auto"/>
        <w:left w:val="none" w:sz="0" w:space="0" w:color="auto"/>
        <w:bottom w:val="none" w:sz="0" w:space="0" w:color="auto"/>
        <w:right w:val="none" w:sz="0" w:space="0" w:color="auto"/>
      </w:divBdr>
    </w:div>
    <w:div w:id="770777977">
      <w:marLeft w:val="640"/>
      <w:marRight w:val="0"/>
      <w:marTop w:val="0"/>
      <w:marBottom w:val="0"/>
      <w:divBdr>
        <w:top w:val="none" w:sz="0" w:space="0" w:color="auto"/>
        <w:left w:val="none" w:sz="0" w:space="0" w:color="auto"/>
        <w:bottom w:val="none" w:sz="0" w:space="0" w:color="auto"/>
        <w:right w:val="none" w:sz="0" w:space="0" w:color="auto"/>
      </w:divBdr>
    </w:div>
    <w:div w:id="770782688">
      <w:marLeft w:val="640"/>
      <w:marRight w:val="0"/>
      <w:marTop w:val="0"/>
      <w:marBottom w:val="0"/>
      <w:divBdr>
        <w:top w:val="none" w:sz="0" w:space="0" w:color="auto"/>
        <w:left w:val="none" w:sz="0" w:space="0" w:color="auto"/>
        <w:bottom w:val="none" w:sz="0" w:space="0" w:color="auto"/>
        <w:right w:val="none" w:sz="0" w:space="0" w:color="auto"/>
      </w:divBdr>
    </w:div>
    <w:div w:id="770929125">
      <w:marLeft w:val="640"/>
      <w:marRight w:val="0"/>
      <w:marTop w:val="0"/>
      <w:marBottom w:val="0"/>
      <w:divBdr>
        <w:top w:val="none" w:sz="0" w:space="0" w:color="auto"/>
        <w:left w:val="none" w:sz="0" w:space="0" w:color="auto"/>
        <w:bottom w:val="none" w:sz="0" w:space="0" w:color="auto"/>
        <w:right w:val="none" w:sz="0" w:space="0" w:color="auto"/>
      </w:divBdr>
    </w:div>
    <w:div w:id="770979036">
      <w:marLeft w:val="640"/>
      <w:marRight w:val="0"/>
      <w:marTop w:val="0"/>
      <w:marBottom w:val="0"/>
      <w:divBdr>
        <w:top w:val="none" w:sz="0" w:space="0" w:color="auto"/>
        <w:left w:val="none" w:sz="0" w:space="0" w:color="auto"/>
        <w:bottom w:val="none" w:sz="0" w:space="0" w:color="auto"/>
        <w:right w:val="none" w:sz="0" w:space="0" w:color="auto"/>
      </w:divBdr>
    </w:div>
    <w:div w:id="770980042">
      <w:marLeft w:val="640"/>
      <w:marRight w:val="0"/>
      <w:marTop w:val="0"/>
      <w:marBottom w:val="0"/>
      <w:divBdr>
        <w:top w:val="none" w:sz="0" w:space="0" w:color="auto"/>
        <w:left w:val="none" w:sz="0" w:space="0" w:color="auto"/>
        <w:bottom w:val="none" w:sz="0" w:space="0" w:color="auto"/>
        <w:right w:val="none" w:sz="0" w:space="0" w:color="auto"/>
      </w:divBdr>
    </w:div>
    <w:div w:id="771125974">
      <w:marLeft w:val="640"/>
      <w:marRight w:val="0"/>
      <w:marTop w:val="0"/>
      <w:marBottom w:val="0"/>
      <w:divBdr>
        <w:top w:val="none" w:sz="0" w:space="0" w:color="auto"/>
        <w:left w:val="none" w:sz="0" w:space="0" w:color="auto"/>
        <w:bottom w:val="none" w:sz="0" w:space="0" w:color="auto"/>
        <w:right w:val="none" w:sz="0" w:space="0" w:color="auto"/>
      </w:divBdr>
    </w:div>
    <w:div w:id="771127258">
      <w:marLeft w:val="640"/>
      <w:marRight w:val="0"/>
      <w:marTop w:val="0"/>
      <w:marBottom w:val="0"/>
      <w:divBdr>
        <w:top w:val="none" w:sz="0" w:space="0" w:color="auto"/>
        <w:left w:val="none" w:sz="0" w:space="0" w:color="auto"/>
        <w:bottom w:val="none" w:sz="0" w:space="0" w:color="auto"/>
        <w:right w:val="none" w:sz="0" w:space="0" w:color="auto"/>
      </w:divBdr>
    </w:div>
    <w:div w:id="771171402">
      <w:marLeft w:val="640"/>
      <w:marRight w:val="0"/>
      <w:marTop w:val="0"/>
      <w:marBottom w:val="0"/>
      <w:divBdr>
        <w:top w:val="none" w:sz="0" w:space="0" w:color="auto"/>
        <w:left w:val="none" w:sz="0" w:space="0" w:color="auto"/>
        <w:bottom w:val="none" w:sz="0" w:space="0" w:color="auto"/>
        <w:right w:val="none" w:sz="0" w:space="0" w:color="auto"/>
      </w:divBdr>
    </w:div>
    <w:div w:id="771241972">
      <w:marLeft w:val="640"/>
      <w:marRight w:val="0"/>
      <w:marTop w:val="0"/>
      <w:marBottom w:val="0"/>
      <w:divBdr>
        <w:top w:val="none" w:sz="0" w:space="0" w:color="auto"/>
        <w:left w:val="none" w:sz="0" w:space="0" w:color="auto"/>
        <w:bottom w:val="none" w:sz="0" w:space="0" w:color="auto"/>
        <w:right w:val="none" w:sz="0" w:space="0" w:color="auto"/>
      </w:divBdr>
    </w:div>
    <w:div w:id="771318816">
      <w:marLeft w:val="640"/>
      <w:marRight w:val="0"/>
      <w:marTop w:val="0"/>
      <w:marBottom w:val="0"/>
      <w:divBdr>
        <w:top w:val="none" w:sz="0" w:space="0" w:color="auto"/>
        <w:left w:val="none" w:sz="0" w:space="0" w:color="auto"/>
        <w:bottom w:val="none" w:sz="0" w:space="0" w:color="auto"/>
        <w:right w:val="none" w:sz="0" w:space="0" w:color="auto"/>
      </w:divBdr>
    </w:div>
    <w:div w:id="771359835">
      <w:marLeft w:val="640"/>
      <w:marRight w:val="0"/>
      <w:marTop w:val="0"/>
      <w:marBottom w:val="0"/>
      <w:divBdr>
        <w:top w:val="none" w:sz="0" w:space="0" w:color="auto"/>
        <w:left w:val="none" w:sz="0" w:space="0" w:color="auto"/>
        <w:bottom w:val="none" w:sz="0" w:space="0" w:color="auto"/>
        <w:right w:val="none" w:sz="0" w:space="0" w:color="auto"/>
      </w:divBdr>
    </w:div>
    <w:div w:id="771434783">
      <w:marLeft w:val="640"/>
      <w:marRight w:val="0"/>
      <w:marTop w:val="0"/>
      <w:marBottom w:val="0"/>
      <w:divBdr>
        <w:top w:val="none" w:sz="0" w:space="0" w:color="auto"/>
        <w:left w:val="none" w:sz="0" w:space="0" w:color="auto"/>
        <w:bottom w:val="none" w:sz="0" w:space="0" w:color="auto"/>
        <w:right w:val="none" w:sz="0" w:space="0" w:color="auto"/>
      </w:divBdr>
    </w:div>
    <w:div w:id="771437903">
      <w:marLeft w:val="640"/>
      <w:marRight w:val="0"/>
      <w:marTop w:val="0"/>
      <w:marBottom w:val="0"/>
      <w:divBdr>
        <w:top w:val="none" w:sz="0" w:space="0" w:color="auto"/>
        <w:left w:val="none" w:sz="0" w:space="0" w:color="auto"/>
        <w:bottom w:val="none" w:sz="0" w:space="0" w:color="auto"/>
        <w:right w:val="none" w:sz="0" w:space="0" w:color="auto"/>
      </w:divBdr>
    </w:div>
    <w:div w:id="771440745">
      <w:marLeft w:val="640"/>
      <w:marRight w:val="0"/>
      <w:marTop w:val="0"/>
      <w:marBottom w:val="0"/>
      <w:divBdr>
        <w:top w:val="none" w:sz="0" w:space="0" w:color="auto"/>
        <w:left w:val="none" w:sz="0" w:space="0" w:color="auto"/>
        <w:bottom w:val="none" w:sz="0" w:space="0" w:color="auto"/>
        <w:right w:val="none" w:sz="0" w:space="0" w:color="auto"/>
      </w:divBdr>
    </w:div>
    <w:div w:id="771512629">
      <w:marLeft w:val="640"/>
      <w:marRight w:val="0"/>
      <w:marTop w:val="0"/>
      <w:marBottom w:val="0"/>
      <w:divBdr>
        <w:top w:val="none" w:sz="0" w:space="0" w:color="auto"/>
        <w:left w:val="none" w:sz="0" w:space="0" w:color="auto"/>
        <w:bottom w:val="none" w:sz="0" w:space="0" w:color="auto"/>
        <w:right w:val="none" w:sz="0" w:space="0" w:color="auto"/>
      </w:divBdr>
    </w:div>
    <w:div w:id="771587838">
      <w:marLeft w:val="640"/>
      <w:marRight w:val="0"/>
      <w:marTop w:val="0"/>
      <w:marBottom w:val="0"/>
      <w:divBdr>
        <w:top w:val="none" w:sz="0" w:space="0" w:color="auto"/>
        <w:left w:val="none" w:sz="0" w:space="0" w:color="auto"/>
        <w:bottom w:val="none" w:sz="0" w:space="0" w:color="auto"/>
        <w:right w:val="none" w:sz="0" w:space="0" w:color="auto"/>
      </w:divBdr>
    </w:div>
    <w:div w:id="771776840">
      <w:marLeft w:val="640"/>
      <w:marRight w:val="0"/>
      <w:marTop w:val="0"/>
      <w:marBottom w:val="0"/>
      <w:divBdr>
        <w:top w:val="none" w:sz="0" w:space="0" w:color="auto"/>
        <w:left w:val="none" w:sz="0" w:space="0" w:color="auto"/>
        <w:bottom w:val="none" w:sz="0" w:space="0" w:color="auto"/>
        <w:right w:val="none" w:sz="0" w:space="0" w:color="auto"/>
      </w:divBdr>
    </w:div>
    <w:div w:id="771824815">
      <w:marLeft w:val="640"/>
      <w:marRight w:val="0"/>
      <w:marTop w:val="0"/>
      <w:marBottom w:val="0"/>
      <w:divBdr>
        <w:top w:val="none" w:sz="0" w:space="0" w:color="auto"/>
        <w:left w:val="none" w:sz="0" w:space="0" w:color="auto"/>
        <w:bottom w:val="none" w:sz="0" w:space="0" w:color="auto"/>
        <w:right w:val="none" w:sz="0" w:space="0" w:color="auto"/>
      </w:divBdr>
    </w:div>
    <w:div w:id="771828405">
      <w:marLeft w:val="640"/>
      <w:marRight w:val="0"/>
      <w:marTop w:val="0"/>
      <w:marBottom w:val="0"/>
      <w:divBdr>
        <w:top w:val="none" w:sz="0" w:space="0" w:color="auto"/>
        <w:left w:val="none" w:sz="0" w:space="0" w:color="auto"/>
        <w:bottom w:val="none" w:sz="0" w:space="0" w:color="auto"/>
        <w:right w:val="none" w:sz="0" w:space="0" w:color="auto"/>
      </w:divBdr>
    </w:div>
    <w:div w:id="772015720">
      <w:marLeft w:val="640"/>
      <w:marRight w:val="0"/>
      <w:marTop w:val="0"/>
      <w:marBottom w:val="0"/>
      <w:divBdr>
        <w:top w:val="none" w:sz="0" w:space="0" w:color="auto"/>
        <w:left w:val="none" w:sz="0" w:space="0" w:color="auto"/>
        <w:bottom w:val="none" w:sz="0" w:space="0" w:color="auto"/>
        <w:right w:val="none" w:sz="0" w:space="0" w:color="auto"/>
      </w:divBdr>
    </w:div>
    <w:div w:id="772088817">
      <w:marLeft w:val="640"/>
      <w:marRight w:val="0"/>
      <w:marTop w:val="0"/>
      <w:marBottom w:val="0"/>
      <w:divBdr>
        <w:top w:val="none" w:sz="0" w:space="0" w:color="auto"/>
        <w:left w:val="none" w:sz="0" w:space="0" w:color="auto"/>
        <w:bottom w:val="none" w:sz="0" w:space="0" w:color="auto"/>
        <w:right w:val="none" w:sz="0" w:space="0" w:color="auto"/>
      </w:divBdr>
    </w:div>
    <w:div w:id="772092591">
      <w:marLeft w:val="640"/>
      <w:marRight w:val="0"/>
      <w:marTop w:val="0"/>
      <w:marBottom w:val="0"/>
      <w:divBdr>
        <w:top w:val="none" w:sz="0" w:space="0" w:color="auto"/>
        <w:left w:val="none" w:sz="0" w:space="0" w:color="auto"/>
        <w:bottom w:val="none" w:sz="0" w:space="0" w:color="auto"/>
        <w:right w:val="none" w:sz="0" w:space="0" w:color="auto"/>
      </w:divBdr>
    </w:div>
    <w:div w:id="772168883">
      <w:marLeft w:val="640"/>
      <w:marRight w:val="0"/>
      <w:marTop w:val="0"/>
      <w:marBottom w:val="0"/>
      <w:divBdr>
        <w:top w:val="none" w:sz="0" w:space="0" w:color="auto"/>
        <w:left w:val="none" w:sz="0" w:space="0" w:color="auto"/>
        <w:bottom w:val="none" w:sz="0" w:space="0" w:color="auto"/>
        <w:right w:val="none" w:sz="0" w:space="0" w:color="auto"/>
      </w:divBdr>
    </w:div>
    <w:div w:id="772171687">
      <w:marLeft w:val="640"/>
      <w:marRight w:val="0"/>
      <w:marTop w:val="0"/>
      <w:marBottom w:val="0"/>
      <w:divBdr>
        <w:top w:val="none" w:sz="0" w:space="0" w:color="auto"/>
        <w:left w:val="none" w:sz="0" w:space="0" w:color="auto"/>
        <w:bottom w:val="none" w:sz="0" w:space="0" w:color="auto"/>
        <w:right w:val="none" w:sz="0" w:space="0" w:color="auto"/>
      </w:divBdr>
    </w:div>
    <w:div w:id="772358918">
      <w:marLeft w:val="640"/>
      <w:marRight w:val="0"/>
      <w:marTop w:val="0"/>
      <w:marBottom w:val="0"/>
      <w:divBdr>
        <w:top w:val="none" w:sz="0" w:space="0" w:color="auto"/>
        <w:left w:val="none" w:sz="0" w:space="0" w:color="auto"/>
        <w:bottom w:val="none" w:sz="0" w:space="0" w:color="auto"/>
        <w:right w:val="none" w:sz="0" w:space="0" w:color="auto"/>
      </w:divBdr>
    </w:div>
    <w:div w:id="772365098">
      <w:marLeft w:val="640"/>
      <w:marRight w:val="0"/>
      <w:marTop w:val="0"/>
      <w:marBottom w:val="0"/>
      <w:divBdr>
        <w:top w:val="none" w:sz="0" w:space="0" w:color="auto"/>
        <w:left w:val="none" w:sz="0" w:space="0" w:color="auto"/>
        <w:bottom w:val="none" w:sz="0" w:space="0" w:color="auto"/>
        <w:right w:val="none" w:sz="0" w:space="0" w:color="auto"/>
      </w:divBdr>
    </w:div>
    <w:div w:id="772435095">
      <w:marLeft w:val="640"/>
      <w:marRight w:val="0"/>
      <w:marTop w:val="0"/>
      <w:marBottom w:val="0"/>
      <w:divBdr>
        <w:top w:val="none" w:sz="0" w:space="0" w:color="auto"/>
        <w:left w:val="none" w:sz="0" w:space="0" w:color="auto"/>
        <w:bottom w:val="none" w:sz="0" w:space="0" w:color="auto"/>
        <w:right w:val="none" w:sz="0" w:space="0" w:color="auto"/>
      </w:divBdr>
    </w:div>
    <w:div w:id="772551616">
      <w:marLeft w:val="640"/>
      <w:marRight w:val="0"/>
      <w:marTop w:val="0"/>
      <w:marBottom w:val="0"/>
      <w:divBdr>
        <w:top w:val="none" w:sz="0" w:space="0" w:color="auto"/>
        <w:left w:val="none" w:sz="0" w:space="0" w:color="auto"/>
        <w:bottom w:val="none" w:sz="0" w:space="0" w:color="auto"/>
        <w:right w:val="none" w:sz="0" w:space="0" w:color="auto"/>
      </w:divBdr>
    </w:div>
    <w:div w:id="772631804">
      <w:marLeft w:val="640"/>
      <w:marRight w:val="0"/>
      <w:marTop w:val="0"/>
      <w:marBottom w:val="0"/>
      <w:divBdr>
        <w:top w:val="none" w:sz="0" w:space="0" w:color="auto"/>
        <w:left w:val="none" w:sz="0" w:space="0" w:color="auto"/>
        <w:bottom w:val="none" w:sz="0" w:space="0" w:color="auto"/>
        <w:right w:val="none" w:sz="0" w:space="0" w:color="auto"/>
      </w:divBdr>
    </w:div>
    <w:div w:id="772672096">
      <w:marLeft w:val="640"/>
      <w:marRight w:val="0"/>
      <w:marTop w:val="0"/>
      <w:marBottom w:val="0"/>
      <w:divBdr>
        <w:top w:val="none" w:sz="0" w:space="0" w:color="auto"/>
        <w:left w:val="none" w:sz="0" w:space="0" w:color="auto"/>
        <w:bottom w:val="none" w:sz="0" w:space="0" w:color="auto"/>
        <w:right w:val="none" w:sz="0" w:space="0" w:color="auto"/>
      </w:divBdr>
    </w:div>
    <w:div w:id="772744221">
      <w:marLeft w:val="640"/>
      <w:marRight w:val="0"/>
      <w:marTop w:val="0"/>
      <w:marBottom w:val="0"/>
      <w:divBdr>
        <w:top w:val="none" w:sz="0" w:space="0" w:color="auto"/>
        <w:left w:val="none" w:sz="0" w:space="0" w:color="auto"/>
        <w:bottom w:val="none" w:sz="0" w:space="0" w:color="auto"/>
        <w:right w:val="none" w:sz="0" w:space="0" w:color="auto"/>
      </w:divBdr>
    </w:div>
    <w:div w:id="772748917">
      <w:marLeft w:val="640"/>
      <w:marRight w:val="0"/>
      <w:marTop w:val="0"/>
      <w:marBottom w:val="0"/>
      <w:divBdr>
        <w:top w:val="none" w:sz="0" w:space="0" w:color="auto"/>
        <w:left w:val="none" w:sz="0" w:space="0" w:color="auto"/>
        <w:bottom w:val="none" w:sz="0" w:space="0" w:color="auto"/>
        <w:right w:val="none" w:sz="0" w:space="0" w:color="auto"/>
      </w:divBdr>
    </w:div>
    <w:div w:id="772749620">
      <w:marLeft w:val="640"/>
      <w:marRight w:val="0"/>
      <w:marTop w:val="0"/>
      <w:marBottom w:val="0"/>
      <w:divBdr>
        <w:top w:val="none" w:sz="0" w:space="0" w:color="auto"/>
        <w:left w:val="none" w:sz="0" w:space="0" w:color="auto"/>
        <w:bottom w:val="none" w:sz="0" w:space="0" w:color="auto"/>
        <w:right w:val="none" w:sz="0" w:space="0" w:color="auto"/>
      </w:divBdr>
    </w:div>
    <w:div w:id="772868374">
      <w:marLeft w:val="640"/>
      <w:marRight w:val="0"/>
      <w:marTop w:val="0"/>
      <w:marBottom w:val="0"/>
      <w:divBdr>
        <w:top w:val="none" w:sz="0" w:space="0" w:color="auto"/>
        <w:left w:val="none" w:sz="0" w:space="0" w:color="auto"/>
        <w:bottom w:val="none" w:sz="0" w:space="0" w:color="auto"/>
        <w:right w:val="none" w:sz="0" w:space="0" w:color="auto"/>
      </w:divBdr>
    </w:div>
    <w:div w:id="772894369">
      <w:marLeft w:val="640"/>
      <w:marRight w:val="0"/>
      <w:marTop w:val="0"/>
      <w:marBottom w:val="0"/>
      <w:divBdr>
        <w:top w:val="none" w:sz="0" w:space="0" w:color="auto"/>
        <w:left w:val="none" w:sz="0" w:space="0" w:color="auto"/>
        <w:bottom w:val="none" w:sz="0" w:space="0" w:color="auto"/>
        <w:right w:val="none" w:sz="0" w:space="0" w:color="auto"/>
      </w:divBdr>
    </w:div>
    <w:div w:id="772937059">
      <w:marLeft w:val="640"/>
      <w:marRight w:val="0"/>
      <w:marTop w:val="0"/>
      <w:marBottom w:val="0"/>
      <w:divBdr>
        <w:top w:val="none" w:sz="0" w:space="0" w:color="auto"/>
        <w:left w:val="none" w:sz="0" w:space="0" w:color="auto"/>
        <w:bottom w:val="none" w:sz="0" w:space="0" w:color="auto"/>
        <w:right w:val="none" w:sz="0" w:space="0" w:color="auto"/>
      </w:divBdr>
    </w:div>
    <w:div w:id="772942660">
      <w:marLeft w:val="640"/>
      <w:marRight w:val="0"/>
      <w:marTop w:val="0"/>
      <w:marBottom w:val="0"/>
      <w:divBdr>
        <w:top w:val="none" w:sz="0" w:space="0" w:color="auto"/>
        <w:left w:val="none" w:sz="0" w:space="0" w:color="auto"/>
        <w:bottom w:val="none" w:sz="0" w:space="0" w:color="auto"/>
        <w:right w:val="none" w:sz="0" w:space="0" w:color="auto"/>
      </w:divBdr>
    </w:div>
    <w:div w:id="772943593">
      <w:marLeft w:val="640"/>
      <w:marRight w:val="0"/>
      <w:marTop w:val="0"/>
      <w:marBottom w:val="0"/>
      <w:divBdr>
        <w:top w:val="none" w:sz="0" w:space="0" w:color="auto"/>
        <w:left w:val="none" w:sz="0" w:space="0" w:color="auto"/>
        <w:bottom w:val="none" w:sz="0" w:space="0" w:color="auto"/>
        <w:right w:val="none" w:sz="0" w:space="0" w:color="auto"/>
      </w:divBdr>
    </w:div>
    <w:div w:id="772945676">
      <w:marLeft w:val="640"/>
      <w:marRight w:val="0"/>
      <w:marTop w:val="0"/>
      <w:marBottom w:val="0"/>
      <w:divBdr>
        <w:top w:val="none" w:sz="0" w:space="0" w:color="auto"/>
        <w:left w:val="none" w:sz="0" w:space="0" w:color="auto"/>
        <w:bottom w:val="none" w:sz="0" w:space="0" w:color="auto"/>
        <w:right w:val="none" w:sz="0" w:space="0" w:color="auto"/>
      </w:divBdr>
    </w:div>
    <w:div w:id="773019301">
      <w:marLeft w:val="640"/>
      <w:marRight w:val="0"/>
      <w:marTop w:val="0"/>
      <w:marBottom w:val="0"/>
      <w:divBdr>
        <w:top w:val="none" w:sz="0" w:space="0" w:color="auto"/>
        <w:left w:val="none" w:sz="0" w:space="0" w:color="auto"/>
        <w:bottom w:val="none" w:sz="0" w:space="0" w:color="auto"/>
        <w:right w:val="none" w:sz="0" w:space="0" w:color="auto"/>
      </w:divBdr>
    </w:div>
    <w:div w:id="773062764">
      <w:marLeft w:val="640"/>
      <w:marRight w:val="0"/>
      <w:marTop w:val="0"/>
      <w:marBottom w:val="0"/>
      <w:divBdr>
        <w:top w:val="none" w:sz="0" w:space="0" w:color="auto"/>
        <w:left w:val="none" w:sz="0" w:space="0" w:color="auto"/>
        <w:bottom w:val="none" w:sz="0" w:space="0" w:color="auto"/>
        <w:right w:val="none" w:sz="0" w:space="0" w:color="auto"/>
      </w:divBdr>
    </w:div>
    <w:div w:id="773088545">
      <w:marLeft w:val="640"/>
      <w:marRight w:val="0"/>
      <w:marTop w:val="0"/>
      <w:marBottom w:val="0"/>
      <w:divBdr>
        <w:top w:val="none" w:sz="0" w:space="0" w:color="auto"/>
        <w:left w:val="none" w:sz="0" w:space="0" w:color="auto"/>
        <w:bottom w:val="none" w:sz="0" w:space="0" w:color="auto"/>
        <w:right w:val="none" w:sz="0" w:space="0" w:color="auto"/>
      </w:divBdr>
    </w:div>
    <w:div w:id="773090243">
      <w:marLeft w:val="640"/>
      <w:marRight w:val="0"/>
      <w:marTop w:val="0"/>
      <w:marBottom w:val="0"/>
      <w:divBdr>
        <w:top w:val="none" w:sz="0" w:space="0" w:color="auto"/>
        <w:left w:val="none" w:sz="0" w:space="0" w:color="auto"/>
        <w:bottom w:val="none" w:sz="0" w:space="0" w:color="auto"/>
        <w:right w:val="none" w:sz="0" w:space="0" w:color="auto"/>
      </w:divBdr>
    </w:div>
    <w:div w:id="773213816">
      <w:marLeft w:val="640"/>
      <w:marRight w:val="0"/>
      <w:marTop w:val="0"/>
      <w:marBottom w:val="0"/>
      <w:divBdr>
        <w:top w:val="none" w:sz="0" w:space="0" w:color="auto"/>
        <w:left w:val="none" w:sz="0" w:space="0" w:color="auto"/>
        <w:bottom w:val="none" w:sz="0" w:space="0" w:color="auto"/>
        <w:right w:val="none" w:sz="0" w:space="0" w:color="auto"/>
      </w:divBdr>
    </w:div>
    <w:div w:id="773213877">
      <w:marLeft w:val="640"/>
      <w:marRight w:val="0"/>
      <w:marTop w:val="0"/>
      <w:marBottom w:val="0"/>
      <w:divBdr>
        <w:top w:val="none" w:sz="0" w:space="0" w:color="auto"/>
        <w:left w:val="none" w:sz="0" w:space="0" w:color="auto"/>
        <w:bottom w:val="none" w:sz="0" w:space="0" w:color="auto"/>
        <w:right w:val="none" w:sz="0" w:space="0" w:color="auto"/>
      </w:divBdr>
    </w:div>
    <w:div w:id="773281923">
      <w:marLeft w:val="640"/>
      <w:marRight w:val="0"/>
      <w:marTop w:val="0"/>
      <w:marBottom w:val="0"/>
      <w:divBdr>
        <w:top w:val="none" w:sz="0" w:space="0" w:color="auto"/>
        <w:left w:val="none" w:sz="0" w:space="0" w:color="auto"/>
        <w:bottom w:val="none" w:sz="0" w:space="0" w:color="auto"/>
        <w:right w:val="none" w:sz="0" w:space="0" w:color="auto"/>
      </w:divBdr>
    </w:div>
    <w:div w:id="773282715">
      <w:marLeft w:val="640"/>
      <w:marRight w:val="0"/>
      <w:marTop w:val="0"/>
      <w:marBottom w:val="0"/>
      <w:divBdr>
        <w:top w:val="none" w:sz="0" w:space="0" w:color="auto"/>
        <w:left w:val="none" w:sz="0" w:space="0" w:color="auto"/>
        <w:bottom w:val="none" w:sz="0" w:space="0" w:color="auto"/>
        <w:right w:val="none" w:sz="0" w:space="0" w:color="auto"/>
      </w:divBdr>
    </w:div>
    <w:div w:id="773407209">
      <w:marLeft w:val="640"/>
      <w:marRight w:val="0"/>
      <w:marTop w:val="0"/>
      <w:marBottom w:val="0"/>
      <w:divBdr>
        <w:top w:val="none" w:sz="0" w:space="0" w:color="auto"/>
        <w:left w:val="none" w:sz="0" w:space="0" w:color="auto"/>
        <w:bottom w:val="none" w:sz="0" w:space="0" w:color="auto"/>
        <w:right w:val="none" w:sz="0" w:space="0" w:color="auto"/>
      </w:divBdr>
    </w:div>
    <w:div w:id="773473984">
      <w:marLeft w:val="640"/>
      <w:marRight w:val="0"/>
      <w:marTop w:val="0"/>
      <w:marBottom w:val="0"/>
      <w:divBdr>
        <w:top w:val="none" w:sz="0" w:space="0" w:color="auto"/>
        <w:left w:val="none" w:sz="0" w:space="0" w:color="auto"/>
        <w:bottom w:val="none" w:sz="0" w:space="0" w:color="auto"/>
        <w:right w:val="none" w:sz="0" w:space="0" w:color="auto"/>
      </w:divBdr>
    </w:div>
    <w:div w:id="773482037">
      <w:marLeft w:val="640"/>
      <w:marRight w:val="0"/>
      <w:marTop w:val="0"/>
      <w:marBottom w:val="0"/>
      <w:divBdr>
        <w:top w:val="none" w:sz="0" w:space="0" w:color="auto"/>
        <w:left w:val="none" w:sz="0" w:space="0" w:color="auto"/>
        <w:bottom w:val="none" w:sz="0" w:space="0" w:color="auto"/>
        <w:right w:val="none" w:sz="0" w:space="0" w:color="auto"/>
      </w:divBdr>
    </w:div>
    <w:div w:id="773482262">
      <w:marLeft w:val="640"/>
      <w:marRight w:val="0"/>
      <w:marTop w:val="0"/>
      <w:marBottom w:val="0"/>
      <w:divBdr>
        <w:top w:val="none" w:sz="0" w:space="0" w:color="auto"/>
        <w:left w:val="none" w:sz="0" w:space="0" w:color="auto"/>
        <w:bottom w:val="none" w:sz="0" w:space="0" w:color="auto"/>
        <w:right w:val="none" w:sz="0" w:space="0" w:color="auto"/>
      </w:divBdr>
    </w:div>
    <w:div w:id="773597387">
      <w:marLeft w:val="640"/>
      <w:marRight w:val="0"/>
      <w:marTop w:val="0"/>
      <w:marBottom w:val="0"/>
      <w:divBdr>
        <w:top w:val="none" w:sz="0" w:space="0" w:color="auto"/>
        <w:left w:val="none" w:sz="0" w:space="0" w:color="auto"/>
        <w:bottom w:val="none" w:sz="0" w:space="0" w:color="auto"/>
        <w:right w:val="none" w:sz="0" w:space="0" w:color="auto"/>
      </w:divBdr>
    </w:div>
    <w:div w:id="773790695">
      <w:marLeft w:val="640"/>
      <w:marRight w:val="0"/>
      <w:marTop w:val="0"/>
      <w:marBottom w:val="0"/>
      <w:divBdr>
        <w:top w:val="none" w:sz="0" w:space="0" w:color="auto"/>
        <w:left w:val="none" w:sz="0" w:space="0" w:color="auto"/>
        <w:bottom w:val="none" w:sz="0" w:space="0" w:color="auto"/>
        <w:right w:val="none" w:sz="0" w:space="0" w:color="auto"/>
      </w:divBdr>
    </w:div>
    <w:div w:id="773862626">
      <w:marLeft w:val="640"/>
      <w:marRight w:val="0"/>
      <w:marTop w:val="0"/>
      <w:marBottom w:val="0"/>
      <w:divBdr>
        <w:top w:val="none" w:sz="0" w:space="0" w:color="auto"/>
        <w:left w:val="none" w:sz="0" w:space="0" w:color="auto"/>
        <w:bottom w:val="none" w:sz="0" w:space="0" w:color="auto"/>
        <w:right w:val="none" w:sz="0" w:space="0" w:color="auto"/>
      </w:divBdr>
    </w:div>
    <w:div w:id="773941650">
      <w:marLeft w:val="640"/>
      <w:marRight w:val="0"/>
      <w:marTop w:val="0"/>
      <w:marBottom w:val="0"/>
      <w:divBdr>
        <w:top w:val="none" w:sz="0" w:space="0" w:color="auto"/>
        <w:left w:val="none" w:sz="0" w:space="0" w:color="auto"/>
        <w:bottom w:val="none" w:sz="0" w:space="0" w:color="auto"/>
        <w:right w:val="none" w:sz="0" w:space="0" w:color="auto"/>
      </w:divBdr>
    </w:div>
    <w:div w:id="773983006">
      <w:marLeft w:val="640"/>
      <w:marRight w:val="0"/>
      <w:marTop w:val="0"/>
      <w:marBottom w:val="0"/>
      <w:divBdr>
        <w:top w:val="none" w:sz="0" w:space="0" w:color="auto"/>
        <w:left w:val="none" w:sz="0" w:space="0" w:color="auto"/>
        <w:bottom w:val="none" w:sz="0" w:space="0" w:color="auto"/>
        <w:right w:val="none" w:sz="0" w:space="0" w:color="auto"/>
      </w:divBdr>
    </w:div>
    <w:div w:id="773983064">
      <w:marLeft w:val="640"/>
      <w:marRight w:val="0"/>
      <w:marTop w:val="0"/>
      <w:marBottom w:val="0"/>
      <w:divBdr>
        <w:top w:val="none" w:sz="0" w:space="0" w:color="auto"/>
        <w:left w:val="none" w:sz="0" w:space="0" w:color="auto"/>
        <w:bottom w:val="none" w:sz="0" w:space="0" w:color="auto"/>
        <w:right w:val="none" w:sz="0" w:space="0" w:color="auto"/>
      </w:divBdr>
    </w:div>
    <w:div w:id="774010965">
      <w:marLeft w:val="640"/>
      <w:marRight w:val="0"/>
      <w:marTop w:val="0"/>
      <w:marBottom w:val="0"/>
      <w:divBdr>
        <w:top w:val="none" w:sz="0" w:space="0" w:color="auto"/>
        <w:left w:val="none" w:sz="0" w:space="0" w:color="auto"/>
        <w:bottom w:val="none" w:sz="0" w:space="0" w:color="auto"/>
        <w:right w:val="none" w:sz="0" w:space="0" w:color="auto"/>
      </w:divBdr>
    </w:div>
    <w:div w:id="774056566">
      <w:marLeft w:val="640"/>
      <w:marRight w:val="0"/>
      <w:marTop w:val="0"/>
      <w:marBottom w:val="0"/>
      <w:divBdr>
        <w:top w:val="none" w:sz="0" w:space="0" w:color="auto"/>
        <w:left w:val="none" w:sz="0" w:space="0" w:color="auto"/>
        <w:bottom w:val="none" w:sz="0" w:space="0" w:color="auto"/>
        <w:right w:val="none" w:sz="0" w:space="0" w:color="auto"/>
      </w:divBdr>
    </w:div>
    <w:div w:id="774058248">
      <w:marLeft w:val="640"/>
      <w:marRight w:val="0"/>
      <w:marTop w:val="0"/>
      <w:marBottom w:val="0"/>
      <w:divBdr>
        <w:top w:val="none" w:sz="0" w:space="0" w:color="auto"/>
        <w:left w:val="none" w:sz="0" w:space="0" w:color="auto"/>
        <w:bottom w:val="none" w:sz="0" w:space="0" w:color="auto"/>
        <w:right w:val="none" w:sz="0" w:space="0" w:color="auto"/>
      </w:divBdr>
    </w:div>
    <w:div w:id="774061079">
      <w:marLeft w:val="640"/>
      <w:marRight w:val="0"/>
      <w:marTop w:val="0"/>
      <w:marBottom w:val="0"/>
      <w:divBdr>
        <w:top w:val="none" w:sz="0" w:space="0" w:color="auto"/>
        <w:left w:val="none" w:sz="0" w:space="0" w:color="auto"/>
        <w:bottom w:val="none" w:sz="0" w:space="0" w:color="auto"/>
        <w:right w:val="none" w:sz="0" w:space="0" w:color="auto"/>
      </w:divBdr>
    </w:div>
    <w:div w:id="774178013">
      <w:marLeft w:val="640"/>
      <w:marRight w:val="0"/>
      <w:marTop w:val="0"/>
      <w:marBottom w:val="0"/>
      <w:divBdr>
        <w:top w:val="none" w:sz="0" w:space="0" w:color="auto"/>
        <w:left w:val="none" w:sz="0" w:space="0" w:color="auto"/>
        <w:bottom w:val="none" w:sz="0" w:space="0" w:color="auto"/>
        <w:right w:val="none" w:sz="0" w:space="0" w:color="auto"/>
      </w:divBdr>
    </w:div>
    <w:div w:id="774249177">
      <w:marLeft w:val="640"/>
      <w:marRight w:val="0"/>
      <w:marTop w:val="0"/>
      <w:marBottom w:val="0"/>
      <w:divBdr>
        <w:top w:val="none" w:sz="0" w:space="0" w:color="auto"/>
        <w:left w:val="none" w:sz="0" w:space="0" w:color="auto"/>
        <w:bottom w:val="none" w:sz="0" w:space="0" w:color="auto"/>
        <w:right w:val="none" w:sz="0" w:space="0" w:color="auto"/>
      </w:divBdr>
    </w:div>
    <w:div w:id="774255120">
      <w:marLeft w:val="640"/>
      <w:marRight w:val="0"/>
      <w:marTop w:val="0"/>
      <w:marBottom w:val="0"/>
      <w:divBdr>
        <w:top w:val="none" w:sz="0" w:space="0" w:color="auto"/>
        <w:left w:val="none" w:sz="0" w:space="0" w:color="auto"/>
        <w:bottom w:val="none" w:sz="0" w:space="0" w:color="auto"/>
        <w:right w:val="none" w:sz="0" w:space="0" w:color="auto"/>
      </w:divBdr>
    </w:div>
    <w:div w:id="774331726">
      <w:marLeft w:val="640"/>
      <w:marRight w:val="0"/>
      <w:marTop w:val="0"/>
      <w:marBottom w:val="0"/>
      <w:divBdr>
        <w:top w:val="none" w:sz="0" w:space="0" w:color="auto"/>
        <w:left w:val="none" w:sz="0" w:space="0" w:color="auto"/>
        <w:bottom w:val="none" w:sz="0" w:space="0" w:color="auto"/>
        <w:right w:val="none" w:sz="0" w:space="0" w:color="auto"/>
      </w:divBdr>
    </w:div>
    <w:div w:id="774374275">
      <w:marLeft w:val="640"/>
      <w:marRight w:val="0"/>
      <w:marTop w:val="0"/>
      <w:marBottom w:val="0"/>
      <w:divBdr>
        <w:top w:val="none" w:sz="0" w:space="0" w:color="auto"/>
        <w:left w:val="none" w:sz="0" w:space="0" w:color="auto"/>
        <w:bottom w:val="none" w:sz="0" w:space="0" w:color="auto"/>
        <w:right w:val="none" w:sz="0" w:space="0" w:color="auto"/>
      </w:divBdr>
    </w:div>
    <w:div w:id="774401301">
      <w:marLeft w:val="640"/>
      <w:marRight w:val="0"/>
      <w:marTop w:val="0"/>
      <w:marBottom w:val="0"/>
      <w:divBdr>
        <w:top w:val="none" w:sz="0" w:space="0" w:color="auto"/>
        <w:left w:val="none" w:sz="0" w:space="0" w:color="auto"/>
        <w:bottom w:val="none" w:sz="0" w:space="0" w:color="auto"/>
        <w:right w:val="none" w:sz="0" w:space="0" w:color="auto"/>
      </w:divBdr>
    </w:div>
    <w:div w:id="774401525">
      <w:marLeft w:val="640"/>
      <w:marRight w:val="0"/>
      <w:marTop w:val="0"/>
      <w:marBottom w:val="0"/>
      <w:divBdr>
        <w:top w:val="none" w:sz="0" w:space="0" w:color="auto"/>
        <w:left w:val="none" w:sz="0" w:space="0" w:color="auto"/>
        <w:bottom w:val="none" w:sz="0" w:space="0" w:color="auto"/>
        <w:right w:val="none" w:sz="0" w:space="0" w:color="auto"/>
      </w:divBdr>
    </w:div>
    <w:div w:id="774405217">
      <w:marLeft w:val="640"/>
      <w:marRight w:val="0"/>
      <w:marTop w:val="0"/>
      <w:marBottom w:val="0"/>
      <w:divBdr>
        <w:top w:val="none" w:sz="0" w:space="0" w:color="auto"/>
        <w:left w:val="none" w:sz="0" w:space="0" w:color="auto"/>
        <w:bottom w:val="none" w:sz="0" w:space="0" w:color="auto"/>
        <w:right w:val="none" w:sz="0" w:space="0" w:color="auto"/>
      </w:divBdr>
    </w:div>
    <w:div w:id="774448367">
      <w:marLeft w:val="640"/>
      <w:marRight w:val="0"/>
      <w:marTop w:val="0"/>
      <w:marBottom w:val="0"/>
      <w:divBdr>
        <w:top w:val="none" w:sz="0" w:space="0" w:color="auto"/>
        <w:left w:val="none" w:sz="0" w:space="0" w:color="auto"/>
        <w:bottom w:val="none" w:sz="0" w:space="0" w:color="auto"/>
        <w:right w:val="none" w:sz="0" w:space="0" w:color="auto"/>
      </w:divBdr>
    </w:div>
    <w:div w:id="774449678">
      <w:marLeft w:val="640"/>
      <w:marRight w:val="0"/>
      <w:marTop w:val="0"/>
      <w:marBottom w:val="0"/>
      <w:divBdr>
        <w:top w:val="none" w:sz="0" w:space="0" w:color="auto"/>
        <w:left w:val="none" w:sz="0" w:space="0" w:color="auto"/>
        <w:bottom w:val="none" w:sz="0" w:space="0" w:color="auto"/>
        <w:right w:val="none" w:sz="0" w:space="0" w:color="auto"/>
      </w:divBdr>
    </w:div>
    <w:div w:id="774524862">
      <w:marLeft w:val="640"/>
      <w:marRight w:val="0"/>
      <w:marTop w:val="0"/>
      <w:marBottom w:val="0"/>
      <w:divBdr>
        <w:top w:val="none" w:sz="0" w:space="0" w:color="auto"/>
        <w:left w:val="none" w:sz="0" w:space="0" w:color="auto"/>
        <w:bottom w:val="none" w:sz="0" w:space="0" w:color="auto"/>
        <w:right w:val="none" w:sz="0" w:space="0" w:color="auto"/>
      </w:divBdr>
    </w:div>
    <w:div w:id="774596472">
      <w:marLeft w:val="640"/>
      <w:marRight w:val="0"/>
      <w:marTop w:val="0"/>
      <w:marBottom w:val="0"/>
      <w:divBdr>
        <w:top w:val="none" w:sz="0" w:space="0" w:color="auto"/>
        <w:left w:val="none" w:sz="0" w:space="0" w:color="auto"/>
        <w:bottom w:val="none" w:sz="0" w:space="0" w:color="auto"/>
        <w:right w:val="none" w:sz="0" w:space="0" w:color="auto"/>
      </w:divBdr>
    </w:div>
    <w:div w:id="774597415">
      <w:marLeft w:val="640"/>
      <w:marRight w:val="0"/>
      <w:marTop w:val="0"/>
      <w:marBottom w:val="0"/>
      <w:divBdr>
        <w:top w:val="none" w:sz="0" w:space="0" w:color="auto"/>
        <w:left w:val="none" w:sz="0" w:space="0" w:color="auto"/>
        <w:bottom w:val="none" w:sz="0" w:space="0" w:color="auto"/>
        <w:right w:val="none" w:sz="0" w:space="0" w:color="auto"/>
      </w:divBdr>
    </w:div>
    <w:div w:id="774598185">
      <w:marLeft w:val="640"/>
      <w:marRight w:val="0"/>
      <w:marTop w:val="0"/>
      <w:marBottom w:val="0"/>
      <w:divBdr>
        <w:top w:val="none" w:sz="0" w:space="0" w:color="auto"/>
        <w:left w:val="none" w:sz="0" w:space="0" w:color="auto"/>
        <w:bottom w:val="none" w:sz="0" w:space="0" w:color="auto"/>
        <w:right w:val="none" w:sz="0" w:space="0" w:color="auto"/>
      </w:divBdr>
    </w:div>
    <w:div w:id="774666623">
      <w:marLeft w:val="640"/>
      <w:marRight w:val="0"/>
      <w:marTop w:val="0"/>
      <w:marBottom w:val="0"/>
      <w:divBdr>
        <w:top w:val="none" w:sz="0" w:space="0" w:color="auto"/>
        <w:left w:val="none" w:sz="0" w:space="0" w:color="auto"/>
        <w:bottom w:val="none" w:sz="0" w:space="0" w:color="auto"/>
        <w:right w:val="none" w:sz="0" w:space="0" w:color="auto"/>
      </w:divBdr>
    </w:div>
    <w:div w:id="774715463">
      <w:marLeft w:val="640"/>
      <w:marRight w:val="0"/>
      <w:marTop w:val="0"/>
      <w:marBottom w:val="0"/>
      <w:divBdr>
        <w:top w:val="none" w:sz="0" w:space="0" w:color="auto"/>
        <w:left w:val="none" w:sz="0" w:space="0" w:color="auto"/>
        <w:bottom w:val="none" w:sz="0" w:space="0" w:color="auto"/>
        <w:right w:val="none" w:sz="0" w:space="0" w:color="auto"/>
      </w:divBdr>
    </w:div>
    <w:div w:id="774836128">
      <w:marLeft w:val="640"/>
      <w:marRight w:val="0"/>
      <w:marTop w:val="0"/>
      <w:marBottom w:val="0"/>
      <w:divBdr>
        <w:top w:val="none" w:sz="0" w:space="0" w:color="auto"/>
        <w:left w:val="none" w:sz="0" w:space="0" w:color="auto"/>
        <w:bottom w:val="none" w:sz="0" w:space="0" w:color="auto"/>
        <w:right w:val="none" w:sz="0" w:space="0" w:color="auto"/>
      </w:divBdr>
    </w:div>
    <w:div w:id="774859374">
      <w:marLeft w:val="640"/>
      <w:marRight w:val="0"/>
      <w:marTop w:val="0"/>
      <w:marBottom w:val="0"/>
      <w:divBdr>
        <w:top w:val="none" w:sz="0" w:space="0" w:color="auto"/>
        <w:left w:val="none" w:sz="0" w:space="0" w:color="auto"/>
        <w:bottom w:val="none" w:sz="0" w:space="0" w:color="auto"/>
        <w:right w:val="none" w:sz="0" w:space="0" w:color="auto"/>
      </w:divBdr>
    </w:div>
    <w:div w:id="774984410">
      <w:marLeft w:val="640"/>
      <w:marRight w:val="0"/>
      <w:marTop w:val="0"/>
      <w:marBottom w:val="0"/>
      <w:divBdr>
        <w:top w:val="none" w:sz="0" w:space="0" w:color="auto"/>
        <w:left w:val="none" w:sz="0" w:space="0" w:color="auto"/>
        <w:bottom w:val="none" w:sz="0" w:space="0" w:color="auto"/>
        <w:right w:val="none" w:sz="0" w:space="0" w:color="auto"/>
      </w:divBdr>
    </w:div>
    <w:div w:id="774984419">
      <w:marLeft w:val="640"/>
      <w:marRight w:val="0"/>
      <w:marTop w:val="0"/>
      <w:marBottom w:val="0"/>
      <w:divBdr>
        <w:top w:val="none" w:sz="0" w:space="0" w:color="auto"/>
        <w:left w:val="none" w:sz="0" w:space="0" w:color="auto"/>
        <w:bottom w:val="none" w:sz="0" w:space="0" w:color="auto"/>
        <w:right w:val="none" w:sz="0" w:space="0" w:color="auto"/>
      </w:divBdr>
    </w:div>
    <w:div w:id="775177925">
      <w:marLeft w:val="640"/>
      <w:marRight w:val="0"/>
      <w:marTop w:val="0"/>
      <w:marBottom w:val="0"/>
      <w:divBdr>
        <w:top w:val="none" w:sz="0" w:space="0" w:color="auto"/>
        <w:left w:val="none" w:sz="0" w:space="0" w:color="auto"/>
        <w:bottom w:val="none" w:sz="0" w:space="0" w:color="auto"/>
        <w:right w:val="none" w:sz="0" w:space="0" w:color="auto"/>
      </w:divBdr>
    </w:div>
    <w:div w:id="775180183">
      <w:marLeft w:val="640"/>
      <w:marRight w:val="0"/>
      <w:marTop w:val="0"/>
      <w:marBottom w:val="0"/>
      <w:divBdr>
        <w:top w:val="none" w:sz="0" w:space="0" w:color="auto"/>
        <w:left w:val="none" w:sz="0" w:space="0" w:color="auto"/>
        <w:bottom w:val="none" w:sz="0" w:space="0" w:color="auto"/>
        <w:right w:val="none" w:sz="0" w:space="0" w:color="auto"/>
      </w:divBdr>
    </w:div>
    <w:div w:id="775252368">
      <w:marLeft w:val="640"/>
      <w:marRight w:val="0"/>
      <w:marTop w:val="0"/>
      <w:marBottom w:val="0"/>
      <w:divBdr>
        <w:top w:val="none" w:sz="0" w:space="0" w:color="auto"/>
        <w:left w:val="none" w:sz="0" w:space="0" w:color="auto"/>
        <w:bottom w:val="none" w:sz="0" w:space="0" w:color="auto"/>
        <w:right w:val="none" w:sz="0" w:space="0" w:color="auto"/>
      </w:divBdr>
    </w:div>
    <w:div w:id="775252479">
      <w:marLeft w:val="640"/>
      <w:marRight w:val="0"/>
      <w:marTop w:val="0"/>
      <w:marBottom w:val="0"/>
      <w:divBdr>
        <w:top w:val="none" w:sz="0" w:space="0" w:color="auto"/>
        <w:left w:val="none" w:sz="0" w:space="0" w:color="auto"/>
        <w:bottom w:val="none" w:sz="0" w:space="0" w:color="auto"/>
        <w:right w:val="none" w:sz="0" w:space="0" w:color="auto"/>
      </w:divBdr>
    </w:div>
    <w:div w:id="775321417">
      <w:marLeft w:val="640"/>
      <w:marRight w:val="0"/>
      <w:marTop w:val="0"/>
      <w:marBottom w:val="0"/>
      <w:divBdr>
        <w:top w:val="none" w:sz="0" w:space="0" w:color="auto"/>
        <w:left w:val="none" w:sz="0" w:space="0" w:color="auto"/>
        <w:bottom w:val="none" w:sz="0" w:space="0" w:color="auto"/>
        <w:right w:val="none" w:sz="0" w:space="0" w:color="auto"/>
      </w:divBdr>
    </w:div>
    <w:div w:id="775365941">
      <w:marLeft w:val="640"/>
      <w:marRight w:val="0"/>
      <w:marTop w:val="0"/>
      <w:marBottom w:val="0"/>
      <w:divBdr>
        <w:top w:val="none" w:sz="0" w:space="0" w:color="auto"/>
        <w:left w:val="none" w:sz="0" w:space="0" w:color="auto"/>
        <w:bottom w:val="none" w:sz="0" w:space="0" w:color="auto"/>
        <w:right w:val="none" w:sz="0" w:space="0" w:color="auto"/>
      </w:divBdr>
    </w:div>
    <w:div w:id="775372073">
      <w:marLeft w:val="640"/>
      <w:marRight w:val="0"/>
      <w:marTop w:val="0"/>
      <w:marBottom w:val="0"/>
      <w:divBdr>
        <w:top w:val="none" w:sz="0" w:space="0" w:color="auto"/>
        <w:left w:val="none" w:sz="0" w:space="0" w:color="auto"/>
        <w:bottom w:val="none" w:sz="0" w:space="0" w:color="auto"/>
        <w:right w:val="none" w:sz="0" w:space="0" w:color="auto"/>
      </w:divBdr>
    </w:div>
    <w:div w:id="775444936">
      <w:marLeft w:val="640"/>
      <w:marRight w:val="0"/>
      <w:marTop w:val="0"/>
      <w:marBottom w:val="0"/>
      <w:divBdr>
        <w:top w:val="none" w:sz="0" w:space="0" w:color="auto"/>
        <w:left w:val="none" w:sz="0" w:space="0" w:color="auto"/>
        <w:bottom w:val="none" w:sz="0" w:space="0" w:color="auto"/>
        <w:right w:val="none" w:sz="0" w:space="0" w:color="auto"/>
      </w:divBdr>
    </w:div>
    <w:div w:id="775445197">
      <w:marLeft w:val="640"/>
      <w:marRight w:val="0"/>
      <w:marTop w:val="0"/>
      <w:marBottom w:val="0"/>
      <w:divBdr>
        <w:top w:val="none" w:sz="0" w:space="0" w:color="auto"/>
        <w:left w:val="none" w:sz="0" w:space="0" w:color="auto"/>
        <w:bottom w:val="none" w:sz="0" w:space="0" w:color="auto"/>
        <w:right w:val="none" w:sz="0" w:space="0" w:color="auto"/>
      </w:divBdr>
    </w:div>
    <w:div w:id="775490485">
      <w:marLeft w:val="640"/>
      <w:marRight w:val="0"/>
      <w:marTop w:val="0"/>
      <w:marBottom w:val="0"/>
      <w:divBdr>
        <w:top w:val="none" w:sz="0" w:space="0" w:color="auto"/>
        <w:left w:val="none" w:sz="0" w:space="0" w:color="auto"/>
        <w:bottom w:val="none" w:sz="0" w:space="0" w:color="auto"/>
        <w:right w:val="none" w:sz="0" w:space="0" w:color="auto"/>
      </w:divBdr>
    </w:div>
    <w:div w:id="775491534">
      <w:marLeft w:val="640"/>
      <w:marRight w:val="0"/>
      <w:marTop w:val="0"/>
      <w:marBottom w:val="0"/>
      <w:divBdr>
        <w:top w:val="none" w:sz="0" w:space="0" w:color="auto"/>
        <w:left w:val="none" w:sz="0" w:space="0" w:color="auto"/>
        <w:bottom w:val="none" w:sz="0" w:space="0" w:color="auto"/>
        <w:right w:val="none" w:sz="0" w:space="0" w:color="auto"/>
      </w:divBdr>
    </w:div>
    <w:div w:id="775558343">
      <w:marLeft w:val="640"/>
      <w:marRight w:val="0"/>
      <w:marTop w:val="0"/>
      <w:marBottom w:val="0"/>
      <w:divBdr>
        <w:top w:val="none" w:sz="0" w:space="0" w:color="auto"/>
        <w:left w:val="none" w:sz="0" w:space="0" w:color="auto"/>
        <w:bottom w:val="none" w:sz="0" w:space="0" w:color="auto"/>
        <w:right w:val="none" w:sz="0" w:space="0" w:color="auto"/>
      </w:divBdr>
    </w:div>
    <w:div w:id="775561791">
      <w:marLeft w:val="640"/>
      <w:marRight w:val="0"/>
      <w:marTop w:val="0"/>
      <w:marBottom w:val="0"/>
      <w:divBdr>
        <w:top w:val="none" w:sz="0" w:space="0" w:color="auto"/>
        <w:left w:val="none" w:sz="0" w:space="0" w:color="auto"/>
        <w:bottom w:val="none" w:sz="0" w:space="0" w:color="auto"/>
        <w:right w:val="none" w:sz="0" w:space="0" w:color="auto"/>
      </w:divBdr>
    </w:div>
    <w:div w:id="775565914">
      <w:marLeft w:val="640"/>
      <w:marRight w:val="0"/>
      <w:marTop w:val="0"/>
      <w:marBottom w:val="0"/>
      <w:divBdr>
        <w:top w:val="none" w:sz="0" w:space="0" w:color="auto"/>
        <w:left w:val="none" w:sz="0" w:space="0" w:color="auto"/>
        <w:bottom w:val="none" w:sz="0" w:space="0" w:color="auto"/>
        <w:right w:val="none" w:sz="0" w:space="0" w:color="auto"/>
      </w:divBdr>
    </w:div>
    <w:div w:id="775634180">
      <w:marLeft w:val="640"/>
      <w:marRight w:val="0"/>
      <w:marTop w:val="0"/>
      <w:marBottom w:val="0"/>
      <w:divBdr>
        <w:top w:val="none" w:sz="0" w:space="0" w:color="auto"/>
        <w:left w:val="none" w:sz="0" w:space="0" w:color="auto"/>
        <w:bottom w:val="none" w:sz="0" w:space="0" w:color="auto"/>
        <w:right w:val="none" w:sz="0" w:space="0" w:color="auto"/>
      </w:divBdr>
    </w:div>
    <w:div w:id="775757649">
      <w:marLeft w:val="640"/>
      <w:marRight w:val="0"/>
      <w:marTop w:val="0"/>
      <w:marBottom w:val="0"/>
      <w:divBdr>
        <w:top w:val="none" w:sz="0" w:space="0" w:color="auto"/>
        <w:left w:val="none" w:sz="0" w:space="0" w:color="auto"/>
        <w:bottom w:val="none" w:sz="0" w:space="0" w:color="auto"/>
        <w:right w:val="none" w:sz="0" w:space="0" w:color="auto"/>
      </w:divBdr>
    </w:div>
    <w:div w:id="775906278">
      <w:marLeft w:val="640"/>
      <w:marRight w:val="0"/>
      <w:marTop w:val="0"/>
      <w:marBottom w:val="0"/>
      <w:divBdr>
        <w:top w:val="none" w:sz="0" w:space="0" w:color="auto"/>
        <w:left w:val="none" w:sz="0" w:space="0" w:color="auto"/>
        <w:bottom w:val="none" w:sz="0" w:space="0" w:color="auto"/>
        <w:right w:val="none" w:sz="0" w:space="0" w:color="auto"/>
      </w:divBdr>
    </w:div>
    <w:div w:id="775906915">
      <w:marLeft w:val="640"/>
      <w:marRight w:val="0"/>
      <w:marTop w:val="0"/>
      <w:marBottom w:val="0"/>
      <w:divBdr>
        <w:top w:val="none" w:sz="0" w:space="0" w:color="auto"/>
        <w:left w:val="none" w:sz="0" w:space="0" w:color="auto"/>
        <w:bottom w:val="none" w:sz="0" w:space="0" w:color="auto"/>
        <w:right w:val="none" w:sz="0" w:space="0" w:color="auto"/>
      </w:divBdr>
    </w:div>
    <w:div w:id="775949230">
      <w:marLeft w:val="640"/>
      <w:marRight w:val="0"/>
      <w:marTop w:val="0"/>
      <w:marBottom w:val="0"/>
      <w:divBdr>
        <w:top w:val="none" w:sz="0" w:space="0" w:color="auto"/>
        <w:left w:val="none" w:sz="0" w:space="0" w:color="auto"/>
        <w:bottom w:val="none" w:sz="0" w:space="0" w:color="auto"/>
        <w:right w:val="none" w:sz="0" w:space="0" w:color="auto"/>
      </w:divBdr>
    </w:div>
    <w:div w:id="776099868">
      <w:marLeft w:val="640"/>
      <w:marRight w:val="0"/>
      <w:marTop w:val="0"/>
      <w:marBottom w:val="0"/>
      <w:divBdr>
        <w:top w:val="none" w:sz="0" w:space="0" w:color="auto"/>
        <w:left w:val="none" w:sz="0" w:space="0" w:color="auto"/>
        <w:bottom w:val="none" w:sz="0" w:space="0" w:color="auto"/>
        <w:right w:val="none" w:sz="0" w:space="0" w:color="auto"/>
      </w:divBdr>
    </w:div>
    <w:div w:id="776101128">
      <w:marLeft w:val="640"/>
      <w:marRight w:val="0"/>
      <w:marTop w:val="0"/>
      <w:marBottom w:val="0"/>
      <w:divBdr>
        <w:top w:val="none" w:sz="0" w:space="0" w:color="auto"/>
        <w:left w:val="none" w:sz="0" w:space="0" w:color="auto"/>
        <w:bottom w:val="none" w:sz="0" w:space="0" w:color="auto"/>
        <w:right w:val="none" w:sz="0" w:space="0" w:color="auto"/>
      </w:divBdr>
    </w:div>
    <w:div w:id="776103591">
      <w:marLeft w:val="640"/>
      <w:marRight w:val="0"/>
      <w:marTop w:val="0"/>
      <w:marBottom w:val="0"/>
      <w:divBdr>
        <w:top w:val="none" w:sz="0" w:space="0" w:color="auto"/>
        <w:left w:val="none" w:sz="0" w:space="0" w:color="auto"/>
        <w:bottom w:val="none" w:sz="0" w:space="0" w:color="auto"/>
        <w:right w:val="none" w:sz="0" w:space="0" w:color="auto"/>
      </w:divBdr>
    </w:div>
    <w:div w:id="776295987">
      <w:marLeft w:val="640"/>
      <w:marRight w:val="0"/>
      <w:marTop w:val="0"/>
      <w:marBottom w:val="0"/>
      <w:divBdr>
        <w:top w:val="none" w:sz="0" w:space="0" w:color="auto"/>
        <w:left w:val="none" w:sz="0" w:space="0" w:color="auto"/>
        <w:bottom w:val="none" w:sz="0" w:space="0" w:color="auto"/>
        <w:right w:val="none" w:sz="0" w:space="0" w:color="auto"/>
      </w:divBdr>
    </w:div>
    <w:div w:id="776482273">
      <w:marLeft w:val="640"/>
      <w:marRight w:val="0"/>
      <w:marTop w:val="0"/>
      <w:marBottom w:val="0"/>
      <w:divBdr>
        <w:top w:val="none" w:sz="0" w:space="0" w:color="auto"/>
        <w:left w:val="none" w:sz="0" w:space="0" w:color="auto"/>
        <w:bottom w:val="none" w:sz="0" w:space="0" w:color="auto"/>
        <w:right w:val="none" w:sz="0" w:space="0" w:color="auto"/>
      </w:divBdr>
    </w:div>
    <w:div w:id="776490743">
      <w:marLeft w:val="640"/>
      <w:marRight w:val="0"/>
      <w:marTop w:val="0"/>
      <w:marBottom w:val="0"/>
      <w:divBdr>
        <w:top w:val="none" w:sz="0" w:space="0" w:color="auto"/>
        <w:left w:val="none" w:sz="0" w:space="0" w:color="auto"/>
        <w:bottom w:val="none" w:sz="0" w:space="0" w:color="auto"/>
        <w:right w:val="none" w:sz="0" w:space="0" w:color="auto"/>
      </w:divBdr>
    </w:div>
    <w:div w:id="776674863">
      <w:marLeft w:val="640"/>
      <w:marRight w:val="0"/>
      <w:marTop w:val="0"/>
      <w:marBottom w:val="0"/>
      <w:divBdr>
        <w:top w:val="none" w:sz="0" w:space="0" w:color="auto"/>
        <w:left w:val="none" w:sz="0" w:space="0" w:color="auto"/>
        <w:bottom w:val="none" w:sz="0" w:space="0" w:color="auto"/>
        <w:right w:val="none" w:sz="0" w:space="0" w:color="auto"/>
      </w:divBdr>
    </w:div>
    <w:div w:id="776754408">
      <w:marLeft w:val="640"/>
      <w:marRight w:val="0"/>
      <w:marTop w:val="0"/>
      <w:marBottom w:val="0"/>
      <w:divBdr>
        <w:top w:val="none" w:sz="0" w:space="0" w:color="auto"/>
        <w:left w:val="none" w:sz="0" w:space="0" w:color="auto"/>
        <w:bottom w:val="none" w:sz="0" w:space="0" w:color="auto"/>
        <w:right w:val="none" w:sz="0" w:space="0" w:color="auto"/>
      </w:divBdr>
    </w:div>
    <w:div w:id="776800603">
      <w:marLeft w:val="640"/>
      <w:marRight w:val="0"/>
      <w:marTop w:val="0"/>
      <w:marBottom w:val="0"/>
      <w:divBdr>
        <w:top w:val="none" w:sz="0" w:space="0" w:color="auto"/>
        <w:left w:val="none" w:sz="0" w:space="0" w:color="auto"/>
        <w:bottom w:val="none" w:sz="0" w:space="0" w:color="auto"/>
        <w:right w:val="none" w:sz="0" w:space="0" w:color="auto"/>
      </w:divBdr>
    </w:div>
    <w:div w:id="776800660">
      <w:marLeft w:val="640"/>
      <w:marRight w:val="0"/>
      <w:marTop w:val="0"/>
      <w:marBottom w:val="0"/>
      <w:divBdr>
        <w:top w:val="none" w:sz="0" w:space="0" w:color="auto"/>
        <w:left w:val="none" w:sz="0" w:space="0" w:color="auto"/>
        <w:bottom w:val="none" w:sz="0" w:space="0" w:color="auto"/>
        <w:right w:val="none" w:sz="0" w:space="0" w:color="auto"/>
      </w:divBdr>
    </w:div>
    <w:div w:id="776801544">
      <w:marLeft w:val="640"/>
      <w:marRight w:val="0"/>
      <w:marTop w:val="0"/>
      <w:marBottom w:val="0"/>
      <w:divBdr>
        <w:top w:val="none" w:sz="0" w:space="0" w:color="auto"/>
        <w:left w:val="none" w:sz="0" w:space="0" w:color="auto"/>
        <w:bottom w:val="none" w:sz="0" w:space="0" w:color="auto"/>
        <w:right w:val="none" w:sz="0" w:space="0" w:color="auto"/>
      </w:divBdr>
    </w:div>
    <w:div w:id="776945895">
      <w:marLeft w:val="640"/>
      <w:marRight w:val="0"/>
      <w:marTop w:val="0"/>
      <w:marBottom w:val="0"/>
      <w:divBdr>
        <w:top w:val="none" w:sz="0" w:space="0" w:color="auto"/>
        <w:left w:val="none" w:sz="0" w:space="0" w:color="auto"/>
        <w:bottom w:val="none" w:sz="0" w:space="0" w:color="auto"/>
        <w:right w:val="none" w:sz="0" w:space="0" w:color="auto"/>
      </w:divBdr>
    </w:div>
    <w:div w:id="777023920">
      <w:marLeft w:val="640"/>
      <w:marRight w:val="0"/>
      <w:marTop w:val="0"/>
      <w:marBottom w:val="0"/>
      <w:divBdr>
        <w:top w:val="none" w:sz="0" w:space="0" w:color="auto"/>
        <w:left w:val="none" w:sz="0" w:space="0" w:color="auto"/>
        <w:bottom w:val="none" w:sz="0" w:space="0" w:color="auto"/>
        <w:right w:val="none" w:sz="0" w:space="0" w:color="auto"/>
      </w:divBdr>
    </w:div>
    <w:div w:id="777025547">
      <w:marLeft w:val="640"/>
      <w:marRight w:val="0"/>
      <w:marTop w:val="0"/>
      <w:marBottom w:val="0"/>
      <w:divBdr>
        <w:top w:val="none" w:sz="0" w:space="0" w:color="auto"/>
        <w:left w:val="none" w:sz="0" w:space="0" w:color="auto"/>
        <w:bottom w:val="none" w:sz="0" w:space="0" w:color="auto"/>
        <w:right w:val="none" w:sz="0" w:space="0" w:color="auto"/>
      </w:divBdr>
    </w:div>
    <w:div w:id="777138013">
      <w:marLeft w:val="640"/>
      <w:marRight w:val="0"/>
      <w:marTop w:val="0"/>
      <w:marBottom w:val="0"/>
      <w:divBdr>
        <w:top w:val="none" w:sz="0" w:space="0" w:color="auto"/>
        <w:left w:val="none" w:sz="0" w:space="0" w:color="auto"/>
        <w:bottom w:val="none" w:sz="0" w:space="0" w:color="auto"/>
        <w:right w:val="none" w:sz="0" w:space="0" w:color="auto"/>
      </w:divBdr>
    </w:div>
    <w:div w:id="777287066">
      <w:marLeft w:val="640"/>
      <w:marRight w:val="0"/>
      <w:marTop w:val="0"/>
      <w:marBottom w:val="0"/>
      <w:divBdr>
        <w:top w:val="none" w:sz="0" w:space="0" w:color="auto"/>
        <w:left w:val="none" w:sz="0" w:space="0" w:color="auto"/>
        <w:bottom w:val="none" w:sz="0" w:space="0" w:color="auto"/>
        <w:right w:val="none" w:sz="0" w:space="0" w:color="auto"/>
      </w:divBdr>
    </w:div>
    <w:div w:id="777406625">
      <w:marLeft w:val="640"/>
      <w:marRight w:val="0"/>
      <w:marTop w:val="0"/>
      <w:marBottom w:val="0"/>
      <w:divBdr>
        <w:top w:val="none" w:sz="0" w:space="0" w:color="auto"/>
        <w:left w:val="none" w:sz="0" w:space="0" w:color="auto"/>
        <w:bottom w:val="none" w:sz="0" w:space="0" w:color="auto"/>
        <w:right w:val="none" w:sz="0" w:space="0" w:color="auto"/>
      </w:divBdr>
    </w:div>
    <w:div w:id="777457094">
      <w:marLeft w:val="640"/>
      <w:marRight w:val="0"/>
      <w:marTop w:val="0"/>
      <w:marBottom w:val="0"/>
      <w:divBdr>
        <w:top w:val="none" w:sz="0" w:space="0" w:color="auto"/>
        <w:left w:val="none" w:sz="0" w:space="0" w:color="auto"/>
        <w:bottom w:val="none" w:sz="0" w:space="0" w:color="auto"/>
        <w:right w:val="none" w:sz="0" w:space="0" w:color="auto"/>
      </w:divBdr>
    </w:div>
    <w:div w:id="777532701">
      <w:marLeft w:val="640"/>
      <w:marRight w:val="0"/>
      <w:marTop w:val="0"/>
      <w:marBottom w:val="0"/>
      <w:divBdr>
        <w:top w:val="none" w:sz="0" w:space="0" w:color="auto"/>
        <w:left w:val="none" w:sz="0" w:space="0" w:color="auto"/>
        <w:bottom w:val="none" w:sz="0" w:space="0" w:color="auto"/>
        <w:right w:val="none" w:sz="0" w:space="0" w:color="auto"/>
      </w:divBdr>
    </w:div>
    <w:div w:id="777601301">
      <w:marLeft w:val="640"/>
      <w:marRight w:val="0"/>
      <w:marTop w:val="0"/>
      <w:marBottom w:val="0"/>
      <w:divBdr>
        <w:top w:val="none" w:sz="0" w:space="0" w:color="auto"/>
        <w:left w:val="none" w:sz="0" w:space="0" w:color="auto"/>
        <w:bottom w:val="none" w:sz="0" w:space="0" w:color="auto"/>
        <w:right w:val="none" w:sz="0" w:space="0" w:color="auto"/>
      </w:divBdr>
    </w:div>
    <w:div w:id="777682619">
      <w:marLeft w:val="640"/>
      <w:marRight w:val="0"/>
      <w:marTop w:val="0"/>
      <w:marBottom w:val="0"/>
      <w:divBdr>
        <w:top w:val="none" w:sz="0" w:space="0" w:color="auto"/>
        <w:left w:val="none" w:sz="0" w:space="0" w:color="auto"/>
        <w:bottom w:val="none" w:sz="0" w:space="0" w:color="auto"/>
        <w:right w:val="none" w:sz="0" w:space="0" w:color="auto"/>
      </w:divBdr>
    </w:div>
    <w:div w:id="777722550">
      <w:marLeft w:val="640"/>
      <w:marRight w:val="0"/>
      <w:marTop w:val="0"/>
      <w:marBottom w:val="0"/>
      <w:divBdr>
        <w:top w:val="none" w:sz="0" w:space="0" w:color="auto"/>
        <w:left w:val="none" w:sz="0" w:space="0" w:color="auto"/>
        <w:bottom w:val="none" w:sz="0" w:space="0" w:color="auto"/>
        <w:right w:val="none" w:sz="0" w:space="0" w:color="auto"/>
      </w:divBdr>
    </w:div>
    <w:div w:id="777871406">
      <w:marLeft w:val="640"/>
      <w:marRight w:val="0"/>
      <w:marTop w:val="0"/>
      <w:marBottom w:val="0"/>
      <w:divBdr>
        <w:top w:val="none" w:sz="0" w:space="0" w:color="auto"/>
        <w:left w:val="none" w:sz="0" w:space="0" w:color="auto"/>
        <w:bottom w:val="none" w:sz="0" w:space="0" w:color="auto"/>
        <w:right w:val="none" w:sz="0" w:space="0" w:color="auto"/>
      </w:divBdr>
    </w:div>
    <w:div w:id="777985341">
      <w:marLeft w:val="640"/>
      <w:marRight w:val="0"/>
      <w:marTop w:val="0"/>
      <w:marBottom w:val="0"/>
      <w:divBdr>
        <w:top w:val="none" w:sz="0" w:space="0" w:color="auto"/>
        <w:left w:val="none" w:sz="0" w:space="0" w:color="auto"/>
        <w:bottom w:val="none" w:sz="0" w:space="0" w:color="auto"/>
        <w:right w:val="none" w:sz="0" w:space="0" w:color="auto"/>
      </w:divBdr>
    </w:div>
    <w:div w:id="777989206">
      <w:marLeft w:val="640"/>
      <w:marRight w:val="0"/>
      <w:marTop w:val="0"/>
      <w:marBottom w:val="0"/>
      <w:divBdr>
        <w:top w:val="none" w:sz="0" w:space="0" w:color="auto"/>
        <w:left w:val="none" w:sz="0" w:space="0" w:color="auto"/>
        <w:bottom w:val="none" w:sz="0" w:space="0" w:color="auto"/>
        <w:right w:val="none" w:sz="0" w:space="0" w:color="auto"/>
      </w:divBdr>
    </w:div>
    <w:div w:id="778061125">
      <w:marLeft w:val="640"/>
      <w:marRight w:val="0"/>
      <w:marTop w:val="0"/>
      <w:marBottom w:val="0"/>
      <w:divBdr>
        <w:top w:val="none" w:sz="0" w:space="0" w:color="auto"/>
        <w:left w:val="none" w:sz="0" w:space="0" w:color="auto"/>
        <w:bottom w:val="none" w:sz="0" w:space="0" w:color="auto"/>
        <w:right w:val="none" w:sz="0" w:space="0" w:color="auto"/>
      </w:divBdr>
    </w:div>
    <w:div w:id="778066064">
      <w:marLeft w:val="640"/>
      <w:marRight w:val="0"/>
      <w:marTop w:val="0"/>
      <w:marBottom w:val="0"/>
      <w:divBdr>
        <w:top w:val="none" w:sz="0" w:space="0" w:color="auto"/>
        <w:left w:val="none" w:sz="0" w:space="0" w:color="auto"/>
        <w:bottom w:val="none" w:sz="0" w:space="0" w:color="auto"/>
        <w:right w:val="none" w:sz="0" w:space="0" w:color="auto"/>
      </w:divBdr>
    </w:div>
    <w:div w:id="778112251">
      <w:marLeft w:val="640"/>
      <w:marRight w:val="0"/>
      <w:marTop w:val="0"/>
      <w:marBottom w:val="0"/>
      <w:divBdr>
        <w:top w:val="none" w:sz="0" w:space="0" w:color="auto"/>
        <w:left w:val="none" w:sz="0" w:space="0" w:color="auto"/>
        <w:bottom w:val="none" w:sz="0" w:space="0" w:color="auto"/>
        <w:right w:val="none" w:sz="0" w:space="0" w:color="auto"/>
      </w:divBdr>
    </w:div>
    <w:div w:id="778181847">
      <w:marLeft w:val="640"/>
      <w:marRight w:val="0"/>
      <w:marTop w:val="0"/>
      <w:marBottom w:val="0"/>
      <w:divBdr>
        <w:top w:val="none" w:sz="0" w:space="0" w:color="auto"/>
        <w:left w:val="none" w:sz="0" w:space="0" w:color="auto"/>
        <w:bottom w:val="none" w:sz="0" w:space="0" w:color="auto"/>
        <w:right w:val="none" w:sz="0" w:space="0" w:color="auto"/>
      </w:divBdr>
    </w:div>
    <w:div w:id="778182946">
      <w:marLeft w:val="640"/>
      <w:marRight w:val="0"/>
      <w:marTop w:val="0"/>
      <w:marBottom w:val="0"/>
      <w:divBdr>
        <w:top w:val="none" w:sz="0" w:space="0" w:color="auto"/>
        <w:left w:val="none" w:sz="0" w:space="0" w:color="auto"/>
        <w:bottom w:val="none" w:sz="0" w:space="0" w:color="auto"/>
        <w:right w:val="none" w:sz="0" w:space="0" w:color="auto"/>
      </w:divBdr>
    </w:div>
    <w:div w:id="778256902">
      <w:marLeft w:val="640"/>
      <w:marRight w:val="0"/>
      <w:marTop w:val="0"/>
      <w:marBottom w:val="0"/>
      <w:divBdr>
        <w:top w:val="none" w:sz="0" w:space="0" w:color="auto"/>
        <w:left w:val="none" w:sz="0" w:space="0" w:color="auto"/>
        <w:bottom w:val="none" w:sz="0" w:space="0" w:color="auto"/>
        <w:right w:val="none" w:sz="0" w:space="0" w:color="auto"/>
      </w:divBdr>
    </w:div>
    <w:div w:id="778329843">
      <w:marLeft w:val="640"/>
      <w:marRight w:val="0"/>
      <w:marTop w:val="0"/>
      <w:marBottom w:val="0"/>
      <w:divBdr>
        <w:top w:val="none" w:sz="0" w:space="0" w:color="auto"/>
        <w:left w:val="none" w:sz="0" w:space="0" w:color="auto"/>
        <w:bottom w:val="none" w:sz="0" w:space="0" w:color="auto"/>
        <w:right w:val="none" w:sz="0" w:space="0" w:color="auto"/>
      </w:divBdr>
    </w:div>
    <w:div w:id="778333592">
      <w:marLeft w:val="640"/>
      <w:marRight w:val="0"/>
      <w:marTop w:val="0"/>
      <w:marBottom w:val="0"/>
      <w:divBdr>
        <w:top w:val="none" w:sz="0" w:space="0" w:color="auto"/>
        <w:left w:val="none" w:sz="0" w:space="0" w:color="auto"/>
        <w:bottom w:val="none" w:sz="0" w:space="0" w:color="auto"/>
        <w:right w:val="none" w:sz="0" w:space="0" w:color="auto"/>
      </w:divBdr>
    </w:div>
    <w:div w:id="778337721">
      <w:marLeft w:val="640"/>
      <w:marRight w:val="0"/>
      <w:marTop w:val="0"/>
      <w:marBottom w:val="0"/>
      <w:divBdr>
        <w:top w:val="none" w:sz="0" w:space="0" w:color="auto"/>
        <w:left w:val="none" w:sz="0" w:space="0" w:color="auto"/>
        <w:bottom w:val="none" w:sz="0" w:space="0" w:color="auto"/>
        <w:right w:val="none" w:sz="0" w:space="0" w:color="auto"/>
      </w:divBdr>
    </w:div>
    <w:div w:id="778377471">
      <w:marLeft w:val="640"/>
      <w:marRight w:val="0"/>
      <w:marTop w:val="0"/>
      <w:marBottom w:val="0"/>
      <w:divBdr>
        <w:top w:val="none" w:sz="0" w:space="0" w:color="auto"/>
        <w:left w:val="none" w:sz="0" w:space="0" w:color="auto"/>
        <w:bottom w:val="none" w:sz="0" w:space="0" w:color="auto"/>
        <w:right w:val="none" w:sz="0" w:space="0" w:color="auto"/>
      </w:divBdr>
    </w:div>
    <w:div w:id="778525945">
      <w:marLeft w:val="640"/>
      <w:marRight w:val="0"/>
      <w:marTop w:val="0"/>
      <w:marBottom w:val="0"/>
      <w:divBdr>
        <w:top w:val="none" w:sz="0" w:space="0" w:color="auto"/>
        <w:left w:val="none" w:sz="0" w:space="0" w:color="auto"/>
        <w:bottom w:val="none" w:sz="0" w:space="0" w:color="auto"/>
        <w:right w:val="none" w:sz="0" w:space="0" w:color="auto"/>
      </w:divBdr>
    </w:div>
    <w:div w:id="778569194">
      <w:marLeft w:val="640"/>
      <w:marRight w:val="0"/>
      <w:marTop w:val="0"/>
      <w:marBottom w:val="0"/>
      <w:divBdr>
        <w:top w:val="none" w:sz="0" w:space="0" w:color="auto"/>
        <w:left w:val="none" w:sz="0" w:space="0" w:color="auto"/>
        <w:bottom w:val="none" w:sz="0" w:space="0" w:color="auto"/>
        <w:right w:val="none" w:sz="0" w:space="0" w:color="auto"/>
      </w:divBdr>
    </w:div>
    <w:div w:id="778571983">
      <w:marLeft w:val="640"/>
      <w:marRight w:val="0"/>
      <w:marTop w:val="0"/>
      <w:marBottom w:val="0"/>
      <w:divBdr>
        <w:top w:val="none" w:sz="0" w:space="0" w:color="auto"/>
        <w:left w:val="none" w:sz="0" w:space="0" w:color="auto"/>
        <w:bottom w:val="none" w:sz="0" w:space="0" w:color="auto"/>
        <w:right w:val="none" w:sz="0" w:space="0" w:color="auto"/>
      </w:divBdr>
    </w:div>
    <w:div w:id="778573438">
      <w:marLeft w:val="640"/>
      <w:marRight w:val="0"/>
      <w:marTop w:val="0"/>
      <w:marBottom w:val="0"/>
      <w:divBdr>
        <w:top w:val="none" w:sz="0" w:space="0" w:color="auto"/>
        <w:left w:val="none" w:sz="0" w:space="0" w:color="auto"/>
        <w:bottom w:val="none" w:sz="0" w:space="0" w:color="auto"/>
        <w:right w:val="none" w:sz="0" w:space="0" w:color="auto"/>
      </w:divBdr>
    </w:div>
    <w:div w:id="778646797">
      <w:marLeft w:val="640"/>
      <w:marRight w:val="0"/>
      <w:marTop w:val="0"/>
      <w:marBottom w:val="0"/>
      <w:divBdr>
        <w:top w:val="none" w:sz="0" w:space="0" w:color="auto"/>
        <w:left w:val="none" w:sz="0" w:space="0" w:color="auto"/>
        <w:bottom w:val="none" w:sz="0" w:space="0" w:color="auto"/>
        <w:right w:val="none" w:sz="0" w:space="0" w:color="auto"/>
      </w:divBdr>
    </w:div>
    <w:div w:id="778646970">
      <w:marLeft w:val="640"/>
      <w:marRight w:val="0"/>
      <w:marTop w:val="0"/>
      <w:marBottom w:val="0"/>
      <w:divBdr>
        <w:top w:val="none" w:sz="0" w:space="0" w:color="auto"/>
        <w:left w:val="none" w:sz="0" w:space="0" w:color="auto"/>
        <w:bottom w:val="none" w:sz="0" w:space="0" w:color="auto"/>
        <w:right w:val="none" w:sz="0" w:space="0" w:color="auto"/>
      </w:divBdr>
    </w:div>
    <w:div w:id="778724478">
      <w:marLeft w:val="640"/>
      <w:marRight w:val="0"/>
      <w:marTop w:val="0"/>
      <w:marBottom w:val="0"/>
      <w:divBdr>
        <w:top w:val="none" w:sz="0" w:space="0" w:color="auto"/>
        <w:left w:val="none" w:sz="0" w:space="0" w:color="auto"/>
        <w:bottom w:val="none" w:sz="0" w:space="0" w:color="auto"/>
        <w:right w:val="none" w:sz="0" w:space="0" w:color="auto"/>
      </w:divBdr>
    </w:div>
    <w:div w:id="779111212">
      <w:marLeft w:val="640"/>
      <w:marRight w:val="0"/>
      <w:marTop w:val="0"/>
      <w:marBottom w:val="0"/>
      <w:divBdr>
        <w:top w:val="none" w:sz="0" w:space="0" w:color="auto"/>
        <w:left w:val="none" w:sz="0" w:space="0" w:color="auto"/>
        <w:bottom w:val="none" w:sz="0" w:space="0" w:color="auto"/>
        <w:right w:val="none" w:sz="0" w:space="0" w:color="auto"/>
      </w:divBdr>
    </w:div>
    <w:div w:id="779180372">
      <w:marLeft w:val="640"/>
      <w:marRight w:val="0"/>
      <w:marTop w:val="0"/>
      <w:marBottom w:val="0"/>
      <w:divBdr>
        <w:top w:val="none" w:sz="0" w:space="0" w:color="auto"/>
        <w:left w:val="none" w:sz="0" w:space="0" w:color="auto"/>
        <w:bottom w:val="none" w:sz="0" w:space="0" w:color="auto"/>
        <w:right w:val="none" w:sz="0" w:space="0" w:color="auto"/>
      </w:divBdr>
    </w:div>
    <w:div w:id="779223266">
      <w:marLeft w:val="640"/>
      <w:marRight w:val="0"/>
      <w:marTop w:val="0"/>
      <w:marBottom w:val="0"/>
      <w:divBdr>
        <w:top w:val="none" w:sz="0" w:space="0" w:color="auto"/>
        <w:left w:val="none" w:sz="0" w:space="0" w:color="auto"/>
        <w:bottom w:val="none" w:sz="0" w:space="0" w:color="auto"/>
        <w:right w:val="none" w:sz="0" w:space="0" w:color="auto"/>
      </w:divBdr>
    </w:div>
    <w:div w:id="779299491">
      <w:marLeft w:val="640"/>
      <w:marRight w:val="0"/>
      <w:marTop w:val="0"/>
      <w:marBottom w:val="0"/>
      <w:divBdr>
        <w:top w:val="none" w:sz="0" w:space="0" w:color="auto"/>
        <w:left w:val="none" w:sz="0" w:space="0" w:color="auto"/>
        <w:bottom w:val="none" w:sz="0" w:space="0" w:color="auto"/>
        <w:right w:val="none" w:sz="0" w:space="0" w:color="auto"/>
      </w:divBdr>
    </w:div>
    <w:div w:id="779488965">
      <w:marLeft w:val="640"/>
      <w:marRight w:val="0"/>
      <w:marTop w:val="0"/>
      <w:marBottom w:val="0"/>
      <w:divBdr>
        <w:top w:val="none" w:sz="0" w:space="0" w:color="auto"/>
        <w:left w:val="none" w:sz="0" w:space="0" w:color="auto"/>
        <w:bottom w:val="none" w:sz="0" w:space="0" w:color="auto"/>
        <w:right w:val="none" w:sz="0" w:space="0" w:color="auto"/>
      </w:divBdr>
    </w:div>
    <w:div w:id="779567703">
      <w:marLeft w:val="640"/>
      <w:marRight w:val="0"/>
      <w:marTop w:val="0"/>
      <w:marBottom w:val="0"/>
      <w:divBdr>
        <w:top w:val="none" w:sz="0" w:space="0" w:color="auto"/>
        <w:left w:val="none" w:sz="0" w:space="0" w:color="auto"/>
        <w:bottom w:val="none" w:sz="0" w:space="0" w:color="auto"/>
        <w:right w:val="none" w:sz="0" w:space="0" w:color="auto"/>
      </w:divBdr>
    </w:div>
    <w:div w:id="779687304">
      <w:marLeft w:val="640"/>
      <w:marRight w:val="0"/>
      <w:marTop w:val="0"/>
      <w:marBottom w:val="0"/>
      <w:divBdr>
        <w:top w:val="none" w:sz="0" w:space="0" w:color="auto"/>
        <w:left w:val="none" w:sz="0" w:space="0" w:color="auto"/>
        <w:bottom w:val="none" w:sz="0" w:space="0" w:color="auto"/>
        <w:right w:val="none" w:sz="0" w:space="0" w:color="auto"/>
      </w:divBdr>
    </w:div>
    <w:div w:id="779763924">
      <w:bodyDiv w:val="1"/>
      <w:marLeft w:val="0"/>
      <w:marRight w:val="0"/>
      <w:marTop w:val="0"/>
      <w:marBottom w:val="0"/>
      <w:divBdr>
        <w:top w:val="none" w:sz="0" w:space="0" w:color="auto"/>
        <w:left w:val="none" w:sz="0" w:space="0" w:color="auto"/>
        <w:bottom w:val="none" w:sz="0" w:space="0" w:color="auto"/>
        <w:right w:val="none" w:sz="0" w:space="0" w:color="auto"/>
      </w:divBdr>
    </w:div>
    <w:div w:id="779766086">
      <w:marLeft w:val="640"/>
      <w:marRight w:val="0"/>
      <w:marTop w:val="0"/>
      <w:marBottom w:val="0"/>
      <w:divBdr>
        <w:top w:val="none" w:sz="0" w:space="0" w:color="auto"/>
        <w:left w:val="none" w:sz="0" w:space="0" w:color="auto"/>
        <w:bottom w:val="none" w:sz="0" w:space="0" w:color="auto"/>
        <w:right w:val="none" w:sz="0" w:space="0" w:color="auto"/>
      </w:divBdr>
    </w:div>
    <w:div w:id="779909142">
      <w:marLeft w:val="640"/>
      <w:marRight w:val="0"/>
      <w:marTop w:val="0"/>
      <w:marBottom w:val="0"/>
      <w:divBdr>
        <w:top w:val="none" w:sz="0" w:space="0" w:color="auto"/>
        <w:left w:val="none" w:sz="0" w:space="0" w:color="auto"/>
        <w:bottom w:val="none" w:sz="0" w:space="0" w:color="auto"/>
        <w:right w:val="none" w:sz="0" w:space="0" w:color="auto"/>
      </w:divBdr>
    </w:div>
    <w:div w:id="780029569">
      <w:marLeft w:val="640"/>
      <w:marRight w:val="0"/>
      <w:marTop w:val="0"/>
      <w:marBottom w:val="0"/>
      <w:divBdr>
        <w:top w:val="none" w:sz="0" w:space="0" w:color="auto"/>
        <w:left w:val="none" w:sz="0" w:space="0" w:color="auto"/>
        <w:bottom w:val="none" w:sz="0" w:space="0" w:color="auto"/>
        <w:right w:val="none" w:sz="0" w:space="0" w:color="auto"/>
      </w:divBdr>
    </w:div>
    <w:div w:id="780034601">
      <w:marLeft w:val="640"/>
      <w:marRight w:val="0"/>
      <w:marTop w:val="0"/>
      <w:marBottom w:val="0"/>
      <w:divBdr>
        <w:top w:val="none" w:sz="0" w:space="0" w:color="auto"/>
        <w:left w:val="none" w:sz="0" w:space="0" w:color="auto"/>
        <w:bottom w:val="none" w:sz="0" w:space="0" w:color="auto"/>
        <w:right w:val="none" w:sz="0" w:space="0" w:color="auto"/>
      </w:divBdr>
    </w:div>
    <w:div w:id="780106771">
      <w:marLeft w:val="640"/>
      <w:marRight w:val="0"/>
      <w:marTop w:val="0"/>
      <w:marBottom w:val="0"/>
      <w:divBdr>
        <w:top w:val="none" w:sz="0" w:space="0" w:color="auto"/>
        <w:left w:val="none" w:sz="0" w:space="0" w:color="auto"/>
        <w:bottom w:val="none" w:sz="0" w:space="0" w:color="auto"/>
        <w:right w:val="none" w:sz="0" w:space="0" w:color="auto"/>
      </w:divBdr>
    </w:div>
    <w:div w:id="780225831">
      <w:marLeft w:val="640"/>
      <w:marRight w:val="0"/>
      <w:marTop w:val="0"/>
      <w:marBottom w:val="0"/>
      <w:divBdr>
        <w:top w:val="none" w:sz="0" w:space="0" w:color="auto"/>
        <w:left w:val="none" w:sz="0" w:space="0" w:color="auto"/>
        <w:bottom w:val="none" w:sz="0" w:space="0" w:color="auto"/>
        <w:right w:val="none" w:sz="0" w:space="0" w:color="auto"/>
      </w:divBdr>
    </w:div>
    <w:div w:id="780297560">
      <w:marLeft w:val="640"/>
      <w:marRight w:val="0"/>
      <w:marTop w:val="0"/>
      <w:marBottom w:val="0"/>
      <w:divBdr>
        <w:top w:val="none" w:sz="0" w:space="0" w:color="auto"/>
        <w:left w:val="none" w:sz="0" w:space="0" w:color="auto"/>
        <w:bottom w:val="none" w:sz="0" w:space="0" w:color="auto"/>
        <w:right w:val="none" w:sz="0" w:space="0" w:color="auto"/>
      </w:divBdr>
    </w:div>
    <w:div w:id="780342425">
      <w:marLeft w:val="640"/>
      <w:marRight w:val="0"/>
      <w:marTop w:val="0"/>
      <w:marBottom w:val="0"/>
      <w:divBdr>
        <w:top w:val="none" w:sz="0" w:space="0" w:color="auto"/>
        <w:left w:val="none" w:sz="0" w:space="0" w:color="auto"/>
        <w:bottom w:val="none" w:sz="0" w:space="0" w:color="auto"/>
        <w:right w:val="none" w:sz="0" w:space="0" w:color="auto"/>
      </w:divBdr>
    </w:div>
    <w:div w:id="780495020">
      <w:marLeft w:val="640"/>
      <w:marRight w:val="0"/>
      <w:marTop w:val="0"/>
      <w:marBottom w:val="0"/>
      <w:divBdr>
        <w:top w:val="none" w:sz="0" w:space="0" w:color="auto"/>
        <w:left w:val="none" w:sz="0" w:space="0" w:color="auto"/>
        <w:bottom w:val="none" w:sz="0" w:space="0" w:color="auto"/>
        <w:right w:val="none" w:sz="0" w:space="0" w:color="auto"/>
      </w:divBdr>
    </w:div>
    <w:div w:id="780533885">
      <w:marLeft w:val="640"/>
      <w:marRight w:val="0"/>
      <w:marTop w:val="0"/>
      <w:marBottom w:val="0"/>
      <w:divBdr>
        <w:top w:val="none" w:sz="0" w:space="0" w:color="auto"/>
        <w:left w:val="none" w:sz="0" w:space="0" w:color="auto"/>
        <w:bottom w:val="none" w:sz="0" w:space="0" w:color="auto"/>
        <w:right w:val="none" w:sz="0" w:space="0" w:color="auto"/>
      </w:divBdr>
    </w:div>
    <w:div w:id="780563538">
      <w:marLeft w:val="640"/>
      <w:marRight w:val="0"/>
      <w:marTop w:val="0"/>
      <w:marBottom w:val="0"/>
      <w:divBdr>
        <w:top w:val="none" w:sz="0" w:space="0" w:color="auto"/>
        <w:left w:val="none" w:sz="0" w:space="0" w:color="auto"/>
        <w:bottom w:val="none" w:sz="0" w:space="0" w:color="auto"/>
        <w:right w:val="none" w:sz="0" w:space="0" w:color="auto"/>
      </w:divBdr>
    </w:div>
    <w:div w:id="780566367">
      <w:marLeft w:val="640"/>
      <w:marRight w:val="0"/>
      <w:marTop w:val="0"/>
      <w:marBottom w:val="0"/>
      <w:divBdr>
        <w:top w:val="none" w:sz="0" w:space="0" w:color="auto"/>
        <w:left w:val="none" w:sz="0" w:space="0" w:color="auto"/>
        <w:bottom w:val="none" w:sz="0" w:space="0" w:color="auto"/>
        <w:right w:val="none" w:sz="0" w:space="0" w:color="auto"/>
      </w:divBdr>
    </w:div>
    <w:div w:id="780684845">
      <w:marLeft w:val="640"/>
      <w:marRight w:val="0"/>
      <w:marTop w:val="0"/>
      <w:marBottom w:val="0"/>
      <w:divBdr>
        <w:top w:val="none" w:sz="0" w:space="0" w:color="auto"/>
        <w:left w:val="none" w:sz="0" w:space="0" w:color="auto"/>
        <w:bottom w:val="none" w:sz="0" w:space="0" w:color="auto"/>
        <w:right w:val="none" w:sz="0" w:space="0" w:color="auto"/>
      </w:divBdr>
    </w:div>
    <w:div w:id="780756805">
      <w:marLeft w:val="640"/>
      <w:marRight w:val="0"/>
      <w:marTop w:val="0"/>
      <w:marBottom w:val="0"/>
      <w:divBdr>
        <w:top w:val="none" w:sz="0" w:space="0" w:color="auto"/>
        <w:left w:val="none" w:sz="0" w:space="0" w:color="auto"/>
        <w:bottom w:val="none" w:sz="0" w:space="0" w:color="auto"/>
        <w:right w:val="none" w:sz="0" w:space="0" w:color="auto"/>
      </w:divBdr>
    </w:div>
    <w:div w:id="780759163">
      <w:marLeft w:val="640"/>
      <w:marRight w:val="0"/>
      <w:marTop w:val="0"/>
      <w:marBottom w:val="0"/>
      <w:divBdr>
        <w:top w:val="none" w:sz="0" w:space="0" w:color="auto"/>
        <w:left w:val="none" w:sz="0" w:space="0" w:color="auto"/>
        <w:bottom w:val="none" w:sz="0" w:space="0" w:color="auto"/>
        <w:right w:val="none" w:sz="0" w:space="0" w:color="auto"/>
      </w:divBdr>
    </w:div>
    <w:div w:id="780804481">
      <w:marLeft w:val="640"/>
      <w:marRight w:val="0"/>
      <w:marTop w:val="0"/>
      <w:marBottom w:val="0"/>
      <w:divBdr>
        <w:top w:val="none" w:sz="0" w:space="0" w:color="auto"/>
        <w:left w:val="none" w:sz="0" w:space="0" w:color="auto"/>
        <w:bottom w:val="none" w:sz="0" w:space="0" w:color="auto"/>
        <w:right w:val="none" w:sz="0" w:space="0" w:color="auto"/>
      </w:divBdr>
    </w:div>
    <w:div w:id="780876868">
      <w:marLeft w:val="640"/>
      <w:marRight w:val="0"/>
      <w:marTop w:val="0"/>
      <w:marBottom w:val="0"/>
      <w:divBdr>
        <w:top w:val="none" w:sz="0" w:space="0" w:color="auto"/>
        <w:left w:val="none" w:sz="0" w:space="0" w:color="auto"/>
        <w:bottom w:val="none" w:sz="0" w:space="0" w:color="auto"/>
        <w:right w:val="none" w:sz="0" w:space="0" w:color="auto"/>
      </w:divBdr>
    </w:div>
    <w:div w:id="780878756">
      <w:marLeft w:val="640"/>
      <w:marRight w:val="0"/>
      <w:marTop w:val="0"/>
      <w:marBottom w:val="0"/>
      <w:divBdr>
        <w:top w:val="none" w:sz="0" w:space="0" w:color="auto"/>
        <w:left w:val="none" w:sz="0" w:space="0" w:color="auto"/>
        <w:bottom w:val="none" w:sz="0" w:space="0" w:color="auto"/>
        <w:right w:val="none" w:sz="0" w:space="0" w:color="auto"/>
      </w:divBdr>
    </w:div>
    <w:div w:id="780879546">
      <w:marLeft w:val="640"/>
      <w:marRight w:val="0"/>
      <w:marTop w:val="0"/>
      <w:marBottom w:val="0"/>
      <w:divBdr>
        <w:top w:val="none" w:sz="0" w:space="0" w:color="auto"/>
        <w:left w:val="none" w:sz="0" w:space="0" w:color="auto"/>
        <w:bottom w:val="none" w:sz="0" w:space="0" w:color="auto"/>
        <w:right w:val="none" w:sz="0" w:space="0" w:color="auto"/>
      </w:divBdr>
    </w:div>
    <w:div w:id="780882976">
      <w:marLeft w:val="640"/>
      <w:marRight w:val="0"/>
      <w:marTop w:val="0"/>
      <w:marBottom w:val="0"/>
      <w:divBdr>
        <w:top w:val="none" w:sz="0" w:space="0" w:color="auto"/>
        <w:left w:val="none" w:sz="0" w:space="0" w:color="auto"/>
        <w:bottom w:val="none" w:sz="0" w:space="0" w:color="auto"/>
        <w:right w:val="none" w:sz="0" w:space="0" w:color="auto"/>
      </w:divBdr>
    </w:div>
    <w:div w:id="780955658">
      <w:marLeft w:val="640"/>
      <w:marRight w:val="0"/>
      <w:marTop w:val="0"/>
      <w:marBottom w:val="0"/>
      <w:divBdr>
        <w:top w:val="none" w:sz="0" w:space="0" w:color="auto"/>
        <w:left w:val="none" w:sz="0" w:space="0" w:color="auto"/>
        <w:bottom w:val="none" w:sz="0" w:space="0" w:color="auto"/>
        <w:right w:val="none" w:sz="0" w:space="0" w:color="auto"/>
      </w:divBdr>
    </w:div>
    <w:div w:id="780994042">
      <w:bodyDiv w:val="1"/>
      <w:marLeft w:val="0"/>
      <w:marRight w:val="0"/>
      <w:marTop w:val="0"/>
      <w:marBottom w:val="0"/>
      <w:divBdr>
        <w:top w:val="none" w:sz="0" w:space="0" w:color="auto"/>
        <w:left w:val="none" w:sz="0" w:space="0" w:color="auto"/>
        <w:bottom w:val="none" w:sz="0" w:space="0" w:color="auto"/>
        <w:right w:val="none" w:sz="0" w:space="0" w:color="auto"/>
      </w:divBdr>
    </w:div>
    <w:div w:id="780995012">
      <w:marLeft w:val="640"/>
      <w:marRight w:val="0"/>
      <w:marTop w:val="0"/>
      <w:marBottom w:val="0"/>
      <w:divBdr>
        <w:top w:val="none" w:sz="0" w:space="0" w:color="auto"/>
        <w:left w:val="none" w:sz="0" w:space="0" w:color="auto"/>
        <w:bottom w:val="none" w:sz="0" w:space="0" w:color="auto"/>
        <w:right w:val="none" w:sz="0" w:space="0" w:color="auto"/>
      </w:divBdr>
    </w:div>
    <w:div w:id="780998869">
      <w:marLeft w:val="640"/>
      <w:marRight w:val="0"/>
      <w:marTop w:val="0"/>
      <w:marBottom w:val="0"/>
      <w:divBdr>
        <w:top w:val="none" w:sz="0" w:space="0" w:color="auto"/>
        <w:left w:val="none" w:sz="0" w:space="0" w:color="auto"/>
        <w:bottom w:val="none" w:sz="0" w:space="0" w:color="auto"/>
        <w:right w:val="none" w:sz="0" w:space="0" w:color="auto"/>
      </w:divBdr>
    </w:div>
    <w:div w:id="781001640">
      <w:marLeft w:val="640"/>
      <w:marRight w:val="0"/>
      <w:marTop w:val="0"/>
      <w:marBottom w:val="0"/>
      <w:divBdr>
        <w:top w:val="none" w:sz="0" w:space="0" w:color="auto"/>
        <w:left w:val="none" w:sz="0" w:space="0" w:color="auto"/>
        <w:bottom w:val="none" w:sz="0" w:space="0" w:color="auto"/>
        <w:right w:val="none" w:sz="0" w:space="0" w:color="auto"/>
      </w:divBdr>
    </w:div>
    <w:div w:id="781070955">
      <w:marLeft w:val="640"/>
      <w:marRight w:val="0"/>
      <w:marTop w:val="0"/>
      <w:marBottom w:val="0"/>
      <w:divBdr>
        <w:top w:val="none" w:sz="0" w:space="0" w:color="auto"/>
        <w:left w:val="none" w:sz="0" w:space="0" w:color="auto"/>
        <w:bottom w:val="none" w:sz="0" w:space="0" w:color="auto"/>
        <w:right w:val="none" w:sz="0" w:space="0" w:color="auto"/>
      </w:divBdr>
    </w:div>
    <w:div w:id="781075774">
      <w:marLeft w:val="640"/>
      <w:marRight w:val="0"/>
      <w:marTop w:val="0"/>
      <w:marBottom w:val="0"/>
      <w:divBdr>
        <w:top w:val="none" w:sz="0" w:space="0" w:color="auto"/>
        <w:left w:val="none" w:sz="0" w:space="0" w:color="auto"/>
        <w:bottom w:val="none" w:sz="0" w:space="0" w:color="auto"/>
        <w:right w:val="none" w:sz="0" w:space="0" w:color="auto"/>
      </w:divBdr>
    </w:div>
    <w:div w:id="781189302">
      <w:marLeft w:val="640"/>
      <w:marRight w:val="0"/>
      <w:marTop w:val="0"/>
      <w:marBottom w:val="0"/>
      <w:divBdr>
        <w:top w:val="none" w:sz="0" w:space="0" w:color="auto"/>
        <w:left w:val="none" w:sz="0" w:space="0" w:color="auto"/>
        <w:bottom w:val="none" w:sz="0" w:space="0" w:color="auto"/>
        <w:right w:val="none" w:sz="0" w:space="0" w:color="auto"/>
      </w:divBdr>
    </w:div>
    <w:div w:id="781193417">
      <w:marLeft w:val="640"/>
      <w:marRight w:val="0"/>
      <w:marTop w:val="0"/>
      <w:marBottom w:val="0"/>
      <w:divBdr>
        <w:top w:val="none" w:sz="0" w:space="0" w:color="auto"/>
        <w:left w:val="none" w:sz="0" w:space="0" w:color="auto"/>
        <w:bottom w:val="none" w:sz="0" w:space="0" w:color="auto"/>
        <w:right w:val="none" w:sz="0" w:space="0" w:color="auto"/>
      </w:divBdr>
    </w:div>
    <w:div w:id="781218723">
      <w:marLeft w:val="640"/>
      <w:marRight w:val="0"/>
      <w:marTop w:val="0"/>
      <w:marBottom w:val="0"/>
      <w:divBdr>
        <w:top w:val="none" w:sz="0" w:space="0" w:color="auto"/>
        <w:left w:val="none" w:sz="0" w:space="0" w:color="auto"/>
        <w:bottom w:val="none" w:sz="0" w:space="0" w:color="auto"/>
        <w:right w:val="none" w:sz="0" w:space="0" w:color="auto"/>
      </w:divBdr>
    </w:div>
    <w:div w:id="781261301">
      <w:marLeft w:val="640"/>
      <w:marRight w:val="0"/>
      <w:marTop w:val="0"/>
      <w:marBottom w:val="0"/>
      <w:divBdr>
        <w:top w:val="none" w:sz="0" w:space="0" w:color="auto"/>
        <w:left w:val="none" w:sz="0" w:space="0" w:color="auto"/>
        <w:bottom w:val="none" w:sz="0" w:space="0" w:color="auto"/>
        <w:right w:val="none" w:sz="0" w:space="0" w:color="auto"/>
      </w:divBdr>
    </w:div>
    <w:div w:id="781268791">
      <w:marLeft w:val="640"/>
      <w:marRight w:val="0"/>
      <w:marTop w:val="0"/>
      <w:marBottom w:val="0"/>
      <w:divBdr>
        <w:top w:val="none" w:sz="0" w:space="0" w:color="auto"/>
        <w:left w:val="none" w:sz="0" w:space="0" w:color="auto"/>
        <w:bottom w:val="none" w:sz="0" w:space="0" w:color="auto"/>
        <w:right w:val="none" w:sz="0" w:space="0" w:color="auto"/>
      </w:divBdr>
    </w:div>
    <w:div w:id="781270303">
      <w:marLeft w:val="640"/>
      <w:marRight w:val="0"/>
      <w:marTop w:val="0"/>
      <w:marBottom w:val="0"/>
      <w:divBdr>
        <w:top w:val="none" w:sz="0" w:space="0" w:color="auto"/>
        <w:left w:val="none" w:sz="0" w:space="0" w:color="auto"/>
        <w:bottom w:val="none" w:sz="0" w:space="0" w:color="auto"/>
        <w:right w:val="none" w:sz="0" w:space="0" w:color="auto"/>
      </w:divBdr>
    </w:div>
    <w:div w:id="781339621">
      <w:marLeft w:val="640"/>
      <w:marRight w:val="0"/>
      <w:marTop w:val="0"/>
      <w:marBottom w:val="0"/>
      <w:divBdr>
        <w:top w:val="none" w:sz="0" w:space="0" w:color="auto"/>
        <w:left w:val="none" w:sz="0" w:space="0" w:color="auto"/>
        <w:bottom w:val="none" w:sz="0" w:space="0" w:color="auto"/>
        <w:right w:val="none" w:sz="0" w:space="0" w:color="auto"/>
      </w:divBdr>
    </w:div>
    <w:div w:id="781345662">
      <w:marLeft w:val="640"/>
      <w:marRight w:val="0"/>
      <w:marTop w:val="0"/>
      <w:marBottom w:val="0"/>
      <w:divBdr>
        <w:top w:val="none" w:sz="0" w:space="0" w:color="auto"/>
        <w:left w:val="none" w:sz="0" w:space="0" w:color="auto"/>
        <w:bottom w:val="none" w:sz="0" w:space="0" w:color="auto"/>
        <w:right w:val="none" w:sz="0" w:space="0" w:color="auto"/>
      </w:divBdr>
    </w:div>
    <w:div w:id="781417667">
      <w:marLeft w:val="640"/>
      <w:marRight w:val="0"/>
      <w:marTop w:val="0"/>
      <w:marBottom w:val="0"/>
      <w:divBdr>
        <w:top w:val="none" w:sz="0" w:space="0" w:color="auto"/>
        <w:left w:val="none" w:sz="0" w:space="0" w:color="auto"/>
        <w:bottom w:val="none" w:sz="0" w:space="0" w:color="auto"/>
        <w:right w:val="none" w:sz="0" w:space="0" w:color="auto"/>
      </w:divBdr>
    </w:div>
    <w:div w:id="781457176">
      <w:marLeft w:val="640"/>
      <w:marRight w:val="0"/>
      <w:marTop w:val="0"/>
      <w:marBottom w:val="0"/>
      <w:divBdr>
        <w:top w:val="none" w:sz="0" w:space="0" w:color="auto"/>
        <w:left w:val="none" w:sz="0" w:space="0" w:color="auto"/>
        <w:bottom w:val="none" w:sz="0" w:space="0" w:color="auto"/>
        <w:right w:val="none" w:sz="0" w:space="0" w:color="auto"/>
      </w:divBdr>
    </w:div>
    <w:div w:id="781460804">
      <w:marLeft w:val="640"/>
      <w:marRight w:val="0"/>
      <w:marTop w:val="0"/>
      <w:marBottom w:val="0"/>
      <w:divBdr>
        <w:top w:val="none" w:sz="0" w:space="0" w:color="auto"/>
        <w:left w:val="none" w:sz="0" w:space="0" w:color="auto"/>
        <w:bottom w:val="none" w:sz="0" w:space="0" w:color="auto"/>
        <w:right w:val="none" w:sz="0" w:space="0" w:color="auto"/>
      </w:divBdr>
    </w:div>
    <w:div w:id="781533907">
      <w:marLeft w:val="640"/>
      <w:marRight w:val="0"/>
      <w:marTop w:val="0"/>
      <w:marBottom w:val="0"/>
      <w:divBdr>
        <w:top w:val="none" w:sz="0" w:space="0" w:color="auto"/>
        <w:left w:val="none" w:sz="0" w:space="0" w:color="auto"/>
        <w:bottom w:val="none" w:sz="0" w:space="0" w:color="auto"/>
        <w:right w:val="none" w:sz="0" w:space="0" w:color="auto"/>
      </w:divBdr>
    </w:div>
    <w:div w:id="781608526">
      <w:marLeft w:val="640"/>
      <w:marRight w:val="0"/>
      <w:marTop w:val="0"/>
      <w:marBottom w:val="0"/>
      <w:divBdr>
        <w:top w:val="none" w:sz="0" w:space="0" w:color="auto"/>
        <w:left w:val="none" w:sz="0" w:space="0" w:color="auto"/>
        <w:bottom w:val="none" w:sz="0" w:space="0" w:color="auto"/>
        <w:right w:val="none" w:sz="0" w:space="0" w:color="auto"/>
      </w:divBdr>
    </w:div>
    <w:div w:id="781614839">
      <w:marLeft w:val="640"/>
      <w:marRight w:val="0"/>
      <w:marTop w:val="0"/>
      <w:marBottom w:val="0"/>
      <w:divBdr>
        <w:top w:val="none" w:sz="0" w:space="0" w:color="auto"/>
        <w:left w:val="none" w:sz="0" w:space="0" w:color="auto"/>
        <w:bottom w:val="none" w:sz="0" w:space="0" w:color="auto"/>
        <w:right w:val="none" w:sz="0" w:space="0" w:color="auto"/>
      </w:divBdr>
    </w:div>
    <w:div w:id="781655946">
      <w:marLeft w:val="640"/>
      <w:marRight w:val="0"/>
      <w:marTop w:val="0"/>
      <w:marBottom w:val="0"/>
      <w:divBdr>
        <w:top w:val="none" w:sz="0" w:space="0" w:color="auto"/>
        <w:left w:val="none" w:sz="0" w:space="0" w:color="auto"/>
        <w:bottom w:val="none" w:sz="0" w:space="0" w:color="auto"/>
        <w:right w:val="none" w:sz="0" w:space="0" w:color="auto"/>
      </w:divBdr>
    </w:div>
    <w:div w:id="781724536">
      <w:marLeft w:val="640"/>
      <w:marRight w:val="0"/>
      <w:marTop w:val="0"/>
      <w:marBottom w:val="0"/>
      <w:divBdr>
        <w:top w:val="none" w:sz="0" w:space="0" w:color="auto"/>
        <w:left w:val="none" w:sz="0" w:space="0" w:color="auto"/>
        <w:bottom w:val="none" w:sz="0" w:space="0" w:color="auto"/>
        <w:right w:val="none" w:sz="0" w:space="0" w:color="auto"/>
      </w:divBdr>
    </w:div>
    <w:div w:id="781732360">
      <w:marLeft w:val="640"/>
      <w:marRight w:val="0"/>
      <w:marTop w:val="0"/>
      <w:marBottom w:val="0"/>
      <w:divBdr>
        <w:top w:val="none" w:sz="0" w:space="0" w:color="auto"/>
        <w:left w:val="none" w:sz="0" w:space="0" w:color="auto"/>
        <w:bottom w:val="none" w:sz="0" w:space="0" w:color="auto"/>
        <w:right w:val="none" w:sz="0" w:space="0" w:color="auto"/>
      </w:divBdr>
    </w:div>
    <w:div w:id="781799696">
      <w:marLeft w:val="640"/>
      <w:marRight w:val="0"/>
      <w:marTop w:val="0"/>
      <w:marBottom w:val="0"/>
      <w:divBdr>
        <w:top w:val="none" w:sz="0" w:space="0" w:color="auto"/>
        <w:left w:val="none" w:sz="0" w:space="0" w:color="auto"/>
        <w:bottom w:val="none" w:sz="0" w:space="0" w:color="auto"/>
        <w:right w:val="none" w:sz="0" w:space="0" w:color="auto"/>
      </w:divBdr>
    </w:div>
    <w:div w:id="781804225">
      <w:marLeft w:val="640"/>
      <w:marRight w:val="0"/>
      <w:marTop w:val="0"/>
      <w:marBottom w:val="0"/>
      <w:divBdr>
        <w:top w:val="none" w:sz="0" w:space="0" w:color="auto"/>
        <w:left w:val="none" w:sz="0" w:space="0" w:color="auto"/>
        <w:bottom w:val="none" w:sz="0" w:space="0" w:color="auto"/>
        <w:right w:val="none" w:sz="0" w:space="0" w:color="auto"/>
      </w:divBdr>
    </w:div>
    <w:div w:id="781849988">
      <w:marLeft w:val="640"/>
      <w:marRight w:val="0"/>
      <w:marTop w:val="0"/>
      <w:marBottom w:val="0"/>
      <w:divBdr>
        <w:top w:val="none" w:sz="0" w:space="0" w:color="auto"/>
        <w:left w:val="none" w:sz="0" w:space="0" w:color="auto"/>
        <w:bottom w:val="none" w:sz="0" w:space="0" w:color="auto"/>
        <w:right w:val="none" w:sz="0" w:space="0" w:color="auto"/>
      </w:divBdr>
    </w:div>
    <w:div w:id="781920515">
      <w:marLeft w:val="640"/>
      <w:marRight w:val="0"/>
      <w:marTop w:val="0"/>
      <w:marBottom w:val="0"/>
      <w:divBdr>
        <w:top w:val="none" w:sz="0" w:space="0" w:color="auto"/>
        <w:left w:val="none" w:sz="0" w:space="0" w:color="auto"/>
        <w:bottom w:val="none" w:sz="0" w:space="0" w:color="auto"/>
        <w:right w:val="none" w:sz="0" w:space="0" w:color="auto"/>
      </w:divBdr>
    </w:div>
    <w:div w:id="781997348">
      <w:marLeft w:val="640"/>
      <w:marRight w:val="0"/>
      <w:marTop w:val="0"/>
      <w:marBottom w:val="0"/>
      <w:divBdr>
        <w:top w:val="none" w:sz="0" w:space="0" w:color="auto"/>
        <w:left w:val="none" w:sz="0" w:space="0" w:color="auto"/>
        <w:bottom w:val="none" w:sz="0" w:space="0" w:color="auto"/>
        <w:right w:val="none" w:sz="0" w:space="0" w:color="auto"/>
      </w:divBdr>
    </w:div>
    <w:div w:id="781997904">
      <w:marLeft w:val="640"/>
      <w:marRight w:val="0"/>
      <w:marTop w:val="0"/>
      <w:marBottom w:val="0"/>
      <w:divBdr>
        <w:top w:val="none" w:sz="0" w:space="0" w:color="auto"/>
        <w:left w:val="none" w:sz="0" w:space="0" w:color="auto"/>
        <w:bottom w:val="none" w:sz="0" w:space="0" w:color="auto"/>
        <w:right w:val="none" w:sz="0" w:space="0" w:color="auto"/>
      </w:divBdr>
    </w:div>
    <w:div w:id="781998129">
      <w:marLeft w:val="640"/>
      <w:marRight w:val="0"/>
      <w:marTop w:val="0"/>
      <w:marBottom w:val="0"/>
      <w:divBdr>
        <w:top w:val="none" w:sz="0" w:space="0" w:color="auto"/>
        <w:left w:val="none" w:sz="0" w:space="0" w:color="auto"/>
        <w:bottom w:val="none" w:sz="0" w:space="0" w:color="auto"/>
        <w:right w:val="none" w:sz="0" w:space="0" w:color="auto"/>
      </w:divBdr>
    </w:div>
    <w:div w:id="782110853">
      <w:marLeft w:val="640"/>
      <w:marRight w:val="0"/>
      <w:marTop w:val="0"/>
      <w:marBottom w:val="0"/>
      <w:divBdr>
        <w:top w:val="none" w:sz="0" w:space="0" w:color="auto"/>
        <w:left w:val="none" w:sz="0" w:space="0" w:color="auto"/>
        <w:bottom w:val="none" w:sz="0" w:space="0" w:color="auto"/>
        <w:right w:val="none" w:sz="0" w:space="0" w:color="auto"/>
      </w:divBdr>
    </w:div>
    <w:div w:id="782114183">
      <w:marLeft w:val="640"/>
      <w:marRight w:val="0"/>
      <w:marTop w:val="0"/>
      <w:marBottom w:val="0"/>
      <w:divBdr>
        <w:top w:val="none" w:sz="0" w:space="0" w:color="auto"/>
        <w:left w:val="none" w:sz="0" w:space="0" w:color="auto"/>
        <w:bottom w:val="none" w:sz="0" w:space="0" w:color="auto"/>
        <w:right w:val="none" w:sz="0" w:space="0" w:color="auto"/>
      </w:divBdr>
    </w:div>
    <w:div w:id="782192368">
      <w:marLeft w:val="640"/>
      <w:marRight w:val="0"/>
      <w:marTop w:val="0"/>
      <w:marBottom w:val="0"/>
      <w:divBdr>
        <w:top w:val="none" w:sz="0" w:space="0" w:color="auto"/>
        <w:left w:val="none" w:sz="0" w:space="0" w:color="auto"/>
        <w:bottom w:val="none" w:sz="0" w:space="0" w:color="auto"/>
        <w:right w:val="none" w:sz="0" w:space="0" w:color="auto"/>
      </w:divBdr>
    </w:div>
    <w:div w:id="782262584">
      <w:marLeft w:val="640"/>
      <w:marRight w:val="0"/>
      <w:marTop w:val="0"/>
      <w:marBottom w:val="0"/>
      <w:divBdr>
        <w:top w:val="none" w:sz="0" w:space="0" w:color="auto"/>
        <w:left w:val="none" w:sz="0" w:space="0" w:color="auto"/>
        <w:bottom w:val="none" w:sz="0" w:space="0" w:color="auto"/>
        <w:right w:val="none" w:sz="0" w:space="0" w:color="auto"/>
      </w:divBdr>
    </w:div>
    <w:div w:id="782263645">
      <w:marLeft w:val="640"/>
      <w:marRight w:val="0"/>
      <w:marTop w:val="0"/>
      <w:marBottom w:val="0"/>
      <w:divBdr>
        <w:top w:val="none" w:sz="0" w:space="0" w:color="auto"/>
        <w:left w:val="none" w:sz="0" w:space="0" w:color="auto"/>
        <w:bottom w:val="none" w:sz="0" w:space="0" w:color="auto"/>
        <w:right w:val="none" w:sz="0" w:space="0" w:color="auto"/>
      </w:divBdr>
    </w:div>
    <w:div w:id="782382153">
      <w:marLeft w:val="640"/>
      <w:marRight w:val="0"/>
      <w:marTop w:val="0"/>
      <w:marBottom w:val="0"/>
      <w:divBdr>
        <w:top w:val="none" w:sz="0" w:space="0" w:color="auto"/>
        <w:left w:val="none" w:sz="0" w:space="0" w:color="auto"/>
        <w:bottom w:val="none" w:sz="0" w:space="0" w:color="auto"/>
        <w:right w:val="none" w:sz="0" w:space="0" w:color="auto"/>
      </w:divBdr>
    </w:div>
    <w:div w:id="782460936">
      <w:marLeft w:val="640"/>
      <w:marRight w:val="0"/>
      <w:marTop w:val="0"/>
      <w:marBottom w:val="0"/>
      <w:divBdr>
        <w:top w:val="none" w:sz="0" w:space="0" w:color="auto"/>
        <w:left w:val="none" w:sz="0" w:space="0" w:color="auto"/>
        <w:bottom w:val="none" w:sz="0" w:space="0" w:color="auto"/>
        <w:right w:val="none" w:sz="0" w:space="0" w:color="auto"/>
      </w:divBdr>
    </w:div>
    <w:div w:id="782462130">
      <w:marLeft w:val="640"/>
      <w:marRight w:val="0"/>
      <w:marTop w:val="0"/>
      <w:marBottom w:val="0"/>
      <w:divBdr>
        <w:top w:val="none" w:sz="0" w:space="0" w:color="auto"/>
        <w:left w:val="none" w:sz="0" w:space="0" w:color="auto"/>
        <w:bottom w:val="none" w:sz="0" w:space="0" w:color="auto"/>
        <w:right w:val="none" w:sz="0" w:space="0" w:color="auto"/>
      </w:divBdr>
    </w:div>
    <w:div w:id="782463595">
      <w:marLeft w:val="640"/>
      <w:marRight w:val="0"/>
      <w:marTop w:val="0"/>
      <w:marBottom w:val="0"/>
      <w:divBdr>
        <w:top w:val="none" w:sz="0" w:space="0" w:color="auto"/>
        <w:left w:val="none" w:sz="0" w:space="0" w:color="auto"/>
        <w:bottom w:val="none" w:sz="0" w:space="0" w:color="auto"/>
        <w:right w:val="none" w:sz="0" w:space="0" w:color="auto"/>
      </w:divBdr>
    </w:div>
    <w:div w:id="782503109">
      <w:marLeft w:val="640"/>
      <w:marRight w:val="0"/>
      <w:marTop w:val="0"/>
      <w:marBottom w:val="0"/>
      <w:divBdr>
        <w:top w:val="none" w:sz="0" w:space="0" w:color="auto"/>
        <w:left w:val="none" w:sz="0" w:space="0" w:color="auto"/>
        <w:bottom w:val="none" w:sz="0" w:space="0" w:color="auto"/>
        <w:right w:val="none" w:sz="0" w:space="0" w:color="auto"/>
      </w:divBdr>
    </w:div>
    <w:div w:id="782532432">
      <w:marLeft w:val="640"/>
      <w:marRight w:val="0"/>
      <w:marTop w:val="0"/>
      <w:marBottom w:val="0"/>
      <w:divBdr>
        <w:top w:val="none" w:sz="0" w:space="0" w:color="auto"/>
        <w:left w:val="none" w:sz="0" w:space="0" w:color="auto"/>
        <w:bottom w:val="none" w:sz="0" w:space="0" w:color="auto"/>
        <w:right w:val="none" w:sz="0" w:space="0" w:color="auto"/>
      </w:divBdr>
    </w:div>
    <w:div w:id="782572252">
      <w:marLeft w:val="640"/>
      <w:marRight w:val="0"/>
      <w:marTop w:val="0"/>
      <w:marBottom w:val="0"/>
      <w:divBdr>
        <w:top w:val="none" w:sz="0" w:space="0" w:color="auto"/>
        <w:left w:val="none" w:sz="0" w:space="0" w:color="auto"/>
        <w:bottom w:val="none" w:sz="0" w:space="0" w:color="auto"/>
        <w:right w:val="none" w:sz="0" w:space="0" w:color="auto"/>
      </w:divBdr>
    </w:div>
    <w:div w:id="782575097">
      <w:marLeft w:val="640"/>
      <w:marRight w:val="0"/>
      <w:marTop w:val="0"/>
      <w:marBottom w:val="0"/>
      <w:divBdr>
        <w:top w:val="none" w:sz="0" w:space="0" w:color="auto"/>
        <w:left w:val="none" w:sz="0" w:space="0" w:color="auto"/>
        <w:bottom w:val="none" w:sz="0" w:space="0" w:color="auto"/>
        <w:right w:val="none" w:sz="0" w:space="0" w:color="auto"/>
      </w:divBdr>
    </w:div>
    <w:div w:id="782767255">
      <w:marLeft w:val="640"/>
      <w:marRight w:val="0"/>
      <w:marTop w:val="0"/>
      <w:marBottom w:val="0"/>
      <w:divBdr>
        <w:top w:val="none" w:sz="0" w:space="0" w:color="auto"/>
        <w:left w:val="none" w:sz="0" w:space="0" w:color="auto"/>
        <w:bottom w:val="none" w:sz="0" w:space="0" w:color="auto"/>
        <w:right w:val="none" w:sz="0" w:space="0" w:color="auto"/>
      </w:divBdr>
    </w:div>
    <w:div w:id="782959888">
      <w:marLeft w:val="640"/>
      <w:marRight w:val="0"/>
      <w:marTop w:val="0"/>
      <w:marBottom w:val="0"/>
      <w:divBdr>
        <w:top w:val="none" w:sz="0" w:space="0" w:color="auto"/>
        <w:left w:val="none" w:sz="0" w:space="0" w:color="auto"/>
        <w:bottom w:val="none" w:sz="0" w:space="0" w:color="auto"/>
        <w:right w:val="none" w:sz="0" w:space="0" w:color="auto"/>
      </w:divBdr>
    </w:div>
    <w:div w:id="782963426">
      <w:marLeft w:val="640"/>
      <w:marRight w:val="0"/>
      <w:marTop w:val="0"/>
      <w:marBottom w:val="0"/>
      <w:divBdr>
        <w:top w:val="none" w:sz="0" w:space="0" w:color="auto"/>
        <w:left w:val="none" w:sz="0" w:space="0" w:color="auto"/>
        <w:bottom w:val="none" w:sz="0" w:space="0" w:color="auto"/>
        <w:right w:val="none" w:sz="0" w:space="0" w:color="auto"/>
      </w:divBdr>
    </w:div>
    <w:div w:id="782967170">
      <w:marLeft w:val="640"/>
      <w:marRight w:val="0"/>
      <w:marTop w:val="0"/>
      <w:marBottom w:val="0"/>
      <w:divBdr>
        <w:top w:val="none" w:sz="0" w:space="0" w:color="auto"/>
        <w:left w:val="none" w:sz="0" w:space="0" w:color="auto"/>
        <w:bottom w:val="none" w:sz="0" w:space="0" w:color="auto"/>
        <w:right w:val="none" w:sz="0" w:space="0" w:color="auto"/>
      </w:divBdr>
    </w:div>
    <w:div w:id="783036675">
      <w:marLeft w:val="640"/>
      <w:marRight w:val="0"/>
      <w:marTop w:val="0"/>
      <w:marBottom w:val="0"/>
      <w:divBdr>
        <w:top w:val="none" w:sz="0" w:space="0" w:color="auto"/>
        <w:left w:val="none" w:sz="0" w:space="0" w:color="auto"/>
        <w:bottom w:val="none" w:sz="0" w:space="0" w:color="auto"/>
        <w:right w:val="none" w:sz="0" w:space="0" w:color="auto"/>
      </w:divBdr>
    </w:div>
    <w:div w:id="783040593">
      <w:marLeft w:val="640"/>
      <w:marRight w:val="0"/>
      <w:marTop w:val="0"/>
      <w:marBottom w:val="0"/>
      <w:divBdr>
        <w:top w:val="none" w:sz="0" w:space="0" w:color="auto"/>
        <w:left w:val="none" w:sz="0" w:space="0" w:color="auto"/>
        <w:bottom w:val="none" w:sz="0" w:space="0" w:color="auto"/>
        <w:right w:val="none" w:sz="0" w:space="0" w:color="auto"/>
      </w:divBdr>
    </w:div>
    <w:div w:id="783115092">
      <w:marLeft w:val="640"/>
      <w:marRight w:val="0"/>
      <w:marTop w:val="0"/>
      <w:marBottom w:val="0"/>
      <w:divBdr>
        <w:top w:val="none" w:sz="0" w:space="0" w:color="auto"/>
        <w:left w:val="none" w:sz="0" w:space="0" w:color="auto"/>
        <w:bottom w:val="none" w:sz="0" w:space="0" w:color="auto"/>
        <w:right w:val="none" w:sz="0" w:space="0" w:color="auto"/>
      </w:divBdr>
    </w:div>
    <w:div w:id="783116416">
      <w:bodyDiv w:val="1"/>
      <w:marLeft w:val="0"/>
      <w:marRight w:val="0"/>
      <w:marTop w:val="0"/>
      <w:marBottom w:val="0"/>
      <w:divBdr>
        <w:top w:val="none" w:sz="0" w:space="0" w:color="auto"/>
        <w:left w:val="none" w:sz="0" w:space="0" w:color="auto"/>
        <w:bottom w:val="none" w:sz="0" w:space="0" w:color="auto"/>
        <w:right w:val="none" w:sz="0" w:space="0" w:color="auto"/>
      </w:divBdr>
      <w:divsChild>
        <w:div w:id="2166253">
          <w:marLeft w:val="640"/>
          <w:marRight w:val="0"/>
          <w:marTop w:val="0"/>
          <w:marBottom w:val="0"/>
          <w:divBdr>
            <w:top w:val="none" w:sz="0" w:space="0" w:color="auto"/>
            <w:left w:val="none" w:sz="0" w:space="0" w:color="auto"/>
            <w:bottom w:val="none" w:sz="0" w:space="0" w:color="auto"/>
            <w:right w:val="none" w:sz="0" w:space="0" w:color="auto"/>
          </w:divBdr>
        </w:div>
        <w:div w:id="73475473">
          <w:marLeft w:val="640"/>
          <w:marRight w:val="0"/>
          <w:marTop w:val="0"/>
          <w:marBottom w:val="0"/>
          <w:divBdr>
            <w:top w:val="none" w:sz="0" w:space="0" w:color="auto"/>
            <w:left w:val="none" w:sz="0" w:space="0" w:color="auto"/>
            <w:bottom w:val="none" w:sz="0" w:space="0" w:color="auto"/>
            <w:right w:val="none" w:sz="0" w:space="0" w:color="auto"/>
          </w:divBdr>
        </w:div>
        <w:div w:id="82915429">
          <w:marLeft w:val="640"/>
          <w:marRight w:val="0"/>
          <w:marTop w:val="0"/>
          <w:marBottom w:val="0"/>
          <w:divBdr>
            <w:top w:val="none" w:sz="0" w:space="0" w:color="auto"/>
            <w:left w:val="none" w:sz="0" w:space="0" w:color="auto"/>
            <w:bottom w:val="none" w:sz="0" w:space="0" w:color="auto"/>
            <w:right w:val="none" w:sz="0" w:space="0" w:color="auto"/>
          </w:divBdr>
        </w:div>
        <w:div w:id="95950114">
          <w:marLeft w:val="640"/>
          <w:marRight w:val="0"/>
          <w:marTop w:val="0"/>
          <w:marBottom w:val="0"/>
          <w:divBdr>
            <w:top w:val="none" w:sz="0" w:space="0" w:color="auto"/>
            <w:left w:val="none" w:sz="0" w:space="0" w:color="auto"/>
            <w:bottom w:val="none" w:sz="0" w:space="0" w:color="auto"/>
            <w:right w:val="none" w:sz="0" w:space="0" w:color="auto"/>
          </w:divBdr>
        </w:div>
        <w:div w:id="126818272">
          <w:marLeft w:val="640"/>
          <w:marRight w:val="0"/>
          <w:marTop w:val="0"/>
          <w:marBottom w:val="0"/>
          <w:divBdr>
            <w:top w:val="none" w:sz="0" w:space="0" w:color="auto"/>
            <w:left w:val="none" w:sz="0" w:space="0" w:color="auto"/>
            <w:bottom w:val="none" w:sz="0" w:space="0" w:color="auto"/>
            <w:right w:val="none" w:sz="0" w:space="0" w:color="auto"/>
          </w:divBdr>
        </w:div>
        <w:div w:id="128401860">
          <w:marLeft w:val="640"/>
          <w:marRight w:val="0"/>
          <w:marTop w:val="0"/>
          <w:marBottom w:val="0"/>
          <w:divBdr>
            <w:top w:val="none" w:sz="0" w:space="0" w:color="auto"/>
            <w:left w:val="none" w:sz="0" w:space="0" w:color="auto"/>
            <w:bottom w:val="none" w:sz="0" w:space="0" w:color="auto"/>
            <w:right w:val="none" w:sz="0" w:space="0" w:color="auto"/>
          </w:divBdr>
        </w:div>
        <w:div w:id="228349522">
          <w:marLeft w:val="640"/>
          <w:marRight w:val="0"/>
          <w:marTop w:val="0"/>
          <w:marBottom w:val="0"/>
          <w:divBdr>
            <w:top w:val="none" w:sz="0" w:space="0" w:color="auto"/>
            <w:left w:val="none" w:sz="0" w:space="0" w:color="auto"/>
            <w:bottom w:val="none" w:sz="0" w:space="0" w:color="auto"/>
            <w:right w:val="none" w:sz="0" w:space="0" w:color="auto"/>
          </w:divBdr>
        </w:div>
        <w:div w:id="343746162">
          <w:marLeft w:val="640"/>
          <w:marRight w:val="0"/>
          <w:marTop w:val="0"/>
          <w:marBottom w:val="0"/>
          <w:divBdr>
            <w:top w:val="none" w:sz="0" w:space="0" w:color="auto"/>
            <w:left w:val="none" w:sz="0" w:space="0" w:color="auto"/>
            <w:bottom w:val="none" w:sz="0" w:space="0" w:color="auto"/>
            <w:right w:val="none" w:sz="0" w:space="0" w:color="auto"/>
          </w:divBdr>
        </w:div>
        <w:div w:id="519051474">
          <w:marLeft w:val="640"/>
          <w:marRight w:val="0"/>
          <w:marTop w:val="0"/>
          <w:marBottom w:val="0"/>
          <w:divBdr>
            <w:top w:val="none" w:sz="0" w:space="0" w:color="auto"/>
            <w:left w:val="none" w:sz="0" w:space="0" w:color="auto"/>
            <w:bottom w:val="none" w:sz="0" w:space="0" w:color="auto"/>
            <w:right w:val="none" w:sz="0" w:space="0" w:color="auto"/>
          </w:divBdr>
        </w:div>
        <w:div w:id="534387843">
          <w:marLeft w:val="640"/>
          <w:marRight w:val="0"/>
          <w:marTop w:val="0"/>
          <w:marBottom w:val="0"/>
          <w:divBdr>
            <w:top w:val="none" w:sz="0" w:space="0" w:color="auto"/>
            <w:left w:val="none" w:sz="0" w:space="0" w:color="auto"/>
            <w:bottom w:val="none" w:sz="0" w:space="0" w:color="auto"/>
            <w:right w:val="none" w:sz="0" w:space="0" w:color="auto"/>
          </w:divBdr>
        </w:div>
        <w:div w:id="559560943">
          <w:marLeft w:val="640"/>
          <w:marRight w:val="0"/>
          <w:marTop w:val="0"/>
          <w:marBottom w:val="0"/>
          <w:divBdr>
            <w:top w:val="none" w:sz="0" w:space="0" w:color="auto"/>
            <w:left w:val="none" w:sz="0" w:space="0" w:color="auto"/>
            <w:bottom w:val="none" w:sz="0" w:space="0" w:color="auto"/>
            <w:right w:val="none" w:sz="0" w:space="0" w:color="auto"/>
          </w:divBdr>
        </w:div>
        <w:div w:id="573053125">
          <w:marLeft w:val="640"/>
          <w:marRight w:val="0"/>
          <w:marTop w:val="0"/>
          <w:marBottom w:val="0"/>
          <w:divBdr>
            <w:top w:val="none" w:sz="0" w:space="0" w:color="auto"/>
            <w:left w:val="none" w:sz="0" w:space="0" w:color="auto"/>
            <w:bottom w:val="none" w:sz="0" w:space="0" w:color="auto"/>
            <w:right w:val="none" w:sz="0" w:space="0" w:color="auto"/>
          </w:divBdr>
        </w:div>
        <w:div w:id="769469447">
          <w:marLeft w:val="640"/>
          <w:marRight w:val="0"/>
          <w:marTop w:val="0"/>
          <w:marBottom w:val="0"/>
          <w:divBdr>
            <w:top w:val="none" w:sz="0" w:space="0" w:color="auto"/>
            <w:left w:val="none" w:sz="0" w:space="0" w:color="auto"/>
            <w:bottom w:val="none" w:sz="0" w:space="0" w:color="auto"/>
            <w:right w:val="none" w:sz="0" w:space="0" w:color="auto"/>
          </w:divBdr>
        </w:div>
        <w:div w:id="919869593">
          <w:marLeft w:val="640"/>
          <w:marRight w:val="0"/>
          <w:marTop w:val="0"/>
          <w:marBottom w:val="0"/>
          <w:divBdr>
            <w:top w:val="none" w:sz="0" w:space="0" w:color="auto"/>
            <w:left w:val="none" w:sz="0" w:space="0" w:color="auto"/>
            <w:bottom w:val="none" w:sz="0" w:space="0" w:color="auto"/>
            <w:right w:val="none" w:sz="0" w:space="0" w:color="auto"/>
          </w:divBdr>
        </w:div>
        <w:div w:id="928001189">
          <w:marLeft w:val="640"/>
          <w:marRight w:val="0"/>
          <w:marTop w:val="0"/>
          <w:marBottom w:val="0"/>
          <w:divBdr>
            <w:top w:val="none" w:sz="0" w:space="0" w:color="auto"/>
            <w:left w:val="none" w:sz="0" w:space="0" w:color="auto"/>
            <w:bottom w:val="none" w:sz="0" w:space="0" w:color="auto"/>
            <w:right w:val="none" w:sz="0" w:space="0" w:color="auto"/>
          </w:divBdr>
        </w:div>
        <w:div w:id="957564583">
          <w:marLeft w:val="640"/>
          <w:marRight w:val="0"/>
          <w:marTop w:val="0"/>
          <w:marBottom w:val="0"/>
          <w:divBdr>
            <w:top w:val="none" w:sz="0" w:space="0" w:color="auto"/>
            <w:left w:val="none" w:sz="0" w:space="0" w:color="auto"/>
            <w:bottom w:val="none" w:sz="0" w:space="0" w:color="auto"/>
            <w:right w:val="none" w:sz="0" w:space="0" w:color="auto"/>
          </w:divBdr>
        </w:div>
        <w:div w:id="968828561">
          <w:marLeft w:val="640"/>
          <w:marRight w:val="0"/>
          <w:marTop w:val="0"/>
          <w:marBottom w:val="0"/>
          <w:divBdr>
            <w:top w:val="none" w:sz="0" w:space="0" w:color="auto"/>
            <w:left w:val="none" w:sz="0" w:space="0" w:color="auto"/>
            <w:bottom w:val="none" w:sz="0" w:space="0" w:color="auto"/>
            <w:right w:val="none" w:sz="0" w:space="0" w:color="auto"/>
          </w:divBdr>
        </w:div>
        <w:div w:id="970666928">
          <w:marLeft w:val="640"/>
          <w:marRight w:val="0"/>
          <w:marTop w:val="0"/>
          <w:marBottom w:val="0"/>
          <w:divBdr>
            <w:top w:val="none" w:sz="0" w:space="0" w:color="auto"/>
            <w:left w:val="none" w:sz="0" w:space="0" w:color="auto"/>
            <w:bottom w:val="none" w:sz="0" w:space="0" w:color="auto"/>
            <w:right w:val="none" w:sz="0" w:space="0" w:color="auto"/>
          </w:divBdr>
        </w:div>
        <w:div w:id="1084105973">
          <w:marLeft w:val="640"/>
          <w:marRight w:val="0"/>
          <w:marTop w:val="0"/>
          <w:marBottom w:val="0"/>
          <w:divBdr>
            <w:top w:val="none" w:sz="0" w:space="0" w:color="auto"/>
            <w:left w:val="none" w:sz="0" w:space="0" w:color="auto"/>
            <w:bottom w:val="none" w:sz="0" w:space="0" w:color="auto"/>
            <w:right w:val="none" w:sz="0" w:space="0" w:color="auto"/>
          </w:divBdr>
        </w:div>
        <w:div w:id="1102410403">
          <w:marLeft w:val="640"/>
          <w:marRight w:val="0"/>
          <w:marTop w:val="0"/>
          <w:marBottom w:val="0"/>
          <w:divBdr>
            <w:top w:val="none" w:sz="0" w:space="0" w:color="auto"/>
            <w:left w:val="none" w:sz="0" w:space="0" w:color="auto"/>
            <w:bottom w:val="none" w:sz="0" w:space="0" w:color="auto"/>
            <w:right w:val="none" w:sz="0" w:space="0" w:color="auto"/>
          </w:divBdr>
        </w:div>
        <w:div w:id="1142652603">
          <w:marLeft w:val="640"/>
          <w:marRight w:val="0"/>
          <w:marTop w:val="0"/>
          <w:marBottom w:val="0"/>
          <w:divBdr>
            <w:top w:val="none" w:sz="0" w:space="0" w:color="auto"/>
            <w:left w:val="none" w:sz="0" w:space="0" w:color="auto"/>
            <w:bottom w:val="none" w:sz="0" w:space="0" w:color="auto"/>
            <w:right w:val="none" w:sz="0" w:space="0" w:color="auto"/>
          </w:divBdr>
        </w:div>
        <w:div w:id="1199583767">
          <w:marLeft w:val="640"/>
          <w:marRight w:val="0"/>
          <w:marTop w:val="0"/>
          <w:marBottom w:val="0"/>
          <w:divBdr>
            <w:top w:val="none" w:sz="0" w:space="0" w:color="auto"/>
            <w:left w:val="none" w:sz="0" w:space="0" w:color="auto"/>
            <w:bottom w:val="none" w:sz="0" w:space="0" w:color="auto"/>
            <w:right w:val="none" w:sz="0" w:space="0" w:color="auto"/>
          </w:divBdr>
        </w:div>
        <w:div w:id="1218974569">
          <w:marLeft w:val="640"/>
          <w:marRight w:val="0"/>
          <w:marTop w:val="0"/>
          <w:marBottom w:val="0"/>
          <w:divBdr>
            <w:top w:val="none" w:sz="0" w:space="0" w:color="auto"/>
            <w:left w:val="none" w:sz="0" w:space="0" w:color="auto"/>
            <w:bottom w:val="none" w:sz="0" w:space="0" w:color="auto"/>
            <w:right w:val="none" w:sz="0" w:space="0" w:color="auto"/>
          </w:divBdr>
        </w:div>
        <w:div w:id="1237940887">
          <w:marLeft w:val="640"/>
          <w:marRight w:val="0"/>
          <w:marTop w:val="0"/>
          <w:marBottom w:val="0"/>
          <w:divBdr>
            <w:top w:val="none" w:sz="0" w:space="0" w:color="auto"/>
            <w:left w:val="none" w:sz="0" w:space="0" w:color="auto"/>
            <w:bottom w:val="none" w:sz="0" w:space="0" w:color="auto"/>
            <w:right w:val="none" w:sz="0" w:space="0" w:color="auto"/>
          </w:divBdr>
        </w:div>
        <w:div w:id="1258640986">
          <w:marLeft w:val="640"/>
          <w:marRight w:val="0"/>
          <w:marTop w:val="0"/>
          <w:marBottom w:val="0"/>
          <w:divBdr>
            <w:top w:val="none" w:sz="0" w:space="0" w:color="auto"/>
            <w:left w:val="none" w:sz="0" w:space="0" w:color="auto"/>
            <w:bottom w:val="none" w:sz="0" w:space="0" w:color="auto"/>
            <w:right w:val="none" w:sz="0" w:space="0" w:color="auto"/>
          </w:divBdr>
        </w:div>
        <w:div w:id="1262029357">
          <w:marLeft w:val="640"/>
          <w:marRight w:val="0"/>
          <w:marTop w:val="0"/>
          <w:marBottom w:val="0"/>
          <w:divBdr>
            <w:top w:val="none" w:sz="0" w:space="0" w:color="auto"/>
            <w:left w:val="none" w:sz="0" w:space="0" w:color="auto"/>
            <w:bottom w:val="none" w:sz="0" w:space="0" w:color="auto"/>
            <w:right w:val="none" w:sz="0" w:space="0" w:color="auto"/>
          </w:divBdr>
        </w:div>
        <w:div w:id="1352417541">
          <w:marLeft w:val="640"/>
          <w:marRight w:val="0"/>
          <w:marTop w:val="0"/>
          <w:marBottom w:val="0"/>
          <w:divBdr>
            <w:top w:val="none" w:sz="0" w:space="0" w:color="auto"/>
            <w:left w:val="none" w:sz="0" w:space="0" w:color="auto"/>
            <w:bottom w:val="none" w:sz="0" w:space="0" w:color="auto"/>
            <w:right w:val="none" w:sz="0" w:space="0" w:color="auto"/>
          </w:divBdr>
        </w:div>
        <w:div w:id="1438983070">
          <w:marLeft w:val="640"/>
          <w:marRight w:val="0"/>
          <w:marTop w:val="0"/>
          <w:marBottom w:val="0"/>
          <w:divBdr>
            <w:top w:val="none" w:sz="0" w:space="0" w:color="auto"/>
            <w:left w:val="none" w:sz="0" w:space="0" w:color="auto"/>
            <w:bottom w:val="none" w:sz="0" w:space="0" w:color="auto"/>
            <w:right w:val="none" w:sz="0" w:space="0" w:color="auto"/>
          </w:divBdr>
        </w:div>
        <w:div w:id="1523587803">
          <w:marLeft w:val="640"/>
          <w:marRight w:val="0"/>
          <w:marTop w:val="0"/>
          <w:marBottom w:val="0"/>
          <w:divBdr>
            <w:top w:val="none" w:sz="0" w:space="0" w:color="auto"/>
            <w:left w:val="none" w:sz="0" w:space="0" w:color="auto"/>
            <w:bottom w:val="none" w:sz="0" w:space="0" w:color="auto"/>
            <w:right w:val="none" w:sz="0" w:space="0" w:color="auto"/>
          </w:divBdr>
        </w:div>
        <w:div w:id="1600941314">
          <w:marLeft w:val="640"/>
          <w:marRight w:val="0"/>
          <w:marTop w:val="0"/>
          <w:marBottom w:val="0"/>
          <w:divBdr>
            <w:top w:val="none" w:sz="0" w:space="0" w:color="auto"/>
            <w:left w:val="none" w:sz="0" w:space="0" w:color="auto"/>
            <w:bottom w:val="none" w:sz="0" w:space="0" w:color="auto"/>
            <w:right w:val="none" w:sz="0" w:space="0" w:color="auto"/>
          </w:divBdr>
        </w:div>
        <w:div w:id="1626277560">
          <w:marLeft w:val="640"/>
          <w:marRight w:val="0"/>
          <w:marTop w:val="0"/>
          <w:marBottom w:val="0"/>
          <w:divBdr>
            <w:top w:val="none" w:sz="0" w:space="0" w:color="auto"/>
            <w:left w:val="none" w:sz="0" w:space="0" w:color="auto"/>
            <w:bottom w:val="none" w:sz="0" w:space="0" w:color="auto"/>
            <w:right w:val="none" w:sz="0" w:space="0" w:color="auto"/>
          </w:divBdr>
        </w:div>
        <w:div w:id="1642954737">
          <w:marLeft w:val="640"/>
          <w:marRight w:val="0"/>
          <w:marTop w:val="0"/>
          <w:marBottom w:val="0"/>
          <w:divBdr>
            <w:top w:val="none" w:sz="0" w:space="0" w:color="auto"/>
            <w:left w:val="none" w:sz="0" w:space="0" w:color="auto"/>
            <w:bottom w:val="none" w:sz="0" w:space="0" w:color="auto"/>
            <w:right w:val="none" w:sz="0" w:space="0" w:color="auto"/>
          </w:divBdr>
        </w:div>
        <w:div w:id="1655377509">
          <w:marLeft w:val="640"/>
          <w:marRight w:val="0"/>
          <w:marTop w:val="0"/>
          <w:marBottom w:val="0"/>
          <w:divBdr>
            <w:top w:val="none" w:sz="0" w:space="0" w:color="auto"/>
            <w:left w:val="none" w:sz="0" w:space="0" w:color="auto"/>
            <w:bottom w:val="none" w:sz="0" w:space="0" w:color="auto"/>
            <w:right w:val="none" w:sz="0" w:space="0" w:color="auto"/>
          </w:divBdr>
        </w:div>
        <w:div w:id="1697539260">
          <w:marLeft w:val="640"/>
          <w:marRight w:val="0"/>
          <w:marTop w:val="0"/>
          <w:marBottom w:val="0"/>
          <w:divBdr>
            <w:top w:val="none" w:sz="0" w:space="0" w:color="auto"/>
            <w:left w:val="none" w:sz="0" w:space="0" w:color="auto"/>
            <w:bottom w:val="none" w:sz="0" w:space="0" w:color="auto"/>
            <w:right w:val="none" w:sz="0" w:space="0" w:color="auto"/>
          </w:divBdr>
        </w:div>
        <w:div w:id="1703365136">
          <w:marLeft w:val="640"/>
          <w:marRight w:val="0"/>
          <w:marTop w:val="0"/>
          <w:marBottom w:val="0"/>
          <w:divBdr>
            <w:top w:val="none" w:sz="0" w:space="0" w:color="auto"/>
            <w:left w:val="none" w:sz="0" w:space="0" w:color="auto"/>
            <w:bottom w:val="none" w:sz="0" w:space="0" w:color="auto"/>
            <w:right w:val="none" w:sz="0" w:space="0" w:color="auto"/>
          </w:divBdr>
        </w:div>
      </w:divsChild>
    </w:div>
    <w:div w:id="783157217">
      <w:marLeft w:val="640"/>
      <w:marRight w:val="0"/>
      <w:marTop w:val="0"/>
      <w:marBottom w:val="0"/>
      <w:divBdr>
        <w:top w:val="none" w:sz="0" w:space="0" w:color="auto"/>
        <w:left w:val="none" w:sz="0" w:space="0" w:color="auto"/>
        <w:bottom w:val="none" w:sz="0" w:space="0" w:color="auto"/>
        <w:right w:val="none" w:sz="0" w:space="0" w:color="auto"/>
      </w:divBdr>
    </w:div>
    <w:div w:id="783160339">
      <w:marLeft w:val="640"/>
      <w:marRight w:val="0"/>
      <w:marTop w:val="0"/>
      <w:marBottom w:val="0"/>
      <w:divBdr>
        <w:top w:val="none" w:sz="0" w:space="0" w:color="auto"/>
        <w:left w:val="none" w:sz="0" w:space="0" w:color="auto"/>
        <w:bottom w:val="none" w:sz="0" w:space="0" w:color="auto"/>
        <w:right w:val="none" w:sz="0" w:space="0" w:color="auto"/>
      </w:divBdr>
    </w:div>
    <w:div w:id="783309519">
      <w:marLeft w:val="640"/>
      <w:marRight w:val="0"/>
      <w:marTop w:val="0"/>
      <w:marBottom w:val="0"/>
      <w:divBdr>
        <w:top w:val="none" w:sz="0" w:space="0" w:color="auto"/>
        <w:left w:val="none" w:sz="0" w:space="0" w:color="auto"/>
        <w:bottom w:val="none" w:sz="0" w:space="0" w:color="auto"/>
        <w:right w:val="none" w:sz="0" w:space="0" w:color="auto"/>
      </w:divBdr>
    </w:div>
    <w:div w:id="783309623">
      <w:marLeft w:val="640"/>
      <w:marRight w:val="0"/>
      <w:marTop w:val="0"/>
      <w:marBottom w:val="0"/>
      <w:divBdr>
        <w:top w:val="none" w:sz="0" w:space="0" w:color="auto"/>
        <w:left w:val="none" w:sz="0" w:space="0" w:color="auto"/>
        <w:bottom w:val="none" w:sz="0" w:space="0" w:color="auto"/>
        <w:right w:val="none" w:sz="0" w:space="0" w:color="auto"/>
      </w:divBdr>
    </w:div>
    <w:div w:id="783378046">
      <w:marLeft w:val="640"/>
      <w:marRight w:val="0"/>
      <w:marTop w:val="0"/>
      <w:marBottom w:val="0"/>
      <w:divBdr>
        <w:top w:val="none" w:sz="0" w:space="0" w:color="auto"/>
        <w:left w:val="none" w:sz="0" w:space="0" w:color="auto"/>
        <w:bottom w:val="none" w:sz="0" w:space="0" w:color="auto"/>
        <w:right w:val="none" w:sz="0" w:space="0" w:color="auto"/>
      </w:divBdr>
    </w:div>
    <w:div w:id="783422070">
      <w:marLeft w:val="640"/>
      <w:marRight w:val="0"/>
      <w:marTop w:val="0"/>
      <w:marBottom w:val="0"/>
      <w:divBdr>
        <w:top w:val="none" w:sz="0" w:space="0" w:color="auto"/>
        <w:left w:val="none" w:sz="0" w:space="0" w:color="auto"/>
        <w:bottom w:val="none" w:sz="0" w:space="0" w:color="auto"/>
        <w:right w:val="none" w:sz="0" w:space="0" w:color="auto"/>
      </w:divBdr>
    </w:div>
    <w:div w:id="783427582">
      <w:marLeft w:val="640"/>
      <w:marRight w:val="0"/>
      <w:marTop w:val="0"/>
      <w:marBottom w:val="0"/>
      <w:divBdr>
        <w:top w:val="none" w:sz="0" w:space="0" w:color="auto"/>
        <w:left w:val="none" w:sz="0" w:space="0" w:color="auto"/>
        <w:bottom w:val="none" w:sz="0" w:space="0" w:color="auto"/>
        <w:right w:val="none" w:sz="0" w:space="0" w:color="auto"/>
      </w:divBdr>
    </w:div>
    <w:div w:id="783496157">
      <w:marLeft w:val="640"/>
      <w:marRight w:val="0"/>
      <w:marTop w:val="0"/>
      <w:marBottom w:val="0"/>
      <w:divBdr>
        <w:top w:val="none" w:sz="0" w:space="0" w:color="auto"/>
        <w:left w:val="none" w:sz="0" w:space="0" w:color="auto"/>
        <w:bottom w:val="none" w:sz="0" w:space="0" w:color="auto"/>
        <w:right w:val="none" w:sz="0" w:space="0" w:color="auto"/>
      </w:divBdr>
    </w:div>
    <w:div w:id="783621766">
      <w:marLeft w:val="640"/>
      <w:marRight w:val="0"/>
      <w:marTop w:val="0"/>
      <w:marBottom w:val="0"/>
      <w:divBdr>
        <w:top w:val="none" w:sz="0" w:space="0" w:color="auto"/>
        <w:left w:val="none" w:sz="0" w:space="0" w:color="auto"/>
        <w:bottom w:val="none" w:sz="0" w:space="0" w:color="auto"/>
        <w:right w:val="none" w:sz="0" w:space="0" w:color="auto"/>
      </w:divBdr>
    </w:div>
    <w:div w:id="783622794">
      <w:marLeft w:val="640"/>
      <w:marRight w:val="0"/>
      <w:marTop w:val="0"/>
      <w:marBottom w:val="0"/>
      <w:divBdr>
        <w:top w:val="none" w:sz="0" w:space="0" w:color="auto"/>
        <w:left w:val="none" w:sz="0" w:space="0" w:color="auto"/>
        <w:bottom w:val="none" w:sz="0" w:space="0" w:color="auto"/>
        <w:right w:val="none" w:sz="0" w:space="0" w:color="auto"/>
      </w:divBdr>
    </w:div>
    <w:div w:id="783690397">
      <w:marLeft w:val="640"/>
      <w:marRight w:val="0"/>
      <w:marTop w:val="0"/>
      <w:marBottom w:val="0"/>
      <w:divBdr>
        <w:top w:val="none" w:sz="0" w:space="0" w:color="auto"/>
        <w:left w:val="none" w:sz="0" w:space="0" w:color="auto"/>
        <w:bottom w:val="none" w:sz="0" w:space="0" w:color="auto"/>
        <w:right w:val="none" w:sz="0" w:space="0" w:color="auto"/>
      </w:divBdr>
    </w:div>
    <w:div w:id="783692385">
      <w:marLeft w:val="640"/>
      <w:marRight w:val="0"/>
      <w:marTop w:val="0"/>
      <w:marBottom w:val="0"/>
      <w:divBdr>
        <w:top w:val="none" w:sz="0" w:space="0" w:color="auto"/>
        <w:left w:val="none" w:sz="0" w:space="0" w:color="auto"/>
        <w:bottom w:val="none" w:sz="0" w:space="0" w:color="auto"/>
        <w:right w:val="none" w:sz="0" w:space="0" w:color="auto"/>
      </w:divBdr>
    </w:div>
    <w:div w:id="783697821">
      <w:marLeft w:val="640"/>
      <w:marRight w:val="0"/>
      <w:marTop w:val="0"/>
      <w:marBottom w:val="0"/>
      <w:divBdr>
        <w:top w:val="none" w:sz="0" w:space="0" w:color="auto"/>
        <w:left w:val="none" w:sz="0" w:space="0" w:color="auto"/>
        <w:bottom w:val="none" w:sz="0" w:space="0" w:color="auto"/>
        <w:right w:val="none" w:sz="0" w:space="0" w:color="auto"/>
      </w:divBdr>
    </w:div>
    <w:div w:id="783816632">
      <w:marLeft w:val="640"/>
      <w:marRight w:val="0"/>
      <w:marTop w:val="0"/>
      <w:marBottom w:val="0"/>
      <w:divBdr>
        <w:top w:val="none" w:sz="0" w:space="0" w:color="auto"/>
        <w:left w:val="none" w:sz="0" w:space="0" w:color="auto"/>
        <w:bottom w:val="none" w:sz="0" w:space="0" w:color="auto"/>
        <w:right w:val="none" w:sz="0" w:space="0" w:color="auto"/>
      </w:divBdr>
    </w:div>
    <w:div w:id="783888828">
      <w:marLeft w:val="640"/>
      <w:marRight w:val="0"/>
      <w:marTop w:val="0"/>
      <w:marBottom w:val="0"/>
      <w:divBdr>
        <w:top w:val="none" w:sz="0" w:space="0" w:color="auto"/>
        <w:left w:val="none" w:sz="0" w:space="0" w:color="auto"/>
        <w:bottom w:val="none" w:sz="0" w:space="0" w:color="auto"/>
        <w:right w:val="none" w:sz="0" w:space="0" w:color="auto"/>
      </w:divBdr>
    </w:div>
    <w:div w:id="784077071">
      <w:marLeft w:val="640"/>
      <w:marRight w:val="0"/>
      <w:marTop w:val="0"/>
      <w:marBottom w:val="0"/>
      <w:divBdr>
        <w:top w:val="none" w:sz="0" w:space="0" w:color="auto"/>
        <w:left w:val="none" w:sz="0" w:space="0" w:color="auto"/>
        <w:bottom w:val="none" w:sz="0" w:space="0" w:color="auto"/>
        <w:right w:val="none" w:sz="0" w:space="0" w:color="auto"/>
      </w:divBdr>
    </w:div>
    <w:div w:id="784085301">
      <w:marLeft w:val="640"/>
      <w:marRight w:val="0"/>
      <w:marTop w:val="0"/>
      <w:marBottom w:val="0"/>
      <w:divBdr>
        <w:top w:val="none" w:sz="0" w:space="0" w:color="auto"/>
        <w:left w:val="none" w:sz="0" w:space="0" w:color="auto"/>
        <w:bottom w:val="none" w:sz="0" w:space="0" w:color="auto"/>
        <w:right w:val="none" w:sz="0" w:space="0" w:color="auto"/>
      </w:divBdr>
    </w:div>
    <w:div w:id="784151066">
      <w:marLeft w:val="640"/>
      <w:marRight w:val="0"/>
      <w:marTop w:val="0"/>
      <w:marBottom w:val="0"/>
      <w:divBdr>
        <w:top w:val="none" w:sz="0" w:space="0" w:color="auto"/>
        <w:left w:val="none" w:sz="0" w:space="0" w:color="auto"/>
        <w:bottom w:val="none" w:sz="0" w:space="0" w:color="auto"/>
        <w:right w:val="none" w:sz="0" w:space="0" w:color="auto"/>
      </w:divBdr>
    </w:div>
    <w:div w:id="784151264">
      <w:marLeft w:val="640"/>
      <w:marRight w:val="0"/>
      <w:marTop w:val="0"/>
      <w:marBottom w:val="0"/>
      <w:divBdr>
        <w:top w:val="none" w:sz="0" w:space="0" w:color="auto"/>
        <w:left w:val="none" w:sz="0" w:space="0" w:color="auto"/>
        <w:bottom w:val="none" w:sz="0" w:space="0" w:color="auto"/>
        <w:right w:val="none" w:sz="0" w:space="0" w:color="auto"/>
      </w:divBdr>
    </w:div>
    <w:div w:id="784231715">
      <w:marLeft w:val="640"/>
      <w:marRight w:val="0"/>
      <w:marTop w:val="0"/>
      <w:marBottom w:val="0"/>
      <w:divBdr>
        <w:top w:val="none" w:sz="0" w:space="0" w:color="auto"/>
        <w:left w:val="none" w:sz="0" w:space="0" w:color="auto"/>
        <w:bottom w:val="none" w:sz="0" w:space="0" w:color="auto"/>
        <w:right w:val="none" w:sz="0" w:space="0" w:color="auto"/>
      </w:divBdr>
    </w:div>
    <w:div w:id="784231852">
      <w:marLeft w:val="640"/>
      <w:marRight w:val="0"/>
      <w:marTop w:val="0"/>
      <w:marBottom w:val="0"/>
      <w:divBdr>
        <w:top w:val="none" w:sz="0" w:space="0" w:color="auto"/>
        <w:left w:val="none" w:sz="0" w:space="0" w:color="auto"/>
        <w:bottom w:val="none" w:sz="0" w:space="0" w:color="auto"/>
        <w:right w:val="none" w:sz="0" w:space="0" w:color="auto"/>
      </w:divBdr>
    </w:div>
    <w:div w:id="784346625">
      <w:marLeft w:val="640"/>
      <w:marRight w:val="0"/>
      <w:marTop w:val="0"/>
      <w:marBottom w:val="0"/>
      <w:divBdr>
        <w:top w:val="none" w:sz="0" w:space="0" w:color="auto"/>
        <w:left w:val="none" w:sz="0" w:space="0" w:color="auto"/>
        <w:bottom w:val="none" w:sz="0" w:space="0" w:color="auto"/>
        <w:right w:val="none" w:sz="0" w:space="0" w:color="auto"/>
      </w:divBdr>
    </w:div>
    <w:div w:id="784347500">
      <w:marLeft w:val="640"/>
      <w:marRight w:val="0"/>
      <w:marTop w:val="0"/>
      <w:marBottom w:val="0"/>
      <w:divBdr>
        <w:top w:val="none" w:sz="0" w:space="0" w:color="auto"/>
        <w:left w:val="none" w:sz="0" w:space="0" w:color="auto"/>
        <w:bottom w:val="none" w:sz="0" w:space="0" w:color="auto"/>
        <w:right w:val="none" w:sz="0" w:space="0" w:color="auto"/>
      </w:divBdr>
    </w:div>
    <w:div w:id="784354066">
      <w:marLeft w:val="640"/>
      <w:marRight w:val="0"/>
      <w:marTop w:val="0"/>
      <w:marBottom w:val="0"/>
      <w:divBdr>
        <w:top w:val="none" w:sz="0" w:space="0" w:color="auto"/>
        <w:left w:val="none" w:sz="0" w:space="0" w:color="auto"/>
        <w:bottom w:val="none" w:sz="0" w:space="0" w:color="auto"/>
        <w:right w:val="none" w:sz="0" w:space="0" w:color="auto"/>
      </w:divBdr>
    </w:div>
    <w:div w:id="784428765">
      <w:marLeft w:val="640"/>
      <w:marRight w:val="0"/>
      <w:marTop w:val="0"/>
      <w:marBottom w:val="0"/>
      <w:divBdr>
        <w:top w:val="none" w:sz="0" w:space="0" w:color="auto"/>
        <w:left w:val="none" w:sz="0" w:space="0" w:color="auto"/>
        <w:bottom w:val="none" w:sz="0" w:space="0" w:color="auto"/>
        <w:right w:val="none" w:sz="0" w:space="0" w:color="auto"/>
      </w:divBdr>
    </w:div>
    <w:div w:id="784543056">
      <w:marLeft w:val="640"/>
      <w:marRight w:val="0"/>
      <w:marTop w:val="0"/>
      <w:marBottom w:val="0"/>
      <w:divBdr>
        <w:top w:val="none" w:sz="0" w:space="0" w:color="auto"/>
        <w:left w:val="none" w:sz="0" w:space="0" w:color="auto"/>
        <w:bottom w:val="none" w:sz="0" w:space="0" w:color="auto"/>
        <w:right w:val="none" w:sz="0" w:space="0" w:color="auto"/>
      </w:divBdr>
    </w:div>
    <w:div w:id="784662760">
      <w:marLeft w:val="640"/>
      <w:marRight w:val="0"/>
      <w:marTop w:val="0"/>
      <w:marBottom w:val="0"/>
      <w:divBdr>
        <w:top w:val="none" w:sz="0" w:space="0" w:color="auto"/>
        <w:left w:val="none" w:sz="0" w:space="0" w:color="auto"/>
        <w:bottom w:val="none" w:sz="0" w:space="0" w:color="auto"/>
        <w:right w:val="none" w:sz="0" w:space="0" w:color="auto"/>
      </w:divBdr>
    </w:div>
    <w:div w:id="784810253">
      <w:marLeft w:val="640"/>
      <w:marRight w:val="0"/>
      <w:marTop w:val="0"/>
      <w:marBottom w:val="0"/>
      <w:divBdr>
        <w:top w:val="none" w:sz="0" w:space="0" w:color="auto"/>
        <w:left w:val="none" w:sz="0" w:space="0" w:color="auto"/>
        <w:bottom w:val="none" w:sz="0" w:space="0" w:color="auto"/>
        <w:right w:val="none" w:sz="0" w:space="0" w:color="auto"/>
      </w:divBdr>
    </w:div>
    <w:div w:id="785004405">
      <w:marLeft w:val="640"/>
      <w:marRight w:val="0"/>
      <w:marTop w:val="0"/>
      <w:marBottom w:val="0"/>
      <w:divBdr>
        <w:top w:val="none" w:sz="0" w:space="0" w:color="auto"/>
        <w:left w:val="none" w:sz="0" w:space="0" w:color="auto"/>
        <w:bottom w:val="none" w:sz="0" w:space="0" w:color="auto"/>
        <w:right w:val="none" w:sz="0" w:space="0" w:color="auto"/>
      </w:divBdr>
    </w:div>
    <w:div w:id="785005685">
      <w:marLeft w:val="640"/>
      <w:marRight w:val="0"/>
      <w:marTop w:val="0"/>
      <w:marBottom w:val="0"/>
      <w:divBdr>
        <w:top w:val="none" w:sz="0" w:space="0" w:color="auto"/>
        <w:left w:val="none" w:sz="0" w:space="0" w:color="auto"/>
        <w:bottom w:val="none" w:sz="0" w:space="0" w:color="auto"/>
        <w:right w:val="none" w:sz="0" w:space="0" w:color="auto"/>
      </w:divBdr>
    </w:div>
    <w:div w:id="785081145">
      <w:marLeft w:val="640"/>
      <w:marRight w:val="0"/>
      <w:marTop w:val="0"/>
      <w:marBottom w:val="0"/>
      <w:divBdr>
        <w:top w:val="none" w:sz="0" w:space="0" w:color="auto"/>
        <w:left w:val="none" w:sz="0" w:space="0" w:color="auto"/>
        <w:bottom w:val="none" w:sz="0" w:space="0" w:color="auto"/>
        <w:right w:val="none" w:sz="0" w:space="0" w:color="auto"/>
      </w:divBdr>
    </w:div>
    <w:div w:id="785127071">
      <w:marLeft w:val="640"/>
      <w:marRight w:val="0"/>
      <w:marTop w:val="0"/>
      <w:marBottom w:val="0"/>
      <w:divBdr>
        <w:top w:val="none" w:sz="0" w:space="0" w:color="auto"/>
        <w:left w:val="none" w:sz="0" w:space="0" w:color="auto"/>
        <w:bottom w:val="none" w:sz="0" w:space="0" w:color="auto"/>
        <w:right w:val="none" w:sz="0" w:space="0" w:color="auto"/>
      </w:divBdr>
    </w:div>
    <w:div w:id="785199154">
      <w:marLeft w:val="640"/>
      <w:marRight w:val="0"/>
      <w:marTop w:val="0"/>
      <w:marBottom w:val="0"/>
      <w:divBdr>
        <w:top w:val="none" w:sz="0" w:space="0" w:color="auto"/>
        <w:left w:val="none" w:sz="0" w:space="0" w:color="auto"/>
        <w:bottom w:val="none" w:sz="0" w:space="0" w:color="auto"/>
        <w:right w:val="none" w:sz="0" w:space="0" w:color="auto"/>
      </w:divBdr>
    </w:div>
    <w:div w:id="785202249">
      <w:marLeft w:val="640"/>
      <w:marRight w:val="0"/>
      <w:marTop w:val="0"/>
      <w:marBottom w:val="0"/>
      <w:divBdr>
        <w:top w:val="none" w:sz="0" w:space="0" w:color="auto"/>
        <w:left w:val="none" w:sz="0" w:space="0" w:color="auto"/>
        <w:bottom w:val="none" w:sz="0" w:space="0" w:color="auto"/>
        <w:right w:val="none" w:sz="0" w:space="0" w:color="auto"/>
      </w:divBdr>
    </w:div>
    <w:div w:id="785395489">
      <w:marLeft w:val="640"/>
      <w:marRight w:val="0"/>
      <w:marTop w:val="0"/>
      <w:marBottom w:val="0"/>
      <w:divBdr>
        <w:top w:val="none" w:sz="0" w:space="0" w:color="auto"/>
        <w:left w:val="none" w:sz="0" w:space="0" w:color="auto"/>
        <w:bottom w:val="none" w:sz="0" w:space="0" w:color="auto"/>
        <w:right w:val="none" w:sz="0" w:space="0" w:color="auto"/>
      </w:divBdr>
    </w:div>
    <w:div w:id="785464792">
      <w:marLeft w:val="640"/>
      <w:marRight w:val="0"/>
      <w:marTop w:val="0"/>
      <w:marBottom w:val="0"/>
      <w:divBdr>
        <w:top w:val="none" w:sz="0" w:space="0" w:color="auto"/>
        <w:left w:val="none" w:sz="0" w:space="0" w:color="auto"/>
        <w:bottom w:val="none" w:sz="0" w:space="0" w:color="auto"/>
        <w:right w:val="none" w:sz="0" w:space="0" w:color="auto"/>
      </w:divBdr>
    </w:div>
    <w:div w:id="785536866">
      <w:marLeft w:val="640"/>
      <w:marRight w:val="0"/>
      <w:marTop w:val="0"/>
      <w:marBottom w:val="0"/>
      <w:divBdr>
        <w:top w:val="none" w:sz="0" w:space="0" w:color="auto"/>
        <w:left w:val="none" w:sz="0" w:space="0" w:color="auto"/>
        <w:bottom w:val="none" w:sz="0" w:space="0" w:color="auto"/>
        <w:right w:val="none" w:sz="0" w:space="0" w:color="auto"/>
      </w:divBdr>
    </w:div>
    <w:div w:id="785537404">
      <w:marLeft w:val="640"/>
      <w:marRight w:val="0"/>
      <w:marTop w:val="0"/>
      <w:marBottom w:val="0"/>
      <w:divBdr>
        <w:top w:val="none" w:sz="0" w:space="0" w:color="auto"/>
        <w:left w:val="none" w:sz="0" w:space="0" w:color="auto"/>
        <w:bottom w:val="none" w:sz="0" w:space="0" w:color="auto"/>
        <w:right w:val="none" w:sz="0" w:space="0" w:color="auto"/>
      </w:divBdr>
    </w:div>
    <w:div w:id="785538053">
      <w:marLeft w:val="640"/>
      <w:marRight w:val="0"/>
      <w:marTop w:val="0"/>
      <w:marBottom w:val="0"/>
      <w:divBdr>
        <w:top w:val="none" w:sz="0" w:space="0" w:color="auto"/>
        <w:left w:val="none" w:sz="0" w:space="0" w:color="auto"/>
        <w:bottom w:val="none" w:sz="0" w:space="0" w:color="auto"/>
        <w:right w:val="none" w:sz="0" w:space="0" w:color="auto"/>
      </w:divBdr>
    </w:div>
    <w:div w:id="785732355">
      <w:marLeft w:val="640"/>
      <w:marRight w:val="0"/>
      <w:marTop w:val="0"/>
      <w:marBottom w:val="0"/>
      <w:divBdr>
        <w:top w:val="none" w:sz="0" w:space="0" w:color="auto"/>
        <w:left w:val="none" w:sz="0" w:space="0" w:color="auto"/>
        <w:bottom w:val="none" w:sz="0" w:space="0" w:color="auto"/>
        <w:right w:val="none" w:sz="0" w:space="0" w:color="auto"/>
      </w:divBdr>
    </w:div>
    <w:div w:id="785739740">
      <w:marLeft w:val="640"/>
      <w:marRight w:val="0"/>
      <w:marTop w:val="0"/>
      <w:marBottom w:val="0"/>
      <w:divBdr>
        <w:top w:val="none" w:sz="0" w:space="0" w:color="auto"/>
        <w:left w:val="none" w:sz="0" w:space="0" w:color="auto"/>
        <w:bottom w:val="none" w:sz="0" w:space="0" w:color="auto"/>
        <w:right w:val="none" w:sz="0" w:space="0" w:color="auto"/>
      </w:divBdr>
    </w:div>
    <w:div w:id="785779648">
      <w:marLeft w:val="640"/>
      <w:marRight w:val="0"/>
      <w:marTop w:val="0"/>
      <w:marBottom w:val="0"/>
      <w:divBdr>
        <w:top w:val="none" w:sz="0" w:space="0" w:color="auto"/>
        <w:left w:val="none" w:sz="0" w:space="0" w:color="auto"/>
        <w:bottom w:val="none" w:sz="0" w:space="0" w:color="auto"/>
        <w:right w:val="none" w:sz="0" w:space="0" w:color="auto"/>
      </w:divBdr>
    </w:div>
    <w:div w:id="785850861">
      <w:marLeft w:val="640"/>
      <w:marRight w:val="0"/>
      <w:marTop w:val="0"/>
      <w:marBottom w:val="0"/>
      <w:divBdr>
        <w:top w:val="none" w:sz="0" w:space="0" w:color="auto"/>
        <w:left w:val="none" w:sz="0" w:space="0" w:color="auto"/>
        <w:bottom w:val="none" w:sz="0" w:space="0" w:color="auto"/>
        <w:right w:val="none" w:sz="0" w:space="0" w:color="auto"/>
      </w:divBdr>
    </w:div>
    <w:div w:id="786006007">
      <w:marLeft w:val="640"/>
      <w:marRight w:val="0"/>
      <w:marTop w:val="0"/>
      <w:marBottom w:val="0"/>
      <w:divBdr>
        <w:top w:val="none" w:sz="0" w:space="0" w:color="auto"/>
        <w:left w:val="none" w:sz="0" w:space="0" w:color="auto"/>
        <w:bottom w:val="none" w:sz="0" w:space="0" w:color="auto"/>
        <w:right w:val="none" w:sz="0" w:space="0" w:color="auto"/>
      </w:divBdr>
    </w:div>
    <w:div w:id="786125164">
      <w:marLeft w:val="640"/>
      <w:marRight w:val="0"/>
      <w:marTop w:val="0"/>
      <w:marBottom w:val="0"/>
      <w:divBdr>
        <w:top w:val="none" w:sz="0" w:space="0" w:color="auto"/>
        <w:left w:val="none" w:sz="0" w:space="0" w:color="auto"/>
        <w:bottom w:val="none" w:sz="0" w:space="0" w:color="auto"/>
        <w:right w:val="none" w:sz="0" w:space="0" w:color="auto"/>
      </w:divBdr>
    </w:div>
    <w:div w:id="786193156">
      <w:marLeft w:val="640"/>
      <w:marRight w:val="0"/>
      <w:marTop w:val="0"/>
      <w:marBottom w:val="0"/>
      <w:divBdr>
        <w:top w:val="none" w:sz="0" w:space="0" w:color="auto"/>
        <w:left w:val="none" w:sz="0" w:space="0" w:color="auto"/>
        <w:bottom w:val="none" w:sz="0" w:space="0" w:color="auto"/>
        <w:right w:val="none" w:sz="0" w:space="0" w:color="auto"/>
      </w:divBdr>
    </w:div>
    <w:div w:id="786240729">
      <w:marLeft w:val="640"/>
      <w:marRight w:val="0"/>
      <w:marTop w:val="0"/>
      <w:marBottom w:val="0"/>
      <w:divBdr>
        <w:top w:val="none" w:sz="0" w:space="0" w:color="auto"/>
        <w:left w:val="none" w:sz="0" w:space="0" w:color="auto"/>
        <w:bottom w:val="none" w:sz="0" w:space="0" w:color="auto"/>
        <w:right w:val="none" w:sz="0" w:space="0" w:color="auto"/>
      </w:divBdr>
    </w:div>
    <w:div w:id="786312850">
      <w:marLeft w:val="640"/>
      <w:marRight w:val="0"/>
      <w:marTop w:val="0"/>
      <w:marBottom w:val="0"/>
      <w:divBdr>
        <w:top w:val="none" w:sz="0" w:space="0" w:color="auto"/>
        <w:left w:val="none" w:sz="0" w:space="0" w:color="auto"/>
        <w:bottom w:val="none" w:sz="0" w:space="0" w:color="auto"/>
        <w:right w:val="none" w:sz="0" w:space="0" w:color="auto"/>
      </w:divBdr>
    </w:div>
    <w:div w:id="786319748">
      <w:marLeft w:val="640"/>
      <w:marRight w:val="0"/>
      <w:marTop w:val="0"/>
      <w:marBottom w:val="0"/>
      <w:divBdr>
        <w:top w:val="none" w:sz="0" w:space="0" w:color="auto"/>
        <w:left w:val="none" w:sz="0" w:space="0" w:color="auto"/>
        <w:bottom w:val="none" w:sz="0" w:space="0" w:color="auto"/>
        <w:right w:val="none" w:sz="0" w:space="0" w:color="auto"/>
      </w:divBdr>
    </w:div>
    <w:div w:id="786387240">
      <w:marLeft w:val="640"/>
      <w:marRight w:val="0"/>
      <w:marTop w:val="0"/>
      <w:marBottom w:val="0"/>
      <w:divBdr>
        <w:top w:val="none" w:sz="0" w:space="0" w:color="auto"/>
        <w:left w:val="none" w:sz="0" w:space="0" w:color="auto"/>
        <w:bottom w:val="none" w:sz="0" w:space="0" w:color="auto"/>
        <w:right w:val="none" w:sz="0" w:space="0" w:color="auto"/>
      </w:divBdr>
    </w:div>
    <w:div w:id="786461179">
      <w:marLeft w:val="640"/>
      <w:marRight w:val="0"/>
      <w:marTop w:val="0"/>
      <w:marBottom w:val="0"/>
      <w:divBdr>
        <w:top w:val="none" w:sz="0" w:space="0" w:color="auto"/>
        <w:left w:val="none" w:sz="0" w:space="0" w:color="auto"/>
        <w:bottom w:val="none" w:sz="0" w:space="0" w:color="auto"/>
        <w:right w:val="none" w:sz="0" w:space="0" w:color="auto"/>
      </w:divBdr>
    </w:div>
    <w:div w:id="786507516">
      <w:marLeft w:val="640"/>
      <w:marRight w:val="0"/>
      <w:marTop w:val="0"/>
      <w:marBottom w:val="0"/>
      <w:divBdr>
        <w:top w:val="none" w:sz="0" w:space="0" w:color="auto"/>
        <w:left w:val="none" w:sz="0" w:space="0" w:color="auto"/>
        <w:bottom w:val="none" w:sz="0" w:space="0" w:color="auto"/>
        <w:right w:val="none" w:sz="0" w:space="0" w:color="auto"/>
      </w:divBdr>
    </w:div>
    <w:div w:id="786588477">
      <w:marLeft w:val="640"/>
      <w:marRight w:val="0"/>
      <w:marTop w:val="0"/>
      <w:marBottom w:val="0"/>
      <w:divBdr>
        <w:top w:val="none" w:sz="0" w:space="0" w:color="auto"/>
        <w:left w:val="none" w:sz="0" w:space="0" w:color="auto"/>
        <w:bottom w:val="none" w:sz="0" w:space="0" w:color="auto"/>
        <w:right w:val="none" w:sz="0" w:space="0" w:color="auto"/>
      </w:divBdr>
    </w:div>
    <w:div w:id="786660638">
      <w:marLeft w:val="640"/>
      <w:marRight w:val="0"/>
      <w:marTop w:val="0"/>
      <w:marBottom w:val="0"/>
      <w:divBdr>
        <w:top w:val="none" w:sz="0" w:space="0" w:color="auto"/>
        <w:left w:val="none" w:sz="0" w:space="0" w:color="auto"/>
        <w:bottom w:val="none" w:sz="0" w:space="0" w:color="auto"/>
        <w:right w:val="none" w:sz="0" w:space="0" w:color="auto"/>
      </w:divBdr>
    </w:div>
    <w:div w:id="786699848">
      <w:marLeft w:val="640"/>
      <w:marRight w:val="0"/>
      <w:marTop w:val="0"/>
      <w:marBottom w:val="0"/>
      <w:divBdr>
        <w:top w:val="none" w:sz="0" w:space="0" w:color="auto"/>
        <w:left w:val="none" w:sz="0" w:space="0" w:color="auto"/>
        <w:bottom w:val="none" w:sz="0" w:space="0" w:color="auto"/>
        <w:right w:val="none" w:sz="0" w:space="0" w:color="auto"/>
      </w:divBdr>
    </w:div>
    <w:div w:id="786773023">
      <w:marLeft w:val="640"/>
      <w:marRight w:val="0"/>
      <w:marTop w:val="0"/>
      <w:marBottom w:val="0"/>
      <w:divBdr>
        <w:top w:val="none" w:sz="0" w:space="0" w:color="auto"/>
        <w:left w:val="none" w:sz="0" w:space="0" w:color="auto"/>
        <w:bottom w:val="none" w:sz="0" w:space="0" w:color="auto"/>
        <w:right w:val="none" w:sz="0" w:space="0" w:color="auto"/>
      </w:divBdr>
    </w:div>
    <w:div w:id="786893540">
      <w:marLeft w:val="640"/>
      <w:marRight w:val="0"/>
      <w:marTop w:val="0"/>
      <w:marBottom w:val="0"/>
      <w:divBdr>
        <w:top w:val="none" w:sz="0" w:space="0" w:color="auto"/>
        <w:left w:val="none" w:sz="0" w:space="0" w:color="auto"/>
        <w:bottom w:val="none" w:sz="0" w:space="0" w:color="auto"/>
        <w:right w:val="none" w:sz="0" w:space="0" w:color="auto"/>
      </w:divBdr>
    </w:div>
    <w:div w:id="786893556">
      <w:marLeft w:val="640"/>
      <w:marRight w:val="0"/>
      <w:marTop w:val="0"/>
      <w:marBottom w:val="0"/>
      <w:divBdr>
        <w:top w:val="none" w:sz="0" w:space="0" w:color="auto"/>
        <w:left w:val="none" w:sz="0" w:space="0" w:color="auto"/>
        <w:bottom w:val="none" w:sz="0" w:space="0" w:color="auto"/>
        <w:right w:val="none" w:sz="0" w:space="0" w:color="auto"/>
      </w:divBdr>
    </w:div>
    <w:div w:id="787041834">
      <w:marLeft w:val="640"/>
      <w:marRight w:val="0"/>
      <w:marTop w:val="0"/>
      <w:marBottom w:val="0"/>
      <w:divBdr>
        <w:top w:val="none" w:sz="0" w:space="0" w:color="auto"/>
        <w:left w:val="none" w:sz="0" w:space="0" w:color="auto"/>
        <w:bottom w:val="none" w:sz="0" w:space="0" w:color="auto"/>
        <w:right w:val="none" w:sz="0" w:space="0" w:color="auto"/>
      </w:divBdr>
    </w:div>
    <w:div w:id="787088328">
      <w:marLeft w:val="640"/>
      <w:marRight w:val="0"/>
      <w:marTop w:val="0"/>
      <w:marBottom w:val="0"/>
      <w:divBdr>
        <w:top w:val="none" w:sz="0" w:space="0" w:color="auto"/>
        <w:left w:val="none" w:sz="0" w:space="0" w:color="auto"/>
        <w:bottom w:val="none" w:sz="0" w:space="0" w:color="auto"/>
        <w:right w:val="none" w:sz="0" w:space="0" w:color="auto"/>
      </w:divBdr>
    </w:div>
    <w:div w:id="787162769">
      <w:marLeft w:val="640"/>
      <w:marRight w:val="0"/>
      <w:marTop w:val="0"/>
      <w:marBottom w:val="0"/>
      <w:divBdr>
        <w:top w:val="none" w:sz="0" w:space="0" w:color="auto"/>
        <w:left w:val="none" w:sz="0" w:space="0" w:color="auto"/>
        <w:bottom w:val="none" w:sz="0" w:space="0" w:color="auto"/>
        <w:right w:val="none" w:sz="0" w:space="0" w:color="auto"/>
      </w:divBdr>
    </w:div>
    <w:div w:id="787163578">
      <w:marLeft w:val="640"/>
      <w:marRight w:val="0"/>
      <w:marTop w:val="0"/>
      <w:marBottom w:val="0"/>
      <w:divBdr>
        <w:top w:val="none" w:sz="0" w:space="0" w:color="auto"/>
        <w:left w:val="none" w:sz="0" w:space="0" w:color="auto"/>
        <w:bottom w:val="none" w:sz="0" w:space="0" w:color="auto"/>
        <w:right w:val="none" w:sz="0" w:space="0" w:color="auto"/>
      </w:divBdr>
    </w:div>
    <w:div w:id="787311498">
      <w:marLeft w:val="640"/>
      <w:marRight w:val="0"/>
      <w:marTop w:val="0"/>
      <w:marBottom w:val="0"/>
      <w:divBdr>
        <w:top w:val="none" w:sz="0" w:space="0" w:color="auto"/>
        <w:left w:val="none" w:sz="0" w:space="0" w:color="auto"/>
        <w:bottom w:val="none" w:sz="0" w:space="0" w:color="auto"/>
        <w:right w:val="none" w:sz="0" w:space="0" w:color="auto"/>
      </w:divBdr>
    </w:div>
    <w:div w:id="787352228">
      <w:marLeft w:val="640"/>
      <w:marRight w:val="0"/>
      <w:marTop w:val="0"/>
      <w:marBottom w:val="0"/>
      <w:divBdr>
        <w:top w:val="none" w:sz="0" w:space="0" w:color="auto"/>
        <w:left w:val="none" w:sz="0" w:space="0" w:color="auto"/>
        <w:bottom w:val="none" w:sz="0" w:space="0" w:color="auto"/>
        <w:right w:val="none" w:sz="0" w:space="0" w:color="auto"/>
      </w:divBdr>
    </w:div>
    <w:div w:id="787429290">
      <w:marLeft w:val="640"/>
      <w:marRight w:val="0"/>
      <w:marTop w:val="0"/>
      <w:marBottom w:val="0"/>
      <w:divBdr>
        <w:top w:val="none" w:sz="0" w:space="0" w:color="auto"/>
        <w:left w:val="none" w:sz="0" w:space="0" w:color="auto"/>
        <w:bottom w:val="none" w:sz="0" w:space="0" w:color="auto"/>
        <w:right w:val="none" w:sz="0" w:space="0" w:color="auto"/>
      </w:divBdr>
    </w:div>
    <w:div w:id="787512126">
      <w:marLeft w:val="640"/>
      <w:marRight w:val="0"/>
      <w:marTop w:val="0"/>
      <w:marBottom w:val="0"/>
      <w:divBdr>
        <w:top w:val="none" w:sz="0" w:space="0" w:color="auto"/>
        <w:left w:val="none" w:sz="0" w:space="0" w:color="auto"/>
        <w:bottom w:val="none" w:sz="0" w:space="0" w:color="auto"/>
        <w:right w:val="none" w:sz="0" w:space="0" w:color="auto"/>
      </w:divBdr>
    </w:div>
    <w:div w:id="787550600">
      <w:marLeft w:val="640"/>
      <w:marRight w:val="0"/>
      <w:marTop w:val="0"/>
      <w:marBottom w:val="0"/>
      <w:divBdr>
        <w:top w:val="none" w:sz="0" w:space="0" w:color="auto"/>
        <w:left w:val="none" w:sz="0" w:space="0" w:color="auto"/>
        <w:bottom w:val="none" w:sz="0" w:space="0" w:color="auto"/>
        <w:right w:val="none" w:sz="0" w:space="0" w:color="auto"/>
      </w:divBdr>
    </w:div>
    <w:div w:id="787553129">
      <w:marLeft w:val="640"/>
      <w:marRight w:val="0"/>
      <w:marTop w:val="0"/>
      <w:marBottom w:val="0"/>
      <w:divBdr>
        <w:top w:val="none" w:sz="0" w:space="0" w:color="auto"/>
        <w:left w:val="none" w:sz="0" w:space="0" w:color="auto"/>
        <w:bottom w:val="none" w:sz="0" w:space="0" w:color="auto"/>
        <w:right w:val="none" w:sz="0" w:space="0" w:color="auto"/>
      </w:divBdr>
    </w:div>
    <w:div w:id="787700560">
      <w:marLeft w:val="640"/>
      <w:marRight w:val="0"/>
      <w:marTop w:val="0"/>
      <w:marBottom w:val="0"/>
      <w:divBdr>
        <w:top w:val="none" w:sz="0" w:space="0" w:color="auto"/>
        <w:left w:val="none" w:sz="0" w:space="0" w:color="auto"/>
        <w:bottom w:val="none" w:sz="0" w:space="0" w:color="auto"/>
        <w:right w:val="none" w:sz="0" w:space="0" w:color="auto"/>
      </w:divBdr>
    </w:div>
    <w:div w:id="787705069">
      <w:marLeft w:val="640"/>
      <w:marRight w:val="0"/>
      <w:marTop w:val="0"/>
      <w:marBottom w:val="0"/>
      <w:divBdr>
        <w:top w:val="none" w:sz="0" w:space="0" w:color="auto"/>
        <w:left w:val="none" w:sz="0" w:space="0" w:color="auto"/>
        <w:bottom w:val="none" w:sz="0" w:space="0" w:color="auto"/>
        <w:right w:val="none" w:sz="0" w:space="0" w:color="auto"/>
      </w:divBdr>
    </w:div>
    <w:div w:id="787742904">
      <w:marLeft w:val="640"/>
      <w:marRight w:val="0"/>
      <w:marTop w:val="0"/>
      <w:marBottom w:val="0"/>
      <w:divBdr>
        <w:top w:val="none" w:sz="0" w:space="0" w:color="auto"/>
        <w:left w:val="none" w:sz="0" w:space="0" w:color="auto"/>
        <w:bottom w:val="none" w:sz="0" w:space="0" w:color="auto"/>
        <w:right w:val="none" w:sz="0" w:space="0" w:color="auto"/>
      </w:divBdr>
    </w:div>
    <w:div w:id="787747943">
      <w:bodyDiv w:val="1"/>
      <w:marLeft w:val="0"/>
      <w:marRight w:val="0"/>
      <w:marTop w:val="0"/>
      <w:marBottom w:val="0"/>
      <w:divBdr>
        <w:top w:val="none" w:sz="0" w:space="0" w:color="auto"/>
        <w:left w:val="none" w:sz="0" w:space="0" w:color="auto"/>
        <w:bottom w:val="none" w:sz="0" w:space="0" w:color="auto"/>
        <w:right w:val="none" w:sz="0" w:space="0" w:color="auto"/>
      </w:divBdr>
    </w:div>
    <w:div w:id="787773962">
      <w:marLeft w:val="640"/>
      <w:marRight w:val="0"/>
      <w:marTop w:val="0"/>
      <w:marBottom w:val="0"/>
      <w:divBdr>
        <w:top w:val="none" w:sz="0" w:space="0" w:color="auto"/>
        <w:left w:val="none" w:sz="0" w:space="0" w:color="auto"/>
        <w:bottom w:val="none" w:sz="0" w:space="0" w:color="auto"/>
        <w:right w:val="none" w:sz="0" w:space="0" w:color="auto"/>
      </w:divBdr>
    </w:div>
    <w:div w:id="787820134">
      <w:marLeft w:val="640"/>
      <w:marRight w:val="0"/>
      <w:marTop w:val="0"/>
      <w:marBottom w:val="0"/>
      <w:divBdr>
        <w:top w:val="none" w:sz="0" w:space="0" w:color="auto"/>
        <w:left w:val="none" w:sz="0" w:space="0" w:color="auto"/>
        <w:bottom w:val="none" w:sz="0" w:space="0" w:color="auto"/>
        <w:right w:val="none" w:sz="0" w:space="0" w:color="auto"/>
      </w:divBdr>
    </w:div>
    <w:div w:id="787939903">
      <w:marLeft w:val="640"/>
      <w:marRight w:val="0"/>
      <w:marTop w:val="0"/>
      <w:marBottom w:val="0"/>
      <w:divBdr>
        <w:top w:val="none" w:sz="0" w:space="0" w:color="auto"/>
        <w:left w:val="none" w:sz="0" w:space="0" w:color="auto"/>
        <w:bottom w:val="none" w:sz="0" w:space="0" w:color="auto"/>
        <w:right w:val="none" w:sz="0" w:space="0" w:color="auto"/>
      </w:divBdr>
    </w:div>
    <w:div w:id="787965582">
      <w:marLeft w:val="640"/>
      <w:marRight w:val="0"/>
      <w:marTop w:val="0"/>
      <w:marBottom w:val="0"/>
      <w:divBdr>
        <w:top w:val="none" w:sz="0" w:space="0" w:color="auto"/>
        <w:left w:val="none" w:sz="0" w:space="0" w:color="auto"/>
        <w:bottom w:val="none" w:sz="0" w:space="0" w:color="auto"/>
        <w:right w:val="none" w:sz="0" w:space="0" w:color="auto"/>
      </w:divBdr>
    </w:div>
    <w:div w:id="788015689">
      <w:marLeft w:val="640"/>
      <w:marRight w:val="0"/>
      <w:marTop w:val="0"/>
      <w:marBottom w:val="0"/>
      <w:divBdr>
        <w:top w:val="none" w:sz="0" w:space="0" w:color="auto"/>
        <w:left w:val="none" w:sz="0" w:space="0" w:color="auto"/>
        <w:bottom w:val="none" w:sz="0" w:space="0" w:color="auto"/>
        <w:right w:val="none" w:sz="0" w:space="0" w:color="auto"/>
      </w:divBdr>
    </w:div>
    <w:div w:id="788083097">
      <w:marLeft w:val="640"/>
      <w:marRight w:val="0"/>
      <w:marTop w:val="0"/>
      <w:marBottom w:val="0"/>
      <w:divBdr>
        <w:top w:val="none" w:sz="0" w:space="0" w:color="auto"/>
        <w:left w:val="none" w:sz="0" w:space="0" w:color="auto"/>
        <w:bottom w:val="none" w:sz="0" w:space="0" w:color="auto"/>
        <w:right w:val="none" w:sz="0" w:space="0" w:color="auto"/>
      </w:divBdr>
    </w:div>
    <w:div w:id="788089548">
      <w:marLeft w:val="640"/>
      <w:marRight w:val="0"/>
      <w:marTop w:val="0"/>
      <w:marBottom w:val="0"/>
      <w:divBdr>
        <w:top w:val="none" w:sz="0" w:space="0" w:color="auto"/>
        <w:left w:val="none" w:sz="0" w:space="0" w:color="auto"/>
        <w:bottom w:val="none" w:sz="0" w:space="0" w:color="auto"/>
        <w:right w:val="none" w:sz="0" w:space="0" w:color="auto"/>
      </w:divBdr>
    </w:div>
    <w:div w:id="788280801">
      <w:marLeft w:val="640"/>
      <w:marRight w:val="0"/>
      <w:marTop w:val="0"/>
      <w:marBottom w:val="0"/>
      <w:divBdr>
        <w:top w:val="none" w:sz="0" w:space="0" w:color="auto"/>
        <w:left w:val="none" w:sz="0" w:space="0" w:color="auto"/>
        <w:bottom w:val="none" w:sz="0" w:space="0" w:color="auto"/>
        <w:right w:val="none" w:sz="0" w:space="0" w:color="auto"/>
      </w:divBdr>
    </w:div>
    <w:div w:id="788354801">
      <w:marLeft w:val="640"/>
      <w:marRight w:val="0"/>
      <w:marTop w:val="0"/>
      <w:marBottom w:val="0"/>
      <w:divBdr>
        <w:top w:val="none" w:sz="0" w:space="0" w:color="auto"/>
        <w:left w:val="none" w:sz="0" w:space="0" w:color="auto"/>
        <w:bottom w:val="none" w:sz="0" w:space="0" w:color="auto"/>
        <w:right w:val="none" w:sz="0" w:space="0" w:color="auto"/>
      </w:divBdr>
    </w:div>
    <w:div w:id="788358627">
      <w:marLeft w:val="640"/>
      <w:marRight w:val="0"/>
      <w:marTop w:val="0"/>
      <w:marBottom w:val="0"/>
      <w:divBdr>
        <w:top w:val="none" w:sz="0" w:space="0" w:color="auto"/>
        <w:left w:val="none" w:sz="0" w:space="0" w:color="auto"/>
        <w:bottom w:val="none" w:sz="0" w:space="0" w:color="auto"/>
        <w:right w:val="none" w:sz="0" w:space="0" w:color="auto"/>
      </w:divBdr>
    </w:div>
    <w:div w:id="788398327">
      <w:marLeft w:val="640"/>
      <w:marRight w:val="0"/>
      <w:marTop w:val="0"/>
      <w:marBottom w:val="0"/>
      <w:divBdr>
        <w:top w:val="none" w:sz="0" w:space="0" w:color="auto"/>
        <w:left w:val="none" w:sz="0" w:space="0" w:color="auto"/>
        <w:bottom w:val="none" w:sz="0" w:space="0" w:color="auto"/>
        <w:right w:val="none" w:sz="0" w:space="0" w:color="auto"/>
      </w:divBdr>
    </w:div>
    <w:div w:id="788401282">
      <w:marLeft w:val="640"/>
      <w:marRight w:val="0"/>
      <w:marTop w:val="0"/>
      <w:marBottom w:val="0"/>
      <w:divBdr>
        <w:top w:val="none" w:sz="0" w:space="0" w:color="auto"/>
        <w:left w:val="none" w:sz="0" w:space="0" w:color="auto"/>
        <w:bottom w:val="none" w:sz="0" w:space="0" w:color="auto"/>
        <w:right w:val="none" w:sz="0" w:space="0" w:color="auto"/>
      </w:divBdr>
    </w:div>
    <w:div w:id="788401343">
      <w:marLeft w:val="640"/>
      <w:marRight w:val="0"/>
      <w:marTop w:val="0"/>
      <w:marBottom w:val="0"/>
      <w:divBdr>
        <w:top w:val="none" w:sz="0" w:space="0" w:color="auto"/>
        <w:left w:val="none" w:sz="0" w:space="0" w:color="auto"/>
        <w:bottom w:val="none" w:sz="0" w:space="0" w:color="auto"/>
        <w:right w:val="none" w:sz="0" w:space="0" w:color="auto"/>
      </w:divBdr>
    </w:div>
    <w:div w:id="788427858">
      <w:marLeft w:val="640"/>
      <w:marRight w:val="0"/>
      <w:marTop w:val="0"/>
      <w:marBottom w:val="0"/>
      <w:divBdr>
        <w:top w:val="none" w:sz="0" w:space="0" w:color="auto"/>
        <w:left w:val="none" w:sz="0" w:space="0" w:color="auto"/>
        <w:bottom w:val="none" w:sz="0" w:space="0" w:color="auto"/>
        <w:right w:val="none" w:sz="0" w:space="0" w:color="auto"/>
      </w:divBdr>
    </w:div>
    <w:div w:id="788478866">
      <w:marLeft w:val="640"/>
      <w:marRight w:val="0"/>
      <w:marTop w:val="0"/>
      <w:marBottom w:val="0"/>
      <w:divBdr>
        <w:top w:val="none" w:sz="0" w:space="0" w:color="auto"/>
        <w:left w:val="none" w:sz="0" w:space="0" w:color="auto"/>
        <w:bottom w:val="none" w:sz="0" w:space="0" w:color="auto"/>
        <w:right w:val="none" w:sz="0" w:space="0" w:color="auto"/>
      </w:divBdr>
    </w:div>
    <w:div w:id="788553940">
      <w:marLeft w:val="640"/>
      <w:marRight w:val="0"/>
      <w:marTop w:val="0"/>
      <w:marBottom w:val="0"/>
      <w:divBdr>
        <w:top w:val="none" w:sz="0" w:space="0" w:color="auto"/>
        <w:left w:val="none" w:sz="0" w:space="0" w:color="auto"/>
        <w:bottom w:val="none" w:sz="0" w:space="0" w:color="auto"/>
        <w:right w:val="none" w:sz="0" w:space="0" w:color="auto"/>
      </w:divBdr>
    </w:div>
    <w:div w:id="788626663">
      <w:marLeft w:val="640"/>
      <w:marRight w:val="0"/>
      <w:marTop w:val="0"/>
      <w:marBottom w:val="0"/>
      <w:divBdr>
        <w:top w:val="none" w:sz="0" w:space="0" w:color="auto"/>
        <w:left w:val="none" w:sz="0" w:space="0" w:color="auto"/>
        <w:bottom w:val="none" w:sz="0" w:space="0" w:color="auto"/>
        <w:right w:val="none" w:sz="0" w:space="0" w:color="auto"/>
      </w:divBdr>
    </w:div>
    <w:div w:id="788662706">
      <w:marLeft w:val="640"/>
      <w:marRight w:val="0"/>
      <w:marTop w:val="0"/>
      <w:marBottom w:val="0"/>
      <w:divBdr>
        <w:top w:val="none" w:sz="0" w:space="0" w:color="auto"/>
        <w:left w:val="none" w:sz="0" w:space="0" w:color="auto"/>
        <w:bottom w:val="none" w:sz="0" w:space="0" w:color="auto"/>
        <w:right w:val="none" w:sz="0" w:space="0" w:color="auto"/>
      </w:divBdr>
    </w:div>
    <w:div w:id="788670435">
      <w:marLeft w:val="640"/>
      <w:marRight w:val="0"/>
      <w:marTop w:val="0"/>
      <w:marBottom w:val="0"/>
      <w:divBdr>
        <w:top w:val="none" w:sz="0" w:space="0" w:color="auto"/>
        <w:left w:val="none" w:sz="0" w:space="0" w:color="auto"/>
        <w:bottom w:val="none" w:sz="0" w:space="0" w:color="auto"/>
        <w:right w:val="none" w:sz="0" w:space="0" w:color="auto"/>
      </w:divBdr>
    </w:div>
    <w:div w:id="788741191">
      <w:marLeft w:val="640"/>
      <w:marRight w:val="0"/>
      <w:marTop w:val="0"/>
      <w:marBottom w:val="0"/>
      <w:divBdr>
        <w:top w:val="none" w:sz="0" w:space="0" w:color="auto"/>
        <w:left w:val="none" w:sz="0" w:space="0" w:color="auto"/>
        <w:bottom w:val="none" w:sz="0" w:space="0" w:color="auto"/>
        <w:right w:val="none" w:sz="0" w:space="0" w:color="auto"/>
      </w:divBdr>
    </w:div>
    <w:div w:id="788822127">
      <w:marLeft w:val="640"/>
      <w:marRight w:val="0"/>
      <w:marTop w:val="0"/>
      <w:marBottom w:val="0"/>
      <w:divBdr>
        <w:top w:val="none" w:sz="0" w:space="0" w:color="auto"/>
        <w:left w:val="none" w:sz="0" w:space="0" w:color="auto"/>
        <w:bottom w:val="none" w:sz="0" w:space="0" w:color="auto"/>
        <w:right w:val="none" w:sz="0" w:space="0" w:color="auto"/>
      </w:divBdr>
    </w:div>
    <w:div w:id="788857010">
      <w:marLeft w:val="640"/>
      <w:marRight w:val="0"/>
      <w:marTop w:val="0"/>
      <w:marBottom w:val="0"/>
      <w:divBdr>
        <w:top w:val="none" w:sz="0" w:space="0" w:color="auto"/>
        <w:left w:val="none" w:sz="0" w:space="0" w:color="auto"/>
        <w:bottom w:val="none" w:sz="0" w:space="0" w:color="auto"/>
        <w:right w:val="none" w:sz="0" w:space="0" w:color="auto"/>
      </w:divBdr>
    </w:div>
    <w:div w:id="788862004">
      <w:marLeft w:val="640"/>
      <w:marRight w:val="0"/>
      <w:marTop w:val="0"/>
      <w:marBottom w:val="0"/>
      <w:divBdr>
        <w:top w:val="none" w:sz="0" w:space="0" w:color="auto"/>
        <w:left w:val="none" w:sz="0" w:space="0" w:color="auto"/>
        <w:bottom w:val="none" w:sz="0" w:space="0" w:color="auto"/>
        <w:right w:val="none" w:sz="0" w:space="0" w:color="auto"/>
      </w:divBdr>
    </w:div>
    <w:div w:id="788865041">
      <w:marLeft w:val="640"/>
      <w:marRight w:val="0"/>
      <w:marTop w:val="0"/>
      <w:marBottom w:val="0"/>
      <w:divBdr>
        <w:top w:val="none" w:sz="0" w:space="0" w:color="auto"/>
        <w:left w:val="none" w:sz="0" w:space="0" w:color="auto"/>
        <w:bottom w:val="none" w:sz="0" w:space="0" w:color="auto"/>
        <w:right w:val="none" w:sz="0" w:space="0" w:color="auto"/>
      </w:divBdr>
    </w:div>
    <w:div w:id="788932478">
      <w:marLeft w:val="640"/>
      <w:marRight w:val="0"/>
      <w:marTop w:val="0"/>
      <w:marBottom w:val="0"/>
      <w:divBdr>
        <w:top w:val="none" w:sz="0" w:space="0" w:color="auto"/>
        <w:left w:val="none" w:sz="0" w:space="0" w:color="auto"/>
        <w:bottom w:val="none" w:sz="0" w:space="0" w:color="auto"/>
        <w:right w:val="none" w:sz="0" w:space="0" w:color="auto"/>
      </w:divBdr>
    </w:div>
    <w:div w:id="789007253">
      <w:marLeft w:val="640"/>
      <w:marRight w:val="0"/>
      <w:marTop w:val="0"/>
      <w:marBottom w:val="0"/>
      <w:divBdr>
        <w:top w:val="none" w:sz="0" w:space="0" w:color="auto"/>
        <w:left w:val="none" w:sz="0" w:space="0" w:color="auto"/>
        <w:bottom w:val="none" w:sz="0" w:space="0" w:color="auto"/>
        <w:right w:val="none" w:sz="0" w:space="0" w:color="auto"/>
      </w:divBdr>
    </w:div>
    <w:div w:id="789055935">
      <w:marLeft w:val="640"/>
      <w:marRight w:val="0"/>
      <w:marTop w:val="0"/>
      <w:marBottom w:val="0"/>
      <w:divBdr>
        <w:top w:val="none" w:sz="0" w:space="0" w:color="auto"/>
        <w:left w:val="none" w:sz="0" w:space="0" w:color="auto"/>
        <w:bottom w:val="none" w:sz="0" w:space="0" w:color="auto"/>
        <w:right w:val="none" w:sz="0" w:space="0" w:color="auto"/>
      </w:divBdr>
    </w:div>
    <w:div w:id="789084306">
      <w:marLeft w:val="640"/>
      <w:marRight w:val="0"/>
      <w:marTop w:val="0"/>
      <w:marBottom w:val="0"/>
      <w:divBdr>
        <w:top w:val="none" w:sz="0" w:space="0" w:color="auto"/>
        <w:left w:val="none" w:sz="0" w:space="0" w:color="auto"/>
        <w:bottom w:val="none" w:sz="0" w:space="0" w:color="auto"/>
        <w:right w:val="none" w:sz="0" w:space="0" w:color="auto"/>
      </w:divBdr>
    </w:div>
    <w:div w:id="789125504">
      <w:marLeft w:val="640"/>
      <w:marRight w:val="0"/>
      <w:marTop w:val="0"/>
      <w:marBottom w:val="0"/>
      <w:divBdr>
        <w:top w:val="none" w:sz="0" w:space="0" w:color="auto"/>
        <w:left w:val="none" w:sz="0" w:space="0" w:color="auto"/>
        <w:bottom w:val="none" w:sz="0" w:space="0" w:color="auto"/>
        <w:right w:val="none" w:sz="0" w:space="0" w:color="auto"/>
      </w:divBdr>
    </w:div>
    <w:div w:id="789131068">
      <w:marLeft w:val="640"/>
      <w:marRight w:val="0"/>
      <w:marTop w:val="0"/>
      <w:marBottom w:val="0"/>
      <w:divBdr>
        <w:top w:val="none" w:sz="0" w:space="0" w:color="auto"/>
        <w:left w:val="none" w:sz="0" w:space="0" w:color="auto"/>
        <w:bottom w:val="none" w:sz="0" w:space="0" w:color="auto"/>
        <w:right w:val="none" w:sz="0" w:space="0" w:color="auto"/>
      </w:divBdr>
    </w:div>
    <w:div w:id="789132125">
      <w:marLeft w:val="640"/>
      <w:marRight w:val="0"/>
      <w:marTop w:val="0"/>
      <w:marBottom w:val="0"/>
      <w:divBdr>
        <w:top w:val="none" w:sz="0" w:space="0" w:color="auto"/>
        <w:left w:val="none" w:sz="0" w:space="0" w:color="auto"/>
        <w:bottom w:val="none" w:sz="0" w:space="0" w:color="auto"/>
        <w:right w:val="none" w:sz="0" w:space="0" w:color="auto"/>
      </w:divBdr>
    </w:div>
    <w:div w:id="789277654">
      <w:marLeft w:val="640"/>
      <w:marRight w:val="0"/>
      <w:marTop w:val="0"/>
      <w:marBottom w:val="0"/>
      <w:divBdr>
        <w:top w:val="none" w:sz="0" w:space="0" w:color="auto"/>
        <w:left w:val="none" w:sz="0" w:space="0" w:color="auto"/>
        <w:bottom w:val="none" w:sz="0" w:space="0" w:color="auto"/>
        <w:right w:val="none" w:sz="0" w:space="0" w:color="auto"/>
      </w:divBdr>
    </w:div>
    <w:div w:id="789469211">
      <w:marLeft w:val="640"/>
      <w:marRight w:val="0"/>
      <w:marTop w:val="0"/>
      <w:marBottom w:val="0"/>
      <w:divBdr>
        <w:top w:val="none" w:sz="0" w:space="0" w:color="auto"/>
        <w:left w:val="none" w:sz="0" w:space="0" w:color="auto"/>
        <w:bottom w:val="none" w:sz="0" w:space="0" w:color="auto"/>
        <w:right w:val="none" w:sz="0" w:space="0" w:color="auto"/>
      </w:divBdr>
    </w:div>
    <w:div w:id="789469435">
      <w:marLeft w:val="640"/>
      <w:marRight w:val="0"/>
      <w:marTop w:val="0"/>
      <w:marBottom w:val="0"/>
      <w:divBdr>
        <w:top w:val="none" w:sz="0" w:space="0" w:color="auto"/>
        <w:left w:val="none" w:sz="0" w:space="0" w:color="auto"/>
        <w:bottom w:val="none" w:sz="0" w:space="0" w:color="auto"/>
        <w:right w:val="none" w:sz="0" w:space="0" w:color="auto"/>
      </w:divBdr>
    </w:div>
    <w:div w:id="789473981">
      <w:marLeft w:val="640"/>
      <w:marRight w:val="0"/>
      <w:marTop w:val="0"/>
      <w:marBottom w:val="0"/>
      <w:divBdr>
        <w:top w:val="none" w:sz="0" w:space="0" w:color="auto"/>
        <w:left w:val="none" w:sz="0" w:space="0" w:color="auto"/>
        <w:bottom w:val="none" w:sz="0" w:space="0" w:color="auto"/>
        <w:right w:val="none" w:sz="0" w:space="0" w:color="auto"/>
      </w:divBdr>
    </w:div>
    <w:div w:id="789518090">
      <w:marLeft w:val="640"/>
      <w:marRight w:val="0"/>
      <w:marTop w:val="0"/>
      <w:marBottom w:val="0"/>
      <w:divBdr>
        <w:top w:val="none" w:sz="0" w:space="0" w:color="auto"/>
        <w:left w:val="none" w:sz="0" w:space="0" w:color="auto"/>
        <w:bottom w:val="none" w:sz="0" w:space="0" w:color="auto"/>
        <w:right w:val="none" w:sz="0" w:space="0" w:color="auto"/>
      </w:divBdr>
    </w:div>
    <w:div w:id="789519371">
      <w:marLeft w:val="640"/>
      <w:marRight w:val="0"/>
      <w:marTop w:val="0"/>
      <w:marBottom w:val="0"/>
      <w:divBdr>
        <w:top w:val="none" w:sz="0" w:space="0" w:color="auto"/>
        <w:left w:val="none" w:sz="0" w:space="0" w:color="auto"/>
        <w:bottom w:val="none" w:sz="0" w:space="0" w:color="auto"/>
        <w:right w:val="none" w:sz="0" w:space="0" w:color="auto"/>
      </w:divBdr>
    </w:div>
    <w:div w:id="789589725">
      <w:marLeft w:val="640"/>
      <w:marRight w:val="0"/>
      <w:marTop w:val="0"/>
      <w:marBottom w:val="0"/>
      <w:divBdr>
        <w:top w:val="none" w:sz="0" w:space="0" w:color="auto"/>
        <w:left w:val="none" w:sz="0" w:space="0" w:color="auto"/>
        <w:bottom w:val="none" w:sz="0" w:space="0" w:color="auto"/>
        <w:right w:val="none" w:sz="0" w:space="0" w:color="auto"/>
      </w:divBdr>
    </w:div>
    <w:div w:id="789737172">
      <w:marLeft w:val="640"/>
      <w:marRight w:val="0"/>
      <w:marTop w:val="0"/>
      <w:marBottom w:val="0"/>
      <w:divBdr>
        <w:top w:val="none" w:sz="0" w:space="0" w:color="auto"/>
        <w:left w:val="none" w:sz="0" w:space="0" w:color="auto"/>
        <w:bottom w:val="none" w:sz="0" w:space="0" w:color="auto"/>
        <w:right w:val="none" w:sz="0" w:space="0" w:color="auto"/>
      </w:divBdr>
    </w:div>
    <w:div w:id="789738661">
      <w:marLeft w:val="640"/>
      <w:marRight w:val="0"/>
      <w:marTop w:val="0"/>
      <w:marBottom w:val="0"/>
      <w:divBdr>
        <w:top w:val="none" w:sz="0" w:space="0" w:color="auto"/>
        <w:left w:val="none" w:sz="0" w:space="0" w:color="auto"/>
        <w:bottom w:val="none" w:sz="0" w:space="0" w:color="auto"/>
        <w:right w:val="none" w:sz="0" w:space="0" w:color="auto"/>
      </w:divBdr>
    </w:div>
    <w:div w:id="789787725">
      <w:marLeft w:val="640"/>
      <w:marRight w:val="0"/>
      <w:marTop w:val="0"/>
      <w:marBottom w:val="0"/>
      <w:divBdr>
        <w:top w:val="none" w:sz="0" w:space="0" w:color="auto"/>
        <w:left w:val="none" w:sz="0" w:space="0" w:color="auto"/>
        <w:bottom w:val="none" w:sz="0" w:space="0" w:color="auto"/>
        <w:right w:val="none" w:sz="0" w:space="0" w:color="auto"/>
      </w:divBdr>
    </w:div>
    <w:div w:id="789864053">
      <w:marLeft w:val="640"/>
      <w:marRight w:val="0"/>
      <w:marTop w:val="0"/>
      <w:marBottom w:val="0"/>
      <w:divBdr>
        <w:top w:val="none" w:sz="0" w:space="0" w:color="auto"/>
        <w:left w:val="none" w:sz="0" w:space="0" w:color="auto"/>
        <w:bottom w:val="none" w:sz="0" w:space="0" w:color="auto"/>
        <w:right w:val="none" w:sz="0" w:space="0" w:color="auto"/>
      </w:divBdr>
    </w:div>
    <w:div w:id="789932654">
      <w:marLeft w:val="640"/>
      <w:marRight w:val="0"/>
      <w:marTop w:val="0"/>
      <w:marBottom w:val="0"/>
      <w:divBdr>
        <w:top w:val="none" w:sz="0" w:space="0" w:color="auto"/>
        <w:left w:val="none" w:sz="0" w:space="0" w:color="auto"/>
        <w:bottom w:val="none" w:sz="0" w:space="0" w:color="auto"/>
        <w:right w:val="none" w:sz="0" w:space="0" w:color="auto"/>
      </w:divBdr>
    </w:div>
    <w:div w:id="789933484">
      <w:marLeft w:val="640"/>
      <w:marRight w:val="0"/>
      <w:marTop w:val="0"/>
      <w:marBottom w:val="0"/>
      <w:divBdr>
        <w:top w:val="none" w:sz="0" w:space="0" w:color="auto"/>
        <w:left w:val="none" w:sz="0" w:space="0" w:color="auto"/>
        <w:bottom w:val="none" w:sz="0" w:space="0" w:color="auto"/>
        <w:right w:val="none" w:sz="0" w:space="0" w:color="auto"/>
      </w:divBdr>
    </w:div>
    <w:div w:id="790132079">
      <w:marLeft w:val="640"/>
      <w:marRight w:val="0"/>
      <w:marTop w:val="0"/>
      <w:marBottom w:val="0"/>
      <w:divBdr>
        <w:top w:val="none" w:sz="0" w:space="0" w:color="auto"/>
        <w:left w:val="none" w:sz="0" w:space="0" w:color="auto"/>
        <w:bottom w:val="none" w:sz="0" w:space="0" w:color="auto"/>
        <w:right w:val="none" w:sz="0" w:space="0" w:color="auto"/>
      </w:divBdr>
    </w:div>
    <w:div w:id="790133118">
      <w:marLeft w:val="640"/>
      <w:marRight w:val="0"/>
      <w:marTop w:val="0"/>
      <w:marBottom w:val="0"/>
      <w:divBdr>
        <w:top w:val="none" w:sz="0" w:space="0" w:color="auto"/>
        <w:left w:val="none" w:sz="0" w:space="0" w:color="auto"/>
        <w:bottom w:val="none" w:sz="0" w:space="0" w:color="auto"/>
        <w:right w:val="none" w:sz="0" w:space="0" w:color="auto"/>
      </w:divBdr>
    </w:div>
    <w:div w:id="790170698">
      <w:marLeft w:val="640"/>
      <w:marRight w:val="0"/>
      <w:marTop w:val="0"/>
      <w:marBottom w:val="0"/>
      <w:divBdr>
        <w:top w:val="none" w:sz="0" w:space="0" w:color="auto"/>
        <w:left w:val="none" w:sz="0" w:space="0" w:color="auto"/>
        <w:bottom w:val="none" w:sz="0" w:space="0" w:color="auto"/>
        <w:right w:val="none" w:sz="0" w:space="0" w:color="auto"/>
      </w:divBdr>
    </w:div>
    <w:div w:id="790322508">
      <w:marLeft w:val="640"/>
      <w:marRight w:val="0"/>
      <w:marTop w:val="0"/>
      <w:marBottom w:val="0"/>
      <w:divBdr>
        <w:top w:val="none" w:sz="0" w:space="0" w:color="auto"/>
        <w:left w:val="none" w:sz="0" w:space="0" w:color="auto"/>
        <w:bottom w:val="none" w:sz="0" w:space="0" w:color="auto"/>
        <w:right w:val="none" w:sz="0" w:space="0" w:color="auto"/>
      </w:divBdr>
    </w:div>
    <w:div w:id="790593153">
      <w:marLeft w:val="640"/>
      <w:marRight w:val="0"/>
      <w:marTop w:val="0"/>
      <w:marBottom w:val="0"/>
      <w:divBdr>
        <w:top w:val="none" w:sz="0" w:space="0" w:color="auto"/>
        <w:left w:val="none" w:sz="0" w:space="0" w:color="auto"/>
        <w:bottom w:val="none" w:sz="0" w:space="0" w:color="auto"/>
        <w:right w:val="none" w:sz="0" w:space="0" w:color="auto"/>
      </w:divBdr>
    </w:div>
    <w:div w:id="790709287">
      <w:marLeft w:val="640"/>
      <w:marRight w:val="0"/>
      <w:marTop w:val="0"/>
      <w:marBottom w:val="0"/>
      <w:divBdr>
        <w:top w:val="none" w:sz="0" w:space="0" w:color="auto"/>
        <w:left w:val="none" w:sz="0" w:space="0" w:color="auto"/>
        <w:bottom w:val="none" w:sz="0" w:space="0" w:color="auto"/>
        <w:right w:val="none" w:sz="0" w:space="0" w:color="auto"/>
      </w:divBdr>
    </w:div>
    <w:div w:id="790826764">
      <w:marLeft w:val="640"/>
      <w:marRight w:val="0"/>
      <w:marTop w:val="0"/>
      <w:marBottom w:val="0"/>
      <w:divBdr>
        <w:top w:val="none" w:sz="0" w:space="0" w:color="auto"/>
        <w:left w:val="none" w:sz="0" w:space="0" w:color="auto"/>
        <w:bottom w:val="none" w:sz="0" w:space="0" w:color="auto"/>
        <w:right w:val="none" w:sz="0" w:space="0" w:color="auto"/>
      </w:divBdr>
    </w:div>
    <w:div w:id="790905801">
      <w:marLeft w:val="640"/>
      <w:marRight w:val="0"/>
      <w:marTop w:val="0"/>
      <w:marBottom w:val="0"/>
      <w:divBdr>
        <w:top w:val="none" w:sz="0" w:space="0" w:color="auto"/>
        <w:left w:val="none" w:sz="0" w:space="0" w:color="auto"/>
        <w:bottom w:val="none" w:sz="0" w:space="0" w:color="auto"/>
        <w:right w:val="none" w:sz="0" w:space="0" w:color="auto"/>
      </w:divBdr>
    </w:div>
    <w:div w:id="790975808">
      <w:marLeft w:val="640"/>
      <w:marRight w:val="0"/>
      <w:marTop w:val="0"/>
      <w:marBottom w:val="0"/>
      <w:divBdr>
        <w:top w:val="none" w:sz="0" w:space="0" w:color="auto"/>
        <w:left w:val="none" w:sz="0" w:space="0" w:color="auto"/>
        <w:bottom w:val="none" w:sz="0" w:space="0" w:color="auto"/>
        <w:right w:val="none" w:sz="0" w:space="0" w:color="auto"/>
      </w:divBdr>
    </w:div>
    <w:div w:id="791090611">
      <w:marLeft w:val="640"/>
      <w:marRight w:val="0"/>
      <w:marTop w:val="0"/>
      <w:marBottom w:val="0"/>
      <w:divBdr>
        <w:top w:val="none" w:sz="0" w:space="0" w:color="auto"/>
        <w:left w:val="none" w:sz="0" w:space="0" w:color="auto"/>
        <w:bottom w:val="none" w:sz="0" w:space="0" w:color="auto"/>
        <w:right w:val="none" w:sz="0" w:space="0" w:color="auto"/>
      </w:divBdr>
    </w:div>
    <w:div w:id="791094121">
      <w:marLeft w:val="640"/>
      <w:marRight w:val="0"/>
      <w:marTop w:val="0"/>
      <w:marBottom w:val="0"/>
      <w:divBdr>
        <w:top w:val="none" w:sz="0" w:space="0" w:color="auto"/>
        <w:left w:val="none" w:sz="0" w:space="0" w:color="auto"/>
        <w:bottom w:val="none" w:sz="0" w:space="0" w:color="auto"/>
        <w:right w:val="none" w:sz="0" w:space="0" w:color="auto"/>
      </w:divBdr>
    </w:div>
    <w:div w:id="791095635">
      <w:marLeft w:val="640"/>
      <w:marRight w:val="0"/>
      <w:marTop w:val="0"/>
      <w:marBottom w:val="0"/>
      <w:divBdr>
        <w:top w:val="none" w:sz="0" w:space="0" w:color="auto"/>
        <w:left w:val="none" w:sz="0" w:space="0" w:color="auto"/>
        <w:bottom w:val="none" w:sz="0" w:space="0" w:color="auto"/>
        <w:right w:val="none" w:sz="0" w:space="0" w:color="auto"/>
      </w:divBdr>
    </w:div>
    <w:div w:id="791099095">
      <w:marLeft w:val="640"/>
      <w:marRight w:val="0"/>
      <w:marTop w:val="0"/>
      <w:marBottom w:val="0"/>
      <w:divBdr>
        <w:top w:val="none" w:sz="0" w:space="0" w:color="auto"/>
        <w:left w:val="none" w:sz="0" w:space="0" w:color="auto"/>
        <w:bottom w:val="none" w:sz="0" w:space="0" w:color="auto"/>
        <w:right w:val="none" w:sz="0" w:space="0" w:color="auto"/>
      </w:divBdr>
    </w:div>
    <w:div w:id="791216661">
      <w:marLeft w:val="640"/>
      <w:marRight w:val="0"/>
      <w:marTop w:val="0"/>
      <w:marBottom w:val="0"/>
      <w:divBdr>
        <w:top w:val="none" w:sz="0" w:space="0" w:color="auto"/>
        <w:left w:val="none" w:sz="0" w:space="0" w:color="auto"/>
        <w:bottom w:val="none" w:sz="0" w:space="0" w:color="auto"/>
        <w:right w:val="none" w:sz="0" w:space="0" w:color="auto"/>
      </w:divBdr>
    </w:div>
    <w:div w:id="791434827">
      <w:marLeft w:val="640"/>
      <w:marRight w:val="0"/>
      <w:marTop w:val="0"/>
      <w:marBottom w:val="0"/>
      <w:divBdr>
        <w:top w:val="none" w:sz="0" w:space="0" w:color="auto"/>
        <w:left w:val="none" w:sz="0" w:space="0" w:color="auto"/>
        <w:bottom w:val="none" w:sz="0" w:space="0" w:color="auto"/>
        <w:right w:val="none" w:sz="0" w:space="0" w:color="auto"/>
      </w:divBdr>
    </w:div>
    <w:div w:id="791510178">
      <w:marLeft w:val="640"/>
      <w:marRight w:val="0"/>
      <w:marTop w:val="0"/>
      <w:marBottom w:val="0"/>
      <w:divBdr>
        <w:top w:val="none" w:sz="0" w:space="0" w:color="auto"/>
        <w:left w:val="none" w:sz="0" w:space="0" w:color="auto"/>
        <w:bottom w:val="none" w:sz="0" w:space="0" w:color="auto"/>
        <w:right w:val="none" w:sz="0" w:space="0" w:color="auto"/>
      </w:divBdr>
    </w:div>
    <w:div w:id="791560450">
      <w:marLeft w:val="640"/>
      <w:marRight w:val="0"/>
      <w:marTop w:val="0"/>
      <w:marBottom w:val="0"/>
      <w:divBdr>
        <w:top w:val="none" w:sz="0" w:space="0" w:color="auto"/>
        <w:left w:val="none" w:sz="0" w:space="0" w:color="auto"/>
        <w:bottom w:val="none" w:sz="0" w:space="0" w:color="auto"/>
        <w:right w:val="none" w:sz="0" w:space="0" w:color="auto"/>
      </w:divBdr>
    </w:div>
    <w:div w:id="791752663">
      <w:marLeft w:val="640"/>
      <w:marRight w:val="0"/>
      <w:marTop w:val="0"/>
      <w:marBottom w:val="0"/>
      <w:divBdr>
        <w:top w:val="none" w:sz="0" w:space="0" w:color="auto"/>
        <w:left w:val="none" w:sz="0" w:space="0" w:color="auto"/>
        <w:bottom w:val="none" w:sz="0" w:space="0" w:color="auto"/>
        <w:right w:val="none" w:sz="0" w:space="0" w:color="auto"/>
      </w:divBdr>
    </w:div>
    <w:div w:id="791872532">
      <w:marLeft w:val="640"/>
      <w:marRight w:val="0"/>
      <w:marTop w:val="0"/>
      <w:marBottom w:val="0"/>
      <w:divBdr>
        <w:top w:val="none" w:sz="0" w:space="0" w:color="auto"/>
        <w:left w:val="none" w:sz="0" w:space="0" w:color="auto"/>
        <w:bottom w:val="none" w:sz="0" w:space="0" w:color="auto"/>
        <w:right w:val="none" w:sz="0" w:space="0" w:color="auto"/>
      </w:divBdr>
    </w:div>
    <w:div w:id="791942345">
      <w:marLeft w:val="640"/>
      <w:marRight w:val="0"/>
      <w:marTop w:val="0"/>
      <w:marBottom w:val="0"/>
      <w:divBdr>
        <w:top w:val="none" w:sz="0" w:space="0" w:color="auto"/>
        <w:left w:val="none" w:sz="0" w:space="0" w:color="auto"/>
        <w:bottom w:val="none" w:sz="0" w:space="0" w:color="auto"/>
        <w:right w:val="none" w:sz="0" w:space="0" w:color="auto"/>
      </w:divBdr>
    </w:div>
    <w:div w:id="791944713">
      <w:marLeft w:val="640"/>
      <w:marRight w:val="0"/>
      <w:marTop w:val="0"/>
      <w:marBottom w:val="0"/>
      <w:divBdr>
        <w:top w:val="none" w:sz="0" w:space="0" w:color="auto"/>
        <w:left w:val="none" w:sz="0" w:space="0" w:color="auto"/>
        <w:bottom w:val="none" w:sz="0" w:space="0" w:color="auto"/>
        <w:right w:val="none" w:sz="0" w:space="0" w:color="auto"/>
      </w:divBdr>
    </w:div>
    <w:div w:id="791947123">
      <w:marLeft w:val="640"/>
      <w:marRight w:val="0"/>
      <w:marTop w:val="0"/>
      <w:marBottom w:val="0"/>
      <w:divBdr>
        <w:top w:val="none" w:sz="0" w:space="0" w:color="auto"/>
        <w:left w:val="none" w:sz="0" w:space="0" w:color="auto"/>
        <w:bottom w:val="none" w:sz="0" w:space="0" w:color="auto"/>
        <w:right w:val="none" w:sz="0" w:space="0" w:color="auto"/>
      </w:divBdr>
    </w:div>
    <w:div w:id="791947648">
      <w:marLeft w:val="640"/>
      <w:marRight w:val="0"/>
      <w:marTop w:val="0"/>
      <w:marBottom w:val="0"/>
      <w:divBdr>
        <w:top w:val="none" w:sz="0" w:space="0" w:color="auto"/>
        <w:left w:val="none" w:sz="0" w:space="0" w:color="auto"/>
        <w:bottom w:val="none" w:sz="0" w:space="0" w:color="auto"/>
        <w:right w:val="none" w:sz="0" w:space="0" w:color="auto"/>
      </w:divBdr>
    </w:div>
    <w:div w:id="792091155">
      <w:marLeft w:val="640"/>
      <w:marRight w:val="0"/>
      <w:marTop w:val="0"/>
      <w:marBottom w:val="0"/>
      <w:divBdr>
        <w:top w:val="none" w:sz="0" w:space="0" w:color="auto"/>
        <w:left w:val="none" w:sz="0" w:space="0" w:color="auto"/>
        <w:bottom w:val="none" w:sz="0" w:space="0" w:color="auto"/>
        <w:right w:val="none" w:sz="0" w:space="0" w:color="auto"/>
      </w:divBdr>
    </w:div>
    <w:div w:id="792092910">
      <w:marLeft w:val="640"/>
      <w:marRight w:val="0"/>
      <w:marTop w:val="0"/>
      <w:marBottom w:val="0"/>
      <w:divBdr>
        <w:top w:val="none" w:sz="0" w:space="0" w:color="auto"/>
        <w:left w:val="none" w:sz="0" w:space="0" w:color="auto"/>
        <w:bottom w:val="none" w:sz="0" w:space="0" w:color="auto"/>
        <w:right w:val="none" w:sz="0" w:space="0" w:color="auto"/>
      </w:divBdr>
    </w:div>
    <w:div w:id="792137122">
      <w:marLeft w:val="640"/>
      <w:marRight w:val="0"/>
      <w:marTop w:val="0"/>
      <w:marBottom w:val="0"/>
      <w:divBdr>
        <w:top w:val="none" w:sz="0" w:space="0" w:color="auto"/>
        <w:left w:val="none" w:sz="0" w:space="0" w:color="auto"/>
        <w:bottom w:val="none" w:sz="0" w:space="0" w:color="auto"/>
        <w:right w:val="none" w:sz="0" w:space="0" w:color="auto"/>
      </w:divBdr>
    </w:div>
    <w:div w:id="792140603">
      <w:marLeft w:val="640"/>
      <w:marRight w:val="0"/>
      <w:marTop w:val="0"/>
      <w:marBottom w:val="0"/>
      <w:divBdr>
        <w:top w:val="none" w:sz="0" w:space="0" w:color="auto"/>
        <w:left w:val="none" w:sz="0" w:space="0" w:color="auto"/>
        <w:bottom w:val="none" w:sz="0" w:space="0" w:color="auto"/>
        <w:right w:val="none" w:sz="0" w:space="0" w:color="auto"/>
      </w:divBdr>
    </w:div>
    <w:div w:id="792140723">
      <w:marLeft w:val="640"/>
      <w:marRight w:val="0"/>
      <w:marTop w:val="0"/>
      <w:marBottom w:val="0"/>
      <w:divBdr>
        <w:top w:val="none" w:sz="0" w:space="0" w:color="auto"/>
        <w:left w:val="none" w:sz="0" w:space="0" w:color="auto"/>
        <w:bottom w:val="none" w:sz="0" w:space="0" w:color="auto"/>
        <w:right w:val="none" w:sz="0" w:space="0" w:color="auto"/>
      </w:divBdr>
    </w:div>
    <w:div w:id="792165285">
      <w:marLeft w:val="640"/>
      <w:marRight w:val="0"/>
      <w:marTop w:val="0"/>
      <w:marBottom w:val="0"/>
      <w:divBdr>
        <w:top w:val="none" w:sz="0" w:space="0" w:color="auto"/>
        <w:left w:val="none" w:sz="0" w:space="0" w:color="auto"/>
        <w:bottom w:val="none" w:sz="0" w:space="0" w:color="auto"/>
        <w:right w:val="none" w:sz="0" w:space="0" w:color="auto"/>
      </w:divBdr>
    </w:div>
    <w:div w:id="792358893">
      <w:marLeft w:val="640"/>
      <w:marRight w:val="0"/>
      <w:marTop w:val="0"/>
      <w:marBottom w:val="0"/>
      <w:divBdr>
        <w:top w:val="none" w:sz="0" w:space="0" w:color="auto"/>
        <w:left w:val="none" w:sz="0" w:space="0" w:color="auto"/>
        <w:bottom w:val="none" w:sz="0" w:space="0" w:color="auto"/>
        <w:right w:val="none" w:sz="0" w:space="0" w:color="auto"/>
      </w:divBdr>
    </w:div>
    <w:div w:id="792361844">
      <w:marLeft w:val="640"/>
      <w:marRight w:val="0"/>
      <w:marTop w:val="0"/>
      <w:marBottom w:val="0"/>
      <w:divBdr>
        <w:top w:val="none" w:sz="0" w:space="0" w:color="auto"/>
        <w:left w:val="none" w:sz="0" w:space="0" w:color="auto"/>
        <w:bottom w:val="none" w:sz="0" w:space="0" w:color="auto"/>
        <w:right w:val="none" w:sz="0" w:space="0" w:color="auto"/>
      </w:divBdr>
    </w:div>
    <w:div w:id="792401179">
      <w:marLeft w:val="640"/>
      <w:marRight w:val="0"/>
      <w:marTop w:val="0"/>
      <w:marBottom w:val="0"/>
      <w:divBdr>
        <w:top w:val="none" w:sz="0" w:space="0" w:color="auto"/>
        <w:left w:val="none" w:sz="0" w:space="0" w:color="auto"/>
        <w:bottom w:val="none" w:sz="0" w:space="0" w:color="auto"/>
        <w:right w:val="none" w:sz="0" w:space="0" w:color="auto"/>
      </w:divBdr>
    </w:div>
    <w:div w:id="792403741">
      <w:marLeft w:val="640"/>
      <w:marRight w:val="0"/>
      <w:marTop w:val="0"/>
      <w:marBottom w:val="0"/>
      <w:divBdr>
        <w:top w:val="none" w:sz="0" w:space="0" w:color="auto"/>
        <w:left w:val="none" w:sz="0" w:space="0" w:color="auto"/>
        <w:bottom w:val="none" w:sz="0" w:space="0" w:color="auto"/>
        <w:right w:val="none" w:sz="0" w:space="0" w:color="auto"/>
      </w:divBdr>
    </w:div>
    <w:div w:id="792404326">
      <w:marLeft w:val="640"/>
      <w:marRight w:val="0"/>
      <w:marTop w:val="0"/>
      <w:marBottom w:val="0"/>
      <w:divBdr>
        <w:top w:val="none" w:sz="0" w:space="0" w:color="auto"/>
        <w:left w:val="none" w:sz="0" w:space="0" w:color="auto"/>
        <w:bottom w:val="none" w:sz="0" w:space="0" w:color="auto"/>
        <w:right w:val="none" w:sz="0" w:space="0" w:color="auto"/>
      </w:divBdr>
    </w:div>
    <w:div w:id="792405080">
      <w:marLeft w:val="640"/>
      <w:marRight w:val="0"/>
      <w:marTop w:val="0"/>
      <w:marBottom w:val="0"/>
      <w:divBdr>
        <w:top w:val="none" w:sz="0" w:space="0" w:color="auto"/>
        <w:left w:val="none" w:sz="0" w:space="0" w:color="auto"/>
        <w:bottom w:val="none" w:sz="0" w:space="0" w:color="auto"/>
        <w:right w:val="none" w:sz="0" w:space="0" w:color="auto"/>
      </w:divBdr>
    </w:div>
    <w:div w:id="792478065">
      <w:marLeft w:val="640"/>
      <w:marRight w:val="0"/>
      <w:marTop w:val="0"/>
      <w:marBottom w:val="0"/>
      <w:divBdr>
        <w:top w:val="none" w:sz="0" w:space="0" w:color="auto"/>
        <w:left w:val="none" w:sz="0" w:space="0" w:color="auto"/>
        <w:bottom w:val="none" w:sz="0" w:space="0" w:color="auto"/>
        <w:right w:val="none" w:sz="0" w:space="0" w:color="auto"/>
      </w:divBdr>
    </w:div>
    <w:div w:id="792555513">
      <w:marLeft w:val="640"/>
      <w:marRight w:val="0"/>
      <w:marTop w:val="0"/>
      <w:marBottom w:val="0"/>
      <w:divBdr>
        <w:top w:val="none" w:sz="0" w:space="0" w:color="auto"/>
        <w:left w:val="none" w:sz="0" w:space="0" w:color="auto"/>
        <w:bottom w:val="none" w:sz="0" w:space="0" w:color="auto"/>
        <w:right w:val="none" w:sz="0" w:space="0" w:color="auto"/>
      </w:divBdr>
    </w:div>
    <w:div w:id="792598319">
      <w:marLeft w:val="640"/>
      <w:marRight w:val="0"/>
      <w:marTop w:val="0"/>
      <w:marBottom w:val="0"/>
      <w:divBdr>
        <w:top w:val="none" w:sz="0" w:space="0" w:color="auto"/>
        <w:left w:val="none" w:sz="0" w:space="0" w:color="auto"/>
        <w:bottom w:val="none" w:sz="0" w:space="0" w:color="auto"/>
        <w:right w:val="none" w:sz="0" w:space="0" w:color="auto"/>
      </w:divBdr>
    </w:div>
    <w:div w:id="792600244">
      <w:marLeft w:val="640"/>
      <w:marRight w:val="0"/>
      <w:marTop w:val="0"/>
      <w:marBottom w:val="0"/>
      <w:divBdr>
        <w:top w:val="none" w:sz="0" w:space="0" w:color="auto"/>
        <w:left w:val="none" w:sz="0" w:space="0" w:color="auto"/>
        <w:bottom w:val="none" w:sz="0" w:space="0" w:color="auto"/>
        <w:right w:val="none" w:sz="0" w:space="0" w:color="auto"/>
      </w:divBdr>
    </w:div>
    <w:div w:id="792674286">
      <w:marLeft w:val="640"/>
      <w:marRight w:val="0"/>
      <w:marTop w:val="0"/>
      <w:marBottom w:val="0"/>
      <w:divBdr>
        <w:top w:val="none" w:sz="0" w:space="0" w:color="auto"/>
        <w:left w:val="none" w:sz="0" w:space="0" w:color="auto"/>
        <w:bottom w:val="none" w:sz="0" w:space="0" w:color="auto"/>
        <w:right w:val="none" w:sz="0" w:space="0" w:color="auto"/>
      </w:divBdr>
    </w:div>
    <w:div w:id="792675446">
      <w:marLeft w:val="640"/>
      <w:marRight w:val="0"/>
      <w:marTop w:val="0"/>
      <w:marBottom w:val="0"/>
      <w:divBdr>
        <w:top w:val="none" w:sz="0" w:space="0" w:color="auto"/>
        <w:left w:val="none" w:sz="0" w:space="0" w:color="auto"/>
        <w:bottom w:val="none" w:sz="0" w:space="0" w:color="auto"/>
        <w:right w:val="none" w:sz="0" w:space="0" w:color="auto"/>
      </w:divBdr>
    </w:div>
    <w:div w:id="792750823">
      <w:marLeft w:val="640"/>
      <w:marRight w:val="0"/>
      <w:marTop w:val="0"/>
      <w:marBottom w:val="0"/>
      <w:divBdr>
        <w:top w:val="none" w:sz="0" w:space="0" w:color="auto"/>
        <w:left w:val="none" w:sz="0" w:space="0" w:color="auto"/>
        <w:bottom w:val="none" w:sz="0" w:space="0" w:color="auto"/>
        <w:right w:val="none" w:sz="0" w:space="0" w:color="auto"/>
      </w:divBdr>
    </w:div>
    <w:div w:id="792753783">
      <w:marLeft w:val="640"/>
      <w:marRight w:val="0"/>
      <w:marTop w:val="0"/>
      <w:marBottom w:val="0"/>
      <w:divBdr>
        <w:top w:val="none" w:sz="0" w:space="0" w:color="auto"/>
        <w:left w:val="none" w:sz="0" w:space="0" w:color="auto"/>
        <w:bottom w:val="none" w:sz="0" w:space="0" w:color="auto"/>
        <w:right w:val="none" w:sz="0" w:space="0" w:color="auto"/>
      </w:divBdr>
    </w:div>
    <w:div w:id="792821524">
      <w:marLeft w:val="640"/>
      <w:marRight w:val="0"/>
      <w:marTop w:val="0"/>
      <w:marBottom w:val="0"/>
      <w:divBdr>
        <w:top w:val="none" w:sz="0" w:space="0" w:color="auto"/>
        <w:left w:val="none" w:sz="0" w:space="0" w:color="auto"/>
        <w:bottom w:val="none" w:sz="0" w:space="0" w:color="auto"/>
        <w:right w:val="none" w:sz="0" w:space="0" w:color="auto"/>
      </w:divBdr>
    </w:div>
    <w:div w:id="792946008">
      <w:marLeft w:val="640"/>
      <w:marRight w:val="0"/>
      <w:marTop w:val="0"/>
      <w:marBottom w:val="0"/>
      <w:divBdr>
        <w:top w:val="none" w:sz="0" w:space="0" w:color="auto"/>
        <w:left w:val="none" w:sz="0" w:space="0" w:color="auto"/>
        <w:bottom w:val="none" w:sz="0" w:space="0" w:color="auto"/>
        <w:right w:val="none" w:sz="0" w:space="0" w:color="auto"/>
      </w:divBdr>
    </w:div>
    <w:div w:id="792990189">
      <w:marLeft w:val="640"/>
      <w:marRight w:val="0"/>
      <w:marTop w:val="0"/>
      <w:marBottom w:val="0"/>
      <w:divBdr>
        <w:top w:val="none" w:sz="0" w:space="0" w:color="auto"/>
        <w:left w:val="none" w:sz="0" w:space="0" w:color="auto"/>
        <w:bottom w:val="none" w:sz="0" w:space="0" w:color="auto"/>
        <w:right w:val="none" w:sz="0" w:space="0" w:color="auto"/>
      </w:divBdr>
    </w:div>
    <w:div w:id="793251945">
      <w:marLeft w:val="640"/>
      <w:marRight w:val="0"/>
      <w:marTop w:val="0"/>
      <w:marBottom w:val="0"/>
      <w:divBdr>
        <w:top w:val="none" w:sz="0" w:space="0" w:color="auto"/>
        <w:left w:val="none" w:sz="0" w:space="0" w:color="auto"/>
        <w:bottom w:val="none" w:sz="0" w:space="0" w:color="auto"/>
        <w:right w:val="none" w:sz="0" w:space="0" w:color="auto"/>
      </w:divBdr>
    </w:div>
    <w:div w:id="793252503">
      <w:marLeft w:val="640"/>
      <w:marRight w:val="0"/>
      <w:marTop w:val="0"/>
      <w:marBottom w:val="0"/>
      <w:divBdr>
        <w:top w:val="none" w:sz="0" w:space="0" w:color="auto"/>
        <w:left w:val="none" w:sz="0" w:space="0" w:color="auto"/>
        <w:bottom w:val="none" w:sz="0" w:space="0" w:color="auto"/>
        <w:right w:val="none" w:sz="0" w:space="0" w:color="auto"/>
      </w:divBdr>
    </w:div>
    <w:div w:id="793252726">
      <w:marLeft w:val="640"/>
      <w:marRight w:val="0"/>
      <w:marTop w:val="0"/>
      <w:marBottom w:val="0"/>
      <w:divBdr>
        <w:top w:val="none" w:sz="0" w:space="0" w:color="auto"/>
        <w:left w:val="none" w:sz="0" w:space="0" w:color="auto"/>
        <w:bottom w:val="none" w:sz="0" w:space="0" w:color="auto"/>
        <w:right w:val="none" w:sz="0" w:space="0" w:color="auto"/>
      </w:divBdr>
    </w:div>
    <w:div w:id="793332777">
      <w:marLeft w:val="640"/>
      <w:marRight w:val="0"/>
      <w:marTop w:val="0"/>
      <w:marBottom w:val="0"/>
      <w:divBdr>
        <w:top w:val="none" w:sz="0" w:space="0" w:color="auto"/>
        <w:left w:val="none" w:sz="0" w:space="0" w:color="auto"/>
        <w:bottom w:val="none" w:sz="0" w:space="0" w:color="auto"/>
        <w:right w:val="none" w:sz="0" w:space="0" w:color="auto"/>
      </w:divBdr>
    </w:div>
    <w:div w:id="793401028">
      <w:marLeft w:val="640"/>
      <w:marRight w:val="0"/>
      <w:marTop w:val="0"/>
      <w:marBottom w:val="0"/>
      <w:divBdr>
        <w:top w:val="none" w:sz="0" w:space="0" w:color="auto"/>
        <w:left w:val="none" w:sz="0" w:space="0" w:color="auto"/>
        <w:bottom w:val="none" w:sz="0" w:space="0" w:color="auto"/>
        <w:right w:val="none" w:sz="0" w:space="0" w:color="auto"/>
      </w:divBdr>
    </w:div>
    <w:div w:id="793401358">
      <w:marLeft w:val="640"/>
      <w:marRight w:val="0"/>
      <w:marTop w:val="0"/>
      <w:marBottom w:val="0"/>
      <w:divBdr>
        <w:top w:val="none" w:sz="0" w:space="0" w:color="auto"/>
        <w:left w:val="none" w:sz="0" w:space="0" w:color="auto"/>
        <w:bottom w:val="none" w:sz="0" w:space="0" w:color="auto"/>
        <w:right w:val="none" w:sz="0" w:space="0" w:color="auto"/>
      </w:divBdr>
    </w:div>
    <w:div w:id="793403160">
      <w:marLeft w:val="640"/>
      <w:marRight w:val="0"/>
      <w:marTop w:val="0"/>
      <w:marBottom w:val="0"/>
      <w:divBdr>
        <w:top w:val="none" w:sz="0" w:space="0" w:color="auto"/>
        <w:left w:val="none" w:sz="0" w:space="0" w:color="auto"/>
        <w:bottom w:val="none" w:sz="0" w:space="0" w:color="auto"/>
        <w:right w:val="none" w:sz="0" w:space="0" w:color="auto"/>
      </w:divBdr>
    </w:div>
    <w:div w:id="793404560">
      <w:marLeft w:val="640"/>
      <w:marRight w:val="0"/>
      <w:marTop w:val="0"/>
      <w:marBottom w:val="0"/>
      <w:divBdr>
        <w:top w:val="none" w:sz="0" w:space="0" w:color="auto"/>
        <w:left w:val="none" w:sz="0" w:space="0" w:color="auto"/>
        <w:bottom w:val="none" w:sz="0" w:space="0" w:color="auto"/>
        <w:right w:val="none" w:sz="0" w:space="0" w:color="auto"/>
      </w:divBdr>
    </w:div>
    <w:div w:id="793444389">
      <w:marLeft w:val="640"/>
      <w:marRight w:val="0"/>
      <w:marTop w:val="0"/>
      <w:marBottom w:val="0"/>
      <w:divBdr>
        <w:top w:val="none" w:sz="0" w:space="0" w:color="auto"/>
        <w:left w:val="none" w:sz="0" w:space="0" w:color="auto"/>
        <w:bottom w:val="none" w:sz="0" w:space="0" w:color="auto"/>
        <w:right w:val="none" w:sz="0" w:space="0" w:color="auto"/>
      </w:divBdr>
    </w:div>
    <w:div w:id="793519437">
      <w:marLeft w:val="640"/>
      <w:marRight w:val="0"/>
      <w:marTop w:val="0"/>
      <w:marBottom w:val="0"/>
      <w:divBdr>
        <w:top w:val="none" w:sz="0" w:space="0" w:color="auto"/>
        <w:left w:val="none" w:sz="0" w:space="0" w:color="auto"/>
        <w:bottom w:val="none" w:sz="0" w:space="0" w:color="auto"/>
        <w:right w:val="none" w:sz="0" w:space="0" w:color="auto"/>
      </w:divBdr>
    </w:div>
    <w:div w:id="793712471">
      <w:marLeft w:val="640"/>
      <w:marRight w:val="0"/>
      <w:marTop w:val="0"/>
      <w:marBottom w:val="0"/>
      <w:divBdr>
        <w:top w:val="none" w:sz="0" w:space="0" w:color="auto"/>
        <w:left w:val="none" w:sz="0" w:space="0" w:color="auto"/>
        <w:bottom w:val="none" w:sz="0" w:space="0" w:color="auto"/>
        <w:right w:val="none" w:sz="0" w:space="0" w:color="auto"/>
      </w:divBdr>
    </w:div>
    <w:div w:id="793716981">
      <w:marLeft w:val="640"/>
      <w:marRight w:val="0"/>
      <w:marTop w:val="0"/>
      <w:marBottom w:val="0"/>
      <w:divBdr>
        <w:top w:val="none" w:sz="0" w:space="0" w:color="auto"/>
        <w:left w:val="none" w:sz="0" w:space="0" w:color="auto"/>
        <w:bottom w:val="none" w:sz="0" w:space="0" w:color="auto"/>
        <w:right w:val="none" w:sz="0" w:space="0" w:color="auto"/>
      </w:divBdr>
    </w:div>
    <w:div w:id="793791273">
      <w:marLeft w:val="640"/>
      <w:marRight w:val="0"/>
      <w:marTop w:val="0"/>
      <w:marBottom w:val="0"/>
      <w:divBdr>
        <w:top w:val="none" w:sz="0" w:space="0" w:color="auto"/>
        <w:left w:val="none" w:sz="0" w:space="0" w:color="auto"/>
        <w:bottom w:val="none" w:sz="0" w:space="0" w:color="auto"/>
        <w:right w:val="none" w:sz="0" w:space="0" w:color="auto"/>
      </w:divBdr>
    </w:div>
    <w:div w:id="793866637">
      <w:marLeft w:val="640"/>
      <w:marRight w:val="0"/>
      <w:marTop w:val="0"/>
      <w:marBottom w:val="0"/>
      <w:divBdr>
        <w:top w:val="none" w:sz="0" w:space="0" w:color="auto"/>
        <w:left w:val="none" w:sz="0" w:space="0" w:color="auto"/>
        <w:bottom w:val="none" w:sz="0" w:space="0" w:color="auto"/>
        <w:right w:val="none" w:sz="0" w:space="0" w:color="auto"/>
      </w:divBdr>
    </w:div>
    <w:div w:id="793907622">
      <w:marLeft w:val="640"/>
      <w:marRight w:val="0"/>
      <w:marTop w:val="0"/>
      <w:marBottom w:val="0"/>
      <w:divBdr>
        <w:top w:val="none" w:sz="0" w:space="0" w:color="auto"/>
        <w:left w:val="none" w:sz="0" w:space="0" w:color="auto"/>
        <w:bottom w:val="none" w:sz="0" w:space="0" w:color="auto"/>
        <w:right w:val="none" w:sz="0" w:space="0" w:color="auto"/>
      </w:divBdr>
    </w:div>
    <w:div w:id="794064972">
      <w:marLeft w:val="640"/>
      <w:marRight w:val="0"/>
      <w:marTop w:val="0"/>
      <w:marBottom w:val="0"/>
      <w:divBdr>
        <w:top w:val="none" w:sz="0" w:space="0" w:color="auto"/>
        <w:left w:val="none" w:sz="0" w:space="0" w:color="auto"/>
        <w:bottom w:val="none" w:sz="0" w:space="0" w:color="auto"/>
        <w:right w:val="none" w:sz="0" w:space="0" w:color="auto"/>
      </w:divBdr>
    </w:div>
    <w:div w:id="794100266">
      <w:marLeft w:val="640"/>
      <w:marRight w:val="0"/>
      <w:marTop w:val="0"/>
      <w:marBottom w:val="0"/>
      <w:divBdr>
        <w:top w:val="none" w:sz="0" w:space="0" w:color="auto"/>
        <w:left w:val="none" w:sz="0" w:space="0" w:color="auto"/>
        <w:bottom w:val="none" w:sz="0" w:space="0" w:color="auto"/>
        <w:right w:val="none" w:sz="0" w:space="0" w:color="auto"/>
      </w:divBdr>
    </w:div>
    <w:div w:id="794104863">
      <w:marLeft w:val="640"/>
      <w:marRight w:val="0"/>
      <w:marTop w:val="0"/>
      <w:marBottom w:val="0"/>
      <w:divBdr>
        <w:top w:val="none" w:sz="0" w:space="0" w:color="auto"/>
        <w:left w:val="none" w:sz="0" w:space="0" w:color="auto"/>
        <w:bottom w:val="none" w:sz="0" w:space="0" w:color="auto"/>
        <w:right w:val="none" w:sz="0" w:space="0" w:color="auto"/>
      </w:divBdr>
    </w:div>
    <w:div w:id="794180764">
      <w:marLeft w:val="640"/>
      <w:marRight w:val="0"/>
      <w:marTop w:val="0"/>
      <w:marBottom w:val="0"/>
      <w:divBdr>
        <w:top w:val="none" w:sz="0" w:space="0" w:color="auto"/>
        <w:left w:val="none" w:sz="0" w:space="0" w:color="auto"/>
        <w:bottom w:val="none" w:sz="0" w:space="0" w:color="auto"/>
        <w:right w:val="none" w:sz="0" w:space="0" w:color="auto"/>
      </w:divBdr>
    </w:div>
    <w:div w:id="794249795">
      <w:marLeft w:val="640"/>
      <w:marRight w:val="0"/>
      <w:marTop w:val="0"/>
      <w:marBottom w:val="0"/>
      <w:divBdr>
        <w:top w:val="none" w:sz="0" w:space="0" w:color="auto"/>
        <w:left w:val="none" w:sz="0" w:space="0" w:color="auto"/>
        <w:bottom w:val="none" w:sz="0" w:space="0" w:color="auto"/>
        <w:right w:val="none" w:sz="0" w:space="0" w:color="auto"/>
      </w:divBdr>
    </w:div>
    <w:div w:id="794298537">
      <w:marLeft w:val="640"/>
      <w:marRight w:val="0"/>
      <w:marTop w:val="0"/>
      <w:marBottom w:val="0"/>
      <w:divBdr>
        <w:top w:val="none" w:sz="0" w:space="0" w:color="auto"/>
        <w:left w:val="none" w:sz="0" w:space="0" w:color="auto"/>
        <w:bottom w:val="none" w:sz="0" w:space="0" w:color="auto"/>
        <w:right w:val="none" w:sz="0" w:space="0" w:color="auto"/>
      </w:divBdr>
    </w:div>
    <w:div w:id="794448115">
      <w:marLeft w:val="640"/>
      <w:marRight w:val="0"/>
      <w:marTop w:val="0"/>
      <w:marBottom w:val="0"/>
      <w:divBdr>
        <w:top w:val="none" w:sz="0" w:space="0" w:color="auto"/>
        <w:left w:val="none" w:sz="0" w:space="0" w:color="auto"/>
        <w:bottom w:val="none" w:sz="0" w:space="0" w:color="auto"/>
        <w:right w:val="none" w:sz="0" w:space="0" w:color="auto"/>
      </w:divBdr>
    </w:div>
    <w:div w:id="794567458">
      <w:marLeft w:val="640"/>
      <w:marRight w:val="0"/>
      <w:marTop w:val="0"/>
      <w:marBottom w:val="0"/>
      <w:divBdr>
        <w:top w:val="none" w:sz="0" w:space="0" w:color="auto"/>
        <w:left w:val="none" w:sz="0" w:space="0" w:color="auto"/>
        <w:bottom w:val="none" w:sz="0" w:space="0" w:color="auto"/>
        <w:right w:val="none" w:sz="0" w:space="0" w:color="auto"/>
      </w:divBdr>
    </w:div>
    <w:div w:id="794642178">
      <w:marLeft w:val="640"/>
      <w:marRight w:val="0"/>
      <w:marTop w:val="0"/>
      <w:marBottom w:val="0"/>
      <w:divBdr>
        <w:top w:val="none" w:sz="0" w:space="0" w:color="auto"/>
        <w:left w:val="none" w:sz="0" w:space="0" w:color="auto"/>
        <w:bottom w:val="none" w:sz="0" w:space="0" w:color="auto"/>
        <w:right w:val="none" w:sz="0" w:space="0" w:color="auto"/>
      </w:divBdr>
    </w:div>
    <w:div w:id="794829201">
      <w:marLeft w:val="640"/>
      <w:marRight w:val="0"/>
      <w:marTop w:val="0"/>
      <w:marBottom w:val="0"/>
      <w:divBdr>
        <w:top w:val="none" w:sz="0" w:space="0" w:color="auto"/>
        <w:left w:val="none" w:sz="0" w:space="0" w:color="auto"/>
        <w:bottom w:val="none" w:sz="0" w:space="0" w:color="auto"/>
        <w:right w:val="none" w:sz="0" w:space="0" w:color="auto"/>
      </w:divBdr>
    </w:div>
    <w:div w:id="794830229">
      <w:marLeft w:val="640"/>
      <w:marRight w:val="0"/>
      <w:marTop w:val="0"/>
      <w:marBottom w:val="0"/>
      <w:divBdr>
        <w:top w:val="none" w:sz="0" w:space="0" w:color="auto"/>
        <w:left w:val="none" w:sz="0" w:space="0" w:color="auto"/>
        <w:bottom w:val="none" w:sz="0" w:space="0" w:color="auto"/>
        <w:right w:val="none" w:sz="0" w:space="0" w:color="auto"/>
      </w:divBdr>
    </w:div>
    <w:div w:id="794831336">
      <w:marLeft w:val="640"/>
      <w:marRight w:val="0"/>
      <w:marTop w:val="0"/>
      <w:marBottom w:val="0"/>
      <w:divBdr>
        <w:top w:val="none" w:sz="0" w:space="0" w:color="auto"/>
        <w:left w:val="none" w:sz="0" w:space="0" w:color="auto"/>
        <w:bottom w:val="none" w:sz="0" w:space="0" w:color="auto"/>
        <w:right w:val="none" w:sz="0" w:space="0" w:color="auto"/>
      </w:divBdr>
    </w:div>
    <w:div w:id="794836946">
      <w:marLeft w:val="640"/>
      <w:marRight w:val="0"/>
      <w:marTop w:val="0"/>
      <w:marBottom w:val="0"/>
      <w:divBdr>
        <w:top w:val="none" w:sz="0" w:space="0" w:color="auto"/>
        <w:left w:val="none" w:sz="0" w:space="0" w:color="auto"/>
        <w:bottom w:val="none" w:sz="0" w:space="0" w:color="auto"/>
        <w:right w:val="none" w:sz="0" w:space="0" w:color="auto"/>
      </w:divBdr>
    </w:div>
    <w:div w:id="794980202">
      <w:marLeft w:val="640"/>
      <w:marRight w:val="0"/>
      <w:marTop w:val="0"/>
      <w:marBottom w:val="0"/>
      <w:divBdr>
        <w:top w:val="none" w:sz="0" w:space="0" w:color="auto"/>
        <w:left w:val="none" w:sz="0" w:space="0" w:color="auto"/>
        <w:bottom w:val="none" w:sz="0" w:space="0" w:color="auto"/>
        <w:right w:val="none" w:sz="0" w:space="0" w:color="auto"/>
      </w:divBdr>
    </w:div>
    <w:div w:id="795031066">
      <w:marLeft w:val="640"/>
      <w:marRight w:val="0"/>
      <w:marTop w:val="0"/>
      <w:marBottom w:val="0"/>
      <w:divBdr>
        <w:top w:val="none" w:sz="0" w:space="0" w:color="auto"/>
        <w:left w:val="none" w:sz="0" w:space="0" w:color="auto"/>
        <w:bottom w:val="none" w:sz="0" w:space="0" w:color="auto"/>
        <w:right w:val="none" w:sz="0" w:space="0" w:color="auto"/>
      </w:divBdr>
    </w:div>
    <w:div w:id="795102917">
      <w:marLeft w:val="640"/>
      <w:marRight w:val="0"/>
      <w:marTop w:val="0"/>
      <w:marBottom w:val="0"/>
      <w:divBdr>
        <w:top w:val="none" w:sz="0" w:space="0" w:color="auto"/>
        <w:left w:val="none" w:sz="0" w:space="0" w:color="auto"/>
        <w:bottom w:val="none" w:sz="0" w:space="0" w:color="auto"/>
        <w:right w:val="none" w:sz="0" w:space="0" w:color="auto"/>
      </w:divBdr>
    </w:div>
    <w:div w:id="795217046">
      <w:marLeft w:val="640"/>
      <w:marRight w:val="0"/>
      <w:marTop w:val="0"/>
      <w:marBottom w:val="0"/>
      <w:divBdr>
        <w:top w:val="none" w:sz="0" w:space="0" w:color="auto"/>
        <w:left w:val="none" w:sz="0" w:space="0" w:color="auto"/>
        <w:bottom w:val="none" w:sz="0" w:space="0" w:color="auto"/>
        <w:right w:val="none" w:sz="0" w:space="0" w:color="auto"/>
      </w:divBdr>
    </w:div>
    <w:div w:id="795368993">
      <w:marLeft w:val="640"/>
      <w:marRight w:val="0"/>
      <w:marTop w:val="0"/>
      <w:marBottom w:val="0"/>
      <w:divBdr>
        <w:top w:val="none" w:sz="0" w:space="0" w:color="auto"/>
        <w:left w:val="none" w:sz="0" w:space="0" w:color="auto"/>
        <w:bottom w:val="none" w:sz="0" w:space="0" w:color="auto"/>
        <w:right w:val="none" w:sz="0" w:space="0" w:color="auto"/>
      </w:divBdr>
    </w:div>
    <w:div w:id="795413663">
      <w:marLeft w:val="640"/>
      <w:marRight w:val="0"/>
      <w:marTop w:val="0"/>
      <w:marBottom w:val="0"/>
      <w:divBdr>
        <w:top w:val="none" w:sz="0" w:space="0" w:color="auto"/>
        <w:left w:val="none" w:sz="0" w:space="0" w:color="auto"/>
        <w:bottom w:val="none" w:sz="0" w:space="0" w:color="auto"/>
        <w:right w:val="none" w:sz="0" w:space="0" w:color="auto"/>
      </w:divBdr>
    </w:div>
    <w:div w:id="795415165">
      <w:marLeft w:val="640"/>
      <w:marRight w:val="0"/>
      <w:marTop w:val="0"/>
      <w:marBottom w:val="0"/>
      <w:divBdr>
        <w:top w:val="none" w:sz="0" w:space="0" w:color="auto"/>
        <w:left w:val="none" w:sz="0" w:space="0" w:color="auto"/>
        <w:bottom w:val="none" w:sz="0" w:space="0" w:color="auto"/>
        <w:right w:val="none" w:sz="0" w:space="0" w:color="auto"/>
      </w:divBdr>
    </w:div>
    <w:div w:id="795490419">
      <w:marLeft w:val="640"/>
      <w:marRight w:val="0"/>
      <w:marTop w:val="0"/>
      <w:marBottom w:val="0"/>
      <w:divBdr>
        <w:top w:val="none" w:sz="0" w:space="0" w:color="auto"/>
        <w:left w:val="none" w:sz="0" w:space="0" w:color="auto"/>
        <w:bottom w:val="none" w:sz="0" w:space="0" w:color="auto"/>
        <w:right w:val="none" w:sz="0" w:space="0" w:color="auto"/>
      </w:divBdr>
    </w:div>
    <w:div w:id="795491070">
      <w:marLeft w:val="640"/>
      <w:marRight w:val="0"/>
      <w:marTop w:val="0"/>
      <w:marBottom w:val="0"/>
      <w:divBdr>
        <w:top w:val="none" w:sz="0" w:space="0" w:color="auto"/>
        <w:left w:val="none" w:sz="0" w:space="0" w:color="auto"/>
        <w:bottom w:val="none" w:sz="0" w:space="0" w:color="auto"/>
        <w:right w:val="none" w:sz="0" w:space="0" w:color="auto"/>
      </w:divBdr>
    </w:div>
    <w:div w:id="795564307">
      <w:marLeft w:val="480"/>
      <w:marRight w:val="0"/>
      <w:marTop w:val="0"/>
      <w:marBottom w:val="0"/>
      <w:divBdr>
        <w:top w:val="none" w:sz="0" w:space="0" w:color="auto"/>
        <w:left w:val="none" w:sz="0" w:space="0" w:color="auto"/>
        <w:bottom w:val="none" w:sz="0" w:space="0" w:color="auto"/>
        <w:right w:val="none" w:sz="0" w:space="0" w:color="auto"/>
      </w:divBdr>
    </w:div>
    <w:div w:id="795567777">
      <w:marLeft w:val="640"/>
      <w:marRight w:val="0"/>
      <w:marTop w:val="0"/>
      <w:marBottom w:val="0"/>
      <w:divBdr>
        <w:top w:val="none" w:sz="0" w:space="0" w:color="auto"/>
        <w:left w:val="none" w:sz="0" w:space="0" w:color="auto"/>
        <w:bottom w:val="none" w:sz="0" w:space="0" w:color="auto"/>
        <w:right w:val="none" w:sz="0" w:space="0" w:color="auto"/>
      </w:divBdr>
    </w:div>
    <w:div w:id="795610700">
      <w:marLeft w:val="640"/>
      <w:marRight w:val="0"/>
      <w:marTop w:val="0"/>
      <w:marBottom w:val="0"/>
      <w:divBdr>
        <w:top w:val="none" w:sz="0" w:space="0" w:color="auto"/>
        <w:left w:val="none" w:sz="0" w:space="0" w:color="auto"/>
        <w:bottom w:val="none" w:sz="0" w:space="0" w:color="auto"/>
        <w:right w:val="none" w:sz="0" w:space="0" w:color="auto"/>
      </w:divBdr>
    </w:div>
    <w:div w:id="795677849">
      <w:marLeft w:val="640"/>
      <w:marRight w:val="0"/>
      <w:marTop w:val="0"/>
      <w:marBottom w:val="0"/>
      <w:divBdr>
        <w:top w:val="none" w:sz="0" w:space="0" w:color="auto"/>
        <w:left w:val="none" w:sz="0" w:space="0" w:color="auto"/>
        <w:bottom w:val="none" w:sz="0" w:space="0" w:color="auto"/>
        <w:right w:val="none" w:sz="0" w:space="0" w:color="auto"/>
      </w:divBdr>
    </w:div>
    <w:div w:id="795681714">
      <w:marLeft w:val="640"/>
      <w:marRight w:val="0"/>
      <w:marTop w:val="0"/>
      <w:marBottom w:val="0"/>
      <w:divBdr>
        <w:top w:val="none" w:sz="0" w:space="0" w:color="auto"/>
        <w:left w:val="none" w:sz="0" w:space="0" w:color="auto"/>
        <w:bottom w:val="none" w:sz="0" w:space="0" w:color="auto"/>
        <w:right w:val="none" w:sz="0" w:space="0" w:color="auto"/>
      </w:divBdr>
    </w:div>
    <w:div w:id="795682521">
      <w:marLeft w:val="640"/>
      <w:marRight w:val="0"/>
      <w:marTop w:val="0"/>
      <w:marBottom w:val="0"/>
      <w:divBdr>
        <w:top w:val="none" w:sz="0" w:space="0" w:color="auto"/>
        <w:left w:val="none" w:sz="0" w:space="0" w:color="auto"/>
        <w:bottom w:val="none" w:sz="0" w:space="0" w:color="auto"/>
        <w:right w:val="none" w:sz="0" w:space="0" w:color="auto"/>
      </w:divBdr>
    </w:div>
    <w:div w:id="795755176">
      <w:marLeft w:val="640"/>
      <w:marRight w:val="0"/>
      <w:marTop w:val="0"/>
      <w:marBottom w:val="0"/>
      <w:divBdr>
        <w:top w:val="none" w:sz="0" w:space="0" w:color="auto"/>
        <w:left w:val="none" w:sz="0" w:space="0" w:color="auto"/>
        <w:bottom w:val="none" w:sz="0" w:space="0" w:color="auto"/>
        <w:right w:val="none" w:sz="0" w:space="0" w:color="auto"/>
      </w:divBdr>
    </w:div>
    <w:div w:id="795873987">
      <w:marLeft w:val="640"/>
      <w:marRight w:val="0"/>
      <w:marTop w:val="0"/>
      <w:marBottom w:val="0"/>
      <w:divBdr>
        <w:top w:val="none" w:sz="0" w:space="0" w:color="auto"/>
        <w:left w:val="none" w:sz="0" w:space="0" w:color="auto"/>
        <w:bottom w:val="none" w:sz="0" w:space="0" w:color="auto"/>
        <w:right w:val="none" w:sz="0" w:space="0" w:color="auto"/>
      </w:divBdr>
    </w:div>
    <w:div w:id="795949270">
      <w:marLeft w:val="640"/>
      <w:marRight w:val="0"/>
      <w:marTop w:val="0"/>
      <w:marBottom w:val="0"/>
      <w:divBdr>
        <w:top w:val="none" w:sz="0" w:space="0" w:color="auto"/>
        <w:left w:val="none" w:sz="0" w:space="0" w:color="auto"/>
        <w:bottom w:val="none" w:sz="0" w:space="0" w:color="auto"/>
        <w:right w:val="none" w:sz="0" w:space="0" w:color="auto"/>
      </w:divBdr>
    </w:div>
    <w:div w:id="796021615">
      <w:marLeft w:val="640"/>
      <w:marRight w:val="0"/>
      <w:marTop w:val="0"/>
      <w:marBottom w:val="0"/>
      <w:divBdr>
        <w:top w:val="none" w:sz="0" w:space="0" w:color="auto"/>
        <w:left w:val="none" w:sz="0" w:space="0" w:color="auto"/>
        <w:bottom w:val="none" w:sz="0" w:space="0" w:color="auto"/>
        <w:right w:val="none" w:sz="0" w:space="0" w:color="auto"/>
      </w:divBdr>
    </w:div>
    <w:div w:id="796068834">
      <w:marLeft w:val="640"/>
      <w:marRight w:val="0"/>
      <w:marTop w:val="0"/>
      <w:marBottom w:val="0"/>
      <w:divBdr>
        <w:top w:val="none" w:sz="0" w:space="0" w:color="auto"/>
        <w:left w:val="none" w:sz="0" w:space="0" w:color="auto"/>
        <w:bottom w:val="none" w:sz="0" w:space="0" w:color="auto"/>
        <w:right w:val="none" w:sz="0" w:space="0" w:color="auto"/>
      </w:divBdr>
    </w:div>
    <w:div w:id="796214624">
      <w:marLeft w:val="640"/>
      <w:marRight w:val="0"/>
      <w:marTop w:val="0"/>
      <w:marBottom w:val="0"/>
      <w:divBdr>
        <w:top w:val="none" w:sz="0" w:space="0" w:color="auto"/>
        <w:left w:val="none" w:sz="0" w:space="0" w:color="auto"/>
        <w:bottom w:val="none" w:sz="0" w:space="0" w:color="auto"/>
        <w:right w:val="none" w:sz="0" w:space="0" w:color="auto"/>
      </w:divBdr>
    </w:div>
    <w:div w:id="796294045">
      <w:marLeft w:val="640"/>
      <w:marRight w:val="0"/>
      <w:marTop w:val="0"/>
      <w:marBottom w:val="0"/>
      <w:divBdr>
        <w:top w:val="none" w:sz="0" w:space="0" w:color="auto"/>
        <w:left w:val="none" w:sz="0" w:space="0" w:color="auto"/>
        <w:bottom w:val="none" w:sz="0" w:space="0" w:color="auto"/>
        <w:right w:val="none" w:sz="0" w:space="0" w:color="auto"/>
      </w:divBdr>
    </w:div>
    <w:div w:id="796294336">
      <w:marLeft w:val="640"/>
      <w:marRight w:val="0"/>
      <w:marTop w:val="0"/>
      <w:marBottom w:val="0"/>
      <w:divBdr>
        <w:top w:val="none" w:sz="0" w:space="0" w:color="auto"/>
        <w:left w:val="none" w:sz="0" w:space="0" w:color="auto"/>
        <w:bottom w:val="none" w:sz="0" w:space="0" w:color="auto"/>
        <w:right w:val="none" w:sz="0" w:space="0" w:color="auto"/>
      </w:divBdr>
    </w:div>
    <w:div w:id="796340825">
      <w:marLeft w:val="640"/>
      <w:marRight w:val="0"/>
      <w:marTop w:val="0"/>
      <w:marBottom w:val="0"/>
      <w:divBdr>
        <w:top w:val="none" w:sz="0" w:space="0" w:color="auto"/>
        <w:left w:val="none" w:sz="0" w:space="0" w:color="auto"/>
        <w:bottom w:val="none" w:sz="0" w:space="0" w:color="auto"/>
        <w:right w:val="none" w:sz="0" w:space="0" w:color="auto"/>
      </w:divBdr>
    </w:div>
    <w:div w:id="796411243">
      <w:marLeft w:val="640"/>
      <w:marRight w:val="0"/>
      <w:marTop w:val="0"/>
      <w:marBottom w:val="0"/>
      <w:divBdr>
        <w:top w:val="none" w:sz="0" w:space="0" w:color="auto"/>
        <w:left w:val="none" w:sz="0" w:space="0" w:color="auto"/>
        <w:bottom w:val="none" w:sz="0" w:space="0" w:color="auto"/>
        <w:right w:val="none" w:sz="0" w:space="0" w:color="auto"/>
      </w:divBdr>
    </w:div>
    <w:div w:id="796527882">
      <w:marLeft w:val="640"/>
      <w:marRight w:val="0"/>
      <w:marTop w:val="0"/>
      <w:marBottom w:val="0"/>
      <w:divBdr>
        <w:top w:val="none" w:sz="0" w:space="0" w:color="auto"/>
        <w:left w:val="none" w:sz="0" w:space="0" w:color="auto"/>
        <w:bottom w:val="none" w:sz="0" w:space="0" w:color="auto"/>
        <w:right w:val="none" w:sz="0" w:space="0" w:color="auto"/>
      </w:divBdr>
    </w:div>
    <w:div w:id="796528004">
      <w:marLeft w:val="640"/>
      <w:marRight w:val="0"/>
      <w:marTop w:val="0"/>
      <w:marBottom w:val="0"/>
      <w:divBdr>
        <w:top w:val="none" w:sz="0" w:space="0" w:color="auto"/>
        <w:left w:val="none" w:sz="0" w:space="0" w:color="auto"/>
        <w:bottom w:val="none" w:sz="0" w:space="0" w:color="auto"/>
        <w:right w:val="none" w:sz="0" w:space="0" w:color="auto"/>
      </w:divBdr>
    </w:div>
    <w:div w:id="796532230">
      <w:marLeft w:val="640"/>
      <w:marRight w:val="0"/>
      <w:marTop w:val="0"/>
      <w:marBottom w:val="0"/>
      <w:divBdr>
        <w:top w:val="none" w:sz="0" w:space="0" w:color="auto"/>
        <w:left w:val="none" w:sz="0" w:space="0" w:color="auto"/>
        <w:bottom w:val="none" w:sz="0" w:space="0" w:color="auto"/>
        <w:right w:val="none" w:sz="0" w:space="0" w:color="auto"/>
      </w:divBdr>
    </w:div>
    <w:div w:id="796534765">
      <w:marLeft w:val="640"/>
      <w:marRight w:val="0"/>
      <w:marTop w:val="0"/>
      <w:marBottom w:val="0"/>
      <w:divBdr>
        <w:top w:val="none" w:sz="0" w:space="0" w:color="auto"/>
        <w:left w:val="none" w:sz="0" w:space="0" w:color="auto"/>
        <w:bottom w:val="none" w:sz="0" w:space="0" w:color="auto"/>
        <w:right w:val="none" w:sz="0" w:space="0" w:color="auto"/>
      </w:divBdr>
    </w:div>
    <w:div w:id="796609637">
      <w:marLeft w:val="640"/>
      <w:marRight w:val="0"/>
      <w:marTop w:val="0"/>
      <w:marBottom w:val="0"/>
      <w:divBdr>
        <w:top w:val="none" w:sz="0" w:space="0" w:color="auto"/>
        <w:left w:val="none" w:sz="0" w:space="0" w:color="auto"/>
        <w:bottom w:val="none" w:sz="0" w:space="0" w:color="auto"/>
        <w:right w:val="none" w:sz="0" w:space="0" w:color="auto"/>
      </w:divBdr>
    </w:div>
    <w:div w:id="796609845">
      <w:marLeft w:val="640"/>
      <w:marRight w:val="0"/>
      <w:marTop w:val="0"/>
      <w:marBottom w:val="0"/>
      <w:divBdr>
        <w:top w:val="none" w:sz="0" w:space="0" w:color="auto"/>
        <w:left w:val="none" w:sz="0" w:space="0" w:color="auto"/>
        <w:bottom w:val="none" w:sz="0" w:space="0" w:color="auto"/>
        <w:right w:val="none" w:sz="0" w:space="0" w:color="auto"/>
      </w:divBdr>
    </w:div>
    <w:div w:id="796678344">
      <w:marLeft w:val="640"/>
      <w:marRight w:val="0"/>
      <w:marTop w:val="0"/>
      <w:marBottom w:val="0"/>
      <w:divBdr>
        <w:top w:val="none" w:sz="0" w:space="0" w:color="auto"/>
        <w:left w:val="none" w:sz="0" w:space="0" w:color="auto"/>
        <w:bottom w:val="none" w:sz="0" w:space="0" w:color="auto"/>
        <w:right w:val="none" w:sz="0" w:space="0" w:color="auto"/>
      </w:divBdr>
    </w:div>
    <w:div w:id="796796350">
      <w:marLeft w:val="640"/>
      <w:marRight w:val="0"/>
      <w:marTop w:val="0"/>
      <w:marBottom w:val="0"/>
      <w:divBdr>
        <w:top w:val="none" w:sz="0" w:space="0" w:color="auto"/>
        <w:left w:val="none" w:sz="0" w:space="0" w:color="auto"/>
        <w:bottom w:val="none" w:sz="0" w:space="0" w:color="auto"/>
        <w:right w:val="none" w:sz="0" w:space="0" w:color="auto"/>
      </w:divBdr>
    </w:div>
    <w:div w:id="796798193">
      <w:marLeft w:val="640"/>
      <w:marRight w:val="0"/>
      <w:marTop w:val="0"/>
      <w:marBottom w:val="0"/>
      <w:divBdr>
        <w:top w:val="none" w:sz="0" w:space="0" w:color="auto"/>
        <w:left w:val="none" w:sz="0" w:space="0" w:color="auto"/>
        <w:bottom w:val="none" w:sz="0" w:space="0" w:color="auto"/>
        <w:right w:val="none" w:sz="0" w:space="0" w:color="auto"/>
      </w:divBdr>
    </w:div>
    <w:div w:id="796873289">
      <w:marLeft w:val="640"/>
      <w:marRight w:val="0"/>
      <w:marTop w:val="0"/>
      <w:marBottom w:val="0"/>
      <w:divBdr>
        <w:top w:val="none" w:sz="0" w:space="0" w:color="auto"/>
        <w:left w:val="none" w:sz="0" w:space="0" w:color="auto"/>
        <w:bottom w:val="none" w:sz="0" w:space="0" w:color="auto"/>
        <w:right w:val="none" w:sz="0" w:space="0" w:color="auto"/>
      </w:divBdr>
    </w:div>
    <w:div w:id="796874095">
      <w:marLeft w:val="640"/>
      <w:marRight w:val="0"/>
      <w:marTop w:val="0"/>
      <w:marBottom w:val="0"/>
      <w:divBdr>
        <w:top w:val="none" w:sz="0" w:space="0" w:color="auto"/>
        <w:left w:val="none" w:sz="0" w:space="0" w:color="auto"/>
        <w:bottom w:val="none" w:sz="0" w:space="0" w:color="auto"/>
        <w:right w:val="none" w:sz="0" w:space="0" w:color="auto"/>
      </w:divBdr>
    </w:div>
    <w:div w:id="796877951">
      <w:marLeft w:val="640"/>
      <w:marRight w:val="0"/>
      <w:marTop w:val="0"/>
      <w:marBottom w:val="0"/>
      <w:divBdr>
        <w:top w:val="none" w:sz="0" w:space="0" w:color="auto"/>
        <w:left w:val="none" w:sz="0" w:space="0" w:color="auto"/>
        <w:bottom w:val="none" w:sz="0" w:space="0" w:color="auto"/>
        <w:right w:val="none" w:sz="0" w:space="0" w:color="auto"/>
      </w:divBdr>
    </w:div>
    <w:div w:id="796946169">
      <w:marLeft w:val="640"/>
      <w:marRight w:val="0"/>
      <w:marTop w:val="0"/>
      <w:marBottom w:val="0"/>
      <w:divBdr>
        <w:top w:val="none" w:sz="0" w:space="0" w:color="auto"/>
        <w:left w:val="none" w:sz="0" w:space="0" w:color="auto"/>
        <w:bottom w:val="none" w:sz="0" w:space="0" w:color="auto"/>
        <w:right w:val="none" w:sz="0" w:space="0" w:color="auto"/>
      </w:divBdr>
    </w:div>
    <w:div w:id="796946958">
      <w:marLeft w:val="640"/>
      <w:marRight w:val="0"/>
      <w:marTop w:val="0"/>
      <w:marBottom w:val="0"/>
      <w:divBdr>
        <w:top w:val="none" w:sz="0" w:space="0" w:color="auto"/>
        <w:left w:val="none" w:sz="0" w:space="0" w:color="auto"/>
        <w:bottom w:val="none" w:sz="0" w:space="0" w:color="auto"/>
        <w:right w:val="none" w:sz="0" w:space="0" w:color="auto"/>
      </w:divBdr>
    </w:div>
    <w:div w:id="797064753">
      <w:marLeft w:val="640"/>
      <w:marRight w:val="0"/>
      <w:marTop w:val="0"/>
      <w:marBottom w:val="0"/>
      <w:divBdr>
        <w:top w:val="none" w:sz="0" w:space="0" w:color="auto"/>
        <w:left w:val="none" w:sz="0" w:space="0" w:color="auto"/>
        <w:bottom w:val="none" w:sz="0" w:space="0" w:color="auto"/>
        <w:right w:val="none" w:sz="0" w:space="0" w:color="auto"/>
      </w:divBdr>
    </w:div>
    <w:div w:id="797068038">
      <w:marLeft w:val="640"/>
      <w:marRight w:val="0"/>
      <w:marTop w:val="0"/>
      <w:marBottom w:val="0"/>
      <w:divBdr>
        <w:top w:val="none" w:sz="0" w:space="0" w:color="auto"/>
        <w:left w:val="none" w:sz="0" w:space="0" w:color="auto"/>
        <w:bottom w:val="none" w:sz="0" w:space="0" w:color="auto"/>
        <w:right w:val="none" w:sz="0" w:space="0" w:color="auto"/>
      </w:divBdr>
    </w:div>
    <w:div w:id="797071160">
      <w:marLeft w:val="640"/>
      <w:marRight w:val="0"/>
      <w:marTop w:val="0"/>
      <w:marBottom w:val="0"/>
      <w:divBdr>
        <w:top w:val="none" w:sz="0" w:space="0" w:color="auto"/>
        <w:left w:val="none" w:sz="0" w:space="0" w:color="auto"/>
        <w:bottom w:val="none" w:sz="0" w:space="0" w:color="auto"/>
        <w:right w:val="none" w:sz="0" w:space="0" w:color="auto"/>
      </w:divBdr>
    </w:div>
    <w:div w:id="797072773">
      <w:marLeft w:val="640"/>
      <w:marRight w:val="0"/>
      <w:marTop w:val="0"/>
      <w:marBottom w:val="0"/>
      <w:divBdr>
        <w:top w:val="none" w:sz="0" w:space="0" w:color="auto"/>
        <w:left w:val="none" w:sz="0" w:space="0" w:color="auto"/>
        <w:bottom w:val="none" w:sz="0" w:space="0" w:color="auto"/>
        <w:right w:val="none" w:sz="0" w:space="0" w:color="auto"/>
      </w:divBdr>
    </w:div>
    <w:div w:id="797143156">
      <w:marLeft w:val="640"/>
      <w:marRight w:val="0"/>
      <w:marTop w:val="0"/>
      <w:marBottom w:val="0"/>
      <w:divBdr>
        <w:top w:val="none" w:sz="0" w:space="0" w:color="auto"/>
        <w:left w:val="none" w:sz="0" w:space="0" w:color="auto"/>
        <w:bottom w:val="none" w:sz="0" w:space="0" w:color="auto"/>
        <w:right w:val="none" w:sz="0" w:space="0" w:color="auto"/>
      </w:divBdr>
    </w:div>
    <w:div w:id="797146211">
      <w:marLeft w:val="640"/>
      <w:marRight w:val="0"/>
      <w:marTop w:val="0"/>
      <w:marBottom w:val="0"/>
      <w:divBdr>
        <w:top w:val="none" w:sz="0" w:space="0" w:color="auto"/>
        <w:left w:val="none" w:sz="0" w:space="0" w:color="auto"/>
        <w:bottom w:val="none" w:sz="0" w:space="0" w:color="auto"/>
        <w:right w:val="none" w:sz="0" w:space="0" w:color="auto"/>
      </w:divBdr>
    </w:div>
    <w:div w:id="797146667">
      <w:marLeft w:val="640"/>
      <w:marRight w:val="0"/>
      <w:marTop w:val="0"/>
      <w:marBottom w:val="0"/>
      <w:divBdr>
        <w:top w:val="none" w:sz="0" w:space="0" w:color="auto"/>
        <w:left w:val="none" w:sz="0" w:space="0" w:color="auto"/>
        <w:bottom w:val="none" w:sz="0" w:space="0" w:color="auto"/>
        <w:right w:val="none" w:sz="0" w:space="0" w:color="auto"/>
      </w:divBdr>
    </w:div>
    <w:div w:id="797256458">
      <w:marLeft w:val="640"/>
      <w:marRight w:val="0"/>
      <w:marTop w:val="0"/>
      <w:marBottom w:val="0"/>
      <w:divBdr>
        <w:top w:val="none" w:sz="0" w:space="0" w:color="auto"/>
        <w:left w:val="none" w:sz="0" w:space="0" w:color="auto"/>
        <w:bottom w:val="none" w:sz="0" w:space="0" w:color="auto"/>
        <w:right w:val="none" w:sz="0" w:space="0" w:color="auto"/>
      </w:divBdr>
    </w:div>
    <w:div w:id="797258514">
      <w:marLeft w:val="640"/>
      <w:marRight w:val="0"/>
      <w:marTop w:val="0"/>
      <w:marBottom w:val="0"/>
      <w:divBdr>
        <w:top w:val="none" w:sz="0" w:space="0" w:color="auto"/>
        <w:left w:val="none" w:sz="0" w:space="0" w:color="auto"/>
        <w:bottom w:val="none" w:sz="0" w:space="0" w:color="auto"/>
        <w:right w:val="none" w:sz="0" w:space="0" w:color="auto"/>
      </w:divBdr>
    </w:div>
    <w:div w:id="797334182">
      <w:marLeft w:val="640"/>
      <w:marRight w:val="0"/>
      <w:marTop w:val="0"/>
      <w:marBottom w:val="0"/>
      <w:divBdr>
        <w:top w:val="none" w:sz="0" w:space="0" w:color="auto"/>
        <w:left w:val="none" w:sz="0" w:space="0" w:color="auto"/>
        <w:bottom w:val="none" w:sz="0" w:space="0" w:color="auto"/>
        <w:right w:val="none" w:sz="0" w:space="0" w:color="auto"/>
      </w:divBdr>
    </w:div>
    <w:div w:id="797381689">
      <w:marLeft w:val="640"/>
      <w:marRight w:val="0"/>
      <w:marTop w:val="0"/>
      <w:marBottom w:val="0"/>
      <w:divBdr>
        <w:top w:val="none" w:sz="0" w:space="0" w:color="auto"/>
        <w:left w:val="none" w:sz="0" w:space="0" w:color="auto"/>
        <w:bottom w:val="none" w:sz="0" w:space="0" w:color="auto"/>
        <w:right w:val="none" w:sz="0" w:space="0" w:color="auto"/>
      </w:divBdr>
    </w:div>
    <w:div w:id="797452273">
      <w:marLeft w:val="640"/>
      <w:marRight w:val="0"/>
      <w:marTop w:val="0"/>
      <w:marBottom w:val="0"/>
      <w:divBdr>
        <w:top w:val="none" w:sz="0" w:space="0" w:color="auto"/>
        <w:left w:val="none" w:sz="0" w:space="0" w:color="auto"/>
        <w:bottom w:val="none" w:sz="0" w:space="0" w:color="auto"/>
        <w:right w:val="none" w:sz="0" w:space="0" w:color="auto"/>
      </w:divBdr>
    </w:div>
    <w:div w:id="797456728">
      <w:marLeft w:val="640"/>
      <w:marRight w:val="0"/>
      <w:marTop w:val="0"/>
      <w:marBottom w:val="0"/>
      <w:divBdr>
        <w:top w:val="none" w:sz="0" w:space="0" w:color="auto"/>
        <w:left w:val="none" w:sz="0" w:space="0" w:color="auto"/>
        <w:bottom w:val="none" w:sz="0" w:space="0" w:color="auto"/>
        <w:right w:val="none" w:sz="0" w:space="0" w:color="auto"/>
      </w:divBdr>
    </w:div>
    <w:div w:id="797457959">
      <w:marLeft w:val="640"/>
      <w:marRight w:val="0"/>
      <w:marTop w:val="0"/>
      <w:marBottom w:val="0"/>
      <w:divBdr>
        <w:top w:val="none" w:sz="0" w:space="0" w:color="auto"/>
        <w:left w:val="none" w:sz="0" w:space="0" w:color="auto"/>
        <w:bottom w:val="none" w:sz="0" w:space="0" w:color="auto"/>
        <w:right w:val="none" w:sz="0" w:space="0" w:color="auto"/>
      </w:divBdr>
    </w:div>
    <w:div w:id="797459299">
      <w:marLeft w:val="640"/>
      <w:marRight w:val="0"/>
      <w:marTop w:val="0"/>
      <w:marBottom w:val="0"/>
      <w:divBdr>
        <w:top w:val="none" w:sz="0" w:space="0" w:color="auto"/>
        <w:left w:val="none" w:sz="0" w:space="0" w:color="auto"/>
        <w:bottom w:val="none" w:sz="0" w:space="0" w:color="auto"/>
        <w:right w:val="none" w:sz="0" w:space="0" w:color="auto"/>
      </w:divBdr>
    </w:div>
    <w:div w:id="797526302">
      <w:marLeft w:val="640"/>
      <w:marRight w:val="0"/>
      <w:marTop w:val="0"/>
      <w:marBottom w:val="0"/>
      <w:divBdr>
        <w:top w:val="none" w:sz="0" w:space="0" w:color="auto"/>
        <w:left w:val="none" w:sz="0" w:space="0" w:color="auto"/>
        <w:bottom w:val="none" w:sz="0" w:space="0" w:color="auto"/>
        <w:right w:val="none" w:sz="0" w:space="0" w:color="auto"/>
      </w:divBdr>
    </w:div>
    <w:div w:id="797574768">
      <w:marLeft w:val="640"/>
      <w:marRight w:val="0"/>
      <w:marTop w:val="0"/>
      <w:marBottom w:val="0"/>
      <w:divBdr>
        <w:top w:val="none" w:sz="0" w:space="0" w:color="auto"/>
        <w:left w:val="none" w:sz="0" w:space="0" w:color="auto"/>
        <w:bottom w:val="none" w:sz="0" w:space="0" w:color="auto"/>
        <w:right w:val="none" w:sz="0" w:space="0" w:color="auto"/>
      </w:divBdr>
    </w:div>
    <w:div w:id="797652527">
      <w:marLeft w:val="640"/>
      <w:marRight w:val="0"/>
      <w:marTop w:val="0"/>
      <w:marBottom w:val="0"/>
      <w:divBdr>
        <w:top w:val="none" w:sz="0" w:space="0" w:color="auto"/>
        <w:left w:val="none" w:sz="0" w:space="0" w:color="auto"/>
        <w:bottom w:val="none" w:sz="0" w:space="0" w:color="auto"/>
        <w:right w:val="none" w:sz="0" w:space="0" w:color="auto"/>
      </w:divBdr>
    </w:div>
    <w:div w:id="797794224">
      <w:marLeft w:val="640"/>
      <w:marRight w:val="0"/>
      <w:marTop w:val="0"/>
      <w:marBottom w:val="0"/>
      <w:divBdr>
        <w:top w:val="none" w:sz="0" w:space="0" w:color="auto"/>
        <w:left w:val="none" w:sz="0" w:space="0" w:color="auto"/>
        <w:bottom w:val="none" w:sz="0" w:space="0" w:color="auto"/>
        <w:right w:val="none" w:sz="0" w:space="0" w:color="auto"/>
      </w:divBdr>
    </w:div>
    <w:div w:id="797796711">
      <w:marLeft w:val="640"/>
      <w:marRight w:val="0"/>
      <w:marTop w:val="0"/>
      <w:marBottom w:val="0"/>
      <w:divBdr>
        <w:top w:val="none" w:sz="0" w:space="0" w:color="auto"/>
        <w:left w:val="none" w:sz="0" w:space="0" w:color="auto"/>
        <w:bottom w:val="none" w:sz="0" w:space="0" w:color="auto"/>
        <w:right w:val="none" w:sz="0" w:space="0" w:color="auto"/>
      </w:divBdr>
    </w:div>
    <w:div w:id="797798345">
      <w:marLeft w:val="640"/>
      <w:marRight w:val="0"/>
      <w:marTop w:val="0"/>
      <w:marBottom w:val="0"/>
      <w:divBdr>
        <w:top w:val="none" w:sz="0" w:space="0" w:color="auto"/>
        <w:left w:val="none" w:sz="0" w:space="0" w:color="auto"/>
        <w:bottom w:val="none" w:sz="0" w:space="0" w:color="auto"/>
        <w:right w:val="none" w:sz="0" w:space="0" w:color="auto"/>
      </w:divBdr>
    </w:div>
    <w:div w:id="797989085">
      <w:marLeft w:val="640"/>
      <w:marRight w:val="0"/>
      <w:marTop w:val="0"/>
      <w:marBottom w:val="0"/>
      <w:divBdr>
        <w:top w:val="none" w:sz="0" w:space="0" w:color="auto"/>
        <w:left w:val="none" w:sz="0" w:space="0" w:color="auto"/>
        <w:bottom w:val="none" w:sz="0" w:space="0" w:color="auto"/>
        <w:right w:val="none" w:sz="0" w:space="0" w:color="auto"/>
      </w:divBdr>
    </w:div>
    <w:div w:id="798109837">
      <w:marLeft w:val="640"/>
      <w:marRight w:val="0"/>
      <w:marTop w:val="0"/>
      <w:marBottom w:val="0"/>
      <w:divBdr>
        <w:top w:val="none" w:sz="0" w:space="0" w:color="auto"/>
        <w:left w:val="none" w:sz="0" w:space="0" w:color="auto"/>
        <w:bottom w:val="none" w:sz="0" w:space="0" w:color="auto"/>
        <w:right w:val="none" w:sz="0" w:space="0" w:color="auto"/>
      </w:divBdr>
    </w:div>
    <w:div w:id="798110552">
      <w:marLeft w:val="640"/>
      <w:marRight w:val="0"/>
      <w:marTop w:val="0"/>
      <w:marBottom w:val="0"/>
      <w:divBdr>
        <w:top w:val="none" w:sz="0" w:space="0" w:color="auto"/>
        <w:left w:val="none" w:sz="0" w:space="0" w:color="auto"/>
        <w:bottom w:val="none" w:sz="0" w:space="0" w:color="auto"/>
        <w:right w:val="none" w:sz="0" w:space="0" w:color="auto"/>
      </w:divBdr>
    </w:div>
    <w:div w:id="798181224">
      <w:marLeft w:val="640"/>
      <w:marRight w:val="0"/>
      <w:marTop w:val="0"/>
      <w:marBottom w:val="0"/>
      <w:divBdr>
        <w:top w:val="none" w:sz="0" w:space="0" w:color="auto"/>
        <w:left w:val="none" w:sz="0" w:space="0" w:color="auto"/>
        <w:bottom w:val="none" w:sz="0" w:space="0" w:color="auto"/>
        <w:right w:val="none" w:sz="0" w:space="0" w:color="auto"/>
      </w:divBdr>
    </w:div>
    <w:div w:id="798184548">
      <w:marLeft w:val="640"/>
      <w:marRight w:val="0"/>
      <w:marTop w:val="0"/>
      <w:marBottom w:val="0"/>
      <w:divBdr>
        <w:top w:val="none" w:sz="0" w:space="0" w:color="auto"/>
        <w:left w:val="none" w:sz="0" w:space="0" w:color="auto"/>
        <w:bottom w:val="none" w:sz="0" w:space="0" w:color="auto"/>
        <w:right w:val="none" w:sz="0" w:space="0" w:color="auto"/>
      </w:divBdr>
    </w:div>
    <w:div w:id="798229491">
      <w:marLeft w:val="640"/>
      <w:marRight w:val="0"/>
      <w:marTop w:val="0"/>
      <w:marBottom w:val="0"/>
      <w:divBdr>
        <w:top w:val="none" w:sz="0" w:space="0" w:color="auto"/>
        <w:left w:val="none" w:sz="0" w:space="0" w:color="auto"/>
        <w:bottom w:val="none" w:sz="0" w:space="0" w:color="auto"/>
        <w:right w:val="none" w:sz="0" w:space="0" w:color="auto"/>
      </w:divBdr>
    </w:div>
    <w:div w:id="798261246">
      <w:marLeft w:val="640"/>
      <w:marRight w:val="0"/>
      <w:marTop w:val="0"/>
      <w:marBottom w:val="0"/>
      <w:divBdr>
        <w:top w:val="none" w:sz="0" w:space="0" w:color="auto"/>
        <w:left w:val="none" w:sz="0" w:space="0" w:color="auto"/>
        <w:bottom w:val="none" w:sz="0" w:space="0" w:color="auto"/>
        <w:right w:val="none" w:sz="0" w:space="0" w:color="auto"/>
      </w:divBdr>
    </w:div>
    <w:div w:id="798304216">
      <w:marLeft w:val="640"/>
      <w:marRight w:val="0"/>
      <w:marTop w:val="0"/>
      <w:marBottom w:val="0"/>
      <w:divBdr>
        <w:top w:val="none" w:sz="0" w:space="0" w:color="auto"/>
        <w:left w:val="none" w:sz="0" w:space="0" w:color="auto"/>
        <w:bottom w:val="none" w:sz="0" w:space="0" w:color="auto"/>
        <w:right w:val="none" w:sz="0" w:space="0" w:color="auto"/>
      </w:divBdr>
    </w:div>
    <w:div w:id="798379591">
      <w:marLeft w:val="640"/>
      <w:marRight w:val="0"/>
      <w:marTop w:val="0"/>
      <w:marBottom w:val="0"/>
      <w:divBdr>
        <w:top w:val="none" w:sz="0" w:space="0" w:color="auto"/>
        <w:left w:val="none" w:sz="0" w:space="0" w:color="auto"/>
        <w:bottom w:val="none" w:sz="0" w:space="0" w:color="auto"/>
        <w:right w:val="none" w:sz="0" w:space="0" w:color="auto"/>
      </w:divBdr>
    </w:div>
    <w:div w:id="798450310">
      <w:marLeft w:val="640"/>
      <w:marRight w:val="0"/>
      <w:marTop w:val="0"/>
      <w:marBottom w:val="0"/>
      <w:divBdr>
        <w:top w:val="none" w:sz="0" w:space="0" w:color="auto"/>
        <w:left w:val="none" w:sz="0" w:space="0" w:color="auto"/>
        <w:bottom w:val="none" w:sz="0" w:space="0" w:color="auto"/>
        <w:right w:val="none" w:sz="0" w:space="0" w:color="auto"/>
      </w:divBdr>
    </w:div>
    <w:div w:id="798451364">
      <w:marLeft w:val="480"/>
      <w:marRight w:val="0"/>
      <w:marTop w:val="0"/>
      <w:marBottom w:val="0"/>
      <w:divBdr>
        <w:top w:val="none" w:sz="0" w:space="0" w:color="auto"/>
        <w:left w:val="none" w:sz="0" w:space="0" w:color="auto"/>
        <w:bottom w:val="none" w:sz="0" w:space="0" w:color="auto"/>
        <w:right w:val="none" w:sz="0" w:space="0" w:color="auto"/>
      </w:divBdr>
    </w:div>
    <w:div w:id="798570217">
      <w:marLeft w:val="640"/>
      <w:marRight w:val="0"/>
      <w:marTop w:val="0"/>
      <w:marBottom w:val="0"/>
      <w:divBdr>
        <w:top w:val="none" w:sz="0" w:space="0" w:color="auto"/>
        <w:left w:val="none" w:sz="0" w:space="0" w:color="auto"/>
        <w:bottom w:val="none" w:sz="0" w:space="0" w:color="auto"/>
        <w:right w:val="none" w:sz="0" w:space="0" w:color="auto"/>
      </w:divBdr>
    </w:div>
    <w:div w:id="798645967">
      <w:marLeft w:val="640"/>
      <w:marRight w:val="0"/>
      <w:marTop w:val="0"/>
      <w:marBottom w:val="0"/>
      <w:divBdr>
        <w:top w:val="none" w:sz="0" w:space="0" w:color="auto"/>
        <w:left w:val="none" w:sz="0" w:space="0" w:color="auto"/>
        <w:bottom w:val="none" w:sz="0" w:space="0" w:color="auto"/>
        <w:right w:val="none" w:sz="0" w:space="0" w:color="auto"/>
      </w:divBdr>
    </w:div>
    <w:div w:id="798688043">
      <w:marLeft w:val="640"/>
      <w:marRight w:val="0"/>
      <w:marTop w:val="0"/>
      <w:marBottom w:val="0"/>
      <w:divBdr>
        <w:top w:val="none" w:sz="0" w:space="0" w:color="auto"/>
        <w:left w:val="none" w:sz="0" w:space="0" w:color="auto"/>
        <w:bottom w:val="none" w:sz="0" w:space="0" w:color="auto"/>
        <w:right w:val="none" w:sz="0" w:space="0" w:color="auto"/>
      </w:divBdr>
    </w:div>
    <w:div w:id="798718687">
      <w:marLeft w:val="640"/>
      <w:marRight w:val="0"/>
      <w:marTop w:val="0"/>
      <w:marBottom w:val="0"/>
      <w:divBdr>
        <w:top w:val="none" w:sz="0" w:space="0" w:color="auto"/>
        <w:left w:val="none" w:sz="0" w:space="0" w:color="auto"/>
        <w:bottom w:val="none" w:sz="0" w:space="0" w:color="auto"/>
        <w:right w:val="none" w:sz="0" w:space="0" w:color="auto"/>
      </w:divBdr>
    </w:div>
    <w:div w:id="798763177">
      <w:marLeft w:val="640"/>
      <w:marRight w:val="0"/>
      <w:marTop w:val="0"/>
      <w:marBottom w:val="0"/>
      <w:divBdr>
        <w:top w:val="none" w:sz="0" w:space="0" w:color="auto"/>
        <w:left w:val="none" w:sz="0" w:space="0" w:color="auto"/>
        <w:bottom w:val="none" w:sz="0" w:space="0" w:color="auto"/>
        <w:right w:val="none" w:sz="0" w:space="0" w:color="auto"/>
      </w:divBdr>
    </w:div>
    <w:div w:id="798840790">
      <w:marLeft w:val="640"/>
      <w:marRight w:val="0"/>
      <w:marTop w:val="0"/>
      <w:marBottom w:val="0"/>
      <w:divBdr>
        <w:top w:val="none" w:sz="0" w:space="0" w:color="auto"/>
        <w:left w:val="none" w:sz="0" w:space="0" w:color="auto"/>
        <w:bottom w:val="none" w:sz="0" w:space="0" w:color="auto"/>
        <w:right w:val="none" w:sz="0" w:space="0" w:color="auto"/>
      </w:divBdr>
    </w:div>
    <w:div w:id="798958159">
      <w:marLeft w:val="640"/>
      <w:marRight w:val="0"/>
      <w:marTop w:val="0"/>
      <w:marBottom w:val="0"/>
      <w:divBdr>
        <w:top w:val="none" w:sz="0" w:space="0" w:color="auto"/>
        <w:left w:val="none" w:sz="0" w:space="0" w:color="auto"/>
        <w:bottom w:val="none" w:sz="0" w:space="0" w:color="auto"/>
        <w:right w:val="none" w:sz="0" w:space="0" w:color="auto"/>
      </w:divBdr>
    </w:div>
    <w:div w:id="799036365">
      <w:marLeft w:val="640"/>
      <w:marRight w:val="0"/>
      <w:marTop w:val="0"/>
      <w:marBottom w:val="0"/>
      <w:divBdr>
        <w:top w:val="none" w:sz="0" w:space="0" w:color="auto"/>
        <w:left w:val="none" w:sz="0" w:space="0" w:color="auto"/>
        <w:bottom w:val="none" w:sz="0" w:space="0" w:color="auto"/>
        <w:right w:val="none" w:sz="0" w:space="0" w:color="auto"/>
      </w:divBdr>
    </w:div>
    <w:div w:id="799081025">
      <w:marLeft w:val="640"/>
      <w:marRight w:val="0"/>
      <w:marTop w:val="0"/>
      <w:marBottom w:val="0"/>
      <w:divBdr>
        <w:top w:val="none" w:sz="0" w:space="0" w:color="auto"/>
        <w:left w:val="none" w:sz="0" w:space="0" w:color="auto"/>
        <w:bottom w:val="none" w:sz="0" w:space="0" w:color="auto"/>
        <w:right w:val="none" w:sz="0" w:space="0" w:color="auto"/>
      </w:divBdr>
    </w:div>
    <w:div w:id="799112662">
      <w:marLeft w:val="640"/>
      <w:marRight w:val="0"/>
      <w:marTop w:val="0"/>
      <w:marBottom w:val="0"/>
      <w:divBdr>
        <w:top w:val="none" w:sz="0" w:space="0" w:color="auto"/>
        <w:left w:val="none" w:sz="0" w:space="0" w:color="auto"/>
        <w:bottom w:val="none" w:sz="0" w:space="0" w:color="auto"/>
        <w:right w:val="none" w:sz="0" w:space="0" w:color="auto"/>
      </w:divBdr>
    </w:div>
    <w:div w:id="799153565">
      <w:marLeft w:val="640"/>
      <w:marRight w:val="0"/>
      <w:marTop w:val="0"/>
      <w:marBottom w:val="0"/>
      <w:divBdr>
        <w:top w:val="none" w:sz="0" w:space="0" w:color="auto"/>
        <w:left w:val="none" w:sz="0" w:space="0" w:color="auto"/>
        <w:bottom w:val="none" w:sz="0" w:space="0" w:color="auto"/>
        <w:right w:val="none" w:sz="0" w:space="0" w:color="auto"/>
      </w:divBdr>
    </w:div>
    <w:div w:id="799224826">
      <w:marLeft w:val="640"/>
      <w:marRight w:val="0"/>
      <w:marTop w:val="0"/>
      <w:marBottom w:val="0"/>
      <w:divBdr>
        <w:top w:val="none" w:sz="0" w:space="0" w:color="auto"/>
        <w:left w:val="none" w:sz="0" w:space="0" w:color="auto"/>
        <w:bottom w:val="none" w:sz="0" w:space="0" w:color="auto"/>
        <w:right w:val="none" w:sz="0" w:space="0" w:color="auto"/>
      </w:divBdr>
    </w:div>
    <w:div w:id="799229615">
      <w:marLeft w:val="640"/>
      <w:marRight w:val="0"/>
      <w:marTop w:val="0"/>
      <w:marBottom w:val="0"/>
      <w:divBdr>
        <w:top w:val="none" w:sz="0" w:space="0" w:color="auto"/>
        <w:left w:val="none" w:sz="0" w:space="0" w:color="auto"/>
        <w:bottom w:val="none" w:sz="0" w:space="0" w:color="auto"/>
        <w:right w:val="none" w:sz="0" w:space="0" w:color="auto"/>
      </w:divBdr>
    </w:div>
    <w:div w:id="799303224">
      <w:marLeft w:val="640"/>
      <w:marRight w:val="0"/>
      <w:marTop w:val="0"/>
      <w:marBottom w:val="0"/>
      <w:divBdr>
        <w:top w:val="none" w:sz="0" w:space="0" w:color="auto"/>
        <w:left w:val="none" w:sz="0" w:space="0" w:color="auto"/>
        <w:bottom w:val="none" w:sz="0" w:space="0" w:color="auto"/>
        <w:right w:val="none" w:sz="0" w:space="0" w:color="auto"/>
      </w:divBdr>
    </w:div>
    <w:div w:id="799305417">
      <w:marLeft w:val="640"/>
      <w:marRight w:val="0"/>
      <w:marTop w:val="0"/>
      <w:marBottom w:val="0"/>
      <w:divBdr>
        <w:top w:val="none" w:sz="0" w:space="0" w:color="auto"/>
        <w:left w:val="none" w:sz="0" w:space="0" w:color="auto"/>
        <w:bottom w:val="none" w:sz="0" w:space="0" w:color="auto"/>
        <w:right w:val="none" w:sz="0" w:space="0" w:color="auto"/>
      </w:divBdr>
    </w:div>
    <w:div w:id="799347211">
      <w:marLeft w:val="640"/>
      <w:marRight w:val="0"/>
      <w:marTop w:val="0"/>
      <w:marBottom w:val="0"/>
      <w:divBdr>
        <w:top w:val="none" w:sz="0" w:space="0" w:color="auto"/>
        <w:left w:val="none" w:sz="0" w:space="0" w:color="auto"/>
        <w:bottom w:val="none" w:sz="0" w:space="0" w:color="auto"/>
        <w:right w:val="none" w:sz="0" w:space="0" w:color="auto"/>
      </w:divBdr>
    </w:div>
    <w:div w:id="799422173">
      <w:marLeft w:val="640"/>
      <w:marRight w:val="0"/>
      <w:marTop w:val="0"/>
      <w:marBottom w:val="0"/>
      <w:divBdr>
        <w:top w:val="none" w:sz="0" w:space="0" w:color="auto"/>
        <w:left w:val="none" w:sz="0" w:space="0" w:color="auto"/>
        <w:bottom w:val="none" w:sz="0" w:space="0" w:color="auto"/>
        <w:right w:val="none" w:sz="0" w:space="0" w:color="auto"/>
      </w:divBdr>
    </w:div>
    <w:div w:id="799540150">
      <w:marLeft w:val="640"/>
      <w:marRight w:val="0"/>
      <w:marTop w:val="0"/>
      <w:marBottom w:val="0"/>
      <w:divBdr>
        <w:top w:val="none" w:sz="0" w:space="0" w:color="auto"/>
        <w:left w:val="none" w:sz="0" w:space="0" w:color="auto"/>
        <w:bottom w:val="none" w:sz="0" w:space="0" w:color="auto"/>
        <w:right w:val="none" w:sz="0" w:space="0" w:color="auto"/>
      </w:divBdr>
    </w:div>
    <w:div w:id="799612393">
      <w:marLeft w:val="640"/>
      <w:marRight w:val="0"/>
      <w:marTop w:val="0"/>
      <w:marBottom w:val="0"/>
      <w:divBdr>
        <w:top w:val="none" w:sz="0" w:space="0" w:color="auto"/>
        <w:left w:val="none" w:sz="0" w:space="0" w:color="auto"/>
        <w:bottom w:val="none" w:sz="0" w:space="0" w:color="auto"/>
        <w:right w:val="none" w:sz="0" w:space="0" w:color="auto"/>
      </w:divBdr>
    </w:div>
    <w:div w:id="799614508">
      <w:marLeft w:val="640"/>
      <w:marRight w:val="0"/>
      <w:marTop w:val="0"/>
      <w:marBottom w:val="0"/>
      <w:divBdr>
        <w:top w:val="none" w:sz="0" w:space="0" w:color="auto"/>
        <w:left w:val="none" w:sz="0" w:space="0" w:color="auto"/>
        <w:bottom w:val="none" w:sz="0" w:space="0" w:color="auto"/>
        <w:right w:val="none" w:sz="0" w:space="0" w:color="auto"/>
      </w:divBdr>
    </w:div>
    <w:div w:id="799685797">
      <w:marLeft w:val="640"/>
      <w:marRight w:val="0"/>
      <w:marTop w:val="0"/>
      <w:marBottom w:val="0"/>
      <w:divBdr>
        <w:top w:val="none" w:sz="0" w:space="0" w:color="auto"/>
        <w:left w:val="none" w:sz="0" w:space="0" w:color="auto"/>
        <w:bottom w:val="none" w:sz="0" w:space="0" w:color="auto"/>
        <w:right w:val="none" w:sz="0" w:space="0" w:color="auto"/>
      </w:divBdr>
    </w:div>
    <w:div w:id="799687660">
      <w:marLeft w:val="640"/>
      <w:marRight w:val="0"/>
      <w:marTop w:val="0"/>
      <w:marBottom w:val="0"/>
      <w:divBdr>
        <w:top w:val="none" w:sz="0" w:space="0" w:color="auto"/>
        <w:left w:val="none" w:sz="0" w:space="0" w:color="auto"/>
        <w:bottom w:val="none" w:sz="0" w:space="0" w:color="auto"/>
        <w:right w:val="none" w:sz="0" w:space="0" w:color="auto"/>
      </w:divBdr>
    </w:div>
    <w:div w:id="799693914">
      <w:marLeft w:val="640"/>
      <w:marRight w:val="0"/>
      <w:marTop w:val="0"/>
      <w:marBottom w:val="0"/>
      <w:divBdr>
        <w:top w:val="none" w:sz="0" w:space="0" w:color="auto"/>
        <w:left w:val="none" w:sz="0" w:space="0" w:color="auto"/>
        <w:bottom w:val="none" w:sz="0" w:space="0" w:color="auto"/>
        <w:right w:val="none" w:sz="0" w:space="0" w:color="auto"/>
      </w:divBdr>
    </w:div>
    <w:div w:id="799761862">
      <w:marLeft w:val="640"/>
      <w:marRight w:val="0"/>
      <w:marTop w:val="0"/>
      <w:marBottom w:val="0"/>
      <w:divBdr>
        <w:top w:val="none" w:sz="0" w:space="0" w:color="auto"/>
        <w:left w:val="none" w:sz="0" w:space="0" w:color="auto"/>
        <w:bottom w:val="none" w:sz="0" w:space="0" w:color="auto"/>
        <w:right w:val="none" w:sz="0" w:space="0" w:color="auto"/>
      </w:divBdr>
    </w:div>
    <w:div w:id="799767019">
      <w:marLeft w:val="640"/>
      <w:marRight w:val="0"/>
      <w:marTop w:val="0"/>
      <w:marBottom w:val="0"/>
      <w:divBdr>
        <w:top w:val="none" w:sz="0" w:space="0" w:color="auto"/>
        <w:left w:val="none" w:sz="0" w:space="0" w:color="auto"/>
        <w:bottom w:val="none" w:sz="0" w:space="0" w:color="auto"/>
        <w:right w:val="none" w:sz="0" w:space="0" w:color="auto"/>
      </w:divBdr>
    </w:div>
    <w:div w:id="799803254">
      <w:marLeft w:val="640"/>
      <w:marRight w:val="0"/>
      <w:marTop w:val="0"/>
      <w:marBottom w:val="0"/>
      <w:divBdr>
        <w:top w:val="none" w:sz="0" w:space="0" w:color="auto"/>
        <w:left w:val="none" w:sz="0" w:space="0" w:color="auto"/>
        <w:bottom w:val="none" w:sz="0" w:space="0" w:color="auto"/>
        <w:right w:val="none" w:sz="0" w:space="0" w:color="auto"/>
      </w:divBdr>
    </w:div>
    <w:div w:id="799877471">
      <w:marLeft w:val="640"/>
      <w:marRight w:val="0"/>
      <w:marTop w:val="0"/>
      <w:marBottom w:val="0"/>
      <w:divBdr>
        <w:top w:val="none" w:sz="0" w:space="0" w:color="auto"/>
        <w:left w:val="none" w:sz="0" w:space="0" w:color="auto"/>
        <w:bottom w:val="none" w:sz="0" w:space="0" w:color="auto"/>
        <w:right w:val="none" w:sz="0" w:space="0" w:color="auto"/>
      </w:divBdr>
    </w:div>
    <w:div w:id="799882901">
      <w:marLeft w:val="640"/>
      <w:marRight w:val="0"/>
      <w:marTop w:val="0"/>
      <w:marBottom w:val="0"/>
      <w:divBdr>
        <w:top w:val="none" w:sz="0" w:space="0" w:color="auto"/>
        <w:left w:val="none" w:sz="0" w:space="0" w:color="auto"/>
        <w:bottom w:val="none" w:sz="0" w:space="0" w:color="auto"/>
        <w:right w:val="none" w:sz="0" w:space="0" w:color="auto"/>
      </w:divBdr>
    </w:div>
    <w:div w:id="799884417">
      <w:marLeft w:val="640"/>
      <w:marRight w:val="0"/>
      <w:marTop w:val="0"/>
      <w:marBottom w:val="0"/>
      <w:divBdr>
        <w:top w:val="none" w:sz="0" w:space="0" w:color="auto"/>
        <w:left w:val="none" w:sz="0" w:space="0" w:color="auto"/>
        <w:bottom w:val="none" w:sz="0" w:space="0" w:color="auto"/>
        <w:right w:val="none" w:sz="0" w:space="0" w:color="auto"/>
      </w:divBdr>
    </w:div>
    <w:div w:id="799886574">
      <w:marLeft w:val="640"/>
      <w:marRight w:val="0"/>
      <w:marTop w:val="0"/>
      <w:marBottom w:val="0"/>
      <w:divBdr>
        <w:top w:val="none" w:sz="0" w:space="0" w:color="auto"/>
        <w:left w:val="none" w:sz="0" w:space="0" w:color="auto"/>
        <w:bottom w:val="none" w:sz="0" w:space="0" w:color="auto"/>
        <w:right w:val="none" w:sz="0" w:space="0" w:color="auto"/>
      </w:divBdr>
    </w:div>
    <w:div w:id="799957919">
      <w:marLeft w:val="640"/>
      <w:marRight w:val="0"/>
      <w:marTop w:val="0"/>
      <w:marBottom w:val="0"/>
      <w:divBdr>
        <w:top w:val="none" w:sz="0" w:space="0" w:color="auto"/>
        <w:left w:val="none" w:sz="0" w:space="0" w:color="auto"/>
        <w:bottom w:val="none" w:sz="0" w:space="0" w:color="auto"/>
        <w:right w:val="none" w:sz="0" w:space="0" w:color="auto"/>
      </w:divBdr>
    </w:div>
    <w:div w:id="800001827">
      <w:marLeft w:val="640"/>
      <w:marRight w:val="0"/>
      <w:marTop w:val="0"/>
      <w:marBottom w:val="0"/>
      <w:divBdr>
        <w:top w:val="none" w:sz="0" w:space="0" w:color="auto"/>
        <w:left w:val="none" w:sz="0" w:space="0" w:color="auto"/>
        <w:bottom w:val="none" w:sz="0" w:space="0" w:color="auto"/>
        <w:right w:val="none" w:sz="0" w:space="0" w:color="auto"/>
      </w:divBdr>
    </w:div>
    <w:div w:id="800004296">
      <w:marLeft w:val="640"/>
      <w:marRight w:val="0"/>
      <w:marTop w:val="0"/>
      <w:marBottom w:val="0"/>
      <w:divBdr>
        <w:top w:val="none" w:sz="0" w:space="0" w:color="auto"/>
        <w:left w:val="none" w:sz="0" w:space="0" w:color="auto"/>
        <w:bottom w:val="none" w:sz="0" w:space="0" w:color="auto"/>
        <w:right w:val="none" w:sz="0" w:space="0" w:color="auto"/>
      </w:divBdr>
    </w:div>
    <w:div w:id="800074785">
      <w:marLeft w:val="640"/>
      <w:marRight w:val="0"/>
      <w:marTop w:val="0"/>
      <w:marBottom w:val="0"/>
      <w:divBdr>
        <w:top w:val="none" w:sz="0" w:space="0" w:color="auto"/>
        <w:left w:val="none" w:sz="0" w:space="0" w:color="auto"/>
        <w:bottom w:val="none" w:sz="0" w:space="0" w:color="auto"/>
        <w:right w:val="none" w:sz="0" w:space="0" w:color="auto"/>
      </w:divBdr>
    </w:div>
    <w:div w:id="800074832">
      <w:marLeft w:val="640"/>
      <w:marRight w:val="0"/>
      <w:marTop w:val="0"/>
      <w:marBottom w:val="0"/>
      <w:divBdr>
        <w:top w:val="none" w:sz="0" w:space="0" w:color="auto"/>
        <w:left w:val="none" w:sz="0" w:space="0" w:color="auto"/>
        <w:bottom w:val="none" w:sz="0" w:space="0" w:color="auto"/>
        <w:right w:val="none" w:sz="0" w:space="0" w:color="auto"/>
      </w:divBdr>
    </w:div>
    <w:div w:id="800076206">
      <w:marLeft w:val="640"/>
      <w:marRight w:val="0"/>
      <w:marTop w:val="0"/>
      <w:marBottom w:val="0"/>
      <w:divBdr>
        <w:top w:val="none" w:sz="0" w:space="0" w:color="auto"/>
        <w:left w:val="none" w:sz="0" w:space="0" w:color="auto"/>
        <w:bottom w:val="none" w:sz="0" w:space="0" w:color="auto"/>
        <w:right w:val="none" w:sz="0" w:space="0" w:color="auto"/>
      </w:divBdr>
    </w:div>
    <w:div w:id="800076467">
      <w:marLeft w:val="640"/>
      <w:marRight w:val="0"/>
      <w:marTop w:val="0"/>
      <w:marBottom w:val="0"/>
      <w:divBdr>
        <w:top w:val="none" w:sz="0" w:space="0" w:color="auto"/>
        <w:left w:val="none" w:sz="0" w:space="0" w:color="auto"/>
        <w:bottom w:val="none" w:sz="0" w:space="0" w:color="auto"/>
        <w:right w:val="none" w:sz="0" w:space="0" w:color="auto"/>
      </w:divBdr>
    </w:div>
    <w:div w:id="800146644">
      <w:marLeft w:val="640"/>
      <w:marRight w:val="0"/>
      <w:marTop w:val="0"/>
      <w:marBottom w:val="0"/>
      <w:divBdr>
        <w:top w:val="none" w:sz="0" w:space="0" w:color="auto"/>
        <w:left w:val="none" w:sz="0" w:space="0" w:color="auto"/>
        <w:bottom w:val="none" w:sz="0" w:space="0" w:color="auto"/>
        <w:right w:val="none" w:sz="0" w:space="0" w:color="auto"/>
      </w:divBdr>
    </w:div>
    <w:div w:id="800149854">
      <w:marLeft w:val="640"/>
      <w:marRight w:val="0"/>
      <w:marTop w:val="0"/>
      <w:marBottom w:val="0"/>
      <w:divBdr>
        <w:top w:val="none" w:sz="0" w:space="0" w:color="auto"/>
        <w:left w:val="none" w:sz="0" w:space="0" w:color="auto"/>
        <w:bottom w:val="none" w:sz="0" w:space="0" w:color="auto"/>
        <w:right w:val="none" w:sz="0" w:space="0" w:color="auto"/>
      </w:divBdr>
    </w:div>
    <w:div w:id="800152676">
      <w:marLeft w:val="640"/>
      <w:marRight w:val="0"/>
      <w:marTop w:val="0"/>
      <w:marBottom w:val="0"/>
      <w:divBdr>
        <w:top w:val="none" w:sz="0" w:space="0" w:color="auto"/>
        <w:left w:val="none" w:sz="0" w:space="0" w:color="auto"/>
        <w:bottom w:val="none" w:sz="0" w:space="0" w:color="auto"/>
        <w:right w:val="none" w:sz="0" w:space="0" w:color="auto"/>
      </w:divBdr>
    </w:div>
    <w:div w:id="800155872">
      <w:marLeft w:val="640"/>
      <w:marRight w:val="0"/>
      <w:marTop w:val="0"/>
      <w:marBottom w:val="0"/>
      <w:divBdr>
        <w:top w:val="none" w:sz="0" w:space="0" w:color="auto"/>
        <w:left w:val="none" w:sz="0" w:space="0" w:color="auto"/>
        <w:bottom w:val="none" w:sz="0" w:space="0" w:color="auto"/>
        <w:right w:val="none" w:sz="0" w:space="0" w:color="auto"/>
      </w:divBdr>
    </w:div>
    <w:div w:id="800196990">
      <w:marLeft w:val="640"/>
      <w:marRight w:val="0"/>
      <w:marTop w:val="0"/>
      <w:marBottom w:val="0"/>
      <w:divBdr>
        <w:top w:val="none" w:sz="0" w:space="0" w:color="auto"/>
        <w:left w:val="none" w:sz="0" w:space="0" w:color="auto"/>
        <w:bottom w:val="none" w:sz="0" w:space="0" w:color="auto"/>
        <w:right w:val="none" w:sz="0" w:space="0" w:color="auto"/>
      </w:divBdr>
    </w:div>
    <w:div w:id="800271762">
      <w:marLeft w:val="640"/>
      <w:marRight w:val="0"/>
      <w:marTop w:val="0"/>
      <w:marBottom w:val="0"/>
      <w:divBdr>
        <w:top w:val="none" w:sz="0" w:space="0" w:color="auto"/>
        <w:left w:val="none" w:sz="0" w:space="0" w:color="auto"/>
        <w:bottom w:val="none" w:sz="0" w:space="0" w:color="auto"/>
        <w:right w:val="none" w:sz="0" w:space="0" w:color="auto"/>
      </w:divBdr>
    </w:div>
    <w:div w:id="800416972">
      <w:marLeft w:val="640"/>
      <w:marRight w:val="0"/>
      <w:marTop w:val="0"/>
      <w:marBottom w:val="0"/>
      <w:divBdr>
        <w:top w:val="none" w:sz="0" w:space="0" w:color="auto"/>
        <w:left w:val="none" w:sz="0" w:space="0" w:color="auto"/>
        <w:bottom w:val="none" w:sz="0" w:space="0" w:color="auto"/>
        <w:right w:val="none" w:sz="0" w:space="0" w:color="auto"/>
      </w:divBdr>
    </w:div>
    <w:div w:id="800462842">
      <w:marLeft w:val="640"/>
      <w:marRight w:val="0"/>
      <w:marTop w:val="0"/>
      <w:marBottom w:val="0"/>
      <w:divBdr>
        <w:top w:val="none" w:sz="0" w:space="0" w:color="auto"/>
        <w:left w:val="none" w:sz="0" w:space="0" w:color="auto"/>
        <w:bottom w:val="none" w:sz="0" w:space="0" w:color="auto"/>
        <w:right w:val="none" w:sz="0" w:space="0" w:color="auto"/>
      </w:divBdr>
    </w:div>
    <w:div w:id="800608289">
      <w:marLeft w:val="640"/>
      <w:marRight w:val="0"/>
      <w:marTop w:val="0"/>
      <w:marBottom w:val="0"/>
      <w:divBdr>
        <w:top w:val="none" w:sz="0" w:space="0" w:color="auto"/>
        <w:left w:val="none" w:sz="0" w:space="0" w:color="auto"/>
        <w:bottom w:val="none" w:sz="0" w:space="0" w:color="auto"/>
        <w:right w:val="none" w:sz="0" w:space="0" w:color="auto"/>
      </w:divBdr>
    </w:div>
    <w:div w:id="800610344">
      <w:marLeft w:val="640"/>
      <w:marRight w:val="0"/>
      <w:marTop w:val="0"/>
      <w:marBottom w:val="0"/>
      <w:divBdr>
        <w:top w:val="none" w:sz="0" w:space="0" w:color="auto"/>
        <w:left w:val="none" w:sz="0" w:space="0" w:color="auto"/>
        <w:bottom w:val="none" w:sz="0" w:space="0" w:color="auto"/>
        <w:right w:val="none" w:sz="0" w:space="0" w:color="auto"/>
      </w:divBdr>
    </w:div>
    <w:div w:id="800611102">
      <w:marLeft w:val="640"/>
      <w:marRight w:val="0"/>
      <w:marTop w:val="0"/>
      <w:marBottom w:val="0"/>
      <w:divBdr>
        <w:top w:val="none" w:sz="0" w:space="0" w:color="auto"/>
        <w:left w:val="none" w:sz="0" w:space="0" w:color="auto"/>
        <w:bottom w:val="none" w:sz="0" w:space="0" w:color="auto"/>
        <w:right w:val="none" w:sz="0" w:space="0" w:color="auto"/>
      </w:divBdr>
    </w:div>
    <w:div w:id="800735357">
      <w:marLeft w:val="640"/>
      <w:marRight w:val="0"/>
      <w:marTop w:val="0"/>
      <w:marBottom w:val="0"/>
      <w:divBdr>
        <w:top w:val="none" w:sz="0" w:space="0" w:color="auto"/>
        <w:left w:val="none" w:sz="0" w:space="0" w:color="auto"/>
        <w:bottom w:val="none" w:sz="0" w:space="0" w:color="auto"/>
        <w:right w:val="none" w:sz="0" w:space="0" w:color="auto"/>
      </w:divBdr>
    </w:div>
    <w:div w:id="800809631">
      <w:marLeft w:val="640"/>
      <w:marRight w:val="0"/>
      <w:marTop w:val="0"/>
      <w:marBottom w:val="0"/>
      <w:divBdr>
        <w:top w:val="none" w:sz="0" w:space="0" w:color="auto"/>
        <w:left w:val="none" w:sz="0" w:space="0" w:color="auto"/>
        <w:bottom w:val="none" w:sz="0" w:space="0" w:color="auto"/>
        <w:right w:val="none" w:sz="0" w:space="0" w:color="auto"/>
      </w:divBdr>
    </w:div>
    <w:div w:id="800876901">
      <w:marLeft w:val="640"/>
      <w:marRight w:val="0"/>
      <w:marTop w:val="0"/>
      <w:marBottom w:val="0"/>
      <w:divBdr>
        <w:top w:val="none" w:sz="0" w:space="0" w:color="auto"/>
        <w:left w:val="none" w:sz="0" w:space="0" w:color="auto"/>
        <w:bottom w:val="none" w:sz="0" w:space="0" w:color="auto"/>
        <w:right w:val="none" w:sz="0" w:space="0" w:color="auto"/>
      </w:divBdr>
    </w:div>
    <w:div w:id="800922677">
      <w:marLeft w:val="640"/>
      <w:marRight w:val="0"/>
      <w:marTop w:val="0"/>
      <w:marBottom w:val="0"/>
      <w:divBdr>
        <w:top w:val="none" w:sz="0" w:space="0" w:color="auto"/>
        <w:left w:val="none" w:sz="0" w:space="0" w:color="auto"/>
        <w:bottom w:val="none" w:sz="0" w:space="0" w:color="auto"/>
        <w:right w:val="none" w:sz="0" w:space="0" w:color="auto"/>
      </w:divBdr>
    </w:div>
    <w:div w:id="800928176">
      <w:marLeft w:val="640"/>
      <w:marRight w:val="0"/>
      <w:marTop w:val="0"/>
      <w:marBottom w:val="0"/>
      <w:divBdr>
        <w:top w:val="none" w:sz="0" w:space="0" w:color="auto"/>
        <w:left w:val="none" w:sz="0" w:space="0" w:color="auto"/>
        <w:bottom w:val="none" w:sz="0" w:space="0" w:color="auto"/>
        <w:right w:val="none" w:sz="0" w:space="0" w:color="auto"/>
      </w:divBdr>
    </w:div>
    <w:div w:id="801002782">
      <w:marLeft w:val="640"/>
      <w:marRight w:val="0"/>
      <w:marTop w:val="0"/>
      <w:marBottom w:val="0"/>
      <w:divBdr>
        <w:top w:val="none" w:sz="0" w:space="0" w:color="auto"/>
        <w:left w:val="none" w:sz="0" w:space="0" w:color="auto"/>
        <w:bottom w:val="none" w:sz="0" w:space="0" w:color="auto"/>
        <w:right w:val="none" w:sz="0" w:space="0" w:color="auto"/>
      </w:divBdr>
    </w:div>
    <w:div w:id="801074265">
      <w:marLeft w:val="640"/>
      <w:marRight w:val="0"/>
      <w:marTop w:val="0"/>
      <w:marBottom w:val="0"/>
      <w:divBdr>
        <w:top w:val="none" w:sz="0" w:space="0" w:color="auto"/>
        <w:left w:val="none" w:sz="0" w:space="0" w:color="auto"/>
        <w:bottom w:val="none" w:sz="0" w:space="0" w:color="auto"/>
        <w:right w:val="none" w:sz="0" w:space="0" w:color="auto"/>
      </w:divBdr>
    </w:div>
    <w:div w:id="801075162">
      <w:marLeft w:val="640"/>
      <w:marRight w:val="0"/>
      <w:marTop w:val="0"/>
      <w:marBottom w:val="0"/>
      <w:divBdr>
        <w:top w:val="none" w:sz="0" w:space="0" w:color="auto"/>
        <w:left w:val="none" w:sz="0" w:space="0" w:color="auto"/>
        <w:bottom w:val="none" w:sz="0" w:space="0" w:color="auto"/>
        <w:right w:val="none" w:sz="0" w:space="0" w:color="auto"/>
      </w:divBdr>
    </w:div>
    <w:div w:id="801120141">
      <w:marLeft w:val="640"/>
      <w:marRight w:val="0"/>
      <w:marTop w:val="0"/>
      <w:marBottom w:val="0"/>
      <w:divBdr>
        <w:top w:val="none" w:sz="0" w:space="0" w:color="auto"/>
        <w:left w:val="none" w:sz="0" w:space="0" w:color="auto"/>
        <w:bottom w:val="none" w:sz="0" w:space="0" w:color="auto"/>
        <w:right w:val="none" w:sz="0" w:space="0" w:color="auto"/>
      </w:divBdr>
    </w:div>
    <w:div w:id="801191049">
      <w:marLeft w:val="640"/>
      <w:marRight w:val="0"/>
      <w:marTop w:val="0"/>
      <w:marBottom w:val="0"/>
      <w:divBdr>
        <w:top w:val="none" w:sz="0" w:space="0" w:color="auto"/>
        <w:left w:val="none" w:sz="0" w:space="0" w:color="auto"/>
        <w:bottom w:val="none" w:sz="0" w:space="0" w:color="auto"/>
        <w:right w:val="none" w:sz="0" w:space="0" w:color="auto"/>
      </w:divBdr>
    </w:div>
    <w:div w:id="801194887">
      <w:marLeft w:val="640"/>
      <w:marRight w:val="0"/>
      <w:marTop w:val="0"/>
      <w:marBottom w:val="0"/>
      <w:divBdr>
        <w:top w:val="none" w:sz="0" w:space="0" w:color="auto"/>
        <w:left w:val="none" w:sz="0" w:space="0" w:color="auto"/>
        <w:bottom w:val="none" w:sz="0" w:space="0" w:color="auto"/>
        <w:right w:val="none" w:sz="0" w:space="0" w:color="auto"/>
      </w:divBdr>
    </w:div>
    <w:div w:id="801338692">
      <w:marLeft w:val="640"/>
      <w:marRight w:val="0"/>
      <w:marTop w:val="0"/>
      <w:marBottom w:val="0"/>
      <w:divBdr>
        <w:top w:val="none" w:sz="0" w:space="0" w:color="auto"/>
        <w:left w:val="none" w:sz="0" w:space="0" w:color="auto"/>
        <w:bottom w:val="none" w:sz="0" w:space="0" w:color="auto"/>
        <w:right w:val="none" w:sz="0" w:space="0" w:color="auto"/>
      </w:divBdr>
    </w:div>
    <w:div w:id="801338784">
      <w:marLeft w:val="640"/>
      <w:marRight w:val="0"/>
      <w:marTop w:val="0"/>
      <w:marBottom w:val="0"/>
      <w:divBdr>
        <w:top w:val="none" w:sz="0" w:space="0" w:color="auto"/>
        <w:left w:val="none" w:sz="0" w:space="0" w:color="auto"/>
        <w:bottom w:val="none" w:sz="0" w:space="0" w:color="auto"/>
        <w:right w:val="none" w:sz="0" w:space="0" w:color="auto"/>
      </w:divBdr>
    </w:div>
    <w:div w:id="801463765">
      <w:marLeft w:val="640"/>
      <w:marRight w:val="0"/>
      <w:marTop w:val="0"/>
      <w:marBottom w:val="0"/>
      <w:divBdr>
        <w:top w:val="none" w:sz="0" w:space="0" w:color="auto"/>
        <w:left w:val="none" w:sz="0" w:space="0" w:color="auto"/>
        <w:bottom w:val="none" w:sz="0" w:space="0" w:color="auto"/>
        <w:right w:val="none" w:sz="0" w:space="0" w:color="auto"/>
      </w:divBdr>
    </w:div>
    <w:div w:id="801506063">
      <w:marLeft w:val="640"/>
      <w:marRight w:val="0"/>
      <w:marTop w:val="0"/>
      <w:marBottom w:val="0"/>
      <w:divBdr>
        <w:top w:val="none" w:sz="0" w:space="0" w:color="auto"/>
        <w:left w:val="none" w:sz="0" w:space="0" w:color="auto"/>
        <w:bottom w:val="none" w:sz="0" w:space="0" w:color="auto"/>
        <w:right w:val="none" w:sz="0" w:space="0" w:color="auto"/>
      </w:divBdr>
    </w:div>
    <w:div w:id="801536757">
      <w:marLeft w:val="640"/>
      <w:marRight w:val="0"/>
      <w:marTop w:val="0"/>
      <w:marBottom w:val="0"/>
      <w:divBdr>
        <w:top w:val="none" w:sz="0" w:space="0" w:color="auto"/>
        <w:left w:val="none" w:sz="0" w:space="0" w:color="auto"/>
        <w:bottom w:val="none" w:sz="0" w:space="0" w:color="auto"/>
        <w:right w:val="none" w:sz="0" w:space="0" w:color="auto"/>
      </w:divBdr>
    </w:div>
    <w:div w:id="801575267">
      <w:marLeft w:val="640"/>
      <w:marRight w:val="0"/>
      <w:marTop w:val="0"/>
      <w:marBottom w:val="0"/>
      <w:divBdr>
        <w:top w:val="none" w:sz="0" w:space="0" w:color="auto"/>
        <w:left w:val="none" w:sz="0" w:space="0" w:color="auto"/>
        <w:bottom w:val="none" w:sz="0" w:space="0" w:color="auto"/>
        <w:right w:val="none" w:sz="0" w:space="0" w:color="auto"/>
      </w:divBdr>
    </w:div>
    <w:div w:id="801579929">
      <w:marLeft w:val="640"/>
      <w:marRight w:val="0"/>
      <w:marTop w:val="0"/>
      <w:marBottom w:val="0"/>
      <w:divBdr>
        <w:top w:val="none" w:sz="0" w:space="0" w:color="auto"/>
        <w:left w:val="none" w:sz="0" w:space="0" w:color="auto"/>
        <w:bottom w:val="none" w:sz="0" w:space="0" w:color="auto"/>
        <w:right w:val="none" w:sz="0" w:space="0" w:color="auto"/>
      </w:divBdr>
    </w:div>
    <w:div w:id="801580600">
      <w:marLeft w:val="640"/>
      <w:marRight w:val="0"/>
      <w:marTop w:val="0"/>
      <w:marBottom w:val="0"/>
      <w:divBdr>
        <w:top w:val="none" w:sz="0" w:space="0" w:color="auto"/>
        <w:left w:val="none" w:sz="0" w:space="0" w:color="auto"/>
        <w:bottom w:val="none" w:sz="0" w:space="0" w:color="auto"/>
        <w:right w:val="none" w:sz="0" w:space="0" w:color="auto"/>
      </w:divBdr>
    </w:div>
    <w:div w:id="801652916">
      <w:marLeft w:val="640"/>
      <w:marRight w:val="0"/>
      <w:marTop w:val="0"/>
      <w:marBottom w:val="0"/>
      <w:divBdr>
        <w:top w:val="none" w:sz="0" w:space="0" w:color="auto"/>
        <w:left w:val="none" w:sz="0" w:space="0" w:color="auto"/>
        <w:bottom w:val="none" w:sz="0" w:space="0" w:color="auto"/>
        <w:right w:val="none" w:sz="0" w:space="0" w:color="auto"/>
      </w:divBdr>
    </w:div>
    <w:div w:id="801656028">
      <w:marLeft w:val="640"/>
      <w:marRight w:val="0"/>
      <w:marTop w:val="0"/>
      <w:marBottom w:val="0"/>
      <w:divBdr>
        <w:top w:val="none" w:sz="0" w:space="0" w:color="auto"/>
        <w:left w:val="none" w:sz="0" w:space="0" w:color="auto"/>
        <w:bottom w:val="none" w:sz="0" w:space="0" w:color="auto"/>
        <w:right w:val="none" w:sz="0" w:space="0" w:color="auto"/>
      </w:divBdr>
    </w:div>
    <w:div w:id="801656314">
      <w:marLeft w:val="640"/>
      <w:marRight w:val="0"/>
      <w:marTop w:val="0"/>
      <w:marBottom w:val="0"/>
      <w:divBdr>
        <w:top w:val="none" w:sz="0" w:space="0" w:color="auto"/>
        <w:left w:val="none" w:sz="0" w:space="0" w:color="auto"/>
        <w:bottom w:val="none" w:sz="0" w:space="0" w:color="auto"/>
        <w:right w:val="none" w:sz="0" w:space="0" w:color="auto"/>
      </w:divBdr>
    </w:div>
    <w:div w:id="801731859">
      <w:marLeft w:val="640"/>
      <w:marRight w:val="0"/>
      <w:marTop w:val="0"/>
      <w:marBottom w:val="0"/>
      <w:divBdr>
        <w:top w:val="none" w:sz="0" w:space="0" w:color="auto"/>
        <w:left w:val="none" w:sz="0" w:space="0" w:color="auto"/>
        <w:bottom w:val="none" w:sz="0" w:space="0" w:color="auto"/>
        <w:right w:val="none" w:sz="0" w:space="0" w:color="auto"/>
      </w:divBdr>
    </w:div>
    <w:div w:id="801774656">
      <w:marLeft w:val="640"/>
      <w:marRight w:val="0"/>
      <w:marTop w:val="0"/>
      <w:marBottom w:val="0"/>
      <w:divBdr>
        <w:top w:val="none" w:sz="0" w:space="0" w:color="auto"/>
        <w:left w:val="none" w:sz="0" w:space="0" w:color="auto"/>
        <w:bottom w:val="none" w:sz="0" w:space="0" w:color="auto"/>
        <w:right w:val="none" w:sz="0" w:space="0" w:color="auto"/>
      </w:divBdr>
    </w:div>
    <w:div w:id="801775941">
      <w:marLeft w:val="640"/>
      <w:marRight w:val="0"/>
      <w:marTop w:val="0"/>
      <w:marBottom w:val="0"/>
      <w:divBdr>
        <w:top w:val="none" w:sz="0" w:space="0" w:color="auto"/>
        <w:left w:val="none" w:sz="0" w:space="0" w:color="auto"/>
        <w:bottom w:val="none" w:sz="0" w:space="0" w:color="auto"/>
        <w:right w:val="none" w:sz="0" w:space="0" w:color="auto"/>
      </w:divBdr>
    </w:div>
    <w:div w:id="801924900">
      <w:marLeft w:val="640"/>
      <w:marRight w:val="0"/>
      <w:marTop w:val="0"/>
      <w:marBottom w:val="0"/>
      <w:divBdr>
        <w:top w:val="none" w:sz="0" w:space="0" w:color="auto"/>
        <w:left w:val="none" w:sz="0" w:space="0" w:color="auto"/>
        <w:bottom w:val="none" w:sz="0" w:space="0" w:color="auto"/>
        <w:right w:val="none" w:sz="0" w:space="0" w:color="auto"/>
      </w:divBdr>
    </w:div>
    <w:div w:id="802118706">
      <w:marLeft w:val="640"/>
      <w:marRight w:val="0"/>
      <w:marTop w:val="0"/>
      <w:marBottom w:val="0"/>
      <w:divBdr>
        <w:top w:val="none" w:sz="0" w:space="0" w:color="auto"/>
        <w:left w:val="none" w:sz="0" w:space="0" w:color="auto"/>
        <w:bottom w:val="none" w:sz="0" w:space="0" w:color="auto"/>
        <w:right w:val="none" w:sz="0" w:space="0" w:color="auto"/>
      </w:divBdr>
    </w:div>
    <w:div w:id="802164206">
      <w:marLeft w:val="640"/>
      <w:marRight w:val="0"/>
      <w:marTop w:val="0"/>
      <w:marBottom w:val="0"/>
      <w:divBdr>
        <w:top w:val="none" w:sz="0" w:space="0" w:color="auto"/>
        <w:left w:val="none" w:sz="0" w:space="0" w:color="auto"/>
        <w:bottom w:val="none" w:sz="0" w:space="0" w:color="auto"/>
        <w:right w:val="none" w:sz="0" w:space="0" w:color="auto"/>
      </w:divBdr>
    </w:div>
    <w:div w:id="802238358">
      <w:marLeft w:val="640"/>
      <w:marRight w:val="0"/>
      <w:marTop w:val="0"/>
      <w:marBottom w:val="0"/>
      <w:divBdr>
        <w:top w:val="none" w:sz="0" w:space="0" w:color="auto"/>
        <w:left w:val="none" w:sz="0" w:space="0" w:color="auto"/>
        <w:bottom w:val="none" w:sz="0" w:space="0" w:color="auto"/>
        <w:right w:val="none" w:sz="0" w:space="0" w:color="auto"/>
      </w:divBdr>
    </w:div>
    <w:div w:id="802427345">
      <w:marLeft w:val="640"/>
      <w:marRight w:val="0"/>
      <w:marTop w:val="0"/>
      <w:marBottom w:val="0"/>
      <w:divBdr>
        <w:top w:val="none" w:sz="0" w:space="0" w:color="auto"/>
        <w:left w:val="none" w:sz="0" w:space="0" w:color="auto"/>
        <w:bottom w:val="none" w:sz="0" w:space="0" w:color="auto"/>
        <w:right w:val="none" w:sz="0" w:space="0" w:color="auto"/>
      </w:divBdr>
    </w:div>
    <w:div w:id="802428157">
      <w:marLeft w:val="640"/>
      <w:marRight w:val="0"/>
      <w:marTop w:val="0"/>
      <w:marBottom w:val="0"/>
      <w:divBdr>
        <w:top w:val="none" w:sz="0" w:space="0" w:color="auto"/>
        <w:left w:val="none" w:sz="0" w:space="0" w:color="auto"/>
        <w:bottom w:val="none" w:sz="0" w:space="0" w:color="auto"/>
        <w:right w:val="none" w:sz="0" w:space="0" w:color="auto"/>
      </w:divBdr>
    </w:div>
    <w:div w:id="802429728">
      <w:marLeft w:val="640"/>
      <w:marRight w:val="0"/>
      <w:marTop w:val="0"/>
      <w:marBottom w:val="0"/>
      <w:divBdr>
        <w:top w:val="none" w:sz="0" w:space="0" w:color="auto"/>
        <w:left w:val="none" w:sz="0" w:space="0" w:color="auto"/>
        <w:bottom w:val="none" w:sz="0" w:space="0" w:color="auto"/>
        <w:right w:val="none" w:sz="0" w:space="0" w:color="auto"/>
      </w:divBdr>
    </w:div>
    <w:div w:id="802502255">
      <w:marLeft w:val="640"/>
      <w:marRight w:val="0"/>
      <w:marTop w:val="0"/>
      <w:marBottom w:val="0"/>
      <w:divBdr>
        <w:top w:val="none" w:sz="0" w:space="0" w:color="auto"/>
        <w:left w:val="none" w:sz="0" w:space="0" w:color="auto"/>
        <w:bottom w:val="none" w:sz="0" w:space="0" w:color="auto"/>
        <w:right w:val="none" w:sz="0" w:space="0" w:color="auto"/>
      </w:divBdr>
    </w:div>
    <w:div w:id="802697548">
      <w:marLeft w:val="640"/>
      <w:marRight w:val="0"/>
      <w:marTop w:val="0"/>
      <w:marBottom w:val="0"/>
      <w:divBdr>
        <w:top w:val="none" w:sz="0" w:space="0" w:color="auto"/>
        <w:left w:val="none" w:sz="0" w:space="0" w:color="auto"/>
        <w:bottom w:val="none" w:sz="0" w:space="0" w:color="auto"/>
        <w:right w:val="none" w:sz="0" w:space="0" w:color="auto"/>
      </w:divBdr>
    </w:div>
    <w:div w:id="802699692">
      <w:marLeft w:val="640"/>
      <w:marRight w:val="0"/>
      <w:marTop w:val="0"/>
      <w:marBottom w:val="0"/>
      <w:divBdr>
        <w:top w:val="none" w:sz="0" w:space="0" w:color="auto"/>
        <w:left w:val="none" w:sz="0" w:space="0" w:color="auto"/>
        <w:bottom w:val="none" w:sz="0" w:space="0" w:color="auto"/>
        <w:right w:val="none" w:sz="0" w:space="0" w:color="auto"/>
      </w:divBdr>
    </w:div>
    <w:div w:id="802767516">
      <w:marLeft w:val="640"/>
      <w:marRight w:val="0"/>
      <w:marTop w:val="0"/>
      <w:marBottom w:val="0"/>
      <w:divBdr>
        <w:top w:val="none" w:sz="0" w:space="0" w:color="auto"/>
        <w:left w:val="none" w:sz="0" w:space="0" w:color="auto"/>
        <w:bottom w:val="none" w:sz="0" w:space="0" w:color="auto"/>
        <w:right w:val="none" w:sz="0" w:space="0" w:color="auto"/>
      </w:divBdr>
    </w:div>
    <w:div w:id="802845446">
      <w:marLeft w:val="640"/>
      <w:marRight w:val="0"/>
      <w:marTop w:val="0"/>
      <w:marBottom w:val="0"/>
      <w:divBdr>
        <w:top w:val="none" w:sz="0" w:space="0" w:color="auto"/>
        <w:left w:val="none" w:sz="0" w:space="0" w:color="auto"/>
        <w:bottom w:val="none" w:sz="0" w:space="0" w:color="auto"/>
        <w:right w:val="none" w:sz="0" w:space="0" w:color="auto"/>
      </w:divBdr>
    </w:div>
    <w:div w:id="802961841">
      <w:marLeft w:val="640"/>
      <w:marRight w:val="0"/>
      <w:marTop w:val="0"/>
      <w:marBottom w:val="0"/>
      <w:divBdr>
        <w:top w:val="none" w:sz="0" w:space="0" w:color="auto"/>
        <w:left w:val="none" w:sz="0" w:space="0" w:color="auto"/>
        <w:bottom w:val="none" w:sz="0" w:space="0" w:color="auto"/>
        <w:right w:val="none" w:sz="0" w:space="0" w:color="auto"/>
      </w:divBdr>
    </w:div>
    <w:div w:id="802963955">
      <w:marLeft w:val="640"/>
      <w:marRight w:val="0"/>
      <w:marTop w:val="0"/>
      <w:marBottom w:val="0"/>
      <w:divBdr>
        <w:top w:val="none" w:sz="0" w:space="0" w:color="auto"/>
        <w:left w:val="none" w:sz="0" w:space="0" w:color="auto"/>
        <w:bottom w:val="none" w:sz="0" w:space="0" w:color="auto"/>
        <w:right w:val="none" w:sz="0" w:space="0" w:color="auto"/>
      </w:divBdr>
    </w:div>
    <w:div w:id="802965387">
      <w:marLeft w:val="640"/>
      <w:marRight w:val="0"/>
      <w:marTop w:val="0"/>
      <w:marBottom w:val="0"/>
      <w:divBdr>
        <w:top w:val="none" w:sz="0" w:space="0" w:color="auto"/>
        <w:left w:val="none" w:sz="0" w:space="0" w:color="auto"/>
        <w:bottom w:val="none" w:sz="0" w:space="0" w:color="auto"/>
        <w:right w:val="none" w:sz="0" w:space="0" w:color="auto"/>
      </w:divBdr>
    </w:div>
    <w:div w:id="803038934">
      <w:marLeft w:val="640"/>
      <w:marRight w:val="0"/>
      <w:marTop w:val="0"/>
      <w:marBottom w:val="0"/>
      <w:divBdr>
        <w:top w:val="none" w:sz="0" w:space="0" w:color="auto"/>
        <w:left w:val="none" w:sz="0" w:space="0" w:color="auto"/>
        <w:bottom w:val="none" w:sz="0" w:space="0" w:color="auto"/>
        <w:right w:val="none" w:sz="0" w:space="0" w:color="auto"/>
      </w:divBdr>
    </w:div>
    <w:div w:id="803041437">
      <w:marLeft w:val="640"/>
      <w:marRight w:val="0"/>
      <w:marTop w:val="0"/>
      <w:marBottom w:val="0"/>
      <w:divBdr>
        <w:top w:val="none" w:sz="0" w:space="0" w:color="auto"/>
        <w:left w:val="none" w:sz="0" w:space="0" w:color="auto"/>
        <w:bottom w:val="none" w:sz="0" w:space="0" w:color="auto"/>
        <w:right w:val="none" w:sz="0" w:space="0" w:color="auto"/>
      </w:divBdr>
    </w:div>
    <w:div w:id="803042051">
      <w:marLeft w:val="640"/>
      <w:marRight w:val="0"/>
      <w:marTop w:val="0"/>
      <w:marBottom w:val="0"/>
      <w:divBdr>
        <w:top w:val="none" w:sz="0" w:space="0" w:color="auto"/>
        <w:left w:val="none" w:sz="0" w:space="0" w:color="auto"/>
        <w:bottom w:val="none" w:sz="0" w:space="0" w:color="auto"/>
        <w:right w:val="none" w:sz="0" w:space="0" w:color="auto"/>
      </w:divBdr>
    </w:div>
    <w:div w:id="803080979">
      <w:marLeft w:val="640"/>
      <w:marRight w:val="0"/>
      <w:marTop w:val="0"/>
      <w:marBottom w:val="0"/>
      <w:divBdr>
        <w:top w:val="none" w:sz="0" w:space="0" w:color="auto"/>
        <w:left w:val="none" w:sz="0" w:space="0" w:color="auto"/>
        <w:bottom w:val="none" w:sz="0" w:space="0" w:color="auto"/>
        <w:right w:val="none" w:sz="0" w:space="0" w:color="auto"/>
      </w:divBdr>
    </w:div>
    <w:div w:id="803082576">
      <w:marLeft w:val="640"/>
      <w:marRight w:val="0"/>
      <w:marTop w:val="0"/>
      <w:marBottom w:val="0"/>
      <w:divBdr>
        <w:top w:val="none" w:sz="0" w:space="0" w:color="auto"/>
        <w:left w:val="none" w:sz="0" w:space="0" w:color="auto"/>
        <w:bottom w:val="none" w:sz="0" w:space="0" w:color="auto"/>
        <w:right w:val="none" w:sz="0" w:space="0" w:color="auto"/>
      </w:divBdr>
    </w:div>
    <w:div w:id="803158751">
      <w:marLeft w:val="640"/>
      <w:marRight w:val="0"/>
      <w:marTop w:val="0"/>
      <w:marBottom w:val="0"/>
      <w:divBdr>
        <w:top w:val="none" w:sz="0" w:space="0" w:color="auto"/>
        <w:left w:val="none" w:sz="0" w:space="0" w:color="auto"/>
        <w:bottom w:val="none" w:sz="0" w:space="0" w:color="auto"/>
        <w:right w:val="none" w:sz="0" w:space="0" w:color="auto"/>
      </w:divBdr>
    </w:div>
    <w:div w:id="803160038">
      <w:marLeft w:val="640"/>
      <w:marRight w:val="0"/>
      <w:marTop w:val="0"/>
      <w:marBottom w:val="0"/>
      <w:divBdr>
        <w:top w:val="none" w:sz="0" w:space="0" w:color="auto"/>
        <w:left w:val="none" w:sz="0" w:space="0" w:color="auto"/>
        <w:bottom w:val="none" w:sz="0" w:space="0" w:color="auto"/>
        <w:right w:val="none" w:sz="0" w:space="0" w:color="auto"/>
      </w:divBdr>
    </w:div>
    <w:div w:id="803163559">
      <w:marLeft w:val="640"/>
      <w:marRight w:val="0"/>
      <w:marTop w:val="0"/>
      <w:marBottom w:val="0"/>
      <w:divBdr>
        <w:top w:val="none" w:sz="0" w:space="0" w:color="auto"/>
        <w:left w:val="none" w:sz="0" w:space="0" w:color="auto"/>
        <w:bottom w:val="none" w:sz="0" w:space="0" w:color="auto"/>
        <w:right w:val="none" w:sz="0" w:space="0" w:color="auto"/>
      </w:divBdr>
    </w:div>
    <w:div w:id="803276320">
      <w:marLeft w:val="640"/>
      <w:marRight w:val="0"/>
      <w:marTop w:val="0"/>
      <w:marBottom w:val="0"/>
      <w:divBdr>
        <w:top w:val="none" w:sz="0" w:space="0" w:color="auto"/>
        <w:left w:val="none" w:sz="0" w:space="0" w:color="auto"/>
        <w:bottom w:val="none" w:sz="0" w:space="0" w:color="auto"/>
        <w:right w:val="none" w:sz="0" w:space="0" w:color="auto"/>
      </w:divBdr>
    </w:div>
    <w:div w:id="803472625">
      <w:marLeft w:val="640"/>
      <w:marRight w:val="0"/>
      <w:marTop w:val="0"/>
      <w:marBottom w:val="0"/>
      <w:divBdr>
        <w:top w:val="none" w:sz="0" w:space="0" w:color="auto"/>
        <w:left w:val="none" w:sz="0" w:space="0" w:color="auto"/>
        <w:bottom w:val="none" w:sz="0" w:space="0" w:color="auto"/>
        <w:right w:val="none" w:sz="0" w:space="0" w:color="auto"/>
      </w:divBdr>
    </w:div>
    <w:div w:id="803498707">
      <w:marLeft w:val="640"/>
      <w:marRight w:val="0"/>
      <w:marTop w:val="0"/>
      <w:marBottom w:val="0"/>
      <w:divBdr>
        <w:top w:val="none" w:sz="0" w:space="0" w:color="auto"/>
        <w:left w:val="none" w:sz="0" w:space="0" w:color="auto"/>
        <w:bottom w:val="none" w:sz="0" w:space="0" w:color="auto"/>
        <w:right w:val="none" w:sz="0" w:space="0" w:color="auto"/>
      </w:divBdr>
    </w:div>
    <w:div w:id="803499629">
      <w:marLeft w:val="640"/>
      <w:marRight w:val="0"/>
      <w:marTop w:val="0"/>
      <w:marBottom w:val="0"/>
      <w:divBdr>
        <w:top w:val="none" w:sz="0" w:space="0" w:color="auto"/>
        <w:left w:val="none" w:sz="0" w:space="0" w:color="auto"/>
        <w:bottom w:val="none" w:sz="0" w:space="0" w:color="auto"/>
        <w:right w:val="none" w:sz="0" w:space="0" w:color="auto"/>
      </w:divBdr>
    </w:div>
    <w:div w:id="803694384">
      <w:marLeft w:val="640"/>
      <w:marRight w:val="0"/>
      <w:marTop w:val="0"/>
      <w:marBottom w:val="0"/>
      <w:divBdr>
        <w:top w:val="none" w:sz="0" w:space="0" w:color="auto"/>
        <w:left w:val="none" w:sz="0" w:space="0" w:color="auto"/>
        <w:bottom w:val="none" w:sz="0" w:space="0" w:color="auto"/>
        <w:right w:val="none" w:sz="0" w:space="0" w:color="auto"/>
      </w:divBdr>
    </w:div>
    <w:div w:id="803695625">
      <w:marLeft w:val="640"/>
      <w:marRight w:val="0"/>
      <w:marTop w:val="0"/>
      <w:marBottom w:val="0"/>
      <w:divBdr>
        <w:top w:val="none" w:sz="0" w:space="0" w:color="auto"/>
        <w:left w:val="none" w:sz="0" w:space="0" w:color="auto"/>
        <w:bottom w:val="none" w:sz="0" w:space="0" w:color="auto"/>
        <w:right w:val="none" w:sz="0" w:space="0" w:color="auto"/>
      </w:divBdr>
    </w:div>
    <w:div w:id="803699122">
      <w:marLeft w:val="640"/>
      <w:marRight w:val="0"/>
      <w:marTop w:val="0"/>
      <w:marBottom w:val="0"/>
      <w:divBdr>
        <w:top w:val="none" w:sz="0" w:space="0" w:color="auto"/>
        <w:left w:val="none" w:sz="0" w:space="0" w:color="auto"/>
        <w:bottom w:val="none" w:sz="0" w:space="0" w:color="auto"/>
        <w:right w:val="none" w:sz="0" w:space="0" w:color="auto"/>
      </w:divBdr>
    </w:div>
    <w:div w:id="803815216">
      <w:marLeft w:val="640"/>
      <w:marRight w:val="0"/>
      <w:marTop w:val="0"/>
      <w:marBottom w:val="0"/>
      <w:divBdr>
        <w:top w:val="none" w:sz="0" w:space="0" w:color="auto"/>
        <w:left w:val="none" w:sz="0" w:space="0" w:color="auto"/>
        <w:bottom w:val="none" w:sz="0" w:space="0" w:color="auto"/>
        <w:right w:val="none" w:sz="0" w:space="0" w:color="auto"/>
      </w:divBdr>
    </w:div>
    <w:div w:id="803891307">
      <w:marLeft w:val="640"/>
      <w:marRight w:val="0"/>
      <w:marTop w:val="0"/>
      <w:marBottom w:val="0"/>
      <w:divBdr>
        <w:top w:val="none" w:sz="0" w:space="0" w:color="auto"/>
        <w:left w:val="none" w:sz="0" w:space="0" w:color="auto"/>
        <w:bottom w:val="none" w:sz="0" w:space="0" w:color="auto"/>
        <w:right w:val="none" w:sz="0" w:space="0" w:color="auto"/>
      </w:divBdr>
    </w:div>
    <w:div w:id="803891942">
      <w:marLeft w:val="640"/>
      <w:marRight w:val="0"/>
      <w:marTop w:val="0"/>
      <w:marBottom w:val="0"/>
      <w:divBdr>
        <w:top w:val="none" w:sz="0" w:space="0" w:color="auto"/>
        <w:left w:val="none" w:sz="0" w:space="0" w:color="auto"/>
        <w:bottom w:val="none" w:sz="0" w:space="0" w:color="auto"/>
        <w:right w:val="none" w:sz="0" w:space="0" w:color="auto"/>
      </w:divBdr>
    </w:div>
    <w:div w:id="803960662">
      <w:marLeft w:val="640"/>
      <w:marRight w:val="0"/>
      <w:marTop w:val="0"/>
      <w:marBottom w:val="0"/>
      <w:divBdr>
        <w:top w:val="none" w:sz="0" w:space="0" w:color="auto"/>
        <w:left w:val="none" w:sz="0" w:space="0" w:color="auto"/>
        <w:bottom w:val="none" w:sz="0" w:space="0" w:color="auto"/>
        <w:right w:val="none" w:sz="0" w:space="0" w:color="auto"/>
      </w:divBdr>
    </w:div>
    <w:div w:id="804006021">
      <w:marLeft w:val="640"/>
      <w:marRight w:val="0"/>
      <w:marTop w:val="0"/>
      <w:marBottom w:val="0"/>
      <w:divBdr>
        <w:top w:val="none" w:sz="0" w:space="0" w:color="auto"/>
        <w:left w:val="none" w:sz="0" w:space="0" w:color="auto"/>
        <w:bottom w:val="none" w:sz="0" w:space="0" w:color="auto"/>
        <w:right w:val="none" w:sz="0" w:space="0" w:color="auto"/>
      </w:divBdr>
    </w:div>
    <w:div w:id="804082710">
      <w:marLeft w:val="640"/>
      <w:marRight w:val="0"/>
      <w:marTop w:val="0"/>
      <w:marBottom w:val="0"/>
      <w:divBdr>
        <w:top w:val="none" w:sz="0" w:space="0" w:color="auto"/>
        <w:left w:val="none" w:sz="0" w:space="0" w:color="auto"/>
        <w:bottom w:val="none" w:sz="0" w:space="0" w:color="auto"/>
        <w:right w:val="none" w:sz="0" w:space="0" w:color="auto"/>
      </w:divBdr>
    </w:div>
    <w:div w:id="804153606">
      <w:marLeft w:val="640"/>
      <w:marRight w:val="0"/>
      <w:marTop w:val="0"/>
      <w:marBottom w:val="0"/>
      <w:divBdr>
        <w:top w:val="none" w:sz="0" w:space="0" w:color="auto"/>
        <w:left w:val="none" w:sz="0" w:space="0" w:color="auto"/>
        <w:bottom w:val="none" w:sz="0" w:space="0" w:color="auto"/>
        <w:right w:val="none" w:sz="0" w:space="0" w:color="auto"/>
      </w:divBdr>
    </w:div>
    <w:div w:id="804197750">
      <w:marLeft w:val="640"/>
      <w:marRight w:val="0"/>
      <w:marTop w:val="0"/>
      <w:marBottom w:val="0"/>
      <w:divBdr>
        <w:top w:val="none" w:sz="0" w:space="0" w:color="auto"/>
        <w:left w:val="none" w:sz="0" w:space="0" w:color="auto"/>
        <w:bottom w:val="none" w:sz="0" w:space="0" w:color="auto"/>
        <w:right w:val="none" w:sz="0" w:space="0" w:color="auto"/>
      </w:divBdr>
    </w:div>
    <w:div w:id="804205265">
      <w:marLeft w:val="640"/>
      <w:marRight w:val="0"/>
      <w:marTop w:val="0"/>
      <w:marBottom w:val="0"/>
      <w:divBdr>
        <w:top w:val="none" w:sz="0" w:space="0" w:color="auto"/>
        <w:left w:val="none" w:sz="0" w:space="0" w:color="auto"/>
        <w:bottom w:val="none" w:sz="0" w:space="0" w:color="auto"/>
        <w:right w:val="none" w:sz="0" w:space="0" w:color="auto"/>
      </w:divBdr>
    </w:div>
    <w:div w:id="804272963">
      <w:marLeft w:val="640"/>
      <w:marRight w:val="0"/>
      <w:marTop w:val="0"/>
      <w:marBottom w:val="0"/>
      <w:divBdr>
        <w:top w:val="none" w:sz="0" w:space="0" w:color="auto"/>
        <w:left w:val="none" w:sz="0" w:space="0" w:color="auto"/>
        <w:bottom w:val="none" w:sz="0" w:space="0" w:color="auto"/>
        <w:right w:val="none" w:sz="0" w:space="0" w:color="auto"/>
      </w:divBdr>
    </w:div>
    <w:div w:id="804348132">
      <w:marLeft w:val="640"/>
      <w:marRight w:val="0"/>
      <w:marTop w:val="0"/>
      <w:marBottom w:val="0"/>
      <w:divBdr>
        <w:top w:val="none" w:sz="0" w:space="0" w:color="auto"/>
        <w:left w:val="none" w:sz="0" w:space="0" w:color="auto"/>
        <w:bottom w:val="none" w:sz="0" w:space="0" w:color="auto"/>
        <w:right w:val="none" w:sz="0" w:space="0" w:color="auto"/>
      </w:divBdr>
    </w:div>
    <w:div w:id="804349844">
      <w:marLeft w:val="640"/>
      <w:marRight w:val="0"/>
      <w:marTop w:val="0"/>
      <w:marBottom w:val="0"/>
      <w:divBdr>
        <w:top w:val="none" w:sz="0" w:space="0" w:color="auto"/>
        <w:left w:val="none" w:sz="0" w:space="0" w:color="auto"/>
        <w:bottom w:val="none" w:sz="0" w:space="0" w:color="auto"/>
        <w:right w:val="none" w:sz="0" w:space="0" w:color="auto"/>
      </w:divBdr>
    </w:div>
    <w:div w:id="804391429">
      <w:marLeft w:val="640"/>
      <w:marRight w:val="0"/>
      <w:marTop w:val="0"/>
      <w:marBottom w:val="0"/>
      <w:divBdr>
        <w:top w:val="none" w:sz="0" w:space="0" w:color="auto"/>
        <w:left w:val="none" w:sz="0" w:space="0" w:color="auto"/>
        <w:bottom w:val="none" w:sz="0" w:space="0" w:color="auto"/>
        <w:right w:val="none" w:sz="0" w:space="0" w:color="auto"/>
      </w:divBdr>
    </w:div>
    <w:div w:id="804393264">
      <w:marLeft w:val="640"/>
      <w:marRight w:val="0"/>
      <w:marTop w:val="0"/>
      <w:marBottom w:val="0"/>
      <w:divBdr>
        <w:top w:val="none" w:sz="0" w:space="0" w:color="auto"/>
        <w:left w:val="none" w:sz="0" w:space="0" w:color="auto"/>
        <w:bottom w:val="none" w:sz="0" w:space="0" w:color="auto"/>
        <w:right w:val="none" w:sz="0" w:space="0" w:color="auto"/>
      </w:divBdr>
    </w:div>
    <w:div w:id="804396675">
      <w:marLeft w:val="640"/>
      <w:marRight w:val="0"/>
      <w:marTop w:val="0"/>
      <w:marBottom w:val="0"/>
      <w:divBdr>
        <w:top w:val="none" w:sz="0" w:space="0" w:color="auto"/>
        <w:left w:val="none" w:sz="0" w:space="0" w:color="auto"/>
        <w:bottom w:val="none" w:sz="0" w:space="0" w:color="auto"/>
        <w:right w:val="none" w:sz="0" w:space="0" w:color="auto"/>
      </w:divBdr>
    </w:div>
    <w:div w:id="804471863">
      <w:marLeft w:val="640"/>
      <w:marRight w:val="0"/>
      <w:marTop w:val="0"/>
      <w:marBottom w:val="0"/>
      <w:divBdr>
        <w:top w:val="none" w:sz="0" w:space="0" w:color="auto"/>
        <w:left w:val="none" w:sz="0" w:space="0" w:color="auto"/>
        <w:bottom w:val="none" w:sz="0" w:space="0" w:color="auto"/>
        <w:right w:val="none" w:sz="0" w:space="0" w:color="auto"/>
      </w:divBdr>
    </w:div>
    <w:div w:id="804472590">
      <w:marLeft w:val="640"/>
      <w:marRight w:val="0"/>
      <w:marTop w:val="0"/>
      <w:marBottom w:val="0"/>
      <w:divBdr>
        <w:top w:val="none" w:sz="0" w:space="0" w:color="auto"/>
        <w:left w:val="none" w:sz="0" w:space="0" w:color="auto"/>
        <w:bottom w:val="none" w:sz="0" w:space="0" w:color="auto"/>
        <w:right w:val="none" w:sz="0" w:space="0" w:color="auto"/>
      </w:divBdr>
    </w:div>
    <w:div w:id="804617912">
      <w:marLeft w:val="640"/>
      <w:marRight w:val="0"/>
      <w:marTop w:val="0"/>
      <w:marBottom w:val="0"/>
      <w:divBdr>
        <w:top w:val="none" w:sz="0" w:space="0" w:color="auto"/>
        <w:left w:val="none" w:sz="0" w:space="0" w:color="auto"/>
        <w:bottom w:val="none" w:sz="0" w:space="0" w:color="auto"/>
        <w:right w:val="none" w:sz="0" w:space="0" w:color="auto"/>
      </w:divBdr>
    </w:div>
    <w:div w:id="804661623">
      <w:marLeft w:val="640"/>
      <w:marRight w:val="0"/>
      <w:marTop w:val="0"/>
      <w:marBottom w:val="0"/>
      <w:divBdr>
        <w:top w:val="none" w:sz="0" w:space="0" w:color="auto"/>
        <w:left w:val="none" w:sz="0" w:space="0" w:color="auto"/>
        <w:bottom w:val="none" w:sz="0" w:space="0" w:color="auto"/>
        <w:right w:val="none" w:sz="0" w:space="0" w:color="auto"/>
      </w:divBdr>
    </w:div>
    <w:div w:id="804664147">
      <w:marLeft w:val="640"/>
      <w:marRight w:val="0"/>
      <w:marTop w:val="0"/>
      <w:marBottom w:val="0"/>
      <w:divBdr>
        <w:top w:val="none" w:sz="0" w:space="0" w:color="auto"/>
        <w:left w:val="none" w:sz="0" w:space="0" w:color="auto"/>
        <w:bottom w:val="none" w:sz="0" w:space="0" w:color="auto"/>
        <w:right w:val="none" w:sz="0" w:space="0" w:color="auto"/>
      </w:divBdr>
    </w:div>
    <w:div w:id="804739534">
      <w:marLeft w:val="640"/>
      <w:marRight w:val="0"/>
      <w:marTop w:val="0"/>
      <w:marBottom w:val="0"/>
      <w:divBdr>
        <w:top w:val="none" w:sz="0" w:space="0" w:color="auto"/>
        <w:left w:val="none" w:sz="0" w:space="0" w:color="auto"/>
        <w:bottom w:val="none" w:sz="0" w:space="0" w:color="auto"/>
        <w:right w:val="none" w:sz="0" w:space="0" w:color="auto"/>
      </w:divBdr>
    </w:div>
    <w:div w:id="804783950">
      <w:marLeft w:val="640"/>
      <w:marRight w:val="0"/>
      <w:marTop w:val="0"/>
      <w:marBottom w:val="0"/>
      <w:divBdr>
        <w:top w:val="none" w:sz="0" w:space="0" w:color="auto"/>
        <w:left w:val="none" w:sz="0" w:space="0" w:color="auto"/>
        <w:bottom w:val="none" w:sz="0" w:space="0" w:color="auto"/>
        <w:right w:val="none" w:sz="0" w:space="0" w:color="auto"/>
      </w:divBdr>
    </w:div>
    <w:div w:id="804859456">
      <w:marLeft w:val="640"/>
      <w:marRight w:val="0"/>
      <w:marTop w:val="0"/>
      <w:marBottom w:val="0"/>
      <w:divBdr>
        <w:top w:val="none" w:sz="0" w:space="0" w:color="auto"/>
        <w:left w:val="none" w:sz="0" w:space="0" w:color="auto"/>
        <w:bottom w:val="none" w:sz="0" w:space="0" w:color="auto"/>
        <w:right w:val="none" w:sz="0" w:space="0" w:color="auto"/>
      </w:divBdr>
    </w:div>
    <w:div w:id="804930958">
      <w:marLeft w:val="640"/>
      <w:marRight w:val="0"/>
      <w:marTop w:val="0"/>
      <w:marBottom w:val="0"/>
      <w:divBdr>
        <w:top w:val="none" w:sz="0" w:space="0" w:color="auto"/>
        <w:left w:val="none" w:sz="0" w:space="0" w:color="auto"/>
        <w:bottom w:val="none" w:sz="0" w:space="0" w:color="auto"/>
        <w:right w:val="none" w:sz="0" w:space="0" w:color="auto"/>
      </w:divBdr>
    </w:div>
    <w:div w:id="805010331">
      <w:marLeft w:val="640"/>
      <w:marRight w:val="0"/>
      <w:marTop w:val="0"/>
      <w:marBottom w:val="0"/>
      <w:divBdr>
        <w:top w:val="none" w:sz="0" w:space="0" w:color="auto"/>
        <w:left w:val="none" w:sz="0" w:space="0" w:color="auto"/>
        <w:bottom w:val="none" w:sz="0" w:space="0" w:color="auto"/>
        <w:right w:val="none" w:sz="0" w:space="0" w:color="auto"/>
      </w:divBdr>
    </w:div>
    <w:div w:id="805050755">
      <w:marLeft w:val="640"/>
      <w:marRight w:val="0"/>
      <w:marTop w:val="0"/>
      <w:marBottom w:val="0"/>
      <w:divBdr>
        <w:top w:val="none" w:sz="0" w:space="0" w:color="auto"/>
        <w:left w:val="none" w:sz="0" w:space="0" w:color="auto"/>
        <w:bottom w:val="none" w:sz="0" w:space="0" w:color="auto"/>
        <w:right w:val="none" w:sz="0" w:space="0" w:color="auto"/>
      </w:divBdr>
    </w:div>
    <w:div w:id="805241193">
      <w:marLeft w:val="640"/>
      <w:marRight w:val="0"/>
      <w:marTop w:val="0"/>
      <w:marBottom w:val="0"/>
      <w:divBdr>
        <w:top w:val="none" w:sz="0" w:space="0" w:color="auto"/>
        <w:left w:val="none" w:sz="0" w:space="0" w:color="auto"/>
        <w:bottom w:val="none" w:sz="0" w:space="0" w:color="auto"/>
        <w:right w:val="none" w:sz="0" w:space="0" w:color="auto"/>
      </w:divBdr>
    </w:div>
    <w:div w:id="805244493">
      <w:marLeft w:val="640"/>
      <w:marRight w:val="0"/>
      <w:marTop w:val="0"/>
      <w:marBottom w:val="0"/>
      <w:divBdr>
        <w:top w:val="none" w:sz="0" w:space="0" w:color="auto"/>
        <w:left w:val="none" w:sz="0" w:space="0" w:color="auto"/>
        <w:bottom w:val="none" w:sz="0" w:space="0" w:color="auto"/>
        <w:right w:val="none" w:sz="0" w:space="0" w:color="auto"/>
      </w:divBdr>
    </w:div>
    <w:div w:id="805319790">
      <w:marLeft w:val="640"/>
      <w:marRight w:val="0"/>
      <w:marTop w:val="0"/>
      <w:marBottom w:val="0"/>
      <w:divBdr>
        <w:top w:val="none" w:sz="0" w:space="0" w:color="auto"/>
        <w:left w:val="none" w:sz="0" w:space="0" w:color="auto"/>
        <w:bottom w:val="none" w:sz="0" w:space="0" w:color="auto"/>
        <w:right w:val="none" w:sz="0" w:space="0" w:color="auto"/>
      </w:divBdr>
    </w:div>
    <w:div w:id="805388656">
      <w:marLeft w:val="640"/>
      <w:marRight w:val="0"/>
      <w:marTop w:val="0"/>
      <w:marBottom w:val="0"/>
      <w:divBdr>
        <w:top w:val="none" w:sz="0" w:space="0" w:color="auto"/>
        <w:left w:val="none" w:sz="0" w:space="0" w:color="auto"/>
        <w:bottom w:val="none" w:sz="0" w:space="0" w:color="auto"/>
        <w:right w:val="none" w:sz="0" w:space="0" w:color="auto"/>
      </w:divBdr>
    </w:div>
    <w:div w:id="805390644">
      <w:marLeft w:val="640"/>
      <w:marRight w:val="0"/>
      <w:marTop w:val="0"/>
      <w:marBottom w:val="0"/>
      <w:divBdr>
        <w:top w:val="none" w:sz="0" w:space="0" w:color="auto"/>
        <w:left w:val="none" w:sz="0" w:space="0" w:color="auto"/>
        <w:bottom w:val="none" w:sz="0" w:space="0" w:color="auto"/>
        <w:right w:val="none" w:sz="0" w:space="0" w:color="auto"/>
      </w:divBdr>
    </w:div>
    <w:div w:id="805394972">
      <w:marLeft w:val="640"/>
      <w:marRight w:val="0"/>
      <w:marTop w:val="0"/>
      <w:marBottom w:val="0"/>
      <w:divBdr>
        <w:top w:val="none" w:sz="0" w:space="0" w:color="auto"/>
        <w:left w:val="none" w:sz="0" w:space="0" w:color="auto"/>
        <w:bottom w:val="none" w:sz="0" w:space="0" w:color="auto"/>
        <w:right w:val="none" w:sz="0" w:space="0" w:color="auto"/>
      </w:divBdr>
    </w:div>
    <w:div w:id="805395866">
      <w:marLeft w:val="640"/>
      <w:marRight w:val="0"/>
      <w:marTop w:val="0"/>
      <w:marBottom w:val="0"/>
      <w:divBdr>
        <w:top w:val="none" w:sz="0" w:space="0" w:color="auto"/>
        <w:left w:val="none" w:sz="0" w:space="0" w:color="auto"/>
        <w:bottom w:val="none" w:sz="0" w:space="0" w:color="auto"/>
        <w:right w:val="none" w:sz="0" w:space="0" w:color="auto"/>
      </w:divBdr>
    </w:div>
    <w:div w:id="805510716">
      <w:marLeft w:val="640"/>
      <w:marRight w:val="0"/>
      <w:marTop w:val="0"/>
      <w:marBottom w:val="0"/>
      <w:divBdr>
        <w:top w:val="none" w:sz="0" w:space="0" w:color="auto"/>
        <w:left w:val="none" w:sz="0" w:space="0" w:color="auto"/>
        <w:bottom w:val="none" w:sz="0" w:space="0" w:color="auto"/>
        <w:right w:val="none" w:sz="0" w:space="0" w:color="auto"/>
      </w:divBdr>
    </w:div>
    <w:div w:id="805511387">
      <w:marLeft w:val="640"/>
      <w:marRight w:val="0"/>
      <w:marTop w:val="0"/>
      <w:marBottom w:val="0"/>
      <w:divBdr>
        <w:top w:val="none" w:sz="0" w:space="0" w:color="auto"/>
        <w:left w:val="none" w:sz="0" w:space="0" w:color="auto"/>
        <w:bottom w:val="none" w:sz="0" w:space="0" w:color="auto"/>
        <w:right w:val="none" w:sz="0" w:space="0" w:color="auto"/>
      </w:divBdr>
    </w:div>
    <w:div w:id="805582347">
      <w:marLeft w:val="640"/>
      <w:marRight w:val="0"/>
      <w:marTop w:val="0"/>
      <w:marBottom w:val="0"/>
      <w:divBdr>
        <w:top w:val="none" w:sz="0" w:space="0" w:color="auto"/>
        <w:left w:val="none" w:sz="0" w:space="0" w:color="auto"/>
        <w:bottom w:val="none" w:sz="0" w:space="0" w:color="auto"/>
        <w:right w:val="none" w:sz="0" w:space="0" w:color="auto"/>
      </w:divBdr>
    </w:div>
    <w:div w:id="805583145">
      <w:marLeft w:val="640"/>
      <w:marRight w:val="0"/>
      <w:marTop w:val="0"/>
      <w:marBottom w:val="0"/>
      <w:divBdr>
        <w:top w:val="none" w:sz="0" w:space="0" w:color="auto"/>
        <w:left w:val="none" w:sz="0" w:space="0" w:color="auto"/>
        <w:bottom w:val="none" w:sz="0" w:space="0" w:color="auto"/>
        <w:right w:val="none" w:sz="0" w:space="0" w:color="auto"/>
      </w:divBdr>
    </w:div>
    <w:div w:id="805777890">
      <w:marLeft w:val="640"/>
      <w:marRight w:val="0"/>
      <w:marTop w:val="0"/>
      <w:marBottom w:val="0"/>
      <w:divBdr>
        <w:top w:val="none" w:sz="0" w:space="0" w:color="auto"/>
        <w:left w:val="none" w:sz="0" w:space="0" w:color="auto"/>
        <w:bottom w:val="none" w:sz="0" w:space="0" w:color="auto"/>
        <w:right w:val="none" w:sz="0" w:space="0" w:color="auto"/>
      </w:divBdr>
    </w:div>
    <w:div w:id="805857152">
      <w:marLeft w:val="640"/>
      <w:marRight w:val="0"/>
      <w:marTop w:val="0"/>
      <w:marBottom w:val="0"/>
      <w:divBdr>
        <w:top w:val="none" w:sz="0" w:space="0" w:color="auto"/>
        <w:left w:val="none" w:sz="0" w:space="0" w:color="auto"/>
        <w:bottom w:val="none" w:sz="0" w:space="0" w:color="auto"/>
        <w:right w:val="none" w:sz="0" w:space="0" w:color="auto"/>
      </w:divBdr>
    </w:div>
    <w:div w:id="805859329">
      <w:marLeft w:val="640"/>
      <w:marRight w:val="0"/>
      <w:marTop w:val="0"/>
      <w:marBottom w:val="0"/>
      <w:divBdr>
        <w:top w:val="none" w:sz="0" w:space="0" w:color="auto"/>
        <w:left w:val="none" w:sz="0" w:space="0" w:color="auto"/>
        <w:bottom w:val="none" w:sz="0" w:space="0" w:color="auto"/>
        <w:right w:val="none" w:sz="0" w:space="0" w:color="auto"/>
      </w:divBdr>
    </w:div>
    <w:div w:id="805897762">
      <w:marLeft w:val="640"/>
      <w:marRight w:val="0"/>
      <w:marTop w:val="0"/>
      <w:marBottom w:val="0"/>
      <w:divBdr>
        <w:top w:val="none" w:sz="0" w:space="0" w:color="auto"/>
        <w:left w:val="none" w:sz="0" w:space="0" w:color="auto"/>
        <w:bottom w:val="none" w:sz="0" w:space="0" w:color="auto"/>
        <w:right w:val="none" w:sz="0" w:space="0" w:color="auto"/>
      </w:divBdr>
    </w:div>
    <w:div w:id="805898668">
      <w:marLeft w:val="640"/>
      <w:marRight w:val="0"/>
      <w:marTop w:val="0"/>
      <w:marBottom w:val="0"/>
      <w:divBdr>
        <w:top w:val="none" w:sz="0" w:space="0" w:color="auto"/>
        <w:left w:val="none" w:sz="0" w:space="0" w:color="auto"/>
        <w:bottom w:val="none" w:sz="0" w:space="0" w:color="auto"/>
        <w:right w:val="none" w:sz="0" w:space="0" w:color="auto"/>
      </w:divBdr>
    </w:div>
    <w:div w:id="806094187">
      <w:marLeft w:val="640"/>
      <w:marRight w:val="0"/>
      <w:marTop w:val="0"/>
      <w:marBottom w:val="0"/>
      <w:divBdr>
        <w:top w:val="none" w:sz="0" w:space="0" w:color="auto"/>
        <w:left w:val="none" w:sz="0" w:space="0" w:color="auto"/>
        <w:bottom w:val="none" w:sz="0" w:space="0" w:color="auto"/>
        <w:right w:val="none" w:sz="0" w:space="0" w:color="auto"/>
      </w:divBdr>
    </w:div>
    <w:div w:id="806120139">
      <w:marLeft w:val="640"/>
      <w:marRight w:val="0"/>
      <w:marTop w:val="0"/>
      <w:marBottom w:val="0"/>
      <w:divBdr>
        <w:top w:val="none" w:sz="0" w:space="0" w:color="auto"/>
        <w:left w:val="none" w:sz="0" w:space="0" w:color="auto"/>
        <w:bottom w:val="none" w:sz="0" w:space="0" w:color="auto"/>
        <w:right w:val="none" w:sz="0" w:space="0" w:color="auto"/>
      </w:divBdr>
    </w:div>
    <w:div w:id="806314180">
      <w:marLeft w:val="640"/>
      <w:marRight w:val="0"/>
      <w:marTop w:val="0"/>
      <w:marBottom w:val="0"/>
      <w:divBdr>
        <w:top w:val="none" w:sz="0" w:space="0" w:color="auto"/>
        <w:left w:val="none" w:sz="0" w:space="0" w:color="auto"/>
        <w:bottom w:val="none" w:sz="0" w:space="0" w:color="auto"/>
        <w:right w:val="none" w:sz="0" w:space="0" w:color="auto"/>
      </w:divBdr>
    </w:div>
    <w:div w:id="806319236">
      <w:marLeft w:val="640"/>
      <w:marRight w:val="0"/>
      <w:marTop w:val="0"/>
      <w:marBottom w:val="0"/>
      <w:divBdr>
        <w:top w:val="none" w:sz="0" w:space="0" w:color="auto"/>
        <w:left w:val="none" w:sz="0" w:space="0" w:color="auto"/>
        <w:bottom w:val="none" w:sz="0" w:space="0" w:color="auto"/>
        <w:right w:val="none" w:sz="0" w:space="0" w:color="auto"/>
      </w:divBdr>
    </w:div>
    <w:div w:id="806320983">
      <w:marLeft w:val="640"/>
      <w:marRight w:val="0"/>
      <w:marTop w:val="0"/>
      <w:marBottom w:val="0"/>
      <w:divBdr>
        <w:top w:val="none" w:sz="0" w:space="0" w:color="auto"/>
        <w:left w:val="none" w:sz="0" w:space="0" w:color="auto"/>
        <w:bottom w:val="none" w:sz="0" w:space="0" w:color="auto"/>
        <w:right w:val="none" w:sz="0" w:space="0" w:color="auto"/>
      </w:divBdr>
    </w:div>
    <w:div w:id="806359601">
      <w:marLeft w:val="640"/>
      <w:marRight w:val="0"/>
      <w:marTop w:val="0"/>
      <w:marBottom w:val="0"/>
      <w:divBdr>
        <w:top w:val="none" w:sz="0" w:space="0" w:color="auto"/>
        <w:left w:val="none" w:sz="0" w:space="0" w:color="auto"/>
        <w:bottom w:val="none" w:sz="0" w:space="0" w:color="auto"/>
        <w:right w:val="none" w:sz="0" w:space="0" w:color="auto"/>
      </w:divBdr>
    </w:div>
    <w:div w:id="806509875">
      <w:marLeft w:val="640"/>
      <w:marRight w:val="0"/>
      <w:marTop w:val="0"/>
      <w:marBottom w:val="0"/>
      <w:divBdr>
        <w:top w:val="none" w:sz="0" w:space="0" w:color="auto"/>
        <w:left w:val="none" w:sz="0" w:space="0" w:color="auto"/>
        <w:bottom w:val="none" w:sz="0" w:space="0" w:color="auto"/>
        <w:right w:val="none" w:sz="0" w:space="0" w:color="auto"/>
      </w:divBdr>
    </w:div>
    <w:div w:id="806553578">
      <w:marLeft w:val="640"/>
      <w:marRight w:val="0"/>
      <w:marTop w:val="0"/>
      <w:marBottom w:val="0"/>
      <w:divBdr>
        <w:top w:val="none" w:sz="0" w:space="0" w:color="auto"/>
        <w:left w:val="none" w:sz="0" w:space="0" w:color="auto"/>
        <w:bottom w:val="none" w:sz="0" w:space="0" w:color="auto"/>
        <w:right w:val="none" w:sz="0" w:space="0" w:color="auto"/>
      </w:divBdr>
    </w:div>
    <w:div w:id="806554693">
      <w:marLeft w:val="640"/>
      <w:marRight w:val="0"/>
      <w:marTop w:val="0"/>
      <w:marBottom w:val="0"/>
      <w:divBdr>
        <w:top w:val="none" w:sz="0" w:space="0" w:color="auto"/>
        <w:left w:val="none" w:sz="0" w:space="0" w:color="auto"/>
        <w:bottom w:val="none" w:sz="0" w:space="0" w:color="auto"/>
        <w:right w:val="none" w:sz="0" w:space="0" w:color="auto"/>
      </w:divBdr>
    </w:div>
    <w:div w:id="806583577">
      <w:marLeft w:val="640"/>
      <w:marRight w:val="0"/>
      <w:marTop w:val="0"/>
      <w:marBottom w:val="0"/>
      <w:divBdr>
        <w:top w:val="none" w:sz="0" w:space="0" w:color="auto"/>
        <w:left w:val="none" w:sz="0" w:space="0" w:color="auto"/>
        <w:bottom w:val="none" w:sz="0" w:space="0" w:color="auto"/>
        <w:right w:val="none" w:sz="0" w:space="0" w:color="auto"/>
      </w:divBdr>
    </w:div>
    <w:div w:id="806625041">
      <w:marLeft w:val="640"/>
      <w:marRight w:val="0"/>
      <w:marTop w:val="0"/>
      <w:marBottom w:val="0"/>
      <w:divBdr>
        <w:top w:val="none" w:sz="0" w:space="0" w:color="auto"/>
        <w:left w:val="none" w:sz="0" w:space="0" w:color="auto"/>
        <w:bottom w:val="none" w:sz="0" w:space="0" w:color="auto"/>
        <w:right w:val="none" w:sz="0" w:space="0" w:color="auto"/>
      </w:divBdr>
    </w:div>
    <w:div w:id="806702083">
      <w:marLeft w:val="640"/>
      <w:marRight w:val="0"/>
      <w:marTop w:val="0"/>
      <w:marBottom w:val="0"/>
      <w:divBdr>
        <w:top w:val="none" w:sz="0" w:space="0" w:color="auto"/>
        <w:left w:val="none" w:sz="0" w:space="0" w:color="auto"/>
        <w:bottom w:val="none" w:sz="0" w:space="0" w:color="auto"/>
        <w:right w:val="none" w:sz="0" w:space="0" w:color="auto"/>
      </w:divBdr>
    </w:div>
    <w:div w:id="806702625">
      <w:marLeft w:val="640"/>
      <w:marRight w:val="0"/>
      <w:marTop w:val="0"/>
      <w:marBottom w:val="0"/>
      <w:divBdr>
        <w:top w:val="none" w:sz="0" w:space="0" w:color="auto"/>
        <w:left w:val="none" w:sz="0" w:space="0" w:color="auto"/>
        <w:bottom w:val="none" w:sz="0" w:space="0" w:color="auto"/>
        <w:right w:val="none" w:sz="0" w:space="0" w:color="auto"/>
      </w:divBdr>
    </w:div>
    <w:div w:id="806777538">
      <w:marLeft w:val="640"/>
      <w:marRight w:val="0"/>
      <w:marTop w:val="0"/>
      <w:marBottom w:val="0"/>
      <w:divBdr>
        <w:top w:val="none" w:sz="0" w:space="0" w:color="auto"/>
        <w:left w:val="none" w:sz="0" w:space="0" w:color="auto"/>
        <w:bottom w:val="none" w:sz="0" w:space="0" w:color="auto"/>
        <w:right w:val="none" w:sz="0" w:space="0" w:color="auto"/>
      </w:divBdr>
    </w:div>
    <w:div w:id="806777855">
      <w:marLeft w:val="640"/>
      <w:marRight w:val="0"/>
      <w:marTop w:val="0"/>
      <w:marBottom w:val="0"/>
      <w:divBdr>
        <w:top w:val="none" w:sz="0" w:space="0" w:color="auto"/>
        <w:left w:val="none" w:sz="0" w:space="0" w:color="auto"/>
        <w:bottom w:val="none" w:sz="0" w:space="0" w:color="auto"/>
        <w:right w:val="none" w:sz="0" w:space="0" w:color="auto"/>
      </w:divBdr>
    </w:div>
    <w:div w:id="806779538">
      <w:marLeft w:val="640"/>
      <w:marRight w:val="0"/>
      <w:marTop w:val="0"/>
      <w:marBottom w:val="0"/>
      <w:divBdr>
        <w:top w:val="none" w:sz="0" w:space="0" w:color="auto"/>
        <w:left w:val="none" w:sz="0" w:space="0" w:color="auto"/>
        <w:bottom w:val="none" w:sz="0" w:space="0" w:color="auto"/>
        <w:right w:val="none" w:sz="0" w:space="0" w:color="auto"/>
      </w:divBdr>
    </w:div>
    <w:div w:id="806900115">
      <w:marLeft w:val="640"/>
      <w:marRight w:val="0"/>
      <w:marTop w:val="0"/>
      <w:marBottom w:val="0"/>
      <w:divBdr>
        <w:top w:val="none" w:sz="0" w:space="0" w:color="auto"/>
        <w:left w:val="none" w:sz="0" w:space="0" w:color="auto"/>
        <w:bottom w:val="none" w:sz="0" w:space="0" w:color="auto"/>
        <w:right w:val="none" w:sz="0" w:space="0" w:color="auto"/>
      </w:divBdr>
    </w:div>
    <w:div w:id="806968170">
      <w:marLeft w:val="640"/>
      <w:marRight w:val="0"/>
      <w:marTop w:val="0"/>
      <w:marBottom w:val="0"/>
      <w:divBdr>
        <w:top w:val="none" w:sz="0" w:space="0" w:color="auto"/>
        <w:left w:val="none" w:sz="0" w:space="0" w:color="auto"/>
        <w:bottom w:val="none" w:sz="0" w:space="0" w:color="auto"/>
        <w:right w:val="none" w:sz="0" w:space="0" w:color="auto"/>
      </w:divBdr>
    </w:div>
    <w:div w:id="807011728">
      <w:marLeft w:val="640"/>
      <w:marRight w:val="0"/>
      <w:marTop w:val="0"/>
      <w:marBottom w:val="0"/>
      <w:divBdr>
        <w:top w:val="none" w:sz="0" w:space="0" w:color="auto"/>
        <w:left w:val="none" w:sz="0" w:space="0" w:color="auto"/>
        <w:bottom w:val="none" w:sz="0" w:space="0" w:color="auto"/>
        <w:right w:val="none" w:sz="0" w:space="0" w:color="auto"/>
      </w:divBdr>
    </w:div>
    <w:div w:id="807014336">
      <w:marLeft w:val="640"/>
      <w:marRight w:val="0"/>
      <w:marTop w:val="0"/>
      <w:marBottom w:val="0"/>
      <w:divBdr>
        <w:top w:val="none" w:sz="0" w:space="0" w:color="auto"/>
        <w:left w:val="none" w:sz="0" w:space="0" w:color="auto"/>
        <w:bottom w:val="none" w:sz="0" w:space="0" w:color="auto"/>
        <w:right w:val="none" w:sz="0" w:space="0" w:color="auto"/>
      </w:divBdr>
    </w:div>
    <w:div w:id="807085390">
      <w:marLeft w:val="640"/>
      <w:marRight w:val="0"/>
      <w:marTop w:val="0"/>
      <w:marBottom w:val="0"/>
      <w:divBdr>
        <w:top w:val="none" w:sz="0" w:space="0" w:color="auto"/>
        <w:left w:val="none" w:sz="0" w:space="0" w:color="auto"/>
        <w:bottom w:val="none" w:sz="0" w:space="0" w:color="auto"/>
        <w:right w:val="none" w:sz="0" w:space="0" w:color="auto"/>
      </w:divBdr>
    </w:div>
    <w:div w:id="807090141">
      <w:marLeft w:val="640"/>
      <w:marRight w:val="0"/>
      <w:marTop w:val="0"/>
      <w:marBottom w:val="0"/>
      <w:divBdr>
        <w:top w:val="none" w:sz="0" w:space="0" w:color="auto"/>
        <w:left w:val="none" w:sz="0" w:space="0" w:color="auto"/>
        <w:bottom w:val="none" w:sz="0" w:space="0" w:color="auto"/>
        <w:right w:val="none" w:sz="0" w:space="0" w:color="auto"/>
      </w:divBdr>
    </w:div>
    <w:div w:id="807092115">
      <w:marLeft w:val="640"/>
      <w:marRight w:val="0"/>
      <w:marTop w:val="0"/>
      <w:marBottom w:val="0"/>
      <w:divBdr>
        <w:top w:val="none" w:sz="0" w:space="0" w:color="auto"/>
        <w:left w:val="none" w:sz="0" w:space="0" w:color="auto"/>
        <w:bottom w:val="none" w:sz="0" w:space="0" w:color="auto"/>
        <w:right w:val="none" w:sz="0" w:space="0" w:color="auto"/>
      </w:divBdr>
    </w:div>
    <w:div w:id="807207738">
      <w:marLeft w:val="640"/>
      <w:marRight w:val="0"/>
      <w:marTop w:val="0"/>
      <w:marBottom w:val="0"/>
      <w:divBdr>
        <w:top w:val="none" w:sz="0" w:space="0" w:color="auto"/>
        <w:left w:val="none" w:sz="0" w:space="0" w:color="auto"/>
        <w:bottom w:val="none" w:sz="0" w:space="0" w:color="auto"/>
        <w:right w:val="none" w:sz="0" w:space="0" w:color="auto"/>
      </w:divBdr>
    </w:div>
    <w:div w:id="807209808">
      <w:marLeft w:val="640"/>
      <w:marRight w:val="0"/>
      <w:marTop w:val="0"/>
      <w:marBottom w:val="0"/>
      <w:divBdr>
        <w:top w:val="none" w:sz="0" w:space="0" w:color="auto"/>
        <w:left w:val="none" w:sz="0" w:space="0" w:color="auto"/>
        <w:bottom w:val="none" w:sz="0" w:space="0" w:color="auto"/>
        <w:right w:val="none" w:sz="0" w:space="0" w:color="auto"/>
      </w:divBdr>
    </w:div>
    <w:div w:id="807354939">
      <w:marLeft w:val="640"/>
      <w:marRight w:val="0"/>
      <w:marTop w:val="0"/>
      <w:marBottom w:val="0"/>
      <w:divBdr>
        <w:top w:val="none" w:sz="0" w:space="0" w:color="auto"/>
        <w:left w:val="none" w:sz="0" w:space="0" w:color="auto"/>
        <w:bottom w:val="none" w:sz="0" w:space="0" w:color="auto"/>
        <w:right w:val="none" w:sz="0" w:space="0" w:color="auto"/>
      </w:divBdr>
    </w:div>
    <w:div w:id="807403671">
      <w:marLeft w:val="640"/>
      <w:marRight w:val="0"/>
      <w:marTop w:val="0"/>
      <w:marBottom w:val="0"/>
      <w:divBdr>
        <w:top w:val="none" w:sz="0" w:space="0" w:color="auto"/>
        <w:left w:val="none" w:sz="0" w:space="0" w:color="auto"/>
        <w:bottom w:val="none" w:sz="0" w:space="0" w:color="auto"/>
        <w:right w:val="none" w:sz="0" w:space="0" w:color="auto"/>
      </w:divBdr>
    </w:div>
    <w:div w:id="807430591">
      <w:marLeft w:val="640"/>
      <w:marRight w:val="0"/>
      <w:marTop w:val="0"/>
      <w:marBottom w:val="0"/>
      <w:divBdr>
        <w:top w:val="none" w:sz="0" w:space="0" w:color="auto"/>
        <w:left w:val="none" w:sz="0" w:space="0" w:color="auto"/>
        <w:bottom w:val="none" w:sz="0" w:space="0" w:color="auto"/>
        <w:right w:val="none" w:sz="0" w:space="0" w:color="auto"/>
      </w:divBdr>
    </w:div>
    <w:div w:id="807547693">
      <w:marLeft w:val="640"/>
      <w:marRight w:val="0"/>
      <w:marTop w:val="0"/>
      <w:marBottom w:val="0"/>
      <w:divBdr>
        <w:top w:val="none" w:sz="0" w:space="0" w:color="auto"/>
        <w:left w:val="none" w:sz="0" w:space="0" w:color="auto"/>
        <w:bottom w:val="none" w:sz="0" w:space="0" w:color="auto"/>
        <w:right w:val="none" w:sz="0" w:space="0" w:color="auto"/>
      </w:divBdr>
    </w:div>
    <w:div w:id="807547809">
      <w:marLeft w:val="640"/>
      <w:marRight w:val="0"/>
      <w:marTop w:val="0"/>
      <w:marBottom w:val="0"/>
      <w:divBdr>
        <w:top w:val="none" w:sz="0" w:space="0" w:color="auto"/>
        <w:left w:val="none" w:sz="0" w:space="0" w:color="auto"/>
        <w:bottom w:val="none" w:sz="0" w:space="0" w:color="auto"/>
        <w:right w:val="none" w:sz="0" w:space="0" w:color="auto"/>
      </w:divBdr>
    </w:div>
    <w:div w:id="807549740">
      <w:marLeft w:val="640"/>
      <w:marRight w:val="0"/>
      <w:marTop w:val="0"/>
      <w:marBottom w:val="0"/>
      <w:divBdr>
        <w:top w:val="none" w:sz="0" w:space="0" w:color="auto"/>
        <w:left w:val="none" w:sz="0" w:space="0" w:color="auto"/>
        <w:bottom w:val="none" w:sz="0" w:space="0" w:color="auto"/>
        <w:right w:val="none" w:sz="0" w:space="0" w:color="auto"/>
      </w:divBdr>
    </w:div>
    <w:div w:id="807549868">
      <w:marLeft w:val="640"/>
      <w:marRight w:val="0"/>
      <w:marTop w:val="0"/>
      <w:marBottom w:val="0"/>
      <w:divBdr>
        <w:top w:val="none" w:sz="0" w:space="0" w:color="auto"/>
        <w:left w:val="none" w:sz="0" w:space="0" w:color="auto"/>
        <w:bottom w:val="none" w:sz="0" w:space="0" w:color="auto"/>
        <w:right w:val="none" w:sz="0" w:space="0" w:color="auto"/>
      </w:divBdr>
    </w:div>
    <w:div w:id="807627942">
      <w:marLeft w:val="640"/>
      <w:marRight w:val="0"/>
      <w:marTop w:val="0"/>
      <w:marBottom w:val="0"/>
      <w:divBdr>
        <w:top w:val="none" w:sz="0" w:space="0" w:color="auto"/>
        <w:left w:val="none" w:sz="0" w:space="0" w:color="auto"/>
        <w:bottom w:val="none" w:sz="0" w:space="0" w:color="auto"/>
        <w:right w:val="none" w:sz="0" w:space="0" w:color="auto"/>
      </w:divBdr>
    </w:div>
    <w:div w:id="807744978">
      <w:marLeft w:val="640"/>
      <w:marRight w:val="0"/>
      <w:marTop w:val="0"/>
      <w:marBottom w:val="0"/>
      <w:divBdr>
        <w:top w:val="none" w:sz="0" w:space="0" w:color="auto"/>
        <w:left w:val="none" w:sz="0" w:space="0" w:color="auto"/>
        <w:bottom w:val="none" w:sz="0" w:space="0" w:color="auto"/>
        <w:right w:val="none" w:sz="0" w:space="0" w:color="auto"/>
      </w:divBdr>
    </w:div>
    <w:div w:id="807745147">
      <w:marLeft w:val="640"/>
      <w:marRight w:val="0"/>
      <w:marTop w:val="0"/>
      <w:marBottom w:val="0"/>
      <w:divBdr>
        <w:top w:val="none" w:sz="0" w:space="0" w:color="auto"/>
        <w:left w:val="none" w:sz="0" w:space="0" w:color="auto"/>
        <w:bottom w:val="none" w:sz="0" w:space="0" w:color="auto"/>
        <w:right w:val="none" w:sz="0" w:space="0" w:color="auto"/>
      </w:divBdr>
    </w:div>
    <w:div w:id="807745611">
      <w:marLeft w:val="640"/>
      <w:marRight w:val="0"/>
      <w:marTop w:val="0"/>
      <w:marBottom w:val="0"/>
      <w:divBdr>
        <w:top w:val="none" w:sz="0" w:space="0" w:color="auto"/>
        <w:left w:val="none" w:sz="0" w:space="0" w:color="auto"/>
        <w:bottom w:val="none" w:sz="0" w:space="0" w:color="auto"/>
        <w:right w:val="none" w:sz="0" w:space="0" w:color="auto"/>
      </w:divBdr>
    </w:div>
    <w:div w:id="807816820">
      <w:marLeft w:val="640"/>
      <w:marRight w:val="0"/>
      <w:marTop w:val="0"/>
      <w:marBottom w:val="0"/>
      <w:divBdr>
        <w:top w:val="none" w:sz="0" w:space="0" w:color="auto"/>
        <w:left w:val="none" w:sz="0" w:space="0" w:color="auto"/>
        <w:bottom w:val="none" w:sz="0" w:space="0" w:color="auto"/>
        <w:right w:val="none" w:sz="0" w:space="0" w:color="auto"/>
      </w:divBdr>
    </w:div>
    <w:div w:id="807938495">
      <w:marLeft w:val="640"/>
      <w:marRight w:val="0"/>
      <w:marTop w:val="0"/>
      <w:marBottom w:val="0"/>
      <w:divBdr>
        <w:top w:val="none" w:sz="0" w:space="0" w:color="auto"/>
        <w:left w:val="none" w:sz="0" w:space="0" w:color="auto"/>
        <w:bottom w:val="none" w:sz="0" w:space="0" w:color="auto"/>
        <w:right w:val="none" w:sz="0" w:space="0" w:color="auto"/>
      </w:divBdr>
    </w:div>
    <w:div w:id="807942500">
      <w:marLeft w:val="640"/>
      <w:marRight w:val="0"/>
      <w:marTop w:val="0"/>
      <w:marBottom w:val="0"/>
      <w:divBdr>
        <w:top w:val="none" w:sz="0" w:space="0" w:color="auto"/>
        <w:left w:val="none" w:sz="0" w:space="0" w:color="auto"/>
        <w:bottom w:val="none" w:sz="0" w:space="0" w:color="auto"/>
        <w:right w:val="none" w:sz="0" w:space="0" w:color="auto"/>
      </w:divBdr>
    </w:div>
    <w:div w:id="808012541">
      <w:marLeft w:val="640"/>
      <w:marRight w:val="0"/>
      <w:marTop w:val="0"/>
      <w:marBottom w:val="0"/>
      <w:divBdr>
        <w:top w:val="none" w:sz="0" w:space="0" w:color="auto"/>
        <w:left w:val="none" w:sz="0" w:space="0" w:color="auto"/>
        <w:bottom w:val="none" w:sz="0" w:space="0" w:color="auto"/>
        <w:right w:val="none" w:sz="0" w:space="0" w:color="auto"/>
      </w:divBdr>
    </w:div>
    <w:div w:id="808017430">
      <w:marLeft w:val="640"/>
      <w:marRight w:val="0"/>
      <w:marTop w:val="0"/>
      <w:marBottom w:val="0"/>
      <w:divBdr>
        <w:top w:val="none" w:sz="0" w:space="0" w:color="auto"/>
        <w:left w:val="none" w:sz="0" w:space="0" w:color="auto"/>
        <w:bottom w:val="none" w:sz="0" w:space="0" w:color="auto"/>
        <w:right w:val="none" w:sz="0" w:space="0" w:color="auto"/>
      </w:divBdr>
    </w:div>
    <w:div w:id="808061669">
      <w:marLeft w:val="640"/>
      <w:marRight w:val="0"/>
      <w:marTop w:val="0"/>
      <w:marBottom w:val="0"/>
      <w:divBdr>
        <w:top w:val="none" w:sz="0" w:space="0" w:color="auto"/>
        <w:left w:val="none" w:sz="0" w:space="0" w:color="auto"/>
        <w:bottom w:val="none" w:sz="0" w:space="0" w:color="auto"/>
        <w:right w:val="none" w:sz="0" w:space="0" w:color="auto"/>
      </w:divBdr>
    </w:div>
    <w:div w:id="808085612">
      <w:marLeft w:val="640"/>
      <w:marRight w:val="0"/>
      <w:marTop w:val="0"/>
      <w:marBottom w:val="0"/>
      <w:divBdr>
        <w:top w:val="none" w:sz="0" w:space="0" w:color="auto"/>
        <w:left w:val="none" w:sz="0" w:space="0" w:color="auto"/>
        <w:bottom w:val="none" w:sz="0" w:space="0" w:color="auto"/>
        <w:right w:val="none" w:sz="0" w:space="0" w:color="auto"/>
      </w:divBdr>
    </w:div>
    <w:div w:id="808129971">
      <w:marLeft w:val="640"/>
      <w:marRight w:val="0"/>
      <w:marTop w:val="0"/>
      <w:marBottom w:val="0"/>
      <w:divBdr>
        <w:top w:val="none" w:sz="0" w:space="0" w:color="auto"/>
        <w:left w:val="none" w:sz="0" w:space="0" w:color="auto"/>
        <w:bottom w:val="none" w:sz="0" w:space="0" w:color="auto"/>
        <w:right w:val="none" w:sz="0" w:space="0" w:color="auto"/>
      </w:divBdr>
    </w:div>
    <w:div w:id="808279364">
      <w:marLeft w:val="640"/>
      <w:marRight w:val="0"/>
      <w:marTop w:val="0"/>
      <w:marBottom w:val="0"/>
      <w:divBdr>
        <w:top w:val="none" w:sz="0" w:space="0" w:color="auto"/>
        <w:left w:val="none" w:sz="0" w:space="0" w:color="auto"/>
        <w:bottom w:val="none" w:sz="0" w:space="0" w:color="auto"/>
        <w:right w:val="none" w:sz="0" w:space="0" w:color="auto"/>
      </w:divBdr>
    </w:div>
    <w:div w:id="808284023">
      <w:marLeft w:val="640"/>
      <w:marRight w:val="0"/>
      <w:marTop w:val="0"/>
      <w:marBottom w:val="0"/>
      <w:divBdr>
        <w:top w:val="none" w:sz="0" w:space="0" w:color="auto"/>
        <w:left w:val="none" w:sz="0" w:space="0" w:color="auto"/>
        <w:bottom w:val="none" w:sz="0" w:space="0" w:color="auto"/>
        <w:right w:val="none" w:sz="0" w:space="0" w:color="auto"/>
      </w:divBdr>
    </w:div>
    <w:div w:id="808397865">
      <w:marLeft w:val="640"/>
      <w:marRight w:val="0"/>
      <w:marTop w:val="0"/>
      <w:marBottom w:val="0"/>
      <w:divBdr>
        <w:top w:val="none" w:sz="0" w:space="0" w:color="auto"/>
        <w:left w:val="none" w:sz="0" w:space="0" w:color="auto"/>
        <w:bottom w:val="none" w:sz="0" w:space="0" w:color="auto"/>
        <w:right w:val="none" w:sz="0" w:space="0" w:color="auto"/>
      </w:divBdr>
    </w:div>
    <w:div w:id="808472958">
      <w:marLeft w:val="640"/>
      <w:marRight w:val="0"/>
      <w:marTop w:val="0"/>
      <w:marBottom w:val="0"/>
      <w:divBdr>
        <w:top w:val="none" w:sz="0" w:space="0" w:color="auto"/>
        <w:left w:val="none" w:sz="0" w:space="0" w:color="auto"/>
        <w:bottom w:val="none" w:sz="0" w:space="0" w:color="auto"/>
        <w:right w:val="none" w:sz="0" w:space="0" w:color="auto"/>
      </w:divBdr>
    </w:div>
    <w:div w:id="808478843">
      <w:marLeft w:val="640"/>
      <w:marRight w:val="0"/>
      <w:marTop w:val="0"/>
      <w:marBottom w:val="0"/>
      <w:divBdr>
        <w:top w:val="none" w:sz="0" w:space="0" w:color="auto"/>
        <w:left w:val="none" w:sz="0" w:space="0" w:color="auto"/>
        <w:bottom w:val="none" w:sz="0" w:space="0" w:color="auto"/>
        <w:right w:val="none" w:sz="0" w:space="0" w:color="auto"/>
      </w:divBdr>
    </w:div>
    <w:div w:id="808591310">
      <w:marLeft w:val="640"/>
      <w:marRight w:val="0"/>
      <w:marTop w:val="0"/>
      <w:marBottom w:val="0"/>
      <w:divBdr>
        <w:top w:val="none" w:sz="0" w:space="0" w:color="auto"/>
        <w:left w:val="none" w:sz="0" w:space="0" w:color="auto"/>
        <w:bottom w:val="none" w:sz="0" w:space="0" w:color="auto"/>
        <w:right w:val="none" w:sz="0" w:space="0" w:color="auto"/>
      </w:divBdr>
    </w:div>
    <w:div w:id="808596836">
      <w:marLeft w:val="640"/>
      <w:marRight w:val="0"/>
      <w:marTop w:val="0"/>
      <w:marBottom w:val="0"/>
      <w:divBdr>
        <w:top w:val="none" w:sz="0" w:space="0" w:color="auto"/>
        <w:left w:val="none" w:sz="0" w:space="0" w:color="auto"/>
        <w:bottom w:val="none" w:sz="0" w:space="0" w:color="auto"/>
        <w:right w:val="none" w:sz="0" w:space="0" w:color="auto"/>
      </w:divBdr>
    </w:div>
    <w:div w:id="808598300">
      <w:marLeft w:val="640"/>
      <w:marRight w:val="0"/>
      <w:marTop w:val="0"/>
      <w:marBottom w:val="0"/>
      <w:divBdr>
        <w:top w:val="none" w:sz="0" w:space="0" w:color="auto"/>
        <w:left w:val="none" w:sz="0" w:space="0" w:color="auto"/>
        <w:bottom w:val="none" w:sz="0" w:space="0" w:color="auto"/>
        <w:right w:val="none" w:sz="0" w:space="0" w:color="auto"/>
      </w:divBdr>
    </w:div>
    <w:div w:id="808668401">
      <w:marLeft w:val="640"/>
      <w:marRight w:val="0"/>
      <w:marTop w:val="0"/>
      <w:marBottom w:val="0"/>
      <w:divBdr>
        <w:top w:val="none" w:sz="0" w:space="0" w:color="auto"/>
        <w:left w:val="none" w:sz="0" w:space="0" w:color="auto"/>
        <w:bottom w:val="none" w:sz="0" w:space="0" w:color="auto"/>
        <w:right w:val="none" w:sz="0" w:space="0" w:color="auto"/>
      </w:divBdr>
    </w:div>
    <w:div w:id="808670870">
      <w:marLeft w:val="640"/>
      <w:marRight w:val="0"/>
      <w:marTop w:val="0"/>
      <w:marBottom w:val="0"/>
      <w:divBdr>
        <w:top w:val="none" w:sz="0" w:space="0" w:color="auto"/>
        <w:left w:val="none" w:sz="0" w:space="0" w:color="auto"/>
        <w:bottom w:val="none" w:sz="0" w:space="0" w:color="auto"/>
        <w:right w:val="none" w:sz="0" w:space="0" w:color="auto"/>
      </w:divBdr>
    </w:div>
    <w:div w:id="808672852">
      <w:marLeft w:val="640"/>
      <w:marRight w:val="0"/>
      <w:marTop w:val="0"/>
      <w:marBottom w:val="0"/>
      <w:divBdr>
        <w:top w:val="none" w:sz="0" w:space="0" w:color="auto"/>
        <w:left w:val="none" w:sz="0" w:space="0" w:color="auto"/>
        <w:bottom w:val="none" w:sz="0" w:space="0" w:color="auto"/>
        <w:right w:val="none" w:sz="0" w:space="0" w:color="auto"/>
      </w:divBdr>
    </w:div>
    <w:div w:id="808741627">
      <w:marLeft w:val="640"/>
      <w:marRight w:val="0"/>
      <w:marTop w:val="0"/>
      <w:marBottom w:val="0"/>
      <w:divBdr>
        <w:top w:val="none" w:sz="0" w:space="0" w:color="auto"/>
        <w:left w:val="none" w:sz="0" w:space="0" w:color="auto"/>
        <w:bottom w:val="none" w:sz="0" w:space="0" w:color="auto"/>
        <w:right w:val="none" w:sz="0" w:space="0" w:color="auto"/>
      </w:divBdr>
    </w:div>
    <w:div w:id="808858471">
      <w:marLeft w:val="640"/>
      <w:marRight w:val="0"/>
      <w:marTop w:val="0"/>
      <w:marBottom w:val="0"/>
      <w:divBdr>
        <w:top w:val="none" w:sz="0" w:space="0" w:color="auto"/>
        <w:left w:val="none" w:sz="0" w:space="0" w:color="auto"/>
        <w:bottom w:val="none" w:sz="0" w:space="0" w:color="auto"/>
        <w:right w:val="none" w:sz="0" w:space="0" w:color="auto"/>
      </w:divBdr>
    </w:div>
    <w:div w:id="808862080">
      <w:marLeft w:val="640"/>
      <w:marRight w:val="0"/>
      <w:marTop w:val="0"/>
      <w:marBottom w:val="0"/>
      <w:divBdr>
        <w:top w:val="none" w:sz="0" w:space="0" w:color="auto"/>
        <w:left w:val="none" w:sz="0" w:space="0" w:color="auto"/>
        <w:bottom w:val="none" w:sz="0" w:space="0" w:color="auto"/>
        <w:right w:val="none" w:sz="0" w:space="0" w:color="auto"/>
      </w:divBdr>
    </w:div>
    <w:div w:id="808938619">
      <w:marLeft w:val="640"/>
      <w:marRight w:val="0"/>
      <w:marTop w:val="0"/>
      <w:marBottom w:val="0"/>
      <w:divBdr>
        <w:top w:val="none" w:sz="0" w:space="0" w:color="auto"/>
        <w:left w:val="none" w:sz="0" w:space="0" w:color="auto"/>
        <w:bottom w:val="none" w:sz="0" w:space="0" w:color="auto"/>
        <w:right w:val="none" w:sz="0" w:space="0" w:color="auto"/>
      </w:divBdr>
    </w:div>
    <w:div w:id="808940952">
      <w:marLeft w:val="640"/>
      <w:marRight w:val="0"/>
      <w:marTop w:val="0"/>
      <w:marBottom w:val="0"/>
      <w:divBdr>
        <w:top w:val="none" w:sz="0" w:space="0" w:color="auto"/>
        <w:left w:val="none" w:sz="0" w:space="0" w:color="auto"/>
        <w:bottom w:val="none" w:sz="0" w:space="0" w:color="auto"/>
        <w:right w:val="none" w:sz="0" w:space="0" w:color="auto"/>
      </w:divBdr>
    </w:div>
    <w:div w:id="808980330">
      <w:marLeft w:val="640"/>
      <w:marRight w:val="0"/>
      <w:marTop w:val="0"/>
      <w:marBottom w:val="0"/>
      <w:divBdr>
        <w:top w:val="none" w:sz="0" w:space="0" w:color="auto"/>
        <w:left w:val="none" w:sz="0" w:space="0" w:color="auto"/>
        <w:bottom w:val="none" w:sz="0" w:space="0" w:color="auto"/>
        <w:right w:val="none" w:sz="0" w:space="0" w:color="auto"/>
      </w:divBdr>
    </w:div>
    <w:div w:id="808981401">
      <w:marLeft w:val="640"/>
      <w:marRight w:val="0"/>
      <w:marTop w:val="0"/>
      <w:marBottom w:val="0"/>
      <w:divBdr>
        <w:top w:val="none" w:sz="0" w:space="0" w:color="auto"/>
        <w:left w:val="none" w:sz="0" w:space="0" w:color="auto"/>
        <w:bottom w:val="none" w:sz="0" w:space="0" w:color="auto"/>
        <w:right w:val="none" w:sz="0" w:space="0" w:color="auto"/>
      </w:divBdr>
    </w:div>
    <w:div w:id="809051315">
      <w:marLeft w:val="640"/>
      <w:marRight w:val="0"/>
      <w:marTop w:val="0"/>
      <w:marBottom w:val="0"/>
      <w:divBdr>
        <w:top w:val="none" w:sz="0" w:space="0" w:color="auto"/>
        <w:left w:val="none" w:sz="0" w:space="0" w:color="auto"/>
        <w:bottom w:val="none" w:sz="0" w:space="0" w:color="auto"/>
        <w:right w:val="none" w:sz="0" w:space="0" w:color="auto"/>
      </w:divBdr>
    </w:div>
    <w:div w:id="809056779">
      <w:marLeft w:val="640"/>
      <w:marRight w:val="0"/>
      <w:marTop w:val="0"/>
      <w:marBottom w:val="0"/>
      <w:divBdr>
        <w:top w:val="none" w:sz="0" w:space="0" w:color="auto"/>
        <w:left w:val="none" w:sz="0" w:space="0" w:color="auto"/>
        <w:bottom w:val="none" w:sz="0" w:space="0" w:color="auto"/>
        <w:right w:val="none" w:sz="0" w:space="0" w:color="auto"/>
      </w:divBdr>
    </w:div>
    <w:div w:id="809060214">
      <w:marLeft w:val="640"/>
      <w:marRight w:val="0"/>
      <w:marTop w:val="0"/>
      <w:marBottom w:val="0"/>
      <w:divBdr>
        <w:top w:val="none" w:sz="0" w:space="0" w:color="auto"/>
        <w:left w:val="none" w:sz="0" w:space="0" w:color="auto"/>
        <w:bottom w:val="none" w:sz="0" w:space="0" w:color="auto"/>
        <w:right w:val="none" w:sz="0" w:space="0" w:color="auto"/>
      </w:divBdr>
    </w:div>
    <w:div w:id="809127653">
      <w:marLeft w:val="640"/>
      <w:marRight w:val="0"/>
      <w:marTop w:val="0"/>
      <w:marBottom w:val="0"/>
      <w:divBdr>
        <w:top w:val="none" w:sz="0" w:space="0" w:color="auto"/>
        <w:left w:val="none" w:sz="0" w:space="0" w:color="auto"/>
        <w:bottom w:val="none" w:sz="0" w:space="0" w:color="auto"/>
        <w:right w:val="none" w:sz="0" w:space="0" w:color="auto"/>
      </w:divBdr>
    </w:div>
    <w:div w:id="809203270">
      <w:marLeft w:val="640"/>
      <w:marRight w:val="0"/>
      <w:marTop w:val="0"/>
      <w:marBottom w:val="0"/>
      <w:divBdr>
        <w:top w:val="none" w:sz="0" w:space="0" w:color="auto"/>
        <w:left w:val="none" w:sz="0" w:space="0" w:color="auto"/>
        <w:bottom w:val="none" w:sz="0" w:space="0" w:color="auto"/>
        <w:right w:val="none" w:sz="0" w:space="0" w:color="auto"/>
      </w:divBdr>
    </w:div>
    <w:div w:id="809204695">
      <w:marLeft w:val="640"/>
      <w:marRight w:val="0"/>
      <w:marTop w:val="0"/>
      <w:marBottom w:val="0"/>
      <w:divBdr>
        <w:top w:val="none" w:sz="0" w:space="0" w:color="auto"/>
        <w:left w:val="none" w:sz="0" w:space="0" w:color="auto"/>
        <w:bottom w:val="none" w:sz="0" w:space="0" w:color="auto"/>
        <w:right w:val="none" w:sz="0" w:space="0" w:color="auto"/>
      </w:divBdr>
    </w:div>
    <w:div w:id="809320658">
      <w:marLeft w:val="640"/>
      <w:marRight w:val="0"/>
      <w:marTop w:val="0"/>
      <w:marBottom w:val="0"/>
      <w:divBdr>
        <w:top w:val="none" w:sz="0" w:space="0" w:color="auto"/>
        <w:left w:val="none" w:sz="0" w:space="0" w:color="auto"/>
        <w:bottom w:val="none" w:sz="0" w:space="0" w:color="auto"/>
        <w:right w:val="none" w:sz="0" w:space="0" w:color="auto"/>
      </w:divBdr>
    </w:div>
    <w:div w:id="809325487">
      <w:marLeft w:val="640"/>
      <w:marRight w:val="0"/>
      <w:marTop w:val="0"/>
      <w:marBottom w:val="0"/>
      <w:divBdr>
        <w:top w:val="none" w:sz="0" w:space="0" w:color="auto"/>
        <w:left w:val="none" w:sz="0" w:space="0" w:color="auto"/>
        <w:bottom w:val="none" w:sz="0" w:space="0" w:color="auto"/>
        <w:right w:val="none" w:sz="0" w:space="0" w:color="auto"/>
      </w:divBdr>
    </w:div>
    <w:div w:id="809370329">
      <w:marLeft w:val="640"/>
      <w:marRight w:val="0"/>
      <w:marTop w:val="0"/>
      <w:marBottom w:val="0"/>
      <w:divBdr>
        <w:top w:val="none" w:sz="0" w:space="0" w:color="auto"/>
        <w:left w:val="none" w:sz="0" w:space="0" w:color="auto"/>
        <w:bottom w:val="none" w:sz="0" w:space="0" w:color="auto"/>
        <w:right w:val="none" w:sz="0" w:space="0" w:color="auto"/>
      </w:divBdr>
    </w:div>
    <w:div w:id="809400751">
      <w:marLeft w:val="640"/>
      <w:marRight w:val="0"/>
      <w:marTop w:val="0"/>
      <w:marBottom w:val="0"/>
      <w:divBdr>
        <w:top w:val="none" w:sz="0" w:space="0" w:color="auto"/>
        <w:left w:val="none" w:sz="0" w:space="0" w:color="auto"/>
        <w:bottom w:val="none" w:sz="0" w:space="0" w:color="auto"/>
        <w:right w:val="none" w:sz="0" w:space="0" w:color="auto"/>
      </w:divBdr>
    </w:div>
    <w:div w:id="809441063">
      <w:marLeft w:val="640"/>
      <w:marRight w:val="0"/>
      <w:marTop w:val="0"/>
      <w:marBottom w:val="0"/>
      <w:divBdr>
        <w:top w:val="none" w:sz="0" w:space="0" w:color="auto"/>
        <w:left w:val="none" w:sz="0" w:space="0" w:color="auto"/>
        <w:bottom w:val="none" w:sz="0" w:space="0" w:color="auto"/>
        <w:right w:val="none" w:sz="0" w:space="0" w:color="auto"/>
      </w:divBdr>
    </w:div>
    <w:div w:id="809520089">
      <w:marLeft w:val="640"/>
      <w:marRight w:val="0"/>
      <w:marTop w:val="0"/>
      <w:marBottom w:val="0"/>
      <w:divBdr>
        <w:top w:val="none" w:sz="0" w:space="0" w:color="auto"/>
        <w:left w:val="none" w:sz="0" w:space="0" w:color="auto"/>
        <w:bottom w:val="none" w:sz="0" w:space="0" w:color="auto"/>
        <w:right w:val="none" w:sz="0" w:space="0" w:color="auto"/>
      </w:divBdr>
    </w:div>
    <w:div w:id="809589511">
      <w:marLeft w:val="640"/>
      <w:marRight w:val="0"/>
      <w:marTop w:val="0"/>
      <w:marBottom w:val="0"/>
      <w:divBdr>
        <w:top w:val="none" w:sz="0" w:space="0" w:color="auto"/>
        <w:left w:val="none" w:sz="0" w:space="0" w:color="auto"/>
        <w:bottom w:val="none" w:sz="0" w:space="0" w:color="auto"/>
        <w:right w:val="none" w:sz="0" w:space="0" w:color="auto"/>
      </w:divBdr>
    </w:div>
    <w:div w:id="809639548">
      <w:marLeft w:val="640"/>
      <w:marRight w:val="0"/>
      <w:marTop w:val="0"/>
      <w:marBottom w:val="0"/>
      <w:divBdr>
        <w:top w:val="none" w:sz="0" w:space="0" w:color="auto"/>
        <w:left w:val="none" w:sz="0" w:space="0" w:color="auto"/>
        <w:bottom w:val="none" w:sz="0" w:space="0" w:color="auto"/>
        <w:right w:val="none" w:sz="0" w:space="0" w:color="auto"/>
      </w:divBdr>
    </w:div>
    <w:div w:id="809664287">
      <w:marLeft w:val="640"/>
      <w:marRight w:val="0"/>
      <w:marTop w:val="0"/>
      <w:marBottom w:val="0"/>
      <w:divBdr>
        <w:top w:val="none" w:sz="0" w:space="0" w:color="auto"/>
        <w:left w:val="none" w:sz="0" w:space="0" w:color="auto"/>
        <w:bottom w:val="none" w:sz="0" w:space="0" w:color="auto"/>
        <w:right w:val="none" w:sz="0" w:space="0" w:color="auto"/>
      </w:divBdr>
    </w:div>
    <w:div w:id="809664426">
      <w:marLeft w:val="640"/>
      <w:marRight w:val="0"/>
      <w:marTop w:val="0"/>
      <w:marBottom w:val="0"/>
      <w:divBdr>
        <w:top w:val="none" w:sz="0" w:space="0" w:color="auto"/>
        <w:left w:val="none" w:sz="0" w:space="0" w:color="auto"/>
        <w:bottom w:val="none" w:sz="0" w:space="0" w:color="auto"/>
        <w:right w:val="none" w:sz="0" w:space="0" w:color="auto"/>
      </w:divBdr>
    </w:div>
    <w:div w:id="809715028">
      <w:marLeft w:val="640"/>
      <w:marRight w:val="0"/>
      <w:marTop w:val="0"/>
      <w:marBottom w:val="0"/>
      <w:divBdr>
        <w:top w:val="none" w:sz="0" w:space="0" w:color="auto"/>
        <w:left w:val="none" w:sz="0" w:space="0" w:color="auto"/>
        <w:bottom w:val="none" w:sz="0" w:space="0" w:color="auto"/>
        <w:right w:val="none" w:sz="0" w:space="0" w:color="auto"/>
      </w:divBdr>
    </w:div>
    <w:div w:id="809783101">
      <w:marLeft w:val="640"/>
      <w:marRight w:val="0"/>
      <w:marTop w:val="0"/>
      <w:marBottom w:val="0"/>
      <w:divBdr>
        <w:top w:val="none" w:sz="0" w:space="0" w:color="auto"/>
        <w:left w:val="none" w:sz="0" w:space="0" w:color="auto"/>
        <w:bottom w:val="none" w:sz="0" w:space="0" w:color="auto"/>
        <w:right w:val="none" w:sz="0" w:space="0" w:color="auto"/>
      </w:divBdr>
    </w:div>
    <w:div w:id="809901955">
      <w:marLeft w:val="640"/>
      <w:marRight w:val="0"/>
      <w:marTop w:val="0"/>
      <w:marBottom w:val="0"/>
      <w:divBdr>
        <w:top w:val="none" w:sz="0" w:space="0" w:color="auto"/>
        <w:left w:val="none" w:sz="0" w:space="0" w:color="auto"/>
        <w:bottom w:val="none" w:sz="0" w:space="0" w:color="auto"/>
        <w:right w:val="none" w:sz="0" w:space="0" w:color="auto"/>
      </w:divBdr>
    </w:div>
    <w:div w:id="809909510">
      <w:marLeft w:val="640"/>
      <w:marRight w:val="0"/>
      <w:marTop w:val="0"/>
      <w:marBottom w:val="0"/>
      <w:divBdr>
        <w:top w:val="none" w:sz="0" w:space="0" w:color="auto"/>
        <w:left w:val="none" w:sz="0" w:space="0" w:color="auto"/>
        <w:bottom w:val="none" w:sz="0" w:space="0" w:color="auto"/>
        <w:right w:val="none" w:sz="0" w:space="0" w:color="auto"/>
      </w:divBdr>
    </w:div>
    <w:div w:id="810027014">
      <w:marLeft w:val="640"/>
      <w:marRight w:val="0"/>
      <w:marTop w:val="0"/>
      <w:marBottom w:val="0"/>
      <w:divBdr>
        <w:top w:val="none" w:sz="0" w:space="0" w:color="auto"/>
        <w:left w:val="none" w:sz="0" w:space="0" w:color="auto"/>
        <w:bottom w:val="none" w:sz="0" w:space="0" w:color="auto"/>
        <w:right w:val="none" w:sz="0" w:space="0" w:color="auto"/>
      </w:divBdr>
    </w:div>
    <w:div w:id="810053489">
      <w:marLeft w:val="640"/>
      <w:marRight w:val="0"/>
      <w:marTop w:val="0"/>
      <w:marBottom w:val="0"/>
      <w:divBdr>
        <w:top w:val="none" w:sz="0" w:space="0" w:color="auto"/>
        <w:left w:val="none" w:sz="0" w:space="0" w:color="auto"/>
        <w:bottom w:val="none" w:sz="0" w:space="0" w:color="auto"/>
        <w:right w:val="none" w:sz="0" w:space="0" w:color="auto"/>
      </w:divBdr>
    </w:div>
    <w:div w:id="810056136">
      <w:marLeft w:val="640"/>
      <w:marRight w:val="0"/>
      <w:marTop w:val="0"/>
      <w:marBottom w:val="0"/>
      <w:divBdr>
        <w:top w:val="none" w:sz="0" w:space="0" w:color="auto"/>
        <w:left w:val="none" w:sz="0" w:space="0" w:color="auto"/>
        <w:bottom w:val="none" w:sz="0" w:space="0" w:color="auto"/>
        <w:right w:val="none" w:sz="0" w:space="0" w:color="auto"/>
      </w:divBdr>
    </w:div>
    <w:div w:id="810094239">
      <w:marLeft w:val="640"/>
      <w:marRight w:val="0"/>
      <w:marTop w:val="0"/>
      <w:marBottom w:val="0"/>
      <w:divBdr>
        <w:top w:val="none" w:sz="0" w:space="0" w:color="auto"/>
        <w:left w:val="none" w:sz="0" w:space="0" w:color="auto"/>
        <w:bottom w:val="none" w:sz="0" w:space="0" w:color="auto"/>
        <w:right w:val="none" w:sz="0" w:space="0" w:color="auto"/>
      </w:divBdr>
    </w:div>
    <w:div w:id="810094835">
      <w:marLeft w:val="640"/>
      <w:marRight w:val="0"/>
      <w:marTop w:val="0"/>
      <w:marBottom w:val="0"/>
      <w:divBdr>
        <w:top w:val="none" w:sz="0" w:space="0" w:color="auto"/>
        <w:left w:val="none" w:sz="0" w:space="0" w:color="auto"/>
        <w:bottom w:val="none" w:sz="0" w:space="0" w:color="auto"/>
        <w:right w:val="none" w:sz="0" w:space="0" w:color="auto"/>
      </w:divBdr>
    </w:div>
    <w:div w:id="810095184">
      <w:marLeft w:val="640"/>
      <w:marRight w:val="0"/>
      <w:marTop w:val="0"/>
      <w:marBottom w:val="0"/>
      <w:divBdr>
        <w:top w:val="none" w:sz="0" w:space="0" w:color="auto"/>
        <w:left w:val="none" w:sz="0" w:space="0" w:color="auto"/>
        <w:bottom w:val="none" w:sz="0" w:space="0" w:color="auto"/>
        <w:right w:val="none" w:sz="0" w:space="0" w:color="auto"/>
      </w:divBdr>
    </w:div>
    <w:div w:id="810176994">
      <w:marLeft w:val="640"/>
      <w:marRight w:val="0"/>
      <w:marTop w:val="0"/>
      <w:marBottom w:val="0"/>
      <w:divBdr>
        <w:top w:val="none" w:sz="0" w:space="0" w:color="auto"/>
        <w:left w:val="none" w:sz="0" w:space="0" w:color="auto"/>
        <w:bottom w:val="none" w:sz="0" w:space="0" w:color="auto"/>
        <w:right w:val="none" w:sz="0" w:space="0" w:color="auto"/>
      </w:divBdr>
    </w:div>
    <w:div w:id="810244429">
      <w:marLeft w:val="640"/>
      <w:marRight w:val="0"/>
      <w:marTop w:val="0"/>
      <w:marBottom w:val="0"/>
      <w:divBdr>
        <w:top w:val="none" w:sz="0" w:space="0" w:color="auto"/>
        <w:left w:val="none" w:sz="0" w:space="0" w:color="auto"/>
        <w:bottom w:val="none" w:sz="0" w:space="0" w:color="auto"/>
        <w:right w:val="none" w:sz="0" w:space="0" w:color="auto"/>
      </w:divBdr>
    </w:div>
    <w:div w:id="810246747">
      <w:marLeft w:val="640"/>
      <w:marRight w:val="0"/>
      <w:marTop w:val="0"/>
      <w:marBottom w:val="0"/>
      <w:divBdr>
        <w:top w:val="none" w:sz="0" w:space="0" w:color="auto"/>
        <w:left w:val="none" w:sz="0" w:space="0" w:color="auto"/>
        <w:bottom w:val="none" w:sz="0" w:space="0" w:color="auto"/>
        <w:right w:val="none" w:sz="0" w:space="0" w:color="auto"/>
      </w:divBdr>
    </w:div>
    <w:div w:id="810442091">
      <w:marLeft w:val="640"/>
      <w:marRight w:val="0"/>
      <w:marTop w:val="0"/>
      <w:marBottom w:val="0"/>
      <w:divBdr>
        <w:top w:val="none" w:sz="0" w:space="0" w:color="auto"/>
        <w:left w:val="none" w:sz="0" w:space="0" w:color="auto"/>
        <w:bottom w:val="none" w:sz="0" w:space="0" w:color="auto"/>
        <w:right w:val="none" w:sz="0" w:space="0" w:color="auto"/>
      </w:divBdr>
    </w:div>
    <w:div w:id="810446073">
      <w:marLeft w:val="640"/>
      <w:marRight w:val="0"/>
      <w:marTop w:val="0"/>
      <w:marBottom w:val="0"/>
      <w:divBdr>
        <w:top w:val="none" w:sz="0" w:space="0" w:color="auto"/>
        <w:left w:val="none" w:sz="0" w:space="0" w:color="auto"/>
        <w:bottom w:val="none" w:sz="0" w:space="0" w:color="auto"/>
        <w:right w:val="none" w:sz="0" w:space="0" w:color="auto"/>
      </w:divBdr>
    </w:div>
    <w:div w:id="810446705">
      <w:marLeft w:val="640"/>
      <w:marRight w:val="0"/>
      <w:marTop w:val="0"/>
      <w:marBottom w:val="0"/>
      <w:divBdr>
        <w:top w:val="none" w:sz="0" w:space="0" w:color="auto"/>
        <w:left w:val="none" w:sz="0" w:space="0" w:color="auto"/>
        <w:bottom w:val="none" w:sz="0" w:space="0" w:color="auto"/>
        <w:right w:val="none" w:sz="0" w:space="0" w:color="auto"/>
      </w:divBdr>
    </w:div>
    <w:div w:id="810485423">
      <w:marLeft w:val="640"/>
      <w:marRight w:val="0"/>
      <w:marTop w:val="0"/>
      <w:marBottom w:val="0"/>
      <w:divBdr>
        <w:top w:val="none" w:sz="0" w:space="0" w:color="auto"/>
        <w:left w:val="none" w:sz="0" w:space="0" w:color="auto"/>
        <w:bottom w:val="none" w:sz="0" w:space="0" w:color="auto"/>
        <w:right w:val="none" w:sz="0" w:space="0" w:color="auto"/>
      </w:divBdr>
    </w:div>
    <w:div w:id="810489211">
      <w:marLeft w:val="640"/>
      <w:marRight w:val="0"/>
      <w:marTop w:val="0"/>
      <w:marBottom w:val="0"/>
      <w:divBdr>
        <w:top w:val="none" w:sz="0" w:space="0" w:color="auto"/>
        <w:left w:val="none" w:sz="0" w:space="0" w:color="auto"/>
        <w:bottom w:val="none" w:sz="0" w:space="0" w:color="auto"/>
        <w:right w:val="none" w:sz="0" w:space="0" w:color="auto"/>
      </w:divBdr>
    </w:div>
    <w:div w:id="810561011">
      <w:marLeft w:val="640"/>
      <w:marRight w:val="0"/>
      <w:marTop w:val="0"/>
      <w:marBottom w:val="0"/>
      <w:divBdr>
        <w:top w:val="none" w:sz="0" w:space="0" w:color="auto"/>
        <w:left w:val="none" w:sz="0" w:space="0" w:color="auto"/>
        <w:bottom w:val="none" w:sz="0" w:space="0" w:color="auto"/>
        <w:right w:val="none" w:sz="0" w:space="0" w:color="auto"/>
      </w:divBdr>
    </w:div>
    <w:div w:id="810630737">
      <w:marLeft w:val="640"/>
      <w:marRight w:val="0"/>
      <w:marTop w:val="0"/>
      <w:marBottom w:val="0"/>
      <w:divBdr>
        <w:top w:val="none" w:sz="0" w:space="0" w:color="auto"/>
        <w:left w:val="none" w:sz="0" w:space="0" w:color="auto"/>
        <w:bottom w:val="none" w:sz="0" w:space="0" w:color="auto"/>
        <w:right w:val="none" w:sz="0" w:space="0" w:color="auto"/>
      </w:divBdr>
    </w:div>
    <w:div w:id="810634578">
      <w:marLeft w:val="640"/>
      <w:marRight w:val="0"/>
      <w:marTop w:val="0"/>
      <w:marBottom w:val="0"/>
      <w:divBdr>
        <w:top w:val="none" w:sz="0" w:space="0" w:color="auto"/>
        <w:left w:val="none" w:sz="0" w:space="0" w:color="auto"/>
        <w:bottom w:val="none" w:sz="0" w:space="0" w:color="auto"/>
        <w:right w:val="none" w:sz="0" w:space="0" w:color="auto"/>
      </w:divBdr>
    </w:div>
    <w:div w:id="810636208">
      <w:marLeft w:val="640"/>
      <w:marRight w:val="0"/>
      <w:marTop w:val="0"/>
      <w:marBottom w:val="0"/>
      <w:divBdr>
        <w:top w:val="none" w:sz="0" w:space="0" w:color="auto"/>
        <w:left w:val="none" w:sz="0" w:space="0" w:color="auto"/>
        <w:bottom w:val="none" w:sz="0" w:space="0" w:color="auto"/>
        <w:right w:val="none" w:sz="0" w:space="0" w:color="auto"/>
      </w:divBdr>
    </w:div>
    <w:div w:id="810708030">
      <w:marLeft w:val="640"/>
      <w:marRight w:val="0"/>
      <w:marTop w:val="0"/>
      <w:marBottom w:val="0"/>
      <w:divBdr>
        <w:top w:val="none" w:sz="0" w:space="0" w:color="auto"/>
        <w:left w:val="none" w:sz="0" w:space="0" w:color="auto"/>
        <w:bottom w:val="none" w:sz="0" w:space="0" w:color="auto"/>
        <w:right w:val="none" w:sz="0" w:space="0" w:color="auto"/>
      </w:divBdr>
    </w:div>
    <w:div w:id="810749643">
      <w:marLeft w:val="640"/>
      <w:marRight w:val="0"/>
      <w:marTop w:val="0"/>
      <w:marBottom w:val="0"/>
      <w:divBdr>
        <w:top w:val="none" w:sz="0" w:space="0" w:color="auto"/>
        <w:left w:val="none" w:sz="0" w:space="0" w:color="auto"/>
        <w:bottom w:val="none" w:sz="0" w:space="0" w:color="auto"/>
        <w:right w:val="none" w:sz="0" w:space="0" w:color="auto"/>
      </w:divBdr>
    </w:div>
    <w:div w:id="810825207">
      <w:marLeft w:val="640"/>
      <w:marRight w:val="0"/>
      <w:marTop w:val="0"/>
      <w:marBottom w:val="0"/>
      <w:divBdr>
        <w:top w:val="none" w:sz="0" w:space="0" w:color="auto"/>
        <w:left w:val="none" w:sz="0" w:space="0" w:color="auto"/>
        <w:bottom w:val="none" w:sz="0" w:space="0" w:color="auto"/>
        <w:right w:val="none" w:sz="0" w:space="0" w:color="auto"/>
      </w:divBdr>
    </w:div>
    <w:div w:id="811024910">
      <w:marLeft w:val="640"/>
      <w:marRight w:val="0"/>
      <w:marTop w:val="0"/>
      <w:marBottom w:val="0"/>
      <w:divBdr>
        <w:top w:val="none" w:sz="0" w:space="0" w:color="auto"/>
        <w:left w:val="none" w:sz="0" w:space="0" w:color="auto"/>
        <w:bottom w:val="none" w:sz="0" w:space="0" w:color="auto"/>
        <w:right w:val="none" w:sz="0" w:space="0" w:color="auto"/>
      </w:divBdr>
    </w:div>
    <w:div w:id="811093049">
      <w:marLeft w:val="640"/>
      <w:marRight w:val="0"/>
      <w:marTop w:val="0"/>
      <w:marBottom w:val="0"/>
      <w:divBdr>
        <w:top w:val="none" w:sz="0" w:space="0" w:color="auto"/>
        <w:left w:val="none" w:sz="0" w:space="0" w:color="auto"/>
        <w:bottom w:val="none" w:sz="0" w:space="0" w:color="auto"/>
        <w:right w:val="none" w:sz="0" w:space="0" w:color="auto"/>
      </w:divBdr>
    </w:div>
    <w:div w:id="811143688">
      <w:marLeft w:val="640"/>
      <w:marRight w:val="0"/>
      <w:marTop w:val="0"/>
      <w:marBottom w:val="0"/>
      <w:divBdr>
        <w:top w:val="none" w:sz="0" w:space="0" w:color="auto"/>
        <w:left w:val="none" w:sz="0" w:space="0" w:color="auto"/>
        <w:bottom w:val="none" w:sz="0" w:space="0" w:color="auto"/>
        <w:right w:val="none" w:sz="0" w:space="0" w:color="auto"/>
      </w:divBdr>
    </w:div>
    <w:div w:id="811144619">
      <w:marLeft w:val="640"/>
      <w:marRight w:val="0"/>
      <w:marTop w:val="0"/>
      <w:marBottom w:val="0"/>
      <w:divBdr>
        <w:top w:val="none" w:sz="0" w:space="0" w:color="auto"/>
        <w:left w:val="none" w:sz="0" w:space="0" w:color="auto"/>
        <w:bottom w:val="none" w:sz="0" w:space="0" w:color="auto"/>
        <w:right w:val="none" w:sz="0" w:space="0" w:color="auto"/>
      </w:divBdr>
    </w:div>
    <w:div w:id="811170568">
      <w:marLeft w:val="640"/>
      <w:marRight w:val="0"/>
      <w:marTop w:val="0"/>
      <w:marBottom w:val="0"/>
      <w:divBdr>
        <w:top w:val="none" w:sz="0" w:space="0" w:color="auto"/>
        <w:left w:val="none" w:sz="0" w:space="0" w:color="auto"/>
        <w:bottom w:val="none" w:sz="0" w:space="0" w:color="auto"/>
        <w:right w:val="none" w:sz="0" w:space="0" w:color="auto"/>
      </w:divBdr>
    </w:div>
    <w:div w:id="811364396">
      <w:marLeft w:val="640"/>
      <w:marRight w:val="0"/>
      <w:marTop w:val="0"/>
      <w:marBottom w:val="0"/>
      <w:divBdr>
        <w:top w:val="none" w:sz="0" w:space="0" w:color="auto"/>
        <w:left w:val="none" w:sz="0" w:space="0" w:color="auto"/>
        <w:bottom w:val="none" w:sz="0" w:space="0" w:color="auto"/>
        <w:right w:val="none" w:sz="0" w:space="0" w:color="auto"/>
      </w:divBdr>
    </w:div>
    <w:div w:id="811365682">
      <w:marLeft w:val="640"/>
      <w:marRight w:val="0"/>
      <w:marTop w:val="0"/>
      <w:marBottom w:val="0"/>
      <w:divBdr>
        <w:top w:val="none" w:sz="0" w:space="0" w:color="auto"/>
        <w:left w:val="none" w:sz="0" w:space="0" w:color="auto"/>
        <w:bottom w:val="none" w:sz="0" w:space="0" w:color="auto"/>
        <w:right w:val="none" w:sz="0" w:space="0" w:color="auto"/>
      </w:divBdr>
    </w:div>
    <w:div w:id="811408742">
      <w:marLeft w:val="640"/>
      <w:marRight w:val="0"/>
      <w:marTop w:val="0"/>
      <w:marBottom w:val="0"/>
      <w:divBdr>
        <w:top w:val="none" w:sz="0" w:space="0" w:color="auto"/>
        <w:left w:val="none" w:sz="0" w:space="0" w:color="auto"/>
        <w:bottom w:val="none" w:sz="0" w:space="0" w:color="auto"/>
        <w:right w:val="none" w:sz="0" w:space="0" w:color="auto"/>
      </w:divBdr>
    </w:div>
    <w:div w:id="811410980">
      <w:marLeft w:val="640"/>
      <w:marRight w:val="0"/>
      <w:marTop w:val="0"/>
      <w:marBottom w:val="0"/>
      <w:divBdr>
        <w:top w:val="none" w:sz="0" w:space="0" w:color="auto"/>
        <w:left w:val="none" w:sz="0" w:space="0" w:color="auto"/>
        <w:bottom w:val="none" w:sz="0" w:space="0" w:color="auto"/>
        <w:right w:val="none" w:sz="0" w:space="0" w:color="auto"/>
      </w:divBdr>
    </w:div>
    <w:div w:id="811411990">
      <w:marLeft w:val="640"/>
      <w:marRight w:val="0"/>
      <w:marTop w:val="0"/>
      <w:marBottom w:val="0"/>
      <w:divBdr>
        <w:top w:val="none" w:sz="0" w:space="0" w:color="auto"/>
        <w:left w:val="none" w:sz="0" w:space="0" w:color="auto"/>
        <w:bottom w:val="none" w:sz="0" w:space="0" w:color="auto"/>
        <w:right w:val="none" w:sz="0" w:space="0" w:color="auto"/>
      </w:divBdr>
    </w:div>
    <w:div w:id="811412351">
      <w:marLeft w:val="640"/>
      <w:marRight w:val="0"/>
      <w:marTop w:val="0"/>
      <w:marBottom w:val="0"/>
      <w:divBdr>
        <w:top w:val="none" w:sz="0" w:space="0" w:color="auto"/>
        <w:left w:val="none" w:sz="0" w:space="0" w:color="auto"/>
        <w:bottom w:val="none" w:sz="0" w:space="0" w:color="auto"/>
        <w:right w:val="none" w:sz="0" w:space="0" w:color="auto"/>
      </w:divBdr>
    </w:div>
    <w:div w:id="811412727">
      <w:marLeft w:val="640"/>
      <w:marRight w:val="0"/>
      <w:marTop w:val="0"/>
      <w:marBottom w:val="0"/>
      <w:divBdr>
        <w:top w:val="none" w:sz="0" w:space="0" w:color="auto"/>
        <w:left w:val="none" w:sz="0" w:space="0" w:color="auto"/>
        <w:bottom w:val="none" w:sz="0" w:space="0" w:color="auto"/>
        <w:right w:val="none" w:sz="0" w:space="0" w:color="auto"/>
      </w:divBdr>
    </w:div>
    <w:div w:id="811599213">
      <w:marLeft w:val="640"/>
      <w:marRight w:val="0"/>
      <w:marTop w:val="0"/>
      <w:marBottom w:val="0"/>
      <w:divBdr>
        <w:top w:val="none" w:sz="0" w:space="0" w:color="auto"/>
        <w:left w:val="none" w:sz="0" w:space="0" w:color="auto"/>
        <w:bottom w:val="none" w:sz="0" w:space="0" w:color="auto"/>
        <w:right w:val="none" w:sz="0" w:space="0" w:color="auto"/>
      </w:divBdr>
    </w:div>
    <w:div w:id="811605381">
      <w:marLeft w:val="640"/>
      <w:marRight w:val="0"/>
      <w:marTop w:val="0"/>
      <w:marBottom w:val="0"/>
      <w:divBdr>
        <w:top w:val="none" w:sz="0" w:space="0" w:color="auto"/>
        <w:left w:val="none" w:sz="0" w:space="0" w:color="auto"/>
        <w:bottom w:val="none" w:sz="0" w:space="0" w:color="auto"/>
        <w:right w:val="none" w:sz="0" w:space="0" w:color="auto"/>
      </w:divBdr>
    </w:div>
    <w:div w:id="811750229">
      <w:marLeft w:val="640"/>
      <w:marRight w:val="0"/>
      <w:marTop w:val="0"/>
      <w:marBottom w:val="0"/>
      <w:divBdr>
        <w:top w:val="none" w:sz="0" w:space="0" w:color="auto"/>
        <w:left w:val="none" w:sz="0" w:space="0" w:color="auto"/>
        <w:bottom w:val="none" w:sz="0" w:space="0" w:color="auto"/>
        <w:right w:val="none" w:sz="0" w:space="0" w:color="auto"/>
      </w:divBdr>
    </w:div>
    <w:div w:id="811797086">
      <w:marLeft w:val="640"/>
      <w:marRight w:val="0"/>
      <w:marTop w:val="0"/>
      <w:marBottom w:val="0"/>
      <w:divBdr>
        <w:top w:val="none" w:sz="0" w:space="0" w:color="auto"/>
        <w:left w:val="none" w:sz="0" w:space="0" w:color="auto"/>
        <w:bottom w:val="none" w:sz="0" w:space="0" w:color="auto"/>
        <w:right w:val="none" w:sz="0" w:space="0" w:color="auto"/>
      </w:divBdr>
    </w:div>
    <w:div w:id="811825441">
      <w:marLeft w:val="640"/>
      <w:marRight w:val="0"/>
      <w:marTop w:val="0"/>
      <w:marBottom w:val="0"/>
      <w:divBdr>
        <w:top w:val="none" w:sz="0" w:space="0" w:color="auto"/>
        <w:left w:val="none" w:sz="0" w:space="0" w:color="auto"/>
        <w:bottom w:val="none" w:sz="0" w:space="0" w:color="auto"/>
        <w:right w:val="none" w:sz="0" w:space="0" w:color="auto"/>
      </w:divBdr>
    </w:div>
    <w:div w:id="811826639">
      <w:marLeft w:val="640"/>
      <w:marRight w:val="0"/>
      <w:marTop w:val="0"/>
      <w:marBottom w:val="0"/>
      <w:divBdr>
        <w:top w:val="none" w:sz="0" w:space="0" w:color="auto"/>
        <w:left w:val="none" w:sz="0" w:space="0" w:color="auto"/>
        <w:bottom w:val="none" w:sz="0" w:space="0" w:color="auto"/>
        <w:right w:val="none" w:sz="0" w:space="0" w:color="auto"/>
      </w:divBdr>
    </w:div>
    <w:div w:id="811866407">
      <w:marLeft w:val="640"/>
      <w:marRight w:val="0"/>
      <w:marTop w:val="0"/>
      <w:marBottom w:val="0"/>
      <w:divBdr>
        <w:top w:val="none" w:sz="0" w:space="0" w:color="auto"/>
        <w:left w:val="none" w:sz="0" w:space="0" w:color="auto"/>
        <w:bottom w:val="none" w:sz="0" w:space="0" w:color="auto"/>
        <w:right w:val="none" w:sz="0" w:space="0" w:color="auto"/>
      </w:divBdr>
    </w:div>
    <w:div w:id="811946185">
      <w:marLeft w:val="640"/>
      <w:marRight w:val="0"/>
      <w:marTop w:val="0"/>
      <w:marBottom w:val="0"/>
      <w:divBdr>
        <w:top w:val="none" w:sz="0" w:space="0" w:color="auto"/>
        <w:left w:val="none" w:sz="0" w:space="0" w:color="auto"/>
        <w:bottom w:val="none" w:sz="0" w:space="0" w:color="auto"/>
        <w:right w:val="none" w:sz="0" w:space="0" w:color="auto"/>
      </w:divBdr>
    </w:div>
    <w:div w:id="811949188">
      <w:marLeft w:val="640"/>
      <w:marRight w:val="0"/>
      <w:marTop w:val="0"/>
      <w:marBottom w:val="0"/>
      <w:divBdr>
        <w:top w:val="none" w:sz="0" w:space="0" w:color="auto"/>
        <w:left w:val="none" w:sz="0" w:space="0" w:color="auto"/>
        <w:bottom w:val="none" w:sz="0" w:space="0" w:color="auto"/>
        <w:right w:val="none" w:sz="0" w:space="0" w:color="auto"/>
      </w:divBdr>
    </w:div>
    <w:div w:id="812060239">
      <w:marLeft w:val="640"/>
      <w:marRight w:val="0"/>
      <w:marTop w:val="0"/>
      <w:marBottom w:val="0"/>
      <w:divBdr>
        <w:top w:val="none" w:sz="0" w:space="0" w:color="auto"/>
        <w:left w:val="none" w:sz="0" w:space="0" w:color="auto"/>
        <w:bottom w:val="none" w:sz="0" w:space="0" w:color="auto"/>
        <w:right w:val="none" w:sz="0" w:space="0" w:color="auto"/>
      </w:divBdr>
    </w:div>
    <w:div w:id="812212335">
      <w:bodyDiv w:val="1"/>
      <w:marLeft w:val="0"/>
      <w:marRight w:val="0"/>
      <w:marTop w:val="0"/>
      <w:marBottom w:val="0"/>
      <w:divBdr>
        <w:top w:val="none" w:sz="0" w:space="0" w:color="auto"/>
        <w:left w:val="none" w:sz="0" w:space="0" w:color="auto"/>
        <w:bottom w:val="none" w:sz="0" w:space="0" w:color="auto"/>
        <w:right w:val="none" w:sz="0" w:space="0" w:color="auto"/>
      </w:divBdr>
    </w:div>
    <w:div w:id="812213292">
      <w:marLeft w:val="640"/>
      <w:marRight w:val="0"/>
      <w:marTop w:val="0"/>
      <w:marBottom w:val="0"/>
      <w:divBdr>
        <w:top w:val="none" w:sz="0" w:space="0" w:color="auto"/>
        <w:left w:val="none" w:sz="0" w:space="0" w:color="auto"/>
        <w:bottom w:val="none" w:sz="0" w:space="0" w:color="auto"/>
        <w:right w:val="none" w:sz="0" w:space="0" w:color="auto"/>
      </w:divBdr>
    </w:div>
    <w:div w:id="812336596">
      <w:marLeft w:val="640"/>
      <w:marRight w:val="0"/>
      <w:marTop w:val="0"/>
      <w:marBottom w:val="0"/>
      <w:divBdr>
        <w:top w:val="none" w:sz="0" w:space="0" w:color="auto"/>
        <w:left w:val="none" w:sz="0" w:space="0" w:color="auto"/>
        <w:bottom w:val="none" w:sz="0" w:space="0" w:color="auto"/>
        <w:right w:val="none" w:sz="0" w:space="0" w:color="auto"/>
      </w:divBdr>
    </w:div>
    <w:div w:id="812405968">
      <w:marLeft w:val="640"/>
      <w:marRight w:val="0"/>
      <w:marTop w:val="0"/>
      <w:marBottom w:val="0"/>
      <w:divBdr>
        <w:top w:val="none" w:sz="0" w:space="0" w:color="auto"/>
        <w:left w:val="none" w:sz="0" w:space="0" w:color="auto"/>
        <w:bottom w:val="none" w:sz="0" w:space="0" w:color="auto"/>
        <w:right w:val="none" w:sz="0" w:space="0" w:color="auto"/>
      </w:divBdr>
    </w:div>
    <w:div w:id="812478407">
      <w:marLeft w:val="640"/>
      <w:marRight w:val="0"/>
      <w:marTop w:val="0"/>
      <w:marBottom w:val="0"/>
      <w:divBdr>
        <w:top w:val="none" w:sz="0" w:space="0" w:color="auto"/>
        <w:left w:val="none" w:sz="0" w:space="0" w:color="auto"/>
        <w:bottom w:val="none" w:sz="0" w:space="0" w:color="auto"/>
        <w:right w:val="none" w:sz="0" w:space="0" w:color="auto"/>
      </w:divBdr>
    </w:div>
    <w:div w:id="812603116">
      <w:marLeft w:val="640"/>
      <w:marRight w:val="0"/>
      <w:marTop w:val="0"/>
      <w:marBottom w:val="0"/>
      <w:divBdr>
        <w:top w:val="none" w:sz="0" w:space="0" w:color="auto"/>
        <w:left w:val="none" w:sz="0" w:space="0" w:color="auto"/>
        <w:bottom w:val="none" w:sz="0" w:space="0" w:color="auto"/>
        <w:right w:val="none" w:sz="0" w:space="0" w:color="auto"/>
      </w:divBdr>
    </w:div>
    <w:div w:id="812647257">
      <w:marLeft w:val="640"/>
      <w:marRight w:val="0"/>
      <w:marTop w:val="0"/>
      <w:marBottom w:val="0"/>
      <w:divBdr>
        <w:top w:val="none" w:sz="0" w:space="0" w:color="auto"/>
        <w:left w:val="none" w:sz="0" w:space="0" w:color="auto"/>
        <w:bottom w:val="none" w:sz="0" w:space="0" w:color="auto"/>
        <w:right w:val="none" w:sz="0" w:space="0" w:color="auto"/>
      </w:divBdr>
    </w:div>
    <w:div w:id="812714976">
      <w:marLeft w:val="640"/>
      <w:marRight w:val="0"/>
      <w:marTop w:val="0"/>
      <w:marBottom w:val="0"/>
      <w:divBdr>
        <w:top w:val="none" w:sz="0" w:space="0" w:color="auto"/>
        <w:left w:val="none" w:sz="0" w:space="0" w:color="auto"/>
        <w:bottom w:val="none" w:sz="0" w:space="0" w:color="auto"/>
        <w:right w:val="none" w:sz="0" w:space="0" w:color="auto"/>
      </w:divBdr>
    </w:div>
    <w:div w:id="812867815">
      <w:marLeft w:val="640"/>
      <w:marRight w:val="0"/>
      <w:marTop w:val="0"/>
      <w:marBottom w:val="0"/>
      <w:divBdr>
        <w:top w:val="none" w:sz="0" w:space="0" w:color="auto"/>
        <w:left w:val="none" w:sz="0" w:space="0" w:color="auto"/>
        <w:bottom w:val="none" w:sz="0" w:space="0" w:color="auto"/>
        <w:right w:val="none" w:sz="0" w:space="0" w:color="auto"/>
      </w:divBdr>
    </w:div>
    <w:div w:id="812984969">
      <w:marLeft w:val="640"/>
      <w:marRight w:val="0"/>
      <w:marTop w:val="0"/>
      <w:marBottom w:val="0"/>
      <w:divBdr>
        <w:top w:val="none" w:sz="0" w:space="0" w:color="auto"/>
        <w:left w:val="none" w:sz="0" w:space="0" w:color="auto"/>
        <w:bottom w:val="none" w:sz="0" w:space="0" w:color="auto"/>
        <w:right w:val="none" w:sz="0" w:space="0" w:color="auto"/>
      </w:divBdr>
    </w:div>
    <w:div w:id="812985894">
      <w:marLeft w:val="640"/>
      <w:marRight w:val="0"/>
      <w:marTop w:val="0"/>
      <w:marBottom w:val="0"/>
      <w:divBdr>
        <w:top w:val="none" w:sz="0" w:space="0" w:color="auto"/>
        <w:left w:val="none" w:sz="0" w:space="0" w:color="auto"/>
        <w:bottom w:val="none" w:sz="0" w:space="0" w:color="auto"/>
        <w:right w:val="none" w:sz="0" w:space="0" w:color="auto"/>
      </w:divBdr>
    </w:div>
    <w:div w:id="812990653">
      <w:marLeft w:val="640"/>
      <w:marRight w:val="0"/>
      <w:marTop w:val="0"/>
      <w:marBottom w:val="0"/>
      <w:divBdr>
        <w:top w:val="none" w:sz="0" w:space="0" w:color="auto"/>
        <w:left w:val="none" w:sz="0" w:space="0" w:color="auto"/>
        <w:bottom w:val="none" w:sz="0" w:space="0" w:color="auto"/>
        <w:right w:val="none" w:sz="0" w:space="0" w:color="auto"/>
      </w:divBdr>
    </w:div>
    <w:div w:id="813179627">
      <w:marLeft w:val="640"/>
      <w:marRight w:val="0"/>
      <w:marTop w:val="0"/>
      <w:marBottom w:val="0"/>
      <w:divBdr>
        <w:top w:val="none" w:sz="0" w:space="0" w:color="auto"/>
        <w:left w:val="none" w:sz="0" w:space="0" w:color="auto"/>
        <w:bottom w:val="none" w:sz="0" w:space="0" w:color="auto"/>
        <w:right w:val="none" w:sz="0" w:space="0" w:color="auto"/>
      </w:divBdr>
    </w:div>
    <w:div w:id="813184663">
      <w:marLeft w:val="640"/>
      <w:marRight w:val="0"/>
      <w:marTop w:val="0"/>
      <w:marBottom w:val="0"/>
      <w:divBdr>
        <w:top w:val="none" w:sz="0" w:space="0" w:color="auto"/>
        <w:left w:val="none" w:sz="0" w:space="0" w:color="auto"/>
        <w:bottom w:val="none" w:sz="0" w:space="0" w:color="auto"/>
        <w:right w:val="none" w:sz="0" w:space="0" w:color="auto"/>
      </w:divBdr>
    </w:div>
    <w:div w:id="813253150">
      <w:marLeft w:val="640"/>
      <w:marRight w:val="0"/>
      <w:marTop w:val="0"/>
      <w:marBottom w:val="0"/>
      <w:divBdr>
        <w:top w:val="none" w:sz="0" w:space="0" w:color="auto"/>
        <w:left w:val="none" w:sz="0" w:space="0" w:color="auto"/>
        <w:bottom w:val="none" w:sz="0" w:space="0" w:color="auto"/>
        <w:right w:val="none" w:sz="0" w:space="0" w:color="auto"/>
      </w:divBdr>
    </w:div>
    <w:div w:id="813258665">
      <w:marLeft w:val="640"/>
      <w:marRight w:val="0"/>
      <w:marTop w:val="0"/>
      <w:marBottom w:val="0"/>
      <w:divBdr>
        <w:top w:val="none" w:sz="0" w:space="0" w:color="auto"/>
        <w:left w:val="none" w:sz="0" w:space="0" w:color="auto"/>
        <w:bottom w:val="none" w:sz="0" w:space="0" w:color="auto"/>
        <w:right w:val="none" w:sz="0" w:space="0" w:color="auto"/>
      </w:divBdr>
    </w:div>
    <w:div w:id="813259503">
      <w:marLeft w:val="640"/>
      <w:marRight w:val="0"/>
      <w:marTop w:val="0"/>
      <w:marBottom w:val="0"/>
      <w:divBdr>
        <w:top w:val="none" w:sz="0" w:space="0" w:color="auto"/>
        <w:left w:val="none" w:sz="0" w:space="0" w:color="auto"/>
        <w:bottom w:val="none" w:sz="0" w:space="0" w:color="auto"/>
        <w:right w:val="none" w:sz="0" w:space="0" w:color="auto"/>
      </w:divBdr>
    </w:div>
    <w:div w:id="813328995">
      <w:marLeft w:val="640"/>
      <w:marRight w:val="0"/>
      <w:marTop w:val="0"/>
      <w:marBottom w:val="0"/>
      <w:divBdr>
        <w:top w:val="none" w:sz="0" w:space="0" w:color="auto"/>
        <w:left w:val="none" w:sz="0" w:space="0" w:color="auto"/>
        <w:bottom w:val="none" w:sz="0" w:space="0" w:color="auto"/>
        <w:right w:val="none" w:sz="0" w:space="0" w:color="auto"/>
      </w:divBdr>
    </w:div>
    <w:div w:id="813448441">
      <w:marLeft w:val="640"/>
      <w:marRight w:val="0"/>
      <w:marTop w:val="0"/>
      <w:marBottom w:val="0"/>
      <w:divBdr>
        <w:top w:val="none" w:sz="0" w:space="0" w:color="auto"/>
        <w:left w:val="none" w:sz="0" w:space="0" w:color="auto"/>
        <w:bottom w:val="none" w:sz="0" w:space="0" w:color="auto"/>
        <w:right w:val="none" w:sz="0" w:space="0" w:color="auto"/>
      </w:divBdr>
    </w:div>
    <w:div w:id="813451339">
      <w:marLeft w:val="640"/>
      <w:marRight w:val="0"/>
      <w:marTop w:val="0"/>
      <w:marBottom w:val="0"/>
      <w:divBdr>
        <w:top w:val="none" w:sz="0" w:space="0" w:color="auto"/>
        <w:left w:val="none" w:sz="0" w:space="0" w:color="auto"/>
        <w:bottom w:val="none" w:sz="0" w:space="0" w:color="auto"/>
        <w:right w:val="none" w:sz="0" w:space="0" w:color="auto"/>
      </w:divBdr>
    </w:div>
    <w:div w:id="813453749">
      <w:marLeft w:val="640"/>
      <w:marRight w:val="0"/>
      <w:marTop w:val="0"/>
      <w:marBottom w:val="0"/>
      <w:divBdr>
        <w:top w:val="none" w:sz="0" w:space="0" w:color="auto"/>
        <w:left w:val="none" w:sz="0" w:space="0" w:color="auto"/>
        <w:bottom w:val="none" w:sz="0" w:space="0" w:color="auto"/>
        <w:right w:val="none" w:sz="0" w:space="0" w:color="auto"/>
      </w:divBdr>
    </w:div>
    <w:div w:id="813520918">
      <w:marLeft w:val="640"/>
      <w:marRight w:val="0"/>
      <w:marTop w:val="0"/>
      <w:marBottom w:val="0"/>
      <w:divBdr>
        <w:top w:val="none" w:sz="0" w:space="0" w:color="auto"/>
        <w:left w:val="none" w:sz="0" w:space="0" w:color="auto"/>
        <w:bottom w:val="none" w:sz="0" w:space="0" w:color="auto"/>
        <w:right w:val="none" w:sz="0" w:space="0" w:color="auto"/>
      </w:divBdr>
    </w:div>
    <w:div w:id="813567943">
      <w:marLeft w:val="640"/>
      <w:marRight w:val="0"/>
      <w:marTop w:val="0"/>
      <w:marBottom w:val="0"/>
      <w:divBdr>
        <w:top w:val="none" w:sz="0" w:space="0" w:color="auto"/>
        <w:left w:val="none" w:sz="0" w:space="0" w:color="auto"/>
        <w:bottom w:val="none" w:sz="0" w:space="0" w:color="auto"/>
        <w:right w:val="none" w:sz="0" w:space="0" w:color="auto"/>
      </w:divBdr>
    </w:div>
    <w:div w:id="813570323">
      <w:marLeft w:val="640"/>
      <w:marRight w:val="0"/>
      <w:marTop w:val="0"/>
      <w:marBottom w:val="0"/>
      <w:divBdr>
        <w:top w:val="none" w:sz="0" w:space="0" w:color="auto"/>
        <w:left w:val="none" w:sz="0" w:space="0" w:color="auto"/>
        <w:bottom w:val="none" w:sz="0" w:space="0" w:color="auto"/>
        <w:right w:val="none" w:sz="0" w:space="0" w:color="auto"/>
      </w:divBdr>
    </w:div>
    <w:div w:id="813640219">
      <w:marLeft w:val="640"/>
      <w:marRight w:val="0"/>
      <w:marTop w:val="0"/>
      <w:marBottom w:val="0"/>
      <w:divBdr>
        <w:top w:val="none" w:sz="0" w:space="0" w:color="auto"/>
        <w:left w:val="none" w:sz="0" w:space="0" w:color="auto"/>
        <w:bottom w:val="none" w:sz="0" w:space="0" w:color="auto"/>
        <w:right w:val="none" w:sz="0" w:space="0" w:color="auto"/>
      </w:divBdr>
    </w:div>
    <w:div w:id="813644292">
      <w:marLeft w:val="640"/>
      <w:marRight w:val="0"/>
      <w:marTop w:val="0"/>
      <w:marBottom w:val="0"/>
      <w:divBdr>
        <w:top w:val="none" w:sz="0" w:space="0" w:color="auto"/>
        <w:left w:val="none" w:sz="0" w:space="0" w:color="auto"/>
        <w:bottom w:val="none" w:sz="0" w:space="0" w:color="auto"/>
        <w:right w:val="none" w:sz="0" w:space="0" w:color="auto"/>
      </w:divBdr>
    </w:div>
    <w:div w:id="813646290">
      <w:marLeft w:val="640"/>
      <w:marRight w:val="0"/>
      <w:marTop w:val="0"/>
      <w:marBottom w:val="0"/>
      <w:divBdr>
        <w:top w:val="none" w:sz="0" w:space="0" w:color="auto"/>
        <w:left w:val="none" w:sz="0" w:space="0" w:color="auto"/>
        <w:bottom w:val="none" w:sz="0" w:space="0" w:color="auto"/>
        <w:right w:val="none" w:sz="0" w:space="0" w:color="auto"/>
      </w:divBdr>
    </w:div>
    <w:div w:id="813715652">
      <w:marLeft w:val="640"/>
      <w:marRight w:val="0"/>
      <w:marTop w:val="0"/>
      <w:marBottom w:val="0"/>
      <w:divBdr>
        <w:top w:val="none" w:sz="0" w:space="0" w:color="auto"/>
        <w:left w:val="none" w:sz="0" w:space="0" w:color="auto"/>
        <w:bottom w:val="none" w:sz="0" w:space="0" w:color="auto"/>
        <w:right w:val="none" w:sz="0" w:space="0" w:color="auto"/>
      </w:divBdr>
    </w:div>
    <w:div w:id="813718792">
      <w:marLeft w:val="640"/>
      <w:marRight w:val="0"/>
      <w:marTop w:val="0"/>
      <w:marBottom w:val="0"/>
      <w:divBdr>
        <w:top w:val="none" w:sz="0" w:space="0" w:color="auto"/>
        <w:left w:val="none" w:sz="0" w:space="0" w:color="auto"/>
        <w:bottom w:val="none" w:sz="0" w:space="0" w:color="auto"/>
        <w:right w:val="none" w:sz="0" w:space="0" w:color="auto"/>
      </w:divBdr>
    </w:div>
    <w:div w:id="813722758">
      <w:marLeft w:val="640"/>
      <w:marRight w:val="0"/>
      <w:marTop w:val="0"/>
      <w:marBottom w:val="0"/>
      <w:divBdr>
        <w:top w:val="none" w:sz="0" w:space="0" w:color="auto"/>
        <w:left w:val="none" w:sz="0" w:space="0" w:color="auto"/>
        <w:bottom w:val="none" w:sz="0" w:space="0" w:color="auto"/>
        <w:right w:val="none" w:sz="0" w:space="0" w:color="auto"/>
      </w:divBdr>
    </w:div>
    <w:div w:id="813761007">
      <w:marLeft w:val="640"/>
      <w:marRight w:val="0"/>
      <w:marTop w:val="0"/>
      <w:marBottom w:val="0"/>
      <w:divBdr>
        <w:top w:val="none" w:sz="0" w:space="0" w:color="auto"/>
        <w:left w:val="none" w:sz="0" w:space="0" w:color="auto"/>
        <w:bottom w:val="none" w:sz="0" w:space="0" w:color="auto"/>
        <w:right w:val="none" w:sz="0" w:space="0" w:color="auto"/>
      </w:divBdr>
    </w:div>
    <w:div w:id="813762650">
      <w:marLeft w:val="640"/>
      <w:marRight w:val="0"/>
      <w:marTop w:val="0"/>
      <w:marBottom w:val="0"/>
      <w:divBdr>
        <w:top w:val="none" w:sz="0" w:space="0" w:color="auto"/>
        <w:left w:val="none" w:sz="0" w:space="0" w:color="auto"/>
        <w:bottom w:val="none" w:sz="0" w:space="0" w:color="auto"/>
        <w:right w:val="none" w:sz="0" w:space="0" w:color="auto"/>
      </w:divBdr>
    </w:div>
    <w:div w:id="813792082">
      <w:marLeft w:val="640"/>
      <w:marRight w:val="0"/>
      <w:marTop w:val="0"/>
      <w:marBottom w:val="0"/>
      <w:divBdr>
        <w:top w:val="none" w:sz="0" w:space="0" w:color="auto"/>
        <w:left w:val="none" w:sz="0" w:space="0" w:color="auto"/>
        <w:bottom w:val="none" w:sz="0" w:space="0" w:color="auto"/>
        <w:right w:val="none" w:sz="0" w:space="0" w:color="auto"/>
      </w:divBdr>
    </w:div>
    <w:div w:id="813836786">
      <w:marLeft w:val="640"/>
      <w:marRight w:val="0"/>
      <w:marTop w:val="0"/>
      <w:marBottom w:val="0"/>
      <w:divBdr>
        <w:top w:val="none" w:sz="0" w:space="0" w:color="auto"/>
        <w:left w:val="none" w:sz="0" w:space="0" w:color="auto"/>
        <w:bottom w:val="none" w:sz="0" w:space="0" w:color="auto"/>
        <w:right w:val="none" w:sz="0" w:space="0" w:color="auto"/>
      </w:divBdr>
    </w:div>
    <w:div w:id="813914301">
      <w:marLeft w:val="640"/>
      <w:marRight w:val="0"/>
      <w:marTop w:val="0"/>
      <w:marBottom w:val="0"/>
      <w:divBdr>
        <w:top w:val="none" w:sz="0" w:space="0" w:color="auto"/>
        <w:left w:val="none" w:sz="0" w:space="0" w:color="auto"/>
        <w:bottom w:val="none" w:sz="0" w:space="0" w:color="auto"/>
        <w:right w:val="none" w:sz="0" w:space="0" w:color="auto"/>
      </w:divBdr>
    </w:div>
    <w:div w:id="813915487">
      <w:marLeft w:val="640"/>
      <w:marRight w:val="0"/>
      <w:marTop w:val="0"/>
      <w:marBottom w:val="0"/>
      <w:divBdr>
        <w:top w:val="none" w:sz="0" w:space="0" w:color="auto"/>
        <w:left w:val="none" w:sz="0" w:space="0" w:color="auto"/>
        <w:bottom w:val="none" w:sz="0" w:space="0" w:color="auto"/>
        <w:right w:val="none" w:sz="0" w:space="0" w:color="auto"/>
      </w:divBdr>
    </w:div>
    <w:div w:id="813957819">
      <w:marLeft w:val="640"/>
      <w:marRight w:val="0"/>
      <w:marTop w:val="0"/>
      <w:marBottom w:val="0"/>
      <w:divBdr>
        <w:top w:val="none" w:sz="0" w:space="0" w:color="auto"/>
        <w:left w:val="none" w:sz="0" w:space="0" w:color="auto"/>
        <w:bottom w:val="none" w:sz="0" w:space="0" w:color="auto"/>
        <w:right w:val="none" w:sz="0" w:space="0" w:color="auto"/>
      </w:divBdr>
    </w:div>
    <w:div w:id="813985742">
      <w:marLeft w:val="640"/>
      <w:marRight w:val="0"/>
      <w:marTop w:val="0"/>
      <w:marBottom w:val="0"/>
      <w:divBdr>
        <w:top w:val="none" w:sz="0" w:space="0" w:color="auto"/>
        <w:left w:val="none" w:sz="0" w:space="0" w:color="auto"/>
        <w:bottom w:val="none" w:sz="0" w:space="0" w:color="auto"/>
        <w:right w:val="none" w:sz="0" w:space="0" w:color="auto"/>
      </w:divBdr>
    </w:div>
    <w:div w:id="814179065">
      <w:marLeft w:val="640"/>
      <w:marRight w:val="0"/>
      <w:marTop w:val="0"/>
      <w:marBottom w:val="0"/>
      <w:divBdr>
        <w:top w:val="none" w:sz="0" w:space="0" w:color="auto"/>
        <w:left w:val="none" w:sz="0" w:space="0" w:color="auto"/>
        <w:bottom w:val="none" w:sz="0" w:space="0" w:color="auto"/>
        <w:right w:val="none" w:sz="0" w:space="0" w:color="auto"/>
      </w:divBdr>
    </w:div>
    <w:div w:id="814181591">
      <w:marLeft w:val="480"/>
      <w:marRight w:val="0"/>
      <w:marTop w:val="0"/>
      <w:marBottom w:val="0"/>
      <w:divBdr>
        <w:top w:val="none" w:sz="0" w:space="0" w:color="auto"/>
        <w:left w:val="none" w:sz="0" w:space="0" w:color="auto"/>
        <w:bottom w:val="none" w:sz="0" w:space="0" w:color="auto"/>
        <w:right w:val="none" w:sz="0" w:space="0" w:color="auto"/>
      </w:divBdr>
    </w:div>
    <w:div w:id="814220582">
      <w:marLeft w:val="640"/>
      <w:marRight w:val="0"/>
      <w:marTop w:val="0"/>
      <w:marBottom w:val="0"/>
      <w:divBdr>
        <w:top w:val="none" w:sz="0" w:space="0" w:color="auto"/>
        <w:left w:val="none" w:sz="0" w:space="0" w:color="auto"/>
        <w:bottom w:val="none" w:sz="0" w:space="0" w:color="auto"/>
        <w:right w:val="none" w:sz="0" w:space="0" w:color="auto"/>
      </w:divBdr>
    </w:div>
    <w:div w:id="814222077">
      <w:marLeft w:val="640"/>
      <w:marRight w:val="0"/>
      <w:marTop w:val="0"/>
      <w:marBottom w:val="0"/>
      <w:divBdr>
        <w:top w:val="none" w:sz="0" w:space="0" w:color="auto"/>
        <w:left w:val="none" w:sz="0" w:space="0" w:color="auto"/>
        <w:bottom w:val="none" w:sz="0" w:space="0" w:color="auto"/>
        <w:right w:val="none" w:sz="0" w:space="0" w:color="auto"/>
      </w:divBdr>
    </w:div>
    <w:div w:id="814222776">
      <w:marLeft w:val="640"/>
      <w:marRight w:val="0"/>
      <w:marTop w:val="0"/>
      <w:marBottom w:val="0"/>
      <w:divBdr>
        <w:top w:val="none" w:sz="0" w:space="0" w:color="auto"/>
        <w:left w:val="none" w:sz="0" w:space="0" w:color="auto"/>
        <w:bottom w:val="none" w:sz="0" w:space="0" w:color="auto"/>
        <w:right w:val="none" w:sz="0" w:space="0" w:color="auto"/>
      </w:divBdr>
    </w:div>
    <w:div w:id="814224077">
      <w:marLeft w:val="640"/>
      <w:marRight w:val="0"/>
      <w:marTop w:val="0"/>
      <w:marBottom w:val="0"/>
      <w:divBdr>
        <w:top w:val="none" w:sz="0" w:space="0" w:color="auto"/>
        <w:left w:val="none" w:sz="0" w:space="0" w:color="auto"/>
        <w:bottom w:val="none" w:sz="0" w:space="0" w:color="auto"/>
        <w:right w:val="none" w:sz="0" w:space="0" w:color="auto"/>
      </w:divBdr>
    </w:div>
    <w:div w:id="814300114">
      <w:marLeft w:val="640"/>
      <w:marRight w:val="0"/>
      <w:marTop w:val="0"/>
      <w:marBottom w:val="0"/>
      <w:divBdr>
        <w:top w:val="none" w:sz="0" w:space="0" w:color="auto"/>
        <w:left w:val="none" w:sz="0" w:space="0" w:color="auto"/>
        <w:bottom w:val="none" w:sz="0" w:space="0" w:color="auto"/>
        <w:right w:val="none" w:sz="0" w:space="0" w:color="auto"/>
      </w:divBdr>
    </w:div>
    <w:div w:id="814420814">
      <w:marLeft w:val="640"/>
      <w:marRight w:val="0"/>
      <w:marTop w:val="0"/>
      <w:marBottom w:val="0"/>
      <w:divBdr>
        <w:top w:val="none" w:sz="0" w:space="0" w:color="auto"/>
        <w:left w:val="none" w:sz="0" w:space="0" w:color="auto"/>
        <w:bottom w:val="none" w:sz="0" w:space="0" w:color="auto"/>
        <w:right w:val="none" w:sz="0" w:space="0" w:color="auto"/>
      </w:divBdr>
    </w:div>
    <w:div w:id="814445601">
      <w:marLeft w:val="640"/>
      <w:marRight w:val="0"/>
      <w:marTop w:val="0"/>
      <w:marBottom w:val="0"/>
      <w:divBdr>
        <w:top w:val="none" w:sz="0" w:space="0" w:color="auto"/>
        <w:left w:val="none" w:sz="0" w:space="0" w:color="auto"/>
        <w:bottom w:val="none" w:sz="0" w:space="0" w:color="auto"/>
        <w:right w:val="none" w:sz="0" w:space="0" w:color="auto"/>
      </w:divBdr>
    </w:div>
    <w:div w:id="814491527">
      <w:marLeft w:val="640"/>
      <w:marRight w:val="0"/>
      <w:marTop w:val="0"/>
      <w:marBottom w:val="0"/>
      <w:divBdr>
        <w:top w:val="none" w:sz="0" w:space="0" w:color="auto"/>
        <w:left w:val="none" w:sz="0" w:space="0" w:color="auto"/>
        <w:bottom w:val="none" w:sz="0" w:space="0" w:color="auto"/>
        <w:right w:val="none" w:sz="0" w:space="0" w:color="auto"/>
      </w:divBdr>
    </w:div>
    <w:div w:id="814495562">
      <w:marLeft w:val="640"/>
      <w:marRight w:val="0"/>
      <w:marTop w:val="0"/>
      <w:marBottom w:val="0"/>
      <w:divBdr>
        <w:top w:val="none" w:sz="0" w:space="0" w:color="auto"/>
        <w:left w:val="none" w:sz="0" w:space="0" w:color="auto"/>
        <w:bottom w:val="none" w:sz="0" w:space="0" w:color="auto"/>
        <w:right w:val="none" w:sz="0" w:space="0" w:color="auto"/>
      </w:divBdr>
    </w:div>
    <w:div w:id="814684329">
      <w:marLeft w:val="640"/>
      <w:marRight w:val="0"/>
      <w:marTop w:val="0"/>
      <w:marBottom w:val="0"/>
      <w:divBdr>
        <w:top w:val="none" w:sz="0" w:space="0" w:color="auto"/>
        <w:left w:val="none" w:sz="0" w:space="0" w:color="auto"/>
        <w:bottom w:val="none" w:sz="0" w:space="0" w:color="auto"/>
        <w:right w:val="none" w:sz="0" w:space="0" w:color="auto"/>
      </w:divBdr>
    </w:div>
    <w:div w:id="814687098">
      <w:marLeft w:val="640"/>
      <w:marRight w:val="0"/>
      <w:marTop w:val="0"/>
      <w:marBottom w:val="0"/>
      <w:divBdr>
        <w:top w:val="none" w:sz="0" w:space="0" w:color="auto"/>
        <w:left w:val="none" w:sz="0" w:space="0" w:color="auto"/>
        <w:bottom w:val="none" w:sz="0" w:space="0" w:color="auto"/>
        <w:right w:val="none" w:sz="0" w:space="0" w:color="auto"/>
      </w:divBdr>
    </w:div>
    <w:div w:id="814755754">
      <w:marLeft w:val="640"/>
      <w:marRight w:val="0"/>
      <w:marTop w:val="0"/>
      <w:marBottom w:val="0"/>
      <w:divBdr>
        <w:top w:val="none" w:sz="0" w:space="0" w:color="auto"/>
        <w:left w:val="none" w:sz="0" w:space="0" w:color="auto"/>
        <w:bottom w:val="none" w:sz="0" w:space="0" w:color="auto"/>
        <w:right w:val="none" w:sz="0" w:space="0" w:color="auto"/>
      </w:divBdr>
    </w:div>
    <w:div w:id="814760628">
      <w:marLeft w:val="640"/>
      <w:marRight w:val="0"/>
      <w:marTop w:val="0"/>
      <w:marBottom w:val="0"/>
      <w:divBdr>
        <w:top w:val="none" w:sz="0" w:space="0" w:color="auto"/>
        <w:left w:val="none" w:sz="0" w:space="0" w:color="auto"/>
        <w:bottom w:val="none" w:sz="0" w:space="0" w:color="auto"/>
        <w:right w:val="none" w:sz="0" w:space="0" w:color="auto"/>
      </w:divBdr>
    </w:div>
    <w:div w:id="814833959">
      <w:marLeft w:val="640"/>
      <w:marRight w:val="0"/>
      <w:marTop w:val="0"/>
      <w:marBottom w:val="0"/>
      <w:divBdr>
        <w:top w:val="none" w:sz="0" w:space="0" w:color="auto"/>
        <w:left w:val="none" w:sz="0" w:space="0" w:color="auto"/>
        <w:bottom w:val="none" w:sz="0" w:space="0" w:color="auto"/>
        <w:right w:val="none" w:sz="0" w:space="0" w:color="auto"/>
      </w:divBdr>
    </w:div>
    <w:div w:id="814879379">
      <w:marLeft w:val="640"/>
      <w:marRight w:val="0"/>
      <w:marTop w:val="0"/>
      <w:marBottom w:val="0"/>
      <w:divBdr>
        <w:top w:val="none" w:sz="0" w:space="0" w:color="auto"/>
        <w:left w:val="none" w:sz="0" w:space="0" w:color="auto"/>
        <w:bottom w:val="none" w:sz="0" w:space="0" w:color="auto"/>
        <w:right w:val="none" w:sz="0" w:space="0" w:color="auto"/>
      </w:divBdr>
    </w:div>
    <w:div w:id="814952633">
      <w:marLeft w:val="640"/>
      <w:marRight w:val="0"/>
      <w:marTop w:val="0"/>
      <w:marBottom w:val="0"/>
      <w:divBdr>
        <w:top w:val="none" w:sz="0" w:space="0" w:color="auto"/>
        <w:left w:val="none" w:sz="0" w:space="0" w:color="auto"/>
        <w:bottom w:val="none" w:sz="0" w:space="0" w:color="auto"/>
        <w:right w:val="none" w:sz="0" w:space="0" w:color="auto"/>
      </w:divBdr>
    </w:div>
    <w:div w:id="814952899">
      <w:marLeft w:val="640"/>
      <w:marRight w:val="0"/>
      <w:marTop w:val="0"/>
      <w:marBottom w:val="0"/>
      <w:divBdr>
        <w:top w:val="none" w:sz="0" w:space="0" w:color="auto"/>
        <w:left w:val="none" w:sz="0" w:space="0" w:color="auto"/>
        <w:bottom w:val="none" w:sz="0" w:space="0" w:color="auto"/>
        <w:right w:val="none" w:sz="0" w:space="0" w:color="auto"/>
      </w:divBdr>
    </w:div>
    <w:div w:id="815072037">
      <w:marLeft w:val="640"/>
      <w:marRight w:val="0"/>
      <w:marTop w:val="0"/>
      <w:marBottom w:val="0"/>
      <w:divBdr>
        <w:top w:val="none" w:sz="0" w:space="0" w:color="auto"/>
        <w:left w:val="none" w:sz="0" w:space="0" w:color="auto"/>
        <w:bottom w:val="none" w:sz="0" w:space="0" w:color="auto"/>
        <w:right w:val="none" w:sz="0" w:space="0" w:color="auto"/>
      </w:divBdr>
    </w:div>
    <w:div w:id="815144750">
      <w:marLeft w:val="640"/>
      <w:marRight w:val="0"/>
      <w:marTop w:val="0"/>
      <w:marBottom w:val="0"/>
      <w:divBdr>
        <w:top w:val="none" w:sz="0" w:space="0" w:color="auto"/>
        <w:left w:val="none" w:sz="0" w:space="0" w:color="auto"/>
        <w:bottom w:val="none" w:sz="0" w:space="0" w:color="auto"/>
        <w:right w:val="none" w:sz="0" w:space="0" w:color="auto"/>
      </w:divBdr>
    </w:div>
    <w:div w:id="815145699">
      <w:marLeft w:val="640"/>
      <w:marRight w:val="0"/>
      <w:marTop w:val="0"/>
      <w:marBottom w:val="0"/>
      <w:divBdr>
        <w:top w:val="none" w:sz="0" w:space="0" w:color="auto"/>
        <w:left w:val="none" w:sz="0" w:space="0" w:color="auto"/>
        <w:bottom w:val="none" w:sz="0" w:space="0" w:color="auto"/>
        <w:right w:val="none" w:sz="0" w:space="0" w:color="auto"/>
      </w:divBdr>
    </w:div>
    <w:div w:id="815218136">
      <w:marLeft w:val="640"/>
      <w:marRight w:val="0"/>
      <w:marTop w:val="0"/>
      <w:marBottom w:val="0"/>
      <w:divBdr>
        <w:top w:val="none" w:sz="0" w:space="0" w:color="auto"/>
        <w:left w:val="none" w:sz="0" w:space="0" w:color="auto"/>
        <w:bottom w:val="none" w:sz="0" w:space="0" w:color="auto"/>
        <w:right w:val="none" w:sz="0" w:space="0" w:color="auto"/>
      </w:divBdr>
    </w:div>
    <w:div w:id="815218879">
      <w:marLeft w:val="640"/>
      <w:marRight w:val="0"/>
      <w:marTop w:val="0"/>
      <w:marBottom w:val="0"/>
      <w:divBdr>
        <w:top w:val="none" w:sz="0" w:space="0" w:color="auto"/>
        <w:left w:val="none" w:sz="0" w:space="0" w:color="auto"/>
        <w:bottom w:val="none" w:sz="0" w:space="0" w:color="auto"/>
        <w:right w:val="none" w:sz="0" w:space="0" w:color="auto"/>
      </w:divBdr>
    </w:div>
    <w:div w:id="815219881">
      <w:marLeft w:val="640"/>
      <w:marRight w:val="0"/>
      <w:marTop w:val="0"/>
      <w:marBottom w:val="0"/>
      <w:divBdr>
        <w:top w:val="none" w:sz="0" w:space="0" w:color="auto"/>
        <w:left w:val="none" w:sz="0" w:space="0" w:color="auto"/>
        <w:bottom w:val="none" w:sz="0" w:space="0" w:color="auto"/>
        <w:right w:val="none" w:sz="0" w:space="0" w:color="auto"/>
      </w:divBdr>
    </w:div>
    <w:div w:id="815226566">
      <w:marLeft w:val="640"/>
      <w:marRight w:val="0"/>
      <w:marTop w:val="0"/>
      <w:marBottom w:val="0"/>
      <w:divBdr>
        <w:top w:val="none" w:sz="0" w:space="0" w:color="auto"/>
        <w:left w:val="none" w:sz="0" w:space="0" w:color="auto"/>
        <w:bottom w:val="none" w:sz="0" w:space="0" w:color="auto"/>
        <w:right w:val="none" w:sz="0" w:space="0" w:color="auto"/>
      </w:divBdr>
    </w:div>
    <w:div w:id="815295662">
      <w:marLeft w:val="640"/>
      <w:marRight w:val="0"/>
      <w:marTop w:val="0"/>
      <w:marBottom w:val="0"/>
      <w:divBdr>
        <w:top w:val="none" w:sz="0" w:space="0" w:color="auto"/>
        <w:left w:val="none" w:sz="0" w:space="0" w:color="auto"/>
        <w:bottom w:val="none" w:sz="0" w:space="0" w:color="auto"/>
        <w:right w:val="none" w:sz="0" w:space="0" w:color="auto"/>
      </w:divBdr>
    </w:div>
    <w:div w:id="815298396">
      <w:marLeft w:val="640"/>
      <w:marRight w:val="0"/>
      <w:marTop w:val="0"/>
      <w:marBottom w:val="0"/>
      <w:divBdr>
        <w:top w:val="none" w:sz="0" w:space="0" w:color="auto"/>
        <w:left w:val="none" w:sz="0" w:space="0" w:color="auto"/>
        <w:bottom w:val="none" w:sz="0" w:space="0" w:color="auto"/>
        <w:right w:val="none" w:sz="0" w:space="0" w:color="auto"/>
      </w:divBdr>
    </w:div>
    <w:div w:id="815335397">
      <w:marLeft w:val="640"/>
      <w:marRight w:val="0"/>
      <w:marTop w:val="0"/>
      <w:marBottom w:val="0"/>
      <w:divBdr>
        <w:top w:val="none" w:sz="0" w:space="0" w:color="auto"/>
        <w:left w:val="none" w:sz="0" w:space="0" w:color="auto"/>
        <w:bottom w:val="none" w:sz="0" w:space="0" w:color="auto"/>
        <w:right w:val="none" w:sz="0" w:space="0" w:color="auto"/>
      </w:divBdr>
    </w:div>
    <w:div w:id="815532789">
      <w:marLeft w:val="640"/>
      <w:marRight w:val="0"/>
      <w:marTop w:val="0"/>
      <w:marBottom w:val="0"/>
      <w:divBdr>
        <w:top w:val="none" w:sz="0" w:space="0" w:color="auto"/>
        <w:left w:val="none" w:sz="0" w:space="0" w:color="auto"/>
        <w:bottom w:val="none" w:sz="0" w:space="0" w:color="auto"/>
        <w:right w:val="none" w:sz="0" w:space="0" w:color="auto"/>
      </w:divBdr>
    </w:div>
    <w:div w:id="815533270">
      <w:marLeft w:val="640"/>
      <w:marRight w:val="0"/>
      <w:marTop w:val="0"/>
      <w:marBottom w:val="0"/>
      <w:divBdr>
        <w:top w:val="none" w:sz="0" w:space="0" w:color="auto"/>
        <w:left w:val="none" w:sz="0" w:space="0" w:color="auto"/>
        <w:bottom w:val="none" w:sz="0" w:space="0" w:color="auto"/>
        <w:right w:val="none" w:sz="0" w:space="0" w:color="auto"/>
      </w:divBdr>
    </w:div>
    <w:div w:id="815727880">
      <w:marLeft w:val="640"/>
      <w:marRight w:val="0"/>
      <w:marTop w:val="0"/>
      <w:marBottom w:val="0"/>
      <w:divBdr>
        <w:top w:val="none" w:sz="0" w:space="0" w:color="auto"/>
        <w:left w:val="none" w:sz="0" w:space="0" w:color="auto"/>
        <w:bottom w:val="none" w:sz="0" w:space="0" w:color="auto"/>
        <w:right w:val="none" w:sz="0" w:space="0" w:color="auto"/>
      </w:divBdr>
    </w:div>
    <w:div w:id="815754754">
      <w:marLeft w:val="640"/>
      <w:marRight w:val="0"/>
      <w:marTop w:val="0"/>
      <w:marBottom w:val="0"/>
      <w:divBdr>
        <w:top w:val="none" w:sz="0" w:space="0" w:color="auto"/>
        <w:left w:val="none" w:sz="0" w:space="0" w:color="auto"/>
        <w:bottom w:val="none" w:sz="0" w:space="0" w:color="auto"/>
        <w:right w:val="none" w:sz="0" w:space="0" w:color="auto"/>
      </w:divBdr>
    </w:div>
    <w:div w:id="815755059">
      <w:marLeft w:val="480"/>
      <w:marRight w:val="0"/>
      <w:marTop w:val="0"/>
      <w:marBottom w:val="0"/>
      <w:divBdr>
        <w:top w:val="none" w:sz="0" w:space="0" w:color="auto"/>
        <w:left w:val="none" w:sz="0" w:space="0" w:color="auto"/>
        <w:bottom w:val="none" w:sz="0" w:space="0" w:color="auto"/>
        <w:right w:val="none" w:sz="0" w:space="0" w:color="auto"/>
      </w:divBdr>
    </w:div>
    <w:div w:id="815759155">
      <w:marLeft w:val="640"/>
      <w:marRight w:val="0"/>
      <w:marTop w:val="0"/>
      <w:marBottom w:val="0"/>
      <w:divBdr>
        <w:top w:val="none" w:sz="0" w:space="0" w:color="auto"/>
        <w:left w:val="none" w:sz="0" w:space="0" w:color="auto"/>
        <w:bottom w:val="none" w:sz="0" w:space="0" w:color="auto"/>
        <w:right w:val="none" w:sz="0" w:space="0" w:color="auto"/>
      </w:divBdr>
    </w:div>
    <w:div w:id="815802599">
      <w:marLeft w:val="640"/>
      <w:marRight w:val="0"/>
      <w:marTop w:val="0"/>
      <w:marBottom w:val="0"/>
      <w:divBdr>
        <w:top w:val="none" w:sz="0" w:space="0" w:color="auto"/>
        <w:left w:val="none" w:sz="0" w:space="0" w:color="auto"/>
        <w:bottom w:val="none" w:sz="0" w:space="0" w:color="auto"/>
        <w:right w:val="none" w:sz="0" w:space="0" w:color="auto"/>
      </w:divBdr>
    </w:div>
    <w:div w:id="815951804">
      <w:marLeft w:val="640"/>
      <w:marRight w:val="0"/>
      <w:marTop w:val="0"/>
      <w:marBottom w:val="0"/>
      <w:divBdr>
        <w:top w:val="none" w:sz="0" w:space="0" w:color="auto"/>
        <w:left w:val="none" w:sz="0" w:space="0" w:color="auto"/>
        <w:bottom w:val="none" w:sz="0" w:space="0" w:color="auto"/>
        <w:right w:val="none" w:sz="0" w:space="0" w:color="auto"/>
      </w:divBdr>
    </w:div>
    <w:div w:id="816071059">
      <w:marLeft w:val="640"/>
      <w:marRight w:val="0"/>
      <w:marTop w:val="0"/>
      <w:marBottom w:val="0"/>
      <w:divBdr>
        <w:top w:val="none" w:sz="0" w:space="0" w:color="auto"/>
        <w:left w:val="none" w:sz="0" w:space="0" w:color="auto"/>
        <w:bottom w:val="none" w:sz="0" w:space="0" w:color="auto"/>
        <w:right w:val="none" w:sz="0" w:space="0" w:color="auto"/>
      </w:divBdr>
    </w:div>
    <w:div w:id="816186380">
      <w:marLeft w:val="640"/>
      <w:marRight w:val="0"/>
      <w:marTop w:val="0"/>
      <w:marBottom w:val="0"/>
      <w:divBdr>
        <w:top w:val="none" w:sz="0" w:space="0" w:color="auto"/>
        <w:left w:val="none" w:sz="0" w:space="0" w:color="auto"/>
        <w:bottom w:val="none" w:sz="0" w:space="0" w:color="auto"/>
        <w:right w:val="none" w:sz="0" w:space="0" w:color="auto"/>
      </w:divBdr>
    </w:div>
    <w:div w:id="816192439">
      <w:marLeft w:val="640"/>
      <w:marRight w:val="0"/>
      <w:marTop w:val="0"/>
      <w:marBottom w:val="0"/>
      <w:divBdr>
        <w:top w:val="none" w:sz="0" w:space="0" w:color="auto"/>
        <w:left w:val="none" w:sz="0" w:space="0" w:color="auto"/>
        <w:bottom w:val="none" w:sz="0" w:space="0" w:color="auto"/>
        <w:right w:val="none" w:sz="0" w:space="0" w:color="auto"/>
      </w:divBdr>
    </w:div>
    <w:div w:id="816261534">
      <w:marLeft w:val="640"/>
      <w:marRight w:val="0"/>
      <w:marTop w:val="0"/>
      <w:marBottom w:val="0"/>
      <w:divBdr>
        <w:top w:val="none" w:sz="0" w:space="0" w:color="auto"/>
        <w:left w:val="none" w:sz="0" w:space="0" w:color="auto"/>
        <w:bottom w:val="none" w:sz="0" w:space="0" w:color="auto"/>
        <w:right w:val="none" w:sz="0" w:space="0" w:color="auto"/>
      </w:divBdr>
    </w:div>
    <w:div w:id="816413210">
      <w:marLeft w:val="640"/>
      <w:marRight w:val="0"/>
      <w:marTop w:val="0"/>
      <w:marBottom w:val="0"/>
      <w:divBdr>
        <w:top w:val="none" w:sz="0" w:space="0" w:color="auto"/>
        <w:left w:val="none" w:sz="0" w:space="0" w:color="auto"/>
        <w:bottom w:val="none" w:sz="0" w:space="0" w:color="auto"/>
        <w:right w:val="none" w:sz="0" w:space="0" w:color="auto"/>
      </w:divBdr>
    </w:div>
    <w:div w:id="816461549">
      <w:marLeft w:val="640"/>
      <w:marRight w:val="0"/>
      <w:marTop w:val="0"/>
      <w:marBottom w:val="0"/>
      <w:divBdr>
        <w:top w:val="none" w:sz="0" w:space="0" w:color="auto"/>
        <w:left w:val="none" w:sz="0" w:space="0" w:color="auto"/>
        <w:bottom w:val="none" w:sz="0" w:space="0" w:color="auto"/>
        <w:right w:val="none" w:sz="0" w:space="0" w:color="auto"/>
      </w:divBdr>
    </w:div>
    <w:div w:id="816528978">
      <w:marLeft w:val="640"/>
      <w:marRight w:val="0"/>
      <w:marTop w:val="0"/>
      <w:marBottom w:val="0"/>
      <w:divBdr>
        <w:top w:val="none" w:sz="0" w:space="0" w:color="auto"/>
        <w:left w:val="none" w:sz="0" w:space="0" w:color="auto"/>
        <w:bottom w:val="none" w:sz="0" w:space="0" w:color="auto"/>
        <w:right w:val="none" w:sz="0" w:space="0" w:color="auto"/>
      </w:divBdr>
    </w:div>
    <w:div w:id="816529553">
      <w:marLeft w:val="640"/>
      <w:marRight w:val="0"/>
      <w:marTop w:val="0"/>
      <w:marBottom w:val="0"/>
      <w:divBdr>
        <w:top w:val="none" w:sz="0" w:space="0" w:color="auto"/>
        <w:left w:val="none" w:sz="0" w:space="0" w:color="auto"/>
        <w:bottom w:val="none" w:sz="0" w:space="0" w:color="auto"/>
        <w:right w:val="none" w:sz="0" w:space="0" w:color="auto"/>
      </w:divBdr>
    </w:div>
    <w:div w:id="816529774">
      <w:marLeft w:val="640"/>
      <w:marRight w:val="0"/>
      <w:marTop w:val="0"/>
      <w:marBottom w:val="0"/>
      <w:divBdr>
        <w:top w:val="none" w:sz="0" w:space="0" w:color="auto"/>
        <w:left w:val="none" w:sz="0" w:space="0" w:color="auto"/>
        <w:bottom w:val="none" w:sz="0" w:space="0" w:color="auto"/>
        <w:right w:val="none" w:sz="0" w:space="0" w:color="auto"/>
      </w:divBdr>
    </w:div>
    <w:div w:id="816530937">
      <w:marLeft w:val="640"/>
      <w:marRight w:val="0"/>
      <w:marTop w:val="0"/>
      <w:marBottom w:val="0"/>
      <w:divBdr>
        <w:top w:val="none" w:sz="0" w:space="0" w:color="auto"/>
        <w:left w:val="none" w:sz="0" w:space="0" w:color="auto"/>
        <w:bottom w:val="none" w:sz="0" w:space="0" w:color="auto"/>
        <w:right w:val="none" w:sz="0" w:space="0" w:color="auto"/>
      </w:divBdr>
    </w:div>
    <w:div w:id="816843671">
      <w:marLeft w:val="640"/>
      <w:marRight w:val="0"/>
      <w:marTop w:val="0"/>
      <w:marBottom w:val="0"/>
      <w:divBdr>
        <w:top w:val="none" w:sz="0" w:space="0" w:color="auto"/>
        <w:left w:val="none" w:sz="0" w:space="0" w:color="auto"/>
        <w:bottom w:val="none" w:sz="0" w:space="0" w:color="auto"/>
        <w:right w:val="none" w:sz="0" w:space="0" w:color="auto"/>
      </w:divBdr>
    </w:div>
    <w:div w:id="816846566">
      <w:marLeft w:val="640"/>
      <w:marRight w:val="0"/>
      <w:marTop w:val="0"/>
      <w:marBottom w:val="0"/>
      <w:divBdr>
        <w:top w:val="none" w:sz="0" w:space="0" w:color="auto"/>
        <w:left w:val="none" w:sz="0" w:space="0" w:color="auto"/>
        <w:bottom w:val="none" w:sz="0" w:space="0" w:color="auto"/>
        <w:right w:val="none" w:sz="0" w:space="0" w:color="auto"/>
      </w:divBdr>
    </w:div>
    <w:div w:id="816914920">
      <w:marLeft w:val="640"/>
      <w:marRight w:val="0"/>
      <w:marTop w:val="0"/>
      <w:marBottom w:val="0"/>
      <w:divBdr>
        <w:top w:val="none" w:sz="0" w:space="0" w:color="auto"/>
        <w:left w:val="none" w:sz="0" w:space="0" w:color="auto"/>
        <w:bottom w:val="none" w:sz="0" w:space="0" w:color="auto"/>
        <w:right w:val="none" w:sz="0" w:space="0" w:color="auto"/>
      </w:divBdr>
    </w:div>
    <w:div w:id="816918015">
      <w:marLeft w:val="640"/>
      <w:marRight w:val="0"/>
      <w:marTop w:val="0"/>
      <w:marBottom w:val="0"/>
      <w:divBdr>
        <w:top w:val="none" w:sz="0" w:space="0" w:color="auto"/>
        <w:left w:val="none" w:sz="0" w:space="0" w:color="auto"/>
        <w:bottom w:val="none" w:sz="0" w:space="0" w:color="auto"/>
        <w:right w:val="none" w:sz="0" w:space="0" w:color="auto"/>
      </w:divBdr>
    </w:div>
    <w:div w:id="817184067">
      <w:marLeft w:val="640"/>
      <w:marRight w:val="0"/>
      <w:marTop w:val="0"/>
      <w:marBottom w:val="0"/>
      <w:divBdr>
        <w:top w:val="none" w:sz="0" w:space="0" w:color="auto"/>
        <w:left w:val="none" w:sz="0" w:space="0" w:color="auto"/>
        <w:bottom w:val="none" w:sz="0" w:space="0" w:color="auto"/>
        <w:right w:val="none" w:sz="0" w:space="0" w:color="auto"/>
      </w:divBdr>
    </w:div>
    <w:div w:id="817185661">
      <w:marLeft w:val="640"/>
      <w:marRight w:val="0"/>
      <w:marTop w:val="0"/>
      <w:marBottom w:val="0"/>
      <w:divBdr>
        <w:top w:val="none" w:sz="0" w:space="0" w:color="auto"/>
        <w:left w:val="none" w:sz="0" w:space="0" w:color="auto"/>
        <w:bottom w:val="none" w:sz="0" w:space="0" w:color="auto"/>
        <w:right w:val="none" w:sz="0" w:space="0" w:color="auto"/>
      </w:divBdr>
    </w:div>
    <w:div w:id="817187971">
      <w:marLeft w:val="640"/>
      <w:marRight w:val="0"/>
      <w:marTop w:val="0"/>
      <w:marBottom w:val="0"/>
      <w:divBdr>
        <w:top w:val="none" w:sz="0" w:space="0" w:color="auto"/>
        <w:left w:val="none" w:sz="0" w:space="0" w:color="auto"/>
        <w:bottom w:val="none" w:sz="0" w:space="0" w:color="auto"/>
        <w:right w:val="none" w:sz="0" w:space="0" w:color="auto"/>
      </w:divBdr>
    </w:div>
    <w:div w:id="817235153">
      <w:marLeft w:val="640"/>
      <w:marRight w:val="0"/>
      <w:marTop w:val="0"/>
      <w:marBottom w:val="0"/>
      <w:divBdr>
        <w:top w:val="none" w:sz="0" w:space="0" w:color="auto"/>
        <w:left w:val="none" w:sz="0" w:space="0" w:color="auto"/>
        <w:bottom w:val="none" w:sz="0" w:space="0" w:color="auto"/>
        <w:right w:val="none" w:sz="0" w:space="0" w:color="auto"/>
      </w:divBdr>
    </w:div>
    <w:div w:id="817261144">
      <w:marLeft w:val="640"/>
      <w:marRight w:val="0"/>
      <w:marTop w:val="0"/>
      <w:marBottom w:val="0"/>
      <w:divBdr>
        <w:top w:val="none" w:sz="0" w:space="0" w:color="auto"/>
        <w:left w:val="none" w:sz="0" w:space="0" w:color="auto"/>
        <w:bottom w:val="none" w:sz="0" w:space="0" w:color="auto"/>
        <w:right w:val="none" w:sz="0" w:space="0" w:color="auto"/>
      </w:divBdr>
    </w:div>
    <w:div w:id="817302192">
      <w:marLeft w:val="640"/>
      <w:marRight w:val="0"/>
      <w:marTop w:val="0"/>
      <w:marBottom w:val="0"/>
      <w:divBdr>
        <w:top w:val="none" w:sz="0" w:space="0" w:color="auto"/>
        <w:left w:val="none" w:sz="0" w:space="0" w:color="auto"/>
        <w:bottom w:val="none" w:sz="0" w:space="0" w:color="auto"/>
        <w:right w:val="none" w:sz="0" w:space="0" w:color="auto"/>
      </w:divBdr>
    </w:div>
    <w:div w:id="817304854">
      <w:marLeft w:val="640"/>
      <w:marRight w:val="0"/>
      <w:marTop w:val="0"/>
      <w:marBottom w:val="0"/>
      <w:divBdr>
        <w:top w:val="none" w:sz="0" w:space="0" w:color="auto"/>
        <w:left w:val="none" w:sz="0" w:space="0" w:color="auto"/>
        <w:bottom w:val="none" w:sz="0" w:space="0" w:color="auto"/>
        <w:right w:val="none" w:sz="0" w:space="0" w:color="auto"/>
      </w:divBdr>
    </w:div>
    <w:div w:id="817308024">
      <w:marLeft w:val="640"/>
      <w:marRight w:val="0"/>
      <w:marTop w:val="0"/>
      <w:marBottom w:val="0"/>
      <w:divBdr>
        <w:top w:val="none" w:sz="0" w:space="0" w:color="auto"/>
        <w:left w:val="none" w:sz="0" w:space="0" w:color="auto"/>
        <w:bottom w:val="none" w:sz="0" w:space="0" w:color="auto"/>
        <w:right w:val="none" w:sz="0" w:space="0" w:color="auto"/>
      </w:divBdr>
    </w:div>
    <w:div w:id="817382683">
      <w:marLeft w:val="640"/>
      <w:marRight w:val="0"/>
      <w:marTop w:val="0"/>
      <w:marBottom w:val="0"/>
      <w:divBdr>
        <w:top w:val="none" w:sz="0" w:space="0" w:color="auto"/>
        <w:left w:val="none" w:sz="0" w:space="0" w:color="auto"/>
        <w:bottom w:val="none" w:sz="0" w:space="0" w:color="auto"/>
        <w:right w:val="none" w:sz="0" w:space="0" w:color="auto"/>
      </w:divBdr>
    </w:div>
    <w:div w:id="817693371">
      <w:marLeft w:val="640"/>
      <w:marRight w:val="0"/>
      <w:marTop w:val="0"/>
      <w:marBottom w:val="0"/>
      <w:divBdr>
        <w:top w:val="none" w:sz="0" w:space="0" w:color="auto"/>
        <w:left w:val="none" w:sz="0" w:space="0" w:color="auto"/>
        <w:bottom w:val="none" w:sz="0" w:space="0" w:color="auto"/>
        <w:right w:val="none" w:sz="0" w:space="0" w:color="auto"/>
      </w:divBdr>
    </w:div>
    <w:div w:id="817956898">
      <w:marLeft w:val="640"/>
      <w:marRight w:val="0"/>
      <w:marTop w:val="0"/>
      <w:marBottom w:val="0"/>
      <w:divBdr>
        <w:top w:val="none" w:sz="0" w:space="0" w:color="auto"/>
        <w:left w:val="none" w:sz="0" w:space="0" w:color="auto"/>
        <w:bottom w:val="none" w:sz="0" w:space="0" w:color="auto"/>
        <w:right w:val="none" w:sz="0" w:space="0" w:color="auto"/>
      </w:divBdr>
    </w:div>
    <w:div w:id="818038939">
      <w:marLeft w:val="640"/>
      <w:marRight w:val="0"/>
      <w:marTop w:val="0"/>
      <w:marBottom w:val="0"/>
      <w:divBdr>
        <w:top w:val="none" w:sz="0" w:space="0" w:color="auto"/>
        <w:left w:val="none" w:sz="0" w:space="0" w:color="auto"/>
        <w:bottom w:val="none" w:sz="0" w:space="0" w:color="auto"/>
        <w:right w:val="none" w:sz="0" w:space="0" w:color="auto"/>
      </w:divBdr>
    </w:div>
    <w:div w:id="818230878">
      <w:marLeft w:val="640"/>
      <w:marRight w:val="0"/>
      <w:marTop w:val="0"/>
      <w:marBottom w:val="0"/>
      <w:divBdr>
        <w:top w:val="none" w:sz="0" w:space="0" w:color="auto"/>
        <w:left w:val="none" w:sz="0" w:space="0" w:color="auto"/>
        <w:bottom w:val="none" w:sz="0" w:space="0" w:color="auto"/>
        <w:right w:val="none" w:sz="0" w:space="0" w:color="auto"/>
      </w:divBdr>
    </w:div>
    <w:div w:id="818301089">
      <w:marLeft w:val="640"/>
      <w:marRight w:val="0"/>
      <w:marTop w:val="0"/>
      <w:marBottom w:val="0"/>
      <w:divBdr>
        <w:top w:val="none" w:sz="0" w:space="0" w:color="auto"/>
        <w:left w:val="none" w:sz="0" w:space="0" w:color="auto"/>
        <w:bottom w:val="none" w:sz="0" w:space="0" w:color="auto"/>
        <w:right w:val="none" w:sz="0" w:space="0" w:color="auto"/>
      </w:divBdr>
    </w:div>
    <w:div w:id="818310073">
      <w:marLeft w:val="640"/>
      <w:marRight w:val="0"/>
      <w:marTop w:val="0"/>
      <w:marBottom w:val="0"/>
      <w:divBdr>
        <w:top w:val="none" w:sz="0" w:space="0" w:color="auto"/>
        <w:left w:val="none" w:sz="0" w:space="0" w:color="auto"/>
        <w:bottom w:val="none" w:sz="0" w:space="0" w:color="auto"/>
        <w:right w:val="none" w:sz="0" w:space="0" w:color="auto"/>
      </w:divBdr>
    </w:div>
    <w:div w:id="818351044">
      <w:marLeft w:val="640"/>
      <w:marRight w:val="0"/>
      <w:marTop w:val="0"/>
      <w:marBottom w:val="0"/>
      <w:divBdr>
        <w:top w:val="none" w:sz="0" w:space="0" w:color="auto"/>
        <w:left w:val="none" w:sz="0" w:space="0" w:color="auto"/>
        <w:bottom w:val="none" w:sz="0" w:space="0" w:color="auto"/>
        <w:right w:val="none" w:sz="0" w:space="0" w:color="auto"/>
      </w:divBdr>
    </w:div>
    <w:div w:id="818351294">
      <w:marLeft w:val="640"/>
      <w:marRight w:val="0"/>
      <w:marTop w:val="0"/>
      <w:marBottom w:val="0"/>
      <w:divBdr>
        <w:top w:val="none" w:sz="0" w:space="0" w:color="auto"/>
        <w:left w:val="none" w:sz="0" w:space="0" w:color="auto"/>
        <w:bottom w:val="none" w:sz="0" w:space="0" w:color="auto"/>
        <w:right w:val="none" w:sz="0" w:space="0" w:color="auto"/>
      </w:divBdr>
    </w:div>
    <w:div w:id="818419992">
      <w:marLeft w:val="640"/>
      <w:marRight w:val="0"/>
      <w:marTop w:val="0"/>
      <w:marBottom w:val="0"/>
      <w:divBdr>
        <w:top w:val="none" w:sz="0" w:space="0" w:color="auto"/>
        <w:left w:val="none" w:sz="0" w:space="0" w:color="auto"/>
        <w:bottom w:val="none" w:sz="0" w:space="0" w:color="auto"/>
        <w:right w:val="none" w:sz="0" w:space="0" w:color="auto"/>
      </w:divBdr>
    </w:div>
    <w:div w:id="818494211">
      <w:marLeft w:val="640"/>
      <w:marRight w:val="0"/>
      <w:marTop w:val="0"/>
      <w:marBottom w:val="0"/>
      <w:divBdr>
        <w:top w:val="none" w:sz="0" w:space="0" w:color="auto"/>
        <w:left w:val="none" w:sz="0" w:space="0" w:color="auto"/>
        <w:bottom w:val="none" w:sz="0" w:space="0" w:color="auto"/>
        <w:right w:val="none" w:sz="0" w:space="0" w:color="auto"/>
      </w:divBdr>
    </w:div>
    <w:div w:id="818502049">
      <w:marLeft w:val="640"/>
      <w:marRight w:val="0"/>
      <w:marTop w:val="0"/>
      <w:marBottom w:val="0"/>
      <w:divBdr>
        <w:top w:val="none" w:sz="0" w:space="0" w:color="auto"/>
        <w:left w:val="none" w:sz="0" w:space="0" w:color="auto"/>
        <w:bottom w:val="none" w:sz="0" w:space="0" w:color="auto"/>
        <w:right w:val="none" w:sz="0" w:space="0" w:color="auto"/>
      </w:divBdr>
    </w:div>
    <w:div w:id="818545408">
      <w:marLeft w:val="640"/>
      <w:marRight w:val="0"/>
      <w:marTop w:val="0"/>
      <w:marBottom w:val="0"/>
      <w:divBdr>
        <w:top w:val="none" w:sz="0" w:space="0" w:color="auto"/>
        <w:left w:val="none" w:sz="0" w:space="0" w:color="auto"/>
        <w:bottom w:val="none" w:sz="0" w:space="0" w:color="auto"/>
        <w:right w:val="none" w:sz="0" w:space="0" w:color="auto"/>
      </w:divBdr>
    </w:div>
    <w:div w:id="818616444">
      <w:marLeft w:val="640"/>
      <w:marRight w:val="0"/>
      <w:marTop w:val="0"/>
      <w:marBottom w:val="0"/>
      <w:divBdr>
        <w:top w:val="none" w:sz="0" w:space="0" w:color="auto"/>
        <w:left w:val="none" w:sz="0" w:space="0" w:color="auto"/>
        <w:bottom w:val="none" w:sz="0" w:space="0" w:color="auto"/>
        <w:right w:val="none" w:sz="0" w:space="0" w:color="auto"/>
      </w:divBdr>
    </w:div>
    <w:div w:id="818839246">
      <w:marLeft w:val="640"/>
      <w:marRight w:val="0"/>
      <w:marTop w:val="0"/>
      <w:marBottom w:val="0"/>
      <w:divBdr>
        <w:top w:val="none" w:sz="0" w:space="0" w:color="auto"/>
        <w:left w:val="none" w:sz="0" w:space="0" w:color="auto"/>
        <w:bottom w:val="none" w:sz="0" w:space="0" w:color="auto"/>
        <w:right w:val="none" w:sz="0" w:space="0" w:color="auto"/>
      </w:divBdr>
    </w:div>
    <w:div w:id="818888204">
      <w:marLeft w:val="640"/>
      <w:marRight w:val="0"/>
      <w:marTop w:val="0"/>
      <w:marBottom w:val="0"/>
      <w:divBdr>
        <w:top w:val="none" w:sz="0" w:space="0" w:color="auto"/>
        <w:left w:val="none" w:sz="0" w:space="0" w:color="auto"/>
        <w:bottom w:val="none" w:sz="0" w:space="0" w:color="auto"/>
        <w:right w:val="none" w:sz="0" w:space="0" w:color="auto"/>
      </w:divBdr>
    </w:div>
    <w:div w:id="818961259">
      <w:marLeft w:val="640"/>
      <w:marRight w:val="0"/>
      <w:marTop w:val="0"/>
      <w:marBottom w:val="0"/>
      <w:divBdr>
        <w:top w:val="none" w:sz="0" w:space="0" w:color="auto"/>
        <w:left w:val="none" w:sz="0" w:space="0" w:color="auto"/>
        <w:bottom w:val="none" w:sz="0" w:space="0" w:color="auto"/>
        <w:right w:val="none" w:sz="0" w:space="0" w:color="auto"/>
      </w:divBdr>
    </w:div>
    <w:div w:id="819006885">
      <w:marLeft w:val="640"/>
      <w:marRight w:val="0"/>
      <w:marTop w:val="0"/>
      <w:marBottom w:val="0"/>
      <w:divBdr>
        <w:top w:val="none" w:sz="0" w:space="0" w:color="auto"/>
        <w:left w:val="none" w:sz="0" w:space="0" w:color="auto"/>
        <w:bottom w:val="none" w:sz="0" w:space="0" w:color="auto"/>
        <w:right w:val="none" w:sz="0" w:space="0" w:color="auto"/>
      </w:divBdr>
    </w:div>
    <w:div w:id="819074921">
      <w:marLeft w:val="640"/>
      <w:marRight w:val="0"/>
      <w:marTop w:val="0"/>
      <w:marBottom w:val="0"/>
      <w:divBdr>
        <w:top w:val="none" w:sz="0" w:space="0" w:color="auto"/>
        <w:left w:val="none" w:sz="0" w:space="0" w:color="auto"/>
        <w:bottom w:val="none" w:sz="0" w:space="0" w:color="auto"/>
        <w:right w:val="none" w:sz="0" w:space="0" w:color="auto"/>
      </w:divBdr>
    </w:div>
    <w:div w:id="819079859">
      <w:marLeft w:val="640"/>
      <w:marRight w:val="0"/>
      <w:marTop w:val="0"/>
      <w:marBottom w:val="0"/>
      <w:divBdr>
        <w:top w:val="none" w:sz="0" w:space="0" w:color="auto"/>
        <w:left w:val="none" w:sz="0" w:space="0" w:color="auto"/>
        <w:bottom w:val="none" w:sz="0" w:space="0" w:color="auto"/>
        <w:right w:val="none" w:sz="0" w:space="0" w:color="auto"/>
      </w:divBdr>
    </w:div>
    <w:div w:id="819149045">
      <w:marLeft w:val="640"/>
      <w:marRight w:val="0"/>
      <w:marTop w:val="0"/>
      <w:marBottom w:val="0"/>
      <w:divBdr>
        <w:top w:val="none" w:sz="0" w:space="0" w:color="auto"/>
        <w:left w:val="none" w:sz="0" w:space="0" w:color="auto"/>
        <w:bottom w:val="none" w:sz="0" w:space="0" w:color="auto"/>
        <w:right w:val="none" w:sz="0" w:space="0" w:color="auto"/>
      </w:divBdr>
    </w:div>
    <w:div w:id="819152144">
      <w:marLeft w:val="640"/>
      <w:marRight w:val="0"/>
      <w:marTop w:val="0"/>
      <w:marBottom w:val="0"/>
      <w:divBdr>
        <w:top w:val="none" w:sz="0" w:space="0" w:color="auto"/>
        <w:left w:val="none" w:sz="0" w:space="0" w:color="auto"/>
        <w:bottom w:val="none" w:sz="0" w:space="0" w:color="auto"/>
        <w:right w:val="none" w:sz="0" w:space="0" w:color="auto"/>
      </w:divBdr>
    </w:div>
    <w:div w:id="819153719">
      <w:marLeft w:val="640"/>
      <w:marRight w:val="0"/>
      <w:marTop w:val="0"/>
      <w:marBottom w:val="0"/>
      <w:divBdr>
        <w:top w:val="none" w:sz="0" w:space="0" w:color="auto"/>
        <w:left w:val="none" w:sz="0" w:space="0" w:color="auto"/>
        <w:bottom w:val="none" w:sz="0" w:space="0" w:color="auto"/>
        <w:right w:val="none" w:sz="0" w:space="0" w:color="auto"/>
      </w:divBdr>
    </w:div>
    <w:div w:id="819226671">
      <w:marLeft w:val="640"/>
      <w:marRight w:val="0"/>
      <w:marTop w:val="0"/>
      <w:marBottom w:val="0"/>
      <w:divBdr>
        <w:top w:val="none" w:sz="0" w:space="0" w:color="auto"/>
        <w:left w:val="none" w:sz="0" w:space="0" w:color="auto"/>
        <w:bottom w:val="none" w:sz="0" w:space="0" w:color="auto"/>
        <w:right w:val="none" w:sz="0" w:space="0" w:color="auto"/>
      </w:divBdr>
    </w:div>
    <w:div w:id="819227859">
      <w:marLeft w:val="640"/>
      <w:marRight w:val="0"/>
      <w:marTop w:val="0"/>
      <w:marBottom w:val="0"/>
      <w:divBdr>
        <w:top w:val="none" w:sz="0" w:space="0" w:color="auto"/>
        <w:left w:val="none" w:sz="0" w:space="0" w:color="auto"/>
        <w:bottom w:val="none" w:sz="0" w:space="0" w:color="auto"/>
        <w:right w:val="none" w:sz="0" w:space="0" w:color="auto"/>
      </w:divBdr>
    </w:div>
    <w:div w:id="819268924">
      <w:marLeft w:val="640"/>
      <w:marRight w:val="0"/>
      <w:marTop w:val="0"/>
      <w:marBottom w:val="0"/>
      <w:divBdr>
        <w:top w:val="none" w:sz="0" w:space="0" w:color="auto"/>
        <w:left w:val="none" w:sz="0" w:space="0" w:color="auto"/>
        <w:bottom w:val="none" w:sz="0" w:space="0" w:color="auto"/>
        <w:right w:val="none" w:sz="0" w:space="0" w:color="auto"/>
      </w:divBdr>
    </w:div>
    <w:div w:id="819271043">
      <w:marLeft w:val="640"/>
      <w:marRight w:val="0"/>
      <w:marTop w:val="0"/>
      <w:marBottom w:val="0"/>
      <w:divBdr>
        <w:top w:val="none" w:sz="0" w:space="0" w:color="auto"/>
        <w:left w:val="none" w:sz="0" w:space="0" w:color="auto"/>
        <w:bottom w:val="none" w:sz="0" w:space="0" w:color="auto"/>
        <w:right w:val="none" w:sz="0" w:space="0" w:color="auto"/>
      </w:divBdr>
    </w:div>
    <w:div w:id="819345294">
      <w:marLeft w:val="640"/>
      <w:marRight w:val="0"/>
      <w:marTop w:val="0"/>
      <w:marBottom w:val="0"/>
      <w:divBdr>
        <w:top w:val="none" w:sz="0" w:space="0" w:color="auto"/>
        <w:left w:val="none" w:sz="0" w:space="0" w:color="auto"/>
        <w:bottom w:val="none" w:sz="0" w:space="0" w:color="auto"/>
        <w:right w:val="none" w:sz="0" w:space="0" w:color="auto"/>
      </w:divBdr>
    </w:div>
    <w:div w:id="819348482">
      <w:marLeft w:val="640"/>
      <w:marRight w:val="0"/>
      <w:marTop w:val="0"/>
      <w:marBottom w:val="0"/>
      <w:divBdr>
        <w:top w:val="none" w:sz="0" w:space="0" w:color="auto"/>
        <w:left w:val="none" w:sz="0" w:space="0" w:color="auto"/>
        <w:bottom w:val="none" w:sz="0" w:space="0" w:color="auto"/>
        <w:right w:val="none" w:sz="0" w:space="0" w:color="auto"/>
      </w:divBdr>
    </w:div>
    <w:div w:id="819419910">
      <w:marLeft w:val="640"/>
      <w:marRight w:val="0"/>
      <w:marTop w:val="0"/>
      <w:marBottom w:val="0"/>
      <w:divBdr>
        <w:top w:val="none" w:sz="0" w:space="0" w:color="auto"/>
        <w:left w:val="none" w:sz="0" w:space="0" w:color="auto"/>
        <w:bottom w:val="none" w:sz="0" w:space="0" w:color="auto"/>
        <w:right w:val="none" w:sz="0" w:space="0" w:color="auto"/>
      </w:divBdr>
    </w:div>
    <w:div w:id="819427198">
      <w:marLeft w:val="640"/>
      <w:marRight w:val="0"/>
      <w:marTop w:val="0"/>
      <w:marBottom w:val="0"/>
      <w:divBdr>
        <w:top w:val="none" w:sz="0" w:space="0" w:color="auto"/>
        <w:left w:val="none" w:sz="0" w:space="0" w:color="auto"/>
        <w:bottom w:val="none" w:sz="0" w:space="0" w:color="auto"/>
        <w:right w:val="none" w:sz="0" w:space="0" w:color="auto"/>
      </w:divBdr>
    </w:div>
    <w:div w:id="819463482">
      <w:marLeft w:val="640"/>
      <w:marRight w:val="0"/>
      <w:marTop w:val="0"/>
      <w:marBottom w:val="0"/>
      <w:divBdr>
        <w:top w:val="none" w:sz="0" w:space="0" w:color="auto"/>
        <w:left w:val="none" w:sz="0" w:space="0" w:color="auto"/>
        <w:bottom w:val="none" w:sz="0" w:space="0" w:color="auto"/>
        <w:right w:val="none" w:sz="0" w:space="0" w:color="auto"/>
      </w:divBdr>
    </w:div>
    <w:div w:id="819465836">
      <w:marLeft w:val="640"/>
      <w:marRight w:val="0"/>
      <w:marTop w:val="0"/>
      <w:marBottom w:val="0"/>
      <w:divBdr>
        <w:top w:val="none" w:sz="0" w:space="0" w:color="auto"/>
        <w:left w:val="none" w:sz="0" w:space="0" w:color="auto"/>
        <w:bottom w:val="none" w:sz="0" w:space="0" w:color="auto"/>
        <w:right w:val="none" w:sz="0" w:space="0" w:color="auto"/>
      </w:divBdr>
    </w:div>
    <w:div w:id="819545124">
      <w:marLeft w:val="640"/>
      <w:marRight w:val="0"/>
      <w:marTop w:val="0"/>
      <w:marBottom w:val="0"/>
      <w:divBdr>
        <w:top w:val="none" w:sz="0" w:space="0" w:color="auto"/>
        <w:left w:val="none" w:sz="0" w:space="0" w:color="auto"/>
        <w:bottom w:val="none" w:sz="0" w:space="0" w:color="auto"/>
        <w:right w:val="none" w:sz="0" w:space="0" w:color="auto"/>
      </w:divBdr>
    </w:div>
    <w:div w:id="819618771">
      <w:marLeft w:val="480"/>
      <w:marRight w:val="0"/>
      <w:marTop w:val="0"/>
      <w:marBottom w:val="0"/>
      <w:divBdr>
        <w:top w:val="none" w:sz="0" w:space="0" w:color="auto"/>
        <w:left w:val="none" w:sz="0" w:space="0" w:color="auto"/>
        <w:bottom w:val="none" w:sz="0" w:space="0" w:color="auto"/>
        <w:right w:val="none" w:sz="0" w:space="0" w:color="auto"/>
      </w:divBdr>
    </w:div>
    <w:div w:id="819619285">
      <w:marLeft w:val="640"/>
      <w:marRight w:val="0"/>
      <w:marTop w:val="0"/>
      <w:marBottom w:val="0"/>
      <w:divBdr>
        <w:top w:val="none" w:sz="0" w:space="0" w:color="auto"/>
        <w:left w:val="none" w:sz="0" w:space="0" w:color="auto"/>
        <w:bottom w:val="none" w:sz="0" w:space="0" w:color="auto"/>
        <w:right w:val="none" w:sz="0" w:space="0" w:color="auto"/>
      </w:divBdr>
    </w:div>
    <w:div w:id="819805341">
      <w:marLeft w:val="640"/>
      <w:marRight w:val="0"/>
      <w:marTop w:val="0"/>
      <w:marBottom w:val="0"/>
      <w:divBdr>
        <w:top w:val="none" w:sz="0" w:space="0" w:color="auto"/>
        <w:left w:val="none" w:sz="0" w:space="0" w:color="auto"/>
        <w:bottom w:val="none" w:sz="0" w:space="0" w:color="auto"/>
        <w:right w:val="none" w:sz="0" w:space="0" w:color="auto"/>
      </w:divBdr>
    </w:div>
    <w:div w:id="819811121">
      <w:marLeft w:val="640"/>
      <w:marRight w:val="0"/>
      <w:marTop w:val="0"/>
      <w:marBottom w:val="0"/>
      <w:divBdr>
        <w:top w:val="none" w:sz="0" w:space="0" w:color="auto"/>
        <w:left w:val="none" w:sz="0" w:space="0" w:color="auto"/>
        <w:bottom w:val="none" w:sz="0" w:space="0" w:color="auto"/>
        <w:right w:val="none" w:sz="0" w:space="0" w:color="auto"/>
      </w:divBdr>
    </w:div>
    <w:div w:id="819880937">
      <w:marLeft w:val="480"/>
      <w:marRight w:val="0"/>
      <w:marTop w:val="0"/>
      <w:marBottom w:val="0"/>
      <w:divBdr>
        <w:top w:val="none" w:sz="0" w:space="0" w:color="auto"/>
        <w:left w:val="none" w:sz="0" w:space="0" w:color="auto"/>
        <w:bottom w:val="none" w:sz="0" w:space="0" w:color="auto"/>
        <w:right w:val="none" w:sz="0" w:space="0" w:color="auto"/>
      </w:divBdr>
    </w:div>
    <w:div w:id="819925668">
      <w:marLeft w:val="640"/>
      <w:marRight w:val="0"/>
      <w:marTop w:val="0"/>
      <w:marBottom w:val="0"/>
      <w:divBdr>
        <w:top w:val="none" w:sz="0" w:space="0" w:color="auto"/>
        <w:left w:val="none" w:sz="0" w:space="0" w:color="auto"/>
        <w:bottom w:val="none" w:sz="0" w:space="0" w:color="auto"/>
        <w:right w:val="none" w:sz="0" w:space="0" w:color="auto"/>
      </w:divBdr>
    </w:div>
    <w:div w:id="820005554">
      <w:marLeft w:val="640"/>
      <w:marRight w:val="0"/>
      <w:marTop w:val="0"/>
      <w:marBottom w:val="0"/>
      <w:divBdr>
        <w:top w:val="none" w:sz="0" w:space="0" w:color="auto"/>
        <w:left w:val="none" w:sz="0" w:space="0" w:color="auto"/>
        <w:bottom w:val="none" w:sz="0" w:space="0" w:color="auto"/>
        <w:right w:val="none" w:sz="0" w:space="0" w:color="auto"/>
      </w:divBdr>
    </w:div>
    <w:div w:id="820005588">
      <w:marLeft w:val="640"/>
      <w:marRight w:val="0"/>
      <w:marTop w:val="0"/>
      <w:marBottom w:val="0"/>
      <w:divBdr>
        <w:top w:val="none" w:sz="0" w:space="0" w:color="auto"/>
        <w:left w:val="none" w:sz="0" w:space="0" w:color="auto"/>
        <w:bottom w:val="none" w:sz="0" w:space="0" w:color="auto"/>
        <w:right w:val="none" w:sz="0" w:space="0" w:color="auto"/>
      </w:divBdr>
    </w:div>
    <w:div w:id="820074823">
      <w:marLeft w:val="640"/>
      <w:marRight w:val="0"/>
      <w:marTop w:val="0"/>
      <w:marBottom w:val="0"/>
      <w:divBdr>
        <w:top w:val="none" w:sz="0" w:space="0" w:color="auto"/>
        <w:left w:val="none" w:sz="0" w:space="0" w:color="auto"/>
        <w:bottom w:val="none" w:sz="0" w:space="0" w:color="auto"/>
        <w:right w:val="none" w:sz="0" w:space="0" w:color="auto"/>
      </w:divBdr>
    </w:div>
    <w:div w:id="820080443">
      <w:marLeft w:val="640"/>
      <w:marRight w:val="0"/>
      <w:marTop w:val="0"/>
      <w:marBottom w:val="0"/>
      <w:divBdr>
        <w:top w:val="none" w:sz="0" w:space="0" w:color="auto"/>
        <w:left w:val="none" w:sz="0" w:space="0" w:color="auto"/>
        <w:bottom w:val="none" w:sz="0" w:space="0" w:color="auto"/>
        <w:right w:val="none" w:sz="0" w:space="0" w:color="auto"/>
      </w:divBdr>
    </w:div>
    <w:div w:id="820082633">
      <w:marLeft w:val="640"/>
      <w:marRight w:val="0"/>
      <w:marTop w:val="0"/>
      <w:marBottom w:val="0"/>
      <w:divBdr>
        <w:top w:val="none" w:sz="0" w:space="0" w:color="auto"/>
        <w:left w:val="none" w:sz="0" w:space="0" w:color="auto"/>
        <w:bottom w:val="none" w:sz="0" w:space="0" w:color="auto"/>
        <w:right w:val="none" w:sz="0" w:space="0" w:color="auto"/>
      </w:divBdr>
    </w:div>
    <w:div w:id="820148930">
      <w:marLeft w:val="640"/>
      <w:marRight w:val="0"/>
      <w:marTop w:val="0"/>
      <w:marBottom w:val="0"/>
      <w:divBdr>
        <w:top w:val="none" w:sz="0" w:space="0" w:color="auto"/>
        <w:left w:val="none" w:sz="0" w:space="0" w:color="auto"/>
        <w:bottom w:val="none" w:sz="0" w:space="0" w:color="auto"/>
        <w:right w:val="none" w:sz="0" w:space="0" w:color="auto"/>
      </w:divBdr>
    </w:div>
    <w:div w:id="820195299">
      <w:marLeft w:val="640"/>
      <w:marRight w:val="0"/>
      <w:marTop w:val="0"/>
      <w:marBottom w:val="0"/>
      <w:divBdr>
        <w:top w:val="none" w:sz="0" w:space="0" w:color="auto"/>
        <w:left w:val="none" w:sz="0" w:space="0" w:color="auto"/>
        <w:bottom w:val="none" w:sz="0" w:space="0" w:color="auto"/>
        <w:right w:val="none" w:sz="0" w:space="0" w:color="auto"/>
      </w:divBdr>
    </w:div>
    <w:div w:id="820273056">
      <w:marLeft w:val="640"/>
      <w:marRight w:val="0"/>
      <w:marTop w:val="0"/>
      <w:marBottom w:val="0"/>
      <w:divBdr>
        <w:top w:val="none" w:sz="0" w:space="0" w:color="auto"/>
        <w:left w:val="none" w:sz="0" w:space="0" w:color="auto"/>
        <w:bottom w:val="none" w:sz="0" w:space="0" w:color="auto"/>
        <w:right w:val="none" w:sz="0" w:space="0" w:color="auto"/>
      </w:divBdr>
    </w:div>
    <w:div w:id="820274062">
      <w:marLeft w:val="640"/>
      <w:marRight w:val="0"/>
      <w:marTop w:val="0"/>
      <w:marBottom w:val="0"/>
      <w:divBdr>
        <w:top w:val="none" w:sz="0" w:space="0" w:color="auto"/>
        <w:left w:val="none" w:sz="0" w:space="0" w:color="auto"/>
        <w:bottom w:val="none" w:sz="0" w:space="0" w:color="auto"/>
        <w:right w:val="none" w:sz="0" w:space="0" w:color="auto"/>
      </w:divBdr>
    </w:div>
    <w:div w:id="820389552">
      <w:marLeft w:val="640"/>
      <w:marRight w:val="0"/>
      <w:marTop w:val="0"/>
      <w:marBottom w:val="0"/>
      <w:divBdr>
        <w:top w:val="none" w:sz="0" w:space="0" w:color="auto"/>
        <w:left w:val="none" w:sz="0" w:space="0" w:color="auto"/>
        <w:bottom w:val="none" w:sz="0" w:space="0" w:color="auto"/>
        <w:right w:val="none" w:sz="0" w:space="0" w:color="auto"/>
      </w:divBdr>
    </w:div>
    <w:div w:id="820537342">
      <w:marLeft w:val="640"/>
      <w:marRight w:val="0"/>
      <w:marTop w:val="0"/>
      <w:marBottom w:val="0"/>
      <w:divBdr>
        <w:top w:val="none" w:sz="0" w:space="0" w:color="auto"/>
        <w:left w:val="none" w:sz="0" w:space="0" w:color="auto"/>
        <w:bottom w:val="none" w:sz="0" w:space="0" w:color="auto"/>
        <w:right w:val="none" w:sz="0" w:space="0" w:color="auto"/>
      </w:divBdr>
    </w:div>
    <w:div w:id="820541334">
      <w:marLeft w:val="640"/>
      <w:marRight w:val="0"/>
      <w:marTop w:val="0"/>
      <w:marBottom w:val="0"/>
      <w:divBdr>
        <w:top w:val="none" w:sz="0" w:space="0" w:color="auto"/>
        <w:left w:val="none" w:sz="0" w:space="0" w:color="auto"/>
        <w:bottom w:val="none" w:sz="0" w:space="0" w:color="auto"/>
        <w:right w:val="none" w:sz="0" w:space="0" w:color="auto"/>
      </w:divBdr>
    </w:div>
    <w:div w:id="820659081">
      <w:marLeft w:val="640"/>
      <w:marRight w:val="0"/>
      <w:marTop w:val="0"/>
      <w:marBottom w:val="0"/>
      <w:divBdr>
        <w:top w:val="none" w:sz="0" w:space="0" w:color="auto"/>
        <w:left w:val="none" w:sz="0" w:space="0" w:color="auto"/>
        <w:bottom w:val="none" w:sz="0" w:space="0" w:color="auto"/>
        <w:right w:val="none" w:sz="0" w:space="0" w:color="auto"/>
      </w:divBdr>
    </w:div>
    <w:div w:id="820852412">
      <w:marLeft w:val="640"/>
      <w:marRight w:val="0"/>
      <w:marTop w:val="0"/>
      <w:marBottom w:val="0"/>
      <w:divBdr>
        <w:top w:val="none" w:sz="0" w:space="0" w:color="auto"/>
        <w:left w:val="none" w:sz="0" w:space="0" w:color="auto"/>
        <w:bottom w:val="none" w:sz="0" w:space="0" w:color="auto"/>
        <w:right w:val="none" w:sz="0" w:space="0" w:color="auto"/>
      </w:divBdr>
    </w:div>
    <w:div w:id="820925661">
      <w:marLeft w:val="640"/>
      <w:marRight w:val="0"/>
      <w:marTop w:val="0"/>
      <w:marBottom w:val="0"/>
      <w:divBdr>
        <w:top w:val="none" w:sz="0" w:space="0" w:color="auto"/>
        <w:left w:val="none" w:sz="0" w:space="0" w:color="auto"/>
        <w:bottom w:val="none" w:sz="0" w:space="0" w:color="auto"/>
        <w:right w:val="none" w:sz="0" w:space="0" w:color="auto"/>
      </w:divBdr>
    </w:div>
    <w:div w:id="820971445">
      <w:marLeft w:val="640"/>
      <w:marRight w:val="0"/>
      <w:marTop w:val="0"/>
      <w:marBottom w:val="0"/>
      <w:divBdr>
        <w:top w:val="none" w:sz="0" w:space="0" w:color="auto"/>
        <w:left w:val="none" w:sz="0" w:space="0" w:color="auto"/>
        <w:bottom w:val="none" w:sz="0" w:space="0" w:color="auto"/>
        <w:right w:val="none" w:sz="0" w:space="0" w:color="auto"/>
      </w:divBdr>
    </w:div>
    <w:div w:id="821115727">
      <w:marLeft w:val="640"/>
      <w:marRight w:val="0"/>
      <w:marTop w:val="0"/>
      <w:marBottom w:val="0"/>
      <w:divBdr>
        <w:top w:val="none" w:sz="0" w:space="0" w:color="auto"/>
        <w:left w:val="none" w:sz="0" w:space="0" w:color="auto"/>
        <w:bottom w:val="none" w:sz="0" w:space="0" w:color="auto"/>
        <w:right w:val="none" w:sz="0" w:space="0" w:color="auto"/>
      </w:divBdr>
    </w:div>
    <w:div w:id="821119885">
      <w:marLeft w:val="640"/>
      <w:marRight w:val="0"/>
      <w:marTop w:val="0"/>
      <w:marBottom w:val="0"/>
      <w:divBdr>
        <w:top w:val="none" w:sz="0" w:space="0" w:color="auto"/>
        <w:left w:val="none" w:sz="0" w:space="0" w:color="auto"/>
        <w:bottom w:val="none" w:sz="0" w:space="0" w:color="auto"/>
        <w:right w:val="none" w:sz="0" w:space="0" w:color="auto"/>
      </w:divBdr>
    </w:div>
    <w:div w:id="821122912">
      <w:marLeft w:val="640"/>
      <w:marRight w:val="0"/>
      <w:marTop w:val="0"/>
      <w:marBottom w:val="0"/>
      <w:divBdr>
        <w:top w:val="none" w:sz="0" w:space="0" w:color="auto"/>
        <w:left w:val="none" w:sz="0" w:space="0" w:color="auto"/>
        <w:bottom w:val="none" w:sz="0" w:space="0" w:color="auto"/>
        <w:right w:val="none" w:sz="0" w:space="0" w:color="auto"/>
      </w:divBdr>
    </w:div>
    <w:div w:id="821238197">
      <w:marLeft w:val="640"/>
      <w:marRight w:val="0"/>
      <w:marTop w:val="0"/>
      <w:marBottom w:val="0"/>
      <w:divBdr>
        <w:top w:val="none" w:sz="0" w:space="0" w:color="auto"/>
        <w:left w:val="none" w:sz="0" w:space="0" w:color="auto"/>
        <w:bottom w:val="none" w:sz="0" w:space="0" w:color="auto"/>
        <w:right w:val="none" w:sz="0" w:space="0" w:color="auto"/>
      </w:divBdr>
    </w:div>
    <w:div w:id="821238247">
      <w:marLeft w:val="640"/>
      <w:marRight w:val="0"/>
      <w:marTop w:val="0"/>
      <w:marBottom w:val="0"/>
      <w:divBdr>
        <w:top w:val="none" w:sz="0" w:space="0" w:color="auto"/>
        <w:left w:val="none" w:sz="0" w:space="0" w:color="auto"/>
        <w:bottom w:val="none" w:sz="0" w:space="0" w:color="auto"/>
        <w:right w:val="none" w:sz="0" w:space="0" w:color="auto"/>
      </w:divBdr>
    </w:div>
    <w:div w:id="821312896">
      <w:marLeft w:val="640"/>
      <w:marRight w:val="0"/>
      <w:marTop w:val="0"/>
      <w:marBottom w:val="0"/>
      <w:divBdr>
        <w:top w:val="none" w:sz="0" w:space="0" w:color="auto"/>
        <w:left w:val="none" w:sz="0" w:space="0" w:color="auto"/>
        <w:bottom w:val="none" w:sz="0" w:space="0" w:color="auto"/>
        <w:right w:val="none" w:sz="0" w:space="0" w:color="auto"/>
      </w:divBdr>
    </w:div>
    <w:div w:id="821459577">
      <w:marLeft w:val="640"/>
      <w:marRight w:val="0"/>
      <w:marTop w:val="0"/>
      <w:marBottom w:val="0"/>
      <w:divBdr>
        <w:top w:val="none" w:sz="0" w:space="0" w:color="auto"/>
        <w:left w:val="none" w:sz="0" w:space="0" w:color="auto"/>
        <w:bottom w:val="none" w:sz="0" w:space="0" w:color="auto"/>
        <w:right w:val="none" w:sz="0" w:space="0" w:color="auto"/>
      </w:divBdr>
    </w:div>
    <w:div w:id="821510332">
      <w:marLeft w:val="640"/>
      <w:marRight w:val="0"/>
      <w:marTop w:val="0"/>
      <w:marBottom w:val="0"/>
      <w:divBdr>
        <w:top w:val="none" w:sz="0" w:space="0" w:color="auto"/>
        <w:left w:val="none" w:sz="0" w:space="0" w:color="auto"/>
        <w:bottom w:val="none" w:sz="0" w:space="0" w:color="auto"/>
        <w:right w:val="none" w:sz="0" w:space="0" w:color="auto"/>
      </w:divBdr>
    </w:div>
    <w:div w:id="821576878">
      <w:marLeft w:val="640"/>
      <w:marRight w:val="0"/>
      <w:marTop w:val="0"/>
      <w:marBottom w:val="0"/>
      <w:divBdr>
        <w:top w:val="none" w:sz="0" w:space="0" w:color="auto"/>
        <w:left w:val="none" w:sz="0" w:space="0" w:color="auto"/>
        <w:bottom w:val="none" w:sz="0" w:space="0" w:color="auto"/>
        <w:right w:val="none" w:sz="0" w:space="0" w:color="auto"/>
      </w:divBdr>
    </w:div>
    <w:div w:id="821628386">
      <w:marLeft w:val="640"/>
      <w:marRight w:val="0"/>
      <w:marTop w:val="0"/>
      <w:marBottom w:val="0"/>
      <w:divBdr>
        <w:top w:val="none" w:sz="0" w:space="0" w:color="auto"/>
        <w:left w:val="none" w:sz="0" w:space="0" w:color="auto"/>
        <w:bottom w:val="none" w:sz="0" w:space="0" w:color="auto"/>
        <w:right w:val="none" w:sz="0" w:space="0" w:color="auto"/>
      </w:divBdr>
    </w:div>
    <w:div w:id="821653172">
      <w:marLeft w:val="640"/>
      <w:marRight w:val="0"/>
      <w:marTop w:val="0"/>
      <w:marBottom w:val="0"/>
      <w:divBdr>
        <w:top w:val="none" w:sz="0" w:space="0" w:color="auto"/>
        <w:left w:val="none" w:sz="0" w:space="0" w:color="auto"/>
        <w:bottom w:val="none" w:sz="0" w:space="0" w:color="auto"/>
        <w:right w:val="none" w:sz="0" w:space="0" w:color="auto"/>
      </w:divBdr>
    </w:div>
    <w:div w:id="821655181">
      <w:marLeft w:val="640"/>
      <w:marRight w:val="0"/>
      <w:marTop w:val="0"/>
      <w:marBottom w:val="0"/>
      <w:divBdr>
        <w:top w:val="none" w:sz="0" w:space="0" w:color="auto"/>
        <w:left w:val="none" w:sz="0" w:space="0" w:color="auto"/>
        <w:bottom w:val="none" w:sz="0" w:space="0" w:color="auto"/>
        <w:right w:val="none" w:sz="0" w:space="0" w:color="auto"/>
      </w:divBdr>
    </w:div>
    <w:div w:id="821696591">
      <w:marLeft w:val="640"/>
      <w:marRight w:val="0"/>
      <w:marTop w:val="0"/>
      <w:marBottom w:val="0"/>
      <w:divBdr>
        <w:top w:val="none" w:sz="0" w:space="0" w:color="auto"/>
        <w:left w:val="none" w:sz="0" w:space="0" w:color="auto"/>
        <w:bottom w:val="none" w:sz="0" w:space="0" w:color="auto"/>
        <w:right w:val="none" w:sz="0" w:space="0" w:color="auto"/>
      </w:divBdr>
    </w:div>
    <w:div w:id="821701529">
      <w:marLeft w:val="640"/>
      <w:marRight w:val="0"/>
      <w:marTop w:val="0"/>
      <w:marBottom w:val="0"/>
      <w:divBdr>
        <w:top w:val="none" w:sz="0" w:space="0" w:color="auto"/>
        <w:left w:val="none" w:sz="0" w:space="0" w:color="auto"/>
        <w:bottom w:val="none" w:sz="0" w:space="0" w:color="auto"/>
        <w:right w:val="none" w:sz="0" w:space="0" w:color="auto"/>
      </w:divBdr>
    </w:div>
    <w:div w:id="821773560">
      <w:marLeft w:val="640"/>
      <w:marRight w:val="0"/>
      <w:marTop w:val="0"/>
      <w:marBottom w:val="0"/>
      <w:divBdr>
        <w:top w:val="none" w:sz="0" w:space="0" w:color="auto"/>
        <w:left w:val="none" w:sz="0" w:space="0" w:color="auto"/>
        <w:bottom w:val="none" w:sz="0" w:space="0" w:color="auto"/>
        <w:right w:val="none" w:sz="0" w:space="0" w:color="auto"/>
      </w:divBdr>
    </w:div>
    <w:div w:id="821821955">
      <w:marLeft w:val="640"/>
      <w:marRight w:val="0"/>
      <w:marTop w:val="0"/>
      <w:marBottom w:val="0"/>
      <w:divBdr>
        <w:top w:val="none" w:sz="0" w:space="0" w:color="auto"/>
        <w:left w:val="none" w:sz="0" w:space="0" w:color="auto"/>
        <w:bottom w:val="none" w:sz="0" w:space="0" w:color="auto"/>
        <w:right w:val="none" w:sz="0" w:space="0" w:color="auto"/>
      </w:divBdr>
    </w:div>
    <w:div w:id="821892156">
      <w:marLeft w:val="640"/>
      <w:marRight w:val="0"/>
      <w:marTop w:val="0"/>
      <w:marBottom w:val="0"/>
      <w:divBdr>
        <w:top w:val="none" w:sz="0" w:space="0" w:color="auto"/>
        <w:left w:val="none" w:sz="0" w:space="0" w:color="auto"/>
        <w:bottom w:val="none" w:sz="0" w:space="0" w:color="auto"/>
        <w:right w:val="none" w:sz="0" w:space="0" w:color="auto"/>
      </w:divBdr>
    </w:div>
    <w:div w:id="822090172">
      <w:marLeft w:val="640"/>
      <w:marRight w:val="0"/>
      <w:marTop w:val="0"/>
      <w:marBottom w:val="0"/>
      <w:divBdr>
        <w:top w:val="none" w:sz="0" w:space="0" w:color="auto"/>
        <w:left w:val="none" w:sz="0" w:space="0" w:color="auto"/>
        <w:bottom w:val="none" w:sz="0" w:space="0" w:color="auto"/>
        <w:right w:val="none" w:sz="0" w:space="0" w:color="auto"/>
      </w:divBdr>
    </w:div>
    <w:div w:id="822234243">
      <w:marLeft w:val="640"/>
      <w:marRight w:val="0"/>
      <w:marTop w:val="0"/>
      <w:marBottom w:val="0"/>
      <w:divBdr>
        <w:top w:val="none" w:sz="0" w:space="0" w:color="auto"/>
        <w:left w:val="none" w:sz="0" w:space="0" w:color="auto"/>
        <w:bottom w:val="none" w:sz="0" w:space="0" w:color="auto"/>
        <w:right w:val="none" w:sz="0" w:space="0" w:color="auto"/>
      </w:divBdr>
    </w:div>
    <w:div w:id="822239467">
      <w:marLeft w:val="640"/>
      <w:marRight w:val="0"/>
      <w:marTop w:val="0"/>
      <w:marBottom w:val="0"/>
      <w:divBdr>
        <w:top w:val="none" w:sz="0" w:space="0" w:color="auto"/>
        <w:left w:val="none" w:sz="0" w:space="0" w:color="auto"/>
        <w:bottom w:val="none" w:sz="0" w:space="0" w:color="auto"/>
        <w:right w:val="none" w:sz="0" w:space="0" w:color="auto"/>
      </w:divBdr>
    </w:div>
    <w:div w:id="822310972">
      <w:marLeft w:val="640"/>
      <w:marRight w:val="0"/>
      <w:marTop w:val="0"/>
      <w:marBottom w:val="0"/>
      <w:divBdr>
        <w:top w:val="none" w:sz="0" w:space="0" w:color="auto"/>
        <w:left w:val="none" w:sz="0" w:space="0" w:color="auto"/>
        <w:bottom w:val="none" w:sz="0" w:space="0" w:color="auto"/>
        <w:right w:val="none" w:sz="0" w:space="0" w:color="auto"/>
      </w:divBdr>
    </w:div>
    <w:div w:id="822351032">
      <w:marLeft w:val="640"/>
      <w:marRight w:val="0"/>
      <w:marTop w:val="0"/>
      <w:marBottom w:val="0"/>
      <w:divBdr>
        <w:top w:val="none" w:sz="0" w:space="0" w:color="auto"/>
        <w:left w:val="none" w:sz="0" w:space="0" w:color="auto"/>
        <w:bottom w:val="none" w:sz="0" w:space="0" w:color="auto"/>
        <w:right w:val="none" w:sz="0" w:space="0" w:color="auto"/>
      </w:divBdr>
    </w:div>
    <w:div w:id="822351302">
      <w:marLeft w:val="640"/>
      <w:marRight w:val="0"/>
      <w:marTop w:val="0"/>
      <w:marBottom w:val="0"/>
      <w:divBdr>
        <w:top w:val="none" w:sz="0" w:space="0" w:color="auto"/>
        <w:left w:val="none" w:sz="0" w:space="0" w:color="auto"/>
        <w:bottom w:val="none" w:sz="0" w:space="0" w:color="auto"/>
        <w:right w:val="none" w:sz="0" w:space="0" w:color="auto"/>
      </w:divBdr>
    </w:div>
    <w:div w:id="822429079">
      <w:marLeft w:val="640"/>
      <w:marRight w:val="0"/>
      <w:marTop w:val="0"/>
      <w:marBottom w:val="0"/>
      <w:divBdr>
        <w:top w:val="none" w:sz="0" w:space="0" w:color="auto"/>
        <w:left w:val="none" w:sz="0" w:space="0" w:color="auto"/>
        <w:bottom w:val="none" w:sz="0" w:space="0" w:color="auto"/>
        <w:right w:val="none" w:sz="0" w:space="0" w:color="auto"/>
      </w:divBdr>
    </w:div>
    <w:div w:id="822432720">
      <w:marLeft w:val="640"/>
      <w:marRight w:val="0"/>
      <w:marTop w:val="0"/>
      <w:marBottom w:val="0"/>
      <w:divBdr>
        <w:top w:val="none" w:sz="0" w:space="0" w:color="auto"/>
        <w:left w:val="none" w:sz="0" w:space="0" w:color="auto"/>
        <w:bottom w:val="none" w:sz="0" w:space="0" w:color="auto"/>
        <w:right w:val="none" w:sz="0" w:space="0" w:color="auto"/>
      </w:divBdr>
    </w:div>
    <w:div w:id="822477527">
      <w:marLeft w:val="640"/>
      <w:marRight w:val="0"/>
      <w:marTop w:val="0"/>
      <w:marBottom w:val="0"/>
      <w:divBdr>
        <w:top w:val="none" w:sz="0" w:space="0" w:color="auto"/>
        <w:left w:val="none" w:sz="0" w:space="0" w:color="auto"/>
        <w:bottom w:val="none" w:sz="0" w:space="0" w:color="auto"/>
        <w:right w:val="none" w:sz="0" w:space="0" w:color="auto"/>
      </w:divBdr>
    </w:div>
    <w:div w:id="822502743">
      <w:marLeft w:val="640"/>
      <w:marRight w:val="0"/>
      <w:marTop w:val="0"/>
      <w:marBottom w:val="0"/>
      <w:divBdr>
        <w:top w:val="none" w:sz="0" w:space="0" w:color="auto"/>
        <w:left w:val="none" w:sz="0" w:space="0" w:color="auto"/>
        <w:bottom w:val="none" w:sz="0" w:space="0" w:color="auto"/>
        <w:right w:val="none" w:sz="0" w:space="0" w:color="auto"/>
      </w:divBdr>
    </w:div>
    <w:div w:id="822544712">
      <w:marLeft w:val="640"/>
      <w:marRight w:val="0"/>
      <w:marTop w:val="0"/>
      <w:marBottom w:val="0"/>
      <w:divBdr>
        <w:top w:val="none" w:sz="0" w:space="0" w:color="auto"/>
        <w:left w:val="none" w:sz="0" w:space="0" w:color="auto"/>
        <w:bottom w:val="none" w:sz="0" w:space="0" w:color="auto"/>
        <w:right w:val="none" w:sz="0" w:space="0" w:color="auto"/>
      </w:divBdr>
    </w:div>
    <w:div w:id="822551417">
      <w:marLeft w:val="640"/>
      <w:marRight w:val="0"/>
      <w:marTop w:val="0"/>
      <w:marBottom w:val="0"/>
      <w:divBdr>
        <w:top w:val="none" w:sz="0" w:space="0" w:color="auto"/>
        <w:left w:val="none" w:sz="0" w:space="0" w:color="auto"/>
        <w:bottom w:val="none" w:sz="0" w:space="0" w:color="auto"/>
        <w:right w:val="none" w:sz="0" w:space="0" w:color="auto"/>
      </w:divBdr>
    </w:div>
    <w:div w:id="822618806">
      <w:marLeft w:val="640"/>
      <w:marRight w:val="0"/>
      <w:marTop w:val="0"/>
      <w:marBottom w:val="0"/>
      <w:divBdr>
        <w:top w:val="none" w:sz="0" w:space="0" w:color="auto"/>
        <w:left w:val="none" w:sz="0" w:space="0" w:color="auto"/>
        <w:bottom w:val="none" w:sz="0" w:space="0" w:color="auto"/>
        <w:right w:val="none" w:sz="0" w:space="0" w:color="auto"/>
      </w:divBdr>
    </w:div>
    <w:div w:id="822741645">
      <w:marLeft w:val="640"/>
      <w:marRight w:val="0"/>
      <w:marTop w:val="0"/>
      <w:marBottom w:val="0"/>
      <w:divBdr>
        <w:top w:val="none" w:sz="0" w:space="0" w:color="auto"/>
        <w:left w:val="none" w:sz="0" w:space="0" w:color="auto"/>
        <w:bottom w:val="none" w:sz="0" w:space="0" w:color="auto"/>
        <w:right w:val="none" w:sz="0" w:space="0" w:color="auto"/>
      </w:divBdr>
    </w:div>
    <w:div w:id="822744909">
      <w:marLeft w:val="640"/>
      <w:marRight w:val="0"/>
      <w:marTop w:val="0"/>
      <w:marBottom w:val="0"/>
      <w:divBdr>
        <w:top w:val="none" w:sz="0" w:space="0" w:color="auto"/>
        <w:left w:val="none" w:sz="0" w:space="0" w:color="auto"/>
        <w:bottom w:val="none" w:sz="0" w:space="0" w:color="auto"/>
        <w:right w:val="none" w:sz="0" w:space="0" w:color="auto"/>
      </w:divBdr>
    </w:div>
    <w:div w:id="822769675">
      <w:bodyDiv w:val="1"/>
      <w:marLeft w:val="0"/>
      <w:marRight w:val="0"/>
      <w:marTop w:val="0"/>
      <w:marBottom w:val="0"/>
      <w:divBdr>
        <w:top w:val="none" w:sz="0" w:space="0" w:color="auto"/>
        <w:left w:val="none" w:sz="0" w:space="0" w:color="auto"/>
        <w:bottom w:val="none" w:sz="0" w:space="0" w:color="auto"/>
        <w:right w:val="none" w:sz="0" w:space="0" w:color="auto"/>
      </w:divBdr>
    </w:div>
    <w:div w:id="822771500">
      <w:marLeft w:val="640"/>
      <w:marRight w:val="0"/>
      <w:marTop w:val="0"/>
      <w:marBottom w:val="0"/>
      <w:divBdr>
        <w:top w:val="none" w:sz="0" w:space="0" w:color="auto"/>
        <w:left w:val="none" w:sz="0" w:space="0" w:color="auto"/>
        <w:bottom w:val="none" w:sz="0" w:space="0" w:color="auto"/>
        <w:right w:val="none" w:sz="0" w:space="0" w:color="auto"/>
      </w:divBdr>
    </w:div>
    <w:div w:id="822814434">
      <w:marLeft w:val="640"/>
      <w:marRight w:val="0"/>
      <w:marTop w:val="0"/>
      <w:marBottom w:val="0"/>
      <w:divBdr>
        <w:top w:val="none" w:sz="0" w:space="0" w:color="auto"/>
        <w:left w:val="none" w:sz="0" w:space="0" w:color="auto"/>
        <w:bottom w:val="none" w:sz="0" w:space="0" w:color="auto"/>
        <w:right w:val="none" w:sz="0" w:space="0" w:color="auto"/>
      </w:divBdr>
    </w:div>
    <w:div w:id="822890880">
      <w:marLeft w:val="640"/>
      <w:marRight w:val="0"/>
      <w:marTop w:val="0"/>
      <w:marBottom w:val="0"/>
      <w:divBdr>
        <w:top w:val="none" w:sz="0" w:space="0" w:color="auto"/>
        <w:left w:val="none" w:sz="0" w:space="0" w:color="auto"/>
        <w:bottom w:val="none" w:sz="0" w:space="0" w:color="auto"/>
        <w:right w:val="none" w:sz="0" w:space="0" w:color="auto"/>
      </w:divBdr>
    </w:div>
    <w:div w:id="823089482">
      <w:marLeft w:val="640"/>
      <w:marRight w:val="0"/>
      <w:marTop w:val="0"/>
      <w:marBottom w:val="0"/>
      <w:divBdr>
        <w:top w:val="none" w:sz="0" w:space="0" w:color="auto"/>
        <w:left w:val="none" w:sz="0" w:space="0" w:color="auto"/>
        <w:bottom w:val="none" w:sz="0" w:space="0" w:color="auto"/>
        <w:right w:val="none" w:sz="0" w:space="0" w:color="auto"/>
      </w:divBdr>
    </w:div>
    <w:div w:id="823356941">
      <w:marLeft w:val="640"/>
      <w:marRight w:val="0"/>
      <w:marTop w:val="0"/>
      <w:marBottom w:val="0"/>
      <w:divBdr>
        <w:top w:val="none" w:sz="0" w:space="0" w:color="auto"/>
        <w:left w:val="none" w:sz="0" w:space="0" w:color="auto"/>
        <w:bottom w:val="none" w:sz="0" w:space="0" w:color="auto"/>
        <w:right w:val="none" w:sz="0" w:space="0" w:color="auto"/>
      </w:divBdr>
    </w:div>
    <w:div w:id="823357429">
      <w:marLeft w:val="640"/>
      <w:marRight w:val="0"/>
      <w:marTop w:val="0"/>
      <w:marBottom w:val="0"/>
      <w:divBdr>
        <w:top w:val="none" w:sz="0" w:space="0" w:color="auto"/>
        <w:left w:val="none" w:sz="0" w:space="0" w:color="auto"/>
        <w:bottom w:val="none" w:sz="0" w:space="0" w:color="auto"/>
        <w:right w:val="none" w:sz="0" w:space="0" w:color="auto"/>
      </w:divBdr>
    </w:div>
    <w:div w:id="823396812">
      <w:marLeft w:val="640"/>
      <w:marRight w:val="0"/>
      <w:marTop w:val="0"/>
      <w:marBottom w:val="0"/>
      <w:divBdr>
        <w:top w:val="none" w:sz="0" w:space="0" w:color="auto"/>
        <w:left w:val="none" w:sz="0" w:space="0" w:color="auto"/>
        <w:bottom w:val="none" w:sz="0" w:space="0" w:color="auto"/>
        <w:right w:val="none" w:sz="0" w:space="0" w:color="auto"/>
      </w:divBdr>
    </w:div>
    <w:div w:id="823399411">
      <w:marLeft w:val="640"/>
      <w:marRight w:val="0"/>
      <w:marTop w:val="0"/>
      <w:marBottom w:val="0"/>
      <w:divBdr>
        <w:top w:val="none" w:sz="0" w:space="0" w:color="auto"/>
        <w:left w:val="none" w:sz="0" w:space="0" w:color="auto"/>
        <w:bottom w:val="none" w:sz="0" w:space="0" w:color="auto"/>
        <w:right w:val="none" w:sz="0" w:space="0" w:color="auto"/>
      </w:divBdr>
    </w:div>
    <w:div w:id="823399931">
      <w:marLeft w:val="640"/>
      <w:marRight w:val="0"/>
      <w:marTop w:val="0"/>
      <w:marBottom w:val="0"/>
      <w:divBdr>
        <w:top w:val="none" w:sz="0" w:space="0" w:color="auto"/>
        <w:left w:val="none" w:sz="0" w:space="0" w:color="auto"/>
        <w:bottom w:val="none" w:sz="0" w:space="0" w:color="auto"/>
        <w:right w:val="none" w:sz="0" w:space="0" w:color="auto"/>
      </w:divBdr>
    </w:div>
    <w:div w:id="823426382">
      <w:marLeft w:val="640"/>
      <w:marRight w:val="0"/>
      <w:marTop w:val="0"/>
      <w:marBottom w:val="0"/>
      <w:divBdr>
        <w:top w:val="none" w:sz="0" w:space="0" w:color="auto"/>
        <w:left w:val="none" w:sz="0" w:space="0" w:color="auto"/>
        <w:bottom w:val="none" w:sz="0" w:space="0" w:color="auto"/>
        <w:right w:val="none" w:sz="0" w:space="0" w:color="auto"/>
      </w:divBdr>
    </w:div>
    <w:div w:id="823546054">
      <w:marLeft w:val="640"/>
      <w:marRight w:val="0"/>
      <w:marTop w:val="0"/>
      <w:marBottom w:val="0"/>
      <w:divBdr>
        <w:top w:val="none" w:sz="0" w:space="0" w:color="auto"/>
        <w:left w:val="none" w:sz="0" w:space="0" w:color="auto"/>
        <w:bottom w:val="none" w:sz="0" w:space="0" w:color="auto"/>
        <w:right w:val="none" w:sz="0" w:space="0" w:color="auto"/>
      </w:divBdr>
    </w:div>
    <w:div w:id="823547112">
      <w:marLeft w:val="640"/>
      <w:marRight w:val="0"/>
      <w:marTop w:val="0"/>
      <w:marBottom w:val="0"/>
      <w:divBdr>
        <w:top w:val="none" w:sz="0" w:space="0" w:color="auto"/>
        <w:left w:val="none" w:sz="0" w:space="0" w:color="auto"/>
        <w:bottom w:val="none" w:sz="0" w:space="0" w:color="auto"/>
        <w:right w:val="none" w:sz="0" w:space="0" w:color="auto"/>
      </w:divBdr>
    </w:div>
    <w:div w:id="823551152">
      <w:marLeft w:val="640"/>
      <w:marRight w:val="0"/>
      <w:marTop w:val="0"/>
      <w:marBottom w:val="0"/>
      <w:divBdr>
        <w:top w:val="none" w:sz="0" w:space="0" w:color="auto"/>
        <w:left w:val="none" w:sz="0" w:space="0" w:color="auto"/>
        <w:bottom w:val="none" w:sz="0" w:space="0" w:color="auto"/>
        <w:right w:val="none" w:sz="0" w:space="0" w:color="auto"/>
      </w:divBdr>
    </w:div>
    <w:div w:id="823662684">
      <w:marLeft w:val="640"/>
      <w:marRight w:val="0"/>
      <w:marTop w:val="0"/>
      <w:marBottom w:val="0"/>
      <w:divBdr>
        <w:top w:val="none" w:sz="0" w:space="0" w:color="auto"/>
        <w:left w:val="none" w:sz="0" w:space="0" w:color="auto"/>
        <w:bottom w:val="none" w:sz="0" w:space="0" w:color="auto"/>
        <w:right w:val="none" w:sz="0" w:space="0" w:color="auto"/>
      </w:divBdr>
    </w:div>
    <w:div w:id="823929362">
      <w:marLeft w:val="640"/>
      <w:marRight w:val="0"/>
      <w:marTop w:val="0"/>
      <w:marBottom w:val="0"/>
      <w:divBdr>
        <w:top w:val="none" w:sz="0" w:space="0" w:color="auto"/>
        <w:left w:val="none" w:sz="0" w:space="0" w:color="auto"/>
        <w:bottom w:val="none" w:sz="0" w:space="0" w:color="auto"/>
        <w:right w:val="none" w:sz="0" w:space="0" w:color="auto"/>
      </w:divBdr>
    </w:div>
    <w:div w:id="824006193">
      <w:marLeft w:val="640"/>
      <w:marRight w:val="0"/>
      <w:marTop w:val="0"/>
      <w:marBottom w:val="0"/>
      <w:divBdr>
        <w:top w:val="none" w:sz="0" w:space="0" w:color="auto"/>
        <w:left w:val="none" w:sz="0" w:space="0" w:color="auto"/>
        <w:bottom w:val="none" w:sz="0" w:space="0" w:color="auto"/>
        <w:right w:val="none" w:sz="0" w:space="0" w:color="auto"/>
      </w:divBdr>
    </w:div>
    <w:div w:id="824056627">
      <w:marLeft w:val="640"/>
      <w:marRight w:val="0"/>
      <w:marTop w:val="0"/>
      <w:marBottom w:val="0"/>
      <w:divBdr>
        <w:top w:val="none" w:sz="0" w:space="0" w:color="auto"/>
        <w:left w:val="none" w:sz="0" w:space="0" w:color="auto"/>
        <w:bottom w:val="none" w:sz="0" w:space="0" w:color="auto"/>
        <w:right w:val="none" w:sz="0" w:space="0" w:color="auto"/>
      </w:divBdr>
    </w:div>
    <w:div w:id="824129272">
      <w:marLeft w:val="640"/>
      <w:marRight w:val="0"/>
      <w:marTop w:val="0"/>
      <w:marBottom w:val="0"/>
      <w:divBdr>
        <w:top w:val="none" w:sz="0" w:space="0" w:color="auto"/>
        <w:left w:val="none" w:sz="0" w:space="0" w:color="auto"/>
        <w:bottom w:val="none" w:sz="0" w:space="0" w:color="auto"/>
        <w:right w:val="none" w:sz="0" w:space="0" w:color="auto"/>
      </w:divBdr>
    </w:div>
    <w:div w:id="824200246">
      <w:marLeft w:val="640"/>
      <w:marRight w:val="0"/>
      <w:marTop w:val="0"/>
      <w:marBottom w:val="0"/>
      <w:divBdr>
        <w:top w:val="none" w:sz="0" w:space="0" w:color="auto"/>
        <w:left w:val="none" w:sz="0" w:space="0" w:color="auto"/>
        <w:bottom w:val="none" w:sz="0" w:space="0" w:color="auto"/>
        <w:right w:val="none" w:sz="0" w:space="0" w:color="auto"/>
      </w:divBdr>
    </w:div>
    <w:div w:id="824203126">
      <w:marLeft w:val="640"/>
      <w:marRight w:val="0"/>
      <w:marTop w:val="0"/>
      <w:marBottom w:val="0"/>
      <w:divBdr>
        <w:top w:val="none" w:sz="0" w:space="0" w:color="auto"/>
        <w:left w:val="none" w:sz="0" w:space="0" w:color="auto"/>
        <w:bottom w:val="none" w:sz="0" w:space="0" w:color="auto"/>
        <w:right w:val="none" w:sz="0" w:space="0" w:color="auto"/>
      </w:divBdr>
    </w:div>
    <w:div w:id="824207113">
      <w:marLeft w:val="640"/>
      <w:marRight w:val="0"/>
      <w:marTop w:val="0"/>
      <w:marBottom w:val="0"/>
      <w:divBdr>
        <w:top w:val="none" w:sz="0" w:space="0" w:color="auto"/>
        <w:left w:val="none" w:sz="0" w:space="0" w:color="auto"/>
        <w:bottom w:val="none" w:sz="0" w:space="0" w:color="auto"/>
        <w:right w:val="none" w:sz="0" w:space="0" w:color="auto"/>
      </w:divBdr>
    </w:div>
    <w:div w:id="824395200">
      <w:marLeft w:val="640"/>
      <w:marRight w:val="0"/>
      <w:marTop w:val="0"/>
      <w:marBottom w:val="0"/>
      <w:divBdr>
        <w:top w:val="none" w:sz="0" w:space="0" w:color="auto"/>
        <w:left w:val="none" w:sz="0" w:space="0" w:color="auto"/>
        <w:bottom w:val="none" w:sz="0" w:space="0" w:color="auto"/>
        <w:right w:val="none" w:sz="0" w:space="0" w:color="auto"/>
      </w:divBdr>
    </w:div>
    <w:div w:id="824511805">
      <w:marLeft w:val="640"/>
      <w:marRight w:val="0"/>
      <w:marTop w:val="0"/>
      <w:marBottom w:val="0"/>
      <w:divBdr>
        <w:top w:val="none" w:sz="0" w:space="0" w:color="auto"/>
        <w:left w:val="none" w:sz="0" w:space="0" w:color="auto"/>
        <w:bottom w:val="none" w:sz="0" w:space="0" w:color="auto"/>
        <w:right w:val="none" w:sz="0" w:space="0" w:color="auto"/>
      </w:divBdr>
    </w:div>
    <w:div w:id="824666797">
      <w:marLeft w:val="640"/>
      <w:marRight w:val="0"/>
      <w:marTop w:val="0"/>
      <w:marBottom w:val="0"/>
      <w:divBdr>
        <w:top w:val="none" w:sz="0" w:space="0" w:color="auto"/>
        <w:left w:val="none" w:sz="0" w:space="0" w:color="auto"/>
        <w:bottom w:val="none" w:sz="0" w:space="0" w:color="auto"/>
        <w:right w:val="none" w:sz="0" w:space="0" w:color="auto"/>
      </w:divBdr>
    </w:div>
    <w:div w:id="824668631">
      <w:marLeft w:val="640"/>
      <w:marRight w:val="0"/>
      <w:marTop w:val="0"/>
      <w:marBottom w:val="0"/>
      <w:divBdr>
        <w:top w:val="none" w:sz="0" w:space="0" w:color="auto"/>
        <w:left w:val="none" w:sz="0" w:space="0" w:color="auto"/>
        <w:bottom w:val="none" w:sz="0" w:space="0" w:color="auto"/>
        <w:right w:val="none" w:sz="0" w:space="0" w:color="auto"/>
      </w:divBdr>
    </w:div>
    <w:div w:id="824708881">
      <w:marLeft w:val="640"/>
      <w:marRight w:val="0"/>
      <w:marTop w:val="0"/>
      <w:marBottom w:val="0"/>
      <w:divBdr>
        <w:top w:val="none" w:sz="0" w:space="0" w:color="auto"/>
        <w:left w:val="none" w:sz="0" w:space="0" w:color="auto"/>
        <w:bottom w:val="none" w:sz="0" w:space="0" w:color="auto"/>
        <w:right w:val="none" w:sz="0" w:space="0" w:color="auto"/>
      </w:divBdr>
    </w:div>
    <w:div w:id="824777876">
      <w:marLeft w:val="640"/>
      <w:marRight w:val="0"/>
      <w:marTop w:val="0"/>
      <w:marBottom w:val="0"/>
      <w:divBdr>
        <w:top w:val="none" w:sz="0" w:space="0" w:color="auto"/>
        <w:left w:val="none" w:sz="0" w:space="0" w:color="auto"/>
        <w:bottom w:val="none" w:sz="0" w:space="0" w:color="auto"/>
        <w:right w:val="none" w:sz="0" w:space="0" w:color="auto"/>
      </w:divBdr>
    </w:div>
    <w:div w:id="824779590">
      <w:marLeft w:val="640"/>
      <w:marRight w:val="0"/>
      <w:marTop w:val="0"/>
      <w:marBottom w:val="0"/>
      <w:divBdr>
        <w:top w:val="none" w:sz="0" w:space="0" w:color="auto"/>
        <w:left w:val="none" w:sz="0" w:space="0" w:color="auto"/>
        <w:bottom w:val="none" w:sz="0" w:space="0" w:color="auto"/>
        <w:right w:val="none" w:sz="0" w:space="0" w:color="auto"/>
      </w:divBdr>
    </w:div>
    <w:div w:id="824781206">
      <w:marLeft w:val="640"/>
      <w:marRight w:val="0"/>
      <w:marTop w:val="0"/>
      <w:marBottom w:val="0"/>
      <w:divBdr>
        <w:top w:val="none" w:sz="0" w:space="0" w:color="auto"/>
        <w:left w:val="none" w:sz="0" w:space="0" w:color="auto"/>
        <w:bottom w:val="none" w:sz="0" w:space="0" w:color="auto"/>
        <w:right w:val="none" w:sz="0" w:space="0" w:color="auto"/>
      </w:divBdr>
    </w:div>
    <w:div w:id="824933575">
      <w:marLeft w:val="640"/>
      <w:marRight w:val="0"/>
      <w:marTop w:val="0"/>
      <w:marBottom w:val="0"/>
      <w:divBdr>
        <w:top w:val="none" w:sz="0" w:space="0" w:color="auto"/>
        <w:left w:val="none" w:sz="0" w:space="0" w:color="auto"/>
        <w:bottom w:val="none" w:sz="0" w:space="0" w:color="auto"/>
        <w:right w:val="none" w:sz="0" w:space="0" w:color="auto"/>
      </w:divBdr>
    </w:div>
    <w:div w:id="824971997">
      <w:marLeft w:val="640"/>
      <w:marRight w:val="0"/>
      <w:marTop w:val="0"/>
      <w:marBottom w:val="0"/>
      <w:divBdr>
        <w:top w:val="none" w:sz="0" w:space="0" w:color="auto"/>
        <w:left w:val="none" w:sz="0" w:space="0" w:color="auto"/>
        <w:bottom w:val="none" w:sz="0" w:space="0" w:color="auto"/>
        <w:right w:val="none" w:sz="0" w:space="0" w:color="auto"/>
      </w:divBdr>
    </w:div>
    <w:div w:id="824972156">
      <w:marLeft w:val="640"/>
      <w:marRight w:val="0"/>
      <w:marTop w:val="0"/>
      <w:marBottom w:val="0"/>
      <w:divBdr>
        <w:top w:val="none" w:sz="0" w:space="0" w:color="auto"/>
        <w:left w:val="none" w:sz="0" w:space="0" w:color="auto"/>
        <w:bottom w:val="none" w:sz="0" w:space="0" w:color="auto"/>
        <w:right w:val="none" w:sz="0" w:space="0" w:color="auto"/>
      </w:divBdr>
    </w:div>
    <w:div w:id="824972997">
      <w:marLeft w:val="640"/>
      <w:marRight w:val="0"/>
      <w:marTop w:val="0"/>
      <w:marBottom w:val="0"/>
      <w:divBdr>
        <w:top w:val="none" w:sz="0" w:space="0" w:color="auto"/>
        <w:left w:val="none" w:sz="0" w:space="0" w:color="auto"/>
        <w:bottom w:val="none" w:sz="0" w:space="0" w:color="auto"/>
        <w:right w:val="none" w:sz="0" w:space="0" w:color="auto"/>
      </w:divBdr>
    </w:div>
    <w:div w:id="824978044">
      <w:marLeft w:val="640"/>
      <w:marRight w:val="0"/>
      <w:marTop w:val="0"/>
      <w:marBottom w:val="0"/>
      <w:divBdr>
        <w:top w:val="none" w:sz="0" w:space="0" w:color="auto"/>
        <w:left w:val="none" w:sz="0" w:space="0" w:color="auto"/>
        <w:bottom w:val="none" w:sz="0" w:space="0" w:color="auto"/>
        <w:right w:val="none" w:sz="0" w:space="0" w:color="auto"/>
      </w:divBdr>
    </w:div>
    <w:div w:id="825171117">
      <w:marLeft w:val="640"/>
      <w:marRight w:val="0"/>
      <w:marTop w:val="0"/>
      <w:marBottom w:val="0"/>
      <w:divBdr>
        <w:top w:val="none" w:sz="0" w:space="0" w:color="auto"/>
        <w:left w:val="none" w:sz="0" w:space="0" w:color="auto"/>
        <w:bottom w:val="none" w:sz="0" w:space="0" w:color="auto"/>
        <w:right w:val="none" w:sz="0" w:space="0" w:color="auto"/>
      </w:divBdr>
    </w:div>
    <w:div w:id="825241044">
      <w:marLeft w:val="640"/>
      <w:marRight w:val="0"/>
      <w:marTop w:val="0"/>
      <w:marBottom w:val="0"/>
      <w:divBdr>
        <w:top w:val="none" w:sz="0" w:space="0" w:color="auto"/>
        <w:left w:val="none" w:sz="0" w:space="0" w:color="auto"/>
        <w:bottom w:val="none" w:sz="0" w:space="0" w:color="auto"/>
        <w:right w:val="none" w:sz="0" w:space="0" w:color="auto"/>
      </w:divBdr>
    </w:div>
    <w:div w:id="825361184">
      <w:marLeft w:val="640"/>
      <w:marRight w:val="0"/>
      <w:marTop w:val="0"/>
      <w:marBottom w:val="0"/>
      <w:divBdr>
        <w:top w:val="none" w:sz="0" w:space="0" w:color="auto"/>
        <w:left w:val="none" w:sz="0" w:space="0" w:color="auto"/>
        <w:bottom w:val="none" w:sz="0" w:space="0" w:color="auto"/>
        <w:right w:val="none" w:sz="0" w:space="0" w:color="auto"/>
      </w:divBdr>
    </w:div>
    <w:div w:id="825366578">
      <w:marLeft w:val="640"/>
      <w:marRight w:val="0"/>
      <w:marTop w:val="0"/>
      <w:marBottom w:val="0"/>
      <w:divBdr>
        <w:top w:val="none" w:sz="0" w:space="0" w:color="auto"/>
        <w:left w:val="none" w:sz="0" w:space="0" w:color="auto"/>
        <w:bottom w:val="none" w:sz="0" w:space="0" w:color="auto"/>
        <w:right w:val="none" w:sz="0" w:space="0" w:color="auto"/>
      </w:divBdr>
    </w:div>
    <w:div w:id="825392188">
      <w:marLeft w:val="640"/>
      <w:marRight w:val="0"/>
      <w:marTop w:val="0"/>
      <w:marBottom w:val="0"/>
      <w:divBdr>
        <w:top w:val="none" w:sz="0" w:space="0" w:color="auto"/>
        <w:left w:val="none" w:sz="0" w:space="0" w:color="auto"/>
        <w:bottom w:val="none" w:sz="0" w:space="0" w:color="auto"/>
        <w:right w:val="none" w:sz="0" w:space="0" w:color="auto"/>
      </w:divBdr>
    </w:div>
    <w:div w:id="825435649">
      <w:marLeft w:val="640"/>
      <w:marRight w:val="0"/>
      <w:marTop w:val="0"/>
      <w:marBottom w:val="0"/>
      <w:divBdr>
        <w:top w:val="none" w:sz="0" w:space="0" w:color="auto"/>
        <w:left w:val="none" w:sz="0" w:space="0" w:color="auto"/>
        <w:bottom w:val="none" w:sz="0" w:space="0" w:color="auto"/>
        <w:right w:val="none" w:sz="0" w:space="0" w:color="auto"/>
      </w:divBdr>
    </w:div>
    <w:div w:id="825435729">
      <w:marLeft w:val="640"/>
      <w:marRight w:val="0"/>
      <w:marTop w:val="0"/>
      <w:marBottom w:val="0"/>
      <w:divBdr>
        <w:top w:val="none" w:sz="0" w:space="0" w:color="auto"/>
        <w:left w:val="none" w:sz="0" w:space="0" w:color="auto"/>
        <w:bottom w:val="none" w:sz="0" w:space="0" w:color="auto"/>
        <w:right w:val="none" w:sz="0" w:space="0" w:color="auto"/>
      </w:divBdr>
    </w:div>
    <w:div w:id="825437935">
      <w:marLeft w:val="640"/>
      <w:marRight w:val="0"/>
      <w:marTop w:val="0"/>
      <w:marBottom w:val="0"/>
      <w:divBdr>
        <w:top w:val="none" w:sz="0" w:space="0" w:color="auto"/>
        <w:left w:val="none" w:sz="0" w:space="0" w:color="auto"/>
        <w:bottom w:val="none" w:sz="0" w:space="0" w:color="auto"/>
        <w:right w:val="none" w:sz="0" w:space="0" w:color="auto"/>
      </w:divBdr>
    </w:div>
    <w:div w:id="825626984">
      <w:marLeft w:val="640"/>
      <w:marRight w:val="0"/>
      <w:marTop w:val="0"/>
      <w:marBottom w:val="0"/>
      <w:divBdr>
        <w:top w:val="none" w:sz="0" w:space="0" w:color="auto"/>
        <w:left w:val="none" w:sz="0" w:space="0" w:color="auto"/>
        <w:bottom w:val="none" w:sz="0" w:space="0" w:color="auto"/>
        <w:right w:val="none" w:sz="0" w:space="0" w:color="auto"/>
      </w:divBdr>
    </w:div>
    <w:div w:id="825632198">
      <w:marLeft w:val="640"/>
      <w:marRight w:val="0"/>
      <w:marTop w:val="0"/>
      <w:marBottom w:val="0"/>
      <w:divBdr>
        <w:top w:val="none" w:sz="0" w:space="0" w:color="auto"/>
        <w:left w:val="none" w:sz="0" w:space="0" w:color="auto"/>
        <w:bottom w:val="none" w:sz="0" w:space="0" w:color="auto"/>
        <w:right w:val="none" w:sz="0" w:space="0" w:color="auto"/>
      </w:divBdr>
    </w:div>
    <w:div w:id="825708071">
      <w:marLeft w:val="640"/>
      <w:marRight w:val="0"/>
      <w:marTop w:val="0"/>
      <w:marBottom w:val="0"/>
      <w:divBdr>
        <w:top w:val="none" w:sz="0" w:space="0" w:color="auto"/>
        <w:left w:val="none" w:sz="0" w:space="0" w:color="auto"/>
        <w:bottom w:val="none" w:sz="0" w:space="0" w:color="auto"/>
        <w:right w:val="none" w:sz="0" w:space="0" w:color="auto"/>
      </w:divBdr>
    </w:div>
    <w:div w:id="825710916">
      <w:marLeft w:val="640"/>
      <w:marRight w:val="0"/>
      <w:marTop w:val="0"/>
      <w:marBottom w:val="0"/>
      <w:divBdr>
        <w:top w:val="none" w:sz="0" w:space="0" w:color="auto"/>
        <w:left w:val="none" w:sz="0" w:space="0" w:color="auto"/>
        <w:bottom w:val="none" w:sz="0" w:space="0" w:color="auto"/>
        <w:right w:val="none" w:sz="0" w:space="0" w:color="auto"/>
      </w:divBdr>
    </w:div>
    <w:div w:id="825778650">
      <w:marLeft w:val="640"/>
      <w:marRight w:val="0"/>
      <w:marTop w:val="0"/>
      <w:marBottom w:val="0"/>
      <w:divBdr>
        <w:top w:val="none" w:sz="0" w:space="0" w:color="auto"/>
        <w:left w:val="none" w:sz="0" w:space="0" w:color="auto"/>
        <w:bottom w:val="none" w:sz="0" w:space="0" w:color="auto"/>
        <w:right w:val="none" w:sz="0" w:space="0" w:color="auto"/>
      </w:divBdr>
    </w:div>
    <w:div w:id="825782582">
      <w:marLeft w:val="640"/>
      <w:marRight w:val="0"/>
      <w:marTop w:val="0"/>
      <w:marBottom w:val="0"/>
      <w:divBdr>
        <w:top w:val="none" w:sz="0" w:space="0" w:color="auto"/>
        <w:left w:val="none" w:sz="0" w:space="0" w:color="auto"/>
        <w:bottom w:val="none" w:sz="0" w:space="0" w:color="auto"/>
        <w:right w:val="none" w:sz="0" w:space="0" w:color="auto"/>
      </w:divBdr>
    </w:div>
    <w:div w:id="825902899">
      <w:marLeft w:val="640"/>
      <w:marRight w:val="0"/>
      <w:marTop w:val="0"/>
      <w:marBottom w:val="0"/>
      <w:divBdr>
        <w:top w:val="none" w:sz="0" w:space="0" w:color="auto"/>
        <w:left w:val="none" w:sz="0" w:space="0" w:color="auto"/>
        <w:bottom w:val="none" w:sz="0" w:space="0" w:color="auto"/>
        <w:right w:val="none" w:sz="0" w:space="0" w:color="auto"/>
      </w:divBdr>
    </w:div>
    <w:div w:id="826019742">
      <w:marLeft w:val="640"/>
      <w:marRight w:val="0"/>
      <w:marTop w:val="0"/>
      <w:marBottom w:val="0"/>
      <w:divBdr>
        <w:top w:val="none" w:sz="0" w:space="0" w:color="auto"/>
        <w:left w:val="none" w:sz="0" w:space="0" w:color="auto"/>
        <w:bottom w:val="none" w:sz="0" w:space="0" w:color="auto"/>
        <w:right w:val="none" w:sz="0" w:space="0" w:color="auto"/>
      </w:divBdr>
    </w:div>
    <w:div w:id="826282053">
      <w:marLeft w:val="640"/>
      <w:marRight w:val="0"/>
      <w:marTop w:val="0"/>
      <w:marBottom w:val="0"/>
      <w:divBdr>
        <w:top w:val="none" w:sz="0" w:space="0" w:color="auto"/>
        <w:left w:val="none" w:sz="0" w:space="0" w:color="auto"/>
        <w:bottom w:val="none" w:sz="0" w:space="0" w:color="auto"/>
        <w:right w:val="none" w:sz="0" w:space="0" w:color="auto"/>
      </w:divBdr>
    </w:div>
    <w:div w:id="826287054">
      <w:marLeft w:val="640"/>
      <w:marRight w:val="0"/>
      <w:marTop w:val="0"/>
      <w:marBottom w:val="0"/>
      <w:divBdr>
        <w:top w:val="none" w:sz="0" w:space="0" w:color="auto"/>
        <w:left w:val="none" w:sz="0" w:space="0" w:color="auto"/>
        <w:bottom w:val="none" w:sz="0" w:space="0" w:color="auto"/>
        <w:right w:val="none" w:sz="0" w:space="0" w:color="auto"/>
      </w:divBdr>
    </w:div>
    <w:div w:id="826366349">
      <w:marLeft w:val="640"/>
      <w:marRight w:val="0"/>
      <w:marTop w:val="0"/>
      <w:marBottom w:val="0"/>
      <w:divBdr>
        <w:top w:val="none" w:sz="0" w:space="0" w:color="auto"/>
        <w:left w:val="none" w:sz="0" w:space="0" w:color="auto"/>
        <w:bottom w:val="none" w:sz="0" w:space="0" w:color="auto"/>
        <w:right w:val="none" w:sz="0" w:space="0" w:color="auto"/>
      </w:divBdr>
    </w:div>
    <w:div w:id="826436198">
      <w:marLeft w:val="640"/>
      <w:marRight w:val="0"/>
      <w:marTop w:val="0"/>
      <w:marBottom w:val="0"/>
      <w:divBdr>
        <w:top w:val="none" w:sz="0" w:space="0" w:color="auto"/>
        <w:left w:val="none" w:sz="0" w:space="0" w:color="auto"/>
        <w:bottom w:val="none" w:sz="0" w:space="0" w:color="auto"/>
        <w:right w:val="none" w:sz="0" w:space="0" w:color="auto"/>
      </w:divBdr>
    </w:div>
    <w:div w:id="826439881">
      <w:marLeft w:val="480"/>
      <w:marRight w:val="0"/>
      <w:marTop w:val="0"/>
      <w:marBottom w:val="0"/>
      <w:divBdr>
        <w:top w:val="none" w:sz="0" w:space="0" w:color="auto"/>
        <w:left w:val="none" w:sz="0" w:space="0" w:color="auto"/>
        <w:bottom w:val="none" w:sz="0" w:space="0" w:color="auto"/>
        <w:right w:val="none" w:sz="0" w:space="0" w:color="auto"/>
      </w:divBdr>
    </w:div>
    <w:div w:id="826481888">
      <w:marLeft w:val="640"/>
      <w:marRight w:val="0"/>
      <w:marTop w:val="0"/>
      <w:marBottom w:val="0"/>
      <w:divBdr>
        <w:top w:val="none" w:sz="0" w:space="0" w:color="auto"/>
        <w:left w:val="none" w:sz="0" w:space="0" w:color="auto"/>
        <w:bottom w:val="none" w:sz="0" w:space="0" w:color="auto"/>
        <w:right w:val="none" w:sz="0" w:space="0" w:color="auto"/>
      </w:divBdr>
    </w:div>
    <w:div w:id="826634747">
      <w:marLeft w:val="640"/>
      <w:marRight w:val="0"/>
      <w:marTop w:val="0"/>
      <w:marBottom w:val="0"/>
      <w:divBdr>
        <w:top w:val="none" w:sz="0" w:space="0" w:color="auto"/>
        <w:left w:val="none" w:sz="0" w:space="0" w:color="auto"/>
        <w:bottom w:val="none" w:sz="0" w:space="0" w:color="auto"/>
        <w:right w:val="none" w:sz="0" w:space="0" w:color="auto"/>
      </w:divBdr>
    </w:div>
    <w:div w:id="826745985">
      <w:marLeft w:val="640"/>
      <w:marRight w:val="0"/>
      <w:marTop w:val="0"/>
      <w:marBottom w:val="0"/>
      <w:divBdr>
        <w:top w:val="none" w:sz="0" w:space="0" w:color="auto"/>
        <w:left w:val="none" w:sz="0" w:space="0" w:color="auto"/>
        <w:bottom w:val="none" w:sz="0" w:space="0" w:color="auto"/>
        <w:right w:val="none" w:sz="0" w:space="0" w:color="auto"/>
      </w:divBdr>
    </w:div>
    <w:div w:id="826746159">
      <w:marLeft w:val="640"/>
      <w:marRight w:val="0"/>
      <w:marTop w:val="0"/>
      <w:marBottom w:val="0"/>
      <w:divBdr>
        <w:top w:val="none" w:sz="0" w:space="0" w:color="auto"/>
        <w:left w:val="none" w:sz="0" w:space="0" w:color="auto"/>
        <w:bottom w:val="none" w:sz="0" w:space="0" w:color="auto"/>
        <w:right w:val="none" w:sz="0" w:space="0" w:color="auto"/>
      </w:divBdr>
    </w:div>
    <w:div w:id="826750197">
      <w:marLeft w:val="640"/>
      <w:marRight w:val="0"/>
      <w:marTop w:val="0"/>
      <w:marBottom w:val="0"/>
      <w:divBdr>
        <w:top w:val="none" w:sz="0" w:space="0" w:color="auto"/>
        <w:left w:val="none" w:sz="0" w:space="0" w:color="auto"/>
        <w:bottom w:val="none" w:sz="0" w:space="0" w:color="auto"/>
        <w:right w:val="none" w:sz="0" w:space="0" w:color="auto"/>
      </w:divBdr>
    </w:div>
    <w:div w:id="826823961">
      <w:marLeft w:val="640"/>
      <w:marRight w:val="0"/>
      <w:marTop w:val="0"/>
      <w:marBottom w:val="0"/>
      <w:divBdr>
        <w:top w:val="none" w:sz="0" w:space="0" w:color="auto"/>
        <w:left w:val="none" w:sz="0" w:space="0" w:color="auto"/>
        <w:bottom w:val="none" w:sz="0" w:space="0" w:color="auto"/>
        <w:right w:val="none" w:sz="0" w:space="0" w:color="auto"/>
      </w:divBdr>
    </w:div>
    <w:div w:id="826826191">
      <w:marLeft w:val="640"/>
      <w:marRight w:val="0"/>
      <w:marTop w:val="0"/>
      <w:marBottom w:val="0"/>
      <w:divBdr>
        <w:top w:val="none" w:sz="0" w:space="0" w:color="auto"/>
        <w:left w:val="none" w:sz="0" w:space="0" w:color="auto"/>
        <w:bottom w:val="none" w:sz="0" w:space="0" w:color="auto"/>
        <w:right w:val="none" w:sz="0" w:space="0" w:color="auto"/>
      </w:divBdr>
    </w:div>
    <w:div w:id="826898548">
      <w:marLeft w:val="640"/>
      <w:marRight w:val="0"/>
      <w:marTop w:val="0"/>
      <w:marBottom w:val="0"/>
      <w:divBdr>
        <w:top w:val="none" w:sz="0" w:space="0" w:color="auto"/>
        <w:left w:val="none" w:sz="0" w:space="0" w:color="auto"/>
        <w:bottom w:val="none" w:sz="0" w:space="0" w:color="auto"/>
        <w:right w:val="none" w:sz="0" w:space="0" w:color="auto"/>
      </w:divBdr>
    </w:div>
    <w:div w:id="826938318">
      <w:marLeft w:val="640"/>
      <w:marRight w:val="0"/>
      <w:marTop w:val="0"/>
      <w:marBottom w:val="0"/>
      <w:divBdr>
        <w:top w:val="none" w:sz="0" w:space="0" w:color="auto"/>
        <w:left w:val="none" w:sz="0" w:space="0" w:color="auto"/>
        <w:bottom w:val="none" w:sz="0" w:space="0" w:color="auto"/>
        <w:right w:val="none" w:sz="0" w:space="0" w:color="auto"/>
      </w:divBdr>
    </w:div>
    <w:div w:id="826938483">
      <w:marLeft w:val="640"/>
      <w:marRight w:val="0"/>
      <w:marTop w:val="0"/>
      <w:marBottom w:val="0"/>
      <w:divBdr>
        <w:top w:val="none" w:sz="0" w:space="0" w:color="auto"/>
        <w:left w:val="none" w:sz="0" w:space="0" w:color="auto"/>
        <w:bottom w:val="none" w:sz="0" w:space="0" w:color="auto"/>
        <w:right w:val="none" w:sz="0" w:space="0" w:color="auto"/>
      </w:divBdr>
    </w:div>
    <w:div w:id="826946185">
      <w:marLeft w:val="640"/>
      <w:marRight w:val="0"/>
      <w:marTop w:val="0"/>
      <w:marBottom w:val="0"/>
      <w:divBdr>
        <w:top w:val="none" w:sz="0" w:space="0" w:color="auto"/>
        <w:left w:val="none" w:sz="0" w:space="0" w:color="auto"/>
        <w:bottom w:val="none" w:sz="0" w:space="0" w:color="auto"/>
        <w:right w:val="none" w:sz="0" w:space="0" w:color="auto"/>
      </w:divBdr>
    </w:div>
    <w:div w:id="827064378">
      <w:marLeft w:val="640"/>
      <w:marRight w:val="0"/>
      <w:marTop w:val="0"/>
      <w:marBottom w:val="0"/>
      <w:divBdr>
        <w:top w:val="none" w:sz="0" w:space="0" w:color="auto"/>
        <w:left w:val="none" w:sz="0" w:space="0" w:color="auto"/>
        <w:bottom w:val="none" w:sz="0" w:space="0" w:color="auto"/>
        <w:right w:val="none" w:sz="0" w:space="0" w:color="auto"/>
      </w:divBdr>
    </w:div>
    <w:div w:id="827087666">
      <w:marLeft w:val="640"/>
      <w:marRight w:val="0"/>
      <w:marTop w:val="0"/>
      <w:marBottom w:val="0"/>
      <w:divBdr>
        <w:top w:val="none" w:sz="0" w:space="0" w:color="auto"/>
        <w:left w:val="none" w:sz="0" w:space="0" w:color="auto"/>
        <w:bottom w:val="none" w:sz="0" w:space="0" w:color="auto"/>
        <w:right w:val="none" w:sz="0" w:space="0" w:color="auto"/>
      </w:divBdr>
    </w:div>
    <w:div w:id="827092574">
      <w:marLeft w:val="640"/>
      <w:marRight w:val="0"/>
      <w:marTop w:val="0"/>
      <w:marBottom w:val="0"/>
      <w:divBdr>
        <w:top w:val="none" w:sz="0" w:space="0" w:color="auto"/>
        <w:left w:val="none" w:sz="0" w:space="0" w:color="auto"/>
        <w:bottom w:val="none" w:sz="0" w:space="0" w:color="auto"/>
        <w:right w:val="none" w:sz="0" w:space="0" w:color="auto"/>
      </w:divBdr>
    </w:div>
    <w:div w:id="827131591">
      <w:marLeft w:val="640"/>
      <w:marRight w:val="0"/>
      <w:marTop w:val="0"/>
      <w:marBottom w:val="0"/>
      <w:divBdr>
        <w:top w:val="none" w:sz="0" w:space="0" w:color="auto"/>
        <w:left w:val="none" w:sz="0" w:space="0" w:color="auto"/>
        <w:bottom w:val="none" w:sz="0" w:space="0" w:color="auto"/>
        <w:right w:val="none" w:sz="0" w:space="0" w:color="auto"/>
      </w:divBdr>
    </w:div>
    <w:div w:id="827207615">
      <w:marLeft w:val="640"/>
      <w:marRight w:val="0"/>
      <w:marTop w:val="0"/>
      <w:marBottom w:val="0"/>
      <w:divBdr>
        <w:top w:val="none" w:sz="0" w:space="0" w:color="auto"/>
        <w:left w:val="none" w:sz="0" w:space="0" w:color="auto"/>
        <w:bottom w:val="none" w:sz="0" w:space="0" w:color="auto"/>
        <w:right w:val="none" w:sz="0" w:space="0" w:color="auto"/>
      </w:divBdr>
    </w:div>
    <w:div w:id="827289037">
      <w:marLeft w:val="640"/>
      <w:marRight w:val="0"/>
      <w:marTop w:val="0"/>
      <w:marBottom w:val="0"/>
      <w:divBdr>
        <w:top w:val="none" w:sz="0" w:space="0" w:color="auto"/>
        <w:left w:val="none" w:sz="0" w:space="0" w:color="auto"/>
        <w:bottom w:val="none" w:sz="0" w:space="0" w:color="auto"/>
        <w:right w:val="none" w:sz="0" w:space="0" w:color="auto"/>
      </w:divBdr>
    </w:div>
    <w:div w:id="827481740">
      <w:marLeft w:val="640"/>
      <w:marRight w:val="0"/>
      <w:marTop w:val="0"/>
      <w:marBottom w:val="0"/>
      <w:divBdr>
        <w:top w:val="none" w:sz="0" w:space="0" w:color="auto"/>
        <w:left w:val="none" w:sz="0" w:space="0" w:color="auto"/>
        <w:bottom w:val="none" w:sz="0" w:space="0" w:color="auto"/>
        <w:right w:val="none" w:sz="0" w:space="0" w:color="auto"/>
      </w:divBdr>
    </w:div>
    <w:div w:id="827483666">
      <w:marLeft w:val="640"/>
      <w:marRight w:val="0"/>
      <w:marTop w:val="0"/>
      <w:marBottom w:val="0"/>
      <w:divBdr>
        <w:top w:val="none" w:sz="0" w:space="0" w:color="auto"/>
        <w:left w:val="none" w:sz="0" w:space="0" w:color="auto"/>
        <w:bottom w:val="none" w:sz="0" w:space="0" w:color="auto"/>
        <w:right w:val="none" w:sz="0" w:space="0" w:color="auto"/>
      </w:divBdr>
    </w:div>
    <w:div w:id="827554377">
      <w:marLeft w:val="640"/>
      <w:marRight w:val="0"/>
      <w:marTop w:val="0"/>
      <w:marBottom w:val="0"/>
      <w:divBdr>
        <w:top w:val="none" w:sz="0" w:space="0" w:color="auto"/>
        <w:left w:val="none" w:sz="0" w:space="0" w:color="auto"/>
        <w:bottom w:val="none" w:sz="0" w:space="0" w:color="auto"/>
        <w:right w:val="none" w:sz="0" w:space="0" w:color="auto"/>
      </w:divBdr>
    </w:div>
    <w:div w:id="827594045">
      <w:marLeft w:val="640"/>
      <w:marRight w:val="0"/>
      <w:marTop w:val="0"/>
      <w:marBottom w:val="0"/>
      <w:divBdr>
        <w:top w:val="none" w:sz="0" w:space="0" w:color="auto"/>
        <w:left w:val="none" w:sz="0" w:space="0" w:color="auto"/>
        <w:bottom w:val="none" w:sz="0" w:space="0" w:color="auto"/>
        <w:right w:val="none" w:sz="0" w:space="0" w:color="auto"/>
      </w:divBdr>
    </w:div>
    <w:div w:id="827671892">
      <w:marLeft w:val="640"/>
      <w:marRight w:val="0"/>
      <w:marTop w:val="0"/>
      <w:marBottom w:val="0"/>
      <w:divBdr>
        <w:top w:val="none" w:sz="0" w:space="0" w:color="auto"/>
        <w:left w:val="none" w:sz="0" w:space="0" w:color="auto"/>
        <w:bottom w:val="none" w:sz="0" w:space="0" w:color="auto"/>
        <w:right w:val="none" w:sz="0" w:space="0" w:color="auto"/>
      </w:divBdr>
    </w:div>
    <w:div w:id="827746502">
      <w:marLeft w:val="640"/>
      <w:marRight w:val="0"/>
      <w:marTop w:val="0"/>
      <w:marBottom w:val="0"/>
      <w:divBdr>
        <w:top w:val="none" w:sz="0" w:space="0" w:color="auto"/>
        <w:left w:val="none" w:sz="0" w:space="0" w:color="auto"/>
        <w:bottom w:val="none" w:sz="0" w:space="0" w:color="auto"/>
        <w:right w:val="none" w:sz="0" w:space="0" w:color="auto"/>
      </w:divBdr>
    </w:div>
    <w:div w:id="827792247">
      <w:marLeft w:val="640"/>
      <w:marRight w:val="0"/>
      <w:marTop w:val="0"/>
      <w:marBottom w:val="0"/>
      <w:divBdr>
        <w:top w:val="none" w:sz="0" w:space="0" w:color="auto"/>
        <w:left w:val="none" w:sz="0" w:space="0" w:color="auto"/>
        <w:bottom w:val="none" w:sz="0" w:space="0" w:color="auto"/>
        <w:right w:val="none" w:sz="0" w:space="0" w:color="auto"/>
      </w:divBdr>
    </w:div>
    <w:div w:id="827863387">
      <w:marLeft w:val="640"/>
      <w:marRight w:val="0"/>
      <w:marTop w:val="0"/>
      <w:marBottom w:val="0"/>
      <w:divBdr>
        <w:top w:val="none" w:sz="0" w:space="0" w:color="auto"/>
        <w:left w:val="none" w:sz="0" w:space="0" w:color="auto"/>
        <w:bottom w:val="none" w:sz="0" w:space="0" w:color="auto"/>
        <w:right w:val="none" w:sz="0" w:space="0" w:color="auto"/>
      </w:divBdr>
    </w:div>
    <w:div w:id="827866239">
      <w:marLeft w:val="640"/>
      <w:marRight w:val="0"/>
      <w:marTop w:val="0"/>
      <w:marBottom w:val="0"/>
      <w:divBdr>
        <w:top w:val="none" w:sz="0" w:space="0" w:color="auto"/>
        <w:left w:val="none" w:sz="0" w:space="0" w:color="auto"/>
        <w:bottom w:val="none" w:sz="0" w:space="0" w:color="auto"/>
        <w:right w:val="none" w:sz="0" w:space="0" w:color="auto"/>
      </w:divBdr>
    </w:div>
    <w:div w:id="827984692">
      <w:marLeft w:val="640"/>
      <w:marRight w:val="0"/>
      <w:marTop w:val="0"/>
      <w:marBottom w:val="0"/>
      <w:divBdr>
        <w:top w:val="none" w:sz="0" w:space="0" w:color="auto"/>
        <w:left w:val="none" w:sz="0" w:space="0" w:color="auto"/>
        <w:bottom w:val="none" w:sz="0" w:space="0" w:color="auto"/>
        <w:right w:val="none" w:sz="0" w:space="0" w:color="auto"/>
      </w:divBdr>
    </w:div>
    <w:div w:id="828056209">
      <w:marLeft w:val="640"/>
      <w:marRight w:val="0"/>
      <w:marTop w:val="0"/>
      <w:marBottom w:val="0"/>
      <w:divBdr>
        <w:top w:val="none" w:sz="0" w:space="0" w:color="auto"/>
        <w:left w:val="none" w:sz="0" w:space="0" w:color="auto"/>
        <w:bottom w:val="none" w:sz="0" w:space="0" w:color="auto"/>
        <w:right w:val="none" w:sz="0" w:space="0" w:color="auto"/>
      </w:divBdr>
    </w:div>
    <w:div w:id="828061028">
      <w:marLeft w:val="640"/>
      <w:marRight w:val="0"/>
      <w:marTop w:val="0"/>
      <w:marBottom w:val="0"/>
      <w:divBdr>
        <w:top w:val="none" w:sz="0" w:space="0" w:color="auto"/>
        <w:left w:val="none" w:sz="0" w:space="0" w:color="auto"/>
        <w:bottom w:val="none" w:sz="0" w:space="0" w:color="auto"/>
        <w:right w:val="none" w:sz="0" w:space="0" w:color="auto"/>
      </w:divBdr>
    </w:div>
    <w:div w:id="828249949">
      <w:marLeft w:val="640"/>
      <w:marRight w:val="0"/>
      <w:marTop w:val="0"/>
      <w:marBottom w:val="0"/>
      <w:divBdr>
        <w:top w:val="none" w:sz="0" w:space="0" w:color="auto"/>
        <w:left w:val="none" w:sz="0" w:space="0" w:color="auto"/>
        <w:bottom w:val="none" w:sz="0" w:space="0" w:color="auto"/>
        <w:right w:val="none" w:sz="0" w:space="0" w:color="auto"/>
      </w:divBdr>
    </w:div>
    <w:div w:id="828251817">
      <w:marLeft w:val="640"/>
      <w:marRight w:val="0"/>
      <w:marTop w:val="0"/>
      <w:marBottom w:val="0"/>
      <w:divBdr>
        <w:top w:val="none" w:sz="0" w:space="0" w:color="auto"/>
        <w:left w:val="none" w:sz="0" w:space="0" w:color="auto"/>
        <w:bottom w:val="none" w:sz="0" w:space="0" w:color="auto"/>
        <w:right w:val="none" w:sz="0" w:space="0" w:color="auto"/>
      </w:divBdr>
    </w:div>
    <w:div w:id="828252719">
      <w:marLeft w:val="640"/>
      <w:marRight w:val="0"/>
      <w:marTop w:val="0"/>
      <w:marBottom w:val="0"/>
      <w:divBdr>
        <w:top w:val="none" w:sz="0" w:space="0" w:color="auto"/>
        <w:left w:val="none" w:sz="0" w:space="0" w:color="auto"/>
        <w:bottom w:val="none" w:sz="0" w:space="0" w:color="auto"/>
        <w:right w:val="none" w:sz="0" w:space="0" w:color="auto"/>
      </w:divBdr>
    </w:div>
    <w:div w:id="828399922">
      <w:marLeft w:val="640"/>
      <w:marRight w:val="0"/>
      <w:marTop w:val="0"/>
      <w:marBottom w:val="0"/>
      <w:divBdr>
        <w:top w:val="none" w:sz="0" w:space="0" w:color="auto"/>
        <w:left w:val="none" w:sz="0" w:space="0" w:color="auto"/>
        <w:bottom w:val="none" w:sz="0" w:space="0" w:color="auto"/>
        <w:right w:val="none" w:sz="0" w:space="0" w:color="auto"/>
      </w:divBdr>
    </w:div>
    <w:div w:id="828445265">
      <w:marLeft w:val="640"/>
      <w:marRight w:val="0"/>
      <w:marTop w:val="0"/>
      <w:marBottom w:val="0"/>
      <w:divBdr>
        <w:top w:val="none" w:sz="0" w:space="0" w:color="auto"/>
        <w:left w:val="none" w:sz="0" w:space="0" w:color="auto"/>
        <w:bottom w:val="none" w:sz="0" w:space="0" w:color="auto"/>
        <w:right w:val="none" w:sz="0" w:space="0" w:color="auto"/>
      </w:divBdr>
    </w:div>
    <w:div w:id="828450123">
      <w:marLeft w:val="640"/>
      <w:marRight w:val="0"/>
      <w:marTop w:val="0"/>
      <w:marBottom w:val="0"/>
      <w:divBdr>
        <w:top w:val="none" w:sz="0" w:space="0" w:color="auto"/>
        <w:left w:val="none" w:sz="0" w:space="0" w:color="auto"/>
        <w:bottom w:val="none" w:sz="0" w:space="0" w:color="auto"/>
        <w:right w:val="none" w:sz="0" w:space="0" w:color="auto"/>
      </w:divBdr>
    </w:div>
    <w:div w:id="828524418">
      <w:marLeft w:val="640"/>
      <w:marRight w:val="0"/>
      <w:marTop w:val="0"/>
      <w:marBottom w:val="0"/>
      <w:divBdr>
        <w:top w:val="none" w:sz="0" w:space="0" w:color="auto"/>
        <w:left w:val="none" w:sz="0" w:space="0" w:color="auto"/>
        <w:bottom w:val="none" w:sz="0" w:space="0" w:color="auto"/>
        <w:right w:val="none" w:sz="0" w:space="0" w:color="auto"/>
      </w:divBdr>
    </w:div>
    <w:div w:id="828638358">
      <w:marLeft w:val="640"/>
      <w:marRight w:val="0"/>
      <w:marTop w:val="0"/>
      <w:marBottom w:val="0"/>
      <w:divBdr>
        <w:top w:val="none" w:sz="0" w:space="0" w:color="auto"/>
        <w:left w:val="none" w:sz="0" w:space="0" w:color="auto"/>
        <w:bottom w:val="none" w:sz="0" w:space="0" w:color="auto"/>
        <w:right w:val="none" w:sz="0" w:space="0" w:color="auto"/>
      </w:divBdr>
    </w:div>
    <w:div w:id="828668950">
      <w:marLeft w:val="640"/>
      <w:marRight w:val="0"/>
      <w:marTop w:val="0"/>
      <w:marBottom w:val="0"/>
      <w:divBdr>
        <w:top w:val="none" w:sz="0" w:space="0" w:color="auto"/>
        <w:left w:val="none" w:sz="0" w:space="0" w:color="auto"/>
        <w:bottom w:val="none" w:sz="0" w:space="0" w:color="auto"/>
        <w:right w:val="none" w:sz="0" w:space="0" w:color="auto"/>
      </w:divBdr>
    </w:div>
    <w:div w:id="828711036">
      <w:marLeft w:val="640"/>
      <w:marRight w:val="0"/>
      <w:marTop w:val="0"/>
      <w:marBottom w:val="0"/>
      <w:divBdr>
        <w:top w:val="none" w:sz="0" w:space="0" w:color="auto"/>
        <w:left w:val="none" w:sz="0" w:space="0" w:color="auto"/>
        <w:bottom w:val="none" w:sz="0" w:space="0" w:color="auto"/>
        <w:right w:val="none" w:sz="0" w:space="0" w:color="auto"/>
      </w:divBdr>
    </w:div>
    <w:div w:id="828791678">
      <w:marLeft w:val="480"/>
      <w:marRight w:val="0"/>
      <w:marTop w:val="0"/>
      <w:marBottom w:val="0"/>
      <w:divBdr>
        <w:top w:val="none" w:sz="0" w:space="0" w:color="auto"/>
        <w:left w:val="none" w:sz="0" w:space="0" w:color="auto"/>
        <w:bottom w:val="none" w:sz="0" w:space="0" w:color="auto"/>
        <w:right w:val="none" w:sz="0" w:space="0" w:color="auto"/>
      </w:divBdr>
    </w:div>
    <w:div w:id="828834519">
      <w:marLeft w:val="640"/>
      <w:marRight w:val="0"/>
      <w:marTop w:val="0"/>
      <w:marBottom w:val="0"/>
      <w:divBdr>
        <w:top w:val="none" w:sz="0" w:space="0" w:color="auto"/>
        <w:left w:val="none" w:sz="0" w:space="0" w:color="auto"/>
        <w:bottom w:val="none" w:sz="0" w:space="0" w:color="auto"/>
        <w:right w:val="none" w:sz="0" w:space="0" w:color="auto"/>
      </w:divBdr>
    </w:div>
    <w:div w:id="828834620">
      <w:marLeft w:val="640"/>
      <w:marRight w:val="0"/>
      <w:marTop w:val="0"/>
      <w:marBottom w:val="0"/>
      <w:divBdr>
        <w:top w:val="none" w:sz="0" w:space="0" w:color="auto"/>
        <w:left w:val="none" w:sz="0" w:space="0" w:color="auto"/>
        <w:bottom w:val="none" w:sz="0" w:space="0" w:color="auto"/>
        <w:right w:val="none" w:sz="0" w:space="0" w:color="auto"/>
      </w:divBdr>
    </w:div>
    <w:div w:id="828863302">
      <w:marLeft w:val="640"/>
      <w:marRight w:val="0"/>
      <w:marTop w:val="0"/>
      <w:marBottom w:val="0"/>
      <w:divBdr>
        <w:top w:val="none" w:sz="0" w:space="0" w:color="auto"/>
        <w:left w:val="none" w:sz="0" w:space="0" w:color="auto"/>
        <w:bottom w:val="none" w:sz="0" w:space="0" w:color="auto"/>
        <w:right w:val="none" w:sz="0" w:space="0" w:color="auto"/>
      </w:divBdr>
    </w:div>
    <w:div w:id="828905970">
      <w:marLeft w:val="640"/>
      <w:marRight w:val="0"/>
      <w:marTop w:val="0"/>
      <w:marBottom w:val="0"/>
      <w:divBdr>
        <w:top w:val="none" w:sz="0" w:space="0" w:color="auto"/>
        <w:left w:val="none" w:sz="0" w:space="0" w:color="auto"/>
        <w:bottom w:val="none" w:sz="0" w:space="0" w:color="auto"/>
        <w:right w:val="none" w:sz="0" w:space="0" w:color="auto"/>
      </w:divBdr>
    </w:div>
    <w:div w:id="828907955">
      <w:marLeft w:val="640"/>
      <w:marRight w:val="0"/>
      <w:marTop w:val="0"/>
      <w:marBottom w:val="0"/>
      <w:divBdr>
        <w:top w:val="none" w:sz="0" w:space="0" w:color="auto"/>
        <w:left w:val="none" w:sz="0" w:space="0" w:color="auto"/>
        <w:bottom w:val="none" w:sz="0" w:space="0" w:color="auto"/>
        <w:right w:val="none" w:sz="0" w:space="0" w:color="auto"/>
      </w:divBdr>
    </w:div>
    <w:div w:id="828908959">
      <w:marLeft w:val="640"/>
      <w:marRight w:val="0"/>
      <w:marTop w:val="0"/>
      <w:marBottom w:val="0"/>
      <w:divBdr>
        <w:top w:val="none" w:sz="0" w:space="0" w:color="auto"/>
        <w:left w:val="none" w:sz="0" w:space="0" w:color="auto"/>
        <w:bottom w:val="none" w:sz="0" w:space="0" w:color="auto"/>
        <w:right w:val="none" w:sz="0" w:space="0" w:color="auto"/>
      </w:divBdr>
    </w:div>
    <w:div w:id="828979669">
      <w:marLeft w:val="640"/>
      <w:marRight w:val="0"/>
      <w:marTop w:val="0"/>
      <w:marBottom w:val="0"/>
      <w:divBdr>
        <w:top w:val="none" w:sz="0" w:space="0" w:color="auto"/>
        <w:left w:val="none" w:sz="0" w:space="0" w:color="auto"/>
        <w:bottom w:val="none" w:sz="0" w:space="0" w:color="auto"/>
        <w:right w:val="none" w:sz="0" w:space="0" w:color="auto"/>
      </w:divBdr>
    </w:div>
    <w:div w:id="829176319">
      <w:marLeft w:val="640"/>
      <w:marRight w:val="0"/>
      <w:marTop w:val="0"/>
      <w:marBottom w:val="0"/>
      <w:divBdr>
        <w:top w:val="none" w:sz="0" w:space="0" w:color="auto"/>
        <w:left w:val="none" w:sz="0" w:space="0" w:color="auto"/>
        <w:bottom w:val="none" w:sz="0" w:space="0" w:color="auto"/>
        <w:right w:val="none" w:sz="0" w:space="0" w:color="auto"/>
      </w:divBdr>
    </w:div>
    <w:div w:id="829293011">
      <w:marLeft w:val="640"/>
      <w:marRight w:val="0"/>
      <w:marTop w:val="0"/>
      <w:marBottom w:val="0"/>
      <w:divBdr>
        <w:top w:val="none" w:sz="0" w:space="0" w:color="auto"/>
        <w:left w:val="none" w:sz="0" w:space="0" w:color="auto"/>
        <w:bottom w:val="none" w:sz="0" w:space="0" w:color="auto"/>
        <w:right w:val="none" w:sz="0" w:space="0" w:color="auto"/>
      </w:divBdr>
    </w:div>
    <w:div w:id="829373390">
      <w:marLeft w:val="640"/>
      <w:marRight w:val="0"/>
      <w:marTop w:val="0"/>
      <w:marBottom w:val="0"/>
      <w:divBdr>
        <w:top w:val="none" w:sz="0" w:space="0" w:color="auto"/>
        <w:left w:val="none" w:sz="0" w:space="0" w:color="auto"/>
        <w:bottom w:val="none" w:sz="0" w:space="0" w:color="auto"/>
        <w:right w:val="none" w:sz="0" w:space="0" w:color="auto"/>
      </w:divBdr>
    </w:div>
    <w:div w:id="829518288">
      <w:marLeft w:val="640"/>
      <w:marRight w:val="0"/>
      <w:marTop w:val="0"/>
      <w:marBottom w:val="0"/>
      <w:divBdr>
        <w:top w:val="none" w:sz="0" w:space="0" w:color="auto"/>
        <w:left w:val="none" w:sz="0" w:space="0" w:color="auto"/>
        <w:bottom w:val="none" w:sz="0" w:space="0" w:color="auto"/>
        <w:right w:val="none" w:sz="0" w:space="0" w:color="auto"/>
      </w:divBdr>
    </w:div>
    <w:div w:id="829633491">
      <w:marLeft w:val="640"/>
      <w:marRight w:val="0"/>
      <w:marTop w:val="0"/>
      <w:marBottom w:val="0"/>
      <w:divBdr>
        <w:top w:val="none" w:sz="0" w:space="0" w:color="auto"/>
        <w:left w:val="none" w:sz="0" w:space="0" w:color="auto"/>
        <w:bottom w:val="none" w:sz="0" w:space="0" w:color="auto"/>
        <w:right w:val="none" w:sz="0" w:space="0" w:color="auto"/>
      </w:divBdr>
    </w:div>
    <w:div w:id="829756426">
      <w:marLeft w:val="640"/>
      <w:marRight w:val="0"/>
      <w:marTop w:val="0"/>
      <w:marBottom w:val="0"/>
      <w:divBdr>
        <w:top w:val="none" w:sz="0" w:space="0" w:color="auto"/>
        <w:left w:val="none" w:sz="0" w:space="0" w:color="auto"/>
        <w:bottom w:val="none" w:sz="0" w:space="0" w:color="auto"/>
        <w:right w:val="none" w:sz="0" w:space="0" w:color="auto"/>
      </w:divBdr>
    </w:div>
    <w:div w:id="829908431">
      <w:marLeft w:val="640"/>
      <w:marRight w:val="0"/>
      <w:marTop w:val="0"/>
      <w:marBottom w:val="0"/>
      <w:divBdr>
        <w:top w:val="none" w:sz="0" w:space="0" w:color="auto"/>
        <w:left w:val="none" w:sz="0" w:space="0" w:color="auto"/>
        <w:bottom w:val="none" w:sz="0" w:space="0" w:color="auto"/>
        <w:right w:val="none" w:sz="0" w:space="0" w:color="auto"/>
      </w:divBdr>
    </w:div>
    <w:div w:id="830172713">
      <w:marLeft w:val="640"/>
      <w:marRight w:val="0"/>
      <w:marTop w:val="0"/>
      <w:marBottom w:val="0"/>
      <w:divBdr>
        <w:top w:val="none" w:sz="0" w:space="0" w:color="auto"/>
        <w:left w:val="none" w:sz="0" w:space="0" w:color="auto"/>
        <w:bottom w:val="none" w:sz="0" w:space="0" w:color="auto"/>
        <w:right w:val="none" w:sz="0" w:space="0" w:color="auto"/>
      </w:divBdr>
    </w:div>
    <w:div w:id="830173782">
      <w:marLeft w:val="640"/>
      <w:marRight w:val="0"/>
      <w:marTop w:val="0"/>
      <w:marBottom w:val="0"/>
      <w:divBdr>
        <w:top w:val="none" w:sz="0" w:space="0" w:color="auto"/>
        <w:left w:val="none" w:sz="0" w:space="0" w:color="auto"/>
        <w:bottom w:val="none" w:sz="0" w:space="0" w:color="auto"/>
        <w:right w:val="none" w:sz="0" w:space="0" w:color="auto"/>
      </w:divBdr>
    </w:div>
    <w:div w:id="830221129">
      <w:marLeft w:val="640"/>
      <w:marRight w:val="0"/>
      <w:marTop w:val="0"/>
      <w:marBottom w:val="0"/>
      <w:divBdr>
        <w:top w:val="none" w:sz="0" w:space="0" w:color="auto"/>
        <w:left w:val="none" w:sz="0" w:space="0" w:color="auto"/>
        <w:bottom w:val="none" w:sz="0" w:space="0" w:color="auto"/>
        <w:right w:val="none" w:sz="0" w:space="0" w:color="auto"/>
      </w:divBdr>
    </w:div>
    <w:div w:id="830294655">
      <w:marLeft w:val="640"/>
      <w:marRight w:val="0"/>
      <w:marTop w:val="0"/>
      <w:marBottom w:val="0"/>
      <w:divBdr>
        <w:top w:val="none" w:sz="0" w:space="0" w:color="auto"/>
        <w:left w:val="none" w:sz="0" w:space="0" w:color="auto"/>
        <w:bottom w:val="none" w:sz="0" w:space="0" w:color="auto"/>
        <w:right w:val="none" w:sz="0" w:space="0" w:color="auto"/>
      </w:divBdr>
    </w:div>
    <w:div w:id="830296388">
      <w:marLeft w:val="640"/>
      <w:marRight w:val="0"/>
      <w:marTop w:val="0"/>
      <w:marBottom w:val="0"/>
      <w:divBdr>
        <w:top w:val="none" w:sz="0" w:space="0" w:color="auto"/>
        <w:left w:val="none" w:sz="0" w:space="0" w:color="auto"/>
        <w:bottom w:val="none" w:sz="0" w:space="0" w:color="auto"/>
        <w:right w:val="none" w:sz="0" w:space="0" w:color="auto"/>
      </w:divBdr>
    </w:div>
    <w:div w:id="830373607">
      <w:marLeft w:val="640"/>
      <w:marRight w:val="0"/>
      <w:marTop w:val="0"/>
      <w:marBottom w:val="0"/>
      <w:divBdr>
        <w:top w:val="none" w:sz="0" w:space="0" w:color="auto"/>
        <w:left w:val="none" w:sz="0" w:space="0" w:color="auto"/>
        <w:bottom w:val="none" w:sz="0" w:space="0" w:color="auto"/>
        <w:right w:val="none" w:sz="0" w:space="0" w:color="auto"/>
      </w:divBdr>
    </w:div>
    <w:div w:id="830413098">
      <w:marLeft w:val="640"/>
      <w:marRight w:val="0"/>
      <w:marTop w:val="0"/>
      <w:marBottom w:val="0"/>
      <w:divBdr>
        <w:top w:val="none" w:sz="0" w:space="0" w:color="auto"/>
        <w:left w:val="none" w:sz="0" w:space="0" w:color="auto"/>
        <w:bottom w:val="none" w:sz="0" w:space="0" w:color="auto"/>
        <w:right w:val="none" w:sz="0" w:space="0" w:color="auto"/>
      </w:divBdr>
    </w:div>
    <w:div w:id="830483186">
      <w:marLeft w:val="640"/>
      <w:marRight w:val="0"/>
      <w:marTop w:val="0"/>
      <w:marBottom w:val="0"/>
      <w:divBdr>
        <w:top w:val="none" w:sz="0" w:space="0" w:color="auto"/>
        <w:left w:val="none" w:sz="0" w:space="0" w:color="auto"/>
        <w:bottom w:val="none" w:sz="0" w:space="0" w:color="auto"/>
        <w:right w:val="none" w:sz="0" w:space="0" w:color="auto"/>
      </w:divBdr>
    </w:div>
    <w:div w:id="830486371">
      <w:marLeft w:val="640"/>
      <w:marRight w:val="0"/>
      <w:marTop w:val="0"/>
      <w:marBottom w:val="0"/>
      <w:divBdr>
        <w:top w:val="none" w:sz="0" w:space="0" w:color="auto"/>
        <w:left w:val="none" w:sz="0" w:space="0" w:color="auto"/>
        <w:bottom w:val="none" w:sz="0" w:space="0" w:color="auto"/>
        <w:right w:val="none" w:sz="0" w:space="0" w:color="auto"/>
      </w:divBdr>
    </w:div>
    <w:div w:id="830566491">
      <w:marLeft w:val="640"/>
      <w:marRight w:val="0"/>
      <w:marTop w:val="0"/>
      <w:marBottom w:val="0"/>
      <w:divBdr>
        <w:top w:val="none" w:sz="0" w:space="0" w:color="auto"/>
        <w:left w:val="none" w:sz="0" w:space="0" w:color="auto"/>
        <w:bottom w:val="none" w:sz="0" w:space="0" w:color="auto"/>
        <w:right w:val="none" w:sz="0" w:space="0" w:color="auto"/>
      </w:divBdr>
    </w:div>
    <w:div w:id="830677401">
      <w:marLeft w:val="640"/>
      <w:marRight w:val="0"/>
      <w:marTop w:val="0"/>
      <w:marBottom w:val="0"/>
      <w:divBdr>
        <w:top w:val="none" w:sz="0" w:space="0" w:color="auto"/>
        <w:left w:val="none" w:sz="0" w:space="0" w:color="auto"/>
        <w:bottom w:val="none" w:sz="0" w:space="0" w:color="auto"/>
        <w:right w:val="none" w:sz="0" w:space="0" w:color="auto"/>
      </w:divBdr>
    </w:div>
    <w:div w:id="830684060">
      <w:marLeft w:val="640"/>
      <w:marRight w:val="0"/>
      <w:marTop w:val="0"/>
      <w:marBottom w:val="0"/>
      <w:divBdr>
        <w:top w:val="none" w:sz="0" w:space="0" w:color="auto"/>
        <w:left w:val="none" w:sz="0" w:space="0" w:color="auto"/>
        <w:bottom w:val="none" w:sz="0" w:space="0" w:color="auto"/>
        <w:right w:val="none" w:sz="0" w:space="0" w:color="auto"/>
      </w:divBdr>
    </w:div>
    <w:div w:id="830799920">
      <w:marLeft w:val="640"/>
      <w:marRight w:val="0"/>
      <w:marTop w:val="0"/>
      <w:marBottom w:val="0"/>
      <w:divBdr>
        <w:top w:val="none" w:sz="0" w:space="0" w:color="auto"/>
        <w:left w:val="none" w:sz="0" w:space="0" w:color="auto"/>
        <w:bottom w:val="none" w:sz="0" w:space="0" w:color="auto"/>
        <w:right w:val="none" w:sz="0" w:space="0" w:color="auto"/>
      </w:divBdr>
    </w:div>
    <w:div w:id="830802805">
      <w:marLeft w:val="640"/>
      <w:marRight w:val="0"/>
      <w:marTop w:val="0"/>
      <w:marBottom w:val="0"/>
      <w:divBdr>
        <w:top w:val="none" w:sz="0" w:space="0" w:color="auto"/>
        <w:left w:val="none" w:sz="0" w:space="0" w:color="auto"/>
        <w:bottom w:val="none" w:sz="0" w:space="0" w:color="auto"/>
        <w:right w:val="none" w:sz="0" w:space="0" w:color="auto"/>
      </w:divBdr>
    </w:div>
    <w:div w:id="830947290">
      <w:marLeft w:val="640"/>
      <w:marRight w:val="0"/>
      <w:marTop w:val="0"/>
      <w:marBottom w:val="0"/>
      <w:divBdr>
        <w:top w:val="none" w:sz="0" w:space="0" w:color="auto"/>
        <w:left w:val="none" w:sz="0" w:space="0" w:color="auto"/>
        <w:bottom w:val="none" w:sz="0" w:space="0" w:color="auto"/>
        <w:right w:val="none" w:sz="0" w:space="0" w:color="auto"/>
      </w:divBdr>
    </w:div>
    <w:div w:id="831064622">
      <w:marLeft w:val="640"/>
      <w:marRight w:val="0"/>
      <w:marTop w:val="0"/>
      <w:marBottom w:val="0"/>
      <w:divBdr>
        <w:top w:val="none" w:sz="0" w:space="0" w:color="auto"/>
        <w:left w:val="none" w:sz="0" w:space="0" w:color="auto"/>
        <w:bottom w:val="none" w:sz="0" w:space="0" w:color="auto"/>
        <w:right w:val="none" w:sz="0" w:space="0" w:color="auto"/>
      </w:divBdr>
    </w:div>
    <w:div w:id="831068370">
      <w:marLeft w:val="640"/>
      <w:marRight w:val="0"/>
      <w:marTop w:val="0"/>
      <w:marBottom w:val="0"/>
      <w:divBdr>
        <w:top w:val="none" w:sz="0" w:space="0" w:color="auto"/>
        <w:left w:val="none" w:sz="0" w:space="0" w:color="auto"/>
        <w:bottom w:val="none" w:sz="0" w:space="0" w:color="auto"/>
        <w:right w:val="none" w:sz="0" w:space="0" w:color="auto"/>
      </w:divBdr>
    </w:div>
    <w:div w:id="831261929">
      <w:marLeft w:val="640"/>
      <w:marRight w:val="0"/>
      <w:marTop w:val="0"/>
      <w:marBottom w:val="0"/>
      <w:divBdr>
        <w:top w:val="none" w:sz="0" w:space="0" w:color="auto"/>
        <w:left w:val="none" w:sz="0" w:space="0" w:color="auto"/>
        <w:bottom w:val="none" w:sz="0" w:space="0" w:color="auto"/>
        <w:right w:val="none" w:sz="0" w:space="0" w:color="auto"/>
      </w:divBdr>
    </w:div>
    <w:div w:id="831333544">
      <w:marLeft w:val="640"/>
      <w:marRight w:val="0"/>
      <w:marTop w:val="0"/>
      <w:marBottom w:val="0"/>
      <w:divBdr>
        <w:top w:val="none" w:sz="0" w:space="0" w:color="auto"/>
        <w:left w:val="none" w:sz="0" w:space="0" w:color="auto"/>
        <w:bottom w:val="none" w:sz="0" w:space="0" w:color="auto"/>
        <w:right w:val="none" w:sz="0" w:space="0" w:color="auto"/>
      </w:divBdr>
    </w:div>
    <w:div w:id="831335086">
      <w:marLeft w:val="640"/>
      <w:marRight w:val="0"/>
      <w:marTop w:val="0"/>
      <w:marBottom w:val="0"/>
      <w:divBdr>
        <w:top w:val="none" w:sz="0" w:space="0" w:color="auto"/>
        <w:left w:val="none" w:sz="0" w:space="0" w:color="auto"/>
        <w:bottom w:val="none" w:sz="0" w:space="0" w:color="auto"/>
        <w:right w:val="none" w:sz="0" w:space="0" w:color="auto"/>
      </w:divBdr>
    </w:div>
    <w:div w:id="831409773">
      <w:marLeft w:val="640"/>
      <w:marRight w:val="0"/>
      <w:marTop w:val="0"/>
      <w:marBottom w:val="0"/>
      <w:divBdr>
        <w:top w:val="none" w:sz="0" w:space="0" w:color="auto"/>
        <w:left w:val="none" w:sz="0" w:space="0" w:color="auto"/>
        <w:bottom w:val="none" w:sz="0" w:space="0" w:color="auto"/>
        <w:right w:val="none" w:sz="0" w:space="0" w:color="auto"/>
      </w:divBdr>
    </w:div>
    <w:div w:id="831414179">
      <w:marLeft w:val="640"/>
      <w:marRight w:val="0"/>
      <w:marTop w:val="0"/>
      <w:marBottom w:val="0"/>
      <w:divBdr>
        <w:top w:val="none" w:sz="0" w:space="0" w:color="auto"/>
        <w:left w:val="none" w:sz="0" w:space="0" w:color="auto"/>
        <w:bottom w:val="none" w:sz="0" w:space="0" w:color="auto"/>
        <w:right w:val="none" w:sz="0" w:space="0" w:color="auto"/>
      </w:divBdr>
    </w:div>
    <w:div w:id="831530389">
      <w:marLeft w:val="640"/>
      <w:marRight w:val="0"/>
      <w:marTop w:val="0"/>
      <w:marBottom w:val="0"/>
      <w:divBdr>
        <w:top w:val="none" w:sz="0" w:space="0" w:color="auto"/>
        <w:left w:val="none" w:sz="0" w:space="0" w:color="auto"/>
        <w:bottom w:val="none" w:sz="0" w:space="0" w:color="auto"/>
        <w:right w:val="none" w:sz="0" w:space="0" w:color="auto"/>
      </w:divBdr>
    </w:div>
    <w:div w:id="831602477">
      <w:marLeft w:val="640"/>
      <w:marRight w:val="0"/>
      <w:marTop w:val="0"/>
      <w:marBottom w:val="0"/>
      <w:divBdr>
        <w:top w:val="none" w:sz="0" w:space="0" w:color="auto"/>
        <w:left w:val="none" w:sz="0" w:space="0" w:color="auto"/>
        <w:bottom w:val="none" w:sz="0" w:space="0" w:color="auto"/>
        <w:right w:val="none" w:sz="0" w:space="0" w:color="auto"/>
      </w:divBdr>
    </w:div>
    <w:div w:id="831604120">
      <w:marLeft w:val="640"/>
      <w:marRight w:val="0"/>
      <w:marTop w:val="0"/>
      <w:marBottom w:val="0"/>
      <w:divBdr>
        <w:top w:val="none" w:sz="0" w:space="0" w:color="auto"/>
        <w:left w:val="none" w:sz="0" w:space="0" w:color="auto"/>
        <w:bottom w:val="none" w:sz="0" w:space="0" w:color="auto"/>
        <w:right w:val="none" w:sz="0" w:space="0" w:color="auto"/>
      </w:divBdr>
    </w:div>
    <w:div w:id="831719547">
      <w:marLeft w:val="640"/>
      <w:marRight w:val="0"/>
      <w:marTop w:val="0"/>
      <w:marBottom w:val="0"/>
      <w:divBdr>
        <w:top w:val="none" w:sz="0" w:space="0" w:color="auto"/>
        <w:left w:val="none" w:sz="0" w:space="0" w:color="auto"/>
        <w:bottom w:val="none" w:sz="0" w:space="0" w:color="auto"/>
        <w:right w:val="none" w:sz="0" w:space="0" w:color="auto"/>
      </w:divBdr>
    </w:div>
    <w:div w:id="831723652">
      <w:marLeft w:val="640"/>
      <w:marRight w:val="0"/>
      <w:marTop w:val="0"/>
      <w:marBottom w:val="0"/>
      <w:divBdr>
        <w:top w:val="none" w:sz="0" w:space="0" w:color="auto"/>
        <w:left w:val="none" w:sz="0" w:space="0" w:color="auto"/>
        <w:bottom w:val="none" w:sz="0" w:space="0" w:color="auto"/>
        <w:right w:val="none" w:sz="0" w:space="0" w:color="auto"/>
      </w:divBdr>
    </w:div>
    <w:div w:id="831868376">
      <w:marLeft w:val="640"/>
      <w:marRight w:val="0"/>
      <w:marTop w:val="0"/>
      <w:marBottom w:val="0"/>
      <w:divBdr>
        <w:top w:val="none" w:sz="0" w:space="0" w:color="auto"/>
        <w:left w:val="none" w:sz="0" w:space="0" w:color="auto"/>
        <w:bottom w:val="none" w:sz="0" w:space="0" w:color="auto"/>
        <w:right w:val="none" w:sz="0" w:space="0" w:color="auto"/>
      </w:divBdr>
    </w:div>
    <w:div w:id="831875463">
      <w:marLeft w:val="640"/>
      <w:marRight w:val="0"/>
      <w:marTop w:val="0"/>
      <w:marBottom w:val="0"/>
      <w:divBdr>
        <w:top w:val="none" w:sz="0" w:space="0" w:color="auto"/>
        <w:left w:val="none" w:sz="0" w:space="0" w:color="auto"/>
        <w:bottom w:val="none" w:sz="0" w:space="0" w:color="auto"/>
        <w:right w:val="none" w:sz="0" w:space="0" w:color="auto"/>
      </w:divBdr>
    </w:div>
    <w:div w:id="831986883">
      <w:marLeft w:val="640"/>
      <w:marRight w:val="0"/>
      <w:marTop w:val="0"/>
      <w:marBottom w:val="0"/>
      <w:divBdr>
        <w:top w:val="none" w:sz="0" w:space="0" w:color="auto"/>
        <w:left w:val="none" w:sz="0" w:space="0" w:color="auto"/>
        <w:bottom w:val="none" w:sz="0" w:space="0" w:color="auto"/>
        <w:right w:val="none" w:sz="0" w:space="0" w:color="auto"/>
      </w:divBdr>
    </w:div>
    <w:div w:id="831990854">
      <w:marLeft w:val="640"/>
      <w:marRight w:val="0"/>
      <w:marTop w:val="0"/>
      <w:marBottom w:val="0"/>
      <w:divBdr>
        <w:top w:val="none" w:sz="0" w:space="0" w:color="auto"/>
        <w:left w:val="none" w:sz="0" w:space="0" w:color="auto"/>
        <w:bottom w:val="none" w:sz="0" w:space="0" w:color="auto"/>
        <w:right w:val="none" w:sz="0" w:space="0" w:color="auto"/>
      </w:divBdr>
    </w:div>
    <w:div w:id="831992714">
      <w:marLeft w:val="480"/>
      <w:marRight w:val="0"/>
      <w:marTop w:val="0"/>
      <w:marBottom w:val="0"/>
      <w:divBdr>
        <w:top w:val="none" w:sz="0" w:space="0" w:color="auto"/>
        <w:left w:val="none" w:sz="0" w:space="0" w:color="auto"/>
        <w:bottom w:val="none" w:sz="0" w:space="0" w:color="auto"/>
        <w:right w:val="none" w:sz="0" w:space="0" w:color="auto"/>
      </w:divBdr>
    </w:div>
    <w:div w:id="832067478">
      <w:marLeft w:val="640"/>
      <w:marRight w:val="0"/>
      <w:marTop w:val="0"/>
      <w:marBottom w:val="0"/>
      <w:divBdr>
        <w:top w:val="none" w:sz="0" w:space="0" w:color="auto"/>
        <w:left w:val="none" w:sz="0" w:space="0" w:color="auto"/>
        <w:bottom w:val="none" w:sz="0" w:space="0" w:color="auto"/>
        <w:right w:val="none" w:sz="0" w:space="0" w:color="auto"/>
      </w:divBdr>
    </w:div>
    <w:div w:id="832259971">
      <w:marLeft w:val="640"/>
      <w:marRight w:val="0"/>
      <w:marTop w:val="0"/>
      <w:marBottom w:val="0"/>
      <w:divBdr>
        <w:top w:val="none" w:sz="0" w:space="0" w:color="auto"/>
        <w:left w:val="none" w:sz="0" w:space="0" w:color="auto"/>
        <w:bottom w:val="none" w:sz="0" w:space="0" w:color="auto"/>
        <w:right w:val="none" w:sz="0" w:space="0" w:color="auto"/>
      </w:divBdr>
    </w:div>
    <w:div w:id="832331533">
      <w:marLeft w:val="640"/>
      <w:marRight w:val="0"/>
      <w:marTop w:val="0"/>
      <w:marBottom w:val="0"/>
      <w:divBdr>
        <w:top w:val="none" w:sz="0" w:space="0" w:color="auto"/>
        <w:left w:val="none" w:sz="0" w:space="0" w:color="auto"/>
        <w:bottom w:val="none" w:sz="0" w:space="0" w:color="auto"/>
        <w:right w:val="none" w:sz="0" w:space="0" w:color="auto"/>
      </w:divBdr>
    </w:div>
    <w:div w:id="832334897">
      <w:marLeft w:val="640"/>
      <w:marRight w:val="0"/>
      <w:marTop w:val="0"/>
      <w:marBottom w:val="0"/>
      <w:divBdr>
        <w:top w:val="none" w:sz="0" w:space="0" w:color="auto"/>
        <w:left w:val="none" w:sz="0" w:space="0" w:color="auto"/>
        <w:bottom w:val="none" w:sz="0" w:space="0" w:color="auto"/>
        <w:right w:val="none" w:sz="0" w:space="0" w:color="auto"/>
      </w:divBdr>
    </w:div>
    <w:div w:id="832451064">
      <w:marLeft w:val="640"/>
      <w:marRight w:val="0"/>
      <w:marTop w:val="0"/>
      <w:marBottom w:val="0"/>
      <w:divBdr>
        <w:top w:val="none" w:sz="0" w:space="0" w:color="auto"/>
        <w:left w:val="none" w:sz="0" w:space="0" w:color="auto"/>
        <w:bottom w:val="none" w:sz="0" w:space="0" w:color="auto"/>
        <w:right w:val="none" w:sz="0" w:space="0" w:color="auto"/>
      </w:divBdr>
    </w:div>
    <w:div w:id="832454096">
      <w:marLeft w:val="640"/>
      <w:marRight w:val="0"/>
      <w:marTop w:val="0"/>
      <w:marBottom w:val="0"/>
      <w:divBdr>
        <w:top w:val="none" w:sz="0" w:space="0" w:color="auto"/>
        <w:left w:val="none" w:sz="0" w:space="0" w:color="auto"/>
        <w:bottom w:val="none" w:sz="0" w:space="0" w:color="auto"/>
        <w:right w:val="none" w:sz="0" w:space="0" w:color="auto"/>
      </w:divBdr>
    </w:div>
    <w:div w:id="832456467">
      <w:marLeft w:val="640"/>
      <w:marRight w:val="0"/>
      <w:marTop w:val="0"/>
      <w:marBottom w:val="0"/>
      <w:divBdr>
        <w:top w:val="none" w:sz="0" w:space="0" w:color="auto"/>
        <w:left w:val="none" w:sz="0" w:space="0" w:color="auto"/>
        <w:bottom w:val="none" w:sz="0" w:space="0" w:color="auto"/>
        <w:right w:val="none" w:sz="0" w:space="0" w:color="auto"/>
      </w:divBdr>
    </w:div>
    <w:div w:id="832456928">
      <w:marLeft w:val="640"/>
      <w:marRight w:val="0"/>
      <w:marTop w:val="0"/>
      <w:marBottom w:val="0"/>
      <w:divBdr>
        <w:top w:val="none" w:sz="0" w:space="0" w:color="auto"/>
        <w:left w:val="none" w:sz="0" w:space="0" w:color="auto"/>
        <w:bottom w:val="none" w:sz="0" w:space="0" w:color="auto"/>
        <w:right w:val="none" w:sz="0" w:space="0" w:color="auto"/>
      </w:divBdr>
    </w:div>
    <w:div w:id="832529836">
      <w:marLeft w:val="640"/>
      <w:marRight w:val="0"/>
      <w:marTop w:val="0"/>
      <w:marBottom w:val="0"/>
      <w:divBdr>
        <w:top w:val="none" w:sz="0" w:space="0" w:color="auto"/>
        <w:left w:val="none" w:sz="0" w:space="0" w:color="auto"/>
        <w:bottom w:val="none" w:sz="0" w:space="0" w:color="auto"/>
        <w:right w:val="none" w:sz="0" w:space="0" w:color="auto"/>
      </w:divBdr>
    </w:div>
    <w:div w:id="832530836">
      <w:marLeft w:val="640"/>
      <w:marRight w:val="0"/>
      <w:marTop w:val="0"/>
      <w:marBottom w:val="0"/>
      <w:divBdr>
        <w:top w:val="none" w:sz="0" w:space="0" w:color="auto"/>
        <w:left w:val="none" w:sz="0" w:space="0" w:color="auto"/>
        <w:bottom w:val="none" w:sz="0" w:space="0" w:color="auto"/>
        <w:right w:val="none" w:sz="0" w:space="0" w:color="auto"/>
      </w:divBdr>
    </w:div>
    <w:div w:id="832532620">
      <w:marLeft w:val="640"/>
      <w:marRight w:val="0"/>
      <w:marTop w:val="0"/>
      <w:marBottom w:val="0"/>
      <w:divBdr>
        <w:top w:val="none" w:sz="0" w:space="0" w:color="auto"/>
        <w:left w:val="none" w:sz="0" w:space="0" w:color="auto"/>
        <w:bottom w:val="none" w:sz="0" w:space="0" w:color="auto"/>
        <w:right w:val="none" w:sz="0" w:space="0" w:color="auto"/>
      </w:divBdr>
    </w:div>
    <w:div w:id="832573792">
      <w:marLeft w:val="640"/>
      <w:marRight w:val="0"/>
      <w:marTop w:val="0"/>
      <w:marBottom w:val="0"/>
      <w:divBdr>
        <w:top w:val="none" w:sz="0" w:space="0" w:color="auto"/>
        <w:left w:val="none" w:sz="0" w:space="0" w:color="auto"/>
        <w:bottom w:val="none" w:sz="0" w:space="0" w:color="auto"/>
        <w:right w:val="none" w:sz="0" w:space="0" w:color="auto"/>
      </w:divBdr>
    </w:div>
    <w:div w:id="832641117">
      <w:marLeft w:val="640"/>
      <w:marRight w:val="0"/>
      <w:marTop w:val="0"/>
      <w:marBottom w:val="0"/>
      <w:divBdr>
        <w:top w:val="none" w:sz="0" w:space="0" w:color="auto"/>
        <w:left w:val="none" w:sz="0" w:space="0" w:color="auto"/>
        <w:bottom w:val="none" w:sz="0" w:space="0" w:color="auto"/>
        <w:right w:val="none" w:sz="0" w:space="0" w:color="auto"/>
      </w:divBdr>
    </w:div>
    <w:div w:id="832718789">
      <w:marLeft w:val="640"/>
      <w:marRight w:val="0"/>
      <w:marTop w:val="0"/>
      <w:marBottom w:val="0"/>
      <w:divBdr>
        <w:top w:val="none" w:sz="0" w:space="0" w:color="auto"/>
        <w:left w:val="none" w:sz="0" w:space="0" w:color="auto"/>
        <w:bottom w:val="none" w:sz="0" w:space="0" w:color="auto"/>
        <w:right w:val="none" w:sz="0" w:space="0" w:color="auto"/>
      </w:divBdr>
    </w:div>
    <w:div w:id="832914493">
      <w:marLeft w:val="640"/>
      <w:marRight w:val="0"/>
      <w:marTop w:val="0"/>
      <w:marBottom w:val="0"/>
      <w:divBdr>
        <w:top w:val="none" w:sz="0" w:space="0" w:color="auto"/>
        <w:left w:val="none" w:sz="0" w:space="0" w:color="auto"/>
        <w:bottom w:val="none" w:sz="0" w:space="0" w:color="auto"/>
        <w:right w:val="none" w:sz="0" w:space="0" w:color="auto"/>
      </w:divBdr>
    </w:div>
    <w:div w:id="832994376">
      <w:marLeft w:val="640"/>
      <w:marRight w:val="0"/>
      <w:marTop w:val="0"/>
      <w:marBottom w:val="0"/>
      <w:divBdr>
        <w:top w:val="none" w:sz="0" w:space="0" w:color="auto"/>
        <w:left w:val="none" w:sz="0" w:space="0" w:color="auto"/>
        <w:bottom w:val="none" w:sz="0" w:space="0" w:color="auto"/>
        <w:right w:val="none" w:sz="0" w:space="0" w:color="auto"/>
      </w:divBdr>
    </w:div>
    <w:div w:id="833103239">
      <w:marLeft w:val="640"/>
      <w:marRight w:val="0"/>
      <w:marTop w:val="0"/>
      <w:marBottom w:val="0"/>
      <w:divBdr>
        <w:top w:val="none" w:sz="0" w:space="0" w:color="auto"/>
        <w:left w:val="none" w:sz="0" w:space="0" w:color="auto"/>
        <w:bottom w:val="none" w:sz="0" w:space="0" w:color="auto"/>
        <w:right w:val="none" w:sz="0" w:space="0" w:color="auto"/>
      </w:divBdr>
    </w:div>
    <w:div w:id="833105081">
      <w:marLeft w:val="640"/>
      <w:marRight w:val="0"/>
      <w:marTop w:val="0"/>
      <w:marBottom w:val="0"/>
      <w:divBdr>
        <w:top w:val="none" w:sz="0" w:space="0" w:color="auto"/>
        <w:left w:val="none" w:sz="0" w:space="0" w:color="auto"/>
        <w:bottom w:val="none" w:sz="0" w:space="0" w:color="auto"/>
        <w:right w:val="none" w:sz="0" w:space="0" w:color="auto"/>
      </w:divBdr>
    </w:div>
    <w:div w:id="833180460">
      <w:marLeft w:val="640"/>
      <w:marRight w:val="0"/>
      <w:marTop w:val="0"/>
      <w:marBottom w:val="0"/>
      <w:divBdr>
        <w:top w:val="none" w:sz="0" w:space="0" w:color="auto"/>
        <w:left w:val="none" w:sz="0" w:space="0" w:color="auto"/>
        <w:bottom w:val="none" w:sz="0" w:space="0" w:color="auto"/>
        <w:right w:val="none" w:sz="0" w:space="0" w:color="auto"/>
      </w:divBdr>
    </w:div>
    <w:div w:id="833297551">
      <w:marLeft w:val="640"/>
      <w:marRight w:val="0"/>
      <w:marTop w:val="0"/>
      <w:marBottom w:val="0"/>
      <w:divBdr>
        <w:top w:val="none" w:sz="0" w:space="0" w:color="auto"/>
        <w:left w:val="none" w:sz="0" w:space="0" w:color="auto"/>
        <w:bottom w:val="none" w:sz="0" w:space="0" w:color="auto"/>
        <w:right w:val="none" w:sz="0" w:space="0" w:color="auto"/>
      </w:divBdr>
    </w:div>
    <w:div w:id="833299522">
      <w:marLeft w:val="640"/>
      <w:marRight w:val="0"/>
      <w:marTop w:val="0"/>
      <w:marBottom w:val="0"/>
      <w:divBdr>
        <w:top w:val="none" w:sz="0" w:space="0" w:color="auto"/>
        <w:left w:val="none" w:sz="0" w:space="0" w:color="auto"/>
        <w:bottom w:val="none" w:sz="0" w:space="0" w:color="auto"/>
        <w:right w:val="none" w:sz="0" w:space="0" w:color="auto"/>
      </w:divBdr>
    </w:div>
    <w:div w:id="833374764">
      <w:marLeft w:val="640"/>
      <w:marRight w:val="0"/>
      <w:marTop w:val="0"/>
      <w:marBottom w:val="0"/>
      <w:divBdr>
        <w:top w:val="none" w:sz="0" w:space="0" w:color="auto"/>
        <w:left w:val="none" w:sz="0" w:space="0" w:color="auto"/>
        <w:bottom w:val="none" w:sz="0" w:space="0" w:color="auto"/>
        <w:right w:val="none" w:sz="0" w:space="0" w:color="auto"/>
      </w:divBdr>
    </w:div>
    <w:div w:id="833449199">
      <w:marLeft w:val="640"/>
      <w:marRight w:val="0"/>
      <w:marTop w:val="0"/>
      <w:marBottom w:val="0"/>
      <w:divBdr>
        <w:top w:val="none" w:sz="0" w:space="0" w:color="auto"/>
        <w:left w:val="none" w:sz="0" w:space="0" w:color="auto"/>
        <w:bottom w:val="none" w:sz="0" w:space="0" w:color="auto"/>
        <w:right w:val="none" w:sz="0" w:space="0" w:color="auto"/>
      </w:divBdr>
    </w:div>
    <w:div w:id="833450939">
      <w:marLeft w:val="640"/>
      <w:marRight w:val="0"/>
      <w:marTop w:val="0"/>
      <w:marBottom w:val="0"/>
      <w:divBdr>
        <w:top w:val="none" w:sz="0" w:space="0" w:color="auto"/>
        <w:left w:val="none" w:sz="0" w:space="0" w:color="auto"/>
        <w:bottom w:val="none" w:sz="0" w:space="0" w:color="auto"/>
        <w:right w:val="none" w:sz="0" w:space="0" w:color="auto"/>
      </w:divBdr>
    </w:div>
    <w:div w:id="833497807">
      <w:marLeft w:val="640"/>
      <w:marRight w:val="0"/>
      <w:marTop w:val="0"/>
      <w:marBottom w:val="0"/>
      <w:divBdr>
        <w:top w:val="none" w:sz="0" w:space="0" w:color="auto"/>
        <w:left w:val="none" w:sz="0" w:space="0" w:color="auto"/>
        <w:bottom w:val="none" w:sz="0" w:space="0" w:color="auto"/>
        <w:right w:val="none" w:sz="0" w:space="0" w:color="auto"/>
      </w:divBdr>
    </w:div>
    <w:div w:id="833567006">
      <w:marLeft w:val="640"/>
      <w:marRight w:val="0"/>
      <w:marTop w:val="0"/>
      <w:marBottom w:val="0"/>
      <w:divBdr>
        <w:top w:val="none" w:sz="0" w:space="0" w:color="auto"/>
        <w:left w:val="none" w:sz="0" w:space="0" w:color="auto"/>
        <w:bottom w:val="none" w:sz="0" w:space="0" w:color="auto"/>
        <w:right w:val="none" w:sz="0" w:space="0" w:color="auto"/>
      </w:divBdr>
    </w:div>
    <w:div w:id="833571682">
      <w:marLeft w:val="640"/>
      <w:marRight w:val="0"/>
      <w:marTop w:val="0"/>
      <w:marBottom w:val="0"/>
      <w:divBdr>
        <w:top w:val="none" w:sz="0" w:space="0" w:color="auto"/>
        <w:left w:val="none" w:sz="0" w:space="0" w:color="auto"/>
        <w:bottom w:val="none" w:sz="0" w:space="0" w:color="auto"/>
        <w:right w:val="none" w:sz="0" w:space="0" w:color="auto"/>
      </w:divBdr>
    </w:div>
    <w:div w:id="833574168">
      <w:marLeft w:val="640"/>
      <w:marRight w:val="0"/>
      <w:marTop w:val="0"/>
      <w:marBottom w:val="0"/>
      <w:divBdr>
        <w:top w:val="none" w:sz="0" w:space="0" w:color="auto"/>
        <w:left w:val="none" w:sz="0" w:space="0" w:color="auto"/>
        <w:bottom w:val="none" w:sz="0" w:space="0" w:color="auto"/>
        <w:right w:val="none" w:sz="0" w:space="0" w:color="auto"/>
      </w:divBdr>
    </w:div>
    <w:div w:id="833761591">
      <w:marLeft w:val="640"/>
      <w:marRight w:val="0"/>
      <w:marTop w:val="0"/>
      <w:marBottom w:val="0"/>
      <w:divBdr>
        <w:top w:val="none" w:sz="0" w:space="0" w:color="auto"/>
        <w:left w:val="none" w:sz="0" w:space="0" w:color="auto"/>
        <w:bottom w:val="none" w:sz="0" w:space="0" w:color="auto"/>
        <w:right w:val="none" w:sz="0" w:space="0" w:color="auto"/>
      </w:divBdr>
    </w:div>
    <w:div w:id="833840662">
      <w:marLeft w:val="640"/>
      <w:marRight w:val="0"/>
      <w:marTop w:val="0"/>
      <w:marBottom w:val="0"/>
      <w:divBdr>
        <w:top w:val="none" w:sz="0" w:space="0" w:color="auto"/>
        <w:left w:val="none" w:sz="0" w:space="0" w:color="auto"/>
        <w:bottom w:val="none" w:sz="0" w:space="0" w:color="auto"/>
        <w:right w:val="none" w:sz="0" w:space="0" w:color="auto"/>
      </w:divBdr>
    </w:div>
    <w:div w:id="833880466">
      <w:marLeft w:val="640"/>
      <w:marRight w:val="0"/>
      <w:marTop w:val="0"/>
      <w:marBottom w:val="0"/>
      <w:divBdr>
        <w:top w:val="none" w:sz="0" w:space="0" w:color="auto"/>
        <w:left w:val="none" w:sz="0" w:space="0" w:color="auto"/>
        <w:bottom w:val="none" w:sz="0" w:space="0" w:color="auto"/>
        <w:right w:val="none" w:sz="0" w:space="0" w:color="auto"/>
      </w:divBdr>
    </w:div>
    <w:div w:id="833881574">
      <w:marLeft w:val="640"/>
      <w:marRight w:val="0"/>
      <w:marTop w:val="0"/>
      <w:marBottom w:val="0"/>
      <w:divBdr>
        <w:top w:val="none" w:sz="0" w:space="0" w:color="auto"/>
        <w:left w:val="none" w:sz="0" w:space="0" w:color="auto"/>
        <w:bottom w:val="none" w:sz="0" w:space="0" w:color="auto"/>
        <w:right w:val="none" w:sz="0" w:space="0" w:color="auto"/>
      </w:divBdr>
    </w:div>
    <w:div w:id="833951702">
      <w:marLeft w:val="640"/>
      <w:marRight w:val="0"/>
      <w:marTop w:val="0"/>
      <w:marBottom w:val="0"/>
      <w:divBdr>
        <w:top w:val="none" w:sz="0" w:space="0" w:color="auto"/>
        <w:left w:val="none" w:sz="0" w:space="0" w:color="auto"/>
        <w:bottom w:val="none" w:sz="0" w:space="0" w:color="auto"/>
        <w:right w:val="none" w:sz="0" w:space="0" w:color="auto"/>
      </w:divBdr>
    </w:div>
    <w:div w:id="833953757">
      <w:marLeft w:val="640"/>
      <w:marRight w:val="0"/>
      <w:marTop w:val="0"/>
      <w:marBottom w:val="0"/>
      <w:divBdr>
        <w:top w:val="none" w:sz="0" w:space="0" w:color="auto"/>
        <w:left w:val="none" w:sz="0" w:space="0" w:color="auto"/>
        <w:bottom w:val="none" w:sz="0" w:space="0" w:color="auto"/>
        <w:right w:val="none" w:sz="0" w:space="0" w:color="auto"/>
      </w:divBdr>
    </w:div>
    <w:div w:id="834034502">
      <w:marLeft w:val="640"/>
      <w:marRight w:val="0"/>
      <w:marTop w:val="0"/>
      <w:marBottom w:val="0"/>
      <w:divBdr>
        <w:top w:val="none" w:sz="0" w:space="0" w:color="auto"/>
        <w:left w:val="none" w:sz="0" w:space="0" w:color="auto"/>
        <w:bottom w:val="none" w:sz="0" w:space="0" w:color="auto"/>
        <w:right w:val="none" w:sz="0" w:space="0" w:color="auto"/>
      </w:divBdr>
    </w:div>
    <w:div w:id="834102669">
      <w:marLeft w:val="640"/>
      <w:marRight w:val="0"/>
      <w:marTop w:val="0"/>
      <w:marBottom w:val="0"/>
      <w:divBdr>
        <w:top w:val="none" w:sz="0" w:space="0" w:color="auto"/>
        <w:left w:val="none" w:sz="0" w:space="0" w:color="auto"/>
        <w:bottom w:val="none" w:sz="0" w:space="0" w:color="auto"/>
        <w:right w:val="none" w:sz="0" w:space="0" w:color="auto"/>
      </w:divBdr>
    </w:div>
    <w:div w:id="834220697">
      <w:marLeft w:val="640"/>
      <w:marRight w:val="0"/>
      <w:marTop w:val="0"/>
      <w:marBottom w:val="0"/>
      <w:divBdr>
        <w:top w:val="none" w:sz="0" w:space="0" w:color="auto"/>
        <w:left w:val="none" w:sz="0" w:space="0" w:color="auto"/>
        <w:bottom w:val="none" w:sz="0" w:space="0" w:color="auto"/>
        <w:right w:val="none" w:sz="0" w:space="0" w:color="auto"/>
      </w:divBdr>
    </w:div>
    <w:div w:id="834300761">
      <w:marLeft w:val="640"/>
      <w:marRight w:val="0"/>
      <w:marTop w:val="0"/>
      <w:marBottom w:val="0"/>
      <w:divBdr>
        <w:top w:val="none" w:sz="0" w:space="0" w:color="auto"/>
        <w:left w:val="none" w:sz="0" w:space="0" w:color="auto"/>
        <w:bottom w:val="none" w:sz="0" w:space="0" w:color="auto"/>
        <w:right w:val="none" w:sz="0" w:space="0" w:color="auto"/>
      </w:divBdr>
    </w:div>
    <w:div w:id="834339128">
      <w:marLeft w:val="640"/>
      <w:marRight w:val="0"/>
      <w:marTop w:val="0"/>
      <w:marBottom w:val="0"/>
      <w:divBdr>
        <w:top w:val="none" w:sz="0" w:space="0" w:color="auto"/>
        <w:left w:val="none" w:sz="0" w:space="0" w:color="auto"/>
        <w:bottom w:val="none" w:sz="0" w:space="0" w:color="auto"/>
        <w:right w:val="none" w:sz="0" w:space="0" w:color="auto"/>
      </w:divBdr>
    </w:div>
    <w:div w:id="834345359">
      <w:marLeft w:val="640"/>
      <w:marRight w:val="0"/>
      <w:marTop w:val="0"/>
      <w:marBottom w:val="0"/>
      <w:divBdr>
        <w:top w:val="none" w:sz="0" w:space="0" w:color="auto"/>
        <w:left w:val="none" w:sz="0" w:space="0" w:color="auto"/>
        <w:bottom w:val="none" w:sz="0" w:space="0" w:color="auto"/>
        <w:right w:val="none" w:sz="0" w:space="0" w:color="auto"/>
      </w:divBdr>
    </w:div>
    <w:div w:id="834347641">
      <w:marLeft w:val="640"/>
      <w:marRight w:val="0"/>
      <w:marTop w:val="0"/>
      <w:marBottom w:val="0"/>
      <w:divBdr>
        <w:top w:val="none" w:sz="0" w:space="0" w:color="auto"/>
        <w:left w:val="none" w:sz="0" w:space="0" w:color="auto"/>
        <w:bottom w:val="none" w:sz="0" w:space="0" w:color="auto"/>
        <w:right w:val="none" w:sz="0" w:space="0" w:color="auto"/>
      </w:divBdr>
    </w:div>
    <w:div w:id="834371501">
      <w:marLeft w:val="640"/>
      <w:marRight w:val="0"/>
      <w:marTop w:val="0"/>
      <w:marBottom w:val="0"/>
      <w:divBdr>
        <w:top w:val="none" w:sz="0" w:space="0" w:color="auto"/>
        <w:left w:val="none" w:sz="0" w:space="0" w:color="auto"/>
        <w:bottom w:val="none" w:sz="0" w:space="0" w:color="auto"/>
        <w:right w:val="none" w:sz="0" w:space="0" w:color="auto"/>
      </w:divBdr>
    </w:div>
    <w:div w:id="834489272">
      <w:marLeft w:val="640"/>
      <w:marRight w:val="0"/>
      <w:marTop w:val="0"/>
      <w:marBottom w:val="0"/>
      <w:divBdr>
        <w:top w:val="none" w:sz="0" w:space="0" w:color="auto"/>
        <w:left w:val="none" w:sz="0" w:space="0" w:color="auto"/>
        <w:bottom w:val="none" w:sz="0" w:space="0" w:color="auto"/>
        <w:right w:val="none" w:sz="0" w:space="0" w:color="auto"/>
      </w:divBdr>
    </w:div>
    <w:div w:id="834491748">
      <w:marLeft w:val="640"/>
      <w:marRight w:val="0"/>
      <w:marTop w:val="0"/>
      <w:marBottom w:val="0"/>
      <w:divBdr>
        <w:top w:val="none" w:sz="0" w:space="0" w:color="auto"/>
        <w:left w:val="none" w:sz="0" w:space="0" w:color="auto"/>
        <w:bottom w:val="none" w:sz="0" w:space="0" w:color="auto"/>
        <w:right w:val="none" w:sz="0" w:space="0" w:color="auto"/>
      </w:divBdr>
    </w:div>
    <w:div w:id="834494927">
      <w:marLeft w:val="640"/>
      <w:marRight w:val="0"/>
      <w:marTop w:val="0"/>
      <w:marBottom w:val="0"/>
      <w:divBdr>
        <w:top w:val="none" w:sz="0" w:space="0" w:color="auto"/>
        <w:left w:val="none" w:sz="0" w:space="0" w:color="auto"/>
        <w:bottom w:val="none" w:sz="0" w:space="0" w:color="auto"/>
        <w:right w:val="none" w:sz="0" w:space="0" w:color="auto"/>
      </w:divBdr>
    </w:div>
    <w:div w:id="834613146">
      <w:marLeft w:val="640"/>
      <w:marRight w:val="0"/>
      <w:marTop w:val="0"/>
      <w:marBottom w:val="0"/>
      <w:divBdr>
        <w:top w:val="none" w:sz="0" w:space="0" w:color="auto"/>
        <w:left w:val="none" w:sz="0" w:space="0" w:color="auto"/>
        <w:bottom w:val="none" w:sz="0" w:space="0" w:color="auto"/>
        <w:right w:val="none" w:sz="0" w:space="0" w:color="auto"/>
      </w:divBdr>
    </w:div>
    <w:div w:id="834682180">
      <w:marLeft w:val="640"/>
      <w:marRight w:val="0"/>
      <w:marTop w:val="0"/>
      <w:marBottom w:val="0"/>
      <w:divBdr>
        <w:top w:val="none" w:sz="0" w:space="0" w:color="auto"/>
        <w:left w:val="none" w:sz="0" w:space="0" w:color="auto"/>
        <w:bottom w:val="none" w:sz="0" w:space="0" w:color="auto"/>
        <w:right w:val="none" w:sz="0" w:space="0" w:color="auto"/>
      </w:divBdr>
    </w:div>
    <w:div w:id="834682976">
      <w:marLeft w:val="640"/>
      <w:marRight w:val="0"/>
      <w:marTop w:val="0"/>
      <w:marBottom w:val="0"/>
      <w:divBdr>
        <w:top w:val="none" w:sz="0" w:space="0" w:color="auto"/>
        <w:left w:val="none" w:sz="0" w:space="0" w:color="auto"/>
        <w:bottom w:val="none" w:sz="0" w:space="0" w:color="auto"/>
        <w:right w:val="none" w:sz="0" w:space="0" w:color="auto"/>
      </w:divBdr>
    </w:div>
    <w:div w:id="834684609">
      <w:marLeft w:val="640"/>
      <w:marRight w:val="0"/>
      <w:marTop w:val="0"/>
      <w:marBottom w:val="0"/>
      <w:divBdr>
        <w:top w:val="none" w:sz="0" w:space="0" w:color="auto"/>
        <w:left w:val="none" w:sz="0" w:space="0" w:color="auto"/>
        <w:bottom w:val="none" w:sz="0" w:space="0" w:color="auto"/>
        <w:right w:val="none" w:sz="0" w:space="0" w:color="auto"/>
      </w:divBdr>
    </w:div>
    <w:div w:id="834687945">
      <w:marLeft w:val="640"/>
      <w:marRight w:val="0"/>
      <w:marTop w:val="0"/>
      <w:marBottom w:val="0"/>
      <w:divBdr>
        <w:top w:val="none" w:sz="0" w:space="0" w:color="auto"/>
        <w:left w:val="none" w:sz="0" w:space="0" w:color="auto"/>
        <w:bottom w:val="none" w:sz="0" w:space="0" w:color="auto"/>
        <w:right w:val="none" w:sz="0" w:space="0" w:color="auto"/>
      </w:divBdr>
    </w:div>
    <w:div w:id="834689498">
      <w:marLeft w:val="640"/>
      <w:marRight w:val="0"/>
      <w:marTop w:val="0"/>
      <w:marBottom w:val="0"/>
      <w:divBdr>
        <w:top w:val="none" w:sz="0" w:space="0" w:color="auto"/>
        <w:left w:val="none" w:sz="0" w:space="0" w:color="auto"/>
        <w:bottom w:val="none" w:sz="0" w:space="0" w:color="auto"/>
        <w:right w:val="none" w:sz="0" w:space="0" w:color="auto"/>
      </w:divBdr>
    </w:div>
    <w:div w:id="834762491">
      <w:marLeft w:val="640"/>
      <w:marRight w:val="0"/>
      <w:marTop w:val="0"/>
      <w:marBottom w:val="0"/>
      <w:divBdr>
        <w:top w:val="none" w:sz="0" w:space="0" w:color="auto"/>
        <w:left w:val="none" w:sz="0" w:space="0" w:color="auto"/>
        <w:bottom w:val="none" w:sz="0" w:space="0" w:color="auto"/>
        <w:right w:val="none" w:sz="0" w:space="0" w:color="auto"/>
      </w:divBdr>
    </w:div>
    <w:div w:id="834762498">
      <w:marLeft w:val="640"/>
      <w:marRight w:val="0"/>
      <w:marTop w:val="0"/>
      <w:marBottom w:val="0"/>
      <w:divBdr>
        <w:top w:val="none" w:sz="0" w:space="0" w:color="auto"/>
        <w:left w:val="none" w:sz="0" w:space="0" w:color="auto"/>
        <w:bottom w:val="none" w:sz="0" w:space="0" w:color="auto"/>
        <w:right w:val="none" w:sz="0" w:space="0" w:color="auto"/>
      </w:divBdr>
    </w:div>
    <w:div w:id="834763929">
      <w:marLeft w:val="640"/>
      <w:marRight w:val="0"/>
      <w:marTop w:val="0"/>
      <w:marBottom w:val="0"/>
      <w:divBdr>
        <w:top w:val="none" w:sz="0" w:space="0" w:color="auto"/>
        <w:left w:val="none" w:sz="0" w:space="0" w:color="auto"/>
        <w:bottom w:val="none" w:sz="0" w:space="0" w:color="auto"/>
        <w:right w:val="none" w:sz="0" w:space="0" w:color="auto"/>
      </w:divBdr>
    </w:div>
    <w:div w:id="834802296">
      <w:marLeft w:val="640"/>
      <w:marRight w:val="0"/>
      <w:marTop w:val="0"/>
      <w:marBottom w:val="0"/>
      <w:divBdr>
        <w:top w:val="none" w:sz="0" w:space="0" w:color="auto"/>
        <w:left w:val="none" w:sz="0" w:space="0" w:color="auto"/>
        <w:bottom w:val="none" w:sz="0" w:space="0" w:color="auto"/>
        <w:right w:val="none" w:sz="0" w:space="0" w:color="auto"/>
      </w:divBdr>
    </w:div>
    <w:div w:id="834880366">
      <w:marLeft w:val="640"/>
      <w:marRight w:val="0"/>
      <w:marTop w:val="0"/>
      <w:marBottom w:val="0"/>
      <w:divBdr>
        <w:top w:val="none" w:sz="0" w:space="0" w:color="auto"/>
        <w:left w:val="none" w:sz="0" w:space="0" w:color="auto"/>
        <w:bottom w:val="none" w:sz="0" w:space="0" w:color="auto"/>
        <w:right w:val="none" w:sz="0" w:space="0" w:color="auto"/>
      </w:divBdr>
    </w:div>
    <w:div w:id="835073220">
      <w:marLeft w:val="640"/>
      <w:marRight w:val="0"/>
      <w:marTop w:val="0"/>
      <w:marBottom w:val="0"/>
      <w:divBdr>
        <w:top w:val="none" w:sz="0" w:space="0" w:color="auto"/>
        <w:left w:val="none" w:sz="0" w:space="0" w:color="auto"/>
        <w:bottom w:val="none" w:sz="0" w:space="0" w:color="auto"/>
        <w:right w:val="none" w:sz="0" w:space="0" w:color="auto"/>
      </w:divBdr>
    </w:div>
    <w:div w:id="835075986">
      <w:marLeft w:val="640"/>
      <w:marRight w:val="0"/>
      <w:marTop w:val="0"/>
      <w:marBottom w:val="0"/>
      <w:divBdr>
        <w:top w:val="none" w:sz="0" w:space="0" w:color="auto"/>
        <w:left w:val="none" w:sz="0" w:space="0" w:color="auto"/>
        <w:bottom w:val="none" w:sz="0" w:space="0" w:color="auto"/>
        <w:right w:val="none" w:sz="0" w:space="0" w:color="auto"/>
      </w:divBdr>
    </w:div>
    <w:div w:id="835147088">
      <w:marLeft w:val="640"/>
      <w:marRight w:val="0"/>
      <w:marTop w:val="0"/>
      <w:marBottom w:val="0"/>
      <w:divBdr>
        <w:top w:val="none" w:sz="0" w:space="0" w:color="auto"/>
        <w:left w:val="none" w:sz="0" w:space="0" w:color="auto"/>
        <w:bottom w:val="none" w:sz="0" w:space="0" w:color="auto"/>
        <w:right w:val="none" w:sz="0" w:space="0" w:color="auto"/>
      </w:divBdr>
    </w:div>
    <w:div w:id="835151893">
      <w:marLeft w:val="640"/>
      <w:marRight w:val="0"/>
      <w:marTop w:val="0"/>
      <w:marBottom w:val="0"/>
      <w:divBdr>
        <w:top w:val="none" w:sz="0" w:space="0" w:color="auto"/>
        <w:left w:val="none" w:sz="0" w:space="0" w:color="auto"/>
        <w:bottom w:val="none" w:sz="0" w:space="0" w:color="auto"/>
        <w:right w:val="none" w:sz="0" w:space="0" w:color="auto"/>
      </w:divBdr>
    </w:div>
    <w:div w:id="835194907">
      <w:marLeft w:val="640"/>
      <w:marRight w:val="0"/>
      <w:marTop w:val="0"/>
      <w:marBottom w:val="0"/>
      <w:divBdr>
        <w:top w:val="none" w:sz="0" w:space="0" w:color="auto"/>
        <w:left w:val="none" w:sz="0" w:space="0" w:color="auto"/>
        <w:bottom w:val="none" w:sz="0" w:space="0" w:color="auto"/>
        <w:right w:val="none" w:sz="0" w:space="0" w:color="auto"/>
      </w:divBdr>
    </w:div>
    <w:div w:id="835271008">
      <w:marLeft w:val="640"/>
      <w:marRight w:val="0"/>
      <w:marTop w:val="0"/>
      <w:marBottom w:val="0"/>
      <w:divBdr>
        <w:top w:val="none" w:sz="0" w:space="0" w:color="auto"/>
        <w:left w:val="none" w:sz="0" w:space="0" w:color="auto"/>
        <w:bottom w:val="none" w:sz="0" w:space="0" w:color="auto"/>
        <w:right w:val="none" w:sz="0" w:space="0" w:color="auto"/>
      </w:divBdr>
    </w:div>
    <w:div w:id="835337944">
      <w:marLeft w:val="640"/>
      <w:marRight w:val="0"/>
      <w:marTop w:val="0"/>
      <w:marBottom w:val="0"/>
      <w:divBdr>
        <w:top w:val="none" w:sz="0" w:space="0" w:color="auto"/>
        <w:left w:val="none" w:sz="0" w:space="0" w:color="auto"/>
        <w:bottom w:val="none" w:sz="0" w:space="0" w:color="auto"/>
        <w:right w:val="none" w:sz="0" w:space="0" w:color="auto"/>
      </w:divBdr>
    </w:div>
    <w:div w:id="835339851">
      <w:marLeft w:val="640"/>
      <w:marRight w:val="0"/>
      <w:marTop w:val="0"/>
      <w:marBottom w:val="0"/>
      <w:divBdr>
        <w:top w:val="none" w:sz="0" w:space="0" w:color="auto"/>
        <w:left w:val="none" w:sz="0" w:space="0" w:color="auto"/>
        <w:bottom w:val="none" w:sz="0" w:space="0" w:color="auto"/>
        <w:right w:val="none" w:sz="0" w:space="0" w:color="auto"/>
      </w:divBdr>
    </w:div>
    <w:div w:id="835416639">
      <w:marLeft w:val="640"/>
      <w:marRight w:val="0"/>
      <w:marTop w:val="0"/>
      <w:marBottom w:val="0"/>
      <w:divBdr>
        <w:top w:val="none" w:sz="0" w:space="0" w:color="auto"/>
        <w:left w:val="none" w:sz="0" w:space="0" w:color="auto"/>
        <w:bottom w:val="none" w:sz="0" w:space="0" w:color="auto"/>
        <w:right w:val="none" w:sz="0" w:space="0" w:color="auto"/>
      </w:divBdr>
    </w:div>
    <w:div w:id="835613394">
      <w:marLeft w:val="640"/>
      <w:marRight w:val="0"/>
      <w:marTop w:val="0"/>
      <w:marBottom w:val="0"/>
      <w:divBdr>
        <w:top w:val="none" w:sz="0" w:space="0" w:color="auto"/>
        <w:left w:val="none" w:sz="0" w:space="0" w:color="auto"/>
        <w:bottom w:val="none" w:sz="0" w:space="0" w:color="auto"/>
        <w:right w:val="none" w:sz="0" w:space="0" w:color="auto"/>
      </w:divBdr>
    </w:div>
    <w:div w:id="835654993">
      <w:marLeft w:val="640"/>
      <w:marRight w:val="0"/>
      <w:marTop w:val="0"/>
      <w:marBottom w:val="0"/>
      <w:divBdr>
        <w:top w:val="none" w:sz="0" w:space="0" w:color="auto"/>
        <w:left w:val="none" w:sz="0" w:space="0" w:color="auto"/>
        <w:bottom w:val="none" w:sz="0" w:space="0" w:color="auto"/>
        <w:right w:val="none" w:sz="0" w:space="0" w:color="auto"/>
      </w:divBdr>
    </w:div>
    <w:div w:id="835804251">
      <w:marLeft w:val="640"/>
      <w:marRight w:val="0"/>
      <w:marTop w:val="0"/>
      <w:marBottom w:val="0"/>
      <w:divBdr>
        <w:top w:val="none" w:sz="0" w:space="0" w:color="auto"/>
        <w:left w:val="none" w:sz="0" w:space="0" w:color="auto"/>
        <w:bottom w:val="none" w:sz="0" w:space="0" w:color="auto"/>
        <w:right w:val="none" w:sz="0" w:space="0" w:color="auto"/>
      </w:divBdr>
    </w:div>
    <w:div w:id="835847515">
      <w:marLeft w:val="640"/>
      <w:marRight w:val="0"/>
      <w:marTop w:val="0"/>
      <w:marBottom w:val="0"/>
      <w:divBdr>
        <w:top w:val="none" w:sz="0" w:space="0" w:color="auto"/>
        <w:left w:val="none" w:sz="0" w:space="0" w:color="auto"/>
        <w:bottom w:val="none" w:sz="0" w:space="0" w:color="auto"/>
        <w:right w:val="none" w:sz="0" w:space="0" w:color="auto"/>
      </w:divBdr>
    </w:div>
    <w:div w:id="835918714">
      <w:marLeft w:val="640"/>
      <w:marRight w:val="0"/>
      <w:marTop w:val="0"/>
      <w:marBottom w:val="0"/>
      <w:divBdr>
        <w:top w:val="none" w:sz="0" w:space="0" w:color="auto"/>
        <w:left w:val="none" w:sz="0" w:space="0" w:color="auto"/>
        <w:bottom w:val="none" w:sz="0" w:space="0" w:color="auto"/>
        <w:right w:val="none" w:sz="0" w:space="0" w:color="auto"/>
      </w:divBdr>
    </w:div>
    <w:div w:id="835918982">
      <w:marLeft w:val="640"/>
      <w:marRight w:val="0"/>
      <w:marTop w:val="0"/>
      <w:marBottom w:val="0"/>
      <w:divBdr>
        <w:top w:val="none" w:sz="0" w:space="0" w:color="auto"/>
        <w:left w:val="none" w:sz="0" w:space="0" w:color="auto"/>
        <w:bottom w:val="none" w:sz="0" w:space="0" w:color="auto"/>
        <w:right w:val="none" w:sz="0" w:space="0" w:color="auto"/>
      </w:divBdr>
    </w:div>
    <w:div w:id="835921581">
      <w:marLeft w:val="640"/>
      <w:marRight w:val="0"/>
      <w:marTop w:val="0"/>
      <w:marBottom w:val="0"/>
      <w:divBdr>
        <w:top w:val="none" w:sz="0" w:space="0" w:color="auto"/>
        <w:left w:val="none" w:sz="0" w:space="0" w:color="auto"/>
        <w:bottom w:val="none" w:sz="0" w:space="0" w:color="auto"/>
        <w:right w:val="none" w:sz="0" w:space="0" w:color="auto"/>
      </w:divBdr>
    </w:div>
    <w:div w:id="835994878">
      <w:marLeft w:val="640"/>
      <w:marRight w:val="0"/>
      <w:marTop w:val="0"/>
      <w:marBottom w:val="0"/>
      <w:divBdr>
        <w:top w:val="none" w:sz="0" w:space="0" w:color="auto"/>
        <w:left w:val="none" w:sz="0" w:space="0" w:color="auto"/>
        <w:bottom w:val="none" w:sz="0" w:space="0" w:color="auto"/>
        <w:right w:val="none" w:sz="0" w:space="0" w:color="auto"/>
      </w:divBdr>
    </w:div>
    <w:div w:id="835996121">
      <w:marLeft w:val="640"/>
      <w:marRight w:val="0"/>
      <w:marTop w:val="0"/>
      <w:marBottom w:val="0"/>
      <w:divBdr>
        <w:top w:val="none" w:sz="0" w:space="0" w:color="auto"/>
        <w:left w:val="none" w:sz="0" w:space="0" w:color="auto"/>
        <w:bottom w:val="none" w:sz="0" w:space="0" w:color="auto"/>
        <w:right w:val="none" w:sz="0" w:space="0" w:color="auto"/>
      </w:divBdr>
    </w:div>
    <w:div w:id="836000540">
      <w:marLeft w:val="640"/>
      <w:marRight w:val="0"/>
      <w:marTop w:val="0"/>
      <w:marBottom w:val="0"/>
      <w:divBdr>
        <w:top w:val="none" w:sz="0" w:space="0" w:color="auto"/>
        <w:left w:val="none" w:sz="0" w:space="0" w:color="auto"/>
        <w:bottom w:val="none" w:sz="0" w:space="0" w:color="auto"/>
        <w:right w:val="none" w:sz="0" w:space="0" w:color="auto"/>
      </w:divBdr>
    </w:div>
    <w:div w:id="836042806">
      <w:marLeft w:val="640"/>
      <w:marRight w:val="0"/>
      <w:marTop w:val="0"/>
      <w:marBottom w:val="0"/>
      <w:divBdr>
        <w:top w:val="none" w:sz="0" w:space="0" w:color="auto"/>
        <w:left w:val="none" w:sz="0" w:space="0" w:color="auto"/>
        <w:bottom w:val="none" w:sz="0" w:space="0" w:color="auto"/>
        <w:right w:val="none" w:sz="0" w:space="0" w:color="auto"/>
      </w:divBdr>
    </w:div>
    <w:div w:id="836073481">
      <w:marLeft w:val="640"/>
      <w:marRight w:val="0"/>
      <w:marTop w:val="0"/>
      <w:marBottom w:val="0"/>
      <w:divBdr>
        <w:top w:val="none" w:sz="0" w:space="0" w:color="auto"/>
        <w:left w:val="none" w:sz="0" w:space="0" w:color="auto"/>
        <w:bottom w:val="none" w:sz="0" w:space="0" w:color="auto"/>
        <w:right w:val="none" w:sz="0" w:space="0" w:color="auto"/>
      </w:divBdr>
    </w:div>
    <w:div w:id="836116545">
      <w:marLeft w:val="640"/>
      <w:marRight w:val="0"/>
      <w:marTop w:val="0"/>
      <w:marBottom w:val="0"/>
      <w:divBdr>
        <w:top w:val="none" w:sz="0" w:space="0" w:color="auto"/>
        <w:left w:val="none" w:sz="0" w:space="0" w:color="auto"/>
        <w:bottom w:val="none" w:sz="0" w:space="0" w:color="auto"/>
        <w:right w:val="none" w:sz="0" w:space="0" w:color="auto"/>
      </w:divBdr>
    </w:div>
    <w:div w:id="836117005">
      <w:marLeft w:val="640"/>
      <w:marRight w:val="0"/>
      <w:marTop w:val="0"/>
      <w:marBottom w:val="0"/>
      <w:divBdr>
        <w:top w:val="none" w:sz="0" w:space="0" w:color="auto"/>
        <w:left w:val="none" w:sz="0" w:space="0" w:color="auto"/>
        <w:bottom w:val="none" w:sz="0" w:space="0" w:color="auto"/>
        <w:right w:val="none" w:sz="0" w:space="0" w:color="auto"/>
      </w:divBdr>
    </w:div>
    <w:div w:id="836118794">
      <w:marLeft w:val="640"/>
      <w:marRight w:val="0"/>
      <w:marTop w:val="0"/>
      <w:marBottom w:val="0"/>
      <w:divBdr>
        <w:top w:val="none" w:sz="0" w:space="0" w:color="auto"/>
        <w:left w:val="none" w:sz="0" w:space="0" w:color="auto"/>
        <w:bottom w:val="none" w:sz="0" w:space="0" w:color="auto"/>
        <w:right w:val="none" w:sz="0" w:space="0" w:color="auto"/>
      </w:divBdr>
    </w:div>
    <w:div w:id="836187097">
      <w:marLeft w:val="640"/>
      <w:marRight w:val="0"/>
      <w:marTop w:val="0"/>
      <w:marBottom w:val="0"/>
      <w:divBdr>
        <w:top w:val="none" w:sz="0" w:space="0" w:color="auto"/>
        <w:left w:val="none" w:sz="0" w:space="0" w:color="auto"/>
        <w:bottom w:val="none" w:sz="0" w:space="0" w:color="auto"/>
        <w:right w:val="none" w:sz="0" w:space="0" w:color="auto"/>
      </w:divBdr>
    </w:div>
    <w:div w:id="836187871">
      <w:marLeft w:val="640"/>
      <w:marRight w:val="0"/>
      <w:marTop w:val="0"/>
      <w:marBottom w:val="0"/>
      <w:divBdr>
        <w:top w:val="none" w:sz="0" w:space="0" w:color="auto"/>
        <w:left w:val="none" w:sz="0" w:space="0" w:color="auto"/>
        <w:bottom w:val="none" w:sz="0" w:space="0" w:color="auto"/>
        <w:right w:val="none" w:sz="0" w:space="0" w:color="auto"/>
      </w:divBdr>
    </w:div>
    <w:div w:id="836263671">
      <w:marLeft w:val="640"/>
      <w:marRight w:val="0"/>
      <w:marTop w:val="0"/>
      <w:marBottom w:val="0"/>
      <w:divBdr>
        <w:top w:val="none" w:sz="0" w:space="0" w:color="auto"/>
        <w:left w:val="none" w:sz="0" w:space="0" w:color="auto"/>
        <w:bottom w:val="none" w:sz="0" w:space="0" w:color="auto"/>
        <w:right w:val="none" w:sz="0" w:space="0" w:color="auto"/>
      </w:divBdr>
    </w:div>
    <w:div w:id="836268762">
      <w:marLeft w:val="640"/>
      <w:marRight w:val="0"/>
      <w:marTop w:val="0"/>
      <w:marBottom w:val="0"/>
      <w:divBdr>
        <w:top w:val="none" w:sz="0" w:space="0" w:color="auto"/>
        <w:left w:val="none" w:sz="0" w:space="0" w:color="auto"/>
        <w:bottom w:val="none" w:sz="0" w:space="0" w:color="auto"/>
        <w:right w:val="none" w:sz="0" w:space="0" w:color="auto"/>
      </w:divBdr>
    </w:div>
    <w:div w:id="836309423">
      <w:marLeft w:val="640"/>
      <w:marRight w:val="0"/>
      <w:marTop w:val="0"/>
      <w:marBottom w:val="0"/>
      <w:divBdr>
        <w:top w:val="none" w:sz="0" w:space="0" w:color="auto"/>
        <w:left w:val="none" w:sz="0" w:space="0" w:color="auto"/>
        <w:bottom w:val="none" w:sz="0" w:space="0" w:color="auto"/>
        <w:right w:val="none" w:sz="0" w:space="0" w:color="auto"/>
      </w:divBdr>
    </w:div>
    <w:div w:id="836311270">
      <w:marLeft w:val="640"/>
      <w:marRight w:val="0"/>
      <w:marTop w:val="0"/>
      <w:marBottom w:val="0"/>
      <w:divBdr>
        <w:top w:val="none" w:sz="0" w:space="0" w:color="auto"/>
        <w:left w:val="none" w:sz="0" w:space="0" w:color="auto"/>
        <w:bottom w:val="none" w:sz="0" w:space="0" w:color="auto"/>
        <w:right w:val="none" w:sz="0" w:space="0" w:color="auto"/>
      </w:divBdr>
    </w:div>
    <w:div w:id="836336827">
      <w:marLeft w:val="640"/>
      <w:marRight w:val="0"/>
      <w:marTop w:val="0"/>
      <w:marBottom w:val="0"/>
      <w:divBdr>
        <w:top w:val="none" w:sz="0" w:space="0" w:color="auto"/>
        <w:left w:val="none" w:sz="0" w:space="0" w:color="auto"/>
        <w:bottom w:val="none" w:sz="0" w:space="0" w:color="auto"/>
        <w:right w:val="none" w:sz="0" w:space="0" w:color="auto"/>
      </w:divBdr>
    </w:div>
    <w:div w:id="836381491">
      <w:marLeft w:val="640"/>
      <w:marRight w:val="0"/>
      <w:marTop w:val="0"/>
      <w:marBottom w:val="0"/>
      <w:divBdr>
        <w:top w:val="none" w:sz="0" w:space="0" w:color="auto"/>
        <w:left w:val="none" w:sz="0" w:space="0" w:color="auto"/>
        <w:bottom w:val="none" w:sz="0" w:space="0" w:color="auto"/>
        <w:right w:val="none" w:sz="0" w:space="0" w:color="auto"/>
      </w:divBdr>
    </w:div>
    <w:div w:id="836457510">
      <w:marLeft w:val="640"/>
      <w:marRight w:val="0"/>
      <w:marTop w:val="0"/>
      <w:marBottom w:val="0"/>
      <w:divBdr>
        <w:top w:val="none" w:sz="0" w:space="0" w:color="auto"/>
        <w:left w:val="none" w:sz="0" w:space="0" w:color="auto"/>
        <w:bottom w:val="none" w:sz="0" w:space="0" w:color="auto"/>
        <w:right w:val="none" w:sz="0" w:space="0" w:color="auto"/>
      </w:divBdr>
    </w:div>
    <w:div w:id="836458639">
      <w:marLeft w:val="640"/>
      <w:marRight w:val="0"/>
      <w:marTop w:val="0"/>
      <w:marBottom w:val="0"/>
      <w:divBdr>
        <w:top w:val="none" w:sz="0" w:space="0" w:color="auto"/>
        <w:left w:val="none" w:sz="0" w:space="0" w:color="auto"/>
        <w:bottom w:val="none" w:sz="0" w:space="0" w:color="auto"/>
        <w:right w:val="none" w:sz="0" w:space="0" w:color="auto"/>
      </w:divBdr>
    </w:div>
    <w:div w:id="836506838">
      <w:marLeft w:val="640"/>
      <w:marRight w:val="0"/>
      <w:marTop w:val="0"/>
      <w:marBottom w:val="0"/>
      <w:divBdr>
        <w:top w:val="none" w:sz="0" w:space="0" w:color="auto"/>
        <w:left w:val="none" w:sz="0" w:space="0" w:color="auto"/>
        <w:bottom w:val="none" w:sz="0" w:space="0" w:color="auto"/>
        <w:right w:val="none" w:sz="0" w:space="0" w:color="auto"/>
      </w:divBdr>
    </w:div>
    <w:div w:id="836580122">
      <w:marLeft w:val="640"/>
      <w:marRight w:val="0"/>
      <w:marTop w:val="0"/>
      <w:marBottom w:val="0"/>
      <w:divBdr>
        <w:top w:val="none" w:sz="0" w:space="0" w:color="auto"/>
        <w:left w:val="none" w:sz="0" w:space="0" w:color="auto"/>
        <w:bottom w:val="none" w:sz="0" w:space="0" w:color="auto"/>
        <w:right w:val="none" w:sz="0" w:space="0" w:color="auto"/>
      </w:divBdr>
    </w:div>
    <w:div w:id="836652704">
      <w:marLeft w:val="640"/>
      <w:marRight w:val="0"/>
      <w:marTop w:val="0"/>
      <w:marBottom w:val="0"/>
      <w:divBdr>
        <w:top w:val="none" w:sz="0" w:space="0" w:color="auto"/>
        <w:left w:val="none" w:sz="0" w:space="0" w:color="auto"/>
        <w:bottom w:val="none" w:sz="0" w:space="0" w:color="auto"/>
        <w:right w:val="none" w:sz="0" w:space="0" w:color="auto"/>
      </w:divBdr>
    </w:div>
    <w:div w:id="836655864">
      <w:marLeft w:val="640"/>
      <w:marRight w:val="0"/>
      <w:marTop w:val="0"/>
      <w:marBottom w:val="0"/>
      <w:divBdr>
        <w:top w:val="none" w:sz="0" w:space="0" w:color="auto"/>
        <w:left w:val="none" w:sz="0" w:space="0" w:color="auto"/>
        <w:bottom w:val="none" w:sz="0" w:space="0" w:color="auto"/>
        <w:right w:val="none" w:sz="0" w:space="0" w:color="auto"/>
      </w:divBdr>
    </w:div>
    <w:div w:id="836698416">
      <w:marLeft w:val="640"/>
      <w:marRight w:val="0"/>
      <w:marTop w:val="0"/>
      <w:marBottom w:val="0"/>
      <w:divBdr>
        <w:top w:val="none" w:sz="0" w:space="0" w:color="auto"/>
        <w:left w:val="none" w:sz="0" w:space="0" w:color="auto"/>
        <w:bottom w:val="none" w:sz="0" w:space="0" w:color="auto"/>
        <w:right w:val="none" w:sz="0" w:space="0" w:color="auto"/>
      </w:divBdr>
    </w:div>
    <w:div w:id="836723767">
      <w:marLeft w:val="640"/>
      <w:marRight w:val="0"/>
      <w:marTop w:val="0"/>
      <w:marBottom w:val="0"/>
      <w:divBdr>
        <w:top w:val="none" w:sz="0" w:space="0" w:color="auto"/>
        <w:left w:val="none" w:sz="0" w:space="0" w:color="auto"/>
        <w:bottom w:val="none" w:sz="0" w:space="0" w:color="auto"/>
        <w:right w:val="none" w:sz="0" w:space="0" w:color="auto"/>
      </w:divBdr>
    </w:div>
    <w:div w:id="836767053">
      <w:marLeft w:val="640"/>
      <w:marRight w:val="0"/>
      <w:marTop w:val="0"/>
      <w:marBottom w:val="0"/>
      <w:divBdr>
        <w:top w:val="none" w:sz="0" w:space="0" w:color="auto"/>
        <w:left w:val="none" w:sz="0" w:space="0" w:color="auto"/>
        <w:bottom w:val="none" w:sz="0" w:space="0" w:color="auto"/>
        <w:right w:val="none" w:sz="0" w:space="0" w:color="auto"/>
      </w:divBdr>
    </w:div>
    <w:div w:id="836919081">
      <w:marLeft w:val="640"/>
      <w:marRight w:val="0"/>
      <w:marTop w:val="0"/>
      <w:marBottom w:val="0"/>
      <w:divBdr>
        <w:top w:val="none" w:sz="0" w:space="0" w:color="auto"/>
        <w:left w:val="none" w:sz="0" w:space="0" w:color="auto"/>
        <w:bottom w:val="none" w:sz="0" w:space="0" w:color="auto"/>
        <w:right w:val="none" w:sz="0" w:space="0" w:color="auto"/>
      </w:divBdr>
    </w:div>
    <w:div w:id="836960272">
      <w:marLeft w:val="640"/>
      <w:marRight w:val="0"/>
      <w:marTop w:val="0"/>
      <w:marBottom w:val="0"/>
      <w:divBdr>
        <w:top w:val="none" w:sz="0" w:space="0" w:color="auto"/>
        <w:left w:val="none" w:sz="0" w:space="0" w:color="auto"/>
        <w:bottom w:val="none" w:sz="0" w:space="0" w:color="auto"/>
        <w:right w:val="none" w:sz="0" w:space="0" w:color="auto"/>
      </w:divBdr>
    </w:div>
    <w:div w:id="836962889">
      <w:marLeft w:val="640"/>
      <w:marRight w:val="0"/>
      <w:marTop w:val="0"/>
      <w:marBottom w:val="0"/>
      <w:divBdr>
        <w:top w:val="none" w:sz="0" w:space="0" w:color="auto"/>
        <w:left w:val="none" w:sz="0" w:space="0" w:color="auto"/>
        <w:bottom w:val="none" w:sz="0" w:space="0" w:color="auto"/>
        <w:right w:val="none" w:sz="0" w:space="0" w:color="auto"/>
      </w:divBdr>
    </w:div>
    <w:div w:id="836963538">
      <w:marLeft w:val="640"/>
      <w:marRight w:val="0"/>
      <w:marTop w:val="0"/>
      <w:marBottom w:val="0"/>
      <w:divBdr>
        <w:top w:val="none" w:sz="0" w:space="0" w:color="auto"/>
        <w:left w:val="none" w:sz="0" w:space="0" w:color="auto"/>
        <w:bottom w:val="none" w:sz="0" w:space="0" w:color="auto"/>
        <w:right w:val="none" w:sz="0" w:space="0" w:color="auto"/>
      </w:divBdr>
    </w:div>
    <w:div w:id="837036754">
      <w:marLeft w:val="640"/>
      <w:marRight w:val="0"/>
      <w:marTop w:val="0"/>
      <w:marBottom w:val="0"/>
      <w:divBdr>
        <w:top w:val="none" w:sz="0" w:space="0" w:color="auto"/>
        <w:left w:val="none" w:sz="0" w:space="0" w:color="auto"/>
        <w:bottom w:val="none" w:sz="0" w:space="0" w:color="auto"/>
        <w:right w:val="none" w:sz="0" w:space="0" w:color="auto"/>
      </w:divBdr>
    </w:div>
    <w:div w:id="837158341">
      <w:marLeft w:val="640"/>
      <w:marRight w:val="0"/>
      <w:marTop w:val="0"/>
      <w:marBottom w:val="0"/>
      <w:divBdr>
        <w:top w:val="none" w:sz="0" w:space="0" w:color="auto"/>
        <w:left w:val="none" w:sz="0" w:space="0" w:color="auto"/>
        <w:bottom w:val="none" w:sz="0" w:space="0" w:color="auto"/>
        <w:right w:val="none" w:sz="0" w:space="0" w:color="auto"/>
      </w:divBdr>
    </w:div>
    <w:div w:id="837189588">
      <w:marLeft w:val="640"/>
      <w:marRight w:val="0"/>
      <w:marTop w:val="0"/>
      <w:marBottom w:val="0"/>
      <w:divBdr>
        <w:top w:val="none" w:sz="0" w:space="0" w:color="auto"/>
        <w:left w:val="none" w:sz="0" w:space="0" w:color="auto"/>
        <w:bottom w:val="none" w:sz="0" w:space="0" w:color="auto"/>
        <w:right w:val="none" w:sz="0" w:space="0" w:color="auto"/>
      </w:divBdr>
    </w:div>
    <w:div w:id="837227972">
      <w:marLeft w:val="640"/>
      <w:marRight w:val="0"/>
      <w:marTop w:val="0"/>
      <w:marBottom w:val="0"/>
      <w:divBdr>
        <w:top w:val="none" w:sz="0" w:space="0" w:color="auto"/>
        <w:left w:val="none" w:sz="0" w:space="0" w:color="auto"/>
        <w:bottom w:val="none" w:sz="0" w:space="0" w:color="auto"/>
        <w:right w:val="none" w:sz="0" w:space="0" w:color="auto"/>
      </w:divBdr>
    </w:div>
    <w:div w:id="837228345">
      <w:marLeft w:val="640"/>
      <w:marRight w:val="0"/>
      <w:marTop w:val="0"/>
      <w:marBottom w:val="0"/>
      <w:divBdr>
        <w:top w:val="none" w:sz="0" w:space="0" w:color="auto"/>
        <w:left w:val="none" w:sz="0" w:space="0" w:color="auto"/>
        <w:bottom w:val="none" w:sz="0" w:space="0" w:color="auto"/>
        <w:right w:val="none" w:sz="0" w:space="0" w:color="auto"/>
      </w:divBdr>
    </w:div>
    <w:div w:id="837308112">
      <w:marLeft w:val="640"/>
      <w:marRight w:val="0"/>
      <w:marTop w:val="0"/>
      <w:marBottom w:val="0"/>
      <w:divBdr>
        <w:top w:val="none" w:sz="0" w:space="0" w:color="auto"/>
        <w:left w:val="none" w:sz="0" w:space="0" w:color="auto"/>
        <w:bottom w:val="none" w:sz="0" w:space="0" w:color="auto"/>
        <w:right w:val="none" w:sz="0" w:space="0" w:color="auto"/>
      </w:divBdr>
    </w:div>
    <w:div w:id="837378660">
      <w:marLeft w:val="640"/>
      <w:marRight w:val="0"/>
      <w:marTop w:val="0"/>
      <w:marBottom w:val="0"/>
      <w:divBdr>
        <w:top w:val="none" w:sz="0" w:space="0" w:color="auto"/>
        <w:left w:val="none" w:sz="0" w:space="0" w:color="auto"/>
        <w:bottom w:val="none" w:sz="0" w:space="0" w:color="auto"/>
        <w:right w:val="none" w:sz="0" w:space="0" w:color="auto"/>
      </w:divBdr>
    </w:div>
    <w:div w:id="837424909">
      <w:marLeft w:val="640"/>
      <w:marRight w:val="0"/>
      <w:marTop w:val="0"/>
      <w:marBottom w:val="0"/>
      <w:divBdr>
        <w:top w:val="none" w:sz="0" w:space="0" w:color="auto"/>
        <w:left w:val="none" w:sz="0" w:space="0" w:color="auto"/>
        <w:bottom w:val="none" w:sz="0" w:space="0" w:color="auto"/>
        <w:right w:val="none" w:sz="0" w:space="0" w:color="auto"/>
      </w:divBdr>
    </w:div>
    <w:div w:id="837496426">
      <w:marLeft w:val="640"/>
      <w:marRight w:val="0"/>
      <w:marTop w:val="0"/>
      <w:marBottom w:val="0"/>
      <w:divBdr>
        <w:top w:val="none" w:sz="0" w:space="0" w:color="auto"/>
        <w:left w:val="none" w:sz="0" w:space="0" w:color="auto"/>
        <w:bottom w:val="none" w:sz="0" w:space="0" w:color="auto"/>
        <w:right w:val="none" w:sz="0" w:space="0" w:color="auto"/>
      </w:divBdr>
    </w:div>
    <w:div w:id="837504179">
      <w:marLeft w:val="640"/>
      <w:marRight w:val="0"/>
      <w:marTop w:val="0"/>
      <w:marBottom w:val="0"/>
      <w:divBdr>
        <w:top w:val="none" w:sz="0" w:space="0" w:color="auto"/>
        <w:left w:val="none" w:sz="0" w:space="0" w:color="auto"/>
        <w:bottom w:val="none" w:sz="0" w:space="0" w:color="auto"/>
        <w:right w:val="none" w:sz="0" w:space="0" w:color="auto"/>
      </w:divBdr>
    </w:div>
    <w:div w:id="837572008">
      <w:marLeft w:val="640"/>
      <w:marRight w:val="0"/>
      <w:marTop w:val="0"/>
      <w:marBottom w:val="0"/>
      <w:divBdr>
        <w:top w:val="none" w:sz="0" w:space="0" w:color="auto"/>
        <w:left w:val="none" w:sz="0" w:space="0" w:color="auto"/>
        <w:bottom w:val="none" w:sz="0" w:space="0" w:color="auto"/>
        <w:right w:val="none" w:sz="0" w:space="0" w:color="auto"/>
      </w:divBdr>
    </w:div>
    <w:div w:id="837573777">
      <w:marLeft w:val="640"/>
      <w:marRight w:val="0"/>
      <w:marTop w:val="0"/>
      <w:marBottom w:val="0"/>
      <w:divBdr>
        <w:top w:val="none" w:sz="0" w:space="0" w:color="auto"/>
        <w:left w:val="none" w:sz="0" w:space="0" w:color="auto"/>
        <w:bottom w:val="none" w:sz="0" w:space="0" w:color="auto"/>
        <w:right w:val="none" w:sz="0" w:space="0" w:color="auto"/>
      </w:divBdr>
    </w:div>
    <w:div w:id="837765654">
      <w:marLeft w:val="640"/>
      <w:marRight w:val="0"/>
      <w:marTop w:val="0"/>
      <w:marBottom w:val="0"/>
      <w:divBdr>
        <w:top w:val="none" w:sz="0" w:space="0" w:color="auto"/>
        <w:left w:val="none" w:sz="0" w:space="0" w:color="auto"/>
        <w:bottom w:val="none" w:sz="0" w:space="0" w:color="auto"/>
        <w:right w:val="none" w:sz="0" w:space="0" w:color="auto"/>
      </w:divBdr>
    </w:div>
    <w:div w:id="837814614">
      <w:marLeft w:val="640"/>
      <w:marRight w:val="0"/>
      <w:marTop w:val="0"/>
      <w:marBottom w:val="0"/>
      <w:divBdr>
        <w:top w:val="none" w:sz="0" w:space="0" w:color="auto"/>
        <w:left w:val="none" w:sz="0" w:space="0" w:color="auto"/>
        <w:bottom w:val="none" w:sz="0" w:space="0" w:color="auto"/>
        <w:right w:val="none" w:sz="0" w:space="0" w:color="auto"/>
      </w:divBdr>
    </w:div>
    <w:div w:id="837888200">
      <w:marLeft w:val="640"/>
      <w:marRight w:val="0"/>
      <w:marTop w:val="0"/>
      <w:marBottom w:val="0"/>
      <w:divBdr>
        <w:top w:val="none" w:sz="0" w:space="0" w:color="auto"/>
        <w:left w:val="none" w:sz="0" w:space="0" w:color="auto"/>
        <w:bottom w:val="none" w:sz="0" w:space="0" w:color="auto"/>
        <w:right w:val="none" w:sz="0" w:space="0" w:color="auto"/>
      </w:divBdr>
    </w:div>
    <w:div w:id="838077605">
      <w:marLeft w:val="640"/>
      <w:marRight w:val="0"/>
      <w:marTop w:val="0"/>
      <w:marBottom w:val="0"/>
      <w:divBdr>
        <w:top w:val="none" w:sz="0" w:space="0" w:color="auto"/>
        <w:left w:val="none" w:sz="0" w:space="0" w:color="auto"/>
        <w:bottom w:val="none" w:sz="0" w:space="0" w:color="auto"/>
        <w:right w:val="none" w:sz="0" w:space="0" w:color="auto"/>
      </w:divBdr>
    </w:div>
    <w:div w:id="838080642">
      <w:marLeft w:val="640"/>
      <w:marRight w:val="0"/>
      <w:marTop w:val="0"/>
      <w:marBottom w:val="0"/>
      <w:divBdr>
        <w:top w:val="none" w:sz="0" w:space="0" w:color="auto"/>
        <w:left w:val="none" w:sz="0" w:space="0" w:color="auto"/>
        <w:bottom w:val="none" w:sz="0" w:space="0" w:color="auto"/>
        <w:right w:val="none" w:sz="0" w:space="0" w:color="auto"/>
      </w:divBdr>
    </w:div>
    <w:div w:id="838154587">
      <w:marLeft w:val="640"/>
      <w:marRight w:val="0"/>
      <w:marTop w:val="0"/>
      <w:marBottom w:val="0"/>
      <w:divBdr>
        <w:top w:val="none" w:sz="0" w:space="0" w:color="auto"/>
        <w:left w:val="none" w:sz="0" w:space="0" w:color="auto"/>
        <w:bottom w:val="none" w:sz="0" w:space="0" w:color="auto"/>
        <w:right w:val="none" w:sz="0" w:space="0" w:color="auto"/>
      </w:divBdr>
    </w:div>
    <w:div w:id="838231630">
      <w:marLeft w:val="640"/>
      <w:marRight w:val="0"/>
      <w:marTop w:val="0"/>
      <w:marBottom w:val="0"/>
      <w:divBdr>
        <w:top w:val="none" w:sz="0" w:space="0" w:color="auto"/>
        <w:left w:val="none" w:sz="0" w:space="0" w:color="auto"/>
        <w:bottom w:val="none" w:sz="0" w:space="0" w:color="auto"/>
        <w:right w:val="none" w:sz="0" w:space="0" w:color="auto"/>
      </w:divBdr>
    </w:div>
    <w:div w:id="838278149">
      <w:marLeft w:val="640"/>
      <w:marRight w:val="0"/>
      <w:marTop w:val="0"/>
      <w:marBottom w:val="0"/>
      <w:divBdr>
        <w:top w:val="none" w:sz="0" w:space="0" w:color="auto"/>
        <w:left w:val="none" w:sz="0" w:space="0" w:color="auto"/>
        <w:bottom w:val="none" w:sz="0" w:space="0" w:color="auto"/>
        <w:right w:val="none" w:sz="0" w:space="0" w:color="auto"/>
      </w:divBdr>
    </w:div>
    <w:div w:id="838278771">
      <w:marLeft w:val="640"/>
      <w:marRight w:val="0"/>
      <w:marTop w:val="0"/>
      <w:marBottom w:val="0"/>
      <w:divBdr>
        <w:top w:val="none" w:sz="0" w:space="0" w:color="auto"/>
        <w:left w:val="none" w:sz="0" w:space="0" w:color="auto"/>
        <w:bottom w:val="none" w:sz="0" w:space="0" w:color="auto"/>
        <w:right w:val="none" w:sz="0" w:space="0" w:color="auto"/>
      </w:divBdr>
    </w:div>
    <w:div w:id="838347041">
      <w:marLeft w:val="640"/>
      <w:marRight w:val="0"/>
      <w:marTop w:val="0"/>
      <w:marBottom w:val="0"/>
      <w:divBdr>
        <w:top w:val="none" w:sz="0" w:space="0" w:color="auto"/>
        <w:left w:val="none" w:sz="0" w:space="0" w:color="auto"/>
        <w:bottom w:val="none" w:sz="0" w:space="0" w:color="auto"/>
        <w:right w:val="none" w:sz="0" w:space="0" w:color="auto"/>
      </w:divBdr>
    </w:div>
    <w:div w:id="838423553">
      <w:marLeft w:val="480"/>
      <w:marRight w:val="0"/>
      <w:marTop w:val="0"/>
      <w:marBottom w:val="0"/>
      <w:divBdr>
        <w:top w:val="none" w:sz="0" w:space="0" w:color="auto"/>
        <w:left w:val="none" w:sz="0" w:space="0" w:color="auto"/>
        <w:bottom w:val="none" w:sz="0" w:space="0" w:color="auto"/>
        <w:right w:val="none" w:sz="0" w:space="0" w:color="auto"/>
      </w:divBdr>
    </w:div>
    <w:div w:id="838616111">
      <w:marLeft w:val="640"/>
      <w:marRight w:val="0"/>
      <w:marTop w:val="0"/>
      <w:marBottom w:val="0"/>
      <w:divBdr>
        <w:top w:val="none" w:sz="0" w:space="0" w:color="auto"/>
        <w:left w:val="none" w:sz="0" w:space="0" w:color="auto"/>
        <w:bottom w:val="none" w:sz="0" w:space="0" w:color="auto"/>
        <w:right w:val="none" w:sz="0" w:space="0" w:color="auto"/>
      </w:divBdr>
    </w:div>
    <w:div w:id="838736599">
      <w:marLeft w:val="640"/>
      <w:marRight w:val="0"/>
      <w:marTop w:val="0"/>
      <w:marBottom w:val="0"/>
      <w:divBdr>
        <w:top w:val="none" w:sz="0" w:space="0" w:color="auto"/>
        <w:left w:val="none" w:sz="0" w:space="0" w:color="auto"/>
        <w:bottom w:val="none" w:sz="0" w:space="0" w:color="auto"/>
        <w:right w:val="none" w:sz="0" w:space="0" w:color="auto"/>
      </w:divBdr>
    </w:div>
    <w:div w:id="838884524">
      <w:marLeft w:val="640"/>
      <w:marRight w:val="0"/>
      <w:marTop w:val="0"/>
      <w:marBottom w:val="0"/>
      <w:divBdr>
        <w:top w:val="none" w:sz="0" w:space="0" w:color="auto"/>
        <w:left w:val="none" w:sz="0" w:space="0" w:color="auto"/>
        <w:bottom w:val="none" w:sz="0" w:space="0" w:color="auto"/>
        <w:right w:val="none" w:sz="0" w:space="0" w:color="auto"/>
      </w:divBdr>
    </w:div>
    <w:div w:id="838888151">
      <w:marLeft w:val="640"/>
      <w:marRight w:val="0"/>
      <w:marTop w:val="0"/>
      <w:marBottom w:val="0"/>
      <w:divBdr>
        <w:top w:val="none" w:sz="0" w:space="0" w:color="auto"/>
        <w:left w:val="none" w:sz="0" w:space="0" w:color="auto"/>
        <w:bottom w:val="none" w:sz="0" w:space="0" w:color="auto"/>
        <w:right w:val="none" w:sz="0" w:space="0" w:color="auto"/>
      </w:divBdr>
    </w:div>
    <w:div w:id="838929732">
      <w:marLeft w:val="640"/>
      <w:marRight w:val="0"/>
      <w:marTop w:val="0"/>
      <w:marBottom w:val="0"/>
      <w:divBdr>
        <w:top w:val="none" w:sz="0" w:space="0" w:color="auto"/>
        <w:left w:val="none" w:sz="0" w:space="0" w:color="auto"/>
        <w:bottom w:val="none" w:sz="0" w:space="0" w:color="auto"/>
        <w:right w:val="none" w:sz="0" w:space="0" w:color="auto"/>
      </w:divBdr>
    </w:div>
    <w:div w:id="838958210">
      <w:marLeft w:val="640"/>
      <w:marRight w:val="0"/>
      <w:marTop w:val="0"/>
      <w:marBottom w:val="0"/>
      <w:divBdr>
        <w:top w:val="none" w:sz="0" w:space="0" w:color="auto"/>
        <w:left w:val="none" w:sz="0" w:space="0" w:color="auto"/>
        <w:bottom w:val="none" w:sz="0" w:space="0" w:color="auto"/>
        <w:right w:val="none" w:sz="0" w:space="0" w:color="auto"/>
      </w:divBdr>
    </w:div>
    <w:div w:id="839078893">
      <w:marLeft w:val="640"/>
      <w:marRight w:val="0"/>
      <w:marTop w:val="0"/>
      <w:marBottom w:val="0"/>
      <w:divBdr>
        <w:top w:val="none" w:sz="0" w:space="0" w:color="auto"/>
        <w:left w:val="none" w:sz="0" w:space="0" w:color="auto"/>
        <w:bottom w:val="none" w:sz="0" w:space="0" w:color="auto"/>
        <w:right w:val="none" w:sz="0" w:space="0" w:color="auto"/>
      </w:divBdr>
    </w:div>
    <w:div w:id="839084904">
      <w:marLeft w:val="640"/>
      <w:marRight w:val="0"/>
      <w:marTop w:val="0"/>
      <w:marBottom w:val="0"/>
      <w:divBdr>
        <w:top w:val="none" w:sz="0" w:space="0" w:color="auto"/>
        <w:left w:val="none" w:sz="0" w:space="0" w:color="auto"/>
        <w:bottom w:val="none" w:sz="0" w:space="0" w:color="auto"/>
        <w:right w:val="none" w:sz="0" w:space="0" w:color="auto"/>
      </w:divBdr>
    </w:div>
    <w:div w:id="839277625">
      <w:marLeft w:val="640"/>
      <w:marRight w:val="0"/>
      <w:marTop w:val="0"/>
      <w:marBottom w:val="0"/>
      <w:divBdr>
        <w:top w:val="none" w:sz="0" w:space="0" w:color="auto"/>
        <w:left w:val="none" w:sz="0" w:space="0" w:color="auto"/>
        <w:bottom w:val="none" w:sz="0" w:space="0" w:color="auto"/>
        <w:right w:val="none" w:sz="0" w:space="0" w:color="auto"/>
      </w:divBdr>
    </w:div>
    <w:div w:id="839350952">
      <w:marLeft w:val="640"/>
      <w:marRight w:val="0"/>
      <w:marTop w:val="0"/>
      <w:marBottom w:val="0"/>
      <w:divBdr>
        <w:top w:val="none" w:sz="0" w:space="0" w:color="auto"/>
        <w:left w:val="none" w:sz="0" w:space="0" w:color="auto"/>
        <w:bottom w:val="none" w:sz="0" w:space="0" w:color="auto"/>
        <w:right w:val="none" w:sz="0" w:space="0" w:color="auto"/>
      </w:divBdr>
    </w:div>
    <w:div w:id="839547108">
      <w:marLeft w:val="640"/>
      <w:marRight w:val="0"/>
      <w:marTop w:val="0"/>
      <w:marBottom w:val="0"/>
      <w:divBdr>
        <w:top w:val="none" w:sz="0" w:space="0" w:color="auto"/>
        <w:left w:val="none" w:sz="0" w:space="0" w:color="auto"/>
        <w:bottom w:val="none" w:sz="0" w:space="0" w:color="auto"/>
        <w:right w:val="none" w:sz="0" w:space="0" w:color="auto"/>
      </w:divBdr>
    </w:div>
    <w:div w:id="839656224">
      <w:marLeft w:val="640"/>
      <w:marRight w:val="0"/>
      <w:marTop w:val="0"/>
      <w:marBottom w:val="0"/>
      <w:divBdr>
        <w:top w:val="none" w:sz="0" w:space="0" w:color="auto"/>
        <w:left w:val="none" w:sz="0" w:space="0" w:color="auto"/>
        <w:bottom w:val="none" w:sz="0" w:space="0" w:color="auto"/>
        <w:right w:val="none" w:sz="0" w:space="0" w:color="auto"/>
      </w:divBdr>
    </w:div>
    <w:div w:id="839657346">
      <w:marLeft w:val="640"/>
      <w:marRight w:val="0"/>
      <w:marTop w:val="0"/>
      <w:marBottom w:val="0"/>
      <w:divBdr>
        <w:top w:val="none" w:sz="0" w:space="0" w:color="auto"/>
        <w:left w:val="none" w:sz="0" w:space="0" w:color="auto"/>
        <w:bottom w:val="none" w:sz="0" w:space="0" w:color="auto"/>
        <w:right w:val="none" w:sz="0" w:space="0" w:color="auto"/>
      </w:divBdr>
    </w:div>
    <w:div w:id="839658600">
      <w:marLeft w:val="640"/>
      <w:marRight w:val="0"/>
      <w:marTop w:val="0"/>
      <w:marBottom w:val="0"/>
      <w:divBdr>
        <w:top w:val="none" w:sz="0" w:space="0" w:color="auto"/>
        <w:left w:val="none" w:sz="0" w:space="0" w:color="auto"/>
        <w:bottom w:val="none" w:sz="0" w:space="0" w:color="auto"/>
        <w:right w:val="none" w:sz="0" w:space="0" w:color="auto"/>
      </w:divBdr>
    </w:div>
    <w:div w:id="839737437">
      <w:marLeft w:val="640"/>
      <w:marRight w:val="0"/>
      <w:marTop w:val="0"/>
      <w:marBottom w:val="0"/>
      <w:divBdr>
        <w:top w:val="none" w:sz="0" w:space="0" w:color="auto"/>
        <w:left w:val="none" w:sz="0" w:space="0" w:color="auto"/>
        <w:bottom w:val="none" w:sz="0" w:space="0" w:color="auto"/>
        <w:right w:val="none" w:sz="0" w:space="0" w:color="auto"/>
      </w:divBdr>
    </w:div>
    <w:div w:id="839782277">
      <w:marLeft w:val="640"/>
      <w:marRight w:val="0"/>
      <w:marTop w:val="0"/>
      <w:marBottom w:val="0"/>
      <w:divBdr>
        <w:top w:val="none" w:sz="0" w:space="0" w:color="auto"/>
        <w:left w:val="none" w:sz="0" w:space="0" w:color="auto"/>
        <w:bottom w:val="none" w:sz="0" w:space="0" w:color="auto"/>
        <w:right w:val="none" w:sz="0" w:space="0" w:color="auto"/>
      </w:divBdr>
    </w:div>
    <w:div w:id="839855089">
      <w:marLeft w:val="640"/>
      <w:marRight w:val="0"/>
      <w:marTop w:val="0"/>
      <w:marBottom w:val="0"/>
      <w:divBdr>
        <w:top w:val="none" w:sz="0" w:space="0" w:color="auto"/>
        <w:left w:val="none" w:sz="0" w:space="0" w:color="auto"/>
        <w:bottom w:val="none" w:sz="0" w:space="0" w:color="auto"/>
        <w:right w:val="none" w:sz="0" w:space="0" w:color="auto"/>
      </w:divBdr>
    </w:div>
    <w:div w:id="839856694">
      <w:marLeft w:val="640"/>
      <w:marRight w:val="0"/>
      <w:marTop w:val="0"/>
      <w:marBottom w:val="0"/>
      <w:divBdr>
        <w:top w:val="none" w:sz="0" w:space="0" w:color="auto"/>
        <w:left w:val="none" w:sz="0" w:space="0" w:color="auto"/>
        <w:bottom w:val="none" w:sz="0" w:space="0" w:color="auto"/>
        <w:right w:val="none" w:sz="0" w:space="0" w:color="auto"/>
      </w:divBdr>
    </w:div>
    <w:div w:id="839856946">
      <w:marLeft w:val="640"/>
      <w:marRight w:val="0"/>
      <w:marTop w:val="0"/>
      <w:marBottom w:val="0"/>
      <w:divBdr>
        <w:top w:val="none" w:sz="0" w:space="0" w:color="auto"/>
        <w:left w:val="none" w:sz="0" w:space="0" w:color="auto"/>
        <w:bottom w:val="none" w:sz="0" w:space="0" w:color="auto"/>
        <w:right w:val="none" w:sz="0" w:space="0" w:color="auto"/>
      </w:divBdr>
    </w:div>
    <w:div w:id="839858108">
      <w:marLeft w:val="640"/>
      <w:marRight w:val="0"/>
      <w:marTop w:val="0"/>
      <w:marBottom w:val="0"/>
      <w:divBdr>
        <w:top w:val="none" w:sz="0" w:space="0" w:color="auto"/>
        <w:left w:val="none" w:sz="0" w:space="0" w:color="auto"/>
        <w:bottom w:val="none" w:sz="0" w:space="0" w:color="auto"/>
        <w:right w:val="none" w:sz="0" w:space="0" w:color="auto"/>
      </w:divBdr>
    </w:div>
    <w:div w:id="839927102">
      <w:marLeft w:val="640"/>
      <w:marRight w:val="0"/>
      <w:marTop w:val="0"/>
      <w:marBottom w:val="0"/>
      <w:divBdr>
        <w:top w:val="none" w:sz="0" w:space="0" w:color="auto"/>
        <w:left w:val="none" w:sz="0" w:space="0" w:color="auto"/>
        <w:bottom w:val="none" w:sz="0" w:space="0" w:color="auto"/>
        <w:right w:val="none" w:sz="0" w:space="0" w:color="auto"/>
      </w:divBdr>
    </w:div>
    <w:div w:id="840045282">
      <w:marLeft w:val="640"/>
      <w:marRight w:val="0"/>
      <w:marTop w:val="0"/>
      <w:marBottom w:val="0"/>
      <w:divBdr>
        <w:top w:val="none" w:sz="0" w:space="0" w:color="auto"/>
        <w:left w:val="none" w:sz="0" w:space="0" w:color="auto"/>
        <w:bottom w:val="none" w:sz="0" w:space="0" w:color="auto"/>
        <w:right w:val="none" w:sz="0" w:space="0" w:color="auto"/>
      </w:divBdr>
    </w:div>
    <w:div w:id="840126138">
      <w:marLeft w:val="640"/>
      <w:marRight w:val="0"/>
      <w:marTop w:val="0"/>
      <w:marBottom w:val="0"/>
      <w:divBdr>
        <w:top w:val="none" w:sz="0" w:space="0" w:color="auto"/>
        <w:left w:val="none" w:sz="0" w:space="0" w:color="auto"/>
        <w:bottom w:val="none" w:sz="0" w:space="0" w:color="auto"/>
        <w:right w:val="none" w:sz="0" w:space="0" w:color="auto"/>
      </w:divBdr>
    </w:div>
    <w:div w:id="840199977">
      <w:marLeft w:val="640"/>
      <w:marRight w:val="0"/>
      <w:marTop w:val="0"/>
      <w:marBottom w:val="0"/>
      <w:divBdr>
        <w:top w:val="none" w:sz="0" w:space="0" w:color="auto"/>
        <w:left w:val="none" w:sz="0" w:space="0" w:color="auto"/>
        <w:bottom w:val="none" w:sz="0" w:space="0" w:color="auto"/>
        <w:right w:val="none" w:sz="0" w:space="0" w:color="auto"/>
      </w:divBdr>
    </w:div>
    <w:div w:id="840240200">
      <w:marLeft w:val="640"/>
      <w:marRight w:val="0"/>
      <w:marTop w:val="0"/>
      <w:marBottom w:val="0"/>
      <w:divBdr>
        <w:top w:val="none" w:sz="0" w:space="0" w:color="auto"/>
        <w:left w:val="none" w:sz="0" w:space="0" w:color="auto"/>
        <w:bottom w:val="none" w:sz="0" w:space="0" w:color="auto"/>
        <w:right w:val="none" w:sz="0" w:space="0" w:color="auto"/>
      </w:divBdr>
    </w:div>
    <w:div w:id="840310954">
      <w:marLeft w:val="640"/>
      <w:marRight w:val="0"/>
      <w:marTop w:val="0"/>
      <w:marBottom w:val="0"/>
      <w:divBdr>
        <w:top w:val="none" w:sz="0" w:space="0" w:color="auto"/>
        <w:left w:val="none" w:sz="0" w:space="0" w:color="auto"/>
        <w:bottom w:val="none" w:sz="0" w:space="0" w:color="auto"/>
        <w:right w:val="none" w:sz="0" w:space="0" w:color="auto"/>
      </w:divBdr>
    </w:div>
    <w:div w:id="840318417">
      <w:marLeft w:val="640"/>
      <w:marRight w:val="0"/>
      <w:marTop w:val="0"/>
      <w:marBottom w:val="0"/>
      <w:divBdr>
        <w:top w:val="none" w:sz="0" w:space="0" w:color="auto"/>
        <w:left w:val="none" w:sz="0" w:space="0" w:color="auto"/>
        <w:bottom w:val="none" w:sz="0" w:space="0" w:color="auto"/>
        <w:right w:val="none" w:sz="0" w:space="0" w:color="auto"/>
      </w:divBdr>
    </w:div>
    <w:div w:id="840389988">
      <w:marLeft w:val="640"/>
      <w:marRight w:val="0"/>
      <w:marTop w:val="0"/>
      <w:marBottom w:val="0"/>
      <w:divBdr>
        <w:top w:val="none" w:sz="0" w:space="0" w:color="auto"/>
        <w:left w:val="none" w:sz="0" w:space="0" w:color="auto"/>
        <w:bottom w:val="none" w:sz="0" w:space="0" w:color="auto"/>
        <w:right w:val="none" w:sz="0" w:space="0" w:color="auto"/>
      </w:divBdr>
    </w:div>
    <w:div w:id="840392945">
      <w:marLeft w:val="640"/>
      <w:marRight w:val="0"/>
      <w:marTop w:val="0"/>
      <w:marBottom w:val="0"/>
      <w:divBdr>
        <w:top w:val="none" w:sz="0" w:space="0" w:color="auto"/>
        <w:left w:val="none" w:sz="0" w:space="0" w:color="auto"/>
        <w:bottom w:val="none" w:sz="0" w:space="0" w:color="auto"/>
        <w:right w:val="none" w:sz="0" w:space="0" w:color="auto"/>
      </w:divBdr>
    </w:div>
    <w:div w:id="840433840">
      <w:marLeft w:val="640"/>
      <w:marRight w:val="0"/>
      <w:marTop w:val="0"/>
      <w:marBottom w:val="0"/>
      <w:divBdr>
        <w:top w:val="none" w:sz="0" w:space="0" w:color="auto"/>
        <w:left w:val="none" w:sz="0" w:space="0" w:color="auto"/>
        <w:bottom w:val="none" w:sz="0" w:space="0" w:color="auto"/>
        <w:right w:val="none" w:sz="0" w:space="0" w:color="auto"/>
      </w:divBdr>
    </w:div>
    <w:div w:id="840462160">
      <w:marLeft w:val="640"/>
      <w:marRight w:val="0"/>
      <w:marTop w:val="0"/>
      <w:marBottom w:val="0"/>
      <w:divBdr>
        <w:top w:val="none" w:sz="0" w:space="0" w:color="auto"/>
        <w:left w:val="none" w:sz="0" w:space="0" w:color="auto"/>
        <w:bottom w:val="none" w:sz="0" w:space="0" w:color="auto"/>
        <w:right w:val="none" w:sz="0" w:space="0" w:color="auto"/>
      </w:divBdr>
    </w:div>
    <w:div w:id="840509075">
      <w:marLeft w:val="640"/>
      <w:marRight w:val="0"/>
      <w:marTop w:val="0"/>
      <w:marBottom w:val="0"/>
      <w:divBdr>
        <w:top w:val="none" w:sz="0" w:space="0" w:color="auto"/>
        <w:left w:val="none" w:sz="0" w:space="0" w:color="auto"/>
        <w:bottom w:val="none" w:sz="0" w:space="0" w:color="auto"/>
        <w:right w:val="none" w:sz="0" w:space="0" w:color="auto"/>
      </w:divBdr>
    </w:div>
    <w:div w:id="840512789">
      <w:marLeft w:val="640"/>
      <w:marRight w:val="0"/>
      <w:marTop w:val="0"/>
      <w:marBottom w:val="0"/>
      <w:divBdr>
        <w:top w:val="none" w:sz="0" w:space="0" w:color="auto"/>
        <w:left w:val="none" w:sz="0" w:space="0" w:color="auto"/>
        <w:bottom w:val="none" w:sz="0" w:space="0" w:color="auto"/>
        <w:right w:val="none" w:sz="0" w:space="0" w:color="auto"/>
      </w:divBdr>
    </w:div>
    <w:div w:id="840585344">
      <w:marLeft w:val="640"/>
      <w:marRight w:val="0"/>
      <w:marTop w:val="0"/>
      <w:marBottom w:val="0"/>
      <w:divBdr>
        <w:top w:val="none" w:sz="0" w:space="0" w:color="auto"/>
        <w:left w:val="none" w:sz="0" w:space="0" w:color="auto"/>
        <w:bottom w:val="none" w:sz="0" w:space="0" w:color="auto"/>
        <w:right w:val="none" w:sz="0" w:space="0" w:color="auto"/>
      </w:divBdr>
    </w:div>
    <w:div w:id="840852664">
      <w:marLeft w:val="640"/>
      <w:marRight w:val="0"/>
      <w:marTop w:val="0"/>
      <w:marBottom w:val="0"/>
      <w:divBdr>
        <w:top w:val="none" w:sz="0" w:space="0" w:color="auto"/>
        <w:left w:val="none" w:sz="0" w:space="0" w:color="auto"/>
        <w:bottom w:val="none" w:sz="0" w:space="0" w:color="auto"/>
        <w:right w:val="none" w:sz="0" w:space="0" w:color="auto"/>
      </w:divBdr>
    </w:div>
    <w:div w:id="840854526">
      <w:marLeft w:val="640"/>
      <w:marRight w:val="0"/>
      <w:marTop w:val="0"/>
      <w:marBottom w:val="0"/>
      <w:divBdr>
        <w:top w:val="none" w:sz="0" w:space="0" w:color="auto"/>
        <w:left w:val="none" w:sz="0" w:space="0" w:color="auto"/>
        <w:bottom w:val="none" w:sz="0" w:space="0" w:color="auto"/>
        <w:right w:val="none" w:sz="0" w:space="0" w:color="auto"/>
      </w:divBdr>
    </w:div>
    <w:div w:id="840893404">
      <w:marLeft w:val="640"/>
      <w:marRight w:val="0"/>
      <w:marTop w:val="0"/>
      <w:marBottom w:val="0"/>
      <w:divBdr>
        <w:top w:val="none" w:sz="0" w:space="0" w:color="auto"/>
        <w:left w:val="none" w:sz="0" w:space="0" w:color="auto"/>
        <w:bottom w:val="none" w:sz="0" w:space="0" w:color="auto"/>
        <w:right w:val="none" w:sz="0" w:space="0" w:color="auto"/>
      </w:divBdr>
    </w:div>
    <w:div w:id="840895840">
      <w:marLeft w:val="640"/>
      <w:marRight w:val="0"/>
      <w:marTop w:val="0"/>
      <w:marBottom w:val="0"/>
      <w:divBdr>
        <w:top w:val="none" w:sz="0" w:space="0" w:color="auto"/>
        <w:left w:val="none" w:sz="0" w:space="0" w:color="auto"/>
        <w:bottom w:val="none" w:sz="0" w:space="0" w:color="auto"/>
        <w:right w:val="none" w:sz="0" w:space="0" w:color="auto"/>
      </w:divBdr>
    </w:div>
    <w:div w:id="840896079">
      <w:marLeft w:val="640"/>
      <w:marRight w:val="0"/>
      <w:marTop w:val="0"/>
      <w:marBottom w:val="0"/>
      <w:divBdr>
        <w:top w:val="none" w:sz="0" w:space="0" w:color="auto"/>
        <w:left w:val="none" w:sz="0" w:space="0" w:color="auto"/>
        <w:bottom w:val="none" w:sz="0" w:space="0" w:color="auto"/>
        <w:right w:val="none" w:sz="0" w:space="0" w:color="auto"/>
      </w:divBdr>
    </w:div>
    <w:div w:id="840923914">
      <w:marLeft w:val="640"/>
      <w:marRight w:val="0"/>
      <w:marTop w:val="0"/>
      <w:marBottom w:val="0"/>
      <w:divBdr>
        <w:top w:val="none" w:sz="0" w:space="0" w:color="auto"/>
        <w:left w:val="none" w:sz="0" w:space="0" w:color="auto"/>
        <w:bottom w:val="none" w:sz="0" w:space="0" w:color="auto"/>
        <w:right w:val="none" w:sz="0" w:space="0" w:color="auto"/>
      </w:divBdr>
    </w:div>
    <w:div w:id="841042272">
      <w:marLeft w:val="640"/>
      <w:marRight w:val="0"/>
      <w:marTop w:val="0"/>
      <w:marBottom w:val="0"/>
      <w:divBdr>
        <w:top w:val="none" w:sz="0" w:space="0" w:color="auto"/>
        <w:left w:val="none" w:sz="0" w:space="0" w:color="auto"/>
        <w:bottom w:val="none" w:sz="0" w:space="0" w:color="auto"/>
        <w:right w:val="none" w:sz="0" w:space="0" w:color="auto"/>
      </w:divBdr>
    </w:div>
    <w:div w:id="841091291">
      <w:marLeft w:val="640"/>
      <w:marRight w:val="0"/>
      <w:marTop w:val="0"/>
      <w:marBottom w:val="0"/>
      <w:divBdr>
        <w:top w:val="none" w:sz="0" w:space="0" w:color="auto"/>
        <w:left w:val="none" w:sz="0" w:space="0" w:color="auto"/>
        <w:bottom w:val="none" w:sz="0" w:space="0" w:color="auto"/>
        <w:right w:val="none" w:sz="0" w:space="0" w:color="auto"/>
      </w:divBdr>
    </w:div>
    <w:div w:id="841118689">
      <w:marLeft w:val="640"/>
      <w:marRight w:val="0"/>
      <w:marTop w:val="0"/>
      <w:marBottom w:val="0"/>
      <w:divBdr>
        <w:top w:val="none" w:sz="0" w:space="0" w:color="auto"/>
        <w:left w:val="none" w:sz="0" w:space="0" w:color="auto"/>
        <w:bottom w:val="none" w:sz="0" w:space="0" w:color="auto"/>
        <w:right w:val="none" w:sz="0" w:space="0" w:color="auto"/>
      </w:divBdr>
    </w:div>
    <w:div w:id="841161150">
      <w:marLeft w:val="640"/>
      <w:marRight w:val="0"/>
      <w:marTop w:val="0"/>
      <w:marBottom w:val="0"/>
      <w:divBdr>
        <w:top w:val="none" w:sz="0" w:space="0" w:color="auto"/>
        <w:left w:val="none" w:sz="0" w:space="0" w:color="auto"/>
        <w:bottom w:val="none" w:sz="0" w:space="0" w:color="auto"/>
        <w:right w:val="none" w:sz="0" w:space="0" w:color="auto"/>
      </w:divBdr>
    </w:div>
    <w:div w:id="841238905">
      <w:marLeft w:val="640"/>
      <w:marRight w:val="0"/>
      <w:marTop w:val="0"/>
      <w:marBottom w:val="0"/>
      <w:divBdr>
        <w:top w:val="none" w:sz="0" w:space="0" w:color="auto"/>
        <w:left w:val="none" w:sz="0" w:space="0" w:color="auto"/>
        <w:bottom w:val="none" w:sz="0" w:space="0" w:color="auto"/>
        <w:right w:val="none" w:sz="0" w:space="0" w:color="auto"/>
      </w:divBdr>
    </w:div>
    <w:div w:id="841241767">
      <w:marLeft w:val="640"/>
      <w:marRight w:val="0"/>
      <w:marTop w:val="0"/>
      <w:marBottom w:val="0"/>
      <w:divBdr>
        <w:top w:val="none" w:sz="0" w:space="0" w:color="auto"/>
        <w:left w:val="none" w:sz="0" w:space="0" w:color="auto"/>
        <w:bottom w:val="none" w:sz="0" w:space="0" w:color="auto"/>
        <w:right w:val="none" w:sz="0" w:space="0" w:color="auto"/>
      </w:divBdr>
    </w:div>
    <w:div w:id="841244078">
      <w:marLeft w:val="640"/>
      <w:marRight w:val="0"/>
      <w:marTop w:val="0"/>
      <w:marBottom w:val="0"/>
      <w:divBdr>
        <w:top w:val="none" w:sz="0" w:space="0" w:color="auto"/>
        <w:left w:val="none" w:sz="0" w:space="0" w:color="auto"/>
        <w:bottom w:val="none" w:sz="0" w:space="0" w:color="auto"/>
        <w:right w:val="none" w:sz="0" w:space="0" w:color="auto"/>
      </w:divBdr>
    </w:div>
    <w:div w:id="841312612">
      <w:marLeft w:val="640"/>
      <w:marRight w:val="0"/>
      <w:marTop w:val="0"/>
      <w:marBottom w:val="0"/>
      <w:divBdr>
        <w:top w:val="none" w:sz="0" w:space="0" w:color="auto"/>
        <w:left w:val="none" w:sz="0" w:space="0" w:color="auto"/>
        <w:bottom w:val="none" w:sz="0" w:space="0" w:color="auto"/>
        <w:right w:val="none" w:sz="0" w:space="0" w:color="auto"/>
      </w:divBdr>
    </w:div>
    <w:div w:id="841356604">
      <w:marLeft w:val="640"/>
      <w:marRight w:val="0"/>
      <w:marTop w:val="0"/>
      <w:marBottom w:val="0"/>
      <w:divBdr>
        <w:top w:val="none" w:sz="0" w:space="0" w:color="auto"/>
        <w:left w:val="none" w:sz="0" w:space="0" w:color="auto"/>
        <w:bottom w:val="none" w:sz="0" w:space="0" w:color="auto"/>
        <w:right w:val="none" w:sz="0" w:space="0" w:color="auto"/>
      </w:divBdr>
    </w:div>
    <w:div w:id="841362161">
      <w:marLeft w:val="640"/>
      <w:marRight w:val="0"/>
      <w:marTop w:val="0"/>
      <w:marBottom w:val="0"/>
      <w:divBdr>
        <w:top w:val="none" w:sz="0" w:space="0" w:color="auto"/>
        <w:left w:val="none" w:sz="0" w:space="0" w:color="auto"/>
        <w:bottom w:val="none" w:sz="0" w:space="0" w:color="auto"/>
        <w:right w:val="none" w:sz="0" w:space="0" w:color="auto"/>
      </w:divBdr>
    </w:div>
    <w:div w:id="841437281">
      <w:marLeft w:val="640"/>
      <w:marRight w:val="0"/>
      <w:marTop w:val="0"/>
      <w:marBottom w:val="0"/>
      <w:divBdr>
        <w:top w:val="none" w:sz="0" w:space="0" w:color="auto"/>
        <w:left w:val="none" w:sz="0" w:space="0" w:color="auto"/>
        <w:bottom w:val="none" w:sz="0" w:space="0" w:color="auto"/>
        <w:right w:val="none" w:sz="0" w:space="0" w:color="auto"/>
      </w:divBdr>
    </w:div>
    <w:div w:id="841549288">
      <w:marLeft w:val="640"/>
      <w:marRight w:val="0"/>
      <w:marTop w:val="0"/>
      <w:marBottom w:val="0"/>
      <w:divBdr>
        <w:top w:val="none" w:sz="0" w:space="0" w:color="auto"/>
        <w:left w:val="none" w:sz="0" w:space="0" w:color="auto"/>
        <w:bottom w:val="none" w:sz="0" w:space="0" w:color="auto"/>
        <w:right w:val="none" w:sz="0" w:space="0" w:color="auto"/>
      </w:divBdr>
    </w:div>
    <w:div w:id="841551360">
      <w:marLeft w:val="640"/>
      <w:marRight w:val="0"/>
      <w:marTop w:val="0"/>
      <w:marBottom w:val="0"/>
      <w:divBdr>
        <w:top w:val="none" w:sz="0" w:space="0" w:color="auto"/>
        <w:left w:val="none" w:sz="0" w:space="0" w:color="auto"/>
        <w:bottom w:val="none" w:sz="0" w:space="0" w:color="auto"/>
        <w:right w:val="none" w:sz="0" w:space="0" w:color="auto"/>
      </w:divBdr>
    </w:div>
    <w:div w:id="841553508">
      <w:marLeft w:val="640"/>
      <w:marRight w:val="0"/>
      <w:marTop w:val="0"/>
      <w:marBottom w:val="0"/>
      <w:divBdr>
        <w:top w:val="none" w:sz="0" w:space="0" w:color="auto"/>
        <w:left w:val="none" w:sz="0" w:space="0" w:color="auto"/>
        <w:bottom w:val="none" w:sz="0" w:space="0" w:color="auto"/>
        <w:right w:val="none" w:sz="0" w:space="0" w:color="auto"/>
      </w:divBdr>
    </w:div>
    <w:div w:id="841554916">
      <w:marLeft w:val="640"/>
      <w:marRight w:val="0"/>
      <w:marTop w:val="0"/>
      <w:marBottom w:val="0"/>
      <w:divBdr>
        <w:top w:val="none" w:sz="0" w:space="0" w:color="auto"/>
        <w:left w:val="none" w:sz="0" w:space="0" w:color="auto"/>
        <w:bottom w:val="none" w:sz="0" w:space="0" w:color="auto"/>
        <w:right w:val="none" w:sz="0" w:space="0" w:color="auto"/>
      </w:divBdr>
    </w:div>
    <w:div w:id="841579814">
      <w:marLeft w:val="640"/>
      <w:marRight w:val="0"/>
      <w:marTop w:val="0"/>
      <w:marBottom w:val="0"/>
      <w:divBdr>
        <w:top w:val="none" w:sz="0" w:space="0" w:color="auto"/>
        <w:left w:val="none" w:sz="0" w:space="0" w:color="auto"/>
        <w:bottom w:val="none" w:sz="0" w:space="0" w:color="auto"/>
        <w:right w:val="none" w:sz="0" w:space="0" w:color="auto"/>
      </w:divBdr>
    </w:div>
    <w:div w:id="841622999">
      <w:marLeft w:val="640"/>
      <w:marRight w:val="0"/>
      <w:marTop w:val="0"/>
      <w:marBottom w:val="0"/>
      <w:divBdr>
        <w:top w:val="none" w:sz="0" w:space="0" w:color="auto"/>
        <w:left w:val="none" w:sz="0" w:space="0" w:color="auto"/>
        <w:bottom w:val="none" w:sz="0" w:space="0" w:color="auto"/>
        <w:right w:val="none" w:sz="0" w:space="0" w:color="auto"/>
      </w:divBdr>
    </w:div>
    <w:div w:id="841701762">
      <w:marLeft w:val="640"/>
      <w:marRight w:val="0"/>
      <w:marTop w:val="0"/>
      <w:marBottom w:val="0"/>
      <w:divBdr>
        <w:top w:val="none" w:sz="0" w:space="0" w:color="auto"/>
        <w:left w:val="none" w:sz="0" w:space="0" w:color="auto"/>
        <w:bottom w:val="none" w:sz="0" w:space="0" w:color="auto"/>
        <w:right w:val="none" w:sz="0" w:space="0" w:color="auto"/>
      </w:divBdr>
    </w:div>
    <w:div w:id="841746546">
      <w:marLeft w:val="640"/>
      <w:marRight w:val="0"/>
      <w:marTop w:val="0"/>
      <w:marBottom w:val="0"/>
      <w:divBdr>
        <w:top w:val="none" w:sz="0" w:space="0" w:color="auto"/>
        <w:left w:val="none" w:sz="0" w:space="0" w:color="auto"/>
        <w:bottom w:val="none" w:sz="0" w:space="0" w:color="auto"/>
        <w:right w:val="none" w:sz="0" w:space="0" w:color="auto"/>
      </w:divBdr>
    </w:div>
    <w:div w:id="841814895">
      <w:marLeft w:val="640"/>
      <w:marRight w:val="0"/>
      <w:marTop w:val="0"/>
      <w:marBottom w:val="0"/>
      <w:divBdr>
        <w:top w:val="none" w:sz="0" w:space="0" w:color="auto"/>
        <w:left w:val="none" w:sz="0" w:space="0" w:color="auto"/>
        <w:bottom w:val="none" w:sz="0" w:space="0" w:color="auto"/>
        <w:right w:val="none" w:sz="0" w:space="0" w:color="auto"/>
      </w:divBdr>
    </w:div>
    <w:div w:id="841817392">
      <w:marLeft w:val="640"/>
      <w:marRight w:val="0"/>
      <w:marTop w:val="0"/>
      <w:marBottom w:val="0"/>
      <w:divBdr>
        <w:top w:val="none" w:sz="0" w:space="0" w:color="auto"/>
        <w:left w:val="none" w:sz="0" w:space="0" w:color="auto"/>
        <w:bottom w:val="none" w:sz="0" w:space="0" w:color="auto"/>
        <w:right w:val="none" w:sz="0" w:space="0" w:color="auto"/>
      </w:divBdr>
    </w:div>
    <w:div w:id="841822686">
      <w:marLeft w:val="640"/>
      <w:marRight w:val="0"/>
      <w:marTop w:val="0"/>
      <w:marBottom w:val="0"/>
      <w:divBdr>
        <w:top w:val="none" w:sz="0" w:space="0" w:color="auto"/>
        <w:left w:val="none" w:sz="0" w:space="0" w:color="auto"/>
        <w:bottom w:val="none" w:sz="0" w:space="0" w:color="auto"/>
        <w:right w:val="none" w:sz="0" w:space="0" w:color="auto"/>
      </w:divBdr>
    </w:div>
    <w:div w:id="841972994">
      <w:marLeft w:val="640"/>
      <w:marRight w:val="0"/>
      <w:marTop w:val="0"/>
      <w:marBottom w:val="0"/>
      <w:divBdr>
        <w:top w:val="none" w:sz="0" w:space="0" w:color="auto"/>
        <w:left w:val="none" w:sz="0" w:space="0" w:color="auto"/>
        <w:bottom w:val="none" w:sz="0" w:space="0" w:color="auto"/>
        <w:right w:val="none" w:sz="0" w:space="0" w:color="auto"/>
      </w:divBdr>
    </w:div>
    <w:div w:id="842164950">
      <w:marLeft w:val="640"/>
      <w:marRight w:val="0"/>
      <w:marTop w:val="0"/>
      <w:marBottom w:val="0"/>
      <w:divBdr>
        <w:top w:val="none" w:sz="0" w:space="0" w:color="auto"/>
        <w:left w:val="none" w:sz="0" w:space="0" w:color="auto"/>
        <w:bottom w:val="none" w:sz="0" w:space="0" w:color="auto"/>
        <w:right w:val="none" w:sz="0" w:space="0" w:color="auto"/>
      </w:divBdr>
    </w:div>
    <w:div w:id="842354290">
      <w:marLeft w:val="640"/>
      <w:marRight w:val="0"/>
      <w:marTop w:val="0"/>
      <w:marBottom w:val="0"/>
      <w:divBdr>
        <w:top w:val="none" w:sz="0" w:space="0" w:color="auto"/>
        <w:left w:val="none" w:sz="0" w:space="0" w:color="auto"/>
        <w:bottom w:val="none" w:sz="0" w:space="0" w:color="auto"/>
        <w:right w:val="none" w:sz="0" w:space="0" w:color="auto"/>
      </w:divBdr>
    </w:div>
    <w:div w:id="842357208">
      <w:marLeft w:val="640"/>
      <w:marRight w:val="0"/>
      <w:marTop w:val="0"/>
      <w:marBottom w:val="0"/>
      <w:divBdr>
        <w:top w:val="none" w:sz="0" w:space="0" w:color="auto"/>
        <w:left w:val="none" w:sz="0" w:space="0" w:color="auto"/>
        <w:bottom w:val="none" w:sz="0" w:space="0" w:color="auto"/>
        <w:right w:val="none" w:sz="0" w:space="0" w:color="auto"/>
      </w:divBdr>
    </w:div>
    <w:div w:id="842552925">
      <w:bodyDiv w:val="1"/>
      <w:marLeft w:val="0"/>
      <w:marRight w:val="0"/>
      <w:marTop w:val="0"/>
      <w:marBottom w:val="0"/>
      <w:divBdr>
        <w:top w:val="none" w:sz="0" w:space="0" w:color="auto"/>
        <w:left w:val="none" w:sz="0" w:space="0" w:color="auto"/>
        <w:bottom w:val="none" w:sz="0" w:space="0" w:color="auto"/>
        <w:right w:val="none" w:sz="0" w:space="0" w:color="auto"/>
      </w:divBdr>
    </w:div>
    <w:div w:id="842628780">
      <w:marLeft w:val="640"/>
      <w:marRight w:val="0"/>
      <w:marTop w:val="0"/>
      <w:marBottom w:val="0"/>
      <w:divBdr>
        <w:top w:val="none" w:sz="0" w:space="0" w:color="auto"/>
        <w:left w:val="none" w:sz="0" w:space="0" w:color="auto"/>
        <w:bottom w:val="none" w:sz="0" w:space="0" w:color="auto"/>
        <w:right w:val="none" w:sz="0" w:space="0" w:color="auto"/>
      </w:divBdr>
    </w:div>
    <w:div w:id="842822700">
      <w:marLeft w:val="640"/>
      <w:marRight w:val="0"/>
      <w:marTop w:val="0"/>
      <w:marBottom w:val="0"/>
      <w:divBdr>
        <w:top w:val="none" w:sz="0" w:space="0" w:color="auto"/>
        <w:left w:val="none" w:sz="0" w:space="0" w:color="auto"/>
        <w:bottom w:val="none" w:sz="0" w:space="0" w:color="auto"/>
        <w:right w:val="none" w:sz="0" w:space="0" w:color="auto"/>
      </w:divBdr>
    </w:div>
    <w:div w:id="842858965">
      <w:marLeft w:val="640"/>
      <w:marRight w:val="0"/>
      <w:marTop w:val="0"/>
      <w:marBottom w:val="0"/>
      <w:divBdr>
        <w:top w:val="none" w:sz="0" w:space="0" w:color="auto"/>
        <w:left w:val="none" w:sz="0" w:space="0" w:color="auto"/>
        <w:bottom w:val="none" w:sz="0" w:space="0" w:color="auto"/>
        <w:right w:val="none" w:sz="0" w:space="0" w:color="auto"/>
      </w:divBdr>
    </w:div>
    <w:div w:id="842936912">
      <w:marLeft w:val="640"/>
      <w:marRight w:val="0"/>
      <w:marTop w:val="0"/>
      <w:marBottom w:val="0"/>
      <w:divBdr>
        <w:top w:val="none" w:sz="0" w:space="0" w:color="auto"/>
        <w:left w:val="none" w:sz="0" w:space="0" w:color="auto"/>
        <w:bottom w:val="none" w:sz="0" w:space="0" w:color="auto"/>
        <w:right w:val="none" w:sz="0" w:space="0" w:color="auto"/>
      </w:divBdr>
    </w:div>
    <w:div w:id="842937694">
      <w:marLeft w:val="640"/>
      <w:marRight w:val="0"/>
      <w:marTop w:val="0"/>
      <w:marBottom w:val="0"/>
      <w:divBdr>
        <w:top w:val="none" w:sz="0" w:space="0" w:color="auto"/>
        <w:left w:val="none" w:sz="0" w:space="0" w:color="auto"/>
        <w:bottom w:val="none" w:sz="0" w:space="0" w:color="auto"/>
        <w:right w:val="none" w:sz="0" w:space="0" w:color="auto"/>
      </w:divBdr>
    </w:div>
    <w:div w:id="843015253">
      <w:marLeft w:val="640"/>
      <w:marRight w:val="0"/>
      <w:marTop w:val="0"/>
      <w:marBottom w:val="0"/>
      <w:divBdr>
        <w:top w:val="none" w:sz="0" w:space="0" w:color="auto"/>
        <w:left w:val="none" w:sz="0" w:space="0" w:color="auto"/>
        <w:bottom w:val="none" w:sz="0" w:space="0" w:color="auto"/>
        <w:right w:val="none" w:sz="0" w:space="0" w:color="auto"/>
      </w:divBdr>
    </w:div>
    <w:div w:id="843016096">
      <w:marLeft w:val="640"/>
      <w:marRight w:val="0"/>
      <w:marTop w:val="0"/>
      <w:marBottom w:val="0"/>
      <w:divBdr>
        <w:top w:val="none" w:sz="0" w:space="0" w:color="auto"/>
        <w:left w:val="none" w:sz="0" w:space="0" w:color="auto"/>
        <w:bottom w:val="none" w:sz="0" w:space="0" w:color="auto"/>
        <w:right w:val="none" w:sz="0" w:space="0" w:color="auto"/>
      </w:divBdr>
    </w:div>
    <w:div w:id="843084473">
      <w:marLeft w:val="640"/>
      <w:marRight w:val="0"/>
      <w:marTop w:val="0"/>
      <w:marBottom w:val="0"/>
      <w:divBdr>
        <w:top w:val="none" w:sz="0" w:space="0" w:color="auto"/>
        <w:left w:val="none" w:sz="0" w:space="0" w:color="auto"/>
        <w:bottom w:val="none" w:sz="0" w:space="0" w:color="auto"/>
        <w:right w:val="none" w:sz="0" w:space="0" w:color="auto"/>
      </w:divBdr>
    </w:div>
    <w:div w:id="843134544">
      <w:marLeft w:val="640"/>
      <w:marRight w:val="0"/>
      <w:marTop w:val="0"/>
      <w:marBottom w:val="0"/>
      <w:divBdr>
        <w:top w:val="none" w:sz="0" w:space="0" w:color="auto"/>
        <w:left w:val="none" w:sz="0" w:space="0" w:color="auto"/>
        <w:bottom w:val="none" w:sz="0" w:space="0" w:color="auto"/>
        <w:right w:val="none" w:sz="0" w:space="0" w:color="auto"/>
      </w:divBdr>
    </w:div>
    <w:div w:id="843200801">
      <w:marLeft w:val="640"/>
      <w:marRight w:val="0"/>
      <w:marTop w:val="0"/>
      <w:marBottom w:val="0"/>
      <w:divBdr>
        <w:top w:val="none" w:sz="0" w:space="0" w:color="auto"/>
        <w:left w:val="none" w:sz="0" w:space="0" w:color="auto"/>
        <w:bottom w:val="none" w:sz="0" w:space="0" w:color="auto"/>
        <w:right w:val="none" w:sz="0" w:space="0" w:color="auto"/>
      </w:divBdr>
    </w:div>
    <w:div w:id="843277048">
      <w:marLeft w:val="640"/>
      <w:marRight w:val="0"/>
      <w:marTop w:val="0"/>
      <w:marBottom w:val="0"/>
      <w:divBdr>
        <w:top w:val="none" w:sz="0" w:space="0" w:color="auto"/>
        <w:left w:val="none" w:sz="0" w:space="0" w:color="auto"/>
        <w:bottom w:val="none" w:sz="0" w:space="0" w:color="auto"/>
        <w:right w:val="none" w:sz="0" w:space="0" w:color="auto"/>
      </w:divBdr>
    </w:div>
    <w:div w:id="843320469">
      <w:marLeft w:val="640"/>
      <w:marRight w:val="0"/>
      <w:marTop w:val="0"/>
      <w:marBottom w:val="0"/>
      <w:divBdr>
        <w:top w:val="none" w:sz="0" w:space="0" w:color="auto"/>
        <w:left w:val="none" w:sz="0" w:space="0" w:color="auto"/>
        <w:bottom w:val="none" w:sz="0" w:space="0" w:color="auto"/>
        <w:right w:val="none" w:sz="0" w:space="0" w:color="auto"/>
      </w:divBdr>
    </w:div>
    <w:div w:id="843395857">
      <w:marLeft w:val="640"/>
      <w:marRight w:val="0"/>
      <w:marTop w:val="0"/>
      <w:marBottom w:val="0"/>
      <w:divBdr>
        <w:top w:val="none" w:sz="0" w:space="0" w:color="auto"/>
        <w:left w:val="none" w:sz="0" w:space="0" w:color="auto"/>
        <w:bottom w:val="none" w:sz="0" w:space="0" w:color="auto"/>
        <w:right w:val="none" w:sz="0" w:space="0" w:color="auto"/>
      </w:divBdr>
    </w:div>
    <w:div w:id="843401674">
      <w:marLeft w:val="640"/>
      <w:marRight w:val="0"/>
      <w:marTop w:val="0"/>
      <w:marBottom w:val="0"/>
      <w:divBdr>
        <w:top w:val="none" w:sz="0" w:space="0" w:color="auto"/>
        <w:left w:val="none" w:sz="0" w:space="0" w:color="auto"/>
        <w:bottom w:val="none" w:sz="0" w:space="0" w:color="auto"/>
        <w:right w:val="none" w:sz="0" w:space="0" w:color="auto"/>
      </w:divBdr>
    </w:div>
    <w:div w:id="843401780">
      <w:marLeft w:val="640"/>
      <w:marRight w:val="0"/>
      <w:marTop w:val="0"/>
      <w:marBottom w:val="0"/>
      <w:divBdr>
        <w:top w:val="none" w:sz="0" w:space="0" w:color="auto"/>
        <w:left w:val="none" w:sz="0" w:space="0" w:color="auto"/>
        <w:bottom w:val="none" w:sz="0" w:space="0" w:color="auto"/>
        <w:right w:val="none" w:sz="0" w:space="0" w:color="auto"/>
      </w:divBdr>
    </w:div>
    <w:div w:id="843787220">
      <w:marLeft w:val="640"/>
      <w:marRight w:val="0"/>
      <w:marTop w:val="0"/>
      <w:marBottom w:val="0"/>
      <w:divBdr>
        <w:top w:val="none" w:sz="0" w:space="0" w:color="auto"/>
        <w:left w:val="none" w:sz="0" w:space="0" w:color="auto"/>
        <w:bottom w:val="none" w:sz="0" w:space="0" w:color="auto"/>
        <w:right w:val="none" w:sz="0" w:space="0" w:color="auto"/>
      </w:divBdr>
    </w:div>
    <w:div w:id="843789893">
      <w:marLeft w:val="640"/>
      <w:marRight w:val="0"/>
      <w:marTop w:val="0"/>
      <w:marBottom w:val="0"/>
      <w:divBdr>
        <w:top w:val="none" w:sz="0" w:space="0" w:color="auto"/>
        <w:left w:val="none" w:sz="0" w:space="0" w:color="auto"/>
        <w:bottom w:val="none" w:sz="0" w:space="0" w:color="auto"/>
        <w:right w:val="none" w:sz="0" w:space="0" w:color="auto"/>
      </w:divBdr>
    </w:div>
    <w:div w:id="843935070">
      <w:marLeft w:val="640"/>
      <w:marRight w:val="0"/>
      <w:marTop w:val="0"/>
      <w:marBottom w:val="0"/>
      <w:divBdr>
        <w:top w:val="none" w:sz="0" w:space="0" w:color="auto"/>
        <w:left w:val="none" w:sz="0" w:space="0" w:color="auto"/>
        <w:bottom w:val="none" w:sz="0" w:space="0" w:color="auto"/>
        <w:right w:val="none" w:sz="0" w:space="0" w:color="auto"/>
      </w:divBdr>
    </w:div>
    <w:div w:id="844056493">
      <w:marLeft w:val="640"/>
      <w:marRight w:val="0"/>
      <w:marTop w:val="0"/>
      <w:marBottom w:val="0"/>
      <w:divBdr>
        <w:top w:val="none" w:sz="0" w:space="0" w:color="auto"/>
        <w:left w:val="none" w:sz="0" w:space="0" w:color="auto"/>
        <w:bottom w:val="none" w:sz="0" w:space="0" w:color="auto"/>
        <w:right w:val="none" w:sz="0" w:space="0" w:color="auto"/>
      </w:divBdr>
    </w:div>
    <w:div w:id="844057022">
      <w:marLeft w:val="640"/>
      <w:marRight w:val="0"/>
      <w:marTop w:val="0"/>
      <w:marBottom w:val="0"/>
      <w:divBdr>
        <w:top w:val="none" w:sz="0" w:space="0" w:color="auto"/>
        <w:left w:val="none" w:sz="0" w:space="0" w:color="auto"/>
        <w:bottom w:val="none" w:sz="0" w:space="0" w:color="auto"/>
        <w:right w:val="none" w:sz="0" w:space="0" w:color="auto"/>
      </w:divBdr>
    </w:div>
    <w:div w:id="844125564">
      <w:marLeft w:val="640"/>
      <w:marRight w:val="0"/>
      <w:marTop w:val="0"/>
      <w:marBottom w:val="0"/>
      <w:divBdr>
        <w:top w:val="none" w:sz="0" w:space="0" w:color="auto"/>
        <w:left w:val="none" w:sz="0" w:space="0" w:color="auto"/>
        <w:bottom w:val="none" w:sz="0" w:space="0" w:color="auto"/>
        <w:right w:val="none" w:sz="0" w:space="0" w:color="auto"/>
      </w:divBdr>
    </w:div>
    <w:div w:id="844128826">
      <w:marLeft w:val="640"/>
      <w:marRight w:val="0"/>
      <w:marTop w:val="0"/>
      <w:marBottom w:val="0"/>
      <w:divBdr>
        <w:top w:val="none" w:sz="0" w:space="0" w:color="auto"/>
        <w:left w:val="none" w:sz="0" w:space="0" w:color="auto"/>
        <w:bottom w:val="none" w:sz="0" w:space="0" w:color="auto"/>
        <w:right w:val="none" w:sz="0" w:space="0" w:color="auto"/>
      </w:divBdr>
    </w:div>
    <w:div w:id="844366814">
      <w:marLeft w:val="640"/>
      <w:marRight w:val="0"/>
      <w:marTop w:val="0"/>
      <w:marBottom w:val="0"/>
      <w:divBdr>
        <w:top w:val="none" w:sz="0" w:space="0" w:color="auto"/>
        <w:left w:val="none" w:sz="0" w:space="0" w:color="auto"/>
        <w:bottom w:val="none" w:sz="0" w:space="0" w:color="auto"/>
        <w:right w:val="none" w:sz="0" w:space="0" w:color="auto"/>
      </w:divBdr>
    </w:div>
    <w:div w:id="844393961">
      <w:marLeft w:val="640"/>
      <w:marRight w:val="0"/>
      <w:marTop w:val="0"/>
      <w:marBottom w:val="0"/>
      <w:divBdr>
        <w:top w:val="none" w:sz="0" w:space="0" w:color="auto"/>
        <w:left w:val="none" w:sz="0" w:space="0" w:color="auto"/>
        <w:bottom w:val="none" w:sz="0" w:space="0" w:color="auto"/>
        <w:right w:val="none" w:sz="0" w:space="0" w:color="auto"/>
      </w:divBdr>
    </w:div>
    <w:div w:id="844442914">
      <w:marLeft w:val="640"/>
      <w:marRight w:val="0"/>
      <w:marTop w:val="0"/>
      <w:marBottom w:val="0"/>
      <w:divBdr>
        <w:top w:val="none" w:sz="0" w:space="0" w:color="auto"/>
        <w:left w:val="none" w:sz="0" w:space="0" w:color="auto"/>
        <w:bottom w:val="none" w:sz="0" w:space="0" w:color="auto"/>
        <w:right w:val="none" w:sz="0" w:space="0" w:color="auto"/>
      </w:divBdr>
    </w:div>
    <w:div w:id="844443325">
      <w:marLeft w:val="640"/>
      <w:marRight w:val="0"/>
      <w:marTop w:val="0"/>
      <w:marBottom w:val="0"/>
      <w:divBdr>
        <w:top w:val="none" w:sz="0" w:space="0" w:color="auto"/>
        <w:left w:val="none" w:sz="0" w:space="0" w:color="auto"/>
        <w:bottom w:val="none" w:sz="0" w:space="0" w:color="auto"/>
        <w:right w:val="none" w:sz="0" w:space="0" w:color="auto"/>
      </w:divBdr>
    </w:div>
    <w:div w:id="844444506">
      <w:marLeft w:val="640"/>
      <w:marRight w:val="0"/>
      <w:marTop w:val="0"/>
      <w:marBottom w:val="0"/>
      <w:divBdr>
        <w:top w:val="none" w:sz="0" w:space="0" w:color="auto"/>
        <w:left w:val="none" w:sz="0" w:space="0" w:color="auto"/>
        <w:bottom w:val="none" w:sz="0" w:space="0" w:color="auto"/>
        <w:right w:val="none" w:sz="0" w:space="0" w:color="auto"/>
      </w:divBdr>
    </w:div>
    <w:div w:id="844586840">
      <w:marLeft w:val="640"/>
      <w:marRight w:val="0"/>
      <w:marTop w:val="0"/>
      <w:marBottom w:val="0"/>
      <w:divBdr>
        <w:top w:val="none" w:sz="0" w:space="0" w:color="auto"/>
        <w:left w:val="none" w:sz="0" w:space="0" w:color="auto"/>
        <w:bottom w:val="none" w:sz="0" w:space="0" w:color="auto"/>
        <w:right w:val="none" w:sz="0" w:space="0" w:color="auto"/>
      </w:divBdr>
    </w:div>
    <w:div w:id="844637047">
      <w:marLeft w:val="640"/>
      <w:marRight w:val="0"/>
      <w:marTop w:val="0"/>
      <w:marBottom w:val="0"/>
      <w:divBdr>
        <w:top w:val="none" w:sz="0" w:space="0" w:color="auto"/>
        <w:left w:val="none" w:sz="0" w:space="0" w:color="auto"/>
        <w:bottom w:val="none" w:sz="0" w:space="0" w:color="auto"/>
        <w:right w:val="none" w:sz="0" w:space="0" w:color="auto"/>
      </w:divBdr>
    </w:div>
    <w:div w:id="844707809">
      <w:marLeft w:val="640"/>
      <w:marRight w:val="0"/>
      <w:marTop w:val="0"/>
      <w:marBottom w:val="0"/>
      <w:divBdr>
        <w:top w:val="none" w:sz="0" w:space="0" w:color="auto"/>
        <w:left w:val="none" w:sz="0" w:space="0" w:color="auto"/>
        <w:bottom w:val="none" w:sz="0" w:space="0" w:color="auto"/>
        <w:right w:val="none" w:sz="0" w:space="0" w:color="auto"/>
      </w:divBdr>
    </w:div>
    <w:div w:id="844709739">
      <w:marLeft w:val="640"/>
      <w:marRight w:val="0"/>
      <w:marTop w:val="0"/>
      <w:marBottom w:val="0"/>
      <w:divBdr>
        <w:top w:val="none" w:sz="0" w:space="0" w:color="auto"/>
        <w:left w:val="none" w:sz="0" w:space="0" w:color="auto"/>
        <w:bottom w:val="none" w:sz="0" w:space="0" w:color="auto"/>
        <w:right w:val="none" w:sz="0" w:space="0" w:color="auto"/>
      </w:divBdr>
    </w:div>
    <w:div w:id="844788114">
      <w:marLeft w:val="640"/>
      <w:marRight w:val="0"/>
      <w:marTop w:val="0"/>
      <w:marBottom w:val="0"/>
      <w:divBdr>
        <w:top w:val="none" w:sz="0" w:space="0" w:color="auto"/>
        <w:left w:val="none" w:sz="0" w:space="0" w:color="auto"/>
        <w:bottom w:val="none" w:sz="0" w:space="0" w:color="auto"/>
        <w:right w:val="none" w:sz="0" w:space="0" w:color="auto"/>
      </w:divBdr>
    </w:div>
    <w:div w:id="844830575">
      <w:marLeft w:val="640"/>
      <w:marRight w:val="0"/>
      <w:marTop w:val="0"/>
      <w:marBottom w:val="0"/>
      <w:divBdr>
        <w:top w:val="none" w:sz="0" w:space="0" w:color="auto"/>
        <w:left w:val="none" w:sz="0" w:space="0" w:color="auto"/>
        <w:bottom w:val="none" w:sz="0" w:space="0" w:color="auto"/>
        <w:right w:val="none" w:sz="0" w:space="0" w:color="auto"/>
      </w:divBdr>
    </w:div>
    <w:div w:id="844973732">
      <w:marLeft w:val="640"/>
      <w:marRight w:val="0"/>
      <w:marTop w:val="0"/>
      <w:marBottom w:val="0"/>
      <w:divBdr>
        <w:top w:val="none" w:sz="0" w:space="0" w:color="auto"/>
        <w:left w:val="none" w:sz="0" w:space="0" w:color="auto"/>
        <w:bottom w:val="none" w:sz="0" w:space="0" w:color="auto"/>
        <w:right w:val="none" w:sz="0" w:space="0" w:color="auto"/>
      </w:divBdr>
    </w:div>
    <w:div w:id="845023626">
      <w:marLeft w:val="640"/>
      <w:marRight w:val="0"/>
      <w:marTop w:val="0"/>
      <w:marBottom w:val="0"/>
      <w:divBdr>
        <w:top w:val="none" w:sz="0" w:space="0" w:color="auto"/>
        <w:left w:val="none" w:sz="0" w:space="0" w:color="auto"/>
        <w:bottom w:val="none" w:sz="0" w:space="0" w:color="auto"/>
        <w:right w:val="none" w:sz="0" w:space="0" w:color="auto"/>
      </w:divBdr>
    </w:div>
    <w:div w:id="845169552">
      <w:marLeft w:val="640"/>
      <w:marRight w:val="0"/>
      <w:marTop w:val="0"/>
      <w:marBottom w:val="0"/>
      <w:divBdr>
        <w:top w:val="none" w:sz="0" w:space="0" w:color="auto"/>
        <w:left w:val="none" w:sz="0" w:space="0" w:color="auto"/>
        <w:bottom w:val="none" w:sz="0" w:space="0" w:color="auto"/>
        <w:right w:val="none" w:sz="0" w:space="0" w:color="auto"/>
      </w:divBdr>
    </w:div>
    <w:div w:id="845242558">
      <w:marLeft w:val="640"/>
      <w:marRight w:val="0"/>
      <w:marTop w:val="0"/>
      <w:marBottom w:val="0"/>
      <w:divBdr>
        <w:top w:val="none" w:sz="0" w:space="0" w:color="auto"/>
        <w:left w:val="none" w:sz="0" w:space="0" w:color="auto"/>
        <w:bottom w:val="none" w:sz="0" w:space="0" w:color="auto"/>
        <w:right w:val="none" w:sz="0" w:space="0" w:color="auto"/>
      </w:divBdr>
    </w:div>
    <w:div w:id="845286147">
      <w:marLeft w:val="640"/>
      <w:marRight w:val="0"/>
      <w:marTop w:val="0"/>
      <w:marBottom w:val="0"/>
      <w:divBdr>
        <w:top w:val="none" w:sz="0" w:space="0" w:color="auto"/>
        <w:left w:val="none" w:sz="0" w:space="0" w:color="auto"/>
        <w:bottom w:val="none" w:sz="0" w:space="0" w:color="auto"/>
        <w:right w:val="none" w:sz="0" w:space="0" w:color="auto"/>
      </w:divBdr>
    </w:div>
    <w:div w:id="845289562">
      <w:marLeft w:val="640"/>
      <w:marRight w:val="0"/>
      <w:marTop w:val="0"/>
      <w:marBottom w:val="0"/>
      <w:divBdr>
        <w:top w:val="none" w:sz="0" w:space="0" w:color="auto"/>
        <w:left w:val="none" w:sz="0" w:space="0" w:color="auto"/>
        <w:bottom w:val="none" w:sz="0" w:space="0" w:color="auto"/>
        <w:right w:val="none" w:sz="0" w:space="0" w:color="auto"/>
      </w:divBdr>
    </w:div>
    <w:div w:id="845442660">
      <w:marLeft w:val="640"/>
      <w:marRight w:val="0"/>
      <w:marTop w:val="0"/>
      <w:marBottom w:val="0"/>
      <w:divBdr>
        <w:top w:val="none" w:sz="0" w:space="0" w:color="auto"/>
        <w:left w:val="none" w:sz="0" w:space="0" w:color="auto"/>
        <w:bottom w:val="none" w:sz="0" w:space="0" w:color="auto"/>
        <w:right w:val="none" w:sz="0" w:space="0" w:color="auto"/>
      </w:divBdr>
    </w:div>
    <w:div w:id="845677179">
      <w:marLeft w:val="640"/>
      <w:marRight w:val="0"/>
      <w:marTop w:val="0"/>
      <w:marBottom w:val="0"/>
      <w:divBdr>
        <w:top w:val="none" w:sz="0" w:space="0" w:color="auto"/>
        <w:left w:val="none" w:sz="0" w:space="0" w:color="auto"/>
        <w:bottom w:val="none" w:sz="0" w:space="0" w:color="auto"/>
        <w:right w:val="none" w:sz="0" w:space="0" w:color="auto"/>
      </w:divBdr>
    </w:div>
    <w:div w:id="845704779">
      <w:marLeft w:val="640"/>
      <w:marRight w:val="0"/>
      <w:marTop w:val="0"/>
      <w:marBottom w:val="0"/>
      <w:divBdr>
        <w:top w:val="none" w:sz="0" w:space="0" w:color="auto"/>
        <w:left w:val="none" w:sz="0" w:space="0" w:color="auto"/>
        <w:bottom w:val="none" w:sz="0" w:space="0" w:color="auto"/>
        <w:right w:val="none" w:sz="0" w:space="0" w:color="auto"/>
      </w:divBdr>
    </w:div>
    <w:div w:id="845708504">
      <w:marLeft w:val="640"/>
      <w:marRight w:val="0"/>
      <w:marTop w:val="0"/>
      <w:marBottom w:val="0"/>
      <w:divBdr>
        <w:top w:val="none" w:sz="0" w:space="0" w:color="auto"/>
        <w:left w:val="none" w:sz="0" w:space="0" w:color="auto"/>
        <w:bottom w:val="none" w:sz="0" w:space="0" w:color="auto"/>
        <w:right w:val="none" w:sz="0" w:space="0" w:color="auto"/>
      </w:divBdr>
    </w:div>
    <w:div w:id="845830116">
      <w:marLeft w:val="640"/>
      <w:marRight w:val="0"/>
      <w:marTop w:val="0"/>
      <w:marBottom w:val="0"/>
      <w:divBdr>
        <w:top w:val="none" w:sz="0" w:space="0" w:color="auto"/>
        <w:left w:val="none" w:sz="0" w:space="0" w:color="auto"/>
        <w:bottom w:val="none" w:sz="0" w:space="0" w:color="auto"/>
        <w:right w:val="none" w:sz="0" w:space="0" w:color="auto"/>
      </w:divBdr>
    </w:div>
    <w:div w:id="845948700">
      <w:marLeft w:val="640"/>
      <w:marRight w:val="0"/>
      <w:marTop w:val="0"/>
      <w:marBottom w:val="0"/>
      <w:divBdr>
        <w:top w:val="none" w:sz="0" w:space="0" w:color="auto"/>
        <w:left w:val="none" w:sz="0" w:space="0" w:color="auto"/>
        <w:bottom w:val="none" w:sz="0" w:space="0" w:color="auto"/>
        <w:right w:val="none" w:sz="0" w:space="0" w:color="auto"/>
      </w:divBdr>
    </w:div>
    <w:div w:id="846018561">
      <w:marLeft w:val="640"/>
      <w:marRight w:val="0"/>
      <w:marTop w:val="0"/>
      <w:marBottom w:val="0"/>
      <w:divBdr>
        <w:top w:val="none" w:sz="0" w:space="0" w:color="auto"/>
        <w:left w:val="none" w:sz="0" w:space="0" w:color="auto"/>
        <w:bottom w:val="none" w:sz="0" w:space="0" w:color="auto"/>
        <w:right w:val="none" w:sz="0" w:space="0" w:color="auto"/>
      </w:divBdr>
    </w:div>
    <w:div w:id="846019713">
      <w:marLeft w:val="640"/>
      <w:marRight w:val="0"/>
      <w:marTop w:val="0"/>
      <w:marBottom w:val="0"/>
      <w:divBdr>
        <w:top w:val="none" w:sz="0" w:space="0" w:color="auto"/>
        <w:left w:val="none" w:sz="0" w:space="0" w:color="auto"/>
        <w:bottom w:val="none" w:sz="0" w:space="0" w:color="auto"/>
        <w:right w:val="none" w:sz="0" w:space="0" w:color="auto"/>
      </w:divBdr>
    </w:div>
    <w:div w:id="846094561">
      <w:marLeft w:val="640"/>
      <w:marRight w:val="0"/>
      <w:marTop w:val="0"/>
      <w:marBottom w:val="0"/>
      <w:divBdr>
        <w:top w:val="none" w:sz="0" w:space="0" w:color="auto"/>
        <w:left w:val="none" w:sz="0" w:space="0" w:color="auto"/>
        <w:bottom w:val="none" w:sz="0" w:space="0" w:color="auto"/>
        <w:right w:val="none" w:sz="0" w:space="0" w:color="auto"/>
      </w:divBdr>
    </w:div>
    <w:div w:id="846136312">
      <w:marLeft w:val="640"/>
      <w:marRight w:val="0"/>
      <w:marTop w:val="0"/>
      <w:marBottom w:val="0"/>
      <w:divBdr>
        <w:top w:val="none" w:sz="0" w:space="0" w:color="auto"/>
        <w:left w:val="none" w:sz="0" w:space="0" w:color="auto"/>
        <w:bottom w:val="none" w:sz="0" w:space="0" w:color="auto"/>
        <w:right w:val="none" w:sz="0" w:space="0" w:color="auto"/>
      </w:divBdr>
    </w:div>
    <w:div w:id="846213523">
      <w:marLeft w:val="640"/>
      <w:marRight w:val="0"/>
      <w:marTop w:val="0"/>
      <w:marBottom w:val="0"/>
      <w:divBdr>
        <w:top w:val="none" w:sz="0" w:space="0" w:color="auto"/>
        <w:left w:val="none" w:sz="0" w:space="0" w:color="auto"/>
        <w:bottom w:val="none" w:sz="0" w:space="0" w:color="auto"/>
        <w:right w:val="none" w:sz="0" w:space="0" w:color="auto"/>
      </w:divBdr>
    </w:div>
    <w:div w:id="846333956">
      <w:marLeft w:val="640"/>
      <w:marRight w:val="0"/>
      <w:marTop w:val="0"/>
      <w:marBottom w:val="0"/>
      <w:divBdr>
        <w:top w:val="none" w:sz="0" w:space="0" w:color="auto"/>
        <w:left w:val="none" w:sz="0" w:space="0" w:color="auto"/>
        <w:bottom w:val="none" w:sz="0" w:space="0" w:color="auto"/>
        <w:right w:val="none" w:sz="0" w:space="0" w:color="auto"/>
      </w:divBdr>
    </w:div>
    <w:div w:id="846359557">
      <w:marLeft w:val="640"/>
      <w:marRight w:val="0"/>
      <w:marTop w:val="0"/>
      <w:marBottom w:val="0"/>
      <w:divBdr>
        <w:top w:val="none" w:sz="0" w:space="0" w:color="auto"/>
        <w:left w:val="none" w:sz="0" w:space="0" w:color="auto"/>
        <w:bottom w:val="none" w:sz="0" w:space="0" w:color="auto"/>
        <w:right w:val="none" w:sz="0" w:space="0" w:color="auto"/>
      </w:divBdr>
    </w:div>
    <w:div w:id="846363103">
      <w:marLeft w:val="640"/>
      <w:marRight w:val="0"/>
      <w:marTop w:val="0"/>
      <w:marBottom w:val="0"/>
      <w:divBdr>
        <w:top w:val="none" w:sz="0" w:space="0" w:color="auto"/>
        <w:left w:val="none" w:sz="0" w:space="0" w:color="auto"/>
        <w:bottom w:val="none" w:sz="0" w:space="0" w:color="auto"/>
        <w:right w:val="none" w:sz="0" w:space="0" w:color="auto"/>
      </w:divBdr>
    </w:div>
    <w:div w:id="846409391">
      <w:marLeft w:val="640"/>
      <w:marRight w:val="0"/>
      <w:marTop w:val="0"/>
      <w:marBottom w:val="0"/>
      <w:divBdr>
        <w:top w:val="none" w:sz="0" w:space="0" w:color="auto"/>
        <w:left w:val="none" w:sz="0" w:space="0" w:color="auto"/>
        <w:bottom w:val="none" w:sz="0" w:space="0" w:color="auto"/>
        <w:right w:val="none" w:sz="0" w:space="0" w:color="auto"/>
      </w:divBdr>
    </w:div>
    <w:div w:id="846484026">
      <w:marLeft w:val="640"/>
      <w:marRight w:val="0"/>
      <w:marTop w:val="0"/>
      <w:marBottom w:val="0"/>
      <w:divBdr>
        <w:top w:val="none" w:sz="0" w:space="0" w:color="auto"/>
        <w:left w:val="none" w:sz="0" w:space="0" w:color="auto"/>
        <w:bottom w:val="none" w:sz="0" w:space="0" w:color="auto"/>
        <w:right w:val="none" w:sz="0" w:space="0" w:color="auto"/>
      </w:divBdr>
    </w:div>
    <w:div w:id="846528980">
      <w:marLeft w:val="640"/>
      <w:marRight w:val="0"/>
      <w:marTop w:val="0"/>
      <w:marBottom w:val="0"/>
      <w:divBdr>
        <w:top w:val="none" w:sz="0" w:space="0" w:color="auto"/>
        <w:left w:val="none" w:sz="0" w:space="0" w:color="auto"/>
        <w:bottom w:val="none" w:sz="0" w:space="0" w:color="auto"/>
        <w:right w:val="none" w:sz="0" w:space="0" w:color="auto"/>
      </w:divBdr>
    </w:div>
    <w:div w:id="846558355">
      <w:marLeft w:val="640"/>
      <w:marRight w:val="0"/>
      <w:marTop w:val="0"/>
      <w:marBottom w:val="0"/>
      <w:divBdr>
        <w:top w:val="none" w:sz="0" w:space="0" w:color="auto"/>
        <w:left w:val="none" w:sz="0" w:space="0" w:color="auto"/>
        <w:bottom w:val="none" w:sz="0" w:space="0" w:color="auto"/>
        <w:right w:val="none" w:sz="0" w:space="0" w:color="auto"/>
      </w:divBdr>
    </w:div>
    <w:div w:id="846600557">
      <w:marLeft w:val="640"/>
      <w:marRight w:val="0"/>
      <w:marTop w:val="0"/>
      <w:marBottom w:val="0"/>
      <w:divBdr>
        <w:top w:val="none" w:sz="0" w:space="0" w:color="auto"/>
        <w:left w:val="none" w:sz="0" w:space="0" w:color="auto"/>
        <w:bottom w:val="none" w:sz="0" w:space="0" w:color="auto"/>
        <w:right w:val="none" w:sz="0" w:space="0" w:color="auto"/>
      </w:divBdr>
    </w:div>
    <w:div w:id="846672319">
      <w:marLeft w:val="640"/>
      <w:marRight w:val="0"/>
      <w:marTop w:val="0"/>
      <w:marBottom w:val="0"/>
      <w:divBdr>
        <w:top w:val="none" w:sz="0" w:space="0" w:color="auto"/>
        <w:left w:val="none" w:sz="0" w:space="0" w:color="auto"/>
        <w:bottom w:val="none" w:sz="0" w:space="0" w:color="auto"/>
        <w:right w:val="none" w:sz="0" w:space="0" w:color="auto"/>
      </w:divBdr>
    </w:div>
    <w:div w:id="846679786">
      <w:marLeft w:val="640"/>
      <w:marRight w:val="0"/>
      <w:marTop w:val="0"/>
      <w:marBottom w:val="0"/>
      <w:divBdr>
        <w:top w:val="none" w:sz="0" w:space="0" w:color="auto"/>
        <w:left w:val="none" w:sz="0" w:space="0" w:color="auto"/>
        <w:bottom w:val="none" w:sz="0" w:space="0" w:color="auto"/>
        <w:right w:val="none" w:sz="0" w:space="0" w:color="auto"/>
      </w:divBdr>
    </w:div>
    <w:div w:id="846753782">
      <w:marLeft w:val="640"/>
      <w:marRight w:val="0"/>
      <w:marTop w:val="0"/>
      <w:marBottom w:val="0"/>
      <w:divBdr>
        <w:top w:val="none" w:sz="0" w:space="0" w:color="auto"/>
        <w:left w:val="none" w:sz="0" w:space="0" w:color="auto"/>
        <w:bottom w:val="none" w:sz="0" w:space="0" w:color="auto"/>
        <w:right w:val="none" w:sz="0" w:space="0" w:color="auto"/>
      </w:divBdr>
    </w:div>
    <w:div w:id="846755303">
      <w:marLeft w:val="640"/>
      <w:marRight w:val="0"/>
      <w:marTop w:val="0"/>
      <w:marBottom w:val="0"/>
      <w:divBdr>
        <w:top w:val="none" w:sz="0" w:space="0" w:color="auto"/>
        <w:left w:val="none" w:sz="0" w:space="0" w:color="auto"/>
        <w:bottom w:val="none" w:sz="0" w:space="0" w:color="auto"/>
        <w:right w:val="none" w:sz="0" w:space="0" w:color="auto"/>
      </w:divBdr>
    </w:div>
    <w:div w:id="846939416">
      <w:marLeft w:val="640"/>
      <w:marRight w:val="0"/>
      <w:marTop w:val="0"/>
      <w:marBottom w:val="0"/>
      <w:divBdr>
        <w:top w:val="none" w:sz="0" w:space="0" w:color="auto"/>
        <w:left w:val="none" w:sz="0" w:space="0" w:color="auto"/>
        <w:bottom w:val="none" w:sz="0" w:space="0" w:color="auto"/>
        <w:right w:val="none" w:sz="0" w:space="0" w:color="auto"/>
      </w:divBdr>
    </w:div>
    <w:div w:id="846940021">
      <w:marLeft w:val="640"/>
      <w:marRight w:val="0"/>
      <w:marTop w:val="0"/>
      <w:marBottom w:val="0"/>
      <w:divBdr>
        <w:top w:val="none" w:sz="0" w:space="0" w:color="auto"/>
        <w:left w:val="none" w:sz="0" w:space="0" w:color="auto"/>
        <w:bottom w:val="none" w:sz="0" w:space="0" w:color="auto"/>
        <w:right w:val="none" w:sz="0" w:space="0" w:color="auto"/>
      </w:divBdr>
    </w:div>
    <w:div w:id="846946946">
      <w:marLeft w:val="640"/>
      <w:marRight w:val="0"/>
      <w:marTop w:val="0"/>
      <w:marBottom w:val="0"/>
      <w:divBdr>
        <w:top w:val="none" w:sz="0" w:space="0" w:color="auto"/>
        <w:left w:val="none" w:sz="0" w:space="0" w:color="auto"/>
        <w:bottom w:val="none" w:sz="0" w:space="0" w:color="auto"/>
        <w:right w:val="none" w:sz="0" w:space="0" w:color="auto"/>
      </w:divBdr>
    </w:div>
    <w:div w:id="846947009">
      <w:marLeft w:val="640"/>
      <w:marRight w:val="0"/>
      <w:marTop w:val="0"/>
      <w:marBottom w:val="0"/>
      <w:divBdr>
        <w:top w:val="none" w:sz="0" w:space="0" w:color="auto"/>
        <w:left w:val="none" w:sz="0" w:space="0" w:color="auto"/>
        <w:bottom w:val="none" w:sz="0" w:space="0" w:color="auto"/>
        <w:right w:val="none" w:sz="0" w:space="0" w:color="auto"/>
      </w:divBdr>
    </w:div>
    <w:div w:id="846987412">
      <w:marLeft w:val="640"/>
      <w:marRight w:val="0"/>
      <w:marTop w:val="0"/>
      <w:marBottom w:val="0"/>
      <w:divBdr>
        <w:top w:val="none" w:sz="0" w:space="0" w:color="auto"/>
        <w:left w:val="none" w:sz="0" w:space="0" w:color="auto"/>
        <w:bottom w:val="none" w:sz="0" w:space="0" w:color="auto"/>
        <w:right w:val="none" w:sz="0" w:space="0" w:color="auto"/>
      </w:divBdr>
    </w:div>
    <w:div w:id="847063147">
      <w:marLeft w:val="640"/>
      <w:marRight w:val="0"/>
      <w:marTop w:val="0"/>
      <w:marBottom w:val="0"/>
      <w:divBdr>
        <w:top w:val="none" w:sz="0" w:space="0" w:color="auto"/>
        <w:left w:val="none" w:sz="0" w:space="0" w:color="auto"/>
        <w:bottom w:val="none" w:sz="0" w:space="0" w:color="auto"/>
        <w:right w:val="none" w:sz="0" w:space="0" w:color="auto"/>
      </w:divBdr>
    </w:div>
    <w:div w:id="847133163">
      <w:marLeft w:val="640"/>
      <w:marRight w:val="0"/>
      <w:marTop w:val="0"/>
      <w:marBottom w:val="0"/>
      <w:divBdr>
        <w:top w:val="none" w:sz="0" w:space="0" w:color="auto"/>
        <w:left w:val="none" w:sz="0" w:space="0" w:color="auto"/>
        <w:bottom w:val="none" w:sz="0" w:space="0" w:color="auto"/>
        <w:right w:val="none" w:sz="0" w:space="0" w:color="auto"/>
      </w:divBdr>
    </w:div>
    <w:div w:id="847138205">
      <w:marLeft w:val="640"/>
      <w:marRight w:val="0"/>
      <w:marTop w:val="0"/>
      <w:marBottom w:val="0"/>
      <w:divBdr>
        <w:top w:val="none" w:sz="0" w:space="0" w:color="auto"/>
        <w:left w:val="none" w:sz="0" w:space="0" w:color="auto"/>
        <w:bottom w:val="none" w:sz="0" w:space="0" w:color="auto"/>
        <w:right w:val="none" w:sz="0" w:space="0" w:color="auto"/>
      </w:divBdr>
    </w:div>
    <w:div w:id="847209442">
      <w:marLeft w:val="640"/>
      <w:marRight w:val="0"/>
      <w:marTop w:val="0"/>
      <w:marBottom w:val="0"/>
      <w:divBdr>
        <w:top w:val="none" w:sz="0" w:space="0" w:color="auto"/>
        <w:left w:val="none" w:sz="0" w:space="0" w:color="auto"/>
        <w:bottom w:val="none" w:sz="0" w:space="0" w:color="auto"/>
        <w:right w:val="none" w:sz="0" w:space="0" w:color="auto"/>
      </w:divBdr>
    </w:div>
    <w:div w:id="847252298">
      <w:marLeft w:val="640"/>
      <w:marRight w:val="0"/>
      <w:marTop w:val="0"/>
      <w:marBottom w:val="0"/>
      <w:divBdr>
        <w:top w:val="none" w:sz="0" w:space="0" w:color="auto"/>
        <w:left w:val="none" w:sz="0" w:space="0" w:color="auto"/>
        <w:bottom w:val="none" w:sz="0" w:space="0" w:color="auto"/>
        <w:right w:val="none" w:sz="0" w:space="0" w:color="auto"/>
      </w:divBdr>
    </w:div>
    <w:div w:id="847252698">
      <w:marLeft w:val="640"/>
      <w:marRight w:val="0"/>
      <w:marTop w:val="0"/>
      <w:marBottom w:val="0"/>
      <w:divBdr>
        <w:top w:val="none" w:sz="0" w:space="0" w:color="auto"/>
        <w:left w:val="none" w:sz="0" w:space="0" w:color="auto"/>
        <w:bottom w:val="none" w:sz="0" w:space="0" w:color="auto"/>
        <w:right w:val="none" w:sz="0" w:space="0" w:color="auto"/>
      </w:divBdr>
    </w:div>
    <w:div w:id="847257198">
      <w:marLeft w:val="640"/>
      <w:marRight w:val="0"/>
      <w:marTop w:val="0"/>
      <w:marBottom w:val="0"/>
      <w:divBdr>
        <w:top w:val="none" w:sz="0" w:space="0" w:color="auto"/>
        <w:left w:val="none" w:sz="0" w:space="0" w:color="auto"/>
        <w:bottom w:val="none" w:sz="0" w:space="0" w:color="auto"/>
        <w:right w:val="none" w:sz="0" w:space="0" w:color="auto"/>
      </w:divBdr>
    </w:div>
    <w:div w:id="847332047">
      <w:marLeft w:val="640"/>
      <w:marRight w:val="0"/>
      <w:marTop w:val="0"/>
      <w:marBottom w:val="0"/>
      <w:divBdr>
        <w:top w:val="none" w:sz="0" w:space="0" w:color="auto"/>
        <w:left w:val="none" w:sz="0" w:space="0" w:color="auto"/>
        <w:bottom w:val="none" w:sz="0" w:space="0" w:color="auto"/>
        <w:right w:val="none" w:sz="0" w:space="0" w:color="auto"/>
      </w:divBdr>
    </w:div>
    <w:div w:id="847403834">
      <w:marLeft w:val="640"/>
      <w:marRight w:val="0"/>
      <w:marTop w:val="0"/>
      <w:marBottom w:val="0"/>
      <w:divBdr>
        <w:top w:val="none" w:sz="0" w:space="0" w:color="auto"/>
        <w:left w:val="none" w:sz="0" w:space="0" w:color="auto"/>
        <w:bottom w:val="none" w:sz="0" w:space="0" w:color="auto"/>
        <w:right w:val="none" w:sz="0" w:space="0" w:color="auto"/>
      </w:divBdr>
    </w:div>
    <w:div w:id="847406621">
      <w:marLeft w:val="640"/>
      <w:marRight w:val="0"/>
      <w:marTop w:val="0"/>
      <w:marBottom w:val="0"/>
      <w:divBdr>
        <w:top w:val="none" w:sz="0" w:space="0" w:color="auto"/>
        <w:left w:val="none" w:sz="0" w:space="0" w:color="auto"/>
        <w:bottom w:val="none" w:sz="0" w:space="0" w:color="auto"/>
        <w:right w:val="none" w:sz="0" w:space="0" w:color="auto"/>
      </w:divBdr>
    </w:div>
    <w:div w:id="847408734">
      <w:marLeft w:val="480"/>
      <w:marRight w:val="0"/>
      <w:marTop w:val="0"/>
      <w:marBottom w:val="0"/>
      <w:divBdr>
        <w:top w:val="none" w:sz="0" w:space="0" w:color="auto"/>
        <w:left w:val="none" w:sz="0" w:space="0" w:color="auto"/>
        <w:bottom w:val="none" w:sz="0" w:space="0" w:color="auto"/>
        <w:right w:val="none" w:sz="0" w:space="0" w:color="auto"/>
      </w:divBdr>
    </w:div>
    <w:div w:id="847524063">
      <w:marLeft w:val="640"/>
      <w:marRight w:val="0"/>
      <w:marTop w:val="0"/>
      <w:marBottom w:val="0"/>
      <w:divBdr>
        <w:top w:val="none" w:sz="0" w:space="0" w:color="auto"/>
        <w:left w:val="none" w:sz="0" w:space="0" w:color="auto"/>
        <w:bottom w:val="none" w:sz="0" w:space="0" w:color="auto"/>
        <w:right w:val="none" w:sz="0" w:space="0" w:color="auto"/>
      </w:divBdr>
    </w:div>
    <w:div w:id="847601940">
      <w:marLeft w:val="640"/>
      <w:marRight w:val="0"/>
      <w:marTop w:val="0"/>
      <w:marBottom w:val="0"/>
      <w:divBdr>
        <w:top w:val="none" w:sz="0" w:space="0" w:color="auto"/>
        <w:left w:val="none" w:sz="0" w:space="0" w:color="auto"/>
        <w:bottom w:val="none" w:sz="0" w:space="0" w:color="auto"/>
        <w:right w:val="none" w:sz="0" w:space="0" w:color="auto"/>
      </w:divBdr>
    </w:div>
    <w:div w:id="847673098">
      <w:marLeft w:val="640"/>
      <w:marRight w:val="0"/>
      <w:marTop w:val="0"/>
      <w:marBottom w:val="0"/>
      <w:divBdr>
        <w:top w:val="none" w:sz="0" w:space="0" w:color="auto"/>
        <w:left w:val="none" w:sz="0" w:space="0" w:color="auto"/>
        <w:bottom w:val="none" w:sz="0" w:space="0" w:color="auto"/>
        <w:right w:val="none" w:sz="0" w:space="0" w:color="auto"/>
      </w:divBdr>
    </w:div>
    <w:div w:id="847674658">
      <w:marLeft w:val="640"/>
      <w:marRight w:val="0"/>
      <w:marTop w:val="0"/>
      <w:marBottom w:val="0"/>
      <w:divBdr>
        <w:top w:val="none" w:sz="0" w:space="0" w:color="auto"/>
        <w:left w:val="none" w:sz="0" w:space="0" w:color="auto"/>
        <w:bottom w:val="none" w:sz="0" w:space="0" w:color="auto"/>
        <w:right w:val="none" w:sz="0" w:space="0" w:color="auto"/>
      </w:divBdr>
    </w:div>
    <w:div w:id="847720636">
      <w:marLeft w:val="640"/>
      <w:marRight w:val="0"/>
      <w:marTop w:val="0"/>
      <w:marBottom w:val="0"/>
      <w:divBdr>
        <w:top w:val="none" w:sz="0" w:space="0" w:color="auto"/>
        <w:left w:val="none" w:sz="0" w:space="0" w:color="auto"/>
        <w:bottom w:val="none" w:sz="0" w:space="0" w:color="auto"/>
        <w:right w:val="none" w:sz="0" w:space="0" w:color="auto"/>
      </w:divBdr>
    </w:div>
    <w:div w:id="847721563">
      <w:marLeft w:val="640"/>
      <w:marRight w:val="0"/>
      <w:marTop w:val="0"/>
      <w:marBottom w:val="0"/>
      <w:divBdr>
        <w:top w:val="none" w:sz="0" w:space="0" w:color="auto"/>
        <w:left w:val="none" w:sz="0" w:space="0" w:color="auto"/>
        <w:bottom w:val="none" w:sz="0" w:space="0" w:color="auto"/>
        <w:right w:val="none" w:sz="0" w:space="0" w:color="auto"/>
      </w:divBdr>
    </w:div>
    <w:div w:id="847792973">
      <w:marLeft w:val="640"/>
      <w:marRight w:val="0"/>
      <w:marTop w:val="0"/>
      <w:marBottom w:val="0"/>
      <w:divBdr>
        <w:top w:val="none" w:sz="0" w:space="0" w:color="auto"/>
        <w:left w:val="none" w:sz="0" w:space="0" w:color="auto"/>
        <w:bottom w:val="none" w:sz="0" w:space="0" w:color="auto"/>
        <w:right w:val="none" w:sz="0" w:space="0" w:color="auto"/>
      </w:divBdr>
    </w:div>
    <w:div w:id="847865736">
      <w:marLeft w:val="640"/>
      <w:marRight w:val="0"/>
      <w:marTop w:val="0"/>
      <w:marBottom w:val="0"/>
      <w:divBdr>
        <w:top w:val="none" w:sz="0" w:space="0" w:color="auto"/>
        <w:left w:val="none" w:sz="0" w:space="0" w:color="auto"/>
        <w:bottom w:val="none" w:sz="0" w:space="0" w:color="auto"/>
        <w:right w:val="none" w:sz="0" w:space="0" w:color="auto"/>
      </w:divBdr>
    </w:div>
    <w:div w:id="847868209">
      <w:marLeft w:val="640"/>
      <w:marRight w:val="0"/>
      <w:marTop w:val="0"/>
      <w:marBottom w:val="0"/>
      <w:divBdr>
        <w:top w:val="none" w:sz="0" w:space="0" w:color="auto"/>
        <w:left w:val="none" w:sz="0" w:space="0" w:color="auto"/>
        <w:bottom w:val="none" w:sz="0" w:space="0" w:color="auto"/>
        <w:right w:val="none" w:sz="0" w:space="0" w:color="auto"/>
      </w:divBdr>
    </w:div>
    <w:div w:id="847982835">
      <w:marLeft w:val="640"/>
      <w:marRight w:val="0"/>
      <w:marTop w:val="0"/>
      <w:marBottom w:val="0"/>
      <w:divBdr>
        <w:top w:val="none" w:sz="0" w:space="0" w:color="auto"/>
        <w:left w:val="none" w:sz="0" w:space="0" w:color="auto"/>
        <w:bottom w:val="none" w:sz="0" w:space="0" w:color="auto"/>
        <w:right w:val="none" w:sz="0" w:space="0" w:color="auto"/>
      </w:divBdr>
    </w:div>
    <w:div w:id="847982899">
      <w:marLeft w:val="640"/>
      <w:marRight w:val="0"/>
      <w:marTop w:val="0"/>
      <w:marBottom w:val="0"/>
      <w:divBdr>
        <w:top w:val="none" w:sz="0" w:space="0" w:color="auto"/>
        <w:left w:val="none" w:sz="0" w:space="0" w:color="auto"/>
        <w:bottom w:val="none" w:sz="0" w:space="0" w:color="auto"/>
        <w:right w:val="none" w:sz="0" w:space="0" w:color="auto"/>
      </w:divBdr>
    </w:div>
    <w:div w:id="847985191">
      <w:marLeft w:val="640"/>
      <w:marRight w:val="0"/>
      <w:marTop w:val="0"/>
      <w:marBottom w:val="0"/>
      <w:divBdr>
        <w:top w:val="none" w:sz="0" w:space="0" w:color="auto"/>
        <w:left w:val="none" w:sz="0" w:space="0" w:color="auto"/>
        <w:bottom w:val="none" w:sz="0" w:space="0" w:color="auto"/>
        <w:right w:val="none" w:sz="0" w:space="0" w:color="auto"/>
      </w:divBdr>
    </w:div>
    <w:div w:id="848104824">
      <w:marLeft w:val="640"/>
      <w:marRight w:val="0"/>
      <w:marTop w:val="0"/>
      <w:marBottom w:val="0"/>
      <w:divBdr>
        <w:top w:val="none" w:sz="0" w:space="0" w:color="auto"/>
        <w:left w:val="none" w:sz="0" w:space="0" w:color="auto"/>
        <w:bottom w:val="none" w:sz="0" w:space="0" w:color="auto"/>
        <w:right w:val="none" w:sz="0" w:space="0" w:color="auto"/>
      </w:divBdr>
    </w:div>
    <w:div w:id="848107439">
      <w:marLeft w:val="640"/>
      <w:marRight w:val="0"/>
      <w:marTop w:val="0"/>
      <w:marBottom w:val="0"/>
      <w:divBdr>
        <w:top w:val="none" w:sz="0" w:space="0" w:color="auto"/>
        <w:left w:val="none" w:sz="0" w:space="0" w:color="auto"/>
        <w:bottom w:val="none" w:sz="0" w:space="0" w:color="auto"/>
        <w:right w:val="none" w:sz="0" w:space="0" w:color="auto"/>
      </w:divBdr>
    </w:div>
    <w:div w:id="848175731">
      <w:marLeft w:val="480"/>
      <w:marRight w:val="0"/>
      <w:marTop w:val="0"/>
      <w:marBottom w:val="0"/>
      <w:divBdr>
        <w:top w:val="none" w:sz="0" w:space="0" w:color="auto"/>
        <w:left w:val="none" w:sz="0" w:space="0" w:color="auto"/>
        <w:bottom w:val="none" w:sz="0" w:space="0" w:color="auto"/>
        <w:right w:val="none" w:sz="0" w:space="0" w:color="auto"/>
      </w:divBdr>
    </w:div>
    <w:div w:id="848249512">
      <w:marLeft w:val="640"/>
      <w:marRight w:val="0"/>
      <w:marTop w:val="0"/>
      <w:marBottom w:val="0"/>
      <w:divBdr>
        <w:top w:val="none" w:sz="0" w:space="0" w:color="auto"/>
        <w:left w:val="none" w:sz="0" w:space="0" w:color="auto"/>
        <w:bottom w:val="none" w:sz="0" w:space="0" w:color="auto"/>
        <w:right w:val="none" w:sz="0" w:space="0" w:color="auto"/>
      </w:divBdr>
    </w:div>
    <w:div w:id="848257372">
      <w:marLeft w:val="640"/>
      <w:marRight w:val="0"/>
      <w:marTop w:val="0"/>
      <w:marBottom w:val="0"/>
      <w:divBdr>
        <w:top w:val="none" w:sz="0" w:space="0" w:color="auto"/>
        <w:left w:val="none" w:sz="0" w:space="0" w:color="auto"/>
        <w:bottom w:val="none" w:sz="0" w:space="0" w:color="auto"/>
        <w:right w:val="none" w:sz="0" w:space="0" w:color="auto"/>
      </w:divBdr>
    </w:div>
    <w:div w:id="848325145">
      <w:marLeft w:val="640"/>
      <w:marRight w:val="0"/>
      <w:marTop w:val="0"/>
      <w:marBottom w:val="0"/>
      <w:divBdr>
        <w:top w:val="none" w:sz="0" w:space="0" w:color="auto"/>
        <w:left w:val="none" w:sz="0" w:space="0" w:color="auto"/>
        <w:bottom w:val="none" w:sz="0" w:space="0" w:color="auto"/>
        <w:right w:val="none" w:sz="0" w:space="0" w:color="auto"/>
      </w:divBdr>
    </w:div>
    <w:div w:id="848329753">
      <w:marLeft w:val="640"/>
      <w:marRight w:val="0"/>
      <w:marTop w:val="0"/>
      <w:marBottom w:val="0"/>
      <w:divBdr>
        <w:top w:val="none" w:sz="0" w:space="0" w:color="auto"/>
        <w:left w:val="none" w:sz="0" w:space="0" w:color="auto"/>
        <w:bottom w:val="none" w:sz="0" w:space="0" w:color="auto"/>
        <w:right w:val="none" w:sz="0" w:space="0" w:color="auto"/>
      </w:divBdr>
    </w:div>
    <w:div w:id="848495037">
      <w:marLeft w:val="640"/>
      <w:marRight w:val="0"/>
      <w:marTop w:val="0"/>
      <w:marBottom w:val="0"/>
      <w:divBdr>
        <w:top w:val="none" w:sz="0" w:space="0" w:color="auto"/>
        <w:left w:val="none" w:sz="0" w:space="0" w:color="auto"/>
        <w:bottom w:val="none" w:sz="0" w:space="0" w:color="auto"/>
        <w:right w:val="none" w:sz="0" w:space="0" w:color="auto"/>
      </w:divBdr>
    </w:div>
    <w:div w:id="848713679">
      <w:marLeft w:val="640"/>
      <w:marRight w:val="0"/>
      <w:marTop w:val="0"/>
      <w:marBottom w:val="0"/>
      <w:divBdr>
        <w:top w:val="none" w:sz="0" w:space="0" w:color="auto"/>
        <w:left w:val="none" w:sz="0" w:space="0" w:color="auto"/>
        <w:bottom w:val="none" w:sz="0" w:space="0" w:color="auto"/>
        <w:right w:val="none" w:sz="0" w:space="0" w:color="auto"/>
      </w:divBdr>
    </w:div>
    <w:div w:id="848715841">
      <w:marLeft w:val="640"/>
      <w:marRight w:val="0"/>
      <w:marTop w:val="0"/>
      <w:marBottom w:val="0"/>
      <w:divBdr>
        <w:top w:val="none" w:sz="0" w:space="0" w:color="auto"/>
        <w:left w:val="none" w:sz="0" w:space="0" w:color="auto"/>
        <w:bottom w:val="none" w:sz="0" w:space="0" w:color="auto"/>
        <w:right w:val="none" w:sz="0" w:space="0" w:color="auto"/>
      </w:divBdr>
    </w:div>
    <w:div w:id="848763348">
      <w:marLeft w:val="640"/>
      <w:marRight w:val="0"/>
      <w:marTop w:val="0"/>
      <w:marBottom w:val="0"/>
      <w:divBdr>
        <w:top w:val="none" w:sz="0" w:space="0" w:color="auto"/>
        <w:left w:val="none" w:sz="0" w:space="0" w:color="auto"/>
        <w:bottom w:val="none" w:sz="0" w:space="0" w:color="auto"/>
        <w:right w:val="none" w:sz="0" w:space="0" w:color="auto"/>
      </w:divBdr>
    </w:div>
    <w:div w:id="848838050">
      <w:marLeft w:val="640"/>
      <w:marRight w:val="0"/>
      <w:marTop w:val="0"/>
      <w:marBottom w:val="0"/>
      <w:divBdr>
        <w:top w:val="none" w:sz="0" w:space="0" w:color="auto"/>
        <w:left w:val="none" w:sz="0" w:space="0" w:color="auto"/>
        <w:bottom w:val="none" w:sz="0" w:space="0" w:color="auto"/>
        <w:right w:val="none" w:sz="0" w:space="0" w:color="auto"/>
      </w:divBdr>
    </w:div>
    <w:div w:id="848908834">
      <w:marLeft w:val="640"/>
      <w:marRight w:val="0"/>
      <w:marTop w:val="0"/>
      <w:marBottom w:val="0"/>
      <w:divBdr>
        <w:top w:val="none" w:sz="0" w:space="0" w:color="auto"/>
        <w:left w:val="none" w:sz="0" w:space="0" w:color="auto"/>
        <w:bottom w:val="none" w:sz="0" w:space="0" w:color="auto"/>
        <w:right w:val="none" w:sz="0" w:space="0" w:color="auto"/>
      </w:divBdr>
    </w:div>
    <w:div w:id="848909580">
      <w:marLeft w:val="640"/>
      <w:marRight w:val="0"/>
      <w:marTop w:val="0"/>
      <w:marBottom w:val="0"/>
      <w:divBdr>
        <w:top w:val="none" w:sz="0" w:space="0" w:color="auto"/>
        <w:left w:val="none" w:sz="0" w:space="0" w:color="auto"/>
        <w:bottom w:val="none" w:sz="0" w:space="0" w:color="auto"/>
        <w:right w:val="none" w:sz="0" w:space="0" w:color="auto"/>
      </w:divBdr>
    </w:div>
    <w:div w:id="848982898">
      <w:marLeft w:val="640"/>
      <w:marRight w:val="0"/>
      <w:marTop w:val="0"/>
      <w:marBottom w:val="0"/>
      <w:divBdr>
        <w:top w:val="none" w:sz="0" w:space="0" w:color="auto"/>
        <w:left w:val="none" w:sz="0" w:space="0" w:color="auto"/>
        <w:bottom w:val="none" w:sz="0" w:space="0" w:color="auto"/>
        <w:right w:val="none" w:sz="0" w:space="0" w:color="auto"/>
      </w:divBdr>
    </w:div>
    <w:div w:id="849103170">
      <w:marLeft w:val="640"/>
      <w:marRight w:val="0"/>
      <w:marTop w:val="0"/>
      <w:marBottom w:val="0"/>
      <w:divBdr>
        <w:top w:val="none" w:sz="0" w:space="0" w:color="auto"/>
        <w:left w:val="none" w:sz="0" w:space="0" w:color="auto"/>
        <w:bottom w:val="none" w:sz="0" w:space="0" w:color="auto"/>
        <w:right w:val="none" w:sz="0" w:space="0" w:color="auto"/>
      </w:divBdr>
    </w:div>
    <w:div w:id="849491601">
      <w:marLeft w:val="640"/>
      <w:marRight w:val="0"/>
      <w:marTop w:val="0"/>
      <w:marBottom w:val="0"/>
      <w:divBdr>
        <w:top w:val="none" w:sz="0" w:space="0" w:color="auto"/>
        <w:left w:val="none" w:sz="0" w:space="0" w:color="auto"/>
        <w:bottom w:val="none" w:sz="0" w:space="0" w:color="auto"/>
        <w:right w:val="none" w:sz="0" w:space="0" w:color="auto"/>
      </w:divBdr>
    </w:div>
    <w:div w:id="849491989">
      <w:marLeft w:val="640"/>
      <w:marRight w:val="0"/>
      <w:marTop w:val="0"/>
      <w:marBottom w:val="0"/>
      <w:divBdr>
        <w:top w:val="none" w:sz="0" w:space="0" w:color="auto"/>
        <w:left w:val="none" w:sz="0" w:space="0" w:color="auto"/>
        <w:bottom w:val="none" w:sz="0" w:space="0" w:color="auto"/>
        <w:right w:val="none" w:sz="0" w:space="0" w:color="auto"/>
      </w:divBdr>
    </w:div>
    <w:div w:id="849492378">
      <w:marLeft w:val="640"/>
      <w:marRight w:val="0"/>
      <w:marTop w:val="0"/>
      <w:marBottom w:val="0"/>
      <w:divBdr>
        <w:top w:val="none" w:sz="0" w:space="0" w:color="auto"/>
        <w:left w:val="none" w:sz="0" w:space="0" w:color="auto"/>
        <w:bottom w:val="none" w:sz="0" w:space="0" w:color="auto"/>
        <w:right w:val="none" w:sz="0" w:space="0" w:color="auto"/>
      </w:divBdr>
    </w:div>
    <w:div w:id="849493476">
      <w:marLeft w:val="640"/>
      <w:marRight w:val="0"/>
      <w:marTop w:val="0"/>
      <w:marBottom w:val="0"/>
      <w:divBdr>
        <w:top w:val="none" w:sz="0" w:space="0" w:color="auto"/>
        <w:left w:val="none" w:sz="0" w:space="0" w:color="auto"/>
        <w:bottom w:val="none" w:sz="0" w:space="0" w:color="auto"/>
        <w:right w:val="none" w:sz="0" w:space="0" w:color="auto"/>
      </w:divBdr>
    </w:div>
    <w:div w:id="849567516">
      <w:marLeft w:val="640"/>
      <w:marRight w:val="0"/>
      <w:marTop w:val="0"/>
      <w:marBottom w:val="0"/>
      <w:divBdr>
        <w:top w:val="none" w:sz="0" w:space="0" w:color="auto"/>
        <w:left w:val="none" w:sz="0" w:space="0" w:color="auto"/>
        <w:bottom w:val="none" w:sz="0" w:space="0" w:color="auto"/>
        <w:right w:val="none" w:sz="0" w:space="0" w:color="auto"/>
      </w:divBdr>
    </w:div>
    <w:div w:id="849568824">
      <w:marLeft w:val="640"/>
      <w:marRight w:val="0"/>
      <w:marTop w:val="0"/>
      <w:marBottom w:val="0"/>
      <w:divBdr>
        <w:top w:val="none" w:sz="0" w:space="0" w:color="auto"/>
        <w:left w:val="none" w:sz="0" w:space="0" w:color="auto"/>
        <w:bottom w:val="none" w:sz="0" w:space="0" w:color="auto"/>
        <w:right w:val="none" w:sz="0" w:space="0" w:color="auto"/>
      </w:divBdr>
    </w:div>
    <w:div w:id="849685083">
      <w:marLeft w:val="640"/>
      <w:marRight w:val="0"/>
      <w:marTop w:val="0"/>
      <w:marBottom w:val="0"/>
      <w:divBdr>
        <w:top w:val="none" w:sz="0" w:space="0" w:color="auto"/>
        <w:left w:val="none" w:sz="0" w:space="0" w:color="auto"/>
        <w:bottom w:val="none" w:sz="0" w:space="0" w:color="auto"/>
        <w:right w:val="none" w:sz="0" w:space="0" w:color="auto"/>
      </w:divBdr>
    </w:div>
    <w:div w:id="849757215">
      <w:marLeft w:val="640"/>
      <w:marRight w:val="0"/>
      <w:marTop w:val="0"/>
      <w:marBottom w:val="0"/>
      <w:divBdr>
        <w:top w:val="none" w:sz="0" w:space="0" w:color="auto"/>
        <w:left w:val="none" w:sz="0" w:space="0" w:color="auto"/>
        <w:bottom w:val="none" w:sz="0" w:space="0" w:color="auto"/>
        <w:right w:val="none" w:sz="0" w:space="0" w:color="auto"/>
      </w:divBdr>
    </w:div>
    <w:div w:id="849760670">
      <w:marLeft w:val="640"/>
      <w:marRight w:val="0"/>
      <w:marTop w:val="0"/>
      <w:marBottom w:val="0"/>
      <w:divBdr>
        <w:top w:val="none" w:sz="0" w:space="0" w:color="auto"/>
        <w:left w:val="none" w:sz="0" w:space="0" w:color="auto"/>
        <w:bottom w:val="none" w:sz="0" w:space="0" w:color="auto"/>
        <w:right w:val="none" w:sz="0" w:space="0" w:color="auto"/>
      </w:divBdr>
    </w:div>
    <w:div w:id="849830544">
      <w:marLeft w:val="640"/>
      <w:marRight w:val="0"/>
      <w:marTop w:val="0"/>
      <w:marBottom w:val="0"/>
      <w:divBdr>
        <w:top w:val="none" w:sz="0" w:space="0" w:color="auto"/>
        <w:left w:val="none" w:sz="0" w:space="0" w:color="auto"/>
        <w:bottom w:val="none" w:sz="0" w:space="0" w:color="auto"/>
        <w:right w:val="none" w:sz="0" w:space="0" w:color="auto"/>
      </w:divBdr>
    </w:div>
    <w:div w:id="849872475">
      <w:marLeft w:val="640"/>
      <w:marRight w:val="0"/>
      <w:marTop w:val="0"/>
      <w:marBottom w:val="0"/>
      <w:divBdr>
        <w:top w:val="none" w:sz="0" w:space="0" w:color="auto"/>
        <w:left w:val="none" w:sz="0" w:space="0" w:color="auto"/>
        <w:bottom w:val="none" w:sz="0" w:space="0" w:color="auto"/>
        <w:right w:val="none" w:sz="0" w:space="0" w:color="auto"/>
      </w:divBdr>
    </w:div>
    <w:div w:id="849875476">
      <w:marLeft w:val="640"/>
      <w:marRight w:val="0"/>
      <w:marTop w:val="0"/>
      <w:marBottom w:val="0"/>
      <w:divBdr>
        <w:top w:val="none" w:sz="0" w:space="0" w:color="auto"/>
        <w:left w:val="none" w:sz="0" w:space="0" w:color="auto"/>
        <w:bottom w:val="none" w:sz="0" w:space="0" w:color="auto"/>
        <w:right w:val="none" w:sz="0" w:space="0" w:color="auto"/>
      </w:divBdr>
    </w:div>
    <w:div w:id="849876428">
      <w:marLeft w:val="640"/>
      <w:marRight w:val="0"/>
      <w:marTop w:val="0"/>
      <w:marBottom w:val="0"/>
      <w:divBdr>
        <w:top w:val="none" w:sz="0" w:space="0" w:color="auto"/>
        <w:left w:val="none" w:sz="0" w:space="0" w:color="auto"/>
        <w:bottom w:val="none" w:sz="0" w:space="0" w:color="auto"/>
        <w:right w:val="none" w:sz="0" w:space="0" w:color="auto"/>
      </w:divBdr>
    </w:div>
    <w:div w:id="849952734">
      <w:marLeft w:val="640"/>
      <w:marRight w:val="0"/>
      <w:marTop w:val="0"/>
      <w:marBottom w:val="0"/>
      <w:divBdr>
        <w:top w:val="none" w:sz="0" w:space="0" w:color="auto"/>
        <w:left w:val="none" w:sz="0" w:space="0" w:color="auto"/>
        <w:bottom w:val="none" w:sz="0" w:space="0" w:color="auto"/>
        <w:right w:val="none" w:sz="0" w:space="0" w:color="auto"/>
      </w:divBdr>
    </w:div>
    <w:div w:id="849955262">
      <w:marLeft w:val="640"/>
      <w:marRight w:val="0"/>
      <w:marTop w:val="0"/>
      <w:marBottom w:val="0"/>
      <w:divBdr>
        <w:top w:val="none" w:sz="0" w:space="0" w:color="auto"/>
        <w:left w:val="none" w:sz="0" w:space="0" w:color="auto"/>
        <w:bottom w:val="none" w:sz="0" w:space="0" w:color="auto"/>
        <w:right w:val="none" w:sz="0" w:space="0" w:color="auto"/>
      </w:divBdr>
    </w:div>
    <w:div w:id="850144136">
      <w:marLeft w:val="640"/>
      <w:marRight w:val="0"/>
      <w:marTop w:val="0"/>
      <w:marBottom w:val="0"/>
      <w:divBdr>
        <w:top w:val="none" w:sz="0" w:space="0" w:color="auto"/>
        <w:left w:val="none" w:sz="0" w:space="0" w:color="auto"/>
        <w:bottom w:val="none" w:sz="0" w:space="0" w:color="auto"/>
        <w:right w:val="none" w:sz="0" w:space="0" w:color="auto"/>
      </w:divBdr>
    </w:div>
    <w:div w:id="850222869">
      <w:marLeft w:val="640"/>
      <w:marRight w:val="0"/>
      <w:marTop w:val="0"/>
      <w:marBottom w:val="0"/>
      <w:divBdr>
        <w:top w:val="none" w:sz="0" w:space="0" w:color="auto"/>
        <w:left w:val="none" w:sz="0" w:space="0" w:color="auto"/>
        <w:bottom w:val="none" w:sz="0" w:space="0" w:color="auto"/>
        <w:right w:val="none" w:sz="0" w:space="0" w:color="auto"/>
      </w:divBdr>
    </w:div>
    <w:div w:id="850291432">
      <w:marLeft w:val="640"/>
      <w:marRight w:val="0"/>
      <w:marTop w:val="0"/>
      <w:marBottom w:val="0"/>
      <w:divBdr>
        <w:top w:val="none" w:sz="0" w:space="0" w:color="auto"/>
        <w:left w:val="none" w:sz="0" w:space="0" w:color="auto"/>
        <w:bottom w:val="none" w:sz="0" w:space="0" w:color="auto"/>
        <w:right w:val="none" w:sz="0" w:space="0" w:color="auto"/>
      </w:divBdr>
    </w:div>
    <w:div w:id="850414657">
      <w:marLeft w:val="640"/>
      <w:marRight w:val="0"/>
      <w:marTop w:val="0"/>
      <w:marBottom w:val="0"/>
      <w:divBdr>
        <w:top w:val="none" w:sz="0" w:space="0" w:color="auto"/>
        <w:left w:val="none" w:sz="0" w:space="0" w:color="auto"/>
        <w:bottom w:val="none" w:sz="0" w:space="0" w:color="auto"/>
        <w:right w:val="none" w:sz="0" w:space="0" w:color="auto"/>
      </w:divBdr>
    </w:div>
    <w:div w:id="850683372">
      <w:marLeft w:val="640"/>
      <w:marRight w:val="0"/>
      <w:marTop w:val="0"/>
      <w:marBottom w:val="0"/>
      <w:divBdr>
        <w:top w:val="none" w:sz="0" w:space="0" w:color="auto"/>
        <w:left w:val="none" w:sz="0" w:space="0" w:color="auto"/>
        <w:bottom w:val="none" w:sz="0" w:space="0" w:color="auto"/>
        <w:right w:val="none" w:sz="0" w:space="0" w:color="auto"/>
      </w:divBdr>
    </w:div>
    <w:div w:id="850753315">
      <w:marLeft w:val="640"/>
      <w:marRight w:val="0"/>
      <w:marTop w:val="0"/>
      <w:marBottom w:val="0"/>
      <w:divBdr>
        <w:top w:val="none" w:sz="0" w:space="0" w:color="auto"/>
        <w:left w:val="none" w:sz="0" w:space="0" w:color="auto"/>
        <w:bottom w:val="none" w:sz="0" w:space="0" w:color="auto"/>
        <w:right w:val="none" w:sz="0" w:space="0" w:color="auto"/>
      </w:divBdr>
    </w:div>
    <w:div w:id="850802712">
      <w:marLeft w:val="640"/>
      <w:marRight w:val="0"/>
      <w:marTop w:val="0"/>
      <w:marBottom w:val="0"/>
      <w:divBdr>
        <w:top w:val="none" w:sz="0" w:space="0" w:color="auto"/>
        <w:left w:val="none" w:sz="0" w:space="0" w:color="auto"/>
        <w:bottom w:val="none" w:sz="0" w:space="0" w:color="auto"/>
        <w:right w:val="none" w:sz="0" w:space="0" w:color="auto"/>
      </w:divBdr>
    </w:div>
    <w:div w:id="850871977">
      <w:marLeft w:val="640"/>
      <w:marRight w:val="0"/>
      <w:marTop w:val="0"/>
      <w:marBottom w:val="0"/>
      <w:divBdr>
        <w:top w:val="none" w:sz="0" w:space="0" w:color="auto"/>
        <w:left w:val="none" w:sz="0" w:space="0" w:color="auto"/>
        <w:bottom w:val="none" w:sz="0" w:space="0" w:color="auto"/>
        <w:right w:val="none" w:sz="0" w:space="0" w:color="auto"/>
      </w:divBdr>
    </w:div>
    <w:div w:id="850919453">
      <w:marLeft w:val="640"/>
      <w:marRight w:val="0"/>
      <w:marTop w:val="0"/>
      <w:marBottom w:val="0"/>
      <w:divBdr>
        <w:top w:val="none" w:sz="0" w:space="0" w:color="auto"/>
        <w:left w:val="none" w:sz="0" w:space="0" w:color="auto"/>
        <w:bottom w:val="none" w:sz="0" w:space="0" w:color="auto"/>
        <w:right w:val="none" w:sz="0" w:space="0" w:color="auto"/>
      </w:divBdr>
    </w:div>
    <w:div w:id="850947033">
      <w:marLeft w:val="640"/>
      <w:marRight w:val="0"/>
      <w:marTop w:val="0"/>
      <w:marBottom w:val="0"/>
      <w:divBdr>
        <w:top w:val="none" w:sz="0" w:space="0" w:color="auto"/>
        <w:left w:val="none" w:sz="0" w:space="0" w:color="auto"/>
        <w:bottom w:val="none" w:sz="0" w:space="0" w:color="auto"/>
        <w:right w:val="none" w:sz="0" w:space="0" w:color="auto"/>
      </w:divBdr>
    </w:div>
    <w:div w:id="850998176">
      <w:marLeft w:val="640"/>
      <w:marRight w:val="0"/>
      <w:marTop w:val="0"/>
      <w:marBottom w:val="0"/>
      <w:divBdr>
        <w:top w:val="none" w:sz="0" w:space="0" w:color="auto"/>
        <w:left w:val="none" w:sz="0" w:space="0" w:color="auto"/>
        <w:bottom w:val="none" w:sz="0" w:space="0" w:color="auto"/>
        <w:right w:val="none" w:sz="0" w:space="0" w:color="auto"/>
      </w:divBdr>
    </w:div>
    <w:div w:id="851066108">
      <w:marLeft w:val="640"/>
      <w:marRight w:val="0"/>
      <w:marTop w:val="0"/>
      <w:marBottom w:val="0"/>
      <w:divBdr>
        <w:top w:val="none" w:sz="0" w:space="0" w:color="auto"/>
        <w:left w:val="none" w:sz="0" w:space="0" w:color="auto"/>
        <w:bottom w:val="none" w:sz="0" w:space="0" w:color="auto"/>
        <w:right w:val="none" w:sz="0" w:space="0" w:color="auto"/>
      </w:divBdr>
    </w:div>
    <w:div w:id="851188559">
      <w:marLeft w:val="640"/>
      <w:marRight w:val="0"/>
      <w:marTop w:val="0"/>
      <w:marBottom w:val="0"/>
      <w:divBdr>
        <w:top w:val="none" w:sz="0" w:space="0" w:color="auto"/>
        <w:left w:val="none" w:sz="0" w:space="0" w:color="auto"/>
        <w:bottom w:val="none" w:sz="0" w:space="0" w:color="auto"/>
        <w:right w:val="none" w:sz="0" w:space="0" w:color="auto"/>
      </w:divBdr>
    </w:div>
    <w:div w:id="851190633">
      <w:marLeft w:val="640"/>
      <w:marRight w:val="0"/>
      <w:marTop w:val="0"/>
      <w:marBottom w:val="0"/>
      <w:divBdr>
        <w:top w:val="none" w:sz="0" w:space="0" w:color="auto"/>
        <w:left w:val="none" w:sz="0" w:space="0" w:color="auto"/>
        <w:bottom w:val="none" w:sz="0" w:space="0" w:color="auto"/>
        <w:right w:val="none" w:sz="0" w:space="0" w:color="auto"/>
      </w:divBdr>
    </w:div>
    <w:div w:id="851265546">
      <w:marLeft w:val="640"/>
      <w:marRight w:val="0"/>
      <w:marTop w:val="0"/>
      <w:marBottom w:val="0"/>
      <w:divBdr>
        <w:top w:val="none" w:sz="0" w:space="0" w:color="auto"/>
        <w:left w:val="none" w:sz="0" w:space="0" w:color="auto"/>
        <w:bottom w:val="none" w:sz="0" w:space="0" w:color="auto"/>
        <w:right w:val="none" w:sz="0" w:space="0" w:color="auto"/>
      </w:divBdr>
    </w:div>
    <w:div w:id="851342109">
      <w:marLeft w:val="640"/>
      <w:marRight w:val="0"/>
      <w:marTop w:val="0"/>
      <w:marBottom w:val="0"/>
      <w:divBdr>
        <w:top w:val="none" w:sz="0" w:space="0" w:color="auto"/>
        <w:left w:val="none" w:sz="0" w:space="0" w:color="auto"/>
        <w:bottom w:val="none" w:sz="0" w:space="0" w:color="auto"/>
        <w:right w:val="none" w:sz="0" w:space="0" w:color="auto"/>
      </w:divBdr>
    </w:div>
    <w:div w:id="851379667">
      <w:marLeft w:val="640"/>
      <w:marRight w:val="0"/>
      <w:marTop w:val="0"/>
      <w:marBottom w:val="0"/>
      <w:divBdr>
        <w:top w:val="none" w:sz="0" w:space="0" w:color="auto"/>
        <w:left w:val="none" w:sz="0" w:space="0" w:color="auto"/>
        <w:bottom w:val="none" w:sz="0" w:space="0" w:color="auto"/>
        <w:right w:val="none" w:sz="0" w:space="0" w:color="auto"/>
      </w:divBdr>
    </w:div>
    <w:div w:id="851645310">
      <w:marLeft w:val="640"/>
      <w:marRight w:val="0"/>
      <w:marTop w:val="0"/>
      <w:marBottom w:val="0"/>
      <w:divBdr>
        <w:top w:val="none" w:sz="0" w:space="0" w:color="auto"/>
        <w:left w:val="none" w:sz="0" w:space="0" w:color="auto"/>
        <w:bottom w:val="none" w:sz="0" w:space="0" w:color="auto"/>
        <w:right w:val="none" w:sz="0" w:space="0" w:color="auto"/>
      </w:divBdr>
    </w:div>
    <w:div w:id="851795474">
      <w:marLeft w:val="640"/>
      <w:marRight w:val="0"/>
      <w:marTop w:val="0"/>
      <w:marBottom w:val="0"/>
      <w:divBdr>
        <w:top w:val="none" w:sz="0" w:space="0" w:color="auto"/>
        <w:left w:val="none" w:sz="0" w:space="0" w:color="auto"/>
        <w:bottom w:val="none" w:sz="0" w:space="0" w:color="auto"/>
        <w:right w:val="none" w:sz="0" w:space="0" w:color="auto"/>
      </w:divBdr>
    </w:div>
    <w:div w:id="851803721">
      <w:marLeft w:val="640"/>
      <w:marRight w:val="0"/>
      <w:marTop w:val="0"/>
      <w:marBottom w:val="0"/>
      <w:divBdr>
        <w:top w:val="none" w:sz="0" w:space="0" w:color="auto"/>
        <w:left w:val="none" w:sz="0" w:space="0" w:color="auto"/>
        <w:bottom w:val="none" w:sz="0" w:space="0" w:color="auto"/>
        <w:right w:val="none" w:sz="0" w:space="0" w:color="auto"/>
      </w:divBdr>
    </w:div>
    <w:div w:id="851803806">
      <w:marLeft w:val="640"/>
      <w:marRight w:val="0"/>
      <w:marTop w:val="0"/>
      <w:marBottom w:val="0"/>
      <w:divBdr>
        <w:top w:val="none" w:sz="0" w:space="0" w:color="auto"/>
        <w:left w:val="none" w:sz="0" w:space="0" w:color="auto"/>
        <w:bottom w:val="none" w:sz="0" w:space="0" w:color="auto"/>
        <w:right w:val="none" w:sz="0" w:space="0" w:color="auto"/>
      </w:divBdr>
    </w:div>
    <w:div w:id="851844470">
      <w:marLeft w:val="640"/>
      <w:marRight w:val="0"/>
      <w:marTop w:val="0"/>
      <w:marBottom w:val="0"/>
      <w:divBdr>
        <w:top w:val="none" w:sz="0" w:space="0" w:color="auto"/>
        <w:left w:val="none" w:sz="0" w:space="0" w:color="auto"/>
        <w:bottom w:val="none" w:sz="0" w:space="0" w:color="auto"/>
        <w:right w:val="none" w:sz="0" w:space="0" w:color="auto"/>
      </w:divBdr>
    </w:div>
    <w:div w:id="851916314">
      <w:marLeft w:val="640"/>
      <w:marRight w:val="0"/>
      <w:marTop w:val="0"/>
      <w:marBottom w:val="0"/>
      <w:divBdr>
        <w:top w:val="none" w:sz="0" w:space="0" w:color="auto"/>
        <w:left w:val="none" w:sz="0" w:space="0" w:color="auto"/>
        <w:bottom w:val="none" w:sz="0" w:space="0" w:color="auto"/>
        <w:right w:val="none" w:sz="0" w:space="0" w:color="auto"/>
      </w:divBdr>
    </w:div>
    <w:div w:id="851994974">
      <w:marLeft w:val="640"/>
      <w:marRight w:val="0"/>
      <w:marTop w:val="0"/>
      <w:marBottom w:val="0"/>
      <w:divBdr>
        <w:top w:val="none" w:sz="0" w:space="0" w:color="auto"/>
        <w:left w:val="none" w:sz="0" w:space="0" w:color="auto"/>
        <w:bottom w:val="none" w:sz="0" w:space="0" w:color="auto"/>
        <w:right w:val="none" w:sz="0" w:space="0" w:color="auto"/>
      </w:divBdr>
    </w:div>
    <w:div w:id="851995804">
      <w:marLeft w:val="640"/>
      <w:marRight w:val="0"/>
      <w:marTop w:val="0"/>
      <w:marBottom w:val="0"/>
      <w:divBdr>
        <w:top w:val="none" w:sz="0" w:space="0" w:color="auto"/>
        <w:left w:val="none" w:sz="0" w:space="0" w:color="auto"/>
        <w:bottom w:val="none" w:sz="0" w:space="0" w:color="auto"/>
        <w:right w:val="none" w:sz="0" w:space="0" w:color="auto"/>
      </w:divBdr>
    </w:div>
    <w:div w:id="852107991">
      <w:marLeft w:val="640"/>
      <w:marRight w:val="0"/>
      <w:marTop w:val="0"/>
      <w:marBottom w:val="0"/>
      <w:divBdr>
        <w:top w:val="none" w:sz="0" w:space="0" w:color="auto"/>
        <w:left w:val="none" w:sz="0" w:space="0" w:color="auto"/>
        <w:bottom w:val="none" w:sz="0" w:space="0" w:color="auto"/>
        <w:right w:val="none" w:sz="0" w:space="0" w:color="auto"/>
      </w:divBdr>
    </w:div>
    <w:div w:id="852114076">
      <w:marLeft w:val="640"/>
      <w:marRight w:val="0"/>
      <w:marTop w:val="0"/>
      <w:marBottom w:val="0"/>
      <w:divBdr>
        <w:top w:val="none" w:sz="0" w:space="0" w:color="auto"/>
        <w:left w:val="none" w:sz="0" w:space="0" w:color="auto"/>
        <w:bottom w:val="none" w:sz="0" w:space="0" w:color="auto"/>
        <w:right w:val="none" w:sz="0" w:space="0" w:color="auto"/>
      </w:divBdr>
    </w:div>
    <w:div w:id="852261993">
      <w:marLeft w:val="640"/>
      <w:marRight w:val="0"/>
      <w:marTop w:val="0"/>
      <w:marBottom w:val="0"/>
      <w:divBdr>
        <w:top w:val="none" w:sz="0" w:space="0" w:color="auto"/>
        <w:left w:val="none" w:sz="0" w:space="0" w:color="auto"/>
        <w:bottom w:val="none" w:sz="0" w:space="0" w:color="auto"/>
        <w:right w:val="none" w:sz="0" w:space="0" w:color="auto"/>
      </w:divBdr>
    </w:div>
    <w:div w:id="852374949">
      <w:marLeft w:val="640"/>
      <w:marRight w:val="0"/>
      <w:marTop w:val="0"/>
      <w:marBottom w:val="0"/>
      <w:divBdr>
        <w:top w:val="none" w:sz="0" w:space="0" w:color="auto"/>
        <w:left w:val="none" w:sz="0" w:space="0" w:color="auto"/>
        <w:bottom w:val="none" w:sz="0" w:space="0" w:color="auto"/>
        <w:right w:val="none" w:sz="0" w:space="0" w:color="auto"/>
      </w:divBdr>
    </w:div>
    <w:div w:id="852451429">
      <w:marLeft w:val="640"/>
      <w:marRight w:val="0"/>
      <w:marTop w:val="0"/>
      <w:marBottom w:val="0"/>
      <w:divBdr>
        <w:top w:val="none" w:sz="0" w:space="0" w:color="auto"/>
        <w:left w:val="none" w:sz="0" w:space="0" w:color="auto"/>
        <w:bottom w:val="none" w:sz="0" w:space="0" w:color="auto"/>
        <w:right w:val="none" w:sz="0" w:space="0" w:color="auto"/>
      </w:divBdr>
    </w:div>
    <w:div w:id="852493191">
      <w:marLeft w:val="640"/>
      <w:marRight w:val="0"/>
      <w:marTop w:val="0"/>
      <w:marBottom w:val="0"/>
      <w:divBdr>
        <w:top w:val="none" w:sz="0" w:space="0" w:color="auto"/>
        <w:left w:val="none" w:sz="0" w:space="0" w:color="auto"/>
        <w:bottom w:val="none" w:sz="0" w:space="0" w:color="auto"/>
        <w:right w:val="none" w:sz="0" w:space="0" w:color="auto"/>
      </w:divBdr>
    </w:div>
    <w:div w:id="852499562">
      <w:bodyDiv w:val="1"/>
      <w:marLeft w:val="0"/>
      <w:marRight w:val="0"/>
      <w:marTop w:val="0"/>
      <w:marBottom w:val="0"/>
      <w:divBdr>
        <w:top w:val="none" w:sz="0" w:space="0" w:color="auto"/>
        <w:left w:val="none" w:sz="0" w:space="0" w:color="auto"/>
        <w:bottom w:val="none" w:sz="0" w:space="0" w:color="auto"/>
        <w:right w:val="none" w:sz="0" w:space="0" w:color="auto"/>
      </w:divBdr>
      <w:divsChild>
        <w:div w:id="402499">
          <w:marLeft w:val="640"/>
          <w:marRight w:val="0"/>
          <w:marTop w:val="0"/>
          <w:marBottom w:val="0"/>
          <w:divBdr>
            <w:top w:val="none" w:sz="0" w:space="0" w:color="auto"/>
            <w:left w:val="none" w:sz="0" w:space="0" w:color="auto"/>
            <w:bottom w:val="none" w:sz="0" w:space="0" w:color="auto"/>
            <w:right w:val="none" w:sz="0" w:space="0" w:color="auto"/>
          </w:divBdr>
        </w:div>
        <w:div w:id="7371525">
          <w:marLeft w:val="640"/>
          <w:marRight w:val="0"/>
          <w:marTop w:val="0"/>
          <w:marBottom w:val="0"/>
          <w:divBdr>
            <w:top w:val="none" w:sz="0" w:space="0" w:color="auto"/>
            <w:left w:val="none" w:sz="0" w:space="0" w:color="auto"/>
            <w:bottom w:val="none" w:sz="0" w:space="0" w:color="auto"/>
            <w:right w:val="none" w:sz="0" w:space="0" w:color="auto"/>
          </w:divBdr>
        </w:div>
        <w:div w:id="8604031">
          <w:marLeft w:val="640"/>
          <w:marRight w:val="0"/>
          <w:marTop w:val="0"/>
          <w:marBottom w:val="0"/>
          <w:divBdr>
            <w:top w:val="none" w:sz="0" w:space="0" w:color="auto"/>
            <w:left w:val="none" w:sz="0" w:space="0" w:color="auto"/>
            <w:bottom w:val="none" w:sz="0" w:space="0" w:color="auto"/>
            <w:right w:val="none" w:sz="0" w:space="0" w:color="auto"/>
          </w:divBdr>
        </w:div>
        <w:div w:id="74595939">
          <w:marLeft w:val="640"/>
          <w:marRight w:val="0"/>
          <w:marTop w:val="0"/>
          <w:marBottom w:val="0"/>
          <w:divBdr>
            <w:top w:val="none" w:sz="0" w:space="0" w:color="auto"/>
            <w:left w:val="none" w:sz="0" w:space="0" w:color="auto"/>
            <w:bottom w:val="none" w:sz="0" w:space="0" w:color="auto"/>
            <w:right w:val="none" w:sz="0" w:space="0" w:color="auto"/>
          </w:divBdr>
        </w:div>
        <w:div w:id="82608104">
          <w:marLeft w:val="640"/>
          <w:marRight w:val="0"/>
          <w:marTop w:val="0"/>
          <w:marBottom w:val="0"/>
          <w:divBdr>
            <w:top w:val="none" w:sz="0" w:space="0" w:color="auto"/>
            <w:left w:val="none" w:sz="0" w:space="0" w:color="auto"/>
            <w:bottom w:val="none" w:sz="0" w:space="0" w:color="auto"/>
            <w:right w:val="none" w:sz="0" w:space="0" w:color="auto"/>
          </w:divBdr>
        </w:div>
        <w:div w:id="109856479">
          <w:marLeft w:val="640"/>
          <w:marRight w:val="0"/>
          <w:marTop w:val="0"/>
          <w:marBottom w:val="0"/>
          <w:divBdr>
            <w:top w:val="none" w:sz="0" w:space="0" w:color="auto"/>
            <w:left w:val="none" w:sz="0" w:space="0" w:color="auto"/>
            <w:bottom w:val="none" w:sz="0" w:space="0" w:color="auto"/>
            <w:right w:val="none" w:sz="0" w:space="0" w:color="auto"/>
          </w:divBdr>
        </w:div>
        <w:div w:id="153448134">
          <w:marLeft w:val="640"/>
          <w:marRight w:val="0"/>
          <w:marTop w:val="0"/>
          <w:marBottom w:val="0"/>
          <w:divBdr>
            <w:top w:val="none" w:sz="0" w:space="0" w:color="auto"/>
            <w:left w:val="none" w:sz="0" w:space="0" w:color="auto"/>
            <w:bottom w:val="none" w:sz="0" w:space="0" w:color="auto"/>
            <w:right w:val="none" w:sz="0" w:space="0" w:color="auto"/>
          </w:divBdr>
        </w:div>
        <w:div w:id="181821357">
          <w:marLeft w:val="640"/>
          <w:marRight w:val="0"/>
          <w:marTop w:val="0"/>
          <w:marBottom w:val="0"/>
          <w:divBdr>
            <w:top w:val="none" w:sz="0" w:space="0" w:color="auto"/>
            <w:left w:val="none" w:sz="0" w:space="0" w:color="auto"/>
            <w:bottom w:val="none" w:sz="0" w:space="0" w:color="auto"/>
            <w:right w:val="none" w:sz="0" w:space="0" w:color="auto"/>
          </w:divBdr>
        </w:div>
        <w:div w:id="203907807">
          <w:marLeft w:val="640"/>
          <w:marRight w:val="0"/>
          <w:marTop w:val="0"/>
          <w:marBottom w:val="0"/>
          <w:divBdr>
            <w:top w:val="none" w:sz="0" w:space="0" w:color="auto"/>
            <w:left w:val="none" w:sz="0" w:space="0" w:color="auto"/>
            <w:bottom w:val="none" w:sz="0" w:space="0" w:color="auto"/>
            <w:right w:val="none" w:sz="0" w:space="0" w:color="auto"/>
          </w:divBdr>
        </w:div>
        <w:div w:id="210196639">
          <w:marLeft w:val="640"/>
          <w:marRight w:val="0"/>
          <w:marTop w:val="0"/>
          <w:marBottom w:val="0"/>
          <w:divBdr>
            <w:top w:val="none" w:sz="0" w:space="0" w:color="auto"/>
            <w:left w:val="none" w:sz="0" w:space="0" w:color="auto"/>
            <w:bottom w:val="none" w:sz="0" w:space="0" w:color="auto"/>
            <w:right w:val="none" w:sz="0" w:space="0" w:color="auto"/>
          </w:divBdr>
        </w:div>
        <w:div w:id="241959388">
          <w:marLeft w:val="640"/>
          <w:marRight w:val="0"/>
          <w:marTop w:val="0"/>
          <w:marBottom w:val="0"/>
          <w:divBdr>
            <w:top w:val="none" w:sz="0" w:space="0" w:color="auto"/>
            <w:left w:val="none" w:sz="0" w:space="0" w:color="auto"/>
            <w:bottom w:val="none" w:sz="0" w:space="0" w:color="auto"/>
            <w:right w:val="none" w:sz="0" w:space="0" w:color="auto"/>
          </w:divBdr>
        </w:div>
        <w:div w:id="295380478">
          <w:marLeft w:val="640"/>
          <w:marRight w:val="0"/>
          <w:marTop w:val="0"/>
          <w:marBottom w:val="0"/>
          <w:divBdr>
            <w:top w:val="none" w:sz="0" w:space="0" w:color="auto"/>
            <w:left w:val="none" w:sz="0" w:space="0" w:color="auto"/>
            <w:bottom w:val="none" w:sz="0" w:space="0" w:color="auto"/>
            <w:right w:val="none" w:sz="0" w:space="0" w:color="auto"/>
          </w:divBdr>
        </w:div>
        <w:div w:id="310714830">
          <w:marLeft w:val="640"/>
          <w:marRight w:val="0"/>
          <w:marTop w:val="0"/>
          <w:marBottom w:val="0"/>
          <w:divBdr>
            <w:top w:val="none" w:sz="0" w:space="0" w:color="auto"/>
            <w:left w:val="none" w:sz="0" w:space="0" w:color="auto"/>
            <w:bottom w:val="none" w:sz="0" w:space="0" w:color="auto"/>
            <w:right w:val="none" w:sz="0" w:space="0" w:color="auto"/>
          </w:divBdr>
        </w:div>
        <w:div w:id="465120423">
          <w:marLeft w:val="640"/>
          <w:marRight w:val="0"/>
          <w:marTop w:val="0"/>
          <w:marBottom w:val="0"/>
          <w:divBdr>
            <w:top w:val="none" w:sz="0" w:space="0" w:color="auto"/>
            <w:left w:val="none" w:sz="0" w:space="0" w:color="auto"/>
            <w:bottom w:val="none" w:sz="0" w:space="0" w:color="auto"/>
            <w:right w:val="none" w:sz="0" w:space="0" w:color="auto"/>
          </w:divBdr>
        </w:div>
        <w:div w:id="605159780">
          <w:marLeft w:val="640"/>
          <w:marRight w:val="0"/>
          <w:marTop w:val="0"/>
          <w:marBottom w:val="0"/>
          <w:divBdr>
            <w:top w:val="none" w:sz="0" w:space="0" w:color="auto"/>
            <w:left w:val="none" w:sz="0" w:space="0" w:color="auto"/>
            <w:bottom w:val="none" w:sz="0" w:space="0" w:color="auto"/>
            <w:right w:val="none" w:sz="0" w:space="0" w:color="auto"/>
          </w:divBdr>
        </w:div>
        <w:div w:id="629633852">
          <w:marLeft w:val="640"/>
          <w:marRight w:val="0"/>
          <w:marTop w:val="0"/>
          <w:marBottom w:val="0"/>
          <w:divBdr>
            <w:top w:val="none" w:sz="0" w:space="0" w:color="auto"/>
            <w:left w:val="none" w:sz="0" w:space="0" w:color="auto"/>
            <w:bottom w:val="none" w:sz="0" w:space="0" w:color="auto"/>
            <w:right w:val="none" w:sz="0" w:space="0" w:color="auto"/>
          </w:divBdr>
        </w:div>
        <w:div w:id="663582015">
          <w:marLeft w:val="640"/>
          <w:marRight w:val="0"/>
          <w:marTop w:val="0"/>
          <w:marBottom w:val="0"/>
          <w:divBdr>
            <w:top w:val="none" w:sz="0" w:space="0" w:color="auto"/>
            <w:left w:val="none" w:sz="0" w:space="0" w:color="auto"/>
            <w:bottom w:val="none" w:sz="0" w:space="0" w:color="auto"/>
            <w:right w:val="none" w:sz="0" w:space="0" w:color="auto"/>
          </w:divBdr>
        </w:div>
        <w:div w:id="686367386">
          <w:marLeft w:val="640"/>
          <w:marRight w:val="0"/>
          <w:marTop w:val="0"/>
          <w:marBottom w:val="0"/>
          <w:divBdr>
            <w:top w:val="none" w:sz="0" w:space="0" w:color="auto"/>
            <w:left w:val="none" w:sz="0" w:space="0" w:color="auto"/>
            <w:bottom w:val="none" w:sz="0" w:space="0" w:color="auto"/>
            <w:right w:val="none" w:sz="0" w:space="0" w:color="auto"/>
          </w:divBdr>
        </w:div>
        <w:div w:id="713966997">
          <w:marLeft w:val="640"/>
          <w:marRight w:val="0"/>
          <w:marTop w:val="0"/>
          <w:marBottom w:val="0"/>
          <w:divBdr>
            <w:top w:val="none" w:sz="0" w:space="0" w:color="auto"/>
            <w:left w:val="none" w:sz="0" w:space="0" w:color="auto"/>
            <w:bottom w:val="none" w:sz="0" w:space="0" w:color="auto"/>
            <w:right w:val="none" w:sz="0" w:space="0" w:color="auto"/>
          </w:divBdr>
        </w:div>
        <w:div w:id="785197285">
          <w:marLeft w:val="640"/>
          <w:marRight w:val="0"/>
          <w:marTop w:val="0"/>
          <w:marBottom w:val="0"/>
          <w:divBdr>
            <w:top w:val="none" w:sz="0" w:space="0" w:color="auto"/>
            <w:left w:val="none" w:sz="0" w:space="0" w:color="auto"/>
            <w:bottom w:val="none" w:sz="0" w:space="0" w:color="auto"/>
            <w:right w:val="none" w:sz="0" w:space="0" w:color="auto"/>
          </w:divBdr>
        </w:div>
        <w:div w:id="815223150">
          <w:marLeft w:val="640"/>
          <w:marRight w:val="0"/>
          <w:marTop w:val="0"/>
          <w:marBottom w:val="0"/>
          <w:divBdr>
            <w:top w:val="none" w:sz="0" w:space="0" w:color="auto"/>
            <w:left w:val="none" w:sz="0" w:space="0" w:color="auto"/>
            <w:bottom w:val="none" w:sz="0" w:space="0" w:color="auto"/>
            <w:right w:val="none" w:sz="0" w:space="0" w:color="auto"/>
          </w:divBdr>
        </w:div>
        <w:div w:id="825975423">
          <w:marLeft w:val="640"/>
          <w:marRight w:val="0"/>
          <w:marTop w:val="0"/>
          <w:marBottom w:val="0"/>
          <w:divBdr>
            <w:top w:val="none" w:sz="0" w:space="0" w:color="auto"/>
            <w:left w:val="none" w:sz="0" w:space="0" w:color="auto"/>
            <w:bottom w:val="none" w:sz="0" w:space="0" w:color="auto"/>
            <w:right w:val="none" w:sz="0" w:space="0" w:color="auto"/>
          </w:divBdr>
        </w:div>
        <w:div w:id="895580096">
          <w:marLeft w:val="640"/>
          <w:marRight w:val="0"/>
          <w:marTop w:val="0"/>
          <w:marBottom w:val="0"/>
          <w:divBdr>
            <w:top w:val="none" w:sz="0" w:space="0" w:color="auto"/>
            <w:left w:val="none" w:sz="0" w:space="0" w:color="auto"/>
            <w:bottom w:val="none" w:sz="0" w:space="0" w:color="auto"/>
            <w:right w:val="none" w:sz="0" w:space="0" w:color="auto"/>
          </w:divBdr>
        </w:div>
        <w:div w:id="912817402">
          <w:marLeft w:val="640"/>
          <w:marRight w:val="0"/>
          <w:marTop w:val="0"/>
          <w:marBottom w:val="0"/>
          <w:divBdr>
            <w:top w:val="none" w:sz="0" w:space="0" w:color="auto"/>
            <w:left w:val="none" w:sz="0" w:space="0" w:color="auto"/>
            <w:bottom w:val="none" w:sz="0" w:space="0" w:color="auto"/>
            <w:right w:val="none" w:sz="0" w:space="0" w:color="auto"/>
          </w:divBdr>
        </w:div>
        <w:div w:id="1031957576">
          <w:marLeft w:val="640"/>
          <w:marRight w:val="0"/>
          <w:marTop w:val="0"/>
          <w:marBottom w:val="0"/>
          <w:divBdr>
            <w:top w:val="none" w:sz="0" w:space="0" w:color="auto"/>
            <w:left w:val="none" w:sz="0" w:space="0" w:color="auto"/>
            <w:bottom w:val="none" w:sz="0" w:space="0" w:color="auto"/>
            <w:right w:val="none" w:sz="0" w:space="0" w:color="auto"/>
          </w:divBdr>
        </w:div>
        <w:div w:id="1038696905">
          <w:marLeft w:val="640"/>
          <w:marRight w:val="0"/>
          <w:marTop w:val="0"/>
          <w:marBottom w:val="0"/>
          <w:divBdr>
            <w:top w:val="none" w:sz="0" w:space="0" w:color="auto"/>
            <w:left w:val="none" w:sz="0" w:space="0" w:color="auto"/>
            <w:bottom w:val="none" w:sz="0" w:space="0" w:color="auto"/>
            <w:right w:val="none" w:sz="0" w:space="0" w:color="auto"/>
          </w:divBdr>
        </w:div>
        <w:div w:id="1117679648">
          <w:marLeft w:val="640"/>
          <w:marRight w:val="0"/>
          <w:marTop w:val="0"/>
          <w:marBottom w:val="0"/>
          <w:divBdr>
            <w:top w:val="none" w:sz="0" w:space="0" w:color="auto"/>
            <w:left w:val="none" w:sz="0" w:space="0" w:color="auto"/>
            <w:bottom w:val="none" w:sz="0" w:space="0" w:color="auto"/>
            <w:right w:val="none" w:sz="0" w:space="0" w:color="auto"/>
          </w:divBdr>
        </w:div>
        <w:div w:id="1178807693">
          <w:marLeft w:val="640"/>
          <w:marRight w:val="0"/>
          <w:marTop w:val="0"/>
          <w:marBottom w:val="0"/>
          <w:divBdr>
            <w:top w:val="none" w:sz="0" w:space="0" w:color="auto"/>
            <w:left w:val="none" w:sz="0" w:space="0" w:color="auto"/>
            <w:bottom w:val="none" w:sz="0" w:space="0" w:color="auto"/>
            <w:right w:val="none" w:sz="0" w:space="0" w:color="auto"/>
          </w:divBdr>
        </w:div>
        <w:div w:id="1215577155">
          <w:marLeft w:val="640"/>
          <w:marRight w:val="0"/>
          <w:marTop w:val="0"/>
          <w:marBottom w:val="0"/>
          <w:divBdr>
            <w:top w:val="none" w:sz="0" w:space="0" w:color="auto"/>
            <w:left w:val="none" w:sz="0" w:space="0" w:color="auto"/>
            <w:bottom w:val="none" w:sz="0" w:space="0" w:color="auto"/>
            <w:right w:val="none" w:sz="0" w:space="0" w:color="auto"/>
          </w:divBdr>
        </w:div>
        <w:div w:id="1241519182">
          <w:marLeft w:val="640"/>
          <w:marRight w:val="0"/>
          <w:marTop w:val="0"/>
          <w:marBottom w:val="0"/>
          <w:divBdr>
            <w:top w:val="none" w:sz="0" w:space="0" w:color="auto"/>
            <w:left w:val="none" w:sz="0" w:space="0" w:color="auto"/>
            <w:bottom w:val="none" w:sz="0" w:space="0" w:color="auto"/>
            <w:right w:val="none" w:sz="0" w:space="0" w:color="auto"/>
          </w:divBdr>
        </w:div>
        <w:div w:id="1249582102">
          <w:marLeft w:val="640"/>
          <w:marRight w:val="0"/>
          <w:marTop w:val="0"/>
          <w:marBottom w:val="0"/>
          <w:divBdr>
            <w:top w:val="none" w:sz="0" w:space="0" w:color="auto"/>
            <w:left w:val="none" w:sz="0" w:space="0" w:color="auto"/>
            <w:bottom w:val="none" w:sz="0" w:space="0" w:color="auto"/>
            <w:right w:val="none" w:sz="0" w:space="0" w:color="auto"/>
          </w:divBdr>
        </w:div>
        <w:div w:id="1320423084">
          <w:marLeft w:val="640"/>
          <w:marRight w:val="0"/>
          <w:marTop w:val="0"/>
          <w:marBottom w:val="0"/>
          <w:divBdr>
            <w:top w:val="none" w:sz="0" w:space="0" w:color="auto"/>
            <w:left w:val="none" w:sz="0" w:space="0" w:color="auto"/>
            <w:bottom w:val="none" w:sz="0" w:space="0" w:color="auto"/>
            <w:right w:val="none" w:sz="0" w:space="0" w:color="auto"/>
          </w:divBdr>
        </w:div>
        <w:div w:id="1342470083">
          <w:marLeft w:val="640"/>
          <w:marRight w:val="0"/>
          <w:marTop w:val="0"/>
          <w:marBottom w:val="0"/>
          <w:divBdr>
            <w:top w:val="none" w:sz="0" w:space="0" w:color="auto"/>
            <w:left w:val="none" w:sz="0" w:space="0" w:color="auto"/>
            <w:bottom w:val="none" w:sz="0" w:space="0" w:color="auto"/>
            <w:right w:val="none" w:sz="0" w:space="0" w:color="auto"/>
          </w:divBdr>
        </w:div>
        <w:div w:id="1366129005">
          <w:marLeft w:val="640"/>
          <w:marRight w:val="0"/>
          <w:marTop w:val="0"/>
          <w:marBottom w:val="0"/>
          <w:divBdr>
            <w:top w:val="none" w:sz="0" w:space="0" w:color="auto"/>
            <w:left w:val="none" w:sz="0" w:space="0" w:color="auto"/>
            <w:bottom w:val="none" w:sz="0" w:space="0" w:color="auto"/>
            <w:right w:val="none" w:sz="0" w:space="0" w:color="auto"/>
          </w:divBdr>
        </w:div>
        <w:div w:id="1441605190">
          <w:marLeft w:val="640"/>
          <w:marRight w:val="0"/>
          <w:marTop w:val="0"/>
          <w:marBottom w:val="0"/>
          <w:divBdr>
            <w:top w:val="none" w:sz="0" w:space="0" w:color="auto"/>
            <w:left w:val="none" w:sz="0" w:space="0" w:color="auto"/>
            <w:bottom w:val="none" w:sz="0" w:space="0" w:color="auto"/>
            <w:right w:val="none" w:sz="0" w:space="0" w:color="auto"/>
          </w:divBdr>
        </w:div>
        <w:div w:id="1692486847">
          <w:marLeft w:val="640"/>
          <w:marRight w:val="0"/>
          <w:marTop w:val="0"/>
          <w:marBottom w:val="0"/>
          <w:divBdr>
            <w:top w:val="none" w:sz="0" w:space="0" w:color="auto"/>
            <w:left w:val="none" w:sz="0" w:space="0" w:color="auto"/>
            <w:bottom w:val="none" w:sz="0" w:space="0" w:color="auto"/>
            <w:right w:val="none" w:sz="0" w:space="0" w:color="auto"/>
          </w:divBdr>
        </w:div>
      </w:divsChild>
    </w:div>
    <w:div w:id="852645142">
      <w:marLeft w:val="640"/>
      <w:marRight w:val="0"/>
      <w:marTop w:val="0"/>
      <w:marBottom w:val="0"/>
      <w:divBdr>
        <w:top w:val="none" w:sz="0" w:space="0" w:color="auto"/>
        <w:left w:val="none" w:sz="0" w:space="0" w:color="auto"/>
        <w:bottom w:val="none" w:sz="0" w:space="0" w:color="auto"/>
        <w:right w:val="none" w:sz="0" w:space="0" w:color="auto"/>
      </w:divBdr>
    </w:div>
    <w:div w:id="852767497">
      <w:marLeft w:val="640"/>
      <w:marRight w:val="0"/>
      <w:marTop w:val="0"/>
      <w:marBottom w:val="0"/>
      <w:divBdr>
        <w:top w:val="none" w:sz="0" w:space="0" w:color="auto"/>
        <w:left w:val="none" w:sz="0" w:space="0" w:color="auto"/>
        <w:bottom w:val="none" w:sz="0" w:space="0" w:color="auto"/>
        <w:right w:val="none" w:sz="0" w:space="0" w:color="auto"/>
      </w:divBdr>
    </w:div>
    <w:div w:id="852770065">
      <w:marLeft w:val="640"/>
      <w:marRight w:val="0"/>
      <w:marTop w:val="0"/>
      <w:marBottom w:val="0"/>
      <w:divBdr>
        <w:top w:val="none" w:sz="0" w:space="0" w:color="auto"/>
        <w:left w:val="none" w:sz="0" w:space="0" w:color="auto"/>
        <w:bottom w:val="none" w:sz="0" w:space="0" w:color="auto"/>
        <w:right w:val="none" w:sz="0" w:space="0" w:color="auto"/>
      </w:divBdr>
    </w:div>
    <w:div w:id="852887358">
      <w:marLeft w:val="640"/>
      <w:marRight w:val="0"/>
      <w:marTop w:val="0"/>
      <w:marBottom w:val="0"/>
      <w:divBdr>
        <w:top w:val="none" w:sz="0" w:space="0" w:color="auto"/>
        <w:left w:val="none" w:sz="0" w:space="0" w:color="auto"/>
        <w:bottom w:val="none" w:sz="0" w:space="0" w:color="auto"/>
        <w:right w:val="none" w:sz="0" w:space="0" w:color="auto"/>
      </w:divBdr>
    </w:div>
    <w:div w:id="852887981">
      <w:marLeft w:val="640"/>
      <w:marRight w:val="0"/>
      <w:marTop w:val="0"/>
      <w:marBottom w:val="0"/>
      <w:divBdr>
        <w:top w:val="none" w:sz="0" w:space="0" w:color="auto"/>
        <w:left w:val="none" w:sz="0" w:space="0" w:color="auto"/>
        <w:bottom w:val="none" w:sz="0" w:space="0" w:color="auto"/>
        <w:right w:val="none" w:sz="0" w:space="0" w:color="auto"/>
      </w:divBdr>
    </w:div>
    <w:div w:id="852916500">
      <w:marLeft w:val="640"/>
      <w:marRight w:val="0"/>
      <w:marTop w:val="0"/>
      <w:marBottom w:val="0"/>
      <w:divBdr>
        <w:top w:val="none" w:sz="0" w:space="0" w:color="auto"/>
        <w:left w:val="none" w:sz="0" w:space="0" w:color="auto"/>
        <w:bottom w:val="none" w:sz="0" w:space="0" w:color="auto"/>
        <w:right w:val="none" w:sz="0" w:space="0" w:color="auto"/>
      </w:divBdr>
    </w:div>
    <w:div w:id="853151180">
      <w:marLeft w:val="640"/>
      <w:marRight w:val="0"/>
      <w:marTop w:val="0"/>
      <w:marBottom w:val="0"/>
      <w:divBdr>
        <w:top w:val="none" w:sz="0" w:space="0" w:color="auto"/>
        <w:left w:val="none" w:sz="0" w:space="0" w:color="auto"/>
        <w:bottom w:val="none" w:sz="0" w:space="0" w:color="auto"/>
        <w:right w:val="none" w:sz="0" w:space="0" w:color="auto"/>
      </w:divBdr>
    </w:div>
    <w:div w:id="853228902">
      <w:marLeft w:val="640"/>
      <w:marRight w:val="0"/>
      <w:marTop w:val="0"/>
      <w:marBottom w:val="0"/>
      <w:divBdr>
        <w:top w:val="none" w:sz="0" w:space="0" w:color="auto"/>
        <w:left w:val="none" w:sz="0" w:space="0" w:color="auto"/>
        <w:bottom w:val="none" w:sz="0" w:space="0" w:color="auto"/>
        <w:right w:val="none" w:sz="0" w:space="0" w:color="auto"/>
      </w:divBdr>
    </w:div>
    <w:div w:id="853303898">
      <w:marLeft w:val="640"/>
      <w:marRight w:val="0"/>
      <w:marTop w:val="0"/>
      <w:marBottom w:val="0"/>
      <w:divBdr>
        <w:top w:val="none" w:sz="0" w:space="0" w:color="auto"/>
        <w:left w:val="none" w:sz="0" w:space="0" w:color="auto"/>
        <w:bottom w:val="none" w:sz="0" w:space="0" w:color="auto"/>
        <w:right w:val="none" w:sz="0" w:space="0" w:color="auto"/>
      </w:divBdr>
    </w:div>
    <w:div w:id="853375278">
      <w:marLeft w:val="640"/>
      <w:marRight w:val="0"/>
      <w:marTop w:val="0"/>
      <w:marBottom w:val="0"/>
      <w:divBdr>
        <w:top w:val="none" w:sz="0" w:space="0" w:color="auto"/>
        <w:left w:val="none" w:sz="0" w:space="0" w:color="auto"/>
        <w:bottom w:val="none" w:sz="0" w:space="0" w:color="auto"/>
        <w:right w:val="none" w:sz="0" w:space="0" w:color="auto"/>
      </w:divBdr>
    </w:div>
    <w:div w:id="853417912">
      <w:marLeft w:val="640"/>
      <w:marRight w:val="0"/>
      <w:marTop w:val="0"/>
      <w:marBottom w:val="0"/>
      <w:divBdr>
        <w:top w:val="none" w:sz="0" w:space="0" w:color="auto"/>
        <w:left w:val="none" w:sz="0" w:space="0" w:color="auto"/>
        <w:bottom w:val="none" w:sz="0" w:space="0" w:color="auto"/>
        <w:right w:val="none" w:sz="0" w:space="0" w:color="auto"/>
      </w:divBdr>
    </w:div>
    <w:div w:id="853418622">
      <w:marLeft w:val="640"/>
      <w:marRight w:val="0"/>
      <w:marTop w:val="0"/>
      <w:marBottom w:val="0"/>
      <w:divBdr>
        <w:top w:val="none" w:sz="0" w:space="0" w:color="auto"/>
        <w:left w:val="none" w:sz="0" w:space="0" w:color="auto"/>
        <w:bottom w:val="none" w:sz="0" w:space="0" w:color="auto"/>
        <w:right w:val="none" w:sz="0" w:space="0" w:color="auto"/>
      </w:divBdr>
    </w:div>
    <w:div w:id="853422471">
      <w:marLeft w:val="640"/>
      <w:marRight w:val="0"/>
      <w:marTop w:val="0"/>
      <w:marBottom w:val="0"/>
      <w:divBdr>
        <w:top w:val="none" w:sz="0" w:space="0" w:color="auto"/>
        <w:left w:val="none" w:sz="0" w:space="0" w:color="auto"/>
        <w:bottom w:val="none" w:sz="0" w:space="0" w:color="auto"/>
        <w:right w:val="none" w:sz="0" w:space="0" w:color="auto"/>
      </w:divBdr>
    </w:div>
    <w:div w:id="853492486">
      <w:marLeft w:val="640"/>
      <w:marRight w:val="0"/>
      <w:marTop w:val="0"/>
      <w:marBottom w:val="0"/>
      <w:divBdr>
        <w:top w:val="none" w:sz="0" w:space="0" w:color="auto"/>
        <w:left w:val="none" w:sz="0" w:space="0" w:color="auto"/>
        <w:bottom w:val="none" w:sz="0" w:space="0" w:color="auto"/>
        <w:right w:val="none" w:sz="0" w:space="0" w:color="auto"/>
      </w:divBdr>
    </w:div>
    <w:div w:id="853496469">
      <w:marLeft w:val="640"/>
      <w:marRight w:val="0"/>
      <w:marTop w:val="0"/>
      <w:marBottom w:val="0"/>
      <w:divBdr>
        <w:top w:val="none" w:sz="0" w:space="0" w:color="auto"/>
        <w:left w:val="none" w:sz="0" w:space="0" w:color="auto"/>
        <w:bottom w:val="none" w:sz="0" w:space="0" w:color="auto"/>
        <w:right w:val="none" w:sz="0" w:space="0" w:color="auto"/>
      </w:divBdr>
    </w:div>
    <w:div w:id="853497614">
      <w:marLeft w:val="640"/>
      <w:marRight w:val="0"/>
      <w:marTop w:val="0"/>
      <w:marBottom w:val="0"/>
      <w:divBdr>
        <w:top w:val="none" w:sz="0" w:space="0" w:color="auto"/>
        <w:left w:val="none" w:sz="0" w:space="0" w:color="auto"/>
        <w:bottom w:val="none" w:sz="0" w:space="0" w:color="auto"/>
        <w:right w:val="none" w:sz="0" w:space="0" w:color="auto"/>
      </w:divBdr>
    </w:div>
    <w:div w:id="853498425">
      <w:marLeft w:val="640"/>
      <w:marRight w:val="0"/>
      <w:marTop w:val="0"/>
      <w:marBottom w:val="0"/>
      <w:divBdr>
        <w:top w:val="none" w:sz="0" w:space="0" w:color="auto"/>
        <w:left w:val="none" w:sz="0" w:space="0" w:color="auto"/>
        <w:bottom w:val="none" w:sz="0" w:space="0" w:color="auto"/>
        <w:right w:val="none" w:sz="0" w:space="0" w:color="auto"/>
      </w:divBdr>
    </w:div>
    <w:div w:id="853499251">
      <w:marLeft w:val="640"/>
      <w:marRight w:val="0"/>
      <w:marTop w:val="0"/>
      <w:marBottom w:val="0"/>
      <w:divBdr>
        <w:top w:val="none" w:sz="0" w:space="0" w:color="auto"/>
        <w:left w:val="none" w:sz="0" w:space="0" w:color="auto"/>
        <w:bottom w:val="none" w:sz="0" w:space="0" w:color="auto"/>
        <w:right w:val="none" w:sz="0" w:space="0" w:color="auto"/>
      </w:divBdr>
    </w:div>
    <w:div w:id="853568698">
      <w:marLeft w:val="640"/>
      <w:marRight w:val="0"/>
      <w:marTop w:val="0"/>
      <w:marBottom w:val="0"/>
      <w:divBdr>
        <w:top w:val="none" w:sz="0" w:space="0" w:color="auto"/>
        <w:left w:val="none" w:sz="0" w:space="0" w:color="auto"/>
        <w:bottom w:val="none" w:sz="0" w:space="0" w:color="auto"/>
        <w:right w:val="none" w:sz="0" w:space="0" w:color="auto"/>
      </w:divBdr>
    </w:div>
    <w:div w:id="853571473">
      <w:marLeft w:val="640"/>
      <w:marRight w:val="0"/>
      <w:marTop w:val="0"/>
      <w:marBottom w:val="0"/>
      <w:divBdr>
        <w:top w:val="none" w:sz="0" w:space="0" w:color="auto"/>
        <w:left w:val="none" w:sz="0" w:space="0" w:color="auto"/>
        <w:bottom w:val="none" w:sz="0" w:space="0" w:color="auto"/>
        <w:right w:val="none" w:sz="0" w:space="0" w:color="auto"/>
      </w:divBdr>
    </w:div>
    <w:div w:id="853687569">
      <w:marLeft w:val="640"/>
      <w:marRight w:val="0"/>
      <w:marTop w:val="0"/>
      <w:marBottom w:val="0"/>
      <w:divBdr>
        <w:top w:val="none" w:sz="0" w:space="0" w:color="auto"/>
        <w:left w:val="none" w:sz="0" w:space="0" w:color="auto"/>
        <w:bottom w:val="none" w:sz="0" w:space="0" w:color="auto"/>
        <w:right w:val="none" w:sz="0" w:space="0" w:color="auto"/>
      </w:divBdr>
    </w:div>
    <w:div w:id="853768063">
      <w:marLeft w:val="640"/>
      <w:marRight w:val="0"/>
      <w:marTop w:val="0"/>
      <w:marBottom w:val="0"/>
      <w:divBdr>
        <w:top w:val="none" w:sz="0" w:space="0" w:color="auto"/>
        <w:left w:val="none" w:sz="0" w:space="0" w:color="auto"/>
        <w:bottom w:val="none" w:sz="0" w:space="0" w:color="auto"/>
        <w:right w:val="none" w:sz="0" w:space="0" w:color="auto"/>
      </w:divBdr>
    </w:div>
    <w:div w:id="853807997">
      <w:marLeft w:val="640"/>
      <w:marRight w:val="0"/>
      <w:marTop w:val="0"/>
      <w:marBottom w:val="0"/>
      <w:divBdr>
        <w:top w:val="none" w:sz="0" w:space="0" w:color="auto"/>
        <w:left w:val="none" w:sz="0" w:space="0" w:color="auto"/>
        <w:bottom w:val="none" w:sz="0" w:space="0" w:color="auto"/>
        <w:right w:val="none" w:sz="0" w:space="0" w:color="auto"/>
      </w:divBdr>
    </w:div>
    <w:div w:id="853811422">
      <w:marLeft w:val="640"/>
      <w:marRight w:val="0"/>
      <w:marTop w:val="0"/>
      <w:marBottom w:val="0"/>
      <w:divBdr>
        <w:top w:val="none" w:sz="0" w:space="0" w:color="auto"/>
        <w:left w:val="none" w:sz="0" w:space="0" w:color="auto"/>
        <w:bottom w:val="none" w:sz="0" w:space="0" w:color="auto"/>
        <w:right w:val="none" w:sz="0" w:space="0" w:color="auto"/>
      </w:divBdr>
    </w:div>
    <w:div w:id="853811756">
      <w:marLeft w:val="640"/>
      <w:marRight w:val="0"/>
      <w:marTop w:val="0"/>
      <w:marBottom w:val="0"/>
      <w:divBdr>
        <w:top w:val="none" w:sz="0" w:space="0" w:color="auto"/>
        <w:left w:val="none" w:sz="0" w:space="0" w:color="auto"/>
        <w:bottom w:val="none" w:sz="0" w:space="0" w:color="auto"/>
        <w:right w:val="none" w:sz="0" w:space="0" w:color="auto"/>
      </w:divBdr>
    </w:div>
    <w:div w:id="853886565">
      <w:marLeft w:val="640"/>
      <w:marRight w:val="0"/>
      <w:marTop w:val="0"/>
      <w:marBottom w:val="0"/>
      <w:divBdr>
        <w:top w:val="none" w:sz="0" w:space="0" w:color="auto"/>
        <w:left w:val="none" w:sz="0" w:space="0" w:color="auto"/>
        <w:bottom w:val="none" w:sz="0" w:space="0" w:color="auto"/>
        <w:right w:val="none" w:sz="0" w:space="0" w:color="auto"/>
      </w:divBdr>
    </w:div>
    <w:div w:id="854031258">
      <w:marLeft w:val="640"/>
      <w:marRight w:val="0"/>
      <w:marTop w:val="0"/>
      <w:marBottom w:val="0"/>
      <w:divBdr>
        <w:top w:val="none" w:sz="0" w:space="0" w:color="auto"/>
        <w:left w:val="none" w:sz="0" w:space="0" w:color="auto"/>
        <w:bottom w:val="none" w:sz="0" w:space="0" w:color="auto"/>
        <w:right w:val="none" w:sz="0" w:space="0" w:color="auto"/>
      </w:divBdr>
    </w:div>
    <w:div w:id="854071968">
      <w:marLeft w:val="640"/>
      <w:marRight w:val="0"/>
      <w:marTop w:val="0"/>
      <w:marBottom w:val="0"/>
      <w:divBdr>
        <w:top w:val="none" w:sz="0" w:space="0" w:color="auto"/>
        <w:left w:val="none" w:sz="0" w:space="0" w:color="auto"/>
        <w:bottom w:val="none" w:sz="0" w:space="0" w:color="auto"/>
        <w:right w:val="none" w:sz="0" w:space="0" w:color="auto"/>
      </w:divBdr>
    </w:div>
    <w:div w:id="854080553">
      <w:marLeft w:val="640"/>
      <w:marRight w:val="0"/>
      <w:marTop w:val="0"/>
      <w:marBottom w:val="0"/>
      <w:divBdr>
        <w:top w:val="none" w:sz="0" w:space="0" w:color="auto"/>
        <w:left w:val="none" w:sz="0" w:space="0" w:color="auto"/>
        <w:bottom w:val="none" w:sz="0" w:space="0" w:color="auto"/>
        <w:right w:val="none" w:sz="0" w:space="0" w:color="auto"/>
      </w:divBdr>
    </w:div>
    <w:div w:id="854542371">
      <w:marLeft w:val="640"/>
      <w:marRight w:val="0"/>
      <w:marTop w:val="0"/>
      <w:marBottom w:val="0"/>
      <w:divBdr>
        <w:top w:val="none" w:sz="0" w:space="0" w:color="auto"/>
        <w:left w:val="none" w:sz="0" w:space="0" w:color="auto"/>
        <w:bottom w:val="none" w:sz="0" w:space="0" w:color="auto"/>
        <w:right w:val="none" w:sz="0" w:space="0" w:color="auto"/>
      </w:divBdr>
    </w:div>
    <w:div w:id="854611832">
      <w:marLeft w:val="640"/>
      <w:marRight w:val="0"/>
      <w:marTop w:val="0"/>
      <w:marBottom w:val="0"/>
      <w:divBdr>
        <w:top w:val="none" w:sz="0" w:space="0" w:color="auto"/>
        <w:left w:val="none" w:sz="0" w:space="0" w:color="auto"/>
        <w:bottom w:val="none" w:sz="0" w:space="0" w:color="auto"/>
        <w:right w:val="none" w:sz="0" w:space="0" w:color="auto"/>
      </w:divBdr>
    </w:div>
    <w:div w:id="854684265">
      <w:marLeft w:val="640"/>
      <w:marRight w:val="0"/>
      <w:marTop w:val="0"/>
      <w:marBottom w:val="0"/>
      <w:divBdr>
        <w:top w:val="none" w:sz="0" w:space="0" w:color="auto"/>
        <w:left w:val="none" w:sz="0" w:space="0" w:color="auto"/>
        <w:bottom w:val="none" w:sz="0" w:space="0" w:color="auto"/>
        <w:right w:val="none" w:sz="0" w:space="0" w:color="auto"/>
      </w:divBdr>
    </w:div>
    <w:div w:id="854805953">
      <w:marLeft w:val="640"/>
      <w:marRight w:val="0"/>
      <w:marTop w:val="0"/>
      <w:marBottom w:val="0"/>
      <w:divBdr>
        <w:top w:val="none" w:sz="0" w:space="0" w:color="auto"/>
        <w:left w:val="none" w:sz="0" w:space="0" w:color="auto"/>
        <w:bottom w:val="none" w:sz="0" w:space="0" w:color="auto"/>
        <w:right w:val="none" w:sz="0" w:space="0" w:color="auto"/>
      </w:divBdr>
    </w:div>
    <w:div w:id="854806199">
      <w:bodyDiv w:val="1"/>
      <w:marLeft w:val="0"/>
      <w:marRight w:val="0"/>
      <w:marTop w:val="0"/>
      <w:marBottom w:val="0"/>
      <w:divBdr>
        <w:top w:val="none" w:sz="0" w:space="0" w:color="auto"/>
        <w:left w:val="none" w:sz="0" w:space="0" w:color="auto"/>
        <w:bottom w:val="none" w:sz="0" w:space="0" w:color="auto"/>
        <w:right w:val="none" w:sz="0" w:space="0" w:color="auto"/>
      </w:divBdr>
    </w:div>
    <w:div w:id="854811312">
      <w:marLeft w:val="640"/>
      <w:marRight w:val="0"/>
      <w:marTop w:val="0"/>
      <w:marBottom w:val="0"/>
      <w:divBdr>
        <w:top w:val="none" w:sz="0" w:space="0" w:color="auto"/>
        <w:left w:val="none" w:sz="0" w:space="0" w:color="auto"/>
        <w:bottom w:val="none" w:sz="0" w:space="0" w:color="auto"/>
        <w:right w:val="none" w:sz="0" w:space="0" w:color="auto"/>
      </w:divBdr>
    </w:div>
    <w:div w:id="854923699">
      <w:marLeft w:val="640"/>
      <w:marRight w:val="0"/>
      <w:marTop w:val="0"/>
      <w:marBottom w:val="0"/>
      <w:divBdr>
        <w:top w:val="none" w:sz="0" w:space="0" w:color="auto"/>
        <w:left w:val="none" w:sz="0" w:space="0" w:color="auto"/>
        <w:bottom w:val="none" w:sz="0" w:space="0" w:color="auto"/>
        <w:right w:val="none" w:sz="0" w:space="0" w:color="auto"/>
      </w:divBdr>
    </w:div>
    <w:div w:id="854925003">
      <w:marLeft w:val="640"/>
      <w:marRight w:val="0"/>
      <w:marTop w:val="0"/>
      <w:marBottom w:val="0"/>
      <w:divBdr>
        <w:top w:val="none" w:sz="0" w:space="0" w:color="auto"/>
        <w:left w:val="none" w:sz="0" w:space="0" w:color="auto"/>
        <w:bottom w:val="none" w:sz="0" w:space="0" w:color="auto"/>
        <w:right w:val="none" w:sz="0" w:space="0" w:color="auto"/>
      </w:divBdr>
    </w:div>
    <w:div w:id="855071183">
      <w:marLeft w:val="640"/>
      <w:marRight w:val="0"/>
      <w:marTop w:val="0"/>
      <w:marBottom w:val="0"/>
      <w:divBdr>
        <w:top w:val="none" w:sz="0" w:space="0" w:color="auto"/>
        <w:left w:val="none" w:sz="0" w:space="0" w:color="auto"/>
        <w:bottom w:val="none" w:sz="0" w:space="0" w:color="auto"/>
        <w:right w:val="none" w:sz="0" w:space="0" w:color="auto"/>
      </w:divBdr>
    </w:div>
    <w:div w:id="855080402">
      <w:marLeft w:val="640"/>
      <w:marRight w:val="0"/>
      <w:marTop w:val="0"/>
      <w:marBottom w:val="0"/>
      <w:divBdr>
        <w:top w:val="none" w:sz="0" w:space="0" w:color="auto"/>
        <w:left w:val="none" w:sz="0" w:space="0" w:color="auto"/>
        <w:bottom w:val="none" w:sz="0" w:space="0" w:color="auto"/>
        <w:right w:val="none" w:sz="0" w:space="0" w:color="auto"/>
      </w:divBdr>
    </w:div>
    <w:div w:id="855080442">
      <w:marLeft w:val="640"/>
      <w:marRight w:val="0"/>
      <w:marTop w:val="0"/>
      <w:marBottom w:val="0"/>
      <w:divBdr>
        <w:top w:val="none" w:sz="0" w:space="0" w:color="auto"/>
        <w:left w:val="none" w:sz="0" w:space="0" w:color="auto"/>
        <w:bottom w:val="none" w:sz="0" w:space="0" w:color="auto"/>
        <w:right w:val="none" w:sz="0" w:space="0" w:color="auto"/>
      </w:divBdr>
    </w:div>
    <w:div w:id="855115960">
      <w:marLeft w:val="640"/>
      <w:marRight w:val="0"/>
      <w:marTop w:val="0"/>
      <w:marBottom w:val="0"/>
      <w:divBdr>
        <w:top w:val="none" w:sz="0" w:space="0" w:color="auto"/>
        <w:left w:val="none" w:sz="0" w:space="0" w:color="auto"/>
        <w:bottom w:val="none" w:sz="0" w:space="0" w:color="auto"/>
        <w:right w:val="none" w:sz="0" w:space="0" w:color="auto"/>
      </w:divBdr>
    </w:div>
    <w:div w:id="855194253">
      <w:marLeft w:val="640"/>
      <w:marRight w:val="0"/>
      <w:marTop w:val="0"/>
      <w:marBottom w:val="0"/>
      <w:divBdr>
        <w:top w:val="none" w:sz="0" w:space="0" w:color="auto"/>
        <w:left w:val="none" w:sz="0" w:space="0" w:color="auto"/>
        <w:bottom w:val="none" w:sz="0" w:space="0" w:color="auto"/>
        <w:right w:val="none" w:sz="0" w:space="0" w:color="auto"/>
      </w:divBdr>
    </w:div>
    <w:div w:id="855266321">
      <w:marLeft w:val="640"/>
      <w:marRight w:val="0"/>
      <w:marTop w:val="0"/>
      <w:marBottom w:val="0"/>
      <w:divBdr>
        <w:top w:val="none" w:sz="0" w:space="0" w:color="auto"/>
        <w:left w:val="none" w:sz="0" w:space="0" w:color="auto"/>
        <w:bottom w:val="none" w:sz="0" w:space="0" w:color="auto"/>
        <w:right w:val="none" w:sz="0" w:space="0" w:color="auto"/>
      </w:divBdr>
    </w:div>
    <w:div w:id="855268811">
      <w:marLeft w:val="640"/>
      <w:marRight w:val="0"/>
      <w:marTop w:val="0"/>
      <w:marBottom w:val="0"/>
      <w:divBdr>
        <w:top w:val="none" w:sz="0" w:space="0" w:color="auto"/>
        <w:left w:val="none" w:sz="0" w:space="0" w:color="auto"/>
        <w:bottom w:val="none" w:sz="0" w:space="0" w:color="auto"/>
        <w:right w:val="none" w:sz="0" w:space="0" w:color="auto"/>
      </w:divBdr>
    </w:div>
    <w:div w:id="855459067">
      <w:bodyDiv w:val="1"/>
      <w:marLeft w:val="0"/>
      <w:marRight w:val="0"/>
      <w:marTop w:val="0"/>
      <w:marBottom w:val="0"/>
      <w:divBdr>
        <w:top w:val="none" w:sz="0" w:space="0" w:color="auto"/>
        <w:left w:val="none" w:sz="0" w:space="0" w:color="auto"/>
        <w:bottom w:val="none" w:sz="0" w:space="0" w:color="auto"/>
        <w:right w:val="none" w:sz="0" w:space="0" w:color="auto"/>
      </w:divBdr>
      <w:divsChild>
        <w:div w:id="276257393">
          <w:marLeft w:val="640"/>
          <w:marRight w:val="0"/>
          <w:marTop w:val="0"/>
          <w:marBottom w:val="0"/>
          <w:divBdr>
            <w:top w:val="none" w:sz="0" w:space="0" w:color="auto"/>
            <w:left w:val="none" w:sz="0" w:space="0" w:color="auto"/>
            <w:bottom w:val="none" w:sz="0" w:space="0" w:color="auto"/>
            <w:right w:val="none" w:sz="0" w:space="0" w:color="auto"/>
          </w:divBdr>
        </w:div>
        <w:div w:id="317809925">
          <w:marLeft w:val="640"/>
          <w:marRight w:val="0"/>
          <w:marTop w:val="0"/>
          <w:marBottom w:val="0"/>
          <w:divBdr>
            <w:top w:val="none" w:sz="0" w:space="0" w:color="auto"/>
            <w:left w:val="none" w:sz="0" w:space="0" w:color="auto"/>
            <w:bottom w:val="none" w:sz="0" w:space="0" w:color="auto"/>
            <w:right w:val="none" w:sz="0" w:space="0" w:color="auto"/>
          </w:divBdr>
        </w:div>
        <w:div w:id="480082200">
          <w:marLeft w:val="640"/>
          <w:marRight w:val="0"/>
          <w:marTop w:val="0"/>
          <w:marBottom w:val="0"/>
          <w:divBdr>
            <w:top w:val="none" w:sz="0" w:space="0" w:color="auto"/>
            <w:left w:val="none" w:sz="0" w:space="0" w:color="auto"/>
            <w:bottom w:val="none" w:sz="0" w:space="0" w:color="auto"/>
            <w:right w:val="none" w:sz="0" w:space="0" w:color="auto"/>
          </w:divBdr>
        </w:div>
        <w:div w:id="492068259">
          <w:marLeft w:val="640"/>
          <w:marRight w:val="0"/>
          <w:marTop w:val="0"/>
          <w:marBottom w:val="0"/>
          <w:divBdr>
            <w:top w:val="none" w:sz="0" w:space="0" w:color="auto"/>
            <w:left w:val="none" w:sz="0" w:space="0" w:color="auto"/>
            <w:bottom w:val="none" w:sz="0" w:space="0" w:color="auto"/>
            <w:right w:val="none" w:sz="0" w:space="0" w:color="auto"/>
          </w:divBdr>
        </w:div>
        <w:div w:id="577980757">
          <w:marLeft w:val="640"/>
          <w:marRight w:val="0"/>
          <w:marTop w:val="0"/>
          <w:marBottom w:val="0"/>
          <w:divBdr>
            <w:top w:val="none" w:sz="0" w:space="0" w:color="auto"/>
            <w:left w:val="none" w:sz="0" w:space="0" w:color="auto"/>
            <w:bottom w:val="none" w:sz="0" w:space="0" w:color="auto"/>
            <w:right w:val="none" w:sz="0" w:space="0" w:color="auto"/>
          </w:divBdr>
        </w:div>
        <w:div w:id="578832899">
          <w:marLeft w:val="640"/>
          <w:marRight w:val="0"/>
          <w:marTop w:val="0"/>
          <w:marBottom w:val="0"/>
          <w:divBdr>
            <w:top w:val="none" w:sz="0" w:space="0" w:color="auto"/>
            <w:left w:val="none" w:sz="0" w:space="0" w:color="auto"/>
            <w:bottom w:val="none" w:sz="0" w:space="0" w:color="auto"/>
            <w:right w:val="none" w:sz="0" w:space="0" w:color="auto"/>
          </w:divBdr>
        </w:div>
        <w:div w:id="599945185">
          <w:marLeft w:val="640"/>
          <w:marRight w:val="0"/>
          <w:marTop w:val="0"/>
          <w:marBottom w:val="0"/>
          <w:divBdr>
            <w:top w:val="none" w:sz="0" w:space="0" w:color="auto"/>
            <w:left w:val="none" w:sz="0" w:space="0" w:color="auto"/>
            <w:bottom w:val="none" w:sz="0" w:space="0" w:color="auto"/>
            <w:right w:val="none" w:sz="0" w:space="0" w:color="auto"/>
          </w:divBdr>
        </w:div>
        <w:div w:id="650210896">
          <w:marLeft w:val="640"/>
          <w:marRight w:val="0"/>
          <w:marTop w:val="0"/>
          <w:marBottom w:val="0"/>
          <w:divBdr>
            <w:top w:val="none" w:sz="0" w:space="0" w:color="auto"/>
            <w:left w:val="none" w:sz="0" w:space="0" w:color="auto"/>
            <w:bottom w:val="none" w:sz="0" w:space="0" w:color="auto"/>
            <w:right w:val="none" w:sz="0" w:space="0" w:color="auto"/>
          </w:divBdr>
        </w:div>
        <w:div w:id="653143078">
          <w:marLeft w:val="640"/>
          <w:marRight w:val="0"/>
          <w:marTop w:val="0"/>
          <w:marBottom w:val="0"/>
          <w:divBdr>
            <w:top w:val="none" w:sz="0" w:space="0" w:color="auto"/>
            <w:left w:val="none" w:sz="0" w:space="0" w:color="auto"/>
            <w:bottom w:val="none" w:sz="0" w:space="0" w:color="auto"/>
            <w:right w:val="none" w:sz="0" w:space="0" w:color="auto"/>
          </w:divBdr>
        </w:div>
        <w:div w:id="658113693">
          <w:marLeft w:val="640"/>
          <w:marRight w:val="0"/>
          <w:marTop w:val="0"/>
          <w:marBottom w:val="0"/>
          <w:divBdr>
            <w:top w:val="none" w:sz="0" w:space="0" w:color="auto"/>
            <w:left w:val="none" w:sz="0" w:space="0" w:color="auto"/>
            <w:bottom w:val="none" w:sz="0" w:space="0" w:color="auto"/>
            <w:right w:val="none" w:sz="0" w:space="0" w:color="auto"/>
          </w:divBdr>
        </w:div>
        <w:div w:id="662247966">
          <w:marLeft w:val="640"/>
          <w:marRight w:val="0"/>
          <w:marTop w:val="0"/>
          <w:marBottom w:val="0"/>
          <w:divBdr>
            <w:top w:val="none" w:sz="0" w:space="0" w:color="auto"/>
            <w:left w:val="none" w:sz="0" w:space="0" w:color="auto"/>
            <w:bottom w:val="none" w:sz="0" w:space="0" w:color="auto"/>
            <w:right w:val="none" w:sz="0" w:space="0" w:color="auto"/>
          </w:divBdr>
        </w:div>
        <w:div w:id="719210254">
          <w:marLeft w:val="640"/>
          <w:marRight w:val="0"/>
          <w:marTop w:val="0"/>
          <w:marBottom w:val="0"/>
          <w:divBdr>
            <w:top w:val="none" w:sz="0" w:space="0" w:color="auto"/>
            <w:left w:val="none" w:sz="0" w:space="0" w:color="auto"/>
            <w:bottom w:val="none" w:sz="0" w:space="0" w:color="auto"/>
            <w:right w:val="none" w:sz="0" w:space="0" w:color="auto"/>
          </w:divBdr>
        </w:div>
        <w:div w:id="726877841">
          <w:marLeft w:val="640"/>
          <w:marRight w:val="0"/>
          <w:marTop w:val="0"/>
          <w:marBottom w:val="0"/>
          <w:divBdr>
            <w:top w:val="none" w:sz="0" w:space="0" w:color="auto"/>
            <w:left w:val="none" w:sz="0" w:space="0" w:color="auto"/>
            <w:bottom w:val="none" w:sz="0" w:space="0" w:color="auto"/>
            <w:right w:val="none" w:sz="0" w:space="0" w:color="auto"/>
          </w:divBdr>
        </w:div>
        <w:div w:id="774254241">
          <w:marLeft w:val="640"/>
          <w:marRight w:val="0"/>
          <w:marTop w:val="0"/>
          <w:marBottom w:val="0"/>
          <w:divBdr>
            <w:top w:val="none" w:sz="0" w:space="0" w:color="auto"/>
            <w:left w:val="none" w:sz="0" w:space="0" w:color="auto"/>
            <w:bottom w:val="none" w:sz="0" w:space="0" w:color="auto"/>
            <w:right w:val="none" w:sz="0" w:space="0" w:color="auto"/>
          </w:divBdr>
        </w:div>
        <w:div w:id="810096416">
          <w:marLeft w:val="640"/>
          <w:marRight w:val="0"/>
          <w:marTop w:val="0"/>
          <w:marBottom w:val="0"/>
          <w:divBdr>
            <w:top w:val="none" w:sz="0" w:space="0" w:color="auto"/>
            <w:left w:val="none" w:sz="0" w:space="0" w:color="auto"/>
            <w:bottom w:val="none" w:sz="0" w:space="0" w:color="auto"/>
            <w:right w:val="none" w:sz="0" w:space="0" w:color="auto"/>
          </w:divBdr>
        </w:div>
        <w:div w:id="934242345">
          <w:marLeft w:val="640"/>
          <w:marRight w:val="0"/>
          <w:marTop w:val="0"/>
          <w:marBottom w:val="0"/>
          <w:divBdr>
            <w:top w:val="none" w:sz="0" w:space="0" w:color="auto"/>
            <w:left w:val="none" w:sz="0" w:space="0" w:color="auto"/>
            <w:bottom w:val="none" w:sz="0" w:space="0" w:color="auto"/>
            <w:right w:val="none" w:sz="0" w:space="0" w:color="auto"/>
          </w:divBdr>
        </w:div>
        <w:div w:id="935019195">
          <w:marLeft w:val="640"/>
          <w:marRight w:val="0"/>
          <w:marTop w:val="0"/>
          <w:marBottom w:val="0"/>
          <w:divBdr>
            <w:top w:val="none" w:sz="0" w:space="0" w:color="auto"/>
            <w:left w:val="none" w:sz="0" w:space="0" w:color="auto"/>
            <w:bottom w:val="none" w:sz="0" w:space="0" w:color="auto"/>
            <w:right w:val="none" w:sz="0" w:space="0" w:color="auto"/>
          </w:divBdr>
        </w:div>
        <w:div w:id="1071734410">
          <w:marLeft w:val="640"/>
          <w:marRight w:val="0"/>
          <w:marTop w:val="0"/>
          <w:marBottom w:val="0"/>
          <w:divBdr>
            <w:top w:val="none" w:sz="0" w:space="0" w:color="auto"/>
            <w:left w:val="none" w:sz="0" w:space="0" w:color="auto"/>
            <w:bottom w:val="none" w:sz="0" w:space="0" w:color="auto"/>
            <w:right w:val="none" w:sz="0" w:space="0" w:color="auto"/>
          </w:divBdr>
        </w:div>
        <w:div w:id="1136951099">
          <w:marLeft w:val="640"/>
          <w:marRight w:val="0"/>
          <w:marTop w:val="0"/>
          <w:marBottom w:val="0"/>
          <w:divBdr>
            <w:top w:val="none" w:sz="0" w:space="0" w:color="auto"/>
            <w:left w:val="none" w:sz="0" w:space="0" w:color="auto"/>
            <w:bottom w:val="none" w:sz="0" w:space="0" w:color="auto"/>
            <w:right w:val="none" w:sz="0" w:space="0" w:color="auto"/>
          </w:divBdr>
        </w:div>
        <w:div w:id="1138689285">
          <w:marLeft w:val="640"/>
          <w:marRight w:val="0"/>
          <w:marTop w:val="0"/>
          <w:marBottom w:val="0"/>
          <w:divBdr>
            <w:top w:val="none" w:sz="0" w:space="0" w:color="auto"/>
            <w:left w:val="none" w:sz="0" w:space="0" w:color="auto"/>
            <w:bottom w:val="none" w:sz="0" w:space="0" w:color="auto"/>
            <w:right w:val="none" w:sz="0" w:space="0" w:color="auto"/>
          </w:divBdr>
        </w:div>
        <w:div w:id="1164201068">
          <w:marLeft w:val="640"/>
          <w:marRight w:val="0"/>
          <w:marTop w:val="0"/>
          <w:marBottom w:val="0"/>
          <w:divBdr>
            <w:top w:val="none" w:sz="0" w:space="0" w:color="auto"/>
            <w:left w:val="none" w:sz="0" w:space="0" w:color="auto"/>
            <w:bottom w:val="none" w:sz="0" w:space="0" w:color="auto"/>
            <w:right w:val="none" w:sz="0" w:space="0" w:color="auto"/>
          </w:divBdr>
        </w:div>
        <w:div w:id="1166280926">
          <w:marLeft w:val="640"/>
          <w:marRight w:val="0"/>
          <w:marTop w:val="0"/>
          <w:marBottom w:val="0"/>
          <w:divBdr>
            <w:top w:val="none" w:sz="0" w:space="0" w:color="auto"/>
            <w:left w:val="none" w:sz="0" w:space="0" w:color="auto"/>
            <w:bottom w:val="none" w:sz="0" w:space="0" w:color="auto"/>
            <w:right w:val="none" w:sz="0" w:space="0" w:color="auto"/>
          </w:divBdr>
        </w:div>
        <w:div w:id="1203980714">
          <w:marLeft w:val="640"/>
          <w:marRight w:val="0"/>
          <w:marTop w:val="0"/>
          <w:marBottom w:val="0"/>
          <w:divBdr>
            <w:top w:val="none" w:sz="0" w:space="0" w:color="auto"/>
            <w:left w:val="none" w:sz="0" w:space="0" w:color="auto"/>
            <w:bottom w:val="none" w:sz="0" w:space="0" w:color="auto"/>
            <w:right w:val="none" w:sz="0" w:space="0" w:color="auto"/>
          </w:divBdr>
        </w:div>
        <w:div w:id="1211696094">
          <w:marLeft w:val="640"/>
          <w:marRight w:val="0"/>
          <w:marTop w:val="0"/>
          <w:marBottom w:val="0"/>
          <w:divBdr>
            <w:top w:val="none" w:sz="0" w:space="0" w:color="auto"/>
            <w:left w:val="none" w:sz="0" w:space="0" w:color="auto"/>
            <w:bottom w:val="none" w:sz="0" w:space="0" w:color="auto"/>
            <w:right w:val="none" w:sz="0" w:space="0" w:color="auto"/>
          </w:divBdr>
        </w:div>
        <w:div w:id="1262763929">
          <w:marLeft w:val="640"/>
          <w:marRight w:val="0"/>
          <w:marTop w:val="0"/>
          <w:marBottom w:val="0"/>
          <w:divBdr>
            <w:top w:val="none" w:sz="0" w:space="0" w:color="auto"/>
            <w:left w:val="none" w:sz="0" w:space="0" w:color="auto"/>
            <w:bottom w:val="none" w:sz="0" w:space="0" w:color="auto"/>
            <w:right w:val="none" w:sz="0" w:space="0" w:color="auto"/>
          </w:divBdr>
        </w:div>
        <w:div w:id="1313943390">
          <w:marLeft w:val="640"/>
          <w:marRight w:val="0"/>
          <w:marTop w:val="0"/>
          <w:marBottom w:val="0"/>
          <w:divBdr>
            <w:top w:val="none" w:sz="0" w:space="0" w:color="auto"/>
            <w:left w:val="none" w:sz="0" w:space="0" w:color="auto"/>
            <w:bottom w:val="none" w:sz="0" w:space="0" w:color="auto"/>
            <w:right w:val="none" w:sz="0" w:space="0" w:color="auto"/>
          </w:divBdr>
        </w:div>
        <w:div w:id="1322582300">
          <w:marLeft w:val="640"/>
          <w:marRight w:val="0"/>
          <w:marTop w:val="0"/>
          <w:marBottom w:val="0"/>
          <w:divBdr>
            <w:top w:val="none" w:sz="0" w:space="0" w:color="auto"/>
            <w:left w:val="none" w:sz="0" w:space="0" w:color="auto"/>
            <w:bottom w:val="none" w:sz="0" w:space="0" w:color="auto"/>
            <w:right w:val="none" w:sz="0" w:space="0" w:color="auto"/>
          </w:divBdr>
        </w:div>
        <w:div w:id="1407652665">
          <w:marLeft w:val="640"/>
          <w:marRight w:val="0"/>
          <w:marTop w:val="0"/>
          <w:marBottom w:val="0"/>
          <w:divBdr>
            <w:top w:val="none" w:sz="0" w:space="0" w:color="auto"/>
            <w:left w:val="none" w:sz="0" w:space="0" w:color="auto"/>
            <w:bottom w:val="none" w:sz="0" w:space="0" w:color="auto"/>
            <w:right w:val="none" w:sz="0" w:space="0" w:color="auto"/>
          </w:divBdr>
        </w:div>
        <w:div w:id="1459488013">
          <w:marLeft w:val="640"/>
          <w:marRight w:val="0"/>
          <w:marTop w:val="0"/>
          <w:marBottom w:val="0"/>
          <w:divBdr>
            <w:top w:val="none" w:sz="0" w:space="0" w:color="auto"/>
            <w:left w:val="none" w:sz="0" w:space="0" w:color="auto"/>
            <w:bottom w:val="none" w:sz="0" w:space="0" w:color="auto"/>
            <w:right w:val="none" w:sz="0" w:space="0" w:color="auto"/>
          </w:divBdr>
        </w:div>
        <w:div w:id="1466311222">
          <w:marLeft w:val="640"/>
          <w:marRight w:val="0"/>
          <w:marTop w:val="0"/>
          <w:marBottom w:val="0"/>
          <w:divBdr>
            <w:top w:val="none" w:sz="0" w:space="0" w:color="auto"/>
            <w:left w:val="none" w:sz="0" w:space="0" w:color="auto"/>
            <w:bottom w:val="none" w:sz="0" w:space="0" w:color="auto"/>
            <w:right w:val="none" w:sz="0" w:space="0" w:color="auto"/>
          </w:divBdr>
        </w:div>
        <w:div w:id="1496653702">
          <w:marLeft w:val="640"/>
          <w:marRight w:val="0"/>
          <w:marTop w:val="0"/>
          <w:marBottom w:val="0"/>
          <w:divBdr>
            <w:top w:val="none" w:sz="0" w:space="0" w:color="auto"/>
            <w:left w:val="none" w:sz="0" w:space="0" w:color="auto"/>
            <w:bottom w:val="none" w:sz="0" w:space="0" w:color="auto"/>
            <w:right w:val="none" w:sz="0" w:space="0" w:color="auto"/>
          </w:divBdr>
        </w:div>
        <w:div w:id="1541700548">
          <w:marLeft w:val="640"/>
          <w:marRight w:val="0"/>
          <w:marTop w:val="0"/>
          <w:marBottom w:val="0"/>
          <w:divBdr>
            <w:top w:val="none" w:sz="0" w:space="0" w:color="auto"/>
            <w:left w:val="none" w:sz="0" w:space="0" w:color="auto"/>
            <w:bottom w:val="none" w:sz="0" w:space="0" w:color="auto"/>
            <w:right w:val="none" w:sz="0" w:space="0" w:color="auto"/>
          </w:divBdr>
        </w:div>
        <w:div w:id="1556618172">
          <w:marLeft w:val="640"/>
          <w:marRight w:val="0"/>
          <w:marTop w:val="0"/>
          <w:marBottom w:val="0"/>
          <w:divBdr>
            <w:top w:val="none" w:sz="0" w:space="0" w:color="auto"/>
            <w:left w:val="none" w:sz="0" w:space="0" w:color="auto"/>
            <w:bottom w:val="none" w:sz="0" w:space="0" w:color="auto"/>
            <w:right w:val="none" w:sz="0" w:space="0" w:color="auto"/>
          </w:divBdr>
        </w:div>
        <w:div w:id="1701128011">
          <w:marLeft w:val="640"/>
          <w:marRight w:val="0"/>
          <w:marTop w:val="0"/>
          <w:marBottom w:val="0"/>
          <w:divBdr>
            <w:top w:val="none" w:sz="0" w:space="0" w:color="auto"/>
            <w:left w:val="none" w:sz="0" w:space="0" w:color="auto"/>
            <w:bottom w:val="none" w:sz="0" w:space="0" w:color="auto"/>
            <w:right w:val="none" w:sz="0" w:space="0" w:color="auto"/>
          </w:divBdr>
        </w:div>
        <w:div w:id="1752581068">
          <w:marLeft w:val="640"/>
          <w:marRight w:val="0"/>
          <w:marTop w:val="0"/>
          <w:marBottom w:val="0"/>
          <w:divBdr>
            <w:top w:val="none" w:sz="0" w:space="0" w:color="auto"/>
            <w:left w:val="none" w:sz="0" w:space="0" w:color="auto"/>
            <w:bottom w:val="none" w:sz="0" w:space="0" w:color="auto"/>
            <w:right w:val="none" w:sz="0" w:space="0" w:color="auto"/>
          </w:divBdr>
        </w:div>
        <w:div w:id="1756441346">
          <w:marLeft w:val="640"/>
          <w:marRight w:val="0"/>
          <w:marTop w:val="0"/>
          <w:marBottom w:val="0"/>
          <w:divBdr>
            <w:top w:val="none" w:sz="0" w:space="0" w:color="auto"/>
            <w:left w:val="none" w:sz="0" w:space="0" w:color="auto"/>
            <w:bottom w:val="none" w:sz="0" w:space="0" w:color="auto"/>
            <w:right w:val="none" w:sz="0" w:space="0" w:color="auto"/>
          </w:divBdr>
        </w:div>
      </w:divsChild>
    </w:div>
    <w:div w:id="855461035">
      <w:marLeft w:val="640"/>
      <w:marRight w:val="0"/>
      <w:marTop w:val="0"/>
      <w:marBottom w:val="0"/>
      <w:divBdr>
        <w:top w:val="none" w:sz="0" w:space="0" w:color="auto"/>
        <w:left w:val="none" w:sz="0" w:space="0" w:color="auto"/>
        <w:bottom w:val="none" w:sz="0" w:space="0" w:color="auto"/>
        <w:right w:val="none" w:sz="0" w:space="0" w:color="auto"/>
      </w:divBdr>
    </w:div>
    <w:div w:id="855462340">
      <w:marLeft w:val="640"/>
      <w:marRight w:val="0"/>
      <w:marTop w:val="0"/>
      <w:marBottom w:val="0"/>
      <w:divBdr>
        <w:top w:val="none" w:sz="0" w:space="0" w:color="auto"/>
        <w:left w:val="none" w:sz="0" w:space="0" w:color="auto"/>
        <w:bottom w:val="none" w:sz="0" w:space="0" w:color="auto"/>
        <w:right w:val="none" w:sz="0" w:space="0" w:color="auto"/>
      </w:divBdr>
    </w:div>
    <w:div w:id="855462367">
      <w:marLeft w:val="640"/>
      <w:marRight w:val="0"/>
      <w:marTop w:val="0"/>
      <w:marBottom w:val="0"/>
      <w:divBdr>
        <w:top w:val="none" w:sz="0" w:space="0" w:color="auto"/>
        <w:left w:val="none" w:sz="0" w:space="0" w:color="auto"/>
        <w:bottom w:val="none" w:sz="0" w:space="0" w:color="auto"/>
        <w:right w:val="none" w:sz="0" w:space="0" w:color="auto"/>
      </w:divBdr>
    </w:div>
    <w:div w:id="855584658">
      <w:marLeft w:val="640"/>
      <w:marRight w:val="0"/>
      <w:marTop w:val="0"/>
      <w:marBottom w:val="0"/>
      <w:divBdr>
        <w:top w:val="none" w:sz="0" w:space="0" w:color="auto"/>
        <w:left w:val="none" w:sz="0" w:space="0" w:color="auto"/>
        <w:bottom w:val="none" w:sz="0" w:space="0" w:color="auto"/>
        <w:right w:val="none" w:sz="0" w:space="0" w:color="auto"/>
      </w:divBdr>
    </w:div>
    <w:div w:id="855655403">
      <w:marLeft w:val="640"/>
      <w:marRight w:val="0"/>
      <w:marTop w:val="0"/>
      <w:marBottom w:val="0"/>
      <w:divBdr>
        <w:top w:val="none" w:sz="0" w:space="0" w:color="auto"/>
        <w:left w:val="none" w:sz="0" w:space="0" w:color="auto"/>
        <w:bottom w:val="none" w:sz="0" w:space="0" w:color="auto"/>
        <w:right w:val="none" w:sz="0" w:space="0" w:color="auto"/>
      </w:divBdr>
    </w:div>
    <w:div w:id="855735330">
      <w:marLeft w:val="640"/>
      <w:marRight w:val="0"/>
      <w:marTop w:val="0"/>
      <w:marBottom w:val="0"/>
      <w:divBdr>
        <w:top w:val="none" w:sz="0" w:space="0" w:color="auto"/>
        <w:left w:val="none" w:sz="0" w:space="0" w:color="auto"/>
        <w:bottom w:val="none" w:sz="0" w:space="0" w:color="auto"/>
        <w:right w:val="none" w:sz="0" w:space="0" w:color="auto"/>
      </w:divBdr>
    </w:div>
    <w:div w:id="855769215">
      <w:marLeft w:val="640"/>
      <w:marRight w:val="0"/>
      <w:marTop w:val="0"/>
      <w:marBottom w:val="0"/>
      <w:divBdr>
        <w:top w:val="none" w:sz="0" w:space="0" w:color="auto"/>
        <w:left w:val="none" w:sz="0" w:space="0" w:color="auto"/>
        <w:bottom w:val="none" w:sz="0" w:space="0" w:color="auto"/>
        <w:right w:val="none" w:sz="0" w:space="0" w:color="auto"/>
      </w:divBdr>
    </w:div>
    <w:div w:id="855776372">
      <w:marLeft w:val="640"/>
      <w:marRight w:val="0"/>
      <w:marTop w:val="0"/>
      <w:marBottom w:val="0"/>
      <w:divBdr>
        <w:top w:val="none" w:sz="0" w:space="0" w:color="auto"/>
        <w:left w:val="none" w:sz="0" w:space="0" w:color="auto"/>
        <w:bottom w:val="none" w:sz="0" w:space="0" w:color="auto"/>
        <w:right w:val="none" w:sz="0" w:space="0" w:color="auto"/>
      </w:divBdr>
    </w:div>
    <w:div w:id="855920038">
      <w:marLeft w:val="640"/>
      <w:marRight w:val="0"/>
      <w:marTop w:val="0"/>
      <w:marBottom w:val="0"/>
      <w:divBdr>
        <w:top w:val="none" w:sz="0" w:space="0" w:color="auto"/>
        <w:left w:val="none" w:sz="0" w:space="0" w:color="auto"/>
        <w:bottom w:val="none" w:sz="0" w:space="0" w:color="auto"/>
        <w:right w:val="none" w:sz="0" w:space="0" w:color="auto"/>
      </w:divBdr>
    </w:div>
    <w:div w:id="855923931">
      <w:marLeft w:val="640"/>
      <w:marRight w:val="0"/>
      <w:marTop w:val="0"/>
      <w:marBottom w:val="0"/>
      <w:divBdr>
        <w:top w:val="none" w:sz="0" w:space="0" w:color="auto"/>
        <w:left w:val="none" w:sz="0" w:space="0" w:color="auto"/>
        <w:bottom w:val="none" w:sz="0" w:space="0" w:color="auto"/>
        <w:right w:val="none" w:sz="0" w:space="0" w:color="auto"/>
      </w:divBdr>
    </w:div>
    <w:div w:id="856044842">
      <w:marLeft w:val="640"/>
      <w:marRight w:val="0"/>
      <w:marTop w:val="0"/>
      <w:marBottom w:val="0"/>
      <w:divBdr>
        <w:top w:val="none" w:sz="0" w:space="0" w:color="auto"/>
        <w:left w:val="none" w:sz="0" w:space="0" w:color="auto"/>
        <w:bottom w:val="none" w:sz="0" w:space="0" w:color="auto"/>
        <w:right w:val="none" w:sz="0" w:space="0" w:color="auto"/>
      </w:divBdr>
    </w:div>
    <w:div w:id="856119723">
      <w:marLeft w:val="640"/>
      <w:marRight w:val="0"/>
      <w:marTop w:val="0"/>
      <w:marBottom w:val="0"/>
      <w:divBdr>
        <w:top w:val="none" w:sz="0" w:space="0" w:color="auto"/>
        <w:left w:val="none" w:sz="0" w:space="0" w:color="auto"/>
        <w:bottom w:val="none" w:sz="0" w:space="0" w:color="auto"/>
        <w:right w:val="none" w:sz="0" w:space="0" w:color="auto"/>
      </w:divBdr>
    </w:div>
    <w:div w:id="856120024">
      <w:marLeft w:val="640"/>
      <w:marRight w:val="0"/>
      <w:marTop w:val="0"/>
      <w:marBottom w:val="0"/>
      <w:divBdr>
        <w:top w:val="none" w:sz="0" w:space="0" w:color="auto"/>
        <w:left w:val="none" w:sz="0" w:space="0" w:color="auto"/>
        <w:bottom w:val="none" w:sz="0" w:space="0" w:color="auto"/>
        <w:right w:val="none" w:sz="0" w:space="0" w:color="auto"/>
      </w:divBdr>
    </w:div>
    <w:div w:id="856120836">
      <w:marLeft w:val="640"/>
      <w:marRight w:val="0"/>
      <w:marTop w:val="0"/>
      <w:marBottom w:val="0"/>
      <w:divBdr>
        <w:top w:val="none" w:sz="0" w:space="0" w:color="auto"/>
        <w:left w:val="none" w:sz="0" w:space="0" w:color="auto"/>
        <w:bottom w:val="none" w:sz="0" w:space="0" w:color="auto"/>
        <w:right w:val="none" w:sz="0" w:space="0" w:color="auto"/>
      </w:divBdr>
    </w:div>
    <w:div w:id="856120937">
      <w:marLeft w:val="640"/>
      <w:marRight w:val="0"/>
      <w:marTop w:val="0"/>
      <w:marBottom w:val="0"/>
      <w:divBdr>
        <w:top w:val="none" w:sz="0" w:space="0" w:color="auto"/>
        <w:left w:val="none" w:sz="0" w:space="0" w:color="auto"/>
        <w:bottom w:val="none" w:sz="0" w:space="0" w:color="auto"/>
        <w:right w:val="none" w:sz="0" w:space="0" w:color="auto"/>
      </w:divBdr>
    </w:div>
    <w:div w:id="856194806">
      <w:marLeft w:val="640"/>
      <w:marRight w:val="0"/>
      <w:marTop w:val="0"/>
      <w:marBottom w:val="0"/>
      <w:divBdr>
        <w:top w:val="none" w:sz="0" w:space="0" w:color="auto"/>
        <w:left w:val="none" w:sz="0" w:space="0" w:color="auto"/>
        <w:bottom w:val="none" w:sz="0" w:space="0" w:color="auto"/>
        <w:right w:val="none" w:sz="0" w:space="0" w:color="auto"/>
      </w:divBdr>
    </w:div>
    <w:div w:id="856230783">
      <w:marLeft w:val="640"/>
      <w:marRight w:val="0"/>
      <w:marTop w:val="0"/>
      <w:marBottom w:val="0"/>
      <w:divBdr>
        <w:top w:val="none" w:sz="0" w:space="0" w:color="auto"/>
        <w:left w:val="none" w:sz="0" w:space="0" w:color="auto"/>
        <w:bottom w:val="none" w:sz="0" w:space="0" w:color="auto"/>
        <w:right w:val="none" w:sz="0" w:space="0" w:color="auto"/>
      </w:divBdr>
    </w:div>
    <w:div w:id="856236644">
      <w:marLeft w:val="640"/>
      <w:marRight w:val="0"/>
      <w:marTop w:val="0"/>
      <w:marBottom w:val="0"/>
      <w:divBdr>
        <w:top w:val="none" w:sz="0" w:space="0" w:color="auto"/>
        <w:left w:val="none" w:sz="0" w:space="0" w:color="auto"/>
        <w:bottom w:val="none" w:sz="0" w:space="0" w:color="auto"/>
        <w:right w:val="none" w:sz="0" w:space="0" w:color="auto"/>
      </w:divBdr>
    </w:div>
    <w:div w:id="856385512">
      <w:marLeft w:val="640"/>
      <w:marRight w:val="0"/>
      <w:marTop w:val="0"/>
      <w:marBottom w:val="0"/>
      <w:divBdr>
        <w:top w:val="none" w:sz="0" w:space="0" w:color="auto"/>
        <w:left w:val="none" w:sz="0" w:space="0" w:color="auto"/>
        <w:bottom w:val="none" w:sz="0" w:space="0" w:color="auto"/>
        <w:right w:val="none" w:sz="0" w:space="0" w:color="auto"/>
      </w:divBdr>
    </w:div>
    <w:div w:id="856387132">
      <w:marLeft w:val="640"/>
      <w:marRight w:val="0"/>
      <w:marTop w:val="0"/>
      <w:marBottom w:val="0"/>
      <w:divBdr>
        <w:top w:val="none" w:sz="0" w:space="0" w:color="auto"/>
        <w:left w:val="none" w:sz="0" w:space="0" w:color="auto"/>
        <w:bottom w:val="none" w:sz="0" w:space="0" w:color="auto"/>
        <w:right w:val="none" w:sz="0" w:space="0" w:color="auto"/>
      </w:divBdr>
    </w:div>
    <w:div w:id="856501723">
      <w:marLeft w:val="640"/>
      <w:marRight w:val="0"/>
      <w:marTop w:val="0"/>
      <w:marBottom w:val="0"/>
      <w:divBdr>
        <w:top w:val="none" w:sz="0" w:space="0" w:color="auto"/>
        <w:left w:val="none" w:sz="0" w:space="0" w:color="auto"/>
        <w:bottom w:val="none" w:sz="0" w:space="0" w:color="auto"/>
        <w:right w:val="none" w:sz="0" w:space="0" w:color="auto"/>
      </w:divBdr>
    </w:div>
    <w:div w:id="856507057">
      <w:marLeft w:val="640"/>
      <w:marRight w:val="0"/>
      <w:marTop w:val="0"/>
      <w:marBottom w:val="0"/>
      <w:divBdr>
        <w:top w:val="none" w:sz="0" w:space="0" w:color="auto"/>
        <w:left w:val="none" w:sz="0" w:space="0" w:color="auto"/>
        <w:bottom w:val="none" w:sz="0" w:space="0" w:color="auto"/>
        <w:right w:val="none" w:sz="0" w:space="0" w:color="auto"/>
      </w:divBdr>
    </w:div>
    <w:div w:id="856577344">
      <w:marLeft w:val="640"/>
      <w:marRight w:val="0"/>
      <w:marTop w:val="0"/>
      <w:marBottom w:val="0"/>
      <w:divBdr>
        <w:top w:val="none" w:sz="0" w:space="0" w:color="auto"/>
        <w:left w:val="none" w:sz="0" w:space="0" w:color="auto"/>
        <w:bottom w:val="none" w:sz="0" w:space="0" w:color="auto"/>
        <w:right w:val="none" w:sz="0" w:space="0" w:color="auto"/>
      </w:divBdr>
    </w:div>
    <w:div w:id="856621095">
      <w:marLeft w:val="640"/>
      <w:marRight w:val="0"/>
      <w:marTop w:val="0"/>
      <w:marBottom w:val="0"/>
      <w:divBdr>
        <w:top w:val="none" w:sz="0" w:space="0" w:color="auto"/>
        <w:left w:val="none" w:sz="0" w:space="0" w:color="auto"/>
        <w:bottom w:val="none" w:sz="0" w:space="0" w:color="auto"/>
        <w:right w:val="none" w:sz="0" w:space="0" w:color="auto"/>
      </w:divBdr>
    </w:div>
    <w:div w:id="856623513">
      <w:marLeft w:val="640"/>
      <w:marRight w:val="0"/>
      <w:marTop w:val="0"/>
      <w:marBottom w:val="0"/>
      <w:divBdr>
        <w:top w:val="none" w:sz="0" w:space="0" w:color="auto"/>
        <w:left w:val="none" w:sz="0" w:space="0" w:color="auto"/>
        <w:bottom w:val="none" w:sz="0" w:space="0" w:color="auto"/>
        <w:right w:val="none" w:sz="0" w:space="0" w:color="auto"/>
      </w:divBdr>
    </w:div>
    <w:div w:id="856652852">
      <w:marLeft w:val="640"/>
      <w:marRight w:val="0"/>
      <w:marTop w:val="0"/>
      <w:marBottom w:val="0"/>
      <w:divBdr>
        <w:top w:val="none" w:sz="0" w:space="0" w:color="auto"/>
        <w:left w:val="none" w:sz="0" w:space="0" w:color="auto"/>
        <w:bottom w:val="none" w:sz="0" w:space="0" w:color="auto"/>
        <w:right w:val="none" w:sz="0" w:space="0" w:color="auto"/>
      </w:divBdr>
    </w:div>
    <w:div w:id="856773367">
      <w:marLeft w:val="640"/>
      <w:marRight w:val="0"/>
      <w:marTop w:val="0"/>
      <w:marBottom w:val="0"/>
      <w:divBdr>
        <w:top w:val="none" w:sz="0" w:space="0" w:color="auto"/>
        <w:left w:val="none" w:sz="0" w:space="0" w:color="auto"/>
        <w:bottom w:val="none" w:sz="0" w:space="0" w:color="auto"/>
        <w:right w:val="none" w:sz="0" w:space="0" w:color="auto"/>
      </w:divBdr>
    </w:div>
    <w:div w:id="856820033">
      <w:marLeft w:val="640"/>
      <w:marRight w:val="0"/>
      <w:marTop w:val="0"/>
      <w:marBottom w:val="0"/>
      <w:divBdr>
        <w:top w:val="none" w:sz="0" w:space="0" w:color="auto"/>
        <w:left w:val="none" w:sz="0" w:space="0" w:color="auto"/>
        <w:bottom w:val="none" w:sz="0" w:space="0" w:color="auto"/>
        <w:right w:val="none" w:sz="0" w:space="0" w:color="auto"/>
      </w:divBdr>
    </w:div>
    <w:div w:id="856893639">
      <w:marLeft w:val="640"/>
      <w:marRight w:val="0"/>
      <w:marTop w:val="0"/>
      <w:marBottom w:val="0"/>
      <w:divBdr>
        <w:top w:val="none" w:sz="0" w:space="0" w:color="auto"/>
        <w:left w:val="none" w:sz="0" w:space="0" w:color="auto"/>
        <w:bottom w:val="none" w:sz="0" w:space="0" w:color="auto"/>
        <w:right w:val="none" w:sz="0" w:space="0" w:color="auto"/>
      </w:divBdr>
    </w:div>
    <w:div w:id="856970376">
      <w:marLeft w:val="640"/>
      <w:marRight w:val="0"/>
      <w:marTop w:val="0"/>
      <w:marBottom w:val="0"/>
      <w:divBdr>
        <w:top w:val="none" w:sz="0" w:space="0" w:color="auto"/>
        <w:left w:val="none" w:sz="0" w:space="0" w:color="auto"/>
        <w:bottom w:val="none" w:sz="0" w:space="0" w:color="auto"/>
        <w:right w:val="none" w:sz="0" w:space="0" w:color="auto"/>
      </w:divBdr>
    </w:div>
    <w:div w:id="857039163">
      <w:marLeft w:val="640"/>
      <w:marRight w:val="0"/>
      <w:marTop w:val="0"/>
      <w:marBottom w:val="0"/>
      <w:divBdr>
        <w:top w:val="none" w:sz="0" w:space="0" w:color="auto"/>
        <w:left w:val="none" w:sz="0" w:space="0" w:color="auto"/>
        <w:bottom w:val="none" w:sz="0" w:space="0" w:color="auto"/>
        <w:right w:val="none" w:sz="0" w:space="0" w:color="auto"/>
      </w:divBdr>
    </w:div>
    <w:div w:id="857044332">
      <w:marLeft w:val="640"/>
      <w:marRight w:val="0"/>
      <w:marTop w:val="0"/>
      <w:marBottom w:val="0"/>
      <w:divBdr>
        <w:top w:val="none" w:sz="0" w:space="0" w:color="auto"/>
        <w:left w:val="none" w:sz="0" w:space="0" w:color="auto"/>
        <w:bottom w:val="none" w:sz="0" w:space="0" w:color="auto"/>
        <w:right w:val="none" w:sz="0" w:space="0" w:color="auto"/>
      </w:divBdr>
    </w:div>
    <w:div w:id="857156097">
      <w:marLeft w:val="640"/>
      <w:marRight w:val="0"/>
      <w:marTop w:val="0"/>
      <w:marBottom w:val="0"/>
      <w:divBdr>
        <w:top w:val="none" w:sz="0" w:space="0" w:color="auto"/>
        <w:left w:val="none" w:sz="0" w:space="0" w:color="auto"/>
        <w:bottom w:val="none" w:sz="0" w:space="0" w:color="auto"/>
        <w:right w:val="none" w:sz="0" w:space="0" w:color="auto"/>
      </w:divBdr>
    </w:div>
    <w:div w:id="857160991">
      <w:marLeft w:val="640"/>
      <w:marRight w:val="0"/>
      <w:marTop w:val="0"/>
      <w:marBottom w:val="0"/>
      <w:divBdr>
        <w:top w:val="none" w:sz="0" w:space="0" w:color="auto"/>
        <w:left w:val="none" w:sz="0" w:space="0" w:color="auto"/>
        <w:bottom w:val="none" w:sz="0" w:space="0" w:color="auto"/>
        <w:right w:val="none" w:sz="0" w:space="0" w:color="auto"/>
      </w:divBdr>
    </w:div>
    <w:div w:id="857230407">
      <w:marLeft w:val="640"/>
      <w:marRight w:val="0"/>
      <w:marTop w:val="0"/>
      <w:marBottom w:val="0"/>
      <w:divBdr>
        <w:top w:val="none" w:sz="0" w:space="0" w:color="auto"/>
        <w:left w:val="none" w:sz="0" w:space="0" w:color="auto"/>
        <w:bottom w:val="none" w:sz="0" w:space="0" w:color="auto"/>
        <w:right w:val="none" w:sz="0" w:space="0" w:color="auto"/>
      </w:divBdr>
    </w:div>
    <w:div w:id="857280617">
      <w:marLeft w:val="640"/>
      <w:marRight w:val="0"/>
      <w:marTop w:val="0"/>
      <w:marBottom w:val="0"/>
      <w:divBdr>
        <w:top w:val="none" w:sz="0" w:space="0" w:color="auto"/>
        <w:left w:val="none" w:sz="0" w:space="0" w:color="auto"/>
        <w:bottom w:val="none" w:sz="0" w:space="0" w:color="auto"/>
        <w:right w:val="none" w:sz="0" w:space="0" w:color="auto"/>
      </w:divBdr>
    </w:div>
    <w:div w:id="857281421">
      <w:marLeft w:val="640"/>
      <w:marRight w:val="0"/>
      <w:marTop w:val="0"/>
      <w:marBottom w:val="0"/>
      <w:divBdr>
        <w:top w:val="none" w:sz="0" w:space="0" w:color="auto"/>
        <w:left w:val="none" w:sz="0" w:space="0" w:color="auto"/>
        <w:bottom w:val="none" w:sz="0" w:space="0" w:color="auto"/>
        <w:right w:val="none" w:sz="0" w:space="0" w:color="auto"/>
      </w:divBdr>
    </w:div>
    <w:div w:id="857281602">
      <w:marLeft w:val="640"/>
      <w:marRight w:val="0"/>
      <w:marTop w:val="0"/>
      <w:marBottom w:val="0"/>
      <w:divBdr>
        <w:top w:val="none" w:sz="0" w:space="0" w:color="auto"/>
        <w:left w:val="none" w:sz="0" w:space="0" w:color="auto"/>
        <w:bottom w:val="none" w:sz="0" w:space="0" w:color="auto"/>
        <w:right w:val="none" w:sz="0" w:space="0" w:color="auto"/>
      </w:divBdr>
    </w:div>
    <w:div w:id="857307933">
      <w:marLeft w:val="640"/>
      <w:marRight w:val="0"/>
      <w:marTop w:val="0"/>
      <w:marBottom w:val="0"/>
      <w:divBdr>
        <w:top w:val="none" w:sz="0" w:space="0" w:color="auto"/>
        <w:left w:val="none" w:sz="0" w:space="0" w:color="auto"/>
        <w:bottom w:val="none" w:sz="0" w:space="0" w:color="auto"/>
        <w:right w:val="none" w:sz="0" w:space="0" w:color="auto"/>
      </w:divBdr>
    </w:div>
    <w:div w:id="857425610">
      <w:marLeft w:val="640"/>
      <w:marRight w:val="0"/>
      <w:marTop w:val="0"/>
      <w:marBottom w:val="0"/>
      <w:divBdr>
        <w:top w:val="none" w:sz="0" w:space="0" w:color="auto"/>
        <w:left w:val="none" w:sz="0" w:space="0" w:color="auto"/>
        <w:bottom w:val="none" w:sz="0" w:space="0" w:color="auto"/>
        <w:right w:val="none" w:sz="0" w:space="0" w:color="auto"/>
      </w:divBdr>
    </w:div>
    <w:div w:id="857426907">
      <w:marLeft w:val="640"/>
      <w:marRight w:val="0"/>
      <w:marTop w:val="0"/>
      <w:marBottom w:val="0"/>
      <w:divBdr>
        <w:top w:val="none" w:sz="0" w:space="0" w:color="auto"/>
        <w:left w:val="none" w:sz="0" w:space="0" w:color="auto"/>
        <w:bottom w:val="none" w:sz="0" w:space="0" w:color="auto"/>
        <w:right w:val="none" w:sz="0" w:space="0" w:color="auto"/>
      </w:divBdr>
    </w:div>
    <w:div w:id="857428728">
      <w:marLeft w:val="640"/>
      <w:marRight w:val="0"/>
      <w:marTop w:val="0"/>
      <w:marBottom w:val="0"/>
      <w:divBdr>
        <w:top w:val="none" w:sz="0" w:space="0" w:color="auto"/>
        <w:left w:val="none" w:sz="0" w:space="0" w:color="auto"/>
        <w:bottom w:val="none" w:sz="0" w:space="0" w:color="auto"/>
        <w:right w:val="none" w:sz="0" w:space="0" w:color="auto"/>
      </w:divBdr>
    </w:div>
    <w:div w:id="857504711">
      <w:marLeft w:val="640"/>
      <w:marRight w:val="0"/>
      <w:marTop w:val="0"/>
      <w:marBottom w:val="0"/>
      <w:divBdr>
        <w:top w:val="none" w:sz="0" w:space="0" w:color="auto"/>
        <w:left w:val="none" w:sz="0" w:space="0" w:color="auto"/>
        <w:bottom w:val="none" w:sz="0" w:space="0" w:color="auto"/>
        <w:right w:val="none" w:sz="0" w:space="0" w:color="auto"/>
      </w:divBdr>
    </w:div>
    <w:div w:id="857505624">
      <w:marLeft w:val="640"/>
      <w:marRight w:val="0"/>
      <w:marTop w:val="0"/>
      <w:marBottom w:val="0"/>
      <w:divBdr>
        <w:top w:val="none" w:sz="0" w:space="0" w:color="auto"/>
        <w:left w:val="none" w:sz="0" w:space="0" w:color="auto"/>
        <w:bottom w:val="none" w:sz="0" w:space="0" w:color="auto"/>
        <w:right w:val="none" w:sz="0" w:space="0" w:color="auto"/>
      </w:divBdr>
    </w:div>
    <w:div w:id="857549089">
      <w:marLeft w:val="640"/>
      <w:marRight w:val="0"/>
      <w:marTop w:val="0"/>
      <w:marBottom w:val="0"/>
      <w:divBdr>
        <w:top w:val="none" w:sz="0" w:space="0" w:color="auto"/>
        <w:left w:val="none" w:sz="0" w:space="0" w:color="auto"/>
        <w:bottom w:val="none" w:sz="0" w:space="0" w:color="auto"/>
        <w:right w:val="none" w:sz="0" w:space="0" w:color="auto"/>
      </w:divBdr>
    </w:div>
    <w:div w:id="857623127">
      <w:marLeft w:val="640"/>
      <w:marRight w:val="0"/>
      <w:marTop w:val="0"/>
      <w:marBottom w:val="0"/>
      <w:divBdr>
        <w:top w:val="none" w:sz="0" w:space="0" w:color="auto"/>
        <w:left w:val="none" w:sz="0" w:space="0" w:color="auto"/>
        <w:bottom w:val="none" w:sz="0" w:space="0" w:color="auto"/>
        <w:right w:val="none" w:sz="0" w:space="0" w:color="auto"/>
      </w:divBdr>
    </w:div>
    <w:div w:id="857626078">
      <w:marLeft w:val="480"/>
      <w:marRight w:val="0"/>
      <w:marTop w:val="0"/>
      <w:marBottom w:val="0"/>
      <w:divBdr>
        <w:top w:val="none" w:sz="0" w:space="0" w:color="auto"/>
        <w:left w:val="none" w:sz="0" w:space="0" w:color="auto"/>
        <w:bottom w:val="none" w:sz="0" w:space="0" w:color="auto"/>
        <w:right w:val="none" w:sz="0" w:space="0" w:color="auto"/>
      </w:divBdr>
    </w:div>
    <w:div w:id="857700936">
      <w:marLeft w:val="640"/>
      <w:marRight w:val="0"/>
      <w:marTop w:val="0"/>
      <w:marBottom w:val="0"/>
      <w:divBdr>
        <w:top w:val="none" w:sz="0" w:space="0" w:color="auto"/>
        <w:left w:val="none" w:sz="0" w:space="0" w:color="auto"/>
        <w:bottom w:val="none" w:sz="0" w:space="0" w:color="auto"/>
        <w:right w:val="none" w:sz="0" w:space="0" w:color="auto"/>
      </w:divBdr>
    </w:div>
    <w:div w:id="857735250">
      <w:marLeft w:val="640"/>
      <w:marRight w:val="0"/>
      <w:marTop w:val="0"/>
      <w:marBottom w:val="0"/>
      <w:divBdr>
        <w:top w:val="none" w:sz="0" w:space="0" w:color="auto"/>
        <w:left w:val="none" w:sz="0" w:space="0" w:color="auto"/>
        <w:bottom w:val="none" w:sz="0" w:space="0" w:color="auto"/>
        <w:right w:val="none" w:sz="0" w:space="0" w:color="auto"/>
      </w:divBdr>
    </w:div>
    <w:div w:id="857737398">
      <w:marLeft w:val="640"/>
      <w:marRight w:val="0"/>
      <w:marTop w:val="0"/>
      <w:marBottom w:val="0"/>
      <w:divBdr>
        <w:top w:val="none" w:sz="0" w:space="0" w:color="auto"/>
        <w:left w:val="none" w:sz="0" w:space="0" w:color="auto"/>
        <w:bottom w:val="none" w:sz="0" w:space="0" w:color="auto"/>
        <w:right w:val="none" w:sz="0" w:space="0" w:color="auto"/>
      </w:divBdr>
    </w:div>
    <w:div w:id="857740203">
      <w:marLeft w:val="640"/>
      <w:marRight w:val="0"/>
      <w:marTop w:val="0"/>
      <w:marBottom w:val="0"/>
      <w:divBdr>
        <w:top w:val="none" w:sz="0" w:space="0" w:color="auto"/>
        <w:left w:val="none" w:sz="0" w:space="0" w:color="auto"/>
        <w:bottom w:val="none" w:sz="0" w:space="0" w:color="auto"/>
        <w:right w:val="none" w:sz="0" w:space="0" w:color="auto"/>
      </w:divBdr>
    </w:div>
    <w:div w:id="857810443">
      <w:marLeft w:val="640"/>
      <w:marRight w:val="0"/>
      <w:marTop w:val="0"/>
      <w:marBottom w:val="0"/>
      <w:divBdr>
        <w:top w:val="none" w:sz="0" w:space="0" w:color="auto"/>
        <w:left w:val="none" w:sz="0" w:space="0" w:color="auto"/>
        <w:bottom w:val="none" w:sz="0" w:space="0" w:color="auto"/>
        <w:right w:val="none" w:sz="0" w:space="0" w:color="auto"/>
      </w:divBdr>
    </w:div>
    <w:div w:id="857816823">
      <w:marLeft w:val="640"/>
      <w:marRight w:val="0"/>
      <w:marTop w:val="0"/>
      <w:marBottom w:val="0"/>
      <w:divBdr>
        <w:top w:val="none" w:sz="0" w:space="0" w:color="auto"/>
        <w:left w:val="none" w:sz="0" w:space="0" w:color="auto"/>
        <w:bottom w:val="none" w:sz="0" w:space="0" w:color="auto"/>
        <w:right w:val="none" w:sz="0" w:space="0" w:color="auto"/>
      </w:divBdr>
    </w:div>
    <w:div w:id="857932372">
      <w:marLeft w:val="640"/>
      <w:marRight w:val="0"/>
      <w:marTop w:val="0"/>
      <w:marBottom w:val="0"/>
      <w:divBdr>
        <w:top w:val="none" w:sz="0" w:space="0" w:color="auto"/>
        <w:left w:val="none" w:sz="0" w:space="0" w:color="auto"/>
        <w:bottom w:val="none" w:sz="0" w:space="0" w:color="auto"/>
        <w:right w:val="none" w:sz="0" w:space="0" w:color="auto"/>
      </w:divBdr>
    </w:div>
    <w:div w:id="857964515">
      <w:marLeft w:val="640"/>
      <w:marRight w:val="0"/>
      <w:marTop w:val="0"/>
      <w:marBottom w:val="0"/>
      <w:divBdr>
        <w:top w:val="none" w:sz="0" w:space="0" w:color="auto"/>
        <w:left w:val="none" w:sz="0" w:space="0" w:color="auto"/>
        <w:bottom w:val="none" w:sz="0" w:space="0" w:color="auto"/>
        <w:right w:val="none" w:sz="0" w:space="0" w:color="auto"/>
      </w:divBdr>
    </w:div>
    <w:div w:id="858009059">
      <w:marLeft w:val="640"/>
      <w:marRight w:val="0"/>
      <w:marTop w:val="0"/>
      <w:marBottom w:val="0"/>
      <w:divBdr>
        <w:top w:val="none" w:sz="0" w:space="0" w:color="auto"/>
        <w:left w:val="none" w:sz="0" w:space="0" w:color="auto"/>
        <w:bottom w:val="none" w:sz="0" w:space="0" w:color="auto"/>
        <w:right w:val="none" w:sz="0" w:space="0" w:color="auto"/>
      </w:divBdr>
    </w:div>
    <w:div w:id="858082920">
      <w:marLeft w:val="640"/>
      <w:marRight w:val="0"/>
      <w:marTop w:val="0"/>
      <w:marBottom w:val="0"/>
      <w:divBdr>
        <w:top w:val="none" w:sz="0" w:space="0" w:color="auto"/>
        <w:left w:val="none" w:sz="0" w:space="0" w:color="auto"/>
        <w:bottom w:val="none" w:sz="0" w:space="0" w:color="auto"/>
        <w:right w:val="none" w:sz="0" w:space="0" w:color="auto"/>
      </w:divBdr>
    </w:div>
    <w:div w:id="858154377">
      <w:marLeft w:val="640"/>
      <w:marRight w:val="0"/>
      <w:marTop w:val="0"/>
      <w:marBottom w:val="0"/>
      <w:divBdr>
        <w:top w:val="none" w:sz="0" w:space="0" w:color="auto"/>
        <w:left w:val="none" w:sz="0" w:space="0" w:color="auto"/>
        <w:bottom w:val="none" w:sz="0" w:space="0" w:color="auto"/>
        <w:right w:val="none" w:sz="0" w:space="0" w:color="auto"/>
      </w:divBdr>
    </w:div>
    <w:div w:id="858204202">
      <w:marLeft w:val="640"/>
      <w:marRight w:val="0"/>
      <w:marTop w:val="0"/>
      <w:marBottom w:val="0"/>
      <w:divBdr>
        <w:top w:val="none" w:sz="0" w:space="0" w:color="auto"/>
        <w:left w:val="none" w:sz="0" w:space="0" w:color="auto"/>
        <w:bottom w:val="none" w:sz="0" w:space="0" w:color="auto"/>
        <w:right w:val="none" w:sz="0" w:space="0" w:color="auto"/>
      </w:divBdr>
    </w:div>
    <w:div w:id="858280899">
      <w:marLeft w:val="640"/>
      <w:marRight w:val="0"/>
      <w:marTop w:val="0"/>
      <w:marBottom w:val="0"/>
      <w:divBdr>
        <w:top w:val="none" w:sz="0" w:space="0" w:color="auto"/>
        <w:left w:val="none" w:sz="0" w:space="0" w:color="auto"/>
        <w:bottom w:val="none" w:sz="0" w:space="0" w:color="auto"/>
        <w:right w:val="none" w:sz="0" w:space="0" w:color="auto"/>
      </w:divBdr>
    </w:div>
    <w:div w:id="858352451">
      <w:marLeft w:val="640"/>
      <w:marRight w:val="0"/>
      <w:marTop w:val="0"/>
      <w:marBottom w:val="0"/>
      <w:divBdr>
        <w:top w:val="none" w:sz="0" w:space="0" w:color="auto"/>
        <w:left w:val="none" w:sz="0" w:space="0" w:color="auto"/>
        <w:bottom w:val="none" w:sz="0" w:space="0" w:color="auto"/>
        <w:right w:val="none" w:sz="0" w:space="0" w:color="auto"/>
      </w:divBdr>
    </w:div>
    <w:div w:id="858391586">
      <w:marLeft w:val="640"/>
      <w:marRight w:val="0"/>
      <w:marTop w:val="0"/>
      <w:marBottom w:val="0"/>
      <w:divBdr>
        <w:top w:val="none" w:sz="0" w:space="0" w:color="auto"/>
        <w:left w:val="none" w:sz="0" w:space="0" w:color="auto"/>
        <w:bottom w:val="none" w:sz="0" w:space="0" w:color="auto"/>
        <w:right w:val="none" w:sz="0" w:space="0" w:color="auto"/>
      </w:divBdr>
    </w:div>
    <w:div w:id="858394695">
      <w:marLeft w:val="640"/>
      <w:marRight w:val="0"/>
      <w:marTop w:val="0"/>
      <w:marBottom w:val="0"/>
      <w:divBdr>
        <w:top w:val="none" w:sz="0" w:space="0" w:color="auto"/>
        <w:left w:val="none" w:sz="0" w:space="0" w:color="auto"/>
        <w:bottom w:val="none" w:sz="0" w:space="0" w:color="auto"/>
        <w:right w:val="none" w:sz="0" w:space="0" w:color="auto"/>
      </w:divBdr>
    </w:div>
    <w:div w:id="858469292">
      <w:marLeft w:val="640"/>
      <w:marRight w:val="0"/>
      <w:marTop w:val="0"/>
      <w:marBottom w:val="0"/>
      <w:divBdr>
        <w:top w:val="none" w:sz="0" w:space="0" w:color="auto"/>
        <w:left w:val="none" w:sz="0" w:space="0" w:color="auto"/>
        <w:bottom w:val="none" w:sz="0" w:space="0" w:color="auto"/>
        <w:right w:val="none" w:sz="0" w:space="0" w:color="auto"/>
      </w:divBdr>
    </w:div>
    <w:div w:id="858470284">
      <w:marLeft w:val="640"/>
      <w:marRight w:val="0"/>
      <w:marTop w:val="0"/>
      <w:marBottom w:val="0"/>
      <w:divBdr>
        <w:top w:val="none" w:sz="0" w:space="0" w:color="auto"/>
        <w:left w:val="none" w:sz="0" w:space="0" w:color="auto"/>
        <w:bottom w:val="none" w:sz="0" w:space="0" w:color="auto"/>
        <w:right w:val="none" w:sz="0" w:space="0" w:color="auto"/>
      </w:divBdr>
    </w:div>
    <w:div w:id="858543074">
      <w:marLeft w:val="640"/>
      <w:marRight w:val="0"/>
      <w:marTop w:val="0"/>
      <w:marBottom w:val="0"/>
      <w:divBdr>
        <w:top w:val="none" w:sz="0" w:space="0" w:color="auto"/>
        <w:left w:val="none" w:sz="0" w:space="0" w:color="auto"/>
        <w:bottom w:val="none" w:sz="0" w:space="0" w:color="auto"/>
        <w:right w:val="none" w:sz="0" w:space="0" w:color="auto"/>
      </w:divBdr>
    </w:div>
    <w:div w:id="858547038">
      <w:marLeft w:val="640"/>
      <w:marRight w:val="0"/>
      <w:marTop w:val="0"/>
      <w:marBottom w:val="0"/>
      <w:divBdr>
        <w:top w:val="none" w:sz="0" w:space="0" w:color="auto"/>
        <w:left w:val="none" w:sz="0" w:space="0" w:color="auto"/>
        <w:bottom w:val="none" w:sz="0" w:space="0" w:color="auto"/>
        <w:right w:val="none" w:sz="0" w:space="0" w:color="auto"/>
      </w:divBdr>
    </w:div>
    <w:div w:id="858588254">
      <w:marLeft w:val="640"/>
      <w:marRight w:val="0"/>
      <w:marTop w:val="0"/>
      <w:marBottom w:val="0"/>
      <w:divBdr>
        <w:top w:val="none" w:sz="0" w:space="0" w:color="auto"/>
        <w:left w:val="none" w:sz="0" w:space="0" w:color="auto"/>
        <w:bottom w:val="none" w:sz="0" w:space="0" w:color="auto"/>
        <w:right w:val="none" w:sz="0" w:space="0" w:color="auto"/>
      </w:divBdr>
    </w:div>
    <w:div w:id="858660105">
      <w:marLeft w:val="640"/>
      <w:marRight w:val="0"/>
      <w:marTop w:val="0"/>
      <w:marBottom w:val="0"/>
      <w:divBdr>
        <w:top w:val="none" w:sz="0" w:space="0" w:color="auto"/>
        <w:left w:val="none" w:sz="0" w:space="0" w:color="auto"/>
        <w:bottom w:val="none" w:sz="0" w:space="0" w:color="auto"/>
        <w:right w:val="none" w:sz="0" w:space="0" w:color="auto"/>
      </w:divBdr>
    </w:div>
    <w:div w:id="858662077">
      <w:marLeft w:val="640"/>
      <w:marRight w:val="0"/>
      <w:marTop w:val="0"/>
      <w:marBottom w:val="0"/>
      <w:divBdr>
        <w:top w:val="none" w:sz="0" w:space="0" w:color="auto"/>
        <w:left w:val="none" w:sz="0" w:space="0" w:color="auto"/>
        <w:bottom w:val="none" w:sz="0" w:space="0" w:color="auto"/>
        <w:right w:val="none" w:sz="0" w:space="0" w:color="auto"/>
      </w:divBdr>
    </w:div>
    <w:div w:id="858663315">
      <w:marLeft w:val="640"/>
      <w:marRight w:val="0"/>
      <w:marTop w:val="0"/>
      <w:marBottom w:val="0"/>
      <w:divBdr>
        <w:top w:val="none" w:sz="0" w:space="0" w:color="auto"/>
        <w:left w:val="none" w:sz="0" w:space="0" w:color="auto"/>
        <w:bottom w:val="none" w:sz="0" w:space="0" w:color="auto"/>
        <w:right w:val="none" w:sz="0" w:space="0" w:color="auto"/>
      </w:divBdr>
    </w:div>
    <w:div w:id="858737572">
      <w:marLeft w:val="640"/>
      <w:marRight w:val="0"/>
      <w:marTop w:val="0"/>
      <w:marBottom w:val="0"/>
      <w:divBdr>
        <w:top w:val="none" w:sz="0" w:space="0" w:color="auto"/>
        <w:left w:val="none" w:sz="0" w:space="0" w:color="auto"/>
        <w:bottom w:val="none" w:sz="0" w:space="0" w:color="auto"/>
        <w:right w:val="none" w:sz="0" w:space="0" w:color="auto"/>
      </w:divBdr>
    </w:div>
    <w:div w:id="858737980">
      <w:marLeft w:val="640"/>
      <w:marRight w:val="0"/>
      <w:marTop w:val="0"/>
      <w:marBottom w:val="0"/>
      <w:divBdr>
        <w:top w:val="none" w:sz="0" w:space="0" w:color="auto"/>
        <w:left w:val="none" w:sz="0" w:space="0" w:color="auto"/>
        <w:bottom w:val="none" w:sz="0" w:space="0" w:color="auto"/>
        <w:right w:val="none" w:sz="0" w:space="0" w:color="auto"/>
      </w:divBdr>
    </w:div>
    <w:div w:id="858739334">
      <w:marLeft w:val="640"/>
      <w:marRight w:val="0"/>
      <w:marTop w:val="0"/>
      <w:marBottom w:val="0"/>
      <w:divBdr>
        <w:top w:val="none" w:sz="0" w:space="0" w:color="auto"/>
        <w:left w:val="none" w:sz="0" w:space="0" w:color="auto"/>
        <w:bottom w:val="none" w:sz="0" w:space="0" w:color="auto"/>
        <w:right w:val="none" w:sz="0" w:space="0" w:color="auto"/>
      </w:divBdr>
    </w:div>
    <w:div w:id="858809150">
      <w:marLeft w:val="640"/>
      <w:marRight w:val="0"/>
      <w:marTop w:val="0"/>
      <w:marBottom w:val="0"/>
      <w:divBdr>
        <w:top w:val="none" w:sz="0" w:space="0" w:color="auto"/>
        <w:left w:val="none" w:sz="0" w:space="0" w:color="auto"/>
        <w:bottom w:val="none" w:sz="0" w:space="0" w:color="auto"/>
        <w:right w:val="none" w:sz="0" w:space="0" w:color="auto"/>
      </w:divBdr>
    </w:div>
    <w:div w:id="858812139">
      <w:marLeft w:val="640"/>
      <w:marRight w:val="0"/>
      <w:marTop w:val="0"/>
      <w:marBottom w:val="0"/>
      <w:divBdr>
        <w:top w:val="none" w:sz="0" w:space="0" w:color="auto"/>
        <w:left w:val="none" w:sz="0" w:space="0" w:color="auto"/>
        <w:bottom w:val="none" w:sz="0" w:space="0" w:color="auto"/>
        <w:right w:val="none" w:sz="0" w:space="0" w:color="auto"/>
      </w:divBdr>
    </w:div>
    <w:div w:id="858813589">
      <w:marLeft w:val="640"/>
      <w:marRight w:val="0"/>
      <w:marTop w:val="0"/>
      <w:marBottom w:val="0"/>
      <w:divBdr>
        <w:top w:val="none" w:sz="0" w:space="0" w:color="auto"/>
        <w:left w:val="none" w:sz="0" w:space="0" w:color="auto"/>
        <w:bottom w:val="none" w:sz="0" w:space="0" w:color="auto"/>
        <w:right w:val="none" w:sz="0" w:space="0" w:color="auto"/>
      </w:divBdr>
    </w:div>
    <w:div w:id="858853021">
      <w:marLeft w:val="640"/>
      <w:marRight w:val="0"/>
      <w:marTop w:val="0"/>
      <w:marBottom w:val="0"/>
      <w:divBdr>
        <w:top w:val="none" w:sz="0" w:space="0" w:color="auto"/>
        <w:left w:val="none" w:sz="0" w:space="0" w:color="auto"/>
        <w:bottom w:val="none" w:sz="0" w:space="0" w:color="auto"/>
        <w:right w:val="none" w:sz="0" w:space="0" w:color="auto"/>
      </w:divBdr>
    </w:div>
    <w:div w:id="859002356">
      <w:marLeft w:val="640"/>
      <w:marRight w:val="0"/>
      <w:marTop w:val="0"/>
      <w:marBottom w:val="0"/>
      <w:divBdr>
        <w:top w:val="none" w:sz="0" w:space="0" w:color="auto"/>
        <w:left w:val="none" w:sz="0" w:space="0" w:color="auto"/>
        <w:bottom w:val="none" w:sz="0" w:space="0" w:color="auto"/>
        <w:right w:val="none" w:sz="0" w:space="0" w:color="auto"/>
      </w:divBdr>
    </w:div>
    <w:div w:id="859004204">
      <w:marLeft w:val="640"/>
      <w:marRight w:val="0"/>
      <w:marTop w:val="0"/>
      <w:marBottom w:val="0"/>
      <w:divBdr>
        <w:top w:val="none" w:sz="0" w:space="0" w:color="auto"/>
        <w:left w:val="none" w:sz="0" w:space="0" w:color="auto"/>
        <w:bottom w:val="none" w:sz="0" w:space="0" w:color="auto"/>
        <w:right w:val="none" w:sz="0" w:space="0" w:color="auto"/>
      </w:divBdr>
    </w:div>
    <w:div w:id="859052758">
      <w:marLeft w:val="640"/>
      <w:marRight w:val="0"/>
      <w:marTop w:val="0"/>
      <w:marBottom w:val="0"/>
      <w:divBdr>
        <w:top w:val="none" w:sz="0" w:space="0" w:color="auto"/>
        <w:left w:val="none" w:sz="0" w:space="0" w:color="auto"/>
        <w:bottom w:val="none" w:sz="0" w:space="0" w:color="auto"/>
        <w:right w:val="none" w:sz="0" w:space="0" w:color="auto"/>
      </w:divBdr>
    </w:div>
    <w:div w:id="859077956">
      <w:marLeft w:val="640"/>
      <w:marRight w:val="0"/>
      <w:marTop w:val="0"/>
      <w:marBottom w:val="0"/>
      <w:divBdr>
        <w:top w:val="none" w:sz="0" w:space="0" w:color="auto"/>
        <w:left w:val="none" w:sz="0" w:space="0" w:color="auto"/>
        <w:bottom w:val="none" w:sz="0" w:space="0" w:color="auto"/>
        <w:right w:val="none" w:sz="0" w:space="0" w:color="auto"/>
      </w:divBdr>
    </w:div>
    <w:div w:id="859125610">
      <w:marLeft w:val="640"/>
      <w:marRight w:val="0"/>
      <w:marTop w:val="0"/>
      <w:marBottom w:val="0"/>
      <w:divBdr>
        <w:top w:val="none" w:sz="0" w:space="0" w:color="auto"/>
        <w:left w:val="none" w:sz="0" w:space="0" w:color="auto"/>
        <w:bottom w:val="none" w:sz="0" w:space="0" w:color="auto"/>
        <w:right w:val="none" w:sz="0" w:space="0" w:color="auto"/>
      </w:divBdr>
    </w:div>
    <w:div w:id="859196377">
      <w:marLeft w:val="640"/>
      <w:marRight w:val="0"/>
      <w:marTop w:val="0"/>
      <w:marBottom w:val="0"/>
      <w:divBdr>
        <w:top w:val="none" w:sz="0" w:space="0" w:color="auto"/>
        <w:left w:val="none" w:sz="0" w:space="0" w:color="auto"/>
        <w:bottom w:val="none" w:sz="0" w:space="0" w:color="auto"/>
        <w:right w:val="none" w:sz="0" w:space="0" w:color="auto"/>
      </w:divBdr>
    </w:div>
    <w:div w:id="859197623">
      <w:marLeft w:val="640"/>
      <w:marRight w:val="0"/>
      <w:marTop w:val="0"/>
      <w:marBottom w:val="0"/>
      <w:divBdr>
        <w:top w:val="none" w:sz="0" w:space="0" w:color="auto"/>
        <w:left w:val="none" w:sz="0" w:space="0" w:color="auto"/>
        <w:bottom w:val="none" w:sz="0" w:space="0" w:color="auto"/>
        <w:right w:val="none" w:sz="0" w:space="0" w:color="auto"/>
      </w:divBdr>
    </w:div>
    <w:div w:id="859199592">
      <w:marLeft w:val="640"/>
      <w:marRight w:val="0"/>
      <w:marTop w:val="0"/>
      <w:marBottom w:val="0"/>
      <w:divBdr>
        <w:top w:val="none" w:sz="0" w:space="0" w:color="auto"/>
        <w:left w:val="none" w:sz="0" w:space="0" w:color="auto"/>
        <w:bottom w:val="none" w:sz="0" w:space="0" w:color="auto"/>
        <w:right w:val="none" w:sz="0" w:space="0" w:color="auto"/>
      </w:divBdr>
    </w:div>
    <w:div w:id="859272949">
      <w:marLeft w:val="640"/>
      <w:marRight w:val="0"/>
      <w:marTop w:val="0"/>
      <w:marBottom w:val="0"/>
      <w:divBdr>
        <w:top w:val="none" w:sz="0" w:space="0" w:color="auto"/>
        <w:left w:val="none" w:sz="0" w:space="0" w:color="auto"/>
        <w:bottom w:val="none" w:sz="0" w:space="0" w:color="auto"/>
        <w:right w:val="none" w:sz="0" w:space="0" w:color="auto"/>
      </w:divBdr>
    </w:div>
    <w:div w:id="859317197">
      <w:marLeft w:val="640"/>
      <w:marRight w:val="0"/>
      <w:marTop w:val="0"/>
      <w:marBottom w:val="0"/>
      <w:divBdr>
        <w:top w:val="none" w:sz="0" w:space="0" w:color="auto"/>
        <w:left w:val="none" w:sz="0" w:space="0" w:color="auto"/>
        <w:bottom w:val="none" w:sz="0" w:space="0" w:color="auto"/>
        <w:right w:val="none" w:sz="0" w:space="0" w:color="auto"/>
      </w:divBdr>
    </w:div>
    <w:div w:id="859390975">
      <w:marLeft w:val="640"/>
      <w:marRight w:val="0"/>
      <w:marTop w:val="0"/>
      <w:marBottom w:val="0"/>
      <w:divBdr>
        <w:top w:val="none" w:sz="0" w:space="0" w:color="auto"/>
        <w:left w:val="none" w:sz="0" w:space="0" w:color="auto"/>
        <w:bottom w:val="none" w:sz="0" w:space="0" w:color="auto"/>
        <w:right w:val="none" w:sz="0" w:space="0" w:color="auto"/>
      </w:divBdr>
    </w:div>
    <w:div w:id="859507708">
      <w:marLeft w:val="640"/>
      <w:marRight w:val="0"/>
      <w:marTop w:val="0"/>
      <w:marBottom w:val="0"/>
      <w:divBdr>
        <w:top w:val="none" w:sz="0" w:space="0" w:color="auto"/>
        <w:left w:val="none" w:sz="0" w:space="0" w:color="auto"/>
        <w:bottom w:val="none" w:sz="0" w:space="0" w:color="auto"/>
        <w:right w:val="none" w:sz="0" w:space="0" w:color="auto"/>
      </w:divBdr>
    </w:div>
    <w:div w:id="859511408">
      <w:marLeft w:val="640"/>
      <w:marRight w:val="0"/>
      <w:marTop w:val="0"/>
      <w:marBottom w:val="0"/>
      <w:divBdr>
        <w:top w:val="none" w:sz="0" w:space="0" w:color="auto"/>
        <w:left w:val="none" w:sz="0" w:space="0" w:color="auto"/>
        <w:bottom w:val="none" w:sz="0" w:space="0" w:color="auto"/>
        <w:right w:val="none" w:sz="0" w:space="0" w:color="auto"/>
      </w:divBdr>
    </w:div>
    <w:div w:id="859511699">
      <w:marLeft w:val="640"/>
      <w:marRight w:val="0"/>
      <w:marTop w:val="0"/>
      <w:marBottom w:val="0"/>
      <w:divBdr>
        <w:top w:val="none" w:sz="0" w:space="0" w:color="auto"/>
        <w:left w:val="none" w:sz="0" w:space="0" w:color="auto"/>
        <w:bottom w:val="none" w:sz="0" w:space="0" w:color="auto"/>
        <w:right w:val="none" w:sz="0" w:space="0" w:color="auto"/>
      </w:divBdr>
    </w:div>
    <w:div w:id="859514962">
      <w:marLeft w:val="640"/>
      <w:marRight w:val="0"/>
      <w:marTop w:val="0"/>
      <w:marBottom w:val="0"/>
      <w:divBdr>
        <w:top w:val="none" w:sz="0" w:space="0" w:color="auto"/>
        <w:left w:val="none" w:sz="0" w:space="0" w:color="auto"/>
        <w:bottom w:val="none" w:sz="0" w:space="0" w:color="auto"/>
        <w:right w:val="none" w:sz="0" w:space="0" w:color="auto"/>
      </w:divBdr>
    </w:div>
    <w:div w:id="859587717">
      <w:marLeft w:val="640"/>
      <w:marRight w:val="0"/>
      <w:marTop w:val="0"/>
      <w:marBottom w:val="0"/>
      <w:divBdr>
        <w:top w:val="none" w:sz="0" w:space="0" w:color="auto"/>
        <w:left w:val="none" w:sz="0" w:space="0" w:color="auto"/>
        <w:bottom w:val="none" w:sz="0" w:space="0" w:color="auto"/>
        <w:right w:val="none" w:sz="0" w:space="0" w:color="auto"/>
      </w:divBdr>
    </w:div>
    <w:div w:id="859588591">
      <w:marLeft w:val="640"/>
      <w:marRight w:val="0"/>
      <w:marTop w:val="0"/>
      <w:marBottom w:val="0"/>
      <w:divBdr>
        <w:top w:val="none" w:sz="0" w:space="0" w:color="auto"/>
        <w:left w:val="none" w:sz="0" w:space="0" w:color="auto"/>
        <w:bottom w:val="none" w:sz="0" w:space="0" w:color="auto"/>
        <w:right w:val="none" w:sz="0" w:space="0" w:color="auto"/>
      </w:divBdr>
    </w:div>
    <w:div w:id="859666527">
      <w:marLeft w:val="640"/>
      <w:marRight w:val="0"/>
      <w:marTop w:val="0"/>
      <w:marBottom w:val="0"/>
      <w:divBdr>
        <w:top w:val="none" w:sz="0" w:space="0" w:color="auto"/>
        <w:left w:val="none" w:sz="0" w:space="0" w:color="auto"/>
        <w:bottom w:val="none" w:sz="0" w:space="0" w:color="auto"/>
        <w:right w:val="none" w:sz="0" w:space="0" w:color="auto"/>
      </w:divBdr>
    </w:div>
    <w:div w:id="859709873">
      <w:marLeft w:val="640"/>
      <w:marRight w:val="0"/>
      <w:marTop w:val="0"/>
      <w:marBottom w:val="0"/>
      <w:divBdr>
        <w:top w:val="none" w:sz="0" w:space="0" w:color="auto"/>
        <w:left w:val="none" w:sz="0" w:space="0" w:color="auto"/>
        <w:bottom w:val="none" w:sz="0" w:space="0" w:color="auto"/>
        <w:right w:val="none" w:sz="0" w:space="0" w:color="auto"/>
      </w:divBdr>
    </w:div>
    <w:div w:id="859900297">
      <w:marLeft w:val="640"/>
      <w:marRight w:val="0"/>
      <w:marTop w:val="0"/>
      <w:marBottom w:val="0"/>
      <w:divBdr>
        <w:top w:val="none" w:sz="0" w:space="0" w:color="auto"/>
        <w:left w:val="none" w:sz="0" w:space="0" w:color="auto"/>
        <w:bottom w:val="none" w:sz="0" w:space="0" w:color="auto"/>
        <w:right w:val="none" w:sz="0" w:space="0" w:color="auto"/>
      </w:divBdr>
    </w:div>
    <w:div w:id="859927894">
      <w:marLeft w:val="640"/>
      <w:marRight w:val="0"/>
      <w:marTop w:val="0"/>
      <w:marBottom w:val="0"/>
      <w:divBdr>
        <w:top w:val="none" w:sz="0" w:space="0" w:color="auto"/>
        <w:left w:val="none" w:sz="0" w:space="0" w:color="auto"/>
        <w:bottom w:val="none" w:sz="0" w:space="0" w:color="auto"/>
        <w:right w:val="none" w:sz="0" w:space="0" w:color="auto"/>
      </w:divBdr>
    </w:div>
    <w:div w:id="859975901">
      <w:marLeft w:val="640"/>
      <w:marRight w:val="0"/>
      <w:marTop w:val="0"/>
      <w:marBottom w:val="0"/>
      <w:divBdr>
        <w:top w:val="none" w:sz="0" w:space="0" w:color="auto"/>
        <w:left w:val="none" w:sz="0" w:space="0" w:color="auto"/>
        <w:bottom w:val="none" w:sz="0" w:space="0" w:color="auto"/>
        <w:right w:val="none" w:sz="0" w:space="0" w:color="auto"/>
      </w:divBdr>
    </w:div>
    <w:div w:id="860044231">
      <w:marLeft w:val="640"/>
      <w:marRight w:val="0"/>
      <w:marTop w:val="0"/>
      <w:marBottom w:val="0"/>
      <w:divBdr>
        <w:top w:val="none" w:sz="0" w:space="0" w:color="auto"/>
        <w:left w:val="none" w:sz="0" w:space="0" w:color="auto"/>
        <w:bottom w:val="none" w:sz="0" w:space="0" w:color="auto"/>
        <w:right w:val="none" w:sz="0" w:space="0" w:color="auto"/>
      </w:divBdr>
    </w:div>
    <w:div w:id="860046552">
      <w:marLeft w:val="640"/>
      <w:marRight w:val="0"/>
      <w:marTop w:val="0"/>
      <w:marBottom w:val="0"/>
      <w:divBdr>
        <w:top w:val="none" w:sz="0" w:space="0" w:color="auto"/>
        <w:left w:val="none" w:sz="0" w:space="0" w:color="auto"/>
        <w:bottom w:val="none" w:sz="0" w:space="0" w:color="auto"/>
        <w:right w:val="none" w:sz="0" w:space="0" w:color="auto"/>
      </w:divBdr>
    </w:div>
    <w:div w:id="860048353">
      <w:marLeft w:val="640"/>
      <w:marRight w:val="0"/>
      <w:marTop w:val="0"/>
      <w:marBottom w:val="0"/>
      <w:divBdr>
        <w:top w:val="none" w:sz="0" w:space="0" w:color="auto"/>
        <w:left w:val="none" w:sz="0" w:space="0" w:color="auto"/>
        <w:bottom w:val="none" w:sz="0" w:space="0" w:color="auto"/>
        <w:right w:val="none" w:sz="0" w:space="0" w:color="auto"/>
      </w:divBdr>
    </w:div>
    <w:div w:id="860048470">
      <w:marLeft w:val="640"/>
      <w:marRight w:val="0"/>
      <w:marTop w:val="0"/>
      <w:marBottom w:val="0"/>
      <w:divBdr>
        <w:top w:val="none" w:sz="0" w:space="0" w:color="auto"/>
        <w:left w:val="none" w:sz="0" w:space="0" w:color="auto"/>
        <w:bottom w:val="none" w:sz="0" w:space="0" w:color="auto"/>
        <w:right w:val="none" w:sz="0" w:space="0" w:color="auto"/>
      </w:divBdr>
    </w:div>
    <w:div w:id="860121067">
      <w:marLeft w:val="640"/>
      <w:marRight w:val="0"/>
      <w:marTop w:val="0"/>
      <w:marBottom w:val="0"/>
      <w:divBdr>
        <w:top w:val="none" w:sz="0" w:space="0" w:color="auto"/>
        <w:left w:val="none" w:sz="0" w:space="0" w:color="auto"/>
        <w:bottom w:val="none" w:sz="0" w:space="0" w:color="auto"/>
        <w:right w:val="none" w:sz="0" w:space="0" w:color="auto"/>
      </w:divBdr>
    </w:div>
    <w:div w:id="860165952">
      <w:marLeft w:val="640"/>
      <w:marRight w:val="0"/>
      <w:marTop w:val="0"/>
      <w:marBottom w:val="0"/>
      <w:divBdr>
        <w:top w:val="none" w:sz="0" w:space="0" w:color="auto"/>
        <w:left w:val="none" w:sz="0" w:space="0" w:color="auto"/>
        <w:bottom w:val="none" w:sz="0" w:space="0" w:color="auto"/>
        <w:right w:val="none" w:sz="0" w:space="0" w:color="auto"/>
      </w:divBdr>
    </w:div>
    <w:div w:id="860242243">
      <w:bodyDiv w:val="1"/>
      <w:marLeft w:val="0"/>
      <w:marRight w:val="0"/>
      <w:marTop w:val="0"/>
      <w:marBottom w:val="0"/>
      <w:divBdr>
        <w:top w:val="none" w:sz="0" w:space="0" w:color="auto"/>
        <w:left w:val="none" w:sz="0" w:space="0" w:color="auto"/>
        <w:bottom w:val="none" w:sz="0" w:space="0" w:color="auto"/>
        <w:right w:val="none" w:sz="0" w:space="0" w:color="auto"/>
      </w:divBdr>
    </w:div>
    <w:div w:id="860243572">
      <w:marLeft w:val="640"/>
      <w:marRight w:val="0"/>
      <w:marTop w:val="0"/>
      <w:marBottom w:val="0"/>
      <w:divBdr>
        <w:top w:val="none" w:sz="0" w:space="0" w:color="auto"/>
        <w:left w:val="none" w:sz="0" w:space="0" w:color="auto"/>
        <w:bottom w:val="none" w:sz="0" w:space="0" w:color="auto"/>
        <w:right w:val="none" w:sz="0" w:space="0" w:color="auto"/>
      </w:divBdr>
    </w:div>
    <w:div w:id="860361070">
      <w:marLeft w:val="640"/>
      <w:marRight w:val="0"/>
      <w:marTop w:val="0"/>
      <w:marBottom w:val="0"/>
      <w:divBdr>
        <w:top w:val="none" w:sz="0" w:space="0" w:color="auto"/>
        <w:left w:val="none" w:sz="0" w:space="0" w:color="auto"/>
        <w:bottom w:val="none" w:sz="0" w:space="0" w:color="auto"/>
        <w:right w:val="none" w:sz="0" w:space="0" w:color="auto"/>
      </w:divBdr>
    </w:div>
    <w:div w:id="860438133">
      <w:marLeft w:val="640"/>
      <w:marRight w:val="0"/>
      <w:marTop w:val="0"/>
      <w:marBottom w:val="0"/>
      <w:divBdr>
        <w:top w:val="none" w:sz="0" w:space="0" w:color="auto"/>
        <w:left w:val="none" w:sz="0" w:space="0" w:color="auto"/>
        <w:bottom w:val="none" w:sz="0" w:space="0" w:color="auto"/>
        <w:right w:val="none" w:sz="0" w:space="0" w:color="auto"/>
      </w:divBdr>
    </w:div>
    <w:div w:id="860439169">
      <w:marLeft w:val="640"/>
      <w:marRight w:val="0"/>
      <w:marTop w:val="0"/>
      <w:marBottom w:val="0"/>
      <w:divBdr>
        <w:top w:val="none" w:sz="0" w:space="0" w:color="auto"/>
        <w:left w:val="none" w:sz="0" w:space="0" w:color="auto"/>
        <w:bottom w:val="none" w:sz="0" w:space="0" w:color="auto"/>
        <w:right w:val="none" w:sz="0" w:space="0" w:color="auto"/>
      </w:divBdr>
    </w:div>
    <w:div w:id="860629536">
      <w:marLeft w:val="640"/>
      <w:marRight w:val="0"/>
      <w:marTop w:val="0"/>
      <w:marBottom w:val="0"/>
      <w:divBdr>
        <w:top w:val="none" w:sz="0" w:space="0" w:color="auto"/>
        <w:left w:val="none" w:sz="0" w:space="0" w:color="auto"/>
        <w:bottom w:val="none" w:sz="0" w:space="0" w:color="auto"/>
        <w:right w:val="none" w:sz="0" w:space="0" w:color="auto"/>
      </w:divBdr>
    </w:div>
    <w:div w:id="860779412">
      <w:marLeft w:val="640"/>
      <w:marRight w:val="0"/>
      <w:marTop w:val="0"/>
      <w:marBottom w:val="0"/>
      <w:divBdr>
        <w:top w:val="none" w:sz="0" w:space="0" w:color="auto"/>
        <w:left w:val="none" w:sz="0" w:space="0" w:color="auto"/>
        <w:bottom w:val="none" w:sz="0" w:space="0" w:color="auto"/>
        <w:right w:val="none" w:sz="0" w:space="0" w:color="auto"/>
      </w:divBdr>
    </w:div>
    <w:div w:id="860818420">
      <w:marLeft w:val="640"/>
      <w:marRight w:val="0"/>
      <w:marTop w:val="0"/>
      <w:marBottom w:val="0"/>
      <w:divBdr>
        <w:top w:val="none" w:sz="0" w:space="0" w:color="auto"/>
        <w:left w:val="none" w:sz="0" w:space="0" w:color="auto"/>
        <w:bottom w:val="none" w:sz="0" w:space="0" w:color="auto"/>
        <w:right w:val="none" w:sz="0" w:space="0" w:color="auto"/>
      </w:divBdr>
    </w:div>
    <w:div w:id="860826234">
      <w:marLeft w:val="640"/>
      <w:marRight w:val="0"/>
      <w:marTop w:val="0"/>
      <w:marBottom w:val="0"/>
      <w:divBdr>
        <w:top w:val="none" w:sz="0" w:space="0" w:color="auto"/>
        <w:left w:val="none" w:sz="0" w:space="0" w:color="auto"/>
        <w:bottom w:val="none" w:sz="0" w:space="0" w:color="auto"/>
        <w:right w:val="none" w:sz="0" w:space="0" w:color="auto"/>
      </w:divBdr>
    </w:div>
    <w:div w:id="860899336">
      <w:marLeft w:val="640"/>
      <w:marRight w:val="0"/>
      <w:marTop w:val="0"/>
      <w:marBottom w:val="0"/>
      <w:divBdr>
        <w:top w:val="none" w:sz="0" w:space="0" w:color="auto"/>
        <w:left w:val="none" w:sz="0" w:space="0" w:color="auto"/>
        <w:bottom w:val="none" w:sz="0" w:space="0" w:color="auto"/>
        <w:right w:val="none" w:sz="0" w:space="0" w:color="auto"/>
      </w:divBdr>
    </w:div>
    <w:div w:id="861012265">
      <w:marLeft w:val="640"/>
      <w:marRight w:val="0"/>
      <w:marTop w:val="0"/>
      <w:marBottom w:val="0"/>
      <w:divBdr>
        <w:top w:val="none" w:sz="0" w:space="0" w:color="auto"/>
        <w:left w:val="none" w:sz="0" w:space="0" w:color="auto"/>
        <w:bottom w:val="none" w:sz="0" w:space="0" w:color="auto"/>
        <w:right w:val="none" w:sz="0" w:space="0" w:color="auto"/>
      </w:divBdr>
    </w:div>
    <w:div w:id="861015425">
      <w:marLeft w:val="640"/>
      <w:marRight w:val="0"/>
      <w:marTop w:val="0"/>
      <w:marBottom w:val="0"/>
      <w:divBdr>
        <w:top w:val="none" w:sz="0" w:space="0" w:color="auto"/>
        <w:left w:val="none" w:sz="0" w:space="0" w:color="auto"/>
        <w:bottom w:val="none" w:sz="0" w:space="0" w:color="auto"/>
        <w:right w:val="none" w:sz="0" w:space="0" w:color="auto"/>
      </w:divBdr>
    </w:div>
    <w:div w:id="861019226">
      <w:marLeft w:val="640"/>
      <w:marRight w:val="0"/>
      <w:marTop w:val="0"/>
      <w:marBottom w:val="0"/>
      <w:divBdr>
        <w:top w:val="none" w:sz="0" w:space="0" w:color="auto"/>
        <w:left w:val="none" w:sz="0" w:space="0" w:color="auto"/>
        <w:bottom w:val="none" w:sz="0" w:space="0" w:color="auto"/>
        <w:right w:val="none" w:sz="0" w:space="0" w:color="auto"/>
      </w:divBdr>
    </w:div>
    <w:div w:id="861092716">
      <w:marLeft w:val="640"/>
      <w:marRight w:val="0"/>
      <w:marTop w:val="0"/>
      <w:marBottom w:val="0"/>
      <w:divBdr>
        <w:top w:val="none" w:sz="0" w:space="0" w:color="auto"/>
        <w:left w:val="none" w:sz="0" w:space="0" w:color="auto"/>
        <w:bottom w:val="none" w:sz="0" w:space="0" w:color="auto"/>
        <w:right w:val="none" w:sz="0" w:space="0" w:color="auto"/>
      </w:divBdr>
    </w:div>
    <w:div w:id="861165710">
      <w:marLeft w:val="640"/>
      <w:marRight w:val="0"/>
      <w:marTop w:val="0"/>
      <w:marBottom w:val="0"/>
      <w:divBdr>
        <w:top w:val="none" w:sz="0" w:space="0" w:color="auto"/>
        <w:left w:val="none" w:sz="0" w:space="0" w:color="auto"/>
        <w:bottom w:val="none" w:sz="0" w:space="0" w:color="auto"/>
        <w:right w:val="none" w:sz="0" w:space="0" w:color="auto"/>
      </w:divBdr>
    </w:div>
    <w:div w:id="861170920">
      <w:marLeft w:val="640"/>
      <w:marRight w:val="0"/>
      <w:marTop w:val="0"/>
      <w:marBottom w:val="0"/>
      <w:divBdr>
        <w:top w:val="none" w:sz="0" w:space="0" w:color="auto"/>
        <w:left w:val="none" w:sz="0" w:space="0" w:color="auto"/>
        <w:bottom w:val="none" w:sz="0" w:space="0" w:color="auto"/>
        <w:right w:val="none" w:sz="0" w:space="0" w:color="auto"/>
      </w:divBdr>
    </w:div>
    <w:div w:id="861212142">
      <w:marLeft w:val="640"/>
      <w:marRight w:val="0"/>
      <w:marTop w:val="0"/>
      <w:marBottom w:val="0"/>
      <w:divBdr>
        <w:top w:val="none" w:sz="0" w:space="0" w:color="auto"/>
        <w:left w:val="none" w:sz="0" w:space="0" w:color="auto"/>
        <w:bottom w:val="none" w:sz="0" w:space="0" w:color="auto"/>
        <w:right w:val="none" w:sz="0" w:space="0" w:color="auto"/>
      </w:divBdr>
    </w:div>
    <w:div w:id="861237004">
      <w:marLeft w:val="640"/>
      <w:marRight w:val="0"/>
      <w:marTop w:val="0"/>
      <w:marBottom w:val="0"/>
      <w:divBdr>
        <w:top w:val="none" w:sz="0" w:space="0" w:color="auto"/>
        <w:left w:val="none" w:sz="0" w:space="0" w:color="auto"/>
        <w:bottom w:val="none" w:sz="0" w:space="0" w:color="auto"/>
        <w:right w:val="none" w:sz="0" w:space="0" w:color="auto"/>
      </w:divBdr>
    </w:div>
    <w:div w:id="861238379">
      <w:marLeft w:val="640"/>
      <w:marRight w:val="0"/>
      <w:marTop w:val="0"/>
      <w:marBottom w:val="0"/>
      <w:divBdr>
        <w:top w:val="none" w:sz="0" w:space="0" w:color="auto"/>
        <w:left w:val="none" w:sz="0" w:space="0" w:color="auto"/>
        <w:bottom w:val="none" w:sz="0" w:space="0" w:color="auto"/>
        <w:right w:val="none" w:sz="0" w:space="0" w:color="auto"/>
      </w:divBdr>
    </w:div>
    <w:div w:id="861281894">
      <w:marLeft w:val="640"/>
      <w:marRight w:val="0"/>
      <w:marTop w:val="0"/>
      <w:marBottom w:val="0"/>
      <w:divBdr>
        <w:top w:val="none" w:sz="0" w:space="0" w:color="auto"/>
        <w:left w:val="none" w:sz="0" w:space="0" w:color="auto"/>
        <w:bottom w:val="none" w:sz="0" w:space="0" w:color="auto"/>
        <w:right w:val="none" w:sz="0" w:space="0" w:color="auto"/>
      </w:divBdr>
    </w:div>
    <w:div w:id="861284567">
      <w:marLeft w:val="640"/>
      <w:marRight w:val="0"/>
      <w:marTop w:val="0"/>
      <w:marBottom w:val="0"/>
      <w:divBdr>
        <w:top w:val="none" w:sz="0" w:space="0" w:color="auto"/>
        <w:left w:val="none" w:sz="0" w:space="0" w:color="auto"/>
        <w:bottom w:val="none" w:sz="0" w:space="0" w:color="auto"/>
        <w:right w:val="none" w:sz="0" w:space="0" w:color="auto"/>
      </w:divBdr>
    </w:div>
    <w:div w:id="861407050">
      <w:marLeft w:val="640"/>
      <w:marRight w:val="0"/>
      <w:marTop w:val="0"/>
      <w:marBottom w:val="0"/>
      <w:divBdr>
        <w:top w:val="none" w:sz="0" w:space="0" w:color="auto"/>
        <w:left w:val="none" w:sz="0" w:space="0" w:color="auto"/>
        <w:bottom w:val="none" w:sz="0" w:space="0" w:color="auto"/>
        <w:right w:val="none" w:sz="0" w:space="0" w:color="auto"/>
      </w:divBdr>
    </w:div>
    <w:div w:id="861431399">
      <w:marLeft w:val="640"/>
      <w:marRight w:val="0"/>
      <w:marTop w:val="0"/>
      <w:marBottom w:val="0"/>
      <w:divBdr>
        <w:top w:val="none" w:sz="0" w:space="0" w:color="auto"/>
        <w:left w:val="none" w:sz="0" w:space="0" w:color="auto"/>
        <w:bottom w:val="none" w:sz="0" w:space="0" w:color="auto"/>
        <w:right w:val="none" w:sz="0" w:space="0" w:color="auto"/>
      </w:divBdr>
    </w:div>
    <w:div w:id="861433119">
      <w:marLeft w:val="640"/>
      <w:marRight w:val="0"/>
      <w:marTop w:val="0"/>
      <w:marBottom w:val="0"/>
      <w:divBdr>
        <w:top w:val="none" w:sz="0" w:space="0" w:color="auto"/>
        <w:left w:val="none" w:sz="0" w:space="0" w:color="auto"/>
        <w:bottom w:val="none" w:sz="0" w:space="0" w:color="auto"/>
        <w:right w:val="none" w:sz="0" w:space="0" w:color="auto"/>
      </w:divBdr>
    </w:div>
    <w:div w:id="861433929">
      <w:marLeft w:val="640"/>
      <w:marRight w:val="0"/>
      <w:marTop w:val="0"/>
      <w:marBottom w:val="0"/>
      <w:divBdr>
        <w:top w:val="none" w:sz="0" w:space="0" w:color="auto"/>
        <w:left w:val="none" w:sz="0" w:space="0" w:color="auto"/>
        <w:bottom w:val="none" w:sz="0" w:space="0" w:color="auto"/>
        <w:right w:val="none" w:sz="0" w:space="0" w:color="auto"/>
      </w:divBdr>
    </w:div>
    <w:div w:id="861434866">
      <w:marLeft w:val="640"/>
      <w:marRight w:val="0"/>
      <w:marTop w:val="0"/>
      <w:marBottom w:val="0"/>
      <w:divBdr>
        <w:top w:val="none" w:sz="0" w:space="0" w:color="auto"/>
        <w:left w:val="none" w:sz="0" w:space="0" w:color="auto"/>
        <w:bottom w:val="none" w:sz="0" w:space="0" w:color="auto"/>
        <w:right w:val="none" w:sz="0" w:space="0" w:color="auto"/>
      </w:divBdr>
    </w:div>
    <w:div w:id="861473046">
      <w:marLeft w:val="640"/>
      <w:marRight w:val="0"/>
      <w:marTop w:val="0"/>
      <w:marBottom w:val="0"/>
      <w:divBdr>
        <w:top w:val="none" w:sz="0" w:space="0" w:color="auto"/>
        <w:left w:val="none" w:sz="0" w:space="0" w:color="auto"/>
        <w:bottom w:val="none" w:sz="0" w:space="0" w:color="auto"/>
        <w:right w:val="none" w:sz="0" w:space="0" w:color="auto"/>
      </w:divBdr>
    </w:div>
    <w:div w:id="861476551">
      <w:marLeft w:val="640"/>
      <w:marRight w:val="0"/>
      <w:marTop w:val="0"/>
      <w:marBottom w:val="0"/>
      <w:divBdr>
        <w:top w:val="none" w:sz="0" w:space="0" w:color="auto"/>
        <w:left w:val="none" w:sz="0" w:space="0" w:color="auto"/>
        <w:bottom w:val="none" w:sz="0" w:space="0" w:color="auto"/>
        <w:right w:val="none" w:sz="0" w:space="0" w:color="auto"/>
      </w:divBdr>
    </w:div>
    <w:div w:id="861479426">
      <w:marLeft w:val="640"/>
      <w:marRight w:val="0"/>
      <w:marTop w:val="0"/>
      <w:marBottom w:val="0"/>
      <w:divBdr>
        <w:top w:val="none" w:sz="0" w:space="0" w:color="auto"/>
        <w:left w:val="none" w:sz="0" w:space="0" w:color="auto"/>
        <w:bottom w:val="none" w:sz="0" w:space="0" w:color="auto"/>
        <w:right w:val="none" w:sz="0" w:space="0" w:color="auto"/>
      </w:divBdr>
    </w:div>
    <w:div w:id="861479666">
      <w:marLeft w:val="640"/>
      <w:marRight w:val="0"/>
      <w:marTop w:val="0"/>
      <w:marBottom w:val="0"/>
      <w:divBdr>
        <w:top w:val="none" w:sz="0" w:space="0" w:color="auto"/>
        <w:left w:val="none" w:sz="0" w:space="0" w:color="auto"/>
        <w:bottom w:val="none" w:sz="0" w:space="0" w:color="auto"/>
        <w:right w:val="none" w:sz="0" w:space="0" w:color="auto"/>
      </w:divBdr>
    </w:div>
    <w:div w:id="861549198">
      <w:marLeft w:val="640"/>
      <w:marRight w:val="0"/>
      <w:marTop w:val="0"/>
      <w:marBottom w:val="0"/>
      <w:divBdr>
        <w:top w:val="none" w:sz="0" w:space="0" w:color="auto"/>
        <w:left w:val="none" w:sz="0" w:space="0" w:color="auto"/>
        <w:bottom w:val="none" w:sz="0" w:space="0" w:color="auto"/>
        <w:right w:val="none" w:sz="0" w:space="0" w:color="auto"/>
      </w:divBdr>
    </w:div>
    <w:div w:id="861554538">
      <w:marLeft w:val="640"/>
      <w:marRight w:val="0"/>
      <w:marTop w:val="0"/>
      <w:marBottom w:val="0"/>
      <w:divBdr>
        <w:top w:val="none" w:sz="0" w:space="0" w:color="auto"/>
        <w:left w:val="none" w:sz="0" w:space="0" w:color="auto"/>
        <w:bottom w:val="none" w:sz="0" w:space="0" w:color="auto"/>
        <w:right w:val="none" w:sz="0" w:space="0" w:color="auto"/>
      </w:divBdr>
    </w:div>
    <w:div w:id="861630049">
      <w:marLeft w:val="640"/>
      <w:marRight w:val="0"/>
      <w:marTop w:val="0"/>
      <w:marBottom w:val="0"/>
      <w:divBdr>
        <w:top w:val="none" w:sz="0" w:space="0" w:color="auto"/>
        <w:left w:val="none" w:sz="0" w:space="0" w:color="auto"/>
        <w:bottom w:val="none" w:sz="0" w:space="0" w:color="auto"/>
        <w:right w:val="none" w:sz="0" w:space="0" w:color="auto"/>
      </w:divBdr>
    </w:div>
    <w:div w:id="861630998">
      <w:marLeft w:val="640"/>
      <w:marRight w:val="0"/>
      <w:marTop w:val="0"/>
      <w:marBottom w:val="0"/>
      <w:divBdr>
        <w:top w:val="none" w:sz="0" w:space="0" w:color="auto"/>
        <w:left w:val="none" w:sz="0" w:space="0" w:color="auto"/>
        <w:bottom w:val="none" w:sz="0" w:space="0" w:color="auto"/>
        <w:right w:val="none" w:sz="0" w:space="0" w:color="auto"/>
      </w:divBdr>
    </w:div>
    <w:div w:id="861670224">
      <w:marLeft w:val="640"/>
      <w:marRight w:val="0"/>
      <w:marTop w:val="0"/>
      <w:marBottom w:val="0"/>
      <w:divBdr>
        <w:top w:val="none" w:sz="0" w:space="0" w:color="auto"/>
        <w:left w:val="none" w:sz="0" w:space="0" w:color="auto"/>
        <w:bottom w:val="none" w:sz="0" w:space="0" w:color="auto"/>
        <w:right w:val="none" w:sz="0" w:space="0" w:color="auto"/>
      </w:divBdr>
    </w:div>
    <w:div w:id="861818311">
      <w:marLeft w:val="640"/>
      <w:marRight w:val="0"/>
      <w:marTop w:val="0"/>
      <w:marBottom w:val="0"/>
      <w:divBdr>
        <w:top w:val="none" w:sz="0" w:space="0" w:color="auto"/>
        <w:left w:val="none" w:sz="0" w:space="0" w:color="auto"/>
        <w:bottom w:val="none" w:sz="0" w:space="0" w:color="auto"/>
        <w:right w:val="none" w:sz="0" w:space="0" w:color="auto"/>
      </w:divBdr>
    </w:div>
    <w:div w:id="861820258">
      <w:marLeft w:val="640"/>
      <w:marRight w:val="0"/>
      <w:marTop w:val="0"/>
      <w:marBottom w:val="0"/>
      <w:divBdr>
        <w:top w:val="none" w:sz="0" w:space="0" w:color="auto"/>
        <w:left w:val="none" w:sz="0" w:space="0" w:color="auto"/>
        <w:bottom w:val="none" w:sz="0" w:space="0" w:color="auto"/>
        <w:right w:val="none" w:sz="0" w:space="0" w:color="auto"/>
      </w:divBdr>
    </w:div>
    <w:div w:id="861824565">
      <w:marLeft w:val="640"/>
      <w:marRight w:val="0"/>
      <w:marTop w:val="0"/>
      <w:marBottom w:val="0"/>
      <w:divBdr>
        <w:top w:val="none" w:sz="0" w:space="0" w:color="auto"/>
        <w:left w:val="none" w:sz="0" w:space="0" w:color="auto"/>
        <w:bottom w:val="none" w:sz="0" w:space="0" w:color="auto"/>
        <w:right w:val="none" w:sz="0" w:space="0" w:color="auto"/>
      </w:divBdr>
    </w:div>
    <w:div w:id="861825773">
      <w:marLeft w:val="640"/>
      <w:marRight w:val="0"/>
      <w:marTop w:val="0"/>
      <w:marBottom w:val="0"/>
      <w:divBdr>
        <w:top w:val="none" w:sz="0" w:space="0" w:color="auto"/>
        <w:left w:val="none" w:sz="0" w:space="0" w:color="auto"/>
        <w:bottom w:val="none" w:sz="0" w:space="0" w:color="auto"/>
        <w:right w:val="none" w:sz="0" w:space="0" w:color="auto"/>
      </w:divBdr>
    </w:div>
    <w:div w:id="861867944">
      <w:marLeft w:val="640"/>
      <w:marRight w:val="0"/>
      <w:marTop w:val="0"/>
      <w:marBottom w:val="0"/>
      <w:divBdr>
        <w:top w:val="none" w:sz="0" w:space="0" w:color="auto"/>
        <w:left w:val="none" w:sz="0" w:space="0" w:color="auto"/>
        <w:bottom w:val="none" w:sz="0" w:space="0" w:color="auto"/>
        <w:right w:val="none" w:sz="0" w:space="0" w:color="auto"/>
      </w:divBdr>
    </w:div>
    <w:div w:id="861892917">
      <w:marLeft w:val="640"/>
      <w:marRight w:val="0"/>
      <w:marTop w:val="0"/>
      <w:marBottom w:val="0"/>
      <w:divBdr>
        <w:top w:val="none" w:sz="0" w:space="0" w:color="auto"/>
        <w:left w:val="none" w:sz="0" w:space="0" w:color="auto"/>
        <w:bottom w:val="none" w:sz="0" w:space="0" w:color="auto"/>
        <w:right w:val="none" w:sz="0" w:space="0" w:color="auto"/>
      </w:divBdr>
    </w:div>
    <w:div w:id="861935653">
      <w:marLeft w:val="640"/>
      <w:marRight w:val="0"/>
      <w:marTop w:val="0"/>
      <w:marBottom w:val="0"/>
      <w:divBdr>
        <w:top w:val="none" w:sz="0" w:space="0" w:color="auto"/>
        <w:left w:val="none" w:sz="0" w:space="0" w:color="auto"/>
        <w:bottom w:val="none" w:sz="0" w:space="0" w:color="auto"/>
        <w:right w:val="none" w:sz="0" w:space="0" w:color="auto"/>
      </w:divBdr>
    </w:div>
    <w:div w:id="861939632">
      <w:marLeft w:val="640"/>
      <w:marRight w:val="0"/>
      <w:marTop w:val="0"/>
      <w:marBottom w:val="0"/>
      <w:divBdr>
        <w:top w:val="none" w:sz="0" w:space="0" w:color="auto"/>
        <w:left w:val="none" w:sz="0" w:space="0" w:color="auto"/>
        <w:bottom w:val="none" w:sz="0" w:space="0" w:color="auto"/>
        <w:right w:val="none" w:sz="0" w:space="0" w:color="auto"/>
      </w:divBdr>
    </w:div>
    <w:div w:id="862013355">
      <w:marLeft w:val="640"/>
      <w:marRight w:val="0"/>
      <w:marTop w:val="0"/>
      <w:marBottom w:val="0"/>
      <w:divBdr>
        <w:top w:val="none" w:sz="0" w:space="0" w:color="auto"/>
        <w:left w:val="none" w:sz="0" w:space="0" w:color="auto"/>
        <w:bottom w:val="none" w:sz="0" w:space="0" w:color="auto"/>
        <w:right w:val="none" w:sz="0" w:space="0" w:color="auto"/>
      </w:divBdr>
    </w:div>
    <w:div w:id="862016385">
      <w:marLeft w:val="640"/>
      <w:marRight w:val="0"/>
      <w:marTop w:val="0"/>
      <w:marBottom w:val="0"/>
      <w:divBdr>
        <w:top w:val="none" w:sz="0" w:space="0" w:color="auto"/>
        <w:left w:val="none" w:sz="0" w:space="0" w:color="auto"/>
        <w:bottom w:val="none" w:sz="0" w:space="0" w:color="auto"/>
        <w:right w:val="none" w:sz="0" w:space="0" w:color="auto"/>
      </w:divBdr>
    </w:div>
    <w:div w:id="862088292">
      <w:marLeft w:val="640"/>
      <w:marRight w:val="0"/>
      <w:marTop w:val="0"/>
      <w:marBottom w:val="0"/>
      <w:divBdr>
        <w:top w:val="none" w:sz="0" w:space="0" w:color="auto"/>
        <w:left w:val="none" w:sz="0" w:space="0" w:color="auto"/>
        <w:bottom w:val="none" w:sz="0" w:space="0" w:color="auto"/>
        <w:right w:val="none" w:sz="0" w:space="0" w:color="auto"/>
      </w:divBdr>
    </w:div>
    <w:div w:id="862090135">
      <w:marLeft w:val="640"/>
      <w:marRight w:val="0"/>
      <w:marTop w:val="0"/>
      <w:marBottom w:val="0"/>
      <w:divBdr>
        <w:top w:val="none" w:sz="0" w:space="0" w:color="auto"/>
        <w:left w:val="none" w:sz="0" w:space="0" w:color="auto"/>
        <w:bottom w:val="none" w:sz="0" w:space="0" w:color="auto"/>
        <w:right w:val="none" w:sz="0" w:space="0" w:color="auto"/>
      </w:divBdr>
    </w:div>
    <w:div w:id="862090469">
      <w:marLeft w:val="640"/>
      <w:marRight w:val="0"/>
      <w:marTop w:val="0"/>
      <w:marBottom w:val="0"/>
      <w:divBdr>
        <w:top w:val="none" w:sz="0" w:space="0" w:color="auto"/>
        <w:left w:val="none" w:sz="0" w:space="0" w:color="auto"/>
        <w:bottom w:val="none" w:sz="0" w:space="0" w:color="auto"/>
        <w:right w:val="none" w:sz="0" w:space="0" w:color="auto"/>
      </w:divBdr>
    </w:div>
    <w:div w:id="862204871">
      <w:marLeft w:val="640"/>
      <w:marRight w:val="0"/>
      <w:marTop w:val="0"/>
      <w:marBottom w:val="0"/>
      <w:divBdr>
        <w:top w:val="none" w:sz="0" w:space="0" w:color="auto"/>
        <w:left w:val="none" w:sz="0" w:space="0" w:color="auto"/>
        <w:bottom w:val="none" w:sz="0" w:space="0" w:color="auto"/>
        <w:right w:val="none" w:sz="0" w:space="0" w:color="auto"/>
      </w:divBdr>
    </w:div>
    <w:div w:id="862205841">
      <w:marLeft w:val="640"/>
      <w:marRight w:val="0"/>
      <w:marTop w:val="0"/>
      <w:marBottom w:val="0"/>
      <w:divBdr>
        <w:top w:val="none" w:sz="0" w:space="0" w:color="auto"/>
        <w:left w:val="none" w:sz="0" w:space="0" w:color="auto"/>
        <w:bottom w:val="none" w:sz="0" w:space="0" w:color="auto"/>
        <w:right w:val="none" w:sz="0" w:space="0" w:color="auto"/>
      </w:divBdr>
    </w:div>
    <w:div w:id="862208111">
      <w:marLeft w:val="640"/>
      <w:marRight w:val="0"/>
      <w:marTop w:val="0"/>
      <w:marBottom w:val="0"/>
      <w:divBdr>
        <w:top w:val="none" w:sz="0" w:space="0" w:color="auto"/>
        <w:left w:val="none" w:sz="0" w:space="0" w:color="auto"/>
        <w:bottom w:val="none" w:sz="0" w:space="0" w:color="auto"/>
        <w:right w:val="none" w:sz="0" w:space="0" w:color="auto"/>
      </w:divBdr>
    </w:div>
    <w:div w:id="862279859">
      <w:marLeft w:val="640"/>
      <w:marRight w:val="0"/>
      <w:marTop w:val="0"/>
      <w:marBottom w:val="0"/>
      <w:divBdr>
        <w:top w:val="none" w:sz="0" w:space="0" w:color="auto"/>
        <w:left w:val="none" w:sz="0" w:space="0" w:color="auto"/>
        <w:bottom w:val="none" w:sz="0" w:space="0" w:color="auto"/>
        <w:right w:val="none" w:sz="0" w:space="0" w:color="auto"/>
      </w:divBdr>
    </w:div>
    <w:div w:id="862286433">
      <w:marLeft w:val="640"/>
      <w:marRight w:val="0"/>
      <w:marTop w:val="0"/>
      <w:marBottom w:val="0"/>
      <w:divBdr>
        <w:top w:val="none" w:sz="0" w:space="0" w:color="auto"/>
        <w:left w:val="none" w:sz="0" w:space="0" w:color="auto"/>
        <w:bottom w:val="none" w:sz="0" w:space="0" w:color="auto"/>
        <w:right w:val="none" w:sz="0" w:space="0" w:color="auto"/>
      </w:divBdr>
    </w:div>
    <w:div w:id="862399471">
      <w:marLeft w:val="640"/>
      <w:marRight w:val="0"/>
      <w:marTop w:val="0"/>
      <w:marBottom w:val="0"/>
      <w:divBdr>
        <w:top w:val="none" w:sz="0" w:space="0" w:color="auto"/>
        <w:left w:val="none" w:sz="0" w:space="0" w:color="auto"/>
        <w:bottom w:val="none" w:sz="0" w:space="0" w:color="auto"/>
        <w:right w:val="none" w:sz="0" w:space="0" w:color="auto"/>
      </w:divBdr>
    </w:div>
    <w:div w:id="862520451">
      <w:marLeft w:val="640"/>
      <w:marRight w:val="0"/>
      <w:marTop w:val="0"/>
      <w:marBottom w:val="0"/>
      <w:divBdr>
        <w:top w:val="none" w:sz="0" w:space="0" w:color="auto"/>
        <w:left w:val="none" w:sz="0" w:space="0" w:color="auto"/>
        <w:bottom w:val="none" w:sz="0" w:space="0" w:color="auto"/>
        <w:right w:val="none" w:sz="0" w:space="0" w:color="auto"/>
      </w:divBdr>
    </w:div>
    <w:div w:id="862598522">
      <w:marLeft w:val="640"/>
      <w:marRight w:val="0"/>
      <w:marTop w:val="0"/>
      <w:marBottom w:val="0"/>
      <w:divBdr>
        <w:top w:val="none" w:sz="0" w:space="0" w:color="auto"/>
        <w:left w:val="none" w:sz="0" w:space="0" w:color="auto"/>
        <w:bottom w:val="none" w:sz="0" w:space="0" w:color="auto"/>
        <w:right w:val="none" w:sz="0" w:space="0" w:color="auto"/>
      </w:divBdr>
    </w:div>
    <w:div w:id="862599685">
      <w:marLeft w:val="640"/>
      <w:marRight w:val="0"/>
      <w:marTop w:val="0"/>
      <w:marBottom w:val="0"/>
      <w:divBdr>
        <w:top w:val="none" w:sz="0" w:space="0" w:color="auto"/>
        <w:left w:val="none" w:sz="0" w:space="0" w:color="auto"/>
        <w:bottom w:val="none" w:sz="0" w:space="0" w:color="auto"/>
        <w:right w:val="none" w:sz="0" w:space="0" w:color="auto"/>
      </w:divBdr>
    </w:div>
    <w:div w:id="862741194">
      <w:marLeft w:val="640"/>
      <w:marRight w:val="0"/>
      <w:marTop w:val="0"/>
      <w:marBottom w:val="0"/>
      <w:divBdr>
        <w:top w:val="none" w:sz="0" w:space="0" w:color="auto"/>
        <w:left w:val="none" w:sz="0" w:space="0" w:color="auto"/>
        <w:bottom w:val="none" w:sz="0" w:space="0" w:color="auto"/>
        <w:right w:val="none" w:sz="0" w:space="0" w:color="auto"/>
      </w:divBdr>
    </w:div>
    <w:div w:id="862742050">
      <w:marLeft w:val="640"/>
      <w:marRight w:val="0"/>
      <w:marTop w:val="0"/>
      <w:marBottom w:val="0"/>
      <w:divBdr>
        <w:top w:val="none" w:sz="0" w:space="0" w:color="auto"/>
        <w:left w:val="none" w:sz="0" w:space="0" w:color="auto"/>
        <w:bottom w:val="none" w:sz="0" w:space="0" w:color="auto"/>
        <w:right w:val="none" w:sz="0" w:space="0" w:color="auto"/>
      </w:divBdr>
    </w:div>
    <w:div w:id="862786791">
      <w:marLeft w:val="640"/>
      <w:marRight w:val="0"/>
      <w:marTop w:val="0"/>
      <w:marBottom w:val="0"/>
      <w:divBdr>
        <w:top w:val="none" w:sz="0" w:space="0" w:color="auto"/>
        <w:left w:val="none" w:sz="0" w:space="0" w:color="auto"/>
        <w:bottom w:val="none" w:sz="0" w:space="0" w:color="auto"/>
        <w:right w:val="none" w:sz="0" w:space="0" w:color="auto"/>
      </w:divBdr>
    </w:div>
    <w:div w:id="862858781">
      <w:marLeft w:val="640"/>
      <w:marRight w:val="0"/>
      <w:marTop w:val="0"/>
      <w:marBottom w:val="0"/>
      <w:divBdr>
        <w:top w:val="none" w:sz="0" w:space="0" w:color="auto"/>
        <w:left w:val="none" w:sz="0" w:space="0" w:color="auto"/>
        <w:bottom w:val="none" w:sz="0" w:space="0" w:color="auto"/>
        <w:right w:val="none" w:sz="0" w:space="0" w:color="auto"/>
      </w:divBdr>
    </w:div>
    <w:div w:id="862863343">
      <w:marLeft w:val="640"/>
      <w:marRight w:val="0"/>
      <w:marTop w:val="0"/>
      <w:marBottom w:val="0"/>
      <w:divBdr>
        <w:top w:val="none" w:sz="0" w:space="0" w:color="auto"/>
        <w:left w:val="none" w:sz="0" w:space="0" w:color="auto"/>
        <w:bottom w:val="none" w:sz="0" w:space="0" w:color="auto"/>
        <w:right w:val="none" w:sz="0" w:space="0" w:color="auto"/>
      </w:divBdr>
    </w:div>
    <w:div w:id="862933972">
      <w:marLeft w:val="640"/>
      <w:marRight w:val="0"/>
      <w:marTop w:val="0"/>
      <w:marBottom w:val="0"/>
      <w:divBdr>
        <w:top w:val="none" w:sz="0" w:space="0" w:color="auto"/>
        <w:left w:val="none" w:sz="0" w:space="0" w:color="auto"/>
        <w:bottom w:val="none" w:sz="0" w:space="0" w:color="auto"/>
        <w:right w:val="none" w:sz="0" w:space="0" w:color="auto"/>
      </w:divBdr>
    </w:div>
    <w:div w:id="862943063">
      <w:marLeft w:val="640"/>
      <w:marRight w:val="0"/>
      <w:marTop w:val="0"/>
      <w:marBottom w:val="0"/>
      <w:divBdr>
        <w:top w:val="none" w:sz="0" w:space="0" w:color="auto"/>
        <w:left w:val="none" w:sz="0" w:space="0" w:color="auto"/>
        <w:bottom w:val="none" w:sz="0" w:space="0" w:color="auto"/>
        <w:right w:val="none" w:sz="0" w:space="0" w:color="auto"/>
      </w:divBdr>
    </w:div>
    <w:div w:id="862943549">
      <w:marLeft w:val="640"/>
      <w:marRight w:val="0"/>
      <w:marTop w:val="0"/>
      <w:marBottom w:val="0"/>
      <w:divBdr>
        <w:top w:val="none" w:sz="0" w:space="0" w:color="auto"/>
        <w:left w:val="none" w:sz="0" w:space="0" w:color="auto"/>
        <w:bottom w:val="none" w:sz="0" w:space="0" w:color="auto"/>
        <w:right w:val="none" w:sz="0" w:space="0" w:color="auto"/>
      </w:divBdr>
    </w:div>
    <w:div w:id="862982119">
      <w:marLeft w:val="640"/>
      <w:marRight w:val="0"/>
      <w:marTop w:val="0"/>
      <w:marBottom w:val="0"/>
      <w:divBdr>
        <w:top w:val="none" w:sz="0" w:space="0" w:color="auto"/>
        <w:left w:val="none" w:sz="0" w:space="0" w:color="auto"/>
        <w:bottom w:val="none" w:sz="0" w:space="0" w:color="auto"/>
        <w:right w:val="none" w:sz="0" w:space="0" w:color="auto"/>
      </w:divBdr>
    </w:div>
    <w:div w:id="863057418">
      <w:marLeft w:val="480"/>
      <w:marRight w:val="0"/>
      <w:marTop w:val="0"/>
      <w:marBottom w:val="0"/>
      <w:divBdr>
        <w:top w:val="none" w:sz="0" w:space="0" w:color="auto"/>
        <w:left w:val="none" w:sz="0" w:space="0" w:color="auto"/>
        <w:bottom w:val="none" w:sz="0" w:space="0" w:color="auto"/>
        <w:right w:val="none" w:sz="0" w:space="0" w:color="auto"/>
      </w:divBdr>
    </w:div>
    <w:div w:id="863136646">
      <w:marLeft w:val="640"/>
      <w:marRight w:val="0"/>
      <w:marTop w:val="0"/>
      <w:marBottom w:val="0"/>
      <w:divBdr>
        <w:top w:val="none" w:sz="0" w:space="0" w:color="auto"/>
        <w:left w:val="none" w:sz="0" w:space="0" w:color="auto"/>
        <w:bottom w:val="none" w:sz="0" w:space="0" w:color="auto"/>
        <w:right w:val="none" w:sz="0" w:space="0" w:color="auto"/>
      </w:divBdr>
    </w:div>
    <w:div w:id="863371987">
      <w:marLeft w:val="640"/>
      <w:marRight w:val="0"/>
      <w:marTop w:val="0"/>
      <w:marBottom w:val="0"/>
      <w:divBdr>
        <w:top w:val="none" w:sz="0" w:space="0" w:color="auto"/>
        <w:left w:val="none" w:sz="0" w:space="0" w:color="auto"/>
        <w:bottom w:val="none" w:sz="0" w:space="0" w:color="auto"/>
        <w:right w:val="none" w:sz="0" w:space="0" w:color="auto"/>
      </w:divBdr>
    </w:div>
    <w:div w:id="863399232">
      <w:marLeft w:val="640"/>
      <w:marRight w:val="0"/>
      <w:marTop w:val="0"/>
      <w:marBottom w:val="0"/>
      <w:divBdr>
        <w:top w:val="none" w:sz="0" w:space="0" w:color="auto"/>
        <w:left w:val="none" w:sz="0" w:space="0" w:color="auto"/>
        <w:bottom w:val="none" w:sz="0" w:space="0" w:color="auto"/>
        <w:right w:val="none" w:sz="0" w:space="0" w:color="auto"/>
      </w:divBdr>
    </w:div>
    <w:div w:id="863447904">
      <w:marLeft w:val="640"/>
      <w:marRight w:val="0"/>
      <w:marTop w:val="0"/>
      <w:marBottom w:val="0"/>
      <w:divBdr>
        <w:top w:val="none" w:sz="0" w:space="0" w:color="auto"/>
        <w:left w:val="none" w:sz="0" w:space="0" w:color="auto"/>
        <w:bottom w:val="none" w:sz="0" w:space="0" w:color="auto"/>
        <w:right w:val="none" w:sz="0" w:space="0" w:color="auto"/>
      </w:divBdr>
    </w:div>
    <w:div w:id="863519165">
      <w:marLeft w:val="640"/>
      <w:marRight w:val="0"/>
      <w:marTop w:val="0"/>
      <w:marBottom w:val="0"/>
      <w:divBdr>
        <w:top w:val="none" w:sz="0" w:space="0" w:color="auto"/>
        <w:left w:val="none" w:sz="0" w:space="0" w:color="auto"/>
        <w:bottom w:val="none" w:sz="0" w:space="0" w:color="auto"/>
        <w:right w:val="none" w:sz="0" w:space="0" w:color="auto"/>
      </w:divBdr>
    </w:div>
    <w:div w:id="863519320">
      <w:marLeft w:val="640"/>
      <w:marRight w:val="0"/>
      <w:marTop w:val="0"/>
      <w:marBottom w:val="0"/>
      <w:divBdr>
        <w:top w:val="none" w:sz="0" w:space="0" w:color="auto"/>
        <w:left w:val="none" w:sz="0" w:space="0" w:color="auto"/>
        <w:bottom w:val="none" w:sz="0" w:space="0" w:color="auto"/>
        <w:right w:val="none" w:sz="0" w:space="0" w:color="auto"/>
      </w:divBdr>
    </w:div>
    <w:div w:id="863594176">
      <w:marLeft w:val="640"/>
      <w:marRight w:val="0"/>
      <w:marTop w:val="0"/>
      <w:marBottom w:val="0"/>
      <w:divBdr>
        <w:top w:val="none" w:sz="0" w:space="0" w:color="auto"/>
        <w:left w:val="none" w:sz="0" w:space="0" w:color="auto"/>
        <w:bottom w:val="none" w:sz="0" w:space="0" w:color="auto"/>
        <w:right w:val="none" w:sz="0" w:space="0" w:color="auto"/>
      </w:divBdr>
    </w:div>
    <w:div w:id="863594765">
      <w:marLeft w:val="640"/>
      <w:marRight w:val="0"/>
      <w:marTop w:val="0"/>
      <w:marBottom w:val="0"/>
      <w:divBdr>
        <w:top w:val="none" w:sz="0" w:space="0" w:color="auto"/>
        <w:left w:val="none" w:sz="0" w:space="0" w:color="auto"/>
        <w:bottom w:val="none" w:sz="0" w:space="0" w:color="auto"/>
        <w:right w:val="none" w:sz="0" w:space="0" w:color="auto"/>
      </w:divBdr>
    </w:div>
    <w:div w:id="863664607">
      <w:marLeft w:val="640"/>
      <w:marRight w:val="0"/>
      <w:marTop w:val="0"/>
      <w:marBottom w:val="0"/>
      <w:divBdr>
        <w:top w:val="none" w:sz="0" w:space="0" w:color="auto"/>
        <w:left w:val="none" w:sz="0" w:space="0" w:color="auto"/>
        <w:bottom w:val="none" w:sz="0" w:space="0" w:color="auto"/>
        <w:right w:val="none" w:sz="0" w:space="0" w:color="auto"/>
      </w:divBdr>
    </w:div>
    <w:div w:id="863707736">
      <w:marLeft w:val="640"/>
      <w:marRight w:val="0"/>
      <w:marTop w:val="0"/>
      <w:marBottom w:val="0"/>
      <w:divBdr>
        <w:top w:val="none" w:sz="0" w:space="0" w:color="auto"/>
        <w:left w:val="none" w:sz="0" w:space="0" w:color="auto"/>
        <w:bottom w:val="none" w:sz="0" w:space="0" w:color="auto"/>
        <w:right w:val="none" w:sz="0" w:space="0" w:color="auto"/>
      </w:divBdr>
    </w:div>
    <w:div w:id="863985181">
      <w:marLeft w:val="640"/>
      <w:marRight w:val="0"/>
      <w:marTop w:val="0"/>
      <w:marBottom w:val="0"/>
      <w:divBdr>
        <w:top w:val="none" w:sz="0" w:space="0" w:color="auto"/>
        <w:left w:val="none" w:sz="0" w:space="0" w:color="auto"/>
        <w:bottom w:val="none" w:sz="0" w:space="0" w:color="auto"/>
        <w:right w:val="none" w:sz="0" w:space="0" w:color="auto"/>
      </w:divBdr>
    </w:div>
    <w:div w:id="864054884">
      <w:marLeft w:val="640"/>
      <w:marRight w:val="0"/>
      <w:marTop w:val="0"/>
      <w:marBottom w:val="0"/>
      <w:divBdr>
        <w:top w:val="none" w:sz="0" w:space="0" w:color="auto"/>
        <w:left w:val="none" w:sz="0" w:space="0" w:color="auto"/>
        <w:bottom w:val="none" w:sz="0" w:space="0" w:color="auto"/>
        <w:right w:val="none" w:sz="0" w:space="0" w:color="auto"/>
      </w:divBdr>
    </w:div>
    <w:div w:id="864056119">
      <w:marLeft w:val="640"/>
      <w:marRight w:val="0"/>
      <w:marTop w:val="0"/>
      <w:marBottom w:val="0"/>
      <w:divBdr>
        <w:top w:val="none" w:sz="0" w:space="0" w:color="auto"/>
        <w:left w:val="none" w:sz="0" w:space="0" w:color="auto"/>
        <w:bottom w:val="none" w:sz="0" w:space="0" w:color="auto"/>
        <w:right w:val="none" w:sz="0" w:space="0" w:color="auto"/>
      </w:divBdr>
    </w:div>
    <w:div w:id="864059243">
      <w:marLeft w:val="640"/>
      <w:marRight w:val="0"/>
      <w:marTop w:val="0"/>
      <w:marBottom w:val="0"/>
      <w:divBdr>
        <w:top w:val="none" w:sz="0" w:space="0" w:color="auto"/>
        <w:left w:val="none" w:sz="0" w:space="0" w:color="auto"/>
        <w:bottom w:val="none" w:sz="0" w:space="0" w:color="auto"/>
        <w:right w:val="none" w:sz="0" w:space="0" w:color="auto"/>
      </w:divBdr>
    </w:div>
    <w:div w:id="864172101">
      <w:marLeft w:val="640"/>
      <w:marRight w:val="0"/>
      <w:marTop w:val="0"/>
      <w:marBottom w:val="0"/>
      <w:divBdr>
        <w:top w:val="none" w:sz="0" w:space="0" w:color="auto"/>
        <w:left w:val="none" w:sz="0" w:space="0" w:color="auto"/>
        <w:bottom w:val="none" w:sz="0" w:space="0" w:color="auto"/>
        <w:right w:val="none" w:sz="0" w:space="0" w:color="auto"/>
      </w:divBdr>
    </w:div>
    <w:div w:id="864252421">
      <w:marLeft w:val="640"/>
      <w:marRight w:val="0"/>
      <w:marTop w:val="0"/>
      <w:marBottom w:val="0"/>
      <w:divBdr>
        <w:top w:val="none" w:sz="0" w:space="0" w:color="auto"/>
        <w:left w:val="none" w:sz="0" w:space="0" w:color="auto"/>
        <w:bottom w:val="none" w:sz="0" w:space="0" w:color="auto"/>
        <w:right w:val="none" w:sz="0" w:space="0" w:color="auto"/>
      </w:divBdr>
    </w:div>
    <w:div w:id="864252963">
      <w:marLeft w:val="640"/>
      <w:marRight w:val="0"/>
      <w:marTop w:val="0"/>
      <w:marBottom w:val="0"/>
      <w:divBdr>
        <w:top w:val="none" w:sz="0" w:space="0" w:color="auto"/>
        <w:left w:val="none" w:sz="0" w:space="0" w:color="auto"/>
        <w:bottom w:val="none" w:sz="0" w:space="0" w:color="auto"/>
        <w:right w:val="none" w:sz="0" w:space="0" w:color="auto"/>
      </w:divBdr>
    </w:div>
    <w:div w:id="864438760">
      <w:marLeft w:val="640"/>
      <w:marRight w:val="0"/>
      <w:marTop w:val="0"/>
      <w:marBottom w:val="0"/>
      <w:divBdr>
        <w:top w:val="none" w:sz="0" w:space="0" w:color="auto"/>
        <w:left w:val="none" w:sz="0" w:space="0" w:color="auto"/>
        <w:bottom w:val="none" w:sz="0" w:space="0" w:color="auto"/>
        <w:right w:val="none" w:sz="0" w:space="0" w:color="auto"/>
      </w:divBdr>
    </w:div>
    <w:div w:id="864445649">
      <w:marLeft w:val="640"/>
      <w:marRight w:val="0"/>
      <w:marTop w:val="0"/>
      <w:marBottom w:val="0"/>
      <w:divBdr>
        <w:top w:val="none" w:sz="0" w:space="0" w:color="auto"/>
        <w:left w:val="none" w:sz="0" w:space="0" w:color="auto"/>
        <w:bottom w:val="none" w:sz="0" w:space="0" w:color="auto"/>
        <w:right w:val="none" w:sz="0" w:space="0" w:color="auto"/>
      </w:divBdr>
    </w:div>
    <w:div w:id="864488699">
      <w:marLeft w:val="640"/>
      <w:marRight w:val="0"/>
      <w:marTop w:val="0"/>
      <w:marBottom w:val="0"/>
      <w:divBdr>
        <w:top w:val="none" w:sz="0" w:space="0" w:color="auto"/>
        <w:left w:val="none" w:sz="0" w:space="0" w:color="auto"/>
        <w:bottom w:val="none" w:sz="0" w:space="0" w:color="auto"/>
        <w:right w:val="none" w:sz="0" w:space="0" w:color="auto"/>
      </w:divBdr>
    </w:div>
    <w:div w:id="864514497">
      <w:marLeft w:val="640"/>
      <w:marRight w:val="0"/>
      <w:marTop w:val="0"/>
      <w:marBottom w:val="0"/>
      <w:divBdr>
        <w:top w:val="none" w:sz="0" w:space="0" w:color="auto"/>
        <w:left w:val="none" w:sz="0" w:space="0" w:color="auto"/>
        <w:bottom w:val="none" w:sz="0" w:space="0" w:color="auto"/>
        <w:right w:val="none" w:sz="0" w:space="0" w:color="auto"/>
      </w:divBdr>
    </w:div>
    <w:div w:id="864517244">
      <w:marLeft w:val="640"/>
      <w:marRight w:val="0"/>
      <w:marTop w:val="0"/>
      <w:marBottom w:val="0"/>
      <w:divBdr>
        <w:top w:val="none" w:sz="0" w:space="0" w:color="auto"/>
        <w:left w:val="none" w:sz="0" w:space="0" w:color="auto"/>
        <w:bottom w:val="none" w:sz="0" w:space="0" w:color="auto"/>
        <w:right w:val="none" w:sz="0" w:space="0" w:color="auto"/>
      </w:divBdr>
    </w:div>
    <w:div w:id="864637126">
      <w:marLeft w:val="640"/>
      <w:marRight w:val="0"/>
      <w:marTop w:val="0"/>
      <w:marBottom w:val="0"/>
      <w:divBdr>
        <w:top w:val="none" w:sz="0" w:space="0" w:color="auto"/>
        <w:left w:val="none" w:sz="0" w:space="0" w:color="auto"/>
        <w:bottom w:val="none" w:sz="0" w:space="0" w:color="auto"/>
        <w:right w:val="none" w:sz="0" w:space="0" w:color="auto"/>
      </w:divBdr>
    </w:div>
    <w:div w:id="864639356">
      <w:marLeft w:val="640"/>
      <w:marRight w:val="0"/>
      <w:marTop w:val="0"/>
      <w:marBottom w:val="0"/>
      <w:divBdr>
        <w:top w:val="none" w:sz="0" w:space="0" w:color="auto"/>
        <w:left w:val="none" w:sz="0" w:space="0" w:color="auto"/>
        <w:bottom w:val="none" w:sz="0" w:space="0" w:color="auto"/>
        <w:right w:val="none" w:sz="0" w:space="0" w:color="auto"/>
      </w:divBdr>
    </w:div>
    <w:div w:id="864713162">
      <w:marLeft w:val="640"/>
      <w:marRight w:val="0"/>
      <w:marTop w:val="0"/>
      <w:marBottom w:val="0"/>
      <w:divBdr>
        <w:top w:val="none" w:sz="0" w:space="0" w:color="auto"/>
        <w:left w:val="none" w:sz="0" w:space="0" w:color="auto"/>
        <w:bottom w:val="none" w:sz="0" w:space="0" w:color="auto"/>
        <w:right w:val="none" w:sz="0" w:space="0" w:color="auto"/>
      </w:divBdr>
    </w:div>
    <w:div w:id="864757089">
      <w:marLeft w:val="640"/>
      <w:marRight w:val="0"/>
      <w:marTop w:val="0"/>
      <w:marBottom w:val="0"/>
      <w:divBdr>
        <w:top w:val="none" w:sz="0" w:space="0" w:color="auto"/>
        <w:left w:val="none" w:sz="0" w:space="0" w:color="auto"/>
        <w:bottom w:val="none" w:sz="0" w:space="0" w:color="auto"/>
        <w:right w:val="none" w:sz="0" w:space="0" w:color="auto"/>
      </w:divBdr>
    </w:div>
    <w:div w:id="864832409">
      <w:marLeft w:val="640"/>
      <w:marRight w:val="0"/>
      <w:marTop w:val="0"/>
      <w:marBottom w:val="0"/>
      <w:divBdr>
        <w:top w:val="none" w:sz="0" w:space="0" w:color="auto"/>
        <w:left w:val="none" w:sz="0" w:space="0" w:color="auto"/>
        <w:bottom w:val="none" w:sz="0" w:space="0" w:color="auto"/>
        <w:right w:val="none" w:sz="0" w:space="0" w:color="auto"/>
      </w:divBdr>
    </w:div>
    <w:div w:id="864901933">
      <w:marLeft w:val="640"/>
      <w:marRight w:val="0"/>
      <w:marTop w:val="0"/>
      <w:marBottom w:val="0"/>
      <w:divBdr>
        <w:top w:val="none" w:sz="0" w:space="0" w:color="auto"/>
        <w:left w:val="none" w:sz="0" w:space="0" w:color="auto"/>
        <w:bottom w:val="none" w:sz="0" w:space="0" w:color="auto"/>
        <w:right w:val="none" w:sz="0" w:space="0" w:color="auto"/>
      </w:divBdr>
    </w:div>
    <w:div w:id="864902340">
      <w:marLeft w:val="640"/>
      <w:marRight w:val="0"/>
      <w:marTop w:val="0"/>
      <w:marBottom w:val="0"/>
      <w:divBdr>
        <w:top w:val="none" w:sz="0" w:space="0" w:color="auto"/>
        <w:left w:val="none" w:sz="0" w:space="0" w:color="auto"/>
        <w:bottom w:val="none" w:sz="0" w:space="0" w:color="auto"/>
        <w:right w:val="none" w:sz="0" w:space="0" w:color="auto"/>
      </w:divBdr>
    </w:div>
    <w:div w:id="864906805">
      <w:marLeft w:val="640"/>
      <w:marRight w:val="0"/>
      <w:marTop w:val="0"/>
      <w:marBottom w:val="0"/>
      <w:divBdr>
        <w:top w:val="none" w:sz="0" w:space="0" w:color="auto"/>
        <w:left w:val="none" w:sz="0" w:space="0" w:color="auto"/>
        <w:bottom w:val="none" w:sz="0" w:space="0" w:color="auto"/>
        <w:right w:val="none" w:sz="0" w:space="0" w:color="auto"/>
      </w:divBdr>
    </w:div>
    <w:div w:id="865173008">
      <w:marLeft w:val="640"/>
      <w:marRight w:val="0"/>
      <w:marTop w:val="0"/>
      <w:marBottom w:val="0"/>
      <w:divBdr>
        <w:top w:val="none" w:sz="0" w:space="0" w:color="auto"/>
        <w:left w:val="none" w:sz="0" w:space="0" w:color="auto"/>
        <w:bottom w:val="none" w:sz="0" w:space="0" w:color="auto"/>
        <w:right w:val="none" w:sz="0" w:space="0" w:color="auto"/>
      </w:divBdr>
    </w:div>
    <w:div w:id="865220285">
      <w:marLeft w:val="640"/>
      <w:marRight w:val="0"/>
      <w:marTop w:val="0"/>
      <w:marBottom w:val="0"/>
      <w:divBdr>
        <w:top w:val="none" w:sz="0" w:space="0" w:color="auto"/>
        <w:left w:val="none" w:sz="0" w:space="0" w:color="auto"/>
        <w:bottom w:val="none" w:sz="0" w:space="0" w:color="auto"/>
        <w:right w:val="none" w:sz="0" w:space="0" w:color="auto"/>
      </w:divBdr>
    </w:div>
    <w:div w:id="865364995">
      <w:marLeft w:val="640"/>
      <w:marRight w:val="0"/>
      <w:marTop w:val="0"/>
      <w:marBottom w:val="0"/>
      <w:divBdr>
        <w:top w:val="none" w:sz="0" w:space="0" w:color="auto"/>
        <w:left w:val="none" w:sz="0" w:space="0" w:color="auto"/>
        <w:bottom w:val="none" w:sz="0" w:space="0" w:color="auto"/>
        <w:right w:val="none" w:sz="0" w:space="0" w:color="auto"/>
      </w:divBdr>
    </w:div>
    <w:div w:id="865411611">
      <w:marLeft w:val="640"/>
      <w:marRight w:val="0"/>
      <w:marTop w:val="0"/>
      <w:marBottom w:val="0"/>
      <w:divBdr>
        <w:top w:val="none" w:sz="0" w:space="0" w:color="auto"/>
        <w:left w:val="none" w:sz="0" w:space="0" w:color="auto"/>
        <w:bottom w:val="none" w:sz="0" w:space="0" w:color="auto"/>
        <w:right w:val="none" w:sz="0" w:space="0" w:color="auto"/>
      </w:divBdr>
    </w:div>
    <w:div w:id="865414103">
      <w:marLeft w:val="640"/>
      <w:marRight w:val="0"/>
      <w:marTop w:val="0"/>
      <w:marBottom w:val="0"/>
      <w:divBdr>
        <w:top w:val="none" w:sz="0" w:space="0" w:color="auto"/>
        <w:left w:val="none" w:sz="0" w:space="0" w:color="auto"/>
        <w:bottom w:val="none" w:sz="0" w:space="0" w:color="auto"/>
        <w:right w:val="none" w:sz="0" w:space="0" w:color="auto"/>
      </w:divBdr>
    </w:div>
    <w:div w:id="865488012">
      <w:marLeft w:val="640"/>
      <w:marRight w:val="0"/>
      <w:marTop w:val="0"/>
      <w:marBottom w:val="0"/>
      <w:divBdr>
        <w:top w:val="none" w:sz="0" w:space="0" w:color="auto"/>
        <w:left w:val="none" w:sz="0" w:space="0" w:color="auto"/>
        <w:bottom w:val="none" w:sz="0" w:space="0" w:color="auto"/>
        <w:right w:val="none" w:sz="0" w:space="0" w:color="auto"/>
      </w:divBdr>
    </w:div>
    <w:div w:id="865606750">
      <w:marLeft w:val="640"/>
      <w:marRight w:val="0"/>
      <w:marTop w:val="0"/>
      <w:marBottom w:val="0"/>
      <w:divBdr>
        <w:top w:val="none" w:sz="0" w:space="0" w:color="auto"/>
        <w:left w:val="none" w:sz="0" w:space="0" w:color="auto"/>
        <w:bottom w:val="none" w:sz="0" w:space="0" w:color="auto"/>
        <w:right w:val="none" w:sz="0" w:space="0" w:color="auto"/>
      </w:divBdr>
    </w:div>
    <w:div w:id="865673245">
      <w:marLeft w:val="640"/>
      <w:marRight w:val="0"/>
      <w:marTop w:val="0"/>
      <w:marBottom w:val="0"/>
      <w:divBdr>
        <w:top w:val="none" w:sz="0" w:space="0" w:color="auto"/>
        <w:left w:val="none" w:sz="0" w:space="0" w:color="auto"/>
        <w:bottom w:val="none" w:sz="0" w:space="0" w:color="auto"/>
        <w:right w:val="none" w:sz="0" w:space="0" w:color="auto"/>
      </w:divBdr>
    </w:div>
    <w:div w:id="865674301">
      <w:marLeft w:val="640"/>
      <w:marRight w:val="0"/>
      <w:marTop w:val="0"/>
      <w:marBottom w:val="0"/>
      <w:divBdr>
        <w:top w:val="none" w:sz="0" w:space="0" w:color="auto"/>
        <w:left w:val="none" w:sz="0" w:space="0" w:color="auto"/>
        <w:bottom w:val="none" w:sz="0" w:space="0" w:color="auto"/>
        <w:right w:val="none" w:sz="0" w:space="0" w:color="auto"/>
      </w:divBdr>
    </w:div>
    <w:div w:id="865867957">
      <w:marLeft w:val="640"/>
      <w:marRight w:val="0"/>
      <w:marTop w:val="0"/>
      <w:marBottom w:val="0"/>
      <w:divBdr>
        <w:top w:val="none" w:sz="0" w:space="0" w:color="auto"/>
        <w:left w:val="none" w:sz="0" w:space="0" w:color="auto"/>
        <w:bottom w:val="none" w:sz="0" w:space="0" w:color="auto"/>
        <w:right w:val="none" w:sz="0" w:space="0" w:color="auto"/>
      </w:divBdr>
    </w:div>
    <w:div w:id="865867980">
      <w:marLeft w:val="640"/>
      <w:marRight w:val="0"/>
      <w:marTop w:val="0"/>
      <w:marBottom w:val="0"/>
      <w:divBdr>
        <w:top w:val="none" w:sz="0" w:space="0" w:color="auto"/>
        <w:left w:val="none" w:sz="0" w:space="0" w:color="auto"/>
        <w:bottom w:val="none" w:sz="0" w:space="0" w:color="auto"/>
        <w:right w:val="none" w:sz="0" w:space="0" w:color="auto"/>
      </w:divBdr>
    </w:div>
    <w:div w:id="865868435">
      <w:marLeft w:val="640"/>
      <w:marRight w:val="0"/>
      <w:marTop w:val="0"/>
      <w:marBottom w:val="0"/>
      <w:divBdr>
        <w:top w:val="none" w:sz="0" w:space="0" w:color="auto"/>
        <w:left w:val="none" w:sz="0" w:space="0" w:color="auto"/>
        <w:bottom w:val="none" w:sz="0" w:space="0" w:color="auto"/>
        <w:right w:val="none" w:sz="0" w:space="0" w:color="auto"/>
      </w:divBdr>
    </w:div>
    <w:div w:id="865947245">
      <w:marLeft w:val="640"/>
      <w:marRight w:val="0"/>
      <w:marTop w:val="0"/>
      <w:marBottom w:val="0"/>
      <w:divBdr>
        <w:top w:val="none" w:sz="0" w:space="0" w:color="auto"/>
        <w:left w:val="none" w:sz="0" w:space="0" w:color="auto"/>
        <w:bottom w:val="none" w:sz="0" w:space="0" w:color="auto"/>
        <w:right w:val="none" w:sz="0" w:space="0" w:color="auto"/>
      </w:divBdr>
    </w:div>
    <w:div w:id="865947507">
      <w:marLeft w:val="640"/>
      <w:marRight w:val="0"/>
      <w:marTop w:val="0"/>
      <w:marBottom w:val="0"/>
      <w:divBdr>
        <w:top w:val="none" w:sz="0" w:space="0" w:color="auto"/>
        <w:left w:val="none" w:sz="0" w:space="0" w:color="auto"/>
        <w:bottom w:val="none" w:sz="0" w:space="0" w:color="auto"/>
        <w:right w:val="none" w:sz="0" w:space="0" w:color="auto"/>
      </w:divBdr>
    </w:div>
    <w:div w:id="866021818">
      <w:marLeft w:val="640"/>
      <w:marRight w:val="0"/>
      <w:marTop w:val="0"/>
      <w:marBottom w:val="0"/>
      <w:divBdr>
        <w:top w:val="none" w:sz="0" w:space="0" w:color="auto"/>
        <w:left w:val="none" w:sz="0" w:space="0" w:color="auto"/>
        <w:bottom w:val="none" w:sz="0" w:space="0" w:color="auto"/>
        <w:right w:val="none" w:sz="0" w:space="0" w:color="auto"/>
      </w:divBdr>
    </w:div>
    <w:div w:id="866135854">
      <w:marLeft w:val="640"/>
      <w:marRight w:val="0"/>
      <w:marTop w:val="0"/>
      <w:marBottom w:val="0"/>
      <w:divBdr>
        <w:top w:val="none" w:sz="0" w:space="0" w:color="auto"/>
        <w:left w:val="none" w:sz="0" w:space="0" w:color="auto"/>
        <w:bottom w:val="none" w:sz="0" w:space="0" w:color="auto"/>
        <w:right w:val="none" w:sz="0" w:space="0" w:color="auto"/>
      </w:divBdr>
    </w:div>
    <w:div w:id="866143043">
      <w:marLeft w:val="640"/>
      <w:marRight w:val="0"/>
      <w:marTop w:val="0"/>
      <w:marBottom w:val="0"/>
      <w:divBdr>
        <w:top w:val="none" w:sz="0" w:space="0" w:color="auto"/>
        <w:left w:val="none" w:sz="0" w:space="0" w:color="auto"/>
        <w:bottom w:val="none" w:sz="0" w:space="0" w:color="auto"/>
        <w:right w:val="none" w:sz="0" w:space="0" w:color="auto"/>
      </w:divBdr>
    </w:div>
    <w:div w:id="866219198">
      <w:marLeft w:val="640"/>
      <w:marRight w:val="0"/>
      <w:marTop w:val="0"/>
      <w:marBottom w:val="0"/>
      <w:divBdr>
        <w:top w:val="none" w:sz="0" w:space="0" w:color="auto"/>
        <w:left w:val="none" w:sz="0" w:space="0" w:color="auto"/>
        <w:bottom w:val="none" w:sz="0" w:space="0" w:color="auto"/>
        <w:right w:val="none" w:sz="0" w:space="0" w:color="auto"/>
      </w:divBdr>
    </w:div>
    <w:div w:id="866261516">
      <w:marLeft w:val="640"/>
      <w:marRight w:val="0"/>
      <w:marTop w:val="0"/>
      <w:marBottom w:val="0"/>
      <w:divBdr>
        <w:top w:val="none" w:sz="0" w:space="0" w:color="auto"/>
        <w:left w:val="none" w:sz="0" w:space="0" w:color="auto"/>
        <w:bottom w:val="none" w:sz="0" w:space="0" w:color="auto"/>
        <w:right w:val="none" w:sz="0" w:space="0" w:color="auto"/>
      </w:divBdr>
    </w:div>
    <w:div w:id="866336140">
      <w:marLeft w:val="640"/>
      <w:marRight w:val="0"/>
      <w:marTop w:val="0"/>
      <w:marBottom w:val="0"/>
      <w:divBdr>
        <w:top w:val="none" w:sz="0" w:space="0" w:color="auto"/>
        <w:left w:val="none" w:sz="0" w:space="0" w:color="auto"/>
        <w:bottom w:val="none" w:sz="0" w:space="0" w:color="auto"/>
        <w:right w:val="none" w:sz="0" w:space="0" w:color="auto"/>
      </w:divBdr>
    </w:div>
    <w:div w:id="866411367">
      <w:marLeft w:val="640"/>
      <w:marRight w:val="0"/>
      <w:marTop w:val="0"/>
      <w:marBottom w:val="0"/>
      <w:divBdr>
        <w:top w:val="none" w:sz="0" w:space="0" w:color="auto"/>
        <w:left w:val="none" w:sz="0" w:space="0" w:color="auto"/>
        <w:bottom w:val="none" w:sz="0" w:space="0" w:color="auto"/>
        <w:right w:val="none" w:sz="0" w:space="0" w:color="auto"/>
      </w:divBdr>
    </w:div>
    <w:div w:id="866455856">
      <w:marLeft w:val="640"/>
      <w:marRight w:val="0"/>
      <w:marTop w:val="0"/>
      <w:marBottom w:val="0"/>
      <w:divBdr>
        <w:top w:val="none" w:sz="0" w:space="0" w:color="auto"/>
        <w:left w:val="none" w:sz="0" w:space="0" w:color="auto"/>
        <w:bottom w:val="none" w:sz="0" w:space="0" w:color="auto"/>
        <w:right w:val="none" w:sz="0" w:space="0" w:color="auto"/>
      </w:divBdr>
    </w:div>
    <w:div w:id="866481140">
      <w:marLeft w:val="640"/>
      <w:marRight w:val="0"/>
      <w:marTop w:val="0"/>
      <w:marBottom w:val="0"/>
      <w:divBdr>
        <w:top w:val="none" w:sz="0" w:space="0" w:color="auto"/>
        <w:left w:val="none" w:sz="0" w:space="0" w:color="auto"/>
        <w:bottom w:val="none" w:sz="0" w:space="0" w:color="auto"/>
        <w:right w:val="none" w:sz="0" w:space="0" w:color="auto"/>
      </w:divBdr>
    </w:div>
    <w:div w:id="866483137">
      <w:marLeft w:val="640"/>
      <w:marRight w:val="0"/>
      <w:marTop w:val="0"/>
      <w:marBottom w:val="0"/>
      <w:divBdr>
        <w:top w:val="none" w:sz="0" w:space="0" w:color="auto"/>
        <w:left w:val="none" w:sz="0" w:space="0" w:color="auto"/>
        <w:bottom w:val="none" w:sz="0" w:space="0" w:color="auto"/>
        <w:right w:val="none" w:sz="0" w:space="0" w:color="auto"/>
      </w:divBdr>
    </w:div>
    <w:div w:id="866525905">
      <w:marLeft w:val="640"/>
      <w:marRight w:val="0"/>
      <w:marTop w:val="0"/>
      <w:marBottom w:val="0"/>
      <w:divBdr>
        <w:top w:val="none" w:sz="0" w:space="0" w:color="auto"/>
        <w:left w:val="none" w:sz="0" w:space="0" w:color="auto"/>
        <w:bottom w:val="none" w:sz="0" w:space="0" w:color="auto"/>
        <w:right w:val="none" w:sz="0" w:space="0" w:color="auto"/>
      </w:divBdr>
    </w:div>
    <w:div w:id="866527668">
      <w:marLeft w:val="640"/>
      <w:marRight w:val="0"/>
      <w:marTop w:val="0"/>
      <w:marBottom w:val="0"/>
      <w:divBdr>
        <w:top w:val="none" w:sz="0" w:space="0" w:color="auto"/>
        <w:left w:val="none" w:sz="0" w:space="0" w:color="auto"/>
        <w:bottom w:val="none" w:sz="0" w:space="0" w:color="auto"/>
        <w:right w:val="none" w:sz="0" w:space="0" w:color="auto"/>
      </w:divBdr>
    </w:div>
    <w:div w:id="866715806">
      <w:marLeft w:val="640"/>
      <w:marRight w:val="0"/>
      <w:marTop w:val="0"/>
      <w:marBottom w:val="0"/>
      <w:divBdr>
        <w:top w:val="none" w:sz="0" w:space="0" w:color="auto"/>
        <w:left w:val="none" w:sz="0" w:space="0" w:color="auto"/>
        <w:bottom w:val="none" w:sz="0" w:space="0" w:color="auto"/>
        <w:right w:val="none" w:sz="0" w:space="0" w:color="auto"/>
      </w:divBdr>
    </w:div>
    <w:div w:id="866716847">
      <w:marLeft w:val="640"/>
      <w:marRight w:val="0"/>
      <w:marTop w:val="0"/>
      <w:marBottom w:val="0"/>
      <w:divBdr>
        <w:top w:val="none" w:sz="0" w:space="0" w:color="auto"/>
        <w:left w:val="none" w:sz="0" w:space="0" w:color="auto"/>
        <w:bottom w:val="none" w:sz="0" w:space="0" w:color="auto"/>
        <w:right w:val="none" w:sz="0" w:space="0" w:color="auto"/>
      </w:divBdr>
    </w:div>
    <w:div w:id="866717994">
      <w:marLeft w:val="640"/>
      <w:marRight w:val="0"/>
      <w:marTop w:val="0"/>
      <w:marBottom w:val="0"/>
      <w:divBdr>
        <w:top w:val="none" w:sz="0" w:space="0" w:color="auto"/>
        <w:left w:val="none" w:sz="0" w:space="0" w:color="auto"/>
        <w:bottom w:val="none" w:sz="0" w:space="0" w:color="auto"/>
        <w:right w:val="none" w:sz="0" w:space="0" w:color="auto"/>
      </w:divBdr>
    </w:div>
    <w:div w:id="866865879">
      <w:marLeft w:val="640"/>
      <w:marRight w:val="0"/>
      <w:marTop w:val="0"/>
      <w:marBottom w:val="0"/>
      <w:divBdr>
        <w:top w:val="none" w:sz="0" w:space="0" w:color="auto"/>
        <w:left w:val="none" w:sz="0" w:space="0" w:color="auto"/>
        <w:bottom w:val="none" w:sz="0" w:space="0" w:color="auto"/>
        <w:right w:val="none" w:sz="0" w:space="0" w:color="auto"/>
      </w:divBdr>
    </w:div>
    <w:div w:id="866990833">
      <w:marLeft w:val="640"/>
      <w:marRight w:val="0"/>
      <w:marTop w:val="0"/>
      <w:marBottom w:val="0"/>
      <w:divBdr>
        <w:top w:val="none" w:sz="0" w:space="0" w:color="auto"/>
        <w:left w:val="none" w:sz="0" w:space="0" w:color="auto"/>
        <w:bottom w:val="none" w:sz="0" w:space="0" w:color="auto"/>
        <w:right w:val="none" w:sz="0" w:space="0" w:color="auto"/>
      </w:divBdr>
    </w:div>
    <w:div w:id="867063390">
      <w:marLeft w:val="640"/>
      <w:marRight w:val="0"/>
      <w:marTop w:val="0"/>
      <w:marBottom w:val="0"/>
      <w:divBdr>
        <w:top w:val="none" w:sz="0" w:space="0" w:color="auto"/>
        <w:left w:val="none" w:sz="0" w:space="0" w:color="auto"/>
        <w:bottom w:val="none" w:sz="0" w:space="0" w:color="auto"/>
        <w:right w:val="none" w:sz="0" w:space="0" w:color="auto"/>
      </w:divBdr>
    </w:div>
    <w:div w:id="867259794">
      <w:marLeft w:val="640"/>
      <w:marRight w:val="0"/>
      <w:marTop w:val="0"/>
      <w:marBottom w:val="0"/>
      <w:divBdr>
        <w:top w:val="none" w:sz="0" w:space="0" w:color="auto"/>
        <w:left w:val="none" w:sz="0" w:space="0" w:color="auto"/>
        <w:bottom w:val="none" w:sz="0" w:space="0" w:color="auto"/>
        <w:right w:val="none" w:sz="0" w:space="0" w:color="auto"/>
      </w:divBdr>
    </w:div>
    <w:div w:id="867304345">
      <w:marLeft w:val="640"/>
      <w:marRight w:val="0"/>
      <w:marTop w:val="0"/>
      <w:marBottom w:val="0"/>
      <w:divBdr>
        <w:top w:val="none" w:sz="0" w:space="0" w:color="auto"/>
        <w:left w:val="none" w:sz="0" w:space="0" w:color="auto"/>
        <w:bottom w:val="none" w:sz="0" w:space="0" w:color="auto"/>
        <w:right w:val="none" w:sz="0" w:space="0" w:color="auto"/>
      </w:divBdr>
    </w:div>
    <w:div w:id="867330707">
      <w:marLeft w:val="640"/>
      <w:marRight w:val="0"/>
      <w:marTop w:val="0"/>
      <w:marBottom w:val="0"/>
      <w:divBdr>
        <w:top w:val="none" w:sz="0" w:space="0" w:color="auto"/>
        <w:left w:val="none" w:sz="0" w:space="0" w:color="auto"/>
        <w:bottom w:val="none" w:sz="0" w:space="0" w:color="auto"/>
        <w:right w:val="none" w:sz="0" w:space="0" w:color="auto"/>
      </w:divBdr>
    </w:div>
    <w:div w:id="867374206">
      <w:marLeft w:val="640"/>
      <w:marRight w:val="0"/>
      <w:marTop w:val="0"/>
      <w:marBottom w:val="0"/>
      <w:divBdr>
        <w:top w:val="none" w:sz="0" w:space="0" w:color="auto"/>
        <w:left w:val="none" w:sz="0" w:space="0" w:color="auto"/>
        <w:bottom w:val="none" w:sz="0" w:space="0" w:color="auto"/>
        <w:right w:val="none" w:sz="0" w:space="0" w:color="auto"/>
      </w:divBdr>
    </w:div>
    <w:div w:id="867376572">
      <w:marLeft w:val="640"/>
      <w:marRight w:val="0"/>
      <w:marTop w:val="0"/>
      <w:marBottom w:val="0"/>
      <w:divBdr>
        <w:top w:val="none" w:sz="0" w:space="0" w:color="auto"/>
        <w:left w:val="none" w:sz="0" w:space="0" w:color="auto"/>
        <w:bottom w:val="none" w:sz="0" w:space="0" w:color="auto"/>
        <w:right w:val="none" w:sz="0" w:space="0" w:color="auto"/>
      </w:divBdr>
    </w:div>
    <w:div w:id="867530504">
      <w:marLeft w:val="640"/>
      <w:marRight w:val="0"/>
      <w:marTop w:val="0"/>
      <w:marBottom w:val="0"/>
      <w:divBdr>
        <w:top w:val="none" w:sz="0" w:space="0" w:color="auto"/>
        <w:left w:val="none" w:sz="0" w:space="0" w:color="auto"/>
        <w:bottom w:val="none" w:sz="0" w:space="0" w:color="auto"/>
        <w:right w:val="none" w:sz="0" w:space="0" w:color="auto"/>
      </w:divBdr>
    </w:div>
    <w:div w:id="867566121">
      <w:marLeft w:val="640"/>
      <w:marRight w:val="0"/>
      <w:marTop w:val="0"/>
      <w:marBottom w:val="0"/>
      <w:divBdr>
        <w:top w:val="none" w:sz="0" w:space="0" w:color="auto"/>
        <w:left w:val="none" w:sz="0" w:space="0" w:color="auto"/>
        <w:bottom w:val="none" w:sz="0" w:space="0" w:color="auto"/>
        <w:right w:val="none" w:sz="0" w:space="0" w:color="auto"/>
      </w:divBdr>
    </w:div>
    <w:div w:id="867647288">
      <w:marLeft w:val="640"/>
      <w:marRight w:val="0"/>
      <w:marTop w:val="0"/>
      <w:marBottom w:val="0"/>
      <w:divBdr>
        <w:top w:val="none" w:sz="0" w:space="0" w:color="auto"/>
        <w:left w:val="none" w:sz="0" w:space="0" w:color="auto"/>
        <w:bottom w:val="none" w:sz="0" w:space="0" w:color="auto"/>
        <w:right w:val="none" w:sz="0" w:space="0" w:color="auto"/>
      </w:divBdr>
    </w:div>
    <w:div w:id="867719758">
      <w:marLeft w:val="640"/>
      <w:marRight w:val="0"/>
      <w:marTop w:val="0"/>
      <w:marBottom w:val="0"/>
      <w:divBdr>
        <w:top w:val="none" w:sz="0" w:space="0" w:color="auto"/>
        <w:left w:val="none" w:sz="0" w:space="0" w:color="auto"/>
        <w:bottom w:val="none" w:sz="0" w:space="0" w:color="auto"/>
        <w:right w:val="none" w:sz="0" w:space="0" w:color="auto"/>
      </w:divBdr>
    </w:div>
    <w:div w:id="867840397">
      <w:marLeft w:val="640"/>
      <w:marRight w:val="0"/>
      <w:marTop w:val="0"/>
      <w:marBottom w:val="0"/>
      <w:divBdr>
        <w:top w:val="none" w:sz="0" w:space="0" w:color="auto"/>
        <w:left w:val="none" w:sz="0" w:space="0" w:color="auto"/>
        <w:bottom w:val="none" w:sz="0" w:space="0" w:color="auto"/>
        <w:right w:val="none" w:sz="0" w:space="0" w:color="auto"/>
      </w:divBdr>
    </w:div>
    <w:div w:id="867841517">
      <w:marLeft w:val="640"/>
      <w:marRight w:val="0"/>
      <w:marTop w:val="0"/>
      <w:marBottom w:val="0"/>
      <w:divBdr>
        <w:top w:val="none" w:sz="0" w:space="0" w:color="auto"/>
        <w:left w:val="none" w:sz="0" w:space="0" w:color="auto"/>
        <w:bottom w:val="none" w:sz="0" w:space="0" w:color="auto"/>
        <w:right w:val="none" w:sz="0" w:space="0" w:color="auto"/>
      </w:divBdr>
    </w:div>
    <w:div w:id="867910976">
      <w:marLeft w:val="640"/>
      <w:marRight w:val="0"/>
      <w:marTop w:val="0"/>
      <w:marBottom w:val="0"/>
      <w:divBdr>
        <w:top w:val="none" w:sz="0" w:space="0" w:color="auto"/>
        <w:left w:val="none" w:sz="0" w:space="0" w:color="auto"/>
        <w:bottom w:val="none" w:sz="0" w:space="0" w:color="auto"/>
        <w:right w:val="none" w:sz="0" w:space="0" w:color="auto"/>
      </w:divBdr>
    </w:div>
    <w:div w:id="867915699">
      <w:marLeft w:val="640"/>
      <w:marRight w:val="0"/>
      <w:marTop w:val="0"/>
      <w:marBottom w:val="0"/>
      <w:divBdr>
        <w:top w:val="none" w:sz="0" w:space="0" w:color="auto"/>
        <w:left w:val="none" w:sz="0" w:space="0" w:color="auto"/>
        <w:bottom w:val="none" w:sz="0" w:space="0" w:color="auto"/>
        <w:right w:val="none" w:sz="0" w:space="0" w:color="auto"/>
      </w:divBdr>
    </w:div>
    <w:div w:id="867984578">
      <w:marLeft w:val="640"/>
      <w:marRight w:val="0"/>
      <w:marTop w:val="0"/>
      <w:marBottom w:val="0"/>
      <w:divBdr>
        <w:top w:val="none" w:sz="0" w:space="0" w:color="auto"/>
        <w:left w:val="none" w:sz="0" w:space="0" w:color="auto"/>
        <w:bottom w:val="none" w:sz="0" w:space="0" w:color="auto"/>
        <w:right w:val="none" w:sz="0" w:space="0" w:color="auto"/>
      </w:divBdr>
    </w:div>
    <w:div w:id="867986217">
      <w:marLeft w:val="640"/>
      <w:marRight w:val="0"/>
      <w:marTop w:val="0"/>
      <w:marBottom w:val="0"/>
      <w:divBdr>
        <w:top w:val="none" w:sz="0" w:space="0" w:color="auto"/>
        <w:left w:val="none" w:sz="0" w:space="0" w:color="auto"/>
        <w:bottom w:val="none" w:sz="0" w:space="0" w:color="auto"/>
        <w:right w:val="none" w:sz="0" w:space="0" w:color="auto"/>
      </w:divBdr>
    </w:div>
    <w:div w:id="868221813">
      <w:marLeft w:val="640"/>
      <w:marRight w:val="0"/>
      <w:marTop w:val="0"/>
      <w:marBottom w:val="0"/>
      <w:divBdr>
        <w:top w:val="none" w:sz="0" w:space="0" w:color="auto"/>
        <w:left w:val="none" w:sz="0" w:space="0" w:color="auto"/>
        <w:bottom w:val="none" w:sz="0" w:space="0" w:color="auto"/>
        <w:right w:val="none" w:sz="0" w:space="0" w:color="auto"/>
      </w:divBdr>
    </w:div>
    <w:div w:id="868223323">
      <w:marLeft w:val="640"/>
      <w:marRight w:val="0"/>
      <w:marTop w:val="0"/>
      <w:marBottom w:val="0"/>
      <w:divBdr>
        <w:top w:val="none" w:sz="0" w:space="0" w:color="auto"/>
        <w:left w:val="none" w:sz="0" w:space="0" w:color="auto"/>
        <w:bottom w:val="none" w:sz="0" w:space="0" w:color="auto"/>
        <w:right w:val="none" w:sz="0" w:space="0" w:color="auto"/>
      </w:divBdr>
    </w:div>
    <w:div w:id="868253300">
      <w:marLeft w:val="640"/>
      <w:marRight w:val="0"/>
      <w:marTop w:val="0"/>
      <w:marBottom w:val="0"/>
      <w:divBdr>
        <w:top w:val="none" w:sz="0" w:space="0" w:color="auto"/>
        <w:left w:val="none" w:sz="0" w:space="0" w:color="auto"/>
        <w:bottom w:val="none" w:sz="0" w:space="0" w:color="auto"/>
        <w:right w:val="none" w:sz="0" w:space="0" w:color="auto"/>
      </w:divBdr>
    </w:div>
    <w:div w:id="868420967">
      <w:marLeft w:val="640"/>
      <w:marRight w:val="0"/>
      <w:marTop w:val="0"/>
      <w:marBottom w:val="0"/>
      <w:divBdr>
        <w:top w:val="none" w:sz="0" w:space="0" w:color="auto"/>
        <w:left w:val="none" w:sz="0" w:space="0" w:color="auto"/>
        <w:bottom w:val="none" w:sz="0" w:space="0" w:color="auto"/>
        <w:right w:val="none" w:sz="0" w:space="0" w:color="auto"/>
      </w:divBdr>
    </w:div>
    <w:div w:id="868491038">
      <w:marLeft w:val="640"/>
      <w:marRight w:val="0"/>
      <w:marTop w:val="0"/>
      <w:marBottom w:val="0"/>
      <w:divBdr>
        <w:top w:val="none" w:sz="0" w:space="0" w:color="auto"/>
        <w:left w:val="none" w:sz="0" w:space="0" w:color="auto"/>
        <w:bottom w:val="none" w:sz="0" w:space="0" w:color="auto"/>
        <w:right w:val="none" w:sz="0" w:space="0" w:color="auto"/>
      </w:divBdr>
    </w:div>
    <w:div w:id="868689116">
      <w:marLeft w:val="640"/>
      <w:marRight w:val="0"/>
      <w:marTop w:val="0"/>
      <w:marBottom w:val="0"/>
      <w:divBdr>
        <w:top w:val="none" w:sz="0" w:space="0" w:color="auto"/>
        <w:left w:val="none" w:sz="0" w:space="0" w:color="auto"/>
        <w:bottom w:val="none" w:sz="0" w:space="0" w:color="auto"/>
        <w:right w:val="none" w:sz="0" w:space="0" w:color="auto"/>
      </w:divBdr>
    </w:div>
    <w:div w:id="868906925">
      <w:marLeft w:val="640"/>
      <w:marRight w:val="0"/>
      <w:marTop w:val="0"/>
      <w:marBottom w:val="0"/>
      <w:divBdr>
        <w:top w:val="none" w:sz="0" w:space="0" w:color="auto"/>
        <w:left w:val="none" w:sz="0" w:space="0" w:color="auto"/>
        <w:bottom w:val="none" w:sz="0" w:space="0" w:color="auto"/>
        <w:right w:val="none" w:sz="0" w:space="0" w:color="auto"/>
      </w:divBdr>
    </w:div>
    <w:div w:id="868908050">
      <w:marLeft w:val="640"/>
      <w:marRight w:val="0"/>
      <w:marTop w:val="0"/>
      <w:marBottom w:val="0"/>
      <w:divBdr>
        <w:top w:val="none" w:sz="0" w:space="0" w:color="auto"/>
        <w:left w:val="none" w:sz="0" w:space="0" w:color="auto"/>
        <w:bottom w:val="none" w:sz="0" w:space="0" w:color="auto"/>
        <w:right w:val="none" w:sz="0" w:space="0" w:color="auto"/>
      </w:divBdr>
    </w:div>
    <w:div w:id="868908983">
      <w:marLeft w:val="640"/>
      <w:marRight w:val="0"/>
      <w:marTop w:val="0"/>
      <w:marBottom w:val="0"/>
      <w:divBdr>
        <w:top w:val="none" w:sz="0" w:space="0" w:color="auto"/>
        <w:left w:val="none" w:sz="0" w:space="0" w:color="auto"/>
        <w:bottom w:val="none" w:sz="0" w:space="0" w:color="auto"/>
        <w:right w:val="none" w:sz="0" w:space="0" w:color="auto"/>
      </w:divBdr>
    </w:div>
    <w:div w:id="869028708">
      <w:marLeft w:val="640"/>
      <w:marRight w:val="0"/>
      <w:marTop w:val="0"/>
      <w:marBottom w:val="0"/>
      <w:divBdr>
        <w:top w:val="none" w:sz="0" w:space="0" w:color="auto"/>
        <w:left w:val="none" w:sz="0" w:space="0" w:color="auto"/>
        <w:bottom w:val="none" w:sz="0" w:space="0" w:color="auto"/>
        <w:right w:val="none" w:sz="0" w:space="0" w:color="auto"/>
      </w:divBdr>
    </w:div>
    <w:div w:id="869031830">
      <w:marLeft w:val="640"/>
      <w:marRight w:val="0"/>
      <w:marTop w:val="0"/>
      <w:marBottom w:val="0"/>
      <w:divBdr>
        <w:top w:val="none" w:sz="0" w:space="0" w:color="auto"/>
        <w:left w:val="none" w:sz="0" w:space="0" w:color="auto"/>
        <w:bottom w:val="none" w:sz="0" w:space="0" w:color="auto"/>
        <w:right w:val="none" w:sz="0" w:space="0" w:color="auto"/>
      </w:divBdr>
    </w:div>
    <w:div w:id="869105439">
      <w:marLeft w:val="640"/>
      <w:marRight w:val="0"/>
      <w:marTop w:val="0"/>
      <w:marBottom w:val="0"/>
      <w:divBdr>
        <w:top w:val="none" w:sz="0" w:space="0" w:color="auto"/>
        <w:left w:val="none" w:sz="0" w:space="0" w:color="auto"/>
        <w:bottom w:val="none" w:sz="0" w:space="0" w:color="auto"/>
        <w:right w:val="none" w:sz="0" w:space="0" w:color="auto"/>
      </w:divBdr>
    </w:div>
    <w:div w:id="869221553">
      <w:marLeft w:val="640"/>
      <w:marRight w:val="0"/>
      <w:marTop w:val="0"/>
      <w:marBottom w:val="0"/>
      <w:divBdr>
        <w:top w:val="none" w:sz="0" w:space="0" w:color="auto"/>
        <w:left w:val="none" w:sz="0" w:space="0" w:color="auto"/>
        <w:bottom w:val="none" w:sz="0" w:space="0" w:color="auto"/>
        <w:right w:val="none" w:sz="0" w:space="0" w:color="auto"/>
      </w:divBdr>
    </w:div>
    <w:div w:id="869223769">
      <w:marLeft w:val="640"/>
      <w:marRight w:val="0"/>
      <w:marTop w:val="0"/>
      <w:marBottom w:val="0"/>
      <w:divBdr>
        <w:top w:val="none" w:sz="0" w:space="0" w:color="auto"/>
        <w:left w:val="none" w:sz="0" w:space="0" w:color="auto"/>
        <w:bottom w:val="none" w:sz="0" w:space="0" w:color="auto"/>
        <w:right w:val="none" w:sz="0" w:space="0" w:color="auto"/>
      </w:divBdr>
    </w:div>
    <w:div w:id="869293420">
      <w:marLeft w:val="640"/>
      <w:marRight w:val="0"/>
      <w:marTop w:val="0"/>
      <w:marBottom w:val="0"/>
      <w:divBdr>
        <w:top w:val="none" w:sz="0" w:space="0" w:color="auto"/>
        <w:left w:val="none" w:sz="0" w:space="0" w:color="auto"/>
        <w:bottom w:val="none" w:sz="0" w:space="0" w:color="auto"/>
        <w:right w:val="none" w:sz="0" w:space="0" w:color="auto"/>
      </w:divBdr>
    </w:div>
    <w:div w:id="869299956">
      <w:marLeft w:val="640"/>
      <w:marRight w:val="0"/>
      <w:marTop w:val="0"/>
      <w:marBottom w:val="0"/>
      <w:divBdr>
        <w:top w:val="none" w:sz="0" w:space="0" w:color="auto"/>
        <w:left w:val="none" w:sz="0" w:space="0" w:color="auto"/>
        <w:bottom w:val="none" w:sz="0" w:space="0" w:color="auto"/>
        <w:right w:val="none" w:sz="0" w:space="0" w:color="auto"/>
      </w:divBdr>
    </w:div>
    <w:div w:id="869302227">
      <w:marLeft w:val="640"/>
      <w:marRight w:val="0"/>
      <w:marTop w:val="0"/>
      <w:marBottom w:val="0"/>
      <w:divBdr>
        <w:top w:val="none" w:sz="0" w:space="0" w:color="auto"/>
        <w:left w:val="none" w:sz="0" w:space="0" w:color="auto"/>
        <w:bottom w:val="none" w:sz="0" w:space="0" w:color="auto"/>
        <w:right w:val="none" w:sz="0" w:space="0" w:color="auto"/>
      </w:divBdr>
    </w:div>
    <w:div w:id="869419926">
      <w:marLeft w:val="640"/>
      <w:marRight w:val="0"/>
      <w:marTop w:val="0"/>
      <w:marBottom w:val="0"/>
      <w:divBdr>
        <w:top w:val="none" w:sz="0" w:space="0" w:color="auto"/>
        <w:left w:val="none" w:sz="0" w:space="0" w:color="auto"/>
        <w:bottom w:val="none" w:sz="0" w:space="0" w:color="auto"/>
        <w:right w:val="none" w:sz="0" w:space="0" w:color="auto"/>
      </w:divBdr>
    </w:div>
    <w:div w:id="869487617">
      <w:marLeft w:val="640"/>
      <w:marRight w:val="0"/>
      <w:marTop w:val="0"/>
      <w:marBottom w:val="0"/>
      <w:divBdr>
        <w:top w:val="none" w:sz="0" w:space="0" w:color="auto"/>
        <w:left w:val="none" w:sz="0" w:space="0" w:color="auto"/>
        <w:bottom w:val="none" w:sz="0" w:space="0" w:color="auto"/>
        <w:right w:val="none" w:sz="0" w:space="0" w:color="auto"/>
      </w:divBdr>
    </w:div>
    <w:div w:id="869535342">
      <w:marLeft w:val="640"/>
      <w:marRight w:val="0"/>
      <w:marTop w:val="0"/>
      <w:marBottom w:val="0"/>
      <w:divBdr>
        <w:top w:val="none" w:sz="0" w:space="0" w:color="auto"/>
        <w:left w:val="none" w:sz="0" w:space="0" w:color="auto"/>
        <w:bottom w:val="none" w:sz="0" w:space="0" w:color="auto"/>
        <w:right w:val="none" w:sz="0" w:space="0" w:color="auto"/>
      </w:divBdr>
    </w:div>
    <w:div w:id="869535907">
      <w:marLeft w:val="640"/>
      <w:marRight w:val="0"/>
      <w:marTop w:val="0"/>
      <w:marBottom w:val="0"/>
      <w:divBdr>
        <w:top w:val="none" w:sz="0" w:space="0" w:color="auto"/>
        <w:left w:val="none" w:sz="0" w:space="0" w:color="auto"/>
        <w:bottom w:val="none" w:sz="0" w:space="0" w:color="auto"/>
        <w:right w:val="none" w:sz="0" w:space="0" w:color="auto"/>
      </w:divBdr>
    </w:div>
    <w:div w:id="869536574">
      <w:marLeft w:val="640"/>
      <w:marRight w:val="0"/>
      <w:marTop w:val="0"/>
      <w:marBottom w:val="0"/>
      <w:divBdr>
        <w:top w:val="none" w:sz="0" w:space="0" w:color="auto"/>
        <w:left w:val="none" w:sz="0" w:space="0" w:color="auto"/>
        <w:bottom w:val="none" w:sz="0" w:space="0" w:color="auto"/>
        <w:right w:val="none" w:sz="0" w:space="0" w:color="auto"/>
      </w:divBdr>
    </w:div>
    <w:div w:id="869537389">
      <w:marLeft w:val="640"/>
      <w:marRight w:val="0"/>
      <w:marTop w:val="0"/>
      <w:marBottom w:val="0"/>
      <w:divBdr>
        <w:top w:val="none" w:sz="0" w:space="0" w:color="auto"/>
        <w:left w:val="none" w:sz="0" w:space="0" w:color="auto"/>
        <w:bottom w:val="none" w:sz="0" w:space="0" w:color="auto"/>
        <w:right w:val="none" w:sz="0" w:space="0" w:color="auto"/>
      </w:divBdr>
    </w:div>
    <w:div w:id="869760701">
      <w:marLeft w:val="640"/>
      <w:marRight w:val="0"/>
      <w:marTop w:val="0"/>
      <w:marBottom w:val="0"/>
      <w:divBdr>
        <w:top w:val="none" w:sz="0" w:space="0" w:color="auto"/>
        <w:left w:val="none" w:sz="0" w:space="0" w:color="auto"/>
        <w:bottom w:val="none" w:sz="0" w:space="0" w:color="auto"/>
        <w:right w:val="none" w:sz="0" w:space="0" w:color="auto"/>
      </w:divBdr>
    </w:div>
    <w:div w:id="869806308">
      <w:marLeft w:val="640"/>
      <w:marRight w:val="0"/>
      <w:marTop w:val="0"/>
      <w:marBottom w:val="0"/>
      <w:divBdr>
        <w:top w:val="none" w:sz="0" w:space="0" w:color="auto"/>
        <w:left w:val="none" w:sz="0" w:space="0" w:color="auto"/>
        <w:bottom w:val="none" w:sz="0" w:space="0" w:color="auto"/>
        <w:right w:val="none" w:sz="0" w:space="0" w:color="auto"/>
      </w:divBdr>
    </w:div>
    <w:div w:id="869948634">
      <w:marLeft w:val="640"/>
      <w:marRight w:val="0"/>
      <w:marTop w:val="0"/>
      <w:marBottom w:val="0"/>
      <w:divBdr>
        <w:top w:val="none" w:sz="0" w:space="0" w:color="auto"/>
        <w:left w:val="none" w:sz="0" w:space="0" w:color="auto"/>
        <w:bottom w:val="none" w:sz="0" w:space="0" w:color="auto"/>
        <w:right w:val="none" w:sz="0" w:space="0" w:color="auto"/>
      </w:divBdr>
    </w:div>
    <w:div w:id="869953621">
      <w:marLeft w:val="640"/>
      <w:marRight w:val="0"/>
      <w:marTop w:val="0"/>
      <w:marBottom w:val="0"/>
      <w:divBdr>
        <w:top w:val="none" w:sz="0" w:space="0" w:color="auto"/>
        <w:left w:val="none" w:sz="0" w:space="0" w:color="auto"/>
        <w:bottom w:val="none" w:sz="0" w:space="0" w:color="auto"/>
        <w:right w:val="none" w:sz="0" w:space="0" w:color="auto"/>
      </w:divBdr>
    </w:div>
    <w:div w:id="870143029">
      <w:marLeft w:val="640"/>
      <w:marRight w:val="0"/>
      <w:marTop w:val="0"/>
      <w:marBottom w:val="0"/>
      <w:divBdr>
        <w:top w:val="none" w:sz="0" w:space="0" w:color="auto"/>
        <w:left w:val="none" w:sz="0" w:space="0" w:color="auto"/>
        <w:bottom w:val="none" w:sz="0" w:space="0" w:color="auto"/>
        <w:right w:val="none" w:sz="0" w:space="0" w:color="auto"/>
      </w:divBdr>
    </w:div>
    <w:div w:id="870146004">
      <w:marLeft w:val="640"/>
      <w:marRight w:val="0"/>
      <w:marTop w:val="0"/>
      <w:marBottom w:val="0"/>
      <w:divBdr>
        <w:top w:val="none" w:sz="0" w:space="0" w:color="auto"/>
        <w:left w:val="none" w:sz="0" w:space="0" w:color="auto"/>
        <w:bottom w:val="none" w:sz="0" w:space="0" w:color="auto"/>
        <w:right w:val="none" w:sz="0" w:space="0" w:color="auto"/>
      </w:divBdr>
    </w:div>
    <w:div w:id="870151001">
      <w:marLeft w:val="640"/>
      <w:marRight w:val="0"/>
      <w:marTop w:val="0"/>
      <w:marBottom w:val="0"/>
      <w:divBdr>
        <w:top w:val="none" w:sz="0" w:space="0" w:color="auto"/>
        <w:left w:val="none" w:sz="0" w:space="0" w:color="auto"/>
        <w:bottom w:val="none" w:sz="0" w:space="0" w:color="auto"/>
        <w:right w:val="none" w:sz="0" w:space="0" w:color="auto"/>
      </w:divBdr>
    </w:div>
    <w:div w:id="870187748">
      <w:marLeft w:val="640"/>
      <w:marRight w:val="0"/>
      <w:marTop w:val="0"/>
      <w:marBottom w:val="0"/>
      <w:divBdr>
        <w:top w:val="none" w:sz="0" w:space="0" w:color="auto"/>
        <w:left w:val="none" w:sz="0" w:space="0" w:color="auto"/>
        <w:bottom w:val="none" w:sz="0" w:space="0" w:color="auto"/>
        <w:right w:val="none" w:sz="0" w:space="0" w:color="auto"/>
      </w:divBdr>
    </w:div>
    <w:div w:id="870267246">
      <w:marLeft w:val="640"/>
      <w:marRight w:val="0"/>
      <w:marTop w:val="0"/>
      <w:marBottom w:val="0"/>
      <w:divBdr>
        <w:top w:val="none" w:sz="0" w:space="0" w:color="auto"/>
        <w:left w:val="none" w:sz="0" w:space="0" w:color="auto"/>
        <w:bottom w:val="none" w:sz="0" w:space="0" w:color="auto"/>
        <w:right w:val="none" w:sz="0" w:space="0" w:color="auto"/>
      </w:divBdr>
    </w:div>
    <w:div w:id="870337319">
      <w:marLeft w:val="640"/>
      <w:marRight w:val="0"/>
      <w:marTop w:val="0"/>
      <w:marBottom w:val="0"/>
      <w:divBdr>
        <w:top w:val="none" w:sz="0" w:space="0" w:color="auto"/>
        <w:left w:val="none" w:sz="0" w:space="0" w:color="auto"/>
        <w:bottom w:val="none" w:sz="0" w:space="0" w:color="auto"/>
        <w:right w:val="none" w:sz="0" w:space="0" w:color="auto"/>
      </w:divBdr>
    </w:div>
    <w:div w:id="870340637">
      <w:marLeft w:val="640"/>
      <w:marRight w:val="0"/>
      <w:marTop w:val="0"/>
      <w:marBottom w:val="0"/>
      <w:divBdr>
        <w:top w:val="none" w:sz="0" w:space="0" w:color="auto"/>
        <w:left w:val="none" w:sz="0" w:space="0" w:color="auto"/>
        <w:bottom w:val="none" w:sz="0" w:space="0" w:color="auto"/>
        <w:right w:val="none" w:sz="0" w:space="0" w:color="auto"/>
      </w:divBdr>
    </w:div>
    <w:div w:id="870341147">
      <w:marLeft w:val="640"/>
      <w:marRight w:val="0"/>
      <w:marTop w:val="0"/>
      <w:marBottom w:val="0"/>
      <w:divBdr>
        <w:top w:val="none" w:sz="0" w:space="0" w:color="auto"/>
        <w:left w:val="none" w:sz="0" w:space="0" w:color="auto"/>
        <w:bottom w:val="none" w:sz="0" w:space="0" w:color="auto"/>
        <w:right w:val="none" w:sz="0" w:space="0" w:color="auto"/>
      </w:divBdr>
    </w:div>
    <w:div w:id="870415365">
      <w:marLeft w:val="640"/>
      <w:marRight w:val="0"/>
      <w:marTop w:val="0"/>
      <w:marBottom w:val="0"/>
      <w:divBdr>
        <w:top w:val="none" w:sz="0" w:space="0" w:color="auto"/>
        <w:left w:val="none" w:sz="0" w:space="0" w:color="auto"/>
        <w:bottom w:val="none" w:sz="0" w:space="0" w:color="auto"/>
        <w:right w:val="none" w:sz="0" w:space="0" w:color="auto"/>
      </w:divBdr>
    </w:div>
    <w:div w:id="870457648">
      <w:marLeft w:val="640"/>
      <w:marRight w:val="0"/>
      <w:marTop w:val="0"/>
      <w:marBottom w:val="0"/>
      <w:divBdr>
        <w:top w:val="none" w:sz="0" w:space="0" w:color="auto"/>
        <w:left w:val="none" w:sz="0" w:space="0" w:color="auto"/>
        <w:bottom w:val="none" w:sz="0" w:space="0" w:color="auto"/>
        <w:right w:val="none" w:sz="0" w:space="0" w:color="auto"/>
      </w:divBdr>
    </w:div>
    <w:div w:id="870461635">
      <w:marLeft w:val="640"/>
      <w:marRight w:val="0"/>
      <w:marTop w:val="0"/>
      <w:marBottom w:val="0"/>
      <w:divBdr>
        <w:top w:val="none" w:sz="0" w:space="0" w:color="auto"/>
        <w:left w:val="none" w:sz="0" w:space="0" w:color="auto"/>
        <w:bottom w:val="none" w:sz="0" w:space="0" w:color="auto"/>
        <w:right w:val="none" w:sz="0" w:space="0" w:color="auto"/>
      </w:divBdr>
    </w:div>
    <w:div w:id="870580578">
      <w:marLeft w:val="640"/>
      <w:marRight w:val="0"/>
      <w:marTop w:val="0"/>
      <w:marBottom w:val="0"/>
      <w:divBdr>
        <w:top w:val="none" w:sz="0" w:space="0" w:color="auto"/>
        <w:left w:val="none" w:sz="0" w:space="0" w:color="auto"/>
        <w:bottom w:val="none" w:sz="0" w:space="0" w:color="auto"/>
        <w:right w:val="none" w:sz="0" w:space="0" w:color="auto"/>
      </w:divBdr>
    </w:div>
    <w:div w:id="870647369">
      <w:marLeft w:val="480"/>
      <w:marRight w:val="0"/>
      <w:marTop w:val="0"/>
      <w:marBottom w:val="0"/>
      <w:divBdr>
        <w:top w:val="none" w:sz="0" w:space="0" w:color="auto"/>
        <w:left w:val="none" w:sz="0" w:space="0" w:color="auto"/>
        <w:bottom w:val="none" w:sz="0" w:space="0" w:color="auto"/>
        <w:right w:val="none" w:sz="0" w:space="0" w:color="auto"/>
      </w:divBdr>
    </w:div>
    <w:div w:id="870649138">
      <w:marLeft w:val="640"/>
      <w:marRight w:val="0"/>
      <w:marTop w:val="0"/>
      <w:marBottom w:val="0"/>
      <w:divBdr>
        <w:top w:val="none" w:sz="0" w:space="0" w:color="auto"/>
        <w:left w:val="none" w:sz="0" w:space="0" w:color="auto"/>
        <w:bottom w:val="none" w:sz="0" w:space="0" w:color="auto"/>
        <w:right w:val="none" w:sz="0" w:space="0" w:color="auto"/>
      </w:divBdr>
    </w:div>
    <w:div w:id="870649559">
      <w:marLeft w:val="640"/>
      <w:marRight w:val="0"/>
      <w:marTop w:val="0"/>
      <w:marBottom w:val="0"/>
      <w:divBdr>
        <w:top w:val="none" w:sz="0" w:space="0" w:color="auto"/>
        <w:left w:val="none" w:sz="0" w:space="0" w:color="auto"/>
        <w:bottom w:val="none" w:sz="0" w:space="0" w:color="auto"/>
        <w:right w:val="none" w:sz="0" w:space="0" w:color="auto"/>
      </w:divBdr>
    </w:div>
    <w:div w:id="870651416">
      <w:marLeft w:val="640"/>
      <w:marRight w:val="0"/>
      <w:marTop w:val="0"/>
      <w:marBottom w:val="0"/>
      <w:divBdr>
        <w:top w:val="none" w:sz="0" w:space="0" w:color="auto"/>
        <w:left w:val="none" w:sz="0" w:space="0" w:color="auto"/>
        <w:bottom w:val="none" w:sz="0" w:space="0" w:color="auto"/>
        <w:right w:val="none" w:sz="0" w:space="0" w:color="auto"/>
      </w:divBdr>
    </w:div>
    <w:div w:id="870724361">
      <w:marLeft w:val="640"/>
      <w:marRight w:val="0"/>
      <w:marTop w:val="0"/>
      <w:marBottom w:val="0"/>
      <w:divBdr>
        <w:top w:val="none" w:sz="0" w:space="0" w:color="auto"/>
        <w:left w:val="none" w:sz="0" w:space="0" w:color="auto"/>
        <w:bottom w:val="none" w:sz="0" w:space="0" w:color="auto"/>
        <w:right w:val="none" w:sz="0" w:space="0" w:color="auto"/>
      </w:divBdr>
    </w:div>
    <w:div w:id="870923130">
      <w:marLeft w:val="640"/>
      <w:marRight w:val="0"/>
      <w:marTop w:val="0"/>
      <w:marBottom w:val="0"/>
      <w:divBdr>
        <w:top w:val="none" w:sz="0" w:space="0" w:color="auto"/>
        <w:left w:val="none" w:sz="0" w:space="0" w:color="auto"/>
        <w:bottom w:val="none" w:sz="0" w:space="0" w:color="auto"/>
        <w:right w:val="none" w:sz="0" w:space="0" w:color="auto"/>
      </w:divBdr>
    </w:div>
    <w:div w:id="870992822">
      <w:marLeft w:val="640"/>
      <w:marRight w:val="0"/>
      <w:marTop w:val="0"/>
      <w:marBottom w:val="0"/>
      <w:divBdr>
        <w:top w:val="none" w:sz="0" w:space="0" w:color="auto"/>
        <w:left w:val="none" w:sz="0" w:space="0" w:color="auto"/>
        <w:bottom w:val="none" w:sz="0" w:space="0" w:color="auto"/>
        <w:right w:val="none" w:sz="0" w:space="0" w:color="auto"/>
      </w:divBdr>
    </w:div>
    <w:div w:id="870996624">
      <w:marLeft w:val="640"/>
      <w:marRight w:val="0"/>
      <w:marTop w:val="0"/>
      <w:marBottom w:val="0"/>
      <w:divBdr>
        <w:top w:val="none" w:sz="0" w:space="0" w:color="auto"/>
        <w:left w:val="none" w:sz="0" w:space="0" w:color="auto"/>
        <w:bottom w:val="none" w:sz="0" w:space="0" w:color="auto"/>
        <w:right w:val="none" w:sz="0" w:space="0" w:color="auto"/>
      </w:divBdr>
    </w:div>
    <w:div w:id="871069281">
      <w:marLeft w:val="640"/>
      <w:marRight w:val="0"/>
      <w:marTop w:val="0"/>
      <w:marBottom w:val="0"/>
      <w:divBdr>
        <w:top w:val="none" w:sz="0" w:space="0" w:color="auto"/>
        <w:left w:val="none" w:sz="0" w:space="0" w:color="auto"/>
        <w:bottom w:val="none" w:sz="0" w:space="0" w:color="auto"/>
        <w:right w:val="none" w:sz="0" w:space="0" w:color="auto"/>
      </w:divBdr>
    </w:div>
    <w:div w:id="871114223">
      <w:marLeft w:val="640"/>
      <w:marRight w:val="0"/>
      <w:marTop w:val="0"/>
      <w:marBottom w:val="0"/>
      <w:divBdr>
        <w:top w:val="none" w:sz="0" w:space="0" w:color="auto"/>
        <w:left w:val="none" w:sz="0" w:space="0" w:color="auto"/>
        <w:bottom w:val="none" w:sz="0" w:space="0" w:color="auto"/>
        <w:right w:val="none" w:sz="0" w:space="0" w:color="auto"/>
      </w:divBdr>
    </w:div>
    <w:div w:id="871189044">
      <w:marLeft w:val="640"/>
      <w:marRight w:val="0"/>
      <w:marTop w:val="0"/>
      <w:marBottom w:val="0"/>
      <w:divBdr>
        <w:top w:val="none" w:sz="0" w:space="0" w:color="auto"/>
        <w:left w:val="none" w:sz="0" w:space="0" w:color="auto"/>
        <w:bottom w:val="none" w:sz="0" w:space="0" w:color="auto"/>
        <w:right w:val="none" w:sz="0" w:space="0" w:color="auto"/>
      </w:divBdr>
    </w:div>
    <w:div w:id="871260256">
      <w:marLeft w:val="640"/>
      <w:marRight w:val="0"/>
      <w:marTop w:val="0"/>
      <w:marBottom w:val="0"/>
      <w:divBdr>
        <w:top w:val="none" w:sz="0" w:space="0" w:color="auto"/>
        <w:left w:val="none" w:sz="0" w:space="0" w:color="auto"/>
        <w:bottom w:val="none" w:sz="0" w:space="0" w:color="auto"/>
        <w:right w:val="none" w:sz="0" w:space="0" w:color="auto"/>
      </w:divBdr>
    </w:div>
    <w:div w:id="871304344">
      <w:marLeft w:val="640"/>
      <w:marRight w:val="0"/>
      <w:marTop w:val="0"/>
      <w:marBottom w:val="0"/>
      <w:divBdr>
        <w:top w:val="none" w:sz="0" w:space="0" w:color="auto"/>
        <w:left w:val="none" w:sz="0" w:space="0" w:color="auto"/>
        <w:bottom w:val="none" w:sz="0" w:space="0" w:color="auto"/>
        <w:right w:val="none" w:sz="0" w:space="0" w:color="auto"/>
      </w:divBdr>
    </w:div>
    <w:div w:id="871310041">
      <w:marLeft w:val="640"/>
      <w:marRight w:val="0"/>
      <w:marTop w:val="0"/>
      <w:marBottom w:val="0"/>
      <w:divBdr>
        <w:top w:val="none" w:sz="0" w:space="0" w:color="auto"/>
        <w:left w:val="none" w:sz="0" w:space="0" w:color="auto"/>
        <w:bottom w:val="none" w:sz="0" w:space="0" w:color="auto"/>
        <w:right w:val="none" w:sz="0" w:space="0" w:color="auto"/>
      </w:divBdr>
    </w:div>
    <w:div w:id="871380357">
      <w:marLeft w:val="640"/>
      <w:marRight w:val="0"/>
      <w:marTop w:val="0"/>
      <w:marBottom w:val="0"/>
      <w:divBdr>
        <w:top w:val="none" w:sz="0" w:space="0" w:color="auto"/>
        <w:left w:val="none" w:sz="0" w:space="0" w:color="auto"/>
        <w:bottom w:val="none" w:sz="0" w:space="0" w:color="auto"/>
        <w:right w:val="none" w:sz="0" w:space="0" w:color="auto"/>
      </w:divBdr>
    </w:div>
    <w:div w:id="871385268">
      <w:marLeft w:val="640"/>
      <w:marRight w:val="0"/>
      <w:marTop w:val="0"/>
      <w:marBottom w:val="0"/>
      <w:divBdr>
        <w:top w:val="none" w:sz="0" w:space="0" w:color="auto"/>
        <w:left w:val="none" w:sz="0" w:space="0" w:color="auto"/>
        <w:bottom w:val="none" w:sz="0" w:space="0" w:color="auto"/>
        <w:right w:val="none" w:sz="0" w:space="0" w:color="auto"/>
      </w:divBdr>
    </w:div>
    <w:div w:id="871456869">
      <w:marLeft w:val="640"/>
      <w:marRight w:val="0"/>
      <w:marTop w:val="0"/>
      <w:marBottom w:val="0"/>
      <w:divBdr>
        <w:top w:val="none" w:sz="0" w:space="0" w:color="auto"/>
        <w:left w:val="none" w:sz="0" w:space="0" w:color="auto"/>
        <w:bottom w:val="none" w:sz="0" w:space="0" w:color="auto"/>
        <w:right w:val="none" w:sz="0" w:space="0" w:color="auto"/>
      </w:divBdr>
    </w:div>
    <w:div w:id="871458574">
      <w:marLeft w:val="640"/>
      <w:marRight w:val="0"/>
      <w:marTop w:val="0"/>
      <w:marBottom w:val="0"/>
      <w:divBdr>
        <w:top w:val="none" w:sz="0" w:space="0" w:color="auto"/>
        <w:left w:val="none" w:sz="0" w:space="0" w:color="auto"/>
        <w:bottom w:val="none" w:sz="0" w:space="0" w:color="auto"/>
        <w:right w:val="none" w:sz="0" w:space="0" w:color="auto"/>
      </w:divBdr>
    </w:div>
    <w:div w:id="871500974">
      <w:marLeft w:val="640"/>
      <w:marRight w:val="0"/>
      <w:marTop w:val="0"/>
      <w:marBottom w:val="0"/>
      <w:divBdr>
        <w:top w:val="none" w:sz="0" w:space="0" w:color="auto"/>
        <w:left w:val="none" w:sz="0" w:space="0" w:color="auto"/>
        <w:bottom w:val="none" w:sz="0" w:space="0" w:color="auto"/>
        <w:right w:val="none" w:sz="0" w:space="0" w:color="auto"/>
      </w:divBdr>
    </w:div>
    <w:div w:id="871765519">
      <w:marLeft w:val="640"/>
      <w:marRight w:val="0"/>
      <w:marTop w:val="0"/>
      <w:marBottom w:val="0"/>
      <w:divBdr>
        <w:top w:val="none" w:sz="0" w:space="0" w:color="auto"/>
        <w:left w:val="none" w:sz="0" w:space="0" w:color="auto"/>
        <w:bottom w:val="none" w:sz="0" w:space="0" w:color="auto"/>
        <w:right w:val="none" w:sz="0" w:space="0" w:color="auto"/>
      </w:divBdr>
    </w:div>
    <w:div w:id="871767845">
      <w:marLeft w:val="640"/>
      <w:marRight w:val="0"/>
      <w:marTop w:val="0"/>
      <w:marBottom w:val="0"/>
      <w:divBdr>
        <w:top w:val="none" w:sz="0" w:space="0" w:color="auto"/>
        <w:left w:val="none" w:sz="0" w:space="0" w:color="auto"/>
        <w:bottom w:val="none" w:sz="0" w:space="0" w:color="auto"/>
        <w:right w:val="none" w:sz="0" w:space="0" w:color="auto"/>
      </w:divBdr>
    </w:div>
    <w:div w:id="871772550">
      <w:marLeft w:val="640"/>
      <w:marRight w:val="0"/>
      <w:marTop w:val="0"/>
      <w:marBottom w:val="0"/>
      <w:divBdr>
        <w:top w:val="none" w:sz="0" w:space="0" w:color="auto"/>
        <w:left w:val="none" w:sz="0" w:space="0" w:color="auto"/>
        <w:bottom w:val="none" w:sz="0" w:space="0" w:color="auto"/>
        <w:right w:val="none" w:sz="0" w:space="0" w:color="auto"/>
      </w:divBdr>
    </w:div>
    <w:div w:id="871848294">
      <w:marLeft w:val="640"/>
      <w:marRight w:val="0"/>
      <w:marTop w:val="0"/>
      <w:marBottom w:val="0"/>
      <w:divBdr>
        <w:top w:val="none" w:sz="0" w:space="0" w:color="auto"/>
        <w:left w:val="none" w:sz="0" w:space="0" w:color="auto"/>
        <w:bottom w:val="none" w:sz="0" w:space="0" w:color="auto"/>
        <w:right w:val="none" w:sz="0" w:space="0" w:color="auto"/>
      </w:divBdr>
    </w:div>
    <w:div w:id="871966142">
      <w:marLeft w:val="640"/>
      <w:marRight w:val="0"/>
      <w:marTop w:val="0"/>
      <w:marBottom w:val="0"/>
      <w:divBdr>
        <w:top w:val="none" w:sz="0" w:space="0" w:color="auto"/>
        <w:left w:val="none" w:sz="0" w:space="0" w:color="auto"/>
        <w:bottom w:val="none" w:sz="0" w:space="0" w:color="auto"/>
        <w:right w:val="none" w:sz="0" w:space="0" w:color="auto"/>
      </w:divBdr>
    </w:div>
    <w:div w:id="871966629">
      <w:marLeft w:val="640"/>
      <w:marRight w:val="0"/>
      <w:marTop w:val="0"/>
      <w:marBottom w:val="0"/>
      <w:divBdr>
        <w:top w:val="none" w:sz="0" w:space="0" w:color="auto"/>
        <w:left w:val="none" w:sz="0" w:space="0" w:color="auto"/>
        <w:bottom w:val="none" w:sz="0" w:space="0" w:color="auto"/>
        <w:right w:val="none" w:sz="0" w:space="0" w:color="auto"/>
      </w:divBdr>
    </w:div>
    <w:div w:id="872111686">
      <w:marLeft w:val="480"/>
      <w:marRight w:val="0"/>
      <w:marTop w:val="0"/>
      <w:marBottom w:val="0"/>
      <w:divBdr>
        <w:top w:val="none" w:sz="0" w:space="0" w:color="auto"/>
        <w:left w:val="none" w:sz="0" w:space="0" w:color="auto"/>
        <w:bottom w:val="none" w:sz="0" w:space="0" w:color="auto"/>
        <w:right w:val="none" w:sz="0" w:space="0" w:color="auto"/>
      </w:divBdr>
    </w:div>
    <w:div w:id="872379300">
      <w:marLeft w:val="640"/>
      <w:marRight w:val="0"/>
      <w:marTop w:val="0"/>
      <w:marBottom w:val="0"/>
      <w:divBdr>
        <w:top w:val="none" w:sz="0" w:space="0" w:color="auto"/>
        <w:left w:val="none" w:sz="0" w:space="0" w:color="auto"/>
        <w:bottom w:val="none" w:sz="0" w:space="0" w:color="auto"/>
        <w:right w:val="none" w:sz="0" w:space="0" w:color="auto"/>
      </w:divBdr>
    </w:div>
    <w:div w:id="872426168">
      <w:marLeft w:val="640"/>
      <w:marRight w:val="0"/>
      <w:marTop w:val="0"/>
      <w:marBottom w:val="0"/>
      <w:divBdr>
        <w:top w:val="none" w:sz="0" w:space="0" w:color="auto"/>
        <w:left w:val="none" w:sz="0" w:space="0" w:color="auto"/>
        <w:bottom w:val="none" w:sz="0" w:space="0" w:color="auto"/>
        <w:right w:val="none" w:sz="0" w:space="0" w:color="auto"/>
      </w:divBdr>
    </w:div>
    <w:div w:id="872501479">
      <w:marLeft w:val="640"/>
      <w:marRight w:val="0"/>
      <w:marTop w:val="0"/>
      <w:marBottom w:val="0"/>
      <w:divBdr>
        <w:top w:val="none" w:sz="0" w:space="0" w:color="auto"/>
        <w:left w:val="none" w:sz="0" w:space="0" w:color="auto"/>
        <w:bottom w:val="none" w:sz="0" w:space="0" w:color="auto"/>
        <w:right w:val="none" w:sz="0" w:space="0" w:color="auto"/>
      </w:divBdr>
    </w:div>
    <w:div w:id="872502070">
      <w:marLeft w:val="640"/>
      <w:marRight w:val="0"/>
      <w:marTop w:val="0"/>
      <w:marBottom w:val="0"/>
      <w:divBdr>
        <w:top w:val="none" w:sz="0" w:space="0" w:color="auto"/>
        <w:left w:val="none" w:sz="0" w:space="0" w:color="auto"/>
        <w:bottom w:val="none" w:sz="0" w:space="0" w:color="auto"/>
        <w:right w:val="none" w:sz="0" w:space="0" w:color="auto"/>
      </w:divBdr>
    </w:div>
    <w:div w:id="872693886">
      <w:marLeft w:val="640"/>
      <w:marRight w:val="0"/>
      <w:marTop w:val="0"/>
      <w:marBottom w:val="0"/>
      <w:divBdr>
        <w:top w:val="none" w:sz="0" w:space="0" w:color="auto"/>
        <w:left w:val="none" w:sz="0" w:space="0" w:color="auto"/>
        <w:bottom w:val="none" w:sz="0" w:space="0" w:color="auto"/>
        <w:right w:val="none" w:sz="0" w:space="0" w:color="auto"/>
      </w:divBdr>
    </w:div>
    <w:div w:id="872766924">
      <w:marLeft w:val="640"/>
      <w:marRight w:val="0"/>
      <w:marTop w:val="0"/>
      <w:marBottom w:val="0"/>
      <w:divBdr>
        <w:top w:val="none" w:sz="0" w:space="0" w:color="auto"/>
        <w:left w:val="none" w:sz="0" w:space="0" w:color="auto"/>
        <w:bottom w:val="none" w:sz="0" w:space="0" w:color="auto"/>
        <w:right w:val="none" w:sz="0" w:space="0" w:color="auto"/>
      </w:divBdr>
    </w:div>
    <w:div w:id="872770695">
      <w:marLeft w:val="640"/>
      <w:marRight w:val="0"/>
      <w:marTop w:val="0"/>
      <w:marBottom w:val="0"/>
      <w:divBdr>
        <w:top w:val="none" w:sz="0" w:space="0" w:color="auto"/>
        <w:left w:val="none" w:sz="0" w:space="0" w:color="auto"/>
        <w:bottom w:val="none" w:sz="0" w:space="0" w:color="auto"/>
        <w:right w:val="none" w:sz="0" w:space="0" w:color="auto"/>
      </w:divBdr>
    </w:div>
    <w:div w:id="872812712">
      <w:marLeft w:val="640"/>
      <w:marRight w:val="0"/>
      <w:marTop w:val="0"/>
      <w:marBottom w:val="0"/>
      <w:divBdr>
        <w:top w:val="none" w:sz="0" w:space="0" w:color="auto"/>
        <w:left w:val="none" w:sz="0" w:space="0" w:color="auto"/>
        <w:bottom w:val="none" w:sz="0" w:space="0" w:color="auto"/>
        <w:right w:val="none" w:sz="0" w:space="0" w:color="auto"/>
      </w:divBdr>
    </w:div>
    <w:div w:id="872839698">
      <w:marLeft w:val="640"/>
      <w:marRight w:val="0"/>
      <w:marTop w:val="0"/>
      <w:marBottom w:val="0"/>
      <w:divBdr>
        <w:top w:val="none" w:sz="0" w:space="0" w:color="auto"/>
        <w:left w:val="none" w:sz="0" w:space="0" w:color="auto"/>
        <w:bottom w:val="none" w:sz="0" w:space="0" w:color="auto"/>
        <w:right w:val="none" w:sz="0" w:space="0" w:color="auto"/>
      </w:divBdr>
    </w:div>
    <w:div w:id="872886421">
      <w:marLeft w:val="640"/>
      <w:marRight w:val="0"/>
      <w:marTop w:val="0"/>
      <w:marBottom w:val="0"/>
      <w:divBdr>
        <w:top w:val="none" w:sz="0" w:space="0" w:color="auto"/>
        <w:left w:val="none" w:sz="0" w:space="0" w:color="auto"/>
        <w:bottom w:val="none" w:sz="0" w:space="0" w:color="auto"/>
        <w:right w:val="none" w:sz="0" w:space="0" w:color="auto"/>
      </w:divBdr>
    </w:div>
    <w:div w:id="872887557">
      <w:marLeft w:val="640"/>
      <w:marRight w:val="0"/>
      <w:marTop w:val="0"/>
      <w:marBottom w:val="0"/>
      <w:divBdr>
        <w:top w:val="none" w:sz="0" w:space="0" w:color="auto"/>
        <w:left w:val="none" w:sz="0" w:space="0" w:color="auto"/>
        <w:bottom w:val="none" w:sz="0" w:space="0" w:color="auto"/>
        <w:right w:val="none" w:sz="0" w:space="0" w:color="auto"/>
      </w:divBdr>
    </w:div>
    <w:div w:id="872956524">
      <w:marLeft w:val="640"/>
      <w:marRight w:val="0"/>
      <w:marTop w:val="0"/>
      <w:marBottom w:val="0"/>
      <w:divBdr>
        <w:top w:val="none" w:sz="0" w:space="0" w:color="auto"/>
        <w:left w:val="none" w:sz="0" w:space="0" w:color="auto"/>
        <w:bottom w:val="none" w:sz="0" w:space="0" w:color="auto"/>
        <w:right w:val="none" w:sz="0" w:space="0" w:color="auto"/>
      </w:divBdr>
    </w:div>
    <w:div w:id="873081754">
      <w:marLeft w:val="640"/>
      <w:marRight w:val="0"/>
      <w:marTop w:val="0"/>
      <w:marBottom w:val="0"/>
      <w:divBdr>
        <w:top w:val="none" w:sz="0" w:space="0" w:color="auto"/>
        <w:left w:val="none" w:sz="0" w:space="0" w:color="auto"/>
        <w:bottom w:val="none" w:sz="0" w:space="0" w:color="auto"/>
        <w:right w:val="none" w:sz="0" w:space="0" w:color="auto"/>
      </w:divBdr>
    </w:div>
    <w:div w:id="873081882">
      <w:marLeft w:val="640"/>
      <w:marRight w:val="0"/>
      <w:marTop w:val="0"/>
      <w:marBottom w:val="0"/>
      <w:divBdr>
        <w:top w:val="none" w:sz="0" w:space="0" w:color="auto"/>
        <w:left w:val="none" w:sz="0" w:space="0" w:color="auto"/>
        <w:bottom w:val="none" w:sz="0" w:space="0" w:color="auto"/>
        <w:right w:val="none" w:sz="0" w:space="0" w:color="auto"/>
      </w:divBdr>
    </w:div>
    <w:div w:id="873156860">
      <w:marLeft w:val="640"/>
      <w:marRight w:val="0"/>
      <w:marTop w:val="0"/>
      <w:marBottom w:val="0"/>
      <w:divBdr>
        <w:top w:val="none" w:sz="0" w:space="0" w:color="auto"/>
        <w:left w:val="none" w:sz="0" w:space="0" w:color="auto"/>
        <w:bottom w:val="none" w:sz="0" w:space="0" w:color="auto"/>
        <w:right w:val="none" w:sz="0" w:space="0" w:color="auto"/>
      </w:divBdr>
    </w:div>
    <w:div w:id="873271276">
      <w:marLeft w:val="640"/>
      <w:marRight w:val="0"/>
      <w:marTop w:val="0"/>
      <w:marBottom w:val="0"/>
      <w:divBdr>
        <w:top w:val="none" w:sz="0" w:space="0" w:color="auto"/>
        <w:left w:val="none" w:sz="0" w:space="0" w:color="auto"/>
        <w:bottom w:val="none" w:sz="0" w:space="0" w:color="auto"/>
        <w:right w:val="none" w:sz="0" w:space="0" w:color="auto"/>
      </w:divBdr>
    </w:div>
    <w:div w:id="873347739">
      <w:marLeft w:val="640"/>
      <w:marRight w:val="0"/>
      <w:marTop w:val="0"/>
      <w:marBottom w:val="0"/>
      <w:divBdr>
        <w:top w:val="none" w:sz="0" w:space="0" w:color="auto"/>
        <w:left w:val="none" w:sz="0" w:space="0" w:color="auto"/>
        <w:bottom w:val="none" w:sz="0" w:space="0" w:color="auto"/>
        <w:right w:val="none" w:sz="0" w:space="0" w:color="auto"/>
      </w:divBdr>
    </w:div>
    <w:div w:id="873348078">
      <w:marLeft w:val="640"/>
      <w:marRight w:val="0"/>
      <w:marTop w:val="0"/>
      <w:marBottom w:val="0"/>
      <w:divBdr>
        <w:top w:val="none" w:sz="0" w:space="0" w:color="auto"/>
        <w:left w:val="none" w:sz="0" w:space="0" w:color="auto"/>
        <w:bottom w:val="none" w:sz="0" w:space="0" w:color="auto"/>
        <w:right w:val="none" w:sz="0" w:space="0" w:color="auto"/>
      </w:divBdr>
    </w:div>
    <w:div w:id="873419161">
      <w:marLeft w:val="640"/>
      <w:marRight w:val="0"/>
      <w:marTop w:val="0"/>
      <w:marBottom w:val="0"/>
      <w:divBdr>
        <w:top w:val="none" w:sz="0" w:space="0" w:color="auto"/>
        <w:left w:val="none" w:sz="0" w:space="0" w:color="auto"/>
        <w:bottom w:val="none" w:sz="0" w:space="0" w:color="auto"/>
        <w:right w:val="none" w:sz="0" w:space="0" w:color="auto"/>
      </w:divBdr>
    </w:div>
    <w:div w:id="873423698">
      <w:marLeft w:val="640"/>
      <w:marRight w:val="0"/>
      <w:marTop w:val="0"/>
      <w:marBottom w:val="0"/>
      <w:divBdr>
        <w:top w:val="none" w:sz="0" w:space="0" w:color="auto"/>
        <w:left w:val="none" w:sz="0" w:space="0" w:color="auto"/>
        <w:bottom w:val="none" w:sz="0" w:space="0" w:color="auto"/>
        <w:right w:val="none" w:sz="0" w:space="0" w:color="auto"/>
      </w:divBdr>
    </w:div>
    <w:div w:id="873464607">
      <w:marLeft w:val="640"/>
      <w:marRight w:val="0"/>
      <w:marTop w:val="0"/>
      <w:marBottom w:val="0"/>
      <w:divBdr>
        <w:top w:val="none" w:sz="0" w:space="0" w:color="auto"/>
        <w:left w:val="none" w:sz="0" w:space="0" w:color="auto"/>
        <w:bottom w:val="none" w:sz="0" w:space="0" w:color="auto"/>
        <w:right w:val="none" w:sz="0" w:space="0" w:color="auto"/>
      </w:divBdr>
    </w:div>
    <w:div w:id="873496155">
      <w:marLeft w:val="640"/>
      <w:marRight w:val="0"/>
      <w:marTop w:val="0"/>
      <w:marBottom w:val="0"/>
      <w:divBdr>
        <w:top w:val="none" w:sz="0" w:space="0" w:color="auto"/>
        <w:left w:val="none" w:sz="0" w:space="0" w:color="auto"/>
        <w:bottom w:val="none" w:sz="0" w:space="0" w:color="auto"/>
        <w:right w:val="none" w:sz="0" w:space="0" w:color="auto"/>
      </w:divBdr>
    </w:div>
    <w:div w:id="873615831">
      <w:marLeft w:val="640"/>
      <w:marRight w:val="0"/>
      <w:marTop w:val="0"/>
      <w:marBottom w:val="0"/>
      <w:divBdr>
        <w:top w:val="none" w:sz="0" w:space="0" w:color="auto"/>
        <w:left w:val="none" w:sz="0" w:space="0" w:color="auto"/>
        <w:bottom w:val="none" w:sz="0" w:space="0" w:color="auto"/>
        <w:right w:val="none" w:sz="0" w:space="0" w:color="auto"/>
      </w:divBdr>
    </w:div>
    <w:div w:id="873690986">
      <w:marLeft w:val="640"/>
      <w:marRight w:val="0"/>
      <w:marTop w:val="0"/>
      <w:marBottom w:val="0"/>
      <w:divBdr>
        <w:top w:val="none" w:sz="0" w:space="0" w:color="auto"/>
        <w:left w:val="none" w:sz="0" w:space="0" w:color="auto"/>
        <w:bottom w:val="none" w:sz="0" w:space="0" w:color="auto"/>
        <w:right w:val="none" w:sz="0" w:space="0" w:color="auto"/>
      </w:divBdr>
    </w:div>
    <w:div w:id="873731520">
      <w:marLeft w:val="640"/>
      <w:marRight w:val="0"/>
      <w:marTop w:val="0"/>
      <w:marBottom w:val="0"/>
      <w:divBdr>
        <w:top w:val="none" w:sz="0" w:space="0" w:color="auto"/>
        <w:left w:val="none" w:sz="0" w:space="0" w:color="auto"/>
        <w:bottom w:val="none" w:sz="0" w:space="0" w:color="auto"/>
        <w:right w:val="none" w:sz="0" w:space="0" w:color="auto"/>
      </w:divBdr>
    </w:div>
    <w:div w:id="873734946">
      <w:marLeft w:val="640"/>
      <w:marRight w:val="0"/>
      <w:marTop w:val="0"/>
      <w:marBottom w:val="0"/>
      <w:divBdr>
        <w:top w:val="none" w:sz="0" w:space="0" w:color="auto"/>
        <w:left w:val="none" w:sz="0" w:space="0" w:color="auto"/>
        <w:bottom w:val="none" w:sz="0" w:space="0" w:color="auto"/>
        <w:right w:val="none" w:sz="0" w:space="0" w:color="auto"/>
      </w:divBdr>
    </w:div>
    <w:div w:id="873807524">
      <w:marLeft w:val="640"/>
      <w:marRight w:val="0"/>
      <w:marTop w:val="0"/>
      <w:marBottom w:val="0"/>
      <w:divBdr>
        <w:top w:val="none" w:sz="0" w:space="0" w:color="auto"/>
        <w:left w:val="none" w:sz="0" w:space="0" w:color="auto"/>
        <w:bottom w:val="none" w:sz="0" w:space="0" w:color="auto"/>
        <w:right w:val="none" w:sz="0" w:space="0" w:color="auto"/>
      </w:divBdr>
    </w:div>
    <w:div w:id="873811559">
      <w:marLeft w:val="640"/>
      <w:marRight w:val="0"/>
      <w:marTop w:val="0"/>
      <w:marBottom w:val="0"/>
      <w:divBdr>
        <w:top w:val="none" w:sz="0" w:space="0" w:color="auto"/>
        <w:left w:val="none" w:sz="0" w:space="0" w:color="auto"/>
        <w:bottom w:val="none" w:sz="0" w:space="0" w:color="auto"/>
        <w:right w:val="none" w:sz="0" w:space="0" w:color="auto"/>
      </w:divBdr>
    </w:div>
    <w:div w:id="873882359">
      <w:marLeft w:val="640"/>
      <w:marRight w:val="0"/>
      <w:marTop w:val="0"/>
      <w:marBottom w:val="0"/>
      <w:divBdr>
        <w:top w:val="none" w:sz="0" w:space="0" w:color="auto"/>
        <w:left w:val="none" w:sz="0" w:space="0" w:color="auto"/>
        <w:bottom w:val="none" w:sz="0" w:space="0" w:color="auto"/>
        <w:right w:val="none" w:sz="0" w:space="0" w:color="auto"/>
      </w:divBdr>
    </w:div>
    <w:div w:id="873924706">
      <w:marLeft w:val="640"/>
      <w:marRight w:val="0"/>
      <w:marTop w:val="0"/>
      <w:marBottom w:val="0"/>
      <w:divBdr>
        <w:top w:val="none" w:sz="0" w:space="0" w:color="auto"/>
        <w:left w:val="none" w:sz="0" w:space="0" w:color="auto"/>
        <w:bottom w:val="none" w:sz="0" w:space="0" w:color="auto"/>
        <w:right w:val="none" w:sz="0" w:space="0" w:color="auto"/>
      </w:divBdr>
    </w:div>
    <w:div w:id="873928271">
      <w:marLeft w:val="640"/>
      <w:marRight w:val="0"/>
      <w:marTop w:val="0"/>
      <w:marBottom w:val="0"/>
      <w:divBdr>
        <w:top w:val="none" w:sz="0" w:space="0" w:color="auto"/>
        <w:left w:val="none" w:sz="0" w:space="0" w:color="auto"/>
        <w:bottom w:val="none" w:sz="0" w:space="0" w:color="auto"/>
        <w:right w:val="none" w:sz="0" w:space="0" w:color="auto"/>
      </w:divBdr>
    </w:div>
    <w:div w:id="874000354">
      <w:marLeft w:val="640"/>
      <w:marRight w:val="0"/>
      <w:marTop w:val="0"/>
      <w:marBottom w:val="0"/>
      <w:divBdr>
        <w:top w:val="none" w:sz="0" w:space="0" w:color="auto"/>
        <w:left w:val="none" w:sz="0" w:space="0" w:color="auto"/>
        <w:bottom w:val="none" w:sz="0" w:space="0" w:color="auto"/>
        <w:right w:val="none" w:sz="0" w:space="0" w:color="auto"/>
      </w:divBdr>
    </w:div>
    <w:div w:id="874004769">
      <w:marLeft w:val="640"/>
      <w:marRight w:val="0"/>
      <w:marTop w:val="0"/>
      <w:marBottom w:val="0"/>
      <w:divBdr>
        <w:top w:val="none" w:sz="0" w:space="0" w:color="auto"/>
        <w:left w:val="none" w:sz="0" w:space="0" w:color="auto"/>
        <w:bottom w:val="none" w:sz="0" w:space="0" w:color="auto"/>
        <w:right w:val="none" w:sz="0" w:space="0" w:color="auto"/>
      </w:divBdr>
    </w:div>
    <w:div w:id="874005751">
      <w:marLeft w:val="640"/>
      <w:marRight w:val="0"/>
      <w:marTop w:val="0"/>
      <w:marBottom w:val="0"/>
      <w:divBdr>
        <w:top w:val="none" w:sz="0" w:space="0" w:color="auto"/>
        <w:left w:val="none" w:sz="0" w:space="0" w:color="auto"/>
        <w:bottom w:val="none" w:sz="0" w:space="0" w:color="auto"/>
        <w:right w:val="none" w:sz="0" w:space="0" w:color="auto"/>
      </w:divBdr>
    </w:div>
    <w:div w:id="874200942">
      <w:marLeft w:val="640"/>
      <w:marRight w:val="0"/>
      <w:marTop w:val="0"/>
      <w:marBottom w:val="0"/>
      <w:divBdr>
        <w:top w:val="none" w:sz="0" w:space="0" w:color="auto"/>
        <w:left w:val="none" w:sz="0" w:space="0" w:color="auto"/>
        <w:bottom w:val="none" w:sz="0" w:space="0" w:color="auto"/>
        <w:right w:val="none" w:sz="0" w:space="0" w:color="auto"/>
      </w:divBdr>
    </w:div>
    <w:div w:id="874268698">
      <w:marLeft w:val="640"/>
      <w:marRight w:val="0"/>
      <w:marTop w:val="0"/>
      <w:marBottom w:val="0"/>
      <w:divBdr>
        <w:top w:val="none" w:sz="0" w:space="0" w:color="auto"/>
        <w:left w:val="none" w:sz="0" w:space="0" w:color="auto"/>
        <w:bottom w:val="none" w:sz="0" w:space="0" w:color="auto"/>
        <w:right w:val="none" w:sz="0" w:space="0" w:color="auto"/>
      </w:divBdr>
    </w:div>
    <w:div w:id="874317613">
      <w:marLeft w:val="640"/>
      <w:marRight w:val="0"/>
      <w:marTop w:val="0"/>
      <w:marBottom w:val="0"/>
      <w:divBdr>
        <w:top w:val="none" w:sz="0" w:space="0" w:color="auto"/>
        <w:left w:val="none" w:sz="0" w:space="0" w:color="auto"/>
        <w:bottom w:val="none" w:sz="0" w:space="0" w:color="auto"/>
        <w:right w:val="none" w:sz="0" w:space="0" w:color="auto"/>
      </w:divBdr>
    </w:div>
    <w:div w:id="874387090">
      <w:marLeft w:val="640"/>
      <w:marRight w:val="0"/>
      <w:marTop w:val="0"/>
      <w:marBottom w:val="0"/>
      <w:divBdr>
        <w:top w:val="none" w:sz="0" w:space="0" w:color="auto"/>
        <w:left w:val="none" w:sz="0" w:space="0" w:color="auto"/>
        <w:bottom w:val="none" w:sz="0" w:space="0" w:color="auto"/>
        <w:right w:val="none" w:sz="0" w:space="0" w:color="auto"/>
      </w:divBdr>
    </w:div>
    <w:div w:id="874461998">
      <w:marLeft w:val="640"/>
      <w:marRight w:val="0"/>
      <w:marTop w:val="0"/>
      <w:marBottom w:val="0"/>
      <w:divBdr>
        <w:top w:val="none" w:sz="0" w:space="0" w:color="auto"/>
        <w:left w:val="none" w:sz="0" w:space="0" w:color="auto"/>
        <w:bottom w:val="none" w:sz="0" w:space="0" w:color="auto"/>
        <w:right w:val="none" w:sz="0" w:space="0" w:color="auto"/>
      </w:divBdr>
    </w:div>
    <w:div w:id="874462407">
      <w:marLeft w:val="640"/>
      <w:marRight w:val="0"/>
      <w:marTop w:val="0"/>
      <w:marBottom w:val="0"/>
      <w:divBdr>
        <w:top w:val="none" w:sz="0" w:space="0" w:color="auto"/>
        <w:left w:val="none" w:sz="0" w:space="0" w:color="auto"/>
        <w:bottom w:val="none" w:sz="0" w:space="0" w:color="auto"/>
        <w:right w:val="none" w:sz="0" w:space="0" w:color="auto"/>
      </w:divBdr>
    </w:div>
    <w:div w:id="874465447">
      <w:marLeft w:val="640"/>
      <w:marRight w:val="0"/>
      <w:marTop w:val="0"/>
      <w:marBottom w:val="0"/>
      <w:divBdr>
        <w:top w:val="none" w:sz="0" w:space="0" w:color="auto"/>
        <w:left w:val="none" w:sz="0" w:space="0" w:color="auto"/>
        <w:bottom w:val="none" w:sz="0" w:space="0" w:color="auto"/>
        <w:right w:val="none" w:sz="0" w:space="0" w:color="auto"/>
      </w:divBdr>
    </w:div>
    <w:div w:id="874586430">
      <w:marLeft w:val="640"/>
      <w:marRight w:val="0"/>
      <w:marTop w:val="0"/>
      <w:marBottom w:val="0"/>
      <w:divBdr>
        <w:top w:val="none" w:sz="0" w:space="0" w:color="auto"/>
        <w:left w:val="none" w:sz="0" w:space="0" w:color="auto"/>
        <w:bottom w:val="none" w:sz="0" w:space="0" w:color="auto"/>
        <w:right w:val="none" w:sz="0" w:space="0" w:color="auto"/>
      </w:divBdr>
    </w:div>
    <w:div w:id="874660499">
      <w:marLeft w:val="640"/>
      <w:marRight w:val="0"/>
      <w:marTop w:val="0"/>
      <w:marBottom w:val="0"/>
      <w:divBdr>
        <w:top w:val="none" w:sz="0" w:space="0" w:color="auto"/>
        <w:left w:val="none" w:sz="0" w:space="0" w:color="auto"/>
        <w:bottom w:val="none" w:sz="0" w:space="0" w:color="auto"/>
        <w:right w:val="none" w:sz="0" w:space="0" w:color="auto"/>
      </w:divBdr>
    </w:div>
    <w:div w:id="874736056">
      <w:marLeft w:val="640"/>
      <w:marRight w:val="0"/>
      <w:marTop w:val="0"/>
      <w:marBottom w:val="0"/>
      <w:divBdr>
        <w:top w:val="none" w:sz="0" w:space="0" w:color="auto"/>
        <w:left w:val="none" w:sz="0" w:space="0" w:color="auto"/>
        <w:bottom w:val="none" w:sz="0" w:space="0" w:color="auto"/>
        <w:right w:val="none" w:sz="0" w:space="0" w:color="auto"/>
      </w:divBdr>
    </w:div>
    <w:div w:id="874855919">
      <w:marLeft w:val="640"/>
      <w:marRight w:val="0"/>
      <w:marTop w:val="0"/>
      <w:marBottom w:val="0"/>
      <w:divBdr>
        <w:top w:val="none" w:sz="0" w:space="0" w:color="auto"/>
        <w:left w:val="none" w:sz="0" w:space="0" w:color="auto"/>
        <w:bottom w:val="none" w:sz="0" w:space="0" w:color="auto"/>
        <w:right w:val="none" w:sz="0" w:space="0" w:color="auto"/>
      </w:divBdr>
    </w:div>
    <w:div w:id="874930075">
      <w:marLeft w:val="640"/>
      <w:marRight w:val="0"/>
      <w:marTop w:val="0"/>
      <w:marBottom w:val="0"/>
      <w:divBdr>
        <w:top w:val="none" w:sz="0" w:space="0" w:color="auto"/>
        <w:left w:val="none" w:sz="0" w:space="0" w:color="auto"/>
        <w:bottom w:val="none" w:sz="0" w:space="0" w:color="auto"/>
        <w:right w:val="none" w:sz="0" w:space="0" w:color="auto"/>
      </w:divBdr>
    </w:div>
    <w:div w:id="874997520">
      <w:marLeft w:val="640"/>
      <w:marRight w:val="0"/>
      <w:marTop w:val="0"/>
      <w:marBottom w:val="0"/>
      <w:divBdr>
        <w:top w:val="none" w:sz="0" w:space="0" w:color="auto"/>
        <w:left w:val="none" w:sz="0" w:space="0" w:color="auto"/>
        <w:bottom w:val="none" w:sz="0" w:space="0" w:color="auto"/>
        <w:right w:val="none" w:sz="0" w:space="0" w:color="auto"/>
      </w:divBdr>
    </w:div>
    <w:div w:id="875000217">
      <w:marLeft w:val="640"/>
      <w:marRight w:val="0"/>
      <w:marTop w:val="0"/>
      <w:marBottom w:val="0"/>
      <w:divBdr>
        <w:top w:val="none" w:sz="0" w:space="0" w:color="auto"/>
        <w:left w:val="none" w:sz="0" w:space="0" w:color="auto"/>
        <w:bottom w:val="none" w:sz="0" w:space="0" w:color="auto"/>
        <w:right w:val="none" w:sz="0" w:space="0" w:color="auto"/>
      </w:divBdr>
    </w:div>
    <w:div w:id="875046187">
      <w:marLeft w:val="640"/>
      <w:marRight w:val="0"/>
      <w:marTop w:val="0"/>
      <w:marBottom w:val="0"/>
      <w:divBdr>
        <w:top w:val="none" w:sz="0" w:space="0" w:color="auto"/>
        <w:left w:val="none" w:sz="0" w:space="0" w:color="auto"/>
        <w:bottom w:val="none" w:sz="0" w:space="0" w:color="auto"/>
        <w:right w:val="none" w:sz="0" w:space="0" w:color="auto"/>
      </w:divBdr>
    </w:div>
    <w:div w:id="875049830">
      <w:marLeft w:val="640"/>
      <w:marRight w:val="0"/>
      <w:marTop w:val="0"/>
      <w:marBottom w:val="0"/>
      <w:divBdr>
        <w:top w:val="none" w:sz="0" w:space="0" w:color="auto"/>
        <w:left w:val="none" w:sz="0" w:space="0" w:color="auto"/>
        <w:bottom w:val="none" w:sz="0" w:space="0" w:color="auto"/>
        <w:right w:val="none" w:sz="0" w:space="0" w:color="auto"/>
      </w:divBdr>
    </w:div>
    <w:div w:id="875118862">
      <w:marLeft w:val="640"/>
      <w:marRight w:val="0"/>
      <w:marTop w:val="0"/>
      <w:marBottom w:val="0"/>
      <w:divBdr>
        <w:top w:val="none" w:sz="0" w:space="0" w:color="auto"/>
        <w:left w:val="none" w:sz="0" w:space="0" w:color="auto"/>
        <w:bottom w:val="none" w:sz="0" w:space="0" w:color="auto"/>
        <w:right w:val="none" w:sz="0" w:space="0" w:color="auto"/>
      </w:divBdr>
    </w:div>
    <w:div w:id="875311163">
      <w:marLeft w:val="640"/>
      <w:marRight w:val="0"/>
      <w:marTop w:val="0"/>
      <w:marBottom w:val="0"/>
      <w:divBdr>
        <w:top w:val="none" w:sz="0" w:space="0" w:color="auto"/>
        <w:left w:val="none" w:sz="0" w:space="0" w:color="auto"/>
        <w:bottom w:val="none" w:sz="0" w:space="0" w:color="auto"/>
        <w:right w:val="none" w:sz="0" w:space="0" w:color="auto"/>
      </w:divBdr>
    </w:div>
    <w:div w:id="875388465">
      <w:marLeft w:val="640"/>
      <w:marRight w:val="0"/>
      <w:marTop w:val="0"/>
      <w:marBottom w:val="0"/>
      <w:divBdr>
        <w:top w:val="none" w:sz="0" w:space="0" w:color="auto"/>
        <w:left w:val="none" w:sz="0" w:space="0" w:color="auto"/>
        <w:bottom w:val="none" w:sz="0" w:space="0" w:color="auto"/>
        <w:right w:val="none" w:sz="0" w:space="0" w:color="auto"/>
      </w:divBdr>
    </w:div>
    <w:div w:id="875504380">
      <w:marLeft w:val="640"/>
      <w:marRight w:val="0"/>
      <w:marTop w:val="0"/>
      <w:marBottom w:val="0"/>
      <w:divBdr>
        <w:top w:val="none" w:sz="0" w:space="0" w:color="auto"/>
        <w:left w:val="none" w:sz="0" w:space="0" w:color="auto"/>
        <w:bottom w:val="none" w:sz="0" w:space="0" w:color="auto"/>
        <w:right w:val="none" w:sz="0" w:space="0" w:color="auto"/>
      </w:divBdr>
    </w:div>
    <w:div w:id="875587080">
      <w:marLeft w:val="640"/>
      <w:marRight w:val="0"/>
      <w:marTop w:val="0"/>
      <w:marBottom w:val="0"/>
      <w:divBdr>
        <w:top w:val="none" w:sz="0" w:space="0" w:color="auto"/>
        <w:left w:val="none" w:sz="0" w:space="0" w:color="auto"/>
        <w:bottom w:val="none" w:sz="0" w:space="0" w:color="auto"/>
        <w:right w:val="none" w:sz="0" w:space="0" w:color="auto"/>
      </w:divBdr>
    </w:div>
    <w:div w:id="875627123">
      <w:marLeft w:val="640"/>
      <w:marRight w:val="0"/>
      <w:marTop w:val="0"/>
      <w:marBottom w:val="0"/>
      <w:divBdr>
        <w:top w:val="none" w:sz="0" w:space="0" w:color="auto"/>
        <w:left w:val="none" w:sz="0" w:space="0" w:color="auto"/>
        <w:bottom w:val="none" w:sz="0" w:space="0" w:color="auto"/>
        <w:right w:val="none" w:sz="0" w:space="0" w:color="auto"/>
      </w:divBdr>
    </w:div>
    <w:div w:id="875849316">
      <w:marLeft w:val="640"/>
      <w:marRight w:val="0"/>
      <w:marTop w:val="0"/>
      <w:marBottom w:val="0"/>
      <w:divBdr>
        <w:top w:val="none" w:sz="0" w:space="0" w:color="auto"/>
        <w:left w:val="none" w:sz="0" w:space="0" w:color="auto"/>
        <w:bottom w:val="none" w:sz="0" w:space="0" w:color="auto"/>
        <w:right w:val="none" w:sz="0" w:space="0" w:color="auto"/>
      </w:divBdr>
    </w:div>
    <w:div w:id="875892067">
      <w:marLeft w:val="640"/>
      <w:marRight w:val="0"/>
      <w:marTop w:val="0"/>
      <w:marBottom w:val="0"/>
      <w:divBdr>
        <w:top w:val="none" w:sz="0" w:space="0" w:color="auto"/>
        <w:left w:val="none" w:sz="0" w:space="0" w:color="auto"/>
        <w:bottom w:val="none" w:sz="0" w:space="0" w:color="auto"/>
        <w:right w:val="none" w:sz="0" w:space="0" w:color="auto"/>
      </w:divBdr>
    </w:div>
    <w:div w:id="875969150">
      <w:marLeft w:val="640"/>
      <w:marRight w:val="0"/>
      <w:marTop w:val="0"/>
      <w:marBottom w:val="0"/>
      <w:divBdr>
        <w:top w:val="none" w:sz="0" w:space="0" w:color="auto"/>
        <w:left w:val="none" w:sz="0" w:space="0" w:color="auto"/>
        <w:bottom w:val="none" w:sz="0" w:space="0" w:color="auto"/>
        <w:right w:val="none" w:sz="0" w:space="0" w:color="auto"/>
      </w:divBdr>
    </w:div>
    <w:div w:id="875970123">
      <w:marLeft w:val="640"/>
      <w:marRight w:val="0"/>
      <w:marTop w:val="0"/>
      <w:marBottom w:val="0"/>
      <w:divBdr>
        <w:top w:val="none" w:sz="0" w:space="0" w:color="auto"/>
        <w:left w:val="none" w:sz="0" w:space="0" w:color="auto"/>
        <w:bottom w:val="none" w:sz="0" w:space="0" w:color="auto"/>
        <w:right w:val="none" w:sz="0" w:space="0" w:color="auto"/>
      </w:divBdr>
    </w:div>
    <w:div w:id="876040512">
      <w:marLeft w:val="640"/>
      <w:marRight w:val="0"/>
      <w:marTop w:val="0"/>
      <w:marBottom w:val="0"/>
      <w:divBdr>
        <w:top w:val="none" w:sz="0" w:space="0" w:color="auto"/>
        <w:left w:val="none" w:sz="0" w:space="0" w:color="auto"/>
        <w:bottom w:val="none" w:sz="0" w:space="0" w:color="auto"/>
        <w:right w:val="none" w:sz="0" w:space="0" w:color="auto"/>
      </w:divBdr>
    </w:div>
    <w:div w:id="876239814">
      <w:marLeft w:val="640"/>
      <w:marRight w:val="0"/>
      <w:marTop w:val="0"/>
      <w:marBottom w:val="0"/>
      <w:divBdr>
        <w:top w:val="none" w:sz="0" w:space="0" w:color="auto"/>
        <w:left w:val="none" w:sz="0" w:space="0" w:color="auto"/>
        <w:bottom w:val="none" w:sz="0" w:space="0" w:color="auto"/>
        <w:right w:val="none" w:sz="0" w:space="0" w:color="auto"/>
      </w:divBdr>
    </w:div>
    <w:div w:id="876435655">
      <w:marLeft w:val="640"/>
      <w:marRight w:val="0"/>
      <w:marTop w:val="0"/>
      <w:marBottom w:val="0"/>
      <w:divBdr>
        <w:top w:val="none" w:sz="0" w:space="0" w:color="auto"/>
        <w:left w:val="none" w:sz="0" w:space="0" w:color="auto"/>
        <w:bottom w:val="none" w:sz="0" w:space="0" w:color="auto"/>
        <w:right w:val="none" w:sz="0" w:space="0" w:color="auto"/>
      </w:divBdr>
    </w:div>
    <w:div w:id="876503747">
      <w:marLeft w:val="640"/>
      <w:marRight w:val="0"/>
      <w:marTop w:val="0"/>
      <w:marBottom w:val="0"/>
      <w:divBdr>
        <w:top w:val="none" w:sz="0" w:space="0" w:color="auto"/>
        <w:left w:val="none" w:sz="0" w:space="0" w:color="auto"/>
        <w:bottom w:val="none" w:sz="0" w:space="0" w:color="auto"/>
        <w:right w:val="none" w:sz="0" w:space="0" w:color="auto"/>
      </w:divBdr>
    </w:div>
    <w:div w:id="876505397">
      <w:marLeft w:val="640"/>
      <w:marRight w:val="0"/>
      <w:marTop w:val="0"/>
      <w:marBottom w:val="0"/>
      <w:divBdr>
        <w:top w:val="none" w:sz="0" w:space="0" w:color="auto"/>
        <w:left w:val="none" w:sz="0" w:space="0" w:color="auto"/>
        <w:bottom w:val="none" w:sz="0" w:space="0" w:color="auto"/>
        <w:right w:val="none" w:sz="0" w:space="0" w:color="auto"/>
      </w:divBdr>
    </w:div>
    <w:div w:id="876545325">
      <w:marLeft w:val="640"/>
      <w:marRight w:val="0"/>
      <w:marTop w:val="0"/>
      <w:marBottom w:val="0"/>
      <w:divBdr>
        <w:top w:val="none" w:sz="0" w:space="0" w:color="auto"/>
        <w:left w:val="none" w:sz="0" w:space="0" w:color="auto"/>
        <w:bottom w:val="none" w:sz="0" w:space="0" w:color="auto"/>
        <w:right w:val="none" w:sz="0" w:space="0" w:color="auto"/>
      </w:divBdr>
    </w:div>
    <w:div w:id="876549568">
      <w:marLeft w:val="480"/>
      <w:marRight w:val="0"/>
      <w:marTop w:val="0"/>
      <w:marBottom w:val="0"/>
      <w:divBdr>
        <w:top w:val="none" w:sz="0" w:space="0" w:color="auto"/>
        <w:left w:val="none" w:sz="0" w:space="0" w:color="auto"/>
        <w:bottom w:val="none" w:sz="0" w:space="0" w:color="auto"/>
        <w:right w:val="none" w:sz="0" w:space="0" w:color="auto"/>
      </w:divBdr>
    </w:div>
    <w:div w:id="876550579">
      <w:marLeft w:val="640"/>
      <w:marRight w:val="0"/>
      <w:marTop w:val="0"/>
      <w:marBottom w:val="0"/>
      <w:divBdr>
        <w:top w:val="none" w:sz="0" w:space="0" w:color="auto"/>
        <w:left w:val="none" w:sz="0" w:space="0" w:color="auto"/>
        <w:bottom w:val="none" w:sz="0" w:space="0" w:color="auto"/>
        <w:right w:val="none" w:sz="0" w:space="0" w:color="auto"/>
      </w:divBdr>
    </w:div>
    <w:div w:id="876552409">
      <w:marLeft w:val="640"/>
      <w:marRight w:val="0"/>
      <w:marTop w:val="0"/>
      <w:marBottom w:val="0"/>
      <w:divBdr>
        <w:top w:val="none" w:sz="0" w:space="0" w:color="auto"/>
        <w:left w:val="none" w:sz="0" w:space="0" w:color="auto"/>
        <w:bottom w:val="none" w:sz="0" w:space="0" w:color="auto"/>
        <w:right w:val="none" w:sz="0" w:space="0" w:color="auto"/>
      </w:divBdr>
    </w:div>
    <w:div w:id="876622311">
      <w:marLeft w:val="640"/>
      <w:marRight w:val="0"/>
      <w:marTop w:val="0"/>
      <w:marBottom w:val="0"/>
      <w:divBdr>
        <w:top w:val="none" w:sz="0" w:space="0" w:color="auto"/>
        <w:left w:val="none" w:sz="0" w:space="0" w:color="auto"/>
        <w:bottom w:val="none" w:sz="0" w:space="0" w:color="auto"/>
        <w:right w:val="none" w:sz="0" w:space="0" w:color="auto"/>
      </w:divBdr>
    </w:div>
    <w:div w:id="876704033">
      <w:marLeft w:val="640"/>
      <w:marRight w:val="0"/>
      <w:marTop w:val="0"/>
      <w:marBottom w:val="0"/>
      <w:divBdr>
        <w:top w:val="none" w:sz="0" w:space="0" w:color="auto"/>
        <w:left w:val="none" w:sz="0" w:space="0" w:color="auto"/>
        <w:bottom w:val="none" w:sz="0" w:space="0" w:color="auto"/>
        <w:right w:val="none" w:sz="0" w:space="0" w:color="auto"/>
      </w:divBdr>
    </w:div>
    <w:div w:id="876740702">
      <w:marLeft w:val="640"/>
      <w:marRight w:val="0"/>
      <w:marTop w:val="0"/>
      <w:marBottom w:val="0"/>
      <w:divBdr>
        <w:top w:val="none" w:sz="0" w:space="0" w:color="auto"/>
        <w:left w:val="none" w:sz="0" w:space="0" w:color="auto"/>
        <w:bottom w:val="none" w:sz="0" w:space="0" w:color="auto"/>
        <w:right w:val="none" w:sz="0" w:space="0" w:color="auto"/>
      </w:divBdr>
    </w:div>
    <w:div w:id="876771112">
      <w:marLeft w:val="640"/>
      <w:marRight w:val="0"/>
      <w:marTop w:val="0"/>
      <w:marBottom w:val="0"/>
      <w:divBdr>
        <w:top w:val="none" w:sz="0" w:space="0" w:color="auto"/>
        <w:left w:val="none" w:sz="0" w:space="0" w:color="auto"/>
        <w:bottom w:val="none" w:sz="0" w:space="0" w:color="auto"/>
        <w:right w:val="none" w:sz="0" w:space="0" w:color="auto"/>
      </w:divBdr>
    </w:div>
    <w:div w:id="876772422">
      <w:marLeft w:val="640"/>
      <w:marRight w:val="0"/>
      <w:marTop w:val="0"/>
      <w:marBottom w:val="0"/>
      <w:divBdr>
        <w:top w:val="none" w:sz="0" w:space="0" w:color="auto"/>
        <w:left w:val="none" w:sz="0" w:space="0" w:color="auto"/>
        <w:bottom w:val="none" w:sz="0" w:space="0" w:color="auto"/>
        <w:right w:val="none" w:sz="0" w:space="0" w:color="auto"/>
      </w:divBdr>
    </w:div>
    <w:div w:id="876812654">
      <w:marLeft w:val="640"/>
      <w:marRight w:val="0"/>
      <w:marTop w:val="0"/>
      <w:marBottom w:val="0"/>
      <w:divBdr>
        <w:top w:val="none" w:sz="0" w:space="0" w:color="auto"/>
        <w:left w:val="none" w:sz="0" w:space="0" w:color="auto"/>
        <w:bottom w:val="none" w:sz="0" w:space="0" w:color="auto"/>
        <w:right w:val="none" w:sz="0" w:space="0" w:color="auto"/>
      </w:divBdr>
    </w:div>
    <w:div w:id="876818686">
      <w:marLeft w:val="640"/>
      <w:marRight w:val="0"/>
      <w:marTop w:val="0"/>
      <w:marBottom w:val="0"/>
      <w:divBdr>
        <w:top w:val="none" w:sz="0" w:space="0" w:color="auto"/>
        <w:left w:val="none" w:sz="0" w:space="0" w:color="auto"/>
        <w:bottom w:val="none" w:sz="0" w:space="0" w:color="auto"/>
        <w:right w:val="none" w:sz="0" w:space="0" w:color="auto"/>
      </w:divBdr>
    </w:div>
    <w:div w:id="876889519">
      <w:marLeft w:val="640"/>
      <w:marRight w:val="0"/>
      <w:marTop w:val="0"/>
      <w:marBottom w:val="0"/>
      <w:divBdr>
        <w:top w:val="none" w:sz="0" w:space="0" w:color="auto"/>
        <w:left w:val="none" w:sz="0" w:space="0" w:color="auto"/>
        <w:bottom w:val="none" w:sz="0" w:space="0" w:color="auto"/>
        <w:right w:val="none" w:sz="0" w:space="0" w:color="auto"/>
      </w:divBdr>
    </w:div>
    <w:div w:id="876896322">
      <w:marLeft w:val="640"/>
      <w:marRight w:val="0"/>
      <w:marTop w:val="0"/>
      <w:marBottom w:val="0"/>
      <w:divBdr>
        <w:top w:val="none" w:sz="0" w:space="0" w:color="auto"/>
        <w:left w:val="none" w:sz="0" w:space="0" w:color="auto"/>
        <w:bottom w:val="none" w:sz="0" w:space="0" w:color="auto"/>
        <w:right w:val="none" w:sz="0" w:space="0" w:color="auto"/>
      </w:divBdr>
    </w:div>
    <w:div w:id="877006015">
      <w:marLeft w:val="640"/>
      <w:marRight w:val="0"/>
      <w:marTop w:val="0"/>
      <w:marBottom w:val="0"/>
      <w:divBdr>
        <w:top w:val="none" w:sz="0" w:space="0" w:color="auto"/>
        <w:left w:val="none" w:sz="0" w:space="0" w:color="auto"/>
        <w:bottom w:val="none" w:sz="0" w:space="0" w:color="auto"/>
        <w:right w:val="none" w:sz="0" w:space="0" w:color="auto"/>
      </w:divBdr>
    </w:div>
    <w:div w:id="877008664">
      <w:marLeft w:val="640"/>
      <w:marRight w:val="0"/>
      <w:marTop w:val="0"/>
      <w:marBottom w:val="0"/>
      <w:divBdr>
        <w:top w:val="none" w:sz="0" w:space="0" w:color="auto"/>
        <w:left w:val="none" w:sz="0" w:space="0" w:color="auto"/>
        <w:bottom w:val="none" w:sz="0" w:space="0" w:color="auto"/>
        <w:right w:val="none" w:sz="0" w:space="0" w:color="auto"/>
      </w:divBdr>
    </w:div>
    <w:div w:id="877084007">
      <w:marLeft w:val="640"/>
      <w:marRight w:val="0"/>
      <w:marTop w:val="0"/>
      <w:marBottom w:val="0"/>
      <w:divBdr>
        <w:top w:val="none" w:sz="0" w:space="0" w:color="auto"/>
        <w:left w:val="none" w:sz="0" w:space="0" w:color="auto"/>
        <w:bottom w:val="none" w:sz="0" w:space="0" w:color="auto"/>
        <w:right w:val="none" w:sz="0" w:space="0" w:color="auto"/>
      </w:divBdr>
    </w:div>
    <w:div w:id="877089693">
      <w:marLeft w:val="640"/>
      <w:marRight w:val="0"/>
      <w:marTop w:val="0"/>
      <w:marBottom w:val="0"/>
      <w:divBdr>
        <w:top w:val="none" w:sz="0" w:space="0" w:color="auto"/>
        <w:left w:val="none" w:sz="0" w:space="0" w:color="auto"/>
        <w:bottom w:val="none" w:sz="0" w:space="0" w:color="auto"/>
        <w:right w:val="none" w:sz="0" w:space="0" w:color="auto"/>
      </w:divBdr>
    </w:div>
    <w:div w:id="877162092">
      <w:marLeft w:val="640"/>
      <w:marRight w:val="0"/>
      <w:marTop w:val="0"/>
      <w:marBottom w:val="0"/>
      <w:divBdr>
        <w:top w:val="none" w:sz="0" w:space="0" w:color="auto"/>
        <w:left w:val="none" w:sz="0" w:space="0" w:color="auto"/>
        <w:bottom w:val="none" w:sz="0" w:space="0" w:color="auto"/>
        <w:right w:val="none" w:sz="0" w:space="0" w:color="auto"/>
      </w:divBdr>
    </w:div>
    <w:div w:id="877350999">
      <w:marLeft w:val="640"/>
      <w:marRight w:val="0"/>
      <w:marTop w:val="0"/>
      <w:marBottom w:val="0"/>
      <w:divBdr>
        <w:top w:val="none" w:sz="0" w:space="0" w:color="auto"/>
        <w:left w:val="none" w:sz="0" w:space="0" w:color="auto"/>
        <w:bottom w:val="none" w:sz="0" w:space="0" w:color="auto"/>
        <w:right w:val="none" w:sz="0" w:space="0" w:color="auto"/>
      </w:divBdr>
    </w:div>
    <w:div w:id="877351592">
      <w:marLeft w:val="640"/>
      <w:marRight w:val="0"/>
      <w:marTop w:val="0"/>
      <w:marBottom w:val="0"/>
      <w:divBdr>
        <w:top w:val="none" w:sz="0" w:space="0" w:color="auto"/>
        <w:left w:val="none" w:sz="0" w:space="0" w:color="auto"/>
        <w:bottom w:val="none" w:sz="0" w:space="0" w:color="auto"/>
        <w:right w:val="none" w:sz="0" w:space="0" w:color="auto"/>
      </w:divBdr>
    </w:div>
    <w:div w:id="877546807">
      <w:marLeft w:val="640"/>
      <w:marRight w:val="0"/>
      <w:marTop w:val="0"/>
      <w:marBottom w:val="0"/>
      <w:divBdr>
        <w:top w:val="none" w:sz="0" w:space="0" w:color="auto"/>
        <w:left w:val="none" w:sz="0" w:space="0" w:color="auto"/>
        <w:bottom w:val="none" w:sz="0" w:space="0" w:color="auto"/>
        <w:right w:val="none" w:sz="0" w:space="0" w:color="auto"/>
      </w:divBdr>
    </w:div>
    <w:div w:id="877741054">
      <w:marLeft w:val="640"/>
      <w:marRight w:val="0"/>
      <w:marTop w:val="0"/>
      <w:marBottom w:val="0"/>
      <w:divBdr>
        <w:top w:val="none" w:sz="0" w:space="0" w:color="auto"/>
        <w:left w:val="none" w:sz="0" w:space="0" w:color="auto"/>
        <w:bottom w:val="none" w:sz="0" w:space="0" w:color="auto"/>
        <w:right w:val="none" w:sz="0" w:space="0" w:color="auto"/>
      </w:divBdr>
    </w:div>
    <w:div w:id="877744902">
      <w:marLeft w:val="640"/>
      <w:marRight w:val="0"/>
      <w:marTop w:val="0"/>
      <w:marBottom w:val="0"/>
      <w:divBdr>
        <w:top w:val="none" w:sz="0" w:space="0" w:color="auto"/>
        <w:left w:val="none" w:sz="0" w:space="0" w:color="auto"/>
        <w:bottom w:val="none" w:sz="0" w:space="0" w:color="auto"/>
        <w:right w:val="none" w:sz="0" w:space="0" w:color="auto"/>
      </w:divBdr>
    </w:div>
    <w:div w:id="877812013">
      <w:marLeft w:val="640"/>
      <w:marRight w:val="0"/>
      <w:marTop w:val="0"/>
      <w:marBottom w:val="0"/>
      <w:divBdr>
        <w:top w:val="none" w:sz="0" w:space="0" w:color="auto"/>
        <w:left w:val="none" w:sz="0" w:space="0" w:color="auto"/>
        <w:bottom w:val="none" w:sz="0" w:space="0" w:color="auto"/>
        <w:right w:val="none" w:sz="0" w:space="0" w:color="auto"/>
      </w:divBdr>
    </w:div>
    <w:div w:id="877814486">
      <w:marLeft w:val="640"/>
      <w:marRight w:val="0"/>
      <w:marTop w:val="0"/>
      <w:marBottom w:val="0"/>
      <w:divBdr>
        <w:top w:val="none" w:sz="0" w:space="0" w:color="auto"/>
        <w:left w:val="none" w:sz="0" w:space="0" w:color="auto"/>
        <w:bottom w:val="none" w:sz="0" w:space="0" w:color="auto"/>
        <w:right w:val="none" w:sz="0" w:space="0" w:color="auto"/>
      </w:divBdr>
    </w:div>
    <w:div w:id="877855856">
      <w:marLeft w:val="640"/>
      <w:marRight w:val="0"/>
      <w:marTop w:val="0"/>
      <w:marBottom w:val="0"/>
      <w:divBdr>
        <w:top w:val="none" w:sz="0" w:space="0" w:color="auto"/>
        <w:left w:val="none" w:sz="0" w:space="0" w:color="auto"/>
        <w:bottom w:val="none" w:sz="0" w:space="0" w:color="auto"/>
        <w:right w:val="none" w:sz="0" w:space="0" w:color="auto"/>
      </w:divBdr>
    </w:div>
    <w:div w:id="877858448">
      <w:marLeft w:val="640"/>
      <w:marRight w:val="0"/>
      <w:marTop w:val="0"/>
      <w:marBottom w:val="0"/>
      <w:divBdr>
        <w:top w:val="none" w:sz="0" w:space="0" w:color="auto"/>
        <w:left w:val="none" w:sz="0" w:space="0" w:color="auto"/>
        <w:bottom w:val="none" w:sz="0" w:space="0" w:color="auto"/>
        <w:right w:val="none" w:sz="0" w:space="0" w:color="auto"/>
      </w:divBdr>
    </w:div>
    <w:div w:id="877862900">
      <w:marLeft w:val="640"/>
      <w:marRight w:val="0"/>
      <w:marTop w:val="0"/>
      <w:marBottom w:val="0"/>
      <w:divBdr>
        <w:top w:val="none" w:sz="0" w:space="0" w:color="auto"/>
        <w:left w:val="none" w:sz="0" w:space="0" w:color="auto"/>
        <w:bottom w:val="none" w:sz="0" w:space="0" w:color="auto"/>
        <w:right w:val="none" w:sz="0" w:space="0" w:color="auto"/>
      </w:divBdr>
    </w:div>
    <w:div w:id="877930096">
      <w:marLeft w:val="640"/>
      <w:marRight w:val="0"/>
      <w:marTop w:val="0"/>
      <w:marBottom w:val="0"/>
      <w:divBdr>
        <w:top w:val="none" w:sz="0" w:space="0" w:color="auto"/>
        <w:left w:val="none" w:sz="0" w:space="0" w:color="auto"/>
        <w:bottom w:val="none" w:sz="0" w:space="0" w:color="auto"/>
        <w:right w:val="none" w:sz="0" w:space="0" w:color="auto"/>
      </w:divBdr>
    </w:div>
    <w:div w:id="877930226">
      <w:marLeft w:val="640"/>
      <w:marRight w:val="0"/>
      <w:marTop w:val="0"/>
      <w:marBottom w:val="0"/>
      <w:divBdr>
        <w:top w:val="none" w:sz="0" w:space="0" w:color="auto"/>
        <w:left w:val="none" w:sz="0" w:space="0" w:color="auto"/>
        <w:bottom w:val="none" w:sz="0" w:space="0" w:color="auto"/>
        <w:right w:val="none" w:sz="0" w:space="0" w:color="auto"/>
      </w:divBdr>
    </w:div>
    <w:div w:id="878006810">
      <w:marLeft w:val="640"/>
      <w:marRight w:val="0"/>
      <w:marTop w:val="0"/>
      <w:marBottom w:val="0"/>
      <w:divBdr>
        <w:top w:val="none" w:sz="0" w:space="0" w:color="auto"/>
        <w:left w:val="none" w:sz="0" w:space="0" w:color="auto"/>
        <w:bottom w:val="none" w:sz="0" w:space="0" w:color="auto"/>
        <w:right w:val="none" w:sz="0" w:space="0" w:color="auto"/>
      </w:divBdr>
    </w:div>
    <w:div w:id="878010641">
      <w:marLeft w:val="640"/>
      <w:marRight w:val="0"/>
      <w:marTop w:val="0"/>
      <w:marBottom w:val="0"/>
      <w:divBdr>
        <w:top w:val="none" w:sz="0" w:space="0" w:color="auto"/>
        <w:left w:val="none" w:sz="0" w:space="0" w:color="auto"/>
        <w:bottom w:val="none" w:sz="0" w:space="0" w:color="auto"/>
        <w:right w:val="none" w:sz="0" w:space="0" w:color="auto"/>
      </w:divBdr>
    </w:div>
    <w:div w:id="878011595">
      <w:marLeft w:val="640"/>
      <w:marRight w:val="0"/>
      <w:marTop w:val="0"/>
      <w:marBottom w:val="0"/>
      <w:divBdr>
        <w:top w:val="none" w:sz="0" w:space="0" w:color="auto"/>
        <w:left w:val="none" w:sz="0" w:space="0" w:color="auto"/>
        <w:bottom w:val="none" w:sz="0" w:space="0" w:color="auto"/>
        <w:right w:val="none" w:sz="0" w:space="0" w:color="auto"/>
      </w:divBdr>
    </w:div>
    <w:div w:id="878198504">
      <w:marLeft w:val="640"/>
      <w:marRight w:val="0"/>
      <w:marTop w:val="0"/>
      <w:marBottom w:val="0"/>
      <w:divBdr>
        <w:top w:val="none" w:sz="0" w:space="0" w:color="auto"/>
        <w:left w:val="none" w:sz="0" w:space="0" w:color="auto"/>
        <w:bottom w:val="none" w:sz="0" w:space="0" w:color="auto"/>
        <w:right w:val="none" w:sz="0" w:space="0" w:color="auto"/>
      </w:divBdr>
    </w:div>
    <w:div w:id="878201341">
      <w:marLeft w:val="640"/>
      <w:marRight w:val="0"/>
      <w:marTop w:val="0"/>
      <w:marBottom w:val="0"/>
      <w:divBdr>
        <w:top w:val="none" w:sz="0" w:space="0" w:color="auto"/>
        <w:left w:val="none" w:sz="0" w:space="0" w:color="auto"/>
        <w:bottom w:val="none" w:sz="0" w:space="0" w:color="auto"/>
        <w:right w:val="none" w:sz="0" w:space="0" w:color="auto"/>
      </w:divBdr>
    </w:div>
    <w:div w:id="878393533">
      <w:marLeft w:val="640"/>
      <w:marRight w:val="0"/>
      <w:marTop w:val="0"/>
      <w:marBottom w:val="0"/>
      <w:divBdr>
        <w:top w:val="none" w:sz="0" w:space="0" w:color="auto"/>
        <w:left w:val="none" w:sz="0" w:space="0" w:color="auto"/>
        <w:bottom w:val="none" w:sz="0" w:space="0" w:color="auto"/>
        <w:right w:val="none" w:sz="0" w:space="0" w:color="auto"/>
      </w:divBdr>
    </w:div>
    <w:div w:id="878467512">
      <w:marLeft w:val="640"/>
      <w:marRight w:val="0"/>
      <w:marTop w:val="0"/>
      <w:marBottom w:val="0"/>
      <w:divBdr>
        <w:top w:val="none" w:sz="0" w:space="0" w:color="auto"/>
        <w:left w:val="none" w:sz="0" w:space="0" w:color="auto"/>
        <w:bottom w:val="none" w:sz="0" w:space="0" w:color="auto"/>
        <w:right w:val="none" w:sz="0" w:space="0" w:color="auto"/>
      </w:divBdr>
    </w:div>
    <w:div w:id="878470814">
      <w:marLeft w:val="640"/>
      <w:marRight w:val="0"/>
      <w:marTop w:val="0"/>
      <w:marBottom w:val="0"/>
      <w:divBdr>
        <w:top w:val="none" w:sz="0" w:space="0" w:color="auto"/>
        <w:left w:val="none" w:sz="0" w:space="0" w:color="auto"/>
        <w:bottom w:val="none" w:sz="0" w:space="0" w:color="auto"/>
        <w:right w:val="none" w:sz="0" w:space="0" w:color="auto"/>
      </w:divBdr>
    </w:div>
    <w:div w:id="878666620">
      <w:marLeft w:val="640"/>
      <w:marRight w:val="0"/>
      <w:marTop w:val="0"/>
      <w:marBottom w:val="0"/>
      <w:divBdr>
        <w:top w:val="none" w:sz="0" w:space="0" w:color="auto"/>
        <w:left w:val="none" w:sz="0" w:space="0" w:color="auto"/>
        <w:bottom w:val="none" w:sz="0" w:space="0" w:color="auto"/>
        <w:right w:val="none" w:sz="0" w:space="0" w:color="auto"/>
      </w:divBdr>
    </w:div>
    <w:div w:id="878667402">
      <w:marLeft w:val="640"/>
      <w:marRight w:val="0"/>
      <w:marTop w:val="0"/>
      <w:marBottom w:val="0"/>
      <w:divBdr>
        <w:top w:val="none" w:sz="0" w:space="0" w:color="auto"/>
        <w:left w:val="none" w:sz="0" w:space="0" w:color="auto"/>
        <w:bottom w:val="none" w:sz="0" w:space="0" w:color="auto"/>
        <w:right w:val="none" w:sz="0" w:space="0" w:color="auto"/>
      </w:divBdr>
    </w:div>
    <w:div w:id="878710019">
      <w:marLeft w:val="640"/>
      <w:marRight w:val="0"/>
      <w:marTop w:val="0"/>
      <w:marBottom w:val="0"/>
      <w:divBdr>
        <w:top w:val="none" w:sz="0" w:space="0" w:color="auto"/>
        <w:left w:val="none" w:sz="0" w:space="0" w:color="auto"/>
        <w:bottom w:val="none" w:sz="0" w:space="0" w:color="auto"/>
        <w:right w:val="none" w:sz="0" w:space="0" w:color="auto"/>
      </w:divBdr>
    </w:div>
    <w:div w:id="878710988">
      <w:marLeft w:val="640"/>
      <w:marRight w:val="0"/>
      <w:marTop w:val="0"/>
      <w:marBottom w:val="0"/>
      <w:divBdr>
        <w:top w:val="none" w:sz="0" w:space="0" w:color="auto"/>
        <w:left w:val="none" w:sz="0" w:space="0" w:color="auto"/>
        <w:bottom w:val="none" w:sz="0" w:space="0" w:color="auto"/>
        <w:right w:val="none" w:sz="0" w:space="0" w:color="auto"/>
      </w:divBdr>
    </w:div>
    <w:div w:id="878712569">
      <w:marLeft w:val="640"/>
      <w:marRight w:val="0"/>
      <w:marTop w:val="0"/>
      <w:marBottom w:val="0"/>
      <w:divBdr>
        <w:top w:val="none" w:sz="0" w:space="0" w:color="auto"/>
        <w:left w:val="none" w:sz="0" w:space="0" w:color="auto"/>
        <w:bottom w:val="none" w:sz="0" w:space="0" w:color="auto"/>
        <w:right w:val="none" w:sz="0" w:space="0" w:color="auto"/>
      </w:divBdr>
    </w:div>
    <w:div w:id="878738057">
      <w:marLeft w:val="640"/>
      <w:marRight w:val="0"/>
      <w:marTop w:val="0"/>
      <w:marBottom w:val="0"/>
      <w:divBdr>
        <w:top w:val="none" w:sz="0" w:space="0" w:color="auto"/>
        <w:left w:val="none" w:sz="0" w:space="0" w:color="auto"/>
        <w:bottom w:val="none" w:sz="0" w:space="0" w:color="auto"/>
        <w:right w:val="none" w:sz="0" w:space="0" w:color="auto"/>
      </w:divBdr>
    </w:div>
    <w:div w:id="878931068">
      <w:marLeft w:val="640"/>
      <w:marRight w:val="0"/>
      <w:marTop w:val="0"/>
      <w:marBottom w:val="0"/>
      <w:divBdr>
        <w:top w:val="none" w:sz="0" w:space="0" w:color="auto"/>
        <w:left w:val="none" w:sz="0" w:space="0" w:color="auto"/>
        <w:bottom w:val="none" w:sz="0" w:space="0" w:color="auto"/>
        <w:right w:val="none" w:sz="0" w:space="0" w:color="auto"/>
      </w:divBdr>
    </w:div>
    <w:div w:id="878978743">
      <w:marLeft w:val="640"/>
      <w:marRight w:val="0"/>
      <w:marTop w:val="0"/>
      <w:marBottom w:val="0"/>
      <w:divBdr>
        <w:top w:val="none" w:sz="0" w:space="0" w:color="auto"/>
        <w:left w:val="none" w:sz="0" w:space="0" w:color="auto"/>
        <w:bottom w:val="none" w:sz="0" w:space="0" w:color="auto"/>
        <w:right w:val="none" w:sz="0" w:space="0" w:color="auto"/>
      </w:divBdr>
    </w:div>
    <w:div w:id="879047360">
      <w:marLeft w:val="640"/>
      <w:marRight w:val="0"/>
      <w:marTop w:val="0"/>
      <w:marBottom w:val="0"/>
      <w:divBdr>
        <w:top w:val="none" w:sz="0" w:space="0" w:color="auto"/>
        <w:left w:val="none" w:sz="0" w:space="0" w:color="auto"/>
        <w:bottom w:val="none" w:sz="0" w:space="0" w:color="auto"/>
        <w:right w:val="none" w:sz="0" w:space="0" w:color="auto"/>
      </w:divBdr>
    </w:div>
    <w:div w:id="879174290">
      <w:marLeft w:val="640"/>
      <w:marRight w:val="0"/>
      <w:marTop w:val="0"/>
      <w:marBottom w:val="0"/>
      <w:divBdr>
        <w:top w:val="none" w:sz="0" w:space="0" w:color="auto"/>
        <w:left w:val="none" w:sz="0" w:space="0" w:color="auto"/>
        <w:bottom w:val="none" w:sz="0" w:space="0" w:color="auto"/>
        <w:right w:val="none" w:sz="0" w:space="0" w:color="auto"/>
      </w:divBdr>
    </w:div>
    <w:div w:id="879320127">
      <w:marLeft w:val="640"/>
      <w:marRight w:val="0"/>
      <w:marTop w:val="0"/>
      <w:marBottom w:val="0"/>
      <w:divBdr>
        <w:top w:val="none" w:sz="0" w:space="0" w:color="auto"/>
        <w:left w:val="none" w:sz="0" w:space="0" w:color="auto"/>
        <w:bottom w:val="none" w:sz="0" w:space="0" w:color="auto"/>
        <w:right w:val="none" w:sz="0" w:space="0" w:color="auto"/>
      </w:divBdr>
    </w:div>
    <w:div w:id="879320311">
      <w:marLeft w:val="640"/>
      <w:marRight w:val="0"/>
      <w:marTop w:val="0"/>
      <w:marBottom w:val="0"/>
      <w:divBdr>
        <w:top w:val="none" w:sz="0" w:space="0" w:color="auto"/>
        <w:left w:val="none" w:sz="0" w:space="0" w:color="auto"/>
        <w:bottom w:val="none" w:sz="0" w:space="0" w:color="auto"/>
        <w:right w:val="none" w:sz="0" w:space="0" w:color="auto"/>
      </w:divBdr>
    </w:div>
    <w:div w:id="879363490">
      <w:marLeft w:val="640"/>
      <w:marRight w:val="0"/>
      <w:marTop w:val="0"/>
      <w:marBottom w:val="0"/>
      <w:divBdr>
        <w:top w:val="none" w:sz="0" w:space="0" w:color="auto"/>
        <w:left w:val="none" w:sz="0" w:space="0" w:color="auto"/>
        <w:bottom w:val="none" w:sz="0" w:space="0" w:color="auto"/>
        <w:right w:val="none" w:sz="0" w:space="0" w:color="auto"/>
      </w:divBdr>
    </w:div>
    <w:div w:id="879591140">
      <w:marLeft w:val="640"/>
      <w:marRight w:val="0"/>
      <w:marTop w:val="0"/>
      <w:marBottom w:val="0"/>
      <w:divBdr>
        <w:top w:val="none" w:sz="0" w:space="0" w:color="auto"/>
        <w:left w:val="none" w:sz="0" w:space="0" w:color="auto"/>
        <w:bottom w:val="none" w:sz="0" w:space="0" w:color="auto"/>
        <w:right w:val="none" w:sz="0" w:space="0" w:color="auto"/>
      </w:divBdr>
    </w:div>
    <w:div w:id="879635015">
      <w:marLeft w:val="640"/>
      <w:marRight w:val="0"/>
      <w:marTop w:val="0"/>
      <w:marBottom w:val="0"/>
      <w:divBdr>
        <w:top w:val="none" w:sz="0" w:space="0" w:color="auto"/>
        <w:left w:val="none" w:sz="0" w:space="0" w:color="auto"/>
        <w:bottom w:val="none" w:sz="0" w:space="0" w:color="auto"/>
        <w:right w:val="none" w:sz="0" w:space="0" w:color="auto"/>
      </w:divBdr>
    </w:div>
    <w:div w:id="879636188">
      <w:marLeft w:val="640"/>
      <w:marRight w:val="0"/>
      <w:marTop w:val="0"/>
      <w:marBottom w:val="0"/>
      <w:divBdr>
        <w:top w:val="none" w:sz="0" w:space="0" w:color="auto"/>
        <w:left w:val="none" w:sz="0" w:space="0" w:color="auto"/>
        <w:bottom w:val="none" w:sz="0" w:space="0" w:color="auto"/>
        <w:right w:val="none" w:sz="0" w:space="0" w:color="auto"/>
      </w:divBdr>
    </w:div>
    <w:div w:id="879782582">
      <w:marLeft w:val="640"/>
      <w:marRight w:val="0"/>
      <w:marTop w:val="0"/>
      <w:marBottom w:val="0"/>
      <w:divBdr>
        <w:top w:val="none" w:sz="0" w:space="0" w:color="auto"/>
        <w:left w:val="none" w:sz="0" w:space="0" w:color="auto"/>
        <w:bottom w:val="none" w:sz="0" w:space="0" w:color="auto"/>
        <w:right w:val="none" w:sz="0" w:space="0" w:color="auto"/>
      </w:divBdr>
    </w:div>
    <w:div w:id="879853278">
      <w:marLeft w:val="640"/>
      <w:marRight w:val="0"/>
      <w:marTop w:val="0"/>
      <w:marBottom w:val="0"/>
      <w:divBdr>
        <w:top w:val="none" w:sz="0" w:space="0" w:color="auto"/>
        <w:left w:val="none" w:sz="0" w:space="0" w:color="auto"/>
        <w:bottom w:val="none" w:sz="0" w:space="0" w:color="auto"/>
        <w:right w:val="none" w:sz="0" w:space="0" w:color="auto"/>
      </w:divBdr>
    </w:div>
    <w:div w:id="879897095">
      <w:marLeft w:val="640"/>
      <w:marRight w:val="0"/>
      <w:marTop w:val="0"/>
      <w:marBottom w:val="0"/>
      <w:divBdr>
        <w:top w:val="none" w:sz="0" w:space="0" w:color="auto"/>
        <w:left w:val="none" w:sz="0" w:space="0" w:color="auto"/>
        <w:bottom w:val="none" w:sz="0" w:space="0" w:color="auto"/>
        <w:right w:val="none" w:sz="0" w:space="0" w:color="auto"/>
      </w:divBdr>
    </w:div>
    <w:div w:id="879975625">
      <w:marLeft w:val="640"/>
      <w:marRight w:val="0"/>
      <w:marTop w:val="0"/>
      <w:marBottom w:val="0"/>
      <w:divBdr>
        <w:top w:val="none" w:sz="0" w:space="0" w:color="auto"/>
        <w:left w:val="none" w:sz="0" w:space="0" w:color="auto"/>
        <w:bottom w:val="none" w:sz="0" w:space="0" w:color="auto"/>
        <w:right w:val="none" w:sz="0" w:space="0" w:color="auto"/>
      </w:divBdr>
    </w:div>
    <w:div w:id="880019867">
      <w:marLeft w:val="640"/>
      <w:marRight w:val="0"/>
      <w:marTop w:val="0"/>
      <w:marBottom w:val="0"/>
      <w:divBdr>
        <w:top w:val="none" w:sz="0" w:space="0" w:color="auto"/>
        <w:left w:val="none" w:sz="0" w:space="0" w:color="auto"/>
        <w:bottom w:val="none" w:sz="0" w:space="0" w:color="auto"/>
        <w:right w:val="none" w:sz="0" w:space="0" w:color="auto"/>
      </w:divBdr>
    </w:div>
    <w:div w:id="880047214">
      <w:marLeft w:val="640"/>
      <w:marRight w:val="0"/>
      <w:marTop w:val="0"/>
      <w:marBottom w:val="0"/>
      <w:divBdr>
        <w:top w:val="none" w:sz="0" w:space="0" w:color="auto"/>
        <w:left w:val="none" w:sz="0" w:space="0" w:color="auto"/>
        <w:bottom w:val="none" w:sz="0" w:space="0" w:color="auto"/>
        <w:right w:val="none" w:sz="0" w:space="0" w:color="auto"/>
      </w:divBdr>
    </w:div>
    <w:div w:id="880098665">
      <w:marLeft w:val="480"/>
      <w:marRight w:val="0"/>
      <w:marTop w:val="0"/>
      <w:marBottom w:val="0"/>
      <w:divBdr>
        <w:top w:val="none" w:sz="0" w:space="0" w:color="auto"/>
        <w:left w:val="none" w:sz="0" w:space="0" w:color="auto"/>
        <w:bottom w:val="none" w:sz="0" w:space="0" w:color="auto"/>
        <w:right w:val="none" w:sz="0" w:space="0" w:color="auto"/>
      </w:divBdr>
    </w:div>
    <w:div w:id="880165013">
      <w:marLeft w:val="640"/>
      <w:marRight w:val="0"/>
      <w:marTop w:val="0"/>
      <w:marBottom w:val="0"/>
      <w:divBdr>
        <w:top w:val="none" w:sz="0" w:space="0" w:color="auto"/>
        <w:left w:val="none" w:sz="0" w:space="0" w:color="auto"/>
        <w:bottom w:val="none" w:sz="0" w:space="0" w:color="auto"/>
        <w:right w:val="none" w:sz="0" w:space="0" w:color="auto"/>
      </w:divBdr>
    </w:div>
    <w:div w:id="880170081">
      <w:marLeft w:val="640"/>
      <w:marRight w:val="0"/>
      <w:marTop w:val="0"/>
      <w:marBottom w:val="0"/>
      <w:divBdr>
        <w:top w:val="none" w:sz="0" w:space="0" w:color="auto"/>
        <w:left w:val="none" w:sz="0" w:space="0" w:color="auto"/>
        <w:bottom w:val="none" w:sz="0" w:space="0" w:color="auto"/>
        <w:right w:val="none" w:sz="0" w:space="0" w:color="auto"/>
      </w:divBdr>
    </w:div>
    <w:div w:id="880242058">
      <w:marLeft w:val="640"/>
      <w:marRight w:val="0"/>
      <w:marTop w:val="0"/>
      <w:marBottom w:val="0"/>
      <w:divBdr>
        <w:top w:val="none" w:sz="0" w:space="0" w:color="auto"/>
        <w:left w:val="none" w:sz="0" w:space="0" w:color="auto"/>
        <w:bottom w:val="none" w:sz="0" w:space="0" w:color="auto"/>
        <w:right w:val="none" w:sz="0" w:space="0" w:color="auto"/>
      </w:divBdr>
    </w:div>
    <w:div w:id="880287298">
      <w:marLeft w:val="640"/>
      <w:marRight w:val="0"/>
      <w:marTop w:val="0"/>
      <w:marBottom w:val="0"/>
      <w:divBdr>
        <w:top w:val="none" w:sz="0" w:space="0" w:color="auto"/>
        <w:left w:val="none" w:sz="0" w:space="0" w:color="auto"/>
        <w:bottom w:val="none" w:sz="0" w:space="0" w:color="auto"/>
        <w:right w:val="none" w:sz="0" w:space="0" w:color="auto"/>
      </w:divBdr>
    </w:div>
    <w:div w:id="880480526">
      <w:marLeft w:val="640"/>
      <w:marRight w:val="0"/>
      <w:marTop w:val="0"/>
      <w:marBottom w:val="0"/>
      <w:divBdr>
        <w:top w:val="none" w:sz="0" w:space="0" w:color="auto"/>
        <w:left w:val="none" w:sz="0" w:space="0" w:color="auto"/>
        <w:bottom w:val="none" w:sz="0" w:space="0" w:color="auto"/>
        <w:right w:val="none" w:sz="0" w:space="0" w:color="auto"/>
      </w:divBdr>
    </w:div>
    <w:div w:id="880677695">
      <w:marLeft w:val="640"/>
      <w:marRight w:val="0"/>
      <w:marTop w:val="0"/>
      <w:marBottom w:val="0"/>
      <w:divBdr>
        <w:top w:val="none" w:sz="0" w:space="0" w:color="auto"/>
        <w:left w:val="none" w:sz="0" w:space="0" w:color="auto"/>
        <w:bottom w:val="none" w:sz="0" w:space="0" w:color="auto"/>
        <w:right w:val="none" w:sz="0" w:space="0" w:color="auto"/>
      </w:divBdr>
    </w:div>
    <w:div w:id="880752037">
      <w:marLeft w:val="640"/>
      <w:marRight w:val="0"/>
      <w:marTop w:val="0"/>
      <w:marBottom w:val="0"/>
      <w:divBdr>
        <w:top w:val="none" w:sz="0" w:space="0" w:color="auto"/>
        <w:left w:val="none" w:sz="0" w:space="0" w:color="auto"/>
        <w:bottom w:val="none" w:sz="0" w:space="0" w:color="auto"/>
        <w:right w:val="none" w:sz="0" w:space="0" w:color="auto"/>
      </w:divBdr>
    </w:div>
    <w:div w:id="880821563">
      <w:marLeft w:val="640"/>
      <w:marRight w:val="0"/>
      <w:marTop w:val="0"/>
      <w:marBottom w:val="0"/>
      <w:divBdr>
        <w:top w:val="none" w:sz="0" w:space="0" w:color="auto"/>
        <w:left w:val="none" w:sz="0" w:space="0" w:color="auto"/>
        <w:bottom w:val="none" w:sz="0" w:space="0" w:color="auto"/>
        <w:right w:val="none" w:sz="0" w:space="0" w:color="auto"/>
      </w:divBdr>
    </w:div>
    <w:div w:id="880896848">
      <w:marLeft w:val="640"/>
      <w:marRight w:val="0"/>
      <w:marTop w:val="0"/>
      <w:marBottom w:val="0"/>
      <w:divBdr>
        <w:top w:val="none" w:sz="0" w:space="0" w:color="auto"/>
        <w:left w:val="none" w:sz="0" w:space="0" w:color="auto"/>
        <w:bottom w:val="none" w:sz="0" w:space="0" w:color="auto"/>
        <w:right w:val="none" w:sz="0" w:space="0" w:color="auto"/>
      </w:divBdr>
    </w:div>
    <w:div w:id="880899572">
      <w:marLeft w:val="640"/>
      <w:marRight w:val="0"/>
      <w:marTop w:val="0"/>
      <w:marBottom w:val="0"/>
      <w:divBdr>
        <w:top w:val="none" w:sz="0" w:space="0" w:color="auto"/>
        <w:left w:val="none" w:sz="0" w:space="0" w:color="auto"/>
        <w:bottom w:val="none" w:sz="0" w:space="0" w:color="auto"/>
        <w:right w:val="none" w:sz="0" w:space="0" w:color="auto"/>
      </w:divBdr>
    </w:div>
    <w:div w:id="880940780">
      <w:marLeft w:val="640"/>
      <w:marRight w:val="0"/>
      <w:marTop w:val="0"/>
      <w:marBottom w:val="0"/>
      <w:divBdr>
        <w:top w:val="none" w:sz="0" w:space="0" w:color="auto"/>
        <w:left w:val="none" w:sz="0" w:space="0" w:color="auto"/>
        <w:bottom w:val="none" w:sz="0" w:space="0" w:color="auto"/>
        <w:right w:val="none" w:sz="0" w:space="0" w:color="auto"/>
      </w:divBdr>
    </w:div>
    <w:div w:id="881012954">
      <w:marLeft w:val="640"/>
      <w:marRight w:val="0"/>
      <w:marTop w:val="0"/>
      <w:marBottom w:val="0"/>
      <w:divBdr>
        <w:top w:val="none" w:sz="0" w:space="0" w:color="auto"/>
        <w:left w:val="none" w:sz="0" w:space="0" w:color="auto"/>
        <w:bottom w:val="none" w:sz="0" w:space="0" w:color="auto"/>
        <w:right w:val="none" w:sz="0" w:space="0" w:color="auto"/>
      </w:divBdr>
    </w:div>
    <w:div w:id="881020615">
      <w:marLeft w:val="640"/>
      <w:marRight w:val="0"/>
      <w:marTop w:val="0"/>
      <w:marBottom w:val="0"/>
      <w:divBdr>
        <w:top w:val="none" w:sz="0" w:space="0" w:color="auto"/>
        <w:left w:val="none" w:sz="0" w:space="0" w:color="auto"/>
        <w:bottom w:val="none" w:sz="0" w:space="0" w:color="auto"/>
        <w:right w:val="none" w:sz="0" w:space="0" w:color="auto"/>
      </w:divBdr>
    </w:div>
    <w:div w:id="881020978">
      <w:marLeft w:val="640"/>
      <w:marRight w:val="0"/>
      <w:marTop w:val="0"/>
      <w:marBottom w:val="0"/>
      <w:divBdr>
        <w:top w:val="none" w:sz="0" w:space="0" w:color="auto"/>
        <w:left w:val="none" w:sz="0" w:space="0" w:color="auto"/>
        <w:bottom w:val="none" w:sz="0" w:space="0" w:color="auto"/>
        <w:right w:val="none" w:sz="0" w:space="0" w:color="auto"/>
      </w:divBdr>
    </w:div>
    <w:div w:id="881089758">
      <w:marLeft w:val="640"/>
      <w:marRight w:val="0"/>
      <w:marTop w:val="0"/>
      <w:marBottom w:val="0"/>
      <w:divBdr>
        <w:top w:val="none" w:sz="0" w:space="0" w:color="auto"/>
        <w:left w:val="none" w:sz="0" w:space="0" w:color="auto"/>
        <w:bottom w:val="none" w:sz="0" w:space="0" w:color="auto"/>
        <w:right w:val="none" w:sz="0" w:space="0" w:color="auto"/>
      </w:divBdr>
    </w:div>
    <w:div w:id="881091361">
      <w:marLeft w:val="640"/>
      <w:marRight w:val="0"/>
      <w:marTop w:val="0"/>
      <w:marBottom w:val="0"/>
      <w:divBdr>
        <w:top w:val="none" w:sz="0" w:space="0" w:color="auto"/>
        <w:left w:val="none" w:sz="0" w:space="0" w:color="auto"/>
        <w:bottom w:val="none" w:sz="0" w:space="0" w:color="auto"/>
        <w:right w:val="none" w:sz="0" w:space="0" w:color="auto"/>
      </w:divBdr>
    </w:div>
    <w:div w:id="881097589">
      <w:marLeft w:val="640"/>
      <w:marRight w:val="0"/>
      <w:marTop w:val="0"/>
      <w:marBottom w:val="0"/>
      <w:divBdr>
        <w:top w:val="none" w:sz="0" w:space="0" w:color="auto"/>
        <w:left w:val="none" w:sz="0" w:space="0" w:color="auto"/>
        <w:bottom w:val="none" w:sz="0" w:space="0" w:color="auto"/>
        <w:right w:val="none" w:sz="0" w:space="0" w:color="auto"/>
      </w:divBdr>
    </w:div>
    <w:div w:id="881132948">
      <w:marLeft w:val="640"/>
      <w:marRight w:val="0"/>
      <w:marTop w:val="0"/>
      <w:marBottom w:val="0"/>
      <w:divBdr>
        <w:top w:val="none" w:sz="0" w:space="0" w:color="auto"/>
        <w:left w:val="none" w:sz="0" w:space="0" w:color="auto"/>
        <w:bottom w:val="none" w:sz="0" w:space="0" w:color="auto"/>
        <w:right w:val="none" w:sz="0" w:space="0" w:color="auto"/>
      </w:divBdr>
    </w:div>
    <w:div w:id="881134977">
      <w:marLeft w:val="640"/>
      <w:marRight w:val="0"/>
      <w:marTop w:val="0"/>
      <w:marBottom w:val="0"/>
      <w:divBdr>
        <w:top w:val="none" w:sz="0" w:space="0" w:color="auto"/>
        <w:left w:val="none" w:sz="0" w:space="0" w:color="auto"/>
        <w:bottom w:val="none" w:sz="0" w:space="0" w:color="auto"/>
        <w:right w:val="none" w:sz="0" w:space="0" w:color="auto"/>
      </w:divBdr>
    </w:div>
    <w:div w:id="881208899">
      <w:marLeft w:val="640"/>
      <w:marRight w:val="0"/>
      <w:marTop w:val="0"/>
      <w:marBottom w:val="0"/>
      <w:divBdr>
        <w:top w:val="none" w:sz="0" w:space="0" w:color="auto"/>
        <w:left w:val="none" w:sz="0" w:space="0" w:color="auto"/>
        <w:bottom w:val="none" w:sz="0" w:space="0" w:color="auto"/>
        <w:right w:val="none" w:sz="0" w:space="0" w:color="auto"/>
      </w:divBdr>
    </w:div>
    <w:div w:id="881210252">
      <w:marLeft w:val="640"/>
      <w:marRight w:val="0"/>
      <w:marTop w:val="0"/>
      <w:marBottom w:val="0"/>
      <w:divBdr>
        <w:top w:val="none" w:sz="0" w:space="0" w:color="auto"/>
        <w:left w:val="none" w:sz="0" w:space="0" w:color="auto"/>
        <w:bottom w:val="none" w:sz="0" w:space="0" w:color="auto"/>
        <w:right w:val="none" w:sz="0" w:space="0" w:color="auto"/>
      </w:divBdr>
    </w:div>
    <w:div w:id="881286493">
      <w:marLeft w:val="640"/>
      <w:marRight w:val="0"/>
      <w:marTop w:val="0"/>
      <w:marBottom w:val="0"/>
      <w:divBdr>
        <w:top w:val="none" w:sz="0" w:space="0" w:color="auto"/>
        <w:left w:val="none" w:sz="0" w:space="0" w:color="auto"/>
        <w:bottom w:val="none" w:sz="0" w:space="0" w:color="auto"/>
        <w:right w:val="none" w:sz="0" w:space="0" w:color="auto"/>
      </w:divBdr>
    </w:div>
    <w:div w:id="881360850">
      <w:marLeft w:val="640"/>
      <w:marRight w:val="0"/>
      <w:marTop w:val="0"/>
      <w:marBottom w:val="0"/>
      <w:divBdr>
        <w:top w:val="none" w:sz="0" w:space="0" w:color="auto"/>
        <w:left w:val="none" w:sz="0" w:space="0" w:color="auto"/>
        <w:bottom w:val="none" w:sz="0" w:space="0" w:color="auto"/>
        <w:right w:val="none" w:sz="0" w:space="0" w:color="auto"/>
      </w:divBdr>
    </w:div>
    <w:div w:id="881408475">
      <w:marLeft w:val="640"/>
      <w:marRight w:val="0"/>
      <w:marTop w:val="0"/>
      <w:marBottom w:val="0"/>
      <w:divBdr>
        <w:top w:val="none" w:sz="0" w:space="0" w:color="auto"/>
        <w:left w:val="none" w:sz="0" w:space="0" w:color="auto"/>
        <w:bottom w:val="none" w:sz="0" w:space="0" w:color="auto"/>
        <w:right w:val="none" w:sz="0" w:space="0" w:color="auto"/>
      </w:divBdr>
    </w:div>
    <w:div w:id="881476770">
      <w:marLeft w:val="640"/>
      <w:marRight w:val="0"/>
      <w:marTop w:val="0"/>
      <w:marBottom w:val="0"/>
      <w:divBdr>
        <w:top w:val="none" w:sz="0" w:space="0" w:color="auto"/>
        <w:left w:val="none" w:sz="0" w:space="0" w:color="auto"/>
        <w:bottom w:val="none" w:sz="0" w:space="0" w:color="auto"/>
        <w:right w:val="none" w:sz="0" w:space="0" w:color="auto"/>
      </w:divBdr>
    </w:div>
    <w:div w:id="881483256">
      <w:marLeft w:val="640"/>
      <w:marRight w:val="0"/>
      <w:marTop w:val="0"/>
      <w:marBottom w:val="0"/>
      <w:divBdr>
        <w:top w:val="none" w:sz="0" w:space="0" w:color="auto"/>
        <w:left w:val="none" w:sz="0" w:space="0" w:color="auto"/>
        <w:bottom w:val="none" w:sz="0" w:space="0" w:color="auto"/>
        <w:right w:val="none" w:sz="0" w:space="0" w:color="auto"/>
      </w:divBdr>
    </w:div>
    <w:div w:id="881556818">
      <w:marLeft w:val="640"/>
      <w:marRight w:val="0"/>
      <w:marTop w:val="0"/>
      <w:marBottom w:val="0"/>
      <w:divBdr>
        <w:top w:val="none" w:sz="0" w:space="0" w:color="auto"/>
        <w:left w:val="none" w:sz="0" w:space="0" w:color="auto"/>
        <w:bottom w:val="none" w:sz="0" w:space="0" w:color="auto"/>
        <w:right w:val="none" w:sz="0" w:space="0" w:color="auto"/>
      </w:divBdr>
    </w:div>
    <w:div w:id="881675240">
      <w:marLeft w:val="640"/>
      <w:marRight w:val="0"/>
      <w:marTop w:val="0"/>
      <w:marBottom w:val="0"/>
      <w:divBdr>
        <w:top w:val="none" w:sz="0" w:space="0" w:color="auto"/>
        <w:left w:val="none" w:sz="0" w:space="0" w:color="auto"/>
        <w:bottom w:val="none" w:sz="0" w:space="0" w:color="auto"/>
        <w:right w:val="none" w:sz="0" w:space="0" w:color="auto"/>
      </w:divBdr>
    </w:div>
    <w:div w:id="881752445">
      <w:marLeft w:val="640"/>
      <w:marRight w:val="0"/>
      <w:marTop w:val="0"/>
      <w:marBottom w:val="0"/>
      <w:divBdr>
        <w:top w:val="none" w:sz="0" w:space="0" w:color="auto"/>
        <w:left w:val="none" w:sz="0" w:space="0" w:color="auto"/>
        <w:bottom w:val="none" w:sz="0" w:space="0" w:color="auto"/>
        <w:right w:val="none" w:sz="0" w:space="0" w:color="auto"/>
      </w:divBdr>
    </w:div>
    <w:div w:id="881792875">
      <w:marLeft w:val="640"/>
      <w:marRight w:val="0"/>
      <w:marTop w:val="0"/>
      <w:marBottom w:val="0"/>
      <w:divBdr>
        <w:top w:val="none" w:sz="0" w:space="0" w:color="auto"/>
        <w:left w:val="none" w:sz="0" w:space="0" w:color="auto"/>
        <w:bottom w:val="none" w:sz="0" w:space="0" w:color="auto"/>
        <w:right w:val="none" w:sz="0" w:space="0" w:color="auto"/>
      </w:divBdr>
    </w:div>
    <w:div w:id="881869947">
      <w:marLeft w:val="640"/>
      <w:marRight w:val="0"/>
      <w:marTop w:val="0"/>
      <w:marBottom w:val="0"/>
      <w:divBdr>
        <w:top w:val="none" w:sz="0" w:space="0" w:color="auto"/>
        <w:left w:val="none" w:sz="0" w:space="0" w:color="auto"/>
        <w:bottom w:val="none" w:sz="0" w:space="0" w:color="auto"/>
        <w:right w:val="none" w:sz="0" w:space="0" w:color="auto"/>
      </w:divBdr>
    </w:div>
    <w:div w:id="881941768">
      <w:marLeft w:val="640"/>
      <w:marRight w:val="0"/>
      <w:marTop w:val="0"/>
      <w:marBottom w:val="0"/>
      <w:divBdr>
        <w:top w:val="none" w:sz="0" w:space="0" w:color="auto"/>
        <w:left w:val="none" w:sz="0" w:space="0" w:color="auto"/>
        <w:bottom w:val="none" w:sz="0" w:space="0" w:color="auto"/>
        <w:right w:val="none" w:sz="0" w:space="0" w:color="auto"/>
      </w:divBdr>
    </w:div>
    <w:div w:id="881943274">
      <w:marLeft w:val="640"/>
      <w:marRight w:val="0"/>
      <w:marTop w:val="0"/>
      <w:marBottom w:val="0"/>
      <w:divBdr>
        <w:top w:val="none" w:sz="0" w:space="0" w:color="auto"/>
        <w:left w:val="none" w:sz="0" w:space="0" w:color="auto"/>
        <w:bottom w:val="none" w:sz="0" w:space="0" w:color="auto"/>
        <w:right w:val="none" w:sz="0" w:space="0" w:color="auto"/>
      </w:divBdr>
    </w:div>
    <w:div w:id="881987824">
      <w:marLeft w:val="640"/>
      <w:marRight w:val="0"/>
      <w:marTop w:val="0"/>
      <w:marBottom w:val="0"/>
      <w:divBdr>
        <w:top w:val="none" w:sz="0" w:space="0" w:color="auto"/>
        <w:left w:val="none" w:sz="0" w:space="0" w:color="auto"/>
        <w:bottom w:val="none" w:sz="0" w:space="0" w:color="auto"/>
        <w:right w:val="none" w:sz="0" w:space="0" w:color="auto"/>
      </w:divBdr>
    </w:div>
    <w:div w:id="882012912">
      <w:marLeft w:val="640"/>
      <w:marRight w:val="0"/>
      <w:marTop w:val="0"/>
      <w:marBottom w:val="0"/>
      <w:divBdr>
        <w:top w:val="none" w:sz="0" w:space="0" w:color="auto"/>
        <w:left w:val="none" w:sz="0" w:space="0" w:color="auto"/>
        <w:bottom w:val="none" w:sz="0" w:space="0" w:color="auto"/>
        <w:right w:val="none" w:sz="0" w:space="0" w:color="auto"/>
      </w:divBdr>
    </w:div>
    <w:div w:id="882015307">
      <w:marLeft w:val="640"/>
      <w:marRight w:val="0"/>
      <w:marTop w:val="0"/>
      <w:marBottom w:val="0"/>
      <w:divBdr>
        <w:top w:val="none" w:sz="0" w:space="0" w:color="auto"/>
        <w:left w:val="none" w:sz="0" w:space="0" w:color="auto"/>
        <w:bottom w:val="none" w:sz="0" w:space="0" w:color="auto"/>
        <w:right w:val="none" w:sz="0" w:space="0" w:color="auto"/>
      </w:divBdr>
    </w:div>
    <w:div w:id="882135548">
      <w:marLeft w:val="640"/>
      <w:marRight w:val="0"/>
      <w:marTop w:val="0"/>
      <w:marBottom w:val="0"/>
      <w:divBdr>
        <w:top w:val="none" w:sz="0" w:space="0" w:color="auto"/>
        <w:left w:val="none" w:sz="0" w:space="0" w:color="auto"/>
        <w:bottom w:val="none" w:sz="0" w:space="0" w:color="auto"/>
        <w:right w:val="none" w:sz="0" w:space="0" w:color="auto"/>
      </w:divBdr>
    </w:div>
    <w:div w:id="882251950">
      <w:marLeft w:val="640"/>
      <w:marRight w:val="0"/>
      <w:marTop w:val="0"/>
      <w:marBottom w:val="0"/>
      <w:divBdr>
        <w:top w:val="none" w:sz="0" w:space="0" w:color="auto"/>
        <w:left w:val="none" w:sz="0" w:space="0" w:color="auto"/>
        <w:bottom w:val="none" w:sz="0" w:space="0" w:color="auto"/>
        <w:right w:val="none" w:sz="0" w:space="0" w:color="auto"/>
      </w:divBdr>
    </w:div>
    <w:div w:id="882256334">
      <w:marLeft w:val="640"/>
      <w:marRight w:val="0"/>
      <w:marTop w:val="0"/>
      <w:marBottom w:val="0"/>
      <w:divBdr>
        <w:top w:val="none" w:sz="0" w:space="0" w:color="auto"/>
        <w:left w:val="none" w:sz="0" w:space="0" w:color="auto"/>
        <w:bottom w:val="none" w:sz="0" w:space="0" w:color="auto"/>
        <w:right w:val="none" w:sz="0" w:space="0" w:color="auto"/>
      </w:divBdr>
    </w:div>
    <w:div w:id="882324144">
      <w:marLeft w:val="640"/>
      <w:marRight w:val="0"/>
      <w:marTop w:val="0"/>
      <w:marBottom w:val="0"/>
      <w:divBdr>
        <w:top w:val="none" w:sz="0" w:space="0" w:color="auto"/>
        <w:left w:val="none" w:sz="0" w:space="0" w:color="auto"/>
        <w:bottom w:val="none" w:sz="0" w:space="0" w:color="auto"/>
        <w:right w:val="none" w:sz="0" w:space="0" w:color="auto"/>
      </w:divBdr>
    </w:div>
    <w:div w:id="882327074">
      <w:marLeft w:val="640"/>
      <w:marRight w:val="0"/>
      <w:marTop w:val="0"/>
      <w:marBottom w:val="0"/>
      <w:divBdr>
        <w:top w:val="none" w:sz="0" w:space="0" w:color="auto"/>
        <w:left w:val="none" w:sz="0" w:space="0" w:color="auto"/>
        <w:bottom w:val="none" w:sz="0" w:space="0" w:color="auto"/>
        <w:right w:val="none" w:sz="0" w:space="0" w:color="auto"/>
      </w:divBdr>
    </w:div>
    <w:div w:id="882404621">
      <w:marLeft w:val="640"/>
      <w:marRight w:val="0"/>
      <w:marTop w:val="0"/>
      <w:marBottom w:val="0"/>
      <w:divBdr>
        <w:top w:val="none" w:sz="0" w:space="0" w:color="auto"/>
        <w:left w:val="none" w:sz="0" w:space="0" w:color="auto"/>
        <w:bottom w:val="none" w:sz="0" w:space="0" w:color="auto"/>
        <w:right w:val="none" w:sz="0" w:space="0" w:color="auto"/>
      </w:divBdr>
    </w:div>
    <w:div w:id="882522069">
      <w:marLeft w:val="640"/>
      <w:marRight w:val="0"/>
      <w:marTop w:val="0"/>
      <w:marBottom w:val="0"/>
      <w:divBdr>
        <w:top w:val="none" w:sz="0" w:space="0" w:color="auto"/>
        <w:left w:val="none" w:sz="0" w:space="0" w:color="auto"/>
        <w:bottom w:val="none" w:sz="0" w:space="0" w:color="auto"/>
        <w:right w:val="none" w:sz="0" w:space="0" w:color="auto"/>
      </w:divBdr>
    </w:div>
    <w:div w:id="882525538">
      <w:marLeft w:val="640"/>
      <w:marRight w:val="0"/>
      <w:marTop w:val="0"/>
      <w:marBottom w:val="0"/>
      <w:divBdr>
        <w:top w:val="none" w:sz="0" w:space="0" w:color="auto"/>
        <w:left w:val="none" w:sz="0" w:space="0" w:color="auto"/>
        <w:bottom w:val="none" w:sz="0" w:space="0" w:color="auto"/>
        <w:right w:val="none" w:sz="0" w:space="0" w:color="auto"/>
      </w:divBdr>
    </w:div>
    <w:div w:id="882598983">
      <w:marLeft w:val="640"/>
      <w:marRight w:val="0"/>
      <w:marTop w:val="0"/>
      <w:marBottom w:val="0"/>
      <w:divBdr>
        <w:top w:val="none" w:sz="0" w:space="0" w:color="auto"/>
        <w:left w:val="none" w:sz="0" w:space="0" w:color="auto"/>
        <w:bottom w:val="none" w:sz="0" w:space="0" w:color="auto"/>
        <w:right w:val="none" w:sz="0" w:space="0" w:color="auto"/>
      </w:divBdr>
    </w:div>
    <w:div w:id="882640095">
      <w:marLeft w:val="640"/>
      <w:marRight w:val="0"/>
      <w:marTop w:val="0"/>
      <w:marBottom w:val="0"/>
      <w:divBdr>
        <w:top w:val="none" w:sz="0" w:space="0" w:color="auto"/>
        <w:left w:val="none" w:sz="0" w:space="0" w:color="auto"/>
        <w:bottom w:val="none" w:sz="0" w:space="0" w:color="auto"/>
        <w:right w:val="none" w:sz="0" w:space="0" w:color="auto"/>
      </w:divBdr>
    </w:div>
    <w:div w:id="882785406">
      <w:marLeft w:val="640"/>
      <w:marRight w:val="0"/>
      <w:marTop w:val="0"/>
      <w:marBottom w:val="0"/>
      <w:divBdr>
        <w:top w:val="none" w:sz="0" w:space="0" w:color="auto"/>
        <w:left w:val="none" w:sz="0" w:space="0" w:color="auto"/>
        <w:bottom w:val="none" w:sz="0" w:space="0" w:color="auto"/>
        <w:right w:val="none" w:sz="0" w:space="0" w:color="auto"/>
      </w:divBdr>
    </w:div>
    <w:div w:id="882785927">
      <w:marLeft w:val="640"/>
      <w:marRight w:val="0"/>
      <w:marTop w:val="0"/>
      <w:marBottom w:val="0"/>
      <w:divBdr>
        <w:top w:val="none" w:sz="0" w:space="0" w:color="auto"/>
        <w:left w:val="none" w:sz="0" w:space="0" w:color="auto"/>
        <w:bottom w:val="none" w:sz="0" w:space="0" w:color="auto"/>
        <w:right w:val="none" w:sz="0" w:space="0" w:color="auto"/>
      </w:divBdr>
    </w:div>
    <w:div w:id="882862413">
      <w:marLeft w:val="640"/>
      <w:marRight w:val="0"/>
      <w:marTop w:val="0"/>
      <w:marBottom w:val="0"/>
      <w:divBdr>
        <w:top w:val="none" w:sz="0" w:space="0" w:color="auto"/>
        <w:left w:val="none" w:sz="0" w:space="0" w:color="auto"/>
        <w:bottom w:val="none" w:sz="0" w:space="0" w:color="auto"/>
        <w:right w:val="none" w:sz="0" w:space="0" w:color="auto"/>
      </w:divBdr>
    </w:div>
    <w:div w:id="882867009">
      <w:marLeft w:val="640"/>
      <w:marRight w:val="0"/>
      <w:marTop w:val="0"/>
      <w:marBottom w:val="0"/>
      <w:divBdr>
        <w:top w:val="none" w:sz="0" w:space="0" w:color="auto"/>
        <w:left w:val="none" w:sz="0" w:space="0" w:color="auto"/>
        <w:bottom w:val="none" w:sz="0" w:space="0" w:color="auto"/>
        <w:right w:val="none" w:sz="0" w:space="0" w:color="auto"/>
      </w:divBdr>
    </w:div>
    <w:div w:id="882905293">
      <w:marLeft w:val="640"/>
      <w:marRight w:val="0"/>
      <w:marTop w:val="0"/>
      <w:marBottom w:val="0"/>
      <w:divBdr>
        <w:top w:val="none" w:sz="0" w:space="0" w:color="auto"/>
        <w:left w:val="none" w:sz="0" w:space="0" w:color="auto"/>
        <w:bottom w:val="none" w:sz="0" w:space="0" w:color="auto"/>
        <w:right w:val="none" w:sz="0" w:space="0" w:color="auto"/>
      </w:divBdr>
    </w:div>
    <w:div w:id="883101709">
      <w:marLeft w:val="640"/>
      <w:marRight w:val="0"/>
      <w:marTop w:val="0"/>
      <w:marBottom w:val="0"/>
      <w:divBdr>
        <w:top w:val="none" w:sz="0" w:space="0" w:color="auto"/>
        <w:left w:val="none" w:sz="0" w:space="0" w:color="auto"/>
        <w:bottom w:val="none" w:sz="0" w:space="0" w:color="auto"/>
        <w:right w:val="none" w:sz="0" w:space="0" w:color="auto"/>
      </w:divBdr>
    </w:div>
    <w:div w:id="883102488">
      <w:marLeft w:val="640"/>
      <w:marRight w:val="0"/>
      <w:marTop w:val="0"/>
      <w:marBottom w:val="0"/>
      <w:divBdr>
        <w:top w:val="none" w:sz="0" w:space="0" w:color="auto"/>
        <w:left w:val="none" w:sz="0" w:space="0" w:color="auto"/>
        <w:bottom w:val="none" w:sz="0" w:space="0" w:color="auto"/>
        <w:right w:val="none" w:sz="0" w:space="0" w:color="auto"/>
      </w:divBdr>
    </w:div>
    <w:div w:id="883295681">
      <w:marLeft w:val="640"/>
      <w:marRight w:val="0"/>
      <w:marTop w:val="0"/>
      <w:marBottom w:val="0"/>
      <w:divBdr>
        <w:top w:val="none" w:sz="0" w:space="0" w:color="auto"/>
        <w:left w:val="none" w:sz="0" w:space="0" w:color="auto"/>
        <w:bottom w:val="none" w:sz="0" w:space="0" w:color="auto"/>
        <w:right w:val="none" w:sz="0" w:space="0" w:color="auto"/>
      </w:divBdr>
    </w:div>
    <w:div w:id="883296697">
      <w:marLeft w:val="640"/>
      <w:marRight w:val="0"/>
      <w:marTop w:val="0"/>
      <w:marBottom w:val="0"/>
      <w:divBdr>
        <w:top w:val="none" w:sz="0" w:space="0" w:color="auto"/>
        <w:left w:val="none" w:sz="0" w:space="0" w:color="auto"/>
        <w:bottom w:val="none" w:sz="0" w:space="0" w:color="auto"/>
        <w:right w:val="none" w:sz="0" w:space="0" w:color="auto"/>
      </w:divBdr>
    </w:div>
    <w:div w:id="883325079">
      <w:marLeft w:val="640"/>
      <w:marRight w:val="0"/>
      <w:marTop w:val="0"/>
      <w:marBottom w:val="0"/>
      <w:divBdr>
        <w:top w:val="none" w:sz="0" w:space="0" w:color="auto"/>
        <w:left w:val="none" w:sz="0" w:space="0" w:color="auto"/>
        <w:bottom w:val="none" w:sz="0" w:space="0" w:color="auto"/>
        <w:right w:val="none" w:sz="0" w:space="0" w:color="auto"/>
      </w:divBdr>
    </w:div>
    <w:div w:id="883325489">
      <w:marLeft w:val="640"/>
      <w:marRight w:val="0"/>
      <w:marTop w:val="0"/>
      <w:marBottom w:val="0"/>
      <w:divBdr>
        <w:top w:val="none" w:sz="0" w:space="0" w:color="auto"/>
        <w:left w:val="none" w:sz="0" w:space="0" w:color="auto"/>
        <w:bottom w:val="none" w:sz="0" w:space="0" w:color="auto"/>
        <w:right w:val="none" w:sz="0" w:space="0" w:color="auto"/>
      </w:divBdr>
    </w:div>
    <w:div w:id="883371010">
      <w:marLeft w:val="640"/>
      <w:marRight w:val="0"/>
      <w:marTop w:val="0"/>
      <w:marBottom w:val="0"/>
      <w:divBdr>
        <w:top w:val="none" w:sz="0" w:space="0" w:color="auto"/>
        <w:left w:val="none" w:sz="0" w:space="0" w:color="auto"/>
        <w:bottom w:val="none" w:sz="0" w:space="0" w:color="auto"/>
        <w:right w:val="none" w:sz="0" w:space="0" w:color="auto"/>
      </w:divBdr>
    </w:div>
    <w:div w:id="883371625">
      <w:marLeft w:val="640"/>
      <w:marRight w:val="0"/>
      <w:marTop w:val="0"/>
      <w:marBottom w:val="0"/>
      <w:divBdr>
        <w:top w:val="none" w:sz="0" w:space="0" w:color="auto"/>
        <w:left w:val="none" w:sz="0" w:space="0" w:color="auto"/>
        <w:bottom w:val="none" w:sz="0" w:space="0" w:color="auto"/>
        <w:right w:val="none" w:sz="0" w:space="0" w:color="auto"/>
      </w:divBdr>
    </w:div>
    <w:div w:id="883559957">
      <w:marLeft w:val="640"/>
      <w:marRight w:val="0"/>
      <w:marTop w:val="0"/>
      <w:marBottom w:val="0"/>
      <w:divBdr>
        <w:top w:val="none" w:sz="0" w:space="0" w:color="auto"/>
        <w:left w:val="none" w:sz="0" w:space="0" w:color="auto"/>
        <w:bottom w:val="none" w:sz="0" w:space="0" w:color="auto"/>
        <w:right w:val="none" w:sz="0" w:space="0" w:color="auto"/>
      </w:divBdr>
    </w:div>
    <w:div w:id="883563927">
      <w:marLeft w:val="640"/>
      <w:marRight w:val="0"/>
      <w:marTop w:val="0"/>
      <w:marBottom w:val="0"/>
      <w:divBdr>
        <w:top w:val="none" w:sz="0" w:space="0" w:color="auto"/>
        <w:left w:val="none" w:sz="0" w:space="0" w:color="auto"/>
        <w:bottom w:val="none" w:sz="0" w:space="0" w:color="auto"/>
        <w:right w:val="none" w:sz="0" w:space="0" w:color="auto"/>
      </w:divBdr>
    </w:div>
    <w:div w:id="883640411">
      <w:marLeft w:val="640"/>
      <w:marRight w:val="0"/>
      <w:marTop w:val="0"/>
      <w:marBottom w:val="0"/>
      <w:divBdr>
        <w:top w:val="none" w:sz="0" w:space="0" w:color="auto"/>
        <w:left w:val="none" w:sz="0" w:space="0" w:color="auto"/>
        <w:bottom w:val="none" w:sz="0" w:space="0" w:color="auto"/>
        <w:right w:val="none" w:sz="0" w:space="0" w:color="auto"/>
      </w:divBdr>
    </w:div>
    <w:div w:id="883643562">
      <w:marLeft w:val="640"/>
      <w:marRight w:val="0"/>
      <w:marTop w:val="0"/>
      <w:marBottom w:val="0"/>
      <w:divBdr>
        <w:top w:val="none" w:sz="0" w:space="0" w:color="auto"/>
        <w:left w:val="none" w:sz="0" w:space="0" w:color="auto"/>
        <w:bottom w:val="none" w:sz="0" w:space="0" w:color="auto"/>
        <w:right w:val="none" w:sz="0" w:space="0" w:color="auto"/>
      </w:divBdr>
    </w:div>
    <w:div w:id="883716647">
      <w:marLeft w:val="640"/>
      <w:marRight w:val="0"/>
      <w:marTop w:val="0"/>
      <w:marBottom w:val="0"/>
      <w:divBdr>
        <w:top w:val="none" w:sz="0" w:space="0" w:color="auto"/>
        <w:left w:val="none" w:sz="0" w:space="0" w:color="auto"/>
        <w:bottom w:val="none" w:sz="0" w:space="0" w:color="auto"/>
        <w:right w:val="none" w:sz="0" w:space="0" w:color="auto"/>
      </w:divBdr>
    </w:div>
    <w:div w:id="883754878">
      <w:marLeft w:val="640"/>
      <w:marRight w:val="0"/>
      <w:marTop w:val="0"/>
      <w:marBottom w:val="0"/>
      <w:divBdr>
        <w:top w:val="none" w:sz="0" w:space="0" w:color="auto"/>
        <w:left w:val="none" w:sz="0" w:space="0" w:color="auto"/>
        <w:bottom w:val="none" w:sz="0" w:space="0" w:color="auto"/>
        <w:right w:val="none" w:sz="0" w:space="0" w:color="auto"/>
      </w:divBdr>
    </w:div>
    <w:div w:id="883755246">
      <w:marLeft w:val="640"/>
      <w:marRight w:val="0"/>
      <w:marTop w:val="0"/>
      <w:marBottom w:val="0"/>
      <w:divBdr>
        <w:top w:val="none" w:sz="0" w:space="0" w:color="auto"/>
        <w:left w:val="none" w:sz="0" w:space="0" w:color="auto"/>
        <w:bottom w:val="none" w:sz="0" w:space="0" w:color="auto"/>
        <w:right w:val="none" w:sz="0" w:space="0" w:color="auto"/>
      </w:divBdr>
    </w:div>
    <w:div w:id="883951431">
      <w:marLeft w:val="640"/>
      <w:marRight w:val="0"/>
      <w:marTop w:val="0"/>
      <w:marBottom w:val="0"/>
      <w:divBdr>
        <w:top w:val="none" w:sz="0" w:space="0" w:color="auto"/>
        <w:left w:val="none" w:sz="0" w:space="0" w:color="auto"/>
        <w:bottom w:val="none" w:sz="0" w:space="0" w:color="auto"/>
        <w:right w:val="none" w:sz="0" w:space="0" w:color="auto"/>
      </w:divBdr>
    </w:div>
    <w:div w:id="884096114">
      <w:marLeft w:val="640"/>
      <w:marRight w:val="0"/>
      <w:marTop w:val="0"/>
      <w:marBottom w:val="0"/>
      <w:divBdr>
        <w:top w:val="none" w:sz="0" w:space="0" w:color="auto"/>
        <w:left w:val="none" w:sz="0" w:space="0" w:color="auto"/>
        <w:bottom w:val="none" w:sz="0" w:space="0" w:color="auto"/>
        <w:right w:val="none" w:sz="0" w:space="0" w:color="auto"/>
      </w:divBdr>
    </w:div>
    <w:div w:id="884100489">
      <w:marLeft w:val="640"/>
      <w:marRight w:val="0"/>
      <w:marTop w:val="0"/>
      <w:marBottom w:val="0"/>
      <w:divBdr>
        <w:top w:val="none" w:sz="0" w:space="0" w:color="auto"/>
        <w:left w:val="none" w:sz="0" w:space="0" w:color="auto"/>
        <w:bottom w:val="none" w:sz="0" w:space="0" w:color="auto"/>
        <w:right w:val="none" w:sz="0" w:space="0" w:color="auto"/>
      </w:divBdr>
    </w:div>
    <w:div w:id="884171408">
      <w:marLeft w:val="640"/>
      <w:marRight w:val="0"/>
      <w:marTop w:val="0"/>
      <w:marBottom w:val="0"/>
      <w:divBdr>
        <w:top w:val="none" w:sz="0" w:space="0" w:color="auto"/>
        <w:left w:val="none" w:sz="0" w:space="0" w:color="auto"/>
        <w:bottom w:val="none" w:sz="0" w:space="0" w:color="auto"/>
        <w:right w:val="none" w:sz="0" w:space="0" w:color="auto"/>
      </w:divBdr>
    </w:div>
    <w:div w:id="884174664">
      <w:marLeft w:val="640"/>
      <w:marRight w:val="0"/>
      <w:marTop w:val="0"/>
      <w:marBottom w:val="0"/>
      <w:divBdr>
        <w:top w:val="none" w:sz="0" w:space="0" w:color="auto"/>
        <w:left w:val="none" w:sz="0" w:space="0" w:color="auto"/>
        <w:bottom w:val="none" w:sz="0" w:space="0" w:color="auto"/>
        <w:right w:val="none" w:sz="0" w:space="0" w:color="auto"/>
      </w:divBdr>
    </w:div>
    <w:div w:id="884291841">
      <w:marLeft w:val="640"/>
      <w:marRight w:val="0"/>
      <w:marTop w:val="0"/>
      <w:marBottom w:val="0"/>
      <w:divBdr>
        <w:top w:val="none" w:sz="0" w:space="0" w:color="auto"/>
        <w:left w:val="none" w:sz="0" w:space="0" w:color="auto"/>
        <w:bottom w:val="none" w:sz="0" w:space="0" w:color="auto"/>
        <w:right w:val="none" w:sz="0" w:space="0" w:color="auto"/>
      </w:divBdr>
    </w:div>
    <w:div w:id="884292995">
      <w:marLeft w:val="640"/>
      <w:marRight w:val="0"/>
      <w:marTop w:val="0"/>
      <w:marBottom w:val="0"/>
      <w:divBdr>
        <w:top w:val="none" w:sz="0" w:space="0" w:color="auto"/>
        <w:left w:val="none" w:sz="0" w:space="0" w:color="auto"/>
        <w:bottom w:val="none" w:sz="0" w:space="0" w:color="auto"/>
        <w:right w:val="none" w:sz="0" w:space="0" w:color="auto"/>
      </w:divBdr>
    </w:div>
    <w:div w:id="884409604">
      <w:marLeft w:val="640"/>
      <w:marRight w:val="0"/>
      <w:marTop w:val="0"/>
      <w:marBottom w:val="0"/>
      <w:divBdr>
        <w:top w:val="none" w:sz="0" w:space="0" w:color="auto"/>
        <w:left w:val="none" w:sz="0" w:space="0" w:color="auto"/>
        <w:bottom w:val="none" w:sz="0" w:space="0" w:color="auto"/>
        <w:right w:val="none" w:sz="0" w:space="0" w:color="auto"/>
      </w:divBdr>
    </w:div>
    <w:div w:id="884413246">
      <w:marLeft w:val="640"/>
      <w:marRight w:val="0"/>
      <w:marTop w:val="0"/>
      <w:marBottom w:val="0"/>
      <w:divBdr>
        <w:top w:val="none" w:sz="0" w:space="0" w:color="auto"/>
        <w:left w:val="none" w:sz="0" w:space="0" w:color="auto"/>
        <w:bottom w:val="none" w:sz="0" w:space="0" w:color="auto"/>
        <w:right w:val="none" w:sz="0" w:space="0" w:color="auto"/>
      </w:divBdr>
    </w:div>
    <w:div w:id="884564522">
      <w:marLeft w:val="640"/>
      <w:marRight w:val="0"/>
      <w:marTop w:val="0"/>
      <w:marBottom w:val="0"/>
      <w:divBdr>
        <w:top w:val="none" w:sz="0" w:space="0" w:color="auto"/>
        <w:left w:val="none" w:sz="0" w:space="0" w:color="auto"/>
        <w:bottom w:val="none" w:sz="0" w:space="0" w:color="auto"/>
        <w:right w:val="none" w:sz="0" w:space="0" w:color="auto"/>
      </w:divBdr>
    </w:div>
    <w:div w:id="884606255">
      <w:marLeft w:val="480"/>
      <w:marRight w:val="0"/>
      <w:marTop w:val="0"/>
      <w:marBottom w:val="0"/>
      <w:divBdr>
        <w:top w:val="none" w:sz="0" w:space="0" w:color="auto"/>
        <w:left w:val="none" w:sz="0" w:space="0" w:color="auto"/>
        <w:bottom w:val="none" w:sz="0" w:space="0" w:color="auto"/>
        <w:right w:val="none" w:sz="0" w:space="0" w:color="auto"/>
      </w:divBdr>
    </w:div>
    <w:div w:id="884681630">
      <w:marLeft w:val="640"/>
      <w:marRight w:val="0"/>
      <w:marTop w:val="0"/>
      <w:marBottom w:val="0"/>
      <w:divBdr>
        <w:top w:val="none" w:sz="0" w:space="0" w:color="auto"/>
        <w:left w:val="none" w:sz="0" w:space="0" w:color="auto"/>
        <w:bottom w:val="none" w:sz="0" w:space="0" w:color="auto"/>
        <w:right w:val="none" w:sz="0" w:space="0" w:color="auto"/>
      </w:divBdr>
    </w:div>
    <w:div w:id="884685118">
      <w:marLeft w:val="640"/>
      <w:marRight w:val="0"/>
      <w:marTop w:val="0"/>
      <w:marBottom w:val="0"/>
      <w:divBdr>
        <w:top w:val="none" w:sz="0" w:space="0" w:color="auto"/>
        <w:left w:val="none" w:sz="0" w:space="0" w:color="auto"/>
        <w:bottom w:val="none" w:sz="0" w:space="0" w:color="auto"/>
        <w:right w:val="none" w:sz="0" w:space="0" w:color="auto"/>
      </w:divBdr>
    </w:div>
    <w:div w:id="884685409">
      <w:marLeft w:val="640"/>
      <w:marRight w:val="0"/>
      <w:marTop w:val="0"/>
      <w:marBottom w:val="0"/>
      <w:divBdr>
        <w:top w:val="none" w:sz="0" w:space="0" w:color="auto"/>
        <w:left w:val="none" w:sz="0" w:space="0" w:color="auto"/>
        <w:bottom w:val="none" w:sz="0" w:space="0" w:color="auto"/>
        <w:right w:val="none" w:sz="0" w:space="0" w:color="auto"/>
      </w:divBdr>
    </w:div>
    <w:div w:id="884831753">
      <w:marLeft w:val="640"/>
      <w:marRight w:val="0"/>
      <w:marTop w:val="0"/>
      <w:marBottom w:val="0"/>
      <w:divBdr>
        <w:top w:val="none" w:sz="0" w:space="0" w:color="auto"/>
        <w:left w:val="none" w:sz="0" w:space="0" w:color="auto"/>
        <w:bottom w:val="none" w:sz="0" w:space="0" w:color="auto"/>
        <w:right w:val="none" w:sz="0" w:space="0" w:color="auto"/>
      </w:divBdr>
    </w:div>
    <w:div w:id="884869826">
      <w:marLeft w:val="640"/>
      <w:marRight w:val="0"/>
      <w:marTop w:val="0"/>
      <w:marBottom w:val="0"/>
      <w:divBdr>
        <w:top w:val="none" w:sz="0" w:space="0" w:color="auto"/>
        <w:left w:val="none" w:sz="0" w:space="0" w:color="auto"/>
        <w:bottom w:val="none" w:sz="0" w:space="0" w:color="auto"/>
        <w:right w:val="none" w:sz="0" w:space="0" w:color="auto"/>
      </w:divBdr>
    </w:div>
    <w:div w:id="884873005">
      <w:marLeft w:val="640"/>
      <w:marRight w:val="0"/>
      <w:marTop w:val="0"/>
      <w:marBottom w:val="0"/>
      <w:divBdr>
        <w:top w:val="none" w:sz="0" w:space="0" w:color="auto"/>
        <w:left w:val="none" w:sz="0" w:space="0" w:color="auto"/>
        <w:bottom w:val="none" w:sz="0" w:space="0" w:color="auto"/>
        <w:right w:val="none" w:sz="0" w:space="0" w:color="auto"/>
      </w:divBdr>
    </w:div>
    <w:div w:id="884951709">
      <w:marLeft w:val="640"/>
      <w:marRight w:val="0"/>
      <w:marTop w:val="0"/>
      <w:marBottom w:val="0"/>
      <w:divBdr>
        <w:top w:val="none" w:sz="0" w:space="0" w:color="auto"/>
        <w:left w:val="none" w:sz="0" w:space="0" w:color="auto"/>
        <w:bottom w:val="none" w:sz="0" w:space="0" w:color="auto"/>
        <w:right w:val="none" w:sz="0" w:space="0" w:color="auto"/>
      </w:divBdr>
    </w:div>
    <w:div w:id="885023193">
      <w:marLeft w:val="640"/>
      <w:marRight w:val="0"/>
      <w:marTop w:val="0"/>
      <w:marBottom w:val="0"/>
      <w:divBdr>
        <w:top w:val="none" w:sz="0" w:space="0" w:color="auto"/>
        <w:left w:val="none" w:sz="0" w:space="0" w:color="auto"/>
        <w:bottom w:val="none" w:sz="0" w:space="0" w:color="auto"/>
        <w:right w:val="none" w:sz="0" w:space="0" w:color="auto"/>
      </w:divBdr>
    </w:div>
    <w:div w:id="885069194">
      <w:marLeft w:val="640"/>
      <w:marRight w:val="0"/>
      <w:marTop w:val="0"/>
      <w:marBottom w:val="0"/>
      <w:divBdr>
        <w:top w:val="none" w:sz="0" w:space="0" w:color="auto"/>
        <w:left w:val="none" w:sz="0" w:space="0" w:color="auto"/>
        <w:bottom w:val="none" w:sz="0" w:space="0" w:color="auto"/>
        <w:right w:val="none" w:sz="0" w:space="0" w:color="auto"/>
      </w:divBdr>
    </w:div>
    <w:div w:id="885292874">
      <w:marLeft w:val="640"/>
      <w:marRight w:val="0"/>
      <w:marTop w:val="0"/>
      <w:marBottom w:val="0"/>
      <w:divBdr>
        <w:top w:val="none" w:sz="0" w:space="0" w:color="auto"/>
        <w:left w:val="none" w:sz="0" w:space="0" w:color="auto"/>
        <w:bottom w:val="none" w:sz="0" w:space="0" w:color="auto"/>
        <w:right w:val="none" w:sz="0" w:space="0" w:color="auto"/>
      </w:divBdr>
    </w:div>
    <w:div w:id="885414654">
      <w:marLeft w:val="640"/>
      <w:marRight w:val="0"/>
      <w:marTop w:val="0"/>
      <w:marBottom w:val="0"/>
      <w:divBdr>
        <w:top w:val="none" w:sz="0" w:space="0" w:color="auto"/>
        <w:left w:val="none" w:sz="0" w:space="0" w:color="auto"/>
        <w:bottom w:val="none" w:sz="0" w:space="0" w:color="auto"/>
        <w:right w:val="none" w:sz="0" w:space="0" w:color="auto"/>
      </w:divBdr>
    </w:div>
    <w:div w:id="885481861">
      <w:marLeft w:val="640"/>
      <w:marRight w:val="0"/>
      <w:marTop w:val="0"/>
      <w:marBottom w:val="0"/>
      <w:divBdr>
        <w:top w:val="none" w:sz="0" w:space="0" w:color="auto"/>
        <w:left w:val="none" w:sz="0" w:space="0" w:color="auto"/>
        <w:bottom w:val="none" w:sz="0" w:space="0" w:color="auto"/>
        <w:right w:val="none" w:sz="0" w:space="0" w:color="auto"/>
      </w:divBdr>
    </w:div>
    <w:div w:id="885484751">
      <w:marLeft w:val="640"/>
      <w:marRight w:val="0"/>
      <w:marTop w:val="0"/>
      <w:marBottom w:val="0"/>
      <w:divBdr>
        <w:top w:val="none" w:sz="0" w:space="0" w:color="auto"/>
        <w:left w:val="none" w:sz="0" w:space="0" w:color="auto"/>
        <w:bottom w:val="none" w:sz="0" w:space="0" w:color="auto"/>
        <w:right w:val="none" w:sz="0" w:space="0" w:color="auto"/>
      </w:divBdr>
    </w:div>
    <w:div w:id="885488083">
      <w:marLeft w:val="640"/>
      <w:marRight w:val="0"/>
      <w:marTop w:val="0"/>
      <w:marBottom w:val="0"/>
      <w:divBdr>
        <w:top w:val="none" w:sz="0" w:space="0" w:color="auto"/>
        <w:left w:val="none" w:sz="0" w:space="0" w:color="auto"/>
        <w:bottom w:val="none" w:sz="0" w:space="0" w:color="auto"/>
        <w:right w:val="none" w:sz="0" w:space="0" w:color="auto"/>
      </w:divBdr>
    </w:div>
    <w:div w:id="885489231">
      <w:marLeft w:val="640"/>
      <w:marRight w:val="0"/>
      <w:marTop w:val="0"/>
      <w:marBottom w:val="0"/>
      <w:divBdr>
        <w:top w:val="none" w:sz="0" w:space="0" w:color="auto"/>
        <w:left w:val="none" w:sz="0" w:space="0" w:color="auto"/>
        <w:bottom w:val="none" w:sz="0" w:space="0" w:color="auto"/>
        <w:right w:val="none" w:sz="0" w:space="0" w:color="auto"/>
      </w:divBdr>
    </w:div>
    <w:div w:id="885530812">
      <w:marLeft w:val="640"/>
      <w:marRight w:val="0"/>
      <w:marTop w:val="0"/>
      <w:marBottom w:val="0"/>
      <w:divBdr>
        <w:top w:val="none" w:sz="0" w:space="0" w:color="auto"/>
        <w:left w:val="none" w:sz="0" w:space="0" w:color="auto"/>
        <w:bottom w:val="none" w:sz="0" w:space="0" w:color="auto"/>
        <w:right w:val="none" w:sz="0" w:space="0" w:color="auto"/>
      </w:divBdr>
    </w:div>
    <w:div w:id="885602095">
      <w:marLeft w:val="640"/>
      <w:marRight w:val="0"/>
      <w:marTop w:val="0"/>
      <w:marBottom w:val="0"/>
      <w:divBdr>
        <w:top w:val="none" w:sz="0" w:space="0" w:color="auto"/>
        <w:left w:val="none" w:sz="0" w:space="0" w:color="auto"/>
        <w:bottom w:val="none" w:sz="0" w:space="0" w:color="auto"/>
        <w:right w:val="none" w:sz="0" w:space="0" w:color="auto"/>
      </w:divBdr>
    </w:div>
    <w:div w:id="885676982">
      <w:marLeft w:val="640"/>
      <w:marRight w:val="0"/>
      <w:marTop w:val="0"/>
      <w:marBottom w:val="0"/>
      <w:divBdr>
        <w:top w:val="none" w:sz="0" w:space="0" w:color="auto"/>
        <w:left w:val="none" w:sz="0" w:space="0" w:color="auto"/>
        <w:bottom w:val="none" w:sz="0" w:space="0" w:color="auto"/>
        <w:right w:val="none" w:sz="0" w:space="0" w:color="auto"/>
      </w:divBdr>
    </w:div>
    <w:div w:id="885677305">
      <w:marLeft w:val="640"/>
      <w:marRight w:val="0"/>
      <w:marTop w:val="0"/>
      <w:marBottom w:val="0"/>
      <w:divBdr>
        <w:top w:val="none" w:sz="0" w:space="0" w:color="auto"/>
        <w:left w:val="none" w:sz="0" w:space="0" w:color="auto"/>
        <w:bottom w:val="none" w:sz="0" w:space="0" w:color="auto"/>
        <w:right w:val="none" w:sz="0" w:space="0" w:color="auto"/>
      </w:divBdr>
    </w:div>
    <w:div w:id="885678157">
      <w:marLeft w:val="640"/>
      <w:marRight w:val="0"/>
      <w:marTop w:val="0"/>
      <w:marBottom w:val="0"/>
      <w:divBdr>
        <w:top w:val="none" w:sz="0" w:space="0" w:color="auto"/>
        <w:left w:val="none" w:sz="0" w:space="0" w:color="auto"/>
        <w:bottom w:val="none" w:sz="0" w:space="0" w:color="auto"/>
        <w:right w:val="none" w:sz="0" w:space="0" w:color="auto"/>
      </w:divBdr>
    </w:div>
    <w:div w:id="885726740">
      <w:marLeft w:val="640"/>
      <w:marRight w:val="0"/>
      <w:marTop w:val="0"/>
      <w:marBottom w:val="0"/>
      <w:divBdr>
        <w:top w:val="none" w:sz="0" w:space="0" w:color="auto"/>
        <w:left w:val="none" w:sz="0" w:space="0" w:color="auto"/>
        <w:bottom w:val="none" w:sz="0" w:space="0" w:color="auto"/>
        <w:right w:val="none" w:sz="0" w:space="0" w:color="auto"/>
      </w:divBdr>
    </w:div>
    <w:div w:id="885800831">
      <w:marLeft w:val="640"/>
      <w:marRight w:val="0"/>
      <w:marTop w:val="0"/>
      <w:marBottom w:val="0"/>
      <w:divBdr>
        <w:top w:val="none" w:sz="0" w:space="0" w:color="auto"/>
        <w:left w:val="none" w:sz="0" w:space="0" w:color="auto"/>
        <w:bottom w:val="none" w:sz="0" w:space="0" w:color="auto"/>
        <w:right w:val="none" w:sz="0" w:space="0" w:color="auto"/>
      </w:divBdr>
    </w:div>
    <w:div w:id="885873977">
      <w:marLeft w:val="640"/>
      <w:marRight w:val="0"/>
      <w:marTop w:val="0"/>
      <w:marBottom w:val="0"/>
      <w:divBdr>
        <w:top w:val="none" w:sz="0" w:space="0" w:color="auto"/>
        <w:left w:val="none" w:sz="0" w:space="0" w:color="auto"/>
        <w:bottom w:val="none" w:sz="0" w:space="0" w:color="auto"/>
        <w:right w:val="none" w:sz="0" w:space="0" w:color="auto"/>
      </w:divBdr>
    </w:div>
    <w:div w:id="885947586">
      <w:marLeft w:val="640"/>
      <w:marRight w:val="0"/>
      <w:marTop w:val="0"/>
      <w:marBottom w:val="0"/>
      <w:divBdr>
        <w:top w:val="none" w:sz="0" w:space="0" w:color="auto"/>
        <w:left w:val="none" w:sz="0" w:space="0" w:color="auto"/>
        <w:bottom w:val="none" w:sz="0" w:space="0" w:color="auto"/>
        <w:right w:val="none" w:sz="0" w:space="0" w:color="auto"/>
      </w:divBdr>
    </w:div>
    <w:div w:id="885986528">
      <w:marLeft w:val="640"/>
      <w:marRight w:val="0"/>
      <w:marTop w:val="0"/>
      <w:marBottom w:val="0"/>
      <w:divBdr>
        <w:top w:val="none" w:sz="0" w:space="0" w:color="auto"/>
        <w:left w:val="none" w:sz="0" w:space="0" w:color="auto"/>
        <w:bottom w:val="none" w:sz="0" w:space="0" w:color="auto"/>
        <w:right w:val="none" w:sz="0" w:space="0" w:color="auto"/>
      </w:divBdr>
    </w:div>
    <w:div w:id="886062929">
      <w:marLeft w:val="640"/>
      <w:marRight w:val="0"/>
      <w:marTop w:val="0"/>
      <w:marBottom w:val="0"/>
      <w:divBdr>
        <w:top w:val="none" w:sz="0" w:space="0" w:color="auto"/>
        <w:left w:val="none" w:sz="0" w:space="0" w:color="auto"/>
        <w:bottom w:val="none" w:sz="0" w:space="0" w:color="auto"/>
        <w:right w:val="none" w:sz="0" w:space="0" w:color="auto"/>
      </w:divBdr>
    </w:div>
    <w:div w:id="886066650">
      <w:marLeft w:val="640"/>
      <w:marRight w:val="0"/>
      <w:marTop w:val="0"/>
      <w:marBottom w:val="0"/>
      <w:divBdr>
        <w:top w:val="none" w:sz="0" w:space="0" w:color="auto"/>
        <w:left w:val="none" w:sz="0" w:space="0" w:color="auto"/>
        <w:bottom w:val="none" w:sz="0" w:space="0" w:color="auto"/>
        <w:right w:val="none" w:sz="0" w:space="0" w:color="auto"/>
      </w:divBdr>
    </w:div>
    <w:div w:id="886138700">
      <w:marLeft w:val="640"/>
      <w:marRight w:val="0"/>
      <w:marTop w:val="0"/>
      <w:marBottom w:val="0"/>
      <w:divBdr>
        <w:top w:val="none" w:sz="0" w:space="0" w:color="auto"/>
        <w:left w:val="none" w:sz="0" w:space="0" w:color="auto"/>
        <w:bottom w:val="none" w:sz="0" w:space="0" w:color="auto"/>
        <w:right w:val="none" w:sz="0" w:space="0" w:color="auto"/>
      </w:divBdr>
    </w:div>
    <w:div w:id="886138980">
      <w:marLeft w:val="640"/>
      <w:marRight w:val="0"/>
      <w:marTop w:val="0"/>
      <w:marBottom w:val="0"/>
      <w:divBdr>
        <w:top w:val="none" w:sz="0" w:space="0" w:color="auto"/>
        <w:left w:val="none" w:sz="0" w:space="0" w:color="auto"/>
        <w:bottom w:val="none" w:sz="0" w:space="0" w:color="auto"/>
        <w:right w:val="none" w:sz="0" w:space="0" w:color="auto"/>
      </w:divBdr>
    </w:div>
    <w:div w:id="886139825">
      <w:marLeft w:val="640"/>
      <w:marRight w:val="0"/>
      <w:marTop w:val="0"/>
      <w:marBottom w:val="0"/>
      <w:divBdr>
        <w:top w:val="none" w:sz="0" w:space="0" w:color="auto"/>
        <w:left w:val="none" w:sz="0" w:space="0" w:color="auto"/>
        <w:bottom w:val="none" w:sz="0" w:space="0" w:color="auto"/>
        <w:right w:val="none" w:sz="0" w:space="0" w:color="auto"/>
      </w:divBdr>
    </w:div>
    <w:div w:id="886333072">
      <w:marLeft w:val="640"/>
      <w:marRight w:val="0"/>
      <w:marTop w:val="0"/>
      <w:marBottom w:val="0"/>
      <w:divBdr>
        <w:top w:val="none" w:sz="0" w:space="0" w:color="auto"/>
        <w:left w:val="none" w:sz="0" w:space="0" w:color="auto"/>
        <w:bottom w:val="none" w:sz="0" w:space="0" w:color="auto"/>
        <w:right w:val="none" w:sz="0" w:space="0" w:color="auto"/>
      </w:divBdr>
    </w:div>
    <w:div w:id="886377110">
      <w:marLeft w:val="640"/>
      <w:marRight w:val="0"/>
      <w:marTop w:val="0"/>
      <w:marBottom w:val="0"/>
      <w:divBdr>
        <w:top w:val="none" w:sz="0" w:space="0" w:color="auto"/>
        <w:left w:val="none" w:sz="0" w:space="0" w:color="auto"/>
        <w:bottom w:val="none" w:sz="0" w:space="0" w:color="auto"/>
        <w:right w:val="none" w:sz="0" w:space="0" w:color="auto"/>
      </w:divBdr>
    </w:div>
    <w:div w:id="886378635">
      <w:marLeft w:val="640"/>
      <w:marRight w:val="0"/>
      <w:marTop w:val="0"/>
      <w:marBottom w:val="0"/>
      <w:divBdr>
        <w:top w:val="none" w:sz="0" w:space="0" w:color="auto"/>
        <w:left w:val="none" w:sz="0" w:space="0" w:color="auto"/>
        <w:bottom w:val="none" w:sz="0" w:space="0" w:color="auto"/>
        <w:right w:val="none" w:sz="0" w:space="0" w:color="auto"/>
      </w:divBdr>
    </w:div>
    <w:div w:id="886381480">
      <w:marLeft w:val="640"/>
      <w:marRight w:val="0"/>
      <w:marTop w:val="0"/>
      <w:marBottom w:val="0"/>
      <w:divBdr>
        <w:top w:val="none" w:sz="0" w:space="0" w:color="auto"/>
        <w:left w:val="none" w:sz="0" w:space="0" w:color="auto"/>
        <w:bottom w:val="none" w:sz="0" w:space="0" w:color="auto"/>
        <w:right w:val="none" w:sz="0" w:space="0" w:color="auto"/>
      </w:divBdr>
    </w:div>
    <w:div w:id="886406976">
      <w:marLeft w:val="640"/>
      <w:marRight w:val="0"/>
      <w:marTop w:val="0"/>
      <w:marBottom w:val="0"/>
      <w:divBdr>
        <w:top w:val="none" w:sz="0" w:space="0" w:color="auto"/>
        <w:left w:val="none" w:sz="0" w:space="0" w:color="auto"/>
        <w:bottom w:val="none" w:sz="0" w:space="0" w:color="auto"/>
        <w:right w:val="none" w:sz="0" w:space="0" w:color="auto"/>
      </w:divBdr>
    </w:div>
    <w:div w:id="886603312">
      <w:marLeft w:val="640"/>
      <w:marRight w:val="0"/>
      <w:marTop w:val="0"/>
      <w:marBottom w:val="0"/>
      <w:divBdr>
        <w:top w:val="none" w:sz="0" w:space="0" w:color="auto"/>
        <w:left w:val="none" w:sz="0" w:space="0" w:color="auto"/>
        <w:bottom w:val="none" w:sz="0" w:space="0" w:color="auto"/>
        <w:right w:val="none" w:sz="0" w:space="0" w:color="auto"/>
      </w:divBdr>
    </w:div>
    <w:div w:id="886647483">
      <w:marLeft w:val="640"/>
      <w:marRight w:val="0"/>
      <w:marTop w:val="0"/>
      <w:marBottom w:val="0"/>
      <w:divBdr>
        <w:top w:val="none" w:sz="0" w:space="0" w:color="auto"/>
        <w:left w:val="none" w:sz="0" w:space="0" w:color="auto"/>
        <w:bottom w:val="none" w:sz="0" w:space="0" w:color="auto"/>
        <w:right w:val="none" w:sz="0" w:space="0" w:color="auto"/>
      </w:divBdr>
    </w:div>
    <w:div w:id="886723140">
      <w:marLeft w:val="640"/>
      <w:marRight w:val="0"/>
      <w:marTop w:val="0"/>
      <w:marBottom w:val="0"/>
      <w:divBdr>
        <w:top w:val="none" w:sz="0" w:space="0" w:color="auto"/>
        <w:left w:val="none" w:sz="0" w:space="0" w:color="auto"/>
        <w:bottom w:val="none" w:sz="0" w:space="0" w:color="auto"/>
        <w:right w:val="none" w:sz="0" w:space="0" w:color="auto"/>
      </w:divBdr>
    </w:div>
    <w:div w:id="886794541">
      <w:marLeft w:val="640"/>
      <w:marRight w:val="0"/>
      <w:marTop w:val="0"/>
      <w:marBottom w:val="0"/>
      <w:divBdr>
        <w:top w:val="none" w:sz="0" w:space="0" w:color="auto"/>
        <w:left w:val="none" w:sz="0" w:space="0" w:color="auto"/>
        <w:bottom w:val="none" w:sz="0" w:space="0" w:color="auto"/>
        <w:right w:val="none" w:sz="0" w:space="0" w:color="auto"/>
      </w:divBdr>
    </w:div>
    <w:div w:id="886913190">
      <w:marLeft w:val="640"/>
      <w:marRight w:val="0"/>
      <w:marTop w:val="0"/>
      <w:marBottom w:val="0"/>
      <w:divBdr>
        <w:top w:val="none" w:sz="0" w:space="0" w:color="auto"/>
        <w:left w:val="none" w:sz="0" w:space="0" w:color="auto"/>
        <w:bottom w:val="none" w:sz="0" w:space="0" w:color="auto"/>
        <w:right w:val="none" w:sz="0" w:space="0" w:color="auto"/>
      </w:divBdr>
    </w:div>
    <w:div w:id="886915007">
      <w:marLeft w:val="640"/>
      <w:marRight w:val="0"/>
      <w:marTop w:val="0"/>
      <w:marBottom w:val="0"/>
      <w:divBdr>
        <w:top w:val="none" w:sz="0" w:space="0" w:color="auto"/>
        <w:left w:val="none" w:sz="0" w:space="0" w:color="auto"/>
        <w:bottom w:val="none" w:sz="0" w:space="0" w:color="auto"/>
        <w:right w:val="none" w:sz="0" w:space="0" w:color="auto"/>
      </w:divBdr>
    </w:div>
    <w:div w:id="886917250">
      <w:marLeft w:val="640"/>
      <w:marRight w:val="0"/>
      <w:marTop w:val="0"/>
      <w:marBottom w:val="0"/>
      <w:divBdr>
        <w:top w:val="none" w:sz="0" w:space="0" w:color="auto"/>
        <w:left w:val="none" w:sz="0" w:space="0" w:color="auto"/>
        <w:bottom w:val="none" w:sz="0" w:space="0" w:color="auto"/>
        <w:right w:val="none" w:sz="0" w:space="0" w:color="auto"/>
      </w:divBdr>
    </w:div>
    <w:div w:id="887032057">
      <w:marLeft w:val="640"/>
      <w:marRight w:val="0"/>
      <w:marTop w:val="0"/>
      <w:marBottom w:val="0"/>
      <w:divBdr>
        <w:top w:val="none" w:sz="0" w:space="0" w:color="auto"/>
        <w:left w:val="none" w:sz="0" w:space="0" w:color="auto"/>
        <w:bottom w:val="none" w:sz="0" w:space="0" w:color="auto"/>
        <w:right w:val="none" w:sz="0" w:space="0" w:color="auto"/>
      </w:divBdr>
    </w:div>
    <w:div w:id="887032261">
      <w:marLeft w:val="640"/>
      <w:marRight w:val="0"/>
      <w:marTop w:val="0"/>
      <w:marBottom w:val="0"/>
      <w:divBdr>
        <w:top w:val="none" w:sz="0" w:space="0" w:color="auto"/>
        <w:left w:val="none" w:sz="0" w:space="0" w:color="auto"/>
        <w:bottom w:val="none" w:sz="0" w:space="0" w:color="auto"/>
        <w:right w:val="none" w:sz="0" w:space="0" w:color="auto"/>
      </w:divBdr>
    </w:div>
    <w:div w:id="887033420">
      <w:marLeft w:val="640"/>
      <w:marRight w:val="0"/>
      <w:marTop w:val="0"/>
      <w:marBottom w:val="0"/>
      <w:divBdr>
        <w:top w:val="none" w:sz="0" w:space="0" w:color="auto"/>
        <w:left w:val="none" w:sz="0" w:space="0" w:color="auto"/>
        <w:bottom w:val="none" w:sz="0" w:space="0" w:color="auto"/>
        <w:right w:val="none" w:sz="0" w:space="0" w:color="auto"/>
      </w:divBdr>
    </w:div>
    <w:div w:id="887035201">
      <w:marLeft w:val="640"/>
      <w:marRight w:val="0"/>
      <w:marTop w:val="0"/>
      <w:marBottom w:val="0"/>
      <w:divBdr>
        <w:top w:val="none" w:sz="0" w:space="0" w:color="auto"/>
        <w:left w:val="none" w:sz="0" w:space="0" w:color="auto"/>
        <w:bottom w:val="none" w:sz="0" w:space="0" w:color="auto"/>
        <w:right w:val="none" w:sz="0" w:space="0" w:color="auto"/>
      </w:divBdr>
    </w:div>
    <w:div w:id="887376538">
      <w:marLeft w:val="640"/>
      <w:marRight w:val="0"/>
      <w:marTop w:val="0"/>
      <w:marBottom w:val="0"/>
      <w:divBdr>
        <w:top w:val="none" w:sz="0" w:space="0" w:color="auto"/>
        <w:left w:val="none" w:sz="0" w:space="0" w:color="auto"/>
        <w:bottom w:val="none" w:sz="0" w:space="0" w:color="auto"/>
        <w:right w:val="none" w:sz="0" w:space="0" w:color="auto"/>
      </w:divBdr>
    </w:div>
    <w:div w:id="887451942">
      <w:marLeft w:val="640"/>
      <w:marRight w:val="0"/>
      <w:marTop w:val="0"/>
      <w:marBottom w:val="0"/>
      <w:divBdr>
        <w:top w:val="none" w:sz="0" w:space="0" w:color="auto"/>
        <w:left w:val="none" w:sz="0" w:space="0" w:color="auto"/>
        <w:bottom w:val="none" w:sz="0" w:space="0" w:color="auto"/>
        <w:right w:val="none" w:sz="0" w:space="0" w:color="auto"/>
      </w:divBdr>
    </w:div>
    <w:div w:id="887688628">
      <w:marLeft w:val="640"/>
      <w:marRight w:val="0"/>
      <w:marTop w:val="0"/>
      <w:marBottom w:val="0"/>
      <w:divBdr>
        <w:top w:val="none" w:sz="0" w:space="0" w:color="auto"/>
        <w:left w:val="none" w:sz="0" w:space="0" w:color="auto"/>
        <w:bottom w:val="none" w:sz="0" w:space="0" w:color="auto"/>
        <w:right w:val="none" w:sz="0" w:space="0" w:color="auto"/>
      </w:divBdr>
    </w:div>
    <w:div w:id="887691683">
      <w:marLeft w:val="640"/>
      <w:marRight w:val="0"/>
      <w:marTop w:val="0"/>
      <w:marBottom w:val="0"/>
      <w:divBdr>
        <w:top w:val="none" w:sz="0" w:space="0" w:color="auto"/>
        <w:left w:val="none" w:sz="0" w:space="0" w:color="auto"/>
        <w:bottom w:val="none" w:sz="0" w:space="0" w:color="auto"/>
        <w:right w:val="none" w:sz="0" w:space="0" w:color="auto"/>
      </w:divBdr>
    </w:div>
    <w:div w:id="887837530">
      <w:marLeft w:val="640"/>
      <w:marRight w:val="0"/>
      <w:marTop w:val="0"/>
      <w:marBottom w:val="0"/>
      <w:divBdr>
        <w:top w:val="none" w:sz="0" w:space="0" w:color="auto"/>
        <w:left w:val="none" w:sz="0" w:space="0" w:color="auto"/>
        <w:bottom w:val="none" w:sz="0" w:space="0" w:color="auto"/>
        <w:right w:val="none" w:sz="0" w:space="0" w:color="auto"/>
      </w:divBdr>
    </w:div>
    <w:div w:id="887842596">
      <w:marLeft w:val="640"/>
      <w:marRight w:val="0"/>
      <w:marTop w:val="0"/>
      <w:marBottom w:val="0"/>
      <w:divBdr>
        <w:top w:val="none" w:sz="0" w:space="0" w:color="auto"/>
        <w:left w:val="none" w:sz="0" w:space="0" w:color="auto"/>
        <w:bottom w:val="none" w:sz="0" w:space="0" w:color="auto"/>
        <w:right w:val="none" w:sz="0" w:space="0" w:color="auto"/>
      </w:divBdr>
    </w:div>
    <w:div w:id="887910918">
      <w:marLeft w:val="640"/>
      <w:marRight w:val="0"/>
      <w:marTop w:val="0"/>
      <w:marBottom w:val="0"/>
      <w:divBdr>
        <w:top w:val="none" w:sz="0" w:space="0" w:color="auto"/>
        <w:left w:val="none" w:sz="0" w:space="0" w:color="auto"/>
        <w:bottom w:val="none" w:sz="0" w:space="0" w:color="auto"/>
        <w:right w:val="none" w:sz="0" w:space="0" w:color="auto"/>
      </w:divBdr>
    </w:div>
    <w:div w:id="887913537">
      <w:marLeft w:val="640"/>
      <w:marRight w:val="0"/>
      <w:marTop w:val="0"/>
      <w:marBottom w:val="0"/>
      <w:divBdr>
        <w:top w:val="none" w:sz="0" w:space="0" w:color="auto"/>
        <w:left w:val="none" w:sz="0" w:space="0" w:color="auto"/>
        <w:bottom w:val="none" w:sz="0" w:space="0" w:color="auto"/>
        <w:right w:val="none" w:sz="0" w:space="0" w:color="auto"/>
      </w:divBdr>
    </w:div>
    <w:div w:id="887960537">
      <w:marLeft w:val="640"/>
      <w:marRight w:val="0"/>
      <w:marTop w:val="0"/>
      <w:marBottom w:val="0"/>
      <w:divBdr>
        <w:top w:val="none" w:sz="0" w:space="0" w:color="auto"/>
        <w:left w:val="none" w:sz="0" w:space="0" w:color="auto"/>
        <w:bottom w:val="none" w:sz="0" w:space="0" w:color="auto"/>
        <w:right w:val="none" w:sz="0" w:space="0" w:color="auto"/>
      </w:divBdr>
    </w:div>
    <w:div w:id="888103220">
      <w:marLeft w:val="640"/>
      <w:marRight w:val="0"/>
      <w:marTop w:val="0"/>
      <w:marBottom w:val="0"/>
      <w:divBdr>
        <w:top w:val="none" w:sz="0" w:space="0" w:color="auto"/>
        <w:left w:val="none" w:sz="0" w:space="0" w:color="auto"/>
        <w:bottom w:val="none" w:sz="0" w:space="0" w:color="auto"/>
        <w:right w:val="none" w:sz="0" w:space="0" w:color="auto"/>
      </w:divBdr>
    </w:div>
    <w:div w:id="888110011">
      <w:marLeft w:val="640"/>
      <w:marRight w:val="0"/>
      <w:marTop w:val="0"/>
      <w:marBottom w:val="0"/>
      <w:divBdr>
        <w:top w:val="none" w:sz="0" w:space="0" w:color="auto"/>
        <w:left w:val="none" w:sz="0" w:space="0" w:color="auto"/>
        <w:bottom w:val="none" w:sz="0" w:space="0" w:color="auto"/>
        <w:right w:val="none" w:sz="0" w:space="0" w:color="auto"/>
      </w:divBdr>
    </w:div>
    <w:div w:id="888110179">
      <w:marLeft w:val="640"/>
      <w:marRight w:val="0"/>
      <w:marTop w:val="0"/>
      <w:marBottom w:val="0"/>
      <w:divBdr>
        <w:top w:val="none" w:sz="0" w:space="0" w:color="auto"/>
        <w:left w:val="none" w:sz="0" w:space="0" w:color="auto"/>
        <w:bottom w:val="none" w:sz="0" w:space="0" w:color="auto"/>
        <w:right w:val="none" w:sz="0" w:space="0" w:color="auto"/>
      </w:divBdr>
    </w:div>
    <w:div w:id="888147040">
      <w:marLeft w:val="640"/>
      <w:marRight w:val="0"/>
      <w:marTop w:val="0"/>
      <w:marBottom w:val="0"/>
      <w:divBdr>
        <w:top w:val="none" w:sz="0" w:space="0" w:color="auto"/>
        <w:left w:val="none" w:sz="0" w:space="0" w:color="auto"/>
        <w:bottom w:val="none" w:sz="0" w:space="0" w:color="auto"/>
        <w:right w:val="none" w:sz="0" w:space="0" w:color="auto"/>
      </w:divBdr>
    </w:div>
    <w:div w:id="888148449">
      <w:marLeft w:val="640"/>
      <w:marRight w:val="0"/>
      <w:marTop w:val="0"/>
      <w:marBottom w:val="0"/>
      <w:divBdr>
        <w:top w:val="none" w:sz="0" w:space="0" w:color="auto"/>
        <w:left w:val="none" w:sz="0" w:space="0" w:color="auto"/>
        <w:bottom w:val="none" w:sz="0" w:space="0" w:color="auto"/>
        <w:right w:val="none" w:sz="0" w:space="0" w:color="auto"/>
      </w:divBdr>
    </w:div>
    <w:div w:id="888297155">
      <w:marLeft w:val="640"/>
      <w:marRight w:val="0"/>
      <w:marTop w:val="0"/>
      <w:marBottom w:val="0"/>
      <w:divBdr>
        <w:top w:val="none" w:sz="0" w:space="0" w:color="auto"/>
        <w:left w:val="none" w:sz="0" w:space="0" w:color="auto"/>
        <w:bottom w:val="none" w:sz="0" w:space="0" w:color="auto"/>
        <w:right w:val="none" w:sz="0" w:space="0" w:color="auto"/>
      </w:divBdr>
    </w:div>
    <w:div w:id="888303083">
      <w:marLeft w:val="640"/>
      <w:marRight w:val="0"/>
      <w:marTop w:val="0"/>
      <w:marBottom w:val="0"/>
      <w:divBdr>
        <w:top w:val="none" w:sz="0" w:space="0" w:color="auto"/>
        <w:left w:val="none" w:sz="0" w:space="0" w:color="auto"/>
        <w:bottom w:val="none" w:sz="0" w:space="0" w:color="auto"/>
        <w:right w:val="none" w:sz="0" w:space="0" w:color="auto"/>
      </w:divBdr>
    </w:div>
    <w:div w:id="888342861">
      <w:marLeft w:val="640"/>
      <w:marRight w:val="0"/>
      <w:marTop w:val="0"/>
      <w:marBottom w:val="0"/>
      <w:divBdr>
        <w:top w:val="none" w:sz="0" w:space="0" w:color="auto"/>
        <w:left w:val="none" w:sz="0" w:space="0" w:color="auto"/>
        <w:bottom w:val="none" w:sz="0" w:space="0" w:color="auto"/>
        <w:right w:val="none" w:sz="0" w:space="0" w:color="auto"/>
      </w:divBdr>
    </w:div>
    <w:div w:id="888423592">
      <w:marLeft w:val="640"/>
      <w:marRight w:val="0"/>
      <w:marTop w:val="0"/>
      <w:marBottom w:val="0"/>
      <w:divBdr>
        <w:top w:val="none" w:sz="0" w:space="0" w:color="auto"/>
        <w:left w:val="none" w:sz="0" w:space="0" w:color="auto"/>
        <w:bottom w:val="none" w:sz="0" w:space="0" w:color="auto"/>
        <w:right w:val="none" w:sz="0" w:space="0" w:color="auto"/>
      </w:divBdr>
    </w:div>
    <w:div w:id="888495084">
      <w:marLeft w:val="640"/>
      <w:marRight w:val="0"/>
      <w:marTop w:val="0"/>
      <w:marBottom w:val="0"/>
      <w:divBdr>
        <w:top w:val="none" w:sz="0" w:space="0" w:color="auto"/>
        <w:left w:val="none" w:sz="0" w:space="0" w:color="auto"/>
        <w:bottom w:val="none" w:sz="0" w:space="0" w:color="auto"/>
        <w:right w:val="none" w:sz="0" w:space="0" w:color="auto"/>
      </w:divBdr>
    </w:div>
    <w:div w:id="888539618">
      <w:marLeft w:val="640"/>
      <w:marRight w:val="0"/>
      <w:marTop w:val="0"/>
      <w:marBottom w:val="0"/>
      <w:divBdr>
        <w:top w:val="none" w:sz="0" w:space="0" w:color="auto"/>
        <w:left w:val="none" w:sz="0" w:space="0" w:color="auto"/>
        <w:bottom w:val="none" w:sz="0" w:space="0" w:color="auto"/>
        <w:right w:val="none" w:sz="0" w:space="0" w:color="auto"/>
      </w:divBdr>
    </w:div>
    <w:div w:id="888611188">
      <w:marLeft w:val="640"/>
      <w:marRight w:val="0"/>
      <w:marTop w:val="0"/>
      <w:marBottom w:val="0"/>
      <w:divBdr>
        <w:top w:val="none" w:sz="0" w:space="0" w:color="auto"/>
        <w:left w:val="none" w:sz="0" w:space="0" w:color="auto"/>
        <w:bottom w:val="none" w:sz="0" w:space="0" w:color="auto"/>
        <w:right w:val="none" w:sz="0" w:space="0" w:color="auto"/>
      </w:divBdr>
    </w:div>
    <w:div w:id="888616078">
      <w:marLeft w:val="640"/>
      <w:marRight w:val="0"/>
      <w:marTop w:val="0"/>
      <w:marBottom w:val="0"/>
      <w:divBdr>
        <w:top w:val="none" w:sz="0" w:space="0" w:color="auto"/>
        <w:left w:val="none" w:sz="0" w:space="0" w:color="auto"/>
        <w:bottom w:val="none" w:sz="0" w:space="0" w:color="auto"/>
        <w:right w:val="none" w:sz="0" w:space="0" w:color="auto"/>
      </w:divBdr>
    </w:div>
    <w:div w:id="888688652">
      <w:marLeft w:val="640"/>
      <w:marRight w:val="0"/>
      <w:marTop w:val="0"/>
      <w:marBottom w:val="0"/>
      <w:divBdr>
        <w:top w:val="none" w:sz="0" w:space="0" w:color="auto"/>
        <w:left w:val="none" w:sz="0" w:space="0" w:color="auto"/>
        <w:bottom w:val="none" w:sz="0" w:space="0" w:color="auto"/>
        <w:right w:val="none" w:sz="0" w:space="0" w:color="auto"/>
      </w:divBdr>
    </w:div>
    <w:div w:id="888692550">
      <w:marLeft w:val="640"/>
      <w:marRight w:val="0"/>
      <w:marTop w:val="0"/>
      <w:marBottom w:val="0"/>
      <w:divBdr>
        <w:top w:val="none" w:sz="0" w:space="0" w:color="auto"/>
        <w:left w:val="none" w:sz="0" w:space="0" w:color="auto"/>
        <w:bottom w:val="none" w:sz="0" w:space="0" w:color="auto"/>
        <w:right w:val="none" w:sz="0" w:space="0" w:color="auto"/>
      </w:divBdr>
    </w:div>
    <w:div w:id="888764856">
      <w:marLeft w:val="640"/>
      <w:marRight w:val="0"/>
      <w:marTop w:val="0"/>
      <w:marBottom w:val="0"/>
      <w:divBdr>
        <w:top w:val="none" w:sz="0" w:space="0" w:color="auto"/>
        <w:left w:val="none" w:sz="0" w:space="0" w:color="auto"/>
        <w:bottom w:val="none" w:sz="0" w:space="0" w:color="auto"/>
        <w:right w:val="none" w:sz="0" w:space="0" w:color="auto"/>
      </w:divBdr>
    </w:div>
    <w:div w:id="888800784">
      <w:marLeft w:val="640"/>
      <w:marRight w:val="0"/>
      <w:marTop w:val="0"/>
      <w:marBottom w:val="0"/>
      <w:divBdr>
        <w:top w:val="none" w:sz="0" w:space="0" w:color="auto"/>
        <w:left w:val="none" w:sz="0" w:space="0" w:color="auto"/>
        <w:bottom w:val="none" w:sz="0" w:space="0" w:color="auto"/>
        <w:right w:val="none" w:sz="0" w:space="0" w:color="auto"/>
      </w:divBdr>
    </w:div>
    <w:div w:id="888801204">
      <w:marLeft w:val="640"/>
      <w:marRight w:val="0"/>
      <w:marTop w:val="0"/>
      <w:marBottom w:val="0"/>
      <w:divBdr>
        <w:top w:val="none" w:sz="0" w:space="0" w:color="auto"/>
        <w:left w:val="none" w:sz="0" w:space="0" w:color="auto"/>
        <w:bottom w:val="none" w:sz="0" w:space="0" w:color="auto"/>
        <w:right w:val="none" w:sz="0" w:space="0" w:color="auto"/>
      </w:divBdr>
    </w:div>
    <w:div w:id="888804252">
      <w:marLeft w:val="640"/>
      <w:marRight w:val="0"/>
      <w:marTop w:val="0"/>
      <w:marBottom w:val="0"/>
      <w:divBdr>
        <w:top w:val="none" w:sz="0" w:space="0" w:color="auto"/>
        <w:left w:val="none" w:sz="0" w:space="0" w:color="auto"/>
        <w:bottom w:val="none" w:sz="0" w:space="0" w:color="auto"/>
        <w:right w:val="none" w:sz="0" w:space="0" w:color="auto"/>
      </w:divBdr>
    </w:div>
    <w:div w:id="888808296">
      <w:marLeft w:val="640"/>
      <w:marRight w:val="0"/>
      <w:marTop w:val="0"/>
      <w:marBottom w:val="0"/>
      <w:divBdr>
        <w:top w:val="none" w:sz="0" w:space="0" w:color="auto"/>
        <w:left w:val="none" w:sz="0" w:space="0" w:color="auto"/>
        <w:bottom w:val="none" w:sz="0" w:space="0" w:color="auto"/>
        <w:right w:val="none" w:sz="0" w:space="0" w:color="auto"/>
      </w:divBdr>
    </w:div>
    <w:div w:id="888876353">
      <w:marLeft w:val="640"/>
      <w:marRight w:val="0"/>
      <w:marTop w:val="0"/>
      <w:marBottom w:val="0"/>
      <w:divBdr>
        <w:top w:val="none" w:sz="0" w:space="0" w:color="auto"/>
        <w:left w:val="none" w:sz="0" w:space="0" w:color="auto"/>
        <w:bottom w:val="none" w:sz="0" w:space="0" w:color="auto"/>
        <w:right w:val="none" w:sz="0" w:space="0" w:color="auto"/>
      </w:divBdr>
    </w:div>
    <w:div w:id="888879874">
      <w:marLeft w:val="640"/>
      <w:marRight w:val="0"/>
      <w:marTop w:val="0"/>
      <w:marBottom w:val="0"/>
      <w:divBdr>
        <w:top w:val="none" w:sz="0" w:space="0" w:color="auto"/>
        <w:left w:val="none" w:sz="0" w:space="0" w:color="auto"/>
        <w:bottom w:val="none" w:sz="0" w:space="0" w:color="auto"/>
        <w:right w:val="none" w:sz="0" w:space="0" w:color="auto"/>
      </w:divBdr>
    </w:div>
    <w:div w:id="888881611">
      <w:marLeft w:val="640"/>
      <w:marRight w:val="0"/>
      <w:marTop w:val="0"/>
      <w:marBottom w:val="0"/>
      <w:divBdr>
        <w:top w:val="none" w:sz="0" w:space="0" w:color="auto"/>
        <w:left w:val="none" w:sz="0" w:space="0" w:color="auto"/>
        <w:bottom w:val="none" w:sz="0" w:space="0" w:color="auto"/>
        <w:right w:val="none" w:sz="0" w:space="0" w:color="auto"/>
      </w:divBdr>
    </w:div>
    <w:div w:id="888882167">
      <w:marLeft w:val="640"/>
      <w:marRight w:val="0"/>
      <w:marTop w:val="0"/>
      <w:marBottom w:val="0"/>
      <w:divBdr>
        <w:top w:val="none" w:sz="0" w:space="0" w:color="auto"/>
        <w:left w:val="none" w:sz="0" w:space="0" w:color="auto"/>
        <w:bottom w:val="none" w:sz="0" w:space="0" w:color="auto"/>
        <w:right w:val="none" w:sz="0" w:space="0" w:color="auto"/>
      </w:divBdr>
    </w:div>
    <w:div w:id="888960792">
      <w:marLeft w:val="640"/>
      <w:marRight w:val="0"/>
      <w:marTop w:val="0"/>
      <w:marBottom w:val="0"/>
      <w:divBdr>
        <w:top w:val="none" w:sz="0" w:space="0" w:color="auto"/>
        <w:left w:val="none" w:sz="0" w:space="0" w:color="auto"/>
        <w:bottom w:val="none" w:sz="0" w:space="0" w:color="auto"/>
        <w:right w:val="none" w:sz="0" w:space="0" w:color="auto"/>
      </w:divBdr>
    </w:div>
    <w:div w:id="888997263">
      <w:marLeft w:val="640"/>
      <w:marRight w:val="0"/>
      <w:marTop w:val="0"/>
      <w:marBottom w:val="0"/>
      <w:divBdr>
        <w:top w:val="none" w:sz="0" w:space="0" w:color="auto"/>
        <w:left w:val="none" w:sz="0" w:space="0" w:color="auto"/>
        <w:bottom w:val="none" w:sz="0" w:space="0" w:color="auto"/>
        <w:right w:val="none" w:sz="0" w:space="0" w:color="auto"/>
      </w:divBdr>
    </w:div>
    <w:div w:id="889000512">
      <w:marLeft w:val="640"/>
      <w:marRight w:val="0"/>
      <w:marTop w:val="0"/>
      <w:marBottom w:val="0"/>
      <w:divBdr>
        <w:top w:val="none" w:sz="0" w:space="0" w:color="auto"/>
        <w:left w:val="none" w:sz="0" w:space="0" w:color="auto"/>
        <w:bottom w:val="none" w:sz="0" w:space="0" w:color="auto"/>
        <w:right w:val="none" w:sz="0" w:space="0" w:color="auto"/>
      </w:divBdr>
    </w:div>
    <w:div w:id="889073688">
      <w:marLeft w:val="640"/>
      <w:marRight w:val="0"/>
      <w:marTop w:val="0"/>
      <w:marBottom w:val="0"/>
      <w:divBdr>
        <w:top w:val="none" w:sz="0" w:space="0" w:color="auto"/>
        <w:left w:val="none" w:sz="0" w:space="0" w:color="auto"/>
        <w:bottom w:val="none" w:sz="0" w:space="0" w:color="auto"/>
        <w:right w:val="none" w:sz="0" w:space="0" w:color="auto"/>
      </w:divBdr>
    </w:div>
    <w:div w:id="889074132">
      <w:marLeft w:val="640"/>
      <w:marRight w:val="0"/>
      <w:marTop w:val="0"/>
      <w:marBottom w:val="0"/>
      <w:divBdr>
        <w:top w:val="none" w:sz="0" w:space="0" w:color="auto"/>
        <w:left w:val="none" w:sz="0" w:space="0" w:color="auto"/>
        <w:bottom w:val="none" w:sz="0" w:space="0" w:color="auto"/>
        <w:right w:val="none" w:sz="0" w:space="0" w:color="auto"/>
      </w:divBdr>
    </w:div>
    <w:div w:id="889146765">
      <w:marLeft w:val="640"/>
      <w:marRight w:val="0"/>
      <w:marTop w:val="0"/>
      <w:marBottom w:val="0"/>
      <w:divBdr>
        <w:top w:val="none" w:sz="0" w:space="0" w:color="auto"/>
        <w:left w:val="none" w:sz="0" w:space="0" w:color="auto"/>
        <w:bottom w:val="none" w:sz="0" w:space="0" w:color="auto"/>
        <w:right w:val="none" w:sz="0" w:space="0" w:color="auto"/>
      </w:divBdr>
    </w:div>
    <w:div w:id="889150318">
      <w:marLeft w:val="640"/>
      <w:marRight w:val="0"/>
      <w:marTop w:val="0"/>
      <w:marBottom w:val="0"/>
      <w:divBdr>
        <w:top w:val="none" w:sz="0" w:space="0" w:color="auto"/>
        <w:left w:val="none" w:sz="0" w:space="0" w:color="auto"/>
        <w:bottom w:val="none" w:sz="0" w:space="0" w:color="auto"/>
        <w:right w:val="none" w:sz="0" w:space="0" w:color="auto"/>
      </w:divBdr>
    </w:div>
    <w:div w:id="889220878">
      <w:marLeft w:val="640"/>
      <w:marRight w:val="0"/>
      <w:marTop w:val="0"/>
      <w:marBottom w:val="0"/>
      <w:divBdr>
        <w:top w:val="none" w:sz="0" w:space="0" w:color="auto"/>
        <w:left w:val="none" w:sz="0" w:space="0" w:color="auto"/>
        <w:bottom w:val="none" w:sz="0" w:space="0" w:color="auto"/>
        <w:right w:val="none" w:sz="0" w:space="0" w:color="auto"/>
      </w:divBdr>
    </w:div>
    <w:div w:id="889268624">
      <w:marLeft w:val="640"/>
      <w:marRight w:val="0"/>
      <w:marTop w:val="0"/>
      <w:marBottom w:val="0"/>
      <w:divBdr>
        <w:top w:val="none" w:sz="0" w:space="0" w:color="auto"/>
        <w:left w:val="none" w:sz="0" w:space="0" w:color="auto"/>
        <w:bottom w:val="none" w:sz="0" w:space="0" w:color="auto"/>
        <w:right w:val="none" w:sz="0" w:space="0" w:color="auto"/>
      </w:divBdr>
    </w:div>
    <w:div w:id="889271568">
      <w:marLeft w:val="640"/>
      <w:marRight w:val="0"/>
      <w:marTop w:val="0"/>
      <w:marBottom w:val="0"/>
      <w:divBdr>
        <w:top w:val="none" w:sz="0" w:space="0" w:color="auto"/>
        <w:left w:val="none" w:sz="0" w:space="0" w:color="auto"/>
        <w:bottom w:val="none" w:sz="0" w:space="0" w:color="auto"/>
        <w:right w:val="none" w:sz="0" w:space="0" w:color="auto"/>
      </w:divBdr>
    </w:div>
    <w:div w:id="889345085">
      <w:marLeft w:val="640"/>
      <w:marRight w:val="0"/>
      <w:marTop w:val="0"/>
      <w:marBottom w:val="0"/>
      <w:divBdr>
        <w:top w:val="none" w:sz="0" w:space="0" w:color="auto"/>
        <w:left w:val="none" w:sz="0" w:space="0" w:color="auto"/>
        <w:bottom w:val="none" w:sz="0" w:space="0" w:color="auto"/>
        <w:right w:val="none" w:sz="0" w:space="0" w:color="auto"/>
      </w:divBdr>
    </w:div>
    <w:div w:id="889532712">
      <w:marLeft w:val="640"/>
      <w:marRight w:val="0"/>
      <w:marTop w:val="0"/>
      <w:marBottom w:val="0"/>
      <w:divBdr>
        <w:top w:val="none" w:sz="0" w:space="0" w:color="auto"/>
        <w:left w:val="none" w:sz="0" w:space="0" w:color="auto"/>
        <w:bottom w:val="none" w:sz="0" w:space="0" w:color="auto"/>
        <w:right w:val="none" w:sz="0" w:space="0" w:color="auto"/>
      </w:divBdr>
    </w:div>
    <w:div w:id="889607587">
      <w:marLeft w:val="640"/>
      <w:marRight w:val="0"/>
      <w:marTop w:val="0"/>
      <w:marBottom w:val="0"/>
      <w:divBdr>
        <w:top w:val="none" w:sz="0" w:space="0" w:color="auto"/>
        <w:left w:val="none" w:sz="0" w:space="0" w:color="auto"/>
        <w:bottom w:val="none" w:sz="0" w:space="0" w:color="auto"/>
        <w:right w:val="none" w:sz="0" w:space="0" w:color="auto"/>
      </w:divBdr>
    </w:div>
    <w:div w:id="889613176">
      <w:marLeft w:val="640"/>
      <w:marRight w:val="0"/>
      <w:marTop w:val="0"/>
      <w:marBottom w:val="0"/>
      <w:divBdr>
        <w:top w:val="none" w:sz="0" w:space="0" w:color="auto"/>
        <w:left w:val="none" w:sz="0" w:space="0" w:color="auto"/>
        <w:bottom w:val="none" w:sz="0" w:space="0" w:color="auto"/>
        <w:right w:val="none" w:sz="0" w:space="0" w:color="auto"/>
      </w:divBdr>
    </w:div>
    <w:div w:id="889614510">
      <w:marLeft w:val="640"/>
      <w:marRight w:val="0"/>
      <w:marTop w:val="0"/>
      <w:marBottom w:val="0"/>
      <w:divBdr>
        <w:top w:val="none" w:sz="0" w:space="0" w:color="auto"/>
        <w:left w:val="none" w:sz="0" w:space="0" w:color="auto"/>
        <w:bottom w:val="none" w:sz="0" w:space="0" w:color="auto"/>
        <w:right w:val="none" w:sz="0" w:space="0" w:color="auto"/>
      </w:divBdr>
    </w:div>
    <w:div w:id="889731900">
      <w:marLeft w:val="640"/>
      <w:marRight w:val="0"/>
      <w:marTop w:val="0"/>
      <w:marBottom w:val="0"/>
      <w:divBdr>
        <w:top w:val="none" w:sz="0" w:space="0" w:color="auto"/>
        <w:left w:val="none" w:sz="0" w:space="0" w:color="auto"/>
        <w:bottom w:val="none" w:sz="0" w:space="0" w:color="auto"/>
        <w:right w:val="none" w:sz="0" w:space="0" w:color="auto"/>
      </w:divBdr>
    </w:div>
    <w:div w:id="889800841">
      <w:marLeft w:val="640"/>
      <w:marRight w:val="0"/>
      <w:marTop w:val="0"/>
      <w:marBottom w:val="0"/>
      <w:divBdr>
        <w:top w:val="none" w:sz="0" w:space="0" w:color="auto"/>
        <w:left w:val="none" w:sz="0" w:space="0" w:color="auto"/>
        <w:bottom w:val="none" w:sz="0" w:space="0" w:color="auto"/>
        <w:right w:val="none" w:sz="0" w:space="0" w:color="auto"/>
      </w:divBdr>
    </w:div>
    <w:div w:id="889851153">
      <w:marLeft w:val="640"/>
      <w:marRight w:val="0"/>
      <w:marTop w:val="0"/>
      <w:marBottom w:val="0"/>
      <w:divBdr>
        <w:top w:val="none" w:sz="0" w:space="0" w:color="auto"/>
        <w:left w:val="none" w:sz="0" w:space="0" w:color="auto"/>
        <w:bottom w:val="none" w:sz="0" w:space="0" w:color="auto"/>
        <w:right w:val="none" w:sz="0" w:space="0" w:color="auto"/>
      </w:divBdr>
    </w:div>
    <w:div w:id="890075399">
      <w:marLeft w:val="640"/>
      <w:marRight w:val="0"/>
      <w:marTop w:val="0"/>
      <w:marBottom w:val="0"/>
      <w:divBdr>
        <w:top w:val="none" w:sz="0" w:space="0" w:color="auto"/>
        <w:left w:val="none" w:sz="0" w:space="0" w:color="auto"/>
        <w:bottom w:val="none" w:sz="0" w:space="0" w:color="auto"/>
        <w:right w:val="none" w:sz="0" w:space="0" w:color="auto"/>
      </w:divBdr>
    </w:div>
    <w:div w:id="890115723">
      <w:marLeft w:val="640"/>
      <w:marRight w:val="0"/>
      <w:marTop w:val="0"/>
      <w:marBottom w:val="0"/>
      <w:divBdr>
        <w:top w:val="none" w:sz="0" w:space="0" w:color="auto"/>
        <w:left w:val="none" w:sz="0" w:space="0" w:color="auto"/>
        <w:bottom w:val="none" w:sz="0" w:space="0" w:color="auto"/>
        <w:right w:val="none" w:sz="0" w:space="0" w:color="auto"/>
      </w:divBdr>
    </w:div>
    <w:div w:id="890195987">
      <w:marLeft w:val="640"/>
      <w:marRight w:val="0"/>
      <w:marTop w:val="0"/>
      <w:marBottom w:val="0"/>
      <w:divBdr>
        <w:top w:val="none" w:sz="0" w:space="0" w:color="auto"/>
        <w:left w:val="none" w:sz="0" w:space="0" w:color="auto"/>
        <w:bottom w:val="none" w:sz="0" w:space="0" w:color="auto"/>
        <w:right w:val="none" w:sz="0" w:space="0" w:color="auto"/>
      </w:divBdr>
    </w:div>
    <w:div w:id="890387256">
      <w:marLeft w:val="640"/>
      <w:marRight w:val="0"/>
      <w:marTop w:val="0"/>
      <w:marBottom w:val="0"/>
      <w:divBdr>
        <w:top w:val="none" w:sz="0" w:space="0" w:color="auto"/>
        <w:left w:val="none" w:sz="0" w:space="0" w:color="auto"/>
        <w:bottom w:val="none" w:sz="0" w:space="0" w:color="auto"/>
        <w:right w:val="none" w:sz="0" w:space="0" w:color="auto"/>
      </w:divBdr>
    </w:div>
    <w:div w:id="890455402">
      <w:marLeft w:val="640"/>
      <w:marRight w:val="0"/>
      <w:marTop w:val="0"/>
      <w:marBottom w:val="0"/>
      <w:divBdr>
        <w:top w:val="none" w:sz="0" w:space="0" w:color="auto"/>
        <w:left w:val="none" w:sz="0" w:space="0" w:color="auto"/>
        <w:bottom w:val="none" w:sz="0" w:space="0" w:color="auto"/>
        <w:right w:val="none" w:sz="0" w:space="0" w:color="auto"/>
      </w:divBdr>
    </w:div>
    <w:div w:id="890458880">
      <w:marLeft w:val="640"/>
      <w:marRight w:val="0"/>
      <w:marTop w:val="0"/>
      <w:marBottom w:val="0"/>
      <w:divBdr>
        <w:top w:val="none" w:sz="0" w:space="0" w:color="auto"/>
        <w:left w:val="none" w:sz="0" w:space="0" w:color="auto"/>
        <w:bottom w:val="none" w:sz="0" w:space="0" w:color="auto"/>
        <w:right w:val="none" w:sz="0" w:space="0" w:color="auto"/>
      </w:divBdr>
    </w:div>
    <w:div w:id="890459531">
      <w:marLeft w:val="640"/>
      <w:marRight w:val="0"/>
      <w:marTop w:val="0"/>
      <w:marBottom w:val="0"/>
      <w:divBdr>
        <w:top w:val="none" w:sz="0" w:space="0" w:color="auto"/>
        <w:left w:val="none" w:sz="0" w:space="0" w:color="auto"/>
        <w:bottom w:val="none" w:sz="0" w:space="0" w:color="auto"/>
        <w:right w:val="none" w:sz="0" w:space="0" w:color="auto"/>
      </w:divBdr>
    </w:div>
    <w:div w:id="890461275">
      <w:marLeft w:val="640"/>
      <w:marRight w:val="0"/>
      <w:marTop w:val="0"/>
      <w:marBottom w:val="0"/>
      <w:divBdr>
        <w:top w:val="none" w:sz="0" w:space="0" w:color="auto"/>
        <w:left w:val="none" w:sz="0" w:space="0" w:color="auto"/>
        <w:bottom w:val="none" w:sz="0" w:space="0" w:color="auto"/>
        <w:right w:val="none" w:sz="0" w:space="0" w:color="auto"/>
      </w:divBdr>
    </w:div>
    <w:div w:id="890530675">
      <w:marLeft w:val="640"/>
      <w:marRight w:val="0"/>
      <w:marTop w:val="0"/>
      <w:marBottom w:val="0"/>
      <w:divBdr>
        <w:top w:val="none" w:sz="0" w:space="0" w:color="auto"/>
        <w:left w:val="none" w:sz="0" w:space="0" w:color="auto"/>
        <w:bottom w:val="none" w:sz="0" w:space="0" w:color="auto"/>
        <w:right w:val="none" w:sz="0" w:space="0" w:color="auto"/>
      </w:divBdr>
    </w:div>
    <w:div w:id="890531202">
      <w:marLeft w:val="640"/>
      <w:marRight w:val="0"/>
      <w:marTop w:val="0"/>
      <w:marBottom w:val="0"/>
      <w:divBdr>
        <w:top w:val="none" w:sz="0" w:space="0" w:color="auto"/>
        <w:left w:val="none" w:sz="0" w:space="0" w:color="auto"/>
        <w:bottom w:val="none" w:sz="0" w:space="0" w:color="auto"/>
        <w:right w:val="none" w:sz="0" w:space="0" w:color="auto"/>
      </w:divBdr>
    </w:div>
    <w:div w:id="890532641">
      <w:marLeft w:val="640"/>
      <w:marRight w:val="0"/>
      <w:marTop w:val="0"/>
      <w:marBottom w:val="0"/>
      <w:divBdr>
        <w:top w:val="none" w:sz="0" w:space="0" w:color="auto"/>
        <w:left w:val="none" w:sz="0" w:space="0" w:color="auto"/>
        <w:bottom w:val="none" w:sz="0" w:space="0" w:color="auto"/>
        <w:right w:val="none" w:sz="0" w:space="0" w:color="auto"/>
      </w:divBdr>
    </w:div>
    <w:div w:id="890581529">
      <w:marLeft w:val="640"/>
      <w:marRight w:val="0"/>
      <w:marTop w:val="0"/>
      <w:marBottom w:val="0"/>
      <w:divBdr>
        <w:top w:val="none" w:sz="0" w:space="0" w:color="auto"/>
        <w:left w:val="none" w:sz="0" w:space="0" w:color="auto"/>
        <w:bottom w:val="none" w:sz="0" w:space="0" w:color="auto"/>
        <w:right w:val="none" w:sz="0" w:space="0" w:color="auto"/>
      </w:divBdr>
    </w:div>
    <w:div w:id="890582297">
      <w:marLeft w:val="640"/>
      <w:marRight w:val="0"/>
      <w:marTop w:val="0"/>
      <w:marBottom w:val="0"/>
      <w:divBdr>
        <w:top w:val="none" w:sz="0" w:space="0" w:color="auto"/>
        <w:left w:val="none" w:sz="0" w:space="0" w:color="auto"/>
        <w:bottom w:val="none" w:sz="0" w:space="0" w:color="auto"/>
        <w:right w:val="none" w:sz="0" w:space="0" w:color="auto"/>
      </w:divBdr>
    </w:div>
    <w:div w:id="890652730">
      <w:marLeft w:val="640"/>
      <w:marRight w:val="0"/>
      <w:marTop w:val="0"/>
      <w:marBottom w:val="0"/>
      <w:divBdr>
        <w:top w:val="none" w:sz="0" w:space="0" w:color="auto"/>
        <w:left w:val="none" w:sz="0" w:space="0" w:color="auto"/>
        <w:bottom w:val="none" w:sz="0" w:space="0" w:color="auto"/>
        <w:right w:val="none" w:sz="0" w:space="0" w:color="auto"/>
      </w:divBdr>
    </w:div>
    <w:div w:id="890726633">
      <w:marLeft w:val="640"/>
      <w:marRight w:val="0"/>
      <w:marTop w:val="0"/>
      <w:marBottom w:val="0"/>
      <w:divBdr>
        <w:top w:val="none" w:sz="0" w:space="0" w:color="auto"/>
        <w:left w:val="none" w:sz="0" w:space="0" w:color="auto"/>
        <w:bottom w:val="none" w:sz="0" w:space="0" w:color="auto"/>
        <w:right w:val="none" w:sz="0" w:space="0" w:color="auto"/>
      </w:divBdr>
    </w:div>
    <w:div w:id="890771217">
      <w:marLeft w:val="640"/>
      <w:marRight w:val="0"/>
      <w:marTop w:val="0"/>
      <w:marBottom w:val="0"/>
      <w:divBdr>
        <w:top w:val="none" w:sz="0" w:space="0" w:color="auto"/>
        <w:left w:val="none" w:sz="0" w:space="0" w:color="auto"/>
        <w:bottom w:val="none" w:sz="0" w:space="0" w:color="auto"/>
        <w:right w:val="none" w:sz="0" w:space="0" w:color="auto"/>
      </w:divBdr>
    </w:div>
    <w:div w:id="890843802">
      <w:marLeft w:val="640"/>
      <w:marRight w:val="0"/>
      <w:marTop w:val="0"/>
      <w:marBottom w:val="0"/>
      <w:divBdr>
        <w:top w:val="none" w:sz="0" w:space="0" w:color="auto"/>
        <w:left w:val="none" w:sz="0" w:space="0" w:color="auto"/>
        <w:bottom w:val="none" w:sz="0" w:space="0" w:color="auto"/>
        <w:right w:val="none" w:sz="0" w:space="0" w:color="auto"/>
      </w:divBdr>
    </w:div>
    <w:div w:id="890851408">
      <w:marLeft w:val="640"/>
      <w:marRight w:val="0"/>
      <w:marTop w:val="0"/>
      <w:marBottom w:val="0"/>
      <w:divBdr>
        <w:top w:val="none" w:sz="0" w:space="0" w:color="auto"/>
        <w:left w:val="none" w:sz="0" w:space="0" w:color="auto"/>
        <w:bottom w:val="none" w:sz="0" w:space="0" w:color="auto"/>
        <w:right w:val="none" w:sz="0" w:space="0" w:color="auto"/>
      </w:divBdr>
    </w:div>
    <w:div w:id="890921177">
      <w:marLeft w:val="640"/>
      <w:marRight w:val="0"/>
      <w:marTop w:val="0"/>
      <w:marBottom w:val="0"/>
      <w:divBdr>
        <w:top w:val="none" w:sz="0" w:space="0" w:color="auto"/>
        <w:left w:val="none" w:sz="0" w:space="0" w:color="auto"/>
        <w:bottom w:val="none" w:sz="0" w:space="0" w:color="auto"/>
        <w:right w:val="none" w:sz="0" w:space="0" w:color="auto"/>
      </w:divBdr>
    </w:div>
    <w:div w:id="890968988">
      <w:marLeft w:val="640"/>
      <w:marRight w:val="0"/>
      <w:marTop w:val="0"/>
      <w:marBottom w:val="0"/>
      <w:divBdr>
        <w:top w:val="none" w:sz="0" w:space="0" w:color="auto"/>
        <w:left w:val="none" w:sz="0" w:space="0" w:color="auto"/>
        <w:bottom w:val="none" w:sz="0" w:space="0" w:color="auto"/>
        <w:right w:val="none" w:sz="0" w:space="0" w:color="auto"/>
      </w:divBdr>
    </w:div>
    <w:div w:id="891037455">
      <w:marLeft w:val="640"/>
      <w:marRight w:val="0"/>
      <w:marTop w:val="0"/>
      <w:marBottom w:val="0"/>
      <w:divBdr>
        <w:top w:val="none" w:sz="0" w:space="0" w:color="auto"/>
        <w:left w:val="none" w:sz="0" w:space="0" w:color="auto"/>
        <w:bottom w:val="none" w:sz="0" w:space="0" w:color="auto"/>
        <w:right w:val="none" w:sz="0" w:space="0" w:color="auto"/>
      </w:divBdr>
    </w:div>
    <w:div w:id="891120141">
      <w:marLeft w:val="640"/>
      <w:marRight w:val="0"/>
      <w:marTop w:val="0"/>
      <w:marBottom w:val="0"/>
      <w:divBdr>
        <w:top w:val="none" w:sz="0" w:space="0" w:color="auto"/>
        <w:left w:val="none" w:sz="0" w:space="0" w:color="auto"/>
        <w:bottom w:val="none" w:sz="0" w:space="0" w:color="auto"/>
        <w:right w:val="none" w:sz="0" w:space="0" w:color="auto"/>
      </w:divBdr>
    </w:div>
    <w:div w:id="891162669">
      <w:marLeft w:val="640"/>
      <w:marRight w:val="0"/>
      <w:marTop w:val="0"/>
      <w:marBottom w:val="0"/>
      <w:divBdr>
        <w:top w:val="none" w:sz="0" w:space="0" w:color="auto"/>
        <w:left w:val="none" w:sz="0" w:space="0" w:color="auto"/>
        <w:bottom w:val="none" w:sz="0" w:space="0" w:color="auto"/>
        <w:right w:val="none" w:sz="0" w:space="0" w:color="auto"/>
      </w:divBdr>
    </w:div>
    <w:div w:id="891162869">
      <w:marLeft w:val="640"/>
      <w:marRight w:val="0"/>
      <w:marTop w:val="0"/>
      <w:marBottom w:val="0"/>
      <w:divBdr>
        <w:top w:val="none" w:sz="0" w:space="0" w:color="auto"/>
        <w:left w:val="none" w:sz="0" w:space="0" w:color="auto"/>
        <w:bottom w:val="none" w:sz="0" w:space="0" w:color="auto"/>
        <w:right w:val="none" w:sz="0" w:space="0" w:color="auto"/>
      </w:divBdr>
    </w:div>
    <w:div w:id="891235246">
      <w:marLeft w:val="640"/>
      <w:marRight w:val="0"/>
      <w:marTop w:val="0"/>
      <w:marBottom w:val="0"/>
      <w:divBdr>
        <w:top w:val="none" w:sz="0" w:space="0" w:color="auto"/>
        <w:left w:val="none" w:sz="0" w:space="0" w:color="auto"/>
        <w:bottom w:val="none" w:sz="0" w:space="0" w:color="auto"/>
        <w:right w:val="none" w:sz="0" w:space="0" w:color="auto"/>
      </w:divBdr>
    </w:div>
    <w:div w:id="891311426">
      <w:marLeft w:val="640"/>
      <w:marRight w:val="0"/>
      <w:marTop w:val="0"/>
      <w:marBottom w:val="0"/>
      <w:divBdr>
        <w:top w:val="none" w:sz="0" w:space="0" w:color="auto"/>
        <w:left w:val="none" w:sz="0" w:space="0" w:color="auto"/>
        <w:bottom w:val="none" w:sz="0" w:space="0" w:color="auto"/>
        <w:right w:val="none" w:sz="0" w:space="0" w:color="auto"/>
      </w:divBdr>
    </w:div>
    <w:div w:id="891355491">
      <w:marLeft w:val="640"/>
      <w:marRight w:val="0"/>
      <w:marTop w:val="0"/>
      <w:marBottom w:val="0"/>
      <w:divBdr>
        <w:top w:val="none" w:sz="0" w:space="0" w:color="auto"/>
        <w:left w:val="none" w:sz="0" w:space="0" w:color="auto"/>
        <w:bottom w:val="none" w:sz="0" w:space="0" w:color="auto"/>
        <w:right w:val="none" w:sz="0" w:space="0" w:color="auto"/>
      </w:divBdr>
    </w:div>
    <w:div w:id="891355557">
      <w:marLeft w:val="640"/>
      <w:marRight w:val="0"/>
      <w:marTop w:val="0"/>
      <w:marBottom w:val="0"/>
      <w:divBdr>
        <w:top w:val="none" w:sz="0" w:space="0" w:color="auto"/>
        <w:left w:val="none" w:sz="0" w:space="0" w:color="auto"/>
        <w:bottom w:val="none" w:sz="0" w:space="0" w:color="auto"/>
        <w:right w:val="none" w:sz="0" w:space="0" w:color="auto"/>
      </w:divBdr>
    </w:div>
    <w:div w:id="891426446">
      <w:marLeft w:val="640"/>
      <w:marRight w:val="0"/>
      <w:marTop w:val="0"/>
      <w:marBottom w:val="0"/>
      <w:divBdr>
        <w:top w:val="none" w:sz="0" w:space="0" w:color="auto"/>
        <w:left w:val="none" w:sz="0" w:space="0" w:color="auto"/>
        <w:bottom w:val="none" w:sz="0" w:space="0" w:color="auto"/>
        <w:right w:val="none" w:sz="0" w:space="0" w:color="auto"/>
      </w:divBdr>
    </w:div>
    <w:div w:id="891427608">
      <w:marLeft w:val="640"/>
      <w:marRight w:val="0"/>
      <w:marTop w:val="0"/>
      <w:marBottom w:val="0"/>
      <w:divBdr>
        <w:top w:val="none" w:sz="0" w:space="0" w:color="auto"/>
        <w:left w:val="none" w:sz="0" w:space="0" w:color="auto"/>
        <w:bottom w:val="none" w:sz="0" w:space="0" w:color="auto"/>
        <w:right w:val="none" w:sz="0" w:space="0" w:color="auto"/>
      </w:divBdr>
    </w:div>
    <w:div w:id="891575000">
      <w:marLeft w:val="640"/>
      <w:marRight w:val="0"/>
      <w:marTop w:val="0"/>
      <w:marBottom w:val="0"/>
      <w:divBdr>
        <w:top w:val="none" w:sz="0" w:space="0" w:color="auto"/>
        <w:left w:val="none" w:sz="0" w:space="0" w:color="auto"/>
        <w:bottom w:val="none" w:sz="0" w:space="0" w:color="auto"/>
        <w:right w:val="none" w:sz="0" w:space="0" w:color="auto"/>
      </w:divBdr>
    </w:div>
    <w:div w:id="891578062">
      <w:marLeft w:val="640"/>
      <w:marRight w:val="0"/>
      <w:marTop w:val="0"/>
      <w:marBottom w:val="0"/>
      <w:divBdr>
        <w:top w:val="none" w:sz="0" w:space="0" w:color="auto"/>
        <w:left w:val="none" w:sz="0" w:space="0" w:color="auto"/>
        <w:bottom w:val="none" w:sz="0" w:space="0" w:color="auto"/>
        <w:right w:val="none" w:sz="0" w:space="0" w:color="auto"/>
      </w:divBdr>
    </w:div>
    <w:div w:id="891581433">
      <w:marLeft w:val="640"/>
      <w:marRight w:val="0"/>
      <w:marTop w:val="0"/>
      <w:marBottom w:val="0"/>
      <w:divBdr>
        <w:top w:val="none" w:sz="0" w:space="0" w:color="auto"/>
        <w:left w:val="none" w:sz="0" w:space="0" w:color="auto"/>
        <w:bottom w:val="none" w:sz="0" w:space="0" w:color="auto"/>
        <w:right w:val="none" w:sz="0" w:space="0" w:color="auto"/>
      </w:divBdr>
    </w:div>
    <w:div w:id="891621171">
      <w:marLeft w:val="640"/>
      <w:marRight w:val="0"/>
      <w:marTop w:val="0"/>
      <w:marBottom w:val="0"/>
      <w:divBdr>
        <w:top w:val="none" w:sz="0" w:space="0" w:color="auto"/>
        <w:left w:val="none" w:sz="0" w:space="0" w:color="auto"/>
        <w:bottom w:val="none" w:sz="0" w:space="0" w:color="auto"/>
        <w:right w:val="none" w:sz="0" w:space="0" w:color="auto"/>
      </w:divBdr>
    </w:div>
    <w:div w:id="891773342">
      <w:marLeft w:val="640"/>
      <w:marRight w:val="0"/>
      <w:marTop w:val="0"/>
      <w:marBottom w:val="0"/>
      <w:divBdr>
        <w:top w:val="none" w:sz="0" w:space="0" w:color="auto"/>
        <w:left w:val="none" w:sz="0" w:space="0" w:color="auto"/>
        <w:bottom w:val="none" w:sz="0" w:space="0" w:color="auto"/>
        <w:right w:val="none" w:sz="0" w:space="0" w:color="auto"/>
      </w:divBdr>
    </w:div>
    <w:div w:id="891773524">
      <w:marLeft w:val="640"/>
      <w:marRight w:val="0"/>
      <w:marTop w:val="0"/>
      <w:marBottom w:val="0"/>
      <w:divBdr>
        <w:top w:val="none" w:sz="0" w:space="0" w:color="auto"/>
        <w:left w:val="none" w:sz="0" w:space="0" w:color="auto"/>
        <w:bottom w:val="none" w:sz="0" w:space="0" w:color="auto"/>
        <w:right w:val="none" w:sz="0" w:space="0" w:color="auto"/>
      </w:divBdr>
    </w:div>
    <w:div w:id="891774755">
      <w:marLeft w:val="640"/>
      <w:marRight w:val="0"/>
      <w:marTop w:val="0"/>
      <w:marBottom w:val="0"/>
      <w:divBdr>
        <w:top w:val="none" w:sz="0" w:space="0" w:color="auto"/>
        <w:left w:val="none" w:sz="0" w:space="0" w:color="auto"/>
        <w:bottom w:val="none" w:sz="0" w:space="0" w:color="auto"/>
        <w:right w:val="none" w:sz="0" w:space="0" w:color="auto"/>
      </w:divBdr>
    </w:div>
    <w:div w:id="891960091">
      <w:marLeft w:val="640"/>
      <w:marRight w:val="0"/>
      <w:marTop w:val="0"/>
      <w:marBottom w:val="0"/>
      <w:divBdr>
        <w:top w:val="none" w:sz="0" w:space="0" w:color="auto"/>
        <w:left w:val="none" w:sz="0" w:space="0" w:color="auto"/>
        <w:bottom w:val="none" w:sz="0" w:space="0" w:color="auto"/>
        <w:right w:val="none" w:sz="0" w:space="0" w:color="auto"/>
      </w:divBdr>
    </w:div>
    <w:div w:id="892039264">
      <w:marLeft w:val="640"/>
      <w:marRight w:val="0"/>
      <w:marTop w:val="0"/>
      <w:marBottom w:val="0"/>
      <w:divBdr>
        <w:top w:val="none" w:sz="0" w:space="0" w:color="auto"/>
        <w:left w:val="none" w:sz="0" w:space="0" w:color="auto"/>
        <w:bottom w:val="none" w:sz="0" w:space="0" w:color="auto"/>
        <w:right w:val="none" w:sz="0" w:space="0" w:color="auto"/>
      </w:divBdr>
    </w:div>
    <w:div w:id="892043175">
      <w:marLeft w:val="640"/>
      <w:marRight w:val="0"/>
      <w:marTop w:val="0"/>
      <w:marBottom w:val="0"/>
      <w:divBdr>
        <w:top w:val="none" w:sz="0" w:space="0" w:color="auto"/>
        <w:left w:val="none" w:sz="0" w:space="0" w:color="auto"/>
        <w:bottom w:val="none" w:sz="0" w:space="0" w:color="auto"/>
        <w:right w:val="none" w:sz="0" w:space="0" w:color="auto"/>
      </w:divBdr>
    </w:div>
    <w:div w:id="892085096">
      <w:marLeft w:val="640"/>
      <w:marRight w:val="0"/>
      <w:marTop w:val="0"/>
      <w:marBottom w:val="0"/>
      <w:divBdr>
        <w:top w:val="none" w:sz="0" w:space="0" w:color="auto"/>
        <w:left w:val="none" w:sz="0" w:space="0" w:color="auto"/>
        <w:bottom w:val="none" w:sz="0" w:space="0" w:color="auto"/>
        <w:right w:val="none" w:sz="0" w:space="0" w:color="auto"/>
      </w:divBdr>
    </w:div>
    <w:div w:id="892154795">
      <w:marLeft w:val="640"/>
      <w:marRight w:val="0"/>
      <w:marTop w:val="0"/>
      <w:marBottom w:val="0"/>
      <w:divBdr>
        <w:top w:val="none" w:sz="0" w:space="0" w:color="auto"/>
        <w:left w:val="none" w:sz="0" w:space="0" w:color="auto"/>
        <w:bottom w:val="none" w:sz="0" w:space="0" w:color="auto"/>
        <w:right w:val="none" w:sz="0" w:space="0" w:color="auto"/>
      </w:divBdr>
    </w:div>
    <w:div w:id="892232583">
      <w:marLeft w:val="640"/>
      <w:marRight w:val="0"/>
      <w:marTop w:val="0"/>
      <w:marBottom w:val="0"/>
      <w:divBdr>
        <w:top w:val="none" w:sz="0" w:space="0" w:color="auto"/>
        <w:left w:val="none" w:sz="0" w:space="0" w:color="auto"/>
        <w:bottom w:val="none" w:sz="0" w:space="0" w:color="auto"/>
        <w:right w:val="none" w:sz="0" w:space="0" w:color="auto"/>
      </w:divBdr>
    </w:div>
    <w:div w:id="892346654">
      <w:marLeft w:val="640"/>
      <w:marRight w:val="0"/>
      <w:marTop w:val="0"/>
      <w:marBottom w:val="0"/>
      <w:divBdr>
        <w:top w:val="none" w:sz="0" w:space="0" w:color="auto"/>
        <w:left w:val="none" w:sz="0" w:space="0" w:color="auto"/>
        <w:bottom w:val="none" w:sz="0" w:space="0" w:color="auto"/>
        <w:right w:val="none" w:sz="0" w:space="0" w:color="auto"/>
      </w:divBdr>
    </w:div>
    <w:div w:id="892424266">
      <w:marLeft w:val="640"/>
      <w:marRight w:val="0"/>
      <w:marTop w:val="0"/>
      <w:marBottom w:val="0"/>
      <w:divBdr>
        <w:top w:val="none" w:sz="0" w:space="0" w:color="auto"/>
        <w:left w:val="none" w:sz="0" w:space="0" w:color="auto"/>
        <w:bottom w:val="none" w:sz="0" w:space="0" w:color="auto"/>
        <w:right w:val="none" w:sz="0" w:space="0" w:color="auto"/>
      </w:divBdr>
    </w:div>
    <w:div w:id="892469441">
      <w:marLeft w:val="640"/>
      <w:marRight w:val="0"/>
      <w:marTop w:val="0"/>
      <w:marBottom w:val="0"/>
      <w:divBdr>
        <w:top w:val="none" w:sz="0" w:space="0" w:color="auto"/>
        <w:left w:val="none" w:sz="0" w:space="0" w:color="auto"/>
        <w:bottom w:val="none" w:sz="0" w:space="0" w:color="auto"/>
        <w:right w:val="none" w:sz="0" w:space="0" w:color="auto"/>
      </w:divBdr>
    </w:div>
    <w:div w:id="892810952">
      <w:marLeft w:val="640"/>
      <w:marRight w:val="0"/>
      <w:marTop w:val="0"/>
      <w:marBottom w:val="0"/>
      <w:divBdr>
        <w:top w:val="none" w:sz="0" w:space="0" w:color="auto"/>
        <w:left w:val="none" w:sz="0" w:space="0" w:color="auto"/>
        <w:bottom w:val="none" w:sz="0" w:space="0" w:color="auto"/>
        <w:right w:val="none" w:sz="0" w:space="0" w:color="auto"/>
      </w:divBdr>
    </w:div>
    <w:div w:id="892889021">
      <w:marLeft w:val="640"/>
      <w:marRight w:val="0"/>
      <w:marTop w:val="0"/>
      <w:marBottom w:val="0"/>
      <w:divBdr>
        <w:top w:val="none" w:sz="0" w:space="0" w:color="auto"/>
        <w:left w:val="none" w:sz="0" w:space="0" w:color="auto"/>
        <w:bottom w:val="none" w:sz="0" w:space="0" w:color="auto"/>
        <w:right w:val="none" w:sz="0" w:space="0" w:color="auto"/>
      </w:divBdr>
    </w:div>
    <w:div w:id="893001971">
      <w:marLeft w:val="640"/>
      <w:marRight w:val="0"/>
      <w:marTop w:val="0"/>
      <w:marBottom w:val="0"/>
      <w:divBdr>
        <w:top w:val="none" w:sz="0" w:space="0" w:color="auto"/>
        <w:left w:val="none" w:sz="0" w:space="0" w:color="auto"/>
        <w:bottom w:val="none" w:sz="0" w:space="0" w:color="auto"/>
        <w:right w:val="none" w:sz="0" w:space="0" w:color="auto"/>
      </w:divBdr>
    </w:div>
    <w:div w:id="893004504">
      <w:marLeft w:val="640"/>
      <w:marRight w:val="0"/>
      <w:marTop w:val="0"/>
      <w:marBottom w:val="0"/>
      <w:divBdr>
        <w:top w:val="none" w:sz="0" w:space="0" w:color="auto"/>
        <w:left w:val="none" w:sz="0" w:space="0" w:color="auto"/>
        <w:bottom w:val="none" w:sz="0" w:space="0" w:color="auto"/>
        <w:right w:val="none" w:sz="0" w:space="0" w:color="auto"/>
      </w:divBdr>
    </w:div>
    <w:div w:id="893004523">
      <w:marLeft w:val="640"/>
      <w:marRight w:val="0"/>
      <w:marTop w:val="0"/>
      <w:marBottom w:val="0"/>
      <w:divBdr>
        <w:top w:val="none" w:sz="0" w:space="0" w:color="auto"/>
        <w:left w:val="none" w:sz="0" w:space="0" w:color="auto"/>
        <w:bottom w:val="none" w:sz="0" w:space="0" w:color="auto"/>
        <w:right w:val="none" w:sz="0" w:space="0" w:color="auto"/>
      </w:divBdr>
    </w:div>
    <w:div w:id="893005891">
      <w:marLeft w:val="640"/>
      <w:marRight w:val="0"/>
      <w:marTop w:val="0"/>
      <w:marBottom w:val="0"/>
      <w:divBdr>
        <w:top w:val="none" w:sz="0" w:space="0" w:color="auto"/>
        <w:left w:val="none" w:sz="0" w:space="0" w:color="auto"/>
        <w:bottom w:val="none" w:sz="0" w:space="0" w:color="auto"/>
        <w:right w:val="none" w:sz="0" w:space="0" w:color="auto"/>
      </w:divBdr>
    </w:div>
    <w:div w:id="893009293">
      <w:marLeft w:val="640"/>
      <w:marRight w:val="0"/>
      <w:marTop w:val="0"/>
      <w:marBottom w:val="0"/>
      <w:divBdr>
        <w:top w:val="none" w:sz="0" w:space="0" w:color="auto"/>
        <w:left w:val="none" w:sz="0" w:space="0" w:color="auto"/>
        <w:bottom w:val="none" w:sz="0" w:space="0" w:color="auto"/>
        <w:right w:val="none" w:sz="0" w:space="0" w:color="auto"/>
      </w:divBdr>
    </w:div>
    <w:div w:id="893078043">
      <w:marLeft w:val="640"/>
      <w:marRight w:val="0"/>
      <w:marTop w:val="0"/>
      <w:marBottom w:val="0"/>
      <w:divBdr>
        <w:top w:val="none" w:sz="0" w:space="0" w:color="auto"/>
        <w:left w:val="none" w:sz="0" w:space="0" w:color="auto"/>
        <w:bottom w:val="none" w:sz="0" w:space="0" w:color="auto"/>
        <w:right w:val="none" w:sz="0" w:space="0" w:color="auto"/>
      </w:divBdr>
    </w:div>
    <w:div w:id="893154275">
      <w:marLeft w:val="640"/>
      <w:marRight w:val="0"/>
      <w:marTop w:val="0"/>
      <w:marBottom w:val="0"/>
      <w:divBdr>
        <w:top w:val="none" w:sz="0" w:space="0" w:color="auto"/>
        <w:left w:val="none" w:sz="0" w:space="0" w:color="auto"/>
        <w:bottom w:val="none" w:sz="0" w:space="0" w:color="auto"/>
        <w:right w:val="none" w:sz="0" w:space="0" w:color="auto"/>
      </w:divBdr>
    </w:div>
    <w:div w:id="893155341">
      <w:marLeft w:val="640"/>
      <w:marRight w:val="0"/>
      <w:marTop w:val="0"/>
      <w:marBottom w:val="0"/>
      <w:divBdr>
        <w:top w:val="none" w:sz="0" w:space="0" w:color="auto"/>
        <w:left w:val="none" w:sz="0" w:space="0" w:color="auto"/>
        <w:bottom w:val="none" w:sz="0" w:space="0" w:color="auto"/>
        <w:right w:val="none" w:sz="0" w:space="0" w:color="auto"/>
      </w:divBdr>
    </w:div>
    <w:div w:id="893199767">
      <w:marLeft w:val="640"/>
      <w:marRight w:val="0"/>
      <w:marTop w:val="0"/>
      <w:marBottom w:val="0"/>
      <w:divBdr>
        <w:top w:val="none" w:sz="0" w:space="0" w:color="auto"/>
        <w:left w:val="none" w:sz="0" w:space="0" w:color="auto"/>
        <w:bottom w:val="none" w:sz="0" w:space="0" w:color="auto"/>
        <w:right w:val="none" w:sz="0" w:space="0" w:color="auto"/>
      </w:divBdr>
    </w:div>
    <w:div w:id="893199934">
      <w:marLeft w:val="640"/>
      <w:marRight w:val="0"/>
      <w:marTop w:val="0"/>
      <w:marBottom w:val="0"/>
      <w:divBdr>
        <w:top w:val="none" w:sz="0" w:space="0" w:color="auto"/>
        <w:left w:val="none" w:sz="0" w:space="0" w:color="auto"/>
        <w:bottom w:val="none" w:sz="0" w:space="0" w:color="auto"/>
        <w:right w:val="none" w:sz="0" w:space="0" w:color="auto"/>
      </w:divBdr>
    </w:div>
    <w:div w:id="893273921">
      <w:marLeft w:val="640"/>
      <w:marRight w:val="0"/>
      <w:marTop w:val="0"/>
      <w:marBottom w:val="0"/>
      <w:divBdr>
        <w:top w:val="none" w:sz="0" w:space="0" w:color="auto"/>
        <w:left w:val="none" w:sz="0" w:space="0" w:color="auto"/>
        <w:bottom w:val="none" w:sz="0" w:space="0" w:color="auto"/>
        <w:right w:val="none" w:sz="0" w:space="0" w:color="auto"/>
      </w:divBdr>
    </w:div>
    <w:div w:id="893274481">
      <w:marLeft w:val="640"/>
      <w:marRight w:val="0"/>
      <w:marTop w:val="0"/>
      <w:marBottom w:val="0"/>
      <w:divBdr>
        <w:top w:val="none" w:sz="0" w:space="0" w:color="auto"/>
        <w:left w:val="none" w:sz="0" w:space="0" w:color="auto"/>
        <w:bottom w:val="none" w:sz="0" w:space="0" w:color="auto"/>
        <w:right w:val="none" w:sz="0" w:space="0" w:color="auto"/>
      </w:divBdr>
    </w:div>
    <w:div w:id="893345421">
      <w:marLeft w:val="640"/>
      <w:marRight w:val="0"/>
      <w:marTop w:val="0"/>
      <w:marBottom w:val="0"/>
      <w:divBdr>
        <w:top w:val="none" w:sz="0" w:space="0" w:color="auto"/>
        <w:left w:val="none" w:sz="0" w:space="0" w:color="auto"/>
        <w:bottom w:val="none" w:sz="0" w:space="0" w:color="auto"/>
        <w:right w:val="none" w:sz="0" w:space="0" w:color="auto"/>
      </w:divBdr>
    </w:div>
    <w:div w:id="893388726">
      <w:marLeft w:val="640"/>
      <w:marRight w:val="0"/>
      <w:marTop w:val="0"/>
      <w:marBottom w:val="0"/>
      <w:divBdr>
        <w:top w:val="none" w:sz="0" w:space="0" w:color="auto"/>
        <w:left w:val="none" w:sz="0" w:space="0" w:color="auto"/>
        <w:bottom w:val="none" w:sz="0" w:space="0" w:color="auto"/>
        <w:right w:val="none" w:sz="0" w:space="0" w:color="auto"/>
      </w:divBdr>
    </w:div>
    <w:div w:id="893469669">
      <w:marLeft w:val="640"/>
      <w:marRight w:val="0"/>
      <w:marTop w:val="0"/>
      <w:marBottom w:val="0"/>
      <w:divBdr>
        <w:top w:val="none" w:sz="0" w:space="0" w:color="auto"/>
        <w:left w:val="none" w:sz="0" w:space="0" w:color="auto"/>
        <w:bottom w:val="none" w:sz="0" w:space="0" w:color="auto"/>
        <w:right w:val="none" w:sz="0" w:space="0" w:color="auto"/>
      </w:divBdr>
    </w:div>
    <w:div w:id="893541555">
      <w:marLeft w:val="640"/>
      <w:marRight w:val="0"/>
      <w:marTop w:val="0"/>
      <w:marBottom w:val="0"/>
      <w:divBdr>
        <w:top w:val="none" w:sz="0" w:space="0" w:color="auto"/>
        <w:left w:val="none" w:sz="0" w:space="0" w:color="auto"/>
        <w:bottom w:val="none" w:sz="0" w:space="0" w:color="auto"/>
        <w:right w:val="none" w:sz="0" w:space="0" w:color="auto"/>
      </w:divBdr>
    </w:div>
    <w:div w:id="893541722">
      <w:marLeft w:val="640"/>
      <w:marRight w:val="0"/>
      <w:marTop w:val="0"/>
      <w:marBottom w:val="0"/>
      <w:divBdr>
        <w:top w:val="none" w:sz="0" w:space="0" w:color="auto"/>
        <w:left w:val="none" w:sz="0" w:space="0" w:color="auto"/>
        <w:bottom w:val="none" w:sz="0" w:space="0" w:color="auto"/>
        <w:right w:val="none" w:sz="0" w:space="0" w:color="auto"/>
      </w:divBdr>
    </w:div>
    <w:div w:id="893545744">
      <w:marLeft w:val="640"/>
      <w:marRight w:val="0"/>
      <w:marTop w:val="0"/>
      <w:marBottom w:val="0"/>
      <w:divBdr>
        <w:top w:val="none" w:sz="0" w:space="0" w:color="auto"/>
        <w:left w:val="none" w:sz="0" w:space="0" w:color="auto"/>
        <w:bottom w:val="none" w:sz="0" w:space="0" w:color="auto"/>
        <w:right w:val="none" w:sz="0" w:space="0" w:color="auto"/>
      </w:divBdr>
    </w:div>
    <w:div w:id="893590156">
      <w:marLeft w:val="640"/>
      <w:marRight w:val="0"/>
      <w:marTop w:val="0"/>
      <w:marBottom w:val="0"/>
      <w:divBdr>
        <w:top w:val="none" w:sz="0" w:space="0" w:color="auto"/>
        <w:left w:val="none" w:sz="0" w:space="0" w:color="auto"/>
        <w:bottom w:val="none" w:sz="0" w:space="0" w:color="auto"/>
        <w:right w:val="none" w:sz="0" w:space="0" w:color="auto"/>
      </w:divBdr>
    </w:div>
    <w:div w:id="893614949">
      <w:marLeft w:val="640"/>
      <w:marRight w:val="0"/>
      <w:marTop w:val="0"/>
      <w:marBottom w:val="0"/>
      <w:divBdr>
        <w:top w:val="none" w:sz="0" w:space="0" w:color="auto"/>
        <w:left w:val="none" w:sz="0" w:space="0" w:color="auto"/>
        <w:bottom w:val="none" w:sz="0" w:space="0" w:color="auto"/>
        <w:right w:val="none" w:sz="0" w:space="0" w:color="auto"/>
      </w:divBdr>
    </w:div>
    <w:div w:id="893781567">
      <w:marLeft w:val="640"/>
      <w:marRight w:val="0"/>
      <w:marTop w:val="0"/>
      <w:marBottom w:val="0"/>
      <w:divBdr>
        <w:top w:val="none" w:sz="0" w:space="0" w:color="auto"/>
        <w:left w:val="none" w:sz="0" w:space="0" w:color="auto"/>
        <w:bottom w:val="none" w:sz="0" w:space="0" w:color="auto"/>
        <w:right w:val="none" w:sz="0" w:space="0" w:color="auto"/>
      </w:divBdr>
    </w:div>
    <w:div w:id="893782447">
      <w:marLeft w:val="640"/>
      <w:marRight w:val="0"/>
      <w:marTop w:val="0"/>
      <w:marBottom w:val="0"/>
      <w:divBdr>
        <w:top w:val="none" w:sz="0" w:space="0" w:color="auto"/>
        <w:left w:val="none" w:sz="0" w:space="0" w:color="auto"/>
        <w:bottom w:val="none" w:sz="0" w:space="0" w:color="auto"/>
        <w:right w:val="none" w:sz="0" w:space="0" w:color="auto"/>
      </w:divBdr>
    </w:div>
    <w:div w:id="893856999">
      <w:marLeft w:val="640"/>
      <w:marRight w:val="0"/>
      <w:marTop w:val="0"/>
      <w:marBottom w:val="0"/>
      <w:divBdr>
        <w:top w:val="none" w:sz="0" w:space="0" w:color="auto"/>
        <w:left w:val="none" w:sz="0" w:space="0" w:color="auto"/>
        <w:bottom w:val="none" w:sz="0" w:space="0" w:color="auto"/>
        <w:right w:val="none" w:sz="0" w:space="0" w:color="auto"/>
      </w:divBdr>
    </w:div>
    <w:div w:id="894003255">
      <w:marLeft w:val="640"/>
      <w:marRight w:val="0"/>
      <w:marTop w:val="0"/>
      <w:marBottom w:val="0"/>
      <w:divBdr>
        <w:top w:val="none" w:sz="0" w:space="0" w:color="auto"/>
        <w:left w:val="none" w:sz="0" w:space="0" w:color="auto"/>
        <w:bottom w:val="none" w:sz="0" w:space="0" w:color="auto"/>
        <w:right w:val="none" w:sz="0" w:space="0" w:color="auto"/>
      </w:divBdr>
    </w:div>
    <w:div w:id="894051964">
      <w:marLeft w:val="640"/>
      <w:marRight w:val="0"/>
      <w:marTop w:val="0"/>
      <w:marBottom w:val="0"/>
      <w:divBdr>
        <w:top w:val="none" w:sz="0" w:space="0" w:color="auto"/>
        <w:left w:val="none" w:sz="0" w:space="0" w:color="auto"/>
        <w:bottom w:val="none" w:sz="0" w:space="0" w:color="auto"/>
        <w:right w:val="none" w:sz="0" w:space="0" w:color="auto"/>
      </w:divBdr>
    </w:div>
    <w:div w:id="894122500">
      <w:marLeft w:val="640"/>
      <w:marRight w:val="0"/>
      <w:marTop w:val="0"/>
      <w:marBottom w:val="0"/>
      <w:divBdr>
        <w:top w:val="none" w:sz="0" w:space="0" w:color="auto"/>
        <w:left w:val="none" w:sz="0" w:space="0" w:color="auto"/>
        <w:bottom w:val="none" w:sz="0" w:space="0" w:color="auto"/>
        <w:right w:val="none" w:sz="0" w:space="0" w:color="auto"/>
      </w:divBdr>
    </w:div>
    <w:div w:id="894122707">
      <w:marLeft w:val="640"/>
      <w:marRight w:val="0"/>
      <w:marTop w:val="0"/>
      <w:marBottom w:val="0"/>
      <w:divBdr>
        <w:top w:val="none" w:sz="0" w:space="0" w:color="auto"/>
        <w:left w:val="none" w:sz="0" w:space="0" w:color="auto"/>
        <w:bottom w:val="none" w:sz="0" w:space="0" w:color="auto"/>
        <w:right w:val="none" w:sz="0" w:space="0" w:color="auto"/>
      </w:divBdr>
    </w:div>
    <w:div w:id="894124486">
      <w:marLeft w:val="640"/>
      <w:marRight w:val="0"/>
      <w:marTop w:val="0"/>
      <w:marBottom w:val="0"/>
      <w:divBdr>
        <w:top w:val="none" w:sz="0" w:space="0" w:color="auto"/>
        <w:left w:val="none" w:sz="0" w:space="0" w:color="auto"/>
        <w:bottom w:val="none" w:sz="0" w:space="0" w:color="auto"/>
        <w:right w:val="none" w:sz="0" w:space="0" w:color="auto"/>
      </w:divBdr>
    </w:div>
    <w:div w:id="894125346">
      <w:marLeft w:val="640"/>
      <w:marRight w:val="0"/>
      <w:marTop w:val="0"/>
      <w:marBottom w:val="0"/>
      <w:divBdr>
        <w:top w:val="none" w:sz="0" w:space="0" w:color="auto"/>
        <w:left w:val="none" w:sz="0" w:space="0" w:color="auto"/>
        <w:bottom w:val="none" w:sz="0" w:space="0" w:color="auto"/>
        <w:right w:val="none" w:sz="0" w:space="0" w:color="auto"/>
      </w:divBdr>
    </w:div>
    <w:div w:id="894125696">
      <w:marLeft w:val="640"/>
      <w:marRight w:val="0"/>
      <w:marTop w:val="0"/>
      <w:marBottom w:val="0"/>
      <w:divBdr>
        <w:top w:val="none" w:sz="0" w:space="0" w:color="auto"/>
        <w:left w:val="none" w:sz="0" w:space="0" w:color="auto"/>
        <w:bottom w:val="none" w:sz="0" w:space="0" w:color="auto"/>
        <w:right w:val="none" w:sz="0" w:space="0" w:color="auto"/>
      </w:divBdr>
    </w:div>
    <w:div w:id="894196554">
      <w:marLeft w:val="640"/>
      <w:marRight w:val="0"/>
      <w:marTop w:val="0"/>
      <w:marBottom w:val="0"/>
      <w:divBdr>
        <w:top w:val="none" w:sz="0" w:space="0" w:color="auto"/>
        <w:left w:val="none" w:sz="0" w:space="0" w:color="auto"/>
        <w:bottom w:val="none" w:sz="0" w:space="0" w:color="auto"/>
        <w:right w:val="none" w:sz="0" w:space="0" w:color="auto"/>
      </w:divBdr>
    </w:div>
    <w:div w:id="894240302">
      <w:marLeft w:val="640"/>
      <w:marRight w:val="0"/>
      <w:marTop w:val="0"/>
      <w:marBottom w:val="0"/>
      <w:divBdr>
        <w:top w:val="none" w:sz="0" w:space="0" w:color="auto"/>
        <w:left w:val="none" w:sz="0" w:space="0" w:color="auto"/>
        <w:bottom w:val="none" w:sz="0" w:space="0" w:color="auto"/>
        <w:right w:val="none" w:sz="0" w:space="0" w:color="auto"/>
      </w:divBdr>
    </w:div>
    <w:div w:id="894317925">
      <w:marLeft w:val="640"/>
      <w:marRight w:val="0"/>
      <w:marTop w:val="0"/>
      <w:marBottom w:val="0"/>
      <w:divBdr>
        <w:top w:val="none" w:sz="0" w:space="0" w:color="auto"/>
        <w:left w:val="none" w:sz="0" w:space="0" w:color="auto"/>
        <w:bottom w:val="none" w:sz="0" w:space="0" w:color="auto"/>
        <w:right w:val="none" w:sz="0" w:space="0" w:color="auto"/>
      </w:divBdr>
    </w:div>
    <w:div w:id="894318433">
      <w:marLeft w:val="640"/>
      <w:marRight w:val="0"/>
      <w:marTop w:val="0"/>
      <w:marBottom w:val="0"/>
      <w:divBdr>
        <w:top w:val="none" w:sz="0" w:space="0" w:color="auto"/>
        <w:left w:val="none" w:sz="0" w:space="0" w:color="auto"/>
        <w:bottom w:val="none" w:sz="0" w:space="0" w:color="auto"/>
        <w:right w:val="none" w:sz="0" w:space="0" w:color="auto"/>
      </w:divBdr>
    </w:div>
    <w:div w:id="894321260">
      <w:marLeft w:val="640"/>
      <w:marRight w:val="0"/>
      <w:marTop w:val="0"/>
      <w:marBottom w:val="0"/>
      <w:divBdr>
        <w:top w:val="none" w:sz="0" w:space="0" w:color="auto"/>
        <w:left w:val="none" w:sz="0" w:space="0" w:color="auto"/>
        <w:bottom w:val="none" w:sz="0" w:space="0" w:color="auto"/>
        <w:right w:val="none" w:sz="0" w:space="0" w:color="auto"/>
      </w:divBdr>
    </w:div>
    <w:div w:id="894436427">
      <w:marLeft w:val="640"/>
      <w:marRight w:val="0"/>
      <w:marTop w:val="0"/>
      <w:marBottom w:val="0"/>
      <w:divBdr>
        <w:top w:val="none" w:sz="0" w:space="0" w:color="auto"/>
        <w:left w:val="none" w:sz="0" w:space="0" w:color="auto"/>
        <w:bottom w:val="none" w:sz="0" w:space="0" w:color="auto"/>
        <w:right w:val="none" w:sz="0" w:space="0" w:color="auto"/>
      </w:divBdr>
    </w:div>
    <w:div w:id="894466528">
      <w:marLeft w:val="640"/>
      <w:marRight w:val="0"/>
      <w:marTop w:val="0"/>
      <w:marBottom w:val="0"/>
      <w:divBdr>
        <w:top w:val="none" w:sz="0" w:space="0" w:color="auto"/>
        <w:left w:val="none" w:sz="0" w:space="0" w:color="auto"/>
        <w:bottom w:val="none" w:sz="0" w:space="0" w:color="auto"/>
        <w:right w:val="none" w:sz="0" w:space="0" w:color="auto"/>
      </w:divBdr>
    </w:div>
    <w:div w:id="894514050">
      <w:marLeft w:val="640"/>
      <w:marRight w:val="0"/>
      <w:marTop w:val="0"/>
      <w:marBottom w:val="0"/>
      <w:divBdr>
        <w:top w:val="none" w:sz="0" w:space="0" w:color="auto"/>
        <w:left w:val="none" w:sz="0" w:space="0" w:color="auto"/>
        <w:bottom w:val="none" w:sz="0" w:space="0" w:color="auto"/>
        <w:right w:val="none" w:sz="0" w:space="0" w:color="auto"/>
      </w:divBdr>
    </w:div>
    <w:div w:id="894583792">
      <w:marLeft w:val="640"/>
      <w:marRight w:val="0"/>
      <w:marTop w:val="0"/>
      <w:marBottom w:val="0"/>
      <w:divBdr>
        <w:top w:val="none" w:sz="0" w:space="0" w:color="auto"/>
        <w:left w:val="none" w:sz="0" w:space="0" w:color="auto"/>
        <w:bottom w:val="none" w:sz="0" w:space="0" w:color="auto"/>
        <w:right w:val="none" w:sz="0" w:space="0" w:color="auto"/>
      </w:divBdr>
    </w:div>
    <w:div w:id="894701406">
      <w:marLeft w:val="640"/>
      <w:marRight w:val="0"/>
      <w:marTop w:val="0"/>
      <w:marBottom w:val="0"/>
      <w:divBdr>
        <w:top w:val="none" w:sz="0" w:space="0" w:color="auto"/>
        <w:left w:val="none" w:sz="0" w:space="0" w:color="auto"/>
        <w:bottom w:val="none" w:sz="0" w:space="0" w:color="auto"/>
        <w:right w:val="none" w:sz="0" w:space="0" w:color="auto"/>
      </w:divBdr>
    </w:div>
    <w:div w:id="894779196">
      <w:marLeft w:val="640"/>
      <w:marRight w:val="0"/>
      <w:marTop w:val="0"/>
      <w:marBottom w:val="0"/>
      <w:divBdr>
        <w:top w:val="none" w:sz="0" w:space="0" w:color="auto"/>
        <w:left w:val="none" w:sz="0" w:space="0" w:color="auto"/>
        <w:bottom w:val="none" w:sz="0" w:space="0" w:color="auto"/>
        <w:right w:val="none" w:sz="0" w:space="0" w:color="auto"/>
      </w:divBdr>
    </w:div>
    <w:div w:id="894780558">
      <w:marLeft w:val="640"/>
      <w:marRight w:val="0"/>
      <w:marTop w:val="0"/>
      <w:marBottom w:val="0"/>
      <w:divBdr>
        <w:top w:val="none" w:sz="0" w:space="0" w:color="auto"/>
        <w:left w:val="none" w:sz="0" w:space="0" w:color="auto"/>
        <w:bottom w:val="none" w:sz="0" w:space="0" w:color="auto"/>
        <w:right w:val="none" w:sz="0" w:space="0" w:color="auto"/>
      </w:divBdr>
    </w:div>
    <w:div w:id="894854984">
      <w:marLeft w:val="640"/>
      <w:marRight w:val="0"/>
      <w:marTop w:val="0"/>
      <w:marBottom w:val="0"/>
      <w:divBdr>
        <w:top w:val="none" w:sz="0" w:space="0" w:color="auto"/>
        <w:left w:val="none" w:sz="0" w:space="0" w:color="auto"/>
        <w:bottom w:val="none" w:sz="0" w:space="0" w:color="auto"/>
        <w:right w:val="none" w:sz="0" w:space="0" w:color="auto"/>
      </w:divBdr>
    </w:div>
    <w:div w:id="894895871">
      <w:marLeft w:val="640"/>
      <w:marRight w:val="0"/>
      <w:marTop w:val="0"/>
      <w:marBottom w:val="0"/>
      <w:divBdr>
        <w:top w:val="none" w:sz="0" w:space="0" w:color="auto"/>
        <w:left w:val="none" w:sz="0" w:space="0" w:color="auto"/>
        <w:bottom w:val="none" w:sz="0" w:space="0" w:color="auto"/>
        <w:right w:val="none" w:sz="0" w:space="0" w:color="auto"/>
      </w:divBdr>
    </w:div>
    <w:div w:id="894899506">
      <w:marLeft w:val="640"/>
      <w:marRight w:val="0"/>
      <w:marTop w:val="0"/>
      <w:marBottom w:val="0"/>
      <w:divBdr>
        <w:top w:val="none" w:sz="0" w:space="0" w:color="auto"/>
        <w:left w:val="none" w:sz="0" w:space="0" w:color="auto"/>
        <w:bottom w:val="none" w:sz="0" w:space="0" w:color="auto"/>
        <w:right w:val="none" w:sz="0" w:space="0" w:color="auto"/>
      </w:divBdr>
    </w:div>
    <w:div w:id="894924830">
      <w:marLeft w:val="640"/>
      <w:marRight w:val="0"/>
      <w:marTop w:val="0"/>
      <w:marBottom w:val="0"/>
      <w:divBdr>
        <w:top w:val="none" w:sz="0" w:space="0" w:color="auto"/>
        <w:left w:val="none" w:sz="0" w:space="0" w:color="auto"/>
        <w:bottom w:val="none" w:sz="0" w:space="0" w:color="auto"/>
        <w:right w:val="none" w:sz="0" w:space="0" w:color="auto"/>
      </w:divBdr>
    </w:div>
    <w:div w:id="894968664">
      <w:marLeft w:val="640"/>
      <w:marRight w:val="0"/>
      <w:marTop w:val="0"/>
      <w:marBottom w:val="0"/>
      <w:divBdr>
        <w:top w:val="none" w:sz="0" w:space="0" w:color="auto"/>
        <w:left w:val="none" w:sz="0" w:space="0" w:color="auto"/>
        <w:bottom w:val="none" w:sz="0" w:space="0" w:color="auto"/>
        <w:right w:val="none" w:sz="0" w:space="0" w:color="auto"/>
      </w:divBdr>
    </w:div>
    <w:div w:id="894970181">
      <w:marLeft w:val="640"/>
      <w:marRight w:val="0"/>
      <w:marTop w:val="0"/>
      <w:marBottom w:val="0"/>
      <w:divBdr>
        <w:top w:val="none" w:sz="0" w:space="0" w:color="auto"/>
        <w:left w:val="none" w:sz="0" w:space="0" w:color="auto"/>
        <w:bottom w:val="none" w:sz="0" w:space="0" w:color="auto"/>
        <w:right w:val="none" w:sz="0" w:space="0" w:color="auto"/>
      </w:divBdr>
    </w:div>
    <w:div w:id="895043678">
      <w:marLeft w:val="640"/>
      <w:marRight w:val="0"/>
      <w:marTop w:val="0"/>
      <w:marBottom w:val="0"/>
      <w:divBdr>
        <w:top w:val="none" w:sz="0" w:space="0" w:color="auto"/>
        <w:left w:val="none" w:sz="0" w:space="0" w:color="auto"/>
        <w:bottom w:val="none" w:sz="0" w:space="0" w:color="auto"/>
        <w:right w:val="none" w:sz="0" w:space="0" w:color="auto"/>
      </w:divBdr>
    </w:div>
    <w:div w:id="895045276">
      <w:marLeft w:val="640"/>
      <w:marRight w:val="0"/>
      <w:marTop w:val="0"/>
      <w:marBottom w:val="0"/>
      <w:divBdr>
        <w:top w:val="none" w:sz="0" w:space="0" w:color="auto"/>
        <w:left w:val="none" w:sz="0" w:space="0" w:color="auto"/>
        <w:bottom w:val="none" w:sz="0" w:space="0" w:color="auto"/>
        <w:right w:val="none" w:sz="0" w:space="0" w:color="auto"/>
      </w:divBdr>
    </w:div>
    <w:div w:id="895094076">
      <w:marLeft w:val="640"/>
      <w:marRight w:val="0"/>
      <w:marTop w:val="0"/>
      <w:marBottom w:val="0"/>
      <w:divBdr>
        <w:top w:val="none" w:sz="0" w:space="0" w:color="auto"/>
        <w:left w:val="none" w:sz="0" w:space="0" w:color="auto"/>
        <w:bottom w:val="none" w:sz="0" w:space="0" w:color="auto"/>
        <w:right w:val="none" w:sz="0" w:space="0" w:color="auto"/>
      </w:divBdr>
    </w:div>
    <w:div w:id="895119776">
      <w:marLeft w:val="640"/>
      <w:marRight w:val="0"/>
      <w:marTop w:val="0"/>
      <w:marBottom w:val="0"/>
      <w:divBdr>
        <w:top w:val="none" w:sz="0" w:space="0" w:color="auto"/>
        <w:left w:val="none" w:sz="0" w:space="0" w:color="auto"/>
        <w:bottom w:val="none" w:sz="0" w:space="0" w:color="auto"/>
        <w:right w:val="none" w:sz="0" w:space="0" w:color="auto"/>
      </w:divBdr>
    </w:div>
    <w:div w:id="895504124">
      <w:marLeft w:val="640"/>
      <w:marRight w:val="0"/>
      <w:marTop w:val="0"/>
      <w:marBottom w:val="0"/>
      <w:divBdr>
        <w:top w:val="none" w:sz="0" w:space="0" w:color="auto"/>
        <w:left w:val="none" w:sz="0" w:space="0" w:color="auto"/>
        <w:bottom w:val="none" w:sz="0" w:space="0" w:color="auto"/>
        <w:right w:val="none" w:sz="0" w:space="0" w:color="auto"/>
      </w:divBdr>
    </w:div>
    <w:div w:id="895505526">
      <w:marLeft w:val="640"/>
      <w:marRight w:val="0"/>
      <w:marTop w:val="0"/>
      <w:marBottom w:val="0"/>
      <w:divBdr>
        <w:top w:val="none" w:sz="0" w:space="0" w:color="auto"/>
        <w:left w:val="none" w:sz="0" w:space="0" w:color="auto"/>
        <w:bottom w:val="none" w:sz="0" w:space="0" w:color="auto"/>
        <w:right w:val="none" w:sz="0" w:space="0" w:color="auto"/>
      </w:divBdr>
    </w:div>
    <w:div w:id="895505980">
      <w:marLeft w:val="640"/>
      <w:marRight w:val="0"/>
      <w:marTop w:val="0"/>
      <w:marBottom w:val="0"/>
      <w:divBdr>
        <w:top w:val="none" w:sz="0" w:space="0" w:color="auto"/>
        <w:left w:val="none" w:sz="0" w:space="0" w:color="auto"/>
        <w:bottom w:val="none" w:sz="0" w:space="0" w:color="auto"/>
        <w:right w:val="none" w:sz="0" w:space="0" w:color="auto"/>
      </w:divBdr>
    </w:div>
    <w:div w:id="895513396">
      <w:marLeft w:val="640"/>
      <w:marRight w:val="0"/>
      <w:marTop w:val="0"/>
      <w:marBottom w:val="0"/>
      <w:divBdr>
        <w:top w:val="none" w:sz="0" w:space="0" w:color="auto"/>
        <w:left w:val="none" w:sz="0" w:space="0" w:color="auto"/>
        <w:bottom w:val="none" w:sz="0" w:space="0" w:color="auto"/>
        <w:right w:val="none" w:sz="0" w:space="0" w:color="auto"/>
      </w:divBdr>
    </w:div>
    <w:div w:id="895629695">
      <w:marLeft w:val="640"/>
      <w:marRight w:val="0"/>
      <w:marTop w:val="0"/>
      <w:marBottom w:val="0"/>
      <w:divBdr>
        <w:top w:val="none" w:sz="0" w:space="0" w:color="auto"/>
        <w:left w:val="none" w:sz="0" w:space="0" w:color="auto"/>
        <w:bottom w:val="none" w:sz="0" w:space="0" w:color="auto"/>
        <w:right w:val="none" w:sz="0" w:space="0" w:color="auto"/>
      </w:divBdr>
    </w:div>
    <w:div w:id="895773274">
      <w:marLeft w:val="640"/>
      <w:marRight w:val="0"/>
      <w:marTop w:val="0"/>
      <w:marBottom w:val="0"/>
      <w:divBdr>
        <w:top w:val="none" w:sz="0" w:space="0" w:color="auto"/>
        <w:left w:val="none" w:sz="0" w:space="0" w:color="auto"/>
        <w:bottom w:val="none" w:sz="0" w:space="0" w:color="auto"/>
        <w:right w:val="none" w:sz="0" w:space="0" w:color="auto"/>
      </w:divBdr>
    </w:div>
    <w:div w:id="895773792">
      <w:marLeft w:val="640"/>
      <w:marRight w:val="0"/>
      <w:marTop w:val="0"/>
      <w:marBottom w:val="0"/>
      <w:divBdr>
        <w:top w:val="none" w:sz="0" w:space="0" w:color="auto"/>
        <w:left w:val="none" w:sz="0" w:space="0" w:color="auto"/>
        <w:bottom w:val="none" w:sz="0" w:space="0" w:color="auto"/>
        <w:right w:val="none" w:sz="0" w:space="0" w:color="auto"/>
      </w:divBdr>
    </w:div>
    <w:div w:id="895815628">
      <w:marLeft w:val="640"/>
      <w:marRight w:val="0"/>
      <w:marTop w:val="0"/>
      <w:marBottom w:val="0"/>
      <w:divBdr>
        <w:top w:val="none" w:sz="0" w:space="0" w:color="auto"/>
        <w:left w:val="none" w:sz="0" w:space="0" w:color="auto"/>
        <w:bottom w:val="none" w:sz="0" w:space="0" w:color="auto"/>
        <w:right w:val="none" w:sz="0" w:space="0" w:color="auto"/>
      </w:divBdr>
    </w:div>
    <w:div w:id="895898192">
      <w:marLeft w:val="640"/>
      <w:marRight w:val="0"/>
      <w:marTop w:val="0"/>
      <w:marBottom w:val="0"/>
      <w:divBdr>
        <w:top w:val="none" w:sz="0" w:space="0" w:color="auto"/>
        <w:left w:val="none" w:sz="0" w:space="0" w:color="auto"/>
        <w:bottom w:val="none" w:sz="0" w:space="0" w:color="auto"/>
        <w:right w:val="none" w:sz="0" w:space="0" w:color="auto"/>
      </w:divBdr>
    </w:div>
    <w:div w:id="896084510">
      <w:marLeft w:val="640"/>
      <w:marRight w:val="0"/>
      <w:marTop w:val="0"/>
      <w:marBottom w:val="0"/>
      <w:divBdr>
        <w:top w:val="none" w:sz="0" w:space="0" w:color="auto"/>
        <w:left w:val="none" w:sz="0" w:space="0" w:color="auto"/>
        <w:bottom w:val="none" w:sz="0" w:space="0" w:color="auto"/>
        <w:right w:val="none" w:sz="0" w:space="0" w:color="auto"/>
      </w:divBdr>
    </w:div>
    <w:div w:id="896431778">
      <w:marLeft w:val="640"/>
      <w:marRight w:val="0"/>
      <w:marTop w:val="0"/>
      <w:marBottom w:val="0"/>
      <w:divBdr>
        <w:top w:val="none" w:sz="0" w:space="0" w:color="auto"/>
        <w:left w:val="none" w:sz="0" w:space="0" w:color="auto"/>
        <w:bottom w:val="none" w:sz="0" w:space="0" w:color="auto"/>
        <w:right w:val="none" w:sz="0" w:space="0" w:color="auto"/>
      </w:divBdr>
    </w:div>
    <w:div w:id="896551454">
      <w:marLeft w:val="640"/>
      <w:marRight w:val="0"/>
      <w:marTop w:val="0"/>
      <w:marBottom w:val="0"/>
      <w:divBdr>
        <w:top w:val="none" w:sz="0" w:space="0" w:color="auto"/>
        <w:left w:val="none" w:sz="0" w:space="0" w:color="auto"/>
        <w:bottom w:val="none" w:sz="0" w:space="0" w:color="auto"/>
        <w:right w:val="none" w:sz="0" w:space="0" w:color="auto"/>
      </w:divBdr>
    </w:div>
    <w:div w:id="896551963">
      <w:marLeft w:val="640"/>
      <w:marRight w:val="0"/>
      <w:marTop w:val="0"/>
      <w:marBottom w:val="0"/>
      <w:divBdr>
        <w:top w:val="none" w:sz="0" w:space="0" w:color="auto"/>
        <w:left w:val="none" w:sz="0" w:space="0" w:color="auto"/>
        <w:bottom w:val="none" w:sz="0" w:space="0" w:color="auto"/>
        <w:right w:val="none" w:sz="0" w:space="0" w:color="auto"/>
      </w:divBdr>
    </w:div>
    <w:div w:id="896739498">
      <w:marLeft w:val="640"/>
      <w:marRight w:val="0"/>
      <w:marTop w:val="0"/>
      <w:marBottom w:val="0"/>
      <w:divBdr>
        <w:top w:val="none" w:sz="0" w:space="0" w:color="auto"/>
        <w:left w:val="none" w:sz="0" w:space="0" w:color="auto"/>
        <w:bottom w:val="none" w:sz="0" w:space="0" w:color="auto"/>
        <w:right w:val="none" w:sz="0" w:space="0" w:color="auto"/>
      </w:divBdr>
    </w:div>
    <w:div w:id="896939930">
      <w:marLeft w:val="640"/>
      <w:marRight w:val="0"/>
      <w:marTop w:val="0"/>
      <w:marBottom w:val="0"/>
      <w:divBdr>
        <w:top w:val="none" w:sz="0" w:space="0" w:color="auto"/>
        <w:left w:val="none" w:sz="0" w:space="0" w:color="auto"/>
        <w:bottom w:val="none" w:sz="0" w:space="0" w:color="auto"/>
        <w:right w:val="none" w:sz="0" w:space="0" w:color="auto"/>
      </w:divBdr>
    </w:div>
    <w:div w:id="897009527">
      <w:marLeft w:val="640"/>
      <w:marRight w:val="0"/>
      <w:marTop w:val="0"/>
      <w:marBottom w:val="0"/>
      <w:divBdr>
        <w:top w:val="none" w:sz="0" w:space="0" w:color="auto"/>
        <w:left w:val="none" w:sz="0" w:space="0" w:color="auto"/>
        <w:bottom w:val="none" w:sz="0" w:space="0" w:color="auto"/>
        <w:right w:val="none" w:sz="0" w:space="0" w:color="auto"/>
      </w:divBdr>
    </w:div>
    <w:div w:id="897011617">
      <w:marLeft w:val="640"/>
      <w:marRight w:val="0"/>
      <w:marTop w:val="0"/>
      <w:marBottom w:val="0"/>
      <w:divBdr>
        <w:top w:val="none" w:sz="0" w:space="0" w:color="auto"/>
        <w:left w:val="none" w:sz="0" w:space="0" w:color="auto"/>
        <w:bottom w:val="none" w:sz="0" w:space="0" w:color="auto"/>
        <w:right w:val="none" w:sz="0" w:space="0" w:color="auto"/>
      </w:divBdr>
    </w:div>
    <w:div w:id="897013747">
      <w:marLeft w:val="640"/>
      <w:marRight w:val="0"/>
      <w:marTop w:val="0"/>
      <w:marBottom w:val="0"/>
      <w:divBdr>
        <w:top w:val="none" w:sz="0" w:space="0" w:color="auto"/>
        <w:left w:val="none" w:sz="0" w:space="0" w:color="auto"/>
        <w:bottom w:val="none" w:sz="0" w:space="0" w:color="auto"/>
        <w:right w:val="none" w:sz="0" w:space="0" w:color="auto"/>
      </w:divBdr>
    </w:div>
    <w:div w:id="897085723">
      <w:marLeft w:val="640"/>
      <w:marRight w:val="0"/>
      <w:marTop w:val="0"/>
      <w:marBottom w:val="0"/>
      <w:divBdr>
        <w:top w:val="none" w:sz="0" w:space="0" w:color="auto"/>
        <w:left w:val="none" w:sz="0" w:space="0" w:color="auto"/>
        <w:bottom w:val="none" w:sz="0" w:space="0" w:color="auto"/>
        <w:right w:val="none" w:sz="0" w:space="0" w:color="auto"/>
      </w:divBdr>
    </w:div>
    <w:div w:id="897088994">
      <w:marLeft w:val="640"/>
      <w:marRight w:val="0"/>
      <w:marTop w:val="0"/>
      <w:marBottom w:val="0"/>
      <w:divBdr>
        <w:top w:val="none" w:sz="0" w:space="0" w:color="auto"/>
        <w:left w:val="none" w:sz="0" w:space="0" w:color="auto"/>
        <w:bottom w:val="none" w:sz="0" w:space="0" w:color="auto"/>
        <w:right w:val="none" w:sz="0" w:space="0" w:color="auto"/>
      </w:divBdr>
    </w:div>
    <w:div w:id="897202021">
      <w:marLeft w:val="640"/>
      <w:marRight w:val="0"/>
      <w:marTop w:val="0"/>
      <w:marBottom w:val="0"/>
      <w:divBdr>
        <w:top w:val="none" w:sz="0" w:space="0" w:color="auto"/>
        <w:left w:val="none" w:sz="0" w:space="0" w:color="auto"/>
        <w:bottom w:val="none" w:sz="0" w:space="0" w:color="auto"/>
        <w:right w:val="none" w:sz="0" w:space="0" w:color="auto"/>
      </w:divBdr>
    </w:div>
    <w:div w:id="897205218">
      <w:marLeft w:val="640"/>
      <w:marRight w:val="0"/>
      <w:marTop w:val="0"/>
      <w:marBottom w:val="0"/>
      <w:divBdr>
        <w:top w:val="none" w:sz="0" w:space="0" w:color="auto"/>
        <w:left w:val="none" w:sz="0" w:space="0" w:color="auto"/>
        <w:bottom w:val="none" w:sz="0" w:space="0" w:color="auto"/>
        <w:right w:val="none" w:sz="0" w:space="0" w:color="auto"/>
      </w:divBdr>
    </w:div>
    <w:div w:id="897205632">
      <w:marLeft w:val="640"/>
      <w:marRight w:val="0"/>
      <w:marTop w:val="0"/>
      <w:marBottom w:val="0"/>
      <w:divBdr>
        <w:top w:val="none" w:sz="0" w:space="0" w:color="auto"/>
        <w:left w:val="none" w:sz="0" w:space="0" w:color="auto"/>
        <w:bottom w:val="none" w:sz="0" w:space="0" w:color="auto"/>
        <w:right w:val="none" w:sz="0" w:space="0" w:color="auto"/>
      </w:divBdr>
    </w:div>
    <w:div w:id="897210432">
      <w:marLeft w:val="640"/>
      <w:marRight w:val="0"/>
      <w:marTop w:val="0"/>
      <w:marBottom w:val="0"/>
      <w:divBdr>
        <w:top w:val="none" w:sz="0" w:space="0" w:color="auto"/>
        <w:left w:val="none" w:sz="0" w:space="0" w:color="auto"/>
        <w:bottom w:val="none" w:sz="0" w:space="0" w:color="auto"/>
        <w:right w:val="none" w:sz="0" w:space="0" w:color="auto"/>
      </w:divBdr>
    </w:div>
    <w:div w:id="897281155">
      <w:marLeft w:val="640"/>
      <w:marRight w:val="0"/>
      <w:marTop w:val="0"/>
      <w:marBottom w:val="0"/>
      <w:divBdr>
        <w:top w:val="none" w:sz="0" w:space="0" w:color="auto"/>
        <w:left w:val="none" w:sz="0" w:space="0" w:color="auto"/>
        <w:bottom w:val="none" w:sz="0" w:space="0" w:color="auto"/>
        <w:right w:val="none" w:sz="0" w:space="0" w:color="auto"/>
      </w:divBdr>
    </w:div>
    <w:div w:id="897282949">
      <w:marLeft w:val="640"/>
      <w:marRight w:val="0"/>
      <w:marTop w:val="0"/>
      <w:marBottom w:val="0"/>
      <w:divBdr>
        <w:top w:val="none" w:sz="0" w:space="0" w:color="auto"/>
        <w:left w:val="none" w:sz="0" w:space="0" w:color="auto"/>
        <w:bottom w:val="none" w:sz="0" w:space="0" w:color="auto"/>
        <w:right w:val="none" w:sz="0" w:space="0" w:color="auto"/>
      </w:divBdr>
    </w:div>
    <w:div w:id="897321800">
      <w:marLeft w:val="640"/>
      <w:marRight w:val="0"/>
      <w:marTop w:val="0"/>
      <w:marBottom w:val="0"/>
      <w:divBdr>
        <w:top w:val="none" w:sz="0" w:space="0" w:color="auto"/>
        <w:left w:val="none" w:sz="0" w:space="0" w:color="auto"/>
        <w:bottom w:val="none" w:sz="0" w:space="0" w:color="auto"/>
        <w:right w:val="none" w:sz="0" w:space="0" w:color="auto"/>
      </w:divBdr>
    </w:div>
    <w:div w:id="897546532">
      <w:marLeft w:val="640"/>
      <w:marRight w:val="0"/>
      <w:marTop w:val="0"/>
      <w:marBottom w:val="0"/>
      <w:divBdr>
        <w:top w:val="none" w:sz="0" w:space="0" w:color="auto"/>
        <w:left w:val="none" w:sz="0" w:space="0" w:color="auto"/>
        <w:bottom w:val="none" w:sz="0" w:space="0" w:color="auto"/>
        <w:right w:val="none" w:sz="0" w:space="0" w:color="auto"/>
      </w:divBdr>
    </w:div>
    <w:div w:id="897592313">
      <w:marLeft w:val="640"/>
      <w:marRight w:val="0"/>
      <w:marTop w:val="0"/>
      <w:marBottom w:val="0"/>
      <w:divBdr>
        <w:top w:val="none" w:sz="0" w:space="0" w:color="auto"/>
        <w:left w:val="none" w:sz="0" w:space="0" w:color="auto"/>
        <w:bottom w:val="none" w:sz="0" w:space="0" w:color="auto"/>
        <w:right w:val="none" w:sz="0" w:space="0" w:color="auto"/>
      </w:divBdr>
    </w:div>
    <w:div w:id="897593356">
      <w:marLeft w:val="640"/>
      <w:marRight w:val="0"/>
      <w:marTop w:val="0"/>
      <w:marBottom w:val="0"/>
      <w:divBdr>
        <w:top w:val="none" w:sz="0" w:space="0" w:color="auto"/>
        <w:left w:val="none" w:sz="0" w:space="0" w:color="auto"/>
        <w:bottom w:val="none" w:sz="0" w:space="0" w:color="auto"/>
        <w:right w:val="none" w:sz="0" w:space="0" w:color="auto"/>
      </w:divBdr>
    </w:div>
    <w:div w:id="897593977">
      <w:marLeft w:val="640"/>
      <w:marRight w:val="0"/>
      <w:marTop w:val="0"/>
      <w:marBottom w:val="0"/>
      <w:divBdr>
        <w:top w:val="none" w:sz="0" w:space="0" w:color="auto"/>
        <w:left w:val="none" w:sz="0" w:space="0" w:color="auto"/>
        <w:bottom w:val="none" w:sz="0" w:space="0" w:color="auto"/>
        <w:right w:val="none" w:sz="0" w:space="0" w:color="auto"/>
      </w:divBdr>
    </w:div>
    <w:div w:id="897671948">
      <w:marLeft w:val="640"/>
      <w:marRight w:val="0"/>
      <w:marTop w:val="0"/>
      <w:marBottom w:val="0"/>
      <w:divBdr>
        <w:top w:val="none" w:sz="0" w:space="0" w:color="auto"/>
        <w:left w:val="none" w:sz="0" w:space="0" w:color="auto"/>
        <w:bottom w:val="none" w:sz="0" w:space="0" w:color="auto"/>
        <w:right w:val="none" w:sz="0" w:space="0" w:color="auto"/>
      </w:divBdr>
    </w:div>
    <w:div w:id="897740257">
      <w:marLeft w:val="640"/>
      <w:marRight w:val="0"/>
      <w:marTop w:val="0"/>
      <w:marBottom w:val="0"/>
      <w:divBdr>
        <w:top w:val="none" w:sz="0" w:space="0" w:color="auto"/>
        <w:left w:val="none" w:sz="0" w:space="0" w:color="auto"/>
        <w:bottom w:val="none" w:sz="0" w:space="0" w:color="auto"/>
        <w:right w:val="none" w:sz="0" w:space="0" w:color="auto"/>
      </w:divBdr>
    </w:div>
    <w:div w:id="897742244">
      <w:marLeft w:val="640"/>
      <w:marRight w:val="0"/>
      <w:marTop w:val="0"/>
      <w:marBottom w:val="0"/>
      <w:divBdr>
        <w:top w:val="none" w:sz="0" w:space="0" w:color="auto"/>
        <w:left w:val="none" w:sz="0" w:space="0" w:color="auto"/>
        <w:bottom w:val="none" w:sz="0" w:space="0" w:color="auto"/>
        <w:right w:val="none" w:sz="0" w:space="0" w:color="auto"/>
      </w:divBdr>
    </w:div>
    <w:div w:id="897860077">
      <w:marLeft w:val="640"/>
      <w:marRight w:val="0"/>
      <w:marTop w:val="0"/>
      <w:marBottom w:val="0"/>
      <w:divBdr>
        <w:top w:val="none" w:sz="0" w:space="0" w:color="auto"/>
        <w:left w:val="none" w:sz="0" w:space="0" w:color="auto"/>
        <w:bottom w:val="none" w:sz="0" w:space="0" w:color="auto"/>
        <w:right w:val="none" w:sz="0" w:space="0" w:color="auto"/>
      </w:divBdr>
    </w:div>
    <w:div w:id="897931926">
      <w:marLeft w:val="640"/>
      <w:marRight w:val="0"/>
      <w:marTop w:val="0"/>
      <w:marBottom w:val="0"/>
      <w:divBdr>
        <w:top w:val="none" w:sz="0" w:space="0" w:color="auto"/>
        <w:left w:val="none" w:sz="0" w:space="0" w:color="auto"/>
        <w:bottom w:val="none" w:sz="0" w:space="0" w:color="auto"/>
        <w:right w:val="none" w:sz="0" w:space="0" w:color="auto"/>
      </w:divBdr>
    </w:div>
    <w:div w:id="897935663">
      <w:marLeft w:val="640"/>
      <w:marRight w:val="0"/>
      <w:marTop w:val="0"/>
      <w:marBottom w:val="0"/>
      <w:divBdr>
        <w:top w:val="none" w:sz="0" w:space="0" w:color="auto"/>
        <w:left w:val="none" w:sz="0" w:space="0" w:color="auto"/>
        <w:bottom w:val="none" w:sz="0" w:space="0" w:color="auto"/>
        <w:right w:val="none" w:sz="0" w:space="0" w:color="auto"/>
      </w:divBdr>
    </w:div>
    <w:div w:id="898131177">
      <w:marLeft w:val="640"/>
      <w:marRight w:val="0"/>
      <w:marTop w:val="0"/>
      <w:marBottom w:val="0"/>
      <w:divBdr>
        <w:top w:val="none" w:sz="0" w:space="0" w:color="auto"/>
        <w:left w:val="none" w:sz="0" w:space="0" w:color="auto"/>
        <w:bottom w:val="none" w:sz="0" w:space="0" w:color="auto"/>
        <w:right w:val="none" w:sz="0" w:space="0" w:color="auto"/>
      </w:divBdr>
    </w:div>
    <w:div w:id="898246225">
      <w:marLeft w:val="640"/>
      <w:marRight w:val="0"/>
      <w:marTop w:val="0"/>
      <w:marBottom w:val="0"/>
      <w:divBdr>
        <w:top w:val="none" w:sz="0" w:space="0" w:color="auto"/>
        <w:left w:val="none" w:sz="0" w:space="0" w:color="auto"/>
        <w:bottom w:val="none" w:sz="0" w:space="0" w:color="auto"/>
        <w:right w:val="none" w:sz="0" w:space="0" w:color="auto"/>
      </w:divBdr>
    </w:div>
    <w:div w:id="898249103">
      <w:marLeft w:val="640"/>
      <w:marRight w:val="0"/>
      <w:marTop w:val="0"/>
      <w:marBottom w:val="0"/>
      <w:divBdr>
        <w:top w:val="none" w:sz="0" w:space="0" w:color="auto"/>
        <w:left w:val="none" w:sz="0" w:space="0" w:color="auto"/>
        <w:bottom w:val="none" w:sz="0" w:space="0" w:color="auto"/>
        <w:right w:val="none" w:sz="0" w:space="0" w:color="auto"/>
      </w:divBdr>
    </w:div>
    <w:div w:id="898328068">
      <w:marLeft w:val="640"/>
      <w:marRight w:val="0"/>
      <w:marTop w:val="0"/>
      <w:marBottom w:val="0"/>
      <w:divBdr>
        <w:top w:val="none" w:sz="0" w:space="0" w:color="auto"/>
        <w:left w:val="none" w:sz="0" w:space="0" w:color="auto"/>
        <w:bottom w:val="none" w:sz="0" w:space="0" w:color="auto"/>
        <w:right w:val="none" w:sz="0" w:space="0" w:color="auto"/>
      </w:divBdr>
    </w:div>
    <w:div w:id="898399849">
      <w:marLeft w:val="640"/>
      <w:marRight w:val="0"/>
      <w:marTop w:val="0"/>
      <w:marBottom w:val="0"/>
      <w:divBdr>
        <w:top w:val="none" w:sz="0" w:space="0" w:color="auto"/>
        <w:left w:val="none" w:sz="0" w:space="0" w:color="auto"/>
        <w:bottom w:val="none" w:sz="0" w:space="0" w:color="auto"/>
        <w:right w:val="none" w:sz="0" w:space="0" w:color="auto"/>
      </w:divBdr>
    </w:div>
    <w:div w:id="898513937">
      <w:marLeft w:val="640"/>
      <w:marRight w:val="0"/>
      <w:marTop w:val="0"/>
      <w:marBottom w:val="0"/>
      <w:divBdr>
        <w:top w:val="none" w:sz="0" w:space="0" w:color="auto"/>
        <w:left w:val="none" w:sz="0" w:space="0" w:color="auto"/>
        <w:bottom w:val="none" w:sz="0" w:space="0" w:color="auto"/>
        <w:right w:val="none" w:sz="0" w:space="0" w:color="auto"/>
      </w:divBdr>
    </w:div>
    <w:div w:id="898515426">
      <w:marLeft w:val="640"/>
      <w:marRight w:val="0"/>
      <w:marTop w:val="0"/>
      <w:marBottom w:val="0"/>
      <w:divBdr>
        <w:top w:val="none" w:sz="0" w:space="0" w:color="auto"/>
        <w:left w:val="none" w:sz="0" w:space="0" w:color="auto"/>
        <w:bottom w:val="none" w:sz="0" w:space="0" w:color="auto"/>
        <w:right w:val="none" w:sz="0" w:space="0" w:color="auto"/>
      </w:divBdr>
    </w:div>
    <w:div w:id="898515554">
      <w:marLeft w:val="640"/>
      <w:marRight w:val="0"/>
      <w:marTop w:val="0"/>
      <w:marBottom w:val="0"/>
      <w:divBdr>
        <w:top w:val="none" w:sz="0" w:space="0" w:color="auto"/>
        <w:left w:val="none" w:sz="0" w:space="0" w:color="auto"/>
        <w:bottom w:val="none" w:sz="0" w:space="0" w:color="auto"/>
        <w:right w:val="none" w:sz="0" w:space="0" w:color="auto"/>
      </w:divBdr>
    </w:div>
    <w:div w:id="898634695">
      <w:marLeft w:val="640"/>
      <w:marRight w:val="0"/>
      <w:marTop w:val="0"/>
      <w:marBottom w:val="0"/>
      <w:divBdr>
        <w:top w:val="none" w:sz="0" w:space="0" w:color="auto"/>
        <w:left w:val="none" w:sz="0" w:space="0" w:color="auto"/>
        <w:bottom w:val="none" w:sz="0" w:space="0" w:color="auto"/>
        <w:right w:val="none" w:sz="0" w:space="0" w:color="auto"/>
      </w:divBdr>
    </w:div>
    <w:div w:id="898637646">
      <w:marLeft w:val="640"/>
      <w:marRight w:val="0"/>
      <w:marTop w:val="0"/>
      <w:marBottom w:val="0"/>
      <w:divBdr>
        <w:top w:val="none" w:sz="0" w:space="0" w:color="auto"/>
        <w:left w:val="none" w:sz="0" w:space="0" w:color="auto"/>
        <w:bottom w:val="none" w:sz="0" w:space="0" w:color="auto"/>
        <w:right w:val="none" w:sz="0" w:space="0" w:color="auto"/>
      </w:divBdr>
    </w:div>
    <w:div w:id="898637890">
      <w:marLeft w:val="640"/>
      <w:marRight w:val="0"/>
      <w:marTop w:val="0"/>
      <w:marBottom w:val="0"/>
      <w:divBdr>
        <w:top w:val="none" w:sz="0" w:space="0" w:color="auto"/>
        <w:left w:val="none" w:sz="0" w:space="0" w:color="auto"/>
        <w:bottom w:val="none" w:sz="0" w:space="0" w:color="auto"/>
        <w:right w:val="none" w:sz="0" w:space="0" w:color="auto"/>
      </w:divBdr>
    </w:div>
    <w:div w:id="898712132">
      <w:marLeft w:val="640"/>
      <w:marRight w:val="0"/>
      <w:marTop w:val="0"/>
      <w:marBottom w:val="0"/>
      <w:divBdr>
        <w:top w:val="none" w:sz="0" w:space="0" w:color="auto"/>
        <w:left w:val="none" w:sz="0" w:space="0" w:color="auto"/>
        <w:bottom w:val="none" w:sz="0" w:space="0" w:color="auto"/>
        <w:right w:val="none" w:sz="0" w:space="0" w:color="auto"/>
      </w:divBdr>
    </w:div>
    <w:div w:id="898831862">
      <w:marLeft w:val="640"/>
      <w:marRight w:val="0"/>
      <w:marTop w:val="0"/>
      <w:marBottom w:val="0"/>
      <w:divBdr>
        <w:top w:val="none" w:sz="0" w:space="0" w:color="auto"/>
        <w:left w:val="none" w:sz="0" w:space="0" w:color="auto"/>
        <w:bottom w:val="none" w:sz="0" w:space="0" w:color="auto"/>
        <w:right w:val="none" w:sz="0" w:space="0" w:color="auto"/>
      </w:divBdr>
    </w:div>
    <w:div w:id="898832449">
      <w:marLeft w:val="640"/>
      <w:marRight w:val="0"/>
      <w:marTop w:val="0"/>
      <w:marBottom w:val="0"/>
      <w:divBdr>
        <w:top w:val="none" w:sz="0" w:space="0" w:color="auto"/>
        <w:left w:val="none" w:sz="0" w:space="0" w:color="auto"/>
        <w:bottom w:val="none" w:sz="0" w:space="0" w:color="auto"/>
        <w:right w:val="none" w:sz="0" w:space="0" w:color="auto"/>
      </w:divBdr>
    </w:div>
    <w:div w:id="898856389">
      <w:marLeft w:val="640"/>
      <w:marRight w:val="0"/>
      <w:marTop w:val="0"/>
      <w:marBottom w:val="0"/>
      <w:divBdr>
        <w:top w:val="none" w:sz="0" w:space="0" w:color="auto"/>
        <w:left w:val="none" w:sz="0" w:space="0" w:color="auto"/>
        <w:bottom w:val="none" w:sz="0" w:space="0" w:color="auto"/>
        <w:right w:val="none" w:sz="0" w:space="0" w:color="auto"/>
      </w:divBdr>
    </w:div>
    <w:div w:id="898904789">
      <w:bodyDiv w:val="1"/>
      <w:marLeft w:val="0"/>
      <w:marRight w:val="0"/>
      <w:marTop w:val="0"/>
      <w:marBottom w:val="0"/>
      <w:divBdr>
        <w:top w:val="none" w:sz="0" w:space="0" w:color="auto"/>
        <w:left w:val="none" w:sz="0" w:space="0" w:color="auto"/>
        <w:bottom w:val="none" w:sz="0" w:space="0" w:color="auto"/>
        <w:right w:val="none" w:sz="0" w:space="0" w:color="auto"/>
      </w:divBdr>
      <w:divsChild>
        <w:div w:id="110051031">
          <w:marLeft w:val="640"/>
          <w:marRight w:val="0"/>
          <w:marTop w:val="0"/>
          <w:marBottom w:val="0"/>
          <w:divBdr>
            <w:top w:val="none" w:sz="0" w:space="0" w:color="auto"/>
            <w:left w:val="none" w:sz="0" w:space="0" w:color="auto"/>
            <w:bottom w:val="none" w:sz="0" w:space="0" w:color="auto"/>
            <w:right w:val="none" w:sz="0" w:space="0" w:color="auto"/>
          </w:divBdr>
        </w:div>
        <w:div w:id="136656326">
          <w:marLeft w:val="640"/>
          <w:marRight w:val="0"/>
          <w:marTop w:val="0"/>
          <w:marBottom w:val="0"/>
          <w:divBdr>
            <w:top w:val="none" w:sz="0" w:space="0" w:color="auto"/>
            <w:left w:val="none" w:sz="0" w:space="0" w:color="auto"/>
            <w:bottom w:val="none" w:sz="0" w:space="0" w:color="auto"/>
            <w:right w:val="none" w:sz="0" w:space="0" w:color="auto"/>
          </w:divBdr>
        </w:div>
        <w:div w:id="168450571">
          <w:marLeft w:val="640"/>
          <w:marRight w:val="0"/>
          <w:marTop w:val="0"/>
          <w:marBottom w:val="0"/>
          <w:divBdr>
            <w:top w:val="none" w:sz="0" w:space="0" w:color="auto"/>
            <w:left w:val="none" w:sz="0" w:space="0" w:color="auto"/>
            <w:bottom w:val="none" w:sz="0" w:space="0" w:color="auto"/>
            <w:right w:val="none" w:sz="0" w:space="0" w:color="auto"/>
          </w:divBdr>
        </w:div>
        <w:div w:id="172306731">
          <w:marLeft w:val="640"/>
          <w:marRight w:val="0"/>
          <w:marTop w:val="0"/>
          <w:marBottom w:val="0"/>
          <w:divBdr>
            <w:top w:val="none" w:sz="0" w:space="0" w:color="auto"/>
            <w:left w:val="none" w:sz="0" w:space="0" w:color="auto"/>
            <w:bottom w:val="none" w:sz="0" w:space="0" w:color="auto"/>
            <w:right w:val="none" w:sz="0" w:space="0" w:color="auto"/>
          </w:divBdr>
        </w:div>
        <w:div w:id="301468887">
          <w:marLeft w:val="640"/>
          <w:marRight w:val="0"/>
          <w:marTop w:val="0"/>
          <w:marBottom w:val="0"/>
          <w:divBdr>
            <w:top w:val="none" w:sz="0" w:space="0" w:color="auto"/>
            <w:left w:val="none" w:sz="0" w:space="0" w:color="auto"/>
            <w:bottom w:val="none" w:sz="0" w:space="0" w:color="auto"/>
            <w:right w:val="none" w:sz="0" w:space="0" w:color="auto"/>
          </w:divBdr>
        </w:div>
        <w:div w:id="334651250">
          <w:marLeft w:val="640"/>
          <w:marRight w:val="0"/>
          <w:marTop w:val="0"/>
          <w:marBottom w:val="0"/>
          <w:divBdr>
            <w:top w:val="none" w:sz="0" w:space="0" w:color="auto"/>
            <w:left w:val="none" w:sz="0" w:space="0" w:color="auto"/>
            <w:bottom w:val="none" w:sz="0" w:space="0" w:color="auto"/>
            <w:right w:val="none" w:sz="0" w:space="0" w:color="auto"/>
          </w:divBdr>
        </w:div>
        <w:div w:id="335308505">
          <w:marLeft w:val="640"/>
          <w:marRight w:val="0"/>
          <w:marTop w:val="0"/>
          <w:marBottom w:val="0"/>
          <w:divBdr>
            <w:top w:val="none" w:sz="0" w:space="0" w:color="auto"/>
            <w:left w:val="none" w:sz="0" w:space="0" w:color="auto"/>
            <w:bottom w:val="none" w:sz="0" w:space="0" w:color="auto"/>
            <w:right w:val="none" w:sz="0" w:space="0" w:color="auto"/>
          </w:divBdr>
        </w:div>
        <w:div w:id="380635677">
          <w:marLeft w:val="640"/>
          <w:marRight w:val="0"/>
          <w:marTop w:val="0"/>
          <w:marBottom w:val="0"/>
          <w:divBdr>
            <w:top w:val="none" w:sz="0" w:space="0" w:color="auto"/>
            <w:left w:val="none" w:sz="0" w:space="0" w:color="auto"/>
            <w:bottom w:val="none" w:sz="0" w:space="0" w:color="auto"/>
            <w:right w:val="none" w:sz="0" w:space="0" w:color="auto"/>
          </w:divBdr>
        </w:div>
        <w:div w:id="387075699">
          <w:marLeft w:val="640"/>
          <w:marRight w:val="0"/>
          <w:marTop w:val="0"/>
          <w:marBottom w:val="0"/>
          <w:divBdr>
            <w:top w:val="none" w:sz="0" w:space="0" w:color="auto"/>
            <w:left w:val="none" w:sz="0" w:space="0" w:color="auto"/>
            <w:bottom w:val="none" w:sz="0" w:space="0" w:color="auto"/>
            <w:right w:val="none" w:sz="0" w:space="0" w:color="auto"/>
          </w:divBdr>
        </w:div>
        <w:div w:id="402411877">
          <w:marLeft w:val="640"/>
          <w:marRight w:val="0"/>
          <w:marTop w:val="0"/>
          <w:marBottom w:val="0"/>
          <w:divBdr>
            <w:top w:val="none" w:sz="0" w:space="0" w:color="auto"/>
            <w:left w:val="none" w:sz="0" w:space="0" w:color="auto"/>
            <w:bottom w:val="none" w:sz="0" w:space="0" w:color="auto"/>
            <w:right w:val="none" w:sz="0" w:space="0" w:color="auto"/>
          </w:divBdr>
        </w:div>
        <w:div w:id="507797227">
          <w:marLeft w:val="640"/>
          <w:marRight w:val="0"/>
          <w:marTop w:val="0"/>
          <w:marBottom w:val="0"/>
          <w:divBdr>
            <w:top w:val="none" w:sz="0" w:space="0" w:color="auto"/>
            <w:left w:val="none" w:sz="0" w:space="0" w:color="auto"/>
            <w:bottom w:val="none" w:sz="0" w:space="0" w:color="auto"/>
            <w:right w:val="none" w:sz="0" w:space="0" w:color="auto"/>
          </w:divBdr>
        </w:div>
        <w:div w:id="573974441">
          <w:marLeft w:val="640"/>
          <w:marRight w:val="0"/>
          <w:marTop w:val="0"/>
          <w:marBottom w:val="0"/>
          <w:divBdr>
            <w:top w:val="none" w:sz="0" w:space="0" w:color="auto"/>
            <w:left w:val="none" w:sz="0" w:space="0" w:color="auto"/>
            <w:bottom w:val="none" w:sz="0" w:space="0" w:color="auto"/>
            <w:right w:val="none" w:sz="0" w:space="0" w:color="auto"/>
          </w:divBdr>
        </w:div>
        <w:div w:id="700980939">
          <w:marLeft w:val="640"/>
          <w:marRight w:val="0"/>
          <w:marTop w:val="0"/>
          <w:marBottom w:val="0"/>
          <w:divBdr>
            <w:top w:val="none" w:sz="0" w:space="0" w:color="auto"/>
            <w:left w:val="none" w:sz="0" w:space="0" w:color="auto"/>
            <w:bottom w:val="none" w:sz="0" w:space="0" w:color="auto"/>
            <w:right w:val="none" w:sz="0" w:space="0" w:color="auto"/>
          </w:divBdr>
        </w:div>
        <w:div w:id="726145454">
          <w:marLeft w:val="640"/>
          <w:marRight w:val="0"/>
          <w:marTop w:val="0"/>
          <w:marBottom w:val="0"/>
          <w:divBdr>
            <w:top w:val="none" w:sz="0" w:space="0" w:color="auto"/>
            <w:left w:val="none" w:sz="0" w:space="0" w:color="auto"/>
            <w:bottom w:val="none" w:sz="0" w:space="0" w:color="auto"/>
            <w:right w:val="none" w:sz="0" w:space="0" w:color="auto"/>
          </w:divBdr>
        </w:div>
        <w:div w:id="851530237">
          <w:marLeft w:val="640"/>
          <w:marRight w:val="0"/>
          <w:marTop w:val="0"/>
          <w:marBottom w:val="0"/>
          <w:divBdr>
            <w:top w:val="none" w:sz="0" w:space="0" w:color="auto"/>
            <w:left w:val="none" w:sz="0" w:space="0" w:color="auto"/>
            <w:bottom w:val="none" w:sz="0" w:space="0" w:color="auto"/>
            <w:right w:val="none" w:sz="0" w:space="0" w:color="auto"/>
          </w:divBdr>
        </w:div>
        <w:div w:id="916478079">
          <w:marLeft w:val="640"/>
          <w:marRight w:val="0"/>
          <w:marTop w:val="0"/>
          <w:marBottom w:val="0"/>
          <w:divBdr>
            <w:top w:val="none" w:sz="0" w:space="0" w:color="auto"/>
            <w:left w:val="none" w:sz="0" w:space="0" w:color="auto"/>
            <w:bottom w:val="none" w:sz="0" w:space="0" w:color="auto"/>
            <w:right w:val="none" w:sz="0" w:space="0" w:color="auto"/>
          </w:divBdr>
        </w:div>
        <w:div w:id="1088424088">
          <w:marLeft w:val="640"/>
          <w:marRight w:val="0"/>
          <w:marTop w:val="0"/>
          <w:marBottom w:val="0"/>
          <w:divBdr>
            <w:top w:val="none" w:sz="0" w:space="0" w:color="auto"/>
            <w:left w:val="none" w:sz="0" w:space="0" w:color="auto"/>
            <w:bottom w:val="none" w:sz="0" w:space="0" w:color="auto"/>
            <w:right w:val="none" w:sz="0" w:space="0" w:color="auto"/>
          </w:divBdr>
        </w:div>
        <w:div w:id="1172641462">
          <w:marLeft w:val="640"/>
          <w:marRight w:val="0"/>
          <w:marTop w:val="0"/>
          <w:marBottom w:val="0"/>
          <w:divBdr>
            <w:top w:val="none" w:sz="0" w:space="0" w:color="auto"/>
            <w:left w:val="none" w:sz="0" w:space="0" w:color="auto"/>
            <w:bottom w:val="none" w:sz="0" w:space="0" w:color="auto"/>
            <w:right w:val="none" w:sz="0" w:space="0" w:color="auto"/>
          </w:divBdr>
        </w:div>
        <w:div w:id="1295869025">
          <w:marLeft w:val="640"/>
          <w:marRight w:val="0"/>
          <w:marTop w:val="0"/>
          <w:marBottom w:val="0"/>
          <w:divBdr>
            <w:top w:val="none" w:sz="0" w:space="0" w:color="auto"/>
            <w:left w:val="none" w:sz="0" w:space="0" w:color="auto"/>
            <w:bottom w:val="none" w:sz="0" w:space="0" w:color="auto"/>
            <w:right w:val="none" w:sz="0" w:space="0" w:color="auto"/>
          </w:divBdr>
        </w:div>
        <w:div w:id="1308125828">
          <w:marLeft w:val="640"/>
          <w:marRight w:val="0"/>
          <w:marTop w:val="0"/>
          <w:marBottom w:val="0"/>
          <w:divBdr>
            <w:top w:val="none" w:sz="0" w:space="0" w:color="auto"/>
            <w:left w:val="none" w:sz="0" w:space="0" w:color="auto"/>
            <w:bottom w:val="none" w:sz="0" w:space="0" w:color="auto"/>
            <w:right w:val="none" w:sz="0" w:space="0" w:color="auto"/>
          </w:divBdr>
        </w:div>
        <w:div w:id="1310936213">
          <w:marLeft w:val="640"/>
          <w:marRight w:val="0"/>
          <w:marTop w:val="0"/>
          <w:marBottom w:val="0"/>
          <w:divBdr>
            <w:top w:val="none" w:sz="0" w:space="0" w:color="auto"/>
            <w:left w:val="none" w:sz="0" w:space="0" w:color="auto"/>
            <w:bottom w:val="none" w:sz="0" w:space="0" w:color="auto"/>
            <w:right w:val="none" w:sz="0" w:space="0" w:color="auto"/>
          </w:divBdr>
        </w:div>
        <w:div w:id="1337687918">
          <w:marLeft w:val="640"/>
          <w:marRight w:val="0"/>
          <w:marTop w:val="0"/>
          <w:marBottom w:val="0"/>
          <w:divBdr>
            <w:top w:val="none" w:sz="0" w:space="0" w:color="auto"/>
            <w:left w:val="none" w:sz="0" w:space="0" w:color="auto"/>
            <w:bottom w:val="none" w:sz="0" w:space="0" w:color="auto"/>
            <w:right w:val="none" w:sz="0" w:space="0" w:color="auto"/>
          </w:divBdr>
        </w:div>
        <w:div w:id="1345789127">
          <w:marLeft w:val="640"/>
          <w:marRight w:val="0"/>
          <w:marTop w:val="0"/>
          <w:marBottom w:val="0"/>
          <w:divBdr>
            <w:top w:val="none" w:sz="0" w:space="0" w:color="auto"/>
            <w:left w:val="none" w:sz="0" w:space="0" w:color="auto"/>
            <w:bottom w:val="none" w:sz="0" w:space="0" w:color="auto"/>
            <w:right w:val="none" w:sz="0" w:space="0" w:color="auto"/>
          </w:divBdr>
        </w:div>
        <w:div w:id="1428034943">
          <w:marLeft w:val="640"/>
          <w:marRight w:val="0"/>
          <w:marTop w:val="0"/>
          <w:marBottom w:val="0"/>
          <w:divBdr>
            <w:top w:val="none" w:sz="0" w:space="0" w:color="auto"/>
            <w:left w:val="none" w:sz="0" w:space="0" w:color="auto"/>
            <w:bottom w:val="none" w:sz="0" w:space="0" w:color="auto"/>
            <w:right w:val="none" w:sz="0" w:space="0" w:color="auto"/>
          </w:divBdr>
        </w:div>
        <w:div w:id="1435707246">
          <w:marLeft w:val="640"/>
          <w:marRight w:val="0"/>
          <w:marTop w:val="0"/>
          <w:marBottom w:val="0"/>
          <w:divBdr>
            <w:top w:val="none" w:sz="0" w:space="0" w:color="auto"/>
            <w:left w:val="none" w:sz="0" w:space="0" w:color="auto"/>
            <w:bottom w:val="none" w:sz="0" w:space="0" w:color="auto"/>
            <w:right w:val="none" w:sz="0" w:space="0" w:color="auto"/>
          </w:divBdr>
        </w:div>
        <w:div w:id="1474714935">
          <w:marLeft w:val="640"/>
          <w:marRight w:val="0"/>
          <w:marTop w:val="0"/>
          <w:marBottom w:val="0"/>
          <w:divBdr>
            <w:top w:val="none" w:sz="0" w:space="0" w:color="auto"/>
            <w:left w:val="none" w:sz="0" w:space="0" w:color="auto"/>
            <w:bottom w:val="none" w:sz="0" w:space="0" w:color="auto"/>
            <w:right w:val="none" w:sz="0" w:space="0" w:color="auto"/>
          </w:divBdr>
        </w:div>
        <w:div w:id="1536311170">
          <w:marLeft w:val="640"/>
          <w:marRight w:val="0"/>
          <w:marTop w:val="0"/>
          <w:marBottom w:val="0"/>
          <w:divBdr>
            <w:top w:val="none" w:sz="0" w:space="0" w:color="auto"/>
            <w:left w:val="none" w:sz="0" w:space="0" w:color="auto"/>
            <w:bottom w:val="none" w:sz="0" w:space="0" w:color="auto"/>
            <w:right w:val="none" w:sz="0" w:space="0" w:color="auto"/>
          </w:divBdr>
        </w:div>
        <w:div w:id="1537616491">
          <w:marLeft w:val="640"/>
          <w:marRight w:val="0"/>
          <w:marTop w:val="0"/>
          <w:marBottom w:val="0"/>
          <w:divBdr>
            <w:top w:val="none" w:sz="0" w:space="0" w:color="auto"/>
            <w:left w:val="none" w:sz="0" w:space="0" w:color="auto"/>
            <w:bottom w:val="none" w:sz="0" w:space="0" w:color="auto"/>
            <w:right w:val="none" w:sz="0" w:space="0" w:color="auto"/>
          </w:divBdr>
        </w:div>
        <w:div w:id="1544512266">
          <w:marLeft w:val="640"/>
          <w:marRight w:val="0"/>
          <w:marTop w:val="0"/>
          <w:marBottom w:val="0"/>
          <w:divBdr>
            <w:top w:val="none" w:sz="0" w:space="0" w:color="auto"/>
            <w:left w:val="none" w:sz="0" w:space="0" w:color="auto"/>
            <w:bottom w:val="none" w:sz="0" w:space="0" w:color="auto"/>
            <w:right w:val="none" w:sz="0" w:space="0" w:color="auto"/>
          </w:divBdr>
        </w:div>
        <w:div w:id="1613710869">
          <w:marLeft w:val="640"/>
          <w:marRight w:val="0"/>
          <w:marTop w:val="0"/>
          <w:marBottom w:val="0"/>
          <w:divBdr>
            <w:top w:val="none" w:sz="0" w:space="0" w:color="auto"/>
            <w:left w:val="none" w:sz="0" w:space="0" w:color="auto"/>
            <w:bottom w:val="none" w:sz="0" w:space="0" w:color="auto"/>
            <w:right w:val="none" w:sz="0" w:space="0" w:color="auto"/>
          </w:divBdr>
        </w:div>
        <w:div w:id="1664510562">
          <w:marLeft w:val="640"/>
          <w:marRight w:val="0"/>
          <w:marTop w:val="0"/>
          <w:marBottom w:val="0"/>
          <w:divBdr>
            <w:top w:val="none" w:sz="0" w:space="0" w:color="auto"/>
            <w:left w:val="none" w:sz="0" w:space="0" w:color="auto"/>
            <w:bottom w:val="none" w:sz="0" w:space="0" w:color="auto"/>
            <w:right w:val="none" w:sz="0" w:space="0" w:color="auto"/>
          </w:divBdr>
        </w:div>
        <w:div w:id="1716810818">
          <w:marLeft w:val="640"/>
          <w:marRight w:val="0"/>
          <w:marTop w:val="0"/>
          <w:marBottom w:val="0"/>
          <w:divBdr>
            <w:top w:val="none" w:sz="0" w:space="0" w:color="auto"/>
            <w:left w:val="none" w:sz="0" w:space="0" w:color="auto"/>
            <w:bottom w:val="none" w:sz="0" w:space="0" w:color="auto"/>
            <w:right w:val="none" w:sz="0" w:space="0" w:color="auto"/>
          </w:divBdr>
        </w:div>
      </w:divsChild>
    </w:div>
    <w:div w:id="898976240">
      <w:marLeft w:val="640"/>
      <w:marRight w:val="0"/>
      <w:marTop w:val="0"/>
      <w:marBottom w:val="0"/>
      <w:divBdr>
        <w:top w:val="none" w:sz="0" w:space="0" w:color="auto"/>
        <w:left w:val="none" w:sz="0" w:space="0" w:color="auto"/>
        <w:bottom w:val="none" w:sz="0" w:space="0" w:color="auto"/>
        <w:right w:val="none" w:sz="0" w:space="0" w:color="auto"/>
      </w:divBdr>
    </w:div>
    <w:div w:id="898976595">
      <w:marLeft w:val="640"/>
      <w:marRight w:val="0"/>
      <w:marTop w:val="0"/>
      <w:marBottom w:val="0"/>
      <w:divBdr>
        <w:top w:val="none" w:sz="0" w:space="0" w:color="auto"/>
        <w:left w:val="none" w:sz="0" w:space="0" w:color="auto"/>
        <w:bottom w:val="none" w:sz="0" w:space="0" w:color="auto"/>
        <w:right w:val="none" w:sz="0" w:space="0" w:color="auto"/>
      </w:divBdr>
    </w:div>
    <w:div w:id="898982005">
      <w:marLeft w:val="640"/>
      <w:marRight w:val="0"/>
      <w:marTop w:val="0"/>
      <w:marBottom w:val="0"/>
      <w:divBdr>
        <w:top w:val="none" w:sz="0" w:space="0" w:color="auto"/>
        <w:left w:val="none" w:sz="0" w:space="0" w:color="auto"/>
        <w:bottom w:val="none" w:sz="0" w:space="0" w:color="auto"/>
        <w:right w:val="none" w:sz="0" w:space="0" w:color="auto"/>
      </w:divBdr>
    </w:div>
    <w:div w:id="899052888">
      <w:marLeft w:val="640"/>
      <w:marRight w:val="0"/>
      <w:marTop w:val="0"/>
      <w:marBottom w:val="0"/>
      <w:divBdr>
        <w:top w:val="none" w:sz="0" w:space="0" w:color="auto"/>
        <w:left w:val="none" w:sz="0" w:space="0" w:color="auto"/>
        <w:bottom w:val="none" w:sz="0" w:space="0" w:color="auto"/>
        <w:right w:val="none" w:sz="0" w:space="0" w:color="auto"/>
      </w:divBdr>
    </w:div>
    <w:div w:id="899092469">
      <w:marLeft w:val="640"/>
      <w:marRight w:val="0"/>
      <w:marTop w:val="0"/>
      <w:marBottom w:val="0"/>
      <w:divBdr>
        <w:top w:val="none" w:sz="0" w:space="0" w:color="auto"/>
        <w:left w:val="none" w:sz="0" w:space="0" w:color="auto"/>
        <w:bottom w:val="none" w:sz="0" w:space="0" w:color="auto"/>
        <w:right w:val="none" w:sz="0" w:space="0" w:color="auto"/>
      </w:divBdr>
    </w:div>
    <w:div w:id="899093028">
      <w:marLeft w:val="640"/>
      <w:marRight w:val="0"/>
      <w:marTop w:val="0"/>
      <w:marBottom w:val="0"/>
      <w:divBdr>
        <w:top w:val="none" w:sz="0" w:space="0" w:color="auto"/>
        <w:left w:val="none" w:sz="0" w:space="0" w:color="auto"/>
        <w:bottom w:val="none" w:sz="0" w:space="0" w:color="auto"/>
        <w:right w:val="none" w:sz="0" w:space="0" w:color="auto"/>
      </w:divBdr>
    </w:div>
    <w:div w:id="899251444">
      <w:marLeft w:val="640"/>
      <w:marRight w:val="0"/>
      <w:marTop w:val="0"/>
      <w:marBottom w:val="0"/>
      <w:divBdr>
        <w:top w:val="none" w:sz="0" w:space="0" w:color="auto"/>
        <w:left w:val="none" w:sz="0" w:space="0" w:color="auto"/>
        <w:bottom w:val="none" w:sz="0" w:space="0" w:color="auto"/>
        <w:right w:val="none" w:sz="0" w:space="0" w:color="auto"/>
      </w:divBdr>
    </w:div>
    <w:div w:id="899361507">
      <w:marLeft w:val="640"/>
      <w:marRight w:val="0"/>
      <w:marTop w:val="0"/>
      <w:marBottom w:val="0"/>
      <w:divBdr>
        <w:top w:val="none" w:sz="0" w:space="0" w:color="auto"/>
        <w:left w:val="none" w:sz="0" w:space="0" w:color="auto"/>
        <w:bottom w:val="none" w:sz="0" w:space="0" w:color="auto"/>
        <w:right w:val="none" w:sz="0" w:space="0" w:color="auto"/>
      </w:divBdr>
    </w:div>
    <w:div w:id="899363369">
      <w:marLeft w:val="640"/>
      <w:marRight w:val="0"/>
      <w:marTop w:val="0"/>
      <w:marBottom w:val="0"/>
      <w:divBdr>
        <w:top w:val="none" w:sz="0" w:space="0" w:color="auto"/>
        <w:left w:val="none" w:sz="0" w:space="0" w:color="auto"/>
        <w:bottom w:val="none" w:sz="0" w:space="0" w:color="auto"/>
        <w:right w:val="none" w:sz="0" w:space="0" w:color="auto"/>
      </w:divBdr>
    </w:div>
    <w:div w:id="899363739">
      <w:marLeft w:val="640"/>
      <w:marRight w:val="0"/>
      <w:marTop w:val="0"/>
      <w:marBottom w:val="0"/>
      <w:divBdr>
        <w:top w:val="none" w:sz="0" w:space="0" w:color="auto"/>
        <w:left w:val="none" w:sz="0" w:space="0" w:color="auto"/>
        <w:bottom w:val="none" w:sz="0" w:space="0" w:color="auto"/>
        <w:right w:val="none" w:sz="0" w:space="0" w:color="auto"/>
      </w:divBdr>
    </w:div>
    <w:div w:id="899365408">
      <w:marLeft w:val="640"/>
      <w:marRight w:val="0"/>
      <w:marTop w:val="0"/>
      <w:marBottom w:val="0"/>
      <w:divBdr>
        <w:top w:val="none" w:sz="0" w:space="0" w:color="auto"/>
        <w:left w:val="none" w:sz="0" w:space="0" w:color="auto"/>
        <w:bottom w:val="none" w:sz="0" w:space="0" w:color="auto"/>
        <w:right w:val="none" w:sz="0" w:space="0" w:color="auto"/>
      </w:divBdr>
    </w:div>
    <w:div w:id="899440380">
      <w:marLeft w:val="640"/>
      <w:marRight w:val="0"/>
      <w:marTop w:val="0"/>
      <w:marBottom w:val="0"/>
      <w:divBdr>
        <w:top w:val="none" w:sz="0" w:space="0" w:color="auto"/>
        <w:left w:val="none" w:sz="0" w:space="0" w:color="auto"/>
        <w:bottom w:val="none" w:sz="0" w:space="0" w:color="auto"/>
        <w:right w:val="none" w:sz="0" w:space="0" w:color="auto"/>
      </w:divBdr>
    </w:div>
    <w:div w:id="899484278">
      <w:marLeft w:val="640"/>
      <w:marRight w:val="0"/>
      <w:marTop w:val="0"/>
      <w:marBottom w:val="0"/>
      <w:divBdr>
        <w:top w:val="none" w:sz="0" w:space="0" w:color="auto"/>
        <w:left w:val="none" w:sz="0" w:space="0" w:color="auto"/>
        <w:bottom w:val="none" w:sz="0" w:space="0" w:color="auto"/>
        <w:right w:val="none" w:sz="0" w:space="0" w:color="auto"/>
      </w:divBdr>
    </w:div>
    <w:div w:id="899556603">
      <w:marLeft w:val="640"/>
      <w:marRight w:val="0"/>
      <w:marTop w:val="0"/>
      <w:marBottom w:val="0"/>
      <w:divBdr>
        <w:top w:val="none" w:sz="0" w:space="0" w:color="auto"/>
        <w:left w:val="none" w:sz="0" w:space="0" w:color="auto"/>
        <w:bottom w:val="none" w:sz="0" w:space="0" w:color="auto"/>
        <w:right w:val="none" w:sz="0" w:space="0" w:color="auto"/>
      </w:divBdr>
    </w:div>
    <w:div w:id="899638114">
      <w:marLeft w:val="640"/>
      <w:marRight w:val="0"/>
      <w:marTop w:val="0"/>
      <w:marBottom w:val="0"/>
      <w:divBdr>
        <w:top w:val="none" w:sz="0" w:space="0" w:color="auto"/>
        <w:left w:val="none" w:sz="0" w:space="0" w:color="auto"/>
        <w:bottom w:val="none" w:sz="0" w:space="0" w:color="auto"/>
        <w:right w:val="none" w:sz="0" w:space="0" w:color="auto"/>
      </w:divBdr>
    </w:div>
    <w:div w:id="899755536">
      <w:marLeft w:val="640"/>
      <w:marRight w:val="0"/>
      <w:marTop w:val="0"/>
      <w:marBottom w:val="0"/>
      <w:divBdr>
        <w:top w:val="none" w:sz="0" w:space="0" w:color="auto"/>
        <w:left w:val="none" w:sz="0" w:space="0" w:color="auto"/>
        <w:bottom w:val="none" w:sz="0" w:space="0" w:color="auto"/>
        <w:right w:val="none" w:sz="0" w:space="0" w:color="auto"/>
      </w:divBdr>
    </w:div>
    <w:div w:id="899826517">
      <w:marLeft w:val="640"/>
      <w:marRight w:val="0"/>
      <w:marTop w:val="0"/>
      <w:marBottom w:val="0"/>
      <w:divBdr>
        <w:top w:val="none" w:sz="0" w:space="0" w:color="auto"/>
        <w:left w:val="none" w:sz="0" w:space="0" w:color="auto"/>
        <w:bottom w:val="none" w:sz="0" w:space="0" w:color="auto"/>
        <w:right w:val="none" w:sz="0" w:space="0" w:color="auto"/>
      </w:divBdr>
    </w:div>
    <w:div w:id="899830586">
      <w:marLeft w:val="640"/>
      <w:marRight w:val="0"/>
      <w:marTop w:val="0"/>
      <w:marBottom w:val="0"/>
      <w:divBdr>
        <w:top w:val="none" w:sz="0" w:space="0" w:color="auto"/>
        <w:left w:val="none" w:sz="0" w:space="0" w:color="auto"/>
        <w:bottom w:val="none" w:sz="0" w:space="0" w:color="auto"/>
        <w:right w:val="none" w:sz="0" w:space="0" w:color="auto"/>
      </w:divBdr>
    </w:div>
    <w:div w:id="899899395">
      <w:marLeft w:val="640"/>
      <w:marRight w:val="0"/>
      <w:marTop w:val="0"/>
      <w:marBottom w:val="0"/>
      <w:divBdr>
        <w:top w:val="none" w:sz="0" w:space="0" w:color="auto"/>
        <w:left w:val="none" w:sz="0" w:space="0" w:color="auto"/>
        <w:bottom w:val="none" w:sz="0" w:space="0" w:color="auto"/>
        <w:right w:val="none" w:sz="0" w:space="0" w:color="auto"/>
      </w:divBdr>
    </w:div>
    <w:div w:id="899973104">
      <w:marLeft w:val="640"/>
      <w:marRight w:val="0"/>
      <w:marTop w:val="0"/>
      <w:marBottom w:val="0"/>
      <w:divBdr>
        <w:top w:val="none" w:sz="0" w:space="0" w:color="auto"/>
        <w:left w:val="none" w:sz="0" w:space="0" w:color="auto"/>
        <w:bottom w:val="none" w:sz="0" w:space="0" w:color="auto"/>
        <w:right w:val="none" w:sz="0" w:space="0" w:color="auto"/>
      </w:divBdr>
    </w:div>
    <w:div w:id="900023115">
      <w:marLeft w:val="640"/>
      <w:marRight w:val="0"/>
      <w:marTop w:val="0"/>
      <w:marBottom w:val="0"/>
      <w:divBdr>
        <w:top w:val="none" w:sz="0" w:space="0" w:color="auto"/>
        <w:left w:val="none" w:sz="0" w:space="0" w:color="auto"/>
        <w:bottom w:val="none" w:sz="0" w:space="0" w:color="auto"/>
        <w:right w:val="none" w:sz="0" w:space="0" w:color="auto"/>
      </w:divBdr>
    </w:div>
    <w:div w:id="900024722">
      <w:marLeft w:val="640"/>
      <w:marRight w:val="0"/>
      <w:marTop w:val="0"/>
      <w:marBottom w:val="0"/>
      <w:divBdr>
        <w:top w:val="none" w:sz="0" w:space="0" w:color="auto"/>
        <w:left w:val="none" w:sz="0" w:space="0" w:color="auto"/>
        <w:bottom w:val="none" w:sz="0" w:space="0" w:color="auto"/>
        <w:right w:val="none" w:sz="0" w:space="0" w:color="auto"/>
      </w:divBdr>
    </w:div>
    <w:div w:id="900100238">
      <w:marLeft w:val="640"/>
      <w:marRight w:val="0"/>
      <w:marTop w:val="0"/>
      <w:marBottom w:val="0"/>
      <w:divBdr>
        <w:top w:val="none" w:sz="0" w:space="0" w:color="auto"/>
        <w:left w:val="none" w:sz="0" w:space="0" w:color="auto"/>
        <w:bottom w:val="none" w:sz="0" w:space="0" w:color="auto"/>
        <w:right w:val="none" w:sz="0" w:space="0" w:color="auto"/>
      </w:divBdr>
    </w:div>
    <w:div w:id="900169660">
      <w:marLeft w:val="640"/>
      <w:marRight w:val="0"/>
      <w:marTop w:val="0"/>
      <w:marBottom w:val="0"/>
      <w:divBdr>
        <w:top w:val="none" w:sz="0" w:space="0" w:color="auto"/>
        <w:left w:val="none" w:sz="0" w:space="0" w:color="auto"/>
        <w:bottom w:val="none" w:sz="0" w:space="0" w:color="auto"/>
        <w:right w:val="none" w:sz="0" w:space="0" w:color="auto"/>
      </w:divBdr>
    </w:div>
    <w:div w:id="900214430">
      <w:marLeft w:val="640"/>
      <w:marRight w:val="0"/>
      <w:marTop w:val="0"/>
      <w:marBottom w:val="0"/>
      <w:divBdr>
        <w:top w:val="none" w:sz="0" w:space="0" w:color="auto"/>
        <w:left w:val="none" w:sz="0" w:space="0" w:color="auto"/>
        <w:bottom w:val="none" w:sz="0" w:space="0" w:color="auto"/>
        <w:right w:val="none" w:sz="0" w:space="0" w:color="auto"/>
      </w:divBdr>
    </w:div>
    <w:div w:id="900215809">
      <w:marLeft w:val="640"/>
      <w:marRight w:val="0"/>
      <w:marTop w:val="0"/>
      <w:marBottom w:val="0"/>
      <w:divBdr>
        <w:top w:val="none" w:sz="0" w:space="0" w:color="auto"/>
        <w:left w:val="none" w:sz="0" w:space="0" w:color="auto"/>
        <w:bottom w:val="none" w:sz="0" w:space="0" w:color="auto"/>
        <w:right w:val="none" w:sz="0" w:space="0" w:color="auto"/>
      </w:divBdr>
    </w:div>
    <w:div w:id="900291214">
      <w:marLeft w:val="640"/>
      <w:marRight w:val="0"/>
      <w:marTop w:val="0"/>
      <w:marBottom w:val="0"/>
      <w:divBdr>
        <w:top w:val="none" w:sz="0" w:space="0" w:color="auto"/>
        <w:left w:val="none" w:sz="0" w:space="0" w:color="auto"/>
        <w:bottom w:val="none" w:sz="0" w:space="0" w:color="auto"/>
        <w:right w:val="none" w:sz="0" w:space="0" w:color="auto"/>
      </w:divBdr>
    </w:div>
    <w:div w:id="900292095">
      <w:marLeft w:val="640"/>
      <w:marRight w:val="0"/>
      <w:marTop w:val="0"/>
      <w:marBottom w:val="0"/>
      <w:divBdr>
        <w:top w:val="none" w:sz="0" w:space="0" w:color="auto"/>
        <w:left w:val="none" w:sz="0" w:space="0" w:color="auto"/>
        <w:bottom w:val="none" w:sz="0" w:space="0" w:color="auto"/>
        <w:right w:val="none" w:sz="0" w:space="0" w:color="auto"/>
      </w:divBdr>
    </w:div>
    <w:div w:id="900293289">
      <w:bodyDiv w:val="1"/>
      <w:marLeft w:val="0"/>
      <w:marRight w:val="0"/>
      <w:marTop w:val="0"/>
      <w:marBottom w:val="0"/>
      <w:divBdr>
        <w:top w:val="none" w:sz="0" w:space="0" w:color="auto"/>
        <w:left w:val="none" w:sz="0" w:space="0" w:color="auto"/>
        <w:bottom w:val="none" w:sz="0" w:space="0" w:color="auto"/>
        <w:right w:val="none" w:sz="0" w:space="0" w:color="auto"/>
      </w:divBdr>
    </w:div>
    <w:div w:id="900361592">
      <w:marLeft w:val="640"/>
      <w:marRight w:val="0"/>
      <w:marTop w:val="0"/>
      <w:marBottom w:val="0"/>
      <w:divBdr>
        <w:top w:val="none" w:sz="0" w:space="0" w:color="auto"/>
        <w:left w:val="none" w:sz="0" w:space="0" w:color="auto"/>
        <w:bottom w:val="none" w:sz="0" w:space="0" w:color="auto"/>
        <w:right w:val="none" w:sz="0" w:space="0" w:color="auto"/>
      </w:divBdr>
    </w:div>
    <w:div w:id="900478842">
      <w:marLeft w:val="640"/>
      <w:marRight w:val="0"/>
      <w:marTop w:val="0"/>
      <w:marBottom w:val="0"/>
      <w:divBdr>
        <w:top w:val="none" w:sz="0" w:space="0" w:color="auto"/>
        <w:left w:val="none" w:sz="0" w:space="0" w:color="auto"/>
        <w:bottom w:val="none" w:sz="0" w:space="0" w:color="auto"/>
        <w:right w:val="none" w:sz="0" w:space="0" w:color="auto"/>
      </w:divBdr>
    </w:div>
    <w:div w:id="900479788">
      <w:marLeft w:val="640"/>
      <w:marRight w:val="0"/>
      <w:marTop w:val="0"/>
      <w:marBottom w:val="0"/>
      <w:divBdr>
        <w:top w:val="none" w:sz="0" w:space="0" w:color="auto"/>
        <w:left w:val="none" w:sz="0" w:space="0" w:color="auto"/>
        <w:bottom w:val="none" w:sz="0" w:space="0" w:color="auto"/>
        <w:right w:val="none" w:sz="0" w:space="0" w:color="auto"/>
      </w:divBdr>
    </w:div>
    <w:div w:id="900486009">
      <w:marLeft w:val="640"/>
      <w:marRight w:val="0"/>
      <w:marTop w:val="0"/>
      <w:marBottom w:val="0"/>
      <w:divBdr>
        <w:top w:val="none" w:sz="0" w:space="0" w:color="auto"/>
        <w:left w:val="none" w:sz="0" w:space="0" w:color="auto"/>
        <w:bottom w:val="none" w:sz="0" w:space="0" w:color="auto"/>
        <w:right w:val="none" w:sz="0" w:space="0" w:color="auto"/>
      </w:divBdr>
    </w:div>
    <w:div w:id="900597922">
      <w:marLeft w:val="640"/>
      <w:marRight w:val="0"/>
      <w:marTop w:val="0"/>
      <w:marBottom w:val="0"/>
      <w:divBdr>
        <w:top w:val="none" w:sz="0" w:space="0" w:color="auto"/>
        <w:left w:val="none" w:sz="0" w:space="0" w:color="auto"/>
        <w:bottom w:val="none" w:sz="0" w:space="0" w:color="auto"/>
        <w:right w:val="none" w:sz="0" w:space="0" w:color="auto"/>
      </w:divBdr>
    </w:div>
    <w:div w:id="900679540">
      <w:marLeft w:val="640"/>
      <w:marRight w:val="0"/>
      <w:marTop w:val="0"/>
      <w:marBottom w:val="0"/>
      <w:divBdr>
        <w:top w:val="none" w:sz="0" w:space="0" w:color="auto"/>
        <w:left w:val="none" w:sz="0" w:space="0" w:color="auto"/>
        <w:bottom w:val="none" w:sz="0" w:space="0" w:color="auto"/>
        <w:right w:val="none" w:sz="0" w:space="0" w:color="auto"/>
      </w:divBdr>
    </w:div>
    <w:div w:id="900679873">
      <w:marLeft w:val="640"/>
      <w:marRight w:val="0"/>
      <w:marTop w:val="0"/>
      <w:marBottom w:val="0"/>
      <w:divBdr>
        <w:top w:val="none" w:sz="0" w:space="0" w:color="auto"/>
        <w:left w:val="none" w:sz="0" w:space="0" w:color="auto"/>
        <w:bottom w:val="none" w:sz="0" w:space="0" w:color="auto"/>
        <w:right w:val="none" w:sz="0" w:space="0" w:color="auto"/>
      </w:divBdr>
    </w:div>
    <w:div w:id="900797611">
      <w:marLeft w:val="640"/>
      <w:marRight w:val="0"/>
      <w:marTop w:val="0"/>
      <w:marBottom w:val="0"/>
      <w:divBdr>
        <w:top w:val="none" w:sz="0" w:space="0" w:color="auto"/>
        <w:left w:val="none" w:sz="0" w:space="0" w:color="auto"/>
        <w:bottom w:val="none" w:sz="0" w:space="0" w:color="auto"/>
        <w:right w:val="none" w:sz="0" w:space="0" w:color="auto"/>
      </w:divBdr>
    </w:div>
    <w:div w:id="900871195">
      <w:marLeft w:val="640"/>
      <w:marRight w:val="0"/>
      <w:marTop w:val="0"/>
      <w:marBottom w:val="0"/>
      <w:divBdr>
        <w:top w:val="none" w:sz="0" w:space="0" w:color="auto"/>
        <w:left w:val="none" w:sz="0" w:space="0" w:color="auto"/>
        <w:bottom w:val="none" w:sz="0" w:space="0" w:color="auto"/>
        <w:right w:val="none" w:sz="0" w:space="0" w:color="auto"/>
      </w:divBdr>
    </w:div>
    <w:div w:id="901065535">
      <w:marLeft w:val="640"/>
      <w:marRight w:val="0"/>
      <w:marTop w:val="0"/>
      <w:marBottom w:val="0"/>
      <w:divBdr>
        <w:top w:val="none" w:sz="0" w:space="0" w:color="auto"/>
        <w:left w:val="none" w:sz="0" w:space="0" w:color="auto"/>
        <w:bottom w:val="none" w:sz="0" w:space="0" w:color="auto"/>
        <w:right w:val="none" w:sz="0" w:space="0" w:color="auto"/>
      </w:divBdr>
    </w:div>
    <w:div w:id="901254449">
      <w:marLeft w:val="640"/>
      <w:marRight w:val="0"/>
      <w:marTop w:val="0"/>
      <w:marBottom w:val="0"/>
      <w:divBdr>
        <w:top w:val="none" w:sz="0" w:space="0" w:color="auto"/>
        <w:left w:val="none" w:sz="0" w:space="0" w:color="auto"/>
        <w:bottom w:val="none" w:sz="0" w:space="0" w:color="auto"/>
        <w:right w:val="none" w:sz="0" w:space="0" w:color="auto"/>
      </w:divBdr>
    </w:div>
    <w:div w:id="901334908">
      <w:marLeft w:val="640"/>
      <w:marRight w:val="0"/>
      <w:marTop w:val="0"/>
      <w:marBottom w:val="0"/>
      <w:divBdr>
        <w:top w:val="none" w:sz="0" w:space="0" w:color="auto"/>
        <w:left w:val="none" w:sz="0" w:space="0" w:color="auto"/>
        <w:bottom w:val="none" w:sz="0" w:space="0" w:color="auto"/>
        <w:right w:val="none" w:sz="0" w:space="0" w:color="auto"/>
      </w:divBdr>
    </w:div>
    <w:div w:id="901401888">
      <w:marLeft w:val="640"/>
      <w:marRight w:val="0"/>
      <w:marTop w:val="0"/>
      <w:marBottom w:val="0"/>
      <w:divBdr>
        <w:top w:val="none" w:sz="0" w:space="0" w:color="auto"/>
        <w:left w:val="none" w:sz="0" w:space="0" w:color="auto"/>
        <w:bottom w:val="none" w:sz="0" w:space="0" w:color="auto"/>
        <w:right w:val="none" w:sz="0" w:space="0" w:color="auto"/>
      </w:divBdr>
    </w:div>
    <w:div w:id="901408482">
      <w:marLeft w:val="640"/>
      <w:marRight w:val="0"/>
      <w:marTop w:val="0"/>
      <w:marBottom w:val="0"/>
      <w:divBdr>
        <w:top w:val="none" w:sz="0" w:space="0" w:color="auto"/>
        <w:left w:val="none" w:sz="0" w:space="0" w:color="auto"/>
        <w:bottom w:val="none" w:sz="0" w:space="0" w:color="auto"/>
        <w:right w:val="none" w:sz="0" w:space="0" w:color="auto"/>
      </w:divBdr>
    </w:div>
    <w:div w:id="901477421">
      <w:marLeft w:val="640"/>
      <w:marRight w:val="0"/>
      <w:marTop w:val="0"/>
      <w:marBottom w:val="0"/>
      <w:divBdr>
        <w:top w:val="none" w:sz="0" w:space="0" w:color="auto"/>
        <w:left w:val="none" w:sz="0" w:space="0" w:color="auto"/>
        <w:bottom w:val="none" w:sz="0" w:space="0" w:color="auto"/>
        <w:right w:val="none" w:sz="0" w:space="0" w:color="auto"/>
      </w:divBdr>
    </w:div>
    <w:div w:id="901794517">
      <w:marLeft w:val="640"/>
      <w:marRight w:val="0"/>
      <w:marTop w:val="0"/>
      <w:marBottom w:val="0"/>
      <w:divBdr>
        <w:top w:val="none" w:sz="0" w:space="0" w:color="auto"/>
        <w:left w:val="none" w:sz="0" w:space="0" w:color="auto"/>
        <w:bottom w:val="none" w:sz="0" w:space="0" w:color="auto"/>
        <w:right w:val="none" w:sz="0" w:space="0" w:color="auto"/>
      </w:divBdr>
    </w:div>
    <w:div w:id="901795967">
      <w:marLeft w:val="640"/>
      <w:marRight w:val="0"/>
      <w:marTop w:val="0"/>
      <w:marBottom w:val="0"/>
      <w:divBdr>
        <w:top w:val="none" w:sz="0" w:space="0" w:color="auto"/>
        <w:left w:val="none" w:sz="0" w:space="0" w:color="auto"/>
        <w:bottom w:val="none" w:sz="0" w:space="0" w:color="auto"/>
        <w:right w:val="none" w:sz="0" w:space="0" w:color="auto"/>
      </w:divBdr>
    </w:div>
    <w:div w:id="901865600">
      <w:marLeft w:val="640"/>
      <w:marRight w:val="0"/>
      <w:marTop w:val="0"/>
      <w:marBottom w:val="0"/>
      <w:divBdr>
        <w:top w:val="none" w:sz="0" w:space="0" w:color="auto"/>
        <w:left w:val="none" w:sz="0" w:space="0" w:color="auto"/>
        <w:bottom w:val="none" w:sz="0" w:space="0" w:color="auto"/>
        <w:right w:val="none" w:sz="0" w:space="0" w:color="auto"/>
      </w:divBdr>
    </w:div>
    <w:div w:id="901914112">
      <w:marLeft w:val="640"/>
      <w:marRight w:val="0"/>
      <w:marTop w:val="0"/>
      <w:marBottom w:val="0"/>
      <w:divBdr>
        <w:top w:val="none" w:sz="0" w:space="0" w:color="auto"/>
        <w:left w:val="none" w:sz="0" w:space="0" w:color="auto"/>
        <w:bottom w:val="none" w:sz="0" w:space="0" w:color="auto"/>
        <w:right w:val="none" w:sz="0" w:space="0" w:color="auto"/>
      </w:divBdr>
    </w:div>
    <w:div w:id="901915496">
      <w:marLeft w:val="640"/>
      <w:marRight w:val="0"/>
      <w:marTop w:val="0"/>
      <w:marBottom w:val="0"/>
      <w:divBdr>
        <w:top w:val="none" w:sz="0" w:space="0" w:color="auto"/>
        <w:left w:val="none" w:sz="0" w:space="0" w:color="auto"/>
        <w:bottom w:val="none" w:sz="0" w:space="0" w:color="auto"/>
        <w:right w:val="none" w:sz="0" w:space="0" w:color="auto"/>
      </w:divBdr>
    </w:div>
    <w:div w:id="901983564">
      <w:marLeft w:val="640"/>
      <w:marRight w:val="0"/>
      <w:marTop w:val="0"/>
      <w:marBottom w:val="0"/>
      <w:divBdr>
        <w:top w:val="none" w:sz="0" w:space="0" w:color="auto"/>
        <w:left w:val="none" w:sz="0" w:space="0" w:color="auto"/>
        <w:bottom w:val="none" w:sz="0" w:space="0" w:color="auto"/>
        <w:right w:val="none" w:sz="0" w:space="0" w:color="auto"/>
      </w:divBdr>
    </w:div>
    <w:div w:id="901983650">
      <w:marLeft w:val="640"/>
      <w:marRight w:val="0"/>
      <w:marTop w:val="0"/>
      <w:marBottom w:val="0"/>
      <w:divBdr>
        <w:top w:val="none" w:sz="0" w:space="0" w:color="auto"/>
        <w:left w:val="none" w:sz="0" w:space="0" w:color="auto"/>
        <w:bottom w:val="none" w:sz="0" w:space="0" w:color="auto"/>
        <w:right w:val="none" w:sz="0" w:space="0" w:color="auto"/>
      </w:divBdr>
    </w:div>
    <w:div w:id="901985167">
      <w:marLeft w:val="640"/>
      <w:marRight w:val="0"/>
      <w:marTop w:val="0"/>
      <w:marBottom w:val="0"/>
      <w:divBdr>
        <w:top w:val="none" w:sz="0" w:space="0" w:color="auto"/>
        <w:left w:val="none" w:sz="0" w:space="0" w:color="auto"/>
        <w:bottom w:val="none" w:sz="0" w:space="0" w:color="auto"/>
        <w:right w:val="none" w:sz="0" w:space="0" w:color="auto"/>
      </w:divBdr>
    </w:div>
    <w:div w:id="902105769">
      <w:marLeft w:val="640"/>
      <w:marRight w:val="0"/>
      <w:marTop w:val="0"/>
      <w:marBottom w:val="0"/>
      <w:divBdr>
        <w:top w:val="none" w:sz="0" w:space="0" w:color="auto"/>
        <w:left w:val="none" w:sz="0" w:space="0" w:color="auto"/>
        <w:bottom w:val="none" w:sz="0" w:space="0" w:color="auto"/>
        <w:right w:val="none" w:sz="0" w:space="0" w:color="auto"/>
      </w:divBdr>
    </w:div>
    <w:div w:id="902132397">
      <w:marLeft w:val="640"/>
      <w:marRight w:val="0"/>
      <w:marTop w:val="0"/>
      <w:marBottom w:val="0"/>
      <w:divBdr>
        <w:top w:val="none" w:sz="0" w:space="0" w:color="auto"/>
        <w:left w:val="none" w:sz="0" w:space="0" w:color="auto"/>
        <w:bottom w:val="none" w:sz="0" w:space="0" w:color="auto"/>
        <w:right w:val="none" w:sz="0" w:space="0" w:color="auto"/>
      </w:divBdr>
    </w:div>
    <w:div w:id="902183193">
      <w:marLeft w:val="640"/>
      <w:marRight w:val="0"/>
      <w:marTop w:val="0"/>
      <w:marBottom w:val="0"/>
      <w:divBdr>
        <w:top w:val="none" w:sz="0" w:space="0" w:color="auto"/>
        <w:left w:val="none" w:sz="0" w:space="0" w:color="auto"/>
        <w:bottom w:val="none" w:sz="0" w:space="0" w:color="auto"/>
        <w:right w:val="none" w:sz="0" w:space="0" w:color="auto"/>
      </w:divBdr>
    </w:div>
    <w:div w:id="902326411">
      <w:marLeft w:val="640"/>
      <w:marRight w:val="0"/>
      <w:marTop w:val="0"/>
      <w:marBottom w:val="0"/>
      <w:divBdr>
        <w:top w:val="none" w:sz="0" w:space="0" w:color="auto"/>
        <w:left w:val="none" w:sz="0" w:space="0" w:color="auto"/>
        <w:bottom w:val="none" w:sz="0" w:space="0" w:color="auto"/>
        <w:right w:val="none" w:sz="0" w:space="0" w:color="auto"/>
      </w:divBdr>
    </w:div>
    <w:div w:id="902447844">
      <w:marLeft w:val="640"/>
      <w:marRight w:val="0"/>
      <w:marTop w:val="0"/>
      <w:marBottom w:val="0"/>
      <w:divBdr>
        <w:top w:val="none" w:sz="0" w:space="0" w:color="auto"/>
        <w:left w:val="none" w:sz="0" w:space="0" w:color="auto"/>
        <w:bottom w:val="none" w:sz="0" w:space="0" w:color="auto"/>
        <w:right w:val="none" w:sz="0" w:space="0" w:color="auto"/>
      </w:divBdr>
    </w:div>
    <w:div w:id="902523363">
      <w:marLeft w:val="640"/>
      <w:marRight w:val="0"/>
      <w:marTop w:val="0"/>
      <w:marBottom w:val="0"/>
      <w:divBdr>
        <w:top w:val="none" w:sz="0" w:space="0" w:color="auto"/>
        <w:left w:val="none" w:sz="0" w:space="0" w:color="auto"/>
        <w:bottom w:val="none" w:sz="0" w:space="0" w:color="auto"/>
        <w:right w:val="none" w:sz="0" w:space="0" w:color="auto"/>
      </w:divBdr>
    </w:div>
    <w:div w:id="902639948">
      <w:marLeft w:val="640"/>
      <w:marRight w:val="0"/>
      <w:marTop w:val="0"/>
      <w:marBottom w:val="0"/>
      <w:divBdr>
        <w:top w:val="none" w:sz="0" w:space="0" w:color="auto"/>
        <w:left w:val="none" w:sz="0" w:space="0" w:color="auto"/>
        <w:bottom w:val="none" w:sz="0" w:space="0" w:color="auto"/>
        <w:right w:val="none" w:sz="0" w:space="0" w:color="auto"/>
      </w:divBdr>
    </w:div>
    <w:div w:id="902641165">
      <w:marLeft w:val="640"/>
      <w:marRight w:val="0"/>
      <w:marTop w:val="0"/>
      <w:marBottom w:val="0"/>
      <w:divBdr>
        <w:top w:val="none" w:sz="0" w:space="0" w:color="auto"/>
        <w:left w:val="none" w:sz="0" w:space="0" w:color="auto"/>
        <w:bottom w:val="none" w:sz="0" w:space="0" w:color="auto"/>
        <w:right w:val="none" w:sz="0" w:space="0" w:color="auto"/>
      </w:divBdr>
    </w:div>
    <w:div w:id="902641632">
      <w:marLeft w:val="640"/>
      <w:marRight w:val="0"/>
      <w:marTop w:val="0"/>
      <w:marBottom w:val="0"/>
      <w:divBdr>
        <w:top w:val="none" w:sz="0" w:space="0" w:color="auto"/>
        <w:left w:val="none" w:sz="0" w:space="0" w:color="auto"/>
        <w:bottom w:val="none" w:sz="0" w:space="0" w:color="auto"/>
        <w:right w:val="none" w:sz="0" w:space="0" w:color="auto"/>
      </w:divBdr>
    </w:div>
    <w:div w:id="902642359">
      <w:marLeft w:val="480"/>
      <w:marRight w:val="0"/>
      <w:marTop w:val="0"/>
      <w:marBottom w:val="0"/>
      <w:divBdr>
        <w:top w:val="none" w:sz="0" w:space="0" w:color="auto"/>
        <w:left w:val="none" w:sz="0" w:space="0" w:color="auto"/>
        <w:bottom w:val="none" w:sz="0" w:space="0" w:color="auto"/>
        <w:right w:val="none" w:sz="0" w:space="0" w:color="auto"/>
      </w:divBdr>
    </w:div>
    <w:div w:id="902645815">
      <w:marLeft w:val="640"/>
      <w:marRight w:val="0"/>
      <w:marTop w:val="0"/>
      <w:marBottom w:val="0"/>
      <w:divBdr>
        <w:top w:val="none" w:sz="0" w:space="0" w:color="auto"/>
        <w:left w:val="none" w:sz="0" w:space="0" w:color="auto"/>
        <w:bottom w:val="none" w:sz="0" w:space="0" w:color="auto"/>
        <w:right w:val="none" w:sz="0" w:space="0" w:color="auto"/>
      </w:divBdr>
    </w:div>
    <w:div w:id="902763532">
      <w:marLeft w:val="640"/>
      <w:marRight w:val="0"/>
      <w:marTop w:val="0"/>
      <w:marBottom w:val="0"/>
      <w:divBdr>
        <w:top w:val="none" w:sz="0" w:space="0" w:color="auto"/>
        <w:left w:val="none" w:sz="0" w:space="0" w:color="auto"/>
        <w:bottom w:val="none" w:sz="0" w:space="0" w:color="auto"/>
        <w:right w:val="none" w:sz="0" w:space="0" w:color="auto"/>
      </w:divBdr>
    </w:div>
    <w:div w:id="902838045">
      <w:marLeft w:val="640"/>
      <w:marRight w:val="0"/>
      <w:marTop w:val="0"/>
      <w:marBottom w:val="0"/>
      <w:divBdr>
        <w:top w:val="none" w:sz="0" w:space="0" w:color="auto"/>
        <w:left w:val="none" w:sz="0" w:space="0" w:color="auto"/>
        <w:bottom w:val="none" w:sz="0" w:space="0" w:color="auto"/>
        <w:right w:val="none" w:sz="0" w:space="0" w:color="auto"/>
      </w:divBdr>
    </w:div>
    <w:div w:id="902907392">
      <w:marLeft w:val="640"/>
      <w:marRight w:val="0"/>
      <w:marTop w:val="0"/>
      <w:marBottom w:val="0"/>
      <w:divBdr>
        <w:top w:val="none" w:sz="0" w:space="0" w:color="auto"/>
        <w:left w:val="none" w:sz="0" w:space="0" w:color="auto"/>
        <w:bottom w:val="none" w:sz="0" w:space="0" w:color="auto"/>
        <w:right w:val="none" w:sz="0" w:space="0" w:color="auto"/>
      </w:divBdr>
    </w:div>
    <w:div w:id="903105213">
      <w:marLeft w:val="640"/>
      <w:marRight w:val="0"/>
      <w:marTop w:val="0"/>
      <w:marBottom w:val="0"/>
      <w:divBdr>
        <w:top w:val="none" w:sz="0" w:space="0" w:color="auto"/>
        <w:left w:val="none" w:sz="0" w:space="0" w:color="auto"/>
        <w:bottom w:val="none" w:sz="0" w:space="0" w:color="auto"/>
        <w:right w:val="none" w:sz="0" w:space="0" w:color="auto"/>
      </w:divBdr>
    </w:div>
    <w:div w:id="903106985">
      <w:marLeft w:val="640"/>
      <w:marRight w:val="0"/>
      <w:marTop w:val="0"/>
      <w:marBottom w:val="0"/>
      <w:divBdr>
        <w:top w:val="none" w:sz="0" w:space="0" w:color="auto"/>
        <w:left w:val="none" w:sz="0" w:space="0" w:color="auto"/>
        <w:bottom w:val="none" w:sz="0" w:space="0" w:color="auto"/>
        <w:right w:val="none" w:sz="0" w:space="0" w:color="auto"/>
      </w:divBdr>
    </w:div>
    <w:div w:id="903181144">
      <w:marLeft w:val="640"/>
      <w:marRight w:val="0"/>
      <w:marTop w:val="0"/>
      <w:marBottom w:val="0"/>
      <w:divBdr>
        <w:top w:val="none" w:sz="0" w:space="0" w:color="auto"/>
        <w:left w:val="none" w:sz="0" w:space="0" w:color="auto"/>
        <w:bottom w:val="none" w:sz="0" w:space="0" w:color="auto"/>
        <w:right w:val="none" w:sz="0" w:space="0" w:color="auto"/>
      </w:divBdr>
    </w:div>
    <w:div w:id="903296213">
      <w:marLeft w:val="640"/>
      <w:marRight w:val="0"/>
      <w:marTop w:val="0"/>
      <w:marBottom w:val="0"/>
      <w:divBdr>
        <w:top w:val="none" w:sz="0" w:space="0" w:color="auto"/>
        <w:left w:val="none" w:sz="0" w:space="0" w:color="auto"/>
        <w:bottom w:val="none" w:sz="0" w:space="0" w:color="auto"/>
        <w:right w:val="none" w:sz="0" w:space="0" w:color="auto"/>
      </w:divBdr>
    </w:div>
    <w:div w:id="903491234">
      <w:marLeft w:val="640"/>
      <w:marRight w:val="0"/>
      <w:marTop w:val="0"/>
      <w:marBottom w:val="0"/>
      <w:divBdr>
        <w:top w:val="none" w:sz="0" w:space="0" w:color="auto"/>
        <w:left w:val="none" w:sz="0" w:space="0" w:color="auto"/>
        <w:bottom w:val="none" w:sz="0" w:space="0" w:color="auto"/>
        <w:right w:val="none" w:sz="0" w:space="0" w:color="auto"/>
      </w:divBdr>
    </w:div>
    <w:div w:id="903564144">
      <w:marLeft w:val="640"/>
      <w:marRight w:val="0"/>
      <w:marTop w:val="0"/>
      <w:marBottom w:val="0"/>
      <w:divBdr>
        <w:top w:val="none" w:sz="0" w:space="0" w:color="auto"/>
        <w:left w:val="none" w:sz="0" w:space="0" w:color="auto"/>
        <w:bottom w:val="none" w:sz="0" w:space="0" w:color="auto"/>
        <w:right w:val="none" w:sz="0" w:space="0" w:color="auto"/>
      </w:divBdr>
    </w:div>
    <w:div w:id="903568403">
      <w:marLeft w:val="640"/>
      <w:marRight w:val="0"/>
      <w:marTop w:val="0"/>
      <w:marBottom w:val="0"/>
      <w:divBdr>
        <w:top w:val="none" w:sz="0" w:space="0" w:color="auto"/>
        <w:left w:val="none" w:sz="0" w:space="0" w:color="auto"/>
        <w:bottom w:val="none" w:sz="0" w:space="0" w:color="auto"/>
        <w:right w:val="none" w:sz="0" w:space="0" w:color="auto"/>
      </w:divBdr>
    </w:div>
    <w:div w:id="903680613">
      <w:marLeft w:val="640"/>
      <w:marRight w:val="0"/>
      <w:marTop w:val="0"/>
      <w:marBottom w:val="0"/>
      <w:divBdr>
        <w:top w:val="none" w:sz="0" w:space="0" w:color="auto"/>
        <w:left w:val="none" w:sz="0" w:space="0" w:color="auto"/>
        <w:bottom w:val="none" w:sz="0" w:space="0" w:color="auto"/>
        <w:right w:val="none" w:sz="0" w:space="0" w:color="auto"/>
      </w:divBdr>
    </w:div>
    <w:div w:id="904030539">
      <w:marLeft w:val="640"/>
      <w:marRight w:val="0"/>
      <w:marTop w:val="0"/>
      <w:marBottom w:val="0"/>
      <w:divBdr>
        <w:top w:val="none" w:sz="0" w:space="0" w:color="auto"/>
        <w:left w:val="none" w:sz="0" w:space="0" w:color="auto"/>
        <w:bottom w:val="none" w:sz="0" w:space="0" w:color="auto"/>
        <w:right w:val="none" w:sz="0" w:space="0" w:color="auto"/>
      </w:divBdr>
    </w:div>
    <w:div w:id="904071935">
      <w:marLeft w:val="640"/>
      <w:marRight w:val="0"/>
      <w:marTop w:val="0"/>
      <w:marBottom w:val="0"/>
      <w:divBdr>
        <w:top w:val="none" w:sz="0" w:space="0" w:color="auto"/>
        <w:left w:val="none" w:sz="0" w:space="0" w:color="auto"/>
        <w:bottom w:val="none" w:sz="0" w:space="0" w:color="auto"/>
        <w:right w:val="none" w:sz="0" w:space="0" w:color="auto"/>
      </w:divBdr>
    </w:div>
    <w:div w:id="904072369">
      <w:marLeft w:val="640"/>
      <w:marRight w:val="0"/>
      <w:marTop w:val="0"/>
      <w:marBottom w:val="0"/>
      <w:divBdr>
        <w:top w:val="none" w:sz="0" w:space="0" w:color="auto"/>
        <w:left w:val="none" w:sz="0" w:space="0" w:color="auto"/>
        <w:bottom w:val="none" w:sz="0" w:space="0" w:color="auto"/>
        <w:right w:val="none" w:sz="0" w:space="0" w:color="auto"/>
      </w:divBdr>
    </w:div>
    <w:div w:id="904143122">
      <w:marLeft w:val="640"/>
      <w:marRight w:val="0"/>
      <w:marTop w:val="0"/>
      <w:marBottom w:val="0"/>
      <w:divBdr>
        <w:top w:val="none" w:sz="0" w:space="0" w:color="auto"/>
        <w:left w:val="none" w:sz="0" w:space="0" w:color="auto"/>
        <w:bottom w:val="none" w:sz="0" w:space="0" w:color="auto"/>
        <w:right w:val="none" w:sz="0" w:space="0" w:color="auto"/>
      </w:divBdr>
    </w:div>
    <w:div w:id="904217641">
      <w:marLeft w:val="640"/>
      <w:marRight w:val="0"/>
      <w:marTop w:val="0"/>
      <w:marBottom w:val="0"/>
      <w:divBdr>
        <w:top w:val="none" w:sz="0" w:space="0" w:color="auto"/>
        <w:left w:val="none" w:sz="0" w:space="0" w:color="auto"/>
        <w:bottom w:val="none" w:sz="0" w:space="0" w:color="auto"/>
        <w:right w:val="none" w:sz="0" w:space="0" w:color="auto"/>
      </w:divBdr>
    </w:div>
    <w:div w:id="904266430">
      <w:marLeft w:val="640"/>
      <w:marRight w:val="0"/>
      <w:marTop w:val="0"/>
      <w:marBottom w:val="0"/>
      <w:divBdr>
        <w:top w:val="none" w:sz="0" w:space="0" w:color="auto"/>
        <w:left w:val="none" w:sz="0" w:space="0" w:color="auto"/>
        <w:bottom w:val="none" w:sz="0" w:space="0" w:color="auto"/>
        <w:right w:val="none" w:sz="0" w:space="0" w:color="auto"/>
      </w:divBdr>
    </w:div>
    <w:div w:id="904334170">
      <w:marLeft w:val="640"/>
      <w:marRight w:val="0"/>
      <w:marTop w:val="0"/>
      <w:marBottom w:val="0"/>
      <w:divBdr>
        <w:top w:val="none" w:sz="0" w:space="0" w:color="auto"/>
        <w:left w:val="none" w:sz="0" w:space="0" w:color="auto"/>
        <w:bottom w:val="none" w:sz="0" w:space="0" w:color="auto"/>
        <w:right w:val="none" w:sz="0" w:space="0" w:color="auto"/>
      </w:divBdr>
    </w:div>
    <w:div w:id="904415058">
      <w:marLeft w:val="640"/>
      <w:marRight w:val="0"/>
      <w:marTop w:val="0"/>
      <w:marBottom w:val="0"/>
      <w:divBdr>
        <w:top w:val="none" w:sz="0" w:space="0" w:color="auto"/>
        <w:left w:val="none" w:sz="0" w:space="0" w:color="auto"/>
        <w:bottom w:val="none" w:sz="0" w:space="0" w:color="auto"/>
        <w:right w:val="none" w:sz="0" w:space="0" w:color="auto"/>
      </w:divBdr>
    </w:div>
    <w:div w:id="904418215">
      <w:marLeft w:val="640"/>
      <w:marRight w:val="0"/>
      <w:marTop w:val="0"/>
      <w:marBottom w:val="0"/>
      <w:divBdr>
        <w:top w:val="none" w:sz="0" w:space="0" w:color="auto"/>
        <w:left w:val="none" w:sz="0" w:space="0" w:color="auto"/>
        <w:bottom w:val="none" w:sz="0" w:space="0" w:color="auto"/>
        <w:right w:val="none" w:sz="0" w:space="0" w:color="auto"/>
      </w:divBdr>
    </w:div>
    <w:div w:id="904492499">
      <w:marLeft w:val="640"/>
      <w:marRight w:val="0"/>
      <w:marTop w:val="0"/>
      <w:marBottom w:val="0"/>
      <w:divBdr>
        <w:top w:val="none" w:sz="0" w:space="0" w:color="auto"/>
        <w:left w:val="none" w:sz="0" w:space="0" w:color="auto"/>
        <w:bottom w:val="none" w:sz="0" w:space="0" w:color="auto"/>
        <w:right w:val="none" w:sz="0" w:space="0" w:color="auto"/>
      </w:divBdr>
    </w:div>
    <w:div w:id="904753305">
      <w:marLeft w:val="640"/>
      <w:marRight w:val="0"/>
      <w:marTop w:val="0"/>
      <w:marBottom w:val="0"/>
      <w:divBdr>
        <w:top w:val="none" w:sz="0" w:space="0" w:color="auto"/>
        <w:left w:val="none" w:sz="0" w:space="0" w:color="auto"/>
        <w:bottom w:val="none" w:sz="0" w:space="0" w:color="auto"/>
        <w:right w:val="none" w:sz="0" w:space="0" w:color="auto"/>
      </w:divBdr>
    </w:div>
    <w:div w:id="904876747">
      <w:marLeft w:val="640"/>
      <w:marRight w:val="0"/>
      <w:marTop w:val="0"/>
      <w:marBottom w:val="0"/>
      <w:divBdr>
        <w:top w:val="none" w:sz="0" w:space="0" w:color="auto"/>
        <w:left w:val="none" w:sz="0" w:space="0" w:color="auto"/>
        <w:bottom w:val="none" w:sz="0" w:space="0" w:color="auto"/>
        <w:right w:val="none" w:sz="0" w:space="0" w:color="auto"/>
      </w:divBdr>
    </w:div>
    <w:div w:id="904921426">
      <w:marLeft w:val="640"/>
      <w:marRight w:val="0"/>
      <w:marTop w:val="0"/>
      <w:marBottom w:val="0"/>
      <w:divBdr>
        <w:top w:val="none" w:sz="0" w:space="0" w:color="auto"/>
        <w:left w:val="none" w:sz="0" w:space="0" w:color="auto"/>
        <w:bottom w:val="none" w:sz="0" w:space="0" w:color="auto"/>
        <w:right w:val="none" w:sz="0" w:space="0" w:color="auto"/>
      </w:divBdr>
    </w:div>
    <w:div w:id="905067398">
      <w:marLeft w:val="640"/>
      <w:marRight w:val="0"/>
      <w:marTop w:val="0"/>
      <w:marBottom w:val="0"/>
      <w:divBdr>
        <w:top w:val="none" w:sz="0" w:space="0" w:color="auto"/>
        <w:left w:val="none" w:sz="0" w:space="0" w:color="auto"/>
        <w:bottom w:val="none" w:sz="0" w:space="0" w:color="auto"/>
        <w:right w:val="none" w:sz="0" w:space="0" w:color="auto"/>
      </w:divBdr>
    </w:div>
    <w:div w:id="905067426">
      <w:marLeft w:val="640"/>
      <w:marRight w:val="0"/>
      <w:marTop w:val="0"/>
      <w:marBottom w:val="0"/>
      <w:divBdr>
        <w:top w:val="none" w:sz="0" w:space="0" w:color="auto"/>
        <w:left w:val="none" w:sz="0" w:space="0" w:color="auto"/>
        <w:bottom w:val="none" w:sz="0" w:space="0" w:color="auto"/>
        <w:right w:val="none" w:sz="0" w:space="0" w:color="auto"/>
      </w:divBdr>
    </w:div>
    <w:div w:id="905146154">
      <w:marLeft w:val="640"/>
      <w:marRight w:val="0"/>
      <w:marTop w:val="0"/>
      <w:marBottom w:val="0"/>
      <w:divBdr>
        <w:top w:val="none" w:sz="0" w:space="0" w:color="auto"/>
        <w:left w:val="none" w:sz="0" w:space="0" w:color="auto"/>
        <w:bottom w:val="none" w:sz="0" w:space="0" w:color="auto"/>
        <w:right w:val="none" w:sz="0" w:space="0" w:color="auto"/>
      </w:divBdr>
    </w:div>
    <w:div w:id="905190382">
      <w:marLeft w:val="640"/>
      <w:marRight w:val="0"/>
      <w:marTop w:val="0"/>
      <w:marBottom w:val="0"/>
      <w:divBdr>
        <w:top w:val="none" w:sz="0" w:space="0" w:color="auto"/>
        <w:left w:val="none" w:sz="0" w:space="0" w:color="auto"/>
        <w:bottom w:val="none" w:sz="0" w:space="0" w:color="auto"/>
        <w:right w:val="none" w:sz="0" w:space="0" w:color="auto"/>
      </w:divBdr>
    </w:div>
    <w:div w:id="905191258">
      <w:marLeft w:val="640"/>
      <w:marRight w:val="0"/>
      <w:marTop w:val="0"/>
      <w:marBottom w:val="0"/>
      <w:divBdr>
        <w:top w:val="none" w:sz="0" w:space="0" w:color="auto"/>
        <w:left w:val="none" w:sz="0" w:space="0" w:color="auto"/>
        <w:bottom w:val="none" w:sz="0" w:space="0" w:color="auto"/>
        <w:right w:val="none" w:sz="0" w:space="0" w:color="auto"/>
      </w:divBdr>
    </w:div>
    <w:div w:id="905262170">
      <w:marLeft w:val="640"/>
      <w:marRight w:val="0"/>
      <w:marTop w:val="0"/>
      <w:marBottom w:val="0"/>
      <w:divBdr>
        <w:top w:val="none" w:sz="0" w:space="0" w:color="auto"/>
        <w:left w:val="none" w:sz="0" w:space="0" w:color="auto"/>
        <w:bottom w:val="none" w:sz="0" w:space="0" w:color="auto"/>
        <w:right w:val="none" w:sz="0" w:space="0" w:color="auto"/>
      </w:divBdr>
    </w:div>
    <w:div w:id="905262591">
      <w:marLeft w:val="640"/>
      <w:marRight w:val="0"/>
      <w:marTop w:val="0"/>
      <w:marBottom w:val="0"/>
      <w:divBdr>
        <w:top w:val="none" w:sz="0" w:space="0" w:color="auto"/>
        <w:left w:val="none" w:sz="0" w:space="0" w:color="auto"/>
        <w:bottom w:val="none" w:sz="0" w:space="0" w:color="auto"/>
        <w:right w:val="none" w:sz="0" w:space="0" w:color="auto"/>
      </w:divBdr>
    </w:div>
    <w:div w:id="905264632">
      <w:marLeft w:val="640"/>
      <w:marRight w:val="0"/>
      <w:marTop w:val="0"/>
      <w:marBottom w:val="0"/>
      <w:divBdr>
        <w:top w:val="none" w:sz="0" w:space="0" w:color="auto"/>
        <w:left w:val="none" w:sz="0" w:space="0" w:color="auto"/>
        <w:bottom w:val="none" w:sz="0" w:space="0" w:color="auto"/>
        <w:right w:val="none" w:sz="0" w:space="0" w:color="auto"/>
      </w:divBdr>
    </w:div>
    <w:div w:id="905410272">
      <w:marLeft w:val="640"/>
      <w:marRight w:val="0"/>
      <w:marTop w:val="0"/>
      <w:marBottom w:val="0"/>
      <w:divBdr>
        <w:top w:val="none" w:sz="0" w:space="0" w:color="auto"/>
        <w:left w:val="none" w:sz="0" w:space="0" w:color="auto"/>
        <w:bottom w:val="none" w:sz="0" w:space="0" w:color="auto"/>
        <w:right w:val="none" w:sz="0" w:space="0" w:color="auto"/>
      </w:divBdr>
    </w:div>
    <w:div w:id="905459380">
      <w:marLeft w:val="640"/>
      <w:marRight w:val="0"/>
      <w:marTop w:val="0"/>
      <w:marBottom w:val="0"/>
      <w:divBdr>
        <w:top w:val="none" w:sz="0" w:space="0" w:color="auto"/>
        <w:left w:val="none" w:sz="0" w:space="0" w:color="auto"/>
        <w:bottom w:val="none" w:sz="0" w:space="0" w:color="auto"/>
        <w:right w:val="none" w:sz="0" w:space="0" w:color="auto"/>
      </w:divBdr>
    </w:div>
    <w:div w:id="905536033">
      <w:marLeft w:val="640"/>
      <w:marRight w:val="0"/>
      <w:marTop w:val="0"/>
      <w:marBottom w:val="0"/>
      <w:divBdr>
        <w:top w:val="none" w:sz="0" w:space="0" w:color="auto"/>
        <w:left w:val="none" w:sz="0" w:space="0" w:color="auto"/>
        <w:bottom w:val="none" w:sz="0" w:space="0" w:color="auto"/>
        <w:right w:val="none" w:sz="0" w:space="0" w:color="auto"/>
      </w:divBdr>
    </w:div>
    <w:div w:id="905602725">
      <w:marLeft w:val="640"/>
      <w:marRight w:val="0"/>
      <w:marTop w:val="0"/>
      <w:marBottom w:val="0"/>
      <w:divBdr>
        <w:top w:val="none" w:sz="0" w:space="0" w:color="auto"/>
        <w:left w:val="none" w:sz="0" w:space="0" w:color="auto"/>
        <w:bottom w:val="none" w:sz="0" w:space="0" w:color="auto"/>
        <w:right w:val="none" w:sz="0" w:space="0" w:color="auto"/>
      </w:divBdr>
    </w:div>
    <w:div w:id="905607753">
      <w:marLeft w:val="640"/>
      <w:marRight w:val="0"/>
      <w:marTop w:val="0"/>
      <w:marBottom w:val="0"/>
      <w:divBdr>
        <w:top w:val="none" w:sz="0" w:space="0" w:color="auto"/>
        <w:left w:val="none" w:sz="0" w:space="0" w:color="auto"/>
        <w:bottom w:val="none" w:sz="0" w:space="0" w:color="auto"/>
        <w:right w:val="none" w:sz="0" w:space="0" w:color="auto"/>
      </w:divBdr>
    </w:div>
    <w:div w:id="905647357">
      <w:marLeft w:val="640"/>
      <w:marRight w:val="0"/>
      <w:marTop w:val="0"/>
      <w:marBottom w:val="0"/>
      <w:divBdr>
        <w:top w:val="none" w:sz="0" w:space="0" w:color="auto"/>
        <w:left w:val="none" w:sz="0" w:space="0" w:color="auto"/>
        <w:bottom w:val="none" w:sz="0" w:space="0" w:color="auto"/>
        <w:right w:val="none" w:sz="0" w:space="0" w:color="auto"/>
      </w:divBdr>
    </w:div>
    <w:div w:id="905648752">
      <w:marLeft w:val="640"/>
      <w:marRight w:val="0"/>
      <w:marTop w:val="0"/>
      <w:marBottom w:val="0"/>
      <w:divBdr>
        <w:top w:val="none" w:sz="0" w:space="0" w:color="auto"/>
        <w:left w:val="none" w:sz="0" w:space="0" w:color="auto"/>
        <w:bottom w:val="none" w:sz="0" w:space="0" w:color="auto"/>
        <w:right w:val="none" w:sz="0" w:space="0" w:color="auto"/>
      </w:divBdr>
    </w:div>
    <w:div w:id="905649393">
      <w:marLeft w:val="640"/>
      <w:marRight w:val="0"/>
      <w:marTop w:val="0"/>
      <w:marBottom w:val="0"/>
      <w:divBdr>
        <w:top w:val="none" w:sz="0" w:space="0" w:color="auto"/>
        <w:left w:val="none" w:sz="0" w:space="0" w:color="auto"/>
        <w:bottom w:val="none" w:sz="0" w:space="0" w:color="auto"/>
        <w:right w:val="none" w:sz="0" w:space="0" w:color="auto"/>
      </w:divBdr>
    </w:div>
    <w:div w:id="905797252">
      <w:marLeft w:val="640"/>
      <w:marRight w:val="0"/>
      <w:marTop w:val="0"/>
      <w:marBottom w:val="0"/>
      <w:divBdr>
        <w:top w:val="none" w:sz="0" w:space="0" w:color="auto"/>
        <w:left w:val="none" w:sz="0" w:space="0" w:color="auto"/>
        <w:bottom w:val="none" w:sz="0" w:space="0" w:color="auto"/>
        <w:right w:val="none" w:sz="0" w:space="0" w:color="auto"/>
      </w:divBdr>
    </w:div>
    <w:div w:id="905917780">
      <w:marLeft w:val="640"/>
      <w:marRight w:val="0"/>
      <w:marTop w:val="0"/>
      <w:marBottom w:val="0"/>
      <w:divBdr>
        <w:top w:val="none" w:sz="0" w:space="0" w:color="auto"/>
        <w:left w:val="none" w:sz="0" w:space="0" w:color="auto"/>
        <w:bottom w:val="none" w:sz="0" w:space="0" w:color="auto"/>
        <w:right w:val="none" w:sz="0" w:space="0" w:color="auto"/>
      </w:divBdr>
    </w:div>
    <w:div w:id="906035645">
      <w:marLeft w:val="640"/>
      <w:marRight w:val="0"/>
      <w:marTop w:val="0"/>
      <w:marBottom w:val="0"/>
      <w:divBdr>
        <w:top w:val="none" w:sz="0" w:space="0" w:color="auto"/>
        <w:left w:val="none" w:sz="0" w:space="0" w:color="auto"/>
        <w:bottom w:val="none" w:sz="0" w:space="0" w:color="auto"/>
        <w:right w:val="none" w:sz="0" w:space="0" w:color="auto"/>
      </w:divBdr>
    </w:div>
    <w:div w:id="906111096">
      <w:marLeft w:val="640"/>
      <w:marRight w:val="0"/>
      <w:marTop w:val="0"/>
      <w:marBottom w:val="0"/>
      <w:divBdr>
        <w:top w:val="none" w:sz="0" w:space="0" w:color="auto"/>
        <w:left w:val="none" w:sz="0" w:space="0" w:color="auto"/>
        <w:bottom w:val="none" w:sz="0" w:space="0" w:color="auto"/>
        <w:right w:val="none" w:sz="0" w:space="0" w:color="auto"/>
      </w:divBdr>
    </w:div>
    <w:div w:id="906183669">
      <w:marLeft w:val="640"/>
      <w:marRight w:val="0"/>
      <w:marTop w:val="0"/>
      <w:marBottom w:val="0"/>
      <w:divBdr>
        <w:top w:val="none" w:sz="0" w:space="0" w:color="auto"/>
        <w:left w:val="none" w:sz="0" w:space="0" w:color="auto"/>
        <w:bottom w:val="none" w:sz="0" w:space="0" w:color="auto"/>
        <w:right w:val="none" w:sz="0" w:space="0" w:color="auto"/>
      </w:divBdr>
    </w:div>
    <w:div w:id="906257076">
      <w:marLeft w:val="640"/>
      <w:marRight w:val="0"/>
      <w:marTop w:val="0"/>
      <w:marBottom w:val="0"/>
      <w:divBdr>
        <w:top w:val="none" w:sz="0" w:space="0" w:color="auto"/>
        <w:left w:val="none" w:sz="0" w:space="0" w:color="auto"/>
        <w:bottom w:val="none" w:sz="0" w:space="0" w:color="auto"/>
        <w:right w:val="none" w:sz="0" w:space="0" w:color="auto"/>
      </w:divBdr>
    </w:div>
    <w:div w:id="906302845">
      <w:marLeft w:val="640"/>
      <w:marRight w:val="0"/>
      <w:marTop w:val="0"/>
      <w:marBottom w:val="0"/>
      <w:divBdr>
        <w:top w:val="none" w:sz="0" w:space="0" w:color="auto"/>
        <w:left w:val="none" w:sz="0" w:space="0" w:color="auto"/>
        <w:bottom w:val="none" w:sz="0" w:space="0" w:color="auto"/>
        <w:right w:val="none" w:sz="0" w:space="0" w:color="auto"/>
      </w:divBdr>
    </w:div>
    <w:div w:id="906304777">
      <w:marLeft w:val="640"/>
      <w:marRight w:val="0"/>
      <w:marTop w:val="0"/>
      <w:marBottom w:val="0"/>
      <w:divBdr>
        <w:top w:val="none" w:sz="0" w:space="0" w:color="auto"/>
        <w:left w:val="none" w:sz="0" w:space="0" w:color="auto"/>
        <w:bottom w:val="none" w:sz="0" w:space="0" w:color="auto"/>
        <w:right w:val="none" w:sz="0" w:space="0" w:color="auto"/>
      </w:divBdr>
    </w:div>
    <w:div w:id="906382110">
      <w:marLeft w:val="640"/>
      <w:marRight w:val="0"/>
      <w:marTop w:val="0"/>
      <w:marBottom w:val="0"/>
      <w:divBdr>
        <w:top w:val="none" w:sz="0" w:space="0" w:color="auto"/>
        <w:left w:val="none" w:sz="0" w:space="0" w:color="auto"/>
        <w:bottom w:val="none" w:sz="0" w:space="0" w:color="auto"/>
        <w:right w:val="none" w:sz="0" w:space="0" w:color="auto"/>
      </w:divBdr>
    </w:div>
    <w:div w:id="906454469">
      <w:marLeft w:val="640"/>
      <w:marRight w:val="0"/>
      <w:marTop w:val="0"/>
      <w:marBottom w:val="0"/>
      <w:divBdr>
        <w:top w:val="none" w:sz="0" w:space="0" w:color="auto"/>
        <w:left w:val="none" w:sz="0" w:space="0" w:color="auto"/>
        <w:bottom w:val="none" w:sz="0" w:space="0" w:color="auto"/>
        <w:right w:val="none" w:sz="0" w:space="0" w:color="auto"/>
      </w:divBdr>
    </w:div>
    <w:div w:id="906495731">
      <w:marLeft w:val="640"/>
      <w:marRight w:val="0"/>
      <w:marTop w:val="0"/>
      <w:marBottom w:val="0"/>
      <w:divBdr>
        <w:top w:val="none" w:sz="0" w:space="0" w:color="auto"/>
        <w:left w:val="none" w:sz="0" w:space="0" w:color="auto"/>
        <w:bottom w:val="none" w:sz="0" w:space="0" w:color="auto"/>
        <w:right w:val="none" w:sz="0" w:space="0" w:color="auto"/>
      </w:divBdr>
    </w:div>
    <w:div w:id="906766037">
      <w:marLeft w:val="640"/>
      <w:marRight w:val="0"/>
      <w:marTop w:val="0"/>
      <w:marBottom w:val="0"/>
      <w:divBdr>
        <w:top w:val="none" w:sz="0" w:space="0" w:color="auto"/>
        <w:left w:val="none" w:sz="0" w:space="0" w:color="auto"/>
        <w:bottom w:val="none" w:sz="0" w:space="0" w:color="auto"/>
        <w:right w:val="none" w:sz="0" w:space="0" w:color="auto"/>
      </w:divBdr>
    </w:div>
    <w:div w:id="906766306">
      <w:marLeft w:val="640"/>
      <w:marRight w:val="0"/>
      <w:marTop w:val="0"/>
      <w:marBottom w:val="0"/>
      <w:divBdr>
        <w:top w:val="none" w:sz="0" w:space="0" w:color="auto"/>
        <w:left w:val="none" w:sz="0" w:space="0" w:color="auto"/>
        <w:bottom w:val="none" w:sz="0" w:space="0" w:color="auto"/>
        <w:right w:val="none" w:sz="0" w:space="0" w:color="auto"/>
      </w:divBdr>
    </w:div>
    <w:div w:id="907037760">
      <w:marLeft w:val="640"/>
      <w:marRight w:val="0"/>
      <w:marTop w:val="0"/>
      <w:marBottom w:val="0"/>
      <w:divBdr>
        <w:top w:val="none" w:sz="0" w:space="0" w:color="auto"/>
        <w:left w:val="none" w:sz="0" w:space="0" w:color="auto"/>
        <w:bottom w:val="none" w:sz="0" w:space="0" w:color="auto"/>
        <w:right w:val="none" w:sz="0" w:space="0" w:color="auto"/>
      </w:divBdr>
    </w:div>
    <w:div w:id="907037946">
      <w:marLeft w:val="640"/>
      <w:marRight w:val="0"/>
      <w:marTop w:val="0"/>
      <w:marBottom w:val="0"/>
      <w:divBdr>
        <w:top w:val="none" w:sz="0" w:space="0" w:color="auto"/>
        <w:left w:val="none" w:sz="0" w:space="0" w:color="auto"/>
        <w:bottom w:val="none" w:sz="0" w:space="0" w:color="auto"/>
        <w:right w:val="none" w:sz="0" w:space="0" w:color="auto"/>
      </w:divBdr>
    </w:div>
    <w:div w:id="907039709">
      <w:bodyDiv w:val="1"/>
      <w:marLeft w:val="0"/>
      <w:marRight w:val="0"/>
      <w:marTop w:val="0"/>
      <w:marBottom w:val="0"/>
      <w:divBdr>
        <w:top w:val="none" w:sz="0" w:space="0" w:color="auto"/>
        <w:left w:val="none" w:sz="0" w:space="0" w:color="auto"/>
        <w:bottom w:val="none" w:sz="0" w:space="0" w:color="auto"/>
        <w:right w:val="none" w:sz="0" w:space="0" w:color="auto"/>
      </w:divBdr>
    </w:div>
    <w:div w:id="907039724">
      <w:marLeft w:val="640"/>
      <w:marRight w:val="0"/>
      <w:marTop w:val="0"/>
      <w:marBottom w:val="0"/>
      <w:divBdr>
        <w:top w:val="none" w:sz="0" w:space="0" w:color="auto"/>
        <w:left w:val="none" w:sz="0" w:space="0" w:color="auto"/>
        <w:bottom w:val="none" w:sz="0" w:space="0" w:color="auto"/>
        <w:right w:val="none" w:sz="0" w:space="0" w:color="auto"/>
      </w:divBdr>
    </w:div>
    <w:div w:id="907154210">
      <w:marLeft w:val="640"/>
      <w:marRight w:val="0"/>
      <w:marTop w:val="0"/>
      <w:marBottom w:val="0"/>
      <w:divBdr>
        <w:top w:val="none" w:sz="0" w:space="0" w:color="auto"/>
        <w:left w:val="none" w:sz="0" w:space="0" w:color="auto"/>
        <w:bottom w:val="none" w:sz="0" w:space="0" w:color="auto"/>
        <w:right w:val="none" w:sz="0" w:space="0" w:color="auto"/>
      </w:divBdr>
    </w:div>
    <w:div w:id="907349690">
      <w:marLeft w:val="640"/>
      <w:marRight w:val="0"/>
      <w:marTop w:val="0"/>
      <w:marBottom w:val="0"/>
      <w:divBdr>
        <w:top w:val="none" w:sz="0" w:space="0" w:color="auto"/>
        <w:left w:val="none" w:sz="0" w:space="0" w:color="auto"/>
        <w:bottom w:val="none" w:sz="0" w:space="0" w:color="auto"/>
        <w:right w:val="none" w:sz="0" w:space="0" w:color="auto"/>
      </w:divBdr>
    </w:div>
    <w:div w:id="907687341">
      <w:marLeft w:val="640"/>
      <w:marRight w:val="0"/>
      <w:marTop w:val="0"/>
      <w:marBottom w:val="0"/>
      <w:divBdr>
        <w:top w:val="none" w:sz="0" w:space="0" w:color="auto"/>
        <w:left w:val="none" w:sz="0" w:space="0" w:color="auto"/>
        <w:bottom w:val="none" w:sz="0" w:space="0" w:color="auto"/>
        <w:right w:val="none" w:sz="0" w:space="0" w:color="auto"/>
      </w:divBdr>
    </w:div>
    <w:div w:id="907689071">
      <w:marLeft w:val="640"/>
      <w:marRight w:val="0"/>
      <w:marTop w:val="0"/>
      <w:marBottom w:val="0"/>
      <w:divBdr>
        <w:top w:val="none" w:sz="0" w:space="0" w:color="auto"/>
        <w:left w:val="none" w:sz="0" w:space="0" w:color="auto"/>
        <w:bottom w:val="none" w:sz="0" w:space="0" w:color="auto"/>
        <w:right w:val="none" w:sz="0" w:space="0" w:color="auto"/>
      </w:divBdr>
    </w:div>
    <w:div w:id="907692896">
      <w:marLeft w:val="640"/>
      <w:marRight w:val="0"/>
      <w:marTop w:val="0"/>
      <w:marBottom w:val="0"/>
      <w:divBdr>
        <w:top w:val="none" w:sz="0" w:space="0" w:color="auto"/>
        <w:left w:val="none" w:sz="0" w:space="0" w:color="auto"/>
        <w:bottom w:val="none" w:sz="0" w:space="0" w:color="auto"/>
        <w:right w:val="none" w:sz="0" w:space="0" w:color="auto"/>
      </w:divBdr>
    </w:div>
    <w:div w:id="907762790">
      <w:marLeft w:val="640"/>
      <w:marRight w:val="0"/>
      <w:marTop w:val="0"/>
      <w:marBottom w:val="0"/>
      <w:divBdr>
        <w:top w:val="none" w:sz="0" w:space="0" w:color="auto"/>
        <w:left w:val="none" w:sz="0" w:space="0" w:color="auto"/>
        <w:bottom w:val="none" w:sz="0" w:space="0" w:color="auto"/>
        <w:right w:val="none" w:sz="0" w:space="0" w:color="auto"/>
      </w:divBdr>
    </w:div>
    <w:div w:id="907883542">
      <w:marLeft w:val="640"/>
      <w:marRight w:val="0"/>
      <w:marTop w:val="0"/>
      <w:marBottom w:val="0"/>
      <w:divBdr>
        <w:top w:val="none" w:sz="0" w:space="0" w:color="auto"/>
        <w:left w:val="none" w:sz="0" w:space="0" w:color="auto"/>
        <w:bottom w:val="none" w:sz="0" w:space="0" w:color="auto"/>
        <w:right w:val="none" w:sz="0" w:space="0" w:color="auto"/>
      </w:divBdr>
    </w:div>
    <w:div w:id="907955670">
      <w:marLeft w:val="640"/>
      <w:marRight w:val="0"/>
      <w:marTop w:val="0"/>
      <w:marBottom w:val="0"/>
      <w:divBdr>
        <w:top w:val="none" w:sz="0" w:space="0" w:color="auto"/>
        <w:left w:val="none" w:sz="0" w:space="0" w:color="auto"/>
        <w:bottom w:val="none" w:sz="0" w:space="0" w:color="auto"/>
        <w:right w:val="none" w:sz="0" w:space="0" w:color="auto"/>
      </w:divBdr>
    </w:div>
    <w:div w:id="908004324">
      <w:bodyDiv w:val="1"/>
      <w:marLeft w:val="0"/>
      <w:marRight w:val="0"/>
      <w:marTop w:val="0"/>
      <w:marBottom w:val="0"/>
      <w:divBdr>
        <w:top w:val="none" w:sz="0" w:space="0" w:color="auto"/>
        <w:left w:val="none" w:sz="0" w:space="0" w:color="auto"/>
        <w:bottom w:val="none" w:sz="0" w:space="0" w:color="auto"/>
        <w:right w:val="none" w:sz="0" w:space="0" w:color="auto"/>
      </w:divBdr>
    </w:div>
    <w:div w:id="908148114">
      <w:marLeft w:val="640"/>
      <w:marRight w:val="0"/>
      <w:marTop w:val="0"/>
      <w:marBottom w:val="0"/>
      <w:divBdr>
        <w:top w:val="none" w:sz="0" w:space="0" w:color="auto"/>
        <w:left w:val="none" w:sz="0" w:space="0" w:color="auto"/>
        <w:bottom w:val="none" w:sz="0" w:space="0" w:color="auto"/>
        <w:right w:val="none" w:sz="0" w:space="0" w:color="auto"/>
      </w:divBdr>
    </w:div>
    <w:div w:id="908149356">
      <w:marLeft w:val="640"/>
      <w:marRight w:val="0"/>
      <w:marTop w:val="0"/>
      <w:marBottom w:val="0"/>
      <w:divBdr>
        <w:top w:val="none" w:sz="0" w:space="0" w:color="auto"/>
        <w:left w:val="none" w:sz="0" w:space="0" w:color="auto"/>
        <w:bottom w:val="none" w:sz="0" w:space="0" w:color="auto"/>
        <w:right w:val="none" w:sz="0" w:space="0" w:color="auto"/>
      </w:divBdr>
    </w:div>
    <w:div w:id="908152293">
      <w:marLeft w:val="640"/>
      <w:marRight w:val="0"/>
      <w:marTop w:val="0"/>
      <w:marBottom w:val="0"/>
      <w:divBdr>
        <w:top w:val="none" w:sz="0" w:space="0" w:color="auto"/>
        <w:left w:val="none" w:sz="0" w:space="0" w:color="auto"/>
        <w:bottom w:val="none" w:sz="0" w:space="0" w:color="auto"/>
        <w:right w:val="none" w:sz="0" w:space="0" w:color="auto"/>
      </w:divBdr>
    </w:div>
    <w:div w:id="908271813">
      <w:marLeft w:val="640"/>
      <w:marRight w:val="0"/>
      <w:marTop w:val="0"/>
      <w:marBottom w:val="0"/>
      <w:divBdr>
        <w:top w:val="none" w:sz="0" w:space="0" w:color="auto"/>
        <w:left w:val="none" w:sz="0" w:space="0" w:color="auto"/>
        <w:bottom w:val="none" w:sz="0" w:space="0" w:color="auto"/>
        <w:right w:val="none" w:sz="0" w:space="0" w:color="auto"/>
      </w:divBdr>
    </w:div>
    <w:div w:id="908464225">
      <w:marLeft w:val="640"/>
      <w:marRight w:val="0"/>
      <w:marTop w:val="0"/>
      <w:marBottom w:val="0"/>
      <w:divBdr>
        <w:top w:val="none" w:sz="0" w:space="0" w:color="auto"/>
        <w:left w:val="none" w:sz="0" w:space="0" w:color="auto"/>
        <w:bottom w:val="none" w:sz="0" w:space="0" w:color="auto"/>
        <w:right w:val="none" w:sz="0" w:space="0" w:color="auto"/>
      </w:divBdr>
    </w:div>
    <w:div w:id="908538884">
      <w:marLeft w:val="640"/>
      <w:marRight w:val="0"/>
      <w:marTop w:val="0"/>
      <w:marBottom w:val="0"/>
      <w:divBdr>
        <w:top w:val="none" w:sz="0" w:space="0" w:color="auto"/>
        <w:left w:val="none" w:sz="0" w:space="0" w:color="auto"/>
        <w:bottom w:val="none" w:sz="0" w:space="0" w:color="auto"/>
        <w:right w:val="none" w:sz="0" w:space="0" w:color="auto"/>
      </w:divBdr>
    </w:div>
    <w:div w:id="908613392">
      <w:marLeft w:val="640"/>
      <w:marRight w:val="0"/>
      <w:marTop w:val="0"/>
      <w:marBottom w:val="0"/>
      <w:divBdr>
        <w:top w:val="none" w:sz="0" w:space="0" w:color="auto"/>
        <w:left w:val="none" w:sz="0" w:space="0" w:color="auto"/>
        <w:bottom w:val="none" w:sz="0" w:space="0" w:color="auto"/>
        <w:right w:val="none" w:sz="0" w:space="0" w:color="auto"/>
      </w:divBdr>
    </w:div>
    <w:div w:id="908809626">
      <w:marLeft w:val="640"/>
      <w:marRight w:val="0"/>
      <w:marTop w:val="0"/>
      <w:marBottom w:val="0"/>
      <w:divBdr>
        <w:top w:val="none" w:sz="0" w:space="0" w:color="auto"/>
        <w:left w:val="none" w:sz="0" w:space="0" w:color="auto"/>
        <w:bottom w:val="none" w:sz="0" w:space="0" w:color="auto"/>
        <w:right w:val="none" w:sz="0" w:space="0" w:color="auto"/>
      </w:divBdr>
    </w:div>
    <w:div w:id="908882989">
      <w:marLeft w:val="640"/>
      <w:marRight w:val="0"/>
      <w:marTop w:val="0"/>
      <w:marBottom w:val="0"/>
      <w:divBdr>
        <w:top w:val="none" w:sz="0" w:space="0" w:color="auto"/>
        <w:left w:val="none" w:sz="0" w:space="0" w:color="auto"/>
        <w:bottom w:val="none" w:sz="0" w:space="0" w:color="auto"/>
        <w:right w:val="none" w:sz="0" w:space="0" w:color="auto"/>
      </w:divBdr>
    </w:div>
    <w:div w:id="908884995">
      <w:marLeft w:val="640"/>
      <w:marRight w:val="0"/>
      <w:marTop w:val="0"/>
      <w:marBottom w:val="0"/>
      <w:divBdr>
        <w:top w:val="none" w:sz="0" w:space="0" w:color="auto"/>
        <w:left w:val="none" w:sz="0" w:space="0" w:color="auto"/>
        <w:bottom w:val="none" w:sz="0" w:space="0" w:color="auto"/>
        <w:right w:val="none" w:sz="0" w:space="0" w:color="auto"/>
      </w:divBdr>
    </w:div>
    <w:div w:id="908921436">
      <w:marLeft w:val="640"/>
      <w:marRight w:val="0"/>
      <w:marTop w:val="0"/>
      <w:marBottom w:val="0"/>
      <w:divBdr>
        <w:top w:val="none" w:sz="0" w:space="0" w:color="auto"/>
        <w:left w:val="none" w:sz="0" w:space="0" w:color="auto"/>
        <w:bottom w:val="none" w:sz="0" w:space="0" w:color="auto"/>
        <w:right w:val="none" w:sz="0" w:space="0" w:color="auto"/>
      </w:divBdr>
    </w:div>
    <w:div w:id="908923834">
      <w:marLeft w:val="640"/>
      <w:marRight w:val="0"/>
      <w:marTop w:val="0"/>
      <w:marBottom w:val="0"/>
      <w:divBdr>
        <w:top w:val="none" w:sz="0" w:space="0" w:color="auto"/>
        <w:left w:val="none" w:sz="0" w:space="0" w:color="auto"/>
        <w:bottom w:val="none" w:sz="0" w:space="0" w:color="auto"/>
        <w:right w:val="none" w:sz="0" w:space="0" w:color="auto"/>
      </w:divBdr>
    </w:div>
    <w:div w:id="908925005">
      <w:marLeft w:val="640"/>
      <w:marRight w:val="0"/>
      <w:marTop w:val="0"/>
      <w:marBottom w:val="0"/>
      <w:divBdr>
        <w:top w:val="none" w:sz="0" w:space="0" w:color="auto"/>
        <w:left w:val="none" w:sz="0" w:space="0" w:color="auto"/>
        <w:bottom w:val="none" w:sz="0" w:space="0" w:color="auto"/>
        <w:right w:val="none" w:sz="0" w:space="0" w:color="auto"/>
      </w:divBdr>
    </w:div>
    <w:div w:id="908925026">
      <w:marLeft w:val="640"/>
      <w:marRight w:val="0"/>
      <w:marTop w:val="0"/>
      <w:marBottom w:val="0"/>
      <w:divBdr>
        <w:top w:val="none" w:sz="0" w:space="0" w:color="auto"/>
        <w:left w:val="none" w:sz="0" w:space="0" w:color="auto"/>
        <w:bottom w:val="none" w:sz="0" w:space="0" w:color="auto"/>
        <w:right w:val="none" w:sz="0" w:space="0" w:color="auto"/>
      </w:divBdr>
    </w:div>
    <w:div w:id="909073448">
      <w:marLeft w:val="480"/>
      <w:marRight w:val="0"/>
      <w:marTop w:val="0"/>
      <w:marBottom w:val="0"/>
      <w:divBdr>
        <w:top w:val="none" w:sz="0" w:space="0" w:color="auto"/>
        <w:left w:val="none" w:sz="0" w:space="0" w:color="auto"/>
        <w:bottom w:val="none" w:sz="0" w:space="0" w:color="auto"/>
        <w:right w:val="none" w:sz="0" w:space="0" w:color="auto"/>
      </w:divBdr>
    </w:div>
    <w:div w:id="909193942">
      <w:marLeft w:val="640"/>
      <w:marRight w:val="0"/>
      <w:marTop w:val="0"/>
      <w:marBottom w:val="0"/>
      <w:divBdr>
        <w:top w:val="none" w:sz="0" w:space="0" w:color="auto"/>
        <w:left w:val="none" w:sz="0" w:space="0" w:color="auto"/>
        <w:bottom w:val="none" w:sz="0" w:space="0" w:color="auto"/>
        <w:right w:val="none" w:sz="0" w:space="0" w:color="auto"/>
      </w:divBdr>
    </w:div>
    <w:div w:id="909194668">
      <w:marLeft w:val="640"/>
      <w:marRight w:val="0"/>
      <w:marTop w:val="0"/>
      <w:marBottom w:val="0"/>
      <w:divBdr>
        <w:top w:val="none" w:sz="0" w:space="0" w:color="auto"/>
        <w:left w:val="none" w:sz="0" w:space="0" w:color="auto"/>
        <w:bottom w:val="none" w:sz="0" w:space="0" w:color="auto"/>
        <w:right w:val="none" w:sz="0" w:space="0" w:color="auto"/>
      </w:divBdr>
    </w:div>
    <w:div w:id="909312558">
      <w:marLeft w:val="640"/>
      <w:marRight w:val="0"/>
      <w:marTop w:val="0"/>
      <w:marBottom w:val="0"/>
      <w:divBdr>
        <w:top w:val="none" w:sz="0" w:space="0" w:color="auto"/>
        <w:left w:val="none" w:sz="0" w:space="0" w:color="auto"/>
        <w:bottom w:val="none" w:sz="0" w:space="0" w:color="auto"/>
        <w:right w:val="none" w:sz="0" w:space="0" w:color="auto"/>
      </w:divBdr>
    </w:div>
    <w:div w:id="909316967">
      <w:marLeft w:val="640"/>
      <w:marRight w:val="0"/>
      <w:marTop w:val="0"/>
      <w:marBottom w:val="0"/>
      <w:divBdr>
        <w:top w:val="none" w:sz="0" w:space="0" w:color="auto"/>
        <w:left w:val="none" w:sz="0" w:space="0" w:color="auto"/>
        <w:bottom w:val="none" w:sz="0" w:space="0" w:color="auto"/>
        <w:right w:val="none" w:sz="0" w:space="0" w:color="auto"/>
      </w:divBdr>
    </w:div>
    <w:div w:id="909341219">
      <w:marLeft w:val="640"/>
      <w:marRight w:val="0"/>
      <w:marTop w:val="0"/>
      <w:marBottom w:val="0"/>
      <w:divBdr>
        <w:top w:val="none" w:sz="0" w:space="0" w:color="auto"/>
        <w:left w:val="none" w:sz="0" w:space="0" w:color="auto"/>
        <w:bottom w:val="none" w:sz="0" w:space="0" w:color="auto"/>
        <w:right w:val="none" w:sz="0" w:space="0" w:color="auto"/>
      </w:divBdr>
    </w:div>
    <w:div w:id="909342895">
      <w:marLeft w:val="640"/>
      <w:marRight w:val="0"/>
      <w:marTop w:val="0"/>
      <w:marBottom w:val="0"/>
      <w:divBdr>
        <w:top w:val="none" w:sz="0" w:space="0" w:color="auto"/>
        <w:left w:val="none" w:sz="0" w:space="0" w:color="auto"/>
        <w:bottom w:val="none" w:sz="0" w:space="0" w:color="auto"/>
        <w:right w:val="none" w:sz="0" w:space="0" w:color="auto"/>
      </w:divBdr>
    </w:div>
    <w:div w:id="909383929">
      <w:marLeft w:val="640"/>
      <w:marRight w:val="0"/>
      <w:marTop w:val="0"/>
      <w:marBottom w:val="0"/>
      <w:divBdr>
        <w:top w:val="none" w:sz="0" w:space="0" w:color="auto"/>
        <w:left w:val="none" w:sz="0" w:space="0" w:color="auto"/>
        <w:bottom w:val="none" w:sz="0" w:space="0" w:color="auto"/>
        <w:right w:val="none" w:sz="0" w:space="0" w:color="auto"/>
      </w:divBdr>
    </w:div>
    <w:div w:id="909387973">
      <w:marLeft w:val="640"/>
      <w:marRight w:val="0"/>
      <w:marTop w:val="0"/>
      <w:marBottom w:val="0"/>
      <w:divBdr>
        <w:top w:val="none" w:sz="0" w:space="0" w:color="auto"/>
        <w:left w:val="none" w:sz="0" w:space="0" w:color="auto"/>
        <w:bottom w:val="none" w:sz="0" w:space="0" w:color="auto"/>
        <w:right w:val="none" w:sz="0" w:space="0" w:color="auto"/>
      </w:divBdr>
    </w:div>
    <w:div w:id="909389079">
      <w:marLeft w:val="640"/>
      <w:marRight w:val="0"/>
      <w:marTop w:val="0"/>
      <w:marBottom w:val="0"/>
      <w:divBdr>
        <w:top w:val="none" w:sz="0" w:space="0" w:color="auto"/>
        <w:left w:val="none" w:sz="0" w:space="0" w:color="auto"/>
        <w:bottom w:val="none" w:sz="0" w:space="0" w:color="auto"/>
        <w:right w:val="none" w:sz="0" w:space="0" w:color="auto"/>
      </w:divBdr>
    </w:div>
    <w:div w:id="909461042">
      <w:marLeft w:val="640"/>
      <w:marRight w:val="0"/>
      <w:marTop w:val="0"/>
      <w:marBottom w:val="0"/>
      <w:divBdr>
        <w:top w:val="none" w:sz="0" w:space="0" w:color="auto"/>
        <w:left w:val="none" w:sz="0" w:space="0" w:color="auto"/>
        <w:bottom w:val="none" w:sz="0" w:space="0" w:color="auto"/>
        <w:right w:val="none" w:sz="0" w:space="0" w:color="auto"/>
      </w:divBdr>
    </w:div>
    <w:div w:id="909658755">
      <w:marLeft w:val="640"/>
      <w:marRight w:val="0"/>
      <w:marTop w:val="0"/>
      <w:marBottom w:val="0"/>
      <w:divBdr>
        <w:top w:val="none" w:sz="0" w:space="0" w:color="auto"/>
        <w:left w:val="none" w:sz="0" w:space="0" w:color="auto"/>
        <w:bottom w:val="none" w:sz="0" w:space="0" w:color="auto"/>
        <w:right w:val="none" w:sz="0" w:space="0" w:color="auto"/>
      </w:divBdr>
    </w:div>
    <w:div w:id="909777917">
      <w:marLeft w:val="640"/>
      <w:marRight w:val="0"/>
      <w:marTop w:val="0"/>
      <w:marBottom w:val="0"/>
      <w:divBdr>
        <w:top w:val="none" w:sz="0" w:space="0" w:color="auto"/>
        <w:left w:val="none" w:sz="0" w:space="0" w:color="auto"/>
        <w:bottom w:val="none" w:sz="0" w:space="0" w:color="auto"/>
        <w:right w:val="none" w:sz="0" w:space="0" w:color="auto"/>
      </w:divBdr>
    </w:div>
    <w:div w:id="909853357">
      <w:marLeft w:val="640"/>
      <w:marRight w:val="0"/>
      <w:marTop w:val="0"/>
      <w:marBottom w:val="0"/>
      <w:divBdr>
        <w:top w:val="none" w:sz="0" w:space="0" w:color="auto"/>
        <w:left w:val="none" w:sz="0" w:space="0" w:color="auto"/>
        <w:bottom w:val="none" w:sz="0" w:space="0" w:color="auto"/>
        <w:right w:val="none" w:sz="0" w:space="0" w:color="auto"/>
      </w:divBdr>
    </w:div>
    <w:div w:id="909921330">
      <w:marLeft w:val="640"/>
      <w:marRight w:val="0"/>
      <w:marTop w:val="0"/>
      <w:marBottom w:val="0"/>
      <w:divBdr>
        <w:top w:val="none" w:sz="0" w:space="0" w:color="auto"/>
        <w:left w:val="none" w:sz="0" w:space="0" w:color="auto"/>
        <w:bottom w:val="none" w:sz="0" w:space="0" w:color="auto"/>
        <w:right w:val="none" w:sz="0" w:space="0" w:color="auto"/>
      </w:divBdr>
    </w:div>
    <w:div w:id="909926718">
      <w:marLeft w:val="640"/>
      <w:marRight w:val="0"/>
      <w:marTop w:val="0"/>
      <w:marBottom w:val="0"/>
      <w:divBdr>
        <w:top w:val="none" w:sz="0" w:space="0" w:color="auto"/>
        <w:left w:val="none" w:sz="0" w:space="0" w:color="auto"/>
        <w:bottom w:val="none" w:sz="0" w:space="0" w:color="auto"/>
        <w:right w:val="none" w:sz="0" w:space="0" w:color="auto"/>
      </w:divBdr>
    </w:div>
    <w:div w:id="910038306">
      <w:marLeft w:val="640"/>
      <w:marRight w:val="0"/>
      <w:marTop w:val="0"/>
      <w:marBottom w:val="0"/>
      <w:divBdr>
        <w:top w:val="none" w:sz="0" w:space="0" w:color="auto"/>
        <w:left w:val="none" w:sz="0" w:space="0" w:color="auto"/>
        <w:bottom w:val="none" w:sz="0" w:space="0" w:color="auto"/>
        <w:right w:val="none" w:sz="0" w:space="0" w:color="auto"/>
      </w:divBdr>
    </w:div>
    <w:div w:id="910117917">
      <w:marLeft w:val="640"/>
      <w:marRight w:val="0"/>
      <w:marTop w:val="0"/>
      <w:marBottom w:val="0"/>
      <w:divBdr>
        <w:top w:val="none" w:sz="0" w:space="0" w:color="auto"/>
        <w:left w:val="none" w:sz="0" w:space="0" w:color="auto"/>
        <w:bottom w:val="none" w:sz="0" w:space="0" w:color="auto"/>
        <w:right w:val="none" w:sz="0" w:space="0" w:color="auto"/>
      </w:divBdr>
    </w:div>
    <w:div w:id="910119854">
      <w:marLeft w:val="640"/>
      <w:marRight w:val="0"/>
      <w:marTop w:val="0"/>
      <w:marBottom w:val="0"/>
      <w:divBdr>
        <w:top w:val="none" w:sz="0" w:space="0" w:color="auto"/>
        <w:left w:val="none" w:sz="0" w:space="0" w:color="auto"/>
        <w:bottom w:val="none" w:sz="0" w:space="0" w:color="auto"/>
        <w:right w:val="none" w:sz="0" w:space="0" w:color="auto"/>
      </w:divBdr>
    </w:div>
    <w:div w:id="910189328">
      <w:marLeft w:val="640"/>
      <w:marRight w:val="0"/>
      <w:marTop w:val="0"/>
      <w:marBottom w:val="0"/>
      <w:divBdr>
        <w:top w:val="none" w:sz="0" w:space="0" w:color="auto"/>
        <w:left w:val="none" w:sz="0" w:space="0" w:color="auto"/>
        <w:bottom w:val="none" w:sz="0" w:space="0" w:color="auto"/>
        <w:right w:val="none" w:sz="0" w:space="0" w:color="auto"/>
      </w:divBdr>
    </w:div>
    <w:div w:id="910191795">
      <w:marLeft w:val="640"/>
      <w:marRight w:val="0"/>
      <w:marTop w:val="0"/>
      <w:marBottom w:val="0"/>
      <w:divBdr>
        <w:top w:val="none" w:sz="0" w:space="0" w:color="auto"/>
        <w:left w:val="none" w:sz="0" w:space="0" w:color="auto"/>
        <w:bottom w:val="none" w:sz="0" w:space="0" w:color="auto"/>
        <w:right w:val="none" w:sz="0" w:space="0" w:color="auto"/>
      </w:divBdr>
    </w:div>
    <w:div w:id="910192664">
      <w:marLeft w:val="640"/>
      <w:marRight w:val="0"/>
      <w:marTop w:val="0"/>
      <w:marBottom w:val="0"/>
      <w:divBdr>
        <w:top w:val="none" w:sz="0" w:space="0" w:color="auto"/>
        <w:left w:val="none" w:sz="0" w:space="0" w:color="auto"/>
        <w:bottom w:val="none" w:sz="0" w:space="0" w:color="auto"/>
        <w:right w:val="none" w:sz="0" w:space="0" w:color="auto"/>
      </w:divBdr>
    </w:div>
    <w:div w:id="910231336">
      <w:marLeft w:val="640"/>
      <w:marRight w:val="0"/>
      <w:marTop w:val="0"/>
      <w:marBottom w:val="0"/>
      <w:divBdr>
        <w:top w:val="none" w:sz="0" w:space="0" w:color="auto"/>
        <w:left w:val="none" w:sz="0" w:space="0" w:color="auto"/>
        <w:bottom w:val="none" w:sz="0" w:space="0" w:color="auto"/>
        <w:right w:val="none" w:sz="0" w:space="0" w:color="auto"/>
      </w:divBdr>
    </w:div>
    <w:div w:id="910236525">
      <w:marLeft w:val="640"/>
      <w:marRight w:val="0"/>
      <w:marTop w:val="0"/>
      <w:marBottom w:val="0"/>
      <w:divBdr>
        <w:top w:val="none" w:sz="0" w:space="0" w:color="auto"/>
        <w:left w:val="none" w:sz="0" w:space="0" w:color="auto"/>
        <w:bottom w:val="none" w:sz="0" w:space="0" w:color="auto"/>
        <w:right w:val="none" w:sz="0" w:space="0" w:color="auto"/>
      </w:divBdr>
    </w:div>
    <w:div w:id="910313995">
      <w:marLeft w:val="640"/>
      <w:marRight w:val="0"/>
      <w:marTop w:val="0"/>
      <w:marBottom w:val="0"/>
      <w:divBdr>
        <w:top w:val="none" w:sz="0" w:space="0" w:color="auto"/>
        <w:left w:val="none" w:sz="0" w:space="0" w:color="auto"/>
        <w:bottom w:val="none" w:sz="0" w:space="0" w:color="auto"/>
        <w:right w:val="none" w:sz="0" w:space="0" w:color="auto"/>
      </w:divBdr>
    </w:div>
    <w:div w:id="910391062">
      <w:marLeft w:val="640"/>
      <w:marRight w:val="0"/>
      <w:marTop w:val="0"/>
      <w:marBottom w:val="0"/>
      <w:divBdr>
        <w:top w:val="none" w:sz="0" w:space="0" w:color="auto"/>
        <w:left w:val="none" w:sz="0" w:space="0" w:color="auto"/>
        <w:bottom w:val="none" w:sz="0" w:space="0" w:color="auto"/>
        <w:right w:val="none" w:sz="0" w:space="0" w:color="auto"/>
      </w:divBdr>
    </w:div>
    <w:div w:id="910426863">
      <w:marLeft w:val="640"/>
      <w:marRight w:val="0"/>
      <w:marTop w:val="0"/>
      <w:marBottom w:val="0"/>
      <w:divBdr>
        <w:top w:val="none" w:sz="0" w:space="0" w:color="auto"/>
        <w:left w:val="none" w:sz="0" w:space="0" w:color="auto"/>
        <w:bottom w:val="none" w:sz="0" w:space="0" w:color="auto"/>
        <w:right w:val="none" w:sz="0" w:space="0" w:color="auto"/>
      </w:divBdr>
    </w:div>
    <w:div w:id="910434095">
      <w:marLeft w:val="640"/>
      <w:marRight w:val="0"/>
      <w:marTop w:val="0"/>
      <w:marBottom w:val="0"/>
      <w:divBdr>
        <w:top w:val="none" w:sz="0" w:space="0" w:color="auto"/>
        <w:left w:val="none" w:sz="0" w:space="0" w:color="auto"/>
        <w:bottom w:val="none" w:sz="0" w:space="0" w:color="auto"/>
        <w:right w:val="none" w:sz="0" w:space="0" w:color="auto"/>
      </w:divBdr>
    </w:div>
    <w:div w:id="910500804">
      <w:marLeft w:val="640"/>
      <w:marRight w:val="0"/>
      <w:marTop w:val="0"/>
      <w:marBottom w:val="0"/>
      <w:divBdr>
        <w:top w:val="none" w:sz="0" w:space="0" w:color="auto"/>
        <w:left w:val="none" w:sz="0" w:space="0" w:color="auto"/>
        <w:bottom w:val="none" w:sz="0" w:space="0" w:color="auto"/>
        <w:right w:val="none" w:sz="0" w:space="0" w:color="auto"/>
      </w:divBdr>
    </w:div>
    <w:div w:id="910503832">
      <w:marLeft w:val="640"/>
      <w:marRight w:val="0"/>
      <w:marTop w:val="0"/>
      <w:marBottom w:val="0"/>
      <w:divBdr>
        <w:top w:val="none" w:sz="0" w:space="0" w:color="auto"/>
        <w:left w:val="none" w:sz="0" w:space="0" w:color="auto"/>
        <w:bottom w:val="none" w:sz="0" w:space="0" w:color="auto"/>
        <w:right w:val="none" w:sz="0" w:space="0" w:color="auto"/>
      </w:divBdr>
    </w:div>
    <w:div w:id="910576943">
      <w:marLeft w:val="640"/>
      <w:marRight w:val="0"/>
      <w:marTop w:val="0"/>
      <w:marBottom w:val="0"/>
      <w:divBdr>
        <w:top w:val="none" w:sz="0" w:space="0" w:color="auto"/>
        <w:left w:val="none" w:sz="0" w:space="0" w:color="auto"/>
        <w:bottom w:val="none" w:sz="0" w:space="0" w:color="auto"/>
        <w:right w:val="none" w:sz="0" w:space="0" w:color="auto"/>
      </w:divBdr>
    </w:div>
    <w:div w:id="910623420">
      <w:marLeft w:val="640"/>
      <w:marRight w:val="0"/>
      <w:marTop w:val="0"/>
      <w:marBottom w:val="0"/>
      <w:divBdr>
        <w:top w:val="none" w:sz="0" w:space="0" w:color="auto"/>
        <w:left w:val="none" w:sz="0" w:space="0" w:color="auto"/>
        <w:bottom w:val="none" w:sz="0" w:space="0" w:color="auto"/>
        <w:right w:val="none" w:sz="0" w:space="0" w:color="auto"/>
      </w:divBdr>
    </w:div>
    <w:div w:id="910624623">
      <w:marLeft w:val="640"/>
      <w:marRight w:val="0"/>
      <w:marTop w:val="0"/>
      <w:marBottom w:val="0"/>
      <w:divBdr>
        <w:top w:val="none" w:sz="0" w:space="0" w:color="auto"/>
        <w:left w:val="none" w:sz="0" w:space="0" w:color="auto"/>
        <w:bottom w:val="none" w:sz="0" w:space="0" w:color="auto"/>
        <w:right w:val="none" w:sz="0" w:space="0" w:color="auto"/>
      </w:divBdr>
    </w:div>
    <w:div w:id="910626709">
      <w:marLeft w:val="640"/>
      <w:marRight w:val="0"/>
      <w:marTop w:val="0"/>
      <w:marBottom w:val="0"/>
      <w:divBdr>
        <w:top w:val="none" w:sz="0" w:space="0" w:color="auto"/>
        <w:left w:val="none" w:sz="0" w:space="0" w:color="auto"/>
        <w:bottom w:val="none" w:sz="0" w:space="0" w:color="auto"/>
        <w:right w:val="none" w:sz="0" w:space="0" w:color="auto"/>
      </w:divBdr>
    </w:div>
    <w:div w:id="910771159">
      <w:marLeft w:val="640"/>
      <w:marRight w:val="0"/>
      <w:marTop w:val="0"/>
      <w:marBottom w:val="0"/>
      <w:divBdr>
        <w:top w:val="none" w:sz="0" w:space="0" w:color="auto"/>
        <w:left w:val="none" w:sz="0" w:space="0" w:color="auto"/>
        <w:bottom w:val="none" w:sz="0" w:space="0" w:color="auto"/>
        <w:right w:val="none" w:sz="0" w:space="0" w:color="auto"/>
      </w:divBdr>
    </w:div>
    <w:div w:id="910775123">
      <w:marLeft w:val="640"/>
      <w:marRight w:val="0"/>
      <w:marTop w:val="0"/>
      <w:marBottom w:val="0"/>
      <w:divBdr>
        <w:top w:val="none" w:sz="0" w:space="0" w:color="auto"/>
        <w:left w:val="none" w:sz="0" w:space="0" w:color="auto"/>
        <w:bottom w:val="none" w:sz="0" w:space="0" w:color="auto"/>
        <w:right w:val="none" w:sz="0" w:space="0" w:color="auto"/>
      </w:divBdr>
    </w:div>
    <w:div w:id="910778194">
      <w:marLeft w:val="640"/>
      <w:marRight w:val="0"/>
      <w:marTop w:val="0"/>
      <w:marBottom w:val="0"/>
      <w:divBdr>
        <w:top w:val="none" w:sz="0" w:space="0" w:color="auto"/>
        <w:left w:val="none" w:sz="0" w:space="0" w:color="auto"/>
        <w:bottom w:val="none" w:sz="0" w:space="0" w:color="auto"/>
        <w:right w:val="none" w:sz="0" w:space="0" w:color="auto"/>
      </w:divBdr>
    </w:div>
    <w:div w:id="910844269">
      <w:marLeft w:val="640"/>
      <w:marRight w:val="0"/>
      <w:marTop w:val="0"/>
      <w:marBottom w:val="0"/>
      <w:divBdr>
        <w:top w:val="none" w:sz="0" w:space="0" w:color="auto"/>
        <w:left w:val="none" w:sz="0" w:space="0" w:color="auto"/>
        <w:bottom w:val="none" w:sz="0" w:space="0" w:color="auto"/>
        <w:right w:val="none" w:sz="0" w:space="0" w:color="auto"/>
      </w:divBdr>
    </w:div>
    <w:div w:id="910848966">
      <w:marLeft w:val="640"/>
      <w:marRight w:val="0"/>
      <w:marTop w:val="0"/>
      <w:marBottom w:val="0"/>
      <w:divBdr>
        <w:top w:val="none" w:sz="0" w:space="0" w:color="auto"/>
        <w:left w:val="none" w:sz="0" w:space="0" w:color="auto"/>
        <w:bottom w:val="none" w:sz="0" w:space="0" w:color="auto"/>
        <w:right w:val="none" w:sz="0" w:space="0" w:color="auto"/>
      </w:divBdr>
    </w:div>
    <w:div w:id="910962335">
      <w:marLeft w:val="640"/>
      <w:marRight w:val="0"/>
      <w:marTop w:val="0"/>
      <w:marBottom w:val="0"/>
      <w:divBdr>
        <w:top w:val="none" w:sz="0" w:space="0" w:color="auto"/>
        <w:left w:val="none" w:sz="0" w:space="0" w:color="auto"/>
        <w:bottom w:val="none" w:sz="0" w:space="0" w:color="auto"/>
        <w:right w:val="none" w:sz="0" w:space="0" w:color="auto"/>
      </w:divBdr>
    </w:div>
    <w:div w:id="910966493">
      <w:marLeft w:val="640"/>
      <w:marRight w:val="0"/>
      <w:marTop w:val="0"/>
      <w:marBottom w:val="0"/>
      <w:divBdr>
        <w:top w:val="none" w:sz="0" w:space="0" w:color="auto"/>
        <w:left w:val="none" w:sz="0" w:space="0" w:color="auto"/>
        <w:bottom w:val="none" w:sz="0" w:space="0" w:color="auto"/>
        <w:right w:val="none" w:sz="0" w:space="0" w:color="auto"/>
      </w:divBdr>
    </w:div>
    <w:div w:id="910971048">
      <w:marLeft w:val="640"/>
      <w:marRight w:val="0"/>
      <w:marTop w:val="0"/>
      <w:marBottom w:val="0"/>
      <w:divBdr>
        <w:top w:val="none" w:sz="0" w:space="0" w:color="auto"/>
        <w:left w:val="none" w:sz="0" w:space="0" w:color="auto"/>
        <w:bottom w:val="none" w:sz="0" w:space="0" w:color="auto"/>
        <w:right w:val="none" w:sz="0" w:space="0" w:color="auto"/>
      </w:divBdr>
    </w:div>
    <w:div w:id="911040161">
      <w:marLeft w:val="640"/>
      <w:marRight w:val="0"/>
      <w:marTop w:val="0"/>
      <w:marBottom w:val="0"/>
      <w:divBdr>
        <w:top w:val="none" w:sz="0" w:space="0" w:color="auto"/>
        <w:left w:val="none" w:sz="0" w:space="0" w:color="auto"/>
        <w:bottom w:val="none" w:sz="0" w:space="0" w:color="auto"/>
        <w:right w:val="none" w:sz="0" w:space="0" w:color="auto"/>
      </w:divBdr>
    </w:div>
    <w:div w:id="911044738">
      <w:marLeft w:val="640"/>
      <w:marRight w:val="0"/>
      <w:marTop w:val="0"/>
      <w:marBottom w:val="0"/>
      <w:divBdr>
        <w:top w:val="none" w:sz="0" w:space="0" w:color="auto"/>
        <w:left w:val="none" w:sz="0" w:space="0" w:color="auto"/>
        <w:bottom w:val="none" w:sz="0" w:space="0" w:color="auto"/>
        <w:right w:val="none" w:sz="0" w:space="0" w:color="auto"/>
      </w:divBdr>
    </w:div>
    <w:div w:id="911086718">
      <w:marLeft w:val="640"/>
      <w:marRight w:val="0"/>
      <w:marTop w:val="0"/>
      <w:marBottom w:val="0"/>
      <w:divBdr>
        <w:top w:val="none" w:sz="0" w:space="0" w:color="auto"/>
        <w:left w:val="none" w:sz="0" w:space="0" w:color="auto"/>
        <w:bottom w:val="none" w:sz="0" w:space="0" w:color="auto"/>
        <w:right w:val="none" w:sz="0" w:space="0" w:color="auto"/>
      </w:divBdr>
    </w:div>
    <w:div w:id="911357457">
      <w:marLeft w:val="640"/>
      <w:marRight w:val="0"/>
      <w:marTop w:val="0"/>
      <w:marBottom w:val="0"/>
      <w:divBdr>
        <w:top w:val="none" w:sz="0" w:space="0" w:color="auto"/>
        <w:left w:val="none" w:sz="0" w:space="0" w:color="auto"/>
        <w:bottom w:val="none" w:sz="0" w:space="0" w:color="auto"/>
        <w:right w:val="none" w:sz="0" w:space="0" w:color="auto"/>
      </w:divBdr>
    </w:div>
    <w:div w:id="911428751">
      <w:marLeft w:val="640"/>
      <w:marRight w:val="0"/>
      <w:marTop w:val="0"/>
      <w:marBottom w:val="0"/>
      <w:divBdr>
        <w:top w:val="none" w:sz="0" w:space="0" w:color="auto"/>
        <w:left w:val="none" w:sz="0" w:space="0" w:color="auto"/>
        <w:bottom w:val="none" w:sz="0" w:space="0" w:color="auto"/>
        <w:right w:val="none" w:sz="0" w:space="0" w:color="auto"/>
      </w:divBdr>
    </w:div>
    <w:div w:id="911697350">
      <w:marLeft w:val="640"/>
      <w:marRight w:val="0"/>
      <w:marTop w:val="0"/>
      <w:marBottom w:val="0"/>
      <w:divBdr>
        <w:top w:val="none" w:sz="0" w:space="0" w:color="auto"/>
        <w:left w:val="none" w:sz="0" w:space="0" w:color="auto"/>
        <w:bottom w:val="none" w:sz="0" w:space="0" w:color="auto"/>
        <w:right w:val="none" w:sz="0" w:space="0" w:color="auto"/>
      </w:divBdr>
    </w:div>
    <w:div w:id="911697519">
      <w:marLeft w:val="640"/>
      <w:marRight w:val="0"/>
      <w:marTop w:val="0"/>
      <w:marBottom w:val="0"/>
      <w:divBdr>
        <w:top w:val="none" w:sz="0" w:space="0" w:color="auto"/>
        <w:left w:val="none" w:sz="0" w:space="0" w:color="auto"/>
        <w:bottom w:val="none" w:sz="0" w:space="0" w:color="auto"/>
        <w:right w:val="none" w:sz="0" w:space="0" w:color="auto"/>
      </w:divBdr>
    </w:div>
    <w:div w:id="911743777">
      <w:marLeft w:val="640"/>
      <w:marRight w:val="0"/>
      <w:marTop w:val="0"/>
      <w:marBottom w:val="0"/>
      <w:divBdr>
        <w:top w:val="none" w:sz="0" w:space="0" w:color="auto"/>
        <w:left w:val="none" w:sz="0" w:space="0" w:color="auto"/>
        <w:bottom w:val="none" w:sz="0" w:space="0" w:color="auto"/>
        <w:right w:val="none" w:sz="0" w:space="0" w:color="auto"/>
      </w:divBdr>
    </w:div>
    <w:div w:id="911817266">
      <w:marLeft w:val="640"/>
      <w:marRight w:val="0"/>
      <w:marTop w:val="0"/>
      <w:marBottom w:val="0"/>
      <w:divBdr>
        <w:top w:val="none" w:sz="0" w:space="0" w:color="auto"/>
        <w:left w:val="none" w:sz="0" w:space="0" w:color="auto"/>
        <w:bottom w:val="none" w:sz="0" w:space="0" w:color="auto"/>
        <w:right w:val="none" w:sz="0" w:space="0" w:color="auto"/>
      </w:divBdr>
    </w:div>
    <w:div w:id="911817309">
      <w:marLeft w:val="640"/>
      <w:marRight w:val="0"/>
      <w:marTop w:val="0"/>
      <w:marBottom w:val="0"/>
      <w:divBdr>
        <w:top w:val="none" w:sz="0" w:space="0" w:color="auto"/>
        <w:left w:val="none" w:sz="0" w:space="0" w:color="auto"/>
        <w:bottom w:val="none" w:sz="0" w:space="0" w:color="auto"/>
        <w:right w:val="none" w:sz="0" w:space="0" w:color="auto"/>
      </w:divBdr>
    </w:div>
    <w:div w:id="911893606">
      <w:marLeft w:val="640"/>
      <w:marRight w:val="0"/>
      <w:marTop w:val="0"/>
      <w:marBottom w:val="0"/>
      <w:divBdr>
        <w:top w:val="none" w:sz="0" w:space="0" w:color="auto"/>
        <w:left w:val="none" w:sz="0" w:space="0" w:color="auto"/>
        <w:bottom w:val="none" w:sz="0" w:space="0" w:color="auto"/>
        <w:right w:val="none" w:sz="0" w:space="0" w:color="auto"/>
      </w:divBdr>
    </w:div>
    <w:div w:id="911894654">
      <w:marLeft w:val="640"/>
      <w:marRight w:val="0"/>
      <w:marTop w:val="0"/>
      <w:marBottom w:val="0"/>
      <w:divBdr>
        <w:top w:val="none" w:sz="0" w:space="0" w:color="auto"/>
        <w:left w:val="none" w:sz="0" w:space="0" w:color="auto"/>
        <w:bottom w:val="none" w:sz="0" w:space="0" w:color="auto"/>
        <w:right w:val="none" w:sz="0" w:space="0" w:color="auto"/>
      </w:divBdr>
    </w:div>
    <w:div w:id="911894865">
      <w:marLeft w:val="640"/>
      <w:marRight w:val="0"/>
      <w:marTop w:val="0"/>
      <w:marBottom w:val="0"/>
      <w:divBdr>
        <w:top w:val="none" w:sz="0" w:space="0" w:color="auto"/>
        <w:left w:val="none" w:sz="0" w:space="0" w:color="auto"/>
        <w:bottom w:val="none" w:sz="0" w:space="0" w:color="auto"/>
        <w:right w:val="none" w:sz="0" w:space="0" w:color="auto"/>
      </w:divBdr>
    </w:div>
    <w:div w:id="911961221">
      <w:marLeft w:val="640"/>
      <w:marRight w:val="0"/>
      <w:marTop w:val="0"/>
      <w:marBottom w:val="0"/>
      <w:divBdr>
        <w:top w:val="none" w:sz="0" w:space="0" w:color="auto"/>
        <w:left w:val="none" w:sz="0" w:space="0" w:color="auto"/>
        <w:bottom w:val="none" w:sz="0" w:space="0" w:color="auto"/>
        <w:right w:val="none" w:sz="0" w:space="0" w:color="auto"/>
      </w:divBdr>
    </w:div>
    <w:div w:id="911964130">
      <w:marLeft w:val="640"/>
      <w:marRight w:val="0"/>
      <w:marTop w:val="0"/>
      <w:marBottom w:val="0"/>
      <w:divBdr>
        <w:top w:val="none" w:sz="0" w:space="0" w:color="auto"/>
        <w:left w:val="none" w:sz="0" w:space="0" w:color="auto"/>
        <w:bottom w:val="none" w:sz="0" w:space="0" w:color="auto"/>
        <w:right w:val="none" w:sz="0" w:space="0" w:color="auto"/>
      </w:divBdr>
    </w:div>
    <w:div w:id="912005850">
      <w:marLeft w:val="640"/>
      <w:marRight w:val="0"/>
      <w:marTop w:val="0"/>
      <w:marBottom w:val="0"/>
      <w:divBdr>
        <w:top w:val="none" w:sz="0" w:space="0" w:color="auto"/>
        <w:left w:val="none" w:sz="0" w:space="0" w:color="auto"/>
        <w:bottom w:val="none" w:sz="0" w:space="0" w:color="auto"/>
        <w:right w:val="none" w:sz="0" w:space="0" w:color="auto"/>
      </w:divBdr>
    </w:div>
    <w:div w:id="912080622">
      <w:marLeft w:val="640"/>
      <w:marRight w:val="0"/>
      <w:marTop w:val="0"/>
      <w:marBottom w:val="0"/>
      <w:divBdr>
        <w:top w:val="none" w:sz="0" w:space="0" w:color="auto"/>
        <w:left w:val="none" w:sz="0" w:space="0" w:color="auto"/>
        <w:bottom w:val="none" w:sz="0" w:space="0" w:color="auto"/>
        <w:right w:val="none" w:sz="0" w:space="0" w:color="auto"/>
      </w:divBdr>
    </w:div>
    <w:div w:id="912205973">
      <w:marLeft w:val="640"/>
      <w:marRight w:val="0"/>
      <w:marTop w:val="0"/>
      <w:marBottom w:val="0"/>
      <w:divBdr>
        <w:top w:val="none" w:sz="0" w:space="0" w:color="auto"/>
        <w:left w:val="none" w:sz="0" w:space="0" w:color="auto"/>
        <w:bottom w:val="none" w:sz="0" w:space="0" w:color="auto"/>
        <w:right w:val="none" w:sz="0" w:space="0" w:color="auto"/>
      </w:divBdr>
    </w:div>
    <w:div w:id="912273675">
      <w:marLeft w:val="640"/>
      <w:marRight w:val="0"/>
      <w:marTop w:val="0"/>
      <w:marBottom w:val="0"/>
      <w:divBdr>
        <w:top w:val="none" w:sz="0" w:space="0" w:color="auto"/>
        <w:left w:val="none" w:sz="0" w:space="0" w:color="auto"/>
        <w:bottom w:val="none" w:sz="0" w:space="0" w:color="auto"/>
        <w:right w:val="none" w:sz="0" w:space="0" w:color="auto"/>
      </w:divBdr>
    </w:div>
    <w:div w:id="912280534">
      <w:marLeft w:val="640"/>
      <w:marRight w:val="0"/>
      <w:marTop w:val="0"/>
      <w:marBottom w:val="0"/>
      <w:divBdr>
        <w:top w:val="none" w:sz="0" w:space="0" w:color="auto"/>
        <w:left w:val="none" w:sz="0" w:space="0" w:color="auto"/>
        <w:bottom w:val="none" w:sz="0" w:space="0" w:color="auto"/>
        <w:right w:val="none" w:sz="0" w:space="0" w:color="auto"/>
      </w:divBdr>
    </w:div>
    <w:div w:id="912348722">
      <w:marLeft w:val="640"/>
      <w:marRight w:val="0"/>
      <w:marTop w:val="0"/>
      <w:marBottom w:val="0"/>
      <w:divBdr>
        <w:top w:val="none" w:sz="0" w:space="0" w:color="auto"/>
        <w:left w:val="none" w:sz="0" w:space="0" w:color="auto"/>
        <w:bottom w:val="none" w:sz="0" w:space="0" w:color="auto"/>
        <w:right w:val="none" w:sz="0" w:space="0" w:color="auto"/>
      </w:divBdr>
    </w:div>
    <w:div w:id="912349177">
      <w:marLeft w:val="640"/>
      <w:marRight w:val="0"/>
      <w:marTop w:val="0"/>
      <w:marBottom w:val="0"/>
      <w:divBdr>
        <w:top w:val="none" w:sz="0" w:space="0" w:color="auto"/>
        <w:left w:val="none" w:sz="0" w:space="0" w:color="auto"/>
        <w:bottom w:val="none" w:sz="0" w:space="0" w:color="auto"/>
        <w:right w:val="none" w:sz="0" w:space="0" w:color="auto"/>
      </w:divBdr>
    </w:div>
    <w:div w:id="912619781">
      <w:marLeft w:val="640"/>
      <w:marRight w:val="0"/>
      <w:marTop w:val="0"/>
      <w:marBottom w:val="0"/>
      <w:divBdr>
        <w:top w:val="none" w:sz="0" w:space="0" w:color="auto"/>
        <w:left w:val="none" w:sz="0" w:space="0" w:color="auto"/>
        <w:bottom w:val="none" w:sz="0" w:space="0" w:color="auto"/>
        <w:right w:val="none" w:sz="0" w:space="0" w:color="auto"/>
      </w:divBdr>
    </w:div>
    <w:div w:id="912662220">
      <w:marLeft w:val="640"/>
      <w:marRight w:val="0"/>
      <w:marTop w:val="0"/>
      <w:marBottom w:val="0"/>
      <w:divBdr>
        <w:top w:val="none" w:sz="0" w:space="0" w:color="auto"/>
        <w:left w:val="none" w:sz="0" w:space="0" w:color="auto"/>
        <w:bottom w:val="none" w:sz="0" w:space="0" w:color="auto"/>
        <w:right w:val="none" w:sz="0" w:space="0" w:color="auto"/>
      </w:divBdr>
    </w:div>
    <w:div w:id="912665077">
      <w:marLeft w:val="640"/>
      <w:marRight w:val="0"/>
      <w:marTop w:val="0"/>
      <w:marBottom w:val="0"/>
      <w:divBdr>
        <w:top w:val="none" w:sz="0" w:space="0" w:color="auto"/>
        <w:left w:val="none" w:sz="0" w:space="0" w:color="auto"/>
        <w:bottom w:val="none" w:sz="0" w:space="0" w:color="auto"/>
        <w:right w:val="none" w:sz="0" w:space="0" w:color="auto"/>
      </w:divBdr>
    </w:div>
    <w:div w:id="912667632">
      <w:marLeft w:val="640"/>
      <w:marRight w:val="0"/>
      <w:marTop w:val="0"/>
      <w:marBottom w:val="0"/>
      <w:divBdr>
        <w:top w:val="none" w:sz="0" w:space="0" w:color="auto"/>
        <w:left w:val="none" w:sz="0" w:space="0" w:color="auto"/>
        <w:bottom w:val="none" w:sz="0" w:space="0" w:color="auto"/>
        <w:right w:val="none" w:sz="0" w:space="0" w:color="auto"/>
      </w:divBdr>
    </w:div>
    <w:div w:id="912667958">
      <w:marLeft w:val="640"/>
      <w:marRight w:val="0"/>
      <w:marTop w:val="0"/>
      <w:marBottom w:val="0"/>
      <w:divBdr>
        <w:top w:val="none" w:sz="0" w:space="0" w:color="auto"/>
        <w:left w:val="none" w:sz="0" w:space="0" w:color="auto"/>
        <w:bottom w:val="none" w:sz="0" w:space="0" w:color="auto"/>
        <w:right w:val="none" w:sz="0" w:space="0" w:color="auto"/>
      </w:divBdr>
    </w:div>
    <w:div w:id="912741743">
      <w:marLeft w:val="640"/>
      <w:marRight w:val="0"/>
      <w:marTop w:val="0"/>
      <w:marBottom w:val="0"/>
      <w:divBdr>
        <w:top w:val="none" w:sz="0" w:space="0" w:color="auto"/>
        <w:left w:val="none" w:sz="0" w:space="0" w:color="auto"/>
        <w:bottom w:val="none" w:sz="0" w:space="0" w:color="auto"/>
        <w:right w:val="none" w:sz="0" w:space="0" w:color="auto"/>
      </w:divBdr>
    </w:div>
    <w:div w:id="912814385">
      <w:marLeft w:val="640"/>
      <w:marRight w:val="0"/>
      <w:marTop w:val="0"/>
      <w:marBottom w:val="0"/>
      <w:divBdr>
        <w:top w:val="none" w:sz="0" w:space="0" w:color="auto"/>
        <w:left w:val="none" w:sz="0" w:space="0" w:color="auto"/>
        <w:bottom w:val="none" w:sz="0" w:space="0" w:color="auto"/>
        <w:right w:val="none" w:sz="0" w:space="0" w:color="auto"/>
      </w:divBdr>
    </w:div>
    <w:div w:id="912859641">
      <w:marLeft w:val="640"/>
      <w:marRight w:val="0"/>
      <w:marTop w:val="0"/>
      <w:marBottom w:val="0"/>
      <w:divBdr>
        <w:top w:val="none" w:sz="0" w:space="0" w:color="auto"/>
        <w:left w:val="none" w:sz="0" w:space="0" w:color="auto"/>
        <w:bottom w:val="none" w:sz="0" w:space="0" w:color="auto"/>
        <w:right w:val="none" w:sz="0" w:space="0" w:color="auto"/>
      </w:divBdr>
    </w:div>
    <w:div w:id="913005810">
      <w:marLeft w:val="640"/>
      <w:marRight w:val="0"/>
      <w:marTop w:val="0"/>
      <w:marBottom w:val="0"/>
      <w:divBdr>
        <w:top w:val="none" w:sz="0" w:space="0" w:color="auto"/>
        <w:left w:val="none" w:sz="0" w:space="0" w:color="auto"/>
        <w:bottom w:val="none" w:sz="0" w:space="0" w:color="auto"/>
        <w:right w:val="none" w:sz="0" w:space="0" w:color="auto"/>
      </w:divBdr>
    </w:div>
    <w:div w:id="913007011">
      <w:marLeft w:val="640"/>
      <w:marRight w:val="0"/>
      <w:marTop w:val="0"/>
      <w:marBottom w:val="0"/>
      <w:divBdr>
        <w:top w:val="none" w:sz="0" w:space="0" w:color="auto"/>
        <w:left w:val="none" w:sz="0" w:space="0" w:color="auto"/>
        <w:bottom w:val="none" w:sz="0" w:space="0" w:color="auto"/>
        <w:right w:val="none" w:sz="0" w:space="0" w:color="auto"/>
      </w:divBdr>
    </w:div>
    <w:div w:id="913048955">
      <w:marLeft w:val="640"/>
      <w:marRight w:val="0"/>
      <w:marTop w:val="0"/>
      <w:marBottom w:val="0"/>
      <w:divBdr>
        <w:top w:val="none" w:sz="0" w:space="0" w:color="auto"/>
        <w:left w:val="none" w:sz="0" w:space="0" w:color="auto"/>
        <w:bottom w:val="none" w:sz="0" w:space="0" w:color="auto"/>
        <w:right w:val="none" w:sz="0" w:space="0" w:color="auto"/>
      </w:divBdr>
    </w:div>
    <w:div w:id="913050726">
      <w:marLeft w:val="640"/>
      <w:marRight w:val="0"/>
      <w:marTop w:val="0"/>
      <w:marBottom w:val="0"/>
      <w:divBdr>
        <w:top w:val="none" w:sz="0" w:space="0" w:color="auto"/>
        <w:left w:val="none" w:sz="0" w:space="0" w:color="auto"/>
        <w:bottom w:val="none" w:sz="0" w:space="0" w:color="auto"/>
        <w:right w:val="none" w:sz="0" w:space="0" w:color="auto"/>
      </w:divBdr>
    </w:div>
    <w:div w:id="913274926">
      <w:marLeft w:val="640"/>
      <w:marRight w:val="0"/>
      <w:marTop w:val="0"/>
      <w:marBottom w:val="0"/>
      <w:divBdr>
        <w:top w:val="none" w:sz="0" w:space="0" w:color="auto"/>
        <w:left w:val="none" w:sz="0" w:space="0" w:color="auto"/>
        <w:bottom w:val="none" w:sz="0" w:space="0" w:color="auto"/>
        <w:right w:val="none" w:sz="0" w:space="0" w:color="auto"/>
      </w:divBdr>
    </w:div>
    <w:div w:id="913393693">
      <w:marLeft w:val="640"/>
      <w:marRight w:val="0"/>
      <w:marTop w:val="0"/>
      <w:marBottom w:val="0"/>
      <w:divBdr>
        <w:top w:val="none" w:sz="0" w:space="0" w:color="auto"/>
        <w:left w:val="none" w:sz="0" w:space="0" w:color="auto"/>
        <w:bottom w:val="none" w:sz="0" w:space="0" w:color="auto"/>
        <w:right w:val="none" w:sz="0" w:space="0" w:color="auto"/>
      </w:divBdr>
    </w:div>
    <w:div w:id="913441998">
      <w:marLeft w:val="640"/>
      <w:marRight w:val="0"/>
      <w:marTop w:val="0"/>
      <w:marBottom w:val="0"/>
      <w:divBdr>
        <w:top w:val="none" w:sz="0" w:space="0" w:color="auto"/>
        <w:left w:val="none" w:sz="0" w:space="0" w:color="auto"/>
        <w:bottom w:val="none" w:sz="0" w:space="0" w:color="auto"/>
        <w:right w:val="none" w:sz="0" w:space="0" w:color="auto"/>
      </w:divBdr>
    </w:div>
    <w:div w:id="913466106">
      <w:marLeft w:val="640"/>
      <w:marRight w:val="0"/>
      <w:marTop w:val="0"/>
      <w:marBottom w:val="0"/>
      <w:divBdr>
        <w:top w:val="none" w:sz="0" w:space="0" w:color="auto"/>
        <w:left w:val="none" w:sz="0" w:space="0" w:color="auto"/>
        <w:bottom w:val="none" w:sz="0" w:space="0" w:color="auto"/>
        <w:right w:val="none" w:sz="0" w:space="0" w:color="auto"/>
      </w:divBdr>
    </w:div>
    <w:div w:id="913469026">
      <w:marLeft w:val="640"/>
      <w:marRight w:val="0"/>
      <w:marTop w:val="0"/>
      <w:marBottom w:val="0"/>
      <w:divBdr>
        <w:top w:val="none" w:sz="0" w:space="0" w:color="auto"/>
        <w:left w:val="none" w:sz="0" w:space="0" w:color="auto"/>
        <w:bottom w:val="none" w:sz="0" w:space="0" w:color="auto"/>
        <w:right w:val="none" w:sz="0" w:space="0" w:color="auto"/>
      </w:divBdr>
    </w:div>
    <w:div w:id="913511234">
      <w:marLeft w:val="640"/>
      <w:marRight w:val="0"/>
      <w:marTop w:val="0"/>
      <w:marBottom w:val="0"/>
      <w:divBdr>
        <w:top w:val="none" w:sz="0" w:space="0" w:color="auto"/>
        <w:left w:val="none" w:sz="0" w:space="0" w:color="auto"/>
        <w:bottom w:val="none" w:sz="0" w:space="0" w:color="auto"/>
        <w:right w:val="none" w:sz="0" w:space="0" w:color="auto"/>
      </w:divBdr>
    </w:div>
    <w:div w:id="913588738">
      <w:marLeft w:val="640"/>
      <w:marRight w:val="0"/>
      <w:marTop w:val="0"/>
      <w:marBottom w:val="0"/>
      <w:divBdr>
        <w:top w:val="none" w:sz="0" w:space="0" w:color="auto"/>
        <w:left w:val="none" w:sz="0" w:space="0" w:color="auto"/>
        <w:bottom w:val="none" w:sz="0" w:space="0" w:color="auto"/>
        <w:right w:val="none" w:sz="0" w:space="0" w:color="auto"/>
      </w:divBdr>
    </w:div>
    <w:div w:id="913663388">
      <w:marLeft w:val="640"/>
      <w:marRight w:val="0"/>
      <w:marTop w:val="0"/>
      <w:marBottom w:val="0"/>
      <w:divBdr>
        <w:top w:val="none" w:sz="0" w:space="0" w:color="auto"/>
        <w:left w:val="none" w:sz="0" w:space="0" w:color="auto"/>
        <w:bottom w:val="none" w:sz="0" w:space="0" w:color="auto"/>
        <w:right w:val="none" w:sz="0" w:space="0" w:color="auto"/>
      </w:divBdr>
    </w:div>
    <w:div w:id="913667422">
      <w:marLeft w:val="640"/>
      <w:marRight w:val="0"/>
      <w:marTop w:val="0"/>
      <w:marBottom w:val="0"/>
      <w:divBdr>
        <w:top w:val="none" w:sz="0" w:space="0" w:color="auto"/>
        <w:left w:val="none" w:sz="0" w:space="0" w:color="auto"/>
        <w:bottom w:val="none" w:sz="0" w:space="0" w:color="auto"/>
        <w:right w:val="none" w:sz="0" w:space="0" w:color="auto"/>
      </w:divBdr>
    </w:div>
    <w:div w:id="913705752">
      <w:marLeft w:val="640"/>
      <w:marRight w:val="0"/>
      <w:marTop w:val="0"/>
      <w:marBottom w:val="0"/>
      <w:divBdr>
        <w:top w:val="none" w:sz="0" w:space="0" w:color="auto"/>
        <w:left w:val="none" w:sz="0" w:space="0" w:color="auto"/>
        <w:bottom w:val="none" w:sz="0" w:space="0" w:color="auto"/>
        <w:right w:val="none" w:sz="0" w:space="0" w:color="auto"/>
      </w:divBdr>
    </w:div>
    <w:div w:id="913785460">
      <w:marLeft w:val="640"/>
      <w:marRight w:val="0"/>
      <w:marTop w:val="0"/>
      <w:marBottom w:val="0"/>
      <w:divBdr>
        <w:top w:val="none" w:sz="0" w:space="0" w:color="auto"/>
        <w:left w:val="none" w:sz="0" w:space="0" w:color="auto"/>
        <w:bottom w:val="none" w:sz="0" w:space="0" w:color="auto"/>
        <w:right w:val="none" w:sz="0" w:space="0" w:color="auto"/>
      </w:divBdr>
    </w:div>
    <w:div w:id="913785831">
      <w:marLeft w:val="640"/>
      <w:marRight w:val="0"/>
      <w:marTop w:val="0"/>
      <w:marBottom w:val="0"/>
      <w:divBdr>
        <w:top w:val="none" w:sz="0" w:space="0" w:color="auto"/>
        <w:left w:val="none" w:sz="0" w:space="0" w:color="auto"/>
        <w:bottom w:val="none" w:sz="0" w:space="0" w:color="auto"/>
        <w:right w:val="none" w:sz="0" w:space="0" w:color="auto"/>
      </w:divBdr>
    </w:div>
    <w:div w:id="913852731">
      <w:marLeft w:val="640"/>
      <w:marRight w:val="0"/>
      <w:marTop w:val="0"/>
      <w:marBottom w:val="0"/>
      <w:divBdr>
        <w:top w:val="none" w:sz="0" w:space="0" w:color="auto"/>
        <w:left w:val="none" w:sz="0" w:space="0" w:color="auto"/>
        <w:bottom w:val="none" w:sz="0" w:space="0" w:color="auto"/>
        <w:right w:val="none" w:sz="0" w:space="0" w:color="auto"/>
      </w:divBdr>
    </w:div>
    <w:div w:id="913859307">
      <w:marLeft w:val="640"/>
      <w:marRight w:val="0"/>
      <w:marTop w:val="0"/>
      <w:marBottom w:val="0"/>
      <w:divBdr>
        <w:top w:val="none" w:sz="0" w:space="0" w:color="auto"/>
        <w:left w:val="none" w:sz="0" w:space="0" w:color="auto"/>
        <w:bottom w:val="none" w:sz="0" w:space="0" w:color="auto"/>
        <w:right w:val="none" w:sz="0" w:space="0" w:color="auto"/>
      </w:divBdr>
    </w:div>
    <w:div w:id="913903248">
      <w:marLeft w:val="640"/>
      <w:marRight w:val="0"/>
      <w:marTop w:val="0"/>
      <w:marBottom w:val="0"/>
      <w:divBdr>
        <w:top w:val="none" w:sz="0" w:space="0" w:color="auto"/>
        <w:left w:val="none" w:sz="0" w:space="0" w:color="auto"/>
        <w:bottom w:val="none" w:sz="0" w:space="0" w:color="auto"/>
        <w:right w:val="none" w:sz="0" w:space="0" w:color="auto"/>
      </w:divBdr>
    </w:div>
    <w:div w:id="913970174">
      <w:marLeft w:val="640"/>
      <w:marRight w:val="0"/>
      <w:marTop w:val="0"/>
      <w:marBottom w:val="0"/>
      <w:divBdr>
        <w:top w:val="none" w:sz="0" w:space="0" w:color="auto"/>
        <w:left w:val="none" w:sz="0" w:space="0" w:color="auto"/>
        <w:bottom w:val="none" w:sz="0" w:space="0" w:color="auto"/>
        <w:right w:val="none" w:sz="0" w:space="0" w:color="auto"/>
      </w:divBdr>
    </w:div>
    <w:div w:id="913974589">
      <w:marLeft w:val="640"/>
      <w:marRight w:val="0"/>
      <w:marTop w:val="0"/>
      <w:marBottom w:val="0"/>
      <w:divBdr>
        <w:top w:val="none" w:sz="0" w:space="0" w:color="auto"/>
        <w:left w:val="none" w:sz="0" w:space="0" w:color="auto"/>
        <w:bottom w:val="none" w:sz="0" w:space="0" w:color="auto"/>
        <w:right w:val="none" w:sz="0" w:space="0" w:color="auto"/>
      </w:divBdr>
    </w:div>
    <w:div w:id="914051316">
      <w:marLeft w:val="640"/>
      <w:marRight w:val="0"/>
      <w:marTop w:val="0"/>
      <w:marBottom w:val="0"/>
      <w:divBdr>
        <w:top w:val="none" w:sz="0" w:space="0" w:color="auto"/>
        <w:left w:val="none" w:sz="0" w:space="0" w:color="auto"/>
        <w:bottom w:val="none" w:sz="0" w:space="0" w:color="auto"/>
        <w:right w:val="none" w:sz="0" w:space="0" w:color="auto"/>
      </w:divBdr>
    </w:div>
    <w:div w:id="914240739">
      <w:marLeft w:val="640"/>
      <w:marRight w:val="0"/>
      <w:marTop w:val="0"/>
      <w:marBottom w:val="0"/>
      <w:divBdr>
        <w:top w:val="none" w:sz="0" w:space="0" w:color="auto"/>
        <w:left w:val="none" w:sz="0" w:space="0" w:color="auto"/>
        <w:bottom w:val="none" w:sz="0" w:space="0" w:color="auto"/>
        <w:right w:val="none" w:sz="0" w:space="0" w:color="auto"/>
      </w:divBdr>
    </w:div>
    <w:div w:id="914244480">
      <w:marLeft w:val="640"/>
      <w:marRight w:val="0"/>
      <w:marTop w:val="0"/>
      <w:marBottom w:val="0"/>
      <w:divBdr>
        <w:top w:val="none" w:sz="0" w:space="0" w:color="auto"/>
        <w:left w:val="none" w:sz="0" w:space="0" w:color="auto"/>
        <w:bottom w:val="none" w:sz="0" w:space="0" w:color="auto"/>
        <w:right w:val="none" w:sz="0" w:space="0" w:color="auto"/>
      </w:divBdr>
    </w:div>
    <w:div w:id="914315827">
      <w:marLeft w:val="640"/>
      <w:marRight w:val="0"/>
      <w:marTop w:val="0"/>
      <w:marBottom w:val="0"/>
      <w:divBdr>
        <w:top w:val="none" w:sz="0" w:space="0" w:color="auto"/>
        <w:left w:val="none" w:sz="0" w:space="0" w:color="auto"/>
        <w:bottom w:val="none" w:sz="0" w:space="0" w:color="auto"/>
        <w:right w:val="none" w:sz="0" w:space="0" w:color="auto"/>
      </w:divBdr>
    </w:div>
    <w:div w:id="914438091">
      <w:marLeft w:val="640"/>
      <w:marRight w:val="0"/>
      <w:marTop w:val="0"/>
      <w:marBottom w:val="0"/>
      <w:divBdr>
        <w:top w:val="none" w:sz="0" w:space="0" w:color="auto"/>
        <w:left w:val="none" w:sz="0" w:space="0" w:color="auto"/>
        <w:bottom w:val="none" w:sz="0" w:space="0" w:color="auto"/>
        <w:right w:val="none" w:sz="0" w:space="0" w:color="auto"/>
      </w:divBdr>
    </w:div>
    <w:div w:id="914439349">
      <w:marLeft w:val="640"/>
      <w:marRight w:val="0"/>
      <w:marTop w:val="0"/>
      <w:marBottom w:val="0"/>
      <w:divBdr>
        <w:top w:val="none" w:sz="0" w:space="0" w:color="auto"/>
        <w:left w:val="none" w:sz="0" w:space="0" w:color="auto"/>
        <w:bottom w:val="none" w:sz="0" w:space="0" w:color="auto"/>
        <w:right w:val="none" w:sz="0" w:space="0" w:color="auto"/>
      </w:divBdr>
    </w:div>
    <w:div w:id="914626839">
      <w:marLeft w:val="640"/>
      <w:marRight w:val="0"/>
      <w:marTop w:val="0"/>
      <w:marBottom w:val="0"/>
      <w:divBdr>
        <w:top w:val="none" w:sz="0" w:space="0" w:color="auto"/>
        <w:left w:val="none" w:sz="0" w:space="0" w:color="auto"/>
        <w:bottom w:val="none" w:sz="0" w:space="0" w:color="auto"/>
        <w:right w:val="none" w:sz="0" w:space="0" w:color="auto"/>
      </w:divBdr>
    </w:div>
    <w:div w:id="914777452">
      <w:marLeft w:val="640"/>
      <w:marRight w:val="0"/>
      <w:marTop w:val="0"/>
      <w:marBottom w:val="0"/>
      <w:divBdr>
        <w:top w:val="none" w:sz="0" w:space="0" w:color="auto"/>
        <w:left w:val="none" w:sz="0" w:space="0" w:color="auto"/>
        <w:bottom w:val="none" w:sz="0" w:space="0" w:color="auto"/>
        <w:right w:val="none" w:sz="0" w:space="0" w:color="auto"/>
      </w:divBdr>
    </w:div>
    <w:div w:id="914818946">
      <w:marLeft w:val="640"/>
      <w:marRight w:val="0"/>
      <w:marTop w:val="0"/>
      <w:marBottom w:val="0"/>
      <w:divBdr>
        <w:top w:val="none" w:sz="0" w:space="0" w:color="auto"/>
        <w:left w:val="none" w:sz="0" w:space="0" w:color="auto"/>
        <w:bottom w:val="none" w:sz="0" w:space="0" w:color="auto"/>
        <w:right w:val="none" w:sz="0" w:space="0" w:color="auto"/>
      </w:divBdr>
    </w:div>
    <w:div w:id="914968881">
      <w:marLeft w:val="640"/>
      <w:marRight w:val="0"/>
      <w:marTop w:val="0"/>
      <w:marBottom w:val="0"/>
      <w:divBdr>
        <w:top w:val="none" w:sz="0" w:space="0" w:color="auto"/>
        <w:left w:val="none" w:sz="0" w:space="0" w:color="auto"/>
        <w:bottom w:val="none" w:sz="0" w:space="0" w:color="auto"/>
        <w:right w:val="none" w:sz="0" w:space="0" w:color="auto"/>
      </w:divBdr>
    </w:div>
    <w:div w:id="915092583">
      <w:marLeft w:val="640"/>
      <w:marRight w:val="0"/>
      <w:marTop w:val="0"/>
      <w:marBottom w:val="0"/>
      <w:divBdr>
        <w:top w:val="none" w:sz="0" w:space="0" w:color="auto"/>
        <w:left w:val="none" w:sz="0" w:space="0" w:color="auto"/>
        <w:bottom w:val="none" w:sz="0" w:space="0" w:color="auto"/>
        <w:right w:val="none" w:sz="0" w:space="0" w:color="auto"/>
      </w:divBdr>
    </w:div>
    <w:div w:id="915237708">
      <w:marLeft w:val="640"/>
      <w:marRight w:val="0"/>
      <w:marTop w:val="0"/>
      <w:marBottom w:val="0"/>
      <w:divBdr>
        <w:top w:val="none" w:sz="0" w:space="0" w:color="auto"/>
        <w:left w:val="none" w:sz="0" w:space="0" w:color="auto"/>
        <w:bottom w:val="none" w:sz="0" w:space="0" w:color="auto"/>
        <w:right w:val="none" w:sz="0" w:space="0" w:color="auto"/>
      </w:divBdr>
    </w:div>
    <w:div w:id="915284263">
      <w:marLeft w:val="640"/>
      <w:marRight w:val="0"/>
      <w:marTop w:val="0"/>
      <w:marBottom w:val="0"/>
      <w:divBdr>
        <w:top w:val="none" w:sz="0" w:space="0" w:color="auto"/>
        <w:left w:val="none" w:sz="0" w:space="0" w:color="auto"/>
        <w:bottom w:val="none" w:sz="0" w:space="0" w:color="auto"/>
        <w:right w:val="none" w:sz="0" w:space="0" w:color="auto"/>
      </w:divBdr>
    </w:div>
    <w:div w:id="915285140">
      <w:marLeft w:val="640"/>
      <w:marRight w:val="0"/>
      <w:marTop w:val="0"/>
      <w:marBottom w:val="0"/>
      <w:divBdr>
        <w:top w:val="none" w:sz="0" w:space="0" w:color="auto"/>
        <w:left w:val="none" w:sz="0" w:space="0" w:color="auto"/>
        <w:bottom w:val="none" w:sz="0" w:space="0" w:color="auto"/>
        <w:right w:val="none" w:sz="0" w:space="0" w:color="auto"/>
      </w:divBdr>
    </w:div>
    <w:div w:id="915285842">
      <w:marLeft w:val="640"/>
      <w:marRight w:val="0"/>
      <w:marTop w:val="0"/>
      <w:marBottom w:val="0"/>
      <w:divBdr>
        <w:top w:val="none" w:sz="0" w:space="0" w:color="auto"/>
        <w:left w:val="none" w:sz="0" w:space="0" w:color="auto"/>
        <w:bottom w:val="none" w:sz="0" w:space="0" w:color="auto"/>
        <w:right w:val="none" w:sz="0" w:space="0" w:color="auto"/>
      </w:divBdr>
    </w:div>
    <w:div w:id="915359096">
      <w:marLeft w:val="640"/>
      <w:marRight w:val="0"/>
      <w:marTop w:val="0"/>
      <w:marBottom w:val="0"/>
      <w:divBdr>
        <w:top w:val="none" w:sz="0" w:space="0" w:color="auto"/>
        <w:left w:val="none" w:sz="0" w:space="0" w:color="auto"/>
        <w:bottom w:val="none" w:sz="0" w:space="0" w:color="auto"/>
        <w:right w:val="none" w:sz="0" w:space="0" w:color="auto"/>
      </w:divBdr>
    </w:div>
    <w:div w:id="915360600">
      <w:marLeft w:val="640"/>
      <w:marRight w:val="0"/>
      <w:marTop w:val="0"/>
      <w:marBottom w:val="0"/>
      <w:divBdr>
        <w:top w:val="none" w:sz="0" w:space="0" w:color="auto"/>
        <w:left w:val="none" w:sz="0" w:space="0" w:color="auto"/>
        <w:bottom w:val="none" w:sz="0" w:space="0" w:color="auto"/>
        <w:right w:val="none" w:sz="0" w:space="0" w:color="auto"/>
      </w:divBdr>
    </w:div>
    <w:div w:id="915364715">
      <w:marLeft w:val="640"/>
      <w:marRight w:val="0"/>
      <w:marTop w:val="0"/>
      <w:marBottom w:val="0"/>
      <w:divBdr>
        <w:top w:val="none" w:sz="0" w:space="0" w:color="auto"/>
        <w:left w:val="none" w:sz="0" w:space="0" w:color="auto"/>
        <w:bottom w:val="none" w:sz="0" w:space="0" w:color="auto"/>
        <w:right w:val="none" w:sz="0" w:space="0" w:color="auto"/>
      </w:divBdr>
    </w:div>
    <w:div w:id="915434795">
      <w:marLeft w:val="640"/>
      <w:marRight w:val="0"/>
      <w:marTop w:val="0"/>
      <w:marBottom w:val="0"/>
      <w:divBdr>
        <w:top w:val="none" w:sz="0" w:space="0" w:color="auto"/>
        <w:left w:val="none" w:sz="0" w:space="0" w:color="auto"/>
        <w:bottom w:val="none" w:sz="0" w:space="0" w:color="auto"/>
        <w:right w:val="none" w:sz="0" w:space="0" w:color="auto"/>
      </w:divBdr>
    </w:div>
    <w:div w:id="915435542">
      <w:marLeft w:val="640"/>
      <w:marRight w:val="0"/>
      <w:marTop w:val="0"/>
      <w:marBottom w:val="0"/>
      <w:divBdr>
        <w:top w:val="none" w:sz="0" w:space="0" w:color="auto"/>
        <w:left w:val="none" w:sz="0" w:space="0" w:color="auto"/>
        <w:bottom w:val="none" w:sz="0" w:space="0" w:color="auto"/>
        <w:right w:val="none" w:sz="0" w:space="0" w:color="auto"/>
      </w:divBdr>
    </w:div>
    <w:div w:id="915439466">
      <w:marLeft w:val="640"/>
      <w:marRight w:val="0"/>
      <w:marTop w:val="0"/>
      <w:marBottom w:val="0"/>
      <w:divBdr>
        <w:top w:val="none" w:sz="0" w:space="0" w:color="auto"/>
        <w:left w:val="none" w:sz="0" w:space="0" w:color="auto"/>
        <w:bottom w:val="none" w:sz="0" w:space="0" w:color="auto"/>
        <w:right w:val="none" w:sz="0" w:space="0" w:color="auto"/>
      </w:divBdr>
    </w:div>
    <w:div w:id="915550556">
      <w:marLeft w:val="640"/>
      <w:marRight w:val="0"/>
      <w:marTop w:val="0"/>
      <w:marBottom w:val="0"/>
      <w:divBdr>
        <w:top w:val="none" w:sz="0" w:space="0" w:color="auto"/>
        <w:left w:val="none" w:sz="0" w:space="0" w:color="auto"/>
        <w:bottom w:val="none" w:sz="0" w:space="0" w:color="auto"/>
        <w:right w:val="none" w:sz="0" w:space="0" w:color="auto"/>
      </w:divBdr>
    </w:div>
    <w:div w:id="915554643">
      <w:marLeft w:val="640"/>
      <w:marRight w:val="0"/>
      <w:marTop w:val="0"/>
      <w:marBottom w:val="0"/>
      <w:divBdr>
        <w:top w:val="none" w:sz="0" w:space="0" w:color="auto"/>
        <w:left w:val="none" w:sz="0" w:space="0" w:color="auto"/>
        <w:bottom w:val="none" w:sz="0" w:space="0" w:color="auto"/>
        <w:right w:val="none" w:sz="0" w:space="0" w:color="auto"/>
      </w:divBdr>
    </w:div>
    <w:div w:id="915556885">
      <w:marLeft w:val="640"/>
      <w:marRight w:val="0"/>
      <w:marTop w:val="0"/>
      <w:marBottom w:val="0"/>
      <w:divBdr>
        <w:top w:val="none" w:sz="0" w:space="0" w:color="auto"/>
        <w:left w:val="none" w:sz="0" w:space="0" w:color="auto"/>
        <w:bottom w:val="none" w:sz="0" w:space="0" w:color="auto"/>
        <w:right w:val="none" w:sz="0" w:space="0" w:color="auto"/>
      </w:divBdr>
    </w:div>
    <w:div w:id="915557966">
      <w:marLeft w:val="640"/>
      <w:marRight w:val="0"/>
      <w:marTop w:val="0"/>
      <w:marBottom w:val="0"/>
      <w:divBdr>
        <w:top w:val="none" w:sz="0" w:space="0" w:color="auto"/>
        <w:left w:val="none" w:sz="0" w:space="0" w:color="auto"/>
        <w:bottom w:val="none" w:sz="0" w:space="0" w:color="auto"/>
        <w:right w:val="none" w:sz="0" w:space="0" w:color="auto"/>
      </w:divBdr>
    </w:div>
    <w:div w:id="915626888">
      <w:marLeft w:val="640"/>
      <w:marRight w:val="0"/>
      <w:marTop w:val="0"/>
      <w:marBottom w:val="0"/>
      <w:divBdr>
        <w:top w:val="none" w:sz="0" w:space="0" w:color="auto"/>
        <w:left w:val="none" w:sz="0" w:space="0" w:color="auto"/>
        <w:bottom w:val="none" w:sz="0" w:space="0" w:color="auto"/>
        <w:right w:val="none" w:sz="0" w:space="0" w:color="auto"/>
      </w:divBdr>
    </w:div>
    <w:div w:id="915633510">
      <w:marLeft w:val="640"/>
      <w:marRight w:val="0"/>
      <w:marTop w:val="0"/>
      <w:marBottom w:val="0"/>
      <w:divBdr>
        <w:top w:val="none" w:sz="0" w:space="0" w:color="auto"/>
        <w:left w:val="none" w:sz="0" w:space="0" w:color="auto"/>
        <w:bottom w:val="none" w:sz="0" w:space="0" w:color="auto"/>
        <w:right w:val="none" w:sz="0" w:space="0" w:color="auto"/>
      </w:divBdr>
    </w:div>
    <w:div w:id="915938638">
      <w:marLeft w:val="640"/>
      <w:marRight w:val="0"/>
      <w:marTop w:val="0"/>
      <w:marBottom w:val="0"/>
      <w:divBdr>
        <w:top w:val="none" w:sz="0" w:space="0" w:color="auto"/>
        <w:left w:val="none" w:sz="0" w:space="0" w:color="auto"/>
        <w:bottom w:val="none" w:sz="0" w:space="0" w:color="auto"/>
        <w:right w:val="none" w:sz="0" w:space="0" w:color="auto"/>
      </w:divBdr>
    </w:div>
    <w:div w:id="916017576">
      <w:marLeft w:val="640"/>
      <w:marRight w:val="0"/>
      <w:marTop w:val="0"/>
      <w:marBottom w:val="0"/>
      <w:divBdr>
        <w:top w:val="none" w:sz="0" w:space="0" w:color="auto"/>
        <w:left w:val="none" w:sz="0" w:space="0" w:color="auto"/>
        <w:bottom w:val="none" w:sz="0" w:space="0" w:color="auto"/>
        <w:right w:val="none" w:sz="0" w:space="0" w:color="auto"/>
      </w:divBdr>
    </w:div>
    <w:div w:id="916019392">
      <w:marLeft w:val="640"/>
      <w:marRight w:val="0"/>
      <w:marTop w:val="0"/>
      <w:marBottom w:val="0"/>
      <w:divBdr>
        <w:top w:val="none" w:sz="0" w:space="0" w:color="auto"/>
        <w:left w:val="none" w:sz="0" w:space="0" w:color="auto"/>
        <w:bottom w:val="none" w:sz="0" w:space="0" w:color="auto"/>
        <w:right w:val="none" w:sz="0" w:space="0" w:color="auto"/>
      </w:divBdr>
    </w:div>
    <w:div w:id="916205907">
      <w:marLeft w:val="640"/>
      <w:marRight w:val="0"/>
      <w:marTop w:val="0"/>
      <w:marBottom w:val="0"/>
      <w:divBdr>
        <w:top w:val="none" w:sz="0" w:space="0" w:color="auto"/>
        <w:left w:val="none" w:sz="0" w:space="0" w:color="auto"/>
        <w:bottom w:val="none" w:sz="0" w:space="0" w:color="auto"/>
        <w:right w:val="none" w:sz="0" w:space="0" w:color="auto"/>
      </w:divBdr>
    </w:div>
    <w:div w:id="916208573">
      <w:marLeft w:val="640"/>
      <w:marRight w:val="0"/>
      <w:marTop w:val="0"/>
      <w:marBottom w:val="0"/>
      <w:divBdr>
        <w:top w:val="none" w:sz="0" w:space="0" w:color="auto"/>
        <w:left w:val="none" w:sz="0" w:space="0" w:color="auto"/>
        <w:bottom w:val="none" w:sz="0" w:space="0" w:color="auto"/>
        <w:right w:val="none" w:sz="0" w:space="0" w:color="auto"/>
      </w:divBdr>
    </w:div>
    <w:div w:id="916212817">
      <w:marLeft w:val="640"/>
      <w:marRight w:val="0"/>
      <w:marTop w:val="0"/>
      <w:marBottom w:val="0"/>
      <w:divBdr>
        <w:top w:val="none" w:sz="0" w:space="0" w:color="auto"/>
        <w:left w:val="none" w:sz="0" w:space="0" w:color="auto"/>
        <w:bottom w:val="none" w:sz="0" w:space="0" w:color="auto"/>
        <w:right w:val="none" w:sz="0" w:space="0" w:color="auto"/>
      </w:divBdr>
    </w:div>
    <w:div w:id="916331596">
      <w:marLeft w:val="640"/>
      <w:marRight w:val="0"/>
      <w:marTop w:val="0"/>
      <w:marBottom w:val="0"/>
      <w:divBdr>
        <w:top w:val="none" w:sz="0" w:space="0" w:color="auto"/>
        <w:left w:val="none" w:sz="0" w:space="0" w:color="auto"/>
        <w:bottom w:val="none" w:sz="0" w:space="0" w:color="auto"/>
        <w:right w:val="none" w:sz="0" w:space="0" w:color="auto"/>
      </w:divBdr>
    </w:div>
    <w:div w:id="916357092">
      <w:marLeft w:val="640"/>
      <w:marRight w:val="0"/>
      <w:marTop w:val="0"/>
      <w:marBottom w:val="0"/>
      <w:divBdr>
        <w:top w:val="none" w:sz="0" w:space="0" w:color="auto"/>
        <w:left w:val="none" w:sz="0" w:space="0" w:color="auto"/>
        <w:bottom w:val="none" w:sz="0" w:space="0" w:color="auto"/>
        <w:right w:val="none" w:sz="0" w:space="0" w:color="auto"/>
      </w:divBdr>
    </w:div>
    <w:div w:id="916401489">
      <w:marLeft w:val="640"/>
      <w:marRight w:val="0"/>
      <w:marTop w:val="0"/>
      <w:marBottom w:val="0"/>
      <w:divBdr>
        <w:top w:val="none" w:sz="0" w:space="0" w:color="auto"/>
        <w:left w:val="none" w:sz="0" w:space="0" w:color="auto"/>
        <w:bottom w:val="none" w:sz="0" w:space="0" w:color="auto"/>
        <w:right w:val="none" w:sz="0" w:space="0" w:color="auto"/>
      </w:divBdr>
    </w:div>
    <w:div w:id="916473498">
      <w:marLeft w:val="640"/>
      <w:marRight w:val="0"/>
      <w:marTop w:val="0"/>
      <w:marBottom w:val="0"/>
      <w:divBdr>
        <w:top w:val="none" w:sz="0" w:space="0" w:color="auto"/>
        <w:left w:val="none" w:sz="0" w:space="0" w:color="auto"/>
        <w:bottom w:val="none" w:sz="0" w:space="0" w:color="auto"/>
        <w:right w:val="none" w:sz="0" w:space="0" w:color="auto"/>
      </w:divBdr>
    </w:div>
    <w:div w:id="916475844">
      <w:marLeft w:val="640"/>
      <w:marRight w:val="0"/>
      <w:marTop w:val="0"/>
      <w:marBottom w:val="0"/>
      <w:divBdr>
        <w:top w:val="none" w:sz="0" w:space="0" w:color="auto"/>
        <w:left w:val="none" w:sz="0" w:space="0" w:color="auto"/>
        <w:bottom w:val="none" w:sz="0" w:space="0" w:color="auto"/>
        <w:right w:val="none" w:sz="0" w:space="0" w:color="auto"/>
      </w:divBdr>
    </w:div>
    <w:div w:id="916477744">
      <w:marLeft w:val="640"/>
      <w:marRight w:val="0"/>
      <w:marTop w:val="0"/>
      <w:marBottom w:val="0"/>
      <w:divBdr>
        <w:top w:val="none" w:sz="0" w:space="0" w:color="auto"/>
        <w:left w:val="none" w:sz="0" w:space="0" w:color="auto"/>
        <w:bottom w:val="none" w:sz="0" w:space="0" w:color="auto"/>
        <w:right w:val="none" w:sz="0" w:space="0" w:color="auto"/>
      </w:divBdr>
    </w:div>
    <w:div w:id="916478282">
      <w:marLeft w:val="640"/>
      <w:marRight w:val="0"/>
      <w:marTop w:val="0"/>
      <w:marBottom w:val="0"/>
      <w:divBdr>
        <w:top w:val="none" w:sz="0" w:space="0" w:color="auto"/>
        <w:left w:val="none" w:sz="0" w:space="0" w:color="auto"/>
        <w:bottom w:val="none" w:sz="0" w:space="0" w:color="auto"/>
        <w:right w:val="none" w:sz="0" w:space="0" w:color="auto"/>
      </w:divBdr>
    </w:div>
    <w:div w:id="916522278">
      <w:marLeft w:val="640"/>
      <w:marRight w:val="0"/>
      <w:marTop w:val="0"/>
      <w:marBottom w:val="0"/>
      <w:divBdr>
        <w:top w:val="none" w:sz="0" w:space="0" w:color="auto"/>
        <w:left w:val="none" w:sz="0" w:space="0" w:color="auto"/>
        <w:bottom w:val="none" w:sz="0" w:space="0" w:color="auto"/>
        <w:right w:val="none" w:sz="0" w:space="0" w:color="auto"/>
      </w:divBdr>
    </w:div>
    <w:div w:id="916549040">
      <w:marLeft w:val="640"/>
      <w:marRight w:val="0"/>
      <w:marTop w:val="0"/>
      <w:marBottom w:val="0"/>
      <w:divBdr>
        <w:top w:val="none" w:sz="0" w:space="0" w:color="auto"/>
        <w:left w:val="none" w:sz="0" w:space="0" w:color="auto"/>
        <w:bottom w:val="none" w:sz="0" w:space="0" w:color="auto"/>
        <w:right w:val="none" w:sz="0" w:space="0" w:color="auto"/>
      </w:divBdr>
    </w:div>
    <w:div w:id="916550592">
      <w:marLeft w:val="640"/>
      <w:marRight w:val="0"/>
      <w:marTop w:val="0"/>
      <w:marBottom w:val="0"/>
      <w:divBdr>
        <w:top w:val="none" w:sz="0" w:space="0" w:color="auto"/>
        <w:left w:val="none" w:sz="0" w:space="0" w:color="auto"/>
        <w:bottom w:val="none" w:sz="0" w:space="0" w:color="auto"/>
        <w:right w:val="none" w:sz="0" w:space="0" w:color="auto"/>
      </w:divBdr>
    </w:div>
    <w:div w:id="916593781">
      <w:marLeft w:val="640"/>
      <w:marRight w:val="0"/>
      <w:marTop w:val="0"/>
      <w:marBottom w:val="0"/>
      <w:divBdr>
        <w:top w:val="none" w:sz="0" w:space="0" w:color="auto"/>
        <w:left w:val="none" w:sz="0" w:space="0" w:color="auto"/>
        <w:bottom w:val="none" w:sz="0" w:space="0" w:color="auto"/>
        <w:right w:val="none" w:sz="0" w:space="0" w:color="auto"/>
      </w:divBdr>
    </w:div>
    <w:div w:id="916785119">
      <w:marLeft w:val="640"/>
      <w:marRight w:val="0"/>
      <w:marTop w:val="0"/>
      <w:marBottom w:val="0"/>
      <w:divBdr>
        <w:top w:val="none" w:sz="0" w:space="0" w:color="auto"/>
        <w:left w:val="none" w:sz="0" w:space="0" w:color="auto"/>
        <w:bottom w:val="none" w:sz="0" w:space="0" w:color="auto"/>
        <w:right w:val="none" w:sz="0" w:space="0" w:color="auto"/>
      </w:divBdr>
    </w:div>
    <w:div w:id="916792886">
      <w:marLeft w:val="640"/>
      <w:marRight w:val="0"/>
      <w:marTop w:val="0"/>
      <w:marBottom w:val="0"/>
      <w:divBdr>
        <w:top w:val="none" w:sz="0" w:space="0" w:color="auto"/>
        <w:left w:val="none" w:sz="0" w:space="0" w:color="auto"/>
        <w:bottom w:val="none" w:sz="0" w:space="0" w:color="auto"/>
        <w:right w:val="none" w:sz="0" w:space="0" w:color="auto"/>
      </w:divBdr>
    </w:div>
    <w:div w:id="916937210">
      <w:marLeft w:val="640"/>
      <w:marRight w:val="0"/>
      <w:marTop w:val="0"/>
      <w:marBottom w:val="0"/>
      <w:divBdr>
        <w:top w:val="none" w:sz="0" w:space="0" w:color="auto"/>
        <w:left w:val="none" w:sz="0" w:space="0" w:color="auto"/>
        <w:bottom w:val="none" w:sz="0" w:space="0" w:color="auto"/>
        <w:right w:val="none" w:sz="0" w:space="0" w:color="auto"/>
      </w:divBdr>
    </w:div>
    <w:div w:id="916941053">
      <w:marLeft w:val="640"/>
      <w:marRight w:val="0"/>
      <w:marTop w:val="0"/>
      <w:marBottom w:val="0"/>
      <w:divBdr>
        <w:top w:val="none" w:sz="0" w:space="0" w:color="auto"/>
        <w:left w:val="none" w:sz="0" w:space="0" w:color="auto"/>
        <w:bottom w:val="none" w:sz="0" w:space="0" w:color="auto"/>
        <w:right w:val="none" w:sz="0" w:space="0" w:color="auto"/>
      </w:divBdr>
    </w:div>
    <w:div w:id="917130168">
      <w:marLeft w:val="640"/>
      <w:marRight w:val="0"/>
      <w:marTop w:val="0"/>
      <w:marBottom w:val="0"/>
      <w:divBdr>
        <w:top w:val="none" w:sz="0" w:space="0" w:color="auto"/>
        <w:left w:val="none" w:sz="0" w:space="0" w:color="auto"/>
        <w:bottom w:val="none" w:sz="0" w:space="0" w:color="auto"/>
        <w:right w:val="none" w:sz="0" w:space="0" w:color="auto"/>
      </w:divBdr>
    </w:div>
    <w:div w:id="917134219">
      <w:marLeft w:val="640"/>
      <w:marRight w:val="0"/>
      <w:marTop w:val="0"/>
      <w:marBottom w:val="0"/>
      <w:divBdr>
        <w:top w:val="none" w:sz="0" w:space="0" w:color="auto"/>
        <w:left w:val="none" w:sz="0" w:space="0" w:color="auto"/>
        <w:bottom w:val="none" w:sz="0" w:space="0" w:color="auto"/>
        <w:right w:val="none" w:sz="0" w:space="0" w:color="auto"/>
      </w:divBdr>
    </w:div>
    <w:div w:id="917248582">
      <w:marLeft w:val="640"/>
      <w:marRight w:val="0"/>
      <w:marTop w:val="0"/>
      <w:marBottom w:val="0"/>
      <w:divBdr>
        <w:top w:val="none" w:sz="0" w:space="0" w:color="auto"/>
        <w:left w:val="none" w:sz="0" w:space="0" w:color="auto"/>
        <w:bottom w:val="none" w:sz="0" w:space="0" w:color="auto"/>
        <w:right w:val="none" w:sz="0" w:space="0" w:color="auto"/>
      </w:divBdr>
    </w:div>
    <w:div w:id="917251717">
      <w:marLeft w:val="640"/>
      <w:marRight w:val="0"/>
      <w:marTop w:val="0"/>
      <w:marBottom w:val="0"/>
      <w:divBdr>
        <w:top w:val="none" w:sz="0" w:space="0" w:color="auto"/>
        <w:left w:val="none" w:sz="0" w:space="0" w:color="auto"/>
        <w:bottom w:val="none" w:sz="0" w:space="0" w:color="auto"/>
        <w:right w:val="none" w:sz="0" w:space="0" w:color="auto"/>
      </w:divBdr>
    </w:div>
    <w:div w:id="917252452">
      <w:marLeft w:val="640"/>
      <w:marRight w:val="0"/>
      <w:marTop w:val="0"/>
      <w:marBottom w:val="0"/>
      <w:divBdr>
        <w:top w:val="none" w:sz="0" w:space="0" w:color="auto"/>
        <w:left w:val="none" w:sz="0" w:space="0" w:color="auto"/>
        <w:bottom w:val="none" w:sz="0" w:space="0" w:color="auto"/>
        <w:right w:val="none" w:sz="0" w:space="0" w:color="auto"/>
      </w:divBdr>
    </w:div>
    <w:div w:id="917323026">
      <w:marLeft w:val="640"/>
      <w:marRight w:val="0"/>
      <w:marTop w:val="0"/>
      <w:marBottom w:val="0"/>
      <w:divBdr>
        <w:top w:val="none" w:sz="0" w:space="0" w:color="auto"/>
        <w:left w:val="none" w:sz="0" w:space="0" w:color="auto"/>
        <w:bottom w:val="none" w:sz="0" w:space="0" w:color="auto"/>
        <w:right w:val="none" w:sz="0" w:space="0" w:color="auto"/>
      </w:divBdr>
    </w:div>
    <w:div w:id="917396752">
      <w:marLeft w:val="640"/>
      <w:marRight w:val="0"/>
      <w:marTop w:val="0"/>
      <w:marBottom w:val="0"/>
      <w:divBdr>
        <w:top w:val="none" w:sz="0" w:space="0" w:color="auto"/>
        <w:left w:val="none" w:sz="0" w:space="0" w:color="auto"/>
        <w:bottom w:val="none" w:sz="0" w:space="0" w:color="auto"/>
        <w:right w:val="none" w:sz="0" w:space="0" w:color="auto"/>
      </w:divBdr>
    </w:div>
    <w:div w:id="917443352">
      <w:marLeft w:val="640"/>
      <w:marRight w:val="0"/>
      <w:marTop w:val="0"/>
      <w:marBottom w:val="0"/>
      <w:divBdr>
        <w:top w:val="none" w:sz="0" w:space="0" w:color="auto"/>
        <w:left w:val="none" w:sz="0" w:space="0" w:color="auto"/>
        <w:bottom w:val="none" w:sz="0" w:space="0" w:color="auto"/>
        <w:right w:val="none" w:sz="0" w:space="0" w:color="auto"/>
      </w:divBdr>
    </w:div>
    <w:div w:id="917515828">
      <w:marLeft w:val="640"/>
      <w:marRight w:val="0"/>
      <w:marTop w:val="0"/>
      <w:marBottom w:val="0"/>
      <w:divBdr>
        <w:top w:val="none" w:sz="0" w:space="0" w:color="auto"/>
        <w:left w:val="none" w:sz="0" w:space="0" w:color="auto"/>
        <w:bottom w:val="none" w:sz="0" w:space="0" w:color="auto"/>
        <w:right w:val="none" w:sz="0" w:space="0" w:color="auto"/>
      </w:divBdr>
    </w:div>
    <w:div w:id="917516848">
      <w:marLeft w:val="640"/>
      <w:marRight w:val="0"/>
      <w:marTop w:val="0"/>
      <w:marBottom w:val="0"/>
      <w:divBdr>
        <w:top w:val="none" w:sz="0" w:space="0" w:color="auto"/>
        <w:left w:val="none" w:sz="0" w:space="0" w:color="auto"/>
        <w:bottom w:val="none" w:sz="0" w:space="0" w:color="auto"/>
        <w:right w:val="none" w:sz="0" w:space="0" w:color="auto"/>
      </w:divBdr>
    </w:div>
    <w:div w:id="917522924">
      <w:marLeft w:val="640"/>
      <w:marRight w:val="0"/>
      <w:marTop w:val="0"/>
      <w:marBottom w:val="0"/>
      <w:divBdr>
        <w:top w:val="none" w:sz="0" w:space="0" w:color="auto"/>
        <w:left w:val="none" w:sz="0" w:space="0" w:color="auto"/>
        <w:bottom w:val="none" w:sz="0" w:space="0" w:color="auto"/>
        <w:right w:val="none" w:sz="0" w:space="0" w:color="auto"/>
      </w:divBdr>
    </w:div>
    <w:div w:id="917641873">
      <w:marLeft w:val="640"/>
      <w:marRight w:val="0"/>
      <w:marTop w:val="0"/>
      <w:marBottom w:val="0"/>
      <w:divBdr>
        <w:top w:val="none" w:sz="0" w:space="0" w:color="auto"/>
        <w:left w:val="none" w:sz="0" w:space="0" w:color="auto"/>
        <w:bottom w:val="none" w:sz="0" w:space="0" w:color="auto"/>
        <w:right w:val="none" w:sz="0" w:space="0" w:color="auto"/>
      </w:divBdr>
    </w:div>
    <w:div w:id="917713753">
      <w:marLeft w:val="640"/>
      <w:marRight w:val="0"/>
      <w:marTop w:val="0"/>
      <w:marBottom w:val="0"/>
      <w:divBdr>
        <w:top w:val="none" w:sz="0" w:space="0" w:color="auto"/>
        <w:left w:val="none" w:sz="0" w:space="0" w:color="auto"/>
        <w:bottom w:val="none" w:sz="0" w:space="0" w:color="auto"/>
        <w:right w:val="none" w:sz="0" w:space="0" w:color="auto"/>
      </w:divBdr>
    </w:div>
    <w:div w:id="917714551">
      <w:marLeft w:val="640"/>
      <w:marRight w:val="0"/>
      <w:marTop w:val="0"/>
      <w:marBottom w:val="0"/>
      <w:divBdr>
        <w:top w:val="none" w:sz="0" w:space="0" w:color="auto"/>
        <w:left w:val="none" w:sz="0" w:space="0" w:color="auto"/>
        <w:bottom w:val="none" w:sz="0" w:space="0" w:color="auto"/>
        <w:right w:val="none" w:sz="0" w:space="0" w:color="auto"/>
      </w:divBdr>
    </w:div>
    <w:div w:id="917789175">
      <w:marLeft w:val="640"/>
      <w:marRight w:val="0"/>
      <w:marTop w:val="0"/>
      <w:marBottom w:val="0"/>
      <w:divBdr>
        <w:top w:val="none" w:sz="0" w:space="0" w:color="auto"/>
        <w:left w:val="none" w:sz="0" w:space="0" w:color="auto"/>
        <w:bottom w:val="none" w:sz="0" w:space="0" w:color="auto"/>
        <w:right w:val="none" w:sz="0" w:space="0" w:color="auto"/>
      </w:divBdr>
    </w:div>
    <w:div w:id="918056088">
      <w:marLeft w:val="640"/>
      <w:marRight w:val="0"/>
      <w:marTop w:val="0"/>
      <w:marBottom w:val="0"/>
      <w:divBdr>
        <w:top w:val="none" w:sz="0" w:space="0" w:color="auto"/>
        <w:left w:val="none" w:sz="0" w:space="0" w:color="auto"/>
        <w:bottom w:val="none" w:sz="0" w:space="0" w:color="auto"/>
        <w:right w:val="none" w:sz="0" w:space="0" w:color="auto"/>
      </w:divBdr>
    </w:div>
    <w:div w:id="918058177">
      <w:marLeft w:val="640"/>
      <w:marRight w:val="0"/>
      <w:marTop w:val="0"/>
      <w:marBottom w:val="0"/>
      <w:divBdr>
        <w:top w:val="none" w:sz="0" w:space="0" w:color="auto"/>
        <w:left w:val="none" w:sz="0" w:space="0" w:color="auto"/>
        <w:bottom w:val="none" w:sz="0" w:space="0" w:color="auto"/>
        <w:right w:val="none" w:sz="0" w:space="0" w:color="auto"/>
      </w:divBdr>
    </w:div>
    <w:div w:id="918245810">
      <w:marLeft w:val="640"/>
      <w:marRight w:val="0"/>
      <w:marTop w:val="0"/>
      <w:marBottom w:val="0"/>
      <w:divBdr>
        <w:top w:val="none" w:sz="0" w:space="0" w:color="auto"/>
        <w:left w:val="none" w:sz="0" w:space="0" w:color="auto"/>
        <w:bottom w:val="none" w:sz="0" w:space="0" w:color="auto"/>
        <w:right w:val="none" w:sz="0" w:space="0" w:color="auto"/>
      </w:divBdr>
    </w:div>
    <w:div w:id="918295833">
      <w:marLeft w:val="640"/>
      <w:marRight w:val="0"/>
      <w:marTop w:val="0"/>
      <w:marBottom w:val="0"/>
      <w:divBdr>
        <w:top w:val="none" w:sz="0" w:space="0" w:color="auto"/>
        <w:left w:val="none" w:sz="0" w:space="0" w:color="auto"/>
        <w:bottom w:val="none" w:sz="0" w:space="0" w:color="auto"/>
        <w:right w:val="none" w:sz="0" w:space="0" w:color="auto"/>
      </w:divBdr>
    </w:div>
    <w:div w:id="918296908">
      <w:marLeft w:val="640"/>
      <w:marRight w:val="0"/>
      <w:marTop w:val="0"/>
      <w:marBottom w:val="0"/>
      <w:divBdr>
        <w:top w:val="none" w:sz="0" w:space="0" w:color="auto"/>
        <w:left w:val="none" w:sz="0" w:space="0" w:color="auto"/>
        <w:bottom w:val="none" w:sz="0" w:space="0" w:color="auto"/>
        <w:right w:val="none" w:sz="0" w:space="0" w:color="auto"/>
      </w:divBdr>
    </w:div>
    <w:div w:id="918367128">
      <w:marLeft w:val="640"/>
      <w:marRight w:val="0"/>
      <w:marTop w:val="0"/>
      <w:marBottom w:val="0"/>
      <w:divBdr>
        <w:top w:val="none" w:sz="0" w:space="0" w:color="auto"/>
        <w:left w:val="none" w:sz="0" w:space="0" w:color="auto"/>
        <w:bottom w:val="none" w:sz="0" w:space="0" w:color="auto"/>
        <w:right w:val="none" w:sz="0" w:space="0" w:color="auto"/>
      </w:divBdr>
    </w:div>
    <w:div w:id="918372211">
      <w:marLeft w:val="640"/>
      <w:marRight w:val="0"/>
      <w:marTop w:val="0"/>
      <w:marBottom w:val="0"/>
      <w:divBdr>
        <w:top w:val="none" w:sz="0" w:space="0" w:color="auto"/>
        <w:left w:val="none" w:sz="0" w:space="0" w:color="auto"/>
        <w:bottom w:val="none" w:sz="0" w:space="0" w:color="auto"/>
        <w:right w:val="none" w:sz="0" w:space="0" w:color="auto"/>
      </w:divBdr>
    </w:div>
    <w:div w:id="918438630">
      <w:marLeft w:val="640"/>
      <w:marRight w:val="0"/>
      <w:marTop w:val="0"/>
      <w:marBottom w:val="0"/>
      <w:divBdr>
        <w:top w:val="none" w:sz="0" w:space="0" w:color="auto"/>
        <w:left w:val="none" w:sz="0" w:space="0" w:color="auto"/>
        <w:bottom w:val="none" w:sz="0" w:space="0" w:color="auto"/>
        <w:right w:val="none" w:sz="0" w:space="0" w:color="auto"/>
      </w:divBdr>
    </w:div>
    <w:div w:id="918442982">
      <w:marLeft w:val="640"/>
      <w:marRight w:val="0"/>
      <w:marTop w:val="0"/>
      <w:marBottom w:val="0"/>
      <w:divBdr>
        <w:top w:val="none" w:sz="0" w:space="0" w:color="auto"/>
        <w:left w:val="none" w:sz="0" w:space="0" w:color="auto"/>
        <w:bottom w:val="none" w:sz="0" w:space="0" w:color="auto"/>
        <w:right w:val="none" w:sz="0" w:space="0" w:color="auto"/>
      </w:divBdr>
    </w:div>
    <w:div w:id="918519145">
      <w:marLeft w:val="640"/>
      <w:marRight w:val="0"/>
      <w:marTop w:val="0"/>
      <w:marBottom w:val="0"/>
      <w:divBdr>
        <w:top w:val="none" w:sz="0" w:space="0" w:color="auto"/>
        <w:left w:val="none" w:sz="0" w:space="0" w:color="auto"/>
        <w:bottom w:val="none" w:sz="0" w:space="0" w:color="auto"/>
        <w:right w:val="none" w:sz="0" w:space="0" w:color="auto"/>
      </w:divBdr>
    </w:div>
    <w:div w:id="918558665">
      <w:marLeft w:val="640"/>
      <w:marRight w:val="0"/>
      <w:marTop w:val="0"/>
      <w:marBottom w:val="0"/>
      <w:divBdr>
        <w:top w:val="none" w:sz="0" w:space="0" w:color="auto"/>
        <w:left w:val="none" w:sz="0" w:space="0" w:color="auto"/>
        <w:bottom w:val="none" w:sz="0" w:space="0" w:color="auto"/>
        <w:right w:val="none" w:sz="0" w:space="0" w:color="auto"/>
      </w:divBdr>
    </w:div>
    <w:div w:id="918565809">
      <w:marLeft w:val="640"/>
      <w:marRight w:val="0"/>
      <w:marTop w:val="0"/>
      <w:marBottom w:val="0"/>
      <w:divBdr>
        <w:top w:val="none" w:sz="0" w:space="0" w:color="auto"/>
        <w:left w:val="none" w:sz="0" w:space="0" w:color="auto"/>
        <w:bottom w:val="none" w:sz="0" w:space="0" w:color="auto"/>
        <w:right w:val="none" w:sz="0" w:space="0" w:color="auto"/>
      </w:divBdr>
    </w:div>
    <w:div w:id="918684153">
      <w:marLeft w:val="640"/>
      <w:marRight w:val="0"/>
      <w:marTop w:val="0"/>
      <w:marBottom w:val="0"/>
      <w:divBdr>
        <w:top w:val="none" w:sz="0" w:space="0" w:color="auto"/>
        <w:left w:val="none" w:sz="0" w:space="0" w:color="auto"/>
        <w:bottom w:val="none" w:sz="0" w:space="0" w:color="auto"/>
        <w:right w:val="none" w:sz="0" w:space="0" w:color="auto"/>
      </w:divBdr>
    </w:div>
    <w:div w:id="918828900">
      <w:marLeft w:val="640"/>
      <w:marRight w:val="0"/>
      <w:marTop w:val="0"/>
      <w:marBottom w:val="0"/>
      <w:divBdr>
        <w:top w:val="none" w:sz="0" w:space="0" w:color="auto"/>
        <w:left w:val="none" w:sz="0" w:space="0" w:color="auto"/>
        <w:bottom w:val="none" w:sz="0" w:space="0" w:color="auto"/>
        <w:right w:val="none" w:sz="0" w:space="0" w:color="auto"/>
      </w:divBdr>
    </w:div>
    <w:div w:id="918833131">
      <w:marLeft w:val="640"/>
      <w:marRight w:val="0"/>
      <w:marTop w:val="0"/>
      <w:marBottom w:val="0"/>
      <w:divBdr>
        <w:top w:val="none" w:sz="0" w:space="0" w:color="auto"/>
        <w:left w:val="none" w:sz="0" w:space="0" w:color="auto"/>
        <w:bottom w:val="none" w:sz="0" w:space="0" w:color="auto"/>
        <w:right w:val="none" w:sz="0" w:space="0" w:color="auto"/>
      </w:divBdr>
    </w:div>
    <w:div w:id="918904886">
      <w:marLeft w:val="640"/>
      <w:marRight w:val="0"/>
      <w:marTop w:val="0"/>
      <w:marBottom w:val="0"/>
      <w:divBdr>
        <w:top w:val="none" w:sz="0" w:space="0" w:color="auto"/>
        <w:left w:val="none" w:sz="0" w:space="0" w:color="auto"/>
        <w:bottom w:val="none" w:sz="0" w:space="0" w:color="auto"/>
        <w:right w:val="none" w:sz="0" w:space="0" w:color="auto"/>
      </w:divBdr>
    </w:div>
    <w:div w:id="918952387">
      <w:marLeft w:val="640"/>
      <w:marRight w:val="0"/>
      <w:marTop w:val="0"/>
      <w:marBottom w:val="0"/>
      <w:divBdr>
        <w:top w:val="none" w:sz="0" w:space="0" w:color="auto"/>
        <w:left w:val="none" w:sz="0" w:space="0" w:color="auto"/>
        <w:bottom w:val="none" w:sz="0" w:space="0" w:color="auto"/>
        <w:right w:val="none" w:sz="0" w:space="0" w:color="auto"/>
      </w:divBdr>
    </w:div>
    <w:div w:id="919023899">
      <w:marLeft w:val="640"/>
      <w:marRight w:val="0"/>
      <w:marTop w:val="0"/>
      <w:marBottom w:val="0"/>
      <w:divBdr>
        <w:top w:val="none" w:sz="0" w:space="0" w:color="auto"/>
        <w:left w:val="none" w:sz="0" w:space="0" w:color="auto"/>
        <w:bottom w:val="none" w:sz="0" w:space="0" w:color="auto"/>
        <w:right w:val="none" w:sz="0" w:space="0" w:color="auto"/>
      </w:divBdr>
    </w:div>
    <w:div w:id="919144138">
      <w:marLeft w:val="640"/>
      <w:marRight w:val="0"/>
      <w:marTop w:val="0"/>
      <w:marBottom w:val="0"/>
      <w:divBdr>
        <w:top w:val="none" w:sz="0" w:space="0" w:color="auto"/>
        <w:left w:val="none" w:sz="0" w:space="0" w:color="auto"/>
        <w:bottom w:val="none" w:sz="0" w:space="0" w:color="auto"/>
        <w:right w:val="none" w:sz="0" w:space="0" w:color="auto"/>
      </w:divBdr>
    </w:div>
    <w:div w:id="919144370">
      <w:marLeft w:val="640"/>
      <w:marRight w:val="0"/>
      <w:marTop w:val="0"/>
      <w:marBottom w:val="0"/>
      <w:divBdr>
        <w:top w:val="none" w:sz="0" w:space="0" w:color="auto"/>
        <w:left w:val="none" w:sz="0" w:space="0" w:color="auto"/>
        <w:bottom w:val="none" w:sz="0" w:space="0" w:color="auto"/>
        <w:right w:val="none" w:sz="0" w:space="0" w:color="auto"/>
      </w:divBdr>
    </w:div>
    <w:div w:id="919213165">
      <w:marLeft w:val="640"/>
      <w:marRight w:val="0"/>
      <w:marTop w:val="0"/>
      <w:marBottom w:val="0"/>
      <w:divBdr>
        <w:top w:val="none" w:sz="0" w:space="0" w:color="auto"/>
        <w:left w:val="none" w:sz="0" w:space="0" w:color="auto"/>
        <w:bottom w:val="none" w:sz="0" w:space="0" w:color="auto"/>
        <w:right w:val="none" w:sz="0" w:space="0" w:color="auto"/>
      </w:divBdr>
    </w:div>
    <w:div w:id="919213874">
      <w:marLeft w:val="640"/>
      <w:marRight w:val="0"/>
      <w:marTop w:val="0"/>
      <w:marBottom w:val="0"/>
      <w:divBdr>
        <w:top w:val="none" w:sz="0" w:space="0" w:color="auto"/>
        <w:left w:val="none" w:sz="0" w:space="0" w:color="auto"/>
        <w:bottom w:val="none" w:sz="0" w:space="0" w:color="auto"/>
        <w:right w:val="none" w:sz="0" w:space="0" w:color="auto"/>
      </w:divBdr>
    </w:div>
    <w:div w:id="919215677">
      <w:marLeft w:val="640"/>
      <w:marRight w:val="0"/>
      <w:marTop w:val="0"/>
      <w:marBottom w:val="0"/>
      <w:divBdr>
        <w:top w:val="none" w:sz="0" w:space="0" w:color="auto"/>
        <w:left w:val="none" w:sz="0" w:space="0" w:color="auto"/>
        <w:bottom w:val="none" w:sz="0" w:space="0" w:color="auto"/>
        <w:right w:val="none" w:sz="0" w:space="0" w:color="auto"/>
      </w:divBdr>
    </w:div>
    <w:div w:id="919294137">
      <w:marLeft w:val="640"/>
      <w:marRight w:val="0"/>
      <w:marTop w:val="0"/>
      <w:marBottom w:val="0"/>
      <w:divBdr>
        <w:top w:val="none" w:sz="0" w:space="0" w:color="auto"/>
        <w:left w:val="none" w:sz="0" w:space="0" w:color="auto"/>
        <w:bottom w:val="none" w:sz="0" w:space="0" w:color="auto"/>
        <w:right w:val="none" w:sz="0" w:space="0" w:color="auto"/>
      </w:divBdr>
    </w:div>
    <w:div w:id="919370561">
      <w:marLeft w:val="640"/>
      <w:marRight w:val="0"/>
      <w:marTop w:val="0"/>
      <w:marBottom w:val="0"/>
      <w:divBdr>
        <w:top w:val="none" w:sz="0" w:space="0" w:color="auto"/>
        <w:left w:val="none" w:sz="0" w:space="0" w:color="auto"/>
        <w:bottom w:val="none" w:sz="0" w:space="0" w:color="auto"/>
        <w:right w:val="none" w:sz="0" w:space="0" w:color="auto"/>
      </w:divBdr>
    </w:div>
    <w:div w:id="919555789">
      <w:marLeft w:val="640"/>
      <w:marRight w:val="0"/>
      <w:marTop w:val="0"/>
      <w:marBottom w:val="0"/>
      <w:divBdr>
        <w:top w:val="none" w:sz="0" w:space="0" w:color="auto"/>
        <w:left w:val="none" w:sz="0" w:space="0" w:color="auto"/>
        <w:bottom w:val="none" w:sz="0" w:space="0" w:color="auto"/>
        <w:right w:val="none" w:sz="0" w:space="0" w:color="auto"/>
      </w:divBdr>
    </w:div>
    <w:div w:id="919562151">
      <w:marLeft w:val="640"/>
      <w:marRight w:val="0"/>
      <w:marTop w:val="0"/>
      <w:marBottom w:val="0"/>
      <w:divBdr>
        <w:top w:val="none" w:sz="0" w:space="0" w:color="auto"/>
        <w:left w:val="none" w:sz="0" w:space="0" w:color="auto"/>
        <w:bottom w:val="none" w:sz="0" w:space="0" w:color="auto"/>
        <w:right w:val="none" w:sz="0" w:space="0" w:color="auto"/>
      </w:divBdr>
    </w:div>
    <w:div w:id="919607884">
      <w:marLeft w:val="640"/>
      <w:marRight w:val="0"/>
      <w:marTop w:val="0"/>
      <w:marBottom w:val="0"/>
      <w:divBdr>
        <w:top w:val="none" w:sz="0" w:space="0" w:color="auto"/>
        <w:left w:val="none" w:sz="0" w:space="0" w:color="auto"/>
        <w:bottom w:val="none" w:sz="0" w:space="0" w:color="auto"/>
        <w:right w:val="none" w:sz="0" w:space="0" w:color="auto"/>
      </w:divBdr>
    </w:div>
    <w:div w:id="919633833">
      <w:marLeft w:val="640"/>
      <w:marRight w:val="0"/>
      <w:marTop w:val="0"/>
      <w:marBottom w:val="0"/>
      <w:divBdr>
        <w:top w:val="none" w:sz="0" w:space="0" w:color="auto"/>
        <w:left w:val="none" w:sz="0" w:space="0" w:color="auto"/>
        <w:bottom w:val="none" w:sz="0" w:space="0" w:color="auto"/>
        <w:right w:val="none" w:sz="0" w:space="0" w:color="auto"/>
      </w:divBdr>
    </w:div>
    <w:div w:id="919681321">
      <w:marLeft w:val="640"/>
      <w:marRight w:val="0"/>
      <w:marTop w:val="0"/>
      <w:marBottom w:val="0"/>
      <w:divBdr>
        <w:top w:val="none" w:sz="0" w:space="0" w:color="auto"/>
        <w:left w:val="none" w:sz="0" w:space="0" w:color="auto"/>
        <w:bottom w:val="none" w:sz="0" w:space="0" w:color="auto"/>
        <w:right w:val="none" w:sz="0" w:space="0" w:color="auto"/>
      </w:divBdr>
    </w:div>
    <w:div w:id="919752873">
      <w:marLeft w:val="640"/>
      <w:marRight w:val="0"/>
      <w:marTop w:val="0"/>
      <w:marBottom w:val="0"/>
      <w:divBdr>
        <w:top w:val="none" w:sz="0" w:space="0" w:color="auto"/>
        <w:left w:val="none" w:sz="0" w:space="0" w:color="auto"/>
        <w:bottom w:val="none" w:sz="0" w:space="0" w:color="auto"/>
        <w:right w:val="none" w:sz="0" w:space="0" w:color="auto"/>
      </w:divBdr>
    </w:div>
    <w:div w:id="919824836">
      <w:marLeft w:val="640"/>
      <w:marRight w:val="0"/>
      <w:marTop w:val="0"/>
      <w:marBottom w:val="0"/>
      <w:divBdr>
        <w:top w:val="none" w:sz="0" w:space="0" w:color="auto"/>
        <w:left w:val="none" w:sz="0" w:space="0" w:color="auto"/>
        <w:bottom w:val="none" w:sz="0" w:space="0" w:color="auto"/>
        <w:right w:val="none" w:sz="0" w:space="0" w:color="auto"/>
      </w:divBdr>
    </w:div>
    <w:div w:id="919869936">
      <w:marLeft w:val="640"/>
      <w:marRight w:val="0"/>
      <w:marTop w:val="0"/>
      <w:marBottom w:val="0"/>
      <w:divBdr>
        <w:top w:val="none" w:sz="0" w:space="0" w:color="auto"/>
        <w:left w:val="none" w:sz="0" w:space="0" w:color="auto"/>
        <w:bottom w:val="none" w:sz="0" w:space="0" w:color="auto"/>
        <w:right w:val="none" w:sz="0" w:space="0" w:color="auto"/>
      </w:divBdr>
    </w:div>
    <w:div w:id="919871167">
      <w:marLeft w:val="640"/>
      <w:marRight w:val="0"/>
      <w:marTop w:val="0"/>
      <w:marBottom w:val="0"/>
      <w:divBdr>
        <w:top w:val="none" w:sz="0" w:space="0" w:color="auto"/>
        <w:left w:val="none" w:sz="0" w:space="0" w:color="auto"/>
        <w:bottom w:val="none" w:sz="0" w:space="0" w:color="auto"/>
        <w:right w:val="none" w:sz="0" w:space="0" w:color="auto"/>
      </w:divBdr>
    </w:div>
    <w:div w:id="919872894">
      <w:marLeft w:val="640"/>
      <w:marRight w:val="0"/>
      <w:marTop w:val="0"/>
      <w:marBottom w:val="0"/>
      <w:divBdr>
        <w:top w:val="none" w:sz="0" w:space="0" w:color="auto"/>
        <w:left w:val="none" w:sz="0" w:space="0" w:color="auto"/>
        <w:bottom w:val="none" w:sz="0" w:space="0" w:color="auto"/>
        <w:right w:val="none" w:sz="0" w:space="0" w:color="auto"/>
      </w:divBdr>
    </w:div>
    <w:div w:id="919872899">
      <w:marLeft w:val="640"/>
      <w:marRight w:val="0"/>
      <w:marTop w:val="0"/>
      <w:marBottom w:val="0"/>
      <w:divBdr>
        <w:top w:val="none" w:sz="0" w:space="0" w:color="auto"/>
        <w:left w:val="none" w:sz="0" w:space="0" w:color="auto"/>
        <w:bottom w:val="none" w:sz="0" w:space="0" w:color="auto"/>
        <w:right w:val="none" w:sz="0" w:space="0" w:color="auto"/>
      </w:divBdr>
    </w:div>
    <w:div w:id="920061122">
      <w:marLeft w:val="640"/>
      <w:marRight w:val="0"/>
      <w:marTop w:val="0"/>
      <w:marBottom w:val="0"/>
      <w:divBdr>
        <w:top w:val="none" w:sz="0" w:space="0" w:color="auto"/>
        <w:left w:val="none" w:sz="0" w:space="0" w:color="auto"/>
        <w:bottom w:val="none" w:sz="0" w:space="0" w:color="auto"/>
        <w:right w:val="none" w:sz="0" w:space="0" w:color="auto"/>
      </w:divBdr>
    </w:div>
    <w:div w:id="920065211">
      <w:marLeft w:val="640"/>
      <w:marRight w:val="0"/>
      <w:marTop w:val="0"/>
      <w:marBottom w:val="0"/>
      <w:divBdr>
        <w:top w:val="none" w:sz="0" w:space="0" w:color="auto"/>
        <w:left w:val="none" w:sz="0" w:space="0" w:color="auto"/>
        <w:bottom w:val="none" w:sz="0" w:space="0" w:color="auto"/>
        <w:right w:val="none" w:sz="0" w:space="0" w:color="auto"/>
      </w:divBdr>
    </w:div>
    <w:div w:id="920212157">
      <w:marLeft w:val="640"/>
      <w:marRight w:val="0"/>
      <w:marTop w:val="0"/>
      <w:marBottom w:val="0"/>
      <w:divBdr>
        <w:top w:val="none" w:sz="0" w:space="0" w:color="auto"/>
        <w:left w:val="none" w:sz="0" w:space="0" w:color="auto"/>
        <w:bottom w:val="none" w:sz="0" w:space="0" w:color="auto"/>
        <w:right w:val="none" w:sz="0" w:space="0" w:color="auto"/>
      </w:divBdr>
    </w:div>
    <w:div w:id="920258657">
      <w:marLeft w:val="640"/>
      <w:marRight w:val="0"/>
      <w:marTop w:val="0"/>
      <w:marBottom w:val="0"/>
      <w:divBdr>
        <w:top w:val="none" w:sz="0" w:space="0" w:color="auto"/>
        <w:left w:val="none" w:sz="0" w:space="0" w:color="auto"/>
        <w:bottom w:val="none" w:sz="0" w:space="0" w:color="auto"/>
        <w:right w:val="none" w:sz="0" w:space="0" w:color="auto"/>
      </w:divBdr>
    </w:div>
    <w:div w:id="920259761">
      <w:marLeft w:val="640"/>
      <w:marRight w:val="0"/>
      <w:marTop w:val="0"/>
      <w:marBottom w:val="0"/>
      <w:divBdr>
        <w:top w:val="none" w:sz="0" w:space="0" w:color="auto"/>
        <w:left w:val="none" w:sz="0" w:space="0" w:color="auto"/>
        <w:bottom w:val="none" w:sz="0" w:space="0" w:color="auto"/>
        <w:right w:val="none" w:sz="0" w:space="0" w:color="auto"/>
      </w:divBdr>
    </w:div>
    <w:div w:id="920286973">
      <w:marLeft w:val="640"/>
      <w:marRight w:val="0"/>
      <w:marTop w:val="0"/>
      <w:marBottom w:val="0"/>
      <w:divBdr>
        <w:top w:val="none" w:sz="0" w:space="0" w:color="auto"/>
        <w:left w:val="none" w:sz="0" w:space="0" w:color="auto"/>
        <w:bottom w:val="none" w:sz="0" w:space="0" w:color="auto"/>
        <w:right w:val="none" w:sz="0" w:space="0" w:color="auto"/>
      </w:divBdr>
    </w:div>
    <w:div w:id="920724748">
      <w:marLeft w:val="640"/>
      <w:marRight w:val="0"/>
      <w:marTop w:val="0"/>
      <w:marBottom w:val="0"/>
      <w:divBdr>
        <w:top w:val="none" w:sz="0" w:space="0" w:color="auto"/>
        <w:left w:val="none" w:sz="0" w:space="0" w:color="auto"/>
        <w:bottom w:val="none" w:sz="0" w:space="0" w:color="auto"/>
        <w:right w:val="none" w:sz="0" w:space="0" w:color="auto"/>
      </w:divBdr>
    </w:div>
    <w:div w:id="920868811">
      <w:marLeft w:val="640"/>
      <w:marRight w:val="0"/>
      <w:marTop w:val="0"/>
      <w:marBottom w:val="0"/>
      <w:divBdr>
        <w:top w:val="none" w:sz="0" w:space="0" w:color="auto"/>
        <w:left w:val="none" w:sz="0" w:space="0" w:color="auto"/>
        <w:bottom w:val="none" w:sz="0" w:space="0" w:color="auto"/>
        <w:right w:val="none" w:sz="0" w:space="0" w:color="auto"/>
      </w:divBdr>
    </w:div>
    <w:div w:id="920875734">
      <w:marLeft w:val="640"/>
      <w:marRight w:val="0"/>
      <w:marTop w:val="0"/>
      <w:marBottom w:val="0"/>
      <w:divBdr>
        <w:top w:val="none" w:sz="0" w:space="0" w:color="auto"/>
        <w:left w:val="none" w:sz="0" w:space="0" w:color="auto"/>
        <w:bottom w:val="none" w:sz="0" w:space="0" w:color="auto"/>
        <w:right w:val="none" w:sz="0" w:space="0" w:color="auto"/>
      </w:divBdr>
    </w:div>
    <w:div w:id="920917454">
      <w:marLeft w:val="640"/>
      <w:marRight w:val="0"/>
      <w:marTop w:val="0"/>
      <w:marBottom w:val="0"/>
      <w:divBdr>
        <w:top w:val="none" w:sz="0" w:space="0" w:color="auto"/>
        <w:left w:val="none" w:sz="0" w:space="0" w:color="auto"/>
        <w:bottom w:val="none" w:sz="0" w:space="0" w:color="auto"/>
        <w:right w:val="none" w:sz="0" w:space="0" w:color="auto"/>
      </w:divBdr>
    </w:div>
    <w:div w:id="920989979">
      <w:marLeft w:val="640"/>
      <w:marRight w:val="0"/>
      <w:marTop w:val="0"/>
      <w:marBottom w:val="0"/>
      <w:divBdr>
        <w:top w:val="none" w:sz="0" w:space="0" w:color="auto"/>
        <w:left w:val="none" w:sz="0" w:space="0" w:color="auto"/>
        <w:bottom w:val="none" w:sz="0" w:space="0" w:color="auto"/>
        <w:right w:val="none" w:sz="0" w:space="0" w:color="auto"/>
      </w:divBdr>
    </w:div>
    <w:div w:id="921066470">
      <w:marLeft w:val="640"/>
      <w:marRight w:val="0"/>
      <w:marTop w:val="0"/>
      <w:marBottom w:val="0"/>
      <w:divBdr>
        <w:top w:val="none" w:sz="0" w:space="0" w:color="auto"/>
        <w:left w:val="none" w:sz="0" w:space="0" w:color="auto"/>
        <w:bottom w:val="none" w:sz="0" w:space="0" w:color="auto"/>
        <w:right w:val="none" w:sz="0" w:space="0" w:color="auto"/>
      </w:divBdr>
    </w:div>
    <w:div w:id="921067397">
      <w:marLeft w:val="640"/>
      <w:marRight w:val="0"/>
      <w:marTop w:val="0"/>
      <w:marBottom w:val="0"/>
      <w:divBdr>
        <w:top w:val="none" w:sz="0" w:space="0" w:color="auto"/>
        <w:left w:val="none" w:sz="0" w:space="0" w:color="auto"/>
        <w:bottom w:val="none" w:sz="0" w:space="0" w:color="auto"/>
        <w:right w:val="none" w:sz="0" w:space="0" w:color="auto"/>
      </w:divBdr>
    </w:div>
    <w:div w:id="921182729">
      <w:marLeft w:val="640"/>
      <w:marRight w:val="0"/>
      <w:marTop w:val="0"/>
      <w:marBottom w:val="0"/>
      <w:divBdr>
        <w:top w:val="none" w:sz="0" w:space="0" w:color="auto"/>
        <w:left w:val="none" w:sz="0" w:space="0" w:color="auto"/>
        <w:bottom w:val="none" w:sz="0" w:space="0" w:color="auto"/>
        <w:right w:val="none" w:sz="0" w:space="0" w:color="auto"/>
      </w:divBdr>
    </w:div>
    <w:div w:id="921378334">
      <w:marLeft w:val="480"/>
      <w:marRight w:val="0"/>
      <w:marTop w:val="0"/>
      <w:marBottom w:val="0"/>
      <w:divBdr>
        <w:top w:val="none" w:sz="0" w:space="0" w:color="auto"/>
        <w:left w:val="none" w:sz="0" w:space="0" w:color="auto"/>
        <w:bottom w:val="none" w:sz="0" w:space="0" w:color="auto"/>
        <w:right w:val="none" w:sz="0" w:space="0" w:color="auto"/>
      </w:divBdr>
    </w:div>
    <w:div w:id="921447220">
      <w:marLeft w:val="640"/>
      <w:marRight w:val="0"/>
      <w:marTop w:val="0"/>
      <w:marBottom w:val="0"/>
      <w:divBdr>
        <w:top w:val="none" w:sz="0" w:space="0" w:color="auto"/>
        <w:left w:val="none" w:sz="0" w:space="0" w:color="auto"/>
        <w:bottom w:val="none" w:sz="0" w:space="0" w:color="auto"/>
        <w:right w:val="none" w:sz="0" w:space="0" w:color="auto"/>
      </w:divBdr>
    </w:div>
    <w:div w:id="921570769">
      <w:marLeft w:val="640"/>
      <w:marRight w:val="0"/>
      <w:marTop w:val="0"/>
      <w:marBottom w:val="0"/>
      <w:divBdr>
        <w:top w:val="none" w:sz="0" w:space="0" w:color="auto"/>
        <w:left w:val="none" w:sz="0" w:space="0" w:color="auto"/>
        <w:bottom w:val="none" w:sz="0" w:space="0" w:color="auto"/>
        <w:right w:val="none" w:sz="0" w:space="0" w:color="auto"/>
      </w:divBdr>
    </w:div>
    <w:div w:id="921598146">
      <w:marLeft w:val="640"/>
      <w:marRight w:val="0"/>
      <w:marTop w:val="0"/>
      <w:marBottom w:val="0"/>
      <w:divBdr>
        <w:top w:val="none" w:sz="0" w:space="0" w:color="auto"/>
        <w:left w:val="none" w:sz="0" w:space="0" w:color="auto"/>
        <w:bottom w:val="none" w:sz="0" w:space="0" w:color="auto"/>
        <w:right w:val="none" w:sz="0" w:space="0" w:color="auto"/>
      </w:divBdr>
    </w:div>
    <w:div w:id="921716284">
      <w:marLeft w:val="640"/>
      <w:marRight w:val="0"/>
      <w:marTop w:val="0"/>
      <w:marBottom w:val="0"/>
      <w:divBdr>
        <w:top w:val="none" w:sz="0" w:space="0" w:color="auto"/>
        <w:left w:val="none" w:sz="0" w:space="0" w:color="auto"/>
        <w:bottom w:val="none" w:sz="0" w:space="0" w:color="auto"/>
        <w:right w:val="none" w:sz="0" w:space="0" w:color="auto"/>
      </w:divBdr>
    </w:div>
    <w:div w:id="921720473">
      <w:marLeft w:val="640"/>
      <w:marRight w:val="0"/>
      <w:marTop w:val="0"/>
      <w:marBottom w:val="0"/>
      <w:divBdr>
        <w:top w:val="none" w:sz="0" w:space="0" w:color="auto"/>
        <w:left w:val="none" w:sz="0" w:space="0" w:color="auto"/>
        <w:bottom w:val="none" w:sz="0" w:space="0" w:color="auto"/>
        <w:right w:val="none" w:sz="0" w:space="0" w:color="auto"/>
      </w:divBdr>
    </w:div>
    <w:div w:id="921724680">
      <w:marLeft w:val="640"/>
      <w:marRight w:val="0"/>
      <w:marTop w:val="0"/>
      <w:marBottom w:val="0"/>
      <w:divBdr>
        <w:top w:val="none" w:sz="0" w:space="0" w:color="auto"/>
        <w:left w:val="none" w:sz="0" w:space="0" w:color="auto"/>
        <w:bottom w:val="none" w:sz="0" w:space="0" w:color="auto"/>
        <w:right w:val="none" w:sz="0" w:space="0" w:color="auto"/>
      </w:divBdr>
    </w:div>
    <w:div w:id="921765130">
      <w:marLeft w:val="640"/>
      <w:marRight w:val="0"/>
      <w:marTop w:val="0"/>
      <w:marBottom w:val="0"/>
      <w:divBdr>
        <w:top w:val="none" w:sz="0" w:space="0" w:color="auto"/>
        <w:left w:val="none" w:sz="0" w:space="0" w:color="auto"/>
        <w:bottom w:val="none" w:sz="0" w:space="0" w:color="auto"/>
        <w:right w:val="none" w:sz="0" w:space="0" w:color="auto"/>
      </w:divBdr>
    </w:div>
    <w:div w:id="921765140">
      <w:marLeft w:val="640"/>
      <w:marRight w:val="0"/>
      <w:marTop w:val="0"/>
      <w:marBottom w:val="0"/>
      <w:divBdr>
        <w:top w:val="none" w:sz="0" w:space="0" w:color="auto"/>
        <w:left w:val="none" w:sz="0" w:space="0" w:color="auto"/>
        <w:bottom w:val="none" w:sz="0" w:space="0" w:color="auto"/>
        <w:right w:val="none" w:sz="0" w:space="0" w:color="auto"/>
      </w:divBdr>
    </w:div>
    <w:div w:id="921765237">
      <w:marLeft w:val="640"/>
      <w:marRight w:val="0"/>
      <w:marTop w:val="0"/>
      <w:marBottom w:val="0"/>
      <w:divBdr>
        <w:top w:val="none" w:sz="0" w:space="0" w:color="auto"/>
        <w:left w:val="none" w:sz="0" w:space="0" w:color="auto"/>
        <w:bottom w:val="none" w:sz="0" w:space="0" w:color="auto"/>
        <w:right w:val="none" w:sz="0" w:space="0" w:color="auto"/>
      </w:divBdr>
    </w:div>
    <w:div w:id="921793403">
      <w:marLeft w:val="640"/>
      <w:marRight w:val="0"/>
      <w:marTop w:val="0"/>
      <w:marBottom w:val="0"/>
      <w:divBdr>
        <w:top w:val="none" w:sz="0" w:space="0" w:color="auto"/>
        <w:left w:val="none" w:sz="0" w:space="0" w:color="auto"/>
        <w:bottom w:val="none" w:sz="0" w:space="0" w:color="auto"/>
        <w:right w:val="none" w:sz="0" w:space="0" w:color="auto"/>
      </w:divBdr>
    </w:div>
    <w:div w:id="921796574">
      <w:marLeft w:val="640"/>
      <w:marRight w:val="0"/>
      <w:marTop w:val="0"/>
      <w:marBottom w:val="0"/>
      <w:divBdr>
        <w:top w:val="none" w:sz="0" w:space="0" w:color="auto"/>
        <w:left w:val="none" w:sz="0" w:space="0" w:color="auto"/>
        <w:bottom w:val="none" w:sz="0" w:space="0" w:color="auto"/>
        <w:right w:val="none" w:sz="0" w:space="0" w:color="auto"/>
      </w:divBdr>
    </w:div>
    <w:div w:id="921912983">
      <w:marLeft w:val="640"/>
      <w:marRight w:val="0"/>
      <w:marTop w:val="0"/>
      <w:marBottom w:val="0"/>
      <w:divBdr>
        <w:top w:val="none" w:sz="0" w:space="0" w:color="auto"/>
        <w:left w:val="none" w:sz="0" w:space="0" w:color="auto"/>
        <w:bottom w:val="none" w:sz="0" w:space="0" w:color="auto"/>
        <w:right w:val="none" w:sz="0" w:space="0" w:color="auto"/>
      </w:divBdr>
    </w:div>
    <w:div w:id="921914839">
      <w:marLeft w:val="640"/>
      <w:marRight w:val="0"/>
      <w:marTop w:val="0"/>
      <w:marBottom w:val="0"/>
      <w:divBdr>
        <w:top w:val="none" w:sz="0" w:space="0" w:color="auto"/>
        <w:left w:val="none" w:sz="0" w:space="0" w:color="auto"/>
        <w:bottom w:val="none" w:sz="0" w:space="0" w:color="auto"/>
        <w:right w:val="none" w:sz="0" w:space="0" w:color="auto"/>
      </w:divBdr>
    </w:div>
    <w:div w:id="921984976">
      <w:marLeft w:val="640"/>
      <w:marRight w:val="0"/>
      <w:marTop w:val="0"/>
      <w:marBottom w:val="0"/>
      <w:divBdr>
        <w:top w:val="none" w:sz="0" w:space="0" w:color="auto"/>
        <w:left w:val="none" w:sz="0" w:space="0" w:color="auto"/>
        <w:bottom w:val="none" w:sz="0" w:space="0" w:color="auto"/>
        <w:right w:val="none" w:sz="0" w:space="0" w:color="auto"/>
      </w:divBdr>
    </w:div>
    <w:div w:id="922029137">
      <w:marLeft w:val="640"/>
      <w:marRight w:val="0"/>
      <w:marTop w:val="0"/>
      <w:marBottom w:val="0"/>
      <w:divBdr>
        <w:top w:val="none" w:sz="0" w:space="0" w:color="auto"/>
        <w:left w:val="none" w:sz="0" w:space="0" w:color="auto"/>
        <w:bottom w:val="none" w:sz="0" w:space="0" w:color="auto"/>
        <w:right w:val="none" w:sz="0" w:space="0" w:color="auto"/>
      </w:divBdr>
    </w:div>
    <w:div w:id="922033903">
      <w:marLeft w:val="640"/>
      <w:marRight w:val="0"/>
      <w:marTop w:val="0"/>
      <w:marBottom w:val="0"/>
      <w:divBdr>
        <w:top w:val="none" w:sz="0" w:space="0" w:color="auto"/>
        <w:left w:val="none" w:sz="0" w:space="0" w:color="auto"/>
        <w:bottom w:val="none" w:sz="0" w:space="0" w:color="auto"/>
        <w:right w:val="none" w:sz="0" w:space="0" w:color="auto"/>
      </w:divBdr>
    </w:div>
    <w:div w:id="922105200">
      <w:marLeft w:val="640"/>
      <w:marRight w:val="0"/>
      <w:marTop w:val="0"/>
      <w:marBottom w:val="0"/>
      <w:divBdr>
        <w:top w:val="none" w:sz="0" w:space="0" w:color="auto"/>
        <w:left w:val="none" w:sz="0" w:space="0" w:color="auto"/>
        <w:bottom w:val="none" w:sz="0" w:space="0" w:color="auto"/>
        <w:right w:val="none" w:sz="0" w:space="0" w:color="auto"/>
      </w:divBdr>
    </w:div>
    <w:div w:id="922177085">
      <w:marLeft w:val="640"/>
      <w:marRight w:val="0"/>
      <w:marTop w:val="0"/>
      <w:marBottom w:val="0"/>
      <w:divBdr>
        <w:top w:val="none" w:sz="0" w:space="0" w:color="auto"/>
        <w:left w:val="none" w:sz="0" w:space="0" w:color="auto"/>
        <w:bottom w:val="none" w:sz="0" w:space="0" w:color="auto"/>
        <w:right w:val="none" w:sz="0" w:space="0" w:color="auto"/>
      </w:divBdr>
    </w:div>
    <w:div w:id="922226444">
      <w:marLeft w:val="640"/>
      <w:marRight w:val="0"/>
      <w:marTop w:val="0"/>
      <w:marBottom w:val="0"/>
      <w:divBdr>
        <w:top w:val="none" w:sz="0" w:space="0" w:color="auto"/>
        <w:left w:val="none" w:sz="0" w:space="0" w:color="auto"/>
        <w:bottom w:val="none" w:sz="0" w:space="0" w:color="auto"/>
        <w:right w:val="none" w:sz="0" w:space="0" w:color="auto"/>
      </w:divBdr>
    </w:div>
    <w:div w:id="922378561">
      <w:marLeft w:val="640"/>
      <w:marRight w:val="0"/>
      <w:marTop w:val="0"/>
      <w:marBottom w:val="0"/>
      <w:divBdr>
        <w:top w:val="none" w:sz="0" w:space="0" w:color="auto"/>
        <w:left w:val="none" w:sz="0" w:space="0" w:color="auto"/>
        <w:bottom w:val="none" w:sz="0" w:space="0" w:color="auto"/>
        <w:right w:val="none" w:sz="0" w:space="0" w:color="auto"/>
      </w:divBdr>
    </w:div>
    <w:div w:id="922495844">
      <w:marLeft w:val="640"/>
      <w:marRight w:val="0"/>
      <w:marTop w:val="0"/>
      <w:marBottom w:val="0"/>
      <w:divBdr>
        <w:top w:val="none" w:sz="0" w:space="0" w:color="auto"/>
        <w:left w:val="none" w:sz="0" w:space="0" w:color="auto"/>
        <w:bottom w:val="none" w:sz="0" w:space="0" w:color="auto"/>
        <w:right w:val="none" w:sz="0" w:space="0" w:color="auto"/>
      </w:divBdr>
    </w:div>
    <w:div w:id="922563692">
      <w:marLeft w:val="640"/>
      <w:marRight w:val="0"/>
      <w:marTop w:val="0"/>
      <w:marBottom w:val="0"/>
      <w:divBdr>
        <w:top w:val="none" w:sz="0" w:space="0" w:color="auto"/>
        <w:left w:val="none" w:sz="0" w:space="0" w:color="auto"/>
        <w:bottom w:val="none" w:sz="0" w:space="0" w:color="auto"/>
        <w:right w:val="none" w:sz="0" w:space="0" w:color="auto"/>
      </w:divBdr>
    </w:div>
    <w:div w:id="922565598">
      <w:marLeft w:val="640"/>
      <w:marRight w:val="0"/>
      <w:marTop w:val="0"/>
      <w:marBottom w:val="0"/>
      <w:divBdr>
        <w:top w:val="none" w:sz="0" w:space="0" w:color="auto"/>
        <w:left w:val="none" w:sz="0" w:space="0" w:color="auto"/>
        <w:bottom w:val="none" w:sz="0" w:space="0" w:color="auto"/>
        <w:right w:val="none" w:sz="0" w:space="0" w:color="auto"/>
      </w:divBdr>
    </w:div>
    <w:div w:id="922568811">
      <w:marLeft w:val="640"/>
      <w:marRight w:val="0"/>
      <w:marTop w:val="0"/>
      <w:marBottom w:val="0"/>
      <w:divBdr>
        <w:top w:val="none" w:sz="0" w:space="0" w:color="auto"/>
        <w:left w:val="none" w:sz="0" w:space="0" w:color="auto"/>
        <w:bottom w:val="none" w:sz="0" w:space="0" w:color="auto"/>
        <w:right w:val="none" w:sz="0" w:space="0" w:color="auto"/>
      </w:divBdr>
    </w:div>
    <w:div w:id="922570009">
      <w:marLeft w:val="640"/>
      <w:marRight w:val="0"/>
      <w:marTop w:val="0"/>
      <w:marBottom w:val="0"/>
      <w:divBdr>
        <w:top w:val="none" w:sz="0" w:space="0" w:color="auto"/>
        <w:left w:val="none" w:sz="0" w:space="0" w:color="auto"/>
        <w:bottom w:val="none" w:sz="0" w:space="0" w:color="auto"/>
        <w:right w:val="none" w:sz="0" w:space="0" w:color="auto"/>
      </w:divBdr>
    </w:div>
    <w:div w:id="922573201">
      <w:marLeft w:val="640"/>
      <w:marRight w:val="0"/>
      <w:marTop w:val="0"/>
      <w:marBottom w:val="0"/>
      <w:divBdr>
        <w:top w:val="none" w:sz="0" w:space="0" w:color="auto"/>
        <w:left w:val="none" w:sz="0" w:space="0" w:color="auto"/>
        <w:bottom w:val="none" w:sz="0" w:space="0" w:color="auto"/>
        <w:right w:val="none" w:sz="0" w:space="0" w:color="auto"/>
      </w:divBdr>
    </w:div>
    <w:div w:id="922639251">
      <w:marLeft w:val="640"/>
      <w:marRight w:val="0"/>
      <w:marTop w:val="0"/>
      <w:marBottom w:val="0"/>
      <w:divBdr>
        <w:top w:val="none" w:sz="0" w:space="0" w:color="auto"/>
        <w:left w:val="none" w:sz="0" w:space="0" w:color="auto"/>
        <w:bottom w:val="none" w:sz="0" w:space="0" w:color="auto"/>
        <w:right w:val="none" w:sz="0" w:space="0" w:color="auto"/>
      </w:divBdr>
    </w:div>
    <w:div w:id="922647248">
      <w:marLeft w:val="640"/>
      <w:marRight w:val="0"/>
      <w:marTop w:val="0"/>
      <w:marBottom w:val="0"/>
      <w:divBdr>
        <w:top w:val="none" w:sz="0" w:space="0" w:color="auto"/>
        <w:left w:val="none" w:sz="0" w:space="0" w:color="auto"/>
        <w:bottom w:val="none" w:sz="0" w:space="0" w:color="auto"/>
        <w:right w:val="none" w:sz="0" w:space="0" w:color="auto"/>
      </w:divBdr>
    </w:div>
    <w:div w:id="922688875">
      <w:marLeft w:val="640"/>
      <w:marRight w:val="0"/>
      <w:marTop w:val="0"/>
      <w:marBottom w:val="0"/>
      <w:divBdr>
        <w:top w:val="none" w:sz="0" w:space="0" w:color="auto"/>
        <w:left w:val="none" w:sz="0" w:space="0" w:color="auto"/>
        <w:bottom w:val="none" w:sz="0" w:space="0" w:color="auto"/>
        <w:right w:val="none" w:sz="0" w:space="0" w:color="auto"/>
      </w:divBdr>
    </w:div>
    <w:div w:id="922762796">
      <w:marLeft w:val="640"/>
      <w:marRight w:val="0"/>
      <w:marTop w:val="0"/>
      <w:marBottom w:val="0"/>
      <w:divBdr>
        <w:top w:val="none" w:sz="0" w:space="0" w:color="auto"/>
        <w:left w:val="none" w:sz="0" w:space="0" w:color="auto"/>
        <w:bottom w:val="none" w:sz="0" w:space="0" w:color="auto"/>
        <w:right w:val="none" w:sz="0" w:space="0" w:color="auto"/>
      </w:divBdr>
    </w:div>
    <w:div w:id="922840093">
      <w:marLeft w:val="640"/>
      <w:marRight w:val="0"/>
      <w:marTop w:val="0"/>
      <w:marBottom w:val="0"/>
      <w:divBdr>
        <w:top w:val="none" w:sz="0" w:space="0" w:color="auto"/>
        <w:left w:val="none" w:sz="0" w:space="0" w:color="auto"/>
        <w:bottom w:val="none" w:sz="0" w:space="0" w:color="auto"/>
        <w:right w:val="none" w:sz="0" w:space="0" w:color="auto"/>
      </w:divBdr>
    </w:div>
    <w:div w:id="923033724">
      <w:marLeft w:val="640"/>
      <w:marRight w:val="0"/>
      <w:marTop w:val="0"/>
      <w:marBottom w:val="0"/>
      <w:divBdr>
        <w:top w:val="none" w:sz="0" w:space="0" w:color="auto"/>
        <w:left w:val="none" w:sz="0" w:space="0" w:color="auto"/>
        <w:bottom w:val="none" w:sz="0" w:space="0" w:color="auto"/>
        <w:right w:val="none" w:sz="0" w:space="0" w:color="auto"/>
      </w:divBdr>
    </w:div>
    <w:div w:id="923150555">
      <w:marLeft w:val="640"/>
      <w:marRight w:val="0"/>
      <w:marTop w:val="0"/>
      <w:marBottom w:val="0"/>
      <w:divBdr>
        <w:top w:val="none" w:sz="0" w:space="0" w:color="auto"/>
        <w:left w:val="none" w:sz="0" w:space="0" w:color="auto"/>
        <w:bottom w:val="none" w:sz="0" w:space="0" w:color="auto"/>
        <w:right w:val="none" w:sz="0" w:space="0" w:color="auto"/>
      </w:divBdr>
    </w:div>
    <w:div w:id="923220992">
      <w:marLeft w:val="640"/>
      <w:marRight w:val="0"/>
      <w:marTop w:val="0"/>
      <w:marBottom w:val="0"/>
      <w:divBdr>
        <w:top w:val="none" w:sz="0" w:space="0" w:color="auto"/>
        <w:left w:val="none" w:sz="0" w:space="0" w:color="auto"/>
        <w:bottom w:val="none" w:sz="0" w:space="0" w:color="auto"/>
        <w:right w:val="none" w:sz="0" w:space="0" w:color="auto"/>
      </w:divBdr>
    </w:div>
    <w:div w:id="923302039">
      <w:marLeft w:val="640"/>
      <w:marRight w:val="0"/>
      <w:marTop w:val="0"/>
      <w:marBottom w:val="0"/>
      <w:divBdr>
        <w:top w:val="none" w:sz="0" w:space="0" w:color="auto"/>
        <w:left w:val="none" w:sz="0" w:space="0" w:color="auto"/>
        <w:bottom w:val="none" w:sz="0" w:space="0" w:color="auto"/>
        <w:right w:val="none" w:sz="0" w:space="0" w:color="auto"/>
      </w:divBdr>
    </w:div>
    <w:div w:id="923344377">
      <w:marLeft w:val="640"/>
      <w:marRight w:val="0"/>
      <w:marTop w:val="0"/>
      <w:marBottom w:val="0"/>
      <w:divBdr>
        <w:top w:val="none" w:sz="0" w:space="0" w:color="auto"/>
        <w:left w:val="none" w:sz="0" w:space="0" w:color="auto"/>
        <w:bottom w:val="none" w:sz="0" w:space="0" w:color="auto"/>
        <w:right w:val="none" w:sz="0" w:space="0" w:color="auto"/>
      </w:divBdr>
    </w:div>
    <w:div w:id="923418500">
      <w:marLeft w:val="640"/>
      <w:marRight w:val="0"/>
      <w:marTop w:val="0"/>
      <w:marBottom w:val="0"/>
      <w:divBdr>
        <w:top w:val="none" w:sz="0" w:space="0" w:color="auto"/>
        <w:left w:val="none" w:sz="0" w:space="0" w:color="auto"/>
        <w:bottom w:val="none" w:sz="0" w:space="0" w:color="auto"/>
        <w:right w:val="none" w:sz="0" w:space="0" w:color="auto"/>
      </w:divBdr>
    </w:div>
    <w:div w:id="923495558">
      <w:marLeft w:val="640"/>
      <w:marRight w:val="0"/>
      <w:marTop w:val="0"/>
      <w:marBottom w:val="0"/>
      <w:divBdr>
        <w:top w:val="none" w:sz="0" w:space="0" w:color="auto"/>
        <w:left w:val="none" w:sz="0" w:space="0" w:color="auto"/>
        <w:bottom w:val="none" w:sz="0" w:space="0" w:color="auto"/>
        <w:right w:val="none" w:sz="0" w:space="0" w:color="auto"/>
      </w:divBdr>
    </w:div>
    <w:div w:id="923536289">
      <w:marLeft w:val="640"/>
      <w:marRight w:val="0"/>
      <w:marTop w:val="0"/>
      <w:marBottom w:val="0"/>
      <w:divBdr>
        <w:top w:val="none" w:sz="0" w:space="0" w:color="auto"/>
        <w:left w:val="none" w:sz="0" w:space="0" w:color="auto"/>
        <w:bottom w:val="none" w:sz="0" w:space="0" w:color="auto"/>
        <w:right w:val="none" w:sz="0" w:space="0" w:color="auto"/>
      </w:divBdr>
    </w:div>
    <w:div w:id="923539480">
      <w:marLeft w:val="640"/>
      <w:marRight w:val="0"/>
      <w:marTop w:val="0"/>
      <w:marBottom w:val="0"/>
      <w:divBdr>
        <w:top w:val="none" w:sz="0" w:space="0" w:color="auto"/>
        <w:left w:val="none" w:sz="0" w:space="0" w:color="auto"/>
        <w:bottom w:val="none" w:sz="0" w:space="0" w:color="auto"/>
        <w:right w:val="none" w:sz="0" w:space="0" w:color="auto"/>
      </w:divBdr>
    </w:div>
    <w:div w:id="923606996">
      <w:marLeft w:val="640"/>
      <w:marRight w:val="0"/>
      <w:marTop w:val="0"/>
      <w:marBottom w:val="0"/>
      <w:divBdr>
        <w:top w:val="none" w:sz="0" w:space="0" w:color="auto"/>
        <w:left w:val="none" w:sz="0" w:space="0" w:color="auto"/>
        <w:bottom w:val="none" w:sz="0" w:space="0" w:color="auto"/>
        <w:right w:val="none" w:sz="0" w:space="0" w:color="auto"/>
      </w:divBdr>
    </w:div>
    <w:div w:id="923607328">
      <w:marLeft w:val="640"/>
      <w:marRight w:val="0"/>
      <w:marTop w:val="0"/>
      <w:marBottom w:val="0"/>
      <w:divBdr>
        <w:top w:val="none" w:sz="0" w:space="0" w:color="auto"/>
        <w:left w:val="none" w:sz="0" w:space="0" w:color="auto"/>
        <w:bottom w:val="none" w:sz="0" w:space="0" w:color="auto"/>
        <w:right w:val="none" w:sz="0" w:space="0" w:color="auto"/>
      </w:divBdr>
    </w:div>
    <w:div w:id="923688872">
      <w:marLeft w:val="640"/>
      <w:marRight w:val="0"/>
      <w:marTop w:val="0"/>
      <w:marBottom w:val="0"/>
      <w:divBdr>
        <w:top w:val="none" w:sz="0" w:space="0" w:color="auto"/>
        <w:left w:val="none" w:sz="0" w:space="0" w:color="auto"/>
        <w:bottom w:val="none" w:sz="0" w:space="0" w:color="auto"/>
        <w:right w:val="none" w:sz="0" w:space="0" w:color="auto"/>
      </w:divBdr>
    </w:div>
    <w:div w:id="923756266">
      <w:marLeft w:val="640"/>
      <w:marRight w:val="0"/>
      <w:marTop w:val="0"/>
      <w:marBottom w:val="0"/>
      <w:divBdr>
        <w:top w:val="none" w:sz="0" w:space="0" w:color="auto"/>
        <w:left w:val="none" w:sz="0" w:space="0" w:color="auto"/>
        <w:bottom w:val="none" w:sz="0" w:space="0" w:color="auto"/>
        <w:right w:val="none" w:sz="0" w:space="0" w:color="auto"/>
      </w:divBdr>
    </w:div>
    <w:div w:id="923757612">
      <w:marLeft w:val="640"/>
      <w:marRight w:val="0"/>
      <w:marTop w:val="0"/>
      <w:marBottom w:val="0"/>
      <w:divBdr>
        <w:top w:val="none" w:sz="0" w:space="0" w:color="auto"/>
        <w:left w:val="none" w:sz="0" w:space="0" w:color="auto"/>
        <w:bottom w:val="none" w:sz="0" w:space="0" w:color="auto"/>
        <w:right w:val="none" w:sz="0" w:space="0" w:color="auto"/>
      </w:divBdr>
    </w:div>
    <w:div w:id="923758115">
      <w:marLeft w:val="640"/>
      <w:marRight w:val="0"/>
      <w:marTop w:val="0"/>
      <w:marBottom w:val="0"/>
      <w:divBdr>
        <w:top w:val="none" w:sz="0" w:space="0" w:color="auto"/>
        <w:left w:val="none" w:sz="0" w:space="0" w:color="auto"/>
        <w:bottom w:val="none" w:sz="0" w:space="0" w:color="auto"/>
        <w:right w:val="none" w:sz="0" w:space="0" w:color="auto"/>
      </w:divBdr>
    </w:div>
    <w:div w:id="923803789">
      <w:marLeft w:val="640"/>
      <w:marRight w:val="0"/>
      <w:marTop w:val="0"/>
      <w:marBottom w:val="0"/>
      <w:divBdr>
        <w:top w:val="none" w:sz="0" w:space="0" w:color="auto"/>
        <w:left w:val="none" w:sz="0" w:space="0" w:color="auto"/>
        <w:bottom w:val="none" w:sz="0" w:space="0" w:color="auto"/>
        <w:right w:val="none" w:sz="0" w:space="0" w:color="auto"/>
      </w:divBdr>
    </w:div>
    <w:div w:id="923803832">
      <w:marLeft w:val="640"/>
      <w:marRight w:val="0"/>
      <w:marTop w:val="0"/>
      <w:marBottom w:val="0"/>
      <w:divBdr>
        <w:top w:val="none" w:sz="0" w:space="0" w:color="auto"/>
        <w:left w:val="none" w:sz="0" w:space="0" w:color="auto"/>
        <w:bottom w:val="none" w:sz="0" w:space="0" w:color="auto"/>
        <w:right w:val="none" w:sz="0" w:space="0" w:color="auto"/>
      </w:divBdr>
    </w:div>
    <w:div w:id="923807383">
      <w:marLeft w:val="640"/>
      <w:marRight w:val="0"/>
      <w:marTop w:val="0"/>
      <w:marBottom w:val="0"/>
      <w:divBdr>
        <w:top w:val="none" w:sz="0" w:space="0" w:color="auto"/>
        <w:left w:val="none" w:sz="0" w:space="0" w:color="auto"/>
        <w:bottom w:val="none" w:sz="0" w:space="0" w:color="auto"/>
        <w:right w:val="none" w:sz="0" w:space="0" w:color="auto"/>
      </w:divBdr>
    </w:div>
    <w:div w:id="923883058">
      <w:marLeft w:val="640"/>
      <w:marRight w:val="0"/>
      <w:marTop w:val="0"/>
      <w:marBottom w:val="0"/>
      <w:divBdr>
        <w:top w:val="none" w:sz="0" w:space="0" w:color="auto"/>
        <w:left w:val="none" w:sz="0" w:space="0" w:color="auto"/>
        <w:bottom w:val="none" w:sz="0" w:space="0" w:color="auto"/>
        <w:right w:val="none" w:sz="0" w:space="0" w:color="auto"/>
      </w:divBdr>
    </w:div>
    <w:div w:id="923993378">
      <w:marLeft w:val="640"/>
      <w:marRight w:val="0"/>
      <w:marTop w:val="0"/>
      <w:marBottom w:val="0"/>
      <w:divBdr>
        <w:top w:val="none" w:sz="0" w:space="0" w:color="auto"/>
        <w:left w:val="none" w:sz="0" w:space="0" w:color="auto"/>
        <w:bottom w:val="none" w:sz="0" w:space="0" w:color="auto"/>
        <w:right w:val="none" w:sz="0" w:space="0" w:color="auto"/>
      </w:divBdr>
    </w:div>
    <w:div w:id="923998231">
      <w:marLeft w:val="640"/>
      <w:marRight w:val="0"/>
      <w:marTop w:val="0"/>
      <w:marBottom w:val="0"/>
      <w:divBdr>
        <w:top w:val="none" w:sz="0" w:space="0" w:color="auto"/>
        <w:left w:val="none" w:sz="0" w:space="0" w:color="auto"/>
        <w:bottom w:val="none" w:sz="0" w:space="0" w:color="auto"/>
        <w:right w:val="none" w:sz="0" w:space="0" w:color="auto"/>
      </w:divBdr>
    </w:div>
    <w:div w:id="924071202">
      <w:marLeft w:val="640"/>
      <w:marRight w:val="0"/>
      <w:marTop w:val="0"/>
      <w:marBottom w:val="0"/>
      <w:divBdr>
        <w:top w:val="none" w:sz="0" w:space="0" w:color="auto"/>
        <w:left w:val="none" w:sz="0" w:space="0" w:color="auto"/>
        <w:bottom w:val="none" w:sz="0" w:space="0" w:color="auto"/>
        <w:right w:val="none" w:sz="0" w:space="0" w:color="auto"/>
      </w:divBdr>
    </w:div>
    <w:div w:id="924220811">
      <w:marLeft w:val="640"/>
      <w:marRight w:val="0"/>
      <w:marTop w:val="0"/>
      <w:marBottom w:val="0"/>
      <w:divBdr>
        <w:top w:val="none" w:sz="0" w:space="0" w:color="auto"/>
        <w:left w:val="none" w:sz="0" w:space="0" w:color="auto"/>
        <w:bottom w:val="none" w:sz="0" w:space="0" w:color="auto"/>
        <w:right w:val="none" w:sz="0" w:space="0" w:color="auto"/>
      </w:divBdr>
    </w:div>
    <w:div w:id="924413819">
      <w:marLeft w:val="640"/>
      <w:marRight w:val="0"/>
      <w:marTop w:val="0"/>
      <w:marBottom w:val="0"/>
      <w:divBdr>
        <w:top w:val="none" w:sz="0" w:space="0" w:color="auto"/>
        <w:left w:val="none" w:sz="0" w:space="0" w:color="auto"/>
        <w:bottom w:val="none" w:sz="0" w:space="0" w:color="auto"/>
        <w:right w:val="none" w:sz="0" w:space="0" w:color="auto"/>
      </w:divBdr>
    </w:div>
    <w:div w:id="924415477">
      <w:marLeft w:val="640"/>
      <w:marRight w:val="0"/>
      <w:marTop w:val="0"/>
      <w:marBottom w:val="0"/>
      <w:divBdr>
        <w:top w:val="none" w:sz="0" w:space="0" w:color="auto"/>
        <w:left w:val="none" w:sz="0" w:space="0" w:color="auto"/>
        <w:bottom w:val="none" w:sz="0" w:space="0" w:color="auto"/>
        <w:right w:val="none" w:sz="0" w:space="0" w:color="auto"/>
      </w:divBdr>
    </w:div>
    <w:div w:id="924454075">
      <w:marLeft w:val="640"/>
      <w:marRight w:val="0"/>
      <w:marTop w:val="0"/>
      <w:marBottom w:val="0"/>
      <w:divBdr>
        <w:top w:val="none" w:sz="0" w:space="0" w:color="auto"/>
        <w:left w:val="none" w:sz="0" w:space="0" w:color="auto"/>
        <w:bottom w:val="none" w:sz="0" w:space="0" w:color="auto"/>
        <w:right w:val="none" w:sz="0" w:space="0" w:color="auto"/>
      </w:divBdr>
    </w:div>
    <w:div w:id="924458806">
      <w:marLeft w:val="640"/>
      <w:marRight w:val="0"/>
      <w:marTop w:val="0"/>
      <w:marBottom w:val="0"/>
      <w:divBdr>
        <w:top w:val="none" w:sz="0" w:space="0" w:color="auto"/>
        <w:left w:val="none" w:sz="0" w:space="0" w:color="auto"/>
        <w:bottom w:val="none" w:sz="0" w:space="0" w:color="auto"/>
        <w:right w:val="none" w:sz="0" w:space="0" w:color="auto"/>
      </w:divBdr>
    </w:div>
    <w:div w:id="924460970">
      <w:marLeft w:val="640"/>
      <w:marRight w:val="0"/>
      <w:marTop w:val="0"/>
      <w:marBottom w:val="0"/>
      <w:divBdr>
        <w:top w:val="none" w:sz="0" w:space="0" w:color="auto"/>
        <w:left w:val="none" w:sz="0" w:space="0" w:color="auto"/>
        <w:bottom w:val="none" w:sz="0" w:space="0" w:color="auto"/>
        <w:right w:val="none" w:sz="0" w:space="0" w:color="auto"/>
      </w:divBdr>
    </w:div>
    <w:div w:id="924609206">
      <w:marLeft w:val="640"/>
      <w:marRight w:val="0"/>
      <w:marTop w:val="0"/>
      <w:marBottom w:val="0"/>
      <w:divBdr>
        <w:top w:val="none" w:sz="0" w:space="0" w:color="auto"/>
        <w:left w:val="none" w:sz="0" w:space="0" w:color="auto"/>
        <w:bottom w:val="none" w:sz="0" w:space="0" w:color="auto"/>
        <w:right w:val="none" w:sz="0" w:space="0" w:color="auto"/>
      </w:divBdr>
    </w:div>
    <w:div w:id="924611001">
      <w:marLeft w:val="640"/>
      <w:marRight w:val="0"/>
      <w:marTop w:val="0"/>
      <w:marBottom w:val="0"/>
      <w:divBdr>
        <w:top w:val="none" w:sz="0" w:space="0" w:color="auto"/>
        <w:left w:val="none" w:sz="0" w:space="0" w:color="auto"/>
        <w:bottom w:val="none" w:sz="0" w:space="0" w:color="auto"/>
        <w:right w:val="none" w:sz="0" w:space="0" w:color="auto"/>
      </w:divBdr>
    </w:div>
    <w:div w:id="924648108">
      <w:marLeft w:val="640"/>
      <w:marRight w:val="0"/>
      <w:marTop w:val="0"/>
      <w:marBottom w:val="0"/>
      <w:divBdr>
        <w:top w:val="none" w:sz="0" w:space="0" w:color="auto"/>
        <w:left w:val="none" w:sz="0" w:space="0" w:color="auto"/>
        <w:bottom w:val="none" w:sz="0" w:space="0" w:color="auto"/>
        <w:right w:val="none" w:sz="0" w:space="0" w:color="auto"/>
      </w:divBdr>
    </w:div>
    <w:div w:id="924649420">
      <w:marLeft w:val="640"/>
      <w:marRight w:val="0"/>
      <w:marTop w:val="0"/>
      <w:marBottom w:val="0"/>
      <w:divBdr>
        <w:top w:val="none" w:sz="0" w:space="0" w:color="auto"/>
        <w:left w:val="none" w:sz="0" w:space="0" w:color="auto"/>
        <w:bottom w:val="none" w:sz="0" w:space="0" w:color="auto"/>
        <w:right w:val="none" w:sz="0" w:space="0" w:color="auto"/>
      </w:divBdr>
    </w:div>
    <w:div w:id="924649543">
      <w:marLeft w:val="640"/>
      <w:marRight w:val="0"/>
      <w:marTop w:val="0"/>
      <w:marBottom w:val="0"/>
      <w:divBdr>
        <w:top w:val="none" w:sz="0" w:space="0" w:color="auto"/>
        <w:left w:val="none" w:sz="0" w:space="0" w:color="auto"/>
        <w:bottom w:val="none" w:sz="0" w:space="0" w:color="auto"/>
        <w:right w:val="none" w:sz="0" w:space="0" w:color="auto"/>
      </w:divBdr>
    </w:div>
    <w:div w:id="924731284">
      <w:marLeft w:val="640"/>
      <w:marRight w:val="0"/>
      <w:marTop w:val="0"/>
      <w:marBottom w:val="0"/>
      <w:divBdr>
        <w:top w:val="none" w:sz="0" w:space="0" w:color="auto"/>
        <w:left w:val="none" w:sz="0" w:space="0" w:color="auto"/>
        <w:bottom w:val="none" w:sz="0" w:space="0" w:color="auto"/>
        <w:right w:val="none" w:sz="0" w:space="0" w:color="auto"/>
      </w:divBdr>
    </w:div>
    <w:div w:id="924797979">
      <w:marLeft w:val="640"/>
      <w:marRight w:val="0"/>
      <w:marTop w:val="0"/>
      <w:marBottom w:val="0"/>
      <w:divBdr>
        <w:top w:val="none" w:sz="0" w:space="0" w:color="auto"/>
        <w:left w:val="none" w:sz="0" w:space="0" w:color="auto"/>
        <w:bottom w:val="none" w:sz="0" w:space="0" w:color="auto"/>
        <w:right w:val="none" w:sz="0" w:space="0" w:color="auto"/>
      </w:divBdr>
    </w:div>
    <w:div w:id="924801741">
      <w:marLeft w:val="640"/>
      <w:marRight w:val="0"/>
      <w:marTop w:val="0"/>
      <w:marBottom w:val="0"/>
      <w:divBdr>
        <w:top w:val="none" w:sz="0" w:space="0" w:color="auto"/>
        <w:left w:val="none" w:sz="0" w:space="0" w:color="auto"/>
        <w:bottom w:val="none" w:sz="0" w:space="0" w:color="auto"/>
        <w:right w:val="none" w:sz="0" w:space="0" w:color="auto"/>
      </w:divBdr>
    </w:div>
    <w:div w:id="924807411">
      <w:marLeft w:val="640"/>
      <w:marRight w:val="0"/>
      <w:marTop w:val="0"/>
      <w:marBottom w:val="0"/>
      <w:divBdr>
        <w:top w:val="none" w:sz="0" w:space="0" w:color="auto"/>
        <w:left w:val="none" w:sz="0" w:space="0" w:color="auto"/>
        <w:bottom w:val="none" w:sz="0" w:space="0" w:color="auto"/>
        <w:right w:val="none" w:sz="0" w:space="0" w:color="auto"/>
      </w:divBdr>
    </w:div>
    <w:div w:id="925111618">
      <w:marLeft w:val="640"/>
      <w:marRight w:val="0"/>
      <w:marTop w:val="0"/>
      <w:marBottom w:val="0"/>
      <w:divBdr>
        <w:top w:val="none" w:sz="0" w:space="0" w:color="auto"/>
        <w:left w:val="none" w:sz="0" w:space="0" w:color="auto"/>
        <w:bottom w:val="none" w:sz="0" w:space="0" w:color="auto"/>
        <w:right w:val="none" w:sz="0" w:space="0" w:color="auto"/>
      </w:divBdr>
    </w:div>
    <w:div w:id="925117698">
      <w:marLeft w:val="640"/>
      <w:marRight w:val="0"/>
      <w:marTop w:val="0"/>
      <w:marBottom w:val="0"/>
      <w:divBdr>
        <w:top w:val="none" w:sz="0" w:space="0" w:color="auto"/>
        <w:left w:val="none" w:sz="0" w:space="0" w:color="auto"/>
        <w:bottom w:val="none" w:sz="0" w:space="0" w:color="auto"/>
        <w:right w:val="none" w:sz="0" w:space="0" w:color="auto"/>
      </w:divBdr>
    </w:div>
    <w:div w:id="925188904">
      <w:marLeft w:val="640"/>
      <w:marRight w:val="0"/>
      <w:marTop w:val="0"/>
      <w:marBottom w:val="0"/>
      <w:divBdr>
        <w:top w:val="none" w:sz="0" w:space="0" w:color="auto"/>
        <w:left w:val="none" w:sz="0" w:space="0" w:color="auto"/>
        <w:bottom w:val="none" w:sz="0" w:space="0" w:color="auto"/>
        <w:right w:val="none" w:sz="0" w:space="0" w:color="auto"/>
      </w:divBdr>
    </w:div>
    <w:div w:id="925264790">
      <w:marLeft w:val="640"/>
      <w:marRight w:val="0"/>
      <w:marTop w:val="0"/>
      <w:marBottom w:val="0"/>
      <w:divBdr>
        <w:top w:val="none" w:sz="0" w:space="0" w:color="auto"/>
        <w:left w:val="none" w:sz="0" w:space="0" w:color="auto"/>
        <w:bottom w:val="none" w:sz="0" w:space="0" w:color="auto"/>
        <w:right w:val="none" w:sz="0" w:space="0" w:color="auto"/>
      </w:divBdr>
    </w:div>
    <w:div w:id="925303971">
      <w:marLeft w:val="640"/>
      <w:marRight w:val="0"/>
      <w:marTop w:val="0"/>
      <w:marBottom w:val="0"/>
      <w:divBdr>
        <w:top w:val="none" w:sz="0" w:space="0" w:color="auto"/>
        <w:left w:val="none" w:sz="0" w:space="0" w:color="auto"/>
        <w:bottom w:val="none" w:sz="0" w:space="0" w:color="auto"/>
        <w:right w:val="none" w:sz="0" w:space="0" w:color="auto"/>
      </w:divBdr>
    </w:div>
    <w:div w:id="925308518">
      <w:marLeft w:val="640"/>
      <w:marRight w:val="0"/>
      <w:marTop w:val="0"/>
      <w:marBottom w:val="0"/>
      <w:divBdr>
        <w:top w:val="none" w:sz="0" w:space="0" w:color="auto"/>
        <w:left w:val="none" w:sz="0" w:space="0" w:color="auto"/>
        <w:bottom w:val="none" w:sz="0" w:space="0" w:color="auto"/>
        <w:right w:val="none" w:sz="0" w:space="0" w:color="auto"/>
      </w:divBdr>
    </w:div>
    <w:div w:id="925457690">
      <w:marLeft w:val="640"/>
      <w:marRight w:val="0"/>
      <w:marTop w:val="0"/>
      <w:marBottom w:val="0"/>
      <w:divBdr>
        <w:top w:val="none" w:sz="0" w:space="0" w:color="auto"/>
        <w:left w:val="none" w:sz="0" w:space="0" w:color="auto"/>
        <w:bottom w:val="none" w:sz="0" w:space="0" w:color="auto"/>
        <w:right w:val="none" w:sz="0" w:space="0" w:color="auto"/>
      </w:divBdr>
    </w:div>
    <w:div w:id="925530009">
      <w:marLeft w:val="640"/>
      <w:marRight w:val="0"/>
      <w:marTop w:val="0"/>
      <w:marBottom w:val="0"/>
      <w:divBdr>
        <w:top w:val="none" w:sz="0" w:space="0" w:color="auto"/>
        <w:left w:val="none" w:sz="0" w:space="0" w:color="auto"/>
        <w:bottom w:val="none" w:sz="0" w:space="0" w:color="auto"/>
        <w:right w:val="none" w:sz="0" w:space="0" w:color="auto"/>
      </w:divBdr>
    </w:div>
    <w:div w:id="925648963">
      <w:marLeft w:val="640"/>
      <w:marRight w:val="0"/>
      <w:marTop w:val="0"/>
      <w:marBottom w:val="0"/>
      <w:divBdr>
        <w:top w:val="none" w:sz="0" w:space="0" w:color="auto"/>
        <w:left w:val="none" w:sz="0" w:space="0" w:color="auto"/>
        <w:bottom w:val="none" w:sz="0" w:space="0" w:color="auto"/>
        <w:right w:val="none" w:sz="0" w:space="0" w:color="auto"/>
      </w:divBdr>
    </w:div>
    <w:div w:id="925696395">
      <w:marLeft w:val="640"/>
      <w:marRight w:val="0"/>
      <w:marTop w:val="0"/>
      <w:marBottom w:val="0"/>
      <w:divBdr>
        <w:top w:val="none" w:sz="0" w:space="0" w:color="auto"/>
        <w:left w:val="none" w:sz="0" w:space="0" w:color="auto"/>
        <w:bottom w:val="none" w:sz="0" w:space="0" w:color="auto"/>
        <w:right w:val="none" w:sz="0" w:space="0" w:color="auto"/>
      </w:divBdr>
    </w:div>
    <w:div w:id="925697996">
      <w:marLeft w:val="640"/>
      <w:marRight w:val="0"/>
      <w:marTop w:val="0"/>
      <w:marBottom w:val="0"/>
      <w:divBdr>
        <w:top w:val="none" w:sz="0" w:space="0" w:color="auto"/>
        <w:left w:val="none" w:sz="0" w:space="0" w:color="auto"/>
        <w:bottom w:val="none" w:sz="0" w:space="0" w:color="auto"/>
        <w:right w:val="none" w:sz="0" w:space="0" w:color="auto"/>
      </w:divBdr>
    </w:div>
    <w:div w:id="925726290">
      <w:marLeft w:val="640"/>
      <w:marRight w:val="0"/>
      <w:marTop w:val="0"/>
      <w:marBottom w:val="0"/>
      <w:divBdr>
        <w:top w:val="none" w:sz="0" w:space="0" w:color="auto"/>
        <w:left w:val="none" w:sz="0" w:space="0" w:color="auto"/>
        <w:bottom w:val="none" w:sz="0" w:space="0" w:color="auto"/>
        <w:right w:val="none" w:sz="0" w:space="0" w:color="auto"/>
      </w:divBdr>
    </w:div>
    <w:div w:id="925726915">
      <w:marLeft w:val="640"/>
      <w:marRight w:val="0"/>
      <w:marTop w:val="0"/>
      <w:marBottom w:val="0"/>
      <w:divBdr>
        <w:top w:val="none" w:sz="0" w:space="0" w:color="auto"/>
        <w:left w:val="none" w:sz="0" w:space="0" w:color="auto"/>
        <w:bottom w:val="none" w:sz="0" w:space="0" w:color="auto"/>
        <w:right w:val="none" w:sz="0" w:space="0" w:color="auto"/>
      </w:divBdr>
    </w:div>
    <w:div w:id="925773505">
      <w:marLeft w:val="640"/>
      <w:marRight w:val="0"/>
      <w:marTop w:val="0"/>
      <w:marBottom w:val="0"/>
      <w:divBdr>
        <w:top w:val="none" w:sz="0" w:space="0" w:color="auto"/>
        <w:left w:val="none" w:sz="0" w:space="0" w:color="auto"/>
        <w:bottom w:val="none" w:sz="0" w:space="0" w:color="auto"/>
        <w:right w:val="none" w:sz="0" w:space="0" w:color="auto"/>
      </w:divBdr>
    </w:div>
    <w:div w:id="925958364">
      <w:marLeft w:val="640"/>
      <w:marRight w:val="0"/>
      <w:marTop w:val="0"/>
      <w:marBottom w:val="0"/>
      <w:divBdr>
        <w:top w:val="none" w:sz="0" w:space="0" w:color="auto"/>
        <w:left w:val="none" w:sz="0" w:space="0" w:color="auto"/>
        <w:bottom w:val="none" w:sz="0" w:space="0" w:color="auto"/>
        <w:right w:val="none" w:sz="0" w:space="0" w:color="auto"/>
      </w:divBdr>
    </w:div>
    <w:div w:id="925963582">
      <w:marLeft w:val="640"/>
      <w:marRight w:val="0"/>
      <w:marTop w:val="0"/>
      <w:marBottom w:val="0"/>
      <w:divBdr>
        <w:top w:val="none" w:sz="0" w:space="0" w:color="auto"/>
        <w:left w:val="none" w:sz="0" w:space="0" w:color="auto"/>
        <w:bottom w:val="none" w:sz="0" w:space="0" w:color="auto"/>
        <w:right w:val="none" w:sz="0" w:space="0" w:color="auto"/>
      </w:divBdr>
    </w:div>
    <w:div w:id="925967123">
      <w:marLeft w:val="640"/>
      <w:marRight w:val="0"/>
      <w:marTop w:val="0"/>
      <w:marBottom w:val="0"/>
      <w:divBdr>
        <w:top w:val="none" w:sz="0" w:space="0" w:color="auto"/>
        <w:left w:val="none" w:sz="0" w:space="0" w:color="auto"/>
        <w:bottom w:val="none" w:sz="0" w:space="0" w:color="auto"/>
        <w:right w:val="none" w:sz="0" w:space="0" w:color="auto"/>
      </w:divBdr>
    </w:div>
    <w:div w:id="926039815">
      <w:marLeft w:val="640"/>
      <w:marRight w:val="0"/>
      <w:marTop w:val="0"/>
      <w:marBottom w:val="0"/>
      <w:divBdr>
        <w:top w:val="none" w:sz="0" w:space="0" w:color="auto"/>
        <w:left w:val="none" w:sz="0" w:space="0" w:color="auto"/>
        <w:bottom w:val="none" w:sz="0" w:space="0" w:color="auto"/>
        <w:right w:val="none" w:sz="0" w:space="0" w:color="auto"/>
      </w:divBdr>
    </w:div>
    <w:div w:id="926109412">
      <w:marLeft w:val="640"/>
      <w:marRight w:val="0"/>
      <w:marTop w:val="0"/>
      <w:marBottom w:val="0"/>
      <w:divBdr>
        <w:top w:val="none" w:sz="0" w:space="0" w:color="auto"/>
        <w:left w:val="none" w:sz="0" w:space="0" w:color="auto"/>
        <w:bottom w:val="none" w:sz="0" w:space="0" w:color="auto"/>
        <w:right w:val="none" w:sz="0" w:space="0" w:color="auto"/>
      </w:divBdr>
    </w:div>
    <w:div w:id="926109529">
      <w:marLeft w:val="640"/>
      <w:marRight w:val="0"/>
      <w:marTop w:val="0"/>
      <w:marBottom w:val="0"/>
      <w:divBdr>
        <w:top w:val="none" w:sz="0" w:space="0" w:color="auto"/>
        <w:left w:val="none" w:sz="0" w:space="0" w:color="auto"/>
        <w:bottom w:val="none" w:sz="0" w:space="0" w:color="auto"/>
        <w:right w:val="none" w:sz="0" w:space="0" w:color="auto"/>
      </w:divBdr>
    </w:div>
    <w:div w:id="926110623">
      <w:marLeft w:val="640"/>
      <w:marRight w:val="0"/>
      <w:marTop w:val="0"/>
      <w:marBottom w:val="0"/>
      <w:divBdr>
        <w:top w:val="none" w:sz="0" w:space="0" w:color="auto"/>
        <w:left w:val="none" w:sz="0" w:space="0" w:color="auto"/>
        <w:bottom w:val="none" w:sz="0" w:space="0" w:color="auto"/>
        <w:right w:val="none" w:sz="0" w:space="0" w:color="auto"/>
      </w:divBdr>
    </w:div>
    <w:div w:id="926114964">
      <w:marLeft w:val="640"/>
      <w:marRight w:val="0"/>
      <w:marTop w:val="0"/>
      <w:marBottom w:val="0"/>
      <w:divBdr>
        <w:top w:val="none" w:sz="0" w:space="0" w:color="auto"/>
        <w:left w:val="none" w:sz="0" w:space="0" w:color="auto"/>
        <w:bottom w:val="none" w:sz="0" w:space="0" w:color="auto"/>
        <w:right w:val="none" w:sz="0" w:space="0" w:color="auto"/>
      </w:divBdr>
    </w:div>
    <w:div w:id="926185051">
      <w:marLeft w:val="640"/>
      <w:marRight w:val="0"/>
      <w:marTop w:val="0"/>
      <w:marBottom w:val="0"/>
      <w:divBdr>
        <w:top w:val="none" w:sz="0" w:space="0" w:color="auto"/>
        <w:left w:val="none" w:sz="0" w:space="0" w:color="auto"/>
        <w:bottom w:val="none" w:sz="0" w:space="0" w:color="auto"/>
        <w:right w:val="none" w:sz="0" w:space="0" w:color="auto"/>
      </w:divBdr>
    </w:div>
    <w:div w:id="926185719">
      <w:marLeft w:val="640"/>
      <w:marRight w:val="0"/>
      <w:marTop w:val="0"/>
      <w:marBottom w:val="0"/>
      <w:divBdr>
        <w:top w:val="none" w:sz="0" w:space="0" w:color="auto"/>
        <w:left w:val="none" w:sz="0" w:space="0" w:color="auto"/>
        <w:bottom w:val="none" w:sz="0" w:space="0" w:color="auto"/>
        <w:right w:val="none" w:sz="0" w:space="0" w:color="auto"/>
      </w:divBdr>
    </w:div>
    <w:div w:id="926228161">
      <w:marLeft w:val="640"/>
      <w:marRight w:val="0"/>
      <w:marTop w:val="0"/>
      <w:marBottom w:val="0"/>
      <w:divBdr>
        <w:top w:val="none" w:sz="0" w:space="0" w:color="auto"/>
        <w:left w:val="none" w:sz="0" w:space="0" w:color="auto"/>
        <w:bottom w:val="none" w:sz="0" w:space="0" w:color="auto"/>
        <w:right w:val="none" w:sz="0" w:space="0" w:color="auto"/>
      </w:divBdr>
    </w:div>
    <w:div w:id="926235689">
      <w:marLeft w:val="640"/>
      <w:marRight w:val="0"/>
      <w:marTop w:val="0"/>
      <w:marBottom w:val="0"/>
      <w:divBdr>
        <w:top w:val="none" w:sz="0" w:space="0" w:color="auto"/>
        <w:left w:val="none" w:sz="0" w:space="0" w:color="auto"/>
        <w:bottom w:val="none" w:sz="0" w:space="0" w:color="auto"/>
        <w:right w:val="none" w:sz="0" w:space="0" w:color="auto"/>
      </w:divBdr>
    </w:div>
    <w:div w:id="926380120">
      <w:marLeft w:val="640"/>
      <w:marRight w:val="0"/>
      <w:marTop w:val="0"/>
      <w:marBottom w:val="0"/>
      <w:divBdr>
        <w:top w:val="none" w:sz="0" w:space="0" w:color="auto"/>
        <w:left w:val="none" w:sz="0" w:space="0" w:color="auto"/>
        <w:bottom w:val="none" w:sz="0" w:space="0" w:color="auto"/>
        <w:right w:val="none" w:sz="0" w:space="0" w:color="auto"/>
      </w:divBdr>
    </w:div>
    <w:div w:id="926429365">
      <w:marLeft w:val="640"/>
      <w:marRight w:val="0"/>
      <w:marTop w:val="0"/>
      <w:marBottom w:val="0"/>
      <w:divBdr>
        <w:top w:val="none" w:sz="0" w:space="0" w:color="auto"/>
        <w:left w:val="none" w:sz="0" w:space="0" w:color="auto"/>
        <w:bottom w:val="none" w:sz="0" w:space="0" w:color="auto"/>
        <w:right w:val="none" w:sz="0" w:space="0" w:color="auto"/>
      </w:divBdr>
    </w:div>
    <w:div w:id="926503835">
      <w:marLeft w:val="640"/>
      <w:marRight w:val="0"/>
      <w:marTop w:val="0"/>
      <w:marBottom w:val="0"/>
      <w:divBdr>
        <w:top w:val="none" w:sz="0" w:space="0" w:color="auto"/>
        <w:left w:val="none" w:sz="0" w:space="0" w:color="auto"/>
        <w:bottom w:val="none" w:sz="0" w:space="0" w:color="auto"/>
        <w:right w:val="none" w:sz="0" w:space="0" w:color="auto"/>
      </w:divBdr>
    </w:div>
    <w:div w:id="926570588">
      <w:marLeft w:val="640"/>
      <w:marRight w:val="0"/>
      <w:marTop w:val="0"/>
      <w:marBottom w:val="0"/>
      <w:divBdr>
        <w:top w:val="none" w:sz="0" w:space="0" w:color="auto"/>
        <w:left w:val="none" w:sz="0" w:space="0" w:color="auto"/>
        <w:bottom w:val="none" w:sz="0" w:space="0" w:color="auto"/>
        <w:right w:val="none" w:sz="0" w:space="0" w:color="auto"/>
      </w:divBdr>
    </w:div>
    <w:div w:id="926614812">
      <w:marLeft w:val="640"/>
      <w:marRight w:val="0"/>
      <w:marTop w:val="0"/>
      <w:marBottom w:val="0"/>
      <w:divBdr>
        <w:top w:val="none" w:sz="0" w:space="0" w:color="auto"/>
        <w:left w:val="none" w:sz="0" w:space="0" w:color="auto"/>
        <w:bottom w:val="none" w:sz="0" w:space="0" w:color="auto"/>
        <w:right w:val="none" w:sz="0" w:space="0" w:color="auto"/>
      </w:divBdr>
    </w:div>
    <w:div w:id="926694768">
      <w:marLeft w:val="640"/>
      <w:marRight w:val="0"/>
      <w:marTop w:val="0"/>
      <w:marBottom w:val="0"/>
      <w:divBdr>
        <w:top w:val="none" w:sz="0" w:space="0" w:color="auto"/>
        <w:left w:val="none" w:sz="0" w:space="0" w:color="auto"/>
        <w:bottom w:val="none" w:sz="0" w:space="0" w:color="auto"/>
        <w:right w:val="none" w:sz="0" w:space="0" w:color="auto"/>
      </w:divBdr>
    </w:div>
    <w:div w:id="926695299">
      <w:marLeft w:val="640"/>
      <w:marRight w:val="0"/>
      <w:marTop w:val="0"/>
      <w:marBottom w:val="0"/>
      <w:divBdr>
        <w:top w:val="none" w:sz="0" w:space="0" w:color="auto"/>
        <w:left w:val="none" w:sz="0" w:space="0" w:color="auto"/>
        <w:bottom w:val="none" w:sz="0" w:space="0" w:color="auto"/>
        <w:right w:val="none" w:sz="0" w:space="0" w:color="auto"/>
      </w:divBdr>
    </w:div>
    <w:div w:id="926696417">
      <w:marLeft w:val="640"/>
      <w:marRight w:val="0"/>
      <w:marTop w:val="0"/>
      <w:marBottom w:val="0"/>
      <w:divBdr>
        <w:top w:val="none" w:sz="0" w:space="0" w:color="auto"/>
        <w:left w:val="none" w:sz="0" w:space="0" w:color="auto"/>
        <w:bottom w:val="none" w:sz="0" w:space="0" w:color="auto"/>
        <w:right w:val="none" w:sz="0" w:space="0" w:color="auto"/>
      </w:divBdr>
    </w:div>
    <w:div w:id="926769018">
      <w:marLeft w:val="640"/>
      <w:marRight w:val="0"/>
      <w:marTop w:val="0"/>
      <w:marBottom w:val="0"/>
      <w:divBdr>
        <w:top w:val="none" w:sz="0" w:space="0" w:color="auto"/>
        <w:left w:val="none" w:sz="0" w:space="0" w:color="auto"/>
        <w:bottom w:val="none" w:sz="0" w:space="0" w:color="auto"/>
        <w:right w:val="none" w:sz="0" w:space="0" w:color="auto"/>
      </w:divBdr>
    </w:div>
    <w:div w:id="926811789">
      <w:marLeft w:val="640"/>
      <w:marRight w:val="0"/>
      <w:marTop w:val="0"/>
      <w:marBottom w:val="0"/>
      <w:divBdr>
        <w:top w:val="none" w:sz="0" w:space="0" w:color="auto"/>
        <w:left w:val="none" w:sz="0" w:space="0" w:color="auto"/>
        <w:bottom w:val="none" w:sz="0" w:space="0" w:color="auto"/>
        <w:right w:val="none" w:sz="0" w:space="0" w:color="auto"/>
      </w:divBdr>
    </w:div>
    <w:div w:id="926812138">
      <w:marLeft w:val="640"/>
      <w:marRight w:val="0"/>
      <w:marTop w:val="0"/>
      <w:marBottom w:val="0"/>
      <w:divBdr>
        <w:top w:val="none" w:sz="0" w:space="0" w:color="auto"/>
        <w:left w:val="none" w:sz="0" w:space="0" w:color="auto"/>
        <w:bottom w:val="none" w:sz="0" w:space="0" w:color="auto"/>
        <w:right w:val="none" w:sz="0" w:space="0" w:color="auto"/>
      </w:divBdr>
    </w:div>
    <w:div w:id="926813813">
      <w:marLeft w:val="640"/>
      <w:marRight w:val="0"/>
      <w:marTop w:val="0"/>
      <w:marBottom w:val="0"/>
      <w:divBdr>
        <w:top w:val="none" w:sz="0" w:space="0" w:color="auto"/>
        <w:left w:val="none" w:sz="0" w:space="0" w:color="auto"/>
        <w:bottom w:val="none" w:sz="0" w:space="0" w:color="auto"/>
        <w:right w:val="none" w:sz="0" w:space="0" w:color="auto"/>
      </w:divBdr>
    </w:div>
    <w:div w:id="926965654">
      <w:marLeft w:val="640"/>
      <w:marRight w:val="0"/>
      <w:marTop w:val="0"/>
      <w:marBottom w:val="0"/>
      <w:divBdr>
        <w:top w:val="none" w:sz="0" w:space="0" w:color="auto"/>
        <w:left w:val="none" w:sz="0" w:space="0" w:color="auto"/>
        <w:bottom w:val="none" w:sz="0" w:space="0" w:color="auto"/>
        <w:right w:val="none" w:sz="0" w:space="0" w:color="auto"/>
      </w:divBdr>
    </w:div>
    <w:div w:id="927034257">
      <w:marLeft w:val="640"/>
      <w:marRight w:val="0"/>
      <w:marTop w:val="0"/>
      <w:marBottom w:val="0"/>
      <w:divBdr>
        <w:top w:val="none" w:sz="0" w:space="0" w:color="auto"/>
        <w:left w:val="none" w:sz="0" w:space="0" w:color="auto"/>
        <w:bottom w:val="none" w:sz="0" w:space="0" w:color="auto"/>
        <w:right w:val="none" w:sz="0" w:space="0" w:color="auto"/>
      </w:divBdr>
    </w:div>
    <w:div w:id="927036314">
      <w:marLeft w:val="640"/>
      <w:marRight w:val="0"/>
      <w:marTop w:val="0"/>
      <w:marBottom w:val="0"/>
      <w:divBdr>
        <w:top w:val="none" w:sz="0" w:space="0" w:color="auto"/>
        <w:left w:val="none" w:sz="0" w:space="0" w:color="auto"/>
        <w:bottom w:val="none" w:sz="0" w:space="0" w:color="auto"/>
        <w:right w:val="none" w:sz="0" w:space="0" w:color="auto"/>
      </w:divBdr>
    </w:div>
    <w:div w:id="927039026">
      <w:marLeft w:val="640"/>
      <w:marRight w:val="0"/>
      <w:marTop w:val="0"/>
      <w:marBottom w:val="0"/>
      <w:divBdr>
        <w:top w:val="none" w:sz="0" w:space="0" w:color="auto"/>
        <w:left w:val="none" w:sz="0" w:space="0" w:color="auto"/>
        <w:bottom w:val="none" w:sz="0" w:space="0" w:color="auto"/>
        <w:right w:val="none" w:sz="0" w:space="0" w:color="auto"/>
      </w:divBdr>
    </w:div>
    <w:div w:id="927276341">
      <w:marLeft w:val="640"/>
      <w:marRight w:val="0"/>
      <w:marTop w:val="0"/>
      <w:marBottom w:val="0"/>
      <w:divBdr>
        <w:top w:val="none" w:sz="0" w:space="0" w:color="auto"/>
        <w:left w:val="none" w:sz="0" w:space="0" w:color="auto"/>
        <w:bottom w:val="none" w:sz="0" w:space="0" w:color="auto"/>
        <w:right w:val="none" w:sz="0" w:space="0" w:color="auto"/>
      </w:divBdr>
    </w:div>
    <w:div w:id="927277708">
      <w:marLeft w:val="640"/>
      <w:marRight w:val="0"/>
      <w:marTop w:val="0"/>
      <w:marBottom w:val="0"/>
      <w:divBdr>
        <w:top w:val="none" w:sz="0" w:space="0" w:color="auto"/>
        <w:left w:val="none" w:sz="0" w:space="0" w:color="auto"/>
        <w:bottom w:val="none" w:sz="0" w:space="0" w:color="auto"/>
        <w:right w:val="none" w:sz="0" w:space="0" w:color="auto"/>
      </w:divBdr>
    </w:div>
    <w:div w:id="927278041">
      <w:marLeft w:val="640"/>
      <w:marRight w:val="0"/>
      <w:marTop w:val="0"/>
      <w:marBottom w:val="0"/>
      <w:divBdr>
        <w:top w:val="none" w:sz="0" w:space="0" w:color="auto"/>
        <w:left w:val="none" w:sz="0" w:space="0" w:color="auto"/>
        <w:bottom w:val="none" w:sz="0" w:space="0" w:color="auto"/>
        <w:right w:val="none" w:sz="0" w:space="0" w:color="auto"/>
      </w:divBdr>
    </w:div>
    <w:div w:id="927427681">
      <w:marLeft w:val="640"/>
      <w:marRight w:val="0"/>
      <w:marTop w:val="0"/>
      <w:marBottom w:val="0"/>
      <w:divBdr>
        <w:top w:val="none" w:sz="0" w:space="0" w:color="auto"/>
        <w:left w:val="none" w:sz="0" w:space="0" w:color="auto"/>
        <w:bottom w:val="none" w:sz="0" w:space="0" w:color="auto"/>
        <w:right w:val="none" w:sz="0" w:space="0" w:color="auto"/>
      </w:divBdr>
    </w:div>
    <w:div w:id="927542409">
      <w:marLeft w:val="640"/>
      <w:marRight w:val="0"/>
      <w:marTop w:val="0"/>
      <w:marBottom w:val="0"/>
      <w:divBdr>
        <w:top w:val="none" w:sz="0" w:space="0" w:color="auto"/>
        <w:left w:val="none" w:sz="0" w:space="0" w:color="auto"/>
        <w:bottom w:val="none" w:sz="0" w:space="0" w:color="auto"/>
        <w:right w:val="none" w:sz="0" w:space="0" w:color="auto"/>
      </w:divBdr>
    </w:div>
    <w:div w:id="927543251">
      <w:marLeft w:val="640"/>
      <w:marRight w:val="0"/>
      <w:marTop w:val="0"/>
      <w:marBottom w:val="0"/>
      <w:divBdr>
        <w:top w:val="none" w:sz="0" w:space="0" w:color="auto"/>
        <w:left w:val="none" w:sz="0" w:space="0" w:color="auto"/>
        <w:bottom w:val="none" w:sz="0" w:space="0" w:color="auto"/>
        <w:right w:val="none" w:sz="0" w:space="0" w:color="auto"/>
      </w:divBdr>
    </w:div>
    <w:div w:id="927612507">
      <w:marLeft w:val="640"/>
      <w:marRight w:val="0"/>
      <w:marTop w:val="0"/>
      <w:marBottom w:val="0"/>
      <w:divBdr>
        <w:top w:val="none" w:sz="0" w:space="0" w:color="auto"/>
        <w:left w:val="none" w:sz="0" w:space="0" w:color="auto"/>
        <w:bottom w:val="none" w:sz="0" w:space="0" w:color="auto"/>
        <w:right w:val="none" w:sz="0" w:space="0" w:color="auto"/>
      </w:divBdr>
    </w:div>
    <w:div w:id="927731319">
      <w:marLeft w:val="640"/>
      <w:marRight w:val="0"/>
      <w:marTop w:val="0"/>
      <w:marBottom w:val="0"/>
      <w:divBdr>
        <w:top w:val="none" w:sz="0" w:space="0" w:color="auto"/>
        <w:left w:val="none" w:sz="0" w:space="0" w:color="auto"/>
        <w:bottom w:val="none" w:sz="0" w:space="0" w:color="auto"/>
        <w:right w:val="none" w:sz="0" w:space="0" w:color="auto"/>
      </w:divBdr>
    </w:div>
    <w:div w:id="927737341">
      <w:marLeft w:val="640"/>
      <w:marRight w:val="0"/>
      <w:marTop w:val="0"/>
      <w:marBottom w:val="0"/>
      <w:divBdr>
        <w:top w:val="none" w:sz="0" w:space="0" w:color="auto"/>
        <w:left w:val="none" w:sz="0" w:space="0" w:color="auto"/>
        <w:bottom w:val="none" w:sz="0" w:space="0" w:color="auto"/>
        <w:right w:val="none" w:sz="0" w:space="0" w:color="auto"/>
      </w:divBdr>
    </w:div>
    <w:div w:id="927737821">
      <w:marLeft w:val="640"/>
      <w:marRight w:val="0"/>
      <w:marTop w:val="0"/>
      <w:marBottom w:val="0"/>
      <w:divBdr>
        <w:top w:val="none" w:sz="0" w:space="0" w:color="auto"/>
        <w:left w:val="none" w:sz="0" w:space="0" w:color="auto"/>
        <w:bottom w:val="none" w:sz="0" w:space="0" w:color="auto"/>
        <w:right w:val="none" w:sz="0" w:space="0" w:color="auto"/>
      </w:divBdr>
    </w:div>
    <w:div w:id="927815063">
      <w:marLeft w:val="640"/>
      <w:marRight w:val="0"/>
      <w:marTop w:val="0"/>
      <w:marBottom w:val="0"/>
      <w:divBdr>
        <w:top w:val="none" w:sz="0" w:space="0" w:color="auto"/>
        <w:left w:val="none" w:sz="0" w:space="0" w:color="auto"/>
        <w:bottom w:val="none" w:sz="0" w:space="0" w:color="auto"/>
        <w:right w:val="none" w:sz="0" w:space="0" w:color="auto"/>
      </w:divBdr>
    </w:div>
    <w:div w:id="927881455">
      <w:marLeft w:val="640"/>
      <w:marRight w:val="0"/>
      <w:marTop w:val="0"/>
      <w:marBottom w:val="0"/>
      <w:divBdr>
        <w:top w:val="none" w:sz="0" w:space="0" w:color="auto"/>
        <w:left w:val="none" w:sz="0" w:space="0" w:color="auto"/>
        <w:bottom w:val="none" w:sz="0" w:space="0" w:color="auto"/>
        <w:right w:val="none" w:sz="0" w:space="0" w:color="auto"/>
      </w:divBdr>
    </w:div>
    <w:div w:id="927883914">
      <w:marLeft w:val="640"/>
      <w:marRight w:val="0"/>
      <w:marTop w:val="0"/>
      <w:marBottom w:val="0"/>
      <w:divBdr>
        <w:top w:val="none" w:sz="0" w:space="0" w:color="auto"/>
        <w:left w:val="none" w:sz="0" w:space="0" w:color="auto"/>
        <w:bottom w:val="none" w:sz="0" w:space="0" w:color="auto"/>
        <w:right w:val="none" w:sz="0" w:space="0" w:color="auto"/>
      </w:divBdr>
    </w:div>
    <w:div w:id="927924311">
      <w:marLeft w:val="640"/>
      <w:marRight w:val="0"/>
      <w:marTop w:val="0"/>
      <w:marBottom w:val="0"/>
      <w:divBdr>
        <w:top w:val="none" w:sz="0" w:space="0" w:color="auto"/>
        <w:left w:val="none" w:sz="0" w:space="0" w:color="auto"/>
        <w:bottom w:val="none" w:sz="0" w:space="0" w:color="auto"/>
        <w:right w:val="none" w:sz="0" w:space="0" w:color="auto"/>
      </w:divBdr>
    </w:div>
    <w:div w:id="927933318">
      <w:marLeft w:val="640"/>
      <w:marRight w:val="0"/>
      <w:marTop w:val="0"/>
      <w:marBottom w:val="0"/>
      <w:divBdr>
        <w:top w:val="none" w:sz="0" w:space="0" w:color="auto"/>
        <w:left w:val="none" w:sz="0" w:space="0" w:color="auto"/>
        <w:bottom w:val="none" w:sz="0" w:space="0" w:color="auto"/>
        <w:right w:val="none" w:sz="0" w:space="0" w:color="auto"/>
      </w:divBdr>
    </w:div>
    <w:div w:id="927956400">
      <w:marLeft w:val="640"/>
      <w:marRight w:val="0"/>
      <w:marTop w:val="0"/>
      <w:marBottom w:val="0"/>
      <w:divBdr>
        <w:top w:val="none" w:sz="0" w:space="0" w:color="auto"/>
        <w:left w:val="none" w:sz="0" w:space="0" w:color="auto"/>
        <w:bottom w:val="none" w:sz="0" w:space="0" w:color="auto"/>
        <w:right w:val="none" w:sz="0" w:space="0" w:color="auto"/>
      </w:divBdr>
    </w:div>
    <w:div w:id="928002659">
      <w:marLeft w:val="640"/>
      <w:marRight w:val="0"/>
      <w:marTop w:val="0"/>
      <w:marBottom w:val="0"/>
      <w:divBdr>
        <w:top w:val="none" w:sz="0" w:space="0" w:color="auto"/>
        <w:left w:val="none" w:sz="0" w:space="0" w:color="auto"/>
        <w:bottom w:val="none" w:sz="0" w:space="0" w:color="auto"/>
        <w:right w:val="none" w:sz="0" w:space="0" w:color="auto"/>
      </w:divBdr>
    </w:div>
    <w:div w:id="928006764">
      <w:marLeft w:val="640"/>
      <w:marRight w:val="0"/>
      <w:marTop w:val="0"/>
      <w:marBottom w:val="0"/>
      <w:divBdr>
        <w:top w:val="none" w:sz="0" w:space="0" w:color="auto"/>
        <w:left w:val="none" w:sz="0" w:space="0" w:color="auto"/>
        <w:bottom w:val="none" w:sz="0" w:space="0" w:color="auto"/>
        <w:right w:val="none" w:sz="0" w:space="0" w:color="auto"/>
      </w:divBdr>
    </w:div>
    <w:div w:id="928007323">
      <w:marLeft w:val="640"/>
      <w:marRight w:val="0"/>
      <w:marTop w:val="0"/>
      <w:marBottom w:val="0"/>
      <w:divBdr>
        <w:top w:val="none" w:sz="0" w:space="0" w:color="auto"/>
        <w:left w:val="none" w:sz="0" w:space="0" w:color="auto"/>
        <w:bottom w:val="none" w:sz="0" w:space="0" w:color="auto"/>
        <w:right w:val="none" w:sz="0" w:space="0" w:color="auto"/>
      </w:divBdr>
    </w:div>
    <w:div w:id="928075372">
      <w:marLeft w:val="640"/>
      <w:marRight w:val="0"/>
      <w:marTop w:val="0"/>
      <w:marBottom w:val="0"/>
      <w:divBdr>
        <w:top w:val="none" w:sz="0" w:space="0" w:color="auto"/>
        <w:left w:val="none" w:sz="0" w:space="0" w:color="auto"/>
        <w:bottom w:val="none" w:sz="0" w:space="0" w:color="auto"/>
        <w:right w:val="none" w:sz="0" w:space="0" w:color="auto"/>
      </w:divBdr>
    </w:div>
    <w:div w:id="928081857">
      <w:marLeft w:val="640"/>
      <w:marRight w:val="0"/>
      <w:marTop w:val="0"/>
      <w:marBottom w:val="0"/>
      <w:divBdr>
        <w:top w:val="none" w:sz="0" w:space="0" w:color="auto"/>
        <w:left w:val="none" w:sz="0" w:space="0" w:color="auto"/>
        <w:bottom w:val="none" w:sz="0" w:space="0" w:color="auto"/>
        <w:right w:val="none" w:sz="0" w:space="0" w:color="auto"/>
      </w:divBdr>
    </w:div>
    <w:div w:id="928121095">
      <w:marLeft w:val="640"/>
      <w:marRight w:val="0"/>
      <w:marTop w:val="0"/>
      <w:marBottom w:val="0"/>
      <w:divBdr>
        <w:top w:val="none" w:sz="0" w:space="0" w:color="auto"/>
        <w:left w:val="none" w:sz="0" w:space="0" w:color="auto"/>
        <w:bottom w:val="none" w:sz="0" w:space="0" w:color="auto"/>
        <w:right w:val="none" w:sz="0" w:space="0" w:color="auto"/>
      </w:divBdr>
    </w:div>
    <w:div w:id="928149859">
      <w:marLeft w:val="640"/>
      <w:marRight w:val="0"/>
      <w:marTop w:val="0"/>
      <w:marBottom w:val="0"/>
      <w:divBdr>
        <w:top w:val="none" w:sz="0" w:space="0" w:color="auto"/>
        <w:left w:val="none" w:sz="0" w:space="0" w:color="auto"/>
        <w:bottom w:val="none" w:sz="0" w:space="0" w:color="auto"/>
        <w:right w:val="none" w:sz="0" w:space="0" w:color="auto"/>
      </w:divBdr>
    </w:div>
    <w:div w:id="928197123">
      <w:marLeft w:val="640"/>
      <w:marRight w:val="0"/>
      <w:marTop w:val="0"/>
      <w:marBottom w:val="0"/>
      <w:divBdr>
        <w:top w:val="none" w:sz="0" w:space="0" w:color="auto"/>
        <w:left w:val="none" w:sz="0" w:space="0" w:color="auto"/>
        <w:bottom w:val="none" w:sz="0" w:space="0" w:color="auto"/>
        <w:right w:val="none" w:sz="0" w:space="0" w:color="auto"/>
      </w:divBdr>
    </w:div>
    <w:div w:id="928268853">
      <w:marLeft w:val="640"/>
      <w:marRight w:val="0"/>
      <w:marTop w:val="0"/>
      <w:marBottom w:val="0"/>
      <w:divBdr>
        <w:top w:val="none" w:sz="0" w:space="0" w:color="auto"/>
        <w:left w:val="none" w:sz="0" w:space="0" w:color="auto"/>
        <w:bottom w:val="none" w:sz="0" w:space="0" w:color="auto"/>
        <w:right w:val="none" w:sz="0" w:space="0" w:color="auto"/>
      </w:divBdr>
    </w:div>
    <w:div w:id="928274111">
      <w:marLeft w:val="640"/>
      <w:marRight w:val="0"/>
      <w:marTop w:val="0"/>
      <w:marBottom w:val="0"/>
      <w:divBdr>
        <w:top w:val="none" w:sz="0" w:space="0" w:color="auto"/>
        <w:left w:val="none" w:sz="0" w:space="0" w:color="auto"/>
        <w:bottom w:val="none" w:sz="0" w:space="0" w:color="auto"/>
        <w:right w:val="none" w:sz="0" w:space="0" w:color="auto"/>
      </w:divBdr>
    </w:div>
    <w:div w:id="928386270">
      <w:marLeft w:val="640"/>
      <w:marRight w:val="0"/>
      <w:marTop w:val="0"/>
      <w:marBottom w:val="0"/>
      <w:divBdr>
        <w:top w:val="none" w:sz="0" w:space="0" w:color="auto"/>
        <w:left w:val="none" w:sz="0" w:space="0" w:color="auto"/>
        <w:bottom w:val="none" w:sz="0" w:space="0" w:color="auto"/>
        <w:right w:val="none" w:sz="0" w:space="0" w:color="auto"/>
      </w:divBdr>
    </w:div>
    <w:div w:id="928394978">
      <w:marLeft w:val="640"/>
      <w:marRight w:val="0"/>
      <w:marTop w:val="0"/>
      <w:marBottom w:val="0"/>
      <w:divBdr>
        <w:top w:val="none" w:sz="0" w:space="0" w:color="auto"/>
        <w:left w:val="none" w:sz="0" w:space="0" w:color="auto"/>
        <w:bottom w:val="none" w:sz="0" w:space="0" w:color="auto"/>
        <w:right w:val="none" w:sz="0" w:space="0" w:color="auto"/>
      </w:divBdr>
    </w:div>
    <w:div w:id="928466278">
      <w:marLeft w:val="640"/>
      <w:marRight w:val="0"/>
      <w:marTop w:val="0"/>
      <w:marBottom w:val="0"/>
      <w:divBdr>
        <w:top w:val="none" w:sz="0" w:space="0" w:color="auto"/>
        <w:left w:val="none" w:sz="0" w:space="0" w:color="auto"/>
        <w:bottom w:val="none" w:sz="0" w:space="0" w:color="auto"/>
        <w:right w:val="none" w:sz="0" w:space="0" w:color="auto"/>
      </w:divBdr>
    </w:div>
    <w:div w:id="928467939">
      <w:marLeft w:val="640"/>
      <w:marRight w:val="0"/>
      <w:marTop w:val="0"/>
      <w:marBottom w:val="0"/>
      <w:divBdr>
        <w:top w:val="none" w:sz="0" w:space="0" w:color="auto"/>
        <w:left w:val="none" w:sz="0" w:space="0" w:color="auto"/>
        <w:bottom w:val="none" w:sz="0" w:space="0" w:color="auto"/>
        <w:right w:val="none" w:sz="0" w:space="0" w:color="auto"/>
      </w:divBdr>
    </w:div>
    <w:div w:id="928468955">
      <w:marLeft w:val="640"/>
      <w:marRight w:val="0"/>
      <w:marTop w:val="0"/>
      <w:marBottom w:val="0"/>
      <w:divBdr>
        <w:top w:val="none" w:sz="0" w:space="0" w:color="auto"/>
        <w:left w:val="none" w:sz="0" w:space="0" w:color="auto"/>
        <w:bottom w:val="none" w:sz="0" w:space="0" w:color="auto"/>
        <w:right w:val="none" w:sz="0" w:space="0" w:color="auto"/>
      </w:divBdr>
    </w:div>
    <w:div w:id="928540584">
      <w:marLeft w:val="640"/>
      <w:marRight w:val="0"/>
      <w:marTop w:val="0"/>
      <w:marBottom w:val="0"/>
      <w:divBdr>
        <w:top w:val="none" w:sz="0" w:space="0" w:color="auto"/>
        <w:left w:val="none" w:sz="0" w:space="0" w:color="auto"/>
        <w:bottom w:val="none" w:sz="0" w:space="0" w:color="auto"/>
        <w:right w:val="none" w:sz="0" w:space="0" w:color="auto"/>
      </w:divBdr>
    </w:div>
    <w:div w:id="928656335">
      <w:marLeft w:val="640"/>
      <w:marRight w:val="0"/>
      <w:marTop w:val="0"/>
      <w:marBottom w:val="0"/>
      <w:divBdr>
        <w:top w:val="none" w:sz="0" w:space="0" w:color="auto"/>
        <w:left w:val="none" w:sz="0" w:space="0" w:color="auto"/>
        <w:bottom w:val="none" w:sz="0" w:space="0" w:color="auto"/>
        <w:right w:val="none" w:sz="0" w:space="0" w:color="auto"/>
      </w:divBdr>
    </w:div>
    <w:div w:id="928659993">
      <w:marLeft w:val="640"/>
      <w:marRight w:val="0"/>
      <w:marTop w:val="0"/>
      <w:marBottom w:val="0"/>
      <w:divBdr>
        <w:top w:val="none" w:sz="0" w:space="0" w:color="auto"/>
        <w:left w:val="none" w:sz="0" w:space="0" w:color="auto"/>
        <w:bottom w:val="none" w:sz="0" w:space="0" w:color="auto"/>
        <w:right w:val="none" w:sz="0" w:space="0" w:color="auto"/>
      </w:divBdr>
    </w:div>
    <w:div w:id="928733908">
      <w:marLeft w:val="640"/>
      <w:marRight w:val="0"/>
      <w:marTop w:val="0"/>
      <w:marBottom w:val="0"/>
      <w:divBdr>
        <w:top w:val="none" w:sz="0" w:space="0" w:color="auto"/>
        <w:left w:val="none" w:sz="0" w:space="0" w:color="auto"/>
        <w:bottom w:val="none" w:sz="0" w:space="0" w:color="auto"/>
        <w:right w:val="none" w:sz="0" w:space="0" w:color="auto"/>
      </w:divBdr>
    </w:div>
    <w:div w:id="928736294">
      <w:marLeft w:val="640"/>
      <w:marRight w:val="0"/>
      <w:marTop w:val="0"/>
      <w:marBottom w:val="0"/>
      <w:divBdr>
        <w:top w:val="none" w:sz="0" w:space="0" w:color="auto"/>
        <w:left w:val="none" w:sz="0" w:space="0" w:color="auto"/>
        <w:bottom w:val="none" w:sz="0" w:space="0" w:color="auto"/>
        <w:right w:val="none" w:sz="0" w:space="0" w:color="auto"/>
      </w:divBdr>
    </w:div>
    <w:div w:id="928739065">
      <w:marLeft w:val="640"/>
      <w:marRight w:val="0"/>
      <w:marTop w:val="0"/>
      <w:marBottom w:val="0"/>
      <w:divBdr>
        <w:top w:val="none" w:sz="0" w:space="0" w:color="auto"/>
        <w:left w:val="none" w:sz="0" w:space="0" w:color="auto"/>
        <w:bottom w:val="none" w:sz="0" w:space="0" w:color="auto"/>
        <w:right w:val="none" w:sz="0" w:space="0" w:color="auto"/>
      </w:divBdr>
    </w:div>
    <w:div w:id="928805198">
      <w:marLeft w:val="640"/>
      <w:marRight w:val="0"/>
      <w:marTop w:val="0"/>
      <w:marBottom w:val="0"/>
      <w:divBdr>
        <w:top w:val="none" w:sz="0" w:space="0" w:color="auto"/>
        <w:left w:val="none" w:sz="0" w:space="0" w:color="auto"/>
        <w:bottom w:val="none" w:sz="0" w:space="0" w:color="auto"/>
        <w:right w:val="none" w:sz="0" w:space="0" w:color="auto"/>
      </w:divBdr>
    </w:div>
    <w:div w:id="928927454">
      <w:marLeft w:val="640"/>
      <w:marRight w:val="0"/>
      <w:marTop w:val="0"/>
      <w:marBottom w:val="0"/>
      <w:divBdr>
        <w:top w:val="none" w:sz="0" w:space="0" w:color="auto"/>
        <w:left w:val="none" w:sz="0" w:space="0" w:color="auto"/>
        <w:bottom w:val="none" w:sz="0" w:space="0" w:color="auto"/>
        <w:right w:val="none" w:sz="0" w:space="0" w:color="auto"/>
      </w:divBdr>
    </w:div>
    <w:div w:id="928927614">
      <w:marLeft w:val="640"/>
      <w:marRight w:val="0"/>
      <w:marTop w:val="0"/>
      <w:marBottom w:val="0"/>
      <w:divBdr>
        <w:top w:val="none" w:sz="0" w:space="0" w:color="auto"/>
        <w:left w:val="none" w:sz="0" w:space="0" w:color="auto"/>
        <w:bottom w:val="none" w:sz="0" w:space="0" w:color="auto"/>
        <w:right w:val="none" w:sz="0" w:space="0" w:color="auto"/>
      </w:divBdr>
    </w:div>
    <w:div w:id="929041475">
      <w:marLeft w:val="640"/>
      <w:marRight w:val="0"/>
      <w:marTop w:val="0"/>
      <w:marBottom w:val="0"/>
      <w:divBdr>
        <w:top w:val="none" w:sz="0" w:space="0" w:color="auto"/>
        <w:left w:val="none" w:sz="0" w:space="0" w:color="auto"/>
        <w:bottom w:val="none" w:sz="0" w:space="0" w:color="auto"/>
        <w:right w:val="none" w:sz="0" w:space="0" w:color="auto"/>
      </w:divBdr>
    </w:div>
    <w:div w:id="929042371">
      <w:marLeft w:val="640"/>
      <w:marRight w:val="0"/>
      <w:marTop w:val="0"/>
      <w:marBottom w:val="0"/>
      <w:divBdr>
        <w:top w:val="none" w:sz="0" w:space="0" w:color="auto"/>
        <w:left w:val="none" w:sz="0" w:space="0" w:color="auto"/>
        <w:bottom w:val="none" w:sz="0" w:space="0" w:color="auto"/>
        <w:right w:val="none" w:sz="0" w:space="0" w:color="auto"/>
      </w:divBdr>
    </w:div>
    <w:div w:id="929042992">
      <w:marLeft w:val="640"/>
      <w:marRight w:val="0"/>
      <w:marTop w:val="0"/>
      <w:marBottom w:val="0"/>
      <w:divBdr>
        <w:top w:val="none" w:sz="0" w:space="0" w:color="auto"/>
        <w:left w:val="none" w:sz="0" w:space="0" w:color="auto"/>
        <w:bottom w:val="none" w:sz="0" w:space="0" w:color="auto"/>
        <w:right w:val="none" w:sz="0" w:space="0" w:color="auto"/>
      </w:divBdr>
    </w:div>
    <w:div w:id="929044762">
      <w:marLeft w:val="640"/>
      <w:marRight w:val="0"/>
      <w:marTop w:val="0"/>
      <w:marBottom w:val="0"/>
      <w:divBdr>
        <w:top w:val="none" w:sz="0" w:space="0" w:color="auto"/>
        <w:left w:val="none" w:sz="0" w:space="0" w:color="auto"/>
        <w:bottom w:val="none" w:sz="0" w:space="0" w:color="auto"/>
        <w:right w:val="none" w:sz="0" w:space="0" w:color="auto"/>
      </w:divBdr>
    </w:div>
    <w:div w:id="929510085">
      <w:marLeft w:val="640"/>
      <w:marRight w:val="0"/>
      <w:marTop w:val="0"/>
      <w:marBottom w:val="0"/>
      <w:divBdr>
        <w:top w:val="none" w:sz="0" w:space="0" w:color="auto"/>
        <w:left w:val="none" w:sz="0" w:space="0" w:color="auto"/>
        <w:bottom w:val="none" w:sz="0" w:space="0" w:color="auto"/>
        <w:right w:val="none" w:sz="0" w:space="0" w:color="auto"/>
      </w:divBdr>
    </w:div>
    <w:div w:id="929582707">
      <w:marLeft w:val="640"/>
      <w:marRight w:val="0"/>
      <w:marTop w:val="0"/>
      <w:marBottom w:val="0"/>
      <w:divBdr>
        <w:top w:val="none" w:sz="0" w:space="0" w:color="auto"/>
        <w:left w:val="none" w:sz="0" w:space="0" w:color="auto"/>
        <w:bottom w:val="none" w:sz="0" w:space="0" w:color="auto"/>
        <w:right w:val="none" w:sz="0" w:space="0" w:color="auto"/>
      </w:divBdr>
    </w:div>
    <w:div w:id="929773018">
      <w:marLeft w:val="640"/>
      <w:marRight w:val="0"/>
      <w:marTop w:val="0"/>
      <w:marBottom w:val="0"/>
      <w:divBdr>
        <w:top w:val="none" w:sz="0" w:space="0" w:color="auto"/>
        <w:left w:val="none" w:sz="0" w:space="0" w:color="auto"/>
        <w:bottom w:val="none" w:sz="0" w:space="0" w:color="auto"/>
        <w:right w:val="none" w:sz="0" w:space="0" w:color="auto"/>
      </w:divBdr>
    </w:div>
    <w:div w:id="929773468">
      <w:marLeft w:val="640"/>
      <w:marRight w:val="0"/>
      <w:marTop w:val="0"/>
      <w:marBottom w:val="0"/>
      <w:divBdr>
        <w:top w:val="none" w:sz="0" w:space="0" w:color="auto"/>
        <w:left w:val="none" w:sz="0" w:space="0" w:color="auto"/>
        <w:bottom w:val="none" w:sz="0" w:space="0" w:color="auto"/>
        <w:right w:val="none" w:sz="0" w:space="0" w:color="auto"/>
      </w:divBdr>
    </w:div>
    <w:div w:id="929847381">
      <w:marLeft w:val="640"/>
      <w:marRight w:val="0"/>
      <w:marTop w:val="0"/>
      <w:marBottom w:val="0"/>
      <w:divBdr>
        <w:top w:val="none" w:sz="0" w:space="0" w:color="auto"/>
        <w:left w:val="none" w:sz="0" w:space="0" w:color="auto"/>
        <w:bottom w:val="none" w:sz="0" w:space="0" w:color="auto"/>
        <w:right w:val="none" w:sz="0" w:space="0" w:color="auto"/>
      </w:divBdr>
    </w:div>
    <w:div w:id="929847783">
      <w:marLeft w:val="640"/>
      <w:marRight w:val="0"/>
      <w:marTop w:val="0"/>
      <w:marBottom w:val="0"/>
      <w:divBdr>
        <w:top w:val="none" w:sz="0" w:space="0" w:color="auto"/>
        <w:left w:val="none" w:sz="0" w:space="0" w:color="auto"/>
        <w:bottom w:val="none" w:sz="0" w:space="0" w:color="auto"/>
        <w:right w:val="none" w:sz="0" w:space="0" w:color="auto"/>
      </w:divBdr>
    </w:div>
    <w:div w:id="930042779">
      <w:marLeft w:val="640"/>
      <w:marRight w:val="0"/>
      <w:marTop w:val="0"/>
      <w:marBottom w:val="0"/>
      <w:divBdr>
        <w:top w:val="none" w:sz="0" w:space="0" w:color="auto"/>
        <w:left w:val="none" w:sz="0" w:space="0" w:color="auto"/>
        <w:bottom w:val="none" w:sz="0" w:space="0" w:color="auto"/>
        <w:right w:val="none" w:sz="0" w:space="0" w:color="auto"/>
      </w:divBdr>
    </w:div>
    <w:div w:id="930049763">
      <w:marLeft w:val="640"/>
      <w:marRight w:val="0"/>
      <w:marTop w:val="0"/>
      <w:marBottom w:val="0"/>
      <w:divBdr>
        <w:top w:val="none" w:sz="0" w:space="0" w:color="auto"/>
        <w:left w:val="none" w:sz="0" w:space="0" w:color="auto"/>
        <w:bottom w:val="none" w:sz="0" w:space="0" w:color="auto"/>
        <w:right w:val="none" w:sz="0" w:space="0" w:color="auto"/>
      </w:divBdr>
    </w:div>
    <w:div w:id="930089192">
      <w:marLeft w:val="640"/>
      <w:marRight w:val="0"/>
      <w:marTop w:val="0"/>
      <w:marBottom w:val="0"/>
      <w:divBdr>
        <w:top w:val="none" w:sz="0" w:space="0" w:color="auto"/>
        <w:left w:val="none" w:sz="0" w:space="0" w:color="auto"/>
        <w:bottom w:val="none" w:sz="0" w:space="0" w:color="auto"/>
        <w:right w:val="none" w:sz="0" w:space="0" w:color="auto"/>
      </w:divBdr>
    </w:div>
    <w:div w:id="930163413">
      <w:marLeft w:val="640"/>
      <w:marRight w:val="0"/>
      <w:marTop w:val="0"/>
      <w:marBottom w:val="0"/>
      <w:divBdr>
        <w:top w:val="none" w:sz="0" w:space="0" w:color="auto"/>
        <w:left w:val="none" w:sz="0" w:space="0" w:color="auto"/>
        <w:bottom w:val="none" w:sz="0" w:space="0" w:color="auto"/>
        <w:right w:val="none" w:sz="0" w:space="0" w:color="auto"/>
      </w:divBdr>
    </w:div>
    <w:div w:id="930165055">
      <w:marLeft w:val="640"/>
      <w:marRight w:val="0"/>
      <w:marTop w:val="0"/>
      <w:marBottom w:val="0"/>
      <w:divBdr>
        <w:top w:val="none" w:sz="0" w:space="0" w:color="auto"/>
        <w:left w:val="none" w:sz="0" w:space="0" w:color="auto"/>
        <w:bottom w:val="none" w:sz="0" w:space="0" w:color="auto"/>
        <w:right w:val="none" w:sz="0" w:space="0" w:color="auto"/>
      </w:divBdr>
    </w:div>
    <w:div w:id="930351661">
      <w:marLeft w:val="640"/>
      <w:marRight w:val="0"/>
      <w:marTop w:val="0"/>
      <w:marBottom w:val="0"/>
      <w:divBdr>
        <w:top w:val="none" w:sz="0" w:space="0" w:color="auto"/>
        <w:left w:val="none" w:sz="0" w:space="0" w:color="auto"/>
        <w:bottom w:val="none" w:sz="0" w:space="0" w:color="auto"/>
        <w:right w:val="none" w:sz="0" w:space="0" w:color="auto"/>
      </w:divBdr>
    </w:div>
    <w:div w:id="930353292">
      <w:marLeft w:val="640"/>
      <w:marRight w:val="0"/>
      <w:marTop w:val="0"/>
      <w:marBottom w:val="0"/>
      <w:divBdr>
        <w:top w:val="none" w:sz="0" w:space="0" w:color="auto"/>
        <w:left w:val="none" w:sz="0" w:space="0" w:color="auto"/>
        <w:bottom w:val="none" w:sz="0" w:space="0" w:color="auto"/>
        <w:right w:val="none" w:sz="0" w:space="0" w:color="auto"/>
      </w:divBdr>
    </w:div>
    <w:div w:id="930426928">
      <w:marLeft w:val="640"/>
      <w:marRight w:val="0"/>
      <w:marTop w:val="0"/>
      <w:marBottom w:val="0"/>
      <w:divBdr>
        <w:top w:val="none" w:sz="0" w:space="0" w:color="auto"/>
        <w:left w:val="none" w:sz="0" w:space="0" w:color="auto"/>
        <w:bottom w:val="none" w:sz="0" w:space="0" w:color="auto"/>
        <w:right w:val="none" w:sz="0" w:space="0" w:color="auto"/>
      </w:divBdr>
    </w:div>
    <w:div w:id="930502564">
      <w:marLeft w:val="640"/>
      <w:marRight w:val="0"/>
      <w:marTop w:val="0"/>
      <w:marBottom w:val="0"/>
      <w:divBdr>
        <w:top w:val="none" w:sz="0" w:space="0" w:color="auto"/>
        <w:left w:val="none" w:sz="0" w:space="0" w:color="auto"/>
        <w:bottom w:val="none" w:sz="0" w:space="0" w:color="auto"/>
        <w:right w:val="none" w:sz="0" w:space="0" w:color="auto"/>
      </w:divBdr>
    </w:div>
    <w:div w:id="930506069">
      <w:marLeft w:val="640"/>
      <w:marRight w:val="0"/>
      <w:marTop w:val="0"/>
      <w:marBottom w:val="0"/>
      <w:divBdr>
        <w:top w:val="none" w:sz="0" w:space="0" w:color="auto"/>
        <w:left w:val="none" w:sz="0" w:space="0" w:color="auto"/>
        <w:bottom w:val="none" w:sz="0" w:space="0" w:color="auto"/>
        <w:right w:val="none" w:sz="0" w:space="0" w:color="auto"/>
      </w:divBdr>
    </w:div>
    <w:div w:id="930547654">
      <w:marLeft w:val="640"/>
      <w:marRight w:val="0"/>
      <w:marTop w:val="0"/>
      <w:marBottom w:val="0"/>
      <w:divBdr>
        <w:top w:val="none" w:sz="0" w:space="0" w:color="auto"/>
        <w:left w:val="none" w:sz="0" w:space="0" w:color="auto"/>
        <w:bottom w:val="none" w:sz="0" w:space="0" w:color="auto"/>
        <w:right w:val="none" w:sz="0" w:space="0" w:color="auto"/>
      </w:divBdr>
    </w:div>
    <w:div w:id="930553148">
      <w:marLeft w:val="640"/>
      <w:marRight w:val="0"/>
      <w:marTop w:val="0"/>
      <w:marBottom w:val="0"/>
      <w:divBdr>
        <w:top w:val="none" w:sz="0" w:space="0" w:color="auto"/>
        <w:left w:val="none" w:sz="0" w:space="0" w:color="auto"/>
        <w:bottom w:val="none" w:sz="0" w:space="0" w:color="auto"/>
        <w:right w:val="none" w:sz="0" w:space="0" w:color="auto"/>
      </w:divBdr>
    </w:div>
    <w:div w:id="930695548">
      <w:marLeft w:val="640"/>
      <w:marRight w:val="0"/>
      <w:marTop w:val="0"/>
      <w:marBottom w:val="0"/>
      <w:divBdr>
        <w:top w:val="none" w:sz="0" w:space="0" w:color="auto"/>
        <w:left w:val="none" w:sz="0" w:space="0" w:color="auto"/>
        <w:bottom w:val="none" w:sz="0" w:space="0" w:color="auto"/>
        <w:right w:val="none" w:sz="0" w:space="0" w:color="auto"/>
      </w:divBdr>
    </w:div>
    <w:div w:id="930771350">
      <w:marLeft w:val="640"/>
      <w:marRight w:val="0"/>
      <w:marTop w:val="0"/>
      <w:marBottom w:val="0"/>
      <w:divBdr>
        <w:top w:val="none" w:sz="0" w:space="0" w:color="auto"/>
        <w:left w:val="none" w:sz="0" w:space="0" w:color="auto"/>
        <w:bottom w:val="none" w:sz="0" w:space="0" w:color="auto"/>
        <w:right w:val="none" w:sz="0" w:space="0" w:color="auto"/>
      </w:divBdr>
    </w:div>
    <w:div w:id="930773022">
      <w:bodyDiv w:val="1"/>
      <w:marLeft w:val="0"/>
      <w:marRight w:val="0"/>
      <w:marTop w:val="0"/>
      <w:marBottom w:val="0"/>
      <w:divBdr>
        <w:top w:val="none" w:sz="0" w:space="0" w:color="auto"/>
        <w:left w:val="none" w:sz="0" w:space="0" w:color="auto"/>
        <w:bottom w:val="none" w:sz="0" w:space="0" w:color="auto"/>
        <w:right w:val="none" w:sz="0" w:space="0" w:color="auto"/>
      </w:divBdr>
    </w:div>
    <w:div w:id="930813426">
      <w:marLeft w:val="640"/>
      <w:marRight w:val="0"/>
      <w:marTop w:val="0"/>
      <w:marBottom w:val="0"/>
      <w:divBdr>
        <w:top w:val="none" w:sz="0" w:space="0" w:color="auto"/>
        <w:left w:val="none" w:sz="0" w:space="0" w:color="auto"/>
        <w:bottom w:val="none" w:sz="0" w:space="0" w:color="auto"/>
        <w:right w:val="none" w:sz="0" w:space="0" w:color="auto"/>
      </w:divBdr>
    </w:div>
    <w:div w:id="930898340">
      <w:marLeft w:val="640"/>
      <w:marRight w:val="0"/>
      <w:marTop w:val="0"/>
      <w:marBottom w:val="0"/>
      <w:divBdr>
        <w:top w:val="none" w:sz="0" w:space="0" w:color="auto"/>
        <w:left w:val="none" w:sz="0" w:space="0" w:color="auto"/>
        <w:bottom w:val="none" w:sz="0" w:space="0" w:color="auto"/>
        <w:right w:val="none" w:sz="0" w:space="0" w:color="auto"/>
      </w:divBdr>
    </w:div>
    <w:div w:id="930939860">
      <w:marLeft w:val="640"/>
      <w:marRight w:val="0"/>
      <w:marTop w:val="0"/>
      <w:marBottom w:val="0"/>
      <w:divBdr>
        <w:top w:val="none" w:sz="0" w:space="0" w:color="auto"/>
        <w:left w:val="none" w:sz="0" w:space="0" w:color="auto"/>
        <w:bottom w:val="none" w:sz="0" w:space="0" w:color="auto"/>
        <w:right w:val="none" w:sz="0" w:space="0" w:color="auto"/>
      </w:divBdr>
    </w:div>
    <w:div w:id="931082670">
      <w:marLeft w:val="640"/>
      <w:marRight w:val="0"/>
      <w:marTop w:val="0"/>
      <w:marBottom w:val="0"/>
      <w:divBdr>
        <w:top w:val="none" w:sz="0" w:space="0" w:color="auto"/>
        <w:left w:val="none" w:sz="0" w:space="0" w:color="auto"/>
        <w:bottom w:val="none" w:sz="0" w:space="0" w:color="auto"/>
        <w:right w:val="none" w:sz="0" w:space="0" w:color="auto"/>
      </w:divBdr>
    </w:div>
    <w:div w:id="931157375">
      <w:marLeft w:val="640"/>
      <w:marRight w:val="0"/>
      <w:marTop w:val="0"/>
      <w:marBottom w:val="0"/>
      <w:divBdr>
        <w:top w:val="none" w:sz="0" w:space="0" w:color="auto"/>
        <w:left w:val="none" w:sz="0" w:space="0" w:color="auto"/>
        <w:bottom w:val="none" w:sz="0" w:space="0" w:color="auto"/>
        <w:right w:val="none" w:sz="0" w:space="0" w:color="auto"/>
      </w:divBdr>
    </w:div>
    <w:div w:id="931201362">
      <w:marLeft w:val="640"/>
      <w:marRight w:val="0"/>
      <w:marTop w:val="0"/>
      <w:marBottom w:val="0"/>
      <w:divBdr>
        <w:top w:val="none" w:sz="0" w:space="0" w:color="auto"/>
        <w:left w:val="none" w:sz="0" w:space="0" w:color="auto"/>
        <w:bottom w:val="none" w:sz="0" w:space="0" w:color="auto"/>
        <w:right w:val="none" w:sz="0" w:space="0" w:color="auto"/>
      </w:divBdr>
    </w:div>
    <w:div w:id="931281354">
      <w:marLeft w:val="640"/>
      <w:marRight w:val="0"/>
      <w:marTop w:val="0"/>
      <w:marBottom w:val="0"/>
      <w:divBdr>
        <w:top w:val="none" w:sz="0" w:space="0" w:color="auto"/>
        <w:left w:val="none" w:sz="0" w:space="0" w:color="auto"/>
        <w:bottom w:val="none" w:sz="0" w:space="0" w:color="auto"/>
        <w:right w:val="none" w:sz="0" w:space="0" w:color="auto"/>
      </w:divBdr>
    </w:div>
    <w:div w:id="931284182">
      <w:marLeft w:val="640"/>
      <w:marRight w:val="0"/>
      <w:marTop w:val="0"/>
      <w:marBottom w:val="0"/>
      <w:divBdr>
        <w:top w:val="none" w:sz="0" w:space="0" w:color="auto"/>
        <w:left w:val="none" w:sz="0" w:space="0" w:color="auto"/>
        <w:bottom w:val="none" w:sz="0" w:space="0" w:color="auto"/>
        <w:right w:val="none" w:sz="0" w:space="0" w:color="auto"/>
      </w:divBdr>
    </w:div>
    <w:div w:id="931352403">
      <w:marLeft w:val="640"/>
      <w:marRight w:val="0"/>
      <w:marTop w:val="0"/>
      <w:marBottom w:val="0"/>
      <w:divBdr>
        <w:top w:val="none" w:sz="0" w:space="0" w:color="auto"/>
        <w:left w:val="none" w:sz="0" w:space="0" w:color="auto"/>
        <w:bottom w:val="none" w:sz="0" w:space="0" w:color="auto"/>
        <w:right w:val="none" w:sz="0" w:space="0" w:color="auto"/>
      </w:divBdr>
    </w:div>
    <w:div w:id="931470701">
      <w:marLeft w:val="640"/>
      <w:marRight w:val="0"/>
      <w:marTop w:val="0"/>
      <w:marBottom w:val="0"/>
      <w:divBdr>
        <w:top w:val="none" w:sz="0" w:space="0" w:color="auto"/>
        <w:left w:val="none" w:sz="0" w:space="0" w:color="auto"/>
        <w:bottom w:val="none" w:sz="0" w:space="0" w:color="auto"/>
        <w:right w:val="none" w:sz="0" w:space="0" w:color="auto"/>
      </w:divBdr>
    </w:div>
    <w:div w:id="931475120">
      <w:marLeft w:val="640"/>
      <w:marRight w:val="0"/>
      <w:marTop w:val="0"/>
      <w:marBottom w:val="0"/>
      <w:divBdr>
        <w:top w:val="none" w:sz="0" w:space="0" w:color="auto"/>
        <w:left w:val="none" w:sz="0" w:space="0" w:color="auto"/>
        <w:bottom w:val="none" w:sz="0" w:space="0" w:color="auto"/>
        <w:right w:val="none" w:sz="0" w:space="0" w:color="auto"/>
      </w:divBdr>
    </w:div>
    <w:div w:id="931478178">
      <w:marLeft w:val="640"/>
      <w:marRight w:val="0"/>
      <w:marTop w:val="0"/>
      <w:marBottom w:val="0"/>
      <w:divBdr>
        <w:top w:val="none" w:sz="0" w:space="0" w:color="auto"/>
        <w:left w:val="none" w:sz="0" w:space="0" w:color="auto"/>
        <w:bottom w:val="none" w:sz="0" w:space="0" w:color="auto"/>
        <w:right w:val="none" w:sz="0" w:space="0" w:color="auto"/>
      </w:divBdr>
    </w:div>
    <w:div w:id="931553588">
      <w:marLeft w:val="640"/>
      <w:marRight w:val="0"/>
      <w:marTop w:val="0"/>
      <w:marBottom w:val="0"/>
      <w:divBdr>
        <w:top w:val="none" w:sz="0" w:space="0" w:color="auto"/>
        <w:left w:val="none" w:sz="0" w:space="0" w:color="auto"/>
        <w:bottom w:val="none" w:sz="0" w:space="0" w:color="auto"/>
        <w:right w:val="none" w:sz="0" w:space="0" w:color="auto"/>
      </w:divBdr>
    </w:div>
    <w:div w:id="931620798">
      <w:marLeft w:val="640"/>
      <w:marRight w:val="0"/>
      <w:marTop w:val="0"/>
      <w:marBottom w:val="0"/>
      <w:divBdr>
        <w:top w:val="none" w:sz="0" w:space="0" w:color="auto"/>
        <w:left w:val="none" w:sz="0" w:space="0" w:color="auto"/>
        <w:bottom w:val="none" w:sz="0" w:space="0" w:color="auto"/>
        <w:right w:val="none" w:sz="0" w:space="0" w:color="auto"/>
      </w:divBdr>
    </w:div>
    <w:div w:id="931624230">
      <w:marLeft w:val="640"/>
      <w:marRight w:val="0"/>
      <w:marTop w:val="0"/>
      <w:marBottom w:val="0"/>
      <w:divBdr>
        <w:top w:val="none" w:sz="0" w:space="0" w:color="auto"/>
        <w:left w:val="none" w:sz="0" w:space="0" w:color="auto"/>
        <w:bottom w:val="none" w:sz="0" w:space="0" w:color="auto"/>
        <w:right w:val="none" w:sz="0" w:space="0" w:color="auto"/>
      </w:divBdr>
    </w:div>
    <w:div w:id="931626502">
      <w:marLeft w:val="640"/>
      <w:marRight w:val="0"/>
      <w:marTop w:val="0"/>
      <w:marBottom w:val="0"/>
      <w:divBdr>
        <w:top w:val="none" w:sz="0" w:space="0" w:color="auto"/>
        <w:left w:val="none" w:sz="0" w:space="0" w:color="auto"/>
        <w:bottom w:val="none" w:sz="0" w:space="0" w:color="auto"/>
        <w:right w:val="none" w:sz="0" w:space="0" w:color="auto"/>
      </w:divBdr>
    </w:div>
    <w:div w:id="931738295">
      <w:marLeft w:val="640"/>
      <w:marRight w:val="0"/>
      <w:marTop w:val="0"/>
      <w:marBottom w:val="0"/>
      <w:divBdr>
        <w:top w:val="none" w:sz="0" w:space="0" w:color="auto"/>
        <w:left w:val="none" w:sz="0" w:space="0" w:color="auto"/>
        <w:bottom w:val="none" w:sz="0" w:space="0" w:color="auto"/>
        <w:right w:val="none" w:sz="0" w:space="0" w:color="auto"/>
      </w:divBdr>
    </w:div>
    <w:div w:id="931741114">
      <w:marLeft w:val="640"/>
      <w:marRight w:val="0"/>
      <w:marTop w:val="0"/>
      <w:marBottom w:val="0"/>
      <w:divBdr>
        <w:top w:val="none" w:sz="0" w:space="0" w:color="auto"/>
        <w:left w:val="none" w:sz="0" w:space="0" w:color="auto"/>
        <w:bottom w:val="none" w:sz="0" w:space="0" w:color="auto"/>
        <w:right w:val="none" w:sz="0" w:space="0" w:color="auto"/>
      </w:divBdr>
    </w:div>
    <w:div w:id="931742289">
      <w:marLeft w:val="640"/>
      <w:marRight w:val="0"/>
      <w:marTop w:val="0"/>
      <w:marBottom w:val="0"/>
      <w:divBdr>
        <w:top w:val="none" w:sz="0" w:space="0" w:color="auto"/>
        <w:left w:val="none" w:sz="0" w:space="0" w:color="auto"/>
        <w:bottom w:val="none" w:sz="0" w:space="0" w:color="auto"/>
        <w:right w:val="none" w:sz="0" w:space="0" w:color="auto"/>
      </w:divBdr>
    </w:div>
    <w:div w:id="931813706">
      <w:marLeft w:val="640"/>
      <w:marRight w:val="0"/>
      <w:marTop w:val="0"/>
      <w:marBottom w:val="0"/>
      <w:divBdr>
        <w:top w:val="none" w:sz="0" w:space="0" w:color="auto"/>
        <w:left w:val="none" w:sz="0" w:space="0" w:color="auto"/>
        <w:bottom w:val="none" w:sz="0" w:space="0" w:color="auto"/>
        <w:right w:val="none" w:sz="0" w:space="0" w:color="auto"/>
      </w:divBdr>
    </w:div>
    <w:div w:id="931819186">
      <w:marLeft w:val="640"/>
      <w:marRight w:val="0"/>
      <w:marTop w:val="0"/>
      <w:marBottom w:val="0"/>
      <w:divBdr>
        <w:top w:val="none" w:sz="0" w:space="0" w:color="auto"/>
        <w:left w:val="none" w:sz="0" w:space="0" w:color="auto"/>
        <w:bottom w:val="none" w:sz="0" w:space="0" w:color="auto"/>
        <w:right w:val="none" w:sz="0" w:space="0" w:color="auto"/>
      </w:divBdr>
    </w:div>
    <w:div w:id="931888176">
      <w:marLeft w:val="640"/>
      <w:marRight w:val="0"/>
      <w:marTop w:val="0"/>
      <w:marBottom w:val="0"/>
      <w:divBdr>
        <w:top w:val="none" w:sz="0" w:space="0" w:color="auto"/>
        <w:left w:val="none" w:sz="0" w:space="0" w:color="auto"/>
        <w:bottom w:val="none" w:sz="0" w:space="0" w:color="auto"/>
        <w:right w:val="none" w:sz="0" w:space="0" w:color="auto"/>
      </w:divBdr>
    </w:div>
    <w:div w:id="931930523">
      <w:marLeft w:val="640"/>
      <w:marRight w:val="0"/>
      <w:marTop w:val="0"/>
      <w:marBottom w:val="0"/>
      <w:divBdr>
        <w:top w:val="none" w:sz="0" w:space="0" w:color="auto"/>
        <w:left w:val="none" w:sz="0" w:space="0" w:color="auto"/>
        <w:bottom w:val="none" w:sz="0" w:space="0" w:color="auto"/>
        <w:right w:val="none" w:sz="0" w:space="0" w:color="auto"/>
      </w:divBdr>
    </w:div>
    <w:div w:id="932007414">
      <w:marLeft w:val="640"/>
      <w:marRight w:val="0"/>
      <w:marTop w:val="0"/>
      <w:marBottom w:val="0"/>
      <w:divBdr>
        <w:top w:val="none" w:sz="0" w:space="0" w:color="auto"/>
        <w:left w:val="none" w:sz="0" w:space="0" w:color="auto"/>
        <w:bottom w:val="none" w:sz="0" w:space="0" w:color="auto"/>
        <w:right w:val="none" w:sz="0" w:space="0" w:color="auto"/>
      </w:divBdr>
    </w:div>
    <w:div w:id="932057838">
      <w:marLeft w:val="640"/>
      <w:marRight w:val="0"/>
      <w:marTop w:val="0"/>
      <w:marBottom w:val="0"/>
      <w:divBdr>
        <w:top w:val="none" w:sz="0" w:space="0" w:color="auto"/>
        <w:left w:val="none" w:sz="0" w:space="0" w:color="auto"/>
        <w:bottom w:val="none" w:sz="0" w:space="0" w:color="auto"/>
        <w:right w:val="none" w:sz="0" w:space="0" w:color="auto"/>
      </w:divBdr>
    </w:div>
    <w:div w:id="932082080">
      <w:marLeft w:val="640"/>
      <w:marRight w:val="0"/>
      <w:marTop w:val="0"/>
      <w:marBottom w:val="0"/>
      <w:divBdr>
        <w:top w:val="none" w:sz="0" w:space="0" w:color="auto"/>
        <w:left w:val="none" w:sz="0" w:space="0" w:color="auto"/>
        <w:bottom w:val="none" w:sz="0" w:space="0" w:color="auto"/>
        <w:right w:val="none" w:sz="0" w:space="0" w:color="auto"/>
      </w:divBdr>
    </w:div>
    <w:div w:id="932085511">
      <w:marLeft w:val="640"/>
      <w:marRight w:val="0"/>
      <w:marTop w:val="0"/>
      <w:marBottom w:val="0"/>
      <w:divBdr>
        <w:top w:val="none" w:sz="0" w:space="0" w:color="auto"/>
        <w:left w:val="none" w:sz="0" w:space="0" w:color="auto"/>
        <w:bottom w:val="none" w:sz="0" w:space="0" w:color="auto"/>
        <w:right w:val="none" w:sz="0" w:space="0" w:color="auto"/>
      </w:divBdr>
    </w:div>
    <w:div w:id="932132533">
      <w:marLeft w:val="640"/>
      <w:marRight w:val="0"/>
      <w:marTop w:val="0"/>
      <w:marBottom w:val="0"/>
      <w:divBdr>
        <w:top w:val="none" w:sz="0" w:space="0" w:color="auto"/>
        <w:left w:val="none" w:sz="0" w:space="0" w:color="auto"/>
        <w:bottom w:val="none" w:sz="0" w:space="0" w:color="auto"/>
        <w:right w:val="none" w:sz="0" w:space="0" w:color="auto"/>
      </w:divBdr>
    </w:div>
    <w:div w:id="932203417">
      <w:marLeft w:val="640"/>
      <w:marRight w:val="0"/>
      <w:marTop w:val="0"/>
      <w:marBottom w:val="0"/>
      <w:divBdr>
        <w:top w:val="none" w:sz="0" w:space="0" w:color="auto"/>
        <w:left w:val="none" w:sz="0" w:space="0" w:color="auto"/>
        <w:bottom w:val="none" w:sz="0" w:space="0" w:color="auto"/>
        <w:right w:val="none" w:sz="0" w:space="0" w:color="auto"/>
      </w:divBdr>
    </w:div>
    <w:div w:id="932208022">
      <w:marLeft w:val="640"/>
      <w:marRight w:val="0"/>
      <w:marTop w:val="0"/>
      <w:marBottom w:val="0"/>
      <w:divBdr>
        <w:top w:val="none" w:sz="0" w:space="0" w:color="auto"/>
        <w:left w:val="none" w:sz="0" w:space="0" w:color="auto"/>
        <w:bottom w:val="none" w:sz="0" w:space="0" w:color="auto"/>
        <w:right w:val="none" w:sz="0" w:space="0" w:color="auto"/>
      </w:divBdr>
    </w:div>
    <w:div w:id="932250335">
      <w:marLeft w:val="480"/>
      <w:marRight w:val="0"/>
      <w:marTop w:val="0"/>
      <w:marBottom w:val="0"/>
      <w:divBdr>
        <w:top w:val="none" w:sz="0" w:space="0" w:color="auto"/>
        <w:left w:val="none" w:sz="0" w:space="0" w:color="auto"/>
        <w:bottom w:val="none" w:sz="0" w:space="0" w:color="auto"/>
        <w:right w:val="none" w:sz="0" w:space="0" w:color="auto"/>
      </w:divBdr>
    </w:div>
    <w:div w:id="932276372">
      <w:marLeft w:val="640"/>
      <w:marRight w:val="0"/>
      <w:marTop w:val="0"/>
      <w:marBottom w:val="0"/>
      <w:divBdr>
        <w:top w:val="none" w:sz="0" w:space="0" w:color="auto"/>
        <w:left w:val="none" w:sz="0" w:space="0" w:color="auto"/>
        <w:bottom w:val="none" w:sz="0" w:space="0" w:color="auto"/>
        <w:right w:val="none" w:sz="0" w:space="0" w:color="auto"/>
      </w:divBdr>
    </w:div>
    <w:div w:id="932279848">
      <w:marLeft w:val="640"/>
      <w:marRight w:val="0"/>
      <w:marTop w:val="0"/>
      <w:marBottom w:val="0"/>
      <w:divBdr>
        <w:top w:val="none" w:sz="0" w:space="0" w:color="auto"/>
        <w:left w:val="none" w:sz="0" w:space="0" w:color="auto"/>
        <w:bottom w:val="none" w:sz="0" w:space="0" w:color="auto"/>
        <w:right w:val="none" w:sz="0" w:space="0" w:color="auto"/>
      </w:divBdr>
    </w:div>
    <w:div w:id="932322199">
      <w:marLeft w:val="640"/>
      <w:marRight w:val="0"/>
      <w:marTop w:val="0"/>
      <w:marBottom w:val="0"/>
      <w:divBdr>
        <w:top w:val="none" w:sz="0" w:space="0" w:color="auto"/>
        <w:left w:val="none" w:sz="0" w:space="0" w:color="auto"/>
        <w:bottom w:val="none" w:sz="0" w:space="0" w:color="auto"/>
        <w:right w:val="none" w:sz="0" w:space="0" w:color="auto"/>
      </w:divBdr>
    </w:div>
    <w:div w:id="932395478">
      <w:marLeft w:val="640"/>
      <w:marRight w:val="0"/>
      <w:marTop w:val="0"/>
      <w:marBottom w:val="0"/>
      <w:divBdr>
        <w:top w:val="none" w:sz="0" w:space="0" w:color="auto"/>
        <w:left w:val="none" w:sz="0" w:space="0" w:color="auto"/>
        <w:bottom w:val="none" w:sz="0" w:space="0" w:color="auto"/>
        <w:right w:val="none" w:sz="0" w:space="0" w:color="auto"/>
      </w:divBdr>
    </w:div>
    <w:div w:id="932472649">
      <w:marLeft w:val="640"/>
      <w:marRight w:val="0"/>
      <w:marTop w:val="0"/>
      <w:marBottom w:val="0"/>
      <w:divBdr>
        <w:top w:val="none" w:sz="0" w:space="0" w:color="auto"/>
        <w:left w:val="none" w:sz="0" w:space="0" w:color="auto"/>
        <w:bottom w:val="none" w:sz="0" w:space="0" w:color="auto"/>
        <w:right w:val="none" w:sz="0" w:space="0" w:color="auto"/>
      </w:divBdr>
    </w:div>
    <w:div w:id="932517350">
      <w:marLeft w:val="640"/>
      <w:marRight w:val="0"/>
      <w:marTop w:val="0"/>
      <w:marBottom w:val="0"/>
      <w:divBdr>
        <w:top w:val="none" w:sz="0" w:space="0" w:color="auto"/>
        <w:left w:val="none" w:sz="0" w:space="0" w:color="auto"/>
        <w:bottom w:val="none" w:sz="0" w:space="0" w:color="auto"/>
        <w:right w:val="none" w:sz="0" w:space="0" w:color="auto"/>
      </w:divBdr>
    </w:div>
    <w:div w:id="932587786">
      <w:marLeft w:val="640"/>
      <w:marRight w:val="0"/>
      <w:marTop w:val="0"/>
      <w:marBottom w:val="0"/>
      <w:divBdr>
        <w:top w:val="none" w:sz="0" w:space="0" w:color="auto"/>
        <w:left w:val="none" w:sz="0" w:space="0" w:color="auto"/>
        <w:bottom w:val="none" w:sz="0" w:space="0" w:color="auto"/>
        <w:right w:val="none" w:sz="0" w:space="0" w:color="auto"/>
      </w:divBdr>
    </w:div>
    <w:div w:id="932669430">
      <w:marLeft w:val="640"/>
      <w:marRight w:val="0"/>
      <w:marTop w:val="0"/>
      <w:marBottom w:val="0"/>
      <w:divBdr>
        <w:top w:val="none" w:sz="0" w:space="0" w:color="auto"/>
        <w:left w:val="none" w:sz="0" w:space="0" w:color="auto"/>
        <w:bottom w:val="none" w:sz="0" w:space="0" w:color="auto"/>
        <w:right w:val="none" w:sz="0" w:space="0" w:color="auto"/>
      </w:divBdr>
    </w:div>
    <w:div w:id="932739116">
      <w:marLeft w:val="640"/>
      <w:marRight w:val="0"/>
      <w:marTop w:val="0"/>
      <w:marBottom w:val="0"/>
      <w:divBdr>
        <w:top w:val="none" w:sz="0" w:space="0" w:color="auto"/>
        <w:left w:val="none" w:sz="0" w:space="0" w:color="auto"/>
        <w:bottom w:val="none" w:sz="0" w:space="0" w:color="auto"/>
        <w:right w:val="none" w:sz="0" w:space="0" w:color="auto"/>
      </w:divBdr>
    </w:div>
    <w:div w:id="932786351">
      <w:marLeft w:val="640"/>
      <w:marRight w:val="0"/>
      <w:marTop w:val="0"/>
      <w:marBottom w:val="0"/>
      <w:divBdr>
        <w:top w:val="none" w:sz="0" w:space="0" w:color="auto"/>
        <w:left w:val="none" w:sz="0" w:space="0" w:color="auto"/>
        <w:bottom w:val="none" w:sz="0" w:space="0" w:color="auto"/>
        <w:right w:val="none" w:sz="0" w:space="0" w:color="auto"/>
      </w:divBdr>
    </w:div>
    <w:div w:id="932933258">
      <w:marLeft w:val="640"/>
      <w:marRight w:val="0"/>
      <w:marTop w:val="0"/>
      <w:marBottom w:val="0"/>
      <w:divBdr>
        <w:top w:val="none" w:sz="0" w:space="0" w:color="auto"/>
        <w:left w:val="none" w:sz="0" w:space="0" w:color="auto"/>
        <w:bottom w:val="none" w:sz="0" w:space="0" w:color="auto"/>
        <w:right w:val="none" w:sz="0" w:space="0" w:color="auto"/>
      </w:divBdr>
    </w:div>
    <w:div w:id="933048210">
      <w:marLeft w:val="640"/>
      <w:marRight w:val="0"/>
      <w:marTop w:val="0"/>
      <w:marBottom w:val="0"/>
      <w:divBdr>
        <w:top w:val="none" w:sz="0" w:space="0" w:color="auto"/>
        <w:left w:val="none" w:sz="0" w:space="0" w:color="auto"/>
        <w:bottom w:val="none" w:sz="0" w:space="0" w:color="auto"/>
        <w:right w:val="none" w:sz="0" w:space="0" w:color="auto"/>
      </w:divBdr>
    </w:div>
    <w:div w:id="933057547">
      <w:marLeft w:val="640"/>
      <w:marRight w:val="0"/>
      <w:marTop w:val="0"/>
      <w:marBottom w:val="0"/>
      <w:divBdr>
        <w:top w:val="none" w:sz="0" w:space="0" w:color="auto"/>
        <w:left w:val="none" w:sz="0" w:space="0" w:color="auto"/>
        <w:bottom w:val="none" w:sz="0" w:space="0" w:color="auto"/>
        <w:right w:val="none" w:sz="0" w:space="0" w:color="auto"/>
      </w:divBdr>
    </w:div>
    <w:div w:id="933129164">
      <w:marLeft w:val="640"/>
      <w:marRight w:val="0"/>
      <w:marTop w:val="0"/>
      <w:marBottom w:val="0"/>
      <w:divBdr>
        <w:top w:val="none" w:sz="0" w:space="0" w:color="auto"/>
        <w:left w:val="none" w:sz="0" w:space="0" w:color="auto"/>
        <w:bottom w:val="none" w:sz="0" w:space="0" w:color="auto"/>
        <w:right w:val="none" w:sz="0" w:space="0" w:color="auto"/>
      </w:divBdr>
    </w:div>
    <w:div w:id="933131016">
      <w:marLeft w:val="640"/>
      <w:marRight w:val="0"/>
      <w:marTop w:val="0"/>
      <w:marBottom w:val="0"/>
      <w:divBdr>
        <w:top w:val="none" w:sz="0" w:space="0" w:color="auto"/>
        <w:left w:val="none" w:sz="0" w:space="0" w:color="auto"/>
        <w:bottom w:val="none" w:sz="0" w:space="0" w:color="auto"/>
        <w:right w:val="none" w:sz="0" w:space="0" w:color="auto"/>
      </w:divBdr>
    </w:div>
    <w:div w:id="933171805">
      <w:marLeft w:val="640"/>
      <w:marRight w:val="0"/>
      <w:marTop w:val="0"/>
      <w:marBottom w:val="0"/>
      <w:divBdr>
        <w:top w:val="none" w:sz="0" w:space="0" w:color="auto"/>
        <w:left w:val="none" w:sz="0" w:space="0" w:color="auto"/>
        <w:bottom w:val="none" w:sz="0" w:space="0" w:color="auto"/>
        <w:right w:val="none" w:sz="0" w:space="0" w:color="auto"/>
      </w:divBdr>
    </w:div>
    <w:div w:id="933172438">
      <w:marLeft w:val="640"/>
      <w:marRight w:val="0"/>
      <w:marTop w:val="0"/>
      <w:marBottom w:val="0"/>
      <w:divBdr>
        <w:top w:val="none" w:sz="0" w:space="0" w:color="auto"/>
        <w:left w:val="none" w:sz="0" w:space="0" w:color="auto"/>
        <w:bottom w:val="none" w:sz="0" w:space="0" w:color="auto"/>
        <w:right w:val="none" w:sz="0" w:space="0" w:color="auto"/>
      </w:divBdr>
    </w:div>
    <w:div w:id="933247216">
      <w:marLeft w:val="640"/>
      <w:marRight w:val="0"/>
      <w:marTop w:val="0"/>
      <w:marBottom w:val="0"/>
      <w:divBdr>
        <w:top w:val="none" w:sz="0" w:space="0" w:color="auto"/>
        <w:left w:val="none" w:sz="0" w:space="0" w:color="auto"/>
        <w:bottom w:val="none" w:sz="0" w:space="0" w:color="auto"/>
        <w:right w:val="none" w:sz="0" w:space="0" w:color="auto"/>
      </w:divBdr>
    </w:div>
    <w:div w:id="933324307">
      <w:marLeft w:val="640"/>
      <w:marRight w:val="0"/>
      <w:marTop w:val="0"/>
      <w:marBottom w:val="0"/>
      <w:divBdr>
        <w:top w:val="none" w:sz="0" w:space="0" w:color="auto"/>
        <w:left w:val="none" w:sz="0" w:space="0" w:color="auto"/>
        <w:bottom w:val="none" w:sz="0" w:space="0" w:color="auto"/>
        <w:right w:val="none" w:sz="0" w:space="0" w:color="auto"/>
      </w:divBdr>
    </w:div>
    <w:div w:id="933364046">
      <w:marLeft w:val="640"/>
      <w:marRight w:val="0"/>
      <w:marTop w:val="0"/>
      <w:marBottom w:val="0"/>
      <w:divBdr>
        <w:top w:val="none" w:sz="0" w:space="0" w:color="auto"/>
        <w:left w:val="none" w:sz="0" w:space="0" w:color="auto"/>
        <w:bottom w:val="none" w:sz="0" w:space="0" w:color="auto"/>
        <w:right w:val="none" w:sz="0" w:space="0" w:color="auto"/>
      </w:divBdr>
    </w:div>
    <w:div w:id="933396286">
      <w:marLeft w:val="640"/>
      <w:marRight w:val="0"/>
      <w:marTop w:val="0"/>
      <w:marBottom w:val="0"/>
      <w:divBdr>
        <w:top w:val="none" w:sz="0" w:space="0" w:color="auto"/>
        <w:left w:val="none" w:sz="0" w:space="0" w:color="auto"/>
        <w:bottom w:val="none" w:sz="0" w:space="0" w:color="auto"/>
        <w:right w:val="none" w:sz="0" w:space="0" w:color="auto"/>
      </w:divBdr>
    </w:div>
    <w:div w:id="933436670">
      <w:marLeft w:val="640"/>
      <w:marRight w:val="0"/>
      <w:marTop w:val="0"/>
      <w:marBottom w:val="0"/>
      <w:divBdr>
        <w:top w:val="none" w:sz="0" w:space="0" w:color="auto"/>
        <w:left w:val="none" w:sz="0" w:space="0" w:color="auto"/>
        <w:bottom w:val="none" w:sz="0" w:space="0" w:color="auto"/>
        <w:right w:val="none" w:sz="0" w:space="0" w:color="auto"/>
      </w:divBdr>
    </w:div>
    <w:div w:id="933437050">
      <w:marLeft w:val="640"/>
      <w:marRight w:val="0"/>
      <w:marTop w:val="0"/>
      <w:marBottom w:val="0"/>
      <w:divBdr>
        <w:top w:val="none" w:sz="0" w:space="0" w:color="auto"/>
        <w:left w:val="none" w:sz="0" w:space="0" w:color="auto"/>
        <w:bottom w:val="none" w:sz="0" w:space="0" w:color="auto"/>
        <w:right w:val="none" w:sz="0" w:space="0" w:color="auto"/>
      </w:divBdr>
    </w:div>
    <w:div w:id="933437777">
      <w:marLeft w:val="640"/>
      <w:marRight w:val="0"/>
      <w:marTop w:val="0"/>
      <w:marBottom w:val="0"/>
      <w:divBdr>
        <w:top w:val="none" w:sz="0" w:space="0" w:color="auto"/>
        <w:left w:val="none" w:sz="0" w:space="0" w:color="auto"/>
        <w:bottom w:val="none" w:sz="0" w:space="0" w:color="auto"/>
        <w:right w:val="none" w:sz="0" w:space="0" w:color="auto"/>
      </w:divBdr>
    </w:div>
    <w:div w:id="933439165">
      <w:marLeft w:val="640"/>
      <w:marRight w:val="0"/>
      <w:marTop w:val="0"/>
      <w:marBottom w:val="0"/>
      <w:divBdr>
        <w:top w:val="none" w:sz="0" w:space="0" w:color="auto"/>
        <w:left w:val="none" w:sz="0" w:space="0" w:color="auto"/>
        <w:bottom w:val="none" w:sz="0" w:space="0" w:color="auto"/>
        <w:right w:val="none" w:sz="0" w:space="0" w:color="auto"/>
      </w:divBdr>
    </w:div>
    <w:div w:id="933586650">
      <w:marLeft w:val="640"/>
      <w:marRight w:val="0"/>
      <w:marTop w:val="0"/>
      <w:marBottom w:val="0"/>
      <w:divBdr>
        <w:top w:val="none" w:sz="0" w:space="0" w:color="auto"/>
        <w:left w:val="none" w:sz="0" w:space="0" w:color="auto"/>
        <w:bottom w:val="none" w:sz="0" w:space="0" w:color="auto"/>
        <w:right w:val="none" w:sz="0" w:space="0" w:color="auto"/>
      </w:divBdr>
    </w:div>
    <w:div w:id="933633184">
      <w:marLeft w:val="640"/>
      <w:marRight w:val="0"/>
      <w:marTop w:val="0"/>
      <w:marBottom w:val="0"/>
      <w:divBdr>
        <w:top w:val="none" w:sz="0" w:space="0" w:color="auto"/>
        <w:left w:val="none" w:sz="0" w:space="0" w:color="auto"/>
        <w:bottom w:val="none" w:sz="0" w:space="0" w:color="auto"/>
        <w:right w:val="none" w:sz="0" w:space="0" w:color="auto"/>
      </w:divBdr>
    </w:div>
    <w:div w:id="933636358">
      <w:marLeft w:val="640"/>
      <w:marRight w:val="0"/>
      <w:marTop w:val="0"/>
      <w:marBottom w:val="0"/>
      <w:divBdr>
        <w:top w:val="none" w:sz="0" w:space="0" w:color="auto"/>
        <w:left w:val="none" w:sz="0" w:space="0" w:color="auto"/>
        <w:bottom w:val="none" w:sz="0" w:space="0" w:color="auto"/>
        <w:right w:val="none" w:sz="0" w:space="0" w:color="auto"/>
      </w:divBdr>
    </w:div>
    <w:div w:id="933784673">
      <w:marLeft w:val="640"/>
      <w:marRight w:val="0"/>
      <w:marTop w:val="0"/>
      <w:marBottom w:val="0"/>
      <w:divBdr>
        <w:top w:val="none" w:sz="0" w:space="0" w:color="auto"/>
        <w:left w:val="none" w:sz="0" w:space="0" w:color="auto"/>
        <w:bottom w:val="none" w:sz="0" w:space="0" w:color="auto"/>
        <w:right w:val="none" w:sz="0" w:space="0" w:color="auto"/>
      </w:divBdr>
    </w:div>
    <w:div w:id="933823028">
      <w:marLeft w:val="640"/>
      <w:marRight w:val="0"/>
      <w:marTop w:val="0"/>
      <w:marBottom w:val="0"/>
      <w:divBdr>
        <w:top w:val="none" w:sz="0" w:space="0" w:color="auto"/>
        <w:left w:val="none" w:sz="0" w:space="0" w:color="auto"/>
        <w:bottom w:val="none" w:sz="0" w:space="0" w:color="auto"/>
        <w:right w:val="none" w:sz="0" w:space="0" w:color="auto"/>
      </w:divBdr>
    </w:div>
    <w:div w:id="934020456">
      <w:marLeft w:val="640"/>
      <w:marRight w:val="0"/>
      <w:marTop w:val="0"/>
      <w:marBottom w:val="0"/>
      <w:divBdr>
        <w:top w:val="none" w:sz="0" w:space="0" w:color="auto"/>
        <w:left w:val="none" w:sz="0" w:space="0" w:color="auto"/>
        <w:bottom w:val="none" w:sz="0" w:space="0" w:color="auto"/>
        <w:right w:val="none" w:sz="0" w:space="0" w:color="auto"/>
      </w:divBdr>
    </w:div>
    <w:div w:id="934021730">
      <w:marLeft w:val="640"/>
      <w:marRight w:val="0"/>
      <w:marTop w:val="0"/>
      <w:marBottom w:val="0"/>
      <w:divBdr>
        <w:top w:val="none" w:sz="0" w:space="0" w:color="auto"/>
        <w:left w:val="none" w:sz="0" w:space="0" w:color="auto"/>
        <w:bottom w:val="none" w:sz="0" w:space="0" w:color="auto"/>
        <w:right w:val="none" w:sz="0" w:space="0" w:color="auto"/>
      </w:divBdr>
    </w:div>
    <w:div w:id="934094560">
      <w:marLeft w:val="640"/>
      <w:marRight w:val="0"/>
      <w:marTop w:val="0"/>
      <w:marBottom w:val="0"/>
      <w:divBdr>
        <w:top w:val="none" w:sz="0" w:space="0" w:color="auto"/>
        <w:left w:val="none" w:sz="0" w:space="0" w:color="auto"/>
        <w:bottom w:val="none" w:sz="0" w:space="0" w:color="auto"/>
        <w:right w:val="none" w:sz="0" w:space="0" w:color="auto"/>
      </w:divBdr>
    </w:div>
    <w:div w:id="934246344">
      <w:marLeft w:val="640"/>
      <w:marRight w:val="0"/>
      <w:marTop w:val="0"/>
      <w:marBottom w:val="0"/>
      <w:divBdr>
        <w:top w:val="none" w:sz="0" w:space="0" w:color="auto"/>
        <w:left w:val="none" w:sz="0" w:space="0" w:color="auto"/>
        <w:bottom w:val="none" w:sz="0" w:space="0" w:color="auto"/>
        <w:right w:val="none" w:sz="0" w:space="0" w:color="auto"/>
      </w:divBdr>
    </w:div>
    <w:div w:id="934289414">
      <w:marLeft w:val="640"/>
      <w:marRight w:val="0"/>
      <w:marTop w:val="0"/>
      <w:marBottom w:val="0"/>
      <w:divBdr>
        <w:top w:val="none" w:sz="0" w:space="0" w:color="auto"/>
        <w:left w:val="none" w:sz="0" w:space="0" w:color="auto"/>
        <w:bottom w:val="none" w:sz="0" w:space="0" w:color="auto"/>
        <w:right w:val="none" w:sz="0" w:space="0" w:color="auto"/>
      </w:divBdr>
    </w:div>
    <w:div w:id="934290988">
      <w:marLeft w:val="640"/>
      <w:marRight w:val="0"/>
      <w:marTop w:val="0"/>
      <w:marBottom w:val="0"/>
      <w:divBdr>
        <w:top w:val="none" w:sz="0" w:space="0" w:color="auto"/>
        <w:left w:val="none" w:sz="0" w:space="0" w:color="auto"/>
        <w:bottom w:val="none" w:sz="0" w:space="0" w:color="auto"/>
        <w:right w:val="none" w:sz="0" w:space="0" w:color="auto"/>
      </w:divBdr>
    </w:div>
    <w:div w:id="934365125">
      <w:marLeft w:val="640"/>
      <w:marRight w:val="0"/>
      <w:marTop w:val="0"/>
      <w:marBottom w:val="0"/>
      <w:divBdr>
        <w:top w:val="none" w:sz="0" w:space="0" w:color="auto"/>
        <w:left w:val="none" w:sz="0" w:space="0" w:color="auto"/>
        <w:bottom w:val="none" w:sz="0" w:space="0" w:color="auto"/>
        <w:right w:val="none" w:sz="0" w:space="0" w:color="auto"/>
      </w:divBdr>
    </w:div>
    <w:div w:id="934365950">
      <w:marLeft w:val="640"/>
      <w:marRight w:val="0"/>
      <w:marTop w:val="0"/>
      <w:marBottom w:val="0"/>
      <w:divBdr>
        <w:top w:val="none" w:sz="0" w:space="0" w:color="auto"/>
        <w:left w:val="none" w:sz="0" w:space="0" w:color="auto"/>
        <w:bottom w:val="none" w:sz="0" w:space="0" w:color="auto"/>
        <w:right w:val="none" w:sz="0" w:space="0" w:color="auto"/>
      </w:divBdr>
    </w:div>
    <w:div w:id="934367822">
      <w:marLeft w:val="640"/>
      <w:marRight w:val="0"/>
      <w:marTop w:val="0"/>
      <w:marBottom w:val="0"/>
      <w:divBdr>
        <w:top w:val="none" w:sz="0" w:space="0" w:color="auto"/>
        <w:left w:val="none" w:sz="0" w:space="0" w:color="auto"/>
        <w:bottom w:val="none" w:sz="0" w:space="0" w:color="auto"/>
        <w:right w:val="none" w:sz="0" w:space="0" w:color="auto"/>
      </w:divBdr>
    </w:div>
    <w:div w:id="934441538">
      <w:marLeft w:val="640"/>
      <w:marRight w:val="0"/>
      <w:marTop w:val="0"/>
      <w:marBottom w:val="0"/>
      <w:divBdr>
        <w:top w:val="none" w:sz="0" w:space="0" w:color="auto"/>
        <w:left w:val="none" w:sz="0" w:space="0" w:color="auto"/>
        <w:bottom w:val="none" w:sz="0" w:space="0" w:color="auto"/>
        <w:right w:val="none" w:sz="0" w:space="0" w:color="auto"/>
      </w:divBdr>
    </w:div>
    <w:div w:id="934747716">
      <w:marLeft w:val="640"/>
      <w:marRight w:val="0"/>
      <w:marTop w:val="0"/>
      <w:marBottom w:val="0"/>
      <w:divBdr>
        <w:top w:val="none" w:sz="0" w:space="0" w:color="auto"/>
        <w:left w:val="none" w:sz="0" w:space="0" w:color="auto"/>
        <w:bottom w:val="none" w:sz="0" w:space="0" w:color="auto"/>
        <w:right w:val="none" w:sz="0" w:space="0" w:color="auto"/>
      </w:divBdr>
    </w:div>
    <w:div w:id="934751520">
      <w:marLeft w:val="640"/>
      <w:marRight w:val="0"/>
      <w:marTop w:val="0"/>
      <w:marBottom w:val="0"/>
      <w:divBdr>
        <w:top w:val="none" w:sz="0" w:space="0" w:color="auto"/>
        <w:left w:val="none" w:sz="0" w:space="0" w:color="auto"/>
        <w:bottom w:val="none" w:sz="0" w:space="0" w:color="auto"/>
        <w:right w:val="none" w:sz="0" w:space="0" w:color="auto"/>
      </w:divBdr>
    </w:div>
    <w:div w:id="934827416">
      <w:marLeft w:val="640"/>
      <w:marRight w:val="0"/>
      <w:marTop w:val="0"/>
      <w:marBottom w:val="0"/>
      <w:divBdr>
        <w:top w:val="none" w:sz="0" w:space="0" w:color="auto"/>
        <w:left w:val="none" w:sz="0" w:space="0" w:color="auto"/>
        <w:bottom w:val="none" w:sz="0" w:space="0" w:color="auto"/>
        <w:right w:val="none" w:sz="0" w:space="0" w:color="auto"/>
      </w:divBdr>
    </w:div>
    <w:div w:id="934895893">
      <w:marLeft w:val="640"/>
      <w:marRight w:val="0"/>
      <w:marTop w:val="0"/>
      <w:marBottom w:val="0"/>
      <w:divBdr>
        <w:top w:val="none" w:sz="0" w:space="0" w:color="auto"/>
        <w:left w:val="none" w:sz="0" w:space="0" w:color="auto"/>
        <w:bottom w:val="none" w:sz="0" w:space="0" w:color="auto"/>
        <w:right w:val="none" w:sz="0" w:space="0" w:color="auto"/>
      </w:divBdr>
    </w:div>
    <w:div w:id="934899178">
      <w:marLeft w:val="640"/>
      <w:marRight w:val="0"/>
      <w:marTop w:val="0"/>
      <w:marBottom w:val="0"/>
      <w:divBdr>
        <w:top w:val="none" w:sz="0" w:space="0" w:color="auto"/>
        <w:left w:val="none" w:sz="0" w:space="0" w:color="auto"/>
        <w:bottom w:val="none" w:sz="0" w:space="0" w:color="auto"/>
        <w:right w:val="none" w:sz="0" w:space="0" w:color="auto"/>
      </w:divBdr>
    </w:div>
    <w:div w:id="934938258">
      <w:marLeft w:val="640"/>
      <w:marRight w:val="0"/>
      <w:marTop w:val="0"/>
      <w:marBottom w:val="0"/>
      <w:divBdr>
        <w:top w:val="none" w:sz="0" w:space="0" w:color="auto"/>
        <w:left w:val="none" w:sz="0" w:space="0" w:color="auto"/>
        <w:bottom w:val="none" w:sz="0" w:space="0" w:color="auto"/>
        <w:right w:val="none" w:sz="0" w:space="0" w:color="auto"/>
      </w:divBdr>
    </w:div>
    <w:div w:id="934945215">
      <w:marLeft w:val="640"/>
      <w:marRight w:val="0"/>
      <w:marTop w:val="0"/>
      <w:marBottom w:val="0"/>
      <w:divBdr>
        <w:top w:val="none" w:sz="0" w:space="0" w:color="auto"/>
        <w:left w:val="none" w:sz="0" w:space="0" w:color="auto"/>
        <w:bottom w:val="none" w:sz="0" w:space="0" w:color="auto"/>
        <w:right w:val="none" w:sz="0" w:space="0" w:color="auto"/>
      </w:divBdr>
    </w:div>
    <w:div w:id="935096768">
      <w:marLeft w:val="640"/>
      <w:marRight w:val="0"/>
      <w:marTop w:val="0"/>
      <w:marBottom w:val="0"/>
      <w:divBdr>
        <w:top w:val="none" w:sz="0" w:space="0" w:color="auto"/>
        <w:left w:val="none" w:sz="0" w:space="0" w:color="auto"/>
        <w:bottom w:val="none" w:sz="0" w:space="0" w:color="auto"/>
        <w:right w:val="none" w:sz="0" w:space="0" w:color="auto"/>
      </w:divBdr>
    </w:div>
    <w:div w:id="935289174">
      <w:marLeft w:val="640"/>
      <w:marRight w:val="0"/>
      <w:marTop w:val="0"/>
      <w:marBottom w:val="0"/>
      <w:divBdr>
        <w:top w:val="none" w:sz="0" w:space="0" w:color="auto"/>
        <w:left w:val="none" w:sz="0" w:space="0" w:color="auto"/>
        <w:bottom w:val="none" w:sz="0" w:space="0" w:color="auto"/>
        <w:right w:val="none" w:sz="0" w:space="0" w:color="auto"/>
      </w:divBdr>
    </w:div>
    <w:div w:id="935475891">
      <w:marLeft w:val="640"/>
      <w:marRight w:val="0"/>
      <w:marTop w:val="0"/>
      <w:marBottom w:val="0"/>
      <w:divBdr>
        <w:top w:val="none" w:sz="0" w:space="0" w:color="auto"/>
        <w:left w:val="none" w:sz="0" w:space="0" w:color="auto"/>
        <w:bottom w:val="none" w:sz="0" w:space="0" w:color="auto"/>
        <w:right w:val="none" w:sz="0" w:space="0" w:color="auto"/>
      </w:divBdr>
    </w:div>
    <w:div w:id="935476397">
      <w:marLeft w:val="640"/>
      <w:marRight w:val="0"/>
      <w:marTop w:val="0"/>
      <w:marBottom w:val="0"/>
      <w:divBdr>
        <w:top w:val="none" w:sz="0" w:space="0" w:color="auto"/>
        <w:left w:val="none" w:sz="0" w:space="0" w:color="auto"/>
        <w:bottom w:val="none" w:sz="0" w:space="0" w:color="auto"/>
        <w:right w:val="none" w:sz="0" w:space="0" w:color="auto"/>
      </w:divBdr>
    </w:div>
    <w:div w:id="935556384">
      <w:marLeft w:val="640"/>
      <w:marRight w:val="0"/>
      <w:marTop w:val="0"/>
      <w:marBottom w:val="0"/>
      <w:divBdr>
        <w:top w:val="none" w:sz="0" w:space="0" w:color="auto"/>
        <w:left w:val="none" w:sz="0" w:space="0" w:color="auto"/>
        <w:bottom w:val="none" w:sz="0" w:space="0" w:color="auto"/>
        <w:right w:val="none" w:sz="0" w:space="0" w:color="auto"/>
      </w:divBdr>
    </w:div>
    <w:div w:id="935593819">
      <w:marLeft w:val="640"/>
      <w:marRight w:val="0"/>
      <w:marTop w:val="0"/>
      <w:marBottom w:val="0"/>
      <w:divBdr>
        <w:top w:val="none" w:sz="0" w:space="0" w:color="auto"/>
        <w:left w:val="none" w:sz="0" w:space="0" w:color="auto"/>
        <w:bottom w:val="none" w:sz="0" w:space="0" w:color="auto"/>
        <w:right w:val="none" w:sz="0" w:space="0" w:color="auto"/>
      </w:divBdr>
    </w:div>
    <w:div w:id="935676128">
      <w:marLeft w:val="640"/>
      <w:marRight w:val="0"/>
      <w:marTop w:val="0"/>
      <w:marBottom w:val="0"/>
      <w:divBdr>
        <w:top w:val="none" w:sz="0" w:space="0" w:color="auto"/>
        <w:left w:val="none" w:sz="0" w:space="0" w:color="auto"/>
        <w:bottom w:val="none" w:sz="0" w:space="0" w:color="auto"/>
        <w:right w:val="none" w:sz="0" w:space="0" w:color="auto"/>
      </w:divBdr>
    </w:div>
    <w:div w:id="935870699">
      <w:marLeft w:val="640"/>
      <w:marRight w:val="0"/>
      <w:marTop w:val="0"/>
      <w:marBottom w:val="0"/>
      <w:divBdr>
        <w:top w:val="none" w:sz="0" w:space="0" w:color="auto"/>
        <w:left w:val="none" w:sz="0" w:space="0" w:color="auto"/>
        <w:bottom w:val="none" w:sz="0" w:space="0" w:color="auto"/>
        <w:right w:val="none" w:sz="0" w:space="0" w:color="auto"/>
      </w:divBdr>
    </w:div>
    <w:div w:id="935870747">
      <w:marLeft w:val="640"/>
      <w:marRight w:val="0"/>
      <w:marTop w:val="0"/>
      <w:marBottom w:val="0"/>
      <w:divBdr>
        <w:top w:val="none" w:sz="0" w:space="0" w:color="auto"/>
        <w:left w:val="none" w:sz="0" w:space="0" w:color="auto"/>
        <w:bottom w:val="none" w:sz="0" w:space="0" w:color="auto"/>
        <w:right w:val="none" w:sz="0" w:space="0" w:color="auto"/>
      </w:divBdr>
    </w:div>
    <w:div w:id="935871683">
      <w:marLeft w:val="640"/>
      <w:marRight w:val="0"/>
      <w:marTop w:val="0"/>
      <w:marBottom w:val="0"/>
      <w:divBdr>
        <w:top w:val="none" w:sz="0" w:space="0" w:color="auto"/>
        <w:left w:val="none" w:sz="0" w:space="0" w:color="auto"/>
        <w:bottom w:val="none" w:sz="0" w:space="0" w:color="auto"/>
        <w:right w:val="none" w:sz="0" w:space="0" w:color="auto"/>
      </w:divBdr>
    </w:div>
    <w:div w:id="935943996">
      <w:marLeft w:val="640"/>
      <w:marRight w:val="0"/>
      <w:marTop w:val="0"/>
      <w:marBottom w:val="0"/>
      <w:divBdr>
        <w:top w:val="none" w:sz="0" w:space="0" w:color="auto"/>
        <w:left w:val="none" w:sz="0" w:space="0" w:color="auto"/>
        <w:bottom w:val="none" w:sz="0" w:space="0" w:color="auto"/>
        <w:right w:val="none" w:sz="0" w:space="0" w:color="auto"/>
      </w:divBdr>
    </w:div>
    <w:div w:id="936017080">
      <w:marLeft w:val="640"/>
      <w:marRight w:val="0"/>
      <w:marTop w:val="0"/>
      <w:marBottom w:val="0"/>
      <w:divBdr>
        <w:top w:val="none" w:sz="0" w:space="0" w:color="auto"/>
        <w:left w:val="none" w:sz="0" w:space="0" w:color="auto"/>
        <w:bottom w:val="none" w:sz="0" w:space="0" w:color="auto"/>
        <w:right w:val="none" w:sz="0" w:space="0" w:color="auto"/>
      </w:divBdr>
    </w:div>
    <w:div w:id="936058990">
      <w:marLeft w:val="640"/>
      <w:marRight w:val="0"/>
      <w:marTop w:val="0"/>
      <w:marBottom w:val="0"/>
      <w:divBdr>
        <w:top w:val="none" w:sz="0" w:space="0" w:color="auto"/>
        <w:left w:val="none" w:sz="0" w:space="0" w:color="auto"/>
        <w:bottom w:val="none" w:sz="0" w:space="0" w:color="auto"/>
        <w:right w:val="none" w:sz="0" w:space="0" w:color="auto"/>
      </w:divBdr>
    </w:div>
    <w:div w:id="936258208">
      <w:marLeft w:val="640"/>
      <w:marRight w:val="0"/>
      <w:marTop w:val="0"/>
      <w:marBottom w:val="0"/>
      <w:divBdr>
        <w:top w:val="none" w:sz="0" w:space="0" w:color="auto"/>
        <w:left w:val="none" w:sz="0" w:space="0" w:color="auto"/>
        <w:bottom w:val="none" w:sz="0" w:space="0" w:color="auto"/>
        <w:right w:val="none" w:sz="0" w:space="0" w:color="auto"/>
      </w:divBdr>
    </w:div>
    <w:div w:id="936399968">
      <w:marLeft w:val="640"/>
      <w:marRight w:val="0"/>
      <w:marTop w:val="0"/>
      <w:marBottom w:val="0"/>
      <w:divBdr>
        <w:top w:val="none" w:sz="0" w:space="0" w:color="auto"/>
        <w:left w:val="none" w:sz="0" w:space="0" w:color="auto"/>
        <w:bottom w:val="none" w:sz="0" w:space="0" w:color="auto"/>
        <w:right w:val="none" w:sz="0" w:space="0" w:color="auto"/>
      </w:divBdr>
    </w:div>
    <w:div w:id="936406392">
      <w:marLeft w:val="640"/>
      <w:marRight w:val="0"/>
      <w:marTop w:val="0"/>
      <w:marBottom w:val="0"/>
      <w:divBdr>
        <w:top w:val="none" w:sz="0" w:space="0" w:color="auto"/>
        <w:left w:val="none" w:sz="0" w:space="0" w:color="auto"/>
        <w:bottom w:val="none" w:sz="0" w:space="0" w:color="auto"/>
        <w:right w:val="none" w:sz="0" w:space="0" w:color="auto"/>
      </w:divBdr>
    </w:div>
    <w:div w:id="936444959">
      <w:marLeft w:val="640"/>
      <w:marRight w:val="0"/>
      <w:marTop w:val="0"/>
      <w:marBottom w:val="0"/>
      <w:divBdr>
        <w:top w:val="none" w:sz="0" w:space="0" w:color="auto"/>
        <w:left w:val="none" w:sz="0" w:space="0" w:color="auto"/>
        <w:bottom w:val="none" w:sz="0" w:space="0" w:color="auto"/>
        <w:right w:val="none" w:sz="0" w:space="0" w:color="auto"/>
      </w:divBdr>
    </w:div>
    <w:div w:id="936449054">
      <w:marLeft w:val="640"/>
      <w:marRight w:val="0"/>
      <w:marTop w:val="0"/>
      <w:marBottom w:val="0"/>
      <w:divBdr>
        <w:top w:val="none" w:sz="0" w:space="0" w:color="auto"/>
        <w:left w:val="none" w:sz="0" w:space="0" w:color="auto"/>
        <w:bottom w:val="none" w:sz="0" w:space="0" w:color="auto"/>
        <w:right w:val="none" w:sz="0" w:space="0" w:color="auto"/>
      </w:divBdr>
    </w:div>
    <w:div w:id="936520299">
      <w:marLeft w:val="640"/>
      <w:marRight w:val="0"/>
      <w:marTop w:val="0"/>
      <w:marBottom w:val="0"/>
      <w:divBdr>
        <w:top w:val="none" w:sz="0" w:space="0" w:color="auto"/>
        <w:left w:val="none" w:sz="0" w:space="0" w:color="auto"/>
        <w:bottom w:val="none" w:sz="0" w:space="0" w:color="auto"/>
        <w:right w:val="none" w:sz="0" w:space="0" w:color="auto"/>
      </w:divBdr>
    </w:div>
    <w:div w:id="936524627">
      <w:marLeft w:val="640"/>
      <w:marRight w:val="0"/>
      <w:marTop w:val="0"/>
      <w:marBottom w:val="0"/>
      <w:divBdr>
        <w:top w:val="none" w:sz="0" w:space="0" w:color="auto"/>
        <w:left w:val="none" w:sz="0" w:space="0" w:color="auto"/>
        <w:bottom w:val="none" w:sz="0" w:space="0" w:color="auto"/>
        <w:right w:val="none" w:sz="0" w:space="0" w:color="auto"/>
      </w:divBdr>
    </w:div>
    <w:div w:id="936525724">
      <w:marLeft w:val="640"/>
      <w:marRight w:val="0"/>
      <w:marTop w:val="0"/>
      <w:marBottom w:val="0"/>
      <w:divBdr>
        <w:top w:val="none" w:sz="0" w:space="0" w:color="auto"/>
        <w:left w:val="none" w:sz="0" w:space="0" w:color="auto"/>
        <w:bottom w:val="none" w:sz="0" w:space="0" w:color="auto"/>
        <w:right w:val="none" w:sz="0" w:space="0" w:color="auto"/>
      </w:divBdr>
    </w:div>
    <w:div w:id="936668423">
      <w:marLeft w:val="640"/>
      <w:marRight w:val="0"/>
      <w:marTop w:val="0"/>
      <w:marBottom w:val="0"/>
      <w:divBdr>
        <w:top w:val="none" w:sz="0" w:space="0" w:color="auto"/>
        <w:left w:val="none" w:sz="0" w:space="0" w:color="auto"/>
        <w:bottom w:val="none" w:sz="0" w:space="0" w:color="auto"/>
        <w:right w:val="none" w:sz="0" w:space="0" w:color="auto"/>
      </w:divBdr>
    </w:div>
    <w:div w:id="936712734">
      <w:bodyDiv w:val="1"/>
      <w:marLeft w:val="0"/>
      <w:marRight w:val="0"/>
      <w:marTop w:val="0"/>
      <w:marBottom w:val="0"/>
      <w:divBdr>
        <w:top w:val="none" w:sz="0" w:space="0" w:color="auto"/>
        <w:left w:val="none" w:sz="0" w:space="0" w:color="auto"/>
        <w:bottom w:val="none" w:sz="0" w:space="0" w:color="auto"/>
        <w:right w:val="none" w:sz="0" w:space="0" w:color="auto"/>
      </w:divBdr>
      <w:divsChild>
        <w:div w:id="2316762">
          <w:marLeft w:val="640"/>
          <w:marRight w:val="0"/>
          <w:marTop w:val="0"/>
          <w:marBottom w:val="0"/>
          <w:divBdr>
            <w:top w:val="none" w:sz="0" w:space="0" w:color="auto"/>
            <w:left w:val="none" w:sz="0" w:space="0" w:color="auto"/>
            <w:bottom w:val="none" w:sz="0" w:space="0" w:color="auto"/>
            <w:right w:val="none" w:sz="0" w:space="0" w:color="auto"/>
          </w:divBdr>
        </w:div>
        <w:div w:id="25374807">
          <w:marLeft w:val="640"/>
          <w:marRight w:val="0"/>
          <w:marTop w:val="0"/>
          <w:marBottom w:val="0"/>
          <w:divBdr>
            <w:top w:val="none" w:sz="0" w:space="0" w:color="auto"/>
            <w:left w:val="none" w:sz="0" w:space="0" w:color="auto"/>
            <w:bottom w:val="none" w:sz="0" w:space="0" w:color="auto"/>
            <w:right w:val="none" w:sz="0" w:space="0" w:color="auto"/>
          </w:divBdr>
        </w:div>
        <w:div w:id="34085605">
          <w:marLeft w:val="640"/>
          <w:marRight w:val="0"/>
          <w:marTop w:val="0"/>
          <w:marBottom w:val="0"/>
          <w:divBdr>
            <w:top w:val="none" w:sz="0" w:space="0" w:color="auto"/>
            <w:left w:val="none" w:sz="0" w:space="0" w:color="auto"/>
            <w:bottom w:val="none" w:sz="0" w:space="0" w:color="auto"/>
            <w:right w:val="none" w:sz="0" w:space="0" w:color="auto"/>
          </w:divBdr>
        </w:div>
        <w:div w:id="146436921">
          <w:marLeft w:val="640"/>
          <w:marRight w:val="0"/>
          <w:marTop w:val="0"/>
          <w:marBottom w:val="0"/>
          <w:divBdr>
            <w:top w:val="none" w:sz="0" w:space="0" w:color="auto"/>
            <w:left w:val="none" w:sz="0" w:space="0" w:color="auto"/>
            <w:bottom w:val="none" w:sz="0" w:space="0" w:color="auto"/>
            <w:right w:val="none" w:sz="0" w:space="0" w:color="auto"/>
          </w:divBdr>
        </w:div>
        <w:div w:id="162624584">
          <w:marLeft w:val="640"/>
          <w:marRight w:val="0"/>
          <w:marTop w:val="0"/>
          <w:marBottom w:val="0"/>
          <w:divBdr>
            <w:top w:val="none" w:sz="0" w:space="0" w:color="auto"/>
            <w:left w:val="none" w:sz="0" w:space="0" w:color="auto"/>
            <w:bottom w:val="none" w:sz="0" w:space="0" w:color="auto"/>
            <w:right w:val="none" w:sz="0" w:space="0" w:color="auto"/>
          </w:divBdr>
        </w:div>
        <w:div w:id="165169232">
          <w:marLeft w:val="640"/>
          <w:marRight w:val="0"/>
          <w:marTop w:val="0"/>
          <w:marBottom w:val="0"/>
          <w:divBdr>
            <w:top w:val="none" w:sz="0" w:space="0" w:color="auto"/>
            <w:left w:val="none" w:sz="0" w:space="0" w:color="auto"/>
            <w:bottom w:val="none" w:sz="0" w:space="0" w:color="auto"/>
            <w:right w:val="none" w:sz="0" w:space="0" w:color="auto"/>
          </w:divBdr>
        </w:div>
        <w:div w:id="170224181">
          <w:marLeft w:val="640"/>
          <w:marRight w:val="0"/>
          <w:marTop w:val="0"/>
          <w:marBottom w:val="0"/>
          <w:divBdr>
            <w:top w:val="none" w:sz="0" w:space="0" w:color="auto"/>
            <w:left w:val="none" w:sz="0" w:space="0" w:color="auto"/>
            <w:bottom w:val="none" w:sz="0" w:space="0" w:color="auto"/>
            <w:right w:val="none" w:sz="0" w:space="0" w:color="auto"/>
          </w:divBdr>
        </w:div>
        <w:div w:id="248126133">
          <w:marLeft w:val="640"/>
          <w:marRight w:val="0"/>
          <w:marTop w:val="0"/>
          <w:marBottom w:val="0"/>
          <w:divBdr>
            <w:top w:val="none" w:sz="0" w:space="0" w:color="auto"/>
            <w:left w:val="none" w:sz="0" w:space="0" w:color="auto"/>
            <w:bottom w:val="none" w:sz="0" w:space="0" w:color="auto"/>
            <w:right w:val="none" w:sz="0" w:space="0" w:color="auto"/>
          </w:divBdr>
        </w:div>
        <w:div w:id="269707440">
          <w:marLeft w:val="640"/>
          <w:marRight w:val="0"/>
          <w:marTop w:val="0"/>
          <w:marBottom w:val="0"/>
          <w:divBdr>
            <w:top w:val="none" w:sz="0" w:space="0" w:color="auto"/>
            <w:left w:val="none" w:sz="0" w:space="0" w:color="auto"/>
            <w:bottom w:val="none" w:sz="0" w:space="0" w:color="auto"/>
            <w:right w:val="none" w:sz="0" w:space="0" w:color="auto"/>
          </w:divBdr>
        </w:div>
        <w:div w:id="305205508">
          <w:marLeft w:val="640"/>
          <w:marRight w:val="0"/>
          <w:marTop w:val="0"/>
          <w:marBottom w:val="0"/>
          <w:divBdr>
            <w:top w:val="none" w:sz="0" w:space="0" w:color="auto"/>
            <w:left w:val="none" w:sz="0" w:space="0" w:color="auto"/>
            <w:bottom w:val="none" w:sz="0" w:space="0" w:color="auto"/>
            <w:right w:val="none" w:sz="0" w:space="0" w:color="auto"/>
          </w:divBdr>
        </w:div>
        <w:div w:id="305280386">
          <w:marLeft w:val="640"/>
          <w:marRight w:val="0"/>
          <w:marTop w:val="0"/>
          <w:marBottom w:val="0"/>
          <w:divBdr>
            <w:top w:val="none" w:sz="0" w:space="0" w:color="auto"/>
            <w:left w:val="none" w:sz="0" w:space="0" w:color="auto"/>
            <w:bottom w:val="none" w:sz="0" w:space="0" w:color="auto"/>
            <w:right w:val="none" w:sz="0" w:space="0" w:color="auto"/>
          </w:divBdr>
        </w:div>
        <w:div w:id="314921244">
          <w:marLeft w:val="640"/>
          <w:marRight w:val="0"/>
          <w:marTop w:val="0"/>
          <w:marBottom w:val="0"/>
          <w:divBdr>
            <w:top w:val="none" w:sz="0" w:space="0" w:color="auto"/>
            <w:left w:val="none" w:sz="0" w:space="0" w:color="auto"/>
            <w:bottom w:val="none" w:sz="0" w:space="0" w:color="auto"/>
            <w:right w:val="none" w:sz="0" w:space="0" w:color="auto"/>
          </w:divBdr>
        </w:div>
        <w:div w:id="364670864">
          <w:marLeft w:val="640"/>
          <w:marRight w:val="0"/>
          <w:marTop w:val="0"/>
          <w:marBottom w:val="0"/>
          <w:divBdr>
            <w:top w:val="none" w:sz="0" w:space="0" w:color="auto"/>
            <w:left w:val="none" w:sz="0" w:space="0" w:color="auto"/>
            <w:bottom w:val="none" w:sz="0" w:space="0" w:color="auto"/>
            <w:right w:val="none" w:sz="0" w:space="0" w:color="auto"/>
          </w:divBdr>
        </w:div>
        <w:div w:id="493111619">
          <w:marLeft w:val="640"/>
          <w:marRight w:val="0"/>
          <w:marTop w:val="0"/>
          <w:marBottom w:val="0"/>
          <w:divBdr>
            <w:top w:val="none" w:sz="0" w:space="0" w:color="auto"/>
            <w:left w:val="none" w:sz="0" w:space="0" w:color="auto"/>
            <w:bottom w:val="none" w:sz="0" w:space="0" w:color="auto"/>
            <w:right w:val="none" w:sz="0" w:space="0" w:color="auto"/>
          </w:divBdr>
        </w:div>
        <w:div w:id="526605365">
          <w:marLeft w:val="640"/>
          <w:marRight w:val="0"/>
          <w:marTop w:val="0"/>
          <w:marBottom w:val="0"/>
          <w:divBdr>
            <w:top w:val="none" w:sz="0" w:space="0" w:color="auto"/>
            <w:left w:val="none" w:sz="0" w:space="0" w:color="auto"/>
            <w:bottom w:val="none" w:sz="0" w:space="0" w:color="auto"/>
            <w:right w:val="none" w:sz="0" w:space="0" w:color="auto"/>
          </w:divBdr>
        </w:div>
        <w:div w:id="536814537">
          <w:marLeft w:val="640"/>
          <w:marRight w:val="0"/>
          <w:marTop w:val="0"/>
          <w:marBottom w:val="0"/>
          <w:divBdr>
            <w:top w:val="none" w:sz="0" w:space="0" w:color="auto"/>
            <w:left w:val="none" w:sz="0" w:space="0" w:color="auto"/>
            <w:bottom w:val="none" w:sz="0" w:space="0" w:color="auto"/>
            <w:right w:val="none" w:sz="0" w:space="0" w:color="auto"/>
          </w:divBdr>
        </w:div>
        <w:div w:id="568268742">
          <w:marLeft w:val="640"/>
          <w:marRight w:val="0"/>
          <w:marTop w:val="0"/>
          <w:marBottom w:val="0"/>
          <w:divBdr>
            <w:top w:val="none" w:sz="0" w:space="0" w:color="auto"/>
            <w:left w:val="none" w:sz="0" w:space="0" w:color="auto"/>
            <w:bottom w:val="none" w:sz="0" w:space="0" w:color="auto"/>
            <w:right w:val="none" w:sz="0" w:space="0" w:color="auto"/>
          </w:divBdr>
        </w:div>
        <w:div w:id="617762928">
          <w:marLeft w:val="640"/>
          <w:marRight w:val="0"/>
          <w:marTop w:val="0"/>
          <w:marBottom w:val="0"/>
          <w:divBdr>
            <w:top w:val="none" w:sz="0" w:space="0" w:color="auto"/>
            <w:left w:val="none" w:sz="0" w:space="0" w:color="auto"/>
            <w:bottom w:val="none" w:sz="0" w:space="0" w:color="auto"/>
            <w:right w:val="none" w:sz="0" w:space="0" w:color="auto"/>
          </w:divBdr>
        </w:div>
        <w:div w:id="623582555">
          <w:marLeft w:val="640"/>
          <w:marRight w:val="0"/>
          <w:marTop w:val="0"/>
          <w:marBottom w:val="0"/>
          <w:divBdr>
            <w:top w:val="none" w:sz="0" w:space="0" w:color="auto"/>
            <w:left w:val="none" w:sz="0" w:space="0" w:color="auto"/>
            <w:bottom w:val="none" w:sz="0" w:space="0" w:color="auto"/>
            <w:right w:val="none" w:sz="0" w:space="0" w:color="auto"/>
          </w:divBdr>
        </w:div>
        <w:div w:id="632252413">
          <w:marLeft w:val="640"/>
          <w:marRight w:val="0"/>
          <w:marTop w:val="0"/>
          <w:marBottom w:val="0"/>
          <w:divBdr>
            <w:top w:val="none" w:sz="0" w:space="0" w:color="auto"/>
            <w:left w:val="none" w:sz="0" w:space="0" w:color="auto"/>
            <w:bottom w:val="none" w:sz="0" w:space="0" w:color="auto"/>
            <w:right w:val="none" w:sz="0" w:space="0" w:color="auto"/>
          </w:divBdr>
        </w:div>
        <w:div w:id="703599708">
          <w:marLeft w:val="640"/>
          <w:marRight w:val="0"/>
          <w:marTop w:val="0"/>
          <w:marBottom w:val="0"/>
          <w:divBdr>
            <w:top w:val="none" w:sz="0" w:space="0" w:color="auto"/>
            <w:left w:val="none" w:sz="0" w:space="0" w:color="auto"/>
            <w:bottom w:val="none" w:sz="0" w:space="0" w:color="auto"/>
            <w:right w:val="none" w:sz="0" w:space="0" w:color="auto"/>
          </w:divBdr>
        </w:div>
        <w:div w:id="711271035">
          <w:marLeft w:val="640"/>
          <w:marRight w:val="0"/>
          <w:marTop w:val="0"/>
          <w:marBottom w:val="0"/>
          <w:divBdr>
            <w:top w:val="none" w:sz="0" w:space="0" w:color="auto"/>
            <w:left w:val="none" w:sz="0" w:space="0" w:color="auto"/>
            <w:bottom w:val="none" w:sz="0" w:space="0" w:color="auto"/>
            <w:right w:val="none" w:sz="0" w:space="0" w:color="auto"/>
          </w:divBdr>
        </w:div>
        <w:div w:id="846209594">
          <w:marLeft w:val="640"/>
          <w:marRight w:val="0"/>
          <w:marTop w:val="0"/>
          <w:marBottom w:val="0"/>
          <w:divBdr>
            <w:top w:val="none" w:sz="0" w:space="0" w:color="auto"/>
            <w:left w:val="none" w:sz="0" w:space="0" w:color="auto"/>
            <w:bottom w:val="none" w:sz="0" w:space="0" w:color="auto"/>
            <w:right w:val="none" w:sz="0" w:space="0" w:color="auto"/>
          </w:divBdr>
        </w:div>
        <w:div w:id="920994001">
          <w:marLeft w:val="640"/>
          <w:marRight w:val="0"/>
          <w:marTop w:val="0"/>
          <w:marBottom w:val="0"/>
          <w:divBdr>
            <w:top w:val="none" w:sz="0" w:space="0" w:color="auto"/>
            <w:left w:val="none" w:sz="0" w:space="0" w:color="auto"/>
            <w:bottom w:val="none" w:sz="0" w:space="0" w:color="auto"/>
            <w:right w:val="none" w:sz="0" w:space="0" w:color="auto"/>
          </w:divBdr>
        </w:div>
        <w:div w:id="974263728">
          <w:marLeft w:val="640"/>
          <w:marRight w:val="0"/>
          <w:marTop w:val="0"/>
          <w:marBottom w:val="0"/>
          <w:divBdr>
            <w:top w:val="none" w:sz="0" w:space="0" w:color="auto"/>
            <w:left w:val="none" w:sz="0" w:space="0" w:color="auto"/>
            <w:bottom w:val="none" w:sz="0" w:space="0" w:color="auto"/>
            <w:right w:val="none" w:sz="0" w:space="0" w:color="auto"/>
          </w:divBdr>
        </w:div>
        <w:div w:id="985469387">
          <w:marLeft w:val="640"/>
          <w:marRight w:val="0"/>
          <w:marTop w:val="0"/>
          <w:marBottom w:val="0"/>
          <w:divBdr>
            <w:top w:val="none" w:sz="0" w:space="0" w:color="auto"/>
            <w:left w:val="none" w:sz="0" w:space="0" w:color="auto"/>
            <w:bottom w:val="none" w:sz="0" w:space="0" w:color="auto"/>
            <w:right w:val="none" w:sz="0" w:space="0" w:color="auto"/>
          </w:divBdr>
        </w:div>
        <w:div w:id="1013067424">
          <w:marLeft w:val="640"/>
          <w:marRight w:val="0"/>
          <w:marTop w:val="0"/>
          <w:marBottom w:val="0"/>
          <w:divBdr>
            <w:top w:val="none" w:sz="0" w:space="0" w:color="auto"/>
            <w:left w:val="none" w:sz="0" w:space="0" w:color="auto"/>
            <w:bottom w:val="none" w:sz="0" w:space="0" w:color="auto"/>
            <w:right w:val="none" w:sz="0" w:space="0" w:color="auto"/>
          </w:divBdr>
        </w:div>
        <w:div w:id="1058167387">
          <w:marLeft w:val="640"/>
          <w:marRight w:val="0"/>
          <w:marTop w:val="0"/>
          <w:marBottom w:val="0"/>
          <w:divBdr>
            <w:top w:val="none" w:sz="0" w:space="0" w:color="auto"/>
            <w:left w:val="none" w:sz="0" w:space="0" w:color="auto"/>
            <w:bottom w:val="none" w:sz="0" w:space="0" w:color="auto"/>
            <w:right w:val="none" w:sz="0" w:space="0" w:color="auto"/>
          </w:divBdr>
        </w:div>
        <w:div w:id="1173564708">
          <w:marLeft w:val="640"/>
          <w:marRight w:val="0"/>
          <w:marTop w:val="0"/>
          <w:marBottom w:val="0"/>
          <w:divBdr>
            <w:top w:val="none" w:sz="0" w:space="0" w:color="auto"/>
            <w:left w:val="none" w:sz="0" w:space="0" w:color="auto"/>
            <w:bottom w:val="none" w:sz="0" w:space="0" w:color="auto"/>
            <w:right w:val="none" w:sz="0" w:space="0" w:color="auto"/>
          </w:divBdr>
        </w:div>
        <w:div w:id="1197693108">
          <w:marLeft w:val="640"/>
          <w:marRight w:val="0"/>
          <w:marTop w:val="0"/>
          <w:marBottom w:val="0"/>
          <w:divBdr>
            <w:top w:val="none" w:sz="0" w:space="0" w:color="auto"/>
            <w:left w:val="none" w:sz="0" w:space="0" w:color="auto"/>
            <w:bottom w:val="none" w:sz="0" w:space="0" w:color="auto"/>
            <w:right w:val="none" w:sz="0" w:space="0" w:color="auto"/>
          </w:divBdr>
        </w:div>
        <w:div w:id="1405832951">
          <w:marLeft w:val="640"/>
          <w:marRight w:val="0"/>
          <w:marTop w:val="0"/>
          <w:marBottom w:val="0"/>
          <w:divBdr>
            <w:top w:val="none" w:sz="0" w:space="0" w:color="auto"/>
            <w:left w:val="none" w:sz="0" w:space="0" w:color="auto"/>
            <w:bottom w:val="none" w:sz="0" w:space="0" w:color="auto"/>
            <w:right w:val="none" w:sz="0" w:space="0" w:color="auto"/>
          </w:divBdr>
        </w:div>
        <w:div w:id="1442719872">
          <w:marLeft w:val="640"/>
          <w:marRight w:val="0"/>
          <w:marTop w:val="0"/>
          <w:marBottom w:val="0"/>
          <w:divBdr>
            <w:top w:val="none" w:sz="0" w:space="0" w:color="auto"/>
            <w:left w:val="none" w:sz="0" w:space="0" w:color="auto"/>
            <w:bottom w:val="none" w:sz="0" w:space="0" w:color="auto"/>
            <w:right w:val="none" w:sz="0" w:space="0" w:color="auto"/>
          </w:divBdr>
        </w:div>
        <w:div w:id="1500922165">
          <w:marLeft w:val="640"/>
          <w:marRight w:val="0"/>
          <w:marTop w:val="0"/>
          <w:marBottom w:val="0"/>
          <w:divBdr>
            <w:top w:val="none" w:sz="0" w:space="0" w:color="auto"/>
            <w:left w:val="none" w:sz="0" w:space="0" w:color="auto"/>
            <w:bottom w:val="none" w:sz="0" w:space="0" w:color="auto"/>
            <w:right w:val="none" w:sz="0" w:space="0" w:color="auto"/>
          </w:divBdr>
        </w:div>
        <w:div w:id="1549563805">
          <w:marLeft w:val="640"/>
          <w:marRight w:val="0"/>
          <w:marTop w:val="0"/>
          <w:marBottom w:val="0"/>
          <w:divBdr>
            <w:top w:val="none" w:sz="0" w:space="0" w:color="auto"/>
            <w:left w:val="none" w:sz="0" w:space="0" w:color="auto"/>
            <w:bottom w:val="none" w:sz="0" w:space="0" w:color="auto"/>
            <w:right w:val="none" w:sz="0" w:space="0" w:color="auto"/>
          </w:divBdr>
        </w:div>
        <w:div w:id="1621495483">
          <w:marLeft w:val="640"/>
          <w:marRight w:val="0"/>
          <w:marTop w:val="0"/>
          <w:marBottom w:val="0"/>
          <w:divBdr>
            <w:top w:val="none" w:sz="0" w:space="0" w:color="auto"/>
            <w:left w:val="none" w:sz="0" w:space="0" w:color="auto"/>
            <w:bottom w:val="none" w:sz="0" w:space="0" w:color="auto"/>
            <w:right w:val="none" w:sz="0" w:space="0" w:color="auto"/>
          </w:divBdr>
        </w:div>
        <w:div w:id="1635255248">
          <w:marLeft w:val="640"/>
          <w:marRight w:val="0"/>
          <w:marTop w:val="0"/>
          <w:marBottom w:val="0"/>
          <w:divBdr>
            <w:top w:val="none" w:sz="0" w:space="0" w:color="auto"/>
            <w:left w:val="none" w:sz="0" w:space="0" w:color="auto"/>
            <w:bottom w:val="none" w:sz="0" w:space="0" w:color="auto"/>
            <w:right w:val="none" w:sz="0" w:space="0" w:color="auto"/>
          </w:divBdr>
        </w:div>
        <w:div w:id="1746492552">
          <w:marLeft w:val="640"/>
          <w:marRight w:val="0"/>
          <w:marTop w:val="0"/>
          <w:marBottom w:val="0"/>
          <w:divBdr>
            <w:top w:val="none" w:sz="0" w:space="0" w:color="auto"/>
            <w:left w:val="none" w:sz="0" w:space="0" w:color="auto"/>
            <w:bottom w:val="none" w:sz="0" w:space="0" w:color="auto"/>
            <w:right w:val="none" w:sz="0" w:space="0" w:color="auto"/>
          </w:divBdr>
        </w:div>
      </w:divsChild>
    </w:div>
    <w:div w:id="936719308">
      <w:marLeft w:val="640"/>
      <w:marRight w:val="0"/>
      <w:marTop w:val="0"/>
      <w:marBottom w:val="0"/>
      <w:divBdr>
        <w:top w:val="none" w:sz="0" w:space="0" w:color="auto"/>
        <w:left w:val="none" w:sz="0" w:space="0" w:color="auto"/>
        <w:bottom w:val="none" w:sz="0" w:space="0" w:color="auto"/>
        <w:right w:val="none" w:sz="0" w:space="0" w:color="auto"/>
      </w:divBdr>
    </w:div>
    <w:div w:id="936787263">
      <w:marLeft w:val="640"/>
      <w:marRight w:val="0"/>
      <w:marTop w:val="0"/>
      <w:marBottom w:val="0"/>
      <w:divBdr>
        <w:top w:val="none" w:sz="0" w:space="0" w:color="auto"/>
        <w:left w:val="none" w:sz="0" w:space="0" w:color="auto"/>
        <w:bottom w:val="none" w:sz="0" w:space="0" w:color="auto"/>
        <w:right w:val="none" w:sz="0" w:space="0" w:color="auto"/>
      </w:divBdr>
    </w:div>
    <w:div w:id="936787652">
      <w:marLeft w:val="640"/>
      <w:marRight w:val="0"/>
      <w:marTop w:val="0"/>
      <w:marBottom w:val="0"/>
      <w:divBdr>
        <w:top w:val="none" w:sz="0" w:space="0" w:color="auto"/>
        <w:left w:val="none" w:sz="0" w:space="0" w:color="auto"/>
        <w:bottom w:val="none" w:sz="0" w:space="0" w:color="auto"/>
        <w:right w:val="none" w:sz="0" w:space="0" w:color="auto"/>
      </w:divBdr>
    </w:div>
    <w:div w:id="936866288">
      <w:marLeft w:val="640"/>
      <w:marRight w:val="0"/>
      <w:marTop w:val="0"/>
      <w:marBottom w:val="0"/>
      <w:divBdr>
        <w:top w:val="none" w:sz="0" w:space="0" w:color="auto"/>
        <w:left w:val="none" w:sz="0" w:space="0" w:color="auto"/>
        <w:bottom w:val="none" w:sz="0" w:space="0" w:color="auto"/>
        <w:right w:val="none" w:sz="0" w:space="0" w:color="auto"/>
      </w:divBdr>
    </w:div>
    <w:div w:id="936867160">
      <w:marLeft w:val="640"/>
      <w:marRight w:val="0"/>
      <w:marTop w:val="0"/>
      <w:marBottom w:val="0"/>
      <w:divBdr>
        <w:top w:val="none" w:sz="0" w:space="0" w:color="auto"/>
        <w:left w:val="none" w:sz="0" w:space="0" w:color="auto"/>
        <w:bottom w:val="none" w:sz="0" w:space="0" w:color="auto"/>
        <w:right w:val="none" w:sz="0" w:space="0" w:color="auto"/>
      </w:divBdr>
    </w:div>
    <w:div w:id="936868237">
      <w:marLeft w:val="640"/>
      <w:marRight w:val="0"/>
      <w:marTop w:val="0"/>
      <w:marBottom w:val="0"/>
      <w:divBdr>
        <w:top w:val="none" w:sz="0" w:space="0" w:color="auto"/>
        <w:left w:val="none" w:sz="0" w:space="0" w:color="auto"/>
        <w:bottom w:val="none" w:sz="0" w:space="0" w:color="auto"/>
        <w:right w:val="none" w:sz="0" w:space="0" w:color="auto"/>
      </w:divBdr>
    </w:div>
    <w:div w:id="937061480">
      <w:marLeft w:val="640"/>
      <w:marRight w:val="0"/>
      <w:marTop w:val="0"/>
      <w:marBottom w:val="0"/>
      <w:divBdr>
        <w:top w:val="none" w:sz="0" w:space="0" w:color="auto"/>
        <w:left w:val="none" w:sz="0" w:space="0" w:color="auto"/>
        <w:bottom w:val="none" w:sz="0" w:space="0" w:color="auto"/>
        <w:right w:val="none" w:sz="0" w:space="0" w:color="auto"/>
      </w:divBdr>
    </w:div>
    <w:div w:id="937100291">
      <w:marLeft w:val="640"/>
      <w:marRight w:val="0"/>
      <w:marTop w:val="0"/>
      <w:marBottom w:val="0"/>
      <w:divBdr>
        <w:top w:val="none" w:sz="0" w:space="0" w:color="auto"/>
        <w:left w:val="none" w:sz="0" w:space="0" w:color="auto"/>
        <w:bottom w:val="none" w:sz="0" w:space="0" w:color="auto"/>
        <w:right w:val="none" w:sz="0" w:space="0" w:color="auto"/>
      </w:divBdr>
    </w:div>
    <w:div w:id="937177474">
      <w:marLeft w:val="640"/>
      <w:marRight w:val="0"/>
      <w:marTop w:val="0"/>
      <w:marBottom w:val="0"/>
      <w:divBdr>
        <w:top w:val="none" w:sz="0" w:space="0" w:color="auto"/>
        <w:left w:val="none" w:sz="0" w:space="0" w:color="auto"/>
        <w:bottom w:val="none" w:sz="0" w:space="0" w:color="auto"/>
        <w:right w:val="none" w:sz="0" w:space="0" w:color="auto"/>
      </w:divBdr>
    </w:div>
    <w:div w:id="937181879">
      <w:marLeft w:val="640"/>
      <w:marRight w:val="0"/>
      <w:marTop w:val="0"/>
      <w:marBottom w:val="0"/>
      <w:divBdr>
        <w:top w:val="none" w:sz="0" w:space="0" w:color="auto"/>
        <w:left w:val="none" w:sz="0" w:space="0" w:color="auto"/>
        <w:bottom w:val="none" w:sz="0" w:space="0" w:color="auto"/>
        <w:right w:val="none" w:sz="0" w:space="0" w:color="auto"/>
      </w:divBdr>
    </w:div>
    <w:div w:id="937516883">
      <w:marLeft w:val="640"/>
      <w:marRight w:val="0"/>
      <w:marTop w:val="0"/>
      <w:marBottom w:val="0"/>
      <w:divBdr>
        <w:top w:val="none" w:sz="0" w:space="0" w:color="auto"/>
        <w:left w:val="none" w:sz="0" w:space="0" w:color="auto"/>
        <w:bottom w:val="none" w:sz="0" w:space="0" w:color="auto"/>
        <w:right w:val="none" w:sz="0" w:space="0" w:color="auto"/>
      </w:divBdr>
    </w:div>
    <w:div w:id="937518913">
      <w:marLeft w:val="640"/>
      <w:marRight w:val="0"/>
      <w:marTop w:val="0"/>
      <w:marBottom w:val="0"/>
      <w:divBdr>
        <w:top w:val="none" w:sz="0" w:space="0" w:color="auto"/>
        <w:left w:val="none" w:sz="0" w:space="0" w:color="auto"/>
        <w:bottom w:val="none" w:sz="0" w:space="0" w:color="auto"/>
        <w:right w:val="none" w:sz="0" w:space="0" w:color="auto"/>
      </w:divBdr>
    </w:div>
    <w:div w:id="937712257">
      <w:marLeft w:val="640"/>
      <w:marRight w:val="0"/>
      <w:marTop w:val="0"/>
      <w:marBottom w:val="0"/>
      <w:divBdr>
        <w:top w:val="none" w:sz="0" w:space="0" w:color="auto"/>
        <w:left w:val="none" w:sz="0" w:space="0" w:color="auto"/>
        <w:bottom w:val="none" w:sz="0" w:space="0" w:color="auto"/>
        <w:right w:val="none" w:sz="0" w:space="0" w:color="auto"/>
      </w:divBdr>
    </w:div>
    <w:div w:id="937714680">
      <w:marLeft w:val="640"/>
      <w:marRight w:val="0"/>
      <w:marTop w:val="0"/>
      <w:marBottom w:val="0"/>
      <w:divBdr>
        <w:top w:val="none" w:sz="0" w:space="0" w:color="auto"/>
        <w:left w:val="none" w:sz="0" w:space="0" w:color="auto"/>
        <w:bottom w:val="none" w:sz="0" w:space="0" w:color="auto"/>
        <w:right w:val="none" w:sz="0" w:space="0" w:color="auto"/>
      </w:divBdr>
    </w:div>
    <w:div w:id="937759426">
      <w:marLeft w:val="640"/>
      <w:marRight w:val="0"/>
      <w:marTop w:val="0"/>
      <w:marBottom w:val="0"/>
      <w:divBdr>
        <w:top w:val="none" w:sz="0" w:space="0" w:color="auto"/>
        <w:left w:val="none" w:sz="0" w:space="0" w:color="auto"/>
        <w:bottom w:val="none" w:sz="0" w:space="0" w:color="auto"/>
        <w:right w:val="none" w:sz="0" w:space="0" w:color="auto"/>
      </w:divBdr>
    </w:div>
    <w:div w:id="937786051">
      <w:marLeft w:val="640"/>
      <w:marRight w:val="0"/>
      <w:marTop w:val="0"/>
      <w:marBottom w:val="0"/>
      <w:divBdr>
        <w:top w:val="none" w:sz="0" w:space="0" w:color="auto"/>
        <w:left w:val="none" w:sz="0" w:space="0" w:color="auto"/>
        <w:bottom w:val="none" w:sz="0" w:space="0" w:color="auto"/>
        <w:right w:val="none" w:sz="0" w:space="0" w:color="auto"/>
      </w:divBdr>
    </w:div>
    <w:div w:id="937982991">
      <w:marLeft w:val="640"/>
      <w:marRight w:val="0"/>
      <w:marTop w:val="0"/>
      <w:marBottom w:val="0"/>
      <w:divBdr>
        <w:top w:val="none" w:sz="0" w:space="0" w:color="auto"/>
        <w:left w:val="none" w:sz="0" w:space="0" w:color="auto"/>
        <w:bottom w:val="none" w:sz="0" w:space="0" w:color="auto"/>
        <w:right w:val="none" w:sz="0" w:space="0" w:color="auto"/>
      </w:divBdr>
    </w:div>
    <w:div w:id="937983494">
      <w:marLeft w:val="640"/>
      <w:marRight w:val="0"/>
      <w:marTop w:val="0"/>
      <w:marBottom w:val="0"/>
      <w:divBdr>
        <w:top w:val="none" w:sz="0" w:space="0" w:color="auto"/>
        <w:left w:val="none" w:sz="0" w:space="0" w:color="auto"/>
        <w:bottom w:val="none" w:sz="0" w:space="0" w:color="auto"/>
        <w:right w:val="none" w:sz="0" w:space="0" w:color="auto"/>
      </w:divBdr>
    </w:div>
    <w:div w:id="938103254">
      <w:marLeft w:val="640"/>
      <w:marRight w:val="0"/>
      <w:marTop w:val="0"/>
      <w:marBottom w:val="0"/>
      <w:divBdr>
        <w:top w:val="none" w:sz="0" w:space="0" w:color="auto"/>
        <w:left w:val="none" w:sz="0" w:space="0" w:color="auto"/>
        <w:bottom w:val="none" w:sz="0" w:space="0" w:color="auto"/>
        <w:right w:val="none" w:sz="0" w:space="0" w:color="auto"/>
      </w:divBdr>
    </w:div>
    <w:div w:id="938294411">
      <w:marLeft w:val="640"/>
      <w:marRight w:val="0"/>
      <w:marTop w:val="0"/>
      <w:marBottom w:val="0"/>
      <w:divBdr>
        <w:top w:val="none" w:sz="0" w:space="0" w:color="auto"/>
        <w:left w:val="none" w:sz="0" w:space="0" w:color="auto"/>
        <w:bottom w:val="none" w:sz="0" w:space="0" w:color="auto"/>
        <w:right w:val="none" w:sz="0" w:space="0" w:color="auto"/>
      </w:divBdr>
    </w:div>
    <w:div w:id="938298885">
      <w:marLeft w:val="640"/>
      <w:marRight w:val="0"/>
      <w:marTop w:val="0"/>
      <w:marBottom w:val="0"/>
      <w:divBdr>
        <w:top w:val="none" w:sz="0" w:space="0" w:color="auto"/>
        <w:left w:val="none" w:sz="0" w:space="0" w:color="auto"/>
        <w:bottom w:val="none" w:sz="0" w:space="0" w:color="auto"/>
        <w:right w:val="none" w:sz="0" w:space="0" w:color="auto"/>
      </w:divBdr>
    </w:div>
    <w:div w:id="938299106">
      <w:marLeft w:val="640"/>
      <w:marRight w:val="0"/>
      <w:marTop w:val="0"/>
      <w:marBottom w:val="0"/>
      <w:divBdr>
        <w:top w:val="none" w:sz="0" w:space="0" w:color="auto"/>
        <w:left w:val="none" w:sz="0" w:space="0" w:color="auto"/>
        <w:bottom w:val="none" w:sz="0" w:space="0" w:color="auto"/>
        <w:right w:val="none" w:sz="0" w:space="0" w:color="auto"/>
      </w:divBdr>
    </w:div>
    <w:div w:id="938415705">
      <w:marLeft w:val="640"/>
      <w:marRight w:val="0"/>
      <w:marTop w:val="0"/>
      <w:marBottom w:val="0"/>
      <w:divBdr>
        <w:top w:val="none" w:sz="0" w:space="0" w:color="auto"/>
        <w:left w:val="none" w:sz="0" w:space="0" w:color="auto"/>
        <w:bottom w:val="none" w:sz="0" w:space="0" w:color="auto"/>
        <w:right w:val="none" w:sz="0" w:space="0" w:color="auto"/>
      </w:divBdr>
    </w:div>
    <w:div w:id="938564708">
      <w:marLeft w:val="640"/>
      <w:marRight w:val="0"/>
      <w:marTop w:val="0"/>
      <w:marBottom w:val="0"/>
      <w:divBdr>
        <w:top w:val="none" w:sz="0" w:space="0" w:color="auto"/>
        <w:left w:val="none" w:sz="0" w:space="0" w:color="auto"/>
        <w:bottom w:val="none" w:sz="0" w:space="0" w:color="auto"/>
        <w:right w:val="none" w:sz="0" w:space="0" w:color="auto"/>
      </w:divBdr>
    </w:div>
    <w:div w:id="938566217">
      <w:marLeft w:val="640"/>
      <w:marRight w:val="0"/>
      <w:marTop w:val="0"/>
      <w:marBottom w:val="0"/>
      <w:divBdr>
        <w:top w:val="none" w:sz="0" w:space="0" w:color="auto"/>
        <w:left w:val="none" w:sz="0" w:space="0" w:color="auto"/>
        <w:bottom w:val="none" w:sz="0" w:space="0" w:color="auto"/>
        <w:right w:val="none" w:sz="0" w:space="0" w:color="auto"/>
      </w:divBdr>
    </w:div>
    <w:div w:id="938637672">
      <w:marLeft w:val="640"/>
      <w:marRight w:val="0"/>
      <w:marTop w:val="0"/>
      <w:marBottom w:val="0"/>
      <w:divBdr>
        <w:top w:val="none" w:sz="0" w:space="0" w:color="auto"/>
        <w:left w:val="none" w:sz="0" w:space="0" w:color="auto"/>
        <w:bottom w:val="none" w:sz="0" w:space="0" w:color="auto"/>
        <w:right w:val="none" w:sz="0" w:space="0" w:color="auto"/>
      </w:divBdr>
    </w:div>
    <w:div w:id="938639009">
      <w:marLeft w:val="640"/>
      <w:marRight w:val="0"/>
      <w:marTop w:val="0"/>
      <w:marBottom w:val="0"/>
      <w:divBdr>
        <w:top w:val="none" w:sz="0" w:space="0" w:color="auto"/>
        <w:left w:val="none" w:sz="0" w:space="0" w:color="auto"/>
        <w:bottom w:val="none" w:sz="0" w:space="0" w:color="auto"/>
        <w:right w:val="none" w:sz="0" w:space="0" w:color="auto"/>
      </w:divBdr>
    </w:div>
    <w:div w:id="938872913">
      <w:marLeft w:val="640"/>
      <w:marRight w:val="0"/>
      <w:marTop w:val="0"/>
      <w:marBottom w:val="0"/>
      <w:divBdr>
        <w:top w:val="none" w:sz="0" w:space="0" w:color="auto"/>
        <w:left w:val="none" w:sz="0" w:space="0" w:color="auto"/>
        <w:bottom w:val="none" w:sz="0" w:space="0" w:color="auto"/>
        <w:right w:val="none" w:sz="0" w:space="0" w:color="auto"/>
      </w:divBdr>
    </w:div>
    <w:div w:id="938945372">
      <w:marLeft w:val="640"/>
      <w:marRight w:val="0"/>
      <w:marTop w:val="0"/>
      <w:marBottom w:val="0"/>
      <w:divBdr>
        <w:top w:val="none" w:sz="0" w:space="0" w:color="auto"/>
        <w:left w:val="none" w:sz="0" w:space="0" w:color="auto"/>
        <w:bottom w:val="none" w:sz="0" w:space="0" w:color="auto"/>
        <w:right w:val="none" w:sz="0" w:space="0" w:color="auto"/>
      </w:divBdr>
    </w:div>
    <w:div w:id="938945499">
      <w:marLeft w:val="640"/>
      <w:marRight w:val="0"/>
      <w:marTop w:val="0"/>
      <w:marBottom w:val="0"/>
      <w:divBdr>
        <w:top w:val="none" w:sz="0" w:space="0" w:color="auto"/>
        <w:left w:val="none" w:sz="0" w:space="0" w:color="auto"/>
        <w:bottom w:val="none" w:sz="0" w:space="0" w:color="auto"/>
        <w:right w:val="none" w:sz="0" w:space="0" w:color="auto"/>
      </w:divBdr>
    </w:div>
    <w:div w:id="938948388">
      <w:marLeft w:val="640"/>
      <w:marRight w:val="0"/>
      <w:marTop w:val="0"/>
      <w:marBottom w:val="0"/>
      <w:divBdr>
        <w:top w:val="none" w:sz="0" w:space="0" w:color="auto"/>
        <w:left w:val="none" w:sz="0" w:space="0" w:color="auto"/>
        <w:bottom w:val="none" w:sz="0" w:space="0" w:color="auto"/>
        <w:right w:val="none" w:sz="0" w:space="0" w:color="auto"/>
      </w:divBdr>
    </w:div>
    <w:div w:id="938953502">
      <w:marLeft w:val="640"/>
      <w:marRight w:val="0"/>
      <w:marTop w:val="0"/>
      <w:marBottom w:val="0"/>
      <w:divBdr>
        <w:top w:val="none" w:sz="0" w:space="0" w:color="auto"/>
        <w:left w:val="none" w:sz="0" w:space="0" w:color="auto"/>
        <w:bottom w:val="none" w:sz="0" w:space="0" w:color="auto"/>
        <w:right w:val="none" w:sz="0" w:space="0" w:color="auto"/>
      </w:divBdr>
    </w:div>
    <w:div w:id="939030157">
      <w:marLeft w:val="640"/>
      <w:marRight w:val="0"/>
      <w:marTop w:val="0"/>
      <w:marBottom w:val="0"/>
      <w:divBdr>
        <w:top w:val="none" w:sz="0" w:space="0" w:color="auto"/>
        <w:left w:val="none" w:sz="0" w:space="0" w:color="auto"/>
        <w:bottom w:val="none" w:sz="0" w:space="0" w:color="auto"/>
        <w:right w:val="none" w:sz="0" w:space="0" w:color="auto"/>
      </w:divBdr>
    </w:div>
    <w:div w:id="939095973">
      <w:marLeft w:val="640"/>
      <w:marRight w:val="0"/>
      <w:marTop w:val="0"/>
      <w:marBottom w:val="0"/>
      <w:divBdr>
        <w:top w:val="none" w:sz="0" w:space="0" w:color="auto"/>
        <w:left w:val="none" w:sz="0" w:space="0" w:color="auto"/>
        <w:bottom w:val="none" w:sz="0" w:space="0" w:color="auto"/>
        <w:right w:val="none" w:sz="0" w:space="0" w:color="auto"/>
      </w:divBdr>
    </w:div>
    <w:div w:id="939144680">
      <w:marLeft w:val="640"/>
      <w:marRight w:val="0"/>
      <w:marTop w:val="0"/>
      <w:marBottom w:val="0"/>
      <w:divBdr>
        <w:top w:val="none" w:sz="0" w:space="0" w:color="auto"/>
        <w:left w:val="none" w:sz="0" w:space="0" w:color="auto"/>
        <w:bottom w:val="none" w:sz="0" w:space="0" w:color="auto"/>
        <w:right w:val="none" w:sz="0" w:space="0" w:color="auto"/>
      </w:divBdr>
    </w:div>
    <w:div w:id="939337814">
      <w:marLeft w:val="640"/>
      <w:marRight w:val="0"/>
      <w:marTop w:val="0"/>
      <w:marBottom w:val="0"/>
      <w:divBdr>
        <w:top w:val="none" w:sz="0" w:space="0" w:color="auto"/>
        <w:left w:val="none" w:sz="0" w:space="0" w:color="auto"/>
        <w:bottom w:val="none" w:sz="0" w:space="0" w:color="auto"/>
        <w:right w:val="none" w:sz="0" w:space="0" w:color="auto"/>
      </w:divBdr>
    </w:div>
    <w:div w:id="939528433">
      <w:marLeft w:val="640"/>
      <w:marRight w:val="0"/>
      <w:marTop w:val="0"/>
      <w:marBottom w:val="0"/>
      <w:divBdr>
        <w:top w:val="none" w:sz="0" w:space="0" w:color="auto"/>
        <w:left w:val="none" w:sz="0" w:space="0" w:color="auto"/>
        <w:bottom w:val="none" w:sz="0" w:space="0" w:color="auto"/>
        <w:right w:val="none" w:sz="0" w:space="0" w:color="auto"/>
      </w:divBdr>
    </w:div>
    <w:div w:id="939603115">
      <w:marLeft w:val="640"/>
      <w:marRight w:val="0"/>
      <w:marTop w:val="0"/>
      <w:marBottom w:val="0"/>
      <w:divBdr>
        <w:top w:val="none" w:sz="0" w:space="0" w:color="auto"/>
        <w:left w:val="none" w:sz="0" w:space="0" w:color="auto"/>
        <w:bottom w:val="none" w:sz="0" w:space="0" w:color="auto"/>
        <w:right w:val="none" w:sz="0" w:space="0" w:color="auto"/>
      </w:divBdr>
    </w:div>
    <w:div w:id="939801184">
      <w:marLeft w:val="640"/>
      <w:marRight w:val="0"/>
      <w:marTop w:val="0"/>
      <w:marBottom w:val="0"/>
      <w:divBdr>
        <w:top w:val="none" w:sz="0" w:space="0" w:color="auto"/>
        <w:left w:val="none" w:sz="0" w:space="0" w:color="auto"/>
        <w:bottom w:val="none" w:sz="0" w:space="0" w:color="auto"/>
        <w:right w:val="none" w:sz="0" w:space="0" w:color="auto"/>
      </w:divBdr>
    </w:div>
    <w:div w:id="939803316">
      <w:marLeft w:val="640"/>
      <w:marRight w:val="0"/>
      <w:marTop w:val="0"/>
      <w:marBottom w:val="0"/>
      <w:divBdr>
        <w:top w:val="none" w:sz="0" w:space="0" w:color="auto"/>
        <w:left w:val="none" w:sz="0" w:space="0" w:color="auto"/>
        <w:bottom w:val="none" w:sz="0" w:space="0" w:color="auto"/>
        <w:right w:val="none" w:sz="0" w:space="0" w:color="auto"/>
      </w:divBdr>
    </w:div>
    <w:div w:id="939875451">
      <w:marLeft w:val="640"/>
      <w:marRight w:val="0"/>
      <w:marTop w:val="0"/>
      <w:marBottom w:val="0"/>
      <w:divBdr>
        <w:top w:val="none" w:sz="0" w:space="0" w:color="auto"/>
        <w:left w:val="none" w:sz="0" w:space="0" w:color="auto"/>
        <w:bottom w:val="none" w:sz="0" w:space="0" w:color="auto"/>
        <w:right w:val="none" w:sz="0" w:space="0" w:color="auto"/>
      </w:divBdr>
    </w:div>
    <w:div w:id="939919519">
      <w:marLeft w:val="640"/>
      <w:marRight w:val="0"/>
      <w:marTop w:val="0"/>
      <w:marBottom w:val="0"/>
      <w:divBdr>
        <w:top w:val="none" w:sz="0" w:space="0" w:color="auto"/>
        <w:left w:val="none" w:sz="0" w:space="0" w:color="auto"/>
        <w:bottom w:val="none" w:sz="0" w:space="0" w:color="auto"/>
        <w:right w:val="none" w:sz="0" w:space="0" w:color="auto"/>
      </w:divBdr>
    </w:div>
    <w:div w:id="939921113">
      <w:marLeft w:val="640"/>
      <w:marRight w:val="0"/>
      <w:marTop w:val="0"/>
      <w:marBottom w:val="0"/>
      <w:divBdr>
        <w:top w:val="none" w:sz="0" w:space="0" w:color="auto"/>
        <w:left w:val="none" w:sz="0" w:space="0" w:color="auto"/>
        <w:bottom w:val="none" w:sz="0" w:space="0" w:color="auto"/>
        <w:right w:val="none" w:sz="0" w:space="0" w:color="auto"/>
      </w:divBdr>
    </w:div>
    <w:div w:id="940069227">
      <w:marLeft w:val="640"/>
      <w:marRight w:val="0"/>
      <w:marTop w:val="0"/>
      <w:marBottom w:val="0"/>
      <w:divBdr>
        <w:top w:val="none" w:sz="0" w:space="0" w:color="auto"/>
        <w:left w:val="none" w:sz="0" w:space="0" w:color="auto"/>
        <w:bottom w:val="none" w:sz="0" w:space="0" w:color="auto"/>
        <w:right w:val="none" w:sz="0" w:space="0" w:color="auto"/>
      </w:divBdr>
    </w:div>
    <w:div w:id="940181398">
      <w:marLeft w:val="640"/>
      <w:marRight w:val="0"/>
      <w:marTop w:val="0"/>
      <w:marBottom w:val="0"/>
      <w:divBdr>
        <w:top w:val="none" w:sz="0" w:space="0" w:color="auto"/>
        <w:left w:val="none" w:sz="0" w:space="0" w:color="auto"/>
        <w:bottom w:val="none" w:sz="0" w:space="0" w:color="auto"/>
        <w:right w:val="none" w:sz="0" w:space="0" w:color="auto"/>
      </w:divBdr>
    </w:div>
    <w:div w:id="940184655">
      <w:marLeft w:val="640"/>
      <w:marRight w:val="0"/>
      <w:marTop w:val="0"/>
      <w:marBottom w:val="0"/>
      <w:divBdr>
        <w:top w:val="none" w:sz="0" w:space="0" w:color="auto"/>
        <w:left w:val="none" w:sz="0" w:space="0" w:color="auto"/>
        <w:bottom w:val="none" w:sz="0" w:space="0" w:color="auto"/>
        <w:right w:val="none" w:sz="0" w:space="0" w:color="auto"/>
      </w:divBdr>
    </w:div>
    <w:div w:id="940335134">
      <w:marLeft w:val="640"/>
      <w:marRight w:val="0"/>
      <w:marTop w:val="0"/>
      <w:marBottom w:val="0"/>
      <w:divBdr>
        <w:top w:val="none" w:sz="0" w:space="0" w:color="auto"/>
        <w:left w:val="none" w:sz="0" w:space="0" w:color="auto"/>
        <w:bottom w:val="none" w:sz="0" w:space="0" w:color="auto"/>
        <w:right w:val="none" w:sz="0" w:space="0" w:color="auto"/>
      </w:divBdr>
    </w:div>
    <w:div w:id="940338685">
      <w:marLeft w:val="640"/>
      <w:marRight w:val="0"/>
      <w:marTop w:val="0"/>
      <w:marBottom w:val="0"/>
      <w:divBdr>
        <w:top w:val="none" w:sz="0" w:space="0" w:color="auto"/>
        <w:left w:val="none" w:sz="0" w:space="0" w:color="auto"/>
        <w:bottom w:val="none" w:sz="0" w:space="0" w:color="auto"/>
        <w:right w:val="none" w:sz="0" w:space="0" w:color="auto"/>
      </w:divBdr>
    </w:div>
    <w:div w:id="940451632">
      <w:marLeft w:val="640"/>
      <w:marRight w:val="0"/>
      <w:marTop w:val="0"/>
      <w:marBottom w:val="0"/>
      <w:divBdr>
        <w:top w:val="none" w:sz="0" w:space="0" w:color="auto"/>
        <w:left w:val="none" w:sz="0" w:space="0" w:color="auto"/>
        <w:bottom w:val="none" w:sz="0" w:space="0" w:color="auto"/>
        <w:right w:val="none" w:sz="0" w:space="0" w:color="auto"/>
      </w:divBdr>
    </w:div>
    <w:div w:id="940451851">
      <w:marLeft w:val="640"/>
      <w:marRight w:val="0"/>
      <w:marTop w:val="0"/>
      <w:marBottom w:val="0"/>
      <w:divBdr>
        <w:top w:val="none" w:sz="0" w:space="0" w:color="auto"/>
        <w:left w:val="none" w:sz="0" w:space="0" w:color="auto"/>
        <w:bottom w:val="none" w:sz="0" w:space="0" w:color="auto"/>
        <w:right w:val="none" w:sz="0" w:space="0" w:color="auto"/>
      </w:divBdr>
    </w:div>
    <w:div w:id="940533951">
      <w:bodyDiv w:val="1"/>
      <w:marLeft w:val="0"/>
      <w:marRight w:val="0"/>
      <w:marTop w:val="0"/>
      <w:marBottom w:val="0"/>
      <w:divBdr>
        <w:top w:val="none" w:sz="0" w:space="0" w:color="auto"/>
        <w:left w:val="none" w:sz="0" w:space="0" w:color="auto"/>
        <w:bottom w:val="none" w:sz="0" w:space="0" w:color="auto"/>
        <w:right w:val="none" w:sz="0" w:space="0" w:color="auto"/>
      </w:divBdr>
      <w:divsChild>
        <w:div w:id="19286675">
          <w:marLeft w:val="640"/>
          <w:marRight w:val="0"/>
          <w:marTop w:val="0"/>
          <w:marBottom w:val="0"/>
          <w:divBdr>
            <w:top w:val="none" w:sz="0" w:space="0" w:color="auto"/>
            <w:left w:val="none" w:sz="0" w:space="0" w:color="auto"/>
            <w:bottom w:val="none" w:sz="0" w:space="0" w:color="auto"/>
            <w:right w:val="none" w:sz="0" w:space="0" w:color="auto"/>
          </w:divBdr>
        </w:div>
        <w:div w:id="51393282">
          <w:marLeft w:val="640"/>
          <w:marRight w:val="0"/>
          <w:marTop w:val="0"/>
          <w:marBottom w:val="0"/>
          <w:divBdr>
            <w:top w:val="none" w:sz="0" w:space="0" w:color="auto"/>
            <w:left w:val="none" w:sz="0" w:space="0" w:color="auto"/>
            <w:bottom w:val="none" w:sz="0" w:space="0" w:color="auto"/>
            <w:right w:val="none" w:sz="0" w:space="0" w:color="auto"/>
          </w:divBdr>
        </w:div>
        <w:div w:id="63071565">
          <w:marLeft w:val="640"/>
          <w:marRight w:val="0"/>
          <w:marTop w:val="0"/>
          <w:marBottom w:val="0"/>
          <w:divBdr>
            <w:top w:val="none" w:sz="0" w:space="0" w:color="auto"/>
            <w:left w:val="none" w:sz="0" w:space="0" w:color="auto"/>
            <w:bottom w:val="none" w:sz="0" w:space="0" w:color="auto"/>
            <w:right w:val="none" w:sz="0" w:space="0" w:color="auto"/>
          </w:divBdr>
        </w:div>
        <w:div w:id="70078437">
          <w:marLeft w:val="640"/>
          <w:marRight w:val="0"/>
          <w:marTop w:val="0"/>
          <w:marBottom w:val="0"/>
          <w:divBdr>
            <w:top w:val="none" w:sz="0" w:space="0" w:color="auto"/>
            <w:left w:val="none" w:sz="0" w:space="0" w:color="auto"/>
            <w:bottom w:val="none" w:sz="0" w:space="0" w:color="auto"/>
            <w:right w:val="none" w:sz="0" w:space="0" w:color="auto"/>
          </w:divBdr>
        </w:div>
        <w:div w:id="115103088">
          <w:marLeft w:val="640"/>
          <w:marRight w:val="0"/>
          <w:marTop w:val="0"/>
          <w:marBottom w:val="0"/>
          <w:divBdr>
            <w:top w:val="none" w:sz="0" w:space="0" w:color="auto"/>
            <w:left w:val="none" w:sz="0" w:space="0" w:color="auto"/>
            <w:bottom w:val="none" w:sz="0" w:space="0" w:color="auto"/>
            <w:right w:val="none" w:sz="0" w:space="0" w:color="auto"/>
          </w:divBdr>
        </w:div>
        <w:div w:id="118181763">
          <w:marLeft w:val="640"/>
          <w:marRight w:val="0"/>
          <w:marTop w:val="0"/>
          <w:marBottom w:val="0"/>
          <w:divBdr>
            <w:top w:val="none" w:sz="0" w:space="0" w:color="auto"/>
            <w:left w:val="none" w:sz="0" w:space="0" w:color="auto"/>
            <w:bottom w:val="none" w:sz="0" w:space="0" w:color="auto"/>
            <w:right w:val="none" w:sz="0" w:space="0" w:color="auto"/>
          </w:divBdr>
        </w:div>
        <w:div w:id="129400571">
          <w:marLeft w:val="640"/>
          <w:marRight w:val="0"/>
          <w:marTop w:val="0"/>
          <w:marBottom w:val="0"/>
          <w:divBdr>
            <w:top w:val="none" w:sz="0" w:space="0" w:color="auto"/>
            <w:left w:val="none" w:sz="0" w:space="0" w:color="auto"/>
            <w:bottom w:val="none" w:sz="0" w:space="0" w:color="auto"/>
            <w:right w:val="none" w:sz="0" w:space="0" w:color="auto"/>
          </w:divBdr>
        </w:div>
        <w:div w:id="212814010">
          <w:marLeft w:val="640"/>
          <w:marRight w:val="0"/>
          <w:marTop w:val="0"/>
          <w:marBottom w:val="0"/>
          <w:divBdr>
            <w:top w:val="none" w:sz="0" w:space="0" w:color="auto"/>
            <w:left w:val="none" w:sz="0" w:space="0" w:color="auto"/>
            <w:bottom w:val="none" w:sz="0" w:space="0" w:color="auto"/>
            <w:right w:val="none" w:sz="0" w:space="0" w:color="auto"/>
          </w:divBdr>
        </w:div>
        <w:div w:id="280843160">
          <w:marLeft w:val="640"/>
          <w:marRight w:val="0"/>
          <w:marTop w:val="0"/>
          <w:marBottom w:val="0"/>
          <w:divBdr>
            <w:top w:val="none" w:sz="0" w:space="0" w:color="auto"/>
            <w:left w:val="none" w:sz="0" w:space="0" w:color="auto"/>
            <w:bottom w:val="none" w:sz="0" w:space="0" w:color="auto"/>
            <w:right w:val="none" w:sz="0" w:space="0" w:color="auto"/>
          </w:divBdr>
        </w:div>
        <w:div w:id="298071552">
          <w:marLeft w:val="640"/>
          <w:marRight w:val="0"/>
          <w:marTop w:val="0"/>
          <w:marBottom w:val="0"/>
          <w:divBdr>
            <w:top w:val="none" w:sz="0" w:space="0" w:color="auto"/>
            <w:left w:val="none" w:sz="0" w:space="0" w:color="auto"/>
            <w:bottom w:val="none" w:sz="0" w:space="0" w:color="auto"/>
            <w:right w:val="none" w:sz="0" w:space="0" w:color="auto"/>
          </w:divBdr>
        </w:div>
        <w:div w:id="306130503">
          <w:marLeft w:val="640"/>
          <w:marRight w:val="0"/>
          <w:marTop w:val="0"/>
          <w:marBottom w:val="0"/>
          <w:divBdr>
            <w:top w:val="none" w:sz="0" w:space="0" w:color="auto"/>
            <w:left w:val="none" w:sz="0" w:space="0" w:color="auto"/>
            <w:bottom w:val="none" w:sz="0" w:space="0" w:color="auto"/>
            <w:right w:val="none" w:sz="0" w:space="0" w:color="auto"/>
          </w:divBdr>
        </w:div>
        <w:div w:id="326129387">
          <w:marLeft w:val="640"/>
          <w:marRight w:val="0"/>
          <w:marTop w:val="0"/>
          <w:marBottom w:val="0"/>
          <w:divBdr>
            <w:top w:val="none" w:sz="0" w:space="0" w:color="auto"/>
            <w:left w:val="none" w:sz="0" w:space="0" w:color="auto"/>
            <w:bottom w:val="none" w:sz="0" w:space="0" w:color="auto"/>
            <w:right w:val="none" w:sz="0" w:space="0" w:color="auto"/>
          </w:divBdr>
        </w:div>
        <w:div w:id="375088843">
          <w:marLeft w:val="640"/>
          <w:marRight w:val="0"/>
          <w:marTop w:val="0"/>
          <w:marBottom w:val="0"/>
          <w:divBdr>
            <w:top w:val="none" w:sz="0" w:space="0" w:color="auto"/>
            <w:left w:val="none" w:sz="0" w:space="0" w:color="auto"/>
            <w:bottom w:val="none" w:sz="0" w:space="0" w:color="auto"/>
            <w:right w:val="none" w:sz="0" w:space="0" w:color="auto"/>
          </w:divBdr>
        </w:div>
        <w:div w:id="403144602">
          <w:marLeft w:val="640"/>
          <w:marRight w:val="0"/>
          <w:marTop w:val="0"/>
          <w:marBottom w:val="0"/>
          <w:divBdr>
            <w:top w:val="none" w:sz="0" w:space="0" w:color="auto"/>
            <w:left w:val="none" w:sz="0" w:space="0" w:color="auto"/>
            <w:bottom w:val="none" w:sz="0" w:space="0" w:color="auto"/>
            <w:right w:val="none" w:sz="0" w:space="0" w:color="auto"/>
          </w:divBdr>
        </w:div>
        <w:div w:id="417098552">
          <w:marLeft w:val="640"/>
          <w:marRight w:val="0"/>
          <w:marTop w:val="0"/>
          <w:marBottom w:val="0"/>
          <w:divBdr>
            <w:top w:val="none" w:sz="0" w:space="0" w:color="auto"/>
            <w:left w:val="none" w:sz="0" w:space="0" w:color="auto"/>
            <w:bottom w:val="none" w:sz="0" w:space="0" w:color="auto"/>
            <w:right w:val="none" w:sz="0" w:space="0" w:color="auto"/>
          </w:divBdr>
        </w:div>
        <w:div w:id="425343961">
          <w:marLeft w:val="640"/>
          <w:marRight w:val="0"/>
          <w:marTop w:val="0"/>
          <w:marBottom w:val="0"/>
          <w:divBdr>
            <w:top w:val="none" w:sz="0" w:space="0" w:color="auto"/>
            <w:left w:val="none" w:sz="0" w:space="0" w:color="auto"/>
            <w:bottom w:val="none" w:sz="0" w:space="0" w:color="auto"/>
            <w:right w:val="none" w:sz="0" w:space="0" w:color="auto"/>
          </w:divBdr>
        </w:div>
        <w:div w:id="486672074">
          <w:marLeft w:val="640"/>
          <w:marRight w:val="0"/>
          <w:marTop w:val="0"/>
          <w:marBottom w:val="0"/>
          <w:divBdr>
            <w:top w:val="none" w:sz="0" w:space="0" w:color="auto"/>
            <w:left w:val="none" w:sz="0" w:space="0" w:color="auto"/>
            <w:bottom w:val="none" w:sz="0" w:space="0" w:color="auto"/>
            <w:right w:val="none" w:sz="0" w:space="0" w:color="auto"/>
          </w:divBdr>
        </w:div>
        <w:div w:id="489639782">
          <w:marLeft w:val="640"/>
          <w:marRight w:val="0"/>
          <w:marTop w:val="0"/>
          <w:marBottom w:val="0"/>
          <w:divBdr>
            <w:top w:val="none" w:sz="0" w:space="0" w:color="auto"/>
            <w:left w:val="none" w:sz="0" w:space="0" w:color="auto"/>
            <w:bottom w:val="none" w:sz="0" w:space="0" w:color="auto"/>
            <w:right w:val="none" w:sz="0" w:space="0" w:color="auto"/>
          </w:divBdr>
        </w:div>
        <w:div w:id="583105876">
          <w:marLeft w:val="640"/>
          <w:marRight w:val="0"/>
          <w:marTop w:val="0"/>
          <w:marBottom w:val="0"/>
          <w:divBdr>
            <w:top w:val="none" w:sz="0" w:space="0" w:color="auto"/>
            <w:left w:val="none" w:sz="0" w:space="0" w:color="auto"/>
            <w:bottom w:val="none" w:sz="0" w:space="0" w:color="auto"/>
            <w:right w:val="none" w:sz="0" w:space="0" w:color="auto"/>
          </w:divBdr>
        </w:div>
        <w:div w:id="645938050">
          <w:marLeft w:val="640"/>
          <w:marRight w:val="0"/>
          <w:marTop w:val="0"/>
          <w:marBottom w:val="0"/>
          <w:divBdr>
            <w:top w:val="none" w:sz="0" w:space="0" w:color="auto"/>
            <w:left w:val="none" w:sz="0" w:space="0" w:color="auto"/>
            <w:bottom w:val="none" w:sz="0" w:space="0" w:color="auto"/>
            <w:right w:val="none" w:sz="0" w:space="0" w:color="auto"/>
          </w:divBdr>
        </w:div>
        <w:div w:id="745226159">
          <w:marLeft w:val="640"/>
          <w:marRight w:val="0"/>
          <w:marTop w:val="0"/>
          <w:marBottom w:val="0"/>
          <w:divBdr>
            <w:top w:val="none" w:sz="0" w:space="0" w:color="auto"/>
            <w:left w:val="none" w:sz="0" w:space="0" w:color="auto"/>
            <w:bottom w:val="none" w:sz="0" w:space="0" w:color="auto"/>
            <w:right w:val="none" w:sz="0" w:space="0" w:color="auto"/>
          </w:divBdr>
        </w:div>
        <w:div w:id="769592087">
          <w:marLeft w:val="640"/>
          <w:marRight w:val="0"/>
          <w:marTop w:val="0"/>
          <w:marBottom w:val="0"/>
          <w:divBdr>
            <w:top w:val="none" w:sz="0" w:space="0" w:color="auto"/>
            <w:left w:val="none" w:sz="0" w:space="0" w:color="auto"/>
            <w:bottom w:val="none" w:sz="0" w:space="0" w:color="auto"/>
            <w:right w:val="none" w:sz="0" w:space="0" w:color="auto"/>
          </w:divBdr>
        </w:div>
        <w:div w:id="789469242">
          <w:marLeft w:val="640"/>
          <w:marRight w:val="0"/>
          <w:marTop w:val="0"/>
          <w:marBottom w:val="0"/>
          <w:divBdr>
            <w:top w:val="none" w:sz="0" w:space="0" w:color="auto"/>
            <w:left w:val="none" w:sz="0" w:space="0" w:color="auto"/>
            <w:bottom w:val="none" w:sz="0" w:space="0" w:color="auto"/>
            <w:right w:val="none" w:sz="0" w:space="0" w:color="auto"/>
          </w:divBdr>
        </w:div>
        <w:div w:id="811286737">
          <w:marLeft w:val="640"/>
          <w:marRight w:val="0"/>
          <w:marTop w:val="0"/>
          <w:marBottom w:val="0"/>
          <w:divBdr>
            <w:top w:val="none" w:sz="0" w:space="0" w:color="auto"/>
            <w:left w:val="none" w:sz="0" w:space="0" w:color="auto"/>
            <w:bottom w:val="none" w:sz="0" w:space="0" w:color="auto"/>
            <w:right w:val="none" w:sz="0" w:space="0" w:color="auto"/>
          </w:divBdr>
        </w:div>
        <w:div w:id="862283042">
          <w:marLeft w:val="640"/>
          <w:marRight w:val="0"/>
          <w:marTop w:val="0"/>
          <w:marBottom w:val="0"/>
          <w:divBdr>
            <w:top w:val="none" w:sz="0" w:space="0" w:color="auto"/>
            <w:left w:val="none" w:sz="0" w:space="0" w:color="auto"/>
            <w:bottom w:val="none" w:sz="0" w:space="0" w:color="auto"/>
            <w:right w:val="none" w:sz="0" w:space="0" w:color="auto"/>
          </w:divBdr>
        </w:div>
        <w:div w:id="902985568">
          <w:marLeft w:val="640"/>
          <w:marRight w:val="0"/>
          <w:marTop w:val="0"/>
          <w:marBottom w:val="0"/>
          <w:divBdr>
            <w:top w:val="none" w:sz="0" w:space="0" w:color="auto"/>
            <w:left w:val="none" w:sz="0" w:space="0" w:color="auto"/>
            <w:bottom w:val="none" w:sz="0" w:space="0" w:color="auto"/>
            <w:right w:val="none" w:sz="0" w:space="0" w:color="auto"/>
          </w:divBdr>
        </w:div>
        <w:div w:id="906454193">
          <w:marLeft w:val="640"/>
          <w:marRight w:val="0"/>
          <w:marTop w:val="0"/>
          <w:marBottom w:val="0"/>
          <w:divBdr>
            <w:top w:val="none" w:sz="0" w:space="0" w:color="auto"/>
            <w:left w:val="none" w:sz="0" w:space="0" w:color="auto"/>
            <w:bottom w:val="none" w:sz="0" w:space="0" w:color="auto"/>
            <w:right w:val="none" w:sz="0" w:space="0" w:color="auto"/>
          </w:divBdr>
        </w:div>
        <w:div w:id="910702092">
          <w:marLeft w:val="640"/>
          <w:marRight w:val="0"/>
          <w:marTop w:val="0"/>
          <w:marBottom w:val="0"/>
          <w:divBdr>
            <w:top w:val="none" w:sz="0" w:space="0" w:color="auto"/>
            <w:left w:val="none" w:sz="0" w:space="0" w:color="auto"/>
            <w:bottom w:val="none" w:sz="0" w:space="0" w:color="auto"/>
            <w:right w:val="none" w:sz="0" w:space="0" w:color="auto"/>
          </w:divBdr>
        </w:div>
        <w:div w:id="956105960">
          <w:marLeft w:val="640"/>
          <w:marRight w:val="0"/>
          <w:marTop w:val="0"/>
          <w:marBottom w:val="0"/>
          <w:divBdr>
            <w:top w:val="none" w:sz="0" w:space="0" w:color="auto"/>
            <w:left w:val="none" w:sz="0" w:space="0" w:color="auto"/>
            <w:bottom w:val="none" w:sz="0" w:space="0" w:color="auto"/>
            <w:right w:val="none" w:sz="0" w:space="0" w:color="auto"/>
          </w:divBdr>
        </w:div>
        <w:div w:id="1054353018">
          <w:marLeft w:val="640"/>
          <w:marRight w:val="0"/>
          <w:marTop w:val="0"/>
          <w:marBottom w:val="0"/>
          <w:divBdr>
            <w:top w:val="none" w:sz="0" w:space="0" w:color="auto"/>
            <w:left w:val="none" w:sz="0" w:space="0" w:color="auto"/>
            <w:bottom w:val="none" w:sz="0" w:space="0" w:color="auto"/>
            <w:right w:val="none" w:sz="0" w:space="0" w:color="auto"/>
          </w:divBdr>
        </w:div>
        <w:div w:id="1059480421">
          <w:marLeft w:val="640"/>
          <w:marRight w:val="0"/>
          <w:marTop w:val="0"/>
          <w:marBottom w:val="0"/>
          <w:divBdr>
            <w:top w:val="none" w:sz="0" w:space="0" w:color="auto"/>
            <w:left w:val="none" w:sz="0" w:space="0" w:color="auto"/>
            <w:bottom w:val="none" w:sz="0" w:space="0" w:color="auto"/>
            <w:right w:val="none" w:sz="0" w:space="0" w:color="auto"/>
          </w:divBdr>
        </w:div>
        <w:div w:id="1119224105">
          <w:marLeft w:val="640"/>
          <w:marRight w:val="0"/>
          <w:marTop w:val="0"/>
          <w:marBottom w:val="0"/>
          <w:divBdr>
            <w:top w:val="none" w:sz="0" w:space="0" w:color="auto"/>
            <w:left w:val="none" w:sz="0" w:space="0" w:color="auto"/>
            <w:bottom w:val="none" w:sz="0" w:space="0" w:color="auto"/>
            <w:right w:val="none" w:sz="0" w:space="0" w:color="auto"/>
          </w:divBdr>
        </w:div>
        <w:div w:id="1149513952">
          <w:marLeft w:val="640"/>
          <w:marRight w:val="0"/>
          <w:marTop w:val="0"/>
          <w:marBottom w:val="0"/>
          <w:divBdr>
            <w:top w:val="none" w:sz="0" w:space="0" w:color="auto"/>
            <w:left w:val="none" w:sz="0" w:space="0" w:color="auto"/>
            <w:bottom w:val="none" w:sz="0" w:space="0" w:color="auto"/>
            <w:right w:val="none" w:sz="0" w:space="0" w:color="auto"/>
          </w:divBdr>
        </w:div>
        <w:div w:id="1198347970">
          <w:marLeft w:val="640"/>
          <w:marRight w:val="0"/>
          <w:marTop w:val="0"/>
          <w:marBottom w:val="0"/>
          <w:divBdr>
            <w:top w:val="none" w:sz="0" w:space="0" w:color="auto"/>
            <w:left w:val="none" w:sz="0" w:space="0" w:color="auto"/>
            <w:bottom w:val="none" w:sz="0" w:space="0" w:color="auto"/>
            <w:right w:val="none" w:sz="0" w:space="0" w:color="auto"/>
          </w:divBdr>
        </w:div>
        <w:div w:id="1305617748">
          <w:marLeft w:val="640"/>
          <w:marRight w:val="0"/>
          <w:marTop w:val="0"/>
          <w:marBottom w:val="0"/>
          <w:divBdr>
            <w:top w:val="none" w:sz="0" w:space="0" w:color="auto"/>
            <w:left w:val="none" w:sz="0" w:space="0" w:color="auto"/>
            <w:bottom w:val="none" w:sz="0" w:space="0" w:color="auto"/>
            <w:right w:val="none" w:sz="0" w:space="0" w:color="auto"/>
          </w:divBdr>
        </w:div>
        <w:div w:id="1410080605">
          <w:marLeft w:val="640"/>
          <w:marRight w:val="0"/>
          <w:marTop w:val="0"/>
          <w:marBottom w:val="0"/>
          <w:divBdr>
            <w:top w:val="none" w:sz="0" w:space="0" w:color="auto"/>
            <w:left w:val="none" w:sz="0" w:space="0" w:color="auto"/>
            <w:bottom w:val="none" w:sz="0" w:space="0" w:color="auto"/>
            <w:right w:val="none" w:sz="0" w:space="0" w:color="auto"/>
          </w:divBdr>
        </w:div>
        <w:div w:id="1420373812">
          <w:marLeft w:val="640"/>
          <w:marRight w:val="0"/>
          <w:marTop w:val="0"/>
          <w:marBottom w:val="0"/>
          <w:divBdr>
            <w:top w:val="none" w:sz="0" w:space="0" w:color="auto"/>
            <w:left w:val="none" w:sz="0" w:space="0" w:color="auto"/>
            <w:bottom w:val="none" w:sz="0" w:space="0" w:color="auto"/>
            <w:right w:val="none" w:sz="0" w:space="0" w:color="auto"/>
          </w:divBdr>
        </w:div>
        <w:div w:id="1552115552">
          <w:marLeft w:val="640"/>
          <w:marRight w:val="0"/>
          <w:marTop w:val="0"/>
          <w:marBottom w:val="0"/>
          <w:divBdr>
            <w:top w:val="none" w:sz="0" w:space="0" w:color="auto"/>
            <w:left w:val="none" w:sz="0" w:space="0" w:color="auto"/>
            <w:bottom w:val="none" w:sz="0" w:space="0" w:color="auto"/>
            <w:right w:val="none" w:sz="0" w:space="0" w:color="auto"/>
          </w:divBdr>
        </w:div>
        <w:div w:id="1555192920">
          <w:marLeft w:val="640"/>
          <w:marRight w:val="0"/>
          <w:marTop w:val="0"/>
          <w:marBottom w:val="0"/>
          <w:divBdr>
            <w:top w:val="none" w:sz="0" w:space="0" w:color="auto"/>
            <w:left w:val="none" w:sz="0" w:space="0" w:color="auto"/>
            <w:bottom w:val="none" w:sz="0" w:space="0" w:color="auto"/>
            <w:right w:val="none" w:sz="0" w:space="0" w:color="auto"/>
          </w:divBdr>
        </w:div>
        <w:div w:id="1559631025">
          <w:marLeft w:val="640"/>
          <w:marRight w:val="0"/>
          <w:marTop w:val="0"/>
          <w:marBottom w:val="0"/>
          <w:divBdr>
            <w:top w:val="none" w:sz="0" w:space="0" w:color="auto"/>
            <w:left w:val="none" w:sz="0" w:space="0" w:color="auto"/>
            <w:bottom w:val="none" w:sz="0" w:space="0" w:color="auto"/>
            <w:right w:val="none" w:sz="0" w:space="0" w:color="auto"/>
          </w:divBdr>
        </w:div>
        <w:div w:id="1581527573">
          <w:marLeft w:val="640"/>
          <w:marRight w:val="0"/>
          <w:marTop w:val="0"/>
          <w:marBottom w:val="0"/>
          <w:divBdr>
            <w:top w:val="none" w:sz="0" w:space="0" w:color="auto"/>
            <w:left w:val="none" w:sz="0" w:space="0" w:color="auto"/>
            <w:bottom w:val="none" w:sz="0" w:space="0" w:color="auto"/>
            <w:right w:val="none" w:sz="0" w:space="0" w:color="auto"/>
          </w:divBdr>
        </w:div>
        <w:div w:id="1582370976">
          <w:marLeft w:val="640"/>
          <w:marRight w:val="0"/>
          <w:marTop w:val="0"/>
          <w:marBottom w:val="0"/>
          <w:divBdr>
            <w:top w:val="none" w:sz="0" w:space="0" w:color="auto"/>
            <w:left w:val="none" w:sz="0" w:space="0" w:color="auto"/>
            <w:bottom w:val="none" w:sz="0" w:space="0" w:color="auto"/>
            <w:right w:val="none" w:sz="0" w:space="0" w:color="auto"/>
          </w:divBdr>
        </w:div>
        <w:div w:id="1634629322">
          <w:marLeft w:val="640"/>
          <w:marRight w:val="0"/>
          <w:marTop w:val="0"/>
          <w:marBottom w:val="0"/>
          <w:divBdr>
            <w:top w:val="none" w:sz="0" w:space="0" w:color="auto"/>
            <w:left w:val="none" w:sz="0" w:space="0" w:color="auto"/>
            <w:bottom w:val="none" w:sz="0" w:space="0" w:color="auto"/>
            <w:right w:val="none" w:sz="0" w:space="0" w:color="auto"/>
          </w:divBdr>
        </w:div>
      </w:divsChild>
    </w:div>
    <w:div w:id="940576386">
      <w:marLeft w:val="640"/>
      <w:marRight w:val="0"/>
      <w:marTop w:val="0"/>
      <w:marBottom w:val="0"/>
      <w:divBdr>
        <w:top w:val="none" w:sz="0" w:space="0" w:color="auto"/>
        <w:left w:val="none" w:sz="0" w:space="0" w:color="auto"/>
        <w:bottom w:val="none" w:sz="0" w:space="0" w:color="auto"/>
        <w:right w:val="none" w:sz="0" w:space="0" w:color="auto"/>
      </w:divBdr>
    </w:div>
    <w:div w:id="940602342">
      <w:marLeft w:val="640"/>
      <w:marRight w:val="0"/>
      <w:marTop w:val="0"/>
      <w:marBottom w:val="0"/>
      <w:divBdr>
        <w:top w:val="none" w:sz="0" w:space="0" w:color="auto"/>
        <w:left w:val="none" w:sz="0" w:space="0" w:color="auto"/>
        <w:bottom w:val="none" w:sz="0" w:space="0" w:color="auto"/>
        <w:right w:val="none" w:sz="0" w:space="0" w:color="auto"/>
      </w:divBdr>
    </w:div>
    <w:div w:id="940604591">
      <w:marLeft w:val="640"/>
      <w:marRight w:val="0"/>
      <w:marTop w:val="0"/>
      <w:marBottom w:val="0"/>
      <w:divBdr>
        <w:top w:val="none" w:sz="0" w:space="0" w:color="auto"/>
        <w:left w:val="none" w:sz="0" w:space="0" w:color="auto"/>
        <w:bottom w:val="none" w:sz="0" w:space="0" w:color="auto"/>
        <w:right w:val="none" w:sz="0" w:space="0" w:color="auto"/>
      </w:divBdr>
    </w:div>
    <w:div w:id="940648539">
      <w:marLeft w:val="640"/>
      <w:marRight w:val="0"/>
      <w:marTop w:val="0"/>
      <w:marBottom w:val="0"/>
      <w:divBdr>
        <w:top w:val="none" w:sz="0" w:space="0" w:color="auto"/>
        <w:left w:val="none" w:sz="0" w:space="0" w:color="auto"/>
        <w:bottom w:val="none" w:sz="0" w:space="0" w:color="auto"/>
        <w:right w:val="none" w:sz="0" w:space="0" w:color="auto"/>
      </w:divBdr>
    </w:div>
    <w:div w:id="940720804">
      <w:marLeft w:val="640"/>
      <w:marRight w:val="0"/>
      <w:marTop w:val="0"/>
      <w:marBottom w:val="0"/>
      <w:divBdr>
        <w:top w:val="none" w:sz="0" w:space="0" w:color="auto"/>
        <w:left w:val="none" w:sz="0" w:space="0" w:color="auto"/>
        <w:bottom w:val="none" w:sz="0" w:space="0" w:color="auto"/>
        <w:right w:val="none" w:sz="0" w:space="0" w:color="auto"/>
      </w:divBdr>
    </w:div>
    <w:div w:id="940723995">
      <w:marLeft w:val="640"/>
      <w:marRight w:val="0"/>
      <w:marTop w:val="0"/>
      <w:marBottom w:val="0"/>
      <w:divBdr>
        <w:top w:val="none" w:sz="0" w:space="0" w:color="auto"/>
        <w:left w:val="none" w:sz="0" w:space="0" w:color="auto"/>
        <w:bottom w:val="none" w:sz="0" w:space="0" w:color="auto"/>
        <w:right w:val="none" w:sz="0" w:space="0" w:color="auto"/>
      </w:divBdr>
    </w:div>
    <w:div w:id="940796667">
      <w:marLeft w:val="640"/>
      <w:marRight w:val="0"/>
      <w:marTop w:val="0"/>
      <w:marBottom w:val="0"/>
      <w:divBdr>
        <w:top w:val="none" w:sz="0" w:space="0" w:color="auto"/>
        <w:left w:val="none" w:sz="0" w:space="0" w:color="auto"/>
        <w:bottom w:val="none" w:sz="0" w:space="0" w:color="auto"/>
        <w:right w:val="none" w:sz="0" w:space="0" w:color="auto"/>
      </w:divBdr>
    </w:div>
    <w:div w:id="940842336">
      <w:marLeft w:val="640"/>
      <w:marRight w:val="0"/>
      <w:marTop w:val="0"/>
      <w:marBottom w:val="0"/>
      <w:divBdr>
        <w:top w:val="none" w:sz="0" w:space="0" w:color="auto"/>
        <w:left w:val="none" w:sz="0" w:space="0" w:color="auto"/>
        <w:bottom w:val="none" w:sz="0" w:space="0" w:color="auto"/>
        <w:right w:val="none" w:sz="0" w:space="0" w:color="auto"/>
      </w:divBdr>
    </w:div>
    <w:div w:id="940994752">
      <w:marLeft w:val="640"/>
      <w:marRight w:val="0"/>
      <w:marTop w:val="0"/>
      <w:marBottom w:val="0"/>
      <w:divBdr>
        <w:top w:val="none" w:sz="0" w:space="0" w:color="auto"/>
        <w:left w:val="none" w:sz="0" w:space="0" w:color="auto"/>
        <w:bottom w:val="none" w:sz="0" w:space="0" w:color="auto"/>
        <w:right w:val="none" w:sz="0" w:space="0" w:color="auto"/>
      </w:divBdr>
    </w:div>
    <w:div w:id="941038472">
      <w:marLeft w:val="640"/>
      <w:marRight w:val="0"/>
      <w:marTop w:val="0"/>
      <w:marBottom w:val="0"/>
      <w:divBdr>
        <w:top w:val="none" w:sz="0" w:space="0" w:color="auto"/>
        <w:left w:val="none" w:sz="0" w:space="0" w:color="auto"/>
        <w:bottom w:val="none" w:sz="0" w:space="0" w:color="auto"/>
        <w:right w:val="none" w:sz="0" w:space="0" w:color="auto"/>
      </w:divBdr>
    </w:div>
    <w:div w:id="941108124">
      <w:marLeft w:val="640"/>
      <w:marRight w:val="0"/>
      <w:marTop w:val="0"/>
      <w:marBottom w:val="0"/>
      <w:divBdr>
        <w:top w:val="none" w:sz="0" w:space="0" w:color="auto"/>
        <w:left w:val="none" w:sz="0" w:space="0" w:color="auto"/>
        <w:bottom w:val="none" w:sz="0" w:space="0" w:color="auto"/>
        <w:right w:val="none" w:sz="0" w:space="0" w:color="auto"/>
      </w:divBdr>
    </w:div>
    <w:div w:id="941108591">
      <w:marLeft w:val="640"/>
      <w:marRight w:val="0"/>
      <w:marTop w:val="0"/>
      <w:marBottom w:val="0"/>
      <w:divBdr>
        <w:top w:val="none" w:sz="0" w:space="0" w:color="auto"/>
        <w:left w:val="none" w:sz="0" w:space="0" w:color="auto"/>
        <w:bottom w:val="none" w:sz="0" w:space="0" w:color="auto"/>
        <w:right w:val="none" w:sz="0" w:space="0" w:color="auto"/>
      </w:divBdr>
    </w:div>
    <w:div w:id="941109470">
      <w:marLeft w:val="640"/>
      <w:marRight w:val="0"/>
      <w:marTop w:val="0"/>
      <w:marBottom w:val="0"/>
      <w:divBdr>
        <w:top w:val="none" w:sz="0" w:space="0" w:color="auto"/>
        <w:left w:val="none" w:sz="0" w:space="0" w:color="auto"/>
        <w:bottom w:val="none" w:sz="0" w:space="0" w:color="auto"/>
        <w:right w:val="none" w:sz="0" w:space="0" w:color="auto"/>
      </w:divBdr>
    </w:div>
    <w:div w:id="941110617">
      <w:marLeft w:val="640"/>
      <w:marRight w:val="0"/>
      <w:marTop w:val="0"/>
      <w:marBottom w:val="0"/>
      <w:divBdr>
        <w:top w:val="none" w:sz="0" w:space="0" w:color="auto"/>
        <w:left w:val="none" w:sz="0" w:space="0" w:color="auto"/>
        <w:bottom w:val="none" w:sz="0" w:space="0" w:color="auto"/>
        <w:right w:val="none" w:sz="0" w:space="0" w:color="auto"/>
      </w:divBdr>
    </w:div>
    <w:div w:id="941180473">
      <w:marLeft w:val="640"/>
      <w:marRight w:val="0"/>
      <w:marTop w:val="0"/>
      <w:marBottom w:val="0"/>
      <w:divBdr>
        <w:top w:val="none" w:sz="0" w:space="0" w:color="auto"/>
        <w:left w:val="none" w:sz="0" w:space="0" w:color="auto"/>
        <w:bottom w:val="none" w:sz="0" w:space="0" w:color="auto"/>
        <w:right w:val="none" w:sz="0" w:space="0" w:color="auto"/>
      </w:divBdr>
    </w:div>
    <w:div w:id="941185016">
      <w:marLeft w:val="640"/>
      <w:marRight w:val="0"/>
      <w:marTop w:val="0"/>
      <w:marBottom w:val="0"/>
      <w:divBdr>
        <w:top w:val="none" w:sz="0" w:space="0" w:color="auto"/>
        <w:left w:val="none" w:sz="0" w:space="0" w:color="auto"/>
        <w:bottom w:val="none" w:sz="0" w:space="0" w:color="auto"/>
        <w:right w:val="none" w:sz="0" w:space="0" w:color="auto"/>
      </w:divBdr>
    </w:div>
    <w:div w:id="941188268">
      <w:marLeft w:val="640"/>
      <w:marRight w:val="0"/>
      <w:marTop w:val="0"/>
      <w:marBottom w:val="0"/>
      <w:divBdr>
        <w:top w:val="none" w:sz="0" w:space="0" w:color="auto"/>
        <w:left w:val="none" w:sz="0" w:space="0" w:color="auto"/>
        <w:bottom w:val="none" w:sz="0" w:space="0" w:color="auto"/>
        <w:right w:val="none" w:sz="0" w:space="0" w:color="auto"/>
      </w:divBdr>
    </w:div>
    <w:div w:id="941256106">
      <w:marLeft w:val="640"/>
      <w:marRight w:val="0"/>
      <w:marTop w:val="0"/>
      <w:marBottom w:val="0"/>
      <w:divBdr>
        <w:top w:val="none" w:sz="0" w:space="0" w:color="auto"/>
        <w:left w:val="none" w:sz="0" w:space="0" w:color="auto"/>
        <w:bottom w:val="none" w:sz="0" w:space="0" w:color="auto"/>
        <w:right w:val="none" w:sz="0" w:space="0" w:color="auto"/>
      </w:divBdr>
    </w:div>
    <w:div w:id="941258507">
      <w:marLeft w:val="640"/>
      <w:marRight w:val="0"/>
      <w:marTop w:val="0"/>
      <w:marBottom w:val="0"/>
      <w:divBdr>
        <w:top w:val="none" w:sz="0" w:space="0" w:color="auto"/>
        <w:left w:val="none" w:sz="0" w:space="0" w:color="auto"/>
        <w:bottom w:val="none" w:sz="0" w:space="0" w:color="auto"/>
        <w:right w:val="none" w:sz="0" w:space="0" w:color="auto"/>
      </w:divBdr>
    </w:div>
    <w:div w:id="941300130">
      <w:marLeft w:val="640"/>
      <w:marRight w:val="0"/>
      <w:marTop w:val="0"/>
      <w:marBottom w:val="0"/>
      <w:divBdr>
        <w:top w:val="none" w:sz="0" w:space="0" w:color="auto"/>
        <w:left w:val="none" w:sz="0" w:space="0" w:color="auto"/>
        <w:bottom w:val="none" w:sz="0" w:space="0" w:color="auto"/>
        <w:right w:val="none" w:sz="0" w:space="0" w:color="auto"/>
      </w:divBdr>
    </w:div>
    <w:div w:id="941305509">
      <w:marLeft w:val="640"/>
      <w:marRight w:val="0"/>
      <w:marTop w:val="0"/>
      <w:marBottom w:val="0"/>
      <w:divBdr>
        <w:top w:val="none" w:sz="0" w:space="0" w:color="auto"/>
        <w:left w:val="none" w:sz="0" w:space="0" w:color="auto"/>
        <w:bottom w:val="none" w:sz="0" w:space="0" w:color="auto"/>
        <w:right w:val="none" w:sz="0" w:space="0" w:color="auto"/>
      </w:divBdr>
    </w:div>
    <w:div w:id="941379092">
      <w:marLeft w:val="640"/>
      <w:marRight w:val="0"/>
      <w:marTop w:val="0"/>
      <w:marBottom w:val="0"/>
      <w:divBdr>
        <w:top w:val="none" w:sz="0" w:space="0" w:color="auto"/>
        <w:left w:val="none" w:sz="0" w:space="0" w:color="auto"/>
        <w:bottom w:val="none" w:sz="0" w:space="0" w:color="auto"/>
        <w:right w:val="none" w:sz="0" w:space="0" w:color="auto"/>
      </w:divBdr>
    </w:div>
    <w:div w:id="941455170">
      <w:marLeft w:val="640"/>
      <w:marRight w:val="0"/>
      <w:marTop w:val="0"/>
      <w:marBottom w:val="0"/>
      <w:divBdr>
        <w:top w:val="none" w:sz="0" w:space="0" w:color="auto"/>
        <w:left w:val="none" w:sz="0" w:space="0" w:color="auto"/>
        <w:bottom w:val="none" w:sz="0" w:space="0" w:color="auto"/>
        <w:right w:val="none" w:sz="0" w:space="0" w:color="auto"/>
      </w:divBdr>
    </w:div>
    <w:div w:id="941497815">
      <w:marLeft w:val="640"/>
      <w:marRight w:val="0"/>
      <w:marTop w:val="0"/>
      <w:marBottom w:val="0"/>
      <w:divBdr>
        <w:top w:val="none" w:sz="0" w:space="0" w:color="auto"/>
        <w:left w:val="none" w:sz="0" w:space="0" w:color="auto"/>
        <w:bottom w:val="none" w:sz="0" w:space="0" w:color="auto"/>
        <w:right w:val="none" w:sz="0" w:space="0" w:color="auto"/>
      </w:divBdr>
    </w:div>
    <w:div w:id="941574462">
      <w:marLeft w:val="640"/>
      <w:marRight w:val="0"/>
      <w:marTop w:val="0"/>
      <w:marBottom w:val="0"/>
      <w:divBdr>
        <w:top w:val="none" w:sz="0" w:space="0" w:color="auto"/>
        <w:left w:val="none" w:sz="0" w:space="0" w:color="auto"/>
        <w:bottom w:val="none" w:sz="0" w:space="0" w:color="auto"/>
        <w:right w:val="none" w:sz="0" w:space="0" w:color="auto"/>
      </w:divBdr>
    </w:div>
    <w:div w:id="941766071">
      <w:marLeft w:val="640"/>
      <w:marRight w:val="0"/>
      <w:marTop w:val="0"/>
      <w:marBottom w:val="0"/>
      <w:divBdr>
        <w:top w:val="none" w:sz="0" w:space="0" w:color="auto"/>
        <w:left w:val="none" w:sz="0" w:space="0" w:color="auto"/>
        <w:bottom w:val="none" w:sz="0" w:space="0" w:color="auto"/>
        <w:right w:val="none" w:sz="0" w:space="0" w:color="auto"/>
      </w:divBdr>
    </w:div>
    <w:div w:id="941912877">
      <w:marLeft w:val="640"/>
      <w:marRight w:val="0"/>
      <w:marTop w:val="0"/>
      <w:marBottom w:val="0"/>
      <w:divBdr>
        <w:top w:val="none" w:sz="0" w:space="0" w:color="auto"/>
        <w:left w:val="none" w:sz="0" w:space="0" w:color="auto"/>
        <w:bottom w:val="none" w:sz="0" w:space="0" w:color="auto"/>
        <w:right w:val="none" w:sz="0" w:space="0" w:color="auto"/>
      </w:divBdr>
    </w:div>
    <w:div w:id="941913968">
      <w:marLeft w:val="640"/>
      <w:marRight w:val="0"/>
      <w:marTop w:val="0"/>
      <w:marBottom w:val="0"/>
      <w:divBdr>
        <w:top w:val="none" w:sz="0" w:space="0" w:color="auto"/>
        <w:left w:val="none" w:sz="0" w:space="0" w:color="auto"/>
        <w:bottom w:val="none" w:sz="0" w:space="0" w:color="auto"/>
        <w:right w:val="none" w:sz="0" w:space="0" w:color="auto"/>
      </w:divBdr>
    </w:div>
    <w:div w:id="942035675">
      <w:marLeft w:val="640"/>
      <w:marRight w:val="0"/>
      <w:marTop w:val="0"/>
      <w:marBottom w:val="0"/>
      <w:divBdr>
        <w:top w:val="none" w:sz="0" w:space="0" w:color="auto"/>
        <w:left w:val="none" w:sz="0" w:space="0" w:color="auto"/>
        <w:bottom w:val="none" w:sz="0" w:space="0" w:color="auto"/>
        <w:right w:val="none" w:sz="0" w:space="0" w:color="auto"/>
      </w:divBdr>
    </w:div>
    <w:div w:id="942080047">
      <w:marLeft w:val="640"/>
      <w:marRight w:val="0"/>
      <w:marTop w:val="0"/>
      <w:marBottom w:val="0"/>
      <w:divBdr>
        <w:top w:val="none" w:sz="0" w:space="0" w:color="auto"/>
        <w:left w:val="none" w:sz="0" w:space="0" w:color="auto"/>
        <w:bottom w:val="none" w:sz="0" w:space="0" w:color="auto"/>
        <w:right w:val="none" w:sz="0" w:space="0" w:color="auto"/>
      </w:divBdr>
    </w:div>
    <w:div w:id="942223166">
      <w:marLeft w:val="640"/>
      <w:marRight w:val="0"/>
      <w:marTop w:val="0"/>
      <w:marBottom w:val="0"/>
      <w:divBdr>
        <w:top w:val="none" w:sz="0" w:space="0" w:color="auto"/>
        <w:left w:val="none" w:sz="0" w:space="0" w:color="auto"/>
        <w:bottom w:val="none" w:sz="0" w:space="0" w:color="auto"/>
        <w:right w:val="none" w:sz="0" w:space="0" w:color="auto"/>
      </w:divBdr>
    </w:div>
    <w:div w:id="942226807">
      <w:marLeft w:val="640"/>
      <w:marRight w:val="0"/>
      <w:marTop w:val="0"/>
      <w:marBottom w:val="0"/>
      <w:divBdr>
        <w:top w:val="none" w:sz="0" w:space="0" w:color="auto"/>
        <w:left w:val="none" w:sz="0" w:space="0" w:color="auto"/>
        <w:bottom w:val="none" w:sz="0" w:space="0" w:color="auto"/>
        <w:right w:val="none" w:sz="0" w:space="0" w:color="auto"/>
      </w:divBdr>
    </w:div>
    <w:div w:id="942343501">
      <w:marLeft w:val="480"/>
      <w:marRight w:val="0"/>
      <w:marTop w:val="0"/>
      <w:marBottom w:val="0"/>
      <w:divBdr>
        <w:top w:val="none" w:sz="0" w:space="0" w:color="auto"/>
        <w:left w:val="none" w:sz="0" w:space="0" w:color="auto"/>
        <w:bottom w:val="none" w:sz="0" w:space="0" w:color="auto"/>
        <w:right w:val="none" w:sz="0" w:space="0" w:color="auto"/>
      </w:divBdr>
    </w:div>
    <w:div w:id="942373449">
      <w:marLeft w:val="640"/>
      <w:marRight w:val="0"/>
      <w:marTop w:val="0"/>
      <w:marBottom w:val="0"/>
      <w:divBdr>
        <w:top w:val="none" w:sz="0" w:space="0" w:color="auto"/>
        <w:left w:val="none" w:sz="0" w:space="0" w:color="auto"/>
        <w:bottom w:val="none" w:sz="0" w:space="0" w:color="auto"/>
        <w:right w:val="none" w:sz="0" w:space="0" w:color="auto"/>
      </w:divBdr>
    </w:div>
    <w:div w:id="942374502">
      <w:marLeft w:val="640"/>
      <w:marRight w:val="0"/>
      <w:marTop w:val="0"/>
      <w:marBottom w:val="0"/>
      <w:divBdr>
        <w:top w:val="none" w:sz="0" w:space="0" w:color="auto"/>
        <w:left w:val="none" w:sz="0" w:space="0" w:color="auto"/>
        <w:bottom w:val="none" w:sz="0" w:space="0" w:color="auto"/>
        <w:right w:val="none" w:sz="0" w:space="0" w:color="auto"/>
      </w:divBdr>
    </w:div>
    <w:div w:id="942497973">
      <w:marLeft w:val="640"/>
      <w:marRight w:val="0"/>
      <w:marTop w:val="0"/>
      <w:marBottom w:val="0"/>
      <w:divBdr>
        <w:top w:val="none" w:sz="0" w:space="0" w:color="auto"/>
        <w:left w:val="none" w:sz="0" w:space="0" w:color="auto"/>
        <w:bottom w:val="none" w:sz="0" w:space="0" w:color="auto"/>
        <w:right w:val="none" w:sz="0" w:space="0" w:color="auto"/>
      </w:divBdr>
    </w:div>
    <w:div w:id="942499683">
      <w:marLeft w:val="640"/>
      <w:marRight w:val="0"/>
      <w:marTop w:val="0"/>
      <w:marBottom w:val="0"/>
      <w:divBdr>
        <w:top w:val="none" w:sz="0" w:space="0" w:color="auto"/>
        <w:left w:val="none" w:sz="0" w:space="0" w:color="auto"/>
        <w:bottom w:val="none" w:sz="0" w:space="0" w:color="auto"/>
        <w:right w:val="none" w:sz="0" w:space="0" w:color="auto"/>
      </w:divBdr>
    </w:div>
    <w:div w:id="942566236">
      <w:marLeft w:val="640"/>
      <w:marRight w:val="0"/>
      <w:marTop w:val="0"/>
      <w:marBottom w:val="0"/>
      <w:divBdr>
        <w:top w:val="none" w:sz="0" w:space="0" w:color="auto"/>
        <w:left w:val="none" w:sz="0" w:space="0" w:color="auto"/>
        <w:bottom w:val="none" w:sz="0" w:space="0" w:color="auto"/>
        <w:right w:val="none" w:sz="0" w:space="0" w:color="auto"/>
      </w:divBdr>
    </w:div>
    <w:div w:id="942568536">
      <w:marLeft w:val="640"/>
      <w:marRight w:val="0"/>
      <w:marTop w:val="0"/>
      <w:marBottom w:val="0"/>
      <w:divBdr>
        <w:top w:val="none" w:sz="0" w:space="0" w:color="auto"/>
        <w:left w:val="none" w:sz="0" w:space="0" w:color="auto"/>
        <w:bottom w:val="none" w:sz="0" w:space="0" w:color="auto"/>
        <w:right w:val="none" w:sz="0" w:space="0" w:color="auto"/>
      </w:divBdr>
    </w:div>
    <w:div w:id="942571087">
      <w:marLeft w:val="640"/>
      <w:marRight w:val="0"/>
      <w:marTop w:val="0"/>
      <w:marBottom w:val="0"/>
      <w:divBdr>
        <w:top w:val="none" w:sz="0" w:space="0" w:color="auto"/>
        <w:left w:val="none" w:sz="0" w:space="0" w:color="auto"/>
        <w:bottom w:val="none" w:sz="0" w:space="0" w:color="auto"/>
        <w:right w:val="none" w:sz="0" w:space="0" w:color="auto"/>
      </w:divBdr>
    </w:div>
    <w:div w:id="942684091">
      <w:marLeft w:val="640"/>
      <w:marRight w:val="0"/>
      <w:marTop w:val="0"/>
      <w:marBottom w:val="0"/>
      <w:divBdr>
        <w:top w:val="none" w:sz="0" w:space="0" w:color="auto"/>
        <w:left w:val="none" w:sz="0" w:space="0" w:color="auto"/>
        <w:bottom w:val="none" w:sz="0" w:space="0" w:color="auto"/>
        <w:right w:val="none" w:sz="0" w:space="0" w:color="auto"/>
      </w:divBdr>
    </w:div>
    <w:div w:id="942685141">
      <w:marLeft w:val="640"/>
      <w:marRight w:val="0"/>
      <w:marTop w:val="0"/>
      <w:marBottom w:val="0"/>
      <w:divBdr>
        <w:top w:val="none" w:sz="0" w:space="0" w:color="auto"/>
        <w:left w:val="none" w:sz="0" w:space="0" w:color="auto"/>
        <w:bottom w:val="none" w:sz="0" w:space="0" w:color="auto"/>
        <w:right w:val="none" w:sz="0" w:space="0" w:color="auto"/>
      </w:divBdr>
    </w:div>
    <w:div w:id="942760683">
      <w:marLeft w:val="640"/>
      <w:marRight w:val="0"/>
      <w:marTop w:val="0"/>
      <w:marBottom w:val="0"/>
      <w:divBdr>
        <w:top w:val="none" w:sz="0" w:space="0" w:color="auto"/>
        <w:left w:val="none" w:sz="0" w:space="0" w:color="auto"/>
        <w:bottom w:val="none" w:sz="0" w:space="0" w:color="auto"/>
        <w:right w:val="none" w:sz="0" w:space="0" w:color="auto"/>
      </w:divBdr>
    </w:div>
    <w:div w:id="942763928">
      <w:marLeft w:val="640"/>
      <w:marRight w:val="0"/>
      <w:marTop w:val="0"/>
      <w:marBottom w:val="0"/>
      <w:divBdr>
        <w:top w:val="none" w:sz="0" w:space="0" w:color="auto"/>
        <w:left w:val="none" w:sz="0" w:space="0" w:color="auto"/>
        <w:bottom w:val="none" w:sz="0" w:space="0" w:color="auto"/>
        <w:right w:val="none" w:sz="0" w:space="0" w:color="auto"/>
      </w:divBdr>
    </w:div>
    <w:div w:id="942883426">
      <w:marLeft w:val="640"/>
      <w:marRight w:val="0"/>
      <w:marTop w:val="0"/>
      <w:marBottom w:val="0"/>
      <w:divBdr>
        <w:top w:val="none" w:sz="0" w:space="0" w:color="auto"/>
        <w:left w:val="none" w:sz="0" w:space="0" w:color="auto"/>
        <w:bottom w:val="none" w:sz="0" w:space="0" w:color="auto"/>
        <w:right w:val="none" w:sz="0" w:space="0" w:color="auto"/>
      </w:divBdr>
    </w:div>
    <w:div w:id="942952465">
      <w:marLeft w:val="640"/>
      <w:marRight w:val="0"/>
      <w:marTop w:val="0"/>
      <w:marBottom w:val="0"/>
      <w:divBdr>
        <w:top w:val="none" w:sz="0" w:space="0" w:color="auto"/>
        <w:left w:val="none" w:sz="0" w:space="0" w:color="auto"/>
        <w:bottom w:val="none" w:sz="0" w:space="0" w:color="auto"/>
        <w:right w:val="none" w:sz="0" w:space="0" w:color="auto"/>
      </w:divBdr>
    </w:div>
    <w:div w:id="942953231">
      <w:marLeft w:val="640"/>
      <w:marRight w:val="0"/>
      <w:marTop w:val="0"/>
      <w:marBottom w:val="0"/>
      <w:divBdr>
        <w:top w:val="none" w:sz="0" w:space="0" w:color="auto"/>
        <w:left w:val="none" w:sz="0" w:space="0" w:color="auto"/>
        <w:bottom w:val="none" w:sz="0" w:space="0" w:color="auto"/>
        <w:right w:val="none" w:sz="0" w:space="0" w:color="auto"/>
      </w:divBdr>
    </w:div>
    <w:div w:id="943003859">
      <w:marLeft w:val="640"/>
      <w:marRight w:val="0"/>
      <w:marTop w:val="0"/>
      <w:marBottom w:val="0"/>
      <w:divBdr>
        <w:top w:val="none" w:sz="0" w:space="0" w:color="auto"/>
        <w:left w:val="none" w:sz="0" w:space="0" w:color="auto"/>
        <w:bottom w:val="none" w:sz="0" w:space="0" w:color="auto"/>
        <w:right w:val="none" w:sz="0" w:space="0" w:color="auto"/>
      </w:divBdr>
    </w:div>
    <w:div w:id="943266601">
      <w:marLeft w:val="640"/>
      <w:marRight w:val="0"/>
      <w:marTop w:val="0"/>
      <w:marBottom w:val="0"/>
      <w:divBdr>
        <w:top w:val="none" w:sz="0" w:space="0" w:color="auto"/>
        <w:left w:val="none" w:sz="0" w:space="0" w:color="auto"/>
        <w:bottom w:val="none" w:sz="0" w:space="0" w:color="auto"/>
        <w:right w:val="none" w:sz="0" w:space="0" w:color="auto"/>
      </w:divBdr>
    </w:div>
    <w:div w:id="943422248">
      <w:marLeft w:val="640"/>
      <w:marRight w:val="0"/>
      <w:marTop w:val="0"/>
      <w:marBottom w:val="0"/>
      <w:divBdr>
        <w:top w:val="none" w:sz="0" w:space="0" w:color="auto"/>
        <w:left w:val="none" w:sz="0" w:space="0" w:color="auto"/>
        <w:bottom w:val="none" w:sz="0" w:space="0" w:color="auto"/>
        <w:right w:val="none" w:sz="0" w:space="0" w:color="auto"/>
      </w:divBdr>
    </w:div>
    <w:div w:id="943460321">
      <w:marLeft w:val="640"/>
      <w:marRight w:val="0"/>
      <w:marTop w:val="0"/>
      <w:marBottom w:val="0"/>
      <w:divBdr>
        <w:top w:val="none" w:sz="0" w:space="0" w:color="auto"/>
        <w:left w:val="none" w:sz="0" w:space="0" w:color="auto"/>
        <w:bottom w:val="none" w:sz="0" w:space="0" w:color="auto"/>
        <w:right w:val="none" w:sz="0" w:space="0" w:color="auto"/>
      </w:divBdr>
    </w:div>
    <w:div w:id="943461096">
      <w:marLeft w:val="640"/>
      <w:marRight w:val="0"/>
      <w:marTop w:val="0"/>
      <w:marBottom w:val="0"/>
      <w:divBdr>
        <w:top w:val="none" w:sz="0" w:space="0" w:color="auto"/>
        <w:left w:val="none" w:sz="0" w:space="0" w:color="auto"/>
        <w:bottom w:val="none" w:sz="0" w:space="0" w:color="auto"/>
        <w:right w:val="none" w:sz="0" w:space="0" w:color="auto"/>
      </w:divBdr>
    </w:div>
    <w:div w:id="943539124">
      <w:marLeft w:val="640"/>
      <w:marRight w:val="0"/>
      <w:marTop w:val="0"/>
      <w:marBottom w:val="0"/>
      <w:divBdr>
        <w:top w:val="none" w:sz="0" w:space="0" w:color="auto"/>
        <w:left w:val="none" w:sz="0" w:space="0" w:color="auto"/>
        <w:bottom w:val="none" w:sz="0" w:space="0" w:color="auto"/>
        <w:right w:val="none" w:sz="0" w:space="0" w:color="auto"/>
      </w:divBdr>
    </w:div>
    <w:div w:id="943609690">
      <w:marLeft w:val="640"/>
      <w:marRight w:val="0"/>
      <w:marTop w:val="0"/>
      <w:marBottom w:val="0"/>
      <w:divBdr>
        <w:top w:val="none" w:sz="0" w:space="0" w:color="auto"/>
        <w:left w:val="none" w:sz="0" w:space="0" w:color="auto"/>
        <w:bottom w:val="none" w:sz="0" w:space="0" w:color="auto"/>
        <w:right w:val="none" w:sz="0" w:space="0" w:color="auto"/>
      </w:divBdr>
    </w:div>
    <w:div w:id="943610619">
      <w:marLeft w:val="640"/>
      <w:marRight w:val="0"/>
      <w:marTop w:val="0"/>
      <w:marBottom w:val="0"/>
      <w:divBdr>
        <w:top w:val="none" w:sz="0" w:space="0" w:color="auto"/>
        <w:left w:val="none" w:sz="0" w:space="0" w:color="auto"/>
        <w:bottom w:val="none" w:sz="0" w:space="0" w:color="auto"/>
        <w:right w:val="none" w:sz="0" w:space="0" w:color="auto"/>
      </w:divBdr>
    </w:div>
    <w:div w:id="943616470">
      <w:marLeft w:val="640"/>
      <w:marRight w:val="0"/>
      <w:marTop w:val="0"/>
      <w:marBottom w:val="0"/>
      <w:divBdr>
        <w:top w:val="none" w:sz="0" w:space="0" w:color="auto"/>
        <w:left w:val="none" w:sz="0" w:space="0" w:color="auto"/>
        <w:bottom w:val="none" w:sz="0" w:space="0" w:color="auto"/>
        <w:right w:val="none" w:sz="0" w:space="0" w:color="auto"/>
      </w:divBdr>
    </w:div>
    <w:div w:id="943685557">
      <w:marLeft w:val="640"/>
      <w:marRight w:val="0"/>
      <w:marTop w:val="0"/>
      <w:marBottom w:val="0"/>
      <w:divBdr>
        <w:top w:val="none" w:sz="0" w:space="0" w:color="auto"/>
        <w:left w:val="none" w:sz="0" w:space="0" w:color="auto"/>
        <w:bottom w:val="none" w:sz="0" w:space="0" w:color="auto"/>
        <w:right w:val="none" w:sz="0" w:space="0" w:color="auto"/>
      </w:divBdr>
    </w:div>
    <w:div w:id="943734786">
      <w:marLeft w:val="640"/>
      <w:marRight w:val="0"/>
      <w:marTop w:val="0"/>
      <w:marBottom w:val="0"/>
      <w:divBdr>
        <w:top w:val="none" w:sz="0" w:space="0" w:color="auto"/>
        <w:left w:val="none" w:sz="0" w:space="0" w:color="auto"/>
        <w:bottom w:val="none" w:sz="0" w:space="0" w:color="auto"/>
        <w:right w:val="none" w:sz="0" w:space="0" w:color="auto"/>
      </w:divBdr>
    </w:div>
    <w:div w:id="943879847">
      <w:marLeft w:val="640"/>
      <w:marRight w:val="0"/>
      <w:marTop w:val="0"/>
      <w:marBottom w:val="0"/>
      <w:divBdr>
        <w:top w:val="none" w:sz="0" w:space="0" w:color="auto"/>
        <w:left w:val="none" w:sz="0" w:space="0" w:color="auto"/>
        <w:bottom w:val="none" w:sz="0" w:space="0" w:color="auto"/>
        <w:right w:val="none" w:sz="0" w:space="0" w:color="auto"/>
      </w:divBdr>
    </w:div>
    <w:div w:id="943921283">
      <w:marLeft w:val="640"/>
      <w:marRight w:val="0"/>
      <w:marTop w:val="0"/>
      <w:marBottom w:val="0"/>
      <w:divBdr>
        <w:top w:val="none" w:sz="0" w:space="0" w:color="auto"/>
        <w:left w:val="none" w:sz="0" w:space="0" w:color="auto"/>
        <w:bottom w:val="none" w:sz="0" w:space="0" w:color="auto"/>
        <w:right w:val="none" w:sz="0" w:space="0" w:color="auto"/>
      </w:divBdr>
    </w:div>
    <w:div w:id="943926450">
      <w:marLeft w:val="640"/>
      <w:marRight w:val="0"/>
      <w:marTop w:val="0"/>
      <w:marBottom w:val="0"/>
      <w:divBdr>
        <w:top w:val="none" w:sz="0" w:space="0" w:color="auto"/>
        <w:left w:val="none" w:sz="0" w:space="0" w:color="auto"/>
        <w:bottom w:val="none" w:sz="0" w:space="0" w:color="auto"/>
        <w:right w:val="none" w:sz="0" w:space="0" w:color="auto"/>
      </w:divBdr>
    </w:div>
    <w:div w:id="944000646">
      <w:marLeft w:val="640"/>
      <w:marRight w:val="0"/>
      <w:marTop w:val="0"/>
      <w:marBottom w:val="0"/>
      <w:divBdr>
        <w:top w:val="none" w:sz="0" w:space="0" w:color="auto"/>
        <w:left w:val="none" w:sz="0" w:space="0" w:color="auto"/>
        <w:bottom w:val="none" w:sz="0" w:space="0" w:color="auto"/>
        <w:right w:val="none" w:sz="0" w:space="0" w:color="auto"/>
      </w:divBdr>
    </w:div>
    <w:div w:id="944003551">
      <w:marLeft w:val="640"/>
      <w:marRight w:val="0"/>
      <w:marTop w:val="0"/>
      <w:marBottom w:val="0"/>
      <w:divBdr>
        <w:top w:val="none" w:sz="0" w:space="0" w:color="auto"/>
        <w:left w:val="none" w:sz="0" w:space="0" w:color="auto"/>
        <w:bottom w:val="none" w:sz="0" w:space="0" w:color="auto"/>
        <w:right w:val="none" w:sz="0" w:space="0" w:color="auto"/>
      </w:divBdr>
    </w:div>
    <w:div w:id="944077243">
      <w:marLeft w:val="640"/>
      <w:marRight w:val="0"/>
      <w:marTop w:val="0"/>
      <w:marBottom w:val="0"/>
      <w:divBdr>
        <w:top w:val="none" w:sz="0" w:space="0" w:color="auto"/>
        <w:left w:val="none" w:sz="0" w:space="0" w:color="auto"/>
        <w:bottom w:val="none" w:sz="0" w:space="0" w:color="auto"/>
        <w:right w:val="none" w:sz="0" w:space="0" w:color="auto"/>
      </w:divBdr>
    </w:div>
    <w:div w:id="944114742">
      <w:marLeft w:val="640"/>
      <w:marRight w:val="0"/>
      <w:marTop w:val="0"/>
      <w:marBottom w:val="0"/>
      <w:divBdr>
        <w:top w:val="none" w:sz="0" w:space="0" w:color="auto"/>
        <w:left w:val="none" w:sz="0" w:space="0" w:color="auto"/>
        <w:bottom w:val="none" w:sz="0" w:space="0" w:color="auto"/>
        <w:right w:val="none" w:sz="0" w:space="0" w:color="auto"/>
      </w:divBdr>
    </w:div>
    <w:div w:id="944191893">
      <w:marLeft w:val="640"/>
      <w:marRight w:val="0"/>
      <w:marTop w:val="0"/>
      <w:marBottom w:val="0"/>
      <w:divBdr>
        <w:top w:val="none" w:sz="0" w:space="0" w:color="auto"/>
        <w:left w:val="none" w:sz="0" w:space="0" w:color="auto"/>
        <w:bottom w:val="none" w:sz="0" w:space="0" w:color="auto"/>
        <w:right w:val="none" w:sz="0" w:space="0" w:color="auto"/>
      </w:divBdr>
    </w:div>
    <w:div w:id="944193755">
      <w:marLeft w:val="640"/>
      <w:marRight w:val="0"/>
      <w:marTop w:val="0"/>
      <w:marBottom w:val="0"/>
      <w:divBdr>
        <w:top w:val="none" w:sz="0" w:space="0" w:color="auto"/>
        <w:left w:val="none" w:sz="0" w:space="0" w:color="auto"/>
        <w:bottom w:val="none" w:sz="0" w:space="0" w:color="auto"/>
        <w:right w:val="none" w:sz="0" w:space="0" w:color="auto"/>
      </w:divBdr>
    </w:div>
    <w:div w:id="944195743">
      <w:marLeft w:val="640"/>
      <w:marRight w:val="0"/>
      <w:marTop w:val="0"/>
      <w:marBottom w:val="0"/>
      <w:divBdr>
        <w:top w:val="none" w:sz="0" w:space="0" w:color="auto"/>
        <w:left w:val="none" w:sz="0" w:space="0" w:color="auto"/>
        <w:bottom w:val="none" w:sz="0" w:space="0" w:color="auto"/>
        <w:right w:val="none" w:sz="0" w:space="0" w:color="auto"/>
      </w:divBdr>
    </w:div>
    <w:div w:id="944266809">
      <w:marLeft w:val="640"/>
      <w:marRight w:val="0"/>
      <w:marTop w:val="0"/>
      <w:marBottom w:val="0"/>
      <w:divBdr>
        <w:top w:val="none" w:sz="0" w:space="0" w:color="auto"/>
        <w:left w:val="none" w:sz="0" w:space="0" w:color="auto"/>
        <w:bottom w:val="none" w:sz="0" w:space="0" w:color="auto"/>
        <w:right w:val="none" w:sz="0" w:space="0" w:color="auto"/>
      </w:divBdr>
    </w:div>
    <w:div w:id="944268553">
      <w:marLeft w:val="640"/>
      <w:marRight w:val="0"/>
      <w:marTop w:val="0"/>
      <w:marBottom w:val="0"/>
      <w:divBdr>
        <w:top w:val="none" w:sz="0" w:space="0" w:color="auto"/>
        <w:left w:val="none" w:sz="0" w:space="0" w:color="auto"/>
        <w:bottom w:val="none" w:sz="0" w:space="0" w:color="auto"/>
        <w:right w:val="none" w:sz="0" w:space="0" w:color="auto"/>
      </w:divBdr>
    </w:div>
    <w:div w:id="944389158">
      <w:marLeft w:val="640"/>
      <w:marRight w:val="0"/>
      <w:marTop w:val="0"/>
      <w:marBottom w:val="0"/>
      <w:divBdr>
        <w:top w:val="none" w:sz="0" w:space="0" w:color="auto"/>
        <w:left w:val="none" w:sz="0" w:space="0" w:color="auto"/>
        <w:bottom w:val="none" w:sz="0" w:space="0" w:color="auto"/>
        <w:right w:val="none" w:sz="0" w:space="0" w:color="auto"/>
      </w:divBdr>
    </w:div>
    <w:div w:id="944460425">
      <w:marLeft w:val="640"/>
      <w:marRight w:val="0"/>
      <w:marTop w:val="0"/>
      <w:marBottom w:val="0"/>
      <w:divBdr>
        <w:top w:val="none" w:sz="0" w:space="0" w:color="auto"/>
        <w:left w:val="none" w:sz="0" w:space="0" w:color="auto"/>
        <w:bottom w:val="none" w:sz="0" w:space="0" w:color="auto"/>
        <w:right w:val="none" w:sz="0" w:space="0" w:color="auto"/>
      </w:divBdr>
    </w:div>
    <w:div w:id="944464662">
      <w:marLeft w:val="640"/>
      <w:marRight w:val="0"/>
      <w:marTop w:val="0"/>
      <w:marBottom w:val="0"/>
      <w:divBdr>
        <w:top w:val="none" w:sz="0" w:space="0" w:color="auto"/>
        <w:left w:val="none" w:sz="0" w:space="0" w:color="auto"/>
        <w:bottom w:val="none" w:sz="0" w:space="0" w:color="auto"/>
        <w:right w:val="none" w:sz="0" w:space="0" w:color="auto"/>
      </w:divBdr>
    </w:div>
    <w:div w:id="944464959">
      <w:marLeft w:val="640"/>
      <w:marRight w:val="0"/>
      <w:marTop w:val="0"/>
      <w:marBottom w:val="0"/>
      <w:divBdr>
        <w:top w:val="none" w:sz="0" w:space="0" w:color="auto"/>
        <w:left w:val="none" w:sz="0" w:space="0" w:color="auto"/>
        <w:bottom w:val="none" w:sz="0" w:space="0" w:color="auto"/>
        <w:right w:val="none" w:sz="0" w:space="0" w:color="auto"/>
      </w:divBdr>
    </w:div>
    <w:div w:id="944532511">
      <w:marLeft w:val="640"/>
      <w:marRight w:val="0"/>
      <w:marTop w:val="0"/>
      <w:marBottom w:val="0"/>
      <w:divBdr>
        <w:top w:val="none" w:sz="0" w:space="0" w:color="auto"/>
        <w:left w:val="none" w:sz="0" w:space="0" w:color="auto"/>
        <w:bottom w:val="none" w:sz="0" w:space="0" w:color="auto"/>
        <w:right w:val="none" w:sz="0" w:space="0" w:color="auto"/>
      </w:divBdr>
    </w:div>
    <w:div w:id="944652290">
      <w:marLeft w:val="640"/>
      <w:marRight w:val="0"/>
      <w:marTop w:val="0"/>
      <w:marBottom w:val="0"/>
      <w:divBdr>
        <w:top w:val="none" w:sz="0" w:space="0" w:color="auto"/>
        <w:left w:val="none" w:sz="0" w:space="0" w:color="auto"/>
        <w:bottom w:val="none" w:sz="0" w:space="0" w:color="auto"/>
        <w:right w:val="none" w:sz="0" w:space="0" w:color="auto"/>
      </w:divBdr>
    </w:div>
    <w:div w:id="944658680">
      <w:marLeft w:val="640"/>
      <w:marRight w:val="0"/>
      <w:marTop w:val="0"/>
      <w:marBottom w:val="0"/>
      <w:divBdr>
        <w:top w:val="none" w:sz="0" w:space="0" w:color="auto"/>
        <w:left w:val="none" w:sz="0" w:space="0" w:color="auto"/>
        <w:bottom w:val="none" w:sz="0" w:space="0" w:color="auto"/>
        <w:right w:val="none" w:sz="0" w:space="0" w:color="auto"/>
      </w:divBdr>
    </w:div>
    <w:div w:id="944771755">
      <w:marLeft w:val="640"/>
      <w:marRight w:val="0"/>
      <w:marTop w:val="0"/>
      <w:marBottom w:val="0"/>
      <w:divBdr>
        <w:top w:val="none" w:sz="0" w:space="0" w:color="auto"/>
        <w:left w:val="none" w:sz="0" w:space="0" w:color="auto"/>
        <w:bottom w:val="none" w:sz="0" w:space="0" w:color="auto"/>
        <w:right w:val="none" w:sz="0" w:space="0" w:color="auto"/>
      </w:divBdr>
    </w:div>
    <w:div w:id="944776187">
      <w:marLeft w:val="640"/>
      <w:marRight w:val="0"/>
      <w:marTop w:val="0"/>
      <w:marBottom w:val="0"/>
      <w:divBdr>
        <w:top w:val="none" w:sz="0" w:space="0" w:color="auto"/>
        <w:left w:val="none" w:sz="0" w:space="0" w:color="auto"/>
        <w:bottom w:val="none" w:sz="0" w:space="0" w:color="auto"/>
        <w:right w:val="none" w:sz="0" w:space="0" w:color="auto"/>
      </w:divBdr>
    </w:div>
    <w:div w:id="944919572">
      <w:marLeft w:val="640"/>
      <w:marRight w:val="0"/>
      <w:marTop w:val="0"/>
      <w:marBottom w:val="0"/>
      <w:divBdr>
        <w:top w:val="none" w:sz="0" w:space="0" w:color="auto"/>
        <w:left w:val="none" w:sz="0" w:space="0" w:color="auto"/>
        <w:bottom w:val="none" w:sz="0" w:space="0" w:color="auto"/>
        <w:right w:val="none" w:sz="0" w:space="0" w:color="auto"/>
      </w:divBdr>
    </w:div>
    <w:div w:id="944919992">
      <w:marLeft w:val="640"/>
      <w:marRight w:val="0"/>
      <w:marTop w:val="0"/>
      <w:marBottom w:val="0"/>
      <w:divBdr>
        <w:top w:val="none" w:sz="0" w:space="0" w:color="auto"/>
        <w:left w:val="none" w:sz="0" w:space="0" w:color="auto"/>
        <w:bottom w:val="none" w:sz="0" w:space="0" w:color="auto"/>
        <w:right w:val="none" w:sz="0" w:space="0" w:color="auto"/>
      </w:divBdr>
    </w:div>
    <w:div w:id="944921456">
      <w:marLeft w:val="640"/>
      <w:marRight w:val="0"/>
      <w:marTop w:val="0"/>
      <w:marBottom w:val="0"/>
      <w:divBdr>
        <w:top w:val="none" w:sz="0" w:space="0" w:color="auto"/>
        <w:left w:val="none" w:sz="0" w:space="0" w:color="auto"/>
        <w:bottom w:val="none" w:sz="0" w:space="0" w:color="auto"/>
        <w:right w:val="none" w:sz="0" w:space="0" w:color="auto"/>
      </w:divBdr>
    </w:div>
    <w:div w:id="944924821">
      <w:marLeft w:val="640"/>
      <w:marRight w:val="0"/>
      <w:marTop w:val="0"/>
      <w:marBottom w:val="0"/>
      <w:divBdr>
        <w:top w:val="none" w:sz="0" w:space="0" w:color="auto"/>
        <w:left w:val="none" w:sz="0" w:space="0" w:color="auto"/>
        <w:bottom w:val="none" w:sz="0" w:space="0" w:color="auto"/>
        <w:right w:val="none" w:sz="0" w:space="0" w:color="auto"/>
      </w:divBdr>
    </w:div>
    <w:div w:id="944968061">
      <w:marLeft w:val="640"/>
      <w:marRight w:val="0"/>
      <w:marTop w:val="0"/>
      <w:marBottom w:val="0"/>
      <w:divBdr>
        <w:top w:val="none" w:sz="0" w:space="0" w:color="auto"/>
        <w:left w:val="none" w:sz="0" w:space="0" w:color="auto"/>
        <w:bottom w:val="none" w:sz="0" w:space="0" w:color="auto"/>
        <w:right w:val="none" w:sz="0" w:space="0" w:color="auto"/>
      </w:divBdr>
    </w:div>
    <w:div w:id="944995361">
      <w:marLeft w:val="640"/>
      <w:marRight w:val="0"/>
      <w:marTop w:val="0"/>
      <w:marBottom w:val="0"/>
      <w:divBdr>
        <w:top w:val="none" w:sz="0" w:space="0" w:color="auto"/>
        <w:left w:val="none" w:sz="0" w:space="0" w:color="auto"/>
        <w:bottom w:val="none" w:sz="0" w:space="0" w:color="auto"/>
        <w:right w:val="none" w:sz="0" w:space="0" w:color="auto"/>
      </w:divBdr>
    </w:div>
    <w:div w:id="945037982">
      <w:marLeft w:val="640"/>
      <w:marRight w:val="0"/>
      <w:marTop w:val="0"/>
      <w:marBottom w:val="0"/>
      <w:divBdr>
        <w:top w:val="none" w:sz="0" w:space="0" w:color="auto"/>
        <w:left w:val="none" w:sz="0" w:space="0" w:color="auto"/>
        <w:bottom w:val="none" w:sz="0" w:space="0" w:color="auto"/>
        <w:right w:val="none" w:sz="0" w:space="0" w:color="auto"/>
      </w:divBdr>
    </w:div>
    <w:div w:id="945041187">
      <w:marLeft w:val="640"/>
      <w:marRight w:val="0"/>
      <w:marTop w:val="0"/>
      <w:marBottom w:val="0"/>
      <w:divBdr>
        <w:top w:val="none" w:sz="0" w:space="0" w:color="auto"/>
        <w:left w:val="none" w:sz="0" w:space="0" w:color="auto"/>
        <w:bottom w:val="none" w:sz="0" w:space="0" w:color="auto"/>
        <w:right w:val="none" w:sz="0" w:space="0" w:color="auto"/>
      </w:divBdr>
    </w:div>
    <w:div w:id="945160659">
      <w:marLeft w:val="640"/>
      <w:marRight w:val="0"/>
      <w:marTop w:val="0"/>
      <w:marBottom w:val="0"/>
      <w:divBdr>
        <w:top w:val="none" w:sz="0" w:space="0" w:color="auto"/>
        <w:left w:val="none" w:sz="0" w:space="0" w:color="auto"/>
        <w:bottom w:val="none" w:sz="0" w:space="0" w:color="auto"/>
        <w:right w:val="none" w:sz="0" w:space="0" w:color="auto"/>
      </w:divBdr>
    </w:div>
    <w:div w:id="945162790">
      <w:marLeft w:val="640"/>
      <w:marRight w:val="0"/>
      <w:marTop w:val="0"/>
      <w:marBottom w:val="0"/>
      <w:divBdr>
        <w:top w:val="none" w:sz="0" w:space="0" w:color="auto"/>
        <w:left w:val="none" w:sz="0" w:space="0" w:color="auto"/>
        <w:bottom w:val="none" w:sz="0" w:space="0" w:color="auto"/>
        <w:right w:val="none" w:sz="0" w:space="0" w:color="auto"/>
      </w:divBdr>
    </w:div>
    <w:div w:id="945232882">
      <w:marLeft w:val="640"/>
      <w:marRight w:val="0"/>
      <w:marTop w:val="0"/>
      <w:marBottom w:val="0"/>
      <w:divBdr>
        <w:top w:val="none" w:sz="0" w:space="0" w:color="auto"/>
        <w:left w:val="none" w:sz="0" w:space="0" w:color="auto"/>
        <w:bottom w:val="none" w:sz="0" w:space="0" w:color="auto"/>
        <w:right w:val="none" w:sz="0" w:space="0" w:color="auto"/>
      </w:divBdr>
    </w:div>
    <w:div w:id="945306099">
      <w:marLeft w:val="640"/>
      <w:marRight w:val="0"/>
      <w:marTop w:val="0"/>
      <w:marBottom w:val="0"/>
      <w:divBdr>
        <w:top w:val="none" w:sz="0" w:space="0" w:color="auto"/>
        <w:left w:val="none" w:sz="0" w:space="0" w:color="auto"/>
        <w:bottom w:val="none" w:sz="0" w:space="0" w:color="auto"/>
        <w:right w:val="none" w:sz="0" w:space="0" w:color="auto"/>
      </w:divBdr>
    </w:div>
    <w:div w:id="945308671">
      <w:marLeft w:val="640"/>
      <w:marRight w:val="0"/>
      <w:marTop w:val="0"/>
      <w:marBottom w:val="0"/>
      <w:divBdr>
        <w:top w:val="none" w:sz="0" w:space="0" w:color="auto"/>
        <w:left w:val="none" w:sz="0" w:space="0" w:color="auto"/>
        <w:bottom w:val="none" w:sz="0" w:space="0" w:color="auto"/>
        <w:right w:val="none" w:sz="0" w:space="0" w:color="auto"/>
      </w:divBdr>
    </w:div>
    <w:div w:id="945389410">
      <w:marLeft w:val="640"/>
      <w:marRight w:val="0"/>
      <w:marTop w:val="0"/>
      <w:marBottom w:val="0"/>
      <w:divBdr>
        <w:top w:val="none" w:sz="0" w:space="0" w:color="auto"/>
        <w:left w:val="none" w:sz="0" w:space="0" w:color="auto"/>
        <w:bottom w:val="none" w:sz="0" w:space="0" w:color="auto"/>
        <w:right w:val="none" w:sz="0" w:space="0" w:color="auto"/>
      </w:divBdr>
    </w:div>
    <w:div w:id="945389444">
      <w:marLeft w:val="640"/>
      <w:marRight w:val="0"/>
      <w:marTop w:val="0"/>
      <w:marBottom w:val="0"/>
      <w:divBdr>
        <w:top w:val="none" w:sz="0" w:space="0" w:color="auto"/>
        <w:left w:val="none" w:sz="0" w:space="0" w:color="auto"/>
        <w:bottom w:val="none" w:sz="0" w:space="0" w:color="auto"/>
        <w:right w:val="none" w:sz="0" w:space="0" w:color="auto"/>
      </w:divBdr>
    </w:div>
    <w:div w:id="945424702">
      <w:marLeft w:val="640"/>
      <w:marRight w:val="0"/>
      <w:marTop w:val="0"/>
      <w:marBottom w:val="0"/>
      <w:divBdr>
        <w:top w:val="none" w:sz="0" w:space="0" w:color="auto"/>
        <w:left w:val="none" w:sz="0" w:space="0" w:color="auto"/>
        <w:bottom w:val="none" w:sz="0" w:space="0" w:color="auto"/>
        <w:right w:val="none" w:sz="0" w:space="0" w:color="auto"/>
      </w:divBdr>
    </w:div>
    <w:div w:id="945499773">
      <w:marLeft w:val="640"/>
      <w:marRight w:val="0"/>
      <w:marTop w:val="0"/>
      <w:marBottom w:val="0"/>
      <w:divBdr>
        <w:top w:val="none" w:sz="0" w:space="0" w:color="auto"/>
        <w:left w:val="none" w:sz="0" w:space="0" w:color="auto"/>
        <w:bottom w:val="none" w:sz="0" w:space="0" w:color="auto"/>
        <w:right w:val="none" w:sz="0" w:space="0" w:color="auto"/>
      </w:divBdr>
    </w:div>
    <w:div w:id="945504233">
      <w:marLeft w:val="640"/>
      <w:marRight w:val="0"/>
      <w:marTop w:val="0"/>
      <w:marBottom w:val="0"/>
      <w:divBdr>
        <w:top w:val="none" w:sz="0" w:space="0" w:color="auto"/>
        <w:left w:val="none" w:sz="0" w:space="0" w:color="auto"/>
        <w:bottom w:val="none" w:sz="0" w:space="0" w:color="auto"/>
        <w:right w:val="none" w:sz="0" w:space="0" w:color="auto"/>
      </w:divBdr>
    </w:div>
    <w:div w:id="945506136">
      <w:marLeft w:val="640"/>
      <w:marRight w:val="0"/>
      <w:marTop w:val="0"/>
      <w:marBottom w:val="0"/>
      <w:divBdr>
        <w:top w:val="none" w:sz="0" w:space="0" w:color="auto"/>
        <w:left w:val="none" w:sz="0" w:space="0" w:color="auto"/>
        <w:bottom w:val="none" w:sz="0" w:space="0" w:color="auto"/>
        <w:right w:val="none" w:sz="0" w:space="0" w:color="auto"/>
      </w:divBdr>
    </w:div>
    <w:div w:id="945507293">
      <w:marLeft w:val="640"/>
      <w:marRight w:val="0"/>
      <w:marTop w:val="0"/>
      <w:marBottom w:val="0"/>
      <w:divBdr>
        <w:top w:val="none" w:sz="0" w:space="0" w:color="auto"/>
        <w:left w:val="none" w:sz="0" w:space="0" w:color="auto"/>
        <w:bottom w:val="none" w:sz="0" w:space="0" w:color="auto"/>
        <w:right w:val="none" w:sz="0" w:space="0" w:color="auto"/>
      </w:divBdr>
    </w:div>
    <w:div w:id="945579872">
      <w:marLeft w:val="640"/>
      <w:marRight w:val="0"/>
      <w:marTop w:val="0"/>
      <w:marBottom w:val="0"/>
      <w:divBdr>
        <w:top w:val="none" w:sz="0" w:space="0" w:color="auto"/>
        <w:left w:val="none" w:sz="0" w:space="0" w:color="auto"/>
        <w:bottom w:val="none" w:sz="0" w:space="0" w:color="auto"/>
        <w:right w:val="none" w:sz="0" w:space="0" w:color="auto"/>
      </w:divBdr>
    </w:div>
    <w:div w:id="945700481">
      <w:marLeft w:val="640"/>
      <w:marRight w:val="0"/>
      <w:marTop w:val="0"/>
      <w:marBottom w:val="0"/>
      <w:divBdr>
        <w:top w:val="none" w:sz="0" w:space="0" w:color="auto"/>
        <w:left w:val="none" w:sz="0" w:space="0" w:color="auto"/>
        <w:bottom w:val="none" w:sz="0" w:space="0" w:color="auto"/>
        <w:right w:val="none" w:sz="0" w:space="0" w:color="auto"/>
      </w:divBdr>
    </w:div>
    <w:div w:id="945842413">
      <w:marLeft w:val="640"/>
      <w:marRight w:val="0"/>
      <w:marTop w:val="0"/>
      <w:marBottom w:val="0"/>
      <w:divBdr>
        <w:top w:val="none" w:sz="0" w:space="0" w:color="auto"/>
        <w:left w:val="none" w:sz="0" w:space="0" w:color="auto"/>
        <w:bottom w:val="none" w:sz="0" w:space="0" w:color="auto"/>
        <w:right w:val="none" w:sz="0" w:space="0" w:color="auto"/>
      </w:divBdr>
    </w:div>
    <w:div w:id="945844839">
      <w:marLeft w:val="640"/>
      <w:marRight w:val="0"/>
      <w:marTop w:val="0"/>
      <w:marBottom w:val="0"/>
      <w:divBdr>
        <w:top w:val="none" w:sz="0" w:space="0" w:color="auto"/>
        <w:left w:val="none" w:sz="0" w:space="0" w:color="auto"/>
        <w:bottom w:val="none" w:sz="0" w:space="0" w:color="auto"/>
        <w:right w:val="none" w:sz="0" w:space="0" w:color="auto"/>
      </w:divBdr>
    </w:div>
    <w:div w:id="945891041">
      <w:marLeft w:val="640"/>
      <w:marRight w:val="0"/>
      <w:marTop w:val="0"/>
      <w:marBottom w:val="0"/>
      <w:divBdr>
        <w:top w:val="none" w:sz="0" w:space="0" w:color="auto"/>
        <w:left w:val="none" w:sz="0" w:space="0" w:color="auto"/>
        <w:bottom w:val="none" w:sz="0" w:space="0" w:color="auto"/>
        <w:right w:val="none" w:sz="0" w:space="0" w:color="auto"/>
      </w:divBdr>
    </w:div>
    <w:div w:id="945967626">
      <w:marLeft w:val="640"/>
      <w:marRight w:val="0"/>
      <w:marTop w:val="0"/>
      <w:marBottom w:val="0"/>
      <w:divBdr>
        <w:top w:val="none" w:sz="0" w:space="0" w:color="auto"/>
        <w:left w:val="none" w:sz="0" w:space="0" w:color="auto"/>
        <w:bottom w:val="none" w:sz="0" w:space="0" w:color="auto"/>
        <w:right w:val="none" w:sz="0" w:space="0" w:color="auto"/>
      </w:divBdr>
    </w:div>
    <w:div w:id="946042815">
      <w:marLeft w:val="640"/>
      <w:marRight w:val="0"/>
      <w:marTop w:val="0"/>
      <w:marBottom w:val="0"/>
      <w:divBdr>
        <w:top w:val="none" w:sz="0" w:space="0" w:color="auto"/>
        <w:left w:val="none" w:sz="0" w:space="0" w:color="auto"/>
        <w:bottom w:val="none" w:sz="0" w:space="0" w:color="auto"/>
        <w:right w:val="none" w:sz="0" w:space="0" w:color="auto"/>
      </w:divBdr>
    </w:div>
    <w:div w:id="946079752">
      <w:marLeft w:val="640"/>
      <w:marRight w:val="0"/>
      <w:marTop w:val="0"/>
      <w:marBottom w:val="0"/>
      <w:divBdr>
        <w:top w:val="none" w:sz="0" w:space="0" w:color="auto"/>
        <w:left w:val="none" w:sz="0" w:space="0" w:color="auto"/>
        <w:bottom w:val="none" w:sz="0" w:space="0" w:color="auto"/>
        <w:right w:val="none" w:sz="0" w:space="0" w:color="auto"/>
      </w:divBdr>
    </w:div>
    <w:div w:id="946085729">
      <w:marLeft w:val="640"/>
      <w:marRight w:val="0"/>
      <w:marTop w:val="0"/>
      <w:marBottom w:val="0"/>
      <w:divBdr>
        <w:top w:val="none" w:sz="0" w:space="0" w:color="auto"/>
        <w:left w:val="none" w:sz="0" w:space="0" w:color="auto"/>
        <w:bottom w:val="none" w:sz="0" w:space="0" w:color="auto"/>
        <w:right w:val="none" w:sz="0" w:space="0" w:color="auto"/>
      </w:divBdr>
    </w:div>
    <w:div w:id="946160150">
      <w:marLeft w:val="640"/>
      <w:marRight w:val="0"/>
      <w:marTop w:val="0"/>
      <w:marBottom w:val="0"/>
      <w:divBdr>
        <w:top w:val="none" w:sz="0" w:space="0" w:color="auto"/>
        <w:left w:val="none" w:sz="0" w:space="0" w:color="auto"/>
        <w:bottom w:val="none" w:sz="0" w:space="0" w:color="auto"/>
        <w:right w:val="none" w:sz="0" w:space="0" w:color="auto"/>
      </w:divBdr>
    </w:div>
    <w:div w:id="946305047">
      <w:marLeft w:val="640"/>
      <w:marRight w:val="0"/>
      <w:marTop w:val="0"/>
      <w:marBottom w:val="0"/>
      <w:divBdr>
        <w:top w:val="none" w:sz="0" w:space="0" w:color="auto"/>
        <w:left w:val="none" w:sz="0" w:space="0" w:color="auto"/>
        <w:bottom w:val="none" w:sz="0" w:space="0" w:color="auto"/>
        <w:right w:val="none" w:sz="0" w:space="0" w:color="auto"/>
      </w:divBdr>
    </w:div>
    <w:div w:id="946350146">
      <w:marLeft w:val="640"/>
      <w:marRight w:val="0"/>
      <w:marTop w:val="0"/>
      <w:marBottom w:val="0"/>
      <w:divBdr>
        <w:top w:val="none" w:sz="0" w:space="0" w:color="auto"/>
        <w:left w:val="none" w:sz="0" w:space="0" w:color="auto"/>
        <w:bottom w:val="none" w:sz="0" w:space="0" w:color="auto"/>
        <w:right w:val="none" w:sz="0" w:space="0" w:color="auto"/>
      </w:divBdr>
    </w:div>
    <w:div w:id="946498304">
      <w:marLeft w:val="640"/>
      <w:marRight w:val="0"/>
      <w:marTop w:val="0"/>
      <w:marBottom w:val="0"/>
      <w:divBdr>
        <w:top w:val="none" w:sz="0" w:space="0" w:color="auto"/>
        <w:left w:val="none" w:sz="0" w:space="0" w:color="auto"/>
        <w:bottom w:val="none" w:sz="0" w:space="0" w:color="auto"/>
        <w:right w:val="none" w:sz="0" w:space="0" w:color="auto"/>
      </w:divBdr>
    </w:div>
    <w:div w:id="946502630">
      <w:marLeft w:val="640"/>
      <w:marRight w:val="0"/>
      <w:marTop w:val="0"/>
      <w:marBottom w:val="0"/>
      <w:divBdr>
        <w:top w:val="none" w:sz="0" w:space="0" w:color="auto"/>
        <w:left w:val="none" w:sz="0" w:space="0" w:color="auto"/>
        <w:bottom w:val="none" w:sz="0" w:space="0" w:color="auto"/>
        <w:right w:val="none" w:sz="0" w:space="0" w:color="auto"/>
      </w:divBdr>
    </w:div>
    <w:div w:id="946615542">
      <w:marLeft w:val="640"/>
      <w:marRight w:val="0"/>
      <w:marTop w:val="0"/>
      <w:marBottom w:val="0"/>
      <w:divBdr>
        <w:top w:val="none" w:sz="0" w:space="0" w:color="auto"/>
        <w:left w:val="none" w:sz="0" w:space="0" w:color="auto"/>
        <w:bottom w:val="none" w:sz="0" w:space="0" w:color="auto"/>
        <w:right w:val="none" w:sz="0" w:space="0" w:color="auto"/>
      </w:divBdr>
    </w:div>
    <w:div w:id="946698129">
      <w:marLeft w:val="640"/>
      <w:marRight w:val="0"/>
      <w:marTop w:val="0"/>
      <w:marBottom w:val="0"/>
      <w:divBdr>
        <w:top w:val="none" w:sz="0" w:space="0" w:color="auto"/>
        <w:left w:val="none" w:sz="0" w:space="0" w:color="auto"/>
        <w:bottom w:val="none" w:sz="0" w:space="0" w:color="auto"/>
        <w:right w:val="none" w:sz="0" w:space="0" w:color="auto"/>
      </w:divBdr>
    </w:div>
    <w:div w:id="946734342">
      <w:marLeft w:val="640"/>
      <w:marRight w:val="0"/>
      <w:marTop w:val="0"/>
      <w:marBottom w:val="0"/>
      <w:divBdr>
        <w:top w:val="none" w:sz="0" w:space="0" w:color="auto"/>
        <w:left w:val="none" w:sz="0" w:space="0" w:color="auto"/>
        <w:bottom w:val="none" w:sz="0" w:space="0" w:color="auto"/>
        <w:right w:val="none" w:sz="0" w:space="0" w:color="auto"/>
      </w:divBdr>
    </w:div>
    <w:div w:id="946740904">
      <w:marLeft w:val="640"/>
      <w:marRight w:val="0"/>
      <w:marTop w:val="0"/>
      <w:marBottom w:val="0"/>
      <w:divBdr>
        <w:top w:val="none" w:sz="0" w:space="0" w:color="auto"/>
        <w:left w:val="none" w:sz="0" w:space="0" w:color="auto"/>
        <w:bottom w:val="none" w:sz="0" w:space="0" w:color="auto"/>
        <w:right w:val="none" w:sz="0" w:space="0" w:color="auto"/>
      </w:divBdr>
    </w:div>
    <w:div w:id="946812396">
      <w:marLeft w:val="640"/>
      <w:marRight w:val="0"/>
      <w:marTop w:val="0"/>
      <w:marBottom w:val="0"/>
      <w:divBdr>
        <w:top w:val="none" w:sz="0" w:space="0" w:color="auto"/>
        <w:left w:val="none" w:sz="0" w:space="0" w:color="auto"/>
        <w:bottom w:val="none" w:sz="0" w:space="0" w:color="auto"/>
        <w:right w:val="none" w:sz="0" w:space="0" w:color="auto"/>
      </w:divBdr>
    </w:div>
    <w:div w:id="947002554">
      <w:marLeft w:val="640"/>
      <w:marRight w:val="0"/>
      <w:marTop w:val="0"/>
      <w:marBottom w:val="0"/>
      <w:divBdr>
        <w:top w:val="none" w:sz="0" w:space="0" w:color="auto"/>
        <w:left w:val="none" w:sz="0" w:space="0" w:color="auto"/>
        <w:bottom w:val="none" w:sz="0" w:space="0" w:color="auto"/>
        <w:right w:val="none" w:sz="0" w:space="0" w:color="auto"/>
      </w:divBdr>
    </w:div>
    <w:div w:id="947005629">
      <w:marLeft w:val="640"/>
      <w:marRight w:val="0"/>
      <w:marTop w:val="0"/>
      <w:marBottom w:val="0"/>
      <w:divBdr>
        <w:top w:val="none" w:sz="0" w:space="0" w:color="auto"/>
        <w:left w:val="none" w:sz="0" w:space="0" w:color="auto"/>
        <w:bottom w:val="none" w:sz="0" w:space="0" w:color="auto"/>
        <w:right w:val="none" w:sz="0" w:space="0" w:color="auto"/>
      </w:divBdr>
    </w:div>
    <w:div w:id="947078993">
      <w:marLeft w:val="640"/>
      <w:marRight w:val="0"/>
      <w:marTop w:val="0"/>
      <w:marBottom w:val="0"/>
      <w:divBdr>
        <w:top w:val="none" w:sz="0" w:space="0" w:color="auto"/>
        <w:left w:val="none" w:sz="0" w:space="0" w:color="auto"/>
        <w:bottom w:val="none" w:sz="0" w:space="0" w:color="auto"/>
        <w:right w:val="none" w:sz="0" w:space="0" w:color="auto"/>
      </w:divBdr>
    </w:div>
    <w:div w:id="947158695">
      <w:marLeft w:val="640"/>
      <w:marRight w:val="0"/>
      <w:marTop w:val="0"/>
      <w:marBottom w:val="0"/>
      <w:divBdr>
        <w:top w:val="none" w:sz="0" w:space="0" w:color="auto"/>
        <w:left w:val="none" w:sz="0" w:space="0" w:color="auto"/>
        <w:bottom w:val="none" w:sz="0" w:space="0" w:color="auto"/>
        <w:right w:val="none" w:sz="0" w:space="0" w:color="auto"/>
      </w:divBdr>
    </w:div>
    <w:div w:id="947159021">
      <w:marLeft w:val="640"/>
      <w:marRight w:val="0"/>
      <w:marTop w:val="0"/>
      <w:marBottom w:val="0"/>
      <w:divBdr>
        <w:top w:val="none" w:sz="0" w:space="0" w:color="auto"/>
        <w:left w:val="none" w:sz="0" w:space="0" w:color="auto"/>
        <w:bottom w:val="none" w:sz="0" w:space="0" w:color="auto"/>
        <w:right w:val="none" w:sz="0" w:space="0" w:color="auto"/>
      </w:divBdr>
    </w:div>
    <w:div w:id="947272027">
      <w:marLeft w:val="640"/>
      <w:marRight w:val="0"/>
      <w:marTop w:val="0"/>
      <w:marBottom w:val="0"/>
      <w:divBdr>
        <w:top w:val="none" w:sz="0" w:space="0" w:color="auto"/>
        <w:left w:val="none" w:sz="0" w:space="0" w:color="auto"/>
        <w:bottom w:val="none" w:sz="0" w:space="0" w:color="auto"/>
        <w:right w:val="none" w:sz="0" w:space="0" w:color="auto"/>
      </w:divBdr>
    </w:div>
    <w:div w:id="947272489">
      <w:marLeft w:val="640"/>
      <w:marRight w:val="0"/>
      <w:marTop w:val="0"/>
      <w:marBottom w:val="0"/>
      <w:divBdr>
        <w:top w:val="none" w:sz="0" w:space="0" w:color="auto"/>
        <w:left w:val="none" w:sz="0" w:space="0" w:color="auto"/>
        <w:bottom w:val="none" w:sz="0" w:space="0" w:color="auto"/>
        <w:right w:val="none" w:sz="0" w:space="0" w:color="auto"/>
      </w:divBdr>
    </w:div>
    <w:div w:id="947350875">
      <w:marLeft w:val="640"/>
      <w:marRight w:val="0"/>
      <w:marTop w:val="0"/>
      <w:marBottom w:val="0"/>
      <w:divBdr>
        <w:top w:val="none" w:sz="0" w:space="0" w:color="auto"/>
        <w:left w:val="none" w:sz="0" w:space="0" w:color="auto"/>
        <w:bottom w:val="none" w:sz="0" w:space="0" w:color="auto"/>
        <w:right w:val="none" w:sz="0" w:space="0" w:color="auto"/>
      </w:divBdr>
    </w:div>
    <w:div w:id="947352633">
      <w:marLeft w:val="640"/>
      <w:marRight w:val="0"/>
      <w:marTop w:val="0"/>
      <w:marBottom w:val="0"/>
      <w:divBdr>
        <w:top w:val="none" w:sz="0" w:space="0" w:color="auto"/>
        <w:left w:val="none" w:sz="0" w:space="0" w:color="auto"/>
        <w:bottom w:val="none" w:sz="0" w:space="0" w:color="auto"/>
        <w:right w:val="none" w:sz="0" w:space="0" w:color="auto"/>
      </w:divBdr>
    </w:div>
    <w:div w:id="947355342">
      <w:marLeft w:val="640"/>
      <w:marRight w:val="0"/>
      <w:marTop w:val="0"/>
      <w:marBottom w:val="0"/>
      <w:divBdr>
        <w:top w:val="none" w:sz="0" w:space="0" w:color="auto"/>
        <w:left w:val="none" w:sz="0" w:space="0" w:color="auto"/>
        <w:bottom w:val="none" w:sz="0" w:space="0" w:color="auto"/>
        <w:right w:val="none" w:sz="0" w:space="0" w:color="auto"/>
      </w:divBdr>
    </w:div>
    <w:div w:id="947392757">
      <w:marLeft w:val="640"/>
      <w:marRight w:val="0"/>
      <w:marTop w:val="0"/>
      <w:marBottom w:val="0"/>
      <w:divBdr>
        <w:top w:val="none" w:sz="0" w:space="0" w:color="auto"/>
        <w:left w:val="none" w:sz="0" w:space="0" w:color="auto"/>
        <w:bottom w:val="none" w:sz="0" w:space="0" w:color="auto"/>
        <w:right w:val="none" w:sz="0" w:space="0" w:color="auto"/>
      </w:divBdr>
    </w:div>
    <w:div w:id="947395878">
      <w:bodyDiv w:val="1"/>
      <w:marLeft w:val="0"/>
      <w:marRight w:val="0"/>
      <w:marTop w:val="0"/>
      <w:marBottom w:val="0"/>
      <w:divBdr>
        <w:top w:val="none" w:sz="0" w:space="0" w:color="auto"/>
        <w:left w:val="none" w:sz="0" w:space="0" w:color="auto"/>
        <w:bottom w:val="none" w:sz="0" w:space="0" w:color="auto"/>
        <w:right w:val="none" w:sz="0" w:space="0" w:color="auto"/>
      </w:divBdr>
    </w:div>
    <w:div w:id="947471111">
      <w:marLeft w:val="640"/>
      <w:marRight w:val="0"/>
      <w:marTop w:val="0"/>
      <w:marBottom w:val="0"/>
      <w:divBdr>
        <w:top w:val="none" w:sz="0" w:space="0" w:color="auto"/>
        <w:left w:val="none" w:sz="0" w:space="0" w:color="auto"/>
        <w:bottom w:val="none" w:sz="0" w:space="0" w:color="auto"/>
        <w:right w:val="none" w:sz="0" w:space="0" w:color="auto"/>
      </w:divBdr>
    </w:div>
    <w:div w:id="947472185">
      <w:marLeft w:val="640"/>
      <w:marRight w:val="0"/>
      <w:marTop w:val="0"/>
      <w:marBottom w:val="0"/>
      <w:divBdr>
        <w:top w:val="none" w:sz="0" w:space="0" w:color="auto"/>
        <w:left w:val="none" w:sz="0" w:space="0" w:color="auto"/>
        <w:bottom w:val="none" w:sz="0" w:space="0" w:color="auto"/>
        <w:right w:val="none" w:sz="0" w:space="0" w:color="auto"/>
      </w:divBdr>
    </w:div>
    <w:div w:id="947590731">
      <w:marLeft w:val="640"/>
      <w:marRight w:val="0"/>
      <w:marTop w:val="0"/>
      <w:marBottom w:val="0"/>
      <w:divBdr>
        <w:top w:val="none" w:sz="0" w:space="0" w:color="auto"/>
        <w:left w:val="none" w:sz="0" w:space="0" w:color="auto"/>
        <w:bottom w:val="none" w:sz="0" w:space="0" w:color="auto"/>
        <w:right w:val="none" w:sz="0" w:space="0" w:color="auto"/>
      </w:divBdr>
    </w:div>
    <w:div w:id="947615632">
      <w:marLeft w:val="640"/>
      <w:marRight w:val="0"/>
      <w:marTop w:val="0"/>
      <w:marBottom w:val="0"/>
      <w:divBdr>
        <w:top w:val="none" w:sz="0" w:space="0" w:color="auto"/>
        <w:left w:val="none" w:sz="0" w:space="0" w:color="auto"/>
        <w:bottom w:val="none" w:sz="0" w:space="0" w:color="auto"/>
        <w:right w:val="none" w:sz="0" w:space="0" w:color="auto"/>
      </w:divBdr>
    </w:div>
    <w:div w:id="947736675">
      <w:marLeft w:val="640"/>
      <w:marRight w:val="0"/>
      <w:marTop w:val="0"/>
      <w:marBottom w:val="0"/>
      <w:divBdr>
        <w:top w:val="none" w:sz="0" w:space="0" w:color="auto"/>
        <w:left w:val="none" w:sz="0" w:space="0" w:color="auto"/>
        <w:bottom w:val="none" w:sz="0" w:space="0" w:color="auto"/>
        <w:right w:val="none" w:sz="0" w:space="0" w:color="auto"/>
      </w:divBdr>
    </w:div>
    <w:div w:id="947740541">
      <w:marLeft w:val="640"/>
      <w:marRight w:val="0"/>
      <w:marTop w:val="0"/>
      <w:marBottom w:val="0"/>
      <w:divBdr>
        <w:top w:val="none" w:sz="0" w:space="0" w:color="auto"/>
        <w:left w:val="none" w:sz="0" w:space="0" w:color="auto"/>
        <w:bottom w:val="none" w:sz="0" w:space="0" w:color="auto"/>
        <w:right w:val="none" w:sz="0" w:space="0" w:color="auto"/>
      </w:divBdr>
    </w:div>
    <w:div w:id="947809240">
      <w:marLeft w:val="640"/>
      <w:marRight w:val="0"/>
      <w:marTop w:val="0"/>
      <w:marBottom w:val="0"/>
      <w:divBdr>
        <w:top w:val="none" w:sz="0" w:space="0" w:color="auto"/>
        <w:left w:val="none" w:sz="0" w:space="0" w:color="auto"/>
        <w:bottom w:val="none" w:sz="0" w:space="0" w:color="auto"/>
        <w:right w:val="none" w:sz="0" w:space="0" w:color="auto"/>
      </w:divBdr>
    </w:div>
    <w:div w:id="947852311">
      <w:marLeft w:val="640"/>
      <w:marRight w:val="0"/>
      <w:marTop w:val="0"/>
      <w:marBottom w:val="0"/>
      <w:divBdr>
        <w:top w:val="none" w:sz="0" w:space="0" w:color="auto"/>
        <w:left w:val="none" w:sz="0" w:space="0" w:color="auto"/>
        <w:bottom w:val="none" w:sz="0" w:space="0" w:color="auto"/>
        <w:right w:val="none" w:sz="0" w:space="0" w:color="auto"/>
      </w:divBdr>
    </w:div>
    <w:div w:id="947926664">
      <w:marLeft w:val="480"/>
      <w:marRight w:val="0"/>
      <w:marTop w:val="0"/>
      <w:marBottom w:val="0"/>
      <w:divBdr>
        <w:top w:val="none" w:sz="0" w:space="0" w:color="auto"/>
        <w:left w:val="none" w:sz="0" w:space="0" w:color="auto"/>
        <w:bottom w:val="none" w:sz="0" w:space="0" w:color="auto"/>
        <w:right w:val="none" w:sz="0" w:space="0" w:color="auto"/>
      </w:divBdr>
    </w:div>
    <w:div w:id="947933254">
      <w:marLeft w:val="640"/>
      <w:marRight w:val="0"/>
      <w:marTop w:val="0"/>
      <w:marBottom w:val="0"/>
      <w:divBdr>
        <w:top w:val="none" w:sz="0" w:space="0" w:color="auto"/>
        <w:left w:val="none" w:sz="0" w:space="0" w:color="auto"/>
        <w:bottom w:val="none" w:sz="0" w:space="0" w:color="auto"/>
        <w:right w:val="none" w:sz="0" w:space="0" w:color="auto"/>
      </w:divBdr>
    </w:div>
    <w:div w:id="948006225">
      <w:marLeft w:val="640"/>
      <w:marRight w:val="0"/>
      <w:marTop w:val="0"/>
      <w:marBottom w:val="0"/>
      <w:divBdr>
        <w:top w:val="none" w:sz="0" w:space="0" w:color="auto"/>
        <w:left w:val="none" w:sz="0" w:space="0" w:color="auto"/>
        <w:bottom w:val="none" w:sz="0" w:space="0" w:color="auto"/>
        <w:right w:val="none" w:sz="0" w:space="0" w:color="auto"/>
      </w:divBdr>
    </w:div>
    <w:div w:id="948047316">
      <w:marLeft w:val="640"/>
      <w:marRight w:val="0"/>
      <w:marTop w:val="0"/>
      <w:marBottom w:val="0"/>
      <w:divBdr>
        <w:top w:val="none" w:sz="0" w:space="0" w:color="auto"/>
        <w:left w:val="none" w:sz="0" w:space="0" w:color="auto"/>
        <w:bottom w:val="none" w:sz="0" w:space="0" w:color="auto"/>
        <w:right w:val="none" w:sz="0" w:space="0" w:color="auto"/>
      </w:divBdr>
    </w:div>
    <w:div w:id="948048255">
      <w:marLeft w:val="640"/>
      <w:marRight w:val="0"/>
      <w:marTop w:val="0"/>
      <w:marBottom w:val="0"/>
      <w:divBdr>
        <w:top w:val="none" w:sz="0" w:space="0" w:color="auto"/>
        <w:left w:val="none" w:sz="0" w:space="0" w:color="auto"/>
        <w:bottom w:val="none" w:sz="0" w:space="0" w:color="auto"/>
        <w:right w:val="none" w:sz="0" w:space="0" w:color="auto"/>
      </w:divBdr>
    </w:div>
    <w:div w:id="948241125">
      <w:marLeft w:val="640"/>
      <w:marRight w:val="0"/>
      <w:marTop w:val="0"/>
      <w:marBottom w:val="0"/>
      <w:divBdr>
        <w:top w:val="none" w:sz="0" w:space="0" w:color="auto"/>
        <w:left w:val="none" w:sz="0" w:space="0" w:color="auto"/>
        <w:bottom w:val="none" w:sz="0" w:space="0" w:color="auto"/>
        <w:right w:val="none" w:sz="0" w:space="0" w:color="auto"/>
      </w:divBdr>
    </w:div>
    <w:div w:id="948246005">
      <w:marLeft w:val="640"/>
      <w:marRight w:val="0"/>
      <w:marTop w:val="0"/>
      <w:marBottom w:val="0"/>
      <w:divBdr>
        <w:top w:val="none" w:sz="0" w:space="0" w:color="auto"/>
        <w:left w:val="none" w:sz="0" w:space="0" w:color="auto"/>
        <w:bottom w:val="none" w:sz="0" w:space="0" w:color="auto"/>
        <w:right w:val="none" w:sz="0" w:space="0" w:color="auto"/>
      </w:divBdr>
    </w:div>
    <w:div w:id="948246235">
      <w:marLeft w:val="640"/>
      <w:marRight w:val="0"/>
      <w:marTop w:val="0"/>
      <w:marBottom w:val="0"/>
      <w:divBdr>
        <w:top w:val="none" w:sz="0" w:space="0" w:color="auto"/>
        <w:left w:val="none" w:sz="0" w:space="0" w:color="auto"/>
        <w:bottom w:val="none" w:sz="0" w:space="0" w:color="auto"/>
        <w:right w:val="none" w:sz="0" w:space="0" w:color="auto"/>
      </w:divBdr>
    </w:div>
    <w:div w:id="948271735">
      <w:marLeft w:val="640"/>
      <w:marRight w:val="0"/>
      <w:marTop w:val="0"/>
      <w:marBottom w:val="0"/>
      <w:divBdr>
        <w:top w:val="none" w:sz="0" w:space="0" w:color="auto"/>
        <w:left w:val="none" w:sz="0" w:space="0" w:color="auto"/>
        <w:bottom w:val="none" w:sz="0" w:space="0" w:color="auto"/>
        <w:right w:val="none" w:sz="0" w:space="0" w:color="auto"/>
      </w:divBdr>
    </w:div>
    <w:div w:id="948316668">
      <w:marLeft w:val="640"/>
      <w:marRight w:val="0"/>
      <w:marTop w:val="0"/>
      <w:marBottom w:val="0"/>
      <w:divBdr>
        <w:top w:val="none" w:sz="0" w:space="0" w:color="auto"/>
        <w:left w:val="none" w:sz="0" w:space="0" w:color="auto"/>
        <w:bottom w:val="none" w:sz="0" w:space="0" w:color="auto"/>
        <w:right w:val="none" w:sz="0" w:space="0" w:color="auto"/>
      </w:divBdr>
    </w:div>
    <w:div w:id="948320683">
      <w:marLeft w:val="640"/>
      <w:marRight w:val="0"/>
      <w:marTop w:val="0"/>
      <w:marBottom w:val="0"/>
      <w:divBdr>
        <w:top w:val="none" w:sz="0" w:space="0" w:color="auto"/>
        <w:left w:val="none" w:sz="0" w:space="0" w:color="auto"/>
        <w:bottom w:val="none" w:sz="0" w:space="0" w:color="auto"/>
        <w:right w:val="none" w:sz="0" w:space="0" w:color="auto"/>
      </w:divBdr>
    </w:div>
    <w:div w:id="948508367">
      <w:marLeft w:val="640"/>
      <w:marRight w:val="0"/>
      <w:marTop w:val="0"/>
      <w:marBottom w:val="0"/>
      <w:divBdr>
        <w:top w:val="none" w:sz="0" w:space="0" w:color="auto"/>
        <w:left w:val="none" w:sz="0" w:space="0" w:color="auto"/>
        <w:bottom w:val="none" w:sz="0" w:space="0" w:color="auto"/>
        <w:right w:val="none" w:sz="0" w:space="0" w:color="auto"/>
      </w:divBdr>
    </w:div>
    <w:div w:id="948587718">
      <w:marLeft w:val="640"/>
      <w:marRight w:val="0"/>
      <w:marTop w:val="0"/>
      <w:marBottom w:val="0"/>
      <w:divBdr>
        <w:top w:val="none" w:sz="0" w:space="0" w:color="auto"/>
        <w:left w:val="none" w:sz="0" w:space="0" w:color="auto"/>
        <w:bottom w:val="none" w:sz="0" w:space="0" w:color="auto"/>
        <w:right w:val="none" w:sz="0" w:space="0" w:color="auto"/>
      </w:divBdr>
    </w:div>
    <w:div w:id="948657613">
      <w:marLeft w:val="640"/>
      <w:marRight w:val="0"/>
      <w:marTop w:val="0"/>
      <w:marBottom w:val="0"/>
      <w:divBdr>
        <w:top w:val="none" w:sz="0" w:space="0" w:color="auto"/>
        <w:left w:val="none" w:sz="0" w:space="0" w:color="auto"/>
        <w:bottom w:val="none" w:sz="0" w:space="0" w:color="auto"/>
        <w:right w:val="none" w:sz="0" w:space="0" w:color="auto"/>
      </w:divBdr>
    </w:div>
    <w:div w:id="948777158">
      <w:marLeft w:val="640"/>
      <w:marRight w:val="0"/>
      <w:marTop w:val="0"/>
      <w:marBottom w:val="0"/>
      <w:divBdr>
        <w:top w:val="none" w:sz="0" w:space="0" w:color="auto"/>
        <w:left w:val="none" w:sz="0" w:space="0" w:color="auto"/>
        <w:bottom w:val="none" w:sz="0" w:space="0" w:color="auto"/>
        <w:right w:val="none" w:sz="0" w:space="0" w:color="auto"/>
      </w:divBdr>
    </w:div>
    <w:div w:id="948853528">
      <w:marLeft w:val="640"/>
      <w:marRight w:val="0"/>
      <w:marTop w:val="0"/>
      <w:marBottom w:val="0"/>
      <w:divBdr>
        <w:top w:val="none" w:sz="0" w:space="0" w:color="auto"/>
        <w:left w:val="none" w:sz="0" w:space="0" w:color="auto"/>
        <w:bottom w:val="none" w:sz="0" w:space="0" w:color="auto"/>
        <w:right w:val="none" w:sz="0" w:space="0" w:color="auto"/>
      </w:divBdr>
    </w:div>
    <w:div w:id="948856980">
      <w:marLeft w:val="640"/>
      <w:marRight w:val="0"/>
      <w:marTop w:val="0"/>
      <w:marBottom w:val="0"/>
      <w:divBdr>
        <w:top w:val="none" w:sz="0" w:space="0" w:color="auto"/>
        <w:left w:val="none" w:sz="0" w:space="0" w:color="auto"/>
        <w:bottom w:val="none" w:sz="0" w:space="0" w:color="auto"/>
        <w:right w:val="none" w:sz="0" w:space="0" w:color="auto"/>
      </w:divBdr>
    </w:div>
    <w:div w:id="948969843">
      <w:marLeft w:val="640"/>
      <w:marRight w:val="0"/>
      <w:marTop w:val="0"/>
      <w:marBottom w:val="0"/>
      <w:divBdr>
        <w:top w:val="none" w:sz="0" w:space="0" w:color="auto"/>
        <w:left w:val="none" w:sz="0" w:space="0" w:color="auto"/>
        <w:bottom w:val="none" w:sz="0" w:space="0" w:color="auto"/>
        <w:right w:val="none" w:sz="0" w:space="0" w:color="auto"/>
      </w:divBdr>
    </w:div>
    <w:div w:id="948971671">
      <w:marLeft w:val="640"/>
      <w:marRight w:val="0"/>
      <w:marTop w:val="0"/>
      <w:marBottom w:val="0"/>
      <w:divBdr>
        <w:top w:val="none" w:sz="0" w:space="0" w:color="auto"/>
        <w:left w:val="none" w:sz="0" w:space="0" w:color="auto"/>
        <w:bottom w:val="none" w:sz="0" w:space="0" w:color="auto"/>
        <w:right w:val="none" w:sz="0" w:space="0" w:color="auto"/>
      </w:divBdr>
    </w:div>
    <w:div w:id="948976996">
      <w:marLeft w:val="640"/>
      <w:marRight w:val="0"/>
      <w:marTop w:val="0"/>
      <w:marBottom w:val="0"/>
      <w:divBdr>
        <w:top w:val="none" w:sz="0" w:space="0" w:color="auto"/>
        <w:left w:val="none" w:sz="0" w:space="0" w:color="auto"/>
        <w:bottom w:val="none" w:sz="0" w:space="0" w:color="auto"/>
        <w:right w:val="none" w:sz="0" w:space="0" w:color="auto"/>
      </w:divBdr>
    </w:div>
    <w:div w:id="949120629">
      <w:marLeft w:val="640"/>
      <w:marRight w:val="0"/>
      <w:marTop w:val="0"/>
      <w:marBottom w:val="0"/>
      <w:divBdr>
        <w:top w:val="none" w:sz="0" w:space="0" w:color="auto"/>
        <w:left w:val="none" w:sz="0" w:space="0" w:color="auto"/>
        <w:bottom w:val="none" w:sz="0" w:space="0" w:color="auto"/>
        <w:right w:val="none" w:sz="0" w:space="0" w:color="auto"/>
      </w:divBdr>
    </w:div>
    <w:div w:id="949165302">
      <w:marLeft w:val="640"/>
      <w:marRight w:val="0"/>
      <w:marTop w:val="0"/>
      <w:marBottom w:val="0"/>
      <w:divBdr>
        <w:top w:val="none" w:sz="0" w:space="0" w:color="auto"/>
        <w:left w:val="none" w:sz="0" w:space="0" w:color="auto"/>
        <w:bottom w:val="none" w:sz="0" w:space="0" w:color="auto"/>
        <w:right w:val="none" w:sz="0" w:space="0" w:color="auto"/>
      </w:divBdr>
    </w:div>
    <w:div w:id="949242460">
      <w:marLeft w:val="640"/>
      <w:marRight w:val="0"/>
      <w:marTop w:val="0"/>
      <w:marBottom w:val="0"/>
      <w:divBdr>
        <w:top w:val="none" w:sz="0" w:space="0" w:color="auto"/>
        <w:left w:val="none" w:sz="0" w:space="0" w:color="auto"/>
        <w:bottom w:val="none" w:sz="0" w:space="0" w:color="auto"/>
        <w:right w:val="none" w:sz="0" w:space="0" w:color="auto"/>
      </w:divBdr>
    </w:div>
    <w:div w:id="949243921">
      <w:marLeft w:val="640"/>
      <w:marRight w:val="0"/>
      <w:marTop w:val="0"/>
      <w:marBottom w:val="0"/>
      <w:divBdr>
        <w:top w:val="none" w:sz="0" w:space="0" w:color="auto"/>
        <w:left w:val="none" w:sz="0" w:space="0" w:color="auto"/>
        <w:bottom w:val="none" w:sz="0" w:space="0" w:color="auto"/>
        <w:right w:val="none" w:sz="0" w:space="0" w:color="auto"/>
      </w:divBdr>
    </w:div>
    <w:div w:id="949321282">
      <w:marLeft w:val="640"/>
      <w:marRight w:val="0"/>
      <w:marTop w:val="0"/>
      <w:marBottom w:val="0"/>
      <w:divBdr>
        <w:top w:val="none" w:sz="0" w:space="0" w:color="auto"/>
        <w:left w:val="none" w:sz="0" w:space="0" w:color="auto"/>
        <w:bottom w:val="none" w:sz="0" w:space="0" w:color="auto"/>
        <w:right w:val="none" w:sz="0" w:space="0" w:color="auto"/>
      </w:divBdr>
    </w:div>
    <w:div w:id="949354759">
      <w:marLeft w:val="640"/>
      <w:marRight w:val="0"/>
      <w:marTop w:val="0"/>
      <w:marBottom w:val="0"/>
      <w:divBdr>
        <w:top w:val="none" w:sz="0" w:space="0" w:color="auto"/>
        <w:left w:val="none" w:sz="0" w:space="0" w:color="auto"/>
        <w:bottom w:val="none" w:sz="0" w:space="0" w:color="auto"/>
        <w:right w:val="none" w:sz="0" w:space="0" w:color="auto"/>
      </w:divBdr>
    </w:div>
    <w:div w:id="949433051">
      <w:marLeft w:val="640"/>
      <w:marRight w:val="0"/>
      <w:marTop w:val="0"/>
      <w:marBottom w:val="0"/>
      <w:divBdr>
        <w:top w:val="none" w:sz="0" w:space="0" w:color="auto"/>
        <w:left w:val="none" w:sz="0" w:space="0" w:color="auto"/>
        <w:bottom w:val="none" w:sz="0" w:space="0" w:color="auto"/>
        <w:right w:val="none" w:sz="0" w:space="0" w:color="auto"/>
      </w:divBdr>
    </w:div>
    <w:div w:id="949508570">
      <w:marLeft w:val="640"/>
      <w:marRight w:val="0"/>
      <w:marTop w:val="0"/>
      <w:marBottom w:val="0"/>
      <w:divBdr>
        <w:top w:val="none" w:sz="0" w:space="0" w:color="auto"/>
        <w:left w:val="none" w:sz="0" w:space="0" w:color="auto"/>
        <w:bottom w:val="none" w:sz="0" w:space="0" w:color="auto"/>
        <w:right w:val="none" w:sz="0" w:space="0" w:color="auto"/>
      </w:divBdr>
    </w:div>
    <w:div w:id="949508900">
      <w:marLeft w:val="640"/>
      <w:marRight w:val="0"/>
      <w:marTop w:val="0"/>
      <w:marBottom w:val="0"/>
      <w:divBdr>
        <w:top w:val="none" w:sz="0" w:space="0" w:color="auto"/>
        <w:left w:val="none" w:sz="0" w:space="0" w:color="auto"/>
        <w:bottom w:val="none" w:sz="0" w:space="0" w:color="auto"/>
        <w:right w:val="none" w:sz="0" w:space="0" w:color="auto"/>
      </w:divBdr>
    </w:div>
    <w:div w:id="949580685">
      <w:marLeft w:val="640"/>
      <w:marRight w:val="0"/>
      <w:marTop w:val="0"/>
      <w:marBottom w:val="0"/>
      <w:divBdr>
        <w:top w:val="none" w:sz="0" w:space="0" w:color="auto"/>
        <w:left w:val="none" w:sz="0" w:space="0" w:color="auto"/>
        <w:bottom w:val="none" w:sz="0" w:space="0" w:color="auto"/>
        <w:right w:val="none" w:sz="0" w:space="0" w:color="auto"/>
      </w:divBdr>
    </w:div>
    <w:div w:id="949632068">
      <w:marLeft w:val="640"/>
      <w:marRight w:val="0"/>
      <w:marTop w:val="0"/>
      <w:marBottom w:val="0"/>
      <w:divBdr>
        <w:top w:val="none" w:sz="0" w:space="0" w:color="auto"/>
        <w:left w:val="none" w:sz="0" w:space="0" w:color="auto"/>
        <w:bottom w:val="none" w:sz="0" w:space="0" w:color="auto"/>
        <w:right w:val="none" w:sz="0" w:space="0" w:color="auto"/>
      </w:divBdr>
    </w:div>
    <w:div w:id="949747724">
      <w:marLeft w:val="640"/>
      <w:marRight w:val="0"/>
      <w:marTop w:val="0"/>
      <w:marBottom w:val="0"/>
      <w:divBdr>
        <w:top w:val="none" w:sz="0" w:space="0" w:color="auto"/>
        <w:left w:val="none" w:sz="0" w:space="0" w:color="auto"/>
        <w:bottom w:val="none" w:sz="0" w:space="0" w:color="auto"/>
        <w:right w:val="none" w:sz="0" w:space="0" w:color="auto"/>
      </w:divBdr>
    </w:div>
    <w:div w:id="949749092">
      <w:marLeft w:val="640"/>
      <w:marRight w:val="0"/>
      <w:marTop w:val="0"/>
      <w:marBottom w:val="0"/>
      <w:divBdr>
        <w:top w:val="none" w:sz="0" w:space="0" w:color="auto"/>
        <w:left w:val="none" w:sz="0" w:space="0" w:color="auto"/>
        <w:bottom w:val="none" w:sz="0" w:space="0" w:color="auto"/>
        <w:right w:val="none" w:sz="0" w:space="0" w:color="auto"/>
      </w:divBdr>
    </w:div>
    <w:div w:id="949775215">
      <w:marLeft w:val="640"/>
      <w:marRight w:val="0"/>
      <w:marTop w:val="0"/>
      <w:marBottom w:val="0"/>
      <w:divBdr>
        <w:top w:val="none" w:sz="0" w:space="0" w:color="auto"/>
        <w:left w:val="none" w:sz="0" w:space="0" w:color="auto"/>
        <w:bottom w:val="none" w:sz="0" w:space="0" w:color="auto"/>
        <w:right w:val="none" w:sz="0" w:space="0" w:color="auto"/>
      </w:divBdr>
    </w:div>
    <w:div w:id="949776783">
      <w:marLeft w:val="640"/>
      <w:marRight w:val="0"/>
      <w:marTop w:val="0"/>
      <w:marBottom w:val="0"/>
      <w:divBdr>
        <w:top w:val="none" w:sz="0" w:space="0" w:color="auto"/>
        <w:left w:val="none" w:sz="0" w:space="0" w:color="auto"/>
        <w:bottom w:val="none" w:sz="0" w:space="0" w:color="auto"/>
        <w:right w:val="none" w:sz="0" w:space="0" w:color="auto"/>
      </w:divBdr>
    </w:div>
    <w:div w:id="949778522">
      <w:marLeft w:val="640"/>
      <w:marRight w:val="0"/>
      <w:marTop w:val="0"/>
      <w:marBottom w:val="0"/>
      <w:divBdr>
        <w:top w:val="none" w:sz="0" w:space="0" w:color="auto"/>
        <w:left w:val="none" w:sz="0" w:space="0" w:color="auto"/>
        <w:bottom w:val="none" w:sz="0" w:space="0" w:color="auto"/>
        <w:right w:val="none" w:sz="0" w:space="0" w:color="auto"/>
      </w:divBdr>
    </w:div>
    <w:div w:id="949822138">
      <w:marLeft w:val="640"/>
      <w:marRight w:val="0"/>
      <w:marTop w:val="0"/>
      <w:marBottom w:val="0"/>
      <w:divBdr>
        <w:top w:val="none" w:sz="0" w:space="0" w:color="auto"/>
        <w:left w:val="none" w:sz="0" w:space="0" w:color="auto"/>
        <w:bottom w:val="none" w:sz="0" w:space="0" w:color="auto"/>
        <w:right w:val="none" w:sz="0" w:space="0" w:color="auto"/>
      </w:divBdr>
    </w:div>
    <w:div w:id="949824324">
      <w:marLeft w:val="640"/>
      <w:marRight w:val="0"/>
      <w:marTop w:val="0"/>
      <w:marBottom w:val="0"/>
      <w:divBdr>
        <w:top w:val="none" w:sz="0" w:space="0" w:color="auto"/>
        <w:left w:val="none" w:sz="0" w:space="0" w:color="auto"/>
        <w:bottom w:val="none" w:sz="0" w:space="0" w:color="auto"/>
        <w:right w:val="none" w:sz="0" w:space="0" w:color="auto"/>
      </w:divBdr>
    </w:div>
    <w:div w:id="949897250">
      <w:marLeft w:val="640"/>
      <w:marRight w:val="0"/>
      <w:marTop w:val="0"/>
      <w:marBottom w:val="0"/>
      <w:divBdr>
        <w:top w:val="none" w:sz="0" w:space="0" w:color="auto"/>
        <w:left w:val="none" w:sz="0" w:space="0" w:color="auto"/>
        <w:bottom w:val="none" w:sz="0" w:space="0" w:color="auto"/>
        <w:right w:val="none" w:sz="0" w:space="0" w:color="auto"/>
      </w:divBdr>
    </w:div>
    <w:div w:id="949968616">
      <w:marLeft w:val="640"/>
      <w:marRight w:val="0"/>
      <w:marTop w:val="0"/>
      <w:marBottom w:val="0"/>
      <w:divBdr>
        <w:top w:val="none" w:sz="0" w:space="0" w:color="auto"/>
        <w:left w:val="none" w:sz="0" w:space="0" w:color="auto"/>
        <w:bottom w:val="none" w:sz="0" w:space="0" w:color="auto"/>
        <w:right w:val="none" w:sz="0" w:space="0" w:color="auto"/>
      </w:divBdr>
    </w:div>
    <w:div w:id="949973181">
      <w:marLeft w:val="640"/>
      <w:marRight w:val="0"/>
      <w:marTop w:val="0"/>
      <w:marBottom w:val="0"/>
      <w:divBdr>
        <w:top w:val="none" w:sz="0" w:space="0" w:color="auto"/>
        <w:left w:val="none" w:sz="0" w:space="0" w:color="auto"/>
        <w:bottom w:val="none" w:sz="0" w:space="0" w:color="auto"/>
        <w:right w:val="none" w:sz="0" w:space="0" w:color="auto"/>
      </w:divBdr>
    </w:div>
    <w:div w:id="949975959">
      <w:marLeft w:val="640"/>
      <w:marRight w:val="0"/>
      <w:marTop w:val="0"/>
      <w:marBottom w:val="0"/>
      <w:divBdr>
        <w:top w:val="none" w:sz="0" w:space="0" w:color="auto"/>
        <w:left w:val="none" w:sz="0" w:space="0" w:color="auto"/>
        <w:bottom w:val="none" w:sz="0" w:space="0" w:color="auto"/>
        <w:right w:val="none" w:sz="0" w:space="0" w:color="auto"/>
      </w:divBdr>
    </w:div>
    <w:div w:id="950091828">
      <w:marLeft w:val="640"/>
      <w:marRight w:val="0"/>
      <w:marTop w:val="0"/>
      <w:marBottom w:val="0"/>
      <w:divBdr>
        <w:top w:val="none" w:sz="0" w:space="0" w:color="auto"/>
        <w:left w:val="none" w:sz="0" w:space="0" w:color="auto"/>
        <w:bottom w:val="none" w:sz="0" w:space="0" w:color="auto"/>
        <w:right w:val="none" w:sz="0" w:space="0" w:color="auto"/>
      </w:divBdr>
    </w:div>
    <w:div w:id="950161011">
      <w:marLeft w:val="640"/>
      <w:marRight w:val="0"/>
      <w:marTop w:val="0"/>
      <w:marBottom w:val="0"/>
      <w:divBdr>
        <w:top w:val="none" w:sz="0" w:space="0" w:color="auto"/>
        <w:left w:val="none" w:sz="0" w:space="0" w:color="auto"/>
        <w:bottom w:val="none" w:sz="0" w:space="0" w:color="auto"/>
        <w:right w:val="none" w:sz="0" w:space="0" w:color="auto"/>
      </w:divBdr>
    </w:div>
    <w:div w:id="950279164">
      <w:marLeft w:val="640"/>
      <w:marRight w:val="0"/>
      <w:marTop w:val="0"/>
      <w:marBottom w:val="0"/>
      <w:divBdr>
        <w:top w:val="none" w:sz="0" w:space="0" w:color="auto"/>
        <w:left w:val="none" w:sz="0" w:space="0" w:color="auto"/>
        <w:bottom w:val="none" w:sz="0" w:space="0" w:color="auto"/>
        <w:right w:val="none" w:sz="0" w:space="0" w:color="auto"/>
      </w:divBdr>
    </w:div>
    <w:div w:id="950286983">
      <w:marLeft w:val="640"/>
      <w:marRight w:val="0"/>
      <w:marTop w:val="0"/>
      <w:marBottom w:val="0"/>
      <w:divBdr>
        <w:top w:val="none" w:sz="0" w:space="0" w:color="auto"/>
        <w:left w:val="none" w:sz="0" w:space="0" w:color="auto"/>
        <w:bottom w:val="none" w:sz="0" w:space="0" w:color="auto"/>
        <w:right w:val="none" w:sz="0" w:space="0" w:color="auto"/>
      </w:divBdr>
    </w:div>
    <w:div w:id="950358803">
      <w:marLeft w:val="640"/>
      <w:marRight w:val="0"/>
      <w:marTop w:val="0"/>
      <w:marBottom w:val="0"/>
      <w:divBdr>
        <w:top w:val="none" w:sz="0" w:space="0" w:color="auto"/>
        <w:left w:val="none" w:sz="0" w:space="0" w:color="auto"/>
        <w:bottom w:val="none" w:sz="0" w:space="0" w:color="auto"/>
        <w:right w:val="none" w:sz="0" w:space="0" w:color="auto"/>
      </w:divBdr>
    </w:div>
    <w:div w:id="950475618">
      <w:marLeft w:val="640"/>
      <w:marRight w:val="0"/>
      <w:marTop w:val="0"/>
      <w:marBottom w:val="0"/>
      <w:divBdr>
        <w:top w:val="none" w:sz="0" w:space="0" w:color="auto"/>
        <w:left w:val="none" w:sz="0" w:space="0" w:color="auto"/>
        <w:bottom w:val="none" w:sz="0" w:space="0" w:color="auto"/>
        <w:right w:val="none" w:sz="0" w:space="0" w:color="auto"/>
      </w:divBdr>
    </w:div>
    <w:div w:id="950480006">
      <w:marLeft w:val="640"/>
      <w:marRight w:val="0"/>
      <w:marTop w:val="0"/>
      <w:marBottom w:val="0"/>
      <w:divBdr>
        <w:top w:val="none" w:sz="0" w:space="0" w:color="auto"/>
        <w:left w:val="none" w:sz="0" w:space="0" w:color="auto"/>
        <w:bottom w:val="none" w:sz="0" w:space="0" w:color="auto"/>
        <w:right w:val="none" w:sz="0" w:space="0" w:color="auto"/>
      </w:divBdr>
    </w:div>
    <w:div w:id="950666704">
      <w:marLeft w:val="640"/>
      <w:marRight w:val="0"/>
      <w:marTop w:val="0"/>
      <w:marBottom w:val="0"/>
      <w:divBdr>
        <w:top w:val="none" w:sz="0" w:space="0" w:color="auto"/>
        <w:left w:val="none" w:sz="0" w:space="0" w:color="auto"/>
        <w:bottom w:val="none" w:sz="0" w:space="0" w:color="auto"/>
        <w:right w:val="none" w:sz="0" w:space="0" w:color="auto"/>
      </w:divBdr>
    </w:div>
    <w:div w:id="950670485">
      <w:marLeft w:val="640"/>
      <w:marRight w:val="0"/>
      <w:marTop w:val="0"/>
      <w:marBottom w:val="0"/>
      <w:divBdr>
        <w:top w:val="none" w:sz="0" w:space="0" w:color="auto"/>
        <w:left w:val="none" w:sz="0" w:space="0" w:color="auto"/>
        <w:bottom w:val="none" w:sz="0" w:space="0" w:color="auto"/>
        <w:right w:val="none" w:sz="0" w:space="0" w:color="auto"/>
      </w:divBdr>
    </w:div>
    <w:div w:id="951015207">
      <w:marLeft w:val="640"/>
      <w:marRight w:val="0"/>
      <w:marTop w:val="0"/>
      <w:marBottom w:val="0"/>
      <w:divBdr>
        <w:top w:val="none" w:sz="0" w:space="0" w:color="auto"/>
        <w:left w:val="none" w:sz="0" w:space="0" w:color="auto"/>
        <w:bottom w:val="none" w:sz="0" w:space="0" w:color="auto"/>
        <w:right w:val="none" w:sz="0" w:space="0" w:color="auto"/>
      </w:divBdr>
    </w:div>
    <w:div w:id="951060518">
      <w:marLeft w:val="640"/>
      <w:marRight w:val="0"/>
      <w:marTop w:val="0"/>
      <w:marBottom w:val="0"/>
      <w:divBdr>
        <w:top w:val="none" w:sz="0" w:space="0" w:color="auto"/>
        <w:left w:val="none" w:sz="0" w:space="0" w:color="auto"/>
        <w:bottom w:val="none" w:sz="0" w:space="0" w:color="auto"/>
        <w:right w:val="none" w:sz="0" w:space="0" w:color="auto"/>
      </w:divBdr>
    </w:div>
    <w:div w:id="951090758">
      <w:marLeft w:val="640"/>
      <w:marRight w:val="0"/>
      <w:marTop w:val="0"/>
      <w:marBottom w:val="0"/>
      <w:divBdr>
        <w:top w:val="none" w:sz="0" w:space="0" w:color="auto"/>
        <w:left w:val="none" w:sz="0" w:space="0" w:color="auto"/>
        <w:bottom w:val="none" w:sz="0" w:space="0" w:color="auto"/>
        <w:right w:val="none" w:sz="0" w:space="0" w:color="auto"/>
      </w:divBdr>
    </w:div>
    <w:div w:id="951126896">
      <w:marLeft w:val="640"/>
      <w:marRight w:val="0"/>
      <w:marTop w:val="0"/>
      <w:marBottom w:val="0"/>
      <w:divBdr>
        <w:top w:val="none" w:sz="0" w:space="0" w:color="auto"/>
        <w:left w:val="none" w:sz="0" w:space="0" w:color="auto"/>
        <w:bottom w:val="none" w:sz="0" w:space="0" w:color="auto"/>
        <w:right w:val="none" w:sz="0" w:space="0" w:color="auto"/>
      </w:divBdr>
    </w:div>
    <w:div w:id="951134758">
      <w:marLeft w:val="640"/>
      <w:marRight w:val="0"/>
      <w:marTop w:val="0"/>
      <w:marBottom w:val="0"/>
      <w:divBdr>
        <w:top w:val="none" w:sz="0" w:space="0" w:color="auto"/>
        <w:left w:val="none" w:sz="0" w:space="0" w:color="auto"/>
        <w:bottom w:val="none" w:sz="0" w:space="0" w:color="auto"/>
        <w:right w:val="none" w:sz="0" w:space="0" w:color="auto"/>
      </w:divBdr>
    </w:div>
    <w:div w:id="951135631">
      <w:marLeft w:val="640"/>
      <w:marRight w:val="0"/>
      <w:marTop w:val="0"/>
      <w:marBottom w:val="0"/>
      <w:divBdr>
        <w:top w:val="none" w:sz="0" w:space="0" w:color="auto"/>
        <w:left w:val="none" w:sz="0" w:space="0" w:color="auto"/>
        <w:bottom w:val="none" w:sz="0" w:space="0" w:color="auto"/>
        <w:right w:val="none" w:sz="0" w:space="0" w:color="auto"/>
      </w:divBdr>
    </w:div>
    <w:div w:id="951208584">
      <w:marLeft w:val="640"/>
      <w:marRight w:val="0"/>
      <w:marTop w:val="0"/>
      <w:marBottom w:val="0"/>
      <w:divBdr>
        <w:top w:val="none" w:sz="0" w:space="0" w:color="auto"/>
        <w:left w:val="none" w:sz="0" w:space="0" w:color="auto"/>
        <w:bottom w:val="none" w:sz="0" w:space="0" w:color="auto"/>
        <w:right w:val="none" w:sz="0" w:space="0" w:color="auto"/>
      </w:divBdr>
    </w:div>
    <w:div w:id="951280179">
      <w:marLeft w:val="640"/>
      <w:marRight w:val="0"/>
      <w:marTop w:val="0"/>
      <w:marBottom w:val="0"/>
      <w:divBdr>
        <w:top w:val="none" w:sz="0" w:space="0" w:color="auto"/>
        <w:left w:val="none" w:sz="0" w:space="0" w:color="auto"/>
        <w:bottom w:val="none" w:sz="0" w:space="0" w:color="auto"/>
        <w:right w:val="none" w:sz="0" w:space="0" w:color="auto"/>
      </w:divBdr>
    </w:div>
    <w:div w:id="951283329">
      <w:marLeft w:val="640"/>
      <w:marRight w:val="0"/>
      <w:marTop w:val="0"/>
      <w:marBottom w:val="0"/>
      <w:divBdr>
        <w:top w:val="none" w:sz="0" w:space="0" w:color="auto"/>
        <w:left w:val="none" w:sz="0" w:space="0" w:color="auto"/>
        <w:bottom w:val="none" w:sz="0" w:space="0" w:color="auto"/>
        <w:right w:val="none" w:sz="0" w:space="0" w:color="auto"/>
      </w:divBdr>
    </w:div>
    <w:div w:id="951327631">
      <w:marLeft w:val="640"/>
      <w:marRight w:val="0"/>
      <w:marTop w:val="0"/>
      <w:marBottom w:val="0"/>
      <w:divBdr>
        <w:top w:val="none" w:sz="0" w:space="0" w:color="auto"/>
        <w:left w:val="none" w:sz="0" w:space="0" w:color="auto"/>
        <w:bottom w:val="none" w:sz="0" w:space="0" w:color="auto"/>
        <w:right w:val="none" w:sz="0" w:space="0" w:color="auto"/>
      </w:divBdr>
    </w:div>
    <w:div w:id="951399082">
      <w:marLeft w:val="640"/>
      <w:marRight w:val="0"/>
      <w:marTop w:val="0"/>
      <w:marBottom w:val="0"/>
      <w:divBdr>
        <w:top w:val="none" w:sz="0" w:space="0" w:color="auto"/>
        <w:left w:val="none" w:sz="0" w:space="0" w:color="auto"/>
        <w:bottom w:val="none" w:sz="0" w:space="0" w:color="auto"/>
        <w:right w:val="none" w:sz="0" w:space="0" w:color="auto"/>
      </w:divBdr>
    </w:div>
    <w:div w:id="951402271">
      <w:marLeft w:val="640"/>
      <w:marRight w:val="0"/>
      <w:marTop w:val="0"/>
      <w:marBottom w:val="0"/>
      <w:divBdr>
        <w:top w:val="none" w:sz="0" w:space="0" w:color="auto"/>
        <w:left w:val="none" w:sz="0" w:space="0" w:color="auto"/>
        <w:bottom w:val="none" w:sz="0" w:space="0" w:color="auto"/>
        <w:right w:val="none" w:sz="0" w:space="0" w:color="auto"/>
      </w:divBdr>
    </w:div>
    <w:div w:id="951517999">
      <w:marLeft w:val="640"/>
      <w:marRight w:val="0"/>
      <w:marTop w:val="0"/>
      <w:marBottom w:val="0"/>
      <w:divBdr>
        <w:top w:val="none" w:sz="0" w:space="0" w:color="auto"/>
        <w:left w:val="none" w:sz="0" w:space="0" w:color="auto"/>
        <w:bottom w:val="none" w:sz="0" w:space="0" w:color="auto"/>
        <w:right w:val="none" w:sz="0" w:space="0" w:color="auto"/>
      </w:divBdr>
    </w:div>
    <w:div w:id="951518792">
      <w:marLeft w:val="640"/>
      <w:marRight w:val="0"/>
      <w:marTop w:val="0"/>
      <w:marBottom w:val="0"/>
      <w:divBdr>
        <w:top w:val="none" w:sz="0" w:space="0" w:color="auto"/>
        <w:left w:val="none" w:sz="0" w:space="0" w:color="auto"/>
        <w:bottom w:val="none" w:sz="0" w:space="0" w:color="auto"/>
        <w:right w:val="none" w:sz="0" w:space="0" w:color="auto"/>
      </w:divBdr>
    </w:div>
    <w:div w:id="951594693">
      <w:marLeft w:val="640"/>
      <w:marRight w:val="0"/>
      <w:marTop w:val="0"/>
      <w:marBottom w:val="0"/>
      <w:divBdr>
        <w:top w:val="none" w:sz="0" w:space="0" w:color="auto"/>
        <w:left w:val="none" w:sz="0" w:space="0" w:color="auto"/>
        <w:bottom w:val="none" w:sz="0" w:space="0" w:color="auto"/>
        <w:right w:val="none" w:sz="0" w:space="0" w:color="auto"/>
      </w:divBdr>
    </w:div>
    <w:div w:id="951665811">
      <w:marLeft w:val="640"/>
      <w:marRight w:val="0"/>
      <w:marTop w:val="0"/>
      <w:marBottom w:val="0"/>
      <w:divBdr>
        <w:top w:val="none" w:sz="0" w:space="0" w:color="auto"/>
        <w:left w:val="none" w:sz="0" w:space="0" w:color="auto"/>
        <w:bottom w:val="none" w:sz="0" w:space="0" w:color="auto"/>
        <w:right w:val="none" w:sz="0" w:space="0" w:color="auto"/>
      </w:divBdr>
    </w:div>
    <w:div w:id="951741351">
      <w:marLeft w:val="640"/>
      <w:marRight w:val="0"/>
      <w:marTop w:val="0"/>
      <w:marBottom w:val="0"/>
      <w:divBdr>
        <w:top w:val="none" w:sz="0" w:space="0" w:color="auto"/>
        <w:left w:val="none" w:sz="0" w:space="0" w:color="auto"/>
        <w:bottom w:val="none" w:sz="0" w:space="0" w:color="auto"/>
        <w:right w:val="none" w:sz="0" w:space="0" w:color="auto"/>
      </w:divBdr>
    </w:div>
    <w:div w:id="951743642">
      <w:marLeft w:val="640"/>
      <w:marRight w:val="0"/>
      <w:marTop w:val="0"/>
      <w:marBottom w:val="0"/>
      <w:divBdr>
        <w:top w:val="none" w:sz="0" w:space="0" w:color="auto"/>
        <w:left w:val="none" w:sz="0" w:space="0" w:color="auto"/>
        <w:bottom w:val="none" w:sz="0" w:space="0" w:color="auto"/>
        <w:right w:val="none" w:sz="0" w:space="0" w:color="auto"/>
      </w:divBdr>
    </w:div>
    <w:div w:id="951791030">
      <w:marLeft w:val="640"/>
      <w:marRight w:val="0"/>
      <w:marTop w:val="0"/>
      <w:marBottom w:val="0"/>
      <w:divBdr>
        <w:top w:val="none" w:sz="0" w:space="0" w:color="auto"/>
        <w:left w:val="none" w:sz="0" w:space="0" w:color="auto"/>
        <w:bottom w:val="none" w:sz="0" w:space="0" w:color="auto"/>
        <w:right w:val="none" w:sz="0" w:space="0" w:color="auto"/>
      </w:divBdr>
    </w:div>
    <w:div w:id="952054745">
      <w:marLeft w:val="640"/>
      <w:marRight w:val="0"/>
      <w:marTop w:val="0"/>
      <w:marBottom w:val="0"/>
      <w:divBdr>
        <w:top w:val="none" w:sz="0" w:space="0" w:color="auto"/>
        <w:left w:val="none" w:sz="0" w:space="0" w:color="auto"/>
        <w:bottom w:val="none" w:sz="0" w:space="0" w:color="auto"/>
        <w:right w:val="none" w:sz="0" w:space="0" w:color="auto"/>
      </w:divBdr>
    </w:div>
    <w:div w:id="952057512">
      <w:marLeft w:val="640"/>
      <w:marRight w:val="0"/>
      <w:marTop w:val="0"/>
      <w:marBottom w:val="0"/>
      <w:divBdr>
        <w:top w:val="none" w:sz="0" w:space="0" w:color="auto"/>
        <w:left w:val="none" w:sz="0" w:space="0" w:color="auto"/>
        <w:bottom w:val="none" w:sz="0" w:space="0" w:color="auto"/>
        <w:right w:val="none" w:sz="0" w:space="0" w:color="auto"/>
      </w:divBdr>
    </w:div>
    <w:div w:id="952128107">
      <w:marLeft w:val="640"/>
      <w:marRight w:val="0"/>
      <w:marTop w:val="0"/>
      <w:marBottom w:val="0"/>
      <w:divBdr>
        <w:top w:val="none" w:sz="0" w:space="0" w:color="auto"/>
        <w:left w:val="none" w:sz="0" w:space="0" w:color="auto"/>
        <w:bottom w:val="none" w:sz="0" w:space="0" w:color="auto"/>
        <w:right w:val="none" w:sz="0" w:space="0" w:color="auto"/>
      </w:divBdr>
    </w:div>
    <w:div w:id="952251900">
      <w:marLeft w:val="640"/>
      <w:marRight w:val="0"/>
      <w:marTop w:val="0"/>
      <w:marBottom w:val="0"/>
      <w:divBdr>
        <w:top w:val="none" w:sz="0" w:space="0" w:color="auto"/>
        <w:left w:val="none" w:sz="0" w:space="0" w:color="auto"/>
        <w:bottom w:val="none" w:sz="0" w:space="0" w:color="auto"/>
        <w:right w:val="none" w:sz="0" w:space="0" w:color="auto"/>
      </w:divBdr>
    </w:div>
    <w:div w:id="952320143">
      <w:marLeft w:val="640"/>
      <w:marRight w:val="0"/>
      <w:marTop w:val="0"/>
      <w:marBottom w:val="0"/>
      <w:divBdr>
        <w:top w:val="none" w:sz="0" w:space="0" w:color="auto"/>
        <w:left w:val="none" w:sz="0" w:space="0" w:color="auto"/>
        <w:bottom w:val="none" w:sz="0" w:space="0" w:color="auto"/>
        <w:right w:val="none" w:sz="0" w:space="0" w:color="auto"/>
      </w:divBdr>
    </w:div>
    <w:div w:id="952326020">
      <w:marLeft w:val="640"/>
      <w:marRight w:val="0"/>
      <w:marTop w:val="0"/>
      <w:marBottom w:val="0"/>
      <w:divBdr>
        <w:top w:val="none" w:sz="0" w:space="0" w:color="auto"/>
        <w:left w:val="none" w:sz="0" w:space="0" w:color="auto"/>
        <w:bottom w:val="none" w:sz="0" w:space="0" w:color="auto"/>
        <w:right w:val="none" w:sz="0" w:space="0" w:color="auto"/>
      </w:divBdr>
    </w:div>
    <w:div w:id="952396650">
      <w:marLeft w:val="640"/>
      <w:marRight w:val="0"/>
      <w:marTop w:val="0"/>
      <w:marBottom w:val="0"/>
      <w:divBdr>
        <w:top w:val="none" w:sz="0" w:space="0" w:color="auto"/>
        <w:left w:val="none" w:sz="0" w:space="0" w:color="auto"/>
        <w:bottom w:val="none" w:sz="0" w:space="0" w:color="auto"/>
        <w:right w:val="none" w:sz="0" w:space="0" w:color="auto"/>
      </w:divBdr>
    </w:div>
    <w:div w:id="952397529">
      <w:marLeft w:val="640"/>
      <w:marRight w:val="0"/>
      <w:marTop w:val="0"/>
      <w:marBottom w:val="0"/>
      <w:divBdr>
        <w:top w:val="none" w:sz="0" w:space="0" w:color="auto"/>
        <w:left w:val="none" w:sz="0" w:space="0" w:color="auto"/>
        <w:bottom w:val="none" w:sz="0" w:space="0" w:color="auto"/>
        <w:right w:val="none" w:sz="0" w:space="0" w:color="auto"/>
      </w:divBdr>
    </w:div>
    <w:div w:id="952399942">
      <w:marLeft w:val="640"/>
      <w:marRight w:val="0"/>
      <w:marTop w:val="0"/>
      <w:marBottom w:val="0"/>
      <w:divBdr>
        <w:top w:val="none" w:sz="0" w:space="0" w:color="auto"/>
        <w:left w:val="none" w:sz="0" w:space="0" w:color="auto"/>
        <w:bottom w:val="none" w:sz="0" w:space="0" w:color="auto"/>
        <w:right w:val="none" w:sz="0" w:space="0" w:color="auto"/>
      </w:divBdr>
    </w:div>
    <w:div w:id="952443174">
      <w:marLeft w:val="640"/>
      <w:marRight w:val="0"/>
      <w:marTop w:val="0"/>
      <w:marBottom w:val="0"/>
      <w:divBdr>
        <w:top w:val="none" w:sz="0" w:space="0" w:color="auto"/>
        <w:left w:val="none" w:sz="0" w:space="0" w:color="auto"/>
        <w:bottom w:val="none" w:sz="0" w:space="0" w:color="auto"/>
        <w:right w:val="none" w:sz="0" w:space="0" w:color="auto"/>
      </w:divBdr>
    </w:div>
    <w:div w:id="952589267">
      <w:marLeft w:val="640"/>
      <w:marRight w:val="0"/>
      <w:marTop w:val="0"/>
      <w:marBottom w:val="0"/>
      <w:divBdr>
        <w:top w:val="none" w:sz="0" w:space="0" w:color="auto"/>
        <w:left w:val="none" w:sz="0" w:space="0" w:color="auto"/>
        <w:bottom w:val="none" w:sz="0" w:space="0" w:color="auto"/>
        <w:right w:val="none" w:sz="0" w:space="0" w:color="auto"/>
      </w:divBdr>
    </w:div>
    <w:div w:id="952713815">
      <w:marLeft w:val="640"/>
      <w:marRight w:val="0"/>
      <w:marTop w:val="0"/>
      <w:marBottom w:val="0"/>
      <w:divBdr>
        <w:top w:val="none" w:sz="0" w:space="0" w:color="auto"/>
        <w:left w:val="none" w:sz="0" w:space="0" w:color="auto"/>
        <w:bottom w:val="none" w:sz="0" w:space="0" w:color="auto"/>
        <w:right w:val="none" w:sz="0" w:space="0" w:color="auto"/>
      </w:divBdr>
    </w:div>
    <w:div w:id="952788825">
      <w:marLeft w:val="640"/>
      <w:marRight w:val="0"/>
      <w:marTop w:val="0"/>
      <w:marBottom w:val="0"/>
      <w:divBdr>
        <w:top w:val="none" w:sz="0" w:space="0" w:color="auto"/>
        <w:left w:val="none" w:sz="0" w:space="0" w:color="auto"/>
        <w:bottom w:val="none" w:sz="0" w:space="0" w:color="auto"/>
        <w:right w:val="none" w:sz="0" w:space="0" w:color="auto"/>
      </w:divBdr>
    </w:div>
    <w:div w:id="952828459">
      <w:marLeft w:val="640"/>
      <w:marRight w:val="0"/>
      <w:marTop w:val="0"/>
      <w:marBottom w:val="0"/>
      <w:divBdr>
        <w:top w:val="none" w:sz="0" w:space="0" w:color="auto"/>
        <w:left w:val="none" w:sz="0" w:space="0" w:color="auto"/>
        <w:bottom w:val="none" w:sz="0" w:space="0" w:color="auto"/>
        <w:right w:val="none" w:sz="0" w:space="0" w:color="auto"/>
      </w:divBdr>
    </w:div>
    <w:div w:id="952905588">
      <w:marLeft w:val="640"/>
      <w:marRight w:val="0"/>
      <w:marTop w:val="0"/>
      <w:marBottom w:val="0"/>
      <w:divBdr>
        <w:top w:val="none" w:sz="0" w:space="0" w:color="auto"/>
        <w:left w:val="none" w:sz="0" w:space="0" w:color="auto"/>
        <w:bottom w:val="none" w:sz="0" w:space="0" w:color="auto"/>
        <w:right w:val="none" w:sz="0" w:space="0" w:color="auto"/>
      </w:divBdr>
    </w:div>
    <w:div w:id="952977431">
      <w:marLeft w:val="640"/>
      <w:marRight w:val="0"/>
      <w:marTop w:val="0"/>
      <w:marBottom w:val="0"/>
      <w:divBdr>
        <w:top w:val="none" w:sz="0" w:space="0" w:color="auto"/>
        <w:left w:val="none" w:sz="0" w:space="0" w:color="auto"/>
        <w:bottom w:val="none" w:sz="0" w:space="0" w:color="auto"/>
        <w:right w:val="none" w:sz="0" w:space="0" w:color="auto"/>
      </w:divBdr>
    </w:div>
    <w:div w:id="953100346">
      <w:marLeft w:val="640"/>
      <w:marRight w:val="0"/>
      <w:marTop w:val="0"/>
      <w:marBottom w:val="0"/>
      <w:divBdr>
        <w:top w:val="none" w:sz="0" w:space="0" w:color="auto"/>
        <w:left w:val="none" w:sz="0" w:space="0" w:color="auto"/>
        <w:bottom w:val="none" w:sz="0" w:space="0" w:color="auto"/>
        <w:right w:val="none" w:sz="0" w:space="0" w:color="auto"/>
      </w:divBdr>
    </w:div>
    <w:div w:id="953167977">
      <w:marLeft w:val="640"/>
      <w:marRight w:val="0"/>
      <w:marTop w:val="0"/>
      <w:marBottom w:val="0"/>
      <w:divBdr>
        <w:top w:val="none" w:sz="0" w:space="0" w:color="auto"/>
        <w:left w:val="none" w:sz="0" w:space="0" w:color="auto"/>
        <w:bottom w:val="none" w:sz="0" w:space="0" w:color="auto"/>
        <w:right w:val="none" w:sz="0" w:space="0" w:color="auto"/>
      </w:divBdr>
    </w:div>
    <w:div w:id="953173940">
      <w:marLeft w:val="640"/>
      <w:marRight w:val="0"/>
      <w:marTop w:val="0"/>
      <w:marBottom w:val="0"/>
      <w:divBdr>
        <w:top w:val="none" w:sz="0" w:space="0" w:color="auto"/>
        <w:left w:val="none" w:sz="0" w:space="0" w:color="auto"/>
        <w:bottom w:val="none" w:sz="0" w:space="0" w:color="auto"/>
        <w:right w:val="none" w:sz="0" w:space="0" w:color="auto"/>
      </w:divBdr>
    </w:div>
    <w:div w:id="953175411">
      <w:marLeft w:val="640"/>
      <w:marRight w:val="0"/>
      <w:marTop w:val="0"/>
      <w:marBottom w:val="0"/>
      <w:divBdr>
        <w:top w:val="none" w:sz="0" w:space="0" w:color="auto"/>
        <w:left w:val="none" w:sz="0" w:space="0" w:color="auto"/>
        <w:bottom w:val="none" w:sz="0" w:space="0" w:color="auto"/>
        <w:right w:val="none" w:sz="0" w:space="0" w:color="auto"/>
      </w:divBdr>
    </w:div>
    <w:div w:id="953246862">
      <w:marLeft w:val="640"/>
      <w:marRight w:val="0"/>
      <w:marTop w:val="0"/>
      <w:marBottom w:val="0"/>
      <w:divBdr>
        <w:top w:val="none" w:sz="0" w:space="0" w:color="auto"/>
        <w:left w:val="none" w:sz="0" w:space="0" w:color="auto"/>
        <w:bottom w:val="none" w:sz="0" w:space="0" w:color="auto"/>
        <w:right w:val="none" w:sz="0" w:space="0" w:color="auto"/>
      </w:divBdr>
    </w:div>
    <w:div w:id="953487058">
      <w:marLeft w:val="640"/>
      <w:marRight w:val="0"/>
      <w:marTop w:val="0"/>
      <w:marBottom w:val="0"/>
      <w:divBdr>
        <w:top w:val="none" w:sz="0" w:space="0" w:color="auto"/>
        <w:left w:val="none" w:sz="0" w:space="0" w:color="auto"/>
        <w:bottom w:val="none" w:sz="0" w:space="0" w:color="auto"/>
        <w:right w:val="none" w:sz="0" w:space="0" w:color="auto"/>
      </w:divBdr>
    </w:div>
    <w:div w:id="953512131">
      <w:marLeft w:val="640"/>
      <w:marRight w:val="0"/>
      <w:marTop w:val="0"/>
      <w:marBottom w:val="0"/>
      <w:divBdr>
        <w:top w:val="none" w:sz="0" w:space="0" w:color="auto"/>
        <w:left w:val="none" w:sz="0" w:space="0" w:color="auto"/>
        <w:bottom w:val="none" w:sz="0" w:space="0" w:color="auto"/>
        <w:right w:val="none" w:sz="0" w:space="0" w:color="auto"/>
      </w:divBdr>
    </w:div>
    <w:div w:id="953512542">
      <w:marLeft w:val="640"/>
      <w:marRight w:val="0"/>
      <w:marTop w:val="0"/>
      <w:marBottom w:val="0"/>
      <w:divBdr>
        <w:top w:val="none" w:sz="0" w:space="0" w:color="auto"/>
        <w:left w:val="none" w:sz="0" w:space="0" w:color="auto"/>
        <w:bottom w:val="none" w:sz="0" w:space="0" w:color="auto"/>
        <w:right w:val="none" w:sz="0" w:space="0" w:color="auto"/>
      </w:divBdr>
    </w:div>
    <w:div w:id="953513369">
      <w:marLeft w:val="640"/>
      <w:marRight w:val="0"/>
      <w:marTop w:val="0"/>
      <w:marBottom w:val="0"/>
      <w:divBdr>
        <w:top w:val="none" w:sz="0" w:space="0" w:color="auto"/>
        <w:left w:val="none" w:sz="0" w:space="0" w:color="auto"/>
        <w:bottom w:val="none" w:sz="0" w:space="0" w:color="auto"/>
        <w:right w:val="none" w:sz="0" w:space="0" w:color="auto"/>
      </w:divBdr>
    </w:div>
    <w:div w:id="953634908">
      <w:marLeft w:val="640"/>
      <w:marRight w:val="0"/>
      <w:marTop w:val="0"/>
      <w:marBottom w:val="0"/>
      <w:divBdr>
        <w:top w:val="none" w:sz="0" w:space="0" w:color="auto"/>
        <w:left w:val="none" w:sz="0" w:space="0" w:color="auto"/>
        <w:bottom w:val="none" w:sz="0" w:space="0" w:color="auto"/>
        <w:right w:val="none" w:sz="0" w:space="0" w:color="auto"/>
      </w:divBdr>
    </w:div>
    <w:div w:id="953634922">
      <w:marLeft w:val="640"/>
      <w:marRight w:val="0"/>
      <w:marTop w:val="0"/>
      <w:marBottom w:val="0"/>
      <w:divBdr>
        <w:top w:val="none" w:sz="0" w:space="0" w:color="auto"/>
        <w:left w:val="none" w:sz="0" w:space="0" w:color="auto"/>
        <w:bottom w:val="none" w:sz="0" w:space="0" w:color="auto"/>
        <w:right w:val="none" w:sz="0" w:space="0" w:color="auto"/>
      </w:divBdr>
    </w:div>
    <w:div w:id="953635500">
      <w:marLeft w:val="640"/>
      <w:marRight w:val="0"/>
      <w:marTop w:val="0"/>
      <w:marBottom w:val="0"/>
      <w:divBdr>
        <w:top w:val="none" w:sz="0" w:space="0" w:color="auto"/>
        <w:left w:val="none" w:sz="0" w:space="0" w:color="auto"/>
        <w:bottom w:val="none" w:sz="0" w:space="0" w:color="auto"/>
        <w:right w:val="none" w:sz="0" w:space="0" w:color="auto"/>
      </w:divBdr>
    </w:div>
    <w:div w:id="953709287">
      <w:marLeft w:val="640"/>
      <w:marRight w:val="0"/>
      <w:marTop w:val="0"/>
      <w:marBottom w:val="0"/>
      <w:divBdr>
        <w:top w:val="none" w:sz="0" w:space="0" w:color="auto"/>
        <w:left w:val="none" w:sz="0" w:space="0" w:color="auto"/>
        <w:bottom w:val="none" w:sz="0" w:space="0" w:color="auto"/>
        <w:right w:val="none" w:sz="0" w:space="0" w:color="auto"/>
      </w:divBdr>
    </w:div>
    <w:div w:id="953753005">
      <w:marLeft w:val="640"/>
      <w:marRight w:val="0"/>
      <w:marTop w:val="0"/>
      <w:marBottom w:val="0"/>
      <w:divBdr>
        <w:top w:val="none" w:sz="0" w:space="0" w:color="auto"/>
        <w:left w:val="none" w:sz="0" w:space="0" w:color="auto"/>
        <w:bottom w:val="none" w:sz="0" w:space="0" w:color="auto"/>
        <w:right w:val="none" w:sz="0" w:space="0" w:color="auto"/>
      </w:divBdr>
    </w:div>
    <w:div w:id="953901861">
      <w:marLeft w:val="640"/>
      <w:marRight w:val="0"/>
      <w:marTop w:val="0"/>
      <w:marBottom w:val="0"/>
      <w:divBdr>
        <w:top w:val="none" w:sz="0" w:space="0" w:color="auto"/>
        <w:left w:val="none" w:sz="0" w:space="0" w:color="auto"/>
        <w:bottom w:val="none" w:sz="0" w:space="0" w:color="auto"/>
        <w:right w:val="none" w:sz="0" w:space="0" w:color="auto"/>
      </w:divBdr>
    </w:div>
    <w:div w:id="953905396">
      <w:marLeft w:val="640"/>
      <w:marRight w:val="0"/>
      <w:marTop w:val="0"/>
      <w:marBottom w:val="0"/>
      <w:divBdr>
        <w:top w:val="none" w:sz="0" w:space="0" w:color="auto"/>
        <w:left w:val="none" w:sz="0" w:space="0" w:color="auto"/>
        <w:bottom w:val="none" w:sz="0" w:space="0" w:color="auto"/>
        <w:right w:val="none" w:sz="0" w:space="0" w:color="auto"/>
      </w:divBdr>
    </w:div>
    <w:div w:id="953907131">
      <w:marLeft w:val="640"/>
      <w:marRight w:val="0"/>
      <w:marTop w:val="0"/>
      <w:marBottom w:val="0"/>
      <w:divBdr>
        <w:top w:val="none" w:sz="0" w:space="0" w:color="auto"/>
        <w:left w:val="none" w:sz="0" w:space="0" w:color="auto"/>
        <w:bottom w:val="none" w:sz="0" w:space="0" w:color="auto"/>
        <w:right w:val="none" w:sz="0" w:space="0" w:color="auto"/>
      </w:divBdr>
    </w:div>
    <w:div w:id="954016621">
      <w:marLeft w:val="640"/>
      <w:marRight w:val="0"/>
      <w:marTop w:val="0"/>
      <w:marBottom w:val="0"/>
      <w:divBdr>
        <w:top w:val="none" w:sz="0" w:space="0" w:color="auto"/>
        <w:left w:val="none" w:sz="0" w:space="0" w:color="auto"/>
        <w:bottom w:val="none" w:sz="0" w:space="0" w:color="auto"/>
        <w:right w:val="none" w:sz="0" w:space="0" w:color="auto"/>
      </w:divBdr>
    </w:div>
    <w:div w:id="954024954">
      <w:marLeft w:val="640"/>
      <w:marRight w:val="0"/>
      <w:marTop w:val="0"/>
      <w:marBottom w:val="0"/>
      <w:divBdr>
        <w:top w:val="none" w:sz="0" w:space="0" w:color="auto"/>
        <w:left w:val="none" w:sz="0" w:space="0" w:color="auto"/>
        <w:bottom w:val="none" w:sz="0" w:space="0" w:color="auto"/>
        <w:right w:val="none" w:sz="0" w:space="0" w:color="auto"/>
      </w:divBdr>
    </w:div>
    <w:div w:id="954092172">
      <w:marLeft w:val="640"/>
      <w:marRight w:val="0"/>
      <w:marTop w:val="0"/>
      <w:marBottom w:val="0"/>
      <w:divBdr>
        <w:top w:val="none" w:sz="0" w:space="0" w:color="auto"/>
        <w:left w:val="none" w:sz="0" w:space="0" w:color="auto"/>
        <w:bottom w:val="none" w:sz="0" w:space="0" w:color="auto"/>
        <w:right w:val="none" w:sz="0" w:space="0" w:color="auto"/>
      </w:divBdr>
    </w:div>
    <w:div w:id="954094410">
      <w:marLeft w:val="640"/>
      <w:marRight w:val="0"/>
      <w:marTop w:val="0"/>
      <w:marBottom w:val="0"/>
      <w:divBdr>
        <w:top w:val="none" w:sz="0" w:space="0" w:color="auto"/>
        <w:left w:val="none" w:sz="0" w:space="0" w:color="auto"/>
        <w:bottom w:val="none" w:sz="0" w:space="0" w:color="auto"/>
        <w:right w:val="none" w:sz="0" w:space="0" w:color="auto"/>
      </w:divBdr>
    </w:div>
    <w:div w:id="954100921">
      <w:marLeft w:val="640"/>
      <w:marRight w:val="0"/>
      <w:marTop w:val="0"/>
      <w:marBottom w:val="0"/>
      <w:divBdr>
        <w:top w:val="none" w:sz="0" w:space="0" w:color="auto"/>
        <w:left w:val="none" w:sz="0" w:space="0" w:color="auto"/>
        <w:bottom w:val="none" w:sz="0" w:space="0" w:color="auto"/>
        <w:right w:val="none" w:sz="0" w:space="0" w:color="auto"/>
      </w:divBdr>
    </w:div>
    <w:div w:id="954143882">
      <w:marLeft w:val="640"/>
      <w:marRight w:val="0"/>
      <w:marTop w:val="0"/>
      <w:marBottom w:val="0"/>
      <w:divBdr>
        <w:top w:val="none" w:sz="0" w:space="0" w:color="auto"/>
        <w:left w:val="none" w:sz="0" w:space="0" w:color="auto"/>
        <w:bottom w:val="none" w:sz="0" w:space="0" w:color="auto"/>
        <w:right w:val="none" w:sz="0" w:space="0" w:color="auto"/>
      </w:divBdr>
    </w:div>
    <w:div w:id="954216273">
      <w:marLeft w:val="640"/>
      <w:marRight w:val="0"/>
      <w:marTop w:val="0"/>
      <w:marBottom w:val="0"/>
      <w:divBdr>
        <w:top w:val="none" w:sz="0" w:space="0" w:color="auto"/>
        <w:left w:val="none" w:sz="0" w:space="0" w:color="auto"/>
        <w:bottom w:val="none" w:sz="0" w:space="0" w:color="auto"/>
        <w:right w:val="none" w:sz="0" w:space="0" w:color="auto"/>
      </w:divBdr>
    </w:div>
    <w:div w:id="954289011">
      <w:marLeft w:val="640"/>
      <w:marRight w:val="0"/>
      <w:marTop w:val="0"/>
      <w:marBottom w:val="0"/>
      <w:divBdr>
        <w:top w:val="none" w:sz="0" w:space="0" w:color="auto"/>
        <w:left w:val="none" w:sz="0" w:space="0" w:color="auto"/>
        <w:bottom w:val="none" w:sz="0" w:space="0" w:color="auto"/>
        <w:right w:val="none" w:sz="0" w:space="0" w:color="auto"/>
      </w:divBdr>
    </w:div>
    <w:div w:id="954367526">
      <w:marLeft w:val="640"/>
      <w:marRight w:val="0"/>
      <w:marTop w:val="0"/>
      <w:marBottom w:val="0"/>
      <w:divBdr>
        <w:top w:val="none" w:sz="0" w:space="0" w:color="auto"/>
        <w:left w:val="none" w:sz="0" w:space="0" w:color="auto"/>
        <w:bottom w:val="none" w:sz="0" w:space="0" w:color="auto"/>
        <w:right w:val="none" w:sz="0" w:space="0" w:color="auto"/>
      </w:divBdr>
    </w:div>
    <w:div w:id="954602778">
      <w:marLeft w:val="640"/>
      <w:marRight w:val="0"/>
      <w:marTop w:val="0"/>
      <w:marBottom w:val="0"/>
      <w:divBdr>
        <w:top w:val="none" w:sz="0" w:space="0" w:color="auto"/>
        <w:left w:val="none" w:sz="0" w:space="0" w:color="auto"/>
        <w:bottom w:val="none" w:sz="0" w:space="0" w:color="auto"/>
        <w:right w:val="none" w:sz="0" w:space="0" w:color="auto"/>
      </w:divBdr>
    </w:div>
    <w:div w:id="954603560">
      <w:marLeft w:val="640"/>
      <w:marRight w:val="0"/>
      <w:marTop w:val="0"/>
      <w:marBottom w:val="0"/>
      <w:divBdr>
        <w:top w:val="none" w:sz="0" w:space="0" w:color="auto"/>
        <w:left w:val="none" w:sz="0" w:space="0" w:color="auto"/>
        <w:bottom w:val="none" w:sz="0" w:space="0" w:color="auto"/>
        <w:right w:val="none" w:sz="0" w:space="0" w:color="auto"/>
      </w:divBdr>
    </w:div>
    <w:div w:id="954755539">
      <w:marLeft w:val="640"/>
      <w:marRight w:val="0"/>
      <w:marTop w:val="0"/>
      <w:marBottom w:val="0"/>
      <w:divBdr>
        <w:top w:val="none" w:sz="0" w:space="0" w:color="auto"/>
        <w:left w:val="none" w:sz="0" w:space="0" w:color="auto"/>
        <w:bottom w:val="none" w:sz="0" w:space="0" w:color="auto"/>
        <w:right w:val="none" w:sz="0" w:space="0" w:color="auto"/>
      </w:divBdr>
    </w:div>
    <w:div w:id="954869731">
      <w:marLeft w:val="640"/>
      <w:marRight w:val="0"/>
      <w:marTop w:val="0"/>
      <w:marBottom w:val="0"/>
      <w:divBdr>
        <w:top w:val="none" w:sz="0" w:space="0" w:color="auto"/>
        <w:left w:val="none" w:sz="0" w:space="0" w:color="auto"/>
        <w:bottom w:val="none" w:sz="0" w:space="0" w:color="auto"/>
        <w:right w:val="none" w:sz="0" w:space="0" w:color="auto"/>
      </w:divBdr>
    </w:div>
    <w:div w:id="954942954">
      <w:marLeft w:val="640"/>
      <w:marRight w:val="0"/>
      <w:marTop w:val="0"/>
      <w:marBottom w:val="0"/>
      <w:divBdr>
        <w:top w:val="none" w:sz="0" w:space="0" w:color="auto"/>
        <w:left w:val="none" w:sz="0" w:space="0" w:color="auto"/>
        <w:bottom w:val="none" w:sz="0" w:space="0" w:color="auto"/>
        <w:right w:val="none" w:sz="0" w:space="0" w:color="auto"/>
      </w:divBdr>
    </w:div>
    <w:div w:id="954945703">
      <w:marLeft w:val="640"/>
      <w:marRight w:val="0"/>
      <w:marTop w:val="0"/>
      <w:marBottom w:val="0"/>
      <w:divBdr>
        <w:top w:val="none" w:sz="0" w:space="0" w:color="auto"/>
        <w:left w:val="none" w:sz="0" w:space="0" w:color="auto"/>
        <w:bottom w:val="none" w:sz="0" w:space="0" w:color="auto"/>
        <w:right w:val="none" w:sz="0" w:space="0" w:color="auto"/>
      </w:divBdr>
    </w:div>
    <w:div w:id="955254221">
      <w:marLeft w:val="640"/>
      <w:marRight w:val="0"/>
      <w:marTop w:val="0"/>
      <w:marBottom w:val="0"/>
      <w:divBdr>
        <w:top w:val="none" w:sz="0" w:space="0" w:color="auto"/>
        <w:left w:val="none" w:sz="0" w:space="0" w:color="auto"/>
        <w:bottom w:val="none" w:sz="0" w:space="0" w:color="auto"/>
        <w:right w:val="none" w:sz="0" w:space="0" w:color="auto"/>
      </w:divBdr>
    </w:div>
    <w:div w:id="955407585">
      <w:marLeft w:val="640"/>
      <w:marRight w:val="0"/>
      <w:marTop w:val="0"/>
      <w:marBottom w:val="0"/>
      <w:divBdr>
        <w:top w:val="none" w:sz="0" w:space="0" w:color="auto"/>
        <w:left w:val="none" w:sz="0" w:space="0" w:color="auto"/>
        <w:bottom w:val="none" w:sz="0" w:space="0" w:color="auto"/>
        <w:right w:val="none" w:sz="0" w:space="0" w:color="auto"/>
      </w:divBdr>
    </w:div>
    <w:div w:id="955411774">
      <w:marLeft w:val="640"/>
      <w:marRight w:val="0"/>
      <w:marTop w:val="0"/>
      <w:marBottom w:val="0"/>
      <w:divBdr>
        <w:top w:val="none" w:sz="0" w:space="0" w:color="auto"/>
        <w:left w:val="none" w:sz="0" w:space="0" w:color="auto"/>
        <w:bottom w:val="none" w:sz="0" w:space="0" w:color="auto"/>
        <w:right w:val="none" w:sz="0" w:space="0" w:color="auto"/>
      </w:divBdr>
    </w:div>
    <w:div w:id="955527442">
      <w:marLeft w:val="640"/>
      <w:marRight w:val="0"/>
      <w:marTop w:val="0"/>
      <w:marBottom w:val="0"/>
      <w:divBdr>
        <w:top w:val="none" w:sz="0" w:space="0" w:color="auto"/>
        <w:left w:val="none" w:sz="0" w:space="0" w:color="auto"/>
        <w:bottom w:val="none" w:sz="0" w:space="0" w:color="auto"/>
        <w:right w:val="none" w:sz="0" w:space="0" w:color="auto"/>
      </w:divBdr>
    </w:div>
    <w:div w:id="955715013">
      <w:marLeft w:val="640"/>
      <w:marRight w:val="0"/>
      <w:marTop w:val="0"/>
      <w:marBottom w:val="0"/>
      <w:divBdr>
        <w:top w:val="none" w:sz="0" w:space="0" w:color="auto"/>
        <w:left w:val="none" w:sz="0" w:space="0" w:color="auto"/>
        <w:bottom w:val="none" w:sz="0" w:space="0" w:color="auto"/>
        <w:right w:val="none" w:sz="0" w:space="0" w:color="auto"/>
      </w:divBdr>
    </w:div>
    <w:div w:id="955721145">
      <w:marLeft w:val="640"/>
      <w:marRight w:val="0"/>
      <w:marTop w:val="0"/>
      <w:marBottom w:val="0"/>
      <w:divBdr>
        <w:top w:val="none" w:sz="0" w:space="0" w:color="auto"/>
        <w:left w:val="none" w:sz="0" w:space="0" w:color="auto"/>
        <w:bottom w:val="none" w:sz="0" w:space="0" w:color="auto"/>
        <w:right w:val="none" w:sz="0" w:space="0" w:color="auto"/>
      </w:divBdr>
    </w:div>
    <w:div w:id="955790193">
      <w:marLeft w:val="640"/>
      <w:marRight w:val="0"/>
      <w:marTop w:val="0"/>
      <w:marBottom w:val="0"/>
      <w:divBdr>
        <w:top w:val="none" w:sz="0" w:space="0" w:color="auto"/>
        <w:left w:val="none" w:sz="0" w:space="0" w:color="auto"/>
        <w:bottom w:val="none" w:sz="0" w:space="0" w:color="auto"/>
        <w:right w:val="none" w:sz="0" w:space="0" w:color="auto"/>
      </w:divBdr>
    </w:div>
    <w:div w:id="955869495">
      <w:marLeft w:val="640"/>
      <w:marRight w:val="0"/>
      <w:marTop w:val="0"/>
      <w:marBottom w:val="0"/>
      <w:divBdr>
        <w:top w:val="none" w:sz="0" w:space="0" w:color="auto"/>
        <w:left w:val="none" w:sz="0" w:space="0" w:color="auto"/>
        <w:bottom w:val="none" w:sz="0" w:space="0" w:color="auto"/>
        <w:right w:val="none" w:sz="0" w:space="0" w:color="auto"/>
      </w:divBdr>
    </w:div>
    <w:div w:id="955871947">
      <w:marLeft w:val="640"/>
      <w:marRight w:val="0"/>
      <w:marTop w:val="0"/>
      <w:marBottom w:val="0"/>
      <w:divBdr>
        <w:top w:val="none" w:sz="0" w:space="0" w:color="auto"/>
        <w:left w:val="none" w:sz="0" w:space="0" w:color="auto"/>
        <w:bottom w:val="none" w:sz="0" w:space="0" w:color="auto"/>
        <w:right w:val="none" w:sz="0" w:space="0" w:color="auto"/>
      </w:divBdr>
    </w:div>
    <w:div w:id="955873316">
      <w:marLeft w:val="640"/>
      <w:marRight w:val="0"/>
      <w:marTop w:val="0"/>
      <w:marBottom w:val="0"/>
      <w:divBdr>
        <w:top w:val="none" w:sz="0" w:space="0" w:color="auto"/>
        <w:left w:val="none" w:sz="0" w:space="0" w:color="auto"/>
        <w:bottom w:val="none" w:sz="0" w:space="0" w:color="auto"/>
        <w:right w:val="none" w:sz="0" w:space="0" w:color="auto"/>
      </w:divBdr>
    </w:div>
    <w:div w:id="955909372">
      <w:marLeft w:val="640"/>
      <w:marRight w:val="0"/>
      <w:marTop w:val="0"/>
      <w:marBottom w:val="0"/>
      <w:divBdr>
        <w:top w:val="none" w:sz="0" w:space="0" w:color="auto"/>
        <w:left w:val="none" w:sz="0" w:space="0" w:color="auto"/>
        <w:bottom w:val="none" w:sz="0" w:space="0" w:color="auto"/>
        <w:right w:val="none" w:sz="0" w:space="0" w:color="auto"/>
      </w:divBdr>
    </w:div>
    <w:div w:id="955982813">
      <w:marLeft w:val="640"/>
      <w:marRight w:val="0"/>
      <w:marTop w:val="0"/>
      <w:marBottom w:val="0"/>
      <w:divBdr>
        <w:top w:val="none" w:sz="0" w:space="0" w:color="auto"/>
        <w:left w:val="none" w:sz="0" w:space="0" w:color="auto"/>
        <w:bottom w:val="none" w:sz="0" w:space="0" w:color="auto"/>
        <w:right w:val="none" w:sz="0" w:space="0" w:color="auto"/>
      </w:divBdr>
    </w:div>
    <w:div w:id="955985610">
      <w:marLeft w:val="640"/>
      <w:marRight w:val="0"/>
      <w:marTop w:val="0"/>
      <w:marBottom w:val="0"/>
      <w:divBdr>
        <w:top w:val="none" w:sz="0" w:space="0" w:color="auto"/>
        <w:left w:val="none" w:sz="0" w:space="0" w:color="auto"/>
        <w:bottom w:val="none" w:sz="0" w:space="0" w:color="auto"/>
        <w:right w:val="none" w:sz="0" w:space="0" w:color="auto"/>
      </w:divBdr>
    </w:div>
    <w:div w:id="955990461">
      <w:marLeft w:val="640"/>
      <w:marRight w:val="0"/>
      <w:marTop w:val="0"/>
      <w:marBottom w:val="0"/>
      <w:divBdr>
        <w:top w:val="none" w:sz="0" w:space="0" w:color="auto"/>
        <w:left w:val="none" w:sz="0" w:space="0" w:color="auto"/>
        <w:bottom w:val="none" w:sz="0" w:space="0" w:color="auto"/>
        <w:right w:val="none" w:sz="0" w:space="0" w:color="auto"/>
      </w:divBdr>
    </w:div>
    <w:div w:id="956107849">
      <w:marLeft w:val="640"/>
      <w:marRight w:val="0"/>
      <w:marTop w:val="0"/>
      <w:marBottom w:val="0"/>
      <w:divBdr>
        <w:top w:val="none" w:sz="0" w:space="0" w:color="auto"/>
        <w:left w:val="none" w:sz="0" w:space="0" w:color="auto"/>
        <w:bottom w:val="none" w:sz="0" w:space="0" w:color="auto"/>
        <w:right w:val="none" w:sz="0" w:space="0" w:color="auto"/>
      </w:divBdr>
    </w:div>
    <w:div w:id="956175884">
      <w:marLeft w:val="640"/>
      <w:marRight w:val="0"/>
      <w:marTop w:val="0"/>
      <w:marBottom w:val="0"/>
      <w:divBdr>
        <w:top w:val="none" w:sz="0" w:space="0" w:color="auto"/>
        <w:left w:val="none" w:sz="0" w:space="0" w:color="auto"/>
        <w:bottom w:val="none" w:sz="0" w:space="0" w:color="auto"/>
        <w:right w:val="none" w:sz="0" w:space="0" w:color="auto"/>
      </w:divBdr>
    </w:div>
    <w:div w:id="956330565">
      <w:marLeft w:val="640"/>
      <w:marRight w:val="0"/>
      <w:marTop w:val="0"/>
      <w:marBottom w:val="0"/>
      <w:divBdr>
        <w:top w:val="none" w:sz="0" w:space="0" w:color="auto"/>
        <w:left w:val="none" w:sz="0" w:space="0" w:color="auto"/>
        <w:bottom w:val="none" w:sz="0" w:space="0" w:color="auto"/>
        <w:right w:val="none" w:sz="0" w:space="0" w:color="auto"/>
      </w:divBdr>
    </w:div>
    <w:div w:id="956332913">
      <w:marLeft w:val="640"/>
      <w:marRight w:val="0"/>
      <w:marTop w:val="0"/>
      <w:marBottom w:val="0"/>
      <w:divBdr>
        <w:top w:val="none" w:sz="0" w:space="0" w:color="auto"/>
        <w:left w:val="none" w:sz="0" w:space="0" w:color="auto"/>
        <w:bottom w:val="none" w:sz="0" w:space="0" w:color="auto"/>
        <w:right w:val="none" w:sz="0" w:space="0" w:color="auto"/>
      </w:divBdr>
    </w:div>
    <w:div w:id="956377704">
      <w:marLeft w:val="640"/>
      <w:marRight w:val="0"/>
      <w:marTop w:val="0"/>
      <w:marBottom w:val="0"/>
      <w:divBdr>
        <w:top w:val="none" w:sz="0" w:space="0" w:color="auto"/>
        <w:left w:val="none" w:sz="0" w:space="0" w:color="auto"/>
        <w:bottom w:val="none" w:sz="0" w:space="0" w:color="auto"/>
        <w:right w:val="none" w:sz="0" w:space="0" w:color="auto"/>
      </w:divBdr>
    </w:div>
    <w:div w:id="956445391">
      <w:marLeft w:val="640"/>
      <w:marRight w:val="0"/>
      <w:marTop w:val="0"/>
      <w:marBottom w:val="0"/>
      <w:divBdr>
        <w:top w:val="none" w:sz="0" w:space="0" w:color="auto"/>
        <w:left w:val="none" w:sz="0" w:space="0" w:color="auto"/>
        <w:bottom w:val="none" w:sz="0" w:space="0" w:color="auto"/>
        <w:right w:val="none" w:sz="0" w:space="0" w:color="auto"/>
      </w:divBdr>
    </w:div>
    <w:div w:id="956445935">
      <w:marLeft w:val="640"/>
      <w:marRight w:val="0"/>
      <w:marTop w:val="0"/>
      <w:marBottom w:val="0"/>
      <w:divBdr>
        <w:top w:val="none" w:sz="0" w:space="0" w:color="auto"/>
        <w:left w:val="none" w:sz="0" w:space="0" w:color="auto"/>
        <w:bottom w:val="none" w:sz="0" w:space="0" w:color="auto"/>
        <w:right w:val="none" w:sz="0" w:space="0" w:color="auto"/>
      </w:divBdr>
    </w:div>
    <w:div w:id="956446348">
      <w:marLeft w:val="640"/>
      <w:marRight w:val="0"/>
      <w:marTop w:val="0"/>
      <w:marBottom w:val="0"/>
      <w:divBdr>
        <w:top w:val="none" w:sz="0" w:space="0" w:color="auto"/>
        <w:left w:val="none" w:sz="0" w:space="0" w:color="auto"/>
        <w:bottom w:val="none" w:sz="0" w:space="0" w:color="auto"/>
        <w:right w:val="none" w:sz="0" w:space="0" w:color="auto"/>
      </w:divBdr>
    </w:div>
    <w:div w:id="956446913">
      <w:marLeft w:val="640"/>
      <w:marRight w:val="0"/>
      <w:marTop w:val="0"/>
      <w:marBottom w:val="0"/>
      <w:divBdr>
        <w:top w:val="none" w:sz="0" w:space="0" w:color="auto"/>
        <w:left w:val="none" w:sz="0" w:space="0" w:color="auto"/>
        <w:bottom w:val="none" w:sz="0" w:space="0" w:color="auto"/>
        <w:right w:val="none" w:sz="0" w:space="0" w:color="auto"/>
      </w:divBdr>
    </w:div>
    <w:div w:id="956565496">
      <w:marLeft w:val="640"/>
      <w:marRight w:val="0"/>
      <w:marTop w:val="0"/>
      <w:marBottom w:val="0"/>
      <w:divBdr>
        <w:top w:val="none" w:sz="0" w:space="0" w:color="auto"/>
        <w:left w:val="none" w:sz="0" w:space="0" w:color="auto"/>
        <w:bottom w:val="none" w:sz="0" w:space="0" w:color="auto"/>
        <w:right w:val="none" w:sz="0" w:space="0" w:color="auto"/>
      </w:divBdr>
    </w:div>
    <w:div w:id="956571127">
      <w:marLeft w:val="640"/>
      <w:marRight w:val="0"/>
      <w:marTop w:val="0"/>
      <w:marBottom w:val="0"/>
      <w:divBdr>
        <w:top w:val="none" w:sz="0" w:space="0" w:color="auto"/>
        <w:left w:val="none" w:sz="0" w:space="0" w:color="auto"/>
        <w:bottom w:val="none" w:sz="0" w:space="0" w:color="auto"/>
        <w:right w:val="none" w:sz="0" w:space="0" w:color="auto"/>
      </w:divBdr>
    </w:div>
    <w:div w:id="956595884">
      <w:marLeft w:val="640"/>
      <w:marRight w:val="0"/>
      <w:marTop w:val="0"/>
      <w:marBottom w:val="0"/>
      <w:divBdr>
        <w:top w:val="none" w:sz="0" w:space="0" w:color="auto"/>
        <w:left w:val="none" w:sz="0" w:space="0" w:color="auto"/>
        <w:bottom w:val="none" w:sz="0" w:space="0" w:color="auto"/>
        <w:right w:val="none" w:sz="0" w:space="0" w:color="auto"/>
      </w:divBdr>
    </w:div>
    <w:div w:id="956637541">
      <w:marLeft w:val="640"/>
      <w:marRight w:val="0"/>
      <w:marTop w:val="0"/>
      <w:marBottom w:val="0"/>
      <w:divBdr>
        <w:top w:val="none" w:sz="0" w:space="0" w:color="auto"/>
        <w:left w:val="none" w:sz="0" w:space="0" w:color="auto"/>
        <w:bottom w:val="none" w:sz="0" w:space="0" w:color="auto"/>
        <w:right w:val="none" w:sz="0" w:space="0" w:color="auto"/>
      </w:divBdr>
    </w:div>
    <w:div w:id="956642046">
      <w:marLeft w:val="640"/>
      <w:marRight w:val="0"/>
      <w:marTop w:val="0"/>
      <w:marBottom w:val="0"/>
      <w:divBdr>
        <w:top w:val="none" w:sz="0" w:space="0" w:color="auto"/>
        <w:left w:val="none" w:sz="0" w:space="0" w:color="auto"/>
        <w:bottom w:val="none" w:sz="0" w:space="0" w:color="auto"/>
        <w:right w:val="none" w:sz="0" w:space="0" w:color="auto"/>
      </w:divBdr>
    </w:div>
    <w:div w:id="956716457">
      <w:marLeft w:val="640"/>
      <w:marRight w:val="0"/>
      <w:marTop w:val="0"/>
      <w:marBottom w:val="0"/>
      <w:divBdr>
        <w:top w:val="none" w:sz="0" w:space="0" w:color="auto"/>
        <w:left w:val="none" w:sz="0" w:space="0" w:color="auto"/>
        <w:bottom w:val="none" w:sz="0" w:space="0" w:color="auto"/>
        <w:right w:val="none" w:sz="0" w:space="0" w:color="auto"/>
      </w:divBdr>
    </w:div>
    <w:div w:id="956915037">
      <w:marLeft w:val="640"/>
      <w:marRight w:val="0"/>
      <w:marTop w:val="0"/>
      <w:marBottom w:val="0"/>
      <w:divBdr>
        <w:top w:val="none" w:sz="0" w:space="0" w:color="auto"/>
        <w:left w:val="none" w:sz="0" w:space="0" w:color="auto"/>
        <w:bottom w:val="none" w:sz="0" w:space="0" w:color="auto"/>
        <w:right w:val="none" w:sz="0" w:space="0" w:color="auto"/>
      </w:divBdr>
    </w:div>
    <w:div w:id="956988864">
      <w:marLeft w:val="640"/>
      <w:marRight w:val="0"/>
      <w:marTop w:val="0"/>
      <w:marBottom w:val="0"/>
      <w:divBdr>
        <w:top w:val="none" w:sz="0" w:space="0" w:color="auto"/>
        <w:left w:val="none" w:sz="0" w:space="0" w:color="auto"/>
        <w:bottom w:val="none" w:sz="0" w:space="0" w:color="auto"/>
        <w:right w:val="none" w:sz="0" w:space="0" w:color="auto"/>
      </w:divBdr>
    </w:div>
    <w:div w:id="957024466">
      <w:marLeft w:val="640"/>
      <w:marRight w:val="0"/>
      <w:marTop w:val="0"/>
      <w:marBottom w:val="0"/>
      <w:divBdr>
        <w:top w:val="none" w:sz="0" w:space="0" w:color="auto"/>
        <w:left w:val="none" w:sz="0" w:space="0" w:color="auto"/>
        <w:bottom w:val="none" w:sz="0" w:space="0" w:color="auto"/>
        <w:right w:val="none" w:sz="0" w:space="0" w:color="auto"/>
      </w:divBdr>
    </w:div>
    <w:div w:id="957176964">
      <w:marLeft w:val="640"/>
      <w:marRight w:val="0"/>
      <w:marTop w:val="0"/>
      <w:marBottom w:val="0"/>
      <w:divBdr>
        <w:top w:val="none" w:sz="0" w:space="0" w:color="auto"/>
        <w:left w:val="none" w:sz="0" w:space="0" w:color="auto"/>
        <w:bottom w:val="none" w:sz="0" w:space="0" w:color="auto"/>
        <w:right w:val="none" w:sz="0" w:space="0" w:color="auto"/>
      </w:divBdr>
    </w:div>
    <w:div w:id="957178415">
      <w:marLeft w:val="640"/>
      <w:marRight w:val="0"/>
      <w:marTop w:val="0"/>
      <w:marBottom w:val="0"/>
      <w:divBdr>
        <w:top w:val="none" w:sz="0" w:space="0" w:color="auto"/>
        <w:left w:val="none" w:sz="0" w:space="0" w:color="auto"/>
        <w:bottom w:val="none" w:sz="0" w:space="0" w:color="auto"/>
        <w:right w:val="none" w:sz="0" w:space="0" w:color="auto"/>
      </w:divBdr>
    </w:div>
    <w:div w:id="957445636">
      <w:marLeft w:val="640"/>
      <w:marRight w:val="0"/>
      <w:marTop w:val="0"/>
      <w:marBottom w:val="0"/>
      <w:divBdr>
        <w:top w:val="none" w:sz="0" w:space="0" w:color="auto"/>
        <w:left w:val="none" w:sz="0" w:space="0" w:color="auto"/>
        <w:bottom w:val="none" w:sz="0" w:space="0" w:color="auto"/>
        <w:right w:val="none" w:sz="0" w:space="0" w:color="auto"/>
      </w:divBdr>
    </w:div>
    <w:div w:id="957491722">
      <w:marLeft w:val="640"/>
      <w:marRight w:val="0"/>
      <w:marTop w:val="0"/>
      <w:marBottom w:val="0"/>
      <w:divBdr>
        <w:top w:val="none" w:sz="0" w:space="0" w:color="auto"/>
        <w:left w:val="none" w:sz="0" w:space="0" w:color="auto"/>
        <w:bottom w:val="none" w:sz="0" w:space="0" w:color="auto"/>
        <w:right w:val="none" w:sz="0" w:space="0" w:color="auto"/>
      </w:divBdr>
    </w:div>
    <w:div w:id="957565402">
      <w:marLeft w:val="640"/>
      <w:marRight w:val="0"/>
      <w:marTop w:val="0"/>
      <w:marBottom w:val="0"/>
      <w:divBdr>
        <w:top w:val="none" w:sz="0" w:space="0" w:color="auto"/>
        <w:left w:val="none" w:sz="0" w:space="0" w:color="auto"/>
        <w:bottom w:val="none" w:sz="0" w:space="0" w:color="auto"/>
        <w:right w:val="none" w:sz="0" w:space="0" w:color="auto"/>
      </w:divBdr>
    </w:div>
    <w:div w:id="957643309">
      <w:marLeft w:val="640"/>
      <w:marRight w:val="0"/>
      <w:marTop w:val="0"/>
      <w:marBottom w:val="0"/>
      <w:divBdr>
        <w:top w:val="none" w:sz="0" w:space="0" w:color="auto"/>
        <w:left w:val="none" w:sz="0" w:space="0" w:color="auto"/>
        <w:bottom w:val="none" w:sz="0" w:space="0" w:color="auto"/>
        <w:right w:val="none" w:sz="0" w:space="0" w:color="auto"/>
      </w:divBdr>
    </w:div>
    <w:div w:id="957838035">
      <w:marLeft w:val="640"/>
      <w:marRight w:val="0"/>
      <w:marTop w:val="0"/>
      <w:marBottom w:val="0"/>
      <w:divBdr>
        <w:top w:val="none" w:sz="0" w:space="0" w:color="auto"/>
        <w:left w:val="none" w:sz="0" w:space="0" w:color="auto"/>
        <w:bottom w:val="none" w:sz="0" w:space="0" w:color="auto"/>
        <w:right w:val="none" w:sz="0" w:space="0" w:color="auto"/>
      </w:divBdr>
    </w:div>
    <w:div w:id="957877267">
      <w:marLeft w:val="640"/>
      <w:marRight w:val="0"/>
      <w:marTop w:val="0"/>
      <w:marBottom w:val="0"/>
      <w:divBdr>
        <w:top w:val="none" w:sz="0" w:space="0" w:color="auto"/>
        <w:left w:val="none" w:sz="0" w:space="0" w:color="auto"/>
        <w:bottom w:val="none" w:sz="0" w:space="0" w:color="auto"/>
        <w:right w:val="none" w:sz="0" w:space="0" w:color="auto"/>
      </w:divBdr>
    </w:div>
    <w:div w:id="957953823">
      <w:marLeft w:val="640"/>
      <w:marRight w:val="0"/>
      <w:marTop w:val="0"/>
      <w:marBottom w:val="0"/>
      <w:divBdr>
        <w:top w:val="none" w:sz="0" w:space="0" w:color="auto"/>
        <w:left w:val="none" w:sz="0" w:space="0" w:color="auto"/>
        <w:bottom w:val="none" w:sz="0" w:space="0" w:color="auto"/>
        <w:right w:val="none" w:sz="0" w:space="0" w:color="auto"/>
      </w:divBdr>
    </w:div>
    <w:div w:id="957954417">
      <w:marLeft w:val="640"/>
      <w:marRight w:val="0"/>
      <w:marTop w:val="0"/>
      <w:marBottom w:val="0"/>
      <w:divBdr>
        <w:top w:val="none" w:sz="0" w:space="0" w:color="auto"/>
        <w:left w:val="none" w:sz="0" w:space="0" w:color="auto"/>
        <w:bottom w:val="none" w:sz="0" w:space="0" w:color="auto"/>
        <w:right w:val="none" w:sz="0" w:space="0" w:color="auto"/>
      </w:divBdr>
    </w:div>
    <w:div w:id="957957418">
      <w:marLeft w:val="640"/>
      <w:marRight w:val="0"/>
      <w:marTop w:val="0"/>
      <w:marBottom w:val="0"/>
      <w:divBdr>
        <w:top w:val="none" w:sz="0" w:space="0" w:color="auto"/>
        <w:left w:val="none" w:sz="0" w:space="0" w:color="auto"/>
        <w:bottom w:val="none" w:sz="0" w:space="0" w:color="auto"/>
        <w:right w:val="none" w:sz="0" w:space="0" w:color="auto"/>
      </w:divBdr>
    </w:div>
    <w:div w:id="958026124">
      <w:marLeft w:val="640"/>
      <w:marRight w:val="0"/>
      <w:marTop w:val="0"/>
      <w:marBottom w:val="0"/>
      <w:divBdr>
        <w:top w:val="none" w:sz="0" w:space="0" w:color="auto"/>
        <w:left w:val="none" w:sz="0" w:space="0" w:color="auto"/>
        <w:bottom w:val="none" w:sz="0" w:space="0" w:color="auto"/>
        <w:right w:val="none" w:sz="0" w:space="0" w:color="auto"/>
      </w:divBdr>
    </w:div>
    <w:div w:id="958075475">
      <w:marLeft w:val="640"/>
      <w:marRight w:val="0"/>
      <w:marTop w:val="0"/>
      <w:marBottom w:val="0"/>
      <w:divBdr>
        <w:top w:val="none" w:sz="0" w:space="0" w:color="auto"/>
        <w:left w:val="none" w:sz="0" w:space="0" w:color="auto"/>
        <w:bottom w:val="none" w:sz="0" w:space="0" w:color="auto"/>
        <w:right w:val="none" w:sz="0" w:space="0" w:color="auto"/>
      </w:divBdr>
    </w:div>
    <w:div w:id="958217907">
      <w:marLeft w:val="640"/>
      <w:marRight w:val="0"/>
      <w:marTop w:val="0"/>
      <w:marBottom w:val="0"/>
      <w:divBdr>
        <w:top w:val="none" w:sz="0" w:space="0" w:color="auto"/>
        <w:left w:val="none" w:sz="0" w:space="0" w:color="auto"/>
        <w:bottom w:val="none" w:sz="0" w:space="0" w:color="auto"/>
        <w:right w:val="none" w:sz="0" w:space="0" w:color="auto"/>
      </w:divBdr>
    </w:div>
    <w:div w:id="958225144">
      <w:marLeft w:val="640"/>
      <w:marRight w:val="0"/>
      <w:marTop w:val="0"/>
      <w:marBottom w:val="0"/>
      <w:divBdr>
        <w:top w:val="none" w:sz="0" w:space="0" w:color="auto"/>
        <w:left w:val="none" w:sz="0" w:space="0" w:color="auto"/>
        <w:bottom w:val="none" w:sz="0" w:space="0" w:color="auto"/>
        <w:right w:val="none" w:sz="0" w:space="0" w:color="auto"/>
      </w:divBdr>
    </w:div>
    <w:div w:id="958292287">
      <w:marLeft w:val="640"/>
      <w:marRight w:val="0"/>
      <w:marTop w:val="0"/>
      <w:marBottom w:val="0"/>
      <w:divBdr>
        <w:top w:val="none" w:sz="0" w:space="0" w:color="auto"/>
        <w:left w:val="none" w:sz="0" w:space="0" w:color="auto"/>
        <w:bottom w:val="none" w:sz="0" w:space="0" w:color="auto"/>
        <w:right w:val="none" w:sz="0" w:space="0" w:color="auto"/>
      </w:divBdr>
    </w:div>
    <w:div w:id="958299501">
      <w:marLeft w:val="640"/>
      <w:marRight w:val="0"/>
      <w:marTop w:val="0"/>
      <w:marBottom w:val="0"/>
      <w:divBdr>
        <w:top w:val="none" w:sz="0" w:space="0" w:color="auto"/>
        <w:left w:val="none" w:sz="0" w:space="0" w:color="auto"/>
        <w:bottom w:val="none" w:sz="0" w:space="0" w:color="auto"/>
        <w:right w:val="none" w:sz="0" w:space="0" w:color="auto"/>
      </w:divBdr>
    </w:div>
    <w:div w:id="958413366">
      <w:marLeft w:val="640"/>
      <w:marRight w:val="0"/>
      <w:marTop w:val="0"/>
      <w:marBottom w:val="0"/>
      <w:divBdr>
        <w:top w:val="none" w:sz="0" w:space="0" w:color="auto"/>
        <w:left w:val="none" w:sz="0" w:space="0" w:color="auto"/>
        <w:bottom w:val="none" w:sz="0" w:space="0" w:color="auto"/>
        <w:right w:val="none" w:sz="0" w:space="0" w:color="auto"/>
      </w:divBdr>
    </w:div>
    <w:div w:id="958561680">
      <w:marLeft w:val="640"/>
      <w:marRight w:val="0"/>
      <w:marTop w:val="0"/>
      <w:marBottom w:val="0"/>
      <w:divBdr>
        <w:top w:val="none" w:sz="0" w:space="0" w:color="auto"/>
        <w:left w:val="none" w:sz="0" w:space="0" w:color="auto"/>
        <w:bottom w:val="none" w:sz="0" w:space="0" w:color="auto"/>
        <w:right w:val="none" w:sz="0" w:space="0" w:color="auto"/>
      </w:divBdr>
    </w:div>
    <w:div w:id="958686302">
      <w:marLeft w:val="640"/>
      <w:marRight w:val="0"/>
      <w:marTop w:val="0"/>
      <w:marBottom w:val="0"/>
      <w:divBdr>
        <w:top w:val="none" w:sz="0" w:space="0" w:color="auto"/>
        <w:left w:val="none" w:sz="0" w:space="0" w:color="auto"/>
        <w:bottom w:val="none" w:sz="0" w:space="0" w:color="auto"/>
        <w:right w:val="none" w:sz="0" w:space="0" w:color="auto"/>
      </w:divBdr>
    </w:div>
    <w:div w:id="958799747">
      <w:marLeft w:val="640"/>
      <w:marRight w:val="0"/>
      <w:marTop w:val="0"/>
      <w:marBottom w:val="0"/>
      <w:divBdr>
        <w:top w:val="none" w:sz="0" w:space="0" w:color="auto"/>
        <w:left w:val="none" w:sz="0" w:space="0" w:color="auto"/>
        <w:bottom w:val="none" w:sz="0" w:space="0" w:color="auto"/>
        <w:right w:val="none" w:sz="0" w:space="0" w:color="auto"/>
      </w:divBdr>
    </w:div>
    <w:div w:id="958801567">
      <w:marLeft w:val="640"/>
      <w:marRight w:val="0"/>
      <w:marTop w:val="0"/>
      <w:marBottom w:val="0"/>
      <w:divBdr>
        <w:top w:val="none" w:sz="0" w:space="0" w:color="auto"/>
        <w:left w:val="none" w:sz="0" w:space="0" w:color="auto"/>
        <w:bottom w:val="none" w:sz="0" w:space="0" w:color="auto"/>
        <w:right w:val="none" w:sz="0" w:space="0" w:color="auto"/>
      </w:divBdr>
    </w:div>
    <w:div w:id="958806126">
      <w:marLeft w:val="640"/>
      <w:marRight w:val="0"/>
      <w:marTop w:val="0"/>
      <w:marBottom w:val="0"/>
      <w:divBdr>
        <w:top w:val="none" w:sz="0" w:space="0" w:color="auto"/>
        <w:left w:val="none" w:sz="0" w:space="0" w:color="auto"/>
        <w:bottom w:val="none" w:sz="0" w:space="0" w:color="auto"/>
        <w:right w:val="none" w:sz="0" w:space="0" w:color="auto"/>
      </w:divBdr>
    </w:div>
    <w:div w:id="958873916">
      <w:marLeft w:val="640"/>
      <w:marRight w:val="0"/>
      <w:marTop w:val="0"/>
      <w:marBottom w:val="0"/>
      <w:divBdr>
        <w:top w:val="none" w:sz="0" w:space="0" w:color="auto"/>
        <w:left w:val="none" w:sz="0" w:space="0" w:color="auto"/>
        <w:bottom w:val="none" w:sz="0" w:space="0" w:color="auto"/>
        <w:right w:val="none" w:sz="0" w:space="0" w:color="auto"/>
      </w:divBdr>
    </w:div>
    <w:div w:id="958881187">
      <w:marLeft w:val="640"/>
      <w:marRight w:val="0"/>
      <w:marTop w:val="0"/>
      <w:marBottom w:val="0"/>
      <w:divBdr>
        <w:top w:val="none" w:sz="0" w:space="0" w:color="auto"/>
        <w:left w:val="none" w:sz="0" w:space="0" w:color="auto"/>
        <w:bottom w:val="none" w:sz="0" w:space="0" w:color="auto"/>
        <w:right w:val="none" w:sz="0" w:space="0" w:color="auto"/>
      </w:divBdr>
    </w:div>
    <w:div w:id="958948391">
      <w:marLeft w:val="640"/>
      <w:marRight w:val="0"/>
      <w:marTop w:val="0"/>
      <w:marBottom w:val="0"/>
      <w:divBdr>
        <w:top w:val="none" w:sz="0" w:space="0" w:color="auto"/>
        <w:left w:val="none" w:sz="0" w:space="0" w:color="auto"/>
        <w:bottom w:val="none" w:sz="0" w:space="0" w:color="auto"/>
        <w:right w:val="none" w:sz="0" w:space="0" w:color="auto"/>
      </w:divBdr>
    </w:div>
    <w:div w:id="958950474">
      <w:marLeft w:val="640"/>
      <w:marRight w:val="0"/>
      <w:marTop w:val="0"/>
      <w:marBottom w:val="0"/>
      <w:divBdr>
        <w:top w:val="none" w:sz="0" w:space="0" w:color="auto"/>
        <w:left w:val="none" w:sz="0" w:space="0" w:color="auto"/>
        <w:bottom w:val="none" w:sz="0" w:space="0" w:color="auto"/>
        <w:right w:val="none" w:sz="0" w:space="0" w:color="auto"/>
      </w:divBdr>
    </w:div>
    <w:div w:id="959074338">
      <w:marLeft w:val="640"/>
      <w:marRight w:val="0"/>
      <w:marTop w:val="0"/>
      <w:marBottom w:val="0"/>
      <w:divBdr>
        <w:top w:val="none" w:sz="0" w:space="0" w:color="auto"/>
        <w:left w:val="none" w:sz="0" w:space="0" w:color="auto"/>
        <w:bottom w:val="none" w:sz="0" w:space="0" w:color="auto"/>
        <w:right w:val="none" w:sz="0" w:space="0" w:color="auto"/>
      </w:divBdr>
    </w:div>
    <w:div w:id="959216497">
      <w:marLeft w:val="640"/>
      <w:marRight w:val="0"/>
      <w:marTop w:val="0"/>
      <w:marBottom w:val="0"/>
      <w:divBdr>
        <w:top w:val="none" w:sz="0" w:space="0" w:color="auto"/>
        <w:left w:val="none" w:sz="0" w:space="0" w:color="auto"/>
        <w:bottom w:val="none" w:sz="0" w:space="0" w:color="auto"/>
        <w:right w:val="none" w:sz="0" w:space="0" w:color="auto"/>
      </w:divBdr>
    </w:div>
    <w:div w:id="959267060">
      <w:marLeft w:val="640"/>
      <w:marRight w:val="0"/>
      <w:marTop w:val="0"/>
      <w:marBottom w:val="0"/>
      <w:divBdr>
        <w:top w:val="none" w:sz="0" w:space="0" w:color="auto"/>
        <w:left w:val="none" w:sz="0" w:space="0" w:color="auto"/>
        <w:bottom w:val="none" w:sz="0" w:space="0" w:color="auto"/>
        <w:right w:val="none" w:sz="0" w:space="0" w:color="auto"/>
      </w:divBdr>
    </w:div>
    <w:div w:id="959339683">
      <w:marLeft w:val="640"/>
      <w:marRight w:val="0"/>
      <w:marTop w:val="0"/>
      <w:marBottom w:val="0"/>
      <w:divBdr>
        <w:top w:val="none" w:sz="0" w:space="0" w:color="auto"/>
        <w:left w:val="none" w:sz="0" w:space="0" w:color="auto"/>
        <w:bottom w:val="none" w:sz="0" w:space="0" w:color="auto"/>
        <w:right w:val="none" w:sz="0" w:space="0" w:color="auto"/>
      </w:divBdr>
    </w:div>
    <w:div w:id="959410926">
      <w:marLeft w:val="640"/>
      <w:marRight w:val="0"/>
      <w:marTop w:val="0"/>
      <w:marBottom w:val="0"/>
      <w:divBdr>
        <w:top w:val="none" w:sz="0" w:space="0" w:color="auto"/>
        <w:left w:val="none" w:sz="0" w:space="0" w:color="auto"/>
        <w:bottom w:val="none" w:sz="0" w:space="0" w:color="auto"/>
        <w:right w:val="none" w:sz="0" w:space="0" w:color="auto"/>
      </w:divBdr>
    </w:div>
    <w:div w:id="959454710">
      <w:marLeft w:val="640"/>
      <w:marRight w:val="0"/>
      <w:marTop w:val="0"/>
      <w:marBottom w:val="0"/>
      <w:divBdr>
        <w:top w:val="none" w:sz="0" w:space="0" w:color="auto"/>
        <w:left w:val="none" w:sz="0" w:space="0" w:color="auto"/>
        <w:bottom w:val="none" w:sz="0" w:space="0" w:color="auto"/>
        <w:right w:val="none" w:sz="0" w:space="0" w:color="auto"/>
      </w:divBdr>
    </w:div>
    <w:div w:id="959527817">
      <w:marLeft w:val="640"/>
      <w:marRight w:val="0"/>
      <w:marTop w:val="0"/>
      <w:marBottom w:val="0"/>
      <w:divBdr>
        <w:top w:val="none" w:sz="0" w:space="0" w:color="auto"/>
        <w:left w:val="none" w:sz="0" w:space="0" w:color="auto"/>
        <w:bottom w:val="none" w:sz="0" w:space="0" w:color="auto"/>
        <w:right w:val="none" w:sz="0" w:space="0" w:color="auto"/>
      </w:divBdr>
    </w:div>
    <w:div w:id="959650756">
      <w:marLeft w:val="640"/>
      <w:marRight w:val="0"/>
      <w:marTop w:val="0"/>
      <w:marBottom w:val="0"/>
      <w:divBdr>
        <w:top w:val="none" w:sz="0" w:space="0" w:color="auto"/>
        <w:left w:val="none" w:sz="0" w:space="0" w:color="auto"/>
        <w:bottom w:val="none" w:sz="0" w:space="0" w:color="auto"/>
        <w:right w:val="none" w:sz="0" w:space="0" w:color="auto"/>
      </w:divBdr>
    </w:div>
    <w:div w:id="959722772">
      <w:marLeft w:val="640"/>
      <w:marRight w:val="0"/>
      <w:marTop w:val="0"/>
      <w:marBottom w:val="0"/>
      <w:divBdr>
        <w:top w:val="none" w:sz="0" w:space="0" w:color="auto"/>
        <w:left w:val="none" w:sz="0" w:space="0" w:color="auto"/>
        <w:bottom w:val="none" w:sz="0" w:space="0" w:color="auto"/>
        <w:right w:val="none" w:sz="0" w:space="0" w:color="auto"/>
      </w:divBdr>
    </w:div>
    <w:div w:id="959722881">
      <w:marLeft w:val="640"/>
      <w:marRight w:val="0"/>
      <w:marTop w:val="0"/>
      <w:marBottom w:val="0"/>
      <w:divBdr>
        <w:top w:val="none" w:sz="0" w:space="0" w:color="auto"/>
        <w:left w:val="none" w:sz="0" w:space="0" w:color="auto"/>
        <w:bottom w:val="none" w:sz="0" w:space="0" w:color="auto"/>
        <w:right w:val="none" w:sz="0" w:space="0" w:color="auto"/>
      </w:divBdr>
    </w:div>
    <w:div w:id="959798751">
      <w:marLeft w:val="640"/>
      <w:marRight w:val="0"/>
      <w:marTop w:val="0"/>
      <w:marBottom w:val="0"/>
      <w:divBdr>
        <w:top w:val="none" w:sz="0" w:space="0" w:color="auto"/>
        <w:left w:val="none" w:sz="0" w:space="0" w:color="auto"/>
        <w:bottom w:val="none" w:sz="0" w:space="0" w:color="auto"/>
        <w:right w:val="none" w:sz="0" w:space="0" w:color="auto"/>
      </w:divBdr>
    </w:div>
    <w:div w:id="959871458">
      <w:marLeft w:val="640"/>
      <w:marRight w:val="0"/>
      <w:marTop w:val="0"/>
      <w:marBottom w:val="0"/>
      <w:divBdr>
        <w:top w:val="none" w:sz="0" w:space="0" w:color="auto"/>
        <w:left w:val="none" w:sz="0" w:space="0" w:color="auto"/>
        <w:bottom w:val="none" w:sz="0" w:space="0" w:color="auto"/>
        <w:right w:val="none" w:sz="0" w:space="0" w:color="auto"/>
      </w:divBdr>
    </w:div>
    <w:div w:id="960065414">
      <w:marLeft w:val="640"/>
      <w:marRight w:val="0"/>
      <w:marTop w:val="0"/>
      <w:marBottom w:val="0"/>
      <w:divBdr>
        <w:top w:val="none" w:sz="0" w:space="0" w:color="auto"/>
        <w:left w:val="none" w:sz="0" w:space="0" w:color="auto"/>
        <w:bottom w:val="none" w:sz="0" w:space="0" w:color="auto"/>
        <w:right w:val="none" w:sz="0" w:space="0" w:color="auto"/>
      </w:divBdr>
    </w:div>
    <w:div w:id="960309638">
      <w:marLeft w:val="640"/>
      <w:marRight w:val="0"/>
      <w:marTop w:val="0"/>
      <w:marBottom w:val="0"/>
      <w:divBdr>
        <w:top w:val="none" w:sz="0" w:space="0" w:color="auto"/>
        <w:left w:val="none" w:sz="0" w:space="0" w:color="auto"/>
        <w:bottom w:val="none" w:sz="0" w:space="0" w:color="auto"/>
        <w:right w:val="none" w:sz="0" w:space="0" w:color="auto"/>
      </w:divBdr>
    </w:div>
    <w:div w:id="960378449">
      <w:marLeft w:val="640"/>
      <w:marRight w:val="0"/>
      <w:marTop w:val="0"/>
      <w:marBottom w:val="0"/>
      <w:divBdr>
        <w:top w:val="none" w:sz="0" w:space="0" w:color="auto"/>
        <w:left w:val="none" w:sz="0" w:space="0" w:color="auto"/>
        <w:bottom w:val="none" w:sz="0" w:space="0" w:color="auto"/>
        <w:right w:val="none" w:sz="0" w:space="0" w:color="auto"/>
      </w:divBdr>
    </w:div>
    <w:div w:id="960451852">
      <w:marLeft w:val="640"/>
      <w:marRight w:val="0"/>
      <w:marTop w:val="0"/>
      <w:marBottom w:val="0"/>
      <w:divBdr>
        <w:top w:val="none" w:sz="0" w:space="0" w:color="auto"/>
        <w:left w:val="none" w:sz="0" w:space="0" w:color="auto"/>
        <w:bottom w:val="none" w:sz="0" w:space="0" w:color="auto"/>
        <w:right w:val="none" w:sz="0" w:space="0" w:color="auto"/>
      </w:divBdr>
    </w:div>
    <w:div w:id="960501414">
      <w:marLeft w:val="640"/>
      <w:marRight w:val="0"/>
      <w:marTop w:val="0"/>
      <w:marBottom w:val="0"/>
      <w:divBdr>
        <w:top w:val="none" w:sz="0" w:space="0" w:color="auto"/>
        <w:left w:val="none" w:sz="0" w:space="0" w:color="auto"/>
        <w:bottom w:val="none" w:sz="0" w:space="0" w:color="auto"/>
        <w:right w:val="none" w:sz="0" w:space="0" w:color="auto"/>
      </w:divBdr>
    </w:div>
    <w:div w:id="960572285">
      <w:marLeft w:val="640"/>
      <w:marRight w:val="0"/>
      <w:marTop w:val="0"/>
      <w:marBottom w:val="0"/>
      <w:divBdr>
        <w:top w:val="none" w:sz="0" w:space="0" w:color="auto"/>
        <w:left w:val="none" w:sz="0" w:space="0" w:color="auto"/>
        <w:bottom w:val="none" w:sz="0" w:space="0" w:color="auto"/>
        <w:right w:val="none" w:sz="0" w:space="0" w:color="auto"/>
      </w:divBdr>
    </w:div>
    <w:div w:id="960575538">
      <w:marLeft w:val="640"/>
      <w:marRight w:val="0"/>
      <w:marTop w:val="0"/>
      <w:marBottom w:val="0"/>
      <w:divBdr>
        <w:top w:val="none" w:sz="0" w:space="0" w:color="auto"/>
        <w:left w:val="none" w:sz="0" w:space="0" w:color="auto"/>
        <w:bottom w:val="none" w:sz="0" w:space="0" w:color="auto"/>
        <w:right w:val="none" w:sz="0" w:space="0" w:color="auto"/>
      </w:divBdr>
    </w:div>
    <w:div w:id="960652424">
      <w:marLeft w:val="640"/>
      <w:marRight w:val="0"/>
      <w:marTop w:val="0"/>
      <w:marBottom w:val="0"/>
      <w:divBdr>
        <w:top w:val="none" w:sz="0" w:space="0" w:color="auto"/>
        <w:left w:val="none" w:sz="0" w:space="0" w:color="auto"/>
        <w:bottom w:val="none" w:sz="0" w:space="0" w:color="auto"/>
        <w:right w:val="none" w:sz="0" w:space="0" w:color="auto"/>
      </w:divBdr>
    </w:div>
    <w:div w:id="960722347">
      <w:marLeft w:val="640"/>
      <w:marRight w:val="0"/>
      <w:marTop w:val="0"/>
      <w:marBottom w:val="0"/>
      <w:divBdr>
        <w:top w:val="none" w:sz="0" w:space="0" w:color="auto"/>
        <w:left w:val="none" w:sz="0" w:space="0" w:color="auto"/>
        <w:bottom w:val="none" w:sz="0" w:space="0" w:color="auto"/>
        <w:right w:val="none" w:sz="0" w:space="0" w:color="auto"/>
      </w:divBdr>
    </w:div>
    <w:div w:id="960724022">
      <w:marLeft w:val="640"/>
      <w:marRight w:val="0"/>
      <w:marTop w:val="0"/>
      <w:marBottom w:val="0"/>
      <w:divBdr>
        <w:top w:val="none" w:sz="0" w:space="0" w:color="auto"/>
        <w:left w:val="none" w:sz="0" w:space="0" w:color="auto"/>
        <w:bottom w:val="none" w:sz="0" w:space="0" w:color="auto"/>
        <w:right w:val="none" w:sz="0" w:space="0" w:color="auto"/>
      </w:divBdr>
    </w:div>
    <w:div w:id="960768763">
      <w:marLeft w:val="640"/>
      <w:marRight w:val="0"/>
      <w:marTop w:val="0"/>
      <w:marBottom w:val="0"/>
      <w:divBdr>
        <w:top w:val="none" w:sz="0" w:space="0" w:color="auto"/>
        <w:left w:val="none" w:sz="0" w:space="0" w:color="auto"/>
        <w:bottom w:val="none" w:sz="0" w:space="0" w:color="auto"/>
        <w:right w:val="none" w:sz="0" w:space="0" w:color="auto"/>
      </w:divBdr>
    </w:div>
    <w:div w:id="960916554">
      <w:marLeft w:val="640"/>
      <w:marRight w:val="0"/>
      <w:marTop w:val="0"/>
      <w:marBottom w:val="0"/>
      <w:divBdr>
        <w:top w:val="none" w:sz="0" w:space="0" w:color="auto"/>
        <w:left w:val="none" w:sz="0" w:space="0" w:color="auto"/>
        <w:bottom w:val="none" w:sz="0" w:space="0" w:color="auto"/>
        <w:right w:val="none" w:sz="0" w:space="0" w:color="auto"/>
      </w:divBdr>
    </w:div>
    <w:div w:id="960962780">
      <w:marLeft w:val="640"/>
      <w:marRight w:val="0"/>
      <w:marTop w:val="0"/>
      <w:marBottom w:val="0"/>
      <w:divBdr>
        <w:top w:val="none" w:sz="0" w:space="0" w:color="auto"/>
        <w:left w:val="none" w:sz="0" w:space="0" w:color="auto"/>
        <w:bottom w:val="none" w:sz="0" w:space="0" w:color="auto"/>
        <w:right w:val="none" w:sz="0" w:space="0" w:color="auto"/>
      </w:divBdr>
    </w:div>
    <w:div w:id="961036836">
      <w:marLeft w:val="640"/>
      <w:marRight w:val="0"/>
      <w:marTop w:val="0"/>
      <w:marBottom w:val="0"/>
      <w:divBdr>
        <w:top w:val="none" w:sz="0" w:space="0" w:color="auto"/>
        <w:left w:val="none" w:sz="0" w:space="0" w:color="auto"/>
        <w:bottom w:val="none" w:sz="0" w:space="0" w:color="auto"/>
        <w:right w:val="none" w:sz="0" w:space="0" w:color="auto"/>
      </w:divBdr>
    </w:div>
    <w:div w:id="961037385">
      <w:marLeft w:val="640"/>
      <w:marRight w:val="0"/>
      <w:marTop w:val="0"/>
      <w:marBottom w:val="0"/>
      <w:divBdr>
        <w:top w:val="none" w:sz="0" w:space="0" w:color="auto"/>
        <w:left w:val="none" w:sz="0" w:space="0" w:color="auto"/>
        <w:bottom w:val="none" w:sz="0" w:space="0" w:color="auto"/>
        <w:right w:val="none" w:sz="0" w:space="0" w:color="auto"/>
      </w:divBdr>
    </w:div>
    <w:div w:id="961111920">
      <w:marLeft w:val="640"/>
      <w:marRight w:val="0"/>
      <w:marTop w:val="0"/>
      <w:marBottom w:val="0"/>
      <w:divBdr>
        <w:top w:val="none" w:sz="0" w:space="0" w:color="auto"/>
        <w:left w:val="none" w:sz="0" w:space="0" w:color="auto"/>
        <w:bottom w:val="none" w:sz="0" w:space="0" w:color="auto"/>
        <w:right w:val="none" w:sz="0" w:space="0" w:color="auto"/>
      </w:divBdr>
    </w:div>
    <w:div w:id="961423802">
      <w:marLeft w:val="640"/>
      <w:marRight w:val="0"/>
      <w:marTop w:val="0"/>
      <w:marBottom w:val="0"/>
      <w:divBdr>
        <w:top w:val="none" w:sz="0" w:space="0" w:color="auto"/>
        <w:left w:val="none" w:sz="0" w:space="0" w:color="auto"/>
        <w:bottom w:val="none" w:sz="0" w:space="0" w:color="auto"/>
        <w:right w:val="none" w:sz="0" w:space="0" w:color="auto"/>
      </w:divBdr>
    </w:div>
    <w:div w:id="961500246">
      <w:marLeft w:val="640"/>
      <w:marRight w:val="0"/>
      <w:marTop w:val="0"/>
      <w:marBottom w:val="0"/>
      <w:divBdr>
        <w:top w:val="none" w:sz="0" w:space="0" w:color="auto"/>
        <w:left w:val="none" w:sz="0" w:space="0" w:color="auto"/>
        <w:bottom w:val="none" w:sz="0" w:space="0" w:color="auto"/>
        <w:right w:val="none" w:sz="0" w:space="0" w:color="auto"/>
      </w:divBdr>
    </w:div>
    <w:div w:id="961569987">
      <w:marLeft w:val="640"/>
      <w:marRight w:val="0"/>
      <w:marTop w:val="0"/>
      <w:marBottom w:val="0"/>
      <w:divBdr>
        <w:top w:val="none" w:sz="0" w:space="0" w:color="auto"/>
        <w:left w:val="none" w:sz="0" w:space="0" w:color="auto"/>
        <w:bottom w:val="none" w:sz="0" w:space="0" w:color="auto"/>
        <w:right w:val="none" w:sz="0" w:space="0" w:color="auto"/>
      </w:divBdr>
    </w:div>
    <w:div w:id="961576904">
      <w:marLeft w:val="640"/>
      <w:marRight w:val="0"/>
      <w:marTop w:val="0"/>
      <w:marBottom w:val="0"/>
      <w:divBdr>
        <w:top w:val="none" w:sz="0" w:space="0" w:color="auto"/>
        <w:left w:val="none" w:sz="0" w:space="0" w:color="auto"/>
        <w:bottom w:val="none" w:sz="0" w:space="0" w:color="auto"/>
        <w:right w:val="none" w:sz="0" w:space="0" w:color="auto"/>
      </w:divBdr>
    </w:div>
    <w:div w:id="961688874">
      <w:marLeft w:val="640"/>
      <w:marRight w:val="0"/>
      <w:marTop w:val="0"/>
      <w:marBottom w:val="0"/>
      <w:divBdr>
        <w:top w:val="none" w:sz="0" w:space="0" w:color="auto"/>
        <w:left w:val="none" w:sz="0" w:space="0" w:color="auto"/>
        <w:bottom w:val="none" w:sz="0" w:space="0" w:color="auto"/>
        <w:right w:val="none" w:sz="0" w:space="0" w:color="auto"/>
      </w:divBdr>
    </w:div>
    <w:div w:id="961693314">
      <w:marLeft w:val="640"/>
      <w:marRight w:val="0"/>
      <w:marTop w:val="0"/>
      <w:marBottom w:val="0"/>
      <w:divBdr>
        <w:top w:val="none" w:sz="0" w:space="0" w:color="auto"/>
        <w:left w:val="none" w:sz="0" w:space="0" w:color="auto"/>
        <w:bottom w:val="none" w:sz="0" w:space="0" w:color="auto"/>
        <w:right w:val="none" w:sz="0" w:space="0" w:color="auto"/>
      </w:divBdr>
    </w:div>
    <w:div w:id="961694537">
      <w:marLeft w:val="640"/>
      <w:marRight w:val="0"/>
      <w:marTop w:val="0"/>
      <w:marBottom w:val="0"/>
      <w:divBdr>
        <w:top w:val="none" w:sz="0" w:space="0" w:color="auto"/>
        <w:left w:val="none" w:sz="0" w:space="0" w:color="auto"/>
        <w:bottom w:val="none" w:sz="0" w:space="0" w:color="auto"/>
        <w:right w:val="none" w:sz="0" w:space="0" w:color="auto"/>
      </w:divBdr>
    </w:div>
    <w:div w:id="961762796">
      <w:marLeft w:val="640"/>
      <w:marRight w:val="0"/>
      <w:marTop w:val="0"/>
      <w:marBottom w:val="0"/>
      <w:divBdr>
        <w:top w:val="none" w:sz="0" w:space="0" w:color="auto"/>
        <w:left w:val="none" w:sz="0" w:space="0" w:color="auto"/>
        <w:bottom w:val="none" w:sz="0" w:space="0" w:color="auto"/>
        <w:right w:val="none" w:sz="0" w:space="0" w:color="auto"/>
      </w:divBdr>
    </w:div>
    <w:div w:id="961770905">
      <w:marLeft w:val="640"/>
      <w:marRight w:val="0"/>
      <w:marTop w:val="0"/>
      <w:marBottom w:val="0"/>
      <w:divBdr>
        <w:top w:val="none" w:sz="0" w:space="0" w:color="auto"/>
        <w:left w:val="none" w:sz="0" w:space="0" w:color="auto"/>
        <w:bottom w:val="none" w:sz="0" w:space="0" w:color="auto"/>
        <w:right w:val="none" w:sz="0" w:space="0" w:color="auto"/>
      </w:divBdr>
    </w:div>
    <w:div w:id="961807929">
      <w:marLeft w:val="640"/>
      <w:marRight w:val="0"/>
      <w:marTop w:val="0"/>
      <w:marBottom w:val="0"/>
      <w:divBdr>
        <w:top w:val="none" w:sz="0" w:space="0" w:color="auto"/>
        <w:left w:val="none" w:sz="0" w:space="0" w:color="auto"/>
        <w:bottom w:val="none" w:sz="0" w:space="0" w:color="auto"/>
        <w:right w:val="none" w:sz="0" w:space="0" w:color="auto"/>
      </w:divBdr>
    </w:div>
    <w:div w:id="961882018">
      <w:marLeft w:val="480"/>
      <w:marRight w:val="0"/>
      <w:marTop w:val="0"/>
      <w:marBottom w:val="0"/>
      <w:divBdr>
        <w:top w:val="none" w:sz="0" w:space="0" w:color="auto"/>
        <w:left w:val="none" w:sz="0" w:space="0" w:color="auto"/>
        <w:bottom w:val="none" w:sz="0" w:space="0" w:color="auto"/>
        <w:right w:val="none" w:sz="0" w:space="0" w:color="auto"/>
      </w:divBdr>
    </w:div>
    <w:div w:id="962007084">
      <w:marLeft w:val="480"/>
      <w:marRight w:val="0"/>
      <w:marTop w:val="0"/>
      <w:marBottom w:val="0"/>
      <w:divBdr>
        <w:top w:val="none" w:sz="0" w:space="0" w:color="auto"/>
        <w:left w:val="none" w:sz="0" w:space="0" w:color="auto"/>
        <w:bottom w:val="none" w:sz="0" w:space="0" w:color="auto"/>
        <w:right w:val="none" w:sz="0" w:space="0" w:color="auto"/>
      </w:divBdr>
    </w:div>
    <w:div w:id="962075646">
      <w:marLeft w:val="640"/>
      <w:marRight w:val="0"/>
      <w:marTop w:val="0"/>
      <w:marBottom w:val="0"/>
      <w:divBdr>
        <w:top w:val="none" w:sz="0" w:space="0" w:color="auto"/>
        <w:left w:val="none" w:sz="0" w:space="0" w:color="auto"/>
        <w:bottom w:val="none" w:sz="0" w:space="0" w:color="auto"/>
        <w:right w:val="none" w:sz="0" w:space="0" w:color="auto"/>
      </w:divBdr>
    </w:div>
    <w:div w:id="962150186">
      <w:marLeft w:val="640"/>
      <w:marRight w:val="0"/>
      <w:marTop w:val="0"/>
      <w:marBottom w:val="0"/>
      <w:divBdr>
        <w:top w:val="none" w:sz="0" w:space="0" w:color="auto"/>
        <w:left w:val="none" w:sz="0" w:space="0" w:color="auto"/>
        <w:bottom w:val="none" w:sz="0" w:space="0" w:color="auto"/>
        <w:right w:val="none" w:sz="0" w:space="0" w:color="auto"/>
      </w:divBdr>
    </w:div>
    <w:div w:id="962150425">
      <w:marLeft w:val="640"/>
      <w:marRight w:val="0"/>
      <w:marTop w:val="0"/>
      <w:marBottom w:val="0"/>
      <w:divBdr>
        <w:top w:val="none" w:sz="0" w:space="0" w:color="auto"/>
        <w:left w:val="none" w:sz="0" w:space="0" w:color="auto"/>
        <w:bottom w:val="none" w:sz="0" w:space="0" w:color="auto"/>
        <w:right w:val="none" w:sz="0" w:space="0" w:color="auto"/>
      </w:divBdr>
    </w:div>
    <w:div w:id="962225915">
      <w:marLeft w:val="640"/>
      <w:marRight w:val="0"/>
      <w:marTop w:val="0"/>
      <w:marBottom w:val="0"/>
      <w:divBdr>
        <w:top w:val="none" w:sz="0" w:space="0" w:color="auto"/>
        <w:left w:val="none" w:sz="0" w:space="0" w:color="auto"/>
        <w:bottom w:val="none" w:sz="0" w:space="0" w:color="auto"/>
        <w:right w:val="none" w:sz="0" w:space="0" w:color="auto"/>
      </w:divBdr>
    </w:div>
    <w:div w:id="962275894">
      <w:marLeft w:val="640"/>
      <w:marRight w:val="0"/>
      <w:marTop w:val="0"/>
      <w:marBottom w:val="0"/>
      <w:divBdr>
        <w:top w:val="none" w:sz="0" w:space="0" w:color="auto"/>
        <w:left w:val="none" w:sz="0" w:space="0" w:color="auto"/>
        <w:bottom w:val="none" w:sz="0" w:space="0" w:color="auto"/>
        <w:right w:val="none" w:sz="0" w:space="0" w:color="auto"/>
      </w:divBdr>
    </w:div>
    <w:div w:id="962610313">
      <w:marLeft w:val="640"/>
      <w:marRight w:val="0"/>
      <w:marTop w:val="0"/>
      <w:marBottom w:val="0"/>
      <w:divBdr>
        <w:top w:val="none" w:sz="0" w:space="0" w:color="auto"/>
        <w:left w:val="none" w:sz="0" w:space="0" w:color="auto"/>
        <w:bottom w:val="none" w:sz="0" w:space="0" w:color="auto"/>
        <w:right w:val="none" w:sz="0" w:space="0" w:color="auto"/>
      </w:divBdr>
    </w:div>
    <w:div w:id="962611404">
      <w:marLeft w:val="640"/>
      <w:marRight w:val="0"/>
      <w:marTop w:val="0"/>
      <w:marBottom w:val="0"/>
      <w:divBdr>
        <w:top w:val="none" w:sz="0" w:space="0" w:color="auto"/>
        <w:left w:val="none" w:sz="0" w:space="0" w:color="auto"/>
        <w:bottom w:val="none" w:sz="0" w:space="0" w:color="auto"/>
        <w:right w:val="none" w:sz="0" w:space="0" w:color="auto"/>
      </w:divBdr>
    </w:div>
    <w:div w:id="962615164">
      <w:marLeft w:val="640"/>
      <w:marRight w:val="0"/>
      <w:marTop w:val="0"/>
      <w:marBottom w:val="0"/>
      <w:divBdr>
        <w:top w:val="none" w:sz="0" w:space="0" w:color="auto"/>
        <w:left w:val="none" w:sz="0" w:space="0" w:color="auto"/>
        <w:bottom w:val="none" w:sz="0" w:space="0" w:color="auto"/>
        <w:right w:val="none" w:sz="0" w:space="0" w:color="auto"/>
      </w:divBdr>
    </w:div>
    <w:div w:id="962661292">
      <w:marLeft w:val="640"/>
      <w:marRight w:val="0"/>
      <w:marTop w:val="0"/>
      <w:marBottom w:val="0"/>
      <w:divBdr>
        <w:top w:val="none" w:sz="0" w:space="0" w:color="auto"/>
        <w:left w:val="none" w:sz="0" w:space="0" w:color="auto"/>
        <w:bottom w:val="none" w:sz="0" w:space="0" w:color="auto"/>
        <w:right w:val="none" w:sz="0" w:space="0" w:color="auto"/>
      </w:divBdr>
    </w:div>
    <w:div w:id="962686930">
      <w:marLeft w:val="640"/>
      <w:marRight w:val="0"/>
      <w:marTop w:val="0"/>
      <w:marBottom w:val="0"/>
      <w:divBdr>
        <w:top w:val="none" w:sz="0" w:space="0" w:color="auto"/>
        <w:left w:val="none" w:sz="0" w:space="0" w:color="auto"/>
        <w:bottom w:val="none" w:sz="0" w:space="0" w:color="auto"/>
        <w:right w:val="none" w:sz="0" w:space="0" w:color="auto"/>
      </w:divBdr>
    </w:div>
    <w:div w:id="962686999">
      <w:bodyDiv w:val="1"/>
      <w:marLeft w:val="0"/>
      <w:marRight w:val="0"/>
      <w:marTop w:val="0"/>
      <w:marBottom w:val="0"/>
      <w:divBdr>
        <w:top w:val="none" w:sz="0" w:space="0" w:color="auto"/>
        <w:left w:val="none" w:sz="0" w:space="0" w:color="auto"/>
        <w:bottom w:val="none" w:sz="0" w:space="0" w:color="auto"/>
        <w:right w:val="none" w:sz="0" w:space="0" w:color="auto"/>
      </w:divBdr>
    </w:div>
    <w:div w:id="962728605">
      <w:marLeft w:val="640"/>
      <w:marRight w:val="0"/>
      <w:marTop w:val="0"/>
      <w:marBottom w:val="0"/>
      <w:divBdr>
        <w:top w:val="none" w:sz="0" w:space="0" w:color="auto"/>
        <w:left w:val="none" w:sz="0" w:space="0" w:color="auto"/>
        <w:bottom w:val="none" w:sz="0" w:space="0" w:color="auto"/>
        <w:right w:val="none" w:sz="0" w:space="0" w:color="auto"/>
      </w:divBdr>
    </w:div>
    <w:div w:id="962733375">
      <w:marLeft w:val="640"/>
      <w:marRight w:val="0"/>
      <w:marTop w:val="0"/>
      <w:marBottom w:val="0"/>
      <w:divBdr>
        <w:top w:val="none" w:sz="0" w:space="0" w:color="auto"/>
        <w:left w:val="none" w:sz="0" w:space="0" w:color="auto"/>
        <w:bottom w:val="none" w:sz="0" w:space="0" w:color="auto"/>
        <w:right w:val="none" w:sz="0" w:space="0" w:color="auto"/>
      </w:divBdr>
    </w:div>
    <w:div w:id="962737366">
      <w:marLeft w:val="640"/>
      <w:marRight w:val="0"/>
      <w:marTop w:val="0"/>
      <w:marBottom w:val="0"/>
      <w:divBdr>
        <w:top w:val="none" w:sz="0" w:space="0" w:color="auto"/>
        <w:left w:val="none" w:sz="0" w:space="0" w:color="auto"/>
        <w:bottom w:val="none" w:sz="0" w:space="0" w:color="auto"/>
        <w:right w:val="none" w:sz="0" w:space="0" w:color="auto"/>
      </w:divBdr>
    </w:div>
    <w:div w:id="962808895">
      <w:marLeft w:val="640"/>
      <w:marRight w:val="0"/>
      <w:marTop w:val="0"/>
      <w:marBottom w:val="0"/>
      <w:divBdr>
        <w:top w:val="none" w:sz="0" w:space="0" w:color="auto"/>
        <w:left w:val="none" w:sz="0" w:space="0" w:color="auto"/>
        <w:bottom w:val="none" w:sz="0" w:space="0" w:color="auto"/>
        <w:right w:val="none" w:sz="0" w:space="0" w:color="auto"/>
      </w:divBdr>
    </w:div>
    <w:div w:id="962810757">
      <w:marLeft w:val="640"/>
      <w:marRight w:val="0"/>
      <w:marTop w:val="0"/>
      <w:marBottom w:val="0"/>
      <w:divBdr>
        <w:top w:val="none" w:sz="0" w:space="0" w:color="auto"/>
        <w:left w:val="none" w:sz="0" w:space="0" w:color="auto"/>
        <w:bottom w:val="none" w:sz="0" w:space="0" w:color="auto"/>
        <w:right w:val="none" w:sz="0" w:space="0" w:color="auto"/>
      </w:divBdr>
    </w:div>
    <w:div w:id="962881842">
      <w:marLeft w:val="640"/>
      <w:marRight w:val="0"/>
      <w:marTop w:val="0"/>
      <w:marBottom w:val="0"/>
      <w:divBdr>
        <w:top w:val="none" w:sz="0" w:space="0" w:color="auto"/>
        <w:left w:val="none" w:sz="0" w:space="0" w:color="auto"/>
        <w:bottom w:val="none" w:sz="0" w:space="0" w:color="auto"/>
        <w:right w:val="none" w:sz="0" w:space="0" w:color="auto"/>
      </w:divBdr>
    </w:div>
    <w:div w:id="962882891">
      <w:marLeft w:val="640"/>
      <w:marRight w:val="0"/>
      <w:marTop w:val="0"/>
      <w:marBottom w:val="0"/>
      <w:divBdr>
        <w:top w:val="none" w:sz="0" w:space="0" w:color="auto"/>
        <w:left w:val="none" w:sz="0" w:space="0" w:color="auto"/>
        <w:bottom w:val="none" w:sz="0" w:space="0" w:color="auto"/>
        <w:right w:val="none" w:sz="0" w:space="0" w:color="auto"/>
      </w:divBdr>
    </w:div>
    <w:div w:id="962924891">
      <w:marLeft w:val="640"/>
      <w:marRight w:val="0"/>
      <w:marTop w:val="0"/>
      <w:marBottom w:val="0"/>
      <w:divBdr>
        <w:top w:val="none" w:sz="0" w:space="0" w:color="auto"/>
        <w:left w:val="none" w:sz="0" w:space="0" w:color="auto"/>
        <w:bottom w:val="none" w:sz="0" w:space="0" w:color="auto"/>
        <w:right w:val="none" w:sz="0" w:space="0" w:color="auto"/>
      </w:divBdr>
    </w:div>
    <w:div w:id="962925127">
      <w:marLeft w:val="640"/>
      <w:marRight w:val="0"/>
      <w:marTop w:val="0"/>
      <w:marBottom w:val="0"/>
      <w:divBdr>
        <w:top w:val="none" w:sz="0" w:space="0" w:color="auto"/>
        <w:left w:val="none" w:sz="0" w:space="0" w:color="auto"/>
        <w:bottom w:val="none" w:sz="0" w:space="0" w:color="auto"/>
        <w:right w:val="none" w:sz="0" w:space="0" w:color="auto"/>
      </w:divBdr>
    </w:div>
    <w:div w:id="962925736">
      <w:marLeft w:val="640"/>
      <w:marRight w:val="0"/>
      <w:marTop w:val="0"/>
      <w:marBottom w:val="0"/>
      <w:divBdr>
        <w:top w:val="none" w:sz="0" w:space="0" w:color="auto"/>
        <w:left w:val="none" w:sz="0" w:space="0" w:color="auto"/>
        <w:bottom w:val="none" w:sz="0" w:space="0" w:color="auto"/>
        <w:right w:val="none" w:sz="0" w:space="0" w:color="auto"/>
      </w:divBdr>
    </w:div>
    <w:div w:id="963191887">
      <w:marLeft w:val="640"/>
      <w:marRight w:val="0"/>
      <w:marTop w:val="0"/>
      <w:marBottom w:val="0"/>
      <w:divBdr>
        <w:top w:val="none" w:sz="0" w:space="0" w:color="auto"/>
        <w:left w:val="none" w:sz="0" w:space="0" w:color="auto"/>
        <w:bottom w:val="none" w:sz="0" w:space="0" w:color="auto"/>
        <w:right w:val="none" w:sz="0" w:space="0" w:color="auto"/>
      </w:divBdr>
    </w:div>
    <w:div w:id="963194996">
      <w:marLeft w:val="640"/>
      <w:marRight w:val="0"/>
      <w:marTop w:val="0"/>
      <w:marBottom w:val="0"/>
      <w:divBdr>
        <w:top w:val="none" w:sz="0" w:space="0" w:color="auto"/>
        <w:left w:val="none" w:sz="0" w:space="0" w:color="auto"/>
        <w:bottom w:val="none" w:sz="0" w:space="0" w:color="auto"/>
        <w:right w:val="none" w:sz="0" w:space="0" w:color="auto"/>
      </w:divBdr>
    </w:div>
    <w:div w:id="963195829">
      <w:marLeft w:val="640"/>
      <w:marRight w:val="0"/>
      <w:marTop w:val="0"/>
      <w:marBottom w:val="0"/>
      <w:divBdr>
        <w:top w:val="none" w:sz="0" w:space="0" w:color="auto"/>
        <w:left w:val="none" w:sz="0" w:space="0" w:color="auto"/>
        <w:bottom w:val="none" w:sz="0" w:space="0" w:color="auto"/>
        <w:right w:val="none" w:sz="0" w:space="0" w:color="auto"/>
      </w:divBdr>
    </w:div>
    <w:div w:id="963274024">
      <w:marLeft w:val="640"/>
      <w:marRight w:val="0"/>
      <w:marTop w:val="0"/>
      <w:marBottom w:val="0"/>
      <w:divBdr>
        <w:top w:val="none" w:sz="0" w:space="0" w:color="auto"/>
        <w:left w:val="none" w:sz="0" w:space="0" w:color="auto"/>
        <w:bottom w:val="none" w:sz="0" w:space="0" w:color="auto"/>
        <w:right w:val="none" w:sz="0" w:space="0" w:color="auto"/>
      </w:divBdr>
    </w:div>
    <w:div w:id="963384183">
      <w:marLeft w:val="640"/>
      <w:marRight w:val="0"/>
      <w:marTop w:val="0"/>
      <w:marBottom w:val="0"/>
      <w:divBdr>
        <w:top w:val="none" w:sz="0" w:space="0" w:color="auto"/>
        <w:left w:val="none" w:sz="0" w:space="0" w:color="auto"/>
        <w:bottom w:val="none" w:sz="0" w:space="0" w:color="auto"/>
        <w:right w:val="none" w:sz="0" w:space="0" w:color="auto"/>
      </w:divBdr>
    </w:div>
    <w:div w:id="963385254">
      <w:marLeft w:val="640"/>
      <w:marRight w:val="0"/>
      <w:marTop w:val="0"/>
      <w:marBottom w:val="0"/>
      <w:divBdr>
        <w:top w:val="none" w:sz="0" w:space="0" w:color="auto"/>
        <w:left w:val="none" w:sz="0" w:space="0" w:color="auto"/>
        <w:bottom w:val="none" w:sz="0" w:space="0" w:color="auto"/>
        <w:right w:val="none" w:sz="0" w:space="0" w:color="auto"/>
      </w:divBdr>
    </w:div>
    <w:div w:id="963387422">
      <w:marLeft w:val="640"/>
      <w:marRight w:val="0"/>
      <w:marTop w:val="0"/>
      <w:marBottom w:val="0"/>
      <w:divBdr>
        <w:top w:val="none" w:sz="0" w:space="0" w:color="auto"/>
        <w:left w:val="none" w:sz="0" w:space="0" w:color="auto"/>
        <w:bottom w:val="none" w:sz="0" w:space="0" w:color="auto"/>
        <w:right w:val="none" w:sz="0" w:space="0" w:color="auto"/>
      </w:divBdr>
    </w:div>
    <w:div w:id="963393053">
      <w:marLeft w:val="640"/>
      <w:marRight w:val="0"/>
      <w:marTop w:val="0"/>
      <w:marBottom w:val="0"/>
      <w:divBdr>
        <w:top w:val="none" w:sz="0" w:space="0" w:color="auto"/>
        <w:left w:val="none" w:sz="0" w:space="0" w:color="auto"/>
        <w:bottom w:val="none" w:sz="0" w:space="0" w:color="auto"/>
        <w:right w:val="none" w:sz="0" w:space="0" w:color="auto"/>
      </w:divBdr>
    </w:div>
    <w:div w:id="963465762">
      <w:marLeft w:val="640"/>
      <w:marRight w:val="0"/>
      <w:marTop w:val="0"/>
      <w:marBottom w:val="0"/>
      <w:divBdr>
        <w:top w:val="none" w:sz="0" w:space="0" w:color="auto"/>
        <w:left w:val="none" w:sz="0" w:space="0" w:color="auto"/>
        <w:bottom w:val="none" w:sz="0" w:space="0" w:color="auto"/>
        <w:right w:val="none" w:sz="0" w:space="0" w:color="auto"/>
      </w:divBdr>
    </w:div>
    <w:div w:id="963579764">
      <w:marLeft w:val="640"/>
      <w:marRight w:val="0"/>
      <w:marTop w:val="0"/>
      <w:marBottom w:val="0"/>
      <w:divBdr>
        <w:top w:val="none" w:sz="0" w:space="0" w:color="auto"/>
        <w:left w:val="none" w:sz="0" w:space="0" w:color="auto"/>
        <w:bottom w:val="none" w:sz="0" w:space="0" w:color="auto"/>
        <w:right w:val="none" w:sz="0" w:space="0" w:color="auto"/>
      </w:divBdr>
    </w:div>
    <w:div w:id="963658843">
      <w:marLeft w:val="640"/>
      <w:marRight w:val="0"/>
      <w:marTop w:val="0"/>
      <w:marBottom w:val="0"/>
      <w:divBdr>
        <w:top w:val="none" w:sz="0" w:space="0" w:color="auto"/>
        <w:left w:val="none" w:sz="0" w:space="0" w:color="auto"/>
        <w:bottom w:val="none" w:sz="0" w:space="0" w:color="auto"/>
        <w:right w:val="none" w:sz="0" w:space="0" w:color="auto"/>
      </w:divBdr>
    </w:div>
    <w:div w:id="963730846">
      <w:marLeft w:val="640"/>
      <w:marRight w:val="0"/>
      <w:marTop w:val="0"/>
      <w:marBottom w:val="0"/>
      <w:divBdr>
        <w:top w:val="none" w:sz="0" w:space="0" w:color="auto"/>
        <w:left w:val="none" w:sz="0" w:space="0" w:color="auto"/>
        <w:bottom w:val="none" w:sz="0" w:space="0" w:color="auto"/>
        <w:right w:val="none" w:sz="0" w:space="0" w:color="auto"/>
      </w:divBdr>
    </w:div>
    <w:div w:id="963998302">
      <w:marLeft w:val="640"/>
      <w:marRight w:val="0"/>
      <w:marTop w:val="0"/>
      <w:marBottom w:val="0"/>
      <w:divBdr>
        <w:top w:val="none" w:sz="0" w:space="0" w:color="auto"/>
        <w:left w:val="none" w:sz="0" w:space="0" w:color="auto"/>
        <w:bottom w:val="none" w:sz="0" w:space="0" w:color="auto"/>
        <w:right w:val="none" w:sz="0" w:space="0" w:color="auto"/>
      </w:divBdr>
    </w:div>
    <w:div w:id="964045333">
      <w:marLeft w:val="640"/>
      <w:marRight w:val="0"/>
      <w:marTop w:val="0"/>
      <w:marBottom w:val="0"/>
      <w:divBdr>
        <w:top w:val="none" w:sz="0" w:space="0" w:color="auto"/>
        <w:left w:val="none" w:sz="0" w:space="0" w:color="auto"/>
        <w:bottom w:val="none" w:sz="0" w:space="0" w:color="auto"/>
        <w:right w:val="none" w:sz="0" w:space="0" w:color="auto"/>
      </w:divBdr>
    </w:div>
    <w:div w:id="964166225">
      <w:marLeft w:val="640"/>
      <w:marRight w:val="0"/>
      <w:marTop w:val="0"/>
      <w:marBottom w:val="0"/>
      <w:divBdr>
        <w:top w:val="none" w:sz="0" w:space="0" w:color="auto"/>
        <w:left w:val="none" w:sz="0" w:space="0" w:color="auto"/>
        <w:bottom w:val="none" w:sz="0" w:space="0" w:color="auto"/>
        <w:right w:val="none" w:sz="0" w:space="0" w:color="auto"/>
      </w:divBdr>
    </w:div>
    <w:div w:id="964232163">
      <w:marLeft w:val="640"/>
      <w:marRight w:val="0"/>
      <w:marTop w:val="0"/>
      <w:marBottom w:val="0"/>
      <w:divBdr>
        <w:top w:val="none" w:sz="0" w:space="0" w:color="auto"/>
        <w:left w:val="none" w:sz="0" w:space="0" w:color="auto"/>
        <w:bottom w:val="none" w:sz="0" w:space="0" w:color="auto"/>
        <w:right w:val="none" w:sz="0" w:space="0" w:color="auto"/>
      </w:divBdr>
    </w:div>
    <w:div w:id="964309933">
      <w:marLeft w:val="640"/>
      <w:marRight w:val="0"/>
      <w:marTop w:val="0"/>
      <w:marBottom w:val="0"/>
      <w:divBdr>
        <w:top w:val="none" w:sz="0" w:space="0" w:color="auto"/>
        <w:left w:val="none" w:sz="0" w:space="0" w:color="auto"/>
        <w:bottom w:val="none" w:sz="0" w:space="0" w:color="auto"/>
        <w:right w:val="none" w:sz="0" w:space="0" w:color="auto"/>
      </w:divBdr>
    </w:div>
    <w:div w:id="964314427">
      <w:marLeft w:val="640"/>
      <w:marRight w:val="0"/>
      <w:marTop w:val="0"/>
      <w:marBottom w:val="0"/>
      <w:divBdr>
        <w:top w:val="none" w:sz="0" w:space="0" w:color="auto"/>
        <w:left w:val="none" w:sz="0" w:space="0" w:color="auto"/>
        <w:bottom w:val="none" w:sz="0" w:space="0" w:color="auto"/>
        <w:right w:val="none" w:sz="0" w:space="0" w:color="auto"/>
      </w:divBdr>
    </w:div>
    <w:div w:id="964316738">
      <w:marLeft w:val="640"/>
      <w:marRight w:val="0"/>
      <w:marTop w:val="0"/>
      <w:marBottom w:val="0"/>
      <w:divBdr>
        <w:top w:val="none" w:sz="0" w:space="0" w:color="auto"/>
        <w:left w:val="none" w:sz="0" w:space="0" w:color="auto"/>
        <w:bottom w:val="none" w:sz="0" w:space="0" w:color="auto"/>
        <w:right w:val="none" w:sz="0" w:space="0" w:color="auto"/>
      </w:divBdr>
    </w:div>
    <w:div w:id="964316768">
      <w:marLeft w:val="640"/>
      <w:marRight w:val="0"/>
      <w:marTop w:val="0"/>
      <w:marBottom w:val="0"/>
      <w:divBdr>
        <w:top w:val="none" w:sz="0" w:space="0" w:color="auto"/>
        <w:left w:val="none" w:sz="0" w:space="0" w:color="auto"/>
        <w:bottom w:val="none" w:sz="0" w:space="0" w:color="auto"/>
        <w:right w:val="none" w:sz="0" w:space="0" w:color="auto"/>
      </w:divBdr>
    </w:div>
    <w:div w:id="964386648">
      <w:marLeft w:val="640"/>
      <w:marRight w:val="0"/>
      <w:marTop w:val="0"/>
      <w:marBottom w:val="0"/>
      <w:divBdr>
        <w:top w:val="none" w:sz="0" w:space="0" w:color="auto"/>
        <w:left w:val="none" w:sz="0" w:space="0" w:color="auto"/>
        <w:bottom w:val="none" w:sz="0" w:space="0" w:color="auto"/>
        <w:right w:val="none" w:sz="0" w:space="0" w:color="auto"/>
      </w:divBdr>
    </w:div>
    <w:div w:id="964431797">
      <w:marLeft w:val="640"/>
      <w:marRight w:val="0"/>
      <w:marTop w:val="0"/>
      <w:marBottom w:val="0"/>
      <w:divBdr>
        <w:top w:val="none" w:sz="0" w:space="0" w:color="auto"/>
        <w:left w:val="none" w:sz="0" w:space="0" w:color="auto"/>
        <w:bottom w:val="none" w:sz="0" w:space="0" w:color="auto"/>
        <w:right w:val="none" w:sz="0" w:space="0" w:color="auto"/>
      </w:divBdr>
    </w:div>
    <w:div w:id="964583166">
      <w:marLeft w:val="640"/>
      <w:marRight w:val="0"/>
      <w:marTop w:val="0"/>
      <w:marBottom w:val="0"/>
      <w:divBdr>
        <w:top w:val="none" w:sz="0" w:space="0" w:color="auto"/>
        <w:left w:val="none" w:sz="0" w:space="0" w:color="auto"/>
        <w:bottom w:val="none" w:sz="0" w:space="0" w:color="auto"/>
        <w:right w:val="none" w:sz="0" w:space="0" w:color="auto"/>
      </w:divBdr>
    </w:div>
    <w:div w:id="964625710">
      <w:marLeft w:val="640"/>
      <w:marRight w:val="0"/>
      <w:marTop w:val="0"/>
      <w:marBottom w:val="0"/>
      <w:divBdr>
        <w:top w:val="none" w:sz="0" w:space="0" w:color="auto"/>
        <w:left w:val="none" w:sz="0" w:space="0" w:color="auto"/>
        <w:bottom w:val="none" w:sz="0" w:space="0" w:color="auto"/>
        <w:right w:val="none" w:sz="0" w:space="0" w:color="auto"/>
      </w:divBdr>
    </w:div>
    <w:div w:id="964626611">
      <w:marLeft w:val="640"/>
      <w:marRight w:val="0"/>
      <w:marTop w:val="0"/>
      <w:marBottom w:val="0"/>
      <w:divBdr>
        <w:top w:val="none" w:sz="0" w:space="0" w:color="auto"/>
        <w:left w:val="none" w:sz="0" w:space="0" w:color="auto"/>
        <w:bottom w:val="none" w:sz="0" w:space="0" w:color="auto"/>
        <w:right w:val="none" w:sz="0" w:space="0" w:color="auto"/>
      </w:divBdr>
    </w:div>
    <w:div w:id="964696406">
      <w:marLeft w:val="640"/>
      <w:marRight w:val="0"/>
      <w:marTop w:val="0"/>
      <w:marBottom w:val="0"/>
      <w:divBdr>
        <w:top w:val="none" w:sz="0" w:space="0" w:color="auto"/>
        <w:left w:val="none" w:sz="0" w:space="0" w:color="auto"/>
        <w:bottom w:val="none" w:sz="0" w:space="0" w:color="auto"/>
        <w:right w:val="none" w:sz="0" w:space="0" w:color="auto"/>
      </w:divBdr>
    </w:div>
    <w:div w:id="964776453">
      <w:marLeft w:val="640"/>
      <w:marRight w:val="0"/>
      <w:marTop w:val="0"/>
      <w:marBottom w:val="0"/>
      <w:divBdr>
        <w:top w:val="none" w:sz="0" w:space="0" w:color="auto"/>
        <w:left w:val="none" w:sz="0" w:space="0" w:color="auto"/>
        <w:bottom w:val="none" w:sz="0" w:space="0" w:color="auto"/>
        <w:right w:val="none" w:sz="0" w:space="0" w:color="auto"/>
      </w:divBdr>
    </w:div>
    <w:div w:id="964848875">
      <w:marLeft w:val="640"/>
      <w:marRight w:val="0"/>
      <w:marTop w:val="0"/>
      <w:marBottom w:val="0"/>
      <w:divBdr>
        <w:top w:val="none" w:sz="0" w:space="0" w:color="auto"/>
        <w:left w:val="none" w:sz="0" w:space="0" w:color="auto"/>
        <w:bottom w:val="none" w:sz="0" w:space="0" w:color="auto"/>
        <w:right w:val="none" w:sz="0" w:space="0" w:color="auto"/>
      </w:divBdr>
    </w:div>
    <w:div w:id="964890426">
      <w:marLeft w:val="640"/>
      <w:marRight w:val="0"/>
      <w:marTop w:val="0"/>
      <w:marBottom w:val="0"/>
      <w:divBdr>
        <w:top w:val="none" w:sz="0" w:space="0" w:color="auto"/>
        <w:left w:val="none" w:sz="0" w:space="0" w:color="auto"/>
        <w:bottom w:val="none" w:sz="0" w:space="0" w:color="auto"/>
        <w:right w:val="none" w:sz="0" w:space="0" w:color="auto"/>
      </w:divBdr>
    </w:div>
    <w:div w:id="964964920">
      <w:marLeft w:val="640"/>
      <w:marRight w:val="0"/>
      <w:marTop w:val="0"/>
      <w:marBottom w:val="0"/>
      <w:divBdr>
        <w:top w:val="none" w:sz="0" w:space="0" w:color="auto"/>
        <w:left w:val="none" w:sz="0" w:space="0" w:color="auto"/>
        <w:bottom w:val="none" w:sz="0" w:space="0" w:color="auto"/>
        <w:right w:val="none" w:sz="0" w:space="0" w:color="auto"/>
      </w:divBdr>
    </w:div>
    <w:div w:id="964971271">
      <w:marLeft w:val="640"/>
      <w:marRight w:val="0"/>
      <w:marTop w:val="0"/>
      <w:marBottom w:val="0"/>
      <w:divBdr>
        <w:top w:val="none" w:sz="0" w:space="0" w:color="auto"/>
        <w:left w:val="none" w:sz="0" w:space="0" w:color="auto"/>
        <w:bottom w:val="none" w:sz="0" w:space="0" w:color="auto"/>
        <w:right w:val="none" w:sz="0" w:space="0" w:color="auto"/>
      </w:divBdr>
    </w:div>
    <w:div w:id="965045105">
      <w:marLeft w:val="640"/>
      <w:marRight w:val="0"/>
      <w:marTop w:val="0"/>
      <w:marBottom w:val="0"/>
      <w:divBdr>
        <w:top w:val="none" w:sz="0" w:space="0" w:color="auto"/>
        <w:left w:val="none" w:sz="0" w:space="0" w:color="auto"/>
        <w:bottom w:val="none" w:sz="0" w:space="0" w:color="auto"/>
        <w:right w:val="none" w:sz="0" w:space="0" w:color="auto"/>
      </w:divBdr>
    </w:div>
    <w:div w:id="965086618">
      <w:marLeft w:val="640"/>
      <w:marRight w:val="0"/>
      <w:marTop w:val="0"/>
      <w:marBottom w:val="0"/>
      <w:divBdr>
        <w:top w:val="none" w:sz="0" w:space="0" w:color="auto"/>
        <w:left w:val="none" w:sz="0" w:space="0" w:color="auto"/>
        <w:bottom w:val="none" w:sz="0" w:space="0" w:color="auto"/>
        <w:right w:val="none" w:sz="0" w:space="0" w:color="auto"/>
      </w:divBdr>
    </w:div>
    <w:div w:id="965087807">
      <w:marLeft w:val="640"/>
      <w:marRight w:val="0"/>
      <w:marTop w:val="0"/>
      <w:marBottom w:val="0"/>
      <w:divBdr>
        <w:top w:val="none" w:sz="0" w:space="0" w:color="auto"/>
        <w:left w:val="none" w:sz="0" w:space="0" w:color="auto"/>
        <w:bottom w:val="none" w:sz="0" w:space="0" w:color="auto"/>
        <w:right w:val="none" w:sz="0" w:space="0" w:color="auto"/>
      </w:divBdr>
    </w:div>
    <w:div w:id="965232846">
      <w:marLeft w:val="640"/>
      <w:marRight w:val="0"/>
      <w:marTop w:val="0"/>
      <w:marBottom w:val="0"/>
      <w:divBdr>
        <w:top w:val="none" w:sz="0" w:space="0" w:color="auto"/>
        <w:left w:val="none" w:sz="0" w:space="0" w:color="auto"/>
        <w:bottom w:val="none" w:sz="0" w:space="0" w:color="auto"/>
        <w:right w:val="none" w:sz="0" w:space="0" w:color="auto"/>
      </w:divBdr>
    </w:div>
    <w:div w:id="965280686">
      <w:marLeft w:val="640"/>
      <w:marRight w:val="0"/>
      <w:marTop w:val="0"/>
      <w:marBottom w:val="0"/>
      <w:divBdr>
        <w:top w:val="none" w:sz="0" w:space="0" w:color="auto"/>
        <w:left w:val="none" w:sz="0" w:space="0" w:color="auto"/>
        <w:bottom w:val="none" w:sz="0" w:space="0" w:color="auto"/>
        <w:right w:val="none" w:sz="0" w:space="0" w:color="auto"/>
      </w:divBdr>
    </w:div>
    <w:div w:id="965280893">
      <w:marLeft w:val="640"/>
      <w:marRight w:val="0"/>
      <w:marTop w:val="0"/>
      <w:marBottom w:val="0"/>
      <w:divBdr>
        <w:top w:val="none" w:sz="0" w:space="0" w:color="auto"/>
        <w:left w:val="none" w:sz="0" w:space="0" w:color="auto"/>
        <w:bottom w:val="none" w:sz="0" w:space="0" w:color="auto"/>
        <w:right w:val="none" w:sz="0" w:space="0" w:color="auto"/>
      </w:divBdr>
    </w:div>
    <w:div w:id="965310044">
      <w:marLeft w:val="640"/>
      <w:marRight w:val="0"/>
      <w:marTop w:val="0"/>
      <w:marBottom w:val="0"/>
      <w:divBdr>
        <w:top w:val="none" w:sz="0" w:space="0" w:color="auto"/>
        <w:left w:val="none" w:sz="0" w:space="0" w:color="auto"/>
        <w:bottom w:val="none" w:sz="0" w:space="0" w:color="auto"/>
        <w:right w:val="none" w:sz="0" w:space="0" w:color="auto"/>
      </w:divBdr>
    </w:div>
    <w:div w:id="965350389">
      <w:marLeft w:val="640"/>
      <w:marRight w:val="0"/>
      <w:marTop w:val="0"/>
      <w:marBottom w:val="0"/>
      <w:divBdr>
        <w:top w:val="none" w:sz="0" w:space="0" w:color="auto"/>
        <w:left w:val="none" w:sz="0" w:space="0" w:color="auto"/>
        <w:bottom w:val="none" w:sz="0" w:space="0" w:color="auto"/>
        <w:right w:val="none" w:sz="0" w:space="0" w:color="auto"/>
      </w:divBdr>
    </w:div>
    <w:div w:id="965505471">
      <w:marLeft w:val="640"/>
      <w:marRight w:val="0"/>
      <w:marTop w:val="0"/>
      <w:marBottom w:val="0"/>
      <w:divBdr>
        <w:top w:val="none" w:sz="0" w:space="0" w:color="auto"/>
        <w:left w:val="none" w:sz="0" w:space="0" w:color="auto"/>
        <w:bottom w:val="none" w:sz="0" w:space="0" w:color="auto"/>
        <w:right w:val="none" w:sz="0" w:space="0" w:color="auto"/>
      </w:divBdr>
    </w:div>
    <w:div w:id="965624512">
      <w:marLeft w:val="640"/>
      <w:marRight w:val="0"/>
      <w:marTop w:val="0"/>
      <w:marBottom w:val="0"/>
      <w:divBdr>
        <w:top w:val="none" w:sz="0" w:space="0" w:color="auto"/>
        <w:left w:val="none" w:sz="0" w:space="0" w:color="auto"/>
        <w:bottom w:val="none" w:sz="0" w:space="0" w:color="auto"/>
        <w:right w:val="none" w:sz="0" w:space="0" w:color="auto"/>
      </w:divBdr>
    </w:div>
    <w:div w:id="965695093">
      <w:marLeft w:val="640"/>
      <w:marRight w:val="0"/>
      <w:marTop w:val="0"/>
      <w:marBottom w:val="0"/>
      <w:divBdr>
        <w:top w:val="none" w:sz="0" w:space="0" w:color="auto"/>
        <w:left w:val="none" w:sz="0" w:space="0" w:color="auto"/>
        <w:bottom w:val="none" w:sz="0" w:space="0" w:color="auto"/>
        <w:right w:val="none" w:sz="0" w:space="0" w:color="auto"/>
      </w:divBdr>
    </w:div>
    <w:div w:id="965740075">
      <w:marLeft w:val="640"/>
      <w:marRight w:val="0"/>
      <w:marTop w:val="0"/>
      <w:marBottom w:val="0"/>
      <w:divBdr>
        <w:top w:val="none" w:sz="0" w:space="0" w:color="auto"/>
        <w:left w:val="none" w:sz="0" w:space="0" w:color="auto"/>
        <w:bottom w:val="none" w:sz="0" w:space="0" w:color="auto"/>
        <w:right w:val="none" w:sz="0" w:space="0" w:color="auto"/>
      </w:divBdr>
    </w:div>
    <w:div w:id="965740577">
      <w:marLeft w:val="640"/>
      <w:marRight w:val="0"/>
      <w:marTop w:val="0"/>
      <w:marBottom w:val="0"/>
      <w:divBdr>
        <w:top w:val="none" w:sz="0" w:space="0" w:color="auto"/>
        <w:left w:val="none" w:sz="0" w:space="0" w:color="auto"/>
        <w:bottom w:val="none" w:sz="0" w:space="0" w:color="auto"/>
        <w:right w:val="none" w:sz="0" w:space="0" w:color="auto"/>
      </w:divBdr>
    </w:div>
    <w:div w:id="965817010">
      <w:marLeft w:val="640"/>
      <w:marRight w:val="0"/>
      <w:marTop w:val="0"/>
      <w:marBottom w:val="0"/>
      <w:divBdr>
        <w:top w:val="none" w:sz="0" w:space="0" w:color="auto"/>
        <w:left w:val="none" w:sz="0" w:space="0" w:color="auto"/>
        <w:bottom w:val="none" w:sz="0" w:space="0" w:color="auto"/>
        <w:right w:val="none" w:sz="0" w:space="0" w:color="auto"/>
      </w:divBdr>
    </w:div>
    <w:div w:id="965818333">
      <w:marLeft w:val="640"/>
      <w:marRight w:val="0"/>
      <w:marTop w:val="0"/>
      <w:marBottom w:val="0"/>
      <w:divBdr>
        <w:top w:val="none" w:sz="0" w:space="0" w:color="auto"/>
        <w:left w:val="none" w:sz="0" w:space="0" w:color="auto"/>
        <w:bottom w:val="none" w:sz="0" w:space="0" w:color="auto"/>
        <w:right w:val="none" w:sz="0" w:space="0" w:color="auto"/>
      </w:divBdr>
    </w:div>
    <w:div w:id="965891785">
      <w:marLeft w:val="640"/>
      <w:marRight w:val="0"/>
      <w:marTop w:val="0"/>
      <w:marBottom w:val="0"/>
      <w:divBdr>
        <w:top w:val="none" w:sz="0" w:space="0" w:color="auto"/>
        <w:left w:val="none" w:sz="0" w:space="0" w:color="auto"/>
        <w:bottom w:val="none" w:sz="0" w:space="0" w:color="auto"/>
        <w:right w:val="none" w:sz="0" w:space="0" w:color="auto"/>
      </w:divBdr>
    </w:div>
    <w:div w:id="965964155">
      <w:marLeft w:val="640"/>
      <w:marRight w:val="0"/>
      <w:marTop w:val="0"/>
      <w:marBottom w:val="0"/>
      <w:divBdr>
        <w:top w:val="none" w:sz="0" w:space="0" w:color="auto"/>
        <w:left w:val="none" w:sz="0" w:space="0" w:color="auto"/>
        <w:bottom w:val="none" w:sz="0" w:space="0" w:color="auto"/>
        <w:right w:val="none" w:sz="0" w:space="0" w:color="auto"/>
      </w:divBdr>
    </w:div>
    <w:div w:id="966081092">
      <w:marLeft w:val="640"/>
      <w:marRight w:val="0"/>
      <w:marTop w:val="0"/>
      <w:marBottom w:val="0"/>
      <w:divBdr>
        <w:top w:val="none" w:sz="0" w:space="0" w:color="auto"/>
        <w:left w:val="none" w:sz="0" w:space="0" w:color="auto"/>
        <w:bottom w:val="none" w:sz="0" w:space="0" w:color="auto"/>
        <w:right w:val="none" w:sz="0" w:space="0" w:color="auto"/>
      </w:divBdr>
    </w:div>
    <w:div w:id="966087088">
      <w:marLeft w:val="640"/>
      <w:marRight w:val="0"/>
      <w:marTop w:val="0"/>
      <w:marBottom w:val="0"/>
      <w:divBdr>
        <w:top w:val="none" w:sz="0" w:space="0" w:color="auto"/>
        <w:left w:val="none" w:sz="0" w:space="0" w:color="auto"/>
        <w:bottom w:val="none" w:sz="0" w:space="0" w:color="auto"/>
        <w:right w:val="none" w:sz="0" w:space="0" w:color="auto"/>
      </w:divBdr>
    </w:div>
    <w:div w:id="966088839">
      <w:marLeft w:val="640"/>
      <w:marRight w:val="0"/>
      <w:marTop w:val="0"/>
      <w:marBottom w:val="0"/>
      <w:divBdr>
        <w:top w:val="none" w:sz="0" w:space="0" w:color="auto"/>
        <w:left w:val="none" w:sz="0" w:space="0" w:color="auto"/>
        <w:bottom w:val="none" w:sz="0" w:space="0" w:color="auto"/>
        <w:right w:val="none" w:sz="0" w:space="0" w:color="auto"/>
      </w:divBdr>
    </w:div>
    <w:div w:id="966200717">
      <w:marLeft w:val="640"/>
      <w:marRight w:val="0"/>
      <w:marTop w:val="0"/>
      <w:marBottom w:val="0"/>
      <w:divBdr>
        <w:top w:val="none" w:sz="0" w:space="0" w:color="auto"/>
        <w:left w:val="none" w:sz="0" w:space="0" w:color="auto"/>
        <w:bottom w:val="none" w:sz="0" w:space="0" w:color="auto"/>
        <w:right w:val="none" w:sz="0" w:space="0" w:color="auto"/>
      </w:divBdr>
    </w:div>
    <w:div w:id="966352882">
      <w:marLeft w:val="640"/>
      <w:marRight w:val="0"/>
      <w:marTop w:val="0"/>
      <w:marBottom w:val="0"/>
      <w:divBdr>
        <w:top w:val="none" w:sz="0" w:space="0" w:color="auto"/>
        <w:left w:val="none" w:sz="0" w:space="0" w:color="auto"/>
        <w:bottom w:val="none" w:sz="0" w:space="0" w:color="auto"/>
        <w:right w:val="none" w:sz="0" w:space="0" w:color="auto"/>
      </w:divBdr>
    </w:div>
    <w:div w:id="966354918">
      <w:marLeft w:val="640"/>
      <w:marRight w:val="0"/>
      <w:marTop w:val="0"/>
      <w:marBottom w:val="0"/>
      <w:divBdr>
        <w:top w:val="none" w:sz="0" w:space="0" w:color="auto"/>
        <w:left w:val="none" w:sz="0" w:space="0" w:color="auto"/>
        <w:bottom w:val="none" w:sz="0" w:space="0" w:color="auto"/>
        <w:right w:val="none" w:sz="0" w:space="0" w:color="auto"/>
      </w:divBdr>
    </w:div>
    <w:div w:id="966357075">
      <w:marLeft w:val="480"/>
      <w:marRight w:val="0"/>
      <w:marTop w:val="0"/>
      <w:marBottom w:val="0"/>
      <w:divBdr>
        <w:top w:val="none" w:sz="0" w:space="0" w:color="auto"/>
        <w:left w:val="none" w:sz="0" w:space="0" w:color="auto"/>
        <w:bottom w:val="none" w:sz="0" w:space="0" w:color="auto"/>
        <w:right w:val="none" w:sz="0" w:space="0" w:color="auto"/>
      </w:divBdr>
    </w:div>
    <w:div w:id="966357661">
      <w:marLeft w:val="640"/>
      <w:marRight w:val="0"/>
      <w:marTop w:val="0"/>
      <w:marBottom w:val="0"/>
      <w:divBdr>
        <w:top w:val="none" w:sz="0" w:space="0" w:color="auto"/>
        <w:left w:val="none" w:sz="0" w:space="0" w:color="auto"/>
        <w:bottom w:val="none" w:sz="0" w:space="0" w:color="auto"/>
        <w:right w:val="none" w:sz="0" w:space="0" w:color="auto"/>
      </w:divBdr>
    </w:div>
    <w:div w:id="966398207">
      <w:marLeft w:val="640"/>
      <w:marRight w:val="0"/>
      <w:marTop w:val="0"/>
      <w:marBottom w:val="0"/>
      <w:divBdr>
        <w:top w:val="none" w:sz="0" w:space="0" w:color="auto"/>
        <w:left w:val="none" w:sz="0" w:space="0" w:color="auto"/>
        <w:bottom w:val="none" w:sz="0" w:space="0" w:color="auto"/>
        <w:right w:val="none" w:sz="0" w:space="0" w:color="auto"/>
      </w:divBdr>
    </w:div>
    <w:div w:id="966469600">
      <w:marLeft w:val="640"/>
      <w:marRight w:val="0"/>
      <w:marTop w:val="0"/>
      <w:marBottom w:val="0"/>
      <w:divBdr>
        <w:top w:val="none" w:sz="0" w:space="0" w:color="auto"/>
        <w:left w:val="none" w:sz="0" w:space="0" w:color="auto"/>
        <w:bottom w:val="none" w:sz="0" w:space="0" w:color="auto"/>
        <w:right w:val="none" w:sz="0" w:space="0" w:color="auto"/>
      </w:divBdr>
    </w:div>
    <w:div w:id="966471836">
      <w:marLeft w:val="640"/>
      <w:marRight w:val="0"/>
      <w:marTop w:val="0"/>
      <w:marBottom w:val="0"/>
      <w:divBdr>
        <w:top w:val="none" w:sz="0" w:space="0" w:color="auto"/>
        <w:left w:val="none" w:sz="0" w:space="0" w:color="auto"/>
        <w:bottom w:val="none" w:sz="0" w:space="0" w:color="auto"/>
        <w:right w:val="none" w:sz="0" w:space="0" w:color="auto"/>
      </w:divBdr>
    </w:div>
    <w:div w:id="966543900">
      <w:marLeft w:val="640"/>
      <w:marRight w:val="0"/>
      <w:marTop w:val="0"/>
      <w:marBottom w:val="0"/>
      <w:divBdr>
        <w:top w:val="none" w:sz="0" w:space="0" w:color="auto"/>
        <w:left w:val="none" w:sz="0" w:space="0" w:color="auto"/>
        <w:bottom w:val="none" w:sz="0" w:space="0" w:color="auto"/>
        <w:right w:val="none" w:sz="0" w:space="0" w:color="auto"/>
      </w:divBdr>
    </w:div>
    <w:div w:id="966664370">
      <w:marLeft w:val="640"/>
      <w:marRight w:val="0"/>
      <w:marTop w:val="0"/>
      <w:marBottom w:val="0"/>
      <w:divBdr>
        <w:top w:val="none" w:sz="0" w:space="0" w:color="auto"/>
        <w:left w:val="none" w:sz="0" w:space="0" w:color="auto"/>
        <w:bottom w:val="none" w:sz="0" w:space="0" w:color="auto"/>
        <w:right w:val="none" w:sz="0" w:space="0" w:color="auto"/>
      </w:divBdr>
    </w:div>
    <w:div w:id="966737929">
      <w:marLeft w:val="640"/>
      <w:marRight w:val="0"/>
      <w:marTop w:val="0"/>
      <w:marBottom w:val="0"/>
      <w:divBdr>
        <w:top w:val="none" w:sz="0" w:space="0" w:color="auto"/>
        <w:left w:val="none" w:sz="0" w:space="0" w:color="auto"/>
        <w:bottom w:val="none" w:sz="0" w:space="0" w:color="auto"/>
        <w:right w:val="none" w:sz="0" w:space="0" w:color="auto"/>
      </w:divBdr>
    </w:div>
    <w:div w:id="966741947">
      <w:marLeft w:val="640"/>
      <w:marRight w:val="0"/>
      <w:marTop w:val="0"/>
      <w:marBottom w:val="0"/>
      <w:divBdr>
        <w:top w:val="none" w:sz="0" w:space="0" w:color="auto"/>
        <w:left w:val="none" w:sz="0" w:space="0" w:color="auto"/>
        <w:bottom w:val="none" w:sz="0" w:space="0" w:color="auto"/>
        <w:right w:val="none" w:sz="0" w:space="0" w:color="auto"/>
      </w:divBdr>
    </w:div>
    <w:div w:id="966811097">
      <w:marLeft w:val="640"/>
      <w:marRight w:val="0"/>
      <w:marTop w:val="0"/>
      <w:marBottom w:val="0"/>
      <w:divBdr>
        <w:top w:val="none" w:sz="0" w:space="0" w:color="auto"/>
        <w:left w:val="none" w:sz="0" w:space="0" w:color="auto"/>
        <w:bottom w:val="none" w:sz="0" w:space="0" w:color="auto"/>
        <w:right w:val="none" w:sz="0" w:space="0" w:color="auto"/>
      </w:divBdr>
    </w:div>
    <w:div w:id="966817795">
      <w:marLeft w:val="640"/>
      <w:marRight w:val="0"/>
      <w:marTop w:val="0"/>
      <w:marBottom w:val="0"/>
      <w:divBdr>
        <w:top w:val="none" w:sz="0" w:space="0" w:color="auto"/>
        <w:left w:val="none" w:sz="0" w:space="0" w:color="auto"/>
        <w:bottom w:val="none" w:sz="0" w:space="0" w:color="auto"/>
        <w:right w:val="none" w:sz="0" w:space="0" w:color="auto"/>
      </w:divBdr>
    </w:div>
    <w:div w:id="966935363">
      <w:marLeft w:val="640"/>
      <w:marRight w:val="0"/>
      <w:marTop w:val="0"/>
      <w:marBottom w:val="0"/>
      <w:divBdr>
        <w:top w:val="none" w:sz="0" w:space="0" w:color="auto"/>
        <w:left w:val="none" w:sz="0" w:space="0" w:color="auto"/>
        <w:bottom w:val="none" w:sz="0" w:space="0" w:color="auto"/>
        <w:right w:val="none" w:sz="0" w:space="0" w:color="auto"/>
      </w:divBdr>
    </w:div>
    <w:div w:id="967006283">
      <w:marLeft w:val="640"/>
      <w:marRight w:val="0"/>
      <w:marTop w:val="0"/>
      <w:marBottom w:val="0"/>
      <w:divBdr>
        <w:top w:val="none" w:sz="0" w:space="0" w:color="auto"/>
        <w:left w:val="none" w:sz="0" w:space="0" w:color="auto"/>
        <w:bottom w:val="none" w:sz="0" w:space="0" w:color="auto"/>
        <w:right w:val="none" w:sz="0" w:space="0" w:color="auto"/>
      </w:divBdr>
    </w:div>
    <w:div w:id="967008111">
      <w:marLeft w:val="640"/>
      <w:marRight w:val="0"/>
      <w:marTop w:val="0"/>
      <w:marBottom w:val="0"/>
      <w:divBdr>
        <w:top w:val="none" w:sz="0" w:space="0" w:color="auto"/>
        <w:left w:val="none" w:sz="0" w:space="0" w:color="auto"/>
        <w:bottom w:val="none" w:sz="0" w:space="0" w:color="auto"/>
        <w:right w:val="none" w:sz="0" w:space="0" w:color="auto"/>
      </w:divBdr>
    </w:div>
    <w:div w:id="967012829">
      <w:marLeft w:val="640"/>
      <w:marRight w:val="0"/>
      <w:marTop w:val="0"/>
      <w:marBottom w:val="0"/>
      <w:divBdr>
        <w:top w:val="none" w:sz="0" w:space="0" w:color="auto"/>
        <w:left w:val="none" w:sz="0" w:space="0" w:color="auto"/>
        <w:bottom w:val="none" w:sz="0" w:space="0" w:color="auto"/>
        <w:right w:val="none" w:sz="0" w:space="0" w:color="auto"/>
      </w:divBdr>
    </w:div>
    <w:div w:id="967049930">
      <w:marLeft w:val="640"/>
      <w:marRight w:val="0"/>
      <w:marTop w:val="0"/>
      <w:marBottom w:val="0"/>
      <w:divBdr>
        <w:top w:val="none" w:sz="0" w:space="0" w:color="auto"/>
        <w:left w:val="none" w:sz="0" w:space="0" w:color="auto"/>
        <w:bottom w:val="none" w:sz="0" w:space="0" w:color="auto"/>
        <w:right w:val="none" w:sz="0" w:space="0" w:color="auto"/>
      </w:divBdr>
    </w:div>
    <w:div w:id="967123626">
      <w:marLeft w:val="640"/>
      <w:marRight w:val="0"/>
      <w:marTop w:val="0"/>
      <w:marBottom w:val="0"/>
      <w:divBdr>
        <w:top w:val="none" w:sz="0" w:space="0" w:color="auto"/>
        <w:left w:val="none" w:sz="0" w:space="0" w:color="auto"/>
        <w:bottom w:val="none" w:sz="0" w:space="0" w:color="auto"/>
        <w:right w:val="none" w:sz="0" w:space="0" w:color="auto"/>
      </w:divBdr>
    </w:div>
    <w:div w:id="967201193">
      <w:marLeft w:val="640"/>
      <w:marRight w:val="0"/>
      <w:marTop w:val="0"/>
      <w:marBottom w:val="0"/>
      <w:divBdr>
        <w:top w:val="none" w:sz="0" w:space="0" w:color="auto"/>
        <w:left w:val="none" w:sz="0" w:space="0" w:color="auto"/>
        <w:bottom w:val="none" w:sz="0" w:space="0" w:color="auto"/>
        <w:right w:val="none" w:sz="0" w:space="0" w:color="auto"/>
      </w:divBdr>
    </w:div>
    <w:div w:id="967202635">
      <w:marLeft w:val="640"/>
      <w:marRight w:val="0"/>
      <w:marTop w:val="0"/>
      <w:marBottom w:val="0"/>
      <w:divBdr>
        <w:top w:val="none" w:sz="0" w:space="0" w:color="auto"/>
        <w:left w:val="none" w:sz="0" w:space="0" w:color="auto"/>
        <w:bottom w:val="none" w:sz="0" w:space="0" w:color="auto"/>
        <w:right w:val="none" w:sz="0" w:space="0" w:color="auto"/>
      </w:divBdr>
    </w:div>
    <w:div w:id="967246482">
      <w:marLeft w:val="640"/>
      <w:marRight w:val="0"/>
      <w:marTop w:val="0"/>
      <w:marBottom w:val="0"/>
      <w:divBdr>
        <w:top w:val="none" w:sz="0" w:space="0" w:color="auto"/>
        <w:left w:val="none" w:sz="0" w:space="0" w:color="auto"/>
        <w:bottom w:val="none" w:sz="0" w:space="0" w:color="auto"/>
        <w:right w:val="none" w:sz="0" w:space="0" w:color="auto"/>
      </w:divBdr>
    </w:div>
    <w:div w:id="967316471">
      <w:marLeft w:val="640"/>
      <w:marRight w:val="0"/>
      <w:marTop w:val="0"/>
      <w:marBottom w:val="0"/>
      <w:divBdr>
        <w:top w:val="none" w:sz="0" w:space="0" w:color="auto"/>
        <w:left w:val="none" w:sz="0" w:space="0" w:color="auto"/>
        <w:bottom w:val="none" w:sz="0" w:space="0" w:color="auto"/>
        <w:right w:val="none" w:sz="0" w:space="0" w:color="auto"/>
      </w:divBdr>
    </w:div>
    <w:div w:id="967391603">
      <w:marLeft w:val="640"/>
      <w:marRight w:val="0"/>
      <w:marTop w:val="0"/>
      <w:marBottom w:val="0"/>
      <w:divBdr>
        <w:top w:val="none" w:sz="0" w:space="0" w:color="auto"/>
        <w:left w:val="none" w:sz="0" w:space="0" w:color="auto"/>
        <w:bottom w:val="none" w:sz="0" w:space="0" w:color="auto"/>
        <w:right w:val="none" w:sz="0" w:space="0" w:color="auto"/>
      </w:divBdr>
    </w:div>
    <w:div w:id="967512954">
      <w:marLeft w:val="640"/>
      <w:marRight w:val="0"/>
      <w:marTop w:val="0"/>
      <w:marBottom w:val="0"/>
      <w:divBdr>
        <w:top w:val="none" w:sz="0" w:space="0" w:color="auto"/>
        <w:left w:val="none" w:sz="0" w:space="0" w:color="auto"/>
        <w:bottom w:val="none" w:sz="0" w:space="0" w:color="auto"/>
        <w:right w:val="none" w:sz="0" w:space="0" w:color="auto"/>
      </w:divBdr>
    </w:div>
    <w:div w:id="967587119">
      <w:marLeft w:val="640"/>
      <w:marRight w:val="0"/>
      <w:marTop w:val="0"/>
      <w:marBottom w:val="0"/>
      <w:divBdr>
        <w:top w:val="none" w:sz="0" w:space="0" w:color="auto"/>
        <w:left w:val="none" w:sz="0" w:space="0" w:color="auto"/>
        <w:bottom w:val="none" w:sz="0" w:space="0" w:color="auto"/>
        <w:right w:val="none" w:sz="0" w:space="0" w:color="auto"/>
      </w:divBdr>
    </w:div>
    <w:div w:id="967663616">
      <w:marLeft w:val="640"/>
      <w:marRight w:val="0"/>
      <w:marTop w:val="0"/>
      <w:marBottom w:val="0"/>
      <w:divBdr>
        <w:top w:val="none" w:sz="0" w:space="0" w:color="auto"/>
        <w:left w:val="none" w:sz="0" w:space="0" w:color="auto"/>
        <w:bottom w:val="none" w:sz="0" w:space="0" w:color="auto"/>
        <w:right w:val="none" w:sz="0" w:space="0" w:color="auto"/>
      </w:divBdr>
    </w:div>
    <w:div w:id="967902346">
      <w:marLeft w:val="640"/>
      <w:marRight w:val="0"/>
      <w:marTop w:val="0"/>
      <w:marBottom w:val="0"/>
      <w:divBdr>
        <w:top w:val="none" w:sz="0" w:space="0" w:color="auto"/>
        <w:left w:val="none" w:sz="0" w:space="0" w:color="auto"/>
        <w:bottom w:val="none" w:sz="0" w:space="0" w:color="auto"/>
        <w:right w:val="none" w:sz="0" w:space="0" w:color="auto"/>
      </w:divBdr>
    </w:div>
    <w:div w:id="967902737">
      <w:marLeft w:val="640"/>
      <w:marRight w:val="0"/>
      <w:marTop w:val="0"/>
      <w:marBottom w:val="0"/>
      <w:divBdr>
        <w:top w:val="none" w:sz="0" w:space="0" w:color="auto"/>
        <w:left w:val="none" w:sz="0" w:space="0" w:color="auto"/>
        <w:bottom w:val="none" w:sz="0" w:space="0" w:color="auto"/>
        <w:right w:val="none" w:sz="0" w:space="0" w:color="auto"/>
      </w:divBdr>
    </w:div>
    <w:div w:id="967928624">
      <w:marLeft w:val="640"/>
      <w:marRight w:val="0"/>
      <w:marTop w:val="0"/>
      <w:marBottom w:val="0"/>
      <w:divBdr>
        <w:top w:val="none" w:sz="0" w:space="0" w:color="auto"/>
        <w:left w:val="none" w:sz="0" w:space="0" w:color="auto"/>
        <w:bottom w:val="none" w:sz="0" w:space="0" w:color="auto"/>
        <w:right w:val="none" w:sz="0" w:space="0" w:color="auto"/>
      </w:divBdr>
    </w:div>
    <w:div w:id="967970712">
      <w:marLeft w:val="640"/>
      <w:marRight w:val="0"/>
      <w:marTop w:val="0"/>
      <w:marBottom w:val="0"/>
      <w:divBdr>
        <w:top w:val="none" w:sz="0" w:space="0" w:color="auto"/>
        <w:left w:val="none" w:sz="0" w:space="0" w:color="auto"/>
        <w:bottom w:val="none" w:sz="0" w:space="0" w:color="auto"/>
        <w:right w:val="none" w:sz="0" w:space="0" w:color="auto"/>
      </w:divBdr>
    </w:div>
    <w:div w:id="967979422">
      <w:marLeft w:val="640"/>
      <w:marRight w:val="0"/>
      <w:marTop w:val="0"/>
      <w:marBottom w:val="0"/>
      <w:divBdr>
        <w:top w:val="none" w:sz="0" w:space="0" w:color="auto"/>
        <w:left w:val="none" w:sz="0" w:space="0" w:color="auto"/>
        <w:bottom w:val="none" w:sz="0" w:space="0" w:color="auto"/>
        <w:right w:val="none" w:sz="0" w:space="0" w:color="auto"/>
      </w:divBdr>
    </w:div>
    <w:div w:id="968121562">
      <w:marLeft w:val="640"/>
      <w:marRight w:val="0"/>
      <w:marTop w:val="0"/>
      <w:marBottom w:val="0"/>
      <w:divBdr>
        <w:top w:val="none" w:sz="0" w:space="0" w:color="auto"/>
        <w:left w:val="none" w:sz="0" w:space="0" w:color="auto"/>
        <w:bottom w:val="none" w:sz="0" w:space="0" w:color="auto"/>
        <w:right w:val="none" w:sz="0" w:space="0" w:color="auto"/>
      </w:divBdr>
    </w:div>
    <w:div w:id="968121694">
      <w:marLeft w:val="640"/>
      <w:marRight w:val="0"/>
      <w:marTop w:val="0"/>
      <w:marBottom w:val="0"/>
      <w:divBdr>
        <w:top w:val="none" w:sz="0" w:space="0" w:color="auto"/>
        <w:left w:val="none" w:sz="0" w:space="0" w:color="auto"/>
        <w:bottom w:val="none" w:sz="0" w:space="0" w:color="auto"/>
        <w:right w:val="none" w:sz="0" w:space="0" w:color="auto"/>
      </w:divBdr>
    </w:div>
    <w:div w:id="968127790">
      <w:marLeft w:val="640"/>
      <w:marRight w:val="0"/>
      <w:marTop w:val="0"/>
      <w:marBottom w:val="0"/>
      <w:divBdr>
        <w:top w:val="none" w:sz="0" w:space="0" w:color="auto"/>
        <w:left w:val="none" w:sz="0" w:space="0" w:color="auto"/>
        <w:bottom w:val="none" w:sz="0" w:space="0" w:color="auto"/>
        <w:right w:val="none" w:sz="0" w:space="0" w:color="auto"/>
      </w:divBdr>
    </w:div>
    <w:div w:id="968128213">
      <w:marLeft w:val="640"/>
      <w:marRight w:val="0"/>
      <w:marTop w:val="0"/>
      <w:marBottom w:val="0"/>
      <w:divBdr>
        <w:top w:val="none" w:sz="0" w:space="0" w:color="auto"/>
        <w:left w:val="none" w:sz="0" w:space="0" w:color="auto"/>
        <w:bottom w:val="none" w:sz="0" w:space="0" w:color="auto"/>
        <w:right w:val="none" w:sz="0" w:space="0" w:color="auto"/>
      </w:divBdr>
    </w:div>
    <w:div w:id="968315626">
      <w:marLeft w:val="640"/>
      <w:marRight w:val="0"/>
      <w:marTop w:val="0"/>
      <w:marBottom w:val="0"/>
      <w:divBdr>
        <w:top w:val="none" w:sz="0" w:space="0" w:color="auto"/>
        <w:left w:val="none" w:sz="0" w:space="0" w:color="auto"/>
        <w:bottom w:val="none" w:sz="0" w:space="0" w:color="auto"/>
        <w:right w:val="none" w:sz="0" w:space="0" w:color="auto"/>
      </w:divBdr>
    </w:div>
    <w:div w:id="968318709">
      <w:marLeft w:val="640"/>
      <w:marRight w:val="0"/>
      <w:marTop w:val="0"/>
      <w:marBottom w:val="0"/>
      <w:divBdr>
        <w:top w:val="none" w:sz="0" w:space="0" w:color="auto"/>
        <w:left w:val="none" w:sz="0" w:space="0" w:color="auto"/>
        <w:bottom w:val="none" w:sz="0" w:space="0" w:color="auto"/>
        <w:right w:val="none" w:sz="0" w:space="0" w:color="auto"/>
      </w:divBdr>
    </w:div>
    <w:div w:id="968392623">
      <w:marLeft w:val="640"/>
      <w:marRight w:val="0"/>
      <w:marTop w:val="0"/>
      <w:marBottom w:val="0"/>
      <w:divBdr>
        <w:top w:val="none" w:sz="0" w:space="0" w:color="auto"/>
        <w:left w:val="none" w:sz="0" w:space="0" w:color="auto"/>
        <w:bottom w:val="none" w:sz="0" w:space="0" w:color="auto"/>
        <w:right w:val="none" w:sz="0" w:space="0" w:color="auto"/>
      </w:divBdr>
    </w:div>
    <w:div w:id="968557006">
      <w:marLeft w:val="640"/>
      <w:marRight w:val="0"/>
      <w:marTop w:val="0"/>
      <w:marBottom w:val="0"/>
      <w:divBdr>
        <w:top w:val="none" w:sz="0" w:space="0" w:color="auto"/>
        <w:left w:val="none" w:sz="0" w:space="0" w:color="auto"/>
        <w:bottom w:val="none" w:sz="0" w:space="0" w:color="auto"/>
        <w:right w:val="none" w:sz="0" w:space="0" w:color="auto"/>
      </w:divBdr>
    </w:div>
    <w:div w:id="968626173">
      <w:marLeft w:val="640"/>
      <w:marRight w:val="0"/>
      <w:marTop w:val="0"/>
      <w:marBottom w:val="0"/>
      <w:divBdr>
        <w:top w:val="none" w:sz="0" w:space="0" w:color="auto"/>
        <w:left w:val="none" w:sz="0" w:space="0" w:color="auto"/>
        <w:bottom w:val="none" w:sz="0" w:space="0" w:color="auto"/>
        <w:right w:val="none" w:sz="0" w:space="0" w:color="auto"/>
      </w:divBdr>
    </w:div>
    <w:div w:id="968635087">
      <w:marLeft w:val="640"/>
      <w:marRight w:val="0"/>
      <w:marTop w:val="0"/>
      <w:marBottom w:val="0"/>
      <w:divBdr>
        <w:top w:val="none" w:sz="0" w:space="0" w:color="auto"/>
        <w:left w:val="none" w:sz="0" w:space="0" w:color="auto"/>
        <w:bottom w:val="none" w:sz="0" w:space="0" w:color="auto"/>
        <w:right w:val="none" w:sz="0" w:space="0" w:color="auto"/>
      </w:divBdr>
    </w:div>
    <w:div w:id="968702401">
      <w:marLeft w:val="640"/>
      <w:marRight w:val="0"/>
      <w:marTop w:val="0"/>
      <w:marBottom w:val="0"/>
      <w:divBdr>
        <w:top w:val="none" w:sz="0" w:space="0" w:color="auto"/>
        <w:left w:val="none" w:sz="0" w:space="0" w:color="auto"/>
        <w:bottom w:val="none" w:sz="0" w:space="0" w:color="auto"/>
        <w:right w:val="none" w:sz="0" w:space="0" w:color="auto"/>
      </w:divBdr>
    </w:div>
    <w:div w:id="968825285">
      <w:marLeft w:val="640"/>
      <w:marRight w:val="0"/>
      <w:marTop w:val="0"/>
      <w:marBottom w:val="0"/>
      <w:divBdr>
        <w:top w:val="none" w:sz="0" w:space="0" w:color="auto"/>
        <w:left w:val="none" w:sz="0" w:space="0" w:color="auto"/>
        <w:bottom w:val="none" w:sz="0" w:space="0" w:color="auto"/>
        <w:right w:val="none" w:sz="0" w:space="0" w:color="auto"/>
      </w:divBdr>
    </w:div>
    <w:div w:id="968898933">
      <w:marLeft w:val="640"/>
      <w:marRight w:val="0"/>
      <w:marTop w:val="0"/>
      <w:marBottom w:val="0"/>
      <w:divBdr>
        <w:top w:val="none" w:sz="0" w:space="0" w:color="auto"/>
        <w:left w:val="none" w:sz="0" w:space="0" w:color="auto"/>
        <w:bottom w:val="none" w:sz="0" w:space="0" w:color="auto"/>
        <w:right w:val="none" w:sz="0" w:space="0" w:color="auto"/>
      </w:divBdr>
    </w:div>
    <w:div w:id="968902993">
      <w:marLeft w:val="640"/>
      <w:marRight w:val="0"/>
      <w:marTop w:val="0"/>
      <w:marBottom w:val="0"/>
      <w:divBdr>
        <w:top w:val="none" w:sz="0" w:space="0" w:color="auto"/>
        <w:left w:val="none" w:sz="0" w:space="0" w:color="auto"/>
        <w:bottom w:val="none" w:sz="0" w:space="0" w:color="auto"/>
        <w:right w:val="none" w:sz="0" w:space="0" w:color="auto"/>
      </w:divBdr>
    </w:div>
    <w:div w:id="968973845">
      <w:marLeft w:val="640"/>
      <w:marRight w:val="0"/>
      <w:marTop w:val="0"/>
      <w:marBottom w:val="0"/>
      <w:divBdr>
        <w:top w:val="none" w:sz="0" w:space="0" w:color="auto"/>
        <w:left w:val="none" w:sz="0" w:space="0" w:color="auto"/>
        <w:bottom w:val="none" w:sz="0" w:space="0" w:color="auto"/>
        <w:right w:val="none" w:sz="0" w:space="0" w:color="auto"/>
      </w:divBdr>
    </w:div>
    <w:div w:id="969047925">
      <w:marLeft w:val="640"/>
      <w:marRight w:val="0"/>
      <w:marTop w:val="0"/>
      <w:marBottom w:val="0"/>
      <w:divBdr>
        <w:top w:val="none" w:sz="0" w:space="0" w:color="auto"/>
        <w:left w:val="none" w:sz="0" w:space="0" w:color="auto"/>
        <w:bottom w:val="none" w:sz="0" w:space="0" w:color="auto"/>
        <w:right w:val="none" w:sz="0" w:space="0" w:color="auto"/>
      </w:divBdr>
    </w:div>
    <w:div w:id="969091390">
      <w:marLeft w:val="640"/>
      <w:marRight w:val="0"/>
      <w:marTop w:val="0"/>
      <w:marBottom w:val="0"/>
      <w:divBdr>
        <w:top w:val="none" w:sz="0" w:space="0" w:color="auto"/>
        <w:left w:val="none" w:sz="0" w:space="0" w:color="auto"/>
        <w:bottom w:val="none" w:sz="0" w:space="0" w:color="auto"/>
        <w:right w:val="none" w:sz="0" w:space="0" w:color="auto"/>
      </w:divBdr>
    </w:div>
    <w:div w:id="969167391">
      <w:marLeft w:val="640"/>
      <w:marRight w:val="0"/>
      <w:marTop w:val="0"/>
      <w:marBottom w:val="0"/>
      <w:divBdr>
        <w:top w:val="none" w:sz="0" w:space="0" w:color="auto"/>
        <w:left w:val="none" w:sz="0" w:space="0" w:color="auto"/>
        <w:bottom w:val="none" w:sz="0" w:space="0" w:color="auto"/>
        <w:right w:val="none" w:sz="0" w:space="0" w:color="auto"/>
      </w:divBdr>
    </w:div>
    <w:div w:id="969359724">
      <w:marLeft w:val="640"/>
      <w:marRight w:val="0"/>
      <w:marTop w:val="0"/>
      <w:marBottom w:val="0"/>
      <w:divBdr>
        <w:top w:val="none" w:sz="0" w:space="0" w:color="auto"/>
        <w:left w:val="none" w:sz="0" w:space="0" w:color="auto"/>
        <w:bottom w:val="none" w:sz="0" w:space="0" w:color="auto"/>
        <w:right w:val="none" w:sz="0" w:space="0" w:color="auto"/>
      </w:divBdr>
    </w:div>
    <w:div w:id="969361918">
      <w:marLeft w:val="640"/>
      <w:marRight w:val="0"/>
      <w:marTop w:val="0"/>
      <w:marBottom w:val="0"/>
      <w:divBdr>
        <w:top w:val="none" w:sz="0" w:space="0" w:color="auto"/>
        <w:left w:val="none" w:sz="0" w:space="0" w:color="auto"/>
        <w:bottom w:val="none" w:sz="0" w:space="0" w:color="auto"/>
        <w:right w:val="none" w:sz="0" w:space="0" w:color="auto"/>
      </w:divBdr>
    </w:div>
    <w:div w:id="969480027">
      <w:marLeft w:val="640"/>
      <w:marRight w:val="0"/>
      <w:marTop w:val="0"/>
      <w:marBottom w:val="0"/>
      <w:divBdr>
        <w:top w:val="none" w:sz="0" w:space="0" w:color="auto"/>
        <w:left w:val="none" w:sz="0" w:space="0" w:color="auto"/>
        <w:bottom w:val="none" w:sz="0" w:space="0" w:color="auto"/>
        <w:right w:val="none" w:sz="0" w:space="0" w:color="auto"/>
      </w:divBdr>
    </w:div>
    <w:div w:id="969558834">
      <w:marLeft w:val="640"/>
      <w:marRight w:val="0"/>
      <w:marTop w:val="0"/>
      <w:marBottom w:val="0"/>
      <w:divBdr>
        <w:top w:val="none" w:sz="0" w:space="0" w:color="auto"/>
        <w:left w:val="none" w:sz="0" w:space="0" w:color="auto"/>
        <w:bottom w:val="none" w:sz="0" w:space="0" w:color="auto"/>
        <w:right w:val="none" w:sz="0" w:space="0" w:color="auto"/>
      </w:divBdr>
    </w:div>
    <w:div w:id="969627501">
      <w:marLeft w:val="640"/>
      <w:marRight w:val="0"/>
      <w:marTop w:val="0"/>
      <w:marBottom w:val="0"/>
      <w:divBdr>
        <w:top w:val="none" w:sz="0" w:space="0" w:color="auto"/>
        <w:left w:val="none" w:sz="0" w:space="0" w:color="auto"/>
        <w:bottom w:val="none" w:sz="0" w:space="0" w:color="auto"/>
        <w:right w:val="none" w:sz="0" w:space="0" w:color="auto"/>
      </w:divBdr>
    </w:div>
    <w:div w:id="969628000">
      <w:marLeft w:val="640"/>
      <w:marRight w:val="0"/>
      <w:marTop w:val="0"/>
      <w:marBottom w:val="0"/>
      <w:divBdr>
        <w:top w:val="none" w:sz="0" w:space="0" w:color="auto"/>
        <w:left w:val="none" w:sz="0" w:space="0" w:color="auto"/>
        <w:bottom w:val="none" w:sz="0" w:space="0" w:color="auto"/>
        <w:right w:val="none" w:sz="0" w:space="0" w:color="auto"/>
      </w:divBdr>
    </w:div>
    <w:div w:id="969631144">
      <w:marLeft w:val="640"/>
      <w:marRight w:val="0"/>
      <w:marTop w:val="0"/>
      <w:marBottom w:val="0"/>
      <w:divBdr>
        <w:top w:val="none" w:sz="0" w:space="0" w:color="auto"/>
        <w:left w:val="none" w:sz="0" w:space="0" w:color="auto"/>
        <w:bottom w:val="none" w:sz="0" w:space="0" w:color="auto"/>
        <w:right w:val="none" w:sz="0" w:space="0" w:color="auto"/>
      </w:divBdr>
    </w:div>
    <w:div w:id="969746552">
      <w:marLeft w:val="640"/>
      <w:marRight w:val="0"/>
      <w:marTop w:val="0"/>
      <w:marBottom w:val="0"/>
      <w:divBdr>
        <w:top w:val="none" w:sz="0" w:space="0" w:color="auto"/>
        <w:left w:val="none" w:sz="0" w:space="0" w:color="auto"/>
        <w:bottom w:val="none" w:sz="0" w:space="0" w:color="auto"/>
        <w:right w:val="none" w:sz="0" w:space="0" w:color="auto"/>
      </w:divBdr>
    </w:div>
    <w:div w:id="969748502">
      <w:marLeft w:val="640"/>
      <w:marRight w:val="0"/>
      <w:marTop w:val="0"/>
      <w:marBottom w:val="0"/>
      <w:divBdr>
        <w:top w:val="none" w:sz="0" w:space="0" w:color="auto"/>
        <w:left w:val="none" w:sz="0" w:space="0" w:color="auto"/>
        <w:bottom w:val="none" w:sz="0" w:space="0" w:color="auto"/>
        <w:right w:val="none" w:sz="0" w:space="0" w:color="auto"/>
      </w:divBdr>
    </w:div>
    <w:div w:id="969750097">
      <w:marLeft w:val="640"/>
      <w:marRight w:val="0"/>
      <w:marTop w:val="0"/>
      <w:marBottom w:val="0"/>
      <w:divBdr>
        <w:top w:val="none" w:sz="0" w:space="0" w:color="auto"/>
        <w:left w:val="none" w:sz="0" w:space="0" w:color="auto"/>
        <w:bottom w:val="none" w:sz="0" w:space="0" w:color="auto"/>
        <w:right w:val="none" w:sz="0" w:space="0" w:color="auto"/>
      </w:divBdr>
    </w:div>
    <w:div w:id="969825885">
      <w:marLeft w:val="640"/>
      <w:marRight w:val="0"/>
      <w:marTop w:val="0"/>
      <w:marBottom w:val="0"/>
      <w:divBdr>
        <w:top w:val="none" w:sz="0" w:space="0" w:color="auto"/>
        <w:left w:val="none" w:sz="0" w:space="0" w:color="auto"/>
        <w:bottom w:val="none" w:sz="0" w:space="0" w:color="auto"/>
        <w:right w:val="none" w:sz="0" w:space="0" w:color="auto"/>
      </w:divBdr>
    </w:div>
    <w:div w:id="969869955">
      <w:marLeft w:val="640"/>
      <w:marRight w:val="0"/>
      <w:marTop w:val="0"/>
      <w:marBottom w:val="0"/>
      <w:divBdr>
        <w:top w:val="none" w:sz="0" w:space="0" w:color="auto"/>
        <w:left w:val="none" w:sz="0" w:space="0" w:color="auto"/>
        <w:bottom w:val="none" w:sz="0" w:space="0" w:color="auto"/>
        <w:right w:val="none" w:sz="0" w:space="0" w:color="auto"/>
      </w:divBdr>
    </w:div>
    <w:div w:id="970013093">
      <w:marLeft w:val="640"/>
      <w:marRight w:val="0"/>
      <w:marTop w:val="0"/>
      <w:marBottom w:val="0"/>
      <w:divBdr>
        <w:top w:val="none" w:sz="0" w:space="0" w:color="auto"/>
        <w:left w:val="none" w:sz="0" w:space="0" w:color="auto"/>
        <w:bottom w:val="none" w:sz="0" w:space="0" w:color="auto"/>
        <w:right w:val="none" w:sz="0" w:space="0" w:color="auto"/>
      </w:divBdr>
    </w:div>
    <w:div w:id="970014069">
      <w:marLeft w:val="640"/>
      <w:marRight w:val="0"/>
      <w:marTop w:val="0"/>
      <w:marBottom w:val="0"/>
      <w:divBdr>
        <w:top w:val="none" w:sz="0" w:space="0" w:color="auto"/>
        <w:left w:val="none" w:sz="0" w:space="0" w:color="auto"/>
        <w:bottom w:val="none" w:sz="0" w:space="0" w:color="auto"/>
        <w:right w:val="none" w:sz="0" w:space="0" w:color="auto"/>
      </w:divBdr>
    </w:div>
    <w:div w:id="970091660">
      <w:marLeft w:val="640"/>
      <w:marRight w:val="0"/>
      <w:marTop w:val="0"/>
      <w:marBottom w:val="0"/>
      <w:divBdr>
        <w:top w:val="none" w:sz="0" w:space="0" w:color="auto"/>
        <w:left w:val="none" w:sz="0" w:space="0" w:color="auto"/>
        <w:bottom w:val="none" w:sz="0" w:space="0" w:color="auto"/>
        <w:right w:val="none" w:sz="0" w:space="0" w:color="auto"/>
      </w:divBdr>
    </w:div>
    <w:div w:id="970095357">
      <w:marLeft w:val="640"/>
      <w:marRight w:val="0"/>
      <w:marTop w:val="0"/>
      <w:marBottom w:val="0"/>
      <w:divBdr>
        <w:top w:val="none" w:sz="0" w:space="0" w:color="auto"/>
        <w:left w:val="none" w:sz="0" w:space="0" w:color="auto"/>
        <w:bottom w:val="none" w:sz="0" w:space="0" w:color="auto"/>
        <w:right w:val="none" w:sz="0" w:space="0" w:color="auto"/>
      </w:divBdr>
    </w:div>
    <w:div w:id="970207883">
      <w:marLeft w:val="640"/>
      <w:marRight w:val="0"/>
      <w:marTop w:val="0"/>
      <w:marBottom w:val="0"/>
      <w:divBdr>
        <w:top w:val="none" w:sz="0" w:space="0" w:color="auto"/>
        <w:left w:val="none" w:sz="0" w:space="0" w:color="auto"/>
        <w:bottom w:val="none" w:sz="0" w:space="0" w:color="auto"/>
        <w:right w:val="none" w:sz="0" w:space="0" w:color="auto"/>
      </w:divBdr>
    </w:div>
    <w:div w:id="970407117">
      <w:marLeft w:val="640"/>
      <w:marRight w:val="0"/>
      <w:marTop w:val="0"/>
      <w:marBottom w:val="0"/>
      <w:divBdr>
        <w:top w:val="none" w:sz="0" w:space="0" w:color="auto"/>
        <w:left w:val="none" w:sz="0" w:space="0" w:color="auto"/>
        <w:bottom w:val="none" w:sz="0" w:space="0" w:color="auto"/>
        <w:right w:val="none" w:sz="0" w:space="0" w:color="auto"/>
      </w:divBdr>
    </w:div>
    <w:div w:id="970475015">
      <w:marLeft w:val="640"/>
      <w:marRight w:val="0"/>
      <w:marTop w:val="0"/>
      <w:marBottom w:val="0"/>
      <w:divBdr>
        <w:top w:val="none" w:sz="0" w:space="0" w:color="auto"/>
        <w:left w:val="none" w:sz="0" w:space="0" w:color="auto"/>
        <w:bottom w:val="none" w:sz="0" w:space="0" w:color="auto"/>
        <w:right w:val="none" w:sz="0" w:space="0" w:color="auto"/>
      </w:divBdr>
    </w:div>
    <w:div w:id="970476375">
      <w:marLeft w:val="640"/>
      <w:marRight w:val="0"/>
      <w:marTop w:val="0"/>
      <w:marBottom w:val="0"/>
      <w:divBdr>
        <w:top w:val="none" w:sz="0" w:space="0" w:color="auto"/>
        <w:left w:val="none" w:sz="0" w:space="0" w:color="auto"/>
        <w:bottom w:val="none" w:sz="0" w:space="0" w:color="auto"/>
        <w:right w:val="none" w:sz="0" w:space="0" w:color="auto"/>
      </w:divBdr>
    </w:div>
    <w:div w:id="970552788">
      <w:marLeft w:val="640"/>
      <w:marRight w:val="0"/>
      <w:marTop w:val="0"/>
      <w:marBottom w:val="0"/>
      <w:divBdr>
        <w:top w:val="none" w:sz="0" w:space="0" w:color="auto"/>
        <w:left w:val="none" w:sz="0" w:space="0" w:color="auto"/>
        <w:bottom w:val="none" w:sz="0" w:space="0" w:color="auto"/>
        <w:right w:val="none" w:sz="0" w:space="0" w:color="auto"/>
      </w:divBdr>
    </w:div>
    <w:div w:id="970595137">
      <w:marLeft w:val="640"/>
      <w:marRight w:val="0"/>
      <w:marTop w:val="0"/>
      <w:marBottom w:val="0"/>
      <w:divBdr>
        <w:top w:val="none" w:sz="0" w:space="0" w:color="auto"/>
        <w:left w:val="none" w:sz="0" w:space="0" w:color="auto"/>
        <w:bottom w:val="none" w:sz="0" w:space="0" w:color="auto"/>
        <w:right w:val="none" w:sz="0" w:space="0" w:color="auto"/>
      </w:divBdr>
    </w:div>
    <w:div w:id="970670543">
      <w:marLeft w:val="640"/>
      <w:marRight w:val="0"/>
      <w:marTop w:val="0"/>
      <w:marBottom w:val="0"/>
      <w:divBdr>
        <w:top w:val="none" w:sz="0" w:space="0" w:color="auto"/>
        <w:left w:val="none" w:sz="0" w:space="0" w:color="auto"/>
        <w:bottom w:val="none" w:sz="0" w:space="0" w:color="auto"/>
        <w:right w:val="none" w:sz="0" w:space="0" w:color="auto"/>
      </w:divBdr>
    </w:div>
    <w:div w:id="970671288">
      <w:marLeft w:val="640"/>
      <w:marRight w:val="0"/>
      <w:marTop w:val="0"/>
      <w:marBottom w:val="0"/>
      <w:divBdr>
        <w:top w:val="none" w:sz="0" w:space="0" w:color="auto"/>
        <w:left w:val="none" w:sz="0" w:space="0" w:color="auto"/>
        <w:bottom w:val="none" w:sz="0" w:space="0" w:color="auto"/>
        <w:right w:val="none" w:sz="0" w:space="0" w:color="auto"/>
      </w:divBdr>
    </w:div>
    <w:div w:id="970860646">
      <w:marLeft w:val="640"/>
      <w:marRight w:val="0"/>
      <w:marTop w:val="0"/>
      <w:marBottom w:val="0"/>
      <w:divBdr>
        <w:top w:val="none" w:sz="0" w:space="0" w:color="auto"/>
        <w:left w:val="none" w:sz="0" w:space="0" w:color="auto"/>
        <w:bottom w:val="none" w:sz="0" w:space="0" w:color="auto"/>
        <w:right w:val="none" w:sz="0" w:space="0" w:color="auto"/>
      </w:divBdr>
    </w:div>
    <w:div w:id="970936389">
      <w:marLeft w:val="640"/>
      <w:marRight w:val="0"/>
      <w:marTop w:val="0"/>
      <w:marBottom w:val="0"/>
      <w:divBdr>
        <w:top w:val="none" w:sz="0" w:space="0" w:color="auto"/>
        <w:left w:val="none" w:sz="0" w:space="0" w:color="auto"/>
        <w:bottom w:val="none" w:sz="0" w:space="0" w:color="auto"/>
        <w:right w:val="none" w:sz="0" w:space="0" w:color="auto"/>
      </w:divBdr>
    </w:div>
    <w:div w:id="970942093">
      <w:marLeft w:val="640"/>
      <w:marRight w:val="0"/>
      <w:marTop w:val="0"/>
      <w:marBottom w:val="0"/>
      <w:divBdr>
        <w:top w:val="none" w:sz="0" w:space="0" w:color="auto"/>
        <w:left w:val="none" w:sz="0" w:space="0" w:color="auto"/>
        <w:bottom w:val="none" w:sz="0" w:space="0" w:color="auto"/>
        <w:right w:val="none" w:sz="0" w:space="0" w:color="auto"/>
      </w:divBdr>
    </w:div>
    <w:div w:id="970984183">
      <w:marLeft w:val="640"/>
      <w:marRight w:val="0"/>
      <w:marTop w:val="0"/>
      <w:marBottom w:val="0"/>
      <w:divBdr>
        <w:top w:val="none" w:sz="0" w:space="0" w:color="auto"/>
        <w:left w:val="none" w:sz="0" w:space="0" w:color="auto"/>
        <w:bottom w:val="none" w:sz="0" w:space="0" w:color="auto"/>
        <w:right w:val="none" w:sz="0" w:space="0" w:color="auto"/>
      </w:divBdr>
    </w:div>
    <w:div w:id="971013453">
      <w:marLeft w:val="640"/>
      <w:marRight w:val="0"/>
      <w:marTop w:val="0"/>
      <w:marBottom w:val="0"/>
      <w:divBdr>
        <w:top w:val="none" w:sz="0" w:space="0" w:color="auto"/>
        <w:left w:val="none" w:sz="0" w:space="0" w:color="auto"/>
        <w:bottom w:val="none" w:sz="0" w:space="0" w:color="auto"/>
        <w:right w:val="none" w:sz="0" w:space="0" w:color="auto"/>
      </w:divBdr>
    </w:div>
    <w:div w:id="971056138">
      <w:marLeft w:val="640"/>
      <w:marRight w:val="0"/>
      <w:marTop w:val="0"/>
      <w:marBottom w:val="0"/>
      <w:divBdr>
        <w:top w:val="none" w:sz="0" w:space="0" w:color="auto"/>
        <w:left w:val="none" w:sz="0" w:space="0" w:color="auto"/>
        <w:bottom w:val="none" w:sz="0" w:space="0" w:color="auto"/>
        <w:right w:val="none" w:sz="0" w:space="0" w:color="auto"/>
      </w:divBdr>
    </w:div>
    <w:div w:id="971056145">
      <w:marLeft w:val="640"/>
      <w:marRight w:val="0"/>
      <w:marTop w:val="0"/>
      <w:marBottom w:val="0"/>
      <w:divBdr>
        <w:top w:val="none" w:sz="0" w:space="0" w:color="auto"/>
        <w:left w:val="none" w:sz="0" w:space="0" w:color="auto"/>
        <w:bottom w:val="none" w:sz="0" w:space="0" w:color="auto"/>
        <w:right w:val="none" w:sz="0" w:space="0" w:color="auto"/>
      </w:divBdr>
    </w:div>
    <w:div w:id="971129516">
      <w:marLeft w:val="640"/>
      <w:marRight w:val="0"/>
      <w:marTop w:val="0"/>
      <w:marBottom w:val="0"/>
      <w:divBdr>
        <w:top w:val="none" w:sz="0" w:space="0" w:color="auto"/>
        <w:left w:val="none" w:sz="0" w:space="0" w:color="auto"/>
        <w:bottom w:val="none" w:sz="0" w:space="0" w:color="auto"/>
        <w:right w:val="none" w:sz="0" w:space="0" w:color="auto"/>
      </w:divBdr>
    </w:div>
    <w:div w:id="971133318">
      <w:marLeft w:val="480"/>
      <w:marRight w:val="0"/>
      <w:marTop w:val="0"/>
      <w:marBottom w:val="0"/>
      <w:divBdr>
        <w:top w:val="none" w:sz="0" w:space="0" w:color="auto"/>
        <w:left w:val="none" w:sz="0" w:space="0" w:color="auto"/>
        <w:bottom w:val="none" w:sz="0" w:space="0" w:color="auto"/>
        <w:right w:val="none" w:sz="0" w:space="0" w:color="auto"/>
      </w:divBdr>
    </w:div>
    <w:div w:id="971210630">
      <w:marLeft w:val="640"/>
      <w:marRight w:val="0"/>
      <w:marTop w:val="0"/>
      <w:marBottom w:val="0"/>
      <w:divBdr>
        <w:top w:val="none" w:sz="0" w:space="0" w:color="auto"/>
        <w:left w:val="none" w:sz="0" w:space="0" w:color="auto"/>
        <w:bottom w:val="none" w:sz="0" w:space="0" w:color="auto"/>
        <w:right w:val="none" w:sz="0" w:space="0" w:color="auto"/>
      </w:divBdr>
    </w:div>
    <w:div w:id="971250242">
      <w:marLeft w:val="640"/>
      <w:marRight w:val="0"/>
      <w:marTop w:val="0"/>
      <w:marBottom w:val="0"/>
      <w:divBdr>
        <w:top w:val="none" w:sz="0" w:space="0" w:color="auto"/>
        <w:left w:val="none" w:sz="0" w:space="0" w:color="auto"/>
        <w:bottom w:val="none" w:sz="0" w:space="0" w:color="auto"/>
        <w:right w:val="none" w:sz="0" w:space="0" w:color="auto"/>
      </w:divBdr>
    </w:div>
    <w:div w:id="971329585">
      <w:marLeft w:val="640"/>
      <w:marRight w:val="0"/>
      <w:marTop w:val="0"/>
      <w:marBottom w:val="0"/>
      <w:divBdr>
        <w:top w:val="none" w:sz="0" w:space="0" w:color="auto"/>
        <w:left w:val="none" w:sz="0" w:space="0" w:color="auto"/>
        <w:bottom w:val="none" w:sz="0" w:space="0" w:color="auto"/>
        <w:right w:val="none" w:sz="0" w:space="0" w:color="auto"/>
      </w:divBdr>
    </w:div>
    <w:div w:id="971331653">
      <w:marLeft w:val="640"/>
      <w:marRight w:val="0"/>
      <w:marTop w:val="0"/>
      <w:marBottom w:val="0"/>
      <w:divBdr>
        <w:top w:val="none" w:sz="0" w:space="0" w:color="auto"/>
        <w:left w:val="none" w:sz="0" w:space="0" w:color="auto"/>
        <w:bottom w:val="none" w:sz="0" w:space="0" w:color="auto"/>
        <w:right w:val="none" w:sz="0" w:space="0" w:color="auto"/>
      </w:divBdr>
    </w:div>
    <w:div w:id="971446248">
      <w:marLeft w:val="640"/>
      <w:marRight w:val="0"/>
      <w:marTop w:val="0"/>
      <w:marBottom w:val="0"/>
      <w:divBdr>
        <w:top w:val="none" w:sz="0" w:space="0" w:color="auto"/>
        <w:left w:val="none" w:sz="0" w:space="0" w:color="auto"/>
        <w:bottom w:val="none" w:sz="0" w:space="0" w:color="auto"/>
        <w:right w:val="none" w:sz="0" w:space="0" w:color="auto"/>
      </w:divBdr>
    </w:div>
    <w:div w:id="971599918">
      <w:marLeft w:val="640"/>
      <w:marRight w:val="0"/>
      <w:marTop w:val="0"/>
      <w:marBottom w:val="0"/>
      <w:divBdr>
        <w:top w:val="none" w:sz="0" w:space="0" w:color="auto"/>
        <w:left w:val="none" w:sz="0" w:space="0" w:color="auto"/>
        <w:bottom w:val="none" w:sz="0" w:space="0" w:color="auto"/>
        <w:right w:val="none" w:sz="0" w:space="0" w:color="auto"/>
      </w:divBdr>
    </w:div>
    <w:div w:id="971641797">
      <w:marLeft w:val="640"/>
      <w:marRight w:val="0"/>
      <w:marTop w:val="0"/>
      <w:marBottom w:val="0"/>
      <w:divBdr>
        <w:top w:val="none" w:sz="0" w:space="0" w:color="auto"/>
        <w:left w:val="none" w:sz="0" w:space="0" w:color="auto"/>
        <w:bottom w:val="none" w:sz="0" w:space="0" w:color="auto"/>
        <w:right w:val="none" w:sz="0" w:space="0" w:color="auto"/>
      </w:divBdr>
    </w:div>
    <w:div w:id="971669124">
      <w:marLeft w:val="640"/>
      <w:marRight w:val="0"/>
      <w:marTop w:val="0"/>
      <w:marBottom w:val="0"/>
      <w:divBdr>
        <w:top w:val="none" w:sz="0" w:space="0" w:color="auto"/>
        <w:left w:val="none" w:sz="0" w:space="0" w:color="auto"/>
        <w:bottom w:val="none" w:sz="0" w:space="0" w:color="auto"/>
        <w:right w:val="none" w:sz="0" w:space="0" w:color="auto"/>
      </w:divBdr>
    </w:div>
    <w:div w:id="971711424">
      <w:marLeft w:val="640"/>
      <w:marRight w:val="0"/>
      <w:marTop w:val="0"/>
      <w:marBottom w:val="0"/>
      <w:divBdr>
        <w:top w:val="none" w:sz="0" w:space="0" w:color="auto"/>
        <w:left w:val="none" w:sz="0" w:space="0" w:color="auto"/>
        <w:bottom w:val="none" w:sz="0" w:space="0" w:color="auto"/>
        <w:right w:val="none" w:sz="0" w:space="0" w:color="auto"/>
      </w:divBdr>
    </w:div>
    <w:div w:id="971790160">
      <w:marLeft w:val="640"/>
      <w:marRight w:val="0"/>
      <w:marTop w:val="0"/>
      <w:marBottom w:val="0"/>
      <w:divBdr>
        <w:top w:val="none" w:sz="0" w:space="0" w:color="auto"/>
        <w:left w:val="none" w:sz="0" w:space="0" w:color="auto"/>
        <w:bottom w:val="none" w:sz="0" w:space="0" w:color="auto"/>
        <w:right w:val="none" w:sz="0" w:space="0" w:color="auto"/>
      </w:divBdr>
    </w:div>
    <w:div w:id="972098191">
      <w:marLeft w:val="640"/>
      <w:marRight w:val="0"/>
      <w:marTop w:val="0"/>
      <w:marBottom w:val="0"/>
      <w:divBdr>
        <w:top w:val="none" w:sz="0" w:space="0" w:color="auto"/>
        <w:left w:val="none" w:sz="0" w:space="0" w:color="auto"/>
        <w:bottom w:val="none" w:sz="0" w:space="0" w:color="auto"/>
        <w:right w:val="none" w:sz="0" w:space="0" w:color="auto"/>
      </w:divBdr>
    </w:div>
    <w:div w:id="972365545">
      <w:marLeft w:val="640"/>
      <w:marRight w:val="0"/>
      <w:marTop w:val="0"/>
      <w:marBottom w:val="0"/>
      <w:divBdr>
        <w:top w:val="none" w:sz="0" w:space="0" w:color="auto"/>
        <w:left w:val="none" w:sz="0" w:space="0" w:color="auto"/>
        <w:bottom w:val="none" w:sz="0" w:space="0" w:color="auto"/>
        <w:right w:val="none" w:sz="0" w:space="0" w:color="auto"/>
      </w:divBdr>
    </w:div>
    <w:div w:id="972489195">
      <w:marLeft w:val="640"/>
      <w:marRight w:val="0"/>
      <w:marTop w:val="0"/>
      <w:marBottom w:val="0"/>
      <w:divBdr>
        <w:top w:val="none" w:sz="0" w:space="0" w:color="auto"/>
        <w:left w:val="none" w:sz="0" w:space="0" w:color="auto"/>
        <w:bottom w:val="none" w:sz="0" w:space="0" w:color="auto"/>
        <w:right w:val="none" w:sz="0" w:space="0" w:color="auto"/>
      </w:divBdr>
    </w:div>
    <w:div w:id="972518499">
      <w:marLeft w:val="640"/>
      <w:marRight w:val="0"/>
      <w:marTop w:val="0"/>
      <w:marBottom w:val="0"/>
      <w:divBdr>
        <w:top w:val="none" w:sz="0" w:space="0" w:color="auto"/>
        <w:left w:val="none" w:sz="0" w:space="0" w:color="auto"/>
        <w:bottom w:val="none" w:sz="0" w:space="0" w:color="auto"/>
        <w:right w:val="none" w:sz="0" w:space="0" w:color="auto"/>
      </w:divBdr>
    </w:div>
    <w:div w:id="972559229">
      <w:marLeft w:val="640"/>
      <w:marRight w:val="0"/>
      <w:marTop w:val="0"/>
      <w:marBottom w:val="0"/>
      <w:divBdr>
        <w:top w:val="none" w:sz="0" w:space="0" w:color="auto"/>
        <w:left w:val="none" w:sz="0" w:space="0" w:color="auto"/>
        <w:bottom w:val="none" w:sz="0" w:space="0" w:color="auto"/>
        <w:right w:val="none" w:sz="0" w:space="0" w:color="auto"/>
      </w:divBdr>
    </w:div>
    <w:div w:id="972560811">
      <w:marLeft w:val="640"/>
      <w:marRight w:val="0"/>
      <w:marTop w:val="0"/>
      <w:marBottom w:val="0"/>
      <w:divBdr>
        <w:top w:val="none" w:sz="0" w:space="0" w:color="auto"/>
        <w:left w:val="none" w:sz="0" w:space="0" w:color="auto"/>
        <w:bottom w:val="none" w:sz="0" w:space="0" w:color="auto"/>
        <w:right w:val="none" w:sz="0" w:space="0" w:color="auto"/>
      </w:divBdr>
    </w:div>
    <w:div w:id="972562471">
      <w:marLeft w:val="640"/>
      <w:marRight w:val="0"/>
      <w:marTop w:val="0"/>
      <w:marBottom w:val="0"/>
      <w:divBdr>
        <w:top w:val="none" w:sz="0" w:space="0" w:color="auto"/>
        <w:left w:val="none" w:sz="0" w:space="0" w:color="auto"/>
        <w:bottom w:val="none" w:sz="0" w:space="0" w:color="auto"/>
        <w:right w:val="none" w:sz="0" w:space="0" w:color="auto"/>
      </w:divBdr>
    </w:div>
    <w:div w:id="972563361">
      <w:marLeft w:val="640"/>
      <w:marRight w:val="0"/>
      <w:marTop w:val="0"/>
      <w:marBottom w:val="0"/>
      <w:divBdr>
        <w:top w:val="none" w:sz="0" w:space="0" w:color="auto"/>
        <w:left w:val="none" w:sz="0" w:space="0" w:color="auto"/>
        <w:bottom w:val="none" w:sz="0" w:space="0" w:color="auto"/>
        <w:right w:val="none" w:sz="0" w:space="0" w:color="auto"/>
      </w:divBdr>
    </w:div>
    <w:div w:id="972635988">
      <w:marLeft w:val="640"/>
      <w:marRight w:val="0"/>
      <w:marTop w:val="0"/>
      <w:marBottom w:val="0"/>
      <w:divBdr>
        <w:top w:val="none" w:sz="0" w:space="0" w:color="auto"/>
        <w:left w:val="none" w:sz="0" w:space="0" w:color="auto"/>
        <w:bottom w:val="none" w:sz="0" w:space="0" w:color="auto"/>
        <w:right w:val="none" w:sz="0" w:space="0" w:color="auto"/>
      </w:divBdr>
    </w:div>
    <w:div w:id="972641572">
      <w:marLeft w:val="640"/>
      <w:marRight w:val="0"/>
      <w:marTop w:val="0"/>
      <w:marBottom w:val="0"/>
      <w:divBdr>
        <w:top w:val="none" w:sz="0" w:space="0" w:color="auto"/>
        <w:left w:val="none" w:sz="0" w:space="0" w:color="auto"/>
        <w:bottom w:val="none" w:sz="0" w:space="0" w:color="auto"/>
        <w:right w:val="none" w:sz="0" w:space="0" w:color="auto"/>
      </w:divBdr>
    </w:div>
    <w:div w:id="972642269">
      <w:marLeft w:val="640"/>
      <w:marRight w:val="0"/>
      <w:marTop w:val="0"/>
      <w:marBottom w:val="0"/>
      <w:divBdr>
        <w:top w:val="none" w:sz="0" w:space="0" w:color="auto"/>
        <w:left w:val="none" w:sz="0" w:space="0" w:color="auto"/>
        <w:bottom w:val="none" w:sz="0" w:space="0" w:color="auto"/>
        <w:right w:val="none" w:sz="0" w:space="0" w:color="auto"/>
      </w:divBdr>
    </w:div>
    <w:div w:id="972708218">
      <w:marLeft w:val="640"/>
      <w:marRight w:val="0"/>
      <w:marTop w:val="0"/>
      <w:marBottom w:val="0"/>
      <w:divBdr>
        <w:top w:val="none" w:sz="0" w:space="0" w:color="auto"/>
        <w:left w:val="none" w:sz="0" w:space="0" w:color="auto"/>
        <w:bottom w:val="none" w:sz="0" w:space="0" w:color="auto"/>
        <w:right w:val="none" w:sz="0" w:space="0" w:color="auto"/>
      </w:divBdr>
    </w:div>
    <w:div w:id="972716064">
      <w:marLeft w:val="640"/>
      <w:marRight w:val="0"/>
      <w:marTop w:val="0"/>
      <w:marBottom w:val="0"/>
      <w:divBdr>
        <w:top w:val="none" w:sz="0" w:space="0" w:color="auto"/>
        <w:left w:val="none" w:sz="0" w:space="0" w:color="auto"/>
        <w:bottom w:val="none" w:sz="0" w:space="0" w:color="auto"/>
        <w:right w:val="none" w:sz="0" w:space="0" w:color="auto"/>
      </w:divBdr>
    </w:div>
    <w:div w:id="972830275">
      <w:marLeft w:val="640"/>
      <w:marRight w:val="0"/>
      <w:marTop w:val="0"/>
      <w:marBottom w:val="0"/>
      <w:divBdr>
        <w:top w:val="none" w:sz="0" w:space="0" w:color="auto"/>
        <w:left w:val="none" w:sz="0" w:space="0" w:color="auto"/>
        <w:bottom w:val="none" w:sz="0" w:space="0" w:color="auto"/>
        <w:right w:val="none" w:sz="0" w:space="0" w:color="auto"/>
      </w:divBdr>
    </w:div>
    <w:div w:id="972831914">
      <w:marLeft w:val="640"/>
      <w:marRight w:val="0"/>
      <w:marTop w:val="0"/>
      <w:marBottom w:val="0"/>
      <w:divBdr>
        <w:top w:val="none" w:sz="0" w:space="0" w:color="auto"/>
        <w:left w:val="none" w:sz="0" w:space="0" w:color="auto"/>
        <w:bottom w:val="none" w:sz="0" w:space="0" w:color="auto"/>
        <w:right w:val="none" w:sz="0" w:space="0" w:color="auto"/>
      </w:divBdr>
    </w:div>
    <w:div w:id="972952884">
      <w:marLeft w:val="640"/>
      <w:marRight w:val="0"/>
      <w:marTop w:val="0"/>
      <w:marBottom w:val="0"/>
      <w:divBdr>
        <w:top w:val="none" w:sz="0" w:space="0" w:color="auto"/>
        <w:left w:val="none" w:sz="0" w:space="0" w:color="auto"/>
        <w:bottom w:val="none" w:sz="0" w:space="0" w:color="auto"/>
        <w:right w:val="none" w:sz="0" w:space="0" w:color="auto"/>
      </w:divBdr>
    </w:div>
    <w:div w:id="973094846">
      <w:marLeft w:val="640"/>
      <w:marRight w:val="0"/>
      <w:marTop w:val="0"/>
      <w:marBottom w:val="0"/>
      <w:divBdr>
        <w:top w:val="none" w:sz="0" w:space="0" w:color="auto"/>
        <w:left w:val="none" w:sz="0" w:space="0" w:color="auto"/>
        <w:bottom w:val="none" w:sz="0" w:space="0" w:color="auto"/>
        <w:right w:val="none" w:sz="0" w:space="0" w:color="auto"/>
      </w:divBdr>
    </w:div>
    <w:div w:id="973100807">
      <w:marLeft w:val="640"/>
      <w:marRight w:val="0"/>
      <w:marTop w:val="0"/>
      <w:marBottom w:val="0"/>
      <w:divBdr>
        <w:top w:val="none" w:sz="0" w:space="0" w:color="auto"/>
        <w:left w:val="none" w:sz="0" w:space="0" w:color="auto"/>
        <w:bottom w:val="none" w:sz="0" w:space="0" w:color="auto"/>
        <w:right w:val="none" w:sz="0" w:space="0" w:color="auto"/>
      </w:divBdr>
    </w:div>
    <w:div w:id="973213366">
      <w:marLeft w:val="640"/>
      <w:marRight w:val="0"/>
      <w:marTop w:val="0"/>
      <w:marBottom w:val="0"/>
      <w:divBdr>
        <w:top w:val="none" w:sz="0" w:space="0" w:color="auto"/>
        <w:left w:val="none" w:sz="0" w:space="0" w:color="auto"/>
        <w:bottom w:val="none" w:sz="0" w:space="0" w:color="auto"/>
        <w:right w:val="none" w:sz="0" w:space="0" w:color="auto"/>
      </w:divBdr>
    </w:div>
    <w:div w:id="973372609">
      <w:marLeft w:val="640"/>
      <w:marRight w:val="0"/>
      <w:marTop w:val="0"/>
      <w:marBottom w:val="0"/>
      <w:divBdr>
        <w:top w:val="none" w:sz="0" w:space="0" w:color="auto"/>
        <w:left w:val="none" w:sz="0" w:space="0" w:color="auto"/>
        <w:bottom w:val="none" w:sz="0" w:space="0" w:color="auto"/>
        <w:right w:val="none" w:sz="0" w:space="0" w:color="auto"/>
      </w:divBdr>
    </w:div>
    <w:div w:id="973406268">
      <w:marLeft w:val="640"/>
      <w:marRight w:val="0"/>
      <w:marTop w:val="0"/>
      <w:marBottom w:val="0"/>
      <w:divBdr>
        <w:top w:val="none" w:sz="0" w:space="0" w:color="auto"/>
        <w:left w:val="none" w:sz="0" w:space="0" w:color="auto"/>
        <w:bottom w:val="none" w:sz="0" w:space="0" w:color="auto"/>
        <w:right w:val="none" w:sz="0" w:space="0" w:color="auto"/>
      </w:divBdr>
    </w:div>
    <w:div w:id="973410589">
      <w:marLeft w:val="640"/>
      <w:marRight w:val="0"/>
      <w:marTop w:val="0"/>
      <w:marBottom w:val="0"/>
      <w:divBdr>
        <w:top w:val="none" w:sz="0" w:space="0" w:color="auto"/>
        <w:left w:val="none" w:sz="0" w:space="0" w:color="auto"/>
        <w:bottom w:val="none" w:sz="0" w:space="0" w:color="auto"/>
        <w:right w:val="none" w:sz="0" w:space="0" w:color="auto"/>
      </w:divBdr>
    </w:div>
    <w:div w:id="973414344">
      <w:marLeft w:val="640"/>
      <w:marRight w:val="0"/>
      <w:marTop w:val="0"/>
      <w:marBottom w:val="0"/>
      <w:divBdr>
        <w:top w:val="none" w:sz="0" w:space="0" w:color="auto"/>
        <w:left w:val="none" w:sz="0" w:space="0" w:color="auto"/>
        <w:bottom w:val="none" w:sz="0" w:space="0" w:color="auto"/>
        <w:right w:val="none" w:sz="0" w:space="0" w:color="auto"/>
      </w:divBdr>
    </w:div>
    <w:div w:id="973683330">
      <w:marLeft w:val="640"/>
      <w:marRight w:val="0"/>
      <w:marTop w:val="0"/>
      <w:marBottom w:val="0"/>
      <w:divBdr>
        <w:top w:val="none" w:sz="0" w:space="0" w:color="auto"/>
        <w:left w:val="none" w:sz="0" w:space="0" w:color="auto"/>
        <w:bottom w:val="none" w:sz="0" w:space="0" w:color="auto"/>
        <w:right w:val="none" w:sz="0" w:space="0" w:color="auto"/>
      </w:divBdr>
    </w:div>
    <w:div w:id="973754101">
      <w:marLeft w:val="640"/>
      <w:marRight w:val="0"/>
      <w:marTop w:val="0"/>
      <w:marBottom w:val="0"/>
      <w:divBdr>
        <w:top w:val="none" w:sz="0" w:space="0" w:color="auto"/>
        <w:left w:val="none" w:sz="0" w:space="0" w:color="auto"/>
        <w:bottom w:val="none" w:sz="0" w:space="0" w:color="auto"/>
        <w:right w:val="none" w:sz="0" w:space="0" w:color="auto"/>
      </w:divBdr>
    </w:div>
    <w:div w:id="973825650">
      <w:marLeft w:val="640"/>
      <w:marRight w:val="0"/>
      <w:marTop w:val="0"/>
      <w:marBottom w:val="0"/>
      <w:divBdr>
        <w:top w:val="none" w:sz="0" w:space="0" w:color="auto"/>
        <w:left w:val="none" w:sz="0" w:space="0" w:color="auto"/>
        <w:bottom w:val="none" w:sz="0" w:space="0" w:color="auto"/>
        <w:right w:val="none" w:sz="0" w:space="0" w:color="auto"/>
      </w:divBdr>
    </w:div>
    <w:div w:id="973828151">
      <w:marLeft w:val="640"/>
      <w:marRight w:val="0"/>
      <w:marTop w:val="0"/>
      <w:marBottom w:val="0"/>
      <w:divBdr>
        <w:top w:val="none" w:sz="0" w:space="0" w:color="auto"/>
        <w:left w:val="none" w:sz="0" w:space="0" w:color="auto"/>
        <w:bottom w:val="none" w:sz="0" w:space="0" w:color="auto"/>
        <w:right w:val="none" w:sz="0" w:space="0" w:color="auto"/>
      </w:divBdr>
    </w:div>
    <w:div w:id="973831185">
      <w:marLeft w:val="640"/>
      <w:marRight w:val="0"/>
      <w:marTop w:val="0"/>
      <w:marBottom w:val="0"/>
      <w:divBdr>
        <w:top w:val="none" w:sz="0" w:space="0" w:color="auto"/>
        <w:left w:val="none" w:sz="0" w:space="0" w:color="auto"/>
        <w:bottom w:val="none" w:sz="0" w:space="0" w:color="auto"/>
        <w:right w:val="none" w:sz="0" w:space="0" w:color="auto"/>
      </w:divBdr>
    </w:div>
    <w:div w:id="973869828">
      <w:marLeft w:val="640"/>
      <w:marRight w:val="0"/>
      <w:marTop w:val="0"/>
      <w:marBottom w:val="0"/>
      <w:divBdr>
        <w:top w:val="none" w:sz="0" w:space="0" w:color="auto"/>
        <w:left w:val="none" w:sz="0" w:space="0" w:color="auto"/>
        <w:bottom w:val="none" w:sz="0" w:space="0" w:color="auto"/>
        <w:right w:val="none" w:sz="0" w:space="0" w:color="auto"/>
      </w:divBdr>
    </w:div>
    <w:div w:id="973870388">
      <w:marLeft w:val="640"/>
      <w:marRight w:val="0"/>
      <w:marTop w:val="0"/>
      <w:marBottom w:val="0"/>
      <w:divBdr>
        <w:top w:val="none" w:sz="0" w:space="0" w:color="auto"/>
        <w:left w:val="none" w:sz="0" w:space="0" w:color="auto"/>
        <w:bottom w:val="none" w:sz="0" w:space="0" w:color="auto"/>
        <w:right w:val="none" w:sz="0" w:space="0" w:color="auto"/>
      </w:divBdr>
    </w:div>
    <w:div w:id="973875936">
      <w:marLeft w:val="640"/>
      <w:marRight w:val="0"/>
      <w:marTop w:val="0"/>
      <w:marBottom w:val="0"/>
      <w:divBdr>
        <w:top w:val="none" w:sz="0" w:space="0" w:color="auto"/>
        <w:left w:val="none" w:sz="0" w:space="0" w:color="auto"/>
        <w:bottom w:val="none" w:sz="0" w:space="0" w:color="auto"/>
        <w:right w:val="none" w:sz="0" w:space="0" w:color="auto"/>
      </w:divBdr>
    </w:div>
    <w:div w:id="973877285">
      <w:marLeft w:val="640"/>
      <w:marRight w:val="0"/>
      <w:marTop w:val="0"/>
      <w:marBottom w:val="0"/>
      <w:divBdr>
        <w:top w:val="none" w:sz="0" w:space="0" w:color="auto"/>
        <w:left w:val="none" w:sz="0" w:space="0" w:color="auto"/>
        <w:bottom w:val="none" w:sz="0" w:space="0" w:color="auto"/>
        <w:right w:val="none" w:sz="0" w:space="0" w:color="auto"/>
      </w:divBdr>
    </w:div>
    <w:div w:id="973945648">
      <w:marLeft w:val="640"/>
      <w:marRight w:val="0"/>
      <w:marTop w:val="0"/>
      <w:marBottom w:val="0"/>
      <w:divBdr>
        <w:top w:val="none" w:sz="0" w:space="0" w:color="auto"/>
        <w:left w:val="none" w:sz="0" w:space="0" w:color="auto"/>
        <w:bottom w:val="none" w:sz="0" w:space="0" w:color="auto"/>
        <w:right w:val="none" w:sz="0" w:space="0" w:color="auto"/>
      </w:divBdr>
    </w:div>
    <w:div w:id="974018750">
      <w:marLeft w:val="640"/>
      <w:marRight w:val="0"/>
      <w:marTop w:val="0"/>
      <w:marBottom w:val="0"/>
      <w:divBdr>
        <w:top w:val="none" w:sz="0" w:space="0" w:color="auto"/>
        <w:left w:val="none" w:sz="0" w:space="0" w:color="auto"/>
        <w:bottom w:val="none" w:sz="0" w:space="0" w:color="auto"/>
        <w:right w:val="none" w:sz="0" w:space="0" w:color="auto"/>
      </w:divBdr>
    </w:div>
    <w:div w:id="974024023">
      <w:marLeft w:val="640"/>
      <w:marRight w:val="0"/>
      <w:marTop w:val="0"/>
      <w:marBottom w:val="0"/>
      <w:divBdr>
        <w:top w:val="none" w:sz="0" w:space="0" w:color="auto"/>
        <w:left w:val="none" w:sz="0" w:space="0" w:color="auto"/>
        <w:bottom w:val="none" w:sz="0" w:space="0" w:color="auto"/>
        <w:right w:val="none" w:sz="0" w:space="0" w:color="auto"/>
      </w:divBdr>
    </w:div>
    <w:div w:id="974063609">
      <w:marLeft w:val="640"/>
      <w:marRight w:val="0"/>
      <w:marTop w:val="0"/>
      <w:marBottom w:val="0"/>
      <w:divBdr>
        <w:top w:val="none" w:sz="0" w:space="0" w:color="auto"/>
        <w:left w:val="none" w:sz="0" w:space="0" w:color="auto"/>
        <w:bottom w:val="none" w:sz="0" w:space="0" w:color="auto"/>
        <w:right w:val="none" w:sz="0" w:space="0" w:color="auto"/>
      </w:divBdr>
    </w:div>
    <w:div w:id="974065535">
      <w:marLeft w:val="640"/>
      <w:marRight w:val="0"/>
      <w:marTop w:val="0"/>
      <w:marBottom w:val="0"/>
      <w:divBdr>
        <w:top w:val="none" w:sz="0" w:space="0" w:color="auto"/>
        <w:left w:val="none" w:sz="0" w:space="0" w:color="auto"/>
        <w:bottom w:val="none" w:sz="0" w:space="0" w:color="auto"/>
        <w:right w:val="none" w:sz="0" w:space="0" w:color="auto"/>
      </w:divBdr>
    </w:div>
    <w:div w:id="974069541">
      <w:marLeft w:val="640"/>
      <w:marRight w:val="0"/>
      <w:marTop w:val="0"/>
      <w:marBottom w:val="0"/>
      <w:divBdr>
        <w:top w:val="none" w:sz="0" w:space="0" w:color="auto"/>
        <w:left w:val="none" w:sz="0" w:space="0" w:color="auto"/>
        <w:bottom w:val="none" w:sz="0" w:space="0" w:color="auto"/>
        <w:right w:val="none" w:sz="0" w:space="0" w:color="auto"/>
      </w:divBdr>
    </w:div>
    <w:div w:id="974290747">
      <w:marLeft w:val="640"/>
      <w:marRight w:val="0"/>
      <w:marTop w:val="0"/>
      <w:marBottom w:val="0"/>
      <w:divBdr>
        <w:top w:val="none" w:sz="0" w:space="0" w:color="auto"/>
        <w:left w:val="none" w:sz="0" w:space="0" w:color="auto"/>
        <w:bottom w:val="none" w:sz="0" w:space="0" w:color="auto"/>
        <w:right w:val="none" w:sz="0" w:space="0" w:color="auto"/>
      </w:divBdr>
    </w:div>
    <w:div w:id="974405635">
      <w:marLeft w:val="640"/>
      <w:marRight w:val="0"/>
      <w:marTop w:val="0"/>
      <w:marBottom w:val="0"/>
      <w:divBdr>
        <w:top w:val="none" w:sz="0" w:space="0" w:color="auto"/>
        <w:left w:val="none" w:sz="0" w:space="0" w:color="auto"/>
        <w:bottom w:val="none" w:sz="0" w:space="0" w:color="auto"/>
        <w:right w:val="none" w:sz="0" w:space="0" w:color="auto"/>
      </w:divBdr>
    </w:div>
    <w:div w:id="974405711">
      <w:marLeft w:val="640"/>
      <w:marRight w:val="0"/>
      <w:marTop w:val="0"/>
      <w:marBottom w:val="0"/>
      <w:divBdr>
        <w:top w:val="none" w:sz="0" w:space="0" w:color="auto"/>
        <w:left w:val="none" w:sz="0" w:space="0" w:color="auto"/>
        <w:bottom w:val="none" w:sz="0" w:space="0" w:color="auto"/>
        <w:right w:val="none" w:sz="0" w:space="0" w:color="auto"/>
      </w:divBdr>
    </w:div>
    <w:div w:id="974482850">
      <w:marLeft w:val="640"/>
      <w:marRight w:val="0"/>
      <w:marTop w:val="0"/>
      <w:marBottom w:val="0"/>
      <w:divBdr>
        <w:top w:val="none" w:sz="0" w:space="0" w:color="auto"/>
        <w:left w:val="none" w:sz="0" w:space="0" w:color="auto"/>
        <w:bottom w:val="none" w:sz="0" w:space="0" w:color="auto"/>
        <w:right w:val="none" w:sz="0" w:space="0" w:color="auto"/>
      </w:divBdr>
    </w:div>
    <w:div w:id="974600374">
      <w:marLeft w:val="640"/>
      <w:marRight w:val="0"/>
      <w:marTop w:val="0"/>
      <w:marBottom w:val="0"/>
      <w:divBdr>
        <w:top w:val="none" w:sz="0" w:space="0" w:color="auto"/>
        <w:left w:val="none" w:sz="0" w:space="0" w:color="auto"/>
        <w:bottom w:val="none" w:sz="0" w:space="0" w:color="auto"/>
        <w:right w:val="none" w:sz="0" w:space="0" w:color="auto"/>
      </w:divBdr>
    </w:div>
    <w:div w:id="974872236">
      <w:marLeft w:val="640"/>
      <w:marRight w:val="0"/>
      <w:marTop w:val="0"/>
      <w:marBottom w:val="0"/>
      <w:divBdr>
        <w:top w:val="none" w:sz="0" w:space="0" w:color="auto"/>
        <w:left w:val="none" w:sz="0" w:space="0" w:color="auto"/>
        <w:bottom w:val="none" w:sz="0" w:space="0" w:color="auto"/>
        <w:right w:val="none" w:sz="0" w:space="0" w:color="auto"/>
      </w:divBdr>
    </w:div>
    <w:div w:id="974915241">
      <w:bodyDiv w:val="1"/>
      <w:marLeft w:val="0"/>
      <w:marRight w:val="0"/>
      <w:marTop w:val="0"/>
      <w:marBottom w:val="0"/>
      <w:divBdr>
        <w:top w:val="none" w:sz="0" w:space="0" w:color="auto"/>
        <w:left w:val="none" w:sz="0" w:space="0" w:color="auto"/>
        <w:bottom w:val="none" w:sz="0" w:space="0" w:color="auto"/>
        <w:right w:val="none" w:sz="0" w:space="0" w:color="auto"/>
      </w:divBdr>
    </w:div>
    <w:div w:id="974943605">
      <w:marLeft w:val="640"/>
      <w:marRight w:val="0"/>
      <w:marTop w:val="0"/>
      <w:marBottom w:val="0"/>
      <w:divBdr>
        <w:top w:val="none" w:sz="0" w:space="0" w:color="auto"/>
        <w:left w:val="none" w:sz="0" w:space="0" w:color="auto"/>
        <w:bottom w:val="none" w:sz="0" w:space="0" w:color="auto"/>
        <w:right w:val="none" w:sz="0" w:space="0" w:color="auto"/>
      </w:divBdr>
    </w:div>
    <w:div w:id="974985331">
      <w:marLeft w:val="640"/>
      <w:marRight w:val="0"/>
      <w:marTop w:val="0"/>
      <w:marBottom w:val="0"/>
      <w:divBdr>
        <w:top w:val="none" w:sz="0" w:space="0" w:color="auto"/>
        <w:left w:val="none" w:sz="0" w:space="0" w:color="auto"/>
        <w:bottom w:val="none" w:sz="0" w:space="0" w:color="auto"/>
        <w:right w:val="none" w:sz="0" w:space="0" w:color="auto"/>
      </w:divBdr>
    </w:div>
    <w:div w:id="974988121">
      <w:marLeft w:val="640"/>
      <w:marRight w:val="0"/>
      <w:marTop w:val="0"/>
      <w:marBottom w:val="0"/>
      <w:divBdr>
        <w:top w:val="none" w:sz="0" w:space="0" w:color="auto"/>
        <w:left w:val="none" w:sz="0" w:space="0" w:color="auto"/>
        <w:bottom w:val="none" w:sz="0" w:space="0" w:color="auto"/>
        <w:right w:val="none" w:sz="0" w:space="0" w:color="auto"/>
      </w:divBdr>
    </w:div>
    <w:div w:id="974992607">
      <w:marLeft w:val="640"/>
      <w:marRight w:val="0"/>
      <w:marTop w:val="0"/>
      <w:marBottom w:val="0"/>
      <w:divBdr>
        <w:top w:val="none" w:sz="0" w:space="0" w:color="auto"/>
        <w:left w:val="none" w:sz="0" w:space="0" w:color="auto"/>
        <w:bottom w:val="none" w:sz="0" w:space="0" w:color="auto"/>
        <w:right w:val="none" w:sz="0" w:space="0" w:color="auto"/>
      </w:divBdr>
    </w:div>
    <w:div w:id="975335933">
      <w:marLeft w:val="640"/>
      <w:marRight w:val="0"/>
      <w:marTop w:val="0"/>
      <w:marBottom w:val="0"/>
      <w:divBdr>
        <w:top w:val="none" w:sz="0" w:space="0" w:color="auto"/>
        <w:left w:val="none" w:sz="0" w:space="0" w:color="auto"/>
        <w:bottom w:val="none" w:sz="0" w:space="0" w:color="auto"/>
        <w:right w:val="none" w:sz="0" w:space="0" w:color="auto"/>
      </w:divBdr>
    </w:div>
    <w:div w:id="975375045">
      <w:marLeft w:val="640"/>
      <w:marRight w:val="0"/>
      <w:marTop w:val="0"/>
      <w:marBottom w:val="0"/>
      <w:divBdr>
        <w:top w:val="none" w:sz="0" w:space="0" w:color="auto"/>
        <w:left w:val="none" w:sz="0" w:space="0" w:color="auto"/>
        <w:bottom w:val="none" w:sz="0" w:space="0" w:color="auto"/>
        <w:right w:val="none" w:sz="0" w:space="0" w:color="auto"/>
      </w:divBdr>
    </w:div>
    <w:div w:id="975447954">
      <w:marLeft w:val="640"/>
      <w:marRight w:val="0"/>
      <w:marTop w:val="0"/>
      <w:marBottom w:val="0"/>
      <w:divBdr>
        <w:top w:val="none" w:sz="0" w:space="0" w:color="auto"/>
        <w:left w:val="none" w:sz="0" w:space="0" w:color="auto"/>
        <w:bottom w:val="none" w:sz="0" w:space="0" w:color="auto"/>
        <w:right w:val="none" w:sz="0" w:space="0" w:color="auto"/>
      </w:divBdr>
    </w:div>
    <w:div w:id="975451809">
      <w:marLeft w:val="640"/>
      <w:marRight w:val="0"/>
      <w:marTop w:val="0"/>
      <w:marBottom w:val="0"/>
      <w:divBdr>
        <w:top w:val="none" w:sz="0" w:space="0" w:color="auto"/>
        <w:left w:val="none" w:sz="0" w:space="0" w:color="auto"/>
        <w:bottom w:val="none" w:sz="0" w:space="0" w:color="auto"/>
        <w:right w:val="none" w:sz="0" w:space="0" w:color="auto"/>
      </w:divBdr>
    </w:div>
    <w:div w:id="975451961">
      <w:marLeft w:val="640"/>
      <w:marRight w:val="0"/>
      <w:marTop w:val="0"/>
      <w:marBottom w:val="0"/>
      <w:divBdr>
        <w:top w:val="none" w:sz="0" w:space="0" w:color="auto"/>
        <w:left w:val="none" w:sz="0" w:space="0" w:color="auto"/>
        <w:bottom w:val="none" w:sz="0" w:space="0" w:color="auto"/>
        <w:right w:val="none" w:sz="0" w:space="0" w:color="auto"/>
      </w:divBdr>
    </w:div>
    <w:div w:id="975453172">
      <w:marLeft w:val="640"/>
      <w:marRight w:val="0"/>
      <w:marTop w:val="0"/>
      <w:marBottom w:val="0"/>
      <w:divBdr>
        <w:top w:val="none" w:sz="0" w:space="0" w:color="auto"/>
        <w:left w:val="none" w:sz="0" w:space="0" w:color="auto"/>
        <w:bottom w:val="none" w:sz="0" w:space="0" w:color="auto"/>
        <w:right w:val="none" w:sz="0" w:space="0" w:color="auto"/>
      </w:divBdr>
    </w:div>
    <w:div w:id="975719802">
      <w:marLeft w:val="640"/>
      <w:marRight w:val="0"/>
      <w:marTop w:val="0"/>
      <w:marBottom w:val="0"/>
      <w:divBdr>
        <w:top w:val="none" w:sz="0" w:space="0" w:color="auto"/>
        <w:left w:val="none" w:sz="0" w:space="0" w:color="auto"/>
        <w:bottom w:val="none" w:sz="0" w:space="0" w:color="auto"/>
        <w:right w:val="none" w:sz="0" w:space="0" w:color="auto"/>
      </w:divBdr>
    </w:div>
    <w:div w:id="975724613">
      <w:marLeft w:val="640"/>
      <w:marRight w:val="0"/>
      <w:marTop w:val="0"/>
      <w:marBottom w:val="0"/>
      <w:divBdr>
        <w:top w:val="none" w:sz="0" w:space="0" w:color="auto"/>
        <w:left w:val="none" w:sz="0" w:space="0" w:color="auto"/>
        <w:bottom w:val="none" w:sz="0" w:space="0" w:color="auto"/>
        <w:right w:val="none" w:sz="0" w:space="0" w:color="auto"/>
      </w:divBdr>
    </w:div>
    <w:div w:id="975791891">
      <w:marLeft w:val="640"/>
      <w:marRight w:val="0"/>
      <w:marTop w:val="0"/>
      <w:marBottom w:val="0"/>
      <w:divBdr>
        <w:top w:val="none" w:sz="0" w:space="0" w:color="auto"/>
        <w:left w:val="none" w:sz="0" w:space="0" w:color="auto"/>
        <w:bottom w:val="none" w:sz="0" w:space="0" w:color="auto"/>
        <w:right w:val="none" w:sz="0" w:space="0" w:color="auto"/>
      </w:divBdr>
    </w:div>
    <w:div w:id="975836871">
      <w:marLeft w:val="640"/>
      <w:marRight w:val="0"/>
      <w:marTop w:val="0"/>
      <w:marBottom w:val="0"/>
      <w:divBdr>
        <w:top w:val="none" w:sz="0" w:space="0" w:color="auto"/>
        <w:left w:val="none" w:sz="0" w:space="0" w:color="auto"/>
        <w:bottom w:val="none" w:sz="0" w:space="0" w:color="auto"/>
        <w:right w:val="none" w:sz="0" w:space="0" w:color="auto"/>
      </w:divBdr>
    </w:div>
    <w:div w:id="975911366">
      <w:marLeft w:val="640"/>
      <w:marRight w:val="0"/>
      <w:marTop w:val="0"/>
      <w:marBottom w:val="0"/>
      <w:divBdr>
        <w:top w:val="none" w:sz="0" w:space="0" w:color="auto"/>
        <w:left w:val="none" w:sz="0" w:space="0" w:color="auto"/>
        <w:bottom w:val="none" w:sz="0" w:space="0" w:color="auto"/>
        <w:right w:val="none" w:sz="0" w:space="0" w:color="auto"/>
      </w:divBdr>
    </w:div>
    <w:div w:id="975911753">
      <w:marLeft w:val="640"/>
      <w:marRight w:val="0"/>
      <w:marTop w:val="0"/>
      <w:marBottom w:val="0"/>
      <w:divBdr>
        <w:top w:val="none" w:sz="0" w:space="0" w:color="auto"/>
        <w:left w:val="none" w:sz="0" w:space="0" w:color="auto"/>
        <w:bottom w:val="none" w:sz="0" w:space="0" w:color="auto"/>
        <w:right w:val="none" w:sz="0" w:space="0" w:color="auto"/>
      </w:divBdr>
    </w:div>
    <w:div w:id="975916963">
      <w:marLeft w:val="640"/>
      <w:marRight w:val="0"/>
      <w:marTop w:val="0"/>
      <w:marBottom w:val="0"/>
      <w:divBdr>
        <w:top w:val="none" w:sz="0" w:space="0" w:color="auto"/>
        <w:left w:val="none" w:sz="0" w:space="0" w:color="auto"/>
        <w:bottom w:val="none" w:sz="0" w:space="0" w:color="auto"/>
        <w:right w:val="none" w:sz="0" w:space="0" w:color="auto"/>
      </w:divBdr>
    </w:div>
    <w:div w:id="975917121">
      <w:marLeft w:val="640"/>
      <w:marRight w:val="0"/>
      <w:marTop w:val="0"/>
      <w:marBottom w:val="0"/>
      <w:divBdr>
        <w:top w:val="none" w:sz="0" w:space="0" w:color="auto"/>
        <w:left w:val="none" w:sz="0" w:space="0" w:color="auto"/>
        <w:bottom w:val="none" w:sz="0" w:space="0" w:color="auto"/>
        <w:right w:val="none" w:sz="0" w:space="0" w:color="auto"/>
      </w:divBdr>
    </w:div>
    <w:div w:id="975989945">
      <w:marLeft w:val="640"/>
      <w:marRight w:val="0"/>
      <w:marTop w:val="0"/>
      <w:marBottom w:val="0"/>
      <w:divBdr>
        <w:top w:val="none" w:sz="0" w:space="0" w:color="auto"/>
        <w:left w:val="none" w:sz="0" w:space="0" w:color="auto"/>
        <w:bottom w:val="none" w:sz="0" w:space="0" w:color="auto"/>
        <w:right w:val="none" w:sz="0" w:space="0" w:color="auto"/>
      </w:divBdr>
    </w:div>
    <w:div w:id="975991381">
      <w:marLeft w:val="640"/>
      <w:marRight w:val="0"/>
      <w:marTop w:val="0"/>
      <w:marBottom w:val="0"/>
      <w:divBdr>
        <w:top w:val="none" w:sz="0" w:space="0" w:color="auto"/>
        <w:left w:val="none" w:sz="0" w:space="0" w:color="auto"/>
        <w:bottom w:val="none" w:sz="0" w:space="0" w:color="auto"/>
        <w:right w:val="none" w:sz="0" w:space="0" w:color="auto"/>
      </w:divBdr>
    </w:div>
    <w:div w:id="976035197">
      <w:marLeft w:val="640"/>
      <w:marRight w:val="0"/>
      <w:marTop w:val="0"/>
      <w:marBottom w:val="0"/>
      <w:divBdr>
        <w:top w:val="none" w:sz="0" w:space="0" w:color="auto"/>
        <w:left w:val="none" w:sz="0" w:space="0" w:color="auto"/>
        <w:bottom w:val="none" w:sz="0" w:space="0" w:color="auto"/>
        <w:right w:val="none" w:sz="0" w:space="0" w:color="auto"/>
      </w:divBdr>
    </w:div>
    <w:div w:id="976104854">
      <w:marLeft w:val="640"/>
      <w:marRight w:val="0"/>
      <w:marTop w:val="0"/>
      <w:marBottom w:val="0"/>
      <w:divBdr>
        <w:top w:val="none" w:sz="0" w:space="0" w:color="auto"/>
        <w:left w:val="none" w:sz="0" w:space="0" w:color="auto"/>
        <w:bottom w:val="none" w:sz="0" w:space="0" w:color="auto"/>
        <w:right w:val="none" w:sz="0" w:space="0" w:color="auto"/>
      </w:divBdr>
    </w:div>
    <w:div w:id="976107830">
      <w:marLeft w:val="640"/>
      <w:marRight w:val="0"/>
      <w:marTop w:val="0"/>
      <w:marBottom w:val="0"/>
      <w:divBdr>
        <w:top w:val="none" w:sz="0" w:space="0" w:color="auto"/>
        <w:left w:val="none" w:sz="0" w:space="0" w:color="auto"/>
        <w:bottom w:val="none" w:sz="0" w:space="0" w:color="auto"/>
        <w:right w:val="none" w:sz="0" w:space="0" w:color="auto"/>
      </w:divBdr>
    </w:div>
    <w:div w:id="976181548">
      <w:marLeft w:val="640"/>
      <w:marRight w:val="0"/>
      <w:marTop w:val="0"/>
      <w:marBottom w:val="0"/>
      <w:divBdr>
        <w:top w:val="none" w:sz="0" w:space="0" w:color="auto"/>
        <w:left w:val="none" w:sz="0" w:space="0" w:color="auto"/>
        <w:bottom w:val="none" w:sz="0" w:space="0" w:color="auto"/>
        <w:right w:val="none" w:sz="0" w:space="0" w:color="auto"/>
      </w:divBdr>
    </w:div>
    <w:div w:id="976184260">
      <w:marLeft w:val="640"/>
      <w:marRight w:val="0"/>
      <w:marTop w:val="0"/>
      <w:marBottom w:val="0"/>
      <w:divBdr>
        <w:top w:val="none" w:sz="0" w:space="0" w:color="auto"/>
        <w:left w:val="none" w:sz="0" w:space="0" w:color="auto"/>
        <w:bottom w:val="none" w:sz="0" w:space="0" w:color="auto"/>
        <w:right w:val="none" w:sz="0" w:space="0" w:color="auto"/>
      </w:divBdr>
    </w:div>
    <w:div w:id="976254444">
      <w:marLeft w:val="640"/>
      <w:marRight w:val="0"/>
      <w:marTop w:val="0"/>
      <w:marBottom w:val="0"/>
      <w:divBdr>
        <w:top w:val="none" w:sz="0" w:space="0" w:color="auto"/>
        <w:left w:val="none" w:sz="0" w:space="0" w:color="auto"/>
        <w:bottom w:val="none" w:sz="0" w:space="0" w:color="auto"/>
        <w:right w:val="none" w:sz="0" w:space="0" w:color="auto"/>
      </w:divBdr>
    </w:div>
    <w:div w:id="976255642">
      <w:marLeft w:val="640"/>
      <w:marRight w:val="0"/>
      <w:marTop w:val="0"/>
      <w:marBottom w:val="0"/>
      <w:divBdr>
        <w:top w:val="none" w:sz="0" w:space="0" w:color="auto"/>
        <w:left w:val="none" w:sz="0" w:space="0" w:color="auto"/>
        <w:bottom w:val="none" w:sz="0" w:space="0" w:color="auto"/>
        <w:right w:val="none" w:sz="0" w:space="0" w:color="auto"/>
      </w:divBdr>
    </w:div>
    <w:div w:id="976373579">
      <w:marLeft w:val="640"/>
      <w:marRight w:val="0"/>
      <w:marTop w:val="0"/>
      <w:marBottom w:val="0"/>
      <w:divBdr>
        <w:top w:val="none" w:sz="0" w:space="0" w:color="auto"/>
        <w:left w:val="none" w:sz="0" w:space="0" w:color="auto"/>
        <w:bottom w:val="none" w:sz="0" w:space="0" w:color="auto"/>
        <w:right w:val="none" w:sz="0" w:space="0" w:color="auto"/>
      </w:divBdr>
    </w:div>
    <w:div w:id="976447027">
      <w:marLeft w:val="640"/>
      <w:marRight w:val="0"/>
      <w:marTop w:val="0"/>
      <w:marBottom w:val="0"/>
      <w:divBdr>
        <w:top w:val="none" w:sz="0" w:space="0" w:color="auto"/>
        <w:left w:val="none" w:sz="0" w:space="0" w:color="auto"/>
        <w:bottom w:val="none" w:sz="0" w:space="0" w:color="auto"/>
        <w:right w:val="none" w:sz="0" w:space="0" w:color="auto"/>
      </w:divBdr>
    </w:div>
    <w:div w:id="976453630">
      <w:marLeft w:val="640"/>
      <w:marRight w:val="0"/>
      <w:marTop w:val="0"/>
      <w:marBottom w:val="0"/>
      <w:divBdr>
        <w:top w:val="none" w:sz="0" w:space="0" w:color="auto"/>
        <w:left w:val="none" w:sz="0" w:space="0" w:color="auto"/>
        <w:bottom w:val="none" w:sz="0" w:space="0" w:color="auto"/>
        <w:right w:val="none" w:sz="0" w:space="0" w:color="auto"/>
      </w:divBdr>
    </w:div>
    <w:div w:id="976492445">
      <w:marLeft w:val="640"/>
      <w:marRight w:val="0"/>
      <w:marTop w:val="0"/>
      <w:marBottom w:val="0"/>
      <w:divBdr>
        <w:top w:val="none" w:sz="0" w:space="0" w:color="auto"/>
        <w:left w:val="none" w:sz="0" w:space="0" w:color="auto"/>
        <w:bottom w:val="none" w:sz="0" w:space="0" w:color="auto"/>
        <w:right w:val="none" w:sz="0" w:space="0" w:color="auto"/>
      </w:divBdr>
    </w:div>
    <w:div w:id="976568047">
      <w:marLeft w:val="640"/>
      <w:marRight w:val="0"/>
      <w:marTop w:val="0"/>
      <w:marBottom w:val="0"/>
      <w:divBdr>
        <w:top w:val="none" w:sz="0" w:space="0" w:color="auto"/>
        <w:left w:val="none" w:sz="0" w:space="0" w:color="auto"/>
        <w:bottom w:val="none" w:sz="0" w:space="0" w:color="auto"/>
        <w:right w:val="none" w:sz="0" w:space="0" w:color="auto"/>
      </w:divBdr>
    </w:div>
    <w:div w:id="976570773">
      <w:marLeft w:val="640"/>
      <w:marRight w:val="0"/>
      <w:marTop w:val="0"/>
      <w:marBottom w:val="0"/>
      <w:divBdr>
        <w:top w:val="none" w:sz="0" w:space="0" w:color="auto"/>
        <w:left w:val="none" w:sz="0" w:space="0" w:color="auto"/>
        <w:bottom w:val="none" w:sz="0" w:space="0" w:color="auto"/>
        <w:right w:val="none" w:sz="0" w:space="0" w:color="auto"/>
      </w:divBdr>
    </w:div>
    <w:div w:id="976573321">
      <w:marLeft w:val="640"/>
      <w:marRight w:val="0"/>
      <w:marTop w:val="0"/>
      <w:marBottom w:val="0"/>
      <w:divBdr>
        <w:top w:val="none" w:sz="0" w:space="0" w:color="auto"/>
        <w:left w:val="none" w:sz="0" w:space="0" w:color="auto"/>
        <w:bottom w:val="none" w:sz="0" w:space="0" w:color="auto"/>
        <w:right w:val="none" w:sz="0" w:space="0" w:color="auto"/>
      </w:divBdr>
    </w:div>
    <w:div w:id="976644299">
      <w:marLeft w:val="640"/>
      <w:marRight w:val="0"/>
      <w:marTop w:val="0"/>
      <w:marBottom w:val="0"/>
      <w:divBdr>
        <w:top w:val="none" w:sz="0" w:space="0" w:color="auto"/>
        <w:left w:val="none" w:sz="0" w:space="0" w:color="auto"/>
        <w:bottom w:val="none" w:sz="0" w:space="0" w:color="auto"/>
        <w:right w:val="none" w:sz="0" w:space="0" w:color="auto"/>
      </w:divBdr>
    </w:div>
    <w:div w:id="976649188">
      <w:marLeft w:val="640"/>
      <w:marRight w:val="0"/>
      <w:marTop w:val="0"/>
      <w:marBottom w:val="0"/>
      <w:divBdr>
        <w:top w:val="none" w:sz="0" w:space="0" w:color="auto"/>
        <w:left w:val="none" w:sz="0" w:space="0" w:color="auto"/>
        <w:bottom w:val="none" w:sz="0" w:space="0" w:color="auto"/>
        <w:right w:val="none" w:sz="0" w:space="0" w:color="auto"/>
      </w:divBdr>
    </w:div>
    <w:div w:id="976683992">
      <w:marLeft w:val="640"/>
      <w:marRight w:val="0"/>
      <w:marTop w:val="0"/>
      <w:marBottom w:val="0"/>
      <w:divBdr>
        <w:top w:val="none" w:sz="0" w:space="0" w:color="auto"/>
        <w:left w:val="none" w:sz="0" w:space="0" w:color="auto"/>
        <w:bottom w:val="none" w:sz="0" w:space="0" w:color="auto"/>
        <w:right w:val="none" w:sz="0" w:space="0" w:color="auto"/>
      </w:divBdr>
    </w:div>
    <w:div w:id="976691681">
      <w:marLeft w:val="640"/>
      <w:marRight w:val="0"/>
      <w:marTop w:val="0"/>
      <w:marBottom w:val="0"/>
      <w:divBdr>
        <w:top w:val="none" w:sz="0" w:space="0" w:color="auto"/>
        <w:left w:val="none" w:sz="0" w:space="0" w:color="auto"/>
        <w:bottom w:val="none" w:sz="0" w:space="0" w:color="auto"/>
        <w:right w:val="none" w:sz="0" w:space="0" w:color="auto"/>
      </w:divBdr>
    </w:div>
    <w:div w:id="976911477">
      <w:marLeft w:val="640"/>
      <w:marRight w:val="0"/>
      <w:marTop w:val="0"/>
      <w:marBottom w:val="0"/>
      <w:divBdr>
        <w:top w:val="none" w:sz="0" w:space="0" w:color="auto"/>
        <w:left w:val="none" w:sz="0" w:space="0" w:color="auto"/>
        <w:bottom w:val="none" w:sz="0" w:space="0" w:color="auto"/>
        <w:right w:val="none" w:sz="0" w:space="0" w:color="auto"/>
      </w:divBdr>
    </w:div>
    <w:div w:id="976953402">
      <w:marLeft w:val="640"/>
      <w:marRight w:val="0"/>
      <w:marTop w:val="0"/>
      <w:marBottom w:val="0"/>
      <w:divBdr>
        <w:top w:val="none" w:sz="0" w:space="0" w:color="auto"/>
        <w:left w:val="none" w:sz="0" w:space="0" w:color="auto"/>
        <w:bottom w:val="none" w:sz="0" w:space="0" w:color="auto"/>
        <w:right w:val="none" w:sz="0" w:space="0" w:color="auto"/>
      </w:divBdr>
    </w:div>
    <w:div w:id="976959334">
      <w:marLeft w:val="640"/>
      <w:marRight w:val="0"/>
      <w:marTop w:val="0"/>
      <w:marBottom w:val="0"/>
      <w:divBdr>
        <w:top w:val="none" w:sz="0" w:space="0" w:color="auto"/>
        <w:left w:val="none" w:sz="0" w:space="0" w:color="auto"/>
        <w:bottom w:val="none" w:sz="0" w:space="0" w:color="auto"/>
        <w:right w:val="none" w:sz="0" w:space="0" w:color="auto"/>
      </w:divBdr>
    </w:div>
    <w:div w:id="977034031">
      <w:marLeft w:val="640"/>
      <w:marRight w:val="0"/>
      <w:marTop w:val="0"/>
      <w:marBottom w:val="0"/>
      <w:divBdr>
        <w:top w:val="none" w:sz="0" w:space="0" w:color="auto"/>
        <w:left w:val="none" w:sz="0" w:space="0" w:color="auto"/>
        <w:bottom w:val="none" w:sz="0" w:space="0" w:color="auto"/>
        <w:right w:val="none" w:sz="0" w:space="0" w:color="auto"/>
      </w:divBdr>
    </w:div>
    <w:div w:id="977105549">
      <w:marLeft w:val="640"/>
      <w:marRight w:val="0"/>
      <w:marTop w:val="0"/>
      <w:marBottom w:val="0"/>
      <w:divBdr>
        <w:top w:val="none" w:sz="0" w:space="0" w:color="auto"/>
        <w:left w:val="none" w:sz="0" w:space="0" w:color="auto"/>
        <w:bottom w:val="none" w:sz="0" w:space="0" w:color="auto"/>
        <w:right w:val="none" w:sz="0" w:space="0" w:color="auto"/>
      </w:divBdr>
    </w:div>
    <w:div w:id="977151106">
      <w:marLeft w:val="640"/>
      <w:marRight w:val="0"/>
      <w:marTop w:val="0"/>
      <w:marBottom w:val="0"/>
      <w:divBdr>
        <w:top w:val="none" w:sz="0" w:space="0" w:color="auto"/>
        <w:left w:val="none" w:sz="0" w:space="0" w:color="auto"/>
        <w:bottom w:val="none" w:sz="0" w:space="0" w:color="auto"/>
        <w:right w:val="none" w:sz="0" w:space="0" w:color="auto"/>
      </w:divBdr>
    </w:div>
    <w:div w:id="977219759">
      <w:marLeft w:val="640"/>
      <w:marRight w:val="0"/>
      <w:marTop w:val="0"/>
      <w:marBottom w:val="0"/>
      <w:divBdr>
        <w:top w:val="none" w:sz="0" w:space="0" w:color="auto"/>
        <w:left w:val="none" w:sz="0" w:space="0" w:color="auto"/>
        <w:bottom w:val="none" w:sz="0" w:space="0" w:color="auto"/>
        <w:right w:val="none" w:sz="0" w:space="0" w:color="auto"/>
      </w:divBdr>
    </w:div>
    <w:div w:id="977221201">
      <w:marLeft w:val="640"/>
      <w:marRight w:val="0"/>
      <w:marTop w:val="0"/>
      <w:marBottom w:val="0"/>
      <w:divBdr>
        <w:top w:val="none" w:sz="0" w:space="0" w:color="auto"/>
        <w:left w:val="none" w:sz="0" w:space="0" w:color="auto"/>
        <w:bottom w:val="none" w:sz="0" w:space="0" w:color="auto"/>
        <w:right w:val="none" w:sz="0" w:space="0" w:color="auto"/>
      </w:divBdr>
    </w:div>
    <w:div w:id="977228032">
      <w:marLeft w:val="640"/>
      <w:marRight w:val="0"/>
      <w:marTop w:val="0"/>
      <w:marBottom w:val="0"/>
      <w:divBdr>
        <w:top w:val="none" w:sz="0" w:space="0" w:color="auto"/>
        <w:left w:val="none" w:sz="0" w:space="0" w:color="auto"/>
        <w:bottom w:val="none" w:sz="0" w:space="0" w:color="auto"/>
        <w:right w:val="none" w:sz="0" w:space="0" w:color="auto"/>
      </w:divBdr>
    </w:div>
    <w:div w:id="977343235">
      <w:marLeft w:val="640"/>
      <w:marRight w:val="0"/>
      <w:marTop w:val="0"/>
      <w:marBottom w:val="0"/>
      <w:divBdr>
        <w:top w:val="none" w:sz="0" w:space="0" w:color="auto"/>
        <w:left w:val="none" w:sz="0" w:space="0" w:color="auto"/>
        <w:bottom w:val="none" w:sz="0" w:space="0" w:color="auto"/>
        <w:right w:val="none" w:sz="0" w:space="0" w:color="auto"/>
      </w:divBdr>
    </w:div>
    <w:div w:id="977370184">
      <w:marLeft w:val="640"/>
      <w:marRight w:val="0"/>
      <w:marTop w:val="0"/>
      <w:marBottom w:val="0"/>
      <w:divBdr>
        <w:top w:val="none" w:sz="0" w:space="0" w:color="auto"/>
        <w:left w:val="none" w:sz="0" w:space="0" w:color="auto"/>
        <w:bottom w:val="none" w:sz="0" w:space="0" w:color="auto"/>
        <w:right w:val="none" w:sz="0" w:space="0" w:color="auto"/>
      </w:divBdr>
    </w:div>
    <w:div w:id="977497309">
      <w:marLeft w:val="640"/>
      <w:marRight w:val="0"/>
      <w:marTop w:val="0"/>
      <w:marBottom w:val="0"/>
      <w:divBdr>
        <w:top w:val="none" w:sz="0" w:space="0" w:color="auto"/>
        <w:left w:val="none" w:sz="0" w:space="0" w:color="auto"/>
        <w:bottom w:val="none" w:sz="0" w:space="0" w:color="auto"/>
        <w:right w:val="none" w:sz="0" w:space="0" w:color="auto"/>
      </w:divBdr>
    </w:div>
    <w:div w:id="977497561">
      <w:marLeft w:val="640"/>
      <w:marRight w:val="0"/>
      <w:marTop w:val="0"/>
      <w:marBottom w:val="0"/>
      <w:divBdr>
        <w:top w:val="none" w:sz="0" w:space="0" w:color="auto"/>
        <w:left w:val="none" w:sz="0" w:space="0" w:color="auto"/>
        <w:bottom w:val="none" w:sz="0" w:space="0" w:color="auto"/>
        <w:right w:val="none" w:sz="0" w:space="0" w:color="auto"/>
      </w:divBdr>
    </w:div>
    <w:div w:id="977536585">
      <w:marLeft w:val="640"/>
      <w:marRight w:val="0"/>
      <w:marTop w:val="0"/>
      <w:marBottom w:val="0"/>
      <w:divBdr>
        <w:top w:val="none" w:sz="0" w:space="0" w:color="auto"/>
        <w:left w:val="none" w:sz="0" w:space="0" w:color="auto"/>
        <w:bottom w:val="none" w:sz="0" w:space="0" w:color="auto"/>
        <w:right w:val="none" w:sz="0" w:space="0" w:color="auto"/>
      </w:divBdr>
    </w:div>
    <w:div w:id="977540215">
      <w:marLeft w:val="640"/>
      <w:marRight w:val="0"/>
      <w:marTop w:val="0"/>
      <w:marBottom w:val="0"/>
      <w:divBdr>
        <w:top w:val="none" w:sz="0" w:space="0" w:color="auto"/>
        <w:left w:val="none" w:sz="0" w:space="0" w:color="auto"/>
        <w:bottom w:val="none" w:sz="0" w:space="0" w:color="auto"/>
        <w:right w:val="none" w:sz="0" w:space="0" w:color="auto"/>
      </w:divBdr>
    </w:div>
    <w:div w:id="977565424">
      <w:marLeft w:val="640"/>
      <w:marRight w:val="0"/>
      <w:marTop w:val="0"/>
      <w:marBottom w:val="0"/>
      <w:divBdr>
        <w:top w:val="none" w:sz="0" w:space="0" w:color="auto"/>
        <w:left w:val="none" w:sz="0" w:space="0" w:color="auto"/>
        <w:bottom w:val="none" w:sz="0" w:space="0" w:color="auto"/>
        <w:right w:val="none" w:sz="0" w:space="0" w:color="auto"/>
      </w:divBdr>
    </w:div>
    <w:div w:id="977760203">
      <w:marLeft w:val="640"/>
      <w:marRight w:val="0"/>
      <w:marTop w:val="0"/>
      <w:marBottom w:val="0"/>
      <w:divBdr>
        <w:top w:val="none" w:sz="0" w:space="0" w:color="auto"/>
        <w:left w:val="none" w:sz="0" w:space="0" w:color="auto"/>
        <w:bottom w:val="none" w:sz="0" w:space="0" w:color="auto"/>
        <w:right w:val="none" w:sz="0" w:space="0" w:color="auto"/>
      </w:divBdr>
    </w:div>
    <w:div w:id="977879344">
      <w:marLeft w:val="640"/>
      <w:marRight w:val="0"/>
      <w:marTop w:val="0"/>
      <w:marBottom w:val="0"/>
      <w:divBdr>
        <w:top w:val="none" w:sz="0" w:space="0" w:color="auto"/>
        <w:left w:val="none" w:sz="0" w:space="0" w:color="auto"/>
        <w:bottom w:val="none" w:sz="0" w:space="0" w:color="auto"/>
        <w:right w:val="none" w:sz="0" w:space="0" w:color="auto"/>
      </w:divBdr>
    </w:div>
    <w:div w:id="977881637">
      <w:marLeft w:val="640"/>
      <w:marRight w:val="0"/>
      <w:marTop w:val="0"/>
      <w:marBottom w:val="0"/>
      <w:divBdr>
        <w:top w:val="none" w:sz="0" w:space="0" w:color="auto"/>
        <w:left w:val="none" w:sz="0" w:space="0" w:color="auto"/>
        <w:bottom w:val="none" w:sz="0" w:space="0" w:color="auto"/>
        <w:right w:val="none" w:sz="0" w:space="0" w:color="auto"/>
      </w:divBdr>
    </w:div>
    <w:div w:id="977954369">
      <w:marLeft w:val="640"/>
      <w:marRight w:val="0"/>
      <w:marTop w:val="0"/>
      <w:marBottom w:val="0"/>
      <w:divBdr>
        <w:top w:val="none" w:sz="0" w:space="0" w:color="auto"/>
        <w:left w:val="none" w:sz="0" w:space="0" w:color="auto"/>
        <w:bottom w:val="none" w:sz="0" w:space="0" w:color="auto"/>
        <w:right w:val="none" w:sz="0" w:space="0" w:color="auto"/>
      </w:divBdr>
    </w:div>
    <w:div w:id="978001776">
      <w:marLeft w:val="640"/>
      <w:marRight w:val="0"/>
      <w:marTop w:val="0"/>
      <w:marBottom w:val="0"/>
      <w:divBdr>
        <w:top w:val="none" w:sz="0" w:space="0" w:color="auto"/>
        <w:left w:val="none" w:sz="0" w:space="0" w:color="auto"/>
        <w:bottom w:val="none" w:sz="0" w:space="0" w:color="auto"/>
        <w:right w:val="none" w:sz="0" w:space="0" w:color="auto"/>
      </w:divBdr>
    </w:div>
    <w:div w:id="978070078">
      <w:marLeft w:val="640"/>
      <w:marRight w:val="0"/>
      <w:marTop w:val="0"/>
      <w:marBottom w:val="0"/>
      <w:divBdr>
        <w:top w:val="none" w:sz="0" w:space="0" w:color="auto"/>
        <w:left w:val="none" w:sz="0" w:space="0" w:color="auto"/>
        <w:bottom w:val="none" w:sz="0" w:space="0" w:color="auto"/>
        <w:right w:val="none" w:sz="0" w:space="0" w:color="auto"/>
      </w:divBdr>
    </w:div>
    <w:div w:id="978072023">
      <w:marLeft w:val="640"/>
      <w:marRight w:val="0"/>
      <w:marTop w:val="0"/>
      <w:marBottom w:val="0"/>
      <w:divBdr>
        <w:top w:val="none" w:sz="0" w:space="0" w:color="auto"/>
        <w:left w:val="none" w:sz="0" w:space="0" w:color="auto"/>
        <w:bottom w:val="none" w:sz="0" w:space="0" w:color="auto"/>
        <w:right w:val="none" w:sz="0" w:space="0" w:color="auto"/>
      </w:divBdr>
    </w:div>
    <w:div w:id="978076870">
      <w:marLeft w:val="640"/>
      <w:marRight w:val="0"/>
      <w:marTop w:val="0"/>
      <w:marBottom w:val="0"/>
      <w:divBdr>
        <w:top w:val="none" w:sz="0" w:space="0" w:color="auto"/>
        <w:left w:val="none" w:sz="0" w:space="0" w:color="auto"/>
        <w:bottom w:val="none" w:sz="0" w:space="0" w:color="auto"/>
        <w:right w:val="none" w:sz="0" w:space="0" w:color="auto"/>
      </w:divBdr>
    </w:div>
    <w:div w:id="978344852">
      <w:marLeft w:val="640"/>
      <w:marRight w:val="0"/>
      <w:marTop w:val="0"/>
      <w:marBottom w:val="0"/>
      <w:divBdr>
        <w:top w:val="none" w:sz="0" w:space="0" w:color="auto"/>
        <w:left w:val="none" w:sz="0" w:space="0" w:color="auto"/>
        <w:bottom w:val="none" w:sz="0" w:space="0" w:color="auto"/>
        <w:right w:val="none" w:sz="0" w:space="0" w:color="auto"/>
      </w:divBdr>
    </w:div>
    <w:div w:id="978387385">
      <w:marLeft w:val="640"/>
      <w:marRight w:val="0"/>
      <w:marTop w:val="0"/>
      <w:marBottom w:val="0"/>
      <w:divBdr>
        <w:top w:val="none" w:sz="0" w:space="0" w:color="auto"/>
        <w:left w:val="none" w:sz="0" w:space="0" w:color="auto"/>
        <w:bottom w:val="none" w:sz="0" w:space="0" w:color="auto"/>
        <w:right w:val="none" w:sz="0" w:space="0" w:color="auto"/>
      </w:divBdr>
    </w:div>
    <w:div w:id="978413346">
      <w:marLeft w:val="640"/>
      <w:marRight w:val="0"/>
      <w:marTop w:val="0"/>
      <w:marBottom w:val="0"/>
      <w:divBdr>
        <w:top w:val="none" w:sz="0" w:space="0" w:color="auto"/>
        <w:left w:val="none" w:sz="0" w:space="0" w:color="auto"/>
        <w:bottom w:val="none" w:sz="0" w:space="0" w:color="auto"/>
        <w:right w:val="none" w:sz="0" w:space="0" w:color="auto"/>
      </w:divBdr>
    </w:div>
    <w:div w:id="978457084">
      <w:marLeft w:val="640"/>
      <w:marRight w:val="0"/>
      <w:marTop w:val="0"/>
      <w:marBottom w:val="0"/>
      <w:divBdr>
        <w:top w:val="none" w:sz="0" w:space="0" w:color="auto"/>
        <w:left w:val="none" w:sz="0" w:space="0" w:color="auto"/>
        <w:bottom w:val="none" w:sz="0" w:space="0" w:color="auto"/>
        <w:right w:val="none" w:sz="0" w:space="0" w:color="auto"/>
      </w:divBdr>
    </w:div>
    <w:div w:id="978461656">
      <w:marLeft w:val="640"/>
      <w:marRight w:val="0"/>
      <w:marTop w:val="0"/>
      <w:marBottom w:val="0"/>
      <w:divBdr>
        <w:top w:val="none" w:sz="0" w:space="0" w:color="auto"/>
        <w:left w:val="none" w:sz="0" w:space="0" w:color="auto"/>
        <w:bottom w:val="none" w:sz="0" w:space="0" w:color="auto"/>
        <w:right w:val="none" w:sz="0" w:space="0" w:color="auto"/>
      </w:divBdr>
    </w:div>
    <w:div w:id="978531608">
      <w:marLeft w:val="640"/>
      <w:marRight w:val="0"/>
      <w:marTop w:val="0"/>
      <w:marBottom w:val="0"/>
      <w:divBdr>
        <w:top w:val="none" w:sz="0" w:space="0" w:color="auto"/>
        <w:left w:val="none" w:sz="0" w:space="0" w:color="auto"/>
        <w:bottom w:val="none" w:sz="0" w:space="0" w:color="auto"/>
        <w:right w:val="none" w:sz="0" w:space="0" w:color="auto"/>
      </w:divBdr>
    </w:div>
    <w:div w:id="978535645">
      <w:marLeft w:val="640"/>
      <w:marRight w:val="0"/>
      <w:marTop w:val="0"/>
      <w:marBottom w:val="0"/>
      <w:divBdr>
        <w:top w:val="none" w:sz="0" w:space="0" w:color="auto"/>
        <w:left w:val="none" w:sz="0" w:space="0" w:color="auto"/>
        <w:bottom w:val="none" w:sz="0" w:space="0" w:color="auto"/>
        <w:right w:val="none" w:sz="0" w:space="0" w:color="auto"/>
      </w:divBdr>
    </w:div>
    <w:div w:id="978724109">
      <w:marLeft w:val="640"/>
      <w:marRight w:val="0"/>
      <w:marTop w:val="0"/>
      <w:marBottom w:val="0"/>
      <w:divBdr>
        <w:top w:val="none" w:sz="0" w:space="0" w:color="auto"/>
        <w:left w:val="none" w:sz="0" w:space="0" w:color="auto"/>
        <w:bottom w:val="none" w:sz="0" w:space="0" w:color="auto"/>
        <w:right w:val="none" w:sz="0" w:space="0" w:color="auto"/>
      </w:divBdr>
    </w:div>
    <w:div w:id="978803968">
      <w:marLeft w:val="640"/>
      <w:marRight w:val="0"/>
      <w:marTop w:val="0"/>
      <w:marBottom w:val="0"/>
      <w:divBdr>
        <w:top w:val="none" w:sz="0" w:space="0" w:color="auto"/>
        <w:left w:val="none" w:sz="0" w:space="0" w:color="auto"/>
        <w:bottom w:val="none" w:sz="0" w:space="0" w:color="auto"/>
        <w:right w:val="none" w:sz="0" w:space="0" w:color="auto"/>
      </w:divBdr>
    </w:div>
    <w:div w:id="978920873">
      <w:marLeft w:val="640"/>
      <w:marRight w:val="0"/>
      <w:marTop w:val="0"/>
      <w:marBottom w:val="0"/>
      <w:divBdr>
        <w:top w:val="none" w:sz="0" w:space="0" w:color="auto"/>
        <w:left w:val="none" w:sz="0" w:space="0" w:color="auto"/>
        <w:bottom w:val="none" w:sz="0" w:space="0" w:color="auto"/>
        <w:right w:val="none" w:sz="0" w:space="0" w:color="auto"/>
      </w:divBdr>
    </w:div>
    <w:div w:id="978921153">
      <w:marLeft w:val="640"/>
      <w:marRight w:val="0"/>
      <w:marTop w:val="0"/>
      <w:marBottom w:val="0"/>
      <w:divBdr>
        <w:top w:val="none" w:sz="0" w:space="0" w:color="auto"/>
        <w:left w:val="none" w:sz="0" w:space="0" w:color="auto"/>
        <w:bottom w:val="none" w:sz="0" w:space="0" w:color="auto"/>
        <w:right w:val="none" w:sz="0" w:space="0" w:color="auto"/>
      </w:divBdr>
    </w:div>
    <w:div w:id="978993552">
      <w:marLeft w:val="640"/>
      <w:marRight w:val="0"/>
      <w:marTop w:val="0"/>
      <w:marBottom w:val="0"/>
      <w:divBdr>
        <w:top w:val="none" w:sz="0" w:space="0" w:color="auto"/>
        <w:left w:val="none" w:sz="0" w:space="0" w:color="auto"/>
        <w:bottom w:val="none" w:sz="0" w:space="0" w:color="auto"/>
        <w:right w:val="none" w:sz="0" w:space="0" w:color="auto"/>
      </w:divBdr>
    </w:div>
    <w:div w:id="978996422">
      <w:marLeft w:val="640"/>
      <w:marRight w:val="0"/>
      <w:marTop w:val="0"/>
      <w:marBottom w:val="0"/>
      <w:divBdr>
        <w:top w:val="none" w:sz="0" w:space="0" w:color="auto"/>
        <w:left w:val="none" w:sz="0" w:space="0" w:color="auto"/>
        <w:bottom w:val="none" w:sz="0" w:space="0" w:color="auto"/>
        <w:right w:val="none" w:sz="0" w:space="0" w:color="auto"/>
      </w:divBdr>
    </w:div>
    <w:div w:id="979071405">
      <w:marLeft w:val="640"/>
      <w:marRight w:val="0"/>
      <w:marTop w:val="0"/>
      <w:marBottom w:val="0"/>
      <w:divBdr>
        <w:top w:val="none" w:sz="0" w:space="0" w:color="auto"/>
        <w:left w:val="none" w:sz="0" w:space="0" w:color="auto"/>
        <w:bottom w:val="none" w:sz="0" w:space="0" w:color="auto"/>
        <w:right w:val="none" w:sz="0" w:space="0" w:color="auto"/>
      </w:divBdr>
    </w:div>
    <w:div w:id="979260809">
      <w:marLeft w:val="640"/>
      <w:marRight w:val="0"/>
      <w:marTop w:val="0"/>
      <w:marBottom w:val="0"/>
      <w:divBdr>
        <w:top w:val="none" w:sz="0" w:space="0" w:color="auto"/>
        <w:left w:val="none" w:sz="0" w:space="0" w:color="auto"/>
        <w:bottom w:val="none" w:sz="0" w:space="0" w:color="auto"/>
        <w:right w:val="none" w:sz="0" w:space="0" w:color="auto"/>
      </w:divBdr>
    </w:div>
    <w:div w:id="979379370">
      <w:marLeft w:val="640"/>
      <w:marRight w:val="0"/>
      <w:marTop w:val="0"/>
      <w:marBottom w:val="0"/>
      <w:divBdr>
        <w:top w:val="none" w:sz="0" w:space="0" w:color="auto"/>
        <w:left w:val="none" w:sz="0" w:space="0" w:color="auto"/>
        <w:bottom w:val="none" w:sz="0" w:space="0" w:color="auto"/>
        <w:right w:val="none" w:sz="0" w:space="0" w:color="auto"/>
      </w:divBdr>
    </w:div>
    <w:div w:id="979388296">
      <w:marLeft w:val="640"/>
      <w:marRight w:val="0"/>
      <w:marTop w:val="0"/>
      <w:marBottom w:val="0"/>
      <w:divBdr>
        <w:top w:val="none" w:sz="0" w:space="0" w:color="auto"/>
        <w:left w:val="none" w:sz="0" w:space="0" w:color="auto"/>
        <w:bottom w:val="none" w:sz="0" w:space="0" w:color="auto"/>
        <w:right w:val="none" w:sz="0" w:space="0" w:color="auto"/>
      </w:divBdr>
    </w:div>
    <w:div w:id="979455811">
      <w:marLeft w:val="640"/>
      <w:marRight w:val="0"/>
      <w:marTop w:val="0"/>
      <w:marBottom w:val="0"/>
      <w:divBdr>
        <w:top w:val="none" w:sz="0" w:space="0" w:color="auto"/>
        <w:left w:val="none" w:sz="0" w:space="0" w:color="auto"/>
        <w:bottom w:val="none" w:sz="0" w:space="0" w:color="auto"/>
        <w:right w:val="none" w:sz="0" w:space="0" w:color="auto"/>
      </w:divBdr>
    </w:div>
    <w:div w:id="979504607">
      <w:marLeft w:val="640"/>
      <w:marRight w:val="0"/>
      <w:marTop w:val="0"/>
      <w:marBottom w:val="0"/>
      <w:divBdr>
        <w:top w:val="none" w:sz="0" w:space="0" w:color="auto"/>
        <w:left w:val="none" w:sz="0" w:space="0" w:color="auto"/>
        <w:bottom w:val="none" w:sz="0" w:space="0" w:color="auto"/>
        <w:right w:val="none" w:sz="0" w:space="0" w:color="auto"/>
      </w:divBdr>
    </w:div>
    <w:div w:id="979579482">
      <w:marLeft w:val="640"/>
      <w:marRight w:val="0"/>
      <w:marTop w:val="0"/>
      <w:marBottom w:val="0"/>
      <w:divBdr>
        <w:top w:val="none" w:sz="0" w:space="0" w:color="auto"/>
        <w:left w:val="none" w:sz="0" w:space="0" w:color="auto"/>
        <w:bottom w:val="none" w:sz="0" w:space="0" w:color="auto"/>
        <w:right w:val="none" w:sz="0" w:space="0" w:color="auto"/>
      </w:divBdr>
    </w:div>
    <w:div w:id="979653774">
      <w:marLeft w:val="640"/>
      <w:marRight w:val="0"/>
      <w:marTop w:val="0"/>
      <w:marBottom w:val="0"/>
      <w:divBdr>
        <w:top w:val="none" w:sz="0" w:space="0" w:color="auto"/>
        <w:left w:val="none" w:sz="0" w:space="0" w:color="auto"/>
        <w:bottom w:val="none" w:sz="0" w:space="0" w:color="auto"/>
        <w:right w:val="none" w:sz="0" w:space="0" w:color="auto"/>
      </w:divBdr>
    </w:div>
    <w:div w:id="979725219">
      <w:marLeft w:val="640"/>
      <w:marRight w:val="0"/>
      <w:marTop w:val="0"/>
      <w:marBottom w:val="0"/>
      <w:divBdr>
        <w:top w:val="none" w:sz="0" w:space="0" w:color="auto"/>
        <w:left w:val="none" w:sz="0" w:space="0" w:color="auto"/>
        <w:bottom w:val="none" w:sz="0" w:space="0" w:color="auto"/>
        <w:right w:val="none" w:sz="0" w:space="0" w:color="auto"/>
      </w:divBdr>
    </w:div>
    <w:div w:id="979728201">
      <w:marLeft w:val="640"/>
      <w:marRight w:val="0"/>
      <w:marTop w:val="0"/>
      <w:marBottom w:val="0"/>
      <w:divBdr>
        <w:top w:val="none" w:sz="0" w:space="0" w:color="auto"/>
        <w:left w:val="none" w:sz="0" w:space="0" w:color="auto"/>
        <w:bottom w:val="none" w:sz="0" w:space="0" w:color="auto"/>
        <w:right w:val="none" w:sz="0" w:space="0" w:color="auto"/>
      </w:divBdr>
    </w:div>
    <w:div w:id="979768064">
      <w:marLeft w:val="640"/>
      <w:marRight w:val="0"/>
      <w:marTop w:val="0"/>
      <w:marBottom w:val="0"/>
      <w:divBdr>
        <w:top w:val="none" w:sz="0" w:space="0" w:color="auto"/>
        <w:left w:val="none" w:sz="0" w:space="0" w:color="auto"/>
        <w:bottom w:val="none" w:sz="0" w:space="0" w:color="auto"/>
        <w:right w:val="none" w:sz="0" w:space="0" w:color="auto"/>
      </w:divBdr>
    </w:div>
    <w:div w:id="979769150">
      <w:marLeft w:val="640"/>
      <w:marRight w:val="0"/>
      <w:marTop w:val="0"/>
      <w:marBottom w:val="0"/>
      <w:divBdr>
        <w:top w:val="none" w:sz="0" w:space="0" w:color="auto"/>
        <w:left w:val="none" w:sz="0" w:space="0" w:color="auto"/>
        <w:bottom w:val="none" w:sz="0" w:space="0" w:color="auto"/>
        <w:right w:val="none" w:sz="0" w:space="0" w:color="auto"/>
      </w:divBdr>
    </w:div>
    <w:div w:id="980039401">
      <w:marLeft w:val="640"/>
      <w:marRight w:val="0"/>
      <w:marTop w:val="0"/>
      <w:marBottom w:val="0"/>
      <w:divBdr>
        <w:top w:val="none" w:sz="0" w:space="0" w:color="auto"/>
        <w:left w:val="none" w:sz="0" w:space="0" w:color="auto"/>
        <w:bottom w:val="none" w:sz="0" w:space="0" w:color="auto"/>
        <w:right w:val="none" w:sz="0" w:space="0" w:color="auto"/>
      </w:divBdr>
    </w:div>
    <w:div w:id="980112189">
      <w:marLeft w:val="640"/>
      <w:marRight w:val="0"/>
      <w:marTop w:val="0"/>
      <w:marBottom w:val="0"/>
      <w:divBdr>
        <w:top w:val="none" w:sz="0" w:space="0" w:color="auto"/>
        <w:left w:val="none" w:sz="0" w:space="0" w:color="auto"/>
        <w:bottom w:val="none" w:sz="0" w:space="0" w:color="auto"/>
        <w:right w:val="none" w:sz="0" w:space="0" w:color="auto"/>
      </w:divBdr>
    </w:div>
    <w:div w:id="980157938">
      <w:marLeft w:val="640"/>
      <w:marRight w:val="0"/>
      <w:marTop w:val="0"/>
      <w:marBottom w:val="0"/>
      <w:divBdr>
        <w:top w:val="none" w:sz="0" w:space="0" w:color="auto"/>
        <w:left w:val="none" w:sz="0" w:space="0" w:color="auto"/>
        <w:bottom w:val="none" w:sz="0" w:space="0" w:color="auto"/>
        <w:right w:val="none" w:sz="0" w:space="0" w:color="auto"/>
      </w:divBdr>
    </w:div>
    <w:div w:id="980227291">
      <w:marLeft w:val="640"/>
      <w:marRight w:val="0"/>
      <w:marTop w:val="0"/>
      <w:marBottom w:val="0"/>
      <w:divBdr>
        <w:top w:val="none" w:sz="0" w:space="0" w:color="auto"/>
        <w:left w:val="none" w:sz="0" w:space="0" w:color="auto"/>
        <w:bottom w:val="none" w:sz="0" w:space="0" w:color="auto"/>
        <w:right w:val="none" w:sz="0" w:space="0" w:color="auto"/>
      </w:divBdr>
    </w:div>
    <w:div w:id="980303006">
      <w:marLeft w:val="640"/>
      <w:marRight w:val="0"/>
      <w:marTop w:val="0"/>
      <w:marBottom w:val="0"/>
      <w:divBdr>
        <w:top w:val="none" w:sz="0" w:space="0" w:color="auto"/>
        <w:left w:val="none" w:sz="0" w:space="0" w:color="auto"/>
        <w:bottom w:val="none" w:sz="0" w:space="0" w:color="auto"/>
        <w:right w:val="none" w:sz="0" w:space="0" w:color="auto"/>
      </w:divBdr>
    </w:div>
    <w:div w:id="980304424">
      <w:marLeft w:val="640"/>
      <w:marRight w:val="0"/>
      <w:marTop w:val="0"/>
      <w:marBottom w:val="0"/>
      <w:divBdr>
        <w:top w:val="none" w:sz="0" w:space="0" w:color="auto"/>
        <w:left w:val="none" w:sz="0" w:space="0" w:color="auto"/>
        <w:bottom w:val="none" w:sz="0" w:space="0" w:color="auto"/>
        <w:right w:val="none" w:sz="0" w:space="0" w:color="auto"/>
      </w:divBdr>
    </w:div>
    <w:div w:id="980578259">
      <w:marLeft w:val="640"/>
      <w:marRight w:val="0"/>
      <w:marTop w:val="0"/>
      <w:marBottom w:val="0"/>
      <w:divBdr>
        <w:top w:val="none" w:sz="0" w:space="0" w:color="auto"/>
        <w:left w:val="none" w:sz="0" w:space="0" w:color="auto"/>
        <w:bottom w:val="none" w:sz="0" w:space="0" w:color="auto"/>
        <w:right w:val="none" w:sz="0" w:space="0" w:color="auto"/>
      </w:divBdr>
    </w:div>
    <w:div w:id="980690184">
      <w:marLeft w:val="640"/>
      <w:marRight w:val="0"/>
      <w:marTop w:val="0"/>
      <w:marBottom w:val="0"/>
      <w:divBdr>
        <w:top w:val="none" w:sz="0" w:space="0" w:color="auto"/>
        <w:left w:val="none" w:sz="0" w:space="0" w:color="auto"/>
        <w:bottom w:val="none" w:sz="0" w:space="0" w:color="auto"/>
        <w:right w:val="none" w:sz="0" w:space="0" w:color="auto"/>
      </w:divBdr>
    </w:div>
    <w:div w:id="980692805">
      <w:marLeft w:val="640"/>
      <w:marRight w:val="0"/>
      <w:marTop w:val="0"/>
      <w:marBottom w:val="0"/>
      <w:divBdr>
        <w:top w:val="none" w:sz="0" w:space="0" w:color="auto"/>
        <w:left w:val="none" w:sz="0" w:space="0" w:color="auto"/>
        <w:bottom w:val="none" w:sz="0" w:space="0" w:color="auto"/>
        <w:right w:val="none" w:sz="0" w:space="0" w:color="auto"/>
      </w:divBdr>
    </w:div>
    <w:div w:id="980770765">
      <w:marLeft w:val="640"/>
      <w:marRight w:val="0"/>
      <w:marTop w:val="0"/>
      <w:marBottom w:val="0"/>
      <w:divBdr>
        <w:top w:val="none" w:sz="0" w:space="0" w:color="auto"/>
        <w:left w:val="none" w:sz="0" w:space="0" w:color="auto"/>
        <w:bottom w:val="none" w:sz="0" w:space="0" w:color="auto"/>
        <w:right w:val="none" w:sz="0" w:space="0" w:color="auto"/>
      </w:divBdr>
    </w:div>
    <w:div w:id="980840202">
      <w:marLeft w:val="640"/>
      <w:marRight w:val="0"/>
      <w:marTop w:val="0"/>
      <w:marBottom w:val="0"/>
      <w:divBdr>
        <w:top w:val="none" w:sz="0" w:space="0" w:color="auto"/>
        <w:left w:val="none" w:sz="0" w:space="0" w:color="auto"/>
        <w:bottom w:val="none" w:sz="0" w:space="0" w:color="auto"/>
        <w:right w:val="none" w:sz="0" w:space="0" w:color="auto"/>
      </w:divBdr>
    </w:div>
    <w:div w:id="980843358">
      <w:marLeft w:val="640"/>
      <w:marRight w:val="0"/>
      <w:marTop w:val="0"/>
      <w:marBottom w:val="0"/>
      <w:divBdr>
        <w:top w:val="none" w:sz="0" w:space="0" w:color="auto"/>
        <w:left w:val="none" w:sz="0" w:space="0" w:color="auto"/>
        <w:bottom w:val="none" w:sz="0" w:space="0" w:color="auto"/>
        <w:right w:val="none" w:sz="0" w:space="0" w:color="auto"/>
      </w:divBdr>
    </w:div>
    <w:div w:id="980959604">
      <w:marLeft w:val="640"/>
      <w:marRight w:val="0"/>
      <w:marTop w:val="0"/>
      <w:marBottom w:val="0"/>
      <w:divBdr>
        <w:top w:val="none" w:sz="0" w:space="0" w:color="auto"/>
        <w:left w:val="none" w:sz="0" w:space="0" w:color="auto"/>
        <w:bottom w:val="none" w:sz="0" w:space="0" w:color="auto"/>
        <w:right w:val="none" w:sz="0" w:space="0" w:color="auto"/>
      </w:divBdr>
    </w:div>
    <w:div w:id="980965442">
      <w:marLeft w:val="640"/>
      <w:marRight w:val="0"/>
      <w:marTop w:val="0"/>
      <w:marBottom w:val="0"/>
      <w:divBdr>
        <w:top w:val="none" w:sz="0" w:space="0" w:color="auto"/>
        <w:left w:val="none" w:sz="0" w:space="0" w:color="auto"/>
        <w:bottom w:val="none" w:sz="0" w:space="0" w:color="auto"/>
        <w:right w:val="none" w:sz="0" w:space="0" w:color="auto"/>
      </w:divBdr>
    </w:div>
    <w:div w:id="981038350">
      <w:marLeft w:val="640"/>
      <w:marRight w:val="0"/>
      <w:marTop w:val="0"/>
      <w:marBottom w:val="0"/>
      <w:divBdr>
        <w:top w:val="none" w:sz="0" w:space="0" w:color="auto"/>
        <w:left w:val="none" w:sz="0" w:space="0" w:color="auto"/>
        <w:bottom w:val="none" w:sz="0" w:space="0" w:color="auto"/>
        <w:right w:val="none" w:sz="0" w:space="0" w:color="auto"/>
      </w:divBdr>
    </w:div>
    <w:div w:id="981040743">
      <w:marLeft w:val="640"/>
      <w:marRight w:val="0"/>
      <w:marTop w:val="0"/>
      <w:marBottom w:val="0"/>
      <w:divBdr>
        <w:top w:val="none" w:sz="0" w:space="0" w:color="auto"/>
        <w:left w:val="none" w:sz="0" w:space="0" w:color="auto"/>
        <w:bottom w:val="none" w:sz="0" w:space="0" w:color="auto"/>
        <w:right w:val="none" w:sz="0" w:space="0" w:color="auto"/>
      </w:divBdr>
    </w:div>
    <w:div w:id="981080483">
      <w:marLeft w:val="640"/>
      <w:marRight w:val="0"/>
      <w:marTop w:val="0"/>
      <w:marBottom w:val="0"/>
      <w:divBdr>
        <w:top w:val="none" w:sz="0" w:space="0" w:color="auto"/>
        <w:left w:val="none" w:sz="0" w:space="0" w:color="auto"/>
        <w:bottom w:val="none" w:sz="0" w:space="0" w:color="auto"/>
        <w:right w:val="none" w:sz="0" w:space="0" w:color="auto"/>
      </w:divBdr>
    </w:div>
    <w:div w:id="981154133">
      <w:marLeft w:val="640"/>
      <w:marRight w:val="0"/>
      <w:marTop w:val="0"/>
      <w:marBottom w:val="0"/>
      <w:divBdr>
        <w:top w:val="none" w:sz="0" w:space="0" w:color="auto"/>
        <w:left w:val="none" w:sz="0" w:space="0" w:color="auto"/>
        <w:bottom w:val="none" w:sz="0" w:space="0" w:color="auto"/>
        <w:right w:val="none" w:sz="0" w:space="0" w:color="auto"/>
      </w:divBdr>
    </w:div>
    <w:div w:id="981158009">
      <w:marLeft w:val="640"/>
      <w:marRight w:val="0"/>
      <w:marTop w:val="0"/>
      <w:marBottom w:val="0"/>
      <w:divBdr>
        <w:top w:val="none" w:sz="0" w:space="0" w:color="auto"/>
        <w:left w:val="none" w:sz="0" w:space="0" w:color="auto"/>
        <w:bottom w:val="none" w:sz="0" w:space="0" w:color="auto"/>
        <w:right w:val="none" w:sz="0" w:space="0" w:color="auto"/>
      </w:divBdr>
    </w:div>
    <w:div w:id="981273819">
      <w:marLeft w:val="640"/>
      <w:marRight w:val="0"/>
      <w:marTop w:val="0"/>
      <w:marBottom w:val="0"/>
      <w:divBdr>
        <w:top w:val="none" w:sz="0" w:space="0" w:color="auto"/>
        <w:left w:val="none" w:sz="0" w:space="0" w:color="auto"/>
        <w:bottom w:val="none" w:sz="0" w:space="0" w:color="auto"/>
        <w:right w:val="none" w:sz="0" w:space="0" w:color="auto"/>
      </w:divBdr>
    </w:div>
    <w:div w:id="981424248">
      <w:marLeft w:val="640"/>
      <w:marRight w:val="0"/>
      <w:marTop w:val="0"/>
      <w:marBottom w:val="0"/>
      <w:divBdr>
        <w:top w:val="none" w:sz="0" w:space="0" w:color="auto"/>
        <w:left w:val="none" w:sz="0" w:space="0" w:color="auto"/>
        <w:bottom w:val="none" w:sz="0" w:space="0" w:color="auto"/>
        <w:right w:val="none" w:sz="0" w:space="0" w:color="auto"/>
      </w:divBdr>
    </w:div>
    <w:div w:id="981429043">
      <w:marLeft w:val="640"/>
      <w:marRight w:val="0"/>
      <w:marTop w:val="0"/>
      <w:marBottom w:val="0"/>
      <w:divBdr>
        <w:top w:val="none" w:sz="0" w:space="0" w:color="auto"/>
        <w:left w:val="none" w:sz="0" w:space="0" w:color="auto"/>
        <w:bottom w:val="none" w:sz="0" w:space="0" w:color="auto"/>
        <w:right w:val="none" w:sz="0" w:space="0" w:color="auto"/>
      </w:divBdr>
    </w:div>
    <w:div w:id="981469001">
      <w:marLeft w:val="640"/>
      <w:marRight w:val="0"/>
      <w:marTop w:val="0"/>
      <w:marBottom w:val="0"/>
      <w:divBdr>
        <w:top w:val="none" w:sz="0" w:space="0" w:color="auto"/>
        <w:left w:val="none" w:sz="0" w:space="0" w:color="auto"/>
        <w:bottom w:val="none" w:sz="0" w:space="0" w:color="auto"/>
        <w:right w:val="none" w:sz="0" w:space="0" w:color="auto"/>
      </w:divBdr>
    </w:div>
    <w:div w:id="981471326">
      <w:marLeft w:val="640"/>
      <w:marRight w:val="0"/>
      <w:marTop w:val="0"/>
      <w:marBottom w:val="0"/>
      <w:divBdr>
        <w:top w:val="none" w:sz="0" w:space="0" w:color="auto"/>
        <w:left w:val="none" w:sz="0" w:space="0" w:color="auto"/>
        <w:bottom w:val="none" w:sz="0" w:space="0" w:color="auto"/>
        <w:right w:val="none" w:sz="0" w:space="0" w:color="auto"/>
      </w:divBdr>
    </w:div>
    <w:div w:id="981497435">
      <w:marLeft w:val="640"/>
      <w:marRight w:val="0"/>
      <w:marTop w:val="0"/>
      <w:marBottom w:val="0"/>
      <w:divBdr>
        <w:top w:val="none" w:sz="0" w:space="0" w:color="auto"/>
        <w:left w:val="none" w:sz="0" w:space="0" w:color="auto"/>
        <w:bottom w:val="none" w:sz="0" w:space="0" w:color="auto"/>
        <w:right w:val="none" w:sz="0" w:space="0" w:color="auto"/>
      </w:divBdr>
    </w:div>
    <w:div w:id="981499040">
      <w:marLeft w:val="640"/>
      <w:marRight w:val="0"/>
      <w:marTop w:val="0"/>
      <w:marBottom w:val="0"/>
      <w:divBdr>
        <w:top w:val="none" w:sz="0" w:space="0" w:color="auto"/>
        <w:left w:val="none" w:sz="0" w:space="0" w:color="auto"/>
        <w:bottom w:val="none" w:sz="0" w:space="0" w:color="auto"/>
        <w:right w:val="none" w:sz="0" w:space="0" w:color="auto"/>
      </w:divBdr>
    </w:div>
    <w:div w:id="981538088">
      <w:marLeft w:val="640"/>
      <w:marRight w:val="0"/>
      <w:marTop w:val="0"/>
      <w:marBottom w:val="0"/>
      <w:divBdr>
        <w:top w:val="none" w:sz="0" w:space="0" w:color="auto"/>
        <w:left w:val="none" w:sz="0" w:space="0" w:color="auto"/>
        <w:bottom w:val="none" w:sz="0" w:space="0" w:color="auto"/>
        <w:right w:val="none" w:sz="0" w:space="0" w:color="auto"/>
      </w:divBdr>
    </w:div>
    <w:div w:id="981540862">
      <w:marLeft w:val="640"/>
      <w:marRight w:val="0"/>
      <w:marTop w:val="0"/>
      <w:marBottom w:val="0"/>
      <w:divBdr>
        <w:top w:val="none" w:sz="0" w:space="0" w:color="auto"/>
        <w:left w:val="none" w:sz="0" w:space="0" w:color="auto"/>
        <w:bottom w:val="none" w:sz="0" w:space="0" w:color="auto"/>
        <w:right w:val="none" w:sz="0" w:space="0" w:color="auto"/>
      </w:divBdr>
    </w:div>
    <w:div w:id="981614750">
      <w:marLeft w:val="640"/>
      <w:marRight w:val="0"/>
      <w:marTop w:val="0"/>
      <w:marBottom w:val="0"/>
      <w:divBdr>
        <w:top w:val="none" w:sz="0" w:space="0" w:color="auto"/>
        <w:left w:val="none" w:sz="0" w:space="0" w:color="auto"/>
        <w:bottom w:val="none" w:sz="0" w:space="0" w:color="auto"/>
        <w:right w:val="none" w:sz="0" w:space="0" w:color="auto"/>
      </w:divBdr>
    </w:div>
    <w:div w:id="981731416">
      <w:marLeft w:val="640"/>
      <w:marRight w:val="0"/>
      <w:marTop w:val="0"/>
      <w:marBottom w:val="0"/>
      <w:divBdr>
        <w:top w:val="none" w:sz="0" w:space="0" w:color="auto"/>
        <w:left w:val="none" w:sz="0" w:space="0" w:color="auto"/>
        <w:bottom w:val="none" w:sz="0" w:space="0" w:color="auto"/>
        <w:right w:val="none" w:sz="0" w:space="0" w:color="auto"/>
      </w:divBdr>
    </w:div>
    <w:div w:id="981735527">
      <w:marLeft w:val="640"/>
      <w:marRight w:val="0"/>
      <w:marTop w:val="0"/>
      <w:marBottom w:val="0"/>
      <w:divBdr>
        <w:top w:val="none" w:sz="0" w:space="0" w:color="auto"/>
        <w:left w:val="none" w:sz="0" w:space="0" w:color="auto"/>
        <w:bottom w:val="none" w:sz="0" w:space="0" w:color="auto"/>
        <w:right w:val="none" w:sz="0" w:space="0" w:color="auto"/>
      </w:divBdr>
    </w:div>
    <w:div w:id="981806579">
      <w:marLeft w:val="640"/>
      <w:marRight w:val="0"/>
      <w:marTop w:val="0"/>
      <w:marBottom w:val="0"/>
      <w:divBdr>
        <w:top w:val="none" w:sz="0" w:space="0" w:color="auto"/>
        <w:left w:val="none" w:sz="0" w:space="0" w:color="auto"/>
        <w:bottom w:val="none" w:sz="0" w:space="0" w:color="auto"/>
        <w:right w:val="none" w:sz="0" w:space="0" w:color="auto"/>
      </w:divBdr>
    </w:div>
    <w:div w:id="981814964">
      <w:marLeft w:val="640"/>
      <w:marRight w:val="0"/>
      <w:marTop w:val="0"/>
      <w:marBottom w:val="0"/>
      <w:divBdr>
        <w:top w:val="none" w:sz="0" w:space="0" w:color="auto"/>
        <w:left w:val="none" w:sz="0" w:space="0" w:color="auto"/>
        <w:bottom w:val="none" w:sz="0" w:space="0" w:color="auto"/>
        <w:right w:val="none" w:sz="0" w:space="0" w:color="auto"/>
      </w:divBdr>
    </w:div>
    <w:div w:id="982001786">
      <w:marLeft w:val="640"/>
      <w:marRight w:val="0"/>
      <w:marTop w:val="0"/>
      <w:marBottom w:val="0"/>
      <w:divBdr>
        <w:top w:val="none" w:sz="0" w:space="0" w:color="auto"/>
        <w:left w:val="none" w:sz="0" w:space="0" w:color="auto"/>
        <w:bottom w:val="none" w:sz="0" w:space="0" w:color="auto"/>
        <w:right w:val="none" w:sz="0" w:space="0" w:color="auto"/>
      </w:divBdr>
    </w:div>
    <w:div w:id="982005430">
      <w:marLeft w:val="640"/>
      <w:marRight w:val="0"/>
      <w:marTop w:val="0"/>
      <w:marBottom w:val="0"/>
      <w:divBdr>
        <w:top w:val="none" w:sz="0" w:space="0" w:color="auto"/>
        <w:left w:val="none" w:sz="0" w:space="0" w:color="auto"/>
        <w:bottom w:val="none" w:sz="0" w:space="0" w:color="auto"/>
        <w:right w:val="none" w:sz="0" w:space="0" w:color="auto"/>
      </w:divBdr>
    </w:div>
    <w:div w:id="982075190">
      <w:marLeft w:val="640"/>
      <w:marRight w:val="0"/>
      <w:marTop w:val="0"/>
      <w:marBottom w:val="0"/>
      <w:divBdr>
        <w:top w:val="none" w:sz="0" w:space="0" w:color="auto"/>
        <w:left w:val="none" w:sz="0" w:space="0" w:color="auto"/>
        <w:bottom w:val="none" w:sz="0" w:space="0" w:color="auto"/>
        <w:right w:val="none" w:sz="0" w:space="0" w:color="auto"/>
      </w:divBdr>
    </w:div>
    <w:div w:id="982083189">
      <w:marLeft w:val="640"/>
      <w:marRight w:val="0"/>
      <w:marTop w:val="0"/>
      <w:marBottom w:val="0"/>
      <w:divBdr>
        <w:top w:val="none" w:sz="0" w:space="0" w:color="auto"/>
        <w:left w:val="none" w:sz="0" w:space="0" w:color="auto"/>
        <w:bottom w:val="none" w:sz="0" w:space="0" w:color="auto"/>
        <w:right w:val="none" w:sz="0" w:space="0" w:color="auto"/>
      </w:divBdr>
    </w:div>
    <w:div w:id="982272452">
      <w:marLeft w:val="640"/>
      <w:marRight w:val="0"/>
      <w:marTop w:val="0"/>
      <w:marBottom w:val="0"/>
      <w:divBdr>
        <w:top w:val="none" w:sz="0" w:space="0" w:color="auto"/>
        <w:left w:val="none" w:sz="0" w:space="0" w:color="auto"/>
        <w:bottom w:val="none" w:sz="0" w:space="0" w:color="auto"/>
        <w:right w:val="none" w:sz="0" w:space="0" w:color="auto"/>
      </w:divBdr>
    </w:div>
    <w:div w:id="982273903">
      <w:marLeft w:val="640"/>
      <w:marRight w:val="0"/>
      <w:marTop w:val="0"/>
      <w:marBottom w:val="0"/>
      <w:divBdr>
        <w:top w:val="none" w:sz="0" w:space="0" w:color="auto"/>
        <w:left w:val="none" w:sz="0" w:space="0" w:color="auto"/>
        <w:bottom w:val="none" w:sz="0" w:space="0" w:color="auto"/>
        <w:right w:val="none" w:sz="0" w:space="0" w:color="auto"/>
      </w:divBdr>
    </w:div>
    <w:div w:id="982319384">
      <w:marLeft w:val="640"/>
      <w:marRight w:val="0"/>
      <w:marTop w:val="0"/>
      <w:marBottom w:val="0"/>
      <w:divBdr>
        <w:top w:val="none" w:sz="0" w:space="0" w:color="auto"/>
        <w:left w:val="none" w:sz="0" w:space="0" w:color="auto"/>
        <w:bottom w:val="none" w:sz="0" w:space="0" w:color="auto"/>
        <w:right w:val="none" w:sz="0" w:space="0" w:color="auto"/>
      </w:divBdr>
    </w:div>
    <w:div w:id="982465835">
      <w:marLeft w:val="640"/>
      <w:marRight w:val="0"/>
      <w:marTop w:val="0"/>
      <w:marBottom w:val="0"/>
      <w:divBdr>
        <w:top w:val="none" w:sz="0" w:space="0" w:color="auto"/>
        <w:left w:val="none" w:sz="0" w:space="0" w:color="auto"/>
        <w:bottom w:val="none" w:sz="0" w:space="0" w:color="auto"/>
        <w:right w:val="none" w:sz="0" w:space="0" w:color="auto"/>
      </w:divBdr>
    </w:div>
    <w:div w:id="982585643">
      <w:marLeft w:val="640"/>
      <w:marRight w:val="0"/>
      <w:marTop w:val="0"/>
      <w:marBottom w:val="0"/>
      <w:divBdr>
        <w:top w:val="none" w:sz="0" w:space="0" w:color="auto"/>
        <w:left w:val="none" w:sz="0" w:space="0" w:color="auto"/>
        <w:bottom w:val="none" w:sz="0" w:space="0" w:color="auto"/>
        <w:right w:val="none" w:sz="0" w:space="0" w:color="auto"/>
      </w:divBdr>
    </w:div>
    <w:div w:id="982659137">
      <w:marLeft w:val="640"/>
      <w:marRight w:val="0"/>
      <w:marTop w:val="0"/>
      <w:marBottom w:val="0"/>
      <w:divBdr>
        <w:top w:val="none" w:sz="0" w:space="0" w:color="auto"/>
        <w:left w:val="none" w:sz="0" w:space="0" w:color="auto"/>
        <w:bottom w:val="none" w:sz="0" w:space="0" w:color="auto"/>
        <w:right w:val="none" w:sz="0" w:space="0" w:color="auto"/>
      </w:divBdr>
    </w:div>
    <w:div w:id="982660409">
      <w:marLeft w:val="640"/>
      <w:marRight w:val="0"/>
      <w:marTop w:val="0"/>
      <w:marBottom w:val="0"/>
      <w:divBdr>
        <w:top w:val="none" w:sz="0" w:space="0" w:color="auto"/>
        <w:left w:val="none" w:sz="0" w:space="0" w:color="auto"/>
        <w:bottom w:val="none" w:sz="0" w:space="0" w:color="auto"/>
        <w:right w:val="none" w:sz="0" w:space="0" w:color="auto"/>
      </w:divBdr>
    </w:div>
    <w:div w:id="982664246">
      <w:marLeft w:val="640"/>
      <w:marRight w:val="0"/>
      <w:marTop w:val="0"/>
      <w:marBottom w:val="0"/>
      <w:divBdr>
        <w:top w:val="none" w:sz="0" w:space="0" w:color="auto"/>
        <w:left w:val="none" w:sz="0" w:space="0" w:color="auto"/>
        <w:bottom w:val="none" w:sz="0" w:space="0" w:color="auto"/>
        <w:right w:val="none" w:sz="0" w:space="0" w:color="auto"/>
      </w:divBdr>
    </w:div>
    <w:div w:id="982737508">
      <w:marLeft w:val="640"/>
      <w:marRight w:val="0"/>
      <w:marTop w:val="0"/>
      <w:marBottom w:val="0"/>
      <w:divBdr>
        <w:top w:val="none" w:sz="0" w:space="0" w:color="auto"/>
        <w:left w:val="none" w:sz="0" w:space="0" w:color="auto"/>
        <w:bottom w:val="none" w:sz="0" w:space="0" w:color="auto"/>
        <w:right w:val="none" w:sz="0" w:space="0" w:color="auto"/>
      </w:divBdr>
    </w:div>
    <w:div w:id="982805730">
      <w:marLeft w:val="640"/>
      <w:marRight w:val="0"/>
      <w:marTop w:val="0"/>
      <w:marBottom w:val="0"/>
      <w:divBdr>
        <w:top w:val="none" w:sz="0" w:space="0" w:color="auto"/>
        <w:left w:val="none" w:sz="0" w:space="0" w:color="auto"/>
        <w:bottom w:val="none" w:sz="0" w:space="0" w:color="auto"/>
        <w:right w:val="none" w:sz="0" w:space="0" w:color="auto"/>
      </w:divBdr>
    </w:div>
    <w:div w:id="982807275">
      <w:bodyDiv w:val="1"/>
      <w:marLeft w:val="0"/>
      <w:marRight w:val="0"/>
      <w:marTop w:val="0"/>
      <w:marBottom w:val="0"/>
      <w:divBdr>
        <w:top w:val="none" w:sz="0" w:space="0" w:color="auto"/>
        <w:left w:val="none" w:sz="0" w:space="0" w:color="auto"/>
        <w:bottom w:val="none" w:sz="0" w:space="0" w:color="auto"/>
        <w:right w:val="none" w:sz="0" w:space="0" w:color="auto"/>
      </w:divBdr>
    </w:div>
    <w:div w:id="982851428">
      <w:marLeft w:val="640"/>
      <w:marRight w:val="0"/>
      <w:marTop w:val="0"/>
      <w:marBottom w:val="0"/>
      <w:divBdr>
        <w:top w:val="none" w:sz="0" w:space="0" w:color="auto"/>
        <w:left w:val="none" w:sz="0" w:space="0" w:color="auto"/>
        <w:bottom w:val="none" w:sz="0" w:space="0" w:color="auto"/>
        <w:right w:val="none" w:sz="0" w:space="0" w:color="auto"/>
      </w:divBdr>
    </w:div>
    <w:div w:id="982856750">
      <w:marLeft w:val="640"/>
      <w:marRight w:val="0"/>
      <w:marTop w:val="0"/>
      <w:marBottom w:val="0"/>
      <w:divBdr>
        <w:top w:val="none" w:sz="0" w:space="0" w:color="auto"/>
        <w:left w:val="none" w:sz="0" w:space="0" w:color="auto"/>
        <w:bottom w:val="none" w:sz="0" w:space="0" w:color="auto"/>
        <w:right w:val="none" w:sz="0" w:space="0" w:color="auto"/>
      </w:divBdr>
    </w:div>
    <w:div w:id="982930858">
      <w:marLeft w:val="480"/>
      <w:marRight w:val="0"/>
      <w:marTop w:val="0"/>
      <w:marBottom w:val="0"/>
      <w:divBdr>
        <w:top w:val="none" w:sz="0" w:space="0" w:color="auto"/>
        <w:left w:val="none" w:sz="0" w:space="0" w:color="auto"/>
        <w:bottom w:val="none" w:sz="0" w:space="0" w:color="auto"/>
        <w:right w:val="none" w:sz="0" w:space="0" w:color="auto"/>
      </w:divBdr>
    </w:div>
    <w:div w:id="982975340">
      <w:marLeft w:val="640"/>
      <w:marRight w:val="0"/>
      <w:marTop w:val="0"/>
      <w:marBottom w:val="0"/>
      <w:divBdr>
        <w:top w:val="none" w:sz="0" w:space="0" w:color="auto"/>
        <w:left w:val="none" w:sz="0" w:space="0" w:color="auto"/>
        <w:bottom w:val="none" w:sz="0" w:space="0" w:color="auto"/>
        <w:right w:val="none" w:sz="0" w:space="0" w:color="auto"/>
      </w:divBdr>
    </w:div>
    <w:div w:id="982975679">
      <w:marLeft w:val="640"/>
      <w:marRight w:val="0"/>
      <w:marTop w:val="0"/>
      <w:marBottom w:val="0"/>
      <w:divBdr>
        <w:top w:val="none" w:sz="0" w:space="0" w:color="auto"/>
        <w:left w:val="none" w:sz="0" w:space="0" w:color="auto"/>
        <w:bottom w:val="none" w:sz="0" w:space="0" w:color="auto"/>
        <w:right w:val="none" w:sz="0" w:space="0" w:color="auto"/>
      </w:divBdr>
    </w:div>
    <w:div w:id="983120760">
      <w:marLeft w:val="640"/>
      <w:marRight w:val="0"/>
      <w:marTop w:val="0"/>
      <w:marBottom w:val="0"/>
      <w:divBdr>
        <w:top w:val="none" w:sz="0" w:space="0" w:color="auto"/>
        <w:left w:val="none" w:sz="0" w:space="0" w:color="auto"/>
        <w:bottom w:val="none" w:sz="0" w:space="0" w:color="auto"/>
        <w:right w:val="none" w:sz="0" w:space="0" w:color="auto"/>
      </w:divBdr>
    </w:div>
    <w:div w:id="983194558">
      <w:marLeft w:val="640"/>
      <w:marRight w:val="0"/>
      <w:marTop w:val="0"/>
      <w:marBottom w:val="0"/>
      <w:divBdr>
        <w:top w:val="none" w:sz="0" w:space="0" w:color="auto"/>
        <w:left w:val="none" w:sz="0" w:space="0" w:color="auto"/>
        <w:bottom w:val="none" w:sz="0" w:space="0" w:color="auto"/>
        <w:right w:val="none" w:sz="0" w:space="0" w:color="auto"/>
      </w:divBdr>
    </w:div>
    <w:div w:id="983197794">
      <w:marLeft w:val="640"/>
      <w:marRight w:val="0"/>
      <w:marTop w:val="0"/>
      <w:marBottom w:val="0"/>
      <w:divBdr>
        <w:top w:val="none" w:sz="0" w:space="0" w:color="auto"/>
        <w:left w:val="none" w:sz="0" w:space="0" w:color="auto"/>
        <w:bottom w:val="none" w:sz="0" w:space="0" w:color="auto"/>
        <w:right w:val="none" w:sz="0" w:space="0" w:color="auto"/>
      </w:divBdr>
    </w:div>
    <w:div w:id="983313733">
      <w:marLeft w:val="640"/>
      <w:marRight w:val="0"/>
      <w:marTop w:val="0"/>
      <w:marBottom w:val="0"/>
      <w:divBdr>
        <w:top w:val="none" w:sz="0" w:space="0" w:color="auto"/>
        <w:left w:val="none" w:sz="0" w:space="0" w:color="auto"/>
        <w:bottom w:val="none" w:sz="0" w:space="0" w:color="auto"/>
        <w:right w:val="none" w:sz="0" w:space="0" w:color="auto"/>
      </w:divBdr>
    </w:div>
    <w:div w:id="983386591">
      <w:marLeft w:val="640"/>
      <w:marRight w:val="0"/>
      <w:marTop w:val="0"/>
      <w:marBottom w:val="0"/>
      <w:divBdr>
        <w:top w:val="none" w:sz="0" w:space="0" w:color="auto"/>
        <w:left w:val="none" w:sz="0" w:space="0" w:color="auto"/>
        <w:bottom w:val="none" w:sz="0" w:space="0" w:color="auto"/>
        <w:right w:val="none" w:sz="0" w:space="0" w:color="auto"/>
      </w:divBdr>
    </w:div>
    <w:div w:id="983389345">
      <w:marLeft w:val="640"/>
      <w:marRight w:val="0"/>
      <w:marTop w:val="0"/>
      <w:marBottom w:val="0"/>
      <w:divBdr>
        <w:top w:val="none" w:sz="0" w:space="0" w:color="auto"/>
        <w:left w:val="none" w:sz="0" w:space="0" w:color="auto"/>
        <w:bottom w:val="none" w:sz="0" w:space="0" w:color="auto"/>
        <w:right w:val="none" w:sz="0" w:space="0" w:color="auto"/>
      </w:divBdr>
    </w:div>
    <w:div w:id="983394176">
      <w:marLeft w:val="640"/>
      <w:marRight w:val="0"/>
      <w:marTop w:val="0"/>
      <w:marBottom w:val="0"/>
      <w:divBdr>
        <w:top w:val="none" w:sz="0" w:space="0" w:color="auto"/>
        <w:left w:val="none" w:sz="0" w:space="0" w:color="auto"/>
        <w:bottom w:val="none" w:sz="0" w:space="0" w:color="auto"/>
        <w:right w:val="none" w:sz="0" w:space="0" w:color="auto"/>
      </w:divBdr>
    </w:div>
    <w:div w:id="983460936">
      <w:marLeft w:val="640"/>
      <w:marRight w:val="0"/>
      <w:marTop w:val="0"/>
      <w:marBottom w:val="0"/>
      <w:divBdr>
        <w:top w:val="none" w:sz="0" w:space="0" w:color="auto"/>
        <w:left w:val="none" w:sz="0" w:space="0" w:color="auto"/>
        <w:bottom w:val="none" w:sz="0" w:space="0" w:color="auto"/>
        <w:right w:val="none" w:sz="0" w:space="0" w:color="auto"/>
      </w:divBdr>
    </w:div>
    <w:div w:id="983461546">
      <w:marLeft w:val="640"/>
      <w:marRight w:val="0"/>
      <w:marTop w:val="0"/>
      <w:marBottom w:val="0"/>
      <w:divBdr>
        <w:top w:val="none" w:sz="0" w:space="0" w:color="auto"/>
        <w:left w:val="none" w:sz="0" w:space="0" w:color="auto"/>
        <w:bottom w:val="none" w:sz="0" w:space="0" w:color="auto"/>
        <w:right w:val="none" w:sz="0" w:space="0" w:color="auto"/>
      </w:divBdr>
    </w:div>
    <w:div w:id="983463505">
      <w:marLeft w:val="640"/>
      <w:marRight w:val="0"/>
      <w:marTop w:val="0"/>
      <w:marBottom w:val="0"/>
      <w:divBdr>
        <w:top w:val="none" w:sz="0" w:space="0" w:color="auto"/>
        <w:left w:val="none" w:sz="0" w:space="0" w:color="auto"/>
        <w:bottom w:val="none" w:sz="0" w:space="0" w:color="auto"/>
        <w:right w:val="none" w:sz="0" w:space="0" w:color="auto"/>
      </w:divBdr>
    </w:div>
    <w:div w:id="983513051">
      <w:marLeft w:val="640"/>
      <w:marRight w:val="0"/>
      <w:marTop w:val="0"/>
      <w:marBottom w:val="0"/>
      <w:divBdr>
        <w:top w:val="none" w:sz="0" w:space="0" w:color="auto"/>
        <w:left w:val="none" w:sz="0" w:space="0" w:color="auto"/>
        <w:bottom w:val="none" w:sz="0" w:space="0" w:color="auto"/>
        <w:right w:val="none" w:sz="0" w:space="0" w:color="auto"/>
      </w:divBdr>
    </w:div>
    <w:div w:id="983582438">
      <w:marLeft w:val="640"/>
      <w:marRight w:val="0"/>
      <w:marTop w:val="0"/>
      <w:marBottom w:val="0"/>
      <w:divBdr>
        <w:top w:val="none" w:sz="0" w:space="0" w:color="auto"/>
        <w:left w:val="none" w:sz="0" w:space="0" w:color="auto"/>
        <w:bottom w:val="none" w:sz="0" w:space="0" w:color="auto"/>
        <w:right w:val="none" w:sz="0" w:space="0" w:color="auto"/>
      </w:divBdr>
    </w:div>
    <w:div w:id="983582859">
      <w:marLeft w:val="640"/>
      <w:marRight w:val="0"/>
      <w:marTop w:val="0"/>
      <w:marBottom w:val="0"/>
      <w:divBdr>
        <w:top w:val="none" w:sz="0" w:space="0" w:color="auto"/>
        <w:left w:val="none" w:sz="0" w:space="0" w:color="auto"/>
        <w:bottom w:val="none" w:sz="0" w:space="0" w:color="auto"/>
        <w:right w:val="none" w:sz="0" w:space="0" w:color="auto"/>
      </w:divBdr>
    </w:div>
    <w:div w:id="983697230">
      <w:marLeft w:val="640"/>
      <w:marRight w:val="0"/>
      <w:marTop w:val="0"/>
      <w:marBottom w:val="0"/>
      <w:divBdr>
        <w:top w:val="none" w:sz="0" w:space="0" w:color="auto"/>
        <w:left w:val="none" w:sz="0" w:space="0" w:color="auto"/>
        <w:bottom w:val="none" w:sz="0" w:space="0" w:color="auto"/>
        <w:right w:val="none" w:sz="0" w:space="0" w:color="auto"/>
      </w:divBdr>
    </w:div>
    <w:div w:id="983701135">
      <w:marLeft w:val="640"/>
      <w:marRight w:val="0"/>
      <w:marTop w:val="0"/>
      <w:marBottom w:val="0"/>
      <w:divBdr>
        <w:top w:val="none" w:sz="0" w:space="0" w:color="auto"/>
        <w:left w:val="none" w:sz="0" w:space="0" w:color="auto"/>
        <w:bottom w:val="none" w:sz="0" w:space="0" w:color="auto"/>
        <w:right w:val="none" w:sz="0" w:space="0" w:color="auto"/>
      </w:divBdr>
    </w:div>
    <w:div w:id="983774042">
      <w:marLeft w:val="640"/>
      <w:marRight w:val="0"/>
      <w:marTop w:val="0"/>
      <w:marBottom w:val="0"/>
      <w:divBdr>
        <w:top w:val="none" w:sz="0" w:space="0" w:color="auto"/>
        <w:left w:val="none" w:sz="0" w:space="0" w:color="auto"/>
        <w:bottom w:val="none" w:sz="0" w:space="0" w:color="auto"/>
        <w:right w:val="none" w:sz="0" w:space="0" w:color="auto"/>
      </w:divBdr>
    </w:div>
    <w:div w:id="983780191">
      <w:marLeft w:val="640"/>
      <w:marRight w:val="0"/>
      <w:marTop w:val="0"/>
      <w:marBottom w:val="0"/>
      <w:divBdr>
        <w:top w:val="none" w:sz="0" w:space="0" w:color="auto"/>
        <w:left w:val="none" w:sz="0" w:space="0" w:color="auto"/>
        <w:bottom w:val="none" w:sz="0" w:space="0" w:color="auto"/>
        <w:right w:val="none" w:sz="0" w:space="0" w:color="auto"/>
      </w:divBdr>
    </w:div>
    <w:div w:id="983852845">
      <w:marLeft w:val="640"/>
      <w:marRight w:val="0"/>
      <w:marTop w:val="0"/>
      <w:marBottom w:val="0"/>
      <w:divBdr>
        <w:top w:val="none" w:sz="0" w:space="0" w:color="auto"/>
        <w:left w:val="none" w:sz="0" w:space="0" w:color="auto"/>
        <w:bottom w:val="none" w:sz="0" w:space="0" w:color="auto"/>
        <w:right w:val="none" w:sz="0" w:space="0" w:color="auto"/>
      </w:divBdr>
    </w:div>
    <w:div w:id="983854307">
      <w:marLeft w:val="640"/>
      <w:marRight w:val="0"/>
      <w:marTop w:val="0"/>
      <w:marBottom w:val="0"/>
      <w:divBdr>
        <w:top w:val="none" w:sz="0" w:space="0" w:color="auto"/>
        <w:left w:val="none" w:sz="0" w:space="0" w:color="auto"/>
        <w:bottom w:val="none" w:sz="0" w:space="0" w:color="auto"/>
        <w:right w:val="none" w:sz="0" w:space="0" w:color="auto"/>
      </w:divBdr>
    </w:div>
    <w:div w:id="983855792">
      <w:marLeft w:val="640"/>
      <w:marRight w:val="0"/>
      <w:marTop w:val="0"/>
      <w:marBottom w:val="0"/>
      <w:divBdr>
        <w:top w:val="none" w:sz="0" w:space="0" w:color="auto"/>
        <w:left w:val="none" w:sz="0" w:space="0" w:color="auto"/>
        <w:bottom w:val="none" w:sz="0" w:space="0" w:color="auto"/>
        <w:right w:val="none" w:sz="0" w:space="0" w:color="auto"/>
      </w:divBdr>
    </w:div>
    <w:div w:id="983924365">
      <w:marLeft w:val="640"/>
      <w:marRight w:val="0"/>
      <w:marTop w:val="0"/>
      <w:marBottom w:val="0"/>
      <w:divBdr>
        <w:top w:val="none" w:sz="0" w:space="0" w:color="auto"/>
        <w:left w:val="none" w:sz="0" w:space="0" w:color="auto"/>
        <w:bottom w:val="none" w:sz="0" w:space="0" w:color="auto"/>
        <w:right w:val="none" w:sz="0" w:space="0" w:color="auto"/>
      </w:divBdr>
    </w:div>
    <w:div w:id="983972175">
      <w:marLeft w:val="640"/>
      <w:marRight w:val="0"/>
      <w:marTop w:val="0"/>
      <w:marBottom w:val="0"/>
      <w:divBdr>
        <w:top w:val="none" w:sz="0" w:space="0" w:color="auto"/>
        <w:left w:val="none" w:sz="0" w:space="0" w:color="auto"/>
        <w:bottom w:val="none" w:sz="0" w:space="0" w:color="auto"/>
        <w:right w:val="none" w:sz="0" w:space="0" w:color="auto"/>
      </w:divBdr>
    </w:div>
    <w:div w:id="984117417">
      <w:marLeft w:val="640"/>
      <w:marRight w:val="0"/>
      <w:marTop w:val="0"/>
      <w:marBottom w:val="0"/>
      <w:divBdr>
        <w:top w:val="none" w:sz="0" w:space="0" w:color="auto"/>
        <w:left w:val="none" w:sz="0" w:space="0" w:color="auto"/>
        <w:bottom w:val="none" w:sz="0" w:space="0" w:color="auto"/>
        <w:right w:val="none" w:sz="0" w:space="0" w:color="auto"/>
      </w:divBdr>
    </w:div>
    <w:div w:id="984159786">
      <w:marLeft w:val="640"/>
      <w:marRight w:val="0"/>
      <w:marTop w:val="0"/>
      <w:marBottom w:val="0"/>
      <w:divBdr>
        <w:top w:val="none" w:sz="0" w:space="0" w:color="auto"/>
        <w:left w:val="none" w:sz="0" w:space="0" w:color="auto"/>
        <w:bottom w:val="none" w:sz="0" w:space="0" w:color="auto"/>
        <w:right w:val="none" w:sz="0" w:space="0" w:color="auto"/>
      </w:divBdr>
    </w:div>
    <w:div w:id="984162563">
      <w:marLeft w:val="640"/>
      <w:marRight w:val="0"/>
      <w:marTop w:val="0"/>
      <w:marBottom w:val="0"/>
      <w:divBdr>
        <w:top w:val="none" w:sz="0" w:space="0" w:color="auto"/>
        <w:left w:val="none" w:sz="0" w:space="0" w:color="auto"/>
        <w:bottom w:val="none" w:sz="0" w:space="0" w:color="auto"/>
        <w:right w:val="none" w:sz="0" w:space="0" w:color="auto"/>
      </w:divBdr>
    </w:div>
    <w:div w:id="984167922">
      <w:marLeft w:val="640"/>
      <w:marRight w:val="0"/>
      <w:marTop w:val="0"/>
      <w:marBottom w:val="0"/>
      <w:divBdr>
        <w:top w:val="none" w:sz="0" w:space="0" w:color="auto"/>
        <w:left w:val="none" w:sz="0" w:space="0" w:color="auto"/>
        <w:bottom w:val="none" w:sz="0" w:space="0" w:color="auto"/>
        <w:right w:val="none" w:sz="0" w:space="0" w:color="auto"/>
      </w:divBdr>
    </w:div>
    <w:div w:id="984235771">
      <w:marLeft w:val="640"/>
      <w:marRight w:val="0"/>
      <w:marTop w:val="0"/>
      <w:marBottom w:val="0"/>
      <w:divBdr>
        <w:top w:val="none" w:sz="0" w:space="0" w:color="auto"/>
        <w:left w:val="none" w:sz="0" w:space="0" w:color="auto"/>
        <w:bottom w:val="none" w:sz="0" w:space="0" w:color="auto"/>
        <w:right w:val="none" w:sz="0" w:space="0" w:color="auto"/>
      </w:divBdr>
    </w:div>
    <w:div w:id="984286155">
      <w:marLeft w:val="640"/>
      <w:marRight w:val="0"/>
      <w:marTop w:val="0"/>
      <w:marBottom w:val="0"/>
      <w:divBdr>
        <w:top w:val="none" w:sz="0" w:space="0" w:color="auto"/>
        <w:left w:val="none" w:sz="0" w:space="0" w:color="auto"/>
        <w:bottom w:val="none" w:sz="0" w:space="0" w:color="auto"/>
        <w:right w:val="none" w:sz="0" w:space="0" w:color="auto"/>
      </w:divBdr>
    </w:div>
    <w:div w:id="984356665">
      <w:marLeft w:val="640"/>
      <w:marRight w:val="0"/>
      <w:marTop w:val="0"/>
      <w:marBottom w:val="0"/>
      <w:divBdr>
        <w:top w:val="none" w:sz="0" w:space="0" w:color="auto"/>
        <w:left w:val="none" w:sz="0" w:space="0" w:color="auto"/>
        <w:bottom w:val="none" w:sz="0" w:space="0" w:color="auto"/>
        <w:right w:val="none" w:sz="0" w:space="0" w:color="auto"/>
      </w:divBdr>
    </w:div>
    <w:div w:id="984429594">
      <w:marLeft w:val="640"/>
      <w:marRight w:val="0"/>
      <w:marTop w:val="0"/>
      <w:marBottom w:val="0"/>
      <w:divBdr>
        <w:top w:val="none" w:sz="0" w:space="0" w:color="auto"/>
        <w:left w:val="none" w:sz="0" w:space="0" w:color="auto"/>
        <w:bottom w:val="none" w:sz="0" w:space="0" w:color="auto"/>
        <w:right w:val="none" w:sz="0" w:space="0" w:color="auto"/>
      </w:divBdr>
    </w:div>
    <w:div w:id="984504231">
      <w:marLeft w:val="640"/>
      <w:marRight w:val="0"/>
      <w:marTop w:val="0"/>
      <w:marBottom w:val="0"/>
      <w:divBdr>
        <w:top w:val="none" w:sz="0" w:space="0" w:color="auto"/>
        <w:left w:val="none" w:sz="0" w:space="0" w:color="auto"/>
        <w:bottom w:val="none" w:sz="0" w:space="0" w:color="auto"/>
        <w:right w:val="none" w:sz="0" w:space="0" w:color="auto"/>
      </w:divBdr>
    </w:div>
    <w:div w:id="984579372">
      <w:marLeft w:val="640"/>
      <w:marRight w:val="0"/>
      <w:marTop w:val="0"/>
      <w:marBottom w:val="0"/>
      <w:divBdr>
        <w:top w:val="none" w:sz="0" w:space="0" w:color="auto"/>
        <w:left w:val="none" w:sz="0" w:space="0" w:color="auto"/>
        <w:bottom w:val="none" w:sz="0" w:space="0" w:color="auto"/>
        <w:right w:val="none" w:sz="0" w:space="0" w:color="auto"/>
      </w:divBdr>
    </w:div>
    <w:div w:id="984625296">
      <w:marLeft w:val="640"/>
      <w:marRight w:val="0"/>
      <w:marTop w:val="0"/>
      <w:marBottom w:val="0"/>
      <w:divBdr>
        <w:top w:val="none" w:sz="0" w:space="0" w:color="auto"/>
        <w:left w:val="none" w:sz="0" w:space="0" w:color="auto"/>
        <w:bottom w:val="none" w:sz="0" w:space="0" w:color="auto"/>
        <w:right w:val="none" w:sz="0" w:space="0" w:color="auto"/>
      </w:divBdr>
    </w:div>
    <w:div w:id="984817940">
      <w:marLeft w:val="640"/>
      <w:marRight w:val="0"/>
      <w:marTop w:val="0"/>
      <w:marBottom w:val="0"/>
      <w:divBdr>
        <w:top w:val="none" w:sz="0" w:space="0" w:color="auto"/>
        <w:left w:val="none" w:sz="0" w:space="0" w:color="auto"/>
        <w:bottom w:val="none" w:sz="0" w:space="0" w:color="auto"/>
        <w:right w:val="none" w:sz="0" w:space="0" w:color="auto"/>
      </w:divBdr>
    </w:div>
    <w:div w:id="984896950">
      <w:marLeft w:val="640"/>
      <w:marRight w:val="0"/>
      <w:marTop w:val="0"/>
      <w:marBottom w:val="0"/>
      <w:divBdr>
        <w:top w:val="none" w:sz="0" w:space="0" w:color="auto"/>
        <w:left w:val="none" w:sz="0" w:space="0" w:color="auto"/>
        <w:bottom w:val="none" w:sz="0" w:space="0" w:color="auto"/>
        <w:right w:val="none" w:sz="0" w:space="0" w:color="auto"/>
      </w:divBdr>
    </w:div>
    <w:div w:id="985082969">
      <w:marLeft w:val="640"/>
      <w:marRight w:val="0"/>
      <w:marTop w:val="0"/>
      <w:marBottom w:val="0"/>
      <w:divBdr>
        <w:top w:val="none" w:sz="0" w:space="0" w:color="auto"/>
        <w:left w:val="none" w:sz="0" w:space="0" w:color="auto"/>
        <w:bottom w:val="none" w:sz="0" w:space="0" w:color="auto"/>
        <w:right w:val="none" w:sz="0" w:space="0" w:color="auto"/>
      </w:divBdr>
    </w:div>
    <w:div w:id="985235167">
      <w:marLeft w:val="640"/>
      <w:marRight w:val="0"/>
      <w:marTop w:val="0"/>
      <w:marBottom w:val="0"/>
      <w:divBdr>
        <w:top w:val="none" w:sz="0" w:space="0" w:color="auto"/>
        <w:left w:val="none" w:sz="0" w:space="0" w:color="auto"/>
        <w:bottom w:val="none" w:sz="0" w:space="0" w:color="auto"/>
        <w:right w:val="none" w:sz="0" w:space="0" w:color="auto"/>
      </w:divBdr>
    </w:div>
    <w:div w:id="985277996">
      <w:marLeft w:val="640"/>
      <w:marRight w:val="0"/>
      <w:marTop w:val="0"/>
      <w:marBottom w:val="0"/>
      <w:divBdr>
        <w:top w:val="none" w:sz="0" w:space="0" w:color="auto"/>
        <w:left w:val="none" w:sz="0" w:space="0" w:color="auto"/>
        <w:bottom w:val="none" w:sz="0" w:space="0" w:color="auto"/>
        <w:right w:val="none" w:sz="0" w:space="0" w:color="auto"/>
      </w:divBdr>
    </w:div>
    <w:div w:id="985278961">
      <w:marLeft w:val="480"/>
      <w:marRight w:val="0"/>
      <w:marTop w:val="0"/>
      <w:marBottom w:val="0"/>
      <w:divBdr>
        <w:top w:val="none" w:sz="0" w:space="0" w:color="auto"/>
        <w:left w:val="none" w:sz="0" w:space="0" w:color="auto"/>
        <w:bottom w:val="none" w:sz="0" w:space="0" w:color="auto"/>
        <w:right w:val="none" w:sz="0" w:space="0" w:color="auto"/>
      </w:divBdr>
    </w:div>
    <w:div w:id="985280252">
      <w:marLeft w:val="640"/>
      <w:marRight w:val="0"/>
      <w:marTop w:val="0"/>
      <w:marBottom w:val="0"/>
      <w:divBdr>
        <w:top w:val="none" w:sz="0" w:space="0" w:color="auto"/>
        <w:left w:val="none" w:sz="0" w:space="0" w:color="auto"/>
        <w:bottom w:val="none" w:sz="0" w:space="0" w:color="auto"/>
        <w:right w:val="none" w:sz="0" w:space="0" w:color="auto"/>
      </w:divBdr>
    </w:div>
    <w:div w:id="985354935">
      <w:marLeft w:val="640"/>
      <w:marRight w:val="0"/>
      <w:marTop w:val="0"/>
      <w:marBottom w:val="0"/>
      <w:divBdr>
        <w:top w:val="none" w:sz="0" w:space="0" w:color="auto"/>
        <w:left w:val="none" w:sz="0" w:space="0" w:color="auto"/>
        <w:bottom w:val="none" w:sz="0" w:space="0" w:color="auto"/>
        <w:right w:val="none" w:sz="0" w:space="0" w:color="auto"/>
      </w:divBdr>
    </w:div>
    <w:div w:id="985359039">
      <w:marLeft w:val="640"/>
      <w:marRight w:val="0"/>
      <w:marTop w:val="0"/>
      <w:marBottom w:val="0"/>
      <w:divBdr>
        <w:top w:val="none" w:sz="0" w:space="0" w:color="auto"/>
        <w:left w:val="none" w:sz="0" w:space="0" w:color="auto"/>
        <w:bottom w:val="none" w:sz="0" w:space="0" w:color="auto"/>
        <w:right w:val="none" w:sz="0" w:space="0" w:color="auto"/>
      </w:divBdr>
    </w:div>
    <w:div w:id="985403393">
      <w:marLeft w:val="640"/>
      <w:marRight w:val="0"/>
      <w:marTop w:val="0"/>
      <w:marBottom w:val="0"/>
      <w:divBdr>
        <w:top w:val="none" w:sz="0" w:space="0" w:color="auto"/>
        <w:left w:val="none" w:sz="0" w:space="0" w:color="auto"/>
        <w:bottom w:val="none" w:sz="0" w:space="0" w:color="auto"/>
        <w:right w:val="none" w:sz="0" w:space="0" w:color="auto"/>
      </w:divBdr>
    </w:div>
    <w:div w:id="985428414">
      <w:marLeft w:val="640"/>
      <w:marRight w:val="0"/>
      <w:marTop w:val="0"/>
      <w:marBottom w:val="0"/>
      <w:divBdr>
        <w:top w:val="none" w:sz="0" w:space="0" w:color="auto"/>
        <w:left w:val="none" w:sz="0" w:space="0" w:color="auto"/>
        <w:bottom w:val="none" w:sz="0" w:space="0" w:color="auto"/>
        <w:right w:val="none" w:sz="0" w:space="0" w:color="auto"/>
      </w:divBdr>
    </w:div>
    <w:div w:id="985429560">
      <w:marLeft w:val="640"/>
      <w:marRight w:val="0"/>
      <w:marTop w:val="0"/>
      <w:marBottom w:val="0"/>
      <w:divBdr>
        <w:top w:val="none" w:sz="0" w:space="0" w:color="auto"/>
        <w:left w:val="none" w:sz="0" w:space="0" w:color="auto"/>
        <w:bottom w:val="none" w:sz="0" w:space="0" w:color="auto"/>
        <w:right w:val="none" w:sz="0" w:space="0" w:color="auto"/>
      </w:divBdr>
    </w:div>
    <w:div w:id="985471016">
      <w:marLeft w:val="640"/>
      <w:marRight w:val="0"/>
      <w:marTop w:val="0"/>
      <w:marBottom w:val="0"/>
      <w:divBdr>
        <w:top w:val="none" w:sz="0" w:space="0" w:color="auto"/>
        <w:left w:val="none" w:sz="0" w:space="0" w:color="auto"/>
        <w:bottom w:val="none" w:sz="0" w:space="0" w:color="auto"/>
        <w:right w:val="none" w:sz="0" w:space="0" w:color="auto"/>
      </w:divBdr>
    </w:div>
    <w:div w:id="985551500">
      <w:marLeft w:val="640"/>
      <w:marRight w:val="0"/>
      <w:marTop w:val="0"/>
      <w:marBottom w:val="0"/>
      <w:divBdr>
        <w:top w:val="none" w:sz="0" w:space="0" w:color="auto"/>
        <w:left w:val="none" w:sz="0" w:space="0" w:color="auto"/>
        <w:bottom w:val="none" w:sz="0" w:space="0" w:color="auto"/>
        <w:right w:val="none" w:sz="0" w:space="0" w:color="auto"/>
      </w:divBdr>
    </w:div>
    <w:div w:id="985666601">
      <w:marLeft w:val="640"/>
      <w:marRight w:val="0"/>
      <w:marTop w:val="0"/>
      <w:marBottom w:val="0"/>
      <w:divBdr>
        <w:top w:val="none" w:sz="0" w:space="0" w:color="auto"/>
        <w:left w:val="none" w:sz="0" w:space="0" w:color="auto"/>
        <w:bottom w:val="none" w:sz="0" w:space="0" w:color="auto"/>
        <w:right w:val="none" w:sz="0" w:space="0" w:color="auto"/>
      </w:divBdr>
    </w:div>
    <w:div w:id="985816681">
      <w:marLeft w:val="640"/>
      <w:marRight w:val="0"/>
      <w:marTop w:val="0"/>
      <w:marBottom w:val="0"/>
      <w:divBdr>
        <w:top w:val="none" w:sz="0" w:space="0" w:color="auto"/>
        <w:left w:val="none" w:sz="0" w:space="0" w:color="auto"/>
        <w:bottom w:val="none" w:sz="0" w:space="0" w:color="auto"/>
        <w:right w:val="none" w:sz="0" w:space="0" w:color="auto"/>
      </w:divBdr>
    </w:div>
    <w:div w:id="985818632">
      <w:marLeft w:val="640"/>
      <w:marRight w:val="0"/>
      <w:marTop w:val="0"/>
      <w:marBottom w:val="0"/>
      <w:divBdr>
        <w:top w:val="none" w:sz="0" w:space="0" w:color="auto"/>
        <w:left w:val="none" w:sz="0" w:space="0" w:color="auto"/>
        <w:bottom w:val="none" w:sz="0" w:space="0" w:color="auto"/>
        <w:right w:val="none" w:sz="0" w:space="0" w:color="auto"/>
      </w:divBdr>
    </w:div>
    <w:div w:id="985861152">
      <w:marLeft w:val="640"/>
      <w:marRight w:val="0"/>
      <w:marTop w:val="0"/>
      <w:marBottom w:val="0"/>
      <w:divBdr>
        <w:top w:val="none" w:sz="0" w:space="0" w:color="auto"/>
        <w:left w:val="none" w:sz="0" w:space="0" w:color="auto"/>
        <w:bottom w:val="none" w:sz="0" w:space="0" w:color="auto"/>
        <w:right w:val="none" w:sz="0" w:space="0" w:color="auto"/>
      </w:divBdr>
    </w:div>
    <w:div w:id="985933671">
      <w:marLeft w:val="640"/>
      <w:marRight w:val="0"/>
      <w:marTop w:val="0"/>
      <w:marBottom w:val="0"/>
      <w:divBdr>
        <w:top w:val="none" w:sz="0" w:space="0" w:color="auto"/>
        <w:left w:val="none" w:sz="0" w:space="0" w:color="auto"/>
        <w:bottom w:val="none" w:sz="0" w:space="0" w:color="auto"/>
        <w:right w:val="none" w:sz="0" w:space="0" w:color="auto"/>
      </w:divBdr>
    </w:div>
    <w:div w:id="985937278">
      <w:marLeft w:val="640"/>
      <w:marRight w:val="0"/>
      <w:marTop w:val="0"/>
      <w:marBottom w:val="0"/>
      <w:divBdr>
        <w:top w:val="none" w:sz="0" w:space="0" w:color="auto"/>
        <w:left w:val="none" w:sz="0" w:space="0" w:color="auto"/>
        <w:bottom w:val="none" w:sz="0" w:space="0" w:color="auto"/>
        <w:right w:val="none" w:sz="0" w:space="0" w:color="auto"/>
      </w:divBdr>
    </w:div>
    <w:div w:id="985937430">
      <w:marLeft w:val="640"/>
      <w:marRight w:val="0"/>
      <w:marTop w:val="0"/>
      <w:marBottom w:val="0"/>
      <w:divBdr>
        <w:top w:val="none" w:sz="0" w:space="0" w:color="auto"/>
        <w:left w:val="none" w:sz="0" w:space="0" w:color="auto"/>
        <w:bottom w:val="none" w:sz="0" w:space="0" w:color="auto"/>
        <w:right w:val="none" w:sz="0" w:space="0" w:color="auto"/>
      </w:divBdr>
    </w:div>
    <w:div w:id="985939386">
      <w:marLeft w:val="640"/>
      <w:marRight w:val="0"/>
      <w:marTop w:val="0"/>
      <w:marBottom w:val="0"/>
      <w:divBdr>
        <w:top w:val="none" w:sz="0" w:space="0" w:color="auto"/>
        <w:left w:val="none" w:sz="0" w:space="0" w:color="auto"/>
        <w:bottom w:val="none" w:sz="0" w:space="0" w:color="auto"/>
        <w:right w:val="none" w:sz="0" w:space="0" w:color="auto"/>
      </w:divBdr>
    </w:div>
    <w:div w:id="986006613">
      <w:marLeft w:val="640"/>
      <w:marRight w:val="0"/>
      <w:marTop w:val="0"/>
      <w:marBottom w:val="0"/>
      <w:divBdr>
        <w:top w:val="none" w:sz="0" w:space="0" w:color="auto"/>
        <w:left w:val="none" w:sz="0" w:space="0" w:color="auto"/>
        <w:bottom w:val="none" w:sz="0" w:space="0" w:color="auto"/>
        <w:right w:val="none" w:sz="0" w:space="0" w:color="auto"/>
      </w:divBdr>
    </w:div>
    <w:div w:id="986008602">
      <w:marLeft w:val="640"/>
      <w:marRight w:val="0"/>
      <w:marTop w:val="0"/>
      <w:marBottom w:val="0"/>
      <w:divBdr>
        <w:top w:val="none" w:sz="0" w:space="0" w:color="auto"/>
        <w:left w:val="none" w:sz="0" w:space="0" w:color="auto"/>
        <w:bottom w:val="none" w:sz="0" w:space="0" w:color="auto"/>
        <w:right w:val="none" w:sz="0" w:space="0" w:color="auto"/>
      </w:divBdr>
    </w:div>
    <w:div w:id="986010830">
      <w:marLeft w:val="640"/>
      <w:marRight w:val="0"/>
      <w:marTop w:val="0"/>
      <w:marBottom w:val="0"/>
      <w:divBdr>
        <w:top w:val="none" w:sz="0" w:space="0" w:color="auto"/>
        <w:left w:val="none" w:sz="0" w:space="0" w:color="auto"/>
        <w:bottom w:val="none" w:sz="0" w:space="0" w:color="auto"/>
        <w:right w:val="none" w:sz="0" w:space="0" w:color="auto"/>
      </w:divBdr>
    </w:div>
    <w:div w:id="986012514">
      <w:marLeft w:val="640"/>
      <w:marRight w:val="0"/>
      <w:marTop w:val="0"/>
      <w:marBottom w:val="0"/>
      <w:divBdr>
        <w:top w:val="none" w:sz="0" w:space="0" w:color="auto"/>
        <w:left w:val="none" w:sz="0" w:space="0" w:color="auto"/>
        <w:bottom w:val="none" w:sz="0" w:space="0" w:color="auto"/>
        <w:right w:val="none" w:sz="0" w:space="0" w:color="auto"/>
      </w:divBdr>
    </w:div>
    <w:div w:id="986055003">
      <w:marLeft w:val="640"/>
      <w:marRight w:val="0"/>
      <w:marTop w:val="0"/>
      <w:marBottom w:val="0"/>
      <w:divBdr>
        <w:top w:val="none" w:sz="0" w:space="0" w:color="auto"/>
        <w:left w:val="none" w:sz="0" w:space="0" w:color="auto"/>
        <w:bottom w:val="none" w:sz="0" w:space="0" w:color="auto"/>
        <w:right w:val="none" w:sz="0" w:space="0" w:color="auto"/>
      </w:divBdr>
    </w:div>
    <w:div w:id="986087392">
      <w:marLeft w:val="640"/>
      <w:marRight w:val="0"/>
      <w:marTop w:val="0"/>
      <w:marBottom w:val="0"/>
      <w:divBdr>
        <w:top w:val="none" w:sz="0" w:space="0" w:color="auto"/>
        <w:left w:val="none" w:sz="0" w:space="0" w:color="auto"/>
        <w:bottom w:val="none" w:sz="0" w:space="0" w:color="auto"/>
        <w:right w:val="none" w:sz="0" w:space="0" w:color="auto"/>
      </w:divBdr>
    </w:div>
    <w:div w:id="986126738">
      <w:marLeft w:val="640"/>
      <w:marRight w:val="0"/>
      <w:marTop w:val="0"/>
      <w:marBottom w:val="0"/>
      <w:divBdr>
        <w:top w:val="none" w:sz="0" w:space="0" w:color="auto"/>
        <w:left w:val="none" w:sz="0" w:space="0" w:color="auto"/>
        <w:bottom w:val="none" w:sz="0" w:space="0" w:color="auto"/>
        <w:right w:val="none" w:sz="0" w:space="0" w:color="auto"/>
      </w:divBdr>
    </w:div>
    <w:div w:id="986209436">
      <w:marLeft w:val="640"/>
      <w:marRight w:val="0"/>
      <w:marTop w:val="0"/>
      <w:marBottom w:val="0"/>
      <w:divBdr>
        <w:top w:val="none" w:sz="0" w:space="0" w:color="auto"/>
        <w:left w:val="none" w:sz="0" w:space="0" w:color="auto"/>
        <w:bottom w:val="none" w:sz="0" w:space="0" w:color="auto"/>
        <w:right w:val="none" w:sz="0" w:space="0" w:color="auto"/>
      </w:divBdr>
    </w:div>
    <w:div w:id="986469700">
      <w:marLeft w:val="640"/>
      <w:marRight w:val="0"/>
      <w:marTop w:val="0"/>
      <w:marBottom w:val="0"/>
      <w:divBdr>
        <w:top w:val="none" w:sz="0" w:space="0" w:color="auto"/>
        <w:left w:val="none" w:sz="0" w:space="0" w:color="auto"/>
        <w:bottom w:val="none" w:sz="0" w:space="0" w:color="auto"/>
        <w:right w:val="none" w:sz="0" w:space="0" w:color="auto"/>
      </w:divBdr>
    </w:div>
    <w:div w:id="986475338">
      <w:marLeft w:val="640"/>
      <w:marRight w:val="0"/>
      <w:marTop w:val="0"/>
      <w:marBottom w:val="0"/>
      <w:divBdr>
        <w:top w:val="none" w:sz="0" w:space="0" w:color="auto"/>
        <w:left w:val="none" w:sz="0" w:space="0" w:color="auto"/>
        <w:bottom w:val="none" w:sz="0" w:space="0" w:color="auto"/>
        <w:right w:val="none" w:sz="0" w:space="0" w:color="auto"/>
      </w:divBdr>
    </w:div>
    <w:div w:id="986662200">
      <w:marLeft w:val="640"/>
      <w:marRight w:val="0"/>
      <w:marTop w:val="0"/>
      <w:marBottom w:val="0"/>
      <w:divBdr>
        <w:top w:val="none" w:sz="0" w:space="0" w:color="auto"/>
        <w:left w:val="none" w:sz="0" w:space="0" w:color="auto"/>
        <w:bottom w:val="none" w:sz="0" w:space="0" w:color="auto"/>
        <w:right w:val="none" w:sz="0" w:space="0" w:color="auto"/>
      </w:divBdr>
    </w:div>
    <w:div w:id="986742233">
      <w:marLeft w:val="640"/>
      <w:marRight w:val="0"/>
      <w:marTop w:val="0"/>
      <w:marBottom w:val="0"/>
      <w:divBdr>
        <w:top w:val="none" w:sz="0" w:space="0" w:color="auto"/>
        <w:left w:val="none" w:sz="0" w:space="0" w:color="auto"/>
        <w:bottom w:val="none" w:sz="0" w:space="0" w:color="auto"/>
        <w:right w:val="none" w:sz="0" w:space="0" w:color="auto"/>
      </w:divBdr>
    </w:div>
    <w:div w:id="986781679">
      <w:marLeft w:val="640"/>
      <w:marRight w:val="0"/>
      <w:marTop w:val="0"/>
      <w:marBottom w:val="0"/>
      <w:divBdr>
        <w:top w:val="none" w:sz="0" w:space="0" w:color="auto"/>
        <w:left w:val="none" w:sz="0" w:space="0" w:color="auto"/>
        <w:bottom w:val="none" w:sz="0" w:space="0" w:color="auto"/>
        <w:right w:val="none" w:sz="0" w:space="0" w:color="auto"/>
      </w:divBdr>
    </w:div>
    <w:div w:id="986907189">
      <w:marLeft w:val="640"/>
      <w:marRight w:val="0"/>
      <w:marTop w:val="0"/>
      <w:marBottom w:val="0"/>
      <w:divBdr>
        <w:top w:val="none" w:sz="0" w:space="0" w:color="auto"/>
        <w:left w:val="none" w:sz="0" w:space="0" w:color="auto"/>
        <w:bottom w:val="none" w:sz="0" w:space="0" w:color="auto"/>
        <w:right w:val="none" w:sz="0" w:space="0" w:color="auto"/>
      </w:divBdr>
    </w:div>
    <w:div w:id="986931782">
      <w:marLeft w:val="640"/>
      <w:marRight w:val="0"/>
      <w:marTop w:val="0"/>
      <w:marBottom w:val="0"/>
      <w:divBdr>
        <w:top w:val="none" w:sz="0" w:space="0" w:color="auto"/>
        <w:left w:val="none" w:sz="0" w:space="0" w:color="auto"/>
        <w:bottom w:val="none" w:sz="0" w:space="0" w:color="auto"/>
        <w:right w:val="none" w:sz="0" w:space="0" w:color="auto"/>
      </w:divBdr>
    </w:div>
    <w:div w:id="987049461">
      <w:marLeft w:val="640"/>
      <w:marRight w:val="0"/>
      <w:marTop w:val="0"/>
      <w:marBottom w:val="0"/>
      <w:divBdr>
        <w:top w:val="none" w:sz="0" w:space="0" w:color="auto"/>
        <w:left w:val="none" w:sz="0" w:space="0" w:color="auto"/>
        <w:bottom w:val="none" w:sz="0" w:space="0" w:color="auto"/>
        <w:right w:val="none" w:sz="0" w:space="0" w:color="auto"/>
      </w:divBdr>
    </w:div>
    <w:div w:id="987125976">
      <w:marLeft w:val="640"/>
      <w:marRight w:val="0"/>
      <w:marTop w:val="0"/>
      <w:marBottom w:val="0"/>
      <w:divBdr>
        <w:top w:val="none" w:sz="0" w:space="0" w:color="auto"/>
        <w:left w:val="none" w:sz="0" w:space="0" w:color="auto"/>
        <w:bottom w:val="none" w:sz="0" w:space="0" w:color="auto"/>
        <w:right w:val="none" w:sz="0" w:space="0" w:color="auto"/>
      </w:divBdr>
    </w:div>
    <w:div w:id="987128241">
      <w:marLeft w:val="640"/>
      <w:marRight w:val="0"/>
      <w:marTop w:val="0"/>
      <w:marBottom w:val="0"/>
      <w:divBdr>
        <w:top w:val="none" w:sz="0" w:space="0" w:color="auto"/>
        <w:left w:val="none" w:sz="0" w:space="0" w:color="auto"/>
        <w:bottom w:val="none" w:sz="0" w:space="0" w:color="auto"/>
        <w:right w:val="none" w:sz="0" w:space="0" w:color="auto"/>
      </w:divBdr>
    </w:div>
    <w:div w:id="987324837">
      <w:marLeft w:val="640"/>
      <w:marRight w:val="0"/>
      <w:marTop w:val="0"/>
      <w:marBottom w:val="0"/>
      <w:divBdr>
        <w:top w:val="none" w:sz="0" w:space="0" w:color="auto"/>
        <w:left w:val="none" w:sz="0" w:space="0" w:color="auto"/>
        <w:bottom w:val="none" w:sz="0" w:space="0" w:color="auto"/>
        <w:right w:val="none" w:sz="0" w:space="0" w:color="auto"/>
      </w:divBdr>
    </w:div>
    <w:div w:id="987326019">
      <w:marLeft w:val="640"/>
      <w:marRight w:val="0"/>
      <w:marTop w:val="0"/>
      <w:marBottom w:val="0"/>
      <w:divBdr>
        <w:top w:val="none" w:sz="0" w:space="0" w:color="auto"/>
        <w:left w:val="none" w:sz="0" w:space="0" w:color="auto"/>
        <w:bottom w:val="none" w:sz="0" w:space="0" w:color="auto"/>
        <w:right w:val="none" w:sz="0" w:space="0" w:color="auto"/>
      </w:divBdr>
    </w:div>
    <w:div w:id="987397094">
      <w:marLeft w:val="640"/>
      <w:marRight w:val="0"/>
      <w:marTop w:val="0"/>
      <w:marBottom w:val="0"/>
      <w:divBdr>
        <w:top w:val="none" w:sz="0" w:space="0" w:color="auto"/>
        <w:left w:val="none" w:sz="0" w:space="0" w:color="auto"/>
        <w:bottom w:val="none" w:sz="0" w:space="0" w:color="auto"/>
        <w:right w:val="none" w:sz="0" w:space="0" w:color="auto"/>
      </w:divBdr>
    </w:div>
    <w:div w:id="987439466">
      <w:marLeft w:val="640"/>
      <w:marRight w:val="0"/>
      <w:marTop w:val="0"/>
      <w:marBottom w:val="0"/>
      <w:divBdr>
        <w:top w:val="none" w:sz="0" w:space="0" w:color="auto"/>
        <w:left w:val="none" w:sz="0" w:space="0" w:color="auto"/>
        <w:bottom w:val="none" w:sz="0" w:space="0" w:color="auto"/>
        <w:right w:val="none" w:sz="0" w:space="0" w:color="auto"/>
      </w:divBdr>
    </w:div>
    <w:div w:id="987511591">
      <w:marLeft w:val="640"/>
      <w:marRight w:val="0"/>
      <w:marTop w:val="0"/>
      <w:marBottom w:val="0"/>
      <w:divBdr>
        <w:top w:val="none" w:sz="0" w:space="0" w:color="auto"/>
        <w:left w:val="none" w:sz="0" w:space="0" w:color="auto"/>
        <w:bottom w:val="none" w:sz="0" w:space="0" w:color="auto"/>
        <w:right w:val="none" w:sz="0" w:space="0" w:color="auto"/>
      </w:divBdr>
    </w:div>
    <w:div w:id="987513982">
      <w:marLeft w:val="640"/>
      <w:marRight w:val="0"/>
      <w:marTop w:val="0"/>
      <w:marBottom w:val="0"/>
      <w:divBdr>
        <w:top w:val="none" w:sz="0" w:space="0" w:color="auto"/>
        <w:left w:val="none" w:sz="0" w:space="0" w:color="auto"/>
        <w:bottom w:val="none" w:sz="0" w:space="0" w:color="auto"/>
        <w:right w:val="none" w:sz="0" w:space="0" w:color="auto"/>
      </w:divBdr>
    </w:div>
    <w:div w:id="987514583">
      <w:marLeft w:val="640"/>
      <w:marRight w:val="0"/>
      <w:marTop w:val="0"/>
      <w:marBottom w:val="0"/>
      <w:divBdr>
        <w:top w:val="none" w:sz="0" w:space="0" w:color="auto"/>
        <w:left w:val="none" w:sz="0" w:space="0" w:color="auto"/>
        <w:bottom w:val="none" w:sz="0" w:space="0" w:color="auto"/>
        <w:right w:val="none" w:sz="0" w:space="0" w:color="auto"/>
      </w:divBdr>
    </w:div>
    <w:div w:id="987515988">
      <w:marLeft w:val="640"/>
      <w:marRight w:val="0"/>
      <w:marTop w:val="0"/>
      <w:marBottom w:val="0"/>
      <w:divBdr>
        <w:top w:val="none" w:sz="0" w:space="0" w:color="auto"/>
        <w:left w:val="none" w:sz="0" w:space="0" w:color="auto"/>
        <w:bottom w:val="none" w:sz="0" w:space="0" w:color="auto"/>
        <w:right w:val="none" w:sz="0" w:space="0" w:color="auto"/>
      </w:divBdr>
    </w:div>
    <w:div w:id="987517625">
      <w:marLeft w:val="640"/>
      <w:marRight w:val="0"/>
      <w:marTop w:val="0"/>
      <w:marBottom w:val="0"/>
      <w:divBdr>
        <w:top w:val="none" w:sz="0" w:space="0" w:color="auto"/>
        <w:left w:val="none" w:sz="0" w:space="0" w:color="auto"/>
        <w:bottom w:val="none" w:sz="0" w:space="0" w:color="auto"/>
        <w:right w:val="none" w:sz="0" w:space="0" w:color="auto"/>
      </w:divBdr>
    </w:div>
    <w:div w:id="987587105">
      <w:marLeft w:val="640"/>
      <w:marRight w:val="0"/>
      <w:marTop w:val="0"/>
      <w:marBottom w:val="0"/>
      <w:divBdr>
        <w:top w:val="none" w:sz="0" w:space="0" w:color="auto"/>
        <w:left w:val="none" w:sz="0" w:space="0" w:color="auto"/>
        <w:bottom w:val="none" w:sz="0" w:space="0" w:color="auto"/>
        <w:right w:val="none" w:sz="0" w:space="0" w:color="auto"/>
      </w:divBdr>
    </w:div>
    <w:div w:id="987589551">
      <w:marLeft w:val="640"/>
      <w:marRight w:val="0"/>
      <w:marTop w:val="0"/>
      <w:marBottom w:val="0"/>
      <w:divBdr>
        <w:top w:val="none" w:sz="0" w:space="0" w:color="auto"/>
        <w:left w:val="none" w:sz="0" w:space="0" w:color="auto"/>
        <w:bottom w:val="none" w:sz="0" w:space="0" w:color="auto"/>
        <w:right w:val="none" w:sz="0" w:space="0" w:color="auto"/>
      </w:divBdr>
    </w:div>
    <w:div w:id="987707453">
      <w:marLeft w:val="640"/>
      <w:marRight w:val="0"/>
      <w:marTop w:val="0"/>
      <w:marBottom w:val="0"/>
      <w:divBdr>
        <w:top w:val="none" w:sz="0" w:space="0" w:color="auto"/>
        <w:left w:val="none" w:sz="0" w:space="0" w:color="auto"/>
        <w:bottom w:val="none" w:sz="0" w:space="0" w:color="auto"/>
        <w:right w:val="none" w:sz="0" w:space="0" w:color="auto"/>
      </w:divBdr>
    </w:div>
    <w:div w:id="987788900">
      <w:marLeft w:val="640"/>
      <w:marRight w:val="0"/>
      <w:marTop w:val="0"/>
      <w:marBottom w:val="0"/>
      <w:divBdr>
        <w:top w:val="none" w:sz="0" w:space="0" w:color="auto"/>
        <w:left w:val="none" w:sz="0" w:space="0" w:color="auto"/>
        <w:bottom w:val="none" w:sz="0" w:space="0" w:color="auto"/>
        <w:right w:val="none" w:sz="0" w:space="0" w:color="auto"/>
      </w:divBdr>
    </w:div>
    <w:div w:id="987828131">
      <w:marLeft w:val="640"/>
      <w:marRight w:val="0"/>
      <w:marTop w:val="0"/>
      <w:marBottom w:val="0"/>
      <w:divBdr>
        <w:top w:val="none" w:sz="0" w:space="0" w:color="auto"/>
        <w:left w:val="none" w:sz="0" w:space="0" w:color="auto"/>
        <w:bottom w:val="none" w:sz="0" w:space="0" w:color="auto"/>
        <w:right w:val="none" w:sz="0" w:space="0" w:color="auto"/>
      </w:divBdr>
    </w:div>
    <w:div w:id="987829512">
      <w:marLeft w:val="640"/>
      <w:marRight w:val="0"/>
      <w:marTop w:val="0"/>
      <w:marBottom w:val="0"/>
      <w:divBdr>
        <w:top w:val="none" w:sz="0" w:space="0" w:color="auto"/>
        <w:left w:val="none" w:sz="0" w:space="0" w:color="auto"/>
        <w:bottom w:val="none" w:sz="0" w:space="0" w:color="auto"/>
        <w:right w:val="none" w:sz="0" w:space="0" w:color="auto"/>
      </w:divBdr>
    </w:div>
    <w:div w:id="987973997">
      <w:marLeft w:val="640"/>
      <w:marRight w:val="0"/>
      <w:marTop w:val="0"/>
      <w:marBottom w:val="0"/>
      <w:divBdr>
        <w:top w:val="none" w:sz="0" w:space="0" w:color="auto"/>
        <w:left w:val="none" w:sz="0" w:space="0" w:color="auto"/>
        <w:bottom w:val="none" w:sz="0" w:space="0" w:color="auto"/>
        <w:right w:val="none" w:sz="0" w:space="0" w:color="auto"/>
      </w:divBdr>
    </w:div>
    <w:div w:id="987975538">
      <w:marLeft w:val="640"/>
      <w:marRight w:val="0"/>
      <w:marTop w:val="0"/>
      <w:marBottom w:val="0"/>
      <w:divBdr>
        <w:top w:val="none" w:sz="0" w:space="0" w:color="auto"/>
        <w:left w:val="none" w:sz="0" w:space="0" w:color="auto"/>
        <w:bottom w:val="none" w:sz="0" w:space="0" w:color="auto"/>
        <w:right w:val="none" w:sz="0" w:space="0" w:color="auto"/>
      </w:divBdr>
    </w:div>
    <w:div w:id="988023112">
      <w:marLeft w:val="640"/>
      <w:marRight w:val="0"/>
      <w:marTop w:val="0"/>
      <w:marBottom w:val="0"/>
      <w:divBdr>
        <w:top w:val="none" w:sz="0" w:space="0" w:color="auto"/>
        <w:left w:val="none" w:sz="0" w:space="0" w:color="auto"/>
        <w:bottom w:val="none" w:sz="0" w:space="0" w:color="auto"/>
        <w:right w:val="none" w:sz="0" w:space="0" w:color="auto"/>
      </w:divBdr>
    </w:div>
    <w:div w:id="988048968">
      <w:marLeft w:val="640"/>
      <w:marRight w:val="0"/>
      <w:marTop w:val="0"/>
      <w:marBottom w:val="0"/>
      <w:divBdr>
        <w:top w:val="none" w:sz="0" w:space="0" w:color="auto"/>
        <w:left w:val="none" w:sz="0" w:space="0" w:color="auto"/>
        <w:bottom w:val="none" w:sz="0" w:space="0" w:color="auto"/>
        <w:right w:val="none" w:sz="0" w:space="0" w:color="auto"/>
      </w:divBdr>
    </w:div>
    <w:div w:id="988093641">
      <w:marLeft w:val="640"/>
      <w:marRight w:val="0"/>
      <w:marTop w:val="0"/>
      <w:marBottom w:val="0"/>
      <w:divBdr>
        <w:top w:val="none" w:sz="0" w:space="0" w:color="auto"/>
        <w:left w:val="none" w:sz="0" w:space="0" w:color="auto"/>
        <w:bottom w:val="none" w:sz="0" w:space="0" w:color="auto"/>
        <w:right w:val="none" w:sz="0" w:space="0" w:color="auto"/>
      </w:divBdr>
    </w:div>
    <w:div w:id="988097806">
      <w:marLeft w:val="640"/>
      <w:marRight w:val="0"/>
      <w:marTop w:val="0"/>
      <w:marBottom w:val="0"/>
      <w:divBdr>
        <w:top w:val="none" w:sz="0" w:space="0" w:color="auto"/>
        <w:left w:val="none" w:sz="0" w:space="0" w:color="auto"/>
        <w:bottom w:val="none" w:sz="0" w:space="0" w:color="auto"/>
        <w:right w:val="none" w:sz="0" w:space="0" w:color="auto"/>
      </w:divBdr>
    </w:div>
    <w:div w:id="988098588">
      <w:marLeft w:val="640"/>
      <w:marRight w:val="0"/>
      <w:marTop w:val="0"/>
      <w:marBottom w:val="0"/>
      <w:divBdr>
        <w:top w:val="none" w:sz="0" w:space="0" w:color="auto"/>
        <w:left w:val="none" w:sz="0" w:space="0" w:color="auto"/>
        <w:bottom w:val="none" w:sz="0" w:space="0" w:color="auto"/>
        <w:right w:val="none" w:sz="0" w:space="0" w:color="auto"/>
      </w:divBdr>
    </w:div>
    <w:div w:id="988099223">
      <w:marLeft w:val="640"/>
      <w:marRight w:val="0"/>
      <w:marTop w:val="0"/>
      <w:marBottom w:val="0"/>
      <w:divBdr>
        <w:top w:val="none" w:sz="0" w:space="0" w:color="auto"/>
        <w:left w:val="none" w:sz="0" w:space="0" w:color="auto"/>
        <w:bottom w:val="none" w:sz="0" w:space="0" w:color="auto"/>
        <w:right w:val="none" w:sz="0" w:space="0" w:color="auto"/>
      </w:divBdr>
    </w:div>
    <w:div w:id="988175301">
      <w:marLeft w:val="640"/>
      <w:marRight w:val="0"/>
      <w:marTop w:val="0"/>
      <w:marBottom w:val="0"/>
      <w:divBdr>
        <w:top w:val="none" w:sz="0" w:space="0" w:color="auto"/>
        <w:left w:val="none" w:sz="0" w:space="0" w:color="auto"/>
        <w:bottom w:val="none" w:sz="0" w:space="0" w:color="auto"/>
        <w:right w:val="none" w:sz="0" w:space="0" w:color="auto"/>
      </w:divBdr>
    </w:div>
    <w:div w:id="988368273">
      <w:marLeft w:val="640"/>
      <w:marRight w:val="0"/>
      <w:marTop w:val="0"/>
      <w:marBottom w:val="0"/>
      <w:divBdr>
        <w:top w:val="none" w:sz="0" w:space="0" w:color="auto"/>
        <w:left w:val="none" w:sz="0" w:space="0" w:color="auto"/>
        <w:bottom w:val="none" w:sz="0" w:space="0" w:color="auto"/>
        <w:right w:val="none" w:sz="0" w:space="0" w:color="auto"/>
      </w:divBdr>
    </w:div>
    <w:div w:id="988482423">
      <w:marLeft w:val="640"/>
      <w:marRight w:val="0"/>
      <w:marTop w:val="0"/>
      <w:marBottom w:val="0"/>
      <w:divBdr>
        <w:top w:val="none" w:sz="0" w:space="0" w:color="auto"/>
        <w:left w:val="none" w:sz="0" w:space="0" w:color="auto"/>
        <w:bottom w:val="none" w:sz="0" w:space="0" w:color="auto"/>
        <w:right w:val="none" w:sz="0" w:space="0" w:color="auto"/>
      </w:divBdr>
    </w:div>
    <w:div w:id="988555349">
      <w:marLeft w:val="640"/>
      <w:marRight w:val="0"/>
      <w:marTop w:val="0"/>
      <w:marBottom w:val="0"/>
      <w:divBdr>
        <w:top w:val="none" w:sz="0" w:space="0" w:color="auto"/>
        <w:left w:val="none" w:sz="0" w:space="0" w:color="auto"/>
        <w:bottom w:val="none" w:sz="0" w:space="0" w:color="auto"/>
        <w:right w:val="none" w:sz="0" w:space="0" w:color="auto"/>
      </w:divBdr>
    </w:div>
    <w:div w:id="988637280">
      <w:marLeft w:val="640"/>
      <w:marRight w:val="0"/>
      <w:marTop w:val="0"/>
      <w:marBottom w:val="0"/>
      <w:divBdr>
        <w:top w:val="none" w:sz="0" w:space="0" w:color="auto"/>
        <w:left w:val="none" w:sz="0" w:space="0" w:color="auto"/>
        <w:bottom w:val="none" w:sz="0" w:space="0" w:color="auto"/>
        <w:right w:val="none" w:sz="0" w:space="0" w:color="auto"/>
      </w:divBdr>
    </w:div>
    <w:div w:id="988749587">
      <w:marLeft w:val="640"/>
      <w:marRight w:val="0"/>
      <w:marTop w:val="0"/>
      <w:marBottom w:val="0"/>
      <w:divBdr>
        <w:top w:val="none" w:sz="0" w:space="0" w:color="auto"/>
        <w:left w:val="none" w:sz="0" w:space="0" w:color="auto"/>
        <w:bottom w:val="none" w:sz="0" w:space="0" w:color="auto"/>
        <w:right w:val="none" w:sz="0" w:space="0" w:color="auto"/>
      </w:divBdr>
    </w:div>
    <w:div w:id="988827961">
      <w:marLeft w:val="640"/>
      <w:marRight w:val="0"/>
      <w:marTop w:val="0"/>
      <w:marBottom w:val="0"/>
      <w:divBdr>
        <w:top w:val="none" w:sz="0" w:space="0" w:color="auto"/>
        <w:left w:val="none" w:sz="0" w:space="0" w:color="auto"/>
        <w:bottom w:val="none" w:sz="0" w:space="0" w:color="auto"/>
        <w:right w:val="none" w:sz="0" w:space="0" w:color="auto"/>
      </w:divBdr>
    </w:div>
    <w:div w:id="988828851">
      <w:marLeft w:val="640"/>
      <w:marRight w:val="0"/>
      <w:marTop w:val="0"/>
      <w:marBottom w:val="0"/>
      <w:divBdr>
        <w:top w:val="none" w:sz="0" w:space="0" w:color="auto"/>
        <w:left w:val="none" w:sz="0" w:space="0" w:color="auto"/>
        <w:bottom w:val="none" w:sz="0" w:space="0" w:color="auto"/>
        <w:right w:val="none" w:sz="0" w:space="0" w:color="auto"/>
      </w:divBdr>
    </w:div>
    <w:div w:id="988897048">
      <w:marLeft w:val="640"/>
      <w:marRight w:val="0"/>
      <w:marTop w:val="0"/>
      <w:marBottom w:val="0"/>
      <w:divBdr>
        <w:top w:val="none" w:sz="0" w:space="0" w:color="auto"/>
        <w:left w:val="none" w:sz="0" w:space="0" w:color="auto"/>
        <w:bottom w:val="none" w:sz="0" w:space="0" w:color="auto"/>
        <w:right w:val="none" w:sz="0" w:space="0" w:color="auto"/>
      </w:divBdr>
    </w:div>
    <w:div w:id="988903991">
      <w:marLeft w:val="640"/>
      <w:marRight w:val="0"/>
      <w:marTop w:val="0"/>
      <w:marBottom w:val="0"/>
      <w:divBdr>
        <w:top w:val="none" w:sz="0" w:space="0" w:color="auto"/>
        <w:left w:val="none" w:sz="0" w:space="0" w:color="auto"/>
        <w:bottom w:val="none" w:sz="0" w:space="0" w:color="auto"/>
        <w:right w:val="none" w:sz="0" w:space="0" w:color="auto"/>
      </w:divBdr>
    </w:div>
    <w:div w:id="988944072">
      <w:marLeft w:val="640"/>
      <w:marRight w:val="0"/>
      <w:marTop w:val="0"/>
      <w:marBottom w:val="0"/>
      <w:divBdr>
        <w:top w:val="none" w:sz="0" w:space="0" w:color="auto"/>
        <w:left w:val="none" w:sz="0" w:space="0" w:color="auto"/>
        <w:bottom w:val="none" w:sz="0" w:space="0" w:color="auto"/>
        <w:right w:val="none" w:sz="0" w:space="0" w:color="auto"/>
      </w:divBdr>
    </w:div>
    <w:div w:id="988946569">
      <w:marLeft w:val="640"/>
      <w:marRight w:val="0"/>
      <w:marTop w:val="0"/>
      <w:marBottom w:val="0"/>
      <w:divBdr>
        <w:top w:val="none" w:sz="0" w:space="0" w:color="auto"/>
        <w:left w:val="none" w:sz="0" w:space="0" w:color="auto"/>
        <w:bottom w:val="none" w:sz="0" w:space="0" w:color="auto"/>
        <w:right w:val="none" w:sz="0" w:space="0" w:color="auto"/>
      </w:divBdr>
    </w:div>
    <w:div w:id="989019143">
      <w:marLeft w:val="640"/>
      <w:marRight w:val="0"/>
      <w:marTop w:val="0"/>
      <w:marBottom w:val="0"/>
      <w:divBdr>
        <w:top w:val="none" w:sz="0" w:space="0" w:color="auto"/>
        <w:left w:val="none" w:sz="0" w:space="0" w:color="auto"/>
        <w:bottom w:val="none" w:sz="0" w:space="0" w:color="auto"/>
        <w:right w:val="none" w:sz="0" w:space="0" w:color="auto"/>
      </w:divBdr>
    </w:div>
    <w:div w:id="989020861">
      <w:marLeft w:val="640"/>
      <w:marRight w:val="0"/>
      <w:marTop w:val="0"/>
      <w:marBottom w:val="0"/>
      <w:divBdr>
        <w:top w:val="none" w:sz="0" w:space="0" w:color="auto"/>
        <w:left w:val="none" w:sz="0" w:space="0" w:color="auto"/>
        <w:bottom w:val="none" w:sz="0" w:space="0" w:color="auto"/>
        <w:right w:val="none" w:sz="0" w:space="0" w:color="auto"/>
      </w:divBdr>
    </w:div>
    <w:div w:id="989095211">
      <w:marLeft w:val="640"/>
      <w:marRight w:val="0"/>
      <w:marTop w:val="0"/>
      <w:marBottom w:val="0"/>
      <w:divBdr>
        <w:top w:val="none" w:sz="0" w:space="0" w:color="auto"/>
        <w:left w:val="none" w:sz="0" w:space="0" w:color="auto"/>
        <w:bottom w:val="none" w:sz="0" w:space="0" w:color="auto"/>
        <w:right w:val="none" w:sz="0" w:space="0" w:color="auto"/>
      </w:divBdr>
    </w:div>
    <w:div w:id="989096954">
      <w:marLeft w:val="640"/>
      <w:marRight w:val="0"/>
      <w:marTop w:val="0"/>
      <w:marBottom w:val="0"/>
      <w:divBdr>
        <w:top w:val="none" w:sz="0" w:space="0" w:color="auto"/>
        <w:left w:val="none" w:sz="0" w:space="0" w:color="auto"/>
        <w:bottom w:val="none" w:sz="0" w:space="0" w:color="auto"/>
        <w:right w:val="none" w:sz="0" w:space="0" w:color="auto"/>
      </w:divBdr>
    </w:div>
    <w:div w:id="989135849">
      <w:marLeft w:val="640"/>
      <w:marRight w:val="0"/>
      <w:marTop w:val="0"/>
      <w:marBottom w:val="0"/>
      <w:divBdr>
        <w:top w:val="none" w:sz="0" w:space="0" w:color="auto"/>
        <w:left w:val="none" w:sz="0" w:space="0" w:color="auto"/>
        <w:bottom w:val="none" w:sz="0" w:space="0" w:color="auto"/>
        <w:right w:val="none" w:sz="0" w:space="0" w:color="auto"/>
      </w:divBdr>
    </w:div>
    <w:div w:id="989137193">
      <w:marLeft w:val="640"/>
      <w:marRight w:val="0"/>
      <w:marTop w:val="0"/>
      <w:marBottom w:val="0"/>
      <w:divBdr>
        <w:top w:val="none" w:sz="0" w:space="0" w:color="auto"/>
        <w:left w:val="none" w:sz="0" w:space="0" w:color="auto"/>
        <w:bottom w:val="none" w:sz="0" w:space="0" w:color="auto"/>
        <w:right w:val="none" w:sz="0" w:space="0" w:color="auto"/>
      </w:divBdr>
    </w:div>
    <w:div w:id="989287787">
      <w:marLeft w:val="640"/>
      <w:marRight w:val="0"/>
      <w:marTop w:val="0"/>
      <w:marBottom w:val="0"/>
      <w:divBdr>
        <w:top w:val="none" w:sz="0" w:space="0" w:color="auto"/>
        <w:left w:val="none" w:sz="0" w:space="0" w:color="auto"/>
        <w:bottom w:val="none" w:sz="0" w:space="0" w:color="auto"/>
        <w:right w:val="none" w:sz="0" w:space="0" w:color="auto"/>
      </w:divBdr>
    </w:div>
    <w:div w:id="989404693">
      <w:marLeft w:val="640"/>
      <w:marRight w:val="0"/>
      <w:marTop w:val="0"/>
      <w:marBottom w:val="0"/>
      <w:divBdr>
        <w:top w:val="none" w:sz="0" w:space="0" w:color="auto"/>
        <w:left w:val="none" w:sz="0" w:space="0" w:color="auto"/>
        <w:bottom w:val="none" w:sz="0" w:space="0" w:color="auto"/>
        <w:right w:val="none" w:sz="0" w:space="0" w:color="auto"/>
      </w:divBdr>
    </w:div>
    <w:div w:id="989479996">
      <w:marLeft w:val="640"/>
      <w:marRight w:val="0"/>
      <w:marTop w:val="0"/>
      <w:marBottom w:val="0"/>
      <w:divBdr>
        <w:top w:val="none" w:sz="0" w:space="0" w:color="auto"/>
        <w:left w:val="none" w:sz="0" w:space="0" w:color="auto"/>
        <w:bottom w:val="none" w:sz="0" w:space="0" w:color="auto"/>
        <w:right w:val="none" w:sz="0" w:space="0" w:color="auto"/>
      </w:divBdr>
    </w:div>
    <w:div w:id="989528066">
      <w:marLeft w:val="640"/>
      <w:marRight w:val="0"/>
      <w:marTop w:val="0"/>
      <w:marBottom w:val="0"/>
      <w:divBdr>
        <w:top w:val="none" w:sz="0" w:space="0" w:color="auto"/>
        <w:left w:val="none" w:sz="0" w:space="0" w:color="auto"/>
        <w:bottom w:val="none" w:sz="0" w:space="0" w:color="auto"/>
        <w:right w:val="none" w:sz="0" w:space="0" w:color="auto"/>
      </w:divBdr>
    </w:div>
    <w:div w:id="989552065">
      <w:marLeft w:val="640"/>
      <w:marRight w:val="0"/>
      <w:marTop w:val="0"/>
      <w:marBottom w:val="0"/>
      <w:divBdr>
        <w:top w:val="none" w:sz="0" w:space="0" w:color="auto"/>
        <w:left w:val="none" w:sz="0" w:space="0" w:color="auto"/>
        <w:bottom w:val="none" w:sz="0" w:space="0" w:color="auto"/>
        <w:right w:val="none" w:sz="0" w:space="0" w:color="auto"/>
      </w:divBdr>
    </w:div>
    <w:div w:id="989553580">
      <w:marLeft w:val="640"/>
      <w:marRight w:val="0"/>
      <w:marTop w:val="0"/>
      <w:marBottom w:val="0"/>
      <w:divBdr>
        <w:top w:val="none" w:sz="0" w:space="0" w:color="auto"/>
        <w:left w:val="none" w:sz="0" w:space="0" w:color="auto"/>
        <w:bottom w:val="none" w:sz="0" w:space="0" w:color="auto"/>
        <w:right w:val="none" w:sz="0" w:space="0" w:color="auto"/>
      </w:divBdr>
    </w:div>
    <w:div w:id="989674531">
      <w:marLeft w:val="640"/>
      <w:marRight w:val="0"/>
      <w:marTop w:val="0"/>
      <w:marBottom w:val="0"/>
      <w:divBdr>
        <w:top w:val="none" w:sz="0" w:space="0" w:color="auto"/>
        <w:left w:val="none" w:sz="0" w:space="0" w:color="auto"/>
        <w:bottom w:val="none" w:sz="0" w:space="0" w:color="auto"/>
        <w:right w:val="none" w:sz="0" w:space="0" w:color="auto"/>
      </w:divBdr>
    </w:div>
    <w:div w:id="989676551">
      <w:marLeft w:val="640"/>
      <w:marRight w:val="0"/>
      <w:marTop w:val="0"/>
      <w:marBottom w:val="0"/>
      <w:divBdr>
        <w:top w:val="none" w:sz="0" w:space="0" w:color="auto"/>
        <w:left w:val="none" w:sz="0" w:space="0" w:color="auto"/>
        <w:bottom w:val="none" w:sz="0" w:space="0" w:color="auto"/>
        <w:right w:val="none" w:sz="0" w:space="0" w:color="auto"/>
      </w:divBdr>
    </w:div>
    <w:div w:id="989751782">
      <w:marLeft w:val="640"/>
      <w:marRight w:val="0"/>
      <w:marTop w:val="0"/>
      <w:marBottom w:val="0"/>
      <w:divBdr>
        <w:top w:val="none" w:sz="0" w:space="0" w:color="auto"/>
        <w:left w:val="none" w:sz="0" w:space="0" w:color="auto"/>
        <w:bottom w:val="none" w:sz="0" w:space="0" w:color="auto"/>
        <w:right w:val="none" w:sz="0" w:space="0" w:color="auto"/>
      </w:divBdr>
    </w:div>
    <w:div w:id="989754493">
      <w:marLeft w:val="640"/>
      <w:marRight w:val="0"/>
      <w:marTop w:val="0"/>
      <w:marBottom w:val="0"/>
      <w:divBdr>
        <w:top w:val="none" w:sz="0" w:space="0" w:color="auto"/>
        <w:left w:val="none" w:sz="0" w:space="0" w:color="auto"/>
        <w:bottom w:val="none" w:sz="0" w:space="0" w:color="auto"/>
        <w:right w:val="none" w:sz="0" w:space="0" w:color="auto"/>
      </w:divBdr>
    </w:div>
    <w:div w:id="989863634">
      <w:marLeft w:val="640"/>
      <w:marRight w:val="0"/>
      <w:marTop w:val="0"/>
      <w:marBottom w:val="0"/>
      <w:divBdr>
        <w:top w:val="none" w:sz="0" w:space="0" w:color="auto"/>
        <w:left w:val="none" w:sz="0" w:space="0" w:color="auto"/>
        <w:bottom w:val="none" w:sz="0" w:space="0" w:color="auto"/>
        <w:right w:val="none" w:sz="0" w:space="0" w:color="auto"/>
      </w:divBdr>
    </w:div>
    <w:div w:id="989939370">
      <w:marLeft w:val="640"/>
      <w:marRight w:val="0"/>
      <w:marTop w:val="0"/>
      <w:marBottom w:val="0"/>
      <w:divBdr>
        <w:top w:val="none" w:sz="0" w:space="0" w:color="auto"/>
        <w:left w:val="none" w:sz="0" w:space="0" w:color="auto"/>
        <w:bottom w:val="none" w:sz="0" w:space="0" w:color="auto"/>
        <w:right w:val="none" w:sz="0" w:space="0" w:color="auto"/>
      </w:divBdr>
    </w:div>
    <w:div w:id="989987647">
      <w:marLeft w:val="640"/>
      <w:marRight w:val="0"/>
      <w:marTop w:val="0"/>
      <w:marBottom w:val="0"/>
      <w:divBdr>
        <w:top w:val="none" w:sz="0" w:space="0" w:color="auto"/>
        <w:left w:val="none" w:sz="0" w:space="0" w:color="auto"/>
        <w:bottom w:val="none" w:sz="0" w:space="0" w:color="auto"/>
        <w:right w:val="none" w:sz="0" w:space="0" w:color="auto"/>
      </w:divBdr>
    </w:div>
    <w:div w:id="990014488">
      <w:marLeft w:val="640"/>
      <w:marRight w:val="0"/>
      <w:marTop w:val="0"/>
      <w:marBottom w:val="0"/>
      <w:divBdr>
        <w:top w:val="none" w:sz="0" w:space="0" w:color="auto"/>
        <w:left w:val="none" w:sz="0" w:space="0" w:color="auto"/>
        <w:bottom w:val="none" w:sz="0" w:space="0" w:color="auto"/>
        <w:right w:val="none" w:sz="0" w:space="0" w:color="auto"/>
      </w:divBdr>
    </w:div>
    <w:div w:id="990059530">
      <w:marLeft w:val="640"/>
      <w:marRight w:val="0"/>
      <w:marTop w:val="0"/>
      <w:marBottom w:val="0"/>
      <w:divBdr>
        <w:top w:val="none" w:sz="0" w:space="0" w:color="auto"/>
        <w:left w:val="none" w:sz="0" w:space="0" w:color="auto"/>
        <w:bottom w:val="none" w:sz="0" w:space="0" w:color="auto"/>
        <w:right w:val="none" w:sz="0" w:space="0" w:color="auto"/>
      </w:divBdr>
    </w:div>
    <w:div w:id="990134585">
      <w:marLeft w:val="640"/>
      <w:marRight w:val="0"/>
      <w:marTop w:val="0"/>
      <w:marBottom w:val="0"/>
      <w:divBdr>
        <w:top w:val="none" w:sz="0" w:space="0" w:color="auto"/>
        <w:left w:val="none" w:sz="0" w:space="0" w:color="auto"/>
        <w:bottom w:val="none" w:sz="0" w:space="0" w:color="auto"/>
        <w:right w:val="none" w:sz="0" w:space="0" w:color="auto"/>
      </w:divBdr>
    </w:div>
    <w:div w:id="990139689">
      <w:marLeft w:val="640"/>
      <w:marRight w:val="0"/>
      <w:marTop w:val="0"/>
      <w:marBottom w:val="0"/>
      <w:divBdr>
        <w:top w:val="none" w:sz="0" w:space="0" w:color="auto"/>
        <w:left w:val="none" w:sz="0" w:space="0" w:color="auto"/>
        <w:bottom w:val="none" w:sz="0" w:space="0" w:color="auto"/>
        <w:right w:val="none" w:sz="0" w:space="0" w:color="auto"/>
      </w:divBdr>
    </w:div>
    <w:div w:id="990256207">
      <w:marLeft w:val="640"/>
      <w:marRight w:val="0"/>
      <w:marTop w:val="0"/>
      <w:marBottom w:val="0"/>
      <w:divBdr>
        <w:top w:val="none" w:sz="0" w:space="0" w:color="auto"/>
        <w:left w:val="none" w:sz="0" w:space="0" w:color="auto"/>
        <w:bottom w:val="none" w:sz="0" w:space="0" w:color="auto"/>
        <w:right w:val="none" w:sz="0" w:space="0" w:color="auto"/>
      </w:divBdr>
    </w:div>
    <w:div w:id="990328376">
      <w:marLeft w:val="640"/>
      <w:marRight w:val="0"/>
      <w:marTop w:val="0"/>
      <w:marBottom w:val="0"/>
      <w:divBdr>
        <w:top w:val="none" w:sz="0" w:space="0" w:color="auto"/>
        <w:left w:val="none" w:sz="0" w:space="0" w:color="auto"/>
        <w:bottom w:val="none" w:sz="0" w:space="0" w:color="auto"/>
        <w:right w:val="none" w:sz="0" w:space="0" w:color="auto"/>
      </w:divBdr>
    </w:div>
    <w:div w:id="990328905">
      <w:marLeft w:val="640"/>
      <w:marRight w:val="0"/>
      <w:marTop w:val="0"/>
      <w:marBottom w:val="0"/>
      <w:divBdr>
        <w:top w:val="none" w:sz="0" w:space="0" w:color="auto"/>
        <w:left w:val="none" w:sz="0" w:space="0" w:color="auto"/>
        <w:bottom w:val="none" w:sz="0" w:space="0" w:color="auto"/>
        <w:right w:val="none" w:sz="0" w:space="0" w:color="auto"/>
      </w:divBdr>
    </w:div>
    <w:div w:id="990404147">
      <w:marLeft w:val="640"/>
      <w:marRight w:val="0"/>
      <w:marTop w:val="0"/>
      <w:marBottom w:val="0"/>
      <w:divBdr>
        <w:top w:val="none" w:sz="0" w:space="0" w:color="auto"/>
        <w:left w:val="none" w:sz="0" w:space="0" w:color="auto"/>
        <w:bottom w:val="none" w:sz="0" w:space="0" w:color="auto"/>
        <w:right w:val="none" w:sz="0" w:space="0" w:color="auto"/>
      </w:divBdr>
    </w:div>
    <w:div w:id="990404404">
      <w:marLeft w:val="640"/>
      <w:marRight w:val="0"/>
      <w:marTop w:val="0"/>
      <w:marBottom w:val="0"/>
      <w:divBdr>
        <w:top w:val="none" w:sz="0" w:space="0" w:color="auto"/>
        <w:left w:val="none" w:sz="0" w:space="0" w:color="auto"/>
        <w:bottom w:val="none" w:sz="0" w:space="0" w:color="auto"/>
        <w:right w:val="none" w:sz="0" w:space="0" w:color="auto"/>
      </w:divBdr>
    </w:div>
    <w:div w:id="990445852">
      <w:marLeft w:val="640"/>
      <w:marRight w:val="0"/>
      <w:marTop w:val="0"/>
      <w:marBottom w:val="0"/>
      <w:divBdr>
        <w:top w:val="none" w:sz="0" w:space="0" w:color="auto"/>
        <w:left w:val="none" w:sz="0" w:space="0" w:color="auto"/>
        <w:bottom w:val="none" w:sz="0" w:space="0" w:color="auto"/>
        <w:right w:val="none" w:sz="0" w:space="0" w:color="auto"/>
      </w:divBdr>
    </w:div>
    <w:div w:id="990451101">
      <w:marLeft w:val="640"/>
      <w:marRight w:val="0"/>
      <w:marTop w:val="0"/>
      <w:marBottom w:val="0"/>
      <w:divBdr>
        <w:top w:val="none" w:sz="0" w:space="0" w:color="auto"/>
        <w:left w:val="none" w:sz="0" w:space="0" w:color="auto"/>
        <w:bottom w:val="none" w:sz="0" w:space="0" w:color="auto"/>
        <w:right w:val="none" w:sz="0" w:space="0" w:color="auto"/>
      </w:divBdr>
    </w:div>
    <w:div w:id="990521276">
      <w:marLeft w:val="640"/>
      <w:marRight w:val="0"/>
      <w:marTop w:val="0"/>
      <w:marBottom w:val="0"/>
      <w:divBdr>
        <w:top w:val="none" w:sz="0" w:space="0" w:color="auto"/>
        <w:left w:val="none" w:sz="0" w:space="0" w:color="auto"/>
        <w:bottom w:val="none" w:sz="0" w:space="0" w:color="auto"/>
        <w:right w:val="none" w:sz="0" w:space="0" w:color="auto"/>
      </w:divBdr>
    </w:div>
    <w:div w:id="990522971">
      <w:marLeft w:val="640"/>
      <w:marRight w:val="0"/>
      <w:marTop w:val="0"/>
      <w:marBottom w:val="0"/>
      <w:divBdr>
        <w:top w:val="none" w:sz="0" w:space="0" w:color="auto"/>
        <w:left w:val="none" w:sz="0" w:space="0" w:color="auto"/>
        <w:bottom w:val="none" w:sz="0" w:space="0" w:color="auto"/>
        <w:right w:val="none" w:sz="0" w:space="0" w:color="auto"/>
      </w:divBdr>
    </w:div>
    <w:div w:id="990526659">
      <w:marLeft w:val="480"/>
      <w:marRight w:val="0"/>
      <w:marTop w:val="0"/>
      <w:marBottom w:val="0"/>
      <w:divBdr>
        <w:top w:val="none" w:sz="0" w:space="0" w:color="auto"/>
        <w:left w:val="none" w:sz="0" w:space="0" w:color="auto"/>
        <w:bottom w:val="none" w:sz="0" w:space="0" w:color="auto"/>
        <w:right w:val="none" w:sz="0" w:space="0" w:color="auto"/>
      </w:divBdr>
    </w:div>
    <w:div w:id="990594052">
      <w:marLeft w:val="640"/>
      <w:marRight w:val="0"/>
      <w:marTop w:val="0"/>
      <w:marBottom w:val="0"/>
      <w:divBdr>
        <w:top w:val="none" w:sz="0" w:space="0" w:color="auto"/>
        <w:left w:val="none" w:sz="0" w:space="0" w:color="auto"/>
        <w:bottom w:val="none" w:sz="0" w:space="0" w:color="auto"/>
        <w:right w:val="none" w:sz="0" w:space="0" w:color="auto"/>
      </w:divBdr>
    </w:div>
    <w:div w:id="990644617">
      <w:marLeft w:val="640"/>
      <w:marRight w:val="0"/>
      <w:marTop w:val="0"/>
      <w:marBottom w:val="0"/>
      <w:divBdr>
        <w:top w:val="none" w:sz="0" w:space="0" w:color="auto"/>
        <w:left w:val="none" w:sz="0" w:space="0" w:color="auto"/>
        <w:bottom w:val="none" w:sz="0" w:space="0" w:color="auto"/>
        <w:right w:val="none" w:sz="0" w:space="0" w:color="auto"/>
      </w:divBdr>
    </w:div>
    <w:div w:id="990644707">
      <w:marLeft w:val="640"/>
      <w:marRight w:val="0"/>
      <w:marTop w:val="0"/>
      <w:marBottom w:val="0"/>
      <w:divBdr>
        <w:top w:val="none" w:sz="0" w:space="0" w:color="auto"/>
        <w:left w:val="none" w:sz="0" w:space="0" w:color="auto"/>
        <w:bottom w:val="none" w:sz="0" w:space="0" w:color="auto"/>
        <w:right w:val="none" w:sz="0" w:space="0" w:color="auto"/>
      </w:divBdr>
    </w:div>
    <w:div w:id="990712014">
      <w:marLeft w:val="640"/>
      <w:marRight w:val="0"/>
      <w:marTop w:val="0"/>
      <w:marBottom w:val="0"/>
      <w:divBdr>
        <w:top w:val="none" w:sz="0" w:space="0" w:color="auto"/>
        <w:left w:val="none" w:sz="0" w:space="0" w:color="auto"/>
        <w:bottom w:val="none" w:sz="0" w:space="0" w:color="auto"/>
        <w:right w:val="none" w:sz="0" w:space="0" w:color="auto"/>
      </w:divBdr>
    </w:div>
    <w:div w:id="990714958">
      <w:marLeft w:val="640"/>
      <w:marRight w:val="0"/>
      <w:marTop w:val="0"/>
      <w:marBottom w:val="0"/>
      <w:divBdr>
        <w:top w:val="none" w:sz="0" w:space="0" w:color="auto"/>
        <w:left w:val="none" w:sz="0" w:space="0" w:color="auto"/>
        <w:bottom w:val="none" w:sz="0" w:space="0" w:color="auto"/>
        <w:right w:val="none" w:sz="0" w:space="0" w:color="auto"/>
      </w:divBdr>
    </w:div>
    <w:div w:id="990790374">
      <w:marLeft w:val="640"/>
      <w:marRight w:val="0"/>
      <w:marTop w:val="0"/>
      <w:marBottom w:val="0"/>
      <w:divBdr>
        <w:top w:val="none" w:sz="0" w:space="0" w:color="auto"/>
        <w:left w:val="none" w:sz="0" w:space="0" w:color="auto"/>
        <w:bottom w:val="none" w:sz="0" w:space="0" w:color="auto"/>
        <w:right w:val="none" w:sz="0" w:space="0" w:color="auto"/>
      </w:divBdr>
    </w:div>
    <w:div w:id="990793636">
      <w:marLeft w:val="640"/>
      <w:marRight w:val="0"/>
      <w:marTop w:val="0"/>
      <w:marBottom w:val="0"/>
      <w:divBdr>
        <w:top w:val="none" w:sz="0" w:space="0" w:color="auto"/>
        <w:left w:val="none" w:sz="0" w:space="0" w:color="auto"/>
        <w:bottom w:val="none" w:sz="0" w:space="0" w:color="auto"/>
        <w:right w:val="none" w:sz="0" w:space="0" w:color="auto"/>
      </w:divBdr>
    </w:div>
    <w:div w:id="990869445">
      <w:marLeft w:val="640"/>
      <w:marRight w:val="0"/>
      <w:marTop w:val="0"/>
      <w:marBottom w:val="0"/>
      <w:divBdr>
        <w:top w:val="none" w:sz="0" w:space="0" w:color="auto"/>
        <w:left w:val="none" w:sz="0" w:space="0" w:color="auto"/>
        <w:bottom w:val="none" w:sz="0" w:space="0" w:color="auto"/>
        <w:right w:val="none" w:sz="0" w:space="0" w:color="auto"/>
      </w:divBdr>
    </w:div>
    <w:div w:id="990987543">
      <w:marLeft w:val="640"/>
      <w:marRight w:val="0"/>
      <w:marTop w:val="0"/>
      <w:marBottom w:val="0"/>
      <w:divBdr>
        <w:top w:val="none" w:sz="0" w:space="0" w:color="auto"/>
        <w:left w:val="none" w:sz="0" w:space="0" w:color="auto"/>
        <w:bottom w:val="none" w:sz="0" w:space="0" w:color="auto"/>
        <w:right w:val="none" w:sz="0" w:space="0" w:color="auto"/>
      </w:divBdr>
    </w:div>
    <w:div w:id="991101246">
      <w:marLeft w:val="640"/>
      <w:marRight w:val="0"/>
      <w:marTop w:val="0"/>
      <w:marBottom w:val="0"/>
      <w:divBdr>
        <w:top w:val="none" w:sz="0" w:space="0" w:color="auto"/>
        <w:left w:val="none" w:sz="0" w:space="0" w:color="auto"/>
        <w:bottom w:val="none" w:sz="0" w:space="0" w:color="auto"/>
        <w:right w:val="none" w:sz="0" w:space="0" w:color="auto"/>
      </w:divBdr>
    </w:div>
    <w:div w:id="991102557">
      <w:marLeft w:val="640"/>
      <w:marRight w:val="0"/>
      <w:marTop w:val="0"/>
      <w:marBottom w:val="0"/>
      <w:divBdr>
        <w:top w:val="none" w:sz="0" w:space="0" w:color="auto"/>
        <w:left w:val="none" w:sz="0" w:space="0" w:color="auto"/>
        <w:bottom w:val="none" w:sz="0" w:space="0" w:color="auto"/>
        <w:right w:val="none" w:sz="0" w:space="0" w:color="auto"/>
      </w:divBdr>
    </w:div>
    <w:div w:id="991106686">
      <w:marLeft w:val="640"/>
      <w:marRight w:val="0"/>
      <w:marTop w:val="0"/>
      <w:marBottom w:val="0"/>
      <w:divBdr>
        <w:top w:val="none" w:sz="0" w:space="0" w:color="auto"/>
        <w:left w:val="none" w:sz="0" w:space="0" w:color="auto"/>
        <w:bottom w:val="none" w:sz="0" w:space="0" w:color="auto"/>
        <w:right w:val="none" w:sz="0" w:space="0" w:color="auto"/>
      </w:divBdr>
    </w:div>
    <w:div w:id="991182765">
      <w:marLeft w:val="640"/>
      <w:marRight w:val="0"/>
      <w:marTop w:val="0"/>
      <w:marBottom w:val="0"/>
      <w:divBdr>
        <w:top w:val="none" w:sz="0" w:space="0" w:color="auto"/>
        <w:left w:val="none" w:sz="0" w:space="0" w:color="auto"/>
        <w:bottom w:val="none" w:sz="0" w:space="0" w:color="auto"/>
        <w:right w:val="none" w:sz="0" w:space="0" w:color="auto"/>
      </w:divBdr>
    </w:div>
    <w:div w:id="991370284">
      <w:marLeft w:val="640"/>
      <w:marRight w:val="0"/>
      <w:marTop w:val="0"/>
      <w:marBottom w:val="0"/>
      <w:divBdr>
        <w:top w:val="none" w:sz="0" w:space="0" w:color="auto"/>
        <w:left w:val="none" w:sz="0" w:space="0" w:color="auto"/>
        <w:bottom w:val="none" w:sz="0" w:space="0" w:color="auto"/>
        <w:right w:val="none" w:sz="0" w:space="0" w:color="auto"/>
      </w:divBdr>
    </w:div>
    <w:div w:id="991443313">
      <w:marLeft w:val="640"/>
      <w:marRight w:val="0"/>
      <w:marTop w:val="0"/>
      <w:marBottom w:val="0"/>
      <w:divBdr>
        <w:top w:val="none" w:sz="0" w:space="0" w:color="auto"/>
        <w:left w:val="none" w:sz="0" w:space="0" w:color="auto"/>
        <w:bottom w:val="none" w:sz="0" w:space="0" w:color="auto"/>
        <w:right w:val="none" w:sz="0" w:space="0" w:color="auto"/>
      </w:divBdr>
    </w:div>
    <w:div w:id="991520614">
      <w:marLeft w:val="640"/>
      <w:marRight w:val="0"/>
      <w:marTop w:val="0"/>
      <w:marBottom w:val="0"/>
      <w:divBdr>
        <w:top w:val="none" w:sz="0" w:space="0" w:color="auto"/>
        <w:left w:val="none" w:sz="0" w:space="0" w:color="auto"/>
        <w:bottom w:val="none" w:sz="0" w:space="0" w:color="auto"/>
        <w:right w:val="none" w:sz="0" w:space="0" w:color="auto"/>
      </w:divBdr>
    </w:div>
    <w:div w:id="991638441">
      <w:marLeft w:val="640"/>
      <w:marRight w:val="0"/>
      <w:marTop w:val="0"/>
      <w:marBottom w:val="0"/>
      <w:divBdr>
        <w:top w:val="none" w:sz="0" w:space="0" w:color="auto"/>
        <w:left w:val="none" w:sz="0" w:space="0" w:color="auto"/>
        <w:bottom w:val="none" w:sz="0" w:space="0" w:color="auto"/>
        <w:right w:val="none" w:sz="0" w:space="0" w:color="auto"/>
      </w:divBdr>
    </w:div>
    <w:div w:id="991716119">
      <w:marLeft w:val="640"/>
      <w:marRight w:val="0"/>
      <w:marTop w:val="0"/>
      <w:marBottom w:val="0"/>
      <w:divBdr>
        <w:top w:val="none" w:sz="0" w:space="0" w:color="auto"/>
        <w:left w:val="none" w:sz="0" w:space="0" w:color="auto"/>
        <w:bottom w:val="none" w:sz="0" w:space="0" w:color="auto"/>
        <w:right w:val="none" w:sz="0" w:space="0" w:color="auto"/>
      </w:divBdr>
    </w:div>
    <w:div w:id="991760690">
      <w:marLeft w:val="640"/>
      <w:marRight w:val="0"/>
      <w:marTop w:val="0"/>
      <w:marBottom w:val="0"/>
      <w:divBdr>
        <w:top w:val="none" w:sz="0" w:space="0" w:color="auto"/>
        <w:left w:val="none" w:sz="0" w:space="0" w:color="auto"/>
        <w:bottom w:val="none" w:sz="0" w:space="0" w:color="auto"/>
        <w:right w:val="none" w:sz="0" w:space="0" w:color="auto"/>
      </w:divBdr>
    </w:div>
    <w:div w:id="991788788">
      <w:marLeft w:val="640"/>
      <w:marRight w:val="0"/>
      <w:marTop w:val="0"/>
      <w:marBottom w:val="0"/>
      <w:divBdr>
        <w:top w:val="none" w:sz="0" w:space="0" w:color="auto"/>
        <w:left w:val="none" w:sz="0" w:space="0" w:color="auto"/>
        <w:bottom w:val="none" w:sz="0" w:space="0" w:color="auto"/>
        <w:right w:val="none" w:sz="0" w:space="0" w:color="auto"/>
      </w:divBdr>
    </w:div>
    <w:div w:id="991908074">
      <w:marLeft w:val="640"/>
      <w:marRight w:val="0"/>
      <w:marTop w:val="0"/>
      <w:marBottom w:val="0"/>
      <w:divBdr>
        <w:top w:val="none" w:sz="0" w:space="0" w:color="auto"/>
        <w:left w:val="none" w:sz="0" w:space="0" w:color="auto"/>
        <w:bottom w:val="none" w:sz="0" w:space="0" w:color="auto"/>
        <w:right w:val="none" w:sz="0" w:space="0" w:color="auto"/>
      </w:divBdr>
    </w:div>
    <w:div w:id="991909653">
      <w:marLeft w:val="640"/>
      <w:marRight w:val="0"/>
      <w:marTop w:val="0"/>
      <w:marBottom w:val="0"/>
      <w:divBdr>
        <w:top w:val="none" w:sz="0" w:space="0" w:color="auto"/>
        <w:left w:val="none" w:sz="0" w:space="0" w:color="auto"/>
        <w:bottom w:val="none" w:sz="0" w:space="0" w:color="auto"/>
        <w:right w:val="none" w:sz="0" w:space="0" w:color="auto"/>
      </w:divBdr>
    </w:div>
    <w:div w:id="991954862">
      <w:marLeft w:val="640"/>
      <w:marRight w:val="0"/>
      <w:marTop w:val="0"/>
      <w:marBottom w:val="0"/>
      <w:divBdr>
        <w:top w:val="none" w:sz="0" w:space="0" w:color="auto"/>
        <w:left w:val="none" w:sz="0" w:space="0" w:color="auto"/>
        <w:bottom w:val="none" w:sz="0" w:space="0" w:color="auto"/>
        <w:right w:val="none" w:sz="0" w:space="0" w:color="auto"/>
      </w:divBdr>
    </w:div>
    <w:div w:id="992099825">
      <w:marLeft w:val="640"/>
      <w:marRight w:val="0"/>
      <w:marTop w:val="0"/>
      <w:marBottom w:val="0"/>
      <w:divBdr>
        <w:top w:val="none" w:sz="0" w:space="0" w:color="auto"/>
        <w:left w:val="none" w:sz="0" w:space="0" w:color="auto"/>
        <w:bottom w:val="none" w:sz="0" w:space="0" w:color="auto"/>
        <w:right w:val="none" w:sz="0" w:space="0" w:color="auto"/>
      </w:divBdr>
    </w:div>
    <w:div w:id="992299762">
      <w:marLeft w:val="640"/>
      <w:marRight w:val="0"/>
      <w:marTop w:val="0"/>
      <w:marBottom w:val="0"/>
      <w:divBdr>
        <w:top w:val="none" w:sz="0" w:space="0" w:color="auto"/>
        <w:left w:val="none" w:sz="0" w:space="0" w:color="auto"/>
        <w:bottom w:val="none" w:sz="0" w:space="0" w:color="auto"/>
        <w:right w:val="none" w:sz="0" w:space="0" w:color="auto"/>
      </w:divBdr>
    </w:div>
    <w:div w:id="992369585">
      <w:marLeft w:val="640"/>
      <w:marRight w:val="0"/>
      <w:marTop w:val="0"/>
      <w:marBottom w:val="0"/>
      <w:divBdr>
        <w:top w:val="none" w:sz="0" w:space="0" w:color="auto"/>
        <w:left w:val="none" w:sz="0" w:space="0" w:color="auto"/>
        <w:bottom w:val="none" w:sz="0" w:space="0" w:color="auto"/>
        <w:right w:val="none" w:sz="0" w:space="0" w:color="auto"/>
      </w:divBdr>
    </w:div>
    <w:div w:id="992486295">
      <w:marLeft w:val="640"/>
      <w:marRight w:val="0"/>
      <w:marTop w:val="0"/>
      <w:marBottom w:val="0"/>
      <w:divBdr>
        <w:top w:val="none" w:sz="0" w:space="0" w:color="auto"/>
        <w:left w:val="none" w:sz="0" w:space="0" w:color="auto"/>
        <w:bottom w:val="none" w:sz="0" w:space="0" w:color="auto"/>
        <w:right w:val="none" w:sz="0" w:space="0" w:color="auto"/>
      </w:divBdr>
    </w:div>
    <w:div w:id="992568704">
      <w:marLeft w:val="640"/>
      <w:marRight w:val="0"/>
      <w:marTop w:val="0"/>
      <w:marBottom w:val="0"/>
      <w:divBdr>
        <w:top w:val="none" w:sz="0" w:space="0" w:color="auto"/>
        <w:left w:val="none" w:sz="0" w:space="0" w:color="auto"/>
        <w:bottom w:val="none" w:sz="0" w:space="0" w:color="auto"/>
        <w:right w:val="none" w:sz="0" w:space="0" w:color="auto"/>
      </w:divBdr>
    </w:div>
    <w:div w:id="992608388">
      <w:marLeft w:val="640"/>
      <w:marRight w:val="0"/>
      <w:marTop w:val="0"/>
      <w:marBottom w:val="0"/>
      <w:divBdr>
        <w:top w:val="none" w:sz="0" w:space="0" w:color="auto"/>
        <w:left w:val="none" w:sz="0" w:space="0" w:color="auto"/>
        <w:bottom w:val="none" w:sz="0" w:space="0" w:color="auto"/>
        <w:right w:val="none" w:sz="0" w:space="0" w:color="auto"/>
      </w:divBdr>
    </w:div>
    <w:div w:id="992610009">
      <w:marLeft w:val="640"/>
      <w:marRight w:val="0"/>
      <w:marTop w:val="0"/>
      <w:marBottom w:val="0"/>
      <w:divBdr>
        <w:top w:val="none" w:sz="0" w:space="0" w:color="auto"/>
        <w:left w:val="none" w:sz="0" w:space="0" w:color="auto"/>
        <w:bottom w:val="none" w:sz="0" w:space="0" w:color="auto"/>
        <w:right w:val="none" w:sz="0" w:space="0" w:color="auto"/>
      </w:divBdr>
    </w:div>
    <w:div w:id="992678814">
      <w:marLeft w:val="640"/>
      <w:marRight w:val="0"/>
      <w:marTop w:val="0"/>
      <w:marBottom w:val="0"/>
      <w:divBdr>
        <w:top w:val="none" w:sz="0" w:space="0" w:color="auto"/>
        <w:left w:val="none" w:sz="0" w:space="0" w:color="auto"/>
        <w:bottom w:val="none" w:sz="0" w:space="0" w:color="auto"/>
        <w:right w:val="none" w:sz="0" w:space="0" w:color="auto"/>
      </w:divBdr>
    </w:div>
    <w:div w:id="992680096">
      <w:marLeft w:val="640"/>
      <w:marRight w:val="0"/>
      <w:marTop w:val="0"/>
      <w:marBottom w:val="0"/>
      <w:divBdr>
        <w:top w:val="none" w:sz="0" w:space="0" w:color="auto"/>
        <w:left w:val="none" w:sz="0" w:space="0" w:color="auto"/>
        <w:bottom w:val="none" w:sz="0" w:space="0" w:color="auto"/>
        <w:right w:val="none" w:sz="0" w:space="0" w:color="auto"/>
      </w:divBdr>
    </w:div>
    <w:div w:id="992682388">
      <w:marLeft w:val="640"/>
      <w:marRight w:val="0"/>
      <w:marTop w:val="0"/>
      <w:marBottom w:val="0"/>
      <w:divBdr>
        <w:top w:val="none" w:sz="0" w:space="0" w:color="auto"/>
        <w:left w:val="none" w:sz="0" w:space="0" w:color="auto"/>
        <w:bottom w:val="none" w:sz="0" w:space="0" w:color="auto"/>
        <w:right w:val="none" w:sz="0" w:space="0" w:color="auto"/>
      </w:divBdr>
    </w:div>
    <w:div w:id="992953646">
      <w:marLeft w:val="640"/>
      <w:marRight w:val="0"/>
      <w:marTop w:val="0"/>
      <w:marBottom w:val="0"/>
      <w:divBdr>
        <w:top w:val="none" w:sz="0" w:space="0" w:color="auto"/>
        <w:left w:val="none" w:sz="0" w:space="0" w:color="auto"/>
        <w:bottom w:val="none" w:sz="0" w:space="0" w:color="auto"/>
        <w:right w:val="none" w:sz="0" w:space="0" w:color="auto"/>
      </w:divBdr>
    </w:div>
    <w:div w:id="993023404">
      <w:marLeft w:val="640"/>
      <w:marRight w:val="0"/>
      <w:marTop w:val="0"/>
      <w:marBottom w:val="0"/>
      <w:divBdr>
        <w:top w:val="none" w:sz="0" w:space="0" w:color="auto"/>
        <w:left w:val="none" w:sz="0" w:space="0" w:color="auto"/>
        <w:bottom w:val="none" w:sz="0" w:space="0" w:color="auto"/>
        <w:right w:val="none" w:sz="0" w:space="0" w:color="auto"/>
      </w:divBdr>
    </w:div>
    <w:div w:id="993029892">
      <w:marLeft w:val="640"/>
      <w:marRight w:val="0"/>
      <w:marTop w:val="0"/>
      <w:marBottom w:val="0"/>
      <w:divBdr>
        <w:top w:val="none" w:sz="0" w:space="0" w:color="auto"/>
        <w:left w:val="none" w:sz="0" w:space="0" w:color="auto"/>
        <w:bottom w:val="none" w:sz="0" w:space="0" w:color="auto"/>
        <w:right w:val="none" w:sz="0" w:space="0" w:color="auto"/>
      </w:divBdr>
    </w:div>
    <w:div w:id="993068285">
      <w:marLeft w:val="640"/>
      <w:marRight w:val="0"/>
      <w:marTop w:val="0"/>
      <w:marBottom w:val="0"/>
      <w:divBdr>
        <w:top w:val="none" w:sz="0" w:space="0" w:color="auto"/>
        <w:left w:val="none" w:sz="0" w:space="0" w:color="auto"/>
        <w:bottom w:val="none" w:sz="0" w:space="0" w:color="auto"/>
        <w:right w:val="none" w:sz="0" w:space="0" w:color="auto"/>
      </w:divBdr>
    </w:div>
    <w:div w:id="993216485">
      <w:marLeft w:val="640"/>
      <w:marRight w:val="0"/>
      <w:marTop w:val="0"/>
      <w:marBottom w:val="0"/>
      <w:divBdr>
        <w:top w:val="none" w:sz="0" w:space="0" w:color="auto"/>
        <w:left w:val="none" w:sz="0" w:space="0" w:color="auto"/>
        <w:bottom w:val="none" w:sz="0" w:space="0" w:color="auto"/>
        <w:right w:val="none" w:sz="0" w:space="0" w:color="auto"/>
      </w:divBdr>
    </w:div>
    <w:div w:id="993217601">
      <w:marLeft w:val="640"/>
      <w:marRight w:val="0"/>
      <w:marTop w:val="0"/>
      <w:marBottom w:val="0"/>
      <w:divBdr>
        <w:top w:val="none" w:sz="0" w:space="0" w:color="auto"/>
        <w:left w:val="none" w:sz="0" w:space="0" w:color="auto"/>
        <w:bottom w:val="none" w:sz="0" w:space="0" w:color="auto"/>
        <w:right w:val="none" w:sz="0" w:space="0" w:color="auto"/>
      </w:divBdr>
    </w:div>
    <w:div w:id="993218865">
      <w:marLeft w:val="640"/>
      <w:marRight w:val="0"/>
      <w:marTop w:val="0"/>
      <w:marBottom w:val="0"/>
      <w:divBdr>
        <w:top w:val="none" w:sz="0" w:space="0" w:color="auto"/>
        <w:left w:val="none" w:sz="0" w:space="0" w:color="auto"/>
        <w:bottom w:val="none" w:sz="0" w:space="0" w:color="auto"/>
        <w:right w:val="none" w:sz="0" w:space="0" w:color="auto"/>
      </w:divBdr>
    </w:div>
    <w:div w:id="993332971">
      <w:marLeft w:val="640"/>
      <w:marRight w:val="0"/>
      <w:marTop w:val="0"/>
      <w:marBottom w:val="0"/>
      <w:divBdr>
        <w:top w:val="none" w:sz="0" w:space="0" w:color="auto"/>
        <w:left w:val="none" w:sz="0" w:space="0" w:color="auto"/>
        <w:bottom w:val="none" w:sz="0" w:space="0" w:color="auto"/>
        <w:right w:val="none" w:sz="0" w:space="0" w:color="auto"/>
      </w:divBdr>
    </w:div>
    <w:div w:id="993337054">
      <w:marLeft w:val="640"/>
      <w:marRight w:val="0"/>
      <w:marTop w:val="0"/>
      <w:marBottom w:val="0"/>
      <w:divBdr>
        <w:top w:val="none" w:sz="0" w:space="0" w:color="auto"/>
        <w:left w:val="none" w:sz="0" w:space="0" w:color="auto"/>
        <w:bottom w:val="none" w:sz="0" w:space="0" w:color="auto"/>
        <w:right w:val="none" w:sz="0" w:space="0" w:color="auto"/>
      </w:divBdr>
    </w:div>
    <w:div w:id="993411041">
      <w:marLeft w:val="640"/>
      <w:marRight w:val="0"/>
      <w:marTop w:val="0"/>
      <w:marBottom w:val="0"/>
      <w:divBdr>
        <w:top w:val="none" w:sz="0" w:space="0" w:color="auto"/>
        <w:left w:val="none" w:sz="0" w:space="0" w:color="auto"/>
        <w:bottom w:val="none" w:sz="0" w:space="0" w:color="auto"/>
        <w:right w:val="none" w:sz="0" w:space="0" w:color="auto"/>
      </w:divBdr>
    </w:div>
    <w:div w:id="993413399">
      <w:marLeft w:val="640"/>
      <w:marRight w:val="0"/>
      <w:marTop w:val="0"/>
      <w:marBottom w:val="0"/>
      <w:divBdr>
        <w:top w:val="none" w:sz="0" w:space="0" w:color="auto"/>
        <w:left w:val="none" w:sz="0" w:space="0" w:color="auto"/>
        <w:bottom w:val="none" w:sz="0" w:space="0" w:color="auto"/>
        <w:right w:val="none" w:sz="0" w:space="0" w:color="auto"/>
      </w:divBdr>
    </w:div>
    <w:div w:id="993416205">
      <w:marLeft w:val="640"/>
      <w:marRight w:val="0"/>
      <w:marTop w:val="0"/>
      <w:marBottom w:val="0"/>
      <w:divBdr>
        <w:top w:val="none" w:sz="0" w:space="0" w:color="auto"/>
        <w:left w:val="none" w:sz="0" w:space="0" w:color="auto"/>
        <w:bottom w:val="none" w:sz="0" w:space="0" w:color="auto"/>
        <w:right w:val="none" w:sz="0" w:space="0" w:color="auto"/>
      </w:divBdr>
    </w:div>
    <w:div w:id="993492418">
      <w:marLeft w:val="640"/>
      <w:marRight w:val="0"/>
      <w:marTop w:val="0"/>
      <w:marBottom w:val="0"/>
      <w:divBdr>
        <w:top w:val="none" w:sz="0" w:space="0" w:color="auto"/>
        <w:left w:val="none" w:sz="0" w:space="0" w:color="auto"/>
        <w:bottom w:val="none" w:sz="0" w:space="0" w:color="auto"/>
        <w:right w:val="none" w:sz="0" w:space="0" w:color="auto"/>
      </w:divBdr>
    </w:div>
    <w:div w:id="993530995">
      <w:marLeft w:val="640"/>
      <w:marRight w:val="0"/>
      <w:marTop w:val="0"/>
      <w:marBottom w:val="0"/>
      <w:divBdr>
        <w:top w:val="none" w:sz="0" w:space="0" w:color="auto"/>
        <w:left w:val="none" w:sz="0" w:space="0" w:color="auto"/>
        <w:bottom w:val="none" w:sz="0" w:space="0" w:color="auto"/>
        <w:right w:val="none" w:sz="0" w:space="0" w:color="auto"/>
      </w:divBdr>
    </w:div>
    <w:div w:id="993534918">
      <w:marLeft w:val="640"/>
      <w:marRight w:val="0"/>
      <w:marTop w:val="0"/>
      <w:marBottom w:val="0"/>
      <w:divBdr>
        <w:top w:val="none" w:sz="0" w:space="0" w:color="auto"/>
        <w:left w:val="none" w:sz="0" w:space="0" w:color="auto"/>
        <w:bottom w:val="none" w:sz="0" w:space="0" w:color="auto"/>
        <w:right w:val="none" w:sz="0" w:space="0" w:color="auto"/>
      </w:divBdr>
    </w:div>
    <w:div w:id="993603055">
      <w:marLeft w:val="640"/>
      <w:marRight w:val="0"/>
      <w:marTop w:val="0"/>
      <w:marBottom w:val="0"/>
      <w:divBdr>
        <w:top w:val="none" w:sz="0" w:space="0" w:color="auto"/>
        <w:left w:val="none" w:sz="0" w:space="0" w:color="auto"/>
        <w:bottom w:val="none" w:sz="0" w:space="0" w:color="auto"/>
        <w:right w:val="none" w:sz="0" w:space="0" w:color="auto"/>
      </w:divBdr>
    </w:div>
    <w:div w:id="993682630">
      <w:marLeft w:val="640"/>
      <w:marRight w:val="0"/>
      <w:marTop w:val="0"/>
      <w:marBottom w:val="0"/>
      <w:divBdr>
        <w:top w:val="none" w:sz="0" w:space="0" w:color="auto"/>
        <w:left w:val="none" w:sz="0" w:space="0" w:color="auto"/>
        <w:bottom w:val="none" w:sz="0" w:space="0" w:color="auto"/>
        <w:right w:val="none" w:sz="0" w:space="0" w:color="auto"/>
      </w:divBdr>
    </w:div>
    <w:div w:id="993682743">
      <w:marLeft w:val="640"/>
      <w:marRight w:val="0"/>
      <w:marTop w:val="0"/>
      <w:marBottom w:val="0"/>
      <w:divBdr>
        <w:top w:val="none" w:sz="0" w:space="0" w:color="auto"/>
        <w:left w:val="none" w:sz="0" w:space="0" w:color="auto"/>
        <w:bottom w:val="none" w:sz="0" w:space="0" w:color="auto"/>
        <w:right w:val="none" w:sz="0" w:space="0" w:color="auto"/>
      </w:divBdr>
    </w:div>
    <w:div w:id="993722594">
      <w:marLeft w:val="640"/>
      <w:marRight w:val="0"/>
      <w:marTop w:val="0"/>
      <w:marBottom w:val="0"/>
      <w:divBdr>
        <w:top w:val="none" w:sz="0" w:space="0" w:color="auto"/>
        <w:left w:val="none" w:sz="0" w:space="0" w:color="auto"/>
        <w:bottom w:val="none" w:sz="0" w:space="0" w:color="auto"/>
        <w:right w:val="none" w:sz="0" w:space="0" w:color="auto"/>
      </w:divBdr>
    </w:div>
    <w:div w:id="993754569">
      <w:marLeft w:val="640"/>
      <w:marRight w:val="0"/>
      <w:marTop w:val="0"/>
      <w:marBottom w:val="0"/>
      <w:divBdr>
        <w:top w:val="none" w:sz="0" w:space="0" w:color="auto"/>
        <w:left w:val="none" w:sz="0" w:space="0" w:color="auto"/>
        <w:bottom w:val="none" w:sz="0" w:space="0" w:color="auto"/>
        <w:right w:val="none" w:sz="0" w:space="0" w:color="auto"/>
      </w:divBdr>
    </w:div>
    <w:div w:id="993873297">
      <w:marLeft w:val="640"/>
      <w:marRight w:val="0"/>
      <w:marTop w:val="0"/>
      <w:marBottom w:val="0"/>
      <w:divBdr>
        <w:top w:val="none" w:sz="0" w:space="0" w:color="auto"/>
        <w:left w:val="none" w:sz="0" w:space="0" w:color="auto"/>
        <w:bottom w:val="none" w:sz="0" w:space="0" w:color="auto"/>
        <w:right w:val="none" w:sz="0" w:space="0" w:color="auto"/>
      </w:divBdr>
    </w:div>
    <w:div w:id="993921013">
      <w:marLeft w:val="640"/>
      <w:marRight w:val="0"/>
      <w:marTop w:val="0"/>
      <w:marBottom w:val="0"/>
      <w:divBdr>
        <w:top w:val="none" w:sz="0" w:space="0" w:color="auto"/>
        <w:left w:val="none" w:sz="0" w:space="0" w:color="auto"/>
        <w:bottom w:val="none" w:sz="0" w:space="0" w:color="auto"/>
        <w:right w:val="none" w:sz="0" w:space="0" w:color="auto"/>
      </w:divBdr>
    </w:div>
    <w:div w:id="993947958">
      <w:marLeft w:val="640"/>
      <w:marRight w:val="0"/>
      <w:marTop w:val="0"/>
      <w:marBottom w:val="0"/>
      <w:divBdr>
        <w:top w:val="none" w:sz="0" w:space="0" w:color="auto"/>
        <w:left w:val="none" w:sz="0" w:space="0" w:color="auto"/>
        <w:bottom w:val="none" w:sz="0" w:space="0" w:color="auto"/>
        <w:right w:val="none" w:sz="0" w:space="0" w:color="auto"/>
      </w:divBdr>
    </w:div>
    <w:div w:id="993992161">
      <w:marLeft w:val="640"/>
      <w:marRight w:val="0"/>
      <w:marTop w:val="0"/>
      <w:marBottom w:val="0"/>
      <w:divBdr>
        <w:top w:val="none" w:sz="0" w:space="0" w:color="auto"/>
        <w:left w:val="none" w:sz="0" w:space="0" w:color="auto"/>
        <w:bottom w:val="none" w:sz="0" w:space="0" w:color="auto"/>
        <w:right w:val="none" w:sz="0" w:space="0" w:color="auto"/>
      </w:divBdr>
    </w:div>
    <w:div w:id="993993210">
      <w:marLeft w:val="640"/>
      <w:marRight w:val="0"/>
      <w:marTop w:val="0"/>
      <w:marBottom w:val="0"/>
      <w:divBdr>
        <w:top w:val="none" w:sz="0" w:space="0" w:color="auto"/>
        <w:left w:val="none" w:sz="0" w:space="0" w:color="auto"/>
        <w:bottom w:val="none" w:sz="0" w:space="0" w:color="auto"/>
        <w:right w:val="none" w:sz="0" w:space="0" w:color="auto"/>
      </w:divBdr>
    </w:div>
    <w:div w:id="993994497">
      <w:marLeft w:val="640"/>
      <w:marRight w:val="0"/>
      <w:marTop w:val="0"/>
      <w:marBottom w:val="0"/>
      <w:divBdr>
        <w:top w:val="none" w:sz="0" w:space="0" w:color="auto"/>
        <w:left w:val="none" w:sz="0" w:space="0" w:color="auto"/>
        <w:bottom w:val="none" w:sz="0" w:space="0" w:color="auto"/>
        <w:right w:val="none" w:sz="0" w:space="0" w:color="auto"/>
      </w:divBdr>
    </w:div>
    <w:div w:id="994143999">
      <w:marLeft w:val="640"/>
      <w:marRight w:val="0"/>
      <w:marTop w:val="0"/>
      <w:marBottom w:val="0"/>
      <w:divBdr>
        <w:top w:val="none" w:sz="0" w:space="0" w:color="auto"/>
        <w:left w:val="none" w:sz="0" w:space="0" w:color="auto"/>
        <w:bottom w:val="none" w:sz="0" w:space="0" w:color="auto"/>
        <w:right w:val="none" w:sz="0" w:space="0" w:color="auto"/>
      </w:divBdr>
    </w:div>
    <w:div w:id="994146476">
      <w:marLeft w:val="640"/>
      <w:marRight w:val="0"/>
      <w:marTop w:val="0"/>
      <w:marBottom w:val="0"/>
      <w:divBdr>
        <w:top w:val="none" w:sz="0" w:space="0" w:color="auto"/>
        <w:left w:val="none" w:sz="0" w:space="0" w:color="auto"/>
        <w:bottom w:val="none" w:sz="0" w:space="0" w:color="auto"/>
        <w:right w:val="none" w:sz="0" w:space="0" w:color="auto"/>
      </w:divBdr>
    </w:div>
    <w:div w:id="994147134">
      <w:marLeft w:val="640"/>
      <w:marRight w:val="0"/>
      <w:marTop w:val="0"/>
      <w:marBottom w:val="0"/>
      <w:divBdr>
        <w:top w:val="none" w:sz="0" w:space="0" w:color="auto"/>
        <w:left w:val="none" w:sz="0" w:space="0" w:color="auto"/>
        <w:bottom w:val="none" w:sz="0" w:space="0" w:color="auto"/>
        <w:right w:val="none" w:sz="0" w:space="0" w:color="auto"/>
      </w:divBdr>
    </w:div>
    <w:div w:id="994182661">
      <w:marLeft w:val="640"/>
      <w:marRight w:val="0"/>
      <w:marTop w:val="0"/>
      <w:marBottom w:val="0"/>
      <w:divBdr>
        <w:top w:val="none" w:sz="0" w:space="0" w:color="auto"/>
        <w:left w:val="none" w:sz="0" w:space="0" w:color="auto"/>
        <w:bottom w:val="none" w:sz="0" w:space="0" w:color="auto"/>
        <w:right w:val="none" w:sz="0" w:space="0" w:color="auto"/>
      </w:divBdr>
    </w:div>
    <w:div w:id="994188353">
      <w:marLeft w:val="640"/>
      <w:marRight w:val="0"/>
      <w:marTop w:val="0"/>
      <w:marBottom w:val="0"/>
      <w:divBdr>
        <w:top w:val="none" w:sz="0" w:space="0" w:color="auto"/>
        <w:left w:val="none" w:sz="0" w:space="0" w:color="auto"/>
        <w:bottom w:val="none" w:sz="0" w:space="0" w:color="auto"/>
        <w:right w:val="none" w:sz="0" w:space="0" w:color="auto"/>
      </w:divBdr>
    </w:div>
    <w:div w:id="994188750">
      <w:marLeft w:val="640"/>
      <w:marRight w:val="0"/>
      <w:marTop w:val="0"/>
      <w:marBottom w:val="0"/>
      <w:divBdr>
        <w:top w:val="none" w:sz="0" w:space="0" w:color="auto"/>
        <w:left w:val="none" w:sz="0" w:space="0" w:color="auto"/>
        <w:bottom w:val="none" w:sz="0" w:space="0" w:color="auto"/>
        <w:right w:val="none" w:sz="0" w:space="0" w:color="auto"/>
      </w:divBdr>
    </w:div>
    <w:div w:id="994256827">
      <w:marLeft w:val="640"/>
      <w:marRight w:val="0"/>
      <w:marTop w:val="0"/>
      <w:marBottom w:val="0"/>
      <w:divBdr>
        <w:top w:val="none" w:sz="0" w:space="0" w:color="auto"/>
        <w:left w:val="none" w:sz="0" w:space="0" w:color="auto"/>
        <w:bottom w:val="none" w:sz="0" w:space="0" w:color="auto"/>
        <w:right w:val="none" w:sz="0" w:space="0" w:color="auto"/>
      </w:divBdr>
    </w:div>
    <w:div w:id="994260370">
      <w:marLeft w:val="640"/>
      <w:marRight w:val="0"/>
      <w:marTop w:val="0"/>
      <w:marBottom w:val="0"/>
      <w:divBdr>
        <w:top w:val="none" w:sz="0" w:space="0" w:color="auto"/>
        <w:left w:val="none" w:sz="0" w:space="0" w:color="auto"/>
        <w:bottom w:val="none" w:sz="0" w:space="0" w:color="auto"/>
        <w:right w:val="none" w:sz="0" w:space="0" w:color="auto"/>
      </w:divBdr>
    </w:div>
    <w:div w:id="994263995">
      <w:marLeft w:val="640"/>
      <w:marRight w:val="0"/>
      <w:marTop w:val="0"/>
      <w:marBottom w:val="0"/>
      <w:divBdr>
        <w:top w:val="none" w:sz="0" w:space="0" w:color="auto"/>
        <w:left w:val="none" w:sz="0" w:space="0" w:color="auto"/>
        <w:bottom w:val="none" w:sz="0" w:space="0" w:color="auto"/>
        <w:right w:val="none" w:sz="0" w:space="0" w:color="auto"/>
      </w:divBdr>
    </w:div>
    <w:div w:id="994408958">
      <w:marLeft w:val="640"/>
      <w:marRight w:val="0"/>
      <w:marTop w:val="0"/>
      <w:marBottom w:val="0"/>
      <w:divBdr>
        <w:top w:val="none" w:sz="0" w:space="0" w:color="auto"/>
        <w:left w:val="none" w:sz="0" w:space="0" w:color="auto"/>
        <w:bottom w:val="none" w:sz="0" w:space="0" w:color="auto"/>
        <w:right w:val="none" w:sz="0" w:space="0" w:color="auto"/>
      </w:divBdr>
    </w:div>
    <w:div w:id="994528759">
      <w:marLeft w:val="640"/>
      <w:marRight w:val="0"/>
      <w:marTop w:val="0"/>
      <w:marBottom w:val="0"/>
      <w:divBdr>
        <w:top w:val="none" w:sz="0" w:space="0" w:color="auto"/>
        <w:left w:val="none" w:sz="0" w:space="0" w:color="auto"/>
        <w:bottom w:val="none" w:sz="0" w:space="0" w:color="auto"/>
        <w:right w:val="none" w:sz="0" w:space="0" w:color="auto"/>
      </w:divBdr>
    </w:div>
    <w:div w:id="994575736">
      <w:marLeft w:val="640"/>
      <w:marRight w:val="0"/>
      <w:marTop w:val="0"/>
      <w:marBottom w:val="0"/>
      <w:divBdr>
        <w:top w:val="none" w:sz="0" w:space="0" w:color="auto"/>
        <w:left w:val="none" w:sz="0" w:space="0" w:color="auto"/>
        <w:bottom w:val="none" w:sz="0" w:space="0" w:color="auto"/>
        <w:right w:val="none" w:sz="0" w:space="0" w:color="auto"/>
      </w:divBdr>
    </w:div>
    <w:div w:id="994600943">
      <w:marLeft w:val="640"/>
      <w:marRight w:val="0"/>
      <w:marTop w:val="0"/>
      <w:marBottom w:val="0"/>
      <w:divBdr>
        <w:top w:val="none" w:sz="0" w:space="0" w:color="auto"/>
        <w:left w:val="none" w:sz="0" w:space="0" w:color="auto"/>
        <w:bottom w:val="none" w:sz="0" w:space="0" w:color="auto"/>
        <w:right w:val="none" w:sz="0" w:space="0" w:color="auto"/>
      </w:divBdr>
    </w:div>
    <w:div w:id="994604224">
      <w:marLeft w:val="640"/>
      <w:marRight w:val="0"/>
      <w:marTop w:val="0"/>
      <w:marBottom w:val="0"/>
      <w:divBdr>
        <w:top w:val="none" w:sz="0" w:space="0" w:color="auto"/>
        <w:left w:val="none" w:sz="0" w:space="0" w:color="auto"/>
        <w:bottom w:val="none" w:sz="0" w:space="0" w:color="auto"/>
        <w:right w:val="none" w:sz="0" w:space="0" w:color="auto"/>
      </w:divBdr>
    </w:div>
    <w:div w:id="994645771">
      <w:marLeft w:val="640"/>
      <w:marRight w:val="0"/>
      <w:marTop w:val="0"/>
      <w:marBottom w:val="0"/>
      <w:divBdr>
        <w:top w:val="none" w:sz="0" w:space="0" w:color="auto"/>
        <w:left w:val="none" w:sz="0" w:space="0" w:color="auto"/>
        <w:bottom w:val="none" w:sz="0" w:space="0" w:color="auto"/>
        <w:right w:val="none" w:sz="0" w:space="0" w:color="auto"/>
      </w:divBdr>
    </w:div>
    <w:div w:id="994648842">
      <w:marLeft w:val="640"/>
      <w:marRight w:val="0"/>
      <w:marTop w:val="0"/>
      <w:marBottom w:val="0"/>
      <w:divBdr>
        <w:top w:val="none" w:sz="0" w:space="0" w:color="auto"/>
        <w:left w:val="none" w:sz="0" w:space="0" w:color="auto"/>
        <w:bottom w:val="none" w:sz="0" w:space="0" w:color="auto"/>
        <w:right w:val="none" w:sz="0" w:space="0" w:color="auto"/>
      </w:divBdr>
    </w:div>
    <w:div w:id="994649164">
      <w:marLeft w:val="480"/>
      <w:marRight w:val="0"/>
      <w:marTop w:val="0"/>
      <w:marBottom w:val="0"/>
      <w:divBdr>
        <w:top w:val="none" w:sz="0" w:space="0" w:color="auto"/>
        <w:left w:val="none" w:sz="0" w:space="0" w:color="auto"/>
        <w:bottom w:val="none" w:sz="0" w:space="0" w:color="auto"/>
        <w:right w:val="none" w:sz="0" w:space="0" w:color="auto"/>
      </w:divBdr>
    </w:div>
    <w:div w:id="994651771">
      <w:marLeft w:val="640"/>
      <w:marRight w:val="0"/>
      <w:marTop w:val="0"/>
      <w:marBottom w:val="0"/>
      <w:divBdr>
        <w:top w:val="none" w:sz="0" w:space="0" w:color="auto"/>
        <w:left w:val="none" w:sz="0" w:space="0" w:color="auto"/>
        <w:bottom w:val="none" w:sz="0" w:space="0" w:color="auto"/>
        <w:right w:val="none" w:sz="0" w:space="0" w:color="auto"/>
      </w:divBdr>
    </w:div>
    <w:div w:id="994718825">
      <w:marLeft w:val="640"/>
      <w:marRight w:val="0"/>
      <w:marTop w:val="0"/>
      <w:marBottom w:val="0"/>
      <w:divBdr>
        <w:top w:val="none" w:sz="0" w:space="0" w:color="auto"/>
        <w:left w:val="none" w:sz="0" w:space="0" w:color="auto"/>
        <w:bottom w:val="none" w:sz="0" w:space="0" w:color="auto"/>
        <w:right w:val="none" w:sz="0" w:space="0" w:color="auto"/>
      </w:divBdr>
    </w:div>
    <w:div w:id="994726805">
      <w:marLeft w:val="640"/>
      <w:marRight w:val="0"/>
      <w:marTop w:val="0"/>
      <w:marBottom w:val="0"/>
      <w:divBdr>
        <w:top w:val="none" w:sz="0" w:space="0" w:color="auto"/>
        <w:left w:val="none" w:sz="0" w:space="0" w:color="auto"/>
        <w:bottom w:val="none" w:sz="0" w:space="0" w:color="auto"/>
        <w:right w:val="none" w:sz="0" w:space="0" w:color="auto"/>
      </w:divBdr>
    </w:div>
    <w:div w:id="994916350">
      <w:marLeft w:val="640"/>
      <w:marRight w:val="0"/>
      <w:marTop w:val="0"/>
      <w:marBottom w:val="0"/>
      <w:divBdr>
        <w:top w:val="none" w:sz="0" w:space="0" w:color="auto"/>
        <w:left w:val="none" w:sz="0" w:space="0" w:color="auto"/>
        <w:bottom w:val="none" w:sz="0" w:space="0" w:color="auto"/>
        <w:right w:val="none" w:sz="0" w:space="0" w:color="auto"/>
      </w:divBdr>
    </w:div>
    <w:div w:id="995114288">
      <w:marLeft w:val="640"/>
      <w:marRight w:val="0"/>
      <w:marTop w:val="0"/>
      <w:marBottom w:val="0"/>
      <w:divBdr>
        <w:top w:val="none" w:sz="0" w:space="0" w:color="auto"/>
        <w:left w:val="none" w:sz="0" w:space="0" w:color="auto"/>
        <w:bottom w:val="none" w:sz="0" w:space="0" w:color="auto"/>
        <w:right w:val="none" w:sz="0" w:space="0" w:color="auto"/>
      </w:divBdr>
    </w:div>
    <w:div w:id="995188485">
      <w:marLeft w:val="640"/>
      <w:marRight w:val="0"/>
      <w:marTop w:val="0"/>
      <w:marBottom w:val="0"/>
      <w:divBdr>
        <w:top w:val="none" w:sz="0" w:space="0" w:color="auto"/>
        <w:left w:val="none" w:sz="0" w:space="0" w:color="auto"/>
        <w:bottom w:val="none" w:sz="0" w:space="0" w:color="auto"/>
        <w:right w:val="none" w:sz="0" w:space="0" w:color="auto"/>
      </w:divBdr>
    </w:div>
    <w:div w:id="995375047">
      <w:marLeft w:val="640"/>
      <w:marRight w:val="0"/>
      <w:marTop w:val="0"/>
      <w:marBottom w:val="0"/>
      <w:divBdr>
        <w:top w:val="none" w:sz="0" w:space="0" w:color="auto"/>
        <w:left w:val="none" w:sz="0" w:space="0" w:color="auto"/>
        <w:bottom w:val="none" w:sz="0" w:space="0" w:color="auto"/>
        <w:right w:val="none" w:sz="0" w:space="0" w:color="auto"/>
      </w:divBdr>
    </w:div>
    <w:div w:id="995382962">
      <w:marLeft w:val="640"/>
      <w:marRight w:val="0"/>
      <w:marTop w:val="0"/>
      <w:marBottom w:val="0"/>
      <w:divBdr>
        <w:top w:val="none" w:sz="0" w:space="0" w:color="auto"/>
        <w:left w:val="none" w:sz="0" w:space="0" w:color="auto"/>
        <w:bottom w:val="none" w:sz="0" w:space="0" w:color="auto"/>
        <w:right w:val="none" w:sz="0" w:space="0" w:color="auto"/>
      </w:divBdr>
    </w:div>
    <w:div w:id="995456658">
      <w:marLeft w:val="640"/>
      <w:marRight w:val="0"/>
      <w:marTop w:val="0"/>
      <w:marBottom w:val="0"/>
      <w:divBdr>
        <w:top w:val="none" w:sz="0" w:space="0" w:color="auto"/>
        <w:left w:val="none" w:sz="0" w:space="0" w:color="auto"/>
        <w:bottom w:val="none" w:sz="0" w:space="0" w:color="auto"/>
        <w:right w:val="none" w:sz="0" w:space="0" w:color="auto"/>
      </w:divBdr>
    </w:div>
    <w:div w:id="995458557">
      <w:marLeft w:val="640"/>
      <w:marRight w:val="0"/>
      <w:marTop w:val="0"/>
      <w:marBottom w:val="0"/>
      <w:divBdr>
        <w:top w:val="none" w:sz="0" w:space="0" w:color="auto"/>
        <w:left w:val="none" w:sz="0" w:space="0" w:color="auto"/>
        <w:bottom w:val="none" w:sz="0" w:space="0" w:color="auto"/>
        <w:right w:val="none" w:sz="0" w:space="0" w:color="auto"/>
      </w:divBdr>
    </w:div>
    <w:div w:id="995497639">
      <w:marLeft w:val="640"/>
      <w:marRight w:val="0"/>
      <w:marTop w:val="0"/>
      <w:marBottom w:val="0"/>
      <w:divBdr>
        <w:top w:val="none" w:sz="0" w:space="0" w:color="auto"/>
        <w:left w:val="none" w:sz="0" w:space="0" w:color="auto"/>
        <w:bottom w:val="none" w:sz="0" w:space="0" w:color="auto"/>
        <w:right w:val="none" w:sz="0" w:space="0" w:color="auto"/>
      </w:divBdr>
    </w:div>
    <w:div w:id="995498328">
      <w:marLeft w:val="640"/>
      <w:marRight w:val="0"/>
      <w:marTop w:val="0"/>
      <w:marBottom w:val="0"/>
      <w:divBdr>
        <w:top w:val="none" w:sz="0" w:space="0" w:color="auto"/>
        <w:left w:val="none" w:sz="0" w:space="0" w:color="auto"/>
        <w:bottom w:val="none" w:sz="0" w:space="0" w:color="auto"/>
        <w:right w:val="none" w:sz="0" w:space="0" w:color="auto"/>
      </w:divBdr>
    </w:div>
    <w:div w:id="995651469">
      <w:marLeft w:val="640"/>
      <w:marRight w:val="0"/>
      <w:marTop w:val="0"/>
      <w:marBottom w:val="0"/>
      <w:divBdr>
        <w:top w:val="none" w:sz="0" w:space="0" w:color="auto"/>
        <w:left w:val="none" w:sz="0" w:space="0" w:color="auto"/>
        <w:bottom w:val="none" w:sz="0" w:space="0" w:color="auto"/>
        <w:right w:val="none" w:sz="0" w:space="0" w:color="auto"/>
      </w:divBdr>
    </w:div>
    <w:div w:id="995767218">
      <w:marLeft w:val="640"/>
      <w:marRight w:val="0"/>
      <w:marTop w:val="0"/>
      <w:marBottom w:val="0"/>
      <w:divBdr>
        <w:top w:val="none" w:sz="0" w:space="0" w:color="auto"/>
        <w:left w:val="none" w:sz="0" w:space="0" w:color="auto"/>
        <w:bottom w:val="none" w:sz="0" w:space="0" w:color="auto"/>
        <w:right w:val="none" w:sz="0" w:space="0" w:color="auto"/>
      </w:divBdr>
    </w:div>
    <w:div w:id="995914038">
      <w:marLeft w:val="640"/>
      <w:marRight w:val="0"/>
      <w:marTop w:val="0"/>
      <w:marBottom w:val="0"/>
      <w:divBdr>
        <w:top w:val="none" w:sz="0" w:space="0" w:color="auto"/>
        <w:left w:val="none" w:sz="0" w:space="0" w:color="auto"/>
        <w:bottom w:val="none" w:sz="0" w:space="0" w:color="auto"/>
        <w:right w:val="none" w:sz="0" w:space="0" w:color="auto"/>
      </w:divBdr>
    </w:div>
    <w:div w:id="996031585">
      <w:marLeft w:val="640"/>
      <w:marRight w:val="0"/>
      <w:marTop w:val="0"/>
      <w:marBottom w:val="0"/>
      <w:divBdr>
        <w:top w:val="none" w:sz="0" w:space="0" w:color="auto"/>
        <w:left w:val="none" w:sz="0" w:space="0" w:color="auto"/>
        <w:bottom w:val="none" w:sz="0" w:space="0" w:color="auto"/>
        <w:right w:val="none" w:sz="0" w:space="0" w:color="auto"/>
      </w:divBdr>
    </w:div>
    <w:div w:id="996032135">
      <w:marLeft w:val="640"/>
      <w:marRight w:val="0"/>
      <w:marTop w:val="0"/>
      <w:marBottom w:val="0"/>
      <w:divBdr>
        <w:top w:val="none" w:sz="0" w:space="0" w:color="auto"/>
        <w:left w:val="none" w:sz="0" w:space="0" w:color="auto"/>
        <w:bottom w:val="none" w:sz="0" w:space="0" w:color="auto"/>
        <w:right w:val="none" w:sz="0" w:space="0" w:color="auto"/>
      </w:divBdr>
    </w:div>
    <w:div w:id="996032521">
      <w:marLeft w:val="640"/>
      <w:marRight w:val="0"/>
      <w:marTop w:val="0"/>
      <w:marBottom w:val="0"/>
      <w:divBdr>
        <w:top w:val="none" w:sz="0" w:space="0" w:color="auto"/>
        <w:left w:val="none" w:sz="0" w:space="0" w:color="auto"/>
        <w:bottom w:val="none" w:sz="0" w:space="0" w:color="auto"/>
        <w:right w:val="none" w:sz="0" w:space="0" w:color="auto"/>
      </w:divBdr>
    </w:div>
    <w:div w:id="996222408">
      <w:marLeft w:val="640"/>
      <w:marRight w:val="0"/>
      <w:marTop w:val="0"/>
      <w:marBottom w:val="0"/>
      <w:divBdr>
        <w:top w:val="none" w:sz="0" w:space="0" w:color="auto"/>
        <w:left w:val="none" w:sz="0" w:space="0" w:color="auto"/>
        <w:bottom w:val="none" w:sz="0" w:space="0" w:color="auto"/>
        <w:right w:val="none" w:sz="0" w:space="0" w:color="auto"/>
      </w:divBdr>
    </w:div>
    <w:div w:id="996227390">
      <w:marLeft w:val="640"/>
      <w:marRight w:val="0"/>
      <w:marTop w:val="0"/>
      <w:marBottom w:val="0"/>
      <w:divBdr>
        <w:top w:val="none" w:sz="0" w:space="0" w:color="auto"/>
        <w:left w:val="none" w:sz="0" w:space="0" w:color="auto"/>
        <w:bottom w:val="none" w:sz="0" w:space="0" w:color="auto"/>
        <w:right w:val="none" w:sz="0" w:space="0" w:color="auto"/>
      </w:divBdr>
    </w:div>
    <w:div w:id="996344056">
      <w:marLeft w:val="640"/>
      <w:marRight w:val="0"/>
      <w:marTop w:val="0"/>
      <w:marBottom w:val="0"/>
      <w:divBdr>
        <w:top w:val="none" w:sz="0" w:space="0" w:color="auto"/>
        <w:left w:val="none" w:sz="0" w:space="0" w:color="auto"/>
        <w:bottom w:val="none" w:sz="0" w:space="0" w:color="auto"/>
        <w:right w:val="none" w:sz="0" w:space="0" w:color="auto"/>
      </w:divBdr>
    </w:div>
    <w:div w:id="996347104">
      <w:marLeft w:val="640"/>
      <w:marRight w:val="0"/>
      <w:marTop w:val="0"/>
      <w:marBottom w:val="0"/>
      <w:divBdr>
        <w:top w:val="none" w:sz="0" w:space="0" w:color="auto"/>
        <w:left w:val="none" w:sz="0" w:space="0" w:color="auto"/>
        <w:bottom w:val="none" w:sz="0" w:space="0" w:color="auto"/>
        <w:right w:val="none" w:sz="0" w:space="0" w:color="auto"/>
      </w:divBdr>
    </w:div>
    <w:div w:id="996376353">
      <w:marLeft w:val="640"/>
      <w:marRight w:val="0"/>
      <w:marTop w:val="0"/>
      <w:marBottom w:val="0"/>
      <w:divBdr>
        <w:top w:val="none" w:sz="0" w:space="0" w:color="auto"/>
        <w:left w:val="none" w:sz="0" w:space="0" w:color="auto"/>
        <w:bottom w:val="none" w:sz="0" w:space="0" w:color="auto"/>
        <w:right w:val="none" w:sz="0" w:space="0" w:color="auto"/>
      </w:divBdr>
    </w:div>
    <w:div w:id="996418606">
      <w:marLeft w:val="640"/>
      <w:marRight w:val="0"/>
      <w:marTop w:val="0"/>
      <w:marBottom w:val="0"/>
      <w:divBdr>
        <w:top w:val="none" w:sz="0" w:space="0" w:color="auto"/>
        <w:left w:val="none" w:sz="0" w:space="0" w:color="auto"/>
        <w:bottom w:val="none" w:sz="0" w:space="0" w:color="auto"/>
        <w:right w:val="none" w:sz="0" w:space="0" w:color="auto"/>
      </w:divBdr>
    </w:div>
    <w:div w:id="996499824">
      <w:marLeft w:val="640"/>
      <w:marRight w:val="0"/>
      <w:marTop w:val="0"/>
      <w:marBottom w:val="0"/>
      <w:divBdr>
        <w:top w:val="none" w:sz="0" w:space="0" w:color="auto"/>
        <w:left w:val="none" w:sz="0" w:space="0" w:color="auto"/>
        <w:bottom w:val="none" w:sz="0" w:space="0" w:color="auto"/>
        <w:right w:val="none" w:sz="0" w:space="0" w:color="auto"/>
      </w:divBdr>
    </w:div>
    <w:div w:id="996540468">
      <w:marLeft w:val="640"/>
      <w:marRight w:val="0"/>
      <w:marTop w:val="0"/>
      <w:marBottom w:val="0"/>
      <w:divBdr>
        <w:top w:val="none" w:sz="0" w:space="0" w:color="auto"/>
        <w:left w:val="none" w:sz="0" w:space="0" w:color="auto"/>
        <w:bottom w:val="none" w:sz="0" w:space="0" w:color="auto"/>
        <w:right w:val="none" w:sz="0" w:space="0" w:color="auto"/>
      </w:divBdr>
    </w:div>
    <w:div w:id="996569361">
      <w:marLeft w:val="640"/>
      <w:marRight w:val="0"/>
      <w:marTop w:val="0"/>
      <w:marBottom w:val="0"/>
      <w:divBdr>
        <w:top w:val="none" w:sz="0" w:space="0" w:color="auto"/>
        <w:left w:val="none" w:sz="0" w:space="0" w:color="auto"/>
        <w:bottom w:val="none" w:sz="0" w:space="0" w:color="auto"/>
        <w:right w:val="none" w:sz="0" w:space="0" w:color="auto"/>
      </w:divBdr>
    </w:div>
    <w:div w:id="996684785">
      <w:marLeft w:val="640"/>
      <w:marRight w:val="0"/>
      <w:marTop w:val="0"/>
      <w:marBottom w:val="0"/>
      <w:divBdr>
        <w:top w:val="none" w:sz="0" w:space="0" w:color="auto"/>
        <w:left w:val="none" w:sz="0" w:space="0" w:color="auto"/>
        <w:bottom w:val="none" w:sz="0" w:space="0" w:color="auto"/>
        <w:right w:val="none" w:sz="0" w:space="0" w:color="auto"/>
      </w:divBdr>
    </w:div>
    <w:div w:id="996690229">
      <w:marLeft w:val="640"/>
      <w:marRight w:val="0"/>
      <w:marTop w:val="0"/>
      <w:marBottom w:val="0"/>
      <w:divBdr>
        <w:top w:val="none" w:sz="0" w:space="0" w:color="auto"/>
        <w:left w:val="none" w:sz="0" w:space="0" w:color="auto"/>
        <w:bottom w:val="none" w:sz="0" w:space="0" w:color="auto"/>
        <w:right w:val="none" w:sz="0" w:space="0" w:color="auto"/>
      </w:divBdr>
    </w:div>
    <w:div w:id="996806044">
      <w:marLeft w:val="640"/>
      <w:marRight w:val="0"/>
      <w:marTop w:val="0"/>
      <w:marBottom w:val="0"/>
      <w:divBdr>
        <w:top w:val="none" w:sz="0" w:space="0" w:color="auto"/>
        <w:left w:val="none" w:sz="0" w:space="0" w:color="auto"/>
        <w:bottom w:val="none" w:sz="0" w:space="0" w:color="auto"/>
        <w:right w:val="none" w:sz="0" w:space="0" w:color="auto"/>
      </w:divBdr>
    </w:div>
    <w:div w:id="996810383">
      <w:marLeft w:val="640"/>
      <w:marRight w:val="0"/>
      <w:marTop w:val="0"/>
      <w:marBottom w:val="0"/>
      <w:divBdr>
        <w:top w:val="none" w:sz="0" w:space="0" w:color="auto"/>
        <w:left w:val="none" w:sz="0" w:space="0" w:color="auto"/>
        <w:bottom w:val="none" w:sz="0" w:space="0" w:color="auto"/>
        <w:right w:val="none" w:sz="0" w:space="0" w:color="auto"/>
      </w:divBdr>
    </w:div>
    <w:div w:id="996878190">
      <w:marLeft w:val="640"/>
      <w:marRight w:val="0"/>
      <w:marTop w:val="0"/>
      <w:marBottom w:val="0"/>
      <w:divBdr>
        <w:top w:val="none" w:sz="0" w:space="0" w:color="auto"/>
        <w:left w:val="none" w:sz="0" w:space="0" w:color="auto"/>
        <w:bottom w:val="none" w:sz="0" w:space="0" w:color="auto"/>
        <w:right w:val="none" w:sz="0" w:space="0" w:color="auto"/>
      </w:divBdr>
    </w:div>
    <w:div w:id="996883679">
      <w:marLeft w:val="640"/>
      <w:marRight w:val="0"/>
      <w:marTop w:val="0"/>
      <w:marBottom w:val="0"/>
      <w:divBdr>
        <w:top w:val="none" w:sz="0" w:space="0" w:color="auto"/>
        <w:left w:val="none" w:sz="0" w:space="0" w:color="auto"/>
        <w:bottom w:val="none" w:sz="0" w:space="0" w:color="auto"/>
        <w:right w:val="none" w:sz="0" w:space="0" w:color="auto"/>
      </w:divBdr>
    </w:div>
    <w:div w:id="996957348">
      <w:marLeft w:val="640"/>
      <w:marRight w:val="0"/>
      <w:marTop w:val="0"/>
      <w:marBottom w:val="0"/>
      <w:divBdr>
        <w:top w:val="none" w:sz="0" w:space="0" w:color="auto"/>
        <w:left w:val="none" w:sz="0" w:space="0" w:color="auto"/>
        <w:bottom w:val="none" w:sz="0" w:space="0" w:color="auto"/>
        <w:right w:val="none" w:sz="0" w:space="0" w:color="auto"/>
      </w:divBdr>
    </w:div>
    <w:div w:id="997030244">
      <w:marLeft w:val="640"/>
      <w:marRight w:val="0"/>
      <w:marTop w:val="0"/>
      <w:marBottom w:val="0"/>
      <w:divBdr>
        <w:top w:val="none" w:sz="0" w:space="0" w:color="auto"/>
        <w:left w:val="none" w:sz="0" w:space="0" w:color="auto"/>
        <w:bottom w:val="none" w:sz="0" w:space="0" w:color="auto"/>
        <w:right w:val="none" w:sz="0" w:space="0" w:color="auto"/>
      </w:divBdr>
    </w:div>
    <w:div w:id="997074760">
      <w:marLeft w:val="640"/>
      <w:marRight w:val="0"/>
      <w:marTop w:val="0"/>
      <w:marBottom w:val="0"/>
      <w:divBdr>
        <w:top w:val="none" w:sz="0" w:space="0" w:color="auto"/>
        <w:left w:val="none" w:sz="0" w:space="0" w:color="auto"/>
        <w:bottom w:val="none" w:sz="0" w:space="0" w:color="auto"/>
        <w:right w:val="none" w:sz="0" w:space="0" w:color="auto"/>
      </w:divBdr>
    </w:div>
    <w:div w:id="997077977">
      <w:marLeft w:val="640"/>
      <w:marRight w:val="0"/>
      <w:marTop w:val="0"/>
      <w:marBottom w:val="0"/>
      <w:divBdr>
        <w:top w:val="none" w:sz="0" w:space="0" w:color="auto"/>
        <w:left w:val="none" w:sz="0" w:space="0" w:color="auto"/>
        <w:bottom w:val="none" w:sz="0" w:space="0" w:color="auto"/>
        <w:right w:val="none" w:sz="0" w:space="0" w:color="auto"/>
      </w:divBdr>
    </w:div>
    <w:div w:id="997148829">
      <w:marLeft w:val="640"/>
      <w:marRight w:val="0"/>
      <w:marTop w:val="0"/>
      <w:marBottom w:val="0"/>
      <w:divBdr>
        <w:top w:val="none" w:sz="0" w:space="0" w:color="auto"/>
        <w:left w:val="none" w:sz="0" w:space="0" w:color="auto"/>
        <w:bottom w:val="none" w:sz="0" w:space="0" w:color="auto"/>
        <w:right w:val="none" w:sz="0" w:space="0" w:color="auto"/>
      </w:divBdr>
    </w:div>
    <w:div w:id="997196367">
      <w:marLeft w:val="640"/>
      <w:marRight w:val="0"/>
      <w:marTop w:val="0"/>
      <w:marBottom w:val="0"/>
      <w:divBdr>
        <w:top w:val="none" w:sz="0" w:space="0" w:color="auto"/>
        <w:left w:val="none" w:sz="0" w:space="0" w:color="auto"/>
        <w:bottom w:val="none" w:sz="0" w:space="0" w:color="auto"/>
        <w:right w:val="none" w:sz="0" w:space="0" w:color="auto"/>
      </w:divBdr>
    </w:div>
    <w:div w:id="997225497">
      <w:marLeft w:val="640"/>
      <w:marRight w:val="0"/>
      <w:marTop w:val="0"/>
      <w:marBottom w:val="0"/>
      <w:divBdr>
        <w:top w:val="none" w:sz="0" w:space="0" w:color="auto"/>
        <w:left w:val="none" w:sz="0" w:space="0" w:color="auto"/>
        <w:bottom w:val="none" w:sz="0" w:space="0" w:color="auto"/>
        <w:right w:val="none" w:sz="0" w:space="0" w:color="auto"/>
      </w:divBdr>
    </w:div>
    <w:div w:id="997271034">
      <w:marLeft w:val="640"/>
      <w:marRight w:val="0"/>
      <w:marTop w:val="0"/>
      <w:marBottom w:val="0"/>
      <w:divBdr>
        <w:top w:val="none" w:sz="0" w:space="0" w:color="auto"/>
        <w:left w:val="none" w:sz="0" w:space="0" w:color="auto"/>
        <w:bottom w:val="none" w:sz="0" w:space="0" w:color="auto"/>
        <w:right w:val="none" w:sz="0" w:space="0" w:color="auto"/>
      </w:divBdr>
    </w:div>
    <w:div w:id="997419960">
      <w:marLeft w:val="640"/>
      <w:marRight w:val="0"/>
      <w:marTop w:val="0"/>
      <w:marBottom w:val="0"/>
      <w:divBdr>
        <w:top w:val="none" w:sz="0" w:space="0" w:color="auto"/>
        <w:left w:val="none" w:sz="0" w:space="0" w:color="auto"/>
        <w:bottom w:val="none" w:sz="0" w:space="0" w:color="auto"/>
        <w:right w:val="none" w:sz="0" w:space="0" w:color="auto"/>
      </w:divBdr>
    </w:div>
    <w:div w:id="997461180">
      <w:marLeft w:val="640"/>
      <w:marRight w:val="0"/>
      <w:marTop w:val="0"/>
      <w:marBottom w:val="0"/>
      <w:divBdr>
        <w:top w:val="none" w:sz="0" w:space="0" w:color="auto"/>
        <w:left w:val="none" w:sz="0" w:space="0" w:color="auto"/>
        <w:bottom w:val="none" w:sz="0" w:space="0" w:color="auto"/>
        <w:right w:val="none" w:sz="0" w:space="0" w:color="auto"/>
      </w:divBdr>
    </w:div>
    <w:div w:id="997465209">
      <w:marLeft w:val="640"/>
      <w:marRight w:val="0"/>
      <w:marTop w:val="0"/>
      <w:marBottom w:val="0"/>
      <w:divBdr>
        <w:top w:val="none" w:sz="0" w:space="0" w:color="auto"/>
        <w:left w:val="none" w:sz="0" w:space="0" w:color="auto"/>
        <w:bottom w:val="none" w:sz="0" w:space="0" w:color="auto"/>
        <w:right w:val="none" w:sz="0" w:space="0" w:color="auto"/>
      </w:divBdr>
    </w:div>
    <w:div w:id="997536097">
      <w:marLeft w:val="640"/>
      <w:marRight w:val="0"/>
      <w:marTop w:val="0"/>
      <w:marBottom w:val="0"/>
      <w:divBdr>
        <w:top w:val="none" w:sz="0" w:space="0" w:color="auto"/>
        <w:left w:val="none" w:sz="0" w:space="0" w:color="auto"/>
        <w:bottom w:val="none" w:sz="0" w:space="0" w:color="auto"/>
        <w:right w:val="none" w:sz="0" w:space="0" w:color="auto"/>
      </w:divBdr>
    </w:div>
    <w:div w:id="997807156">
      <w:marLeft w:val="640"/>
      <w:marRight w:val="0"/>
      <w:marTop w:val="0"/>
      <w:marBottom w:val="0"/>
      <w:divBdr>
        <w:top w:val="none" w:sz="0" w:space="0" w:color="auto"/>
        <w:left w:val="none" w:sz="0" w:space="0" w:color="auto"/>
        <w:bottom w:val="none" w:sz="0" w:space="0" w:color="auto"/>
        <w:right w:val="none" w:sz="0" w:space="0" w:color="auto"/>
      </w:divBdr>
    </w:div>
    <w:div w:id="997808507">
      <w:marLeft w:val="640"/>
      <w:marRight w:val="0"/>
      <w:marTop w:val="0"/>
      <w:marBottom w:val="0"/>
      <w:divBdr>
        <w:top w:val="none" w:sz="0" w:space="0" w:color="auto"/>
        <w:left w:val="none" w:sz="0" w:space="0" w:color="auto"/>
        <w:bottom w:val="none" w:sz="0" w:space="0" w:color="auto"/>
        <w:right w:val="none" w:sz="0" w:space="0" w:color="auto"/>
      </w:divBdr>
    </w:div>
    <w:div w:id="997809899">
      <w:marLeft w:val="640"/>
      <w:marRight w:val="0"/>
      <w:marTop w:val="0"/>
      <w:marBottom w:val="0"/>
      <w:divBdr>
        <w:top w:val="none" w:sz="0" w:space="0" w:color="auto"/>
        <w:left w:val="none" w:sz="0" w:space="0" w:color="auto"/>
        <w:bottom w:val="none" w:sz="0" w:space="0" w:color="auto"/>
        <w:right w:val="none" w:sz="0" w:space="0" w:color="auto"/>
      </w:divBdr>
    </w:div>
    <w:div w:id="997810116">
      <w:marLeft w:val="640"/>
      <w:marRight w:val="0"/>
      <w:marTop w:val="0"/>
      <w:marBottom w:val="0"/>
      <w:divBdr>
        <w:top w:val="none" w:sz="0" w:space="0" w:color="auto"/>
        <w:left w:val="none" w:sz="0" w:space="0" w:color="auto"/>
        <w:bottom w:val="none" w:sz="0" w:space="0" w:color="auto"/>
        <w:right w:val="none" w:sz="0" w:space="0" w:color="auto"/>
      </w:divBdr>
    </w:div>
    <w:div w:id="997878675">
      <w:marLeft w:val="640"/>
      <w:marRight w:val="0"/>
      <w:marTop w:val="0"/>
      <w:marBottom w:val="0"/>
      <w:divBdr>
        <w:top w:val="none" w:sz="0" w:space="0" w:color="auto"/>
        <w:left w:val="none" w:sz="0" w:space="0" w:color="auto"/>
        <w:bottom w:val="none" w:sz="0" w:space="0" w:color="auto"/>
        <w:right w:val="none" w:sz="0" w:space="0" w:color="auto"/>
      </w:divBdr>
    </w:div>
    <w:div w:id="997921259">
      <w:marLeft w:val="640"/>
      <w:marRight w:val="0"/>
      <w:marTop w:val="0"/>
      <w:marBottom w:val="0"/>
      <w:divBdr>
        <w:top w:val="none" w:sz="0" w:space="0" w:color="auto"/>
        <w:left w:val="none" w:sz="0" w:space="0" w:color="auto"/>
        <w:bottom w:val="none" w:sz="0" w:space="0" w:color="auto"/>
        <w:right w:val="none" w:sz="0" w:space="0" w:color="auto"/>
      </w:divBdr>
    </w:div>
    <w:div w:id="997921337">
      <w:marLeft w:val="640"/>
      <w:marRight w:val="0"/>
      <w:marTop w:val="0"/>
      <w:marBottom w:val="0"/>
      <w:divBdr>
        <w:top w:val="none" w:sz="0" w:space="0" w:color="auto"/>
        <w:left w:val="none" w:sz="0" w:space="0" w:color="auto"/>
        <w:bottom w:val="none" w:sz="0" w:space="0" w:color="auto"/>
        <w:right w:val="none" w:sz="0" w:space="0" w:color="auto"/>
      </w:divBdr>
    </w:div>
    <w:div w:id="997998234">
      <w:marLeft w:val="640"/>
      <w:marRight w:val="0"/>
      <w:marTop w:val="0"/>
      <w:marBottom w:val="0"/>
      <w:divBdr>
        <w:top w:val="none" w:sz="0" w:space="0" w:color="auto"/>
        <w:left w:val="none" w:sz="0" w:space="0" w:color="auto"/>
        <w:bottom w:val="none" w:sz="0" w:space="0" w:color="auto"/>
        <w:right w:val="none" w:sz="0" w:space="0" w:color="auto"/>
      </w:divBdr>
    </w:div>
    <w:div w:id="998114854">
      <w:marLeft w:val="640"/>
      <w:marRight w:val="0"/>
      <w:marTop w:val="0"/>
      <w:marBottom w:val="0"/>
      <w:divBdr>
        <w:top w:val="none" w:sz="0" w:space="0" w:color="auto"/>
        <w:left w:val="none" w:sz="0" w:space="0" w:color="auto"/>
        <w:bottom w:val="none" w:sz="0" w:space="0" w:color="auto"/>
        <w:right w:val="none" w:sz="0" w:space="0" w:color="auto"/>
      </w:divBdr>
    </w:div>
    <w:div w:id="998267919">
      <w:marLeft w:val="640"/>
      <w:marRight w:val="0"/>
      <w:marTop w:val="0"/>
      <w:marBottom w:val="0"/>
      <w:divBdr>
        <w:top w:val="none" w:sz="0" w:space="0" w:color="auto"/>
        <w:left w:val="none" w:sz="0" w:space="0" w:color="auto"/>
        <w:bottom w:val="none" w:sz="0" w:space="0" w:color="auto"/>
        <w:right w:val="none" w:sz="0" w:space="0" w:color="auto"/>
      </w:divBdr>
    </w:div>
    <w:div w:id="998272287">
      <w:marLeft w:val="640"/>
      <w:marRight w:val="0"/>
      <w:marTop w:val="0"/>
      <w:marBottom w:val="0"/>
      <w:divBdr>
        <w:top w:val="none" w:sz="0" w:space="0" w:color="auto"/>
        <w:left w:val="none" w:sz="0" w:space="0" w:color="auto"/>
        <w:bottom w:val="none" w:sz="0" w:space="0" w:color="auto"/>
        <w:right w:val="none" w:sz="0" w:space="0" w:color="auto"/>
      </w:divBdr>
    </w:div>
    <w:div w:id="998272529">
      <w:marLeft w:val="640"/>
      <w:marRight w:val="0"/>
      <w:marTop w:val="0"/>
      <w:marBottom w:val="0"/>
      <w:divBdr>
        <w:top w:val="none" w:sz="0" w:space="0" w:color="auto"/>
        <w:left w:val="none" w:sz="0" w:space="0" w:color="auto"/>
        <w:bottom w:val="none" w:sz="0" w:space="0" w:color="auto"/>
        <w:right w:val="none" w:sz="0" w:space="0" w:color="auto"/>
      </w:divBdr>
    </w:div>
    <w:div w:id="998312549">
      <w:marLeft w:val="640"/>
      <w:marRight w:val="0"/>
      <w:marTop w:val="0"/>
      <w:marBottom w:val="0"/>
      <w:divBdr>
        <w:top w:val="none" w:sz="0" w:space="0" w:color="auto"/>
        <w:left w:val="none" w:sz="0" w:space="0" w:color="auto"/>
        <w:bottom w:val="none" w:sz="0" w:space="0" w:color="auto"/>
        <w:right w:val="none" w:sz="0" w:space="0" w:color="auto"/>
      </w:divBdr>
    </w:div>
    <w:div w:id="998339993">
      <w:marLeft w:val="640"/>
      <w:marRight w:val="0"/>
      <w:marTop w:val="0"/>
      <w:marBottom w:val="0"/>
      <w:divBdr>
        <w:top w:val="none" w:sz="0" w:space="0" w:color="auto"/>
        <w:left w:val="none" w:sz="0" w:space="0" w:color="auto"/>
        <w:bottom w:val="none" w:sz="0" w:space="0" w:color="auto"/>
        <w:right w:val="none" w:sz="0" w:space="0" w:color="auto"/>
      </w:divBdr>
    </w:div>
    <w:div w:id="998463583">
      <w:marLeft w:val="640"/>
      <w:marRight w:val="0"/>
      <w:marTop w:val="0"/>
      <w:marBottom w:val="0"/>
      <w:divBdr>
        <w:top w:val="none" w:sz="0" w:space="0" w:color="auto"/>
        <w:left w:val="none" w:sz="0" w:space="0" w:color="auto"/>
        <w:bottom w:val="none" w:sz="0" w:space="0" w:color="auto"/>
        <w:right w:val="none" w:sz="0" w:space="0" w:color="auto"/>
      </w:divBdr>
    </w:div>
    <w:div w:id="998582126">
      <w:marLeft w:val="640"/>
      <w:marRight w:val="0"/>
      <w:marTop w:val="0"/>
      <w:marBottom w:val="0"/>
      <w:divBdr>
        <w:top w:val="none" w:sz="0" w:space="0" w:color="auto"/>
        <w:left w:val="none" w:sz="0" w:space="0" w:color="auto"/>
        <w:bottom w:val="none" w:sz="0" w:space="0" w:color="auto"/>
        <w:right w:val="none" w:sz="0" w:space="0" w:color="auto"/>
      </w:divBdr>
    </w:div>
    <w:div w:id="998655779">
      <w:marLeft w:val="640"/>
      <w:marRight w:val="0"/>
      <w:marTop w:val="0"/>
      <w:marBottom w:val="0"/>
      <w:divBdr>
        <w:top w:val="none" w:sz="0" w:space="0" w:color="auto"/>
        <w:left w:val="none" w:sz="0" w:space="0" w:color="auto"/>
        <w:bottom w:val="none" w:sz="0" w:space="0" w:color="auto"/>
        <w:right w:val="none" w:sz="0" w:space="0" w:color="auto"/>
      </w:divBdr>
    </w:div>
    <w:div w:id="998729559">
      <w:marLeft w:val="640"/>
      <w:marRight w:val="0"/>
      <w:marTop w:val="0"/>
      <w:marBottom w:val="0"/>
      <w:divBdr>
        <w:top w:val="none" w:sz="0" w:space="0" w:color="auto"/>
        <w:left w:val="none" w:sz="0" w:space="0" w:color="auto"/>
        <w:bottom w:val="none" w:sz="0" w:space="0" w:color="auto"/>
        <w:right w:val="none" w:sz="0" w:space="0" w:color="auto"/>
      </w:divBdr>
    </w:div>
    <w:div w:id="998850866">
      <w:marLeft w:val="640"/>
      <w:marRight w:val="0"/>
      <w:marTop w:val="0"/>
      <w:marBottom w:val="0"/>
      <w:divBdr>
        <w:top w:val="none" w:sz="0" w:space="0" w:color="auto"/>
        <w:left w:val="none" w:sz="0" w:space="0" w:color="auto"/>
        <w:bottom w:val="none" w:sz="0" w:space="0" w:color="auto"/>
        <w:right w:val="none" w:sz="0" w:space="0" w:color="auto"/>
      </w:divBdr>
    </w:div>
    <w:div w:id="998923982">
      <w:marLeft w:val="640"/>
      <w:marRight w:val="0"/>
      <w:marTop w:val="0"/>
      <w:marBottom w:val="0"/>
      <w:divBdr>
        <w:top w:val="none" w:sz="0" w:space="0" w:color="auto"/>
        <w:left w:val="none" w:sz="0" w:space="0" w:color="auto"/>
        <w:bottom w:val="none" w:sz="0" w:space="0" w:color="auto"/>
        <w:right w:val="none" w:sz="0" w:space="0" w:color="auto"/>
      </w:divBdr>
    </w:div>
    <w:div w:id="998925408">
      <w:marLeft w:val="640"/>
      <w:marRight w:val="0"/>
      <w:marTop w:val="0"/>
      <w:marBottom w:val="0"/>
      <w:divBdr>
        <w:top w:val="none" w:sz="0" w:space="0" w:color="auto"/>
        <w:left w:val="none" w:sz="0" w:space="0" w:color="auto"/>
        <w:bottom w:val="none" w:sz="0" w:space="0" w:color="auto"/>
        <w:right w:val="none" w:sz="0" w:space="0" w:color="auto"/>
      </w:divBdr>
    </w:div>
    <w:div w:id="998966283">
      <w:marLeft w:val="640"/>
      <w:marRight w:val="0"/>
      <w:marTop w:val="0"/>
      <w:marBottom w:val="0"/>
      <w:divBdr>
        <w:top w:val="none" w:sz="0" w:space="0" w:color="auto"/>
        <w:left w:val="none" w:sz="0" w:space="0" w:color="auto"/>
        <w:bottom w:val="none" w:sz="0" w:space="0" w:color="auto"/>
        <w:right w:val="none" w:sz="0" w:space="0" w:color="auto"/>
      </w:divBdr>
    </w:div>
    <w:div w:id="998966409">
      <w:marLeft w:val="640"/>
      <w:marRight w:val="0"/>
      <w:marTop w:val="0"/>
      <w:marBottom w:val="0"/>
      <w:divBdr>
        <w:top w:val="none" w:sz="0" w:space="0" w:color="auto"/>
        <w:left w:val="none" w:sz="0" w:space="0" w:color="auto"/>
        <w:bottom w:val="none" w:sz="0" w:space="0" w:color="auto"/>
        <w:right w:val="none" w:sz="0" w:space="0" w:color="auto"/>
      </w:divBdr>
    </w:div>
    <w:div w:id="999162527">
      <w:marLeft w:val="640"/>
      <w:marRight w:val="0"/>
      <w:marTop w:val="0"/>
      <w:marBottom w:val="0"/>
      <w:divBdr>
        <w:top w:val="none" w:sz="0" w:space="0" w:color="auto"/>
        <w:left w:val="none" w:sz="0" w:space="0" w:color="auto"/>
        <w:bottom w:val="none" w:sz="0" w:space="0" w:color="auto"/>
        <w:right w:val="none" w:sz="0" w:space="0" w:color="auto"/>
      </w:divBdr>
    </w:div>
    <w:div w:id="999163644">
      <w:marLeft w:val="640"/>
      <w:marRight w:val="0"/>
      <w:marTop w:val="0"/>
      <w:marBottom w:val="0"/>
      <w:divBdr>
        <w:top w:val="none" w:sz="0" w:space="0" w:color="auto"/>
        <w:left w:val="none" w:sz="0" w:space="0" w:color="auto"/>
        <w:bottom w:val="none" w:sz="0" w:space="0" w:color="auto"/>
        <w:right w:val="none" w:sz="0" w:space="0" w:color="auto"/>
      </w:divBdr>
    </w:div>
    <w:div w:id="999188521">
      <w:marLeft w:val="640"/>
      <w:marRight w:val="0"/>
      <w:marTop w:val="0"/>
      <w:marBottom w:val="0"/>
      <w:divBdr>
        <w:top w:val="none" w:sz="0" w:space="0" w:color="auto"/>
        <w:left w:val="none" w:sz="0" w:space="0" w:color="auto"/>
        <w:bottom w:val="none" w:sz="0" w:space="0" w:color="auto"/>
        <w:right w:val="none" w:sz="0" w:space="0" w:color="auto"/>
      </w:divBdr>
    </w:div>
    <w:div w:id="999314602">
      <w:marLeft w:val="640"/>
      <w:marRight w:val="0"/>
      <w:marTop w:val="0"/>
      <w:marBottom w:val="0"/>
      <w:divBdr>
        <w:top w:val="none" w:sz="0" w:space="0" w:color="auto"/>
        <w:left w:val="none" w:sz="0" w:space="0" w:color="auto"/>
        <w:bottom w:val="none" w:sz="0" w:space="0" w:color="auto"/>
        <w:right w:val="none" w:sz="0" w:space="0" w:color="auto"/>
      </w:divBdr>
    </w:div>
    <w:div w:id="999388325">
      <w:marLeft w:val="640"/>
      <w:marRight w:val="0"/>
      <w:marTop w:val="0"/>
      <w:marBottom w:val="0"/>
      <w:divBdr>
        <w:top w:val="none" w:sz="0" w:space="0" w:color="auto"/>
        <w:left w:val="none" w:sz="0" w:space="0" w:color="auto"/>
        <w:bottom w:val="none" w:sz="0" w:space="0" w:color="auto"/>
        <w:right w:val="none" w:sz="0" w:space="0" w:color="auto"/>
      </w:divBdr>
    </w:div>
    <w:div w:id="999424132">
      <w:marLeft w:val="640"/>
      <w:marRight w:val="0"/>
      <w:marTop w:val="0"/>
      <w:marBottom w:val="0"/>
      <w:divBdr>
        <w:top w:val="none" w:sz="0" w:space="0" w:color="auto"/>
        <w:left w:val="none" w:sz="0" w:space="0" w:color="auto"/>
        <w:bottom w:val="none" w:sz="0" w:space="0" w:color="auto"/>
        <w:right w:val="none" w:sz="0" w:space="0" w:color="auto"/>
      </w:divBdr>
    </w:div>
    <w:div w:id="999426095">
      <w:marLeft w:val="640"/>
      <w:marRight w:val="0"/>
      <w:marTop w:val="0"/>
      <w:marBottom w:val="0"/>
      <w:divBdr>
        <w:top w:val="none" w:sz="0" w:space="0" w:color="auto"/>
        <w:left w:val="none" w:sz="0" w:space="0" w:color="auto"/>
        <w:bottom w:val="none" w:sz="0" w:space="0" w:color="auto"/>
        <w:right w:val="none" w:sz="0" w:space="0" w:color="auto"/>
      </w:divBdr>
    </w:div>
    <w:div w:id="999428509">
      <w:marLeft w:val="640"/>
      <w:marRight w:val="0"/>
      <w:marTop w:val="0"/>
      <w:marBottom w:val="0"/>
      <w:divBdr>
        <w:top w:val="none" w:sz="0" w:space="0" w:color="auto"/>
        <w:left w:val="none" w:sz="0" w:space="0" w:color="auto"/>
        <w:bottom w:val="none" w:sz="0" w:space="0" w:color="auto"/>
        <w:right w:val="none" w:sz="0" w:space="0" w:color="auto"/>
      </w:divBdr>
    </w:div>
    <w:div w:id="999429151">
      <w:marLeft w:val="640"/>
      <w:marRight w:val="0"/>
      <w:marTop w:val="0"/>
      <w:marBottom w:val="0"/>
      <w:divBdr>
        <w:top w:val="none" w:sz="0" w:space="0" w:color="auto"/>
        <w:left w:val="none" w:sz="0" w:space="0" w:color="auto"/>
        <w:bottom w:val="none" w:sz="0" w:space="0" w:color="auto"/>
        <w:right w:val="none" w:sz="0" w:space="0" w:color="auto"/>
      </w:divBdr>
    </w:div>
    <w:div w:id="999430063">
      <w:marLeft w:val="640"/>
      <w:marRight w:val="0"/>
      <w:marTop w:val="0"/>
      <w:marBottom w:val="0"/>
      <w:divBdr>
        <w:top w:val="none" w:sz="0" w:space="0" w:color="auto"/>
        <w:left w:val="none" w:sz="0" w:space="0" w:color="auto"/>
        <w:bottom w:val="none" w:sz="0" w:space="0" w:color="auto"/>
        <w:right w:val="none" w:sz="0" w:space="0" w:color="auto"/>
      </w:divBdr>
    </w:div>
    <w:div w:id="999499416">
      <w:marLeft w:val="640"/>
      <w:marRight w:val="0"/>
      <w:marTop w:val="0"/>
      <w:marBottom w:val="0"/>
      <w:divBdr>
        <w:top w:val="none" w:sz="0" w:space="0" w:color="auto"/>
        <w:left w:val="none" w:sz="0" w:space="0" w:color="auto"/>
        <w:bottom w:val="none" w:sz="0" w:space="0" w:color="auto"/>
        <w:right w:val="none" w:sz="0" w:space="0" w:color="auto"/>
      </w:divBdr>
    </w:div>
    <w:div w:id="999501945">
      <w:marLeft w:val="640"/>
      <w:marRight w:val="0"/>
      <w:marTop w:val="0"/>
      <w:marBottom w:val="0"/>
      <w:divBdr>
        <w:top w:val="none" w:sz="0" w:space="0" w:color="auto"/>
        <w:left w:val="none" w:sz="0" w:space="0" w:color="auto"/>
        <w:bottom w:val="none" w:sz="0" w:space="0" w:color="auto"/>
        <w:right w:val="none" w:sz="0" w:space="0" w:color="auto"/>
      </w:divBdr>
    </w:div>
    <w:div w:id="999507623">
      <w:marLeft w:val="640"/>
      <w:marRight w:val="0"/>
      <w:marTop w:val="0"/>
      <w:marBottom w:val="0"/>
      <w:divBdr>
        <w:top w:val="none" w:sz="0" w:space="0" w:color="auto"/>
        <w:left w:val="none" w:sz="0" w:space="0" w:color="auto"/>
        <w:bottom w:val="none" w:sz="0" w:space="0" w:color="auto"/>
        <w:right w:val="none" w:sz="0" w:space="0" w:color="auto"/>
      </w:divBdr>
    </w:div>
    <w:div w:id="999577530">
      <w:marLeft w:val="640"/>
      <w:marRight w:val="0"/>
      <w:marTop w:val="0"/>
      <w:marBottom w:val="0"/>
      <w:divBdr>
        <w:top w:val="none" w:sz="0" w:space="0" w:color="auto"/>
        <w:left w:val="none" w:sz="0" w:space="0" w:color="auto"/>
        <w:bottom w:val="none" w:sz="0" w:space="0" w:color="auto"/>
        <w:right w:val="none" w:sz="0" w:space="0" w:color="auto"/>
      </w:divBdr>
    </w:div>
    <w:div w:id="999582703">
      <w:marLeft w:val="640"/>
      <w:marRight w:val="0"/>
      <w:marTop w:val="0"/>
      <w:marBottom w:val="0"/>
      <w:divBdr>
        <w:top w:val="none" w:sz="0" w:space="0" w:color="auto"/>
        <w:left w:val="none" w:sz="0" w:space="0" w:color="auto"/>
        <w:bottom w:val="none" w:sz="0" w:space="0" w:color="auto"/>
        <w:right w:val="none" w:sz="0" w:space="0" w:color="auto"/>
      </w:divBdr>
    </w:div>
    <w:div w:id="999769722">
      <w:marLeft w:val="640"/>
      <w:marRight w:val="0"/>
      <w:marTop w:val="0"/>
      <w:marBottom w:val="0"/>
      <w:divBdr>
        <w:top w:val="none" w:sz="0" w:space="0" w:color="auto"/>
        <w:left w:val="none" w:sz="0" w:space="0" w:color="auto"/>
        <w:bottom w:val="none" w:sz="0" w:space="0" w:color="auto"/>
        <w:right w:val="none" w:sz="0" w:space="0" w:color="auto"/>
      </w:divBdr>
    </w:div>
    <w:div w:id="999771544">
      <w:marLeft w:val="640"/>
      <w:marRight w:val="0"/>
      <w:marTop w:val="0"/>
      <w:marBottom w:val="0"/>
      <w:divBdr>
        <w:top w:val="none" w:sz="0" w:space="0" w:color="auto"/>
        <w:left w:val="none" w:sz="0" w:space="0" w:color="auto"/>
        <w:bottom w:val="none" w:sz="0" w:space="0" w:color="auto"/>
        <w:right w:val="none" w:sz="0" w:space="0" w:color="auto"/>
      </w:divBdr>
    </w:div>
    <w:div w:id="999773704">
      <w:marLeft w:val="640"/>
      <w:marRight w:val="0"/>
      <w:marTop w:val="0"/>
      <w:marBottom w:val="0"/>
      <w:divBdr>
        <w:top w:val="none" w:sz="0" w:space="0" w:color="auto"/>
        <w:left w:val="none" w:sz="0" w:space="0" w:color="auto"/>
        <w:bottom w:val="none" w:sz="0" w:space="0" w:color="auto"/>
        <w:right w:val="none" w:sz="0" w:space="0" w:color="auto"/>
      </w:divBdr>
    </w:div>
    <w:div w:id="999774111">
      <w:marLeft w:val="640"/>
      <w:marRight w:val="0"/>
      <w:marTop w:val="0"/>
      <w:marBottom w:val="0"/>
      <w:divBdr>
        <w:top w:val="none" w:sz="0" w:space="0" w:color="auto"/>
        <w:left w:val="none" w:sz="0" w:space="0" w:color="auto"/>
        <w:bottom w:val="none" w:sz="0" w:space="0" w:color="auto"/>
        <w:right w:val="none" w:sz="0" w:space="0" w:color="auto"/>
      </w:divBdr>
    </w:div>
    <w:div w:id="999817636">
      <w:marLeft w:val="640"/>
      <w:marRight w:val="0"/>
      <w:marTop w:val="0"/>
      <w:marBottom w:val="0"/>
      <w:divBdr>
        <w:top w:val="none" w:sz="0" w:space="0" w:color="auto"/>
        <w:left w:val="none" w:sz="0" w:space="0" w:color="auto"/>
        <w:bottom w:val="none" w:sz="0" w:space="0" w:color="auto"/>
        <w:right w:val="none" w:sz="0" w:space="0" w:color="auto"/>
      </w:divBdr>
    </w:div>
    <w:div w:id="999817860">
      <w:marLeft w:val="640"/>
      <w:marRight w:val="0"/>
      <w:marTop w:val="0"/>
      <w:marBottom w:val="0"/>
      <w:divBdr>
        <w:top w:val="none" w:sz="0" w:space="0" w:color="auto"/>
        <w:left w:val="none" w:sz="0" w:space="0" w:color="auto"/>
        <w:bottom w:val="none" w:sz="0" w:space="0" w:color="auto"/>
        <w:right w:val="none" w:sz="0" w:space="0" w:color="auto"/>
      </w:divBdr>
    </w:div>
    <w:div w:id="999843958">
      <w:marLeft w:val="640"/>
      <w:marRight w:val="0"/>
      <w:marTop w:val="0"/>
      <w:marBottom w:val="0"/>
      <w:divBdr>
        <w:top w:val="none" w:sz="0" w:space="0" w:color="auto"/>
        <w:left w:val="none" w:sz="0" w:space="0" w:color="auto"/>
        <w:bottom w:val="none" w:sz="0" w:space="0" w:color="auto"/>
        <w:right w:val="none" w:sz="0" w:space="0" w:color="auto"/>
      </w:divBdr>
    </w:div>
    <w:div w:id="999849137">
      <w:marLeft w:val="640"/>
      <w:marRight w:val="0"/>
      <w:marTop w:val="0"/>
      <w:marBottom w:val="0"/>
      <w:divBdr>
        <w:top w:val="none" w:sz="0" w:space="0" w:color="auto"/>
        <w:left w:val="none" w:sz="0" w:space="0" w:color="auto"/>
        <w:bottom w:val="none" w:sz="0" w:space="0" w:color="auto"/>
        <w:right w:val="none" w:sz="0" w:space="0" w:color="auto"/>
      </w:divBdr>
    </w:div>
    <w:div w:id="999885752">
      <w:marLeft w:val="640"/>
      <w:marRight w:val="0"/>
      <w:marTop w:val="0"/>
      <w:marBottom w:val="0"/>
      <w:divBdr>
        <w:top w:val="none" w:sz="0" w:space="0" w:color="auto"/>
        <w:left w:val="none" w:sz="0" w:space="0" w:color="auto"/>
        <w:bottom w:val="none" w:sz="0" w:space="0" w:color="auto"/>
        <w:right w:val="none" w:sz="0" w:space="0" w:color="auto"/>
      </w:divBdr>
    </w:div>
    <w:div w:id="999968305">
      <w:marLeft w:val="640"/>
      <w:marRight w:val="0"/>
      <w:marTop w:val="0"/>
      <w:marBottom w:val="0"/>
      <w:divBdr>
        <w:top w:val="none" w:sz="0" w:space="0" w:color="auto"/>
        <w:left w:val="none" w:sz="0" w:space="0" w:color="auto"/>
        <w:bottom w:val="none" w:sz="0" w:space="0" w:color="auto"/>
        <w:right w:val="none" w:sz="0" w:space="0" w:color="auto"/>
      </w:divBdr>
    </w:div>
    <w:div w:id="1000036491">
      <w:marLeft w:val="640"/>
      <w:marRight w:val="0"/>
      <w:marTop w:val="0"/>
      <w:marBottom w:val="0"/>
      <w:divBdr>
        <w:top w:val="none" w:sz="0" w:space="0" w:color="auto"/>
        <w:left w:val="none" w:sz="0" w:space="0" w:color="auto"/>
        <w:bottom w:val="none" w:sz="0" w:space="0" w:color="auto"/>
        <w:right w:val="none" w:sz="0" w:space="0" w:color="auto"/>
      </w:divBdr>
    </w:div>
    <w:div w:id="1000037209">
      <w:marLeft w:val="640"/>
      <w:marRight w:val="0"/>
      <w:marTop w:val="0"/>
      <w:marBottom w:val="0"/>
      <w:divBdr>
        <w:top w:val="none" w:sz="0" w:space="0" w:color="auto"/>
        <w:left w:val="none" w:sz="0" w:space="0" w:color="auto"/>
        <w:bottom w:val="none" w:sz="0" w:space="0" w:color="auto"/>
        <w:right w:val="none" w:sz="0" w:space="0" w:color="auto"/>
      </w:divBdr>
    </w:div>
    <w:div w:id="1000044415">
      <w:marLeft w:val="640"/>
      <w:marRight w:val="0"/>
      <w:marTop w:val="0"/>
      <w:marBottom w:val="0"/>
      <w:divBdr>
        <w:top w:val="none" w:sz="0" w:space="0" w:color="auto"/>
        <w:left w:val="none" w:sz="0" w:space="0" w:color="auto"/>
        <w:bottom w:val="none" w:sz="0" w:space="0" w:color="auto"/>
        <w:right w:val="none" w:sz="0" w:space="0" w:color="auto"/>
      </w:divBdr>
    </w:div>
    <w:div w:id="1000160186">
      <w:marLeft w:val="640"/>
      <w:marRight w:val="0"/>
      <w:marTop w:val="0"/>
      <w:marBottom w:val="0"/>
      <w:divBdr>
        <w:top w:val="none" w:sz="0" w:space="0" w:color="auto"/>
        <w:left w:val="none" w:sz="0" w:space="0" w:color="auto"/>
        <w:bottom w:val="none" w:sz="0" w:space="0" w:color="auto"/>
        <w:right w:val="none" w:sz="0" w:space="0" w:color="auto"/>
      </w:divBdr>
    </w:div>
    <w:div w:id="1000353875">
      <w:marLeft w:val="640"/>
      <w:marRight w:val="0"/>
      <w:marTop w:val="0"/>
      <w:marBottom w:val="0"/>
      <w:divBdr>
        <w:top w:val="none" w:sz="0" w:space="0" w:color="auto"/>
        <w:left w:val="none" w:sz="0" w:space="0" w:color="auto"/>
        <w:bottom w:val="none" w:sz="0" w:space="0" w:color="auto"/>
        <w:right w:val="none" w:sz="0" w:space="0" w:color="auto"/>
      </w:divBdr>
    </w:div>
    <w:div w:id="1000473012">
      <w:marLeft w:val="640"/>
      <w:marRight w:val="0"/>
      <w:marTop w:val="0"/>
      <w:marBottom w:val="0"/>
      <w:divBdr>
        <w:top w:val="none" w:sz="0" w:space="0" w:color="auto"/>
        <w:left w:val="none" w:sz="0" w:space="0" w:color="auto"/>
        <w:bottom w:val="none" w:sz="0" w:space="0" w:color="auto"/>
        <w:right w:val="none" w:sz="0" w:space="0" w:color="auto"/>
      </w:divBdr>
    </w:div>
    <w:div w:id="1000474607">
      <w:marLeft w:val="640"/>
      <w:marRight w:val="0"/>
      <w:marTop w:val="0"/>
      <w:marBottom w:val="0"/>
      <w:divBdr>
        <w:top w:val="none" w:sz="0" w:space="0" w:color="auto"/>
        <w:left w:val="none" w:sz="0" w:space="0" w:color="auto"/>
        <w:bottom w:val="none" w:sz="0" w:space="0" w:color="auto"/>
        <w:right w:val="none" w:sz="0" w:space="0" w:color="auto"/>
      </w:divBdr>
    </w:div>
    <w:div w:id="1000497943">
      <w:marLeft w:val="640"/>
      <w:marRight w:val="0"/>
      <w:marTop w:val="0"/>
      <w:marBottom w:val="0"/>
      <w:divBdr>
        <w:top w:val="none" w:sz="0" w:space="0" w:color="auto"/>
        <w:left w:val="none" w:sz="0" w:space="0" w:color="auto"/>
        <w:bottom w:val="none" w:sz="0" w:space="0" w:color="auto"/>
        <w:right w:val="none" w:sz="0" w:space="0" w:color="auto"/>
      </w:divBdr>
    </w:div>
    <w:div w:id="1000545615">
      <w:marLeft w:val="640"/>
      <w:marRight w:val="0"/>
      <w:marTop w:val="0"/>
      <w:marBottom w:val="0"/>
      <w:divBdr>
        <w:top w:val="none" w:sz="0" w:space="0" w:color="auto"/>
        <w:left w:val="none" w:sz="0" w:space="0" w:color="auto"/>
        <w:bottom w:val="none" w:sz="0" w:space="0" w:color="auto"/>
        <w:right w:val="none" w:sz="0" w:space="0" w:color="auto"/>
      </w:divBdr>
    </w:div>
    <w:div w:id="1000548420">
      <w:marLeft w:val="640"/>
      <w:marRight w:val="0"/>
      <w:marTop w:val="0"/>
      <w:marBottom w:val="0"/>
      <w:divBdr>
        <w:top w:val="none" w:sz="0" w:space="0" w:color="auto"/>
        <w:left w:val="none" w:sz="0" w:space="0" w:color="auto"/>
        <w:bottom w:val="none" w:sz="0" w:space="0" w:color="auto"/>
        <w:right w:val="none" w:sz="0" w:space="0" w:color="auto"/>
      </w:divBdr>
    </w:div>
    <w:div w:id="1000693685">
      <w:marLeft w:val="640"/>
      <w:marRight w:val="0"/>
      <w:marTop w:val="0"/>
      <w:marBottom w:val="0"/>
      <w:divBdr>
        <w:top w:val="none" w:sz="0" w:space="0" w:color="auto"/>
        <w:left w:val="none" w:sz="0" w:space="0" w:color="auto"/>
        <w:bottom w:val="none" w:sz="0" w:space="0" w:color="auto"/>
        <w:right w:val="none" w:sz="0" w:space="0" w:color="auto"/>
      </w:divBdr>
    </w:div>
    <w:div w:id="1000697899">
      <w:marLeft w:val="640"/>
      <w:marRight w:val="0"/>
      <w:marTop w:val="0"/>
      <w:marBottom w:val="0"/>
      <w:divBdr>
        <w:top w:val="none" w:sz="0" w:space="0" w:color="auto"/>
        <w:left w:val="none" w:sz="0" w:space="0" w:color="auto"/>
        <w:bottom w:val="none" w:sz="0" w:space="0" w:color="auto"/>
        <w:right w:val="none" w:sz="0" w:space="0" w:color="auto"/>
      </w:divBdr>
    </w:div>
    <w:div w:id="1000814130">
      <w:marLeft w:val="640"/>
      <w:marRight w:val="0"/>
      <w:marTop w:val="0"/>
      <w:marBottom w:val="0"/>
      <w:divBdr>
        <w:top w:val="none" w:sz="0" w:space="0" w:color="auto"/>
        <w:left w:val="none" w:sz="0" w:space="0" w:color="auto"/>
        <w:bottom w:val="none" w:sz="0" w:space="0" w:color="auto"/>
        <w:right w:val="none" w:sz="0" w:space="0" w:color="auto"/>
      </w:divBdr>
    </w:div>
    <w:div w:id="1000814809">
      <w:marLeft w:val="640"/>
      <w:marRight w:val="0"/>
      <w:marTop w:val="0"/>
      <w:marBottom w:val="0"/>
      <w:divBdr>
        <w:top w:val="none" w:sz="0" w:space="0" w:color="auto"/>
        <w:left w:val="none" w:sz="0" w:space="0" w:color="auto"/>
        <w:bottom w:val="none" w:sz="0" w:space="0" w:color="auto"/>
        <w:right w:val="none" w:sz="0" w:space="0" w:color="auto"/>
      </w:divBdr>
    </w:div>
    <w:div w:id="1000885992">
      <w:marLeft w:val="640"/>
      <w:marRight w:val="0"/>
      <w:marTop w:val="0"/>
      <w:marBottom w:val="0"/>
      <w:divBdr>
        <w:top w:val="none" w:sz="0" w:space="0" w:color="auto"/>
        <w:left w:val="none" w:sz="0" w:space="0" w:color="auto"/>
        <w:bottom w:val="none" w:sz="0" w:space="0" w:color="auto"/>
        <w:right w:val="none" w:sz="0" w:space="0" w:color="auto"/>
      </w:divBdr>
    </w:div>
    <w:div w:id="1000889229">
      <w:marLeft w:val="640"/>
      <w:marRight w:val="0"/>
      <w:marTop w:val="0"/>
      <w:marBottom w:val="0"/>
      <w:divBdr>
        <w:top w:val="none" w:sz="0" w:space="0" w:color="auto"/>
        <w:left w:val="none" w:sz="0" w:space="0" w:color="auto"/>
        <w:bottom w:val="none" w:sz="0" w:space="0" w:color="auto"/>
        <w:right w:val="none" w:sz="0" w:space="0" w:color="auto"/>
      </w:divBdr>
    </w:div>
    <w:div w:id="1000890920">
      <w:marLeft w:val="640"/>
      <w:marRight w:val="0"/>
      <w:marTop w:val="0"/>
      <w:marBottom w:val="0"/>
      <w:divBdr>
        <w:top w:val="none" w:sz="0" w:space="0" w:color="auto"/>
        <w:left w:val="none" w:sz="0" w:space="0" w:color="auto"/>
        <w:bottom w:val="none" w:sz="0" w:space="0" w:color="auto"/>
        <w:right w:val="none" w:sz="0" w:space="0" w:color="auto"/>
      </w:divBdr>
    </w:div>
    <w:div w:id="1000892547">
      <w:marLeft w:val="640"/>
      <w:marRight w:val="0"/>
      <w:marTop w:val="0"/>
      <w:marBottom w:val="0"/>
      <w:divBdr>
        <w:top w:val="none" w:sz="0" w:space="0" w:color="auto"/>
        <w:left w:val="none" w:sz="0" w:space="0" w:color="auto"/>
        <w:bottom w:val="none" w:sz="0" w:space="0" w:color="auto"/>
        <w:right w:val="none" w:sz="0" w:space="0" w:color="auto"/>
      </w:divBdr>
    </w:div>
    <w:div w:id="1000934415">
      <w:marLeft w:val="640"/>
      <w:marRight w:val="0"/>
      <w:marTop w:val="0"/>
      <w:marBottom w:val="0"/>
      <w:divBdr>
        <w:top w:val="none" w:sz="0" w:space="0" w:color="auto"/>
        <w:left w:val="none" w:sz="0" w:space="0" w:color="auto"/>
        <w:bottom w:val="none" w:sz="0" w:space="0" w:color="auto"/>
        <w:right w:val="none" w:sz="0" w:space="0" w:color="auto"/>
      </w:divBdr>
    </w:div>
    <w:div w:id="1000935243">
      <w:marLeft w:val="640"/>
      <w:marRight w:val="0"/>
      <w:marTop w:val="0"/>
      <w:marBottom w:val="0"/>
      <w:divBdr>
        <w:top w:val="none" w:sz="0" w:space="0" w:color="auto"/>
        <w:left w:val="none" w:sz="0" w:space="0" w:color="auto"/>
        <w:bottom w:val="none" w:sz="0" w:space="0" w:color="auto"/>
        <w:right w:val="none" w:sz="0" w:space="0" w:color="auto"/>
      </w:divBdr>
    </w:div>
    <w:div w:id="1000961567">
      <w:marLeft w:val="640"/>
      <w:marRight w:val="0"/>
      <w:marTop w:val="0"/>
      <w:marBottom w:val="0"/>
      <w:divBdr>
        <w:top w:val="none" w:sz="0" w:space="0" w:color="auto"/>
        <w:left w:val="none" w:sz="0" w:space="0" w:color="auto"/>
        <w:bottom w:val="none" w:sz="0" w:space="0" w:color="auto"/>
        <w:right w:val="none" w:sz="0" w:space="0" w:color="auto"/>
      </w:divBdr>
    </w:div>
    <w:div w:id="1001084787">
      <w:marLeft w:val="640"/>
      <w:marRight w:val="0"/>
      <w:marTop w:val="0"/>
      <w:marBottom w:val="0"/>
      <w:divBdr>
        <w:top w:val="none" w:sz="0" w:space="0" w:color="auto"/>
        <w:left w:val="none" w:sz="0" w:space="0" w:color="auto"/>
        <w:bottom w:val="none" w:sz="0" w:space="0" w:color="auto"/>
        <w:right w:val="none" w:sz="0" w:space="0" w:color="auto"/>
      </w:divBdr>
    </w:div>
    <w:div w:id="1001086002">
      <w:marLeft w:val="640"/>
      <w:marRight w:val="0"/>
      <w:marTop w:val="0"/>
      <w:marBottom w:val="0"/>
      <w:divBdr>
        <w:top w:val="none" w:sz="0" w:space="0" w:color="auto"/>
        <w:left w:val="none" w:sz="0" w:space="0" w:color="auto"/>
        <w:bottom w:val="none" w:sz="0" w:space="0" w:color="auto"/>
        <w:right w:val="none" w:sz="0" w:space="0" w:color="auto"/>
      </w:divBdr>
    </w:div>
    <w:div w:id="1001196169">
      <w:marLeft w:val="640"/>
      <w:marRight w:val="0"/>
      <w:marTop w:val="0"/>
      <w:marBottom w:val="0"/>
      <w:divBdr>
        <w:top w:val="none" w:sz="0" w:space="0" w:color="auto"/>
        <w:left w:val="none" w:sz="0" w:space="0" w:color="auto"/>
        <w:bottom w:val="none" w:sz="0" w:space="0" w:color="auto"/>
        <w:right w:val="none" w:sz="0" w:space="0" w:color="auto"/>
      </w:divBdr>
    </w:div>
    <w:div w:id="1001353576">
      <w:marLeft w:val="640"/>
      <w:marRight w:val="0"/>
      <w:marTop w:val="0"/>
      <w:marBottom w:val="0"/>
      <w:divBdr>
        <w:top w:val="none" w:sz="0" w:space="0" w:color="auto"/>
        <w:left w:val="none" w:sz="0" w:space="0" w:color="auto"/>
        <w:bottom w:val="none" w:sz="0" w:space="0" w:color="auto"/>
        <w:right w:val="none" w:sz="0" w:space="0" w:color="auto"/>
      </w:divBdr>
    </w:div>
    <w:div w:id="1001617310">
      <w:marLeft w:val="640"/>
      <w:marRight w:val="0"/>
      <w:marTop w:val="0"/>
      <w:marBottom w:val="0"/>
      <w:divBdr>
        <w:top w:val="none" w:sz="0" w:space="0" w:color="auto"/>
        <w:left w:val="none" w:sz="0" w:space="0" w:color="auto"/>
        <w:bottom w:val="none" w:sz="0" w:space="0" w:color="auto"/>
        <w:right w:val="none" w:sz="0" w:space="0" w:color="auto"/>
      </w:divBdr>
    </w:div>
    <w:div w:id="1001659719">
      <w:marLeft w:val="640"/>
      <w:marRight w:val="0"/>
      <w:marTop w:val="0"/>
      <w:marBottom w:val="0"/>
      <w:divBdr>
        <w:top w:val="none" w:sz="0" w:space="0" w:color="auto"/>
        <w:left w:val="none" w:sz="0" w:space="0" w:color="auto"/>
        <w:bottom w:val="none" w:sz="0" w:space="0" w:color="auto"/>
        <w:right w:val="none" w:sz="0" w:space="0" w:color="auto"/>
      </w:divBdr>
    </w:div>
    <w:div w:id="1001663395">
      <w:marLeft w:val="640"/>
      <w:marRight w:val="0"/>
      <w:marTop w:val="0"/>
      <w:marBottom w:val="0"/>
      <w:divBdr>
        <w:top w:val="none" w:sz="0" w:space="0" w:color="auto"/>
        <w:left w:val="none" w:sz="0" w:space="0" w:color="auto"/>
        <w:bottom w:val="none" w:sz="0" w:space="0" w:color="auto"/>
        <w:right w:val="none" w:sz="0" w:space="0" w:color="auto"/>
      </w:divBdr>
    </w:div>
    <w:div w:id="1001733409">
      <w:marLeft w:val="640"/>
      <w:marRight w:val="0"/>
      <w:marTop w:val="0"/>
      <w:marBottom w:val="0"/>
      <w:divBdr>
        <w:top w:val="none" w:sz="0" w:space="0" w:color="auto"/>
        <w:left w:val="none" w:sz="0" w:space="0" w:color="auto"/>
        <w:bottom w:val="none" w:sz="0" w:space="0" w:color="auto"/>
        <w:right w:val="none" w:sz="0" w:space="0" w:color="auto"/>
      </w:divBdr>
    </w:div>
    <w:div w:id="1001814161">
      <w:marLeft w:val="640"/>
      <w:marRight w:val="0"/>
      <w:marTop w:val="0"/>
      <w:marBottom w:val="0"/>
      <w:divBdr>
        <w:top w:val="none" w:sz="0" w:space="0" w:color="auto"/>
        <w:left w:val="none" w:sz="0" w:space="0" w:color="auto"/>
        <w:bottom w:val="none" w:sz="0" w:space="0" w:color="auto"/>
        <w:right w:val="none" w:sz="0" w:space="0" w:color="auto"/>
      </w:divBdr>
    </w:div>
    <w:div w:id="1001852905">
      <w:marLeft w:val="640"/>
      <w:marRight w:val="0"/>
      <w:marTop w:val="0"/>
      <w:marBottom w:val="0"/>
      <w:divBdr>
        <w:top w:val="none" w:sz="0" w:space="0" w:color="auto"/>
        <w:left w:val="none" w:sz="0" w:space="0" w:color="auto"/>
        <w:bottom w:val="none" w:sz="0" w:space="0" w:color="auto"/>
        <w:right w:val="none" w:sz="0" w:space="0" w:color="auto"/>
      </w:divBdr>
    </w:div>
    <w:div w:id="1001857031">
      <w:marLeft w:val="640"/>
      <w:marRight w:val="0"/>
      <w:marTop w:val="0"/>
      <w:marBottom w:val="0"/>
      <w:divBdr>
        <w:top w:val="none" w:sz="0" w:space="0" w:color="auto"/>
        <w:left w:val="none" w:sz="0" w:space="0" w:color="auto"/>
        <w:bottom w:val="none" w:sz="0" w:space="0" w:color="auto"/>
        <w:right w:val="none" w:sz="0" w:space="0" w:color="auto"/>
      </w:divBdr>
    </w:div>
    <w:div w:id="1001860040">
      <w:marLeft w:val="640"/>
      <w:marRight w:val="0"/>
      <w:marTop w:val="0"/>
      <w:marBottom w:val="0"/>
      <w:divBdr>
        <w:top w:val="none" w:sz="0" w:space="0" w:color="auto"/>
        <w:left w:val="none" w:sz="0" w:space="0" w:color="auto"/>
        <w:bottom w:val="none" w:sz="0" w:space="0" w:color="auto"/>
        <w:right w:val="none" w:sz="0" w:space="0" w:color="auto"/>
      </w:divBdr>
    </w:div>
    <w:div w:id="1001926893">
      <w:marLeft w:val="640"/>
      <w:marRight w:val="0"/>
      <w:marTop w:val="0"/>
      <w:marBottom w:val="0"/>
      <w:divBdr>
        <w:top w:val="none" w:sz="0" w:space="0" w:color="auto"/>
        <w:left w:val="none" w:sz="0" w:space="0" w:color="auto"/>
        <w:bottom w:val="none" w:sz="0" w:space="0" w:color="auto"/>
        <w:right w:val="none" w:sz="0" w:space="0" w:color="auto"/>
      </w:divBdr>
    </w:div>
    <w:div w:id="1001932704">
      <w:marLeft w:val="640"/>
      <w:marRight w:val="0"/>
      <w:marTop w:val="0"/>
      <w:marBottom w:val="0"/>
      <w:divBdr>
        <w:top w:val="none" w:sz="0" w:space="0" w:color="auto"/>
        <w:left w:val="none" w:sz="0" w:space="0" w:color="auto"/>
        <w:bottom w:val="none" w:sz="0" w:space="0" w:color="auto"/>
        <w:right w:val="none" w:sz="0" w:space="0" w:color="auto"/>
      </w:divBdr>
    </w:div>
    <w:div w:id="1002005943">
      <w:marLeft w:val="640"/>
      <w:marRight w:val="0"/>
      <w:marTop w:val="0"/>
      <w:marBottom w:val="0"/>
      <w:divBdr>
        <w:top w:val="none" w:sz="0" w:space="0" w:color="auto"/>
        <w:left w:val="none" w:sz="0" w:space="0" w:color="auto"/>
        <w:bottom w:val="none" w:sz="0" w:space="0" w:color="auto"/>
        <w:right w:val="none" w:sz="0" w:space="0" w:color="auto"/>
      </w:divBdr>
    </w:div>
    <w:div w:id="1002006096">
      <w:marLeft w:val="640"/>
      <w:marRight w:val="0"/>
      <w:marTop w:val="0"/>
      <w:marBottom w:val="0"/>
      <w:divBdr>
        <w:top w:val="none" w:sz="0" w:space="0" w:color="auto"/>
        <w:left w:val="none" w:sz="0" w:space="0" w:color="auto"/>
        <w:bottom w:val="none" w:sz="0" w:space="0" w:color="auto"/>
        <w:right w:val="none" w:sz="0" w:space="0" w:color="auto"/>
      </w:divBdr>
    </w:div>
    <w:div w:id="1002244705">
      <w:marLeft w:val="640"/>
      <w:marRight w:val="0"/>
      <w:marTop w:val="0"/>
      <w:marBottom w:val="0"/>
      <w:divBdr>
        <w:top w:val="none" w:sz="0" w:space="0" w:color="auto"/>
        <w:left w:val="none" w:sz="0" w:space="0" w:color="auto"/>
        <w:bottom w:val="none" w:sz="0" w:space="0" w:color="auto"/>
        <w:right w:val="none" w:sz="0" w:space="0" w:color="auto"/>
      </w:divBdr>
    </w:div>
    <w:div w:id="1002246938">
      <w:marLeft w:val="640"/>
      <w:marRight w:val="0"/>
      <w:marTop w:val="0"/>
      <w:marBottom w:val="0"/>
      <w:divBdr>
        <w:top w:val="none" w:sz="0" w:space="0" w:color="auto"/>
        <w:left w:val="none" w:sz="0" w:space="0" w:color="auto"/>
        <w:bottom w:val="none" w:sz="0" w:space="0" w:color="auto"/>
        <w:right w:val="none" w:sz="0" w:space="0" w:color="auto"/>
      </w:divBdr>
    </w:div>
    <w:div w:id="1002388501">
      <w:marLeft w:val="640"/>
      <w:marRight w:val="0"/>
      <w:marTop w:val="0"/>
      <w:marBottom w:val="0"/>
      <w:divBdr>
        <w:top w:val="none" w:sz="0" w:space="0" w:color="auto"/>
        <w:left w:val="none" w:sz="0" w:space="0" w:color="auto"/>
        <w:bottom w:val="none" w:sz="0" w:space="0" w:color="auto"/>
        <w:right w:val="none" w:sz="0" w:space="0" w:color="auto"/>
      </w:divBdr>
    </w:div>
    <w:div w:id="1002388534">
      <w:marLeft w:val="640"/>
      <w:marRight w:val="0"/>
      <w:marTop w:val="0"/>
      <w:marBottom w:val="0"/>
      <w:divBdr>
        <w:top w:val="none" w:sz="0" w:space="0" w:color="auto"/>
        <w:left w:val="none" w:sz="0" w:space="0" w:color="auto"/>
        <w:bottom w:val="none" w:sz="0" w:space="0" w:color="auto"/>
        <w:right w:val="none" w:sz="0" w:space="0" w:color="auto"/>
      </w:divBdr>
    </w:div>
    <w:div w:id="1002388891">
      <w:marLeft w:val="640"/>
      <w:marRight w:val="0"/>
      <w:marTop w:val="0"/>
      <w:marBottom w:val="0"/>
      <w:divBdr>
        <w:top w:val="none" w:sz="0" w:space="0" w:color="auto"/>
        <w:left w:val="none" w:sz="0" w:space="0" w:color="auto"/>
        <w:bottom w:val="none" w:sz="0" w:space="0" w:color="auto"/>
        <w:right w:val="none" w:sz="0" w:space="0" w:color="auto"/>
      </w:divBdr>
    </w:div>
    <w:div w:id="1002396280">
      <w:marLeft w:val="640"/>
      <w:marRight w:val="0"/>
      <w:marTop w:val="0"/>
      <w:marBottom w:val="0"/>
      <w:divBdr>
        <w:top w:val="none" w:sz="0" w:space="0" w:color="auto"/>
        <w:left w:val="none" w:sz="0" w:space="0" w:color="auto"/>
        <w:bottom w:val="none" w:sz="0" w:space="0" w:color="auto"/>
        <w:right w:val="none" w:sz="0" w:space="0" w:color="auto"/>
      </w:divBdr>
    </w:div>
    <w:div w:id="1002467166">
      <w:marLeft w:val="640"/>
      <w:marRight w:val="0"/>
      <w:marTop w:val="0"/>
      <w:marBottom w:val="0"/>
      <w:divBdr>
        <w:top w:val="none" w:sz="0" w:space="0" w:color="auto"/>
        <w:left w:val="none" w:sz="0" w:space="0" w:color="auto"/>
        <w:bottom w:val="none" w:sz="0" w:space="0" w:color="auto"/>
        <w:right w:val="none" w:sz="0" w:space="0" w:color="auto"/>
      </w:divBdr>
    </w:div>
    <w:div w:id="1002470803">
      <w:marLeft w:val="640"/>
      <w:marRight w:val="0"/>
      <w:marTop w:val="0"/>
      <w:marBottom w:val="0"/>
      <w:divBdr>
        <w:top w:val="none" w:sz="0" w:space="0" w:color="auto"/>
        <w:left w:val="none" w:sz="0" w:space="0" w:color="auto"/>
        <w:bottom w:val="none" w:sz="0" w:space="0" w:color="auto"/>
        <w:right w:val="none" w:sz="0" w:space="0" w:color="auto"/>
      </w:divBdr>
    </w:div>
    <w:div w:id="1002585137">
      <w:marLeft w:val="640"/>
      <w:marRight w:val="0"/>
      <w:marTop w:val="0"/>
      <w:marBottom w:val="0"/>
      <w:divBdr>
        <w:top w:val="none" w:sz="0" w:space="0" w:color="auto"/>
        <w:left w:val="none" w:sz="0" w:space="0" w:color="auto"/>
        <w:bottom w:val="none" w:sz="0" w:space="0" w:color="auto"/>
        <w:right w:val="none" w:sz="0" w:space="0" w:color="auto"/>
      </w:divBdr>
    </w:div>
    <w:div w:id="1002663743">
      <w:marLeft w:val="640"/>
      <w:marRight w:val="0"/>
      <w:marTop w:val="0"/>
      <w:marBottom w:val="0"/>
      <w:divBdr>
        <w:top w:val="none" w:sz="0" w:space="0" w:color="auto"/>
        <w:left w:val="none" w:sz="0" w:space="0" w:color="auto"/>
        <w:bottom w:val="none" w:sz="0" w:space="0" w:color="auto"/>
        <w:right w:val="none" w:sz="0" w:space="0" w:color="auto"/>
      </w:divBdr>
    </w:div>
    <w:div w:id="1002664155">
      <w:marLeft w:val="640"/>
      <w:marRight w:val="0"/>
      <w:marTop w:val="0"/>
      <w:marBottom w:val="0"/>
      <w:divBdr>
        <w:top w:val="none" w:sz="0" w:space="0" w:color="auto"/>
        <w:left w:val="none" w:sz="0" w:space="0" w:color="auto"/>
        <w:bottom w:val="none" w:sz="0" w:space="0" w:color="auto"/>
        <w:right w:val="none" w:sz="0" w:space="0" w:color="auto"/>
      </w:divBdr>
    </w:div>
    <w:div w:id="1002733457">
      <w:marLeft w:val="640"/>
      <w:marRight w:val="0"/>
      <w:marTop w:val="0"/>
      <w:marBottom w:val="0"/>
      <w:divBdr>
        <w:top w:val="none" w:sz="0" w:space="0" w:color="auto"/>
        <w:left w:val="none" w:sz="0" w:space="0" w:color="auto"/>
        <w:bottom w:val="none" w:sz="0" w:space="0" w:color="auto"/>
        <w:right w:val="none" w:sz="0" w:space="0" w:color="auto"/>
      </w:divBdr>
    </w:div>
    <w:div w:id="1002851742">
      <w:marLeft w:val="640"/>
      <w:marRight w:val="0"/>
      <w:marTop w:val="0"/>
      <w:marBottom w:val="0"/>
      <w:divBdr>
        <w:top w:val="none" w:sz="0" w:space="0" w:color="auto"/>
        <w:left w:val="none" w:sz="0" w:space="0" w:color="auto"/>
        <w:bottom w:val="none" w:sz="0" w:space="0" w:color="auto"/>
        <w:right w:val="none" w:sz="0" w:space="0" w:color="auto"/>
      </w:divBdr>
    </w:div>
    <w:div w:id="1002854615">
      <w:marLeft w:val="640"/>
      <w:marRight w:val="0"/>
      <w:marTop w:val="0"/>
      <w:marBottom w:val="0"/>
      <w:divBdr>
        <w:top w:val="none" w:sz="0" w:space="0" w:color="auto"/>
        <w:left w:val="none" w:sz="0" w:space="0" w:color="auto"/>
        <w:bottom w:val="none" w:sz="0" w:space="0" w:color="auto"/>
        <w:right w:val="none" w:sz="0" w:space="0" w:color="auto"/>
      </w:divBdr>
    </w:div>
    <w:div w:id="1002855260">
      <w:marLeft w:val="640"/>
      <w:marRight w:val="0"/>
      <w:marTop w:val="0"/>
      <w:marBottom w:val="0"/>
      <w:divBdr>
        <w:top w:val="none" w:sz="0" w:space="0" w:color="auto"/>
        <w:left w:val="none" w:sz="0" w:space="0" w:color="auto"/>
        <w:bottom w:val="none" w:sz="0" w:space="0" w:color="auto"/>
        <w:right w:val="none" w:sz="0" w:space="0" w:color="auto"/>
      </w:divBdr>
    </w:div>
    <w:div w:id="1002858668">
      <w:marLeft w:val="640"/>
      <w:marRight w:val="0"/>
      <w:marTop w:val="0"/>
      <w:marBottom w:val="0"/>
      <w:divBdr>
        <w:top w:val="none" w:sz="0" w:space="0" w:color="auto"/>
        <w:left w:val="none" w:sz="0" w:space="0" w:color="auto"/>
        <w:bottom w:val="none" w:sz="0" w:space="0" w:color="auto"/>
        <w:right w:val="none" w:sz="0" w:space="0" w:color="auto"/>
      </w:divBdr>
    </w:div>
    <w:div w:id="1002898681">
      <w:marLeft w:val="640"/>
      <w:marRight w:val="0"/>
      <w:marTop w:val="0"/>
      <w:marBottom w:val="0"/>
      <w:divBdr>
        <w:top w:val="none" w:sz="0" w:space="0" w:color="auto"/>
        <w:left w:val="none" w:sz="0" w:space="0" w:color="auto"/>
        <w:bottom w:val="none" w:sz="0" w:space="0" w:color="auto"/>
        <w:right w:val="none" w:sz="0" w:space="0" w:color="auto"/>
      </w:divBdr>
    </w:div>
    <w:div w:id="1003044742">
      <w:marLeft w:val="640"/>
      <w:marRight w:val="0"/>
      <w:marTop w:val="0"/>
      <w:marBottom w:val="0"/>
      <w:divBdr>
        <w:top w:val="none" w:sz="0" w:space="0" w:color="auto"/>
        <w:left w:val="none" w:sz="0" w:space="0" w:color="auto"/>
        <w:bottom w:val="none" w:sz="0" w:space="0" w:color="auto"/>
        <w:right w:val="none" w:sz="0" w:space="0" w:color="auto"/>
      </w:divBdr>
    </w:div>
    <w:div w:id="1003124639">
      <w:marLeft w:val="640"/>
      <w:marRight w:val="0"/>
      <w:marTop w:val="0"/>
      <w:marBottom w:val="0"/>
      <w:divBdr>
        <w:top w:val="none" w:sz="0" w:space="0" w:color="auto"/>
        <w:left w:val="none" w:sz="0" w:space="0" w:color="auto"/>
        <w:bottom w:val="none" w:sz="0" w:space="0" w:color="auto"/>
        <w:right w:val="none" w:sz="0" w:space="0" w:color="auto"/>
      </w:divBdr>
    </w:div>
    <w:div w:id="1003238176">
      <w:marLeft w:val="640"/>
      <w:marRight w:val="0"/>
      <w:marTop w:val="0"/>
      <w:marBottom w:val="0"/>
      <w:divBdr>
        <w:top w:val="none" w:sz="0" w:space="0" w:color="auto"/>
        <w:left w:val="none" w:sz="0" w:space="0" w:color="auto"/>
        <w:bottom w:val="none" w:sz="0" w:space="0" w:color="auto"/>
        <w:right w:val="none" w:sz="0" w:space="0" w:color="auto"/>
      </w:divBdr>
    </w:div>
    <w:div w:id="1003312403">
      <w:marLeft w:val="640"/>
      <w:marRight w:val="0"/>
      <w:marTop w:val="0"/>
      <w:marBottom w:val="0"/>
      <w:divBdr>
        <w:top w:val="none" w:sz="0" w:space="0" w:color="auto"/>
        <w:left w:val="none" w:sz="0" w:space="0" w:color="auto"/>
        <w:bottom w:val="none" w:sz="0" w:space="0" w:color="auto"/>
        <w:right w:val="none" w:sz="0" w:space="0" w:color="auto"/>
      </w:divBdr>
    </w:div>
    <w:div w:id="1003316357">
      <w:marLeft w:val="640"/>
      <w:marRight w:val="0"/>
      <w:marTop w:val="0"/>
      <w:marBottom w:val="0"/>
      <w:divBdr>
        <w:top w:val="none" w:sz="0" w:space="0" w:color="auto"/>
        <w:left w:val="none" w:sz="0" w:space="0" w:color="auto"/>
        <w:bottom w:val="none" w:sz="0" w:space="0" w:color="auto"/>
        <w:right w:val="none" w:sz="0" w:space="0" w:color="auto"/>
      </w:divBdr>
    </w:div>
    <w:div w:id="1003319101">
      <w:marLeft w:val="640"/>
      <w:marRight w:val="0"/>
      <w:marTop w:val="0"/>
      <w:marBottom w:val="0"/>
      <w:divBdr>
        <w:top w:val="none" w:sz="0" w:space="0" w:color="auto"/>
        <w:left w:val="none" w:sz="0" w:space="0" w:color="auto"/>
        <w:bottom w:val="none" w:sz="0" w:space="0" w:color="auto"/>
        <w:right w:val="none" w:sz="0" w:space="0" w:color="auto"/>
      </w:divBdr>
    </w:div>
    <w:div w:id="1003358216">
      <w:marLeft w:val="640"/>
      <w:marRight w:val="0"/>
      <w:marTop w:val="0"/>
      <w:marBottom w:val="0"/>
      <w:divBdr>
        <w:top w:val="none" w:sz="0" w:space="0" w:color="auto"/>
        <w:left w:val="none" w:sz="0" w:space="0" w:color="auto"/>
        <w:bottom w:val="none" w:sz="0" w:space="0" w:color="auto"/>
        <w:right w:val="none" w:sz="0" w:space="0" w:color="auto"/>
      </w:divBdr>
    </w:div>
    <w:div w:id="1003360685">
      <w:marLeft w:val="640"/>
      <w:marRight w:val="0"/>
      <w:marTop w:val="0"/>
      <w:marBottom w:val="0"/>
      <w:divBdr>
        <w:top w:val="none" w:sz="0" w:space="0" w:color="auto"/>
        <w:left w:val="none" w:sz="0" w:space="0" w:color="auto"/>
        <w:bottom w:val="none" w:sz="0" w:space="0" w:color="auto"/>
        <w:right w:val="none" w:sz="0" w:space="0" w:color="auto"/>
      </w:divBdr>
    </w:div>
    <w:div w:id="1003387645">
      <w:marLeft w:val="640"/>
      <w:marRight w:val="0"/>
      <w:marTop w:val="0"/>
      <w:marBottom w:val="0"/>
      <w:divBdr>
        <w:top w:val="none" w:sz="0" w:space="0" w:color="auto"/>
        <w:left w:val="none" w:sz="0" w:space="0" w:color="auto"/>
        <w:bottom w:val="none" w:sz="0" w:space="0" w:color="auto"/>
        <w:right w:val="none" w:sz="0" w:space="0" w:color="auto"/>
      </w:divBdr>
    </w:div>
    <w:div w:id="1003430701">
      <w:marLeft w:val="640"/>
      <w:marRight w:val="0"/>
      <w:marTop w:val="0"/>
      <w:marBottom w:val="0"/>
      <w:divBdr>
        <w:top w:val="none" w:sz="0" w:space="0" w:color="auto"/>
        <w:left w:val="none" w:sz="0" w:space="0" w:color="auto"/>
        <w:bottom w:val="none" w:sz="0" w:space="0" w:color="auto"/>
        <w:right w:val="none" w:sz="0" w:space="0" w:color="auto"/>
      </w:divBdr>
    </w:div>
    <w:div w:id="1003514864">
      <w:marLeft w:val="640"/>
      <w:marRight w:val="0"/>
      <w:marTop w:val="0"/>
      <w:marBottom w:val="0"/>
      <w:divBdr>
        <w:top w:val="none" w:sz="0" w:space="0" w:color="auto"/>
        <w:left w:val="none" w:sz="0" w:space="0" w:color="auto"/>
        <w:bottom w:val="none" w:sz="0" w:space="0" w:color="auto"/>
        <w:right w:val="none" w:sz="0" w:space="0" w:color="auto"/>
      </w:divBdr>
    </w:div>
    <w:div w:id="1003555222">
      <w:marLeft w:val="640"/>
      <w:marRight w:val="0"/>
      <w:marTop w:val="0"/>
      <w:marBottom w:val="0"/>
      <w:divBdr>
        <w:top w:val="none" w:sz="0" w:space="0" w:color="auto"/>
        <w:left w:val="none" w:sz="0" w:space="0" w:color="auto"/>
        <w:bottom w:val="none" w:sz="0" w:space="0" w:color="auto"/>
        <w:right w:val="none" w:sz="0" w:space="0" w:color="auto"/>
      </w:divBdr>
    </w:div>
    <w:div w:id="1003630437">
      <w:marLeft w:val="640"/>
      <w:marRight w:val="0"/>
      <w:marTop w:val="0"/>
      <w:marBottom w:val="0"/>
      <w:divBdr>
        <w:top w:val="none" w:sz="0" w:space="0" w:color="auto"/>
        <w:left w:val="none" w:sz="0" w:space="0" w:color="auto"/>
        <w:bottom w:val="none" w:sz="0" w:space="0" w:color="auto"/>
        <w:right w:val="none" w:sz="0" w:space="0" w:color="auto"/>
      </w:divBdr>
    </w:div>
    <w:div w:id="1003633277">
      <w:marLeft w:val="640"/>
      <w:marRight w:val="0"/>
      <w:marTop w:val="0"/>
      <w:marBottom w:val="0"/>
      <w:divBdr>
        <w:top w:val="none" w:sz="0" w:space="0" w:color="auto"/>
        <w:left w:val="none" w:sz="0" w:space="0" w:color="auto"/>
        <w:bottom w:val="none" w:sz="0" w:space="0" w:color="auto"/>
        <w:right w:val="none" w:sz="0" w:space="0" w:color="auto"/>
      </w:divBdr>
    </w:div>
    <w:div w:id="1003776346">
      <w:marLeft w:val="640"/>
      <w:marRight w:val="0"/>
      <w:marTop w:val="0"/>
      <w:marBottom w:val="0"/>
      <w:divBdr>
        <w:top w:val="none" w:sz="0" w:space="0" w:color="auto"/>
        <w:left w:val="none" w:sz="0" w:space="0" w:color="auto"/>
        <w:bottom w:val="none" w:sz="0" w:space="0" w:color="auto"/>
        <w:right w:val="none" w:sz="0" w:space="0" w:color="auto"/>
      </w:divBdr>
    </w:div>
    <w:div w:id="1003779105">
      <w:marLeft w:val="640"/>
      <w:marRight w:val="0"/>
      <w:marTop w:val="0"/>
      <w:marBottom w:val="0"/>
      <w:divBdr>
        <w:top w:val="none" w:sz="0" w:space="0" w:color="auto"/>
        <w:left w:val="none" w:sz="0" w:space="0" w:color="auto"/>
        <w:bottom w:val="none" w:sz="0" w:space="0" w:color="auto"/>
        <w:right w:val="none" w:sz="0" w:space="0" w:color="auto"/>
      </w:divBdr>
    </w:div>
    <w:div w:id="1003824925">
      <w:marLeft w:val="640"/>
      <w:marRight w:val="0"/>
      <w:marTop w:val="0"/>
      <w:marBottom w:val="0"/>
      <w:divBdr>
        <w:top w:val="none" w:sz="0" w:space="0" w:color="auto"/>
        <w:left w:val="none" w:sz="0" w:space="0" w:color="auto"/>
        <w:bottom w:val="none" w:sz="0" w:space="0" w:color="auto"/>
        <w:right w:val="none" w:sz="0" w:space="0" w:color="auto"/>
      </w:divBdr>
    </w:div>
    <w:div w:id="1003899342">
      <w:marLeft w:val="640"/>
      <w:marRight w:val="0"/>
      <w:marTop w:val="0"/>
      <w:marBottom w:val="0"/>
      <w:divBdr>
        <w:top w:val="none" w:sz="0" w:space="0" w:color="auto"/>
        <w:left w:val="none" w:sz="0" w:space="0" w:color="auto"/>
        <w:bottom w:val="none" w:sz="0" w:space="0" w:color="auto"/>
        <w:right w:val="none" w:sz="0" w:space="0" w:color="auto"/>
      </w:divBdr>
    </w:div>
    <w:div w:id="1004086938">
      <w:marLeft w:val="640"/>
      <w:marRight w:val="0"/>
      <w:marTop w:val="0"/>
      <w:marBottom w:val="0"/>
      <w:divBdr>
        <w:top w:val="none" w:sz="0" w:space="0" w:color="auto"/>
        <w:left w:val="none" w:sz="0" w:space="0" w:color="auto"/>
        <w:bottom w:val="none" w:sz="0" w:space="0" w:color="auto"/>
        <w:right w:val="none" w:sz="0" w:space="0" w:color="auto"/>
      </w:divBdr>
    </w:div>
    <w:div w:id="1004088113">
      <w:marLeft w:val="640"/>
      <w:marRight w:val="0"/>
      <w:marTop w:val="0"/>
      <w:marBottom w:val="0"/>
      <w:divBdr>
        <w:top w:val="none" w:sz="0" w:space="0" w:color="auto"/>
        <w:left w:val="none" w:sz="0" w:space="0" w:color="auto"/>
        <w:bottom w:val="none" w:sz="0" w:space="0" w:color="auto"/>
        <w:right w:val="none" w:sz="0" w:space="0" w:color="auto"/>
      </w:divBdr>
    </w:div>
    <w:div w:id="1004211602">
      <w:marLeft w:val="640"/>
      <w:marRight w:val="0"/>
      <w:marTop w:val="0"/>
      <w:marBottom w:val="0"/>
      <w:divBdr>
        <w:top w:val="none" w:sz="0" w:space="0" w:color="auto"/>
        <w:left w:val="none" w:sz="0" w:space="0" w:color="auto"/>
        <w:bottom w:val="none" w:sz="0" w:space="0" w:color="auto"/>
        <w:right w:val="none" w:sz="0" w:space="0" w:color="auto"/>
      </w:divBdr>
    </w:div>
    <w:div w:id="1004236599">
      <w:marLeft w:val="640"/>
      <w:marRight w:val="0"/>
      <w:marTop w:val="0"/>
      <w:marBottom w:val="0"/>
      <w:divBdr>
        <w:top w:val="none" w:sz="0" w:space="0" w:color="auto"/>
        <w:left w:val="none" w:sz="0" w:space="0" w:color="auto"/>
        <w:bottom w:val="none" w:sz="0" w:space="0" w:color="auto"/>
        <w:right w:val="none" w:sz="0" w:space="0" w:color="auto"/>
      </w:divBdr>
    </w:div>
    <w:div w:id="1004240335">
      <w:marLeft w:val="640"/>
      <w:marRight w:val="0"/>
      <w:marTop w:val="0"/>
      <w:marBottom w:val="0"/>
      <w:divBdr>
        <w:top w:val="none" w:sz="0" w:space="0" w:color="auto"/>
        <w:left w:val="none" w:sz="0" w:space="0" w:color="auto"/>
        <w:bottom w:val="none" w:sz="0" w:space="0" w:color="auto"/>
        <w:right w:val="none" w:sz="0" w:space="0" w:color="auto"/>
      </w:divBdr>
    </w:div>
    <w:div w:id="1004286639">
      <w:marLeft w:val="640"/>
      <w:marRight w:val="0"/>
      <w:marTop w:val="0"/>
      <w:marBottom w:val="0"/>
      <w:divBdr>
        <w:top w:val="none" w:sz="0" w:space="0" w:color="auto"/>
        <w:left w:val="none" w:sz="0" w:space="0" w:color="auto"/>
        <w:bottom w:val="none" w:sz="0" w:space="0" w:color="auto"/>
        <w:right w:val="none" w:sz="0" w:space="0" w:color="auto"/>
      </w:divBdr>
    </w:div>
    <w:div w:id="1004362365">
      <w:marLeft w:val="640"/>
      <w:marRight w:val="0"/>
      <w:marTop w:val="0"/>
      <w:marBottom w:val="0"/>
      <w:divBdr>
        <w:top w:val="none" w:sz="0" w:space="0" w:color="auto"/>
        <w:left w:val="none" w:sz="0" w:space="0" w:color="auto"/>
        <w:bottom w:val="none" w:sz="0" w:space="0" w:color="auto"/>
        <w:right w:val="none" w:sz="0" w:space="0" w:color="auto"/>
      </w:divBdr>
    </w:div>
    <w:div w:id="1004474658">
      <w:marLeft w:val="640"/>
      <w:marRight w:val="0"/>
      <w:marTop w:val="0"/>
      <w:marBottom w:val="0"/>
      <w:divBdr>
        <w:top w:val="none" w:sz="0" w:space="0" w:color="auto"/>
        <w:left w:val="none" w:sz="0" w:space="0" w:color="auto"/>
        <w:bottom w:val="none" w:sz="0" w:space="0" w:color="auto"/>
        <w:right w:val="none" w:sz="0" w:space="0" w:color="auto"/>
      </w:divBdr>
    </w:div>
    <w:div w:id="1004478268">
      <w:marLeft w:val="640"/>
      <w:marRight w:val="0"/>
      <w:marTop w:val="0"/>
      <w:marBottom w:val="0"/>
      <w:divBdr>
        <w:top w:val="none" w:sz="0" w:space="0" w:color="auto"/>
        <w:left w:val="none" w:sz="0" w:space="0" w:color="auto"/>
        <w:bottom w:val="none" w:sz="0" w:space="0" w:color="auto"/>
        <w:right w:val="none" w:sz="0" w:space="0" w:color="auto"/>
      </w:divBdr>
    </w:div>
    <w:div w:id="1004481294">
      <w:marLeft w:val="640"/>
      <w:marRight w:val="0"/>
      <w:marTop w:val="0"/>
      <w:marBottom w:val="0"/>
      <w:divBdr>
        <w:top w:val="none" w:sz="0" w:space="0" w:color="auto"/>
        <w:left w:val="none" w:sz="0" w:space="0" w:color="auto"/>
        <w:bottom w:val="none" w:sz="0" w:space="0" w:color="auto"/>
        <w:right w:val="none" w:sz="0" w:space="0" w:color="auto"/>
      </w:divBdr>
    </w:div>
    <w:div w:id="1004632163">
      <w:marLeft w:val="640"/>
      <w:marRight w:val="0"/>
      <w:marTop w:val="0"/>
      <w:marBottom w:val="0"/>
      <w:divBdr>
        <w:top w:val="none" w:sz="0" w:space="0" w:color="auto"/>
        <w:left w:val="none" w:sz="0" w:space="0" w:color="auto"/>
        <w:bottom w:val="none" w:sz="0" w:space="0" w:color="auto"/>
        <w:right w:val="none" w:sz="0" w:space="0" w:color="auto"/>
      </w:divBdr>
    </w:div>
    <w:div w:id="1004668766">
      <w:marLeft w:val="640"/>
      <w:marRight w:val="0"/>
      <w:marTop w:val="0"/>
      <w:marBottom w:val="0"/>
      <w:divBdr>
        <w:top w:val="none" w:sz="0" w:space="0" w:color="auto"/>
        <w:left w:val="none" w:sz="0" w:space="0" w:color="auto"/>
        <w:bottom w:val="none" w:sz="0" w:space="0" w:color="auto"/>
        <w:right w:val="none" w:sz="0" w:space="0" w:color="auto"/>
      </w:divBdr>
    </w:div>
    <w:div w:id="1004864547">
      <w:marLeft w:val="640"/>
      <w:marRight w:val="0"/>
      <w:marTop w:val="0"/>
      <w:marBottom w:val="0"/>
      <w:divBdr>
        <w:top w:val="none" w:sz="0" w:space="0" w:color="auto"/>
        <w:left w:val="none" w:sz="0" w:space="0" w:color="auto"/>
        <w:bottom w:val="none" w:sz="0" w:space="0" w:color="auto"/>
        <w:right w:val="none" w:sz="0" w:space="0" w:color="auto"/>
      </w:divBdr>
    </w:div>
    <w:div w:id="1004891948">
      <w:marLeft w:val="640"/>
      <w:marRight w:val="0"/>
      <w:marTop w:val="0"/>
      <w:marBottom w:val="0"/>
      <w:divBdr>
        <w:top w:val="none" w:sz="0" w:space="0" w:color="auto"/>
        <w:left w:val="none" w:sz="0" w:space="0" w:color="auto"/>
        <w:bottom w:val="none" w:sz="0" w:space="0" w:color="auto"/>
        <w:right w:val="none" w:sz="0" w:space="0" w:color="auto"/>
      </w:divBdr>
    </w:div>
    <w:div w:id="1004892084">
      <w:marLeft w:val="640"/>
      <w:marRight w:val="0"/>
      <w:marTop w:val="0"/>
      <w:marBottom w:val="0"/>
      <w:divBdr>
        <w:top w:val="none" w:sz="0" w:space="0" w:color="auto"/>
        <w:left w:val="none" w:sz="0" w:space="0" w:color="auto"/>
        <w:bottom w:val="none" w:sz="0" w:space="0" w:color="auto"/>
        <w:right w:val="none" w:sz="0" w:space="0" w:color="auto"/>
      </w:divBdr>
    </w:div>
    <w:div w:id="1004893242">
      <w:marLeft w:val="640"/>
      <w:marRight w:val="0"/>
      <w:marTop w:val="0"/>
      <w:marBottom w:val="0"/>
      <w:divBdr>
        <w:top w:val="none" w:sz="0" w:space="0" w:color="auto"/>
        <w:left w:val="none" w:sz="0" w:space="0" w:color="auto"/>
        <w:bottom w:val="none" w:sz="0" w:space="0" w:color="auto"/>
        <w:right w:val="none" w:sz="0" w:space="0" w:color="auto"/>
      </w:divBdr>
    </w:div>
    <w:div w:id="1004935164">
      <w:marLeft w:val="640"/>
      <w:marRight w:val="0"/>
      <w:marTop w:val="0"/>
      <w:marBottom w:val="0"/>
      <w:divBdr>
        <w:top w:val="none" w:sz="0" w:space="0" w:color="auto"/>
        <w:left w:val="none" w:sz="0" w:space="0" w:color="auto"/>
        <w:bottom w:val="none" w:sz="0" w:space="0" w:color="auto"/>
        <w:right w:val="none" w:sz="0" w:space="0" w:color="auto"/>
      </w:divBdr>
    </w:div>
    <w:div w:id="1005086032">
      <w:marLeft w:val="640"/>
      <w:marRight w:val="0"/>
      <w:marTop w:val="0"/>
      <w:marBottom w:val="0"/>
      <w:divBdr>
        <w:top w:val="none" w:sz="0" w:space="0" w:color="auto"/>
        <w:left w:val="none" w:sz="0" w:space="0" w:color="auto"/>
        <w:bottom w:val="none" w:sz="0" w:space="0" w:color="auto"/>
        <w:right w:val="none" w:sz="0" w:space="0" w:color="auto"/>
      </w:divBdr>
    </w:div>
    <w:div w:id="1005133997">
      <w:marLeft w:val="640"/>
      <w:marRight w:val="0"/>
      <w:marTop w:val="0"/>
      <w:marBottom w:val="0"/>
      <w:divBdr>
        <w:top w:val="none" w:sz="0" w:space="0" w:color="auto"/>
        <w:left w:val="none" w:sz="0" w:space="0" w:color="auto"/>
        <w:bottom w:val="none" w:sz="0" w:space="0" w:color="auto"/>
        <w:right w:val="none" w:sz="0" w:space="0" w:color="auto"/>
      </w:divBdr>
    </w:div>
    <w:div w:id="1005134949">
      <w:marLeft w:val="640"/>
      <w:marRight w:val="0"/>
      <w:marTop w:val="0"/>
      <w:marBottom w:val="0"/>
      <w:divBdr>
        <w:top w:val="none" w:sz="0" w:space="0" w:color="auto"/>
        <w:left w:val="none" w:sz="0" w:space="0" w:color="auto"/>
        <w:bottom w:val="none" w:sz="0" w:space="0" w:color="auto"/>
        <w:right w:val="none" w:sz="0" w:space="0" w:color="auto"/>
      </w:divBdr>
    </w:div>
    <w:div w:id="1005136891">
      <w:marLeft w:val="640"/>
      <w:marRight w:val="0"/>
      <w:marTop w:val="0"/>
      <w:marBottom w:val="0"/>
      <w:divBdr>
        <w:top w:val="none" w:sz="0" w:space="0" w:color="auto"/>
        <w:left w:val="none" w:sz="0" w:space="0" w:color="auto"/>
        <w:bottom w:val="none" w:sz="0" w:space="0" w:color="auto"/>
        <w:right w:val="none" w:sz="0" w:space="0" w:color="auto"/>
      </w:divBdr>
    </w:div>
    <w:div w:id="1005207046">
      <w:marLeft w:val="640"/>
      <w:marRight w:val="0"/>
      <w:marTop w:val="0"/>
      <w:marBottom w:val="0"/>
      <w:divBdr>
        <w:top w:val="none" w:sz="0" w:space="0" w:color="auto"/>
        <w:left w:val="none" w:sz="0" w:space="0" w:color="auto"/>
        <w:bottom w:val="none" w:sz="0" w:space="0" w:color="auto"/>
        <w:right w:val="none" w:sz="0" w:space="0" w:color="auto"/>
      </w:divBdr>
    </w:div>
    <w:div w:id="1005211261">
      <w:marLeft w:val="640"/>
      <w:marRight w:val="0"/>
      <w:marTop w:val="0"/>
      <w:marBottom w:val="0"/>
      <w:divBdr>
        <w:top w:val="none" w:sz="0" w:space="0" w:color="auto"/>
        <w:left w:val="none" w:sz="0" w:space="0" w:color="auto"/>
        <w:bottom w:val="none" w:sz="0" w:space="0" w:color="auto"/>
        <w:right w:val="none" w:sz="0" w:space="0" w:color="auto"/>
      </w:divBdr>
    </w:div>
    <w:div w:id="1005279557">
      <w:marLeft w:val="640"/>
      <w:marRight w:val="0"/>
      <w:marTop w:val="0"/>
      <w:marBottom w:val="0"/>
      <w:divBdr>
        <w:top w:val="none" w:sz="0" w:space="0" w:color="auto"/>
        <w:left w:val="none" w:sz="0" w:space="0" w:color="auto"/>
        <w:bottom w:val="none" w:sz="0" w:space="0" w:color="auto"/>
        <w:right w:val="none" w:sz="0" w:space="0" w:color="auto"/>
      </w:divBdr>
    </w:div>
    <w:div w:id="1005283552">
      <w:marLeft w:val="640"/>
      <w:marRight w:val="0"/>
      <w:marTop w:val="0"/>
      <w:marBottom w:val="0"/>
      <w:divBdr>
        <w:top w:val="none" w:sz="0" w:space="0" w:color="auto"/>
        <w:left w:val="none" w:sz="0" w:space="0" w:color="auto"/>
        <w:bottom w:val="none" w:sz="0" w:space="0" w:color="auto"/>
        <w:right w:val="none" w:sz="0" w:space="0" w:color="auto"/>
      </w:divBdr>
    </w:div>
    <w:div w:id="1005284730">
      <w:marLeft w:val="640"/>
      <w:marRight w:val="0"/>
      <w:marTop w:val="0"/>
      <w:marBottom w:val="0"/>
      <w:divBdr>
        <w:top w:val="none" w:sz="0" w:space="0" w:color="auto"/>
        <w:left w:val="none" w:sz="0" w:space="0" w:color="auto"/>
        <w:bottom w:val="none" w:sz="0" w:space="0" w:color="auto"/>
        <w:right w:val="none" w:sz="0" w:space="0" w:color="auto"/>
      </w:divBdr>
    </w:div>
    <w:div w:id="1005400151">
      <w:marLeft w:val="640"/>
      <w:marRight w:val="0"/>
      <w:marTop w:val="0"/>
      <w:marBottom w:val="0"/>
      <w:divBdr>
        <w:top w:val="none" w:sz="0" w:space="0" w:color="auto"/>
        <w:left w:val="none" w:sz="0" w:space="0" w:color="auto"/>
        <w:bottom w:val="none" w:sz="0" w:space="0" w:color="auto"/>
        <w:right w:val="none" w:sz="0" w:space="0" w:color="auto"/>
      </w:divBdr>
    </w:div>
    <w:div w:id="1005521334">
      <w:marLeft w:val="640"/>
      <w:marRight w:val="0"/>
      <w:marTop w:val="0"/>
      <w:marBottom w:val="0"/>
      <w:divBdr>
        <w:top w:val="none" w:sz="0" w:space="0" w:color="auto"/>
        <w:left w:val="none" w:sz="0" w:space="0" w:color="auto"/>
        <w:bottom w:val="none" w:sz="0" w:space="0" w:color="auto"/>
        <w:right w:val="none" w:sz="0" w:space="0" w:color="auto"/>
      </w:divBdr>
    </w:div>
    <w:div w:id="1005596737">
      <w:marLeft w:val="640"/>
      <w:marRight w:val="0"/>
      <w:marTop w:val="0"/>
      <w:marBottom w:val="0"/>
      <w:divBdr>
        <w:top w:val="none" w:sz="0" w:space="0" w:color="auto"/>
        <w:left w:val="none" w:sz="0" w:space="0" w:color="auto"/>
        <w:bottom w:val="none" w:sz="0" w:space="0" w:color="auto"/>
        <w:right w:val="none" w:sz="0" w:space="0" w:color="auto"/>
      </w:divBdr>
    </w:div>
    <w:div w:id="1005666632">
      <w:marLeft w:val="640"/>
      <w:marRight w:val="0"/>
      <w:marTop w:val="0"/>
      <w:marBottom w:val="0"/>
      <w:divBdr>
        <w:top w:val="none" w:sz="0" w:space="0" w:color="auto"/>
        <w:left w:val="none" w:sz="0" w:space="0" w:color="auto"/>
        <w:bottom w:val="none" w:sz="0" w:space="0" w:color="auto"/>
        <w:right w:val="none" w:sz="0" w:space="0" w:color="auto"/>
      </w:divBdr>
    </w:div>
    <w:div w:id="1005746751">
      <w:marLeft w:val="640"/>
      <w:marRight w:val="0"/>
      <w:marTop w:val="0"/>
      <w:marBottom w:val="0"/>
      <w:divBdr>
        <w:top w:val="none" w:sz="0" w:space="0" w:color="auto"/>
        <w:left w:val="none" w:sz="0" w:space="0" w:color="auto"/>
        <w:bottom w:val="none" w:sz="0" w:space="0" w:color="auto"/>
        <w:right w:val="none" w:sz="0" w:space="0" w:color="auto"/>
      </w:divBdr>
    </w:div>
    <w:div w:id="1005790136">
      <w:marLeft w:val="640"/>
      <w:marRight w:val="0"/>
      <w:marTop w:val="0"/>
      <w:marBottom w:val="0"/>
      <w:divBdr>
        <w:top w:val="none" w:sz="0" w:space="0" w:color="auto"/>
        <w:left w:val="none" w:sz="0" w:space="0" w:color="auto"/>
        <w:bottom w:val="none" w:sz="0" w:space="0" w:color="auto"/>
        <w:right w:val="none" w:sz="0" w:space="0" w:color="auto"/>
      </w:divBdr>
    </w:div>
    <w:div w:id="1005791978">
      <w:marLeft w:val="640"/>
      <w:marRight w:val="0"/>
      <w:marTop w:val="0"/>
      <w:marBottom w:val="0"/>
      <w:divBdr>
        <w:top w:val="none" w:sz="0" w:space="0" w:color="auto"/>
        <w:left w:val="none" w:sz="0" w:space="0" w:color="auto"/>
        <w:bottom w:val="none" w:sz="0" w:space="0" w:color="auto"/>
        <w:right w:val="none" w:sz="0" w:space="0" w:color="auto"/>
      </w:divBdr>
    </w:div>
    <w:div w:id="1005863786">
      <w:marLeft w:val="640"/>
      <w:marRight w:val="0"/>
      <w:marTop w:val="0"/>
      <w:marBottom w:val="0"/>
      <w:divBdr>
        <w:top w:val="none" w:sz="0" w:space="0" w:color="auto"/>
        <w:left w:val="none" w:sz="0" w:space="0" w:color="auto"/>
        <w:bottom w:val="none" w:sz="0" w:space="0" w:color="auto"/>
        <w:right w:val="none" w:sz="0" w:space="0" w:color="auto"/>
      </w:divBdr>
    </w:div>
    <w:div w:id="1006202294">
      <w:marLeft w:val="640"/>
      <w:marRight w:val="0"/>
      <w:marTop w:val="0"/>
      <w:marBottom w:val="0"/>
      <w:divBdr>
        <w:top w:val="none" w:sz="0" w:space="0" w:color="auto"/>
        <w:left w:val="none" w:sz="0" w:space="0" w:color="auto"/>
        <w:bottom w:val="none" w:sz="0" w:space="0" w:color="auto"/>
        <w:right w:val="none" w:sz="0" w:space="0" w:color="auto"/>
      </w:divBdr>
    </w:div>
    <w:div w:id="1006248500">
      <w:marLeft w:val="640"/>
      <w:marRight w:val="0"/>
      <w:marTop w:val="0"/>
      <w:marBottom w:val="0"/>
      <w:divBdr>
        <w:top w:val="none" w:sz="0" w:space="0" w:color="auto"/>
        <w:left w:val="none" w:sz="0" w:space="0" w:color="auto"/>
        <w:bottom w:val="none" w:sz="0" w:space="0" w:color="auto"/>
        <w:right w:val="none" w:sz="0" w:space="0" w:color="auto"/>
      </w:divBdr>
    </w:div>
    <w:div w:id="1006325687">
      <w:marLeft w:val="640"/>
      <w:marRight w:val="0"/>
      <w:marTop w:val="0"/>
      <w:marBottom w:val="0"/>
      <w:divBdr>
        <w:top w:val="none" w:sz="0" w:space="0" w:color="auto"/>
        <w:left w:val="none" w:sz="0" w:space="0" w:color="auto"/>
        <w:bottom w:val="none" w:sz="0" w:space="0" w:color="auto"/>
        <w:right w:val="none" w:sz="0" w:space="0" w:color="auto"/>
      </w:divBdr>
    </w:div>
    <w:div w:id="1006371889">
      <w:marLeft w:val="640"/>
      <w:marRight w:val="0"/>
      <w:marTop w:val="0"/>
      <w:marBottom w:val="0"/>
      <w:divBdr>
        <w:top w:val="none" w:sz="0" w:space="0" w:color="auto"/>
        <w:left w:val="none" w:sz="0" w:space="0" w:color="auto"/>
        <w:bottom w:val="none" w:sz="0" w:space="0" w:color="auto"/>
        <w:right w:val="none" w:sz="0" w:space="0" w:color="auto"/>
      </w:divBdr>
    </w:div>
    <w:div w:id="1006440584">
      <w:marLeft w:val="640"/>
      <w:marRight w:val="0"/>
      <w:marTop w:val="0"/>
      <w:marBottom w:val="0"/>
      <w:divBdr>
        <w:top w:val="none" w:sz="0" w:space="0" w:color="auto"/>
        <w:left w:val="none" w:sz="0" w:space="0" w:color="auto"/>
        <w:bottom w:val="none" w:sz="0" w:space="0" w:color="auto"/>
        <w:right w:val="none" w:sz="0" w:space="0" w:color="auto"/>
      </w:divBdr>
    </w:div>
    <w:div w:id="1006519118">
      <w:marLeft w:val="640"/>
      <w:marRight w:val="0"/>
      <w:marTop w:val="0"/>
      <w:marBottom w:val="0"/>
      <w:divBdr>
        <w:top w:val="none" w:sz="0" w:space="0" w:color="auto"/>
        <w:left w:val="none" w:sz="0" w:space="0" w:color="auto"/>
        <w:bottom w:val="none" w:sz="0" w:space="0" w:color="auto"/>
        <w:right w:val="none" w:sz="0" w:space="0" w:color="auto"/>
      </w:divBdr>
    </w:div>
    <w:div w:id="1006592900">
      <w:marLeft w:val="640"/>
      <w:marRight w:val="0"/>
      <w:marTop w:val="0"/>
      <w:marBottom w:val="0"/>
      <w:divBdr>
        <w:top w:val="none" w:sz="0" w:space="0" w:color="auto"/>
        <w:left w:val="none" w:sz="0" w:space="0" w:color="auto"/>
        <w:bottom w:val="none" w:sz="0" w:space="0" w:color="auto"/>
        <w:right w:val="none" w:sz="0" w:space="0" w:color="auto"/>
      </w:divBdr>
    </w:div>
    <w:div w:id="1006639856">
      <w:marLeft w:val="640"/>
      <w:marRight w:val="0"/>
      <w:marTop w:val="0"/>
      <w:marBottom w:val="0"/>
      <w:divBdr>
        <w:top w:val="none" w:sz="0" w:space="0" w:color="auto"/>
        <w:left w:val="none" w:sz="0" w:space="0" w:color="auto"/>
        <w:bottom w:val="none" w:sz="0" w:space="0" w:color="auto"/>
        <w:right w:val="none" w:sz="0" w:space="0" w:color="auto"/>
      </w:divBdr>
    </w:div>
    <w:div w:id="1006785876">
      <w:marLeft w:val="640"/>
      <w:marRight w:val="0"/>
      <w:marTop w:val="0"/>
      <w:marBottom w:val="0"/>
      <w:divBdr>
        <w:top w:val="none" w:sz="0" w:space="0" w:color="auto"/>
        <w:left w:val="none" w:sz="0" w:space="0" w:color="auto"/>
        <w:bottom w:val="none" w:sz="0" w:space="0" w:color="auto"/>
        <w:right w:val="none" w:sz="0" w:space="0" w:color="auto"/>
      </w:divBdr>
    </w:div>
    <w:div w:id="1006788914">
      <w:marLeft w:val="640"/>
      <w:marRight w:val="0"/>
      <w:marTop w:val="0"/>
      <w:marBottom w:val="0"/>
      <w:divBdr>
        <w:top w:val="none" w:sz="0" w:space="0" w:color="auto"/>
        <w:left w:val="none" w:sz="0" w:space="0" w:color="auto"/>
        <w:bottom w:val="none" w:sz="0" w:space="0" w:color="auto"/>
        <w:right w:val="none" w:sz="0" w:space="0" w:color="auto"/>
      </w:divBdr>
    </w:div>
    <w:div w:id="1006858119">
      <w:marLeft w:val="640"/>
      <w:marRight w:val="0"/>
      <w:marTop w:val="0"/>
      <w:marBottom w:val="0"/>
      <w:divBdr>
        <w:top w:val="none" w:sz="0" w:space="0" w:color="auto"/>
        <w:left w:val="none" w:sz="0" w:space="0" w:color="auto"/>
        <w:bottom w:val="none" w:sz="0" w:space="0" w:color="auto"/>
        <w:right w:val="none" w:sz="0" w:space="0" w:color="auto"/>
      </w:divBdr>
    </w:div>
    <w:div w:id="1006975622">
      <w:marLeft w:val="640"/>
      <w:marRight w:val="0"/>
      <w:marTop w:val="0"/>
      <w:marBottom w:val="0"/>
      <w:divBdr>
        <w:top w:val="none" w:sz="0" w:space="0" w:color="auto"/>
        <w:left w:val="none" w:sz="0" w:space="0" w:color="auto"/>
        <w:bottom w:val="none" w:sz="0" w:space="0" w:color="auto"/>
        <w:right w:val="none" w:sz="0" w:space="0" w:color="auto"/>
      </w:divBdr>
    </w:div>
    <w:div w:id="1006975634">
      <w:marLeft w:val="640"/>
      <w:marRight w:val="0"/>
      <w:marTop w:val="0"/>
      <w:marBottom w:val="0"/>
      <w:divBdr>
        <w:top w:val="none" w:sz="0" w:space="0" w:color="auto"/>
        <w:left w:val="none" w:sz="0" w:space="0" w:color="auto"/>
        <w:bottom w:val="none" w:sz="0" w:space="0" w:color="auto"/>
        <w:right w:val="none" w:sz="0" w:space="0" w:color="auto"/>
      </w:divBdr>
    </w:div>
    <w:div w:id="1007057427">
      <w:marLeft w:val="640"/>
      <w:marRight w:val="0"/>
      <w:marTop w:val="0"/>
      <w:marBottom w:val="0"/>
      <w:divBdr>
        <w:top w:val="none" w:sz="0" w:space="0" w:color="auto"/>
        <w:left w:val="none" w:sz="0" w:space="0" w:color="auto"/>
        <w:bottom w:val="none" w:sz="0" w:space="0" w:color="auto"/>
        <w:right w:val="none" w:sz="0" w:space="0" w:color="auto"/>
      </w:divBdr>
    </w:div>
    <w:div w:id="1007250301">
      <w:marLeft w:val="640"/>
      <w:marRight w:val="0"/>
      <w:marTop w:val="0"/>
      <w:marBottom w:val="0"/>
      <w:divBdr>
        <w:top w:val="none" w:sz="0" w:space="0" w:color="auto"/>
        <w:left w:val="none" w:sz="0" w:space="0" w:color="auto"/>
        <w:bottom w:val="none" w:sz="0" w:space="0" w:color="auto"/>
        <w:right w:val="none" w:sz="0" w:space="0" w:color="auto"/>
      </w:divBdr>
    </w:div>
    <w:div w:id="1007289818">
      <w:marLeft w:val="640"/>
      <w:marRight w:val="0"/>
      <w:marTop w:val="0"/>
      <w:marBottom w:val="0"/>
      <w:divBdr>
        <w:top w:val="none" w:sz="0" w:space="0" w:color="auto"/>
        <w:left w:val="none" w:sz="0" w:space="0" w:color="auto"/>
        <w:bottom w:val="none" w:sz="0" w:space="0" w:color="auto"/>
        <w:right w:val="none" w:sz="0" w:space="0" w:color="auto"/>
      </w:divBdr>
    </w:div>
    <w:div w:id="1007292278">
      <w:marLeft w:val="640"/>
      <w:marRight w:val="0"/>
      <w:marTop w:val="0"/>
      <w:marBottom w:val="0"/>
      <w:divBdr>
        <w:top w:val="none" w:sz="0" w:space="0" w:color="auto"/>
        <w:left w:val="none" w:sz="0" w:space="0" w:color="auto"/>
        <w:bottom w:val="none" w:sz="0" w:space="0" w:color="auto"/>
        <w:right w:val="none" w:sz="0" w:space="0" w:color="auto"/>
      </w:divBdr>
    </w:div>
    <w:div w:id="1007292685">
      <w:marLeft w:val="480"/>
      <w:marRight w:val="0"/>
      <w:marTop w:val="0"/>
      <w:marBottom w:val="0"/>
      <w:divBdr>
        <w:top w:val="none" w:sz="0" w:space="0" w:color="auto"/>
        <w:left w:val="none" w:sz="0" w:space="0" w:color="auto"/>
        <w:bottom w:val="none" w:sz="0" w:space="0" w:color="auto"/>
        <w:right w:val="none" w:sz="0" w:space="0" w:color="auto"/>
      </w:divBdr>
    </w:div>
    <w:div w:id="1007438092">
      <w:marLeft w:val="640"/>
      <w:marRight w:val="0"/>
      <w:marTop w:val="0"/>
      <w:marBottom w:val="0"/>
      <w:divBdr>
        <w:top w:val="none" w:sz="0" w:space="0" w:color="auto"/>
        <w:left w:val="none" w:sz="0" w:space="0" w:color="auto"/>
        <w:bottom w:val="none" w:sz="0" w:space="0" w:color="auto"/>
        <w:right w:val="none" w:sz="0" w:space="0" w:color="auto"/>
      </w:divBdr>
    </w:div>
    <w:div w:id="1007438474">
      <w:marLeft w:val="640"/>
      <w:marRight w:val="0"/>
      <w:marTop w:val="0"/>
      <w:marBottom w:val="0"/>
      <w:divBdr>
        <w:top w:val="none" w:sz="0" w:space="0" w:color="auto"/>
        <w:left w:val="none" w:sz="0" w:space="0" w:color="auto"/>
        <w:bottom w:val="none" w:sz="0" w:space="0" w:color="auto"/>
        <w:right w:val="none" w:sz="0" w:space="0" w:color="auto"/>
      </w:divBdr>
    </w:div>
    <w:div w:id="1007441523">
      <w:marLeft w:val="640"/>
      <w:marRight w:val="0"/>
      <w:marTop w:val="0"/>
      <w:marBottom w:val="0"/>
      <w:divBdr>
        <w:top w:val="none" w:sz="0" w:space="0" w:color="auto"/>
        <w:left w:val="none" w:sz="0" w:space="0" w:color="auto"/>
        <w:bottom w:val="none" w:sz="0" w:space="0" w:color="auto"/>
        <w:right w:val="none" w:sz="0" w:space="0" w:color="auto"/>
      </w:divBdr>
    </w:div>
    <w:div w:id="1007443413">
      <w:marLeft w:val="640"/>
      <w:marRight w:val="0"/>
      <w:marTop w:val="0"/>
      <w:marBottom w:val="0"/>
      <w:divBdr>
        <w:top w:val="none" w:sz="0" w:space="0" w:color="auto"/>
        <w:left w:val="none" w:sz="0" w:space="0" w:color="auto"/>
        <w:bottom w:val="none" w:sz="0" w:space="0" w:color="auto"/>
        <w:right w:val="none" w:sz="0" w:space="0" w:color="auto"/>
      </w:divBdr>
    </w:div>
    <w:div w:id="1007564429">
      <w:marLeft w:val="640"/>
      <w:marRight w:val="0"/>
      <w:marTop w:val="0"/>
      <w:marBottom w:val="0"/>
      <w:divBdr>
        <w:top w:val="none" w:sz="0" w:space="0" w:color="auto"/>
        <w:left w:val="none" w:sz="0" w:space="0" w:color="auto"/>
        <w:bottom w:val="none" w:sz="0" w:space="0" w:color="auto"/>
        <w:right w:val="none" w:sz="0" w:space="0" w:color="auto"/>
      </w:divBdr>
    </w:div>
    <w:div w:id="1007637904">
      <w:bodyDiv w:val="1"/>
      <w:marLeft w:val="0"/>
      <w:marRight w:val="0"/>
      <w:marTop w:val="0"/>
      <w:marBottom w:val="0"/>
      <w:divBdr>
        <w:top w:val="none" w:sz="0" w:space="0" w:color="auto"/>
        <w:left w:val="none" w:sz="0" w:space="0" w:color="auto"/>
        <w:bottom w:val="none" w:sz="0" w:space="0" w:color="auto"/>
        <w:right w:val="none" w:sz="0" w:space="0" w:color="auto"/>
      </w:divBdr>
    </w:div>
    <w:div w:id="1007681586">
      <w:marLeft w:val="640"/>
      <w:marRight w:val="0"/>
      <w:marTop w:val="0"/>
      <w:marBottom w:val="0"/>
      <w:divBdr>
        <w:top w:val="none" w:sz="0" w:space="0" w:color="auto"/>
        <w:left w:val="none" w:sz="0" w:space="0" w:color="auto"/>
        <w:bottom w:val="none" w:sz="0" w:space="0" w:color="auto"/>
        <w:right w:val="none" w:sz="0" w:space="0" w:color="auto"/>
      </w:divBdr>
    </w:div>
    <w:div w:id="1007709992">
      <w:marLeft w:val="640"/>
      <w:marRight w:val="0"/>
      <w:marTop w:val="0"/>
      <w:marBottom w:val="0"/>
      <w:divBdr>
        <w:top w:val="none" w:sz="0" w:space="0" w:color="auto"/>
        <w:left w:val="none" w:sz="0" w:space="0" w:color="auto"/>
        <w:bottom w:val="none" w:sz="0" w:space="0" w:color="auto"/>
        <w:right w:val="none" w:sz="0" w:space="0" w:color="auto"/>
      </w:divBdr>
    </w:div>
    <w:div w:id="1007832422">
      <w:marLeft w:val="640"/>
      <w:marRight w:val="0"/>
      <w:marTop w:val="0"/>
      <w:marBottom w:val="0"/>
      <w:divBdr>
        <w:top w:val="none" w:sz="0" w:space="0" w:color="auto"/>
        <w:left w:val="none" w:sz="0" w:space="0" w:color="auto"/>
        <w:bottom w:val="none" w:sz="0" w:space="0" w:color="auto"/>
        <w:right w:val="none" w:sz="0" w:space="0" w:color="auto"/>
      </w:divBdr>
    </w:div>
    <w:div w:id="1007905047">
      <w:marLeft w:val="640"/>
      <w:marRight w:val="0"/>
      <w:marTop w:val="0"/>
      <w:marBottom w:val="0"/>
      <w:divBdr>
        <w:top w:val="none" w:sz="0" w:space="0" w:color="auto"/>
        <w:left w:val="none" w:sz="0" w:space="0" w:color="auto"/>
        <w:bottom w:val="none" w:sz="0" w:space="0" w:color="auto"/>
        <w:right w:val="none" w:sz="0" w:space="0" w:color="auto"/>
      </w:divBdr>
    </w:div>
    <w:div w:id="1007906651">
      <w:marLeft w:val="640"/>
      <w:marRight w:val="0"/>
      <w:marTop w:val="0"/>
      <w:marBottom w:val="0"/>
      <w:divBdr>
        <w:top w:val="none" w:sz="0" w:space="0" w:color="auto"/>
        <w:left w:val="none" w:sz="0" w:space="0" w:color="auto"/>
        <w:bottom w:val="none" w:sz="0" w:space="0" w:color="auto"/>
        <w:right w:val="none" w:sz="0" w:space="0" w:color="auto"/>
      </w:divBdr>
    </w:div>
    <w:div w:id="1007946129">
      <w:marLeft w:val="640"/>
      <w:marRight w:val="0"/>
      <w:marTop w:val="0"/>
      <w:marBottom w:val="0"/>
      <w:divBdr>
        <w:top w:val="none" w:sz="0" w:space="0" w:color="auto"/>
        <w:left w:val="none" w:sz="0" w:space="0" w:color="auto"/>
        <w:bottom w:val="none" w:sz="0" w:space="0" w:color="auto"/>
        <w:right w:val="none" w:sz="0" w:space="0" w:color="auto"/>
      </w:divBdr>
    </w:div>
    <w:div w:id="1008026244">
      <w:marLeft w:val="640"/>
      <w:marRight w:val="0"/>
      <w:marTop w:val="0"/>
      <w:marBottom w:val="0"/>
      <w:divBdr>
        <w:top w:val="none" w:sz="0" w:space="0" w:color="auto"/>
        <w:left w:val="none" w:sz="0" w:space="0" w:color="auto"/>
        <w:bottom w:val="none" w:sz="0" w:space="0" w:color="auto"/>
        <w:right w:val="none" w:sz="0" w:space="0" w:color="auto"/>
      </w:divBdr>
    </w:div>
    <w:div w:id="1008097630">
      <w:marLeft w:val="640"/>
      <w:marRight w:val="0"/>
      <w:marTop w:val="0"/>
      <w:marBottom w:val="0"/>
      <w:divBdr>
        <w:top w:val="none" w:sz="0" w:space="0" w:color="auto"/>
        <w:left w:val="none" w:sz="0" w:space="0" w:color="auto"/>
        <w:bottom w:val="none" w:sz="0" w:space="0" w:color="auto"/>
        <w:right w:val="none" w:sz="0" w:space="0" w:color="auto"/>
      </w:divBdr>
    </w:div>
    <w:div w:id="1008098972">
      <w:marLeft w:val="640"/>
      <w:marRight w:val="0"/>
      <w:marTop w:val="0"/>
      <w:marBottom w:val="0"/>
      <w:divBdr>
        <w:top w:val="none" w:sz="0" w:space="0" w:color="auto"/>
        <w:left w:val="none" w:sz="0" w:space="0" w:color="auto"/>
        <w:bottom w:val="none" w:sz="0" w:space="0" w:color="auto"/>
        <w:right w:val="none" w:sz="0" w:space="0" w:color="auto"/>
      </w:divBdr>
    </w:div>
    <w:div w:id="1008213817">
      <w:marLeft w:val="640"/>
      <w:marRight w:val="0"/>
      <w:marTop w:val="0"/>
      <w:marBottom w:val="0"/>
      <w:divBdr>
        <w:top w:val="none" w:sz="0" w:space="0" w:color="auto"/>
        <w:left w:val="none" w:sz="0" w:space="0" w:color="auto"/>
        <w:bottom w:val="none" w:sz="0" w:space="0" w:color="auto"/>
        <w:right w:val="none" w:sz="0" w:space="0" w:color="auto"/>
      </w:divBdr>
    </w:div>
    <w:div w:id="1008290582">
      <w:marLeft w:val="640"/>
      <w:marRight w:val="0"/>
      <w:marTop w:val="0"/>
      <w:marBottom w:val="0"/>
      <w:divBdr>
        <w:top w:val="none" w:sz="0" w:space="0" w:color="auto"/>
        <w:left w:val="none" w:sz="0" w:space="0" w:color="auto"/>
        <w:bottom w:val="none" w:sz="0" w:space="0" w:color="auto"/>
        <w:right w:val="none" w:sz="0" w:space="0" w:color="auto"/>
      </w:divBdr>
    </w:div>
    <w:div w:id="1008361092">
      <w:marLeft w:val="640"/>
      <w:marRight w:val="0"/>
      <w:marTop w:val="0"/>
      <w:marBottom w:val="0"/>
      <w:divBdr>
        <w:top w:val="none" w:sz="0" w:space="0" w:color="auto"/>
        <w:left w:val="none" w:sz="0" w:space="0" w:color="auto"/>
        <w:bottom w:val="none" w:sz="0" w:space="0" w:color="auto"/>
        <w:right w:val="none" w:sz="0" w:space="0" w:color="auto"/>
      </w:divBdr>
    </w:div>
    <w:div w:id="1008410333">
      <w:marLeft w:val="640"/>
      <w:marRight w:val="0"/>
      <w:marTop w:val="0"/>
      <w:marBottom w:val="0"/>
      <w:divBdr>
        <w:top w:val="none" w:sz="0" w:space="0" w:color="auto"/>
        <w:left w:val="none" w:sz="0" w:space="0" w:color="auto"/>
        <w:bottom w:val="none" w:sz="0" w:space="0" w:color="auto"/>
        <w:right w:val="none" w:sz="0" w:space="0" w:color="auto"/>
      </w:divBdr>
    </w:div>
    <w:div w:id="1008482261">
      <w:marLeft w:val="640"/>
      <w:marRight w:val="0"/>
      <w:marTop w:val="0"/>
      <w:marBottom w:val="0"/>
      <w:divBdr>
        <w:top w:val="none" w:sz="0" w:space="0" w:color="auto"/>
        <w:left w:val="none" w:sz="0" w:space="0" w:color="auto"/>
        <w:bottom w:val="none" w:sz="0" w:space="0" w:color="auto"/>
        <w:right w:val="none" w:sz="0" w:space="0" w:color="auto"/>
      </w:divBdr>
    </w:div>
    <w:div w:id="1008556643">
      <w:marLeft w:val="640"/>
      <w:marRight w:val="0"/>
      <w:marTop w:val="0"/>
      <w:marBottom w:val="0"/>
      <w:divBdr>
        <w:top w:val="none" w:sz="0" w:space="0" w:color="auto"/>
        <w:left w:val="none" w:sz="0" w:space="0" w:color="auto"/>
        <w:bottom w:val="none" w:sz="0" w:space="0" w:color="auto"/>
        <w:right w:val="none" w:sz="0" w:space="0" w:color="auto"/>
      </w:divBdr>
    </w:div>
    <w:div w:id="1008558296">
      <w:marLeft w:val="640"/>
      <w:marRight w:val="0"/>
      <w:marTop w:val="0"/>
      <w:marBottom w:val="0"/>
      <w:divBdr>
        <w:top w:val="none" w:sz="0" w:space="0" w:color="auto"/>
        <w:left w:val="none" w:sz="0" w:space="0" w:color="auto"/>
        <w:bottom w:val="none" w:sz="0" w:space="0" w:color="auto"/>
        <w:right w:val="none" w:sz="0" w:space="0" w:color="auto"/>
      </w:divBdr>
    </w:div>
    <w:div w:id="1008605363">
      <w:marLeft w:val="640"/>
      <w:marRight w:val="0"/>
      <w:marTop w:val="0"/>
      <w:marBottom w:val="0"/>
      <w:divBdr>
        <w:top w:val="none" w:sz="0" w:space="0" w:color="auto"/>
        <w:left w:val="none" w:sz="0" w:space="0" w:color="auto"/>
        <w:bottom w:val="none" w:sz="0" w:space="0" w:color="auto"/>
        <w:right w:val="none" w:sz="0" w:space="0" w:color="auto"/>
      </w:divBdr>
    </w:div>
    <w:div w:id="1008678227">
      <w:marLeft w:val="640"/>
      <w:marRight w:val="0"/>
      <w:marTop w:val="0"/>
      <w:marBottom w:val="0"/>
      <w:divBdr>
        <w:top w:val="none" w:sz="0" w:space="0" w:color="auto"/>
        <w:left w:val="none" w:sz="0" w:space="0" w:color="auto"/>
        <w:bottom w:val="none" w:sz="0" w:space="0" w:color="auto"/>
        <w:right w:val="none" w:sz="0" w:space="0" w:color="auto"/>
      </w:divBdr>
    </w:div>
    <w:div w:id="1008679915">
      <w:marLeft w:val="640"/>
      <w:marRight w:val="0"/>
      <w:marTop w:val="0"/>
      <w:marBottom w:val="0"/>
      <w:divBdr>
        <w:top w:val="none" w:sz="0" w:space="0" w:color="auto"/>
        <w:left w:val="none" w:sz="0" w:space="0" w:color="auto"/>
        <w:bottom w:val="none" w:sz="0" w:space="0" w:color="auto"/>
        <w:right w:val="none" w:sz="0" w:space="0" w:color="auto"/>
      </w:divBdr>
    </w:div>
    <w:div w:id="1008748346">
      <w:marLeft w:val="640"/>
      <w:marRight w:val="0"/>
      <w:marTop w:val="0"/>
      <w:marBottom w:val="0"/>
      <w:divBdr>
        <w:top w:val="none" w:sz="0" w:space="0" w:color="auto"/>
        <w:left w:val="none" w:sz="0" w:space="0" w:color="auto"/>
        <w:bottom w:val="none" w:sz="0" w:space="0" w:color="auto"/>
        <w:right w:val="none" w:sz="0" w:space="0" w:color="auto"/>
      </w:divBdr>
    </w:div>
    <w:div w:id="1008755757">
      <w:marLeft w:val="640"/>
      <w:marRight w:val="0"/>
      <w:marTop w:val="0"/>
      <w:marBottom w:val="0"/>
      <w:divBdr>
        <w:top w:val="none" w:sz="0" w:space="0" w:color="auto"/>
        <w:left w:val="none" w:sz="0" w:space="0" w:color="auto"/>
        <w:bottom w:val="none" w:sz="0" w:space="0" w:color="auto"/>
        <w:right w:val="none" w:sz="0" w:space="0" w:color="auto"/>
      </w:divBdr>
    </w:div>
    <w:div w:id="1008826222">
      <w:marLeft w:val="640"/>
      <w:marRight w:val="0"/>
      <w:marTop w:val="0"/>
      <w:marBottom w:val="0"/>
      <w:divBdr>
        <w:top w:val="none" w:sz="0" w:space="0" w:color="auto"/>
        <w:left w:val="none" w:sz="0" w:space="0" w:color="auto"/>
        <w:bottom w:val="none" w:sz="0" w:space="0" w:color="auto"/>
        <w:right w:val="none" w:sz="0" w:space="0" w:color="auto"/>
      </w:divBdr>
    </w:div>
    <w:div w:id="1008868034">
      <w:marLeft w:val="640"/>
      <w:marRight w:val="0"/>
      <w:marTop w:val="0"/>
      <w:marBottom w:val="0"/>
      <w:divBdr>
        <w:top w:val="none" w:sz="0" w:space="0" w:color="auto"/>
        <w:left w:val="none" w:sz="0" w:space="0" w:color="auto"/>
        <w:bottom w:val="none" w:sz="0" w:space="0" w:color="auto"/>
        <w:right w:val="none" w:sz="0" w:space="0" w:color="auto"/>
      </w:divBdr>
    </w:div>
    <w:div w:id="1008868888">
      <w:marLeft w:val="640"/>
      <w:marRight w:val="0"/>
      <w:marTop w:val="0"/>
      <w:marBottom w:val="0"/>
      <w:divBdr>
        <w:top w:val="none" w:sz="0" w:space="0" w:color="auto"/>
        <w:left w:val="none" w:sz="0" w:space="0" w:color="auto"/>
        <w:bottom w:val="none" w:sz="0" w:space="0" w:color="auto"/>
        <w:right w:val="none" w:sz="0" w:space="0" w:color="auto"/>
      </w:divBdr>
    </w:div>
    <w:div w:id="1008950264">
      <w:marLeft w:val="640"/>
      <w:marRight w:val="0"/>
      <w:marTop w:val="0"/>
      <w:marBottom w:val="0"/>
      <w:divBdr>
        <w:top w:val="none" w:sz="0" w:space="0" w:color="auto"/>
        <w:left w:val="none" w:sz="0" w:space="0" w:color="auto"/>
        <w:bottom w:val="none" w:sz="0" w:space="0" w:color="auto"/>
        <w:right w:val="none" w:sz="0" w:space="0" w:color="auto"/>
      </w:divBdr>
    </w:div>
    <w:div w:id="1008992445">
      <w:marLeft w:val="640"/>
      <w:marRight w:val="0"/>
      <w:marTop w:val="0"/>
      <w:marBottom w:val="0"/>
      <w:divBdr>
        <w:top w:val="none" w:sz="0" w:space="0" w:color="auto"/>
        <w:left w:val="none" w:sz="0" w:space="0" w:color="auto"/>
        <w:bottom w:val="none" w:sz="0" w:space="0" w:color="auto"/>
        <w:right w:val="none" w:sz="0" w:space="0" w:color="auto"/>
      </w:divBdr>
    </w:div>
    <w:div w:id="1009065168">
      <w:marLeft w:val="640"/>
      <w:marRight w:val="0"/>
      <w:marTop w:val="0"/>
      <w:marBottom w:val="0"/>
      <w:divBdr>
        <w:top w:val="none" w:sz="0" w:space="0" w:color="auto"/>
        <w:left w:val="none" w:sz="0" w:space="0" w:color="auto"/>
        <w:bottom w:val="none" w:sz="0" w:space="0" w:color="auto"/>
        <w:right w:val="none" w:sz="0" w:space="0" w:color="auto"/>
      </w:divBdr>
    </w:div>
    <w:div w:id="1009067131">
      <w:marLeft w:val="640"/>
      <w:marRight w:val="0"/>
      <w:marTop w:val="0"/>
      <w:marBottom w:val="0"/>
      <w:divBdr>
        <w:top w:val="none" w:sz="0" w:space="0" w:color="auto"/>
        <w:left w:val="none" w:sz="0" w:space="0" w:color="auto"/>
        <w:bottom w:val="none" w:sz="0" w:space="0" w:color="auto"/>
        <w:right w:val="none" w:sz="0" w:space="0" w:color="auto"/>
      </w:divBdr>
    </w:div>
    <w:div w:id="1009219451">
      <w:marLeft w:val="640"/>
      <w:marRight w:val="0"/>
      <w:marTop w:val="0"/>
      <w:marBottom w:val="0"/>
      <w:divBdr>
        <w:top w:val="none" w:sz="0" w:space="0" w:color="auto"/>
        <w:left w:val="none" w:sz="0" w:space="0" w:color="auto"/>
        <w:bottom w:val="none" w:sz="0" w:space="0" w:color="auto"/>
        <w:right w:val="none" w:sz="0" w:space="0" w:color="auto"/>
      </w:divBdr>
    </w:div>
    <w:div w:id="1009256932">
      <w:marLeft w:val="640"/>
      <w:marRight w:val="0"/>
      <w:marTop w:val="0"/>
      <w:marBottom w:val="0"/>
      <w:divBdr>
        <w:top w:val="none" w:sz="0" w:space="0" w:color="auto"/>
        <w:left w:val="none" w:sz="0" w:space="0" w:color="auto"/>
        <w:bottom w:val="none" w:sz="0" w:space="0" w:color="auto"/>
        <w:right w:val="none" w:sz="0" w:space="0" w:color="auto"/>
      </w:divBdr>
    </w:div>
    <w:div w:id="1009286039">
      <w:marLeft w:val="640"/>
      <w:marRight w:val="0"/>
      <w:marTop w:val="0"/>
      <w:marBottom w:val="0"/>
      <w:divBdr>
        <w:top w:val="none" w:sz="0" w:space="0" w:color="auto"/>
        <w:left w:val="none" w:sz="0" w:space="0" w:color="auto"/>
        <w:bottom w:val="none" w:sz="0" w:space="0" w:color="auto"/>
        <w:right w:val="none" w:sz="0" w:space="0" w:color="auto"/>
      </w:divBdr>
    </w:div>
    <w:div w:id="1009597788">
      <w:marLeft w:val="640"/>
      <w:marRight w:val="0"/>
      <w:marTop w:val="0"/>
      <w:marBottom w:val="0"/>
      <w:divBdr>
        <w:top w:val="none" w:sz="0" w:space="0" w:color="auto"/>
        <w:left w:val="none" w:sz="0" w:space="0" w:color="auto"/>
        <w:bottom w:val="none" w:sz="0" w:space="0" w:color="auto"/>
        <w:right w:val="none" w:sz="0" w:space="0" w:color="auto"/>
      </w:divBdr>
    </w:div>
    <w:div w:id="1009599245">
      <w:marLeft w:val="640"/>
      <w:marRight w:val="0"/>
      <w:marTop w:val="0"/>
      <w:marBottom w:val="0"/>
      <w:divBdr>
        <w:top w:val="none" w:sz="0" w:space="0" w:color="auto"/>
        <w:left w:val="none" w:sz="0" w:space="0" w:color="auto"/>
        <w:bottom w:val="none" w:sz="0" w:space="0" w:color="auto"/>
        <w:right w:val="none" w:sz="0" w:space="0" w:color="auto"/>
      </w:divBdr>
    </w:div>
    <w:div w:id="1009603678">
      <w:marLeft w:val="640"/>
      <w:marRight w:val="0"/>
      <w:marTop w:val="0"/>
      <w:marBottom w:val="0"/>
      <w:divBdr>
        <w:top w:val="none" w:sz="0" w:space="0" w:color="auto"/>
        <w:left w:val="none" w:sz="0" w:space="0" w:color="auto"/>
        <w:bottom w:val="none" w:sz="0" w:space="0" w:color="auto"/>
        <w:right w:val="none" w:sz="0" w:space="0" w:color="auto"/>
      </w:divBdr>
    </w:div>
    <w:div w:id="1009721363">
      <w:marLeft w:val="640"/>
      <w:marRight w:val="0"/>
      <w:marTop w:val="0"/>
      <w:marBottom w:val="0"/>
      <w:divBdr>
        <w:top w:val="none" w:sz="0" w:space="0" w:color="auto"/>
        <w:left w:val="none" w:sz="0" w:space="0" w:color="auto"/>
        <w:bottom w:val="none" w:sz="0" w:space="0" w:color="auto"/>
        <w:right w:val="none" w:sz="0" w:space="0" w:color="auto"/>
      </w:divBdr>
    </w:div>
    <w:div w:id="1009722199">
      <w:marLeft w:val="640"/>
      <w:marRight w:val="0"/>
      <w:marTop w:val="0"/>
      <w:marBottom w:val="0"/>
      <w:divBdr>
        <w:top w:val="none" w:sz="0" w:space="0" w:color="auto"/>
        <w:left w:val="none" w:sz="0" w:space="0" w:color="auto"/>
        <w:bottom w:val="none" w:sz="0" w:space="0" w:color="auto"/>
        <w:right w:val="none" w:sz="0" w:space="0" w:color="auto"/>
      </w:divBdr>
    </w:div>
    <w:div w:id="1009910235">
      <w:marLeft w:val="640"/>
      <w:marRight w:val="0"/>
      <w:marTop w:val="0"/>
      <w:marBottom w:val="0"/>
      <w:divBdr>
        <w:top w:val="none" w:sz="0" w:space="0" w:color="auto"/>
        <w:left w:val="none" w:sz="0" w:space="0" w:color="auto"/>
        <w:bottom w:val="none" w:sz="0" w:space="0" w:color="auto"/>
        <w:right w:val="none" w:sz="0" w:space="0" w:color="auto"/>
      </w:divBdr>
    </w:div>
    <w:div w:id="1009985708">
      <w:marLeft w:val="640"/>
      <w:marRight w:val="0"/>
      <w:marTop w:val="0"/>
      <w:marBottom w:val="0"/>
      <w:divBdr>
        <w:top w:val="none" w:sz="0" w:space="0" w:color="auto"/>
        <w:left w:val="none" w:sz="0" w:space="0" w:color="auto"/>
        <w:bottom w:val="none" w:sz="0" w:space="0" w:color="auto"/>
        <w:right w:val="none" w:sz="0" w:space="0" w:color="auto"/>
      </w:divBdr>
    </w:div>
    <w:div w:id="1009991917">
      <w:marLeft w:val="640"/>
      <w:marRight w:val="0"/>
      <w:marTop w:val="0"/>
      <w:marBottom w:val="0"/>
      <w:divBdr>
        <w:top w:val="none" w:sz="0" w:space="0" w:color="auto"/>
        <w:left w:val="none" w:sz="0" w:space="0" w:color="auto"/>
        <w:bottom w:val="none" w:sz="0" w:space="0" w:color="auto"/>
        <w:right w:val="none" w:sz="0" w:space="0" w:color="auto"/>
      </w:divBdr>
    </w:div>
    <w:div w:id="1010058397">
      <w:marLeft w:val="640"/>
      <w:marRight w:val="0"/>
      <w:marTop w:val="0"/>
      <w:marBottom w:val="0"/>
      <w:divBdr>
        <w:top w:val="none" w:sz="0" w:space="0" w:color="auto"/>
        <w:left w:val="none" w:sz="0" w:space="0" w:color="auto"/>
        <w:bottom w:val="none" w:sz="0" w:space="0" w:color="auto"/>
        <w:right w:val="none" w:sz="0" w:space="0" w:color="auto"/>
      </w:divBdr>
    </w:div>
    <w:div w:id="1010061103">
      <w:marLeft w:val="640"/>
      <w:marRight w:val="0"/>
      <w:marTop w:val="0"/>
      <w:marBottom w:val="0"/>
      <w:divBdr>
        <w:top w:val="none" w:sz="0" w:space="0" w:color="auto"/>
        <w:left w:val="none" w:sz="0" w:space="0" w:color="auto"/>
        <w:bottom w:val="none" w:sz="0" w:space="0" w:color="auto"/>
        <w:right w:val="none" w:sz="0" w:space="0" w:color="auto"/>
      </w:divBdr>
    </w:div>
    <w:div w:id="1010061508">
      <w:marLeft w:val="640"/>
      <w:marRight w:val="0"/>
      <w:marTop w:val="0"/>
      <w:marBottom w:val="0"/>
      <w:divBdr>
        <w:top w:val="none" w:sz="0" w:space="0" w:color="auto"/>
        <w:left w:val="none" w:sz="0" w:space="0" w:color="auto"/>
        <w:bottom w:val="none" w:sz="0" w:space="0" w:color="auto"/>
        <w:right w:val="none" w:sz="0" w:space="0" w:color="auto"/>
      </w:divBdr>
    </w:div>
    <w:div w:id="1010061979">
      <w:marLeft w:val="640"/>
      <w:marRight w:val="0"/>
      <w:marTop w:val="0"/>
      <w:marBottom w:val="0"/>
      <w:divBdr>
        <w:top w:val="none" w:sz="0" w:space="0" w:color="auto"/>
        <w:left w:val="none" w:sz="0" w:space="0" w:color="auto"/>
        <w:bottom w:val="none" w:sz="0" w:space="0" w:color="auto"/>
        <w:right w:val="none" w:sz="0" w:space="0" w:color="auto"/>
      </w:divBdr>
    </w:div>
    <w:div w:id="1010066151">
      <w:marLeft w:val="640"/>
      <w:marRight w:val="0"/>
      <w:marTop w:val="0"/>
      <w:marBottom w:val="0"/>
      <w:divBdr>
        <w:top w:val="none" w:sz="0" w:space="0" w:color="auto"/>
        <w:left w:val="none" w:sz="0" w:space="0" w:color="auto"/>
        <w:bottom w:val="none" w:sz="0" w:space="0" w:color="auto"/>
        <w:right w:val="none" w:sz="0" w:space="0" w:color="auto"/>
      </w:divBdr>
    </w:div>
    <w:div w:id="1010067419">
      <w:marLeft w:val="640"/>
      <w:marRight w:val="0"/>
      <w:marTop w:val="0"/>
      <w:marBottom w:val="0"/>
      <w:divBdr>
        <w:top w:val="none" w:sz="0" w:space="0" w:color="auto"/>
        <w:left w:val="none" w:sz="0" w:space="0" w:color="auto"/>
        <w:bottom w:val="none" w:sz="0" w:space="0" w:color="auto"/>
        <w:right w:val="none" w:sz="0" w:space="0" w:color="auto"/>
      </w:divBdr>
    </w:div>
    <w:div w:id="1010108067">
      <w:marLeft w:val="640"/>
      <w:marRight w:val="0"/>
      <w:marTop w:val="0"/>
      <w:marBottom w:val="0"/>
      <w:divBdr>
        <w:top w:val="none" w:sz="0" w:space="0" w:color="auto"/>
        <w:left w:val="none" w:sz="0" w:space="0" w:color="auto"/>
        <w:bottom w:val="none" w:sz="0" w:space="0" w:color="auto"/>
        <w:right w:val="none" w:sz="0" w:space="0" w:color="auto"/>
      </w:divBdr>
    </w:div>
    <w:div w:id="1010176316">
      <w:marLeft w:val="640"/>
      <w:marRight w:val="0"/>
      <w:marTop w:val="0"/>
      <w:marBottom w:val="0"/>
      <w:divBdr>
        <w:top w:val="none" w:sz="0" w:space="0" w:color="auto"/>
        <w:left w:val="none" w:sz="0" w:space="0" w:color="auto"/>
        <w:bottom w:val="none" w:sz="0" w:space="0" w:color="auto"/>
        <w:right w:val="none" w:sz="0" w:space="0" w:color="auto"/>
      </w:divBdr>
    </w:div>
    <w:div w:id="1010328797">
      <w:marLeft w:val="640"/>
      <w:marRight w:val="0"/>
      <w:marTop w:val="0"/>
      <w:marBottom w:val="0"/>
      <w:divBdr>
        <w:top w:val="none" w:sz="0" w:space="0" w:color="auto"/>
        <w:left w:val="none" w:sz="0" w:space="0" w:color="auto"/>
        <w:bottom w:val="none" w:sz="0" w:space="0" w:color="auto"/>
        <w:right w:val="none" w:sz="0" w:space="0" w:color="auto"/>
      </w:divBdr>
    </w:div>
    <w:div w:id="1010378205">
      <w:marLeft w:val="640"/>
      <w:marRight w:val="0"/>
      <w:marTop w:val="0"/>
      <w:marBottom w:val="0"/>
      <w:divBdr>
        <w:top w:val="none" w:sz="0" w:space="0" w:color="auto"/>
        <w:left w:val="none" w:sz="0" w:space="0" w:color="auto"/>
        <w:bottom w:val="none" w:sz="0" w:space="0" w:color="auto"/>
        <w:right w:val="none" w:sz="0" w:space="0" w:color="auto"/>
      </w:divBdr>
    </w:div>
    <w:div w:id="1010450543">
      <w:marLeft w:val="640"/>
      <w:marRight w:val="0"/>
      <w:marTop w:val="0"/>
      <w:marBottom w:val="0"/>
      <w:divBdr>
        <w:top w:val="none" w:sz="0" w:space="0" w:color="auto"/>
        <w:left w:val="none" w:sz="0" w:space="0" w:color="auto"/>
        <w:bottom w:val="none" w:sz="0" w:space="0" w:color="auto"/>
        <w:right w:val="none" w:sz="0" w:space="0" w:color="auto"/>
      </w:divBdr>
    </w:div>
    <w:div w:id="1010566049">
      <w:marLeft w:val="640"/>
      <w:marRight w:val="0"/>
      <w:marTop w:val="0"/>
      <w:marBottom w:val="0"/>
      <w:divBdr>
        <w:top w:val="none" w:sz="0" w:space="0" w:color="auto"/>
        <w:left w:val="none" w:sz="0" w:space="0" w:color="auto"/>
        <w:bottom w:val="none" w:sz="0" w:space="0" w:color="auto"/>
        <w:right w:val="none" w:sz="0" w:space="0" w:color="auto"/>
      </w:divBdr>
    </w:div>
    <w:div w:id="1010567513">
      <w:marLeft w:val="640"/>
      <w:marRight w:val="0"/>
      <w:marTop w:val="0"/>
      <w:marBottom w:val="0"/>
      <w:divBdr>
        <w:top w:val="none" w:sz="0" w:space="0" w:color="auto"/>
        <w:left w:val="none" w:sz="0" w:space="0" w:color="auto"/>
        <w:bottom w:val="none" w:sz="0" w:space="0" w:color="auto"/>
        <w:right w:val="none" w:sz="0" w:space="0" w:color="auto"/>
      </w:divBdr>
    </w:div>
    <w:div w:id="1010638607">
      <w:marLeft w:val="640"/>
      <w:marRight w:val="0"/>
      <w:marTop w:val="0"/>
      <w:marBottom w:val="0"/>
      <w:divBdr>
        <w:top w:val="none" w:sz="0" w:space="0" w:color="auto"/>
        <w:left w:val="none" w:sz="0" w:space="0" w:color="auto"/>
        <w:bottom w:val="none" w:sz="0" w:space="0" w:color="auto"/>
        <w:right w:val="none" w:sz="0" w:space="0" w:color="auto"/>
      </w:divBdr>
    </w:div>
    <w:div w:id="1010644660">
      <w:marLeft w:val="640"/>
      <w:marRight w:val="0"/>
      <w:marTop w:val="0"/>
      <w:marBottom w:val="0"/>
      <w:divBdr>
        <w:top w:val="none" w:sz="0" w:space="0" w:color="auto"/>
        <w:left w:val="none" w:sz="0" w:space="0" w:color="auto"/>
        <w:bottom w:val="none" w:sz="0" w:space="0" w:color="auto"/>
        <w:right w:val="none" w:sz="0" w:space="0" w:color="auto"/>
      </w:divBdr>
    </w:div>
    <w:div w:id="1010717457">
      <w:marLeft w:val="640"/>
      <w:marRight w:val="0"/>
      <w:marTop w:val="0"/>
      <w:marBottom w:val="0"/>
      <w:divBdr>
        <w:top w:val="none" w:sz="0" w:space="0" w:color="auto"/>
        <w:left w:val="none" w:sz="0" w:space="0" w:color="auto"/>
        <w:bottom w:val="none" w:sz="0" w:space="0" w:color="auto"/>
        <w:right w:val="none" w:sz="0" w:space="0" w:color="auto"/>
      </w:divBdr>
    </w:div>
    <w:div w:id="1010720565">
      <w:marLeft w:val="640"/>
      <w:marRight w:val="0"/>
      <w:marTop w:val="0"/>
      <w:marBottom w:val="0"/>
      <w:divBdr>
        <w:top w:val="none" w:sz="0" w:space="0" w:color="auto"/>
        <w:left w:val="none" w:sz="0" w:space="0" w:color="auto"/>
        <w:bottom w:val="none" w:sz="0" w:space="0" w:color="auto"/>
        <w:right w:val="none" w:sz="0" w:space="0" w:color="auto"/>
      </w:divBdr>
    </w:div>
    <w:div w:id="1010722283">
      <w:marLeft w:val="640"/>
      <w:marRight w:val="0"/>
      <w:marTop w:val="0"/>
      <w:marBottom w:val="0"/>
      <w:divBdr>
        <w:top w:val="none" w:sz="0" w:space="0" w:color="auto"/>
        <w:left w:val="none" w:sz="0" w:space="0" w:color="auto"/>
        <w:bottom w:val="none" w:sz="0" w:space="0" w:color="auto"/>
        <w:right w:val="none" w:sz="0" w:space="0" w:color="auto"/>
      </w:divBdr>
    </w:div>
    <w:div w:id="1010831747">
      <w:marLeft w:val="640"/>
      <w:marRight w:val="0"/>
      <w:marTop w:val="0"/>
      <w:marBottom w:val="0"/>
      <w:divBdr>
        <w:top w:val="none" w:sz="0" w:space="0" w:color="auto"/>
        <w:left w:val="none" w:sz="0" w:space="0" w:color="auto"/>
        <w:bottom w:val="none" w:sz="0" w:space="0" w:color="auto"/>
        <w:right w:val="none" w:sz="0" w:space="0" w:color="auto"/>
      </w:divBdr>
    </w:div>
    <w:div w:id="1010841187">
      <w:marLeft w:val="640"/>
      <w:marRight w:val="0"/>
      <w:marTop w:val="0"/>
      <w:marBottom w:val="0"/>
      <w:divBdr>
        <w:top w:val="none" w:sz="0" w:space="0" w:color="auto"/>
        <w:left w:val="none" w:sz="0" w:space="0" w:color="auto"/>
        <w:bottom w:val="none" w:sz="0" w:space="0" w:color="auto"/>
        <w:right w:val="none" w:sz="0" w:space="0" w:color="auto"/>
      </w:divBdr>
    </w:div>
    <w:div w:id="1010983619">
      <w:marLeft w:val="640"/>
      <w:marRight w:val="0"/>
      <w:marTop w:val="0"/>
      <w:marBottom w:val="0"/>
      <w:divBdr>
        <w:top w:val="none" w:sz="0" w:space="0" w:color="auto"/>
        <w:left w:val="none" w:sz="0" w:space="0" w:color="auto"/>
        <w:bottom w:val="none" w:sz="0" w:space="0" w:color="auto"/>
        <w:right w:val="none" w:sz="0" w:space="0" w:color="auto"/>
      </w:divBdr>
    </w:div>
    <w:div w:id="1010985574">
      <w:marLeft w:val="640"/>
      <w:marRight w:val="0"/>
      <w:marTop w:val="0"/>
      <w:marBottom w:val="0"/>
      <w:divBdr>
        <w:top w:val="none" w:sz="0" w:space="0" w:color="auto"/>
        <w:left w:val="none" w:sz="0" w:space="0" w:color="auto"/>
        <w:bottom w:val="none" w:sz="0" w:space="0" w:color="auto"/>
        <w:right w:val="none" w:sz="0" w:space="0" w:color="auto"/>
      </w:divBdr>
    </w:div>
    <w:div w:id="1010989249">
      <w:marLeft w:val="640"/>
      <w:marRight w:val="0"/>
      <w:marTop w:val="0"/>
      <w:marBottom w:val="0"/>
      <w:divBdr>
        <w:top w:val="none" w:sz="0" w:space="0" w:color="auto"/>
        <w:left w:val="none" w:sz="0" w:space="0" w:color="auto"/>
        <w:bottom w:val="none" w:sz="0" w:space="0" w:color="auto"/>
        <w:right w:val="none" w:sz="0" w:space="0" w:color="auto"/>
      </w:divBdr>
    </w:div>
    <w:div w:id="1011028001">
      <w:marLeft w:val="640"/>
      <w:marRight w:val="0"/>
      <w:marTop w:val="0"/>
      <w:marBottom w:val="0"/>
      <w:divBdr>
        <w:top w:val="none" w:sz="0" w:space="0" w:color="auto"/>
        <w:left w:val="none" w:sz="0" w:space="0" w:color="auto"/>
        <w:bottom w:val="none" w:sz="0" w:space="0" w:color="auto"/>
        <w:right w:val="none" w:sz="0" w:space="0" w:color="auto"/>
      </w:divBdr>
    </w:div>
    <w:div w:id="1011030209">
      <w:marLeft w:val="640"/>
      <w:marRight w:val="0"/>
      <w:marTop w:val="0"/>
      <w:marBottom w:val="0"/>
      <w:divBdr>
        <w:top w:val="none" w:sz="0" w:space="0" w:color="auto"/>
        <w:left w:val="none" w:sz="0" w:space="0" w:color="auto"/>
        <w:bottom w:val="none" w:sz="0" w:space="0" w:color="auto"/>
        <w:right w:val="none" w:sz="0" w:space="0" w:color="auto"/>
      </w:divBdr>
    </w:div>
    <w:div w:id="1011102731">
      <w:marLeft w:val="640"/>
      <w:marRight w:val="0"/>
      <w:marTop w:val="0"/>
      <w:marBottom w:val="0"/>
      <w:divBdr>
        <w:top w:val="none" w:sz="0" w:space="0" w:color="auto"/>
        <w:left w:val="none" w:sz="0" w:space="0" w:color="auto"/>
        <w:bottom w:val="none" w:sz="0" w:space="0" w:color="auto"/>
        <w:right w:val="none" w:sz="0" w:space="0" w:color="auto"/>
      </w:divBdr>
    </w:div>
    <w:div w:id="1011108893">
      <w:marLeft w:val="640"/>
      <w:marRight w:val="0"/>
      <w:marTop w:val="0"/>
      <w:marBottom w:val="0"/>
      <w:divBdr>
        <w:top w:val="none" w:sz="0" w:space="0" w:color="auto"/>
        <w:left w:val="none" w:sz="0" w:space="0" w:color="auto"/>
        <w:bottom w:val="none" w:sz="0" w:space="0" w:color="auto"/>
        <w:right w:val="none" w:sz="0" w:space="0" w:color="auto"/>
      </w:divBdr>
    </w:div>
    <w:div w:id="1011184111">
      <w:marLeft w:val="640"/>
      <w:marRight w:val="0"/>
      <w:marTop w:val="0"/>
      <w:marBottom w:val="0"/>
      <w:divBdr>
        <w:top w:val="none" w:sz="0" w:space="0" w:color="auto"/>
        <w:left w:val="none" w:sz="0" w:space="0" w:color="auto"/>
        <w:bottom w:val="none" w:sz="0" w:space="0" w:color="auto"/>
        <w:right w:val="none" w:sz="0" w:space="0" w:color="auto"/>
      </w:divBdr>
    </w:div>
    <w:div w:id="1011302684">
      <w:marLeft w:val="640"/>
      <w:marRight w:val="0"/>
      <w:marTop w:val="0"/>
      <w:marBottom w:val="0"/>
      <w:divBdr>
        <w:top w:val="none" w:sz="0" w:space="0" w:color="auto"/>
        <w:left w:val="none" w:sz="0" w:space="0" w:color="auto"/>
        <w:bottom w:val="none" w:sz="0" w:space="0" w:color="auto"/>
        <w:right w:val="none" w:sz="0" w:space="0" w:color="auto"/>
      </w:divBdr>
    </w:div>
    <w:div w:id="1011370877">
      <w:marLeft w:val="640"/>
      <w:marRight w:val="0"/>
      <w:marTop w:val="0"/>
      <w:marBottom w:val="0"/>
      <w:divBdr>
        <w:top w:val="none" w:sz="0" w:space="0" w:color="auto"/>
        <w:left w:val="none" w:sz="0" w:space="0" w:color="auto"/>
        <w:bottom w:val="none" w:sz="0" w:space="0" w:color="auto"/>
        <w:right w:val="none" w:sz="0" w:space="0" w:color="auto"/>
      </w:divBdr>
    </w:div>
    <w:div w:id="1011419433">
      <w:marLeft w:val="640"/>
      <w:marRight w:val="0"/>
      <w:marTop w:val="0"/>
      <w:marBottom w:val="0"/>
      <w:divBdr>
        <w:top w:val="none" w:sz="0" w:space="0" w:color="auto"/>
        <w:left w:val="none" w:sz="0" w:space="0" w:color="auto"/>
        <w:bottom w:val="none" w:sz="0" w:space="0" w:color="auto"/>
        <w:right w:val="none" w:sz="0" w:space="0" w:color="auto"/>
      </w:divBdr>
    </w:div>
    <w:div w:id="1011419675">
      <w:marLeft w:val="640"/>
      <w:marRight w:val="0"/>
      <w:marTop w:val="0"/>
      <w:marBottom w:val="0"/>
      <w:divBdr>
        <w:top w:val="none" w:sz="0" w:space="0" w:color="auto"/>
        <w:left w:val="none" w:sz="0" w:space="0" w:color="auto"/>
        <w:bottom w:val="none" w:sz="0" w:space="0" w:color="auto"/>
        <w:right w:val="none" w:sz="0" w:space="0" w:color="auto"/>
      </w:divBdr>
    </w:div>
    <w:div w:id="1011420489">
      <w:marLeft w:val="640"/>
      <w:marRight w:val="0"/>
      <w:marTop w:val="0"/>
      <w:marBottom w:val="0"/>
      <w:divBdr>
        <w:top w:val="none" w:sz="0" w:space="0" w:color="auto"/>
        <w:left w:val="none" w:sz="0" w:space="0" w:color="auto"/>
        <w:bottom w:val="none" w:sz="0" w:space="0" w:color="auto"/>
        <w:right w:val="none" w:sz="0" w:space="0" w:color="auto"/>
      </w:divBdr>
    </w:div>
    <w:div w:id="1011448326">
      <w:marLeft w:val="640"/>
      <w:marRight w:val="0"/>
      <w:marTop w:val="0"/>
      <w:marBottom w:val="0"/>
      <w:divBdr>
        <w:top w:val="none" w:sz="0" w:space="0" w:color="auto"/>
        <w:left w:val="none" w:sz="0" w:space="0" w:color="auto"/>
        <w:bottom w:val="none" w:sz="0" w:space="0" w:color="auto"/>
        <w:right w:val="none" w:sz="0" w:space="0" w:color="auto"/>
      </w:divBdr>
    </w:div>
    <w:div w:id="1011491904">
      <w:marLeft w:val="640"/>
      <w:marRight w:val="0"/>
      <w:marTop w:val="0"/>
      <w:marBottom w:val="0"/>
      <w:divBdr>
        <w:top w:val="none" w:sz="0" w:space="0" w:color="auto"/>
        <w:left w:val="none" w:sz="0" w:space="0" w:color="auto"/>
        <w:bottom w:val="none" w:sz="0" w:space="0" w:color="auto"/>
        <w:right w:val="none" w:sz="0" w:space="0" w:color="auto"/>
      </w:divBdr>
    </w:div>
    <w:div w:id="1011494381">
      <w:marLeft w:val="640"/>
      <w:marRight w:val="0"/>
      <w:marTop w:val="0"/>
      <w:marBottom w:val="0"/>
      <w:divBdr>
        <w:top w:val="none" w:sz="0" w:space="0" w:color="auto"/>
        <w:left w:val="none" w:sz="0" w:space="0" w:color="auto"/>
        <w:bottom w:val="none" w:sz="0" w:space="0" w:color="auto"/>
        <w:right w:val="none" w:sz="0" w:space="0" w:color="auto"/>
      </w:divBdr>
    </w:div>
    <w:div w:id="1011681727">
      <w:marLeft w:val="640"/>
      <w:marRight w:val="0"/>
      <w:marTop w:val="0"/>
      <w:marBottom w:val="0"/>
      <w:divBdr>
        <w:top w:val="none" w:sz="0" w:space="0" w:color="auto"/>
        <w:left w:val="none" w:sz="0" w:space="0" w:color="auto"/>
        <w:bottom w:val="none" w:sz="0" w:space="0" w:color="auto"/>
        <w:right w:val="none" w:sz="0" w:space="0" w:color="auto"/>
      </w:divBdr>
    </w:div>
    <w:div w:id="1012100758">
      <w:marLeft w:val="640"/>
      <w:marRight w:val="0"/>
      <w:marTop w:val="0"/>
      <w:marBottom w:val="0"/>
      <w:divBdr>
        <w:top w:val="none" w:sz="0" w:space="0" w:color="auto"/>
        <w:left w:val="none" w:sz="0" w:space="0" w:color="auto"/>
        <w:bottom w:val="none" w:sz="0" w:space="0" w:color="auto"/>
        <w:right w:val="none" w:sz="0" w:space="0" w:color="auto"/>
      </w:divBdr>
    </w:div>
    <w:div w:id="1012101627">
      <w:marLeft w:val="640"/>
      <w:marRight w:val="0"/>
      <w:marTop w:val="0"/>
      <w:marBottom w:val="0"/>
      <w:divBdr>
        <w:top w:val="none" w:sz="0" w:space="0" w:color="auto"/>
        <w:left w:val="none" w:sz="0" w:space="0" w:color="auto"/>
        <w:bottom w:val="none" w:sz="0" w:space="0" w:color="auto"/>
        <w:right w:val="none" w:sz="0" w:space="0" w:color="auto"/>
      </w:divBdr>
    </w:div>
    <w:div w:id="1012101827">
      <w:marLeft w:val="640"/>
      <w:marRight w:val="0"/>
      <w:marTop w:val="0"/>
      <w:marBottom w:val="0"/>
      <w:divBdr>
        <w:top w:val="none" w:sz="0" w:space="0" w:color="auto"/>
        <w:left w:val="none" w:sz="0" w:space="0" w:color="auto"/>
        <w:bottom w:val="none" w:sz="0" w:space="0" w:color="auto"/>
        <w:right w:val="none" w:sz="0" w:space="0" w:color="auto"/>
      </w:divBdr>
    </w:div>
    <w:div w:id="1012151085">
      <w:marLeft w:val="640"/>
      <w:marRight w:val="0"/>
      <w:marTop w:val="0"/>
      <w:marBottom w:val="0"/>
      <w:divBdr>
        <w:top w:val="none" w:sz="0" w:space="0" w:color="auto"/>
        <w:left w:val="none" w:sz="0" w:space="0" w:color="auto"/>
        <w:bottom w:val="none" w:sz="0" w:space="0" w:color="auto"/>
        <w:right w:val="none" w:sz="0" w:space="0" w:color="auto"/>
      </w:divBdr>
    </w:div>
    <w:div w:id="1012295755">
      <w:marLeft w:val="640"/>
      <w:marRight w:val="0"/>
      <w:marTop w:val="0"/>
      <w:marBottom w:val="0"/>
      <w:divBdr>
        <w:top w:val="none" w:sz="0" w:space="0" w:color="auto"/>
        <w:left w:val="none" w:sz="0" w:space="0" w:color="auto"/>
        <w:bottom w:val="none" w:sz="0" w:space="0" w:color="auto"/>
        <w:right w:val="none" w:sz="0" w:space="0" w:color="auto"/>
      </w:divBdr>
    </w:div>
    <w:div w:id="1012298471">
      <w:marLeft w:val="640"/>
      <w:marRight w:val="0"/>
      <w:marTop w:val="0"/>
      <w:marBottom w:val="0"/>
      <w:divBdr>
        <w:top w:val="none" w:sz="0" w:space="0" w:color="auto"/>
        <w:left w:val="none" w:sz="0" w:space="0" w:color="auto"/>
        <w:bottom w:val="none" w:sz="0" w:space="0" w:color="auto"/>
        <w:right w:val="none" w:sz="0" w:space="0" w:color="auto"/>
      </w:divBdr>
    </w:div>
    <w:div w:id="1012342147">
      <w:marLeft w:val="640"/>
      <w:marRight w:val="0"/>
      <w:marTop w:val="0"/>
      <w:marBottom w:val="0"/>
      <w:divBdr>
        <w:top w:val="none" w:sz="0" w:space="0" w:color="auto"/>
        <w:left w:val="none" w:sz="0" w:space="0" w:color="auto"/>
        <w:bottom w:val="none" w:sz="0" w:space="0" w:color="auto"/>
        <w:right w:val="none" w:sz="0" w:space="0" w:color="auto"/>
      </w:divBdr>
    </w:div>
    <w:div w:id="1012489089">
      <w:marLeft w:val="640"/>
      <w:marRight w:val="0"/>
      <w:marTop w:val="0"/>
      <w:marBottom w:val="0"/>
      <w:divBdr>
        <w:top w:val="none" w:sz="0" w:space="0" w:color="auto"/>
        <w:left w:val="none" w:sz="0" w:space="0" w:color="auto"/>
        <w:bottom w:val="none" w:sz="0" w:space="0" w:color="auto"/>
        <w:right w:val="none" w:sz="0" w:space="0" w:color="auto"/>
      </w:divBdr>
    </w:div>
    <w:div w:id="1012492367">
      <w:marLeft w:val="640"/>
      <w:marRight w:val="0"/>
      <w:marTop w:val="0"/>
      <w:marBottom w:val="0"/>
      <w:divBdr>
        <w:top w:val="none" w:sz="0" w:space="0" w:color="auto"/>
        <w:left w:val="none" w:sz="0" w:space="0" w:color="auto"/>
        <w:bottom w:val="none" w:sz="0" w:space="0" w:color="auto"/>
        <w:right w:val="none" w:sz="0" w:space="0" w:color="auto"/>
      </w:divBdr>
    </w:div>
    <w:div w:id="1012612203">
      <w:marLeft w:val="640"/>
      <w:marRight w:val="0"/>
      <w:marTop w:val="0"/>
      <w:marBottom w:val="0"/>
      <w:divBdr>
        <w:top w:val="none" w:sz="0" w:space="0" w:color="auto"/>
        <w:left w:val="none" w:sz="0" w:space="0" w:color="auto"/>
        <w:bottom w:val="none" w:sz="0" w:space="0" w:color="auto"/>
        <w:right w:val="none" w:sz="0" w:space="0" w:color="auto"/>
      </w:divBdr>
    </w:div>
    <w:div w:id="1012684081">
      <w:marLeft w:val="640"/>
      <w:marRight w:val="0"/>
      <w:marTop w:val="0"/>
      <w:marBottom w:val="0"/>
      <w:divBdr>
        <w:top w:val="none" w:sz="0" w:space="0" w:color="auto"/>
        <w:left w:val="none" w:sz="0" w:space="0" w:color="auto"/>
        <w:bottom w:val="none" w:sz="0" w:space="0" w:color="auto"/>
        <w:right w:val="none" w:sz="0" w:space="0" w:color="auto"/>
      </w:divBdr>
    </w:div>
    <w:div w:id="1012728575">
      <w:marLeft w:val="640"/>
      <w:marRight w:val="0"/>
      <w:marTop w:val="0"/>
      <w:marBottom w:val="0"/>
      <w:divBdr>
        <w:top w:val="none" w:sz="0" w:space="0" w:color="auto"/>
        <w:left w:val="none" w:sz="0" w:space="0" w:color="auto"/>
        <w:bottom w:val="none" w:sz="0" w:space="0" w:color="auto"/>
        <w:right w:val="none" w:sz="0" w:space="0" w:color="auto"/>
      </w:divBdr>
    </w:div>
    <w:div w:id="1012759442">
      <w:marLeft w:val="640"/>
      <w:marRight w:val="0"/>
      <w:marTop w:val="0"/>
      <w:marBottom w:val="0"/>
      <w:divBdr>
        <w:top w:val="none" w:sz="0" w:space="0" w:color="auto"/>
        <w:left w:val="none" w:sz="0" w:space="0" w:color="auto"/>
        <w:bottom w:val="none" w:sz="0" w:space="0" w:color="auto"/>
        <w:right w:val="none" w:sz="0" w:space="0" w:color="auto"/>
      </w:divBdr>
    </w:div>
    <w:div w:id="1012879624">
      <w:marLeft w:val="640"/>
      <w:marRight w:val="0"/>
      <w:marTop w:val="0"/>
      <w:marBottom w:val="0"/>
      <w:divBdr>
        <w:top w:val="none" w:sz="0" w:space="0" w:color="auto"/>
        <w:left w:val="none" w:sz="0" w:space="0" w:color="auto"/>
        <w:bottom w:val="none" w:sz="0" w:space="0" w:color="auto"/>
        <w:right w:val="none" w:sz="0" w:space="0" w:color="auto"/>
      </w:divBdr>
    </w:div>
    <w:div w:id="1012880250">
      <w:marLeft w:val="640"/>
      <w:marRight w:val="0"/>
      <w:marTop w:val="0"/>
      <w:marBottom w:val="0"/>
      <w:divBdr>
        <w:top w:val="none" w:sz="0" w:space="0" w:color="auto"/>
        <w:left w:val="none" w:sz="0" w:space="0" w:color="auto"/>
        <w:bottom w:val="none" w:sz="0" w:space="0" w:color="auto"/>
        <w:right w:val="none" w:sz="0" w:space="0" w:color="auto"/>
      </w:divBdr>
    </w:div>
    <w:div w:id="1012950211">
      <w:marLeft w:val="640"/>
      <w:marRight w:val="0"/>
      <w:marTop w:val="0"/>
      <w:marBottom w:val="0"/>
      <w:divBdr>
        <w:top w:val="none" w:sz="0" w:space="0" w:color="auto"/>
        <w:left w:val="none" w:sz="0" w:space="0" w:color="auto"/>
        <w:bottom w:val="none" w:sz="0" w:space="0" w:color="auto"/>
        <w:right w:val="none" w:sz="0" w:space="0" w:color="auto"/>
      </w:divBdr>
    </w:div>
    <w:div w:id="1012951863">
      <w:marLeft w:val="640"/>
      <w:marRight w:val="0"/>
      <w:marTop w:val="0"/>
      <w:marBottom w:val="0"/>
      <w:divBdr>
        <w:top w:val="none" w:sz="0" w:space="0" w:color="auto"/>
        <w:left w:val="none" w:sz="0" w:space="0" w:color="auto"/>
        <w:bottom w:val="none" w:sz="0" w:space="0" w:color="auto"/>
        <w:right w:val="none" w:sz="0" w:space="0" w:color="auto"/>
      </w:divBdr>
    </w:div>
    <w:div w:id="1012991447">
      <w:marLeft w:val="640"/>
      <w:marRight w:val="0"/>
      <w:marTop w:val="0"/>
      <w:marBottom w:val="0"/>
      <w:divBdr>
        <w:top w:val="none" w:sz="0" w:space="0" w:color="auto"/>
        <w:left w:val="none" w:sz="0" w:space="0" w:color="auto"/>
        <w:bottom w:val="none" w:sz="0" w:space="0" w:color="auto"/>
        <w:right w:val="none" w:sz="0" w:space="0" w:color="auto"/>
      </w:divBdr>
    </w:div>
    <w:div w:id="1012994956">
      <w:marLeft w:val="640"/>
      <w:marRight w:val="0"/>
      <w:marTop w:val="0"/>
      <w:marBottom w:val="0"/>
      <w:divBdr>
        <w:top w:val="none" w:sz="0" w:space="0" w:color="auto"/>
        <w:left w:val="none" w:sz="0" w:space="0" w:color="auto"/>
        <w:bottom w:val="none" w:sz="0" w:space="0" w:color="auto"/>
        <w:right w:val="none" w:sz="0" w:space="0" w:color="auto"/>
      </w:divBdr>
    </w:div>
    <w:div w:id="1012999584">
      <w:marLeft w:val="640"/>
      <w:marRight w:val="0"/>
      <w:marTop w:val="0"/>
      <w:marBottom w:val="0"/>
      <w:divBdr>
        <w:top w:val="none" w:sz="0" w:space="0" w:color="auto"/>
        <w:left w:val="none" w:sz="0" w:space="0" w:color="auto"/>
        <w:bottom w:val="none" w:sz="0" w:space="0" w:color="auto"/>
        <w:right w:val="none" w:sz="0" w:space="0" w:color="auto"/>
      </w:divBdr>
    </w:div>
    <w:div w:id="1013144774">
      <w:marLeft w:val="640"/>
      <w:marRight w:val="0"/>
      <w:marTop w:val="0"/>
      <w:marBottom w:val="0"/>
      <w:divBdr>
        <w:top w:val="none" w:sz="0" w:space="0" w:color="auto"/>
        <w:left w:val="none" w:sz="0" w:space="0" w:color="auto"/>
        <w:bottom w:val="none" w:sz="0" w:space="0" w:color="auto"/>
        <w:right w:val="none" w:sz="0" w:space="0" w:color="auto"/>
      </w:divBdr>
    </w:div>
    <w:div w:id="1013338468">
      <w:marLeft w:val="640"/>
      <w:marRight w:val="0"/>
      <w:marTop w:val="0"/>
      <w:marBottom w:val="0"/>
      <w:divBdr>
        <w:top w:val="none" w:sz="0" w:space="0" w:color="auto"/>
        <w:left w:val="none" w:sz="0" w:space="0" w:color="auto"/>
        <w:bottom w:val="none" w:sz="0" w:space="0" w:color="auto"/>
        <w:right w:val="none" w:sz="0" w:space="0" w:color="auto"/>
      </w:divBdr>
    </w:div>
    <w:div w:id="1013339910">
      <w:marLeft w:val="640"/>
      <w:marRight w:val="0"/>
      <w:marTop w:val="0"/>
      <w:marBottom w:val="0"/>
      <w:divBdr>
        <w:top w:val="none" w:sz="0" w:space="0" w:color="auto"/>
        <w:left w:val="none" w:sz="0" w:space="0" w:color="auto"/>
        <w:bottom w:val="none" w:sz="0" w:space="0" w:color="auto"/>
        <w:right w:val="none" w:sz="0" w:space="0" w:color="auto"/>
      </w:divBdr>
    </w:div>
    <w:div w:id="1013455029">
      <w:marLeft w:val="640"/>
      <w:marRight w:val="0"/>
      <w:marTop w:val="0"/>
      <w:marBottom w:val="0"/>
      <w:divBdr>
        <w:top w:val="none" w:sz="0" w:space="0" w:color="auto"/>
        <w:left w:val="none" w:sz="0" w:space="0" w:color="auto"/>
        <w:bottom w:val="none" w:sz="0" w:space="0" w:color="auto"/>
        <w:right w:val="none" w:sz="0" w:space="0" w:color="auto"/>
      </w:divBdr>
    </w:div>
    <w:div w:id="1013462203">
      <w:marLeft w:val="640"/>
      <w:marRight w:val="0"/>
      <w:marTop w:val="0"/>
      <w:marBottom w:val="0"/>
      <w:divBdr>
        <w:top w:val="none" w:sz="0" w:space="0" w:color="auto"/>
        <w:left w:val="none" w:sz="0" w:space="0" w:color="auto"/>
        <w:bottom w:val="none" w:sz="0" w:space="0" w:color="auto"/>
        <w:right w:val="none" w:sz="0" w:space="0" w:color="auto"/>
      </w:divBdr>
    </w:div>
    <w:div w:id="1013530939">
      <w:marLeft w:val="640"/>
      <w:marRight w:val="0"/>
      <w:marTop w:val="0"/>
      <w:marBottom w:val="0"/>
      <w:divBdr>
        <w:top w:val="none" w:sz="0" w:space="0" w:color="auto"/>
        <w:left w:val="none" w:sz="0" w:space="0" w:color="auto"/>
        <w:bottom w:val="none" w:sz="0" w:space="0" w:color="auto"/>
        <w:right w:val="none" w:sz="0" w:space="0" w:color="auto"/>
      </w:divBdr>
    </w:div>
    <w:div w:id="1013533860">
      <w:marLeft w:val="640"/>
      <w:marRight w:val="0"/>
      <w:marTop w:val="0"/>
      <w:marBottom w:val="0"/>
      <w:divBdr>
        <w:top w:val="none" w:sz="0" w:space="0" w:color="auto"/>
        <w:left w:val="none" w:sz="0" w:space="0" w:color="auto"/>
        <w:bottom w:val="none" w:sz="0" w:space="0" w:color="auto"/>
        <w:right w:val="none" w:sz="0" w:space="0" w:color="auto"/>
      </w:divBdr>
    </w:div>
    <w:div w:id="1013611022">
      <w:marLeft w:val="640"/>
      <w:marRight w:val="0"/>
      <w:marTop w:val="0"/>
      <w:marBottom w:val="0"/>
      <w:divBdr>
        <w:top w:val="none" w:sz="0" w:space="0" w:color="auto"/>
        <w:left w:val="none" w:sz="0" w:space="0" w:color="auto"/>
        <w:bottom w:val="none" w:sz="0" w:space="0" w:color="auto"/>
        <w:right w:val="none" w:sz="0" w:space="0" w:color="auto"/>
      </w:divBdr>
    </w:div>
    <w:div w:id="1013655093">
      <w:marLeft w:val="640"/>
      <w:marRight w:val="0"/>
      <w:marTop w:val="0"/>
      <w:marBottom w:val="0"/>
      <w:divBdr>
        <w:top w:val="none" w:sz="0" w:space="0" w:color="auto"/>
        <w:left w:val="none" w:sz="0" w:space="0" w:color="auto"/>
        <w:bottom w:val="none" w:sz="0" w:space="0" w:color="auto"/>
        <w:right w:val="none" w:sz="0" w:space="0" w:color="auto"/>
      </w:divBdr>
    </w:div>
    <w:div w:id="1013722121">
      <w:marLeft w:val="640"/>
      <w:marRight w:val="0"/>
      <w:marTop w:val="0"/>
      <w:marBottom w:val="0"/>
      <w:divBdr>
        <w:top w:val="none" w:sz="0" w:space="0" w:color="auto"/>
        <w:left w:val="none" w:sz="0" w:space="0" w:color="auto"/>
        <w:bottom w:val="none" w:sz="0" w:space="0" w:color="auto"/>
        <w:right w:val="none" w:sz="0" w:space="0" w:color="auto"/>
      </w:divBdr>
    </w:div>
    <w:div w:id="1013727472">
      <w:marLeft w:val="640"/>
      <w:marRight w:val="0"/>
      <w:marTop w:val="0"/>
      <w:marBottom w:val="0"/>
      <w:divBdr>
        <w:top w:val="none" w:sz="0" w:space="0" w:color="auto"/>
        <w:left w:val="none" w:sz="0" w:space="0" w:color="auto"/>
        <w:bottom w:val="none" w:sz="0" w:space="0" w:color="auto"/>
        <w:right w:val="none" w:sz="0" w:space="0" w:color="auto"/>
      </w:divBdr>
    </w:div>
    <w:div w:id="1013727473">
      <w:marLeft w:val="640"/>
      <w:marRight w:val="0"/>
      <w:marTop w:val="0"/>
      <w:marBottom w:val="0"/>
      <w:divBdr>
        <w:top w:val="none" w:sz="0" w:space="0" w:color="auto"/>
        <w:left w:val="none" w:sz="0" w:space="0" w:color="auto"/>
        <w:bottom w:val="none" w:sz="0" w:space="0" w:color="auto"/>
        <w:right w:val="none" w:sz="0" w:space="0" w:color="auto"/>
      </w:divBdr>
    </w:div>
    <w:div w:id="1013843744">
      <w:marLeft w:val="640"/>
      <w:marRight w:val="0"/>
      <w:marTop w:val="0"/>
      <w:marBottom w:val="0"/>
      <w:divBdr>
        <w:top w:val="none" w:sz="0" w:space="0" w:color="auto"/>
        <w:left w:val="none" w:sz="0" w:space="0" w:color="auto"/>
        <w:bottom w:val="none" w:sz="0" w:space="0" w:color="auto"/>
        <w:right w:val="none" w:sz="0" w:space="0" w:color="auto"/>
      </w:divBdr>
    </w:div>
    <w:div w:id="1013872473">
      <w:marLeft w:val="640"/>
      <w:marRight w:val="0"/>
      <w:marTop w:val="0"/>
      <w:marBottom w:val="0"/>
      <w:divBdr>
        <w:top w:val="none" w:sz="0" w:space="0" w:color="auto"/>
        <w:left w:val="none" w:sz="0" w:space="0" w:color="auto"/>
        <w:bottom w:val="none" w:sz="0" w:space="0" w:color="auto"/>
        <w:right w:val="none" w:sz="0" w:space="0" w:color="auto"/>
      </w:divBdr>
    </w:div>
    <w:div w:id="1013920145">
      <w:marLeft w:val="640"/>
      <w:marRight w:val="0"/>
      <w:marTop w:val="0"/>
      <w:marBottom w:val="0"/>
      <w:divBdr>
        <w:top w:val="none" w:sz="0" w:space="0" w:color="auto"/>
        <w:left w:val="none" w:sz="0" w:space="0" w:color="auto"/>
        <w:bottom w:val="none" w:sz="0" w:space="0" w:color="auto"/>
        <w:right w:val="none" w:sz="0" w:space="0" w:color="auto"/>
      </w:divBdr>
    </w:div>
    <w:div w:id="1013923165">
      <w:marLeft w:val="640"/>
      <w:marRight w:val="0"/>
      <w:marTop w:val="0"/>
      <w:marBottom w:val="0"/>
      <w:divBdr>
        <w:top w:val="none" w:sz="0" w:space="0" w:color="auto"/>
        <w:left w:val="none" w:sz="0" w:space="0" w:color="auto"/>
        <w:bottom w:val="none" w:sz="0" w:space="0" w:color="auto"/>
        <w:right w:val="none" w:sz="0" w:space="0" w:color="auto"/>
      </w:divBdr>
    </w:div>
    <w:div w:id="1014109238">
      <w:marLeft w:val="640"/>
      <w:marRight w:val="0"/>
      <w:marTop w:val="0"/>
      <w:marBottom w:val="0"/>
      <w:divBdr>
        <w:top w:val="none" w:sz="0" w:space="0" w:color="auto"/>
        <w:left w:val="none" w:sz="0" w:space="0" w:color="auto"/>
        <w:bottom w:val="none" w:sz="0" w:space="0" w:color="auto"/>
        <w:right w:val="none" w:sz="0" w:space="0" w:color="auto"/>
      </w:divBdr>
    </w:div>
    <w:div w:id="1014110313">
      <w:marLeft w:val="640"/>
      <w:marRight w:val="0"/>
      <w:marTop w:val="0"/>
      <w:marBottom w:val="0"/>
      <w:divBdr>
        <w:top w:val="none" w:sz="0" w:space="0" w:color="auto"/>
        <w:left w:val="none" w:sz="0" w:space="0" w:color="auto"/>
        <w:bottom w:val="none" w:sz="0" w:space="0" w:color="auto"/>
        <w:right w:val="none" w:sz="0" w:space="0" w:color="auto"/>
      </w:divBdr>
    </w:div>
    <w:div w:id="1014111551">
      <w:marLeft w:val="640"/>
      <w:marRight w:val="0"/>
      <w:marTop w:val="0"/>
      <w:marBottom w:val="0"/>
      <w:divBdr>
        <w:top w:val="none" w:sz="0" w:space="0" w:color="auto"/>
        <w:left w:val="none" w:sz="0" w:space="0" w:color="auto"/>
        <w:bottom w:val="none" w:sz="0" w:space="0" w:color="auto"/>
        <w:right w:val="none" w:sz="0" w:space="0" w:color="auto"/>
      </w:divBdr>
    </w:div>
    <w:div w:id="1014305346">
      <w:marLeft w:val="640"/>
      <w:marRight w:val="0"/>
      <w:marTop w:val="0"/>
      <w:marBottom w:val="0"/>
      <w:divBdr>
        <w:top w:val="none" w:sz="0" w:space="0" w:color="auto"/>
        <w:left w:val="none" w:sz="0" w:space="0" w:color="auto"/>
        <w:bottom w:val="none" w:sz="0" w:space="0" w:color="auto"/>
        <w:right w:val="none" w:sz="0" w:space="0" w:color="auto"/>
      </w:divBdr>
    </w:div>
    <w:div w:id="1014306155">
      <w:marLeft w:val="640"/>
      <w:marRight w:val="0"/>
      <w:marTop w:val="0"/>
      <w:marBottom w:val="0"/>
      <w:divBdr>
        <w:top w:val="none" w:sz="0" w:space="0" w:color="auto"/>
        <w:left w:val="none" w:sz="0" w:space="0" w:color="auto"/>
        <w:bottom w:val="none" w:sz="0" w:space="0" w:color="auto"/>
        <w:right w:val="none" w:sz="0" w:space="0" w:color="auto"/>
      </w:divBdr>
    </w:div>
    <w:div w:id="1014309156">
      <w:marLeft w:val="640"/>
      <w:marRight w:val="0"/>
      <w:marTop w:val="0"/>
      <w:marBottom w:val="0"/>
      <w:divBdr>
        <w:top w:val="none" w:sz="0" w:space="0" w:color="auto"/>
        <w:left w:val="none" w:sz="0" w:space="0" w:color="auto"/>
        <w:bottom w:val="none" w:sz="0" w:space="0" w:color="auto"/>
        <w:right w:val="none" w:sz="0" w:space="0" w:color="auto"/>
      </w:divBdr>
    </w:div>
    <w:div w:id="1014460371">
      <w:marLeft w:val="640"/>
      <w:marRight w:val="0"/>
      <w:marTop w:val="0"/>
      <w:marBottom w:val="0"/>
      <w:divBdr>
        <w:top w:val="none" w:sz="0" w:space="0" w:color="auto"/>
        <w:left w:val="none" w:sz="0" w:space="0" w:color="auto"/>
        <w:bottom w:val="none" w:sz="0" w:space="0" w:color="auto"/>
        <w:right w:val="none" w:sz="0" w:space="0" w:color="auto"/>
      </w:divBdr>
    </w:div>
    <w:div w:id="1014501156">
      <w:marLeft w:val="640"/>
      <w:marRight w:val="0"/>
      <w:marTop w:val="0"/>
      <w:marBottom w:val="0"/>
      <w:divBdr>
        <w:top w:val="none" w:sz="0" w:space="0" w:color="auto"/>
        <w:left w:val="none" w:sz="0" w:space="0" w:color="auto"/>
        <w:bottom w:val="none" w:sz="0" w:space="0" w:color="auto"/>
        <w:right w:val="none" w:sz="0" w:space="0" w:color="auto"/>
      </w:divBdr>
    </w:div>
    <w:div w:id="1014571679">
      <w:marLeft w:val="640"/>
      <w:marRight w:val="0"/>
      <w:marTop w:val="0"/>
      <w:marBottom w:val="0"/>
      <w:divBdr>
        <w:top w:val="none" w:sz="0" w:space="0" w:color="auto"/>
        <w:left w:val="none" w:sz="0" w:space="0" w:color="auto"/>
        <w:bottom w:val="none" w:sz="0" w:space="0" w:color="auto"/>
        <w:right w:val="none" w:sz="0" w:space="0" w:color="auto"/>
      </w:divBdr>
    </w:div>
    <w:div w:id="1014572939">
      <w:marLeft w:val="640"/>
      <w:marRight w:val="0"/>
      <w:marTop w:val="0"/>
      <w:marBottom w:val="0"/>
      <w:divBdr>
        <w:top w:val="none" w:sz="0" w:space="0" w:color="auto"/>
        <w:left w:val="none" w:sz="0" w:space="0" w:color="auto"/>
        <w:bottom w:val="none" w:sz="0" w:space="0" w:color="auto"/>
        <w:right w:val="none" w:sz="0" w:space="0" w:color="auto"/>
      </w:divBdr>
    </w:div>
    <w:div w:id="1014573340">
      <w:marLeft w:val="640"/>
      <w:marRight w:val="0"/>
      <w:marTop w:val="0"/>
      <w:marBottom w:val="0"/>
      <w:divBdr>
        <w:top w:val="none" w:sz="0" w:space="0" w:color="auto"/>
        <w:left w:val="none" w:sz="0" w:space="0" w:color="auto"/>
        <w:bottom w:val="none" w:sz="0" w:space="0" w:color="auto"/>
        <w:right w:val="none" w:sz="0" w:space="0" w:color="auto"/>
      </w:divBdr>
    </w:div>
    <w:div w:id="1014573928">
      <w:marLeft w:val="640"/>
      <w:marRight w:val="0"/>
      <w:marTop w:val="0"/>
      <w:marBottom w:val="0"/>
      <w:divBdr>
        <w:top w:val="none" w:sz="0" w:space="0" w:color="auto"/>
        <w:left w:val="none" w:sz="0" w:space="0" w:color="auto"/>
        <w:bottom w:val="none" w:sz="0" w:space="0" w:color="auto"/>
        <w:right w:val="none" w:sz="0" w:space="0" w:color="auto"/>
      </w:divBdr>
    </w:div>
    <w:div w:id="1014578353">
      <w:marLeft w:val="640"/>
      <w:marRight w:val="0"/>
      <w:marTop w:val="0"/>
      <w:marBottom w:val="0"/>
      <w:divBdr>
        <w:top w:val="none" w:sz="0" w:space="0" w:color="auto"/>
        <w:left w:val="none" w:sz="0" w:space="0" w:color="auto"/>
        <w:bottom w:val="none" w:sz="0" w:space="0" w:color="auto"/>
        <w:right w:val="none" w:sz="0" w:space="0" w:color="auto"/>
      </w:divBdr>
    </w:div>
    <w:div w:id="1014649267">
      <w:marLeft w:val="640"/>
      <w:marRight w:val="0"/>
      <w:marTop w:val="0"/>
      <w:marBottom w:val="0"/>
      <w:divBdr>
        <w:top w:val="none" w:sz="0" w:space="0" w:color="auto"/>
        <w:left w:val="none" w:sz="0" w:space="0" w:color="auto"/>
        <w:bottom w:val="none" w:sz="0" w:space="0" w:color="auto"/>
        <w:right w:val="none" w:sz="0" w:space="0" w:color="auto"/>
      </w:divBdr>
    </w:div>
    <w:div w:id="1014722502">
      <w:marLeft w:val="640"/>
      <w:marRight w:val="0"/>
      <w:marTop w:val="0"/>
      <w:marBottom w:val="0"/>
      <w:divBdr>
        <w:top w:val="none" w:sz="0" w:space="0" w:color="auto"/>
        <w:left w:val="none" w:sz="0" w:space="0" w:color="auto"/>
        <w:bottom w:val="none" w:sz="0" w:space="0" w:color="auto"/>
        <w:right w:val="none" w:sz="0" w:space="0" w:color="auto"/>
      </w:divBdr>
    </w:div>
    <w:div w:id="1014725346">
      <w:marLeft w:val="640"/>
      <w:marRight w:val="0"/>
      <w:marTop w:val="0"/>
      <w:marBottom w:val="0"/>
      <w:divBdr>
        <w:top w:val="none" w:sz="0" w:space="0" w:color="auto"/>
        <w:left w:val="none" w:sz="0" w:space="0" w:color="auto"/>
        <w:bottom w:val="none" w:sz="0" w:space="0" w:color="auto"/>
        <w:right w:val="none" w:sz="0" w:space="0" w:color="auto"/>
      </w:divBdr>
    </w:div>
    <w:div w:id="1014771882">
      <w:marLeft w:val="640"/>
      <w:marRight w:val="0"/>
      <w:marTop w:val="0"/>
      <w:marBottom w:val="0"/>
      <w:divBdr>
        <w:top w:val="none" w:sz="0" w:space="0" w:color="auto"/>
        <w:left w:val="none" w:sz="0" w:space="0" w:color="auto"/>
        <w:bottom w:val="none" w:sz="0" w:space="0" w:color="auto"/>
        <w:right w:val="none" w:sz="0" w:space="0" w:color="auto"/>
      </w:divBdr>
    </w:div>
    <w:div w:id="1014846487">
      <w:marLeft w:val="640"/>
      <w:marRight w:val="0"/>
      <w:marTop w:val="0"/>
      <w:marBottom w:val="0"/>
      <w:divBdr>
        <w:top w:val="none" w:sz="0" w:space="0" w:color="auto"/>
        <w:left w:val="none" w:sz="0" w:space="0" w:color="auto"/>
        <w:bottom w:val="none" w:sz="0" w:space="0" w:color="auto"/>
        <w:right w:val="none" w:sz="0" w:space="0" w:color="auto"/>
      </w:divBdr>
    </w:div>
    <w:div w:id="1014915261">
      <w:marLeft w:val="640"/>
      <w:marRight w:val="0"/>
      <w:marTop w:val="0"/>
      <w:marBottom w:val="0"/>
      <w:divBdr>
        <w:top w:val="none" w:sz="0" w:space="0" w:color="auto"/>
        <w:left w:val="none" w:sz="0" w:space="0" w:color="auto"/>
        <w:bottom w:val="none" w:sz="0" w:space="0" w:color="auto"/>
        <w:right w:val="none" w:sz="0" w:space="0" w:color="auto"/>
      </w:divBdr>
    </w:div>
    <w:div w:id="1014921952">
      <w:marLeft w:val="640"/>
      <w:marRight w:val="0"/>
      <w:marTop w:val="0"/>
      <w:marBottom w:val="0"/>
      <w:divBdr>
        <w:top w:val="none" w:sz="0" w:space="0" w:color="auto"/>
        <w:left w:val="none" w:sz="0" w:space="0" w:color="auto"/>
        <w:bottom w:val="none" w:sz="0" w:space="0" w:color="auto"/>
        <w:right w:val="none" w:sz="0" w:space="0" w:color="auto"/>
      </w:divBdr>
    </w:div>
    <w:div w:id="1015034359">
      <w:marLeft w:val="640"/>
      <w:marRight w:val="0"/>
      <w:marTop w:val="0"/>
      <w:marBottom w:val="0"/>
      <w:divBdr>
        <w:top w:val="none" w:sz="0" w:space="0" w:color="auto"/>
        <w:left w:val="none" w:sz="0" w:space="0" w:color="auto"/>
        <w:bottom w:val="none" w:sz="0" w:space="0" w:color="auto"/>
        <w:right w:val="none" w:sz="0" w:space="0" w:color="auto"/>
      </w:divBdr>
    </w:div>
    <w:div w:id="1015109015">
      <w:marLeft w:val="640"/>
      <w:marRight w:val="0"/>
      <w:marTop w:val="0"/>
      <w:marBottom w:val="0"/>
      <w:divBdr>
        <w:top w:val="none" w:sz="0" w:space="0" w:color="auto"/>
        <w:left w:val="none" w:sz="0" w:space="0" w:color="auto"/>
        <w:bottom w:val="none" w:sz="0" w:space="0" w:color="auto"/>
        <w:right w:val="none" w:sz="0" w:space="0" w:color="auto"/>
      </w:divBdr>
    </w:div>
    <w:div w:id="1015158031">
      <w:marLeft w:val="640"/>
      <w:marRight w:val="0"/>
      <w:marTop w:val="0"/>
      <w:marBottom w:val="0"/>
      <w:divBdr>
        <w:top w:val="none" w:sz="0" w:space="0" w:color="auto"/>
        <w:left w:val="none" w:sz="0" w:space="0" w:color="auto"/>
        <w:bottom w:val="none" w:sz="0" w:space="0" w:color="auto"/>
        <w:right w:val="none" w:sz="0" w:space="0" w:color="auto"/>
      </w:divBdr>
    </w:div>
    <w:div w:id="1015158365">
      <w:marLeft w:val="640"/>
      <w:marRight w:val="0"/>
      <w:marTop w:val="0"/>
      <w:marBottom w:val="0"/>
      <w:divBdr>
        <w:top w:val="none" w:sz="0" w:space="0" w:color="auto"/>
        <w:left w:val="none" w:sz="0" w:space="0" w:color="auto"/>
        <w:bottom w:val="none" w:sz="0" w:space="0" w:color="auto"/>
        <w:right w:val="none" w:sz="0" w:space="0" w:color="auto"/>
      </w:divBdr>
    </w:div>
    <w:div w:id="1015375775">
      <w:marLeft w:val="640"/>
      <w:marRight w:val="0"/>
      <w:marTop w:val="0"/>
      <w:marBottom w:val="0"/>
      <w:divBdr>
        <w:top w:val="none" w:sz="0" w:space="0" w:color="auto"/>
        <w:left w:val="none" w:sz="0" w:space="0" w:color="auto"/>
        <w:bottom w:val="none" w:sz="0" w:space="0" w:color="auto"/>
        <w:right w:val="none" w:sz="0" w:space="0" w:color="auto"/>
      </w:divBdr>
    </w:div>
    <w:div w:id="1015379921">
      <w:marLeft w:val="640"/>
      <w:marRight w:val="0"/>
      <w:marTop w:val="0"/>
      <w:marBottom w:val="0"/>
      <w:divBdr>
        <w:top w:val="none" w:sz="0" w:space="0" w:color="auto"/>
        <w:left w:val="none" w:sz="0" w:space="0" w:color="auto"/>
        <w:bottom w:val="none" w:sz="0" w:space="0" w:color="auto"/>
        <w:right w:val="none" w:sz="0" w:space="0" w:color="auto"/>
      </w:divBdr>
    </w:div>
    <w:div w:id="1015427655">
      <w:marLeft w:val="640"/>
      <w:marRight w:val="0"/>
      <w:marTop w:val="0"/>
      <w:marBottom w:val="0"/>
      <w:divBdr>
        <w:top w:val="none" w:sz="0" w:space="0" w:color="auto"/>
        <w:left w:val="none" w:sz="0" w:space="0" w:color="auto"/>
        <w:bottom w:val="none" w:sz="0" w:space="0" w:color="auto"/>
        <w:right w:val="none" w:sz="0" w:space="0" w:color="auto"/>
      </w:divBdr>
    </w:div>
    <w:div w:id="1015493904">
      <w:marLeft w:val="640"/>
      <w:marRight w:val="0"/>
      <w:marTop w:val="0"/>
      <w:marBottom w:val="0"/>
      <w:divBdr>
        <w:top w:val="none" w:sz="0" w:space="0" w:color="auto"/>
        <w:left w:val="none" w:sz="0" w:space="0" w:color="auto"/>
        <w:bottom w:val="none" w:sz="0" w:space="0" w:color="auto"/>
        <w:right w:val="none" w:sz="0" w:space="0" w:color="auto"/>
      </w:divBdr>
    </w:div>
    <w:div w:id="1015695359">
      <w:marLeft w:val="640"/>
      <w:marRight w:val="0"/>
      <w:marTop w:val="0"/>
      <w:marBottom w:val="0"/>
      <w:divBdr>
        <w:top w:val="none" w:sz="0" w:space="0" w:color="auto"/>
        <w:left w:val="none" w:sz="0" w:space="0" w:color="auto"/>
        <w:bottom w:val="none" w:sz="0" w:space="0" w:color="auto"/>
        <w:right w:val="none" w:sz="0" w:space="0" w:color="auto"/>
      </w:divBdr>
    </w:div>
    <w:div w:id="1015766334">
      <w:marLeft w:val="640"/>
      <w:marRight w:val="0"/>
      <w:marTop w:val="0"/>
      <w:marBottom w:val="0"/>
      <w:divBdr>
        <w:top w:val="none" w:sz="0" w:space="0" w:color="auto"/>
        <w:left w:val="none" w:sz="0" w:space="0" w:color="auto"/>
        <w:bottom w:val="none" w:sz="0" w:space="0" w:color="auto"/>
        <w:right w:val="none" w:sz="0" w:space="0" w:color="auto"/>
      </w:divBdr>
    </w:div>
    <w:div w:id="1015766489">
      <w:marLeft w:val="640"/>
      <w:marRight w:val="0"/>
      <w:marTop w:val="0"/>
      <w:marBottom w:val="0"/>
      <w:divBdr>
        <w:top w:val="none" w:sz="0" w:space="0" w:color="auto"/>
        <w:left w:val="none" w:sz="0" w:space="0" w:color="auto"/>
        <w:bottom w:val="none" w:sz="0" w:space="0" w:color="auto"/>
        <w:right w:val="none" w:sz="0" w:space="0" w:color="auto"/>
      </w:divBdr>
    </w:div>
    <w:div w:id="1015812025">
      <w:marLeft w:val="640"/>
      <w:marRight w:val="0"/>
      <w:marTop w:val="0"/>
      <w:marBottom w:val="0"/>
      <w:divBdr>
        <w:top w:val="none" w:sz="0" w:space="0" w:color="auto"/>
        <w:left w:val="none" w:sz="0" w:space="0" w:color="auto"/>
        <w:bottom w:val="none" w:sz="0" w:space="0" w:color="auto"/>
        <w:right w:val="none" w:sz="0" w:space="0" w:color="auto"/>
      </w:divBdr>
    </w:div>
    <w:div w:id="1015840177">
      <w:marLeft w:val="640"/>
      <w:marRight w:val="0"/>
      <w:marTop w:val="0"/>
      <w:marBottom w:val="0"/>
      <w:divBdr>
        <w:top w:val="none" w:sz="0" w:space="0" w:color="auto"/>
        <w:left w:val="none" w:sz="0" w:space="0" w:color="auto"/>
        <w:bottom w:val="none" w:sz="0" w:space="0" w:color="auto"/>
        <w:right w:val="none" w:sz="0" w:space="0" w:color="auto"/>
      </w:divBdr>
    </w:div>
    <w:div w:id="1016006959">
      <w:marLeft w:val="640"/>
      <w:marRight w:val="0"/>
      <w:marTop w:val="0"/>
      <w:marBottom w:val="0"/>
      <w:divBdr>
        <w:top w:val="none" w:sz="0" w:space="0" w:color="auto"/>
        <w:left w:val="none" w:sz="0" w:space="0" w:color="auto"/>
        <w:bottom w:val="none" w:sz="0" w:space="0" w:color="auto"/>
        <w:right w:val="none" w:sz="0" w:space="0" w:color="auto"/>
      </w:divBdr>
    </w:div>
    <w:div w:id="1016033987">
      <w:marLeft w:val="640"/>
      <w:marRight w:val="0"/>
      <w:marTop w:val="0"/>
      <w:marBottom w:val="0"/>
      <w:divBdr>
        <w:top w:val="none" w:sz="0" w:space="0" w:color="auto"/>
        <w:left w:val="none" w:sz="0" w:space="0" w:color="auto"/>
        <w:bottom w:val="none" w:sz="0" w:space="0" w:color="auto"/>
        <w:right w:val="none" w:sz="0" w:space="0" w:color="auto"/>
      </w:divBdr>
    </w:div>
    <w:div w:id="1016149361">
      <w:marLeft w:val="640"/>
      <w:marRight w:val="0"/>
      <w:marTop w:val="0"/>
      <w:marBottom w:val="0"/>
      <w:divBdr>
        <w:top w:val="none" w:sz="0" w:space="0" w:color="auto"/>
        <w:left w:val="none" w:sz="0" w:space="0" w:color="auto"/>
        <w:bottom w:val="none" w:sz="0" w:space="0" w:color="auto"/>
        <w:right w:val="none" w:sz="0" w:space="0" w:color="auto"/>
      </w:divBdr>
    </w:div>
    <w:div w:id="1016231692">
      <w:marLeft w:val="640"/>
      <w:marRight w:val="0"/>
      <w:marTop w:val="0"/>
      <w:marBottom w:val="0"/>
      <w:divBdr>
        <w:top w:val="none" w:sz="0" w:space="0" w:color="auto"/>
        <w:left w:val="none" w:sz="0" w:space="0" w:color="auto"/>
        <w:bottom w:val="none" w:sz="0" w:space="0" w:color="auto"/>
        <w:right w:val="none" w:sz="0" w:space="0" w:color="auto"/>
      </w:divBdr>
    </w:div>
    <w:div w:id="1016274738">
      <w:marLeft w:val="640"/>
      <w:marRight w:val="0"/>
      <w:marTop w:val="0"/>
      <w:marBottom w:val="0"/>
      <w:divBdr>
        <w:top w:val="none" w:sz="0" w:space="0" w:color="auto"/>
        <w:left w:val="none" w:sz="0" w:space="0" w:color="auto"/>
        <w:bottom w:val="none" w:sz="0" w:space="0" w:color="auto"/>
        <w:right w:val="none" w:sz="0" w:space="0" w:color="auto"/>
      </w:divBdr>
    </w:div>
    <w:div w:id="1016275027">
      <w:marLeft w:val="640"/>
      <w:marRight w:val="0"/>
      <w:marTop w:val="0"/>
      <w:marBottom w:val="0"/>
      <w:divBdr>
        <w:top w:val="none" w:sz="0" w:space="0" w:color="auto"/>
        <w:left w:val="none" w:sz="0" w:space="0" w:color="auto"/>
        <w:bottom w:val="none" w:sz="0" w:space="0" w:color="auto"/>
        <w:right w:val="none" w:sz="0" w:space="0" w:color="auto"/>
      </w:divBdr>
    </w:div>
    <w:div w:id="1016344897">
      <w:marLeft w:val="640"/>
      <w:marRight w:val="0"/>
      <w:marTop w:val="0"/>
      <w:marBottom w:val="0"/>
      <w:divBdr>
        <w:top w:val="none" w:sz="0" w:space="0" w:color="auto"/>
        <w:left w:val="none" w:sz="0" w:space="0" w:color="auto"/>
        <w:bottom w:val="none" w:sz="0" w:space="0" w:color="auto"/>
        <w:right w:val="none" w:sz="0" w:space="0" w:color="auto"/>
      </w:divBdr>
    </w:div>
    <w:div w:id="1016347285">
      <w:marLeft w:val="640"/>
      <w:marRight w:val="0"/>
      <w:marTop w:val="0"/>
      <w:marBottom w:val="0"/>
      <w:divBdr>
        <w:top w:val="none" w:sz="0" w:space="0" w:color="auto"/>
        <w:left w:val="none" w:sz="0" w:space="0" w:color="auto"/>
        <w:bottom w:val="none" w:sz="0" w:space="0" w:color="auto"/>
        <w:right w:val="none" w:sz="0" w:space="0" w:color="auto"/>
      </w:divBdr>
    </w:div>
    <w:div w:id="1016348712">
      <w:marLeft w:val="640"/>
      <w:marRight w:val="0"/>
      <w:marTop w:val="0"/>
      <w:marBottom w:val="0"/>
      <w:divBdr>
        <w:top w:val="none" w:sz="0" w:space="0" w:color="auto"/>
        <w:left w:val="none" w:sz="0" w:space="0" w:color="auto"/>
        <w:bottom w:val="none" w:sz="0" w:space="0" w:color="auto"/>
        <w:right w:val="none" w:sz="0" w:space="0" w:color="auto"/>
      </w:divBdr>
    </w:div>
    <w:div w:id="1016463954">
      <w:marLeft w:val="640"/>
      <w:marRight w:val="0"/>
      <w:marTop w:val="0"/>
      <w:marBottom w:val="0"/>
      <w:divBdr>
        <w:top w:val="none" w:sz="0" w:space="0" w:color="auto"/>
        <w:left w:val="none" w:sz="0" w:space="0" w:color="auto"/>
        <w:bottom w:val="none" w:sz="0" w:space="0" w:color="auto"/>
        <w:right w:val="none" w:sz="0" w:space="0" w:color="auto"/>
      </w:divBdr>
    </w:div>
    <w:div w:id="1016495865">
      <w:marLeft w:val="640"/>
      <w:marRight w:val="0"/>
      <w:marTop w:val="0"/>
      <w:marBottom w:val="0"/>
      <w:divBdr>
        <w:top w:val="none" w:sz="0" w:space="0" w:color="auto"/>
        <w:left w:val="none" w:sz="0" w:space="0" w:color="auto"/>
        <w:bottom w:val="none" w:sz="0" w:space="0" w:color="auto"/>
        <w:right w:val="none" w:sz="0" w:space="0" w:color="auto"/>
      </w:divBdr>
    </w:div>
    <w:div w:id="1016545380">
      <w:marLeft w:val="640"/>
      <w:marRight w:val="0"/>
      <w:marTop w:val="0"/>
      <w:marBottom w:val="0"/>
      <w:divBdr>
        <w:top w:val="none" w:sz="0" w:space="0" w:color="auto"/>
        <w:left w:val="none" w:sz="0" w:space="0" w:color="auto"/>
        <w:bottom w:val="none" w:sz="0" w:space="0" w:color="auto"/>
        <w:right w:val="none" w:sz="0" w:space="0" w:color="auto"/>
      </w:divBdr>
    </w:div>
    <w:div w:id="1016613823">
      <w:marLeft w:val="640"/>
      <w:marRight w:val="0"/>
      <w:marTop w:val="0"/>
      <w:marBottom w:val="0"/>
      <w:divBdr>
        <w:top w:val="none" w:sz="0" w:space="0" w:color="auto"/>
        <w:left w:val="none" w:sz="0" w:space="0" w:color="auto"/>
        <w:bottom w:val="none" w:sz="0" w:space="0" w:color="auto"/>
        <w:right w:val="none" w:sz="0" w:space="0" w:color="auto"/>
      </w:divBdr>
    </w:div>
    <w:div w:id="1016614944">
      <w:marLeft w:val="640"/>
      <w:marRight w:val="0"/>
      <w:marTop w:val="0"/>
      <w:marBottom w:val="0"/>
      <w:divBdr>
        <w:top w:val="none" w:sz="0" w:space="0" w:color="auto"/>
        <w:left w:val="none" w:sz="0" w:space="0" w:color="auto"/>
        <w:bottom w:val="none" w:sz="0" w:space="0" w:color="auto"/>
        <w:right w:val="none" w:sz="0" w:space="0" w:color="auto"/>
      </w:divBdr>
    </w:div>
    <w:div w:id="1016689879">
      <w:marLeft w:val="640"/>
      <w:marRight w:val="0"/>
      <w:marTop w:val="0"/>
      <w:marBottom w:val="0"/>
      <w:divBdr>
        <w:top w:val="none" w:sz="0" w:space="0" w:color="auto"/>
        <w:left w:val="none" w:sz="0" w:space="0" w:color="auto"/>
        <w:bottom w:val="none" w:sz="0" w:space="0" w:color="auto"/>
        <w:right w:val="none" w:sz="0" w:space="0" w:color="auto"/>
      </w:divBdr>
    </w:div>
    <w:div w:id="1016732094">
      <w:marLeft w:val="640"/>
      <w:marRight w:val="0"/>
      <w:marTop w:val="0"/>
      <w:marBottom w:val="0"/>
      <w:divBdr>
        <w:top w:val="none" w:sz="0" w:space="0" w:color="auto"/>
        <w:left w:val="none" w:sz="0" w:space="0" w:color="auto"/>
        <w:bottom w:val="none" w:sz="0" w:space="0" w:color="auto"/>
        <w:right w:val="none" w:sz="0" w:space="0" w:color="auto"/>
      </w:divBdr>
    </w:div>
    <w:div w:id="1016735215">
      <w:marLeft w:val="640"/>
      <w:marRight w:val="0"/>
      <w:marTop w:val="0"/>
      <w:marBottom w:val="0"/>
      <w:divBdr>
        <w:top w:val="none" w:sz="0" w:space="0" w:color="auto"/>
        <w:left w:val="none" w:sz="0" w:space="0" w:color="auto"/>
        <w:bottom w:val="none" w:sz="0" w:space="0" w:color="auto"/>
        <w:right w:val="none" w:sz="0" w:space="0" w:color="auto"/>
      </w:divBdr>
    </w:div>
    <w:div w:id="1016809048">
      <w:marLeft w:val="640"/>
      <w:marRight w:val="0"/>
      <w:marTop w:val="0"/>
      <w:marBottom w:val="0"/>
      <w:divBdr>
        <w:top w:val="none" w:sz="0" w:space="0" w:color="auto"/>
        <w:left w:val="none" w:sz="0" w:space="0" w:color="auto"/>
        <w:bottom w:val="none" w:sz="0" w:space="0" w:color="auto"/>
        <w:right w:val="none" w:sz="0" w:space="0" w:color="auto"/>
      </w:divBdr>
    </w:div>
    <w:div w:id="1016886112">
      <w:bodyDiv w:val="1"/>
      <w:marLeft w:val="0"/>
      <w:marRight w:val="0"/>
      <w:marTop w:val="0"/>
      <w:marBottom w:val="0"/>
      <w:divBdr>
        <w:top w:val="none" w:sz="0" w:space="0" w:color="auto"/>
        <w:left w:val="none" w:sz="0" w:space="0" w:color="auto"/>
        <w:bottom w:val="none" w:sz="0" w:space="0" w:color="auto"/>
        <w:right w:val="none" w:sz="0" w:space="0" w:color="auto"/>
      </w:divBdr>
    </w:div>
    <w:div w:id="1016927084">
      <w:marLeft w:val="640"/>
      <w:marRight w:val="0"/>
      <w:marTop w:val="0"/>
      <w:marBottom w:val="0"/>
      <w:divBdr>
        <w:top w:val="none" w:sz="0" w:space="0" w:color="auto"/>
        <w:left w:val="none" w:sz="0" w:space="0" w:color="auto"/>
        <w:bottom w:val="none" w:sz="0" w:space="0" w:color="auto"/>
        <w:right w:val="none" w:sz="0" w:space="0" w:color="auto"/>
      </w:divBdr>
    </w:div>
    <w:div w:id="1016929850">
      <w:marLeft w:val="640"/>
      <w:marRight w:val="0"/>
      <w:marTop w:val="0"/>
      <w:marBottom w:val="0"/>
      <w:divBdr>
        <w:top w:val="none" w:sz="0" w:space="0" w:color="auto"/>
        <w:left w:val="none" w:sz="0" w:space="0" w:color="auto"/>
        <w:bottom w:val="none" w:sz="0" w:space="0" w:color="auto"/>
        <w:right w:val="none" w:sz="0" w:space="0" w:color="auto"/>
      </w:divBdr>
    </w:div>
    <w:div w:id="1017072963">
      <w:marLeft w:val="640"/>
      <w:marRight w:val="0"/>
      <w:marTop w:val="0"/>
      <w:marBottom w:val="0"/>
      <w:divBdr>
        <w:top w:val="none" w:sz="0" w:space="0" w:color="auto"/>
        <w:left w:val="none" w:sz="0" w:space="0" w:color="auto"/>
        <w:bottom w:val="none" w:sz="0" w:space="0" w:color="auto"/>
        <w:right w:val="none" w:sz="0" w:space="0" w:color="auto"/>
      </w:divBdr>
    </w:div>
    <w:div w:id="1017074830">
      <w:marLeft w:val="640"/>
      <w:marRight w:val="0"/>
      <w:marTop w:val="0"/>
      <w:marBottom w:val="0"/>
      <w:divBdr>
        <w:top w:val="none" w:sz="0" w:space="0" w:color="auto"/>
        <w:left w:val="none" w:sz="0" w:space="0" w:color="auto"/>
        <w:bottom w:val="none" w:sz="0" w:space="0" w:color="auto"/>
        <w:right w:val="none" w:sz="0" w:space="0" w:color="auto"/>
      </w:divBdr>
    </w:div>
    <w:div w:id="1017075867">
      <w:marLeft w:val="640"/>
      <w:marRight w:val="0"/>
      <w:marTop w:val="0"/>
      <w:marBottom w:val="0"/>
      <w:divBdr>
        <w:top w:val="none" w:sz="0" w:space="0" w:color="auto"/>
        <w:left w:val="none" w:sz="0" w:space="0" w:color="auto"/>
        <w:bottom w:val="none" w:sz="0" w:space="0" w:color="auto"/>
        <w:right w:val="none" w:sz="0" w:space="0" w:color="auto"/>
      </w:divBdr>
    </w:div>
    <w:div w:id="1017078740">
      <w:marLeft w:val="640"/>
      <w:marRight w:val="0"/>
      <w:marTop w:val="0"/>
      <w:marBottom w:val="0"/>
      <w:divBdr>
        <w:top w:val="none" w:sz="0" w:space="0" w:color="auto"/>
        <w:left w:val="none" w:sz="0" w:space="0" w:color="auto"/>
        <w:bottom w:val="none" w:sz="0" w:space="0" w:color="auto"/>
        <w:right w:val="none" w:sz="0" w:space="0" w:color="auto"/>
      </w:divBdr>
    </w:div>
    <w:div w:id="1017080215">
      <w:marLeft w:val="640"/>
      <w:marRight w:val="0"/>
      <w:marTop w:val="0"/>
      <w:marBottom w:val="0"/>
      <w:divBdr>
        <w:top w:val="none" w:sz="0" w:space="0" w:color="auto"/>
        <w:left w:val="none" w:sz="0" w:space="0" w:color="auto"/>
        <w:bottom w:val="none" w:sz="0" w:space="0" w:color="auto"/>
        <w:right w:val="none" w:sz="0" w:space="0" w:color="auto"/>
      </w:divBdr>
    </w:div>
    <w:div w:id="1017268115">
      <w:marLeft w:val="640"/>
      <w:marRight w:val="0"/>
      <w:marTop w:val="0"/>
      <w:marBottom w:val="0"/>
      <w:divBdr>
        <w:top w:val="none" w:sz="0" w:space="0" w:color="auto"/>
        <w:left w:val="none" w:sz="0" w:space="0" w:color="auto"/>
        <w:bottom w:val="none" w:sz="0" w:space="0" w:color="auto"/>
        <w:right w:val="none" w:sz="0" w:space="0" w:color="auto"/>
      </w:divBdr>
    </w:div>
    <w:div w:id="1017316253">
      <w:marLeft w:val="640"/>
      <w:marRight w:val="0"/>
      <w:marTop w:val="0"/>
      <w:marBottom w:val="0"/>
      <w:divBdr>
        <w:top w:val="none" w:sz="0" w:space="0" w:color="auto"/>
        <w:left w:val="none" w:sz="0" w:space="0" w:color="auto"/>
        <w:bottom w:val="none" w:sz="0" w:space="0" w:color="auto"/>
        <w:right w:val="none" w:sz="0" w:space="0" w:color="auto"/>
      </w:divBdr>
    </w:div>
    <w:div w:id="1017386561">
      <w:marLeft w:val="640"/>
      <w:marRight w:val="0"/>
      <w:marTop w:val="0"/>
      <w:marBottom w:val="0"/>
      <w:divBdr>
        <w:top w:val="none" w:sz="0" w:space="0" w:color="auto"/>
        <w:left w:val="none" w:sz="0" w:space="0" w:color="auto"/>
        <w:bottom w:val="none" w:sz="0" w:space="0" w:color="auto"/>
        <w:right w:val="none" w:sz="0" w:space="0" w:color="auto"/>
      </w:divBdr>
    </w:div>
    <w:div w:id="1017390161">
      <w:marLeft w:val="640"/>
      <w:marRight w:val="0"/>
      <w:marTop w:val="0"/>
      <w:marBottom w:val="0"/>
      <w:divBdr>
        <w:top w:val="none" w:sz="0" w:space="0" w:color="auto"/>
        <w:left w:val="none" w:sz="0" w:space="0" w:color="auto"/>
        <w:bottom w:val="none" w:sz="0" w:space="0" w:color="auto"/>
        <w:right w:val="none" w:sz="0" w:space="0" w:color="auto"/>
      </w:divBdr>
    </w:div>
    <w:div w:id="1017467185">
      <w:marLeft w:val="640"/>
      <w:marRight w:val="0"/>
      <w:marTop w:val="0"/>
      <w:marBottom w:val="0"/>
      <w:divBdr>
        <w:top w:val="none" w:sz="0" w:space="0" w:color="auto"/>
        <w:left w:val="none" w:sz="0" w:space="0" w:color="auto"/>
        <w:bottom w:val="none" w:sz="0" w:space="0" w:color="auto"/>
        <w:right w:val="none" w:sz="0" w:space="0" w:color="auto"/>
      </w:divBdr>
    </w:div>
    <w:div w:id="1017538627">
      <w:marLeft w:val="640"/>
      <w:marRight w:val="0"/>
      <w:marTop w:val="0"/>
      <w:marBottom w:val="0"/>
      <w:divBdr>
        <w:top w:val="none" w:sz="0" w:space="0" w:color="auto"/>
        <w:left w:val="none" w:sz="0" w:space="0" w:color="auto"/>
        <w:bottom w:val="none" w:sz="0" w:space="0" w:color="auto"/>
        <w:right w:val="none" w:sz="0" w:space="0" w:color="auto"/>
      </w:divBdr>
    </w:div>
    <w:div w:id="1017656422">
      <w:marLeft w:val="640"/>
      <w:marRight w:val="0"/>
      <w:marTop w:val="0"/>
      <w:marBottom w:val="0"/>
      <w:divBdr>
        <w:top w:val="none" w:sz="0" w:space="0" w:color="auto"/>
        <w:left w:val="none" w:sz="0" w:space="0" w:color="auto"/>
        <w:bottom w:val="none" w:sz="0" w:space="0" w:color="auto"/>
        <w:right w:val="none" w:sz="0" w:space="0" w:color="auto"/>
      </w:divBdr>
    </w:div>
    <w:div w:id="1017662230">
      <w:marLeft w:val="640"/>
      <w:marRight w:val="0"/>
      <w:marTop w:val="0"/>
      <w:marBottom w:val="0"/>
      <w:divBdr>
        <w:top w:val="none" w:sz="0" w:space="0" w:color="auto"/>
        <w:left w:val="none" w:sz="0" w:space="0" w:color="auto"/>
        <w:bottom w:val="none" w:sz="0" w:space="0" w:color="auto"/>
        <w:right w:val="none" w:sz="0" w:space="0" w:color="auto"/>
      </w:divBdr>
    </w:div>
    <w:div w:id="1017805040">
      <w:marLeft w:val="640"/>
      <w:marRight w:val="0"/>
      <w:marTop w:val="0"/>
      <w:marBottom w:val="0"/>
      <w:divBdr>
        <w:top w:val="none" w:sz="0" w:space="0" w:color="auto"/>
        <w:left w:val="none" w:sz="0" w:space="0" w:color="auto"/>
        <w:bottom w:val="none" w:sz="0" w:space="0" w:color="auto"/>
        <w:right w:val="none" w:sz="0" w:space="0" w:color="auto"/>
      </w:divBdr>
    </w:div>
    <w:div w:id="1017851452">
      <w:marLeft w:val="640"/>
      <w:marRight w:val="0"/>
      <w:marTop w:val="0"/>
      <w:marBottom w:val="0"/>
      <w:divBdr>
        <w:top w:val="none" w:sz="0" w:space="0" w:color="auto"/>
        <w:left w:val="none" w:sz="0" w:space="0" w:color="auto"/>
        <w:bottom w:val="none" w:sz="0" w:space="0" w:color="auto"/>
        <w:right w:val="none" w:sz="0" w:space="0" w:color="auto"/>
      </w:divBdr>
    </w:div>
    <w:div w:id="1017927359">
      <w:marLeft w:val="640"/>
      <w:marRight w:val="0"/>
      <w:marTop w:val="0"/>
      <w:marBottom w:val="0"/>
      <w:divBdr>
        <w:top w:val="none" w:sz="0" w:space="0" w:color="auto"/>
        <w:left w:val="none" w:sz="0" w:space="0" w:color="auto"/>
        <w:bottom w:val="none" w:sz="0" w:space="0" w:color="auto"/>
        <w:right w:val="none" w:sz="0" w:space="0" w:color="auto"/>
      </w:divBdr>
    </w:div>
    <w:div w:id="1017929472">
      <w:marLeft w:val="640"/>
      <w:marRight w:val="0"/>
      <w:marTop w:val="0"/>
      <w:marBottom w:val="0"/>
      <w:divBdr>
        <w:top w:val="none" w:sz="0" w:space="0" w:color="auto"/>
        <w:left w:val="none" w:sz="0" w:space="0" w:color="auto"/>
        <w:bottom w:val="none" w:sz="0" w:space="0" w:color="auto"/>
        <w:right w:val="none" w:sz="0" w:space="0" w:color="auto"/>
      </w:divBdr>
    </w:div>
    <w:div w:id="1017930608">
      <w:marLeft w:val="640"/>
      <w:marRight w:val="0"/>
      <w:marTop w:val="0"/>
      <w:marBottom w:val="0"/>
      <w:divBdr>
        <w:top w:val="none" w:sz="0" w:space="0" w:color="auto"/>
        <w:left w:val="none" w:sz="0" w:space="0" w:color="auto"/>
        <w:bottom w:val="none" w:sz="0" w:space="0" w:color="auto"/>
        <w:right w:val="none" w:sz="0" w:space="0" w:color="auto"/>
      </w:divBdr>
    </w:div>
    <w:div w:id="1018119233">
      <w:marLeft w:val="640"/>
      <w:marRight w:val="0"/>
      <w:marTop w:val="0"/>
      <w:marBottom w:val="0"/>
      <w:divBdr>
        <w:top w:val="none" w:sz="0" w:space="0" w:color="auto"/>
        <w:left w:val="none" w:sz="0" w:space="0" w:color="auto"/>
        <w:bottom w:val="none" w:sz="0" w:space="0" w:color="auto"/>
        <w:right w:val="none" w:sz="0" w:space="0" w:color="auto"/>
      </w:divBdr>
    </w:div>
    <w:div w:id="1018121168">
      <w:marLeft w:val="640"/>
      <w:marRight w:val="0"/>
      <w:marTop w:val="0"/>
      <w:marBottom w:val="0"/>
      <w:divBdr>
        <w:top w:val="none" w:sz="0" w:space="0" w:color="auto"/>
        <w:left w:val="none" w:sz="0" w:space="0" w:color="auto"/>
        <w:bottom w:val="none" w:sz="0" w:space="0" w:color="auto"/>
        <w:right w:val="none" w:sz="0" w:space="0" w:color="auto"/>
      </w:divBdr>
    </w:div>
    <w:div w:id="1018233808">
      <w:marLeft w:val="640"/>
      <w:marRight w:val="0"/>
      <w:marTop w:val="0"/>
      <w:marBottom w:val="0"/>
      <w:divBdr>
        <w:top w:val="none" w:sz="0" w:space="0" w:color="auto"/>
        <w:left w:val="none" w:sz="0" w:space="0" w:color="auto"/>
        <w:bottom w:val="none" w:sz="0" w:space="0" w:color="auto"/>
        <w:right w:val="none" w:sz="0" w:space="0" w:color="auto"/>
      </w:divBdr>
    </w:div>
    <w:div w:id="1018316958">
      <w:marLeft w:val="640"/>
      <w:marRight w:val="0"/>
      <w:marTop w:val="0"/>
      <w:marBottom w:val="0"/>
      <w:divBdr>
        <w:top w:val="none" w:sz="0" w:space="0" w:color="auto"/>
        <w:left w:val="none" w:sz="0" w:space="0" w:color="auto"/>
        <w:bottom w:val="none" w:sz="0" w:space="0" w:color="auto"/>
        <w:right w:val="none" w:sz="0" w:space="0" w:color="auto"/>
      </w:divBdr>
    </w:div>
    <w:div w:id="1018388009">
      <w:marLeft w:val="640"/>
      <w:marRight w:val="0"/>
      <w:marTop w:val="0"/>
      <w:marBottom w:val="0"/>
      <w:divBdr>
        <w:top w:val="none" w:sz="0" w:space="0" w:color="auto"/>
        <w:left w:val="none" w:sz="0" w:space="0" w:color="auto"/>
        <w:bottom w:val="none" w:sz="0" w:space="0" w:color="auto"/>
        <w:right w:val="none" w:sz="0" w:space="0" w:color="auto"/>
      </w:divBdr>
    </w:div>
    <w:div w:id="1018388999">
      <w:marLeft w:val="640"/>
      <w:marRight w:val="0"/>
      <w:marTop w:val="0"/>
      <w:marBottom w:val="0"/>
      <w:divBdr>
        <w:top w:val="none" w:sz="0" w:space="0" w:color="auto"/>
        <w:left w:val="none" w:sz="0" w:space="0" w:color="auto"/>
        <w:bottom w:val="none" w:sz="0" w:space="0" w:color="auto"/>
        <w:right w:val="none" w:sz="0" w:space="0" w:color="auto"/>
      </w:divBdr>
    </w:div>
    <w:div w:id="1018502000">
      <w:marLeft w:val="640"/>
      <w:marRight w:val="0"/>
      <w:marTop w:val="0"/>
      <w:marBottom w:val="0"/>
      <w:divBdr>
        <w:top w:val="none" w:sz="0" w:space="0" w:color="auto"/>
        <w:left w:val="none" w:sz="0" w:space="0" w:color="auto"/>
        <w:bottom w:val="none" w:sz="0" w:space="0" w:color="auto"/>
        <w:right w:val="none" w:sz="0" w:space="0" w:color="auto"/>
      </w:divBdr>
    </w:div>
    <w:div w:id="1018510136">
      <w:marLeft w:val="640"/>
      <w:marRight w:val="0"/>
      <w:marTop w:val="0"/>
      <w:marBottom w:val="0"/>
      <w:divBdr>
        <w:top w:val="none" w:sz="0" w:space="0" w:color="auto"/>
        <w:left w:val="none" w:sz="0" w:space="0" w:color="auto"/>
        <w:bottom w:val="none" w:sz="0" w:space="0" w:color="auto"/>
        <w:right w:val="none" w:sz="0" w:space="0" w:color="auto"/>
      </w:divBdr>
    </w:div>
    <w:div w:id="1018655714">
      <w:marLeft w:val="640"/>
      <w:marRight w:val="0"/>
      <w:marTop w:val="0"/>
      <w:marBottom w:val="0"/>
      <w:divBdr>
        <w:top w:val="none" w:sz="0" w:space="0" w:color="auto"/>
        <w:left w:val="none" w:sz="0" w:space="0" w:color="auto"/>
        <w:bottom w:val="none" w:sz="0" w:space="0" w:color="auto"/>
        <w:right w:val="none" w:sz="0" w:space="0" w:color="auto"/>
      </w:divBdr>
    </w:div>
    <w:div w:id="1018698100">
      <w:marLeft w:val="640"/>
      <w:marRight w:val="0"/>
      <w:marTop w:val="0"/>
      <w:marBottom w:val="0"/>
      <w:divBdr>
        <w:top w:val="none" w:sz="0" w:space="0" w:color="auto"/>
        <w:left w:val="none" w:sz="0" w:space="0" w:color="auto"/>
        <w:bottom w:val="none" w:sz="0" w:space="0" w:color="auto"/>
        <w:right w:val="none" w:sz="0" w:space="0" w:color="auto"/>
      </w:divBdr>
    </w:div>
    <w:div w:id="1018701969">
      <w:marLeft w:val="640"/>
      <w:marRight w:val="0"/>
      <w:marTop w:val="0"/>
      <w:marBottom w:val="0"/>
      <w:divBdr>
        <w:top w:val="none" w:sz="0" w:space="0" w:color="auto"/>
        <w:left w:val="none" w:sz="0" w:space="0" w:color="auto"/>
        <w:bottom w:val="none" w:sz="0" w:space="0" w:color="auto"/>
        <w:right w:val="none" w:sz="0" w:space="0" w:color="auto"/>
      </w:divBdr>
    </w:div>
    <w:div w:id="1018703188">
      <w:marLeft w:val="640"/>
      <w:marRight w:val="0"/>
      <w:marTop w:val="0"/>
      <w:marBottom w:val="0"/>
      <w:divBdr>
        <w:top w:val="none" w:sz="0" w:space="0" w:color="auto"/>
        <w:left w:val="none" w:sz="0" w:space="0" w:color="auto"/>
        <w:bottom w:val="none" w:sz="0" w:space="0" w:color="auto"/>
        <w:right w:val="none" w:sz="0" w:space="0" w:color="auto"/>
      </w:divBdr>
    </w:div>
    <w:div w:id="1018771260">
      <w:marLeft w:val="640"/>
      <w:marRight w:val="0"/>
      <w:marTop w:val="0"/>
      <w:marBottom w:val="0"/>
      <w:divBdr>
        <w:top w:val="none" w:sz="0" w:space="0" w:color="auto"/>
        <w:left w:val="none" w:sz="0" w:space="0" w:color="auto"/>
        <w:bottom w:val="none" w:sz="0" w:space="0" w:color="auto"/>
        <w:right w:val="none" w:sz="0" w:space="0" w:color="auto"/>
      </w:divBdr>
    </w:div>
    <w:div w:id="1018778082">
      <w:marLeft w:val="640"/>
      <w:marRight w:val="0"/>
      <w:marTop w:val="0"/>
      <w:marBottom w:val="0"/>
      <w:divBdr>
        <w:top w:val="none" w:sz="0" w:space="0" w:color="auto"/>
        <w:left w:val="none" w:sz="0" w:space="0" w:color="auto"/>
        <w:bottom w:val="none" w:sz="0" w:space="0" w:color="auto"/>
        <w:right w:val="none" w:sz="0" w:space="0" w:color="auto"/>
      </w:divBdr>
    </w:div>
    <w:div w:id="1018846690">
      <w:marLeft w:val="640"/>
      <w:marRight w:val="0"/>
      <w:marTop w:val="0"/>
      <w:marBottom w:val="0"/>
      <w:divBdr>
        <w:top w:val="none" w:sz="0" w:space="0" w:color="auto"/>
        <w:left w:val="none" w:sz="0" w:space="0" w:color="auto"/>
        <w:bottom w:val="none" w:sz="0" w:space="0" w:color="auto"/>
        <w:right w:val="none" w:sz="0" w:space="0" w:color="auto"/>
      </w:divBdr>
    </w:div>
    <w:div w:id="1018852370">
      <w:marLeft w:val="640"/>
      <w:marRight w:val="0"/>
      <w:marTop w:val="0"/>
      <w:marBottom w:val="0"/>
      <w:divBdr>
        <w:top w:val="none" w:sz="0" w:space="0" w:color="auto"/>
        <w:left w:val="none" w:sz="0" w:space="0" w:color="auto"/>
        <w:bottom w:val="none" w:sz="0" w:space="0" w:color="auto"/>
        <w:right w:val="none" w:sz="0" w:space="0" w:color="auto"/>
      </w:divBdr>
    </w:div>
    <w:div w:id="1019041360">
      <w:marLeft w:val="640"/>
      <w:marRight w:val="0"/>
      <w:marTop w:val="0"/>
      <w:marBottom w:val="0"/>
      <w:divBdr>
        <w:top w:val="none" w:sz="0" w:space="0" w:color="auto"/>
        <w:left w:val="none" w:sz="0" w:space="0" w:color="auto"/>
        <w:bottom w:val="none" w:sz="0" w:space="0" w:color="auto"/>
        <w:right w:val="none" w:sz="0" w:space="0" w:color="auto"/>
      </w:divBdr>
    </w:div>
    <w:div w:id="1019086660">
      <w:marLeft w:val="640"/>
      <w:marRight w:val="0"/>
      <w:marTop w:val="0"/>
      <w:marBottom w:val="0"/>
      <w:divBdr>
        <w:top w:val="none" w:sz="0" w:space="0" w:color="auto"/>
        <w:left w:val="none" w:sz="0" w:space="0" w:color="auto"/>
        <w:bottom w:val="none" w:sz="0" w:space="0" w:color="auto"/>
        <w:right w:val="none" w:sz="0" w:space="0" w:color="auto"/>
      </w:divBdr>
    </w:div>
    <w:div w:id="1019087666">
      <w:marLeft w:val="640"/>
      <w:marRight w:val="0"/>
      <w:marTop w:val="0"/>
      <w:marBottom w:val="0"/>
      <w:divBdr>
        <w:top w:val="none" w:sz="0" w:space="0" w:color="auto"/>
        <w:left w:val="none" w:sz="0" w:space="0" w:color="auto"/>
        <w:bottom w:val="none" w:sz="0" w:space="0" w:color="auto"/>
        <w:right w:val="none" w:sz="0" w:space="0" w:color="auto"/>
      </w:divBdr>
    </w:div>
    <w:div w:id="1019165240">
      <w:marLeft w:val="640"/>
      <w:marRight w:val="0"/>
      <w:marTop w:val="0"/>
      <w:marBottom w:val="0"/>
      <w:divBdr>
        <w:top w:val="none" w:sz="0" w:space="0" w:color="auto"/>
        <w:left w:val="none" w:sz="0" w:space="0" w:color="auto"/>
        <w:bottom w:val="none" w:sz="0" w:space="0" w:color="auto"/>
        <w:right w:val="none" w:sz="0" w:space="0" w:color="auto"/>
      </w:divBdr>
    </w:div>
    <w:div w:id="1019505635">
      <w:marLeft w:val="640"/>
      <w:marRight w:val="0"/>
      <w:marTop w:val="0"/>
      <w:marBottom w:val="0"/>
      <w:divBdr>
        <w:top w:val="none" w:sz="0" w:space="0" w:color="auto"/>
        <w:left w:val="none" w:sz="0" w:space="0" w:color="auto"/>
        <w:bottom w:val="none" w:sz="0" w:space="0" w:color="auto"/>
        <w:right w:val="none" w:sz="0" w:space="0" w:color="auto"/>
      </w:divBdr>
    </w:div>
    <w:div w:id="1019548744">
      <w:marLeft w:val="640"/>
      <w:marRight w:val="0"/>
      <w:marTop w:val="0"/>
      <w:marBottom w:val="0"/>
      <w:divBdr>
        <w:top w:val="none" w:sz="0" w:space="0" w:color="auto"/>
        <w:left w:val="none" w:sz="0" w:space="0" w:color="auto"/>
        <w:bottom w:val="none" w:sz="0" w:space="0" w:color="auto"/>
        <w:right w:val="none" w:sz="0" w:space="0" w:color="auto"/>
      </w:divBdr>
    </w:div>
    <w:div w:id="1019551234">
      <w:marLeft w:val="640"/>
      <w:marRight w:val="0"/>
      <w:marTop w:val="0"/>
      <w:marBottom w:val="0"/>
      <w:divBdr>
        <w:top w:val="none" w:sz="0" w:space="0" w:color="auto"/>
        <w:left w:val="none" w:sz="0" w:space="0" w:color="auto"/>
        <w:bottom w:val="none" w:sz="0" w:space="0" w:color="auto"/>
        <w:right w:val="none" w:sz="0" w:space="0" w:color="auto"/>
      </w:divBdr>
    </w:div>
    <w:div w:id="1019618974">
      <w:marLeft w:val="640"/>
      <w:marRight w:val="0"/>
      <w:marTop w:val="0"/>
      <w:marBottom w:val="0"/>
      <w:divBdr>
        <w:top w:val="none" w:sz="0" w:space="0" w:color="auto"/>
        <w:left w:val="none" w:sz="0" w:space="0" w:color="auto"/>
        <w:bottom w:val="none" w:sz="0" w:space="0" w:color="auto"/>
        <w:right w:val="none" w:sz="0" w:space="0" w:color="auto"/>
      </w:divBdr>
    </w:div>
    <w:div w:id="1019619185">
      <w:marLeft w:val="640"/>
      <w:marRight w:val="0"/>
      <w:marTop w:val="0"/>
      <w:marBottom w:val="0"/>
      <w:divBdr>
        <w:top w:val="none" w:sz="0" w:space="0" w:color="auto"/>
        <w:left w:val="none" w:sz="0" w:space="0" w:color="auto"/>
        <w:bottom w:val="none" w:sz="0" w:space="0" w:color="auto"/>
        <w:right w:val="none" w:sz="0" w:space="0" w:color="auto"/>
      </w:divBdr>
    </w:div>
    <w:div w:id="1019621487">
      <w:marLeft w:val="640"/>
      <w:marRight w:val="0"/>
      <w:marTop w:val="0"/>
      <w:marBottom w:val="0"/>
      <w:divBdr>
        <w:top w:val="none" w:sz="0" w:space="0" w:color="auto"/>
        <w:left w:val="none" w:sz="0" w:space="0" w:color="auto"/>
        <w:bottom w:val="none" w:sz="0" w:space="0" w:color="auto"/>
        <w:right w:val="none" w:sz="0" w:space="0" w:color="auto"/>
      </w:divBdr>
    </w:div>
    <w:div w:id="1019695240">
      <w:marLeft w:val="640"/>
      <w:marRight w:val="0"/>
      <w:marTop w:val="0"/>
      <w:marBottom w:val="0"/>
      <w:divBdr>
        <w:top w:val="none" w:sz="0" w:space="0" w:color="auto"/>
        <w:left w:val="none" w:sz="0" w:space="0" w:color="auto"/>
        <w:bottom w:val="none" w:sz="0" w:space="0" w:color="auto"/>
        <w:right w:val="none" w:sz="0" w:space="0" w:color="auto"/>
      </w:divBdr>
    </w:div>
    <w:div w:id="1019698284">
      <w:marLeft w:val="640"/>
      <w:marRight w:val="0"/>
      <w:marTop w:val="0"/>
      <w:marBottom w:val="0"/>
      <w:divBdr>
        <w:top w:val="none" w:sz="0" w:space="0" w:color="auto"/>
        <w:left w:val="none" w:sz="0" w:space="0" w:color="auto"/>
        <w:bottom w:val="none" w:sz="0" w:space="0" w:color="auto"/>
        <w:right w:val="none" w:sz="0" w:space="0" w:color="auto"/>
      </w:divBdr>
    </w:div>
    <w:div w:id="1019744523">
      <w:marLeft w:val="640"/>
      <w:marRight w:val="0"/>
      <w:marTop w:val="0"/>
      <w:marBottom w:val="0"/>
      <w:divBdr>
        <w:top w:val="none" w:sz="0" w:space="0" w:color="auto"/>
        <w:left w:val="none" w:sz="0" w:space="0" w:color="auto"/>
        <w:bottom w:val="none" w:sz="0" w:space="0" w:color="auto"/>
        <w:right w:val="none" w:sz="0" w:space="0" w:color="auto"/>
      </w:divBdr>
    </w:div>
    <w:div w:id="1019820453">
      <w:marLeft w:val="640"/>
      <w:marRight w:val="0"/>
      <w:marTop w:val="0"/>
      <w:marBottom w:val="0"/>
      <w:divBdr>
        <w:top w:val="none" w:sz="0" w:space="0" w:color="auto"/>
        <w:left w:val="none" w:sz="0" w:space="0" w:color="auto"/>
        <w:bottom w:val="none" w:sz="0" w:space="0" w:color="auto"/>
        <w:right w:val="none" w:sz="0" w:space="0" w:color="auto"/>
      </w:divBdr>
    </w:div>
    <w:div w:id="1019821606">
      <w:marLeft w:val="640"/>
      <w:marRight w:val="0"/>
      <w:marTop w:val="0"/>
      <w:marBottom w:val="0"/>
      <w:divBdr>
        <w:top w:val="none" w:sz="0" w:space="0" w:color="auto"/>
        <w:left w:val="none" w:sz="0" w:space="0" w:color="auto"/>
        <w:bottom w:val="none" w:sz="0" w:space="0" w:color="auto"/>
        <w:right w:val="none" w:sz="0" w:space="0" w:color="auto"/>
      </w:divBdr>
    </w:div>
    <w:div w:id="1019937678">
      <w:marLeft w:val="640"/>
      <w:marRight w:val="0"/>
      <w:marTop w:val="0"/>
      <w:marBottom w:val="0"/>
      <w:divBdr>
        <w:top w:val="none" w:sz="0" w:space="0" w:color="auto"/>
        <w:left w:val="none" w:sz="0" w:space="0" w:color="auto"/>
        <w:bottom w:val="none" w:sz="0" w:space="0" w:color="auto"/>
        <w:right w:val="none" w:sz="0" w:space="0" w:color="auto"/>
      </w:divBdr>
    </w:div>
    <w:div w:id="1020007312">
      <w:marLeft w:val="640"/>
      <w:marRight w:val="0"/>
      <w:marTop w:val="0"/>
      <w:marBottom w:val="0"/>
      <w:divBdr>
        <w:top w:val="none" w:sz="0" w:space="0" w:color="auto"/>
        <w:left w:val="none" w:sz="0" w:space="0" w:color="auto"/>
        <w:bottom w:val="none" w:sz="0" w:space="0" w:color="auto"/>
        <w:right w:val="none" w:sz="0" w:space="0" w:color="auto"/>
      </w:divBdr>
    </w:div>
    <w:div w:id="1020007685">
      <w:marLeft w:val="640"/>
      <w:marRight w:val="0"/>
      <w:marTop w:val="0"/>
      <w:marBottom w:val="0"/>
      <w:divBdr>
        <w:top w:val="none" w:sz="0" w:space="0" w:color="auto"/>
        <w:left w:val="none" w:sz="0" w:space="0" w:color="auto"/>
        <w:bottom w:val="none" w:sz="0" w:space="0" w:color="auto"/>
        <w:right w:val="none" w:sz="0" w:space="0" w:color="auto"/>
      </w:divBdr>
    </w:div>
    <w:div w:id="1020009860">
      <w:marLeft w:val="640"/>
      <w:marRight w:val="0"/>
      <w:marTop w:val="0"/>
      <w:marBottom w:val="0"/>
      <w:divBdr>
        <w:top w:val="none" w:sz="0" w:space="0" w:color="auto"/>
        <w:left w:val="none" w:sz="0" w:space="0" w:color="auto"/>
        <w:bottom w:val="none" w:sz="0" w:space="0" w:color="auto"/>
        <w:right w:val="none" w:sz="0" w:space="0" w:color="auto"/>
      </w:divBdr>
    </w:div>
    <w:div w:id="1020082540">
      <w:marLeft w:val="640"/>
      <w:marRight w:val="0"/>
      <w:marTop w:val="0"/>
      <w:marBottom w:val="0"/>
      <w:divBdr>
        <w:top w:val="none" w:sz="0" w:space="0" w:color="auto"/>
        <w:left w:val="none" w:sz="0" w:space="0" w:color="auto"/>
        <w:bottom w:val="none" w:sz="0" w:space="0" w:color="auto"/>
        <w:right w:val="none" w:sz="0" w:space="0" w:color="auto"/>
      </w:divBdr>
    </w:div>
    <w:div w:id="1020084184">
      <w:marLeft w:val="640"/>
      <w:marRight w:val="0"/>
      <w:marTop w:val="0"/>
      <w:marBottom w:val="0"/>
      <w:divBdr>
        <w:top w:val="none" w:sz="0" w:space="0" w:color="auto"/>
        <w:left w:val="none" w:sz="0" w:space="0" w:color="auto"/>
        <w:bottom w:val="none" w:sz="0" w:space="0" w:color="auto"/>
        <w:right w:val="none" w:sz="0" w:space="0" w:color="auto"/>
      </w:divBdr>
    </w:div>
    <w:div w:id="1020351153">
      <w:marLeft w:val="640"/>
      <w:marRight w:val="0"/>
      <w:marTop w:val="0"/>
      <w:marBottom w:val="0"/>
      <w:divBdr>
        <w:top w:val="none" w:sz="0" w:space="0" w:color="auto"/>
        <w:left w:val="none" w:sz="0" w:space="0" w:color="auto"/>
        <w:bottom w:val="none" w:sz="0" w:space="0" w:color="auto"/>
        <w:right w:val="none" w:sz="0" w:space="0" w:color="auto"/>
      </w:divBdr>
    </w:div>
    <w:div w:id="1020472570">
      <w:marLeft w:val="640"/>
      <w:marRight w:val="0"/>
      <w:marTop w:val="0"/>
      <w:marBottom w:val="0"/>
      <w:divBdr>
        <w:top w:val="none" w:sz="0" w:space="0" w:color="auto"/>
        <w:left w:val="none" w:sz="0" w:space="0" w:color="auto"/>
        <w:bottom w:val="none" w:sz="0" w:space="0" w:color="auto"/>
        <w:right w:val="none" w:sz="0" w:space="0" w:color="auto"/>
      </w:divBdr>
    </w:div>
    <w:div w:id="1020546837">
      <w:marLeft w:val="640"/>
      <w:marRight w:val="0"/>
      <w:marTop w:val="0"/>
      <w:marBottom w:val="0"/>
      <w:divBdr>
        <w:top w:val="none" w:sz="0" w:space="0" w:color="auto"/>
        <w:left w:val="none" w:sz="0" w:space="0" w:color="auto"/>
        <w:bottom w:val="none" w:sz="0" w:space="0" w:color="auto"/>
        <w:right w:val="none" w:sz="0" w:space="0" w:color="auto"/>
      </w:divBdr>
    </w:div>
    <w:div w:id="1020549662">
      <w:marLeft w:val="640"/>
      <w:marRight w:val="0"/>
      <w:marTop w:val="0"/>
      <w:marBottom w:val="0"/>
      <w:divBdr>
        <w:top w:val="none" w:sz="0" w:space="0" w:color="auto"/>
        <w:left w:val="none" w:sz="0" w:space="0" w:color="auto"/>
        <w:bottom w:val="none" w:sz="0" w:space="0" w:color="auto"/>
        <w:right w:val="none" w:sz="0" w:space="0" w:color="auto"/>
      </w:divBdr>
    </w:div>
    <w:div w:id="1020621035">
      <w:marLeft w:val="640"/>
      <w:marRight w:val="0"/>
      <w:marTop w:val="0"/>
      <w:marBottom w:val="0"/>
      <w:divBdr>
        <w:top w:val="none" w:sz="0" w:space="0" w:color="auto"/>
        <w:left w:val="none" w:sz="0" w:space="0" w:color="auto"/>
        <w:bottom w:val="none" w:sz="0" w:space="0" w:color="auto"/>
        <w:right w:val="none" w:sz="0" w:space="0" w:color="auto"/>
      </w:divBdr>
    </w:div>
    <w:div w:id="1020862382">
      <w:marLeft w:val="640"/>
      <w:marRight w:val="0"/>
      <w:marTop w:val="0"/>
      <w:marBottom w:val="0"/>
      <w:divBdr>
        <w:top w:val="none" w:sz="0" w:space="0" w:color="auto"/>
        <w:left w:val="none" w:sz="0" w:space="0" w:color="auto"/>
        <w:bottom w:val="none" w:sz="0" w:space="0" w:color="auto"/>
        <w:right w:val="none" w:sz="0" w:space="0" w:color="auto"/>
      </w:divBdr>
    </w:div>
    <w:div w:id="1020933817">
      <w:marLeft w:val="640"/>
      <w:marRight w:val="0"/>
      <w:marTop w:val="0"/>
      <w:marBottom w:val="0"/>
      <w:divBdr>
        <w:top w:val="none" w:sz="0" w:space="0" w:color="auto"/>
        <w:left w:val="none" w:sz="0" w:space="0" w:color="auto"/>
        <w:bottom w:val="none" w:sz="0" w:space="0" w:color="auto"/>
        <w:right w:val="none" w:sz="0" w:space="0" w:color="auto"/>
      </w:divBdr>
    </w:div>
    <w:div w:id="1020934132">
      <w:marLeft w:val="640"/>
      <w:marRight w:val="0"/>
      <w:marTop w:val="0"/>
      <w:marBottom w:val="0"/>
      <w:divBdr>
        <w:top w:val="none" w:sz="0" w:space="0" w:color="auto"/>
        <w:left w:val="none" w:sz="0" w:space="0" w:color="auto"/>
        <w:bottom w:val="none" w:sz="0" w:space="0" w:color="auto"/>
        <w:right w:val="none" w:sz="0" w:space="0" w:color="auto"/>
      </w:divBdr>
    </w:div>
    <w:div w:id="1020938264">
      <w:marLeft w:val="640"/>
      <w:marRight w:val="0"/>
      <w:marTop w:val="0"/>
      <w:marBottom w:val="0"/>
      <w:divBdr>
        <w:top w:val="none" w:sz="0" w:space="0" w:color="auto"/>
        <w:left w:val="none" w:sz="0" w:space="0" w:color="auto"/>
        <w:bottom w:val="none" w:sz="0" w:space="0" w:color="auto"/>
        <w:right w:val="none" w:sz="0" w:space="0" w:color="auto"/>
      </w:divBdr>
    </w:div>
    <w:div w:id="1021005672">
      <w:marLeft w:val="640"/>
      <w:marRight w:val="0"/>
      <w:marTop w:val="0"/>
      <w:marBottom w:val="0"/>
      <w:divBdr>
        <w:top w:val="none" w:sz="0" w:space="0" w:color="auto"/>
        <w:left w:val="none" w:sz="0" w:space="0" w:color="auto"/>
        <w:bottom w:val="none" w:sz="0" w:space="0" w:color="auto"/>
        <w:right w:val="none" w:sz="0" w:space="0" w:color="auto"/>
      </w:divBdr>
    </w:div>
    <w:div w:id="1021056628">
      <w:marLeft w:val="640"/>
      <w:marRight w:val="0"/>
      <w:marTop w:val="0"/>
      <w:marBottom w:val="0"/>
      <w:divBdr>
        <w:top w:val="none" w:sz="0" w:space="0" w:color="auto"/>
        <w:left w:val="none" w:sz="0" w:space="0" w:color="auto"/>
        <w:bottom w:val="none" w:sz="0" w:space="0" w:color="auto"/>
        <w:right w:val="none" w:sz="0" w:space="0" w:color="auto"/>
      </w:divBdr>
    </w:div>
    <w:div w:id="1021083114">
      <w:marLeft w:val="640"/>
      <w:marRight w:val="0"/>
      <w:marTop w:val="0"/>
      <w:marBottom w:val="0"/>
      <w:divBdr>
        <w:top w:val="none" w:sz="0" w:space="0" w:color="auto"/>
        <w:left w:val="none" w:sz="0" w:space="0" w:color="auto"/>
        <w:bottom w:val="none" w:sz="0" w:space="0" w:color="auto"/>
        <w:right w:val="none" w:sz="0" w:space="0" w:color="auto"/>
      </w:divBdr>
    </w:div>
    <w:div w:id="1021129042">
      <w:marLeft w:val="640"/>
      <w:marRight w:val="0"/>
      <w:marTop w:val="0"/>
      <w:marBottom w:val="0"/>
      <w:divBdr>
        <w:top w:val="none" w:sz="0" w:space="0" w:color="auto"/>
        <w:left w:val="none" w:sz="0" w:space="0" w:color="auto"/>
        <w:bottom w:val="none" w:sz="0" w:space="0" w:color="auto"/>
        <w:right w:val="none" w:sz="0" w:space="0" w:color="auto"/>
      </w:divBdr>
    </w:div>
    <w:div w:id="1021205384">
      <w:marLeft w:val="640"/>
      <w:marRight w:val="0"/>
      <w:marTop w:val="0"/>
      <w:marBottom w:val="0"/>
      <w:divBdr>
        <w:top w:val="none" w:sz="0" w:space="0" w:color="auto"/>
        <w:left w:val="none" w:sz="0" w:space="0" w:color="auto"/>
        <w:bottom w:val="none" w:sz="0" w:space="0" w:color="auto"/>
        <w:right w:val="none" w:sz="0" w:space="0" w:color="auto"/>
      </w:divBdr>
    </w:div>
    <w:div w:id="1021247820">
      <w:marLeft w:val="640"/>
      <w:marRight w:val="0"/>
      <w:marTop w:val="0"/>
      <w:marBottom w:val="0"/>
      <w:divBdr>
        <w:top w:val="none" w:sz="0" w:space="0" w:color="auto"/>
        <w:left w:val="none" w:sz="0" w:space="0" w:color="auto"/>
        <w:bottom w:val="none" w:sz="0" w:space="0" w:color="auto"/>
        <w:right w:val="none" w:sz="0" w:space="0" w:color="auto"/>
      </w:divBdr>
    </w:div>
    <w:div w:id="1021248975">
      <w:marLeft w:val="640"/>
      <w:marRight w:val="0"/>
      <w:marTop w:val="0"/>
      <w:marBottom w:val="0"/>
      <w:divBdr>
        <w:top w:val="none" w:sz="0" w:space="0" w:color="auto"/>
        <w:left w:val="none" w:sz="0" w:space="0" w:color="auto"/>
        <w:bottom w:val="none" w:sz="0" w:space="0" w:color="auto"/>
        <w:right w:val="none" w:sz="0" w:space="0" w:color="auto"/>
      </w:divBdr>
    </w:div>
    <w:div w:id="1021319646">
      <w:marLeft w:val="640"/>
      <w:marRight w:val="0"/>
      <w:marTop w:val="0"/>
      <w:marBottom w:val="0"/>
      <w:divBdr>
        <w:top w:val="none" w:sz="0" w:space="0" w:color="auto"/>
        <w:left w:val="none" w:sz="0" w:space="0" w:color="auto"/>
        <w:bottom w:val="none" w:sz="0" w:space="0" w:color="auto"/>
        <w:right w:val="none" w:sz="0" w:space="0" w:color="auto"/>
      </w:divBdr>
    </w:div>
    <w:div w:id="1021395245">
      <w:marLeft w:val="640"/>
      <w:marRight w:val="0"/>
      <w:marTop w:val="0"/>
      <w:marBottom w:val="0"/>
      <w:divBdr>
        <w:top w:val="none" w:sz="0" w:space="0" w:color="auto"/>
        <w:left w:val="none" w:sz="0" w:space="0" w:color="auto"/>
        <w:bottom w:val="none" w:sz="0" w:space="0" w:color="auto"/>
        <w:right w:val="none" w:sz="0" w:space="0" w:color="auto"/>
      </w:divBdr>
    </w:div>
    <w:div w:id="1021470733">
      <w:marLeft w:val="640"/>
      <w:marRight w:val="0"/>
      <w:marTop w:val="0"/>
      <w:marBottom w:val="0"/>
      <w:divBdr>
        <w:top w:val="none" w:sz="0" w:space="0" w:color="auto"/>
        <w:left w:val="none" w:sz="0" w:space="0" w:color="auto"/>
        <w:bottom w:val="none" w:sz="0" w:space="0" w:color="auto"/>
        <w:right w:val="none" w:sz="0" w:space="0" w:color="auto"/>
      </w:divBdr>
    </w:div>
    <w:div w:id="1021515513">
      <w:marLeft w:val="640"/>
      <w:marRight w:val="0"/>
      <w:marTop w:val="0"/>
      <w:marBottom w:val="0"/>
      <w:divBdr>
        <w:top w:val="none" w:sz="0" w:space="0" w:color="auto"/>
        <w:left w:val="none" w:sz="0" w:space="0" w:color="auto"/>
        <w:bottom w:val="none" w:sz="0" w:space="0" w:color="auto"/>
        <w:right w:val="none" w:sz="0" w:space="0" w:color="auto"/>
      </w:divBdr>
    </w:div>
    <w:div w:id="1021517814">
      <w:marLeft w:val="640"/>
      <w:marRight w:val="0"/>
      <w:marTop w:val="0"/>
      <w:marBottom w:val="0"/>
      <w:divBdr>
        <w:top w:val="none" w:sz="0" w:space="0" w:color="auto"/>
        <w:left w:val="none" w:sz="0" w:space="0" w:color="auto"/>
        <w:bottom w:val="none" w:sz="0" w:space="0" w:color="auto"/>
        <w:right w:val="none" w:sz="0" w:space="0" w:color="auto"/>
      </w:divBdr>
    </w:div>
    <w:div w:id="1021590331">
      <w:marLeft w:val="640"/>
      <w:marRight w:val="0"/>
      <w:marTop w:val="0"/>
      <w:marBottom w:val="0"/>
      <w:divBdr>
        <w:top w:val="none" w:sz="0" w:space="0" w:color="auto"/>
        <w:left w:val="none" w:sz="0" w:space="0" w:color="auto"/>
        <w:bottom w:val="none" w:sz="0" w:space="0" w:color="auto"/>
        <w:right w:val="none" w:sz="0" w:space="0" w:color="auto"/>
      </w:divBdr>
    </w:div>
    <w:div w:id="1021591113">
      <w:marLeft w:val="640"/>
      <w:marRight w:val="0"/>
      <w:marTop w:val="0"/>
      <w:marBottom w:val="0"/>
      <w:divBdr>
        <w:top w:val="none" w:sz="0" w:space="0" w:color="auto"/>
        <w:left w:val="none" w:sz="0" w:space="0" w:color="auto"/>
        <w:bottom w:val="none" w:sz="0" w:space="0" w:color="auto"/>
        <w:right w:val="none" w:sz="0" w:space="0" w:color="auto"/>
      </w:divBdr>
    </w:div>
    <w:div w:id="1021592272">
      <w:marLeft w:val="640"/>
      <w:marRight w:val="0"/>
      <w:marTop w:val="0"/>
      <w:marBottom w:val="0"/>
      <w:divBdr>
        <w:top w:val="none" w:sz="0" w:space="0" w:color="auto"/>
        <w:left w:val="none" w:sz="0" w:space="0" w:color="auto"/>
        <w:bottom w:val="none" w:sz="0" w:space="0" w:color="auto"/>
        <w:right w:val="none" w:sz="0" w:space="0" w:color="auto"/>
      </w:divBdr>
    </w:div>
    <w:div w:id="1021660796">
      <w:marLeft w:val="640"/>
      <w:marRight w:val="0"/>
      <w:marTop w:val="0"/>
      <w:marBottom w:val="0"/>
      <w:divBdr>
        <w:top w:val="none" w:sz="0" w:space="0" w:color="auto"/>
        <w:left w:val="none" w:sz="0" w:space="0" w:color="auto"/>
        <w:bottom w:val="none" w:sz="0" w:space="0" w:color="auto"/>
        <w:right w:val="none" w:sz="0" w:space="0" w:color="auto"/>
      </w:divBdr>
    </w:div>
    <w:div w:id="1021664004">
      <w:marLeft w:val="640"/>
      <w:marRight w:val="0"/>
      <w:marTop w:val="0"/>
      <w:marBottom w:val="0"/>
      <w:divBdr>
        <w:top w:val="none" w:sz="0" w:space="0" w:color="auto"/>
        <w:left w:val="none" w:sz="0" w:space="0" w:color="auto"/>
        <w:bottom w:val="none" w:sz="0" w:space="0" w:color="auto"/>
        <w:right w:val="none" w:sz="0" w:space="0" w:color="auto"/>
      </w:divBdr>
    </w:div>
    <w:div w:id="1021784848">
      <w:marLeft w:val="640"/>
      <w:marRight w:val="0"/>
      <w:marTop w:val="0"/>
      <w:marBottom w:val="0"/>
      <w:divBdr>
        <w:top w:val="none" w:sz="0" w:space="0" w:color="auto"/>
        <w:left w:val="none" w:sz="0" w:space="0" w:color="auto"/>
        <w:bottom w:val="none" w:sz="0" w:space="0" w:color="auto"/>
        <w:right w:val="none" w:sz="0" w:space="0" w:color="auto"/>
      </w:divBdr>
    </w:div>
    <w:div w:id="1021855448">
      <w:marLeft w:val="640"/>
      <w:marRight w:val="0"/>
      <w:marTop w:val="0"/>
      <w:marBottom w:val="0"/>
      <w:divBdr>
        <w:top w:val="none" w:sz="0" w:space="0" w:color="auto"/>
        <w:left w:val="none" w:sz="0" w:space="0" w:color="auto"/>
        <w:bottom w:val="none" w:sz="0" w:space="0" w:color="auto"/>
        <w:right w:val="none" w:sz="0" w:space="0" w:color="auto"/>
      </w:divBdr>
    </w:div>
    <w:div w:id="1022049802">
      <w:marLeft w:val="640"/>
      <w:marRight w:val="0"/>
      <w:marTop w:val="0"/>
      <w:marBottom w:val="0"/>
      <w:divBdr>
        <w:top w:val="none" w:sz="0" w:space="0" w:color="auto"/>
        <w:left w:val="none" w:sz="0" w:space="0" w:color="auto"/>
        <w:bottom w:val="none" w:sz="0" w:space="0" w:color="auto"/>
        <w:right w:val="none" w:sz="0" w:space="0" w:color="auto"/>
      </w:divBdr>
    </w:div>
    <w:div w:id="1022055401">
      <w:marLeft w:val="640"/>
      <w:marRight w:val="0"/>
      <w:marTop w:val="0"/>
      <w:marBottom w:val="0"/>
      <w:divBdr>
        <w:top w:val="none" w:sz="0" w:space="0" w:color="auto"/>
        <w:left w:val="none" w:sz="0" w:space="0" w:color="auto"/>
        <w:bottom w:val="none" w:sz="0" w:space="0" w:color="auto"/>
        <w:right w:val="none" w:sz="0" w:space="0" w:color="auto"/>
      </w:divBdr>
    </w:div>
    <w:div w:id="1022055940">
      <w:marLeft w:val="640"/>
      <w:marRight w:val="0"/>
      <w:marTop w:val="0"/>
      <w:marBottom w:val="0"/>
      <w:divBdr>
        <w:top w:val="none" w:sz="0" w:space="0" w:color="auto"/>
        <w:left w:val="none" w:sz="0" w:space="0" w:color="auto"/>
        <w:bottom w:val="none" w:sz="0" w:space="0" w:color="auto"/>
        <w:right w:val="none" w:sz="0" w:space="0" w:color="auto"/>
      </w:divBdr>
    </w:div>
    <w:div w:id="1022130080">
      <w:marLeft w:val="640"/>
      <w:marRight w:val="0"/>
      <w:marTop w:val="0"/>
      <w:marBottom w:val="0"/>
      <w:divBdr>
        <w:top w:val="none" w:sz="0" w:space="0" w:color="auto"/>
        <w:left w:val="none" w:sz="0" w:space="0" w:color="auto"/>
        <w:bottom w:val="none" w:sz="0" w:space="0" w:color="auto"/>
        <w:right w:val="none" w:sz="0" w:space="0" w:color="auto"/>
      </w:divBdr>
    </w:div>
    <w:div w:id="1022171094">
      <w:marLeft w:val="640"/>
      <w:marRight w:val="0"/>
      <w:marTop w:val="0"/>
      <w:marBottom w:val="0"/>
      <w:divBdr>
        <w:top w:val="none" w:sz="0" w:space="0" w:color="auto"/>
        <w:left w:val="none" w:sz="0" w:space="0" w:color="auto"/>
        <w:bottom w:val="none" w:sz="0" w:space="0" w:color="auto"/>
        <w:right w:val="none" w:sz="0" w:space="0" w:color="auto"/>
      </w:divBdr>
    </w:div>
    <w:div w:id="1022242229">
      <w:marLeft w:val="640"/>
      <w:marRight w:val="0"/>
      <w:marTop w:val="0"/>
      <w:marBottom w:val="0"/>
      <w:divBdr>
        <w:top w:val="none" w:sz="0" w:space="0" w:color="auto"/>
        <w:left w:val="none" w:sz="0" w:space="0" w:color="auto"/>
        <w:bottom w:val="none" w:sz="0" w:space="0" w:color="auto"/>
        <w:right w:val="none" w:sz="0" w:space="0" w:color="auto"/>
      </w:divBdr>
    </w:div>
    <w:div w:id="1022248000">
      <w:marLeft w:val="640"/>
      <w:marRight w:val="0"/>
      <w:marTop w:val="0"/>
      <w:marBottom w:val="0"/>
      <w:divBdr>
        <w:top w:val="none" w:sz="0" w:space="0" w:color="auto"/>
        <w:left w:val="none" w:sz="0" w:space="0" w:color="auto"/>
        <w:bottom w:val="none" w:sz="0" w:space="0" w:color="auto"/>
        <w:right w:val="none" w:sz="0" w:space="0" w:color="auto"/>
      </w:divBdr>
    </w:div>
    <w:div w:id="1022318105">
      <w:marLeft w:val="640"/>
      <w:marRight w:val="0"/>
      <w:marTop w:val="0"/>
      <w:marBottom w:val="0"/>
      <w:divBdr>
        <w:top w:val="none" w:sz="0" w:space="0" w:color="auto"/>
        <w:left w:val="none" w:sz="0" w:space="0" w:color="auto"/>
        <w:bottom w:val="none" w:sz="0" w:space="0" w:color="auto"/>
        <w:right w:val="none" w:sz="0" w:space="0" w:color="auto"/>
      </w:divBdr>
    </w:div>
    <w:div w:id="1022366451">
      <w:marLeft w:val="640"/>
      <w:marRight w:val="0"/>
      <w:marTop w:val="0"/>
      <w:marBottom w:val="0"/>
      <w:divBdr>
        <w:top w:val="none" w:sz="0" w:space="0" w:color="auto"/>
        <w:left w:val="none" w:sz="0" w:space="0" w:color="auto"/>
        <w:bottom w:val="none" w:sz="0" w:space="0" w:color="auto"/>
        <w:right w:val="none" w:sz="0" w:space="0" w:color="auto"/>
      </w:divBdr>
    </w:div>
    <w:div w:id="1022438549">
      <w:marLeft w:val="640"/>
      <w:marRight w:val="0"/>
      <w:marTop w:val="0"/>
      <w:marBottom w:val="0"/>
      <w:divBdr>
        <w:top w:val="none" w:sz="0" w:space="0" w:color="auto"/>
        <w:left w:val="none" w:sz="0" w:space="0" w:color="auto"/>
        <w:bottom w:val="none" w:sz="0" w:space="0" w:color="auto"/>
        <w:right w:val="none" w:sz="0" w:space="0" w:color="auto"/>
      </w:divBdr>
    </w:div>
    <w:div w:id="1022440258">
      <w:marLeft w:val="480"/>
      <w:marRight w:val="0"/>
      <w:marTop w:val="0"/>
      <w:marBottom w:val="0"/>
      <w:divBdr>
        <w:top w:val="none" w:sz="0" w:space="0" w:color="auto"/>
        <w:left w:val="none" w:sz="0" w:space="0" w:color="auto"/>
        <w:bottom w:val="none" w:sz="0" w:space="0" w:color="auto"/>
        <w:right w:val="none" w:sz="0" w:space="0" w:color="auto"/>
      </w:divBdr>
    </w:div>
    <w:div w:id="1022441823">
      <w:marLeft w:val="640"/>
      <w:marRight w:val="0"/>
      <w:marTop w:val="0"/>
      <w:marBottom w:val="0"/>
      <w:divBdr>
        <w:top w:val="none" w:sz="0" w:space="0" w:color="auto"/>
        <w:left w:val="none" w:sz="0" w:space="0" w:color="auto"/>
        <w:bottom w:val="none" w:sz="0" w:space="0" w:color="auto"/>
        <w:right w:val="none" w:sz="0" w:space="0" w:color="auto"/>
      </w:divBdr>
    </w:div>
    <w:div w:id="1022584247">
      <w:marLeft w:val="640"/>
      <w:marRight w:val="0"/>
      <w:marTop w:val="0"/>
      <w:marBottom w:val="0"/>
      <w:divBdr>
        <w:top w:val="none" w:sz="0" w:space="0" w:color="auto"/>
        <w:left w:val="none" w:sz="0" w:space="0" w:color="auto"/>
        <w:bottom w:val="none" w:sz="0" w:space="0" w:color="auto"/>
        <w:right w:val="none" w:sz="0" w:space="0" w:color="auto"/>
      </w:divBdr>
    </w:div>
    <w:div w:id="1022634486">
      <w:marLeft w:val="640"/>
      <w:marRight w:val="0"/>
      <w:marTop w:val="0"/>
      <w:marBottom w:val="0"/>
      <w:divBdr>
        <w:top w:val="none" w:sz="0" w:space="0" w:color="auto"/>
        <w:left w:val="none" w:sz="0" w:space="0" w:color="auto"/>
        <w:bottom w:val="none" w:sz="0" w:space="0" w:color="auto"/>
        <w:right w:val="none" w:sz="0" w:space="0" w:color="auto"/>
      </w:divBdr>
    </w:div>
    <w:div w:id="1022709711">
      <w:marLeft w:val="640"/>
      <w:marRight w:val="0"/>
      <w:marTop w:val="0"/>
      <w:marBottom w:val="0"/>
      <w:divBdr>
        <w:top w:val="none" w:sz="0" w:space="0" w:color="auto"/>
        <w:left w:val="none" w:sz="0" w:space="0" w:color="auto"/>
        <w:bottom w:val="none" w:sz="0" w:space="0" w:color="auto"/>
        <w:right w:val="none" w:sz="0" w:space="0" w:color="auto"/>
      </w:divBdr>
    </w:div>
    <w:div w:id="1022777581">
      <w:marLeft w:val="640"/>
      <w:marRight w:val="0"/>
      <w:marTop w:val="0"/>
      <w:marBottom w:val="0"/>
      <w:divBdr>
        <w:top w:val="none" w:sz="0" w:space="0" w:color="auto"/>
        <w:left w:val="none" w:sz="0" w:space="0" w:color="auto"/>
        <w:bottom w:val="none" w:sz="0" w:space="0" w:color="auto"/>
        <w:right w:val="none" w:sz="0" w:space="0" w:color="auto"/>
      </w:divBdr>
    </w:div>
    <w:div w:id="1022781277">
      <w:marLeft w:val="640"/>
      <w:marRight w:val="0"/>
      <w:marTop w:val="0"/>
      <w:marBottom w:val="0"/>
      <w:divBdr>
        <w:top w:val="none" w:sz="0" w:space="0" w:color="auto"/>
        <w:left w:val="none" w:sz="0" w:space="0" w:color="auto"/>
        <w:bottom w:val="none" w:sz="0" w:space="0" w:color="auto"/>
        <w:right w:val="none" w:sz="0" w:space="0" w:color="auto"/>
      </w:divBdr>
    </w:div>
    <w:div w:id="1022782422">
      <w:marLeft w:val="640"/>
      <w:marRight w:val="0"/>
      <w:marTop w:val="0"/>
      <w:marBottom w:val="0"/>
      <w:divBdr>
        <w:top w:val="none" w:sz="0" w:space="0" w:color="auto"/>
        <w:left w:val="none" w:sz="0" w:space="0" w:color="auto"/>
        <w:bottom w:val="none" w:sz="0" w:space="0" w:color="auto"/>
        <w:right w:val="none" w:sz="0" w:space="0" w:color="auto"/>
      </w:divBdr>
    </w:div>
    <w:div w:id="1022825078">
      <w:marLeft w:val="640"/>
      <w:marRight w:val="0"/>
      <w:marTop w:val="0"/>
      <w:marBottom w:val="0"/>
      <w:divBdr>
        <w:top w:val="none" w:sz="0" w:space="0" w:color="auto"/>
        <w:left w:val="none" w:sz="0" w:space="0" w:color="auto"/>
        <w:bottom w:val="none" w:sz="0" w:space="0" w:color="auto"/>
        <w:right w:val="none" w:sz="0" w:space="0" w:color="auto"/>
      </w:divBdr>
    </w:div>
    <w:div w:id="1022904756">
      <w:marLeft w:val="640"/>
      <w:marRight w:val="0"/>
      <w:marTop w:val="0"/>
      <w:marBottom w:val="0"/>
      <w:divBdr>
        <w:top w:val="none" w:sz="0" w:space="0" w:color="auto"/>
        <w:left w:val="none" w:sz="0" w:space="0" w:color="auto"/>
        <w:bottom w:val="none" w:sz="0" w:space="0" w:color="auto"/>
        <w:right w:val="none" w:sz="0" w:space="0" w:color="auto"/>
      </w:divBdr>
    </w:div>
    <w:div w:id="1022970800">
      <w:marLeft w:val="640"/>
      <w:marRight w:val="0"/>
      <w:marTop w:val="0"/>
      <w:marBottom w:val="0"/>
      <w:divBdr>
        <w:top w:val="none" w:sz="0" w:space="0" w:color="auto"/>
        <w:left w:val="none" w:sz="0" w:space="0" w:color="auto"/>
        <w:bottom w:val="none" w:sz="0" w:space="0" w:color="auto"/>
        <w:right w:val="none" w:sz="0" w:space="0" w:color="auto"/>
      </w:divBdr>
    </w:div>
    <w:div w:id="1022975756">
      <w:marLeft w:val="640"/>
      <w:marRight w:val="0"/>
      <w:marTop w:val="0"/>
      <w:marBottom w:val="0"/>
      <w:divBdr>
        <w:top w:val="none" w:sz="0" w:space="0" w:color="auto"/>
        <w:left w:val="none" w:sz="0" w:space="0" w:color="auto"/>
        <w:bottom w:val="none" w:sz="0" w:space="0" w:color="auto"/>
        <w:right w:val="none" w:sz="0" w:space="0" w:color="auto"/>
      </w:divBdr>
    </w:div>
    <w:div w:id="1022979427">
      <w:marLeft w:val="640"/>
      <w:marRight w:val="0"/>
      <w:marTop w:val="0"/>
      <w:marBottom w:val="0"/>
      <w:divBdr>
        <w:top w:val="none" w:sz="0" w:space="0" w:color="auto"/>
        <w:left w:val="none" w:sz="0" w:space="0" w:color="auto"/>
        <w:bottom w:val="none" w:sz="0" w:space="0" w:color="auto"/>
        <w:right w:val="none" w:sz="0" w:space="0" w:color="auto"/>
      </w:divBdr>
    </w:div>
    <w:div w:id="1023021628">
      <w:marLeft w:val="640"/>
      <w:marRight w:val="0"/>
      <w:marTop w:val="0"/>
      <w:marBottom w:val="0"/>
      <w:divBdr>
        <w:top w:val="none" w:sz="0" w:space="0" w:color="auto"/>
        <w:left w:val="none" w:sz="0" w:space="0" w:color="auto"/>
        <w:bottom w:val="none" w:sz="0" w:space="0" w:color="auto"/>
        <w:right w:val="none" w:sz="0" w:space="0" w:color="auto"/>
      </w:divBdr>
    </w:div>
    <w:div w:id="1023096572">
      <w:marLeft w:val="640"/>
      <w:marRight w:val="0"/>
      <w:marTop w:val="0"/>
      <w:marBottom w:val="0"/>
      <w:divBdr>
        <w:top w:val="none" w:sz="0" w:space="0" w:color="auto"/>
        <w:left w:val="none" w:sz="0" w:space="0" w:color="auto"/>
        <w:bottom w:val="none" w:sz="0" w:space="0" w:color="auto"/>
        <w:right w:val="none" w:sz="0" w:space="0" w:color="auto"/>
      </w:divBdr>
    </w:div>
    <w:div w:id="1023166297">
      <w:marLeft w:val="640"/>
      <w:marRight w:val="0"/>
      <w:marTop w:val="0"/>
      <w:marBottom w:val="0"/>
      <w:divBdr>
        <w:top w:val="none" w:sz="0" w:space="0" w:color="auto"/>
        <w:left w:val="none" w:sz="0" w:space="0" w:color="auto"/>
        <w:bottom w:val="none" w:sz="0" w:space="0" w:color="auto"/>
        <w:right w:val="none" w:sz="0" w:space="0" w:color="auto"/>
      </w:divBdr>
    </w:div>
    <w:div w:id="1023284365">
      <w:marLeft w:val="640"/>
      <w:marRight w:val="0"/>
      <w:marTop w:val="0"/>
      <w:marBottom w:val="0"/>
      <w:divBdr>
        <w:top w:val="none" w:sz="0" w:space="0" w:color="auto"/>
        <w:left w:val="none" w:sz="0" w:space="0" w:color="auto"/>
        <w:bottom w:val="none" w:sz="0" w:space="0" w:color="auto"/>
        <w:right w:val="none" w:sz="0" w:space="0" w:color="auto"/>
      </w:divBdr>
    </w:div>
    <w:div w:id="1023362887">
      <w:marLeft w:val="640"/>
      <w:marRight w:val="0"/>
      <w:marTop w:val="0"/>
      <w:marBottom w:val="0"/>
      <w:divBdr>
        <w:top w:val="none" w:sz="0" w:space="0" w:color="auto"/>
        <w:left w:val="none" w:sz="0" w:space="0" w:color="auto"/>
        <w:bottom w:val="none" w:sz="0" w:space="0" w:color="auto"/>
        <w:right w:val="none" w:sz="0" w:space="0" w:color="auto"/>
      </w:divBdr>
    </w:div>
    <w:div w:id="1023363875">
      <w:marLeft w:val="640"/>
      <w:marRight w:val="0"/>
      <w:marTop w:val="0"/>
      <w:marBottom w:val="0"/>
      <w:divBdr>
        <w:top w:val="none" w:sz="0" w:space="0" w:color="auto"/>
        <w:left w:val="none" w:sz="0" w:space="0" w:color="auto"/>
        <w:bottom w:val="none" w:sz="0" w:space="0" w:color="auto"/>
        <w:right w:val="none" w:sz="0" w:space="0" w:color="auto"/>
      </w:divBdr>
    </w:div>
    <w:div w:id="1023440255">
      <w:marLeft w:val="640"/>
      <w:marRight w:val="0"/>
      <w:marTop w:val="0"/>
      <w:marBottom w:val="0"/>
      <w:divBdr>
        <w:top w:val="none" w:sz="0" w:space="0" w:color="auto"/>
        <w:left w:val="none" w:sz="0" w:space="0" w:color="auto"/>
        <w:bottom w:val="none" w:sz="0" w:space="0" w:color="auto"/>
        <w:right w:val="none" w:sz="0" w:space="0" w:color="auto"/>
      </w:divBdr>
    </w:div>
    <w:div w:id="1023550352">
      <w:marLeft w:val="640"/>
      <w:marRight w:val="0"/>
      <w:marTop w:val="0"/>
      <w:marBottom w:val="0"/>
      <w:divBdr>
        <w:top w:val="none" w:sz="0" w:space="0" w:color="auto"/>
        <w:left w:val="none" w:sz="0" w:space="0" w:color="auto"/>
        <w:bottom w:val="none" w:sz="0" w:space="0" w:color="auto"/>
        <w:right w:val="none" w:sz="0" w:space="0" w:color="auto"/>
      </w:divBdr>
    </w:div>
    <w:div w:id="1023554391">
      <w:marLeft w:val="640"/>
      <w:marRight w:val="0"/>
      <w:marTop w:val="0"/>
      <w:marBottom w:val="0"/>
      <w:divBdr>
        <w:top w:val="none" w:sz="0" w:space="0" w:color="auto"/>
        <w:left w:val="none" w:sz="0" w:space="0" w:color="auto"/>
        <w:bottom w:val="none" w:sz="0" w:space="0" w:color="auto"/>
        <w:right w:val="none" w:sz="0" w:space="0" w:color="auto"/>
      </w:divBdr>
    </w:div>
    <w:div w:id="1023556206">
      <w:marLeft w:val="640"/>
      <w:marRight w:val="0"/>
      <w:marTop w:val="0"/>
      <w:marBottom w:val="0"/>
      <w:divBdr>
        <w:top w:val="none" w:sz="0" w:space="0" w:color="auto"/>
        <w:left w:val="none" w:sz="0" w:space="0" w:color="auto"/>
        <w:bottom w:val="none" w:sz="0" w:space="0" w:color="auto"/>
        <w:right w:val="none" w:sz="0" w:space="0" w:color="auto"/>
      </w:divBdr>
    </w:div>
    <w:div w:id="1023632513">
      <w:marLeft w:val="640"/>
      <w:marRight w:val="0"/>
      <w:marTop w:val="0"/>
      <w:marBottom w:val="0"/>
      <w:divBdr>
        <w:top w:val="none" w:sz="0" w:space="0" w:color="auto"/>
        <w:left w:val="none" w:sz="0" w:space="0" w:color="auto"/>
        <w:bottom w:val="none" w:sz="0" w:space="0" w:color="auto"/>
        <w:right w:val="none" w:sz="0" w:space="0" w:color="auto"/>
      </w:divBdr>
    </w:div>
    <w:div w:id="1024018127">
      <w:marLeft w:val="640"/>
      <w:marRight w:val="0"/>
      <w:marTop w:val="0"/>
      <w:marBottom w:val="0"/>
      <w:divBdr>
        <w:top w:val="none" w:sz="0" w:space="0" w:color="auto"/>
        <w:left w:val="none" w:sz="0" w:space="0" w:color="auto"/>
        <w:bottom w:val="none" w:sz="0" w:space="0" w:color="auto"/>
        <w:right w:val="none" w:sz="0" w:space="0" w:color="auto"/>
      </w:divBdr>
    </w:div>
    <w:div w:id="1024021639">
      <w:marLeft w:val="640"/>
      <w:marRight w:val="0"/>
      <w:marTop w:val="0"/>
      <w:marBottom w:val="0"/>
      <w:divBdr>
        <w:top w:val="none" w:sz="0" w:space="0" w:color="auto"/>
        <w:left w:val="none" w:sz="0" w:space="0" w:color="auto"/>
        <w:bottom w:val="none" w:sz="0" w:space="0" w:color="auto"/>
        <w:right w:val="none" w:sz="0" w:space="0" w:color="auto"/>
      </w:divBdr>
    </w:div>
    <w:div w:id="1024132564">
      <w:marLeft w:val="640"/>
      <w:marRight w:val="0"/>
      <w:marTop w:val="0"/>
      <w:marBottom w:val="0"/>
      <w:divBdr>
        <w:top w:val="none" w:sz="0" w:space="0" w:color="auto"/>
        <w:left w:val="none" w:sz="0" w:space="0" w:color="auto"/>
        <w:bottom w:val="none" w:sz="0" w:space="0" w:color="auto"/>
        <w:right w:val="none" w:sz="0" w:space="0" w:color="auto"/>
      </w:divBdr>
    </w:div>
    <w:div w:id="1024134543">
      <w:marLeft w:val="640"/>
      <w:marRight w:val="0"/>
      <w:marTop w:val="0"/>
      <w:marBottom w:val="0"/>
      <w:divBdr>
        <w:top w:val="none" w:sz="0" w:space="0" w:color="auto"/>
        <w:left w:val="none" w:sz="0" w:space="0" w:color="auto"/>
        <w:bottom w:val="none" w:sz="0" w:space="0" w:color="auto"/>
        <w:right w:val="none" w:sz="0" w:space="0" w:color="auto"/>
      </w:divBdr>
    </w:div>
    <w:div w:id="1024331404">
      <w:marLeft w:val="640"/>
      <w:marRight w:val="0"/>
      <w:marTop w:val="0"/>
      <w:marBottom w:val="0"/>
      <w:divBdr>
        <w:top w:val="none" w:sz="0" w:space="0" w:color="auto"/>
        <w:left w:val="none" w:sz="0" w:space="0" w:color="auto"/>
        <w:bottom w:val="none" w:sz="0" w:space="0" w:color="auto"/>
        <w:right w:val="none" w:sz="0" w:space="0" w:color="auto"/>
      </w:divBdr>
    </w:div>
    <w:div w:id="1024357945">
      <w:marLeft w:val="640"/>
      <w:marRight w:val="0"/>
      <w:marTop w:val="0"/>
      <w:marBottom w:val="0"/>
      <w:divBdr>
        <w:top w:val="none" w:sz="0" w:space="0" w:color="auto"/>
        <w:left w:val="none" w:sz="0" w:space="0" w:color="auto"/>
        <w:bottom w:val="none" w:sz="0" w:space="0" w:color="auto"/>
        <w:right w:val="none" w:sz="0" w:space="0" w:color="auto"/>
      </w:divBdr>
    </w:div>
    <w:div w:id="1024359060">
      <w:marLeft w:val="640"/>
      <w:marRight w:val="0"/>
      <w:marTop w:val="0"/>
      <w:marBottom w:val="0"/>
      <w:divBdr>
        <w:top w:val="none" w:sz="0" w:space="0" w:color="auto"/>
        <w:left w:val="none" w:sz="0" w:space="0" w:color="auto"/>
        <w:bottom w:val="none" w:sz="0" w:space="0" w:color="auto"/>
        <w:right w:val="none" w:sz="0" w:space="0" w:color="auto"/>
      </w:divBdr>
    </w:div>
    <w:div w:id="1024595938">
      <w:marLeft w:val="640"/>
      <w:marRight w:val="0"/>
      <w:marTop w:val="0"/>
      <w:marBottom w:val="0"/>
      <w:divBdr>
        <w:top w:val="none" w:sz="0" w:space="0" w:color="auto"/>
        <w:left w:val="none" w:sz="0" w:space="0" w:color="auto"/>
        <w:bottom w:val="none" w:sz="0" w:space="0" w:color="auto"/>
        <w:right w:val="none" w:sz="0" w:space="0" w:color="auto"/>
      </w:divBdr>
    </w:div>
    <w:div w:id="1024668888">
      <w:marLeft w:val="640"/>
      <w:marRight w:val="0"/>
      <w:marTop w:val="0"/>
      <w:marBottom w:val="0"/>
      <w:divBdr>
        <w:top w:val="none" w:sz="0" w:space="0" w:color="auto"/>
        <w:left w:val="none" w:sz="0" w:space="0" w:color="auto"/>
        <w:bottom w:val="none" w:sz="0" w:space="0" w:color="auto"/>
        <w:right w:val="none" w:sz="0" w:space="0" w:color="auto"/>
      </w:divBdr>
    </w:div>
    <w:div w:id="1024744953">
      <w:marLeft w:val="640"/>
      <w:marRight w:val="0"/>
      <w:marTop w:val="0"/>
      <w:marBottom w:val="0"/>
      <w:divBdr>
        <w:top w:val="none" w:sz="0" w:space="0" w:color="auto"/>
        <w:left w:val="none" w:sz="0" w:space="0" w:color="auto"/>
        <w:bottom w:val="none" w:sz="0" w:space="0" w:color="auto"/>
        <w:right w:val="none" w:sz="0" w:space="0" w:color="auto"/>
      </w:divBdr>
    </w:div>
    <w:div w:id="1024790547">
      <w:marLeft w:val="640"/>
      <w:marRight w:val="0"/>
      <w:marTop w:val="0"/>
      <w:marBottom w:val="0"/>
      <w:divBdr>
        <w:top w:val="none" w:sz="0" w:space="0" w:color="auto"/>
        <w:left w:val="none" w:sz="0" w:space="0" w:color="auto"/>
        <w:bottom w:val="none" w:sz="0" w:space="0" w:color="auto"/>
        <w:right w:val="none" w:sz="0" w:space="0" w:color="auto"/>
      </w:divBdr>
    </w:div>
    <w:div w:id="1024867336">
      <w:marLeft w:val="640"/>
      <w:marRight w:val="0"/>
      <w:marTop w:val="0"/>
      <w:marBottom w:val="0"/>
      <w:divBdr>
        <w:top w:val="none" w:sz="0" w:space="0" w:color="auto"/>
        <w:left w:val="none" w:sz="0" w:space="0" w:color="auto"/>
        <w:bottom w:val="none" w:sz="0" w:space="0" w:color="auto"/>
        <w:right w:val="none" w:sz="0" w:space="0" w:color="auto"/>
      </w:divBdr>
    </w:div>
    <w:div w:id="1024939676">
      <w:marLeft w:val="640"/>
      <w:marRight w:val="0"/>
      <w:marTop w:val="0"/>
      <w:marBottom w:val="0"/>
      <w:divBdr>
        <w:top w:val="none" w:sz="0" w:space="0" w:color="auto"/>
        <w:left w:val="none" w:sz="0" w:space="0" w:color="auto"/>
        <w:bottom w:val="none" w:sz="0" w:space="0" w:color="auto"/>
        <w:right w:val="none" w:sz="0" w:space="0" w:color="auto"/>
      </w:divBdr>
    </w:div>
    <w:div w:id="1025054194">
      <w:marLeft w:val="640"/>
      <w:marRight w:val="0"/>
      <w:marTop w:val="0"/>
      <w:marBottom w:val="0"/>
      <w:divBdr>
        <w:top w:val="none" w:sz="0" w:space="0" w:color="auto"/>
        <w:left w:val="none" w:sz="0" w:space="0" w:color="auto"/>
        <w:bottom w:val="none" w:sz="0" w:space="0" w:color="auto"/>
        <w:right w:val="none" w:sz="0" w:space="0" w:color="auto"/>
      </w:divBdr>
    </w:div>
    <w:div w:id="1025062817">
      <w:marLeft w:val="640"/>
      <w:marRight w:val="0"/>
      <w:marTop w:val="0"/>
      <w:marBottom w:val="0"/>
      <w:divBdr>
        <w:top w:val="none" w:sz="0" w:space="0" w:color="auto"/>
        <w:left w:val="none" w:sz="0" w:space="0" w:color="auto"/>
        <w:bottom w:val="none" w:sz="0" w:space="0" w:color="auto"/>
        <w:right w:val="none" w:sz="0" w:space="0" w:color="auto"/>
      </w:divBdr>
    </w:div>
    <w:div w:id="1025063009">
      <w:marLeft w:val="640"/>
      <w:marRight w:val="0"/>
      <w:marTop w:val="0"/>
      <w:marBottom w:val="0"/>
      <w:divBdr>
        <w:top w:val="none" w:sz="0" w:space="0" w:color="auto"/>
        <w:left w:val="none" w:sz="0" w:space="0" w:color="auto"/>
        <w:bottom w:val="none" w:sz="0" w:space="0" w:color="auto"/>
        <w:right w:val="none" w:sz="0" w:space="0" w:color="auto"/>
      </w:divBdr>
    </w:div>
    <w:div w:id="1025180243">
      <w:marLeft w:val="640"/>
      <w:marRight w:val="0"/>
      <w:marTop w:val="0"/>
      <w:marBottom w:val="0"/>
      <w:divBdr>
        <w:top w:val="none" w:sz="0" w:space="0" w:color="auto"/>
        <w:left w:val="none" w:sz="0" w:space="0" w:color="auto"/>
        <w:bottom w:val="none" w:sz="0" w:space="0" w:color="auto"/>
        <w:right w:val="none" w:sz="0" w:space="0" w:color="auto"/>
      </w:divBdr>
    </w:div>
    <w:div w:id="1025206701">
      <w:marLeft w:val="640"/>
      <w:marRight w:val="0"/>
      <w:marTop w:val="0"/>
      <w:marBottom w:val="0"/>
      <w:divBdr>
        <w:top w:val="none" w:sz="0" w:space="0" w:color="auto"/>
        <w:left w:val="none" w:sz="0" w:space="0" w:color="auto"/>
        <w:bottom w:val="none" w:sz="0" w:space="0" w:color="auto"/>
        <w:right w:val="none" w:sz="0" w:space="0" w:color="auto"/>
      </w:divBdr>
    </w:div>
    <w:div w:id="1025209441">
      <w:marLeft w:val="640"/>
      <w:marRight w:val="0"/>
      <w:marTop w:val="0"/>
      <w:marBottom w:val="0"/>
      <w:divBdr>
        <w:top w:val="none" w:sz="0" w:space="0" w:color="auto"/>
        <w:left w:val="none" w:sz="0" w:space="0" w:color="auto"/>
        <w:bottom w:val="none" w:sz="0" w:space="0" w:color="auto"/>
        <w:right w:val="none" w:sz="0" w:space="0" w:color="auto"/>
      </w:divBdr>
    </w:div>
    <w:div w:id="1025327086">
      <w:marLeft w:val="640"/>
      <w:marRight w:val="0"/>
      <w:marTop w:val="0"/>
      <w:marBottom w:val="0"/>
      <w:divBdr>
        <w:top w:val="none" w:sz="0" w:space="0" w:color="auto"/>
        <w:left w:val="none" w:sz="0" w:space="0" w:color="auto"/>
        <w:bottom w:val="none" w:sz="0" w:space="0" w:color="auto"/>
        <w:right w:val="none" w:sz="0" w:space="0" w:color="auto"/>
      </w:divBdr>
    </w:div>
    <w:div w:id="1025328857">
      <w:marLeft w:val="640"/>
      <w:marRight w:val="0"/>
      <w:marTop w:val="0"/>
      <w:marBottom w:val="0"/>
      <w:divBdr>
        <w:top w:val="none" w:sz="0" w:space="0" w:color="auto"/>
        <w:left w:val="none" w:sz="0" w:space="0" w:color="auto"/>
        <w:bottom w:val="none" w:sz="0" w:space="0" w:color="auto"/>
        <w:right w:val="none" w:sz="0" w:space="0" w:color="auto"/>
      </w:divBdr>
    </w:div>
    <w:div w:id="1025403565">
      <w:marLeft w:val="640"/>
      <w:marRight w:val="0"/>
      <w:marTop w:val="0"/>
      <w:marBottom w:val="0"/>
      <w:divBdr>
        <w:top w:val="none" w:sz="0" w:space="0" w:color="auto"/>
        <w:left w:val="none" w:sz="0" w:space="0" w:color="auto"/>
        <w:bottom w:val="none" w:sz="0" w:space="0" w:color="auto"/>
        <w:right w:val="none" w:sz="0" w:space="0" w:color="auto"/>
      </w:divBdr>
    </w:div>
    <w:div w:id="1025444339">
      <w:marLeft w:val="640"/>
      <w:marRight w:val="0"/>
      <w:marTop w:val="0"/>
      <w:marBottom w:val="0"/>
      <w:divBdr>
        <w:top w:val="none" w:sz="0" w:space="0" w:color="auto"/>
        <w:left w:val="none" w:sz="0" w:space="0" w:color="auto"/>
        <w:bottom w:val="none" w:sz="0" w:space="0" w:color="auto"/>
        <w:right w:val="none" w:sz="0" w:space="0" w:color="auto"/>
      </w:divBdr>
    </w:div>
    <w:div w:id="1025445070">
      <w:marLeft w:val="640"/>
      <w:marRight w:val="0"/>
      <w:marTop w:val="0"/>
      <w:marBottom w:val="0"/>
      <w:divBdr>
        <w:top w:val="none" w:sz="0" w:space="0" w:color="auto"/>
        <w:left w:val="none" w:sz="0" w:space="0" w:color="auto"/>
        <w:bottom w:val="none" w:sz="0" w:space="0" w:color="auto"/>
        <w:right w:val="none" w:sz="0" w:space="0" w:color="auto"/>
      </w:divBdr>
    </w:div>
    <w:div w:id="1025597986">
      <w:marLeft w:val="640"/>
      <w:marRight w:val="0"/>
      <w:marTop w:val="0"/>
      <w:marBottom w:val="0"/>
      <w:divBdr>
        <w:top w:val="none" w:sz="0" w:space="0" w:color="auto"/>
        <w:left w:val="none" w:sz="0" w:space="0" w:color="auto"/>
        <w:bottom w:val="none" w:sz="0" w:space="0" w:color="auto"/>
        <w:right w:val="none" w:sz="0" w:space="0" w:color="auto"/>
      </w:divBdr>
    </w:div>
    <w:div w:id="1025642613">
      <w:marLeft w:val="640"/>
      <w:marRight w:val="0"/>
      <w:marTop w:val="0"/>
      <w:marBottom w:val="0"/>
      <w:divBdr>
        <w:top w:val="none" w:sz="0" w:space="0" w:color="auto"/>
        <w:left w:val="none" w:sz="0" w:space="0" w:color="auto"/>
        <w:bottom w:val="none" w:sz="0" w:space="0" w:color="auto"/>
        <w:right w:val="none" w:sz="0" w:space="0" w:color="auto"/>
      </w:divBdr>
    </w:div>
    <w:div w:id="1025718436">
      <w:marLeft w:val="640"/>
      <w:marRight w:val="0"/>
      <w:marTop w:val="0"/>
      <w:marBottom w:val="0"/>
      <w:divBdr>
        <w:top w:val="none" w:sz="0" w:space="0" w:color="auto"/>
        <w:left w:val="none" w:sz="0" w:space="0" w:color="auto"/>
        <w:bottom w:val="none" w:sz="0" w:space="0" w:color="auto"/>
        <w:right w:val="none" w:sz="0" w:space="0" w:color="auto"/>
      </w:divBdr>
    </w:div>
    <w:div w:id="1025866225">
      <w:marLeft w:val="640"/>
      <w:marRight w:val="0"/>
      <w:marTop w:val="0"/>
      <w:marBottom w:val="0"/>
      <w:divBdr>
        <w:top w:val="none" w:sz="0" w:space="0" w:color="auto"/>
        <w:left w:val="none" w:sz="0" w:space="0" w:color="auto"/>
        <w:bottom w:val="none" w:sz="0" w:space="0" w:color="auto"/>
        <w:right w:val="none" w:sz="0" w:space="0" w:color="auto"/>
      </w:divBdr>
    </w:div>
    <w:div w:id="1025909563">
      <w:marLeft w:val="640"/>
      <w:marRight w:val="0"/>
      <w:marTop w:val="0"/>
      <w:marBottom w:val="0"/>
      <w:divBdr>
        <w:top w:val="none" w:sz="0" w:space="0" w:color="auto"/>
        <w:left w:val="none" w:sz="0" w:space="0" w:color="auto"/>
        <w:bottom w:val="none" w:sz="0" w:space="0" w:color="auto"/>
        <w:right w:val="none" w:sz="0" w:space="0" w:color="auto"/>
      </w:divBdr>
    </w:div>
    <w:div w:id="1025910626">
      <w:marLeft w:val="640"/>
      <w:marRight w:val="0"/>
      <w:marTop w:val="0"/>
      <w:marBottom w:val="0"/>
      <w:divBdr>
        <w:top w:val="none" w:sz="0" w:space="0" w:color="auto"/>
        <w:left w:val="none" w:sz="0" w:space="0" w:color="auto"/>
        <w:bottom w:val="none" w:sz="0" w:space="0" w:color="auto"/>
        <w:right w:val="none" w:sz="0" w:space="0" w:color="auto"/>
      </w:divBdr>
    </w:div>
    <w:div w:id="1025980600">
      <w:marLeft w:val="640"/>
      <w:marRight w:val="0"/>
      <w:marTop w:val="0"/>
      <w:marBottom w:val="0"/>
      <w:divBdr>
        <w:top w:val="none" w:sz="0" w:space="0" w:color="auto"/>
        <w:left w:val="none" w:sz="0" w:space="0" w:color="auto"/>
        <w:bottom w:val="none" w:sz="0" w:space="0" w:color="auto"/>
        <w:right w:val="none" w:sz="0" w:space="0" w:color="auto"/>
      </w:divBdr>
    </w:div>
    <w:div w:id="1025982210">
      <w:marLeft w:val="640"/>
      <w:marRight w:val="0"/>
      <w:marTop w:val="0"/>
      <w:marBottom w:val="0"/>
      <w:divBdr>
        <w:top w:val="none" w:sz="0" w:space="0" w:color="auto"/>
        <w:left w:val="none" w:sz="0" w:space="0" w:color="auto"/>
        <w:bottom w:val="none" w:sz="0" w:space="0" w:color="auto"/>
        <w:right w:val="none" w:sz="0" w:space="0" w:color="auto"/>
      </w:divBdr>
    </w:div>
    <w:div w:id="1025985235">
      <w:marLeft w:val="640"/>
      <w:marRight w:val="0"/>
      <w:marTop w:val="0"/>
      <w:marBottom w:val="0"/>
      <w:divBdr>
        <w:top w:val="none" w:sz="0" w:space="0" w:color="auto"/>
        <w:left w:val="none" w:sz="0" w:space="0" w:color="auto"/>
        <w:bottom w:val="none" w:sz="0" w:space="0" w:color="auto"/>
        <w:right w:val="none" w:sz="0" w:space="0" w:color="auto"/>
      </w:divBdr>
    </w:div>
    <w:div w:id="1025987174">
      <w:marLeft w:val="640"/>
      <w:marRight w:val="0"/>
      <w:marTop w:val="0"/>
      <w:marBottom w:val="0"/>
      <w:divBdr>
        <w:top w:val="none" w:sz="0" w:space="0" w:color="auto"/>
        <w:left w:val="none" w:sz="0" w:space="0" w:color="auto"/>
        <w:bottom w:val="none" w:sz="0" w:space="0" w:color="auto"/>
        <w:right w:val="none" w:sz="0" w:space="0" w:color="auto"/>
      </w:divBdr>
    </w:div>
    <w:div w:id="1026055376">
      <w:marLeft w:val="640"/>
      <w:marRight w:val="0"/>
      <w:marTop w:val="0"/>
      <w:marBottom w:val="0"/>
      <w:divBdr>
        <w:top w:val="none" w:sz="0" w:space="0" w:color="auto"/>
        <w:left w:val="none" w:sz="0" w:space="0" w:color="auto"/>
        <w:bottom w:val="none" w:sz="0" w:space="0" w:color="auto"/>
        <w:right w:val="none" w:sz="0" w:space="0" w:color="auto"/>
      </w:divBdr>
    </w:div>
    <w:div w:id="1026055985">
      <w:marLeft w:val="640"/>
      <w:marRight w:val="0"/>
      <w:marTop w:val="0"/>
      <w:marBottom w:val="0"/>
      <w:divBdr>
        <w:top w:val="none" w:sz="0" w:space="0" w:color="auto"/>
        <w:left w:val="none" w:sz="0" w:space="0" w:color="auto"/>
        <w:bottom w:val="none" w:sz="0" w:space="0" w:color="auto"/>
        <w:right w:val="none" w:sz="0" w:space="0" w:color="auto"/>
      </w:divBdr>
    </w:div>
    <w:div w:id="1026097309">
      <w:marLeft w:val="640"/>
      <w:marRight w:val="0"/>
      <w:marTop w:val="0"/>
      <w:marBottom w:val="0"/>
      <w:divBdr>
        <w:top w:val="none" w:sz="0" w:space="0" w:color="auto"/>
        <w:left w:val="none" w:sz="0" w:space="0" w:color="auto"/>
        <w:bottom w:val="none" w:sz="0" w:space="0" w:color="auto"/>
        <w:right w:val="none" w:sz="0" w:space="0" w:color="auto"/>
      </w:divBdr>
    </w:div>
    <w:div w:id="1026105234">
      <w:marLeft w:val="640"/>
      <w:marRight w:val="0"/>
      <w:marTop w:val="0"/>
      <w:marBottom w:val="0"/>
      <w:divBdr>
        <w:top w:val="none" w:sz="0" w:space="0" w:color="auto"/>
        <w:left w:val="none" w:sz="0" w:space="0" w:color="auto"/>
        <w:bottom w:val="none" w:sz="0" w:space="0" w:color="auto"/>
        <w:right w:val="none" w:sz="0" w:space="0" w:color="auto"/>
      </w:divBdr>
    </w:div>
    <w:div w:id="1026175520">
      <w:marLeft w:val="640"/>
      <w:marRight w:val="0"/>
      <w:marTop w:val="0"/>
      <w:marBottom w:val="0"/>
      <w:divBdr>
        <w:top w:val="none" w:sz="0" w:space="0" w:color="auto"/>
        <w:left w:val="none" w:sz="0" w:space="0" w:color="auto"/>
        <w:bottom w:val="none" w:sz="0" w:space="0" w:color="auto"/>
        <w:right w:val="none" w:sz="0" w:space="0" w:color="auto"/>
      </w:divBdr>
    </w:div>
    <w:div w:id="1026175639">
      <w:marLeft w:val="640"/>
      <w:marRight w:val="0"/>
      <w:marTop w:val="0"/>
      <w:marBottom w:val="0"/>
      <w:divBdr>
        <w:top w:val="none" w:sz="0" w:space="0" w:color="auto"/>
        <w:left w:val="none" w:sz="0" w:space="0" w:color="auto"/>
        <w:bottom w:val="none" w:sz="0" w:space="0" w:color="auto"/>
        <w:right w:val="none" w:sz="0" w:space="0" w:color="auto"/>
      </w:divBdr>
    </w:div>
    <w:div w:id="1026248069">
      <w:marLeft w:val="640"/>
      <w:marRight w:val="0"/>
      <w:marTop w:val="0"/>
      <w:marBottom w:val="0"/>
      <w:divBdr>
        <w:top w:val="none" w:sz="0" w:space="0" w:color="auto"/>
        <w:left w:val="none" w:sz="0" w:space="0" w:color="auto"/>
        <w:bottom w:val="none" w:sz="0" w:space="0" w:color="auto"/>
        <w:right w:val="none" w:sz="0" w:space="0" w:color="auto"/>
      </w:divBdr>
    </w:div>
    <w:div w:id="1026296422">
      <w:marLeft w:val="640"/>
      <w:marRight w:val="0"/>
      <w:marTop w:val="0"/>
      <w:marBottom w:val="0"/>
      <w:divBdr>
        <w:top w:val="none" w:sz="0" w:space="0" w:color="auto"/>
        <w:left w:val="none" w:sz="0" w:space="0" w:color="auto"/>
        <w:bottom w:val="none" w:sz="0" w:space="0" w:color="auto"/>
        <w:right w:val="none" w:sz="0" w:space="0" w:color="auto"/>
      </w:divBdr>
    </w:div>
    <w:div w:id="1026560294">
      <w:marLeft w:val="640"/>
      <w:marRight w:val="0"/>
      <w:marTop w:val="0"/>
      <w:marBottom w:val="0"/>
      <w:divBdr>
        <w:top w:val="none" w:sz="0" w:space="0" w:color="auto"/>
        <w:left w:val="none" w:sz="0" w:space="0" w:color="auto"/>
        <w:bottom w:val="none" w:sz="0" w:space="0" w:color="auto"/>
        <w:right w:val="none" w:sz="0" w:space="0" w:color="auto"/>
      </w:divBdr>
    </w:div>
    <w:div w:id="1026562073">
      <w:marLeft w:val="640"/>
      <w:marRight w:val="0"/>
      <w:marTop w:val="0"/>
      <w:marBottom w:val="0"/>
      <w:divBdr>
        <w:top w:val="none" w:sz="0" w:space="0" w:color="auto"/>
        <w:left w:val="none" w:sz="0" w:space="0" w:color="auto"/>
        <w:bottom w:val="none" w:sz="0" w:space="0" w:color="auto"/>
        <w:right w:val="none" w:sz="0" w:space="0" w:color="auto"/>
      </w:divBdr>
    </w:div>
    <w:div w:id="1026715011">
      <w:marLeft w:val="640"/>
      <w:marRight w:val="0"/>
      <w:marTop w:val="0"/>
      <w:marBottom w:val="0"/>
      <w:divBdr>
        <w:top w:val="none" w:sz="0" w:space="0" w:color="auto"/>
        <w:left w:val="none" w:sz="0" w:space="0" w:color="auto"/>
        <w:bottom w:val="none" w:sz="0" w:space="0" w:color="auto"/>
        <w:right w:val="none" w:sz="0" w:space="0" w:color="auto"/>
      </w:divBdr>
    </w:div>
    <w:div w:id="1026718011">
      <w:marLeft w:val="640"/>
      <w:marRight w:val="0"/>
      <w:marTop w:val="0"/>
      <w:marBottom w:val="0"/>
      <w:divBdr>
        <w:top w:val="none" w:sz="0" w:space="0" w:color="auto"/>
        <w:left w:val="none" w:sz="0" w:space="0" w:color="auto"/>
        <w:bottom w:val="none" w:sz="0" w:space="0" w:color="auto"/>
        <w:right w:val="none" w:sz="0" w:space="0" w:color="auto"/>
      </w:divBdr>
    </w:div>
    <w:div w:id="1026827292">
      <w:marLeft w:val="640"/>
      <w:marRight w:val="0"/>
      <w:marTop w:val="0"/>
      <w:marBottom w:val="0"/>
      <w:divBdr>
        <w:top w:val="none" w:sz="0" w:space="0" w:color="auto"/>
        <w:left w:val="none" w:sz="0" w:space="0" w:color="auto"/>
        <w:bottom w:val="none" w:sz="0" w:space="0" w:color="auto"/>
        <w:right w:val="none" w:sz="0" w:space="0" w:color="auto"/>
      </w:divBdr>
    </w:div>
    <w:div w:id="1026827969">
      <w:marLeft w:val="480"/>
      <w:marRight w:val="0"/>
      <w:marTop w:val="0"/>
      <w:marBottom w:val="0"/>
      <w:divBdr>
        <w:top w:val="none" w:sz="0" w:space="0" w:color="auto"/>
        <w:left w:val="none" w:sz="0" w:space="0" w:color="auto"/>
        <w:bottom w:val="none" w:sz="0" w:space="0" w:color="auto"/>
        <w:right w:val="none" w:sz="0" w:space="0" w:color="auto"/>
      </w:divBdr>
    </w:div>
    <w:div w:id="1026833206">
      <w:marLeft w:val="640"/>
      <w:marRight w:val="0"/>
      <w:marTop w:val="0"/>
      <w:marBottom w:val="0"/>
      <w:divBdr>
        <w:top w:val="none" w:sz="0" w:space="0" w:color="auto"/>
        <w:left w:val="none" w:sz="0" w:space="0" w:color="auto"/>
        <w:bottom w:val="none" w:sz="0" w:space="0" w:color="auto"/>
        <w:right w:val="none" w:sz="0" w:space="0" w:color="auto"/>
      </w:divBdr>
    </w:div>
    <w:div w:id="1026835760">
      <w:marLeft w:val="640"/>
      <w:marRight w:val="0"/>
      <w:marTop w:val="0"/>
      <w:marBottom w:val="0"/>
      <w:divBdr>
        <w:top w:val="none" w:sz="0" w:space="0" w:color="auto"/>
        <w:left w:val="none" w:sz="0" w:space="0" w:color="auto"/>
        <w:bottom w:val="none" w:sz="0" w:space="0" w:color="auto"/>
        <w:right w:val="none" w:sz="0" w:space="0" w:color="auto"/>
      </w:divBdr>
    </w:div>
    <w:div w:id="1026835775">
      <w:marLeft w:val="640"/>
      <w:marRight w:val="0"/>
      <w:marTop w:val="0"/>
      <w:marBottom w:val="0"/>
      <w:divBdr>
        <w:top w:val="none" w:sz="0" w:space="0" w:color="auto"/>
        <w:left w:val="none" w:sz="0" w:space="0" w:color="auto"/>
        <w:bottom w:val="none" w:sz="0" w:space="0" w:color="auto"/>
        <w:right w:val="none" w:sz="0" w:space="0" w:color="auto"/>
      </w:divBdr>
    </w:div>
    <w:div w:id="1026902185">
      <w:marLeft w:val="640"/>
      <w:marRight w:val="0"/>
      <w:marTop w:val="0"/>
      <w:marBottom w:val="0"/>
      <w:divBdr>
        <w:top w:val="none" w:sz="0" w:space="0" w:color="auto"/>
        <w:left w:val="none" w:sz="0" w:space="0" w:color="auto"/>
        <w:bottom w:val="none" w:sz="0" w:space="0" w:color="auto"/>
        <w:right w:val="none" w:sz="0" w:space="0" w:color="auto"/>
      </w:divBdr>
    </w:div>
    <w:div w:id="1026903641">
      <w:marLeft w:val="640"/>
      <w:marRight w:val="0"/>
      <w:marTop w:val="0"/>
      <w:marBottom w:val="0"/>
      <w:divBdr>
        <w:top w:val="none" w:sz="0" w:space="0" w:color="auto"/>
        <w:left w:val="none" w:sz="0" w:space="0" w:color="auto"/>
        <w:bottom w:val="none" w:sz="0" w:space="0" w:color="auto"/>
        <w:right w:val="none" w:sz="0" w:space="0" w:color="auto"/>
      </w:divBdr>
    </w:div>
    <w:div w:id="1026949297">
      <w:marLeft w:val="640"/>
      <w:marRight w:val="0"/>
      <w:marTop w:val="0"/>
      <w:marBottom w:val="0"/>
      <w:divBdr>
        <w:top w:val="none" w:sz="0" w:space="0" w:color="auto"/>
        <w:left w:val="none" w:sz="0" w:space="0" w:color="auto"/>
        <w:bottom w:val="none" w:sz="0" w:space="0" w:color="auto"/>
        <w:right w:val="none" w:sz="0" w:space="0" w:color="auto"/>
      </w:divBdr>
    </w:div>
    <w:div w:id="1026977728">
      <w:marLeft w:val="640"/>
      <w:marRight w:val="0"/>
      <w:marTop w:val="0"/>
      <w:marBottom w:val="0"/>
      <w:divBdr>
        <w:top w:val="none" w:sz="0" w:space="0" w:color="auto"/>
        <w:left w:val="none" w:sz="0" w:space="0" w:color="auto"/>
        <w:bottom w:val="none" w:sz="0" w:space="0" w:color="auto"/>
        <w:right w:val="none" w:sz="0" w:space="0" w:color="auto"/>
      </w:divBdr>
    </w:div>
    <w:div w:id="1027172128">
      <w:marLeft w:val="640"/>
      <w:marRight w:val="0"/>
      <w:marTop w:val="0"/>
      <w:marBottom w:val="0"/>
      <w:divBdr>
        <w:top w:val="none" w:sz="0" w:space="0" w:color="auto"/>
        <w:left w:val="none" w:sz="0" w:space="0" w:color="auto"/>
        <w:bottom w:val="none" w:sz="0" w:space="0" w:color="auto"/>
        <w:right w:val="none" w:sz="0" w:space="0" w:color="auto"/>
      </w:divBdr>
    </w:div>
    <w:div w:id="1027222071">
      <w:marLeft w:val="640"/>
      <w:marRight w:val="0"/>
      <w:marTop w:val="0"/>
      <w:marBottom w:val="0"/>
      <w:divBdr>
        <w:top w:val="none" w:sz="0" w:space="0" w:color="auto"/>
        <w:left w:val="none" w:sz="0" w:space="0" w:color="auto"/>
        <w:bottom w:val="none" w:sz="0" w:space="0" w:color="auto"/>
        <w:right w:val="none" w:sz="0" w:space="0" w:color="auto"/>
      </w:divBdr>
    </w:div>
    <w:div w:id="1027296407">
      <w:marLeft w:val="640"/>
      <w:marRight w:val="0"/>
      <w:marTop w:val="0"/>
      <w:marBottom w:val="0"/>
      <w:divBdr>
        <w:top w:val="none" w:sz="0" w:space="0" w:color="auto"/>
        <w:left w:val="none" w:sz="0" w:space="0" w:color="auto"/>
        <w:bottom w:val="none" w:sz="0" w:space="0" w:color="auto"/>
        <w:right w:val="none" w:sz="0" w:space="0" w:color="auto"/>
      </w:divBdr>
    </w:div>
    <w:div w:id="1027558429">
      <w:marLeft w:val="640"/>
      <w:marRight w:val="0"/>
      <w:marTop w:val="0"/>
      <w:marBottom w:val="0"/>
      <w:divBdr>
        <w:top w:val="none" w:sz="0" w:space="0" w:color="auto"/>
        <w:left w:val="none" w:sz="0" w:space="0" w:color="auto"/>
        <w:bottom w:val="none" w:sz="0" w:space="0" w:color="auto"/>
        <w:right w:val="none" w:sz="0" w:space="0" w:color="auto"/>
      </w:divBdr>
    </w:div>
    <w:div w:id="1027564884">
      <w:marLeft w:val="640"/>
      <w:marRight w:val="0"/>
      <w:marTop w:val="0"/>
      <w:marBottom w:val="0"/>
      <w:divBdr>
        <w:top w:val="none" w:sz="0" w:space="0" w:color="auto"/>
        <w:left w:val="none" w:sz="0" w:space="0" w:color="auto"/>
        <w:bottom w:val="none" w:sz="0" w:space="0" w:color="auto"/>
        <w:right w:val="none" w:sz="0" w:space="0" w:color="auto"/>
      </w:divBdr>
    </w:div>
    <w:div w:id="1027634504">
      <w:marLeft w:val="640"/>
      <w:marRight w:val="0"/>
      <w:marTop w:val="0"/>
      <w:marBottom w:val="0"/>
      <w:divBdr>
        <w:top w:val="none" w:sz="0" w:space="0" w:color="auto"/>
        <w:left w:val="none" w:sz="0" w:space="0" w:color="auto"/>
        <w:bottom w:val="none" w:sz="0" w:space="0" w:color="auto"/>
        <w:right w:val="none" w:sz="0" w:space="0" w:color="auto"/>
      </w:divBdr>
    </w:div>
    <w:div w:id="1027634654">
      <w:marLeft w:val="640"/>
      <w:marRight w:val="0"/>
      <w:marTop w:val="0"/>
      <w:marBottom w:val="0"/>
      <w:divBdr>
        <w:top w:val="none" w:sz="0" w:space="0" w:color="auto"/>
        <w:left w:val="none" w:sz="0" w:space="0" w:color="auto"/>
        <w:bottom w:val="none" w:sz="0" w:space="0" w:color="auto"/>
        <w:right w:val="none" w:sz="0" w:space="0" w:color="auto"/>
      </w:divBdr>
    </w:div>
    <w:div w:id="1027679001">
      <w:marLeft w:val="640"/>
      <w:marRight w:val="0"/>
      <w:marTop w:val="0"/>
      <w:marBottom w:val="0"/>
      <w:divBdr>
        <w:top w:val="none" w:sz="0" w:space="0" w:color="auto"/>
        <w:left w:val="none" w:sz="0" w:space="0" w:color="auto"/>
        <w:bottom w:val="none" w:sz="0" w:space="0" w:color="auto"/>
        <w:right w:val="none" w:sz="0" w:space="0" w:color="auto"/>
      </w:divBdr>
    </w:div>
    <w:div w:id="1027752789">
      <w:marLeft w:val="640"/>
      <w:marRight w:val="0"/>
      <w:marTop w:val="0"/>
      <w:marBottom w:val="0"/>
      <w:divBdr>
        <w:top w:val="none" w:sz="0" w:space="0" w:color="auto"/>
        <w:left w:val="none" w:sz="0" w:space="0" w:color="auto"/>
        <w:bottom w:val="none" w:sz="0" w:space="0" w:color="auto"/>
        <w:right w:val="none" w:sz="0" w:space="0" w:color="auto"/>
      </w:divBdr>
    </w:div>
    <w:div w:id="1027872057">
      <w:marLeft w:val="640"/>
      <w:marRight w:val="0"/>
      <w:marTop w:val="0"/>
      <w:marBottom w:val="0"/>
      <w:divBdr>
        <w:top w:val="none" w:sz="0" w:space="0" w:color="auto"/>
        <w:left w:val="none" w:sz="0" w:space="0" w:color="auto"/>
        <w:bottom w:val="none" w:sz="0" w:space="0" w:color="auto"/>
        <w:right w:val="none" w:sz="0" w:space="0" w:color="auto"/>
      </w:divBdr>
    </w:div>
    <w:div w:id="1028025096">
      <w:marLeft w:val="640"/>
      <w:marRight w:val="0"/>
      <w:marTop w:val="0"/>
      <w:marBottom w:val="0"/>
      <w:divBdr>
        <w:top w:val="none" w:sz="0" w:space="0" w:color="auto"/>
        <w:left w:val="none" w:sz="0" w:space="0" w:color="auto"/>
        <w:bottom w:val="none" w:sz="0" w:space="0" w:color="auto"/>
        <w:right w:val="none" w:sz="0" w:space="0" w:color="auto"/>
      </w:divBdr>
    </w:div>
    <w:div w:id="1028063777">
      <w:marLeft w:val="640"/>
      <w:marRight w:val="0"/>
      <w:marTop w:val="0"/>
      <w:marBottom w:val="0"/>
      <w:divBdr>
        <w:top w:val="none" w:sz="0" w:space="0" w:color="auto"/>
        <w:left w:val="none" w:sz="0" w:space="0" w:color="auto"/>
        <w:bottom w:val="none" w:sz="0" w:space="0" w:color="auto"/>
        <w:right w:val="none" w:sz="0" w:space="0" w:color="auto"/>
      </w:divBdr>
    </w:div>
    <w:div w:id="1028070285">
      <w:marLeft w:val="640"/>
      <w:marRight w:val="0"/>
      <w:marTop w:val="0"/>
      <w:marBottom w:val="0"/>
      <w:divBdr>
        <w:top w:val="none" w:sz="0" w:space="0" w:color="auto"/>
        <w:left w:val="none" w:sz="0" w:space="0" w:color="auto"/>
        <w:bottom w:val="none" w:sz="0" w:space="0" w:color="auto"/>
        <w:right w:val="none" w:sz="0" w:space="0" w:color="auto"/>
      </w:divBdr>
    </w:div>
    <w:div w:id="1028095385">
      <w:marLeft w:val="640"/>
      <w:marRight w:val="0"/>
      <w:marTop w:val="0"/>
      <w:marBottom w:val="0"/>
      <w:divBdr>
        <w:top w:val="none" w:sz="0" w:space="0" w:color="auto"/>
        <w:left w:val="none" w:sz="0" w:space="0" w:color="auto"/>
        <w:bottom w:val="none" w:sz="0" w:space="0" w:color="auto"/>
        <w:right w:val="none" w:sz="0" w:space="0" w:color="auto"/>
      </w:divBdr>
    </w:div>
    <w:div w:id="1028261373">
      <w:marLeft w:val="640"/>
      <w:marRight w:val="0"/>
      <w:marTop w:val="0"/>
      <w:marBottom w:val="0"/>
      <w:divBdr>
        <w:top w:val="none" w:sz="0" w:space="0" w:color="auto"/>
        <w:left w:val="none" w:sz="0" w:space="0" w:color="auto"/>
        <w:bottom w:val="none" w:sz="0" w:space="0" w:color="auto"/>
        <w:right w:val="none" w:sz="0" w:space="0" w:color="auto"/>
      </w:divBdr>
    </w:div>
    <w:div w:id="1028262822">
      <w:bodyDiv w:val="1"/>
      <w:marLeft w:val="0"/>
      <w:marRight w:val="0"/>
      <w:marTop w:val="0"/>
      <w:marBottom w:val="0"/>
      <w:divBdr>
        <w:top w:val="none" w:sz="0" w:space="0" w:color="auto"/>
        <w:left w:val="none" w:sz="0" w:space="0" w:color="auto"/>
        <w:bottom w:val="none" w:sz="0" w:space="0" w:color="auto"/>
        <w:right w:val="none" w:sz="0" w:space="0" w:color="auto"/>
      </w:divBdr>
      <w:divsChild>
        <w:div w:id="38238906">
          <w:marLeft w:val="640"/>
          <w:marRight w:val="0"/>
          <w:marTop w:val="0"/>
          <w:marBottom w:val="0"/>
          <w:divBdr>
            <w:top w:val="none" w:sz="0" w:space="0" w:color="auto"/>
            <w:left w:val="none" w:sz="0" w:space="0" w:color="auto"/>
            <w:bottom w:val="none" w:sz="0" w:space="0" w:color="auto"/>
            <w:right w:val="none" w:sz="0" w:space="0" w:color="auto"/>
          </w:divBdr>
        </w:div>
        <w:div w:id="63066124">
          <w:marLeft w:val="640"/>
          <w:marRight w:val="0"/>
          <w:marTop w:val="0"/>
          <w:marBottom w:val="0"/>
          <w:divBdr>
            <w:top w:val="none" w:sz="0" w:space="0" w:color="auto"/>
            <w:left w:val="none" w:sz="0" w:space="0" w:color="auto"/>
            <w:bottom w:val="none" w:sz="0" w:space="0" w:color="auto"/>
            <w:right w:val="none" w:sz="0" w:space="0" w:color="auto"/>
          </w:divBdr>
        </w:div>
        <w:div w:id="113720754">
          <w:marLeft w:val="640"/>
          <w:marRight w:val="0"/>
          <w:marTop w:val="0"/>
          <w:marBottom w:val="0"/>
          <w:divBdr>
            <w:top w:val="none" w:sz="0" w:space="0" w:color="auto"/>
            <w:left w:val="none" w:sz="0" w:space="0" w:color="auto"/>
            <w:bottom w:val="none" w:sz="0" w:space="0" w:color="auto"/>
            <w:right w:val="none" w:sz="0" w:space="0" w:color="auto"/>
          </w:divBdr>
        </w:div>
        <w:div w:id="133917048">
          <w:marLeft w:val="640"/>
          <w:marRight w:val="0"/>
          <w:marTop w:val="0"/>
          <w:marBottom w:val="0"/>
          <w:divBdr>
            <w:top w:val="none" w:sz="0" w:space="0" w:color="auto"/>
            <w:left w:val="none" w:sz="0" w:space="0" w:color="auto"/>
            <w:bottom w:val="none" w:sz="0" w:space="0" w:color="auto"/>
            <w:right w:val="none" w:sz="0" w:space="0" w:color="auto"/>
          </w:divBdr>
        </w:div>
        <w:div w:id="178738155">
          <w:marLeft w:val="640"/>
          <w:marRight w:val="0"/>
          <w:marTop w:val="0"/>
          <w:marBottom w:val="0"/>
          <w:divBdr>
            <w:top w:val="none" w:sz="0" w:space="0" w:color="auto"/>
            <w:left w:val="none" w:sz="0" w:space="0" w:color="auto"/>
            <w:bottom w:val="none" w:sz="0" w:space="0" w:color="auto"/>
            <w:right w:val="none" w:sz="0" w:space="0" w:color="auto"/>
          </w:divBdr>
        </w:div>
        <w:div w:id="209533354">
          <w:marLeft w:val="640"/>
          <w:marRight w:val="0"/>
          <w:marTop w:val="0"/>
          <w:marBottom w:val="0"/>
          <w:divBdr>
            <w:top w:val="none" w:sz="0" w:space="0" w:color="auto"/>
            <w:left w:val="none" w:sz="0" w:space="0" w:color="auto"/>
            <w:bottom w:val="none" w:sz="0" w:space="0" w:color="auto"/>
            <w:right w:val="none" w:sz="0" w:space="0" w:color="auto"/>
          </w:divBdr>
        </w:div>
        <w:div w:id="308899201">
          <w:marLeft w:val="640"/>
          <w:marRight w:val="0"/>
          <w:marTop w:val="0"/>
          <w:marBottom w:val="0"/>
          <w:divBdr>
            <w:top w:val="none" w:sz="0" w:space="0" w:color="auto"/>
            <w:left w:val="none" w:sz="0" w:space="0" w:color="auto"/>
            <w:bottom w:val="none" w:sz="0" w:space="0" w:color="auto"/>
            <w:right w:val="none" w:sz="0" w:space="0" w:color="auto"/>
          </w:divBdr>
        </w:div>
        <w:div w:id="311954030">
          <w:marLeft w:val="640"/>
          <w:marRight w:val="0"/>
          <w:marTop w:val="0"/>
          <w:marBottom w:val="0"/>
          <w:divBdr>
            <w:top w:val="none" w:sz="0" w:space="0" w:color="auto"/>
            <w:left w:val="none" w:sz="0" w:space="0" w:color="auto"/>
            <w:bottom w:val="none" w:sz="0" w:space="0" w:color="auto"/>
            <w:right w:val="none" w:sz="0" w:space="0" w:color="auto"/>
          </w:divBdr>
        </w:div>
        <w:div w:id="369649699">
          <w:marLeft w:val="640"/>
          <w:marRight w:val="0"/>
          <w:marTop w:val="0"/>
          <w:marBottom w:val="0"/>
          <w:divBdr>
            <w:top w:val="none" w:sz="0" w:space="0" w:color="auto"/>
            <w:left w:val="none" w:sz="0" w:space="0" w:color="auto"/>
            <w:bottom w:val="none" w:sz="0" w:space="0" w:color="auto"/>
            <w:right w:val="none" w:sz="0" w:space="0" w:color="auto"/>
          </w:divBdr>
        </w:div>
        <w:div w:id="471681553">
          <w:marLeft w:val="640"/>
          <w:marRight w:val="0"/>
          <w:marTop w:val="0"/>
          <w:marBottom w:val="0"/>
          <w:divBdr>
            <w:top w:val="none" w:sz="0" w:space="0" w:color="auto"/>
            <w:left w:val="none" w:sz="0" w:space="0" w:color="auto"/>
            <w:bottom w:val="none" w:sz="0" w:space="0" w:color="auto"/>
            <w:right w:val="none" w:sz="0" w:space="0" w:color="auto"/>
          </w:divBdr>
        </w:div>
        <w:div w:id="500659328">
          <w:marLeft w:val="640"/>
          <w:marRight w:val="0"/>
          <w:marTop w:val="0"/>
          <w:marBottom w:val="0"/>
          <w:divBdr>
            <w:top w:val="none" w:sz="0" w:space="0" w:color="auto"/>
            <w:left w:val="none" w:sz="0" w:space="0" w:color="auto"/>
            <w:bottom w:val="none" w:sz="0" w:space="0" w:color="auto"/>
            <w:right w:val="none" w:sz="0" w:space="0" w:color="auto"/>
          </w:divBdr>
        </w:div>
        <w:div w:id="502860509">
          <w:marLeft w:val="640"/>
          <w:marRight w:val="0"/>
          <w:marTop w:val="0"/>
          <w:marBottom w:val="0"/>
          <w:divBdr>
            <w:top w:val="none" w:sz="0" w:space="0" w:color="auto"/>
            <w:left w:val="none" w:sz="0" w:space="0" w:color="auto"/>
            <w:bottom w:val="none" w:sz="0" w:space="0" w:color="auto"/>
            <w:right w:val="none" w:sz="0" w:space="0" w:color="auto"/>
          </w:divBdr>
        </w:div>
        <w:div w:id="567885688">
          <w:marLeft w:val="640"/>
          <w:marRight w:val="0"/>
          <w:marTop w:val="0"/>
          <w:marBottom w:val="0"/>
          <w:divBdr>
            <w:top w:val="none" w:sz="0" w:space="0" w:color="auto"/>
            <w:left w:val="none" w:sz="0" w:space="0" w:color="auto"/>
            <w:bottom w:val="none" w:sz="0" w:space="0" w:color="auto"/>
            <w:right w:val="none" w:sz="0" w:space="0" w:color="auto"/>
          </w:divBdr>
        </w:div>
        <w:div w:id="604581161">
          <w:marLeft w:val="640"/>
          <w:marRight w:val="0"/>
          <w:marTop w:val="0"/>
          <w:marBottom w:val="0"/>
          <w:divBdr>
            <w:top w:val="none" w:sz="0" w:space="0" w:color="auto"/>
            <w:left w:val="none" w:sz="0" w:space="0" w:color="auto"/>
            <w:bottom w:val="none" w:sz="0" w:space="0" w:color="auto"/>
            <w:right w:val="none" w:sz="0" w:space="0" w:color="auto"/>
          </w:divBdr>
        </w:div>
        <w:div w:id="632711806">
          <w:marLeft w:val="640"/>
          <w:marRight w:val="0"/>
          <w:marTop w:val="0"/>
          <w:marBottom w:val="0"/>
          <w:divBdr>
            <w:top w:val="none" w:sz="0" w:space="0" w:color="auto"/>
            <w:left w:val="none" w:sz="0" w:space="0" w:color="auto"/>
            <w:bottom w:val="none" w:sz="0" w:space="0" w:color="auto"/>
            <w:right w:val="none" w:sz="0" w:space="0" w:color="auto"/>
          </w:divBdr>
        </w:div>
        <w:div w:id="637616066">
          <w:marLeft w:val="640"/>
          <w:marRight w:val="0"/>
          <w:marTop w:val="0"/>
          <w:marBottom w:val="0"/>
          <w:divBdr>
            <w:top w:val="none" w:sz="0" w:space="0" w:color="auto"/>
            <w:left w:val="none" w:sz="0" w:space="0" w:color="auto"/>
            <w:bottom w:val="none" w:sz="0" w:space="0" w:color="auto"/>
            <w:right w:val="none" w:sz="0" w:space="0" w:color="auto"/>
          </w:divBdr>
        </w:div>
        <w:div w:id="683476273">
          <w:marLeft w:val="640"/>
          <w:marRight w:val="0"/>
          <w:marTop w:val="0"/>
          <w:marBottom w:val="0"/>
          <w:divBdr>
            <w:top w:val="none" w:sz="0" w:space="0" w:color="auto"/>
            <w:left w:val="none" w:sz="0" w:space="0" w:color="auto"/>
            <w:bottom w:val="none" w:sz="0" w:space="0" w:color="auto"/>
            <w:right w:val="none" w:sz="0" w:space="0" w:color="auto"/>
          </w:divBdr>
        </w:div>
        <w:div w:id="719402008">
          <w:marLeft w:val="640"/>
          <w:marRight w:val="0"/>
          <w:marTop w:val="0"/>
          <w:marBottom w:val="0"/>
          <w:divBdr>
            <w:top w:val="none" w:sz="0" w:space="0" w:color="auto"/>
            <w:left w:val="none" w:sz="0" w:space="0" w:color="auto"/>
            <w:bottom w:val="none" w:sz="0" w:space="0" w:color="auto"/>
            <w:right w:val="none" w:sz="0" w:space="0" w:color="auto"/>
          </w:divBdr>
        </w:div>
        <w:div w:id="772701725">
          <w:marLeft w:val="640"/>
          <w:marRight w:val="0"/>
          <w:marTop w:val="0"/>
          <w:marBottom w:val="0"/>
          <w:divBdr>
            <w:top w:val="none" w:sz="0" w:space="0" w:color="auto"/>
            <w:left w:val="none" w:sz="0" w:space="0" w:color="auto"/>
            <w:bottom w:val="none" w:sz="0" w:space="0" w:color="auto"/>
            <w:right w:val="none" w:sz="0" w:space="0" w:color="auto"/>
          </w:divBdr>
        </w:div>
        <w:div w:id="781143421">
          <w:marLeft w:val="640"/>
          <w:marRight w:val="0"/>
          <w:marTop w:val="0"/>
          <w:marBottom w:val="0"/>
          <w:divBdr>
            <w:top w:val="none" w:sz="0" w:space="0" w:color="auto"/>
            <w:left w:val="none" w:sz="0" w:space="0" w:color="auto"/>
            <w:bottom w:val="none" w:sz="0" w:space="0" w:color="auto"/>
            <w:right w:val="none" w:sz="0" w:space="0" w:color="auto"/>
          </w:divBdr>
        </w:div>
        <w:div w:id="850949182">
          <w:marLeft w:val="640"/>
          <w:marRight w:val="0"/>
          <w:marTop w:val="0"/>
          <w:marBottom w:val="0"/>
          <w:divBdr>
            <w:top w:val="none" w:sz="0" w:space="0" w:color="auto"/>
            <w:left w:val="none" w:sz="0" w:space="0" w:color="auto"/>
            <w:bottom w:val="none" w:sz="0" w:space="0" w:color="auto"/>
            <w:right w:val="none" w:sz="0" w:space="0" w:color="auto"/>
          </w:divBdr>
        </w:div>
        <w:div w:id="936987606">
          <w:marLeft w:val="640"/>
          <w:marRight w:val="0"/>
          <w:marTop w:val="0"/>
          <w:marBottom w:val="0"/>
          <w:divBdr>
            <w:top w:val="none" w:sz="0" w:space="0" w:color="auto"/>
            <w:left w:val="none" w:sz="0" w:space="0" w:color="auto"/>
            <w:bottom w:val="none" w:sz="0" w:space="0" w:color="auto"/>
            <w:right w:val="none" w:sz="0" w:space="0" w:color="auto"/>
          </w:divBdr>
        </w:div>
        <w:div w:id="1003123210">
          <w:marLeft w:val="640"/>
          <w:marRight w:val="0"/>
          <w:marTop w:val="0"/>
          <w:marBottom w:val="0"/>
          <w:divBdr>
            <w:top w:val="none" w:sz="0" w:space="0" w:color="auto"/>
            <w:left w:val="none" w:sz="0" w:space="0" w:color="auto"/>
            <w:bottom w:val="none" w:sz="0" w:space="0" w:color="auto"/>
            <w:right w:val="none" w:sz="0" w:space="0" w:color="auto"/>
          </w:divBdr>
        </w:div>
        <w:div w:id="1121150532">
          <w:marLeft w:val="640"/>
          <w:marRight w:val="0"/>
          <w:marTop w:val="0"/>
          <w:marBottom w:val="0"/>
          <w:divBdr>
            <w:top w:val="none" w:sz="0" w:space="0" w:color="auto"/>
            <w:left w:val="none" w:sz="0" w:space="0" w:color="auto"/>
            <w:bottom w:val="none" w:sz="0" w:space="0" w:color="auto"/>
            <w:right w:val="none" w:sz="0" w:space="0" w:color="auto"/>
          </w:divBdr>
        </w:div>
        <w:div w:id="1124884252">
          <w:marLeft w:val="640"/>
          <w:marRight w:val="0"/>
          <w:marTop w:val="0"/>
          <w:marBottom w:val="0"/>
          <w:divBdr>
            <w:top w:val="none" w:sz="0" w:space="0" w:color="auto"/>
            <w:left w:val="none" w:sz="0" w:space="0" w:color="auto"/>
            <w:bottom w:val="none" w:sz="0" w:space="0" w:color="auto"/>
            <w:right w:val="none" w:sz="0" w:space="0" w:color="auto"/>
          </w:divBdr>
        </w:div>
        <w:div w:id="1139953931">
          <w:marLeft w:val="640"/>
          <w:marRight w:val="0"/>
          <w:marTop w:val="0"/>
          <w:marBottom w:val="0"/>
          <w:divBdr>
            <w:top w:val="none" w:sz="0" w:space="0" w:color="auto"/>
            <w:left w:val="none" w:sz="0" w:space="0" w:color="auto"/>
            <w:bottom w:val="none" w:sz="0" w:space="0" w:color="auto"/>
            <w:right w:val="none" w:sz="0" w:space="0" w:color="auto"/>
          </w:divBdr>
        </w:div>
        <w:div w:id="1164051011">
          <w:marLeft w:val="640"/>
          <w:marRight w:val="0"/>
          <w:marTop w:val="0"/>
          <w:marBottom w:val="0"/>
          <w:divBdr>
            <w:top w:val="none" w:sz="0" w:space="0" w:color="auto"/>
            <w:left w:val="none" w:sz="0" w:space="0" w:color="auto"/>
            <w:bottom w:val="none" w:sz="0" w:space="0" w:color="auto"/>
            <w:right w:val="none" w:sz="0" w:space="0" w:color="auto"/>
          </w:divBdr>
        </w:div>
        <w:div w:id="1258370906">
          <w:marLeft w:val="640"/>
          <w:marRight w:val="0"/>
          <w:marTop w:val="0"/>
          <w:marBottom w:val="0"/>
          <w:divBdr>
            <w:top w:val="none" w:sz="0" w:space="0" w:color="auto"/>
            <w:left w:val="none" w:sz="0" w:space="0" w:color="auto"/>
            <w:bottom w:val="none" w:sz="0" w:space="0" w:color="auto"/>
            <w:right w:val="none" w:sz="0" w:space="0" w:color="auto"/>
          </w:divBdr>
        </w:div>
        <w:div w:id="1347098965">
          <w:marLeft w:val="640"/>
          <w:marRight w:val="0"/>
          <w:marTop w:val="0"/>
          <w:marBottom w:val="0"/>
          <w:divBdr>
            <w:top w:val="none" w:sz="0" w:space="0" w:color="auto"/>
            <w:left w:val="none" w:sz="0" w:space="0" w:color="auto"/>
            <w:bottom w:val="none" w:sz="0" w:space="0" w:color="auto"/>
            <w:right w:val="none" w:sz="0" w:space="0" w:color="auto"/>
          </w:divBdr>
        </w:div>
        <w:div w:id="1392583843">
          <w:marLeft w:val="640"/>
          <w:marRight w:val="0"/>
          <w:marTop w:val="0"/>
          <w:marBottom w:val="0"/>
          <w:divBdr>
            <w:top w:val="none" w:sz="0" w:space="0" w:color="auto"/>
            <w:left w:val="none" w:sz="0" w:space="0" w:color="auto"/>
            <w:bottom w:val="none" w:sz="0" w:space="0" w:color="auto"/>
            <w:right w:val="none" w:sz="0" w:space="0" w:color="auto"/>
          </w:divBdr>
        </w:div>
        <w:div w:id="1418478408">
          <w:marLeft w:val="640"/>
          <w:marRight w:val="0"/>
          <w:marTop w:val="0"/>
          <w:marBottom w:val="0"/>
          <w:divBdr>
            <w:top w:val="none" w:sz="0" w:space="0" w:color="auto"/>
            <w:left w:val="none" w:sz="0" w:space="0" w:color="auto"/>
            <w:bottom w:val="none" w:sz="0" w:space="0" w:color="auto"/>
            <w:right w:val="none" w:sz="0" w:space="0" w:color="auto"/>
          </w:divBdr>
        </w:div>
        <w:div w:id="1507742977">
          <w:marLeft w:val="640"/>
          <w:marRight w:val="0"/>
          <w:marTop w:val="0"/>
          <w:marBottom w:val="0"/>
          <w:divBdr>
            <w:top w:val="none" w:sz="0" w:space="0" w:color="auto"/>
            <w:left w:val="none" w:sz="0" w:space="0" w:color="auto"/>
            <w:bottom w:val="none" w:sz="0" w:space="0" w:color="auto"/>
            <w:right w:val="none" w:sz="0" w:space="0" w:color="auto"/>
          </w:divBdr>
        </w:div>
        <w:div w:id="1533106348">
          <w:marLeft w:val="640"/>
          <w:marRight w:val="0"/>
          <w:marTop w:val="0"/>
          <w:marBottom w:val="0"/>
          <w:divBdr>
            <w:top w:val="none" w:sz="0" w:space="0" w:color="auto"/>
            <w:left w:val="none" w:sz="0" w:space="0" w:color="auto"/>
            <w:bottom w:val="none" w:sz="0" w:space="0" w:color="auto"/>
            <w:right w:val="none" w:sz="0" w:space="0" w:color="auto"/>
          </w:divBdr>
        </w:div>
        <w:div w:id="1586918287">
          <w:marLeft w:val="640"/>
          <w:marRight w:val="0"/>
          <w:marTop w:val="0"/>
          <w:marBottom w:val="0"/>
          <w:divBdr>
            <w:top w:val="none" w:sz="0" w:space="0" w:color="auto"/>
            <w:left w:val="none" w:sz="0" w:space="0" w:color="auto"/>
            <w:bottom w:val="none" w:sz="0" w:space="0" w:color="auto"/>
            <w:right w:val="none" w:sz="0" w:space="0" w:color="auto"/>
          </w:divBdr>
        </w:div>
        <w:div w:id="1629239215">
          <w:marLeft w:val="640"/>
          <w:marRight w:val="0"/>
          <w:marTop w:val="0"/>
          <w:marBottom w:val="0"/>
          <w:divBdr>
            <w:top w:val="none" w:sz="0" w:space="0" w:color="auto"/>
            <w:left w:val="none" w:sz="0" w:space="0" w:color="auto"/>
            <w:bottom w:val="none" w:sz="0" w:space="0" w:color="auto"/>
            <w:right w:val="none" w:sz="0" w:space="0" w:color="auto"/>
          </w:divBdr>
        </w:div>
        <w:div w:id="1716276436">
          <w:marLeft w:val="640"/>
          <w:marRight w:val="0"/>
          <w:marTop w:val="0"/>
          <w:marBottom w:val="0"/>
          <w:divBdr>
            <w:top w:val="none" w:sz="0" w:space="0" w:color="auto"/>
            <w:left w:val="none" w:sz="0" w:space="0" w:color="auto"/>
            <w:bottom w:val="none" w:sz="0" w:space="0" w:color="auto"/>
            <w:right w:val="none" w:sz="0" w:space="0" w:color="auto"/>
          </w:divBdr>
        </w:div>
      </w:divsChild>
    </w:div>
    <w:div w:id="1028264004">
      <w:marLeft w:val="640"/>
      <w:marRight w:val="0"/>
      <w:marTop w:val="0"/>
      <w:marBottom w:val="0"/>
      <w:divBdr>
        <w:top w:val="none" w:sz="0" w:space="0" w:color="auto"/>
        <w:left w:val="none" w:sz="0" w:space="0" w:color="auto"/>
        <w:bottom w:val="none" w:sz="0" w:space="0" w:color="auto"/>
        <w:right w:val="none" w:sz="0" w:space="0" w:color="auto"/>
      </w:divBdr>
    </w:div>
    <w:div w:id="1028290341">
      <w:marLeft w:val="640"/>
      <w:marRight w:val="0"/>
      <w:marTop w:val="0"/>
      <w:marBottom w:val="0"/>
      <w:divBdr>
        <w:top w:val="none" w:sz="0" w:space="0" w:color="auto"/>
        <w:left w:val="none" w:sz="0" w:space="0" w:color="auto"/>
        <w:bottom w:val="none" w:sz="0" w:space="0" w:color="auto"/>
        <w:right w:val="none" w:sz="0" w:space="0" w:color="auto"/>
      </w:divBdr>
    </w:div>
    <w:div w:id="1028333052">
      <w:marLeft w:val="640"/>
      <w:marRight w:val="0"/>
      <w:marTop w:val="0"/>
      <w:marBottom w:val="0"/>
      <w:divBdr>
        <w:top w:val="none" w:sz="0" w:space="0" w:color="auto"/>
        <w:left w:val="none" w:sz="0" w:space="0" w:color="auto"/>
        <w:bottom w:val="none" w:sz="0" w:space="0" w:color="auto"/>
        <w:right w:val="none" w:sz="0" w:space="0" w:color="auto"/>
      </w:divBdr>
    </w:div>
    <w:div w:id="1028333611">
      <w:marLeft w:val="640"/>
      <w:marRight w:val="0"/>
      <w:marTop w:val="0"/>
      <w:marBottom w:val="0"/>
      <w:divBdr>
        <w:top w:val="none" w:sz="0" w:space="0" w:color="auto"/>
        <w:left w:val="none" w:sz="0" w:space="0" w:color="auto"/>
        <w:bottom w:val="none" w:sz="0" w:space="0" w:color="auto"/>
        <w:right w:val="none" w:sz="0" w:space="0" w:color="auto"/>
      </w:divBdr>
    </w:div>
    <w:div w:id="1028336451">
      <w:marLeft w:val="640"/>
      <w:marRight w:val="0"/>
      <w:marTop w:val="0"/>
      <w:marBottom w:val="0"/>
      <w:divBdr>
        <w:top w:val="none" w:sz="0" w:space="0" w:color="auto"/>
        <w:left w:val="none" w:sz="0" w:space="0" w:color="auto"/>
        <w:bottom w:val="none" w:sz="0" w:space="0" w:color="auto"/>
        <w:right w:val="none" w:sz="0" w:space="0" w:color="auto"/>
      </w:divBdr>
    </w:div>
    <w:div w:id="1028409205">
      <w:marLeft w:val="640"/>
      <w:marRight w:val="0"/>
      <w:marTop w:val="0"/>
      <w:marBottom w:val="0"/>
      <w:divBdr>
        <w:top w:val="none" w:sz="0" w:space="0" w:color="auto"/>
        <w:left w:val="none" w:sz="0" w:space="0" w:color="auto"/>
        <w:bottom w:val="none" w:sz="0" w:space="0" w:color="auto"/>
        <w:right w:val="none" w:sz="0" w:space="0" w:color="auto"/>
      </w:divBdr>
    </w:div>
    <w:div w:id="1028528027">
      <w:marLeft w:val="640"/>
      <w:marRight w:val="0"/>
      <w:marTop w:val="0"/>
      <w:marBottom w:val="0"/>
      <w:divBdr>
        <w:top w:val="none" w:sz="0" w:space="0" w:color="auto"/>
        <w:left w:val="none" w:sz="0" w:space="0" w:color="auto"/>
        <w:bottom w:val="none" w:sz="0" w:space="0" w:color="auto"/>
        <w:right w:val="none" w:sz="0" w:space="0" w:color="auto"/>
      </w:divBdr>
    </w:div>
    <w:div w:id="1028532670">
      <w:marLeft w:val="640"/>
      <w:marRight w:val="0"/>
      <w:marTop w:val="0"/>
      <w:marBottom w:val="0"/>
      <w:divBdr>
        <w:top w:val="none" w:sz="0" w:space="0" w:color="auto"/>
        <w:left w:val="none" w:sz="0" w:space="0" w:color="auto"/>
        <w:bottom w:val="none" w:sz="0" w:space="0" w:color="auto"/>
        <w:right w:val="none" w:sz="0" w:space="0" w:color="auto"/>
      </w:divBdr>
    </w:div>
    <w:div w:id="1028602494">
      <w:marLeft w:val="640"/>
      <w:marRight w:val="0"/>
      <w:marTop w:val="0"/>
      <w:marBottom w:val="0"/>
      <w:divBdr>
        <w:top w:val="none" w:sz="0" w:space="0" w:color="auto"/>
        <w:left w:val="none" w:sz="0" w:space="0" w:color="auto"/>
        <w:bottom w:val="none" w:sz="0" w:space="0" w:color="auto"/>
        <w:right w:val="none" w:sz="0" w:space="0" w:color="auto"/>
      </w:divBdr>
    </w:div>
    <w:div w:id="1028603942">
      <w:marLeft w:val="640"/>
      <w:marRight w:val="0"/>
      <w:marTop w:val="0"/>
      <w:marBottom w:val="0"/>
      <w:divBdr>
        <w:top w:val="none" w:sz="0" w:space="0" w:color="auto"/>
        <w:left w:val="none" w:sz="0" w:space="0" w:color="auto"/>
        <w:bottom w:val="none" w:sz="0" w:space="0" w:color="auto"/>
        <w:right w:val="none" w:sz="0" w:space="0" w:color="auto"/>
      </w:divBdr>
    </w:div>
    <w:div w:id="1028720320">
      <w:marLeft w:val="640"/>
      <w:marRight w:val="0"/>
      <w:marTop w:val="0"/>
      <w:marBottom w:val="0"/>
      <w:divBdr>
        <w:top w:val="none" w:sz="0" w:space="0" w:color="auto"/>
        <w:left w:val="none" w:sz="0" w:space="0" w:color="auto"/>
        <w:bottom w:val="none" w:sz="0" w:space="0" w:color="auto"/>
        <w:right w:val="none" w:sz="0" w:space="0" w:color="auto"/>
      </w:divBdr>
    </w:div>
    <w:div w:id="1028723933">
      <w:marLeft w:val="640"/>
      <w:marRight w:val="0"/>
      <w:marTop w:val="0"/>
      <w:marBottom w:val="0"/>
      <w:divBdr>
        <w:top w:val="none" w:sz="0" w:space="0" w:color="auto"/>
        <w:left w:val="none" w:sz="0" w:space="0" w:color="auto"/>
        <w:bottom w:val="none" w:sz="0" w:space="0" w:color="auto"/>
        <w:right w:val="none" w:sz="0" w:space="0" w:color="auto"/>
      </w:divBdr>
    </w:div>
    <w:div w:id="1028724835">
      <w:marLeft w:val="640"/>
      <w:marRight w:val="0"/>
      <w:marTop w:val="0"/>
      <w:marBottom w:val="0"/>
      <w:divBdr>
        <w:top w:val="none" w:sz="0" w:space="0" w:color="auto"/>
        <w:left w:val="none" w:sz="0" w:space="0" w:color="auto"/>
        <w:bottom w:val="none" w:sz="0" w:space="0" w:color="auto"/>
        <w:right w:val="none" w:sz="0" w:space="0" w:color="auto"/>
      </w:divBdr>
    </w:div>
    <w:div w:id="1028795038">
      <w:marLeft w:val="640"/>
      <w:marRight w:val="0"/>
      <w:marTop w:val="0"/>
      <w:marBottom w:val="0"/>
      <w:divBdr>
        <w:top w:val="none" w:sz="0" w:space="0" w:color="auto"/>
        <w:left w:val="none" w:sz="0" w:space="0" w:color="auto"/>
        <w:bottom w:val="none" w:sz="0" w:space="0" w:color="auto"/>
        <w:right w:val="none" w:sz="0" w:space="0" w:color="auto"/>
      </w:divBdr>
    </w:div>
    <w:div w:id="1028877257">
      <w:marLeft w:val="640"/>
      <w:marRight w:val="0"/>
      <w:marTop w:val="0"/>
      <w:marBottom w:val="0"/>
      <w:divBdr>
        <w:top w:val="none" w:sz="0" w:space="0" w:color="auto"/>
        <w:left w:val="none" w:sz="0" w:space="0" w:color="auto"/>
        <w:bottom w:val="none" w:sz="0" w:space="0" w:color="auto"/>
        <w:right w:val="none" w:sz="0" w:space="0" w:color="auto"/>
      </w:divBdr>
    </w:div>
    <w:div w:id="1028917140">
      <w:marLeft w:val="640"/>
      <w:marRight w:val="0"/>
      <w:marTop w:val="0"/>
      <w:marBottom w:val="0"/>
      <w:divBdr>
        <w:top w:val="none" w:sz="0" w:space="0" w:color="auto"/>
        <w:left w:val="none" w:sz="0" w:space="0" w:color="auto"/>
        <w:bottom w:val="none" w:sz="0" w:space="0" w:color="auto"/>
        <w:right w:val="none" w:sz="0" w:space="0" w:color="auto"/>
      </w:divBdr>
    </w:div>
    <w:div w:id="1028919573">
      <w:marLeft w:val="640"/>
      <w:marRight w:val="0"/>
      <w:marTop w:val="0"/>
      <w:marBottom w:val="0"/>
      <w:divBdr>
        <w:top w:val="none" w:sz="0" w:space="0" w:color="auto"/>
        <w:left w:val="none" w:sz="0" w:space="0" w:color="auto"/>
        <w:bottom w:val="none" w:sz="0" w:space="0" w:color="auto"/>
        <w:right w:val="none" w:sz="0" w:space="0" w:color="auto"/>
      </w:divBdr>
    </w:div>
    <w:div w:id="1028989720">
      <w:marLeft w:val="640"/>
      <w:marRight w:val="0"/>
      <w:marTop w:val="0"/>
      <w:marBottom w:val="0"/>
      <w:divBdr>
        <w:top w:val="none" w:sz="0" w:space="0" w:color="auto"/>
        <w:left w:val="none" w:sz="0" w:space="0" w:color="auto"/>
        <w:bottom w:val="none" w:sz="0" w:space="0" w:color="auto"/>
        <w:right w:val="none" w:sz="0" w:space="0" w:color="auto"/>
      </w:divBdr>
    </w:div>
    <w:div w:id="1028994781">
      <w:marLeft w:val="640"/>
      <w:marRight w:val="0"/>
      <w:marTop w:val="0"/>
      <w:marBottom w:val="0"/>
      <w:divBdr>
        <w:top w:val="none" w:sz="0" w:space="0" w:color="auto"/>
        <w:left w:val="none" w:sz="0" w:space="0" w:color="auto"/>
        <w:bottom w:val="none" w:sz="0" w:space="0" w:color="auto"/>
        <w:right w:val="none" w:sz="0" w:space="0" w:color="auto"/>
      </w:divBdr>
    </w:div>
    <w:div w:id="1029067854">
      <w:marLeft w:val="640"/>
      <w:marRight w:val="0"/>
      <w:marTop w:val="0"/>
      <w:marBottom w:val="0"/>
      <w:divBdr>
        <w:top w:val="none" w:sz="0" w:space="0" w:color="auto"/>
        <w:left w:val="none" w:sz="0" w:space="0" w:color="auto"/>
        <w:bottom w:val="none" w:sz="0" w:space="0" w:color="auto"/>
        <w:right w:val="none" w:sz="0" w:space="0" w:color="auto"/>
      </w:divBdr>
    </w:div>
    <w:div w:id="1029070038">
      <w:marLeft w:val="640"/>
      <w:marRight w:val="0"/>
      <w:marTop w:val="0"/>
      <w:marBottom w:val="0"/>
      <w:divBdr>
        <w:top w:val="none" w:sz="0" w:space="0" w:color="auto"/>
        <w:left w:val="none" w:sz="0" w:space="0" w:color="auto"/>
        <w:bottom w:val="none" w:sz="0" w:space="0" w:color="auto"/>
        <w:right w:val="none" w:sz="0" w:space="0" w:color="auto"/>
      </w:divBdr>
    </w:div>
    <w:div w:id="1029141901">
      <w:marLeft w:val="640"/>
      <w:marRight w:val="0"/>
      <w:marTop w:val="0"/>
      <w:marBottom w:val="0"/>
      <w:divBdr>
        <w:top w:val="none" w:sz="0" w:space="0" w:color="auto"/>
        <w:left w:val="none" w:sz="0" w:space="0" w:color="auto"/>
        <w:bottom w:val="none" w:sz="0" w:space="0" w:color="auto"/>
        <w:right w:val="none" w:sz="0" w:space="0" w:color="auto"/>
      </w:divBdr>
    </w:div>
    <w:div w:id="1029143649">
      <w:marLeft w:val="640"/>
      <w:marRight w:val="0"/>
      <w:marTop w:val="0"/>
      <w:marBottom w:val="0"/>
      <w:divBdr>
        <w:top w:val="none" w:sz="0" w:space="0" w:color="auto"/>
        <w:left w:val="none" w:sz="0" w:space="0" w:color="auto"/>
        <w:bottom w:val="none" w:sz="0" w:space="0" w:color="auto"/>
        <w:right w:val="none" w:sz="0" w:space="0" w:color="auto"/>
      </w:divBdr>
    </w:div>
    <w:div w:id="1029143921">
      <w:marLeft w:val="640"/>
      <w:marRight w:val="0"/>
      <w:marTop w:val="0"/>
      <w:marBottom w:val="0"/>
      <w:divBdr>
        <w:top w:val="none" w:sz="0" w:space="0" w:color="auto"/>
        <w:left w:val="none" w:sz="0" w:space="0" w:color="auto"/>
        <w:bottom w:val="none" w:sz="0" w:space="0" w:color="auto"/>
        <w:right w:val="none" w:sz="0" w:space="0" w:color="auto"/>
      </w:divBdr>
    </w:div>
    <w:div w:id="1029184323">
      <w:marLeft w:val="640"/>
      <w:marRight w:val="0"/>
      <w:marTop w:val="0"/>
      <w:marBottom w:val="0"/>
      <w:divBdr>
        <w:top w:val="none" w:sz="0" w:space="0" w:color="auto"/>
        <w:left w:val="none" w:sz="0" w:space="0" w:color="auto"/>
        <w:bottom w:val="none" w:sz="0" w:space="0" w:color="auto"/>
        <w:right w:val="none" w:sz="0" w:space="0" w:color="auto"/>
      </w:divBdr>
    </w:div>
    <w:div w:id="1029188009">
      <w:marLeft w:val="640"/>
      <w:marRight w:val="0"/>
      <w:marTop w:val="0"/>
      <w:marBottom w:val="0"/>
      <w:divBdr>
        <w:top w:val="none" w:sz="0" w:space="0" w:color="auto"/>
        <w:left w:val="none" w:sz="0" w:space="0" w:color="auto"/>
        <w:bottom w:val="none" w:sz="0" w:space="0" w:color="auto"/>
        <w:right w:val="none" w:sz="0" w:space="0" w:color="auto"/>
      </w:divBdr>
    </w:div>
    <w:div w:id="1029258807">
      <w:marLeft w:val="640"/>
      <w:marRight w:val="0"/>
      <w:marTop w:val="0"/>
      <w:marBottom w:val="0"/>
      <w:divBdr>
        <w:top w:val="none" w:sz="0" w:space="0" w:color="auto"/>
        <w:left w:val="none" w:sz="0" w:space="0" w:color="auto"/>
        <w:bottom w:val="none" w:sz="0" w:space="0" w:color="auto"/>
        <w:right w:val="none" w:sz="0" w:space="0" w:color="auto"/>
      </w:divBdr>
    </w:div>
    <w:div w:id="1029334835">
      <w:marLeft w:val="640"/>
      <w:marRight w:val="0"/>
      <w:marTop w:val="0"/>
      <w:marBottom w:val="0"/>
      <w:divBdr>
        <w:top w:val="none" w:sz="0" w:space="0" w:color="auto"/>
        <w:left w:val="none" w:sz="0" w:space="0" w:color="auto"/>
        <w:bottom w:val="none" w:sz="0" w:space="0" w:color="auto"/>
        <w:right w:val="none" w:sz="0" w:space="0" w:color="auto"/>
      </w:divBdr>
    </w:div>
    <w:div w:id="1029381848">
      <w:marLeft w:val="640"/>
      <w:marRight w:val="0"/>
      <w:marTop w:val="0"/>
      <w:marBottom w:val="0"/>
      <w:divBdr>
        <w:top w:val="none" w:sz="0" w:space="0" w:color="auto"/>
        <w:left w:val="none" w:sz="0" w:space="0" w:color="auto"/>
        <w:bottom w:val="none" w:sz="0" w:space="0" w:color="auto"/>
        <w:right w:val="none" w:sz="0" w:space="0" w:color="auto"/>
      </w:divBdr>
    </w:div>
    <w:div w:id="1029529215">
      <w:marLeft w:val="640"/>
      <w:marRight w:val="0"/>
      <w:marTop w:val="0"/>
      <w:marBottom w:val="0"/>
      <w:divBdr>
        <w:top w:val="none" w:sz="0" w:space="0" w:color="auto"/>
        <w:left w:val="none" w:sz="0" w:space="0" w:color="auto"/>
        <w:bottom w:val="none" w:sz="0" w:space="0" w:color="auto"/>
        <w:right w:val="none" w:sz="0" w:space="0" w:color="auto"/>
      </w:divBdr>
    </w:div>
    <w:div w:id="1029530726">
      <w:marLeft w:val="640"/>
      <w:marRight w:val="0"/>
      <w:marTop w:val="0"/>
      <w:marBottom w:val="0"/>
      <w:divBdr>
        <w:top w:val="none" w:sz="0" w:space="0" w:color="auto"/>
        <w:left w:val="none" w:sz="0" w:space="0" w:color="auto"/>
        <w:bottom w:val="none" w:sz="0" w:space="0" w:color="auto"/>
        <w:right w:val="none" w:sz="0" w:space="0" w:color="auto"/>
      </w:divBdr>
    </w:div>
    <w:div w:id="1029571509">
      <w:marLeft w:val="640"/>
      <w:marRight w:val="0"/>
      <w:marTop w:val="0"/>
      <w:marBottom w:val="0"/>
      <w:divBdr>
        <w:top w:val="none" w:sz="0" w:space="0" w:color="auto"/>
        <w:left w:val="none" w:sz="0" w:space="0" w:color="auto"/>
        <w:bottom w:val="none" w:sz="0" w:space="0" w:color="auto"/>
        <w:right w:val="none" w:sz="0" w:space="0" w:color="auto"/>
      </w:divBdr>
    </w:div>
    <w:div w:id="1029641434">
      <w:marLeft w:val="640"/>
      <w:marRight w:val="0"/>
      <w:marTop w:val="0"/>
      <w:marBottom w:val="0"/>
      <w:divBdr>
        <w:top w:val="none" w:sz="0" w:space="0" w:color="auto"/>
        <w:left w:val="none" w:sz="0" w:space="0" w:color="auto"/>
        <w:bottom w:val="none" w:sz="0" w:space="0" w:color="auto"/>
        <w:right w:val="none" w:sz="0" w:space="0" w:color="auto"/>
      </w:divBdr>
    </w:div>
    <w:div w:id="1029643606">
      <w:marLeft w:val="640"/>
      <w:marRight w:val="0"/>
      <w:marTop w:val="0"/>
      <w:marBottom w:val="0"/>
      <w:divBdr>
        <w:top w:val="none" w:sz="0" w:space="0" w:color="auto"/>
        <w:left w:val="none" w:sz="0" w:space="0" w:color="auto"/>
        <w:bottom w:val="none" w:sz="0" w:space="0" w:color="auto"/>
        <w:right w:val="none" w:sz="0" w:space="0" w:color="auto"/>
      </w:divBdr>
    </w:div>
    <w:div w:id="1029644148">
      <w:marLeft w:val="640"/>
      <w:marRight w:val="0"/>
      <w:marTop w:val="0"/>
      <w:marBottom w:val="0"/>
      <w:divBdr>
        <w:top w:val="none" w:sz="0" w:space="0" w:color="auto"/>
        <w:left w:val="none" w:sz="0" w:space="0" w:color="auto"/>
        <w:bottom w:val="none" w:sz="0" w:space="0" w:color="auto"/>
        <w:right w:val="none" w:sz="0" w:space="0" w:color="auto"/>
      </w:divBdr>
    </w:div>
    <w:div w:id="1029644709">
      <w:marLeft w:val="640"/>
      <w:marRight w:val="0"/>
      <w:marTop w:val="0"/>
      <w:marBottom w:val="0"/>
      <w:divBdr>
        <w:top w:val="none" w:sz="0" w:space="0" w:color="auto"/>
        <w:left w:val="none" w:sz="0" w:space="0" w:color="auto"/>
        <w:bottom w:val="none" w:sz="0" w:space="0" w:color="auto"/>
        <w:right w:val="none" w:sz="0" w:space="0" w:color="auto"/>
      </w:divBdr>
    </w:div>
    <w:div w:id="1029722034">
      <w:marLeft w:val="640"/>
      <w:marRight w:val="0"/>
      <w:marTop w:val="0"/>
      <w:marBottom w:val="0"/>
      <w:divBdr>
        <w:top w:val="none" w:sz="0" w:space="0" w:color="auto"/>
        <w:left w:val="none" w:sz="0" w:space="0" w:color="auto"/>
        <w:bottom w:val="none" w:sz="0" w:space="0" w:color="auto"/>
        <w:right w:val="none" w:sz="0" w:space="0" w:color="auto"/>
      </w:divBdr>
    </w:div>
    <w:div w:id="1029724444">
      <w:marLeft w:val="640"/>
      <w:marRight w:val="0"/>
      <w:marTop w:val="0"/>
      <w:marBottom w:val="0"/>
      <w:divBdr>
        <w:top w:val="none" w:sz="0" w:space="0" w:color="auto"/>
        <w:left w:val="none" w:sz="0" w:space="0" w:color="auto"/>
        <w:bottom w:val="none" w:sz="0" w:space="0" w:color="auto"/>
        <w:right w:val="none" w:sz="0" w:space="0" w:color="auto"/>
      </w:divBdr>
    </w:div>
    <w:div w:id="1029913096">
      <w:marLeft w:val="640"/>
      <w:marRight w:val="0"/>
      <w:marTop w:val="0"/>
      <w:marBottom w:val="0"/>
      <w:divBdr>
        <w:top w:val="none" w:sz="0" w:space="0" w:color="auto"/>
        <w:left w:val="none" w:sz="0" w:space="0" w:color="auto"/>
        <w:bottom w:val="none" w:sz="0" w:space="0" w:color="auto"/>
        <w:right w:val="none" w:sz="0" w:space="0" w:color="auto"/>
      </w:divBdr>
    </w:div>
    <w:div w:id="1029993391">
      <w:marLeft w:val="640"/>
      <w:marRight w:val="0"/>
      <w:marTop w:val="0"/>
      <w:marBottom w:val="0"/>
      <w:divBdr>
        <w:top w:val="none" w:sz="0" w:space="0" w:color="auto"/>
        <w:left w:val="none" w:sz="0" w:space="0" w:color="auto"/>
        <w:bottom w:val="none" w:sz="0" w:space="0" w:color="auto"/>
        <w:right w:val="none" w:sz="0" w:space="0" w:color="auto"/>
      </w:divBdr>
    </w:div>
    <w:div w:id="1030035200">
      <w:marLeft w:val="640"/>
      <w:marRight w:val="0"/>
      <w:marTop w:val="0"/>
      <w:marBottom w:val="0"/>
      <w:divBdr>
        <w:top w:val="none" w:sz="0" w:space="0" w:color="auto"/>
        <w:left w:val="none" w:sz="0" w:space="0" w:color="auto"/>
        <w:bottom w:val="none" w:sz="0" w:space="0" w:color="auto"/>
        <w:right w:val="none" w:sz="0" w:space="0" w:color="auto"/>
      </w:divBdr>
    </w:div>
    <w:div w:id="1030183390">
      <w:marLeft w:val="480"/>
      <w:marRight w:val="0"/>
      <w:marTop w:val="0"/>
      <w:marBottom w:val="0"/>
      <w:divBdr>
        <w:top w:val="none" w:sz="0" w:space="0" w:color="auto"/>
        <w:left w:val="none" w:sz="0" w:space="0" w:color="auto"/>
        <w:bottom w:val="none" w:sz="0" w:space="0" w:color="auto"/>
        <w:right w:val="none" w:sz="0" w:space="0" w:color="auto"/>
      </w:divBdr>
    </w:div>
    <w:div w:id="1030183398">
      <w:marLeft w:val="640"/>
      <w:marRight w:val="0"/>
      <w:marTop w:val="0"/>
      <w:marBottom w:val="0"/>
      <w:divBdr>
        <w:top w:val="none" w:sz="0" w:space="0" w:color="auto"/>
        <w:left w:val="none" w:sz="0" w:space="0" w:color="auto"/>
        <w:bottom w:val="none" w:sz="0" w:space="0" w:color="auto"/>
        <w:right w:val="none" w:sz="0" w:space="0" w:color="auto"/>
      </w:divBdr>
    </w:div>
    <w:div w:id="1030185230">
      <w:marLeft w:val="640"/>
      <w:marRight w:val="0"/>
      <w:marTop w:val="0"/>
      <w:marBottom w:val="0"/>
      <w:divBdr>
        <w:top w:val="none" w:sz="0" w:space="0" w:color="auto"/>
        <w:left w:val="none" w:sz="0" w:space="0" w:color="auto"/>
        <w:bottom w:val="none" w:sz="0" w:space="0" w:color="auto"/>
        <w:right w:val="none" w:sz="0" w:space="0" w:color="auto"/>
      </w:divBdr>
    </w:div>
    <w:div w:id="1030226507">
      <w:marLeft w:val="640"/>
      <w:marRight w:val="0"/>
      <w:marTop w:val="0"/>
      <w:marBottom w:val="0"/>
      <w:divBdr>
        <w:top w:val="none" w:sz="0" w:space="0" w:color="auto"/>
        <w:left w:val="none" w:sz="0" w:space="0" w:color="auto"/>
        <w:bottom w:val="none" w:sz="0" w:space="0" w:color="auto"/>
        <w:right w:val="none" w:sz="0" w:space="0" w:color="auto"/>
      </w:divBdr>
    </w:div>
    <w:div w:id="1030227904">
      <w:marLeft w:val="640"/>
      <w:marRight w:val="0"/>
      <w:marTop w:val="0"/>
      <w:marBottom w:val="0"/>
      <w:divBdr>
        <w:top w:val="none" w:sz="0" w:space="0" w:color="auto"/>
        <w:left w:val="none" w:sz="0" w:space="0" w:color="auto"/>
        <w:bottom w:val="none" w:sz="0" w:space="0" w:color="auto"/>
        <w:right w:val="none" w:sz="0" w:space="0" w:color="auto"/>
      </w:divBdr>
    </w:div>
    <w:div w:id="1030254064">
      <w:marLeft w:val="640"/>
      <w:marRight w:val="0"/>
      <w:marTop w:val="0"/>
      <w:marBottom w:val="0"/>
      <w:divBdr>
        <w:top w:val="none" w:sz="0" w:space="0" w:color="auto"/>
        <w:left w:val="none" w:sz="0" w:space="0" w:color="auto"/>
        <w:bottom w:val="none" w:sz="0" w:space="0" w:color="auto"/>
        <w:right w:val="none" w:sz="0" w:space="0" w:color="auto"/>
      </w:divBdr>
    </w:div>
    <w:div w:id="1030258090">
      <w:marLeft w:val="640"/>
      <w:marRight w:val="0"/>
      <w:marTop w:val="0"/>
      <w:marBottom w:val="0"/>
      <w:divBdr>
        <w:top w:val="none" w:sz="0" w:space="0" w:color="auto"/>
        <w:left w:val="none" w:sz="0" w:space="0" w:color="auto"/>
        <w:bottom w:val="none" w:sz="0" w:space="0" w:color="auto"/>
        <w:right w:val="none" w:sz="0" w:space="0" w:color="auto"/>
      </w:divBdr>
    </w:div>
    <w:div w:id="1030296357">
      <w:marLeft w:val="640"/>
      <w:marRight w:val="0"/>
      <w:marTop w:val="0"/>
      <w:marBottom w:val="0"/>
      <w:divBdr>
        <w:top w:val="none" w:sz="0" w:space="0" w:color="auto"/>
        <w:left w:val="none" w:sz="0" w:space="0" w:color="auto"/>
        <w:bottom w:val="none" w:sz="0" w:space="0" w:color="auto"/>
        <w:right w:val="none" w:sz="0" w:space="0" w:color="auto"/>
      </w:divBdr>
    </w:div>
    <w:div w:id="1030305434">
      <w:marLeft w:val="640"/>
      <w:marRight w:val="0"/>
      <w:marTop w:val="0"/>
      <w:marBottom w:val="0"/>
      <w:divBdr>
        <w:top w:val="none" w:sz="0" w:space="0" w:color="auto"/>
        <w:left w:val="none" w:sz="0" w:space="0" w:color="auto"/>
        <w:bottom w:val="none" w:sz="0" w:space="0" w:color="auto"/>
        <w:right w:val="none" w:sz="0" w:space="0" w:color="auto"/>
      </w:divBdr>
    </w:div>
    <w:div w:id="1030454663">
      <w:marLeft w:val="640"/>
      <w:marRight w:val="0"/>
      <w:marTop w:val="0"/>
      <w:marBottom w:val="0"/>
      <w:divBdr>
        <w:top w:val="none" w:sz="0" w:space="0" w:color="auto"/>
        <w:left w:val="none" w:sz="0" w:space="0" w:color="auto"/>
        <w:bottom w:val="none" w:sz="0" w:space="0" w:color="auto"/>
        <w:right w:val="none" w:sz="0" w:space="0" w:color="auto"/>
      </w:divBdr>
    </w:div>
    <w:div w:id="1030495582">
      <w:marLeft w:val="640"/>
      <w:marRight w:val="0"/>
      <w:marTop w:val="0"/>
      <w:marBottom w:val="0"/>
      <w:divBdr>
        <w:top w:val="none" w:sz="0" w:space="0" w:color="auto"/>
        <w:left w:val="none" w:sz="0" w:space="0" w:color="auto"/>
        <w:bottom w:val="none" w:sz="0" w:space="0" w:color="auto"/>
        <w:right w:val="none" w:sz="0" w:space="0" w:color="auto"/>
      </w:divBdr>
    </w:div>
    <w:div w:id="1030498181">
      <w:marLeft w:val="640"/>
      <w:marRight w:val="0"/>
      <w:marTop w:val="0"/>
      <w:marBottom w:val="0"/>
      <w:divBdr>
        <w:top w:val="none" w:sz="0" w:space="0" w:color="auto"/>
        <w:left w:val="none" w:sz="0" w:space="0" w:color="auto"/>
        <w:bottom w:val="none" w:sz="0" w:space="0" w:color="auto"/>
        <w:right w:val="none" w:sz="0" w:space="0" w:color="auto"/>
      </w:divBdr>
    </w:div>
    <w:div w:id="1030565474">
      <w:marLeft w:val="640"/>
      <w:marRight w:val="0"/>
      <w:marTop w:val="0"/>
      <w:marBottom w:val="0"/>
      <w:divBdr>
        <w:top w:val="none" w:sz="0" w:space="0" w:color="auto"/>
        <w:left w:val="none" w:sz="0" w:space="0" w:color="auto"/>
        <w:bottom w:val="none" w:sz="0" w:space="0" w:color="auto"/>
        <w:right w:val="none" w:sz="0" w:space="0" w:color="auto"/>
      </w:divBdr>
    </w:div>
    <w:div w:id="1030568014">
      <w:marLeft w:val="640"/>
      <w:marRight w:val="0"/>
      <w:marTop w:val="0"/>
      <w:marBottom w:val="0"/>
      <w:divBdr>
        <w:top w:val="none" w:sz="0" w:space="0" w:color="auto"/>
        <w:left w:val="none" w:sz="0" w:space="0" w:color="auto"/>
        <w:bottom w:val="none" w:sz="0" w:space="0" w:color="auto"/>
        <w:right w:val="none" w:sz="0" w:space="0" w:color="auto"/>
      </w:divBdr>
    </w:div>
    <w:div w:id="1030570605">
      <w:marLeft w:val="640"/>
      <w:marRight w:val="0"/>
      <w:marTop w:val="0"/>
      <w:marBottom w:val="0"/>
      <w:divBdr>
        <w:top w:val="none" w:sz="0" w:space="0" w:color="auto"/>
        <w:left w:val="none" w:sz="0" w:space="0" w:color="auto"/>
        <w:bottom w:val="none" w:sz="0" w:space="0" w:color="auto"/>
        <w:right w:val="none" w:sz="0" w:space="0" w:color="auto"/>
      </w:divBdr>
    </w:div>
    <w:div w:id="1030571225">
      <w:marLeft w:val="640"/>
      <w:marRight w:val="0"/>
      <w:marTop w:val="0"/>
      <w:marBottom w:val="0"/>
      <w:divBdr>
        <w:top w:val="none" w:sz="0" w:space="0" w:color="auto"/>
        <w:left w:val="none" w:sz="0" w:space="0" w:color="auto"/>
        <w:bottom w:val="none" w:sz="0" w:space="0" w:color="auto"/>
        <w:right w:val="none" w:sz="0" w:space="0" w:color="auto"/>
      </w:divBdr>
    </w:div>
    <w:div w:id="1030642007">
      <w:marLeft w:val="640"/>
      <w:marRight w:val="0"/>
      <w:marTop w:val="0"/>
      <w:marBottom w:val="0"/>
      <w:divBdr>
        <w:top w:val="none" w:sz="0" w:space="0" w:color="auto"/>
        <w:left w:val="none" w:sz="0" w:space="0" w:color="auto"/>
        <w:bottom w:val="none" w:sz="0" w:space="0" w:color="auto"/>
        <w:right w:val="none" w:sz="0" w:space="0" w:color="auto"/>
      </w:divBdr>
    </w:div>
    <w:div w:id="1030644969">
      <w:marLeft w:val="640"/>
      <w:marRight w:val="0"/>
      <w:marTop w:val="0"/>
      <w:marBottom w:val="0"/>
      <w:divBdr>
        <w:top w:val="none" w:sz="0" w:space="0" w:color="auto"/>
        <w:left w:val="none" w:sz="0" w:space="0" w:color="auto"/>
        <w:bottom w:val="none" w:sz="0" w:space="0" w:color="auto"/>
        <w:right w:val="none" w:sz="0" w:space="0" w:color="auto"/>
      </w:divBdr>
    </w:div>
    <w:div w:id="1030758927">
      <w:marLeft w:val="640"/>
      <w:marRight w:val="0"/>
      <w:marTop w:val="0"/>
      <w:marBottom w:val="0"/>
      <w:divBdr>
        <w:top w:val="none" w:sz="0" w:space="0" w:color="auto"/>
        <w:left w:val="none" w:sz="0" w:space="0" w:color="auto"/>
        <w:bottom w:val="none" w:sz="0" w:space="0" w:color="auto"/>
        <w:right w:val="none" w:sz="0" w:space="0" w:color="auto"/>
      </w:divBdr>
    </w:div>
    <w:div w:id="1030759514">
      <w:marLeft w:val="640"/>
      <w:marRight w:val="0"/>
      <w:marTop w:val="0"/>
      <w:marBottom w:val="0"/>
      <w:divBdr>
        <w:top w:val="none" w:sz="0" w:space="0" w:color="auto"/>
        <w:left w:val="none" w:sz="0" w:space="0" w:color="auto"/>
        <w:bottom w:val="none" w:sz="0" w:space="0" w:color="auto"/>
        <w:right w:val="none" w:sz="0" w:space="0" w:color="auto"/>
      </w:divBdr>
    </w:div>
    <w:div w:id="1030761013">
      <w:marLeft w:val="640"/>
      <w:marRight w:val="0"/>
      <w:marTop w:val="0"/>
      <w:marBottom w:val="0"/>
      <w:divBdr>
        <w:top w:val="none" w:sz="0" w:space="0" w:color="auto"/>
        <w:left w:val="none" w:sz="0" w:space="0" w:color="auto"/>
        <w:bottom w:val="none" w:sz="0" w:space="0" w:color="auto"/>
        <w:right w:val="none" w:sz="0" w:space="0" w:color="auto"/>
      </w:divBdr>
    </w:div>
    <w:div w:id="1030761478">
      <w:marLeft w:val="640"/>
      <w:marRight w:val="0"/>
      <w:marTop w:val="0"/>
      <w:marBottom w:val="0"/>
      <w:divBdr>
        <w:top w:val="none" w:sz="0" w:space="0" w:color="auto"/>
        <w:left w:val="none" w:sz="0" w:space="0" w:color="auto"/>
        <w:bottom w:val="none" w:sz="0" w:space="0" w:color="auto"/>
        <w:right w:val="none" w:sz="0" w:space="0" w:color="auto"/>
      </w:divBdr>
    </w:div>
    <w:div w:id="1030762082">
      <w:marLeft w:val="640"/>
      <w:marRight w:val="0"/>
      <w:marTop w:val="0"/>
      <w:marBottom w:val="0"/>
      <w:divBdr>
        <w:top w:val="none" w:sz="0" w:space="0" w:color="auto"/>
        <w:left w:val="none" w:sz="0" w:space="0" w:color="auto"/>
        <w:bottom w:val="none" w:sz="0" w:space="0" w:color="auto"/>
        <w:right w:val="none" w:sz="0" w:space="0" w:color="auto"/>
      </w:divBdr>
    </w:div>
    <w:div w:id="1030767110">
      <w:marLeft w:val="640"/>
      <w:marRight w:val="0"/>
      <w:marTop w:val="0"/>
      <w:marBottom w:val="0"/>
      <w:divBdr>
        <w:top w:val="none" w:sz="0" w:space="0" w:color="auto"/>
        <w:left w:val="none" w:sz="0" w:space="0" w:color="auto"/>
        <w:bottom w:val="none" w:sz="0" w:space="0" w:color="auto"/>
        <w:right w:val="none" w:sz="0" w:space="0" w:color="auto"/>
      </w:divBdr>
    </w:div>
    <w:div w:id="1030767393">
      <w:marLeft w:val="640"/>
      <w:marRight w:val="0"/>
      <w:marTop w:val="0"/>
      <w:marBottom w:val="0"/>
      <w:divBdr>
        <w:top w:val="none" w:sz="0" w:space="0" w:color="auto"/>
        <w:left w:val="none" w:sz="0" w:space="0" w:color="auto"/>
        <w:bottom w:val="none" w:sz="0" w:space="0" w:color="auto"/>
        <w:right w:val="none" w:sz="0" w:space="0" w:color="auto"/>
      </w:divBdr>
    </w:div>
    <w:div w:id="1030837916">
      <w:marLeft w:val="640"/>
      <w:marRight w:val="0"/>
      <w:marTop w:val="0"/>
      <w:marBottom w:val="0"/>
      <w:divBdr>
        <w:top w:val="none" w:sz="0" w:space="0" w:color="auto"/>
        <w:left w:val="none" w:sz="0" w:space="0" w:color="auto"/>
        <w:bottom w:val="none" w:sz="0" w:space="0" w:color="auto"/>
        <w:right w:val="none" w:sz="0" w:space="0" w:color="auto"/>
      </w:divBdr>
    </w:div>
    <w:div w:id="1030841467">
      <w:marLeft w:val="640"/>
      <w:marRight w:val="0"/>
      <w:marTop w:val="0"/>
      <w:marBottom w:val="0"/>
      <w:divBdr>
        <w:top w:val="none" w:sz="0" w:space="0" w:color="auto"/>
        <w:left w:val="none" w:sz="0" w:space="0" w:color="auto"/>
        <w:bottom w:val="none" w:sz="0" w:space="0" w:color="auto"/>
        <w:right w:val="none" w:sz="0" w:space="0" w:color="auto"/>
      </w:divBdr>
    </w:div>
    <w:div w:id="1030842003">
      <w:marLeft w:val="640"/>
      <w:marRight w:val="0"/>
      <w:marTop w:val="0"/>
      <w:marBottom w:val="0"/>
      <w:divBdr>
        <w:top w:val="none" w:sz="0" w:space="0" w:color="auto"/>
        <w:left w:val="none" w:sz="0" w:space="0" w:color="auto"/>
        <w:bottom w:val="none" w:sz="0" w:space="0" w:color="auto"/>
        <w:right w:val="none" w:sz="0" w:space="0" w:color="auto"/>
      </w:divBdr>
    </w:div>
    <w:div w:id="1030956477">
      <w:marLeft w:val="640"/>
      <w:marRight w:val="0"/>
      <w:marTop w:val="0"/>
      <w:marBottom w:val="0"/>
      <w:divBdr>
        <w:top w:val="none" w:sz="0" w:space="0" w:color="auto"/>
        <w:left w:val="none" w:sz="0" w:space="0" w:color="auto"/>
        <w:bottom w:val="none" w:sz="0" w:space="0" w:color="auto"/>
        <w:right w:val="none" w:sz="0" w:space="0" w:color="auto"/>
      </w:divBdr>
    </w:div>
    <w:div w:id="1031078052">
      <w:marLeft w:val="640"/>
      <w:marRight w:val="0"/>
      <w:marTop w:val="0"/>
      <w:marBottom w:val="0"/>
      <w:divBdr>
        <w:top w:val="none" w:sz="0" w:space="0" w:color="auto"/>
        <w:left w:val="none" w:sz="0" w:space="0" w:color="auto"/>
        <w:bottom w:val="none" w:sz="0" w:space="0" w:color="auto"/>
        <w:right w:val="none" w:sz="0" w:space="0" w:color="auto"/>
      </w:divBdr>
    </w:div>
    <w:div w:id="1031227050">
      <w:marLeft w:val="640"/>
      <w:marRight w:val="0"/>
      <w:marTop w:val="0"/>
      <w:marBottom w:val="0"/>
      <w:divBdr>
        <w:top w:val="none" w:sz="0" w:space="0" w:color="auto"/>
        <w:left w:val="none" w:sz="0" w:space="0" w:color="auto"/>
        <w:bottom w:val="none" w:sz="0" w:space="0" w:color="auto"/>
        <w:right w:val="none" w:sz="0" w:space="0" w:color="auto"/>
      </w:divBdr>
    </w:div>
    <w:div w:id="1031346717">
      <w:marLeft w:val="640"/>
      <w:marRight w:val="0"/>
      <w:marTop w:val="0"/>
      <w:marBottom w:val="0"/>
      <w:divBdr>
        <w:top w:val="none" w:sz="0" w:space="0" w:color="auto"/>
        <w:left w:val="none" w:sz="0" w:space="0" w:color="auto"/>
        <w:bottom w:val="none" w:sz="0" w:space="0" w:color="auto"/>
        <w:right w:val="none" w:sz="0" w:space="0" w:color="auto"/>
      </w:divBdr>
    </w:div>
    <w:div w:id="1031414356">
      <w:marLeft w:val="640"/>
      <w:marRight w:val="0"/>
      <w:marTop w:val="0"/>
      <w:marBottom w:val="0"/>
      <w:divBdr>
        <w:top w:val="none" w:sz="0" w:space="0" w:color="auto"/>
        <w:left w:val="none" w:sz="0" w:space="0" w:color="auto"/>
        <w:bottom w:val="none" w:sz="0" w:space="0" w:color="auto"/>
        <w:right w:val="none" w:sz="0" w:space="0" w:color="auto"/>
      </w:divBdr>
    </w:div>
    <w:div w:id="1031613709">
      <w:marLeft w:val="640"/>
      <w:marRight w:val="0"/>
      <w:marTop w:val="0"/>
      <w:marBottom w:val="0"/>
      <w:divBdr>
        <w:top w:val="none" w:sz="0" w:space="0" w:color="auto"/>
        <w:left w:val="none" w:sz="0" w:space="0" w:color="auto"/>
        <w:bottom w:val="none" w:sz="0" w:space="0" w:color="auto"/>
        <w:right w:val="none" w:sz="0" w:space="0" w:color="auto"/>
      </w:divBdr>
    </w:div>
    <w:div w:id="1031684930">
      <w:marLeft w:val="640"/>
      <w:marRight w:val="0"/>
      <w:marTop w:val="0"/>
      <w:marBottom w:val="0"/>
      <w:divBdr>
        <w:top w:val="none" w:sz="0" w:space="0" w:color="auto"/>
        <w:left w:val="none" w:sz="0" w:space="0" w:color="auto"/>
        <w:bottom w:val="none" w:sz="0" w:space="0" w:color="auto"/>
        <w:right w:val="none" w:sz="0" w:space="0" w:color="auto"/>
      </w:divBdr>
    </w:div>
    <w:div w:id="1031685552">
      <w:marLeft w:val="640"/>
      <w:marRight w:val="0"/>
      <w:marTop w:val="0"/>
      <w:marBottom w:val="0"/>
      <w:divBdr>
        <w:top w:val="none" w:sz="0" w:space="0" w:color="auto"/>
        <w:left w:val="none" w:sz="0" w:space="0" w:color="auto"/>
        <w:bottom w:val="none" w:sz="0" w:space="0" w:color="auto"/>
        <w:right w:val="none" w:sz="0" w:space="0" w:color="auto"/>
      </w:divBdr>
    </w:div>
    <w:div w:id="1031760307">
      <w:marLeft w:val="640"/>
      <w:marRight w:val="0"/>
      <w:marTop w:val="0"/>
      <w:marBottom w:val="0"/>
      <w:divBdr>
        <w:top w:val="none" w:sz="0" w:space="0" w:color="auto"/>
        <w:left w:val="none" w:sz="0" w:space="0" w:color="auto"/>
        <w:bottom w:val="none" w:sz="0" w:space="0" w:color="auto"/>
        <w:right w:val="none" w:sz="0" w:space="0" w:color="auto"/>
      </w:divBdr>
    </w:div>
    <w:div w:id="1031803568">
      <w:marLeft w:val="640"/>
      <w:marRight w:val="0"/>
      <w:marTop w:val="0"/>
      <w:marBottom w:val="0"/>
      <w:divBdr>
        <w:top w:val="none" w:sz="0" w:space="0" w:color="auto"/>
        <w:left w:val="none" w:sz="0" w:space="0" w:color="auto"/>
        <w:bottom w:val="none" w:sz="0" w:space="0" w:color="auto"/>
        <w:right w:val="none" w:sz="0" w:space="0" w:color="auto"/>
      </w:divBdr>
    </w:div>
    <w:div w:id="1031957251">
      <w:marLeft w:val="640"/>
      <w:marRight w:val="0"/>
      <w:marTop w:val="0"/>
      <w:marBottom w:val="0"/>
      <w:divBdr>
        <w:top w:val="none" w:sz="0" w:space="0" w:color="auto"/>
        <w:left w:val="none" w:sz="0" w:space="0" w:color="auto"/>
        <w:bottom w:val="none" w:sz="0" w:space="0" w:color="auto"/>
        <w:right w:val="none" w:sz="0" w:space="0" w:color="auto"/>
      </w:divBdr>
    </w:div>
    <w:div w:id="1031957305">
      <w:marLeft w:val="640"/>
      <w:marRight w:val="0"/>
      <w:marTop w:val="0"/>
      <w:marBottom w:val="0"/>
      <w:divBdr>
        <w:top w:val="none" w:sz="0" w:space="0" w:color="auto"/>
        <w:left w:val="none" w:sz="0" w:space="0" w:color="auto"/>
        <w:bottom w:val="none" w:sz="0" w:space="0" w:color="auto"/>
        <w:right w:val="none" w:sz="0" w:space="0" w:color="auto"/>
      </w:divBdr>
    </w:div>
    <w:div w:id="1031957357">
      <w:marLeft w:val="640"/>
      <w:marRight w:val="0"/>
      <w:marTop w:val="0"/>
      <w:marBottom w:val="0"/>
      <w:divBdr>
        <w:top w:val="none" w:sz="0" w:space="0" w:color="auto"/>
        <w:left w:val="none" w:sz="0" w:space="0" w:color="auto"/>
        <w:bottom w:val="none" w:sz="0" w:space="0" w:color="auto"/>
        <w:right w:val="none" w:sz="0" w:space="0" w:color="auto"/>
      </w:divBdr>
    </w:div>
    <w:div w:id="1032147642">
      <w:marLeft w:val="640"/>
      <w:marRight w:val="0"/>
      <w:marTop w:val="0"/>
      <w:marBottom w:val="0"/>
      <w:divBdr>
        <w:top w:val="none" w:sz="0" w:space="0" w:color="auto"/>
        <w:left w:val="none" w:sz="0" w:space="0" w:color="auto"/>
        <w:bottom w:val="none" w:sz="0" w:space="0" w:color="auto"/>
        <w:right w:val="none" w:sz="0" w:space="0" w:color="auto"/>
      </w:divBdr>
    </w:div>
    <w:div w:id="1032271300">
      <w:marLeft w:val="640"/>
      <w:marRight w:val="0"/>
      <w:marTop w:val="0"/>
      <w:marBottom w:val="0"/>
      <w:divBdr>
        <w:top w:val="none" w:sz="0" w:space="0" w:color="auto"/>
        <w:left w:val="none" w:sz="0" w:space="0" w:color="auto"/>
        <w:bottom w:val="none" w:sz="0" w:space="0" w:color="auto"/>
        <w:right w:val="none" w:sz="0" w:space="0" w:color="auto"/>
      </w:divBdr>
    </w:div>
    <w:div w:id="1032415595">
      <w:marLeft w:val="640"/>
      <w:marRight w:val="0"/>
      <w:marTop w:val="0"/>
      <w:marBottom w:val="0"/>
      <w:divBdr>
        <w:top w:val="none" w:sz="0" w:space="0" w:color="auto"/>
        <w:left w:val="none" w:sz="0" w:space="0" w:color="auto"/>
        <w:bottom w:val="none" w:sz="0" w:space="0" w:color="auto"/>
        <w:right w:val="none" w:sz="0" w:space="0" w:color="auto"/>
      </w:divBdr>
    </w:div>
    <w:div w:id="1032607367">
      <w:marLeft w:val="640"/>
      <w:marRight w:val="0"/>
      <w:marTop w:val="0"/>
      <w:marBottom w:val="0"/>
      <w:divBdr>
        <w:top w:val="none" w:sz="0" w:space="0" w:color="auto"/>
        <w:left w:val="none" w:sz="0" w:space="0" w:color="auto"/>
        <w:bottom w:val="none" w:sz="0" w:space="0" w:color="auto"/>
        <w:right w:val="none" w:sz="0" w:space="0" w:color="auto"/>
      </w:divBdr>
    </w:div>
    <w:div w:id="1032607918">
      <w:marLeft w:val="640"/>
      <w:marRight w:val="0"/>
      <w:marTop w:val="0"/>
      <w:marBottom w:val="0"/>
      <w:divBdr>
        <w:top w:val="none" w:sz="0" w:space="0" w:color="auto"/>
        <w:left w:val="none" w:sz="0" w:space="0" w:color="auto"/>
        <w:bottom w:val="none" w:sz="0" w:space="0" w:color="auto"/>
        <w:right w:val="none" w:sz="0" w:space="0" w:color="auto"/>
      </w:divBdr>
    </w:div>
    <w:div w:id="1032609666">
      <w:marLeft w:val="640"/>
      <w:marRight w:val="0"/>
      <w:marTop w:val="0"/>
      <w:marBottom w:val="0"/>
      <w:divBdr>
        <w:top w:val="none" w:sz="0" w:space="0" w:color="auto"/>
        <w:left w:val="none" w:sz="0" w:space="0" w:color="auto"/>
        <w:bottom w:val="none" w:sz="0" w:space="0" w:color="auto"/>
        <w:right w:val="none" w:sz="0" w:space="0" w:color="auto"/>
      </w:divBdr>
    </w:div>
    <w:div w:id="1032655691">
      <w:marLeft w:val="640"/>
      <w:marRight w:val="0"/>
      <w:marTop w:val="0"/>
      <w:marBottom w:val="0"/>
      <w:divBdr>
        <w:top w:val="none" w:sz="0" w:space="0" w:color="auto"/>
        <w:left w:val="none" w:sz="0" w:space="0" w:color="auto"/>
        <w:bottom w:val="none" w:sz="0" w:space="0" w:color="auto"/>
        <w:right w:val="none" w:sz="0" w:space="0" w:color="auto"/>
      </w:divBdr>
    </w:div>
    <w:div w:id="1032683183">
      <w:marLeft w:val="640"/>
      <w:marRight w:val="0"/>
      <w:marTop w:val="0"/>
      <w:marBottom w:val="0"/>
      <w:divBdr>
        <w:top w:val="none" w:sz="0" w:space="0" w:color="auto"/>
        <w:left w:val="none" w:sz="0" w:space="0" w:color="auto"/>
        <w:bottom w:val="none" w:sz="0" w:space="0" w:color="auto"/>
        <w:right w:val="none" w:sz="0" w:space="0" w:color="auto"/>
      </w:divBdr>
    </w:div>
    <w:div w:id="1032732645">
      <w:marLeft w:val="640"/>
      <w:marRight w:val="0"/>
      <w:marTop w:val="0"/>
      <w:marBottom w:val="0"/>
      <w:divBdr>
        <w:top w:val="none" w:sz="0" w:space="0" w:color="auto"/>
        <w:left w:val="none" w:sz="0" w:space="0" w:color="auto"/>
        <w:bottom w:val="none" w:sz="0" w:space="0" w:color="auto"/>
        <w:right w:val="none" w:sz="0" w:space="0" w:color="auto"/>
      </w:divBdr>
    </w:div>
    <w:div w:id="1032799411">
      <w:marLeft w:val="640"/>
      <w:marRight w:val="0"/>
      <w:marTop w:val="0"/>
      <w:marBottom w:val="0"/>
      <w:divBdr>
        <w:top w:val="none" w:sz="0" w:space="0" w:color="auto"/>
        <w:left w:val="none" w:sz="0" w:space="0" w:color="auto"/>
        <w:bottom w:val="none" w:sz="0" w:space="0" w:color="auto"/>
        <w:right w:val="none" w:sz="0" w:space="0" w:color="auto"/>
      </w:divBdr>
    </w:div>
    <w:div w:id="1032807129">
      <w:marLeft w:val="640"/>
      <w:marRight w:val="0"/>
      <w:marTop w:val="0"/>
      <w:marBottom w:val="0"/>
      <w:divBdr>
        <w:top w:val="none" w:sz="0" w:space="0" w:color="auto"/>
        <w:left w:val="none" w:sz="0" w:space="0" w:color="auto"/>
        <w:bottom w:val="none" w:sz="0" w:space="0" w:color="auto"/>
        <w:right w:val="none" w:sz="0" w:space="0" w:color="auto"/>
      </w:divBdr>
    </w:div>
    <w:div w:id="1032850193">
      <w:marLeft w:val="640"/>
      <w:marRight w:val="0"/>
      <w:marTop w:val="0"/>
      <w:marBottom w:val="0"/>
      <w:divBdr>
        <w:top w:val="none" w:sz="0" w:space="0" w:color="auto"/>
        <w:left w:val="none" w:sz="0" w:space="0" w:color="auto"/>
        <w:bottom w:val="none" w:sz="0" w:space="0" w:color="auto"/>
        <w:right w:val="none" w:sz="0" w:space="0" w:color="auto"/>
      </w:divBdr>
    </w:div>
    <w:div w:id="1032994981">
      <w:marLeft w:val="640"/>
      <w:marRight w:val="0"/>
      <w:marTop w:val="0"/>
      <w:marBottom w:val="0"/>
      <w:divBdr>
        <w:top w:val="none" w:sz="0" w:space="0" w:color="auto"/>
        <w:left w:val="none" w:sz="0" w:space="0" w:color="auto"/>
        <w:bottom w:val="none" w:sz="0" w:space="0" w:color="auto"/>
        <w:right w:val="none" w:sz="0" w:space="0" w:color="auto"/>
      </w:divBdr>
    </w:div>
    <w:div w:id="1033194364">
      <w:marLeft w:val="640"/>
      <w:marRight w:val="0"/>
      <w:marTop w:val="0"/>
      <w:marBottom w:val="0"/>
      <w:divBdr>
        <w:top w:val="none" w:sz="0" w:space="0" w:color="auto"/>
        <w:left w:val="none" w:sz="0" w:space="0" w:color="auto"/>
        <w:bottom w:val="none" w:sz="0" w:space="0" w:color="auto"/>
        <w:right w:val="none" w:sz="0" w:space="0" w:color="auto"/>
      </w:divBdr>
    </w:div>
    <w:div w:id="1033270831">
      <w:marLeft w:val="640"/>
      <w:marRight w:val="0"/>
      <w:marTop w:val="0"/>
      <w:marBottom w:val="0"/>
      <w:divBdr>
        <w:top w:val="none" w:sz="0" w:space="0" w:color="auto"/>
        <w:left w:val="none" w:sz="0" w:space="0" w:color="auto"/>
        <w:bottom w:val="none" w:sz="0" w:space="0" w:color="auto"/>
        <w:right w:val="none" w:sz="0" w:space="0" w:color="auto"/>
      </w:divBdr>
    </w:div>
    <w:div w:id="1033309627">
      <w:marLeft w:val="640"/>
      <w:marRight w:val="0"/>
      <w:marTop w:val="0"/>
      <w:marBottom w:val="0"/>
      <w:divBdr>
        <w:top w:val="none" w:sz="0" w:space="0" w:color="auto"/>
        <w:left w:val="none" w:sz="0" w:space="0" w:color="auto"/>
        <w:bottom w:val="none" w:sz="0" w:space="0" w:color="auto"/>
        <w:right w:val="none" w:sz="0" w:space="0" w:color="auto"/>
      </w:divBdr>
    </w:div>
    <w:div w:id="1033381792">
      <w:marLeft w:val="640"/>
      <w:marRight w:val="0"/>
      <w:marTop w:val="0"/>
      <w:marBottom w:val="0"/>
      <w:divBdr>
        <w:top w:val="none" w:sz="0" w:space="0" w:color="auto"/>
        <w:left w:val="none" w:sz="0" w:space="0" w:color="auto"/>
        <w:bottom w:val="none" w:sz="0" w:space="0" w:color="auto"/>
        <w:right w:val="none" w:sz="0" w:space="0" w:color="auto"/>
      </w:divBdr>
    </w:div>
    <w:div w:id="1033456312">
      <w:marLeft w:val="640"/>
      <w:marRight w:val="0"/>
      <w:marTop w:val="0"/>
      <w:marBottom w:val="0"/>
      <w:divBdr>
        <w:top w:val="none" w:sz="0" w:space="0" w:color="auto"/>
        <w:left w:val="none" w:sz="0" w:space="0" w:color="auto"/>
        <w:bottom w:val="none" w:sz="0" w:space="0" w:color="auto"/>
        <w:right w:val="none" w:sz="0" w:space="0" w:color="auto"/>
      </w:divBdr>
    </w:div>
    <w:div w:id="1033456394">
      <w:marLeft w:val="640"/>
      <w:marRight w:val="0"/>
      <w:marTop w:val="0"/>
      <w:marBottom w:val="0"/>
      <w:divBdr>
        <w:top w:val="none" w:sz="0" w:space="0" w:color="auto"/>
        <w:left w:val="none" w:sz="0" w:space="0" w:color="auto"/>
        <w:bottom w:val="none" w:sz="0" w:space="0" w:color="auto"/>
        <w:right w:val="none" w:sz="0" w:space="0" w:color="auto"/>
      </w:divBdr>
    </w:div>
    <w:div w:id="1033534258">
      <w:marLeft w:val="640"/>
      <w:marRight w:val="0"/>
      <w:marTop w:val="0"/>
      <w:marBottom w:val="0"/>
      <w:divBdr>
        <w:top w:val="none" w:sz="0" w:space="0" w:color="auto"/>
        <w:left w:val="none" w:sz="0" w:space="0" w:color="auto"/>
        <w:bottom w:val="none" w:sz="0" w:space="0" w:color="auto"/>
        <w:right w:val="none" w:sz="0" w:space="0" w:color="auto"/>
      </w:divBdr>
    </w:div>
    <w:div w:id="1033649332">
      <w:marLeft w:val="640"/>
      <w:marRight w:val="0"/>
      <w:marTop w:val="0"/>
      <w:marBottom w:val="0"/>
      <w:divBdr>
        <w:top w:val="none" w:sz="0" w:space="0" w:color="auto"/>
        <w:left w:val="none" w:sz="0" w:space="0" w:color="auto"/>
        <w:bottom w:val="none" w:sz="0" w:space="0" w:color="auto"/>
        <w:right w:val="none" w:sz="0" w:space="0" w:color="auto"/>
      </w:divBdr>
    </w:div>
    <w:div w:id="1033657360">
      <w:marLeft w:val="640"/>
      <w:marRight w:val="0"/>
      <w:marTop w:val="0"/>
      <w:marBottom w:val="0"/>
      <w:divBdr>
        <w:top w:val="none" w:sz="0" w:space="0" w:color="auto"/>
        <w:left w:val="none" w:sz="0" w:space="0" w:color="auto"/>
        <w:bottom w:val="none" w:sz="0" w:space="0" w:color="auto"/>
        <w:right w:val="none" w:sz="0" w:space="0" w:color="auto"/>
      </w:divBdr>
    </w:div>
    <w:div w:id="1033731743">
      <w:marLeft w:val="640"/>
      <w:marRight w:val="0"/>
      <w:marTop w:val="0"/>
      <w:marBottom w:val="0"/>
      <w:divBdr>
        <w:top w:val="none" w:sz="0" w:space="0" w:color="auto"/>
        <w:left w:val="none" w:sz="0" w:space="0" w:color="auto"/>
        <w:bottom w:val="none" w:sz="0" w:space="0" w:color="auto"/>
        <w:right w:val="none" w:sz="0" w:space="0" w:color="auto"/>
      </w:divBdr>
    </w:div>
    <w:div w:id="1033847892">
      <w:marLeft w:val="640"/>
      <w:marRight w:val="0"/>
      <w:marTop w:val="0"/>
      <w:marBottom w:val="0"/>
      <w:divBdr>
        <w:top w:val="none" w:sz="0" w:space="0" w:color="auto"/>
        <w:left w:val="none" w:sz="0" w:space="0" w:color="auto"/>
        <w:bottom w:val="none" w:sz="0" w:space="0" w:color="auto"/>
        <w:right w:val="none" w:sz="0" w:space="0" w:color="auto"/>
      </w:divBdr>
    </w:div>
    <w:div w:id="1033849637">
      <w:marLeft w:val="640"/>
      <w:marRight w:val="0"/>
      <w:marTop w:val="0"/>
      <w:marBottom w:val="0"/>
      <w:divBdr>
        <w:top w:val="none" w:sz="0" w:space="0" w:color="auto"/>
        <w:left w:val="none" w:sz="0" w:space="0" w:color="auto"/>
        <w:bottom w:val="none" w:sz="0" w:space="0" w:color="auto"/>
        <w:right w:val="none" w:sz="0" w:space="0" w:color="auto"/>
      </w:divBdr>
    </w:div>
    <w:div w:id="1033992096">
      <w:marLeft w:val="640"/>
      <w:marRight w:val="0"/>
      <w:marTop w:val="0"/>
      <w:marBottom w:val="0"/>
      <w:divBdr>
        <w:top w:val="none" w:sz="0" w:space="0" w:color="auto"/>
        <w:left w:val="none" w:sz="0" w:space="0" w:color="auto"/>
        <w:bottom w:val="none" w:sz="0" w:space="0" w:color="auto"/>
        <w:right w:val="none" w:sz="0" w:space="0" w:color="auto"/>
      </w:divBdr>
    </w:div>
    <w:div w:id="1034117799">
      <w:marLeft w:val="640"/>
      <w:marRight w:val="0"/>
      <w:marTop w:val="0"/>
      <w:marBottom w:val="0"/>
      <w:divBdr>
        <w:top w:val="none" w:sz="0" w:space="0" w:color="auto"/>
        <w:left w:val="none" w:sz="0" w:space="0" w:color="auto"/>
        <w:bottom w:val="none" w:sz="0" w:space="0" w:color="auto"/>
        <w:right w:val="none" w:sz="0" w:space="0" w:color="auto"/>
      </w:divBdr>
    </w:div>
    <w:div w:id="1034188462">
      <w:marLeft w:val="640"/>
      <w:marRight w:val="0"/>
      <w:marTop w:val="0"/>
      <w:marBottom w:val="0"/>
      <w:divBdr>
        <w:top w:val="none" w:sz="0" w:space="0" w:color="auto"/>
        <w:left w:val="none" w:sz="0" w:space="0" w:color="auto"/>
        <w:bottom w:val="none" w:sz="0" w:space="0" w:color="auto"/>
        <w:right w:val="none" w:sz="0" w:space="0" w:color="auto"/>
      </w:divBdr>
    </w:div>
    <w:div w:id="1034229451">
      <w:marLeft w:val="640"/>
      <w:marRight w:val="0"/>
      <w:marTop w:val="0"/>
      <w:marBottom w:val="0"/>
      <w:divBdr>
        <w:top w:val="none" w:sz="0" w:space="0" w:color="auto"/>
        <w:left w:val="none" w:sz="0" w:space="0" w:color="auto"/>
        <w:bottom w:val="none" w:sz="0" w:space="0" w:color="auto"/>
        <w:right w:val="none" w:sz="0" w:space="0" w:color="auto"/>
      </w:divBdr>
    </w:div>
    <w:div w:id="1034231440">
      <w:marLeft w:val="640"/>
      <w:marRight w:val="0"/>
      <w:marTop w:val="0"/>
      <w:marBottom w:val="0"/>
      <w:divBdr>
        <w:top w:val="none" w:sz="0" w:space="0" w:color="auto"/>
        <w:left w:val="none" w:sz="0" w:space="0" w:color="auto"/>
        <w:bottom w:val="none" w:sz="0" w:space="0" w:color="auto"/>
        <w:right w:val="none" w:sz="0" w:space="0" w:color="auto"/>
      </w:divBdr>
    </w:div>
    <w:div w:id="1034233596">
      <w:marLeft w:val="640"/>
      <w:marRight w:val="0"/>
      <w:marTop w:val="0"/>
      <w:marBottom w:val="0"/>
      <w:divBdr>
        <w:top w:val="none" w:sz="0" w:space="0" w:color="auto"/>
        <w:left w:val="none" w:sz="0" w:space="0" w:color="auto"/>
        <w:bottom w:val="none" w:sz="0" w:space="0" w:color="auto"/>
        <w:right w:val="none" w:sz="0" w:space="0" w:color="auto"/>
      </w:divBdr>
    </w:div>
    <w:div w:id="1034234130">
      <w:marLeft w:val="640"/>
      <w:marRight w:val="0"/>
      <w:marTop w:val="0"/>
      <w:marBottom w:val="0"/>
      <w:divBdr>
        <w:top w:val="none" w:sz="0" w:space="0" w:color="auto"/>
        <w:left w:val="none" w:sz="0" w:space="0" w:color="auto"/>
        <w:bottom w:val="none" w:sz="0" w:space="0" w:color="auto"/>
        <w:right w:val="none" w:sz="0" w:space="0" w:color="auto"/>
      </w:divBdr>
    </w:div>
    <w:div w:id="1034305768">
      <w:marLeft w:val="640"/>
      <w:marRight w:val="0"/>
      <w:marTop w:val="0"/>
      <w:marBottom w:val="0"/>
      <w:divBdr>
        <w:top w:val="none" w:sz="0" w:space="0" w:color="auto"/>
        <w:left w:val="none" w:sz="0" w:space="0" w:color="auto"/>
        <w:bottom w:val="none" w:sz="0" w:space="0" w:color="auto"/>
        <w:right w:val="none" w:sz="0" w:space="0" w:color="auto"/>
      </w:divBdr>
    </w:div>
    <w:div w:id="1034311326">
      <w:marLeft w:val="640"/>
      <w:marRight w:val="0"/>
      <w:marTop w:val="0"/>
      <w:marBottom w:val="0"/>
      <w:divBdr>
        <w:top w:val="none" w:sz="0" w:space="0" w:color="auto"/>
        <w:left w:val="none" w:sz="0" w:space="0" w:color="auto"/>
        <w:bottom w:val="none" w:sz="0" w:space="0" w:color="auto"/>
        <w:right w:val="none" w:sz="0" w:space="0" w:color="auto"/>
      </w:divBdr>
    </w:div>
    <w:div w:id="1034311481">
      <w:marLeft w:val="640"/>
      <w:marRight w:val="0"/>
      <w:marTop w:val="0"/>
      <w:marBottom w:val="0"/>
      <w:divBdr>
        <w:top w:val="none" w:sz="0" w:space="0" w:color="auto"/>
        <w:left w:val="none" w:sz="0" w:space="0" w:color="auto"/>
        <w:bottom w:val="none" w:sz="0" w:space="0" w:color="auto"/>
        <w:right w:val="none" w:sz="0" w:space="0" w:color="auto"/>
      </w:divBdr>
    </w:div>
    <w:div w:id="1034384521">
      <w:marLeft w:val="640"/>
      <w:marRight w:val="0"/>
      <w:marTop w:val="0"/>
      <w:marBottom w:val="0"/>
      <w:divBdr>
        <w:top w:val="none" w:sz="0" w:space="0" w:color="auto"/>
        <w:left w:val="none" w:sz="0" w:space="0" w:color="auto"/>
        <w:bottom w:val="none" w:sz="0" w:space="0" w:color="auto"/>
        <w:right w:val="none" w:sz="0" w:space="0" w:color="auto"/>
      </w:divBdr>
    </w:div>
    <w:div w:id="1034384732">
      <w:marLeft w:val="640"/>
      <w:marRight w:val="0"/>
      <w:marTop w:val="0"/>
      <w:marBottom w:val="0"/>
      <w:divBdr>
        <w:top w:val="none" w:sz="0" w:space="0" w:color="auto"/>
        <w:left w:val="none" w:sz="0" w:space="0" w:color="auto"/>
        <w:bottom w:val="none" w:sz="0" w:space="0" w:color="auto"/>
        <w:right w:val="none" w:sz="0" w:space="0" w:color="auto"/>
      </w:divBdr>
    </w:div>
    <w:div w:id="1034384863">
      <w:marLeft w:val="640"/>
      <w:marRight w:val="0"/>
      <w:marTop w:val="0"/>
      <w:marBottom w:val="0"/>
      <w:divBdr>
        <w:top w:val="none" w:sz="0" w:space="0" w:color="auto"/>
        <w:left w:val="none" w:sz="0" w:space="0" w:color="auto"/>
        <w:bottom w:val="none" w:sz="0" w:space="0" w:color="auto"/>
        <w:right w:val="none" w:sz="0" w:space="0" w:color="auto"/>
      </w:divBdr>
    </w:div>
    <w:div w:id="1034497289">
      <w:marLeft w:val="640"/>
      <w:marRight w:val="0"/>
      <w:marTop w:val="0"/>
      <w:marBottom w:val="0"/>
      <w:divBdr>
        <w:top w:val="none" w:sz="0" w:space="0" w:color="auto"/>
        <w:left w:val="none" w:sz="0" w:space="0" w:color="auto"/>
        <w:bottom w:val="none" w:sz="0" w:space="0" w:color="auto"/>
        <w:right w:val="none" w:sz="0" w:space="0" w:color="auto"/>
      </w:divBdr>
    </w:div>
    <w:div w:id="1034580373">
      <w:marLeft w:val="640"/>
      <w:marRight w:val="0"/>
      <w:marTop w:val="0"/>
      <w:marBottom w:val="0"/>
      <w:divBdr>
        <w:top w:val="none" w:sz="0" w:space="0" w:color="auto"/>
        <w:left w:val="none" w:sz="0" w:space="0" w:color="auto"/>
        <w:bottom w:val="none" w:sz="0" w:space="0" w:color="auto"/>
        <w:right w:val="none" w:sz="0" w:space="0" w:color="auto"/>
      </w:divBdr>
    </w:div>
    <w:div w:id="1034624192">
      <w:marLeft w:val="640"/>
      <w:marRight w:val="0"/>
      <w:marTop w:val="0"/>
      <w:marBottom w:val="0"/>
      <w:divBdr>
        <w:top w:val="none" w:sz="0" w:space="0" w:color="auto"/>
        <w:left w:val="none" w:sz="0" w:space="0" w:color="auto"/>
        <w:bottom w:val="none" w:sz="0" w:space="0" w:color="auto"/>
        <w:right w:val="none" w:sz="0" w:space="0" w:color="auto"/>
      </w:divBdr>
    </w:div>
    <w:div w:id="1034648382">
      <w:marLeft w:val="640"/>
      <w:marRight w:val="0"/>
      <w:marTop w:val="0"/>
      <w:marBottom w:val="0"/>
      <w:divBdr>
        <w:top w:val="none" w:sz="0" w:space="0" w:color="auto"/>
        <w:left w:val="none" w:sz="0" w:space="0" w:color="auto"/>
        <w:bottom w:val="none" w:sz="0" w:space="0" w:color="auto"/>
        <w:right w:val="none" w:sz="0" w:space="0" w:color="auto"/>
      </w:divBdr>
    </w:div>
    <w:div w:id="1034813869">
      <w:marLeft w:val="640"/>
      <w:marRight w:val="0"/>
      <w:marTop w:val="0"/>
      <w:marBottom w:val="0"/>
      <w:divBdr>
        <w:top w:val="none" w:sz="0" w:space="0" w:color="auto"/>
        <w:left w:val="none" w:sz="0" w:space="0" w:color="auto"/>
        <w:bottom w:val="none" w:sz="0" w:space="0" w:color="auto"/>
        <w:right w:val="none" w:sz="0" w:space="0" w:color="auto"/>
      </w:divBdr>
    </w:div>
    <w:div w:id="1034844162">
      <w:marLeft w:val="640"/>
      <w:marRight w:val="0"/>
      <w:marTop w:val="0"/>
      <w:marBottom w:val="0"/>
      <w:divBdr>
        <w:top w:val="none" w:sz="0" w:space="0" w:color="auto"/>
        <w:left w:val="none" w:sz="0" w:space="0" w:color="auto"/>
        <w:bottom w:val="none" w:sz="0" w:space="0" w:color="auto"/>
        <w:right w:val="none" w:sz="0" w:space="0" w:color="auto"/>
      </w:divBdr>
    </w:div>
    <w:div w:id="1034883442">
      <w:marLeft w:val="640"/>
      <w:marRight w:val="0"/>
      <w:marTop w:val="0"/>
      <w:marBottom w:val="0"/>
      <w:divBdr>
        <w:top w:val="none" w:sz="0" w:space="0" w:color="auto"/>
        <w:left w:val="none" w:sz="0" w:space="0" w:color="auto"/>
        <w:bottom w:val="none" w:sz="0" w:space="0" w:color="auto"/>
        <w:right w:val="none" w:sz="0" w:space="0" w:color="auto"/>
      </w:divBdr>
    </w:div>
    <w:div w:id="1034885602">
      <w:marLeft w:val="640"/>
      <w:marRight w:val="0"/>
      <w:marTop w:val="0"/>
      <w:marBottom w:val="0"/>
      <w:divBdr>
        <w:top w:val="none" w:sz="0" w:space="0" w:color="auto"/>
        <w:left w:val="none" w:sz="0" w:space="0" w:color="auto"/>
        <w:bottom w:val="none" w:sz="0" w:space="0" w:color="auto"/>
        <w:right w:val="none" w:sz="0" w:space="0" w:color="auto"/>
      </w:divBdr>
    </w:div>
    <w:div w:id="1034958863">
      <w:marLeft w:val="640"/>
      <w:marRight w:val="0"/>
      <w:marTop w:val="0"/>
      <w:marBottom w:val="0"/>
      <w:divBdr>
        <w:top w:val="none" w:sz="0" w:space="0" w:color="auto"/>
        <w:left w:val="none" w:sz="0" w:space="0" w:color="auto"/>
        <w:bottom w:val="none" w:sz="0" w:space="0" w:color="auto"/>
        <w:right w:val="none" w:sz="0" w:space="0" w:color="auto"/>
      </w:divBdr>
    </w:div>
    <w:div w:id="1035036903">
      <w:marLeft w:val="640"/>
      <w:marRight w:val="0"/>
      <w:marTop w:val="0"/>
      <w:marBottom w:val="0"/>
      <w:divBdr>
        <w:top w:val="none" w:sz="0" w:space="0" w:color="auto"/>
        <w:left w:val="none" w:sz="0" w:space="0" w:color="auto"/>
        <w:bottom w:val="none" w:sz="0" w:space="0" w:color="auto"/>
        <w:right w:val="none" w:sz="0" w:space="0" w:color="auto"/>
      </w:divBdr>
    </w:div>
    <w:div w:id="1035037038">
      <w:marLeft w:val="640"/>
      <w:marRight w:val="0"/>
      <w:marTop w:val="0"/>
      <w:marBottom w:val="0"/>
      <w:divBdr>
        <w:top w:val="none" w:sz="0" w:space="0" w:color="auto"/>
        <w:left w:val="none" w:sz="0" w:space="0" w:color="auto"/>
        <w:bottom w:val="none" w:sz="0" w:space="0" w:color="auto"/>
        <w:right w:val="none" w:sz="0" w:space="0" w:color="auto"/>
      </w:divBdr>
    </w:div>
    <w:div w:id="1035038191">
      <w:marLeft w:val="640"/>
      <w:marRight w:val="0"/>
      <w:marTop w:val="0"/>
      <w:marBottom w:val="0"/>
      <w:divBdr>
        <w:top w:val="none" w:sz="0" w:space="0" w:color="auto"/>
        <w:left w:val="none" w:sz="0" w:space="0" w:color="auto"/>
        <w:bottom w:val="none" w:sz="0" w:space="0" w:color="auto"/>
        <w:right w:val="none" w:sz="0" w:space="0" w:color="auto"/>
      </w:divBdr>
    </w:div>
    <w:div w:id="1035082474">
      <w:marLeft w:val="640"/>
      <w:marRight w:val="0"/>
      <w:marTop w:val="0"/>
      <w:marBottom w:val="0"/>
      <w:divBdr>
        <w:top w:val="none" w:sz="0" w:space="0" w:color="auto"/>
        <w:left w:val="none" w:sz="0" w:space="0" w:color="auto"/>
        <w:bottom w:val="none" w:sz="0" w:space="0" w:color="auto"/>
        <w:right w:val="none" w:sz="0" w:space="0" w:color="auto"/>
      </w:divBdr>
    </w:div>
    <w:div w:id="1035152662">
      <w:marLeft w:val="640"/>
      <w:marRight w:val="0"/>
      <w:marTop w:val="0"/>
      <w:marBottom w:val="0"/>
      <w:divBdr>
        <w:top w:val="none" w:sz="0" w:space="0" w:color="auto"/>
        <w:left w:val="none" w:sz="0" w:space="0" w:color="auto"/>
        <w:bottom w:val="none" w:sz="0" w:space="0" w:color="auto"/>
        <w:right w:val="none" w:sz="0" w:space="0" w:color="auto"/>
      </w:divBdr>
    </w:div>
    <w:div w:id="1035156359">
      <w:marLeft w:val="640"/>
      <w:marRight w:val="0"/>
      <w:marTop w:val="0"/>
      <w:marBottom w:val="0"/>
      <w:divBdr>
        <w:top w:val="none" w:sz="0" w:space="0" w:color="auto"/>
        <w:left w:val="none" w:sz="0" w:space="0" w:color="auto"/>
        <w:bottom w:val="none" w:sz="0" w:space="0" w:color="auto"/>
        <w:right w:val="none" w:sz="0" w:space="0" w:color="auto"/>
      </w:divBdr>
    </w:div>
    <w:div w:id="1035157166">
      <w:marLeft w:val="640"/>
      <w:marRight w:val="0"/>
      <w:marTop w:val="0"/>
      <w:marBottom w:val="0"/>
      <w:divBdr>
        <w:top w:val="none" w:sz="0" w:space="0" w:color="auto"/>
        <w:left w:val="none" w:sz="0" w:space="0" w:color="auto"/>
        <w:bottom w:val="none" w:sz="0" w:space="0" w:color="auto"/>
        <w:right w:val="none" w:sz="0" w:space="0" w:color="auto"/>
      </w:divBdr>
    </w:div>
    <w:div w:id="1035227767">
      <w:marLeft w:val="640"/>
      <w:marRight w:val="0"/>
      <w:marTop w:val="0"/>
      <w:marBottom w:val="0"/>
      <w:divBdr>
        <w:top w:val="none" w:sz="0" w:space="0" w:color="auto"/>
        <w:left w:val="none" w:sz="0" w:space="0" w:color="auto"/>
        <w:bottom w:val="none" w:sz="0" w:space="0" w:color="auto"/>
        <w:right w:val="none" w:sz="0" w:space="0" w:color="auto"/>
      </w:divBdr>
    </w:div>
    <w:div w:id="1035230651">
      <w:marLeft w:val="640"/>
      <w:marRight w:val="0"/>
      <w:marTop w:val="0"/>
      <w:marBottom w:val="0"/>
      <w:divBdr>
        <w:top w:val="none" w:sz="0" w:space="0" w:color="auto"/>
        <w:left w:val="none" w:sz="0" w:space="0" w:color="auto"/>
        <w:bottom w:val="none" w:sz="0" w:space="0" w:color="auto"/>
        <w:right w:val="none" w:sz="0" w:space="0" w:color="auto"/>
      </w:divBdr>
    </w:div>
    <w:div w:id="1035279370">
      <w:marLeft w:val="640"/>
      <w:marRight w:val="0"/>
      <w:marTop w:val="0"/>
      <w:marBottom w:val="0"/>
      <w:divBdr>
        <w:top w:val="none" w:sz="0" w:space="0" w:color="auto"/>
        <w:left w:val="none" w:sz="0" w:space="0" w:color="auto"/>
        <w:bottom w:val="none" w:sz="0" w:space="0" w:color="auto"/>
        <w:right w:val="none" w:sz="0" w:space="0" w:color="auto"/>
      </w:divBdr>
    </w:div>
    <w:div w:id="1035347639">
      <w:marLeft w:val="640"/>
      <w:marRight w:val="0"/>
      <w:marTop w:val="0"/>
      <w:marBottom w:val="0"/>
      <w:divBdr>
        <w:top w:val="none" w:sz="0" w:space="0" w:color="auto"/>
        <w:left w:val="none" w:sz="0" w:space="0" w:color="auto"/>
        <w:bottom w:val="none" w:sz="0" w:space="0" w:color="auto"/>
        <w:right w:val="none" w:sz="0" w:space="0" w:color="auto"/>
      </w:divBdr>
    </w:div>
    <w:div w:id="1035351207">
      <w:marLeft w:val="640"/>
      <w:marRight w:val="0"/>
      <w:marTop w:val="0"/>
      <w:marBottom w:val="0"/>
      <w:divBdr>
        <w:top w:val="none" w:sz="0" w:space="0" w:color="auto"/>
        <w:left w:val="none" w:sz="0" w:space="0" w:color="auto"/>
        <w:bottom w:val="none" w:sz="0" w:space="0" w:color="auto"/>
        <w:right w:val="none" w:sz="0" w:space="0" w:color="auto"/>
      </w:divBdr>
    </w:div>
    <w:div w:id="1035424621">
      <w:marLeft w:val="640"/>
      <w:marRight w:val="0"/>
      <w:marTop w:val="0"/>
      <w:marBottom w:val="0"/>
      <w:divBdr>
        <w:top w:val="none" w:sz="0" w:space="0" w:color="auto"/>
        <w:left w:val="none" w:sz="0" w:space="0" w:color="auto"/>
        <w:bottom w:val="none" w:sz="0" w:space="0" w:color="auto"/>
        <w:right w:val="none" w:sz="0" w:space="0" w:color="auto"/>
      </w:divBdr>
    </w:div>
    <w:div w:id="1035540018">
      <w:marLeft w:val="640"/>
      <w:marRight w:val="0"/>
      <w:marTop w:val="0"/>
      <w:marBottom w:val="0"/>
      <w:divBdr>
        <w:top w:val="none" w:sz="0" w:space="0" w:color="auto"/>
        <w:left w:val="none" w:sz="0" w:space="0" w:color="auto"/>
        <w:bottom w:val="none" w:sz="0" w:space="0" w:color="auto"/>
        <w:right w:val="none" w:sz="0" w:space="0" w:color="auto"/>
      </w:divBdr>
    </w:div>
    <w:div w:id="1035543094">
      <w:marLeft w:val="640"/>
      <w:marRight w:val="0"/>
      <w:marTop w:val="0"/>
      <w:marBottom w:val="0"/>
      <w:divBdr>
        <w:top w:val="none" w:sz="0" w:space="0" w:color="auto"/>
        <w:left w:val="none" w:sz="0" w:space="0" w:color="auto"/>
        <w:bottom w:val="none" w:sz="0" w:space="0" w:color="auto"/>
        <w:right w:val="none" w:sz="0" w:space="0" w:color="auto"/>
      </w:divBdr>
    </w:div>
    <w:div w:id="1035543930">
      <w:marLeft w:val="640"/>
      <w:marRight w:val="0"/>
      <w:marTop w:val="0"/>
      <w:marBottom w:val="0"/>
      <w:divBdr>
        <w:top w:val="none" w:sz="0" w:space="0" w:color="auto"/>
        <w:left w:val="none" w:sz="0" w:space="0" w:color="auto"/>
        <w:bottom w:val="none" w:sz="0" w:space="0" w:color="auto"/>
        <w:right w:val="none" w:sz="0" w:space="0" w:color="auto"/>
      </w:divBdr>
    </w:div>
    <w:div w:id="1035886128">
      <w:marLeft w:val="640"/>
      <w:marRight w:val="0"/>
      <w:marTop w:val="0"/>
      <w:marBottom w:val="0"/>
      <w:divBdr>
        <w:top w:val="none" w:sz="0" w:space="0" w:color="auto"/>
        <w:left w:val="none" w:sz="0" w:space="0" w:color="auto"/>
        <w:bottom w:val="none" w:sz="0" w:space="0" w:color="auto"/>
        <w:right w:val="none" w:sz="0" w:space="0" w:color="auto"/>
      </w:divBdr>
    </w:div>
    <w:div w:id="1036007493">
      <w:marLeft w:val="640"/>
      <w:marRight w:val="0"/>
      <w:marTop w:val="0"/>
      <w:marBottom w:val="0"/>
      <w:divBdr>
        <w:top w:val="none" w:sz="0" w:space="0" w:color="auto"/>
        <w:left w:val="none" w:sz="0" w:space="0" w:color="auto"/>
        <w:bottom w:val="none" w:sz="0" w:space="0" w:color="auto"/>
        <w:right w:val="none" w:sz="0" w:space="0" w:color="auto"/>
      </w:divBdr>
    </w:div>
    <w:div w:id="1036199175">
      <w:marLeft w:val="640"/>
      <w:marRight w:val="0"/>
      <w:marTop w:val="0"/>
      <w:marBottom w:val="0"/>
      <w:divBdr>
        <w:top w:val="none" w:sz="0" w:space="0" w:color="auto"/>
        <w:left w:val="none" w:sz="0" w:space="0" w:color="auto"/>
        <w:bottom w:val="none" w:sz="0" w:space="0" w:color="auto"/>
        <w:right w:val="none" w:sz="0" w:space="0" w:color="auto"/>
      </w:divBdr>
    </w:div>
    <w:div w:id="1036463474">
      <w:marLeft w:val="640"/>
      <w:marRight w:val="0"/>
      <w:marTop w:val="0"/>
      <w:marBottom w:val="0"/>
      <w:divBdr>
        <w:top w:val="none" w:sz="0" w:space="0" w:color="auto"/>
        <w:left w:val="none" w:sz="0" w:space="0" w:color="auto"/>
        <w:bottom w:val="none" w:sz="0" w:space="0" w:color="auto"/>
        <w:right w:val="none" w:sz="0" w:space="0" w:color="auto"/>
      </w:divBdr>
    </w:div>
    <w:div w:id="1036546663">
      <w:marLeft w:val="640"/>
      <w:marRight w:val="0"/>
      <w:marTop w:val="0"/>
      <w:marBottom w:val="0"/>
      <w:divBdr>
        <w:top w:val="none" w:sz="0" w:space="0" w:color="auto"/>
        <w:left w:val="none" w:sz="0" w:space="0" w:color="auto"/>
        <w:bottom w:val="none" w:sz="0" w:space="0" w:color="auto"/>
        <w:right w:val="none" w:sz="0" w:space="0" w:color="auto"/>
      </w:divBdr>
    </w:div>
    <w:div w:id="1036547173">
      <w:marLeft w:val="640"/>
      <w:marRight w:val="0"/>
      <w:marTop w:val="0"/>
      <w:marBottom w:val="0"/>
      <w:divBdr>
        <w:top w:val="none" w:sz="0" w:space="0" w:color="auto"/>
        <w:left w:val="none" w:sz="0" w:space="0" w:color="auto"/>
        <w:bottom w:val="none" w:sz="0" w:space="0" w:color="auto"/>
        <w:right w:val="none" w:sz="0" w:space="0" w:color="auto"/>
      </w:divBdr>
    </w:div>
    <w:div w:id="1036660680">
      <w:marLeft w:val="640"/>
      <w:marRight w:val="0"/>
      <w:marTop w:val="0"/>
      <w:marBottom w:val="0"/>
      <w:divBdr>
        <w:top w:val="none" w:sz="0" w:space="0" w:color="auto"/>
        <w:left w:val="none" w:sz="0" w:space="0" w:color="auto"/>
        <w:bottom w:val="none" w:sz="0" w:space="0" w:color="auto"/>
        <w:right w:val="none" w:sz="0" w:space="0" w:color="auto"/>
      </w:divBdr>
    </w:div>
    <w:div w:id="1036661556">
      <w:marLeft w:val="640"/>
      <w:marRight w:val="0"/>
      <w:marTop w:val="0"/>
      <w:marBottom w:val="0"/>
      <w:divBdr>
        <w:top w:val="none" w:sz="0" w:space="0" w:color="auto"/>
        <w:left w:val="none" w:sz="0" w:space="0" w:color="auto"/>
        <w:bottom w:val="none" w:sz="0" w:space="0" w:color="auto"/>
        <w:right w:val="none" w:sz="0" w:space="0" w:color="auto"/>
      </w:divBdr>
    </w:div>
    <w:div w:id="1036663387">
      <w:marLeft w:val="640"/>
      <w:marRight w:val="0"/>
      <w:marTop w:val="0"/>
      <w:marBottom w:val="0"/>
      <w:divBdr>
        <w:top w:val="none" w:sz="0" w:space="0" w:color="auto"/>
        <w:left w:val="none" w:sz="0" w:space="0" w:color="auto"/>
        <w:bottom w:val="none" w:sz="0" w:space="0" w:color="auto"/>
        <w:right w:val="none" w:sz="0" w:space="0" w:color="auto"/>
      </w:divBdr>
    </w:div>
    <w:div w:id="1036853370">
      <w:marLeft w:val="640"/>
      <w:marRight w:val="0"/>
      <w:marTop w:val="0"/>
      <w:marBottom w:val="0"/>
      <w:divBdr>
        <w:top w:val="none" w:sz="0" w:space="0" w:color="auto"/>
        <w:left w:val="none" w:sz="0" w:space="0" w:color="auto"/>
        <w:bottom w:val="none" w:sz="0" w:space="0" w:color="auto"/>
        <w:right w:val="none" w:sz="0" w:space="0" w:color="auto"/>
      </w:divBdr>
    </w:div>
    <w:div w:id="1036930137">
      <w:marLeft w:val="640"/>
      <w:marRight w:val="0"/>
      <w:marTop w:val="0"/>
      <w:marBottom w:val="0"/>
      <w:divBdr>
        <w:top w:val="none" w:sz="0" w:space="0" w:color="auto"/>
        <w:left w:val="none" w:sz="0" w:space="0" w:color="auto"/>
        <w:bottom w:val="none" w:sz="0" w:space="0" w:color="auto"/>
        <w:right w:val="none" w:sz="0" w:space="0" w:color="auto"/>
      </w:divBdr>
    </w:div>
    <w:div w:id="1036930752">
      <w:marLeft w:val="640"/>
      <w:marRight w:val="0"/>
      <w:marTop w:val="0"/>
      <w:marBottom w:val="0"/>
      <w:divBdr>
        <w:top w:val="none" w:sz="0" w:space="0" w:color="auto"/>
        <w:left w:val="none" w:sz="0" w:space="0" w:color="auto"/>
        <w:bottom w:val="none" w:sz="0" w:space="0" w:color="auto"/>
        <w:right w:val="none" w:sz="0" w:space="0" w:color="auto"/>
      </w:divBdr>
    </w:div>
    <w:div w:id="1037195140">
      <w:marLeft w:val="640"/>
      <w:marRight w:val="0"/>
      <w:marTop w:val="0"/>
      <w:marBottom w:val="0"/>
      <w:divBdr>
        <w:top w:val="none" w:sz="0" w:space="0" w:color="auto"/>
        <w:left w:val="none" w:sz="0" w:space="0" w:color="auto"/>
        <w:bottom w:val="none" w:sz="0" w:space="0" w:color="auto"/>
        <w:right w:val="none" w:sz="0" w:space="0" w:color="auto"/>
      </w:divBdr>
    </w:div>
    <w:div w:id="1037239276">
      <w:marLeft w:val="640"/>
      <w:marRight w:val="0"/>
      <w:marTop w:val="0"/>
      <w:marBottom w:val="0"/>
      <w:divBdr>
        <w:top w:val="none" w:sz="0" w:space="0" w:color="auto"/>
        <w:left w:val="none" w:sz="0" w:space="0" w:color="auto"/>
        <w:bottom w:val="none" w:sz="0" w:space="0" w:color="auto"/>
        <w:right w:val="none" w:sz="0" w:space="0" w:color="auto"/>
      </w:divBdr>
    </w:div>
    <w:div w:id="1037312581">
      <w:marLeft w:val="640"/>
      <w:marRight w:val="0"/>
      <w:marTop w:val="0"/>
      <w:marBottom w:val="0"/>
      <w:divBdr>
        <w:top w:val="none" w:sz="0" w:space="0" w:color="auto"/>
        <w:left w:val="none" w:sz="0" w:space="0" w:color="auto"/>
        <w:bottom w:val="none" w:sz="0" w:space="0" w:color="auto"/>
        <w:right w:val="none" w:sz="0" w:space="0" w:color="auto"/>
      </w:divBdr>
    </w:div>
    <w:div w:id="1037314598">
      <w:marLeft w:val="640"/>
      <w:marRight w:val="0"/>
      <w:marTop w:val="0"/>
      <w:marBottom w:val="0"/>
      <w:divBdr>
        <w:top w:val="none" w:sz="0" w:space="0" w:color="auto"/>
        <w:left w:val="none" w:sz="0" w:space="0" w:color="auto"/>
        <w:bottom w:val="none" w:sz="0" w:space="0" w:color="auto"/>
        <w:right w:val="none" w:sz="0" w:space="0" w:color="auto"/>
      </w:divBdr>
    </w:div>
    <w:div w:id="1037320393">
      <w:marLeft w:val="640"/>
      <w:marRight w:val="0"/>
      <w:marTop w:val="0"/>
      <w:marBottom w:val="0"/>
      <w:divBdr>
        <w:top w:val="none" w:sz="0" w:space="0" w:color="auto"/>
        <w:left w:val="none" w:sz="0" w:space="0" w:color="auto"/>
        <w:bottom w:val="none" w:sz="0" w:space="0" w:color="auto"/>
        <w:right w:val="none" w:sz="0" w:space="0" w:color="auto"/>
      </w:divBdr>
    </w:div>
    <w:div w:id="1037393537">
      <w:marLeft w:val="640"/>
      <w:marRight w:val="0"/>
      <w:marTop w:val="0"/>
      <w:marBottom w:val="0"/>
      <w:divBdr>
        <w:top w:val="none" w:sz="0" w:space="0" w:color="auto"/>
        <w:left w:val="none" w:sz="0" w:space="0" w:color="auto"/>
        <w:bottom w:val="none" w:sz="0" w:space="0" w:color="auto"/>
        <w:right w:val="none" w:sz="0" w:space="0" w:color="auto"/>
      </w:divBdr>
    </w:div>
    <w:div w:id="1037394149">
      <w:marLeft w:val="640"/>
      <w:marRight w:val="0"/>
      <w:marTop w:val="0"/>
      <w:marBottom w:val="0"/>
      <w:divBdr>
        <w:top w:val="none" w:sz="0" w:space="0" w:color="auto"/>
        <w:left w:val="none" w:sz="0" w:space="0" w:color="auto"/>
        <w:bottom w:val="none" w:sz="0" w:space="0" w:color="auto"/>
        <w:right w:val="none" w:sz="0" w:space="0" w:color="auto"/>
      </w:divBdr>
    </w:div>
    <w:div w:id="1037465851">
      <w:marLeft w:val="640"/>
      <w:marRight w:val="0"/>
      <w:marTop w:val="0"/>
      <w:marBottom w:val="0"/>
      <w:divBdr>
        <w:top w:val="none" w:sz="0" w:space="0" w:color="auto"/>
        <w:left w:val="none" w:sz="0" w:space="0" w:color="auto"/>
        <w:bottom w:val="none" w:sz="0" w:space="0" w:color="auto"/>
        <w:right w:val="none" w:sz="0" w:space="0" w:color="auto"/>
      </w:divBdr>
    </w:div>
    <w:div w:id="1037505188">
      <w:marLeft w:val="640"/>
      <w:marRight w:val="0"/>
      <w:marTop w:val="0"/>
      <w:marBottom w:val="0"/>
      <w:divBdr>
        <w:top w:val="none" w:sz="0" w:space="0" w:color="auto"/>
        <w:left w:val="none" w:sz="0" w:space="0" w:color="auto"/>
        <w:bottom w:val="none" w:sz="0" w:space="0" w:color="auto"/>
        <w:right w:val="none" w:sz="0" w:space="0" w:color="auto"/>
      </w:divBdr>
    </w:div>
    <w:div w:id="1037663643">
      <w:marLeft w:val="640"/>
      <w:marRight w:val="0"/>
      <w:marTop w:val="0"/>
      <w:marBottom w:val="0"/>
      <w:divBdr>
        <w:top w:val="none" w:sz="0" w:space="0" w:color="auto"/>
        <w:left w:val="none" w:sz="0" w:space="0" w:color="auto"/>
        <w:bottom w:val="none" w:sz="0" w:space="0" w:color="auto"/>
        <w:right w:val="none" w:sz="0" w:space="0" w:color="auto"/>
      </w:divBdr>
    </w:div>
    <w:div w:id="1037776485">
      <w:marLeft w:val="640"/>
      <w:marRight w:val="0"/>
      <w:marTop w:val="0"/>
      <w:marBottom w:val="0"/>
      <w:divBdr>
        <w:top w:val="none" w:sz="0" w:space="0" w:color="auto"/>
        <w:left w:val="none" w:sz="0" w:space="0" w:color="auto"/>
        <w:bottom w:val="none" w:sz="0" w:space="0" w:color="auto"/>
        <w:right w:val="none" w:sz="0" w:space="0" w:color="auto"/>
      </w:divBdr>
    </w:div>
    <w:div w:id="1037856376">
      <w:marLeft w:val="640"/>
      <w:marRight w:val="0"/>
      <w:marTop w:val="0"/>
      <w:marBottom w:val="0"/>
      <w:divBdr>
        <w:top w:val="none" w:sz="0" w:space="0" w:color="auto"/>
        <w:left w:val="none" w:sz="0" w:space="0" w:color="auto"/>
        <w:bottom w:val="none" w:sz="0" w:space="0" w:color="auto"/>
        <w:right w:val="none" w:sz="0" w:space="0" w:color="auto"/>
      </w:divBdr>
    </w:div>
    <w:div w:id="1037856911">
      <w:marLeft w:val="640"/>
      <w:marRight w:val="0"/>
      <w:marTop w:val="0"/>
      <w:marBottom w:val="0"/>
      <w:divBdr>
        <w:top w:val="none" w:sz="0" w:space="0" w:color="auto"/>
        <w:left w:val="none" w:sz="0" w:space="0" w:color="auto"/>
        <w:bottom w:val="none" w:sz="0" w:space="0" w:color="auto"/>
        <w:right w:val="none" w:sz="0" w:space="0" w:color="auto"/>
      </w:divBdr>
    </w:div>
    <w:div w:id="1037894897">
      <w:marLeft w:val="640"/>
      <w:marRight w:val="0"/>
      <w:marTop w:val="0"/>
      <w:marBottom w:val="0"/>
      <w:divBdr>
        <w:top w:val="none" w:sz="0" w:space="0" w:color="auto"/>
        <w:left w:val="none" w:sz="0" w:space="0" w:color="auto"/>
        <w:bottom w:val="none" w:sz="0" w:space="0" w:color="auto"/>
        <w:right w:val="none" w:sz="0" w:space="0" w:color="auto"/>
      </w:divBdr>
    </w:div>
    <w:div w:id="1038041970">
      <w:marLeft w:val="640"/>
      <w:marRight w:val="0"/>
      <w:marTop w:val="0"/>
      <w:marBottom w:val="0"/>
      <w:divBdr>
        <w:top w:val="none" w:sz="0" w:space="0" w:color="auto"/>
        <w:left w:val="none" w:sz="0" w:space="0" w:color="auto"/>
        <w:bottom w:val="none" w:sz="0" w:space="0" w:color="auto"/>
        <w:right w:val="none" w:sz="0" w:space="0" w:color="auto"/>
      </w:divBdr>
    </w:div>
    <w:div w:id="1038159657">
      <w:marLeft w:val="640"/>
      <w:marRight w:val="0"/>
      <w:marTop w:val="0"/>
      <w:marBottom w:val="0"/>
      <w:divBdr>
        <w:top w:val="none" w:sz="0" w:space="0" w:color="auto"/>
        <w:left w:val="none" w:sz="0" w:space="0" w:color="auto"/>
        <w:bottom w:val="none" w:sz="0" w:space="0" w:color="auto"/>
        <w:right w:val="none" w:sz="0" w:space="0" w:color="auto"/>
      </w:divBdr>
    </w:div>
    <w:div w:id="1038160093">
      <w:marLeft w:val="640"/>
      <w:marRight w:val="0"/>
      <w:marTop w:val="0"/>
      <w:marBottom w:val="0"/>
      <w:divBdr>
        <w:top w:val="none" w:sz="0" w:space="0" w:color="auto"/>
        <w:left w:val="none" w:sz="0" w:space="0" w:color="auto"/>
        <w:bottom w:val="none" w:sz="0" w:space="0" w:color="auto"/>
        <w:right w:val="none" w:sz="0" w:space="0" w:color="auto"/>
      </w:divBdr>
    </w:div>
    <w:div w:id="1038286981">
      <w:marLeft w:val="640"/>
      <w:marRight w:val="0"/>
      <w:marTop w:val="0"/>
      <w:marBottom w:val="0"/>
      <w:divBdr>
        <w:top w:val="none" w:sz="0" w:space="0" w:color="auto"/>
        <w:left w:val="none" w:sz="0" w:space="0" w:color="auto"/>
        <w:bottom w:val="none" w:sz="0" w:space="0" w:color="auto"/>
        <w:right w:val="none" w:sz="0" w:space="0" w:color="auto"/>
      </w:divBdr>
    </w:div>
    <w:div w:id="1038356087">
      <w:marLeft w:val="640"/>
      <w:marRight w:val="0"/>
      <w:marTop w:val="0"/>
      <w:marBottom w:val="0"/>
      <w:divBdr>
        <w:top w:val="none" w:sz="0" w:space="0" w:color="auto"/>
        <w:left w:val="none" w:sz="0" w:space="0" w:color="auto"/>
        <w:bottom w:val="none" w:sz="0" w:space="0" w:color="auto"/>
        <w:right w:val="none" w:sz="0" w:space="0" w:color="auto"/>
      </w:divBdr>
    </w:div>
    <w:div w:id="1038549161">
      <w:marLeft w:val="640"/>
      <w:marRight w:val="0"/>
      <w:marTop w:val="0"/>
      <w:marBottom w:val="0"/>
      <w:divBdr>
        <w:top w:val="none" w:sz="0" w:space="0" w:color="auto"/>
        <w:left w:val="none" w:sz="0" w:space="0" w:color="auto"/>
        <w:bottom w:val="none" w:sz="0" w:space="0" w:color="auto"/>
        <w:right w:val="none" w:sz="0" w:space="0" w:color="auto"/>
      </w:divBdr>
    </w:div>
    <w:div w:id="1038549777">
      <w:marLeft w:val="640"/>
      <w:marRight w:val="0"/>
      <w:marTop w:val="0"/>
      <w:marBottom w:val="0"/>
      <w:divBdr>
        <w:top w:val="none" w:sz="0" w:space="0" w:color="auto"/>
        <w:left w:val="none" w:sz="0" w:space="0" w:color="auto"/>
        <w:bottom w:val="none" w:sz="0" w:space="0" w:color="auto"/>
        <w:right w:val="none" w:sz="0" w:space="0" w:color="auto"/>
      </w:divBdr>
    </w:div>
    <w:div w:id="1038703320">
      <w:marLeft w:val="640"/>
      <w:marRight w:val="0"/>
      <w:marTop w:val="0"/>
      <w:marBottom w:val="0"/>
      <w:divBdr>
        <w:top w:val="none" w:sz="0" w:space="0" w:color="auto"/>
        <w:left w:val="none" w:sz="0" w:space="0" w:color="auto"/>
        <w:bottom w:val="none" w:sz="0" w:space="0" w:color="auto"/>
        <w:right w:val="none" w:sz="0" w:space="0" w:color="auto"/>
      </w:divBdr>
    </w:div>
    <w:div w:id="1038703337">
      <w:marLeft w:val="640"/>
      <w:marRight w:val="0"/>
      <w:marTop w:val="0"/>
      <w:marBottom w:val="0"/>
      <w:divBdr>
        <w:top w:val="none" w:sz="0" w:space="0" w:color="auto"/>
        <w:left w:val="none" w:sz="0" w:space="0" w:color="auto"/>
        <w:bottom w:val="none" w:sz="0" w:space="0" w:color="auto"/>
        <w:right w:val="none" w:sz="0" w:space="0" w:color="auto"/>
      </w:divBdr>
    </w:div>
    <w:div w:id="1038704261">
      <w:marLeft w:val="640"/>
      <w:marRight w:val="0"/>
      <w:marTop w:val="0"/>
      <w:marBottom w:val="0"/>
      <w:divBdr>
        <w:top w:val="none" w:sz="0" w:space="0" w:color="auto"/>
        <w:left w:val="none" w:sz="0" w:space="0" w:color="auto"/>
        <w:bottom w:val="none" w:sz="0" w:space="0" w:color="auto"/>
        <w:right w:val="none" w:sz="0" w:space="0" w:color="auto"/>
      </w:divBdr>
    </w:div>
    <w:div w:id="1038822024">
      <w:marLeft w:val="640"/>
      <w:marRight w:val="0"/>
      <w:marTop w:val="0"/>
      <w:marBottom w:val="0"/>
      <w:divBdr>
        <w:top w:val="none" w:sz="0" w:space="0" w:color="auto"/>
        <w:left w:val="none" w:sz="0" w:space="0" w:color="auto"/>
        <w:bottom w:val="none" w:sz="0" w:space="0" w:color="auto"/>
        <w:right w:val="none" w:sz="0" w:space="0" w:color="auto"/>
      </w:divBdr>
    </w:div>
    <w:div w:id="1038823962">
      <w:marLeft w:val="640"/>
      <w:marRight w:val="0"/>
      <w:marTop w:val="0"/>
      <w:marBottom w:val="0"/>
      <w:divBdr>
        <w:top w:val="none" w:sz="0" w:space="0" w:color="auto"/>
        <w:left w:val="none" w:sz="0" w:space="0" w:color="auto"/>
        <w:bottom w:val="none" w:sz="0" w:space="0" w:color="auto"/>
        <w:right w:val="none" w:sz="0" w:space="0" w:color="auto"/>
      </w:divBdr>
    </w:div>
    <w:div w:id="1038894240">
      <w:marLeft w:val="640"/>
      <w:marRight w:val="0"/>
      <w:marTop w:val="0"/>
      <w:marBottom w:val="0"/>
      <w:divBdr>
        <w:top w:val="none" w:sz="0" w:space="0" w:color="auto"/>
        <w:left w:val="none" w:sz="0" w:space="0" w:color="auto"/>
        <w:bottom w:val="none" w:sz="0" w:space="0" w:color="auto"/>
        <w:right w:val="none" w:sz="0" w:space="0" w:color="auto"/>
      </w:divBdr>
    </w:div>
    <w:div w:id="1038973130">
      <w:marLeft w:val="640"/>
      <w:marRight w:val="0"/>
      <w:marTop w:val="0"/>
      <w:marBottom w:val="0"/>
      <w:divBdr>
        <w:top w:val="none" w:sz="0" w:space="0" w:color="auto"/>
        <w:left w:val="none" w:sz="0" w:space="0" w:color="auto"/>
        <w:bottom w:val="none" w:sz="0" w:space="0" w:color="auto"/>
        <w:right w:val="none" w:sz="0" w:space="0" w:color="auto"/>
      </w:divBdr>
    </w:div>
    <w:div w:id="1039012435">
      <w:marLeft w:val="640"/>
      <w:marRight w:val="0"/>
      <w:marTop w:val="0"/>
      <w:marBottom w:val="0"/>
      <w:divBdr>
        <w:top w:val="none" w:sz="0" w:space="0" w:color="auto"/>
        <w:left w:val="none" w:sz="0" w:space="0" w:color="auto"/>
        <w:bottom w:val="none" w:sz="0" w:space="0" w:color="auto"/>
        <w:right w:val="none" w:sz="0" w:space="0" w:color="auto"/>
      </w:divBdr>
    </w:div>
    <w:div w:id="1039278362">
      <w:marLeft w:val="640"/>
      <w:marRight w:val="0"/>
      <w:marTop w:val="0"/>
      <w:marBottom w:val="0"/>
      <w:divBdr>
        <w:top w:val="none" w:sz="0" w:space="0" w:color="auto"/>
        <w:left w:val="none" w:sz="0" w:space="0" w:color="auto"/>
        <w:bottom w:val="none" w:sz="0" w:space="0" w:color="auto"/>
        <w:right w:val="none" w:sz="0" w:space="0" w:color="auto"/>
      </w:divBdr>
    </w:div>
    <w:div w:id="1039357584">
      <w:marLeft w:val="640"/>
      <w:marRight w:val="0"/>
      <w:marTop w:val="0"/>
      <w:marBottom w:val="0"/>
      <w:divBdr>
        <w:top w:val="none" w:sz="0" w:space="0" w:color="auto"/>
        <w:left w:val="none" w:sz="0" w:space="0" w:color="auto"/>
        <w:bottom w:val="none" w:sz="0" w:space="0" w:color="auto"/>
        <w:right w:val="none" w:sz="0" w:space="0" w:color="auto"/>
      </w:divBdr>
    </w:div>
    <w:div w:id="1039471559">
      <w:marLeft w:val="640"/>
      <w:marRight w:val="0"/>
      <w:marTop w:val="0"/>
      <w:marBottom w:val="0"/>
      <w:divBdr>
        <w:top w:val="none" w:sz="0" w:space="0" w:color="auto"/>
        <w:left w:val="none" w:sz="0" w:space="0" w:color="auto"/>
        <w:bottom w:val="none" w:sz="0" w:space="0" w:color="auto"/>
        <w:right w:val="none" w:sz="0" w:space="0" w:color="auto"/>
      </w:divBdr>
    </w:div>
    <w:div w:id="1039474964">
      <w:marLeft w:val="640"/>
      <w:marRight w:val="0"/>
      <w:marTop w:val="0"/>
      <w:marBottom w:val="0"/>
      <w:divBdr>
        <w:top w:val="none" w:sz="0" w:space="0" w:color="auto"/>
        <w:left w:val="none" w:sz="0" w:space="0" w:color="auto"/>
        <w:bottom w:val="none" w:sz="0" w:space="0" w:color="auto"/>
        <w:right w:val="none" w:sz="0" w:space="0" w:color="auto"/>
      </w:divBdr>
    </w:div>
    <w:div w:id="1039478525">
      <w:marLeft w:val="640"/>
      <w:marRight w:val="0"/>
      <w:marTop w:val="0"/>
      <w:marBottom w:val="0"/>
      <w:divBdr>
        <w:top w:val="none" w:sz="0" w:space="0" w:color="auto"/>
        <w:left w:val="none" w:sz="0" w:space="0" w:color="auto"/>
        <w:bottom w:val="none" w:sz="0" w:space="0" w:color="auto"/>
        <w:right w:val="none" w:sz="0" w:space="0" w:color="auto"/>
      </w:divBdr>
    </w:div>
    <w:div w:id="1039552184">
      <w:marLeft w:val="640"/>
      <w:marRight w:val="0"/>
      <w:marTop w:val="0"/>
      <w:marBottom w:val="0"/>
      <w:divBdr>
        <w:top w:val="none" w:sz="0" w:space="0" w:color="auto"/>
        <w:left w:val="none" w:sz="0" w:space="0" w:color="auto"/>
        <w:bottom w:val="none" w:sz="0" w:space="0" w:color="auto"/>
        <w:right w:val="none" w:sz="0" w:space="0" w:color="auto"/>
      </w:divBdr>
    </w:div>
    <w:div w:id="1039627596">
      <w:marLeft w:val="640"/>
      <w:marRight w:val="0"/>
      <w:marTop w:val="0"/>
      <w:marBottom w:val="0"/>
      <w:divBdr>
        <w:top w:val="none" w:sz="0" w:space="0" w:color="auto"/>
        <w:left w:val="none" w:sz="0" w:space="0" w:color="auto"/>
        <w:bottom w:val="none" w:sz="0" w:space="0" w:color="auto"/>
        <w:right w:val="none" w:sz="0" w:space="0" w:color="auto"/>
      </w:divBdr>
    </w:div>
    <w:div w:id="1039628197">
      <w:marLeft w:val="640"/>
      <w:marRight w:val="0"/>
      <w:marTop w:val="0"/>
      <w:marBottom w:val="0"/>
      <w:divBdr>
        <w:top w:val="none" w:sz="0" w:space="0" w:color="auto"/>
        <w:left w:val="none" w:sz="0" w:space="0" w:color="auto"/>
        <w:bottom w:val="none" w:sz="0" w:space="0" w:color="auto"/>
        <w:right w:val="none" w:sz="0" w:space="0" w:color="auto"/>
      </w:divBdr>
    </w:div>
    <w:div w:id="1039665816">
      <w:marLeft w:val="640"/>
      <w:marRight w:val="0"/>
      <w:marTop w:val="0"/>
      <w:marBottom w:val="0"/>
      <w:divBdr>
        <w:top w:val="none" w:sz="0" w:space="0" w:color="auto"/>
        <w:left w:val="none" w:sz="0" w:space="0" w:color="auto"/>
        <w:bottom w:val="none" w:sz="0" w:space="0" w:color="auto"/>
        <w:right w:val="none" w:sz="0" w:space="0" w:color="auto"/>
      </w:divBdr>
    </w:div>
    <w:div w:id="1039666911">
      <w:marLeft w:val="640"/>
      <w:marRight w:val="0"/>
      <w:marTop w:val="0"/>
      <w:marBottom w:val="0"/>
      <w:divBdr>
        <w:top w:val="none" w:sz="0" w:space="0" w:color="auto"/>
        <w:left w:val="none" w:sz="0" w:space="0" w:color="auto"/>
        <w:bottom w:val="none" w:sz="0" w:space="0" w:color="auto"/>
        <w:right w:val="none" w:sz="0" w:space="0" w:color="auto"/>
      </w:divBdr>
    </w:div>
    <w:div w:id="1039670630">
      <w:marLeft w:val="640"/>
      <w:marRight w:val="0"/>
      <w:marTop w:val="0"/>
      <w:marBottom w:val="0"/>
      <w:divBdr>
        <w:top w:val="none" w:sz="0" w:space="0" w:color="auto"/>
        <w:left w:val="none" w:sz="0" w:space="0" w:color="auto"/>
        <w:bottom w:val="none" w:sz="0" w:space="0" w:color="auto"/>
        <w:right w:val="none" w:sz="0" w:space="0" w:color="auto"/>
      </w:divBdr>
    </w:div>
    <w:div w:id="1039744735">
      <w:marLeft w:val="640"/>
      <w:marRight w:val="0"/>
      <w:marTop w:val="0"/>
      <w:marBottom w:val="0"/>
      <w:divBdr>
        <w:top w:val="none" w:sz="0" w:space="0" w:color="auto"/>
        <w:left w:val="none" w:sz="0" w:space="0" w:color="auto"/>
        <w:bottom w:val="none" w:sz="0" w:space="0" w:color="auto"/>
        <w:right w:val="none" w:sz="0" w:space="0" w:color="auto"/>
      </w:divBdr>
    </w:div>
    <w:div w:id="1039815038">
      <w:marLeft w:val="640"/>
      <w:marRight w:val="0"/>
      <w:marTop w:val="0"/>
      <w:marBottom w:val="0"/>
      <w:divBdr>
        <w:top w:val="none" w:sz="0" w:space="0" w:color="auto"/>
        <w:left w:val="none" w:sz="0" w:space="0" w:color="auto"/>
        <w:bottom w:val="none" w:sz="0" w:space="0" w:color="auto"/>
        <w:right w:val="none" w:sz="0" w:space="0" w:color="auto"/>
      </w:divBdr>
    </w:div>
    <w:div w:id="1039860035">
      <w:marLeft w:val="640"/>
      <w:marRight w:val="0"/>
      <w:marTop w:val="0"/>
      <w:marBottom w:val="0"/>
      <w:divBdr>
        <w:top w:val="none" w:sz="0" w:space="0" w:color="auto"/>
        <w:left w:val="none" w:sz="0" w:space="0" w:color="auto"/>
        <w:bottom w:val="none" w:sz="0" w:space="0" w:color="auto"/>
        <w:right w:val="none" w:sz="0" w:space="0" w:color="auto"/>
      </w:divBdr>
    </w:div>
    <w:div w:id="1039862317">
      <w:marLeft w:val="640"/>
      <w:marRight w:val="0"/>
      <w:marTop w:val="0"/>
      <w:marBottom w:val="0"/>
      <w:divBdr>
        <w:top w:val="none" w:sz="0" w:space="0" w:color="auto"/>
        <w:left w:val="none" w:sz="0" w:space="0" w:color="auto"/>
        <w:bottom w:val="none" w:sz="0" w:space="0" w:color="auto"/>
        <w:right w:val="none" w:sz="0" w:space="0" w:color="auto"/>
      </w:divBdr>
    </w:div>
    <w:div w:id="1039934530">
      <w:marLeft w:val="640"/>
      <w:marRight w:val="0"/>
      <w:marTop w:val="0"/>
      <w:marBottom w:val="0"/>
      <w:divBdr>
        <w:top w:val="none" w:sz="0" w:space="0" w:color="auto"/>
        <w:left w:val="none" w:sz="0" w:space="0" w:color="auto"/>
        <w:bottom w:val="none" w:sz="0" w:space="0" w:color="auto"/>
        <w:right w:val="none" w:sz="0" w:space="0" w:color="auto"/>
      </w:divBdr>
    </w:div>
    <w:div w:id="1039937409">
      <w:marLeft w:val="640"/>
      <w:marRight w:val="0"/>
      <w:marTop w:val="0"/>
      <w:marBottom w:val="0"/>
      <w:divBdr>
        <w:top w:val="none" w:sz="0" w:space="0" w:color="auto"/>
        <w:left w:val="none" w:sz="0" w:space="0" w:color="auto"/>
        <w:bottom w:val="none" w:sz="0" w:space="0" w:color="auto"/>
        <w:right w:val="none" w:sz="0" w:space="0" w:color="auto"/>
      </w:divBdr>
    </w:div>
    <w:div w:id="1040014495">
      <w:marLeft w:val="640"/>
      <w:marRight w:val="0"/>
      <w:marTop w:val="0"/>
      <w:marBottom w:val="0"/>
      <w:divBdr>
        <w:top w:val="none" w:sz="0" w:space="0" w:color="auto"/>
        <w:left w:val="none" w:sz="0" w:space="0" w:color="auto"/>
        <w:bottom w:val="none" w:sz="0" w:space="0" w:color="auto"/>
        <w:right w:val="none" w:sz="0" w:space="0" w:color="auto"/>
      </w:divBdr>
    </w:div>
    <w:div w:id="1040016805">
      <w:marLeft w:val="640"/>
      <w:marRight w:val="0"/>
      <w:marTop w:val="0"/>
      <w:marBottom w:val="0"/>
      <w:divBdr>
        <w:top w:val="none" w:sz="0" w:space="0" w:color="auto"/>
        <w:left w:val="none" w:sz="0" w:space="0" w:color="auto"/>
        <w:bottom w:val="none" w:sz="0" w:space="0" w:color="auto"/>
        <w:right w:val="none" w:sz="0" w:space="0" w:color="auto"/>
      </w:divBdr>
    </w:div>
    <w:div w:id="1040084813">
      <w:marLeft w:val="640"/>
      <w:marRight w:val="0"/>
      <w:marTop w:val="0"/>
      <w:marBottom w:val="0"/>
      <w:divBdr>
        <w:top w:val="none" w:sz="0" w:space="0" w:color="auto"/>
        <w:left w:val="none" w:sz="0" w:space="0" w:color="auto"/>
        <w:bottom w:val="none" w:sz="0" w:space="0" w:color="auto"/>
        <w:right w:val="none" w:sz="0" w:space="0" w:color="auto"/>
      </w:divBdr>
    </w:div>
    <w:div w:id="1040129068">
      <w:marLeft w:val="640"/>
      <w:marRight w:val="0"/>
      <w:marTop w:val="0"/>
      <w:marBottom w:val="0"/>
      <w:divBdr>
        <w:top w:val="none" w:sz="0" w:space="0" w:color="auto"/>
        <w:left w:val="none" w:sz="0" w:space="0" w:color="auto"/>
        <w:bottom w:val="none" w:sz="0" w:space="0" w:color="auto"/>
        <w:right w:val="none" w:sz="0" w:space="0" w:color="auto"/>
      </w:divBdr>
    </w:div>
    <w:div w:id="1040130809">
      <w:marLeft w:val="640"/>
      <w:marRight w:val="0"/>
      <w:marTop w:val="0"/>
      <w:marBottom w:val="0"/>
      <w:divBdr>
        <w:top w:val="none" w:sz="0" w:space="0" w:color="auto"/>
        <w:left w:val="none" w:sz="0" w:space="0" w:color="auto"/>
        <w:bottom w:val="none" w:sz="0" w:space="0" w:color="auto"/>
        <w:right w:val="none" w:sz="0" w:space="0" w:color="auto"/>
      </w:divBdr>
    </w:div>
    <w:div w:id="1040131112">
      <w:marLeft w:val="640"/>
      <w:marRight w:val="0"/>
      <w:marTop w:val="0"/>
      <w:marBottom w:val="0"/>
      <w:divBdr>
        <w:top w:val="none" w:sz="0" w:space="0" w:color="auto"/>
        <w:left w:val="none" w:sz="0" w:space="0" w:color="auto"/>
        <w:bottom w:val="none" w:sz="0" w:space="0" w:color="auto"/>
        <w:right w:val="none" w:sz="0" w:space="0" w:color="auto"/>
      </w:divBdr>
    </w:div>
    <w:div w:id="1040131874">
      <w:marLeft w:val="640"/>
      <w:marRight w:val="0"/>
      <w:marTop w:val="0"/>
      <w:marBottom w:val="0"/>
      <w:divBdr>
        <w:top w:val="none" w:sz="0" w:space="0" w:color="auto"/>
        <w:left w:val="none" w:sz="0" w:space="0" w:color="auto"/>
        <w:bottom w:val="none" w:sz="0" w:space="0" w:color="auto"/>
        <w:right w:val="none" w:sz="0" w:space="0" w:color="auto"/>
      </w:divBdr>
    </w:div>
    <w:div w:id="1040203300">
      <w:marLeft w:val="640"/>
      <w:marRight w:val="0"/>
      <w:marTop w:val="0"/>
      <w:marBottom w:val="0"/>
      <w:divBdr>
        <w:top w:val="none" w:sz="0" w:space="0" w:color="auto"/>
        <w:left w:val="none" w:sz="0" w:space="0" w:color="auto"/>
        <w:bottom w:val="none" w:sz="0" w:space="0" w:color="auto"/>
        <w:right w:val="none" w:sz="0" w:space="0" w:color="auto"/>
      </w:divBdr>
    </w:div>
    <w:div w:id="1040203814">
      <w:marLeft w:val="640"/>
      <w:marRight w:val="0"/>
      <w:marTop w:val="0"/>
      <w:marBottom w:val="0"/>
      <w:divBdr>
        <w:top w:val="none" w:sz="0" w:space="0" w:color="auto"/>
        <w:left w:val="none" w:sz="0" w:space="0" w:color="auto"/>
        <w:bottom w:val="none" w:sz="0" w:space="0" w:color="auto"/>
        <w:right w:val="none" w:sz="0" w:space="0" w:color="auto"/>
      </w:divBdr>
    </w:div>
    <w:div w:id="1040280419">
      <w:marLeft w:val="640"/>
      <w:marRight w:val="0"/>
      <w:marTop w:val="0"/>
      <w:marBottom w:val="0"/>
      <w:divBdr>
        <w:top w:val="none" w:sz="0" w:space="0" w:color="auto"/>
        <w:left w:val="none" w:sz="0" w:space="0" w:color="auto"/>
        <w:bottom w:val="none" w:sz="0" w:space="0" w:color="auto"/>
        <w:right w:val="none" w:sz="0" w:space="0" w:color="auto"/>
      </w:divBdr>
    </w:div>
    <w:div w:id="1040282010">
      <w:marLeft w:val="640"/>
      <w:marRight w:val="0"/>
      <w:marTop w:val="0"/>
      <w:marBottom w:val="0"/>
      <w:divBdr>
        <w:top w:val="none" w:sz="0" w:space="0" w:color="auto"/>
        <w:left w:val="none" w:sz="0" w:space="0" w:color="auto"/>
        <w:bottom w:val="none" w:sz="0" w:space="0" w:color="auto"/>
        <w:right w:val="none" w:sz="0" w:space="0" w:color="auto"/>
      </w:divBdr>
    </w:div>
    <w:div w:id="1040284755">
      <w:marLeft w:val="640"/>
      <w:marRight w:val="0"/>
      <w:marTop w:val="0"/>
      <w:marBottom w:val="0"/>
      <w:divBdr>
        <w:top w:val="none" w:sz="0" w:space="0" w:color="auto"/>
        <w:left w:val="none" w:sz="0" w:space="0" w:color="auto"/>
        <w:bottom w:val="none" w:sz="0" w:space="0" w:color="auto"/>
        <w:right w:val="none" w:sz="0" w:space="0" w:color="auto"/>
      </w:divBdr>
    </w:div>
    <w:div w:id="1040323021">
      <w:marLeft w:val="640"/>
      <w:marRight w:val="0"/>
      <w:marTop w:val="0"/>
      <w:marBottom w:val="0"/>
      <w:divBdr>
        <w:top w:val="none" w:sz="0" w:space="0" w:color="auto"/>
        <w:left w:val="none" w:sz="0" w:space="0" w:color="auto"/>
        <w:bottom w:val="none" w:sz="0" w:space="0" w:color="auto"/>
        <w:right w:val="none" w:sz="0" w:space="0" w:color="auto"/>
      </w:divBdr>
    </w:div>
    <w:div w:id="1040323033">
      <w:marLeft w:val="640"/>
      <w:marRight w:val="0"/>
      <w:marTop w:val="0"/>
      <w:marBottom w:val="0"/>
      <w:divBdr>
        <w:top w:val="none" w:sz="0" w:space="0" w:color="auto"/>
        <w:left w:val="none" w:sz="0" w:space="0" w:color="auto"/>
        <w:bottom w:val="none" w:sz="0" w:space="0" w:color="auto"/>
        <w:right w:val="none" w:sz="0" w:space="0" w:color="auto"/>
      </w:divBdr>
    </w:div>
    <w:div w:id="1040399432">
      <w:marLeft w:val="640"/>
      <w:marRight w:val="0"/>
      <w:marTop w:val="0"/>
      <w:marBottom w:val="0"/>
      <w:divBdr>
        <w:top w:val="none" w:sz="0" w:space="0" w:color="auto"/>
        <w:left w:val="none" w:sz="0" w:space="0" w:color="auto"/>
        <w:bottom w:val="none" w:sz="0" w:space="0" w:color="auto"/>
        <w:right w:val="none" w:sz="0" w:space="0" w:color="auto"/>
      </w:divBdr>
    </w:div>
    <w:div w:id="1040520360">
      <w:marLeft w:val="640"/>
      <w:marRight w:val="0"/>
      <w:marTop w:val="0"/>
      <w:marBottom w:val="0"/>
      <w:divBdr>
        <w:top w:val="none" w:sz="0" w:space="0" w:color="auto"/>
        <w:left w:val="none" w:sz="0" w:space="0" w:color="auto"/>
        <w:bottom w:val="none" w:sz="0" w:space="0" w:color="auto"/>
        <w:right w:val="none" w:sz="0" w:space="0" w:color="auto"/>
      </w:divBdr>
    </w:div>
    <w:div w:id="1040595734">
      <w:marLeft w:val="640"/>
      <w:marRight w:val="0"/>
      <w:marTop w:val="0"/>
      <w:marBottom w:val="0"/>
      <w:divBdr>
        <w:top w:val="none" w:sz="0" w:space="0" w:color="auto"/>
        <w:left w:val="none" w:sz="0" w:space="0" w:color="auto"/>
        <w:bottom w:val="none" w:sz="0" w:space="0" w:color="auto"/>
        <w:right w:val="none" w:sz="0" w:space="0" w:color="auto"/>
      </w:divBdr>
    </w:div>
    <w:div w:id="1040664429">
      <w:marLeft w:val="640"/>
      <w:marRight w:val="0"/>
      <w:marTop w:val="0"/>
      <w:marBottom w:val="0"/>
      <w:divBdr>
        <w:top w:val="none" w:sz="0" w:space="0" w:color="auto"/>
        <w:left w:val="none" w:sz="0" w:space="0" w:color="auto"/>
        <w:bottom w:val="none" w:sz="0" w:space="0" w:color="auto"/>
        <w:right w:val="none" w:sz="0" w:space="0" w:color="auto"/>
      </w:divBdr>
    </w:div>
    <w:div w:id="1040783317">
      <w:marLeft w:val="640"/>
      <w:marRight w:val="0"/>
      <w:marTop w:val="0"/>
      <w:marBottom w:val="0"/>
      <w:divBdr>
        <w:top w:val="none" w:sz="0" w:space="0" w:color="auto"/>
        <w:left w:val="none" w:sz="0" w:space="0" w:color="auto"/>
        <w:bottom w:val="none" w:sz="0" w:space="0" w:color="auto"/>
        <w:right w:val="none" w:sz="0" w:space="0" w:color="auto"/>
      </w:divBdr>
    </w:div>
    <w:div w:id="1040787935">
      <w:marLeft w:val="640"/>
      <w:marRight w:val="0"/>
      <w:marTop w:val="0"/>
      <w:marBottom w:val="0"/>
      <w:divBdr>
        <w:top w:val="none" w:sz="0" w:space="0" w:color="auto"/>
        <w:left w:val="none" w:sz="0" w:space="0" w:color="auto"/>
        <w:bottom w:val="none" w:sz="0" w:space="0" w:color="auto"/>
        <w:right w:val="none" w:sz="0" w:space="0" w:color="auto"/>
      </w:divBdr>
    </w:div>
    <w:div w:id="1040857740">
      <w:marLeft w:val="640"/>
      <w:marRight w:val="0"/>
      <w:marTop w:val="0"/>
      <w:marBottom w:val="0"/>
      <w:divBdr>
        <w:top w:val="none" w:sz="0" w:space="0" w:color="auto"/>
        <w:left w:val="none" w:sz="0" w:space="0" w:color="auto"/>
        <w:bottom w:val="none" w:sz="0" w:space="0" w:color="auto"/>
        <w:right w:val="none" w:sz="0" w:space="0" w:color="auto"/>
      </w:divBdr>
    </w:div>
    <w:div w:id="1040859770">
      <w:marLeft w:val="640"/>
      <w:marRight w:val="0"/>
      <w:marTop w:val="0"/>
      <w:marBottom w:val="0"/>
      <w:divBdr>
        <w:top w:val="none" w:sz="0" w:space="0" w:color="auto"/>
        <w:left w:val="none" w:sz="0" w:space="0" w:color="auto"/>
        <w:bottom w:val="none" w:sz="0" w:space="0" w:color="auto"/>
        <w:right w:val="none" w:sz="0" w:space="0" w:color="auto"/>
      </w:divBdr>
    </w:div>
    <w:div w:id="1040936794">
      <w:marLeft w:val="640"/>
      <w:marRight w:val="0"/>
      <w:marTop w:val="0"/>
      <w:marBottom w:val="0"/>
      <w:divBdr>
        <w:top w:val="none" w:sz="0" w:space="0" w:color="auto"/>
        <w:left w:val="none" w:sz="0" w:space="0" w:color="auto"/>
        <w:bottom w:val="none" w:sz="0" w:space="0" w:color="auto"/>
        <w:right w:val="none" w:sz="0" w:space="0" w:color="auto"/>
      </w:divBdr>
    </w:div>
    <w:div w:id="1040982345">
      <w:marLeft w:val="640"/>
      <w:marRight w:val="0"/>
      <w:marTop w:val="0"/>
      <w:marBottom w:val="0"/>
      <w:divBdr>
        <w:top w:val="none" w:sz="0" w:space="0" w:color="auto"/>
        <w:left w:val="none" w:sz="0" w:space="0" w:color="auto"/>
        <w:bottom w:val="none" w:sz="0" w:space="0" w:color="auto"/>
        <w:right w:val="none" w:sz="0" w:space="0" w:color="auto"/>
      </w:divBdr>
    </w:div>
    <w:div w:id="1041126530">
      <w:marLeft w:val="640"/>
      <w:marRight w:val="0"/>
      <w:marTop w:val="0"/>
      <w:marBottom w:val="0"/>
      <w:divBdr>
        <w:top w:val="none" w:sz="0" w:space="0" w:color="auto"/>
        <w:left w:val="none" w:sz="0" w:space="0" w:color="auto"/>
        <w:bottom w:val="none" w:sz="0" w:space="0" w:color="auto"/>
        <w:right w:val="none" w:sz="0" w:space="0" w:color="auto"/>
      </w:divBdr>
    </w:div>
    <w:div w:id="1041176659">
      <w:marLeft w:val="640"/>
      <w:marRight w:val="0"/>
      <w:marTop w:val="0"/>
      <w:marBottom w:val="0"/>
      <w:divBdr>
        <w:top w:val="none" w:sz="0" w:space="0" w:color="auto"/>
        <w:left w:val="none" w:sz="0" w:space="0" w:color="auto"/>
        <w:bottom w:val="none" w:sz="0" w:space="0" w:color="auto"/>
        <w:right w:val="none" w:sz="0" w:space="0" w:color="auto"/>
      </w:divBdr>
    </w:div>
    <w:div w:id="1041203051">
      <w:marLeft w:val="640"/>
      <w:marRight w:val="0"/>
      <w:marTop w:val="0"/>
      <w:marBottom w:val="0"/>
      <w:divBdr>
        <w:top w:val="none" w:sz="0" w:space="0" w:color="auto"/>
        <w:left w:val="none" w:sz="0" w:space="0" w:color="auto"/>
        <w:bottom w:val="none" w:sz="0" w:space="0" w:color="auto"/>
        <w:right w:val="none" w:sz="0" w:space="0" w:color="auto"/>
      </w:divBdr>
    </w:div>
    <w:div w:id="1041440456">
      <w:marLeft w:val="640"/>
      <w:marRight w:val="0"/>
      <w:marTop w:val="0"/>
      <w:marBottom w:val="0"/>
      <w:divBdr>
        <w:top w:val="none" w:sz="0" w:space="0" w:color="auto"/>
        <w:left w:val="none" w:sz="0" w:space="0" w:color="auto"/>
        <w:bottom w:val="none" w:sz="0" w:space="0" w:color="auto"/>
        <w:right w:val="none" w:sz="0" w:space="0" w:color="auto"/>
      </w:divBdr>
    </w:div>
    <w:div w:id="1041441757">
      <w:marLeft w:val="640"/>
      <w:marRight w:val="0"/>
      <w:marTop w:val="0"/>
      <w:marBottom w:val="0"/>
      <w:divBdr>
        <w:top w:val="none" w:sz="0" w:space="0" w:color="auto"/>
        <w:left w:val="none" w:sz="0" w:space="0" w:color="auto"/>
        <w:bottom w:val="none" w:sz="0" w:space="0" w:color="auto"/>
        <w:right w:val="none" w:sz="0" w:space="0" w:color="auto"/>
      </w:divBdr>
    </w:div>
    <w:div w:id="1041513911">
      <w:marLeft w:val="640"/>
      <w:marRight w:val="0"/>
      <w:marTop w:val="0"/>
      <w:marBottom w:val="0"/>
      <w:divBdr>
        <w:top w:val="none" w:sz="0" w:space="0" w:color="auto"/>
        <w:left w:val="none" w:sz="0" w:space="0" w:color="auto"/>
        <w:bottom w:val="none" w:sz="0" w:space="0" w:color="auto"/>
        <w:right w:val="none" w:sz="0" w:space="0" w:color="auto"/>
      </w:divBdr>
    </w:div>
    <w:div w:id="1041514243">
      <w:marLeft w:val="640"/>
      <w:marRight w:val="0"/>
      <w:marTop w:val="0"/>
      <w:marBottom w:val="0"/>
      <w:divBdr>
        <w:top w:val="none" w:sz="0" w:space="0" w:color="auto"/>
        <w:left w:val="none" w:sz="0" w:space="0" w:color="auto"/>
        <w:bottom w:val="none" w:sz="0" w:space="0" w:color="auto"/>
        <w:right w:val="none" w:sz="0" w:space="0" w:color="auto"/>
      </w:divBdr>
    </w:div>
    <w:div w:id="1041517667">
      <w:marLeft w:val="640"/>
      <w:marRight w:val="0"/>
      <w:marTop w:val="0"/>
      <w:marBottom w:val="0"/>
      <w:divBdr>
        <w:top w:val="none" w:sz="0" w:space="0" w:color="auto"/>
        <w:left w:val="none" w:sz="0" w:space="0" w:color="auto"/>
        <w:bottom w:val="none" w:sz="0" w:space="0" w:color="auto"/>
        <w:right w:val="none" w:sz="0" w:space="0" w:color="auto"/>
      </w:divBdr>
    </w:div>
    <w:div w:id="1041593250">
      <w:marLeft w:val="640"/>
      <w:marRight w:val="0"/>
      <w:marTop w:val="0"/>
      <w:marBottom w:val="0"/>
      <w:divBdr>
        <w:top w:val="none" w:sz="0" w:space="0" w:color="auto"/>
        <w:left w:val="none" w:sz="0" w:space="0" w:color="auto"/>
        <w:bottom w:val="none" w:sz="0" w:space="0" w:color="auto"/>
        <w:right w:val="none" w:sz="0" w:space="0" w:color="auto"/>
      </w:divBdr>
    </w:div>
    <w:div w:id="1041632170">
      <w:marLeft w:val="640"/>
      <w:marRight w:val="0"/>
      <w:marTop w:val="0"/>
      <w:marBottom w:val="0"/>
      <w:divBdr>
        <w:top w:val="none" w:sz="0" w:space="0" w:color="auto"/>
        <w:left w:val="none" w:sz="0" w:space="0" w:color="auto"/>
        <w:bottom w:val="none" w:sz="0" w:space="0" w:color="auto"/>
        <w:right w:val="none" w:sz="0" w:space="0" w:color="auto"/>
      </w:divBdr>
    </w:div>
    <w:div w:id="1041635110">
      <w:marLeft w:val="640"/>
      <w:marRight w:val="0"/>
      <w:marTop w:val="0"/>
      <w:marBottom w:val="0"/>
      <w:divBdr>
        <w:top w:val="none" w:sz="0" w:space="0" w:color="auto"/>
        <w:left w:val="none" w:sz="0" w:space="0" w:color="auto"/>
        <w:bottom w:val="none" w:sz="0" w:space="0" w:color="auto"/>
        <w:right w:val="none" w:sz="0" w:space="0" w:color="auto"/>
      </w:divBdr>
    </w:div>
    <w:div w:id="1041784594">
      <w:marLeft w:val="640"/>
      <w:marRight w:val="0"/>
      <w:marTop w:val="0"/>
      <w:marBottom w:val="0"/>
      <w:divBdr>
        <w:top w:val="none" w:sz="0" w:space="0" w:color="auto"/>
        <w:left w:val="none" w:sz="0" w:space="0" w:color="auto"/>
        <w:bottom w:val="none" w:sz="0" w:space="0" w:color="auto"/>
        <w:right w:val="none" w:sz="0" w:space="0" w:color="auto"/>
      </w:divBdr>
    </w:div>
    <w:div w:id="1041788531">
      <w:marLeft w:val="640"/>
      <w:marRight w:val="0"/>
      <w:marTop w:val="0"/>
      <w:marBottom w:val="0"/>
      <w:divBdr>
        <w:top w:val="none" w:sz="0" w:space="0" w:color="auto"/>
        <w:left w:val="none" w:sz="0" w:space="0" w:color="auto"/>
        <w:bottom w:val="none" w:sz="0" w:space="0" w:color="auto"/>
        <w:right w:val="none" w:sz="0" w:space="0" w:color="auto"/>
      </w:divBdr>
    </w:div>
    <w:div w:id="1041789113">
      <w:marLeft w:val="640"/>
      <w:marRight w:val="0"/>
      <w:marTop w:val="0"/>
      <w:marBottom w:val="0"/>
      <w:divBdr>
        <w:top w:val="none" w:sz="0" w:space="0" w:color="auto"/>
        <w:left w:val="none" w:sz="0" w:space="0" w:color="auto"/>
        <w:bottom w:val="none" w:sz="0" w:space="0" w:color="auto"/>
        <w:right w:val="none" w:sz="0" w:space="0" w:color="auto"/>
      </w:divBdr>
    </w:div>
    <w:div w:id="1041855661">
      <w:marLeft w:val="640"/>
      <w:marRight w:val="0"/>
      <w:marTop w:val="0"/>
      <w:marBottom w:val="0"/>
      <w:divBdr>
        <w:top w:val="none" w:sz="0" w:space="0" w:color="auto"/>
        <w:left w:val="none" w:sz="0" w:space="0" w:color="auto"/>
        <w:bottom w:val="none" w:sz="0" w:space="0" w:color="auto"/>
        <w:right w:val="none" w:sz="0" w:space="0" w:color="auto"/>
      </w:divBdr>
    </w:div>
    <w:div w:id="1041977974">
      <w:marLeft w:val="640"/>
      <w:marRight w:val="0"/>
      <w:marTop w:val="0"/>
      <w:marBottom w:val="0"/>
      <w:divBdr>
        <w:top w:val="none" w:sz="0" w:space="0" w:color="auto"/>
        <w:left w:val="none" w:sz="0" w:space="0" w:color="auto"/>
        <w:bottom w:val="none" w:sz="0" w:space="0" w:color="auto"/>
        <w:right w:val="none" w:sz="0" w:space="0" w:color="auto"/>
      </w:divBdr>
    </w:div>
    <w:div w:id="1042022622">
      <w:marLeft w:val="640"/>
      <w:marRight w:val="0"/>
      <w:marTop w:val="0"/>
      <w:marBottom w:val="0"/>
      <w:divBdr>
        <w:top w:val="none" w:sz="0" w:space="0" w:color="auto"/>
        <w:left w:val="none" w:sz="0" w:space="0" w:color="auto"/>
        <w:bottom w:val="none" w:sz="0" w:space="0" w:color="auto"/>
        <w:right w:val="none" w:sz="0" w:space="0" w:color="auto"/>
      </w:divBdr>
    </w:div>
    <w:div w:id="1042052434">
      <w:marLeft w:val="640"/>
      <w:marRight w:val="0"/>
      <w:marTop w:val="0"/>
      <w:marBottom w:val="0"/>
      <w:divBdr>
        <w:top w:val="none" w:sz="0" w:space="0" w:color="auto"/>
        <w:left w:val="none" w:sz="0" w:space="0" w:color="auto"/>
        <w:bottom w:val="none" w:sz="0" w:space="0" w:color="auto"/>
        <w:right w:val="none" w:sz="0" w:space="0" w:color="auto"/>
      </w:divBdr>
    </w:div>
    <w:div w:id="1042053538">
      <w:marLeft w:val="640"/>
      <w:marRight w:val="0"/>
      <w:marTop w:val="0"/>
      <w:marBottom w:val="0"/>
      <w:divBdr>
        <w:top w:val="none" w:sz="0" w:space="0" w:color="auto"/>
        <w:left w:val="none" w:sz="0" w:space="0" w:color="auto"/>
        <w:bottom w:val="none" w:sz="0" w:space="0" w:color="auto"/>
        <w:right w:val="none" w:sz="0" w:space="0" w:color="auto"/>
      </w:divBdr>
    </w:div>
    <w:div w:id="1042053737">
      <w:marLeft w:val="640"/>
      <w:marRight w:val="0"/>
      <w:marTop w:val="0"/>
      <w:marBottom w:val="0"/>
      <w:divBdr>
        <w:top w:val="none" w:sz="0" w:space="0" w:color="auto"/>
        <w:left w:val="none" w:sz="0" w:space="0" w:color="auto"/>
        <w:bottom w:val="none" w:sz="0" w:space="0" w:color="auto"/>
        <w:right w:val="none" w:sz="0" w:space="0" w:color="auto"/>
      </w:divBdr>
    </w:div>
    <w:div w:id="1042091367">
      <w:marLeft w:val="640"/>
      <w:marRight w:val="0"/>
      <w:marTop w:val="0"/>
      <w:marBottom w:val="0"/>
      <w:divBdr>
        <w:top w:val="none" w:sz="0" w:space="0" w:color="auto"/>
        <w:left w:val="none" w:sz="0" w:space="0" w:color="auto"/>
        <w:bottom w:val="none" w:sz="0" w:space="0" w:color="auto"/>
        <w:right w:val="none" w:sz="0" w:space="0" w:color="auto"/>
      </w:divBdr>
    </w:div>
    <w:div w:id="1042098329">
      <w:marLeft w:val="640"/>
      <w:marRight w:val="0"/>
      <w:marTop w:val="0"/>
      <w:marBottom w:val="0"/>
      <w:divBdr>
        <w:top w:val="none" w:sz="0" w:space="0" w:color="auto"/>
        <w:left w:val="none" w:sz="0" w:space="0" w:color="auto"/>
        <w:bottom w:val="none" w:sz="0" w:space="0" w:color="auto"/>
        <w:right w:val="none" w:sz="0" w:space="0" w:color="auto"/>
      </w:divBdr>
    </w:div>
    <w:div w:id="1042168380">
      <w:marLeft w:val="640"/>
      <w:marRight w:val="0"/>
      <w:marTop w:val="0"/>
      <w:marBottom w:val="0"/>
      <w:divBdr>
        <w:top w:val="none" w:sz="0" w:space="0" w:color="auto"/>
        <w:left w:val="none" w:sz="0" w:space="0" w:color="auto"/>
        <w:bottom w:val="none" w:sz="0" w:space="0" w:color="auto"/>
        <w:right w:val="none" w:sz="0" w:space="0" w:color="auto"/>
      </w:divBdr>
    </w:div>
    <w:div w:id="1042244774">
      <w:marLeft w:val="640"/>
      <w:marRight w:val="0"/>
      <w:marTop w:val="0"/>
      <w:marBottom w:val="0"/>
      <w:divBdr>
        <w:top w:val="none" w:sz="0" w:space="0" w:color="auto"/>
        <w:left w:val="none" w:sz="0" w:space="0" w:color="auto"/>
        <w:bottom w:val="none" w:sz="0" w:space="0" w:color="auto"/>
        <w:right w:val="none" w:sz="0" w:space="0" w:color="auto"/>
      </w:divBdr>
    </w:div>
    <w:div w:id="1042436504">
      <w:marLeft w:val="640"/>
      <w:marRight w:val="0"/>
      <w:marTop w:val="0"/>
      <w:marBottom w:val="0"/>
      <w:divBdr>
        <w:top w:val="none" w:sz="0" w:space="0" w:color="auto"/>
        <w:left w:val="none" w:sz="0" w:space="0" w:color="auto"/>
        <w:bottom w:val="none" w:sz="0" w:space="0" w:color="auto"/>
        <w:right w:val="none" w:sz="0" w:space="0" w:color="auto"/>
      </w:divBdr>
    </w:div>
    <w:div w:id="1042437627">
      <w:marLeft w:val="640"/>
      <w:marRight w:val="0"/>
      <w:marTop w:val="0"/>
      <w:marBottom w:val="0"/>
      <w:divBdr>
        <w:top w:val="none" w:sz="0" w:space="0" w:color="auto"/>
        <w:left w:val="none" w:sz="0" w:space="0" w:color="auto"/>
        <w:bottom w:val="none" w:sz="0" w:space="0" w:color="auto"/>
        <w:right w:val="none" w:sz="0" w:space="0" w:color="auto"/>
      </w:divBdr>
    </w:div>
    <w:div w:id="1042554709">
      <w:marLeft w:val="640"/>
      <w:marRight w:val="0"/>
      <w:marTop w:val="0"/>
      <w:marBottom w:val="0"/>
      <w:divBdr>
        <w:top w:val="none" w:sz="0" w:space="0" w:color="auto"/>
        <w:left w:val="none" w:sz="0" w:space="0" w:color="auto"/>
        <w:bottom w:val="none" w:sz="0" w:space="0" w:color="auto"/>
        <w:right w:val="none" w:sz="0" w:space="0" w:color="auto"/>
      </w:divBdr>
    </w:div>
    <w:div w:id="1042557858">
      <w:marLeft w:val="640"/>
      <w:marRight w:val="0"/>
      <w:marTop w:val="0"/>
      <w:marBottom w:val="0"/>
      <w:divBdr>
        <w:top w:val="none" w:sz="0" w:space="0" w:color="auto"/>
        <w:left w:val="none" w:sz="0" w:space="0" w:color="auto"/>
        <w:bottom w:val="none" w:sz="0" w:space="0" w:color="auto"/>
        <w:right w:val="none" w:sz="0" w:space="0" w:color="auto"/>
      </w:divBdr>
    </w:div>
    <w:div w:id="1042630442">
      <w:marLeft w:val="480"/>
      <w:marRight w:val="0"/>
      <w:marTop w:val="0"/>
      <w:marBottom w:val="0"/>
      <w:divBdr>
        <w:top w:val="none" w:sz="0" w:space="0" w:color="auto"/>
        <w:left w:val="none" w:sz="0" w:space="0" w:color="auto"/>
        <w:bottom w:val="none" w:sz="0" w:space="0" w:color="auto"/>
        <w:right w:val="none" w:sz="0" w:space="0" w:color="auto"/>
      </w:divBdr>
    </w:div>
    <w:div w:id="1042635445">
      <w:bodyDiv w:val="1"/>
      <w:marLeft w:val="0"/>
      <w:marRight w:val="0"/>
      <w:marTop w:val="0"/>
      <w:marBottom w:val="0"/>
      <w:divBdr>
        <w:top w:val="none" w:sz="0" w:space="0" w:color="auto"/>
        <w:left w:val="none" w:sz="0" w:space="0" w:color="auto"/>
        <w:bottom w:val="none" w:sz="0" w:space="0" w:color="auto"/>
        <w:right w:val="none" w:sz="0" w:space="0" w:color="auto"/>
      </w:divBdr>
    </w:div>
    <w:div w:id="1042826920">
      <w:marLeft w:val="640"/>
      <w:marRight w:val="0"/>
      <w:marTop w:val="0"/>
      <w:marBottom w:val="0"/>
      <w:divBdr>
        <w:top w:val="none" w:sz="0" w:space="0" w:color="auto"/>
        <w:left w:val="none" w:sz="0" w:space="0" w:color="auto"/>
        <w:bottom w:val="none" w:sz="0" w:space="0" w:color="auto"/>
        <w:right w:val="none" w:sz="0" w:space="0" w:color="auto"/>
      </w:divBdr>
    </w:div>
    <w:div w:id="1042830984">
      <w:marLeft w:val="640"/>
      <w:marRight w:val="0"/>
      <w:marTop w:val="0"/>
      <w:marBottom w:val="0"/>
      <w:divBdr>
        <w:top w:val="none" w:sz="0" w:space="0" w:color="auto"/>
        <w:left w:val="none" w:sz="0" w:space="0" w:color="auto"/>
        <w:bottom w:val="none" w:sz="0" w:space="0" w:color="auto"/>
        <w:right w:val="none" w:sz="0" w:space="0" w:color="auto"/>
      </w:divBdr>
    </w:div>
    <w:div w:id="1042898301">
      <w:marLeft w:val="640"/>
      <w:marRight w:val="0"/>
      <w:marTop w:val="0"/>
      <w:marBottom w:val="0"/>
      <w:divBdr>
        <w:top w:val="none" w:sz="0" w:space="0" w:color="auto"/>
        <w:left w:val="none" w:sz="0" w:space="0" w:color="auto"/>
        <w:bottom w:val="none" w:sz="0" w:space="0" w:color="auto"/>
        <w:right w:val="none" w:sz="0" w:space="0" w:color="auto"/>
      </w:divBdr>
    </w:div>
    <w:div w:id="1042903664">
      <w:marLeft w:val="640"/>
      <w:marRight w:val="0"/>
      <w:marTop w:val="0"/>
      <w:marBottom w:val="0"/>
      <w:divBdr>
        <w:top w:val="none" w:sz="0" w:space="0" w:color="auto"/>
        <w:left w:val="none" w:sz="0" w:space="0" w:color="auto"/>
        <w:bottom w:val="none" w:sz="0" w:space="0" w:color="auto"/>
        <w:right w:val="none" w:sz="0" w:space="0" w:color="auto"/>
      </w:divBdr>
    </w:div>
    <w:div w:id="1042941493">
      <w:marLeft w:val="640"/>
      <w:marRight w:val="0"/>
      <w:marTop w:val="0"/>
      <w:marBottom w:val="0"/>
      <w:divBdr>
        <w:top w:val="none" w:sz="0" w:space="0" w:color="auto"/>
        <w:left w:val="none" w:sz="0" w:space="0" w:color="auto"/>
        <w:bottom w:val="none" w:sz="0" w:space="0" w:color="auto"/>
        <w:right w:val="none" w:sz="0" w:space="0" w:color="auto"/>
      </w:divBdr>
    </w:div>
    <w:div w:id="1043024509">
      <w:marLeft w:val="640"/>
      <w:marRight w:val="0"/>
      <w:marTop w:val="0"/>
      <w:marBottom w:val="0"/>
      <w:divBdr>
        <w:top w:val="none" w:sz="0" w:space="0" w:color="auto"/>
        <w:left w:val="none" w:sz="0" w:space="0" w:color="auto"/>
        <w:bottom w:val="none" w:sz="0" w:space="0" w:color="auto"/>
        <w:right w:val="none" w:sz="0" w:space="0" w:color="auto"/>
      </w:divBdr>
    </w:div>
    <w:div w:id="1043095494">
      <w:marLeft w:val="640"/>
      <w:marRight w:val="0"/>
      <w:marTop w:val="0"/>
      <w:marBottom w:val="0"/>
      <w:divBdr>
        <w:top w:val="none" w:sz="0" w:space="0" w:color="auto"/>
        <w:left w:val="none" w:sz="0" w:space="0" w:color="auto"/>
        <w:bottom w:val="none" w:sz="0" w:space="0" w:color="auto"/>
        <w:right w:val="none" w:sz="0" w:space="0" w:color="auto"/>
      </w:divBdr>
    </w:div>
    <w:div w:id="1043095658">
      <w:marLeft w:val="640"/>
      <w:marRight w:val="0"/>
      <w:marTop w:val="0"/>
      <w:marBottom w:val="0"/>
      <w:divBdr>
        <w:top w:val="none" w:sz="0" w:space="0" w:color="auto"/>
        <w:left w:val="none" w:sz="0" w:space="0" w:color="auto"/>
        <w:bottom w:val="none" w:sz="0" w:space="0" w:color="auto"/>
        <w:right w:val="none" w:sz="0" w:space="0" w:color="auto"/>
      </w:divBdr>
    </w:div>
    <w:div w:id="1043095939">
      <w:marLeft w:val="640"/>
      <w:marRight w:val="0"/>
      <w:marTop w:val="0"/>
      <w:marBottom w:val="0"/>
      <w:divBdr>
        <w:top w:val="none" w:sz="0" w:space="0" w:color="auto"/>
        <w:left w:val="none" w:sz="0" w:space="0" w:color="auto"/>
        <w:bottom w:val="none" w:sz="0" w:space="0" w:color="auto"/>
        <w:right w:val="none" w:sz="0" w:space="0" w:color="auto"/>
      </w:divBdr>
    </w:div>
    <w:div w:id="1043142605">
      <w:marLeft w:val="640"/>
      <w:marRight w:val="0"/>
      <w:marTop w:val="0"/>
      <w:marBottom w:val="0"/>
      <w:divBdr>
        <w:top w:val="none" w:sz="0" w:space="0" w:color="auto"/>
        <w:left w:val="none" w:sz="0" w:space="0" w:color="auto"/>
        <w:bottom w:val="none" w:sz="0" w:space="0" w:color="auto"/>
        <w:right w:val="none" w:sz="0" w:space="0" w:color="auto"/>
      </w:divBdr>
    </w:div>
    <w:div w:id="1043212052">
      <w:marLeft w:val="640"/>
      <w:marRight w:val="0"/>
      <w:marTop w:val="0"/>
      <w:marBottom w:val="0"/>
      <w:divBdr>
        <w:top w:val="none" w:sz="0" w:space="0" w:color="auto"/>
        <w:left w:val="none" w:sz="0" w:space="0" w:color="auto"/>
        <w:bottom w:val="none" w:sz="0" w:space="0" w:color="auto"/>
        <w:right w:val="none" w:sz="0" w:space="0" w:color="auto"/>
      </w:divBdr>
    </w:div>
    <w:div w:id="1043288018">
      <w:marLeft w:val="640"/>
      <w:marRight w:val="0"/>
      <w:marTop w:val="0"/>
      <w:marBottom w:val="0"/>
      <w:divBdr>
        <w:top w:val="none" w:sz="0" w:space="0" w:color="auto"/>
        <w:left w:val="none" w:sz="0" w:space="0" w:color="auto"/>
        <w:bottom w:val="none" w:sz="0" w:space="0" w:color="auto"/>
        <w:right w:val="none" w:sz="0" w:space="0" w:color="auto"/>
      </w:divBdr>
    </w:div>
    <w:div w:id="1043289644">
      <w:marLeft w:val="640"/>
      <w:marRight w:val="0"/>
      <w:marTop w:val="0"/>
      <w:marBottom w:val="0"/>
      <w:divBdr>
        <w:top w:val="none" w:sz="0" w:space="0" w:color="auto"/>
        <w:left w:val="none" w:sz="0" w:space="0" w:color="auto"/>
        <w:bottom w:val="none" w:sz="0" w:space="0" w:color="auto"/>
        <w:right w:val="none" w:sz="0" w:space="0" w:color="auto"/>
      </w:divBdr>
    </w:div>
    <w:div w:id="1043410016">
      <w:marLeft w:val="640"/>
      <w:marRight w:val="0"/>
      <w:marTop w:val="0"/>
      <w:marBottom w:val="0"/>
      <w:divBdr>
        <w:top w:val="none" w:sz="0" w:space="0" w:color="auto"/>
        <w:left w:val="none" w:sz="0" w:space="0" w:color="auto"/>
        <w:bottom w:val="none" w:sz="0" w:space="0" w:color="auto"/>
        <w:right w:val="none" w:sz="0" w:space="0" w:color="auto"/>
      </w:divBdr>
    </w:div>
    <w:div w:id="1043478981">
      <w:marLeft w:val="640"/>
      <w:marRight w:val="0"/>
      <w:marTop w:val="0"/>
      <w:marBottom w:val="0"/>
      <w:divBdr>
        <w:top w:val="none" w:sz="0" w:space="0" w:color="auto"/>
        <w:left w:val="none" w:sz="0" w:space="0" w:color="auto"/>
        <w:bottom w:val="none" w:sz="0" w:space="0" w:color="auto"/>
        <w:right w:val="none" w:sz="0" w:space="0" w:color="auto"/>
      </w:divBdr>
    </w:div>
    <w:div w:id="1043484784">
      <w:marLeft w:val="640"/>
      <w:marRight w:val="0"/>
      <w:marTop w:val="0"/>
      <w:marBottom w:val="0"/>
      <w:divBdr>
        <w:top w:val="none" w:sz="0" w:space="0" w:color="auto"/>
        <w:left w:val="none" w:sz="0" w:space="0" w:color="auto"/>
        <w:bottom w:val="none" w:sz="0" w:space="0" w:color="auto"/>
        <w:right w:val="none" w:sz="0" w:space="0" w:color="auto"/>
      </w:divBdr>
    </w:div>
    <w:div w:id="1043748473">
      <w:marLeft w:val="640"/>
      <w:marRight w:val="0"/>
      <w:marTop w:val="0"/>
      <w:marBottom w:val="0"/>
      <w:divBdr>
        <w:top w:val="none" w:sz="0" w:space="0" w:color="auto"/>
        <w:left w:val="none" w:sz="0" w:space="0" w:color="auto"/>
        <w:bottom w:val="none" w:sz="0" w:space="0" w:color="auto"/>
        <w:right w:val="none" w:sz="0" w:space="0" w:color="auto"/>
      </w:divBdr>
    </w:div>
    <w:div w:id="1043821067">
      <w:marLeft w:val="640"/>
      <w:marRight w:val="0"/>
      <w:marTop w:val="0"/>
      <w:marBottom w:val="0"/>
      <w:divBdr>
        <w:top w:val="none" w:sz="0" w:space="0" w:color="auto"/>
        <w:left w:val="none" w:sz="0" w:space="0" w:color="auto"/>
        <w:bottom w:val="none" w:sz="0" w:space="0" w:color="auto"/>
        <w:right w:val="none" w:sz="0" w:space="0" w:color="auto"/>
      </w:divBdr>
    </w:div>
    <w:div w:id="1043822307">
      <w:marLeft w:val="640"/>
      <w:marRight w:val="0"/>
      <w:marTop w:val="0"/>
      <w:marBottom w:val="0"/>
      <w:divBdr>
        <w:top w:val="none" w:sz="0" w:space="0" w:color="auto"/>
        <w:left w:val="none" w:sz="0" w:space="0" w:color="auto"/>
        <w:bottom w:val="none" w:sz="0" w:space="0" w:color="auto"/>
        <w:right w:val="none" w:sz="0" w:space="0" w:color="auto"/>
      </w:divBdr>
    </w:div>
    <w:div w:id="1043988846">
      <w:marLeft w:val="640"/>
      <w:marRight w:val="0"/>
      <w:marTop w:val="0"/>
      <w:marBottom w:val="0"/>
      <w:divBdr>
        <w:top w:val="none" w:sz="0" w:space="0" w:color="auto"/>
        <w:left w:val="none" w:sz="0" w:space="0" w:color="auto"/>
        <w:bottom w:val="none" w:sz="0" w:space="0" w:color="auto"/>
        <w:right w:val="none" w:sz="0" w:space="0" w:color="auto"/>
      </w:divBdr>
    </w:div>
    <w:div w:id="1043990447">
      <w:marLeft w:val="640"/>
      <w:marRight w:val="0"/>
      <w:marTop w:val="0"/>
      <w:marBottom w:val="0"/>
      <w:divBdr>
        <w:top w:val="none" w:sz="0" w:space="0" w:color="auto"/>
        <w:left w:val="none" w:sz="0" w:space="0" w:color="auto"/>
        <w:bottom w:val="none" w:sz="0" w:space="0" w:color="auto"/>
        <w:right w:val="none" w:sz="0" w:space="0" w:color="auto"/>
      </w:divBdr>
    </w:div>
    <w:div w:id="1044139155">
      <w:marLeft w:val="640"/>
      <w:marRight w:val="0"/>
      <w:marTop w:val="0"/>
      <w:marBottom w:val="0"/>
      <w:divBdr>
        <w:top w:val="none" w:sz="0" w:space="0" w:color="auto"/>
        <w:left w:val="none" w:sz="0" w:space="0" w:color="auto"/>
        <w:bottom w:val="none" w:sz="0" w:space="0" w:color="auto"/>
        <w:right w:val="none" w:sz="0" w:space="0" w:color="auto"/>
      </w:divBdr>
    </w:div>
    <w:div w:id="1044214254">
      <w:marLeft w:val="640"/>
      <w:marRight w:val="0"/>
      <w:marTop w:val="0"/>
      <w:marBottom w:val="0"/>
      <w:divBdr>
        <w:top w:val="none" w:sz="0" w:space="0" w:color="auto"/>
        <w:left w:val="none" w:sz="0" w:space="0" w:color="auto"/>
        <w:bottom w:val="none" w:sz="0" w:space="0" w:color="auto"/>
        <w:right w:val="none" w:sz="0" w:space="0" w:color="auto"/>
      </w:divBdr>
    </w:div>
    <w:div w:id="1044214771">
      <w:marLeft w:val="640"/>
      <w:marRight w:val="0"/>
      <w:marTop w:val="0"/>
      <w:marBottom w:val="0"/>
      <w:divBdr>
        <w:top w:val="none" w:sz="0" w:space="0" w:color="auto"/>
        <w:left w:val="none" w:sz="0" w:space="0" w:color="auto"/>
        <w:bottom w:val="none" w:sz="0" w:space="0" w:color="auto"/>
        <w:right w:val="none" w:sz="0" w:space="0" w:color="auto"/>
      </w:divBdr>
    </w:div>
    <w:div w:id="1044409034">
      <w:marLeft w:val="640"/>
      <w:marRight w:val="0"/>
      <w:marTop w:val="0"/>
      <w:marBottom w:val="0"/>
      <w:divBdr>
        <w:top w:val="none" w:sz="0" w:space="0" w:color="auto"/>
        <w:left w:val="none" w:sz="0" w:space="0" w:color="auto"/>
        <w:bottom w:val="none" w:sz="0" w:space="0" w:color="auto"/>
        <w:right w:val="none" w:sz="0" w:space="0" w:color="auto"/>
      </w:divBdr>
    </w:div>
    <w:div w:id="1044449152">
      <w:marLeft w:val="640"/>
      <w:marRight w:val="0"/>
      <w:marTop w:val="0"/>
      <w:marBottom w:val="0"/>
      <w:divBdr>
        <w:top w:val="none" w:sz="0" w:space="0" w:color="auto"/>
        <w:left w:val="none" w:sz="0" w:space="0" w:color="auto"/>
        <w:bottom w:val="none" w:sz="0" w:space="0" w:color="auto"/>
        <w:right w:val="none" w:sz="0" w:space="0" w:color="auto"/>
      </w:divBdr>
    </w:div>
    <w:div w:id="1044602195">
      <w:marLeft w:val="640"/>
      <w:marRight w:val="0"/>
      <w:marTop w:val="0"/>
      <w:marBottom w:val="0"/>
      <w:divBdr>
        <w:top w:val="none" w:sz="0" w:space="0" w:color="auto"/>
        <w:left w:val="none" w:sz="0" w:space="0" w:color="auto"/>
        <w:bottom w:val="none" w:sz="0" w:space="0" w:color="auto"/>
        <w:right w:val="none" w:sz="0" w:space="0" w:color="auto"/>
      </w:divBdr>
    </w:div>
    <w:div w:id="1044673081">
      <w:marLeft w:val="640"/>
      <w:marRight w:val="0"/>
      <w:marTop w:val="0"/>
      <w:marBottom w:val="0"/>
      <w:divBdr>
        <w:top w:val="none" w:sz="0" w:space="0" w:color="auto"/>
        <w:left w:val="none" w:sz="0" w:space="0" w:color="auto"/>
        <w:bottom w:val="none" w:sz="0" w:space="0" w:color="auto"/>
        <w:right w:val="none" w:sz="0" w:space="0" w:color="auto"/>
      </w:divBdr>
    </w:div>
    <w:div w:id="1044795155">
      <w:marLeft w:val="640"/>
      <w:marRight w:val="0"/>
      <w:marTop w:val="0"/>
      <w:marBottom w:val="0"/>
      <w:divBdr>
        <w:top w:val="none" w:sz="0" w:space="0" w:color="auto"/>
        <w:left w:val="none" w:sz="0" w:space="0" w:color="auto"/>
        <w:bottom w:val="none" w:sz="0" w:space="0" w:color="auto"/>
        <w:right w:val="none" w:sz="0" w:space="0" w:color="auto"/>
      </w:divBdr>
    </w:div>
    <w:div w:id="1044906565">
      <w:marLeft w:val="640"/>
      <w:marRight w:val="0"/>
      <w:marTop w:val="0"/>
      <w:marBottom w:val="0"/>
      <w:divBdr>
        <w:top w:val="none" w:sz="0" w:space="0" w:color="auto"/>
        <w:left w:val="none" w:sz="0" w:space="0" w:color="auto"/>
        <w:bottom w:val="none" w:sz="0" w:space="0" w:color="auto"/>
        <w:right w:val="none" w:sz="0" w:space="0" w:color="auto"/>
      </w:divBdr>
    </w:div>
    <w:div w:id="1044987811">
      <w:marLeft w:val="640"/>
      <w:marRight w:val="0"/>
      <w:marTop w:val="0"/>
      <w:marBottom w:val="0"/>
      <w:divBdr>
        <w:top w:val="none" w:sz="0" w:space="0" w:color="auto"/>
        <w:left w:val="none" w:sz="0" w:space="0" w:color="auto"/>
        <w:bottom w:val="none" w:sz="0" w:space="0" w:color="auto"/>
        <w:right w:val="none" w:sz="0" w:space="0" w:color="auto"/>
      </w:divBdr>
    </w:div>
    <w:div w:id="1045301141">
      <w:marLeft w:val="640"/>
      <w:marRight w:val="0"/>
      <w:marTop w:val="0"/>
      <w:marBottom w:val="0"/>
      <w:divBdr>
        <w:top w:val="none" w:sz="0" w:space="0" w:color="auto"/>
        <w:left w:val="none" w:sz="0" w:space="0" w:color="auto"/>
        <w:bottom w:val="none" w:sz="0" w:space="0" w:color="auto"/>
        <w:right w:val="none" w:sz="0" w:space="0" w:color="auto"/>
      </w:divBdr>
    </w:div>
    <w:div w:id="1045301514">
      <w:marLeft w:val="640"/>
      <w:marRight w:val="0"/>
      <w:marTop w:val="0"/>
      <w:marBottom w:val="0"/>
      <w:divBdr>
        <w:top w:val="none" w:sz="0" w:space="0" w:color="auto"/>
        <w:left w:val="none" w:sz="0" w:space="0" w:color="auto"/>
        <w:bottom w:val="none" w:sz="0" w:space="0" w:color="auto"/>
        <w:right w:val="none" w:sz="0" w:space="0" w:color="auto"/>
      </w:divBdr>
    </w:div>
    <w:div w:id="1045565877">
      <w:marLeft w:val="640"/>
      <w:marRight w:val="0"/>
      <w:marTop w:val="0"/>
      <w:marBottom w:val="0"/>
      <w:divBdr>
        <w:top w:val="none" w:sz="0" w:space="0" w:color="auto"/>
        <w:left w:val="none" w:sz="0" w:space="0" w:color="auto"/>
        <w:bottom w:val="none" w:sz="0" w:space="0" w:color="auto"/>
        <w:right w:val="none" w:sz="0" w:space="0" w:color="auto"/>
      </w:divBdr>
    </w:div>
    <w:div w:id="1045716723">
      <w:marLeft w:val="640"/>
      <w:marRight w:val="0"/>
      <w:marTop w:val="0"/>
      <w:marBottom w:val="0"/>
      <w:divBdr>
        <w:top w:val="none" w:sz="0" w:space="0" w:color="auto"/>
        <w:left w:val="none" w:sz="0" w:space="0" w:color="auto"/>
        <w:bottom w:val="none" w:sz="0" w:space="0" w:color="auto"/>
        <w:right w:val="none" w:sz="0" w:space="0" w:color="auto"/>
      </w:divBdr>
    </w:div>
    <w:div w:id="1045760461">
      <w:marLeft w:val="640"/>
      <w:marRight w:val="0"/>
      <w:marTop w:val="0"/>
      <w:marBottom w:val="0"/>
      <w:divBdr>
        <w:top w:val="none" w:sz="0" w:space="0" w:color="auto"/>
        <w:left w:val="none" w:sz="0" w:space="0" w:color="auto"/>
        <w:bottom w:val="none" w:sz="0" w:space="0" w:color="auto"/>
        <w:right w:val="none" w:sz="0" w:space="0" w:color="auto"/>
      </w:divBdr>
    </w:div>
    <w:div w:id="1045787726">
      <w:marLeft w:val="640"/>
      <w:marRight w:val="0"/>
      <w:marTop w:val="0"/>
      <w:marBottom w:val="0"/>
      <w:divBdr>
        <w:top w:val="none" w:sz="0" w:space="0" w:color="auto"/>
        <w:left w:val="none" w:sz="0" w:space="0" w:color="auto"/>
        <w:bottom w:val="none" w:sz="0" w:space="0" w:color="auto"/>
        <w:right w:val="none" w:sz="0" w:space="0" w:color="auto"/>
      </w:divBdr>
    </w:div>
    <w:div w:id="1045833270">
      <w:marLeft w:val="640"/>
      <w:marRight w:val="0"/>
      <w:marTop w:val="0"/>
      <w:marBottom w:val="0"/>
      <w:divBdr>
        <w:top w:val="none" w:sz="0" w:space="0" w:color="auto"/>
        <w:left w:val="none" w:sz="0" w:space="0" w:color="auto"/>
        <w:bottom w:val="none" w:sz="0" w:space="0" w:color="auto"/>
        <w:right w:val="none" w:sz="0" w:space="0" w:color="auto"/>
      </w:divBdr>
    </w:div>
    <w:div w:id="1045834170">
      <w:marLeft w:val="640"/>
      <w:marRight w:val="0"/>
      <w:marTop w:val="0"/>
      <w:marBottom w:val="0"/>
      <w:divBdr>
        <w:top w:val="none" w:sz="0" w:space="0" w:color="auto"/>
        <w:left w:val="none" w:sz="0" w:space="0" w:color="auto"/>
        <w:bottom w:val="none" w:sz="0" w:space="0" w:color="auto"/>
        <w:right w:val="none" w:sz="0" w:space="0" w:color="auto"/>
      </w:divBdr>
    </w:div>
    <w:div w:id="1045836067">
      <w:marLeft w:val="640"/>
      <w:marRight w:val="0"/>
      <w:marTop w:val="0"/>
      <w:marBottom w:val="0"/>
      <w:divBdr>
        <w:top w:val="none" w:sz="0" w:space="0" w:color="auto"/>
        <w:left w:val="none" w:sz="0" w:space="0" w:color="auto"/>
        <w:bottom w:val="none" w:sz="0" w:space="0" w:color="auto"/>
        <w:right w:val="none" w:sz="0" w:space="0" w:color="auto"/>
      </w:divBdr>
    </w:div>
    <w:div w:id="1045910118">
      <w:marLeft w:val="640"/>
      <w:marRight w:val="0"/>
      <w:marTop w:val="0"/>
      <w:marBottom w:val="0"/>
      <w:divBdr>
        <w:top w:val="none" w:sz="0" w:space="0" w:color="auto"/>
        <w:left w:val="none" w:sz="0" w:space="0" w:color="auto"/>
        <w:bottom w:val="none" w:sz="0" w:space="0" w:color="auto"/>
        <w:right w:val="none" w:sz="0" w:space="0" w:color="auto"/>
      </w:divBdr>
    </w:div>
    <w:div w:id="1045955031">
      <w:marLeft w:val="640"/>
      <w:marRight w:val="0"/>
      <w:marTop w:val="0"/>
      <w:marBottom w:val="0"/>
      <w:divBdr>
        <w:top w:val="none" w:sz="0" w:space="0" w:color="auto"/>
        <w:left w:val="none" w:sz="0" w:space="0" w:color="auto"/>
        <w:bottom w:val="none" w:sz="0" w:space="0" w:color="auto"/>
        <w:right w:val="none" w:sz="0" w:space="0" w:color="auto"/>
      </w:divBdr>
    </w:div>
    <w:div w:id="1045985373">
      <w:marLeft w:val="640"/>
      <w:marRight w:val="0"/>
      <w:marTop w:val="0"/>
      <w:marBottom w:val="0"/>
      <w:divBdr>
        <w:top w:val="none" w:sz="0" w:space="0" w:color="auto"/>
        <w:left w:val="none" w:sz="0" w:space="0" w:color="auto"/>
        <w:bottom w:val="none" w:sz="0" w:space="0" w:color="auto"/>
        <w:right w:val="none" w:sz="0" w:space="0" w:color="auto"/>
      </w:divBdr>
    </w:div>
    <w:div w:id="1046101381">
      <w:marLeft w:val="480"/>
      <w:marRight w:val="0"/>
      <w:marTop w:val="0"/>
      <w:marBottom w:val="0"/>
      <w:divBdr>
        <w:top w:val="none" w:sz="0" w:space="0" w:color="auto"/>
        <w:left w:val="none" w:sz="0" w:space="0" w:color="auto"/>
        <w:bottom w:val="none" w:sz="0" w:space="0" w:color="auto"/>
        <w:right w:val="none" w:sz="0" w:space="0" w:color="auto"/>
      </w:divBdr>
    </w:div>
    <w:div w:id="1046105878">
      <w:marLeft w:val="640"/>
      <w:marRight w:val="0"/>
      <w:marTop w:val="0"/>
      <w:marBottom w:val="0"/>
      <w:divBdr>
        <w:top w:val="none" w:sz="0" w:space="0" w:color="auto"/>
        <w:left w:val="none" w:sz="0" w:space="0" w:color="auto"/>
        <w:bottom w:val="none" w:sz="0" w:space="0" w:color="auto"/>
        <w:right w:val="none" w:sz="0" w:space="0" w:color="auto"/>
      </w:divBdr>
    </w:div>
    <w:div w:id="1046219405">
      <w:marLeft w:val="640"/>
      <w:marRight w:val="0"/>
      <w:marTop w:val="0"/>
      <w:marBottom w:val="0"/>
      <w:divBdr>
        <w:top w:val="none" w:sz="0" w:space="0" w:color="auto"/>
        <w:left w:val="none" w:sz="0" w:space="0" w:color="auto"/>
        <w:bottom w:val="none" w:sz="0" w:space="0" w:color="auto"/>
        <w:right w:val="none" w:sz="0" w:space="0" w:color="auto"/>
      </w:divBdr>
    </w:div>
    <w:div w:id="1046221297">
      <w:marLeft w:val="640"/>
      <w:marRight w:val="0"/>
      <w:marTop w:val="0"/>
      <w:marBottom w:val="0"/>
      <w:divBdr>
        <w:top w:val="none" w:sz="0" w:space="0" w:color="auto"/>
        <w:left w:val="none" w:sz="0" w:space="0" w:color="auto"/>
        <w:bottom w:val="none" w:sz="0" w:space="0" w:color="auto"/>
        <w:right w:val="none" w:sz="0" w:space="0" w:color="auto"/>
      </w:divBdr>
    </w:div>
    <w:div w:id="1046291839">
      <w:marLeft w:val="640"/>
      <w:marRight w:val="0"/>
      <w:marTop w:val="0"/>
      <w:marBottom w:val="0"/>
      <w:divBdr>
        <w:top w:val="none" w:sz="0" w:space="0" w:color="auto"/>
        <w:left w:val="none" w:sz="0" w:space="0" w:color="auto"/>
        <w:bottom w:val="none" w:sz="0" w:space="0" w:color="auto"/>
        <w:right w:val="none" w:sz="0" w:space="0" w:color="auto"/>
      </w:divBdr>
    </w:div>
    <w:div w:id="1046374434">
      <w:marLeft w:val="640"/>
      <w:marRight w:val="0"/>
      <w:marTop w:val="0"/>
      <w:marBottom w:val="0"/>
      <w:divBdr>
        <w:top w:val="none" w:sz="0" w:space="0" w:color="auto"/>
        <w:left w:val="none" w:sz="0" w:space="0" w:color="auto"/>
        <w:bottom w:val="none" w:sz="0" w:space="0" w:color="auto"/>
        <w:right w:val="none" w:sz="0" w:space="0" w:color="auto"/>
      </w:divBdr>
    </w:div>
    <w:div w:id="1046445744">
      <w:marLeft w:val="640"/>
      <w:marRight w:val="0"/>
      <w:marTop w:val="0"/>
      <w:marBottom w:val="0"/>
      <w:divBdr>
        <w:top w:val="none" w:sz="0" w:space="0" w:color="auto"/>
        <w:left w:val="none" w:sz="0" w:space="0" w:color="auto"/>
        <w:bottom w:val="none" w:sz="0" w:space="0" w:color="auto"/>
        <w:right w:val="none" w:sz="0" w:space="0" w:color="auto"/>
      </w:divBdr>
    </w:div>
    <w:div w:id="1046488334">
      <w:marLeft w:val="640"/>
      <w:marRight w:val="0"/>
      <w:marTop w:val="0"/>
      <w:marBottom w:val="0"/>
      <w:divBdr>
        <w:top w:val="none" w:sz="0" w:space="0" w:color="auto"/>
        <w:left w:val="none" w:sz="0" w:space="0" w:color="auto"/>
        <w:bottom w:val="none" w:sz="0" w:space="0" w:color="auto"/>
        <w:right w:val="none" w:sz="0" w:space="0" w:color="auto"/>
      </w:divBdr>
    </w:div>
    <w:div w:id="1046681293">
      <w:marLeft w:val="640"/>
      <w:marRight w:val="0"/>
      <w:marTop w:val="0"/>
      <w:marBottom w:val="0"/>
      <w:divBdr>
        <w:top w:val="none" w:sz="0" w:space="0" w:color="auto"/>
        <w:left w:val="none" w:sz="0" w:space="0" w:color="auto"/>
        <w:bottom w:val="none" w:sz="0" w:space="0" w:color="auto"/>
        <w:right w:val="none" w:sz="0" w:space="0" w:color="auto"/>
      </w:divBdr>
    </w:div>
    <w:div w:id="1046758913">
      <w:marLeft w:val="640"/>
      <w:marRight w:val="0"/>
      <w:marTop w:val="0"/>
      <w:marBottom w:val="0"/>
      <w:divBdr>
        <w:top w:val="none" w:sz="0" w:space="0" w:color="auto"/>
        <w:left w:val="none" w:sz="0" w:space="0" w:color="auto"/>
        <w:bottom w:val="none" w:sz="0" w:space="0" w:color="auto"/>
        <w:right w:val="none" w:sz="0" w:space="0" w:color="auto"/>
      </w:divBdr>
    </w:div>
    <w:div w:id="1046833161">
      <w:marLeft w:val="640"/>
      <w:marRight w:val="0"/>
      <w:marTop w:val="0"/>
      <w:marBottom w:val="0"/>
      <w:divBdr>
        <w:top w:val="none" w:sz="0" w:space="0" w:color="auto"/>
        <w:left w:val="none" w:sz="0" w:space="0" w:color="auto"/>
        <w:bottom w:val="none" w:sz="0" w:space="0" w:color="auto"/>
        <w:right w:val="none" w:sz="0" w:space="0" w:color="auto"/>
      </w:divBdr>
    </w:div>
    <w:div w:id="1046947598">
      <w:marLeft w:val="640"/>
      <w:marRight w:val="0"/>
      <w:marTop w:val="0"/>
      <w:marBottom w:val="0"/>
      <w:divBdr>
        <w:top w:val="none" w:sz="0" w:space="0" w:color="auto"/>
        <w:left w:val="none" w:sz="0" w:space="0" w:color="auto"/>
        <w:bottom w:val="none" w:sz="0" w:space="0" w:color="auto"/>
        <w:right w:val="none" w:sz="0" w:space="0" w:color="auto"/>
      </w:divBdr>
    </w:div>
    <w:div w:id="1046948688">
      <w:marLeft w:val="640"/>
      <w:marRight w:val="0"/>
      <w:marTop w:val="0"/>
      <w:marBottom w:val="0"/>
      <w:divBdr>
        <w:top w:val="none" w:sz="0" w:space="0" w:color="auto"/>
        <w:left w:val="none" w:sz="0" w:space="0" w:color="auto"/>
        <w:bottom w:val="none" w:sz="0" w:space="0" w:color="auto"/>
        <w:right w:val="none" w:sz="0" w:space="0" w:color="auto"/>
      </w:divBdr>
    </w:div>
    <w:div w:id="1047023875">
      <w:marLeft w:val="640"/>
      <w:marRight w:val="0"/>
      <w:marTop w:val="0"/>
      <w:marBottom w:val="0"/>
      <w:divBdr>
        <w:top w:val="none" w:sz="0" w:space="0" w:color="auto"/>
        <w:left w:val="none" w:sz="0" w:space="0" w:color="auto"/>
        <w:bottom w:val="none" w:sz="0" w:space="0" w:color="auto"/>
        <w:right w:val="none" w:sz="0" w:space="0" w:color="auto"/>
      </w:divBdr>
    </w:div>
    <w:div w:id="1047028306">
      <w:marLeft w:val="640"/>
      <w:marRight w:val="0"/>
      <w:marTop w:val="0"/>
      <w:marBottom w:val="0"/>
      <w:divBdr>
        <w:top w:val="none" w:sz="0" w:space="0" w:color="auto"/>
        <w:left w:val="none" w:sz="0" w:space="0" w:color="auto"/>
        <w:bottom w:val="none" w:sz="0" w:space="0" w:color="auto"/>
        <w:right w:val="none" w:sz="0" w:space="0" w:color="auto"/>
      </w:divBdr>
    </w:div>
    <w:div w:id="1047030090">
      <w:marLeft w:val="640"/>
      <w:marRight w:val="0"/>
      <w:marTop w:val="0"/>
      <w:marBottom w:val="0"/>
      <w:divBdr>
        <w:top w:val="none" w:sz="0" w:space="0" w:color="auto"/>
        <w:left w:val="none" w:sz="0" w:space="0" w:color="auto"/>
        <w:bottom w:val="none" w:sz="0" w:space="0" w:color="auto"/>
        <w:right w:val="none" w:sz="0" w:space="0" w:color="auto"/>
      </w:divBdr>
    </w:div>
    <w:div w:id="1047070581">
      <w:marLeft w:val="640"/>
      <w:marRight w:val="0"/>
      <w:marTop w:val="0"/>
      <w:marBottom w:val="0"/>
      <w:divBdr>
        <w:top w:val="none" w:sz="0" w:space="0" w:color="auto"/>
        <w:left w:val="none" w:sz="0" w:space="0" w:color="auto"/>
        <w:bottom w:val="none" w:sz="0" w:space="0" w:color="auto"/>
        <w:right w:val="none" w:sz="0" w:space="0" w:color="auto"/>
      </w:divBdr>
    </w:div>
    <w:div w:id="1047074112">
      <w:marLeft w:val="640"/>
      <w:marRight w:val="0"/>
      <w:marTop w:val="0"/>
      <w:marBottom w:val="0"/>
      <w:divBdr>
        <w:top w:val="none" w:sz="0" w:space="0" w:color="auto"/>
        <w:left w:val="none" w:sz="0" w:space="0" w:color="auto"/>
        <w:bottom w:val="none" w:sz="0" w:space="0" w:color="auto"/>
        <w:right w:val="none" w:sz="0" w:space="0" w:color="auto"/>
      </w:divBdr>
    </w:div>
    <w:div w:id="1047148202">
      <w:marLeft w:val="640"/>
      <w:marRight w:val="0"/>
      <w:marTop w:val="0"/>
      <w:marBottom w:val="0"/>
      <w:divBdr>
        <w:top w:val="none" w:sz="0" w:space="0" w:color="auto"/>
        <w:left w:val="none" w:sz="0" w:space="0" w:color="auto"/>
        <w:bottom w:val="none" w:sz="0" w:space="0" w:color="auto"/>
        <w:right w:val="none" w:sz="0" w:space="0" w:color="auto"/>
      </w:divBdr>
    </w:div>
    <w:div w:id="1047341909">
      <w:marLeft w:val="640"/>
      <w:marRight w:val="0"/>
      <w:marTop w:val="0"/>
      <w:marBottom w:val="0"/>
      <w:divBdr>
        <w:top w:val="none" w:sz="0" w:space="0" w:color="auto"/>
        <w:left w:val="none" w:sz="0" w:space="0" w:color="auto"/>
        <w:bottom w:val="none" w:sz="0" w:space="0" w:color="auto"/>
        <w:right w:val="none" w:sz="0" w:space="0" w:color="auto"/>
      </w:divBdr>
    </w:div>
    <w:div w:id="1047416142">
      <w:marLeft w:val="640"/>
      <w:marRight w:val="0"/>
      <w:marTop w:val="0"/>
      <w:marBottom w:val="0"/>
      <w:divBdr>
        <w:top w:val="none" w:sz="0" w:space="0" w:color="auto"/>
        <w:left w:val="none" w:sz="0" w:space="0" w:color="auto"/>
        <w:bottom w:val="none" w:sz="0" w:space="0" w:color="auto"/>
        <w:right w:val="none" w:sz="0" w:space="0" w:color="auto"/>
      </w:divBdr>
    </w:div>
    <w:div w:id="1047490592">
      <w:marLeft w:val="640"/>
      <w:marRight w:val="0"/>
      <w:marTop w:val="0"/>
      <w:marBottom w:val="0"/>
      <w:divBdr>
        <w:top w:val="none" w:sz="0" w:space="0" w:color="auto"/>
        <w:left w:val="none" w:sz="0" w:space="0" w:color="auto"/>
        <w:bottom w:val="none" w:sz="0" w:space="0" w:color="auto"/>
        <w:right w:val="none" w:sz="0" w:space="0" w:color="auto"/>
      </w:divBdr>
    </w:div>
    <w:div w:id="1047493052">
      <w:marLeft w:val="640"/>
      <w:marRight w:val="0"/>
      <w:marTop w:val="0"/>
      <w:marBottom w:val="0"/>
      <w:divBdr>
        <w:top w:val="none" w:sz="0" w:space="0" w:color="auto"/>
        <w:left w:val="none" w:sz="0" w:space="0" w:color="auto"/>
        <w:bottom w:val="none" w:sz="0" w:space="0" w:color="auto"/>
        <w:right w:val="none" w:sz="0" w:space="0" w:color="auto"/>
      </w:divBdr>
    </w:div>
    <w:div w:id="1047528346">
      <w:marLeft w:val="640"/>
      <w:marRight w:val="0"/>
      <w:marTop w:val="0"/>
      <w:marBottom w:val="0"/>
      <w:divBdr>
        <w:top w:val="none" w:sz="0" w:space="0" w:color="auto"/>
        <w:left w:val="none" w:sz="0" w:space="0" w:color="auto"/>
        <w:bottom w:val="none" w:sz="0" w:space="0" w:color="auto"/>
        <w:right w:val="none" w:sz="0" w:space="0" w:color="auto"/>
      </w:divBdr>
    </w:div>
    <w:div w:id="1047610293">
      <w:marLeft w:val="640"/>
      <w:marRight w:val="0"/>
      <w:marTop w:val="0"/>
      <w:marBottom w:val="0"/>
      <w:divBdr>
        <w:top w:val="none" w:sz="0" w:space="0" w:color="auto"/>
        <w:left w:val="none" w:sz="0" w:space="0" w:color="auto"/>
        <w:bottom w:val="none" w:sz="0" w:space="0" w:color="auto"/>
        <w:right w:val="none" w:sz="0" w:space="0" w:color="auto"/>
      </w:divBdr>
    </w:div>
    <w:div w:id="1047682880">
      <w:marLeft w:val="640"/>
      <w:marRight w:val="0"/>
      <w:marTop w:val="0"/>
      <w:marBottom w:val="0"/>
      <w:divBdr>
        <w:top w:val="none" w:sz="0" w:space="0" w:color="auto"/>
        <w:left w:val="none" w:sz="0" w:space="0" w:color="auto"/>
        <w:bottom w:val="none" w:sz="0" w:space="0" w:color="auto"/>
        <w:right w:val="none" w:sz="0" w:space="0" w:color="auto"/>
      </w:divBdr>
    </w:div>
    <w:div w:id="1047728707">
      <w:marLeft w:val="640"/>
      <w:marRight w:val="0"/>
      <w:marTop w:val="0"/>
      <w:marBottom w:val="0"/>
      <w:divBdr>
        <w:top w:val="none" w:sz="0" w:space="0" w:color="auto"/>
        <w:left w:val="none" w:sz="0" w:space="0" w:color="auto"/>
        <w:bottom w:val="none" w:sz="0" w:space="0" w:color="auto"/>
        <w:right w:val="none" w:sz="0" w:space="0" w:color="auto"/>
      </w:divBdr>
    </w:div>
    <w:div w:id="1047799229">
      <w:marLeft w:val="640"/>
      <w:marRight w:val="0"/>
      <w:marTop w:val="0"/>
      <w:marBottom w:val="0"/>
      <w:divBdr>
        <w:top w:val="none" w:sz="0" w:space="0" w:color="auto"/>
        <w:left w:val="none" w:sz="0" w:space="0" w:color="auto"/>
        <w:bottom w:val="none" w:sz="0" w:space="0" w:color="auto"/>
        <w:right w:val="none" w:sz="0" w:space="0" w:color="auto"/>
      </w:divBdr>
    </w:div>
    <w:div w:id="1047799799">
      <w:marLeft w:val="640"/>
      <w:marRight w:val="0"/>
      <w:marTop w:val="0"/>
      <w:marBottom w:val="0"/>
      <w:divBdr>
        <w:top w:val="none" w:sz="0" w:space="0" w:color="auto"/>
        <w:left w:val="none" w:sz="0" w:space="0" w:color="auto"/>
        <w:bottom w:val="none" w:sz="0" w:space="0" w:color="auto"/>
        <w:right w:val="none" w:sz="0" w:space="0" w:color="auto"/>
      </w:divBdr>
    </w:div>
    <w:div w:id="1047800951">
      <w:marLeft w:val="640"/>
      <w:marRight w:val="0"/>
      <w:marTop w:val="0"/>
      <w:marBottom w:val="0"/>
      <w:divBdr>
        <w:top w:val="none" w:sz="0" w:space="0" w:color="auto"/>
        <w:left w:val="none" w:sz="0" w:space="0" w:color="auto"/>
        <w:bottom w:val="none" w:sz="0" w:space="0" w:color="auto"/>
        <w:right w:val="none" w:sz="0" w:space="0" w:color="auto"/>
      </w:divBdr>
    </w:div>
    <w:div w:id="1047952567">
      <w:marLeft w:val="640"/>
      <w:marRight w:val="0"/>
      <w:marTop w:val="0"/>
      <w:marBottom w:val="0"/>
      <w:divBdr>
        <w:top w:val="none" w:sz="0" w:space="0" w:color="auto"/>
        <w:left w:val="none" w:sz="0" w:space="0" w:color="auto"/>
        <w:bottom w:val="none" w:sz="0" w:space="0" w:color="auto"/>
        <w:right w:val="none" w:sz="0" w:space="0" w:color="auto"/>
      </w:divBdr>
    </w:div>
    <w:div w:id="1047952588">
      <w:marLeft w:val="640"/>
      <w:marRight w:val="0"/>
      <w:marTop w:val="0"/>
      <w:marBottom w:val="0"/>
      <w:divBdr>
        <w:top w:val="none" w:sz="0" w:space="0" w:color="auto"/>
        <w:left w:val="none" w:sz="0" w:space="0" w:color="auto"/>
        <w:bottom w:val="none" w:sz="0" w:space="0" w:color="auto"/>
        <w:right w:val="none" w:sz="0" w:space="0" w:color="auto"/>
      </w:divBdr>
    </w:div>
    <w:div w:id="1047992832">
      <w:marLeft w:val="640"/>
      <w:marRight w:val="0"/>
      <w:marTop w:val="0"/>
      <w:marBottom w:val="0"/>
      <w:divBdr>
        <w:top w:val="none" w:sz="0" w:space="0" w:color="auto"/>
        <w:left w:val="none" w:sz="0" w:space="0" w:color="auto"/>
        <w:bottom w:val="none" w:sz="0" w:space="0" w:color="auto"/>
        <w:right w:val="none" w:sz="0" w:space="0" w:color="auto"/>
      </w:divBdr>
    </w:div>
    <w:div w:id="1048145631">
      <w:marLeft w:val="640"/>
      <w:marRight w:val="0"/>
      <w:marTop w:val="0"/>
      <w:marBottom w:val="0"/>
      <w:divBdr>
        <w:top w:val="none" w:sz="0" w:space="0" w:color="auto"/>
        <w:left w:val="none" w:sz="0" w:space="0" w:color="auto"/>
        <w:bottom w:val="none" w:sz="0" w:space="0" w:color="auto"/>
        <w:right w:val="none" w:sz="0" w:space="0" w:color="auto"/>
      </w:divBdr>
    </w:div>
    <w:div w:id="1048148152">
      <w:marLeft w:val="640"/>
      <w:marRight w:val="0"/>
      <w:marTop w:val="0"/>
      <w:marBottom w:val="0"/>
      <w:divBdr>
        <w:top w:val="none" w:sz="0" w:space="0" w:color="auto"/>
        <w:left w:val="none" w:sz="0" w:space="0" w:color="auto"/>
        <w:bottom w:val="none" w:sz="0" w:space="0" w:color="auto"/>
        <w:right w:val="none" w:sz="0" w:space="0" w:color="auto"/>
      </w:divBdr>
    </w:div>
    <w:div w:id="1048187667">
      <w:marLeft w:val="640"/>
      <w:marRight w:val="0"/>
      <w:marTop w:val="0"/>
      <w:marBottom w:val="0"/>
      <w:divBdr>
        <w:top w:val="none" w:sz="0" w:space="0" w:color="auto"/>
        <w:left w:val="none" w:sz="0" w:space="0" w:color="auto"/>
        <w:bottom w:val="none" w:sz="0" w:space="0" w:color="auto"/>
        <w:right w:val="none" w:sz="0" w:space="0" w:color="auto"/>
      </w:divBdr>
    </w:div>
    <w:div w:id="1048190420">
      <w:marLeft w:val="640"/>
      <w:marRight w:val="0"/>
      <w:marTop w:val="0"/>
      <w:marBottom w:val="0"/>
      <w:divBdr>
        <w:top w:val="none" w:sz="0" w:space="0" w:color="auto"/>
        <w:left w:val="none" w:sz="0" w:space="0" w:color="auto"/>
        <w:bottom w:val="none" w:sz="0" w:space="0" w:color="auto"/>
        <w:right w:val="none" w:sz="0" w:space="0" w:color="auto"/>
      </w:divBdr>
    </w:div>
    <w:div w:id="1048190445">
      <w:marLeft w:val="640"/>
      <w:marRight w:val="0"/>
      <w:marTop w:val="0"/>
      <w:marBottom w:val="0"/>
      <w:divBdr>
        <w:top w:val="none" w:sz="0" w:space="0" w:color="auto"/>
        <w:left w:val="none" w:sz="0" w:space="0" w:color="auto"/>
        <w:bottom w:val="none" w:sz="0" w:space="0" w:color="auto"/>
        <w:right w:val="none" w:sz="0" w:space="0" w:color="auto"/>
      </w:divBdr>
    </w:div>
    <w:div w:id="1048191021">
      <w:marLeft w:val="640"/>
      <w:marRight w:val="0"/>
      <w:marTop w:val="0"/>
      <w:marBottom w:val="0"/>
      <w:divBdr>
        <w:top w:val="none" w:sz="0" w:space="0" w:color="auto"/>
        <w:left w:val="none" w:sz="0" w:space="0" w:color="auto"/>
        <w:bottom w:val="none" w:sz="0" w:space="0" w:color="auto"/>
        <w:right w:val="none" w:sz="0" w:space="0" w:color="auto"/>
      </w:divBdr>
    </w:div>
    <w:div w:id="1048380825">
      <w:marLeft w:val="640"/>
      <w:marRight w:val="0"/>
      <w:marTop w:val="0"/>
      <w:marBottom w:val="0"/>
      <w:divBdr>
        <w:top w:val="none" w:sz="0" w:space="0" w:color="auto"/>
        <w:left w:val="none" w:sz="0" w:space="0" w:color="auto"/>
        <w:bottom w:val="none" w:sz="0" w:space="0" w:color="auto"/>
        <w:right w:val="none" w:sz="0" w:space="0" w:color="auto"/>
      </w:divBdr>
    </w:div>
    <w:div w:id="1048382341">
      <w:marLeft w:val="640"/>
      <w:marRight w:val="0"/>
      <w:marTop w:val="0"/>
      <w:marBottom w:val="0"/>
      <w:divBdr>
        <w:top w:val="none" w:sz="0" w:space="0" w:color="auto"/>
        <w:left w:val="none" w:sz="0" w:space="0" w:color="auto"/>
        <w:bottom w:val="none" w:sz="0" w:space="0" w:color="auto"/>
        <w:right w:val="none" w:sz="0" w:space="0" w:color="auto"/>
      </w:divBdr>
    </w:div>
    <w:div w:id="1048456439">
      <w:marLeft w:val="640"/>
      <w:marRight w:val="0"/>
      <w:marTop w:val="0"/>
      <w:marBottom w:val="0"/>
      <w:divBdr>
        <w:top w:val="none" w:sz="0" w:space="0" w:color="auto"/>
        <w:left w:val="none" w:sz="0" w:space="0" w:color="auto"/>
        <w:bottom w:val="none" w:sz="0" w:space="0" w:color="auto"/>
        <w:right w:val="none" w:sz="0" w:space="0" w:color="auto"/>
      </w:divBdr>
    </w:div>
    <w:div w:id="1048458183">
      <w:marLeft w:val="640"/>
      <w:marRight w:val="0"/>
      <w:marTop w:val="0"/>
      <w:marBottom w:val="0"/>
      <w:divBdr>
        <w:top w:val="none" w:sz="0" w:space="0" w:color="auto"/>
        <w:left w:val="none" w:sz="0" w:space="0" w:color="auto"/>
        <w:bottom w:val="none" w:sz="0" w:space="0" w:color="auto"/>
        <w:right w:val="none" w:sz="0" w:space="0" w:color="auto"/>
      </w:divBdr>
    </w:div>
    <w:div w:id="1048532890">
      <w:marLeft w:val="640"/>
      <w:marRight w:val="0"/>
      <w:marTop w:val="0"/>
      <w:marBottom w:val="0"/>
      <w:divBdr>
        <w:top w:val="none" w:sz="0" w:space="0" w:color="auto"/>
        <w:left w:val="none" w:sz="0" w:space="0" w:color="auto"/>
        <w:bottom w:val="none" w:sz="0" w:space="0" w:color="auto"/>
        <w:right w:val="none" w:sz="0" w:space="0" w:color="auto"/>
      </w:divBdr>
    </w:div>
    <w:div w:id="1048602712">
      <w:marLeft w:val="640"/>
      <w:marRight w:val="0"/>
      <w:marTop w:val="0"/>
      <w:marBottom w:val="0"/>
      <w:divBdr>
        <w:top w:val="none" w:sz="0" w:space="0" w:color="auto"/>
        <w:left w:val="none" w:sz="0" w:space="0" w:color="auto"/>
        <w:bottom w:val="none" w:sz="0" w:space="0" w:color="auto"/>
        <w:right w:val="none" w:sz="0" w:space="0" w:color="auto"/>
      </w:divBdr>
    </w:div>
    <w:div w:id="1048604562">
      <w:marLeft w:val="640"/>
      <w:marRight w:val="0"/>
      <w:marTop w:val="0"/>
      <w:marBottom w:val="0"/>
      <w:divBdr>
        <w:top w:val="none" w:sz="0" w:space="0" w:color="auto"/>
        <w:left w:val="none" w:sz="0" w:space="0" w:color="auto"/>
        <w:bottom w:val="none" w:sz="0" w:space="0" w:color="auto"/>
        <w:right w:val="none" w:sz="0" w:space="0" w:color="auto"/>
      </w:divBdr>
    </w:div>
    <w:div w:id="1048647505">
      <w:marLeft w:val="640"/>
      <w:marRight w:val="0"/>
      <w:marTop w:val="0"/>
      <w:marBottom w:val="0"/>
      <w:divBdr>
        <w:top w:val="none" w:sz="0" w:space="0" w:color="auto"/>
        <w:left w:val="none" w:sz="0" w:space="0" w:color="auto"/>
        <w:bottom w:val="none" w:sz="0" w:space="0" w:color="auto"/>
        <w:right w:val="none" w:sz="0" w:space="0" w:color="auto"/>
      </w:divBdr>
    </w:div>
    <w:div w:id="1048651239">
      <w:marLeft w:val="640"/>
      <w:marRight w:val="0"/>
      <w:marTop w:val="0"/>
      <w:marBottom w:val="0"/>
      <w:divBdr>
        <w:top w:val="none" w:sz="0" w:space="0" w:color="auto"/>
        <w:left w:val="none" w:sz="0" w:space="0" w:color="auto"/>
        <w:bottom w:val="none" w:sz="0" w:space="0" w:color="auto"/>
        <w:right w:val="none" w:sz="0" w:space="0" w:color="auto"/>
      </w:divBdr>
    </w:div>
    <w:div w:id="1048724503">
      <w:marLeft w:val="640"/>
      <w:marRight w:val="0"/>
      <w:marTop w:val="0"/>
      <w:marBottom w:val="0"/>
      <w:divBdr>
        <w:top w:val="none" w:sz="0" w:space="0" w:color="auto"/>
        <w:left w:val="none" w:sz="0" w:space="0" w:color="auto"/>
        <w:bottom w:val="none" w:sz="0" w:space="0" w:color="auto"/>
        <w:right w:val="none" w:sz="0" w:space="0" w:color="auto"/>
      </w:divBdr>
    </w:div>
    <w:div w:id="1048728407">
      <w:marLeft w:val="640"/>
      <w:marRight w:val="0"/>
      <w:marTop w:val="0"/>
      <w:marBottom w:val="0"/>
      <w:divBdr>
        <w:top w:val="none" w:sz="0" w:space="0" w:color="auto"/>
        <w:left w:val="none" w:sz="0" w:space="0" w:color="auto"/>
        <w:bottom w:val="none" w:sz="0" w:space="0" w:color="auto"/>
        <w:right w:val="none" w:sz="0" w:space="0" w:color="auto"/>
      </w:divBdr>
    </w:div>
    <w:div w:id="1048840181">
      <w:marLeft w:val="640"/>
      <w:marRight w:val="0"/>
      <w:marTop w:val="0"/>
      <w:marBottom w:val="0"/>
      <w:divBdr>
        <w:top w:val="none" w:sz="0" w:space="0" w:color="auto"/>
        <w:left w:val="none" w:sz="0" w:space="0" w:color="auto"/>
        <w:bottom w:val="none" w:sz="0" w:space="0" w:color="auto"/>
        <w:right w:val="none" w:sz="0" w:space="0" w:color="auto"/>
      </w:divBdr>
    </w:div>
    <w:div w:id="1048841036">
      <w:marLeft w:val="640"/>
      <w:marRight w:val="0"/>
      <w:marTop w:val="0"/>
      <w:marBottom w:val="0"/>
      <w:divBdr>
        <w:top w:val="none" w:sz="0" w:space="0" w:color="auto"/>
        <w:left w:val="none" w:sz="0" w:space="0" w:color="auto"/>
        <w:bottom w:val="none" w:sz="0" w:space="0" w:color="auto"/>
        <w:right w:val="none" w:sz="0" w:space="0" w:color="auto"/>
      </w:divBdr>
    </w:div>
    <w:div w:id="1048843380">
      <w:marLeft w:val="640"/>
      <w:marRight w:val="0"/>
      <w:marTop w:val="0"/>
      <w:marBottom w:val="0"/>
      <w:divBdr>
        <w:top w:val="none" w:sz="0" w:space="0" w:color="auto"/>
        <w:left w:val="none" w:sz="0" w:space="0" w:color="auto"/>
        <w:bottom w:val="none" w:sz="0" w:space="0" w:color="auto"/>
        <w:right w:val="none" w:sz="0" w:space="0" w:color="auto"/>
      </w:divBdr>
    </w:div>
    <w:div w:id="1048915767">
      <w:marLeft w:val="640"/>
      <w:marRight w:val="0"/>
      <w:marTop w:val="0"/>
      <w:marBottom w:val="0"/>
      <w:divBdr>
        <w:top w:val="none" w:sz="0" w:space="0" w:color="auto"/>
        <w:left w:val="none" w:sz="0" w:space="0" w:color="auto"/>
        <w:bottom w:val="none" w:sz="0" w:space="0" w:color="auto"/>
        <w:right w:val="none" w:sz="0" w:space="0" w:color="auto"/>
      </w:divBdr>
    </w:div>
    <w:div w:id="1048988566">
      <w:marLeft w:val="640"/>
      <w:marRight w:val="0"/>
      <w:marTop w:val="0"/>
      <w:marBottom w:val="0"/>
      <w:divBdr>
        <w:top w:val="none" w:sz="0" w:space="0" w:color="auto"/>
        <w:left w:val="none" w:sz="0" w:space="0" w:color="auto"/>
        <w:bottom w:val="none" w:sz="0" w:space="0" w:color="auto"/>
        <w:right w:val="none" w:sz="0" w:space="0" w:color="auto"/>
      </w:divBdr>
    </w:div>
    <w:div w:id="1048989854">
      <w:marLeft w:val="640"/>
      <w:marRight w:val="0"/>
      <w:marTop w:val="0"/>
      <w:marBottom w:val="0"/>
      <w:divBdr>
        <w:top w:val="none" w:sz="0" w:space="0" w:color="auto"/>
        <w:left w:val="none" w:sz="0" w:space="0" w:color="auto"/>
        <w:bottom w:val="none" w:sz="0" w:space="0" w:color="auto"/>
        <w:right w:val="none" w:sz="0" w:space="0" w:color="auto"/>
      </w:divBdr>
    </w:div>
    <w:div w:id="1049036171">
      <w:marLeft w:val="640"/>
      <w:marRight w:val="0"/>
      <w:marTop w:val="0"/>
      <w:marBottom w:val="0"/>
      <w:divBdr>
        <w:top w:val="none" w:sz="0" w:space="0" w:color="auto"/>
        <w:left w:val="none" w:sz="0" w:space="0" w:color="auto"/>
        <w:bottom w:val="none" w:sz="0" w:space="0" w:color="auto"/>
        <w:right w:val="none" w:sz="0" w:space="0" w:color="auto"/>
      </w:divBdr>
    </w:div>
    <w:div w:id="1049110666">
      <w:marLeft w:val="640"/>
      <w:marRight w:val="0"/>
      <w:marTop w:val="0"/>
      <w:marBottom w:val="0"/>
      <w:divBdr>
        <w:top w:val="none" w:sz="0" w:space="0" w:color="auto"/>
        <w:left w:val="none" w:sz="0" w:space="0" w:color="auto"/>
        <w:bottom w:val="none" w:sz="0" w:space="0" w:color="auto"/>
        <w:right w:val="none" w:sz="0" w:space="0" w:color="auto"/>
      </w:divBdr>
    </w:div>
    <w:div w:id="1049189560">
      <w:marLeft w:val="640"/>
      <w:marRight w:val="0"/>
      <w:marTop w:val="0"/>
      <w:marBottom w:val="0"/>
      <w:divBdr>
        <w:top w:val="none" w:sz="0" w:space="0" w:color="auto"/>
        <w:left w:val="none" w:sz="0" w:space="0" w:color="auto"/>
        <w:bottom w:val="none" w:sz="0" w:space="0" w:color="auto"/>
        <w:right w:val="none" w:sz="0" w:space="0" w:color="auto"/>
      </w:divBdr>
    </w:div>
    <w:div w:id="1049303808">
      <w:marLeft w:val="640"/>
      <w:marRight w:val="0"/>
      <w:marTop w:val="0"/>
      <w:marBottom w:val="0"/>
      <w:divBdr>
        <w:top w:val="none" w:sz="0" w:space="0" w:color="auto"/>
        <w:left w:val="none" w:sz="0" w:space="0" w:color="auto"/>
        <w:bottom w:val="none" w:sz="0" w:space="0" w:color="auto"/>
        <w:right w:val="none" w:sz="0" w:space="0" w:color="auto"/>
      </w:divBdr>
    </w:div>
    <w:div w:id="1049378764">
      <w:marLeft w:val="640"/>
      <w:marRight w:val="0"/>
      <w:marTop w:val="0"/>
      <w:marBottom w:val="0"/>
      <w:divBdr>
        <w:top w:val="none" w:sz="0" w:space="0" w:color="auto"/>
        <w:left w:val="none" w:sz="0" w:space="0" w:color="auto"/>
        <w:bottom w:val="none" w:sz="0" w:space="0" w:color="auto"/>
        <w:right w:val="none" w:sz="0" w:space="0" w:color="auto"/>
      </w:divBdr>
    </w:div>
    <w:div w:id="1049454990">
      <w:marLeft w:val="640"/>
      <w:marRight w:val="0"/>
      <w:marTop w:val="0"/>
      <w:marBottom w:val="0"/>
      <w:divBdr>
        <w:top w:val="none" w:sz="0" w:space="0" w:color="auto"/>
        <w:left w:val="none" w:sz="0" w:space="0" w:color="auto"/>
        <w:bottom w:val="none" w:sz="0" w:space="0" w:color="auto"/>
        <w:right w:val="none" w:sz="0" w:space="0" w:color="auto"/>
      </w:divBdr>
    </w:div>
    <w:div w:id="1049496384">
      <w:marLeft w:val="640"/>
      <w:marRight w:val="0"/>
      <w:marTop w:val="0"/>
      <w:marBottom w:val="0"/>
      <w:divBdr>
        <w:top w:val="none" w:sz="0" w:space="0" w:color="auto"/>
        <w:left w:val="none" w:sz="0" w:space="0" w:color="auto"/>
        <w:bottom w:val="none" w:sz="0" w:space="0" w:color="auto"/>
        <w:right w:val="none" w:sz="0" w:space="0" w:color="auto"/>
      </w:divBdr>
    </w:div>
    <w:div w:id="1049499044">
      <w:marLeft w:val="640"/>
      <w:marRight w:val="0"/>
      <w:marTop w:val="0"/>
      <w:marBottom w:val="0"/>
      <w:divBdr>
        <w:top w:val="none" w:sz="0" w:space="0" w:color="auto"/>
        <w:left w:val="none" w:sz="0" w:space="0" w:color="auto"/>
        <w:bottom w:val="none" w:sz="0" w:space="0" w:color="auto"/>
        <w:right w:val="none" w:sz="0" w:space="0" w:color="auto"/>
      </w:divBdr>
    </w:div>
    <w:div w:id="1049694847">
      <w:marLeft w:val="640"/>
      <w:marRight w:val="0"/>
      <w:marTop w:val="0"/>
      <w:marBottom w:val="0"/>
      <w:divBdr>
        <w:top w:val="none" w:sz="0" w:space="0" w:color="auto"/>
        <w:left w:val="none" w:sz="0" w:space="0" w:color="auto"/>
        <w:bottom w:val="none" w:sz="0" w:space="0" w:color="auto"/>
        <w:right w:val="none" w:sz="0" w:space="0" w:color="auto"/>
      </w:divBdr>
    </w:div>
    <w:div w:id="1049841250">
      <w:marLeft w:val="640"/>
      <w:marRight w:val="0"/>
      <w:marTop w:val="0"/>
      <w:marBottom w:val="0"/>
      <w:divBdr>
        <w:top w:val="none" w:sz="0" w:space="0" w:color="auto"/>
        <w:left w:val="none" w:sz="0" w:space="0" w:color="auto"/>
        <w:bottom w:val="none" w:sz="0" w:space="0" w:color="auto"/>
        <w:right w:val="none" w:sz="0" w:space="0" w:color="auto"/>
      </w:divBdr>
    </w:div>
    <w:div w:id="1049915520">
      <w:marLeft w:val="640"/>
      <w:marRight w:val="0"/>
      <w:marTop w:val="0"/>
      <w:marBottom w:val="0"/>
      <w:divBdr>
        <w:top w:val="none" w:sz="0" w:space="0" w:color="auto"/>
        <w:left w:val="none" w:sz="0" w:space="0" w:color="auto"/>
        <w:bottom w:val="none" w:sz="0" w:space="0" w:color="auto"/>
        <w:right w:val="none" w:sz="0" w:space="0" w:color="auto"/>
      </w:divBdr>
    </w:div>
    <w:div w:id="1049957876">
      <w:marLeft w:val="640"/>
      <w:marRight w:val="0"/>
      <w:marTop w:val="0"/>
      <w:marBottom w:val="0"/>
      <w:divBdr>
        <w:top w:val="none" w:sz="0" w:space="0" w:color="auto"/>
        <w:left w:val="none" w:sz="0" w:space="0" w:color="auto"/>
        <w:bottom w:val="none" w:sz="0" w:space="0" w:color="auto"/>
        <w:right w:val="none" w:sz="0" w:space="0" w:color="auto"/>
      </w:divBdr>
    </w:div>
    <w:div w:id="1050035130">
      <w:marLeft w:val="640"/>
      <w:marRight w:val="0"/>
      <w:marTop w:val="0"/>
      <w:marBottom w:val="0"/>
      <w:divBdr>
        <w:top w:val="none" w:sz="0" w:space="0" w:color="auto"/>
        <w:left w:val="none" w:sz="0" w:space="0" w:color="auto"/>
        <w:bottom w:val="none" w:sz="0" w:space="0" w:color="auto"/>
        <w:right w:val="none" w:sz="0" w:space="0" w:color="auto"/>
      </w:divBdr>
    </w:div>
    <w:div w:id="1050113706">
      <w:marLeft w:val="640"/>
      <w:marRight w:val="0"/>
      <w:marTop w:val="0"/>
      <w:marBottom w:val="0"/>
      <w:divBdr>
        <w:top w:val="none" w:sz="0" w:space="0" w:color="auto"/>
        <w:left w:val="none" w:sz="0" w:space="0" w:color="auto"/>
        <w:bottom w:val="none" w:sz="0" w:space="0" w:color="auto"/>
        <w:right w:val="none" w:sz="0" w:space="0" w:color="auto"/>
      </w:divBdr>
    </w:div>
    <w:div w:id="1050180728">
      <w:marLeft w:val="640"/>
      <w:marRight w:val="0"/>
      <w:marTop w:val="0"/>
      <w:marBottom w:val="0"/>
      <w:divBdr>
        <w:top w:val="none" w:sz="0" w:space="0" w:color="auto"/>
        <w:left w:val="none" w:sz="0" w:space="0" w:color="auto"/>
        <w:bottom w:val="none" w:sz="0" w:space="0" w:color="auto"/>
        <w:right w:val="none" w:sz="0" w:space="0" w:color="auto"/>
      </w:divBdr>
    </w:div>
    <w:div w:id="1050180879">
      <w:marLeft w:val="640"/>
      <w:marRight w:val="0"/>
      <w:marTop w:val="0"/>
      <w:marBottom w:val="0"/>
      <w:divBdr>
        <w:top w:val="none" w:sz="0" w:space="0" w:color="auto"/>
        <w:left w:val="none" w:sz="0" w:space="0" w:color="auto"/>
        <w:bottom w:val="none" w:sz="0" w:space="0" w:color="auto"/>
        <w:right w:val="none" w:sz="0" w:space="0" w:color="auto"/>
      </w:divBdr>
    </w:div>
    <w:div w:id="1050497699">
      <w:marLeft w:val="640"/>
      <w:marRight w:val="0"/>
      <w:marTop w:val="0"/>
      <w:marBottom w:val="0"/>
      <w:divBdr>
        <w:top w:val="none" w:sz="0" w:space="0" w:color="auto"/>
        <w:left w:val="none" w:sz="0" w:space="0" w:color="auto"/>
        <w:bottom w:val="none" w:sz="0" w:space="0" w:color="auto"/>
        <w:right w:val="none" w:sz="0" w:space="0" w:color="auto"/>
      </w:divBdr>
    </w:div>
    <w:div w:id="1050570992">
      <w:marLeft w:val="640"/>
      <w:marRight w:val="0"/>
      <w:marTop w:val="0"/>
      <w:marBottom w:val="0"/>
      <w:divBdr>
        <w:top w:val="none" w:sz="0" w:space="0" w:color="auto"/>
        <w:left w:val="none" w:sz="0" w:space="0" w:color="auto"/>
        <w:bottom w:val="none" w:sz="0" w:space="0" w:color="auto"/>
        <w:right w:val="none" w:sz="0" w:space="0" w:color="auto"/>
      </w:divBdr>
    </w:div>
    <w:div w:id="1050611184">
      <w:marLeft w:val="480"/>
      <w:marRight w:val="0"/>
      <w:marTop w:val="0"/>
      <w:marBottom w:val="0"/>
      <w:divBdr>
        <w:top w:val="none" w:sz="0" w:space="0" w:color="auto"/>
        <w:left w:val="none" w:sz="0" w:space="0" w:color="auto"/>
        <w:bottom w:val="none" w:sz="0" w:space="0" w:color="auto"/>
        <w:right w:val="none" w:sz="0" w:space="0" w:color="auto"/>
      </w:divBdr>
    </w:div>
    <w:div w:id="1050685445">
      <w:marLeft w:val="640"/>
      <w:marRight w:val="0"/>
      <w:marTop w:val="0"/>
      <w:marBottom w:val="0"/>
      <w:divBdr>
        <w:top w:val="none" w:sz="0" w:space="0" w:color="auto"/>
        <w:left w:val="none" w:sz="0" w:space="0" w:color="auto"/>
        <w:bottom w:val="none" w:sz="0" w:space="0" w:color="auto"/>
        <w:right w:val="none" w:sz="0" w:space="0" w:color="auto"/>
      </w:divBdr>
    </w:div>
    <w:div w:id="1050686162">
      <w:marLeft w:val="640"/>
      <w:marRight w:val="0"/>
      <w:marTop w:val="0"/>
      <w:marBottom w:val="0"/>
      <w:divBdr>
        <w:top w:val="none" w:sz="0" w:space="0" w:color="auto"/>
        <w:left w:val="none" w:sz="0" w:space="0" w:color="auto"/>
        <w:bottom w:val="none" w:sz="0" w:space="0" w:color="auto"/>
        <w:right w:val="none" w:sz="0" w:space="0" w:color="auto"/>
      </w:divBdr>
    </w:div>
    <w:div w:id="1050689112">
      <w:marLeft w:val="640"/>
      <w:marRight w:val="0"/>
      <w:marTop w:val="0"/>
      <w:marBottom w:val="0"/>
      <w:divBdr>
        <w:top w:val="none" w:sz="0" w:space="0" w:color="auto"/>
        <w:left w:val="none" w:sz="0" w:space="0" w:color="auto"/>
        <w:bottom w:val="none" w:sz="0" w:space="0" w:color="auto"/>
        <w:right w:val="none" w:sz="0" w:space="0" w:color="auto"/>
      </w:divBdr>
    </w:div>
    <w:div w:id="1050690292">
      <w:marLeft w:val="640"/>
      <w:marRight w:val="0"/>
      <w:marTop w:val="0"/>
      <w:marBottom w:val="0"/>
      <w:divBdr>
        <w:top w:val="none" w:sz="0" w:space="0" w:color="auto"/>
        <w:left w:val="none" w:sz="0" w:space="0" w:color="auto"/>
        <w:bottom w:val="none" w:sz="0" w:space="0" w:color="auto"/>
        <w:right w:val="none" w:sz="0" w:space="0" w:color="auto"/>
      </w:divBdr>
    </w:div>
    <w:div w:id="1050835961">
      <w:marLeft w:val="640"/>
      <w:marRight w:val="0"/>
      <w:marTop w:val="0"/>
      <w:marBottom w:val="0"/>
      <w:divBdr>
        <w:top w:val="none" w:sz="0" w:space="0" w:color="auto"/>
        <w:left w:val="none" w:sz="0" w:space="0" w:color="auto"/>
        <w:bottom w:val="none" w:sz="0" w:space="0" w:color="auto"/>
        <w:right w:val="none" w:sz="0" w:space="0" w:color="auto"/>
      </w:divBdr>
    </w:div>
    <w:div w:id="1050958785">
      <w:marLeft w:val="640"/>
      <w:marRight w:val="0"/>
      <w:marTop w:val="0"/>
      <w:marBottom w:val="0"/>
      <w:divBdr>
        <w:top w:val="none" w:sz="0" w:space="0" w:color="auto"/>
        <w:left w:val="none" w:sz="0" w:space="0" w:color="auto"/>
        <w:bottom w:val="none" w:sz="0" w:space="0" w:color="auto"/>
        <w:right w:val="none" w:sz="0" w:space="0" w:color="auto"/>
      </w:divBdr>
    </w:div>
    <w:div w:id="1051078645">
      <w:marLeft w:val="640"/>
      <w:marRight w:val="0"/>
      <w:marTop w:val="0"/>
      <w:marBottom w:val="0"/>
      <w:divBdr>
        <w:top w:val="none" w:sz="0" w:space="0" w:color="auto"/>
        <w:left w:val="none" w:sz="0" w:space="0" w:color="auto"/>
        <w:bottom w:val="none" w:sz="0" w:space="0" w:color="auto"/>
        <w:right w:val="none" w:sz="0" w:space="0" w:color="auto"/>
      </w:divBdr>
    </w:div>
    <w:div w:id="1051150758">
      <w:marLeft w:val="640"/>
      <w:marRight w:val="0"/>
      <w:marTop w:val="0"/>
      <w:marBottom w:val="0"/>
      <w:divBdr>
        <w:top w:val="none" w:sz="0" w:space="0" w:color="auto"/>
        <w:left w:val="none" w:sz="0" w:space="0" w:color="auto"/>
        <w:bottom w:val="none" w:sz="0" w:space="0" w:color="auto"/>
        <w:right w:val="none" w:sz="0" w:space="0" w:color="auto"/>
      </w:divBdr>
    </w:div>
    <w:div w:id="1051265156">
      <w:marLeft w:val="640"/>
      <w:marRight w:val="0"/>
      <w:marTop w:val="0"/>
      <w:marBottom w:val="0"/>
      <w:divBdr>
        <w:top w:val="none" w:sz="0" w:space="0" w:color="auto"/>
        <w:left w:val="none" w:sz="0" w:space="0" w:color="auto"/>
        <w:bottom w:val="none" w:sz="0" w:space="0" w:color="auto"/>
        <w:right w:val="none" w:sz="0" w:space="0" w:color="auto"/>
      </w:divBdr>
    </w:div>
    <w:div w:id="1051419469">
      <w:marLeft w:val="640"/>
      <w:marRight w:val="0"/>
      <w:marTop w:val="0"/>
      <w:marBottom w:val="0"/>
      <w:divBdr>
        <w:top w:val="none" w:sz="0" w:space="0" w:color="auto"/>
        <w:left w:val="none" w:sz="0" w:space="0" w:color="auto"/>
        <w:bottom w:val="none" w:sz="0" w:space="0" w:color="auto"/>
        <w:right w:val="none" w:sz="0" w:space="0" w:color="auto"/>
      </w:divBdr>
    </w:div>
    <w:div w:id="1051460089">
      <w:marLeft w:val="640"/>
      <w:marRight w:val="0"/>
      <w:marTop w:val="0"/>
      <w:marBottom w:val="0"/>
      <w:divBdr>
        <w:top w:val="none" w:sz="0" w:space="0" w:color="auto"/>
        <w:left w:val="none" w:sz="0" w:space="0" w:color="auto"/>
        <w:bottom w:val="none" w:sz="0" w:space="0" w:color="auto"/>
        <w:right w:val="none" w:sz="0" w:space="0" w:color="auto"/>
      </w:divBdr>
    </w:div>
    <w:div w:id="1051533872">
      <w:marLeft w:val="640"/>
      <w:marRight w:val="0"/>
      <w:marTop w:val="0"/>
      <w:marBottom w:val="0"/>
      <w:divBdr>
        <w:top w:val="none" w:sz="0" w:space="0" w:color="auto"/>
        <w:left w:val="none" w:sz="0" w:space="0" w:color="auto"/>
        <w:bottom w:val="none" w:sz="0" w:space="0" w:color="auto"/>
        <w:right w:val="none" w:sz="0" w:space="0" w:color="auto"/>
      </w:divBdr>
    </w:div>
    <w:div w:id="1051534182">
      <w:marLeft w:val="640"/>
      <w:marRight w:val="0"/>
      <w:marTop w:val="0"/>
      <w:marBottom w:val="0"/>
      <w:divBdr>
        <w:top w:val="none" w:sz="0" w:space="0" w:color="auto"/>
        <w:left w:val="none" w:sz="0" w:space="0" w:color="auto"/>
        <w:bottom w:val="none" w:sz="0" w:space="0" w:color="auto"/>
        <w:right w:val="none" w:sz="0" w:space="0" w:color="auto"/>
      </w:divBdr>
    </w:div>
    <w:div w:id="1051536239">
      <w:marLeft w:val="640"/>
      <w:marRight w:val="0"/>
      <w:marTop w:val="0"/>
      <w:marBottom w:val="0"/>
      <w:divBdr>
        <w:top w:val="none" w:sz="0" w:space="0" w:color="auto"/>
        <w:left w:val="none" w:sz="0" w:space="0" w:color="auto"/>
        <w:bottom w:val="none" w:sz="0" w:space="0" w:color="auto"/>
        <w:right w:val="none" w:sz="0" w:space="0" w:color="auto"/>
      </w:divBdr>
    </w:div>
    <w:div w:id="1051659278">
      <w:marLeft w:val="640"/>
      <w:marRight w:val="0"/>
      <w:marTop w:val="0"/>
      <w:marBottom w:val="0"/>
      <w:divBdr>
        <w:top w:val="none" w:sz="0" w:space="0" w:color="auto"/>
        <w:left w:val="none" w:sz="0" w:space="0" w:color="auto"/>
        <w:bottom w:val="none" w:sz="0" w:space="0" w:color="auto"/>
        <w:right w:val="none" w:sz="0" w:space="0" w:color="auto"/>
      </w:divBdr>
    </w:div>
    <w:div w:id="1051736424">
      <w:marLeft w:val="640"/>
      <w:marRight w:val="0"/>
      <w:marTop w:val="0"/>
      <w:marBottom w:val="0"/>
      <w:divBdr>
        <w:top w:val="none" w:sz="0" w:space="0" w:color="auto"/>
        <w:left w:val="none" w:sz="0" w:space="0" w:color="auto"/>
        <w:bottom w:val="none" w:sz="0" w:space="0" w:color="auto"/>
        <w:right w:val="none" w:sz="0" w:space="0" w:color="auto"/>
      </w:divBdr>
    </w:div>
    <w:div w:id="1051807116">
      <w:marLeft w:val="640"/>
      <w:marRight w:val="0"/>
      <w:marTop w:val="0"/>
      <w:marBottom w:val="0"/>
      <w:divBdr>
        <w:top w:val="none" w:sz="0" w:space="0" w:color="auto"/>
        <w:left w:val="none" w:sz="0" w:space="0" w:color="auto"/>
        <w:bottom w:val="none" w:sz="0" w:space="0" w:color="auto"/>
        <w:right w:val="none" w:sz="0" w:space="0" w:color="auto"/>
      </w:divBdr>
    </w:div>
    <w:div w:id="1051854002">
      <w:marLeft w:val="640"/>
      <w:marRight w:val="0"/>
      <w:marTop w:val="0"/>
      <w:marBottom w:val="0"/>
      <w:divBdr>
        <w:top w:val="none" w:sz="0" w:space="0" w:color="auto"/>
        <w:left w:val="none" w:sz="0" w:space="0" w:color="auto"/>
        <w:bottom w:val="none" w:sz="0" w:space="0" w:color="auto"/>
        <w:right w:val="none" w:sz="0" w:space="0" w:color="auto"/>
      </w:divBdr>
    </w:div>
    <w:div w:id="1051882887">
      <w:marLeft w:val="640"/>
      <w:marRight w:val="0"/>
      <w:marTop w:val="0"/>
      <w:marBottom w:val="0"/>
      <w:divBdr>
        <w:top w:val="none" w:sz="0" w:space="0" w:color="auto"/>
        <w:left w:val="none" w:sz="0" w:space="0" w:color="auto"/>
        <w:bottom w:val="none" w:sz="0" w:space="0" w:color="auto"/>
        <w:right w:val="none" w:sz="0" w:space="0" w:color="auto"/>
      </w:divBdr>
    </w:div>
    <w:div w:id="1051925624">
      <w:marLeft w:val="640"/>
      <w:marRight w:val="0"/>
      <w:marTop w:val="0"/>
      <w:marBottom w:val="0"/>
      <w:divBdr>
        <w:top w:val="none" w:sz="0" w:space="0" w:color="auto"/>
        <w:left w:val="none" w:sz="0" w:space="0" w:color="auto"/>
        <w:bottom w:val="none" w:sz="0" w:space="0" w:color="auto"/>
        <w:right w:val="none" w:sz="0" w:space="0" w:color="auto"/>
      </w:divBdr>
    </w:div>
    <w:div w:id="1051928060">
      <w:marLeft w:val="640"/>
      <w:marRight w:val="0"/>
      <w:marTop w:val="0"/>
      <w:marBottom w:val="0"/>
      <w:divBdr>
        <w:top w:val="none" w:sz="0" w:space="0" w:color="auto"/>
        <w:left w:val="none" w:sz="0" w:space="0" w:color="auto"/>
        <w:bottom w:val="none" w:sz="0" w:space="0" w:color="auto"/>
        <w:right w:val="none" w:sz="0" w:space="0" w:color="auto"/>
      </w:divBdr>
    </w:div>
    <w:div w:id="1052002591">
      <w:marLeft w:val="640"/>
      <w:marRight w:val="0"/>
      <w:marTop w:val="0"/>
      <w:marBottom w:val="0"/>
      <w:divBdr>
        <w:top w:val="none" w:sz="0" w:space="0" w:color="auto"/>
        <w:left w:val="none" w:sz="0" w:space="0" w:color="auto"/>
        <w:bottom w:val="none" w:sz="0" w:space="0" w:color="auto"/>
        <w:right w:val="none" w:sz="0" w:space="0" w:color="auto"/>
      </w:divBdr>
    </w:div>
    <w:div w:id="1052071496">
      <w:marLeft w:val="640"/>
      <w:marRight w:val="0"/>
      <w:marTop w:val="0"/>
      <w:marBottom w:val="0"/>
      <w:divBdr>
        <w:top w:val="none" w:sz="0" w:space="0" w:color="auto"/>
        <w:left w:val="none" w:sz="0" w:space="0" w:color="auto"/>
        <w:bottom w:val="none" w:sz="0" w:space="0" w:color="auto"/>
        <w:right w:val="none" w:sz="0" w:space="0" w:color="auto"/>
      </w:divBdr>
    </w:div>
    <w:div w:id="1052115836">
      <w:marLeft w:val="640"/>
      <w:marRight w:val="0"/>
      <w:marTop w:val="0"/>
      <w:marBottom w:val="0"/>
      <w:divBdr>
        <w:top w:val="none" w:sz="0" w:space="0" w:color="auto"/>
        <w:left w:val="none" w:sz="0" w:space="0" w:color="auto"/>
        <w:bottom w:val="none" w:sz="0" w:space="0" w:color="auto"/>
        <w:right w:val="none" w:sz="0" w:space="0" w:color="auto"/>
      </w:divBdr>
    </w:div>
    <w:div w:id="1052122574">
      <w:marLeft w:val="640"/>
      <w:marRight w:val="0"/>
      <w:marTop w:val="0"/>
      <w:marBottom w:val="0"/>
      <w:divBdr>
        <w:top w:val="none" w:sz="0" w:space="0" w:color="auto"/>
        <w:left w:val="none" w:sz="0" w:space="0" w:color="auto"/>
        <w:bottom w:val="none" w:sz="0" w:space="0" w:color="auto"/>
        <w:right w:val="none" w:sz="0" w:space="0" w:color="auto"/>
      </w:divBdr>
    </w:div>
    <w:div w:id="1052189853">
      <w:marLeft w:val="640"/>
      <w:marRight w:val="0"/>
      <w:marTop w:val="0"/>
      <w:marBottom w:val="0"/>
      <w:divBdr>
        <w:top w:val="none" w:sz="0" w:space="0" w:color="auto"/>
        <w:left w:val="none" w:sz="0" w:space="0" w:color="auto"/>
        <w:bottom w:val="none" w:sz="0" w:space="0" w:color="auto"/>
        <w:right w:val="none" w:sz="0" w:space="0" w:color="auto"/>
      </w:divBdr>
    </w:div>
    <w:div w:id="1052192882">
      <w:marLeft w:val="640"/>
      <w:marRight w:val="0"/>
      <w:marTop w:val="0"/>
      <w:marBottom w:val="0"/>
      <w:divBdr>
        <w:top w:val="none" w:sz="0" w:space="0" w:color="auto"/>
        <w:left w:val="none" w:sz="0" w:space="0" w:color="auto"/>
        <w:bottom w:val="none" w:sz="0" w:space="0" w:color="auto"/>
        <w:right w:val="none" w:sz="0" w:space="0" w:color="auto"/>
      </w:divBdr>
    </w:div>
    <w:div w:id="1052195569">
      <w:marLeft w:val="640"/>
      <w:marRight w:val="0"/>
      <w:marTop w:val="0"/>
      <w:marBottom w:val="0"/>
      <w:divBdr>
        <w:top w:val="none" w:sz="0" w:space="0" w:color="auto"/>
        <w:left w:val="none" w:sz="0" w:space="0" w:color="auto"/>
        <w:bottom w:val="none" w:sz="0" w:space="0" w:color="auto"/>
        <w:right w:val="none" w:sz="0" w:space="0" w:color="auto"/>
      </w:divBdr>
    </w:div>
    <w:div w:id="1052196905">
      <w:marLeft w:val="640"/>
      <w:marRight w:val="0"/>
      <w:marTop w:val="0"/>
      <w:marBottom w:val="0"/>
      <w:divBdr>
        <w:top w:val="none" w:sz="0" w:space="0" w:color="auto"/>
        <w:left w:val="none" w:sz="0" w:space="0" w:color="auto"/>
        <w:bottom w:val="none" w:sz="0" w:space="0" w:color="auto"/>
        <w:right w:val="none" w:sz="0" w:space="0" w:color="auto"/>
      </w:divBdr>
    </w:div>
    <w:div w:id="1052382396">
      <w:marLeft w:val="640"/>
      <w:marRight w:val="0"/>
      <w:marTop w:val="0"/>
      <w:marBottom w:val="0"/>
      <w:divBdr>
        <w:top w:val="none" w:sz="0" w:space="0" w:color="auto"/>
        <w:left w:val="none" w:sz="0" w:space="0" w:color="auto"/>
        <w:bottom w:val="none" w:sz="0" w:space="0" w:color="auto"/>
        <w:right w:val="none" w:sz="0" w:space="0" w:color="auto"/>
      </w:divBdr>
    </w:div>
    <w:div w:id="1052540764">
      <w:marLeft w:val="640"/>
      <w:marRight w:val="0"/>
      <w:marTop w:val="0"/>
      <w:marBottom w:val="0"/>
      <w:divBdr>
        <w:top w:val="none" w:sz="0" w:space="0" w:color="auto"/>
        <w:left w:val="none" w:sz="0" w:space="0" w:color="auto"/>
        <w:bottom w:val="none" w:sz="0" w:space="0" w:color="auto"/>
        <w:right w:val="none" w:sz="0" w:space="0" w:color="auto"/>
      </w:divBdr>
    </w:div>
    <w:div w:id="1052578146">
      <w:marLeft w:val="640"/>
      <w:marRight w:val="0"/>
      <w:marTop w:val="0"/>
      <w:marBottom w:val="0"/>
      <w:divBdr>
        <w:top w:val="none" w:sz="0" w:space="0" w:color="auto"/>
        <w:left w:val="none" w:sz="0" w:space="0" w:color="auto"/>
        <w:bottom w:val="none" w:sz="0" w:space="0" w:color="auto"/>
        <w:right w:val="none" w:sz="0" w:space="0" w:color="auto"/>
      </w:divBdr>
    </w:div>
    <w:div w:id="1052581414">
      <w:marLeft w:val="640"/>
      <w:marRight w:val="0"/>
      <w:marTop w:val="0"/>
      <w:marBottom w:val="0"/>
      <w:divBdr>
        <w:top w:val="none" w:sz="0" w:space="0" w:color="auto"/>
        <w:left w:val="none" w:sz="0" w:space="0" w:color="auto"/>
        <w:bottom w:val="none" w:sz="0" w:space="0" w:color="auto"/>
        <w:right w:val="none" w:sz="0" w:space="0" w:color="auto"/>
      </w:divBdr>
    </w:div>
    <w:div w:id="1052653561">
      <w:marLeft w:val="640"/>
      <w:marRight w:val="0"/>
      <w:marTop w:val="0"/>
      <w:marBottom w:val="0"/>
      <w:divBdr>
        <w:top w:val="none" w:sz="0" w:space="0" w:color="auto"/>
        <w:left w:val="none" w:sz="0" w:space="0" w:color="auto"/>
        <w:bottom w:val="none" w:sz="0" w:space="0" w:color="auto"/>
        <w:right w:val="none" w:sz="0" w:space="0" w:color="auto"/>
      </w:divBdr>
    </w:div>
    <w:div w:id="1052657747">
      <w:marLeft w:val="640"/>
      <w:marRight w:val="0"/>
      <w:marTop w:val="0"/>
      <w:marBottom w:val="0"/>
      <w:divBdr>
        <w:top w:val="none" w:sz="0" w:space="0" w:color="auto"/>
        <w:left w:val="none" w:sz="0" w:space="0" w:color="auto"/>
        <w:bottom w:val="none" w:sz="0" w:space="0" w:color="auto"/>
        <w:right w:val="none" w:sz="0" w:space="0" w:color="auto"/>
      </w:divBdr>
    </w:div>
    <w:div w:id="1052728536">
      <w:marLeft w:val="640"/>
      <w:marRight w:val="0"/>
      <w:marTop w:val="0"/>
      <w:marBottom w:val="0"/>
      <w:divBdr>
        <w:top w:val="none" w:sz="0" w:space="0" w:color="auto"/>
        <w:left w:val="none" w:sz="0" w:space="0" w:color="auto"/>
        <w:bottom w:val="none" w:sz="0" w:space="0" w:color="auto"/>
        <w:right w:val="none" w:sz="0" w:space="0" w:color="auto"/>
      </w:divBdr>
    </w:div>
    <w:div w:id="1052734975">
      <w:marLeft w:val="640"/>
      <w:marRight w:val="0"/>
      <w:marTop w:val="0"/>
      <w:marBottom w:val="0"/>
      <w:divBdr>
        <w:top w:val="none" w:sz="0" w:space="0" w:color="auto"/>
        <w:left w:val="none" w:sz="0" w:space="0" w:color="auto"/>
        <w:bottom w:val="none" w:sz="0" w:space="0" w:color="auto"/>
        <w:right w:val="none" w:sz="0" w:space="0" w:color="auto"/>
      </w:divBdr>
    </w:div>
    <w:div w:id="1052735155">
      <w:marLeft w:val="640"/>
      <w:marRight w:val="0"/>
      <w:marTop w:val="0"/>
      <w:marBottom w:val="0"/>
      <w:divBdr>
        <w:top w:val="none" w:sz="0" w:space="0" w:color="auto"/>
        <w:left w:val="none" w:sz="0" w:space="0" w:color="auto"/>
        <w:bottom w:val="none" w:sz="0" w:space="0" w:color="auto"/>
        <w:right w:val="none" w:sz="0" w:space="0" w:color="auto"/>
      </w:divBdr>
    </w:div>
    <w:div w:id="1052920530">
      <w:marLeft w:val="640"/>
      <w:marRight w:val="0"/>
      <w:marTop w:val="0"/>
      <w:marBottom w:val="0"/>
      <w:divBdr>
        <w:top w:val="none" w:sz="0" w:space="0" w:color="auto"/>
        <w:left w:val="none" w:sz="0" w:space="0" w:color="auto"/>
        <w:bottom w:val="none" w:sz="0" w:space="0" w:color="auto"/>
        <w:right w:val="none" w:sz="0" w:space="0" w:color="auto"/>
      </w:divBdr>
    </w:div>
    <w:div w:id="1052967884">
      <w:marLeft w:val="640"/>
      <w:marRight w:val="0"/>
      <w:marTop w:val="0"/>
      <w:marBottom w:val="0"/>
      <w:divBdr>
        <w:top w:val="none" w:sz="0" w:space="0" w:color="auto"/>
        <w:left w:val="none" w:sz="0" w:space="0" w:color="auto"/>
        <w:bottom w:val="none" w:sz="0" w:space="0" w:color="auto"/>
        <w:right w:val="none" w:sz="0" w:space="0" w:color="auto"/>
      </w:divBdr>
    </w:div>
    <w:div w:id="1053044165">
      <w:marLeft w:val="640"/>
      <w:marRight w:val="0"/>
      <w:marTop w:val="0"/>
      <w:marBottom w:val="0"/>
      <w:divBdr>
        <w:top w:val="none" w:sz="0" w:space="0" w:color="auto"/>
        <w:left w:val="none" w:sz="0" w:space="0" w:color="auto"/>
        <w:bottom w:val="none" w:sz="0" w:space="0" w:color="auto"/>
        <w:right w:val="none" w:sz="0" w:space="0" w:color="auto"/>
      </w:divBdr>
    </w:div>
    <w:div w:id="1053112923">
      <w:marLeft w:val="640"/>
      <w:marRight w:val="0"/>
      <w:marTop w:val="0"/>
      <w:marBottom w:val="0"/>
      <w:divBdr>
        <w:top w:val="none" w:sz="0" w:space="0" w:color="auto"/>
        <w:left w:val="none" w:sz="0" w:space="0" w:color="auto"/>
        <w:bottom w:val="none" w:sz="0" w:space="0" w:color="auto"/>
        <w:right w:val="none" w:sz="0" w:space="0" w:color="auto"/>
      </w:divBdr>
    </w:div>
    <w:div w:id="1053163628">
      <w:marLeft w:val="640"/>
      <w:marRight w:val="0"/>
      <w:marTop w:val="0"/>
      <w:marBottom w:val="0"/>
      <w:divBdr>
        <w:top w:val="none" w:sz="0" w:space="0" w:color="auto"/>
        <w:left w:val="none" w:sz="0" w:space="0" w:color="auto"/>
        <w:bottom w:val="none" w:sz="0" w:space="0" w:color="auto"/>
        <w:right w:val="none" w:sz="0" w:space="0" w:color="auto"/>
      </w:divBdr>
    </w:div>
    <w:div w:id="1053309004">
      <w:marLeft w:val="640"/>
      <w:marRight w:val="0"/>
      <w:marTop w:val="0"/>
      <w:marBottom w:val="0"/>
      <w:divBdr>
        <w:top w:val="none" w:sz="0" w:space="0" w:color="auto"/>
        <w:left w:val="none" w:sz="0" w:space="0" w:color="auto"/>
        <w:bottom w:val="none" w:sz="0" w:space="0" w:color="auto"/>
        <w:right w:val="none" w:sz="0" w:space="0" w:color="auto"/>
      </w:divBdr>
    </w:div>
    <w:div w:id="1053428967">
      <w:marLeft w:val="640"/>
      <w:marRight w:val="0"/>
      <w:marTop w:val="0"/>
      <w:marBottom w:val="0"/>
      <w:divBdr>
        <w:top w:val="none" w:sz="0" w:space="0" w:color="auto"/>
        <w:left w:val="none" w:sz="0" w:space="0" w:color="auto"/>
        <w:bottom w:val="none" w:sz="0" w:space="0" w:color="auto"/>
        <w:right w:val="none" w:sz="0" w:space="0" w:color="auto"/>
      </w:divBdr>
    </w:div>
    <w:div w:id="1053501597">
      <w:marLeft w:val="640"/>
      <w:marRight w:val="0"/>
      <w:marTop w:val="0"/>
      <w:marBottom w:val="0"/>
      <w:divBdr>
        <w:top w:val="none" w:sz="0" w:space="0" w:color="auto"/>
        <w:left w:val="none" w:sz="0" w:space="0" w:color="auto"/>
        <w:bottom w:val="none" w:sz="0" w:space="0" w:color="auto"/>
        <w:right w:val="none" w:sz="0" w:space="0" w:color="auto"/>
      </w:divBdr>
    </w:div>
    <w:div w:id="1053504832">
      <w:marLeft w:val="640"/>
      <w:marRight w:val="0"/>
      <w:marTop w:val="0"/>
      <w:marBottom w:val="0"/>
      <w:divBdr>
        <w:top w:val="none" w:sz="0" w:space="0" w:color="auto"/>
        <w:left w:val="none" w:sz="0" w:space="0" w:color="auto"/>
        <w:bottom w:val="none" w:sz="0" w:space="0" w:color="auto"/>
        <w:right w:val="none" w:sz="0" w:space="0" w:color="auto"/>
      </w:divBdr>
    </w:div>
    <w:div w:id="1053575793">
      <w:marLeft w:val="640"/>
      <w:marRight w:val="0"/>
      <w:marTop w:val="0"/>
      <w:marBottom w:val="0"/>
      <w:divBdr>
        <w:top w:val="none" w:sz="0" w:space="0" w:color="auto"/>
        <w:left w:val="none" w:sz="0" w:space="0" w:color="auto"/>
        <w:bottom w:val="none" w:sz="0" w:space="0" w:color="auto"/>
        <w:right w:val="none" w:sz="0" w:space="0" w:color="auto"/>
      </w:divBdr>
    </w:div>
    <w:div w:id="1053650416">
      <w:marLeft w:val="640"/>
      <w:marRight w:val="0"/>
      <w:marTop w:val="0"/>
      <w:marBottom w:val="0"/>
      <w:divBdr>
        <w:top w:val="none" w:sz="0" w:space="0" w:color="auto"/>
        <w:left w:val="none" w:sz="0" w:space="0" w:color="auto"/>
        <w:bottom w:val="none" w:sz="0" w:space="0" w:color="auto"/>
        <w:right w:val="none" w:sz="0" w:space="0" w:color="auto"/>
      </w:divBdr>
    </w:div>
    <w:div w:id="1053652162">
      <w:marLeft w:val="640"/>
      <w:marRight w:val="0"/>
      <w:marTop w:val="0"/>
      <w:marBottom w:val="0"/>
      <w:divBdr>
        <w:top w:val="none" w:sz="0" w:space="0" w:color="auto"/>
        <w:left w:val="none" w:sz="0" w:space="0" w:color="auto"/>
        <w:bottom w:val="none" w:sz="0" w:space="0" w:color="auto"/>
        <w:right w:val="none" w:sz="0" w:space="0" w:color="auto"/>
      </w:divBdr>
    </w:div>
    <w:div w:id="1053653048">
      <w:marLeft w:val="640"/>
      <w:marRight w:val="0"/>
      <w:marTop w:val="0"/>
      <w:marBottom w:val="0"/>
      <w:divBdr>
        <w:top w:val="none" w:sz="0" w:space="0" w:color="auto"/>
        <w:left w:val="none" w:sz="0" w:space="0" w:color="auto"/>
        <w:bottom w:val="none" w:sz="0" w:space="0" w:color="auto"/>
        <w:right w:val="none" w:sz="0" w:space="0" w:color="auto"/>
      </w:divBdr>
    </w:div>
    <w:div w:id="1053692970">
      <w:marLeft w:val="640"/>
      <w:marRight w:val="0"/>
      <w:marTop w:val="0"/>
      <w:marBottom w:val="0"/>
      <w:divBdr>
        <w:top w:val="none" w:sz="0" w:space="0" w:color="auto"/>
        <w:left w:val="none" w:sz="0" w:space="0" w:color="auto"/>
        <w:bottom w:val="none" w:sz="0" w:space="0" w:color="auto"/>
        <w:right w:val="none" w:sz="0" w:space="0" w:color="auto"/>
      </w:divBdr>
    </w:div>
    <w:div w:id="1053696865">
      <w:marLeft w:val="640"/>
      <w:marRight w:val="0"/>
      <w:marTop w:val="0"/>
      <w:marBottom w:val="0"/>
      <w:divBdr>
        <w:top w:val="none" w:sz="0" w:space="0" w:color="auto"/>
        <w:left w:val="none" w:sz="0" w:space="0" w:color="auto"/>
        <w:bottom w:val="none" w:sz="0" w:space="0" w:color="auto"/>
        <w:right w:val="none" w:sz="0" w:space="0" w:color="auto"/>
      </w:divBdr>
    </w:div>
    <w:div w:id="1053770512">
      <w:marLeft w:val="640"/>
      <w:marRight w:val="0"/>
      <w:marTop w:val="0"/>
      <w:marBottom w:val="0"/>
      <w:divBdr>
        <w:top w:val="none" w:sz="0" w:space="0" w:color="auto"/>
        <w:left w:val="none" w:sz="0" w:space="0" w:color="auto"/>
        <w:bottom w:val="none" w:sz="0" w:space="0" w:color="auto"/>
        <w:right w:val="none" w:sz="0" w:space="0" w:color="auto"/>
      </w:divBdr>
    </w:div>
    <w:div w:id="1053894350">
      <w:marLeft w:val="640"/>
      <w:marRight w:val="0"/>
      <w:marTop w:val="0"/>
      <w:marBottom w:val="0"/>
      <w:divBdr>
        <w:top w:val="none" w:sz="0" w:space="0" w:color="auto"/>
        <w:left w:val="none" w:sz="0" w:space="0" w:color="auto"/>
        <w:bottom w:val="none" w:sz="0" w:space="0" w:color="auto"/>
        <w:right w:val="none" w:sz="0" w:space="0" w:color="auto"/>
      </w:divBdr>
    </w:div>
    <w:div w:id="1053895258">
      <w:marLeft w:val="640"/>
      <w:marRight w:val="0"/>
      <w:marTop w:val="0"/>
      <w:marBottom w:val="0"/>
      <w:divBdr>
        <w:top w:val="none" w:sz="0" w:space="0" w:color="auto"/>
        <w:left w:val="none" w:sz="0" w:space="0" w:color="auto"/>
        <w:bottom w:val="none" w:sz="0" w:space="0" w:color="auto"/>
        <w:right w:val="none" w:sz="0" w:space="0" w:color="auto"/>
      </w:divBdr>
    </w:div>
    <w:div w:id="1054045756">
      <w:marLeft w:val="640"/>
      <w:marRight w:val="0"/>
      <w:marTop w:val="0"/>
      <w:marBottom w:val="0"/>
      <w:divBdr>
        <w:top w:val="none" w:sz="0" w:space="0" w:color="auto"/>
        <w:left w:val="none" w:sz="0" w:space="0" w:color="auto"/>
        <w:bottom w:val="none" w:sz="0" w:space="0" w:color="auto"/>
        <w:right w:val="none" w:sz="0" w:space="0" w:color="auto"/>
      </w:divBdr>
    </w:div>
    <w:div w:id="1054084430">
      <w:marLeft w:val="640"/>
      <w:marRight w:val="0"/>
      <w:marTop w:val="0"/>
      <w:marBottom w:val="0"/>
      <w:divBdr>
        <w:top w:val="none" w:sz="0" w:space="0" w:color="auto"/>
        <w:left w:val="none" w:sz="0" w:space="0" w:color="auto"/>
        <w:bottom w:val="none" w:sz="0" w:space="0" w:color="auto"/>
        <w:right w:val="none" w:sz="0" w:space="0" w:color="auto"/>
      </w:divBdr>
    </w:div>
    <w:div w:id="1054086186">
      <w:marLeft w:val="640"/>
      <w:marRight w:val="0"/>
      <w:marTop w:val="0"/>
      <w:marBottom w:val="0"/>
      <w:divBdr>
        <w:top w:val="none" w:sz="0" w:space="0" w:color="auto"/>
        <w:left w:val="none" w:sz="0" w:space="0" w:color="auto"/>
        <w:bottom w:val="none" w:sz="0" w:space="0" w:color="auto"/>
        <w:right w:val="none" w:sz="0" w:space="0" w:color="auto"/>
      </w:divBdr>
    </w:div>
    <w:div w:id="1054113004">
      <w:marLeft w:val="640"/>
      <w:marRight w:val="0"/>
      <w:marTop w:val="0"/>
      <w:marBottom w:val="0"/>
      <w:divBdr>
        <w:top w:val="none" w:sz="0" w:space="0" w:color="auto"/>
        <w:left w:val="none" w:sz="0" w:space="0" w:color="auto"/>
        <w:bottom w:val="none" w:sz="0" w:space="0" w:color="auto"/>
        <w:right w:val="none" w:sz="0" w:space="0" w:color="auto"/>
      </w:divBdr>
    </w:div>
    <w:div w:id="1054155710">
      <w:marLeft w:val="640"/>
      <w:marRight w:val="0"/>
      <w:marTop w:val="0"/>
      <w:marBottom w:val="0"/>
      <w:divBdr>
        <w:top w:val="none" w:sz="0" w:space="0" w:color="auto"/>
        <w:left w:val="none" w:sz="0" w:space="0" w:color="auto"/>
        <w:bottom w:val="none" w:sz="0" w:space="0" w:color="auto"/>
        <w:right w:val="none" w:sz="0" w:space="0" w:color="auto"/>
      </w:divBdr>
    </w:div>
    <w:div w:id="1054156847">
      <w:marLeft w:val="640"/>
      <w:marRight w:val="0"/>
      <w:marTop w:val="0"/>
      <w:marBottom w:val="0"/>
      <w:divBdr>
        <w:top w:val="none" w:sz="0" w:space="0" w:color="auto"/>
        <w:left w:val="none" w:sz="0" w:space="0" w:color="auto"/>
        <w:bottom w:val="none" w:sz="0" w:space="0" w:color="auto"/>
        <w:right w:val="none" w:sz="0" w:space="0" w:color="auto"/>
      </w:divBdr>
    </w:div>
    <w:div w:id="1054156948">
      <w:marLeft w:val="640"/>
      <w:marRight w:val="0"/>
      <w:marTop w:val="0"/>
      <w:marBottom w:val="0"/>
      <w:divBdr>
        <w:top w:val="none" w:sz="0" w:space="0" w:color="auto"/>
        <w:left w:val="none" w:sz="0" w:space="0" w:color="auto"/>
        <w:bottom w:val="none" w:sz="0" w:space="0" w:color="auto"/>
        <w:right w:val="none" w:sz="0" w:space="0" w:color="auto"/>
      </w:divBdr>
    </w:div>
    <w:div w:id="1054306467">
      <w:marLeft w:val="640"/>
      <w:marRight w:val="0"/>
      <w:marTop w:val="0"/>
      <w:marBottom w:val="0"/>
      <w:divBdr>
        <w:top w:val="none" w:sz="0" w:space="0" w:color="auto"/>
        <w:left w:val="none" w:sz="0" w:space="0" w:color="auto"/>
        <w:bottom w:val="none" w:sz="0" w:space="0" w:color="auto"/>
        <w:right w:val="none" w:sz="0" w:space="0" w:color="auto"/>
      </w:divBdr>
    </w:div>
    <w:div w:id="1054306471">
      <w:marLeft w:val="640"/>
      <w:marRight w:val="0"/>
      <w:marTop w:val="0"/>
      <w:marBottom w:val="0"/>
      <w:divBdr>
        <w:top w:val="none" w:sz="0" w:space="0" w:color="auto"/>
        <w:left w:val="none" w:sz="0" w:space="0" w:color="auto"/>
        <w:bottom w:val="none" w:sz="0" w:space="0" w:color="auto"/>
        <w:right w:val="none" w:sz="0" w:space="0" w:color="auto"/>
      </w:divBdr>
    </w:div>
    <w:div w:id="1054348371">
      <w:marLeft w:val="640"/>
      <w:marRight w:val="0"/>
      <w:marTop w:val="0"/>
      <w:marBottom w:val="0"/>
      <w:divBdr>
        <w:top w:val="none" w:sz="0" w:space="0" w:color="auto"/>
        <w:left w:val="none" w:sz="0" w:space="0" w:color="auto"/>
        <w:bottom w:val="none" w:sz="0" w:space="0" w:color="auto"/>
        <w:right w:val="none" w:sz="0" w:space="0" w:color="auto"/>
      </w:divBdr>
    </w:div>
    <w:div w:id="1054351562">
      <w:marLeft w:val="640"/>
      <w:marRight w:val="0"/>
      <w:marTop w:val="0"/>
      <w:marBottom w:val="0"/>
      <w:divBdr>
        <w:top w:val="none" w:sz="0" w:space="0" w:color="auto"/>
        <w:left w:val="none" w:sz="0" w:space="0" w:color="auto"/>
        <w:bottom w:val="none" w:sz="0" w:space="0" w:color="auto"/>
        <w:right w:val="none" w:sz="0" w:space="0" w:color="auto"/>
      </w:divBdr>
    </w:div>
    <w:div w:id="1054353994">
      <w:marLeft w:val="640"/>
      <w:marRight w:val="0"/>
      <w:marTop w:val="0"/>
      <w:marBottom w:val="0"/>
      <w:divBdr>
        <w:top w:val="none" w:sz="0" w:space="0" w:color="auto"/>
        <w:left w:val="none" w:sz="0" w:space="0" w:color="auto"/>
        <w:bottom w:val="none" w:sz="0" w:space="0" w:color="auto"/>
        <w:right w:val="none" w:sz="0" w:space="0" w:color="auto"/>
      </w:divBdr>
    </w:div>
    <w:div w:id="1054423236">
      <w:marLeft w:val="640"/>
      <w:marRight w:val="0"/>
      <w:marTop w:val="0"/>
      <w:marBottom w:val="0"/>
      <w:divBdr>
        <w:top w:val="none" w:sz="0" w:space="0" w:color="auto"/>
        <w:left w:val="none" w:sz="0" w:space="0" w:color="auto"/>
        <w:bottom w:val="none" w:sz="0" w:space="0" w:color="auto"/>
        <w:right w:val="none" w:sz="0" w:space="0" w:color="auto"/>
      </w:divBdr>
    </w:div>
    <w:div w:id="1054425199">
      <w:marLeft w:val="640"/>
      <w:marRight w:val="0"/>
      <w:marTop w:val="0"/>
      <w:marBottom w:val="0"/>
      <w:divBdr>
        <w:top w:val="none" w:sz="0" w:space="0" w:color="auto"/>
        <w:left w:val="none" w:sz="0" w:space="0" w:color="auto"/>
        <w:bottom w:val="none" w:sz="0" w:space="0" w:color="auto"/>
        <w:right w:val="none" w:sz="0" w:space="0" w:color="auto"/>
      </w:divBdr>
    </w:div>
    <w:div w:id="1054429280">
      <w:marLeft w:val="640"/>
      <w:marRight w:val="0"/>
      <w:marTop w:val="0"/>
      <w:marBottom w:val="0"/>
      <w:divBdr>
        <w:top w:val="none" w:sz="0" w:space="0" w:color="auto"/>
        <w:left w:val="none" w:sz="0" w:space="0" w:color="auto"/>
        <w:bottom w:val="none" w:sz="0" w:space="0" w:color="auto"/>
        <w:right w:val="none" w:sz="0" w:space="0" w:color="auto"/>
      </w:divBdr>
    </w:div>
    <w:div w:id="1054542598">
      <w:marLeft w:val="640"/>
      <w:marRight w:val="0"/>
      <w:marTop w:val="0"/>
      <w:marBottom w:val="0"/>
      <w:divBdr>
        <w:top w:val="none" w:sz="0" w:space="0" w:color="auto"/>
        <w:left w:val="none" w:sz="0" w:space="0" w:color="auto"/>
        <w:bottom w:val="none" w:sz="0" w:space="0" w:color="auto"/>
        <w:right w:val="none" w:sz="0" w:space="0" w:color="auto"/>
      </w:divBdr>
    </w:div>
    <w:div w:id="1054618506">
      <w:marLeft w:val="640"/>
      <w:marRight w:val="0"/>
      <w:marTop w:val="0"/>
      <w:marBottom w:val="0"/>
      <w:divBdr>
        <w:top w:val="none" w:sz="0" w:space="0" w:color="auto"/>
        <w:left w:val="none" w:sz="0" w:space="0" w:color="auto"/>
        <w:bottom w:val="none" w:sz="0" w:space="0" w:color="auto"/>
        <w:right w:val="none" w:sz="0" w:space="0" w:color="auto"/>
      </w:divBdr>
    </w:div>
    <w:div w:id="1054619926">
      <w:marLeft w:val="640"/>
      <w:marRight w:val="0"/>
      <w:marTop w:val="0"/>
      <w:marBottom w:val="0"/>
      <w:divBdr>
        <w:top w:val="none" w:sz="0" w:space="0" w:color="auto"/>
        <w:left w:val="none" w:sz="0" w:space="0" w:color="auto"/>
        <w:bottom w:val="none" w:sz="0" w:space="0" w:color="auto"/>
        <w:right w:val="none" w:sz="0" w:space="0" w:color="auto"/>
      </w:divBdr>
    </w:div>
    <w:div w:id="1054698987">
      <w:marLeft w:val="640"/>
      <w:marRight w:val="0"/>
      <w:marTop w:val="0"/>
      <w:marBottom w:val="0"/>
      <w:divBdr>
        <w:top w:val="none" w:sz="0" w:space="0" w:color="auto"/>
        <w:left w:val="none" w:sz="0" w:space="0" w:color="auto"/>
        <w:bottom w:val="none" w:sz="0" w:space="0" w:color="auto"/>
        <w:right w:val="none" w:sz="0" w:space="0" w:color="auto"/>
      </w:divBdr>
    </w:div>
    <w:div w:id="1054817020">
      <w:marLeft w:val="640"/>
      <w:marRight w:val="0"/>
      <w:marTop w:val="0"/>
      <w:marBottom w:val="0"/>
      <w:divBdr>
        <w:top w:val="none" w:sz="0" w:space="0" w:color="auto"/>
        <w:left w:val="none" w:sz="0" w:space="0" w:color="auto"/>
        <w:bottom w:val="none" w:sz="0" w:space="0" w:color="auto"/>
        <w:right w:val="none" w:sz="0" w:space="0" w:color="auto"/>
      </w:divBdr>
    </w:div>
    <w:div w:id="1054819270">
      <w:marLeft w:val="640"/>
      <w:marRight w:val="0"/>
      <w:marTop w:val="0"/>
      <w:marBottom w:val="0"/>
      <w:divBdr>
        <w:top w:val="none" w:sz="0" w:space="0" w:color="auto"/>
        <w:left w:val="none" w:sz="0" w:space="0" w:color="auto"/>
        <w:bottom w:val="none" w:sz="0" w:space="0" w:color="auto"/>
        <w:right w:val="none" w:sz="0" w:space="0" w:color="auto"/>
      </w:divBdr>
    </w:div>
    <w:div w:id="1054890195">
      <w:marLeft w:val="640"/>
      <w:marRight w:val="0"/>
      <w:marTop w:val="0"/>
      <w:marBottom w:val="0"/>
      <w:divBdr>
        <w:top w:val="none" w:sz="0" w:space="0" w:color="auto"/>
        <w:left w:val="none" w:sz="0" w:space="0" w:color="auto"/>
        <w:bottom w:val="none" w:sz="0" w:space="0" w:color="auto"/>
        <w:right w:val="none" w:sz="0" w:space="0" w:color="auto"/>
      </w:divBdr>
    </w:div>
    <w:div w:id="1054935856">
      <w:marLeft w:val="640"/>
      <w:marRight w:val="0"/>
      <w:marTop w:val="0"/>
      <w:marBottom w:val="0"/>
      <w:divBdr>
        <w:top w:val="none" w:sz="0" w:space="0" w:color="auto"/>
        <w:left w:val="none" w:sz="0" w:space="0" w:color="auto"/>
        <w:bottom w:val="none" w:sz="0" w:space="0" w:color="auto"/>
        <w:right w:val="none" w:sz="0" w:space="0" w:color="auto"/>
      </w:divBdr>
    </w:div>
    <w:div w:id="1055004232">
      <w:marLeft w:val="640"/>
      <w:marRight w:val="0"/>
      <w:marTop w:val="0"/>
      <w:marBottom w:val="0"/>
      <w:divBdr>
        <w:top w:val="none" w:sz="0" w:space="0" w:color="auto"/>
        <w:left w:val="none" w:sz="0" w:space="0" w:color="auto"/>
        <w:bottom w:val="none" w:sz="0" w:space="0" w:color="auto"/>
        <w:right w:val="none" w:sz="0" w:space="0" w:color="auto"/>
      </w:divBdr>
    </w:div>
    <w:div w:id="1055006749">
      <w:marLeft w:val="640"/>
      <w:marRight w:val="0"/>
      <w:marTop w:val="0"/>
      <w:marBottom w:val="0"/>
      <w:divBdr>
        <w:top w:val="none" w:sz="0" w:space="0" w:color="auto"/>
        <w:left w:val="none" w:sz="0" w:space="0" w:color="auto"/>
        <w:bottom w:val="none" w:sz="0" w:space="0" w:color="auto"/>
        <w:right w:val="none" w:sz="0" w:space="0" w:color="auto"/>
      </w:divBdr>
    </w:div>
    <w:div w:id="1055008544">
      <w:marLeft w:val="640"/>
      <w:marRight w:val="0"/>
      <w:marTop w:val="0"/>
      <w:marBottom w:val="0"/>
      <w:divBdr>
        <w:top w:val="none" w:sz="0" w:space="0" w:color="auto"/>
        <w:left w:val="none" w:sz="0" w:space="0" w:color="auto"/>
        <w:bottom w:val="none" w:sz="0" w:space="0" w:color="auto"/>
        <w:right w:val="none" w:sz="0" w:space="0" w:color="auto"/>
      </w:divBdr>
    </w:div>
    <w:div w:id="1055079811">
      <w:marLeft w:val="640"/>
      <w:marRight w:val="0"/>
      <w:marTop w:val="0"/>
      <w:marBottom w:val="0"/>
      <w:divBdr>
        <w:top w:val="none" w:sz="0" w:space="0" w:color="auto"/>
        <w:left w:val="none" w:sz="0" w:space="0" w:color="auto"/>
        <w:bottom w:val="none" w:sz="0" w:space="0" w:color="auto"/>
        <w:right w:val="none" w:sz="0" w:space="0" w:color="auto"/>
      </w:divBdr>
    </w:div>
    <w:div w:id="1055348631">
      <w:marLeft w:val="640"/>
      <w:marRight w:val="0"/>
      <w:marTop w:val="0"/>
      <w:marBottom w:val="0"/>
      <w:divBdr>
        <w:top w:val="none" w:sz="0" w:space="0" w:color="auto"/>
        <w:left w:val="none" w:sz="0" w:space="0" w:color="auto"/>
        <w:bottom w:val="none" w:sz="0" w:space="0" w:color="auto"/>
        <w:right w:val="none" w:sz="0" w:space="0" w:color="auto"/>
      </w:divBdr>
    </w:div>
    <w:div w:id="1055349317">
      <w:marLeft w:val="640"/>
      <w:marRight w:val="0"/>
      <w:marTop w:val="0"/>
      <w:marBottom w:val="0"/>
      <w:divBdr>
        <w:top w:val="none" w:sz="0" w:space="0" w:color="auto"/>
        <w:left w:val="none" w:sz="0" w:space="0" w:color="auto"/>
        <w:bottom w:val="none" w:sz="0" w:space="0" w:color="auto"/>
        <w:right w:val="none" w:sz="0" w:space="0" w:color="auto"/>
      </w:divBdr>
    </w:div>
    <w:div w:id="1055397793">
      <w:marLeft w:val="640"/>
      <w:marRight w:val="0"/>
      <w:marTop w:val="0"/>
      <w:marBottom w:val="0"/>
      <w:divBdr>
        <w:top w:val="none" w:sz="0" w:space="0" w:color="auto"/>
        <w:left w:val="none" w:sz="0" w:space="0" w:color="auto"/>
        <w:bottom w:val="none" w:sz="0" w:space="0" w:color="auto"/>
        <w:right w:val="none" w:sz="0" w:space="0" w:color="auto"/>
      </w:divBdr>
    </w:div>
    <w:div w:id="1055618025">
      <w:marLeft w:val="640"/>
      <w:marRight w:val="0"/>
      <w:marTop w:val="0"/>
      <w:marBottom w:val="0"/>
      <w:divBdr>
        <w:top w:val="none" w:sz="0" w:space="0" w:color="auto"/>
        <w:left w:val="none" w:sz="0" w:space="0" w:color="auto"/>
        <w:bottom w:val="none" w:sz="0" w:space="0" w:color="auto"/>
        <w:right w:val="none" w:sz="0" w:space="0" w:color="auto"/>
      </w:divBdr>
    </w:div>
    <w:div w:id="1055618274">
      <w:marLeft w:val="640"/>
      <w:marRight w:val="0"/>
      <w:marTop w:val="0"/>
      <w:marBottom w:val="0"/>
      <w:divBdr>
        <w:top w:val="none" w:sz="0" w:space="0" w:color="auto"/>
        <w:left w:val="none" w:sz="0" w:space="0" w:color="auto"/>
        <w:bottom w:val="none" w:sz="0" w:space="0" w:color="auto"/>
        <w:right w:val="none" w:sz="0" w:space="0" w:color="auto"/>
      </w:divBdr>
    </w:div>
    <w:div w:id="1055620382">
      <w:marLeft w:val="640"/>
      <w:marRight w:val="0"/>
      <w:marTop w:val="0"/>
      <w:marBottom w:val="0"/>
      <w:divBdr>
        <w:top w:val="none" w:sz="0" w:space="0" w:color="auto"/>
        <w:left w:val="none" w:sz="0" w:space="0" w:color="auto"/>
        <w:bottom w:val="none" w:sz="0" w:space="0" w:color="auto"/>
        <w:right w:val="none" w:sz="0" w:space="0" w:color="auto"/>
      </w:divBdr>
    </w:div>
    <w:div w:id="1055660912">
      <w:marLeft w:val="640"/>
      <w:marRight w:val="0"/>
      <w:marTop w:val="0"/>
      <w:marBottom w:val="0"/>
      <w:divBdr>
        <w:top w:val="none" w:sz="0" w:space="0" w:color="auto"/>
        <w:left w:val="none" w:sz="0" w:space="0" w:color="auto"/>
        <w:bottom w:val="none" w:sz="0" w:space="0" w:color="auto"/>
        <w:right w:val="none" w:sz="0" w:space="0" w:color="auto"/>
      </w:divBdr>
    </w:div>
    <w:div w:id="1055663195">
      <w:marLeft w:val="640"/>
      <w:marRight w:val="0"/>
      <w:marTop w:val="0"/>
      <w:marBottom w:val="0"/>
      <w:divBdr>
        <w:top w:val="none" w:sz="0" w:space="0" w:color="auto"/>
        <w:left w:val="none" w:sz="0" w:space="0" w:color="auto"/>
        <w:bottom w:val="none" w:sz="0" w:space="0" w:color="auto"/>
        <w:right w:val="none" w:sz="0" w:space="0" w:color="auto"/>
      </w:divBdr>
    </w:div>
    <w:div w:id="1055811002">
      <w:marLeft w:val="640"/>
      <w:marRight w:val="0"/>
      <w:marTop w:val="0"/>
      <w:marBottom w:val="0"/>
      <w:divBdr>
        <w:top w:val="none" w:sz="0" w:space="0" w:color="auto"/>
        <w:left w:val="none" w:sz="0" w:space="0" w:color="auto"/>
        <w:bottom w:val="none" w:sz="0" w:space="0" w:color="auto"/>
        <w:right w:val="none" w:sz="0" w:space="0" w:color="auto"/>
      </w:divBdr>
    </w:div>
    <w:div w:id="1055854659">
      <w:marLeft w:val="640"/>
      <w:marRight w:val="0"/>
      <w:marTop w:val="0"/>
      <w:marBottom w:val="0"/>
      <w:divBdr>
        <w:top w:val="none" w:sz="0" w:space="0" w:color="auto"/>
        <w:left w:val="none" w:sz="0" w:space="0" w:color="auto"/>
        <w:bottom w:val="none" w:sz="0" w:space="0" w:color="auto"/>
        <w:right w:val="none" w:sz="0" w:space="0" w:color="auto"/>
      </w:divBdr>
    </w:div>
    <w:div w:id="1055857944">
      <w:marLeft w:val="640"/>
      <w:marRight w:val="0"/>
      <w:marTop w:val="0"/>
      <w:marBottom w:val="0"/>
      <w:divBdr>
        <w:top w:val="none" w:sz="0" w:space="0" w:color="auto"/>
        <w:left w:val="none" w:sz="0" w:space="0" w:color="auto"/>
        <w:bottom w:val="none" w:sz="0" w:space="0" w:color="auto"/>
        <w:right w:val="none" w:sz="0" w:space="0" w:color="auto"/>
      </w:divBdr>
    </w:div>
    <w:div w:id="1055859382">
      <w:marLeft w:val="640"/>
      <w:marRight w:val="0"/>
      <w:marTop w:val="0"/>
      <w:marBottom w:val="0"/>
      <w:divBdr>
        <w:top w:val="none" w:sz="0" w:space="0" w:color="auto"/>
        <w:left w:val="none" w:sz="0" w:space="0" w:color="auto"/>
        <w:bottom w:val="none" w:sz="0" w:space="0" w:color="auto"/>
        <w:right w:val="none" w:sz="0" w:space="0" w:color="auto"/>
      </w:divBdr>
    </w:div>
    <w:div w:id="1055930436">
      <w:marLeft w:val="640"/>
      <w:marRight w:val="0"/>
      <w:marTop w:val="0"/>
      <w:marBottom w:val="0"/>
      <w:divBdr>
        <w:top w:val="none" w:sz="0" w:space="0" w:color="auto"/>
        <w:left w:val="none" w:sz="0" w:space="0" w:color="auto"/>
        <w:bottom w:val="none" w:sz="0" w:space="0" w:color="auto"/>
        <w:right w:val="none" w:sz="0" w:space="0" w:color="auto"/>
      </w:divBdr>
    </w:div>
    <w:div w:id="1055930971">
      <w:marLeft w:val="640"/>
      <w:marRight w:val="0"/>
      <w:marTop w:val="0"/>
      <w:marBottom w:val="0"/>
      <w:divBdr>
        <w:top w:val="none" w:sz="0" w:space="0" w:color="auto"/>
        <w:left w:val="none" w:sz="0" w:space="0" w:color="auto"/>
        <w:bottom w:val="none" w:sz="0" w:space="0" w:color="auto"/>
        <w:right w:val="none" w:sz="0" w:space="0" w:color="auto"/>
      </w:divBdr>
    </w:div>
    <w:div w:id="1056047909">
      <w:marLeft w:val="640"/>
      <w:marRight w:val="0"/>
      <w:marTop w:val="0"/>
      <w:marBottom w:val="0"/>
      <w:divBdr>
        <w:top w:val="none" w:sz="0" w:space="0" w:color="auto"/>
        <w:left w:val="none" w:sz="0" w:space="0" w:color="auto"/>
        <w:bottom w:val="none" w:sz="0" w:space="0" w:color="auto"/>
        <w:right w:val="none" w:sz="0" w:space="0" w:color="auto"/>
      </w:divBdr>
    </w:div>
    <w:div w:id="1056199132">
      <w:marLeft w:val="640"/>
      <w:marRight w:val="0"/>
      <w:marTop w:val="0"/>
      <w:marBottom w:val="0"/>
      <w:divBdr>
        <w:top w:val="none" w:sz="0" w:space="0" w:color="auto"/>
        <w:left w:val="none" w:sz="0" w:space="0" w:color="auto"/>
        <w:bottom w:val="none" w:sz="0" w:space="0" w:color="auto"/>
        <w:right w:val="none" w:sz="0" w:space="0" w:color="auto"/>
      </w:divBdr>
    </w:div>
    <w:div w:id="1056392720">
      <w:marLeft w:val="640"/>
      <w:marRight w:val="0"/>
      <w:marTop w:val="0"/>
      <w:marBottom w:val="0"/>
      <w:divBdr>
        <w:top w:val="none" w:sz="0" w:space="0" w:color="auto"/>
        <w:left w:val="none" w:sz="0" w:space="0" w:color="auto"/>
        <w:bottom w:val="none" w:sz="0" w:space="0" w:color="auto"/>
        <w:right w:val="none" w:sz="0" w:space="0" w:color="auto"/>
      </w:divBdr>
    </w:div>
    <w:div w:id="1056392878">
      <w:marLeft w:val="640"/>
      <w:marRight w:val="0"/>
      <w:marTop w:val="0"/>
      <w:marBottom w:val="0"/>
      <w:divBdr>
        <w:top w:val="none" w:sz="0" w:space="0" w:color="auto"/>
        <w:left w:val="none" w:sz="0" w:space="0" w:color="auto"/>
        <w:bottom w:val="none" w:sz="0" w:space="0" w:color="auto"/>
        <w:right w:val="none" w:sz="0" w:space="0" w:color="auto"/>
      </w:divBdr>
    </w:div>
    <w:div w:id="1056393313">
      <w:marLeft w:val="640"/>
      <w:marRight w:val="0"/>
      <w:marTop w:val="0"/>
      <w:marBottom w:val="0"/>
      <w:divBdr>
        <w:top w:val="none" w:sz="0" w:space="0" w:color="auto"/>
        <w:left w:val="none" w:sz="0" w:space="0" w:color="auto"/>
        <w:bottom w:val="none" w:sz="0" w:space="0" w:color="auto"/>
        <w:right w:val="none" w:sz="0" w:space="0" w:color="auto"/>
      </w:divBdr>
    </w:div>
    <w:div w:id="1056582497">
      <w:marLeft w:val="640"/>
      <w:marRight w:val="0"/>
      <w:marTop w:val="0"/>
      <w:marBottom w:val="0"/>
      <w:divBdr>
        <w:top w:val="none" w:sz="0" w:space="0" w:color="auto"/>
        <w:left w:val="none" w:sz="0" w:space="0" w:color="auto"/>
        <w:bottom w:val="none" w:sz="0" w:space="0" w:color="auto"/>
        <w:right w:val="none" w:sz="0" w:space="0" w:color="auto"/>
      </w:divBdr>
    </w:div>
    <w:div w:id="1056584935">
      <w:marLeft w:val="640"/>
      <w:marRight w:val="0"/>
      <w:marTop w:val="0"/>
      <w:marBottom w:val="0"/>
      <w:divBdr>
        <w:top w:val="none" w:sz="0" w:space="0" w:color="auto"/>
        <w:left w:val="none" w:sz="0" w:space="0" w:color="auto"/>
        <w:bottom w:val="none" w:sz="0" w:space="0" w:color="auto"/>
        <w:right w:val="none" w:sz="0" w:space="0" w:color="auto"/>
      </w:divBdr>
    </w:div>
    <w:div w:id="1056665112">
      <w:marLeft w:val="640"/>
      <w:marRight w:val="0"/>
      <w:marTop w:val="0"/>
      <w:marBottom w:val="0"/>
      <w:divBdr>
        <w:top w:val="none" w:sz="0" w:space="0" w:color="auto"/>
        <w:left w:val="none" w:sz="0" w:space="0" w:color="auto"/>
        <w:bottom w:val="none" w:sz="0" w:space="0" w:color="auto"/>
        <w:right w:val="none" w:sz="0" w:space="0" w:color="auto"/>
      </w:divBdr>
    </w:div>
    <w:div w:id="1056665692">
      <w:marLeft w:val="640"/>
      <w:marRight w:val="0"/>
      <w:marTop w:val="0"/>
      <w:marBottom w:val="0"/>
      <w:divBdr>
        <w:top w:val="none" w:sz="0" w:space="0" w:color="auto"/>
        <w:left w:val="none" w:sz="0" w:space="0" w:color="auto"/>
        <w:bottom w:val="none" w:sz="0" w:space="0" w:color="auto"/>
        <w:right w:val="none" w:sz="0" w:space="0" w:color="auto"/>
      </w:divBdr>
    </w:div>
    <w:div w:id="1056976093">
      <w:marLeft w:val="640"/>
      <w:marRight w:val="0"/>
      <w:marTop w:val="0"/>
      <w:marBottom w:val="0"/>
      <w:divBdr>
        <w:top w:val="none" w:sz="0" w:space="0" w:color="auto"/>
        <w:left w:val="none" w:sz="0" w:space="0" w:color="auto"/>
        <w:bottom w:val="none" w:sz="0" w:space="0" w:color="auto"/>
        <w:right w:val="none" w:sz="0" w:space="0" w:color="auto"/>
      </w:divBdr>
    </w:div>
    <w:div w:id="1057123575">
      <w:marLeft w:val="640"/>
      <w:marRight w:val="0"/>
      <w:marTop w:val="0"/>
      <w:marBottom w:val="0"/>
      <w:divBdr>
        <w:top w:val="none" w:sz="0" w:space="0" w:color="auto"/>
        <w:left w:val="none" w:sz="0" w:space="0" w:color="auto"/>
        <w:bottom w:val="none" w:sz="0" w:space="0" w:color="auto"/>
        <w:right w:val="none" w:sz="0" w:space="0" w:color="auto"/>
      </w:divBdr>
    </w:div>
    <w:div w:id="1057168155">
      <w:marLeft w:val="640"/>
      <w:marRight w:val="0"/>
      <w:marTop w:val="0"/>
      <w:marBottom w:val="0"/>
      <w:divBdr>
        <w:top w:val="none" w:sz="0" w:space="0" w:color="auto"/>
        <w:left w:val="none" w:sz="0" w:space="0" w:color="auto"/>
        <w:bottom w:val="none" w:sz="0" w:space="0" w:color="auto"/>
        <w:right w:val="none" w:sz="0" w:space="0" w:color="auto"/>
      </w:divBdr>
    </w:div>
    <w:div w:id="1057170012">
      <w:marLeft w:val="640"/>
      <w:marRight w:val="0"/>
      <w:marTop w:val="0"/>
      <w:marBottom w:val="0"/>
      <w:divBdr>
        <w:top w:val="none" w:sz="0" w:space="0" w:color="auto"/>
        <w:left w:val="none" w:sz="0" w:space="0" w:color="auto"/>
        <w:bottom w:val="none" w:sz="0" w:space="0" w:color="auto"/>
        <w:right w:val="none" w:sz="0" w:space="0" w:color="auto"/>
      </w:divBdr>
    </w:div>
    <w:div w:id="1057246876">
      <w:marLeft w:val="640"/>
      <w:marRight w:val="0"/>
      <w:marTop w:val="0"/>
      <w:marBottom w:val="0"/>
      <w:divBdr>
        <w:top w:val="none" w:sz="0" w:space="0" w:color="auto"/>
        <w:left w:val="none" w:sz="0" w:space="0" w:color="auto"/>
        <w:bottom w:val="none" w:sz="0" w:space="0" w:color="auto"/>
        <w:right w:val="none" w:sz="0" w:space="0" w:color="auto"/>
      </w:divBdr>
    </w:div>
    <w:div w:id="1057362587">
      <w:marLeft w:val="640"/>
      <w:marRight w:val="0"/>
      <w:marTop w:val="0"/>
      <w:marBottom w:val="0"/>
      <w:divBdr>
        <w:top w:val="none" w:sz="0" w:space="0" w:color="auto"/>
        <w:left w:val="none" w:sz="0" w:space="0" w:color="auto"/>
        <w:bottom w:val="none" w:sz="0" w:space="0" w:color="auto"/>
        <w:right w:val="none" w:sz="0" w:space="0" w:color="auto"/>
      </w:divBdr>
    </w:div>
    <w:div w:id="1057431670">
      <w:marLeft w:val="640"/>
      <w:marRight w:val="0"/>
      <w:marTop w:val="0"/>
      <w:marBottom w:val="0"/>
      <w:divBdr>
        <w:top w:val="none" w:sz="0" w:space="0" w:color="auto"/>
        <w:left w:val="none" w:sz="0" w:space="0" w:color="auto"/>
        <w:bottom w:val="none" w:sz="0" w:space="0" w:color="auto"/>
        <w:right w:val="none" w:sz="0" w:space="0" w:color="auto"/>
      </w:divBdr>
    </w:div>
    <w:div w:id="1057506476">
      <w:marLeft w:val="640"/>
      <w:marRight w:val="0"/>
      <w:marTop w:val="0"/>
      <w:marBottom w:val="0"/>
      <w:divBdr>
        <w:top w:val="none" w:sz="0" w:space="0" w:color="auto"/>
        <w:left w:val="none" w:sz="0" w:space="0" w:color="auto"/>
        <w:bottom w:val="none" w:sz="0" w:space="0" w:color="auto"/>
        <w:right w:val="none" w:sz="0" w:space="0" w:color="auto"/>
      </w:divBdr>
    </w:div>
    <w:div w:id="1057558548">
      <w:marLeft w:val="640"/>
      <w:marRight w:val="0"/>
      <w:marTop w:val="0"/>
      <w:marBottom w:val="0"/>
      <w:divBdr>
        <w:top w:val="none" w:sz="0" w:space="0" w:color="auto"/>
        <w:left w:val="none" w:sz="0" w:space="0" w:color="auto"/>
        <w:bottom w:val="none" w:sz="0" w:space="0" w:color="auto"/>
        <w:right w:val="none" w:sz="0" w:space="0" w:color="auto"/>
      </w:divBdr>
    </w:div>
    <w:div w:id="1057632145">
      <w:marLeft w:val="640"/>
      <w:marRight w:val="0"/>
      <w:marTop w:val="0"/>
      <w:marBottom w:val="0"/>
      <w:divBdr>
        <w:top w:val="none" w:sz="0" w:space="0" w:color="auto"/>
        <w:left w:val="none" w:sz="0" w:space="0" w:color="auto"/>
        <w:bottom w:val="none" w:sz="0" w:space="0" w:color="auto"/>
        <w:right w:val="none" w:sz="0" w:space="0" w:color="auto"/>
      </w:divBdr>
    </w:div>
    <w:div w:id="1057778617">
      <w:bodyDiv w:val="1"/>
      <w:marLeft w:val="0"/>
      <w:marRight w:val="0"/>
      <w:marTop w:val="0"/>
      <w:marBottom w:val="0"/>
      <w:divBdr>
        <w:top w:val="none" w:sz="0" w:space="0" w:color="auto"/>
        <w:left w:val="none" w:sz="0" w:space="0" w:color="auto"/>
        <w:bottom w:val="none" w:sz="0" w:space="0" w:color="auto"/>
        <w:right w:val="none" w:sz="0" w:space="0" w:color="auto"/>
      </w:divBdr>
    </w:div>
    <w:div w:id="1057779342">
      <w:marLeft w:val="640"/>
      <w:marRight w:val="0"/>
      <w:marTop w:val="0"/>
      <w:marBottom w:val="0"/>
      <w:divBdr>
        <w:top w:val="none" w:sz="0" w:space="0" w:color="auto"/>
        <w:left w:val="none" w:sz="0" w:space="0" w:color="auto"/>
        <w:bottom w:val="none" w:sz="0" w:space="0" w:color="auto"/>
        <w:right w:val="none" w:sz="0" w:space="0" w:color="auto"/>
      </w:divBdr>
    </w:div>
    <w:div w:id="1057824621">
      <w:marLeft w:val="640"/>
      <w:marRight w:val="0"/>
      <w:marTop w:val="0"/>
      <w:marBottom w:val="0"/>
      <w:divBdr>
        <w:top w:val="none" w:sz="0" w:space="0" w:color="auto"/>
        <w:left w:val="none" w:sz="0" w:space="0" w:color="auto"/>
        <w:bottom w:val="none" w:sz="0" w:space="0" w:color="auto"/>
        <w:right w:val="none" w:sz="0" w:space="0" w:color="auto"/>
      </w:divBdr>
    </w:div>
    <w:div w:id="1057826716">
      <w:marLeft w:val="640"/>
      <w:marRight w:val="0"/>
      <w:marTop w:val="0"/>
      <w:marBottom w:val="0"/>
      <w:divBdr>
        <w:top w:val="none" w:sz="0" w:space="0" w:color="auto"/>
        <w:left w:val="none" w:sz="0" w:space="0" w:color="auto"/>
        <w:bottom w:val="none" w:sz="0" w:space="0" w:color="auto"/>
        <w:right w:val="none" w:sz="0" w:space="0" w:color="auto"/>
      </w:divBdr>
    </w:div>
    <w:div w:id="1057970210">
      <w:marLeft w:val="640"/>
      <w:marRight w:val="0"/>
      <w:marTop w:val="0"/>
      <w:marBottom w:val="0"/>
      <w:divBdr>
        <w:top w:val="none" w:sz="0" w:space="0" w:color="auto"/>
        <w:left w:val="none" w:sz="0" w:space="0" w:color="auto"/>
        <w:bottom w:val="none" w:sz="0" w:space="0" w:color="auto"/>
        <w:right w:val="none" w:sz="0" w:space="0" w:color="auto"/>
      </w:divBdr>
    </w:div>
    <w:div w:id="1057971817">
      <w:marLeft w:val="640"/>
      <w:marRight w:val="0"/>
      <w:marTop w:val="0"/>
      <w:marBottom w:val="0"/>
      <w:divBdr>
        <w:top w:val="none" w:sz="0" w:space="0" w:color="auto"/>
        <w:left w:val="none" w:sz="0" w:space="0" w:color="auto"/>
        <w:bottom w:val="none" w:sz="0" w:space="0" w:color="auto"/>
        <w:right w:val="none" w:sz="0" w:space="0" w:color="auto"/>
      </w:divBdr>
    </w:div>
    <w:div w:id="1058014767">
      <w:marLeft w:val="640"/>
      <w:marRight w:val="0"/>
      <w:marTop w:val="0"/>
      <w:marBottom w:val="0"/>
      <w:divBdr>
        <w:top w:val="none" w:sz="0" w:space="0" w:color="auto"/>
        <w:left w:val="none" w:sz="0" w:space="0" w:color="auto"/>
        <w:bottom w:val="none" w:sz="0" w:space="0" w:color="auto"/>
        <w:right w:val="none" w:sz="0" w:space="0" w:color="auto"/>
      </w:divBdr>
    </w:div>
    <w:div w:id="1058018300">
      <w:marLeft w:val="640"/>
      <w:marRight w:val="0"/>
      <w:marTop w:val="0"/>
      <w:marBottom w:val="0"/>
      <w:divBdr>
        <w:top w:val="none" w:sz="0" w:space="0" w:color="auto"/>
        <w:left w:val="none" w:sz="0" w:space="0" w:color="auto"/>
        <w:bottom w:val="none" w:sz="0" w:space="0" w:color="auto"/>
        <w:right w:val="none" w:sz="0" w:space="0" w:color="auto"/>
      </w:divBdr>
    </w:div>
    <w:div w:id="1058094575">
      <w:marLeft w:val="640"/>
      <w:marRight w:val="0"/>
      <w:marTop w:val="0"/>
      <w:marBottom w:val="0"/>
      <w:divBdr>
        <w:top w:val="none" w:sz="0" w:space="0" w:color="auto"/>
        <w:left w:val="none" w:sz="0" w:space="0" w:color="auto"/>
        <w:bottom w:val="none" w:sz="0" w:space="0" w:color="auto"/>
        <w:right w:val="none" w:sz="0" w:space="0" w:color="auto"/>
      </w:divBdr>
    </w:div>
    <w:div w:id="1058167121">
      <w:marLeft w:val="640"/>
      <w:marRight w:val="0"/>
      <w:marTop w:val="0"/>
      <w:marBottom w:val="0"/>
      <w:divBdr>
        <w:top w:val="none" w:sz="0" w:space="0" w:color="auto"/>
        <w:left w:val="none" w:sz="0" w:space="0" w:color="auto"/>
        <w:bottom w:val="none" w:sz="0" w:space="0" w:color="auto"/>
        <w:right w:val="none" w:sz="0" w:space="0" w:color="auto"/>
      </w:divBdr>
    </w:div>
    <w:div w:id="1058438848">
      <w:marLeft w:val="640"/>
      <w:marRight w:val="0"/>
      <w:marTop w:val="0"/>
      <w:marBottom w:val="0"/>
      <w:divBdr>
        <w:top w:val="none" w:sz="0" w:space="0" w:color="auto"/>
        <w:left w:val="none" w:sz="0" w:space="0" w:color="auto"/>
        <w:bottom w:val="none" w:sz="0" w:space="0" w:color="auto"/>
        <w:right w:val="none" w:sz="0" w:space="0" w:color="auto"/>
      </w:divBdr>
    </w:div>
    <w:div w:id="1058624757">
      <w:marLeft w:val="640"/>
      <w:marRight w:val="0"/>
      <w:marTop w:val="0"/>
      <w:marBottom w:val="0"/>
      <w:divBdr>
        <w:top w:val="none" w:sz="0" w:space="0" w:color="auto"/>
        <w:left w:val="none" w:sz="0" w:space="0" w:color="auto"/>
        <w:bottom w:val="none" w:sz="0" w:space="0" w:color="auto"/>
        <w:right w:val="none" w:sz="0" w:space="0" w:color="auto"/>
      </w:divBdr>
    </w:div>
    <w:div w:id="1058748486">
      <w:marLeft w:val="640"/>
      <w:marRight w:val="0"/>
      <w:marTop w:val="0"/>
      <w:marBottom w:val="0"/>
      <w:divBdr>
        <w:top w:val="none" w:sz="0" w:space="0" w:color="auto"/>
        <w:left w:val="none" w:sz="0" w:space="0" w:color="auto"/>
        <w:bottom w:val="none" w:sz="0" w:space="0" w:color="auto"/>
        <w:right w:val="none" w:sz="0" w:space="0" w:color="auto"/>
      </w:divBdr>
    </w:div>
    <w:div w:id="1058820443">
      <w:marLeft w:val="640"/>
      <w:marRight w:val="0"/>
      <w:marTop w:val="0"/>
      <w:marBottom w:val="0"/>
      <w:divBdr>
        <w:top w:val="none" w:sz="0" w:space="0" w:color="auto"/>
        <w:left w:val="none" w:sz="0" w:space="0" w:color="auto"/>
        <w:bottom w:val="none" w:sz="0" w:space="0" w:color="auto"/>
        <w:right w:val="none" w:sz="0" w:space="0" w:color="auto"/>
      </w:divBdr>
    </w:div>
    <w:div w:id="1058825207">
      <w:marLeft w:val="640"/>
      <w:marRight w:val="0"/>
      <w:marTop w:val="0"/>
      <w:marBottom w:val="0"/>
      <w:divBdr>
        <w:top w:val="none" w:sz="0" w:space="0" w:color="auto"/>
        <w:left w:val="none" w:sz="0" w:space="0" w:color="auto"/>
        <w:bottom w:val="none" w:sz="0" w:space="0" w:color="auto"/>
        <w:right w:val="none" w:sz="0" w:space="0" w:color="auto"/>
      </w:divBdr>
    </w:div>
    <w:div w:id="1058893555">
      <w:marLeft w:val="640"/>
      <w:marRight w:val="0"/>
      <w:marTop w:val="0"/>
      <w:marBottom w:val="0"/>
      <w:divBdr>
        <w:top w:val="none" w:sz="0" w:space="0" w:color="auto"/>
        <w:left w:val="none" w:sz="0" w:space="0" w:color="auto"/>
        <w:bottom w:val="none" w:sz="0" w:space="0" w:color="auto"/>
        <w:right w:val="none" w:sz="0" w:space="0" w:color="auto"/>
      </w:divBdr>
    </w:div>
    <w:div w:id="1058896678">
      <w:marLeft w:val="640"/>
      <w:marRight w:val="0"/>
      <w:marTop w:val="0"/>
      <w:marBottom w:val="0"/>
      <w:divBdr>
        <w:top w:val="none" w:sz="0" w:space="0" w:color="auto"/>
        <w:left w:val="none" w:sz="0" w:space="0" w:color="auto"/>
        <w:bottom w:val="none" w:sz="0" w:space="0" w:color="auto"/>
        <w:right w:val="none" w:sz="0" w:space="0" w:color="auto"/>
      </w:divBdr>
    </w:div>
    <w:div w:id="1058942397">
      <w:marLeft w:val="640"/>
      <w:marRight w:val="0"/>
      <w:marTop w:val="0"/>
      <w:marBottom w:val="0"/>
      <w:divBdr>
        <w:top w:val="none" w:sz="0" w:space="0" w:color="auto"/>
        <w:left w:val="none" w:sz="0" w:space="0" w:color="auto"/>
        <w:bottom w:val="none" w:sz="0" w:space="0" w:color="auto"/>
        <w:right w:val="none" w:sz="0" w:space="0" w:color="auto"/>
      </w:divBdr>
    </w:div>
    <w:div w:id="1059129292">
      <w:marLeft w:val="640"/>
      <w:marRight w:val="0"/>
      <w:marTop w:val="0"/>
      <w:marBottom w:val="0"/>
      <w:divBdr>
        <w:top w:val="none" w:sz="0" w:space="0" w:color="auto"/>
        <w:left w:val="none" w:sz="0" w:space="0" w:color="auto"/>
        <w:bottom w:val="none" w:sz="0" w:space="0" w:color="auto"/>
        <w:right w:val="none" w:sz="0" w:space="0" w:color="auto"/>
      </w:divBdr>
    </w:div>
    <w:div w:id="1059132232">
      <w:marLeft w:val="640"/>
      <w:marRight w:val="0"/>
      <w:marTop w:val="0"/>
      <w:marBottom w:val="0"/>
      <w:divBdr>
        <w:top w:val="none" w:sz="0" w:space="0" w:color="auto"/>
        <w:left w:val="none" w:sz="0" w:space="0" w:color="auto"/>
        <w:bottom w:val="none" w:sz="0" w:space="0" w:color="auto"/>
        <w:right w:val="none" w:sz="0" w:space="0" w:color="auto"/>
      </w:divBdr>
    </w:div>
    <w:div w:id="1059135631">
      <w:marLeft w:val="640"/>
      <w:marRight w:val="0"/>
      <w:marTop w:val="0"/>
      <w:marBottom w:val="0"/>
      <w:divBdr>
        <w:top w:val="none" w:sz="0" w:space="0" w:color="auto"/>
        <w:left w:val="none" w:sz="0" w:space="0" w:color="auto"/>
        <w:bottom w:val="none" w:sz="0" w:space="0" w:color="auto"/>
        <w:right w:val="none" w:sz="0" w:space="0" w:color="auto"/>
      </w:divBdr>
    </w:div>
    <w:div w:id="1059209181">
      <w:marLeft w:val="640"/>
      <w:marRight w:val="0"/>
      <w:marTop w:val="0"/>
      <w:marBottom w:val="0"/>
      <w:divBdr>
        <w:top w:val="none" w:sz="0" w:space="0" w:color="auto"/>
        <w:left w:val="none" w:sz="0" w:space="0" w:color="auto"/>
        <w:bottom w:val="none" w:sz="0" w:space="0" w:color="auto"/>
        <w:right w:val="none" w:sz="0" w:space="0" w:color="auto"/>
      </w:divBdr>
    </w:div>
    <w:div w:id="1059327045">
      <w:marLeft w:val="640"/>
      <w:marRight w:val="0"/>
      <w:marTop w:val="0"/>
      <w:marBottom w:val="0"/>
      <w:divBdr>
        <w:top w:val="none" w:sz="0" w:space="0" w:color="auto"/>
        <w:left w:val="none" w:sz="0" w:space="0" w:color="auto"/>
        <w:bottom w:val="none" w:sz="0" w:space="0" w:color="auto"/>
        <w:right w:val="none" w:sz="0" w:space="0" w:color="auto"/>
      </w:divBdr>
    </w:div>
    <w:div w:id="1059327770">
      <w:marLeft w:val="640"/>
      <w:marRight w:val="0"/>
      <w:marTop w:val="0"/>
      <w:marBottom w:val="0"/>
      <w:divBdr>
        <w:top w:val="none" w:sz="0" w:space="0" w:color="auto"/>
        <w:left w:val="none" w:sz="0" w:space="0" w:color="auto"/>
        <w:bottom w:val="none" w:sz="0" w:space="0" w:color="auto"/>
        <w:right w:val="none" w:sz="0" w:space="0" w:color="auto"/>
      </w:divBdr>
    </w:div>
    <w:div w:id="1059330308">
      <w:marLeft w:val="640"/>
      <w:marRight w:val="0"/>
      <w:marTop w:val="0"/>
      <w:marBottom w:val="0"/>
      <w:divBdr>
        <w:top w:val="none" w:sz="0" w:space="0" w:color="auto"/>
        <w:left w:val="none" w:sz="0" w:space="0" w:color="auto"/>
        <w:bottom w:val="none" w:sz="0" w:space="0" w:color="auto"/>
        <w:right w:val="none" w:sz="0" w:space="0" w:color="auto"/>
      </w:divBdr>
    </w:div>
    <w:div w:id="1059401523">
      <w:marLeft w:val="640"/>
      <w:marRight w:val="0"/>
      <w:marTop w:val="0"/>
      <w:marBottom w:val="0"/>
      <w:divBdr>
        <w:top w:val="none" w:sz="0" w:space="0" w:color="auto"/>
        <w:left w:val="none" w:sz="0" w:space="0" w:color="auto"/>
        <w:bottom w:val="none" w:sz="0" w:space="0" w:color="auto"/>
        <w:right w:val="none" w:sz="0" w:space="0" w:color="auto"/>
      </w:divBdr>
    </w:div>
    <w:div w:id="1059406022">
      <w:marLeft w:val="640"/>
      <w:marRight w:val="0"/>
      <w:marTop w:val="0"/>
      <w:marBottom w:val="0"/>
      <w:divBdr>
        <w:top w:val="none" w:sz="0" w:space="0" w:color="auto"/>
        <w:left w:val="none" w:sz="0" w:space="0" w:color="auto"/>
        <w:bottom w:val="none" w:sz="0" w:space="0" w:color="auto"/>
        <w:right w:val="none" w:sz="0" w:space="0" w:color="auto"/>
      </w:divBdr>
    </w:div>
    <w:div w:id="1059547458">
      <w:marLeft w:val="640"/>
      <w:marRight w:val="0"/>
      <w:marTop w:val="0"/>
      <w:marBottom w:val="0"/>
      <w:divBdr>
        <w:top w:val="none" w:sz="0" w:space="0" w:color="auto"/>
        <w:left w:val="none" w:sz="0" w:space="0" w:color="auto"/>
        <w:bottom w:val="none" w:sz="0" w:space="0" w:color="auto"/>
        <w:right w:val="none" w:sz="0" w:space="0" w:color="auto"/>
      </w:divBdr>
    </w:div>
    <w:div w:id="1059665710">
      <w:marLeft w:val="640"/>
      <w:marRight w:val="0"/>
      <w:marTop w:val="0"/>
      <w:marBottom w:val="0"/>
      <w:divBdr>
        <w:top w:val="none" w:sz="0" w:space="0" w:color="auto"/>
        <w:left w:val="none" w:sz="0" w:space="0" w:color="auto"/>
        <w:bottom w:val="none" w:sz="0" w:space="0" w:color="auto"/>
        <w:right w:val="none" w:sz="0" w:space="0" w:color="auto"/>
      </w:divBdr>
    </w:div>
    <w:div w:id="1059668895">
      <w:marLeft w:val="640"/>
      <w:marRight w:val="0"/>
      <w:marTop w:val="0"/>
      <w:marBottom w:val="0"/>
      <w:divBdr>
        <w:top w:val="none" w:sz="0" w:space="0" w:color="auto"/>
        <w:left w:val="none" w:sz="0" w:space="0" w:color="auto"/>
        <w:bottom w:val="none" w:sz="0" w:space="0" w:color="auto"/>
        <w:right w:val="none" w:sz="0" w:space="0" w:color="auto"/>
      </w:divBdr>
    </w:div>
    <w:div w:id="1059744655">
      <w:marLeft w:val="640"/>
      <w:marRight w:val="0"/>
      <w:marTop w:val="0"/>
      <w:marBottom w:val="0"/>
      <w:divBdr>
        <w:top w:val="none" w:sz="0" w:space="0" w:color="auto"/>
        <w:left w:val="none" w:sz="0" w:space="0" w:color="auto"/>
        <w:bottom w:val="none" w:sz="0" w:space="0" w:color="auto"/>
        <w:right w:val="none" w:sz="0" w:space="0" w:color="auto"/>
      </w:divBdr>
    </w:div>
    <w:div w:id="1059745873">
      <w:marLeft w:val="640"/>
      <w:marRight w:val="0"/>
      <w:marTop w:val="0"/>
      <w:marBottom w:val="0"/>
      <w:divBdr>
        <w:top w:val="none" w:sz="0" w:space="0" w:color="auto"/>
        <w:left w:val="none" w:sz="0" w:space="0" w:color="auto"/>
        <w:bottom w:val="none" w:sz="0" w:space="0" w:color="auto"/>
        <w:right w:val="none" w:sz="0" w:space="0" w:color="auto"/>
      </w:divBdr>
    </w:div>
    <w:div w:id="1059785426">
      <w:marLeft w:val="640"/>
      <w:marRight w:val="0"/>
      <w:marTop w:val="0"/>
      <w:marBottom w:val="0"/>
      <w:divBdr>
        <w:top w:val="none" w:sz="0" w:space="0" w:color="auto"/>
        <w:left w:val="none" w:sz="0" w:space="0" w:color="auto"/>
        <w:bottom w:val="none" w:sz="0" w:space="0" w:color="auto"/>
        <w:right w:val="none" w:sz="0" w:space="0" w:color="auto"/>
      </w:divBdr>
    </w:div>
    <w:div w:id="1059859646">
      <w:marLeft w:val="640"/>
      <w:marRight w:val="0"/>
      <w:marTop w:val="0"/>
      <w:marBottom w:val="0"/>
      <w:divBdr>
        <w:top w:val="none" w:sz="0" w:space="0" w:color="auto"/>
        <w:left w:val="none" w:sz="0" w:space="0" w:color="auto"/>
        <w:bottom w:val="none" w:sz="0" w:space="0" w:color="auto"/>
        <w:right w:val="none" w:sz="0" w:space="0" w:color="auto"/>
      </w:divBdr>
    </w:div>
    <w:div w:id="1059937818">
      <w:marLeft w:val="640"/>
      <w:marRight w:val="0"/>
      <w:marTop w:val="0"/>
      <w:marBottom w:val="0"/>
      <w:divBdr>
        <w:top w:val="none" w:sz="0" w:space="0" w:color="auto"/>
        <w:left w:val="none" w:sz="0" w:space="0" w:color="auto"/>
        <w:bottom w:val="none" w:sz="0" w:space="0" w:color="auto"/>
        <w:right w:val="none" w:sz="0" w:space="0" w:color="auto"/>
      </w:divBdr>
    </w:div>
    <w:div w:id="1060252477">
      <w:marLeft w:val="640"/>
      <w:marRight w:val="0"/>
      <w:marTop w:val="0"/>
      <w:marBottom w:val="0"/>
      <w:divBdr>
        <w:top w:val="none" w:sz="0" w:space="0" w:color="auto"/>
        <w:left w:val="none" w:sz="0" w:space="0" w:color="auto"/>
        <w:bottom w:val="none" w:sz="0" w:space="0" w:color="auto"/>
        <w:right w:val="none" w:sz="0" w:space="0" w:color="auto"/>
      </w:divBdr>
    </w:div>
    <w:div w:id="1060398623">
      <w:marLeft w:val="640"/>
      <w:marRight w:val="0"/>
      <w:marTop w:val="0"/>
      <w:marBottom w:val="0"/>
      <w:divBdr>
        <w:top w:val="none" w:sz="0" w:space="0" w:color="auto"/>
        <w:left w:val="none" w:sz="0" w:space="0" w:color="auto"/>
        <w:bottom w:val="none" w:sz="0" w:space="0" w:color="auto"/>
        <w:right w:val="none" w:sz="0" w:space="0" w:color="auto"/>
      </w:divBdr>
    </w:div>
    <w:div w:id="1060403941">
      <w:marLeft w:val="640"/>
      <w:marRight w:val="0"/>
      <w:marTop w:val="0"/>
      <w:marBottom w:val="0"/>
      <w:divBdr>
        <w:top w:val="none" w:sz="0" w:space="0" w:color="auto"/>
        <w:left w:val="none" w:sz="0" w:space="0" w:color="auto"/>
        <w:bottom w:val="none" w:sz="0" w:space="0" w:color="auto"/>
        <w:right w:val="none" w:sz="0" w:space="0" w:color="auto"/>
      </w:divBdr>
    </w:div>
    <w:div w:id="1060595144">
      <w:marLeft w:val="640"/>
      <w:marRight w:val="0"/>
      <w:marTop w:val="0"/>
      <w:marBottom w:val="0"/>
      <w:divBdr>
        <w:top w:val="none" w:sz="0" w:space="0" w:color="auto"/>
        <w:left w:val="none" w:sz="0" w:space="0" w:color="auto"/>
        <w:bottom w:val="none" w:sz="0" w:space="0" w:color="auto"/>
        <w:right w:val="none" w:sz="0" w:space="0" w:color="auto"/>
      </w:divBdr>
    </w:div>
    <w:div w:id="1060595479">
      <w:marLeft w:val="640"/>
      <w:marRight w:val="0"/>
      <w:marTop w:val="0"/>
      <w:marBottom w:val="0"/>
      <w:divBdr>
        <w:top w:val="none" w:sz="0" w:space="0" w:color="auto"/>
        <w:left w:val="none" w:sz="0" w:space="0" w:color="auto"/>
        <w:bottom w:val="none" w:sz="0" w:space="0" w:color="auto"/>
        <w:right w:val="none" w:sz="0" w:space="0" w:color="auto"/>
      </w:divBdr>
    </w:div>
    <w:div w:id="1060636642">
      <w:marLeft w:val="640"/>
      <w:marRight w:val="0"/>
      <w:marTop w:val="0"/>
      <w:marBottom w:val="0"/>
      <w:divBdr>
        <w:top w:val="none" w:sz="0" w:space="0" w:color="auto"/>
        <w:left w:val="none" w:sz="0" w:space="0" w:color="auto"/>
        <w:bottom w:val="none" w:sz="0" w:space="0" w:color="auto"/>
        <w:right w:val="none" w:sz="0" w:space="0" w:color="auto"/>
      </w:divBdr>
    </w:div>
    <w:div w:id="1060711834">
      <w:marLeft w:val="640"/>
      <w:marRight w:val="0"/>
      <w:marTop w:val="0"/>
      <w:marBottom w:val="0"/>
      <w:divBdr>
        <w:top w:val="none" w:sz="0" w:space="0" w:color="auto"/>
        <w:left w:val="none" w:sz="0" w:space="0" w:color="auto"/>
        <w:bottom w:val="none" w:sz="0" w:space="0" w:color="auto"/>
        <w:right w:val="none" w:sz="0" w:space="0" w:color="auto"/>
      </w:divBdr>
    </w:div>
    <w:div w:id="1060713603">
      <w:marLeft w:val="640"/>
      <w:marRight w:val="0"/>
      <w:marTop w:val="0"/>
      <w:marBottom w:val="0"/>
      <w:divBdr>
        <w:top w:val="none" w:sz="0" w:space="0" w:color="auto"/>
        <w:left w:val="none" w:sz="0" w:space="0" w:color="auto"/>
        <w:bottom w:val="none" w:sz="0" w:space="0" w:color="auto"/>
        <w:right w:val="none" w:sz="0" w:space="0" w:color="auto"/>
      </w:divBdr>
    </w:div>
    <w:div w:id="1060713889">
      <w:marLeft w:val="640"/>
      <w:marRight w:val="0"/>
      <w:marTop w:val="0"/>
      <w:marBottom w:val="0"/>
      <w:divBdr>
        <w:top w:val="none" w:sz="0" w:space="0" w:color="auto"/>
        <w:left w:val="none" w:sz="0" w:space="0" w:color="auto"/>
        <w:bottom w:val="none" w:sz="0" w:space="0" w:color="auto"/>
        <w:right w:val="none" w:sz="0" w:space="0" w:color="auto"/>
      </w:divBdr>
    </w:div>
    <w:div w:id="1060715190">
      <w:marLeft w:val="640"/>
      <w:marRight w:val="0"/>
      <w:marTop w:val="0"/>
      <w:marBottom w:val="0"/>
      <w:divBdr>
        <w:top w:val="none" w:sz="0" w:space="0" w:color="auto"/>
        <w:left w:val="none" w:sz="0" w:space="0" w:color="auto"/>
        <w:bottom w:val="none" w:sz="0" w:space="0" w:color="auto"/>
        <w:right w:val="none" w:sz="0" w:space="0" w:color="auto"/>
      </w:divBdr>
    </w:div>
    <w:div w:id="1060715473">
      <w:marLeft w:val="640"/>
      <w:marRight w:val="0"/>
      <w:marTop w:val="0"/>
      <w:marBottom w:val="0"/>
      <w:divBdr>
        <w:top w:val="none" w:sz="0" w:space="0" w:color="auto"/>
        <w:left w:val="none" w:sz="0" w:space="0" w:color="auto"/>
        <w:bottom w:val="none" w:sz="0" w:space="0" w:color="auto"/>
        <w:right w:val="none" w:sz="0" w:space="0" w:color="auto"/>
      </w:divBdr>
    </w:div>
    <w:div w:id="1060786790">
      <w:marLeft w:val="640"/>
      <w:marRight w:val="0"/>
      <w:marTop w:val="0"/>
      <w:marBottom w:val="0"/>
      <w:divBdr>
        <w:top w:val="none" w:sz="0" w:space="0" w:color="auto"/>
        <w:left w:val="none" w:sz="0" w:space="0" w:color="auto"/>
        <w:bottom w:val="none" w:sz="0" w:space="0" w:color="auto"/>
        <w:right w:val="none" w:sz="0" w:space="0" w:color="auto"/>
      </w:divBdr>
    </w:div>
    <w:div w:id="1060860828">
      <w:marLeft w:val="640"/>
      <w:marRight w:val="0"/>
      <w:marTop w:val="0"/>
      <w:marBottom w:val="0"/>
      <w:divBdr>
        <w:top w:val="none" w:sz="0" w:space="0" w:color="auto"/>
        <w:left w:val="none" w:sz="0" w:space="0" w:color="auto"/>
        <w:bottom w:val="none" w:sz="0" w:space="0" w:color="auto"/>
        <w:right w:val="none" w:sz="0" w:space="0" w:color="auto"/>
      </w:divBdr>
    </w:div>
    <w:div w:id="1060906667">
      <w:marLeft w:val="640"/>
      <w:marRight w:val="0"/>
      <w:marTop w:val="0"/>
      <w:marBottom w:val="0"/>
      <w:divBdr>
        <w:top w:val="none" w:sz="0" w:space="0" w:color="auto"/>
        <w:left w:val="none" w:sz="0" w:space="0" w:color="auto"/>
        <w:bottom w:val="none" w:sz="0" w:space="0" w:color="auto"/>
        <w:right w:val="none" w:sz="0" w:space="0" w:color="auto"/>
      </w:divBdr>
    </w:div>
    <w:div w:id="1061052776">
      <w:marLeft w:val="640"/>
      <w:marRight w:val="0"/>
      <w:marTop w:val="0"/>
      <w:marBottom w:val="0"/>
      <w:divBdr>
        <w:top w:val="none" w:sz="0" w:space="0" w:color="auto"/>
        <w:left w:val="none" w:sz="0" w:space="0" w:color="auto"/>
        <w:bottom w:val="none" w:sz="0" w:space="0" w:color="auto"/>
        <w:right w:val="none" w:sz="0" w:space="0" w:color="auto"/>
      </w:divBdr>
    </w:div>
    <w:div w:id="1061055768">
      <w:marLeft w:val="640"/>
      <w:marRight w:val="0"/>
      <w:marTop w:val="0"/>
      <w:marBottom w:val="0"/>
      <w:divBdr>
        <w:top w:val="none" w:sz="0" w:space="0" w:color="auto"/>
        <w:left w:val="none" w:sz="0" w:space="0" w:color="auto"/>
        <w:bottom w:val="none" w:sz="0" w:space="0" w:color="auto"/>
        <w:right w:val="none" w:sz="0" w:space="0" w:color="auto"/>
      </w:divBdr>
    </w:div>
    <w:div w:id="1061094650">
      <w:marLeft w:val="480"/>
      <w:marRight w:val="0"/>
      <w:marTop w:val="0"/>
      <w:marBottom w:val="0"/>
      <w:divBdr>
        <w:top w:val="none" w:sz="0" w:space="0" w:color="auto"/>
        <w:left w:val="none" w:sz="0" w:space="0" w:color="auto"/>
        <w:bottom w:val="none" w:sz="0" w:space="0" w:color="auto"/>
        <w:right w:val="none" w:sz="0" w:space="0" w:color="auto"/>
      </w:divBdr>
    </w:div>
    <w:div w:id="1061169561">
      <w:marLeft w:val="640"/>
      <w:marRight w:val="0"/>
      <w:marTop w:val="0"/>
      <w:marBottom w:val="0"/>
      <w:divBdr>
        <w:top w:val="none" w:sz="0" w:space="0" w:color="auto"/>
        <w:left w:val="none" w:sz="0" w:space="0" w:color="auto"/>
        <w:bottom w:val="none" w:sz="0" w:space="0" w:color="auto"/>
        <w:right w:val="none" w:sz="0" w:space="0" w:color="auto"/>
      </w:divBdr>
    </w:div>
    <w:div w:id="1061244783">
      <w:marLeft w:val="640"/>
      <w:marRight w:val="0"/>
      <w:marTop w:val="0"/>
      <w:marBottom w:val="0"/>
      <w:divBdr>
        <w:top w:val="none" w:sz="0" w:space="0" w:color="auto"/>
        <w:left w:val="none" w:sz="0" w:space="0" w:color="auto"/>
        <w:bottom w:val="none" w:sz="0" w:space="0" w:color="auto"/>
        <w:right w:val="none" w:sz="0" w:space="0" w:color="auto"/>
      </w:divBdr>
    </w:div>
    <w:div w:id="1061246738">
      <w:marLeft w:val="640"/>
      <w:marRight w:val="0"/>
      <w:marTop w:val="0"/>
      <w:marBottom w:val="0"/>
      <w:divBdr>
        <w:top w:val="none" w:sz="0" w:space="0" w:color="auto"/>
        <w:left w:val="none" w:sz="0" w:space="0" w:color="auto"/>
        <w:bottom w:val="none" w:sz="0" w:space="0" w:color="auto"/>
        <w:right w:val="none" w:sz="0" w:space="0" w:color="auto"/>
      </w:divBdr>
    </w:div>
    <w:div w:id="1061443061">
      <w:marLeft w:val="640"/>
      <w:marRight w:val="0"/>
      <w:marTop w:val="0"/>
      <w:marBottom w:val="0"/>
      <w:divBdr>
        <w:top w:val="none" w:sz="0" w:space="0" w:color="auto"/>
        <w:left w:val="none" w:sz="0" w:space="0" w:color="auto"/>
        <w:bottom w:val="none" w:sz="0" w:space="0" w:color="auto"/>
        <w:right w:val="none" w:sz="0" w:space="0" w:color="auto"/>
      </w:divBdr>
    </w:div>
    <w:div w:id="1061446677">
      <w:marLeft w:val="640"/>
      <w:marRight w:val="0"/>
      <w:marTop w:val="0"/>
      <w:marBottom w:val="0"/>
      <w:divBdr>
        <w:top w:val="none" w:sz="0" w:space="0" w:color="auto"/>
        <w:left w:val="none" w:sz="0" w:space="0" w:color="auto"/>
        <w:bottom w:val="none" w:sz="0" w:space="0" w:color="auto"/>
        <w:right w:val="none" w:sz="0" w:space="0" w:color="auto"/>
      </w:divBdr>
    </w:div>
    <w:div w:id="1061516148">
      <w:marLeft w:val="640"/>
      <w:marRight w:val="0"/>
      <w:marTop w:val="0"/>
      <w:marBottom w:val="0"/>
      <w:divBdr>
        <w:top w:val="none" w:sz="0" w:space="0" w:color="auto"/>
        <w:left w:val="none" w:sz="0" w:space="0" w:color="auto"/>
        <w:bottom w:val="none" w:sz="0" w:space="0" w:color="auto"/>
        <w:right w:val="none" w:sz="0" w:space="0" w:color="auto"/>
      </w:divBdr>
    </w:div>
    <w:div w:id="1061560619">
      <w:marLeft w:val="640"/>
      <w:marRight w:val="0"/>
      <w:marTop w:val="0"/>
      <w:marBottom w:val="0"/>
      <w:divBdr>
        <w:top w:val="none" w:sz="0" w:space="0" w:color="auto"/>
        <w:left w:val="none" w:sz="0" w:space="0" w:color="auto"/>
        <w:bottom w:val="none" w:sz="0" w:space="0" w:color="auto"/>
        <w:right w:val="none" w:sz="0" w:space="0" w:color="auto"/>
      </w:divBdr>
    </w:div>
    <w:div w:id="1061633975">
      <w:marLeft w:val="640"/>
      <w:marRight w:val="0"/>
      <w:marTop w:val="0"/>
      <w:marBottom w:val="0"/>
      <w:divBdr>
        <w:top w:val="none" w:sz="0" w:space="0" w:color="auto"/>
        <w:left w:val="none" w:sz="0" w:space="0" w:color="auto"/>
        <w:bottom w:val="none" w:sz="0" w:space="0" w:color="auto"/>
        <w:right w:val="none" w:sz="0" w:space="0" w:color="auto"/>
      </w:divBdr>
    </w:div>
    <w:div w:id="1061754056">
      <w:marLeft w:val="640"/>
      <w:marRight w:val="0"/>
      <w:marTop w:val="0"/>
      <w:marBottom w:val="0"/>
      <w:divBdr>
        <w:top w:val="none" w:sz="0" w:space="0" w:color="auto"/>
        <w:left w:val="none" w:sz="0" w:space="0" w:color="auto"/>
        <w:bottom w:val="none" w:sz="0" w:space="0" w:color="auto"/>
        <w:right w:val="none" w:sz="0" w:space="0" w:color="auto"/>
      </w:divBdr>
    </w:div>
    <w:div w:id="1061755784">
      <w:marLeft w:val="640"/>
      <w:marRight w:val="0"/>
      <w:marTop w:val="0"/>
      <w:marBottom w:val="0"/>
      <w:divBdr>
        <w:top w:val="none" w:sz="0" w:space="0" w:color="auto"/>
        <w:left w:val="none" w:sz="0" w:space="0" w:color="auto"/>
        <w:bottom w:val="none" w:sz="0" w:space="0" w:color="auto"/>
        <w:right w:val="none" w:sz="0" w:space="0" w:color="auto"/>
      </w:divBdr>
    </w:div>
    <w:div w:id="1061756950">
      <w:marLeft w:val="640"/>
      <w:marRight w:val="0"/>
      <w:marTop w:val="0"/>
      <w:marBottom w:val="0"/>
      <w:divBdr>
        <w:top w:val="none" w:sz="0" w:space="0" w:color="auto"/>
        <w:left w:val="none" w:sz="0" w:space="0" w:color="auto"/>
        <w:bottom w:val="none" w:sz="0" w:space="0" w:color="auto"/>
        <w:right w:val="none" w:sz="0" w:space="0" w:color="auto"/>
      </w:divBdr>
    </w:div>
    <w:div w:id="1061827327">
      <w:marLeft w:val="640"/>
      <w:marRight w:val="0"/>
      <w:marTop w:val="0"/>
      <w:marBottom w:val="0"/>
      <w:divBdr>
        <w:top w:val="none" w:sz="0" w:space="0" w:color="auto"/>
        <w:left w:val="none" w:sz="0" w:space="0" w:color="auto"/>
        <w:bottom w:val="none" w:sz="0" w:space="0" w:color="auto"/>
        <w:right w:val="none" w:sz="0" w:space="0" w:color="auto"/>
      </w:divBdr>
    </w:div>
    <w:div w:id="1061831905">
      <w:marLeft w:val="640"/>
      <w:marRight w:val="0"/>
      <w:marTop w:val="0"/>
      <w:marBottom w:val="0"/>
      <w:divBdr>
        <w:top w:val="none" w:sz="0" w:space="0" w:color="auto"/>
        <w:left w:val="none" w:sz="0" w:space="0" w:color="auto"/>
        <w:bottom w:val="none" w:sz="0" w:space="0" w:color="auto"/>
        <w:right w:val="none" w:sz="0" w:space="0" w:color="auto"/>
      </w:divBdr>
    </w:div>
    <w:div w:id="1062169388">
      <w:marLeft w:val="640"/>
      <w:marRight w:val="0"/>
      <w:marTop w:val="0"/>
      <w:marBottom w:val="0"/>
      <w:divBdr>
        <w:top w:val="none" w:sz="0" w:space="0" w:color="auto"/>
        <w:left w:val="none" w:sz="0" w:space="0" w:color="auto"/>
        <w:bottom w:val="none" w:sz="0" w:space="0" w:color="auto"/>
        <w:right w:val="none" w:sz="0" w:space="0" w:color="auto"/>
      </w:divBdr>
    </w:div>
    <w:div w:id="1062172577">
      <w:marLeft w:val="640"/>
      <w:marRight w:val="0"/>
      <w:marTop w:val="0"/>
      <w:marBottom w:val="0"/>
      <w:divBdr>
        <w:top w:val="none" w:sz="0" w:space="0" w:color="auto"/>
        <w:left w:val="none" w:sz="0" w:space="0" w:color="auto"/>
        <w:bottom w:val="none" w:sz="0" w:space="0" w:color="auto"/>
        <w:right w:val="none" w:sz="0" w:space="0" w:color="auto"/>
      </w:divBdr>
    </w:div>
    <w:div w:id="1062286621">
      <w:marLeft w:val="640"/>
      <w:marRight w:val="0"/>
      <w:marTop w:val="0"/>
      <w:marBottom w:val="0"/>
      <w:divBdr>
        <w:top w:val="none" w:sz="0" w:space="0" w:color="auto"/>
        <w:left w:val="none" w:sz="0" w:space="0" w:color="auto"/>
        <w:bottom w:val="none" w:sz="0" w:space="0" w:color="auto"/>
        <w:right w:val="none" w:sz="0" w:space="0" w:color="auto"/>
      </w:divBdr>
    </w:div>
    <w:div w:id="1062289687">
      <w:marLeft w:val="640"/>
      <w:marRight w:val="0"/>
      <w:marTop w:val="0"/>
      <w:marBottom w:val="0"/>
      <w:divBdr>
        <w:top w:val="none" w:sz="0" w:space="0" w:color="auto"/>
        <w:left w:val="none" w:sz="0" w:space="0" w:color="auto"/>
        <w:bottom w:val="none" w:sz="0" w:space="0" w:color="auto"/>
        <w:right w:val="none" w:sz="0" w:space="0" w:color="auto"/>
      </w:divBdr>
    </w:div>
    <w:div w:id="1062290078">
      <w:marLeft w:val="640"/>
      <w:marRight w:val="0"/>
      <w:marTop w:val="0"/>
      <w:marBottom w:val="0"/>
      <w:divBdr>
        <w:top w:val="none" w:sz="0" w:space="0" w:color="auto"/>
        <w:left w:val="none" w:sz="0" w:space="0" w:color="auto"/>
        <w:bottom w:val="none" w:sz="0" w:space="0" w:color="auto"/>
        <w:right w:val="none" w:sz="0" w:space="0" w:color="auto"/>
      </w:divBdr>
    </w:div>
    <w:div w:id="1062294442">
      <w:marLeft w:val="640"/>
      <w:marRight w:val="0"/>
      <w:marTop w:val="0"/>
      <w:marBottom w:val="0"/>
      <w:divBdr>
        <w:top w:val="none" w:sz="0" w:space="0" w:color="auto"/>
        <w:left w:val="none" w:sz="0" w:space="0" w:color="auto"/>
        <w:bottom w:val="none" w:sz="0" w:space="0" w:color="auto"/>
        <w:right w:val="none" w:sz="0" w:space="0" w:color="auto"/>
      </w:divBdr>
    </w:div>
    <w:div w:id="1062484979">
      <w:marLeft w:val="640"/>
      <w:marRight w:val="0"/>
      <w:marTop w:val="0"/>
      <w:marBottom w:val="0"/>
      <w:divBdr>
        <w:top w:val="none" w:sz="0" w:space="0" w:color="auto"/>
        <w:left w:val="none" w:sz="0" w:space="0" w:color="auto"/>
        <w:bottom w:val="none" w:sz="0" w:space="0" w:color="auto"/>
        <w:right w:val="none" w:sz="0" w:space="0" w:color="auto"/>
      </w:divBdr>
    </w:div>
    <w:div w:id="1062558767">
      <w:marLeft w:val="640"/>
      <w:marRight w:val="0"/>
      <w:marTop w:val="0"/>
      <w:marBottom w:val="0"/>
      <w:divBdr>
        <w:top w:val="none" w:sz="0" w:space="0" w:color="auto"/>
        <w:left w:val="none" w:sz="0" w:space="0" w:color="auto"/>
        <w:bottom w:val="none" w:sz="0" w:space="0" w:color="auto"/>
        <w:right w:val="none" w:sz="0" w:space="0" w:color="auto"/>
      </w:divBdr>
    </w:div>
    <w:div w:id="1062561180">
      <w:marLeft w:val="640"/>
      <w:marRight w:val="0"/>
      <w:marTop w:val="0"/>
      <w:marBottom w:val="0"/>
      <w:divBdr>
        <w:top w:val="none" w:sz="0" w:space="0" w:color="auto"/>
        <w:left w:val="none" w:sz="0" w:space="0" w:color="auto"/>
        <w:bottom w:val="none" w:sz="0" w:space="0" w:color="auto"/>
        <w:right w:val="none" w:sz="0" w:space="0" w:color="auto"/>
      </w:divBdr>
    </w:div>
    <w:div w:id="1062630866">
      <w:marLeft w:val="640"/>
      <w:marRight w:val="0"/>
      <w:marTop w:val="0"/>
      <w:marBottom w:val="0"/>
      <w:divBdr>
        <w:top w:val="none" w:sz="0" w:space="0" w:color="auto"/>
        <w:left w:val="none" w:sz="0" w:space="0" w:color="auto"/>
        <w:bottom w:val="none" w:sz="0" w:space="0" w:color="auto"/>
        <w:right w:val="none" w:sz="0" w:space="0" w:color="auto"/>
      </w:divBdr>
    </w:div>
    <w:div w:id="1062632103">
      <w:marLeft w:val="640"/>
      <w:marRight w:val="0"/>
      <w:marTop w:val="0"/>
      <w:marBottom w:val="0"/>
      <w:divBdr>
        <w:top w:val="none" w:sz="0" w:space="0" w:color="auto"/>
        <w:left w:val="none" w:sz="0" w:space="0" w:color="auto"/>
        <w:bottom w:val="none" w:sz="0" w:space="0" w:color="auto"/>
        <w:right w:val="none" w:sz="0" w:space="0" w:color="auto"/>
      </w:divBdr>
    </w:div>
    <w:div w:id="1062756122">
      <w:marLeft w:val="640"/>
      <w:marRight w:val="0"/>
      <w:marTop w:val="0"/>
      <w:marBottom w:val="0"/>
      <w:divBdr>
        <w:top w:val="none" w:sz="0" w:space="0" w:color="auto"/>
        <w:left w:val="none" w:sz="0" w:space="0" w:color="auto"/>
        <w:bottom w:val="none" w:sz="0" w:space="0" w:color="auto"/>
        <w:right w:val="none" w:sz="0" w:space="0" w:color="auto"/>
      </w:divBdr>
    </w:div>
    <w:div w:id="1062824024">
      <w:marLeft w:val="640"/>
      <w:marRight w:val="0"/>
      <w:marTop w:val="0"/>
      <w:marBottom w:val="0"/>
      <w:divBdr>
        <w:top w:val="none" w:sz="0" w:space="0" w:color="auto"/>
        <w:left w:val="none" w:sz="0" w:space="0" w:color="auto"/>
        <w:bottom w:val="none" w:sz="0" w:space="0" w:color="auto"/>
        <w:right w:val="none" w:sz="0" w:space="0" w:color="auto"/>
      </w:divBdr>
    </w:div>
    <w:div w:id="1062947134">
      <w:marLeft w:val="640"/>
      <w:marRight w:val="0"/>
      <w:marTop w:val="0"/>
      <w:marBottom w:val="0"/>
      <w:divBdr>
        <w:top w:val="none" w:sz="0" w:space="0" w:color="auto"/>
        <w:left w:val="none" w:sz="0" w:space="0" w:color="auto"/>
        <w:bottom w:val="none" w:sz="0" w:space="0" w:color="auto"/>
        <w:right w:val="none" w:sz="0" w:space="0" w:color="auto"/>
      </w:divBdr>
    </w:div>
    <w:div w:id="1063017464">
      <w:marLeft w:val="640"/>
      <w:marRight w:val="0"/>
      <w:marTop w:val="0"/>
      <w:marBottom w:val="0"/>
      <w:divBdr>
        <w:top w:val="none" w:sz="0" w:space="0" w:color="auto"/>
        <w:left w:val="none" w:sz="0" w:space="0" w:color="auto"/>
        <w:bottom w:val="none" w:sz="0" w:space="0" w:color="auto"/>
        <w:right w:val="none" w:sz="0" w:space="0" w:color="auto"/>
      </w:divBdr>
    </w:div>
    <w:div w:id="1063022178">
      <w:marLeft w:val="640"/>
      <w:marRight w:val="0"/>
      <w:marTop w:val="0"/>
      <w:marBottom w:val="0"/>
      <w:divBdr>
        <w:top w:val="none" w:sz="0" w:space="0" w:color="auto"/>
        <w:left w:val="none" w:sz="0" w:space="0" w:color="auto"/>
        <w:bottom w:val="none" w:sz="0" w:space="0" w:color="auto"/>
        <w:right w:val="none" w:sz="0" w:space="0" w:color="auto"/>
      </w:divBdr>
    </w:div>
    <w:div w:id="1063061212">
      <w:marLeft w:val="640"/>
      <w:marRight w:val="0"/>
      <w:marTop w:val="0"/>
      <w:marBottom w:val="0"/>
      <w:divBdr>
        <w:top w:val="none" w:sz="0" w:space="0" w:color="auto"/>
        <w:left w:val="none" w:sz="0" w:space="0" w:color="auto"/>
        <w:bottom w:val="none" w:sz="0" w:space="0" w:color="auto"/>
        <w:right w:val="none" w:sz="0" w:space="0" w:color="auto"/>
      </w:divBdr>
    </w:div>
    <w:div w:id="1063061341">
      <w:marLeft w:val="640"/>
      <w:marRight w:val="0"/>
      <w:marTop w:val="0"/>
      <w:marBottom w:val="0"/>
      <w:divBdr>
        <w:top w:val="none" w:sz="0" w:space="0" w:color="auto"/>
        <w:left w:val="none" w:sz="0" w:space="0" w:color="auto"/>
        <w:bottom w:val="none" w:sz="0" w:space="0" w:color="auto"/>
        <w:right w:val="none" w:sz="0" w:space="0" w:color="auto"/>
      </w:divBdr>
    </w:div>
    <w:div w:id="1063066411">
      <w:marLeft w:val="640"/>
      <w:marRight w:val="0"/>
      <w:marTop w:val="0"/>
      <w:marBottom w:val="0"/>
      <w:divBdr>
        <w:top w:val="none" w:sz="0" w:space="0" w:color="auto"/>
        <w:left w:val="none" w:sz="0" w:space="0" w:color="auto"/>
        <w:bottom w:val="none" w:sz="0" w:space="0" w:color="auto"/>
        <w:right w:val="none" w:sz="0" w:space="0" w:color="auto"/>
      </w:divBdr>
    </w:div>
    <w:div w:id="1063137894">
      <w:marLeft w:val="640"/>
      <w:marRight w:val="0"/>
      <w:marTop w:val="0"/>
      <w:marBottom w:val="0"/>
      <w:divBdr>
        <w:top w:val="none" w:sz="0" w:space="0" w:color="auto"/>
        <w:left w:val="none" w:sz="0" w:space="0" w:color="auto"/>
        <w:bottom w:val="none" w:sz="0" w:space="0" w:color="auto"/>
        <w:right w:val="none" w:sz="0" w:space="0" w:color="auto"/>
      </w:divBdr>
    </w:div>
    <w:div w:id="1063142935">
      <w:marLeft w:val="640"/>
      <w:marRight w:val="0"/>
      <w:marTop w:val="0"/>
      <w:marBottom w:val="0"/>
      <w:divBdr>
        <w:top w:val="none" w:sz="0" w:space="0" w:color="auto"/>
        <w:left w:val="none" w:sz="0" w:space="0" w:color="auto"/>
        <w:bottom w:val="none" w:sz="0" w:space="0" w:color="auto"/>
        <w:right w:val="none" w:sz="0" w:space="0" w:color="auto"/>
      </w:divBdr>
    </w:div>
    <w:div w:id="1063143269">
      <w:marLeft w:val="640"/>
      <w:marRight w:val="0"/>
      <w:marTop w:val="0"/>
      <w:marBottom w:val="0"/>
      <w:divBdr>
        <w:top w:val="none" w:sz="0" w:space="0" w:color="auto"/>
        <w:left w:val="none" w:sz="0" w:space="0" w:color="auto"/>
        <w:bottom w:val="none" w:sz="0" w:space="0" w:color="auto"/>
        <w:right w:val="none" w:sz="0" w:space="0" w:color="auto"/>
      </w:divBdr>
    </w:div>
    <w:div w:id="1063287712">
      <w:marLeft w:val="640"/>
      <w:marRight w:val="0"/>
      <w:marTop w:val="0"/>
      <w:marBottom w:val="0"/>
      <w:divBdr>
        <w:top w:val="none" w:sz="0" w:space="0" w:color="auto"/>
        <w:left w:val="none" w:sz="0" w:space="0" w:color="auto"/>
        <w:bottom w:val="none" w:sz="0" w:space="0" w:color="auto"/>
        <w:right w:val="none" w:sz="0" w:space="0" w:color="auto"/>
      </w:divBdr>
    </w:div>
    <w:div w:id="1063332611">
      <w:marLeft w:val="640"/>
      <w:marRight w:val="0"/>
      <w:marTop w:val="0"/>
      <w:marBottom w:val="0"/>
      <w:divBdr>
        <w:top w:val="none" w:sz="0" w:space="0" w:color="auto"/>
        <w:left w:val="none" w:sz="0" w:space="0" w:color="auto"/>
        <w:bottom w:val="none" w:sz="0" w:space="0" w:color="auto"/>
        <w:right w:val="none" w:sz="0" w:space="0" w:color="auto"/>
      </w:divBdr>
    </w:div>
    <w:div w:id="1063335642">
      <w:marLeft w:val="640"/>
      <w:marRight w:val="0"/>
      <w:marTop w:val="0"/>
      <w:marBottom w:val="0"/>
      <w:divBdr>
        <w:top w:val="none" w:sz="0" w:space="0" w:color="auto"/>
        <w:left w:val="none" w:sz="0" w:space="0" w:color="auto"/>
        <w:bottom w:val="none" w:sz="0" w:space="0" w:color="auto"/>
        <w:right w:val="none" w:sz="0" w:space="0" w:color="auto"/>
      </w:divBdr>
    </w:div>
    <w:div w:id="1063485373">
      <w:marLeft w:val="640"/>
      <w:marRight w:val="0"/>
      <w:marTop w:val="0"/>
      <w:marBottom w:val="0"/>
      <w:divBdr>
        <w:top w:val="none" w:sz="0" w:space="0" w:color="auto"/>
        <w:left w:val="none" w:sz="0" w:space="0" w:color="auto"/>
        <w:bottom w:val="none" w:sz="0" w:space="0" w:color="auto"/>
        <w:right w:val="none" w:sz="0" w:space="0" w:color="auto"/>
      </w:divBdr>
    </w:div>
    <w:div w:id="1063678400">
      <w:marLeft w:val="640"/>
      <w:marRight w:val="0"/>
      <w:marTop w:val="0"/>
      <w:marBottom w:val="0"/>
      <w:divBdr>
        <w:top w:val="none" w:sz="0" w:space="0" w:color="auto"/>
        <w:left w:val="none" w:sz="0" w:space="0" w:color="auto"/>
        <w:bottom w:val="none" w:sz="0" w:space="0" w:color="auto"/>
        <w:right w:val="none" w:sz="0" w:space="0" w:color="auto"/>
      </w:divBdr>
    </w:div>
    <w:div w:id="1063716764">
      <w:marLeft w:val="640"/>
      <w:marRight w:val="0"/>
      <w:marTop w:val="0"/>
      <w:marBottom w:val="0"/>
      <w:divBdr>
        <w:top w:val="none" w:sz="0" w:space="0" w:color="auto"/>
        <w:left w:val="none" w:sz="0" w:space="0" w:color="auto"/>
        <w:bottom w:val="none" w:sz="0" w:space="0" w:color="auto"/>
        <w:right w:val="none" w:sz="0" w:space="0" w:color="auto"/>
      </w:divBdr>
    </w:div>
    <w:div w:id="1063870848">
      <w:marLeft w:val="640"/>
      <w:marRight w:val="0"/>
      <w:marTop w:val="0"/>
      <w:marBottom w:val="0"/>
      <w:divBdr>
        <w:top w:val="none" w:sz="0" w:space="0" w:color="auto"/>
        <w:left w:val="none" w:sz="0" w:space="0" w:color="auto"/>
        <w:bottom w:val="none" w:sz="0" w:space="0" w:color="auto"/>
        <w:right w:val="none" w:sz="0" w:space="0" w:color="auto"/>
      </w:divBdr>
    </w:div>
    <w:div w:id="1063870873">
      <w:marLeft w:val="640"/>
      <w:marRight w:val="0"/>
      <w:marTop w:val="0"/>
      <w:marBottom w:val="0"/>
      <w:divBdr>
        <w:top w:val="none" w:sz="0" w:space="0" w:color="auto"/>
        <w:left w:val="none" w:sz="0" w:space="0" w:color="auto"/>
        <w:bottom w:val="none" w:sz="0" w:space="0" w:color="auto"/>
        <w:right w:val="none" w:sz="0" w:space="0" w:color="auto"/>
      </w:divBdr>
    </w:div>
    <w:div w:id="1063917890">
      <w:marLeft w:val="640"/>
      <w:marRight w:val="0"/>
      <w:marTop w:val="0"/>
      <w:marBottom w:val="0"/>
      <w:divBdr>
        <w:top w:val="none" w:sz="0" w:space="0" w:color="auto"/>
        <w:left w:val="none" w:sz="0" w:space="0" w:color="auto"/>
        <w:bottom w:val="none" w:sz="0" w:space="0" w:color="auto"/>
        <w:right w:val="none" w:sz="0" w:space="0" w:color="auto"/>
      </w:divBdr>
    </w:div>
    <w:div w:id="1063989170">
      <w:marLeft w:val="640"/>
      <w:marRight w:val="0"/>
      <w:marTop w:val="0"/>
      <w:marBottom w:val="0"/>
      <w:divBdr>
        <w:top w:val="none" w:sz="0" w:space="0" w:color="auto"/>
        <w:left w:val="none" w:sz="0" w:space="0" w:color="auto"/>
        <w:bottom w:val="none" w:sz="0" w:space="0" w:color="auto"/>
        <w:right w:val="none" w:sz="0" w:space="0" w:color="auto"/>
      </w:divBdr>
    </w:div>
    <w:div w:id="1063992848">
      <w:marLeft w:val="640"/>
      <w:marRight w:val="0"/>
      <w:marTop w:val="0"/>
      <w:marBottom w:val="0"/>
      <w:divBdr>
        <w:top w:val="none" w:sz="0" w:space="0" w:color="auto"/>
        <w:left w:val="none" w:sz="0" w:space="0" w:color="auto"/>
        <w:bottom w:val="none" w:sz="0" w:space="0" w:color="auto"/>
        <w:right w:val="none" w:sz="0" w:space="0" w:color="auto"/>
      </w:divBdr>
    </w:div>
    <w:div w:id="1064180301">
      <w:marLeft w:val="640"/>
      <w:marRight w:val="0"/>
      <w:marTop w:val="0"/>
      <w:marBottom w:val="0"/>
      <w:divBdr>
        <w:top w:val="none" w:sz="0" w:space="0" w:color="auto"/>
        <w:left w:val="none" w:sz="0" w:space="0" w:color="auto"/>
        <w:bottom w:val="none" w:sz="0" w:space="0" w:color="auto"/>
        <w:right w:val="none" w:sz="0" w:space="0" w:color="auto"/>
      </w:divBdr>
    </w:div>
    <w:div w:id="1064184159">
      <w:marLeft w:val="640"/>
      <w:marRight w:val="0"/>
      <w:marTop w:val="0"/>
      <w:marBottom w:val="0"/>
      <w:divBdr>
        <w:top w:val="none" w:sz="0" w:space="0" w:color="auto"/>
        <w:left w:val="none" w:sz="0" w:space="0" w:color="auto"/>
        <w:bottom w:val="none" w:sz="0" w:space="0" w:color="auto"/>
        <w:right w:val="none" w:sz="0" w:space="0" w:color="auto"/>
      </w:divBdr>
    </w:div>
    <w:div w:id="1064185596">
      <w:marLeft w:val="640"/>
      <w:marRight w:val="0"/>
      <w:marTop w:val="0"/>
      <w:marBottom w:val="0"/>
      <w:divBdr>
        <w:top w:val="none" w:sz="0" w:space="0" w:color="auto"/>
        <w:left w:val="none" w:sz="0" w:space="0" w:color="auto"/>
        <w:bottom w:val="none" w:sz="0" w:space="0" w:color="auto"/>
        <w:right w:val="none" w:sz="0" w:space="0" w:color="auto"/>
      </w:divBdr>
    </w:div>
    <w:div w:id="1064257180">
      <w:marLeft w:val="640"/>
      <w:marRight w:val="0"/>
      <w:marTop w:val="0"/>
      <w:marBottom w:val="0"/>
      <w:divBdr>
        <w:top w:val="none" w:sz="0" w:space="0" w:color="auto"/>
        <w:left w:val="none" w:sz="0" w:space="0" w:color="auto"/>
        <w:bottom w:val="none" w:sz="0" w:space="0" w:color="auto"/>
        <w:right w:val="none" w:sz="0" w:space="0" w:color="auto"/>
      </w:divBdr>
    </w:div>
    <w:div w:id="1064258171">
      <w:marLeft w:val="640"/>
      <w:marRight w:val="0"/>
      <w:marTop w:val="0"/>
      <w:marBottom w:val="0"/>
      <w:divBdr>
        <w:top w:val="none" w:sz="0" w:space="0" w:color="auto"/>
        <w:left w:val="none" w:sz="0" w:space="0" w:color="auto"/>
        <w:bottom w:val="none" w:sz="0" w:space="0" w:color="auto"/>
        <w:right w:val="none" w:sz="0" w:space="0" w:color="auto"/>
      </w:divBdr>
    </w:div>
    <w:div w:id="1064327807">
      <w:marLeft w:val="640"/>
      <w:marRight w:val="0"/>
      <w:marTop w:val="0"/>
      <w:marBottom w:val="0"/>
      <w:divBdr>
        <w:top w:val="none" w:sz="0" w:space="0" w:color="auto"/>
        <w:left w:val="none" w:sz="0" w:space="0" w:color="auto"/>
        <w:bottom w:val="none" w:sz="0" w:space="0" w:color="auto"/>
        <w:right w:val="none" w:sz="0" w:space="0" w:color="auto"/>
      </w:divBdr>
    </w:div>
    <w:div w:id="1064336977">
      <w:marLeft w:val="640"/>
      <w:marRight w:val="0"/>
      <w:marTop w:val="0"/>
      <w:marBottom w:val="0"/>
      <w:divBdr>
        <w:top w:val="none" w:sz="0" w:space="0" w:color="auto"/>
        <w:left w:val="none" w:sz="0" w:space="0" w:color="auto"/>
        <w:bottom w:val="none" w:sz="0" w:space="0" w:color="auto"/>
        <w:right w:val="none" w:sz="0" w:space="0" w:color="auto"/>
      </w:divBdr>
    </w:div>
    <w:div w:id="1064377693">
      <w:marLeft w:val="640"/>
      <w:marRight w:val="0"/>
      <w:marTop w:val="0"/>
      <w:marBottom w:val="0"/>
      <w:divBdr>
        <w:top w:val="none" w:sz="0" w:space="0" w:color="auto"/>
        <w:left w:val="none" w:sz="0" w:space="0" w:color="auto"/>
        <w:bottom w:val="none" w:sz="0" w:space="0" w:color="auto"/>
        <w:right w:val="none" w:sz="0" w:space="0" w:color="auto"/>
      </w:divBdr>
    </w:div>
    <w:div w:id="1064447583">
      <w:marLeft w:val="640"/>
      <w:marRight w:val="0"/>
      <w:marTop w:val="0"/>
      <w:marBottom w:val="0"/>
      <w:divBdr>
        <w:top w:val="none" w:sz="0" w:space="0" w:color="auto"/>
        <w:left w:val="none" w:sz="0" w:space="0" w:color="auto"/>
        <w:bottom w:val="none" w:sz="0" w:space="0" w:color="auto"/>
        <w:right w:val="none" w:sz="0" w:space="0" w:color="auto"/>
      </w:divBdr>
    </w:div>
    <w:div w:id="1064453425">
      <w:marLeft w:val="640"/>
      <w:marRight w:val="0"/>
      <w:marTop w:val="0"/>
      <w:marBottom w:val="0"/>
      <w:divBdr>
        <w:top w:val="none" w:sz="0" w:space="0" w:color="auto"/>
        <w:left w:val="none" w:sz="0" w:space="0" w:color="auto"/>
        <w:bottom w:val="none" w:sz="0" w:space="0" w:color="auto"/>
        <w:right w:val="none" w:sz="0" w:space="0" w:color="auto"/>
      </w:divBdr>
    </w:div>
    <w:div w:id="1064453926">
      <w:marLeft w:val="640"/>
      <w:marRight w:val="0"/>
      <w:marTop w:val="0"/>
      <w:marBottom w:val="0"/>
      <w:divBdr>
        <w:top w:val="none" w:sz="0" w:space="0" w:color="auto"/>
        <w:left w:val="none" w:sz="0" w:space="0" w:color="auto"/>
        <w:bottom w:val="none" w:sz="0" w:space="0" w:color="auto"/>
        <w:right w:val="none" w:sz="0" w:space="0" w:color="auto"/>
      </w:divBdr>
    </w:div>
    <w:div w:id="1064597278">
      <w:marLeft w:val="640"/>
      <w:marRight w:val="0"/>
      <w:marTop w:val="0"/>
      <w:marBottom w:val="0"/>
      <w:divBdr>
        <w:top w:val="none" w:sz="0" w:space="0" w:color="auto"/>
        <w:left w:val="none" w:sz="0" w:space="0" w:color="auto"/>
        <w:bottom w:val="none" w:sz="0" w:space="0" w:color="auto"/>
        <w:right w:val="none" w:sz="0" w:space="0" w:color="auto"/>
      </w:divBdr>
    </w:div>
    <w:div w:id="1064646013">
      <w:bodyDiv w:val="1"/>
      <w:marLeft w:val="0"/>
      <w:marRight w:val="0"/>
      <w:marTop w:val="0"/>
      <w:marBottom w:val="0"/>
      <w:divBdr>
        <w:top w:val="none" w:sz="0" w:space="0" w:color="auto"/>
        <w:left w:val="none" w:sz="0" w:space="0" w:color="auto"/>
        <w:bottom w:val="none" w:sz="0" w:space="0" w:color="auto"/>
        <w:right w:val="none" w:sz="0" w:space="0" w:color="auto"/>
      </w:divBdr>
    </w:div>
    <w:div w:id="1064791984">
      <w:marLeft w:val="640"/>
      <w:marRight w:val="0"/>
      <w:marTop w:val="0"/>
      <w:marBottom w:val="0"/>
      <w:divBdr>
        <w:top w:val="none" w:sz="0" w:space="0" w:color="auto"/>
        <w:left w:val="none" w:sz="0" w:space="0" w:color="auto"/>
        <w:bottom w:val="none" w:sz="0" w:space="0" w:color="auto"/>
        <w:right w:val="none" w:sz="0" w:space="0" w:color="auto"/>
      </w:divBdr>
    </w:div>
    <w:div w:id="1064793968">
      <w:marLeft w:val="640"/>
      <w:marRight w:val="0"/>
      <w:marTop w:val="0"/>
      <w:marBottom w:val="0"/>
      <w:divBdr>
        <w:top w:val="none" w:sz="0" w:space="0" w:color="auto"/>
        <w:left w:val="none" w:sz="0" w:space="0" w:color="auto"/>
        <w:bottom w:val="none" w:sz="0" w:space="0" w:color="auto"/>
        <w:right w:val="none" w:sz="0" w:space="0" w:color="auto"/>
      </w:divBdr>
    </w:div>
    <w:div w:id="1064832425">
      <w:marLeft w:val="640"/>
      <w:marRight w:val="0"/>
      <w:marTop w:val="0"/>
      <w:marBottom w:val="0"/>
      <w:divBdr>
        <w:top w:val="none" w:sz="0" w:space="0" w:color="auto"/>
        <w:left w:val="none" w:sz="0" w:space="0" w:color="auto"/>
        <w:bottom w:val="none" w:sz="0" w:space="0" w:color="auto"/>
        <w:right w:val="none" w:sz="0" w:space="0" w:color="auto"/>
      </w:divBdr>
    </w:div>
    <w:div w:id="1064908890">
      <w:marLeft w:val="640"/>
      <w:marRight w:val="0"/>
      <w:marTop w:val="0"/>
      <w:marBottom w:val="0"/>
      <w:divBdr>
        <w:top w:val="none" w:sz="0" w:space="0" w:color="auto"/>
        <w:left w:val="none" w:sz="0" w:space="0" w:color="auto"/>
        <w:bottom w:val="none" w:sz="0" w:space="0" w:color="auto"/>
        <w:right w:val="none" w:sz="0" w:space="0" w:color="auto"/>
      </w:divBdr>
    </w:div>
    <w:div w:id="1065058243">
      <w:marLeft w:val="640"/>
      <w:marRight w:val="0"/>
      <w:marTop w:val="0"/>
      <w:marBottom w:val="0"/>
      <w:divBdr>
        <w:top w:val="none" w:sz="0" w:space="0" w:color="auto"/>
        <w:left w:val="none" w:sz="0" w:space="0" w:color="auto"/>
        <w:bottom w:val="none" w:sz="0" w:space="0" w:color="auto"/>
        <w:right w:val="none" w:sz="0" w:space="0" w:color="auto"/>
      </w:divBdr>
    </w:div>
    <w:div w:id="1065103074">
      <w:marLeft w:val="640"/>
      <w:marRight w:val="0"/>
      <w:marTop w:val="0"/>
      <w:marBottom w:val="0"/>
      <w:divBdr>
        <w:top w:val="none" w:sz="0" w:space="0" w:color="auto"/>
        <w:left w:val="none" w:sz="0" w:space="0" w:color="auto"/>
        <w:bottom w:val="none" w:sz="0" w:space="0" w:color="auto"/>
        <w:right w:val="none" w:sz="0" w:space="0" w:color="auto"/>
      </w:divBdr>
    </w:div>
    <w:div w:id="1065103714">
      <w:marLeft w:val="640"/>
      <w:marRight w:val="0"/>
      <w:marTop w:val="0"/>
      <w:marBottom w:val="0"/>
      <w:divBdr>
        <w:top w:val="none" w:sz="0" w:space="0" w:color="auto"/>
        <w:left w:val="none" w:sz="0" w:space="0" w:color="auto"/>
        <w:bottom w:val="none" w:sz="0" w:space="0" w:color="auto"/>
        <w:right w:val="none" w:sz="0" w:space="0" w:color="auto"/>
      </w:divBdr>
    </w:div>
    <w:div w:id="1065181093">
      <w:marLeft w:val="640"/>
      <w:marRight w:val="0"/>
      <w:marTop w:val="0"/>
      <w:marBottom w:val="0"/>
      <w:divBdr>
        <w:top w:val="none" w:sz="0" w:space="0" w:color="auto"/>
        <w:left w:val="none" w:sz="0" w:space="0" w:color="auto"/>
        <w:bottom w:val="none" w:sz="0" w:space="0" w:color="auto"/>
        <w:right w:val="none" w:sz="0" w:space="0" w:color="auto"/>
      </w:divBdr>
    </w:div>
    <w:div w:id="1065184870">
      <w:marLeft w:val="640"/>
      <w:marRight w:val="0"/>
      <w:marTop w:val="0"/>
      <w:marBottom w:val="0"/>
      <w:divBdr>
        <w:top w:val="none" w:sz="0" w:space="0" w:color="auto"/>
        <w:left w:val="none" w:sz="0" w:space="0" w:color="auto"/>
        <w:bottom w:val="none" w:sz="0" w:space="0" w:color="auto"/>
        <w:right w:val="none" w:sz="0" w:space="0" w:color="auto"/>
      </w:divBdr>
    </w:div>
    <w:div w:id="1065252412">
      <w:marLeft w:val="640"/>
      <w:marRight w:val="0"/>
      <w:marTop w:val="0"/>
      <w:marBottom w:val="0"/>
      <w:divBdr>
        <w:top w:val="none" w:sz="0" w:space="0" w:color="auto"/>
        <w:left w:val="none" w:sz="0" w:space="0" w:color="auto"/>
        <w:bottom w:val="none" w:sz="0" w:space="0" w:color="auto"/>
        <w:right w:val="none" w:sz="0" w:space="0" w:color="auto"/>
      </w:divBdr>
    </w:div>
    <w:div w:id="1065300203">
      <w:marLeft w:val="640"/>
      <w:marRight w:val="0"/>
      <w:marTop w:val="0"/>
      <w:marBottom w:val="0"/>
      <w:divBdr>
        <w:top w:val="none" w:sz="0" w:space="0" w:color="auto"/>
        <w:left w:val="none" w:sz="0" w:space="0" w:color="auto"/>
        <w:bottom w:val="none" w:sz="0" w:space="0" w:color="auto"/>
        <w:right w:val="none" w:sz="0" w:space="0" w:color="auto"/>
      </w:divBdr>
    </w:div>
    <w:div w:id="1065371152">
      <w:marLeft w:val="640"/>
      <w:marRight w:val="0"/>
      <w:marTop w:val="0"/>
      <w:marBottom w:val="0"/>
      <w:divBdr>
        <w:top w:val="none" w:sz="0" w:space="0" w:color="auto"/>
        <w:left w:val="none" w:sz="0" w:space="0" w:color="auto"/>
        <w:bottom w:val="none" w:sz="0" w:space="0" w:color="auto"/>
        <w:right w:val="none" w:sz="0" w:space="0" w:color="auto"/>
      </w:divBdr>
    </w:div>
    <w:div w:id="1065373014">
      <w:marLeft w:val="640"/>
      <w:marRight w:val="0"/>
      <w:marTop w:val="0"/>
      <w:marBottom w:val="0"/>
      <w:divBdr>
        <w:top w:val="none" w:sz="0" w:space="0" w:color="auto"/>
        <w:left w:val="none" w:sz="0" w:space="0" w:color="auto"/>
        <w:bottom w:val="none" w:sz="0" w:space="0" w:color="auto"/>
        <w:right w:val="none" w:sz="0" w:space="0" w:color="auto"/>
      </w:divBdr>
    </w:div>
    <w:div w:id="1065447349">
      <w:marLeft w:val="640"/>
      <w:marRight w:val="0"/>
      <w:marTop w:val="0"/>
      <w:marBottom w:val="0"/>
      <w:divBdr>
        <w:top w:val="none" w:sz="0" w:space="0" w:color="auto"/>
        <w:left w:val="none" w:sz="0" w:space="0" w:color="auto"/>
        <w:bottom w:val="none" w:sz="0" w:space="0" w:color="auto"/>
        <w:right w:val="none" w:sz="0" w:space="0" w:color="auto"/>
      </w:divBdr>
    </w:div>
    <w:div w:id="1065448102">
      <w:marLeft w:val="640"/>
      <w:marRight w:val="0"/>
      <w:marTop w:val="0"/>
      <w:marBottom w:val="0"/>
      <w:divBdr>
        <w:top w:val="none" w:sz="0" w:space="0" w:color="auto"/>
        <w:left w:val="none" w:sz="0" w:space="0" w:color="auto"/>
        <w:bottom w:val="none" w:sz="0" w:space="0" w:color="auto"/>
        <w:right w:val="none" w:sz="0" w:space="0" w:color="auto"/>
      </w:divBdr>
    </w:div>
    <w:div w:id="1065496090">
      <w:marLeft w:val="640"/>
      <w:marRight w:val="0"/>
      <w:marTop w:val="0"/>
      <w:marBottom w:val="0"/>
      <w:divBdr>
        <w:top w:val="none" w:sz="0" w:space="0" w:color="auto"/>
        <w:left w:val="none" w:sz="0" w:space="0" w:color="auto"/>
        <w:bottom w:val="none" w:sz="0" w:space="0" w:color="auto"/>
        <w:right w:val="none" w:sz="0" w:space="0" w:color="auto"/>
      </w:divBdr>
    </w:div>
    <w:div w:id="1065496422">
      <w:marLeft w:val="640"/>
      <w:marRight w:val="0"/>
      <w:marTop w:val="0"/>
      <w:marBottom w:val="0"/>
      <w:divBdr>
        <w:top w:val="none" w:sz="0" w:space="0" w:color="auto"/>
        <w:left w:val="none" w:sz="0" w:space="0" w:color="auto"/>
        <w:bottom w:val="none" w:sz="0" w:space="0" w:color="auto"/>
        <w:right w:val="none" w:sz="0" w:space="0" w:color="auto"/>
      </w:divBdr>
    </w:div>
    <w:div w:id="1065641669">
      <w:marLeft w:val="640"/>
      <w:marRight w:val="0"/>
      <w:marTop w:val="0"/>
      <w:marBottom w:val="0"/>
      <w:divBdr>
        <w:top w:val="none" w:sz="0" w:space="0" w:color="auto"/>
        <w:left w:val="none" w:sz="0" w:space="0" w:color="auto"/>
        <w:bottom w:val="none" w:sz="0" w:space="0" w:color="auto"/>
        <w:right w:val="none" w:sz="0" w:space="0" w:color="auto"/>
      </w:divBdr>
    </w:div>
    <w:div w:id="1065683036">
      <w:marLeft w:val="640"/>
      <w:marRight w:val="0"/>
      <w:marTop w:val="0"/>
      <w:marBottom w:val="0"/>
      <w:divBdr>
        <w:top w:val="none" w:sz="0" w:space="0" w:color="auto"/>
        <w:left w:val="none" w:sz="0" w:space="0" w:color="auto"/>
        <w:bottom w:val="none" w:sz="0" w:space="0" w:color="auto"/>
        <w:right w:val="none" w:sz="0" w:space="0" w:color="auto"/>
      </w:divBdr>
    </w:div>
    <w:div w:id="1065683368">
      <w:marLeft w:val="640"/>
      <w:marRight w:val="0"/>
      <w:marTop w:val="0"/>
      <w:marBottom w:val="0"/>
      <w:divBdr>
        <w:top w:val="none" w:sz="0" w:space="0" w:color="auto"/>
        <w:left w:val="none" w:sz="0" w:space="0" w:color="auto"/>
        <w:bottom w:val="none" w:sz="0" w:space="0" w:color="auto"/>
        <w:right w:val="none" w:sz="0" w:space="0" w:color="auto"/>
      </w:divBdr>
    </w:div>
    <w:div w:id="1065684413">
      <w:marLeft w:val="640"/>
      <w:marRight w:val="0"/>
      <w:marTop w:val="0"/>
      <w:marBottom w:val="0"/>
      <w:divBdr>
        <w:top w:val="none" w:sz="0" w:space="0" w:color="auto"/>
        <w:left w:val="none" w:sz="0" w:space="0" w:color="auto"/>
        <w:bottom w:val="none" w:sz="0" w:space="0" w:color="auto"/>
        <w:right w:val="none" w:sz="0" w:space="0" w:color="auto"/>
      </w:divBdr>
    </w:div>
    <w:div w:id="1065685294">
      <w:marLeft w:val="640"/>
      <w:marRight w:val="0"/>
      <w:marTop w:val="0"/>
      <w:marBottom w:val="0"/>
      <w:divBdr>
        <w:top w:val="none" w:sz="0" w:space="0" w:color="auto"/>
        <w:left w:val="none" w:sz="0" w:space="0" w:color="auto"/>
        <w:bottom w:val="none" w:sz="0" w:space="0" w:color="auto"/>
        <w:right w:val="none" w:sz="0" w:space="0" w:color="auto"/>
      </w:divBdr>
    </w:div>
    <w:div w:id="1065757649">
      <w:marLeft w:val="640"/>
      <w:marRight w:val="0"/>
      <w:marTop w:val="0"/>
      <w:marBottom w:val="0"/>
      <w:divBdr>
        <w:top w:val="none" w:sz="0" w:space="0" w:color="auto"/>
        <w:left w:val="none" w:sz="0" w:space="0" w:color="auto"/>
        <w:bottom w:val="none" w:sz="0" w:space="0" w:color="auto"/>
        <w:right w:val="none" w:sz="0" w:space="0" w:color="auto"/>
      </w:divBdr>
    </w:div>
    <w:div w:id="1065758838">
      <w:marLeft w:val="640"/>
      <w:marRight w:val="0"/>
      <w:marTop w:val="0"/>
      <w:marBottom w:val="0"/>
      <w:divBdr>
        <w:top w:val="none" w:sz="0" w:space="0" w:color="auto"/>
        <w:left w:val="none" w:sz="0" w:space="0" w:color="auto"/>
        <w:bottom w:val="none" w:sz="0" w:space="0" w:color="auto"/>
        <w:right w:val="none" w:sz="0" w:space="0" w:color="auto"/>
      </w:divBdr>
    </w:div>
    <w:div w:id="1065760703">
      <w:marLeft w:val="640"/>
      <w:marRight w:val="0"/>
      <w:marTop w:val="0"/>
      <w:marBottom w:val="0"/>
      <w:divBdr>
        <w:top w:val="none" w:sz="0" w:space="0" w:color="auto"/>
        <w:left w:val="none" w:sz="0" w:space="0" w:color="auto"/>
        <w:bottom w:val="none" w:sz="0" w:space="0" w:color="auto"/>
        <w:right w:val="none" w:sz="0" w:space="0" w:color="auto"/>
      </w:divBdr>
    </w:div>
    <w:div w:id="1065951012">
      <w:marLeft w:val="640"/>
      <w:marRight w:val="0"/>
      <w:marTop w:val="0"/>
      <w:marBottom w:val="0"/>
      <w:divBdr>
        <w:top w:val="none" w:sz="0" w:space="0" w:color="auto"/>
        <w:left w:val="none" w:sz="0" w:space="0" w:color="auto"/>
        <w:bottom w:val="none" w:sz="0" w:space="0" w:color="auto"/>
        <w:right w:val="none" w:sz="0" w:space="0" w:color="auto"/>
      </w:divBdr>
    </w:div>
    <w:div w:id="1065955160">
      <w:marLeft w:val="640"/>
      <w:marRight w:val="0"/>
      <w:marTop w:val="0"/>
      <w:marBottom w:val="0"/>
      <w:divBdr>
        <w:top w:val="none" w:sz="0" w:space="0" w:color="auto"/>
        <w:left w:val="none" w:sz="0" w:space="0" w:color="auto"/>
        <w:bottom w:val="none" w:sz="0" w:space="0" w:color="auto"/>
        <w:right w:val="none" w:sz="0" w:space="0" w:color="auto"/>
      </w:divBdr>
    </w:div>
    <w:div w:id="1065958494">
      <w:marLeft w:val="640"/>
      <w:marRight w:val="0"/>
      <w:marTop w:val="0"/>
      <w:marBottom w:val="0"/>
      <w:divBdr>
        <w:top w:val="none" w:sz="0" w:space="0" w:color="auto"/>
        <w:left w:val="none" w:sz="0" w:space="0" w:color="auto"/>
        <w:bottom w:val="none" w:sz="0" w:space="0" w:color="auto"/>
        <w:right w:val="none" w:sz="0" w:space="0" w:color="auto"/>
      </w:divBdr>
    </w:div>
    <w:div w:id="1066024898">
      <w:marLeft w:val="640"/>
      <w:marRight w:val="0"/>
      <w:marTop w:val="0"/>
      <w:marBottom w:val="0"/>
      <w:divBdr>
        <w:top w:val="none" w:sz="0" w:space="0" w:color="auto"/>
        <w:left w:val="none" w:sz="0" w:space="0" w:color="auto"/>
        <w:bottom w:val="none" w:sz="0" w:space="0" w:color="auto"/>
        <w:right w:val="none" w:sz="0" w:space="0" w:color="auto"/>
      </w:divBdr>
    </w:div>
    <w:div w:id="1066032246">
      <w:marLeft w:val="640"/>
      <w:marRight w:val="0"/>
      <w:marTop w:val="0"/>
      <w:marBottom w:val="0"/>
      <w:divBdr>
        <w:top w:val="none" w:sz="0" w:space="0" w:color="auto"/>
        <w:left w:val="none" w:sz="0" w:space="0" w:color="auto"/>
        <w:bottom w:val="none" w:sz="0" w:space="0" w:color="auto"/>
        <w:right w:val="none" w:sz="0" w:space="0" w:color="auto"/>
      </w:divBdr>
    </w:div>
    <w:div w:id="1066147603">
      <w:marLeft w:val="640"/>
      <w:marRight w:val="0"/>
      <w:marTop w:val="0"/>
      <w:marBottom w:val="0"/>
      <w:divBdr>
        <w:top w:val="none" w:sz="0" w:space="0" w:color="auto"/>
        <w:left w:val="none" w:sz="0" w:space="0" w:color="auto"/>
        <w:bottom w:val="none" w:sz="0" w:space="0" w:color="auto"/>
        <w:right w:val="none" w:sz="0" w:space="0" w:color="auto"/>
      </w:divBdr>
    </w:div>
    <w:div w:id="1066218905">
      <w:marLeft w:val="640"/>
      <w:marRight w:val="0"/>
      <w:marTop w:val="0"/>
      <w:marBottom w:val="0"/>
      <w:divBdr>
        <w:top w:val="none" w:sz="0" w:space="0" w:color="auto"/>
        <w:left w:val="none" w:sz="0" w:space="0" w:color="auto"/>
        <w:bottom w:val="none" w:sz="0" w:space="0" w:color="auto"/>
        <w:right w:val="none" w:sz="0" w:space="0" w:color="auto"/>
      </w:divBdr>
    </w:div>
    <w:div w:id="1066225434">
      <w:marLeft w:val="640"/>
      <w:marRight w:val="0"/>
      <w:marTop w:val="0"/>
      <w:marBottom w:val="0"/>
      <w:divBdr>
        <w:top w:val="none" w:sz="0" w:space="0" w:color="auto"/>
        <w:left w:val="none" w:sz="0" w:space="0" w:color="auto"/>
        <w:bottom w:val="none" w:sz="0" w:space="0" w:color="auto"/>
        <w:right w:val="none" w:sz="0" w:space="0" w:color="auto"/>
      </w:divBdr>
    </w:div>
    <w:div w:id="1066225899">
      <w:marLeft w:val="640"/>
      <w:marRight w:val="0"/>
      <w:marTop w:val="0"/>
      <w:marBottom w:val="0"/>
      <w:divBdr>
        <w:top w:val="none" w:sz="0" w:space="0" w:color="auto"/>
        <w:left w:val="none" w:sz="0" w:space="0" w:color="auto"/>
        <w:bottom w:val="none" w:sz="0" w:space="0" w:color="auto"/>
        <w:right w:val="none" w:sz="0" w:space="0" w:color="auto"/>
      </w:divBdr>
    </w:div>
    <w:div w:id="1066295186">
      <w:marLeft w:val="640"/>
      <w:marRight w:val="0"/>
      <w:marTop w:val="0"/>
      <w:marBottom w:val="0"/>
      <w:divBdr>
        <w:top w:val="none" w:sz="0" w:space="0" w:color="auto"/>
        <w:left w:val="none" w:sz="0" w:space="0" w:color="auto"/>
        <w:bottom w:val="none" w:sz="0" w:space="0" w:color="auto"/>
        <w:right w:val="none" w:sz="0" w:space="0" w:color="auto"/>
      </w:divBdr>
    </w:div>
    <w:div w:id="1066302860">
      <w:marLeft w:val="640"/>
      <w:marRight w:val="0"/>
      <w:marTop w:val="0"/>
      <w:marBottom w:val="0"/>
      <w:divBdr>
        <w:top w:val="none" w:sz="0" w:space="0" w:color="auto"/>
        <w:left w:val="none" w:sz="0" w:space="0" w:color="auto"/>
        <w:bottom w:val="none" w:sz="0" w:space="0" w:color="auto"/>
        <w:right w:val="none" w:sz="0" w:space="0" w:color="auto"/>
      </w:divBdr>
    </w:div>
    <w:div w:id="1066343601">
      <w:marLeft w:val="640"/>
      <w:marRight w:val="0"/>
      <w:marTop w:val="0"/>
      <w:marBottom w:val="0"/>
      <w:divBdr>
        <w:top w:val="none" w:sz="0" w:space="0" w:color="auto"/>
        <w:left w:val="none" w:sz="0" w:space="0" w:color="auto"/>
        <w:bottom w:val="none" w:sz="0" w:space="0" w:color="auto"/>
        <w:right w:val="none" w:sz="0" w:space="0" w:color="auto"/>
      </w:divBdr>
    </w:div>
    <w:div w:id="1066487243">
      <w:marLeft w:val="640"/>
      <w:marRight w:val="0"/>
      <w:marTop w:val="0"/>
      <w:marBottom w:val="0"/>
      <w:divBdr>
        <w:top w:val="none" w:sz="0" w:space="0" w:color="auto"/>
        <w:left w:val="none" w:sz="0" w:space="0" w:color="auto"/>
        <w:bottom w:val="none" w:sz="0" w:space="0" w:color="auto"/>
        <w:right w:val="none" w:sz="0" w:space="0" w:color="auto"/>
      </w:divBdr>
    </w:div>
    <w:div w:id="1066492375">
      <w:marLeft w:val="640"/>
      <w:marRight w:val="0"/>
      <w:marTop w:val="0"/>
      <w:marBottom w:val="0"/>
      <w:divBdr>
        <w:top w:val="none" w:sz="0" w:space="0" w:color="auto"/>
        <w:left w:val="none" w:sz="0" w:space="0" w:color="auto"/>
        <w:bottom w:val="none" w:sz="0" w:space="0" w:color="auto"/>
        <w:right w:val="none" w:sz="0" w:space="0" w:color="auto"/>
      </w:divBdr>
    </w:div>
    <w:div w:id="1066536744">
      <w:marLeft w:val="640"/>
      <w:marRight w:val="0"/>
      <w:marTop w:val="0"/>
      <w:marBottom w:val="0"/>
      <w:divBdr>
        <w:top w:val="none" w:sz="0" w:space="0" w:color="auto"/>
        <w:left w:val="none" w:sz="0" w:space="0" w:color="auto"/>
        <w:bottom w:val="none" w:sz="0" w:space="0" w:color="auto"/>
        <w:right w:val="none" w:sz="0" w:space="0" w:color="auto"/>
      </w:divBdr>
    </w:div>
    <w:div w:id="1066564247">
      <w:marLeft w:val="640"/>
      <w:marRight w:val="0"/>
      <w:marTop w:val="0"/>
      <w:marBottom w:val="0"/>
      <w:divBdr>
        <w:top w:val="none" w:sz="0" w:space="0" w:color="auto"/>
        <w:left w:val="none" w:sz="0" w:space="0" w:color="auto"/>
        <w:bottom w:val="none" w:sz="0" w:space="0" w:color="auto"/>
        <w:right w:val="none" w:sz="0" w:space="0" w:color="auto"/>
      </w:divBdr>
    </w:div>
    <w:div w:id="1066605246">
      <w:marLeft w:val="640"/>
      <w:marRight w:val="0"/>
      <w:marTop w:val="0"/>
      <w:marBottom w:val="0"/>
      <w:divBdr>
        <w:top w:val="none" w:sz="0" w:space="0" w:color="auto"/>
        <w:left w:val="none" w:sz="0" w:space="0" w:color="auto"/>
        <w:bottom w:val="none" w:sz="0" w:space="0" w:color="auto"/>
        <w:right w:val="none" w:sz="0" w:space="0" w:color="auto"/>
      </w:divBdr>
    </w:div>
    <w:div w:id="1066609602">
      <w:marLeft w:val="640"/>
      <w:marRight w:val="0"/>
      <w:marTop w:val="0"/>
      <w:marBottom w:val="0"/>
      <w:divBdr>
        <w:top w:val="none" w:sz="0" w:space="0" w:color="auto"/>
        <w:left w:val="none" w:sz="0" w:space="0" w:color="auto"/>
        <w:bottom w:val="none" w:sz="0" w:space="0" w:color="auto"/>
        <w:right w:val="none" w:sz="0" w:space="0" w:color="auto"/>
      </w:divBdr>
    </w:div>
    <w:div w:id="1066609806">
      <w:marLeft w:val="640"/>
      <w:marRight w:val="0"/>
      <w:marTop w:val="0"/>
      <w:marBottom w:val="0"/>
      <w:divBdr>
        <w:top w:val="none" w:sz="0" w:space="0" w:color="auto"/>
        <w:left w:val="none" w:sz="0" w:space="0" w:color="auto"/>
        <w:bottom w:val="none" w:sz="0" w:space="0" w:color="auto"/>
        <w:right w:val="none" w:sz="0" w:space="0" w:color="auto"/>
      </w:divBdr>
    </w:div>
    <w:div w:id="1066686914">
      <w:marLeft w:val="640"/>
      <w:marRight w:val="0"/>
      <w:marTop w:val="0"/>
      <w:marBottom w:val="0"/>
      <w:divBdr>
        <w:top w:val="none" w:sz="0" w:space="0" w:color="auto"/>
        <w:left w:val="none" w:sz="0" w:space="0" w:color="auto"/>
        <w:bottom w:val="none" w:sz="0" w:space="0" w:color="auto"/>
        <w:right w:val="none" w:sz="0" w:space="0" w:color="auto"/>
      </w:divBdr>
    </w:div>
    <w:div w:id="1066757700">
      <w:marLeft w:val="640"/>
      <w:marRight w:val="0"/>
      <w:marTop w:val="0"/>
      <w:marBottom w:val="0"/>
      <w:divBdr>
        <w:top w:val="none" w:sz="0" w:space="0" w:color="auto"/>
        <w:left w:val="none" w:sz="0" w:space="0" w:color="auto"/>
        <w:bottom w:val="none" w:sz="0" w:space="0" w:color="auto"/>
        <w:right w:val="none" w:sz="0" w:space="0" w:color="auto"/>
      </w:divBdr>
    </w:div>
    <w:div w:id="1066803941">
      <w:marLeft w:val="640"/>
      <w:marRight w:val="0"/>
      <w:marTop w:val="0"/>
      <w:marBottom w:val="0"/>
      <w:divBdr>
        <w:top w:val="none" w:sz="0" w:space="0" w:color="auto"/>
        <w:left w:val="none" w:sz="0" w:space="0" w:color="auto"/>
        <w:bottom w:val="none" w:sz="0" w:space="0" w:color="auto"/>
        <w:right w:val="none" w:sz="0" w:space="0" w:color="auto"/>
      </w:divBdr>
    </w:div>
    <w:div w:id="1067146190">
      <w:marLeft w:val="640"/>
      <w:marRight w:val="0"/>
      <w:marTop w:val="0"/>
      <w:marBottom w:val="0"/>
      <w:divBdr>
        <w:top w:val="none" w:sz="0" w:space="0" w:color="auto"/>
        <w:left w:val="none" w:sz="0" w:space="0" w:color="auto"/>
        <w:bottom w:val="none" w:sz="0" w:space="0" w:color="auto"/>
        <w:right w:val="none" w:sz="0" w:space="0" w:color="auto"/>
      </w:divBdr>
    </w:div>
    <w:div w:id="1067191598">
      <w:marLeft w:val="640"/>
      <w:marRight w:val="0"/>
      <w:marTop w:val="0"/>
      <w:marBottom w:val="0"/>
      <w:divBdr>
        <w:top w:val="none" w:sz="0" w:space="0" w:color="auto"/>
        <w:left w:val="none" w:sz="0" w:space="0" w:color="auto"/>
        <w:bottom w:val="none" w:sz="0" w:space="0" w:color="auto"/>
        <w:right w:val="none" w:sz="0" w:space="0" w:color="auto"/>
      </w:divBdr>
    </w:div>
    <w:div w:id="1067193716">
      <w:marLeft w:val="640"/>
      <w:marRight w:val="0"/>
      <w:marTop w:val="0"/>
      <w:marBottom w:val="0"/>
      <w:divBdr>
        <w:top w:val="none" w:sz="0" w:space="0" w:color="auto"/>
        <w:left w:val="none" w:sz="0" w:space="0" w:color="auto"/>
        <w:bottom w:val="none" w:sz="0" w:space="0" w:color="auto"/>
        <w:right w:val="none" w:sz="0" w:space="0" w:color="auto"/>
      </w:divBdr>
    </w:div>
    <w:div w:id="1067261209">
      <w:marLeft w:val="640"/>
      <w:marRight w:val="0"/>
      <w:marTop w:val="0"/>
      <w:marBottom w:val="0"/>
      <w:divBdr>
        <w:top w:val="none" w:sz="0" w:space="0" w:color="auto"/>
        <w:left w:val="none" w:sz="0" w:space="0" w:color="auto"/>
        <w:bottom w:val="none" w:sz="0" w:space="0" w:color="auto"/>
        <w:right w:val="none" w:sz="0" w:space="0" w:color="auto"/>
      </w:divBdr>
    </w:div>
    <w:div w:id="1067264370">
      <w:marLeft w:val="640"/>
      <w:marRight w:val="0"/>
      <w:marTop w:val="0"/>
      <w:marBottom w:val="0"/>
      <w:divBdr>
        <w:top w:val="none" w:sz="0" w:space="0" w:color="auto"/>
        <w:left w:val="none" w:sz="0" w:space="0" w:color="auto"/>
        <w:bottom w:val="none" w:sz="0" w:space="0" w:color="auto"/>
        <w:right w:val="none" w:sz="0" w:space="0" w:color="auto"/>
      </w:divBdr>
    </w:div>
    <w:div w:id="1067339797">
      <w:marLeft w:val="640"/>
      <w:marRight w:val="0"/>
      <w:marTop w:val="0"/>
      <w:marBottom w:val="0"/>
      <w:divBdr>
        <w:top w:val="none" w:sz="0" w:space="0" w:color="auto"/>
        <w:left w:val="none" w:sz="0" w:space="0" w:color="auto"/>
        <w:bottom w:val="none" w:sz="0" w:space="0" w:color="auto"/>
        <w:right w:val="none" w:sz="0" w:space="0" w:color="auto"/>
      </w:divBdr>
    </w:div>
    <w:div w:id="1067412720">
      <w:marLeft w:val="640"/>
      <w:marRight w:val="0"/>
      <w:marTop w:val="0"/>
      <w:marBottom w:val="0"/>
      <w:divBdr>
        <w:top w:val="none" w:sz="0" w:space="0" w:color="auto"/>
        <w:left w:val="none" w:sz="0" w:space="0" w:color="auto"/>
        <w:bottom w:val="none" w:sz="0" w:space="0" w:color="auto"/>
        <w:right w:val="none" w:sz="0" w:space="0" w:color="auto"/>
      </w:divBdr>
    </w:div>
    <w:div w:id="1067417545">
      <w:marLeft w:val="640"/>
      <w:marRight w:val="0"/>
      <w:marTop w:val="0"/>
      <w:marBottom w:val="0"/>
      <w:divBdr>
        <w:top w:val="none" w:sz="0" w:space="0" w:color="auto"/>
        <w:left w:val="none" w:sz="0" w:space="0" w:color="auto"/>
        <w:bottom w:val="none" w:sz="0" w:space="0" w:color="auto"/>
        <w:right w:val="none" w:sz="0" w:space="0" w:color="auto"/>
      </w:divBdr>
    </w:div>
    <w:div w:id="1067454660">
      <w:marLeft w:val="640"/>
      <w:marRight w:val="0"/>
      <w:marTop w:val="0"/>
      <w:marBottom w:val="0"/>
      <w:divBdr>
        <w:top w:val="none" w:sz="0" w:space="0" w:color="auto"/>
        <w:left w:val="none" w:sz="0" w:space="0" w:color="auto"/>
        <w:bottom w:val="none" w:sz="0" w:space="0" w:color="auto"/>
        <w:right w:val="none" w:sz="0" w:space="0" w:color="auto"/>
      </w:divBdr>
    </w:div>
    <w:div w:id="1067537095">
      <w:marLeft w:val="640"/>
      <w:marRight w:val="0"/>
      <w:marTop w:val="0"/>
      <w:marBottom w:val="0"/>
      <w:divBdr>
        <w:top w:val="none" w:sz="0" w:space="0" w:color="auto"/>
        <w:left w:val="none" w:sz="0" w:space="0" w:color="auto"/>
        <w:bottom w:val="none" w:sz="0" w:space="0" w:color="auto"/>
        <w:right w:val="none" w:sz="0" w:space="0" w:color="auto"/>
      </w:divBdr>
    </w:div>
    <w:div w:id="1067604556">
      <w:marLeft w:val="640"/>
      <w:marRight w:val="0"/>
      <w:marTop w:val="0"/>
      <w:marBottom w:val="0"/>
      <w:divBdr>
        <w:top w:val="none" w:sz="0" w:space="0" w:color="auto"/>
        <w:left w:val="none" w:sz="0" w:space="0" w:color="auto"/>
        <w:bottom w:val="none" w:sz="0" w:space="0" w:color="auto"/>
        <w:right w:val="none" w:sz="0" w:space="0" w:color="auto"/>
      </w:divBdr>
    </w:div>
    <w:div w:id="1067726202">
      <w:marLeft w:val="640"/>
      <w:marRight w:val="0"/>
      <w:marTop w:val="0"/>
      <w:marBottom w:val="0"/>
      <w:divBdr>
        <w:top w:val="none" w:sz="0" w:space="0" w:color="auto"/>
        <w:left w:val="none" w:sz="0" w:space="0" w:color="auto"/>
        <w:bottom w:val="none" w:sz="0" w:space="0" w:color="auto"/>
        <w:right w:val="none" w:sz="0" w:space="0" w:color="auto"/>
      </w:divBdr>
    </w:div>
    <w:div w:id="1067730446">
      <w:marLeft w:val="640"/>
      <w:marRight w:val="0"/>
      <w:marTop w:val="0"/>
      <w:marBottom w:val="0"/>
      <w:divBdr>
        <w:top w:val="none" w:sz="0" w:space="0" w:color="auto"/>
        <w:left w:val="none" w:sz="0" w:space="0" w:color="auto"/>
        <w:bottom w:val="none" w:sz="0" w:space="0" w:color="auto"/>
        <w:right w:val="none" w:sz="0" w:space="0" w:color="auto"/>
      </w:divBdr>
    </w:div>
    <w:div w:id="1067801963">
      <w:marLeft w:val="640"/>
      <w:marRight w:val="0"/>
      <w:marTop w:val="0"/>
      <w:marBottom w:val="0"/>
      <w:divBdr>
        <w:top w:val="none" w:sz="0" w:space="0" w:color="auto"/>
        <w:left w:val="none" w:sz="0" w:space="0" w:color="auto"/>
        <w:bottom w:val="none" w:sz="0" w:space="0" w:color="auto"/>
        <w:right w:val="none" w:sz="0" w:space="0" w:color="auto"/>
      </w:divBdr>
    </w:div>
    <w:div w:id="1067805934">
      <w:marLeft w:val="640"/>
      <w:marRight w:val="0"/>
      <w:marTop w:val="0"/>
      <w:marBottom w:val="0"/>
      <w:divBdr>
        <w:top w:val="none" w:sz="0" w:space="0" w:color="auto"/>
        <w:left w:val="none" w:sz="0" w:space="0" w:color="auto"/>
        <w:bottom w:val="none" w:sz="0" w:space="0" w:color="auto"/>
        <w:right w:val="none" w:sz="0" w:space="0" w:color="auto"/>
      </w:divBdr>
    </w:div>
    <w:div w:id="1067922225">
      <w:marLeft w:val="640"/>
      <w:marRight w:val="0"/>
      <w:marTop w:val="0"/>
      <w:marBottom w:val="0"/>
      <w:divBdr>
        <w:top w:val="none" w:sz="0" w:space="0" w:color="auto"/>
        <w:left w:val="none" w:sz="0" w:space="0" w:color="auto"/>
        <w:bottom w:val="none" w:sz="0" w:space="0" w:color="auto"/>
        <w:right w:val="none" w:sz="0" w:space="0" w:color="auto"/>
      </w:divBdr>
    </w:div>
    <w:div w:id="1067997615">
      <w:marLeft w:val="640"/>
      <w:marRight w:val="0"/>
      <w:marTop w:val="0"/>
      <w:marBottom w:val="0"/>
      <w:divBdr>
        <w:top w:val="none" w:sz="0" w:space="0" w:color="auto"/>
        <w:left w:val="none" w:sz="0" w:space="0" w:color="auto"/>
        <w:bottom w:val="none" w:sz="0" w:space="0" w:color="auto"/>
        <w:right w:val="none" w:sz="0" w:space="0" w:color="auto"/>
      </w:divBdr>
    </w:div>
    <w:div w:id="1068112307">
      <w:marLeft w:val="640"/>
      <w:marRight w:val="0"/>
      <w:marTop w:val="0"/>
      <w:marBottom w:val="0"/>
      <w:divBdr>
        <w:top w:val="none" w:sz="0" w:space="0" w:color="auto"/>
        <w:left w:val="none" w:sz="0" w:space="0" w:color="auto"/>
        <w:bottom w:val="none" w:sz="0" w:space="0" w:color="auto"/>
        <w:right w:val="none" w:sz="0" w:space="0" w:color="auto"/>
      </w:divBdr>
    </w:div>
    <w:div w:id="1068261415">
      <w:marLeft w:val="640"/>
      <w:marRight w:val="0"/>
      <w:marTop w:val="0"/>
      <w:marBottom w:val="0"/>
      <w:divBdr>
        <w:top w:val="none" w:sz="0" w:space="0" w:color="auto"/>
        <w:left w:val="none" w:sz="0" w:space="0" w:color="auto"/>
        <w:bottom w:val="none" w:sz="0" w:space="0" w:color="auto"/>
        <w:right w:val="none" w:sz="0" w:space="0" w:color="auto"/>
      </w:divBdr>
    </w:div>
    <w:div w:id="1068304737">
      <w:marLeft w:val="640"/>
      <w:marRight w:val="0"/>
      <w:marTop w:val="0"/>
      <w:marBottom w:val="0"/>
      <w:divBdr>
        <w:top w:val="none" w:sz="0" w:space="0" w:color="auto"/>
        <w:left w:val="none" w:sz="0" w:space="0" w:color="auto"/>
        <w:bottom w:val="none" w:sz="0" w:space="0" w:color="auto"/>
        <w:right w:val="none" w:sz="0" w:space="0" w:color="auto"/>
      </w:divBdr>
    </w:div>
    <w:div w:id="1068305740">
      <w:marLeft w:val="640"/>
      <w:marRight w:val="0"/>
      <w:marTop w:val="0"/>
      <w:marBottom w:val="0"/>
      <w:divBdr>
        <w:top w:val="none" w:sz="0" w:space="0" w:color="auto"/>
        <w:left w:val="none" w:sz="0" w:space="0" w:color="auto"/>
        <w:bottom w:val="none" w:sz="0" w:space="0" w:color="auto"/>
        <w:right w:val="none" w:sz="0" w:space="0" w:color="auto"/>
      </w:divBdr>
    </w:div>
    <w:div w:id="1068384497">
      <w:marLeft w:val="640"/>
      <w:marRight w:val="0"/>
      <w:marTop w:val="0"/>
      <w:marBottom w:val="0"/>
      <w:divBdr>
        <w:top w:val="none" w:sz="0" w:space="0" w:color="auto"/>
        <w:left w:val="none" w:sz="0" w:space="0" w:color="auto"/>
        <w:bottom w:val="none" w:sz="0" w:space="0" w:color="auto"/>
        <w:right w:val="none" w:sz="0" w:space="0" w:color="auto"/>
      </w:divBdr>
    </w:div>
    <w:div w:id="1068454952">
      <w:marLeft w:val="640"/>
      <w:marRight w:val="0"/>
      <w:marTop w:val="0"/>
      <w:marBottom w:val="0"/>
      <w:divBdr>
        <w:top w:val="none" w:sz="0" w:space="0" w:color="auto"/>
        <w:left w:val="none" w:sz="0" w:space="0" w:color="auto"/>
        <w:bottom w:val="none" w:sz="0" w:space="0" w:color="auto"/>
        <w:right w:val="none" w:sz="0" w:space="0" w:color="auto"/>
      </w:divBdr>
    </w:div>
    <w:div w:id="1068455661">
      <w:marLeft w:val="640"/>
      <w:marRight w:val="0"/>
      <w:marTop w:val="0"/>
      <w:marBottom w:val="0"/>
      <w:divBdr>
        <w:top w:val="none" w:sz="0" w:space="0" w:color="auto"/>
        <w:left w:val="none" w:sz="0" w:space="0" w:color="auto"/>
        <w:bottom w:val="none" w:sz="0" w:space="0" w:color="auto"/>
        <w:right w:val="none" w:sz="0" w:space="0" w:color="auto"/>
      </w:divBdr>
    </w:div>
    <w:div w:id="1068459559">
      <w:marLeft w:val="640"/>
      <w:marRight w:val="0"/>
      <w:marTop w:val="0"/>
      <w:marBottom w:val="0"/>
      <w:divBdr>
        <w:top w:val="none" w:sz="0" w:space="0" w:color="auto"/>
        <w:left w:val="none" w:sz="0" w:space="0" w:color="auto"/>
        <w:bottom w:val="none" w:sz="0" w:space="0" w:color="auto"/>
        <w:right w:val="none" w:sz="0" w:space="0" w:color="auto"/>
      </w:divBdr>
    </w:div>
    <w:div w:id="1068499427">
      <w:marLeft w:val="640"/>
      <w:marRight w:val="0"/>
      <w:marTop w:val="0"/>
      <w:marBottom w:val="0"/>
      <w:divBdr>
        <w:top w:val="none" w:sz="0" w:space="0" w:color="auto"/>
        <w:left w:val="none" w:sz="0" w:space="0" w:color="auto"/>
        <w:bottom w:val="none" w:sz="0" w:space="0" w:color="auto"/>
        <w:right w:val="none" w:sz="0" w:space="0" w:color="auto"/>
      </w:divBdr>
    </w:div>
    <w:div w:id="1068502247">
      <w:marLeft w:val="640"/>
      <w:marRight w:val="0"/>
      <w:marTop w:val="0"/>
      <w:marBottom w:val="0"/>
      <w:divBdr>
        <w:top w:val="none" w:sz="0" w:space="0" w:color="auto"/>
        <w:left w:val="none" w:sz="0" w:space="0" w:color="auto"/>
        <w:bottom w:val="none" w:sz="0" w:space="0" w:color="auto"/>
        <w:right w:val="none" w:sz="0" w:space="0" w:color="auto"/>
      </w:divBdr>
    </w:div>
    <w:div w:id="1068697960">
      <w:marLeft w:val="480"/>
      <w:marRight w:val="0"/>
      <w:marTop w:val="0"/>
      <w:marBottom w:val="0"/>
      <w:divBdr>
        <w:top w:val="none" w:sz="0" w:space="0" w:color="auto"/>
        <w:left w:val="none" w:sz="0" w:space="0" w:color="auto"/>
        <w:bottom w:val="none" w:sz="0" w:space="0" w:color="auto"/>
        <w:right w:val="none" w:sz="0" w:space="0" w:color="auto"/>
      </w:divBdr>
    </w:div>
    <w:div w:id="1068919056">
      <w:marLeft w:val="640"/>
      <w:marRight w:val="0"/>
      <w:marTop w:val="0"/>
      <w:marBottom w:val="0"/>
      <w:divBdr>
        <w:top w:val="none" w:sz="0" w:space="0" w:color="auto"/>
        <w:left w:val="none" w:sz="0" w:space="0" w:color="auto"/>
        <w:bottom w:val="none" w:sz="0" w:space="0" w:color="auto"/>
        <w:right w:val="none" w:sz="0" w:space="0" w:color="auto"/>
      </w:divBdr>
    </w:div>
    <w:div w:id="1068964932">
      <w:marLeft w:val="640"/>
      <w:marRight w:val="0"/>
      <w:marTop w:val="0"/>
      <w:marBottom w:val="0"/>
      <w:divBdr>
        <w:top w:val="none" w:sz="0" w:space="0" w:color="auto"/>
        <w:left w:val="none" w:sz="0" w:space="0" w:color="auto"/>
        <w:bottom w:val="none" w:sz="0" w:space="0" w:color="auto"/>
        <w:right w:val="none" w:sz="0" w:space="0" w:color="auto"/>
      </w:divBdr>
    </w:div>
    <w:div w:id="1069228897">
      <w:marLeft w:val="640"/>
      <w:marRight w:val="0"/>
      <w:marTop w:val="0"/>
      <w:marBottom w:val="0"/>
      <w:divBdr>
        <w:top w:val="none" w:sz="0" w:space="0" w:color="auto"/>
        <w:left w:val="none" w:sz="0" w:space="0" w:color="auto"/>
        <w:bottom w:val="none" w:sz="0" w:space="0" w:color="auto"/>
        <w:right w:val="none" w:sz="0" w:space="0" w:color="auto"/>
      </w:divBdr>
    </w:div>
    <w:div w:id="1069309716">
      <w:marLeft w:val="640"/>
      <w:marRight w:val="0"/>
      <w:marTop w:val="0"/>
      <w:marBottom w:val="0"/>
      <w:divBdr>
        <w:top w:val="none" w:sz="0" w:space="0" w:color="auto"/>
        <w:left w:val="none" w:sz="0" w:space="0" w:color="auto"/>
        <w:bottom w:val="none" w:sz="0" w:space="0" w:color="auto"/>
        <w:right w:val="none" w:sz="0" w:space="0" w:color="auto"/>
      </w:divBdr>
    </w:div>
    <w:div w:id="1069352824">
      <w:marLeft w:val="640"/>
      <w:marRight w:val="0"/>
      <w:marTop w:val="0"/>
      <w:marBottom w:val="0"/>
      <w:divBdr>
        <w:top w:val="none" w:sz="0" w:space="0" w:color="auto"/>
        <w:left w:val="none" w:sz="0" w:space="0" w:color="auto"/>
        <w:bottom w:val="none" w:sz="0" w:space="0" w:color="auto"/>
        <w:right w:val="none" w:sz="0" w:space="0" w:color="auto"/>
      </w:divBdr>
    </w:div>
    <w:div w:id="1069376833">
      <w:marLeft w:val="640"/>
      <w:marRight w:val="0"/>
      <w:marTop w:val="0"/>
      <w:marBottom w:val="0"/>
      <w:divBdr>
        <w:top w:val="none" w:sz="0" w:space="0" w:color="auto"/>
        <w:left w:val="none" w:sz="0" w:space="0" w:color="auto"/>
        <w:bottom w:val="none" w:sz="0" w:space="0" w:color="auto"/>
        <w:right w:val="none" w:sz="0" w:space="0" w:color="auto"/>
      </w:divBdr>
    </w:div>
    <w:div w:id="1069424955">
      <w:marLeft w:val="640"/>
      <w:marRight w:val="0"/>
      <w:marTop w:val="0"/>
      <w:marBottom w:val="0"/>
      <w:divBdr>
        <w:top w:val="none" w:sz="0" w:space="0" w:color="auto"/>
        <w:left w:val="none" w:sz="0" w:space="0" w:color="auto"/>
        <w:bottom w:val="none" w:sz="0" w:space="0" w:color="auto"/>
        <w:right w:val="none" w:sz="0" w:space="0" w:color="auto"/>
      </w:divBdr>
    </w:div>
    <w:div w:id="1069576838">
      <w:marLeft w:val="640"/>
      <w:marRight w:val="0"/>
      <w:marTop w:val="0"/>
      <w:marBottom w:val="0"/>
      <w:divBdr>
        <w:top w:val="none" w:sz="0" w:space="0" w:color="auto"/>
        <w:left w:val="none" w:sz="0" w:space="0" w:color="auto"/>
        <w:bottom w:val="none" w:sz="0" w:space="0" w:color="auto"/>
        <w:right w:val="none" w:sz="0" w:space="0" w:color="auto"/>
      </w:divBdr>
    </w:div>
    <w:div w:id="1069620817">
      <w:marLeft w:val="640"/>
      <w:marRight w:val="0"/>
      <w:marTop w:val="0"/>
      <w:marBottom w:val="0"/>
      <w:divBdr>
        <w:top w:val="none" w:sz="0" w:space="0" w:color="auto"/>
        <w:left w:val="none" w:sz="0" w:space="0" w:color="auto"/>
        <w:bottom w:val="none" w:sz="0" w:space="0" w:color="auto"/>
        <w:right w:val="none" w:sz="0" w:space="0" w:color="auto"/>
      </w:divBdr>
    </w:div>
    <w:div w:id="1069690077">
      <w:marLeft w:val="640"/>
      <w:marRight w:val="0"/>
      <w:marTop w:val="0"/>
      <w:marBottom w:val="0"/>
      <w:divBdr>
        <w:top w:val="none" w:sz="0" w:space="0" w:color="auto"/>
        <w:left w:val="none" w:sz="0" w:space="0" w:color="auto"/>
        <w:bottom w:val="none" w:sz="0" w:space="0" w:color="auto"/>
        <w:right w:val="none" w:sz="0" w:space="0" w:color="auto"/>
      </w:divBdr>
    </w:div>
    <w:div w:id="1069694543">
      <w:marLeft w:val="640"/>
      <w:marRight w:val="0"/>
      <w:marTop w:val="0"/>
      <w:marBottom w:val="0"/>
      <w:divBdr>
        <w:top w:val="none" w:sz="0" w:space="0" w:color="auto"/>
        <w:left w:val="none" w:sz="0" w:space="0" w:color="auto"/>
        <w:bottom w:val="none" w:sz="0" w:space="0" w:color="auto"/>
        <w:right w:val="none" w:sz="0" w:space="0" w:color="auto"/>
      </w:divBdr>
    </w:div>
    <w:div w:id="1069765936">
      <w:marLeft w:val="640"/>
      <w:marRight w:val="0"/>
      <w:marTop w:val="0"/>
      <w:marBottom w:val="0"/>
      <w:divBdr>
        <w:top w:val="none" w:sz="0" w:space="0" w:color="auto"/>
        <w:left w:val="none" w:sz="0" w:space="0" w:color="auto"/>
        <w:bottom w:val="none" w:sz="0" w:space="0" w:color="auto"/>
        <w:right w:val="none" w:sz="0" w:space="0" w:color="auto"/>
      </w:divBdr>
    </w:div>
    <w:div w:id="1069882568">
      <w:marLeft w:val="640"/>
      <w:marRight w:val="0"/>
      <w:marTop w:val="0"/>
      <w:marBottom w:val="0"/>
      <w:divBdr>
        <w:top w:val="none" w:sz="0" w:space="0" w:color="auto"/>
        <w:left w:val="none" w:sz="0" w:space="0" w:color="auto"/>
        <w:bottom w:val="none" w:sz="0" w:space="0" w:color="auto"/>
        <w:right w:val="none" w:sz="0" w:space="0" w:color="auto"/>
      </w:divBdr>
    </w:div>
    <w:div w:id="1069958751">
      <w:marLeft w:val="640"/>
      <w:marRight w:val="0"/>
      <w:marTop w:val="0"/>
      <w:marBottom w:val="0"/>
      <w:divBdr>
        <w:top w:val="none" w:sz="0" w:space="0" w:color="auto"/>
        <w:left w:val="none" w:sz="0" w:space="0" w:color="auto"/>
        <w:bottom w:val="none" w:sz="0" w:space="0" w:color="auto"/>
        <w:right w:val="none" w:sz="0" w:space="0" w:color="auto"/>
      </w:divBdr>
    </w:div>
    <w:div w:id="1070226423">
      <w:marLeft w:val="640"/>
      <w:marRight w:val="0"/>
      <w:marTop w:val="0"/>
      <w:marBottom w:val="0"/>
      <w:divBdr>
        <w:top w:val="none" w:sz="0" w:space="0" w:color="auto"/>
        <w:left w:val="none" w:sz="0" w:space="0" w:color="auto"/>
        <w:bottom w:val="none" w:sz="0" w:space="0" w:color="auto"/>
        <w:right w:val="none" w:sz="0" w:space="0" w:color="auto"/>
      </w:divBdr>
    </w:div>
    <w:div w:id="1070232668">
      <w:marLeft w:val="640"/>
      <w:marRight w:val="0"/>
      <w:marTop w:val="0"/>
      <w:marBottom w:val="0"/>
      <w:divBdr>
        <w:top w:val="none" w:sz="0" w:space="0" w:color="auto"/>
        <w:left w:val="none" w:sz="0" w:space="0" w:color="auto"/>
        <w:bottom w:val="none" w:sz="0" w:space="0" w:color="auto"/>
        <w:right w:val="none" w:sz="0" w:space="0" w:color="auto"/>
      </w:divBdr>
    </w:div>
    <w:div w:id="1070233709">
      <w:marLeft w:val="640"/>
      <w:marRight w:val="0"/>
      <w:marTop w:val="0"/>
      <w:marBottom w:val="0"/>
      <w:divBdr>
        <w:top w:val="none" w:sz="0" w:space="0" w:color="auto"/>
        <w:left w:val="none" w:sz="0" w:space="0" w:color="auto"/>
        <w:bottom w:val="none" w:sz="0" w:space="0" w:color="auto"/>
        <w:right w:val="none" w:sz="0" w:space="0" w:color="auto"/>
      </w:divBdr>
    </w:div>
    <w:div w:id="1070234681">
      <w:marLeft w:val="640"/>
      <w:marRight w:val="0"/>
      <w:marTop w:val="0"/>
      <w:marBottom w:val="0"/>
      <w:divBdr>
        <w:top w:val="none" w:sz="0" w:space="0" w:color="auto"/>
        <w:left w:val="none" w:sz="0" w:space="0" w:color="auto"/>
        <w:bottom w:val="none" w:sz="0" w:space="0" w:color="auto"/>
        <w:right w:val="none" w:sz="0" w:space="0" w:color="auto"/>
      </w:divBdr>
    </w:div>
    <w:div w:id="1070277404">
      <w:marLeft w:val="640"/>
      <w:marRight w:val="0"/>
      <w:marTop w:val="0"/>
      <w:marBottom w:val="0"/>
      <w:divBdr>
        <w:top w:val="none" w:sz="0" w:space="0" w:color="auto"/>
        <w:left w:val="none" w:sz="0" w:space="0" w:color="auto"/>
        <w:bottom w:val="none" w:sz="0" w:space="0" w:color="auto"/>
        <w:right w:val="none" w:sz="0" w:space="0" w:color="auto"/>
      </w:divBdr>
    </w:div>
    <w:div w:id="1070300783">
      <w:marLeft w:val="640"/>
      <w:marRight w:val="0"/>
      <w:marTop w:val="0"/>
      <w:marBottom w:val="0"/>
      <w:divBdr>
        <w:top w:val="none" w:sz="0" w:space="0" w:color="auto"/>
        <w:left w:val="none" w:sz="0" w:space="0" w:color="auto"/>
        <w:bottom w:val="none" w:sz="0" w:space="0" w:color="auto"/>
        <w:right w:val="none" w:sz="0" w:space="0" w:color="auto"/>
      </w:divBdr>
    </w:div>
    <w:div w:id="1070422458">
      <w:marLeft w:val="640"/>
      <w:marRight w:val="0"/>
      <w:marTop w:val="0"/>
      <w:marBottom w:val="0"/>
      <w:divBdr>
        <w:top w:val="none" w:sz="0" w:space="0" w:color="auto"/>
        <w:left w:val="none" w:sz="0" w:space="0" w:color="auto"/>
        <w:bottom w:val="none" w:sz="0" w:space="0" w:color="auto"/>
        <w:right w:val="none" w:sz="0" w:space="0" w:color="auto"/>
      </w:divBdr>
    </w:div>
    <w:div w:id="1070424075">
      <w:marLeft w:val="640"/>
      <w:marRight w:val="0"/>
      <w:marTop w:val="0"/>
      <w:marBottom w:val="0"/>
      <w:divBdr>
        <w:top w:val="none" w:sz="0" w:space="0" w:color="auto"/>
        <w:left w:val="none" w:sz="0" w:space="0" w:color="auto"/>
        <w:bottom w:val="none" w:sz="0" w:space="0" w:color="auto"/>
        <w:right w:val="none" w:sz="0" w:space="0" w:color="auto"/>
      </w:divBdr>
    </w:div>
    <w:div w:id="1070424926">
      <w:marLeft w:val="640"/>
      <w:marRight w:val="0"/>
      <w:marTop w:val="0"/>
      <w:marBottom w:val="0"/>
      <w:divBdr>
        <w:top w:val="none" w:sz="0" w:space="0" w:color="auto"/>
        <w:left w:val="none" w:sz="0" w:space="0" w:color="auto"/>
        <w:bottom w:val="none" w:sz="0" w:space="0" w:color="auto"/>
        <w:right w:val="none" w:sz="0" w:space="0" w:color="auto"/>
      </w:divBdr>
    </w:div>
    <w:div w:id="1070469460">
      <w:marLeft w:val="640"/>
      <w:marRight w:val="0"/>
      <w:marTop w:val="0"/>
      <w:marBottom w:val="0"/>
      <w:divBdr>
        <w:top w:val="none" w:sz="0" w:space="0" w:color="auto"/>
        <w:left w:val="none" w:sz="0" w:space="0" w:color="auto"/>
        <w:bottom w:val="none" w:sz="0" w:space="0" w:color="auto"/>
        <w:right w:val="none" w:sz="0" w:space="0" w:color="auto"/>
      </w:divBdr>
    </w:div>
    <w:div w:id="1070495415">
      <w:marLeft w:val="640"/>
      <w:marRight w:val="0"/>
      <w:marTop w:val="0"/>
      <w:marBottom w:val="0"/>
      <w:divBdr>
        <w:top w:val="none" w:sz="0" w:space="0" w:color="auto"/>
        <w:left w:val="none" w:sz="0" w:space="0" w:color="auto"/>
        <w:bottom w:val="none" w:sz="0" w:space="0" w:color="auto"/>
        <w:right w:val="none" w:sz="0" w:space="0" w:color="auto"/>
      </w:divBdr>
    </w:div>
    <w:div w:id="1070545624">
      <w:marLeft w:val="640"/>
      <w:marRight w:val="0"/>
      <w:marTop w:val="0"/>
      <w:marBottom w:val="0"/>
      <w:divBdr>
        <w:top w:val="none" w:sz="0" w:space="0" w:color="auto"/>
        <w:left w:val="none" w:sz="0" w:space="0" w:color="auto"/>
        <w:bottom w:val="none" w:sz="0" w:space="0" w:color="auto"/>
        <w:right w:val="none" w:sz="0" w:space="0" w:color="auto"/>
      </w:divBdr>
    </w:div>
    <w:div w:id="1070616295">
      <w:marLeft w:val="640"/>
      <w:marRight w:val="0"/>
      <w:marTop w:val="0"/>
      <w:marBottom w:val="0"/>
      <w:divBdr>
        <w:top w:val="none" w:sz="0" w:space="0" w:color="auto"/>
        <w:left w:val="none" w:sz="0" w:space="0" w:color="auto"/>
        <w:bottom w:val="none" w:sz="0" w:space="0" w:color="auto"/>
        <w:right w:val="none" w:sz="0" w:space="0" w:color="auto"/>
      </w:divBdr>
    </w:div>
    <w:div w:id="1070617959">
      <w:marLeft w:val="640"/>
      <w:marRight w:val="0"/>
      <w:marTop w:val="0"/>
      <w:marBottom w:val="0"/>
      <w:divBdr>
        <w:top w:val="none" w:sz="0" w:space="0" w:color="auto"/>
        <w:left w:val="none" w:sz="0" w:space="0" w:color="auto"/>
        <w:bottom w:val="none" w:sz="0" w:space="0" w:color="auto"/>
        <w:right w:val="none" w:sz="0" w:space="0" w:color="auto"/>
      </w:divBdr>
    </w:div>
    <w:div w:id="1070692451">
      <w:marLeft w:val="640"/>
      <w:marRight w:val="0"/>
      <w:marTop w:val="0"/>
      <w:marBottom w:val="0"/>
      <w:divBdr>
        <w:top w:val="none" w:sz="0" w:space="0" w:color="auto"/>
        <w:left w:val="none" w:sz="0" w:space="0" w:color="auto"/>
        <w:bottom w:val="none" w:sz="0" w:space="0" w:color="auto"/>
        <w:right w:val="none" w:sz="0" w:space="0" w:color="auto"/>
      </w:divBdr>
    </w:div>
    <w:div w:id="1070731019">
      <w:marLeft w:val="640"/>
      <w:marRight w:val="0"/>
      <w:marTop w:val="0"/>
      <w:marBottom w:val="0"/>
      <w:divBdr>
        <w:top w:val="none" w:sz="0" w:space="0" w:color="auto"/>
        <w:left w:val="none" w:sz="0" w:space="0" w:color="auto"/>
        <w:bottom w:val="none" w:sz="0" w:space="0" w:color="auto"/>
        <w:right w:val="none" w:sz="0" w:space="0" w:color="auto"/>
      </w:divBdr>
    </w:div>
    <w:div w:id="1070731574">
      <w:marLeft w:val="640"/>
      <w:marRight w:val="0"/>
      <w:marTop w:val="0"/>
      <w:marBottom w:val="0"/>
      <w:divBdr>
        <w:top w:val="none" w:sz="0" w:space="0" w:color="auto"/>
        <w:left w:val="none" w:sz="0" w:space="0" w:color="auto"/>
        <w:bottom w:val="none" w:sz="0" w:space="0" w:color="auto"/>
        <w:right w:val="none" w:sz="0" w:space="0" w:color="auto"/>
      </w:divBdr>
    </w:div>
    <w:div w:id="1070732641">
      <w:marLeft w:val="640"/>
      <w:marRight w:val="0"/>
      <w:marTop w:val="0"/>
      <w:marBottom w:val="0"/>
      <w:divBdr>
        <w:top w:val="none" w:sz="0" w:space="0" w:color="auto"/>
        <w:left w:val="none" w:sz="0" w:space="0" w:color="auto"/>
        <w:bottom w:val="none" w:sz="0" w:space="0" w:color="auto"/>
        <w:right w:val="none" w:sz="0" w:space="0" w:color="auto"/>
      </w:divBdr>
    </w:div>
    <w:div w:id="1070808499">
      <w:marLeft w:val="640"/>
      <w:marRight w:val="0"/>
      <w:marTop w:val="0"/>
      <w:marBottom w:val="0"/>
      <w:divBdr>
        <w:top w:val="none" w:sz="0" w:space="0" w:color="auto"/>
        <w:left w:val="none" w:sz="0" w:space="0" w:color="auto"/>
        <w:bottom w:val="none" w:sz="0" w:space="0" w:color="auto"/>
        <w:right w:val="none" w:sz="0" w:space="0" w:color="auto"/>
      </w:divBdr>
    </w:div>
    <w:div w:id="1070810755">
      <w:marLeft w:val="640"/>
      <w:marRight w:val="0"/>
      <w:marTop w:val="0"/>
      <w:marBottom w:val="0"/>
      <w:divBdr>
        <w:top w:val="none" w:sz="0" w:space="0" w:color="auto"/>
        <w:left w:val="none" w:sz="0" w:space="0" w:color="auto"/>
        <w:bottom w:val="none" w:sz="0" w:space="0" w:color="auto"/>
        <w:right w:val="none" w:sz="0" w:space="0" w:color="auto"/>
      </w:divBdr>
    </w:div>
    <w:div w:id="1070886853">
      <w:marLeft w:val="640"/>
      <w:marRight w:val="0"/>
      <w:marTop w:val="0"/>
      <w:marBottom w:val="0"/>
      <w:divBdr>
        <w:top w:val="none" w:sz="0" w:space="0" w:color="auto"/>
        <w:left w:val="none" w:sz="0" w:space="0" w:color="auto"/>
        <w:bottom w:val="none" w:sz="0" w:space="0" w:color="auto"/>
        <w:right w:val="none" w:sz="0" w:space="0" w:color="auto"/>
      </w:divBdr>
    </w:div>
    <w:div w:id="1070888722">
      <w:marLeft w:val="640"/>
      <w:marRight w:val="0"/>
      <w:marTop w:val="0"/>
      <w:marBottom w:val="0"/>
      <w:divBdr>
        <w:top w:val="none" w:sz="0" w:space="0" w:color="auto"/>
        <w:left w:val="none" w:sz="0" w:space="0" w:color="auto"/>
        <w:bottom w:val="none" w:sz="0" w:space="0" w:color="auto"/>
        <w:right w:val="none" w:sz="0" w:space="0" w:color="auto"/>
      </w:divBdr>
    </w:div>
    <w:div w:id="1071006405">
      <w:marLeft w:val="640"/>
      <w:marRight w:val="0"/>
      <w:marTop w:val="0"/>
      <w:marBottom w:val="0"/>
      <w:divBdr>
        <w:top w:val="none" w:sz="0" w:space="0" w:color="auto"/>
        <w:left w:val="none" w:sz="0" w:space="0" w:color="auto"/>
        <w:bottom w:val="none" w:sz="0" w:space="0" w:color="auto"/>
        <w:right w:val="none" w:sz="0" w:space="0" w:color="auto"/>
      </w:divBdr>
    </w:div>
    <w:div w:id="1071076947">
      <w:marLeft w:val="640"/>
      <w:marRight w:val="0"/>
      <w:marTop w:val="0"/>
      <w:marBottom w:val="0"/>
      <w:divBdr>
        <w:top w:val="none" w:sz="0" w:space="0" w:color="auto"/>
        <w:left w:val="none" w:sz="0" w:space="0" w:color="auto"/>
        <w:bottom w:val="none" w:sz="0" w:space="0" w:color="auto"/>
        <w:right w:val="none" w:sz="0" w:space="0" w:color="auto"/>
      </w:divBdr>
    </w:div>
    <w:div w:id="1071079557">
      <w:marLeft w:val="640"/>
      <w:marRight w:val="0"/>
      <w:marTop w:val="0"/>
      <w:marBottom w:val="0"/>
      <w:divBdr>
        <w:top w:val="none" w:sz="0" w:space="0" w:color="auto"/>
        <w:left w:val="none" w:sz="0" w:space="0" w:color="auto"/>
        <w:bottom w:val="none" w:sz="0" w:space="0" w:color="auto"/>
        <w:right w:val="none" w:sz="0" w:space="0" w:color="auto"/>
      </w:divBdr>
    </w:div>
    <w:div w:id="1071080932">
      <w:marLeft w:val="640"/>
      <w:marRight w:val="0"/>
      <w:marTop w:val="0"/>
      <w:marBottom w:val="0"/>
      <w:divBdr>
        <w:top w:val="none" w:sz="0" w:space="0" w:color="auto"/>
        <w:left w:val="none" w:sz="0" w:space="0" w:color="auto"/>
        <w:bottom w:val="none" w:sz="0" w:space="0" w:color="auto"/>
        <w:right w:val="none" w:sz="0" w:space="0" w:color="auto"/>
      </w:divBdr>
    </w:div>
    <w:div w:id="1071274749">
      <w:marLeft w:val="640"/>
      <w:marRight w:val="0"/>
      <w:marTop w:val="0"/>
      <w:marBottom w:val="0"/>
      <w:divBdr>
        <w:top w:val="none" w:sz="0" w:space="0" w:color="auto"/>
        <w:left w:val="none" w:sz="0" w:space="0" w:color="auto"/>
        <w:bottom w:val="none" w:sz="0" w:space="0" w:color="auto"/>
        <w:right w:val="none" w:sz="0" w:space="0" w:color="auto"/>
      </w:divBdr>
    </w:div>
    <w:div w:id="1071342950">
      <w:marLeft w:val="640"/>
      <w:marRight w:val="0"/>
      <w:marTop w:val="0"/>
      <w:marBottom w:val="0"/>
      <w:divBdr>
        <w:top w:val="none" w:sz="0" w:space="0" w:color="auto"/>
        <w:left w:val="none" w:sz="0" w:space="0" w:color="auto"/>
        <w:bottom w:val="none" w:sz="0" w:space="0" w:color="auto"/>
        <w:right w:val="none" w:sz="0" w:space="0" w:color="auto"/>
      </w:divBdr>
    </w:div>
    <w:div w:id="1071348915">
      <w:marLeft w:val="640"/>
      <w:marRight w:val="0"/>
      <w:marTop w:val="0"/>
      <w:marBottom w:val="0"/>
      <w:divBdr>
        <w:top w:val="none" w:sz="0" w:space="0" w:color="auto"/>
        <w:left w:val="none" w:sz="0" w:space="0" w:color="auto"/>
        <w:bottom w:val="none" w:sz="0" w:space="0" w:color="auto"/>
        <w:right w:val="none" w:sz="0" w:space="0" w:color="auto"/>
      </w:divBdr>
    </w:div>
    <w:div w:id="1071385475">
      <w:marLeft w:val="640"/>
      <w:marRight w:val="0"/>
      <w:marTop w:val="0"/>
      <w:marBottom w:val="0"/>
      <w:divBdr>
        <w:top w:val="none" w:sz="0" w:space="0" w:color="auto"/>
        <w:left w:val="none" w:sz="0" w:space="0" w:color="auto"/>
        <w:bottom w:val="none" w:sz="0" w:space="0" w:color="auto"/>
        <w:right w:val="none" w:sz="0" w:space="0" w:color="auto"/>
      </w:divBdr>
    </w:div>
    <w:div w:id="1071387271">
      <w:marLeft w:val="640"/>
      <w:marRight w:val="0"/>
      <w:marTop w:val="0"/>
      <w:marBottom w:val="0"/>
      <w:divBdr>
        <w:top w:val="none" w:sz="0" w:space="0" w:color="auto"/>
        <w:left w:val="none" w:sz="0" w:space="0" w:color="auto"/>
        <w:bottom w:val="none" w:sz="0" w:space="0" w:color="auto"/>
        <w:right w:val="none" w:sz="0" w:space="0" w:color="auto"/>
      </w:divBdr>
    </w:div>
    <w:div w:id="1071654378">
      <w:marLeft w:val="640"/>
      <w:marRight w:val="0"/>
      <w:marTop w:val="0"/>
      <w:marBottom w:val="0"/>
      <w:divBdr>
        <w:top w:val="none" w:sz="0" w:space="0" w:color="auto"/>
        <w:left w:val="none" w:sz="0" w:space="0" w:color="auto"/>
        <w:bottom w:val="none" w:sz="0" w:space="0" w:color="auto"/>
        <w:right w:val="none" w:sz="0" w:space="0" w:color="auto"/>
      </w:divBdr>
    </w:div>
    <w:div w:id="1071658029">
      <w:marLeft w:val="640"/>
      <w:marRight w:val="0"/>
      <w:marTop w:val="0"/>
      <w:marBottom w:val="0"/>
      <w:divBdr>
        <w:top w:val="none" w:sz="0" w:space="0" w:color="auto"/>
        <w:left w:val="none" w:sz="0" w:space="0" w:color="auto"/>
        <w:bottom w:val="none" w:sz="0" w:space="0" w:color="auto"/>
        <w:right w:val="none" w:sz="0" w:space="0" w:color="auto"/>
      </w:divBdr>
    </w:div>
    <w:div w:id="1071659658">
      <w:marLeft w:val="640"/>
      <w:marRight w:val="0"/>
      <w:marTop w:val="0"/>
      <w:marBottom w:val="0"/>
      <w:divBdr>
        <w:top w:val="none" w:sz="0" w:space="0" w:color="auto"/>
        <w:left w:val="none" w:sz="0" w:space="0" w:color="auto"/>
        <w:bottom w:val="none" w:sz="0" w:space="0" w:color="auto"/>
        <w:right w:val="none" w:sz="0" w:space="0" w:color="auto"/>
      </w:divBdr>
    </w:div>
    <w:div w:id="1071730356">
      <w:marLeft w:val="640"/>
      <w:marRight w:val="0"/>
      <w:marTop w:val="0"/>
      <w:marBottom w:val="0"/>
      <w:divBdr>
        <w:top w:val="none" w:sz="0" w:space="0" w:color="auto"/>
        <w:left w:val="none" w:sz="0" w:space="0" w:color="auto"/>
        <w:bottom w:val="none" w:sz="0" w:space="0" w:color="auto"/>
        <w:right w:val="none" w:sz="0" w:space="0" w:color="auto"/>
      </w:divBdr>
    </w:div>
    <w:div w:id="1071731668">
      <w:marLeft w:val="640"/>
      <w:marRight w:val="0"/>
      <w:marTop w:val="0"/>
      <w:marBottom w:val="0"/>
      <w:divBdr>
        <w:top w:val="none" w:sz="0" w:space="0" w:color="auto"/>
        <w:left w:val="none" w:sz="0" w:space="0" w:color="auto"/>
        <w:bottom w:val="none" w:sz="0" w:space="0" w:color="auto"/>
        <w:right w:val="none" w:sz="0" w:space="0" w:color="auto"/>
      </w:divBdr>
    </w:div>
    <w:div w:id="1071855781">
      <w:marLeft w:val="640"/>
      <w:marRight w:val="0"/>
      <w:marTop w:val="0"/>
      <w:marBottom w:val="0"/>
      <w:divBdr>
        <w:top w:val="none" w:sz="0" w:space="0" w:color="auto"/>
        <w:left w:val="none" w:sz="0" w:space="0" w:color="auto"/>
        <w:bottom w:val="none" w:sz="0" w:space="0" w:color="auto"/>
        <w:right w:val="none" w:sz="0" w:space="0" w:color="auto"/>
      </w:divBdr>
    </w:div>
    <w:div w:id="1071922963">
      <w:marLeft w:val="640"/>
      <w:marRight w:val="0"/>
      <w:marTop w:val="0"/>
      <w:marBottom w:val="0"/>
      <w:divBdr>
        <w:top w:val="none" w:sz="0" w:space="0" w:color="auto"/>
        <w:left w:val="none" w:sz="0" w:space="0" w:color="auto"/>
        <w:bottom w:val="none" w:sz="0" w:space="0" w:color="auto"/>
        <w:right w:val="none" w:sz="0" w:space="0" w:color="auto"/>
      </w:divBdr>
    </w:div>
    <w:div w:id="1072000762">
      <w:marLeft w:val="640"/>
      <w:marRight w:val="0"/>
      <w:marTop w:val="0"/>
      <w:marBottom w:val="0"/>
      <w:divBdr>
        <w:top w:val="none" w:sz="0" w:space="0" w:color="auto"/>
        <w:left w:val="none" w:sz="0" w:space="0" w:color="auto"/>
        <w:bottom w:val="none" w:sz="0" w:space="0" w:color="auto"/>
        <w:right w:val="none" w:sz="0" w:space="0" w:color="auto"/>
      </w:divBdr>
    </w:div>
    <w:div w:id="1072046970">
      <w:marLeft w:val="640"/>
      <w:marRight w:val="0"/>
      <w:marTop w:val="0"/>
      <w:marBottom w:val="0"/>
      <w:divBdr>
        <w:top w:val="none" w:sz="0" w:space="0" w:color="auto"/>
        <w:left w:val="none" w:sz="0" w:space="0" w:color="auto"/>
        <w:bottom w:val="none" w:sz="0" w:space="0" w:color="auto"/>
        <w:right w:val="none" w:sz="0" w:space="0" w:color="auto"/>
      </w:divBdr>
    </w:div>
    <w:div w:id="1072194271">
      <w:marLeft w:val="640"/>
      <w:marRight w:val="0"/>
      <w:marTop w:val="0"/>
      <w:marBottom w:val="0"/>
      <w:divBdr>
        <w:top w:val="none" w:sz="0" w:space="0" w:color="auto"/>
        <w:left w:val="none" w:sz="0" w:space="0" w:color="auto"/>
        <w:bottom w:val="none" w:sz="0" w:space="0" w:color="auto"/>
        <w:right w:val="none" w:sz="0" w:space="0" w:color="auto"/>
      </w:divBdr>
    </w:div>
    <w:div w:id="1072197728">
      <w:marLeft w:val="640"/>
      <w:marRight w:val="0"/>
      <w:marTop w:val="0"/>
      <w:marBottom w:val="0"/>
      <w:divBdr>
        <w:top w:val="none" w:sz="0" w:space="0" w:color="auto"/>
        <w:left w:val="none" w:sz="0" w:space="0" w:color="auto"/>
        <w:bottom w:val="none" w:sz="0" w:space="0" w:color="auto"/>
        <w:right w:val="none" w:sz="0" w:space="0" w:color="auto"/>
      </w:divBdr>
    </w:div>
    <w:div w:id="1072198915">
      <w:marLeft w:val="640"/>
      <w:marRight w:val="0"/>
      <w:marTop w:val="0"/>
      <w:marBottom w:val="0"/>
      <w:divBdr>
        <w:top w:val="none" w:sz="0" w:space="0" w:color="auto"/>
        <w:left w:val="none" w:sz="0" w:space="0" w:color="auto"/>
        <w:bottom w:val="none" w:sz="0" w:space="0" w:color="auto"/>
        <w:right w:val="none" w:sz="0" w:space="0" w:color="auto"/>
      </w:divBdr>
    </w:div>
    <w:div w:id="1072200643">
      <w:marLeft w:val="640"/>
      <w:marRight w:val="0"/>
      <w:marTop w:val="0"/>
      <w:marBottom w:val="0"/>
      <w:divBdr>
        <w:top w:val="none" w:sz="0" w:space="0" w:color="auto"/>
        <w:left w:val="none" w:sz="0" w:space="0" w:color="auto"/>
        <w:bottom w:val="none" w:sz="0" w:space="0" w:color="auto"/>
        <w:right w:val="none" w:sz="0" w:space="0" w:color="auto"/>
      </w:divBdr>
    </w:div>
    <w:div w:id="1072241151">
      <w:marLeft w:val="640"/>
      <w:marRight w:val="0"/>
      <w:marTop w:val="0"/>
      <w:marBottom w:val="0"/>
      <w:divBdr>
        <w:top w:val="none" w:sz="0" w:space="0" w:color="auto"/>
        <w:left w:val="none" w:sz="0" w:space="0" w:color="auto"/>
        <w:bottom w:val="none" w:sz="0" w:space="0" w:color="auto"/>
        <w:right w:val="none" w:sz="0" w:space="0" w:color="auto"/>
      </w:divBdr>
    </w:div>
    <w:div w:id="1072312746">
      <w:marLeft w:val="640"/>
      <w:marRight w:val="0"/>
      <w:marTop w:val="0"/>
      <w:marBottom w:val="0"/>
      <w:divBdr>
        <w:top w:val="none" w:sz="0" w:space="0" w:color="auto"/>
        <w:left w:val="none" w:sz="0" w:space="0" w:color="auto"/>
        <w:bottom w:val="none" w:sz="0" w:space="0" w:color="auto"/>
        <w:right w:val="none" w:sz="0" w:space="0" w:color="auto"/>
      </w:divBdr>
    </w:div>
    <w:div w:id="1072389442">
      <w:marLeft w:val="640"/>
      <w:marRight w:val="0"/>
      <w:marTop w:val="0"/>
      <w:marBottom w:val="0"/>
      <w:divBdr>
        <w:top w:val="none" w:sz="0" w:space="0" w:color="auto"/>
        <w:left w:val="none" w:sz="0" w:space="0" w:color="auto"/>
        <w:bottom w:val="none" w:sz="0" w:space="0" w:color="auto"/>
        <w:right w:val="none" w:sz="0" w:space="0" w:color="auto"/>
      </w:divBdr>
    </w:div>
    <w:div w:id="1072435820">
      <w:marLeft w:val="640"/>
      <w:marRight w:val="0"/>
      <w:marTop w:val="0"/>
      <w:marBottom w:val="0"/>
      <w:divBdr>
        <w:top w:val="none" w:sz="0" w:space="0" w:color="auto"/>
        <w:left w:val="none" w:sz="0" w:space="0" w:color="auto"/>
        <w:bottom w:val="none" w:sz="0" w:space="0" w:color="auto"/>
        <w:right w:val="none" w:sz="0" w:space="0" w:color="auto"/>
      </w:divBdr>
    </w:div>
    <w:div w:id="1072462632">
      <w:marLeft w:val="640"/>
      <w:marRight w:val="0"/>
      <w:marTop w:val="0"/>
      <w:marBottom w:val="0"/>
      <w:divBdr>
        <w:top w:val="none" w:sz="0" w:space="0" w:color="auto"/>
        <w:left w:val="none" w:sz="0" w:space="0" w:color="auto"/>
        <w:bottom w:val="none" w:sz="0" w:space="0" w:color="auto"/>
        <w:right w:val="none" w:sz="0" w:space="0" w:color="auto"/>
      </w:divBdr>
    </w:div>
    <w:div w:id="1072503668">
      <w:marLeft w:val="640"/>
      <w:marRight w:val="0"/>
      <w:marTop w:val="0"/>
      <w:marBottom w:val="0"/>
      <w:divBdr>
        <w:top w:val="none" w:sz="0" w:space="0" w:color="auto"/>
        <w:left w:val="none" w:sz="0" w:space="0" w:color="auto"/>
        <w:bottom w:val="none" w:sz="0" w:space="0" w:color="auto"/>
        <w:right w:val="none" w:sz="0" w:space="0" w:color="auto"/>
      </w:divBdr>
    </w:div>
    <w:div w:id="1072583667">
      <w:marLeft w:val="640"/>
      <w:marRight w:val="0"/>
      <w:marTop w:val="0"/>
      <w:marBottom w:val="0"/>
      <w:divBdr>
        <w:top w:val="none" w:sz="0" w:space="0" w:color="auto"/>
        <w:left w:val="none" w:sz="0" w:space="0" w:color="auto"/>
        <w:bottom w:val="none" w:sz="0" w:space="0" w:color="auto"/>
        <w:right w:val="none" w:sz="0" w:space="0" w:color="auto"/>
      </w:divBdr>
    </w:div>
    <w:div w:id="1072696817">
      <w:marLeft w:val="640"/>
      <w:marRight w:val="0"/>
      <w:marTop w:val="0"/>
      <w:marBottom w:val="0"/>
      <w:divBdr>
        <w:top w:val="none" w:sz="0" w:space="0" w:color="auto"/>
        <w:left w:val="none" w:sz="0" w:space="0" w:color="auto"/>
        <w:bottom w:val="none" w:sz="0" w:space="0" w:color="auto"/>
        <w:right w:val="none" w:sz="0" w:space="0" w:color="auto"/>
      </w:divBdr>
    </w:div>
    <w:div w:id="1072704455">
      <w:marLeft w:val="640"/>
      <w:marRight w:val="0"/>
      <w:marTop w:val="0"/>
      <w:marBottom w:val="0"/>
      <w:divBdr>
        <w:top w:val="none" w:sz="0" w:space="0" w:color="auto"/>
        <w:left w:val="none" w:sz="0" w:space="0" w:color="auto"/>
        <w:bottom w:val="none" w:sz="0" w:space="0" w:color="auto"/>
        <w:right w:val="none" w:sz="0" w:space="0" w:color="auto"/>
      </w:divBdr>
    </w:div>
    <w:div w:id="1072770771">
      <w:marLeft w:val="640"/>
      <w:marRight w:val="0"/>
      <w:marTop w:val="0"/>
      <w:marBottom w:val="0"/>
      <w:divBdr>
        <w:top w:val="none" w:sz="0" w:space="0" w:color="auto"/>
        <w:left w:val="none" w:sz="0" w:space="0" w:color="auto"/>
        <w:bottom w:val="none" w:sz="0" w:space="0" w:color="auto"/>
        <w:right w:val="none" w:sz="0" w:space="0" w:color="auto"/>
      </w:divBdr>
    </w:div>
    <w:div w:id="1072771445">
      <w:marLeft w:val="640"/>
      <w:marRight w:val="0"/>
      <w:marTop w:val="0"/>
      <w:marBottom w:val="0"/>
      <w:divBdr>
        <w:top w:val="none" w:sz="0" w:space="0" w:color="auto"/>
        <w:left w:val="none" w:sz="0" w:space="0" w:color="auto"/>
        <w:bottom w:val="none" w:sz="0" w:space="0" w:color="auto"/>
        <w:right w:val="none" w:sz="0" w:space="0" w:color="auto"/>
      </w:divBdr>
    </w:div>
    <w:div w:id="1072852781">
      <w:marLeft w:val="640"/>
      <w:marRight w:val="0"/>
      <w:marTop w:val="0"/>
      <w:marBottom w:val="0"/>
      <w:divBdr>
        <w:top w:val="none" w:sz="0" w:space="0" w:color="auto"/>
        <w:left w:val="none" w:sz="0" w:space="0" w:color="auto"/>
        <w:bottom w:val="none" w:sz="0" w:space="0" w:color="auto"/>
        <w:right w:val="none" w:sz="0" w:space="0" w:color="auto"/>
      </w:divBdr>
    </w:div>
    <w:div w:id="1072897761">
      <w:marLeft w:val="640"/>
      <w:marRight w:val="0"/>
      <w:marTop w:val="0"/>
      <w:marBottom w:val="0"/>
      <w:divBdr>
        <w:top w:val="none" w:sz="0" w:space="0" w:color="auto"/>
        <w:left w:val="none" w:sz="0" w:space="0" w:color="auto"/>
        <w:bottom w:val="none" w:sz="0" w:space="0" w:color="auto"/>
        <w:right w:val="none" w:sz="0" w:space="0" w:color="auto"/>
      </w:divBdr>
    </w:div>
    <w:div w:id="1072966694">
      <w:marLeft w:val="640"/>
      <w:marRight w:val="0"/>
      <w:marTop w:val="0"/>
      <w:marBottom w:val="0"/>
      <w:divBdr>
        <w:top w:val="none" w:sz="0" w:space="0" w:color="auto"/>
        <w:left w:val="none" w:sz="0" w:space="0" w:color="auto"/>
        <w:bottom w:val="none" w:sz="0" w:space="0" w:color="auto"/>
        <w:right w:val="none" w:sz="0" w:space="0" w:color="auto"/>
      </w:divBdr>
    </w:div>
    <w:div w:id="1073046213">
      <w:marLeft w:val="640"/>
      <w:marRight w:val="0"/>
      <w:marTop w:val="0"/>
      <w:marBottom w:val="0"/>
      <w:divBdr>
        <w:top w:val="none" w:sz="0" w:space="0" w:color="auto"/>
        <w:left w:val="none" w:sz="0" w:space="0" w:color="auto"/>
        <w:bottom w:val="none" w:sz="0" w:space="0" w:color="auto"/>
        <w:right w:val="none" w:sz="0" w:space="0" w:color="auto"/>
      </w:divBdr>
    </w:div>
    <w:div w:id="1073047752">
      <w:marLeft w:val="640"/>
      <w:marRight w:val="0"/>
      <w:marTop w:val="0"/>
      <w:marBottom w:val="0"/>
      <w:divBdr>
        <w:top w:val="none" w:sz="0" w:space="0" w:color="auto"/>
        <w:left w:val="none" w:sz="0" w:space="0" w:color="auto"/>
        <w:bottom w:val="none" w:sz="0" w:space="0" w:color="auto"/>
        <w:right w:val="none" w:sz="0" w:space="0" w:color="auto"/>
      </w:divBdr>
    </w:div>
    <w:div w:id="1073088429">
      <w:marLeft w:val="640"/>
      <w:marRight w:val="0"/>
      <w:marTop w:val="0"/>
      <w:marBottom w:val="0"/>
      <w:divBdr>
        <w:top w:val="none" w:sz="0" w:space="0" w:color="auto"/>
        <w:left w:val="none" w:sz="0" w:space="0" w:color="auto"/>
        <w:bottom w:val="none" w:sz="0" w:space="0" w:color="auto"/>
        <w:right w:val="none" w:sz="0" w:space="0" w:color="auto"/>
      </w:divBdr>
    </w:div>
    <w:div w:id="1073089152">
      <w:marLeft w:val="640"/>
      <w:marRight w:val="0"/>
      <w:marTop w:val="0"/>
      <w:marBottom w:val="0"/>
      <w:divBdr>
        <w:top w:val="none" w:sz="0" w:space="0" w:color="auto"/>
        <w:left w:val="none" w:sz="0" w:space="0" w:color="auto"/>
        <w:bottom w:val="none" w:sz="0" w:space="0" w:color="auto"/>
        <w:right w:val="none" w:sz="0" w:space="0" w:color="auto"/>
      </w:divBdr>
    </w:div>
    <w:div w:id="1073118899">
      <w:marLeft w:val="640"/>
      <w:marRight w:val="0"/>
      <w:marTop w:val="0"/>
      <w:marBottom w:val="0"/>
      <w:divBdr>
        <w:top w:val="none" w:sz="0" w:space="0" w:color="auto"/>
        <w:left w:val="none" w:sz="0" w:space="0" w:color="auto"/>
        <w:bottom w:val="none" w:sz="0" w:space="0" w:color="auto"/>
        <w:right w:val="none" w:sz="0" w:space="0" w:color="auto"/>
      </w:divBdr>
    </w:div>
    <w:div w:id="1073165983">
      <w:marLeft w:val="640"/>
      <w:marRight w:val="0"/>
      <w:marTop w:val="0"/>
      <w:marBottom w:val="0"/>
      <w:divBdr>
        <w:top w:val="none" w:sz="0" w:space="0" w:color="auto"/>
        <w:left w:val="none" w:sz="0" w:space="0" w:color="auto"/>
        <w:bottom w:val="none" w:sz="0" w:space="0" w:color="auto"/>
        <w:right w:val="none" w:sz="0" w:space="0" w:color="auto"/>
      </w:divBdr>
    </w:div>
    <w:div w:id="1073505548">
      <w:marLeft w:val="640"/>
      <w:marRight w:val="0"/>
      <w:marTop w:val="0"/>
      <w:marBottom w:val="0"/>
      <w:divBdr>
        <w:top w:val="none" w:sz="0" w:space="0" w:color="auto"/>
        <w:left w:val="none" w:sz="0" w:space="0" w:color="auto"/>
        <w:bottom w:val="none" w:sz="0" w:space="0" w:color="auto"/>
        <w:right w:val="none" w:sz="0" w:space="0" w:color="auto"/>
      </w:divBdr>
    </w:div>
    <w:div w:id="1073628334">
      <w:marLeft w:val="640"/>
      <w:marRight w:val="0"/>
      <w:marTop w:val="0"/>
      <w:marBottom w:val="0"/>
      <w:divBdr>
        <w:top w:val="none" w:sz="0" w:space="0" w:color="auto"/>
        <w:left w:val="none" w:sz="0" w:space="0" w:color="auto"/>
        <w:bottom w:val="none" w:sz="0" w:space="0" w:color="auto"/>
        <w:right w:val="none" w:sz="0" w:space="0" w:color="auto"/>
      </w:divBdr>
    </w:div>
    <w:div w:id="1073628344">
      <w:marLeft w:val="640"/>
      <w:marRight w:val="0"/>
      <w:marTop w:val="0"/>
      <w:marBottom w:val="0"/>
      <w:divBdr>
        <w:top w:val="none" w:sz="0" w:space="0" w:color="auto"/>
        <w:left w:val="none" w:sz="0" w:space="0" w:color="auto"/>
        <w:bottom w:val="none" w:sz="0" w:space="0" w:color="auto"/>
        <w:right w:val="none" w:sz="0" w:space="0" w:color="auto"/>
      </w:divBdr>
    </w:div>
    <w:div w:id="1073699093">
      <w:marLeft w:val="640"/>
      <w:marRight w:val="0"/>
      <w:marTop w:val="0"/>
      <w:marBottom w:val="0"/>
      <w:divBdr>
        <w:top w:val="none" w:sz="0" w:space="0" w:color="auto"/>
        <w:left w:val="none" w:sz="0" w:space="0" w:color="auto"/>
        <w:bottom w:val="none" w:sz="0" w:space="0" w:color="auto"/>
        <w:right w:val="none" w:sz="0" w:space="0" w:color="auto"/>
      </w:divBdr>
    </w:div>
    <w:div w:id="1073703472">
      <w:marLeft w:val="640"/>
      <w:marRight w:val="0"/>
      <w:marTop w:val="0"/>
      <w:marBottom w:val="0"/>
      <w:divBdr>
        <w:top w:val="none" w:sz="0" w:space="0" w:color="auto"/>
        <w:left w:val="none" w:sz="0" w:space="0" w:color="auto"/>
        <w:bottom w:val="none" w:sz="0" w:space="0" w:color="auto"/>
        <w:right w:val="none" w:sz="0" w:space="0" w:color="auto"/>
      </w:divBdr>
    </w:div>
    <w:div w:id="1073770665">
      <w:marLeft w:val="640"/>
      <w:marRight w:val="0"/>
      <w:marTop w:val="0"/>
      <w:marBottom w:val="0"/>
      <w:divBdr>
        <w:top w:val="none" w:sz="0" w:space="0" w:color="auto"/>
        <w:left w:val="none" w:sz="0" w:space="0" w:color="auto"/>
        <w:bottom w:val="none" w:sz="0" w:space="0" w:color="auto"/>
        <w:right w:val="none" w:sz="0" w:space="0" w:color="auto"/>
      </w:divBdr>
    </w:div>
    <w:div w:id="1073771350">
      <w:marLeft w:val="640"/>
      <w:marRight w:val="0"/>
      <w:marTop w:val="0"/>
      <w:marBottom w:val="0"/>
      <w:divBdr>
        <w:top w:val="none" w:sz="0" w:space="0" w:color="auto"/>
        <w:left w:val="none" w:sz="0" w:space="0" w:color="auto"/>
        <w:bottom w:val="none" w:sz="0" w:space="0" w:color="auto"/>
        <w:right w:val="none" w:sz="0" w:space="0" w:color="auto"/>
      </w:divBdr>
    </w:div>
    <w:div w:id="1073890099">
      <w:marLeft w:val="640"/>
      <w:marRight w:val="0"/>
      <w:marTop w:val="0"/>
      <w:marBottom w:val="0"/>
      <w:divBdr>
        <w:top w:val="none" w:sz="0" w:space="0" w:color="auto"/>
        <w:left w:val="none" w:sz="0" w:space="0" w:color="auto"/>
        <w:bottom w:val="none" w:sz="0" w:space="0" w:color="auto"/>
        <w:right w:val="none" w:sz="0" w:space="0" w:color="auto"/>
      </w:divBdr>
    </w:div>
    <w:div w:id="1073893166">
      <w:marLeft w:val="640"/>
      <w:marRight w:val="0"/>
      <w:marTop w:val="0"/>
      <w:marBottom w:val="0"/>
      <w:divBdr>
        <w:top w:val="none" w:sz="0" w:space="0" w:color="auto"/>
        <w:left w:val="none" w:sz="0" w:space="0" w:color="auto"/>
        <w:bottom w:val="none" w:sz="0" w:space="0" w:color="auto"/>
        <w:right w:val="none" w:sz="0" w:space="0" w:color="auto"/>
      </w:divBdr>
    </w:div>
    <w:div w:id="1073897571">
      <w:marLeft w:val="640"/>
      <w:marRight w:val="0"/>
      <w:marTop w:val="0"/>
      <w:marBottom w:val="0"/>
      <w:divBdr>
        <w:top w:val="none" w:sz="0" w:space="0" w:color="auto"/>
        <w:left w:val="none" w:sz="0" w:space="0" w:color="auto"/>
        <w:bottom w:val="none" w:sz="0" w:space="0" w:color="auto"/>
        <w:right w:val="none" w:sz="0" w:space="0" w:color="auto"/>
      </w:divBdr>
    </w:div>
    <w:div w:id="1073964826">
      <w:marLeft w:val="640"/>
      <w:marRight w:val="0"/>
      <w:marTop w:val="0"/>
      <w:marBottom w:val="0"/>
      <w:divBdr>
        <w:top w:val="none" w:sz="0" w:space="0" w:color="auto"/>
        <w:left w:val="none" w:sz="0" w:space="0" w:color="auto"/>
        <w:bottom w:val="none" w:sz="0" w:space="0" w:color="auto"/>
        <w:right w:val="none" w:sz="0" w:space="0" w:color="auto"/>
      </w:divBdr>
    </w:div>
    <w:div w:id="1073969119">
      <w:marLeft w:val="640"/>
      <w:marRight w:val="0"/>
      <w:marTop w:val="0"/>
      <w:marBottom w:val="0"/>
      <w:divBdr>
        <w:top w:val="none" w:sz="0" w:space="0" w:color="auto"/>
        <w:left w:val="none" w:sz="0" w:space="0" w:color="auto"/>
        <w:bottom w:val="none" w:sz="0" w:space="0" w:color="auto"/>
        <w:right w:val="none" w:sz="0" w:space="0" w:color="auto"/>
      </w:divBdr>
    </w:div>
    <w:div w:id="1074007577">
      <w:marLeft w:val="640"/>
      <w:marRight w:val="0"/>
      <w:marTop w:val="0"/>
      <w:marBottom w:val="0"/>
      <w:divBdr>
        <w:top w:val="none" w:sz="0" w:space="0" w:color="auto"/>
        <w:left w:val="none" w:sz="0" w:space="0" w:color="auto"/>
        <w:bottom w:val="none" w:sz="0" w:space="0" w:color="auto"/>
        <w:right w:val="none" w:sz="0" w:space="0" w:color="auto"/>
      </w:divBdr>
    </w:div>
    <w:div w:id="1074012281">
      <w:marLeft w:val="640"/>
      <w:marRight w:val="0"/>
      <w:marTop w:val="0"/>
      <w:marBottom w:val="0"/>
      <w:divBdr>
        <w:top w:val="none" w:sz="0" w:space="0" w:color="auto"/>
        <w:left w:val="none" w:sz="0" w:space="0" w:color="auto"/>
        <w:bottom w:val="none" w:sz="0" w:space="0" w:color="auto"/>
        <w:right w:val="none" w:sz="0" w:space="0" w:color="auto"/>
      </w:divBdr>
    </w:div>
    <w:div w:id="1074012896">
      <w:marLeft w:val="640"/>
      <w:marRight w:val="0"/>
      <w:marTop w:val="0"/>
      <w:marBottom w:val="0"/>
      <w:divBdr>
        <w:top w:val="none" w:sz="0" w:space="0" w:color="auto"/>
        <w:left w:val="none" w:sz="0" w:space="0" w:color="auto"/>
        <w:bottom w:val="none" w:sz="0" w:space="0" w:color="auto"/>
        <w:right w:val="none" w:sz="0" w:space="0" w:color="auto"/>
      </w:divBdr>
    </w:div>
    <w:div w:id="1074086128">
      <w:marLeft w:val="640"/>
      <w:marRight w:val="0"/>
      <w:marTop w:val="0"/>
      <w:marBottom w:val="0"/>
      <w:divBdr>
        <w:top w:val="none" w:sz="0" w:space="0" w:color="auto"/>
        <w:left w:val="none" w:sz="0" w:space="0" w:color="auto"/>
        <w:bottom w:val="none" w:sz="0" w:space="0" w:color="auto"/>
        <w:right w:val="none" w:sz="0" w:space="0" w:color="auto"/>
      </w:divBdr>
    </w:div>
    <w:div w:id="1074165881">
      <w:marLeft w:val="640"/>
      <w:marRight w:val="0"/>
      <w:marTop w:val="0"/>
      <w:marBottom w:val="0"/>
      <w:divBdr>
        <w:top w:val="none" w:sz="0" w:space="0" w:color="auto"/>
        <w:left w:val="none" w:sz="0" w:space="0" w:color="auto"/>
        <w:bottom w:val="none" w:sz="0" w:space="0" w:color="auto"/>
        <w:right w:val="none" w:sz="0" w:space="0" w:color="auto"/>
      </w:divBdr>
    </w:div>
    <w:div w:id="1074166076">
      <w:marLeft w:val="640"/>
      <w:marRight w:val="0"/>
      <w:marTop w:val="0"/>
      <w:marBottom w:val="0"/>
      <w:divBdr>
        <w:top w:val="none" w:sz="0" w:space="0" w:color="auto"/>
        <w:left w:val="none" w:sz="0" w:space="0" w:color="auto"/>
        <w:bottom w:val="none" w:sz="0" w:space="0" w:color="auto"/>
        <w:right w:val="none" w:sz="0" w:space="0" w:color="auto"/>
      </w:divBdr>
    </w:div>
    <w:div w:id="1074208062">
      <w:marLeft w:val="640"/>
      <w:marRight w:val="0"/>
      <w:marTop w:val="0"/>
      <w:marBottom w:val="0"/>
      <w:divBdr>
        <w:top w:val="none" w:sz="0" w:space="0" w:color="auto"/>
        <w:left w:val="none" w:sz="0" w:space="0" w:color="auto"/>
        <w:bottom w:val="none" w:sz="0" w:space="0" w:color="auto"/>
        <w:right w:val="none" w:sz="0" w:space="0" w:color="auto"/>
      </w:divBdr>
    </w:div>
    <w:div w:id="1074357695">
      <w:marLeft w:val="640"/>
      <w:marRight w:val="0"/>
      <w:marTop w:val="0"/>
      <w:marBottom w:val="0"/>
      <w:divBdr>
        <w:top w:val="none" w:sz="0" w:space="0" w:color="auto"/>
        <w:left w:val="none" w:sz="0" w:space="0" w:color="auto"/>
        <w:bottom w:val="none" w:sz="0" w:space="0" w:color="auto"/>
        <w:right w:val="none" w:sz="0" w:space="0" w:color="auto"/>
      </w:divBdr>
    </w:div>
    <w:div w:id="1074402073">
      <w:marLeft w:val="640"/>
      <w:marRight w:val="0"/>
      <w:marTop w:val="0"/>
      <w:marBottom w:val="0"/>
      <w:divBdr>
        <w:top w:val="none" w:sz="0" w:space="0" w:color="auto"/>
        <w:left w:val="none" w:sz="0" w:space="0" w:color="auto"/>
        <w:bottom w:val="none" w:sz="0" w:space="0" w:color="auto"/>
        <w:right w:val="none" w:sz="0" w:space="0" w:color="auto"/>
      </w:divBdr>
    </w:div>
    <w:div w:id="1074549206">
      <w:marLeft w:val="640"/>
      <w:marRight w:val="0"/>
      <w:marTop w:val="0"/>
      <w:marBottom w:val="0"/>
      <w:divBdr>
        <w:top w:val="none" w:sz="0" w:space="0" w:color="auto"/>
        <w:left w:val="none" w:sz="0" w:space="0" w:color="auto"/>
        <w:bottom w:val="none" w:sz="0" w:space="0" w:color="auto"/>
        <w:right w:val="none" w:sz="0" w:space="0" w:color="auto"/>
      </w:divBdr>
    </w:div>
    <w:div w:id="1074552267">
      <w:marLeft w:val="640"/>
      <w:marRight w:val="0"/>
      <w:marTop w:val="0"/>
      <w:marBottom w:val="0"/>
      <w:divBdr>
        <w:top w:val="none" w:sz="0" w:space="0" w:color="auto"/>
        <w:left w:val="none" w:sz="0" w:space="0" w:color="auto"/>
        <w:bottom w:val="none" w:sz="0" w:space="0" w:color="auto"/>
        <w:right w:val="none" w:sz="0" w:space="0" w:color="auto"/>
      </w:divBdr>
    </w:div>
    <w:div w:id="1074623970">
      <w:marLeft w:val="640"/>
      <w:marRight w:val="0"/>
      <w:marTop w:val="0"/>
      <w:marBottom w:val="0"/>
      <w:divBdr>
        <w:top w:val="none" w:sz="0" w:space="0" w:color="auto"/>
        <w:left w:val="none" w:sz="0" w:space="0" w:color="auto"/>
        <w:bottom w:val="none" w:sz="0" w:space="0" w:color="auto"/>
        <w:right w:val="none" w:sz="0" w:space="0" w:color="auto"/>
      </w:divBdr>
    </w:div>
    <w:div w:id="1074664282">
      <w:bodyDiv w:val="1"/>
      <w:marLeft w:val="0"/>
      <w:marRight w:val="0"/>
      <w:marTop w:val="0"/>
      <w:marBottom w:val="0"/>
      <w:divBdr>
        <w:top w:val="none" w:sz="0" w:space="0" w:color="auto"/>
        <w:left w:val="none" w:sz="0" w:space="0" w:color="auto"/>
        <w:bottom w:val="none" w:sz="0" w:space="0" w:color="auto"/>
        <w:right w:val="none" w:sz="0" w:space="0" w:color="auto"/>
      </w:divBdr>
      <w:divsChild>
        <w:div w:id="47459226">
          <w:marLeft w:val="640"/>
          <w:marRight w:val="0"/>
          <w:marTop w:val="0"/>
          <w:marBottom w:val="0"/>
          <w:divBdr>
            <w:top w:val="none" w:sz="0" w:space="0" w:color="auto"/>
            <w:left w:val="none" w:sz="0" w:space="0" w:color="auto"/>
            <w:bottom w:val="none" w:sz="0" w:space="0" w:color="auto"/>
            <w:right w:val="none" w:sz="0" w:space="0" w:color="auto"/>
          </w:divBdr>
        </w:div>
        <w:div w:id="103813232">
          <w:marLeft w:val="640"/>
          <w:marRight w:val="0"/>
          <w:marTop w:val="0"/>
          <w:marBottom w:val="0"/>
          <w:divBdr>
            <w:top w:val="none" w:sz="0" w:space="0" w:color="auto"/>
            <w:left w:val="none" w:sz="0" w:space="0" w:color="auto"/>
            <w:bottom w:val="none" w:sz="0" w:space="0" w:color="auto"/>
            <w:right w:val="none" w:sz="0" w:space="0" w:color="auto"/>
          </w:divBdr>
        </w:div>
        <w:div w:id="204683695">
          <w:marLeft w:val="640"/>
          <w:marRight w:val="0"/>
          <w:marTop w:val="0"/>
          <w:marBottom w:val="0"/>
          <w:divBdr>
            <w:top w:val="none" w:sz="0" w:space="0" w:color="auto"/>
            <w:left w:val="none" w:sz="0" w:space="0" w:color="auto"/>
            <w:bottom w:val="none" w:sz="0" w:space="0" w:color="auto"/>
            <w:right w:val="none" w:sz="0" w:space="0" w:color="auto"/>
          </w:divBdr>
        </w:div>
        <w:div w:id="243034818">
          <w:marLeft w:val="640"/>
          <w:marRight w:val="0"/>
          <w:marTop w:val="0"/>
          <w:marBottom w:val="0"/>
          <w:divBdr>
            <w:top w:val="none" w:sz="0" w:space="0" w:color="auto"/>
            <w:left w:val="none" w:sz="0" w:space="0" w:color="auto"/>
            <w:bottom w:val="none" w:sz="0" w:space="0" w:color="auto"/>
            <w:right w:val="none" w:sz="0" w:space="0" w:color="auto"/>
          </w:divBdr>
        </w:div>
        <w:div w:id="298733733">
          <w:marLeft w:val="640"/>
          <w:marRight w:val="0"/>
          <w:marTop w:val="0"/>
          <w:marBottom w:val="0"/>
          <w:divBdr>
            <w:top w:val="none" w:sz="0" w:space="0" w:color="auto"/>
            <w:left w:val="none" w:sz="0" w:space="0" w:color="auto"/>
            <w:bottom w:val="none" w:sz="0" w:space="0" w:color="auto"/>
            <w:right w:val="none" w:sz="0" w:space="0" w:color="auto"/>
          </w:divBdr>
        </w:div>
        <w:div w:id="319234552">
          <w:marLeft w:val="640"/>
          <w:marRight w:val="0"/>
          <w:marTop w:val="0"/>
          <w:marBottom w:val="0"/>
          <w:divBdr>
            <w:top w:val="none" w:sz="0" w:space="0" w:color="auto"/>
            <w:left w:val="none" w:sz="0" w:space="0" w:color="auto"/>
            <w:bottom w:val="none" w:sz="0" w:space="0" w:color="auto"/>
            <w:right w:val="none" w:sz="0" w:space="0" w:color="auto"/>
          </w:divBdr>
        </w:div>
        <w:div w:id="328098793">
          <w:marLeft w:val="640"/>
          <w:marRight w:val="0"/>
          <w:marTop w:val="0"/>
          <w:marBottom w:val="0"/>
          <w:divBdr>
            <w:top w:val="none" w:sz="0" w:space="0" w:color="auto"/>
            <w:left w:val="none" w:sz="0" w:space="0" w:color="auto"/>
            <w:bottom w:val="none" w:sz="0" w:space="0" w:color="auto"/>
            <w:right w:val="none" w:sz="0" w:space="0" w:color="auto"/>
          </w:divBdr>
        </w:div>
        <w:div w:id="357236893">
          <w:marLeft w:val="640"/>
          <w:marRight w:val="0"/>
          <w:marTop w:val="0"/>
          <w:marBottom w:val="0"/>
          <w:divBdr>
            <w:top w:val="none" w:sz="0" w:space="0" w:color="auto"/>
            <w:left w:val="none" w:sz="0" w:space="0" w:color="auto"/>
            <w:bottom w:val="none" w:sz="0" w:space="0" w:color="auto"/>
            <w:right w:val="none" w:sz="0" w:space="0" w:color="auto"/>
          </w:divBdr>
        </w:div>
        <w:div w:id="376273417">
          <w:marLeft w:val="640"/>
          <w:marRight w:val="0"/>
          <w:marTop w:val="0"/>
          <w:marBottom w:val="0"/>
          <w:divBdr>
            <w:top w:val="none" w:sz="0" w:space="0" w:color="auto"/>
            <w:left w:val="none" w:sz="0" w:space="0" w:color="auto"/>
            <w:bottom w:val="none" w:sz="0" w:space="0" w:color="auto"/>
            <w:right w:val="none" w:sz="0" w:space="0" w:color="auto"/>
          </w:divBdr>
        </w:div>
        <w:div w:id="393772311">
          <w:marLeft w:val="640"/>
          <w:marRight w:val="0"/>
          <w:marTop w:val="0"/>
          <w:marBottom w:val="0"/>
          <w:divBdr>
            <w:top w:val="none" w:sz="0" w:space="0" w:color="auto"/>
            <w:left w:val="none" w:sz="0" w:space="0" w:color="auto"/>
            <w:bottom w:val="none" w:sz="0" w:space="0" w:color="auto"/>
            <w:right w:val="none" w:sz="0" w:space="0" w:color="auto"/>
          </w:divBdr>
        </w:div>
        <w:div w:id="575045616">
          <w:marLeft w:val="640"/>
          <w:marRight w:val="0"/>
          <w:marTop w:val="0"/>
          <w:marBottom w:val="0"/>
          <w:divBdr>
            <w:top w:val="none" w:sz="0" w:space="0" w:color="auto"/>
            <w:left w:val="none" w:sz="0" w:space="0" w:color="auto"/>
            <w:bottom w:val="none" w:sz="0" w:space="0" w:color="auto"/>
            <w:right w:val="none" w:sz="0" w:space="0" w:color="auto"/>
          </w:divBdr>
        </w:div>
        <w:div w:id="612133982">
          <w:marLeft w:val="640"/>
          <w:marRight w:val="0"/>
          <w:marTop w:val="0"/>
          <w:marBottom w:val="0"/>
          <w:divBdr>
            <w:top w:val="none" w:sz="0" w:space="0" w:color="auto"/>
            <w:left w:val="none" w:sz="0" w:space="0" w:color="auto"/>
            <w:bottom w:val="none" w:sz="0" w:space="0" w:color="auto"/>
            <w:right w:val="none" w:sz="0" w:space="0" w:color="auto"/>
          </w:divBdr>
        </w:div>
        <w:div w:id="656421579">
          <w:marLeft w:val="640"/>
          <w:marRight w:val="0"/>
          <w:marTop w:val="0"/>
          <w:marBottom w:val="0"/>
          <w:divBdr>
            <w:top w:val="none" w:sz="0" w:space="0" w:color="auto"/>
            <w:left w:val="none" w:sz="0" w:space="0" w:color="auto"/>
            <w:bottom w:val="none" w:sz="0" w:space="0" w:color="auto"/>
            <w:right w:val="none" w:sz="0" w:space="0" w:color="auto"/>
          </w:divBdr>
        </w:div>
        <w:div w:id="664093869">
          <w:marLeft w:val="640"/>
          <w:marRight w:val="0"/>
          <w:marTop w:val="0"/>
          <w:marBottom w:val="0"/>
          <w:divBdr>
            <w:top w:val="none" w:sz="0" w:space="0" w:color="auto"/>
            <w:left w:val="none" w:sz="0" w:space="0" w:color="auto"/>
            <w:bottom w:val="none" w:sz="0" w:space="0" w:color="auto"/>
            <w:right w:val="none" w:sz="0" w:space="0" w:color="auto"/>
          </w:divBdr>
        </w:div>
        <w:div w:id="763501564">
          <w:marLeft w:val="640"/>
          <w:marRight w:val="0"/>
          <w:marTop w:val="0"/>
          <w:marBottom w:val="0"/>
          <w:divBdr>
            <w:top w:val="none" w:sz="0" w:space="0" w:color="auto"/>
            <w:left w:val="none" w:sz="0" w:space="0" w:color="auto"/>
            <w:bottom w:val="none" w:sz="0" w:space="0" w:color="auto"/>
            <w:right w:val="none" w:sz="0" w:space="0" w:color="auto"/>
          </w:divBdr>
        </w:div>
        <w:div w:id="765346003">
          <w:marLeft w:val="640"/>
          <w:marRight w:val="0"/>
          <w:marTop w:val="0"/>
          <w:marBottom w:val="0"/>
          <w:divBdr>
            <w:top w:val="none" w:sz="0" w:space="0" w:color="auto"/>
            <w:left w:val="none" w:sz="0" w:space="0" w:color="auto"/>
            <w:bottom w:val="none" w:sz="0" w:space="0" w:color="auto"/>
            <w:right w:val="none" w:sz="0" w:space="0" w:color="auto"/>
          </w:divBdr>
        </w:div>
        <w:div w:id="917179331">
          <w:marLeft w:val="640"/>
          <w:marRight w:val="0"/>
          <w:marTop w:val="0"/>
          <w:marBottom w:val="0"/>
          <w:divBdr>
            <w:top w:val="none" w:sz="0" w:space="0" w:color="auto"/>
            <w:left w:val="none" w:sz="0" w:space="0" w:color="auto"/>
            <w:bottom w:val="none" w:sz="0" w:space="0" w:color="auto"/>
            <w:right w:val="none" w:sz="0" w:space="0" w:color="auto"/>
          </w:divBdr>
        </w:div>
        <w:div w:id="949357225">
          <w:marLeft w:val="640"/>
          <w:marRight w:val="0"/>
          <w:marTop w:val="0"/>
          <w:marBottom w:val="0"/>
          <w:divBdr>
            <w:top w:val="none" w:sz="0" w:space="0" w:color="auto"/>
            <w:left w:val="none" w:sz="0" w:space="0" w:color="auto"/>
            <w:bottom w:val="none" w:sz="0" w:space="0" w:color="auto"/>
            <w:right w:val="none" w:sz="0" w:space="0" w:color="auto"/>
          </w:divBdr>
        </w:div>
        <w:div w:id="989022269">
          <w:marLeft w:val="640"/>
          <w:marRight w:val="0"/>
          <w:marTop w:val="0"/>
          <w:marBottom w:val="0"/>
          <w:divBdr>
            <w:top w:val="none" w:sz="0" w:space="0" w:color="auto"/>
            <w:left w:val="none" w:sz="0" w:space="0" w:color="auto"/>
            <w:bottom w:val="none" w:sz="0" w:space="0" w:color="auto"/>
            <w:right w:val="none" w:sz="0" w:space="0" w:color="auto"/>
          </w:divBdr>
        </w:div>
        <w:div w:id="995843670">
          <w:marLeft w:val="640"/>
          <w:marRight w:val="0"/>
          <w:marTop w:val="0"/>
          <w:marBottom w:val="0"/>
          <w:divBdr>
            <w:top w:val="none" w:sz="0" w:space="0" w:color="auto"/>
            <w:left w:val="none" w:sz="0" w:space="0" w:color="auto"/>
            <w:bottom w:val="none" w:sz="0" w:space="0" w:color="auto"/>
            <w:right w:val="none" w:sz="0" w:space="0" w:color="auto"/>
          </w:divBdr>
        </w:div>
        <w:div w:id="1010568909">
          <w:marLeft w:val="640"/>
          <w:marRight w:val="0"/>
          <w:marTop w:val="0"/>
          <w:marBottom w:val="0"/>
          <w:divBdr>
            <w:top w:val="none" w:sz="0" w:space="0" w:color="auto"/>
            <w:left w:val="none" w:sz="0" w:space="0" w:color="auto"/>
            <w:bottom w:val="none" w:sz="0" w:space="0" w:color="auto"/>
            <w:right w:val="none" w:sz="0" w:space="0" w:color="auto"/>
          </w:divBdr>
        </w:div>
        <w:div w:id="1065184405">
          <w:marLeft w:val="640"/>
          <w:marRight w:val="0"/>
          <w:marTop w:val="0"/>
          <w:marBottom w:val="0"/>
          <w:divBdr>
            <w:top w:val="none" w:sz="0" w:space="0" w:color="auto"/>
            <w:left w:val="none" w:sz="0" w:space="0" w:color="auto"/>
            <w:bottom w:val="none" w:sz="0" w:space="0" w:color="auto"/>
            <w:right w:val="none" w:sz="0" w:space="0" w:color="auto"/>
          </w:divBdr>
        </w:div>
        <w:div w:id="1291281818">
          <w:marLeft w:val="640"/>
          <w:marRight w:val="0"/>
          <w:marTop w:val="0"/>
          <w:marBottom w:val="0"/>
          <w:divBdr>
            <w:top w:val="none" w:sz="0" w:space="0" w:color="auto"/>
            <w:left w:val="none" w:sz="0" w:space="0" w:color="auto"/>
            <w:bottom w:val="none" w:sz="0" w:space="0" w:color="auto"/>
            <w:right w:val="none" w:sz="0" w:space="0" w:color="auto"/>
          </w:divBdr>
        </w:div>
        <w:div w:id="1323581515">
          <w:marLeft w:val="640"/>
          <w:marRight w:val="0"/>
          <w:marTop w:val="0"/>
          <w:marBottom w:val="0"/>
          <w:divBdr>
            <w:top w:val="none" w:sz="0" w:space="0" w:color="auto"/>
            <w:left w:val="none" w:sz="0" w:space="0" w:color="auto"/>
            <w:bottom w:val="none" w:sz="0" w:space="0" w:color="auto"/>
            <w:right w:val="none" w:sz="0" w:space="0" w:color="auto"/>
          </w:divBdr>
        </w:div>
        <w:div w:id="1442144886">
          <w:marLeft w:val="640"/>
          <w:marRight w:val="0"/>
          <w:marTop w:val="0"/>
          <w:marBottom w:val="0"/>
          <w:divBdr>
            <w:top w:val="none" w:sz="0" w:space="0" w:color="auto"/>
            <w:left w:val="none" w:sz="0" w:space="0" w:color="auto"/>
            <w:bottom w:val="none" w:sz="0" w:space="0" w:color="auto"/>
            <w:right w:val="none" w:sz="0" w:space="0" w:color="auto"/>
          </w:divBdr>
        </w:div>
        <w:div w:id="1456946420">
          <w:marLeft w:val="640"/>
          <w:marRight w:val="0"/>
          <w:marTop w:val="0"/>
          <w:marBottom w:val="0"/>
          <w:divBdr>
            <w:top w:val="none" w:sz="0" w:space="0" w:color="auto"/>
            <w:left w:val="none" w:sz="0" w:space="0" w:color="auto"/>
            <w:bottom w:val="none" w:sz="0" w:space="0" w:color="auto"/>
            <w:right w:val="none" w:sz="0" w:space="0" w:color="auto"/>
          </w:divBdr>
        </w:div>
        <w:div w:id="1469740791">
          <w:marLeft w:val="640"/>
          <w:marRight w:val="0"/>
          <w:marTop w:val="0"/>
          <w:marBottom w:val="0"/>
          <w:divBdr>
            <w:top w:val="none" w:sz="0" w:space="0" w:color="auto"/>
            <w:left w:val="none" w:sz="0" w:space="0" w:color="auto"/>
            <w:bottom w:val="none" w:sz="0" w:space="0" w:color="auto"/>
            <w:right w:val="none" w:sz="0" w:space="0" w:color="auto"/>
          </w:divBdr>
        </w:div>
        <w:div w:id="1480610161">
          <w:marLeft w:val="640"/>
          <w:marRight w:val="0"/>
          <w:marTop w:val="0"/>
          <w:marBottom w:val="0"/>
          <w:divBdr>
            <w:top w:val="none" w:sz="0" w:space="0" w:color="auto"/>
            <w:left w:val="none" w:sz="0" w:space="0" w:color="auto"/>
            <w:bottom w:val="none" w:sz="0" w:space="0" w:color="auto"/>
            <w:right w:val="none" w:sz="0" w:space="0" w:color="auto"/>
          </w:divBdr>
        </w:div>
        <w:div w:id="1531720952">
          <w:marLeft w:val="640"/>
          <w:marRight w:val="0"/>
          <w:marTop w:val="0"/>
          <w:marBottom w:val="0"/>
          <w:divBdr>
            <w:top w:val="none" w:sz="0" w:space="0" w:color="auto"/>
            <w:left w:val="none" w:sz="0" w:space="0" w:color="auto"/>
            <w:bottom w:val="none" w:sz="0" w:space="0" w:color="auto"/>
            <w:right w:val="none" w:sz="0" w:space="0" w:color="auto"/>
          </w:divBdr>
        </w:div>
        <w:div w:id="1539463838">
          <w:marLeft w:val="640"/>
          <w:marRight w:val="0"/>
          <w:marTop w:val="0"/>
          <w:marBottom w:val="0"/>
          <w:divBdr>
            <w:top w:val="none" w:sz="0" w:space="0" w:color="auto"/>
            <w:left w:val="none" w:sz="0" w:space="0" w:color="auto"/>
            <w:bottom w:val="none" w:sz="0" w:space="0" w:color="auto"/>
            <w:right w:val="none" w:sz="0" w:space="0" w:color="auto"/>
          </w:divBdr>
        </w:div>
        <w:div w:id="1589849995">
          <w:marLeft w:val="640"/>
          <w:marRight w:val="0"/>
          <w:marTop w:val="0"/>
          <w:marBottom w:val="0"/>
          <w:divBdr>
            <w:top w:val="none" w:sz="0" w:space="0" w:color="auto"/>
            <w:left w:val="none" w:sz="0" w:space="0" w:color="auto"/>
            <w:bottom w:val="none" w:sz="0" w:space="0" w:color="auto"/>
            <w:right w:val="none" w:sz="0" w:space="0" w:color="auto"/>
          </w:divBdr>
        </w:div>
        <w:div w:id="1599026982">
          <w:marLeft w:val="640"/>
          <w:marRight w:val="0"/>
          <w:marTop w:val="0"/>
          <w:marBottom w:val="0"/>
          <w:divBdr>
            <w:top w:val="none" w:sz="0" w:space="0" w:color="auto"/>
            <w:left w:val="none" w:sz="0" w:space="0" w:color="auto"/>
            <w:bottom w:val="none" w:sz="0" w:space="0" w:color="auto"/>
            <w:right w:val="none" w:sz="0" w:space="0" w:color="auto"/>
          </w:divBdr>
        </w:div>
        <w:div w:id="1600212152">
          <w:marLeft w:val="640"/>
          <w:marRight w:val="0"/>
          <w:marTop w:val="0"/>
          <w:marBottom w:val="0"/>
          <w:divBdr>
            <w:top w:val="none" w:sz="0" w:space="0" w:color="auto"/>
            <w:left w:val="none" w:sz="0" w:space="0" w:color="auto"/>
            <w:bottom w:val="none" w:sz="0" w:space="0" w:color="auto"/>
            <w:right w:val="none" w:sz="0" w:space="0" w:color="auto"/>
          </w:divBdr>
        </w:div>
        <w:div w:id="1607929982">
          <w:marLeft w:val="640"/>
          <w:marRight w:val="0"/>
          <w:marTop w:val="0"/>
          <w:marBottom w:val="0"/>
          <w:divBdr>
            <w:top w:val="none" w:sz="0" w:space="0" w:color="auto"/>
            <w:left w:val="none" w:sz="0" w:space="0" w:color="auto"/>
            <w:bottom w:val="none" w:sz="0" w:space="0" w:color="auto"/>
            <w:right w:val="none" w:sz="0" w:space="0" w:color="auto"/>
          </w:divBdr>
        </w:div>
        <w:div w:id="1658530922">
          <w:marLeft w:val="640"/>
          <w:marRight w:val="0"/>
          <w:marTop w:val="0"/>
          <w:marBottom w:val="0"/>
          <w:divBdr>
            <w:top w:val="none" w:sz="0" w:space="0" w:color="auto"/>
            <w:left w:val="none" w:sz="0" w:space="0" w:color="auto"/>
            <w:bottom w:val="none" w:sz="0" w:space="0" w:color="auto"/>
            <w:right w:val="none" w:sz="0" w:space="0" w:color="auto"/>
          </w:divBdr>
        </w:div>
        <w:div w:id="1686514782">
          <w:marLeft w:val="640"/>
          <w:marRight w:val="0"/>
          <w:marTop w:val="0"/>
          <w:marBottom w:val="0"/>
          <w:divBdr>
            <w:top w:val="none" w:sz="0" w:space="0" w:color="auto"/>
            <w:left w:val="none" w:sz="0" w:space="0" w:color="auto"/>
            <w:bottom w:val="none" w:sz="0" w:space="0" w:color="auto"/>
            <w:right w:val="none" w:sz="0" w:space="0" w:color="auto"/>
          </w:divBdr>
        </w:div>
        <w:div w:id="1714573761">
          <w:marLeft w:val="640"/>
          <w:marRight w:val="0"/>
          <w:marTop w:val="0"/>
          <w:marBottom w:val="0"/>
          <w:divBdr>
            <w:top w:val="none" w:sz="0" w:space="0" w:color="auto"/>
            <w:left w:val="none" w:sz="0" w:space="0" w:color="auto"/>
            <w:bottom w:val="none" w:sz="0" w:space="0" w:color="auto"/>
            <w:right w:val="none" w:sz="0" w:space="0" w:color="auto"/>
          </w:divBdr>
        </w:div>
      </w:divsChild>
    </w:div>
    <w:div w:id="1074665625">
      <w:marLeft w:val="640"/>
      <w:marRight w:val="0"/>
      <w:marTop w:val="0"/>
      <w:marBottom w:val="0"/>
      <w:divBdr>
        <w:top w:val="none" w:sz="0" w:space="0" w:color="auto"/>
        <w:left w:val="none" w:sz="0" w:space="0" w:color="auto"/>
        <w:bottom w:val="none" w:sz="0" w:space="0" w:color="auto"/>
        <w:right w:val="none" w:sz="0" w:space="0" w:color="auto"/>
      </w:divBdr>
    </w:div>
    <w:div w:id="1074857039">
      <w:marLeft w:val="640"/>
      <w:marRight w:val="0"/>
      <w:marTop w:val="0"/>
      <w:marBottom w:val="0"/>
      <w:divBdr>
        <w:top w:val="none" w:sz="0" w:space="0" w:color="auto"/>
        <w:left w:val="none" w:sz="0" w:space="0" w:color="auto"/>
        <w:bottom w:val="none" w:sz="0" w:space="0" w:color="auto"/>
        <w:right w:val="none" w:sz="0" w:space="0" w:color="auto"/>
      </w:divBdr>
    </w:div>
    <w:div w:id="1074937706">
      <w:marLeft w:val="640"/>
      <w:marRight w:val="0"/>
      <w:marTop w:val="0"/>
      <w:marBottom w:val="0"/>
      <w:divBdr>
        <w:top w:val="none" w:sz="0" w:space="0" w:color="auto"/>
        <w:left w:val="none" w:sz="0" w:space="0" w:color="auto"/>
        <w:bottom w:val="none" w:sz="0" w:space="0" w:color="auto"/>
        <w:right w:val="none" w:sz="0" w:space="0" w:color="auto"/>
      </w:divBdr>
    </w:div>
    <w:div w:id="1075007010">
      <w:marLeft w:val="640"/>
      <w:marRight w:val="0"/>
      <w:marTop w:val="0"/>
      <w:marBottom w:val="0"/>
      <w:divBdr>
        <w:top w:val="none" w:sz="0" w:space="0" w:color="auto"/>
        <w:left w:val="none" w:sz="0" w:space="0" w:color="auto"/>
        <w:bottom w:val="none" w:sz="0" w:space="0" w:color="auto"/>
        <w:right w:val="none" w:sz="0" w:space="0" w:color="auto"/>
      </w:divBdr>
    </w:div>
    <w:div w:id="1075009378">
      <w:marLeft w:val="640"/>
      <w:marRight w:val="0"/>
      <w:marTop w:val="0"/>
      <w:marBottom w:val="0"/>
      <w:divBdr>
        <w:top w:val="none" w:sz="0" w:space="0" w:color="auto"/>
        <w:left w:val="none" w:sz="0" w:space="0" w:color="auto"/>
        <w:bottom w:val="none" w:sz="0" w:space="0" w:color="auto"/>
        <w:right w:val="none" w:sz="0" w:space="0" w:color="auto"/>
      </w:divBdr>
    </w:div>
    <w:div w:id="1075205615">
      <w:marLeft w:val="640"/>
      <w:marRight w:val="0"/>
      <w:marTop w:val="0"/>
      <w:marBottom w:val="0"/>
      <w:divBdr>
        <w:top w:val="none" w:sz="0" w:space="0" w:color="auto"/>
        <w:left w:val="none" w:sz="0" w:space="0" w:color="auto"/>
        <w:bottom w:val="none" w:sz="0" w:space="0" w:color="auto"/>
        <w:right w:val="none" w:sz="0" w:space="0" w:color="auto"/>
      </w:divBdr>
    </w:div>
    <w:div w:id="1075321661">
      <w:marLeft w:val="640"/>
      <w:marRight w:val="0"/>
      <w:marTop w:val="0"/>
      <w:marBottom w:val="0"/>
      <w:divBdr>
        <w:top w:val="none" w:sz="0" w:space="0" w:color="auto"/>
        <w:left w:val="none" w:sz="0" w:space="0" w:color="auto"/>
        <w:bottom w:val="none" w:sz="0" w:space="0" w:color="auto"/>
        <w:right w:val="none" w:sz="0" w:space="0" w:color="auto"/>
      </w:divBdr>
    </w:div>
    <w:div w:id="1075398127">
      <w:marLeft w:val="640"/>
      <w:marRight w:val="0"/>
      <w:marTop w:val="0"/>
      <w:marBottom w:val="0"/>
      <w:divBdr>
        <w:top w:val="none" w:sz="0" w:space="0" w:color="auto"/>
        <w:left w:val="none" w:sz="0" w:space="0" w:color="auto"/>
        <w:bottom w:val="none" w:sz="0" w:space="0" w:color="auto"/>
        <w:right w:val="none" w:sz="0" w:space="0" w:color="auto"/>
      </w:divBdr>
    </w:div>
    <w:div w:id="1075468308">
      <w:marLeft w:val="640"/>
      <w:marRight w:val="0"/>
      <w:marTop w:val="0"/>
      <w:marBottom w:val="0"/>
      <w:divBdr>
        <w:top w:val="none" w:sz="0" w:space="0" w:color="auto"/>
        <w:left w:val="none" w:sz="0" w:space="0" w:color="auto"/>
        <w:bottom w:val="none" w:sz="0" w:space="0" w:color="auto"/>
        <w:right w:val="none" w:sz="0" w:space="0" w:color="auto"/>
      </w:divBdr>
    </w:div>
    <w:div w:id="1075468340">
      <w:marLeft w:val="640"/>
      <w:marRight w:val="0"/>
      <w:marTop w:val="0"/>
      <w:marBottom w:val="0"/>
      <w:divBdr>
        <w:top w:val="none" w:sz="0" w:space="0" w:color="auto"/>
        <w:left w:val="none" w:sz="0" w:space="0" w:color="auto"/>
        <w:bottom w:val="none" w:sz="0" w:space="0" w:color="auto"/>
        <w:right w:val="none" w:sz="0" w:space="0" w:color="auto"/>
      </w:divBdr>
    </w:div>
    <w:div w:id="1075470144">
      <w:marLeft w:val="640"/>
      <w:marRight w:val="0"/>
      <w:marTop w:val="0"/>
      <w:marBottom w:val="0"/>
      <w:divBdr>
        <w:top w:val="none" w:sz="0" w:space="0" w:color="auto"/>
        <w:left w:val="none" w:sz="0" w:space="0" w:color="auto"/>
        <w:bottom w:val="none" w:sz="0" w:space="0" w:color="auto"/>
        <w:right w:val="none" w:sz="0" w:space="0" w:color="auto"/>
      </w:divBdr>
    </w:div>
    <w:div w:id="1075475393">
      <w:marLeft w:val="640"/>
      <w:marRight w:val="0"/>
      <w:marTop w:val="0"/>
      <w:marBottom w:val="0"/>
      <w:divBdr>
        <w:top w:val="none" w:sz="0" w:space="0" w:color="auto"/>
        <w:left w:val="none" w:sz="0" w:space="0" w:color="auto"/>
        <w:bottom w:val="none" w:sz="0" w:space="0" w:color="auto"/>
        <w:right w:val="none" w:sz="0" w:space="0" w:color="auto"/>
      </w:divBdr>
    </w:div>
    <w:div w:id="1075475987">
      <w:marLeft w:val="640"/>
      <w:marRight w:val="0"/>
      <w:marTop w:val="0"/>
      <w:marBottom w:val="0"/>
      <w:divBdr>
        <w:top w:val="none" w:sz="0" w:space="0" w:color="auto"/>
        <w:left w:val="none" w:sz="0" w:space="0" w:color="auto"/>
        <w:bottom w:val="none" w:sz="0" w:space="0" w:color="auto"/>
        <w:right w:val="none" w:sz="0" w:space="0" w:color="auto"/>
      </w:divBdr>
    </w:div>
    <w:div w:id="1075736904">
      <w:marLeft w:val="640"/>
      <w:marRight w:val="0"/>
      <w:marTop w:val="0"/>
      <w:marBottom w:val="0"/>
      <w:divBdr>
        <w:top w:val="none" w:sz="0" w:space="0" w:color="auto"/>
        <w:left w:val="none" w:sz="0" w:space="0" w:color="auto"/>
        <w:bottom w:val="none" w:sz="0" w:space="0" w:color="auto"/>
        <w:right w:val="none" w:sz="0" w:space="0" w:color="auto"/>
      </w:divBdr>
    </w:div>
    <w:div w:id="1075737796">
      <w:marLeft w:val="640"/>
      <w:marRight w:val="0"/>
      <w:marTop w:val="0"/>
      <w:marBottom w:val="0"/>
      <w:divBdr>
        <w:top w:val="none" w:sz="0" w:space="0" w:color="auto"/>
        <w:left w:val="none" w:sz="0" w:space="0" w:color="auto"/>
        <w:bottom w:val="none" w:sz="0" w:space="0" w:color="auto"/>
        <w:right w:val="none" w:sz="0" w:space="0" w:color="auto"/>
      </w:divBdr>
    </w:div>
    <w:div w:id="1075781354">
      <w:marLeft w:val="640"/>
      <w:marRight w:val="0"/>
      <w:marTop w:val="0"/>
      <w:marBottom w:val="0"/>
      <w:divBdr>
        <w:top w:val="none" w:sz="0" w:space="0" w:color="auto"/>
        <w:left w:val="none" w:sz="0" w:space="0" w:color="auto"/>
        <w:bottom w:val="none" w:sz="0" w:space="0" w:color="auto"/>
        <w:right w:val="none" w:sz="0" w:space="0" w:color="auto"/>
      </w:divBdr>
    </w:div>
    <w:div w:id="1075855769">
      <w:marLeft w:val="640"/>
      <w:marRight w:val="0"/>
      <w:marTop w:val="0"/>
      <w:marBottom w:val="0"/>
      <w:divBdr>
        <w:top w:val="none" w:sz="0" w:space="0" w:color="auto"/>
        <w:left w:val="none" w:sz="0" w:space="0" w:color="auto"/>
        <w:bottom w:val="none" w:sz="0" w:space="0" w:color="auto"/>
        <w:right w:val="none" w:sz="0" w:space="0" w:color="auto"/>
      </w:divBdr>
    </w:div>
    <w:div w:id="1075858932">
      <w:marLeft w:val="640"/>
      <w:marRight w:val="0"/>
      <w:marTop w:val="0"/>
      <w:marBottom w:val="0"/>
      <w:divBdr>
        <w:top w:val="none" w:sz="0" w:space="0" w:color="auto"/>
        <w:left w:val="none" w:sz="0" w:space="0" w:color="auto"/>
        <w:bottom w:val="none" w:sz="0" w:space="0" w:color="auto"/>
        <w:right w:val="none" w:sz="0" w:space="0" w:color="auto"/>
      </w:divBdr>
    </w:div>
    <w:div w:id="1075860849">
      <w:marLeft w:val="640"/>
      <w:marRight w:val="0"/>
      <w:marTop w:val="0"/>
      <w:marBottom w:val="0"/>
      <w:divBdr>
        <w:top w:val="none" w:sz="0" w:space="0" w:color="auto"/>
        <w:left w:val="none" w:sz="0" w:space="0" w:color="auto"/>
        <w:bottom w:val="none" w:sz="0" w:space="0" w:color="auto"/>
        <w:right w:val="none" w:sz="0" w:space="0" w:color="auto"/>
      </w:divBdr>
    </w:div>
    <w:div w:id="1075860885">
      <w:marLeft w:val="480"/>
      <w:marRight w:val="0"/>
      <w:marTop w:val="0"/>
      <w:marBottom w:val="0"/>
      <w:divBdr>
        <w:top w:val="none" w:sz="0" w:space="0" w:color="auto"/>
        <w:left w:val="none" w:sz="0" w:space="0" w:color="auto"/>
        <w:bottom w:val="none" w:sz="0" w:space="0" w:color="auto"/>
        <w:right w:val="none" w:sz="0" w:space="0" w:color="auto"/>
      </w:divBdr>
    </w:div>
    <w:div w:id="1075930704">
      <w:marLeft w:val="640"/>
      <w:marRight w:val="0"/>
      <w:marTop w:val="0"/>
      <w:marBottom w:val="0"/>
      <w:divBdr>
        <w:top w:val="none" w:sz="0" w:space="0" w:color="auto"/>
        <w:left w:val="none" w:sz="0" w:space="0" w:color="auto"/>
        <w:bottom w:val="none" w:sz="0" w:space="0" w:color="auto"/>
        <w:right w:val="none" w:sz="0" w:space="0" w:color="auto"/>
      </w:divBdr>
    </w:div>
    <w:div w:id="1075973551">
      <w:marLeft w:val="640"/>
      <w:marRight w:val="0"/>
      <w:marTop w:val="0"/>
      <w:marBottom w:val="0"/>
      <w:divBdr>
        <w:top w:val="none" w:sz="0" w:space="0" w:color="auto"/>
        <w:left w:val="none" w:sz="0" w:space="0" w:color="auto"/>
        <w:bottom w:val="none" w:sz="0" w:space="0" w:color="auto"/>
        <w:right w:val="none" w:sz="0" w:space="0" w:color="auto"/>
      </w:divBdr>
    </w:div>
    <w:div w:id="1075978968">
      <w:marLeft w:val="640"/>
      <w:marRight w:val="0"/>
      <w:marTop w:val="0"/>
      <w:marBottom w:val="0"/>
      <w:divBdr>
        <w:top w:val="none" w:sz="0" w:space="0" w:color="auto"/>
        <w:left w:val="none" w:sz="0" w:space="0" w:color="auto"/>
        <w:bottom w:val="none" w:sz="0" w:space="0" w:color="auto"/>
        <w:right w:val="none" w:sz="0" w:space="0" w:color="auto"/>
      </w:divBdr>
    </w:div>
    <w:div w:id="1075980307">
      <w:marLeft w:val="640"/>
      <w:marRight w:val="0"/>
      <w:marTop w:val="0"/>
      <w:marBottom w:val="0"/>
      <w:divBdr>
        <w:top w:val="none" w:sz="0" w:space="0" w:color="auto"/>
        <w:left w:val="none" w:sz="0" w:space="0" w:color="auto"/>
        <w:bottom w:val="none" w:sz="0" w:space="0" w:color="auto"/>
        <w:right w:val="none" w:sz="0" w:space="0" w:color="auto"/>
      </w:divBdr>
    </w:div>
    <w:div w:id="1076048329">
      <w:marLeft w:val="480"/>
      <w:marRight w:val="0"/>
      <w:marTop w:val="0"/>
      <w:marBottom w:val="0"/>
      <w:divBdr>
        <w:top w:val="none" w:sz="0" w:space="0" w:color="auto"/>
        <w:left w:val="none" w:sz="0" w:space="0" w:color="auto"/>
        <w:bottom w:val="none" w:sz="0" w:space="0" w:color="auto"/>
        <w:right w:val="none" w:sz="0" w:space="0" w:color="auto"/>
      </w:divBdr>
    </w:div>
    <w:div w:id="1076316255">
      <w:marLeft w:val="640"/>
      <w:marRight w:val="0"/>
      <w:marTop w:val="0"/>
      <w:marBottom w:val="0"/>
      <w:divBdr>
        <w:top w:val="none" w:sz="0" w:space="0" w:color="auto"/>
        <w:left w:val="none" w:sz="0" w:space="0" w:color="auto"/>
        <w:bottom w:val="none" w:sz="0" w:space="0" w:color="auto"/>
        <w:right w:val="none" w:sz="0" w:space="0" w:color="auto"/>
      </w:divBdr>
    </w:div>
    <w:div w:id="1076322834">
      <w:marLeft w:val="640"/>
      <w:marRight w:val="0"/>
      <w:marTop w:val="0"/>
      <w:marBottom w:val="0"/>
      <w:divBdr>
        <w:top w:val="none" w:sz="0" w:space="0" w:color="auto"/>
        <w:left w:val="none" w:sz="0" w:space="0" w:color="auto"/>
        <w:bottom w:val="none" w:sz="0" w:space="0" w:color="auto"/>
        <w:right w:val="none" w:sz="0" w:space="0" w:color="auto"/>
      </w:divBdr>
    </w:div>
    <w:div w:id="1076512755">
      <w:marLeft w:val="640"/>
      <w:marRight w:val="0"/>
      <w:marTop w:val="0"/>
      <w:marBottom w:val="0"/>
      <w:divBdr>
        <w:top w:val="none" w:sz="0" w:space="0" w:color="auto"/>
        <w:left w:val="none" w:sz="0" w:space="0" w:color="auto"/>
        <w:bottom w:val="none" w:sz="0" w:space="0" w:color="auto"/>
        <w:right w:val="none" w:sz="0" w:space="0" w:color="auto"/>
      </w:divBdr>
    </w:div>
    <w:div w:id="1076560614">
      <w:marLeft w:val="640"/>
      <w:marRight w:val="0"/>
      <w:marTop w:val="0"/>
      <w:marBottom w:val="0"/>
      <w:divBdr>
        <w:top w:val="none" w:sz="0" w:space="0" w:color="auto"/>
        <w:left w:val="none" w:sz="0" w:space="0" w:color="auto"/>
        <w:bottom w:val="none" w:sz="0" w:space="0" w:color="auto"/>
        <w:right w:val="none" w:sz="0" w:space="0" w:color="auto"/>
      </w:divBdr>
    </w:div>
    <w:div w:id="1076710293">
      <w:marLeft w:val="640"/>
      <w:marRight w:val="0"/>
      <w:marTop w:val="0"/>
      <w:marBottom w:val="0"/>
      <w:divBdr>
        <w:top w:val="none" w:sz="0" w:space="0" w:color="auto"/>
        <w:left w:val="none" w:sz="0" w:space="0" w:color="auto"/>
        <w:bottom w:val="none" w:sz="0" w:space="0" w:color="auto"/>
        <w:right w:val="none" w:sz="0" w:space="0" w:color="auto"/>
      </w:divBdr>
    </w:div>
    <w:div w:id="1076712056">
      <w:marLeft w:val="640"/>
      <w:marRight w:val="0"/>
      <w:marTop w:val="0"/>
      <w:marBottom w:val="0"/>
      <w:divBdr>
        <w:top w:val="none" w:sz="0" w:space="0" w:color="auto"/>
        <w:left w:val="none" w:sz="0" w:space="0" w:color="auto"/>
        <w:bottom w:val="none" w:sz="0" w:space="0" w:color="auto"/>
        <w:right w:val="none" w:sz="0" w:space="0" w:color="auto"/>
      </w:divBdr>
    </w:div>
    <w:div w:id="1076822397">
      <w:marLeft w:val="640"/>
      <w:marRight w:val="0"/>
      <w:marTop w:val="0"/>
      <w:marBottom w:val="0"/>
      <w:divBdr>
        <w:top w:val="none" w:sz="0" w:space="0" w:color="auto"/>
        <w:left w:val="none" w:sz="0" w:space="0" w:color="auto"/>
        <w:bottom w:val="none" w:sz="0" w:space="0" w:color="auto"/>
        <w:right w:val="none" w:sz="0" w:space="0" w:color="auto"/>
      </w:divBdr>
    </w:div>
    <w:div w:id="1076897927">
      <w:marLeft w:val="640"/>
      <w:marRight w:val="0"/>
      <w:marTop w:val="0"/>
      <w:marBottom w:val="0"/>
      <w:divBdr>
        <w:top w:val="none" w:sz="0" w:space="0" w:color="auto"/>
        <w:left w:val="none" w:sz="0" w:space="0" w:color="auto"/>
        <w:bottom w:val="none" w:sz="0" w:space="0" w:color="auto"/>
        <w:right w:val="none" w:sz="0" w:space="0" w:color="auto"/>
      </w:divBdr>
    </w:div>
    <w:div w:id="1076972417">
      <w:marLeft w:val="640"/>
      <w:marRight w:val="0"/>
      <w:marTop w:val="0"/>
      <w:marBottom w:val="0"/>
      <w:divBdr>
        <w:top w:val="none" w:sz="0" w:space="0" w:color="auto"/>
        <w:left w:val="none" w:sz="0" w:space="0" w:color="auto"/>
        <w:bottom w:val="none" w:sz="0" w:space="0" w:color="auto"/>
        <w:right w:val="none" w:sz="0" w:space="0" w:color="auto"/>
      </w:divBdr>
    </w:div>
    <w:div w:id="1077046968">
      <w:marLeft w:val="640"/>
      <w:marRight w:val="0"/>
      <w:marTop w:val="0"/>
      <w:marBottom w:val="0"/>
      <w:divBdr>
        <w:top w:val="none" w:sz="0" w:space="0" w:color="auto"/>
        <w:left w:val="none" w:sz="0" w:space="0" w:color="auto"/>
        <w:bottom w:val="none" w:sz="0" w:space="0" w:color="auto"/>
        <w:right w:val="none" w:sz="0" w:space="0" w:color="auto"/>
      </w:divBdr>
    </w:div>
    <w:div w:id="1077047774">
      <w:marLeft w:val="640"/>
      <w:marRight w:val="0"/>
      <w:marTop w:val="0"/>
      <w:marBottom w:val="0"/>
      <w:divBdr>
        <w:top w:val="none" w:sz="0" w:space="0" w:color="auto"/>
        <w:left w:val="none" w:sz="0" w:space="0" w:color="auto"/>
        <w:bottom w:val="none" w:sz="0" w:space="0" w:color="auto"/>
        <w:right w:val="none" w:sz="0" w:space="0" w:color="auto"/>
      </w:divBdr>
    </w:div>
    <w:div w:id="1077098470">
      <w:marLeft w:val="640"/>
      <w:marRight w:val="0"/>
      <w:marTop w:val="0"/>
      <w:marBottom w:val="0"/>
      <w:divBdr>
        <w:top w:val="none" w:sz="0" w:space="0" w:color="auto"/>
        <w:left w:val="none" w:sz="0" w:space="0" w:color="auto"/>
        <w:bottom w:val="none" w:sz="0" w:space="0" w:color="auto"/>
        <w:right w:val="none" w:sz="0" w:space="0" w:color="auto"/>
      </w:divBdr>
    </w:div>
    <w:div w:id="1077168723">
      <w:marLeft w:val="640"/>
      <w:marRight w:val="0"/>
      <w:marTop w:val="0"/>
      <w:marBottom w:val="0"/>
      <w:divBdr>
        <w:top w:val="none" w:sz="0" w:space="0" w:color="auto"/>
        <w:left w:val="none" w:sz="0" w:space="0" w:color="auto"/>
        <w:bottom w:val="none" w:sz="0" w:space="0" w:color="auto"/>
        <w:right w:val="none" w:sz="0" w:space="0" w:color="auto"/>
      </w:divBdr>
    </w:div>
    <w:div w:id="1077171287">
      <w:marLeft w:val="640"/>
      <w:marRight w:val="0"/>
      <w:marTop w:val="0"/>
      <w:marBottom w:val="0"/>
      <w:divBdr>
        <w:top w:val="none" w:sz="0" w:space="0" w:color="auto"/>
        <w:left w:val="none" w:sz="0" w:space="0" w:color="auto"/>
        <w:bottom w:val="none" w:sz="0" w:space="0" w:color="auto"/>
        <w:right w:val="none" w:sz="0" w:space="0" w:color="auto"/>
      </w:divBdr>
    </w:div>
    <w:div w:id="1077242254">
      <w:marLeft w:val="640"/>
      <w:marRight w:val="0"/>
      <w:marTop w:val="0"/>
      <w:marBottom w:val="0"/>
      <w:divBdr>
        <w:top w:val="none" w:sz="0" w:space="0" w:color="auto"/>
        <w:left w:val="none" w:sz="0" w:space="0" w:color="auto"/>
        <w:bottom w:val="none" w:sz="0" w:space="0" w:color="auto"/>
        <w:right w:val="none" w:sz="0" w:space="0" w:color="auto"/>
      </w:divBdr>
    </w:div>
    <w:div w:id="1077287229">
      <w:marLeft w:val="640"/>
      <w:marRight w:val="0"/>
      <w:marTop w:val="0"/>
      <w:marBottom w:val="0"/>
      <w:divBdr>
        <w:top w:val="none" w:sz="0" w:space="0" w:color="auto"/>
        <w:left w:val="none" w:sz="0" w:space="0" w:color="auto"/>
        <w:bottom w:val="none" w:sz="0" w:space="0" w:color="auto"/>
        <w:right w:val="none" w:sz="0" w:space="0" w:color="auto"/>
      </w:divBdr>
    </w:div>
    <w:div w:id="1077436463">
      <w:marLeft w:val="640"/>
      <w:marRight w:val="0"/>
      <w:marTop w:val="0"/>
      <w:marBottom w:val="0"/>
      <w:divBdr>
        <w:top w:val="none" w:sz="0" w:space="0" w:color="auto"/>
        <w:left w:val="none" w:sz="0" w:space="0" w:color="auto"/>
        <w:bottom w:val="none" w:sz="0" w:space="0" w:color="auto"/>
        <w:right w:val="none" w:sz="0" w:space="0" w:color="auto"/>
      </w:divBdr>
    </w:div>
    <w:div w:id="1077437837">
      <w:marLeft w:val="640"/>
      <w:marRight w:val="0"/>
      <w:marTop w:val="0"/>
      <w:marBottom w:val="0"/>
      <w:divBdr>
        <w:top w:val="none" w:sz="0" w:space="0" w:color="auto"/>
        <w:left w:val="none" w:sz="0" w:space="0" w:color="auto"/>
        <w:bottom w:val="none" w:sz="0" w:space="0" w:color="auto"/>
        <w:right w:val="none" w:sz="0" w:space="0" w:color="auto"/>
      </w:divBdr>
    </w:div>
    <w:div w:id="1077480272">
      <w:marLeft w:val="640"/>
      <w:marRight w:val="0"/>
      <w:marTop w:val="0"/>
      <w:marBottom w:val="0"/>
      <w:divBdr>
        <w:top w:val="none" w:sz="0" w:space="0" w:color="auto"/>
        <w:left w:val="none" w:sz="0" w:space="0" w:color="auto"/>
        <w:bottom w:val="none" w:sz="0" w:space="0" w:color="auto"/>
        <w:right w:val="none" w:sz="0" w:space="0" w:color="auto"/>
      </w:divBdr>
    </w:div>
    <w:div w:id="1077553914">
      <w:marLeft w:val="640"/>
      <w:marRight w:val="0"/>
      <w:marTop w:val="0"/>
      <w:marBottom w:val="0"/>
      <w:divBdr>
        <w:top w:val="none" w:sz="0" w:space="0" w:color="auto"/>
        <w:left w:val="none" w:sz="0" w:space="0" w:color="auto"/>
        <w:bottom w:val="none" w:sz="0" w:space="0" w:color="auto"/>
        <w:right w:val="none" w:sz="0" w:space="0" w:color="auto"/>
      </w:divBdr>
    </w:div>
    <w:div w:id="1077634851">
      <w:marLeft w:val="640"/>
      <w:marRight w:val="0"/>
      <w:marTop w:val="0"/>
      <w:marBottom w:val="0"/>
      <w:divBdr>
        <w:top w:val="none" w:sz="0" w:space="0" w:color="auto"/>
        <w:left w:val="none" w:sz="0" w:space="0" w:color="auto"/>
        <w:bottom w:val="none" w:sz="0" w:space="0" w:color="auto"/>
        <w:right w:val="none" w:sz="0" w:space="0" w:color="auto"/>
      </w:divBdr>
    </w:div>
    <w:div w:id="1077635673">
      <w:marLeft w:val="640"/>
      <w:marRight w:val="0"/>
      <w:marTop w:val="0"/>
      <w:marBottom w:val="0"/>
      <w:divBdr>
        <w:top w:val="none" w:sz="0" w:space="0" w:color="auto"/>
        <w:left w:val="none" w:sz="0" w:space="0" w:color="auto"/>
        <w:bottom w:val="none" w:sz="0" w:space="0" w:color="auto"/>
        <w:right w:val="none" w:sz="0" w:space="0" w:color="auto"/>
      </w:divBdr>
    </w:div>
    <w:div w:id="1077674053">
      <w:marLeft w:val="640"/>
      <w:marRight w:val="0"/>
      <w:marTop w:val="0"/>
      <w:marBottom w:val="0"/>
      <w:divBdr>
        <w:top w:val="none" w:sz="0" w:space="0" w:color="auto"/>
        <w:left w:val="none" w:sz="0" w:space="0" w:color="auto"/>
        <w:bottom w:val="none" w:sz="0" w:space="0" w:color="auto"/>
        <w:right w:val="none" w:sz="0" w:space="0" w:color="auto"/>
      </w:divBdr>
    </w:div>
    <w:div w:id="1077745440">
      <w:marLeft w:val="640"/>
      <w:marRight w:val="0"/>
      <w:marTop w:val="0"/>
      <w:marBottom w:val="0"/>
      <w:divBdr>
        <w:top w:val="none" w:sz="0" w:space="0" w:color="auto"/>
        <w:left w:val="none" w:sz="0" w:space="0" w:color="auto"/>
        <w:bottom w:val="none" w:sz="0" w:space="0" w:color="auto"/>
        <w:right w:val="none" w:sz="0" w:space="0" w:color="auto"/>
      </w:divBdr>
    </w:div>
    <w:div w:id="1077749912">
      <w:marLeft w:val="640"/>
      <w:marRight w:val="0"/>
      <w:marTop w:val="0"/>
      <w:marBottom w:val="0"/>
      <w:divBdr>
        <w:top w:val="none" w:sz="0" w:space="0" w:color="auto"/>
        <w:left w:val="none" w:sz="0" w:space="0" w:color="auto"/>
        <w:bottom w:val="none" w:sz="0" w:space="0" w:color="auto"/>
        <w:right w:val="none" w:sz="0" w:space="0" w:color="auto"/>
      </w:divBdr>
    </w:div>
    <w:div w:id="1077822213">
      <w:marLeft w:val="640"/>
      <w:marRight w:val="0"/>
      <w:marTop w:val="0"/>
      <w:marBottom w:val="0"/>
      <w:divBdr>
        <w:top w:val="none" w:sz="0" w:space="0" w:color="auto"/>
        <w:left w:val="none" w:sz="0" w:space="0" w:color="auto"/>
        <w:bottom w:val="none" w:sz="0" w:space="0" w:color="auto"/>
        <w:right w:val="none" w:sz="0" w:space="0" w:color="auto"/>
      </w:divBdr>
    </w:div>
    <w:div w:id="1077942585">
      <w:marLeft w:val="640"/>
      <w:marRight w:val="0"/>
      <w:marTop w:val="0"/>
      <w:marBottom w:val="0"/>
      <w:divBdr>
        <w:top w:val="none" w:sz="0" w:space="0" w:color="auto"/>
        <w:left w:val="none" w:sz="0" w:space="0" w:color="auto"/>
        <w:bottom w:val="none" w:sz="0" w:space="0" w:color="auto"/>
        <w:right w:val="none" w:sz="0" w:space="0" w:color="auto"/>
      </w:divBdr>
    </w:div>
    <w:div w:id="1078014412">
      <w:marLeft w:val="640"/>
      <w:marRight w:val="0"/>
      <w:marTop w:val="0"/>
      <w:marBottom w:val="0"/>
      <w:divBdr>
        <w:top w:val="none" w:sz="0" w:space="0" w:color="auto"/>
        <w:left w:val="none" w:sz="0" w:space="0" w:color="auto"/>
        <w:bottom w:val="none" w:sz="0" w:space="0" w:color="auto"/>
        <w:right w:val="none" w:sz="0" w:space="0" w:color="auto"/>
      </w:divBdr>
    </w:div>
    <w:div w:id="1078095018">
      <w:marLeft w:val="640"/>
      <w:marRight w:val="0"/>
      <w:marTop w:val="0"/>
      <w:marBottom w:val="0"/>
      <w:divBdr>
        <w:top w:val="none" w:sz="0" w:space="0" w:color="auto"/>
        <w:left w:val="none" w:sz="0" w:space="0" w:color="auto"/>
        <w:bottom w:val="none" w:sz="0" w:space="0" w:color="auto"/>
        <w:right w:val="none" w:sz="0" w:space="0" w:color="auto"/>
      </w:divBdr>
    </w:div>
    <w:div w:id="1078096785">
      <w:marLeft w:val="640"/>
      <w:marRight w:val="0"/>
      <w:marTop w:val="0"/>
      <w:marBottom w:val="0"/>
      <w:divBdr>
        <w:top w:val="none" w:sz="0" w:space="0" w:color="auto"/>
        <w:left w:val="none" w:sz="0" w:space="0" w:color="auto"/>
        <w:bottom w:val="none" w:sz="0" w:space="0" w:color="auto"/>
        <w:right w:val="none" w:sz="0" w:space="0" w:color="auto"/>
      </w:divBdr>
    </w:div>
    <w:div w:id="1078137798">
      <w:marLeft w:val="640"/>
      <w:marRight w:val="0"/>
      <w:marTop w:val="0"/>
      <w:marBottom w:val="0"/>
      <w:divBdr>
        <w:top w:val="none" w:sz="0" w:space="0" w:color="auto"/>
        <w:left w:val="none" w:sz="0" w:space="0" w:color="auto"/>
        <w:bottom w:val="none" w:sz="0" w:space="0" w:color="auto"/>
        <w:right w:val="none" w:sz="0" w:space="0" w:color="auto"/>
      </w:divBdr>
    </w:div>
    <w:div w:id="1078209573">
      <w:marLeft w:val="640"/>
      <w:marRight w:val="0"/>
      <w:marTop w:val="0"/>
      <w:marBottom w:val="0"/>
      <w:divBdr>
        <w:top w:val="none" w:sz="0" w:space="0" w:color="auto"/>
        <w:left w:val="none" w:sz="0" w:space="0" w:color="auto"/>
        <w:bottom w:val="none" w:sz="0" w:space="0" w:color="auto"/>
        <w:right w:val="none" w:sz="0" w:space="0" w:color="auto"/>
      </w:divBdr>
    </w:div>
    <w:div w:id="1078289619">
      <w:marLeft w:val="640"/>
      <w:marRight w:val="0"/>
      <w:marTop w:val="0"/>
      <w:marBottom w:val="0"/>
      <w:divBdr>
        <w:top w:val="none" w:sz="0" w:space="0" w:color="auto"/>
        <w:left w:val="none" w:sz="0" w:space="0" w:color="auto"/>
        <w:bottom w:val="none" w:sz="0" w:space="0" w:color="auto"/>
        <w:right w:val="none" w:sz="0" w:space="0" w:color="auto"/>
      </w:divBdr>
    </w:div>
    <w:div w:id="1078361043">
      <w:marLeft w:val="640"/>
      <w:marRight w:val="0"/>
      <w:marTop w:val="0"/>
      <w:marBottom w:val="0"/>
      <w:divBdr>
        <w:top w:val="none" w:sz="0" w:space="0" w:color="auto"/>
        <w:left w:val="none" w:sz="0" w:space="0" w:color="auto"/>
        <w:bottom w:val="none" w:sz="0" w:space="0" w:color="auto"/>
        <w:right w:val="none" w:sz="0" w:space="0" w:color="auto"/>
      </w:divBdr>
    </w:div>
    <w:div w:id="1078405909">
      <w:marLeft w:val="640"/>
      <w:marRight w:val="0"/>
      <w:marTop w:val="0"/>
      <w:marBottom w:val="0"/>
      <w:divBdr>
        <w:top w:val="none" w:sz="0" w:space="0" w:color="auto"/>
        <w:left w:val="none" w:sz="0" w:space="0" w:color="auto"/>
        <w:bottom w:val="none" w:sz="0" w:space="0" w:color="auto"/>
        <w:right w:val="none" w:sz="0" w:space="0" w:color="auto"/>
      </w:divBdr>
    </w:div>
    <w:div w:id="1078408244">
      <w:marLeft w:val="640"/>
      <w:marRight w:val="0"/>
      <w:marTop w:val="0"/>
      <w:marBottom w:val="0"/>
      <w:divBdr>
        <w:top w:val="none" w:sz="0" w:space="0" w:color="auto"/>
        <w:left w:val="none" w:sz="0" w:space="0" w:color="auto"/>
        <w:bottom w:val="none" w:sz="0" w:space="0" w:color="auto"/>
        <w:right w:val="none" w:sz="0" w:space="0" w:color="auto"/>
      </w:divBdr>
    </w:div>
    <w:div w:id="1078483683">
      <w:marLeft w:val="640"/>
      <w:marRight w:val="0"/>
      <w:marTop w:val="0"/>
      <w:marBottom w:val="0"/>
      <w:divBdr>
        <w:top w:val="none" w:sz="0" w:space="0" w:color="auto"/>
        <w:left w:val="none" w:sz="0" w:space="0" w:color="auto"/>
        <w:bottom w:val="none" w:sz="0" w:space="0" w:color="auto"/>
        <w:right w:val="none" w:sz="0" w:space="0" w:color="auto"/>
      </w:divBdr>
    </w:div>
    <w:div w:id="1078550503">
      <w:marLeft w:val="640"/>
      <w:marRight w:val="0"/>
      <w:marTop w:val="0"/>
      <w:marBottom w:val="0"/>
      <w:divBdr>
        <w:top w:val="none" w:sz="0" w:space="0" w:color="auto"/>
        <w:left w:val="none" w:sz="0" w:space="0" w:color="auto"/>
        <w:bottom w:val="none" w:sz="0" w:space="0" w:color="auto"/>
        <w:right w:val="none" w:sz="0" w:space="0" w:color="auto"/>
      </w:divBdr>
    </w:div>
    <w:div w:id="1078555075">
      <w:marLeft w:val="640"/>
      <w:marRight w:val="0"/>
      <w:marTop w:val="0"/>
      <w:marBottom w:val="0"/>
      <w:divBdr>
        <w:top w:val="none" w:sz="0" w:space="0" w:color="auto"/>
        <w:left w:val="none" w:sz="0" w:space="0" w:color="auto"/>
        <w:bottom w:val="none" w:sz="0" w:space="0" w:color="auto"/>
        <w:right w:val="none" w:sz="0" w:space="0" w:color="auto"/>
      </w:divBdr>
    </w:div>
    <w:div w:id="1078672566">
      <w:marLeft w:val="640"/>
      <w:marRight w:val="0"/>
      <w:marTop w:val="0"/>
      <w:marBottom w:val="0"/>
      <w:divBdr>
        <w:top w:val="none" w:sz="0" w:space="0" w:color="auto"/>
        <w:left w:val="none" w:sz="0" w:space="0" w:color="auto"/>
        <w:bottom w:val="none" w:sz="0" w:space="0" w:color="auto"/>
        <w:right w:val="none" w:sz="0" w:space="0" w:color="auto"/>
      </w:divBdr>
    </w:div>
    <w:div w:id="1078673782">
      <w:marLeft w:val="640"/>
      <w:marRight w:val="0"/>
      <w:marTop w:val="0"/>
      <w:marBottom w:val="0"/>
      <w:divBdr>
        <w:top w:val="none" w:sz="0" w:space="0" w:color="auto"/>
        <w:left w:val="none" w:sz="0" w:space="0" w:color="auto"/>
        <w:bottom w:val="none" w:sz="0" w:space="0" w:color="auto"/>
        <w:right w:val="none" w:sz="0" w:space="0" w:color="auto"/>
      </w:divBdr>
    </w:div>
    <w:div w:id="1078675246">
      <w:bodyDiv w:val="1"/>
      <w:marLeft w:val="0"/>
      <w:marRight w:val="0"/>
      <w:marTop w:val="0"/>
      <w:marBottom w:val="0"/>
      <w:divBdr>
        <w:top w:val="none" w:sz="0" w:space="0" w:color="auto"/>
        <w:left w:val="none" w:sz="0" w:space="0" w:color="auto"/>
        <w:bottom w:val="none" w:sz="0" w:space="0" w:color="auto"/>
        <w:right w:val="none" w:sz="0" w:space="0" w:color="auto"/>
      </w:divBdr>
    </w:div>
    <w:div w:id="1078744900">
      <w:marLeft w:val="640"/>
      <w:marRight w:val="0"/>
      <w:marTop w:val="0"/>
      <w:marBottom w:val="0"/>
      <w:divBdr>
        <w:top w:val="none" w:sz="0" w:space="0" w:color="auto"/>
        <w:left w:val="none" w:sz="0" w:space="0" w:color="auto"/>
        <w:bottom w:val="none" w:sz="0" w:space="0" w:color="auto"/>
        <w:right w:val="none" w:sz="0" w:space="0" w:color="auto"/>
      </w:divBdr>
    </w:div>
    <w:div w:id="1078749867">
      <w:marLeft w:val="640"/>
      <w:marRight w:val="0"/>
      <w:marTop w:val="0"/>
      <w:marBottom w:val="0"/>
      <w:divBdr>
        <w:top w:val="none" w:sz="0" w:space="0" w:color="auto"/>
        <w:left w:val="none" w:sz="0" w:space="0" w:color="auto"/>
        <w:bottom w:val="none" w:sz="0" w:space="0" w:color="auto"/>
        <w:right w:val="none" w:sz="0" w:space="0" w:color="auto"/>
      </w:divBdr>
    </w:div>
    <w:div w:id="1078751202">
      <w:marLeft w:val="640"/>
      <w:marRight w:val="0"/>
      <w:marTop w:val="0"/>
      <w:marBottom w:val="0"/>
      <w:divBdr>
        <w:top w:val="none" w:sz="0" w:space="0" w:color="auto"/>
        <w:left w:val="none" w:sz="0" w:space="0" w:color="auto"/>
        <w:bottom w:val="none" w:sz="0" w:space="0" w:color="auto"/>
        <w:right w:val="none" w:sz="0" w:space="0" w:color="auto"/>
      </w:divBdr>
    </w:div>
    <w:div w:id="1078867183">
      <w:marLeft w:val="640"/>
      <w:marRight w:val="0"/>
      <w:marTop w:val="0"/>
      <w:marBottom w:val="0"/>
      <w:divBdr>
        <w:top w:val="none" w:sz="0" w:space="0" w:color="auto"/>
        <w:left w:val="none" w:sz="0" w:space="0" w:color="auto"/>
        <w:bottom w:val="none" w:sz="0" w:space="0" w:color="auto"/>
        <w:right w:val="none" w:sz="0" w:space="0" w:color="auto"/>
      </w:divBdr>
    </w:div>
    <w:div w:id="1078868116">
      <w:marLeft w:val="640"/>
      <w:marRight w:val="0"/>
      <w:marTop w:val="0"/>
      <w:marBottom w:val="0"/>
      <w:divBdr>
        <w:top w:val="none" w:sz="0" w:space="0" w:color="auto"/>
        <w:left w:val="none" w:sz="0" w:space="0" w:color="auto"/>
        <w:bottom w:val="none" w:sz="0" w:space="0" w:color="auto"/>
        <w:right w:val="none" w:sz="0" w:space="0" w:color="auto"/>
      </w:divBdr>
    </w:div>
    <w:div w:id="1078868196">
      <w:marLeft w:val="640"/>
      <w:marRight w:val="0"/>
      <w:marTop w:val="0"/>
      <w:marBottom w:val="0"/>
      <w:divBdr>
        <w:top w:val="none" w:sz="0" w:space="0" w:color="auto"/>
        <w:left w:val="none" w:sz="0" w:space="0" w:color="auto"/>
        <w:bottom w:val="none" w:sz="0" w:space="0" w:color="auto"/>
        <w:right w:val="none" w:sz="0" w:space="0" w:color="auto"/>
      </w:divBdr>
    </w:div>
    <w:div w:id="1078988152">
      <w:marLeft w:val="640"/>
      <w:marRight w:val="0"/>
      <w:marTop w:val="0"/>
      <w:marBottom w:val="0"/>
      <w:divBdr>
        <w:top w:val="none" w:sz="0" w:space="0" w:color="auto"/>
        <w:left w:val="none" w:sz="0" w:space="0" w:color="auto"/>
        <w:bottom w:val="none" w:sz="0" w:space="0" w:color="auto"/>
        <w:right w:val="none" w:sz="0" w:space="0" w:color="auto"/>
      </w:divBdr>
    </w:div>
    <w:div w:id="1079016074">
      <w:marLeft w:val="640"/>
      <w:marRight w:val="0"/>
      <w:marTop w:val="0"/>
      <w:marBottom w:val="0"/>
      <w:divBdr>
        <w:top w:val="none" w:sz="0" w:space="0" w:color="auto"/>
        <w:left w:val="none" w:sz="0" w:space="0" w:color="auto"/>
        <w:bottom w:val="none" w:sz="0" w:space="0" w:color="auto"/>
        <w:right w:val="none" w:sz="0" w:space="0" w:color="auto"/>
      </w:divBdr>
    </w:div>
    <w:div w:id="1079060652">
      <w:marLeft w:val="640"/>
      <w:marRight w:val="0"/>
      <w:marTop w:val="0"/>
      <w:marBottom w:val="0"/>
      <w:divBdr>
        <w:top w:val="none" w:sz="0" w:space="0" w:color="auto"/>
        <w:left w:val="none" w:sz="0" w:space="0" w:color="auto"/>
        <w:bottom w:val="none" w:sz="0" w:space="0" w:color="auto"/>
        <w:right w:val="none" w:sz="0" w:space="0" w:color="auto"/>
      </w:divBdr>
    </w:div>
    <w:div w:id="1079133103">
      <w:marLeft w:val="640"/>
      <w:marRight w:val="0"/>
      <w:marTop w:val="0"/>
      <w:marBottom w:val="0"/>
      <w:divBdr>
        <w:top w:val="none" w:sz="0" w:space="0" w:color="auto"/>
        <w:left w:val="none" w:sz="0" w:space="0" w:color="auto"/>
        <w:bottom w:val="none" w:sz="0" w:space="0" w:color="auto"/>
        <w:right w:val="none" w:sz="0" w:space="0" w:color="auto"/>
      </w:divBdr>
    </w:div>
    <w:div w:id="1079206210">
      <w:marLeft w:val="640"/>
      <w:marRight w:val="0"/>
      <w:marTop w:val="0"/>
      <w:marBottom w:val="0"/>
      <w:divBdr>
        <w:top w:val="none" w:sz="0" w:space="0" w:color="auto"/>
        <w:left w:val="none" w:sz="0" w:space="0" w:color="auto"/>
        <w:bottom w:val="none" w:sz="0" w:space="0" w:color="auto"/>
        <w:right w:val="none" w:sz="0" w:space="0" w:color="auto"/>
      </w:divBdr>
    </w:div>
    <w:div w:id="1079208219">
      <w:marLeft w:val="640"/>
      <w:marRight w:val="0"/>
      <w:marTop w:val="0"/>
      <w:marBottom w:val="0"/>
      <w:divBdr>
        <w:top w:val="none" w:sz="0" w:space="0" w:color="auto"/>
        <w:left w:val="none" w:sz="0" w:space="0" w:color="auto"/>
        <w:bottom w:val="none" w:sz="0" w:space="0" w:color="auto"/>
        <w:right w:val="none" w:sz="0" w:space="0" w:color="auto"/>
      </w:divBdr>
    </w:div>
    <w:div w:id="1079212297">
      <w:marLeft w:val="640"/>
      <w:marRight w:val="0"/>
      <w:marTop w:val="0"/>
      <w:marBottom w:val="0"/>
      <w:divBdr>
        <w:top w:val="none" w:sz="0" w:space="0" w:color="auto"/>
        <w:left w:val="none" w:sz="0" w:space="0" w:color="auto"/>
        <w:bottom w:val="none" w:sz="0" w:space="0" w:color="auto"/>
        <w:right w:val="none" w:sz="0" w:space="0" w:color="auto"/>
      </w:divBdr>
    </w:div>
    <w:div w:id="1079250325">
      <w:marLeft w:val="640"/>
      <w:marRight w:val="0"/>
      <w:marTop w:val="0"/>
      <w:marBottom w:val="0"/>
      <w:divBdr>
        <w:top w:val="none" w:sz="0" w:space="0" w:color="auto"/>
        <w:left w:val="none" w:sz="0" w:space="0" w:color="auto"/>
        <w:bottom w:val="none" w:sz="0" w:space="0" w:color="auto"/>
        <w:right w:val="none" w:sz="0" w:space="0" w:color="auto"/>
      </w:divBdr>
    </w:div>
    <w:div w:id="1079325889">
      <w:marLeft w:val="640"/>
      <w:marRight w:val="0"/>
      <w:marTop w:val="0"/>
      <w:marBottom w:val="0"/>
      <w:divBdr>
        <w:top w:val="none" w:sz="0" w:space="0" w:color="auto"/>
        <w:left w:val="none" w:sz="0" w:space="0" w:color="auto"/>
        <w:bottom w:val="none" w:sz="0" w:space="0" w:color="auto"/>
        <w:right w:val="none" w:sz="0" w:space="0" w:color="auto"/>
      </w:divBdr>
    </w:div>
    <w:div w:id="1079330299">
      <w:marLeft w:val="640"/>
      <w:marRight w:val="0"/>
      <w:marTop w:val="0"/>
      <w:marBottom w:val="0"/>
      <w:divBdr>
        <w:top w:val="none" w:sz="0" w:space="0" w:color="auto"/>
        <w:left w:val="none" w:sz="0" w:space="0" w:color="auto"/>
        <w:bottom w:val="none" w:sz="0" w:space="0" w:color="auto"/>
        <w:right w:val="none" w:sz="0" w:space="0" w:color="auto"/>
      </w:divBdr>
    </w:div>
    <w:div w:id="1079445315">
      <w:marLeft w:val="640"/>
      <w:marRight w:val="0"/>
      <w:marTop w:val="0"/>
      <w:marBottom w:val="0"/>
      <w:divBdr>
        <w:top w:val="none" w:sz="0" w:space="0" w:color="auto"/>
        <w:left w:val="none" w:sz="0" w:space="0" w:color="auto"/>
        <w:bottom w:val="none" w:sz="0" w:space="0" w:color="auto"/>
        <w:right w:val="none" w:sz="0" w:space="0" w:color="auto"/>
      </w:divBdr>
    </w:div>
    <w:div w:id="1079447681">
      <w:marLeft w:val="640"/>
      <w:marRight w:val="0"/>
      <w:marTop w:val="0"/>
      <w:marBottom w:val="0"/>
      <w:divBdr>
        <w:top w:val="none" w:sz="0" w:space="0" w:color="auto"/>
        <w:left w:val="none" w:sz="0" w:space="0" w:color="auto"/>
        <w:bottom w:val="none" w:sz="0" w:space="0" w:color="auto"/>
        <w:right w:val="none" w:sz="0" w:space="0" w:color="auto"/>
      </w:divBdr>
    </w:div>
    <w:div w:id="1079594550">
      <w:marLeft w:val="640"/>
      <w:marRight w:val="0"/>
      <w:marTop w:val="0"/>
      <w:marBottom w:val="0"/>
      <w:divBdr>
        <w:top w:val="none" w:sz="0" w:space="0" w:color="auto"/>
        <w:left w:val="none" w:sz="0" w:space="0" w:color="auto"/>
        <w:bottom w:val="none" w:sz="0" w:space="0" w:color="auto"/>
        <w:right w:val="none" w:sz="0" w:space="0" w:color="auto"/>
      </w:divBdr>
    </w:div>
    <w:div w:id="1079861290">
      <w:marLeft w:val="640"/>
      <w:marRight w:val="0"/>
      <w:marTop w:val="0"/>
      <w:marBottom w:val="0"/>
      <w:divBdr>
        <w:top w:val="none" w:sz="0" w:space="0" w:color="auto"/>
        <w:left w:val="none" w:sz="0" w:space="0" w:color="auto"/>
        <w:bottom w:val="none" w:sz="0" w:space="0" w:color="auto"/>
        <w:right w:val="none" w:sz="0" w:space="0" w:color="auto"/>
      </w:divBdr>
    </w:div>
    <w:div w:id="1079862738">
      <w:marLeft w:val="640"/>
      <w:marRight w:val="0"/>
      <w:marTop w:val="0"/>
      <w:marBottom w:val="0"/>
      <w:divBdr>
        <w:top w:val="none" w:sz="0" w:space="0" w:color="auto"/>
        <w:left w:val="none" w:sz="0" w:space="0" w:color="auto"/>
        <w:bottom w:val="none" w:sz="0" w:space="0" w:color="auto"/>
        <w:right w:val="none" w:sz="0" w:space="0" w:color="auto"/>
      </w:divBdr>
    </w:div>
    <w:div w:id="1080056826">
      <w:marLeft w:val="640"/>
      <w:marRight w:val="0"/>
      <w:marTop w:val="0"/>
      <w:marBottom w:val="0"/>
      <w:divBdr>
        <w:top w:val="none" w:sz="0" w:space="0" w:color="auto"/>
        <w:left w:val="none" w:sz="0" w:space="0" w:color="auto"/>
        <w:bottom w:val="none" w:sz="0" w:space="0" w:color="auto"/>
        <w:right w:val="none" w:sz="0" w:space="0" w:color="auto"/>
      </w:divBdr>
    </w:div>
    <w:div w:id="1080105206">
      <w:marLeft w:val="640"/>
      <w:marRight w:val="0"/>
      <w:marTop w:val="0"/>
      <w:marBottom w:val="0"/>
      <w:divBdr>
        <w:top w:val="none" w:sz="0" w:space="0" w:color="auto"/>
        <w:left w:val="none" w:sz="0" w:space="0" w:color="auto"/>
        <w:bottom w:val="none" w:sz="0" w:space="0" w:color="auto"/>
        <w:right w:val="none" w:sz="0" w:space="0" w:color="auto"/>
      </w:divBdr>
    </w:div>
    <w:div w:id="1080129909">
      <w:marLeft w:val="640"/>
      <w:marRight w:val="0"/>
      <w:marTop w:val="0"/>
      <w:marBottom w:val="0"/>
      <w:divBdr>
        <w:top w:val="none" w:sz="0" w:space="0" w:color="auto"/>
        <w:left w:val="none" w:sz="0" w:space="0" w:color="auto"/>
        <w:bottom w:val="none" w:sz="0" w:space="0" w:color="auto"/>
        <w:right w:val="none" w:sz="0" w:space="0" w:color="auto"/>
      </w:divBdr>
    </w:div>
    <w:div w:id="1080131333">
      <w:marLeft w:val="640"/>
      <w:marRight w:val="0"/>
      <w:marTop w:val="0"/>
      <w:marBottom w:val="0"/>
      <w:divBdr>
        <w:top w:val="none" w:sz="0" w:space="0" w:color="auto"/>
        <w:left w:val="none" w:sz="0" w:space="0" w:color="auto"/>
        <w:bottom w:val="none" w:sz="0" w:space="0" w:color="auto"/>
        <w:right w:val="none" w:sz="0" w:space="0" w:color="auto"/>
      </w:divBdr>
    </w:div>
    <w:div w:id="1080181065">
      <w:marLeft w:val="640"/>
      <w:marRight w:val="0"/>
      <w:marTop w:val="0"/>
      <w:marBottom w:val="0"/>
      <w:divBdr>
        <w:top w:val="none" w:sz="0" w:space="0" w:color="auto"/>
        <w:left w:val="none" w:sz="0" w:space="0" w:color="auto"/>
        <w:bottom w:val="none" w:sz="0" w:space="0" w:color="auto"/>
        <w:right w:val="none" w:sz="0" w:space="0" w:color="auto"/>
      </w:divBdr>
    </w:div>
    <w:div w:id="1080326668">
      <w:marLeft w:val="640"/>
      <w:marRight w:val="0"/>
      <w:marTop w:val="0"/>
      <w:marBottom w:val="0"/>
      <w:divBdr>
        <w:top w:val="none" w:sz="0" w:space="0" w:color="auto"/>
        <w:left w:val="none" w:sz="0" w:space="0" w:color="auto"/>
        <w:bottom w:val="none" w:sz="0" w:space="0" w:color="auto"/>
        <w:right w:val="none" w:sz="0" w:space="0" w:color="auto"/>
      </w:divBdr>
    </w:div>
    <w:div w:id="1080445871">
      <w:marLeft w:val="640"/>
      <w:marRight w:val="0"/>
      <w:marTop w:val="0"/>
      <w:marBottom w:val="0"/>
      <w:divBdr>
        <w:top w:val="none" w:sz="0" w:space="0" w:color="auto"/>
        <w:left w:val="none" w:sz="0" w:space="0" w:color="auto"/>
        <w:bottom w:val="none" w:sz="0" w:space="0" w:color="auto"/>
        <w:right w:val="none" w:sz="0" w:space="0" w:color="auto"/>
      </w:divBdr>
    </w:div>
    <w:div w:id="1080516520">
      <w:marLeft w:val="640"/>
      <w:marRight w:val="0"/>
      <w:marTop w:val="0"/>
      <w:marBottom w:val="0"/>
      <w:divBdr>
        <w:top w:val="none" w:sz="0" w:space="0" w:color="auto"/>
        <w:left w:val="none" w:sz="0" w:space="0" w:color="auto"/>
        <w:bottom w:val="none" w:sz="0" w:space="0" w:color="auto"/>
        <w:right w:val="none" w:sz="0" w:space="0" w:color="auto"/>
      </w:divBdr>
    </w:div>
    <w:div w:id="1080516795">
      <w:marLeft w:val="640"/>
      <w:marRight w:val="0"/>
      <w:marTop w:val="0"/>
      <w:marBottom w:val="0"/>
      <w:divBdr>
        <w:top w:val="none" w:sz="0" w:space="0" w:color="auto"/>
        <w:left w:val="none" w:sz="0" w:space="0" w:color="auto"/>
        <w:bottom w:val="none" w:sz="0" w:space="0" w:color="auto"/>
        <w:right w:val="none" w:sz="0" w:space="0" w:color="auto"/>
      </w:divBdr>
    </w:div>
    <w:div w:id="1080519139">
      <w:marLeft w:val="640"/>
      <w:marRight w:val="0"/>
      <w:marTop w:val="0"/>
      <w:marBottom w:val="0"/>
      <w:divBdr>
        <w:top w:val="none" w:sz="0" w:space="0" w:color="auto"/>
        <w:left w:val="none" w:sz="0" w:space="0" w:color="auto"/>
        <w:bottom w:val="none" w:sz="0" w:space="0" w:color="auto"/>
        <w:right w:val="none" w:sz="0" w:space="0" w:color="auto"/>
      </w:divBdr>
    </w:div>
    <w:div w:id="1080521478">
      <w:marLeft w:val="640"/>
      <w:marRight w:val="0"/>
      <w:marTop w:val="0"/>
      <w:marBottom w:val="0"/>
      <w:divBdr>
        <w:top w:val="none" w:sz="0" w:space="0" w:color="auto"/>
        <w:left w:val="none" w:sz="0" w:space="0" w:color="auto"/>
        <w:bottom w:val="none" w:sz="0" w:space="0" w:color="auto"/>
        <w:right w:val="none" w:sz="0" w:space="0" w:color="auto"/>
      </w:divBdr>
    </w:div>
    <w:div w:id="1080558669">
      <w:marLeft w:val="640"/>
      <w:marRight w:val="0"/>
      <w:marTop w:val="0"/>
      <w:marBottom w:val="0"/>
      <w:divBdr>
        <w:top w:val="none" w:sz="0" w:space="0" w:color="auto"/>
        <w:left w:val="none" w:sz="0" w:space="0" w:color="auto"/>
        <w:bottom w:val="none" w:sz="0" w:space="0" w:color="auto"/>
        <w:right w:val="none" w:sz="0" w:space="0" w:color="auto"/>
      </w:divBdr>
    </w:div>
    <w:div w:id="1080709568">
      <w:marLeft w:val="640"/>
      <w:marRight w:val="0"/>
      <w:marTop w:val="0"/>
      <w:marBottom w:val="0"/>
      <w:divBdr>
        <w:top w:val="none" w:sz="0" w:space="0" w:color="auto"/>
        <w:left w:val="none" w:sz="0" w:space="0" w:color="auto"/>
        <w:bottom w:val="none" w:sz="0" w:space="0" w:color="auto"/>
        <w:right w:val="none" w:sz="0" w:space="0" w:color="auto"/>
      </w:divBdr>
    </w:div>
    <w:div w:id="1080951535">
      <w:marLeft w:val="640"/>
      <w:marRight w:val="0"/>
      <w:marTop w:val="0"/>
      <w:marBottom w:val="0"/>
      <w:divBdr>
        <w:top w:val="none" w:sz="0" w:space="0" w:color="auto"/>
        <w:left w:val="none" w:sz="0" w:space="0" w:color="auto"/>
        <w:bottom w:val="none" w:sz="0" w:space="0" w:color="auto"/>
        <w:right w:val="none" w:sz="0" w:space="0" w:color="auto"/>
      </w:divBdr>
    </w:div>
    <w:div w:id="1080980078">
      <w:marLeft w:val="640"/>
      <w:marRight w:val="0"/>
      <w:marTop w:val="0"/>
      <w:marBottom w:val="0"/>
      <w:divBdr>
        <w:top w:val="none" w:sz="0" w:space="0" w:color="auto"/>
        <w:left w:val="none" w:sz="0" w:space="0" w:color="auto"/>
        <w:bottom w:val="none" w:sz="0" w:space="0" w:color="auto"/>
        <w:right w:val="none" w:sz="0" w:space="0" w:color="auto"/>
      </w:divBdr>
    </w:div>
    <w:div w:id="1080981817">
      <w:marLeft w:val="640"/>
      <w:marRight w:val="0"/>
      <w:marTop w:val="0"/>
      <w:marBottom w:val="0"/>
      <w:divBdr>
        <w:top w:val="none" w:sz="0" w:space="0" w:color="auto"/>
        <w:left w:val="none" w:sz="0" w:space="0" w:color="auto"/>
        <w:bottom w:val="none" w:sz="0" w:space="0" w:color="auto"/>
        <w:right w:val="none" w:sz="0" w:space="0" w:color="auto"/>
      </w:divBdr>
    </w:div>
    <w:div w:id="1080982178">
      <w:marLeft w:val="640"/>
      <w:marRight w:val="0"/>
      <w:marTop w:val="0"/>
      <w:marBottom w:val="0"/>
      <w:divBdr>
        <w:top w:val="none" w:sz="0" w:space="0" w:color="auto"/>
        <w:left w:val="none" w:sz="0" w:space="0" w:color="auto"/>
        <w:bottom w:val="none" w:sz="0" w:space="0" w:color="auto"/>
        <w:right w:val="none" w:sz="0" w:space="0" w:color="auto"/>
      </w:divBdr>
    </w:div>
    <w:div w:id="1081025941">
      <w:marLeft w:val="640"/>
      <w:marRight w:val="0"/>
      <w:marTop w:val="0"/>
      <w:marBottom w:val="0"/>
      <w:divBdr>
        <w:top w:val="none" w:sz="0" w:space="0" w:color="auto"/>
        <w:left w:val="none" w:sz="0" w:space="0" w:color="auto"/>
        <w:bottom w:val="none" w:sz="0" w:space="0" w:color="auto"/>
        <w:right w:val="none" w:sz="0" w:space="0" w:color="auto"/>
      </w:divBdr>
    </w:div>
    <w:div w:id="1081027141">
      <w:marLeft w:val="640"/>
      <w:marRight w:val="0"/>
      <w:marTop w:val="0"/>
      <w:marBottom w:val="0"/>
      <w:divBdr>
        <w:top w:val="none" w:sz="0" w:space="0" w:color="auto"/>
        <w:left w:val="none" w:sz="0" w:space="0" w:color="auto"/>
        <w:bottom w:val="none" w:sz="0" w:space="0" w:color="auto"/>
        <w:right w:val="none" w:sz="0" w:space="0" w:color="auto"/>
      </w:divBdr>
    </w:div>
    <w:div w:id="1081030239">
      <w:marLeft w:val="640"/>
      <w:marRight w:val="0"/>
      <w:marTop w:val="0"/>
      <w:marBottom w:val="0"/>
      <w:divBdr>
        <w:top w:val="none" w:sz="0" w:space="0" w:color="auto"/>
        <w:left w:val="none" w:sz="0" w:space="0" w:color="auto"/>
        <w:bottom w:val="none" w:sz="0" w:space="0" w:color="auto"/>
        <w:right w:val="none" w:sz="0" w:space="0" w:color="auto"/>
      </w:divBdr>
    </w:div>
    <w:div w:id="1081099456">
      <w:marLeft w:val="640"/>
      <w:marRight w:val="0"/>
      <w:marTop w:val="0"/>
      <w:marBottom w:val="0"/>
      <w:divBdr>
        <w:top w:val="none" w:sz="0" w:space="0" w:color="auto"/>
        <w:left w:val="none" w:sz="0" w:space="0" w:color="auto"/>
        <w:bottom w:val="none" w:sz="0" w:space="0" w:color="auto"/>
        <w:right w:val="none" w:sz="0" w:space="0" w:color="auto"/>
      </w:divBdr>
    </w:div>
    <w:div w:id="1081105375">
      <w:marLeft w:val="640"/>
      <w:marRight w:val="0"/>
      <w:marTop w:val="0"/>
      <w:marBottom w:val="0"/>
      <w:divBdr>
        <w:top w:val="none" w:sz="0" w:space="0" w:color="auto"/>
        <w:left w:val="none" w:sz="0" w:space="0" w:color="auto"/>
        <w:bottom w:val="none" w:sz="0" w:space="0" w:color="auto"/>
        <w:right w:val="none" w:sz="0" w:space="0" w:color="auto"/>
      </w:divBdr>
    </w:div>
    <w:div w:id="1081171660">
      <w:marLeft w:val="640"/>
      <w:marRight w:val="0"/>
      <w:marTop w:val="0"/>
      <w:marBottom w:val="0"/>
      <w:divBdr>
        <w:top w:val="none" w:sz="0" w:space="0" w:color="auto"/>
        <w:left w:val="none" w:sz="0" w:space="0" w:color="auto"/>
        <w:bottom w:val="none" w:sz="0" w:space="0" w:color="auto"/>
        <w:right w:val="none" w:sz="0" w:space="0" w:color="auto"/>
      </w:divBdr>
    </w:div>
    <w:div w:id="1081172748">
      <w:marLeft w:val="640"/>
      <w:marRight w:val="0"/>
      <w:marTop w:val="0"/>
      <w:marBottom w:val="0"/>
      <w:divBdr>
        <w:top w:val="none" w:sz="0" w:space="0" w:color="auto"/>
        <w:left w:val="none" w:sz="0" w:space="0" w:color="auto"/>
        <w:bottom w:val="none" w:sz="0" w:space="0" w:color="auto"/>
        <w:right w:val="none" w:sz="0" w:space="0" w:color="auto"/>
      </w:divBdr>
    </w:div>
    <w:div w:id="1081175038">
      <w:marLeft w:val="640"/>
      <w:marRight w:val="0"/>
      <w:marTop w:val="0"/>
      <w:marBottom w:val="0"/>
      <w:divBdr>
        <w:top w:val="none" w:sz="0" w:space="0" w:color="auto"/>
        <w:left w:val="none" w:sz="0" w:space="0" w:color="auto"/>
        <w:bottom w:val="none" w:sz="0" w:space="0" w:color="auto"/>
        <w:right w:val="none" w:sz="0" w:space="0" w:color="auto"/>
      </w:divBdr>
    </w:div>
    <w:div w:id="1081218165">
      <w:marLeft w:val="640"/>
      <w:marRight w:val="0"/>
      <w:marTop w:val="0"/>
      <w:marBottom w:val="0"/>
      <w:divBdr>
        <w:top w:val="none" w:sz="0" w:space="0" w:color="auto"/>
        <w:left w:val="none" w:sz="0" w:space="0" w:color="auto"/>
        <w:bottom w:val="none" w:sz="0" w:space="0" w:color="auto"/>
        <w:right w:val="none" w:sz="0" w:space="0" w:color="auto"/>
      </w:divBdr>
    </w:div>
    <w:div w:id="1081293014">
      <w:marLeft w:val="640"/>
      <w:marRight w:val="0"/>
      <w:marTop w:val="0"/>
      <w:marBottom w:val="0"/>
      <w:divBdr>
        <w:top w:val="none" w:sz="0" w:space="0" w:color="auto"/>
        <w:left w:val="none" w:sz="0" w:space="0" w:color="auto"/>
        <w:bottom w:val="none" w:sz="0" w:space="0" w:color="auto"/>
        <w:right w:val="none" w:sz="0" w:space="0" w:color="auto"/>
      </w:divBdr>
    </w:div>
    <w:div w:id="1081298186">
      <w:marLeft w:val="640"/>
      <w:marRight w:val="0"/>
      <w:marTop w:val="0"/>
      <w:marBottom w:val="0"/>
      <w:divBdr>
        <w:top w:val="none" w:sz="0" w:space="0" w:color="auto"/>
        <w:left w:val="none" w:sz="0" w:space="0" w:color="auto"/>
        <w:bottom w:val="none" w:sz="0" w:space="0" w:color="auto"/>
        <w:right w:val="none" w:sz="0" w:space="0" w:color="auto"/>
      </w:divBdr>
    </w:div>
    <w:div w:id="1081367489">
      <w:marLeft w:val="640"/>
      <w:marRight w:val="0"/>
      <w:marTop w:val="0"/>
      <w:marBottom w:val="0"/>
      <w:divBdr>
        <w:top w:val="none" w:sz="0" w:space="0" w:color="auto"/>
        <w:left w:val="none" w:sz="0" w:space="0" w:color="auto"/>
        <w:bottom w:val="none" w:sz="0" w:space="0" w:color="auto"/>
        <w:right w:val="none" w:sz="0" w:space="0" w:color="auto"/>
      </w:divBdr>
    </w:div>
    <w:div w:id="1081370161">
      <w:marLeft w:val="640"/>
      <w:marRight w:val="0"/>
      <w:marTop w:val="0"/>
      <w:marBottom w:val="0"/>
      <w:divBdr>
        <w:top w:val="none" w:sz="0" w:space="0" w:color="auto"/>
        <w:left w:val="none" w:sz="0" w:space="0" w:color="auto"/>
        <w:bottom w:val="none" w:sz="0" w:space="0" w:color="auto"/>
        <w:right w:val="none" w:sz="0" w:space="0" w:color="auto"/>
      </w:divBdr>
    </w:div>
    <w:div w:id="1081372239">
      <w:marLeft w:val="640"/>
      <w:marRight w:val="0"/>
      <w:marTop w:val="0"/>
      <w:marBottom w:val="0"/>
      <w:divBdr>
        <w:top w:val="none" w:sz="0" w:space="0" w:color="auto"/>
        <w:left w:val="none" w:sz="0" w:space="0" w:color="auto"/>
        <w:bottom w:val="none" w:sz="0" w:space="0" w:color="auto"/>
        <w:right w:val="none" w:sz="0" w:space="0" w:color="auto"/>
      </w:divBdr>
    </w:div>
    <w:div w:id="1081410447">
      <w:marLeft w:val="640"/>
      <w:marRight w:val="0"/>
      <w:marTop w:val="0"/>
      <w:marBottom w:val="0"/>
      <w:divBdr>
        <w:top w:val="none" w:sz="0" w:space="0" w:color="auto"/>
        <w:left w:val="none" w:sz="0" w:space="0" w:color="auto"/>
        <w:bottom w:val="none" w:sz="0" w:space="0" w:color="auto"/>
        <w:right w:val="none" w:sz="0" w:space="0" w:color="auto"/>
      </w:divBdr>
    </w:div>
    <w:div w:id="1081488307">
      <w:marLeft w:val="640"/>
      <w:marRight w:val="0"/>
      <w:marTop w:val="0"/>
      <w:marBottom w:val="0"/>
      <w:divBdr>
        <w:top w:val="none" w:sz="0" w:space="0" w:color="auto"/>
        <w:left w:val="none" w:sz="0" w:space="0" w:color="auto"/>
        <w:bottom w:val="none" w:sz="0" w:space="0" w:color="auto"/>
        <w:right w:val="none" w:sz="0" w:space="0" w:color="auto"/>
      </w:divBdr>
    </w:div>
    <w:div w:id="1081489668">
      <w:marLeft w:val="640"/>
      <w:marRight w:val="0"/>
      <w:marTop w:val="0"/>
      <w:marBottom w:val="0"/>
      <w:divBdr>
        <w:top w:val="none" w:sz="0" w:space="0" w:color="auto"/>
        <w:left w:val="none" w:sz="0" w:space="0" w:color="auto"/>
        <w:bottom w:val="none" w:sz="0" w:space="0" w:color="auto"/>
        <w:right w:val="none" w:sz="0" w:space="0" w:color="auto"/>
      </w:divBdr>
    </w:div>
    <w:div w:id="1081558230">
      <w:marLeft w:val="640"/>
      <w:marRight w:val="0"/>
      <w:marTop w:val="0"/>
      <w:marBottom w:val="0"/>
      <w:divBdr>
        <w:top w:val="none" w:sz="0" w:space="0" w:color="auto"/>
        <w:left w:val="none" w:sz="0" w:space="0" w:color="auto"/>
        <w:bottom w:val="none" w:sz="0" w:space="0" w:color="auto"/>
        <w:right w:val="none" w:sz="0" w:space="0" w:color="auto"/>
      </w:divBdr>
    </w:div>
    <w:div w:id="1081634836">
      <w:marLeft w:val="640"/>
      <w:marRight w:val="0"/>
      <w:marTop w:val="0"/>
      <w:marBottom w:val="0"/>
      <w:divBdr>
        <w:top w:val="none" w:sz="0" w:space="0" w:color="auto"/>
        <w:left w:val="none" w:sz="0" w:space="0" w:color="auto"/>
        <w:bottom w:val="none" w:sz="0" w:space="0" w:color="auto"/>
        <w:right w:val="none" w:sz="0" w:space="0" w:color="auto"/>
      </w:divBdr>
    </w:div>
    <w:div w:id="1081681165">
      <w:marLeft w:val="640"/>
      <w:marRight w:val="0"/>
      <w:marTop w:val="0"/>
      <w:marBottom w:val="0"/>
      <w:divBdr>
        <w:top w:val="none" w:sz="0" w:space="0" w:color="auto"/>
        <w:left w:val="none" w:sz="0" w:space="0" w:color="auto"/>
        <w:bottom w:val="none" w:sz="0" w:space="0" w:color="auto"/>
        <w:right w:val="none" w:sz="0" w:space="0" w:color="auto"/>
      </w:divBdr>
    </w:div>
    <w:div w:id="1081683502">
      <w:marLeft w:val="640"/>
      <w:marRight w:val="0"/>
      <w:marTop w:val="0"/>
      <w:marBottom w:val="0"/>
      <w:divBdr>
        <w:top w:val="none" w:sz="0" w:space="0" w:color="auto"/>
        <w:left w:val="none" w:sz="0" w:space="0" w:color="auto"/>
        <w:bottom w:val="none" w:sz="0" w:space="0" w:color="auto"/>
        <w:right w:val="none" w:sz="0" w:space="0" w:color="auto"/>
      </w:divBdr>
    </w:div>
    <w:div w:id="1081834648">
      <w:marLeft w:val="640"/>
      <w:marRight w:val="0"/>
      <w:marTop w:val="0"/>
      <w:marBottom w:val="0"/>
      <w:divBdr>
        <w:top w:val="none" w:sz="0" w:space="0" w:color="auto"/>
        <w:left w:val="none" w:sz="0" w:space="0" w:color="auto"/>
        <w:bottom w:val="none" w:sz="0" w:space="0" w:color="auto"/>
        <w:right w:val="none" w:sz="0" w:space="0" w:color="auto"/>
      </w:divBdr>
    </w:div>
    <w:div w:id="1081872245">
      <w:marLeft w:val="640"/>
      <w:marRight w:val="0"/>
      <w:marTop w:val="0"/>
      <w:marBottom w:val="0"/>
      <w:divBdr>
        <w:top w:val="none" w:sz="0" w:space="0" w:color="auto"/>
        <w:left w:val="none" w:sz="0" w:space="0" w:color="auto"/>
        <w:bottom w:val="none" w:sz="0" w:space="0" w:color="auto"/>
        <w:right w:val="none" w:sz="0" w:space="0" w:color="auto"/>
      </w:divBdr>
    </w:div>
    <w:div w:id="1081947351">
      <w:marLeft w:val="640"/>
      <w:marRight w:val="0"/>
      <w:marTop w:val="0"/>
      <w:marBottom w:val="0"/>
      <w:divBdr>
        <w:top w:val="none" w:sz="0" w:space="0" w:color="auto"/>
        <w:left w:val="none" w:sz="0" w:space="0" w:color="auto"/>
        <w:bottom w:val="none" w:sz="0" w:space="0" w:color="auto"/>
        <w:right w:val="none" w:sz="0" w:space="0" w:color="auto"/>
      </w:divBdr>
    </w:div>
    <w:div w:id="1082142599">
      <w:marLeft w:val="640"/>
      <w:marRight w:val="0"/>
      <w:marTop w:val="0"/>
      <w:marBottom w:val="0"/>
      <w:divBdr>
        <w:top w:val="none" w:sz="0" w:space="0" w:color="auto"/>
        <w:left w:val="none" w:sz="0" w:space="0" w:color="auto"/>
        <w:bottom w:val="none" w:sz="0" w:space="0" w:color="auto"/>
        <w:right w:val="none" w:sz="0" w:space="0" w:color="auto"/>
      </w:divBdr>
    </w:div>
    <w:div w:id="1082218542">
      <w:marLeft w:val="640"/>
      <w:marRight w:val="0"/>
      <w:marTop w:val="0"/>
      <w:marBottom w:val="0"/>
      <w:divBdr>
        <w:top w:val="none" w:sz="0" w:space="0" w:color="auto"/>
        <w:left w:val="none" w:sz="0" w:space="0" w:color="auto"/>
        <w:bottom w:val="none" w:sz="0" w:space="0" w:color="auto"/>
        <w:right w:val="none" w:sz="0" w:space="0" w:color="auto"/>
      </w:divBdr>
    </w:div>
    <w:div w:id="1082411688">
      <w:marLeft w:val="640"/>
      <w:marRight w:val="0"/>
      <w:marTop w:val="0"/>
      <w:marBottom w:val="0"/>
      <w:divBdr>
        <w:top w:val="none" w:sz="0" w:space="0" w:color="auto"/>
        <w:left w:val="none" w:sz="0" w:space="0" w:color="auto"/>
        <w:bottom w:val="none" w:sz="0" w:space="0" w:color="auto"/>
        <w:right w:val="none" w:sz="0" w:space="0" w:color="auto"/>
      </w:divBdr>
    </w:div>
    <w:div w:id="1082413335">
      <w:marLeft w:val="640"/>
      <w:marRight w:val="0"/>
      <w:marTop w:val="0"/>
      <w:marBottom w:val="0"/>
      <w:divBdr>
        <w:top w:val="none" w:sz="0" w:space="0" w:color="auto"/>
        <w:left w:val="none" w:sz="0" w:space="0" w:color="auto"/>
        <w:bottom w:val="none" w:sz="0" w:space="0" w:color="auto"/>
        <w:right w:val="none" w:sz="0" w:space="0" w:color="auto"/>
      </w:divBdr>
    </w:div>
    <w:div w:id="1082415510">
      <w:marLeft w:val="640"/>
      <w:marRight w:val="0"/>
      <w:marTop w:val="0"/>
      <w:marBottom w:val="0"/>
      <w:divBdr>
        <w:top w:val="none" w:sz="0" w:space="0" w:color="auto"/>
        <w:left w:val="none" w:sz="0" w:space="0" w:color="auto"/>
        <w:bottom w:val="none" w:sz="0" w:space="0" w:color="auto"/>
        <w:right w:val="none" w:sz="0" w:space="0" w:color="auto"/>
      </w:divBdr>
    </w:div>
    <w:div w:id="1082481959">
      <w:marLeft w:val="640"/>
      <w:marRight w:val="0"/>
      <w:marTop w:val="0"/>
      <w:marBottom w:val="0"/>
      <w:divBdr>
        <w:top w:val="none" w:sz="0" w:space="0" w:color="auto"/>
        <w:left w:val="none" w:sz="0" w:space="0" w:color="auto"/>
        <w:bottom w:val="none" w:sz="0" w:space="0" w:color="auto"/>
        <w:right w:val="none" w:sz="0" w:space="0" w:color="auto"/>
      </w:divBdr>
    </w:div>
    <w:div w:id="1082602271">
      <w:marLeft w:val="640"/>
      <w:marRight w:val="0"/>
      <w:marTop w:val="0"/>
      <w:marBottom w:val="0"/>
      <w:divBdr>
        <w:top w:val="none" w:sz="0" w:space="0" w:color="auto"/>
        <w:left w:val="none" w:sz="0" w:space="0" w:color="auto"/>
        <w:bottom w:val="none" w:sz="0" w:space="0" w:color="auto"/>
        <w:right w:val="none" w:sz="0" w:space="0" w:color="auto"/>
      </w:divBdr>
    </w:div>
    <w:div w:id="1082606180">
      <w:marLeft w:val="640"/>
      <w:marRight w:val="0"/>
      <w:marTop w:val="0"/>
      <w:marBottom w:val="0"/>
      <w:divBdr>
        <w:top w:val="none" w:sz="0" w:space="0" w:color="auto"/>
        <w:left w:val="none" w:sz="0" w:space="0" w:color="auto"/>
        <w:bottom w:val="none" w:sz="0" w:space="0" w:color="auto"/>
        <w:right w:val="none" w:sz="0" w:space="0" w:color="auto"/>
      </w:divBdr>
    </w:div>
    <w:div w:id="1082676201">
      <w:marLeft w:val="640"/>
      <w:marRight w:val="0"/>
      <w:marTop w:val="0"/>
      <w:marBottom w:val="0"/>
      <w:divBdr>
        <w:top w:val="none" w:sz="0" w:space="0" w:color="auto"/>
        <w:left w:val="none" w:sz="0" w:space="0" w:color="auto"/>
        <w:bottom w:val="none" w:sz="0" w:space="0" w:color="auto"/>
        <w:right w:val="none" w:sz="0" w:space="0" w:color="auto"/>
      </w:divBdr>
    </w:div>
    <w:div w:id="1082726443">
      <w:marLeft w:val="640"/>
      <w:marRight w:val="0"/>
      <w:marTop w:val="0"/>
      <w:marBottom w:val="0"/>
      <w:divBdr>
        <w:top w:val="none" w:sz="0" w:space="0" w:color="auto"/>
        <w:left w:val="none" w:sz="0" w:space="0" w:color="auto"/>
        <w:bottom w:val="none" w:sz="0" w:space="0" w:color="auto"/>
        <w:right w:val="none" w:sz="0" w:space="0" w:color="auto"/>
      </w:divBdr>
    </w:div>
    <w:div w:id="1082799181">
      <w:marLeft w:val="640"/>
      <w:marRight w:val="0"/>
      <w:marTop w:val="0"/>
      <w:marBottom w:val="0"/>
      <w:divBdr>
        <w:top w:val="none" w:sz="0" w:space="0" w:color="auto"/>
        <w:left w:val="none" w:sz="0" w:space="0" w:color="auto"/>
        <w:bottom w:val="none" w:sz="0" w:space="0" w:color="auto"/>
        <w:right w:val="none" w:sz="0" w:space="0" w:color="auto"/>
      </w:divBdr>
    </w:div>
    <w:div w:id="1082988524">
      <w:marLeft w:val="640"/>
      <w:marRight w:val="0"/>
      <w:marTop w:val="0"/>
      <w:marBottom w:val="0"/>
      <w:divBdr>
        <w:top w:val="none" w:sz="0" w:space="0" w:color="auto"/>
        <w:left w:val="none" w:sz="0" w:space="0" w:color="auto"/>
        <w:bottom w:val="none" w:sz="0" w:space="0" w:color="auto"/>
        <w:right w:val="none" w:sz="0" w:space="0" w:color="auto"/>
      </w:divBdr>
    </w:div>
    <w:div w:id="1083068950">
      <w:marLeft w:val="640"/>
      <w:marRight w:val="0"/>
      <w:marTop w:val="0"/>
      <w:marBottom w:val="0"/>
      <w:divBdr>
        <w:top w:val="none" w:sz="0" w:space="0" w:color="auto"/>
        <w:left w:val="none" w:sz="0" w:space="0" w:color="auto"/>
        <w:bottom w:val="none" w:sz="0" w:space="0" w:color="auto"/>
        <w:right w:val="none" w:sz="0" w:space="0" w:color="auto"/>
      </w:divBdr>
    </w:div>
    <w:div w:id="1083144098">
      <w:marLeft w:val="640"/>
      <w:marRight w:val="0"/>
      <w:marTop w:val="0"/>
      <w:marBottom w:val="0"/>
      <w:divBdr>
        <w:top w:val="none" w:sz="0" w:space="0" w:color="auto"/>
        <w:left w:val="none" w:sz="0" w:space="0" w:color="auto"/>
        <w:bottom w:val="none" w:sz="0" w:space="0" w:color="auto"/>
        <w:right w:val="none" w:sz="0" w:space="0" w:color="auto"/>
      </w:divBdr>
    </w:div>
    <w:div w:id="1083181792">
      <w:marLeft w:val="640"/>
      <w:marRight w:val="0"/>
      <w:marTop w:val="0"/>
      <w:marBottom w:val="0"/>
      <w:divBdr>
        <w:top w:val="none" w:sz="0" w:space="0" w:color="auto"/>
        <w:left w:val="none" w:sz="0" w:space="0" w:color="auto"/>
        <w:bottom w:val="none" w:sz="0" w:space="0" w:color="auto"/>
        <w:right w:val="none" w:sz="0" w:space="0" w:color="auto"/>
      </w:divBdr>
    </w:div>
    <w:div w:id="1083183632">
      <w:marLeft w:val="640"/>
      <w:marRight w:val="0"/>
      <w:marTop w:val="0"/>
      <w:marBottom w:val="0"/>
      <w:divBdr>
        <w:top w:val="none" w:sz="0" w:space="0" w:color="auto"/>
        <w:left w:val="none" w:sz="0" w:space="0" w:color="auto"/>
        <w:bottom w:val="none" w:sz="0" w:space="0" w:color="auto"/>
        <w:right w:val="none" w:sz="0" w:space="0" w:color="auto"/>
      </w:divBdr>
    </w:div>
    <w:div w:id="1083184812">
      <w:marLeft w:val="640"/>
      <w:marRight w:val="0"/>
      <w:marTop w:val="0"/>
      <w:marBottom w:val="0"/>
      <w:divBdr>
        <w:top w:val="none" w:sz="0" w:space="0" w:color="auto"/>
        <w:left w:val="none" w:sz="0" w:space="0" w:color="auto"/>
        <w:bottom w:val="none" w:sz="0" w:space="0" w:color="auto"/>
        <w:right w:val="none" w:sz="0" w:space="0" w:color="auto"/>
      </w:divBdr>
    </w:div>
    <w:div w:id="1083258496">
      <w:marLeft w:val="640"/>
      <w:marRight w:val="0"/>
      <w:marTop w:val="0"/>
      <w:marBottom w:val="0"/>
      <w:divBdr>
        <w:top w:val="none" w:sz="0" w:space="0" w:color="auto"/>
        <w:left w:val="none" w:sz="0" w:space="0" w:color="auto"/>
        <w:bottom w:val="none" w:sz="0" w:space="0" w:color="auto"/>
        <w:right w:val="none" w:sz="0" w:space="0" w:color="auto"/>
      </w:divBdr>
    </w:div>
    <w:div w:id="1083260396">
      <w:marLeft w:val="640"/>
      <w:marRight w:val="0"/>
      <w:marTop w:val="0"/>
      <w:marBottom w:val="0"/>
      <w:divBdr>
        <w:top w:val="none" w:sz="0" w:space="0" w:color="auto"/>
        <w:left w:val="none" w:sz="0" w:space="0" w:color="auto"/>
        <w:bottom w:val="none" w:sz="0" w:space="0" w:color="auto"/>
        <w:right w:val="none" w:sz="0" w:space="0" w:color="auto"/>
      </w:divBdr>
    </w:div>
    <w:div w:id="1083334298">
      <w:marLeft w:val="640"/>
      <w:marRight w:val="0"/>
      <w:marTop w:val="0"/>
      <w:marBottom w:val="0"/>
      <w:divBdr>
        <w:top w:val="none" w:sz="0" w:space="0" w:color="auto"/>
        <w:left w:val="none" w:sz="0" w:space="0" w:color="auto"/>
        <w:bottom w:val="none" w:sz="0" w:space="0" w:color="auto"/>
        <w:right w:val="none" w:sz="0" w:space="0" w:color="auto"/>
      </w:divBdr>
    </w:div>
    <w:div w:id="1083337925">
      <w:marLeft w:val="640"/>
      <w:marRight w:val="0"/>
      <w:marTop w:val="0"/>
      <w:marBottom w:val="0"/>
      <w:divBdr>
        <w:top w:val="none" w:sz="0" w:space="0" w:color="auto"/>
        <w:left w:val="none" w:sz="0" w:space="0" w:color="auto"/>
        <w:bottom w:val="none" w:sz="0" w:space="0" w:color="auto"/>
        <w:right w:val="none" w:sz="0" w:space="0" w:color="auto"/>
      </w:divBdr>
    </w:div>
    <w:div w:id="1083453912">
      <w:marLeft w:val="640"/>
      <w:marRight w:val="0"/>
      <w:marTop w:val="0"/>
      <w:marBottom w:val="0"/>
      <w:divBdr>
        <w:top w:val="none" w:sz="0" w:space="0" w:color="auto"/>
        <w:left w:val="none" w:sz="0" w:space="0" w:color="auto"/>
        <w:bottom w:val="none" w:sz="0" w:space="0" w:color="auto"/>
        <w:right w:val="none" w:sz="0" w:space="0" w:color="auto"/>
      </w:divBdr>
    </w:div>
    <w:div w:id="1083573989">
      <w:marLeft w:val="640"/>
      <w:marRight w:val="0"/>
      <w:marTop w:val="0"/>
      <w:marBottom w:val="0"/>
      <w:divBdr>
        <w:top w:val="none" w:sz="0" w:space="0" w:color="auto"/>
        <w:left w:val="none" w:sz="0" w:space="0" w:color="auto"/>
        <w:bottom w:val="none" w:sz="0" w:space="0" w:color="auto"/>
        <w:right w:val="none" w:sz="0" w:space="0" w:color="auto"/>
      </w:divBdr>
    </w:div>
    <w:div w:id="1083603179">
      <w:marLeft w:val="640"/>
      <w:marRight w:val="0"/>
      <w:marTop w:val="0"/>
      <w:marBottom w:val="0"/>
      <w:divBdr>
        <w:top w:val="none" w:sz="0" w:space="0" w:color="auto"/>
        <w:left w:val="none" w:sz="0" w:space="0" w:color="auto"/>
        <w:bottom w:val="none" w:sz="0" w:space="0" w:color="auto"/>
        <w:right w:val="none" w:sz="0" w:space="0" w:color="auto"/>
      </w:divBdr>
    </w:div>
    <w:div w:id="1083642044">
      <w:marLeft w:val="640"/>
      <w:marRight w:val="0"/>
      <w:marTop w:val="0"/>
      <w:marBottom w:val="0"/>
      <w:divBdr>
        <w:top w:val="none" w:sz="0" w:space="0" w:color="auto"/>
        <w:left w:val="none" w:sz="0" w:space="0" w:color="auto"/>
        <w:bottom w:val="none" w:sz="0" w:space="0" w:color="auto"/>
        <w:right w:val="none" w:sz="0" w:space="0" w:color="auto"/>
      </w:divBdr>
    </w:div>
    <w:div w:id="1083718318">
      <w:marLeft w:val="640"/>
      <w:marRight w:val="0"/>
      <w:marTop w:val="0"/>
      <w:marBottom w:val="0"/>
      <w:divBdr>
        <w:top w:val="none" w:sz="0" w:space="0" w:color="auto"/>
        <w:left w:val="none" w:sz="0" w:space="0" w:color="auto"/>
        <w:bottom w:val="none" w:sz="0" w:space="0" w:color="auto"/>
        <w:right w:val="none" w:sz="0" w:space="0" w:color="auto"/>
      </w:divBdr>
    </w:div>
    <w:div w:id="1083719852">
      <w:marLeft w:val="640"/>
      <w:marRight w:val="0"/>
      <w:marTop w:val="0"/>
      <w:marBottom w:val="0"/>
      <w:divBdr>
        <w:top w:val="none" w:sz="0" w:space="0" w:color="auto"/>
        <w:left w:val="none" w:sz="0" w:space="0" w:color="auto"/>
        <w:bottom w:val="none" w:sz="0" w:space="0" w:color="auto"/>
        <w:right w:val="none" w:sz="0" w:space="0" w:color="auto"/>
      </w:divBdr>
    </w:div>
    <w:div w:id="1083795289">
      <w:marLeft w:val="640"/>
      <w:marRight w:val="0"/>
      <w:marTop w:val="0"/>
      <w:marBottom w:val="0"/>
      <w:divBdr>
        <w:top w:val="none" w:sz="0" w:space="0" w:color="auto"/>
        <w:left w:val="none" w:sz="0" w:space="0" w:color="auto"/>
        <w:bottom w:val="none" w:sz="0" w:space="0" w:color="auto"/>
        <w:right w:val="none" w:sz="0" w:space="0" w:color="auto"/>
      </w:divBdr>
    </w:div>
    <w:div w:id="1083842704">
      <w:marLeft w:val="640"/>
      <w:marRight w:val="0"/>
      <w:marTop w:val="0"/>
      <w:marBottom w:val="0"/>
      <w:divBdr>
        <w:top w:val="none" w:sz="0" w:space="0" w:color="auto"/>
        <w:left w:val="none" w:sz="0" w:space="0" w:color="auto"/>
        <w:bottom w:val="none" w:sz="0" w:space="0" w:color="auto"/>
        <w:right w:val="none" w:sz="0" w:space="0" w:color="auto"/>
      </w:divBdr>
    </w:div>
    <w:div w:id="1083912579">
      <w:marLeft w:val="640"/>
      <w:marRight w:val="0"/>
      <w:marTop w:val="0"/>
      <w:marBottom w:val="0"/>
      <w:divBdr>
        <w:top w:val="none" w:sz="0" w:space="0" w:color="auto"/>
        <w:left w:val="none" w:sz="0" w:space="0" w:color="auto"/>
        <w:bottom w:val="none" w:sz="0" w:space="0" w:color="auto"/>
        <w:right w:val="none" w:sz="0" w:space="0" w:color="auto"/>
      </w:divBdr>
    </w:div>
    <w:div w:id="1083919165">
      <w:marLeft w:val="640"/>
      <w:marRight w:val="0"/>
      <w:marTop w:val="0"/>
      <w:marBottom w:val="0"/>
      <w:divBdr>
        <w:top w:val="none" w:sz="0" w:space="0" w:color="auto"/>
        <w:left w:val="none" w:sz="0" w:space="0" w:color="auto"/>
        <w:bottom w:val="none" w:sz="0" w:space="0" w:color="auto"/>
        <w:right w:val="none" w:sz="0" w:space="0" w:color="auto"/>
      </w:divBdr>
    </w:div>
    <w:div w:id="1084035207">
      <w:marLeft w:val="640"/>
      <w:marRight w:val="0"/>
      <w:marTop w:val="0"/>
      <w:marBottom w:val="0"/>
      <w:divBdr>
        <w:top w:val="none" w:sz="0" w:space="0" w:color="auto"/>
        <w:left w:val="none" w:sz="0" w:space="0" w:color="auto"/>
        <w:bottom w:val="none" w:sz="0" w:space="0" w:color="auto"/>
        <w:right w:val="none" w:sz="0" w:space="0" w:color="auto"/>
      </w:divBdr>
    </w:div>
    <w:div w:id="1084103727">
      <w:marLeft w:val="640"/>
      <w:marRight w:val="0"/>
      <w:marTop w:val="0"/>
      <w:marBottom w:val="0"/>
      <w:divBdr>
        <w:top w:val="none" w:sz="0" w:space="0" w:color="auto"/>
        <w:left w:val="none" w:sz="0" w:space="0" w:color="auto"/>
        <w:bottom w:val="none" w:sz="0" w:space="0" w:color="auto"/>
        <w:right w:val="none" w:sz="0" w:space="0" w:color="auto"/>
      </w:divBdr>
    </w:div>
    <w:div w:id="1084182008">
      <w:marLeft w:val="640"/>
      <w:marRight w:val="0"/>
      <w:marTop w:val="0"/>
      <w:marBottom w:val="0"/>
      <w:divBdr>
        <w:top w:val="none" w:sz="0" w:space="0" w:color="auto"/>
        <w:left w:val="none" w:sz="0" w:space="0" w:color="auto"/>
        <w:bottom w:val="none" w:sz="0" w:space="0" w:color="auto"/>
        <w:right w:val="none" w:sz="0" w:space="0" w:color="auto"/>
      </w:divBdr>
    </w:div>
    <w:div w:id="1084255759">
      <w:marLeft w:val="640"/>
      <w:marRight w:val="0"/>
      <w:marTop w:val="0"/>
      <w:marBottom w:val="0"/>
      <w:divBdr>
        <w:top w:val="none" w:sz="0" w:space="0" w:color="auto"/>
        <w:left w:val="none" w:sz="0" w:space="0" w:color="auto"/>
        <w:bottom w:val="none" w:sz="0" w:space="0" w:color="auto"/>
        <w:right w:val="none" w:sz="0" w:space="0" w:color="auto"/>
      </w:divBdr>
    </w:div>
    <w:div w:id="1084304001">
      <w:marLeft w:val="640"/>
      <w:marRight w:val="0"/>
      <w:marTop w:val="0"/>
      <w:marBottom w:val="0"/>
      <w:divBdr>
        <w:top w:val="none" w:sz="0" w:space="0" w:color="auto"/>
        <w:left w:val="none" w:sz="0" w:space="0" w:color="auto"/>
        <w:bottom w:val="none" w:sz="0" w:space="0" w:color="auto"/>
        <w:right w:val="none" w:sz="0" w:space="0" w:color="auto"/>
      </w:divBdr>
    </w:div>
    <w:div w:id="1084376455">
      <w:marLeft w:val="640"/>
      <w:marRight w:val="0"/>
      <w:marTop w:val="0"/>
      <w:marBottom w:val="0"/>
      <w:divBdr>
        <w:top w:val="none" w:sz="0" w:space="0" w:color="auto"/>
        <w:left w:val="none" w:sz="0" w:space="0" w:color="auto"/>
        <w:bottom w:val="none" w:sz="0" w:space="0" w:color="auto"/>
        <w:right w:val="none" w:sz="0" w:space="0" w:color="auto"/>
      </w:divBdr>
    </w:div>
    <w:div w:id="1084377958">
      <w:marLeft w:val="640"/>
      <w:marRight w:val="0"/>
      <w:marTop w:val="0"/>
      <w:marBottom w:val="0"/>
      <w:divBdr>
        <w:top w:val="none" w:sz="0" w:space="0" w:color="auto"/>
        <w:left w:val="none" w:sz="0" w:space="0" w:color="auto"/>
        <w:bottom w:val="none" w:sz="0" w:space="0" w:color="auto"/>
        <w:right w:val="none" w:sz="0" w:space="0" w:color="auto"/>
      </w:divBdr>
    </w:div>
    <w:div w:id="1084424598">
      <w:marLeft w:val="640"/>
      <w:marRight w:val="0"/>
      <w:marTop w:val="0"/>
      <w:marBottom w:val="0"/>
      <w:divBdr>
        <w:top w:val="none" w:sz="0" w:space="0" w:color="auto"/>
        <w:left w:val="none" w:sz="0" w:space="0" w:color="auto"/>
        <w:bottom w:val="none" w:sz="0" w:space="0" w:color="auto"/>
        <w:right w:val="none" w:sz="0" w:space="0" w:color="auto"/>
      </w:divBdr>
    </w:div>
    <w:div w:id="1084453415">
      <w:marLeft w:val="640"/>
      <w:marRight w:val="0"/>
      <w:marTop w:val="0"/>
      <w:marBottom w:val="0"/>
      <w:divBdr>
        <w:top w:val="none" w:sz="0" w:space="0" w:color="auto"/>
        <w:left w:val="none" w:sz="0" w:space="0" w:color="auto"/>
        <w:bottom w:val="none" w:sz="0" w:space="0" w:color="auto"/>
        <w:right w:val="none" w:sz="0" w:space="0" w:color="auto"/>
      </w:divBdr>
    </w:div>
    <w:div w:id="1084716957">
      <w:marLeft w:val="640"/>
      <w:marRight w:val="0"/>
      <w:marTop w:val="0"/>
      <w:marBottom w:val="0"/>
      <w:divBdr>
        <w:top w:val="none" w:sz="0" w:space="0" w:color="auto"/>
        <w:left w:val="none" w:sz="0" w:space="0" w:color="auto"/>
        <w:bottom w:val="none" w:sz="0" w:space="0" w:color="auto"/>
        <w:right w:val="none" w:sz="0" w:space="0" w:color="auto"/>
      </w:divBdr>
    </w:div>
    <w:div w:id="1084767437">
      <w:marLeft w:val="640"/>
      <w:marRight w:val="0"/>
      <w:marTop w:val="0"/>
      <w:marBottom w:val="0"/>
      <w:divBdr>
        <w:top w:val="none" w:sz="0" w:space="0" w:color="auto"/>
        <w:left w:val="none" w:sz="0" w:space="0" w:color="auto"/>
        <w:bottom w:val="none" w:sz="0" w:space="0" w:color="auto"/>
        <w:right w:val="none" w:sz="0" w:space="0" w:color="auto"/>
      </w:divBdr>
    </w:div>
    <w:div w:id="1085034226">
      <w:marLeft w:val="640"/>
      <w:marRight w:val="0"/>
      <w:marTop w:val="0"/>
      <w:marBottom w:val="0"/>
      <w:divBdr>
        <w:top w:val="none" w:sz="0" w:space="0" w:color="auto"/>
        <w:left w:val="none" w:sz="0" w:space="0" w:color="auto"/>
        <w:bottom w:val="none" w:sz="0" w:space="0" w:color="auto"/>
        <w:right w:val="none" w:sz="0" w:space="0" w:color="auto"/>
      </w:divBdr>
    </w:div>
    <w:div w:id="1085034883">
      <w:marLeft w:val="640"/>
      <w:marRight w:val="0"/>
      <w:marTop w:val="0"/>
      <w:marBottom w:val="0"/>
      <w:divBdr>
        <w:top w:val="none" w:sz="0" w:space="0" w:color="auto"/>
        <w:left w:val="none" w:sz="0" w:space="0" w:color="auto"/>
        <w:bottom w:val="none" w:sz="0" w:space="0" w:color="auto"/>
        <w:right w:val="none" w:sz="0" w:space="0" w:color="auto"/>
      </w:divBdr>
    </w:div>
    <w:div w:id="1085226230">
      <w:marLeft w:val="640"/>
      <w:marRight w:val="0"/>
      <w:marTop w:val="0"/>
      <w:marBottom w:val="0"/>
      <w:divBdr>
        <w:top w:val="none" w:sz="0" w:space="0" w:color="auto"/>
        <w:left w:val="none" w:sz="0" w:space="0" w:color="auto"/>
        <w:bottom w:val="none" w:sz="0" w:space="0" w:color="auto"/>
        <w:right w:val="none" w:sz="0" w:space="0" w:color="auto"/>
      </w:divBdr>
    </w:div>
    <w:div w:id="1085423732">
      <w:marLeft w:val="640"/>
      <w:marRight w:val="0"/>
      <w:marTop w:val="0"/>
      <w:marBottom w:val="0"/>
      <w:divBdr>
        <w:top w:val="none" w:sz="0" w:space="0" w:color="auto"/>
        <w:left w:val="none" w:sz="0" w:space="0" w:color="auto"/>
        <w:bottom w:val="none" w:sz="0" w:space="0" w:color="auto"/>
        <w:right w:val="none" w:sz="0" w:space="0" w:color="auto"/>
      </w:divBdr>
    </w:div>
    <w:div w:id="1085493677">
      <w:marLeft w:val="640"/>
      <w:marRight w:val="0"/>
      <w:marTop w:val="0"/>
      <w:marBottom w:val="0"/>
      <w:divBdr>
        <w:top w:val="none" w:sz="0" w:space="0" w:color="auto"/>
        <w:left w:val="none" w:sz="0" w:space="0" w:color="auto"/>
        <w:bottom w:val="none" w:sz="0" w:space="0" w:color="auto"/>
        <w:right w:val="none" w:sz="0" w:space="0" w:color="auto"/>
      </w:divBdr>
    </w:div>
    <w:div w:id="1085610487">
      <w:marLeft w:val="640"/>
      <w:marRight w:val="0"/>
      <w:marTop w:val="0"/>
      <w:marBottom w:val="0"/>
      <w:divBdr>
        <w:top w:val="none" w:sz="0" w:space="0" w:color="auto"/>
        <w:left w:val="none" w:sz="0" w:space="0" w:color="auto"/>
        <w:bottom w:val="none" w:sz="0" w:space="0" w:color="auto"/>
        <w:right w:val="none" w:sz="0" w:space="0" w:color="auto"/>
      </w:divBdr>
    </w:div>
    <w:div w:id="1085611357">
      <w:marLeft w:val="640"/>
      <w:marRight w:val="0"/>
      <w:marTop w:val="0"/>
      <w:marBottom w:val="0"/>
      <w:divBdr>
        <w:top w:val="none" w:sz="0" w:space="0" w:color="auto"/>
        <w:left w:val="none" w:sz="0" w:space="0" w:color="auto"/>
        <w:bottom w:val="none" w:sz="0" w:space="0" w:color="auto"/>
        <w:right w:val="none" w:sz="0" w:space="0" w:color="auto"/>
      </w:divBdr>
    </w:div>
    <w:div w:id="1085614504">
      <w:marLeft w:val="640"/>
      <w:marRight w:val="0"/>
      <w:marTop w:val="0"/>
      <w:marBottom w:val="0"/>
      <w:divBdr>
        <w:top w:val="none" w:sz="0" w:space="0" w:color="auto"/>
        <w:left w:val="none" w:sz="0" w:space="0" w:color="auto"/>
        <w:bottom w:val="none" w:sz="0" w:space="0" w:color="auto"/>
        <w:right w:val="none" w:sz="0" w:space="0" w:color="auto"/>
      </w:divBdr>
    </w:div>
    <w:div w:id="1085614564">
      <w:marLeft w:val="640"/>
      <w:marRight w:val="0"/>
      <w:marTop w:val="0"/>
      <w:marBottom w:val="0"/>
      <w:divBdr>
        <w:top w:val="none" w:sz="0" w:space="0" w:color="auto"/>
        <w:left w:val="none" w:sz="0" w:space="0" w:color="auto"/>
        <w:bottom w:val="none" w:sz="0" w:space="0" w:color="auto"/>
        <w:right w:val="none" w:sz="0" w:space="0" w:color="auto"/>
      </w:divBdr>
    </w:div>
    <w:div w:id="1085688639">
      <w:marLeft w:val="640"/>
      <w:marRight w:val="0"/>
      <w:marTop w:val="0"/>
      <w:marBottom w:val="0"/>
      <w:divBdr>
        <w:top w:val="none" w:sz="0" w:space="0" w:color="auto"/>
        <w:left w:val="none" w:sz="0" w:space="0" w:color="auto"/>
        <w:bottom w:val="none" w:sz="0" w:space="0" w:color="auto"/>
        <w:right w:val="none" w:sz="0" w:space="0" w:color="auto"/>
      </w:divBdr>
    </w:div>
    <w:div w:id="1085766937">
      <w:marLeft w:val="640"/>
      <w:marRight w:val="0"/>
      <w:marTop w:val="0"/>
      <w:marBottom w:val="0"/>
      <w:divBdr>
        <w:top w:val="none" w:sz="0" w:space="0" w:color="auto"/>
        <w:left w:val="none" w:sz="0" w:space="0" w:color="auto"/>
        <w:bottom w:val="none" w:sz="0" w:space="0" w:color="auto"/>
        <w:right w:val="none" w:sz="0" w:space="0" w:color="auto"/>
      </w:divBdr>
    </w:div>
    <w:div w:id="1085879984">
      <w:marLeft w:val="640"/>
      <w:marRight w:val="0"/>
      <w:marTop w:val="0"/>
      <w:marBottom w:val="0"/>
      <w:divBdr>
        <w:top w:val="none" w:sz="0" w:space="0" w:color="auto"/>
        <w:left w:val="none" w:sz="0" w:space="0" w:color="auto"/>
        <w:bottom w:val="none" w:sz="0" w:space="0" w:color="auto"/>
        <w:right w:val="none" w:sz="0" w:space="0" w:color="auto"/>
      </w:divBdr>
    </w:div>
    <w:div w:id="1085883757">
      <w:marLeft w:val="640"/>
      <w:marRight w:val="0"/>
      <w:marTop w:val="0"/>
      <w:marBottom w:val="0"/>
      <w:divBdr>
        <w:top w:val="none" w:sz="0" w:space="0" w:color="auto"/>
        <w:left w:val="none" w:sz="0" w:space="0" w:color="auto"/>
        <w:bottom w:val="none" w:sz="0" w:space="0" w:color="auto"/>
        <w:right w:val="none" w:sz="0" w:space="0" w:color="auto"/>
      </w:divBdr>
    </w:div>
    <w:div w:id="1086146119">
      <w:marLeft w:val="640"/>
      <w:marRight w:val="0"/>
      <w:marTop w:val="0"/>
      <w:marBottom w:val="0"/>
      <w:divBdr>
        <w:top w:val="none" w:sz="0" w:space="0" w:color="auto"/>
        <w:left w:val="none" w:sz="0" w:space="0" w:color="auto"/>
        <w:bottom w:val="none" w:sz="0" w:space="0" w:color="auto"/>
        <w:right w:val="none" w:sz="0" w:space="0" w:color="auto"/>
      </w:divBdr>
    </w:div>
    <w:div w:id="1086264223">
      <w:marLeft w:val="640"/>
      <w:marRight w:val="0"/>
      <w:marTop w:val="0"/>
      <w:marBottom w:val="0"/>
      <w:divBdr>
        <w:top w:val="none" w:sz="0" w:space="0" w:color="auto"/>
        <w:left w:val="none" w:sz="0" w:space="0" w:color="auto"/>
        <w:bottom w:val="none" w:sz="0" w:space="0" w:color="auto"/>
        <w:right w:val="none" w:sz="0" w:space="0" w:color="auto"/>
      </w:divBdr>
    </w:div>
    <w:div w:id="1086340036">
      <w:marLeft w:val="640"/>
      <w:marRight w:val="0"/>
      <w:marTop w:val="0"/>
      <w:marBottom w:val="0"/>
      <w:divBdr>
        <w:top w:val="none" w:sz="0" w:space="0" w:color="auto"/>
        <w:left w:val="none" w:sz="0" w:space="0" w:color="auto"/>
        <w:bottom w:val="none" w:sz="0" w:space="0" w:color="auto"/>
        <w:right w:val="none" w:sz="0" w:space="0" w:color="auto"/>
      </w:divBdr>
    </w:div>
    <w:div w:id="1086415038">
      <w:marLeft w:val="640"/>
      <w:marRight w:val="0"/>
      <w:marTop w:val="0"/>
      <w:marBottom w:val="0"/>
      <w:divBdr>
        <w:top w:val="none" w:sz="0" w:space="0" w:color="auto"/>
        <w:left w:val="none" w:sz="0" w:space="0" w:color="auto"/>
        <w:bottom w:val="none" w:sz="0" w:space="0" w:color="auto"/>
        <w:right w:val="none" w:sz="0" w:space="0" w:color="auto"/>
      </w:divBdr>
    </w:div>
    <w:div w:id="1086419136">
      <w:marLeft w:val="640"/>
      <w:marRight w:val="0"/>
      <w:marTop w:val="0"/>
      <w:marBottom w:val="0"/>
      <w:divBdr>
        <w:top w:val="none" w:sz="0" w:space="0" w:color="auto"/>
        <w:left w:val="none" w:sz="0" w:space="0" w:color="auto"/>
        <w:bottom w:val="none" w:sz="0" w:space="0" w:color="auto"/>
        <w:right w:val="none" w:sz="0" w:space="0" w:color="auto"/>
      </w:divBdr>
    </w:div>
    <w:div w:id="1086420237">
      <w:marLeft w:val="640"/>
      <w:marRight w:val="0"/>
      <w:marTop w:val="0"/>
      <w:marBottom w:val="0"/>
      <w:divBdr>
        <w:top w:val="none" w:sz="0" w:space="0" w:color="auto"/>
        <w:left w:val="none" w:sz="0" w:space="0" w:color="auto"/>
        <w:bottom w:val="none" w:sz="0" w:space="0" w:color="auto"/>
        <w:right w:val="none" w:sz="0" w:space="0" w:color="auto"/>
      </w:divBdr>
    </w:div>
    <w:div w:id="1086421438">
      <w:marLeft w:val="640"/>
      <w:marRight w:val="0"/>
      <w:marTop w:val="0"/>
      <w:marBottom w:val="0"/>
      <w:divBdr>
        <w:top w:val="none" w:sz="0" w:space="0" w:color="auto"/>
        <w:left w:val="none" w:sz="0" w:space="0" w:color="auto"/>
        <w:bottom w:val="none" w:sz="0" w:space="0" w:color="auto"/>
        <w:right w:val="none" w:sz="0" w:space="0" w:color="auto"/>
      </w:divBdr>
    </w:div>
    <w:div w:id="1086457167">
      <w:marLeft w:val="640"/>
      <w:marRight w:val="0"/>
      <w:marTop w:val="0"/>
      <w:marBottom w:val="0"/>
      <w:divBdr>
        <w:top w:val="none" w:sz="0" w:space="0" w:color="auto"/>
        <w:left w:val="none" w:sz="0" w:space="0" w:color="auto"/>
        <w:bottom w:val="none" w:sz="0" w:space="0" w:color="auto"/>
        <w:right w:val="none" w:sz="0" w:space="0" w:color="auto"/>
      </w:divBdr>
    </w:div>
    <w:div w:id="1086462268">
      <w:marLeft w:val="640"/>
      <w:marRight w:val="0"/>
      <w:marTop w:val="0"/>
      <w:marBottom w:val="0"/>
      <w:divBdr>
        <w:top w:val="none" w:sz="0" w:space="0" w:color="auto"/>
        <w:left w:val="none" w:sz="0" w:space="0" w:color="auto"/>
        <w:bottom w:val="none" w:sz="0" w:space="0" w:color="auto"/>
        <w:right w:val="none" w:sz="0" w:space="0" w:color="auto"/>
      </w:divBdr>
    </w:div>
    <w:div w:id="1086615721">
      <w:marLeft w:val="640"/>
      <w:marRight w:val="0"/>
      <w:marTop w:val="0"/>
      <w:marBottom w:val="0"/>
      <w:divBdr>
        <w:top w:val="none" w:sz="0" w:space="0" w:color="auto"/>
        <w:left w:val="none" w:sz="0" w:space="0" w:color="auto"/>
        <w:bottom w:val="none" w:sz="0" w:space="0" w:color="auto"/>
        <w:right w:val="none" w:sz="0" w:space="0" w:color="auto"/>
      </w:divBdr>
    </w:div>
    <w:div w:id="1086658236">
      <w:marLeft w:val="640"/>
      <w:marRight w:val="0"/>
      <w:marTop w:val="0"/>
      <w:marBottom w:val="0"/>
      <w:divBdr>
        <w:top w:val="none" w:sz="0" w:space="0" w:color="auto"/>
        <w:left w:val="none" w:sz="0" w:space="0" w:color="auto"/>
        <w:bottom w:val="none" w:sz="0" w:space="0" w:color="auto"/>
        <w:right w:val="none" w:sz="0" w:space="0" w:color="auto"/>
      </w:divBdr>
    </w:div>
    <w:div w:id="1086659101">
      <w:marLeft w:val="640"/>
      <w:marRight w:val="0"/>
      <w:marTop w:val="0"/>
      <w:marBottom w:val="0"/>
      <w:divBdr>
        <w:top w:val="none" w:sz="0" w:space="0" w:color="auto"/>
        <w:left w:val="none" w:sz="0" w:space="0" w:color="auto"/>
        <w:bottom w:val="none" w:sz="0" w:space="0" w:color="auto"/>
        <w:right w:val="none" w:sz="0" w:space="0" w:color="auto"/>
      </w:divBdr>
    </w:div>
    <w:div w:id="1086682597">
      <w:marLeft w:val="640"/>
      <w:marRight w:val="0"/>
      <w:marTop w:val="0"/>
      <w:marBottom w:val="0"/>
      <w:divBdr>
        <w:top w:val="none" w:sz="0" w:space="0" w:color="auto"/>
        <w:left w:val="none" w:sz="0" w:space="0" w:color="auto"/>
        <w:bottom w:val="none" w:sz="0" w:space="0" w:color="auto"/>
        <w:right w:val="none" w:sz="0" w:space="0" w:color="auto"/>
      </w:divBdr>
    </w:div>
    <w:div w:id="1086684904">
      <w:marLeft w:val="640"/>
      <w:marRight w:val="0"/>
      <w:marTop w:val="0"/>
      <w:marBottom w:val="0"/>
      <w:divBdr>
        <w:top w:val="none" w:sz="0" w:space="0" w:color="auto"/>
        <w:left w:val="none" w:sz="0" w:space="0" w:color="auto"/>
        <w:bottom w:val="none" w:sz="0" w:space="0" w:color="auto"/>
        <w:right w:val="none" w:sz="0" w:space="0" w:color="auto"/>
      </w:divBdr>
    </w:div>
    <w:div w:id="1086725011">
      <w:marLeft w:val="640"/>
      <w:marRight w:val="0"/>
      <w:marTop w:val="0"/>
      <w:marBottom w:val="0"/>
      <w:divBdr>
        <w:top w:val="none" w:sz="0" w:space="0" w:color="auto"/>
        <w:left w:val="none" w:sz="0" w:space="0" w:color="auto"/>
        <w:bottom w:val="none" w:sz="0" w:space="0" w:color="auto"/>
        <w:right w:val="none" w:sz="0" w:space="0" w:color="auto"/>
      </w:divBdr>
    </w:div>
    <w:div w:id="1086725249">
      <w:marLeft w:val="640"/>
      <w:marRight w:val="0"/>
      <w:marTop w:val="0"/>
      <w:marBottom w:val="0"/>
      <w:divBdr>
        <w:top w:val="none" w:sz="0" w:space="0" w:color="auto"/>
        <w:left w:val="none" w:sz="0" w:space="0" w:color="auto"/>
        <w:bottom w:val="none" w:sz="0" w:space="0" w:color="auto"/>
        <w:right w:val="none" w:sz="0" w:space="0" w:color="auto"/>
      </w:divBdr>
    </w:div>
    <w:div w:id="1086726061">
      <w:marLeft w:val="640"/>
      <w:marRight w:val="0"/>
      <w:marTop w:val="0"/>
      <w:marBottom w:val="0"/>
      <w:divBdr>
        <w:top w:val="none" w:sz="0" w:space="0" w:color="auto"/>
        <w:left w:val="none" w:sz="0" w:space="0" w:color="auto"/>
        <w:bottom w:val="none" w:sz="0" w:space="0" w:color="auto"/>
        <w:right w:val="none" w:sz="0" w:space="0" w:color="auto"/>
      </w:divBdr>
    </w:div>
    <w:div w:id="1086727688">
      <w:marLeft w:val="640"/>
      <w:marRight w:val="0"/>
      <w:marTop w:val="0"/>
      <w:marBottom w:val="0"/>
      <w:divBdr>
        <w:top w:val="none" w:sz="0" w:space="0" w:color="auto"/>
        <w:left w:val="none" w:sz="0" w:space="0" w:color="auto"/>
        <w:bottom w:val="none" w:sz="0" w:space="0" w:color="auto"/>
        <w:right w:val="none" w:sz="0" w:space="0" w:color="auto"/>
      </w:divBdr>
    </w:div>
    <w:div w:id="1086732819">
      <w:marLeft w:val="640"/>
      <w:marRight w:val="0"/>
      <w:marTop w:val="0"/>
      <w:marBottom w:val="0"/>
      <w:divBdr>
        <w:top w:val="none" w:sz="0" w:space="0" w:color="auto"/>
        <w:left w:val="none" w:sz="0" w:space="0" w:color="auto"/>
        <w:bottom w:val="none" w:sz="0" w:space="0" w:color="auto"/>
        <w:right w:val="none" w:sz="0" w:space="0" w:color="auto"/>
      </w:divBdr>
    </w:div>
    <w:div w:id="1086805166">
      <w:marLeft w:val="640"/>
      <w:marRight w:val="0"/>
      <w:marTop w:val="0"/>
      <w:marBottom w:val="0"/>
      <w:divBdr>
        <w:top w:val="none" w:sz="0" w:space="0" w:color="auto"/>
        <w:left w:val="none" w:sz="0" w:space="0" w:color="auto"/>
        <w:bottom w:val="none" w:sz="0" w:space="0" w:color="auto"/>
        <w:right w:val="none" w:sz="0" w:space="0" w:color="auto"/>
      </w:divBdr>
    </w:div>
    <w:div w:id="1086919475">
      <w:marLeft w:val="640"/>
      <w:marRight w:val="0"/>
      <w:marTop w:val="0"/>
      <w:marBottom w:val="0"/>
      <w:divBdr>
        <w:top w:val="none" w:sz="0" w:space="0" w:color="auto"/>
        <w:left w:val="none" w:sz="0" w:space="0" w:color="auto"/>
        <w:bottom w:val="none" w:sz="0" w:space="0" w:color="auto"/>
        <w:right w:val="none" w:sz="0" w:space="0" w:color="auto"/>
      </w:divBdr>
    </w:div>
    <w:div w:id="1087115500">
      <w:marLeft w:val="640"/>
      <w:marRight w:val="0"/>
      <w:marTop w:val="0"/>
      <w:marBottom w:val="0"/>
      <w:divBdr>
        <w:top w:val="none" w:sz="0" w:space="0" w:color="auto"/>
        <w:left w:val="none" w:sz="0" w:space="0" w:color="auto"/>
        <w:bottom w:val="none" w:sz="0" w:space="0" w:color="auto"/>
        <w:right w:val="none" w:sz="0" w:space="0" w:color="auto"/>
      </w:divBdr>
    </w:div>
    <w:div w:id="1087118932">
      <w:marLeft w:val="640"/>
      <w:marRight w:val="0"/>
      <w:marTop w:val="0"/>
      <w:marBottom w:val="0"/>
      <w:divBdr>
        <w:top w:val="none" w:sz="0" w:space="0" w:color="auto"/>
        <w:left w:val="none" w:sz="0" w:space="0" w:color="auto"/>
        <w:bottom w:val="none" w:sz="0" w:space="0" w:color="auto"/>
        <w:right w:val="none" w:sz="0" w:space="0" w:color="auto"/>
      </w:divBdr>
    </w:div>
    <w:div w:id="1087268806">
      <w:marLeft w:val="640"/>
      <w:marRight w:val="0"/>
      <w:marTop w:val="0"/>
      <w:marBottom w:val="0"/>
      <w:divBdr>
        <w:top w:val="none" w:sz="0" w:space="0" w:color="auto"/>
        <w:left w:val="none" w:sz="0" w:space="0" w:color="auto"/>
        <w:bottom w:val="none" w:sz="0" w:space="0" w:color="auto"/>
        <w:right w:val="none" w:sz="0" w:space="0" w:color="auto"/>
      </w:divBdr>
    </w:div>
    <w:div w:id="1087269427">
      <w:marLeft w:val="640"/>
      <w:marRight w:val="0"/>
      <w:marTop w:val="0"/>
      <w:marBottom w:val="0"/>
      <w:divBdr>
        <w:top w:val="none" w:sz="0" w:space="0" w:color="auto"/>
        <w:left w:val="none" w:sz="0" w:space="0" w:color="auto"/>
        <w:bottom w:val="none" w:sz="0" w:space="0" w:color="auto"/>
        <w:right w:val="none" w:sz="0" w:space="0" w:color="auto"/>
      </w:divBdr>
    </w:div>
    <w:div w:id="1087387315">
      <w:marLeft w:val="640"/>
      <w:marRight w:val="0"/>
      <w:marTop w:val="0"/>
      <w:marBottom w:val="0"/>
      <w:divBdr>
        <w:top w:val="none" w:sz="0" w:space="0" w:color="auto"/>
        <w:left w:val="none" w:sz="0" w:space="0" w:color="auto"/>
        <w:bottom w:val="none" w:sz="0" w:space="0" w:color="auto"/>
        <w:right w:val="none" w:sz="0" w:space="0" w:color="auto"/>
      </w:divBdr>
    </w:div>
    <w:div w:id="1087504555">
      <w:marLeft w:val="640"/>
      <w:marRight w:val="0"/>
      <w:marTop w:val="0"/>
      <w:marBottom w:val="0"/>
      <w:divBdr>
        <w:top w:val="none" w:sz="0" w:space="0" w:color="auto"/>
        <w:left w:val="none" w:sz="0" w:space="0" w:color="auto"/>
        <w:bottom w:val="none" w:sz="0" w:space="0" w:color="auto"/>
        <w:right w:val="none" w:sz="0" w:space="0" w:color="auto"/>
      </w:divBdr>
    </w:div>
    <w:div w:id="1087507271">
      <w:marLeft w:val="640"/>
      <w:marRight w:val="0"/>
      <w:marTop w:val="0"/>
      <w:marBottom w:val="0"/>
      <w:divBdr>
        <w:top w:val="none" w:sz="0" w:space="0" w:color="auto"/>
        <w:left w:val="none" w:sz="0" w:space="0" w:color="auto"/>
        <w:bottom w:val="none" w:sz="0" w:space="0" w:color="auto"/>
        <w:right w:val="none" w:sz="0" w:space="0" w:color="auto"/>
      </w:divBdr>
    </w:div>
    <w:div w:id="1087577721">
      <w:marLeft w:val="640"/>
      <w:marRight w:val="0"/>
      <w:marTop w:val="0"/>
      <w:marBottom w:val="0"/>
      <w:divBdr>
        <w:top w:val="none" w:sz="0" w:space="0" w:color="auto"/>
        <w:left w:val="none" w:sz="0" w:space="0" w:color="auto"/>
        <w:bottom w:val="none" w:sz="0" w:space="0" w:color="auto"/>
        <w:right w:val="none" w:sz="0" w:space="0" w:color="auto"/>
      </w:divBdr>
    </w:div>
    <w:div w:id="1087649352">
      <w:marLeft w:val="640"/>
      <w:marRight w:val="0"/>
      <w:marTop w:val="0"/>
      <w:marBottom w:val="0"/>
      <w:divBdr>
        <w:top w:val="none" w:sz="0" w:space="0" w:color="auto"/>
        <w:left w:val="none" w:sz="0" w:space="0" w:color="auto"/>
        <w:bottom w:val="none" w:sz="0" w:space="0" w:color="auto"/>
        <w:right w:val="none" w:sz="0" w:space="0" w:color="auto"/>
      </w:divBdr>
    </w:div>
    <w:div w:id="1087727243">
      <w:marLeft w:val="640"/>
      <w:marRight w:val="0"/>
      <w:marTop w:val="0"/>
      <w:marBottom w:val="0"/>
      <w:divBdr>
        <w:top w:val="none" w:sz="0" w:space="0" w:color="auto"/>
        <w:left w:val="none" w:sz="0" w:space="0" w:color="auto"/>
        <w:bottom w:val="none" w:sz="0" w:space="0" w:color="auto"/>
        <w:right w:val="none" w:sz="0" w:space="0" w:color="auto"/>
      </w:divBdr>
    </w:div>
    <w:div w:id="1087773921">
      <w:marLeft w:val="640"/>
      <w:marRight w:val="0"/>
      <w:marTop w:val="0"/>
      <w:marBottom w:val="0"/>
      <w:divBdr>
        <w:top w:val="none" w:sz="0" w:space="0" w:color="auto"/>
        <w:left w:val="none" w:sz="0" w:space="0" w:color="auto"/>
        <w:bottom w:val="none" w:sz="0" w:space="0" w:color="auto"/>
        <w:right w:val="none" w:sz="0" w:space="0" w:color="auto"/>
      </w:divBdr>
    </w:div>
    <w:div w:id="1087843700">
      <w:marLeft w:val="640"/>
      <w:marRight w:val="0"/>
      <w:marTop w:val="0"/>
      <w:marBottom w:val="0"/>
      <w:divBdr>
        <w:top w:val="none" w:sz="0" w:space="0" w:color="auto"/>
        <w:left w:val="none" w:sz="0" w:space="0" w:color="auto"/>
        <w:bottom w:val="none" w:sz="0" w:space="0" w:color="auto"/>
        <w:right w:val="none" w:sz="0" w:space="0" w:color="auto"/>
      </w:divBdr>
    </w:div>
    <w:div w:id="1087923222">
      <w:marLeft w:val="640"/>
      <w:marRight w:val="0"/>
      <w:marTop w:val="0"/>
      <w:marBottom w:val="0"/>
      <w:divBdr>
        <w:top w:val="none" w:sz="0" w:space="0" w:color="auto"/>
        <w:left w:val="none" w:sz="0" w:space="0" w:color="auto"/>
        <w:bottom w:val="none" w:sz="0" w:space="0" w:color="auto"/>
        <w:right w:val="none" w:sz="0" w:space="0" w:color="auto"/>
      </w:divBdr>
    </w:div>
    <w:div w:id="1087925468">
      <w:marLeft w:val="640"/>
      <w:marRight w:val="0"/>
      <w:marTop w:val="0"/>
      <w:marBottom w:val="0"/>
      <w:divBdr>
        <w:top w:val="none" w:sz="0" w:space="0" w:color="auto"/>
        <w:left w:val="none" w:sz="0" w:space="0" w:color="auto"/>
        <w:bottom w:val="none" w:sz="0" w:space="0" w:color="auto"/>
        <w:right w:val="none" w:sz="0" w:space="0" w:color="auto"/>
      </w:divBdr>
    </w:div>
    <w:div w:id="1088044221">
      <w:marLeft w:val="640"/>
      <w:marRight w:val="0"/>
      <w:marTop w:val="0"/>
      <w:marBottom w:val="0"/>
      <w:divBdr>
        <w:top w:val="none" w:sz="0" w:space="0" w:color="auto"/>
        <w:left w:val="none" w:sz="0" w:space="0" w:color="auto"/>
        <w:bottom w:val="none" w:sz="0" w:space="0" w:color="auto"/>
        <w:right w:val="none" w:sz="0" w:space="0" w:color="auto"/>
      </w:divBdr>
    </w:div>
    <w:div w:id="1088187789">
      <w:marLeft w:val="640"/>
      <w:marRight w:val="0"/>
      <w:marTop w:val="0"/>
      <w:marBottom w:val="0"/>
      <w:divBdr>
        <w:top w:val="none" w:sz="0" w:space="0" w:color="auto"/>
        <w:left w:val="none" w:sz="0" w:space="0" w:color="auto"/>
        <w:bottom w:val="none" w:sz="0" w:space="0" w:color="auto"/>
        <w:right w:val="none" w:sz="0" w:space="0" w:color="auto"/>
      </w:divBdr>
    </w:div>
    <w:div w:id="1088189781">
      <w:marLeft w:val="640"/>
      <w:marRight w:val="0"/>
      <w:marTop w:val="0"/>
      <w:marBottom w:val="0"/>
      <w:divBdr>
        <w:top w:val="none" w:sz="0" w:space="0" w:color="auto"/>
        <w:left w:val="none" w:sz="0" w:space="0" w:color="auto"/>
        <w:bottom w:val="none" w:sz="0" w:space="0" w:color="auto"/>
        <w:right w:val="none" w:sz="0" w:space="0" w:color="auto"/>
      </w:divBdr>
    </w:div>
    <w:div w:id="1088230999">
      <w:marLeft w:val="640"/>
      <w:marRight w:val="0"/>
      <w:marTop w:val="0"/>
      <w:marBottom w:val="0"/>
      <w:divBdr>
        <w:top w:val="none" w:sz="0" w:space="0" w:color="auto"/>
        <w:left w:val="none" w:sz="0" w:space="0" w:color="auto"/>
        <w:bottom w:val="none" w:sz="0" w:space="0" w:color="auto"/>
        <w:right w:val="none" w:sz="0" w:space="0" w:color="auto"/>
      </w:divBdr>
    </w:div>
    <w:div w:id="1088233650">
      <w:marLeft w:val="640"/>
      <w:marRight w:val="0"/>
      <w:marTop w:val="0"/>
      <w:marBottom w:val="0"/>
      <w:divBdr>
        <w:top w:val="none" w:sz="0" w:space="0" w:color="auto"/>
        <w:left w:val="none" w:sz="0" w:space="0" w:color="auto"/>
        <w:bottom w:val="none" w:sz="0" w:space="0" w:color="auto"/>
        <w:right w:val="none" w:sz="0" w:space="0" w:color="auto"/>
      </w:divBdr>
    </w:div>
    <w:div w:id="1088380989">
      <w:marLeft w:val="640"/>
      <w:marRight w:val="0"/>
      <w:marTop w:val="0"/>
      <w:marBottom w:val="0"/>
      <w:divBdr>
        <w:top w:val="none" w:sz="0" w:space="0" w:color="auto"/>
        <w:left w:val="none" w:sz="0" w:space="0" w:color="auto"/>
        <w:bottom w:val="none" w:sz="0" w:space="0" w:color="auto"/>
        <w:right w:val="none" w:sz="0" w:space="0" w:color="auto"/>
      </w:divBdr>
    </w:div>
    <w:div w:id="1088423738">
      <w:marLeft w:val="640"/>
      <w:marRight w:val="0"/>
      <w:marTop w:val="0"/>
      <w:marBottom w:val="0"/>
      <w:divBdr>
        <w:top w:val="none" w:sz="0" w:space="0" w:color="auto"/>
        <w:left w:val="none" w:sz="0" w:space="0" w:color="auto"/>
        <w:bottom w:val="none" w:sz="0" w:space="0" w:color="auto"/>
        <w:right w:val="none" w:sz="0" w:space="0" w:color="auto"/>
      </w:divBdr>
    </w:div>
    <w:div w:id="1088504638">
      <w:marLeft w:val="640"/>
      <w:marRight w:val="0"/>
      <w:marTop w:val="0"/>
      <w:marBottom w:val="0"/>
      <w:divBdr>
        <w:top w:val="none" w:sz="0" w:space="0" w:color="auto"/>
        <w:left w:val="none" w:sz="0" w:space="0" w:color="auto"/>
        <w:bottom w:val="none" w:sz="0" w:space="0" w:color="auto"/>
        <w:right w:val="none" w:sz="0" w:space="0" w:color="auto"/>
      </w:divBdr>
    </w:div>
    <w:div w:id="1088772881">
      <w:marLeft w:val="640"/>
      <w:marRight w:val="0"/>
      <w:marTop w:val="0"/>
      <w:marBottom w:val="0"/>
      <w:divBdr>
        <w:top w:val="none" w:sz="0" w:space="0" w:color="auto"/>
        <w:left w:val="none" w:sz="0" w:space="0" w:color="auto"/>
        <w:bottom w:val="none" w:sz="0" w:space="0" w:color="auto"/>
        <w:right w:val="none" w:sz="0" w:space="0" w:color="auto"/>
      </w:divBdr>
    </w:div>
    <w:div w:id="1088893587">
      <w:marLeft w:val="640"/>
      <w:marRight w:val="0"/>
      <w:marTop w:val="0"/>
      <w:marBottom w:val="0"/>
      <w:divBdr>
        <w:top w:val="none" w:sz="0" w:space="0" w:color="auto"/>
        <w:left w:val="none" w:sz="0" w:space="0" w:color="auto"/>
        <w:bottom w:val="none" w:sz="0" w:space="0" w:color="auto"/>
        <w:right w:val="none" w:sz="0" w:space="0" w:color="auto"/>
      </w:divBdr>
    </w:div>
    <w:div w:id="1088960818">
      <w:marLeft w:val="640"/>
      <w:marRight w:val="0"/>
      <w:marTop w:val="0"/>
      <w:marBottom w:val="0"/>
      <w:divBdr>
        <w:top w:val="none" w:sz="0" w:space="0" w:color="auto"/>
        <w:left w:val="none" w:sz="0" w:space="0" w:color="auto"/>
        <w:bottom w:val="none" w:sz="0" w:space="0" w:color="auto"/>
        <w:right w:val="none" w:sz="0" w:space="0" w:color="auto"/>
      </w:divBdr>
    </w:div>
    <w:div w:id="1089042978">
      <w:marLeft w:val="640"/>
      <w:marRight w:val="0"/>
      <w:marTop w:val="0"/>
      <w:marBottom w:val="0"/>
      <w:divBdr>
        <w:top w:val="none" w:sz="0" w:space="0" w:color="auto"/>
        <w:left w:val="none" w:sz="0" w:space="0" w:color="auto"/>
        <w:bottom w:val="none" w:sz="0" w:space="0" w:color="auto"/>
        <w:right w:val="none" w:sz="0" w:space="0" w:color="auto"/>
      </w:divBdr>
    </w:div>
    <w:div w:id="1089077902">
      <w:marLeft w:val="640"/>
      <w:marRight w:val="0"/>
      <w:marTop w:val="0"/>
      <w:marBottom w:val="0"/>
      <w:divBdr>
        <w:top w:val="none" w:sz="0" w:space="0" w:color="auto"/>
        <w:left w:val="none" w:sz="0" w:space="0" w:color="auto"/>
        <w:bottom w:val="none" w:sz="0" w:space="0" w:color="auto"/>
        <w:right w:val="none" w:sz="0" w:space="0" w:color="auto"/>
      </w:divBdr>
    </w:div>
    <w:div w:id="1089080309">
      <w:marLeft w:val="640"/>
      <w:marRight w:val="0"/>
      <w:marTop w:val="0"/>
      <w:marBottom w:val="0"/>
      <w:divBdr>
        <w:top w:val="none" w:sz="0" w:space="0" w:color="auto"/>
        <w:left w:val="none" w:sz="0" w:space="0" w:color="auto"/>
        <w:bottom w:val="none" w:sz="0" w:space="0" w:color="auto"/>
        <w:right w:val="none" w:sz="0" w:space="0" w:color="auto"/>
      </w:divBdr>
    </w:div>
    <w:div w:id="1089228434">
      <w:marLeft w:val="640"/>
      <w:marRight w:val="0"/>
      <w:marTop w:val="0"/>
      <w:marBottom w:val="0"/>
      <w:divBdr>
        <w:top w:val="none" w:sz="0" w:space="0" w:color="auto"/>
        <w:left w:val="none" w:sz="0" w:space="0" w:color="auto"/>
        <w:bottom w:val="none" w:sz="0" w:space="0" w:color="auto"/>
        <w:right w:val="none" w:sz="0" w:space="0" w:color="auto"/>
      </w:divBdr>
    </w:div>
    <w:div w:id="1089231554">
      <w:marLeft w:val="640"/>
      <w:marRight w:val="0"/>
      <w:marTop w:val="0"/>
      <w:marBottom w:val="0"/>
      <w:divBdr>
        <w:top w:val="none" w:sz="0" w:space="0" w:color="auto"/>
        <w:left w:val="none" w:sz="0" w:space="0" w:color="auto"/>
        <w:bottom w:val="none" w:sz="0" w:space="0" w:color="auto"/>
        <w:right w:val="none" w:sz="0" w:space="0" w:color="auto"/>
      </w:divBdr>
    </w:div>
    <w:div w:id="1089232995">
      <w:marLeft w:val="640"/>
      <w:marRight w:val="0"/>
      <w:marTop w:val="0"/>
      <w:marBottom w:val="0"/>
      <w:divBdr>
        <w:top w:val="none" w:sz="0" w:space="0" w:color="auto"/>
        <w:left w:val="none" w:sz="0" w:space="0" w:color="auto"/>
        <w:bottom w:val="none" w:sz="0" w:space="0" w:color="auto"/>
        <w:right w:val="none" w:sz="0" w:space="0" w:color="auto"/>
      </w:divBdr>
    </w:div>
    <w:div w:id="1089280231">
      <w:marLeft w:val="640"/>
      <w:marRight w:val="0"/>
      <w:marTop w:val="0"/>
      <w:marBottom w:val="0"/>
      <w:divBdr>
        <w:top w:val="none" w:sz="0" w:space="0" w:color="auto"/>
        <w:left w:val="none" w:sz="0" w:space="0" w:color="auto"/>
        <w:bottom w:val="none" w:sz="0" w:space="0" w:color="auto"/>
        <w:right w:val="none" w:sz="0" w:space="0" w:color="auto"/>
      </w:divBdr>
    </w:div>
    <w:div w:id="1089304066">
      <w:marLeft w:val="640"/>
      <w:marRight w:val="0"/>
      <w:marTop w:val="0"/>
      <w:marBottom w:val="0"/>
      <w:divBdr>
        <w:top w:val="none" w:sz="0" w:space="0" w:color="auto"/>
        <w:left w:val="none" w:sz="0" w:space="0" w:color="auto"/>
        <w:bottom w:val="none" w:sz="0" w:space="0" w:color="auto"/>
        <w:right w:val="none" w:sz="0" w:space="0" w:color="auto"/>
      </w:divBdr>
    </w:div>
    <w:div w:id="1089304502">
      <w:marLeft w:val="640"/>
      <w:marRight w:val="0"/>
      <w:marTop w:val="0"/>
      <w:marBottom w:val="0"/>
      <w:divBdr>
        <w:top w:val="none" w:sz="0" w:space="0" w:color="auto"/>
        <w:left w:val="none" w:sz="0" w:space="0" w:color="auto"/>
        <w:bottom w:val="none" w:sz="0" w:space="0" w:color="auto"/>
        <w:right w:val="none" w:sz="0" w:space="0" w:color="auto"/>
      </w:divBdr>
    </w:div>
    <w:div w:id="1089354044">
      <w:marLeft w:val="640"/>
      <w:marRight w:val="0"/>
      <w:marTop w:val="0"/>
      <w:marBottom w:val="0"/>
      <w:divBdr>
        <w:top w:val="none" w:sz="0" w:space="0" w:color="auto"/>
        <w:left w:val="none" w:sz="0" w:space="0" w:color="auto"/>
        <w:bottom w:val="none" w:sz="0" w:space="0" w:color="auto"/>
        <w:right w:val="none" w:sz="0" w:space="0" w:color="auto"/>
      </w:divBdr>
    </w:div>
    <w:div w:id="1089354902">
      <w:marLeft w:val="640"/>
      <w:marRight w:val="0"/>
      <w:marTop w:val="0"/>
      <w:marBottom w:val="0"/>
      <w:divBdr>
        <w:top w:val="none" w:sz="0" w:space="0" w:color="auto"/>
        <w:left w:val="none" w:sz="0" w:space="0" w:color="auto"/>
        <w:bottom w:val="none" w:sz="0" w:space="0" w:color="auto"/>
        <w:right w:val="none" w:sz="0" w:space="0" w:color="auto"/>
      </w:divBdr>
    </w:div>
    <w:div w:id="1089472606">
      <w:marLeft w:val="640"/>
      <w:marRight w:val="0"/>
      <w:marTop w:val="0"/>
      <w:marBottom w:val="0"/>
      <w:divBdr>
        <w:top w:val="none" w:sz="0" w:space="0" w:color="auto"/>
        <w:left w:val="none" w:sz="0" w:space="0" w:color="auto"/>
        <w:bottom w:val="none" w:sz="0" w:space="0" w:color="auto"/>
        <w:right w:val="none" w:sz="0" w:space="0" w:color="auto"/>
      </w:divBdr>
    </w:div>
    <w:div w:id="1089472676">
      <w:marLeft w:val="640"/>
      <w:marRight w:val="0"/>
      <w:marTop w:val="0"/>
      <w:marBottom w:val="0"/>
      <w:divBdr>
        <w:top w:val="none" w:sz="0" w:space="0" w:color="auto"/>
        <w:left w:val="none" w:sz="0" w:space="0" w:color="auto"/>
        <w:bottom w:val="none" w:sz="0" w:space="0" w:color="auto"/>
        <w:right w:val="none" w:sz="0" w:space="0" w:color="auto"/>
      </w:divBdr>
    </w:div>
    <w:div w:id="1089617003">
      <w:marLeft w:val="640"/>
      <w:marRight w:val="0"/>
      <w:marTop w:val="0"/>
      <w:marBottom w:val="0"/>
      <w:divBdr>
        <w:top w:val="none" w:sz="0" w:space="0" w:color="auto"/>
        <w:left w:val="none" w:sz="0" w:space="0" w:color="auto"/>
        <w:bottom w:val="none" w:sz="0" w:space="0" w:color="auto"/>
        <w:right w:val="none" w:sz="0" w:space="0" w:color="auto"/>
      </w:divBdr>
    </w:div>
    <w:div w:id="1089618496">
      <w:marLeft w:val="640"/>
      <w:marRight w:val="0"/>
      <w:marTop w:val="0"/>
      <w:marBottom w:val="0"/>
      <w:divBdr>
        <w:top w:val="none" w:sz="0" w:space="0" w:color="auto"/>
        <w:left w:val="none" w:sz="0" w:space="0" w:color="auto"/>
        <w:bottom w:val="none" w:sz="0" w:space="0" w:color="auto"/>
        <w:right w:val="none" w:sz="0" w:space="0" w:color="auto"/>
      </w:divBdr>
    </w:div>
    <w:div w:id="1089958575">
      <w:marLeft w:val="640"/>
      <w:marRight w:val="0"/>
      <w:marTop w:val="0"/>
      <w:marBottom w:val="0"/>
      <w:divBdr>
        <w:top w:val="none" w:sz="0" w:space="0" w:color="auto"/>
        <w:left w:val="none" w:sz="0" w:space="0" w:color="auto"/>
        <w:bottom w:val="none" w:sz="0" w:space="0" w:color="auto"/>
        <w:right w:val="none" w:sz="0" w:space="0" w:color="auto"/>
      </w:divBdr>
    </w:div>
    <w:div w:id="1090082255">
      <w:marLeft w:val="640"/>
      <w:marRight w:val="0"/>
      <w:marTop w:val="0"/>
      <w:marBottom w:val="0"/>
      <w:divBdr>
        <w:top w:val="none" w:sz="0" w:space="0" w:color="auto"/>
        <w:left w:val="none" w:sz="0" w:space="0" w:color="auto"/>
        <w:bottom w:val="none" w:sz="0" w:space="0" w:color="auto"/>
        <w:right w:val="none" w:sz="0" w:space="0" w:color="auto"/>
      </w:divBdr>
    </w:div>
    <w:div w:id="1090127508">
      <w:marLeft w:val="640"/>
      <w:marRight w:val="0"/>
      <w:marTop w:val="0"/>
      <w:marBottom w:val="0"/>
      <w:divBdr>
        <w:top w:val="none" w:sz="0" w:space="0" w:color="auto"/>
        <w:left w:val="none" w:sz="0" w:space="0" w:color="auto"/>
        <w:bottom w:val="none" w:sz="0" w:space="0" w:color="auto"/>
        <w:right w:val="none" w:sz="0" w:space="0" w:color="auto"/>
      </w:divBdr>
    </w:div>
    <w:div w:id="1090203494">
      <w:marLeft w:val="640"/>
      <w:marRight w:val="0"/>
      <w:marTop w:val="0"/>
      <w:marBottom w:val="0"/>
      <w:divBdr>
        <w:top w:val="none" w:sz="0" w:space="0" w:color="auto"/>
        <w:left w:val="none" w:sz="0" w:space="0" w:color="auto"/>
        <w:bottom w:val="none" w:sz="0" w:space="0" w:color="auto"/>
        <w:right w:val="none" w:sz="0" w:space="0" w:color="auto"/>
      </w:divBdr>
    </w:div>
    <w:div w:id="1090388288">
      <w:marLeft w:val="640"/>
      <w:marRight w:val="0"/>
      <w:marTop w:val="0"/>
      <w:marBottom w:val="0"/>
      <w:divBdr>
        <w:top w:val="none" w:sz="0" w:space="0" w:color="auto"/>
        <w:left w:val="none" w:sz="0" w:space="0" w:color="auto"/>
        <w:bottom w:val="none" w:sz="0" w:space="0" w:color="auto"/>
        <w:right w:val="none" w:sz="0" w:space="0" w:color="auto"/>
      </w:divBdr>
    </w:div>
    <w:div w:id="1090541915">
      <w:marLeft w:val="640"/>
      <w:marRight w:val="0"/>
      <w:marTop w:val="0"/>
      <w:marBottom w:val="0"/>
      <w:divBdr>
        <w:top w:val="none" w:sz="0" w:space="0" w:color="auto"/>
        <w:left w:val="none" w:sz="0" w:space="0" w:color="auto"/>
        <w:bottom w:val="none" w:sz="0" w:space="0" w:color="auto"/>
        <w:right w:val="none" w:sz="0" w:space="0" w:color="auto"/>
      </w:divBdr>
    </w:div>
    <w:div w:id="1090734518">
      <w:marLeft w:val="640"/>
      <w:marRight w:val="0"/>
      <w:marTop w:val="0"/>
      <w:marBottom w:val="0"/>
      <w:divBdr>
        <w:top w:val="none" w:sz="0" w:space="0" w:color="auto"/>
        <w:left w:val="none" w:sz="0" w:space="0" w:color="auto"/>
        <w:bottom w:val="none" w:sz="0" w:space="0" w:color="auto"/>
        <w:right w:val="none" w:sz="0" w:space="0" w:color="auto"/>
      </w:divBdr>
    </w:div>
    <w:div w:id="1090807600">
      <w:marLeft w:val="640"/>
      <w:marRight w:val="0"/>
      <w:marTop w:val="0"/>
      <w:marBottom w:val="0"/>
      <w:divBdr>
        <w:top w:val="none" w:sz="0" w:space="0" w:color="auto"/>
        <w:left w:val="none" w:sz="0" w:space="0" w:color="auto"/>
        <w:bottom w:val="none" w:sz="0" w:space="0" w:color="auto"/>
        <w:right w:val="none" w:sz="0" w:space="0" w:color="auto"/>
      </w:divBdr>
    </w:div>
    <w:div w:id="1090852875">
      <w:marLeft w:val="640"/>
      <w:marRight w:val="0"/>
      <w:marTop w:val="0"/>
      <w:marBottom w:val="0"/>
      <w:divBdr>
        <w:top w:val="none" w:sz="0" w:space="0" w:color="auto"/>
        <w:left w:val="none" w:sz="0" w:space="0" w:color="auto"/>
        <w:bottom w:val="none" w:sz="0" w:space="0" w:color="auto"/>
        <w:right w:val="none" w:sz="0" w:space="0" w:color="auto"/>
      </w:divBdr>
    </w:div>
    <w:div w:id="1090858373">
      <w:marLeft w:val="480"/>
      <w:marRight w:val="0"/>
      <w:marTop w:val="0"/>
      <w:marBottom w:val="0"/>
      <w:divBdr>
        <w:top w:val="none" w:sz="0" w:space="0" w:color="auto"/>
        <w:left w:val="none" w:sz="0" w:space="0" w:color="auto"/>
        <w:bottom w:val="none" w:sz="0" w:space="0" w:color="auto"/>
        <w:right w:val="none" w:sz="0" w:space="0" w:color="auto"/>
      </w:divBdr>
    </w:div>
    <w:div w:id="1091003055">
      <w:marLeft w:val="640"/>
      <w:marRight w:val="0"/>
      <w:marTop w:val="0"/>
      <w:marBottom w:val="0"/>
      <w:divBdr>
        <w:top w:val="none" w:sz="0" w:space="0" w:color="auto"/>
        <w:left w:val="none" w:sz="0" w:space="0" w:color="auto"/>
        <w:bottom w:val="none" w:sz="0" w:space="0" w:color="auto"/>
        <w:right w:val="none" w:sz="0" w:space="0" w:color="auto"/>
      </w:divBdr>
    </w:div>
    <w:div w:id="1091004476">
      <w:marLeft w:val="640"/>
      <w:marRight w:val="0"/>
      <w:marTop w:val="0"/>
      <w:marBottom w:val="0"/>
      <w:divBdr>
        <w:top w:val="none" w:sz="0" w:space="0" w:color="auto"/>
        <w:left w:val="none" w:sz="0" w:space="0" w:color="auto"/>
        <w:bottom w:val="none" w:sz="0" w:space="0" w:color="auto"/>
        <w:right w:val="none" w:sz="0" w:space="0" w:color="auto"/>
      </w:divBdr>
    </w:div>
    <w:div w:id="1091008239">
      <w:marLeft w:val="640"/>
      <w:marRight w:val="0"/>
      <w:marTop w:val="0"/>
      <w:marBottom w:val="0"/>
      <w:divBdr>
        <w:top w:val="none" w:sz="0" w:space="0" w:color="auto"/>
        <w:left w:val="none" w:sz="0" w:space="0" w:color="auto"/>
        <w:bottom w:val="none" w:sz="0" w:space="0" w:color="auto"/>
        <w:right w:val="none" w:sz="0" w:space="0" w:color="auto"/>
      </w:divBdr>
    </w:div>
    <w:div w:id="1091052136">
      <w:marLeft w:val="640"/>
      <w:marRight w:val="0"/>
      <w:marTop w:val="0"/>
      <w:marBottom w:val="0"/>
      <w:divBdr>
        <w:top w:val="none" w:sz="0" w:space="0" w:color="auto"/>
        <w:left w:val="none" w:sz="0" w:space="0" w:color="auto"/>
        <w:bottom w:val="none" w:sz="0" w:space="0" w:color="auto"/>
        <w:right w:val="none" w:sz="0" w:space="0" w:color="auto"/>
      </w:divBdr>
    </w:div>
    <w:div w:id="1091126512">
      <w:marLeft w:val="640"/>
      <w:marRight w:val="0"/>
      <w:marTop w:val="0"/>
      <w:marBottom w:val="0"/>
      <w:divBdr>
        <w:top w:val="none" w:sz="0" w:space="0" w:color="auto"/>
        <w:left w:val="none" w:sz="0" w:space="0" w:color="auto"/>
        <w:bottom w:val="none" w:sz="0" w:space="0" w:color="auto"/>
        <w:right w:val="none" w:sz="0" w:space="0" w:color="auto"/>
      </w:divBdr>
    </w:div>
    <w:div w:id="1091242379">
      <w:marLeft w:val="640"/>
      <w:marRight w:val="0"/>
      <w:marTop w:val="0"/>
      <w:marBottom w:val="0"/>
      <w:divBdr>
        <w:top w:val="none" w:sz="0" w:space="0" w:color="auto"/>
        <w:left w:val="none" w:sz="0" w:space="0" w:color="auto"/>
        <w:bottom w:val="none" w:sz="0" w:space="0" w:color="auto"/>
        <w:right w:val="none" w:sz="0" w:space="0" w:color="auto"/>
      </w:divBdr>
    </w:div>
    <w:div w:id="1091271265">
      <w:marLeft w:val="640"/>
      <w:marRight w:val="0"/>
      <w:marTop w:val="0"/>
      <w:marBottom w:val="0"/>
      <w:divBdr>
        <w:top w:val="none" w:sz="0" w:space="0" w:color="auto"/>
        <w:left w:val="none" w:sz="0" w:space="0" w:color="auto"/>
        <w:bottom w:val="none" w:sz="0" w:space="0" w:color="auto"/>
        <w:right w:val="none" w:sz="0" w:space="0" w:color="auto"/>
      </w:divBdr>
    </w:div>
    <w:div w:id="1091271564">
      <w:marLeft w:val="640"/>
      <w:marRight w:val="0"/>
      <w:marTop w:val="0"/>
      <w:marBottom w:val="0"/>
      <w:divBdr>
        <w:top w:val="none" w:sz="0" w:space="0" w:color="auto"/>
        <w:left w:val="none" w:sz="0" w:space="0" w:color="auto"/>
        <w:bottom w:val="none" w:sz="0" w:space="0" w:color="auto"/>
        <w:right w:val="none" w:sz="0" w:space="0" w:color="auto"/>
      </w:divBdr>
    </w:div>
    <w:div w:id="1091462828">
      <w:marLeft w:val="640"/>
      <w:marRight w:val="0"/>
      <w:marTop w:val="0"/>
      <w:marBottom w:val="0"/>
      <w:divBdr>
        <w:top w:val="none" w:sz="0" w:space="0" w:color="auto"/>
        <w:left w:val="none" w:sz="0" w:space="0" w:color="auto"/>
        <w:bottom w:val="none" w:sz="0" w:space="0" w:color="auto"/>
        <w:right w:val="none" w:sz="0" w:space="0" w:color="auto"/>
      </w:divBdr>
    </w:div>
    <w:div w:id="1091664458">
      <w:marLeft w:val="640"/>
      <w:marRight w:val="0"/>
      <w:marTop w:val="0"/>
      <w:marBottom w:val="0"/>
      <w:divBdr>
        <w:top w:val="none" w:sz="0" w:space="0" w:color="auto"/>
        <w:left w:val="none" w:sz="0" w:space="0" w:color="auto"/>
        <w:bottom w:val="none" w:sz="0" w:space="0" w:color="auto"/>
        <w:right w:val="none" w:sz="0" w:space="0" w:color="auto"/>
      </w:divBdr>
    </w:div>
    <w:div w:id="1091706144">
      <w:marLeft w:val="640"/>
      <w:marRight w:val="0"/>
      <w:marTop w:val="0"/>
      <w:marBottom w:val="0"/>
      <w:divBdr>
        <w:top w:val="none" w:sz="0" w:space="0" w:color="auto"/>
        <w:left w:val="none" w:sz="0" w:space="0" w:color="auto"/>
        <w:bottom w:val="none" w:sz="0" w:space="0" w:color="auto"/>
        <w:right w:val="none" w:sz="0" w:space="0" w:color="auto"/>
      </w:divBdr>
    </w:div>
    <w:div w:id="1091707946">
      <w:marLeft w:val="640"/>
      <w:marRight w:val="0"/>
      <w:marTop w:val="0"/>
      <w:marBottom w:val="0"/>
      <w:divBdr>
        <w:top w:val="none" w:sz="0" w:space="0" w:color="auto"/>
        <w:left w:val="none" w:sz="0" w:space="0" w:color="auto"/>
        <w:bottom w:val="none" w:sz="0" w:space="0" w:color="auto"/>
        <w:right w:val="none" w:sz="0" w:space="0" w:color="auto"/>
      </w:divBdr>
    </w:div>
    <w:div w:id="1091776338">
      <w:marLeft w:val="640"/>
      <w:marRight w:val="0"/>
      <w:marTop w:val="0"/>
      <w:marBottom w:val="0"/>
      <w:divBdr>
        <w:top w:val="none" w:sz="0" w:space="0" w:color="auto"/>
        <w:left w:val="none" w:sz="0" w:space="0" w:color="auto"/>
        <w:bottom w:val="none" w:sz="0" w:space="0" w:color="auto"/>
        <w:right w:val="none" w:sz="0" w:space="0" w:color="auto"/>
      </w:divBdr>
    </w:div>
    <w:div w:id="1091778546">
      <w:marLeft w:val="640"/>
      <w:marRight w:val="0"/>
      <w:marTop w:val="0"/>
      <w:marBottom w:val="0"/>
      <w:divBdr>
        <w:top w:val="none" w:sz="0" w:space="0" w:color="auto"/>
        <w:left w:val="none" w:sz="0" w:space="0" w:color="auto"/>
        <w:bottom w:val="none" w:sz="0" w:space="0" w:color="auto"/>
        <w:right w:val="none" w:sz="0" w:space="0" w:color="auto"/>
      </w:divBdr>
    </w:div>
    <w:div w:id="1091853901">
      <w:marLeft w:val="640"/>
      <w:marRight w:val="0"/>
      <w:marTop w:val="0"/>
      <w:marBottom w:val="0"/>
      <w:divBdr>
        <w:top w:val="none" w:sz="0" w:space="0" w:color="auto"/>
        <w:left w:val="none" w:sz="0" w:space="0" w:color="auto"/>
        <w:bottom w:val="none" w:sz="0" w:space="0" w:color="auto"/>
        <w:right w:val="none" w:sz="0" w:space="0" w:color="auto"/>
      </w:divBdr>
    </w:div>
    <w:div w:id="1091858633">
      <w:marLeft w:val="640"/>
      <w:marRight w:val="0"/>
      <w:marTop w:val="0"/>
      <w:marBottom w:val="0"/>
      <w:divBdr>
        <w:top w:val="none" w:sz="0" w:space="0" w:color="auto"/>
        <w:left w:val="none" w:sz="0" w:space="0" w:color="auto"/>
        <w:bottom w:val="none" w:sz="0" w:space="0" w:color="auto"/>
        <w:right w:val="none" w:sz="0" w:space="0" w:color="auto"/>
      </w:divBdr>
    </w:div>
    <w:div w:id="1091896811">
      <w:marLeft w:val="640"/>
      <w:marRight w:val="0"/>
      <w:marTop w:val="0"/>
      <w:marBottom w:val="0"/>
      <w:divBdr>
        <w:top w:val="none" w:sz="0" w:space="0" w:color="auto"/>
        <w:left w:val="none" w:sz="0" w:space="0" w:color="auto"/>
        <w:bottom w:val="none" w:sz="0" w:space="0" w:color="auto"/>
        <w:right w:val="none" w:sz="0" w:space="0" w:color="auto"/>
      </w:divBdr>
    </w:div>
    <w:div w:id="1091966912">
      <w:marLeft w:val="640"/>
      <w:marRight w:val="0"/>
      <w:marTop w:val="0"/>
      <w:marBottom w:val="0"/>
      <w:divBdr>
        <w:top w:val="none" w:sz="0" w:space="0" w:color="auto"/>
        <w:left w:val="none" w:sz="0" w:space="0" w:color="auto"/>
        <w:bottom w:val="none" w:sz="0" w:space="0" w:color="auto"/>
        <w:right w:val="none" w:sz="0" w:space="0" w:color="auto"/>
      </w:divBdr>
    </w:div>
    <w:div w:id="1092049666">
      <w:marLeft w:val="640"/>
      <w:marRight w:val="0"/>
      <w:marTop w:val="0"/>
      <w:marBottom w:val="0"/>
      <w:divBdr>
        <w:top w:val="none" w:sz="0" w:space="0" w:color="auto"/>
        <w:left w:val="none" w:sz="0" w:space="0" w:color="auto"/>
        <w:bottom w:val="none" w:sz="0" w:space="0" w:color="auto"/>
        <w:right w:val="none" w:sz="0" w:space="0" w:color="auto"/>
      </w:divBdr>
    </w:div>
    <w:div w:id="1092118311">
      <w:marLeft w:val="640"/>
      <w:marRight w:val="0"/>
      <w:marTop w:val="0"/>
      <w:marBottom w:val="0"/>
      <w:divBdr>
        <w:top w:val="none" w:sz="0" w:space="0" w:color="auto"/>
        <w:left w:val="none" w:sz="0" w:space="0" w:color="auto"/>
        <w:bottom w:val="none" w:sz="0" w:space="0" w:color="auto"/>
        <w:right w:val="none" w:sz="0" w:space="0" w:color="auto"/>
      </w:divBdr>
    </w:div>
    <w:div w:id="1092118908">
      <w:marLeft w:val="640"/>
      <w:marRight w:val="0"/>
      <w:marTop w:val="0"/>
      <w:marBottom w:val="0"/>
      <w:divBdr>
        <w:top w:val="none" w:sz="0" w:space="0" w:color="auto"/>
        <w:left w:val="none" w:sz="0" w:space="0" w:color="auto"/>
        <w:bottom w:val="none" w:sz="0" w:space="0" w:color="auto"/>
        <w:right w:val="none" w:sz="0" w:space="0" w:color="auto"/>
      </w:divBdr>
    </w:div>
    <w:div w:id="1092122388">
      <w:marLeft w:val="640"/>
      <w:marRight w:val="0"/>
      <w:marTop w:val="0"/>
      <w:marBottom w:val="0"/>
      <w:divBdr>
        <w:top w:val="none" w:sz="0" w:space="0" w:color="auto"/>
        <w:left w:val="none" w:sz="0" w:space="0" w:color="auto"/>
        <w:bottom w:val="none" w:sz="0" w:space="0" w:color="auto"/>
        <w:right w:val="none" w:sz="0" w:space="0" w:color="auto"/>
      </w:divBdr>
    </w:div>
    <w:div w:id="1092360206">
      <w:marLeft w:val="640"/>
      <w:marRight w:val="0"/>
      <w:marTop w:val="0"/>
      <w:marBottom w:val="0"/>
      <w:divBdr>
        <w:top w:val="none" w:sz="0" w:space="0" w:color="auto"/>
        <w:left w:val="none" w:sz="0" w:space="0" w:color="auto"/>
        <w:bottom w:val="none" w:sz="0" w:space="0" w:color="auto"/>
        <w:right w:val="none" w:sz="0" w:space="0" w:color="auto"/>
      </w:divBdr>
    </w:div>
    <w:div w:id="1092433350">
      <w:marLeft w:val="640"/>
      <w:marRight w:val="0"/>
      <w:marTop w:val="0"/>
      <w:marBottom w:val="0"/>
      <w:divBdr>
        <w:top w:val="none" w:sz="0" w:space="0" w:color="auto"/>
        <w:left w:val="none" w:sz="0" w:space="0" w:color="auto"/>
        <w:bottom w:val="none" w:sz="0" w:space="0" w:color="auto"/>
        <w:right w:val="none" w:sz="0" w:space="0" w:color="auto"/>
      </w:divBdr>
    </w:div>
    <w:div w:id="1092552979">
      <w:marLeft w:val="640"/>
      <w:marRight w:val="0"/>
      <w:marTop w:val="0"/>
      <w:marBottom w:val="0"/>
      <w:divBdr>
        <w:top w:val="none" w:sz="0" w:space="0" w:color="auto"/>
        <w:left w:val="none" w:sz="0" w:space="0" w:color="auto"/>
        <w:bottom w:val="none" w:sz="0" w:space="0" w:color="auto"/>
        <w:right w:val="none" w:sz="0" w:space="0" w:color="auto"/>
      </w:divBdr>
    </w:div>
    <w:div w:id="1092580028">
      <w:marLeft w:val="640"/>
      <w:marRight w:val="0"/>
      <w:marTop w:val="0"/>
      <w:marBottom w:val="0"/>
      <w:divBdr>
        <w:top w:val="none" w:sz="0" w:space="0" w:color="auto"/>
        <w:left w:val="none" w:sz="0" w:space="0" w:color="auto"/>
        <w:bottom w:val="none" w:sz="0" w:space="0" w:color="auto"/>
        <w:right w:val="none" w:sz="0" w:space="0" w:color="auto"/>
      </w:divBdr>
    </w:div>
    <w:div w:id="1092625625">
      <w:marLeft w:val="640"/>
      <w:marRight w:val="0"/>
      <w:marTop w:val="0"/>
      <w:marBottom w:val="0"/>
      <w:divBdr>
        <w:top w:val="none" w:sz="0" w:space="0" w:color="auto"/>
        <w:left w:val="none" w:sz="0" w:space="0" w:color="auto"/>
        <w:bottom w:val="none" w:sz="0" w:space="0" w:color="auto"/>
        <w:right w:val="none" w:sz="0" w:space="0" w:color="auto"/>
      </w:divBdr>
    </w:div>
    <w:div w:id="1092819932">
      <w:marLeft w:val="640"/>
      <w:marRight w:val="0"/>
      <w:marTop w:val="0"/>
      <w:marBottom w:val="0"/>
      <w:divBdr>
        <w:top w:val="none" w:sz="0" w:space="0" w:color="auto"/>
        <w:left w:val="none" w:sz="0" w:space="0" w:color="auto"/>
        <w:bottom w:val="none" w:sz="0" w:space="0" w:color="auto"/>
        <w:right w:val="none" w:sz="0" w:space="0" w:color="auto"/>
      </w:divBdr>
    </w:div>
    <w:div w:id="1092822953">
      <w:marLeft w:val="640"/>
      <w:marRight w:val="0"/>
      <w:marTop w:val="0"/>
      <w:marBottom w:val="0"/>
      <w:divBdr>
        <w:top w:val="none" w:sz="0" w:space="0" w:color="auto"/>
        <w:left w:val="none" w:sz="0" w:space="0" w:color="auto"/>
        <w:bottom w:val="none" w:sz="0" w:space="0" w:color="auto"/>
        <w:right w:val="none" w:sz="0" w:space="0" w:color="auto"/>
      </w:divBdr>
    </w:div>
    <w:div w:id="1092896107">
      <w:marLeft w:val="640"/>
      <w:marRight w:val="0"/>
      <w:marTop w:val="0"/>
      <w:marBottom w:val="0"/>
      <w:divBdr>
        <w:top w:val="none" w:sz="0" w:space="0" w:color="auto"/>
        <w:left w:val="none" w:sz="0" w:space="0" w:color="auto"/>
        <w:bottom w:val="none" w:sz="0" w:space="0" w:color="auto"/>
        <w:right w:val="none" w:sz="0" w:space="0" w:color="auto"/>
      </w:divBdr>
    </w:div>
    <w:div w:id="1092900599">
      <w:marLeft w:val="640"/>
      <w:marRight w:val="0"/>
      <w:marTop w:val="0"/>
      <w:marBottom w:val="0"/>
      <w:divBdr>
        <w:top w:val="none" w:sz="0" w:space="0" w:color="auto"/>
        <w:left w:val="none" w:sz="0" w:space="0" w:color="auto"/>
        <w:bottom w:val="none" w:sz="0" w:space="0" w:color="auto"/>
        <w:right w:val="none" w:sz="0" w:space="0" w:color="auto"/>
      </w:divBdr>
    </w:div>
    <w:div w:id="1093090853">
      <w:marLeft w:val="640"/>
      <w:marRight w:val="0"/>
      <w:marTop w:val="0"/>
      <w:marBottom w:val="0"/>
      <w:divBdr>
        <w:top w:val="none" w:sz="0" w:space="0" w:color="auto"/>
        <w:left w:val="none" w:sz="0" w:space="0" w:color="auto"/>
        <w:bottom w:val="none" w:sz="0" w:space="0" w:color="auto"/>
        <w:right w:val="none" w:sz="0" w:space="0" w:color="auto"/>
      </w:divBdr>
    </w:div>
    <w:div w:id="1093160565">
      <w:marLeft w:val="640"/>
      <w:marRight w:val="0"/>
      <w:marTop w:val="0"/>
      <w:marBottom w:val="0"/>
      <w:divBdr>
        <w:top w:val="none" w:sz="0" w:space="0" w:color="auto"/>
        <w:left w:val="none" w:sz="0" w:space="0" w:color="auto"/>
        <w:bottom w:val="none" w:sz="0" w:space="0" w:color="auto"/>
        <w:right w:val="none" w:sz="0" w:space="0" w:color="auto"/>
      </w:divBdr>
    </w:div>
    <w:div w:id="1093166296">
      <w:marLeft w:val="640"/>
      <w:marRight w:val="0"/>
      <w:marTop w:val="0"/>
      <w:marBottom w:val="0"/>
      <w:divBdr>
        <w:top w:val="none" w:sz="0" w:space="0" w:color="auto"/>
        <w:left w:val="none" w:sz="0" w:space="0" w:color="auto"/>
        <w:bottom w:val="none" w:sz="0" w:space="0" w:color="auto"/>
        <w:right w:val="none" w:sz="0" w:space="0" w:color="auto"/>
      </w:divBdr>
    </w:div>
    <w:div w:id="1093206218">
      <w:marLeft w:val="640"/>
      <w:marRight w:val="0"/>
      <w:marTop w:val="0"/>
      <w:marBottom w:val="0"/>
      <w:divBdr>
        <w:top w:val="none" w:sz="0" w:space="0" w:color="auto"/>
        <w:left w:val="none" w:sz="0" w:space="0" w:color="auto"/>
        <w:bottom w:val="none" w:sz="0" w:space="0" w:color="auto"/>
        <w:right w:val="none" w:sz="0" w:space="0" w:color="auto"/>
      </w:divBdr>
    </w:div>
    <w:div w:id="1093206951">
      <w:marLeft w:val="640"/>
      <w:marRight w:val="0"/>
      <w:marTop w:val="0"/>
      <w:marBottom w:val="0"/>
      <w:divBdr>
        <w:top w:val="none" w:sz="0" w:space="0" w:color="auto"/>
        <w:left w:val="none" w:sz="0" w:space="0" w:color="auto"/>
        <w:bottom w:val="none" w:sz="0" w:space="0" w:color="auto"/>
        <w:right w:val="none" w:sz="0" w:space="0" w:color="auto"/>
      </w:divBdr>
    </w:div>
    <w:div w:id="1093281948">
      <w:marLeft w:val="640"/>
      <w:marRight w:val="0"/>
      <w:marTop w:val="0"/>
      <w:marBottom w:val="0"/>
      <w:divBdr>
        <w:top w:val="none" w:sz="0" w:space="0" w:color="auto"/>
        <w:left w:val="none" w:sz="0" w:space="0" w:color="auto"/>
        <w:bottom w:val="none" w:sz="0" w:space="0" w:color="auto"/>
        <w:right w:val="none" w:sz="0" w:space="0" w:color="auto"/>
      </w:divBdr>
    </w:div>
    <w:div w:id="1093358652">
      <w:marLeft w:val="640"/>
      <w:marRight w:val="0"/>
      <w:marTop w:val="0"/>
      <w:marBottom w:val="0"/>
      <w:divBdr>
        <w:top w:val="none" w:sz="0" w:space="0" w:color="auto"/>
        <w:left w:val="none" w:sz="0" w:space="0" w:color="auto"/>
        <w:bottom w:val="none" w:sz="0" w:space="0" w:color="auto"/>
        <w:right w:val="none" w:sz="0" w:space="0" w:color="auto"/>
      </w:divBdr>
    </w:div>
    <w:div w:id="1093359758">
      <w:marLeft w:val="640"/>
      <w:marRight w:val="0"/>
      <w:marTop w:val="0"/>
      <w:marBottom w:val="0"/>
      <w:divBdr>
        <w:top w:val="none" w:sz="0" w:space="0" w:color="auto"/>
        <w:left w:val="none" w:sz="0" w:space="0" w:color="auto"/>
        <w:bottom w:val="none" w:sz="0" w:space="0" w:color="auto"/>
        <w:right w:val="none" w:sz="0" w:space="0" w:color="auto"/>
      </w:divBdr>
    </w:div>
    <w:div w:id="1093434721">
      <w:marLeft w:val="640"/>
      <w:marRight w:val="0"/>
      <w:marTop w:val="0"/>
      <w:marBottom w:val="0"/>
      <w:divBdr>
        <w:top w:val="none" w:sz="0" w:space="0" w:color="auto"/>
        <w:left w:val="none" w:sz="0" w:space="0" w:color="auto"/>
        <w:bottom w:val="none" w:sz="0" w:space="0" w:color="auto"/>
        <w:right w:val="none" w:sz="0" w:space="0" w:color="auto"/>
      </w:divBdr>
    </w:div>
    <w:div w:id="1093475912">
      <w:marLeft w:val="640"/>
      <w:marRight w:val="0"/>
      <w:marTop w:val="0"/>
      <w:marBottom w:val="0"/>
      <w:divBdr>
        <w:top w:val="none" w:sz="0" w:space="0" w:color="auto"/>
        <w:left w:val="none" w:sz="0" w:space="0" w:color="auto"/>
        <w:bottom w:val="none" w:sz="0" w:space="0" w:color="auto"/>
        <w:right w:val="none" w:sz="0" w:space="0" w:color="auto"/>
      </w:divBdr>
    </w:div>
    <w:div w:id="1093476997">
      <w:marLeft w:val="640"/>
      <w:marRight w:val="0"/>
      <w:marTop w:val="0"/>
      <w:marBottom w:val="0"/>
      <w:divBdr>
        <w:top w:val="none" w:sz="0" w:space="0" w:color="auto"/>
        <w:left w:val="none" w:sz="0" w:space="0" w:color="auto"/>
        <w:bottom w:val="none" w:sz="0" w:space="0" w:color="auto"/>
        <w:right w:val="none" w:sz="0" w:space="0" w:color="auto"/>
      </w:divBdr>
    </w:div>
    <w:div w:id="1093549337">
      <w:marLeft w:val="640"/>
      <w:marRight w:val="0"/>
      <w:marTop w:val="0"/>
      <w:marBottom w:val="0"/>
      <w:divBdr>
        <w:top w:val="none" w:sz="0" w:space="0" w:color="auto"/>
        <w:left w:val="none" w:sz="0" w:space="0" w:color="auto"/>
        <w:bottom w:val="none" w:sz="0" w:space="0" w:color="auto"/>
        <w:right w:val="none" w:sz="0" w:space="0" w:color="auto"/>
      </w:divBdr>
    </w:div>
    <w:div w:id="1093551602">
      <w:marLeft w:val="640"/>
      <w:marRight w:val="0"/>
      <w:marTop w:val="0"/>
      <w:marBottom w:val="0"/>
      <w:divBdr>
        <w:top w:val="none" w:sz="0" w:space="0" w:color="auto"/>
        <w:left w:val="none" w:sz="0" w:space="0" w:color="auto"/>
        <w:bottom w:val="none" w:sz="0" w:space="0" w:color="auto"/>
        <w:right w:val="none" w:sz="0" w:space="0" w:color="auto"/>
      </w:divBdr>
    </w:div>
    <w:div w:id="1093553550">
      <w:marLeft w:val="640"/>
      <w:marRight w:val="0"/>
      <w:marTop w:val="0"/>
      <w:marBottom w:val="0"/>
      <w:divBdr>
        <w:top w:val="none" w:sz="0" w:space="0" w:color="auto"/>
        <w:left w:val="none" w:sz="0" w:space="0" w:color="auto"/>
        <w:bottom w:val="none" w:sz="0" w:space="0" w:color="auto"/>
        <w:right w:val="none" w:sz="0" w:space="0" w:color="auto"/>
      </w:divBdr>
    </w:div>
    <w:div w:id="1093622796">
      <w:marLeft w:val="640"/>
      <w:marRight w:val="0"/>
      <w:marTop w:val="0"/>
      <w:marBottom w:val="0"/>
      <w:divBdr>
        <w:top w:val="none" w:sz="0" w:space="0" w:color="auto"/>
        <w:left w:val="none" w:sz="0" w:space="0" w:color="auto"/>
        <w:bottom w:val="none" w:sz="0" w:space="0" w:color="auto"/>
        <w:right w:val="none" w:sz="0" w:space="0" w:color="auto"/>
      </w:divBdr>
    </w:div>
    <w:div w:id="1093624310">
      <w:marLeft w:val="640"/>
      <w:marRight w:val="0"/>
      <w:marTop w:val="0"/>
      <w:marBottom w:val="0"/>
      <w:divBdr>
        <w:top w:val="none" w:sz="0" w:space="0" w:color="auto"/>
        <w:left w:val="none" w:sz="0" w:space="0" w:color="auto"/>
        <w:bottom w:val="none" w:sz="0" w:space="0" w:color="auto"/>
        <w:right w:val="none" w:sz="0" w:space="0" w:color="auto"/>
      </w:divBdr>
    </w:div>
    <w:div w:id="1093625843">
      <w:marLeft w:val="640"/>
      <w:marRight w:val="0"/>
      <w:marTop w:val="0"/>
      <w:marBottom w:val="0"/>
      <w:divBdr>
        <w:top w:val="none" w:sz="0" w:space="0" w:color="auto"/>
        <w:left w:val="none" w:sz="0" w:space="0" w:color="auto"/>
        <w:bottom w:val="none" w:sz="0" w:space="0" w:color="auto"/>
        <w:right w:val="none" w:sz="0" w:space="0" w:color="auto"/>
      </w:divBdr>
    </w:div>
    <w:div w:id="1093627540">
      <w:marLeft w:val="640"/>
      <w:marRight w:val="0"/>
      <w:marTop w:val="0"/>
      <w:marBottom w:val="0"/>
      <w:divBdr>
        <w:top w:val="none" w:sz="0" w:space="0" w:color="auto"/>
        <w:left w:val="none" w:sz="0" w:space="0" w:color="auto"/>
        <w:bottom w:val="none" w:sz="0" w:space="0" w:color="auto"/>
        <w:right w:val="none" w:sz="0" w:space="0" w:color="auto"/>
      </w:divBdr>
    </w:div>
    <w:div w:id="1093666076">
      <w:marLeft w:val="640"/>
      <w:marRight w:val="0"/>
      <w:marTop w:val="0"/>
      <w:marBottom w:val="0"/>
      <w:divBdr>
        <w:top w:val="none" w:sz="0" w:space="0" w:color="auto"/>
        <w:left w:val="none" w:sz="0" w:space="0" w:color="auto"/>
        <w:bottom w:val="none" w:sz="0" w:space="0" w:color="auto"/>
        <w:right w:val="none" w:sz="0" w:space="0" w:color="auto"/>
      </w:divBdr>
    </w:div>
    <w:div w:id="1093743905">
      <w:marLeft w:val="640"/>
      <w:marRight w:val="0"/>
      <w:marTop w:val="0"/>
      <w:marBottom w:val="0"/>
      <w:divBdr>
        <w:top w:val="none" w:sz="0" w:space="0" w:color="auto"/>
        <w:left w:val="none" w:sz="0" w:space="0" w:color="auto"/>
        <w:bottom w:val="none" w:sz="0" w:space="0" w:color="auto"/>
        <w:right w:val="none" w:sz="0" w:space="0" w:color="auto"/>
      </w:divBdr>
    </w:div>
    <w:div w:id="1093822196">
      <w:marLeft w:val="640"/>
      <w:marRight w:val="0"/>
      <w:marTop w:val="0"/>
      <w:marBottom w:val="0"/>
      <w:divBdr>
        <w:top w:val="none" w:sz="0" w:space="0" w:color="auto"/>
        <w:left w:val="none" w:sz="0" w:space="0" w:color="auto"/>
        <w:bottom w:val="none" w:sz="0" w:space="0" w:color="auto"/>
        <w:right w:val="none" w:sz="0" w:space="0" w:color="auto"/>
      </w:divBdr>
    </w:div>
    <w:div w:id="1093822197">
      <w:marLeft w:val="640"/>
      <w:marRight w:val="0"/>
      <w:marTop w:val="0"/>
      <w:marBottom w:val="0"/>
      <w:divBdr>
        <w:top w:val="none" w:sz="0" w:space="0" w:color="auto"/>
        <w:left w:val="none" w:sz="0" w:space="0" w:color="auto"/>
        <w:bottom w:val="none" w:sz="0" w:space="0" w:color="auto"/>
        <w:right w:val="none" w:sz="0" w:space="0" w:color="auto"/>
      </w:divBdr>
    </w:div>
    <w:div w:id="1093862333">
      <w:marLeft w:val="640"/>
      <w:marRight w:val="0"/>
      <w:marTop w:val="0"/>
      <w:marBottom w:val="0"/>
      <w:divBdr>
        <w:top w:val="none" w:sz="0" w:space="0" w:color="auto"/>
        <w:left w:val="none" w:sz="0" w:space="0" w:color="auto"/>
        <w:bottom w:val="none" w:sz="0" w:space="0" w:color="auto"/>
        <w:right w:val="none" w:sz="0" w:space="0" w:color="auto"/>
      </w:divBdr>
    </w:div>
    <w:div w:id="1093892190">
      <w:marLeft w:val="640"/>
      <w:marRight w:val="0"/>
      <w:marTop w:val="0"/>
      <w:marBottom w:val="0"/>
      <w:divBdr>
        <w:top w:val="none" w:sz="0" w:space="0" w:color="auto"/>
        <w:left w:val="none" w:sz="0" w:space="0" w:color="auto"/>
        <w:bottom w:val="none" w:sz="0" w:space="0" w:color="auto"/>
        <w:right w:val="none" w:sz="0" w:space="0" w:color="auto"/>
      </w:divBdr>
    </w:div>
    <w:div w:id="1093938752">
      <w:marLeft w:val="640"/>
      <w:marRight w:val="0"/>
      <w:marTop w:val="0"/>
      <w:marBottom w:val="0"/>
      <w:divBdr>
        <w:top w:val="none" w:sz="0" w:space="0" w:color="auto"/>
        <w:left w:val="none" w:sz="0" w:space="0" w:color="auto"/>
        <w:bottom w:val="none" w:sz="0" w:space="0" w:color="auto"/>
        <w:right w:val="none" w:sz="0" w:space="0" w:color="auto"/>
      </w:divBdr>
    </w:div>
    <w:div w:id="1094204690">
      <w:marLeft w:val="640"/>
      <w:marRight w:val="0"/>
      <w:marTop w:val="0"/>
      <w:marBottom w:val="0"/>
      <w:divBdr>
        <w:top w:val="none" w:sz="0" w:space="0" w:color="auto"/>
        <w:left w:val="none" w:sz="0" w:space="0" w:color="auto"/>
        <w:bottom w:val="none" w:sz="0" w:space="0" w:color="auto"/>
        <w:right w:val="none" w:sz="0" w:space="0" w:color="auto"/>
      </w:divBdr>
    </w:div>
    <w:div w:id="1094210664">
      <w:marLeft w:val="640"/>
      <w:marRight w:val="0"/>
      <w:marTop w:val="0"/>
      <w:marBottom w:val="0"/>
      <w:divBdr>
        <w:top w:val="none" w:sz="0" w:space="0" w:color="auto"/>
        <w:left w:val="none" w:sz="0" w:space="0" w:color="auto"/>
        <w:bottom w:val="none" w:sz="0" w:space="0" w:color="auto"/>
        <w:right w:val="none" w:sz="0" w:space="0" w:color="auto"/>
      </w:divBdr>
    </w:div>
    <w:div w:id="1094321932">
      <w:marLeft w:val="640"/>
      <w:marRight w:val="0"/>
      <w:marTop w:val="0"/>
      <w:marBottom w:val="0"/>
      <w:divBdr>
        <w:top w:val="none" w:sz="0" w:space="0" w:color="auto"/>
        <w:left w:val="none" w:sz="0" w:space="0" w:color="auto"/>
        <w:bottom w:val="none" w:sz="0" w:space="0" w:color="auto"/>
        <w:right w:val="none" w:sz="0" w:space="0" w:color="auto"/>
      </w:divBdr>
    </w:div>
    <w:div w:id="1094325007">
      <w:marLeft w:val="640"/>
      <w:marRight w:val="0"/>
      <w:marTop w:val="0"/>
      <w:marBottom w:val="0"/>
      <w:divBdr>
        <w:top w:val="none" w:sz="0" w:space="0" w:color="auto"/>
        <w:left w:val="none" w:sz="0" w:space="0" w:color="auto"/>
        <w:bottom w:val="none" w:sz="0" w:space="0" w:color="auto"/>
        <w:right w:val="none" w:sz="0" w:space="0" w:color="auto"/>
      </w:divBdr>
    </w:div>
    <w:div w:id="1094474463">
      <w:marLeft w:val="640"/>
      <w:marRight w:val="0"/>
      <w:marTop w:val="0"/>
      <w:marBottom w:val="0"/>
      <w:divBdr>
        <w:top w:val="none" w:sz="0" w:space="0" w:color="auto"/>
        <w:left w:val="none" w:sz="0" w:space="0" w:color="auto"/>
        <w:bottom w:val="none" w:sz="0" w:space="0" w:color="auto"/>
        <w:right w:val="none" w:sz="0" w:space="0" w:color="auto"/>
      </w:divBdr>
    </w:div>
    <w:div w:id="1094593994">
      <w:marLeft w:val="640"/>
      <w:marRight w:val="0"/>
      <w:marTop w:val="0"/>
      <w:marBottom w:val="0"/>
      <w:divBdr>
        <w:top w:val="none" w:sz="0" w:space="0" w:color="auto"/>
        <w:left w:val="none" w:sz="0" w:space="0" w:color="auto"/>
        <w:bottom w:val="none" w:sz="0" w:space="0" w:color="auto"/>
        <w:right w:val="none" w:sz="0" w:space="0" w:color="auto"/>
      </w:divBdr>
    </w:div>
    <w:div w:id="1094594312">
      <w:marLeft w:val="640"/>
      <w:marRight w:val="0"/>
      <w:marTop w:val="0"/>
      <w:marBottom w:val="0"/>
      <w:divBdr>
        <w:top w:val="none" w:sz="0" w:space="0" w:color="auto"/>
        <w:left w:val="none" w:sz="0" w:space="0" w:color="auto"/>
        <w:bottom w:val="none" w:sz="0" w:space="0" w:color="auto"/>
        <w:right w:val="none" w:sz="0" w:space="0" w:color="auto"/>
      </w:divBdr>
    </w:div>
    <w:div w:id="1094663452">
      <w:marLeft w:val="640"/>
      <w:marRight w:val="0"/>
      <w:marTop w:val="0"/>
      <w:marBottom w:val="0"/>
      <w:divBdr>
        <w:top w:val="none" w:sz="0" w:space="0" w:color="auto"/>
        <w:left w:val="none" w:sz="0" w:space="0" w:color="auto"/>
        <w:bottom w:val="none" w:sz="0" w:space="0" w:color="auto"/>
        <w:right w:val="none" w:sz="0" w:space="0" w:color="auto"/>
      </w:divBdr>
    </w:div>
    <w:div w:id="1094665240">
      <w:marLeft w:val="640"/>
      <w:marRight w:val="0"/>
      <w:marTop w:val="0"/>
      <w:marBottom w:val="0"/>
      <w:divBdr>
        <w:top w:val="none" w:sz="0" w:space="0" w:color="auto"/>
        <w:left w:val="none" w:sz="0" w:space="0" w:color="auto"/>
        <w:bottom w:val="none" w:sz="0" w:space="0" w:color="auto"/>
        <w:right w:val="none" w:sz="0" w:space="0" w:color="auto"/>
      </w:divBdr>
    </w:div>
    <w:div w:id="1094713482">
      <w:marLeft w:val="640"/>
      <w:marRight w:val="0"/>
      <w:marTop w:val="0"/>
      <w:marBottom w:val="0"/>
      <w:divBdr>
        <w:top w:val="none" w:sz="0" w:space="0" w:color="auto"/>
        <w:left w:val="none" w:sz="0" w:space="0" w:color="auto"/>
        <w:bottom w:val="none" w:sz="0" w:space="0" w:color="auto"/>
        <w:right w:val="none" w:sz="0" w:space="0" w:color="auto"/>
      </w:divBdr>
    </w:div>
    <w:div w:id="1094741582">
      <w:marLeft w:val="640"/>
      <w:marRight w:val="0"/>
      <w:marTop w:val="0"/>
      <w:marBottom w:val="0"/>
      <w:divBdr>
        <w:top w:val="none" w:sz="0" w:space="0" w:color="auto"/>
        <w:left w:val="none" w:sz="0" w:space="0" w:color="auto"/>
        <w:bottom w:val="none" w:sz="0" w:space="0" w:color="auto"/>
        <w:right w:val="none" w:sz="0" w:space="0" w:color="auto"/>
      </w:divBdr>
    </w:div>
    <w:div w:id="1094742861">
      <w:marLeft w:val="640"/>
      <w:marRight w:val="0"/>
      <w:marTop w:val="0"/>
      <w:marBottom w:val="0"/>
      <w:divBdr>
        <w:top w:val="none" w:sz="0" w:space="0" w:color="auto"/>
        <w:left w:val="none" w:sz="0" w:space="0" w:color="auto"/>
        <w:bottom w:val="none" w:sz="0" w:space="0" w:color="auto"/>
        <w:right w:val="none" w:sz="0" w:space="0" w:color="auto"/>
      </w:divBdr>
    </w:div>
    <w:div w:id="1094743749">
      <w:marLeft w:val="640"/>
      <w:marRight w:val="0"/>
      <w:marTop w:val="0"/>
      <w:marBottom w:val="0"/>
      <w:divBdr>
        <w:top w:val="none" w:sz="0" w:space="0" w:color="auto"/>
        <w:left w:val="none" w:sz="0" w:space="0" w:color="auto"/>
        <w:bottom w:val="none" w:sz="0" w:space="0" w:color="auto"/>
        <w:right w:val="none" w:sz="0" w:space="0" w:color="auto"/>
      </w:divBdr>
    </w:div>
    <w:div w:id="1094745104">
      <w:marLeft w:val="640"/>
      <w:marRight w:val="0"/>
      <w:marTop w:val="0"/>
      <w:marBottom w:val="0"/>
      <w:divBdr>
        <w:top w:val="none" w:sz="0" w:space="0" w:color="auto"/>
        <w:left w:val="none" w:sz="0" w:space="0" w:color="auto"/>
        <w:bottom w:val="none" w:sz="0" w:space="0" w:color="auto"/>
        <w:right w:val="none" w:sz="0" w:space="0" w:color="auto"/>
      </w:divBdr>
    </w:div>
    <w:div w:id="1094745287">
      <w:marLeft w:val="640"/>
      <w:marRight w:val="0"/>
      <w:marTop w:val="0"/>
      <w:marBottom w:val="0"/>
      <w:divBdr>
        <w:top w:val="none" w:sz="0" w:space="0" w:color="auto"/>
        <w:left w:val="none" w:sz="0" w:space="0" w:color="auto"/>
        <w:bottom w:val="none" w:sz="0" w:space="0" w:color="auto"/>
        <w:right w:val="none" w:sz="0" w:space="0" w:color="auto"/>
      </w:divBdr>
    </w:div>
    <w:div w:id="1094746025">
      <w:marLeft w:val="640"/>
      <w:marRight w:val="0"/>
      <w:marTop w:val="0"/>
      <w:marBottom w:val="0"/>
      <w:divBdr>
        <w:top w:val="none" w:sz="0" w:space="0" w:color="auto"/>
        <w:left w:val="none" w:sz="0" w:space="0" w:color="auto"/>
        <w:bottom w:val="none" w:sz="0" w:space="0" w:color="auto"/>
        <w:right w:val="none" w:sz="0" w:space="0" w:color="auto"/>
      </w:divBdr>
    </w:div>
    <w:div w:id="1094939545">
      <w:marLeft w:val="640"/>
      <w:marRight w:val="0"/>
      <w:marTop w:val="0"/>
      <w:marBottom w:val="0"/>
      <w:divBdr>
        <w:top w:val="none" w:sz="0" w:space="0" w:color="auto"/>
        <w:left w:val="none" w:sz="0" w:space="0" w:color="auto"/>
        <w:bottom w:val="none" w:sz="0" w:space="0" w:color="auto"/>
        <w:right w:val="none" w:sz="0" w:space="0" w:color="auto"/>
      </w:divBdr>
    </w:div>
    <w:div w:id="1094980114">
      <w:marLeft w:val="640"/>
      <w:marRight w:val="0"/>
      <w:marTop w:val="0"/>
      <w:marBottom w:val="0"/>
      <w:divBdr>
        <w:top w:val="none" w:sz="0" w:space="0" w:color="auto"/>
        <w:left w:val="none" w:sz="0" w:space="0" w:color="auto"/>
        <w:bottom w:val="none" w:sz="0" w:space="0" w:color="auto"/>
        <w:right w:val="none" w:sz="0" w:space="0" w:color="auto"/>
      </w:divBdr>
    </w:div>
    <w:div w:id="1095056634">
      <w:marLeft w:val="640"/>
      <w:marRight w:val="0"/>
      <w:marTop w:val="0"/>
      <w:marBottom w:val="0"/>
      <w:divBdr>
        <w:top w:val="none" w:sz="0" w:space="0" w:color="auto"/>
        <w:left w:val="none" w:sz="0" w:space="0" w:color="auto"/>
        <w:bottom w:val="none" w:sz="0" w:space="0" w:color="auto"/>
        <w:right w:val="none" w:sz="0" w:space="0" w:color="auto"/>
      </w:divBdr>
    </w:div>
    <w:div w:id="1095059053">
      <w:marLeft w:val="640"/>
      <w:marRight w:val="0"/>
      <w:marTop w:val="0"/>
      <w:marBottom w:val="0"/>
      <w:divBdr>
        <w:top w:val="none" w:sz="0" w:space="0" w:color="auto"/>
        <w:left w:val="none" w:sz="0" w:space="0" w:color="auto"/>
        <w:bottom w:val="none" w:sz="0" w:space="0" w:color="auto"/>
        <w:right w:val="none" w:sz="0" w:space="0" w:color="auto"/>
      </w:divBdr>
    </w:div>
    <w:div w:id="1095059702">
      <w:marLeft w:val="640"/>
      <w:marRight w:val="0"/>
      <w:marTop w:val="0"/>
      <w:marBottom w:val="0"/>
      <w:divBdr>
        <w:top w:val="none" w:sz="0" w:space="0" w:color="auto"/>
        <w:left w:val="none" w:sz="0" w:space="0" w:color="auto"/>
        <w:bottom w:val="none" w:sz="0" w:space="0" w:color="auto"/>
        <w:right w:val="none" w:sz="0" w:space="0" w:color="auto"/>
      </w:divBdr>
    </w:div>
    <w:div w:id="1095125310">
      <w:marLeft w:val="640"/>
      <w:marRight w:val="0"/>
      <w:marTop w:val="0"/>
      <w:marBottom w:val="0"/>
      <w:divBdr>
        <w:top w:val="none" w:sz="0" w:space="0" w:color="auto"/>
        <w:left w:val="none" w:sz="0" w:space="0" w:color="auto"/>
        <w:bottom w:val="none" w:sz="0" w:space="0" w:color="auto"/>
        <w:right w:val="none" w:sz="0" w:space="0" w:color="auto"/>
      </w:divBdr>
    </w:div>
    <w:div w:id="1095173391">
      <w:marLeft w:val="640"/>
      <w:marRight w:val="0"/>
      <w:marTop w:val="0"/>
      <w:marBottom w:val="0"/>
      <w:divBdr>
        <w:top w:val="none" w:sz="0" w:space="0" w:color="auto"/>
        <w:left w:val="none" w:sz="0" w:space="0" w:color="auto"/>
        <w:bottom w:val="none" w:sz="0" w:space="0" w:color="auto"/>
        <w:right w:val="none" w:sz="0" w:space="0" w:color="auto"/>
      </w:divBdr>
    </w:div>
    <w:div w:id="1095399960">
      <w:marLeft w:val="640"/>
      <w:marRight w:val="0"/>
      <w:marTop w:val="0"/>
      <w:marBottom w:val="0"/>
      <w:divBdr>
        <w:top w:val="none" w:sz="0" w:space="0" w:color="auto"/>
        <w:left w:val="none" w:sz="0" w:space="0" w:color="auto"/>
        <w:bottom w:val="none" w:sz="0" w:space="0" w:color="auto"/>
        <w:right w:val="none" w:sz="0" w:space="0" w:color="auto"/>
      </w:divBdr>
    </w:div>
    <w:div w:id="1095596048">
      <w:marLeft w:val="640"/>
      <w:marRight w:val="0"/>
      <w:marTop w:val="0"/>
      <w:marBottom w:val="0"/>
      <w:divBdr>
        <w:top w:val="none" w:sz="0" w:space="0" w:color="auto"/>
        <w:left w:val="none" w:sz="0" w:space="0" w:color="auto"/>
        <w:bottom w:val="none" w:sz="0" w:space="0" w:color="auto"/>
        <w:right w:val="none" w:sz="0" w:space="0" w:color="auto"/>
      </w:divBdr>
    </w:div>
    <w:div w:id="1095638424">
      <w:marLeft w:val="640"/>
      <w:marRight w:val="0"/>
      <w:marTop w:val="0"/>
      <w:marBottom w:val="0"/>
      <w:divBdr>
        <w:top w:val="none" w:sz="0" w:space="0" w:color="auto"/>
        <w:left w:val="none" w:sz="0" w:space="0" w:color="auto"/>
        <w:bottom w:val="none" w:sz="0" w:space="0" w:color="auto"/>
        <w:right w:val="none" w:sz="0" w:space="0" w:color="auto"/>
      </w:divBdr>
    </w:div>
    <w:div w:id="1095786793">
      <w:marLeft w:val="640"/>
      <w:marRight w:val="0"/>
      <w:marTop w:val="0"/>
      <w:marBottom w:val="0"/>
      <w:divBdr>
        <w:top w:val="none" w:sz="0" w:space="0" w:color="auto"/>
        <w:left w:val="none" w:sz="0" w:space="0" w:color="auto"/>
        <w:bottom w:val="none" w:sz="0" w:space="0" w:color="auto"/>
        <w:right w:val="none" w:sz="0" w:space="0" w:color="auto"/>
      </w:divBdr>
    </w:div>
    <w:div w:id="1095787283">
      <w:marLeft w:val="640"/>
      <w:marRight w:val="0"/>
      <w:marTop w:val="0"/>
      <w:marBottom w:val="0"/>
      <w:divBdr>
        <w:top w:val="none" w:sz="0" w:space="0" w:color="auto"/>
        <w:left w:val="none" w:sz="0" w:space="0" w:color="auto"/>
        <w:bottom w:val="none" w:sz="0" w:space="0" w:color="auto"/>
        <w:right w:val="none" w:sz="0" w:space="0" w:color="auto"/>
      </w:divBdr>
    </w:div>
    <w:div w:id="1095829156">
      <w:marLeft w:val="640"/>
      <w:marRight w:val="0"/>
      <w:marTop w:val="0"/>
      <w:marBottom w:val="0"/>
      <w:divBdr>
        <w:top w:val="none" w:sz="0" w:space="0" w:color="auto"/>
        <w:left w:val="none" w:sz="0" w:space="0" w:color="auto"/>
        <w:bottom w:val="none" w:sz="0" w:space="0" w:color="auto"/>
        <w:right w:val="none" w:sz="0" w:space="0" w:color="auto"/>
      </w:divBdr>
    </w:div>
    <w:div w:id="1095902339">
      <w:marLeft w:val="640"/>
      <w:marRight w:val="0"/>
      <w:marTop w:val="0"/>
      <w:marBottom w:val="0"/>
      <w:divBdr>
        <w:top w:val="none" w:sz="0" w:space="0" w:color="auto"/>
        <w:left w:val="none" w:sz="0" w:space="0" w:color="auto"/>
        <w:bottom w:val="none" w:sz="0" w:space="0" w:color="auto"/>
        <w:right w:val="none" w:sz="0" w:space="0" w:color="auto"/>
      </w:divBdr>
    </w:div>
    <w:div w:id="1095905252">
      <w:marLeft w:val="640"/>
      <w:marRight w:val="0"/>
      <w:marTop w:val="0"/>
      <w:marBottom w:val="0"/>
      <w:divBdr>
        <w:top w:val="none" w:sz="0" w:space="0" w:color="auto"/>
        <w:left w:val="none" w:sz="0" w:space="0" w:color="auto"/>
        <w:bottom w:val="none" w:sz="0" w:space="0" w:color="auto"/>
        <w:right w:val="none" w:sz="0" w:space="0" w:color="auto"/>
      </w:divBdr>
    </w:div>
    <w:div w:id="1096171336">
      <w:marLeft w:val="640"/>
      <w:marRight w:val="0"/>
      <w:marTop w:val="0"/>
      <w:marBottom w:val="0"/>
      <w:divBdr>
        <w:top w:val="none" w:sz="0" w:space="0" w:color="auto"/>
        <w:left w:val="none" w:sz="0" w:space="0" w:color="auto"/>
        <w:bottom w:val="none" w:sz="0" w:space="0" w:color="auto"/>
        <w:right w:val="none" w:sz="0" w:space="0" w:color="auto"/>
      </w:divBdr>
    </w:div>
    <w:div w:id="1096293662">
      <w:marLeft w:val="640"/>
      <w:marRight w:val="0"/>
      <w:marTop w:val="0"/>
      <w:marBottom w:val="0"/>
      <w:divBdr>
        <w:top w:val="none" w:sz="0" w:space="0" w:color="auto"/>
        <w:left w:val="none" w:sz="0" w:space="0" w:color="auto"/>
        <w:bottom w:val="none" w:sz="0" w:space="0" w:color="auto"/>
        <w:right w:val="none" w:sz="0" w:space="0" w:color="auto"/>
      </w:divBdr>
    </w:div>
    <w:div w:id="1096361612">
      <w:marLeft w:val="640"/>
      <w:marRight w:val="0"/>
      <w:marTop w:val="0"/>
      <w:marBottom w:val="0"/>
      <w:divBdr>
        <w:top w:val="none" w:sz="0" w:space="0" w:color="auto"/>
        <w:left w:val="none" w:sz="0" w:space="0" w:color="auto"/>
        <w:bottom w:val="none" w:sz="0" w:space="0" w:color="auto"/>
        <w:right w:val="none" w:sz="0" w:space="0" w:color="auto"/>
      </w:divBdr>
    </w:div>
    <w:div w:id="1096367565">
      <w:marLeft w:val="640"/>
      <w:marRight w:val="0"/>
      <w:marTop w:val="0"/>
      <w:marBottom w:val="0"/>
      <w:divBdr>
        <w:top w:val="none" w:sz="0" w:space="0" w:color="auto"/>
        <w:left w:val="none" w:sz="0" w:space="0" w:color="auto"/>
        <w:bottom w:val="none" w:sz="0" w:space="0" w:color="auto"/>
        <w:right w:val="none" w:sz="0" w:space="0" w:color="auto"/>
      </w:divBdr>
    </w:div>
    <w:div w:id="1096441038">
      <w:marLeft w:val="640"/>
      <w:marRight w:val="0"/>
      <w:marTop w:val="0"/>
      <w:marBottom w:val="0"/>
      <w:divBdr>
        <w:top w:val="none" w:sz="0" w:space="0" w:color="auto"/>
        <w:left w:val="none" w:sz="0" w:space="0" w:color="auto"/>
        <w:bottom w:val="none" w:sz="0" w:space="0" w:color="auto"/>
        <w:right w:val="none" w:sz="0" w:space="0" w:color="auto"/>
      </w:divBdr>
    </w:div>
    <w:div w:id="1096444809">
      <w:marLeft w:val="640"/>
      <w:marRight w:val="0"/>
      <w:marTop w:val="0"/>
      <w:marBottom w:val="0"/>
      <w:divBdr>
        <w:top w:val="none" w:sz="0" w:space="0" w:color="auto"/>
        <w:left w:val="none" w:sz="0" w:space="0" w:color="auto"/>
        <w:bottom w:val="none" w:sz="0" w:space="0" w:color="auto"/>
        <w:right w:val="none" w:sz="0" w:space="0" w:color="auto"/>
      </w:divBdr>
    </w:div>
    <w:div w:id="1096485078">
      <w:marLeft w:val="640"/>
      <w:marRight w:val="0"/>
      <w:marTop w:val="0"/>
      <w:marBottom w:val="0"/>
      <w:divBdr>
        <w:top w:val="none" w:sz="0" w:space="0" w:color="auto"/>
        <w:left w:val="none" w:sz="0" w:space="0" w:color="auto"/>
        <w:bottom w:val="none" w:sz="0" w:space="0" w:color="auto"/>
        <w:right w:val="none" w:sz="0" w:space="0" w:color="auto"/>
      </w:divBdr>
    </w:div>
    <w:div w:id="1096512600">
      <w:marLeft w:val="640"/>
      <w:marRight w:val="0"/>
      <w:marTop w:val="0"/>
      <w:marBottom w:val="0"/>
      <w:divBdr>
        <w:top w:val="none" w:sz="0" w:space="0" w:color="auto"/>
        <w:left w:val="none" w:sz="0" w:space="0" w:color="auto"/>
        <w:bottom w:val="none" w:sz="0" w:space="0" w:color="auto"/>
        <w:right w:val="none" w:sz="0" w:space="0" w:color="auto"/>
      </w:divBdr>
    </w:div>
    <w:div w:id="1096556785">
      <w:marLeft w:val="640"/>
      <w:marRight w:val="0"/>
      <w:marTop w:val="0"/>
      <w:marBottom w:val="0"/>
      <w:divBdr>
        <w:top w:val="none" w:sz="0" w:space="0" w:color="auto"/>
        <w:left w:val="none" w:sz="0" w:space="0" w:color="auto"/>
        <w:bottom w:val="none" w:sz="0" w:space="0" w:color="auto"/>
        <w:right w:val="none" w:sz="0" w:space="0" w:color="auto"/>
      </w:divBdr>
    </w:div>
    <w:div w:id="1096707743">
      <w:marLeft w:val="640"/>
      <w:marRight w:val="0"/>
      <w:marTop w:val="0"/>
      <w:marBottom w:val="0"/>
      <w:divBdr>
        <w:top w:val="none" w:sz="0" w:space="0" w:color="auto"/>
        <w:left w:val="none" w:sz="0" w:space="0" w:color="auto"/>
        <w:bottom w:val="none" w:sz="0" w:space="0" w:color="auto"/>
        <w:right w:val="none" w:sz="0" w:space="0" w:color="auto"/>
      </w:divBdr>
    </w:div>
    <w:div w:id="1096711009">
      <w:marLeft w:val="640"/>
      <w:marRight w:val="0"/>
      <w:marTop w:val="0"/>
      <w:marBottom w:val="0"/>
      <w:divBdr>
        <w:top w:val="none" w:sz="0" w:space="0" w:color="auto"/>
        <w:left w:val="none" w:sz="0" w:space="0" w:color="auto"/>
        <w:bottom w:val="none" w:sz="0" w:space="0" w:color="auto"/>
        <w:right w:val="none" w:sz="0" w:space="0" w:color="auto"/>
      </w:divBdr>
    </w:div>
    <w:div w:id="1096899911">
      <w:marLeft w:val="640"/>
      <w:marRight w:val="0"/>
      <w:marTop w:val="0"/>
      <w:marBottom w:val="0"/>
      <w:divBdr>
        <w:top w:val="none" w:sz="0" w:space="0" w:color="auto"/>
        <w:left w:val="none" w:sz="0" w:space="0" w:color="auto"/>
        <w:bottom w:val="none" w:sz="0" w:space="0" w:color="auto"/>
        <w:right w:val="none" w:sz="0" w:space="0" w:color="auto"/>
      </w:divBdr>
    </w:div>
    <w:div w:id="1096900465">
      <w:marLeft w:val="640"/>
      <w:marRight w:val="0"/>
      <w:marTop w:val="0"/>
      <w:marBottom w:val="0"/>
      <w:divBdr>
        <w:top w:val="none" w:sz="0" w:space="0" w:color="auto"/>
        <w:left w:val="none" w:sz="0" w:space="0" w:color="auto"/>
        <w:bottom w:val="none" w:sz="0" w:space="0" w:color="auto"/>
        <w:right w:val="none" w:sz="0" w:space="0" w:color="auto"/>
      </w:divBdr>
    </w:div>
    <w:div w:id="1097139461">
      <w:marLeft w:val="640"/>
      <w:marRight w:val="0"/>
      <w:marTop w:val="0"/>
      <w:marBottom w:val="0"/>
      <w:divBdr>
        <w:top w:val="none" w:sz="0" w:space="0" w:color="auto"/>
        <w:left w:val="none" w:sz="0" w:space="0" w:color="auto"/>
        <w:bottom w:val="none" w:sz="0" w:space="0" w:color="auto"/>
        <w:right w:val="none" w:sz="0" w:space="0" w:color="auto"/>
      </w:divBdr>
    </w:div>
    <w:div w:id="1097209566">
      <w:marLeft w:val="640"/>
      <w:marRight w:val="0"/>
      <w:marTop w:val="0"/>
      <w:marBottom w:val="0"/>
      <w:divBdr>
        <w:top w:val="none" w:sz="0" w:space="0" w:color="auto"/>
        <w:left w:val="none" w:sz="0" w:space="0" w:color="auto"/>
        <w:bottom w:val="none" w:sz="0" w:space="0" w:color="auto"/>
        <w:right w:val="none" w:sz="0" w:space="0" w:color="auto"/>
      </w:divBdr>
    </w:div>
    <w:div w:id="1097213483">
      <w:marLeft w:val="640"/>
      <w:marRight w:val="0"/>
      <w:marTop w:val="0"/>
      <w:marBottom w:val="0"/>
      <w:divBdr>
        <w:top w:val="none" w:sz="0" w:space="0" w:color="auto"/>
        <w:left w:val="none" w:sz="0" w:space="0" w:color="auto"/>
        <w:bottom w:val="none" w:sz="0" w:space="0" w:color="auto"/>
        <w:right w:val="none" w:sz="0" w:space="0" w:color="auto"/>
      </w:divBdr>
    </w:div>
    <w:div w:id="1097286762">
      <w:marLeft w:val="640"/>
      <w:marRight w:val="0"/>
      <w:marTop w:val="0"/>
      <w:marBottom w:val="0"/>
      <w:divBdr>
        <w:top w:val="none" w:sz="0" w:space="0" w:color="auto"/>
        <w:left w:val="none" w:sz="0" w:space="0" w:color="auto"/>
        <w:bottom w:val="none" w:sz="0" w:space="0" w:color="auto"/>
        <w:right w:val="none" w:sz="0" w:space="0" w:color="auto"/>
      </w:divBdr>
    </w:div>
    <w:div w:id="1097360314">
      <w:marLeft w:val="640"/>
      <w:marRight w:val="0"/>
      <w:marTop w:val="0"/>
      <w:marBottom w:val="0"/>
      <w:divBdr>
        <w:top w:val="none" w:sz="0" w:space="0" w:color="auto"/>
        <w:left w:val="none" w:sz="0" w:space="0" w:color="auto"/>
        <w:bottom w:val="none" w:sz="0" w:space="0" w:color="auto"/>
        <w:right w:val="none" w:sz="0" w:space="0" w:color="auto"/>
      </w:divBdr>
    </w:div>
    <w:div w:id="1097364111">
      <w:marLeft w:val="640"/>
      <w:marRight w:val="0"/>
      <w:marTop w:val="0"/>
      <w:marBottom w:val="0"/>
      <w:divBdr>
        <w:top w:val="none" w:sz="0" w:space="0" w:color="auto"/>
        <w:left w:val="none" w:sz="0" w:space="0" w:color="auto"/>
        <w:bottom w:val="none" w:sz="0" w:space="0" w:color="auto"/>
        <w:right w:val="none" w:sz="0" w:space="0" w:color="auto"/>
      </w:divBdr>
    </w:div>
    <w:div w:id="1097364674">
      <w:marLeft w:val="640"/>
      <w:marRight w:val="0"/>
      <w:marTop w:val="0"/>
      <w:marBottom w:val="0"/>
      <w:divBdr>
        <w:top w:val="none" w:sz="0" w:space="0" w:color="auto"/>
        <w:left w:val="none" w:sz="0" w:space="0" w:color="auto"/>
        <w:bottom w:val="none" w:sz="0" w:space="0" w:color="auto"/>
        <w:right w:val="none" w:sz="0" w:space="0" w:color="auto"/>
      </w:divBdr>
    </w:div>
    <w:div w:id="1097403861">
      <w:marLeft w:val="640"/>
      <w:marRight w:val="0"/>
      <w:marTop w:val="0"/>
      <w:marBottom w:val="0"/>
      <w:divBdr>
        <w:top w:val="none" w:sz="0" w:space="0" w:color="auto"/>
        <w:left w:val="none" w:sz="0" w:space="0" w:color="auto"/>
        <w:bottom w:val="none" w:sz="0" w:space="0" w:color="auto"/>
        <w:right w:val="none" w:sz="0" w:space="0" w:color="auto"/>
      </w:divBdr>
    </w:div>
    <w:div w:id="1097479619">
      <w:marLeft w:val="640"/>
      <w:marRight w:val="0"/>
      <w:marTop w:val="0"/>
      <w:marBottom w:val="0"/>
      <w:divBdr>
        <w:top w:val="none" w:sz="0" w:space="0" w:color="auto"/>
        <w:left w:val="none" w:sz="0" w:space="0" w:color="auto"/>
        <w:bottom w:val="none" w:sz="0" w:space="0" w:color="auto"/>
        <w:right w:val="none" w:sz="0" w:space="0" w:color="auto"/>
      </w:divBdr>
    </w:div>
    <w:div w:id="1097483013">
      <w:marLeft w:val="640"/>
      <w:marRight w:val="0"/>
      <w:marTop w:val="0"/>
      <w:marBottom w:val="0"/>
      <w:divBdr>
        <w:top w:val="none" w:sz="0" w:space="0" w:color="auto"/>
        <w:left w:val="none" w:sz="0" w:space="0" w:color="auto"/>
        <w:bottom w:val="none" w:sz="0" w:space="0" w:color="auto"/>
        <w:right w:val="none" w:sz="0" w:space="0" w:color="auto"/>
      </w:divBdr>
    </w:div>
    <w:div w:id="1097558465">
      <w:marLeft w:val="640"/>
      <w:marRight w:val="0"/>
      <w:marTop w:val="0"/>
      <w:marBottom w:val="0"/>
      <w:divBdr>
        <w:top w:val="none" w:sz="0" w:space="0" w:color="auto"/>
        <w:left w:val="none" w:sz="0" w:space="0" w:color="auto"/>
        <w:bottom w:val="none" w:sz="0" w:space="0" w:color="auto"/>
        <w:right w:val="none" w:sz="0" w:space="0" w:color="auto"/>
      </w:divBdr>
    </w:div>
    <w:div w:id="1097602005">
      <w:marLeft w:val="640"/>
      <w:marRight w:val="0"/>
      <w:marTop w:val="0"/>
      <w:marBottom w:val="0"/>
      <w:divBdr>
        <w:top w:val="none" w:sz="0" w:space="0" w:color="auto"/>
        <w:left w:val="none" w:sz="0" w:space="0" w:color="auto"/>
        <w:bottom w:val="none" w:sz="0" w:space="0" w:color="auto"/>
        <w:right w:val="none" w:sz="0" w:space="0" w:color="auto"/>
      </w:divBdr>
    </w:div>
    <w:div w:id="1097671423">
      <w:marLeft w:val="640"/>
      <w:marRight w:val="0"/>
      <w:marTop w:val="0"/>
      <w:marBottom w:val="0"/>
      <w:divBdr>
        <w:top w:val="none" w:sz="0" w:space="0" w:color="auto"/>
        <w:left w:val="none" w:sz="0" w:space="0" w:color="auto"/>
        <w:bottom w:val="none" w:sz="0" w:space="0" w:color="auto"/>
        <w:right w:val="none" w:sz="0" w:space="0" w:color="auto"/>
      </w:divBdr>
    </w:div>
    <w:div w:id="1097673224">
      <w:marLeft w:val="640"/>
      <w:marRight w:val="0"/>
      <w:marTop w:val="0"/>
      <w:marBottom w:val="0"/>
      <w:divBdr>
        <w:top w:val="none" w:sz="0" w:space="0" w:color="auto"/>
        <w:left w:val="none" w:sz="0" w:space="0" w:color="auto"/>
        <w:bottom w:val="none" w:sz="0" w:space="0" w:color="auto"/>
        <w:right w:val="none" w:sz="0" w:space="0" w:color="auto"/>
      </w:divBdr>
    </w:div>
    <w:div w:id="1097749464">
      <w:marLeft w:val="640"/>
      <w:marRight w:val="0"/>
      <w:marTop w:val="0"/>
      <w:marBottom w:val="0"/>
      <w:divBdr>
        <w:top w:val="none" w:sz="0" w:space="0" w:color="auto"/>
        <w:left w:val="none" w:sz="0" w:space="0" w:color="auto"/>
        <w:bottom w:val="none" w:sz="0" w:space="0" w:color="auto"/>
        <w:right w:val="none" w:sz="0" w:space="0" w:color="auto"/>
      </w:divBdr>
    </w:div>
    <w:div w:id="1097754181">
      <w:marLeft w:val="640"/>
      <w:marRight w:val="0"/>
      <w:marTop w:val="0"/>
      <w:marBottom w:val="0"/>
      <w:divBdr>
        <w:top w:val="none" w:sz="0" w:space="0" w:color="auto"/>
        <w:left w:val="none" w:sz="0" w:space="0" w:color="auto"/>
        <w:bottom w:val="none" w:sz="0" w:space="0" w:color="auto"/>
        <w:right w:val="none" w:sz="0" w:space="0" w:color="auto"/>
      </w:divBdr>
    </w:div>
    <w:div w:id="1097754581">
      <w:marLeft w:val="640"/>
      <w:marRight w:val="0"/>
      <w:marTop w:val="0"/>
      <w:marBottom w:val="0"/>
      <w:divBdr>
        <w:top w:val="none" w:sz="0" w:space="0" w:color="auto"/>
        <w:left w:val="none" w:sz="0" w:space="0" w:color="auto"/>
        <w:bottom w:val="none" w:sz="0" w:space="0" w:color="auto"/>
        <w:right w:val="none" w:sz="0" w:space="0" w:color="auto"/>
      </w:divBdr>
    </w:div>
    <w:div w:id="1097864965">
      <w:marLeft w:val="640"/>
      <w:marRight w:val="0"/>
      <w:marTop w:val="0"/>
      <w:marBottom w:val="0"/>
      <w:divBdr>
        <w:top w:val="none" w:sz="0" w:space="0" w:color="auto"/>
        <w:left w:val="none" w:sz="0" w:space="0" w:color="auto"/>
        <w:bottom w:val="none" w:sz="0" w:space="0" w:color="auto"/>
        <w:right w:val="none" w:sz="0" w:space="0" w:color="auto"/>
      </w:divBdr>
    </w:div>
    <w:div w:id="1098022246">
      <w:marLeft w:val="640"/>
      <w:marRight w:val="0"/>
      <w:marTop w:val="0"/>
      <w:marBottom w:val="0"/>
      <w:divBdr>
        <w:top w:val="none" w:sz="0" w:space="0" w:color="auto"/>
        <w:left w:val="none" w:sz="0" w:space="0" w:color="auto"/>
        <w:bottom w:val="none" w:sz="0" w:space="0" w:color="auto"/>
        <w:right w:val="none" w:sz="0" w:space="0" w:color="auto"/>
      </w:divBdr>
    </w:div>
    <w:div w:id="1098058711">
      <w:marLeft w:val="640"/>
      <w:marRight w:val="0"/>
      <w:marTop w:val="0"/>
      <w:marBottom w:val="0"/>
      <w:divBdr>
        <w:top w:val="none" w:sz="0" w:space="0" w:color="auto"/>
        <w:left w:val="none" w:sz="0" w:space="0" w:color="auto"/>
        <w:bottom w:val="none" w:sz="0" w:space="0" w:color="auto"/>
        <w:right w:val="none" w:sz="0" w:space="0" w:color="auto"/>
      </w:divBdr>
    </w:div>
    <w:div w:id="1098063692">
      <w:marLeft w:val="640"/>
      <w:marRight w:val="0"/>
      <w:marTop w:val="0"/>
      <w:marBottom w:val="0"/>
      <w:divBdr>
        <w:top w:val="none" w:sz="0" w:space="0" w:color="auto"/>
        <w:left w:val="none" w:sz="0" w:space="0" w:color="auto"/>
        <w:bottom w:val="none" w:sz="0" w:space="0" w:color="auto"/>
        <w:right w:val="none" w:sz="0" w:space="0" w:color="auto"/>
      </w:divBdr>
    </w:div>
    <w:div w:id="1098135238">
      <w:marLeft w:val="640"/>
      <w:marRight w:val="0"/>
      <w:marTop w:val="0"/>
      <w:marBottom w:val="0"/>
      <w:divBdr>
        <w:top w:val="none" w:sz="0" w:space="0" w:color="auto"/>
        <w:left w:val="none" w:sz="0" w:space="0" w:color="auto"/>
        <w:bottom w:val="none" w:sz="0" w:space="0" w:color="auto"/>
        <w:right w:val="none" w:sz="0" w:space="0" w:color="auto"/>
      </w:divBdr>
    </w:div>
    <w:div w:id="1098138852">
      <w:marLeft w:val="640"/>
      <w:marRight w:val="0"/>
      <w:marTop w:val="0"/>
      <w:marBottom w:val="0"/>
      <w:divBdr>
        <w:top w:val="none" w:sz="0" w:space="0" w:color="auto"/>
        <w:left w:val="none" w:sz="0" w:space="0" w:color="auto"/>
        <w:bottom w:val="none" w:sz="0" w:space="0" w:color="auto"/>
        <w:right w:val="none" w:sz="0" w:space="0" w:color="auto"/>
      </w:divBdr>
    </w:div>
    <w:div w:id="1098257716">
      <w:marLeft w:val="640"/>
      <w:marRight w:val="0"/>
      <w:marTop w:val="0"/>
      <w:marBottom w:val="0"/>
      <w:divBdr>
        <w:top w:val="none" w:sz="0" w:space="0" w:color="auto"/>
        <w:left w:val="none" w:sz="0" w:space="0" w:color="auto"/>
        <w:bottom w:val="none" w:sz="0" w:space="0" w:color="auto"/>
        <w:right w:val="none" w:sz="0" w:space="0" w:color="auto"/>
      </w:divBdr>
    </w:div>
    <w:div w:id="1098477912">
      <w:marLeft w:val="640"/>
      <w:marRight w:val="0"/>
      <w:marTop w:val="0"/>
      <w:marBottom w:val="0"/>
      <w:divBdr>
        <w:top w:val="none" w:sz="0" w:space="0" w:color="auto"/>
        <w:left w:val="none" w:sz="0" w:space="0" w:color="auto"/>
        <w:bottom w:val="none" w:sz="0" w:space="0" w:color="auto"/>
        <w:right w:val="none" w:sz="0" w:space="0" w:color="auto"/>
      </w:divBdr>
    </w:div>
    <w:div w:id="1098525422">
      <w:marLeft w:val="640"/>
      <w:marRight w:val="0"/>
      <w:marTop w:val="0"/>
      <w:marBottom w:val="0"/>
      <w:divBdr>
        <w:top w:val="none" w:sz="0" w:space="0" w:color="auto"/>
        <w:left w:val="none" w:sz="0" w:space="0" w:color="auto"/>
        <w:bottom w:val="none" w:sz="0" w:space="0" w:color="auto"/>
        <w:right w:val="none" w:sz="0" w:space="0" w:color="auto"/>
      </w:divBdr>
    </w:div>
    <w:div w:id="1098645949">
      <w:marLeft w:val="640"/>
      <w:marRight w:val="0"/>
      <w:marTop w:val="0"/>
      <w:marBottom w:val="0"/>
      <w:divBdr>
        <w:top w:val="none" w:sz="0" w:space="0" w:color="auto"/>
        <w:left w:val="none" w:sz="0" w:space="0" w:color="auto"/>
        <w:bottom w:val="none" w:sz="0" w:space="0" w:color="auto"/>
        <w:right w:val="none" w:sz="0" w:space="0" w:color="auto"/>
      </w:divBdr>
    </w:div>
    <w:div w:id="1098713663">
      <w:marLeft w:val="640"/>
      <w:marRight w:val="0"/>
      <w:marTop w:val="0"/>
      <w:marBottom w:val="0"/>
      <w:divBdr>
        <w:top w:val="none" w:sz="0" w:space="0" w:color="auto"/>
        <w:left w:val="none" w:sz="0" w:space="0" w:color="auto"/>
        <w:bottom w:val="none" w:sz="0" w:space="0" w:color="auto"/>
        <w:right w:val="none" w:sz="0" w:space="0" w:color="auto"/>
      </w:divBdr>
    </w:div>
    <w:div w:id="1098721398">
      <w:marLeft w:val="640"/>
      <w:marRight w:val="0"/>
      <w:marTop w:val="0"/>
      <w:marBottom w:val="0"/>
      <w:divBdr>
        <w:top w:val="none" w:sz="0" w:space="0" w:color="auto"/>
        <w:left w:val="none" w:sz="0" w:space="0" w:color="auto"/>
        <w:bottom w:val="none" w:sz="0" w:space="0" w:color="auto"/>
        <w:right w:val="none" w:sz="0" w:space="0" w:color="auto"/>
      </w:divBdr>
    </w:div>
    <w:div w:id="1098791504">
      <w:marLeft w:val="640"/>
      <w:marRight w:val="0"/>
      <w:marTop w:val="0"/>
      <w:marBottom w:val="0"/>
      <w:divBdr>
        <w:top w:val="none" w:sz="0" w:space="0" w:color="auto"/>
        <w:left w:val="none" w:sz="0" w:space="0" w:color="auto"/>
        <w:bottom w:val="none" w:sz="0" w:space="0" w:color="auto"/>
        <w:right w:val="none" w:sz="0" w:space="0" w:color="auto"/>
      </w:divBdr>
    </w:div>
    <w:div w:id="1098795347">
      <w:marLeft w:val="640"/>
      <w:marRight w:val="0"/>
      <w:marTop w:val="0"/>
      <w:marBottom w:val="0"/>
      <w:divBdr>
        <w:top w:val="none" w:sz="0" w:space="0" w:color="auto"/>
        <w:left w:val="none" w:sz="0" w:space="0" w:color="auto"/>
        <w:bottom w:val="none" w:sz="0" w:space="0" w:color="auto"/>
        <w:right w:val="none" w:sz="0" w:space="0" w:color="auto"/>
      </w:divBdr>
    </w:div>
    <w:div w:id="1098985633">
      <w:marLeft w:val="640"/>
      <w:marRight w:val="0"/>
      <w:marTop w:val="0"/>
      <w:marBottom w:val="0"/>
      <w:divBdr>
        <w:top w:val="none" w:sz="0" w:space="0" w:color="auto"/>
        <w:left w:val="none" w:sz="0" w:space="0" w:color="auto"/>
        <w:bottom w:val="none" w:sz="0" w:space="0" w:color="auto"/>
        <w:right w:val="none" w:sz="0" w:space="0" w:color="auto"/>
      </w:divBdr>
    </w:div>
    <w:div w:id="1099057054">
      <w:marLeft w:val="640"/>
      <w:marRight w:val="0"/>
      <w:marTop w:val="0"/>
      <w:marBottom w:val="0"/>
      <w:divBdr>
        <w:top w:val="none" w:sz="0" w:space="0" w:color="auto"/>
        <w:left w:val="none" w:sz="0" w:space="0" w:color="auto"/>
        <w:bottom w:val="none" w:sz="0" w:space="0" w:color="auto"/>
        <w:right w:val="none" w:sz="0" w:space="0" w:color="auto"/>
      </w:divBdr>
    </w:div>
    <w:div w:id="1099057152">
      <w:marLeft w:val="640"/>
      <w:marRight w:val="0"/>
      <w:marTop w:val="0"/>
      <w:marBottom w:val="0"/>
      <w:divBdr>
        <w:top w:val="none" w:sz="0" w:space="0" w:color="auto"/>
        <w:left w:val="none" w:sz="0" w:space="0" w:color="auto"/>
        <w:bottom w:val="none" w:sz="0" w:space="0" w:color="auto"/>
        <w:right w:val="none" w:sz="0" w:space="0" w:color="auto"/>
      </w:divBdr>
    </w:div>
    <w:div w:id="1099062031">
      <w:marLeft w:val="640"/>
      <w:marRight w:val="0"/>
      <w:marTop w:val="0"/>
      <w:marBottom w:val="0"/>
      <w:divBdr>
        <w:top w:val="none" w:sz="0" w:space="0" w:color="auto"/>
        <w:left w:val="none" w:sz="0" w:space="0" w:color="auto"/>
        <w:bottom w:val="none" w:sz="0" w:space="0" w:color="auto"/>
        <w:right w:val="none" w:sz="0" w:space="0" w:color="auto"/>
      </w:divBdr>
    </w:div>
    <w:div w:id="1099107529">
      <w:marLeft w:val="640"/>
      <w:marRight w:val="0"/>
      <w:marTop w:val="0"/>
      <w:marBottom w:val="0"/>
      <w:divBdr>
        <w:top w:val="none" w:sz="0" w:space="0" w:color="auto"/>
        <w:left w:val="none" w:sz="0" w:space="0" w:color="auto"/>
        <w:bottom w:val="none" w:sz="0" w:space="0" w:color="auto"/>
        <w:right w:val="none" w:sz="0" w:space="0" w:color="auto"/>
      </w:divBdr>
    </w:div>
    <w:div w:id="1099107887">
      <w:marLeft w:val="640"/>
      <w:marRight w:val="0"/>
      <w:marTop w:val="0"/>
      <w:marBottom w:val="0"/>
      <w:divBdr>
        <w:top w:val="none" w:sz="0" w:space="0" w:color="auto"/>
        <w:left w:val="none" w:sz="0" w:space="0" w:color="auto"/>
        <w:bottom w:val="none" w:sz="0" w:space="0" w:color="auto"/>
        <w:right w:val="none" w:sz="0" w:space="0" w:color="auto"/>
      </w:divBdr>
    </w:div>
    <w:div w:id="1099177635">
      <w:marLeft w:val="640"/>
      <w:marRight w:val="0"/>
      <w:marTop w:val="0"/>
      <w:marBottom w:val="0"/>
      <w:divBdr>
        <w:top w:val="none" w:sz="0" w:space="0" w:color="auto"/>
        <w:left w:val="none" w:sz="0" w:space="0" w:color="auto"/>
        <w:bottom w:val="none" w:sz="0" w:space="0" w:color="auto"/>
        <w:right w:val="none" w:sz="0" w:space="0" w:color="auto"/>
      </w:divBdr>
    </w:div>
    <w:div w:id="1099180696">
      <w:marLeft w:val="640"/>
      <w:marRight w:val="0"/>
      <w:marTop w:val="0"/>
      <w:marBottom w:val="0"/>
      <w:divBdr>
        <w:top w:val="none" w:sz="0" w:space="0" w:color="auto"/>
        <w:left w:val="none" w:sz="0" w:space="0" w:color="auto"/>
        <w:bottom w:val="none" w:sz="0" w:space="0" w:color="auto"/>
        <w:right w:val="none" w:sz="0" w:space="0" w:color="auto"/>
      </w:divBdr>
    </w:div>
    <w:div w:id="1099255356">
      <w:marLeft w:val="640"/>
      <w:marRight w:val="0"/>
      <w:marTop w:val="0"/>
      <w:marBottom w:val="0"/>
      <w:divBdr>
        <w:top w:val="none" w:sz="0" w:space="0" w:color="auto"/>
        <w:left w:val="none" w:sz="0" w:space="0" w:color="auto"/>
        <w:bottom w:val="none" w:sz="0" w:space="0" w:color="auto"/>
        <w:right w:val="none" w:sz="0" w:space="0" w:color="auto"/>
      </w:divBdr>
    </w:div>
    <w:div w:id="1099325656">
      <w:marLeft w:val="640"/>
      <w:marRight w:val="0"/>
      <w:marTop w:val="0"/>
      <w:marBottom w:val="0"/>
      <w:divBdr>
        <w:top w:val="none" w:sz="0" w:space="0" w:color="auto"/>
        <w:left w:val="none" w:sz="0" w:space="0" w:color="auto"/>
        <w:bottom w:val="none" w:sz="0" w:space="0" w:color="auto"/>
        <w:right w:val="none" w:sz="0" w:space="0" w:color="auto"/>
      </w:divBdr>
    </w:div>
    <w:div w:id="1099327423">
      <w:marLeft w:val="640"/>
      <w:marRight w:val="0"/>
      <w:marTop w:val="0"/>
      <w:marBottom w:val="0"/>
      <w:divBdr>
        <w:top w:val="none" w:sz="0" w:space="0" w:color="auto"/>
        <w:left w:val="none" w:sz="0" w:space="0" w:color="auto"/>
        <w:bottom w:val="none" w:sz="0" w:space="0" w:color="auto"/>
        <w:right w:val="none" w:sz="0" w:space="0" w:color="auto"/>
      </w:divBdr>
    </w:div>
    <w:div w:id="1099331959">
      <w:marLeft w:val="640"/>
      <w:marRight w:val="0"/>
      <w:marTop w:val="0"/>
      <w:marBottom w:val="0"/>
      <w:divBdr>
        <w:top w:val="none" w:sz="0" w:space="0" w:color="auto"/>
        <w:left w:val="none" w:sz="0" w:space="0" w:color="auto"/>
        <w:bottom w:val="none" w:sz="0" w:space="0" w:color="auto"/>
        <w:right w:val="none" w:sz="0" w:space="0" w:color="auto"/>
      </w:divBdr>
    </w:div>
    <w:div w:id="1099368812">
      <w:marLeft w:val="640"/>
      <w:marRight w:val="0"/>
      <w:marTop w:val="0"/>
      <w:marBottom w:val="0"/>
      <w:divBdr>
        <w:top w:val="none" w:sz="0" w:space="0" w:color="auto"/>
        <w:left w:val="none" w:sz="0" w:space="0" w:color="auto"/>
        <w:bottom w:val="none" w:sz="0" w:space="0" w:color="auto"/>
        <w:right w:val="none" w:sz="0" w:space="0" w:color="auto"/>
      </w:divBdr>
    </w:div>
    <w:div w:id="1099369220">
      <w:marLeft w:val="640"/>
      <w:marRight w:val="0"/>
      <w:marTop w:val="0"/>
      <w:marBottom w:val="0"/>
      <w:divBdr>
        <w:top w:val="none" w:sz="0" w:space="0" w:color="auto"/>
        <w:left w:val="none" w:sz="0" w:space="0" w:color="auto"/>
        <w:bottom w:val="none" w:sz="0" w:space="0" w:color="auto"/>
        <w:right w:val="none" w:sz="0" w:space="0" w:color="auto"/>
      </w:divBdr>
    </w:div>
    <w:div w:id="1099447252">
      <w:marLeft w:val="640"/>
      <w:marRight w:val="0"/>
      <w:marTop w:val="0"/>
      <w:marBottom w:val="0"/>
      <w:divBdr>
        <w:top w:val="none" w:sz="0" w:space="0" w:color="auto"/>
        <w:left w:val="none" w:sz="0" w:space="0" w:color="auto"/>
        <w:bottom w:val="none" w:sz="0" w:space="0" w:color="auto"/>
        <w:right w:val="none" w:sz="0" w:space="0" w:color="auto"/>
      </w:divBdr>
    </w:div>
    <w:div w:id="1099447772">
      <w:marLeft w:val="640"/>
      <w:marRight w:val="0"/>
      <w:marTop w:val="0"/>
      <w:marBottom w:val="0"/>
      <w:divBdr>
        <w:top w:val="none" w:sz="0" w:space="0" w:color="auto"/>
        <w:left w:val="none" w:sz="0" w:space="0" w:color="auto"/>
        <w:bottom w:val="none" w:sz="0" w:space="0" w:color="auto"/>
        <w:right w:val="none" w:sz="0" w:space="0" w:color="auto"/>
      </w:divBdr>
    </w:div>
    <w:div w:id="1099451087">
      <w:marLeft w:val="480"/>
      <w:marRight w:val="0"/>
      <w:marTop w:val="0"/>
      <w:marBottom w:val="0"/>
      <w:divBdr>
        <w:top w:val="none" w:sz="0" w:space="0" w:color="auto"/>
        <w:left w:val="none" w:sz="0" w:space="0" w:color="auto"/>
        <w:bottom w:val="none" w:sz="0" w:space="0" w:color="auto"/>
        <w:right w:val="none" w:sz="0" w:space="0" w:color="auto"/>
      </w:divBdr>
    </w:div>
    <w:div w:id="1099452719">
      <w:marLeft w:val="640"/>
      <w:marRight w:val="0"/>
      <w:marTop w:val="0"/>
      <w:marBottom w:val="0"/>
      <w:divBdr>
        <w:top w:val="none" w:sz="0" w:space="0" w:color="auto"/>
        <w:left w:val="none" w:sz="0" w:space="0" w:color="auto"/>
        <w:bottom w:val="none" w:sz="0" w:space="0" w:color="auto"/>
        <w:right w:val="none" w:sz="0" w:space="0" w:color="auto"/>
      </w:divBdr>
    </w:div>
    <w:div w:id="1099520535">
      <w:marLeft w:val="640"/>
      <w:marRight w:val="0"/>
      <w:marTop w:val="0"/>
      <w:marBottom w:val="0"/>
      <w:divBdr>
        <w:top w:val="none" w:sz="0" w:space="0" w:color="auto"/>
        <w:left w:val="none" w:sz="0" w:space="0" w:color="auto"/>
        <w:bottom w:val="none" w:sz="0" w:space="0" w:color="auto"/>
        <w:right w:val="none" w:sz="0" w:space="0" w:color="auto"/>
      </w:divBdr>
    </w:div>
    <w:div w:id="1099525722">
      <w:marLeft w:val="640"/>
      <w:marRight w:val="0"/>
      <w:marTop w:val="0"/>
      <w:marBottom w:val="0"/>
      <w:divBdr>
        <w:top w:val="none" w:sz="0" w:space="0" w:color="auto"/>
        <w:left w:val="none" w:sz="0" w:space="0" w:color="auto"/>
        <w:bottom w:val="none" w:sz="0" w:space="0" w:color="auto"/>
        <w:right w:val="none" w:sz="0" w:space="0" w:color="auto"/>
      </w:divBdr>
    </w:div>
    <w:div w:id="1099564482">
      <w:marLeft w:val="640"/>
      <w:marRight w:val="0"/>
      <w:marTop w:val="0"/>
      <w:marBottom w:val="0"/>
      <w:divBdr>
        <w:top w:val="none" w:sz="0" w:space="0" w:color="auto"/>
        <w:left w:val="none" w:sz="0" w:space="0" w:color="auto"/>
        <w:bottom w:val="none" w:sz="0" w:space="0" w:color="auto"/>
        <w:right w:val="none" w:sz="0" w:space="0" w:color="auto"/>
      </w:divBdr>
    </w:div>
    <w:div w:id="1099567293">
      <w:marLeft w:val="640"/>
      <w:marRight w:val="0"/>
      <w:marTop w:val="0"/>
      <w:marBottom w:val="0"/>
      <w:divBdr>
        <w:top w:val="none" w:sz="0" w:space="0" w:color="auto"/>
        <w:left w:val="none" w:sz="0" w:space="0" w:color="auto"/>
        <w:bottom w:val="none" w:sz="0" w:space="0" w:color="auto"/>
        <w:right w:val="none" w:sz="0" w:space="0" w:color="auto"/>
      </w:divBdr>
    </w:div>
    <w:div w:id="1099595765">
      <w:marLeft w:val="640"/>
      <w:marRight w:val="0"/>
      <w:marTop w:val="0"/>
      <w:marBottom w:val="0"/>
      <w:divBdr>
        <w:top w:val="none" w:sz="0" w:space="0" w:color="auto"/>
        <w:left w:val="none" w:sz="0" w:space="0" w:color="auto"/>
        <w:bottom w:val="none" w:sz="0" w:space="0" w:color="auto"/>
        <w:right w:val="none" w:sz="0" w:space="0" w:color="auto"/>
      </w:divBdr>
    </w:div>
    <w:div w:id="1099713854">
      <w:marLeft w:val="640"/>
      <w:marRight w:val="0"/>
      <w:marTop w:val="0"/>
      <w:marBottom w:val="0"/>
      <w:divBdr>
        <w:top w:val="none" w:sz="0" w:space="0" w:color="auto"/>
        <w:left w:val="none" w:sz="0" w:space="0" w:color="auto"/>
        <w:bottom w:val="none" w:sz="0" w:space="0" w:color="auto"/>
        <w:right w:val="none" w:sz="0" w:space="0" w:color="auto"/>
      </w:divBdr>
    </w:div>
    <w:div w:id="1099717169">
      <w:marLeft w:val="640"/>
      <w:marRight w:val="0"/>
      <w:marTop w:val="0"/>
      <w:marBottom w:val="0"/>
      <w:divBdr>
        <w:top w:val="none" w:sz="0" w:space="0" w:color="auto"/>
        <w:left w:val="none" w:sz="0" w:space="0" w:color="auto"/>
        <w:bottom w:val="none" w:sz="0" w:space="0" w:color="auto"/>
        <w:right w:val="none" w:sz="0" w:space="0" w:color="auto"/>
      </w:divBdr>
    </w:div>
    <w:div w:id="1099721846">
      <w:marLeft w:val="640"/>
      <w:marRight w:val="0"/>
      <w:marTop w:val="0"/>
      <w:marBottom w:val="0"/>
      <w:divBdr>
        <w:top w:val="none" w:sz="0" w:space="0" w:color="auto"/>
        <w:left w:val="none" w:sz="0" w:space="0" w:color="auto"/>
        <w:bottom w:val="none" w:sz="0" w:space="0" w:color="auto"/>
        <w:right w:val="none" w:sz="0" w:space="0" w:color="auto"/>
      </w:divBdr>
    </w:div>
    <w:div w:id="1099762663">
      <w:marLeft w:val="640"/>
      <w:marRight w:val="0"/>
      <w:marTop w:val="0"/>
      <w:marBottom w:val="0"/>
      <w:divBdr>
        <w:top w:val="none" w:sz="0" w:space="0" w:color="auto"/>
        <w:left w:val="none" w:sz="0" w:space="0" w:color="auto"/>
        <w:bottom w:val="none" w:sz="0" w:space="0" w:color="auto"/>
        <w:right w:val="none" w:sz="0" w:space="0" w:color="auto"/>
      </w:divBdr>
    </w:div>
    <w:div w:id="1099764191">
      <w:marLeft w:val="640"/>
      <w:marRight w:val="0"/>
      <w:marTop w:val="0"/>
      <w:marBottom w:val="0"/>
      <w:divBdr>
        <w:top w:val="none" w:sz="0" w:space="0" w:color="auto"/>
        <w:left w:val="none" w:sz="0" w:space="0" w:color="auto"/>
        <w:bottom w:val="none" w:sz="0" w:space="0" w:color="auto"/>
        <w:right w:val="none" w:sz="0" w:space="0" w:color="auto"/>
      </w:divBdr>
    </w:div>
    <w:div w:id="1099837291">
      <w:marLeft w:val="640"/>
      <w:marRight w:val="0"/>
      <w:marTop w:val="0"/>
      <w:marBottom w:val="0"/>
      <w:divBdr>
        <w:top w:val="none" w:sz="0" w:space="0" w:color="auto"/>
        <w:left w:val="none" w:sz="0" w:space="0" w:color="auto"/>
        <w:bottom w:val="none" w:sz="0" w:space="0" w:color="auto"/>
        <w:right w:val="none" w:sz="0" w:space="0" w:color="auto"/>
      </w:divBdr>
    </w:div>
    <w:div w:id="1099913691">
      <w:marLeft w:val="640"/>
      <w:marRight w:val="0"/>
      <w:marTop w:val="0"/>
      <w:marBottom w:val="0"/>
      <w:divBdr>
        <w:top w:val="none" w:sz="0" w:space="0" w:color="auto"/>
        <w:left w:val="none" w:sz="0" w:space="0" w:color="auto"/>
        <w:bottom w:val="none" w:sz="0" w:space="0" w:color="auto"/>
        <w:right w:val="none" w:sz="0" w:space="0" w:color="auto"/>
      </w:divBdr>
    </w:div>
    <w:div w:id="1100029032">
      <w:marLeft w:val="640"/>
      <w:marRight w:val="0"/>
      <w:marTop w:val="0"/>
      <w:marBottom w:val="0"/>
      <w:divBdr>
        <w:top w:val="none" w:sz="0" w:space="0" w:color="auto"/>
        <w:left w:val="none" w:sz="0" w:space="0" w:color="auto"/>
        <w:bottom w:val="none" w:sz="0" w:space="0" w:color="auto"/>
        <w:right w:val="none" w:sz="0" w:space="0" w:color="auto"/>
      </w:divBdr>
    </w:div>
    <w:div w:id="1100105607">
      <w:marLeft w:val="640"/>
      <w:marRight w:val="0"/>
      <w:marTop w:val="0"/>
      <w:marBottom w:val="0"/>
      <w:divBdr>
        <w:top w:val="none" w:sz="0" w:space="0" w:color="auto"/>
        <w:left w:val="none" w:sz="0" w:space="0" w:color="auto"/>
        <w:bottom w:val="none" w:sz="0" w:space="0" w:color="auto"/>
        <w:right w:val="none" w:sz="0" w:space="0" w:color="auto"/>
      </w:divBdr>
    </w:div>
    <w:div w:id="1100174727">
      <w:marLeft w:val="640"/>
      <w:marRight w:val="0"/>
      <w:marTop w:val="0"/>
      <w:marBottom w:val="0"/>
      <w:divBdr>
        <w:top w:val="none" w:sz="0" w:space="0" w:color="auto"/>
        <w:left w:val="none" w:sz="0" w:space="0" w:color="auto"/>
        <w:bottom w:val="none" w:sz="0" w:space="0" w:color="auto"/>
        <w:right w:val="none" w:sz="0" w:space="0" w:color="auto"/>
      </w:divBdr>
    </w:div>
    <w:div w:id="1100292551">
      <w:marLeft w:val="640"/>
      <w:marRight w:val="0"/>
      <w:marTop w:val="0"/>
      <w:marBottom w:val="0"/>
      <w:divBdr>
        <w:top w:val="none" w:sz="0" w:space="0" w:color="auto"/>
        <w:left w:val="none" w:sz="0" w:space="0" w:color="auto"/>
        <w:bottom w:val="none" w:sz="0" w:space="0" w:color="auto"/>
        <w:right w:val="none" w:sz="0" w:space="0" w:color="auto"/>
      </w:divBdr>
    </w:div>
    <w:div w:id="1100297741">
      <w:marLeft w:val="640"/>
      <w:marRight w:val="0"/>
      <w:marTop w:val="0"/>
      <w:marBottom w:val="0"/>
      <w:divBdr>
        <w:top w:val="none" w:sz="0" w:space="0" w:color="auto"/>
        <w:left w:val="none" w:sz="0" w:space="0" w:color="auto"/>
        <w:bottom w:val="none" w:sz="0" w:space="0" w:color="auto"/>
        <w:right w:val="none" w:sz="0" w:space="0" w:color="auto"/>
      </w:divBdr>
    </w:div>
    <w:div w:id="1100373118">
      <w:marLeft w:val="640"/>
      <w:marRight w:val="0"/>
      <w:marTop w:val="0"/>
      <w:marBottom w:val="0"/>
      <w:divBdr>
        <w:top w:val="none" w:sz="0" w:space="0" w:color="auto"/>
        <w:left w:val="none" w:sz="0" w:space="0" w:color="auto"/>
        <w:bottom w:val="none" w:sz="0" w:space="0" w:color="auto"/>
        <w:right w:val="none" w:sz="0" w:space="0" w:color="auto"/>
      </w:divBdr>
    </w:div>
    <w:div w:id="1100374386">
      <w:marLeft w:val="640"/>
      <w:marRight w:val="0"/>
      <w:marTop w:val="0"/>
      <w:marBottom w:val="0"/>
      <w:divBdr>
        <w:top w:val="none" w:sz="0" w:space="0" w:color="auto"/>
        <w:left w:val="none" w:sz="0" w:space="0" w:color="auto"/>
        <w:bottom w:val="none" w:sz="0" w:space="0" w:color="auto"/>
        <w:right w:val="none" w:sz="0" w:space="0" w:color="auto"/>
      </w:divBdr>
    </w:div>
    <w:div w:id="1100376049">
      <w:marLeft w:val="640"/>
      <w:marRight w:val="0"/>
      <w:marTop w:val="0"/>
      <w:marBottom w:val="0"/>
      <w:divBdr>
        <w:top w:val="none" w:sz="0" w:space="0" w:color="auto"/>
        <w:left w:val="none" w:sz="0" w:space="0" w:color="auto"/>
        <w:bottom w:val="none" w:sz="0" w:space="0" w:color="auto"/>
        <w:right w:val="none" w:sz="0" w:space="0" w:color="auto"/>
      </w:divBdr>
    </w:div>
    <w:div w:id="1100417780">
      <w:marLeft w:val="640"/>
      <w:marRight w:val="0"/>
      <w:marTop w:val="0"/>
      <w:marBottom w:val="0"/>
      <w:divBdr>
        <w:top w:val="none" w:sz="0" w:space="0" w:color="auto"/>
        <w:left w:val="none" w:sz="0" w:space="0" w:color="auto"/>
        <w:bottom w:val="none" w:sz="0" w:space="0" w:color="auto"/>
        <w:right w:val="none" w:sz="0" w:space="0" w:color="auto"/>
      </w:divBdr>
    </w:div>
    <w:div w:id="1100492561">
      <w:marLeft w:val="640"/>
      <w:marRight w:val="0"/>
      <w:marTop w:val="0"/>
      <w:marBottom w:val="0"/>
      <w:divBdr>
        <w:top w:val="none" w:sz="0" w:space="0" w:color="auto"/>
        <w:left w:val="none" w:sz="0" w:space="0" w:color="auto"/>
        <w:bottom w:val="none" w:sz="0" w:space="0" w:color="auto"/>
        <w:right w:val="none" w:sz="0" w:space="0" w:color="auto"/>
      </w:divBdr>
    </w:div>
    <w:div w:id="1100561833">
      <w:marLeft w:val="640"/>
      <w:marRight w:val="0"/>
      <w:marTop w:val="0"/>
      <w:marBottom w:val="0"/>
      <w:divBdr>
        <w:top w:val="none" w:sz="0" w:space="0" w:color="auto"/>
        <w:left w:val="none" w:sz="0" w:space="0" w:color="auto"/>
        <w:bottom w:val="none" w:sz="0" w:space="0" w:color="auto"/>
        <w:right w:val="none" w:sz="0" w:space="0" w:color="auto"/>
      </w:divBdr>
    </w:div>
    <w:div w:id="1100564057">
      <w:marLeft w:val="640"/>
      <w:marRight w:val="0"/>
      <w:marTop w:val="0"/>
      <w:marBottom w:val="0"/>
      <w:divBdr>
        <w:top w:val="none" w:sz="0" w:space="0" w:color="auto"/>
        <w:left w:val="none" w:sz="0" w:space="0" w:color="auto"/>
        <w:bottom w:val="none" w:sz="0" w:space="0" w:color="auto"/>
        <w:right w:val="none" w:sz="0" w:space="0" w:color="auto"/>
      </w:divBdr>
    </w:div>
    <w:div w:id="1100637359">
      <w:marLeft w:val="640"/>
      <w:marRight w:val="0"/>
      <w:marTop w:val="0"/>
      <w:marBottom w:val="0"/>
      <w:divBdr>
        <w:top w:val="none" w:sz="0" w:space="0" w:color="auto"/>
        <w:left w:val="none" w:sz="0" w:space="0" w:color="auto"/>
        <w:bottom w:val="none" w:sz="0" w:space="0" w:color="auto"/>
        <w:right w:val="none" w:sz="0" w:space="0" w:color="auto"/>
      </w:divBdr>
    </w:div>
    <w:div w:id="1100684236">
      <w:marLeft w:val="640"/>
      <w:marRight w:val="0"/>
      <w:marTop w:val="0"/>
      <w:marBottom w:val="0"/>
      <w:divBdr>
        <w:top w:val="none" w:sz="0" w:space="0" w:color="auto"/>
        <w:left w:val="none" w:sz="0" w:space="0" w:color="auto"/>
        <w:bottom w:val="none" w:sz="0" w:space="0" w:color="auto"/>
        <w:right w:val="none" w:sz="0" w:space="0" w:color="auto"/>
      </w:divBdr>
    </w:div>
    <w:div w:id="1100685497">
      <w:marLeft w:val="640"/>
      <w:marRight w:val="0"/>
      <w:marTop w:val="0"/>
      <w:marBottom w:val="0"/>
      <w:divBdr>
        <w:top w:val="none" w:sz="0" w:space="0" w:color="auto"/>
        <w:left w:val="none" w:sz="0" w:space="0" w:color="auto"/>
        <w:bottom w:val="none" w:sz="0" w:space="0" w:color="auto"/>
        <w:right w:val="none" w:sz="0" w:space="0" w:color="auto"/>
      </w:divBdr>
    </w:div>
    <w:div w:id="1100685764">
      <w:marLeft w:val="640"/>
      <w:marRight w:val="0"/>
      <w:marTop w:val="0"/>
      <w:marBottom w:val="0"/>
      <w:divBdr>
        <w:top w:val="none" w:sz="0" w:space="0" w:color="auto"/>
        <w:left w:val="none" w:sz="0" w:space="0" w:color="auto"/>
        <w:bottom w:val="none" w:sz="0" w:space="0" w:color="auto"/>
        <w:right w:val="none" w:sz="0" w:space="0" w:color="auto"/>
      </w:divBdr>
    </w:div>
    <w:div w:id="1100686074">
      <w:marLeft w:val="640"/>
      <w:marRight w:val="0"/>
      <w:marTop w:val="0"/>
      <w:marBottom w:val="0"/>
      <w:divBdr>
        <w:top w:val="none" w:sz="0" w:space="0" w:color="auto"/>
        <w:left w:val="none" w:sz="0" w:space="0" w:color="auto"/>
        <w:bottom w:val="none" w:sz="0" w:space="0" w:color="auto"/>
        <w:right w:val="none" w:sz="0" w:space="0" w:color="auto"/>
      </w:divBdr>
    </w:div>
    <w:div w:id="1100757507">
      <w:marLeft w:val="640"/>
      <w:marRight w:val="0"/>
      <w:marTop w:val="0"/>
      <w:marBottom w:val="0"/>
      <w:divBdr>
        <w:top w:val="none" w:sz="0" w:space="0" w:color="auto"/>
        <w:left w:val="none" w:sz="0" w:space="0" w:color="auto"/>
        <w:bottom w:val="none" w:sz="0" w:space="0" w:color="auto"/>
        <w:right w:val="none" w:sz="0" w:space="0" w:color="auto"/>
      </w:divBdr>
    </w:div>
    <w:div w:id="1100830737">
      <w:marLeft w:val="640"/>
      <w:marRight w:val="0"/>
      <w:marTop w:val="0"/>
      <w:marBottom w:val="0"/>
      <w:divBdr>
        <w:top w:val="none" w:sz="0" w:space="0" w:color="auto"/>
        <w:left w:val="none" w:sz="0" w:space="0" w:color="auto"/>
        <w:bottom w:val="none" w:sz="0" w:space="0" w:color="auto"/>
        <w:right w:val="none" w:sz="0" w:space="0" w:color="auto"/>
      </w:divBdr>
    </w:div>
    <w:div w:id="1100906394">
      <w:marLeft w:val="640"/>
      <w:marRight w:val="0"/>
      <w:marTop w:val="0"/>
      <w:marBottom w:val="0"/>
      <w:divBdr>
        <w:top w:val="none" w:sz="0" w:space="0" w:color="auto"/>
        <w:left w:val="none" w:sz="0" w:space="0" w:color="auto"/>
        <w:bottom w:val="none" w:sz="0" w:space="0" w:color="auto"/>
        <w:right w:val="none" w:sz="0" w:space="0" w:color="auto"/>
      </w:divBdr>
    </w:div>
    <w:div w:id="1100955259">
      <w:marLeft w:val="640"/>
      <w:marRight w:val="0"/>
      <w:marTop w:val="0"/>
      <w:marBottom w:val="0"/>
      <w:divBdr>
        <w:top w:val="none" w:sz="0" w:space="0" w:color="auto"/>
        <w:left w:val="none" w:sz="0" w:space="0" w:color="auto"/>
        <w:bottom w:val="none" w:sz="0" w:space="0" w:color="auto"/>
        <w:right w:val="none" w:sz="0" w:space="0" w:color="auto"/>
      </w:divBdr>
    </w:div>
    <w:div w:id="1101027666">
      <w:marLeft w:val="640"/>
      <w:marRight w:val="0"/>
      <w:marTop w:val="0"/>
      <w:marBottom w:val="0"/>
      <w:divBdr>
        <w:top w:val="none" w:sz="0" w:space="0" w:color="auto"/>
        <w:left w:val="none" w:sz="0" w:space="0" w:color="auto"/>
        <w:bottom w:val="none" w:sz="0" w:space="0" w:color="auto"/>
        <w:right w:val="none" w:sz="0" w:space="0" w:color="auto"/>
      </w:divBdr>
    </w:div>
    <w:div w:id="1101029921">
      <w:marLeft w:val="640"/>
      <w:marRight w:val="0"/>
      <w:marTop w:val="0"/>
      <w:marBottom w:val="0"/>
      <w:divBdr>
        <w:top w:val="none" w:sz="0" w:space="0" w:color="auto"/>
        <w:left w:val="none" w:sz="0" w:space="0" w:color="auto"/>
        <w:bottom w:val="none" w:sz="0" w:space="0" w:color="auto"/>
        <w:right w:val="none" w:sz="0" w:space="0" w:color="auto"/>
      </w:divBdr>
    </w:div>
    <w:div w:id="1101100354">
      <w:marLeft w:val="640"/>
      <w:marRight w:val="0"/>
      <w:marTop w:val="0"/>
      <w:marBottom w:val="0"/>
      <w:divBdr>
        <w:top w:val="none" w:sz="0" w:space="0" w:color="auto"/>
        <w:left w:val="none" w:sz="0" w:space="0" w:color="auto"/>
        <w:bottom w:val="none" w:sz="0" w:space="0" w:color="auto"/>
        <w:right w:val="none" w:sz="0" w:space="0" w:color="auto"/>
      </w:divBdr>
    </w:div>
    <w:div w:id="1101142565">
      <w:marLeft w:val="640"/>
      <w:marRight w:val="0"/>
      <w:marTop w:val="0"/>
      <w:marBottom w:val="0"/>
      <w:divBdr>
        <w:top w:val="none" w:sz="0" w:space="0" w:color="auto"/>
        <w:left w:val="none" w:sz="0" w:space="0" w:color="auto"/>
        <w:bottom w:val="none" w:sz="0" w:space="0" w:color="auto"/>
        <w:right w:val="none" w:sz="0" w:space="0" w:color="auto"/>
      </w:divBdr>
    </w:div>
    <w:div w:id="1101221611">
      <w:marLeft w:val="640"/>
      <w:marRight w:val="0"/>
      <w:marTop w:val="0"/>
      <w:marBottom w:val="0"/>
      <w:divBdr>
        <w:top w:val="none" w:sz="0" w:space="0" w:color="auto"/>
        <w:left w:val="none" w:sz="0" w:space="0" w:color="auto"/>
        <w:bottom w:val="none" w:sz="0" w:space="0" w:color="auto"/>
        <w:right w:val="none" w:sz="0" w:space="0" w:color="auto"/>
      </w:divBdr>
    </w:div>
    <w:div w:id="1101491492">
      <w:marLeft w:val="640"/>
      <w:marRight w:val="0"/>
      <w:marTop w:val="0"/>
      <w:marBottom w:val="0"/>
      <w:divBdr>
        <w:top w:val="none" w:sz="0" w:space="0" w:color="auto"/>
        <w:left w:val="none" w:sz="0" w:space="0" w:color="auto"/>
        <w:bottom w:val="none" w:sz="0" w:space="0" w:color="auto"/>
        <w:right w:val="none" w:sz="0" w:space="0" w:color="auto"/>
      </w:divBdr>
    </w:div>
    <w:div w:id="1101534606">
      <w:marLeft w:val="640"/>
      <w:marRight w:val="0"/>
      <w:marTop w:val="0"/>
      <w:marBottom w:val="0"/>
      <w:divBdr>
        <w:top w:val="none" w:sz="0" w:space="0" w:color="auto"/>
        <w:left w:val="none" w:sz="0" w:space="0" w:color="auto"/>
        <w:bottom w:val="none" w:sz="0" w:space="0" w:color="auto"/>
        <w:right w:val="none" w:sz="0" w:space="0" w:color="auto"/>
      </w:divBdr>
    </w:div>
    <w:div w:id="1101560239">
      <w:marLeft w:val="640"/>
      <w:marRight w:val="0"/>
      <w:marTop w:val="0"/>
      <w:marBottom w:val="0"/>
      <w:divBdr>
        <w:top w:val="none" w:sz="0" w:space="0" w:color="auto"/>
        <w:left w:val="none" w:sz="0" w:space="0" w:color="auto"/>
        <w:bottom w:val="none" w:sz="0" w:space="0" w:color="auto"/>
        <w:right w:val="none" w:sz="0" w:space="0" w:color="auto"/>
      </w:divBdr>
    </w:div>
    <w:div w:id="1101610746">
      <w:marLeft w:val="640"/>
      <w:marRight w:val="0"/>
      <w:marTop w:val="0"/>
      <w:marBottom w:val="0"/>
      <w:divBdr>
        <w:top w:val="none" w:sz="0" w:space="0" w:color="auto"/>
        <w:left w:val="none" w:sz="0" w:space="0" w:color="auto"/>
        <w:bottom w:val="none" w:sz="0" w:space="0" w:color="auto"/>
        <w:right w:val="none" w:sz="0" w:space="0" w:color="auto"/>
      </w:divBdr>
    </w:div>
    <w:div w:id="1101678262">
      <w:marLeft w:val="640"/>
      <w:marRight w:val="0"/>
      <w:marTop w:val="0"/>
      <w:marBottom w:val="0"/>
      <w:divBdr>
        <w:top w:val="none" w:sz="0" w:space="0" w:color="auto"/>
        <w:left w:val="none" w:sz="0" w:space="0" w:color="auto"/>
        <w:bottom w:val="none" w:sz="0" w:space="0" w:color="auto"/>
        <w:right w:val="none" w:sz="0" w:space="0" w:color="auto"/>
      </w:divBdr>
    </w:div>
    <w:div w:id="1101680286">
      <w:marLeft w:val="640"/>
      <w:marRight w:val="0"/>
      <w:marTop w:val="0"/>
      <w:marBottom w:val="0"/>
      <w:divBdr>
        <w:top w:val="none" w:sz="0" w:space="0" w:color="auto"/>
        <w:left w:val="none" w:sz="0" w:space="0" w:color="auto"/>
        <w:bottom w:val="none" w:sz="0" w:space="0" w:color="auto"/>
        <w:right w:val="none" w:sz="0" w:space="0" w:color="auto"/>
      </w:divBdr>
    </w:div>
    <w:div w:id="1101730215">
      <w:marLeft w:val="640"/>
      <w:marRight w:val="0"/>
      <w:marTop w:val="0"/>
      <w:marBottom w:val="0"/>
      <w:divBdr>
        <w:top w:val="none" w:sz="0" w:space="0" w:color="auto"/>
        <w:left w:val="none" w:sz="0" w:space="0" w:color="auto"/>
        <w:bottom w:val="none" w:sz="0" w:space="0" w:color="auto"/>
        <w:right w:val="none" w:sz="0" w:space="0" w:color="auto"/>
      </w:divBdr>
    </w:div>
    <w:div w:id="1101754729">
      <w:marLeft w:val="640"/>
      <w:marRight w:val="0"/>
      <w:marTop w:val="0"/>
      <w:marBottom w:val="0"/>
      <w:divBdr>
        <w:top w:val="none" w:sz="0" w:space="0" w:color="auto"/>
        <w:left w:val="none" w:sz="0" w:space="0" w:color="auto"/>
        <w:bottom w:val="none" w:sz="0" w:space="0" w:color="auto"/>
        <w:right w:val="none" w:sz="0" w:space="0" w:color="auto"/>
      </w:divBdr>
    </w:div>
    <w:div w:id="1101755290">
      <w:marLeft w:val="640"/>
      <w:marRight w:val="0"/>
      <w:marTop w:val="0"/>
      <w:marBottom w:val="0"/>
      <w:divBdr>
        <w:top w:val="none" w:sz="0" w:space="0" w:color="auto"/>
        <w:left w:val="none" w:sz="0" w:space="0" w:color="auto"/>
        <w:bottom w:val="none" w:sz="0" w:space="0" w:color="auto"/>
        <w:right w:val="none" w:sz="0" w:space="0" w:color="auto"/>
      </w:divBdr>
    </w:div>
    <w:div w:id="1101800788">
      <w:marLeft w:val="640"/>
      <w:marRight w:val="0"/>
      <w:marTop w:val="0"/>
      <w:marBottom w:val="0"/>
      <w:divBdr>
        <w:top w:val="none" w:sz="0" w:space="0" w:color="auto"/>
        <w:left w:val="none" w:sz="0" w:space="0" w:color="auto"/>
        <w:bottom w:val="none" w:sz="0" w:space="0" w:color="auto"/>
        <w:right w:val="none" w:sz="0" w:space="0" w:color="auto"/>
      </w:divBdr>
    </w:div>
    <w:div w:id="1101803781">
      <w:marLeft w:val="640"/>
      <w:marRight w:val="0"/>
      <w:marTop w:val="0"/>
      <w:marBottom w:val="0"/>
      <w:divBdr>
        <w:top w:val="none" w:sz="0" w:space="0" w:color="auto"/>
        <w:left w:val="none" w:sz="0" w:space="0" w:color="auto"/>
        <w:bottom w:val="none" w:sz="0" w:space="0" w:color="auto"/>
        <w:right w:val="none" w:sz="0" w:space="0" w:color="auto"/>
      </w:divBdr>
    </w:div>
    <w:div w:id="1101877593">
      <w:marLeft w:val="640"/>
      <w:marRight w:val="0"/>
      <w:marTop w:val="0"/>
      <w:marBottom w:val="0"/>
      <w:divBdr>
        <w:top w:val="none" w:sz="0" w:space="0" w:color="auto"/>
        <w:left w:val="none" w:sz="0" w:space="0" w:color="auto"/>
        <w:bottom w:val="none" w:sz="0" w:space="0" w:color="auto"/>
        <w:right w:val="none" w:sz="0" w:space="0" w:color="auto"/>
      </w:divBdr>
    </w:div>
    <w:div w:id="1101995733">
      <w:marLeft w:val="640"/>
      <w:marRight w:val="0"/>
      <w:marTop w:val="0"/>
      <w:marBottom w:val="0"/>
      <w:divBdr>
        <w:top w:val="none" w:sz="0" w:space="0" w:color="auto"/>
        <w:left w:val="none" w:sz="0" w:space="0" w:color="auto"/>
        <w:bottom w:val="none" w:sz="0" w:space="0" w:color="auto"/>
        <w:right w:val="none" w:sz="0" w:space="0" w:color="auto"/>
      </w:divBdr>
    </w:div>
    <w:div w:id="1102141563">
      <w:marLeft w:val="640"/>
      <w:marRight w:val="0"/>
      <w:marTop w:val="0"/>
      <w:marBottom w:val="0"/>
      <w:divBdr>
        <w:top w:val="none" w:sz="0" w:space="0" w:color="auto"/>
        <w:left w:val="none" w:sz="0" w:space="0" w:color="auto"/>
        <w:bottom w:val="none" w:sz="0" w:space="0" w:color="auto"/>
        <w:right w:val="none" w:sz="0" w:space="0" w:color="auto"/>
      </w:divBdr>
    </w:div>
    <w:div w:id="1102145160">
      <w:marLeft w:val="640"/>
      <w:marRight w:val="0"/>
      <w:marTop w:val="0"/>
      <w:marBottom w:val="0"/>
      <w:divBdr>
        <w:top w:val="none" w:sz="0" w:space="0" w:color="auto"/>
        <w:left w:val="none" w:sz="0" w:space="0" w:color="auto"/>
        <w:bottom w:val="none" w:sz="0" w:space="0" w:color="auto"/>
        <w:right w:val="none" w:sz="0" w:space="0" w:color="auto"/>
      </w:divBdr>
    </w:div>
    <w:div w:id="1102190519">
      <w:bodyDiv w:val="1"/>
      <w:marLeft w:val="0"/>
      <w:marRight w:val="0"/>
      <w:marTop w:val="0"/>
      <w:marBottom w:val="0"/>
      <w:divBdr>
        <w:top w:val="none" w:sz="0" w:space="0" w:color="auto"/>
        <w:left w:val="none" w:sz="0" w:space="0" w:color="auto"/>
        <w:bottom w:val="none" w:sz="0" w:space="0" w:color="auto"/>
        <w:right w:val="none" w:sz="0" w:space="0" w:color="auto"/>
      </w:divBdr>
    </w:div>
    <w:div w:id="1102260416">
      <w:marLeft w:val="640"/>
      <w:marRight w:val="0"/>
      <w:marTop w:val="0"/>
      <w:marBottom w:val="0"/>
      <w:divBdr>
        <w:top w:val="none" w:sz="0" w:space="0" w:color="auto"/>
        <w:left w:val="none" w:sz="0" w:space="0" w:color="auto"/>
        <w:bottom w:val="none" w:sz="0" w:space="0" w:color="auto"/>
        <w:right w:val="none" w:sz="0" w:space="0" w:color="auto"/>
      </w:divBdr>
    </w:div>
    <w:div w:id="1102339547">
      <w:marLeft w:val="640"/>
      <w:marRight w:val="0"/>
      <w:marTop w:val="0"/>
      <w:marBottom w:val="0"/>
      <w:divBdr>
        <w:top w:val="none" w:sz="0" w:space="0" w:color="auto"/>
        <w:left w:val="none" w:sz="0" w:space="0" w:color="auto"/>
        <w:bottom w:val="none" w:sz="0" w:space="0" w:color="auto"/>
        <w:right w:val="none" w:sz="0" w:space="0" w:color="auto"/>
      </w:divBdr>
    </w:div>
    <w:div w:id="1102341607">
      <w:marLeft w:val="640"/>
      <w:marRight w:val="0"/>
      <w:marTop w:val="0"/>
      <w:marBottom w:val="0"/>
      <w:divBdr>
        <w:top w:val="none" w:sz="0" w:space="0" w:color="auto"/>
        <w:left w:val="none" w:sz="0" w:space="0" w:color="auto"/>
        <w:bottom w:val="none" w:sz="0" w:space="0" w:color="auto"/>
        <w:right w:val="none" w:sz="0" w:space="0" w:color="auto"/>
      </w:divBdr>
    </w:div>
    <w:div w:id="1102382064">
      <w:marLeft w:val="640"/>
      <w:marRight w:val="0"/>
      <w:marTop w:val="0"/>
      <w:marBottom w:val="0"/>
      <w:divBdr>
        <w:top w:val="none" w:sz="0" w:space="0" w:color="auto"/>
        <w:left w:val="none" w:sz="0" w:space="0" w:color="auto"/>
        <w:bottom w:val="none" w:sz="0" w:space="0" w:color="auto"/>
        <w:right w:val="none" w:sz="0" w:space="0" w:color="auto"/>
      </w:divBdr>
    </w:div>
    <w:div w:id="1102384609">
      <w:marLeft w:val="640"/>
      <w:marRight w:val="0"/>
      <w:marTop w:val="0"/>
      <w:marBottom w:val="0"/>
      <w:divBdr>
        <w:top w:val="none" w:sz="0" w:space="0" w:color="auto"/>
        <w:left w:val="none" w:sz="0" w:space="0" w:color="auto"/>
        <w:bottom w:val="none" w:sz="0" w:space="0" w:color="auto"/>
        <w:right w:val="none" w:sz="0" w:space="0" w:color="auto"/>
      </w:divBdr>
    </w:div>
    <w:div w:id="1102411962">
      <w:marLeft w:val="640"/>
      <w:marRight w:val="0"/>
      <w:marTop w:val="0"/>
      <w:marBottom w:val="0"/>
      <w:divBdr>
        <w:top w:val="none" w:sz="0" w:space="0" w:color="auto"/>
        <w:left w:val="none" w:sz="0" w:space="0" w:color="auto"/>
        <w:bottom w:val="none" w:sz="0" w:space="0" w:color="auto"/>
        <w:right w:val="none" w:sz="0" w:space="0" w:color="auto"/>
      </w:divBdr>
    </w:div>
    <w:div w:id="1102413095">
      <w:marLeft w:val="640"/>
      <w:marRight w:val="0"/>
      <w:marTop w:val="0"/>
      <w:marBottom w:val="0"/>
      <w:divBdr>
        <w:top w:val="none" w:sz="0" w:space="0" w:color="auto"/>
        <w:left w:val="none" w:sz="0" w:space="0" w:color="auto"/>
        <w:bottom w:val="none" w:sz="0" w:space="0" w:color="auto"/>
        <w:right w:val="none" w:sz="0" w:space="0" w:color="auto"/>
      </w:divBdr>
    </w:div>
    <w:div w:id="1102452034">
      <w:marLeft w:val="640"/>
      <w:marRight w:val="0"/>
      <w:marTop w:val="0"/>
      <w:marBottom w:val="0"/>
      <w:divBdr>
        <w:top w:val="none" w:sz="0" w:space="0" w:color="auto"/>
        <w:left w:val="none" w:sz="0" w:space="0" w:color="auto"/>
        <w:bottom w:val="none" w:sz="0" w:space="0" w:color="auto"/>
        <w:right w:val="none" w:sz="0" w:space="0" w:color="auto"/>
      </w:divBdr>
    </w:div>
    <w:div w:id="1102458537">
      <w:marLeft w:val="640"/>
      <w:marRight w:val="0"/>
      <w:marTop w:val="0"/>
      <w:marBottom w:val="0"/>
      <w:divBdr>
        <w:top w:val="none" w:sz="0" w:space="0" w:color="auto"/>
        <w:left w:val="none" w:sz="0" w:space="0" w:color="auto"/>
        <w:bottom w:val="none" w:sz="0" w:space="0" w:color="auto"/>
        <w:right w:val="none" w:sz="0" w:space="0" w:color="auto"/>
      </w:divBdr>
    </w:div>
    <w:div w:id="1102530483">
      <w:marLeft w:val="640"/>
      <w:marRight w:val="0"/>
      <w:marTop w:val="0"/>
      <w:marBottom w:val="0"/>
      <w:divBdr>
        <w:top w:val="none" w:sz="0" w:space="0" w:color="auto"/>
        <w:left w:val="none" w:sz="0" w:space="0" w:color="auto"/>
        <w:bottom w:val="none" w:sz="0" w:space="0" w:color="auto"/>
        <w:right w:val="none" w:sz="0" w:space="0" w:color="auto"/>
      </w:divBdr>
    </w:div>
    <w:div w:id="1102533295">
      <w:marLeft w:val="640"/>
      <w:marRight w:val="0"/>
      <w:marTop w:val="0"/>
      <w:marBottom w:val="0"/>
      <w:divBdr>
        <w:top w:val="none" w:sz="0" w:space="0" w:color="auto"/>
        <w:left w:val="none" w:sz="0" w:space="0" w:color="auto"/>
        <w:bottom w:val="none" w:sz="0" w:space="0" w:color="auto"/>
        <w:right w:val="none" w:sz="0" w:space="0" w:color="auto"/>
      </w:divBdr>
    </w:div>
    <w:div w:id="1102648724">
      <w:marLeft w:val="640"/>
      <w:marRight w:val="0"/>
      <w:marTop w:val="0"/>
      <w:marBottom w:val="0"/>
      <w:divBdr>
        <w:top w:val="none" w:sz="0" w:space="0" w:color="auto"/>
        <w:left w:val="none" w:sz="0" w:space="0" w:color="auto"/>
        <w:bottom w:val="none" w:sz="0" w:space="0" w:color="auto"/>
        <w:right w:val="none" w:sz="0" w:space="0" w:color="auto"/>
      </w:divBdr>
    </w:div>
    <w:div w:id="1102796753">
      <w:marLeft w:val="640"/>
      <w:marRight w:val="0"/>
      <w:marTop w:val="0"/>
      <w:marBottom w:val="0"/>
      <w:divBdr>
        <w:top w:val="none" w:sz="0" w:space="0" w:color="auto"/>
        <w:left w:val="none" w:sz="0" w:space="0" w:color="auto"/>
        <w:bottom w:val="none" w:sz="0" w:space="0" w:color="auto"/>
        <w:right w:val="none" w:sz="0" w:space="0" w:color="auto"/>
      </w:divBdr>
    </w:div>
    <w:div w:id="1102799426">
      <w:marLeft w:val="640"/>
      <w:marRight w:val="0"/>
      <w:marTop w:val="0"/>
      <w:marBottom w:val="0"/>
      <w:divBdr>
        <w:top w:val="none" w:sz="0" w:space="0" w:color="auto"/>
        <w:left w:val="none" w:sz="0" w:space="0" w:color="auto"/>
        <w:bottom w:val="none" w:sz="0" w:space="0" w:color="auto"/>
        <w:right w:val="none" w:sz="0" w:space="0" w:color="auto"/>
      </w:divBdr>
    </w:div>
    <w:div w:id="1102919046">
      <w:marLeft w:val="640"/>
      <w:marRight w:val="0"/>
      <w:marTop w:val="0"/>
      <w:marBottom w:val="0"/>
      <w:divBdr>
        <w:top w:val="none" w:sz="0" w:space="0" w:color="auto"/>
        <w:left w:val="none" w:sz="0" w:space="0" w:color="auto"/>
        <w:bottom w:val="none" w:sz="0" w:space="0" w:color="auto"/>
        <w:right w:val="none" w:sz="0" w:space="0" w:color="auto"/>
      </w:divBdr>
    </w:div>
    <w:div w:id="1102919292">
      <w:marLeft w:val="640"/>
      <w:marRight w:val="0"/>
      <w:marTop w:val="0"/>
      <w:marBottom w:val="0"/>
      <w:divBdr>
        <w:top w:val="none" w:sz="0" w:space="0" w:color="auto"/>
        <w:left w:val="none" w:sz="0" w:space="0" w:color="auto"/>
        <w:bottom w:val="none" w:sz="0" w:space="0" w:color="auto"/>
        <w:right w:val="none" w:sz="0" w:space="0" w:color="auto"/>
      </w:divBdr>
    </w:div>
    <w:div w:id="1102994787">
      <w:marLeft w:val="640"/>
      <w:marRight w:val="0"/>
      <w:marTop w:val="0"/>
      <w:marBottom w:val="0"/>
      <w:divBdr>
        <w:top w:val="none" w:sz="0" w:space="0" w:color="auto"/>
        <w:left w:val="none" w:sz="0" w:space="0" w:color="auto"/>
        <w:bottom w:val="none" w:sz="0" w:space="0" w:color="auto"/>
        <w:right w:val="none" w:sz="0" w:space="0" w:color="auto"/>
      </w:divBdr>
    </w:div>
    <w:div w:id="1102995708">
      <w:marLeft w:val="640"/>
      <w:marRight w:val="0"/>
      <w:marTop w:val="0"/>
      <w:marBottom w:val="0"/>
      <w:divBdr>
        <w:top w:val="none" w:sz="0" w:space="0" w:color="auto"/>
        <w:left w:val="none" w:sz="0" w:space="0" w:color="auto"/>
        <w:bottom w:val="none" w:sz="0" w:space="0" w:color="auto"/>
        <w:right w:val="none" w:sz="0" w:space="0" w:color="auto"/>
      </w:divBdr>
    </w:div>
    <w:div w:id="1103065059">
      <w:marLeft w:val="640"/>
      <w:marRight w:val="0"/>
      <w:marTop w:val="0"/>
      <w:marBottom w:val="0"/>
      <w:divBdr>
        <w:top w:val="none" w:sz="0" w:space="0" w:color="auto"/>
        <w:left w:val="none" w:sz="0" w:space="0" w:color="auto"/>
        <w:bottom w:val="none" w:sz="0" w:space="0" w:color="auto"/>
        <w:right w:val="none" w:sz="0" w:space="0" w:color="auto"/>
      </w:divBdr>
    </w:div>
    <w:div w:id="1103066322">
      <w:marLeft w:val="640"/>
      <w:marRight w:val="0"/>
      <w:marTop w:val="0"/>
      <w:marBottom w:val="0"/>
      <w:divBdr>
        <w:top w:val="none" w:sz="0" w:space="0" w:color="auto"/>
        <w:left w:val="none" w:sz="0" w:space="0" w:color="auto"/>
        <w:bottom w:val="none" w:sz="0" w:space="0" w:color="auto"/>
        <w:right w:val="none" w:sz="0" w:space="0" w:color="auto"/>
      </w:divBdr>
    </w:div>
    <w:div w:id="1103066510">
      <w:marLeft w:val="640"/>
      <w:marRight w:val="0"/>
      <w:marTop w:val="0"/>
      <w:marBottom w:val="0"/>
      <w:divBdr>
        <w:top w:val="none" w:sz="0" w:space="0" w:color="auto"/>
        <w:left w:val="none" w:sz="0" w:space="0" w:color="auto"/>
        <w:bottom w:val="none" w:sz="0" w:space="0" w:color="auto"/>
        <w:right w:val="none" w:sz="0" w:space="0" w:color="auto"/>
      </w:divBdr>
    </w:div>
    <w:div w:id="1103234038">
      <w:marLeft w:val="640"/>
      <w:marRight w:val="0"/>
      <w:marTop w:val="0"/>
      <w:marBottom w:val="0"/>
      <w:divBdr>
        <w:top w:val="none" w:sz="0" w:space="0" w:color="auto"/>
        <w:left w:val="none" w:sz="0" w:space="0" w:color="auto"/>
        <w:bottom w:val="none" w:sz="0" w:space="0" w:color="auto"/>
        <w:right w:val="none" w:sz="0" w:space="0" w:color="auto"/>
      </w:divBdr>
    </w:div>
    <w:div w:id="1103303262">
      <w:marLeft w:val="640"/>
      <w:marRight w:val="0"/>
      <w:marTop w:val="0"/>
      <w:marBottom w:val="0"/>
      <w:divBdr>
        <w:top w:val="none" w:sz="0" w:space="0" w:color="auto"/>
        <w:left w:val="none" w:sz="0" w:space="0" w:color="auto"/>
        <w:bottom w:val="none" w:sz="0" w:space="0" w:color="auto"/>
        <w:right w:val="none" w:sz="0" w:space="0" w:color="auto"/>
      </w:divBdr>
    </w:div>
    <w:div w:id="1103376639">
      <w:marLeft w:val="640"/>
      <w:marRight w:val="0"/>
      <w:marTop w:val="0"/>
      <w:marBottom w:val="0"/>
      <w:divBdr>
        <w:top w:val="none" w:sz="0" w:space="0" w:color="auto"/>
        <w:left w:val="none" w:sz="0" w:space="0" w:color="auto"/>
        <w:bottom w:val="none" w:sz="0" w:space="0" w:color="auto"/>
        <w:right w:val="none" w:sz="0" w:space="0" w:color="auto"/>
      </w:divBdr>
    </w:div>
    <w:div w:id="1103378852">
      <w:marLeft w:val="640"/>
      <w:marRight w:val="0"/>
      <w:marTop w:val="0"/>
      <w:marBottom w:val="0"/>
      <w:divBdr>
        <w:top w:val="none" w:sz="0" w:space="0" w:color="auto"/>
        <w:left w:val="none" w:sz="0" w:space="0" w:color="auto"/>
        <w:bottom w:val="none" w:sz="0" w:space="0" w:color="auto"/>
        <w:right w:val="none" w:sz="0" w:space="0" w:color="auto"/>
      </w:divBdr>
    </w:div>
    <w:div w:id="1103382748">
      <w:marLeft w:val="640"/>
      <w:marRight w:val="0"/>
      <w:marTop w:val="0"/>
      <w:marBottom w:val="0"/>
      <w:divBdr>
        <w:top w:val="none" w:sz="0" w:space="0" w:color="auto"/>
        <w:left w:val="none" w:sz="0" w:space="0" w:color="auto"/>
        <w:bottom w:val="none" w:sz="0" w:space="0" w:color="auto"/>
        <w:right w:val="none" w:sz="0" w:space="0" w:color="auto"/>
      </w:divBdr>
    </w:div>
    <w:div w:id="1103383882">
      <w:marLeft w:val="640"/>
      <w:marRight w:val="0"/>
      <w:marTop w:val="0"/>
      <w:marBottom w:val="0"/>
      <w:divBdr>
        <w:top w:val="none" w:sz="0" w:space="0" w:color="auto"/>
        <w:left w:val="none" w:sz="0" w:space="0" w:color="auto"/>
        <w:bottom w:val="none" w:sz="0" w:space="0" w:color="auto"/>
        <w:right w:val="none" w:sz="0" w:space="0" w:color="auto"/>
      </w:divBdr>
    </w:div>
    <w:div w:id="1103452494">
      <w:marLeft w:val="640"/>
      <w:marRight w:val="0"/>
      <w:marTop w:val="0"/>
      <w:marBottom w:val="0"/>
      <w:divBdr>
        <w:top w:val="none" w:sz="0" w:space="0" w:color="auto"/>
        <w:left w:val="none" w:sz="0" w:space="0" w:color="auto"/>
        <w:bottom w:val="none" w:sz="0" w:space="0" w:color="auto"/>
        <w:right w:val="none" w:sz="0" w:space="0" w:color="auto"/>
      </w:divBdr>
    </w:div>
    <w:div w:id="1103568707">
      <w:marLeft w:val="640"/>
      <w:marRight w:val="0"/>
      <w:marTop w:val="0"/>
      <w:marBottom w:val="0"/>
      <w:divBdr>
        <w:top w:val="none" w:sz="0" w:space="0" w:color="auto"/>
        <w:left w:val="none" w:sz="0" w:space="0" w:color="auto"/>
        <w:bottom w:val="none" w:sz="0" w:space="0" w:color="auto"/>
        <w:right w:val="none" w:sz="0" w:space="0" w:color="auto"/>
      </w:divBdr>
    </w:div>
    <w:div w:id="1103571488">
      <w:bodyDiv w:val="1"/>
      <w:marLeft w:val="0"/>
      <w:marRight w:val="0"/>
      <w:marTop w:val="0"/>
      <w:marBottom w:val="0"/>
      <w:divBdr>
        <w:top w:val="none" w:sz="0" w:space="0" w:color="auto"/>
        <w:left w:val="none" w:sz="0" w:space="0" w:color="auto"/>
        <w:bottom w:val="none" w:sz="0" w:space="0" w:color="auto"/>
        <w:right w:val="none" w:sz="0" w:space="0" w:color="auto"/>
      </w:divBdr>
    </w:div>
    <w:div w:id="1103644776">
      <w:marLeft w:val="640"/>
      <w:marRight w:val="0"/>
      <w:marTop w:val="0"/>
      <w:marBottom w:val="0"/>
      <w:divBdr>
        <w:top w:val="none" w:sz="0" w:space="0" w:color="auto"/>
        <w:left w:val="none" w:sz="0" w:space="0" w:color="auto"/>
        <w:bottom w:val="none" w:sz="0" w:space="0" w:color="auto"/>
        <w:right w:val="none" w:sz="0" w:space="0" w:color="auto"/>
      </w:divBdr>
    </w:div>
    <w:div w:id="1103648059">
      <w:marLeft w:val="640"/>
      <w:marRight w:val="0"/>
      <w:marTop w:val="0"/>
      <w:marBottom w:val="0"/>
      <w:divBdr>
        <w:top w:val="none" w:sz="0" w:space="0" w:color="auto"/>
        <w:left w:val="none" w:sz="0" w:space="0" w:color="auto"/>
        <w:bottom w:val="none" w:sz="0" w:space="0" w:color="auto"/>
        <w:right w:val="none" w:sz="0" w:space="0" w:color="auto"/>
      </w:divBdr>
    </w:div>
    <w:div w:id="1103721283">
      <w:marLeft w:val="640"/>
      <w:marRight w:val="0"/>
      <w:marTop w:val="0"/>
      <w:marBottom w:val="0"/>
      <w:divBdr>
        <w:top w:val="none" w:sz="0" w:space="0" w:color="auto"/>
        <w:left w:val="none" w:sz="0" w:space="0" w:color="auto"/>
        <w:bottom w:val="none" w:sz="0" w:space="0" w:color="auto"/>
        <w:right w:val="none" w:sz="0" w:space="0" w:color="auto"/>
      </w:divBdr>
    </w:div>
    <w:div w:id="1103837752">
      <w:marLeft w:val="640"/>
      <w:marRight w:val="0"/>
      <w:marTop w:val="0"/>
      <w:marBottom w:val="0"/>
      <w:divBdr>
        <w:top w:val="none" w:sz="0" w:space="0" w:color="auto"/>
        <w:left w:val="none" w:sz="0" w:space="0" w:color="auto"/>
        <w:bottom w:val="none" w:sz="0" w:space="0" w:color="auto"/>
        <w:right w:val="none" w:sz="0" w:space="0" w:color="auto"/>
      </w:divBdr>
    </w:div>
    <w:div w:id="1103840110">
      <w:marLeft w:val="640"/>
      <w:marRight w:val="0"/>
      <w:marTop w:val="0"/>
      <w:marBottom w:val="0"/>
      <w:divBdr>
        <w:top w:val="none" w:sz="0" w:space="0" w:color="auto"/>
        <w:left w:val="none" w:sz="0" w:space="0" w:color="auto"/>
        <w:bottom w:val="none" w:sz="0" w:space="0" w:color="auto"/>
        <w:right w:val="none" w:sz="0" w:space="0" w:color="auto"/>
      </w:divBdr>
    </w:div>
    <w:div w:id="1104038026">
      <w:marLeft w:val="640"/>
      <w:marRight w:val="0"/>
      <w:marTop w:val="0"/>
      <w:marBottom w:val="0"/>
      <w:divBdr>
        <w:top w:val="none" w:sz="0" w:space="0" w:color="auto"/>
        <w:left w:val="none" w:sz="0" w:space="0" w:color="auto"/>
        <w:bottom w:val="none" w:sz="0" w:space="0" w:color="auto"/>
        <w:right w:val="none" w:sz="0" w:space="0" w:color="auto"/>
      </w:divBdr>
    </w:div>
    <w:div w:id="1104231197">
      <w:marLeft w:val="640"/>
      <w:marRight w:val="0"/>
      <w:marTop w:val="0"/>
      <w:marBottom w:val="0"/>
      <w:divBdr>
        <w:top w:val="none" w:sz="0" w:space="0" w:color="auto"/>
        <w:left w:val="none" w:sz="0" w:space="0" w:color="auto"/>
        <w:bottom w:val="none" w:sz="0" w:space="0" w:color="auto"/>
        <w:right w:val="none" w:sz="0" w:space="0" w:color="auto"/>
      </w:divBdr>
    </w:div>
    <w:div w:id="1104347994">
      <w:marLeft w:val="640"/>
      <w:marRight w:val="0"/>
      <w:marTop w:val="0"/>
      <w:marBottom w:val="0"/>
      <w:divBdr>
        <w:top w:val="none" w:sz="0" w:space="0" w:color="auto"/>
        <w:left w:val="none" w:sz="0" w:space="0" w:color="auto"/>
        <w:bottom w:val="none" w:sz="0" w:space="0" w:color="auto"/>
        <w:right w:val="none" w:sz="0" w:space="0" w:color="auto"/>
      </w:divBdr>
    </w:div>
    <w:div w:id="1104377581">
      <w:marLeft w:val="640"/>
      <w:marRight w:val="0"/>
      <w:marTop w:val="0"/>
      <w:marBottom w:val="0"/>
      <w:divBdr>
        <w:top w:val="none" w:sz="0" w:space="0" w:color="auto"/>
        <w:left w:val="none" w:sz="0" w:space="0" w:color="auto"/>
        <w:bottom w:val="none" w:sz="0" w:space="0" w:color="auto"/>
        <w:right w:val="none" w:sz="0" w:space="0" w:color="auto"/>
      </w:divBdr>
    </w:div>
    <w:div w:id="1104378596">
      <w:marLeft w:val="640"/>
      <w:marRight w:val="0"/>
      <w:marTop w:val="0"/>
      <w:marBottom w:val="0"/>
      <w:divBdr>
        <w:top w:val="none" w:sz="0" w:space="0" w:color="auto"/>
        <w:left w:val="none" w:sz="0" w:space="0" w:color="auto"/>
        <w:bottom w:val="none" w:sz="0" w:space="0" w:color="auto"/>
        <w:right w:val="none" w:sz="0" w:space="0" w:color="auto"/>
      </w:divBdr>
    </w:div>
    <w:div w:id="1104421004">
      <w:marLeft w:val="640"/>
      <w:marRight w:val="0"/>
      <w:marTop w:val="0"/>
      <w:marBottom w:val="0"/>
      <w:divBdr>
        <w:top w:val="none" w:sz="0" w:space="0" w:color="auto"/>
        <w:left w:val="none" w:sz="0" w:space="0" w:color="auto"/>
        <w:bottom w:val="none" w:sz="0" w:space="0" w:color="auto"/>
        <w:right w:val="none" w:sz="0" w:space="0" w:color="auto"/>
      </w:divBdr>
    </w:div>
    <w:div w:id="1104425715">
      <w:marLeft w:val="640"/>
      <w:marRight w:val="0"/>
      <w:marTop w:val="0"/>
      <w:marBottom w:val="0"/>
      <w:divBdr>
        <w:top w:val="none" w:sz="0" w:space="0" w:color="auto"/>
        <w:left w:val="none" w:sz="0" w:space="0" w:color="auto"/>
        <w:bottom w:val="none" w:sz="0" w:space="0" w:color="auto"/>
        <w:right w:val="none" w:sz="0" w:space="0" w:color="auto"/>
      </w:divBdr>
    </w:div>
    <w:div w:id="1104497455">
      <w:marLeft w:val="640"/>
      <w:marRight w:val="0"/>
      <w:marTop w:val="0"/>
      <w:marBottom w:val="0"/>
      <w:divBdr>
        <w:top w:val="none" w:sz="0" w:space="0" w:color="auto"/>
        <w:left w:val="none" w:sz="0" w:space="0" w:color="auto"/>
        <w:bottom w:val="none" w:sz="0" w:space="0" w:color="auto"/>
        <w:right w:val="none" w:sz="0" w:space="0" w:color="auto"/>
      </w:divBdr>
    </w:div>
    <w:div w:id="1104544640">
      <w:marLeft w:val="640"/>
      <w:marRight w:val="0"/>
      <w:marTop w:val="0"/>
      <w:marBottom w:val="0"/>
      <w:divBdr>
        <w:top w:val="none" w:sz="0" w:space="0" w:color="auto"/>
        <w:left w:val="none" w:sz="0" w:space="0" w:color="auto"/>
        <w:bottom w:val="none" w:sz="0" w:space="0" w:color="auto"/>
        <w:right w:val="none" w:sz="0" w:space="0" w:color="auto"/>
      </w:divBdr>
    </w:div>
    <w:div w:id="1104617034">
      <w:marLeft w:val="640"/>
      <w:marRight w:val="0"/>
      <w:marTop w:val="0"/>
      <w:marBottom w:val="0"/>
      <w:divBdr>
        <w:top w:val="none" w:sz="0" w:space="0" w:color="auto"/>
        <w:left w:val="none" w:sz="0" w:space="0" w:color="auto"/>
        <w:bottom w:val="none" w:sz="0" w:space="0" w:color="auto"/>
        <w:right w:val="none" w:sz="0" w:space="0" w:color="auto"/>
      </w:divBdr>
    </w:div>
    <w:div w:id="1104689963">
      <w:marLeft w:val="640"/>
      <w:marRight w:val="0"/>
      <w:marTop w:val="0"/>
      <w:marBottom w:val="0"/>
      <w:divBdr>
        <w:top w:val="none" w:sz="0" w:space="0" w:color="auto"/>
        <w:left w:val="none" w:sz="0" w:space="0" w:color="auto"/>
        <w:bottom w:val="none" w:sz="0" w:space="0" w:color="auto"/>
        <w:right w:val="none" w:sz="0" w:space="0" w:color="auto"/>
      </w:divBdr>
    </w:div>
    <w:div w:id="1104761311">
      <w:marLeft w:val="640"/>
      <w:marRight w:val="0"/>
      <w:marTop w:val="0"/>
      <w:marBottom w:val="0"/>
      <w:divBdr>
        <w:top w:val="none" w:sz="0" w:space="0" w:color="auto"/>
        <w:left w:val="none" w:sz="0" w:space="0" w:color="auto"/>
        <w:bottom w:val="none" w:sz="0" w:space="0" w:color="auto"/>
        <w:right w:val="none" w:sz="0" w:space="0" w:color="auto"/>
      </w:divBdr>
    </w:div>
    <w:div w:id="1104764760">
      <w:marLeft w:val="640"/>
      <w:marRight w:val="0"/>
      <w:marTop w:val="0"/>
      <w:marBottom w:val="0"/>
      <w:divBdr>
        <w:top w:val="none" w:sz="0" w:space="0" w:color="auto"/>
        <w:left w:val="none" w:sz="0" w:space="0" w:color="auto"/>
        <w:bottom w:val="none" w:sz="0" w:space="0" w:color="auto"/>
        <w:right w:val="none" w:sz="0" w:space="0" w:color="auto"/>
      </w:divBdr>
    </w:div>
    <w:div w:id="1104885157">
      <w:marLeft w:val="640"/>
      <w:marRight w:val="0"/>
      <w:marTop w:val="0"/>
      <w:marBottom w:val="0"/>
      <w:divBdr>
        <w:top w:val="none" w:sz="0" w:space="0" w:color="auto"/>
        <w:left w:val="none" w:sz="0" w:space="0" w:color="auto"/>
        <w:bottom w:val="none" w:sz="0" w:space="0" w:color="auto"/>
        <w:right w:val="none" w:sz="0" w:space="0" w:color="auto"/>
      </w:divBdr>
    </w:div>
    <w:div w:id="1104955028">
      <w:marLeft w:val="640"/>
      <w:marRight w:val="0"/>
      <w:marTop w:val="0"/>
      <w:marBottom w:val="0"/>
      <w:divBdr>
        <w:top w:val="none" w:sz="0" w:space="0" w:color="auto"/>
        <w:left w:val="none" w:sz="0" w:space="0" w:color="auto"/>
        <w:bottom w:val="none" w:sz="0" w:space="0" w:color="auto"/>
        <w:right w:val="none" w:sz="0" w:space="0" w:color="auto"/>
      </w:divBdr>
    </w:div>
    <w:div w:id="1105148124">
      <w:marLeft w:val="640"/>
      <w:marRight w:val="0"/>
      <w:marTop w:val="0"/>
      <w:marBottom w:val="0"/>
      <w:divBdr>
        <w:top w:val="none" w:sz="0" w:space="0" w:color="auto"/>
        <w:left w:val="none" w:sz="0" w:space="0" w:color="auto"/>
        <w:bottom w:val="none" w:sz="0" w:space="0" w:color="auto"/>
        <w:right w:val="none" w:sz="0" w:space="0" w:color="auto"/>
      </w:divBdr>
    </w:div>
    <w:div w:id="1105224728">
      <w:marLeft w:val="640"/>
      <w:marRight w:val="0"/>
      <w:marTop w:val="0"/>
      <w:marBottom w:val="0"/>
      <w:divBdr>
        <w:top w:val="none" w:sz="0" w:space="0" w:color="auto"/>
        <w:left w:val="none" w:sz="0" w:space="0" w:color="auto"/>
        <w:bottom w:val="none" w:sz="0" w:space="0" w:color="auto"/>
        <w:right w:val="none" w:sz="0" w:space="0" w:color="auto"/>
      </w:divBdr>
    </w:div>
    <w:div w:id="1105228806">
      <w:marLeft w:val="640"/>
      <w:marRight w:val="0"/>
      <w:marTop w:val="0"/>
      <w:marBottom w:val="0"/>
      <w:divBdr>
        <w:top w:val="none" w:sz="0" w:space="0" w:color="auto"/>
        <w:left w:val="none" w:sz="0" w:space="0" w:color="auto"/>
        <w:bottom w:val="none" w:sz="0" w:space="0" w:color="auto"/>
        <w:right w:val="none" w:sz="0" w:space="0" w:color="auto"/>
      </w:divBdr>
    </w:div>
    <w:div w:id="1105230994">
      <w:marLeft w:val="640"/>
      <w:marRight w:val="0"/>
      <w:marTop w:val="0"/>
      <w:marBottom w:val="0"/>
      <w:divBdr>
        <w:top w:val="none" w:sz="0" w:space="0" w:color="auto"/>
        <w:left w:val="none" w:sz="0" w:space="0" w:color="auto"/>
        <w:bottom w:val="none" w:sz="0" w:space="0" w:color="auto"/>
        <w:right w:val="none" w:sz="0" w:space="0" w:color="auto"/>
      </w:divBdr>
    </w:div>
    <w:div w:id="1105270075">
      <w:marLeft w:val="640"/>
      <w:marRight w:val="0"/>
      <w:marTop w:val="0"/>
      <w:marBottom w:val="0"/>
      <w:divBdr>
        <w:top w:val="none" w:sz="0" w:space="0" w:color="auto"/>
        <w:left w:val="none" w:sz="0" w:space="0" w:color="auto"/>
        <w:bottom w:val="none" w:sz="0" w:space="0" w:color="auto"/>
        <w:right w:val="none" w:sz="0" w:space="0" w:color="auto"/>
      </w:divBdr>
    </w:div>
    <w:div w:id="1105272555">
      <w:marLeft w:val="640"/>
      <w:marRight w:val="0"/>
      <w:marTop w:val="0"/>
      <w:marBottom w:val="0"/>
      <w:divBdr>
        <w:top w:val="none" w:sz="0" w:space="0" w:color="auto"/>
        <w:left w:val="none" w:sz="0" w:space="0" w:color="auto"/>
        <w:bottom w:val="none" w:sz="0" w:space="0" w:color="auto"/>
        <w:right w:val="none" w:sz="0" w:space="0" w:color="auto"/>
      </w:divBdr>
    </w:div>
    <w:div w:id="1105274933">
      <w:marLeft w:val="640"/>
      <w:marRight w:val="0"/>
      <w:marTop w:val="0"/>
      <w:marBottom w:val="0"/>
      <w:divBdr>
        <w:top w:val="none" w:sz="0" w:space="0" w:color="auto"/>
        <w:left w:val="none" w:sz="0" w:space="0" w:color="auto"/>
        <w:bottom w:val="none" w:sz="0" w:space="0" w:color="auto"/>
        <w:right w:val="none" w:sz="0" w:space="0" w:color="auto"/>
      </w:divBdr>
    </w:div>
    <w:div w:id="1105342727">
      <w:marLeft w:val="640"/>
      <w:marRight w:val="0"/>
      <w:marTop w:val="0"/>
      <w:marBottom w:val="0"/>
      <w:divBdr>
        <w:top w:val="none" w:sz="0" w:space="0" w:color="auto"/>
        <w:left w:val="none" w:sz="0" w:space="0" w:color="auto"/>
        <w:bottom w:val="none" w:sz="0" w:space="0" w:color="auto"/>
        <w:right w:val="none" w:sz="0" w:space="0" w:color="auto"/>
      </w:divBdr>
    </w:div>
    <w:div w:id="1105419000">
      <w:marLeft w:val="640"/>
      <w:marRight w:val="0"/>
      <w:marTop w:val="0"/>
      <w:marBottom w:val="0"/>
      <w:divBdr>
        <w:top w:val="none" w:sz="0" w:space="0" w:color="auto"/>
        <w:left w:val="none" w:sz="0" w:space="0" w:color="auto"/>
        <w:bottom w:val="none" w:sz="0" w:space="0" w:color="auto"/>
        <w:right w:val="none" w:sz="0" w:space="0" w:color="auto"/>
      </w:divBdr>
    </w:div>
    <w:div w:id="1105424662">
      <w:marLeft w:val="640"/>
      <w:marRight w:val="0"/>
      <w:marTop w:val="0"/>
      <w:marBottom w:val="0"/>
      <w:divBdr>
        <w:top w:val="none" w:sz="0" w:space="0" w:color="auto"/>
        <w:left w:val="none" w:sz="0" w:space="0" w:color="auto"/>
        <w:bottom w:val="none" w:sz="0" w:space="0" w:color="auto"/>
        <w:right w:val="none" w:sz="0" w:space="0" w:color="auto"/>
      </w:divBdr>
    </w:div>
    <w:div w:id="1105466589">
      <w:marLeft w:val="640"/>
      <w:marRight w:val="0"/>
      <w:marTop w:val="0"/>
      <w:marBottom w:val="0"/>
      <w:divBdr>
        <w:top w:val="none" w:sz="0" w:space="0" w:color="auto"/>
        <w:left w:val="none" w:sz="0" w:space="0" w:color="auto"/>
        <w:bottom w:val="none" w:sz="0" w:space="0" w:color="auto"/>
        <w:right w:val="none" w:sz="0" w:space="0" w:color="auto"/>
      </w:divBdr>
    </w:div>
    <w:div w:id="1105493300">
      <w:marLeft w:val="640"/>
      <w:marRight w:val="0"/>
      <w:marTop w:val="0"/>
      <w:marBottom w:val="0"/>
      <w:divBdr>
        <w:top w:val="none" w:sz="0" w:space="0" w:color="auto"/>
        <w:left w:val="none" w:sz="0" w:space="0" w:color="auto"/>
        <w:bottom w:val="none" w:sz="0" w:space="0" w:color="auto"/>
        <w:right w:val="none" w:sz="0" w:space="0" w:color="auto"/>
      </w:divBdr>
    </w:div>
    <w:div w:id="1105542958">
      <w:marLeft w:val="640"/>
      <w:marRight w:val="0"/>
      <w:marTop w:val="0"/>
      <w:marBottom w:val="0"/>
      <w:divBdr>
        <w:top w:val="none" w:sz="0" w:space="0" w:color="auto"/>
        <w:left w:val="none" w:sz="0" w:space="0" w:color="auto"/>
        <w:bottom w:val="none" w:sz="0" w:space="0" w:color="auto"/>
        <w:right w:val="none" w:sz="0" w:space="0" w:color="auto"/>
      </w:divBdr>
    </w:div>
    <w:div w:id="1105616422">
      <w:marLeft w:val="640"/>
      <w:marRight w:val="0"/>
      <w:marTop w:val="0"/>
      <w:marBottom w:val="0"/>
      <w:divBdr>
        <w:top w:val="none" w:sz="0" w:space="0" w:color="auto"/>
        <w:left w:val="none" w:sz="0" w:space="0" w:color="auto"/>
        <w:bottom w:val="none" w:sz="0" w:space="0" w:color="auto"/>
        <w:right w:val="none" w:sz="0" w:space="0" w:color="auto"/>
      </w:divBdr>
    </w:div>
    <w:div w:id="1105731841">
      <w:marLeft w:val="640"/>
      <w:marRight w:val="0"/>
      <w:marTop w:val="0"/>
      <w:marBottom w:val="0"/>
      <w:divBdr>
        <w:top w:val="none" w:sz="0" w:space="0" w:color="auto"/>
        <w:left w:val="none" w:sz="0" w:space="0" w:color="auto"/>
        <w:bottom w:val="none" w:sz="0" w:space="0" w:color="auto"/>
        <w:right w:val="none" w:sz="0" w:space="0" w:color="auto"/>
      </w:divBdr>
    </w:div>
    <w:div w:id="1105735004">
      <w:marLeft w:val="640"/>
      <w:marRight w:val="0"/>
      <w:marTop w:val="0"/>
      <w:marBottom w:val="0"/>
      <w:divBdr>
        <w:top w:val="none" w:sz="0" w:space="0" w:color="auto"/>
        <w:left w:val="none" w:sz="0" w:space="0" w:color="auto"/>
        <w:bottom w:val="none" w:sz="0" w:space="0" w:color="auto"/>
        <w:right w:val="none" w:sz="0" w:space="0" w:color="auto"/>
      </w:divBdr>
    </w:div>
    <w:div w:id="1105735689">
      <w:marLeft w:val="640"/>
      <w:marRight w:val="0"/>
      <w:marTop w:val="0"/>
      <w:marBottom w:val="0"/>
      <w:divBdr>
        <w:top w:val="none" w:sz="0" w:space="0" w:color="auto"/>
        <w:left w:val="none" w:sz="0" w:space="0" w:color="auto"/>
        <w:bottom w:val="none" w:sz="0" w:space="0" w:color="auto"/>
        <w:right w:val="none" w:sz="0" w:space="0" w:color="auto"/>
      </w:divBdr>
    </w:div>
    <w:div w:id="1105885711">
      <w:marLeft w:val="640"/>
      <w:marRight w:val="0"/>
      <w:marTop w:val="0"/>
      <w:marBottom w:val="0"/>
      <w:divBdr>
        <w:top w:val="none" w:sz="0" w:space="0" w:color="auto"/>
        <w:left w:val="none" w:sz="0" w:space="0" w:color="auto"/>
        <w:bottom w:val="none" w:sz="0" w:space="0" w:color="auto"/>
        <w:right w:val="none" w:sz="0" w:space="0" w:color="auto"/>
      </w:divBdr>
    </w:div>
    <w:div w:id="1105926331">
      <w:marLeft w:val="640"/>
      <w:marRight w:val="0"/>
      <w:marTop w:val="0"/>
      <w:marBottom w:val="0"/>
      <w:divBdr>
        <w:top w:val="none" w:sz="0" w:space="0" w:color="auto"/>
        <w:left w:val="none" w:sz="0" w:space="0" w:color="auto"/>
        <w:bottom w:val="none" w:sz="0" w:space="0" w:color="auto"/>
        <w:right w:val="none" w:sz="0" w:space="0" w:color="auto"/>
      </w:divBdr>
    </w:div>
    <w:div w:id="1105997062">
      <w:marLeft w:val="640"/>
      <w:marRight w:val="0"/>
      <w:marTop w:val="0"/>
      <w:marBottom w:val="0"/>
      <w:divBdr>
        <w:top w:val="none" w:sz="0" w:space="0" w:color="auto"/>
        <w:left w:val="none" w:sz="0" w:space="0" w:color="auto"/>
        <w:bottom w:val="none" w:sz="0" w:space="0" w:color="auto"/>
        <w:right w:val="none" w:sz="0" w:space="0" w:color="auto"/>
      </w:divBdr>
    </w:div>
    <w:div w:id="1105997968">
      <w:marLeft w:val="640"/>
      <w:marRight w:val="0"/>
      <w:marTop w:val="0"/>
      <w:marBottom w:val="0"/>
      <w:divBdr>
        <w:top w:val="none" w:sz="0" w:space="0" w:color="auto"/>
        <w:left w:val="none" w:sz="0" w:space="0" w:color="auto"/>
        <w:bottom w:val="none" w:sz="0" w:space="0" w:color="auto"/>
        <w:right w:val="none" w:sz="0" w:space="0" w:color="auto"/>
      </w:divBdr>
    </w:div>
    <w:div w:id="1106072298">
      <w:marLeft w:val="640"/>
      <w:marRight w:val="0"/>
      <w:marTop w:val="0"/>
      <w:marBottom w:val="0"/>
      <w:divBdr>
        <w:top w:val="none" w:sz="0" w:space="0" w:color="auto"/>
        <w:left w:val="none" w:sz="0" w:space="0" w:color="auto"/>
        <w:bottom w:val="none" w:sz="0" w:space="0" w:color="auto"/>
        <w:right w:val="none" w:sz="0" w:space="0" w:color="auto"/>
      </w:divBdr>
    </w:div>
    <w:div w:id="1106148101">
      <w:marLeft w:val="640"/>
      <w:marRight w:val="0"/>
      <w:marTop w:val="0"/>
      <w:marBottom w:val="0"/>
      <w:divBdr>
        <w:top w:val="none" w:sz="0" w:space="0" w:color="auto"/>
        <w:left w:val="none" w:sz="0" w:space="0" w:color="auto"/>
        <w:bottom w:val="none" w:sz="0" w:space="0" w:color="auto"/>
        <w:right w:val="none" w:sz="0" w:space="0" w:color="auto"/>
      </w:divBdr>
    </w:div>
    <w:div w:id="1106190269">
      <w:marLeft w:val="640"/>
      <w:marRight w:val="0"/>
      <w:marTop w:val="0"/>
      <w:marBottom w:val="0"/>
      <w:divBdr>
        <w:top w:val="none" w:sz="0" w:space="0" w:color="auto"/>
        <w:left w:val="none" w:sz="0" w:space="0" w:color="auto"/>
        <w:bottom w:val="none" w:sz="0" w:space="0" w:color="auto"/>
        <w:right w:val="none" w:sz="0" w:space="0" w:color="auto"/>
      </w:divBdr>
    </w:div>
    <w:div w:id="1106272509">
      <w:marLeft w:val="640"/>
      <w:marRight w:val="0"/>
      <w:marTop w:val="0"/>
      <w:marBottom w:val="0"/>
      <w:divBdr>
        <w:top w:val="none" w:sz="0" w:space="0" w:color="auto"/>
        <w:left w:val="none" w:sz="0" w:space="0" w:color="auto"/>
        <w:bottom w:val="none" w:sz="0" w:space="0" w:color="auto"/>
        <w:right w:val="none" w:sz="0" w:space="0" w:color="auto"/>
      </w:divBdr>
    </w:div>
    <w:div w:id="1106340785">
      <w:marLeft w:val="640"/>
      <w:marRight w:val="0"/>
      <w:marTop w:val="0"/>
      <w:marBottom w:val="0"/>
      <w:divBdr>
        <w:top w:val="none" w:sz="0" w:space="0" w:color="auto"/>
        <w:left w:val="none" w:sz="0" w:space="0" w:color="auto"/>
        <w:bottom w:val="none" w:sz="0" w:space="0" w:color="auto"/>
        <w:right w:val="none" w:sz="0" w:space="0" w:color="auto"/>
      </w:divBdr>
    </w:div>
    <w:div w:id="1106342743">
      <w:marLeft w:val="640"/>
      <w:marRight w:val="0"/>
      <w:marTop w:val="0"/>
      <w:marBottom w:val="0"/>
      <w:divBdr>
        <w:top w:val="none" w:sz="0" w:space="0" w:color="auto"/>
        <w:left w:val="none" w:sz="0" w:space="0" w:color="auto"/>
        <w:bottom w:val="none" w:sz="0" w:space="0" w:color="auto"/>
        <w:right w:val="none" w:sz="0" w:space="0" w:color="auto"/>
      </w:divBdr>
    </w:div>
    <w:div w:id="1106383103">
      <w:marLeft w:val="640"/>
      <w:marRight w:val="0"/>
      <w:marTop w:val="0"/>
      <w:marBottom w:val="0"/>
      <w:divBdr>
        <w:top w:val="none" w:sz="0" w:space="0" w:color="auto"/>
        <w:left w:val="none" w:sz="0" w:space="0" w:color="auto"/>
        <w:bottom w:val="none" w:sz="0" w:space="0" w:color="auto"/>
        <w:right w:val="none" w:sz="0" w:space="0" w:color="auto"/>
      </w:divBdr>
    </w:div>
    <w:div w:id="1106383698">
      <w:marLeft w:val="640"/>
      <w:marRight w:val="0"/>
      <w:marTop w:val="0"/>
      <w:marBottom w:val="0"/>
      <w:divBdr>
        <w:top w:val="none" w:sz="0" w:space="0" w:color="auto"/>
        <w:left w:val="none" w:sz="0" w:space="0" w:color="auto"/>
        <w:bottom w:val="none" w:sz="0" w:space="0" w:color="auto"/>
        <w:right w:val="none" w:sz="0" w:space="0" w:color="auto"/>
      </w:divBdr>
    </w:div>
    <w:div w:id="1106388080">
      <w:marLeft w:val="640"/>
      <w:marRight w:val="0"/>
      <w:marTop w:val="0"/>
      <w:marBottom w:val="0"/>
      <w:divBdr>
        <w:top w:val="none" w:sz="0" w:space="0" w:color="auto"/>
        <w:left w:val="none" w:sz="0" w:space="0" w:color="auto"/>
        <w:bottom w:val="none" w:sz="0" w:space="0" w:color="auto"/>
        <w:right w:val="none" w:sz="0" w:space="0" w:color="auto"/>
      </w:divBdr>
    </w:div>
    <w:div w:id="1106388644">
      <w:marLeft w:val="640"/>
      <w:marRight w:val="0"/>
      <w:marTop w:val="0"/>
      <w:marBottom w:val="0"/>
      <w:divBdr>
        <w:top w:val="none" w:sz="0" w:space="0" w:color="auto"/>
        <w:left w:val="none" w:sz="0" w:space="0" w:color="auto"/>
        <w:bottom w:val="none" w:sz="0" w:space="0" w:color="auto"/>
        <w:right w:val="none" w:sz="0" w:space="0" w:color="auto"/>
      </w:divBdr>
    </w:div>
    <w:div w:id="1106462450">
      <w:marLeft w:val="640"/>
      <w:marRight w:val="0"/>
      <w:marTop w:val="0"/>
      <w:marBottom w:val="0"/>
      <w:divBdr>
        <w:top w:val="none" w:sz="0" w:space="0" w:color="auto"/>
        <w:left w:val="none" w:sz="0" w:space="0" w:color="auto"/>
        <w:bottom w:val="none" w:sz="0" w:space="0" w:color="auto"/>
        <w:right w:val="none" w:sz="0" w:space="0" w:color="auto"/>
      </w:divBdr>
    </w:div>
    <w:div w:id="1106510385">
      <w:marLeft w:val="640"/>
      <w:marRight w:val="0"/>
      <w:marTop w:val="0"/>
      <w:marBottom w:val="0"/>
      <w:divBdr>
        <w:top w:val="none" w:sz="0" w:space="0" w:color="auto"/>
        <w:left w:val="none" w:sz="0" w:space="0" w:color="auto"/>
        <w:bottom w:val="none" w:sz="0" w:space="0" w:color="auto"/>
        <w:right w:val="none" w:sz="0" w:space="0" w:color="auto"/>
      </w:divBdr>
    </w:div>
    <w:div w:id="1106578853">
      <w:marLeft w:val="640"/>
      <w:marRight w:val="0"/>
      <w:marTop w:val="0"/>
      <w:marBottom w:val="0"/>
      <w:divBdr>
        <w:top w:val="none" w:sz="0" w:space="0" w:color="auto"/>
        <w:left w:val="none" w:sz="0" w:space="0" w:color="auto"/>
        <w:bottom w:val="none" w:sz="0" w:space="0" w:color="auto"/>
        <w:right w:val="none" w:sz="0" w:space="0" w:color="auto"/>
      </w:divBdr>
    </w:div>
    <w:div w:id="1106585641">
      <w:marLeft w:val="640"/>
      <w:marRight w:val="0"/>
      <w:marTop w:val="0"/>
      <w:marBottom w:val="0"/>
      <w:divBdr>
        <w:top w:val="none" w:sz="0" w:space="0" w:color="auto"/>
        <w:left w:val="none" w:sz="0" w:space="0" w:color="auto"/>
        <w:bottom w:val="none" w:sz="0" w:space="0" w:color="auto"/>
        <w:right w:val="none" w:sz="0" w:space="0" w:color="auto"/>
      </w:divBdr>
    </w:div>
    <w:div w:id="1106730509">
      <w:marLeft w:val="640"/>
      <w:marRight w:val="0"/>
      <w:marTop w:val="0"/>
      <w:marBottom w:val="0"/>
      <w:divBdr>
        <w:top w:val="none" w:sz="0" w:space="0" w:color="auto"/>
        <w:left w:val="none" w:sz="0" w:space="0" w:color="auto"/>
        <w:bottom w:val="none" w:sz="0" w:space="0" w:color="auto"/>
        <w:right w:val="none" w:sz="0" w:space="0" w:color="auto"/>
      </w:divBdr>
    </w:div>
    <w:div w:id="1106846647">
      <w:marLeft w:val="640"/>
      <w:marRight w:val="0"/>
      <w:marTop w:val="0"/>
      <w:marBottom w:val="0"/>
      <w:divBdr>
        <w:top w:val="none" w:sz="0" w:space="0" w:color="auto"/>
        <w:left w:val="none" w:sz="0" w:space="0" w:color="auto"/>
        <w:bottom w:val="none" w:sz="0" w:space="0" w:color="auto"/>
        <w:right w:val="none" w:sz="0" w:space="0" w:color="auto"/>
      </w:divBdr>
    </w:div>
    <w:div w:id="1106847721">
      <w:marLeft w:val="640"/>
      <w:marRight w:val="0"/>
      <w:marTop w:val="0"/>
      <w:marBottom w:val="0"/>
      <w:divBdr>
        <w:top w:val="none" w:sz="0" w:space="0" w:color="auto"/>
        <w:left w:val="none" w:sz="0" w:space="0" w:color="auto"/>
        <w:bottom w:val="none" w:sz="0" w:space="0" w:color="auto"/>
        <w:right w:val="none" w:sz="0" w:space="0" w:color="auto"/>
      </w:divBdr>
    </w:div>
    <w:div w:id="1106852351">
      <w:marLeft w:val="640"/>
      <w:marRight w:val="0"/>
      <w:marTop w:val="0"/>
      <w:marBottom w:val="0"/>
      <w:divBdr>
        <w:top w:val="none" w:sz="0" w:space="0" w:color="auto"/>
        <w:left w:val="none" w:sz="0" w:space="0" w:color="auto"/>
        <w:bottom w:val="none" w:sz="0" w:space="0" w:color="auto"/>
        <w:right w:val="none" w:sz="0" w:space="0" w:color="auto"/>
      </w:divBdr>
    </w:div>
    <w:div w:id="1106927490">
      <w:marLeft w:val="640"/>
      <w:marRight w:val="0"/>
      <w:marTop w:val="0"/>
      <w:marBottom w:val="0"/>
      <w:divBdr>
        <w:top w:val="none" w:sz="0" w:space="0" w:color="auto"/>
        <w:left w:val="none" w:sz="0" w:space="0" w:color="auto"/>
        <w:bottom w:val="none" w:sz="0" w:space="0" w:color="auto"/>
        <w:right w:val="none" w:sz="0" w:space="0" w:color="auto"/>
      </w:divBdr>
    </w:div>
    <w:div w:id="1106969520">
      <w:marLeft w:val="640"/>
      <w:marRight w:val="0"/>
      <w:marTop w:val="0"/>
      <w:marBottom w:val="0"/>
      <w:divBdr>
        <w:top w:val="none" w:sz="0" w:space="0" w:color="auto"/>
        <w:left w:val="none" w:sz="0" w:space="0" w:color="auto"/>
        <w:bottom w:val="none" w:sz="0" w:space="0" w:color="auto"/>
        <w:right w:val="none" w:sz="0" w:space="0" w:color="auto"/>
      </w:divBdr>
    </w:div>
    <w:div w:id="1107115929">
      <w:marLeft w:val="640"/>
      <w:marRight w:val="0"/>
      <w:marTop w:val="0"/>
      <w:marBottom w:val="0"/>
      <w:divBdr>
        <w:top w:val="none" w:sz="0" w:space="0" w:color="auto"/>
        <w:left w:val="none" w:sz="0" w:space="0" w:color="auto"/>
        <w:bottom w:val="none" w:sz="0" w:space="0" w:color="auto"/>
        <w:right w:val="none" w:sz="0" w:space="0" w:color="auto"/>
      </w:divBdr>
    </w:div>
    <w:div w:id="1107192655">
      <w:marLeft w:val="640"/>
      <w:marRight w:val="0"/>
      <w:marTop w:val="0"/>
      <w:marBottom w:val="0"/>
      <w:divBdr>
        <w:top w:val="none" w:sz="0" w:space="0" w:color="auto"/>
        <w:left w:val="none" w:sz="0" w:space="0" w:color="auto"/>
        <w:bottom w:val="none" w:sz="0" w:space="0" w:color="auto"/>
        <w:right w:val="none" w:sz="0" w:space="0" w:color="auto"/>
      </w:divBdr>
    </w:div>
    <w:div w:id="1107196081">
      <w:marLeft w:val="640"/>
      <w:marRight w:val="0"/>
      <w:marTop w:val="0"/>
      <w:marBottom w:val="0"/>
      <w:divBdr>
        <w:top w:val="none" w:sz="0" w:space="0" w:color="auto"/>
        <w:left w:val="none" w:sz="0" w:space="0" w:color="auto"/>
        <w:bottom w:val="none" w:sz="0" w:space="0" w:color="auto"/>
        <w:right w:val="none" w:sz="0" w:space="0" w:color="auto"/>
      </w:divBdr>
    </w:div>
    <w:div w:id="1107315356">
      <w:marLeft w:val="640"/>
      <w:marRight w:val="0"/>
      <w:marTop w:val="0"/>
      <w:marBottom w:val="0"/>
      <w:divBdr>
        <w:top w:val="none" w:sz="0" w:space="0" w:color="auto"/>
        <w:left w:val="none" w:sz="0" w:space="0" w:color="auto"/>
        <w:bottom w:val="none" w:sz="0" w:space="0" w:color="auto"/>
        <w:right w:val="none" w:sz="0" w:space="0" w:color="auto"/>
      </w:divBdr>
    </w:div>
    <w:div w:id="1107386100">
      <w:marLeft w:val="640"/>
      <w:marRight w:val="0"/>
      <w:marTop w:val="0"/>
      <w:marBottom w:val="0"/>
      <w:divBdr>
        <w:top w:val="none" w:sz="0" w:space="0" w:color="auto"/>
        <w:left w:val="none" w:sz="0" w:space="0" w:color="auto"/>
        <w:bottom w:val="none" w:sz="0" w:space="0" w:color="auto"/>
        <w:right w:val="none" w:sz="0" w:space="0" w:color="auto"/>
      </w:divBdr>
    </w:div>
    <w:div w:id="1107391443">
      <w:marLeft w:val="640"/>
      <w:marRight w:val="0"/>
      <w:marTop w:val="0"/>
      <w:marBottom w:val="0"/>
      <w:divBdr>
        <w:top w:val="none" w:sz="0" w:space="0" w:color="auto"/>
        <w:left w:val="none" w:sz="0" w:space="0" w:color="auto"/>
        <w:bottom w:val="none" w:sz="0" w:space="0" w:color="auto"/>
        <w:right w:val="none" w:sz="0" w:space="0" w:color="auto"/>
      </w:divBdr>
    </w:div>
    <w:div w:id="1107625248">
      <w:marLeft w:val="640"/>
      <w:marRight w:val="0"/>
      <w:marTop w:val="0"/>
      <w:marBottom w:val="0"/>
      <w:divBdr>
        <w:top w:val="none" w:sz="0" w:space="0" w:color="auto"/>
        <w:left w:val="none" w:sz="0" w:space="0" w:color="auto"/>
        <w:bottom w:val="none" w:sz="0" w:space="0" w:color="auto"/>
        <w:right w:val="none" w:sz="0" w:space="0" w:color="auto"/>
      </w:divBdr>
    </w:div>
    <w:div w:id="1107627240">
      <w:marLeft w:val="640"/>
      <w:marRight w:val="0"/>
      <w:marTop w:val="0"/>
      <w:marBottom w:val="0"/>
      <w:divBdr>
        <w:top w:val="none" w:sz="0" w:space="0" w:color="auto"/>
        <w:left w:val="none" w:sz="0" w:space="0" w:color="auto"/>
        <w:bottom w:val="none" w:sz="0" w:space="0" w:color="auto"/>
        <w:right w:val="none" w:sz="0" w:space="0" w:color="auto"/>
      </w:divBdr>
    </w:div>
    <w:div w:id="1107627507">
      <w:marLeft w:val="640"/>
      <w:marRight w:val="0"/>
      <w:marTop w:val="0"/>
      <w:marBottom w:val="0"/>
      <w:divBdr>
        <w:top w:val="none" w:sz="0" w:space="0" w:color="auto"/>
        <w:left w:val="none" w:sz="0" w:space="0" w:color="auto"/>
        <w:bottom w:val="none" w:sz="0" w:space="0" w:color="auto"/>
        <w:right w:val="none" w:sz="0" w:space="0" w:color="auto"/>
      </w:divBdr>
    </w:div>
    <w:div w:id="1107853200">
      <w:marLeft w:val="640"/>
      <w:marRight w:val="0"/>
      <w:marTop w:val="0"/>
      <w:marBottom w:val="0"/>
      <w:divBdr>
        <w:top w:val="none" w:sz="0" w:space="0" w:color="auto"/>
        <w:left w:val="none" w:sz="0" w:space="0" w:color="auto"/>
        <w:bottom w:val="none" w:sz="0" w:space="0" w:color="auto"/>
        <w:right w:val="none" w:sz="0" w:space="0" w:color="auto"/>
      </w:divBdr>
    </w:div>
    <w:div w:id="1107887108">
      <w:marLeft w:val="640"/>
      <w:marRight w:val="0"/>
      <w:marTop w:val="0"/>
      <w:marBottom w:val="0"/>
      <w:divBdr>
        <w:top w:val="none" w:sz="0" w:space="0" w:color="auto"/>
        <w:left w:val="none" w:sz="0" w:space="0" w:color="auto"/>
        <w:bottom w:val="none" w:sz="0" w:space="0" w:color="auto"/>
        <w:right w:val="none" w:sz="0" w:space="0" w:color="auto"/>
      </w:divBdr>
    </w:div>
    <w:div w:id="1107888116">
      <w:marLeft w:val="640"/>
      <w:marRight w:val="0"/>
      <w:marTop w:val="0"/>
      <w:marBottom w:val="0"/>
      <w:divBdr>
        <w:top w:val="none" w:sz="0" w:space="0" w:color="auto"/>
        <w:left w:val="none" w:sz="0" w:space="0" w:color="auto"/>
        <w:bottom w:val="none" w:sz="0" w:space="0" w:color="auto"/>
        <w:right w:val="none" w:sz="0" w:space="0" w:color="auto"/>
      </w:divBdr>
    </w:div>
    <w:div w:id="1107889457">
      <w:marLeft w:val="640"/>
      <w:marRight w:val="0"/>
      <w:marTop w:val="0"/>
      <w:marBottom w:val="0"/>
      <w:divBdr>
        <w:top w:val="none" w:sz="0" w:space="0" w:color="auto"/>
        <w:left w:val="none" w:sz="0" w:space="0" w:color="auto"/>
        <w:bottom w:val="none" w:sz="0" w:space="0" w:color="auto"/>
        <w:right w:val="none" w:sz="0" w:space="0" w:color="auto"/>
      </w:divBdr>
    </w:div>
    <w:div w:id="1107890595">
      <w:marLeft w:val="640"/>
      <w:marRight w:val="0"/>
      <w:marTop w:val="0"/>
      <w:marBottom w:val="0"/>
      <w:divBdr>
        <w:top w:val="none" w:sz="0" w:space="0" w:color="auto"/>
        <w:left w:val="none" w:sz="0" w:space="0" w:color="auto"/>
        <w:bottom w:val="none" w:sz="0" w:space="0" w:color="auto"/>
        <w:right w:val="none" w:sz="0" w:space="0" w:color="auto"/>
      </w:divBdr>
    </w:div>
    <w:div w:id="1107896198">
      <w:marLeft w:val="640"/>
      <w:marRight w:val="0"/>
      <w:marTop w:val="0"/>
      <w:marBottom w:val="0"/>
      <w:divBdr>
        <w:top w:val="none" w:sz="0" w:space="0" w:color="auto"/>
        <w:left w:val="none" w:sz="0" w:space="0" w:color="auto"/>
        <w:bottom w:val="none" w:sz="0" w:space="0" w:color="auto"/>
        <w:right w:val="none" w:sz="0" w:space="0" w:color="auto"/>
      </w:divBdr>
    </w:div>
    <w:div w:id="1107964608">
      <w:marLeft w:val="640"/>
      <w:marRight w:val="0"/>
      <w:marTop w:val="0"/>
      <w:marBottom w:val="0"/>
      <w:divBdr>
        <w:top w:val="none" w:sz="0" w:space="0" w:color="auto"/>
        <w:left w:val="none" w:sz="0" w:space="0" w:color="auto"/>
        <w:bottom w:val="none" w:sz="0" w:space="0" w:color="auto"/>
        <w:right w:val="none" w:sz="0" w:space="0" w:color="auto"/>
      </w:divBdr>
    </w:div>
    <w:div w:id="1107968297">
      <w:marLeft w:val="640"/>
      <w:marRight w:val="0"/>
      <w:marTop w:val="0"/>
      <w:marBottom w:val="0"/>
      <w:divBdr>
        <w:top w:val="none" w:sz="0" w:space="0" w:color="auto"/>
        <w:left w:val="none" w:sz="0" w:space="0" w:color="auto"/>
        <w:bottom w:val="none" w:sz="0" w:space="0" w:color="auto"/>
        <w:right w:val="none" w:sz="0" w:space="0" w:color="auto"/>
      </w:divBdr>
    </w:div>
    <w:div w:id="1108083314">
      <w:marLeft w:val="640"/>
      <w:marRight w:val="0"/>
      <w:marTop w:val="0"/>
      <w:marBottom w:val="0"/>
      <w:divBdr>
        <w:top w:val="none" w:sz="0" w:space="0" w:color="auto"/>
        <w:left w:val="none" w:sz="0" w:space="0" w:color="auto"/>
        <w:bottom w:val="none" w:sz="0" w:space="0" w:color="auto"/>
        <w:right w:val="none" w:sz="0" w:space="0" w:color="auto"/>
      </w:divBdr>
    </w:div>
    <w:div w:id="1108163604">
      <w:marLeft w:val="640"/>
      <w:marRight w:val="0"/>
      <w:marTop w:val="0"/>
      <w:marBottom w:val="0"/>
      <w:divBdr>
        <w:top w:val="none" w:sz="0" w:space="0" w:color="auto"/>
        <w:left w:val="none" w:sz="0" w:space="0" w:color="auto"/>
        <w:bottom w:val="none" w:sz="0" w:space="0" w:color="auto"/>
        <w:right w:val="none" w:sz="0" w:space="0" w:color="auto"/>
      </w:divBdr>
    </w:div>
    <w:div w:id="1108231315">
      <w:marLeft w:val="640"/>
      <w:marRight w:val="0"/>
      <w:marTop w:val="0"/>
      <w:marBottom w:val="0"/>
      <w:divBdr>
        <w:top w:val="none" w:sz="0" w:space="0" w:color="auto"/>
        <w:left w:val="none" w:sz="0" w:space="0" w:color="auto"/>
        <w:bottom w:val="none" w:sz="0" w:space="0" w:color="auto"/>
        <w:right w:val="none" w:sz="0" w:space="0" w:color="auto"/>
      </w:divBdr>
    </w:div>
    <w:div w:id="1108232659">
      <w:marLeft w:val="640"/>
      <w:marRight w:val="0"/>
      <w:marTop w:val="0"/>
      <w:marBottom w:val="0"/>
      <w:divBdr>
        <w:top w:val="none" w:sz="0" w:space="0" w:color="auto"/>
        <w:left w:val="none" w:sz="0" w:space="0" w:color="auto"/>
        <w:bottom w:val="none" w:sz="0" w:space="0" w:color="auto"/>
        <w:right w:val="none" w:sz="0" w:space="0" w:color="auto"/>
      </w:divBdr>
    </w:div>
    <w:div w:id="1108309382">
      <w:marLeft w:val="640"/>
      <w:marRight w:val="0"/>
      <w:marTop w:val="0"/>
      <w:marBottom w:val="0"/>
      <w:divBdr>
        <w:top w:val="none" w:sz="0" w:space="0" w:color="auto"/>
        <w:left w:val="none" w:sz="0" w:space="0" w:color="auto"/>
        <w:bottom w:val="none" w:sz="0" w:space="0" w:color="auto"/>
        <w:right w:val="none" w:sz="0" w:space="0" w:color="auto"/>
      </w:divBdr>
    </w:div>
    <w:div w:id="1108349391">
      <w:marLeft w:val="640"/>
      <w:marRight w:val="0"/>
      <w:marTop w:val="0"/>
      <w:marBottom w:val="0"/>
      <w:divBdr>
        <w:top w:val="none" w:sz="0" w:space="0" w:color="auto"/>
        <w:left w:val="none" w:sz="0" w:space="0" w:color="auto"/>
        <w:bottom w:val="none" w:sz="0" w:space="0" w:color="auto"/>
        <w:right w:val="none" w:sz="0" w:space="0" w:color="auto"/>
      </w:divBdr>
    </w:div>
    <w:div w:id="1108356406">
      <w:marLeft w:val="640"/>
      <w:marRight w:val="0"/>
      <w:marTop w:val="0"/>
      <w:marBottom w:val="0"/>
      <w:divBdr>
        <w:top w:val="none" w:sz="0" w:space="0" w:color="auto"/>
        <w:left w:val="none" w:sz="0" w:space="0" w:color="auto"/>
        <w:bottom w:val="none" w:sz="0" w:space="0" w:color="auto"/>
        <w:right w:val="none" w:sz="0" w:space="0" w:color="auto"/>
      </w:divBdr>
    </w:div>
    <w:div w:id="1108424811">
      <w:marLeft w:val="640"/>
      <w:marRight w:val="0"/>
      <w:marTop w:val="0"/>
      <w:marBottom w:val="0"/>
      <w:divBdr>
        <w:top w:val="none" w:sz="0" w:space="0" w:color="auto"/>
        <w:left w:val="none" w:sz="0" w:space="0" w:color="auto"/>
        <w:bottom w:val="none" w:sz="0" w:space="0" w:color="auto"/>
        <w:right w:val="none" w:sz="0" w:space="0" w:color="auto"/>
      </w:divBdr>
    </w:div>
    <w:div w:id="1108428209">
      <w:marLeft w:val="640"/>
      <w:marRight w:val="0"/>
      <w:marTop w:val="0"/>
      <w:marBottom w:val="0"/>
      <w:divBdr>
        <w:top w:val="none" w:sz="0" w:space="0" w:color="auto"/>
        <w:left w:val="none" w:sz="0" w:space="0" w:color="auto"/>
        <w:bottom w:val="none" w:sz="0" w:space="0" w:color="auto"/>
        <w:right w:val="none" w:sz="0" w:space="0" w:color="auto"/>
      </w:divBdr>
    </w:div>
    <w:div w:id="1108505000">
      <w:marLeft w:val="640"/>
      <w:marRight w:val="0"/>
      <w:marTop w:val="0"/>
      <w:marBottom w:val="0"/>
      <w:divBdr>
        <w:top w:val="none" w:sz="0" w:space="0" w:color="auto"/>
        <w:left w:val="none" w:sz="0" w:space="0" w:color="auto"/>
        <w:bottom w:val="none" w:sz="0" w:space="0" w:color="auto"/>
        <w:right w:val="none" w:sz="0" w:space="0" w:color="auto"/>
      </w:divBdr>
    </w:div>
    <w:div w:id="1108544137">
      <w:marLeft w:val="640"/>
      <w:marRight w:val="0"/>
      <w:marTop w:val="0"/>
      <w:marBottom w:val="0"/>
      <w:divBdr>
        <w:top w:val="none" w:sz="0" w:space="0" w:color="auto"/>
        <w:left w:val="none" w:sz="0" w:space="0" w:color="auto"/>
        <w:bottom w:val="none" w:sz="0" w:space="0" w:color="auto"/>
        <w:right w:val="none" w:sz="0" w:space="0" w:color="auto"/>
      </w:divBdr>
    </w:div>
    <w:div w:id="1108701306">
      <w:marLeft w:val="640"/>
      <w:marRight w:val="0"/>
      <w:marTop w:val="0"/>
      <w:marBottom w:val="0"/>
      <w:divBdr>
        <w:top w:val="none" w:sz="0" w:space="0" w:color="auto"/>
        <w:left w:val="none" w:sz="0" w:space="0" w:color="auto"/>
        <w:bottom w:val="none" w:sz="0" w:space="0" w:color="auto"/>
        <w:right w:val="none" w:sz="0" w:space="0" w:color="auto"/>
      </w:divBdr>
    </w:div>
    <w:div w:id="1108701432">
      <w:marLeft w:val="640"/>
      <w:marRight w:val="0"/>
      <w:marTop w:val="0"/>
      <w:marBottom w:val="0"/>
      <w:divBdr>
        <w:top w:val="none" w:sz="0" w:space="0" w:color="auto"/>
        <w:left w:val="none" w:sz="0" w:space="0" w:color="auto"/>
        <w:bottom w:val="none" w:sz="0" w:space="0" w:color="auto"/>
        <w:right w:val="none" w:sz="0" w:space="0" w:color="auto"/>
      </w:divBdr>
    </w:div>
    <w:div w:id="1108744984">
      <w:marLeft w:val="640"/>
      <w:marRight w:val="0"/>
      <w:marTop w:val="0"/>
      <w:marBottom w:val="0"/>
      <w:divBdr>
        <w:top w:val="none" w:sz="0" w:space="0" w:color="auto"/>
        <w:left w:val="none" w:sz="0" w:space="0" w:color="auto"/>
        <w:bottom w:val="none" w:sz="0" w:space="0" w:color="auto"/>
        <w:right w:val="none" w:sz="0" w:space="0" w:color="auto"/>
      </w:divBdr>
    </w:div>
    <w:div w:id="1108817813">
      <w:marLeft w:val="640"/>
      <w:marRight w:val="0"/>
      <w:marTop w:val="0"/>
      <w:marBottom w:val="0"/>
      <w:divBdr>
        <w:top w:val="none" w:sz="0" w:space="0" w:color="auto"/>
        <w:left w:val="none" w:sz="0" w:space="0" w:color="auto"/>
        <w:bottom w:val="none" w:sz="0" w:space="0" w:color="auto"/>
        <w:right w:val="none" w:sz="0" w:space="0" w:color="auto"/>
      </w:divBdr>
    </w:div>
    <w:div w:id="1108891718">
      <w:marLeft w:val="640"/>
      <w:marRight w:val="0"/>
      <w:marTop w:val="0"/>
      <w:marBottom w:val="0"/>
      <w:divBdr>
        <w:top w:val="none" w:sz="0" w:space="0" w:color="auto"/>
        <w:left w:val="none" w:sz="0" w:space="0" w:color="auto"/>
        <w:bottom w:val="none" w:sz="0" w:space="0" w:color="auto"/>
        <w:right w:val="none" w:sz="0" w:space="0" w:color="auto"/>
      </w:divBdr>
    </w:div>
    <w:div w:id="1108962041">
      <w:marLeft w:val="640"/>
      <w:marRight w:val="0"/>
      <w:marTop w:val="0"/>
      <w:marBottom w:val="0"/>
      <w:divBdr>
        <w:top w:val="none" w:sz="0" w:space="0" w:color="auto"/>
        <w:left w:val="none" w:sz="0" w:space="0" w:color="auto"/>
        <w:bottom w:val="none" w:sz="0" w:space="0" w:color="auto"/>
        <w:right w:val="none" w:sz="0" w:space="0" w:color="auto"/>
      </w:divBdr>
    </w:div>
    <w:div w:id="1108963487">
      <w:marLeft w:val="640"/>
      <w:marRight w:val="0"/>
      <w:marTop w:val="0"/>
      <w:marBottom w:val="0"/>
      <w:divBdr>
        <w:top w:val="none" w:sz="0" w:space="0" w:color="auto"/>
        <w:left w:val="none" w:sz="0" w:space="0" w:color="auto"/>
        <w:bottom w:val="none" w:sz="0" w:space="0" w:color="auto"/>
        <w:right w:val="none" w:sz="0" w:space="0" w:color="auto"/>
      </w:divBdr>
    </w:div>
    <w:div w:id="1108967225">
      <w:marLeft w:val="640"/>
      <w:marRight w:val="0"/>
      <w:marTop w:val="0"/>
      <w:marBottom w:val="0"/>
      <w:divBdr>
        <w:top w:val="none" w:sz="0" w:space="0" w:color="auto"/>
        <w:left w:val="none" w:sz="0" w:space="0" w:color="auto"/>
        <w:bottom w:val="none" w:sz="0" w:space="0" w:color="auto"/>
        <w:right w:val="none" w:sz="0" w:space="0" w:color="auto"/>
      </w:divBdr>
    </w:div>
    <w:div w:id="1109080341">
      <w:marLeft w:val="640"/>
      <w:marRight w:val="0"/>
      <w:marTop w:val="0"/>
      <w:marBottom w:val="0"/>
      <w:divBdr>
        <w:top w:val="none" w:sz="0" w:space="0" w:color="auto"/>
        <w:left w:val="none" w:sz="0" w:space="0" w:color="auto"/>
        <w:bottom w:val="none" w:sz="0" w:space="0" w:color="auto"/>
        <w:right w:val="none" w:sz="0" w:space="0" w:color="auto"/>
      </w:divBdr>
    </w:div>
    <w:div w:id="1109084944">
      <w:marLeft w:val="640"/>
      <w:marRight w:val="0"/>
      <w:marTop w:val="0"/>
      <w:marBottom w:val="0"/>
      <w:divBdr>
        <w:top w:val="none" w:sz="0" w:space="0" w:color="auto"/>
        <w:left w:val="none" w:sz="0" w:space="0" w:color="auto"/>
        <w:bottom w:val="none" w:sz="0" w:space="0" w:color="auto"/>
        <w:right w:val="none" w:sz="0" w:space="0" w:color="auto"/>
      </w:divBdr>
    </w:div>
    <w:div w:id="1109200105">
      <w:marLeft w:val="640"/>
      <w:marRight w:val="0"/>
      <w:marTop w:val="0"/>
      <w:marBottom w:val="0"/>
      <w:divBdr>
        <w:top w:val="none" w:sz="0" w:space="0" w:color="auto"/>
        <w:left w:val="none" w:sz="0" w:space="0" w:color="auto"/>
        <w:bottom w:val="none" w:sz="0" w:space="0" w:color="auto"/>
        <w:right w:val="none" w:sz="0" w:space="0" w:color="auto"/>
      </w:divBdr>
    </w:div>
    <w:div w:id="1109202241">
      <w:marLeft w:val="640"/>
      <w:marRight w:val="0"/>
      <w:marTop w:val="0"/>
      <w:marBottom w:val="0"/>
      <w:divBdr>
        <w:top w:val="none" w:sz="0" w:space="0" w:color="auto"/>
        <w:left w:val="none" w:sz="0" w:space="0" w:color="auto"/>
        <w:bottom w:val="none" w:sz="0" w:space="0" w:color="auto"/>
        <w:right w:val="none" w:sz="0" w:space="0" w:color="auto"/>
      </w:divBdr>
    </w:div>
    <w:div w:id="1109396348">
      <w:marLeft w:val="640"/>
      <w:marRight w:val="0"/>
      <w:marTop w:val="0"/>
      <w:marBottom w:val="0"/>
      <w:divBdr>
        <w:top w:val="none" w:sz="0" w:space="0" w:color="auto"/>
        <w:left w:val="none" w:sz="0" w:space="0" w:color="auto"/>
        <w:bottom w:val="none" w:sz="0" w:space="0" w:color="auto"/>
        <w:right w:val="none" w:sz="0" w:space="0" w:color="auto"/>
      </w:divBdr>
    </w:div>
    <w:div w:id="1109396598">
      <w:marLeft w:val="640"/>
      <w:marRight w:val="0"/>
      <w:marTop w:val="0"/>
      <w:marBottom w:val="0"/>
      <w:divBdr>
        <w:top w:val="none" w:sz="0" w:space="0" w:color="auto"/>
        <w:left w:val="none" w:sz="0" w:space="0" w:color="auto"/>
        <w:bottom w:val="none" w:sz="0" w:space="0" w:color="auto"/>
        <w:right w:val="none" w:sz="0" w:space="0" w:color="auto"/>
      </w:divBdr>
    </w:div>
    <w:div w:id="1109542476">
      <w:marLeft w:val="640"/>
      <w:marRight w:val="0"/>
      <w:marTop w:val="0"/>
      <w:marBottom w:val="0"/>
      <w:divBdr>
        <w:top w:val="none" w:sz="0" w:space="0" w:color="auto"/>
        <w:left w:val="none" w:sz="0" w:space="0" w:color="auto"/>
        <w:bottom w:val="none" w:sz="0" w:space="0" w:color="auto"/>
        <w:right w:val="none" w:sz="0" w:space="0" w:color="auto"/>
      </w:divBdr>
    </w:div>
    <w:div w:id="1109546978">
      <w:marLeft w:val="640"/>
      <w:marRight w:val="0"/>
      <w:marTop w:val="0"/>
      <w:marBottom w:val="0"/>
      <w:divBdr>
        <w:top w:val="none" w:sz="0" w:space="0" w:color="auto"/>
        <w:left w:val="none" w:sz="0" w:space="0" w:color="auto"/>
        <w:bottom w:val="none" w:sz="0" w:space="0" w:color="auto"/>
        <w:right w:val="none" w:sz="0" w:space="0" w:color="auto"/>
      </w:divBdr>
    </w:div>
    <w:div w:id="1109550919">
      <w:marLeft w:val="640"/>
      <w:marRight w:val="0"/>
      <w:marTop w:val="0"/>
      <w:marBottom w:val="0"/>
      <w:divBdr>
        <w:top w:val="none" w:sz="0" w:space="0" w:color="auto"/>
        <w:left w:val="none" w:sz="0" w:space="0" w:color="auto"/>
        <w:bottom w:val="none" w:sz="0" w:space="0" w:color="auto"/>
        <w:right w:val="none" w:sz="0" w:space="0" w:color="auto"/>
      </w:divBdr>
    </w:div>
    <w:div w:id="1109743748">
      <w:marLeft w:val="640"/>
      <w:marRight w:val="0"/>
      <w:marTop w:val="0"/>
      <w:marBottom w:val="0"/>
      <w:divBdr>
        <w:top w:val="none" w:sz="0" w:space="0" w:color="auto"/>
        <w:left w:val="none" w:sz="0" w:space="0" w:color="auto"/>
        <w:bottom w:val="none" w:sz="0" w:space="0" w:color="auto"/>
        <w:right w:val="none" w:sz="0" w:space="0" w:color="auto"/>
      </w:divBdr>
    </w:div>
    <w:div w:id="1109743886">
      <w:marLeft w:val="640"/>
      <w:marRight w:val="0"/>
      <w:marTop w:val="0"/>
      <w:marBottom w:val="0"/>
      <w:divBdr>
        <w:top w:val="none" w:sz="0" w:space="0" w:color="auto"/>
        <w:left w:val="none" w:sz="0" w:space="0" w:color="auto"/>
        <w:bottom w:val="none" w:sz="0" w:space="0" w:color="auto"/>
        <w:right w:val="none" w:sz="0" w:space="0" w:color="auto"/>
      </w:divBdr>
    </w:div>
    <w:div w:id="1109811767">
      <w:marLeft w:val="640"/>
      <w:marRight w:val="0"/>
      <w:marTop w:val="0"/>
      <w:marBottom w:val="0"/>
      <w:divBdr>
        <w:top w:val="none" w:sz="0" w:space="0" w:color="auto"/>
        <w:left w:val="none" w:sz="0" w:space="0" w:color="auto"/>
        <w:bottom w:val="none" w:sz="0" w:space="0" w:color="auto"/>
        <w:right w:val="none" w:sz="0" w:space="0" w:color="auto"/>
      </w:divBdr>
    </w:div>
    <w:div w:id="1109857835">
      <w:marLeft w:val="640"/>
      <w:marRight w:val="0"/>
      <w:marTop w:val="0"/>
      <w:marBottom w:val="0"/>
      <w:divBdr>
        <w:top w:val="none" w:sz="0" w:space="0" w:color="auto"/>
        <w:left w:val="none" w:sz="0" w:space="0" w:color="auto"/>
        <w:bottom w:val="none" w:sz="0" w:space="0" w:color="auto"/>
        <w:right w:val="none" w:sz="0" w:space="0" w:color="auto"/>
      </w:divBdr>
    </w:div>
    <w:div w:id="1109931846">
      <w:marLeft w:val="640"/>
      <w:marRight w:val="0"/>
      <w:marTop w:val="0"/>
      <w:marBottom w:val="0"/>
      <w:divBdr>
        <w:top w:val="none" w:sz="0" w:space="0" w:color="auto"/>
        <w:left w:val="none" w:sz="0" w:space="0" w:color="auto"/>
        <w:bottom w:val="none" w:sz="0" w:space="0" w:color="auto"/>
        <w:right w:val="none" w:sz="0" w:space="0" w:color="auto"/>
      </w:divBdr>
    </w:div>
    <w:div w:id="1109932024">
      <w:marLeft w:val="640"/>
      <w:marRight w:val="0"/>
      <w:marTop w:val="0"/>
      <w:marBottom w:val="0"/>
      <w:divBdr>
        <w:top w:val="none" w:sz="0" w:space="0" w:color="auto"/>
        <w:left w:val="none" w:sz="0" w:space="0" w:color="auto"/>
        <w:bottom w:val="none" w:sz="0" w:space="0" w:color="auto"/>
        <w:right w:val="none" w:sz="0" w:space="0" w:color="auto"/>
      </w:divBdr>
    </w:div>
    <w:div w:id="1109937444">
      <w:marLeft w:val="640"/>
      <w:marRight w:val="0"/>
      <w:marTop w:val="0"/>
      <w:marBottom w:val="0"/>
      <w:divBdr>
        <w:top w:val="none" w:sz="0" w:space="0" w:color="auto"/>
        <w:left w:val="none" w:sz="0" w:space="0" w:color="auto"/>
        <w:bottom w:val="none" w:sz="0" w:space="0" w:color="auto"/>
        <w:right w:val="none" w:sz="0" w:space="0" w:color="auto"/>
      </w:divBdr>
    </w:div>
    <w:div w:id="1110010202">
      <w:marLeft w:val="640"/>
      <w:marRight w:val="0"/>
      <w:marTop w:val="0"/>
      <w:marBottom w:val="0"/>
      <w:divBdr>
        <w:top w:val="none" w:sz="0" w:space="0" w:color="auto"/>
        <w:left w:val="none" w:sz="0" w:space="0" w:color="auto"/>
        <w:bottom w:val="none" w:sz="0" w:space="0" w:color="auto"/>
        <w:right w:val="none" w:sz="0" w:space="0" w:color="auto"/>
      </w:divBdr>
    </w:div>
    <w:div w:id="1110200388">
      <w:marLeft w:val="640"/>
      <w:marRight w:val="0"/>
      <w:marTop w:val="0"/>
      <w:marBottom w:val="0"/>
      <w:divBdr>
        <w:top w:val="none" w:sz="0" w:space="0" w:color="auto"/>
        <w:left w:val="none" w:sz="0" w:space="0" w:color="auto"/>
        <w:bottom w:val="none" w:sz="0" w:space="0" w:color="auto"/>
        <w:right w:val="none" w:sz="0" w:space="0" w:color="auto"/>
      </w:divBdr>
    </w:div>
    <w:div w:id="1110203965">
      <w:marLeft w:val="640"/>
      <w:marRight w:val="0"/>
      <w:marTop w:val="0"/>
      <w:marBottom w:val="0"/>
      <w:divBdr>
        <w:top w:val="none" w:sz="0" w:space="0" w:color="auto"/>
        <w:left w:val="none" w:sz="0" w:space="0" w:color="auto"/>
        <w:bottom w:val="none" w:sz="0" w:space="0" w:color="auto"/>
        <w:right w:val="none" w:sz="0" w:space="0" w:color="auto"/>
      </w:divBdr>
    </w:div>
    <w:div w:id="1110246456">
      <w:marLeft w:val="640"/>
      <w:marRight w:val="0"/>
      <w:marTop w:val="0"/>
      <w:marBottom w:val="0"/>
      <w:divBdr>
        <w:top w:val="none" w:sz="0" w:space="0" w:color="auto"/>
        <w:left w:val="none" w:sz="0" w:space="0" w:color="auto"/>
        <w:bottom w:val="none" w:sz="0" w:space="0" w:color="auto"/>
        <w:right w:val="none" w:sz="0" w:space="0" w:color="auto"/>
      </w:divBdr>
    </w:div>
    <w:div w:id="1110247480">
      <w:marLeft w:val="640"/>
      <w:marRight w:val="0"/>
      <w:marTop w:val="0"/>
      <w:marBottom w:val="0"/>
      <w:divBdr>
        <w:top w:val="none" w:sz="0" w:space="0" w:color="auto"/>
        <w:left w:val="none" w:sz="0" w:space="0" w:color="auto"/>
        <w:bottom w:val="none" w:sz="0" w:space="0" w:color="auto"/>
        <w:right w:val="none" w:sz="0" w:space="0" w:color="auto"/>
      </w:divBdr>
    </w:div>
    <w:div w:id="1110271820">
      <w:marLeft w:val="640"/>
      <w:marRight w:val="0"/>
      <w:marTop w:val="0"/>
      <w:marBottom w:val="0"/>
      <w:divBdr>
        <w:top w:val="none" w:sz="0" w:space="0" w:color="auto"/>
        <w:left w:val="none" w:sz="0" w:space="0" w:color="auto"/>
        <w:bottom w:val="none" w:sz="0" w:space="0" w:color="auto"/>
        <w:right w:val="none" w:sz="0" w:space="0" w:color="auto"/>
      </w:divBdr>
    </w:div>
    <w:div w:id="1110319544">
      <w:marLeft w:val="640"/>
      <w:marRight w:val="0"/>
      <w:marTop w:val="0"/>
      <w:marBottom w:val="0"/>
      <w:divBdr>
        <w:top w:val="none" w:sz="0" w:space="0" w:color="auto"/>
        <w:left w:val="none" w:sz="0" w:space="0" w:color="auto"/>
        <w:bottom w:val="none" w:sz="0" w:space="0" w:color="auto"/>
        <w:right w:val="none" w:sz="0" w:space="0" w:color="auto"/>
      </w:divBdr>
    </w:div>
    <w:div w:id="1110322430">
      <w:marLeft w:val="640"/>
      <w:marRight w:val="0"/>
      <w:marTop w:val="0"/>
      <w:marBottom w:val="0"/>
      <w:divBdr>
        <w:top w:val="none" w:sz="0" w:space="0" w:color="auto"/>
        <w:left w:val="none" w:sz="0" w:space="0" w:color="auto"/>
        <w:bottom w:val="none" w:sz="0" w:space="0" w:color="auto"/>
        <w:right w:val="none" w:sz="0" w:space="0" w:color="auto"/>
      </w:divBdr>
    </w:div>
    <w:div w:id="1110390113">
      <w:marLeft w:val="640"/>
      <w:marRight w:val="0"/>
      <w:marTop w:val="0"/>
      <w:marBottom w:val="0"/>
      <w:divBdr>
        <w:top w:val="none" w:sz="0" w:space="0" w:color="auto"/>
        <w:left w:val="none" w:sz="0" w:space="0" w:color="auto"/>
        <w:bottom w:val="none" w:sz="0" w:space="0" w:color="auto"/>
        <w:right w:val="none" w:sz="0" w:space="0" w:color="auto"/>
      </w:divBdr>
    </w:div>
    <w:div w:id="1110465633">
      <w:marLeft w:val="640"/>
      <w:marRight w:val="0"/>
      <w:marTop w:val="0"/>
      <w:marBottom w:val="0"/>
      <w:divBdr>
        <w:top w:val="none" w:sz="0" w:space="0" w:color="auto"/>
        <w:left w:val="none" w:sz="0" w:space="0" w:color="auto"/>
        <w:bottom w:val="none" w:sz="0" w:space="0" w:color="auto"/>
        <w:right w:val="none" w:sz="0" w:space="0" w:color="auto"/>
      </w:divBdr>
    </w:div>
    <w:div w:id="1110587615">
      <w:marLeft w:val="640"/>
      <w:marRight w:val="0"/>
      <w:marTop w:val="0"/>
      <w:marBottom w:val="0"/>
      <w:divBdr>
        <w:top w:val="none" w:sz="0" w:space="0" w:color="auto"/>
        <w:left w:val="none" w:sz="0" w:space="0" w:color="auto"/>
        <w:bottom w:val="none" w:sz="0" w:space="0" w:color="auto"/>
        <w:right w:val="none" w:sz="0" w:space="0" w:color="auto"/>
      </w:divBdr>
    </w:div>
    <w:div w:id="1110664408">
      <w:marLeft w:val="640"/>
      <w:marRight w:val="0"/>
      <w:marTop w:val="0"/>
      <w:marBottom w:val="0"/>
      <w:divBdr>
        <w:top w:val="none" w:sz="0" w:space="0" w:color="auto"/>
        <w:left w:val="none" w:sz="0" w:space="0" w:color="auto"/>
        <w:bottom w:val="none" w:sz="0" w:space="0" w:color="auto"/>
        <w:right w:val="none" w:sz="0" w:space="0" w:color="auto"/>
      </w:divBdr>
    </w:div>
    <w:div w:id="1110710078">
      <w:marLeft w:val="640"/>
      <w:marRight w:val="0"/>
      <w:marTop w:val="0"/>
      <w:marBottom w:val="0"/>
      <w:divBdr>
        <w:top w:val="none" w:sz="0" w:space="0" w:color="auto"/>
        <w:left w:val="none" w:sz="0" w:space="0" w:color="auto"/>
        <w:bottom w:val="none" w:sz="0" w:space="0" w:color="auto"/>
        <w:right w:val="none" w:sz="0" w:space="0" w:color="auto"/>
      </w:divBdr>
    </w:div>
    <w:div w:id="1110784285">
      <w:marLeft w:val="640"/>
      <w:marRight w:val="0"/>
      <w:marTop w:val="0"/>
      <w:marBottom w:val="0"/>
      <w:divBdr>
        <w:top w:val="none" w:sz="0" w:space="0" w:color="auto"/>
        <w:left w:val="none" w:sz="0" w:space="0" w:color="auto"/>
        <w:bottom w:val="none" w:sz="0" w:space="0" w:color="auto"/>
        <w:right w:val="none" w:sz="0" w:space="0" w:color="auto"/>
      </w:divBdr>
    </w:div>
    <w:div w:id="1110860659">
      <w:marLeft w:val="640"/>
      <w:marRight w:val="0"/>
      <w:marTop w:val="0"/>
      <w:marBottom w:val="0"/>
      <w:divBdr>
        <w:top w:val="none" w:sz="0" w:space="0" w:color="auto"/>
        <w:left w:val="none" w:sz="0" w:space="0" w:color="auto"/>
        <w:bottom w:val="none" w:sz="0" w:space="0" w:color="auto"/>
        <w:right w:val="none" w:sz="0" w:space="0" w:color="auto"/>
      </w:divBdr>
    </w:div>
    <w:div w:id="1110901228">
      <w:marLeft w:val="640"/>
      <w:marRight w:val="0"/>
      <w:marTop w:val="0"/>
      <w:marBottom w:val="0"/>
      <w:divBdr>
        <w:top w:val="none" w:sz="0" w:space="0" w:color="auto"/>
        <w:left w:val="none" w:sz="0" w:space="0" w:color="auto"/>
        <w:bottom w:val="none" w:sz="0" w:space="0" w:color="auto"/>
        <w:right w:val="none" w:sz="0" w:space="0" w:color="auto"/>
      </w:divBdr>
    </w:div>
    <w:div w:id="1111046168">
      <w:marLeft w:val="640"/>
      <w:marRight w:val="0"/>
      <w:marTop w:val="0"/>
      <w:marBottom w:val="0"/>
      <w:divBdr>
        <w:top w:val="none" w:sz="0" w:space="0" w:color="auto"/>
        <w:left w:val="none" w:sz="0" w:space="0" w:color="auto"/>
        <w:bottom w:val="none" w:sz="0" w:space="0" w:color="auto"/>
        <w:right w:val="none" w:sz="0" w:space="0" w:color="auto"/>
      </w:divBdr>
    </w:div>
    <w:div w:id="1111050793">
      <w:marLeft w:val="640"/>
      <w:marRight w:val="0"/>
      <w:marTop w:val="0"/>
      <w:marBottom w:val="0"/>
      <w:divBdr>
        <w:top w:val="none" w:sz="0" w:space="0" w:color="auto"/>
        <w:left w:val="none" w:sz="0" w:space="0" w:color="auto"/>
        <w:bottom w:val="none" w:sz="0" w:space="0" w:color="auto"/>
        <w:right w:val="none" w:sz="0" w:space="0" w:color="auto"/>
      </w:divBdr>
    </w:div>
    <w:div w:id="1111166736">
      <w:marLeft w:val="640"/>
      <w:marRight w:val="0"/>
      <w:marTop w:val="0"/>
      <w:marBottom w:val="0"/>
      <w:divBdr>
        <w:top w:val="none" w:sz="0" w:space="0" w:color="auto"/>
        <w:left w:val="none" w:sz="0" w:space="0" w:color="auto"/>
        <w:bottom w:val="none" w:sz="0" w:space="0" w:color="auto"/>
        <w:right w:val="none" w:sz="0" w:space="0" w:color="auto"/>
      </w:divBdr>
    </w:div>
    <w:div w:id="1111170244">
      <w:marLeft w:val="640"/>
      <w:marRight w:val="0"/>
      <w:marTop w:val="0"/>
      <w:marBottom w:val="0"/>
      <w:divBdr>
        <w:top w:val="none" w:sz="0" w:space="0" w:color="auto"/>
        <w:left w:val="none" w:sz="0" w:space="0" w:color="auto"/>
        <w:bottom w:val="none" w:sz="0" w:space="0" w:color="auto"/>
        <w:right w:val="none" w:sz="0" w:space="0" w:color="auto"/>
      </w:divBdr>
    </w:div>
    <w:div w:id="1111244832">
      <w:marLeft w:val="640"/>
      <w:marRight w:val="0"/>
      <w:marTop w:val="0"/>
      <w:marBottom w:val="0"/>
      <w:divBdr>
        <w:top w:val="none" w:sz="0" w:space="0" w:color="auto"/>
        <w:left w:val="none" w:sz="0" w:space="0" w:color="auto"/>
        <w:bottom w:val="none" w:sz="0" w:space="0" w:color="auto"/>
        <w:right w:val="none" w:sz="0" w:space="0" w:color="auto"/>
      </w:divBdr>
    </w:div>
    <w:div w:id="1111245833">
      <w:marLeft w:val="640"/>
      <w:marRight w:val="0"/>
      <w:marTop w:val="0"/>
      <w:marBottom w:val="0"/>
      <w:divBdr>
        <w:top w:val="none" w:sz="0" w:space="0" w:color="auto"/>
        <w:left w:val="none" w:sz="0" w:space="0" w:color="auto"/>
        <w:bottom w:val="none" w:sz="0" w:space="0" w:color="auto"/>
        <w:right w:val="none" w:sz="0" w:space="0" w:color="auto"/>
      </w:divBdr>
    </w:div>
    <w:div w:id="1111247541">
      <w:marLeft w:val="640"/>
      <w:marRight w:val="0"/>
      <w:marTop w:val="0"/>
      <w:marBottom w:val="0"/>
      <w:divBdr>
        <w:top w:val="none" w:sz="0" w:space="0" w:color="auto"/>
        <w:left w:val="none" w:sz="0" w:space="0" w:color="auto"/>
        <w:bottom w:val="none" w:sz="0" w:space="0" w:color="auto"/>
        <w:right w:val="none" w:sz="0" w:space="0" w:color="auto"/>
      </w:divBdr>
    </w:div>
    <w:div w:id="1111315798">
      <w:marLeft w:val="640"/>
      <w:marRight w:val="0"/>
      <w:marTop w:val="0"/>
      <w:marBottom w:val="0"/>
      <w:divBdr>
        <w:top w:val="none" w:sz="0" w:space="0" w:color="auto"/>
        <w:left w:val="none" w:sz="0" w:space="0" w:color="auto"/>
        <w:bottom w:val="none" w:sz="0" w:space="0" w:color="auto"/>
        <w:right w:val="none" w:sz="0" w:space="0" w:color="auto"/>
      </w:divBdr>
    </w:div>
    <w:div w:id="1111320574">
      <w:marLeft w:val="640"/>
      <w:marRight w:val="0"/>
      <w:marTop w:val="0"/>
      <w:marBottom w:val="0"/>
      <w:divBdr>
        <w:top w:val="none" w:sz="0" w:space="0" w:color="auto"/>
        <w:left w:val="none" w:sz="0" w:space="0" w:color="auto"/>
        <w:bottom w:val="none" w:sz="0" w:space="0" w:color="auto"/>
        <w:right w:val="none" w:sz="0" w:space="0" w:color="auto"/>
      </w:divBdr>
    </w:div>
    <w:div w:id="1111431764">
      <w:marLeft w:val="640"/>
      <w:marRight w:val="0"/>
      <w:marTop w:val="0"/>
      <w:marBottom w:val="0"/>
      <w:divBdr>
        <w:top w:val="none" w:sz="0" w:space="0" w:color="auto"/>
        <w:left w:val="none" w:sz="0" w:space="0" w:color="auto"/>
        <w:bottom w:val="none" w:sz="0" w:space="0" w:color="auto"/>
        <w:right w:val="none" w:sz="0" w:space="0" w:color="auto"/>
      </w:divBdr>
    </w:div>
    <w:div w:id="1111435172">
      <w:marLeft w:val="640"/>
      <w:marRight w:val="0"/>
      <w:marTop w:val="0"/>
      <w:marBottom w:val="0"/>
      <w:divBdr>
        <w:top w:val="none" w:sz="0" w:space="0" w:color="auto"/>
        <w:left w:val="none" w:sz="0" w:space="0" w:color="auto"/>
        <w:bottom w:val="none" w:sz="0" w:space="0" w:color="auto"/>
        <w:right w:val="none" w:sz="0" w:space="0" w:color="auto"/>
      </w:divBdr>
    </w:div>
    <w:div w:id="1111435359">
      <w:marLeft w:val="640"/>
      <w:marRight w:val="0"/>
      <w:marTop w:val="0"/>
      <w:marBottom w:val="0"/>
      <w:divBdr>
        <w:top w:val="none" w:sz="0" w:space="0" w:color="auto"/>
        <w:left w:val="none" w:sz="0" w:space="0" w:color="auto"/>
        <w:bottom w:val="none" w:sz="0" w:space="0" w:color="auto"/>
        <w:right w:val="none" w:sz="0" w:space="0" w:color="auto"/>
      </w:divBdr>
    </w:div>
    <w:div w:id="1111508381">
      <w:marLeft w:val="640"/>
      <w:marRight w:val="0"/>
      <w:marTop w:val="0"/>
      <w:marBottom w:val="0"/>
      <w:divBdr>
        <w:top w:val="none" w:sz="0" w:space="0" w:color="auto"/>
        <w:left w:val="none" w:sz="0" w:space="0" w:color="auto"/>
        <w:bottom w:val="none" w:sz="0" w:space="0" w:color="auto"/>
        <w:right w:val="none" w:sz="0" w:space="0" w:color="auto"/>
      </w:divBdr>
    </w:div>
    <w:div w:id="1111625841">
      <w:marLeft w:val="640"/>
      <w:marRight w:val="0"/>
      <w:marTop w:val="0"/>
      <w:marBottom w:val="0"/>
      <w:divBdr>
        <w:top w:val="none" w:sz="0" w:space="0" w:color="auto"/>
        <w:left w:val="none" w:sz="0" w:space="0" w:color="auto"/>
        <w:bottom w:val="none" w:sz="0" w:space="0" w:color="auto"/>
        <w:right w:val="none" w:sz="0" w:space="0" w:color="auto"/>
      </w:divBdr>
    </w:div>
    <w:div w:id="1111628973">
      <w:marLeft w:val="640"/>
      <w:marRight w:val="0"/>
      <w:marTop w:val="0"/>
      <w:marBottom w:val="0"/>
      <w:divBdr>
        <w:top w:val="none" w:sz="0" w:space="0" w:color="auto"/>
        <w:left w:val="none" w:sz="0" w:space="0" w:color="auto"/>
        <w:bottom w:val="none" w:sz="0" w:space="0" w:color="auto"/>
        <w:right w:val="none" w:sz="0" w:space="0" w:color="auto"/>
      </w:divBdr>
    </w:div>
    <w:div w:id="1111701466">
      <w:marLeft w:val="640"/>
      <w:marRight w:val="0"/>
      <w:marTop w:val="0"/>
      <w:marBottom w:val="0"/>
      <w:divBdr>
        <w:top w:val="none" w:sz="0" w:space="0" w:color="auto"/>
        <w:left w:val="none" w:sz="0" w:space="0" w:color="auto"/>
        <w:bottom w:val="none" w:sz="0" w:space="0" w:color="auto"/>
        <w:right w:val="none" w:sz="0" w:space="0" w:color="auto"/>
      </w:divBdr>
    </w:div>
    <w:div w:id="1111785237">
      <w:marLeft w:val="640"/>
      <w:marRight w:val="0"/>
      <w:marTop w:val="0"/>
      <w:marBottom w:val="0"/>
      <w:divBdr>
        <w:top w:val="none" w:sz="0" w:space="0" w:color="auto"/>
        <w:left w:val="none" w:sz="0" w:space="0" w:color="auto"/>
        <w:bottom w:val="none" w:sz="0" w:space="0" w:color="auto"/>
        <w:right w:val="none" w:sz="0" w:space="0" w:color="auto"/>
      </w:divBdr>
    </w:div>
    <w:div w:id="1111819631">
      <w:marLeft w:val="640"/>
      <w:marRight w:val="0"/>
      <w:marTop w:val="0"/>
      <w:marBottom w:val="0"/>
      <w:divBdr>
        <w:top w:val="none" w:sz="0" w:space="0" w:color="auto"/>
        <w:left w:val="none" w:sz="0" w:space="0" w:color="auto"/>
        <w:bottom w:val="none" w:sz="0" w:space="0" w:color="auto"/>
        <w:right w:val="none" w:sz="0" w:space="0" w:color="auto"/>
      </w:divBdr>
    </w:div>
    <w:div w:id="1111823255">
      <w:marLeft w:val="640"/>
      <w:marRight w:val="0"/>
      <w:marTop w:val="0"/>
      <w:marBottom w:val="0"/>
      <w:divBdr>
        <w:top w:val="none" w:sz="0" w:space="0" w:color="auto"/>
        <w:left w:val="none" w:sz="0" w:space="0" w:color="auto"/>
        <w:bottom w:val="none" w:sz="0" w:space="0" w:color="auto"/>
        <w:right w:val="none" w:sz="0" w:space="0" w:color="auto"/>
      </w:divBdr>
    </w:div>
    <w:div w:id="1111824000">
      <w:marLeft w:val="640"/>
      <w:marRight w:val="0"/>
      <w:marTop w:val="0"/>
      <w:marBottom w:val="0"/>
      <w:divBdr>
        <w:top w:val="none" w:sz="0" w:space="0" w:color="auto"/>
        <w:left w:val="none" w:sz="0" w:space="0" w:color="auto"/>
        <w:bottom w:val="none" w:sz="0" w:space="0" w:color="auto"/>
        <w:right w:val="none" w:sz="0" w:space="0" w:color="auto"/>
      </w:divBdr>
    </w:div>
    <w:div w:id="1111897793">
      <w:marLeft w:val="640"/>
      <w:marRight w:val="0"/>
      <w:marTop w:val="0"/>
      <w:marBottom w:val="0"/>
      <w:divBdr>
        <w:top w:val="none" w:sz="0" w:space="0" w:color="auto"/>
        <w:left w:val="none" w:sz="0" w:space="0" w:color="auto"/>
        <w:bottom w:val="none" w:sz="0" w:space="0" w:color="auto"/>
        <w:right w:val="none" w:sz="0" w:space="0" w:color="auto"/>
      </w:divBdr>
    </w:div>
    <w:div w:id="1111899802">
      <w:marLeft w:val="640"/>
      <w:marRight w:val="0"/>
      <w:marTop w:val="0"/>
      <w:marBottom w:val="0"/>
      <w:divBdr>
        <w:top w:val="none" w:sz="0" w:space="0" w:color="auto"/>
        <w:left w:val="none" w:sz="0" w:space="0" w:color="auto"/>
        <w:bottom w:val="none" w:sz="0" w:space="0" w:color="auto"/>
        <w:right w:val="none" w:sz="0" w:space="0" w:color="auto"/>
      </w:divBdr>
    </w:div>
    <w:div w:id="1111901403">
      <w:marLeft w:val="640"/>
      <w:marRight w:val="0"/>
      <w:marTop w:val="0"/>
      <w:marBottom w:val="0"/>
      <w:divBdr>
        <w:top w:val="none" w:sz="0" w:space="0" w:color="auto"/>
        <w:left w:val="none" w:sz="0" w:space="0" w:color="auto"/>
        <w:bottom w:val="none" w:sz="0" w:space="0" w:color="auto"/>
        <w:right w:val="none" w:sz="0" w:space="0" w:color="auto"/>
      </w:divBdr>
    </w:div>
    <w:div w:id="1112045436">
      <w:marLeft w:val="640"/>
      <w:marRight w:val="0"/>
      <w:marTop w:val="0"/>
      <w:marBottom w:val="0"/>
      <w:divBdr>
        <w:top w:val="none" w:sz="0" w:space="0" w:color="auto"/>
        <w:left w:val="none" w:sz="0" w:space="0" w:color="auto"/>
        <w:bottom w:val="none" w:sz="0" w:space="0" w:color="auto"/>
        <w:right w:val="none" w:sz="0" w:space="0" w:color="auto"/>
      </w:divBdr>
    </w:div>
    <w:div w:id="1112091717">
      <w:marLeft w:val="640"/>
      <w:marRight w:val="0"/>
      <w:marTop w:val="0"/>
      <w:marBottom w:val="0"/>
      <w:divBdr>
        <w:top w:val="none" w:sz="0" w:space="0" w:color="auto"/>
        <w:left w:val="none" w:sz="0" w:space="0" w:color="auto"/>
        <w:bottom w:val="none" w:sz="0" w:space="0" w:color="auto"/>
        <w:right w:val="none" w:sz="0" w:space="0" w:color="auto"/>
      </w:divBdr>
    </w:div>
    <w:div w:id="1112163752">
      <w:marLeft w:val="640"/>
      <w:marRight w:val="0"/>
      <w:marTop w:val="0"/>
      <w:marBottom w:val="0"/>
      <w:divBdr>
        <w:top w:val="none" w:sz="0" w:space="0" w:color="auto"/>
        <w:left w:val="none" w:sz="0" w:space="0" w:color="auto"/>
        <w:bottom w:val="none" w:sz="0" w:space="0" w:color="auto"/>
        <w:right w:val="none" w:sz="0" w:space="0" w:color="auto"/>
      </w:divBdr>
    </w:div>
    <w:div w:id="1112170133">
      <w:marLeft w:val="640"/>
      <w:marRight w:val="0"/>
      <w:marTop w:val="0"/>
      <w:marBottom w:val="0"/>
      <w:divBdr>
        <w:top w:val="none" w:sz="0" w:space="0" w:color="auto"/>
        <w:left w:val="none" w:sz="0" w:space="0" w:color="auto"/>
        <w:bottom w:val="none" w:sz="0" w:space="0" w:color="auto"/>
        <w:right w:val="none" w:sz="0" w:space="0" w:color="auto"/>
      </w:divBdr>
    </w:div>
    <w:div w:id="1112212138">
      <w:marLeft w:val="640"/>
      <w:marRight w:val="0"/>
      <w:marTop w:val="0"/>
      <w:marBottom w:val="0"/>
      <w:divBdr>
        <w:top w:val="none" w:sz="0" w:space="0" w:color="auto"/>
        <w:left w:val="none" w:sz="0" w:space="0" w:color="auto"/>
        <w:bottom w:val="none" w:sz="0" w:space="0" w:color="auto"/>
        <w:right w:val="none" w:sz="0" w:space="0" w:color="auto"/>
      </w:divBdr>
    </w:div>
    <w:div w:id="1112434177">
      <w:marLeft w:val="640"/>
      <w:marRight w:val="0"/>
      <w:marTop w:val="0"/>
      <w:marBottom w:val="0"/>
      <w:divBdr>
        <w:top w:val="none" w:sz="0" w:space="0" w:color="auto"/>
        <w:left w:val="none" w:sz="0" w:space="0" w:color="auto"/>
        <w:bottom w:val="none" w:sz="0" w:space="0" w:color="auto"/>
        <w:right w:val="none" w:sz="0" w:space="0" w:color="auto"/>
      </w:divBdr>
    </w:div>
    <w:div w:id="1112482839">
      <w:marLeft w:val="640"/>
      <w:marRight w:val="0"/>
      <w:marTop w:val="0"/>
      <w:marBottom w:val="0"/>
      <w:divBdr>
        <w:top w:val="none" w:sz="0" w:space="0" w:color="auto"/>
        <w:left w:val="none" w:sz="0" w:space="0" w:color="auto"/>
        <w:bottom w:val="none" w:sz="0" w:space="0" w:color="auto"/>
        <w:right w:val="none" w:sz="0" w:space="0" w:color="auto"/>
      </w:divBdr>
    </w:div>
    <w:div w:id="1112675925">
      <w:marLeft w:val="640"/>
      <w:marRight w:val="0"/>
      <w:marTop w:val="0"/>
      <w:marBottom w:val="0"/>
      <w:divBdr>
        <w:top w:val="none" w:sz="0" w:space="0" w:color="auto"/>
        <w:left w:val="none" w:sz="0" w:space="0" w:color="auto"/>
        <w:bottom w:val="none" w:sz="0" w:space="0" w:color="auto"/>
        <w:right w:val="none" w:sz="0" w:space="0" w:color="auto"/>
      </w:divBdr>
    </w:div>
    <w:div w:id="1112745103">
      <w:marLeft w:val="640"/>
      <w:marRight w:val="0"/>
      <w:marTop w:val="0"/>
      <w:marBottom w:val="0"/>
      <w:divBdr>
        <w:top w:val="none" w:sz="0" w:space="0" w:color="auto"/>
        <w:left w:val="none" w:sz="0" w:space="0" w:color="auto"/>
        <w:bottom w:val="none" w:sz="0" w:space="0" w:color="auto"/>
        <w:right w:val="none" w:sz="0" w:space="0" w:color="auto"/>
      </w:divBdr>
    </w:div>
    <w:div w:id="1112897077">
      <w:marLeft w:val="640"/>
      <w:marRight w:val="0"/>
      <w:marTop w:val="0"/>
      <w:marBottom w:val="0"/>
      <w:divBdr>
        <w:top w:val="none" w:sz="0" w:space="0" w:color="auto"/>
        <w:left w:val="none" w:sz="0" w:space="0" w:color="auto"/>
        <w:bottom w:val="none" w:sz="0" w:space="0" w:color="auto"/>
        <w:right w:val="none" w:sz="0" w:space="0" w:color="auto"/>
      </w:divBdr>
    </w:div>
    <w:div w:id="1112940125">
      <w:marLeft w:val="640"/>
      <w:marRight w:val="0"/>
      <w:marTop w:val="0"/>
      <w:marBottom w:val="0"/>
      <w:divBdr>
        <w:top w:val="none" w:sz="0" w:space="0" w:color="auto"/>
        <w:left w:val="none" w:sz="0" w:space="0" w:color="auto"/>
        <w:bottom w:val="none" w:sz="0" w:space="0" w:color="auto"/>
        <w:right w:val="none" w:sz="0" w:space="0" w:color="auto"/>
      </w:divBdr>
    </w:div>
    <w:div w:id="1112942063">
      <w:marLeft w:val="640"/>
      <w:marRight w:val="0"/>
      <w:marTop w:val="0"/>
      <w:marBottom w:val="0"/>
      <w:divBdr>
        <w:top w:val="none" w:sz="0" w:space="0" w:color="auto"/>
        <w:left w:val="none" w:sz="0" w:space="0" w:color="auto"/>
        <w:bottom w:val="none" w:sz="0" w:space="0" w:color="auto"/>
        <w:right w:val="none" w:sz="0" w:space="0" w:color="auto"/>
      </w:divBdr>
    </w:div>
    <w:div w:id="1112944630">
      <w:marLeft w:val="640"/>
      <w:marRight w:val="0"/>
      <w:marTop w:val="0"/>
      <w:marBottom w:val="0"/>
      <w:divBdr>
        <w:top w:val="none" w:sz="0" w:space="0" w:color="auto"/>
        <w:left w:val="none" w:sz="0" w:space="0" w:color="auto"/>
        <w:bottom w:val="none" w:sz="0" w:space="0" w:color="auto"/>
        <w:right w:val="none" w:sz="0" w:space="0" w:color="auto"/>
      </w:divBdr>
    </w:div>
    <w:div w:id="1113092054">
      <w:bodyDiv w:val="1"/>
      <w:marLeft w:val="0"/>
      <w:marRight w:val="0"/>
      <w:marTop w:val="0"/>
      <w:marBottom w:val="0"/>
      <w:divBdr>
        <w:top w:val="none" w:sz="0" w:space="0" w:color="auto"/>
        <w:left w:val="none" w:sz="0" w:space="0" w:color="auto"/>
        <w:bottom w:val="none" w:sz="0" w:space="0" w:color="auto"/>
        <w:right w:val="none" w:sz="0" w:space="0" w:color="auto"/>
      </w:divBdr>
    </w:div>
    <w:div w:id="1113133932">
      <w:marLeft w:val="640"/>
      <w:marRight w:val="0"/>
      <w:marTop w:val="0"/>
      <w:marBottom w:val="0"/>
      <w:divBdr>
        <w:top w:val="none" w:sz="0" w:space="0" w:color="auto"/>
        <w:left w:val="none" w:sz="0" w:space="0" w:color="auto"/>
        <w:bottom w:val="none" w:sz="0" w:space="0" w:color="auto"/>
        <w:right w:val="none" w:sz="0" w:space="0" w:color="auto"/>
      </w:divBdr>
    </w:div>
    <w:div w:id="1113205378">
      <w:marLeft w:val="640"/>
      <w:marRight w:val="0"/>
      <w:marTop w:val="0"/>
      <w:marBottom w:val="0"/>
      <w:divBdr>
        <w:top w:val="none" w:sz="0" w:space="0" w:color="auto"/>
        <w:left w:val="none" w:sz="0" w:space="0" w:color="auto"/>
        <w:bottom w:val="none" w:sz="0" w:space="0" w:color="auto"/>
        <w:right w:val="none" w:sz="0" w:space="0" w:color="auto"/>
      </w:divBdr>
    </w:div>
    <w:div w:id="1113279908">
      <w:marLeft w:val="640"/>
      <w:marRight w:val="0"/>
      <w:marTop w:val="0"/>
      <w:marBottom w:val="0"/>
      <w:divBdr>
        <w:top w:val="none" w:sz="0" w:space="0" w:color="auto"/>
        <w:left w:val="none" w:sz="0" w:space="0" w:color="auto"/>
        <w:bottom w:val="none" w:sz="0" w:space="0" w:color="auto"/>
        <w:right w:val="none" w:sz="0" w:space="0" w:color="auto"/>
      </w:divBdr>
    </w:div>
    <w:div w:id="1113284023">
      <w:marLeft w:val="640"/>
      <w:marRight w:val="0"/>
      <w:marTop w:val="0"/>
      <w:marBottom w:val="0"/>
      <w:divBdr>
        <w:top w:val="none" w:sz="0" w:space="0" w:color="auto"/>
        <w:left w:val="none" w:sz="0" w:space="0" w:color="auto"/>
        <w:bottom w:val="none" w:sz="0" w:space="0" w:color="auto"/>
        <w:right w:val="none" w:sz="0" w:space="0" w:color="auto"/>
      </w:divBdr>
    </w:div>
    <w:div w:id="1113331124">
      <w:marLeft w:val="640"/>
      <w:marRight w:val="0"/>
      <w:marTop w:val="0"/>
      <w:marBottom w:val="0"/>
      <w:divBdr>
        <w:top w:val="none" w:sz="0" w:space="0" w:color="auto"/>
        <w:left w:val="none" w:sz="0" w:space="0" w:color="auto"/>
        <w:bottom w:val="none" w:sz="0" w:space="0" w:color="auto"/>
        <w:right w:val="none" w:sz="0" w:space="0" w:color="auto"/>
      </w:divBdr>
    </w:div>
    <w:div w:id="1113356022">
      <w:marLeft w:val="640"/>
      <w:marRight w:val="0"/>
      <w:marTop w:val="0"/>
      <w:marBottom w:val="0"/>
      <w:divBdr>
        <w:top w:val="none" w:sz="0" w:space="0" w:color="auto"/>
        <w:left w:val="none" w:sz="0" w:space="0" w:color="auto"/>
        <w:bottom w:val="none" w:sz="0" w:space="0" w:color="auto"/>
        <w:right w:val="none" w:sz="0" w:space="0" w:color="auto"/>
      </w:divBdr>
    </w:div>
    <w:div w:id="1113398421">
      <w:marLeft w:val="640"/>
      <w:marRight w:val="0"/>
      <w:marTop w:val="0"/>
      <w:marBottom w:val="0"/>
      <w:divBdr>
        <w:top w:val="none" w:sz="0" w:space="0" w:color="auto"/>
        <w:left w:val="none" w:sz="0" w:space="0" w:color="auto"/>
        <w:bottom w:val="none" w:sz="0" w:space="0" w:color="auto"/>
        <w:right w:val="none" w:sz="0" w:space="0" w:color="auto"/>
      </w:divBdr>
    </w:div>
    <w:div w:id="1113398893">
      <w:marLeft w:val="640"/>
      <w:marRight w:val="0"/>
      <w:marTop w:val="0"/>
      <w:marBottom w:val="0"/>
      <w:divBdr>
        <w:top w:val="none" w:sz="0" w:space="0" w:color="auto"/>
        <w:left w:val="none" w:sz="0" w:space="0" w:color="auto"/>
        <w:bottom w:val="none" w:sz="0" w:space="0" w:color="auto"/>
        <w:right w:val="none" w:sz="0" w:space="0" w:color="auto"/>
      </w:divBdr>
    </w:div>
    <w:div w:id="1113400417">
      <w:marLeft w:val="640"/>
      <w:marRight w:val="0"/>
      <w:marTop w:val="0"/>
      <w:marBottom w:val="0"/>
      <w:divBdr>
        <w:top w:val="none" w:sz="0" w:space="0" w:color="auto"/>
        <w:left w:val="none" w:sz="0" w:space="0" w:color="auto"/>
        <w:bottom w:val="none" w:sz="0" w:space="0" w:color="auto"/>
        <w:right w:val="none" w:sz="0" w:space="0" w:color="auto"/>
      </w:divBdr>
    </w:div>
    <w:div w:id="1113406001">
      <w:marLeft w:val="640"/>
      <w:marRight w:val="0"/>
      <w:marTop w:val="0"/>
      <w:marBottom w:val="0"/>
      <w:divBdr>
        <w:top w:val="none" w:sz="0" w:space="0" w:color="auto"/>
        <w:left w:val="none" w:sz="0" w:space="0" w:color="auto"/>
        <w:bottom w:val="none" w:sz="0" w:space="0" w:color="auto"/>
        <w:right w:val="none" w:sz="0" w:space="0" w:color="auto"/>
      </w:divBdr>
    </w:div>
    <w:div w:id="1113482014">
      <w:marLeft w:val="640"/>
      <w:marRight w:val="0"/>
      <w:marTop w:val="0"/>
      <w:marBottom w:val="0"/>
      <w:divBdr>
        <w:top w:val="none" w:sz="0" w:space="0" w:color="auto"/>
        <w:left w:val="none" w:sz="0" w:space="0" w:color="auto"/>
        <w:bottom w:val="none" w:sz="0" w:space="0" w:color="auto"/>
        <w:right w:val="none" w:sz="0" w:space="0" w:color="auto"/>
      </w:divBdr>
    </w:div>
    <w:div w:id="1113594404">
      <w:marLeft w:val="640"/>
      <w:marRight w:val="0"/>
      <w:marTop w:val="0"/>
      <w:marBottom w:val="0"/>
      <w:divBdr>
        <w:top w:val="none" w:sz="0" w:space="0" w:color="auto"/>
        <w:left w:val="none" w:sz="0" w:space="0" w:color="auto"/>
        <w:bottom w:val="none" w:sz="0" w:space="0" w:color="auto"/>
        <w:right w:val="none" w:sz="0" w:space="0" w:color="auto"/>
      </w:divBdr>
    </w:div>
    <w:div w:id="1113669000">
      <w:marLeft w:val="640"/>
      <w:marRight w:val="0"/>
      <w:marTop w:val="0"/>
      <w:marBottom w:val="0"/>
      <w:divBdr>
        <w:top w:val="none" w:sz="0" w:space="0" w:color="auto"/>
        <w:left w:val="none" w:sz="0" w:space="0" w:color="auto"/>
        <w:bottom w:val="none" w:sz="0" w:space="0" w:color="auto"/>
        <w:right w:val="none" w:sz="0" w:space="0" w:color="auto"/>
      </w:divBdr>
    </w:div>
    <w:div w:id="1113789448">
      <w:marLeft w:val="640"/>
      <w:marRight w:val="0"/>
      <w:marTop w:val="0"/>
      <w:marBottom w:val="0"/>
      <w:divBdr>
        <w:top w:val="none" w:sz="0" w:space="0" w:color="auto"/>
        <w:left w:val="none" w:sz="0" w:space="0" w:color="auto"/>
        <w:bottom w:val="none" w:sz="0" w:space="0" w:color="auto"/>
        <w:right w:val="none" w:sz="0" w:space="0" w:color="auto"/>
      </w:divBdr>
    </w:div>
    <w:div w:id="1113863271">
      <w:marLeft w:val="640"/>
      <w:marRight w:val="0"/>
      <w:marTop w:val="0"/>
      <w:marBottom w:val="0"/>
      <w:divBdr>
        <w:top w:val="none" w:sz="0" w:space="0" w:color="auto"/>
        <w:left w:val="none" w:sz="0" w:space="0" w:color="auto"/>
        <w:bottom w:val="none" w:sz="0" w:space="0" w:color="auto"/>
        <w:right w:val="none" w:sz="0" w:space="0" w:color="auto"/>
      </w:divBdr>
    </w:div>
    <w:div w:id="1113936359">
      <w:marLeft w:val="640"/>
      <w:marRight w:val="0"/>
      <w:marTop w:val="0"/>
      <w:marBottom w:val="0"/>
      <w:divBdr>
        <w:top w:val="none" w:sz="0" w:space="0" w:color="auto"/>
        <w:left w:val="none" w:sz="0" w:space="0" w:color="auto"/>
        <w:bottom w:val="none" w:sz="0" w:space="0" w:color="auto"/>
        <w:right w:val="none" w:sz="0" w:space="0" w:color="auto"/>
      </w:divBdr>
    </w:div>
    <w:div w:id="1113941868">
      <w:marLeft w:val="640"/>
      <w:marRight w:val="0"/>
      <w:marTop w:val="0"/>
      <w:marBottom w:val="0"/>
      <w:divBdr>
        <w:top w:val="none" w:sz="0" w:space="0" w:color="auto"/>
        <w:left w:val="none" w:sz="0" w:space="0" w:color="auto"/>
        <w:bottom w:val="none" w:sz="0" w:space="0" w:color="auto"/>
        <w:right w:val="none" w:sz="0" w:space="0" w:color="auto"/>
      </w:divBdr>
    </w:div>
    <w:div w:id="1114012150">
      <w:marLeft w:val="640"/>
      <w:marRight w:val="0"/>
      <w:marTop w:val="0"/>
      <w:marBottom w:val="0"/>
      <w:divBdr>
        <w:top w:val="none" w:sz="0" w:space="0" w:color="auto"/>
        <w:left w:val="none" w:sz="0" w:space="0" w:color="auto"/>
        <w:bottom w:val="none" w:sz="0" w:space="0" w:color="auto"/>
        <w:right w:val="none" w:sz="0" w:space="0" w:color="auto"/>
      </w:divBdr>
    </w:div>
    <w:div w:id="1114130159">
      <w:marLeft w:val="640"/>
      <w:marRight w:val="0"/>
      <w:marTop w:val="0"/>
      <w:marBottom w:val="0"/>
      <w:divBdr>
        <w:top w:val="none" w:sz="0" w:space="0" w:color="auto"/>
        <w:left w:val="none" w:sz="0" w:space="0" w:color="auto"/>
        <w:bottom w:val="none" w:sz="0" w:space="0" w:color="auto"/>
        <w:right w:val="none" w:sz="0" w:space="0" w:color="auto"/>
      </w:divBdr>
    </w:div>
    <w:div w:id="1114250901">
      <w:marLeft w:val="640"/>
      <w:marRight w:val="0"/>
      <w:marTop w:val="0"/>
      <w:marBottom w:val="0"/>
      <w:divBdr>
        <w:top w:val="none" w:sz="0" w:space="0" w:color="auto"/>
        <w:left w:val="none" w:sz="0" w:space="0" w:color="auto"/>
        <w:bottom w:val="none" w:sz="0" w:space="0" w:color="auto"/>
        <w:right w:val="none" w:sz="0" w:space="0" w:color="auto"/>
      </w:divBdr>
    </w:div>
    <w:div w:id="1114253379">
      <w:marLeft w:val="640"/>
      <w:marRight w:val="0"/>
      <w:marTop w:val="0"/>
      <w:marBottom w:val="0"/>
      <w:divBdr>
        <w:top w:val="none" w:sz="0" w:space="0" w:color="auto"/>
        <w:left w:val="none" w:sz="0" w:space="0" w:color="auto"/>
        <w:bottom w:val="none" w:sz="0" w:space="0" w:color="auto"/>
        <w:right w:val="none" w:sz="0" w:space="0" w:color="auto"/>
      </w:divBdr>
    </w:div>
    <w:div w:id="1114323449">
      <w:marLeft w:val="640"/>
      <w:marRight w:val="0"/>
      <w:marTop w:val="0"/>
      <w:marBottom w:val="0"/>
      <w:divBdr>
        <w:top w:val="none" w:sz="0" w:space="0" w:color="auto"/>
        <w:left w:val="none" w:sz="0" w:space="0" w:color="auto"/>
        <w:bottom w:val="none" w:sz="0" w:space="0" w:color="auto"/>
        <w:right w:val="none" w:sz="0" w:space="0" w:color="auto"/>
      </w:divBdr>
    </w:div>
    <w:div w:id="1114404900">
      <w:marLeft w:val="640"/>
      <w:marRight w:val="0"/>
      <w:marTop w:val="0"/>
      <w:marBottom w:val="0"/>
      <w:divBdr>
        <w:top w:val="none" w:sz="0" w:space="0" w:color="auto"/>
        <w:left w:val="none" w:sz="0" w:space="0" w:color="auto"/>
        <w:bottom w:val="none" w:sz="0" w:space="0" w:color="auto"/>
        <w:right w:val="none" w:sz="0" w:space="0" w:color="auto"/>
      </w:divBdr>
    </w:div>
    <w:div w:id="1114521258">
      <w:marLeft w:val="640"/>
      <w:marRight w:val="0"/>
      <w:marTop w:val="0"/>
      <w:marBottom w:val="0"/>
      <w:divBdr>
        <w:top w:val="none" w:sz="0" w:space="0" w:color="auto"/>
        <w:left w:val="none" w:sz="0" w:space="0" w:color="auto"/>
        <w:bottom w:val="none" w:sz="0" w:space="0" w:color="auto"/>
        <w:right w:val="none" w:sz="0" w:space="0" w:color="auto"/>
      </w:divBdr>
    </w:div>
    <w:div w:id="1114523379">
      <w:marLeft w:val="640"/>
      <w:marRight w:val="0"/>
      <w:marTop w:val="0"/>
      <w:marBottom w:val="0"/>
      <w:divBdr>
        <w:top w:val="none" w:sz="0" w:space="0" w:color="auto"/>
        <w:left w:val="none" w:sz="0" w:space="0" w:color="auto"/>
        <w:bottom w:val="none" w:sz="0" w:space="0" w:color="auto"/>
        <w:right w:val="none" w:sz="0" w:space="0" w:color="auto"/>
      </w:divBdr>
    </w:div>
    <w:div w:id="1114594931">
      <w:marLeft w:val="640"/>
      <w:marRight w:val="0"/>
      <w:marTop w:val="0"/>
      <w:marBottom w:val="0"/>
      <w:divBdr>
        <w:top w:val="none" w:sz="0" w:space="0" w:color="auto"/>
        <w:left w:val="none" w:sz="0" w:space="0" w:color="auto"/>
        <w:bottom w:val="none" w:sz="0" w:space="0" w:color="auto"/>
        <w:right w:val="none" w:sz="0" w:space="0" w:color="auto"/>
      </w:divBdr>
    </w:div>
    <w:div w:id="1114637121">
      <w:marLeft w:val="640"/>
      <w:marRight w:val="0"/>
      <w:marTop w:val="0"/>
      <w:marBottom w:val="0"/>
      <w:divBdr>
        <w:top w:val="none" w:sz="0" w:space="0" w:color="auto"/>
        <w:left w:val="none" w:sz="0" w:space="0" w:color="auto"/>
        <w:bottom w:val="none" w:sz="0" w:space="0" w:color="auto"/>
        <w:right w:val="none" w:sz="0" w:space="0" w:color="auto"/>
      </w:divBdr>
    </w:div>
    <w:div w:id="1114640650">
      <w:marLeft w:val="640"/>
      <w:marRight w:val="0"/>
      <w:marTop w:val="0"/>
      <w:marBottom w:val="0"/>
      <w:divBdr>
        <w:top w:val="none" w:sz="0" w:space="0" w:color="auto"/>
        <w:left w:val="none" w:sz="0" w:space="0" w:color="auto"/>
        <w:bottom w:val="none" w:sz="0" w:space="0" w:color="auto"/>
        <w:right w:val="none" w:sz="0" w:space="0" w:color="auto"/>
      </w:divBdr>
    </w:div>
    <w:div w:id="1114709971">
      <w:marLeft w:val="640"/>
      <w:marRight w:val="0"/>
      <w:marTop w:val="0"/>
      <w:marBottom w:val="0"/>
      <w:divBdr>
        <w:top w:val="none" w:sz="0" w:space="0" w:color="auto"/>
        <w:left w:val="none" w:sz="0" w:space="0" w:color="auto"/>
        <w:bottom w:val="none" w:sz="0" w:space="0" w:color="auto"/>
        <w:right w:val="none" w:sz="0" w:space="0" w:color="auto"/>
      </w:divBdr>
    </w:div>
    <w:div w:id="1114859919">
      <w:marLeft w:val="640"/>
      <w:marRight w:val="0"/>
      <w:marTop w:val="0"/>
      <w:marBottom w:val="0"/>
      <w:divBdr>
        <w:top w:val="none" w:sz="0" w:space="0" w:color="auto"/>
        <w:left w:val="none" w:sz="0" w:space="0" w:color="auto"/>
        <w:bottom w:val="none" w:sz="0" w:space="0" w:color="auto"/>
        <w:right w:val="none" w:sz="0" w:space="0" w:color="auto"/>
      </w:divBdr>
    </w:div>
    <w:div w:id="1114986450">
      <w:marLeft w:val="640"/>
      <w:marRight w:val="0"/>
      <w:marTop w:val="0"/>
      <w:marBottom w:val="0"/>
      <w:divBdr>
        <w:top w:val="none" w:sz="0" w:space="0" w:color="auto"/>
        <w:left w:val="none" w:sz="0" w:space="0" w:color="auto"/>
        <w:bottom w:val="none" w:sz="0" w:space="0" w:color="auto"/>
        <w:right w:val="none" w:sz="0" w:space="0" w:color="auto"/>
      </w:divBdr>
    </w:div>
    <w:div w:id="1115097983">
      <w:marLeft w:val="640"/>
      <w:marRight w:val="0"/>
      <w:marTop w:val="0"/>
      <w:marBottom w:val="0"/>
      <w:divBdr>
        <w:top w:val="none" w:sz="0" w:space="0" w:color="auto"/>
        <w:left w:val="none" w:sz="0" w:space="0" w:color="auto"/>
        <w:bottom w:val="none" w:sz="0" w:space="0" w:color="auto"/>
        <w:right w:val="none" w:sz="0" w:space="0" w:color="auto"/>
      </w:divBdr>
    </w:div>
    <w:div w:id="1115097998">
      <w:marLeft w:val="640"/>
      <w:marRight w:val="0"/>
      <w:marTop w:val="0"/>
      <w:marBottom w:val="0"/>
      <w:divBdr>
        <w:top w:val="none" w:sz="0" w:space="0" w:color="auto"/>
        <w:left w:val="none" w:sz="0" w:space="0" w:color="auto"/>
        <w:bottom w:val="none" w:sz="0" w:space="0" w:color="auto"/>
        <w:right w:val="none" w:sz="0" w:space="0" w:color="auto"/>
      </w:divBdr>
    </w:div>
    <w:div w:id="1115250243">
      <w:marLeft w:val="640"/>
      <w:marRight w:val="0"/>
      <w:marTop w:val="0"/>
      <w:marBottom w:val="0"/>
      <w:divBdr>
        <w:top w:val="none" w:sz="0" w:space="0" w:color="auto"/>
        <w:left w:val="none" w:sz="0" w:space="0" w:color="auto"/>
        <w:bottom w:val="none" w:sz="0" w:space="0" w:color="auto"/>
        <w:right w:val="none" w:sz="0" w:space="0" w:color="auto"/>
      </w:divBdr>
    </w:div>
    <w:div w:id="1115251454">
      <w:marLeft w:val="640"/>
      <w:marRight w:val="0"/>
      <w:marTop w:val="0"/>
      <w:marBottom w:val="0"/>
      <w:divBdr>
        <w:top w:val="none" w:sz="0" w:space="0" w:color="auto"/>
        <w:left w:val="none" w:sz="0" w:space="0" w:color="auto"/>
        <w:bottom w:val="none" w:sz="0" w:space="0" w:color="auto"/>
        <w:right w:val="none" w:sz="0" w:space="0" w:color="auto"/>
      </w:divBdr>
    </w:div>
    <w:div w:id="1115368043">
      <w:marLeft w:val="640"/>
      <w:marRight w:val="0"/>
      <w:marTop w:val="0"/>
      <w:marBottom w:val="0"/>
      <w:divBdr>
        <w:top w:val="none" w:sz="0" w:space="0" w:color="auto"/>
        <w:left w:val="none" w:sz="0" w:space="0" w:color="auto"/>
        <w:bottom w:val="none" w:sz="0" w:space="0" w:color="auto"/>
        <w:right w:val="none" w:sz="0" w:space="0" w:color="auto"/>
      </w:divBdr>
    </w:div>
    <w:div w:id="1115368918">
      <w:marLeft w:val="640"/>
      <w:marRight w:val="0"/>
      <w:marTop w:val="0"/>
      <w:marBottom w:val="0"/>
      <w:divBdr>
        <w:top w:val="none" w:sz="0" w:space="0" w:color="auto"/>
        <w:left w:val="none" w:sz="0" w:space="0" w:color="auto"/>
        <w:bottom w:val="none" w:sz="0" w:space="0" w:color="auto"/>
        <w:right w:val="none" w:sz="0" w:space="0" w:color="auto"/>
      </w:divBdr>
    </w:div>
    <w:div w:id="1115440700">
      <w:marLeft w:val="640"/>
      <w:marRight w:val="0"/>
      <w:marTop w:val="0"/>
      <w:marBottom w:val="0"/>
      <w:divBdr>
        <w:top w:val="none" w:sz="0" w:space="0" w:color="auto"/>
        <w:left w:val="none" w:sz="0" w:space="0" w:color="auto"/>
        <w:bottom w:val="none" w:sz="0" w:space="0" w:color="auto"/>
        <w:right w:val="none" w:sz="0" w:space="0" w:color="auto"/>
      </w:divBdr>
    </w:div>
    <w:div w:id="1115488528">
      <w:marLeft w:val="640"/>
      <w:marRight w:val="0"/>
      <w:marTop w:val="0"/>
      <w:marBottom w:val="0"/>
      <w:divBdr>
        <w:top w:val="none" w:sz="0" w:space="0" w:color="auto"/>
        <w:left w:val="none" w:sz="0" w:space="0" w:color="auto"/>
        <w:bottom w:val="none" w:sz="0" w:space="0" w:color="auto"/>
        <w:right w:val="none" w:sz="0" w:space="0" w:color="auto"/>
      </w:divBdr>
    </w:div>
    <w:div w:id="1115519007">
      <w:marLeft w:val="640"/>
      <w:marRight w:val="0"/>
      <w:marTop w:val="0"/>
      <w:marBottom w:val="0"/>
      <w:divBdr>
        <w:top w:val="none" w:sz="0" w:space="0" w:color="auto"/>
        <w:left w:val="none" w:sz="0" w:space="0" w:color="auto"/>
        <w:bottom w:val="none" w:sz="0" w:space="0" w:color="auto"/>
        <w:right w:val="none" w:sz="0" w:space="0" w:color="auto"/>
      </w:divBdr>
    </w:div>
    <w:div w:id="1115561223">
      <w:marLeft w:val="640"/>
      <w:marRight w:val="0"/>
      <w:marTop w:val="0"/>
      <w:marBottom w:val="0"/>
      <w:divBdr>
        <w:top w:val="none" w:sz="0" w:space="0" w:color="auto"/>
        <w:left w:val="none" w:sz="0" w:space="0" w:color="auto"/>
        <w:bottom w:val="none" w:sz="0" w:space="0" w:color="auto"/>
        <w:right w:val="none" w:sz="0" w:space="0" w:color="auto"/>
      </w:divBdr>
    </w:div>
    <w:div w:id="1115632084">
      <w:marLeft w:val="640"/>
      <w:marRight w:val="0"/>
      <w:marTop w:val="0"/>
      <w:marBottom w:val="0"/>
      <w:divBdr>
        <w:top w:val="none" w:sz="0" w:space="0" w:color="auto"/>
        <w:left w:val="none" w:sz="0" w:space="0" w:color="auto"/>
        <w:bottom w:val="none" w:sz="0" w:space="0" w:color="auto"/>
        <w:right w:val="none" w:sz="0" w:space="0" w:color="auto"/>
      </w:divBdr>
    </w:div>
    <w:div w:id="1115710241">
      <w:marLeft w:val="640"/>
      <w:marRight w:val="0"/>
      <w:marTop w:val="0"/>
      <w:marBottom w:val="0"/>
      <w:divBdr>
        <w:top w:val="none" w:sz="0" w:space="0" w:color="auto"/>
        <w:left w:val="none" w:sz="0" w:space="0" w:color="auto"/>
        <w:bottom w:val="none" w:sz="0" w:space="0" w:color="auto"/>
        <w:right w:val="none" w:sz="0" w:space="0" w:color="auto"/>
      </w:divBdr>
    </w:div>
    <w:div w:id="1115754385">
      <w:marLeft w:val="640"/>
      <w:marRight w:val="0"/>
      <w:marTop w:val="0"/>
      <w:marBottom w:val="0"/>
      <w:divBdr>
        <w:top w:val="none" w:sz="0" w:space="0" w:color="auto"/>
        <w:left w:val="none" w:sz="0" w:space="0" w:color="auto"/>
        <w:bottom w:val="none" w:sz="0" w:space="0" w:color="auto"/>
        <w:right w:val="none" w:sz="0" w:space="0" w:color="auto"/>
      </w:divBdr>
    </w:div>
    <w:div w:id="1115828365">
      <w:marLeft w:val="640"/>
      <w:marRight w:val="0"/>
      <w:marTop w:val="0"/>
      <w:marBottom w:val="0"/>
      <w:divBdr>
        <w:top w:val="none" w:sz="0" w:space="0" w:color="auto"/>
        <w:left w:val="none" w:sz="0" w:space="0" w:color="auto"/>
        <w:bottom w:val="none" w:sz="0" w:space="0" w:color="auto"/>
        <w:right w:val="none" w:sz="0" w:space="0" w:color="auto"/>
      </w:divBdr>
    </w:div>
    <w:div w:id="1115830998">
      <w:marLeft w:val="640"/>
      <w:marRight w:val="0"/>
      <w:marTop w:val="0"/>
      <w:marBottom w:val="0"/>
      <w:divBdr>
        <w:top w:val="none" w:sz="0" w:space="0" w:color="auto"/>
        <w:left w:val="none" w:sz="0" w:space="0" w:color="auto"/>
        <w:bottom w:val="none" w:sz="0" w:space="0" w:color="auto"/>
        <w:right w:val="none" w:sz="0" w:space="0" w:color="auto"/>
      </w:divBdr>
    </w:div>
    <w:div w:id="1115950227">
      <w:marLeft w:val="640"/>
      <w:marRight w:val="0"/>
      <w:marTop w:val="0"/>
      <w:marBottom w:val="0"/>
      <w:divBdr>
        <w:top w:val="none" w:sz="0" w:space="0" w:color="auto"/>
        <w:left w:val="none" w:sz="0" w:space="0" w:color="auto"/>
        <w:bottom w:val="none" w:sz="0" w:space="0" w:color="auto"/>
        <w:right w:val="none" w:sz="0" w:space="0" w:color="auto"/>
      </w:divBdr>
    </w:div>
    <w:div w:id="1116095556">
      <w:marLeft w:val="640"/>
      <w:marRight w:val="0"/>
      <w:marTop w:val="0"/>
      <w:marBottom w:val="0"/>
      <w:divBdr>
        <w:top w:val="none" w:sz="0" w:space="0" w:color="auto"/>
        <w:left w:val="none" w:sz="0" w:space="0" w:color="auto"/>
        <w:bottom w:val="none" w:sz="0" w:space="0" w:color="auto"/>
        <w:right w:val="none" w:sz="0" w:space="0" w:color="auto"/>
      </w:divBdr>
    </w:div>
    <w:div w:id="1116170297">
      <w:marLeft w:val="640"/>
      <w:marRight w:val="0"/>
      <w:marTop w:val="0"/>
      <w:marBottom w:val="0"/>
      <w:divBdr>
        <w:top w:val="none" w:sz="0" w:space="0" w:color="auto"/>
        <w:left w:val="none" w:sz="0" w:space="0" w:color="auto"/>
        <w:bottom w:val="none" w:sz="0" w:space="0" w:color="auto"/>
        <w:right w:val="none" w:sz="0" w:space="0" w:color="auto"/>
      </w:divBdr>
    </w:div>
    <w:div w:id="1116173653">
      <w:bodyDiv w:val="1"/>
      <w:marLeft w:val="0"/>
      <w:marRight w:val="0"/>
      <w:marTop w:val="0"/>
      <w:marBottom w:val="0"/>
      <w:divBdr>
        <w:top w:val="none" w:sz="0" w:space="0" w:color="auto"/>
        <w:left w:val="none" w:sz="0" w:space="0" w:color="auto"/>
        <w:bottom w:val="none" w:sz="0" w:space="0" w:color="auto"/>
        <w:right w:val="none" w:sz="0" w:space="0" w:color="auto"/>
      </w:divBdr>
    </w:div>
    <w:div w:id="1116213293">
      <w:marLeft w:val="640"/>
      <w:marRight w:val="0"/>
      <w:marTop w:val="0"/>
      <w:marBottom w:val="0"/>
      <w:divBdr>
        <w:top w:val="none" w:sz="0" w:space="0" w:color="auto"/>
        <w:left w:val="none" w:sz="0" w:space="0" w:color="auto"/>
        <w:bottom w:val="none" w:sz="0" w:space="0" w:color="auto"/>
        <w:right w:val="none" w:sz="0" w:space="0" w:color="auto"/>
      </w:divBdr>
    </w:div>
    <w:div w:id="1116221043">
      <w:marLeft w:val="640"/>
      <w:marRight w:val="0"/>
      <w:marTop w:val="0"/>
      <w:marBottom w:val="0"/>
      <w:divBdr>
        <w:top w:val="none" w:sz="0" w:space="0" w:color="auto"/>
        <w:left w:val="none" w:sz="0" w:space="0" w:color="auto"/>
        <w:bottom w:val="none" w:sz="0" w:space="0" w:color="auto"/>
        <w:right w:val="none" w:sz="0" w:space="0" w:color="auto"/>
      </w:divBdr>
    </w:div>
    <w:div w:id="1116293057">
      <w:marLeft w:val="640"/>
      <w:marRight w:val="0"/>
      <w:marTop w:val="0"/>
      <w:marBottom w:val="0"/>
      <w:divBdr>
        <w:top w:val="none" w:sz="0" w:space="0" w:color="auto"/>
        <w:left w:val="none" w:sz="0" w:space="0" w:color="auto"/>
        <w:bottom w:val="none" w:sz="0" w:space="0" w:color="auto"/>
        <w:right w:val="none" w:sz="0" w:space="0" w:color="auto"/>
      </w:divBdr>
    </w:div>
    <w:div w:id="1116367317">
      <w:marLeft w:val="640"/>
      <w:marRight w:val="0"/>
      <w:marTop w:val="0"/>
      <w:marBottom w:val="0"/>
      <w:divBdr>
        <w:top w:val="none" w:sz="0" w:space="0" w:color="auto"/>
        <w:left w:val="none" w:sz="0" w:space="0" w:color="auto"/>
        <w:bottom w:val="none" w:sz="0" w:space="0" w:color="auto"/>
        <w:right w:val="none" w:sz="0" w:space="0" w:color="auto"/>
      </w:divBdr>
    </w:div>
    <w:div w:id="1116370972">
      <w:marLeft w:val="640"/>
      <w:marRight w:val="0"/>
      <w:marTop w:val="0"/>
      <w:marBottom w:val="0"/>
      <w:divBdr>
        <w:top w:val="none" w:sz="0" w:space="0" w:color="auto"/>
        <w:left w:val="none" w:sz="0" w:space="0" w:color="auto"/>
        <w:bottom w:val="none" w:sz="0" w:space="0" w:color="auto"/>
        <w:right w:val="none" w:sz="0" w:space="0" w:color="auto"/>
      </w:divBdr>
    </w:div>
    <w:div w:id="1116489393">
      <w:marLeft w:val="640"/>
      <w:marRight w:val="0"/>
      <w:marTop w:val="0"/>
      <w:marBottom w:val="0"/>
      <w:divBdr>
        <w:top w:val="none" w:sz="0" w:space="0" w:color="auto"/>
        <w:left w:val="none" w:sz="0" w:space="0" w:color="auto"/>
        <w:bottom w:val="none" w:sz="0" w:space="0" w:color="auto"/>
        <w:right w:val="none" w:sz="0" w:space="0" w:color="auto"/>
      </w:divBdr>
    </w:div>
    <w:div w:id="1116558974">
      <w:marLeft w:val="640"/>
      <w:marRight w:val="0"/>
      <w:marTop w:val="0"/>
      <w:marBottom w:val="0"/>
      <w:divBdr>
        <w:top w:val="none" w:sz="0" w:space="0" w:color="auto"/>
        <w:left w:val="none" w:sz="0" w:space="0" w:color="auto"/>
        <w:bottom w:val="none" w:sz="0" w:space="0" w:color="auto"/>
        <w:right w:val="none" w:sz="0" w:space="0" w:color="auto"/>
      </w:divBdr>
    </w:div>
    <w:div w:id="1116607212">
      <w:marLeft w:val="640"/>
      <w:marRight w:val="0"/>
      <w:marTop w:val="0"/>
      <w:marBottom w:val="0"/>
      <w:divBdr>
        <w:top w:val="none" w:sz="0" w:space="0" w:color="auto"/>
        <w:left w:val="none" w:sz="0" w:space="0" w:color="auto"/>
        <w:bottom w:val="none" w:sz="0" w:space="0" w:color="auto"/>
        <w:right w:val="none" w:sz="0" w:space="0" w:color="auto"/>
      </w:divBdr>
    </w:div>
    <w:div w:id="1116679812">
      <w:marLeft w:val="640"/>
      <w:marRight w:val="0"/>
      <w:marTop w:val="0"/>
      <w:marBottom w:val="0"/>
      <w:divBdr>
        <w:top w:val="none" w:sz="0" w:space="0" w:color="auto"/>
        <w:left w:val="none" w:sz="0" w:space="0" w:color="auto"/>
        <w:bottom w:val="none" w:sz="0" w:space="0" w:color="auto"/>
        <w:right w:val="none" w:sz="0" w:space="0" w:color="auto"/>
      </w:divBdr>
    </w:div>
    <w:div w:id="1116827704">
      <w:marLeft w:val="640"/>
      <w:marRight w:val="0"/>
      <w:marTop w:val="0"/>
      <w:marBottom w:val="0"/>
      <w:divBdr>
        <w:top w:val="none" w:sz="0" w:space="0" w:color="auto"/>
        <w:left w:val="none" w:sz="0" w:space="0" w:color="auto"/>
        <w:bottom w:val="none" w:sz="0" w:space="0" w:color="auto"/>
        <w:right w:val="none" w:sz="0" w:space="0" w:color="auto"/>
      </w:divBdr>
    </w:div>
    <w:div w:id="1116831058">
      <w:marLeft w:val="640"/>
      <w:marRight w:val="0"/>
      <w:marTop w:val="0"/>
      <w:marBottom w:val="0"/>
      <w:divBdr>
        <w:top w:val="none" w:sz="0" w:space="0" w:color="auto"/>
        <w:left w:val="none" w:sz="0" w:space="0" w:color="auto"/>
        <w:bottom w:val="none" w:sz="0" w:space="0" w:color="auto"/>
        <w:right w:val="none" w:sz="0" w:space="0" w:color="auto"/>
      </w:divBdr>
    </w:div>
    <w:div w:id="1116948137">
      <w:marLeft w:val="640"/>
      <w:marRight w:val="0"/>
      <w:marTop w:val="0"/>
      <w:marBottom w:val="0"/>
      <w:divBdr>
        <w:top w:val="none" w:sz="0" w:space="0" w:color="auto"/>
        <w:left w:val="none" w:sz="0" w:space="0" w:color="auto"/>
        <w:bottom w:val="none" w:sz="0" w:space="0" w:color="auto"/>
        <w:right w:val="none" w:sz="0" w:space="0" w:color="auto"/>
      </w:divBdr>
    </w:div>
    <w:div w:id="1117064708">
      <w:marLeft w:val="640"/>
      <w:marRight w:val="0"/>
      <w:marTop w:val="0"/>
      <w:marBottom w:val="0"/>
      <w:divBdr>
        <w:top w:val="none" w:sz="0" w:space="0" w:color="auto"/>
        <w:left w:val="none" w:sz="0" w:space="0" w:color="auto"/>
        <w:bottom w:val="none" w:sz="0" w:space="0" w:color="auto"/>
        <w:right w:val="none" w:sz="0" w:space="0" w:color="auto"/>
      </w:divBdr>
    </w:div>
    <w:div w:id="1117069955">
      <w:marLeft w:val="640"/>
      <w:marRight w:val="0"/>
      <w:marTop w:val="0"/>
      <w:marBottom w:val="0"/>
      <w:divBdr>
        <w:top w:val="none" w:sz="0" w:space="0" w:color="auto"/>
        <w:left w:val="none" w:sz="0" w:space="0" w:color="auto"/>
        <w:bottom w:val="none" w:sz="0" w:space="0" w:color="auto"/>
        <w:right w:val="none" w:sz="0" w:space="0" w:color="auto"/>
      </w:divBdr>
    </w:div>
    <w:div w:id="1117211706">
      <w:marLeft w:val="640"/>
      <w:marRight w:val="0"/>
      <w:marTop w:val="0"/>
      <w:marBottom w:val="0"/>
      <w:divBdr>
        <w:top w:val="none" w:sz="0" w:space="0" w:color="auto"/>
        <w:left w:val="none" w:sz="0" w:space="0" w:color="auto"/>
        <w:bottom w:val="none" w:sz="0" w:space="0" w:color="auto"/>
        <w:right w:val="none" w:sz="0" w:space="0" w:color="auto"/>
      </w:divBdr>
    </w:div>
    <w:div w:id="1117213293">
      <w:marLeft w:val="640"/>
      <w:marRight w:val="0"/>
      <w:marTop w:val="0"/>
      <w:marBottom w:val="0"/>
      <w:divBdr>
        <w:top w:val="none" w:sz="0" w:space="0" w:color="auto"/>
        <w:left w:val="none" w:sz="0" w:space="0" w:color="auto"/>
        <w:bottom w:val="none" w:sz="0" w:space="0" w:color="auto"/>
        <w:right w:val="none" w:sz="0" w:space="0" w:color="auto"/>
      </w:divBdr>
    </w:div>
    <w:div w:id="1117405675">
      <w:marLeft w:val="640"/>
      <w:marRight w:val="0"/>
      <w:marTop w:val="0"/>
      <w:marBottom w:val="0"/>
      <w:divBdr>
        <w:top w:val="none" w:sz="0" w:space="0" w:color="auto"/>
        <w:left w:val="none" w:sz="0" w:space="0" w:color="auto"/>
        <w:bottom w:val="none" w:sz="0" w:space="0" w:color="auto"/>
        <w:right w:val="none" w:sz="0" w:space="0" w:color="auto"/>
      </w:divBdr>
    </w:div>
    <w:div w:id="1117603525">
      <w:marLeft w:val="640"/>
      <w:marRight w:val="0"/>
      <w:marTop w:val="0"/>
      <w:marBottom w:val="0"/>
      <w:divBdr>
        <w:top w:val="none" w:sz="0" w:space="0" w:color="auto"/>
        <w:left w:val="none" w:sz="0" w:space="0" w:color="auto"/>
        <w:bottom w:val="none" w:sz="0" w:space="0" w:color="auto"/>
        <w:right w:val="none" w:sz="0" w:space="0" w:color="auto"/>
      </w:divBdr>
    </w:div>
    <w:div w:id="1117605535">
      <w:marLeft w:val="640"/>
      <w:marRight w:val="0"/>
      <w:marTop w:val="0"/>
      <w:marBottom w:val="0"/>
      <w:divBdr>
        <w:top w:val="none" w:sz="0" w:space="0" w:color="auto"/>
        <w:left w:val="none" w:sz="0" w:space="0" w:color="auto"/>
        <w:bottom w:val="none" w:sz="0" w:space="0" w:color="auto"/>
        <w:right w:val="none" w:sz="0" w:space="0" w:color="auto"/>
      </w:divBdr>
    </w:div>
    <w:div w:id="1117681222">
      <w:marLeft w:val="640"/>
      <w:marRight w:val="0"/>
      <w:marTop w:val="0"/>
      <w:marBottom w:val="0"/>
      <w:divBdr>
        <w:top w:val="none" w:sz="0" w:space="0" w:color="auto"/>
        <w:left w:val="none" w:sz="0" w:space="0" w:color="auto"/>
        <w:bottom w:val="none" w:sz="0" w:space="0" w:color="auto"/>
        <w:right w:val="none" w:sz="0" w:space="0" w:color="auto"/>
      </w:divBdr>
    </w:div>
    <w:div w:id="1117868029">
      <w:marLeft w:val="480"/>
      <w:marRight w:val="0"/>
      <w:marTop w:val="0"/>
      <w:marBottom w:val="0"/>
      <w:divBdr>
        <w:top w:val="none" w:sz="0" w:space="0" w:color="auto"/>
        <w:left w:val="none" w:sz="0" w:space="0" w:color="auto"/>
        <w:bottom w:val="none" w:sz="0" w:space="0" w:color="auto"/>
        <w:right w:val="none" w:sz="0" w:space="0" w:color="auto"/>
      </w:divBdr>
    </w:div>
    <w:div w:id="1117875113">
      <w:marLeft w:val="640"/>
      <w:marRight w:val="0"/>
      <w:marTop w:val="0"/>
      <w:marBottom w:val="0"/>
      <w:divBdr>
        <w:top w:val="none" w:sz="0" w:space="0" w:color="auto"/>
        <w:left w:val="none" w:sz="0" w:space="0" w:color="auto"/>
        <w:bottom w:val="none" w:sz="0" w:space="0" w:color="auto"/>
        <w:right w:val="none" w:sz="0" w:space="0" w:color="auto"/>
      </w:divBdr>
    </w:div>
    <w:div w:id="1117944481">
      <w:marLeft w:val="640"/>
      <w:marRight w:val="0"/>
      <w:marTop w:val="0"/>
      <w:marBottom w:val="0"/>
      <w:divBdr>
        <w:top w:val="none" w:sz="0" w:space="0" w:color="auto"/>
        <w:left w:val="none" w:sz="0" w:space="0" w:color="auto"/>
        <w:bottom w:val="none" w:sz="0" w:space="0" w:color="auto"/>
        <w:right w:val="none" w:sz="0" w:space="0" w:color="auto"/>
      </w:divBdr>
    </w:div>
    <w:div w:id="1118138927">
      <w:marLeft w:val="640"/>
      <w:marRight w:val="0"/>
      <w:marTop w:val="0"/>
      <w:marBottom w:val="0"/>
      <w:divBdr>
        <w:top w:val="none" w:sz="0" w:space="0" w:color="auto"/>
        <w:left w:val="none" w:sz="0" w:space="0" w:color="auto"/>
        <w:bottom w:val="none" w:sz="0" w:space="0" w:color="auto"/>
        <w:right w:val="none" w:sz="0" w:space="0" w:color="auto"/>
      </w:divBdr>
    </w:div>
    <w:div w:id="1118179958">
      <w:marLeft w:val="640"/>
      <w:marRight w:val="0"/>
      <w:marTop w:val="0"/>
      <w:marBottom w:val="0"/>
      <w:divBdr>
        <w:top w:val="none" w:sz="0" w:space="0" w:color="auto"/>
        <w:left w:val="none" w:sz="0" w:space="0" w:color="auto"/>
        <w:bottom w:val="none" w:sz="0" w:space="0" w:color="auto"/>
        <w:right w:val="none" w:sz="0" w:space="0" w:color="auto"/>
      </w:divBdr>
    </w:div>
    <w:div w:id="1118372242">
      <w:marLeft w:val="640"/>
      <w:marRight w:val="0"/>
      <w:marTop w:val="0"/>
      <w:marBottom w:val="0"/>
      <w:divBdr>
        <w:top w:val="none" w:sz="0" w:space="0" w:color="auto"/>
        <w:left w:val="none" w:sz="0" w:space="0" w:color="auto"/>
        <w:bottom w:val="none" w:sz="0" w:space="0" w:color="auto"/>
        <w:right w:val="none" w:sz="0" w:space="0" w:color="auto"/>
      </w:divBdr>
    </w:div>
    <w:div w:id="1118373688">
      <w:marLeft w:val="640"/>
      <w:marRight w:val="0"/>
      <w:marTop w:val="0"/>
      <w:marBottom w:val="0"/>
      <w:divBdr>
        <w:top w:val="none" w:sz="0" w:space="0" w:color="auto"/>
        <w:left w:val="none" w:sz="0" w:space="0" w:color="auto"/>
        <w:bottom w:val="none" w:sz="0" w:space="0" w:color="auto"/>
        <w:right w:val="none" w:sz="0" w:space="0" w:color="auto"/>
      </w:divBdr>
    </w:div>
    <w:div w:id="1118377600">
      <w:marLeft w:val="640"/>
      <w:marRight w:val="0"/>
      <w:marTop w:val="0"/>
      <w:marBottom w:val="0"/>
      <w:divBdr>
        <w:top w:val="none" w:sz="0" w:space="0" w:color="auto"/>
        <w:left w:val="none" w:sz="0" w:space="0" w:color="auto"/>
        <w:bottom w:val="none" w:sz="0" w:space="0" w:color="auto"/>
        <w:right w:val="none" w:sz="0" w:space="0" w:color="auto"/>
      </w:divBdr>
    </w:div>
    <w:div w:id="1118455094">
      <w:marLeft w:val="640"/>
      <w:marRight w:val="0"/>
      <w:marTop w:val="0"/>
      <w:marBottom w:val="0"/>
      <w:divBdr>
        <w:top w:val="none" w:sz="0" w:space="0" w:color="auto"/>
        <w:left w:val="none" w:sz="0" w:space="0" w:color="auto"/>
        <w:bottom w:val="none" w:sz="0" w:space="0" w:color="auto"/>
        <w:right w:val="none" w:sz="0" w:space="0" w:color="auto"/>
      </w:divBdr>
    </w:div>
    <w:div w:id="1118455501">
      <w:marLeft w:val="640"/>
      <w:marRight w:val="0"/>
      <w:marTop w:val="0"/>
      <w:marBottom w:val="0"/>
      <w:divBdr>
        <w:top w:val="none" w:sz="0" w:space="0" w:color="auto"/>
        <w:left w:val="none" w:sz="0" w:space="0" w:color="auto"/>
        <w:bottom w:val="none" w:sz="0" w:space="0" w:color="auto"/>
        <w:right w:val="none" w:sz="0" w:space="0" w:color="auto"/>
      </w:divBdr>
    </w:div>
    <w:div w:id="1118523477">
      <w:marLeft w:val="640"/>
      <w:marRight w:val="0"/>
      <w:marTop w:val="0"/>
      <w:marBottom w:val="0"/>
      <w:divBdr>
        <w:top w:val="none" w:sz="0" w:space="0" w:color="auto"/>
        <w:left w:val="none" w:sz="0" w:space="0" w:color="auto"/>
        <w:bottom w:val="none" w:sz="0" w:space="0" w:color="auto"/>
        <w:right w:val="none" w:sz="0" w:space="0" w:color="auto"/>
      </w:divBdr>
    </w:div>
    <w:div w:id="1118523785">
      <w:marLeft w:val="640"/>
      <w:marRight w:val="0"/>
      <w:marTop w:val="0"/>
      <w:marBottom w:val="0"/>
      <w:divBdr>
        <w:top w:val="none" w:sz="0" w:space="0" w:color="auto"/>
        <w:left w:val="none" w:sz="0" w:space="0" w:color="auto"/>
        <w:bottom w:val="none" w:sz="0" w:space="0" w:color="auto"/>
        <w:right w:val="none" w:sz="0" w:space="0" w:color="auto"/>
      </w:divBdr>
    </w:div>
    <w:div w:id="1118600124">
      <w:marLeft w:val="640"/>
      <w:marRight w:val="0"/>
      <w:marTop w:val="0"/>
      <w:marBottom w:val="0"/>
      <w:divBdr>
        <w:top w:val="none" w:sz="0" w:space="0" w:color="auto"/>
        <w:left w:val="none" w:sz="0" w:space="0" w:color="auto"/>
        <w:bottom w:val="none" w:sz="0" w:space="0" w:color="auto"/>
        <w:right w:val="none" w:sz="0" w:space="0" w:color="auto"/>
      </w:divBdr>
    </w:div>
    <w:div w:id="1118640016">
      <w:bodyDiv w:val="1"/>
      <w:marLeft w:val="0"/>
      <w:marRight w:val="0"/>
      <w:marTop w:val="0"/>
      <w:marBottom w:val="0"/>
      <w:divBdr>
        <w:top w:val="none" w:sz="0" w:space="0" w:color="auto"/>
        <w:left w:val="none" w:sz="0" w:space="0" w:color="auto"/>
        <w:bottom w:val="none" w:sz="0" w:space="0" w:color="auto"/>
        <w:right w:val="none" w:sz="0" w:space="0" w:color="auto"/>
      </w:divBdr>
    </w:div>
    <w:div w:id="1118641529">
      <w:marLeft w:val="640"/>
      <w:marRight w:val="0"/>
      <w:marTop w:val="0"/>
      <w:marBottom w:val="0"/>
      <w:divBdr>
        <w:top w:val="none" w:sz="0" w:space="0" w:color="auto"/>
        <w:left w:val="none" w:sz="0" w:space="0" w:color="auto"/>
        <w:bottom w:val="none" w:sz="0" w:space="0" w:color="auto"/>
        <w:right w:val="none" w:sz="0" w:space="0" w:color="auto"/>
      </w:divBdr>
    </w:div>
    <w:div w:id="1118645524">
      <w:marLeft w:val="640"/>
      <w:marRight w:val="0"/>
      <w:marTop w:val="0"/>
      <w:marBottom w:val="0"/>
      <w:divBdr>
        <w:top w:val="none" w:sz="0" w:space="0" w:color="auto"/>
        <w:left w:val="none" w:sz="0" w:space="0" w:color="auto"/>
        <w:bottom w:val="none" w:sz="0" w:space="0" w:color="auto"/>
        <w:right w:val="none" w:sz="0" w:space="0" w:color="auto"/>
      </w:divBdr>
    </w:div>
    <w:div w:id="1118722295">
      <w:marLeft w:val="640"/>
      <w:marRight w:val="0"/>
      <w:marTop w:val="0"/>
      <w:marBottom w:val="0"/>
      <w:divBdr>
        <w:top w:val="none" w:sz="0" w:space="0" w:color="auto"/>
        <w:left w:val="none" w:sz="0" w:space="0" w:color="auto"/>
        <w:bottom w:val="none" w:sz="0" w:space="0" w:color="auto"/>
        <w:right w:val="none" w:sz="0" w:space="0" w:color="auto"/>
      </w:divBdr>
    </w:div>
    <w:div w:id="1118833193">
      <w:marLeft w:val="640"/>
      <w:marRight w:val="0"/>
      <w:marTop w:val="0"/>
      <w:marBottom w:val="0"/>
      <w:divBdr>
        <w:top w:val="none" w:sz="0" w:space="0" w:color="auto"/>
        <w:left w:val="none" w:sz="0" w:space="0" w:color="auto"/>
        <w:bottom w:val="none" w:sz="0" w:space="0" w:color="auto"/>
        <w:right w:val="none" w:sz="0" w:space="0" w:color="auto"/>
      </w:divBdr>
    </w:div>
    <w:div w:id="1118837022">
      <w:marLeft w:val="640"/>
      <w:marRight w:val="0"/>
      <w:marTop w:val="0"/>
      <w:marBottom w:val="0"/>
      <w:divBdr>
        <w:top w:val="none" w:sz="0" w:space="0" w:color="auto"/>
        <w:left w:val="none" w:sz="0" w:space="0" w:color="auto"/>
        <w:bottom w:val="none" w:sz="0" w:space="0" w:color="auto"/>
        <w:right w:val="none" w:sz="0" w:space="0" w:color="auto"/>
      </w:divBdr>
    </w:div>
    <w:div w:id="1118841142">
      <w:marLeft w:val="640"/>
      <w:marRight w:val="0"/>
      <w:marTop w:val="0"/>
      <w:marBottom w:val="0"/>
      <w:divBdr>
        <w:top w:val="none" w:sz="0" w:space="0" w:color="auto"/>
        <w:left w:val="none" w:sz="0" w:space="0" w:color="auto"/>
        <w:bottom w:val="none" w:sz="0" w:space="0" w:color="auto"/>
        <w:right w:val="none" w:sz="0" w:space="0" w:color="auto"/>
      </w:divBdr>
    </w:div>
    <w:div w:id="1118985758">
      <w:marLeft w:val="640"/>
      <w:marRight w:val="0"/>
      <w:marTop w:val="0"/>
      <w:marBottom w:val="0"/>
      <w:divBdr>
        <w:top w:val="none" w:sz="0" w:space="0" w:color="auto"/>
        <w:left w:val="none" w:sz="0" w:space="0" w:color="auto"/>
        <w:bottom w:val="none" w:sz="0" w:space="0" w:color="auto"/>
        <w:right w:val="none" w:sz="0" w:space="0" w:color="auto"/>
      </w:divBdr>
    </w:div>
    <w:div w:id="1119104214">
      <w:marLeft w:val="640"/>
      <w:marRight w:val="0"/>
      <w:marTop w:val="0"/>
      <w:marBottom w:val="0"/>
      <w:divBdr>
        <w:top w:val="none" w:sz="0" w:space="0" w:color="auto"/>
        <w:left w:val="none" w:sz="0" w:space="0" w:color="auto"/>
        <w:bottom w:val="none" w:sz="0" w:space="0" w:color="auto"/>
        <w:right w:val="none" w:sz="0" w:space="0" w:color="auto"/>
      </w:divBdr>
    </w:div>
    <w:div w:id="1119105010">
      <w:marLeft w:val="640"/>
      <w:marRight w:val="0"/>
      <w:marTop w:val="0"/>
      <w:marBottom w:val="0"/>
      <w:divBdr>
        <w:top w:val="none" w:sz="0" w:space="0" w:color="auto"/>
        <w:left w:val="none" w:sz="0" w:space="0" w:color="auto"/>
        <w:bottom w:val="none" w:sz="0" w:space="0" w:color="auto"/>
        <w:right w:val="none" w:sz="0" w:space="0" w:color="auto"/>
      </w:divBdr>
    </w:div>
    <w:div w:id="1119107628">
      <w:marLeft w:val="640"/>
      <w:marRight w:val="0"/>
      <w:marTop w:val="0"/>
      <w:marBottom w:val="0"/>
      <w:divBdr>
        <w:top w:val="none" w:sz="0" w:space="0" w:color="auto"/>
        <w:left w:val="none" w:sz="0" w:space="0" w:color="auto"/>
        <w:bottom w:val="none" w:sz="0" w:space="0" w:color="auto"/>
        <w:right w:val="none" w:sz="0" w:space="0" w:color="auto"/>
      </w:divBdr>
    </w:div>
    <w:div w:id="1119185085">
      <w:marLeft w:val="640"/>
      <w:marRight w:val="0"/>
      <w:marTop w:val="0"/>
      <w:marBottom w:val="0"/>
      <w:divBdr>
        <w:top w:val="none" w:sz="0" w:space="0" w:color="auto"/>
        <w:left w:val="none" w:sz="0" w:space="0" w:color="auto"/>
        <w:bottom w:val="none" w:sz="0" w:space="0" w:color="auto"/>
        <w:right w:val="none" w:sz="0" w:space="0" w:color="auto"/>
      </w:divBdr>
    </w:div>
    <w:div w:id="1119252949">
      <w:marLeft w:val="640"/>
      <w:marRight w:val="0"/>
      <w:marTop w:val="0"/>
      <w:marBottom w:val="0"/>
      <w:divBdr>
        <w:top w:val="none" w:sz="0" w:space="0" w:color="auto"/>
        <w:left w:val="none" w:sz="0" w:space="0" w:color="auto"/>
        <w:bottom w:val="none" w:sz="0" w:space="0" w:color="auto"/>
        <w:right w:val="none" w:sz="0" w:space="0" w:color="auto"/>
      </w:divBdr>
    </w:div>
    <w:div w:id="1119253739">
      <w:marLeft w:val="640"/>
      <w:marRight w:val="0"/>
      <w:marTop w:val="0"/>
      <w:marBottom w:val="0"/>
      <w:divBdr>
        <w:top w:val="none" w:sz="0" w:space="0" w:color="auto"/>
        <w:left w:val="none" w:sz="0" w:space="0" w:color="auto"/>
        <w:bottom w:val="none" w:sz="0" w:space="0" w:color="auto"/>
        <w:right w:val="none" w:sz="0" w:space="0" w:color="auto"/>
      </w:divBdr>
    </w:div>
    <w:div w:id="1119295732">
      <w:marLeft w:val="640"/>
      <w:marRight w:val="0"/>
      <w:marTop w:val="0"/>
      <w:marBottom w:val="0"/>
      <w:divBdr>
        <w:top w:val="none" w:sz="0" w:space="0" w:color="auto"/>
        <w:left w:val="none" w:sz="0" w:space="0" w:color="auto"/>
        <w:bottom w:val="none" w:sz="0" w:space="0" w:color="auto"/>
        <w:right w:val="none" w:sz="0" w:space="0" w:color="auto"/>
      </w:divBdr>
    </w:div>
    <w:div w:id="1119297118">
      <w:marLeft w:val="640"/>
      <w:marRight w:val="0"/>
      <w:marTop w:val="0"/>
      <w:marBottom w:val="0"/>
      <w:divBdr>
        <w:top w:val="none" w:sz="0" w:space="0" w:color="auto"/>
        <w:left w:val="none" w:sz="0" w:space="0" w:color="auto"/>
        <w:bottom w:val="none" w:sz="0" w:space="0" w:color="auto"/>
        <w:right w:val="none" w:sz="0" w:space="0" w:color="auto"/>
      </w:divBdr>
    </w:div>
    <w:div w:id="1119567371">
      <w:marLeft w:val="640"/>
      <w:marRight w:val="0"/>
      <w:marTop w:val="0"/>
      <w:marBottom w:val="0"/>
      <w:divBdr>
        <w:top w:val="none" w:sz="0" w:space="0" w:color="auto"/>
        <w:left w:val="none" w:sz="0" w:space="0" w:color="auto"/>
        <w:bottom w:val="none" w:sz="0" w:space="0" w:color="auto"/>
        <w:right w:val="none" w:sz="0" w:space="0" w:color="auto"/>
      </w:divBdr>
    </w:div>
    <w:div w:id="1119570219">
      <w:marLeft w:val="640"/>
      <w:marRight w:val="0"/>
      <w:marTop w:val="0"/>
      <w:marBottom w:val="0"/>
      <w:divBdr>
        <w:top w:val="none" w:sz="0" w:space="0" w:color="auto"/>
        <w:left w:val="none" w:sz="0" w:space="0" w:color="auto"/>
        <w:bottom w:val="none" w:sz="0" w:space="0" w:color="auto"/>
        <w:right w:val="none" w:sz="0" w:space="0" w:color="auto"/>
      </w:divBdr>
    </w:div>
    <w:div w:id="1119571038">
      <w:marLeft w:val="640"/>
      <w:marRight w:val="0"/>
      <w:marTop w:val="0"/>
      <w:marBottom w:val="0"/>
      <w:divBdr>
        <w:top w:val="none" w:sz="0" w:space="0" w:color="auto"/>
        <w:left w:val="none" w:sz="0" w:space="0" w:color="auto"/>
        <w:bottom w:val="none" w:sz="0" w:space="0" w:color="auto"/>
        <w:right w:val="none" w:sz="0" w:space="0" w:color="auto"/>
      </w:divBdr>
    </w:div>
    <w:div w:id="1119645576">
      <w:marLeft w:val="640"/>
      <w:marRight w:val="0"/>
      <w:marTop w:val="0"/>
      <w:marBottom w:val="0"/>
      <w:divBdr>
        <w:top w:val="none" w:sz="0" w:space="0" w:color="auto"/>
        <w:left w:val="none" w:sz="0" w:space="0" w:color="auto"/>
        <w:bottom w:val="none" w:sz="0" w:space="0" w:color="auto"/>
        <w:right w:val="none" w:sz="0" w:space="0" w:color="auto"/>
      </w:divBdr>
    </w:div>
    <w:div w:id="1119646925">
      <w:marLeft w:val="640"/>
      <w:marRight w:val="0"/>
      <w:marTop w:val="0"/>
      <w:marBottom w:val="0"/>
      <w:divBdr>
        <w:top w:val="none" w:sz="0" w:space="0" w:color="auto"/>
        <w:left w:val="none" w:sz="0" w:space="0" w:color="auto"/>
        <w:bottom w:val="none" w:sz="0" w:space="0" w:color="auto"/>
        <w:right w:val="none" w:sz="0" w:space="0" w:color="auto"/>
      </w:divBdr>
    </w:div>
    <w:div w:id="1119647662">
      <w:marLeft w:val="640"/>
      <w:marRight w:val="0"/>
      <w:marTop w:val="0"/>
      <w:marBottom w:val="0"/>
      <w:divBdr>
        <w:top w:val="none" w:sz="0" w:space="0" w:color="auto"/>
        <w:left w:val="none" w:sz="0" w:space="0" w:color="auto"/>
        <w:bottom w:val="none" w:sz="0" w:space="0" w:color="auto"/>
        <w:right w:val="none" w:sz="0" w:space="0" w:color="auto"/>
      </w:divBdr>
    </w:div>
    <w:div w:id="1119683669">
      <w:marLeft w:val="640"/>
      <w:marRight w:val="0"/>
      <w:marTop w:val="0"/>
      <w:marBottom w:val="0"/>
      <w:divBdr>
        <w:top w:val="none" w:sz="0" w:space="0" w:color="auto"/>
        <w:left w:val="none" w:sz="0" w:space="0" w:color="auto"/>
        <w:bottom w:val="none" w:sz="0" w:space="0" w:color="auto"/>
        <w:right w:val="none" w:sz="0" w:space="0" w:color="auto"/>
      </w:divBdr>
    </w:div>
    <w:div w:id="1119685630">
      <w:marLeft w:val="640"/>
      <w:marRight w:val="0"/>
      <w:marTop w:val="0"/>
      <w:marBottom w:val="0"/>
      <w:divBdr>
        <w:top w:val="none" w:sz="0" w:space="0" w:color="auto"/>
        <w:left w:val="none" w:sz="0" w:space="0" w:color="auto"/>
        <w:bottom w:val="none" w:sz="0" w:space="0" w:color="auto"/>
        <w:right w:val="none" w:sz="0" w:space="0" w:color="auto"/>
      </w:divBdr>
    </w:div>
    <w:div w:id="1119686895">
      <w:marLeft w:val="640"/>
      <w:marRight w:val="0"/>
      <w:marTop w:val="0"/>
      <w:marBottom w:val="0"/>
      <w:divBdr>
        <w:top w:val="none" w:sz="0" w:space="0" w:color="auto"/>
        <w:left w:val="none" w:sz="0" w:space="0" w:color="auto"/>
        <w:bottom w:val="none" w:sz="0" w:space="0" w:color="auto"/>
        <w:right w:val="none" w:sz="0" w:space="0" w:color="auto"/>
      </w:divBdr>
    </w:div>
    <w:div w:id="1119760328">
      <w:marLeft w:val="480"/>
      <w:marRight w:val="0"/>
      <w:marTop w:val="0"/>
      <w:marBottom w:val="0"/>
      <w:divBdr>
        <w:top w:val="none" w:sz="0" w:space="0" w:color="auto"/>
        <w:left w:val="none" w:sz="0" w:space="0" w:color="auto"/>
        <w:bottom w:val="none" w:sz="0" w:space="0" w:color="auto"/>
        <w:right w:val="none" w:sz="0" w:space="0" w:color="auto"/>
      </w:divBdr>
    </w:div>
    <w:div w:id="1119764390">
      <w:marLeft w:val="640"/>
      <w:marRight w:val="0"/>
      <w:marTop w:val="0"/>
      <w:marBottom w:val="0"/>
      <w:divBdr>
        <w:top w:val="none" w:sz="0" w:space="0" w:color="auto"/>
        <w:left w:val="none" w:sz="0" w:space="0" w:color="auto"/>
        <w:bottom w:val="none" w:sz="0" w:space="0" w:color="auto"/>
        <w:right w:val="none" w:sz="0" w:space="0" w:color="auto"/>
      </w:divBdr>
    </w:div>
    <w:div w:id="1119837408">
      <w:marLeft w:val="640"/>
      <w:marRight w:val="0"/>
      <w:marTop w:val="0"/>
      <w:marBottom w:val="0"/>
      <w:divBdr>
        <w:top w:val="none" w:sz="0" w:space="0" w:color="auto"/>
        <w:left w:val="none" w:sz="0" w:space="0" w:color="auto"/>
        <w:bottom w:val="none" w:sz="0" w:space="0" w:color="auto"/>
        <w:right w:val="none" w:sz="0" w:space="0" w:color="auto"/>
      </w:divBdr>
    </w:div>
    <w:div w:id="1120026067">
      <w:marLeft w:val="640"/>
      <w:marRight w:val="0"/>
      <w:marTop w:val="0"/>
      <w:marBottom w:val="0"/>
      <w:divBdr>
        <w:top w:val="none" w:sz="0" w:space="0" w:color="auto"/>
        <w:left w:val="none" w:sz="0" w:space="0" w:color="auto"/>
        <w:bottom w:val="none" w:sz="0" w:space="0" w:color="auto"/>
        <w:right w:val="none" w:sz="0" w:space="0" w:color="auto"/>
      </w:divBdr>
    </w:div>
    <w:div w:id="1120151167">
      <w:marLeft w:val="640"/>
      <w:marRight w:val="0"/>
      <w:marTop w:val="0"/>
      <w:marBottom w:val="0"/>
      <w:divBdr>
        <w:top w:val="none" w:sz="0" w:space="0" w:color="auto"/>
        <w:left w:val="none" w:sz="0" w:space="0" w:color="auto"/>
        <w:bottom w:val="none" w:sz="0" w:space="0" w:color="auto"/>
        <w:right w:val="none" w:sz="0" w:space="0" w:color="auto"/>
      </w:divBdr>
    </w:div>
    <w:div w:id="1120295194">
      <w:marLeft w:val="640"/>
      <w:marRight w:val="0"/>
      <w:marTop w:val="0"/>
      <w:marBottom w:val="0"/>
      <w:divBdr>
        <w:top w:val="none" w:sz="0" w:space="0" w:color="auto"/>
        <w:left w:val="none" w:sz="0" w:space="0" w:color="auto"/>
        <w:bottom w:val="none" w:sz="0" w:space="0" w:color="auto"/>
        <w:right w:val="none" w:sz="0" w:space="0" w:color="auto"/>
      </w:divBdr>
    </w:div>
    <w:div w:id="1120301342">
      <w:marLeft w:val="640"/>
      <w:marRight w:val="0"/>
      <w:marTop w:val="0"/>
      <w:marBottom w:val="0"/>
      <w:divBdr>
        <w:top w:val="none" w:sz="0" w:space="0" w:color="auto"/>
        <w:left w:val="none" w:sz="0" w:space="0" w:color="auto"/>
        <w:bottom w:val="none" w:sz="0" w:space="0" w:color="auto"/>
        <w:right w:val="none" w:sz="0" w:space="0" w:color="auto"/>
      </w:divBdr>
    </w:div>
    <w:div w:id="1120341560">
      <w:marLeft w:val="640"/>
      <w:marRight w:val="0"/>
      <w:marTop w:val="0"/>
      <w:marBottom w:val="0"/>
      <w:divBdr>
        <w:top w:val="none" w:sz="0" w:space="0" w:color="auto"/>
        <w:left w:val="none" w:sz="0" w:space="0" w:color="auto"/>
        <w:bottom w:val="none" w:sz="0" w:space="0" w:color="auto"/>
        <w:right w:val="none" w:sz="0" w:space="0" w:color="auto"/>
      </w:divBdr>
    </w:div>
    <w:div w:id="1120343075">
      <w:marLeft w:val="640"/>
      <w:marRight w:val="0"/>
      <w:marTop w:val="0"/>
      <w:marBottom w:val="0"/>
      <w:divBdr>
        <w:top w:val="none" w:sz="0" w:space="0" w:color="auto"/>
        <w:left w:val="none" w:sz="0" w:space="0" w:color="auto"/>
        <w:bottom w:val="none" w:sz="0" w:space="0" w:color="auto"/>
        <w:right w:val="none" w:sz="0" w:space="0" w:color="auto"/>
      </w:divBdr>
    </w:div>
    <w:div w:id="1120490510">
      <w:marLeft w:val="640"/>
      <w:marRight w:val="0"/>
      <w:marTop w:val="0"/>
      <w:marBottom w:val="0"/>
      <w:divBdr>
        <w:top w:val="none" w:sz="0" w:space="0" w:color="auto"/>
        <w:left w:val="none" w:sz="0" w:space="0" w:color="auto"/>
        <w:bottom w:val="none" w:sz="0" w:space="0" w:color="auto"/>
        <w:right w:val="none" w:sz="0" w:space="0" w:color="auto"/>
      </w:divBdr>
    </w:div>
    <w:div w:id="1120494024">
      <w:marLeft w:val="640"/>
      <w:marRight w:val="0"/>
      <w:marTop w:val="0"/>
      <w:marBottom w:val="0"/>
      <w:divBdr>
        <w:top w:val="none" w:sz="0" w:space="0" w:color="auto"/>
        <w:left w:val="none" w:sz="0" w:space="0" w:color="auto"/>
        <w:bottom w:val="none" w:sz="0" w:space="0" w:color="auto"/>
        <w:right w:val="none" w:sz="0" w:space="0" w:color="auto"/>
      </w:divBdr>
    </w:div>
    <w:div w:id="1120537344">
      <w:marLeft w:val="640"/>
      <w:marRight w:val="0"/>
      <w:marTop w:val="0"/>
      <w:marBottom w:val="0"/>
      <w:divBdr>
        <w:top w:val="none" w:sz="0" w:space="0" w:color="auto"/>
        <w:left w:val="none" w:sz="0" w:space="0" w:color="auto"/>
        <w:bottom w:val="none" w:sz="0" w:space="0" w:color="auto"/>
        <w:right w:val="none" w:sz="0" w:space="0" w:color="auto"/>
      </w:divBdr>
    </w:div>
    <w:div w:id="1120607302">
      <w:marLeft w:val="640"/>
      <w:marRight w:val="0"/>
      <w:marTop w:val="0"/>
      <w:marBottom w:val="0"/>
      <w:divBdr>
        <w:top w:val="none" w:sz="0" w:space="0" w:color="auto"/>
        <w:left w:val="none" w:sz="0" w:space="0" w:color="auto"/>
        <w:bottom w:val="none" w:sz="0" w:space="0" w:color="auto"/>
        <w:right w:val="none" w:sz="0" w:space="0" w:color="auto"/>
      </w:divBdr>
    </w:div>
    <w:div w:id="1120614835">
      <w:marLeft w:val="640"/>
      <w:marRight w:val="0"/>
      <w:marTop w:val="0"/>
      <w:marBottom w:val="0"/>
      <w:divBdr>
        <w:top w:val="none" w:sz="0" w:space="0" w:color="auto"/>
        <w:left w:val="none" w:sz="0" w:space="0" w:color="auto"/>
        <w:bottom w:val="none" w:sz="0" w:space="0" w:color="auto"/>
        <w:right w:val="none" w:sz="0" w:space="0" w:color="auto"/>
      </w:divBdr>
    </w:div>
    <w:div w:id="1120682223">
      <w:bodyDiv w:val="1"/>
      <w:marLeft w:val="0"/>
      <w:marRight w:val="0"/>
      <w:marTop w:val="0"/>
      <w:marBottom w:val="0"/>
      <w:divBdr>
        <w:top w:val="none" w:sz="0" w:space="0" w:color="auto"/>
        <w:left w:val="none" w:sz="0" w:space="0" w:color="auto"/>
        <w:bottom w:val="none" w:sz="0" w:space="0" w:color="auto"/>
        <w:right w:val="none" w:sz="0" w:space="0" w:color="auto"/>
      </w:divBdr>
      <w:divsChild>
        <w:div w:id="66192216">
          <w:marLeft w:val="480"/>
          <w:marRight w:val="0"/>
          <w:marTop w:val="0"/>
          <w:marBottom w:val="0"/>
          <w:divBdr>
            <w:top w:val="none" w:sz="0" w:space="0" w:color="auto"/>
            <w:left w:val="none" w:sz="0" w:space="0" w:color="auto"/>
            <w:bottom w:val="none" w:sz="0" w:space="0" w:color="auto"/>
            <w:right w:val="none" w:sz="0" w:space="0" w:color="auto"/>
          </w:divBdr>
        </w:div>
        <w:div w:id="142084963">
          <w:marLeft w:val="480"/>
          <w:marRight w:val="0"/>
          <w:marTop w:val="0"/>
          <w:marBottom w:val="0"/>
          <w:divBdr>
            <w:top w:val="none" w:sz="0" w:space="0" w:color="auto"/>
            <w:left w:val="none" w:sz="0" w:space="0" w:color="auto"/>
            <w:bottom w:val="none" w:sz="0" w:space="0" w:color="auto"/>
            <w:right w:val="none" w:sz="0" w:space="0" w:color="auto"/>
          </w:divBdr>
        </w:div>
        <w:div w:id="161968470">
          <w:marLeft w:val="480"/>
          <w:marRight w:val="0"/>
          <w:marTop w:val="0"/>
          <w:marBottom w:val="0"/>
          <w:divBdr>
            <w:top w:val="none" w:sz="0" w:space="0" w:color="auto"/>
            <w:left w:val="none" w:sz="0" w:space="0" w:color="auto"/>
            <w:bottom w:val="none" w:sz="0" w:space="0" w:color="auto"/>
            <w:right w:val="none" w:sz="0" w:space="0" w:color="auto"/>
          </w:divBdr>
        </w:div>
        <w:div w:id="183790711">
          <w:marLeft w:val="480"/>
          <w:marRight w:val="0"/>
          <w:marTop w:val="0"/>
          <w:marBottom w:val="0"/>
          <w:divBdr>
            <w:top w:val="none" w:sz="0" w:space="0" w:color="auto"/>
            <w:left w:val="none" w:sz="0" w:space="0" w:color="auto"/>
            <w:bottom w:val="none" w:sz="0" w:space="0" w:color="auto"/>
            <w:right w:val="none" w:sz="0" w:space="0" w:color="auto"/>
          </w:divBdr>
        </w:div>
        <w:div w:id="217018774">
          <w:marLeft w:val="480"/>
          <w:marRight w:val="0"/>
          <w:marTop w:val="0"/>
          <w:marBottom w:val="0"/>
          <w:divBdr>
            <w:top w:val="none" w:sz="0" w:space="0" w:color="auto"/>
            <w:left w:val="none" w:sz="0" w:space="0" w:color="auto"/>
            <w:bottom w:val="none" w:sz="0" w:space="0" w:color="auto"/>
            <w:right w:val="none" w:sz="0" w:space="0" w:color="auto"/>
          </w:divBdr>
        </w:div>
        <w:div w:id="274756120">
          <w:marLeft w:val="480"/>
          <w:marRight w:val="0"/>
          <w:marTop w:val="0"/>
          <w:marBottom w:val="0"/>
          <w:divBdr>
            <w:top w:val="none" w:sz="0" w:space="0" w:color="auto"/>
            <w:left w:val="none" w:sz="0" w:space="0" w:color="auto"/>
            <w:bottom w:val="none" w:sz="0" w:space="0" w:color="auto"/>
            <w:right w:val="none" w:sz="0" w:space="0" w:color="auto"/>
          </w:divBdr>
        </w:div>
        <w:div w:id="278538148">
          <w:marLeft w:val="480"/>
          <w:marRight w:val="0"/>
          <w:marTop w:val="0"/>
          <w:marBottom w:val="0"/>
          <w:divBdr>
            <w:top w:val="none" w:sz="0" w:space="0" w:color="auto"/>
            <w:left w:val="none" w:sz="0" w:space="0" w:color="auto"/>
            <w:bottom w:val="none" w:sz="0" w:space="0" w:color="auto"/>
            <w:right w:val="none" w:sz="0" w:space="0" w:color="auto"/>
          </w:divBdr>
        </w:div>
        <w:div w:id="301078583">
          <w:marLeft w:val="480"/>
          <w:marRight w:val="0"/>
          <w:marTop w:val="0"/>
          <w:marBottom w:val="0"/>
          <w:divBdr>
            <w:top w:val="none" w:sz="0" w:space="0" w:color="auto"/>
            <w:left w:val="none" w:sz="0" w:space="0" w:color="auto"/>
            <w:bottom w:val="none" w:sz="0" w:space="0" w:color="auto"/>
            <w:right w:val="none" w:sz="0" w:space="0" w:color="auto"/>
          </w:divBdr>
        </w:div>
        <w:div w:id="301890021">
          <w:marLeft w:val="480"/>
          <w:marRight w:val="0"/>
          <w:marTop w:val="0"/>
          <w:marBottom w:val="0"/>
          <w:divBdr>
            <w:top w:val="none" w:sz="0" w:space="0" w:color="auto"/>
            <w:left w:val="none" w:sz="0" w:space="0" w:color="auto"/>
            <w:bottom w:val="none" w:sz="0" w:space="0" w:color="auto"/>
            <w:right w:val="none" w:sz="0" w:space="0" w:color="auto"/>
          </w:divBdr>
        </w:div>
        <w:div w:id="306711321">
          <w:marLeft w:val="480"/>
          <w:marRight w:val="0"/>
          <w:marTop w:val="0"/>
          <w:marBottom w:val="0"/>
          <w:divBdr>
            <w:top w:val="none" w:sz="0" w:space="0" w:color="auto"/>
            <w:left w:val="none" w:sz="0" w:space="0" w:color="auto"/>
            <w:bottom w:val="none" w:sz="0" w:space="0" w:color="auto"/>
            <w:right w:val="none" w:sz="0" w:space="0" w:color="auto"/>
          </w:divBdr>
        </w:div>
        <w:div w:id="324550721">
          <w:marLeft w:val="480"/>
          <w:marRight w:val="0"/>
          <w:marTop w:val="0"/>
          <w:marBottom w:val="0"/>
          <w:divBdr>
            <w:top w:val="none" w:sz="0" w:space="0" w:color="auto"/>
            <w:left w:val="none" w:sz="0" w:space="0" w:color="auto"/>
            <w:bottom w:val="none" w:sz="0" w:space="0" w:color="auto"/>
            <w:right w:val="none" w:sz="0" w:space="0" w:color="auto"/>
          </w:divBdr>
        </w:div>
        <w:div w:id="335810964">
          <w:marLeft w:val="480"/>
          <w:marRight w:val="0"/>
          <w:marTop w:val="0"/>
          <w:marBottom w:val="0"/>
          <w:divBdr>
            <w:top w:val="none" w:sz="0" w:space="0" w:color="auto"/>
            <w:left w:val="none" w:sz="0" w:space="0" w:color="auto"/>
            <w:bottom w:val="none" w:sz="0" w:space="0" w:color="auto"/>
            <w:right w:val="none" w:sz="0" w:space="0" w:color="auto"/>
          </w:divBdr>
        </w:div>
        <w:div w:id="344094327">
          <w:marLeft w:val="480"/>
          <w:marRight w:val="0"/>
          <w:marTop w:val="0"/>
          <w:marBottom w:val="0"/>
          <w:divBdr>
            <w:top w:val="none" w:sz="0" w:space="0" w:color="auto"/>
            <w:left w:val="none" w:sz="0" w:space="0" w:color="auto"/>
            <w:bottom w:val="none" w:sz="0" w:space="0" w:color="auto"/>
            <w:right w:val="none" w:sz="0" w:space="0" w:color="auto"/>
          </w:divBdr>
        </w:div>
        <w:div w:id="356856605">
          <w:marLeft w:val="480"/>
          <w:marRight w:val="0"/>
          <w:marTop w:val="0"/>
          <w:marBottom w:val="0"/>
          <w:divBdr>
            <w:top w:val="none" w:sz="0" w:space="0" w:color="auto"/>
            <w:left w:val="none" w:sz="0" w:space="0" w:color="auto"/>
            <w:bottom w:val="none" w:sz="0" w:space="0" w:color="auto"/>
            <w:right w:val="none" w:sz="0" w:space="0" w:color="auto"/>
          </w:divBdr>
        </w:div>
        <w:div w:id="413431358">
          <w:marLeft w:val="480"/>
          <w:marRight w:val="0"/>
          <w:marTop w:val="0"/>
          <w:marBottom w:val="0"/>
          <w:divBdr>
            <w:top w:val="none" w:sz="0" w:space="0" w:color="auto"/>
            <w:left w:val="none" w:sz="0" w:space="0" w:color="auto"/>
            <w:bottom w:val="none" w:sz="0" w:space="0" w:color="auto"/>
            <w:right w:val="none" w:sz="0" w:space="0" w:color="auto"/>
          </w:divBdr>
        </w:div>
        <w:div w:id="529227719">
          <w:marLeft w:val="480"/>
          <w:marRight w:val="0"/>
          <w:marTop w:val="0"/>
          <w:marBottom w:val="0"/>
          <w:divBdr>
            <w:top w:val="none" w:sz="0" w:space="0" w:color="auto"/>
            <w:left w:val="none" w:sz="0" w:space="0" w:color="auto"/>
            <w:bottom w:val="none" w:sz="0" w:space="0" w:color="auto"/>
            <w:right w:val="none" w:sz="0" w:space="0" w:color="auto"/>
          </w:divBdr>
        </w:div>
        <w:div w:id="588389580">
          <w:marLeft w:val="480"/>
          <w:marRight w:val="0"/>
          <w:marTop w:val="0"/>
          <w:marBottom w:val="0"/>
          <w:divBdr>
            <w:top w:val="none" w:sz="0" w:space="0" w:color="auto"/>
            <w:left w:val="none" w:sz="0" w:space="0" w:color="auto"/>
            <w:bottom w:val="none" w:sz="0" w:space="0" w:color="auto"/>
            <w:right w:val="none" w:sz="0" w:space="0" w:color="auto"/>
          </w:divBdr>
        </w:div>
        <w:div w:id="596640184">
          <w:marLeft w:val="480"/>
          <w:marRight w:val="0"/>
          <w:marTop w:val="0"/>
          <w:marBottom w:val="0"/>
          <w:divBdr>
            <w:top w:val="none" w:sz="0" w:space="0" w:color="auto"/>
            <w:left w:val="none" w:sz="0" w:space="0" w:color="auto"/>
            <w:bottom w:val="none" w:sz="0" w:space="0" w:color="auto"/>
            <w:right w:val="none" w:sz="0" w:space="0" w:color="auto"/>
          </w:divBdr>
        </w:div>
        <w:div w:id="655913069">
          <w:marLeft w:val="480"/>
          <w:marRight w:val="0"/>
          <w:marTop w:val="0"/>
          <w:marBottom w:val="0"/>
          <w:divBdr>
            <w:top w:val="none" w:sz="0" w:space="0" w:color="auto"/>
            <w:left w:val="none" w:sz="0" w:space="0" w:color="auto"/>
            <w:bottom w:val="none" w:sz="0" w:space="0" w:color="auto"/>
            <w:right w:val="none" w:sz="0" w:space="0" w:color="auto"/>
          </w:divBdr>
        </w:div>
        <w:div w:id="665329820">
          <w:marLeft w:val="480"/>
          <w:marRight w:val="0"/>
          <w:marTop w:val="0"/>
          <w:marBottom w:val="0"/>
          <w:divBdr>
            <w:top w:val="none" w:sz="0" w:space="0" w:color="auto"/>
            <w:left w:val="none" w:sz="0" w:space="0" w:color="auto"/>
            <w:bottom w:val="none" w:sz="0" w:space="0" w:color="auto"/>
            <w:right w:val="none" w:sz="0" w:space="0" w:color="auto"/>
          </w:divBdr>
        </w:div>
        <w:div w:id="698235816">
          <w:marLeft w:val="480"/>
          <w:marRight w:val="0"/>
          <w:marTop w:val="0"/>
          <w:marBottom w:val="0"/>
          <w:divBdr>
            <w:top w:val="none" w:sz="0" w:space="0" w:color="auto"/>
            <w:left w:val="none" w:sz="0" w:space="0" w:color="auto"/>
            <w:bottom w:val="none" w:sz="0" w:space="0" w:color="auto"/>
            <w:right w:val="none" w:sz="0" w:space="0" w:color="auto"/>
          </w:divBdr>
        </w:div>
        <w:div w:id="744650880">
          <w:marLeft w:val="480"/>
          <w:marRight w:val="0"/>
          <w:marTop w:val="0"/>
          <w:marBottom w:val="0"/>
          <w:divBdr>
            <w:top w:val="none" w:sz="0" w:space="0" w:color="auto"/>
            <w:left w:val="none" w:sz="0" w:space="0" w:color="auto"/>
            <w:bottom w:val="none" w:sz="0" w:space="0" w:color="auto"/>
            <w:right w:val="none" w:sz="0" w:space="0" w:color="auto"/>
          </w:divBdr>
        </w:div>
        <w:div w:id="776144844">
          <w:marLeft w:val="480"/>
          <w:marRight w:val="0"/>
          <w:marTop w:val="0"/>
          <w:marBottom w:val="0"/>
          <w:divBdr>
            <w:top w:val="none" w:sz="0" w:space="0" w:color="auto"/>
            <w:left w:val="none" w:sz="0" w:space="0" w:color="auto"/>
            <w:bottom w:val="none" w:sz="0" w:space="0" w:color="auto"/>
            <w:right w:val="none" w:sz="0" w:space="0" w:color="auto"/>
          </w:divBdr>
        </w:div>
        <w:div w:id="796601759">
          <w:marLeft w:val="480"/>
          <w:marRight w:val="0"/>
          <w:marTop w:val="0"/>
          <w:marBottom w:val="0"/>
          <w:divBdr>
            <w:top w:val="none" w:sz="0" w:space="0" w:color="auto"/>
            <w:left w:val="none" w:sz="0" w:space="0" w:color="auto"/>
            <w:bottom w:val="none" w:sz="0" w:space="0" w:color="auto"/>
            <w:right w:val="none" w:sz="0" w:space="0" w:color="auto"/>
          </w:divBdr>
        </w:div>
        <w:div w:id="858545267">
          <w:marLeft w:val="480"/>
          <w:marRight w:val="0"/>
          <w:marTop w:val="0"/>
          <w:marBottom w:val="0"/>
          <w:divBdr>
            <w:top w:val="none" w:sz="0" w:space="0" w:color="auto"/>
            <w:left w:val="none" w:sz="0" w:space="0" w:color="auto"/>
            <w:bottom w:val="none" w:sz="0" w:space="0" w:color="auto"/>
            <w:right w:val="none" w:sz="0" w:space="0" w:color="auto"/>
          </w:divBdr>
        </w:div>
        <w:div w:id="911966154">
          <w:marLeft w:val="480"/>
          <w:marRight w:val="0"/>
          <w:marTop w:val="0"/>
          <w:marBottom w:val="0"/>
          <w:divBdr>
            <w:top w:val="none" w:sz="0" w:space="0" w:color="auto"/>
            <w:left w:val="none" w:sz="0" w:space="0" w:color="auto"/>
            <w:bottom w:val="none" w:sz="0" w:space="0" w:color="auto"/>
            <w:right w:val="none" w:sz="0" w:space="0" w:color="auto"/>
          </w:divBdr>
        </w:div>
        <w:div w:id="957031507">
          <w:marLeft w:val="480"/>
          <w:marRight w:val="0"/>
          <w:marTop w:val="0"/>
          <w:marBottom w:val="0"/>
          <w:divBdr>
            <w:top w:val="none" w:sz="0" w:space="0" w:color="auto"/>
            <w:left w:val="none" w:sz="0" w:space="0" w:color="auto"/>
            <w:bottom w:val="none" w:sz="0" w:space="0" w:color="auto"/>
            <w:right w:val="none" w:sz="0" w:space="0" w:color="auto"/>
          </w:divBdr>
        </w:div>
        <w:div w:id="988897070">
          <w:marLeft w:val="480"/>
          <w:marRight w:val="0"/>
          <w:marTop w:val="0"/>
          <w:marBottom w:val="0"/>
          <w:divBdr>
            <w:top w:val="none" w:sz="0" w:space="0" w:color="auto"/>
            <w:left w:val="none" w:sz="0" w:space="0" w:color="auto"/>
            <w:bottom w:val="none" w:sz="0" w:space="0" w:color="auto"/>
            <w:right w:val="none" w:sz="0" w:space="0" w:color="auto"/>
          </w:divBdr>
        </w:div>
        <w:div w:id="1054888706">
          <w:marLeft w:val="480"/>
          <w:marRight w:val="0"/>
          <w:marTop w:val="0"/>
          <w:marBottom w:val="0"/>
          <w:divBdr>
            <w:top w:val="none" w:sz="0" w:space="0" w:color="auto"/>
            <w:left w:val="none" w:sz="0" w:space="0" w:color="auto"/>
            <w:bottom w:val="none" w:sz="0" w:space="0" w:color="auto"/>
            <w:right w:val="none" w:sz="0" w:space="0" w:color="auto"/>
          </w:divBdr>
        </w:div>
        <w:div w:id="1105344397">
          <w:marLeft w:val="480"/>
          <w:marRight w:val="0"/>
          <w:marTop w:val="0"/>
          <w:marBottom w:val="0"/>
          <w:divBdr>
            <w:top w:val="none" w:sz="0" w:space="0" w:color="auto"/>
            <w:left w:val="none" w:sz="0" w:space="0" w:color="auto"/>
            <w:bottom w:val="none" w:sz="0" w:space="0" w:color="auto"/>
            <w:right w:val="none" w:sz="0" w:space="0" w:color="auto"/>
          </w:divBdr>
        </w:div>
        <w:div w:id="1151680103">
          <w:marLeft w:val="480"/>
          <w:marRight w:val="0"/>
          <w:marTop w:val="0"/>
          <w:marBottom w:val="0"/>
          <w:divBdr>
            <w:top w:val="none" w:sz="0" w:space="0" w:color="auto"/>
            <w:left w:val="none" w:sz="0" w:space="0" w:color="auto"/>
            <w:bottom w:val="none" w:sz="0" w:space="0" w:color="auto"/>
            <w:right w:val="none" w:sz="0" w:space="0" w:color="auto"/>
          </w:divBdr>
        </w:div>
        <w:div w:id="1219897882">
          <w:marLeft w:val="480"/>
          <w:marRight w:val="0"/>
          <w:marTop w:val="0"/>
          <w:marBottom w:val="0"/>
          <w:divBdr>
            <w:top w:val="none" w:sz="0" w:space="0" w:color="auto"/>
            <w:left w:val="none" w:sz="0" w:space="0" w:color="auto"/>
            <w:bottom w:val="none" w:sz="0" w:space="0" w:color="auto"/>
            <w:right w:val="none" w:sz="0" w:space="0" w:color="auto"/>
          </w:divBdr>
        </w:div>
        <w:div w:id="1455251677">
          <w:marLeft w:val="480"/>
          <w:marRight w:val="0"/>
          <w:marTop w:val="0"/>
          <w:marBottom w:val="0"/>
          <w:divBdr>
            <w:top w:val="none" w:sz="0" w:space="0" w:color="auto"/>
            <w:left w:val="none" w:sz="0" w:space="0" w:color="auto"/>
            <w:bottom w:val="none" w:sz="0" w:space="0" w:color="auto"/>
            <w:right w:val="none" w:sz="0" w:space="0" w:color="auto"/>
          </w:divBdr>
        </w:div>
        <w:div w:id="1456872060">
          <w:marLeft w:val="480"/>
          <w:marRight w:val="0"/>
          <w:marTop w:val="0"/>
          <w:marBottom w:val="0"/>
          <w:divBdr>
            <w:top w:val="none" w:sz="0" w:space="0" w:color="auto"/>
            <w:left w:val="none" w:sz="0" w:space="0" w:color="auto"/>
            <w:bottom w:val="none" w:sz="0" w:space="0" w:color="auto"/>
            <w:right w:val="none" w:sz="0" w:space="0" w:color="auto"/>
          </w:divBdr>
        </w:div>
        <w:div w:id="1498840725">
          <w:marLeft w:val="480"/>
          <w:marRight w:val="0"/>
          <w:marTop w:val="0"/>
          <w:marBottom w:val="0"/>
          <w:divBdr>
            <w:top w:val="none" w:sz="0" w:space="0" w:color="auto"/>
            <w:left w:val="none" w:sz="0" w:space="0" w:color="auto"/>
            <w:bottom w:val="none" w:sz="0" w:space="0" w:color="auto"/>
            <w:right w:val="none" w:sz="0" w:space="0" w:color="auto"/>
          </w:divBdr>
        </w:div>
        <w:div w:id="1512453611">
          <w:marLeft w:val="480"/>
          <w:marRight w:val="0"/>
          <w:marTop w:val="0"/>
          <w:marBottom w:val="0"/>
          <w:divBdr>
            <w:top w:val="none" w:sz="0" w:space="0" w:color="auto"/>
            <w:left w:val="none" w:sz="0" w:space="0" w:color="auto"/>
            <w:bottom w:val="none" w:sz="0" w:space="0" w:color="auto"/>
            <w:right w:val="none" w:sz="0" w:space="0" w:color="auto"/>
          </w:divBdr>
        </w:div>
        <w:div w:id="1521314723">
          <w:marLeft w:val="480"/>
          <w:marRight w:val="0"/>
          <w:marTop w:val="0"/>
          <w:marBottom w:val="0"/>
          <w:divBdr>
            <w:top w:val="none" w:sz="0" w:space="0" w:color="auto"/>
            <w:left w:val="none" w:sz="0" w:space="0" w:color="auto"/>
            <w:bottom w:val="none" w:sz="0" w:space="0" w:color="auto"/>
            <w:right w:val="none" w:sz="0" w:space="0" w:color="auto"/>
          </w:divBdr>
        </w:div>
        <w:div w:id="1554582474">
          <w:marLeft w:val="480"/>
          <w:marRight w:val="0"/>
          <w:marTop w:val="0"/>
          <w:marBottom w:val="0"/>
          <w:divBdr>
            <w:top w:val="none" w:sz="0" w:space="0" w:color="auto"/>
            <w:left w:val="none" w:sz="0" w:space="0" w:color="auto"/>
            <w:bottom w:val="none" w:sz="0" w:space="0" w:color="auto"/>
            <w:right w:val="none" w:sz="0" w:space="0" w:color="auto"/>
          </w:divBdr>
        </w:div>
        <w:div w:id="1559776633">
          <w:marLeft w:val="480"/>
          <w:marRight w:val="0"/>
          <w:marTop w:val="0"/>
          <w:marBottom w:val="0"/>
          <w:divBdr>
            <w:top w:val="none" w:sz="0" w:space="0" w:color="auto"/>
            <w:left w:val="none" w:sz="0" w:space="0" w:color="auto"/>
            <w:bottom w:val="none" w:sz="0" w:space="0" w:color="auto"/>
            <w:right w:val="none" w:sz="0" w:space="0" w:color="auto"/>
          </w:divBdr>
        </w:div>
        <w:div w:id="1614240515">
          <w:marLeft w:val="480"/>
          <w:marRight w:val="0"/>
          <w:marTop w:val="0"/>
          <w:marBottom w:val="0"/>
          <w:divBdr>
            <w:top w:val="none" w:sz="0" w:space="0" w:color="auto"/>
            <w:left w:val="none" w:sz="0" w:space="0" w:color="auto"/>
            <w:bottom w:val="none" w:sz="0" w:space="0" w:color="auto"/>
            <w:right w:val="none" w:sz="0" w:space="0" w:color="auto"/>
          </w:divBdr>
        </w:div>
        <w:div w:id="1646155032">
          <w:marLeft w:val="480"/>
          <w:marRight w:val="0"/>
          <w:marTop w:val="0"/>
          <w:marBottom w:val="0"/>
          <w:divBdr>
            <w:top w:val="none" w:sz="0" w:space="0" w:color="auto"/>
            <w:left w:val="none" w:sz="0" w:space="0" w:color="auto"/>
            <w:bottom w:val="none" w:sz="0" w:space="0" w:color="auto"/>
            <w:right w:val="none" w:sz="0" w:space="0" w:color="auto"/>
          </w:divBdr>
        </w:div>
        <w:div w:id="1653216442">
          <w:marLeft w:val="480"/>
          <w:marRight w:val="0"/>
          <w:marTop w:val="0"/>
          <w:marBottom w:val="0"/>
          <w:divBdr>
            <w:top w:val="none" w:sz="0" w:space="0" w:color="auto"/>
            <w:left w:val="none" w:sz="0" w:space="0" w:color="auto"/>
            <w:bottom w:val="none" w:sz="0" w:space="0" w:color="auto"/>
            <w:right w:val="none" w:sz="0" w:space="0" w:color="auto"/>
          </w:divBdr>
        </w:div>
      </w:divsChild>
    </w:div>
    <w:div w:id="1120688112">
      <w:marLeft w:val="640"/>
      <w:marRight w:val="0"/>
      <w:marTop w:val="0"/>
      <w:marBottom w:val="0"/>
      <w:divBdr>
        <w:top w:val="none" w:sz="0" w:space="0" w:color="auto"/>
        <w:left w:val="none" w:sz="0" w:space="0" w:color="auto"/>
        <w:bottom w:val="none" w:sz="0" w:space="0" w:color="auto"/>
        <w:right w:val="none" w:sz="0" w:space="0" w:color="auto"/>
      </w:divBdr>
    </w:div>
    <w:div w:id="1120802272">
      <w:marLeft w:val="640"/>
      <w:marRight w:val="0"/>
      <w:marTop w:val="0"/>
      <w:marBottom w:val="0"/>
      <w:divBdr>
        <w:top w:val="none" w:sz="0" w:space="0" w:color="auto"/>
        <w:left w:val="none" w:sz="0" w:space="0" w:color="auto"/>
        <w:bottom w:val="none" w:sz="0" w:space="0" w:color="auto"/>
        <w:right w:val="none" w:sz="0" w:space="0" w:color="auto"/>
      </w:divBdr>
    </w:div>
    <w:div w:id="1121069371">
      <w:marLeft w:val="640"/>
      <w:marRight w:val="0"/>
      <w:marTop w:val="0"/>
      <w:marBottom w:val="0"/>
      <w:divBdr>
        <w:top w:val="none" w:sz="0" w:space="0" w:color="auto"/>
        <w:left w:val="none" w:sz="0" w:space="0" w:color="auto"/>
        <w:bottom w:val="none" w:sz="0" w:space="0" w:color="auto"/>
        <w:right w:val="none" w:sz="0" w:space="0" w:color="auto"/>
      </w:divBdr>
    </w:div>
    <w:div w:id="1121145128">
      <w:marLeft w:val="640"/>
      <w:marRight w:val="0"/>
      <w:marTop w:val="0"/>
      <w:marBottom w:val="0"/>
      <w:divBdr>
        <w:top w:val="none" w:sz="0" w:space="0" w:color="auto"/>
        <w:left w:val="none" w:sz="0" w:space="0" w:color="auto"/>
        <w:bottom w:val="none" w:sz="0" w:space="0" w:color="auto"/>
        <w:right w:val="none" w:sz="0" w:space="0" w:color="auto"/>
      </w:divBdr>
    </w:div>
    <w:div w:id="1121150137">
      <w:marLeft w:val="640"/>
      <w:marRight w:val="0"/>
      <w:marTop w:val="0"/>
      <w:marBottom w:val="0"/>
      <w:divBdr>
        <w:top w:val="none" w:sz="0" w:space="0" w:color="auto"/>
        <w:left w:val="none" w:sz="0" w:space="0" w:color="auto"/>
        <w:bottom w:val="none" w:sz="0" w:space="0" w:color="auto"/>
        <w:right w:val="none" w:sz="0" w:space="0" w:color="auto"/>
      </w:divBdr>
    </w:div>
    <w:div w:id="1121151053">
      <w:marLeft w:val="640"/>
      <w:marRight w:val="0"/>
      <w:marTop w:val="0"/>
      <w:marBottom w:val="0"/>
      <w:divBdr>
        <w:top w:val="none" w:sz="0" w:space="0" w:color="auto"/>
        <w:left w:val="none" w:sz="0" w:space="0" w:color="auto"/>
        <w:bottom w:val="none" w:sz="0" w:space="0" w:color="auto"/>
        <w:right w:val="none" w:sz="0" w:space="0" w:color="auto"/>
      </w:divBdr>
    </w:div>
    <w:div w:id="1121264402">
      <w:marLeft w:val="640"/>
      <w:marRight w:val="0"/>
      <w:marTop w:val="0"/>
      <w:marBottom w:val="0"/>
      <w:divBdr>
        <w:top w:val="none" w:sz="0" w:space="0" w:color="auto"/>
        <w:left w:val="none" w:sz="0" w:space="0" w:color="auto"/>
        <w:bottom w:val="none" w:sz="0" w:space="0" w:color="auto"/>
        <w:right w:val="none" w:sz="0" w:space="0" w:color="auto"/>
      </w:divBdr>
    </w:div>
    <w:div w:id="1121532703">
      <w:marLeft w:val="640"/>
      <w:marRight w:val="0"/>
      <w:marTop w:val="0"/>
      <w:marBottom w:val="0"/>
      <w:divBdr>
        <w:top w:val="none" w:sz="0" w:space="0" w:color="auto"/>
        <w:left w:val="none" w:sz="0" w:space="0" w:color="auto"/>
        <w:bottom w:val="none" w:sz="0" w:space="0" w:color="auto"/>
        <w:right w:val="none" w:sz="0" w:space="0" w:color="auto"/>
      </w:divBdr>
    </w:div>
    <w:div w:id="1121533453">
      <w:marLeft w:val="640"/>
      <w:marRight w:val="0"/>
      <w:marTop w:val="0"/>
      <w:marBottom w:val="0"/>
      <w:divBdr>
        <w:top w:val="none" w:sz="0" w:space="0" w:color="auto"/>
        <w:left w:val="none" w:sz="0" w:space="0" w:color="auto"/>
        <w:bottom w:val="none" w:sz="0" w:space="0" w:color="auto"/>
        <w:right w:val="none" w:sz="0" w:space="0" w:color="auto"/>
      </w:divBdr>
    </w:div>
    <w:div w:id="1121605059">
      <w:marLeft w:val="640"/>
      <w:marRight w:val="0"/>
      <w:marTop w:val="0"/>
      <w:marBottom w:val="0"/>
      <w:divBdr>
        <w:top w:val="none" w:sz="0" w:space="0" w:color="auto"/>
        <w:left w:val="none" w:sz="0" w:space="0" w:color="auto"/>
        <w:bottom w:val="none" w:sz="0" w:space="0" w:color="auto"/>
        <w:right w:val="none" w:sz="0" w:space="0" w:color="auto"/>
      </w:divBdr>
    </w:div>
    <w:div w:id="1121611145">
      <w:marLeft w:val="640"/>
      <w:marRight w:val="0"/>
      <w:marTop w:val="0"/>
      <w:marBottom w:val="0"/>
      <w:divBdr>
        <w:top w:val="none" w:sz="0" w:space="0" w:color="auto"/>
        <w:left w:val="none" w:sz="0" w:space="0" w:color="auto"/>
        <w:bottom w:val="none" w:sz="0" w:space="0" w:color="auto"/>
        <w:right w:val="none" w:sz="0" w:space="0" w:color="auto"/>
      </w:divBdr>
    </w:div>
    <w:div w:id="1121651755">
      <w:marLeft w:val="640"/>
      <w:marRight w:val="0"/>
      <w:marTop w:val="0"/>
      <w:marBottom w:val="0"/>
      <w:divBdr>
        <w:top w:val="none" w:sz="0" w:space="0" w:color="auto"/>
        <w:left w:val="none" w:sz="0" w:space="0" w:color="auto"/>
        <w:bottom w:val="none" w:sz="0" w:space="0" w:color="auto"/>
        <w:right w:val="none" w:sz="0" w:space="0" w:color="auto"/>
      </w:divBdr>
    </w:div>
    <w:div w:id="1121803899">
      <w:marLeft w:val="640"/>
      <w:marRight w:val="0"/>
      <w:marTop w:val="0"/>
      <w:marBottom w:val="0"/>
      <w:divBdr>
        <w:top w:val="none" w:sz="0" w:space="0" w:color="auto"/>
        <w:left w:val="none" w:sz="0" w:space="0" w:color="auto"/>
        <w:bottom w:val="none" w:sz="0" w:space="0" w:color="auto"/>
        <w:right w:val="none" w:sz="0" w:space="0" w:color="auto"/>
      </w:divBdr>
    </w:div>
    <w:div w:id="1121806074">
      <w:marLeft w:val="640"/>
      <w:marRight w:val="0"/>
      <w:marTop w:val="0"/>
      <w:marBottom w:val="0"/>
      <w:divBdr>
        <w:top w:val="none" w:sz="0" w:space="0" w:color="auto"/>
        <w:left w:val="none" w:sz="0" w:space="0" w:color="auto"/>
        <w:bottom w:val="none" w:sz="0" w:space="0" w:color="auto"/>
        <w:right w:val="none" w:sz="0" w:space="0" w:color="auto"/>
      </w:divBdr>
    </w:div>
    <w:div w:id="1121846024">
      <w:marLeft w:val="640"/>
      <w:marRight w:val="0"/>
      <w:marTop w:val="0"/>
      <w:marBottom w:val="0"/>
      <w:divBdr>
        <w:top w:val="none" w:sz="0" w:space="0" w:color="auto"/>
        <w:left w:val="none" w:sz="0" w:space="0" w:color="auto"/>
        <w:bottom w:val="none" w:sz="0" w:space="0" w:color="auto"/>
        <w:right w:val="none" w:sz="0" w:space="0" w:color="auto"/>
      </w:divBdr>
    </w:div>
    <w:div w:id="1121848447">
      <w:marLeft w:val="640"/>
      <w:marRight w:val="0"/>
      <w:marTop w:val="0"/>
      <w:marBottom w:val="0"/>
      <w:divBdr>
        <w:top w:val="none" w:sz="0" w:space="0" w:color="auto"/>
        <w:left w:val="none" w:sz="0" w:space="0" w:color="auto"/>
        <w:bottom w:val="none" w:sz="0" w:space="0" w:color="auto"/>
        <w:right w:val="none" w:sz="0" w:space="0" w:color="auto"/>
      </w:divBdr>
    </w:div>
    <w:div w:id="1121993582">
      <w:marLeft w:val="640"/>
      <w:marRight w:val="0"/>
      <w:marTop w:val="0"/>
      <w:marBottom w:val="0"/>
      <w:divBdr>
        <w:top w:val="none" w:sz="0" w:space="0" w:color="auto"/>
        <w:left w:val="none" w:sz="0" w:space="0" w:color="auto"/>
        <w:bottom w:val="none" w:sz="0" w:space="0" w:color="auto"/>
        <w:right w:val="none" w:sz="0" w:space="0" w:color="auto"/>
      </w:divBdr>
    </w:div>
    <w:div w:id="1121993615">
      <w:marLeft w:val="640"/>
      <w:marRight w:val="0"/>
      <w:marTop w:val="0"/>
      <w:marBottom w:val="0"/>
      <w:divBdr>
        <w:top w:val="none" w:sz="0" w:space="0" w:color="auto"/>
        <w:left w:val="none" w:sz="0" w:space="0" w:color="auto"/>
        <w:bottom w:val="none" w:sz="0" w:space="0" w:color="auto"/>
        <w:right w:val="none" w:sz="0" w:space="0" w:color="auto"/>
      </w:divBdr>
    </w:div>
    <w:div w:id="1121996049">
      <w:marLeft w:val="640"/>
      <w:marRight w:val="0"/>
      <w:marTop w:val="0"/>
      <w:marBottom w:val="0"/>
      <w:divBdr>
        <w:top w:val="none" w:sz="0" w:space="0" w:color="auto"/>
        <w:left w:val="none" w:sz="0" w:space="0" w:color="auto"/>
        <w:bottom w:val="none" w:sz="0" w:space="0" w:color="auto"/>
        <w:right w:val="none" w:sz="0" w:space="0" w:color="auto"/>
      </w:divBdr>
    </w:div>
    <w:div w:id="1122113772">
      <w:marLeft w:val="640"/>
      <w:marRight w:val="0"/>
      <w:marTop w:val="0"/>
      <w:marBottom w:val="0"/>
      <w:divBdr>
        <w:top w:val="none" w:sz="0" w:space="0" w:color="auto"/>
        <w:left w:val="none" w:sz="0" w:space="0" w:color="auto"/>
        <w:bottom w:val="none" w:sz="0" w:space="0" w:color="auto"/>
        <w:right w:val="none" w:sz="0" w:space="0" w:color="auto"/>
      </w:divBdr>
    </w:div>
    <w:div w:id="1122116755">
      <w:marLeft w:val="640"/>
      <w:marRight w:val="0"/>
      <w:marTop w:val="0"/>
      <w:marBottom w:val="0"/>
      <w:divBdr>
        <w:top w:val="none" w:sz="0" w:space="0" w:color="auto"/>
        <w:left w:val="none" w:sz="0" w:space="0" w:color="auto"/>
        <w:bottom w:val="none" w:sz="0" w:space="0" w:color="auto"/>
        <w:right w:val="none" w:sz="0" w:space="0" w:color="auto"/>
      </w:divBdr>
    </w:div>
    <w:div w:id="1122192897">
      <w:marLeft w:val="640"/>
      <w:marRight w:val="0"/>
      <w:marTop w:val="0"/>
      <w:marBottom w:val="0"/>
      <w:divBdr>
        <w:top w:val="none" w:sz="0" w:space="0" w:color="auto"/>
        <w:left w:val="none" w:sz="0" w:space="0" w:color="auto"/>
        <w:bottom w:val="none" w:sz="0" w:space="0" w:color="auto"/>
        <w:right w:val="none" w:sz="0" w:space="0" w:color="auto"/>
      </w:divBdr>
    </w:div>
    <w:div w:id="1122307130">
      <w:marLeft w:val="640"/>
      <w:marRight w:val="0"/>
      <w:marTop w:val="0"/>
      <w:marBottom w:val="0"/>
      <w:divBdr>
        <w:top w:val="none" w:sz="0" w:space="0" w:color="auto"/>
        <w:left w:val="none" w:sz="0" w:space="0" w:color="auto"/>
        <w:bottom w:val="none" w:sz="0" w:space="0" w:color="auto"/>
        <w:right w:val="none" w:sz="0" w:space="0" w:color="auto"/>
      </w:divBdr>
    </w:div>
    <w:div w:id="1122335632">
      <w:marLeft w:val="640"/>
      <w:marRight w:val="0"/>
      <w:marTop w:val="0"/>
      <w:marBottom w:val="0"/>
      <w:divBdr>
        <w:top w:val="none" w:sz="0" w:space="0" w:color="auto"/>
        <w:left w:val="none" w:sz="0" w:space="0" w:color="auto"/>
        <w:bottom w:val="none" w:sz="0" w:space="0" w:color="auto"/>
        <w:right w:val="none" w:sz="0" w:space="0" w:color="auto"/>
      </w:divBdr>
    </w:div>
    <w:div w:id="1122335752">
      <w:marLeft w:val="640"/>
      <w:marRight w:val="0"/>
      <w:marTop w:val="0"/>
      <w:marBottom w:val="0"/>
      <w:divBdr>
        <w:top w:val="none" w:sz="0" w:space="0" w:color="auto"/>
        <w:left w:val="none" w:sz="0" w:space="0" w:color="auto"/>
        <w:bottom w:val="none" w:sz="0" w:space="0" w:color="auto"/>
        <w:right w:val="none" w:sz="0" w:space="0" w:color="auto"/>
      </w:divBdr>
    </w:div>
    <w:div w:id="1122336544">
      <w:marLeft w:val="640"/>
      <w:marRight w:val="0"/>
      <w:marTop w:val="0"/>
      <w:marBottom w:val="0"/>
      <w:divBdr>
        <w:top w:val="none" w:sz="0" w:space="0" w:color="auto"/>
        <w:left w:val="none" w:sz="0" w:space="0" w:color="auto"/>
        <w:bottom w:val="none" w:sz="0" w:space="0" w:color="auto"/>
        <w:right w:val="none" w:sz="0" w:space="0" w:color="auto"/>
      </w:divBdr>
    </w:div>
    <w:div w:id="1122387463">
      <w:marLeft w:val="480"/>
      <w:marRight w:val="0"/>
      <w:marTop w:val="0"/>
      <w:marBottom w:val="0"/>
      <w:divBdr>
        <w:top w:val="none" w:sz="0" w:space="0" w:color="auto"/>
        <w:left w:val="none" w:sz="0" w:space="0" w:color="auto"/>
        <w:bottom w:val="none" w:sz="0" w:space="0" w:color="auto"/>
        <w:right w:val="none" w:sz="0" w:space="0" w:color="auto"/>
      </w:divBdr>
    </w:div>
    <w:div w:id="1122460471">
      <w:marLeft w:val="640"/>
      <w:marRight w:val="0"/>
      <w:marTop w:val="0"/>
      <w:marBottom w:val="0"/>
      <w:divBdr>
        <w:top w:val="none" w:sz="0" w:space="0" w:color="auto"/>
        <w:left w:val="none" w:sz="0" w:space="0" w:color="auto"/>
        <w:bottom w:val="none" w:sz="0" w:space="0" w:color="auto"/>
        <w:right w:val="none" w:sz="0" w:space="0" w:color="auto"/>
      </w:divBdr>
    </w:div>
    <w:div w:id="1122651266">
      <w:marLeft w:val="640"/>
      <w:marRight w:val="0"/>
      <w:marTop w:val="0"/>
      <w:marBottom w:val="0"/>
      <w:divBdr>
        <w:top w:val="none" w:sz="0" w:space="0" w:color="auto"/>
        <w:left w:val="none" w:sz="0" w:space="0" w:color="auto"/>
        <w:bottom w:val="none" w:sz="0" w:space="0" w:color="auto"/>
        <w:right w:val="none" w:sz="0" w:space="0" w:color="auto"/>
      </w:divBdr>
    </w:div>
    <w:div w:id="1122770123">
      <w:marLeft w:val="640"/>
      <w:marRight w:val="0"/>
      <w:marTop w:val="0"/>
      <w:marBottom w:val="0"/>
      <w:divBdr>
        <w:top w:val="none" w:sz="0" w:space="0" w:color="auto"/>
        <w:left w:val="none" w:sz="0" w:space="0" w:color="auto"/>
        <w:bottom w:val="none" w:sz="0" w:space="0" w:color="auto"/>
        <w:right w:val="none" w:sz="0" w:space="0" w:color="auto"/>
      </w:divBdr>
    </w:div>
    <w:div w:id="1122773378">
      <w:marLeft w:val="640"/>
      <w:marRight w:val="0"/>
      <w:marTop w:val="0"/>
      <w:marBottom w:val="0"/>
      <w:divBdr>
        <w:top w:val="none" w:sz="0" w:space="0" w:color="auto"/>
        <w:left w:val="none" w:sz="0" w:space="0" w:color="auto"/>
        <w:bottom w:val="none" w:sz="0" w:space="0" w:color="auto"/>
        <w:right w:val="none" w:sz="0" w:space="0" w:color="auto"/>
      </w:divBdr>
    </w:div>
    <w:div w:id="1122840511">
      <w:marLeft w:val="640"/>
      <w:marRight w:val="0"/>
      <w:marTop w:val="0"/>
      <w:marBottom w:val="0"/>
      <w:divBdr>
        <w:top w:val="none" w:sz="0" w:space="0" w:color="auto"/>
        <w:left w:val="none" w:sz="0" w:space="0" w:color="auto"/>
        <w:bottom w:val="none" w:sz="0" w:space="0" w:color="auto"/>
        <w:right w:val="none" w:sz="0" w:space="0" w:color="auto"/>
      </w:divBdr>
    </w:div>
    <w:div w:id="1122841442">
      <w:marLeft w:val="640"/>
      <w:marRight w:val="0"/>
      <w:marTop w:val="0"/>
      <w:marBottom w:val="0"/>
      <w:divBdr>
        <w:top w:val="none" w:sz="0" w:space="0" w:color="auto"/>
        <w:left w:val="none" w:sz="0" w:space="0" w:color="auto"/>
        <w:bottom w:val="none" w:sz="0" w:space="0" w:color="auto"/>
        <w:right w:val="none" w:sz="0" w:space="0" w:color="auto"/>
      </w:divBdr>
    </w:div>
    <w:div w:id="1122916580">
      <w:marLeft w:val="640"/>
      <w:marRight w:val="0"/>
      <w:marTop w:val="0"/>
      <w:marBottom w:val="0"/>
      <w:divBdr>
        <w:top w:val="none" w:sz="0" w:space="0" w:color="auto"/>
        <w:left w:val="none" w:sz="0" w:space="0" w:color="auto"/>
        <w:bottom w:val="none" w:sz="0" w:space="0" w:color="auto"/>
        <w:right w:val="none" w:sz="0" w:space="0" w:color="auto"/>
      </w:divBdr>
    </w:div>
    <w:div w:id="1123037559">
      <w:marLeft w:val="640"/>
      <w:marRight w:val="0"/>
      <w:marTop w:val="0"/>
      <w:marBottom w:val="0"/>
      <w:divBdr>
        <w:top w:val="none" w:sz="0" w:space="0" w:color="auto"/>
        <w:left w:val="none" w:sz="0" w:space="0" w:color="auto"/>
        <w:bottom w:val="none" w:sz="0" w:space="0" w:color="auto"/>
        <w:right w:val="none" w:sz="0" w:space="0" w:color="auto"/>
      </w:divBdr>
    </w:div>
    <w:div w:id="1123038728">
      <w:marLeft w:val="640"/>
      <w:marRight w:val="0"/>
      <w:marTop w:val="0"/>
      <w:marBottom w:val="0"/>
      <w:divBdr>
        <w:top w:val="none" w:sz="0" w:space="0" w:color="auto"/>
        <w:left w:val="none" w:sz="0" w:space="0" w:color="auto"/>
        <w:bottom w:val="none" w:sz="0" w:space="0" w:color="auto"/>
        <w:right w:val="none" w:sz="0" w:space="0" w:color="auto"/>
      </w:divBdr>
    </w:div>
    <w:div w:id="1123111094">
      <w:marLeft w:val="640"/>
      <w:marRight w:val="0"/>
      <w:marTop w:val="0"/>
      <w:marBottom w:val="0"/>
      <w:divBdr>
        <w:top w:val="none" w:sz="0" w:space="0" w:color="auto"/>
        <w:left w:val="none" w:sz="0" w:space="0" w:color="auto"/>
        <w:bottom w:val="none" w:sz="0" w:space="0" w:color="auto"/>
        <w:right w:val="none" w:sz="0" w:space="0" w:color="auto"/>
      </w:divBdr>
    </w:div>
    <w:div w:id="1123114276">
      <w:marLeft w:val="640"/>
      <w:marRight w:val="0"/>
      <w:marTop w:val="0"/>
      <w:marBottom w:val="0"/>
      <w:divBdr>
        <w:top w:val="none" w:sz="0" w:space="0" w:color="auto"/>
        <w:left w:val="none" w:sz="0" w:space="0" w:color="auto"/>
        <w:bottom w:val="none" w:sz="0" w:space="0" w:color="auto"/>
        <w:right w:val="none" w:sz="0" w:space="0" w:color="auto"/>
      </w:divBdr>
    </w:div>
    <w:div w:id="1123184064">
      <w:marLeft w:val="640"/>
      <w:marRight w:val="0"/>
      <w:marTop w:val="0"/>
      <w:marBottom w:val="0"/>
      <w:divBdr>
        <w:top w:val="none" w:sz="0" w:space="0" w:color="auto"/>
        <w:left w:val="none" w:sz="0" w:space="0" w:color="auto"/>
        <w:bottom w:val="none" w:sz="0" w:space="0" w:color="auto"/>
        <w:right w:val="none" w:sz="0" w:space="0" w:color="auto"/>
      </w:divBdr>
    </w:div>
    <w:div w:id="1123185889">
      <w:marLeft w:val="640"/>
      <w:marRight w:val="0"/>
      <w:marTop w:val="0"/>
      <w:marBottom w:val="0"/>
      <w:divBdr>
        <w:top w:val="none" w:sz="0" w:space="0" w:color="auto"/>
        <w:left w:val="none" w:sz="0" w:space="0" w:color="auto"/>
        <w:bottom w:val="none" w:sz="0" w:space="0" w:color="auto"/>
        <w:right w:val="none" w:sz="0" w:space="0" w:color="auto"/>
      </w:divBdr>
    </w:div>
    <w:div w:id="1123233645">
      <w:marLeft w:val="640"/>
      <w:marRight w:val="0"/>
      <w:marTop w:val="0"/>
      <w:marBottom w:val="0"/>
      <w:divBdr>
        <w:top w:val="none" w:sz="0" w:space="0" w:color="auto"/>
        <w:left w:val="none" w:sz="0" w:space="0" w:color="auto"/>
        <w:bottom w:val="none" w:sz="0" w:space="0" w:color="auto"/>
        <w:right w:val="none" w:sz="0" w:space="0" w:color="auto"/>
      </w:divBdr>
    </w:div>
    <w:div w:id="1123310888">
      <w:marLeft w:val="640"/>
      <w:marRight w:val="0"/>
      <w:marTop w:val="0"/>
      <w:marBottom w:val="0"/>
      <w:divBdr>
        <w:top w:val="none" w:sz="0" w:space="0" w:color="auto"/>
        <w:left w:val="none" w:sz="0" w:space="0" w:color="auto"/>
        <w:bottom w:val="none" w:sz="0" w:space="0" w:color="auto"/>
        <w:right w:val="none" w:sz="0" w:space="0" w:color="auto"/>
      </w:divBdr>
    </w:div>
    <w:div w:id="1123421681">
      <w:marLeft w:val="640"/>
      <w:marRight w:val="0"/>
      <w:marTop w:val="0"/>
      <w:marBottom w:val="0"/>
      <w:divBdr>
        <w:top w:val="none" w:sz="0" w:space="0" w:color="auto"/>
        <w:left w:val="none" w:sz="0" w:space="0" w:color="auto"/>
        <w:bottom w:val="none" w:sz="0" w:space="0" w:color="auto"/>
        <w:right w:val="none" w:sz="0" w:space="0" w:color="auto"/>
      </w:divBdr>
    </w:div>
    <w:div w:id="1123501605">
      <w:marLeft w:val="640"/>
      <w:marRight w:val="0"/>
      <w:marTop w:val="0"/>
      <w:marBottom w:val="0"/>
      <w:divBdr>
        <w:top w:val="none" w:sz="0" w:space="0" w:color="auto"/>
        <w:left w:val="none" w:sz="0" w:space="0" w:color="auto"/>
        <w:bottom w:val="none" w:sz="0" w:space="0" w:color="auto"/>
        <w:right w:val="none" w:sz="0" w:space="0" w:color="auto"/>
      </w:divBdr>
    </w:div>
    <w:div w:id="1123501630">
      <w:marLeft w:val="640"/>
      <w:marRight w:val="0"/>
      <w:marTop w:val="0"/>
      <w:marBottom w:val="0"/>
      <w:divBdr>
        <w:top w:val="none" w:sz="0" w:space="0" w:color="auto"/>
        <w:left w:val="none" w:sz="0" w:space="0" w:color="auto"/>
        <w:bottom w:val="none" w:sz="0" w:space="0" w:color="auto"/>
        <w:right w:val="none" w:sz="0" w:space="0" w:color="auto"/>
      </w:divBdr>
    </w:div>
    <w:div w:id="1123503176">
      <w:marLeft w:val="640"/>
      <w:marRight w:val="0"/>
      <w:marTop w:val="0"/>
      <w:marBottom w:val="0"/>
      <w:divBdr>
        <w:top w:val="none" w:sz="0" w:space="0" w:color="auto"/>
        <w:left w:val="none" w:sz="0" w:space="0" w:color="auto"/>
        <w:bottom w:val="none" w:sz="0" w:space="0" w:color="auto"/>
        <w:right w:val="none" w:sz="0" w:space="0" w:color="auto"/>
      </w:divBdr>
    </w:div>
    <w:div w:id="1123503398">
      <w:marLeft w:val="640"/>
      <w:marRight w:val="0"/>
      <w:marTop w:val="0"/>
      <w:marBottom w:val="0"/>
      <w:divBdr>
        <w:top w:val="none" w:sz="0" w:space="0" w:color="auto"/>
        <w:left w:val="none" w:sz="0" w:space="0" w:color="auto"/>
        <w:bottom w:val="none" w:sz="0" w:space="0" w:color="auto"/>
        <w:right w:val="none" w:sz="0" w:space="0" w:color="auto"/>
      </w:divBdr>
    </w:div>
    <w:div w:id="1123690999">
      <w:marLeft w:val="640"/>
      <w:marRight w:val="0"/>
      <w:marTop w:val="0"/>
      <w:marBottom w:val="0"/>
      <w:divBdr>
        <w:top w:val="none" w:sz="0" w:space="0" w:color="auto"/>
        <w:left w:val="none" w:sz="0" w:space="0" w:color="auto"/>
        <w:bottom w:val="none" w:sz="0" w:space="0" w:color="auto"/>
        <w:right w:val="none" w:sz="0" w:space="0" w:color="auto"/>
      </w:divBdr>
    </w:div>
    <w:div w:id="1123813594">
      <w:marLeft w:val="640"/>
      <w:marRight w:val="0"/>
      <w:marTop w:val="0"/>
      <w:marBottom w:val="0"/>
      <w:divBdr>
        <w:top w:val="none" w:sz="0" w:space="0" w:color="auto"/>
        <w:left w:val="none" w:sz="0" w:space="0" w:color="auto"/>
        <w:bottom w:val="none" w:sz="0" w:space="0" w:color="auto"/>
        <w:right w:val="none" w:sz="0" w:space="0" w:color="auto"/>
      </w:divBdr>
    </w:div>
    <w:div w:id="1123841173">
      <w:marLeft w:val="640"/>
      <w:marRight w:val="0"/>
      <w:marTop w:val="0"/>
      <w:marBottom w:val="0"/>
      <w:divBdr>
        <w:top w:val="none" w:sz="0" w:space="0" w:color="auto"/>
        <w:left w:val="none" w:sz="0" w:space="0" w:color="auto"/>
        <w:bottom w:val="none" w:sz="0" w:space="0" w:color="auto"/>
        <w:right w:val="none" w:sz="0" w:space="0" w:color="auto"/>
      </w:divBdr>
    </w:div>
    <w:div w:id="1124039014">
      <w:marLeft w:val="640"/>
      <w:marRight w:val="0"/>
      <w:marTop w:val="0"/>
      <w:marBottom w:val="0"/>
      <w:divBdr>
        <w:top w:val="none" w:sz="0" w:space="0" w:color="auto"/>
        <w:left w:val="none" w:sz="0" w:space="0" w:color="auto"/>
        <w:bottom w:val="none" w:sz="0" w:space="0" w:color="auto"/>
        <w:right w:val="none" w:sz="0" w:space="0" w:color="auto"/>
      </w:divBdr>
    </w:div>
    <w:div w:id="1124078077">
      <w:marLeft w:val="640"/>
      <w:marRight w:val="0"/>
      <w:marTop w:val="0"/>
      <w:marBottom w:val="0"/>
      <w:divBdr>
        <w:top w:val="none" w:sz="0" w:space="0" w:color="auto"/>
        <w:left w:val="none" w:sz="0" w:space="0" w:color="auto"/>
        <w:bottom w:val="none" w:sz="0" w:space="0" w:color="auto"/>
        <w:right w:val="none" w:sz="0" w:space="0" w:color="auto"/>
      </w:divBdr>
    </w:div>
    <w:div w:id="1124152078">
      <w:marLeft w:val="640"/>
      <w:marRight w:val="0"/>
      <w:marTop w:val="0"/>
      <w:marBottom w:val="0"/>
      <w:divBdr>
        <w:top w:val="none" w:sz="0" w:space="0" w:color="auto"/>
        <w:left w:val="none" w:sz="0" w:space="0" w:color="auto"/>
        <w:bottom w:val="none" w:sz="0" w:space="0" w:color="auto"/>
        <w:right w:val="none" w:sz="0" w:space="0" w:color="auto"/>
      </w:divBdr>
    </w:div>
    <w:div w:id="1124234409">
      <w:marLeft w:val="640"/>
      <w:marRight w:val="0"/>
      <w:marTop w:val="0"/>
      <w:marBottom w:val="0"/>
      <w:divBdr>
        <w:top w:val="none" w:sz="0" w:space="0" w:color="auto"/>
        <w:left w:val="none" w:sz="0" w:space="0" w:color="auto"/>
        <w:bottom w:val="none" w:sz="0" w:space="0" w:color="auto"/>
        <w:right w:val="none" w:sz="0" w:space="0" w:color="auto"/>
      </w:divBdr>
    </w:div>
    <w:div w:id="1124272187">
      <w:marLeft w:val="640"/>
      <w:marRight w:val="0"/>
      <w:marTop w:val="0"/>
      <w:marBottom w:val="0"/>
      <w:divBdr>
        <w:top w:val="none" w:sz="0" w:space="0" w:color="auto"/>
        <w:left w:val="none" w:sz="0" w:space="0" w:color="auto"/>
        <w:bottom w:val="none" w:sz="0" w:space="0" w:color="auto"/>
        <w:right w:val="none" w:sz="0" w:space="0" w:color="auto"/>
      </w:divBdr>
    </w:div>
    <w:div w:id="1124276965">
      <w:marLeft w:val="640"/>
      <w:marRight w:val="0"/>
      <w:marTop w:val="0"/>
      <w:marBottom w:val="0"/>
      <w:divBdr>
        <w:top w:val="none" w:sz="0" w:space="0" w:color="auto"/>
        <w:left w:val="none" w:sz="0" w:space="0" w:color="auto"/>
        <w:bottom w:val="none" w:sz="0" w:space="0" w:color="auto"/>
        <w:right w:val="none" w:sz="0" w:space="0" w:color="auto"/>
      </w:divBdr>
    </w:div>
    <w:div w:id="1124613937">
      <w:marLeft w:val="640"/>
      <w:marRight w:val="0"/>
      <w:marTop w:val="0"/>
      <w:marBottom w:val="0"/>
      <w:divBdr>
        <w:top w:val="none" w:sz="0" w:space="0" w:color="auto"/>
        <w:left w:val="none" w:sz="0" w:space="0" w:color="auto"/>
        <w:bottom w:val="none" w:sz="0" w:space="0" w:color="auto"/>
        <w:right w:val="none" w:sz="0" w:space="0" w:color="auto"/>
      </w:divBdr>
    </w:div>
    <w:div w:id="1124620741">
      <w:marLeft w:val="640"/>
      <w:marRight w:val="0"/>
      <w:marTop w:val="0"/>
      <w:marBottom w:val="0"/>
      <w:divBdr>
        <w:top w:val="none" w:sz="0" w:space="0" w:color="auto"/>
        <w:left w:val="none" w:sz="0" w:space="0" w:color="auto"/>
        <w:bottom w:val="none" w:sz="0" w:space="0" w:color="auto"/>
        <w:right w:val="none" w:sz="0" w:space="0" w:color="auto"/>
      </w:divBdr>
    </w:div>
    <w:div w:id="1124693243">
      <w:marLeft w:val="640"/>
      <w:marRight w:val="0"/>
      <w:marTop w:val="0"/>
      <w:marBottom w:val="0"/>
      <w:divBdr>
        <w:top w:val="none" w:sz="0" w:space="0" w:color="auto"/>
        <w:left w:val="none" w:sz="0" w:space="0" w:color="auto"/>
        <w:bottom w:val="none" w:sz="0" w:space="0" w:color="auto"/>
        <w:right w:val="none" w:sz="0" w:space="0" w:color="auto"/>
      </w:divBdr>
    </w:div>
    <w:div w:id="1124737442">
      <w:marLeft w:val="640"/>
      <w:marRight w:val="0"/>
      <w:marTop w:val="0"/>
      <w:marBottom w:val="0"/>
      <w:divBdr>
        <w:top w:val="none" w:sz="0" w:space="0" w:color="auto"/>
        <w:left w:val="none" w:sz="0" w:space="0" w:color="auto"/>
        <w:bottom w:val="none" w:sz="0" w:space="0" w:color="auto"/>
        <w:right w:val="none" w:sz="0" w:space="0" w:color="auto"/>
      </w:divBdr>
    </w:div>
    <w:div w:id="1124888222">
      <w:marLeft w:val="640"/>
      <w:marRight w:val="0"/>
      <w:marTop w:val="0"/>
      <w:marBottom w:val="0"/>
      <w:divBdr>
        <w:top w:val="none" w:sz="0" w:space="0" w:color="auto"/>
        <w:left w:val="none" w:sz="0" w:space="0" w:color="auto"/>
        <w:bottom w:val="none" w:sz="0" w:space="0" w:color="auto"/>
        <w:right w:val="none" w:sz="0" w:space="0" w:color="auto"/>
      </w:divBdr>
    </w:div>
    <w:div w:id="1124933147">
      <w:marLeft w:val="640"/>
      <w:marRight w:val="0"/>
      <w:marTop w:val="0"/>
      <w:marBottom w:val="0"/>
      <w:divBdr>
        <w:top w:val="none" w:sz="0" w:space="0" w:color="auto"/>
        <w:left w:val="none" w:sz="0" w:space="0" w:color="auto"/>
        <w:bottom w:val="none" w:sz="0" w:space="0" w:color="auto"/>
        <w:right w:val="none" w:sz="0" w:space="0" w:color="auto"/>
      </w:divBdr>
    </w:div>
    <w:div w:id="1125079594">
      <w:marLeft w:val="640"/>
      <w:marRight w:val="0"/>
      <w:marTop w:val="0"/>
      <w:marBottom w:val="0"/>
      <w:divBdr>
        <w:top w:val="none" w:sz="0" w:space="0" w:color="auto"/>
        <w:left w:val="none" w:sz="0" w:space="0" w:color="auto"/>
        <w:bottom w:val="none" w:sz="0" w:space="0" w:color="auto"/>
        <w:right w:val="none" w:sz="0" w:space="0" w:color="auto"/>
      </w:divBdr>
    </w:div>
    <w:div w:id="1125123567">
      <w:marLeft w:val="640"/>
      <w:marRight w:val="0"/>
      <w:marTop w:val="0"/>
      <w:marBottom w:val="0"/>
      <w:divBdr>
        <w:top w:val="none" w:sz="0" w:space="0" w:color="auto"/>
        <w:left w:val="none" w:sz="0" w:space="0" w:color="auto"/>
        <w:bottom w:val="none" w:sz="0" w:space="0" w:color="auto"/>
        <w:right w:val="none" w:sz="0" w:space="0" w:color="auto"/>
      </w:divBdr>
    </w:div>
    <w:div w:id="1125390249">
      <w:marLeft w:val="640"/>
      <w:marRight w:val="0"/>
      <w:marTop w:val="0"/>
      <w:marBottom w:val="0"/>
      <w:divBdr>
        <w:top w:val="none" w:sz="0" w:space="0" w:color="auto"/>
        <w:left w:val="none" w:sz="0" w:space="0" w:color="auto"/>
        <w:bottom w:val="none" w:sz="0" w:space="0" w:color="auto"/>
        <w:right w:val="none" w:sz="0" w:space="0" w:color="auto"/>
      </w:divBdr>
    </w:div>
    <w:div w:id="1125538445">
      <w:marLeft w:val="640"/>
      <w:marRight w:val="0"/>
      <w:marTop w:val="0"/>
      <w:marBottom w:val="0"/>
      <w:divBdr>
        <w:top w:val="none" w:sz="0" w:space="0" w:color="auto"/>
        <w:left w:val="none" w:sz="0" w:space="0" w:color="auto"/>
        <w:bottom w:val="none" w:sz="0" w:space="0" w:color="auto"/>
        <w:right w:val="none" w:sz="0" w:space="0" w:color="auto"/>
      </w:divBdr>
    </w:div>
    <w:div w:id="1125654241">
      <w:marLeft w:val="640"/>
      <w:marRight w:val="0"/>
      <w:marTop w:val="0"/>
      <w:marBottom w:val="0"/>
      <w:divBdr>
        <w:top w:val="none" w:sz="0" w:space="0" w:color="auto"/>
        <w:left w:val="none" w:sz="0" w:space="0" w:color="auto"/>
        <w:bottom w:val="none" w:sz="0" w:space="0" w:color="auto"/>
        <w:right w:val="none" w:sz="0" w:space="0" w:color="auto"/>
      </w:divBdr>
    </w:div>
    <w:div w:id="1125663007">
      <w:marLeft w:val="640"/>
      <w:marRight w:val="0"/>
      <w:marTop w:val="0"/>
      <w:marBottom w:val="0"/>
      <w:divBdr>
        <w:top w:val="none" w:sz="0" w:space="0" w:color="auto"/>
        <w:left w:val="none" w:sz="0" w:space="0" w:color="auto"/>
        <w:bottom w:val="none" w:sz="0" w:space="0" w:color="auto"/>
        <w:right w:val="none" w:sz="0" w:space="0" w:color="auto"/>
      </w:divBdr>
    </w:div>
    <w:div w:id="1125663309">
      <w:marLeft w:val="640"/>
      <w:marRight w:val="0"/>
      <w:marTop w:val="0"/>
      <w:marBottom w:val="0"/>
      <w:divBdr>
        <w:top w:val="none" w:sz="0" w:space="0" w:color="auto"/>
        <w:left w:val="none" w:sz="0" w:space="0" w:color="auto"/>
        <w:bottom w:val="none" w:sz="0" w:space="0" w:color="auto"/>
        <w:right w:val="none" w:sz="0" w:space="0" w:color="auto"/>
      </w:divBdr>
    </w:div>
    <w:div w:id="1125732937">
      <w:marLeft w:val="640"/>
      <w:marRight w:val="0"/>
      <w:marTop w:val="0"/>
      <w:marBottom w:val="0"/>
      <w:divBdr>
        <w:top w:val="none" w:sz="0" w:space="0" w:color="auto"/>
        <w:left w:val="none" w:sz="0" w:space="0" w:color="auto"/>
        <w:bottom w:val="none" w:sz="0" w:space="0" w:color="auto"/>
        <w:right w:val="none" w:sz="0" w:space="0" w:color="auto"/>
      </w:divBdr>
    </w:div>
    <w:div w:id="1125850712">
      <w:marLeft w:val="640"/>
      <w:marRight w:val="0"/>
      <w:marTop w:val="0"/>
      <w:marBottom w:val="0"/>
      <w:divBdr>
        <w:top w:val="none" w:sz="0" w:space="0" w:color="auto"/>
        <w:left w:val="none" w:sz="0" w:space="0" w:color="auto"/>
        <w:bottom w:val="none" w:sz="0" w:space="0" w:color="auto"/>
        <w:right w:val="none" w:sz="0" w:space="0" w:color="auto"/>
      </w:divBdr>
    </w:div>
    <w:div w:id="1125851622">
      <w:marLeft w:val="640"/>
      <w:marRight w:val="0"/>
      <w:marTop w:val="0"/>
      <w:marBottom w:val="0"/>
      <w:divBdr>
        <w:top w:val="none" w:sz="0" w:space="0" w:color="auto"/>
        <w:left w:val="none" w:sz="0" w:space="0" w:color="auto"/>
        <w:bottom w:val="none" w:sz="0" w:space="0" w:color="auto"/>
        <w:right w:val="none" w:sz="0" w:space="0" w:color="auto"/>
      </w:divBdr>
    </w:div>
    <w:div w:id="1125856699">
      <w:marLeft w:val="640"/>
      <w:marRight w:val="0"/>
      <w:marTop w:val="0"/>
      <w:marBottom w:val="0"/>
      <w:divBdr>
        <w:top w:val="none" w:sz="0" w:space="0" w:color="auto"/>
        <w:left w:val="none" w:sz="0" w:space="0" w:color="auto"/>
        <w:bottom w:val="none" w:sz="0" w:space="0" w:color="auto"/>
        <w:right w:val="none" w:sz="0" w:space="0" w:color="auto"/>
      </w:divBdr>
    </w:div>
    <w:div w:id="1125925824">
      <w:marLeft w:val="640"/>
      <w:marRight w:val="0"/>
      <w:marTop w:val="0"/>
      <w:marBottom w:val="0"/>
      <w:divBdr>
        <w:top w:val="none" w:sz="0" w:space="0" w:color="auto"/>
        <w:left w:val="none" w:sz="0" w:space="0" w:color="auto"/>
        <w:bottom w:val="none" w:sz="0" w:space="0" w:color="auto"/>
        <w:right w:val="none" w:sz="0" w:space="0" w:color="auto"/>
      </w:divBdr>
    </w:div>
    <w:div w:id="1125930425">
      <w:marLeft w:val="640"/>
      <w:marRight w:val="0"/>
      <w:marTop w:val="0"/>
      <w:marBottom w:val="0"/>
      <w:divBdr>
        <w:top w:val="none" w:sz="0" w:space="0" w:color="auto"/>
        <w:left w:val="none" w:sz="0" w:space="0" w:color="auto"/>
        <w:bottom w:val="none" w:sz="0" w:space="0" w:color="auto"/>
        <w:right w:val="none" w:sz="0" w:space="0" w:color="auto"/>
      </w:divBdr>
    </w:div>
    <w:div w:id="1126123222">
      <w:marLeft w:val="640"/>
      <w:marRight w:val="0"/>
      <w:marTop w:val="0"/>
      <w:marBottom w:val="0"/>
      <w:divBdr>
        <w:top w:val="none" w:sz="0" w:space="0" w:color="auto"/>
        <w:left w:val="none" w:sz="0" w:space="0" w:color="auto"/>
        <w:bottom w:val="none" w:sz="0" w:space="0" w:color="auto"/>
        <w:right w:val="none" w:sz="0" w:space="0" w:color="auto"/>
      </w:divBdr>
    </w:div>
    <w:div w:id="1126124503">
      <w:marLeft w:val="640"/>
      <w:marRight w:val="0"/>
      <w:marTop w:val="0"/>
      <w:marBottom w:val="0"/>
      <w:divBdr>
        <w:top w:val="none" w:sz="0" w:space="0" w:color="auto"/>
        <w:left w:val="none" w:sz="0" w:space="0" w:color="auto"/>
        <w:bottom w:val="none" w:sz="0" w:space="0" w:color="auto"/>
        <w:right w:val="none" w:sz="0" w:space="0" w:color="auto"/>
      </w:divBdr>
    </w:div>
    <w:div w:id="1126237298">
      <w:marLeft w:val="640"/>
      <w:marRight w:val="0"/>
      <w:marTop w:val="0"/>
      <w:marBottom w:val="0"/>
      <w:divBdr>
        <w:top w:val="none" w:sz="0" w:space="0" w:color="auto"/>
        <w:left w:val="none" w:sz="0" w:space="0" w:color="auto"/>
        <w:bottom w:val="none" w:sz="0" w:space="0" w:color="auto"/>
        <w:right w:val="none" w:sz="0" w:space="0" w:color="auto"/>
      </w:divBdr>
    </w:div>
    <w:div w:id="1126315964">
      <w:marLeft w:val="640"/>
      <w:marRight w:val="0"/>
      <w:marTop w:val="0"/>
      <w:marBottom w:val="0"/>
      <w:divBdr>
        <w:top w:val="none" w:sz="0" w:space="0" w:color="auto"/>
        <w:left w:val="none" w:sz="0" w:space="0" w:color="auto"/>
        <w:bottom w:val="none" w:sz="0" w:space="0" w:color="auto"/>
        <w:right w:val="none" w:sz="0" w:space="0" w:color="auto"/>
      </w:divBdr>
    </w:div>
    <w:div w:id="1126436222">
      <w:marLeft w:val="640"/>
      <w:marRight w:val="0"/>
      <w:marTop w:val="0"/>
      <w:marBottom w:val="0"/>
      <w:divBdr>
        <w:top w:val="none" w:sz="0" w:space="0" w:color="auto"/>
        <w:left w:val="none" w:sz="0" w:space="0" w:color="auto"/>
        <w:bottom w:val="none" w:sz="0" w:space="0" w:color="auto"/>
        <w:right w:val="none" w:sz="0" w:space="0" w:color="auto"/>
      </w:divBdr>
    </w:div>
    <w:div w:id="1126436338">
      <w:marLeft w:val="640"/>
      <w:marRight w:val="0"/>
      <w:marTop w:val="0"/>
      <w:marBottom w:val="0"/>
      <w:divBdr>
        <w:top w:val="none" w:sz="0" w:space="0" w:color="auto"/>
        <w:left w:val="none" w:sz="0" w:space="0" w:color="auto"/>
        <w:bottom w:val="none" w:sz="0" w:space="0" w:color="auto"/>
        <w:right w:val="none" w:sz="0" w:space="0" w:color="auto"/>
      </w:divBdr>
    </w:div>
    <w:div w:id="1126460259">
      <w:marLeft w:val="640"/>
      <w:marRight w:val="0"/>
      <w:marTop w:val="0"/>
      <w:marBottom w:val="0"/>
      <w:divBdr>
        <w:top w:val="none" w:sz="0" w:space="0" w:color="auto"/>
        <w:left w:val="none" w:sz="0" w:space="0" w:color="auto"/>
        <w:bottom w:val="none" w:sz="0" w:space="0" w:color="auto"/>
        <w:right w:val="none" w:sz="0" w:space="0" w:color="auto"/>
      </w:divBdr>
    </w:div>
    <w:div w:id="1126505519">
      <w:marLeft w:val="640"/>
      <w:marRight w:val="0"/>
      <w:marTop w:val="0"/>
      <w:marBottom w:val="0"/>
      <w:divBdr>
        <w:top w:val="none" w:sz="0" w:space="0" w:color="auto"/>
        <w:left w:val="none" w:sz="0" w:space="0" w:color="auto"/>
        <w:bottom w:val="none" w:sz="0" w:space="0" w:color="auto"/>
        <w:right w:val="none" w:sz="0" w:space="0" w:color="auto"/>
      </w:divBdr>
    </w:div>
    <w:div w:id="1126506034">
      <w:marLeft w:val="640"/>
      <w:marRight w:val="0"/>
      <w:marTop w:val="0"/>
      <w:marBottom w:val="0"/>
      <w:divBdr>
        <w:top w:val="none" w:sz="0" w:space="0" w:color="auto"/>
        <w:left w:val="none" w:sz="0" w:space="0" w:color="auto"/>
        <w:bottom w:val="none" w:sz="0" w:space="0" w:color="auto"/>
        <w:right w:val="none" w:sz="0" w:space="0" w:color="auto"/>
      </w:divBdr>
    </w:div>
    <w:div w:id="1126578895">
      <w:marLeft w:val="640"/>
      <w:marRight w:val="0"/>
      <w:marTop w:val="0"/>
      <w:marBottom w:val="0"/>
      <w:divBdr>
        <w:top w:val="none" w:sz="0" w:space="0" w:color="auto"/>
        <w:left w:val="none" w:sz="0" w:space="0" w:color="auto"/>
        <w:bottom w:val="none" w:sz="0" w:space="0" w:color="auto"/>
        <w:right w:val="none" w:sz="0" w:space="0" w:color="auto"/>
      </w:divBdr>
    </w:div>
    <w:div w:id="1126654677">
      <w:marLeft w:val="640"/>
      <w:marRight w:val="0"/>
      <w:marTop w:val="0"/>
      <w:marBottom w:val="0"/>
      <w:divBdr>
        <w:top w:val="none" w:sz="0" w:space="0" w:color="auto"/>
        <w:left w:val="none" w:sz="0" w:space="0" w:color="auto"/>
        <w:bottom w:val="none" w:sz="0" w:space="0" w:color="auto"/>
        <w:right w:val="none" w:sz="0" w:space="0" w:color="auto"/>
      </w:divBdr>
    </w:div>
    <w:div w:id="1126698965">
      <w:marLeft w:val="640"/>
      <w:marRight w:val="0"/>
      <w:marTop w:val="0"/>
      <w:marBottom w:val="0"/>
      <w:divBdr>
        <w:top w:val="none" w:sz="0" w:space="0" w:color="auto"/>
        <w:left w:val="none" w:sz="0" w:space="0" w:color="auto"/>
        <w:bottom w:val="none" w:sz="0" w:space="0" w:color="auto"/>
        <w:right w:val="none" w:sz="0" w:space="0" w:color="auto"/>
      </w:divBdr>
    </w:div>
    <w:div w:id="1126702776">
      <w:marLeft w:val="640"/>
      <w:marRight w:val="0"/>
      <w:marTop w:val="0"/>
      <w:marBottom w:val="0"/>
      <w:divBdr>
        <w:top w:val="none" w:sz="0" w:space="0" w:color="auto"/>
        <w:left w:val="none" w:sz="0" w:space="0" w:color="auto"/>
        <w:bottom w:val="none" w:sz="0" w:space="0" w:color="auto"/>
        <w:right w:val="none" w:sz="0" w:space="0" w:color="auto"/>
      </w:divBdr>
    </w:div>
    <w:div w:id="1126704251">
      <w:marLeft w:val="640"/>
      <w:marRight w:val="0"/>
      <w:marTop w:val="0"/>
      <w:marBottom w:val="0"/>
      <w:divBdr>
        <w:top w:val="none" w:sz="0" w:space="0" w:color="auto"/>
        <w:left w:val="none" w:sz="0" w:space="0" w:color="auto"/>
        <w:bottom w:val="none" w:sz="0" w:space="0" w:color="auto"/>
        <w:right w:val="none" w:sz="0" w:space="0" w:color="auto"/>
      </w:divBdr>
    </w:div>
    <w:div w:id="1126772909">
      <w:marLeft w:val="640"/>
      <w:marRight w:val="0"/>
      <w:marTop w:val="0"/>
      <w:marBottom w:val="0"/>
      <w:divBdr>
        <w:top w:val="none" w:sz="0" w:space="0" w:color="auto"/>
        <w:left w:val="none" w:sz="0" w:space="0" w:color="auto"/>
        <w:bottom w:val="none" w:sz="0" w:space="0" w:color="auto"/>
        <w:right w:val="none" w:sz="0" w:space="0" w:color="auto"/>
      </w:divBdr>
    </w:div>
    <w:div w:id="1126775432">
      <w:marLeft w:val="640"/>
      <w:marRight w:val="0"/>
      <w:marTop w:val="0"/>
      <w:marBottom w:val="0"/>
      <w:divBdr>
        <w:top w:val="none" w:sz="0" w:space="0" w:color="auto"/>
        <w:left w:val="none" w:sz="0" w:space="0" w:color="auto"/>
        <w:bottom w:val="none" w:sz="0" w:space="0" w:color="auto"/>
        <w:right w:val="none" w:sz="0" w:space="0" w:color="auto"/>
      </w:divBdr>
    </w:div>
    <w:div w:id="1126971213">
      <w:bodyDiv w:val="1"/>
      <w:marLeft w:val="0"/>
      <w:marRight w:val="0"/>
      <w:marTop w:val="0"/>
      <w:marBottom w:val="0"/>
      <w:divBdr>
        <w:top w:val="none" w:sz="0" w:space="0" w:color="auto"/>
        <w:left w:val="none" w:sz="0" w:space="0" w:color="auto"/>
        <w:bottom w:val="none" w:sz="0" w:space="0" w:color="auto"/>
        <w:right w:val="none" w:sz="0" w:space="0" w:color="auto"/>
      </w:divBdr>
    </w:div>
    <w:div w:id="1127049635">
      <w:marLeft w:val="640"/>
      <w:marRight w:val="0"/>
      <w:marTop w:val="0"/>
      <w:marBottom w:val="0"/>
      <w:divBdr>
        <w:top w:val="none" w:sz="0" w:space="0" w:color="auto"/>
        <w:left w:val="none" w:sz="0" w:space="0" w:color="auto"/>
        <w:bottom w:val="none" w:sz="0" w:space="0" w:color="auto"/>
        <w:right w:val="none" w:sz="0" w:space="0" w:color="auto"/>
      </w:divBdr>
    </w:div>
    <w:div w:id="1127116267">
      <w:marLeft w:val="640"/>
      <w:marRight w:val="0"/>
      <w:marTop w:val="0"/>
      <w:marBottom w:val="0"/>
      <w:divBdr>
        <w:top w:val="none" w:sz="0" w:space="0" w:color="auto"/>
        <w:left w:val="none" w:sz="0" w:space="0" w:color="auto"/>
        <w:bottom w:val="none" w:sz="0" w:space="0" w:color="auto"/>
        <w:right w:val="none" w:sz="0" w:space="0" w:color="auto"/>
      </w:divBdr>
    </w:div>
    <w:div w:id="1127309582">
      <w:marLeft w:val="640"/>
      <w:marRight w:val="0"/>
      <w:marTop w:val="0"/>
      <w:marBottom w:val="0"/>
      <w:divBdr>
        <w:top w:val="none" w:sz="0" w:space="0" w:color="auto"/>
        <w:left w:val="none" w:sz="0" w:space="0" w:color="auto"/>
        <w:bottom w:val="none" w:sz="0" w:space="0" w:color="auto"/>
        <w:right w:val="none" w:sz="0" w:space="0" w:color="auto"/>
      </w:divBdr>
    </w:div>
    <w:div w:id="1127316107">
      <w:marLeft w:val="640"/>
      <w:marRight w:val="0"/>
      <w:marTop w:val="0"/>
      <w:marBottom w:val="0"/>
      <w:divBdr>
        <w:top w:val="none" w:sz="0" w:space="0" w:color="auto"/>
        <w:left w:val="none" w:sz="0" w:space="0" w:color="auto"/>
        <w:bottom w:val="none" w:sz="0" w:space="0" w:color="auto"/>
        <w:right w:val="none" w:sz="0" w:space="0" w:color="auto"/>
      </w:divBdr>
    </w:div>
    <w:div w:id="1127434853">
      <w:marLeft w:val="640"/>
      <w:marRight w:val="0"/>
      <w:marTop w:val="0"/>
      <w:marBottom w:val="0"/>
      <w:divBdr>
        <w:top w:val="none" w:sz="0" w:space="0" w:color="auto"/>
        <w:left w:val="none" w:sz="0" w:space="0" w:color="auto"/>
        <w:bottom w:val="none" w:sz="0" w:space="0" w:color="auto"/>
        <w:right w:val="none" w:sz="0" w:space="0" w:color="auto"/>
      </w:divBdr>
    </w:div>
    <w:div w:id="1127547064">
      <w:marLeft w:val="640"/>
      <w:marRight w:val="0"/>
      <w:marTop w:val="0"/>
      <w:marBottom w:val="0"/>
      <w:divBdr>
        <w:top w:val="none" w:sz="0" w:space="0" w:color="auto"/>
        <w:left w:val="none" w:sz="0" w:space="0" w:color="auto"/>
        <w:bottom w:val="none" w:sz="0" w:space="0" w:color="auto"/>
        <w:right w:val="none" w:sz="0" w:space="0" w:color="auto"/>
      </w:divBdr>
    </w:div>
    <w:div w:id="1127548204">
      <w:marLeft w:val="640"/>
      <w:marRight w:val="0"/>
      <w:marTop w:val="0"/>
      <w:marBottom w:val="0"/>
      <w:divBdr>
        <w:top w:val="none" w:sz="0" w:space="0" w:color="auto"/>
        <w:left w:val="none" w:sz="0" w:space="0" w:color="auto"/>
        <w:bottom w:val="none" w:sz="0" w:space="0" w:color="auto"/>
        <w:right w:val="none" w:sz="0" w:space="0" w:color="auto"/>
      </w:divBdr>
    </w:div>
    <w:div w:id="1127621172">
      <w:marLeft w:val="640"/>
      <w:marRight w:val="0"/>
      <w:marTop w:val="0"/>
      <w:marBottom w:val="0"/>
      <w:divBdr>
        <w:top w:val="none" w:sz="0" w:space="0" w:color="auto"/>
        <w:left w:val="none" w:sz="0" w:space="0" w:color="auto"/>
        <w:bottom w:val="none" w:sz="0" w:space="0" w:color="auto"/>
        <w:right w:val="none" w:sz="0" w:space="0" w:color="auto"/>
      </w:divBdr>
    </w:div>
    <w:div w:id="1127622913">
      <w:marLeft w:val="640"/>
      <w:marRight w:val="0"/>
      <w:marTop w:val="0"/>
      <w:marBottom w:val="0"/>
      <w:divBdr>
        <w:top w:val="none" w:sz="0" w:space="0" w:color="auto"/>
        <w:left w:val="none" w:sz="0" w:space="0" w:color="auto"/>
        <w:bottom w:val="none" w:sz="0" w:space="0" w:color="auto"/>
        <w:right w:val="none" w:sz="0" w:space="0" w:color="auto"/>
      </w:divBdr>
    </w:div>
    <w:div w:id="1127627473">
      <w:marLeft w:val="640"/>
      <w:marRight w:val="0"/>
      <w:marTop w:val="0"/>
      <w:marBottom w:val="0"/>
      <w:divBdr>
        <w:top w:val="none" w:sz="0" w:space="0" w:color="auto"/>
        <w:left w:val="none" w:sz="0" w:space="0" w:color="auto"/>
        <w:bottom w:val="none" w:sz="0" w:space="0" w:color="auto"/>
        <w:right w:val="none" w:sz="0" w:space="0" w:color="auto"/>
      </w:divBdr>
    </w:div>
    <w:div w:id="1127704692">
      <w:marLeft w:val="640"/>
      <w:marRight w:val="0"/>
      <w:marTop w:val="0"/>
      <w:marBottom w:val="0"/>
      <w:divBdr>
        <w:top w:val="none" w:sz="0" w:space="0" w:color="auto"/>
        <w:left w:val="none" w:sz="0" w:space="0" w:color="auto"/>
        <w:bottom w:val="none" w:sz="0" w:space="0" w:color="auto"/>
        <w:right w:val="none" w:sz="0" w:space="0" w:color="auto"/>
      </w:divBdr>
    </w:div>
    <w:div w:id="1127776161">
      <w:marLeft w:val="640"/>
      <w:marRight w:val="0"/>
      <w:marTop w:val="0"/>
      <w:marBottom w:val="0"/>
      <w:divBdr>
        <w:top w:val="none" w:sz="0" w:space="0" w:color="auto"/>
        <w:left w:val="none" w:sz="0" w:space="0" w:color="auto"/>
        <w:bottom w:val="none" w:sz="0" w:space="0" w:color="auto"/>
        <w:right w:val="none" w:sz="0" w:space="0" w:color="auto"/>
      </w:divBdr>
    </w:div>
    <w:div w:id="1127892985">
      <w:marLeft w:val="640"/>
      <w:marRight w:val="0"/>
      <w:marTop w:val="0"/>
      <w:marBottom w:val="0"/>
      <w:divBdr>
        <w:top w:val="none" w:sz="0" w:space="0" w:color="auto"/>
        <w:left w:val="none" w:sz="0" w:space="0" w:color="auto"/>
        <w:bottom w:val="none" w:sz="0" w:space="0" w:color="auto"/>
        <w:right w:val="none" w:sz="0" w:space="0" w:color="auto"/>
      </w:divBdr>
    </w:div>
    <w:div w:id="1127969038">
      <w:marLeft w:val="640"/>
      <w:marRight w:val="0"/>
      <w:marTop w:val="0"/>
      <w:marBottom w:val="0"/>
      <w:divBdr>
        <w:top w:val="none" w:sz="0" w:space="0" w:color="auto"/>
        <w:left w:val="none" w:sz="0" w:space="0" w:color="auto"/>
        <w:bottom w:val="none" w:sz="0" w:space="0" w:color="auto"/>
        <w:right w:val="none" w:sz="0" w:space="0" w:color="auto"/>
      </w:divBdr>
    </w:div>
    <w:div w:id="1128006936">
      <w:marLeft w:val="640"/>
      <w:marRight w:val="0"/>
      <w:marTop w:val="0"/>
      <w:marBottom w:val="0"/>
      <w:divBdr>
        <w:top w:val="none" w:sz="0" w:space="0" w:color="auto"/>
        <w:left w:val="none" w:sz="0" w:space="0" w:color="auto"/>
        <w:bottom w:val="none" w:sz="0" w:space="0" w:color="auto"/>
        <w:right w:val="none" w:sz="0" w:space="0" w:color="auto"/>
      </w:divBdr>
    </w:div>
    <w:div w:id="1128010532">
      <w:marLeft w:val="640"/>
      <w:marRight w:val="0"/>
      <w:marTop w:val="0"/>
      <w:marBottom w:val="0"/>
      <w:divBdr>
        <w:top w:val="none" w:sz="0" w:space="0" w:color="auto"/>
        <w:left w:val="none" w:sz="0" w:space="0" w:color="auto"/>
        <w:bottom w:val="none" w:sz="0" w:space="0" w:color="auto"/>
        <w:right w:val="none" w:sz="0" w:space="0" w:color="auto"/>
      </w:divBdr>
    </w:div>
    <w:div w:id="1128011604">
      <w:marLeft w:val="640"/>
      <w:marRight w:val="0"/>
      <w:marTop w:val="0"/>
      <w:marBottom w:val="0"/>
      <w:divBdr>
        <w:top w:val="none" w:sz="0" w:space="0" w:color="auto"/>
        <w:left w:val="none" w:sz="0" w:space="0" w:color="auto"/>
        <w:bottom w:val="none" w:sz="0" w:space="0" w:color="auto"/>
        <w:right w:val="none" w:sz="0" w:space="0" w:color="auto"/>
      </w:divBdr>
    </w:div>
    <w:div w:id="1128013397">
      <w:marLeft w:val="640"/>
      <w:marRight w:val="0"/>
      <w:marTop w:val="0"/>
      <w:marBottom w:val="0"/>
      <w:divBdr>
        <w:top w:val="none" w:sz="0" w:space="0" w:color="auto"/>
        <w:left w:val="none" w:sz="0" w:space="0" w:color="auto"/>
        <w:bottom w:val="none" w:sz="0" w:space="0" w:color="auto"/>
        <w:right w:val="none" w:sz="0" w:space="0" w:color="auto"/>
      </w:divBdr>
    </w:div>
    <w:div w:id="1128090421">
      <w:marLeft w:val="640"/>
      <w:marRight w:val="0"/>
      <w:marTop w:val="0"/>
      <w:marBottom w:val="0"/>
      <w:divBdr>
        <w:top w:val="none" w:sz="0" w:space="0" w:color="auto"/>
        <w:left w:val="none" w:sz="0" w:space="0" w:color="auto"/>
        <w:bottom w:val="none" w:sz="0" w:space="0" w:color="auto"/>
        <w:right w:val="none" w:sz="0" w:space="0" w:color="auto"/>
      </w:divBdr>
    </w:div>
    <w:div w:id="1128157778">
      <w:marLeft w:val="640"/>
      <w:marRight w:val="0"/>
      <w:marTop w:val="0"/>
      <w:marBottom w:val="0"/>
      <w:divBdr>
        <w:top w:val="none" w:sz="0" w:space="0" w:color="auto"/>
        <w:left w:val="none" w:sz="0" w:space="0" w:color="auto"/>
        <w:bottom w:val="none" w:sz="0" w:space="0" w:color="auto"/>
        <w:right w:val="none" w:sz="0" w:space="0" w:color="auto"/>
      </w:divBdr>
    </w:div>
    <w:div w:id="1128162377">
      <w:marLeft w:val="640"/>
      <w:marRight w:val="0"/>
      <w:marTop w:val="0"/>
      <w:marBottom w:val="0"/>
      <w:divBdr>
        <w:top w:val="none" w:sz="0" w:space="0" w:color="auto"/>
        <w:left w:val="none" w:sz="0" w:space="0" w:color="auto"/>
        <w:bottom w:val="none" w:sz="0" w:space="0" w:color="auto"/>
        <w:right w:val="none" w:sz="0" w:space="0" w:color="auto"/>
      </w:divBdr>
    </w:div>
    <w:div w:id="1128165978">
      <w:marLeft w:val="640"/>
      <w:marRight w:val="0"/>
      <w:marTop w:val="0"/>
      <w:marBottom w:val="0"/>
      <w:divBdr>
        <w:top w:val="none" w:sz="0" w:space="0" w:color="auto"/>
        <w:left w:val="none" w:sz="0" w:space="0" w:color="auto"/>
        <w:bottom w:val="none" w:sz="0" w:space="0" w:color="auto"/>
        <w:right w:val="none" w:sz="0" w:space="0" w:color="auto"/>
      </w:divBdr>
    </w:div>
    <w:div w:id="1128207121">
      <w:marLeft w:val="640"/>
      <w:marRight w:val="0"/>
      <w:marTop w:val="0"/>
      <w:marBottom w:val="0"/>
      <w:divBdr>
        <w:top w:val="none" w:sz="0" w:space="0" w:color="auto"/>
        <w:left w:val="none" w:sz="0" w:space="0" w:color="auto"/>
        <w:bottom w:val="none" w:sz="0" w:space="0" w:color="auto"/>
        <w:right w:val="none" w:sz="0" w:space="0" w:color="auto"/>
      </w:divBdr>
    </w:div>
    <w:div w:id="1128234389">
      <w:marLeft w:val="640"/>
      <w:marRight w:val="0"/>
      <w:marTop w:val="0"/>
      <w:marBottom w:val="0"/>
      <w:divBdr>
        <w:top w:val="none" w:sz="0" w:space="0" w:color="auto"/>
        <w:left w:val="none" w:sz="0" w:space="0" w:color="auto"/>
        <w:bottom w:val="none" w:sz="0" w:space="0" w:color="auto"/>
        <w:right w:val="none" w:sz="0" w:space="0" w:color="auto"/>
      </w:divBdr>
    </w:div>
    <w:div w:id="1128278464">
      <w:marLeft w:val="640"/>
      <w:marRight w:val="0"/>
      <w:marTop w:val="0"/>
      <w:marBottom w:val="0"/>
      <w:divBdr>
        <w:top w:val="none" w:sz="0" w:space="0" w:color="auto"/>
        <w:left w:val="none" w:sz="0" w:space="0" w:color="auto"/>
        <w:bottom w:val="none" w:sz="0" w:space="0" w:color="auto"/>
        <w:right w:val="none" w:sz="0" w:space="0" w:color="auto"/>
      </w:divBdr>
    </w:div>
    <w:div w:id="1128280930">
      <w:marLeft w:val="640"/>
      <w:marRight w:val="0"/>
      <w:marTop w:val="0"/>
      <w:marBottom w:val="0"/>
      <w:divBdr>
        <w:top w:val="none" w:sz="0" w:space="0" w:color="auto"/>
        <w:left w:val="none" w:sz="0" w:space="0" w:color="auto"/>
        <w:bottom w:val="none" w:sz="0" w:space="0" w:color="auto"/>
        <w:right w:val="none" w:sz="0" w:space="0" w:color="auto"/>
      </w:divBdr>
    </w:div>
    <w:div w:id="1128353416">
      <w:marLeft w:val="640"/>
      <w:marRight w:val="0"/>
      <w:marTop w:val="0"/>
      <w:marBottom w:val="0"/>
      <w:divBdr>
        <w:top w:val="none" w:sz="0" w:space="0" w:color="auto"/>
        <w:left w:val="none" w:sz="0" w:space="0" w:color="auto"/>
        <w:bottom w:val="none" w:sz="0" w:space="0" w:color="auto"/>
        <w:right w:val="none" w:sz="0" w:space="0" w:color="auto"/>
      </w:divBdr>
    </w:div>
    <w:div w:id="1128354883">
      <w:marLeft w:val="640"/>
      <w:marRight w:val="0"/>
      <w:marTop w:val="0"/>
      <w:marBottom w:val="0"/>
      <w:divBdr>
        <w:top w:val="none" w:sz="0" w:space="0" w:color="auto"/>
        <w:left w:val="none" w:sz="0" w:space="0" w:color="auto"/>
        <w:bottom w:val="none" w:sz="0" w:space="0" w:color="auto"/>
        <w:right w:val="none" w:sz="0" w:space="0" w:color="auto"/>
      </w:divBdr>
    </w:div>
    <w:div w:id="1128469008">
      <w:marLeft w:val="640"/>
      <w:marRight w:val="0"/>
      <w:marTop w:val="0"/>
      <w:marBottom w:val="0"/>
      <w:divBdr>
        <w:top w:val="none" w:sz="0" w:space="0" w:color="auto"/>
        <w:left w:val="none" w:sz="0" w:space="0" w:color="auto"/>
        <w:bottom w:val="none" w:sz="0" w:space="0" w:color="auto"/>
        <w:right w:val="none" w:sz="0" w:space="0" w:color="auto"/>
      </w:divBdr>
    </w:div>
    <w:div w:id="1128469560">
      <w:marLeft w:val="640"/>
      <w:marRight w:val="0"/>
      <w:marTop w:val="0"/>
      <w:marBottom w:val="0"/>
      <w:divBdr>
        <w:top w:val="none" w:sz="0" w:space="0" w:color="auto"/>
        <w:left w:val="none" w:sz="0" w:space="0" w:color="auto"/>
        <w:bottom w:val="none" w:sz="0" w:space="0" w:color="auto"/>
        <w:right w:val="none" w:sz="0" w:space="0" w:color="auto"/>
      </w:divBdr>
    </w:div>
    <w:div w:id="1128545683">
      <w:marLeft w:val="640"/>
      <w:marRight w:val="0"/>
      <w:marTop w:val="0"/>
      <w:marBottom w:val="0"/>
      <w:divBdr>
        <w:top w:val="none" w:sz="0" w:space="0" w:color="auto"/>
        <w:left w:val="none" w:sz="0" w:space="0" w:color="auto"/>
        <w:bottom w:val="none" w:sz="0" w:space="0" w:color="auto"/>
        <w:right w:val="none" w:sz="0" w:space="0" w:color="auto"/>
      </w:divBdr>
    </w:div>
    <w:div w:id="1128623229">
      <w:marLeft w:val="640"/>
      <w:marRight w:val="0"/>
      <w:marTop w:val="0"/>
      <w:marBottom w:val="0"/>
      <w:divBdr>
        <w:top w:val="none" w:sz="0" w:space="0" w:color="auto"/>
        <w:left w:val="none" w:sz="0" w:space="0" w:color="auto"/>
        <w:bottom w:val="none" w:sz="0" w:space="0" w:color="auto"/>
        <w:right w:val="none" w:sz="0" w:space="0" w:color="auto"/>
      </w:divBdr>
    </w:div>
    <w:div w:id="1128821825">
      <w:marLeft w:val="640"/>
      <w:marRight w:val="0"/>
      <w:marTop w:val="0"/>
      <w:marBottom w:val="0"/>
      <w:divBdr>
        <w:top w:val="none" w:sz="0" w:space="0" w:color="auto"/>
        <w:left w:val="none" w:sz="0" w:space="0" w:color="auto"/>
        <w:bottom w:val="none" w:sz="0" w:space="0" w:color="auto"/>
        <w:right w:val="none" w:sz="0" w:space="0" w:color="auto"/>
      </w:divBdr>
    </w:div>
    <w:div w:id="1128862686">
      <w:marLeft w:val="640"/>
      <w:marRight w:val="0"/>
      <w:marTop w:val="0"/>
      <w:marBottom w:val="0"/>
      <w:divBdr>
        <w:top w:val="none" w:sz="0" w:space="0" w:color="auto"/>
        <w:left w:val="none" w:sz="0" w:space="0" w:color="auto"/>
        <w:bottom w:val="none" w:sz="0" w:space="0" w:color="auto"/>
        <w:right w:val="none" w:sz="0" w:space="0" w:color="auto"/>
      </w:divBdr>
    </w:div>
    <w:div w:id="1128937644">
      <w:marLeft w:val="640"/>
      <w:marRight w:val="0"/>
      <w:marTop w:val="0"/>
      <w:marBottom w:val="0"/>
      <w:divBdr>
        <w:top w:val="none" w:sz="0" w:space="0" w:color="auto"/>
        <w:left w:val="none" w:sz="0" w:space="0" w:color="auto"/>
        <w:bottom w:val="none" w:sz="0" w:space="0" w:color="auto"/>
        <w:right w:val="none" w:sz="0" w:space="0" w:color="auto"/>
      </w:divBdr>
    </w:div>
    <w:div w:id="1129008839">
      <w:marLeft w:val="640"/>
      <w:marRight w:val="0"/>
      <w:marTop w:val="0"/>
      <w:marBottom w:val="0"/>
      <w:divBdr>
        <w:top w:val="none" w:sz="0" w:space="0" w:color="auto"/>
        <w:left w:val="none" w:sz="0" w:space="0" w:color="auto"/>
        <w:bottom w:val="none" w:sz="0" w:space="0" w:color="auto"/>
        <w:right w:val="none" w:sz="0" w:space="0" w:color="auto"/>
      </w:divBdr>
    </w:div>
    <w:div w:id="1129015757">
      <w:marLeft w:val="640"/>
      <w:marRight w:val="0"/>
      <w:marTop w:val="0"/>
      <w:marBottom w:val="0"/>
      <w:divBdr>
        <w:top w:val="none" w:sz="0" w:space="0" w:color="auto"/>
        <w:left w:val="none" w:sz="0" w:space="0" w:color="auto"/>
        <w:bottom w:val="none" w:sz="0" w:space="0" w:color="auto"/>
        <w:right w:val="none" w:sz="0" w:space="0" w:color="auto"/>
      </w:divBdr>
    </w:div>
    <w:div w:id="1129086447">
      <w:marLeft w:val="640"/>
      <w:marRight w:val="0"/>
      <w:marTop w:val="0"/>
      <w:marBottom w:val="0"/>
      <w:divBdr>
        <w:top w:val="none" w:sz="0" w:space="0" w:color="auto"/>
        <w:left w:val="none" w:sz="0" w:space="0" w:color="auto"/>
        <w:bottom w:val="none" w:sz="0" w:space="0" w:color="auto"/>
        <w:right w:val="none" w:sz="0" w:space="0" w:color="auto"/>
      </w:divBdr>
    </w:div>
    <w:div w:id="1129201005">
      <w:marLeft w:val="640"/>
      <w:marRight w:val="0"/>
      <w:marTop w:val="0"/>
      <w:marBottom w:val="0"/>
      <w:divBdr>
        <w:top w:val="none" w:sz="0" w:space="0" w:color="auto"/>
        <w:left w:val="none" w:sz="0" w:space="0" w:color="auto"/>
        <w:bottom w:val="none" w:sz="0" w:space="0" w:color="auto"/>
        <w:right w:val="none" w:sz="0" w:space="0" w:color="auto"/>
      </w:divBdr>
    </w:div>
    <w:div w:id="1129207425">
      <w:marLeft w:val="640"/>
      <w:marRight w:val="0"/>
      <w:marTop w:val="0"/>
      <w:marBottom w:val="0"/>
      <w:divBdr>
        <w:top w:val="none" w:sz="0" w:space="0" w:color="auto"/>
        <w:left w:val="none" w:sz="0" w:space="0" w:color="auto"/>
        <w:bottom w:val="none" w:sz="0" w:space="0" w:color="auto"/>
        <w:right w:val="none" w:sz="0" w:space="0" w:color="auto"/>
      </w:divBdr>
    </w:div>
    <w:div w:id="1129280694">
      <w:marLeft w:val="640"/>
      <w:marRight w:val="0"/>
      <w:marTop w:val="0"/>
      <w:marBottom w:val="0"/>
      <w:divBdr>
        <w:top w:val="none" w:sz="0" w:space="0" w:color="auto"/>
        <w:left w:val="none" w:sz="0" w:space="0" w:color="auto"/>
        <w:bottom w:val="none" w:sz="0" w:space="0" w:color="auto"/>
        <w:right w:val="none" w:sz="0" w:space="0" w:color="auto"/>
      </w:divBdr>
    </w:div>
    <w:div w:id="1129280989">
      <w:marLeft w:val="640"/>
      <w:marRight w:val="0"/>
      <w:marTop w:val="0"/>
      <w:marBottom w:val="0"/>
      <w:divBdr>
        <w:top w:val="none" w:sz="0" w:space="0" w:color="auto"/>
        <w:left w:val="none" w:sz="0" w:space="0" w:color="auto"/>
        <w:bottom w:val="none" w:sz="0" w:space="0" w:color="auto"/>
        <w:right w:val="none" w:sz="0" w:space="0" w:color="auto"/>
      </w:divBdr>
    </w:div>
    <w:div w:id="1129319377">
      <w:marLeft w:val="640"/>
      <w:marRight w:val="0"/>
      <w:marTop w:val="0"/>
      <w:marBottom w:val="0"/>
      <w:divBdr>
        <w:top w:val="none" w:sz="0" w:space="0" w:color="auto"/>
        <w:left w:val="none" w:sz="0" w:space="0" w:color="auto"/>
        <w:bottom w:val="none" w:sz="0" w:space="0" w:color="auto"/>
        <w:right w:val="none" w:sz="0" w:space="0" w:color="auto"/>
      </w:divBdr>
    </w:div>
    <w:div w:id="1129323850">
      <w:marLeft w:val="640"/>
      <w:marRight w:val="0"/>
      <w:marTop w:val="0"/>
      <w:marBottom w:val="0"/>
      <w:divBdr>
        <w:top w:val="none" w:sz="0" w:space="0" w:color="auto"/>
        <w:left w:val="none" w:sz="0" w:space="0" w:color="auto"/>
        <w:bottom w:val="none" w:sz="0" w:space="0" w:color="auto"/>
        <w:right w:val="none" w:sz="0" w:space="0" w:color="auto"/>
      </w:divBdr>
    </w:div>
    <w:div w:id="1129395964">
      <w:marLeft w:val="640"/>
      <w:marRight w:val="0"/>
      <w:marTop w:val="0"/>
      <w:marBottom w:val="0"/>
      <w:divBdr>
        <w:top w:val="none" w:sz="0" w:space="0" w:color="auto"/>
        <w:left w:val="none" w:sz="0" w:space="0" w:color="auto"/>
        <w:bottom w:val="none" w:sz="0" w:space="0" w:color="auto"/>
        <w:right w:val="none" w:sz="0" w:space="0" w:color="auto"/>
      </w:divBdr>
    </w:div>
    <w:div w:id="1129468794">
      <w:marLeft w:val="640"/>
      <w:marRight w:val="0"/>
      <w:marTop w:val="0"/>
      <w:marBottom w:val="0"/>
      <w:divBdr>
        <w:top w:val="none" w:sz="0" w:space="0" w:color="auto"/>
        <w:left w:val="none" w:sz="0" w:space="0" w:color="auto"/>
        <w:bottom w:val="none" w:sz="0" w:space="0" w:color="auto"/>
        <w:right w:val="none" w:sz="0" w:space="0" w:color="auto"/>
      </w:divBdr>
    </w:div>
    <w:div w:id="1129469672">
      <w:marLeft w:val="640"/>
      <w:marRight w:val="0"/>
      <w:marTop w:val="0"/>
      <w:marBottom w:val="0"/>
      <w:divBdr>
        <w:top w:val="none" w:sz="0" w:space="0" w:color="auto"/>
        <w:left w:val="none" w:sz="0" w:space="0" w:color="auto"/>
        <w:bottom w:val="none" w:sz="0" w:space="0" w:color="auto"/>
        <w:right w:val="none" w:sz="0" w:space="0" w:color="auto"/>
      </w:divBdr>
    </w:div>
    <w:div w:id="1129474377">
      <w:marLeft w:val="640"/>
      <w:marRight w:val="0"/>
      <w:marTop w:val="0"/>
      <w:marBottom w:val="0"/>
      <w:divBdr>
        <w:top w:val="none" w:sz="0" w:space="0" w:color="auto"/>
        <w:left w:val="none" w:sz="0" w:space="0" w:color="auto"/>
        <w:bottom w:val="none" w:sz="0" w:space="0" w:color="auto"/>
        <w:right w:val="none" w:sz="0" w:space="0" w:color="auto"/>
      </w:divBdr>
    </w:div>
    <w:div w:id="1129475673">
      <w:marLeft w:val="640"/>
      <w:marRight w:val="0"/>
      <w:marTop w:val="0"/>
      <w:marBottom w:val="0"/>
      <w:divBdr>
        <w:top w:val="none" w:sz="0" w:space="0" w:color="auto"/>
        <w:left w:val="none" w:sz="0" w:space="0" w:color="auto"/>
        <w:bottom w:val="none" w:sz="0" w:space="0" w:color="auto"/>
        <w:right w:val="none" w:sz="0" w:space="0" w:color="auto"/>
      </w:divBdr>
    </w:div>
    <w:div w:id="1129476519">
      <w:marLeft w:val="640"/>
      <w:marRight w:val="0"/>
      <w:marTop w:val="0"/>
      <w:marBottom w:val="0"/>
      <w:divBdr>
        <w:top w:val="none" w:sz="0" w:space="0" w:color="auto"/>
        <w:left w:val="none" w:sz="0" w:space="0" w:color="auto"/>
        <w:bottom w:val="none" w:sz="0" w:space="0" w:color="auto"/>
        <w:right w:val="none" w:sz="0" w:space="0" w:color="auto"/>
      </w:divBdr>
    </w:div>
    <w:div w:id="1129476900">
      <w:marLeft w:val="640"/>
      <w:marRight w:val="0"/>
      <w:marTop w:val="0"/>
      <w:marBottom w:val="0"/>
      <w:divBdr>
        <w:top w:val="none" w:sz="0" w:space="0" w:color="auto"/>
        <w:left w:val="none" w:sz="0" w:space="0" w:color="auto"/>
        <w:bottom w:val="none" w:sz="0" w:space="0" w:color="auto"/>
        <w:right w:val="none" w:sz="0" w:space="0" w:color="auto"/>
      </w:divBdr>
    </w:div>
    <w:div w:id="1129515493">
      <w:marLeft w:val="640"/>
      <w:marRight w:val="0"/>
      <w:marTop w:val="0"/>
      <w:marBottom w:val="0"/>
      <w:divBdr>
        <w:top w:val="none" w:sz="0" w:space="0" w:color="auto"/>
        <w:left w:val="none" w:sz="0" w:space="0" w:color="auto"/>
        <w:bottom w:val="none" w:sz="0" w:space="0" w:color="auto"/>
        <w:right w:val="none" w:sz="0" w:space="0" w:color="auto"/>
      </w:divBdr>
    </w:div>
    <w:div w:id="1129519780">
      <w:marLeft w:val="640"/>
      <w:marRight w:val="0"/>
      <w:marTop w:val="0"/>
      <w:marBottom w:val="0"/>
      <w:divBdr>
        <w:top w:val="none" w:sz="0" w:space="0" w:color="auto"/>
        <w:left w:val="none" w:sz="0" w:space="0" w:color="auto"/>
        <w:bottom w:val="none" w:sz="0" w:space="0" w:color="auto"/>
        <w:right w:val="none" w:sz="0" w:space="0" w:color="auto"/>
      </w:divBdr>
    </w:div>
    <w:div w:id="1129663620">
      <w:marLeft w:val="640"/>
      <w:marRight w:val="0"/>
      <w:marTop w:val="0"/>
      <w:marBottom w:val="0"/>
      <w:divBdr>
        <w:top w:val="none" w:sz="0" w:space="0" w:color="auto"/>
        <w:left w:val="none" w:sz="0" w:space="0" w:color="auto"/>
        <w:bottom w:val="none" w:sz="0" w:space="0" w:color="auto"/>
        <w:right w:val="none" w:sz="0" w:space="0" w:color="auto"/>
      </w:divBdr>
    </w:div>
    <w:div w:id="1129664534">
      <w:marLeft w:val="640"/>
      <w:marRight w:val="0"/>
      <w:marTop w:val="0"/>
      <w:marBottom w:val="0"/>
      <w:divBdr>
        <w:top w:val="none" w:sz="0" w:space="0" w:color="auto"/>
        <w:left w:val="none" w:sz="0" w:space="0" w:color="auto"/>
        <w:bottom w:val="none" w:sz="0" w:space="0" w:color="auto"/>
        <w:right w:val="none" w:sz="0" w:space="0" w:color="auto"/>
      </w:divBdr>
    </w:div>
    <w:div w:id="1129665451">
      <w:marLeft w:val="640"/>
      <w:marRight w:val="0"/>
      <w:marTop w:val="0"/>
      <w:marBottom w:val="0"/>
      <w:divBdr>
        <w:top w:val="none" w:sz="0" w:space="0" w:color="auto"/>
        <w:left w:val="none" w:sz="0" w:space="0" w:color="auto"/>
        <w:bottom w:val="none" w:sz="0" w:space="0" w:color="auto"/>
        <w:right w:val="none" w:sz="0" w:space="0" w:color="auto"/>
      </w:divBdr>
    </w:div>
    <w:div w:id="1129667862">
      <w:marLeft w:val="640"/>
      <w:marRight w:val="0"/>
      <w:marTop w:val="0"/>
      <w:marBottom w:val="0"/>
      <w:divBdr>
        <w:top w:val="none" w:sz="0" w:space="0" w:color="auto"/>
        <w:left w:val="none" w:sz="0" w:space="0" w:color="auto"/>
        <w:bottom w:val="none" w:sz="0" w:space="0" w:color="auto"/>
        <w:right w:val="none" w:sz="0" w:space="0" w:color="auto"/>
      </w:divBdr>
    </w:div>
    <w:div w:id="1129668268">
      <w:marLeft w:val="640"/>
      <w:marRight w:val="0"/>
      <w:marTop w:val="0"/>
      <w:marBottom w:val="0"/>
      <w:divBdr>
        <w:top w:val="none" w:sz="0" w:space="0" w:color="auto"/>
        <w:left w:val="none" w:sz="0" w:space="0" w:color="auto"/>
        <w:bottom w:val="none" w:sz="0" w:space="0" w:color="auto"/>
        <w:right w:val="none" w:sz="0" w:space="0" w:color="auto"/>
      </w:divBdr>
    </w:div>
    <w:div w:id="1129668699">
      <w:marLeft w:val="640"/>
      <w:marRight w:val="0"/>
      <w:marTop w:val="0"/>
      <w:marBottom w:val="0"/>
      <w:divBdr>
        <w:top w:val="none" w:sz="0" w:space="0" w:color="auto"/>
        <w:left w:val="none" w:sz="0" w:space="0" w:color="auto"/>
        <w:bottom w:val="none" w:sz="0" w:space="0" w:color="auto"/>
        <w:right w:val="none" w:sz="0" w:space="0" w:color="auto"/>
      </w:divBdr>
    </w:div>
    <w:div w:id="1129788687">
      <w:marLeft w:val="640"/>
      <w:marRight w:val="0"/>
      <w:marTop w:val="0"/>
      <w:marBottom w:val="0"/>
      <w:divBdr>
        <w:top w:val="none" w:sz="0" w:space="0" w:color="auto"/>
        <w:left w:val="none" w:sz="0" w:space="0" w:color="auto"/>
        <w:bottom w:val="none" w:sz="0" w:space="0" w:color="auto"/>
        <w:right w:val="none" w:sz="0" w:space="0" w:color="auto"/>
      </w:divBdr>
    </w:div>
    <w:div w:id="1129931784">
      <w:marLeft w:val="640"/>
      <w:marRight w:val="0"/>
      <w:marTop w:val="0"/>
      <w:marBottom w:val="0"/>
      <w:divBdr>
        <w:top w:val="none" w:sz="0" w:space="0" w:color="auto"/>
        <w:left w:val="none" w:sz="0" w:space="0" w:color="auto"/>
        <w:bottom w:val="none" w:sz="0" w:space="0" w:color="auto"/>
        <w:right w:val="none" w:sz="0" w:space="0" w:color="auto"/>
      </w:divBdr>
    </w:div>
    <w:div w:id="1129976092">
      <w:marLeft w:val="640"/>
      <w:marRight w:val="0"/>
      <w:marTop w:val="0"/>
      <w:marBottom w:val="0"/>
      <w:divBdr>
        <w:top w:val="none" w:sz="0" w:space="0" w:color="auto"/>
        <w:left w:val="none" w:sz="0" w:space="0" w:color="auto"/>
        <w:bottom w:val="none" w:sz="0" w:space="0" w:color="auto"/>
        <w:right w:val="none" w:sz="0" w:space="0" w:color="auto"/>
      </w:divBdr>
    </w:div>
    <w:div w:id="1130049937">
      <w:marLeft w:val="640"/>
      <w:marRight w:val="0"/>
      <w:marTop w:val="0"/>
      <w:marBottom w:val="0"/>
      <w:divBdr>
        <w:top w:val="none" w:sz="0" w:space="0" w:color="auto"/>
        <w:left w:val="none" w:sz="0" w:space="0" w:color="auto"/>
        <w:bottom w:val="none" w:sz="0" w:space="0" w:color="auto"/>
        <w:right w:val="none" w:sz="0" w:space="0" w:color="auto"/>
      </w:divBdr>
    </w:div>
    <w:div w:id="1130053650">
      <w:marLeft w:val="640"/>
      <w:marRight w:val="0"/>
      <w:marTop w:val="0"/>
      <w:marBottom w:val="0"/>
      <w:divBdr>
        <w:top w:val="none" w:sz="0" w:space="0" w:color="auto"/>
        <w:left w:val="none" w:sz="0" w:space="0" w:color="auto"/>
        <w:bottom w:val="none" w:sz="0" w:space="0" w:color="auto"/>
        <w:right w:val="none" w:sz="0" w:space="0" w:color="auto"/>
      </w:divBdr>
    </w:div>
    <w:div w:id="1130244812">
      <w:marLeft w:val="640"/>
      <w:marRight w:val="0"/>
      <w:marTop w:val="0"/>
      <w:marBottom w:val="0"/>
      <w:divBdr>
        <w:top w:val="none" w:sz="0" w:space="0" w:color="auto"/>
        <w:left w:val="none" w:sz="0" w:space="0" w:color="auto"/>
        <w:bottom w:val="none" w:sz="0" w:space="0" w:color="auto"/>
        <w:right w:val="none" w:sz="0" w:space="0" w:color="auto"/>
      </w:divBdr>
    </w:div>
    <w:div w:id="1130245635">
      <w:marLeft w:val="640"/>
      <w:marRight w:val="0"/>
      <w:marTop w:val="0"/>
      <w:marBottom w:val="0"/>
      <w:divBdr>
        <w:top w:val="none" w:sz="0" w:space="0" w:color="auto"/>
        <w:left w:val="none" w:sz="0" w:space="0" w:color="auto"/>
        <w:bottom w:val="none" w:sz="0" w:space="0" w:color="auto"/>
        <w:right w:val="none" w:sz="0" w:space="0" w:color="auto"/>
      </w:divBdr>
    </w:div>
    <w:div w:id="1130248503">
      <w:marLeft w:val="640"/>
      <w:marRight w:val="0"/>
      <w:marTop w:val="0"/>
      <w:marBottom w:val="0"/>
      <w:divBdr>
        <w:top w:val="none" w:sz="0" w:space="0" w:color="auto"/>
        <w:left w:val="none" w:sz="0" w:space="0" w:color="auto"/>
        <w:bottom w:val="none" w:sz="0" w:space="0" w:color="auto"/>
        <w:right w:val="none" w:sz="0" w:space="0" w:color="auto"/>
      </w:divBdr>
    </w:div>
    <w:div w:id="1130317018">
      <w:marLeft w:val="640"/>
      <w:marRight w:val="0"/>
      <w:marTop w:val="0"/>
      <w:marBottom w:val="0"/>
      <w:divBdr>
        <w:top w:val="none" w:sz="0" w:space="0" w:color="auto"/>
        <w:left w:val="none" w:sz="0" w:space="0" w:color="auto"/>
        <w:bottom w:val="none" w:sz="0" w:space="0" w:color="auto"/>
        <w:right w:val="none" w:sz="0" w:space="0" w:color="auto"/>
      </w:divBdr>
    </w:div>
    <w:div w:id="1130442576">
      <w:marLeft w:val="640"/>
      <w:marRight w:val="0"/>
      <w:marTop w:val="0"/>
      <w:marBottom w:val="0"/>
      <w:divBdr>
        <w:top w:val="none" w:sz="0" w:space="0" w:color="auto"/>
        <w:left w:val="none" w:sz="0" w:space="0" w:color="auto"/>
        <w:bottom w:val="none" w:sz="0" w:space="0" w:color="auto"/>
        <w:right w:val="none" w:sz="0" w:space="0" w:color="auto"/>
      </w:divBdr>
    </w:div>
    <w:div w:id="1130513418">
      <w:marLeft w:val="640"/>
      <w:marRight w:val="0"/>
      <w:marTop w:val="0"/>
      <w:marBottom w:val="0"/>
      <w:divBdr>
        <w:top w:val="none" w:sz="0" w:space="0" w:color="auto"/>
        <w:left w:val="none" w:sz="0" w:space="0" w:color="auto"/>
        <w:bottom w:val="none" w:sz="0" w:space="0" w:color="auto"/>
        <w:right w:val="none" w:sz="0" w:space="0" w:color="auto"/>
      </w:divBdr>
    </w:div>
    <w:div w:id="1130515077">
      <w:marLeft w:val="640"/>
      <w:marRight w:val="0"/>
      <w:marTop w:val="0"/>
      <w:marBottom w:val="0"/>
      <w:divBdr>
        <w:top w:val="none" w:sz="0" w:space="0" w:color="auto"/>
        <w:left w:val="none" w:sz="0" w:space="0" w:color="auto"/>
        <w:bottom w:val="none" w:sz="0" w:space="0" w:color="auto"/>
        <w:right w:val="none" w:sz="0" w:space="0" w:color="auto"/>
      </w:divBdr>
    </w:div>
    <w:div w:id="1130515299">
      <w:marLeft w:val="640"/>
      <w:marRight w:val="0"/>
      <w:marTop w:val="0"/>
      <w:marBottom w:val="0"/>
      <w:divBdr>
        <w:top w:val="none" w:sz="0" w:space="0" w:color="auto"/>
        <w:left w:val="none" w:sz="0" w:space="0" w:color="auto"/>
        <w:bottom w:val="none" w:sz="0" w:space="0" w:color="auto"/>
        <w:right w:val="none" w:sz="0" w:space="0" w:color="auto"/>
      </w:divBdr>
    </w:div>
    <w:div w:id="1130588432">
      <w:marLeft w:val="640"/>
      <w:marRight w:val="0"/>
      <w:marTop w:val="0"/>
      <w:marBottom w:val="0"/>
      <w:divBdr>
        <w:top w:val="none" w:sz="0" w:space="0" w:color="auto"/>
        <w:left w:val="none" w:sz="0" w:space="0" w:color="auto"/>
        <w:bottom w:val="none" w:sz="0" w:space="0" w:color="auto"/>
        <w:right w:val="none" w:sz="0" w:space="0" w:color="auto"/>
      </w:divBdr>
    </w:div>
    <w:div w:id="1130633628">
      <w:marLeft w:val="640"/>
      <w:marRight w:val="0"/>
      <w:marTop w:val="0"/>
      <w:marBottom w:val="0"/>
      <w:divBdr>
        <w:top w:val="none" w:sz="0" w:space="0" w:color="auto"/>
        <w:left w:val="none" w:sz="0" w:space="0" w:color="auto"/>
        <w:bottom w:val="none" w:sz="0" w:space="0" w:color="auto"/>
        <w:right w:val="none" w:sz="0" w:space="0" w:color="auto"/>
      </w:divBdr>
    </w:div>
    <w:div w:id="1130704470">
      <w:marLeft w:val="640"/>
      <w:marRight w:val="0"/>
      <w:marTop w:val="0"/>
      <w:marBottom w:val="0"/>
      <w:divBdr>
        <w:top w:val="none" w:sz="0" w:space="0" w:color="auto"/>
        <w:left w:val="none" w:sz="0" w:space="0" w:color="auto"/>
        <w:bottom w:val="none" w:sz="0" w:space="0" w:color="auto"/>
        <w:right w:val="none" w:sz="0" w:space="0" w:color="auto"/>
      </w:divBdr>
    </w:div>
    <w:div w:id="1130705145">
      <w:marLeft w:val="640"/>
      <w:marRight w:val="0"/>
      <w:marTop w:val="0"/>
      <w:marBottom w:val="0"/>
      <w:divBdr>
        <w:top w:val="none" w:sz="0" w:space="0" w:color="auto"/>
        <w:left w:val="none" w:sz="0" w:space="0" w:color="auto"/>
        <w:bottom w:val="none" w:sz="0" w:space="0" w:color="auto"/>
        <w:right w:val="none" w:sz="0" w:space="0" w:color="auto"/>
      </w:divBdr>
    </w:div>
    <w:div w:id="1130826258">
      <w:marLeft w:val="640"/>
      <w:marRight w:val="0"/>
      <w:marTop w:val="0"/>
      <w:marBottom w:val="0"/>
      <w:divBdr>
        <w:top w:val="none" w:sz="0" w:space="0" w:color="auto"/>
        <w:left w:val="none" w:sz="0" w:space="0" w:color="auto"/>
        <w:bottom w:val="none" w:sz="0" w:space="0" w:color="auto"/>
        <w:right w:val="none" w:sz="0" w:space="0" w:color="auto"/>
      </w:divBdr>
    </w:div>
    <w:div w:id="1130904439">
      <w:marLeft w:val="640"/>
      <w:marRight w:val="0"/>
      <w:marTop w:val="0"/>
      <w:marBottom w:val="0"/>
      <w:divBdr>
        <w:top w:val="none" w:sz="0" w:space="0" w:color="auto"/>
        <w:left w:val="none" w:sz="0" w:space="0" w:color="auto"/>
        <w:bottom w:val="none" w:sz="0" w:space="0" w:color="auto"/>
        <w:right w:val="none" w:sz="0" w:space="0" w:color="auto"/>
      </w:divBdr>
    </w:div>
    <w:div w:id="1130980339">
      <w:marLeft w:val="640"/>
      <w:marRight w:val="0"/>
      <w:marTop w:val="0"/>
      <w:marBottom w:val="0"/>
      <w:divBdr>
        <w:top w:val="none" w:sz="0" w:space="0" w:color="auto"/>
        <w:left w:val="none" w:sz="0" w:space="0" w:color="auto"/>
        <w:bottom w:val="none" w:sz="0" w:space="0" w:color="auto"/>
        <w:right w:val="none" w:sz="0" w:space="0" w:color="auto"/>
      </w:divBdr>
    </w:div>
    <w:div w:id="1131021611">
      <w:marLeft w:val="640"/>
      <w:marRight w:val="0"/>
      <w:marTop w:val="0"/>
      <w:marBottom w:val="0"/>
      <w:divBdr>
        <w:top w:val="none" w:sz="0" w:space="0" w:color="auto"/>
        <w:left w:val="none" w:sz="0" w:space="0" w:color="auto"/>
        <w:bottom w:val="none" w:sz="0" w:space="0" w:color="auto"/>
        <w:right w:val="none" w:sz="0" w:space="0" w:color="auto"/>
      </w:divBdr>
    </w:div>
    <w:div w:id="1131167653">
      <w:marLeft w:val="640"/>
      <w:marRight w:val="0"/>
      <w:marTop w:val="0"/>
      <w:marBottom w:val="0"/>
      <w:divBdr>
        <w:top w:val="none" w:sz="0" w:space="0" w:color="auto"/>
        <w:left w:val="none" w:sz="0" w:space="0" w:color="auto"/>
        <w:bottom w:val="none" w:sz="0" w:space="0" w:color="auto"/>
        <w:right w:val="none" w:sz="0" w:space="0" w:color="auto"/>
      </w:divBdr>
    </w:div>
    <w:div w:id="1131168384">
      <w:marLeft w:val="640"/>
      <w:marRight w:val="0"/>
      <w:marTop w:val="0"/>
      <w:marBottom w:val="0"/>
      <w:divBdr>
        <w:top w:val="none" w:sz="0" w:space="0" w:color="auto"/>
        <w:left w:val="none" w:sz="0" w:space="0" w:color="auto"/>
        <w:bottom w:val="none" w:sz="0" w:space="0" w:color="auto"/>
        <w:right w:val="none" w:sz="0" w:space="0" w:color="auto"/>
      </w:divBdr>
    </w:div>
    <w:div w:id="1131441250">
      <w:marLeft w:val="640"/>
      <w:marRight w:val="0"/>
      <w:marTop w:val="0"/>
      <w:marBottom w:val="0"/>
      <w:divBdr>
        <w:top w:val="none" w:sz="0" w:space="0" w:color="auto"/>
        <w:left w:val="none" w:sz="0" w:space="0" w:color="auto"/>
        <w:bottom w:val="none" w:sz="0" w:space="0" w:color="auto"/>
        <w:right w:val="none" w:sz="0" w:space="0" w:color="auto"/>
      </w:divBdr>
    </w:div>
    <w:div w:id="1131509652">
      <w:marLeft w:val="640"/>
      <w:marRight w:val="0"/>
      <w:marTop w:val="0"/>
      <w:marBottom w:val="0"/>
      <w:divBdr>
        <w:top w:val="none" w:sz="0" w:space="0" w:color="auto"/>
        <w:left w:val="none" w:sz="0" w:space="0" w:color="auto"/>
        <w:bottom w:val="none" w:sz="0" w:space="0" w:color="auto"/>
        <w:right w:val="none" w:sz="0" w:space="0" w:color="auto"/>
      </w:divBdr>
    </w:div>
    <w:div w:id="1131676376">
      <w:marLeft w:val="640"/>
      <w:marRight w:val="0"/>
      <w:marTop w:val="0"/>
      <w:marBottom w:val="0"/>
      <w:divBdr>
        <w:top w:val="none" w:sz="0" w:space="0" w:color="auto"/>
        <w:left w:val="none" w:sz="0" w:space="0" w:color="auto"/>
        <w:bottom w:val="none" w:sz="0" w:space="0" w:color="auto"/>
        <w:right w:val="none" w:sz="0" w:space="0" w:color="auto"/>
      </w:divBdr>
    </w:div>
    <w:div w:id="1131702399">
      <w:marLeft w:val="640"/>
      <w:marRight w:val="0"/>
      <w:marTop w:val="0"/>
      <w:marBottom w:val="0"/>
      <w:divBdr>
        <w:top w:val="none" w:sz="0" w:space="0" w:color="auto"/>
        <w:left w:val="none" w:sz="0" w:space="0" w:color="auto"/>
        <w:bottom w:val="none" w:sz="0" w:space="0" w:color="auto"/>
        <w:right w:val="none" w:sz="0" w:space="0" w:color="auto"/>
      </w:divBdr>
    </w:div>
    <w:div w:id="1131704941">
      <w:marLeft w:val="640"/>
      <w:marRight w:val="0"/>
      <w:marTop w:val="0"/>
      <w:marBottom w:val="0"/>
      <w:divBdr>
        <w:top w:val="none" w:sz="0" w:space="0" w:color="auto"/>
        <w:left w:val="none" w:sz="0" w:space="0" w:color="auto"/>
        <w:bottom w:val="none" w:sz="0" w:space="0" w:color="auto"/>
        <w:right w:val="none" w:sz="0" w:space="0" w:color="auto"/>
      </w:divBdr>
    </w:div>
    <w:div w:id="1131705974">
      <w:marLeft w:val="640"/>
      <w:marRight w:val="0"/>
      <w:marTop w:val="0"/>
      <w:marBottom w:val="0"/>
      <w:divBdr>
        <w:top w:val="none" w:sz="0" w:space="0" w:color="auto"/>
        <w:left w:val="none" w:sz="0" w:space="0" w:color="auto"/>
        <w:bottom w:val="none" w:sz="0" w:space="0" w:color="auto"/>
        <w:right w:val="none" w:sz="0" w:space="0" w:color="auto"/>
      </w:divBdr>
    </w:div>
    <w:div w:id="1131748859">
      <w:marLeft w:val="640"/>
      <w:marRight w:val="0"/>
      <w:marTop w:val="0"/>
      <w:marBottom w:val="0"/>
      <w:divBdr>
        <w:top w:val="none" w:sz="0" w:space="0" w:color="auto"/>
        <w:left w:val="none" w:sz="0" w:space="0" w:color="auto"/>
        <w:bottom w:val="none" w:sz="0" w:space="0" w:color="auto"/>
        <w:right w:val="none" w:sz="0" w:space="0" w:color="auto"/>
      </w:divBdr>
    </w:div>
    <w:div w:id="1131749497">
      <w:marLeft w:val="640"/>
      <w:marRight w:val="0"/>
      <w:marTop w:val="0"/>
      <w:marBottom w:val="0"/>
      <w:divBdr>
        <w:top w:val="none" w:sz="0" w:space="0" w:color="auto"/>
        <w:left w:val="none" w:sz="0" w:space="0" w:color="auto"/>
        <w:bottom w:val="none" w:sz="0" w:space="0" w:color="auto"/>
        <w:right w:val="none" w:sz="0" w:space="0" w:color="auto"/>
      </w:divBdr>
    </w:div>
    <w:div w:id="1131750132">
      <w:marLeft w:val="640"/>
      <w:marRight w:val="0"/>
      <w:marTop w:val="0"/>
      <w:marBottom w:val="0"/>
      <w:divBdr>
        <w:top w:val="none" w:sz="0" w:space="0" w:color="auto"/>
        <w:left w:val="none" w:sz="0" w:space="0" w:color="auto"/>
        <w:bottom w:val="none" w:sz="0" w:space="0" w:color="auto"/>
        <w:right w:val="none" w:sz="0" w:space="0" w:color="auto"/>
      </w:divBdr>
    </w:div>
    <w:div w:id="1131823802">
      <w:marLeft w:val="640"/>
      <w:marRight w:val="0"/>
      <w:marTop w:val="0"/>
      <w:marBottom w:val="0"/>
      <w:divBdr>
        <w:top w:val="none" w:sz="0" w:space="0" w:color="auto"/>
        <w:left w:val="none" w:sz="0" w:space="0" w:color="auto"/>
        <w:bottom w:val="none" w:sz="0" w:space="0" w:color="auto"/>
        <w:right w:val="none" w:sz="0" w:space="0" w:color="auto"/>
      </w:divBdr>
    </w:div>
    <w:div w:id="1131898012">
      <w:marLeft w:val="640"/>
      <w:marRight w:val="0"/>
      <w:marTop w:val="0"/>
      <w:marBottom w:val="0"/>
      <w:divBdr>
        <w:top w:val="none" w:sz="0" w:space="0" w:color="auto"/>
        <w:left w:val="none" w:sz="0" w:space="0" w:color="auto"/>
        <w:bottom w:val="none" w:sz="0" w:space="0" w:color="auto"/>
        <w:right w:val="none" w:sz="0" w:space="0" w:color="auto"/>
      </w:divBdr>
    </w:div>
    <w:div w:id="1131900184">
      <w:marLeft w:val="640"/>
      <w:marRight w:val="0"/>
      <w:marTop w:val="0"/>
      <w:marBottom w:val="0"/>
      <w:divBdr>
        <w:top w:val="none" w:sz="0" w:space="0" w:color="auto"/>
        <w:left w:val="none" w:sz="0" w:space="0" w:color="auto"/>
        <w:bottom w:val="none" w:sz="0" w:space="0" w:color="auto"/>
        <w:right w:val="none" w:sz="0" w:space="0" w:color="auto"/>
      </w:divBdr>
    </w:div>
    <w:div w:id="1131900651">
      <w:marLeft w:val="640"/>
      <w:marRight w:val="0"/>
      <w:marTop w:val="0"/>
      <w:marBottom w:val="0"/>
      <w:divBdr>
        <w:top w:val="none" w:sz="0" w:space="0" w:color="auto"/>
        <w:left w:val="none" w:sz="0" w:space="0" w:color="auto"/>
        <w:bottom w:val="none" w:sz="0" w:space="0" w:color="auto"/>
        <w:right w:val="none" w:sz="0" w:space="0" w:color="auto"/>
      </w:divBdr>
    </w:div>
    <w:div w:id="1131947479">
      <w:marLeft w:val="640"/>
      <w:marRight w:val="0"/>
      <w:marTop w:val="0"/>
      <w:marBottom w:val="0"/>
      <w:divBdr>
        <w:top w:val="none" w:sz="0" w:space="0" w:color="auto"/>
        <w:left w:val="none" w:sz="0" w:space="0" w:color="auto"/>
        <w:bottom w:val="none" w:sz="0" w:space="0" w:color="auto"/>
        <w:right w:val="none" w:sz="0" w:space="0" w:color="auto"/>
      </w:divBdr>
    </w:div>
    <w:div w:id="1132020957">
      <w:marLeft w:val="640"/>
      <w:marRight w:val="0"/>
      <w:marTop w:val="0"/>
      <w:marBottom w:val="0"/>
      <w:divBdr>
        <w:top w:val="none" w:sz="0" w:space="0" w:color="auto"/>
        <w:left w:val="none" w:sz="0" w:space="0" w:color="auto"/>
        <w:bottom w:val="none" w:sz="0" w:space="0" w:color="auto"/>
        <w:right w:val="none" w:sz="0" w:space="0" w:color="auto"/>
      </w:divBdr>
    </w:div>
    <w:div w:id="1132023138">
      <w:marLeft w:val="640"/>
      <w:marRight w:val="0"/>
      <w:marTop w:val="0"/>
      <w:marBottom w:val="0"/>
      <w:divBdr>
        <w:top w:val="none" w:sz="0" w:space="0" w:color="auto"/>
        <w:left w:val="none" w:sz="0" w:space="0" w:color="auto"/>
        <w:bottom w:val="none" w:sz="0" w:space="0" w:color="auto"/>
        <w:right w:val="none" w:sz="0" w:space="0" w:color="auto"/>
      </w:divBdr>
    </w:div>
    <w:div w:id="1132093723">
      <w:marLeft w:val="640"/>
      <w:marRight w:val="0"/>
      <w:marTop w:val="0"/>
      <w:marBottom w:val="0"/>
      <w:divBdr>
        <w:top w:val="none" w:sz="0" w:space="0" w:color="auto"/>
        <w:left w:val="none" w:sz="0" w:space="0" w:color="auto"/>
        <w:bottom w:val="none" w:sz="0" w:space="0" w:color="auto"/>
        <w:right w:val="none" w:sz="0" w:space="0" w:color="auto"/>
      </w:divBdr>
    </w:div>
    <w:div w:id="1132097804">
      <w:marLeft w:val="640"/>
      <w:marRight w:val="0"/>
      <w:marTop w:val="0"/>
      <w:marBottom w:val="0"/>
      <w:divBdr>
        <w:top w:val="none" w:sz="0" w:space="0" w:color="auto"/>
        <w:left w:val="none" w:sz="0" w:space="0" w:color="auto"/>
        <w:bottom w:val="none" w:sz="0" w:space="0" w:color="auto"/>
        <w:right w:val="none" w:sz="0" w:space="0" w:color="auto"/>
      </w:divBdr>
    </w:div>
    <w:div w:id="1132136500">
      <w:marLeft w:val="640"/>
      <w:marRight w:val="0"/>
      <w:marTop w:val="0"/>
      <w:marBottom w:val="0"/>
      <w:divBdr>
        <w:top w:val="none" w:sz="0" w:space="0" w:color="auto"/>
        <w:left w:val="none" w:sz="0" w:space="0" w:color="auto"/>
        <w:bottom w:val="none" w:sz="0" w:space="0" w:color="auto"/>
        <w:right w:val="none" w:sz="0" w:space="0" w:color="auto"/>
      </w:divBdr>
    </w:div>
    <w:div w:id="1132165418">
      <w:marLeft w:val="640"/>
      <w:marRight w:val="0"/>
      <w:marTop w:val="0"/>
      <w:marBottom w:val="0"/>
      <w:divBdr>
        <w:top w:val="none" w:sz="0" w:space="0" w:color="auto"/>
        <w:left w:val="none" w:sz="0" w:space="0" w:color="auto"/>
        <w:bottom w:val="none" w:sz="0" w:space="0" w:color="auto"/>
        <w:right w:val="none" w:sz="0" w:space="0" w:color="auto"/>
      </w:divBdr>
    </w:div>
    <w:div w:id="1132285853">
      <w:marLeft w:val="640"/>
      <w:marRight w:val="0"/>
      <w:marTop w:val="0"/>
      <w:marBottom w:val="0"/>
      <w:divBdr>
        <w:top w:val="none" w:sz="0" w:space="0" w:color="auto"/>
        <w:left w:val="none" w:sz="0" w:space="0" w:color="auto"/>
        <w:bottom w:val="none" w:sz="0" w:space="0" w:color="auto"/>
        <w:right w:val="none" w:sz="0" w:space="0" w:color="auto"/>
      </w:divBdr>
    </w:div>
    <w:div w:id="1132292100">
      <w:marLeft w:val="640"/>
      <w:marRight w:val="0"/>
      <w:marTop w:val="0"/>
      <w:marBottom w:val="0"/>
      <w:divBdr>
        <w:top w:val="none" w:sz="0" w:space="0" w:color="auto"/>
        <w:left w:val="none" w:sz="0" w:space="0" w:color="auto"/>
        <w:bottom w:val="none" w:sz="0" w:space="0" w:color="auto"/>
        <w:right w:val="none" w:sz="0" w:space="0" w:color="auto"/>
      </w:divBdr>
    </w:div>
    <w:div w:id="1132334494">
      <w:marLeft w:val="640"/>
      <w:marRight w:val="0"/>
      <w:marTop w:val="0"/>
      <w:marBottom w:val="0"/>
      <w:divBdr>
        <w:top w:val="none" w:sz="0" w:space="0" w:color="auto"/>
        <w:left w:val="none" w:sz="0" w:space="0" w:color="auto"/>
        <w:bottom w:val="none" w:sz="0" w:space="0" w:color="auto"/>
        <w:right w:val="none" w:sz="0" w:space="0" w:color="auto"/>
      </w:divBdr>
    </w:div>
    <w:div w:id="1132553665">
      <w:marLeft w:val="640"/>
      <w:marRight w:val="0"/>
      <w:marTop w:val="0"/>
      <w:marBottom w:val="0"/>
      <w:divBdr>
        <w:top w:val="none" w:sz="0" w:space="0" w:color="auto"/>
        <w:left w:val="none" w:sz="0" w:space="0" w:color="auto"/>
        <w:bottom w:val="none" w:sz="0" w:space="0" w:color="auto"/>
        <w:right w:val="none" w:sz="0" w:space="0" w:color="auto"/>
      </w:divBdr>
    </w:div>
    <w:div w:id="1132558484">
      <w:marLeft w:val="640"/>
      <w:marRight w:val="0"/>
      <w:marTop w:val="0"/>
      <w:marBottom w:val="0"/>
      <w:divBdr>
        <w:top w:val="none" w:sz="0" w:space="0" w:color="auto"/>
        <w:left w:val="none" w:sz="0" w:space="0" w:color="auto"/>
        <w:bottom w:val="none" w:sz="0" w:space="0" w:color="auto"/>
        <w:right w:val="none" w:sz="0" w:space="0" w:color="auto"/>
      </w:divBdr>
    </w:div>
    <w:div w:id="1132745182">
      <w:marLeft w:val="640"/>
      <w:marRight w:val="0"/>
      <w:marTop w:val="0"/>
      <w:marBottom w:val="0"/>
      <w:divBdr>
        <w:top w:val="none" w:sz="0" w:space="0" w:color="auto"/>
        <w:left w:val="none" w:sz="0" w:space="0" w:color="auto"/>
        <w:bottom w:val="none" w:sz="0" w:space="0" w:color="auto"/>
        <w:right w:val="none" w:sz="0" w:space="0" w:color="auto"/>
      </w:divBdr>
    </w:div>
    <w:div w:id="1132748650">
      <w:marLeft w:val="640"/>
      <w:marRight w:val="0"/>
      <w:marTop w:val="0"/>
      <w:marBottom w:val="0"/>
      <w:divBdr>
        <w:top w:val="none" w:sz="0" w:space="0" w:color="auto"/>
        <w:left w:val="none" w:sz="0" w:space="0" w:color="auto"/>
        <w:bottom w:val="none" w:sz="0" w:space="0" w:color="auto"/>
        <w:right w:val="none" w:sz="0" w:space="0" w:color="auto"/>
      </w:divBdr>
    </w:div>
    <w:div w:id="1132750239">
      <w:marLeft w:val="640"/>
      <w:marRight w:val="0"/>
      <w:marTop w:val="0"/>
      <w:marBottom w:val="0"/>
      <w:divBdr>
        <w:top w:val="none" w:sz="0" w:space="0" w:color="auto"/>
        <w:left w:val="none" w:sz="0" w:space="0" w:color="auto"/>
        <w:bottom w:val="none" w:sz="0" w:space="0" w:color="auto"/>
        <w:right w:val="none" w:sz="0" w:space="0" w:color="auto"/>
      </w:divBdr>
    </w:div>
    <w:div w:id="1132819806">
      <w:marLeft w:val="640"/>
      <w:marRight w:val="0"/>
      <w:marTop w:val="0"/>
      <w:marBottom w:val="0"/>
      <w:divBdr>
        <w:top w:val="none" w:sz="0" w:space="0" w:color="auto"/>
        <w:left w:val="none" w:sz="0" w:space="0" w:color="auto"/>
        <w:bottom w:val="none" w:sz="0" w:space="0" w:color="auto"/>
        <w:right w:val="none" w:sz="0" w:space="0" w:color="auto"/>
      </w:divBdr>
    </w:div>
    <w:div w:id="1132822105">
      <w:marLeft w:val="640"/>
      <w:marRight w:val="0"/>
      <w:marTop w:val="0"/>
      <w:marBottom w:val="0"/>
      <w:divBdr>
        <w:top w:val="none" w:sz="0" w:space="0" w:color="auto"/>
        <w:left w:val="none" w:sz="0" w:space="0" w:color="auto"/>
        <w:bottom w:val="none" w:sz="0" w:space="0" w:color="auto"/>
        <w:right w:val="none" w:sz="0" w:space="0" w:color="auto"/>
      </w:divBdr>
    </w:div>
    <w:div w:id="1132942234">
      <w:marLeft w:val="640"/>
      <w:marRight w:val="0"/>
      <w:marTop w:val="0"/>
      <w:marBottom w:val="0"/>
      <w:divBdr>
        <w:top w:val="none" w:sz="0" w:space="0" w:color="auto"/>
        <w:left w:val="none" w:sz="0" w:space="0" w:color="auto"/>
        <w:bottom w:val="none" w:sz="0" w:space="0" w:color="auto"/>
        <w:right w:val="none" w:sz="0" w:space="0" w:color="auto"/>
      </w:divBdr>
    </w:div>
    <w:div w:id="1133055785">
      <w:marLeft w:val="640"/>
      <w:marRight w:val="0"/>
      <w:marTop w:val="0"/>
      <w:marBottom w:val="0"/>
      <w:divBdr>
        <w:top w:val="none" w:sz="0" w:space="0" w:color="auto"/>
        <w:left w:val="none" w:sz="0" w:space="0" w:color="auto"/>
        <w:bottom w:val="none" w:sz="0" w:space="0" w:color="auto"/>
        <w:right w:val="none" w:sz="0" w:space="0" w:color="auto"/>
      </w:divBdr>
    </w:div>
    <w:div w:id="1133064175">
      <w:marLeft w:val="640"/>
      <w:marRight w:val="0"/>
      <w:marTop w:val="0"/>
      <w:marBottom w:val="0"/>
      <w:divBdr>
        <w:top w:val="none" w:sz="0" w:space="0" w:color="auto"/>
        <w:left w:val="none" w:sz="0" w:space="0" w:color="auto"/>
        <w:bottom w:val="none" w:sz="0" w:space="0" w:color="auto"/>
        <w:right w:val="none" w:sz="0" w:space="0" w:color="auto"/>
      </w:divBdr>
    </w:div>
    <w:div w:id="1133211614">
      <w:marLeft w:val="640"/>
      <w:marRight w:val="0"/>
      <w:marTop w:val="0"/>
      <w:marBottom w:val="0"/>
      <w:divBdr>
        <w:top w:val="none" w:sz="0" w:space="0" w:color="auto"/>
        <w:left w:val="none" w:sz="0" w:space="0" w:color="auto"/>
        <w:bottom w:val="none" w:sz="0" w:space="0" w:color="auto"/>
        <w:right w:val="none" w:sz="0" w:space="0" w:color="auto"/>
      </w:divBdr>
    </w:div>
    <w:div w:id="1133253120">
      <w:marLeft w:val="640"/>
      <w:marRight w:val="0"/>
      <w:marTop w:val="0"/>
      <w:marBottom w:val="0"/>
      <w:divBdr>
        <w:top w:val="none" w:sz="0" w:space="0" w:color="auto"/>
        <w:left w:val="none" w:sz="0" w:space="0" w:color="auto"/>
        <w:bottom w:val="none" w:sz="0" w:space="0" w:color="auto"/>
        <w:right w:val="none" w:sz="0" w:space="0" w:color="auto"/>
      </w:divBdr>
    </w:div>
    <w:div w:id="1133408831">
      <w:marLeft w:val="640"/>
      <w:marRight w:val="0"/>
      <w:marTop w:val="0"/>
      <w:marBottom w:val="0"/>
      <w:divBdr>
        <w:top w:val="none" w:sz="0" w:space="0" w:color="auto"/>
        <w:left w:val="none" w:sz="0" w:space="0" w:color="auto"/>
        <w:bottom w:val="none" w:sz="0" w:space="0" w:color="auto"/>
        <w:right w:val="none" w:sz="0" w:space="0" w:color="auto"/>
      </w:divBdr>
    </w:div>
    <w:div w:id="1133446882">
      <w:marLeft w:val="640"/>
      <w:marRight w:val="0"/>
      <w:marTop w:val="0"/>
      <w:marBottom w:val="0"/>
      <w:divBdr>
        <w:top w:val="none" w:sz="0" w:space="0" w:color="auto"/>
        <w:left w:val="none" w:sz="0" w:space="0" w:color="auto"/>
        <w:bottom w:val="none" w:sz="0" w:space="0" w:color="auto"/>
        <w:right w:val="none" w:sz="0" w:space="0" w:color="auto"/>
      </w:divBdr>
    </w:div>
    <w:div w:id="1133597117">
      <w:marLeft w:val="640"/>
      <w:marRight w:val="0"/>
      <w:marTop w:val="0"/>
      <w:marBottom w:val="0"/>
      <w:divBdr>
        <w:top w:val="none" w:sz="0" w:space="0" w:color="auto"/>
        <w:left w:val="none" w:sz="0" w:space="0" w:color="auto"/>
        <w:bottom w:val="none" w:sz="0" w:space="0" w:color="auto"/>
        <w:right w:val="none" w:sz="0" w:space="0" w:color="auto"/>
      </w:divBdr>
    </w:div>
    <w:div w:id="1133642614">
      <w:marLeft w:val="640"/>
      <w:marRight w:val="0"/>
      <w:marTop w:val="0"/>
      <w:marBottom w:val="0"/>
      <w:divBdr>
        <w:top w:val="none" w:sz="0" w:space="0" w:color="auto"/>
        <w:left w:val="none" w:sz="0" w:space="0" w:color="auto"/>
        <w:bottom w:val="none" w:sz="0" w:space="0" w:color="auto"/>
        <w:right w:val="none" w:sz="0" w:space="0" w:color="auto"/>
      </w:divBdr>
    </w:div>
    <w:div w:id="1133642806">
      <w:marLeft w:val="640"/>
      <w:marRight w:val="0"/>
      <w:marTop w:val="0"/>
      <w:marBottom w:val="0"/>
      <w:divBdr>
        <w:top w:val="none" w:sz="0" w:space="0" w:color="auto"/>
        <w:left w:val="none" w:sz="0" w:space="0" w:color="auto"/>
        <w:bottom w:val="none" w:sz="0" w:space="0" w:color="auto"/>
        <w:right w:val="none" w:sz="0" w:space="0" w:color="auto"/>
      </w:divBdr>
    </w:div>
    <w:div w:id="1133643694">
      <w:marLeft w:val="640"/>
      <w:marRight w:val="0"/>
      <w:marTop w:val="0"/>
      <w:marBottom w:val="0"/>
      <w:divBdr>
        <w:top w:val="none" w:sz="0" w:space="0" w:color="auto"/>
        <w:left w:val="none" w:sz="0" w:space="0" w:color="auto"/>
        <w:bottom w:val="none" w:sz="0" w:space="0" w:color="auto"/>
        <w:right w:val="none" w:sz="0" w:space="0" w:color="auto"/>
      </w:divBdr>
    </w:div>
    <w:div w:id="1133673826">
      <w:marLeft w:val="640"/>
      <w:marRight w:val="0"/>
      <w:marTop w:val="0"/>
      <w:marBottom w:val="0"/>
      <w:divBdr>
        <w:top w:val="none" w:sz="0" w:space="0" w:color="auto"/>
        <w:left w:val="none" w:sz="0" w:space="0" w:color="auto"/>
        <w:bottom w:val="none" w:sz="0" w:space="0" w:color="auto"/>
        <w:right w:val="none" w:sz="0" w:space="0" w:color="auto"/>
      </w:divBdr>
    </w:div>
    <w:div w:id="1133719616">
      <w:marLeft w:val="640"/>
      <w:marRight w:val="0"/>
      <w:marTop w:val="0"/>
      <w:marBottom w:val="0"/>
      <w:divBdr>
        <w:top w:val="none" w:sz="0" w:space="0" w:color="auto"/>
        <w:left w:val="none" w:sz="0" w:space="0" w:color="auto"/>
        <w:bottom w:val="none" w:sz="0" w:space="0" w:color="auto"/>
        <w:right w:val="none" w:sz="0" w:space="0" w:color="auto"/>
      </w:divBdr>
    </w:div>
    <w:div w:id="1133789000">
      <w:marLeft w:val="640"/>
      <w:marRight w:val="0"/>
      <w:marTop w:val="0"/>
      <w:marBottom w:val="0"/>
      <w:divBdr>
        <w:top w:val="none" w:sz="0" w:space="0" w:color="auto"/>
        <w:left w:val="none" w:sz="0" w:space="0" w:color="auto"/>
        <w:bottom w:val="none" w:sz="0" w:space="0" w:color="auto"/>
        <w:right w:val="none" w:sz="0" w:space="0" w:color="auto"/>
      </w:divBdr>
    </w:div>
    <w:div w:id="1133861535">
      <w:marLeft w:val="640"/>
      <w:marRight w:val="0"/>
      <w:marTop w:val="0"/>
      <w:marBottom w:val="0"/>
      <w:divBdr>
        <w:top w:val="none" w:sz="0" w:space="0" w:color="auto"/>
        <w:left w:val="none" w:sz="0" w:space="0" w:color="auto"/>
        <w:bottom w:val="none" w:sz="0" w:space="0" w:color="auto"/>
        <w:right w:val="none" w:sz="0" w:space="0" w:color="auto"/>
      </w:divBdr>
    </w:div>
    <w:div w:id="1134064435">
      <w:marLeft w:val="640"/>
      <w:marRight w:val="0"/>
      <w:marTop w:val="0"/>
      <w:marBottom w:val="0"/>
      <w:divBdr>
        <w:top w:val="none" w:sz="0" w:space="0" w:color="auto"/>
        <w:left w:val="none" w:sz="0" w:space="0" w:color="auto"/>
        <w:bottom w:val="none" w:sz="0" w:space="0" w:color="auto"/>
        <w:right w:val="none" w:sz="0" w:space="0" w:color="auto"/>
      </w:divBdr>
    </w:div>
    <w:div w:id="1134103719">
      <w:marLeft w:val="640"/>
      <w:marRight w:val="0"/>
      <w:marTop w:val="0"/>
      <w:marBottom w:val="0"/>
      <w:divBdr>
        <w:top w:val="none" w:sz="0" w:space="0" w:color="auto"/>
        <w:left w:val="none" w:sz="0" w:space="0" w:color="auto"/>
        <w:bottom w:val="none" w:sz="0" w:space="0" w:color="auto"/>
        <w:right w:val="none" w:sz="0" w:space="0" w:color="auto"/>
      </w:divBdr>
    </w:div>
    <w:div w:id="1134175530">
      <w:marLeft w:val="640"/>
      <w:marRight w:val="0"/>
      <w:marTop w:val="0"/>
      <w:marBottom w:val="0"/>
      <w:divBdr>
        <w:top w:val="none" w:sz="0" w:space="0" w:color="auto"/>
        <w:left w:val="none" w:sz="0" w:space="0" w:color="auto"/>
        <w:bottom w:val="none" w:sz="0" w:space="0" w:color="auto"/>
        <w:right w:val="none" w:sz="0" w:space="0" w:color="auto"/>
      </w:divBdr>
    </w:div>
    <w:div w:id="1134176761">
      <w:marLeft w:val="640"/>
      <w:marRight w:val="0"/>
      <w:marTop w:val="0"/>
      <w:marBottom w:val="0"/>
      <w:divBdr>
        <w:top w:val="none" w:sz="0" w:space="0" w:color="auto"/>
        <w:left w:val="none" w:sz="0" w:space="0" w:color="auto"/>
        <w:bottom w:val="none" w:sz="0" w:space="0" w:color="auto"/>
        <w:right w:val="none" w:sz="0" w:space="0" w:color="auto"/>
      </w:divBdr>
    </w:div>
    <w:div w:id="1134253227">
      <w:marLeft w:val="640"/>
      <w:marRight w:val="0"/>
      <w:marTop w:val="0"/>
      <w:marBottom w:val="0"/>
      <w:divBdr>
        <w:top w:val="none" w:sz="0" w:space="0" w:color="auto"/>
        <w:left w:val="none" w:sz="0" w:space="0" w:color="auto"/>
        <w:bottom w:val="none" w:sz="0" w:space="0" w:color="auto"/>
        <w:right w:val="none" w:sz="0" w:space="0" w:color="auto"/>
      </w:divBdr>
    </w:div>
    <w:div w:id="1134371920">
      <w:marLeft w:val="640"/>
      <w:marRight w:val="0"/>
      <w:marTop w:val="0"/>
      <w:marBottom w:val="0"/>
      <w:divBdr>
        <w:top w:val="none" w:sz="0" w:space="0" w:color="auto"/>
        <w:left w:val="none" w:sz="0" w:space="0" w:color="auto"/>
        <w:bottom w:val="none" w:sz="0" w:space="0" w:color="auto"/>
        <w:right w:val="none" w:sz="0" w:space="0" w:color="auto"/>
      </w:divBdr>
    </w:div>
    <w:div w:id="1134716913">
      <w:marLeft w:val="640"/>
      <w:marRight w:val="0"/>
      <w:marTop w:val="0"/>
      <w:marBottom w:val="0"/>
      <w:divBdr>
        <w:top w:val="none" w:sz="0" w:space="0" w:color="auto"/>
        <w:left w:val="none" w:sz="0" w:space="0" w:color="auto"/>
        <w:bottom w:val="none" w:sz="0" w:space="0" w:color="auto"/>
        <w:right w:val="none" w:sz="0" w:space="0" w:color="auto"/>
      </w:divBdr>
    </w:div>
    <w:div w:id="1134761914">
      <w:marLeft w:val="640"/>
      <w:marRight w:val="0"/>
      <w:marTop w:val="0"/>
      <w:marBottom w:val="0"/>
      <w:divBdr>
        <w:top w:val="none" w:sz="0" w:space="0" w:color="auto"/>
        <w:left w:val="none" w:sz="0" w:space="0" w:color="auto"/>
        <w:bottom w:val="none" w:sz="0" w:space="0" w:color="auto"/>
        <w:right w:val="none" w:sz="0" w:space="0" w:color="auto"/>
      </w:divBdr>
    </w:div>
    <w:div w:id="1134911076">
      <w:marLeft w:val="640"/>
      <w:marRight w:val="0"/>
      <w:marTop w:val="0"/>
      <w:marBottom w:val="0"/>
      <w:divBdr>
        <w:top w:val="none" w:sz="0" w:space="0" w:color="auto"/>
        <w:left w:val="none" w:sz="0" w:space="0" w:color="auto"/>
        <w:bottom w:val="none" w:sz="0" w:space="0" w:color="auto"/>
        <w:right w:val="none" w:sz="0" w:space="0" w:color="auto"/>
      </w:divBdr>
    </w:div>
    <w:div w:id="1134911186">
      <w:marLeft w:val="640"/>
      <w:marRight w:val="0"/>
      <w:marTop w:val="0"/>
      <w:marBottom w:val="0"/>
      <w:divBdr>
        <w:top w:val="none" w:sz="0" w:space="0" w:color="auto"/>
        <w:left w:val="none" w:sz="0" w:space="0" w:color="auto"/>
        <w:bottom w:val="none" w:sz="0" w:space="0" w:color="auto"/>
        <w:right w:val="none" w:sz="0" w:space="0" w:color="auto"/>
      </w:divBdr>
    </w:div>
    <w:div w:id="1134912848">
      <w:marLeft w:val="640"/>
      <w:marRight w:val="0"/>
      <w:marTop w:val="0"/>
      <w:marBottom w:val="0"/>
      <w:divBdr>
        <w:top w:val="none" w:sz="0" w:space="0" w:color="auto"/>
        <w:left w:val="none" w:sz="0" w:space="0" w:color="auto"/>
        <w:bottom w:val="none" w:sz="0" w:space="0" w:color="auto"/>
        <w:right w:val="none" w:sz="0" w:space="0" w:color="auto"/>
      </w:divBdr>
    </w:div>
    <w:div w:id="1134982822">
      <w:marLeft w:val="640"/>
      <w:marRight w:val="0"/>
      <w:marTop w:val="0"/>
      <w:marBottom w:val="0"/>
      <w:divBdr>
        <w:top w:val="none" w:sz="0" w:space="0" w:color="auto"/>
        <w:left w:val="none" w:sz="0" w:space="0" w:color="auto"/>
        <w:bottom w:val="none" w:sz="0" w:space="0" w:color="auto"/>
        <w:right w:val="none" w:sz="0" w:space="0" w:color="auto"/>
      </w:divBdr>
    </w:div>
    <w:div w:id="1135022103">
      <w:marLeft w:val="640"/>
      <w:marRight w:val="0"/>
      <w:marTop w:val="0"/>
      <w:marBottom w:val="0"/>
      <w:divBdr>
        <w:top w:val="none" w:sz="0" w:space="0" w:color="auto"/>
        <w:left w:val="none" w:sz="0" w:space="0" w:color="auto"/>
        <w:bottom w:val="none" w:sz="0" w:space="0" w:color="auto"/>
        <w:right w:val="none" w:sz="0" w:space="0" w:color="auto"/>
      </w:divBdr>
    </w:div>
    <w:div w:id="1135026275">
      <w:marLeft w:val="640"/>
      <w:marRight w:val="0"/>
      <w:marTop w:val="0"/>
      <w:marBottom w:val="0"/>
      <w:divBdr>
        <w:top w:val="none" w:sz="0" w:space="0" w:color="auto"/>
        <w:left w:val="none" w:sz="0" w:space="0" w:color="auto"/>
        <w:bottom w:val="none" w:sz="0" w:space="0" w:color="auto"/>
        <w:right w:val="none" w:sz="0" w:space="0" w:color="auto"/>
      </w:divBdr>
    </w:div>
    <w:div w:id="1135097103">
      <w:marLeft w:val="640"/>
      <w:marRight w:val="0"/>
      <w:marTop w:val="0"/>
      <w:marBottom w:val="0"/>
      <w:divBdr>
        <w:top w:val="none" w:sz="0" w:space="0" w:color="auto"/>
        <w:left w:val="none" w:sz="0" w:space="0" w:color="auto"/>
        <w:bottom w:val="none" w:sz="0" w:space="0" w:color="auto"/>
        <w:right w:val="none" w:sz="0" w:space="0" w:color="auto"/>
      </w:divBdr>
    </w:div>
    <w:div w:id="1135175596">
      <w:marLeft w:val="640"/>
      <w:marRight w:val="0"/>
      <w:marTop w:val="0"/>
      <w:marBottom w:val="0"/>
      <w:divBdr>
        <w:top w:val="none" w:sz="0" w:space="0" w:color="auto"/>
        <w:left w:val="none" w:sz="0" w:space="0" w:color="auto"/>
        <w:bottom w:val="none" w:sz="0" w:space="0" w:color="auto"/>
        <w:right w:val="none" w:sz="0" w:space="0" w:color="auto"/>
      </w:divBdr>
    </w:div>
    <w:div w:id="1135180837">
      <w:marLeft w:val="640"/>
      <w:marRight w:val="0"/>
      <w:marTop w:val="0"/>
      <w:marBottom w:val="0"/>
      <w:divBdr>
        <w:top w:val="none" w:sz="0" w:space="0" w:color="auto"/>
        <w:left w:val="none" w:sz="0" w:space="0" w:color="auto"/>
        <w:bottom w:val="none" w:sz="0" w:space="0" w:color="auto"/>
        <w:right w:val="none" w:sz="0" w:space="0" w:color="auto"/>
      </w:divBdr>
    </w:div>
    <w:div w:id="1135222848">
      <w:marLeft w:val="640"/>
      <w:marRight w:val="0"/>
      <w:marTop w:val="0"/>
      <w:marBottom w:val="0"/>
      <w:divBdr>
        <w:top w:val="none" w:sz="0" w:space="0" w:color="auto"/>
        <w:left w:val="none" w:sz="0" w:space="0" w:color="auto"/>
        <w:bottom w:val="none" w:sz="0" w:space="0" w:color="auto"/>
        <w:right w:val="none" w:sz="0" w:space="0" w:color="auto"/>
      </w:divBdr>
    </w:div>
    <w:div w:id="1135223316">
      <w:marLeft w:val="640"/>
      <w:marRight w:val="0"/>
      <w:marTop w:val="0"/>
      <w:marBottom w:val="0"/>
      <w:divBdr>
        <w:top w:val="none" w:sz="0" w:space="0" w:color="auto"/>
        <w:left w:val="none" w:sz="0" w:space="0" w:color="auto"/>
        <w:bottom w:val="none" w:sz="0" w:space="0" w:color="auto"/>
        <w:right w:val="none" w:sz="0" w:space="0" w:color="auto"/>
      </w:divBdr>
    </w:div>
    <w:div w:id="1135294454">
      <w:marLeft w:val="640"/>
      <w:marRight w:val="0"/>
      <w:marTop w:val="0"/>
      <w:marBottom w:val="0"/>
      <w:divBdr>
        <w:top w:val="none" w:sz="0" w:space="0" w:color="auto"/>
        <w:left w:val="none" w:sz="0" w:space="0" w:color="auto"/>
        <w:bottom w:val="none" w:sz="0" w:space="0" w:color="auto"/>
        <w:right w:val="none" w:sz="0" w:space="0" w:color="auto"/>
      </w:divBdr>
    </w:div>
    <w:div w:id="1135298588">
      <w:marLeft w:val="640"/>
      <w:marRight w:val="0"/>
      <w:marTop w:val="0"/>
      <w:marBottom w:val="0"/>
      <w:divBdr>
        <w:top w:val="none" w:sz="0" w:space="0" w:color="auto"/>
        <w:left w:val="none" w:sz="0" w:space="0" w:color="auto"/>
        <w:bottom w:val="none" w:sz="0" w:space="0" w:color="auto"/>
        <w:right w:val="none" w:sz="0" w:space="0" w:color="auto"/>
      </w:divBdr>
    </w:div>
    <w:div w:id="1135417266">
      <w:marLeft w:val="640"/>
      <w:marRight w:val="0"/>
      <w:marTop w:val="0"/>
      <w:marBottom w:val="0"/>
      <w:divBdr>
        <w:top w:val="none" w:sz="0" w:space="0" w:color="auto"/>
        <w:left w:val="none" w:sz="0" w:space="0" w:color="auto"/>
        <w:bottom w:val="none" w:sz="0" w:space="0" w:color="auto"/>
        <w:right w:val="none" w:sz="0" w:space="0" w:color="auto"/>
      </w:divBdr>
    </w:div>
    <w:div w:id="1135490196">
      <w:marLeft w:val="640"/>
      <w:marRight w:val="0"/>
      <w:marTop w:val="0"/>
      <w:marBottom w:val="0"/>
      <w:divBdr>
        <w:top w:val="none" w:sz="0" w:space="0" w:color="auto"/>
        <w:left w:val="none" w:sz="0" w:space="0" w:color="auto"/>
        <w:bottom w:val="none" w:sz="0" w:space="0" w:color="auto"/>
        <w:right w:val="none" w:sz="0" w:space="0" w:color="auto"/>
      </w:divBdr>
    </w:div>
    <w:div w:id="1135565321">
      <w:marLeft w:val="640"/>
      <w:marRight w:val="0"/>
      <w:marTop w:val="0"/>
      <w:marBottom w:val="0"/>
      <w:divBdr>
        <w:top w:val="none" w:sz="0" w:space="0" w:color="auto"/>
        <w:left w:val="none" w:sz="0" w:space="0" w:color="auto"/>
        <w:bottom w:val="none" w:sz="0" w:space="0" w:color="auto"/>
        <w:right w:val="none" w:sz="0" w:space="0" w:color="auto"/>
      </w:divBdr>
    </w:div>
    <w:div w:id="1135565565">
      <w:marLeft w:val="640"/>
      <w:marRight w:val="0"/>
      <w:marTop w:val="0"/>
      <w:marBottom w:val="0"/>
      <w:divBdr>
        <w:top w:val="none" w:sz="0" w:space="0" w:color="auto"/>
        <w:left w:val="none" w:sz="0" w:space="0" w:color="auto"/>
        <w:bottom w:val="none" w:sz="0" w:space="0" w:color="auto"/>
        <w:right w:val="none" w:sz="0" w:space="0" w:color="auto"/>
      </w:divBdr>
    </w:div>
    <w:div w:id="1135566976">
      <w:marLeft w:val="640"/>
      <w:marRight w:val="0"/>
      <w:marTop w:val="0"/>
      <w:marBottom w:val="0"/>
      <w:divBdr>
        <w:top w:val="none" w:sz="0" w:space="0" w:color="auto"/>
        <w:left w:val="none" w:sz="0" w:space="0" w:color="auto"/>
        <w:bottom w:val="none" w:sz="0" w:space="0" w:color="auto"/>
        <w:right w:val="none" w:sz="0" w:space="0" w:color="auto"/>
      </w:divBdr>
    </w:div>
    <w:div w:id="1135610925">
      <w:marLeft w:val="640"/>
      <w:marRight w:val="0"/>
      <w:marTop w:val="0"/>
      <w:marBottom w:val="0"/>
      <w:divBdr>
        <w:top w:val="none" w:sz="0" w:space="0" w:color="auto"/>
        <w:left w:val="none" w:sz="0" w:space="0" w:color="auto"/>
        <w:bottom w:val="none" w:sz="0" w:space="0" w:color="auto"/>
        <w:right w:val="none" w:sz="0" w:space="0" w:color="auto"/>
      </w:divBdr>
    </w:div>
    <w:div w:id="1135636504">
      <w:marLeft w:val="640"/>
      <w:marRight w:val="0"/>
      <w:marTop w:val="0"/>
      <w:marBottom w:val="0"/>
      <w:divBdr>
        <w:top w:val="none" w:sz="0" w:space="0" w:color="auto"/>
        <w:left w:val="none" w:sz="0" w:space="0" w:color="auto"/>
        <w:bottom w:val="none" w:sz="0" w:space="0" w:color="auto"/>
        <w:right w:val="none" w:sz="0" w:space="0" w:color="auto"/>
      </w:divBdr>
    </w:div>
    <w:div w:id="1135678083">
      <w:marLeft w:val="640"/>
      <w:marRight w:val="0"/>
      <w:marTop w:val="0"/>
      <w:marBottom w:val="0"/>
      <w:divBdr>
        <w:top w:val="none" w:sz="0" w:space="0" w:color="auto"/>
        <w:left w:val="none" w:sz="0" w:space="0" w:color="auto"/>
        <w:bottom w:val="none" w:sz="0" w:space="0" w:color="auto"/>
        <w:right w:val="none" w:sz="0" w:space="0" w:color="auto"/>
      </w:divBdr>
    </w:div>
    <w:div w:id="1135832405">
      <w:marLeft w:val="640"/>
      <w:marRight w:val="0"/>
      <w:marTop w:val="0"/>
      <w:marBottom w:val="0"/>
      <w:divBdr>
        <w:top w:val="none" w:sz="0" w:space="0" w:color="auto"/>
        <w:left w:val="none" w:sz="0" w:space="0" w:color="auto"/>
        <w:bottom w:val="none" w:sz="0" w:space="0" w:color="auto"/>
        <w:right w:val="none" w:sz="0" w:space="0" w:color="auto"/>
      </w:divBdr>
    </w:div>
    <w:div w:id="1135875121">
      <w:marLeft w:val="640"/>
      <w:marRight w:val="0"/>
      <w:marTop w:val="0"/>
      <w:marBottom w:val="0"/>
      <w:divBdr>
        <w:top w:val="none" w:sz="0" w:space="0" w:color="auto"/>
        <w:left w:val="none" w:sz="0" w:space="0" w:color="auto"/>
        <w:bottom w:val="none" w:sz="0" w:space="0" w:color="auto"/>
        <w:right w:val="none" w:sz="0" w:space="0" w:color="auto"/>
      </w:divBdr>
    </w:div>
    <w:div w:id="1135876557">
      <w:bodyDiv w:val="1"/>
      <w:marLeft w:val="0"/>
      <w:marRight w:val="0"/>
      <w:marTop w:val="0"/>
      <w:marBottom w:val="0"/>
      <w:divBdr>
        <w:top w:val="none" w:sz="0" w:space="0" w:color="auto"/>
        <w:left w:val="none" w:sz="0" w:space="0" w:color="auto"/>
        <w:bottom w:val="none" w:sz="0" w:space="0" w:color="auto"/>
        <w:right w:val="none" w:sz="0" w:space="0" w:color="auto"/>
      </w:divBdr>
      <w:divsChild>
        <w:div w:id="237717407">
          <w:marLeft w:val="480"/>
          <w:marRight w:val="0"/>
          <w:marTop w:val="0"/>
          <w:marBottom w:val="0"/>
          <w:divBdr>
            <w:top w:val="none" w:sz="0" w:space="0" w:color="auto"/>
            <w:left w:val="none" w:sz="0" w:space="0" w:color="auto"/>
            <w:bottom w:val="none" w:sz="0" w:space="0" w:color="auto"/>
            <w:right w:val="none" w:sz="0" w:space="0" w:color="auto"/>
          </w:divBdr>
        </w:div>
        <w:div w:id="267468786">
          <w:marLeft w:val="480"/>
          <w:marRight w:val="0"/>
          <w:marTop w:val="0"/>
          <w:marBottom w:val="0"/>
          <w:divBdr>
            <w:top w:val="none" w:sz="0" w:space="0" w:color="auto"/>
            <w:left w:val="none" w:sz="0" w:space="0" w:color="auto"/>
            <w:bottom w:val="none" w:sz="0" w:space="0" w:color="auto"/>
            <w:right w:val="none" w:sz="0" w:space="0" w:color="auto"/>
          </w:divBdr>
        </w:div>
        <w:div w:id="274755712">
          <w:marLeft w:val="480"/>
          <w:marRight w:val="0"/>
          <w:marTop w:val="0"/>
          <w:marBottom w:val="0"/>
          <w:divBdr>
            <w:top w:val="none" w:sz="0" w:space="0" w:color="auto"/>
            <w:left w:val="none" w:sz="0" w:space="0" w:color="auto"/>
            <w:bottom w:val="none" w:sz="0" w:space="0" w:color="auto"/>
            <w:right w:val="none" w:sz="0" w:space="0" w:color="auto"/>
          </w:divBdr>
        </w:div>
        <w:div w:id="281884857">
          <w:marLeft w:val="480"/>
          <w:marRight w:val="0"/>
          <w:marTop w:val="0"/>
          <w:marBottom w:val="0"/>
          <w:divBdr>
            <w:top w:val="none" w:sz="0" w:space="0" w:color="auto"/>
            <w:left w:val="none" w:sz="0" w:space="0" w:color="auto"/>
            <w:bottom w:val="none" w:sz="0" w:space="0" w:color="auto"/>
            <w:right w:val="none" w:sz="0" w:space="0" w:color="auto"/>
          </w:divBdr>
        </w:div>
        <w:div w:id="291908095">
          <w:marLeft w:val="480"/>
          <w:marRight w:val="0"/>
          <w:marTop w:val="0"/>
          <w:marBottom w:val="0"/>
          <w:divBdr>
            <w:top w:val="none" w:sz="0" w:space="0" w:color="auto"/>
            <w:left w:val="none" w:sz="0" w:space="0" w:color="auto"/>
            <w:bottom w:val="none" w:sz="0" w:space="0" w:color="auto"/>
            <w:right w:val="none" w:sz="0" w:space="0" w:color="auto"/>
          </w:divBdr>
        </w:div>
        <w:div w:id="298192320">
          <w:marLeft w:val="480"/>
          <w:marRight w:val="0"/>
          <w:marTop w:val="0"/>
          <w:marBottom w:val="0"/>
          <w:divBdr>
            <w:top w:val="none" w:sz="0" w:space="0" w:color="auto"/>
            <w:left w:val="none" w:sz="0" w:space="0" w:color="auto"/>
            <w:bottom w:val="none" w:sz="0" w:space="0" w:color="auto"/>
            <w:right w:val="none" w:sz="0" w:space="0" w:color="auto"/>
          </w:divBdr>
        </w:div>
        <w:div w:id="339041767">
          <w:marLeft w:val="480"/>
          <w:marRight w:val="0"/>
          <w:marTop w:val="0"/>
          <w:marBottom w:val="0"/>
          <w:divBdr>
            <w:top w:val="none" w:sz="0" w:space="0" w:color="auto"/>
            <w:left w:val="none" w:sz="0" w:space="0" w:color="auto"/>
            <w:bottom w:val="none" w:sz="0" w:space="0" w:color="auto"/>
            <w:right w:val="none" w:sz="0" w:space="0" w:color="auto"/>
          </w:divBdr>
        </w:div>
        <w:div w:id="348217558">
          <w:marLeft w:val="480"/>
          <w:marRight w:val="0"/>
          <w:marTop w:val="0"/>
          <w:marBottom w:val="0"/>
          <w:divBdr>
            <w:top w:val="none" w:sz="0" w:space="0" w:color="auto"/>
            <w:left w:val="none" w:sz="0" w:space="0" w:color="auto"/>
            <w:bottom w:val="none" w:sz="0" w:space="0" w:color="auto"/>
            <w:right w:val="none" w:sz="0" w:space="0" w:color="auto"/>
          </w:divBdr>
        </w:div>
        <w:div w:id="397702856">
          <w:marLeft w:val="480"/>
          <w:marRight w:val="0"/>
          <w:marTop w:val="0"/>
          <w:marBottom w:val="0"/>
          <w:divBdr>
            <w:top w:val="none" w:sz="0" w:space="0" w:color="auto"/>
            <w:left w:val="none" w:sz="0" w:space="0" w:color="auto"/>
            <w:bottom w:val="none" w:sz="0" w:space="0" w:color="auto"/>
            <w:right w:val="none" w:sz="0" w:space="0" w:color="auto"/>
          </w:divBdr>
        </w:div>
        <w:div w:id="460615203">
          <w:marLeft w:val="480"/>
          <w:marRight w:val="0"/>
          <w:marTop w:val="0"/>
          <w:marBottom w:val="0"/>
          <w:divBdr>
            <w:top w:val="none" w:sz="0" w:space="0" w:color="auto"/>
            <w:left w:val="none" w:sz="0" w:space="0" w:color="auto"/>
            <w:bottom w:val="none" w:sz="0" w:space="0" w:color="auto"/>
            <w:right w:val="none" w:sz="0" w:space="0" w:color="auto"/>
          </w:divBdr>
        </w:div>
        <w:div w:id="489751709">
          <w:marLeft w:val="480"/>
          <w:marRight w:val="0"/>
          <w:marTop w:val="0"/>
          <w:marBottom w:val="0"/>
          <w:divBdr>
            <w:top w:val="none" w:sz="0" w:space="0" w:color="auto"/>
            <w:left w:val="none" w:sz="0" w:space="0" w:color="auto"/>
            <w:bottom w:val="none" w:sz="0" w:space="0" w:color="auto"/>
            <w:right w:val="none" w:sz="0" w:space="0" w:color="auto"/>
          </w:divBdr>
        </w:div>
        <w:div w:id="546720393">
          <w:marLeft w:val="480"/>
          <w:marRight w:val="0"/>
          <w:marTop w:val="0"/>
          <w:marBottom w:val="0"/>
          <w:divBdr>
            <w:top w:val="none" w:sz="0" w:space="0" w:color="auto"/>
            <w:left w:val="none" w:sz="0" w:space="0" w:color="auto"/>
            <w:bottom w:val="none" w:sz="0" w:space="0" w:color="auto"/>
            <w:right w:val="none" w:sz="0" w:space="0" w:color="auto"/>
          </w:divBdr>
        </w:div>
        <w:div w:id="552892988">
          <w:marLeft w:val="480"/>
          <w:marRight w:val="0"/>
          <w:marTop w:val="0"/>
          <w:marBottom w:val="0"/>
          <w:divBdr>
            <w:top w:val="none" w:sz="0" w:space="0" w:color="auto"/>
            <w:left w:val="none" w:sz="0" w:space="0" w:color="auto"/>
            <w:bottom w:val="none" w:sz="0" w:space="0" w:color="auto"/>
            <w:right w:val="none" w:sz="0" w:space="0" w:color="auto"/>
          </w:divBdr>
        </w:div>
        <w:div w:id="567348902">
          <w:marLeft w:val="480"/>
          <w:marRight w:val="0"/>
          <w:marTop w:val="0"/>
          <w:marBottom w:val="0"/>
          <w:divBdr>
            <w:top w:val="none" w:sz="0" w:space="0" w:color="auto"/>
            <w:left w:val="none" w:sz="0" w:space="0" w:color="auto"/>
            <w:bottom w:val="none" w:sz="0" w:space="0" w:color="auto"/>
            <w:right w:val="none" w:sz="0" w:space="0" w:color="auto"/>
          </w:divBdr>
        </w:div>
        <w:div w:id="599529955">
          <w:marLeft w:val="480"/>
          <w:marRight w:val="0"/>
          <w:marTop w:val="0"/>
          <w:marBottom w:val="0"/>
          <w:divBdr>
            <w:top w:val="none" w:sz="0" w:space="0" w:color="auto"/>
            <w:left w:val="none" w:sz="0" w:space="0" w:color="auto"/>
            <w:bottom w:val="none" w:sz="0" w:space="0" w:color="auto"/>
            <w:right w:val="none" w:sz="0" w:space="0" w:color="auto"/>
          </w:divBdr>
        </w:div>
        <w:div w:id="716586684">
          <w:marLeft w:val="480"/>
          <w:marRight w:val="0"/>
          <w:marTop w:val="0"/>
          <w:marBottom w:val="0"/>
          <w:divBdr>
            <w:top w:val="none" w:sz="0" w:space="0" w:color="auto"/>
            <w:left w:val="none" w:sz="0" w:space="0" w:color="auto"/>
            <w:bottom w:val="none" w:sz="0" w:space="0" w:color="auto"/>
            <w:right w:val="none" w:sz="0" w:space="0" w:color="auto"/>
          </w:divBdr>
        </w:div>
        <w:div w:id="723791059">
          <w:marLeft w:val="480"/>
          <w:marRight w:val="0"/>
          <w:marTop w:val="0"/>
          <w:marBottom w:val="0"/>
          <w:divBdr>
            <w:top w:val="none" w:sz="0" w:space="0" w:color="auto"/>
            <w:left w:val="none" w:sz="0" w:space="0" w:color="auto"/>
            <w:bottom w:val="none" w:sz="0" w:space="0" w:color="auto"/>
            <w:right w:val="none" w:sz="0" w:space="0" w:color="auto"/>
          </w:divBdr>
        </w:div>
        <w:div w:id="738477099">
          <w:marLeft w:val="480"/>
          <w:marRight w:val="0"/>
          <w:marTop w:val="0"/>
          <w:marBottom w:val="0"/>
          <w:divBdr>
            <w:top w:val="none" w:sz="0" w:space="0" w:color="auto"/>
            <w:left w:val="none" w:sz="0" w:space="0" w:color="auto"/>
            <w:bottom w:val="none" w:sz="0" w:space="0" w:color="auto"/>
            <w:right w:val="none" w:sz="0" w:space="0" w:color="auto"/>
          </w:divBdr>
        </w:div>
        <w:div w:id="761727231">
          <w:marLeft w:val="480"/>
          <w:marRight w:val="0"/>
          <w:marTop w:val="0"/>
          <w:marBottom w:val="0"/>
          <w:divBdr>
            <w:top w:val="none" w:sz="0" w:space="0" w:color="auto"/>
            <w:left w:val="none" w:sz="0" w:space="0" w:color="auto"/>
            <w:bottom w:val="none" w:sz="0" w:space="0" w:color="auto"/>
            <w:right w:val="none" w:sz="0" w:space="0" w:color="auto"/>
          </w:divBdr>
        </w:div>
        <w:div w:id="782312103">
          <w:marLeft w:val="480"/>
          <w:marRight w:val="0"/>
          <w:marTop w:val="0"/>
          <w:marBottom w:val="0"/>
          <w:divBdr>
            <w:top w:val="none" w:sz="0" w:space="0" w:color="auto"/>
            <w:left w:val="none" w:sz="0" w:space="0" w:color="auto"/>
            <w:bottom w:val="none" w:sz="0" w:space="0" w:color="auto"/>
            <w:right w:val="none" w:sz="0" w:space="0" w:color="auto"/>
          </w:divBdr>
        </w:div>
        <w:div w:id="833912799">
          <w:marLeft w:val="480"/>
          <w:marRight w:val="0"/>
          <w:marTop w:val="0"/>
          <w:marBottom w:val="0"/>
          <w:divBdr>
            <w:top w:val="none" w:sz="0" w:space="0" w:color="auto"/>
            <w:left w:val="none" w:sz="0" w:space="0" w:color="auto"/>
            <w:bottom w:val="none" w:sz="0" w:space="0" w:color="auto"/>
            <w:right w:val="none" w:sz="0" w:space="0" w:color="auto"/>
          </w:divBdr>
        </w:div>
        <w:div w:id="908004375">
          <w:marLeft w:val="480"/>
          <w:marRight w:val="0"/>
          <w:marTop w:val="0"/>
          <w:marBottom w:val="0"/>
          <w:divBdr>
            <w:top w:val="none" w:sz="0" w:space="0" w:color="auto"/>
            <w:left w:val="none" w:sz="0" w:space="0" w:color="auto"/>
            <w:bottom w:val="none" w:sz="0" w:space="0" w:color="auto"/>
            <w:right w:val="none" w:sz="0" w:space="0" w:color="auto"/>
          </w:divBdr>
        </w:div>
        <w:div w:id="933709334">
          <w:marLeft w:val="480"/>
          <w:marRight w:val="0"/>
          <w:marTop w:val="0"/>
          <w:marBottom w:val="0"/>
          <w:divBdr>
            <w:top w:val="none" w:sz="0" w:space="0" w:color="auto"/>
            <w:left w:val="none" w:sz="0" w:space="0" w:color="auto"/>
            <w:bottom w:val="none" w:sz="0" w:space="0" w:color="auto"/>
            <w:right w:val="none" w:sz="0" w:space="0" w:color="auto"/>
          </w:divBdr>
        </w:div>
        <w:div w:id="936718475">
          <w:marLeft w:val="480"/>
          <w:marRight w:val="0"/>
          <w:marTop w:val="0"/>
          <w:marBottom w:val="0"/>
          <w:divBdr>
            <w:top w:val="none" w:sz="0" w:space="0" w:color="auto"/>
            <w:left w:val="none" w:sz="0" w:space="0" w:color="auto"/>
            <w:bottom w:val="none" w:sz="0" w:space="0" w:color="auto"/>
            <w:right w:val="none" w:sz="0" w:space="0" w:color="auto"/>
          </w:divBdr>
        </w:div>
        <w:div w:id="956444895">
          <w:marLeft w:val="480"/>
          <w:marRight w:val="0"/>
          <w:marTop w:val="0"/>
          <w:marBottom w:val="0"/>
          <w:divBdr>
            <w:top w:val="none" w:sz="0" w:space="0" w:color="auto"/>
            <w:left w:val="none" w:sz="0" w:space="0" w:color="auto"/>
            <w:bottom w:val="none" w:sz="0" w:space="0" w:color="auto"/>
            <w:right w:val="none" w:sz="0" w:space="0" w:color="auto"/>
          </w:divBdr>
        </w:div>
        <w:div w:id="1029647962">
          <w:marLeft w:val="480"/>
          <w:marRight w:val="0"/>
          <w:marTop w:val="0"/>
          <w:marBottom w:val="0"/>
          <w:divBdr>
            <w:top w:val="none" w:sz="0" w:space="0" w:color="auto"/>
            <w:left w:val="none" w:sz="0" w:space="0" w:color="auto"/>
            <w:bottom w:val="none" w:sz="0" w:space="0" w:color="auto"/>
            <w:right w:val="none" w:sz="0" w:space="0" w:color="auto"/>
          </w:divBdr>
        </w:div>
        <w:div w:id="1048997447">
          <w:marLeft w:val="480"/>
          <w:marRight w:val="0"/>
          <w:marTop w:val="0"/>
          <w:marBottom w:val="0"/>
          <w:divBdr>
            <w:top w:val="none" w:sz="0" w:space="0" w:color="auto"/>
            <w:left w:val="none" w:sz="0" w:space="0" w:color="auto"/>
            <w:bottom w:val="none" w:sz="0" w:space="0" w:color="auto"/>
            <w:right w:val="none" w:sz="0" w:space="0" w:color="auto"/>
          </w:divBdr>
        </w:div>
        <w:div w:id="1063065503">
          <w:marLeft w:val="480"/>
          <w:marRight w:val="0"/>
          <w:marTop w:val="0"/>
          <w:marBottom w:val="0"/>
          <w:divBdr>
            <w:top w:val="none" w:sz="0" w:space="0" w:color="auto"/>
            <w:left w:val="none" w:sz="0" w:space="0" w:color="auto"/>
            <w:bottom w:val="none" w:sz="0" w:space="0" w:color="auto"/>
            <w:right w:val="none" w:sz="0" w:space="0" w:color="auto"/>
          </w:divBdr>
        </w:div>
        <w:div w:id="1066761264">
          <w:marLeft w:val="480"/>
          <w:marRight w:val="0"/>
          <w:marTop w:val="0"/>
          <w:marBottom w:val="0"/>
          <w:divBdr>
            <w:top w:val="none" w:sz="0" w:space="0" w:color="auto"/>
            <w:left w:val="none" w:sz="0" w:space="0" w:color="auto"/>
            <w:bottom w:val="none" w:sz="0" w:space="0" w:color="auto"/>
            <w:right w:val="none" w:sz="0" w:space="0" w:color="auto"/>
          </w:divBdr>
        </w:div>
        <w:div w:id="1084300571">
          <w:marLeft w:val="480"/>
          <w:marRight w:val="0"/>
          <w:marTop w:val="0"/>
          <w:marBottom w:val="0"/>
          <w:divBdr>
            <w:top w:val="none" w:sz="0" w:space="0" w:color="auto"/>
            <w:left w:val="none" w:sz="0" w:space="0" w:color="auto"/>
            <w:bottom w:val="none" w:sz="0" w:space="0" w:color="auto"/>
            <w:right w:val="none" w:sz="0" w:space="0" w:color="auto"/>
          </w:divBdr>
        </w:div>
        <w:div w:id="1090199129">
          <w:marLeft w:val="480"/>
          <w:marRight w:val="0"/>
          <w:marTop w:val="0"/>
          <w:marBottom w:val="0"/>
          <w:divBdr>
            <w:top w:val="none" w:sz="0" w:space="0" w:color="auto"/>
            <w:left w:val="none" w:sz="0" w:space="0" w:color="auto"/>
            <w:bottom w:val="none" w:sz="0" w:space="0" w:color="auto"/>
            <w:right w:val="none" w:sz="0" w:space="0" w:color="auto"/>
          </w:divBdr>
        </w:div>
        <w:div w:id="1111975690">
          <w:marLeft w:val="480"/>
          <w:marRight w:val="0"/>
          <w:marTop w:val="0"/>
          <w:marBottom w:val="0"/>
          <w:divBdr>
            <w:top w:val="none" w:sz="0" w:space="0" w:color="auto"/>
            <w:left w:val="none" w:sz="0" w:space="0" w:color="auto"/>
            <w:bottom w:val="none" w:sz="0" w:space="0" w:color="auto"/>
            <w:right w:val="none" w:sz="0" w:space="0" w:color="auto"/>
          </w:divBdr>
        </w:div>
        <w:div w:id="1139228730">
          <w:marLeft w:val="480"/>
          <w:marRight w:val="0"/>
          <w:marTop w:val="0"/>
          <w:marBottom w:val="0"/>
          <w:divBdr>
            <w:top w:val="none" w:sz="0" w:space="0" w:color="auto"/>
            <w:left w:val="none" w:sz="0" w:space="0" w:color="auto"/>
            <w:bottom w:val="none" w:sz="0" w:space="0" w:color="auto"/>
            <w:right w:val="none" w:sz="0" w:space="0" w:color="auto"/>
          </w:divBdr>
        </w:div>
        <w:div w:id="1203594910">
          <w:marLeft w:val="480"/>
          <w:marRight w:val="0"/>
          <w:marTop w:val="0"/>
          <w:marBottom w:val="0"/>
          <w:divBdr>
            <w:top w:val="none" w:sz="0" w:space="0" w:color="auto"/>
            <w:left w:val="none" w:sz="0" w:space="0" w:color="auto"/>
            <w:bottom w:val="none" w:sz="0" w:space="0" w:color="auto"/>
            <w:right w:val="none" w:sz="0" w:space="0" w:color="auto"/>
          </w:divBdr>
        </w:div>
        <w:div w:id="1207060285">
          <w:marLeft w:val="480"/>
          <w:marRight w:val="0"/>
          <w:marTop w:val="0"/>
          <w:marBottom w:val="0"/>
          <w:divBdr>
            <w:top w:val="none" w:sz="0" w:space="0" w:color="auto"/>
            <w:left w:val="none" w:sz="0" w:space="0" w:color="auto"/>
            <w:bottom w:val="none" w:sz="0" w:space="0" w:color="auto"/>
            <w:right w:val="none" w:sz="0" w:space="0" w:color="auto"/>
          </w:divBdr>
        </w:div>
        <w:div w:id="1211304779">
          <w:marLeft w:val="480"/>
          <w:marRight w:val="0"/>
          <w:marTop w:val="0"/>
          <w:marBottom w:val="0"/>
          <w:divBdr>
            <w:top w:val="none" w:sz="0" w:space="0" w:color="auto"/>
            <w:left w:val="none" w:sz="0" w:space="0" w:color="auto"/>
            <w:bottom w:val="none" w:sz="0" w:space="0" w:color="auto"/>
            <w:right w:val="none" w:sz="0" w:space="0" w:color="auto"/>
          </w:divBdr>
        </w:div>
        <w:div w:id="1297836046">
          <w:marLeft w:val="480"/>
          <w:marRight w:val="0"/>
          <w:marTop w:val="0"/>
          <w:marBottom w:val="0"/>
          <w:divBdr>
            <w:top w:val="none" w:sz="0" w:space="0" w:color="auto"/>
            <w:left w:val="none" w:sz="0" w:space="0" w:color="auto"/>
            <w:bottom w:val="none" w:sz="0" w:space="0" w:color="auto"/>
            <w:right w:val="none" w:sz="0" w:space="0" w:color="auto"/>
          </w:divBdr>
        </w:div>
        <w:div w:id="1355305542">
          <w:marLeft w:val="480"/>
          <w:marRight w:val="0"/>
          <w:marTop w:val="0"/>
          <w:marBottom w:val="0"/>
          <w:divBdr>
            <w:top w:val="none" w:sz="0" w:space="0" w:color="auto"/>
            <w:left w:val="none" w:sz="0" w:space="0" w:color="auto"/>
            <w:bottom w:val="none" w:sz="0" w:space="0" w:color="auto"/>
            <w:right w:val="none" w:sz="0" w:space="0" w:color="auto"/>
          </w:divBdr>
        </w:div>
        <w:div w:id="1384908643">
          <w:marLeft w:val="480"/>
          <w:marRight w:val="0"/>
          <w:marTop w:val="0"/>
          <w:marBottom w:val="0"/>
          <w:divBdr>
            <w:top w:val="none" w:sz="0" w:space="0" w:color="auto"/>
            <w:left w:val="none" w:sz="0" w:space="0" w:color="auto"/>
            <w:bottom w:val="none" w:sz="0" w:space="0" w:color="auto"/>
            <w:right w:val="none" w:sz="0" w:space="0" w:color="auto"/>
          </w:divBdr>
        </w:div>
        <w:div w:id="1672171950">
          <w:marLeft w:val="480"/>
          <w:marRight w:val="0"/>
          <w:marTop w:val="0"/>
          <w:marBottom w:val="0"/>
          <w:divBdr>
            <w:top w:val="none" w:sz="0" w:space="0" w:color="auto"/>
            <w:left w:val="none" w:sz="0" w:space="0" w:color="auto"/>
            <w:bottom w:val="none" w:sz="0" w:space="0" w:color="auto"/>
            <w:right w:val="none" w:sz="0" w:space="0" w:color="auto"/>
          </w:divBdr>
        </w:div>
        <w:div w:id="1732583961">
          <w:marLeft w:val="480"/>
          <w:marRight w:val="0"/>
          <w:marTop w:val="0"/>
          <w:marBottom w:val="0"/>
          <w:divBdr>
            <w:top w:val="none" w:sz="0" w:space="0" w:color="auto"/>
            <w:left w:val="none" w:sz="0" w:space="0" w:color="auto"/>
            <w:bottom w:val="none" w:sz="0" w:space="0" w:color="auto"/>
            <w:right w:val="none" w:sz="0" w:space="0" w:color="auto"/>
          </w:divBdr>
        </w:div>
        <w:div w:id="1753119651">
          <w:marLeft w:val="480"/>
          <w:marRight w:val="0"/>
          <w:marTop w:val="0"/>
          <w:marBottom w:val="0"/>
          <w:divBdr>
            <w:top w:val="none" w:sz="0" w:space="0" w:color="auto"/>
            <w:left w:val="none" w:sz="0" w:space="0" w:color="auto"/>
            <w:bottom w:val="none" w:sz="0" w:space="0" w:color="auto"/>
            <w:right w:val="none" w:sz="0" w:space="0" w:color="auto"/>
          </w:divBdr>
        </w:div>
      </w:divsChild>
    </w:div>
    <w:div w:id="1135877772">
      <w:marLeft w:val="640"/>
      <w:marRight w:val="0"/>
      <w:marTop w:val="0"/>
      <w:marBottom w:val="0"/>
      <w:divBdr>
        <w:top w:val="none" w:sz="0" w:space="0" w:color="auto"/>
        <w:left w:val="none" w:sz="0" w:space="0" w:color="auto"/>
        <w:bottom w:val="none" w:sz="0" w:space="0" w:color="auto"/>
        <w:right w:val="none" w:sz="0" w:space="0" w:color="auto"/>
      </w:divBdr>
    </w:div>
    <w:div w:id="1135953739">
      <w:marLeft w:val="640"/>
      <w:marRight w:val="0"/>
      <w:marTop w:val="0"/>
      <w:marBottom w:val="0"/>
      <w:divBdr>
        <w:top w:val="none" w:sz="0" w:space="0" w:color="auto"/>
        <w:left w:val="none" w:sz="0" w:space="0" w:color="auto"/>
        <w:bottom w:val="none" w:sz="0" w:space="0" w:color="auto"/>
        <w:right w:val="none" w:sz="0" w:space="0" w:color="auto"/>
      </w:divBdr>
    </w:div>
    <w:div w:id="1136071249">
      <w:marLeft w:val="640"/>
      <w:marRight w:val="0"/>
      <w:marTop w:val="0"/>
      <w:marBottom w:val="0"/>
      <w:divBdr>
        <w:top w:val="none" w:sz="0" w:space="0" w:color="auto"/>
        <w:left w:val="none" w:sz="0" w:space="0" w:color="auto"/>
        <w:bottom w:val="none" w:sz="0" w:space="0" w:color="auto"/>
        <w:right w:val="none" w:sz="0" w:space="0" w:color="auto"/>
      </w:divBdr>
    </w:div>
    <w:div w:id="1136336376">
      <w:marLeft w:val="640"/>
      <w:marRight w:val="0"/>
      <w:marTop w:val="0"/>
      <w:marBottom w:val="0"/>
      <w:divBdr>
        <w:top w:val="none" w:sz="0" w:space="0" w:color="auto"/>
        <w:left w:val="none" w:sz="0" w:space="0" w:color="auto"/>
        <w:bottom w:val="none" w:sz="0" w:space="0" w:color="auto"/>
        <w:right w:val="none" w:sz="0" w:space="0" w:color="auto"/>
      </w:divBdr>
    </w:div>
    <w:div w:id="1136408847">
      <w:marLeft w:val="640"/>
      <w:marRight w:val="0"/>
      <w:marTop w:val="0"/>
      <w:marBottom w:val="0"/>
      <w:divBdr>
        <w:top w:val="none" w:sz="0" w:space="0" w:color="auto"/>
        <w:left w:val="none" w:sz="0" w:space="0" w:color="auto"/>
        <w:bottom w:val="none" w:sz="0" w:space="0" w:color="auto"/>
        <w:right w:val="none" w:sz="0" w:space="0" w:color="auto"/>
      </w:divBdr>
    </w:div>
    <w:div w:id="1136488883">
      <w:marLeft w:val="640"/>
      <w:marRight w:val="0"/>
      <w:marTop w:val="0"/>
      <w:marBottom w:val="0"/>
      <w:divBdr>
        <w:top w:val="none" w:sz="0" w:space="0" w:color="auto"/>
        <w:left w:val="none" w:sz="0" w:space="0" w:color="auto"/>
        <w:bottom w:val="none" w:sz="0" w:space="0" w:color="auto"/>
        <w:right w:val="none" w:sz="0" w:space="0" w:color="auto"/>
      </w:divBdr>
    </w:div>
    <w:div w:id="1136532050">
      <w:marLeft w:val="640"/>
      <w:marRight w:val="0"/>
      <w:marTop w:val="0"/>
      <w:marBottom w:val="0"/>
      <w:divBdr>
        <w:top w:val="none" w:sz="0" w:space="0" w:color="auto"/>
        <w:left w:val="none" w:sz="0" w:space="0" w:color="auto"/>
        <w:bottom w:val="none" w:sz="0" w:space="0" w:color="auto"/>
        <w:right w:val="none" w:sz="0" w:space="0" w:color="auto"/>
      </w:divBdr>
    </w:div>
    <w:div w:id="1136606331">
      <w:marLeft w:val="640"/>
      <w:marRight w:val="0"/>
      <w:marTop w:val="0"/>
      <w:marBottom w:val="0"/>
      <w:divBdr>
        <w:top w:val="none" w:sz="0" w:space="0" w:color="auto"/>
        <w:left w:val="none" w:sz="0" w:space="0" w:color="auto"/>
        <w:bottom w:val="none" w:sz="0" w:space="0" w:color="auto"/>
        <w:right w:val="none" w:sz="0" w:space="0" w:color="auto"/>
      </w:divBdr>
    </w:div>
    <w:div w:id="1136609594">
      <w:marLeft w:val="640"/>
      <w:marRight w:val="0"/>
      <w:marTop w:val="0"/>
      <w:marBottom w:val="0"/>
      <w:divBdr>
        <w:top w:val="none" w:sz="0" w:space="0" w:color="auto"/>
        <w:left w:val="none" w:sz="0" w:space="0" w:color="auto"/>
        <w:bottom w:val="none" w:sz="0" w:space="0" w:color="auto"/>
        <w:right w:val="none" w:sz="0" w:space="0" w:color="auto"/>
      </w:divBdr>
    </w:div>
    <w:div w:id="1136676266">
      <w:marLeft w:val="640"/>
      <w:marRight w:val="0"/>
      <w:marTop w:val="0"/>
      <w:marBottom w:val="0"/>
      <w:divBdr>
        <w:top w:val="none" w:sz="0" w:space="0" w:color="auto"/>
        <w:left w:val="none" w:sz="0" w:space="0" w:color="auto"/>
        <w:bottom w:val="none" w:sz="0" w:space="0" w:color="auto"/>
        <w:right w:val="none" w:sz="0" w:space="0" w:color="auto"/>
      </w:divBdr>
    </w:div>
    <w:div w:id="1136803598">
      <w:marLeft w:val="640"/>
      <w:marRight w:val="0"/>
      <w:marTop w:val="0"/>
      <w:marBottom w:val="0"/>
      <w:divBdr>
        <w:top w:val="none" w:sz="0" w:space="0" w:color="auto"/>
        <w:left w:val="none" w:sz="0" w:space="0" w:color="auto"/>
        <w:bottom w:val="none" w:sz="0" w:space="0" w:color="auto"/>
        <w:right w:val="none" w:sz="0" w:space="0" w:color="auto"/>
      </w:divBdr>
    </w:div>
    <w:div w:id="1136869379">
      <w:marLeft w:val="640"/>
      <w:marRight w:val="0"/>
      <w:marTop w:val="0"/>
      <w:marBottom w:val="0"/>
      <w:divBdr>
        <w:top w:val="none" w:sz="0" w:space="0" w:color="auto"/>
        <w:left w:val="none" w:sz="0" w:space="0" w:color="auto"/>
        <w:bottom w:val="none" w:sz="0" w:space="0" w:color="auto"/>
        <w:right w:val="none" w:sz="0" w:space="0" w:color="auto"/>
      </w:divBdr>
    </w:div>
    <w:div w:id="1136870913">
      <w:marLeft w:val="640"/>
      <w:marRight w:val="0"/>
      <w:marTop w:val="0"/>
      <w:marBottom w:val="0"/>
      <w:divBdr>
        <w:top w:val="none" w:sz="0" w:space="0" w:color="auto"/>
        <w:left w:val="none" w:sz="0" w:space="0" w:color="auto"/>
        <w:bottom w:val="none" w:sz="0" w:space="0" w:color="auto"/>
        <w:right w:val="none" w:sz="0" w:space="0" w:color="auto"/>
      </w:divBdr>
    </w:div>
    <w:div w:id="1136949328">
      <w:marLeft w:val="640"/>
      <w:marRight w:val="0"/>
      <w:marTop w:val="0"/>
      <w:marBottom w:val="0"/>
      <w:divBdr>
        <w:top w:val="none" w:sz="0" w:space="0" w:color="auto"/>
        <w:left w:val="none" w:sz="0" w:space="0" w:color="auto"/>
        <w:bottom w:val="none" w:sz="0" w:space="0" w:color="auto"/>
        <w:right w:val="none" w:sz="0" w:space="0" w:color="auto"/>
      </w:divBdr>
    </w:div>
    <w:div w:id="1137182293">
      <w:marLeft w:val="640"/>
      <w:marRight w:val="0"/>
      <w:marTop w:val="0"/>
      <w:marBottom w:val="0"/>
      <w:divBdr>
        <w:top w:val="none" w:sz="0" w:space="0" w:color="auto"/>
        <w:left w:val="none" w:sz="0" w:space="0" w:color="auto"/>
        <w:bottom w:val="none" w:sz="0" w:space="0" w:color="auto"/>
        <w:right w:val="none" w:sz="0" w:space="0" w:color="auto"/>
      </w:divBdr>
    </w:div>
    <w:div w:id="1137186207">
      <w:marLeft w:val="640"/>
      <w:marRight w:val="0"/>
      <w:marTop w:val="0"/>
      <w:marBottom w:val="0"/>
      <w:divBdr>
        <w:top w:val="none" w:sz="0" w:space="0" w:color="auto"/>
        <w:left w:val="none" w:sz="0" w:space="0" w:color="auto"/>
        <w:bottom w:val="none" w:sz="0" w:space="0" w:color="auto"/>
        <w:right w:val="none" w:sz="0" w:space="0" w:color="auto"/>
      </w:divBdr>
    </w:div>
    <w:div w:id="1137187758">
      <w:marLeft w:val="640"/>
      <w:marRight w:val="0"/>
      <w:marTop w:val="0"/>
      <w:marBottom w:val="0"/>
      <w:divBdr>
        <w:top w:val="none" w:sz="0" w:space="0" w:color="auto"/>
        <w:left w:val="none" w:sz="0" w:space="0" w:color="auto"/>
        <w:bottom w:val="none" w:sz="0" w:space="0" w:color="auto"/>
        <w:right w:val="none" w:sz="0" w:space="0" w:color="auto"/>
      </w:divBdr>
    </w:div>
    <w:div w:id="1137189582">
      <w:marLeft w:val="640"/>
      <w:marRight w:val="0"/>
      <w:marTop w:val="0"/>
      <w:marBottom w:val="0"/>
      <w:divBdr>
        <w:top w:val="none" w:sz="0" w:space="0" w:color="auto"/>
        <w:left w:val="none" w:sz="0" w:space="0" w:color="auto"/>
        <w:bottom w:val="none" w:sz="0" w:space="0" w:color="auto"/>
        <w:right w:val="none" w:sz="0" w:space="0" w:color="auto"/>
      </w:divBdr>
    </w:div>
    <w:div w:id="1137255973">
      <w:marLeft w:val="640"/>
      <w:marRight w:val="0"/>
      <w:marTop w:val="0"/>
      <w:marBottom w:val="0"/>
      <w:divBdr>
        <w:top w:val="none" w:sz="0" w:space="0" w:color="auto"/>
        <w:left w:val="none" w:sz="0" w:space="0" w:color="auto"/>
        <w:bottom w:val="none" w:sz="0" w:space="0" w:color="auto"/>
        <w:right w:val="none" w:sz="0" w:space="0" w:color="auto"/>
      </w:divBdr>
    </w:div>
    <w:div w:id="1137256667">
      <w:marLeft w:val="640"/>
      <w:marRight w:val="0"/>
      <w:marTop w:val="0"/>
      <w:marBottom w:val="0"/>
      <w:divBdr>
        <w:top w:val="none" w:sz="0" w:space="0" w:color="auto"/>
        <w:left w:val="none" w:sz="0" w:space="0" w:color="auto"/>
        <w:bottom w:val="none" w:sz="0" w:space="0" w:color="auto"/>
        <w:right w:val="none" w:sz="0" w:space="0" w:color="auto"/>
      </w:divBdr>
    </w:div>
    <w:div w:id="1137262297">
      <w:marLeft w:val="640"/>
      <w:marRight w:val="0"/>
      <w:marTop w:val="0"/>
      <w:marBottom w:val="0"/>
      <w:divBdr>
        <w:top w:val="none" w:sz="0" w:space="0" w:color="auto"/>
        <w:left w:val="none" w:sz="0" w:space="0" w:color="auto"/>
        <w:bottom w:val="none" w:sz="0" w:space="0" w:color="auto"/>
        <w:right w:val="none" w:sz="0" w:space="0" w:color="auto"/>
      </w:divBdr>
    </w:div>
    <w:div w:id="1137262904">
      <w:marLeft w:val="640"/>
      <w:marRight w:val="0"/>
      <w:marTop w:val="0"/>
      <w:marBottom w:val="0"/>
      <w:divBdr>
        <w:top w:val="none" w:sz="0" w:space="0" w:color="auto"/>
        <w:left w:val="none" w:sz="0" w:space="0" w:color="auto"/>
        <w:bottom w:val="none" w:sz="0" w:space="0" w:color="auto"/>
        <w:right w:val="none" w:sz="0" w:space="0" w:color="auto"/>
      </w:divBdr>
    </w:div>
    <w:div w:id="1137408356">
      <w:marLeft w:val="640"/>
      <w:marRight w:val="0"/>
      <w:marTop w:val="0"/>
      <w:marBottom w:val="0"/>
      <w:divBdr>
        <w:top w:val="none" w:sz="0" w:space="0" w:color="auto"/>
        <w:left w:val="none" w:sz="0" w:space="0" w:color="auto"/>
        <w:bottom w:val="none" w:sz="0" w:space="0" w:color="auto"/>
        <w:right w:val="none" w:sz="0" w:space="0" w:color="auto"/>
      </w:divBdr>
    </w:div>
    <w:div w:id="1137453736">
      <w:marLeft w:val="640"/>
      <w:marRight w:val="0"/>
      <w:marTop w:val="0"/>
      <w:marBottom w:val="0"/>
      <w:divBdr>
        <w:top w:val="none" w:sz="0" w:space="0" w:color="auto"/>
        <w:left w:val="none" w:sz="0" w:space="0" w:color="auto"/>
        <w:bottom w:val="none" w:sz="0" w:space="0" w:color="auto"/>
        <w:right w:val="none" w:sz="0" w:space="0" w:color="auto"/>
      </w:divBdr>
    </w:div>
    <w:div w:id="1137525322">
      <w:marLeft w:val="640"/>
      <w:marRight w:val="0"/>
      <w:marTop w:val="0"/>
      <w:marBottom w:val="0"/>
      <w:divBdr>
        <w:top w:val="none" w:sz="0" w:space="0" w:color="auto"/>
        <w:left w:val="none" w:sz="0" w:space="0" w:color="auto"/>
        <w:bottom w:val="none" w:sz="0" w:space="0" w:color="auto"/>
        <w:right w:val="none" w:sz="0" w:space="0" w:color="auto"/>
      </w:divBdr>
    </w:div>
    <w:div w:id="1137576679">
      <w:marLeft w:val="640"/>
      <w:marRight w:val="0"/>
      <w:marTop w:val="0"/>
      <w:marBottom w:val="0"/>
      <w:divBdr>
        <w:top w:val="none" w:sz="0" w:space="0" w:color="auto"/>
        <w:left w:val="none" w:sz="0" w:space="0" w:color="auto"/>
        <w:bottom w:val="none" w:sz="0" w:space="0" w:color="auto"/>
        <w:right w:val="none" w:sz="0" w:space="0" w:color="auto"/>
      </w:divBdr>
    </w:div>
    <w:div w:id="1137721912">
      <w:marLeft w:val="640"/>
      <w:marRight w:val="0"/>
      <w:marTop w:val="0"/>
      <w:marBottom w:val="0"/>
      <w:divBdr>
        <w:top w:val="none" w:sz="0" w:space="0" w:color="auto"/>
        <w:left w:val="none" w:sz="0" w:space="0" w:color="auto"/>
        <w:bottom w:val="none" w:sz="0" w:space="0" w:color="auto"/>
        <w:right w:val="none" w:sz="0" w:space="0" w:color="auto"/>
      </w:divBdr>
    </w:div>
    <w:div w:id="1137722373">
      <w:marLeft w:val="640"/>
      <w:marRight w:val="0"/>
      <w:marTop w:val="0"/>
      <w:marBottom w:val="0"/>
      <w:divBdr>
        <w:top w:val="none" w:sz="0" w:space="0" w:color="auto"/>
        <w:left w:val="none" w:sz="0" w:space="0" w:color="auto"/>
        <w:bottom w:val="none" w:sz="0" w:space="0" w:color="auto"/>
        <w:right w:val="none" w:sz="0" w:space="0" w:color="auto"/>
      </w:divBdr>
    </w:div>
    <w:div w:id="1137725093">
      <w:marLeft w:val="640"/>
      <w:marRight w:val="0"/>
      <w:marTop w:val="0"/>
      <w:marBottom w:val="0"/>
      <w:divBdr>
        <w:top w:val="none" w:sz="0" w:space="0" w:color="auto"/>
        <w:left w:val="none" w:sz="0" w:space="0" w:color="auto"/>
        <w:bottom w:val="none" w:sz="0" w:space="0" w:color="auto"/>
        <w:right w:val="none" w:sz="0" w:space="0" w:color="auto"/>
      </w:divBdr>
    </w:div>
    <w:div w:id="1137795406">
      <w:marLeft w:val="640"/>
      <w:marRight w:val="0"/>
      <w:marTop w:val="0"/>
      <w:marBottom w:val="0"/>
      <w:divBdr>
        <w:top w:val="none" w:sz="0" w:space="0" w:color="auto"/>
        <w:left w:val="none" w:sz="0" w:space="0" w:color="auto"/>
        <w:bottom w:val="none" w:sz="0" w:space="0" w:color="auto"/>
        <w:right w:val="none" w:sz="0" w:space="0" w:color="auto"/>
      </w:divBdr>
    </w:div>
    <w:div w:id="1137839965">
      <w:marLeft w:val="640"/>
      <w:marRight w:val="0"/>
      <w:marTop w:val="0"/>
      <w:marBottom w:val="0"/>
      <w:divBdr>
        <w:top w:val="none" w:sz="0" w:space="0" w:color="auto"/>
        <w:left w:val="none" w:sz="0" w:space="0" w:color="auto"/>
        <w:bottom w:val="none" w:sz="0" w:space="0" w:color="auto"/>
        <w:right w:val="none" w:sz="0" w:space="0" w:color="auto"/>
      </w:divBdr>
    </w:div>
    <w:div w:id="1137840558">
      <w:marLeft w:val="640"/>
      <w:marRight w:val="0"/>
      <w:marTop w:val="0"/>
      <w:marBottom w:val="0"/>
      <w:divBdr>
        <w:top w:val="none" w:sz="0" w:space="0" w:color="auto"/>
        <w:left w:val="none" w:sz="0" w:space="0" w:color="auto"/>
        <w:bottom w:val="none" w:sz="0" w:space="0" w:color="auto"/>
        <w:right w:val="none" w:sz="0" w:space="0" w:color="auto"/>
      </w:divBdr>
    </w:div>
    <w:div w:id="1137844113">
      <w:marLeft w:val="640"/>
      <w:marRight w:val="0"/>
      <w:marTop w:val="0"/>
      <w:marBottom w:val="0"/>
      <w:divBdr>
        <w:top w:val="none" w:sz="0" w:space="0" w:color="auto"/>
        <w:left w:val="none" w:sz="0" w:space="0" w:color="auto"/>
        <w:bottom w:val="none" w:sz="0" w:space="0" w:color="auto"/>
        <w:right w:val="none" w:sz="0" w:space="0" w:color="auto"/>
      </w:divBdr>
    </w:div>
    <w:div w:id="1137916631">
      <w:marLeft w:val="640"/>
      <w:marRight w:val="0"/>
      <w:marTop w:val="0"/>
      <w:marBottom w:val="0"/>
      <w:divBdr>
        <w:top w:val="none" w:sz="0" w:space="0" w:color="auto"/>
        <w:left w:val="none" w:sz="0" w:space="0" w:color="auto"/>
        <w:bottom w:val="none" w:sz="0" w:space="0" w:color="auto"/>
        <w:right w:val="none" w:sz="0" w:space="0" w:color="auto"/>
      </w:divBdr>
    </w:div>
    <w:div w:id="1137919047">
      <w:marLeft w:val="640"/>
      <w:marRight w:val="0"/>
      <w:marTop w:val="0"/>
      <w:marBottom w:val="0"/>
      <w:divBdr>
        <w:top w:val="none" w:sz="0" w:space="0" w:color="auto"/>
        <w:left w:val="none" w:sz="0" w:space="0" w:color="auto"/>
        <w:bottom w:val="none" w:sz="0" w:space="0" w:color="auto"/>
        <w:right w:val="none" w:sz="0" w:space="0" w:color="auto"/>
      </w:divBdr>
    </w:div>
    <w:div w:id="1137986872">
      <w:marLeft w:val="640"/>
      <w:marRight w:val="0"/>
      <w:marTop w:val="0"/>
      <w:marBottom w:val="0"/>
      <w:divBdr>
        <w:top w:val="none" w:sz="0" w:space="0" w:color="auto"/>
        <w:left w:val="none" w:sz="0" w:space="0" w:color="auto"/>
        <w:bottom w:val="none" w:sz="0" w:space="0" w:color="auto"/>
        <w:right w:val="none" w:sz="0" w:space="0" w:color="auto"/>
      </w:divBdr>
    </w:div>
    <w:div w:id="1137988846">
      <w:marLeft w:val="640"/>
      <w:marRight w:val="0"/>
      <w:marTop w:val="0"/>
      <w:marBottom w:val="0"/>
      <w:divBdr>
        <w:top w:val="none" w:sz="0" w:space="0" w:color="auto"/>
        <w:left w:val="none" w:sz="0" w:space="0" w:color="auto"/>
        <w:bottom w:val="none" w:sz="0" w:space="0" w:color="auto"/>
        <w:right w:val="none" w:sz="0" w:space="0" w:color="auto"/>
      </w:divBdr>
    </w:div>
    <w:div w:id="1137995277">
      <w:marLeft w:val="640"/>
      <w:marRight w:val="0"/>
      <w:marTop w:val="0"/>
      <w:marBottom w:val="0"/>
      <w:divBdr>
        <w:top w:val="none" w:sz="0" w:space="0" w:color="auto"/>
        <w:left w:val="none" w:sz="0" w:space="0" w:color="auto"/>
        <w:bottom w:val="none" w:sz="0" w:space="0" w:color="auto"/>
        <w:right w:val="none" w:sz="0" w:space="0" w:color="auto"/>
      </w:divBdr>
    </w:div>
    <w:div w:id="1138112562">
      <w:marLeft w:val="640"/>
      <w:marRight w:val="0"/>
      <w:marTop w:val="0"/>
      <w:marBottom w:val="0"/>
      <w:divBdr>
        <w:top w:val="none" w:sz="0" w:space="0" w:color="auto"/>
        <w:left w:val="none" w:sz="0" w:space="0" w:color="auto"/>
        <w:bottom w:val="none" w:sz="0" w:space="0" w:color="auto"/>
        <w:right w:val="none" w:sz="0" w:space="0" w:color="auto"/>
      </w:divBdr>
    </w:div>
    <w:div w:id="1138376370">
      <w:marLeft w:val="640"/>
      <w:marRight w:val="0"/>
      <w:marTop w:val="0"/>
      <w:marBottom w:val="0"/>
      <w:divBdr>
        <w:top w:val="none" w:sz="0" w:space="0" w:color="auto"/>
        <w:left w:val="none" w:sz="0" w:space="0" w:color="auto"/>
        <w:bottom w:val="none" w:sz="0" w:space="0" w:color="auto"/>
        <w:right w:val="none" w:sz="0" w:space="0" w:color="auto"/>
      </w:divBdr>
    </w:div>
    <w:div w:id="1138380305">
      <w:marLeft w:val="640"/>
      <w:marRight w:val="0"/>
      <w:marTop w:val="0"/>
      <w:marBottom w:val="0"/>
      <w:divBdr>
        <w:top w:val="none" w:sz="0" w:space="0" w:color="auto"/>
        <w:left w:val="none" w:sz="0" w:space="0" w:color="auto"/>
        <w:bottom w:val="none" w:sz="0" w:space="0" w:color="auto"/>
        <w:right w:val="none" w:sz="0" w:space="0" w:color="auto"/>
      </w:divBdr>
    </w:div>
    <w:div w:id="1138450531">
      <w:marLeft w:val="640"/>
      <w:marRight w:val="0"/>
      <w:marTop w:val="0"/>
      <w:marBottom w:val="0"/>
      <w:divBdr>
        <w:top w:val="none" w:sz="0" w:space="0" w:color="auto"/>
        <w:left w:val="none" w:sz="0" w:space="0" w:color="auto"/>
        <w:bottom w:val="none" w:sz="0" w:space="0" w:color="auto"/>
        <w:right w:val="none" w:sz="0" w:space="0" w:color="auto"/>
      </w:divBdr>
    </w:div>
    <w:div w:id="1138453597">
      <w:marLeft w:val="640"/>
      <w:marRight w:val="0"/>
      <w:marTop w:val="0"/>
      <w:marBottom w:val="0"/>
      <w:divBdr>
        <w:top w:val="none" w:sz="0" w:space="0" w:color="auto"/>
        <w:left w:val="none" w:sz="0" w:space="0" w:color="auto"/>
        <w:bottom w:val="none" w:sz="0" w:space="0" w:color="auto"/>
        <w:right w:val="none" w:sz="0" w:space="0" w:color="auto"/>
      </w:divBdr>
    </w:div>
    <w:div w:id="1138455056">
      <w:marLeft w:val="640"/>
      <w:marRight w:val="0"/>
      <w:marTop w:val="0"/>
      <w:marBottom w:val="0"/>
      <w:divBdr>
        <w:top w:val="none" w:sz="0" w:space="0" w:color="auto"/>
        <w:left w:val="none" w:sz="0" w:space="0" w:color="auto"/>
        <w:bottom w:val="none" w:sz="0" w:space="0" w:color="auto"/>
        <w:right w:val="none" w:sz="0" w:space="0" w:color="auto"/>
      </w:divBdr>
    </w:div>
    <w:div w:id="1138457408">
      <w:marLeft w:val="640"/>
      <w:marRight w:val="0"/>
      <w:marTop w:val="0"/>
      <w:marBottom w:val="0"/>
      <w:divBdr>
        <w:top w:val="none" w:sz="0" w:space="0" w:color="auto"/>
        <w:left w:val="none" w:sz="0" w:space="0" w:color="auto"/>
        <w:bottom w:val="none" w:sz="0" w:space="0" w:color="auto"/>
        <w:right w:val="none" w:sz="0" w:space="0" w:color="auto"/>
      </w:divBdr>
    </w:div>
    <w:div w:id="1138458029">
      <w:marLeft w:val="640"/>
      <w:marRight w:val="0"/>
      <w:marTop w:val="0"/>
      <w:marBottom w:val="0"/>
      <w:divBdr>
        <w:top w:val="none" w:sz="0" w:space="0" w:color="auto"/>
        <w:left w:val="none" w:sz="0" w:space="0" w:color="auto"/>
        <w:bottom w:val="none" w:sz="0" w:space="0" w:color="auto"/>
        <w:right w:val="none" w:sz="0" w:space="0" w:color="auto"/>
      </w:divBdr>
    </w:div>
    <w:div w:id="1138570270">
      <w:marLeft w:val="640"/>
      <w:marRight w:val="0"/>
      <w:marTop w:val="0"/>
      <w:marBottom w:val="0"/>
      <w:divBdr>
        <w:top w:val="none" w:sz="0" w:space="0" w:color="auto"/>
        <w:left w:val="none" w:sz="0" w:space="0" w:color="auto"/>
        <w:bottom w:val="none" w:sz="0" w:space="0" w:color="auto"/>
        <w:right w:val="none" w:sz="0" w:space="0" w:color="auto"/>
      </w:divBdr>
    </w:div>
    <w:div w:id="1138650755">
      <w:marLeft w:val="640"/>
      <w:marRight w:val="0"/>
      <w:marTop w:val="0"/>
      <w:marBottom w:val="0"/>
      <w:divBdr>
        <w:top w:val="none" w:sz="0" w:space="0" w:color="auto"/>
        <w:left w:val="none" w:sz="0" w:space="0" w:color="auto"/>
        <w:bottom w:val="none" w:sz="0" w:space="0" w:color="auto"/>
        <w:right w:val="none" w:sz="0" w:space="0" w:color="auto"/>
      </w:divBdr>
    </w:div>
    <w:div w:id="1138765790">
      <w:marLeft w:val="640"/>
      <w:marRight w:val="0"/>
      <w:marTop w:val="0"/>
      <w:marBottom w:val="0"/>
      <w:divBdr>
        <w:top w:val="none" w:sz="0" w:space="0" w:color="auto"/>
        <w:left w:val="none" w:sz="0" w:space="0" w:color="auto"/>
        <w:bottom w:val="none" w:sz="0" w:space="0" w:color="auto"/>
        <w:right w:val="none" w:sz="0" w:space="0" w:color="auto"/>
      </w:divBdr>
    </w:div>
    <w:div w:id="1138835384">
      <w:marLeft w:val="640"/>
      <w:marRight w:val="0"/>
      <w:marTop w:val="0"/>
      <w:marBottom w:val="0"/>
      <w:divBdr>
        <w:top w:val="none" w:sz="0" w:space="0" w:color="auto"/>
        <w:left w:val="none" w:sz="0" w:space="0" w:color="auto"/>
        <w:bottom w:val="none" w:sz="0" w:space="0" w:color="auto"/>
        <w:right w:val="none" w:sz="0" w:space="0" w:color="auto"/>
      </w:divBdr>
    </w:div>
    <w:div w:id="1138839905">
      <w:marLeft w:val="640"/>
      <w:marRight w:val="0"/>
      <w:marTop w:val="0"/>
      <w:marBottom w:val="0"/>
      <w:divBdr>
        <w:top w:val="none" w:sz="0" w:space="0" w:color="auto"/>
        <w:left w:val="none" w:sz="0" w:space="0" w:color="auto"/>
        <w:bottom w:val="none" w:sz="0" w:space="0" w:color="auto"/>
        <w:right w:val="none" w:sz="0" w:space="0" w:color="auto"/>
      </w:divBdr>
    </w:div>
    <w:div w:id="1138841024">
      <w:marLeft w:val="640"/>
      <w:marRight w:val="0"/>
      <w:marTop w:val="0"/>
      <w:marBottom w:val="0"/>
      <w:divBdr>
        <w:top w:val="none" w:sz="0" w:space="0" w:color="auto"/>
        <w:left w:val="none" w:sz="0" w:space="0" w:color="auto"/>
        <w:bottom w:val="none" w:sz="0" w:space="0" w:color="auto"/>
        <w:right w:val="none" w:sz="0" w:space="0" w:color="auto"/>
      </w:divBdr>
    </w:div>
    <w:div w:id="1138884821">
      <w:marLeft w:val="640"/>
      <w:marRight w:val="0"/>
      <w:marTop w:val="0"/>
      <w:marBottom w:val="0"/>
      <w:divBdr>
        <w:top w:val="none" w:sz="0" w:space="0" w:color="auto"/>
        <w:left w:val="none" w:sz="0" w:space="0" w:color="auto"/>
        <w:bottom w:val="none" w:sz="0" w:space="0" w:color="auto"/>
        <w:right w:val="none" w:sz="0" w:space="0" w:color="auto"/>
      </w:divBdr>
    </w:div>
    <w:div w:id="1138961726">
      <w:marLeft w:val="640"/>
      <w:marRight w:val="0"/>
      <w:marTop w:val="0"/>
      <w:marBottom w:val="0"/>
      <w:divBdr>
        <w:top w:val="none" w:sz="0" w:space="0" w:color="auto"/>
        <w:left w:val="none" w:sz="0" w:space="0" w:color="auto"/>
        <w:bottom w:val="none" w:sz="0" w:space="0" w:color="auto"/>
        <w:right w:val="none" w:sz="0" w:space="0" w:color="auto"/>
      </w:divBdr>
    </w:div>
    <w:div w:id="1139035237">
      <w:marLeft w:val="640"/>
      <w:marRight w:val="0"/>
      <w:marTop w:val="0"/>
      <w:marBottom w:val="0"/>
      <w:divBdr>
        <w:top w:val="none" w:sz="0" w:space="0" w:color="auto"/>
        <w:left w:val="none" w:sz="0" w:space="0" w:color="auto"/>
        <w:bottom w:val="none" w:sz="0" w:space="0" w:color="auto"/>
        <w:right w:val="none" w:sz="0" w:space="0" w:color="auto"/>
      </w:divBdr>
    </w:div>
    <w:div w:id="1139110979">
      <w:marLeft w:val="640"/>
      <w:marRight w:val="0"/>
      <w:marTop w:val="0"/>
      <w:marBottom w:val="0"/>
      <w:divBdr>
        <w:top w:val="none" w:sz="0" w:space="0" w:color="auto"/>
        <w:left w:val="none" w:sz="0" w:space="0" w:color="auto"/>
        <w:bottom w:val="none" w:sz="0" w:space="0" w:color="auto"/>
        <w:right w:val="none" w:sz="0" w:space="0" w:color="auto"/>
      </w:divBdr>
    </w:div>
    <w:div w:id="1139297417">
      <w:marLeft w:val="640"/>
      <w:marRight w:val="0"/>
      <w:marTop w:val="0"/>
      <w:marBottom w:val="0"/>
      <w:divBdr>
        <w:top w:val="none" w:sz="0" w:space="0" w:color="auto"/>
        <w:left w:val="none" w:sz="0" w:space="0" w:color="auto"/>
        <w:bottom w:val="none" w:sz="0" w:space="0" w:color="auto"/>
        <w:right w:val="none" w:sz="0" w:space="0" w:color="auto"/>
      </w:divBdr>
    </w:div>
    <w:div w:id="1139415026">
      <w:marLeft w:val="640"/>
      <w:marRight w:val="0"/>
      <w:marTop w:val="0"/>
      <w:marBottom w:val="0"/>
      <w:divBdr>
        <w:top w:val="none" w:sz="0" w:space="0" w:color="auto"/>
        <w:left w:val="none" w:sz="0" w:space="0" w:color="auto"/>
        <w:bottom w:val="none" w:sz="0" w:space="0" w:color="auto"/>
        <w:right w:val="none" w:sz="0" w:space="0" w:color="auto"/>
      </w:divBdr>
    </w:div>
    <w:div w:id="1139416698">
      <w:marLeft w:val="640"/>
      <w:marRight w:val="0"/>
      <w:marTop w:val="0"/>
      <w:marBottom w:val="0"/>
      <w:divBdr>
        <w:top w:val="none" w:sz="0" w:space="0" w:color="auto"/>
        <w:left w:val="none" w:sz="0" w:space="0" w:color="auto"/>
        <w:bottom w:val="none" w:sz="0" w:space="0" w:color="auto"/>
        <w:right w:val="none" w:sz="0" w:space="0" w:color="auto"/>
      </w:divBdr>
    </w:div>
    <w:div w:id="1139542456">
      <w:marLeft w:val="640"/>
      <w:marRight w:val="0"/>
      <w:marTop w:val="0"/>
      <w:marBottom w:val="0"/>
      <w:divBdr>
        <w:top w:val="none" w:sz="0" w:space="0" w:color="auto"/>
        <w:left w:val="none" w:sz="0" w:space="0" w:color="auto"/>
        <w:bottom w:val="none" w:sz="0" w:space="0" w:color="auto"/>
        <w:right w:val="none" w:sz="0" w:space="0" w:color="auto"/>
      </w:divBdr>
    </w:div>
    <w:div w:id="1139569384">
      <w:marLeft w:val="640"/>
      <w:marRight w:val="0"/>
      <w:marTop w:val="0"/>
      <w:marBottom w:val="0"/>
      <w:divBdr>
        <w:top w:val="none" w:sz="0" w:space="0" w:color="auto"/>
        <w:left w:val="none" w:sz="0" w:space="0" w:color="auto"/>
        <w:bottom w:val="none" w:sz="0" w:space="0" w:color="auto"/>
        <w:right w:val="none" w:sz="0" w:space="0" w:color="auto"/>
      </w:divBdr>
    </w:div>
    <w:div w:id="1139609982">
      <w:marLeft w:val="640"/>
      <w:marRight w:val="0"/>
      <w:marTop w:val="0"/>
      <w:marBottom w:val="0"/>
      <w:divBdr>
        <w:top w:val="none" w:sz="0" w:space="0" w:color="auto"/>
        <w:left w:val="none" w:sz="0" w:space="0" w:color="auto"/>
        <w:bottom w:val="none" w:sz="0" w:space="0" w:color="auto"/>
        <w:right w:val="none" w:sz="0" w:space="0" w:color="auto"/>
      </w:divBdr>
    </w:div>
    <w:div w:id="1139610121">
      <w:marLeft w:val="640"/>
      <w:marRight w:val="0"/>
      <w:marTop w:val="0"/>
      <w:marBottom w:val="0"/>
      <w:divBdr>
        <w:top w:val="none" w:sz="0" w:space="0" w:color="auto"/>
        <w:left w:val="none" w:sz="0" w:space="0" w:color="auto"/>
        <w:bottom w:val="none" w:sz="0" w:space="0" w:color="auto"/>
        <w:right w:val="none" w:sz="0" w:space="0" w:color="auto"/>
      </w:divBdr>
    </w:div>
    <w:div w:id="1139610978">
      <w:marLeft w:val="640"/>
      <w:marRight w:val="0"/>
      <w:marTop w:val="0"/>
      <w:marBottom w:val="0"/>
      <w:divBdr>
        <w:top w:val="none" w:sz="0" w:space="0" w:color="auto"/>
        <w:left w:val="none" w:sz="0" w:space="0" w:color="auto"/>
        <w:bottom w:val="none" w:sz="0" w:space="0" w:color="auto"/>
        <w:right w:val="none" w:sz="0" w:space="0" w:color="auto"/>
      </w:divBdr>
    </w:div>
    <w:div w:id="1139690057">
      <w:marLeft w:val="640"/>
      <w:marRight w:val="0"/>
      <w:marTop w:val="0"/>
      <w:marBottom w:val="0"/>
      <w:divBdr>
        <w:top w:val="none" w:sz="0" w:space="0" w:color="auto"/>
        <w:left w:val="none" w:sz="0" w:space="0" w:color="auto"/>
        <w:bottom w:val="none" w:sz="0" w:space="0" w:color="auto"/>
        <w:right w:val="none" w:sz="0" w:space="0" w:color="auto"/>
      </w:divBdr>
    </w:div>
    <w:div w:id="1139765597">
      <w:marLeft w:val="640"/>
      <w:marRight w:val="0"/>
      <w:marTop w:val="0"/>
      <w:marBottom w:val="0"/>
      <w:divBdr>
        <w:top w:val="none" w:sz="0" w:space="0" w:color="auto"/>
        <w:left w:val="none" w:sz="0" w:space="0" w:color="auto"/>
        <w:bottom w:val="none" w:sz="0" w:space="0" w:color="auto"/>
        <w:right w:val="none" w:sz="0" w:space="0" w:color="auto"/>
      </w:divBdr>
    </w:div>
    <w:div w:id="1139806385">
      <w:marLeft w:val="640"/>
      <w:marRight w:val="0"/>
      <w:marTop w:val="0"/>
      <w:marBottom w:val="0"/>
      <w:divBdr>
        <w:top w:val="none" w:sz="0" w:space="0" w:color="auto"/>
        <w:left w:val="none" w:sz="0" w:space="0" w:color="auto"/>
        <w:bottom w:val="none" w:sz="0" w:space="0" w:color="auto"/>
        <w:right w:val="none" w:sz="0" w:space="0" w:color="auto"/>
      </w:divBdr>
    </w:div>
    <w:div w:id="1139878799">
      <w:marLeft w:val="640"/>
      <w:marRight w:val="0"/>
      <w:marTop w:val="0"/>
      <w:marBottom w:val="0"/>
      <w:divBdr>
        <w:top w:val="none" w:sz="0" w:space="0" w:color="auto"/>
        <w:left w:val="none" w:sz="0" w:space="0" w:color="auto"/>
        <w:bottom w:val="none" w:sz="0" w:space="0" w:color="auto"/>
        <w:right w:val="none" w:sz="0" w:space="0" w:color="auto"/>
      </w:divBdr>
    </w:div>
    <w:div w:id="1140004013">
      <w:marLeft w:val="640"/>
      <w:marRight w:val="0"/>
      <w:marTop w:val="0"/>
      <w:marBottom w:val="0"/>
      <w:divBdr>
        <w:top w:val="none" w:sz="0" w:space="0" w:color="auto"/>
        <w:left w:val="none" w:sz="0" w:space="0" w:color="auto"/>
        <w:bottom w:val="none" w:sz="0" w:space="0" w:color="auto"/>
        <w:right w:val="none" w:sz="0" w:space="0" w:color="auto"/>
      </w:divBdr>
    </w:div>
    <w:div w:id="1140031094">
      <w:marLeft w:val="640"/>
      <w:marRight w:val="0"/>
      <w:marTop w:val="0"/>
      <w:marBottom w:val="0"/>
      <w:divBdr>
        <w:top w:val="none" w:sz="0" w:space="0" w:color="auto"/>
        <w:left w:val="none" w:sz="0" w:space="0" w:color="auto"/>
        <w:bottom w:val="none" w:sz="0" w:space="0" w:color="auto"/>
        <w:right w:val="none" w:sz="0" w:space="0" w:color="auto"/>
      </w:divBdr>
    </w:div>
    <w:div w:id="1140151612">
      <w:marLeft w:val="640"/>
      <w:marRight w:val="0"/>
      <w:marTop w:val="0"/>
      <w:marBottom w:val="0"/>
      <w:divBdr>
        <w:top w:val="none" w:sz="0" w:space="0" w:color="auto"/>
        <w:left w:val="none" w:sz="0" w:space="0" w:color="auto"/>
        <w:bottom w:val="none" w:sz="0" w:space="0" w:color="auto"/>
        <w:right w:val="none" w:sz="0" w:space="0" w:color="auto"/>
      </w:divBdr>
    </w:div>
    <w:div w:id="1140151623">
      <w:marLeft w:val="640"/>
      <w:marRight w:val="0"/>
      <w:marTop w:val="0"/>
      <w:marBottom w:val="0"/>
      <w:divBdr>
        <w:top w:val="none" w:sz="0" w:space="0" w:color="auto"/>
        <w:left w:val="none" w:sz="0" w:space="0" w:color="auto"/>
        <w:bottom w:val="none" w:sz="0" w:space="0" w:color="auto"/>
        <w:right w:val="none" w:sz="0" w:space="0" w:color="auto"/>
      </w:divBdr>
    </w:div>
    <w:div w:id="1140154394">
      <w:marLeft w:val="640"/>
      <w:marRight w:val="0"/>
      <w:marTop w:val="0"/>
      <w:marBottom w:val="0"/>
      <w:divBdr>
        <w:top w:val="none" w:sz="0" w:space="0" w:color="auto"/>
        <w:left w:val="none" w:sz="0" w:space="0" w:color="auto"/>
        <w:bottom w:val="none" w:sz="0" w:space="0" w:color="auto"/>
        <w:right w:val="none" w:sz="0" w:space="0" w:color="auto"/>
      </w:divBdr>
    </w:div>
    <w:div w:id="1140343935">
      <w:marLeft w:val="640"/>
      <w:marRight w:val="0"/>
      <w:marTop w:val="0"/>
      <w:marBottom w:val="0"/>
      <w:divBdr>
        <w:top w:val="none" w:sz="0" w:space="0" w:color="auto"/>
        <w:left w:val="none" w:sz="0" w:space="0" w:color="auto"/>
        <w:bottom w:val="none" w:sz="0" w:space="0" w:color="auto"/>
        <w:right w:val="none" w:sz="0" w:space="0" w:color="auto"/>
      </w:divBdr>
    </w:div>
    <w:div w:id="1140347024">
      <w:marLeft w:val="640"/>
      <w:marRight w:val="0"/>
      <w:marTop w:val="0"/>
      <w:marBottom w:val="0"/>
      <w:divBdr>
        <w:top w:val="none" w:sz="0" w:space="0" w:color="auto"/>
        <w:left w:val="none" w:sz="0" w:space="0" w:color="auto"/>
        <w:bottom w:val="none" w:sz="0" w:space="0" w:color="auto"/>
        <w:right w:val="none" w:sz="0" w:space="0" w:color="auto"/>
      </w:divBdr>
    </w:div>
    <w:div w:id="1140610982">
      <w:marLeft w:val="640"/>
      <w:marRight w:val="0"/>
      <w:marTop w:val="0"/>
      <w:marBottom w:val="0"/>
      <w:divBdr>
        <w:top w:val="none" w:sz="0" w:space="0" w:color="auto"/>
        <w:left w:val="none" w:sz="0" w:space="0" w:color="auto"/>
        <w:bottom w:val="none" w:sz="0" w:space="0" w:color="auto"/>
        <w:right w:val="none" w:sz="0" w:space="0" w:color="auto"/>
      </w:divBdr>
    </w:div>
    <w:div w:id="1140613489">
      <w:marLeft w:val="640"/>
      <w:marRight w:val="0"/>
      <w:marTop w:val="0"/>
      <w:marBottom w:val="0"/>
      <w:divBdr>
        <w:top w:val="none" w:sz="0" w:space="0" w:color="auto"/>
        <w:left w:val="none" w:sz="0" w:space="0" w:color="auto"/>
        <w:bottom w:val="none" w:sz="0" w:space="0" w:color="auto"/>
        <w:right w:val="none" w:sz="0" w:space="0" w:color="auto"/>
      </w:divBdr>
    </w:div>
    <w:div w:id="1140615430">
      <w:marLeft w:val="640"/>
      <w:marRight w:val="0"/>
      <w:marTop w:val="0"/>
      <w:marBottom w:val="0"/>
      <w:divBdr>
        <w:top w:val="none" w:sz="0" w:space="0" w:color="auto"/>
        <w:left w:val="none" w:sz="0" w:space="0" w:color="auto"/>
        <w:bottom w:val="none" w:sz="0" w:space="0" w:color="auto"/>
        <w:right w:val="none" w:sz="0" w:space="0" w:color="auto"/>
      </w:divBdr>
    </w:div>
    <w:div w:id="1140615887">
      <w:marLeft w:val="640"/>
      <w:marRight w:val="0"/>
      <w:marTop w:val="0"/>
      <w:marBottom w:val="0"/>
      <w:divBdr>
        <w:top w:val="none" w:sz="0" w:space="0" w:color="auto"/>
        <w:left w:val="none" w:sz="0" w:space="0" w:color="auto"/>
        <w:bottom w:val="none" w:sz="0" w:space="0" w:color="auto"/>
        <w:right w:val="none" w:sz="0" w:space="0" w:color="auto"/>
      </w:divBdr>
    </w:div>
    <w:div w:id="1140733184">
      <w:marLeft w:val="640"/>
      <w:marRight w:val="0"/>
      <w:marTop w:val="0"/>
      <w:marBottom w:val="0"/>
      <w:divBdr>
        <w:top w:val="none" w:sz="0" w:space="0" w:color="auto"/>
        <w:left w:val="none" w:sz="0" w:space="0" w:color="auto"/>
        <w:bottom w:val="none" w:sz="0" w:space="0" w:color="auto"/>
        <w:right w:val="none" w:sz="0" w:space="0" w:color="auto"/>
      </w:divBdr>
    </w:div>
    <w:div w:id="1140804588">
      <w:marLeft w:val="640"/>
      <w:marRight w:val="0"/>
      <w:marTop w:val="0"/>
      <w:marBottom w:val="0"/>
      <w:divBdr>
        <w:top w:val="none" w:sz="0" w:space="0" w:color="auto"/>
        <w:left w:val="none" w:sz="0" w:space="0" w:color="auto"/>
        <w:bottom w:val="none" w:sz="0" w:space="0" w:color="auto"/>
        <w:right w:val="none" w:sz="0" w:space="0" w:color="auto"/>
      </w:divBdr>
    </w:div>
    <w:div w:id="1140850740">
      <w:marLeft w:val="640"/>
      <w:marRight w:val="0"/>
      <w:marTop w:val="0"/>
      <w:marBottom w:val="0"/>
      <w:divBdr>
        <w:top w:val="none" w:sz="0" w:space="0" w:color="auto"/>
        <w:left w:val="none" w:sz="0" w:space="0" w:color="auto"/>
        <w:bottom w:val="none" w:sz="0" w:space="0" w:color="auto"/>
        <w:right w:val="none" w:sz="0" w:space="0" w:color="auto"/>
      </w:divBdr>
    </w:div>
    <w:div w:id="1141193314">
      <w:marLeft w:val="640"/>
      <w:marRight w:val="0"/>
      <w:marTop w:val="0"/>
      <w:marBottom w:val="0"/>
      <w:divBdr>
        <w:top w:val="none" w:sz="0" w:space="0" w:color="auto"/>
        <w:left w:val="none" w:sz="0" w:space="0" w:color="auto"/>
        <w:bottom w:val="none" w:sz="0" w:space="0" w:color="auto"/>
        <w:right w:val="none" w:sz="0" w:space="0" w:color="auto"/>
      </w:divBdr>
    </w:div>
    <w:div w:id="1141265342">
      <w:marLeft w:val="640"/>
      <w:marRight w:val="0"/>
      <w:marTop w:val="0"/>
      <w:marBottom w:val="0"/>
      <w:divBdr>
        <w:top w:val="none" w:sz="0" w:space="0" w:color="auto"/>
        <w:left w:val="none" w:sz="0" w:space="0" w:color="auto"/>
        <w:bottom w:val="none" w:sz="0" w:space="0" w:color="auto"/>
        <w:right w:val="none" w:sz="0" w:space="0" w:color="auto"/>
      </w:divBdr>
    </w:div>
    <w:div w:id="1141266196">
      <w:marLeft w:val="640"/>
      <w:marRight w:val="0"/>
      <w:marTop w:val="0"/>
      <w:marBottom w:val="0"/>
      <w:divBdr>
        <w:top w:val="none" w:sz="0" w:space="0" w:color="auto"/>
        <w:left w:val="none" w:sz="0" w:space="0" w:color="auto"/>
        <w:bottom w:val="none" w:sz="0" w:space="0" w:color="auto"/>
        <w:right w:val="none" w:sz="0" w:space="0" w:color="auto"/>
      </w:divBdr>
    </w:div>
    <w:div w:id="1141312932">
      <w:marLeft w:val="640"/>
      <w:marRight w:val="0"/>
      <w:marTop w:val="0"/>
      <w:marBottom w:val="0"/>
      <w:divBdr>
        <w:top w:val="none" w:sz="0" w:space="0" w:color="auto"/>
        <w:left w:val="none" w:sz="0" w:space="0" w:color="auto"/>
        <w:bottom w:val="none" w:sz="0" w:space="0" w:color="auto"/>
        <w:right w:val="none" w:sz="0" w:space="0" w:color="auto"/>
      </w:divBdr>
    </w:div>
    <w:div w:id="1141313602">
      <w:marLeft w:val="640"/>
      <w:marRight w:val="0"/>
      <w:marTop w:val="0"/>
      <w:marBottom w:val="0"/>
      <w:divBdr>
        <w:top w:val="none" w:sz="0" w:space="0" w:color="auto"/>
        <w:left w:val="none" w:sz="0" w:space="0" w:color="auto"/>
        <w:bottom w:val="none" w:sz="0" w:space="0" w:color="auto"/>
        <w:right w:val="none" w:sz="0" w:space="0" w:color="auto"/>
      </w:divBdr>
    </w:div>
    <w:div w:id="1141313714">
      <w:marLeft w:val="640"/>
      <w:marRight w:val="0"/>
      <w:marTop w:val="0"/>
      <w:marBottom w:val="0"/>
      <w:divBdr>
        <w:top w:val="none" w:sz="0" w:space="0" w:color="auto"/>
        <w:left w:val="none" w:sz="0" w:space="0" w:color="auto"/>
        <w:bottom w:val="none" w:sz="0" w:space="0" w:color="auto"/>
        <w:right w:val="none" w:sz="0" w:space="0" w:color="auto"/>
      </w:divBdr>
    </w:div>
    <w:div w:id="1141339161">
      <w:marLeft w:val="640"/>
      <w:marRight w:val="0"/>
      <w:marTop w:val="0"/>
      <w:marBottom w:val="0"/>
      <w:divBdr>
        <w:top w:val="none" w:sz="0" w:space="0" w:color="auto"/>
        <w:left w:val="none" w:sz="0" w:space="0" w:color="auto"/>
        <w:bottom w:val="none" w:sz="0" w:space="0" w:color="auto"/>
        <w:right w:val="none" w:sz="0" w:space="0" w:color="auto"/>
      </w:divBdr>
    </w:div>
    <w:div w:id="1141775090">
      <w:marLeft w:val="640"/>
      <w:marRight w:val="0"/>
      <w:marTop w:val="0"/>
      <w:marBottom w:val="0"/>
      <w:divBdr>
        <w:top w:val="none" w:sz="0" w:space="0" w:color="auto"/>
        <w:left w:val="none" w:sz="0" w:space="0" w:color="auto"/>
        <w:bottom w:val="none" w:sz="0" w:space="0" w:color="auto"/>
        <w:right w:val="none" w:sz="0" w:space="0" w:color="auto"/>
      </w:divBdr>
    </w:div>
    <w:div w:id="1141848049">
      <w:marLeft w:val="640"/>
      <w:marRight w:val="0"/>
      <w:marTop w:val="0"/>
      <w:marBottom w:val="0"/>
      <w:divBdr>
        <w:top w:val="none" w:sz="0" w:space="0" w:color="auto"/>
        <w:left w:val="none" w:sz="0" w:space="0" w:color="auto"/>
        <w:bottom w:val="none" w:sz="0" w:space="0" w:color="auto"/>
        <w:right w:val="none" w:sz="0" w:space="0" w:color="auto"/>
      </w:divBdr>
    </w:div>
    <w:div w:id="1142043250">
      <w:marLeft w:val="640"/>
      <w:marRight w:val="0"/>
      <w:marTop w:val="0"/>
      <w:marBottom w:val="0"/>
      <w:divBdr>
        <w:top w:val="none" w:sz="0" w:space="0" w:color="auto"/>
        <w:left w:val="none" w:sz="0" w:space="0" w:color="auto"/>
        <w:bottom w:val="none" w:sz="0" w:space="0" w:color="auto"/>
        <w:right w:val="none" w:sz="0" w:space="0" w:color="auto"/>
      </w:divBdr>
    </w:div>
    <w:div w:id="1142188960">
      <w:marLeft w:val="640"/>
      <w:marRight w:val="0"/>
      <w:marTop w:val="0"/>
      <w:marBottom w:val="0"/>
      <w:divBdr>
        <w:top w:val="none" w:sz="0" w:space="0" w:color="auto"/>
        <w:left w:val="none" w:sz="0" w:space="0" w:color="auto"/>
        <w:bottom w:val="none" w:sz="0" w:space="0" w:color="auto"/>
        <w:right w:val="none" w:sz="0" w:space="0" w:color="auto"/>
      </w:divBdr>
    </w:div>
    <w:div w:id="1142191845">
      <w:marLeft w:val="640"/>
      <w:marRight w:val="0"/>
      <w:marTop w:val="0"/>
      <w:marBottom w:val="0"/>
      <w:divBdr>
        <w:top w:val="none" w:sz="0" w:space="0" w:color="auto"/>
        <w:left w:val="none" w:sz="0" w:space="0" w:color="auto"/>
        <w:bottom w:val="none" w:sz="0" w:space="0" w:color="auto"/>
        <w:right w:val="none" w:sz="0" w:space="0" w:color="auto"/>
      </w:divBdr>
    </w:div>
    <w:div w:id="1142230507">
      <w:marLeft w:val="640"/>
      <w:marRight w:val="0"/>
      <w:marTop w:val="0"/>
      <w:marBottom w:val="0"/>
      <w:divBdr>
        <w:top w:val="none" w:sz="0" w:space="0" w:color="auto"/>
        <w:left w:val="none" w:sz="0" w:space="0" w:color="auto"/>
        <w:bottom w:val="none" w:sz="0" w:space="0" w:color="auto"/>
        <w:right w:val="none" w:sz="0" w:space="0" w:color="auto"/>
      </w:divBdr>
    </w:div>
    <w:div w:id="1142235408">
      <w:marLeft w:val="640"/>
      <w:marRight w:val="0"/>
      <w:marTop w:val="0"/>
      <w:marBottom w:val="0"/>
      <w:divBdr>
        <w:top w:val="none" w:sz="0" w:space="0" w:color="auto"/>
        <w:left w:val="none" w:sz="0" w:space="0" w:color="auto"/>
        <w:bottom w:val="none" w:sz="0" w:space="0" w:color="auto"/>
        <w:right w:val="none" w:sz="0" w:space="0" w:color="auto"/>
      </w:divBdr>
    </w:div>
    <w:div w:id="1142238278">
      <w:marLeft w:val="640"/>
      <w:marRight w:val="0"/>
      <w:marTop w:val="0"/>
      <w:marBottom w:val="0"/>
      <w:divBdr>
        <w:top w:val="none" w:sz="0" w:space="0" w:color="auto"/>
        <w:left w:val="none" w:sz="0" w:space="0" w:color="auto"/>
        <w:bottom w:val="none" w:sz="0" w:space="0" w:color="auto"/>
        <w:right w:val="none" w:sz="0" w:space="0" w:color="auto"/>
      </w:divBdr>
    </w:div>
    <w:div w:id="1142424612">
      <w:marLeft w:val="640"/>
      <w:marRight w:val="0"/>
      <w:marTop w:val="0"/>
      <w:marBottom w:val="0"/>
      <w:divBdr>
        <w:top w:val="none" w:sz="0" w:space="0" w:color="auto"/>
        <w:left w:val="none" w:sz="0" w:space="0" w:color="auto"/>
        <w:bottom w:val="none" w:sz="0" w:space="0" w:color="auto"/>
        <w:right w:val="none" w:sz="0" w:space="0" w:color="auto"/>
      </w:divBdr>
    </w:div>
    <w:div w:id="1142430902">
      <w:marLeft w:val="640"/>
      <w:marRight w:val="0"/>
      <w:marTop w:val="0"/>
      <w:marBottom w:val="0"/>
      <w:divBdr>
        <w:top w:val="none" w:sz="0" w:space="0" w:color="auto"/>
        <w:left w:val="none" w:sz="0" w:space="0" w:color="auto"/>
        <w:bottom w:val="none" w:sz="0" w:space="0" w:color="auto"/>
        <w:right w:val="none" w:sz="0" w:space="0" w:color="auto"/>
      </w:divBdr>
    </w:div>
    <w:div w:id="1142498797">
      <w:marLeft w:val="640"/>
      <w:marRight w:val="0"/>
      <w:marTop w:val="0"/>
      <w:marBottom w:val="0"/>
      <w:divBdr>
        <w:top w:val="none" w:sz="0" w:space="0" w:color="auto"/>
        <w:left w:val="none" w:sz="0" w:space="0" w:color="auto"/>
        <w:bottom w:val="none" w:sz="0" w:space="0" w:color="auto"/>
        <w:right w:val="none" w:sz="0" w:space="0" w:color="auto"/>
      </w:divBdr>
    </w:div>
    <w:div w:id="1142505477">
      <w:marLeft w:val="640"/>
      <w:marRight w:val="0"/>
      <w:marTop w:val="0"/>
      <w:marBottom w:val="0"/>
      <w:divBdr>
        <w:top w:val="none" w:sz="0" w:space="0" w:color="auto"/>
        <w:left w:val="none" w:sz="0" w:space="0" w:color="auto"/>
        <w:bottom w:val="none" w:sz="0" w:space="0" w:color="auto"/>
        <w:right w:val="none" w:sz="0" w:space="0" w:color="auto"/>
      </w:divBdr>
    </w:div>
    <w:div w:id="1142506920">
      <w:marLeft w:val="640"/>
      <w:marRight w:val="0"/>
      <w:marTop w:val="0"/>
      <w:marBottom w:val="0"/>
      <w:divBdr>
        <w:top w:val="none" w:sz="0" w:space="0" w:color="auto"/>
        <w:left w:val="none" w:sz="0" w:space="0" w:color="auto"/>
        <w:bottom w:val="none" w:sz="0" w:space="0" w:color="auto"/>
        <w:right w:val="none" w:sz="0" w:space="0" w:color="auto"/>
      </w:divBdr>
    </w:div>
    <w:div w:id="1142576132">
      <w:marLeft w:val="640"/>
      <w:marRight w:val="0"/>
      <w:marTop w:val="0"/>
      <w:marBottom w:val="0"/>
      <w:divBdr>
        <w:top w:val="none" w:sz="0" w:space="0" w:color="auto"/>
        <w:left w:val="none" w:sz="0" w:space="0" w:color="auto"/>
        <w:bottom w:val="none" w:sz="0" w:space="0" w:color="auto"/>
        <w:right w:val="none" w:sz="0" w:space="0" w:color="auto"/>
      </w:divBdr>
    </w:div>
    <w:div w:id="1142576520">
      <w:marLeft w:val="640"/>
      <w:marRight w:val="0"/>
      <w:marTop w:val="0"/>
      <w:marBottom w:val="0"/>
      <w:divBdr>
        <w:top w:val="none" w:sz="0" w:space="0" w:color="auto"/>
        <w:left w:val="none" w:sz="0" w:space="0" w:color="auto"/>
        <w:bottom w:val="none" w:sz="0" w:space="0" w:color="auto"/>
        <w:right w:val="none" w:sz="0" w:space="0" w:color="auto"/>
      </w:divBdr>
    </w:div>
    <w:div w:id="1142620928">
      <w:marLeft w:val="640"/>
      <w:marRight w:val="0"/>
      <w:marTop w:val="0"/>
      <w:marBottom w:val="0"/>
      <w:divBdr>
        <w:top w:val="none" w:sz="0" w:space="0" w:color="auto"/>
        <w:left w:val="none" w:sz="0" w:space="0" w:color="auto"/>
        <w:bottom w:val="none" w:sz="0" w:space="0" w:color="auto"/>
        <w:right w:val="none" w:sz="0" w:space="0" w:color="auto"/>
      </w:divBdr>
    </w:div>
    <w:div w:id="1142622436">
      <w:marLeft w:val="640"/>
      <w:marRight w:val="0"/>
      <w:marTop w:val="0"/>
      <w:marBottom w:val="0"/>
      <w:divBdr>
        <w:top w:val="none" w:sz="0" w:space="0" w:color="auto"/>
        <w:left w:val="none" w:sz="0" w:space="0" w:color="auto"/>
        <w:bottom w:val="none" w:sz="0" w:space="0" w:color="auto"/>
        <w:right w:val="none" w:sz="0" w:space="0" w:color="auto"/>
      </w:divBdr>
    </w:div>
    <w:div w:id="1142693911">
      <w:marLeft w:val="640"/>
      <w:marRight w:val="0"/>
      <w:marTop w:val="0"/>
      <w:marBottom w:val="0"/>
      <w:divBdr>
        <w:top w:val="none" w:sz="0" w:space="0" w:color="auto"/>
        <w:left w:val="none" w:sz="0" w:space="0" w:color="auto"/>
        <w:bottom w:val="none" w:sz="0" w:space="0" w:color="auto"/>
        <w:right w:val="none" w:sz="0" w:space="0" w:color="auto"/>
      </w:divBdr>
    </w:div>
    <w:div w:id="1142695262">
      <w:marLeft w:val="640"/>
      <w:marRight w:val="0"/>
      <w:marTop w:val="0"/>
      <w:marBottom w:val="0"/>
      <w:divBdr>
        <w:top w:val="none" w:sz="0" w:space="0" w:color="auto"/>
        <w:left w:val="none" w:sz="0" w:space="0" w:color="auto"/>
        <w:bottom w:val="none" w:sz="0" w:space="0" w:color="auto"/>
        <w:right w:val="none" w:sz="0" w:space="0" w:color="auto"/>
      </w:divBdr>
    </w:div>
    <w:div w:id="1142774467">
      <w:marLeft w:val="640"/>
      <w:marRight w:val="0"/>
      <w:marTop w:val="0"/>
      <w:marBottom w:val="0"/>
      <w:divBdr>
        <w:top w:val="none" w:sz="0" w:space="0" w:color="auto"/>
        <w:left w:val="none" w:sz="0" w:space="0" w:color="auto"/>
        <w:bottom w:val="none" w:sz="0" w:space="0" w:color="auto"/>
        <w:right w:val="none" w:sz="0" w:space="0" w:color="auto"/>
      </w:divBdr>
    </w:div>
    <w:div w:id="1142817311">
      <w:marLeft w:val="640"/>
      <w:marRight w:val="0"/>
      <w:marTop w:val="0"/>
      <w:marBottom w:val="0"/>
      <w:divBdr>
        <w:top w:val="none" w:sz="0" w:space="0" w:color="auto"/>
        <w:left w:val="none" w:sz="0" w:space="0" w:color="auto"/>
        <w:bottom w:val="none" w:sz="0" w:space="0" w:color="auto"/>
        <w:right w:val="none" w:sz="0" w:space="0" w:color="auto"/>
      </w:divBdr>
    </w:div>
    <w:div w:id="1142848521">
      <w:marLeft w:val="640"/>
      <w:marRight w:val="0"/>
      <w:marTop w:val="0"/>
      <w:marBottom w:val="0"/>
      <w:divBdr>
        <w:top w:val="none" w:sz="0" w:space="0" w:color="auto"/>
        <w:left w:val="none" w:sz="0" w:space="0" w:color="auto"/>
        <w:bottom w:val="none" w:sz="0" w:space="0" w:color="auto"/>
        <w:right w:val="none" w:sz="0" w:space="0" w:color="auto"/>
      </w:divBdr>
    </w:div>
    <w:div w:id="1142849510">
      <w:marLeft w:val="640"/>
      <w:marRight w:val="0"/>
      <w:marTop w:val="0"/>
      <w:marBottom w:val="0"/>
      <w:divBdr>
        <w:top w:val="none" w:sz="0" w:space="0" w:color="auto"/>
        <w:left w:val="none" w:sz="0" w:space="0" w:color="auto"/>
        <w:bottom w:val="none" w:sz="0" w:space="0" w:color="auto"/>
        <w:right w:val="none" w:sz="0" w:space="0" w:color="auto"/>
      </w:divBdr>
    </w:div>
    <w:div w:id="1142887963">
      <w:marLeft w:val="640"/>
      <w:marRight w:val="0"/>
      <w:marTop w:val="0"/>
      <w:marBottom w:val="0"/>
      <w:divBdr>
        <w:top w:val="none" w:sz="0" w:space="0" w:color="auto"/>
        <w:left w:val="none" w:sz="0" w:space="0" w:color="auto"/>
        <w:bottom w:val="none" w:sz="0" w:space="0" w:color="auto"/>
        <w:right w:val="none" w:sz="0" w:space="0" w:color="auto"/>
      </w:divBdr>
    </w:div>
    <w:div w:id="1143236493">
      <w:marLeft w:val="640"/>
      <w:marRight w:val="0"/>
      <w:marTop w:val="0"/>
      <w:marBottom w:val="0"/>
      <w:divBdr>
        <w:top w:val="none" w:sz="0" w:space="0" w:color="auto"/>
        <w:left w:val="none" w:sz="0" w:space="0" w:color="auto"/>
        <w:bottom w:val="none" w:sz="0" w:space="0" w:color="auto"/>
        <w:right w:val="none" w:sz="0" w:space="0" w:color="auto"/>
      </w:divBdr>
    </w:div>
    <w:div w:id="1143279679">
      <w:marLeft w:val="640"/>
      <w:marRight w:val="0"/>
      <w:marTop w:val="0"/>
      <w:marBottom w:val="0"/>
      <w:divBdr>
        <w:top w:val="none" w:sz="0" w:space="0" w:color="auto"/>
        <w:left w:val="none" w:sz="0" w:space="0" w:color="auto"/>
        <w:bottom w:val="none" w:sz="0" w:space="0" w:color="auto"/>
        <w:right w:val="none" w:sz="0" w:space="0" w:color="auto"/>
      </w:divBdr>
    </w:div>
    <w:div w:id="1143425590">
      <w:marLeft w:val="640"/>
      <w:marRight w:val="0"/>
      <w:marTop w:val="0"/>
      <w:marBottom w:val="0"/>
      <w:divBdr>
        <w:top w:val="none" w:sz="0" w:space="0" w:color="auto"/>
        <w:left w:val="none" w:sz="0" w:space="0" w:color="auto"/>
        <w:bottom w:val="none" w:sz="0" w:space="0" w:color="auto"/>
        <w:right w:val="none" w:sz="0" w:space="0" w:color="auto"/>
      </w:divBdr>
    </w:div>
    <w:div w:id="1143541376">
      <w:marLeft w:val="640"/>
      <w:marRight w:val="0"/>
      <w:marTop w:val="0"/>
      <w:marBottom w:val="0"/>
      <w:divBdr>
        <w:top w:val="none" w:sz="0" w:space="0" w:color="auto"/>
        <w:left w:val="none" w:sz="0" w:space="0" w:color="auto"/>
        <w:bottom w:val="none" w:sz="0" w:space="0" w:color="auto"/>
        <w:right w:val="none" w:sz="0" w:space="0" w:color="auto"/>
      </w:divBdr>
    </w:div>
    <w:div w:id="1143541800">
      <w:marLeft w:val="640"/>
      <w:marRight w:val="0"/>
      <w:marTop w:val="0"/>
      <w:marBottom w:val="0"/>
      <w:divBdr>
        <w:top w:val="none" w:sz="0" w:space="0" w:color="auto"/>
        <w:left w:val="none" w:sz="0" w:space="0" w:color="auto"/>
        <w:bottom w:val="none" w:sz="0" w:space="0" w:color="auto"/>
        <w:right w:val="none" w:sz="0" w:space="0" w:color="auto"/>
      </w:divBdr>
    </w:div>
    <w:div w:id="1143690999">
      <w:marLeft w:val="640"/>
      <w:marRight w:val="0"/>
      <w:marTop w:val="0"/>
      <w:marBottom w:val="0"/>
      <w:divBdr>
        <w:top w:val="none" w:sz="0" w:space="0" w:color="auto"/>
        <w:left w:val="none" w:sz="0" w:space="0" w:color="auto"/>
        <w:bottom w:val="none" w:sz="0" w:space="0" w:color="auto"/>
        <w:right w:val="none" w:sz="0" w:space="0" w:color="auto"/>
      </w:divBdr>
    </w:div>
    <w:div w:id="1143693525">
      <w:marLeft w:val="640"/>
      <w:marRight w:val="0"/>
      <w:marTop w:val="0"/>
      <w:marBottom w:val="0"/>
      <w:divBdr>
        <w:top w:val="none" w:sz="0" w:space="0" w:color="auto"/>
        <w:left w:val="none" w:sz="0" w:space="0" w:color="auto"/>
        <w:bottom w:val="none" w:sz="0" w:space="0" w:color="auto"/>
        <w:right w:val="none" w:sz="0" w:space="0" w:color="auto"/>
      </w:divBdr>
    </w:div>
    <w:div w:id="1143700133">
      <w:marLeft w:val="640"/>
      <w:marRight w:val="0"/>
      <w:marTop w:val="0"/>
      <w:marBottom w:val="0"/>
      <w:divBdr>
        <w:top w:val="none" w:sz="0" w:space="0" w:color="auto"/>
        <w:left w:val="none" w:sz="0" w:space="0" w:color="auto"/>
        <w:bottom w:val="none" w:sz="0" w:space="0" w:color="auto"/>
        <w:right w:val="none" w:sz="0" w:space="0" w:color="auto"/>
      </w:divBdr>
    </w:div>
    <w:div w:id="1143740573">
      <w:marLeft w:val="640"/>
      <w:marRight w:val="0"/>
      <w:marTop w:val="0"/>
      <w:marBottom w:val="0"/>
      <w:divBdr>
        <w:top w:val="none" w:sz="0" w:space="0" w:color="auto"/>
        <w:left w:val="none" w:sz="0" w:space="0" w:color="auto"/>
        <w:bottom w:val="none" w:sz="0" w:space="0" w:color="auto"/>
        <w:right w:val="none" w:sz="0" w:space="0" w:color="auto"/>
      </w:divBdr>
    </w:div>
    <w:div w:id="1143884163">
      <w:marLeft w:val="640"/>
      <w:marRight w:val="0"/>
      <w:marTop w:val="0"/>
      <w:marBottom w:val="0"/>
      <w:divBdr>
        <w:top w:val="none" w:sz="0" w:space="0" w:color="auto"/>
        <w:left w:val="none" w:sz="0" w:space="0" w:color="auto"/>
        <w:bottom w:val="none" w:sz="0" w:space="0" w:color="auto"/>
        <w:right w:val="none" w:sz="0" w:space="0" w:color="auto"/>
      </w:divBdr>
    </w:div>
    <w:div w:id="1143887590">
      <w:marLeft w:val="640"/>
      <w:marRight w:val="0"/>
      <w:marTop w:val="0"/>
      <w:marBottom w:val="0"/>
      <w:divBdr>
        <w:top w:val="none" w:sz="0" w:space="0" w:color="auto"/>
        <w:left w:val="none" w:sz="0" w:space="0" w:color="auto"/>
        <w:bottom w:val="none" w:sz="0" w:space="0" w:color="auto"/>
        <w:right w:val="none" w:sz="0" w:space="0" w:color="auto"/>
      </w:divBdr>
    </w:div>
    <w:div w:id="1144003142">
      <w:marLeft w:val="640"/>
      <w:marRight w:val="0"/>
      <w:marTop w:val="0"/>
      <w:marBottom w:val="0"/>
      <w:divBdr>
        <w:top w:val="none" w:sz="0" w:space="0" w:color="auto"/>
        <w:left w:val="none" w:sz="0" w:space="0" w:color="auto"/>
        <w:bottom w:val="none" w:sz="0" w:space="0" w:color="auto"/>
        <w:right w:val="none" w:sz="0" w:space="0" w:color="auto"/>
      </w:divBdr>
    </w:div>
    <w:div w:id="1144005340">
      <w:marLeft w:val="640"/>
      <w:marRight w:val="0"/>
      <w:marTop w:val="0"/>
      <w:marBottom w:val="0"/>
      <w:divBdr>
        <w:top w:val="none" w:sz="0" w:space="0" w:color="auto"/>
        <w:left w:val="none" w:sz="0" w:space="0" w:color="auto"/>
        <w:bottom w:val="none" w:sz="0" w:space="0" w:color="auto"/>
        <w:right w:val="none" w:sz="0" w:space="0" w:color="auto"/>
      </w:divBdr>
    </w:div>
    <w:div w:id="1144077572">
      <w:marLeft w:val="640"/>
      <w:marRight w:val="0"/>
      <w:marTop w:val="0"/>
      <w:marBottom w:val="0"/>
      <w:divBdr>
        <w:top w:val="none" w:sz="0" w:space="0" w:color="auto"/>
        <w:left w:val="none" w:sz="0" w:space="0" w:color="auto"/>
        <w:bottom w:val="none" w:sz="0" w:space="0" w:color="auto"/>
        <w:right w:val="none" w:sz="0" w:space="0" w:color="auto"/>
      </w:divBdr>
    </w:div>
    <w:div w:id="1144086360">
      <w:marLeft w:val="640"/>
      <w:marRight w:val="0"/>
      <w:marTop w:val="0"/>
      <w:marBottom w:val="0"/>
      <w:divBdr>
        <w:top w:val="none" w:sz="0" w:space="0" w:color="auto"/>
        <w:left w:val="none" w:sz="0" w:space="0" w:color="auto"/>
        <w:bottom w:val="none" w:sz="0" w:space="0" w:color="auto"/>
        <w:right w:val="none" w:sz="0" w:space="0" w:color="auto"/>
      </w:divBdr>
    </w:div>
    <w:div w:id="1144154609">
      <w:marLeft w:val="640"/>
      <w:marRight w:val="0"/>
      <w:marTop w:val="0"/>
      <w:marBottom w:val="0"/>
      <w:divBdr>
        <w:top w:val="none" w:sz="0" w:space="0" w:color="auto"/>
        <w:left w:val="none" w:sz="0" w:space="0" w:color="auto"/>
        <w:bottom w:val="none" w:sz="0" w:space="0" w:color="auto"/>
        <w:right w:val="none" w:sz="0" w:space="0" w:color="auto"/>
      </w:divBdr>
    </w:div>
    <w:div w:id="1144200336">
      <w:marLeft w:val="640"/>
      <w:marRight w:val="0"/>
      <w:marTop w:val="0"/>
      <w:marBottom w:val="0"/>
      <w:divBdr>
        <w:top w:val="none" w:sz="0" w:space="0" w:color="auto"/>
        <w:left w:val="none" w:sz="0" w:space="0" w:color="auto"/>
        <w:bottom w:val="none" w:sz="0" w:space="0" w:color="auto"/>
        <w:right w:val="none" w:sz="0" w:space="0" w:color="auto"/>
      </w:divBdr>
    </w:div>
    <w:div w:id="1144352350">
      <w:marLeft w:val="640"/>
      <w:marRight w:val="0"/>
      <w:marTop w:val="0"/>
      <w:marBottom w:val="0"/>
      <w:divBdr>
        <w:top w:val="none" w:sz="0" w:space="0" w:color="auto"/>
        <w:left w:val="none" w:sz="0" w:space="0" w:color="auto"/>
        <w:bottom w:val="none" w:sz="0" w:space="0" w:color="auto"/>
        <w:right w:val="none" w:sz="0" w:space="0" w:color="auto"/>
      </w:divBdr>
    </w:div>
    <w:div w:id="1144353418">
      <w:marLeft w:val="640"/>
      <w:marRight w:val="0"/>
      <w:marTop w:val="0"/>
      <w:marBottom w:val="0"/>
      <w:divBdr>
        <w:top w:val="none" w:sz="0" w:space="0" w:color="auto"/>
        <w:left w:val="none" w:sz="0" w:space="0" w:color="auto"/>
        <w:bottom w:val="none" w:sz="0" w:space="0" w:color="auto"/>
        <w:right w:val="none" w:sz="0" w:space="0" w:color="auto"/>
      </w:divBdr>
    </w:div>
    <w:div w:id="1144546605">
      <w:marLeft w:val="640"/>
      <w:marRight w:val="0"/>
      <w:marTop w:val="0"/>
      <w:marBottom w:val="0"/>
      <w:divBdr>
        <w:top w:val="none" w:sz="0" w:space="0" w:color="auto"/>
        <w:left w:val="none" w:sz="0" w:space="0" w:color="auto"/>
        <w:bottom w:val="none" w:sz="0" w:space="0" w:color="auto"/>
        <w:right w:val="none" w:sz="0" w:space="0" w:color="auto"/>
      </w:divBdr>
    </w:div>
    <w:div w:id="1144666739">
      <w:marLeft w:val="640"/>
      <w:marRight w:val="0"/>
      <w:marTop w:val="0"/>
      <w:marBottom w:val="0"/>
      <w:divBdr>
        <w:top w:val="none" w:sz="0" w:space="0" w:color="auto"/>
        <w:left w:val="none" w:sz="0" w:space="0" w:color="auto"/>
        <w:bottom w:val="none" w:sz="0" w:space="0" w:color="auto"/>
        <w:right w:val="none" w:sz="0" w:space="0" w:color="auto"/>
      </w:divBdr>
    </w:div>
    <w:div w:id="1144735868">
      <w:marLeft w:val="640"/>
      <w:marRight w:val="0"/>
      <w:marTop w:val="0"/>
      <w:marBottom w:val="0"/>
      <w:divBdr>
        <w:top w:val="none" w:sz="0" w:space="0" w:color="auto"/>
        <w:left w:val="none" w:sz="0" w:space="0" w:color="auto"/>
        <w:bottom w:val="none" w:sz="0" w:space="0" w:color="auto"/>
        <w:right w:val="none" w:sz="0" w:space="0" w:color="auto"/>
      </w:divBdr>
    </w:div>
    <w:div w:id="1144739724">
      <w:marLeft w:val="640"/>
      <w:marRight w:val="0"/>
      <w:marTop w:val="0"/>
      <w:marBottom w:val="0"/>
      <w:divBdr>
        <w:top w:val="none" w:sz="0" w:space="0" w:color="auto"/>
        <w:left w:val="none" w:sz="0" w:space="0" w:color="auto"/>
        <w:bottom w:val="none" w:sz="0" w:space="0" w:color="auto"/>
        <w:right w:val="none" w:sz="0" w:space="0" w:color="auto"/>
      </w:divBdr>
    </w:div>
    <w:div w:id="1144852966">
      <w:marLeft w:val="640"/>
      <w:marRight w:val="0"/>
      <w:marTop w:val="0"/>
      <w:marBottom w:val="0"/>
      <w:divBdr>
        <w:top w:val="none" w:sz="0" w:space="0" w:color="auto"/>
        <w:left w:val="none" w:sz="0" w:space="0" w:color="auto"/>
        <w:bottom w:val="none" w:sz="0" w:space="0" w:color="auto"/>
        <w:right w:val="none" w:sz="0" w:space="0" w:color="auto"/>
      </w:divBdr>
    </w:div>
    <w:div w:id="1144858227">
      <w:bodyDiv w:val="1"/>
      <w:marLeft w:val="0"/>
      <w:marRight w:val="0"/>
      <w:marTop w:val="0"/>
      <w:marBottom w:val="0"/>
      <w:divBdr>
        <w:top w:val="none" w:sz="0" w:space="0" w:color="auto"/>
        <w:left w:val="none" w:sz="0" w:space="0" w:color="auto"/>
        <w:bottom w:val="none" w:sz="0" w:space="0" w:color="auto"/>
        <w:right w:val="none" w:sz="0" w:space="0" w:color="auto"/>
      </w:divBdr>
    </w:div>
    <w:div w:id="1144859740">
      <w:marLeft w:val="640"/>
      <w:marRight w:val="0"/>
      <w:marTop w:val="0"/>
      <w:marBottom w:val="0"/>
      <w:divBdr>
        <w:top w:val="none" w:sz="0" w:space="0" w:color="auto"/>
        <w:left w:val="none" w:sz="0" w:space="0" w:color="auto"/>
        <w:bottom w:val="none" w:sz="0" w:space="0" w:color="auto"/>
        <w:right w:val="none" w:sz="0" w:space="0" w:color="auto"/>
      </w:divBdr>
    </w:div>
    <w:div w:id="1145007201">
      <w:marLeft w:val="640"/>
      <w:marRight w:val="0"/>
      <w:marTop w:val="0"/>
      <w:marBottom w:val="0"/>
      <w:divBdr>
        <w:top w:val="none" w:sz="0" w:space="0" w:color="auto"/>
        <w:left w:val="none" w:sz="0" w:space="0" w:color="auto"/>
        <w:bottom w:val="none" w:sz="0" w:space="0" w:color="auto"/>
        <w:right w:val="none" w:sz="0" w:space="0" w:color="auto"/>
      </w:divBdr>
    </w:div>
    <w:div w:id="1145010065">
      <w:marLeft w:val="640"/>
      <w:marRight w:val="0"/>
      <w:marTop w:val="0"/>
      <w:marBottom w:val="0"/>
      <w:divBdr>
        <w:top w:val="none" w:sz="0" w:space="0" w:color="auto"/>
        <w:left w:val="none" w:sz="0" w:space="0" w:color="auto"/>
        <w:bottom w:val="none" w:sz="0" w:space="0" w:color="auto"/>
        <w:right w:val="none" w:sz="0" w:space="0" w:color="auto"/>
      </w:divBdr>
    </w:div>
    <w:div w:id="1145119062">
      <w:marLeft w:val="640"/>
      <w:marRight w:val="0"/>
      <w:marTop w:val="0"/>
      <w:marBottom w:val="0"/>
      <w:divBdr>
        <w:top w:val="none" w:sz="0" w:space="0" w:color="auto"/>
        <w:left w:val="none" w:sz="0" w:space="0" w:color="auto"/>
        <w:bottom w:val="none" w:sz="0" w:space="0" w:color="auto"/>
        <w:right w:val="none" w:sz="0" w:space="0" w:color="auto"/>
      </w:divBdr>
    </w:div>
    <w:div w:id="1145199584">
      <w:marLeft w:val="640"/>
      <w:marRight w:val="0"/>
      <w:marTop w:val="0"/>
      <w:marBottom w:val="0"/>
      <w:divBdr>
        <w:top w:val="none" w:sz="0" w:space="0" w:color="auto"/>
        <w:left w:val="none" w:sz="0" w:space="0" w:color="auto"/>
        <w:bottom w:val="none" w:sz="0" w:space="0" w:color="auto"/>
        <w:right w:val="none" w:sz="0" w:space="0" w:color="auto"/>
      </w:divBdr>
    </w:div>
    <w:div w:id="1145243006">
      <w:marLeft w:val="640"/>
      <w:marRight w:val="0"/>
      <w:marTop w:val="0"/>
      <w:marBottom w:val="0"/>
      <w:divBdr>
        <w:top w:val="none" w:sz="0" w:space="0" w:color="auto"/>
        <w:left w:val="none" w:sz="0" w:space="0" w:color="auto"/>
        <w:bottom w:val="none" w:sz="0" w:space="0" w:color="auto"/>
        <w:right w:val="none" w:sz="0" w:space="0" w:color="auto"/>
      </w:divBdr>
    </w:div>
    <w:div w:id="1145318635">
      <w:marLeft w:val="640"/>
      <w:marRight w:val="0"/>
      <w:marTop w:val="0"/>
      <w:marBottom w:val="0"/>
      <w:divBdr>
        <w:top w:val="none" w:sz="0" w:space="0" w:color="auto"/>
        <w:left w:val="none" w:sz="0" w:space="0" w:color="auto"/>
        <w:bottom w:val="none" w:sz="0" w:space="0" w:color="auto"/>
        <w:right w:val="none" w:sz="0" w:space="0" w:color="auto"/>
      </w:divBdr>
    </w:div>
    <w:div w:id="1145388070">
      <w:marLeft w:val="640"/>
      <w:marRight w:val="0"/>
      <w:marTop w:val="0"/>
      <w:marBottom w:val="0"/>
      <w:divBdr>
        <w:top w:val="none" w:sz="0" w:space="0" w:color="auto"/>
        <w:left w:val="none" w:sz="0" w:space="0" w:color="auto"/>
        <w:bottom w:val="none" w:sz="0" w:space="0" w:color="auto"/>
        <w:right w:val="none" w:sz="0" w:space="0" w:color="auto"/>
      </w:divBdr>
    </w:div>
    <w:div w:id="1145395088">
      <w:marLeft w:val="640"/>
      <w:marRight w:val="0"/>
      <w:marTop w:val="0"/>
      <w:marBottom w:val="0"/>
      <w:divBdr>
        <w:top w:val="none" w:sz="0" w:space="0" w:color="auto"/>
        <w:left w:val="none" w:sz="0" w:space="0" w:color="auto"/>
        <w:bottom w:val="none" w:sz="0" w:space="0" w:color="auto"/>
        <w:right w:val="none" w:sz="0" w:space="0" w:color="auto"/>
      </w:divBdr>
    </w:div>
    <w:div w:id="1145438447">
      <w:marLeft w:val="640"/>
      <w:marRight w:val="0"/>
      <w:marTop w:val="0"/>
      <w:marBottom w:val="0"/>
      <w:divBdr>
        <w:top w:val="none" w:sz="0" w:space="0" w:color="auto"/>
        <w:left w:val="none" w:sz="0" w:space="0" w:color="auto"/>
        <w:bottom w:val="none" w:sz="0" w:space="0" w:color="auto"/>
        <w:right w:val="none" w:sz="0" w:space="0" w:color="auto"/>
      </w:divBdr>
    </w:div>
    <w:div w:id="1145439885">
      <w:marLeft w:val="640"/>
      <w:marRight w:val="0"/>
      <w:marTop w:val="0"/>
      <w:marBottom w:val="0"/>
      <w:divBdr>
        <w:top w:val="none" w:sz="0" w:space="0" w:color="auto"/>
        <w:left w:val="none" w:sz="0" w:space="0" w:color="auto"/>
        <w:bottom w:val="none" w:sz="0" w:space="0" w:color="auto"/>
        <w:right w:val="none" w:sz="0" w:space="0" w:color="auto"/>
      </w:divBdr>
    </w:div>
    <w:div w:id="1145469798">
      <w:marLeft w:val="640"/>
      <w:marRight w:val="0"/>
      <w:marTop w:val="0"/>
      <w:marBottom w:val="0"/>
      <w:divBdr>
        <w:top w:val="none" w:sz="0" w:space="0" w:color="auto"/>
        <w:left w:val="none" w:sz="0" w:space="0" w:color="auto"/>
        <w:bottom w:val="none" w:sz="0" w:space="0" w:color="auto"/>
        <w:right w:val="none" w:sz="0" w:space="0" w:color="auto"/>
      </w:divBdr>
    </w:div>
    <w:div w:id="1145582820">
      <w:marLeft w:val="640"/>
      <w:marRight w:val="0"/>
      <w:marTop w:val="0"/>
      <w:marBottom w:val="0"/>
      <w:divBdr>
        <w:top w:val="none" w:sz="0" w:space="0" w:color="auto"/>
        <w:left w:val="none" w:sz="0" w:space="0" w:color="auto"/>
        <w:bottom w:val="none" w:sz="0" w:space="0" w:color="auto"/>
        <w:right w:val="none" w:sz="0" w:space="0" w:color="auto"/>
      </w:divBdr>
    </w:div>
    <w:div w:id="1145584656">
      <w:marLeft w:val="640"/>
      <w:marRight w:val="0"/>
      <w:marTop w:val="0"/>
      <w:marBottom w:val="0"/>
      <w:divBdr>
        <w:top w:val="none" w:sz="0" w:space="0" w:color="auto"/>
        <w:left w:val="none" w:sz="0" w:space="0" w:color="auto"/>
        <w:bottom w:val="none" w:sz="0" w:space="0" w:color="auto"/>
        <w:right w:val="none" w:sz="0" w:space="0" w:color="auto"/>
      </w:divBdr>
    </w:div>
    <w:div w:id="1145586203">
      <w:marLeft w:val="640"/>
      <w:marRight w:val="0"/>
      <w:marTop w:val="0"/>
      <w:marBottom w:val="0"/>
      <w:divBdr>
        <w:top w:val="none" w:sz="0" w:space="0" w:color="auto"/>
        <w:left w:val="none" w:sz="0" w:space="0" w:color="auto"/>
        <w:bottom w:val="none" w:sz="0" w:space="0" w:color="auto"/>
        <w:right w:val="none" w:sz="0" w:space="0" w:color="auto"/>
      </w:divBdr>
    </w:div>
    <w:div w:id="1145588308">
      <w:marLeft w:val="640"/>
      <w:marRight w:val="0"/>
      <w:marTop w:val="0"/>
      <w:marBottom w:val="0"/>
      <w:divBdr>
        <w:top w:val="none" w:sz="0" w:space="0" w:color="auto"/>
        <w:left w:val="none" w:sz="0" w:space="0" w:color="auto"/>
        <w:bottom w:val="none" w:sz="0" w:space="0" w:color="auto"/>
        <w:right w:val="none" w:sz="0" w:space="0" w:color="auto"/>
      </w:divBdr>
    </w:div>
    <w:div w:id="1145656967">
      <w:marLeft w:val="640"/>
      <w:marRight w:val="0"/>
      <w:marTop w:val="0"/>
      <w:marBottom w:val="0"/>
      <w:divBdr>
        <w:top w:val="none" w:sz="0" w:space="0" w:color="auto"/>
        <w:left w:val="none" w:sz="0" w:space="0" w:color="auto"/>
        <w:bottom w:val="none" w:sz="0" w:space="0" w:color="auto"/>
        <w:right w:val="none" w:sz="0" w:space="0" w:color="auto"/>
      </w:divBdr>
    </w:div>
    <w:div w:id="1145704070">
      <w:marLeft w:val="640"/>
      <w:marRight w:val="0"/>
      <w:marTop w:val="0"/>
      <w:marBottom w:val="0"/>
      <w:divBdr>
        <w:top w:val="none" w:sz="0" w:space="0" w:color="auto"/>
        <w:left w:val="none" w:sz="0" w:space="0" w:color="auto"/>
        <w:bottom w:val="none" w:sz="0" w:space="0" w:color="auto"/>
        <w:right w:val="none" w:sz="0" w:space="0" w:color="auto"/>
      </w:divBdr>
    </w:div>
    <w:div w:id="1145705711">
      <w:marLeft w:val="640"/>
      <w:marRight w:val="0"/>
      <w:marTop w:val="0"/>
      <w:marBottom w:val="0"/>
      <w:divBdr>
        <w:top w:val="none" w:sz="0" w:space="0" w:color="auto"/>
        <w:left w:val="none" w:sz="0" w:space="0" w:color="auto"/>
        <w:bottom w:val="none" w:sz="0" w:space="0" w:color="auto"/>
        <w:right w:val="none" w:sz="0" w:space="0" w:color="auto"/>
      </w:divBdr>
    </w:div>
    <w:div w:id="1145774713">
      <w:marLeft w:val="640"/>
      <w:marRight w:val="0"/>
      <w:marTop w:val="0"/>
      <w:marBottom w:val="0"/>
      <w:divBdr>
        <w:top w:val="none" w:sz="0" w:space="0" w:color="auto"/>
        <w:left w:val="none" w:sz="0" w:space="0" w:color="auto"/>
        <w:bottom w:val="none" w:sz="0" w:space="0" w:color="auto"/>
        <w:right w:val="none" w:sz="0" w:space="0" w:color="auto"/>
      </w:divBdr>
    </w:div>
    <w:div w:id="1145853750">
      <w:marLeft w:val="640"/>
      <w:marRight w:val="0"/>
      <w:marTop w:val="0"/>
      <w:marBottom w:val="0"/>
      <w:divBdr>
        <w:top w:val="none" w:sz="0" w:space="0" w:color="auto"/>
        <w:left w:val="none" w:sz="0" w:space="0" w:color="auto"/>
        <w:bottom w:val="none" w:sz="0" w:space="0" w:color="auto"/>
        <w:right w:val="none" w:sz="0" w:space="0" w:color="auto"/>
      </w:divBdr>
    </w:div>
    <w:div w:id="1145926375">
      <w:marLeft w:val="640"/>
      <w:marRight w:val="0"/>
      <w:marTop w:val="0"/>
      <w:marBottom w:val="0"/>
      <w:divBdr>
        <w:top w:val="none" w:sz="0" w:space="0" w:color="auto"/>
        <w:left w:val="none" w:sz="0" w:space="0" w:color="auto"/>
        <w:bottom w:val="none" w:sz="0" w:space="0" w:color="auto"/>
        <w:right w:val="none" w:sz="0" w:space="0" w:color="auto"/>
      </w:divBdr>
    </w:div>
    <w:div w:id="1145927927">
      <w:marLeft w:val="640"/>
      <w:marRight w:val="0"/>
      <w:marTop w:val="0"/>
      <w:marBottom w:val="0"/>
      <w:divBdr>
        <w:top w:val="none" w:sz="0" w:space="0" w:color="auto"/>
        <w:left w:val="none" w:sz="0" w:space="0" w:color="auto"/>
        <w:bottom w:val="none" w:sz="0" w:space="0" w:color="auto"/>
        <w:right w:val="none" w:sz="0" w:space="0" w:color="auto"/>
      </w:divBdr>
    </w:div>
    <w:div w:id="1146120037">
      <w:marLeft w:val="640"/>
      <w:marRight w:val="0"/>
      <w:marTop w:val="0"/>
      <w:marBottom w:val="0"/>
      <w:divBdr>
        <w:top w:val="none" w:sz="0" w:space="0" w:color="auto"/>
        <w:left w:val="none" w:sz="0" w:space="0" w:color="auto"/>
        <w:bottom w:val="none" w:sz="0" w:space="0" w:color="auto"/>
        <w:right w:val="none" w:sz="0" w:space="0" w:color="auto"/>
      </w:divBdr>
    </w:div>
    <w:div w:id="1146162465">
      <w:marLeft w:val="640"/>
      <w:marRight w:val="0"/>
      <w:marTop w:val="0"/>
      <w:marBottom w:val="0"/>
      <w:divBdr>
        <w:top w:val="none" w:sz="0" w:space="0" w:color="auto"/>
        <w:left w:val="none" w:sz="0" w:space="0" w:color="auto"/>
        <w:bottom w:val="none" w:sz="0" w:space="0" w:color="auto"/>
        <w:right w:val="none" w:sz="0" w:space="0" w:color="auto"/>
      </w:divBdr>
    </w:div>
    <w:div w:id="1146362762">
      <w:marLeft w:val="640"/>
      <w:marRight w:val="0"/>
      <w:marTop w:val="0"/>
      <w:marBottom w:val="0"/>
      <w:divBdr>
        <w:top w:val="none" w:sz="0" w:space="0" w:color="auto"/>
        <w:left w:val="none" w:sz="0" w:space="0" w:color="auto"/>
        <w:bottom w:val="none" w:sz="0" w:space="0" w:color="auto"/>
        <w:right w:val="none" w:sz="0" w:space="0" w:color="auto"/>
      </w:divBdr>
    </w:div>
    <w:div w:id="1146388365">
      <w:marLeft w:val="640"/>
      <w:marRight w:val="0"/>
      <w:marTop w:val="0"/>
      <w:marBottom w:val="0"/>
      <w:divBdr>
        <w:top w:val="none" w:sz="0" w:space="0" w:color="auto"/>
        <w:left w:val="none" w:sz="0" w:space="0" w:color="auto"/>
        <w:bottom w:val="none" w:sz="0" w:space="0" w:color="auto"/>
        <w:right w:val="none" w:sz="0" w:space="0" w:color="auto"/>
      </w:divBdr>
    </w:div>
    <w:div w:id="1146431597">
      <w:marLeft w:val="640"/>
      <w:marRight w:val="0"/>
      <w:marTop w:val="0"/>
      <w:marBottom w:val="0"/>
      <w:divBdr>
        <w:top w:val="none" w:sz="0" w:space="0" w:color="auto"/>
        <w:left w:val="none" w:sz="0" w:space="0" w:color="auto"/>
        <w:bottom w:val="none" w:sz="0" w:space="0" w:color="auto"/>
        <w:right w:val="none" w:sz="0" w:space="0" w:color="auto"/>
      </w:divBdr>
    </w:div>
    <w:div w:id="1146707048">
      <w:marLeft w:val="640"/>
      <w:marRight w:val="0"/>
      <w:marTop w:val="0"/>
      <w:marBottom w:val="0"/>
      <w:divBdr>
        <w:top w:val="none" w:sz="0" w:space="0" w:color="auto"/>
        <w:left w:val="none" w:sz="0" w:space="0" w:color="auto"/>
        <w:bottom w:val="none" w:sz="0" w:space="0" w:color="auto"/>
        <w:right w:val="none" w:sz="0" w:space="0" w:color="auto"/>
      </w:divBdr>
    </w:div>
    <w:div w:id="1146816693">
      <w:marLeft w:val="640"/>
      <w:marRight w:val="0"/>
      <w:marTop w:val="0"/>
      <w:marBottom w:val="0"/>
      <w:divBdr>
        <w:top w:val="none" w:sz="0" w:space="0" w:color="auto"/>
        <w:left w:val="none" w:sz="0" w:space="0" w:color="auto"/>
        <w:bottom w:val="none" w:sz="0" w:space="0" w:color="auto"/>
        <w:right w:val="none" w:sz="0" w:space="0" w:color="auto"/>
      </w:divBdr>
    </w:div>
    <w:div w:id="1146899548">
      <w:marLeft w:val="640"/>
      <w:marRight w:val="0"/>
      <w:marTop w:val="0"/>
      <w:marBottom w:val="0"/>
      <w:divBdr>
        <w:top w:val="none" w:sz="0" w:space="0" w:color="auto"/>
        <w:left w:val="none" w:sz="0" w:space="0" w:color="auto"/>
        <w:bottom w:val="none" w:sz="0" w:space="0" w:color="auto"/>
        <w:right w:val="none" w:sz="0" w:space="0" w:color="auto"/>
      </w:divBdr>
    </w:div>
    <w:div w:id="1147013299">
      <w:marLeft w:val="640"/>
      <w:marRight w:val="0"/>
      <w:marTop w:val="0"/>
      <w:marBottom w:val="0"/>
      <w:divBdr>
        <w:top w:val="none" w:sz="0" w:space="0" w:color="auto"/>
        <w:left w:val="none" w:sz="0" w:space="0" w:color="auto"/>
        <w:bottom w:val="none" w:sz="0" w:space="0" w:color="auto"/>
        <w:right w:val="none" w:sz="0" w:space="0" w:color="auto"/>
      </w:divBdr>
    </w:div>
    <w:div w:id="1147014940">
      <w:marLeft w:val="640"/>
      <w:marRight w:val="0"/>
      <w:marTop w:val="0"/>
      <w:marBottom w:val="0"/>
      <w:divBdr>
        <w:top w:val="none" w:sz="0" w:space="0" w:color="auto"/>
        <w:left w:val="none" w:sz="0" w:space="0" w:color="auto"/>
        <w:bottom w:val="none" w:sz="0" w:space="0" w:color="auto"/>
        <w:right w:val="none" w:sz="0" w:space="0" w:color="auto"/>
      </w:divBdr>
    </w:div>
    <w:div w:id="1147087195">
      <w:marLeft w:val="640"/>
      <w:marRight w:val="0"/>
      <w:marTop w:val="0"/>
      <w:marBottom w:val="0"/>
      <w:divBdr>
        <w:top w:val="none" w:sz="0" w:space="0" w:color="auto"/>
        <w:left w:val="none" w:sz="0" w:space="0" w:color="auto"/>
        <w:bottom w:val="none" w:sz="0" w:space="0" w:color="auto"/>
        <w:right w:val="none" w:sz="0" w:space="0" w:color="auto"/>
      </w:divBdr>
    </w:div>
    <w:div w:id="1147090497">
      <w:marLeft w:val="640"/>
      <w:marRight w:val="0"/>
      <w:marTop w:val="0"/>
      <w:marBottom w:val="0"/>
      <w:divBdr>
        <w:top w:val="none" w:sz="0" w:space="0" w:color="auto"/>
        <w:left w:val="none" w:sz="0" w:space="0" w:color="auto"/>
        <w:bottom w:val="none" w:sz="0" w:space="0" w:color="auto"/>
        <w:right w:val="none" w:sz="0" w:space="0" w:color="auto"/>
      </w:divBdr>
    </w:div>
    <w:div w:id="1147166721">
      <w:marLeft w:val="640"/>
      <w:marRight w:val="0"/>
      <w:marTop w:val="0"/>
      <w:marBottom w:val="0"/>
      <w:divBdr>
        <w:top w:val="none" w:sz="0" w:space="0" w:color="auto"/>
        <w:left w:val="none" w:sz="0" w:space="0" w:color="auto"/>
        <w:bottom w:val="none" w:sz="0" w:space="0" w:color="auto"/>
        <w:right w:val="none" w:sz="0" w:space="0" w:color="auto"/>
      </w:divBdr>
    </w:div>
    <w:div w:id="1147238213">
      <w:marLeft w:val="640"/>
      <w:marRight w:val="0"/>
      <w:marTop w:val="0"/>
      <w:marBottom w:val="0"/>
      <w:divBdr>
        <w:top w:val="none" w:sz="0" w:space="0" w:color="auto"/>
        <w:left w:val="none" w:sz="0" w:space="0" w:color="auto"/>
        <w:bottom w:val="none" w:sz="0" w:space="0" w:color="auto"/>
        <w:right w:val="none" w:sz="0" w:space="0" w:color="auto"/>
      </w:divBdr>
    </w:div>
    <w:div w:id="1147240386">
      <w:marLeft w:val="640"/>
      <w:marRight w:val="0"/>
      <w:marTop w:val="0"/>
      <w:marBottom w:val="0"/>
      <w:divBdr>
        <w:top w:val="none" w:sz="0" w:space="0" w:color="auto"/>
        <w:left w:val="none" w:sz="0" w:space="0" w:color="auto"/>
        <w:bottom w:val="none" w:sz="0" w:space="0" w:color="auto"/>
        <w:right w:val="none" w:sz="0" w:space="0" w:color="auto"/>
      </w:divBdr>
    </w:div>
    <w:div w:id="1147432924">
      <w:marLeft w:val="480"/>
      <w:marRight w:val="0"/>
      <w:marTop w:val="0"/>
      <w:marBottom w:val="0"/>
      <w:divBdr>
        <w:top w:val="none" w:sz="0" w:space="0" w:color="auto"/>
        <w:left w:val="none" w:sz="0" w:space="0" w:color="auto"/>
        <w:bottom w:val="none" w:sz="0" w:space="0" w:color="auto"/>
        <w:right w:val="none" w:sz="0" w:space="0" w:color="auto"/>
      </w:divBdr>
    </w:div>
    <w:div w:id="1147546924">
      <w:marLeft w:val="640"/>
      <w:marRight w:val="0"/>
      <w:marTop w:val="0"/>
      <w:marBottom w:val="0"/>
      <w:divBdr>
        <w:top w:val="none" w:sz="0" w:space="0" w:color="auto"/>
        <w:left w:val="none" w:sz="0" w:space="0" w:color="auto"/>
        <w:bottom w:val="none" w:sz="0" w:space="0" w:color="auto"/>
        <w:right w:val="none" w:sz="0" w:space="0" w:color="auto"/>
      </w:divBdr>
    </w:div>
    <w:div w:id="1147622409">
      <w:marLeft w:val="640"/>
      <w:marRight w:val="0"/>
      <w:marTop w:val="0"/>
      <w:marBottom w:val="0"/>
      <w:divBdr>
        <w:top w:val="none" w:sz="0" w:space="0" w:color="auto"/>
        <w:left w:val="none" w:sz="0" w:space="0" w:color="auto"/>
        <w:bottom w:val="none" w:sz="0" w:space="0" w:color="auto"/>
        <w:right w:val="none" w:sz="0" w:space="0" w:color="auto"/>
      </w:divBdr>
    </w:div>
    <w:div w:id="1147666700">
      <w:marLeft w:val="640"/>
      <w:marRight w:val="0"/>
      <w:marTop w:val="0"/>
      <w:marBottom w:val="0"/>
      <w:divBdr>
        <w:top w:val="none" w:sz="0" w:space="0" w:color="auto"/>
        <w:left w:val="none" w:sz="0" w:space="0" w:color="auto"/>
        <w:bottom w:val="none" w:sz="0" w:space="0" w:color="auto"/>
        <w:right w:val="none" w:sz="0" w:space="0" w:color="auto"/>
      </w:divBdr>
    </w:div>
    <w:div w:id="1147672592">
      <w:marLeft w:val="640"/>
      <w:marRight w:val="0"/>
      <w:marTop w:val="0"/>
      <w:marBottom w:val="0"/>
      <w:divBdr>
        <w:top w:val="none" w:sz="0" w:space="0" w:color="auto"/>
        <w:left w:val="none" w:sz="0" w:space="0" w:color="auto"/>
        <w:bottom w:val="none" w:sz="0" w:space="0" w:color="auto"/>
        <w:right w:val="none" w:sz="0" w:space="0" w:color="auto"/>
      </w:divBdr>
    </w:div>
    <w:div w:id="1147744028">
      <w:marLeft w:val="640"/>
      <w:marRight w:val="0"/>
      <w:marTop w:val="0"/>
      <w:marBottom w:val="0"/>
      <w:divBdr>
        <w:top w:val="none" w:sz="0" w:space="0" w:color="auto"/>
        <w:left w:val="none" w:sz="0" w:space="0" w:color="auto"/>
        <w:bottom w:val="none" w:sz="0" w:space="0" w:color="auto"/>
        <w:right w:val="none" w:sz="0" w:space="0" w:color="auto"/>
      </w:divBdr>
    </w:div>
    <w:div w:id="1148129954">
      <w:marLeft w:val="640"/>
      <w:marRight w:val="0"/>
      <w:marTop w:val="0"/>
      <w:marBottom w:val="0"/>
      <w:divBdr>
        <w:top w:val="none" w:sz="0" w:space="0" w:color="auto"/>
        <w:left w:val="none" w:sz="0" w:space="0" w:color="auto"/>
        <w:bottom w:val="none" w:sz="0" w:space="0" w:color="auto"/>
        <w:right w:val="none" w:sz="0" w:space="0" w:color="auto"/>
      </w:divBdr>
    </w:div>
    <w:div w:id="1148207753">
      <w:marLeft w:val="640"/>
      <w:marRight w:val="0"/>
      <w:marTop w:val="0"/>
      <w:marBottom w:val="0"/>
      <w:divBdr>
        <w:top w:val="none" w:sz="0" w:space="0" w:color="auto"/>
        <w:left w:val="none" w:sz="0" w:space="0" w:color="auto"/>
        <w:bottom w:val="none" w:sz="0" w:space="0" w:color="auto"/>
        <w:right w:val="none" w:sz="0" w:space="0" w:color="auto"/>
      </w:divBdr>
    </w:div>
    <w:div w:id="1148211319">
      <w:marLeft w:val="640"/>
      <w:marRight w:val="0"/>
      <w:marTop w:val="0"/>
      <w:marBottom w:val="0"/>
      <w:divBdr>
        <w:top w:val="none" w:sz="0" w:space="0" w:color="auto"/>
        <w:left w:val="none" w:sz="0" w:space="0" w:color="auto"/>
        <w:bottom w:val="none" w:sz="0" w:space="0" w:color="auto"/>
        <w:right w:val="none" w:sz="0" w:space="0" w:color="auto"/>
      </w:divBdr>
    </w:div>
    <w:div w:id="1148279198">
      <w:marLeft w:val="640"/>
      <w:marRight w:val="0"/>
      <w:marTop w:val="0"/>
      <w:marBottom w:val="0"/>
      <w:divBdr>
        <w:top w:val="none" w:sz="0" w:space="0" w:color="auto"/>
        <w:left w:val="none" w:sz="0" w:space="0" w:color="auto"/>
        <w:bottom w:val="none" w:sz="0" w:space="0" w:color="auto"/>
        <w:right w:val="none" w:sz="0" w:space="0" w:color="auto"/>
      </w:divBdr>
    </w:div>
    <w:div w:id="1148279984">
      <w:marLeft w:val="640"/>
      <w:marRight w:val="0"/>
      <w:marTop w:val="0"/>
      <w:marBottom w:val="0"/>
      <w:divBdr>
        <w:top w:val="none" w:sz="0" w:space="0" w:color="auto"/>
        <w:left w:val="none" w:sz="0" w:space="0" w:color="auto"/>
        <w:bottom w:val="none" w:sz="0" w:space="0" w:color="auto"/>
        <w:right w:val="none" w:sz="0" w:space="0" w:color="auto"/>
      </w:divBdr>
    </w:div>
    <w:div w:id="1148352806">
      <w:marLeft w:val="640"/>
      <w:marRight w:val="0"/>
      <w:marTop w:val="0"/>
      <w:marBottom w:val="0"/>
      <w:divBdr>
        <w:top w:val="none" w:sz="0" w:space="0" w:color="auto"/>
        <w:left w:val="none" w:sz="0" w:space="0" w:color="auto"/>
        <w:bottom w:val="none" w:sz="0" w:space="0" w:color="auto"/>
        <w:right w:val="none" w:sz="0" w:space="0" w:color="auto"/>
      </w:divBdr>
    </w:div>
    <w:div w:id="1148400626">
      <w:marLeft w:val="640"/>
      <w:marRight w:val="0"/>
      <w:marTop w:val="0"/>
      <w:marBottom w:val="0"/>
      <w:divBdr>
        <w:top w:val="none" w:sz="0" w:space="0" w:color="auto"/>
        <w:left w:val="none" w:sz="0" w:space="0" w:color="auto"/>
        <w:bottom w:val="none" w:sz="0" w:space="0" w:color="auto"/>
        <w:right w:val="none" w:sz="0" w:space="0" w:color="auto"/>
      </w:divBdr>
    </w:div>
    <w:div w:id="1148401419">
      <w:marLeft w:val="640"/>
      <w:marRight w:val="0"/>
      <w:marTop w:val="0"/>
      <w:marBottom w:val="0"/>
      <w:divBdr>
        <w:top w:val="none" w:sz="0" w:space="0" w:color="auto"/>
        <w:left w:val="none" w:sz="0" w:space="0" w:color="auto"/>
        <w:bottom w:val="none" w:sz="0" w:space="0" w:color="auto"/>
        <w:right w:val="none" w:sz="0" w:space="0" w:color="auto"/>
      </w:divBdr>
    </w:div>
    <w:div w:id="1148551035">
      <w:marLeft w:val="640"/>
      <w:marRight w:val="0"/>
      <w:marTop w:val="0"/>
      <w:marBottom w:val="0"/>
      <w:divBdr>
        <w:top w:val="none" w:sz="0" w:space="0" w:color="auto"/>
        <w:left w:val="none" w:sz="0" w:space="0" w:color="auto"/>
        <w:bottom w:val="none" w:sz="0" w:space="0" w:color="auto"/>
        <w:right w:val="none" w:sz="0" w:space="0" w:color="auto"/>
      </w:divBdr>
    </w:div>
    <w:div w:id="1148669355">
      <w:marLeft w:val="640"/>
      <w:marRight w:val="0"/>
      <w:marTop w:val="0"/>
      <w:marBottom w:val="0"/>
      <w:divBdr>
        <w:top w:val="none" w:sz="0" w:space="0" w:color="auto"/>
        <w:left w:val="none" w:sz="0" w:space="0" w:color="auto"/>
        <w:bottom w:val="none" w:sz="0" w:space="0" w:color="auto"/>
        <w:right w:val="none" w:sz="0" w:space="0" w:color="auto"/>
      </w:divBdr>
    </w:div>
    <w:div w:id="1148741540">
      <w:marLeft w:val="640"/>
      <w:marRight w:val="0"/>
      <w:marTop w:val="0"/>
      <w:marBottom w:val="0"/>
      <w:divBdr>
        <w:top w:val="none" w:sz="0" w:space="0" w:color="auto"/>
        <w:left w:val="none" w:sz="0" w:space="0" w:color="auto"/>
        <w:bottom w:val="none" w:sz="0" w:space="0" w:color="auto"/>
        <w:right w:val="none" w:sz="0" w:space="0" w:color="auto"/>
      </w:divBdr>
    </w:div>
    <w:div w:id="1148744090">
      <w:marLeft w:val="640"/>
      <w:marRight w:val="0"/>
      <w:marTop w:val="0"/>
      <w:marBottom w:val="0"/>
      <w:divBdr>
        <w:top w:val="none" w:sz="0" w:space="0" w:color="auto"/>
        <w:left w:val="none" w:sz="0" w:space="0" w:color="auto"/>
        <w:bottom w:val="none" w:sz="0" w:space="0" w:color="auto"/>
        <w:right w:val="none" w:sz="0" w:space="0" w:color="auto"/>
      </w:divBdr>
    </w:div>
    <w:div w:id="1148744606">
      <w:marLeft w:val="640"/>
      <w:marRight w:val="0"/>
      <w:marTop w:val="0"/>
      <w:marBottom w:val="0"/>
      <w:divBdr>
        <w:top w:val="none" w:sz="0" w:space="0" w:color="auto"/>
        <w:left w:val="none" w:sz="0" w:space="0" w:color="auto"/>
        <w:bottom w:val="none" w:sz="0" w:space="0" w:color="auto"/>
        <w:right w:val="none" w:sz="0" w:space="0" w:color="auto"/>
      </w:divBdr>
    </w:div>
    <w:div w:id="1148744972">
      <w:marLeft w:val="640"/>
      <w:marRight w:val="0"/>
      <w:marTop w:val="0"/>
      <w:marBottom w:val="0"/>
      <w:divBdr>
        <w:top w:val="none" w:sz="0" w:space="0" w:color="auto"/>
        <w:left w:val="none" w:sz="0" w:space="0" w:color="auto"/>
        <w:bottom w:val="none" w:sz="0" w:space="0" w:color="auto"/>
        <w:right w:val="none" w:sz="0" w:space="0" w:color="auto"/>
      </w:divBdr>
    </w:div>
    <w:div w:id="1148784468">
      <w:marLeft w:val="640"/>
      <w:marRight w:val="0"/>
      <w:marTop w:val="0"/>
      <w:marBottom w:val="0"/>
      <w:divBdr>
        <w:top w:val="none" w:sz="0" w:space="0" w:color="auto"/>
        <w:left w:val="none" w:sz="0" w:space="0" w:color="auto"/>
        <w:bottom w:val="none" w:sz="0" w:space="0" w:color="auto"/>
        <w:right w:val="none" w:sz="0" w:space="0" w:color="auto"/>
      </w:divBdr>
    </w:div>
    <w:div w:id="1148784768">
      <w:marLeft w:val="640"/>
      <w:marRight w:val="0"/>
      <w:marTop w:val="0"/>
      <w:marBottom w:val="0"/>
      <w:divBdr>
        <w:top w:val="none" w:sz="0" w:space="0" w:color="auto"/>
        <w:left w:val="none" w:sz="0" w:space="0" w:color="auto"/>
        <w:bottom w:val="none" w:sz="0" w:space="0" w:color="auto"/>
        <w:right w:val="none" w:sz="0" w:space="0" w:color="auto"/>
      </w:divBdr>
    </w:div>
    <w:div w:id="1148790159">
      <w:marLeft w:val="640"/>
      <w:marRight w:val="0"/>
      <w:marTop w:val="0"/>
      <w:marBottom w:val="0"/>
      <w:divBdr>
        <w:top w:val="none" w:sz="0" w:space="0" w:color="auto"/>
        <w:left w:val="none" w:sz="0" w:space="0" w:color="auto"/>
        <w:bottom w:val="none" w:sz="0" w:space="0" w:color="auto"/>
        <w:right w:val="none" w:sz="0" w:space="0" w:color="auto"/>
      </w:divBdr>
    </w:div>
    <w:div w:id="1148984993">
      <w:marLeft w:val="640"/>
      <w:marRight w:val="0"/>
      <w:marTop w:val="0"/>
      <w:marBottom w:val="0"/>
      <w:divBdr>
        <w:top w:val="none" w:sz="0" w:space="0" w:color="auto"/>
        <w:left w:val="none" w:sz="0" w:space="0" w:color="auto"/>
        <w:bottom w:val="none" w:sz="0" w:space="0" w:color="auto"/>
        <w:right w:val="none" w:sz="0" w:space="0" w:color="auto"/>
      </w:divBdr>
    </w:div>
    <w:div w:id="1149133381">
      <w:marLeft w:val="640"/>
      <w:marRight w:val="0"/>
      <w:marTop w:val="0"/>
      <w:marBottom w:val="0"/>
      <w:divBdr>
        <w:top w:val="none" w:sz="0" w:space="0" w:color="auto"/>
        <w:left w:val="none" w:sz="0" w:space="0" w:color="auto"/>
        <w:bottom w:val="none" w:sz="0" w:space="0" w:color="auto"/>
        <w:right w:val="none" w:sz="0" w:space="0" w:color="auto"/>
      </w:divBdr>
    </w:div>
    <w:div w:id="1149175596">
      <w:marLeft w:val="640"/>
      <w:marRight w:val="0"/>
      <w:marTop w:val="0"/>
      <w:marBottom w:val="0"/>
      <w:divBdr>
        <w:top w:val="none" w:sz="0" w:space="0" w:color="auto"/>
        <w:left w:val="none" w:sz="0" w:space="0" w:color="auto"/>
        <w:bottom w:val="none" w:sz="0" w:space="0" w:color="auto"/>
        <w:right w:val="none" w:sz="0" w:space="0" w:color="auto"/>
      </w:divBdr>
    </w:div>
    <w:div w:id="1149178107">
      <w:marLeft w:val="640"/>
      <w:marRight w:val="0"/>
      <w:marTop w:val="0"/>
      <w:marBottom w:val="0"/>
      <w:divBdr>
        <w:top w:val="none" w:sz="0" w:space="0" w:color="auto"/>
        <w:left w:val="none" w:sz="0" w:space="0" w:color="auto"/>
        <w:bottom w:val="none" w:sz="0" w:space="0" w:color="auto"/>
        <w:right w:val="none" w:sz="0" w:space="0" w:color="auto"/>
      </w:divBdr>
    </w:div>
    <w:div w:id="1149202445">
      <w:marLeft w:val="640"/>
      <w:marRight w:val="0"/>
      <w:marTop w:val="0"/>
      <w:marBottom w:val="0"/>
      <w:divBdr>
        <w:top w:val="none" w:sz="0" w:space="0" w:color="auto"/>
        <w:left w:val="none" w:sz="0" w:space="0" w:color="auto"/>
        <w:bottom w:val="none" w:sz="0" w:space="0" w:color="auto"/>
        <w:right w:val="none" w:sz="0" w:space="0" w:color="auto"/>
      </w:divBdr>
    </w:div>
    <w:div w:id="1149246422">
      <w:marLeft w:val="640"/>
      <w:marRight w:val="0"/>
      <w:marTop w:val="0"/>
      <w:marBottom w:val="0"/>
      <w:divBdr>
        <w:top w:val="none" w:sz="0" w:space="0" w:color="auto"/>
        <w:left w:val="none" w:sz="0" w:space="0" w:color="auto"/>
        <w:bottom w:val="none" w:sz="0" w:space="0" w:color="auto"/>
        <w:right w:val="none" w:sz="0" w:space="0" w:color="auto"/>
      </w:divBdr>
    </w:div>
    <w:div w:id="1149328792">
      <w:marLeft w:val="640"/>
      <w:marRight w:val="0"/>
      <w:marTop w:val="0"/>
      <w:marBottom w:val="0"/>
      <w:divBdr>
        <w:top w:val="none" w:sz="0" w:space="0" w:color="auto"/>
        <w:left w:val="none" w:sz="0" w:space="0" w:color="auto"/>
        <w:bottom w:val="none" w:sz="0" w:space="0" w:color="auto"/>
        <w:right w:val="none" w:sz="0" w:space="0" w:color="auto"/>
      </w:divBdr>
    </w:div>
    <w:div w:id="1149397520">
      <w:marLeft w:val="640"/>
      <w:marRight w:val="0"/>
      <w:marTop w:val="0"/>
      <w:marBottom w:val="0"/>
      <w:divBdr>
        <w:top w:val="none" w:sz="0" w:space="0" w:color="auto"/>
        <w:left w:val="none" w:sz="0" w:space="0" w:color="auto"/>
        <w:bottom w:val="none" w:sz="0" w:space="0" w:color="auto"/>
        <w:right w:val="none" w:sz="0" w:space="0" w:color="auto"/>
      </w:divBdr>
    </w:div>
    <w:div w:id="1149440550">
      <w:marLeft w:val="640"/>
      <w:marRight w:val="0"/>
      <w:marTop w:val="0"/>
      <w:marBottom w:val="0"/>
      <w:divBdr>
        <w:top w:val="none" w:sz="0" w:space="0" w:color="auto"/>
        <w:left w:val="none" w:sz="0" w:space="0" w:color="auto"/>
        <w:bottom w:val="none" w:sz="0" w:space="0" w:color="auto"/>
        <w:right w:val="none" w:sz="0" w:space="0" w:color="auto"/>
      </w:divBdr>
    </w:div>
    <w:div w:id="1149588948">
      <w:marLeft w:val="640"/>
      <w:marRight w:val="0"/>
      <w:marTop w:val="0"/>
      <w:marBottom w:val="0"/>
      <w:divBdr>
        <w:top w:val="none" w:sz="0" w:space="0" w:color="auto"/>
        <w:left w:val="none" w:sz="0" w:space="0" w:color="auto"/>
        <w:bottom w:val="none" w:sz="0" w:space="0" w:color="auto"/>
        <w:right w:val="none" w:sz="0" w:space="0" w:color="auto"/>
      </w:divBdr>
    </w:div>
    <w:div w:id="1149595998">
      <w:marLeft w:val="640"/>
      <w:marRight w:val="0"/>
      <w:marTop w:val="0"/>
      <w:marBottom w:val="0"/>
      <w:divBdr>
        <w:top w:val="none" w:sz="0" w:space="0" w:color="auto"/>
        <w:left w:val="none" w:sz="0" w:space="0" w:color="auto"/>
        <w:bottom w:val="none" w:sz="0" w:space="0" w:color="auto"/>
        <w:right w:val="none" w:sz="0" w:space="0" w:color="auto"/>
      </w:divBdr>
    </w:div>
    <w:div w:id="1149640021">
      <w:marLeft w:val="640"/>
      <w:marRight w:val="0"/>
      <w:marTop w:val="0"/>
      <w:marBottom w:val="0"/>
      <w:divBdr>
        <w:top w:val="none" w:sz="0" w:space="0" w:color="auto"/>
        <w:left w:val="none" w:sz="0" w:space="0" w:color="auto"/>
        <w:bottom w:val="none" w:sz="0" w:space="0" w:color="auto"/>
        <w:right w:val="none" w:sz="0" w:space="0" w:color="auto"/>
      </w:divBdr>
    </w:div>
    <w:div w:id="1149829987">
      <w:marLeft w:val="640"/>
      <w:marRight w:val="0"/>
      <w:marTop w:val="0"/>
      <w:marBottom w:val="0"/>
      <w:divBdr>
        <w:top w:val="none" w:sz="0" w:space="0" w:color="auto"/>
        <w:left w:val="none" w:sz="0" w:space="0" w:color="auto"/>
        <w:bottom w:val="none" w:sz="0" w:space="0" w:color="auto"/>
        <w:right w:val="none" w:sz="0" w:space="0" w:color="auto"/>
      </w:divBdr>
    </w:div>
    <w:div w:id="1149833590">
      <w:marLeft w:val="640"/>
      <w:marRight w:val="0"/>
      <w:marTop w:val="0"/>
      <w:marBottom w:val="0"/>
      <w:divBdr>
        <w:top w:val="none" w:sz="0" w:space="0" w:color="auto"/>
        <w:left w:val="none" w:sz="0" w:space="0" w:color="auto"/>
        <w:bottom w:val="none" w:sz="0" w:space="0" w:color="auto"/>
        <w:right w:val="none" w:sz="0" w:space="0" w:color="auto"/>
      </w:divBdr>
    </w:div>
    <w:div w:id="1149861768">
      <w:marLeft w:val="640"/>
      <w:marRight w:val="0"/>
      <w:marTop w:val="0"/>
      <w:marBottom w:val="0"/>
      <w:divBdr>
        <w:top w:val="none" w:sz="0" w:space="0" w:color="auto"/>
        <w:left w:val="none" w:sz="0" w:space="0" w:color="auto"/>
        <w:bottom w:val="none" w:sz="0" w:space="0" w:color="auto"/>
        <w:right w:val="none" w:sz="0" w:space="0" w:color="auto"/>
      </w:divBdr>
    </w:div>
    <w:div w:id="1149904689">
      <w:marLeft w:val="640"/>
      <w:marRight w:val="0"/>
      <w:marTop w:val="0"/>
      <w:marBottom w:val="0"/>
      <w:divBdr>
        <w:top w:val="none" w:sz="0" w:space="0" w:color="auto"/>
        <w:left w:val="none" w:sz="0" w:space="0" w:color="auto"/>
        <w:bottom w:val="none" w:sz="0" w:space="0" w:color="auto"/>
        <w:right w:val="none" w:sz="0" w:space="0" w:color="auto"/>
      </w:divBdr>
    </w:div>
    <w:div w:id="1149907101">
      <w:marLeft w:val="640"/>
      <w:marRight w:val="0"/>
      <w:marTop w:val="0"/>
      <w:marBottom w:val="0"/>
      <w:divBdr>
        <w:top w:val="none" w:sz="0" w:space="0" w:color="auto"/>
        <w:left w:val="none" w:sz="0" w:space="0" w:color="auto"/>
        <w:bottom w:val="none" w:sz="0" w:space="0" w:color="auto"/>
        <w:right w:val="none" w:sz="0" w:space="0" w:color="auto"/>
      </w:divBdr>
    </w:div>
    <w:div w:id="1149977704">
      <w:marLeft w:val="640"/>
      <w:marRight w:val="0"/>
      <w:marTop w:val="0"/>
      <w:marBottom w:val="0"/>
      <w:divBdr>
        <w:top w:val="none" w:sz="0" w:space="0" w:color="auto"/>
        <w:left w:val="none" w:sz="0" w:space="0" w:color="auto"/>
        <w:bottom w:val="none" w:sz="0" w:space="0" w:color="auto"/>
        <w:right w:val="none" w:sz="0" w:space="0" w:color="auto"/>
      </w:divBdr>
    </w:div>
    <w:div w:id="1150052101">
      <w:marLeft w:val="640"/>
      <w:marRight w:val="0"/>
      <w:marTop w:val="0"/>
      <w:marBottom w:val="0"/>
      <w:divBdr>
        <w:top w:val="none" w:sz="0" w:space="0" w:color="auto"/>
        <w:left w:val="none" w:sz="0" w:space="0" w:color="auto"/>
        <w:bottom w:val="none" w:sz="0" w:space="0" w:color="auto"/>
        <w:right w:val="none" w:sz="0" w:space="0" w:color="auto"/>
      </w:divBdr>
    </w:div>
    <w:div w:id="1150055854">
      <w:marLeft w:val="640"/>
      <w:marRight w:val="0"/>
      <w:marTop w:val="0"/>
      <w:marBottom w:val="0"/>
      <w:divBdr>
        <w:top w:val="none" w:sz="0" w:space="0" w:color="auto"/>
        <w:left w:val="none" w:sz="0" w:space="0" w:color="auto"/>
        <w:bottom w:val="none" w:sz="0" w:space="0" w:color="auto"/>
        <w:right w:val="none" w:sz="0" w:space="0" w:color="auto"/>
      </w:divBdr>
    </w:div>
    <w:div w:id="1150100841">
      <w:bodyDiv w:val="1"/>
      <w:marLeft w:val="0"/>
      <w:marRight w:val="0"/>
      <w:marTop w:val="0"/>
      <w:marBottom w:val="0"/>
      <w:divBdr>
        <w:top w:val="none" w:sz="0" w:space="0" w:color="auto"/>
        <w:left w:val="none" w:sz="0" w:space="0" w:color="auto"/>
        <w:bottom w:val="none" w:sz="0" w:space="0" w:color="auto"/>
        <w:right w:val="none" w:sz="0" w:space="0" w:color="auto"/>
      </w:divBdr>
      <w:divsChild>
        <w:div w:id="35398279">
          <w:marLeft w:val="640"/>
          <w:marRight w:val="0"/>
          <w:marTop w:val="0"/>
          <w:marBottom w:val="0"/>
          <w:divBdr>
            <w:top w:val="none" w:sz="0" w:space="0" w:color="auto"/>
            <w:left w:val="none" w:sz="0" w:space="0" w:color="auto"/>
            <w:bottom w:val="none" w:sz="0" w:space="0" w:color="auto"/>
            <w:right w:val="none" w:sz="0" w:space="0" w:color="auto"/>
          </w:divBdr>
        </w:div>
        <w:div w:id="41708992">
          <w:marLeft w:val="640"/>
          <w:marRight w:val="0"/>
          <w:marTop w:val="0"/>
          <w:marBottom w:val="0"/>
          <w:divBdr>
            <w:top w:val="none" w:sz="0" w:space="0" w:color="auto"/>
            <w:left w:val="none" w:sz="0" w:space="0" w:color="auto"/>
            <w:bottom w:val="none" w:sz="0" w:space="0" w:color="auto"/>
            <w:right w:val="none" w:sz="0" w:space="0" w:color="auto"/>
          </w:divBdr>
        </w:div>
        <w:div w:id="117145252">
          <w:marLeft w:val="640"/>
          <w:marRight w:val="0"/>
          <w:marTop w:val="0"/>
          <w:marBottom w:val="0"/>
          <w:divBdr>
            <w:top w:val="none" w:sz="0" w:space="0" w:color="auto"/>
            <w:left w:val="none" w:sz="0" w:space="0" w:color="auto"/>
            <w:bottom w:val="none" w:sz="0" w:space="0" w:color="auto"/>
            <w:right w:val="none" w:sz="0" w:space="0" w:color="auto"/>
          </w:divBdr>
        </w:div>
        <w:div w:id="123620273">
          <w:marLeft w:val="640"/>
          <w:marRight w:val="0"/>
          <w:marTop w:val="0"/>
          <w:marBottom w:val="0"/>
          <w:divBdr>
            <w:top w:val="none" w:sz="0" w:space="0" w:color="auto"/>
            <w:left w:val="none" w:sz="0" w:space="0" w:color="auto"/>
            <w:bottom w:val="none" w:sz="0" w:space="0" w:color="auto"/>
            <w:right w:val="none" w:sz="0" w:space="0" w:color="auto"/>
          </w:divBdr>
        </w:div>
        <w:div w:id="136147244">
          <w:marLeft w:val="640"/>
          <w:marRight w:val="0"/>
          <w:marTop w:val="0"/>
          <w:marBottom w:val="0"/>
          <w:divBdr>
            <w:top w:val="none" w:sz="0" w:space="0" w:color="auto"/>
            <w:left w:val="none" w:sz="0" w:space="0" w:color="auto"/>
            <w:bottom w:val="none" w:sz="0" w:space="0" w:color="auto"/>
            <w:right w:val="none" w:sz="0" w:space="0" w:color="auto"/>
          </w:divBdr>
        </w:div>
        <w:div w:id="202712997">
          <w:marLeft w:val="640"/>
          <w:marRight w:val="0"/>
          <w:marTop w:val="0"/>
          <w:marBottom w:val="0"/>
          <w:divBdr>
            <w:top w:val="none" w:sz="0" w:space="0" w:color="auto"/>
            <w:left w:val="none" w:sz="0" w:space="0" w:color="auto"/>
            <w:bottom w:val="none" w:sz="0" w:space="0" w:color="auto"/>
            <w:right w:val="none" w:sz="0" w:space="0" w:color="auto"/>
          </w:divBdr>
        </w:div>
        <w:div w:id="349993838">
          <w:marLeft w:val="640"/>
          <w:marRight w:val="0"/>
          <w:marTop w:val="0"/>
          <w:marBottom w:val="0"/>
          <w:divBdr>
            <w:top w:val="none" w:sz="0" w:space="0" w:color="auto"/>
            <w:left w:val="none" w:sz="0" w:space="0" w:color="auto"/>
            <w:bottom w:val="none" w:sz="0" w:space="0" w:color="auto"/>
            <w:right w:val="none" w:sz="0" w:space="0" w:color="auto"/>
          </w:divBdr>
        </w:div>
        <w:div w:id="407505262">
          <w:marLeft w:val="640"/>
          <w:marRight w:val="0"/>
          <w:marTop w:val="0"/>
          <w:marBottom w:val="0"/>
          <w:divBdr>
            <w:top w:val="none" w:sz="0" w:space="0" w:color="auto"/>
            <w:left w:val="none" w:sz="0" w:space="0" w:color="auto"/>
            <w:bottom w:val="none" w:sz="0" w:space="0" w:color="auto"/>
            <w:right w:val="none" w:sz="0" w:space="0" w:color="auto"/>
          </w:divBdr>
        </w:div>
        <w:div w:id="420179001">
          <w:marLeft w:val="640"/>
          <w:marRight w:val="0"/>
          <w:marTop w:val="0"/>
          <w:marBottom w:val="0"/>
          <w:divBdr>
            <w:top w:val="none" w:sz="0" w:space="0" w:color="auto"/>
            <w:left w:val="none" w:sz="0" w:space="0" w:color="auto"/>
            <w:bottom w:val="none" w:sz="0" w:space="0" w:color="auto"/>
            <w:right w:val="none" w:sz="0" w:space="0" w:color="auto"/>
          </w:divBdr>
        </w:div>
        <w:div w:id="426073359">
          <w:marLeft w:val="640"/>
          <w:marRight w:val="0"/>
          <w:marTop w:val="0"/>
          <w:marBottom w:val="0"/>
          <w:divBdr>
            <w:top w:val="none" w:sz="0" w:space="0" w:color="auto"/>
            <w:left w:val="none" w:sz="0" w:space="0" w:color="auto"/>
            <w:bottom w:val="none" w:sz="0" w:space="0" w:color="auto"/>
            <w:right w:val="none" w:sz="0" w:space="0" w:color="auto"/>
          </w:divBdr>
        </w:div>
        <w:div w:id="589698573">
          <w:marLeft w:val="640"/>
          <w:marRight w:val="0"/>
          <w:marTop w:val="0"/>
          <w:marBottom w:val="0"/>
          <w:divBdr>
            <w:top w:val="none" w:sz="0" w:space="0" w:color="auto"/>
            <w:left w:val="none" w:sz="0" w:space="0" w:color="auto"/>
            <w:bottom w:val="none" w:sz="0" w:space="0" w:color="auto"/>
            <w:right w:val="none" w:sz="0" w:space="0" w:color="auto"/>
          </w:divBdr>
        </w:div>
        <w:div w:id="625281598">
          <w:marLeft w:val="640"/>
          <w:marRight w:val="0"/>
          <w:marTop w:val="0"/>
          <w:marBottom w:val="0"/>
          <w:divBdr>
            <w:top w:val="none" w:sz="0" w:space="0" w:color="auto"/>
            <w:left w:val="none" w:sz="0" w:space="0" w:color="auto"/>
            <w:bottom w:val="none" w:sz="0" w:space="0" w:color="auto"/>
            <w:right w:val="none" w:sz="0" w:space="0" w:color="auto"/>
          </w:divBdr>
        </w:div>
        <w:div w:id="789397244">
          <w:marLeft w:val="640"/>
          <w:marRight w:val="0"/>
          <w:marTop w:val="0"/>
          <w:marBottom w:val="0"/>
          <w:divBdr>
            <w:top w:val="none" w:sz="0" w:space="0" w:color="auto"/>
            <w:left w:val="none" w:sz="0" w:space="0" w:color="auto"/>
            <w:bottom w:val="none" w:sz="0" w:space="0" w:color="auto"/>
            <w:right w:val="none" w:sz="0" w:space="0" w:color="auto"/>
          </w:divBdr>
        </w:div>
        <w:div w:id="840388509">
          <w:marLeft w:val="640"/>
          <w:marRight w:val="0"/>
          <w:marTop w:val="0"/>
          <w:marBottom w:val="0"/>
          <w:divBdr>
            <w:top w:val="none" w:sz="0" w:space="0" w:color="auto"/>
            <w:left w:val="none" w:sz="0" w:space="0" w:color="auto"/>
            <w:bottom w:val="none" w:sz="0" w:space="0" w:color="auto"/>
            <w:right w:val="none" w:sz="0" w:space="0" w:color="auto"/>
          </w:divBdr>
        </w:div>
        <w:div w:id="891422832">
          <w:marLeft w:val="640"/>
          <w:marRight w:val="0"/>
          <w:marTop w:val="0"/>
          <w:marBottom w:val="0"/>
          <w:divBdr>
            <w:top w:val="none" w:sz="0" w:space="0" w:color="auto"/>
            <w:left w:val="none" w:sz="0" w:space="0" w:color="auto"/>
            <w:bottom w:val="none" w:sz="0" w:space="0" w:color="auto"/>
            <w:right w:val="none" w:sz="0" w:space="0" w:color="auto"/>
          </w:divBdr>
        </w:div>
        <w:div w:id="894319242">
          <w:marLeft w:val="640"/>
          <w:marRight w:val="0"/>
          <w:marTop w:val="0"/>
          <w:marBottom w:val="0"/>
          <w:divBdr>
            <w:top w:val="none" w:sz="0" w:space="0" w:color="auto"/>
            <w:left w:val="none" w:sz="0" w:space="0" w:color="auto"/>
            <w:bottom w:val="none" w:sz="0" w:space="0" w:color="auto"/>
            <w:right w:val="none" w:sz="0" w:space="0" w:color="auto"/>
          </w:divBdr>
        </w:div>
        <w:div w:id="939722130">
          <w:marLeft w:val="640"/>
          <w:marRight w:val="0"/>
          <w:marTop w:val="0"/>
          <w:marBottom w:val="0"/>
          <w:divBdr>
            <w:top w:val="none" w:sz="0" w:space="0" w:color="auto"/>
            <w:left w:val="none" w:sz="0" w:space="0" w:color="auto"/>
            <w:bottom w:val="none" w:sz="0" w:space="0" w:color="auto"/>
            <w:right w:val="none" w:sz="0" w:space="0" w:color="auto"/>
          </w:divBdr>
        </w:div>
        <w:div w:id="1015040828">
          <w:marLeft w:val="640"/>
          <w:marRight w:val="0"/>
          <w:marTop w:val="0"/>
          <w:marBottom w:val="0"/>
          <w:divBdr>
            <w:top w:val="none" w:sz="0" w:space="0" w:color="auto"/>
            <w:left w:val="none" w:sz="0" w:space="0" w:color="auto"/>
            <w:bottom w:val="none" w:sz="0" w:space="0" w:color="auto"/>
            <w:right w:val="none" w:sz="0" w:space="0" w:color="auto"/>
          </w:divBdr>
        </w:div>
        <w:div w:id="1028264530">
          <w:marLeft w:val="640"/>
          <w:marRight w:val="0"/>
          <w:marTop w:val="0"/>
          <w:marBottom w:val="0"/>
          <w:divBdr>
            <w:top w:val="none" w:sz="0" w:space="0" w:color="auto"/>
            <w:left w:val="none" w:sz="0" w:space="0" w:color="auto"/>
            <w:bottom w:val="none" w:sz="0" w:space="0" w:color="auto"/>
            <w:right w:val="none" w:sz="0" w:space="0" w:color="auto"/>
          </w:divBdr>
        </w:div>
        <w:div w:id="1052385067">
          <w:marLeft w:val="640"/>
          <w:marRight w:val="0"/>
          <w:marTop w:val="0"/>
          <w:marBottom w:val="0"/>
          <w:divBdr>
            <w:top w:val="none" w:sz="0" w:space="0" w:color="auto"/>
            <w:left w:val="none" w:sz="0" w:space="0" w:color="auto"/>
            <w:bottom w:val="none" w:sz="0" w:space="0" w:color="auto"/>
            <w:right w:val="none" w:sz="0" w:space="0" w:color="auto"/>
          </w:divBdr>
        </w:div>
        <w:div w:id="1158691449">
          <w:marLeft w:val="640"/>
          <w:marRight w:val="0"/>
          <w:marTop w:val="0"/>
          <w:marBottom w:val="0"/>
          <w:divBdr>
            <w:top w:val="none" w:sz="0" w:space="0" w:color="auto"/>
            <w:left w:val="none" w:sz="0" w:space="0" w:color="auto"/>
            <w:bottom w:val="none" w:sz="0" w:space="0" w:color="auto"/>
            <w:right w:val="none" w:sz="0" w:space="0" w:color="auto"/>
          </w:divBdr>
        </w:div>
        <w:div w:id="1192955900">
          <w:marLeft w:val="640"/>
          <w:marRight w:val="0"/>
          <w:marTop w:val="0"/>
          <w:marBottom w:val="0"/>
          <w:divBdr>
            <w:top w:val="none" w:sz="0" w:space="0" w:color="auto"/>
            <w:left w:val="none" w:sz="0" w:space="0" w:color="auto"/>
            <w:bottom w:val="none" w:sz="0" w:space="0" w:color="auto"/>
            <w:right w:val="none" w:sz="0" w:space="0" w:color="auto"/>
          </w:divBdr>
        </w:div>
        <w:div w:id="1267231925">
          <w:marLeft w:val="640"/>
          <w:marRight w:val="0"/>
          <w:marTop w:val="0"/>
          <w:marBottom w:val="0"/>
          <w:divBdr>
            <w:top w:val="none" w:sz="0" w:space="0" w:color="auto"/>
            <w:left w:val="none" w:sz="0" w:space="0" w:color="auto"/>
            <w:bottom w:val="none" w:sz="0" w:space="0" w:color="auto"/>
            <w:right w:val="none" w:sz="0" w:space="0" w:color="auto"/>
          </w:divBdr>
        </w:div>
        <w:div w:id="1288048191">
          <w:marLeft w:val="640"/>
          <w:marRight w:val="0"/>
          <w:marTop w:val="0"/>
          <w:marBottom w:val="0"/>
          <w:divBdr>
            <w:top w:val="none" w:sz="0" w:space="0" w:color="auto"/>
            <w:left w:val="none" w:sz="0" w:space="0" w:color="auto"/>
            <w:bottom w:val="none" w:sz="0" w:space="0" w:color="auto"/>
            <w:right w:val="none" w:sz="0" w:space="0" w:color="auto"/>
          </w:divBdr>
        </w:div>
        <w:div w:id="1340351525">
          <w:marLeft w:val="640"/>
          <w:marRight w:val="0"/>
          <w:marTop w:val="0"/>
          <w:marBottom w:val="0"/>
          <w:divBdr>
            <w:top w:val="none" w:sz="0" w:space="0" w:color="auto"/>
            <w:left w:val="none" w:sz="0" w:space="0" w:color="auto"/>
            <w:bottom w:val="none" w:sz="0" w:space="0" w:color="auto"/>
            <w:right w:val="none" w:sz="0" w:space="0" w:color="auto"/>
          </w:divBdr>
        </w:div>
        <w:div w:id="1368409917">
          <w:marLeft w:val="640"/>
          <w:marRight w:val="0"/>
          <w:marTop w:val="0"/>
          <w:marBottom w:val="0"/>
          <w:divBdr>
            <w:top w:val="none" w:sz="0" w:space="0" w:color="auto"/>
            <w:left w:val="none" w:sz="0" w:space="0" w:color="auto"/>
            <w:bottom w:val="none" w:sz="0" w:space="0" w:color="auto"/>
            <w:right w:val="none" w:sz="0" w:space="0" w:color="auto"/>
          </w:divBdr>
        </w:div>
        <w:div w:id="1375076814">
          <w:marLeft w:val="640"/>
          <w:marRight w:val="0"/>
          <w:marTop w:val="0"/>
          <w:marBottom w:val="0"/>
          <w:divBdr>
            <w:top w:val="none" w:sz="0" w:space="0" w:color="auto"/>
            <w:left w:val="none" w:sz="0" w:space="0" w:color="auto"/>
            <w:bottom w:val="none" w:sz="0" w:space="0" w:color="auto"/>
            <w:right w:val="none" w:sz="0" w:space="0" w:color="auto"/>
          </w:divBdr>
        </w:div>
        <w:div w:id="1392923743">
          <w:marLeft w:val="640"/>
          <w:marRight w:val="0"/>
          <w:marTop w:val="0"/>
          <w:marBottom w:val="0"/>
          <w:divBdr>
            <w:top w:val="none" w:sz="0" w:space="0" w:color="auto"/>
            <w:left w:val="none" w:sz="0" w:space="0" w:color="auto"/>
            <w:bottom w:val="none" w:sz="0" w:space="0" w:color="auto"/>
            <w:right w:val="none" w:sz="0" w:space="0" w:color="auto"/>
          </w:divBdr>
        </w:div>
        <w:div w:id="1395932685">
          <w:marLeft w:val="640"/>
          <w:marRight w:val="0"/>
          <w:marTop w:val="0"/>
          <w:marBottom w:val="0"/>
          <w:divBdr>
            <w:top w:val="none" w:sz="0" w:space="0" w:color="auto"/>
            <w:left w:val="none" w:sz="0" w:space="0" w:color="auto"/>
            <w:bottom w:val="none" w:sz="0" w:space="0" w:color="auto"/>
            <w:right w:val="none" w:sz="0" w:space="0" w:color="auto"/>
          </w:divBdr>
        </w:div>
        <w:div w:id="1400639822">
          <w:marLeft w:val="640"/>
          <w:marRight w:val="0"/>
          <w:marTop w:val="0"/>
          <w:marBottom w:val="0"/>
          <w:divBdr>
            <w:top w:val="none" w:sz="0" w:space="0" w:color="auto"/>
            <w:left w:val="none" w:sz="0" w:space="0" w:color="auto"/>
            <w:bottom w:val="none" w:sz="0" w:space="0" w:color="auto"/>
            <w:right w:val="none" w:sz="0" w:space="0" w:color="auto"/>
          </w:divBdr>
        </w:div>
        <w:div w:id="1534029865">
          <w:marLeft w:val="640"/>
          <w:marRight w:val="0"/>
          <w:marTop w:val="0"/>
          <w:marBottom w:val="0"/>
          <w:divBdr>
            <w:top w:val="none" w:sz="0" w:space="0" w:color="auto"/>
            <w:left w:val="none" w:sz="0" w:space="0" w:color="auto"/>
            <w:bottom w:val="none" w:sz="0" w:space="0" w:color="auto"/>
            <w:right w:val="none" w:sz="0" w:space="0" w:color="auto"/>
          </w:divBdr>
        </w:div>
        <w:div w:id="1546286336">
          <w:marLeft w:val="640"/>
          <w:marRight w:val="0"/>
          <w:marTop w:val="0"/>
          <w:marBottom w:val="0"/>
          <w:divBdr>
            <w:top w:val="none" w:sz="0" w:space="0" w:color="auto"/>
            <w:left w:val="none" w:sz="0" w:space="0" w:color="auto"/>
            <w:bottom w:val="none" w:sz="0" w:space="0" w:color="auto"/>
            <w:right w:val="none" w:sz="0" w:space="0" w:color="auto"/>
          </w:divBdr>
        </w:div>
        <w:div w:id="1591544146">
          <w:marLeft w:val="640"/>
          <w:marRight w:val="0"/>
          <w:marTop w:val="0"/>
          <w:marBottom w:val="0"/>
          <w:divBdr>
            <w:top w:val="none" w:sz="0" w:space="0" w:color="auto"/>
            <w:left w:val="none" w:sz="0" w:space="0" w:color="auto"/>
            <w:bottom w:val="none" w:sz="0" w:space="0" w:color="auto"/>
            <w:right w:val="none" w:sz="0" w:space="0" w:color="auto"/>
          </w:divBdr>
        </w:div>
        <w:div w:id="1663847311">
          <w:marLeft w:val="640"/>
          <w:marRight w:val="0"/>
          <w:marTop w:val="0"/>
          <w:marBottom w:val="0"/>
          <w:divBdr>
            <w:top w:val="none" w:sz="0" w:space="0" w:color="auto"/>
            <w:left w:val="none" w:sz="0" w:space="0" w:color="auto"/>
            <w:bottom w:val="none" w:sz="0" w:space="0" w:color="auto"/>
            <w:right w:val="none" w:sz="0" w:space="0" w:color="auto"/>
          </w:divBdr>
        </w:div>
        <w:div w:id="1692949956">
          <w:marLeft w:val="640"/>
          <w:marRight w:val="0"/>
          <w:marTop w:val="0"/>
          <w:marBottom w:val="0"/>
          <w:divBdr>
            <w:top w:val="none" w:sz="0" w:space="0" w:color="auto"/>
            <w:left w:val="none" w:sz="0" w:space="0" w:color="auto"/>
            <w:bottom w:val="none" w:sz="0" w:space="0" w:color="auto"/>
            <w:right w:val="none" w:sz="0" w:space="0" w:color="auto"/>
          </w:divBdr>
        </w:div>
      </w:divsChild>
    </w:div>
    <w:div w:id="1150174039">
      <w:marLeft w:val="640"/>
      <w:marRight w:val="0"/>
      <w:marTop w:val="0"/>
      <w:marBottom w:val="0"/>
      <w:divBdr>
        <w:top w:val="none" w:sz="0" w:space="0" w:color="auto"/>
        <w:left w:val="none" w:sz="0" w:space="0" w:color="auto"/>
        <w:bottom w:val="none" w:sz="0" w:space="0" w:color="auto"/>
        <w:right w:val="none" w:sz="0" w:space="0" w:color="auto"/>
      </w:divBdr>
    </w:div>
    <w:div w:id="1150249318">
      <w:marLeft w:val="640"/>
      <w:marRight w:val="0"/>
      <w:marTop w:val="0"/>
      <w:marBottom w:val="0"/>
      <w:divBdr>
        <w:top w:val="none" w:sz="0" w:space="0" w:color="auto"/>
        <w:left w:val="none" w:sz="0" w:space="0" w:color="auto"/>
        <w:bottom w:val="none" w:sz="0" w:space="0" w:color="auto"/>
        <w:right w:val="none" w:sz="0" w:space="0" w:color="auto"/>
      </w:divBdr>
    </w:div>
    <w:div w:id="1150289541">
      <w:marLeft w:val="640"/>
      <w:marRight w:val="0"/>
      <w:marTop w:val="0"/>
      <w:marBottom w:val="0"/>
      <w:divBdr>
        <w:top w:val="none" w:sz="0" w:space="0" w:color="auto"/>
        <w:left w:val="none" w:sz="0" w:space="0" w:color="auto"/>
        <w:bottom w:val="none" w:sz="0" w:space="0" w:color="auto"/>
        <w:right w:val="none" w:sz="0" w:space="0" w:color="auto"/>
      </w:divBdr>
    </w:div>
    <w:div w:id="1150367533">
      <w:marLeft w:val="640"/>
      <w:marRight w:val="0"/>
      <w:marTop w:val="0"/>
      <w:marBottom w:val="0"/>
      <w:divBdr>
        <w:top w:val="none" w:sz="0" w:space="0" w:color="auto"/>
        <w:left w:val="none" w:sz="0" w:space="0" w:color="auto"/>
        <w:bottom w:val="none" w:sz="0" w:space="0" w:color="auto"/>
        <w:right w:val="none" w:sz="0" w:space="0" w:color="auto"/>
      </w:divBdr>
    </w:div>
    <w:div w:id="1150440373">
      <w:marLeft w:val="640"/>
      <w:marRight w:val="0"/>
      <w:marTop w:val="0"/>
      <w:marBottom w:val="0"/>
      <w:divBdr>
        <w:top w:val="none" w:sz="0" w:space="0" w:color="auto"/>
        <w:left w:val="none" w:sz="0" w:space="0" w:color="auto"/>
        <w:bottom w:val="none" w:sz="0" w:space="0" w:color="auto"/>
        <w:right w:val="none" w:sz="0" w:space="0" w:color="auto"/>
      </w:divBdr>
    </w:div>
    <w:div w:id="1150440500">
      <w:marLeft w:val="640"/>
      <w:marRight w:val="0"/>
      <w:marTop w:val="0"/>
      <w:marBottom w:val="0"/>
      <w:divBdr>
        <w:top w:val="none" w:sz="0" w:space="0" w:color="auto"/>
        <w:left w:val="none" w:sz="0" w:space="0" w:color="auto"/>
        <w:bottom w:val="none" w:sz="0" w:space="0" w:color="auto"/>
        <w:right w:val="none" w:sz="0" w:space="0" w:color="auto"/>
      </w:divBdr>
    </w:div>
    <w:div w:id="1150637037">
      <w:marLeft w:val="640"/>
      <w:marRight w:val="0"/>
      <w:marTop w:val="0"/>
      <w:marBottom w:val="0"/>
      <w:divBdr>
        <w:top w:val="none" w:sz="0" w:space="0" w:color="auto"/>
        <w:left w:val="none" w:sz="0" w:space="0" w:color="auto"/>
        <w:bottom w:val="none" w:sz="0" w:space="0" w:color="auto"/>
        <w:right w:val="none" w:sz="0" w:space="0" w:color="auto"/>
      </w:divBdr>
    </w:div>
    <w:div w:id="1150748159">
      <w:marLeft w:val="640"/>
      <w:marRight w:val="0"/>
      <w:marTop w:val="0"/>
      <w:marBottom w:val="0"/>
      <w:divBdr>
        <w:top w:val="none" w:sz="0" w:space="0" w:color="auto"/>
        <w:left w:val="none" w:sz="0" w:space="0" w:color="auto"/>
        <w:bottom w:val="none" w:sz="0" w:space="0" w:color="auto"/>
        <w:right w:val="none" w:sz="0" w:space="0" w:color="auto"/>
      </w:divBdr>
    </w:div>
    <w:div w:id="1150754187">
      <w:marLeft w:val="640"/>
      <w:marRight w:val="0"/>
      <w:marTop w:val="0"/>
      <w:marBottom w:val="0"/>
      <w:divBdr>
        <w:top w:val="none" w:sz="0" w:space="0" w:color="auto"/>
        <w:left w:val="none" w:sz="0" w:space="0" w:color="auto"/>
        <w:bottom w:val="none" w:sz="0" w:space="0" w:color="auto"/>
        <w:right w:val="none" w:sz="0" w:space="0" w:color="auto"/>
      </w:divBdr>
    </w:div>
    <w:div w:id="1150756030">
      <w:marLeft w:val="640"/>
      <w:marRight w:val="0"/>
      <w:marTop w:val="0"/>
      <w:marBottom w:val="0"/>
      <w:divBdr>
        <w:top w:val="none" w:sz="0" w:space="0" w:color="auto"/>
        <w:left w:val="none" w:sz="0" w:space="0" w:color="auto"/>
        <w:bottom w:val="none" w:sz="0" w:space="0" w:color="auto"/>
        <w:right w:val="none" w:sz="0" w:space="0" w:color="auto"/>
      </w:divBdr>
    </w:div>
    <w:div w:id="1150900346">
      <w:marLeft w:val="640"/>
      <w:marRight w:val="0"/>
      <w:marTop w:val="0"/>
      <w:marBottom w:val="0"/>
      <w:divBdr>
        <w:top w:val="none" w:sz="0" w:space="0" w:color="auto"/>
        <w:left w:val="none" w:sz="0" w:space="0" w:color="auto"/>
        <w:bottom w:val="none" w:sz="0" w:space="0" w:color="auto"/>
        <w:right w:val="none" w:sz="0" w:space="0" w:color="auto"/>
      </w:divBdr>
    </w:div>
    <w:div w:id="1150948630">
      <w:marLeft w:val="640"/>
      <w:marRight w:val="0"/>
      <w:marTop w:val="0"/>
      <w:marBottom w:val="0"/>
      <w:divBdr>
        <w:top w:val="none" w:sz="0" w:space="0" w:color="auto"/>
        <w:left w:val="none" w:sz="0" w:space="0" w:color="auto"/>
        <w:bottom w:val="none" w:sz="0" w:space="0" w:color="auto"/>
        <w:right w:val="none" w:sz="0" w:space="0" w:color="auto"/>
      </w:divBdr>
    </w:div>
    <w:div w:id="1150949088">
      <w:marLeft w:val="640"/>
      <w:marRight w:val="0"/>
      <w:marTop w:val="0"/>
      <w:marBottom w:val="0"/>
      <w:divBdr>
        <w:top w:val="none" w:sz="0" w:space="0" w:color="auto"/>
        <w:left w:val="none" w:sz="0" w:space="0" w:color="auto"/>
        <w:bottom w:val="none" w:sz="0" w:space="0" w:color="auto"/>
        <w:right w:val="none" w:sz="0" w:space="0" w:color="auto"/>
      </w:divBdr>
    </w:div>
    <w:div w:id="1150949103">
      <w:marLeft w:val="640"/>
      <w:marRight w:val="0"/>
      <w:marTop w:val="0"/>
      <w:marBottom w:val="0"/>
      <w:divBdr>
        <w:top w:val="none" w:sz="0" w:space="0" w:color="auto"/>
        <w:left w:val="none" w:sz="0" w:space="0" w:color="auto"/>
        <w:bottom w:val="none" w:sz="0" w:space="0" w:color="auto"/>
        <w:right w:val="none" w:sz="0" w:space="0" w:color="auto"/>
      </w:divBdr>
    </w:div>
    <w:div w:id="1151020247">
      <w:marLeft w:val="640"/>
      <w:marRight w:val="0"/>
      <w:marTop w:val="0"/>
      <w:marBottom w:val="0"/>
      <w:divBdr>
        <w:top w:val="none" w:sz="0" w:space="0" w:color="auto"/>
        <w:left w:val="none" w:sz="0" w:space="0" w:color="auto"/>
        <w:bottom w:val="none" w:sz="0" w:space="0" w:color="auto"/>
        <w:right w:val="none" w:sz="0" w:space="0" w:color="auto"/>
      </w:divBdr>
    </w:div>
    <w:div w:id="1151213628">
      <w:marLeft w:val="640"/>
      <w:marRight w:val="0"/>
      <w:marTop w:val="0"/>
      <w:marBottom w:val="0"/>
      <w:divBdr>
        <w:top w:val="none" w:sz="0" w:space="0" w:color="auto"/>
        <w:left w:val="none" w:sz="0" w:space="0" w:color="auto"/>
        <w:bottom w:val="none" w:sz="0" w:space="0" w:color="auto"/>
        <w:right w:val="none" w:sz="0" w:space="0" w:color="auto"/>
      </w:divBdr>
    </w:div>
    <w:div w:id="1151748347">
      <w:marLeft w:val="640"/>
      <w:marRight w:val="0"/>
      <w:marTop w:val="0"/>
      <w:marBottom w:val="0"/>
      <w:divBdr>
        <w:top w:val="none" w:sz="0" w:space="0" w:color="auto"/>
        <w:left w:val="none" w:sz="0" w:space="0" w:color="auto"/>
        <w:bottom w:val="none" w:sz="0" w:space="0" w:color="auto"/>
        <w:right w:val="none" w:sz="0" w:space="0" w:color="auto"/>
      </w:divBdr>
    </w:div>
    <w:div w:id="1151749554">
      <w:marLeft w:val="640"/>
      <w:marRight w:val="0"/>
      <w:marTop w:val="0"/>
      <w:marBottom w:val="0"/>
      <w:divBdr>
        <w:top w:val="none" w:sz="0" w:space="0" w:color="auto"/>
        <w:left w:val="none" w:sz="0" w:space="0" w:color="auto"/>
        <w:bottom w:val="none" w:sz="0" w:space="0" w:color="auto"/>
        <w:right w:val="none" w:sz="0" w:space="0" w:color="auto"/>
      </w:divBdr>
    </w:div>
    <w:div w:id="1151798578">
      <w:marLeft w:val="640"/>
      <w:marRight w:val="0"/>
      <w:marTop w:val="0"/>
      <w:marBottom w:val="0"/>
      <w:divBdr>
        <w:top w:val="none" w:sz="0" w:space="0" w:color="auto"/>
        <w:left w:val="none" w:sz="0" w:space="0" w:color="auto"/>
        <w:bottom w:val="none" w:sz="0" w:space="0" w:color="auto"/>
        <w:right w:val="none" w:sz="0" w:space="0" w:color="auto"/>
      </w:divBdr>
    </w:div>
    <w:div w:id="1151826836">
      <w:marLeft w:val="640"/>
      <w:marRight w:val="0"/>
      <w:marTop w:val="0"/>
      <w:marBottom w:val="0"/>
      <w:divBdr>
        <w:top w:val="none" w:sz="0" w:space="0" w:color="auto"/>
        <w:left w:val="none" w:sz="0" w:space="0" w:color="auto"/>
        <w:bottom w:val="none" w:sz="0" w:space="0" w:color="auto"/>
        <w:right w:val="none" w:sz="0" w:space="0" w:color="auto"/>
      </w:divBdr>
    </w:div>
    <w:div w:id="1151868307">
      <w:marLeft w:val="640"/>
      <w:marRight w:val="0"/>
      <w:marTop w:val="0"/>
      <w:marBottom w:val="0"/>
      <w:divBdr>
        <w:top w:val="none" w:sz="0" w:space="0" w:color="auto"/>
        <w:left w:val="none" w:sz="0" w:space="0" w:color="auto"/>
        <w:bottom w:val="none" w:sz="0" w:space="0" w:color="auto"/>
        <w:right w:val="none" w:sz="0" w:space="0" w:color="auto"/>
      </w:divBdr>
    </w:div>
    <w:div w:id="1151950085">
      <w:marLeft w:val="640"/>
      <w:marRight w:val="0"/>
      <w:marTop w:val="0"/>
      <w:marBottom w:val="0"/>
      <w:divBdr>
        <w:top w:val="none" w:sz="0" w:space="0" w:color="auto"/>
        <w:left w:val="none" w:sz="0" w:space="0" w:color="auto"/>
        <w:bottom w:val="none" w:sz="0" w:space="0" w:color="auto"/>
        <w:right w:val="none" w:sz="0" w:space="0" w:color="auto"/>
      </w:divBdr>
    </w:div>
    <w:div w:id="1152024029">
      <w:marLeft w:val="640"/>
      <w:marRight w:val="0"/>
      <w:marTop w:val="0"/>
      <w:marBottom w:val="0"/>
      <w:divBdr>
        <w:top w:val="none" w:sz="0" w:space="0" w:color="auto"/>
        <w:left w:val="none" w:sz="0" w:space="0" w:color="auto"/>
        <w:bottom w:val="none" w:sz="0" w:space="0" w:color="auto"/>
        <w:right w:val="none" w:sz="0" w:space="0" w:color="auto"/>
      </w:divBdr>
    </w:div>
    <w:div w:id="1152061132">
      <w:marLeft w:val="640"/>
      <w:marRight w:val="0"/>
      <w:marTop w:val="0"/>
      <w:marBottom w:val="0"/>
      <w:divBdr>
        <w:top w:val="none" w:sz="0" w:space="0" w:color="auto"/>
        <w:left w:val="none" w:sz="0" w:space="0" w:color="auto"/>
        <w:bottom w:val="none" w:sz="0" w:space="0" w:color="auto"/>
        <w:right w:val="none" w:sz="0" w:space="0" w:color="auto"/>
      </w:divBdr>
    </w:div>
    <w:div w:id="1152066976">
      <w:marLeft w:val="640"/>
      <w:marRight w:val="0"/>
      <w:marTop w:val="0"/>
      <w:marBottom w:val="0"/>
      <w:divBdr>
        <w:top w:val="none" w:sz="0" w:space="0" w:color="auto"/>
        <w:left w:val="none" w:sz="0" w:space="0" w:color="auto"/>
        <w:bottom w:val="none" w:sz="0" w:space="0" w:color="auto"/>
        <w:right w:val="none" w:sz="0" w:space="0" w:color="auto"/>
      </w:divBdr>
    </w:div>
    <w:div w:id="1152141133">
      <w:marLeft w:val="640"/>
      <w:marRight w:val="0"/>
      <w:marTop w:val="0"/>
      <w:marBottom w:val="0"/>
      <w:divBdr>
        <w:top w:val="none" w:sz="0" w:space="0" w:color="auto"/>
        <w:left w:val="none" w:sz="0" w:space="0" w:color="auto"/>
        <w:bottom w:val="none" w:sz="0" w:space="0" w:color="auto"/>
        <w:right w:val="none" w:sz="0" w:space="0" w:color="auto"/>
      </w:divBdr>
    </w:div>
    <w:div w:id="1152284447">
      <w:marLeft w:val="640"/>
      <w:marRight w:val="0"/>
      <w:marTop w:val="0"/>
      <w:marBottom w:val="0"/>
      <w:divBdr>
        <w:top w:val="none" w:sz="0" w:space="0" w:color="auto"/>
        <w:left w:val="none" w:sz="0" w:space="0" w:color="auto"/>
        <w:bottom w:val="none" w:sz="0" w:space="0" w:color="auto"/>
        <w:right w:val="none" w:sz="0" w:space="0" w:color="auto"/>
      </w:divBdr>
    </w:div>
    <w:div w:id="1152328935">
      <w:marLeft w:val="640"/>
      <w:marRight w:val="0"/>
      <w:marTop w:val="0"/>
      <w:marBottom w:val="0"/>
      <w:divBdr>
        <w:top w:val="none" w:sz="0" w:space="0" w:color="auto"/>
        <w:left w:val="none" w:sz="0" w:space="0" w:color="auto"/>
        <w:bottom w:val="none" w:sz="0" w:space="0" w:color="auto"/>
        <w:right w:val="none" w:sz="0" w:space="0" w:color="auto"/>
      </w:divBdr>
    </w:div>
    <w:div w:id="1152334287">
      <w:marLeft w:val="640"/>
      <w:marRight w:val="0"/>
      <w:marTop w:val="0"/>
      <w:marBottom w:val="0"/>
      <w:divBdr>
        <w:top w:val="none" w:sz="0" w:space="0" w:color="auto"/>
        <w:left w:val="none" w:sz="0" w:space="0" w:color="auto"/>
        <w:bottom w:val="none" w:sz="0" w:space="0" w:color="auto"/>
        <w:right w:val="none" w:sz="0" w:space="0" w:color="auto"/>
      </w:divBdr>
    </w:div>
    <w:div w:id="1152411061">
      <w:marLeft w:val="640"/>
      <w:marRight w:val="0"/>
      <w:marTop w:val="0"/>
      <w:marBottom w:val="0"/>
      <w:divBdr>
        <w:top w:val="none" w:sz="0" w:space="0" w:color="auto"/>
        <w:left w:val="none" w:sz="0" w:space="0" w:color="auto"/>
        <w:bottom w:val="none" w:sz="0" w:space="0" w:color="auto"/>
        <w:right w:val="none" w:sz="0" w:space="0" w:color="auto"/>
      </w:divBdr>
    </w:div>
    <w:div w:id="1152412024">
      <w:marLeft w:val="640"/>
      <w:marRight w:val="0"/>
      <w:marTop w:val="0"/>
      <w:marBottom w:val="0"/>
      <w:divBdr>
        <w:top w:val="none" w:sz="0" w:space="0" w:color="auto"/>
        <w:left w:val="none" w:sz="0" w:space="0" w:color="auto"/>
        <w:bottom w:val="none" w:sz="0" w:space="0" w:color="auto"/>
        <w:right w:val="none" w:sz="0" w:space="0" w:color="auto"/>
      </w:divBdr>
    </w:div>
    <w:div w:id="1152480177">
      <w:marLeft w:val="640"/>
      <w:marRight w:val="0"/>
      <w:marTop w:val="0"/>
      <w:marBottom w:val="0"/>
      <w:divBdr>
        <w:top w:val="none" w:sz="0" w:space="0" w:color="auto"/>
        <w:left w:val="none" w:sz="0" w:space="0" w:color="auto"/>
        <w:bottom w:val="none" w:sz="0" w:space="0" w:color="auto"/>
        <w:right w:val="none" w:sz="0" w:space="0" w:color="auto"/>
      </w:divBdr>
    </w:div>
    <w:div w:id="1152480678">
      <w:marLeft w:val="640"/>
      <w:marRight w:val="0"/>
      <w:marTop w:val="0"/>
      <w:marBottom w:val="0"/>
      <w:divBdr>
        <w:top w:val="none" w:sz="0" w:space="0" w:color="auto"/>
        <w:left w:val="none" w:sz="0" w:space="0" w:color="auto"/>
        <w:bottom w:val="none" w:sz="0" w:space="0" w:color="auto"/>
        <w:right w:val="none" w:sz="0" w:space="0" w:color="auto"/>
      </w:divBdr>
    </w:div>
    <w:div w:id="1152480928">
      <w:marLeft w:val="640"/>
      <w:marRight w:val="0"/>
      <w:marTop w:val="0"/>
      <w:marBottom w:val="0"/>
      <w:divBdr>
        <w:top w:val="none" w:sz="0" w:space="0" w:color="auto"/>
        <w:left w:val="none" w:sz="0" w:space="0" w:color="auto"/>
        <w:bottom w:val="none" w:sz="0" w:space="0" w:color="auto"/>
        <w:right w:val="none" w:sz="0" w:space="0" w:color="auto"/>
      </w:divBdr>
    </w:div>
    <w:div w:id="1152527002">
      <w:marLeft w:val="640"/>
      <w:marRight w:val="0"/>
      <w:marTop w:val="0"/>
      <w:marBottom w:val="0"/>
      <w:divBdr>
        <w:top w:val="none" w:sz="0" w:space="0" w:color="auto"/>
        <w:left w:val="none" w:sz="0" w:space="0" w:color="auto"/>
        <w:bottom w:val="none" w:sz="0" w:space="0" w:color="auto"/>
        <w:right w:val="none" w:sz="0" w:space="0" w:color="auto"/>
      </w:divBdr>
    </w:div>
    <w:div w:id="1152529752">
      <w:marLeft w:val="640"/>
      <w:marRight w:val="0"/>
      <w:marTop w:val="0"/>
      <w:marBottom w:val="0"/>
      <w:divBdr>
        <w:top w:val="none" w:sz="0" w:space="0" w:color="auto"/>
        <w:left w:val="none" w:sz="0" w:space="0" w:color="auto"/>
        <w:bottom w:val="none" w:sz="0" w:space="0" w:color="auto"/>
        <w:right w:val="none" w:sz="0" w:space="0" w:color="auto"/>
      </w:divBdr>
    </w:div>
    <w:div w:id="1152595661">
      <w:marLeft w:val="640"/>
      <w:marRight w:val="0"/>
      <w:marTop w:val="0"/>
      <w:marBottom w:val="0"/>
      <w:divBdr>
        <w:top w:val="none" w:sz="0" w:space="0" w:color="auto"/>
        <w:left w:val="none" w:sz="0" w:space="0" w:color="auto"/>
        <w:bottom w:val="none" w:sz="0" w:space="0" w:color="auto"/>
        <w:right w:val="none" w:sz="0" w:space="0" w:color="auto"/>
      </w:divBdr>
    </w:div>
    <w:div w:id="1152602148">
      <w:marLeft w:val="640"/>
      <w:marRight w:val="0"/>
      <w:marTop w:val="0"/>
      <w:marBottom w:val="0"/>
      <w:divBdr>
        <w:top w:val="none" w:sz="0" w:space="0" w:color="auto"/>
        <w:left w:val="none" w:sz="0" w:space="0" w:color="auto"/>
        <w:bottom w:val="none" w:sz="0" w:space="0" w:color="auto"/>
        <w:right w:val="none" w:sz="0" w:space="0" w:color="auto"/>
      </w:divBdr>
    </w:div>
    <w:div w:id="1152718262">
      <w:marLeft w:val="640"/>
      <w:marRight w:val="0"/>
      <w:marTop w:val="0"/>
      <w:marBottom w:val="0"/>
      <w:divBdr>
        <w:top w:val="none" w:sz="0" w:space="0" w:color="auto"/>
        <w:left w:val="none" w:sz="0" w:space="0" w:color="auto"/>
        <w:bottom w:val="none" w:sz="0" w:space="0" w:color="auto"/>
        <w:right w:val="none" w:sz="0" w:space="0" w:color="auto"/>
      </w:divBdr>
    </w:div>
    <w:div w:id="1152720059">
      <w:marLeft w:val="640"/>
      <w:marRight w:val="0"/>
      <w:marTop w:val="0"/>
      <w:marBottom w:val="0"/>
      <w:divBdr>
        <w:top w:val="none" w:sz="0" w:space="0" w:color="auto"/>
        <w:left w:val="none" w:sz="0" w:space="0" w:color="auto"/>
        <w:bottom w:val="none" w:sz="0" w:space="0" w:color="auto"/>
        <w:right w:val="none" w:sz="0" w:space="0" w:color="auto"/>
      </w:divBdr>
    </w:div>
    <w:div w:id="1152723055">
      <w:marLeft w:val="640"/>
      <w:marRight w:val="0"/>
      <w:marTop w:val="0"/>
      <w:marBottom w:val="0"/>
      <w:divBdr>
        <w:top w:val="none" w:sz="0" w:space="0" w:color="auto"/>
        <w:left w:val="none" w:sz="0" w:space="0" w:color="auto"/>
        <w:bottom w:val="none" w:sz="0" w:space="0" w:color="auto"/>
        <w:right w:val="none" w:sz="0" w:space="0" w:color="auto"/>
      </w:divBdr>
    </w:div>
    <w:div w:id="1152723344">
      <w:marLeft w:val="640"/>
      <w:marRight w:val="0"/>
      <w:marTop w:val="0"/>
      <w:marBottom w:val="0"/>
      <w:divBdr>
        <w:top w:val="none" w:sz="0" w:space="0" w:color="auto"/>
        <w:left w:val="none" w:sz="0" w:space="0" w:color="auto"/>
        <w:bottom w:val="none" w:sz="0" w:space="0" w:color="auto"/>
        <w:right w:val="none" w:sz="0" w:space="0" w:color="auto"/>
      </w:divBdr>
    </w:div>
    <w:div w:id="1152866609">
      <w:marLeft w:val="640"/>
      <w:marRight w:val="0"/>
      <w:marTop w:val="0"/>
      <w:marBottom w:val="0"/>
      <w:divBdr>
        <w:top w:val="none" w:sz="0" w:space="0" w:color="auto"/>
        <w:left w:val="none" w:sz="0" w:space="0" w:color="auto"/>
        <w:bottom w:val="none" w:sz="0" w:space="0" w:color="auto"/>
        <w:right w:val="none" w:sz="0" w:space="0" w:color="auto"/>
      </w:divBdr>
    </w:div>
    <w:div w:id="1152990989">
      <w:marLeft w:val="640"/>
      <w:marRight w:val="0"/>
      <w:marTop w:val="0"/>
      <w:marBottom w:val="0"/>
      <w:divBdr>
        <w:top w:val="none" w:sz="0" w:space="0" w:color="auto"/>
        <w:left w:val="none" w:sz="0" w:space="0" w:color="auto"/>
        <w:bottom w:val="none" w:sz="0" w:space="0" w:color="auto"/>
        <w:right w:val="none" w:sz="0" w:space="0" w:color="auto"/>
      </w:divBdr>
    </w:div>
    <w:div w:id="1153060700">
      <w:marLeft w:val="640"/>
      <w:marRight w:val="0"/>
      <w:marTop w:val="0"/>
      <w:marBottom w:val="0"/>
      <w:divBdr>
        <w:top w:val="none" w:sz="0" w:space="0" w:color="auto"/>
        <w:left w:val="none" w:sz="0" w:space="0" w:color="auto"/>
        <w:bottom w:val="none" w:sz="0" w:space="0" w:color="auto"/>
        <w:right w:val="none" w:sz="0" w:space="0" w:color="auto"/>
      </w:divBdr>
    </w:div>
    <w:div w:id="1153063680">
      <w:marLeft w:val="640"/>
      <w:marRight w:val="0"/>
      <w:marTop w:val="0"/>
      <w:marBottom w:val="0"/>
      <w:divBdr>
        <w:top w:val="none" w:sz="0" w:space="0" w:color="auto"/>
        <w:left w:val="none" w:sz="0" w:space="0" w:color="auto"/>
        <w:bottom w:val="none" w:sz="0" w:space="0" w:color="auto"/>
        <w:right w:val="none" w:sz="0" w:space="0" w:color="auto"/>
      </w:divBdr>
    </w:div>
    <w:div w:id="1153106839">
      <w:marLeft w:val="640"/>
      <w:marRight w:val="0"/>
      <w:marTop w:val="0"/>
      <w:marBottom w:val="0"/>
      <w:divBdr>
        <w:top w:val="none" w:sz="0" w:space="0" w:color="auto"/>
        <w:left w:val="none" w:sz="0" w:space="0" w:color="auto"/>
        <w:bottom w:val="none" w:sz="0" w:space="0" w:color="auto"/>
        <w:right w:val="none" w:sz="0" w:space="0" w:color="auto"/>
      </w:divBdr>
    </w:div>
    <w:div w:id="1153108703">
      <w:marLeft w:val="640"/>
      <w:marRight w:val="0"/>
      <w:marTop w:val="0"/>
      <w:marBottom w:val="0"/>
      <w:divBdr>
        <w:top w:val="none" w:sz="0" w:space="0" w:color="auto"/>
        <w:left w:val="none" w:sz="0" w:space="0" w:color="auto"/>
        <w:bottom w:val="none" w:sz="0" w:space="0" w:color="auto"/>
        <w:right w:val="none" w:sz="0" w:space="0" w:color="auto"/>
      </w:divBdr>
    </w:div>
    <w:div w:id="1153176982">
      <w:marLeft w:val="640"/>
      <w:marRight w:val="0"/>
      <w:marTop w:val="0"/>
      <w:marBottom w:val="0"/>
      <w:divBdr>
        <w:top w:val="none" w:sz="0" w:space="0" w:color="auto"/>
        <w:left w:val="none" w:sz="0" w:space="0" w:color="auto"/>
        <w:bottom w:val="none" w:sz="0" w:space="0" w:color="auto"/>
        <w:right w:val="none" w:sz="0" w:space="0" w:color="auto"/>
      </w:divBdr>
    </w:div>
    <w:div w:id="1153182184">
      <w:marLeft w:val="640"/>
      <w:marRight w:val="0"/>
      <w:marTop w:val="0"/>
      <w:marBottom w:val="0"/>
      <w:divBdr>
        <w:top w:val="none" w:sz="0" w:space="0" w:color="auto"/>
        <w:left w:val="none" w:sz="0" w:space="0" w:color="auto"/>
        <w:bottom w:val="none" w:sz="0" w:space="0" w:color="auto"/>
        <w:right w:val="none" w:sz="0" w:space="0" w:color="auto"/>
      </w:divBdr>
    </w:div>
    <w:div w:id="1153371524">
      <w:marLeft w:val="640"/>
      <w:marRight w:val="0"/>
      <w:marTop w:val="0"/>
      <w:marBottom w:val="0"/>
      <w:divBdr>
        <w:top w:val="none" w:sz="0" w:space="0" w:color="auto"/>
        <w:left w:val="none" w:sz="0" w:space="0" w:color="auto"/>
        <w:bottom w:val="none" w:sz="0" w:space="0" w:color="auto"/>
        <w:right w:val="none" w:sz="0" w:space="0" w:color="auto"/>
      </w:divBdr>
    </w:div>
    <w:div w:id="1153372154">
      <w:marLeft w:val="640"/>
      <w:marRight w:val="0"/>
      <w:marTop w:val="0"/>
      <w:marBottom w:val="0"/>
      <w:divBdr>
        <w:top w:val="none" w:sz="0" w:space="0" w:color="auto"/>
        <w:left w:val="none" w:sz="0" w:space="0" w:color="auto"/>
        <w:bottom w:val="none" w:sz="0" w:space="0" w:color="auto"/>
        <w:right w:val="none" w:sz="0" w:space="0" w:color="auto"/>
      </w:divBdr>
    </w:div>
    <w:div w:id="1153446003">
      <w:marLeft w:val="640"/>
      <w:marRight w:val="0"/>
      <w:marTop w:val="0"/>
      <w:marBottom w:val="0"/>
      <w:divBdr>
        <w:top w:val="none" w:sz="0" w:space="0" w:color="auto"/>
        <w:left w:val="none" w:sz="0" w:space="0" w:color="auto"/>
        <w:bottom w:val="none" w:sz="0" w:space="0" w:color="auto"/>
        <w:right w:val="none" w:sz="0" w:space="0" w:color="auto"/>
      </w:divBdr>
    </w:div>
    <w:div w:id="1153452698">
      <w:marLeft w:val="640"/>
      <w:marRight w:val="0"/>
      <w:marTop w:val="0"/>
      <w:marBottom w:val="0"/>
      <w:divBdr>
        <w:top w:val="none" w:sz="0" w:space="0" w:color="auto"/>
        <w:left w:val="none" w:sz="0" w:space="0" w:color="auto"/>
        <w:bottom w:val="none" w:sz="0" w:space="0" w:color="auto"/>
        <w:right w:val="none" w:sz="0" w:space="0" w:color="auto"/>
      </w:divBdr>
    </w:div>
    <w:div w:id="1153519797">
      <w:marLeft w:val="640"/>
      <w:marRight w:val="0"/>
      <w:marTop w:val="0"/>
      <w:marBottom w:val="0"/>
      <w:divBdr>
        <w:top w:val="none" w:sz="0" w:space="0" w:color="auto"/>
        <w:left w:val="none" w:sz="0" w:space="0" w:color="auto"/>
        <w:bottom w:val="none" w:sz="0" w:space="0" w:color="auto"/>
        <w:right w:val="none" w:sz="0" w:space="0" w:color="auto"/>
      </w:divBdr>
    </w:div>
    <w:div w:id="1153520199">
      <w:marLeft w:val="640"/>
      <w:marRight w:val="0"/>
      <w:marTop w:val="0"/>
      <w:marBottom w:val="0"/>
      <w:divBdr>
        <w:top w:val="none" w:sz="0" w:space="0" w:color="auto"/>
        <w:left w:val="none" w:sz="0" w:space="0" w:color="auto"/>
        <w:bottom w:val="none" w:sz="0" w:space="0" w:color="auto"/>
        <w:right w:val="none" w:sz="0" w:space="0" w:color="auto"/>
      </w:divBdr>
    </w:div>
    <w:div w:id="1153567483">
      <w:marLeft w:val="640"/>
      <w:marRight w:val="0"/>
      <w:marTop w:val="0"/>
      <w:marBottom w:val="0"/>
      <w:divBdr>
        <w:top w:val="none" w:sz="0" w:space="0" w:color="auto"/>
        <w:left w:val="none" w:sz="0" w:space="0" w:color="auto"/>
        <w:bottom w:val="none" w:sz="0" w:space="0" w:color="auto"/>
        <w:right w:val="none" w:sz="0" w:space="0" w:color="auto"/>
      </w:divBdr>
    </w:div>
    <w:div w:id="1153639872">
      <w:marLeft w:val="640"/>
      <w:marRight w:val="0"/>
      <w:marTop w:val="0"/>
      <w:marBottom w:val="0"/>
      <w:divBdr>
        <w:top w:val="none" w:sz="0" w:space="0" w:color="auto"/>
        <w:left w:val="none" w:sz="0" w:space="0" w:color="auto"/>
        <w:bottom w:val="none" w:sz="0" w:space="0" w:color="auto"/>
        <w:right w:val="none" w:sz="0" w:space="0" w:color="auto"/>
      </w:divBdr>
    </w:div>
    <w:div w:id="1153647245">
      <w:marLeft w:val="640"/>
      <w:marRight w:val="0"/>
      <w:marTop w:val="0"/>
      <w:marBottom w:val="0"/>
      <w:divBdr>
        <w:top w:val="none" w:sz="0" w:space="0" w:color="auto"/>
        <w:left w:val="none" w:sz="0" w:space="0" w:color="auto"/>
        <w:bottom w:val="none" w:sz="0" w:space="0" w:color="auto"/>
        <w:right w:val="none" w:sz="0" w:space="0" w:color="auto"/>
      </w:divBdr>
    </w:div>
    <w:div w:id="1153838231">
      <w:marLeft w:val="640"/>
      <w:marRight w:val="0"/>
      <w:marTop w:val="0"/>
      <w:marBottom w:val="0"/>
      <w:divBdr>
        <w:top w:val="none" w:sz="0" w:space="0" w:color="auto"/>
        <w:left w:val="none" w:sz="0" w:space="0" w:color="auto"/>
        <w:bottom w:val="none" w:sz="0" w:space="0" w:color="auto"/>
        <w:right w:val="none" w:sz="0" w:space="0" w:color="auto"/>
      </w:divBdr>
    </w:div>
    <w:div w:id="1153908077">
      <w:marLeft w:val="640"/>
      <w:marRight w:val="0"/>
      <w:marTop w:val="0"/>
      <w:marBottom w:val="0"/>
      <w:divBdr>
        <w:top w:val="none" w:sz="0" w:space="0" w:color="auto"/>
        <w:left w:val="none" w:sz="0" w:space="0" w:color="auto"/>
        <w:bottom w:val="none" w:sz="0" w:space="0" w:color="auto"/>
        <w:right w:val="none" w:sz="0" w:space="0" w:color="auto"/>
      </w:divBdr>
    </w:div>
    <w:div w:id="1153981964">
      <w:marLeft w:val="640"/>
      <w:marRight w:val="0"/>
      <w:marTop w:val="0"/>
      <w:marBottom w:val="0"/>
      <w:divBdr>
        <w:top w:val="none" w:sz="0" w:space="0" w:color="auto"/>
        <w:left w:val="none" w:sz="0" w:space="0" w:color="auto"/>
        <w:bottom w:val="none" w:sz="0" w:space="0" w:color="auto"/>
        <w:right w:val="none" w:sz="0" w:space="0" w:color="auto"/>
      </w:divBdr>
    </w:div>
    <w:div w:id="1154025759">
      <w:marLeft w:val="640"/>
      <w:marRight w:val="0"/>
      <w:marTop w:val="0"/>
      <w:marBottom w:val="0"/>
      <w:divBdr>
        <w:top w:val="none" w:sz="0" w:space="0" w:color="auto"/>
        <w:left w:val="none" w:sz="0" w:space="0" w:color="auto"/>
        <w:bottom w:val="none" w:sz="0" w:space="0" w:color="auto"/>
        <w:right w:val="none" w:sz="0" w:space="0" w:color="auto"/>
      </w:divBdr>
    </w:div>
    <w:div w:id="1154181050">
      <w:marLeft w:val="640"/>
      <w:marRight w:val="0"/>
      <w:marTop w:val="0"/>
      <w:marBottom w:val="0"/>
      <w:divBdr>
        <w:top w:val="none" w:sz="0" w:space="0" w:color="auto"/>
        <w:left w:val="none" w:sz="0" w:space="0" w:color="auto"/>
        <w:bottom w:val="none" w:sz="0" w:space="0" w:color="auto"/>
        <w:right w:val="none" w:sz="0" w:space="0" w:color="auto"/>
      </w:divBdr>
    </w:div>
    <w:div w:id="1154183638">
      <w:marLeft w:val="640"/>
      <w:marRight w:val="0"/>
      <w:marTop w:val="0"/>
      <w:marBottom w:val="0"/>
      <w:divBdr>
        <w:top w:val="none" w:sz="0" w:space="0" w:color="auto"/>
        <w:left w:val="none" w:sz="0" w:space="0" w:color="auto"/>
        <w:bottom w:val="none" w:sz="0" w:space="0" w:color="auto"/>
        <w:right w:val="none" w:sz="0" w:space="0" w:color="auto"/>
      </w:divBdr>
    </w:div>
    <w:div w:id="1154296571">
      <w:marLeft w:val="640"/>
      <w:marRight w:val="0"/>
      <w:marTop w:val="0"/>
      <w:marBottom w:val="0"/>
      <w:divBdr>
        <w:top w:val="none" w:sz="0" w:space="0" w:color="auto"/>
        <w:left w:val="none" w:sz="0" w:space="0" w:color="auto"/>
        <w:bottom w:val="none" w:sz="0" w:space="0" w:color="auto"/>
        <w:right w:val="none" w:sz="0" w:space="0" w:color="auto"/>
      </w:divBdr>
    </w:div>
    <w:div w:id="1154298211">
      <w:marLeft w:val="640"/>
      <w:marRight w:val="0"/>
      <w:marTop w:val="0"/>
      <w:marBottom w:val="0"/>
      <w:divBdr>
        <w:top w:val="none" w:sz="0" w:space="0" w:color="auto"/>
        <w:left w:val="none" w:sz="0" w:space="0" w:color="auto"/>
        <w:bottom w:val="none" w:sz="0" w:space="0" w:color="auto"/>
        <w:right w:val="none" w:sz="0" w:space="0" w:color="auto"/>
      </w:divBdr>
    </w:div>
    <w:div w:id="1154372944">
      <w:marLeft w:val="640"/>
      <w:marRight w:val="0"/>
      <w:marTop w:val="0"/>
      <w:marBottom w:val="0"/>
      <w:divBdr>
        <w:top w:val="none" w:sz="0" w:space="0" w:color="auto"/>
        <w:left w:val="none" w:sz="0" w:space="0" w:color="auto"/>
        <w:bottom w:val="none" w:sz="0" w:space="0" w:color="auto"/>
        <w:right w:val="none" w:sz="0" w:space="0" w:color="auto"/>
      </w:divBdr>
    </w:div>
    <w:div w:id="1154373723">
      <w:marLeft w:val="640"/>
      <w:marRight w:val="0"/>
      <w:marTop w:val="0"/>
      <w:marBottom w:val="0"/>
      <w:divBdr>
        <w:top w:val="none" w:sz="0" w:space="0" w:color="auto"/>
        <w:left w:val="none" w:sz="0" w:space="0" w:color="auto"/>
        <w:bottom w:val="none" w:sz="0" w:space="0" w:color="auto"/>
        <w:right w:val="none" w:sz="0" w:space="0" w:color="auto"/>
      </w:divBdr>
    </w:div>
    <w:div w:id="1154373944">
      <w:marLeft w:val="640"/>
      <w:marRight w:val="0"/>
      <w:marTop w:val="0"/>
      <w:marBottom w:val="0"/>
      <w:divBdr>
        <w:top w:val="none" w:sz="0" w:space="0" w:color="auto"/>
        <w:left w:val="none" w:sz="0" w:space="0" w:color="auto"/>
        <w:bottom w:val="none" w:sz="0" w:space="0" w:color="auto"/>
        <w:right w:val="none" w:sz="0" w:space="0" w:color="auto"/>
      </w:divBdr>
    </w:div>
    <w:div w:id="1154417041">
      <w:marLeft w:val="640"/>
      <w:marRight w:val="0"/>
      <w:marTop w:val="0"/>
      <w:marBottom w:val="0"/>
      <w:divBdr>
        <w:top w:val="none" w:sz="0" w:space="0" w:color="auto"/>
        <w:left w:val="none" w:sz="0" w:space="0" w:color="auto"/>
        <w:bottom w:val="none" w:sz="0" w:space="0" w:color="auto"/>
        <w:right w:val="none" w:sz="0" w:space="0" w:color="auto"/>
      </w:divBdr>
    </w:div>
    <w:div w:id="1154446424">
      <w:marLeft w:val="640"/>
      <w:marRight w:val="0"/>
      <w:marTop w:val="0"/>
      <w:marBottom w:val="0"/>
      <w:divBdr>
        <w:top w:val="none" w:sz="0" w:space="0" w:color="auto"/>
        <w:left w:val="none" w:sz="0" w:space="0" w:color="auto"/>
        <w:bottom w:val="none" w:sz="0" w:space="0" w:color="auto"/>
        <w:right w:val="none" w:sz="0" w:space="0" w:color="auto"/>
      </w:divBdr>
    </w:div>
    <w:div w:id="1154488992">
      <w:marLeft w:val="640"/>
      <w:marRight w:val="0"/>
      <w:marTop w:val="0"/>
      <w:marBottom w:val="0"/>
      <w:divBdr>
        <w:top w:val="none" w:sz="0" w:space="0" w:color="auto"/>
        <w:left w:val="none" w:sz="0" w:space="0" w:color="auto"/>
        <w:bottom w:val="none" w:sz="0" w:space="0" w:color="auto"/>
        <w:right w:val="none" w:sz="0" w:space="0" w:color="auto"/>
      </w:divBdr>
    </w:div>
    <w:div w:id="1154758186">
      <w:marLeft w:val="640"/>
      <w:marRight w:val="0"/>
      <w:marTop w:val="0"/>
      <w:marBottom w:val="0"/>
      <w:divBdr>
        <w:top w:val="none" w:sz="0" w:space="0" w:color="auto"/>
        <w:left w:val="none" w:sz="0" w:space="0" w:color="auto"/>
        <w:bottom w:val="none" w:sz="0" w:space="0" w:color="auto"/>
        <w:right w:val="none" w:sz="0" w:space="0" w:color="auto"/>
      </w:divBdr>
    </w:div>
    <w:div w:id="1154762707">
      <w:marLeft w:val="640"/>
      <w:marRight w:val="0"/>
      <w:marTop w:val="0"/>
      <w:marBottom w:val="0"/>
      <w:divBdr>
        <w:top w:val="none" w:sz="0" w:space="0" w:color="auto"/>
        <w:left w:val="none" w:sz="0" w:space="0" w:color="auto"/>
        <w:bottom w:val="none" w:sz="0" w:space="0" w:color="auto"/>
        <w:right w:val="none" w:sz="0" w:space="0" w:color="auto"/>
      </w:divBdr>
    </w:div>
    <w:div w:id="1154763775">
      <w:marLeft w:val="640"/>
      <w:marRight w:val="0"/>
      <w:marTop w:val="0"/>
      <w:marBottom w:val="0"/>
      <w:divBdr>
        <w:top w:val="none" w:sz="0" w:space="0" w:color="auto"/>
        <w:left w:val="none" w:sz="0" w:space="0" w:color="auto"/>
        <w:bottom w:val="none" w:sz="0" w:space="0" w:color="auto"/>
        <w:right w:val="none" w:sz="0" w:space="0" w:color="auto"/>
      </w:divBdr>
    </w:div>
    <w:div w:id="1154764102">
      <w:marLeft w:val="640"/>
      <w:marRight w:val="0"/>
      <w:marTop w:val="0"/>
      <w:marBottom w:val="0"/>
      <w:divBdr>
        <w:top w:val="none" w:sz="0" w:space="0" w:color="auto"/>
        <w:left w:val="none" w:sz="0" w:space="0" w:color="auto"/>
        <w:bottom w:val="none" w:sz="0" w:space="0" w:color="auto"/>
        <w:right w:val="none" w:sz="0" w:space="0" w:color="auto"/>
      </w:divBdr>
    </w:div>
    <w:div w:id="1154833905">
      <w:marLeft w:val="640"/>
      <w:marRight w:val="0"/>
      <w:marTop w:val="0"/>
      <w:marBottom w:val="0"/>
      <w:divBdr>
        <w:top w:val="none" w:sz="0" w:space="0" w:color="auto"/>
        <w:left w:val="none" w:sz="0" w:space="0" w:color="auto"/>
        <w:bottom w:val="none" w:sz="0" w:space="0" w:color="auto"/>
        <w:right w:val="none" w:sz="0" w:space="0" w:color="auto"/>
      </w:divBdr>
    </w:div>
    <w:div w:id="1154834630">
      <w:marLeft w:val="640"/>
      <w:marRight w:val="0"/>
      <w:marTop w:val="0"/>
      <w:marBottom w:val="0"/>
      <w:divBdr>
        <w:top w:val="none" w:sz="0" w:space="0" w:color="auto"/>
        <w:left w:val="none" w:sz="0" w:space="0" w:color="auto"/>
        <w:bottom w:val="none" w:sz="0" w:space="0" w:color="auto"/>
        <w:right w:val="none" w:sz="0" w:space="0" w:color="auto"/>
      </w:divBdr>
    </w:div>
    <w:div w:id="1154834734">
      <w:marLeft w:val="640"/>
      <w:marRight w:val="0"/>
      <w:marTop w:val="0"/>
      <w:marBottom w:val="0"/>
      <w:divBdr>
        <w:top w:val="none" w:sz="0" w:space="0" w:color="auto"/>
        <w:left w:val="none" w:sz="0" w:space="0" w:color="auto"/>
        <w:bottom w:val="none" w:sz="0" w:space="0" w:color="auto"/>
        <w:right w:val="none" w:sz="0" w:space="0" w:color="auto"/>
      </w:divBdr>
    </w:div>
    <w:div w:id="1154877491">
      <w:marLeft w:val="640"/>
      <w:marRight w:val="0"/>
      <w:marTop w:val="0"/>
      <w:marBottom w:val="0"/>
      <w:divBdr>
        <w:top w:val="none" w:sz="0" w:space="0" w:color="auto"/>
        <w:left w:val="none" w:sz="0" w:space="0" w:color="auto"/>
        <w:bottom w:val="none" w:sz="0" w:space="0" w:color="auto"/>
        <w:right w:val="none" w:sz="0" w:space="0" w:color="auto"/>
      </w:divBdr>
    </w:div>
    <w:div w:id="1155028241">
      <w:marLeft w:val="640"/>
      <w:marRight w:val="0"/>
      <w:marTop w:val="0"/>
      <w:marBottom w:val="0"/>
      <w:divBdr>
        <w:top w:val="none" w:sz="0" w:space="0" w:color="auto"/>
        <w:left w:val="none" w:sz="0" w:space="0" w:color="auto"/>
        <w:bottom w:val="none" w:sz="0" w:space="0" w:color="auto"/>
        <w:right w:val="none" w:sz="0" w:space="0" w:color="auto"/>
      </w:divBdr>
    </w:div>
    <w:div w:id="1155098977">
      <w:marLeft w:val="640"/>
      <w:marRight w:val="0"/>
      <w:marTop w:val="0"/>
      <w:marBottom w:val="0"/>
      <w:divBdr>
        <w:top w:val="none" w:sz="0" w:space="0" w:color="auto"/>
        <w:left w:val="none" w:sz="0" w:space="0" w:color="auto"/>
        <w:bottom w:val="none" w:sz="0" w:space="0" w:color="auto"/>
        <w:right w:val="none" w:sz="0" w:space="0" w:color="auto"/>
      </w:divBdr>
    </w:div>
    <w:div w:id="1155293880">
      <w:marLeft w:val="640"/>
      <w:marRight w:val="0"/>
      <w:marTop w:val="0"/>
      <w:marBottom w:val="0"/>
      <w:divBdr>
        <w:top w:val="none" w:sz="0" w:space="0" w:color="auto"/>
        <w:left w:val="none" w:sz="0" w:space="0" w:color="auto"/>
        <w:bottom w:val="none" w:sz="0" w:space="0" w:color="auto"/>
        <w:right w:val="none" w:sz="0" w:space="0" w:color="auto"/>
      </w:divBdr>
    </w:div>
    <w:div w:id="1155295379">
      <w:marLeft w:val="640"/>
      <w:marRight w:val="0"/>
      <w:marTop w:val="0"/>
      <w:marBottom w:val="0"/>
      <w:divBdr>
        <w:top w:val="none" w:sz="0" w:space="0" w:color="auto"/>
        <w:left w:val="none" w:sz="0" w:space="0" w:color="auto"/>
        <w:bottom w:val="none" w:sz="0" w:space="0" w:color="auto"/>
        <w:right w:val="none" w:sz="0" w:space="0" w:color="auto"/>
      </w:divBdr>
    </w:div>
    <w:div w:id="1155337658">
      <w:marLeft w:val="640"/>
      <w:marRight w:val="0"/>
      <w:marTop w:val="0"/>
      <w:marBottom w:val="0"/>
      <w:divBdr>
        <w:top w:val="none" w:sz="0" w:space="0" w:color="auto"/>
        <w:left w:val="none" w:sz="0" w:space="0" w:color="auto"/>
        <w:bottom w:val="none" w:sz="0" w:space="0" w:color="auto"/>
        <w:right w:val="none" w:sz="0" w:space="0" w:color="auto"/>
      </w:divBdr>
    </w:div>
    <w:div w:id="1155341650">
      <w:marLeft w:val="640"/>
      <w:marRight w:val="0"/>
      <w:marTop w:val="0"/>
      <w:marBottom w:val="0"/>
      <w:divBdr>
        <w:top w:val="none" w:sz="0" w:space="0" w:color="auto"/>
        <w:left w:val="none" w:sz="0" w:space="0" w:color="auto"/>
        <w:bottom w:val="none" w:sz="0" w:space="0" w:color="auto"/>
        <w:right w:val="none" w:sz="0" w:space="0" w:color="auto"/>
      </w:divBdr>
    </w:div>
    <w:div w:id="1155491006">
      <w:marLeft w:val="640"/>
      <w:marRight w:val="0"/>
      <w:marTop w:val="0"/>
      <w:marBottom w:val="0"/>
      <w:divBdr>
        <w:top w:val="none" w:sz="0" w:space="0" w:color="auto"/>
        <w:left w:val="none" w:sz="0" w:space="0" w:color="auto"/>
        <w:bottom w:val="none" w:sz="0" w:space="0" w:color="auto"/>
        <w:right w:val="none" w:sz="0" w:space="0" w:color="auto"/>
      </w:divBdr>
    </w:div>
    <w:div w:id="1155531328">
      <w:marLeft w:val="640"/>
      <w:marRight w:val="0"/>
      <w:marTop w:val="0"/>
      <w:marBottom w:val="0"/>
      <w:divBdr>
        <w:top w:val="none" w:sz="0" w:space="0" w:color="auto"/>
        <w:left w:val="none" w:sz="0" w:space="0" w:color="auto"/>
        <w:bottom w:val="none" w:sz="0" w:space="0" w:color="auto"/>
        <w:right w:val="none" w:sz="0" w:space="0" w:color="auto"/>
      </w:divBdr>
    </w:div>
    <w:div w:id="1155563207">
      <w:marLeft w:val="640"/>
      <w:marRight w:val="0"/>
      <w:marTop w:val="0"/>
      <w:marBottom w:val="0"/>
      <w:divBdr>
        <w:top w:val="none" w:sz="0" w:space="0" w:color="auto"/>
        <w:left w:val="none" w:sz="0" w:space="0" w:color="auto"/>
        <w:bottom w:val="none" w:sz="0" w:space="0" w:color="auto"/>
        <w:right w:val="none" w:sz="0" w:space="0" w:color="auto"/>
      </w:divBdr>
    </w:div>
    <w:div w:id="1155604498">
      <w:marLeft w:val="480"/>
      <w:marRight w:val="0"/>
      <w:marTop w:val="0"/>
      <w:marBottom w:val="0"/>
      <w:divBdr>
        <w:top w:val="none" w:sz="0" w:space="0" w:color="auto"/>
        <w:left w:val="none" w:sz="0" w:space="0" w:color="auto"/>
        <w:bottom w:val="none" w:sz="0" w:space="0" w:color="auto"/>
        <w:right w:val="none" w:sz="0" w:space="0" w:color="auto"/>
      </w:divBdr>
    </w:div>
    <w:div w:id="1155605486">
      <w:marLeft w:val="640"/>
      <w:marRight w:val="0"/>
      <w:marTop w:val="0"/>
      <w:marBottom w:val="0"/>
      <w:divBdr>
        <w:top w:val="none" w:sz="0" w:space="0" w:color="auto"/>
        <w:left w:val="none" w:sz="0" w:space="0" w:color="auto"/>
        <w:bottom w:val="none" w:sz="0" w:space="0" w:color="auto"/>
        <w:right w:val="none" w:sz="0" w:space="0" w:color="auto"/>
      </w:divBdr>
    </w:div>
    <w:div w:id="1155607430">
      <w:marLeft w:val="640"/>
      <w:marRight w:val="0"/>
      <w:marTop w:val="0"/>
      <w:marBottom w:val="0"/>
      <w:divBdr>
        <w:top w:val="none" w:sz="0" w:space="0" w:color="auto"/>
        <w:left w:val="none" w:sz="0" w:space="0" w:color="auto"/>
        <w:bottom w:val="none" w:sz="0" w:space="0" w:color="auto"/>
        <w:right w:val="none" w:sz="0" w:space="0" w:color="auto"/>
      </w:divBdr>
    </w:div>
    <w:div w:id="1155678863">
      <w:marLeft w:val="640"/>
      <w:marRight w:val="0"/>
      <w:marTop w:val="0"/>
      <w:marBottom w:val="0"/>
      <w:divBdr>
        <w:top w:val="none" w:sz="0" w:space="0" w:color="auto"/>
        <w:left w:val="none" w:sz="0" w:space="0" w:color="auto"/>
        <w:bottom w:val="none" w:sz="0" w:space="0" w:color="auto"/>
        <w:right w:val="none" w:sz="0" w:space="0" w:color="auto"/>
      </w:divBdr>
    </w:div>
    <w:div w:id="1155681305">
      <w:marLeft w:val="640"/>
      <w:marRight w:val="0"/>
      <w:marTop w:val="0"/>
      <w:marBottom w:val="0"/>
      <w:divBdr>
        <w:top w:val="none" w:sz="0" w:space="0" w:color="auto"/>
        <w:left w:val="none" w:sz="0" w:space="0" w:color="auto"/>
        <w:bottom w:val="none" w:sz="0" w:space="0" w:color="auto"/>
        <w:right w:val="none" w:sz="0" w:space="0" w:color="auto"/>
      </w:divBdr>
    </w:div>
    <w:div w:id="1155684236">
      <w:marLeft w:val="640"/>
      <w:marRight w:val="0"/>
      <w:marTop w:val="0"/>
      <w:marBottom w:val="0"/>
      <w:divBdr>
        <w:top w:val="none" w:sz="0" w:space="0" w:color="auto"/>
        <w:left w:val="none" w:sz="0" w:space="0" w:color="auto"/>
        <w:bottom w:val="none" w:sz="0" w:space="0" w:color="auto"/>
        <w:right w:val="none" w:sz="0" w:space="0" w:color="auto"/>
      </w:divBdr>
    </w:div>
    <w:div w:id="1155685615">
      <w:marLeft w:val="640"/>
      <w:marRight w:val="0"/>
      <w:marTop w:val="0"/>
      <w:marBottom w:val="0"/>
      <w:divBdr>
        <w:top w:val="none" w:sz="0" w:space="0" w:color="auto"/>
        <w:left w:val="none" w:sz="0" w:space="0" w:color="auto"/>
        <w:bottom w:val="none" w:sz="0" w:space="0" w:color="auto"/>
        <w:right w:val="none" w:sz="0" w:space="0" w:color="auto"/>
      </w:divBdr>
    </w:div>
    <w:div w:id="1155727815">
      <w:marLeft w:val="640"/>
      <w:marRight w:val="0"/>
      <w:marTop w:val="0"/>
      <w:marBottom w:val="0"/>
      <w:divBdr>
        <w:top w:val="none" w:sz="0" w:space="0" w:color="auto"/>
        <w:left w:val="none" w:sz="0" w:space="0" w:color="auto"/>
        <w:bottom w:val="none" w:sz="0" w:space="0" w:color="auto"/>
        <w:right w:val="none" w:sz="0" w:space="0" w:color="auto"/>
      </w:divBdr>
    </w:div>
    <w:div w:id="1155728456">
      <w:marLeft w:val="640"/>
      <w:marRight w:val="0"/>
      <w:marTop w:val="0"/>
      <w:marBottom w:val="0"/>
      <w:divBdr>
        <w:top w:val="none" w:sz="0" w:space="0" w:color="auto"/>
        <w:left w:val="none" w:sz="0" w:space="0" w:color="auto"/>
        <w:bottom w:val="none" w:sz="0" w:space="0" w:color="auto"/>
        <w:right w:val="none" w:sz="0" w:space="0" w:color="auto"/>
      </w:divBdr>
    </w:div>
    <w:div w:id="1155758750">
      <w:marLeft w:val="640"/>
      <w:marRight w:val="0"/>
      <w:marTop w:val="0"/>
      <w:marBottom w:val="0"/>
      <w:divBdr>
        <w:top w:val="none" w:sz="0" w:space="0" w:color="auto"/>
        <w:left w:val="none" w:sz="0" w:space="0" w:color="auto"/>
        <w:bottom w:val="none" w:sz="0" w:space="0" w:color="auto"/>
        <w:right w:val="none" w:sz="0" w:space="0" w:color="auto"/>
      </w:divBdr>
    </w:div>
    <w:div w:id="1155797348">
      <w:marLeft w:val="640"/>
      <w:marRight w:val="0"/>
      <w:marTop w:val="0"/>
      <w:marBottom w:val="0"/>
      <w:divBdr>
        <w:top w:val="none" w:sz="0" w:space="0" w:color="auto"/>
        <w:left w:val="none" w:sz="0" w:space="0" w:color="auto"/>
        <w:bottom w:val="none" w:sz="0" w:space="0" w:color="auto"/>
        <w:right w:val="none" w:sz="0" w:space="0" w:color="auto"/>
      </w:divBdr>
    </w:div>
    <w:div w:id="1155874651">
      <w:marLeft w:val="640"/>
      <w:marRight w:val="0"/>
      <w:marTop w:val="0"/>
      <w:marBottom w:val="0"/>
      <w:divBdr>
        <w:top w:val="none" w:sz="0" w:space="0" w:color="auto"/>
        <w:left w:val="none" w:sz="0" w:space="0" w:color="auto"/>
        <w:bottom w:val="none" w:sz="0" w:space="0" w:color="auto"/>
        <w:right w:val="none" w:sz="0" w:space="0" w:color="auto"/>
      </w:divBdr>
    </w:div>
    <w:div w:id="1155874937">
      <w:marLeft w:val="640"/>
      <w:marRight w:val="0"/>
      <w:marTop w:val="0"/>
      <w:marBottom w:val="0"/>
      <w:divBdr>
        <w:top w:val="none" w:sz="0" w:space="0" w:color="auto"/>
        <w:left w:val="none" w:sz="0" w:space="0" w:color="auto"/>
        <w:bottom w:val="none" w:sz="0" w:space="0" w:color="auto"/>
        <w:right w:val="none" w:sz="0" w:space="0" w:color="auto"/>
      </w:divBdr>
    </w:div>
    <w:div w:id="1155878394">
      <w:marLeft w:val="640"/>
      <w:marRight w:val="0"/>
      <w:marTop w:val="0"/>
      <w:marBottom w:val="0"/>
      <w:divBdr>
        <w:top w:val="none" w:sz="0" w:space="0" w:color="auto"/>
        <w:left w:val="none" w:sz="0" w:space="0" w:color="auto"/>
        <w:bottom w:val="none" w:sz="0" w:space="0" w:color="auto"/>
        <w:right w:val="none" w:sz="0" w:space="0" w:color="auto"/>
      </w:divBdr>
    </w:div>
    <w:div w:id="1156065642">
      <w:marLeft w:val="640"/>
      <w:marRight w:val="0"/>
      <w:marTop w:val="0"/>
      <w:marBottom w:val="0"/>
      <w:divBdr>
        <w:top w:val="none" w:sz="0" w:space="0" w:color="auto"/>
        <w:left w:val="none" w:sz="0" w:space="0" w:color="auto"/>
        <w:bottom w:val="none" w:sz="0" w:space="0" w:color="auto"/>
        <w:right w:val="none" w:sz="0" w:space="0" w:color="auto"/>
      </w:divBdr>
    </w:div>
    <w:div w:id="1156186442">
      <w:marLeft w:val="640"/>
      <w:marRight w:val="0"/>
      <w:marTop w:val="0"/>
      <w:marBottom w:val="0"/>
      <w:divBdr>
        <w:top w:val="none" w:sz="0" w:space="0" w:color="auto"/>
        <w:left w:val="none" w:sz="0" w:space="0" w:color="auto"/>
        <w:bottom w:val="none" w:sz="0" w:space="0" w:color="auto"/>
        <w:right w:val="none" w:sz="0" w:space="0" w:color="auto"/>
      </w:divBdr>
    </w:div>
    <w:div w:id="1156263192">
      <w:marLeft w:val="640"/>
      <w:marRight w:val="0"/>
      <w:marTop w:val="0"/>
      <w:marBottom w:val="0"/>
      <w:divBdr>
        <w:top w:val="none" w:sz="0" w:space="0" w:color="auto"/>
        <w:left w:val="none" w:sz="0" w:space="0" w:color="auto"/>
        <w:bottom w:val="none" w:sz="0" w:space="0" w:color="auto"/>
        <w:right w:val="none" w:sz="0" w:space="0" w:color="auto"/>
      </w:divBdr>
    </w:div>
    <w:div w:id="1156267485">
      <w:marLeft w:val="640"/>
      <w:marRight w:val="0"/>
      <w:marTop w:val="0"/>
      <w:marBottom w:val="0"/>
      <w:divBdr>
        <w:top w:val="none" w:sz="0" w:space="0" w:color="auto"/>
        <w:left w:val="none" w:sz="0" w:space="0" w:color="auto"/>
        <w:bottom w:val="none" w:sz="0" w:space="0" w:color="auto"/>
        <w:right w:val="none" w:sz="0" w:space="0" w:color="auto"/>
      </w:divBdr>
    </w:div>
    <w:div w:id="1156268107">
      <w:marLeft w:val="640"/>
      <w:marRight w:val="0"/>
      <w:marTop w:val="0"/>
      <w:marBottom w:val="0"/>
      <w:divBdr>
        <w:top w:val="none" w:sz="0" w:space="0" w:color="auto"/>
        <w:left w:val="none" w:sz="0" w:space="0" w:color="auto"/>
        <w:bottom w:val="none" w:sz="0" w:space="0" w:color="auto"/>
        <w:right w:val="none" w:sz="0" w:space="0" w:color="auto"/>
      </w:divBdr>
    </w:div>
    <w:div w:id="1156338159">
      <w:marLeft w:val="640"/>
      <w:marRight w:val="0"/>
      <w:marTop w:val="0"/>
      <w:marBottom w:val="0"/>
      <w:divBdr>
        <w:top w:val="none" w:sz="0" w:space="0" w:color="auto"/>
        <w:left w:val="none" w:sz="0" w:space="0" w:color="auto"/>
        <w:bottom w:val="none" w:sz="0" w:space="0" w:color="auto"/>
        <w:right w:val="none" w:sz="0" w:space="0" w:color="auto"/>
      </w:divBdr>
    </w:div>
    <w:div w:id="1156385089">
      <w:marLeft w:val="640"/>
      <w:marRight w:val="0"/>
      <w:marTop w:val="0"/>
      <w:marBottom w:val="0"/>
      <w:divBdr>
        <w:top w:val="none" w:sz="0" w:space="0" w:color="auto"/>
        <w:left w:val="none" w:sz="0" w:space="0" w:color="auto"/>
        <w:bottom w:val="none" w:sz="0" w:space="0" w:color="auto"/>
        <w:right w:val="none" w:sz="0" w:space="0" w:color="auto"/>
      </w:divBdr>
    </w:div>
    <w:div w:id="1156800026">
      <w:marLeft w:val="640"/>
      <w:marRight w:val="0"/>
      <w:marTop w:val="0"/>
      <w:marBottom w:val="0"/>
      <w:divBdr>
        <w:top w:val="none" w:sz="0" w:space="0" w:color="auto"/>
        <w:left w:val="none" w:sz="0" w:space="0" w:color="auto"/>
        <w:bottom w:val="none" w:sz="0" w:space="0" w:color="auto"/>
        <w:right w:val="none" w:sz="0" w:space="0" w:color="auto"/>
      </w:divBdr>
    </w:div>
    <w:div w:id="1156800504">
      <w:marLeft w:val="640"/>
      <w:marRight w:val="0"/>
      <w:marTop w:val="0"/>
      <w:marBottom w:val="0"/>
      <w:divBdr>
        <w:top w:val="none" w:sz="0" w:space="0" w:color="auto"/>
        <w:left w:val="none" w:sz="0" w:space="0" w:color="auto"/>
        <w:bottom w:val="none" w:sz="0" w:space="0" w:color="auto"/>
        <w:right w:val="none" w:sz="0" w:space="0" w:color="auto"/>
      </w:divBdr>
    </w:div>
    <w:div w:id="1156800887">
      <w:marLeft w:val="640"/>
      <w:marRight w:val="0"/>
      <w:marTop w:val="0"/>
      <w:marBottom w:val="0"/>
      <w:divBdr>
        <w:top w:val="none" w:sz="0" w:space="0" w:color="auto"/>
        <w:left w:val="none" w:sz="0" w:space="0" w:color="auto"/>
        <w:bottom w:val="none" w:sz="0" w:space="0" w:color="auto"/>
        <w:right w:val="none" w:sz="0" w:space="0" w:color="auto"/>
      </w:divBdr>
    </w:div>
    <w:div w:id="1156803684">
      <w:marLeft w:val="640"/>
      <w:marRight w:val="0"/>
      <w:marTop w:val="0"/>
      <w:marBottom w:val="0"/>
      <w:divBdr>
        <w:top w:val="none" w:sz="0" w:space="0" w:color="auto"/>
        <w:left w:val="none" w:sz="0" w:space="0" w:color="auto"/>
        <w:bottom w:val="none" w:sz="0" w:space="0" w:color="auto"/>
        <w:right w:val="none" w:sz="0" w:space="0" w:color="auto"/>
      </w:divBdr>
    </w:div>
    <w:div w:id="1156841841">
      <w:marLeft w:val="640"/>
      <w:marRight w:val="0"/>
      <w:marTop w:val="0"/>
      <w:marBottom w:val="0"/>
      <w:divBdr>
        <w:top w:val="none" w:sz="0" w:space="0" w:color="auto"/>
        <w:left w:val="none" w:sz="0" w:space="0" w:color="auto"/>
        <w:bottom w:val="none" w:sz="0" w:space="0" w:color="auto"/>
        <w:right w:val="none" w:sz="0" w:space="0" w:color="auto"/>
      </w:divBdr>
    </w:div>
    <w:div w:id="1156842297">
      <w:marLeft w:val="640"/>
      <w:marRight w:val="0"/>
      <w:marTop w:val="0"/>
      <w:marBottom w:val="0"/>
      <w:divBdr>
        <w:top w:val="none" w:sz="0" w:space="0" w:color="auto"/>
        <w:left w:val="none" w:sz="0" w:space="0" w:color="auto"/>
        <w:bottom w:val="none" w:sz="0" w:space="0" w:color="auto"/>
        <w:right w:val="none" w:sz="0" w:space="0" w:color="auto"/>
      </w:divBdr>
    </w:div>
    <w:div w:id="1156917670">
      <w:marLeft w:val="640"/>
      <w:marRight w:val="0"/>
      <w:marTop w:val="0"/>
      <w:marBottom w:val="0"/>
      <w:divBdr>
        <w:top w:val="none" w:sz="0" w:space="0" w:color="auto"/>
        <w:left w:val="none" w:sz="0" w:space="0" w:color="auto"/>
        <w:bottom w:val="none" w:sz="0" w:space="0" w:color="auto"/>
        <w:right w:val="none" w:sz="0" w:space="0" w:color="auto"/>
      </w:divBdr>
    </w:div>
    <w:div w:id="1156990348">
      <w:marLeft w:val="640"/>
      <w:marRight w:val="0"/>
      <w:marTop w:val="0"/>
      <w:marBottom w:val="0"/>
      <w:divBdr>
        <w:top w:val="none" w:sz="0" w:space="0" w:color="auto"/>
        <w:left w:val="none" w:sz="0" w:space="0" w:color="auto"/>
        <w:bottom w:val="none" w:sz="0" w:space="0" w:color="auto"/>
        <w:right w:val="none" w:sz="0" w:space="0" w:color="auto"/>
      </w:divBdr>
    </w:div>
    <w:div w:id="1157066934">
      <w:marLeft w:val="640"/>
      <w:marRight w:val="0"/>
      <w:marTop w:val="0"/>
      <w:marBottom w:val="0"/>
      <w:divBdr>
        <w:top w:val="none" w:sz="0" w:space="0" w:color="auto"/>
        <w:left w:val="none" w:sz="0" w:space="0" w:color="auto"/>
        <w:bottom w:val="none" w:sz="0" w:space="0" w:color="auto"/>
        <w:right w:val="none" w:sz="0" w:space="0" w:color="auto"/>
      </w:divBdr>
    </w:div>
    <w:div w:id="1157112561">
      <w:marLeft w:val="640"/>
      <w:marRight w:val="0"/>
      <w:marTop w:val="0"/>
      <w:marBottom w:val="0"/>
      <w:divBdr>
        <w:top w:val="none" w:sz="0" w:space="0" w:color="auto"/>
        <w:left w:val="none" w:sz="0" w:space="0" w:color="auto"/>
        <w:bottom w:val="none" w:sz="0" w:space="0" w:color="auto"/>
        <w:right w:val="none" w:sz="0" w:space="0" w:color="auto"/>
      </w:divBdr>
    </w:div>
    <w:div w:id="1157116069">
      <w:marLeft w:val="640"/>
      <w:marRight w:val="0"/>
      <w:marTop w:val="0"/>
      <w:marBottom w:val="0"/>
      <w:divBdr>
        <w:top w:val="none" w:sz="0" w:space="0" w:color="auto"/>
        <w:left w:val="none" w:sz="0" w:space="0" w:color="auto"/>
        <w:bottom w:val="none" w:sz="0" w:space="0" w:color="auto"/>
        <w:right w:val="none" w:sz="0" w:space="0" w:color="auto"/>
      </w:divBdr>
    </w:div>
    <w:div w:id="1157189049">
      <w:marLeft w:val="640"/>
      <w:marRight w:val="0"/>
      <w:marTop w:val="0"/>
      <w:marBottom w:val="0"/>
      <w:divBdr>
        <w:top w:val="none" w:sz="0" w:space="0" w:color="auto"/>
        <w:left w:val="none" w:sz="0" w:space="0" w:color="auto"/>
        <w:bottom w:val="none" w:sz="0" w:space="0" w:color="auto"/>
        <w:right w:val="none" w:sz="0" w:space="0" w:color="auto"/>
      </w:divBdr>
    </w:div>
    <w:div w:id="1157190380">
      <w:marLeft w:val="640"/>
      <w:marRight w:val="0"/>
      <w:marTop w:val="0"/>
      <w:marBottom w:val="0"/>
      <w:divBdr>
        <w:top w:val="none" w:sz="0" w:space="0" w:color="auto"/>
        <w:left w:val="none" w:sz="0" w:space="0" w:color="auto"/>
        <w:bottom w:val="none" w:sz="0" w:space="0" w:color="auto"/>
        <w:right w:val="none" w:sz="0" w:space="0" w:color="auto"/>
      </w:divBdr>
    </w:div>
    <w:div w:id="1157305847">
      <w:marLeft w:val="640"/>
      <w:marRight w:val="0"/>
      <w:marTop w:val="0"/>
      <w:marBottom w:val="0"/>
      <w:divBdr>
        <w:top w:val="none" w:sz="0" w:space="0" w:color="auto"/>
        <w:left w:val="none" w:sz="0" w:space="0" w:color="auto"/>
        <w:bottom w:val="none" w:sz="0" w:space="0" w:color="auto"/>
        <w:right w:val="none" w:sz="0" w:space="0" w:color="auto"/>
      </w:divBdr>
    </w:div>
    <w:div w:id="1157378463">
      <w:marLeft w:val="640"/>
      <w:marRight w:val="0"/>
      <w:marTop w:val="0"/>
      <w:marBottom w:val="0"/>
      <w:divBdr>
        <w:top w:val="none" w:sz="0" w:space="0" w:color="auto"/>
        <w:left w:val="none" w:sz="0" w:space="0" w:color="auto"/>
        <w:bottom w:val="none" w:sz="0" w:space="0" w:color="auto"/>
        <w:right w:val="none" w:sz="0" w:space="0" w:color="auto"/>
      </w:divBdr>
    </w:div>
    <w:div w:id="1157382102">
      <w:marLeft w:val="640"/>
      <w:marRight w:val="0"/>
      <w:marTop w:val="0"/>
      <w:marBottom w:val="0"/>
      <w:divBdr>
        <w:top w:val="none" w:sz="0" w:space="0" w:color="auto"/>
        <w:left w:val="none" w:sz="0" w:space="0" w:color="auto"/>
        <w:bottom w:val="none" w:sz="0" w:space="0" w:color="auto"/>
        <w:right w:val="none" w:sz="0" w:space="0" w:color="auto"/>
      </w:divBdr>
    </w:div>
    <w:div w:id="1157458676">
      <w:marLeft w:val="640"/>
      <w:marRight w:val="0"/>
      <w:marTop w:val="0"/>
      <w:marBottom w:val="0"/>
      <w:divBdr>
        <w:top w:val="none" w:sz="0" w:space="0" w:color="auto"/>
        <w:left w:val="none" w:sz="0" w:space="0" w:color="auto"/>
        <w:bottom w:val="none" w:sz="0" w:space="0" w:color="auto"/>
        <w:right w:val="none" w:sz="0" w:space="0" w:color="auto"/>
      </w:divBdr>
    </w:div>
    <w:div w:id="1157459837">
      <w:marLeft w:val="640"/>
      <w:marRight w:val="0"/>
      <w:marTop w:val="0"/>
      <w:marBottom w:val="0"/>
      <w:divBdr>
        <w:top w:val="none" w:sz="0" w:space="0" w:color="auto"/>
        <w:left w:val="none" w:sz="0" w:space="0" w:color="auto"/>
        <w:bottom w:val="none" w:sz="0" w:space="0" w:color="auto"/>
        <w:right w:val="none" w:sz="0" w:space="0" w:color="auto"/>
      </w:divBdr>
    </w:div>
    <w:div w:id="1157569790">
      <w:marLeft w:val="640"/>
      <w:marRight w:val="0"/>
      <w:marTop w:val="0"/>
      <w:marBottom w:val="0"/>
      <w:divBdr>
        <w:top w:val="none" w:sz="0" w:space="0" w:color="auto"/>
        <w:left w:val="none" w:sz="0" w:space="0" w:color="auto"/>
        <w:bottom w:val="none" w:sz="0" w:space="0" w:color="auto"/>
        <w:right w:val="none" w:sz="0" w:space="0" w:color="auto"/>
      </w:divBdr>
    </w:div>
    <w:div w:id="1157571786">
      <w:marLeft w:val="640"/>
      <w:marRight w:val="0"/>
      <w:marTop w:val="0"/>
      <w:marBottom w:val="0"/>
      <w:divBdr>
        <w:top w:val="none" w:sz="0" w:space="0" w:color="auto"/>
        <w:left w:val="none" w:sz="0" w:space="0" w:color="auto"/>
        <w:bottom w:val="none" w:sz="0" w:space="0" w:color="auto"/>
        <w:right w:val="none" w:sz="0" w:space="0" w:color="auto"/>
      </w:divBdr>
    </w:div>
    <w:div w:id="1157577430">
      <w:marLeft w:val="640"/>
      <w:marRight w:val="0"/>
      <w:marTop w:val="0"/>
      <w:marBottom w:val="0"/>
      <w:divBdr>
        <w:top w:val="none" w:sz="0" w:space="0" w:color="auto"/>
        <w:left w:val="none" w:sz="0" w:space="0" w:color="auto"/>
        <w:bottom w:val="none" w:sz="0" w:space="0" w:color="auto"/>
        <w:right w:val="none" w:sz="0" w:space="0" w:color="auto"/>
      </w:divBdr>
    </w:div>
    <w:div w:id="1157694027">
      <w:marLeft w:val="640"/>
      <w:marRight w:val="0"/>
      <w:marTop w:val="0"/>
      <w:marBottom w:val="0"/>
      <w:divBdr>
        <w:top w:val="none" w:sz="0" w:space="0" w:color="auto"/>
        <w:left w:val="none" w:sz="0" w:space="0" w:color="auto"/>
        <w:bottom w:val="none" w:sz="0" w:space="0" w:color="auto"/>
        <w:right w:val="none" w:sz="0" w:space="0" w:color="auto"/>
      </w:divBdr>
    </w:div>
    <w:div w:id="1157694731">
      <w:marLeft w:val="640"/>
      <w:marRight w:val="0"/>
      <w:marTop w:val="0"/>
      <w:marBottom w:val="0"/>
      <w:divBdr>
        <w:top w:val="none" w:sz="0" w:space="0" w:color="auto"/>
        <w:left w:val="none" w:sz="0" w:space="0" w:color="auto"/>
        <w:bottom w:val="none" w:sz="0" w:space="0" w:color="auto"/>
        <w:right w:val="none" w:sz="0" w:space="0" w:color="auto"/>
      </w:divBdr>
    </w:div>
    <w:div w:id="1157723475">
      <w:marLeft w:val="640"/>
      <w:marRight w:val="0"/>
      <w:marTop w:val="0"/>
      <w:marBottom w:val="0"/>
      <w:divBdr>
        <w:top w:val="none" w:sz="0" w:space="0" w:color="auto"/>
        <w:left w:val="none" w:sz="0" w:space="0" w:color="auto"/>
        <w:bottom w:val="none" w:sz="0" w:space="0" w:color="auto"/>
        <w:right w:val="none" w:sz="0" w:space="0" w:color="auto"/>
      </w:divBdr>
    </w:div>
    <w:div w:id="1157841977">
      <w:marLeft w:val="640"/>
      <w:marRight w:val="0"/>
      <w:marTop w:val="0"/>
      <w:marBottom w:val="0"/>
      <w:divBdr>
        <w:top w:val="none" w:sz="0" w:space="0" w:color="auto"/>
        <w:left w:val="none" w:sz="0" w:space="0" w:color="auto"/>
        <w:bottom w:val="none" w:sz="0" w:space="0" w:color="auto"/>
        <w:right w:val="none" w:sz="0" w:space="0" w:color="auto"/>
      </w:divBdr>
    </w:div>
    <w:div w:id="1157844303">
      <w:marLeft w:val="640"/>
      <w:marRight w:val="0"/>
      <w:marTop w:val="0"/>
      <w:marBottom w:val="0"/>
      <w:divBdr>
        <w:top w:val="none" w:sz="0" w:space="0" w:color="auto"/>
        <w:left w:val="none" w:sz="0" w:space="0" w:color="auto"/>
        <w:bottom w:val="none" w:sz="0" w:space="0" w:color="auto"/>
        <w:right w:val="none" w:sz="0" w:space="0" w:color="auto"/>
      </w:divBdr>
    </w:div>
    <w:div w:id="1157965442">
      <w:marLeft w:val="640"/>
      <w:marRight w:val="0"/>
      <w:marTop w:val="0"/>
      <w:marBottom w:val="0"/>
      <w:divBdr>
        <w:top w:val="none" w:sz="0" w:space="0" w:color="auto"/>
        <w:left w:val="none" w:sz="0" w:space="0" w:color="auto"/>
        <w:bottom w:val="none" w:sz="0" w:space="0" w:color="auto"/>
        <w:right w:val="none" w:sz="0" w:space="0" w:color="auto"/>
      </w:divBdr>
    </w:div>
    <w:div w:id="1158156989">
      <w:marLeft w:val="640"/>
      <w:marRight w:val="0"/>
      <w:marTop w:val="0"/>
      <w:marBottom w:val="0"/>
      <w:divBdr>
        <w:top w:val="none" w:sz="0" w:space="0" w:color="auto"/>
        <w:left w:val="none" w:sz="0" w:space="0" w:color="auto"/>
        <w:bottom w:val="none" w:sz="0" w:space="0" w:color="auto"/>
        <w:right w:val="none" w:sz="0" w:space="0" w:color="auto"/>
      </w:divBdr>
    </w:div>
    <w:div w:id="1158182413">
      <w:marLeft w:val="640"/>
      <w:marRight w:val="0"/>
      <w:marTop w:val="0"/>
      <w:marBottom w:val="0"/>
      <w:divBdr>
        <w:top w:val="none" w:sz="0" w:space="0" w:color="auto"/>
        <w:left w:val="none" w:sz="0" w:space="0" w:color="auto"/>
        <w:bottom w:val="none" w:sz="0" w:space="0" w:color="auto"/>
        <w:right w:val="none" w:sz="0" w:space="0" w:color="auto"/>
      </w:divBdr>
    </w:div>
    <w:div w:id="1158183644">
      <w:marLeft w:val="640"/>
      <w:marRight w:val="0"/>
      <w:marTop w:val="0"/>
      <w:marBottom w:val="0"/>
      <w:divBdr>
        <w:top w:val="none" w:sz="0" w:space="0" w:color="auto"/>
        <w:left w:val="none" w:sz="0" w:space="0" w:color="auto"/>
        <w:bottom w:val="none" w:sz="0" w:space="0" w:color="auto"/>
        <w:right w:val="none" w:sz="0" w:space="0" w:color="auto"/>
      </w:divBdr>
    </w:div>
    <w:div w:id="1158233306">
      <w:marLeft w:val="640"/>
      <w:marRight w:val="0"/>
      <w:marTop w:val="0"/>
      <w:marBottom w:val="0"/>
      <w:divBdr>
        <w:top w:val="none" w:sz="0" w:space="0" w:color="auto"/>
        <w:left w:val="none" w:sz="0" w:space="0" w:color="auto"/>
        <w:bottom w:val="none" w:sz="0" w:space="0" w:color="auto"/>
        <w:right w:val="none" w:sz="0" w:space="0" w:color="auto"/>
      </w:divBdr>
    </w:div>
    <w:div w:id="1158303859">
      <w:marLeft w:val="640"/>
      <w:marRight w:val="0"/>
      <w:marTop w:val="0"/>
      <w:marBottom w:val="0"/>
      <w:divBdr>
        <w:top w:val="none" w:sz="0" w:space="0" w:color="auto"/>
        <w:left w:val="none" w:sz="0" w:space="0" w:color="auto"/>
        <w:bottom w:val="none" w:sz="0" w:space="0" w:color="auto"/>
        <w:right w:val="none" w:sz="0" w:space="0" w:color="auto"/>
      </w:divBdr>
    </w:div>
    <w:div w:id="1158303864">
      <w:marLeft w:val="640"/>
      <w:marRight w:val="0"/>
      <w:marTop w:val="0"/>
      <w:marBottom w:val="0"/>
      <w:divBdr>
        <w:top w:val="none" w:sz="0" w:space="0" w:color="auto"/>
        <w:left w:val="none" w:sz="0" w:space="0" w:color="auto"/>
        <w:bottom w:val="none" w:sz="0" w:space="0" w:color="auto"/>
        <w:right w:val="none" w:sz="0" w:space="0" w:color="auto"/>
      </w:divBdr>
    </w:div>
    <w:div w:id="1158351325">
      <w:marLeft w:val="640"/>
      <w:marRight w:val="0"/>
      <w:marTop w:val="0"/>
      <w:marBottom w:val="0"/>
      <w:divBdr>
        <w:top w:val="none" w:sz="0" w:space="0" w:color="auto"/>
        <w:left w:val="none" w:sz="0" w:space="0" w:color="auto"/>
        <w:bottom w:val="none" w:sz="0" w:space="0" w:color="auto"/>
        <w:right w:val="none" w:sz="0" w:space="0" w:color="auto"/>
      </w:divBdr>
    </w:div>
    <w:div w:id="1158421276">
      <w:marLeft w:val="640"/>
      <w:marRight w:val="0"/>
      <w:marTop w:val="0"/>
      <w:marBottom w:val="0"/>
      <w:divBdr>
        <w:top w:val="none" w:sz="0" w:space="0" w:color="auto"/>
        <w:left w:val="none" w:sz="0" w:space="0" w:color="auto"/>
        <w:bottom w:val="none" w:sz="0" w:space="0" w:color="auto"/>
        <w:right w:val="none" w:sz="0" w:space="0" w:color="auto"/>
      </w:divBdr>
    </w:div>
    <w:div w:id="1158575597">
      <w:marLeft w:val="640"/>
      <w:marRight w:val="0"/>
      <w:marTop w:val="0"/>
      <w:marBottom w:val="0"/>
      <w:divBdr>
        <w:top w:val="none" w:sz="0" w:space="0" w:color="auto"/>
        <w:left w:val="none" w:sz="0" w:space="0" w:color="auto"/>
        <w:bottom w:val="none" w:sz="0" w:space="0" w:color="auto"/>
        <w:right w:val="none" w:sz="0" w:space="0" w:color="auto"/>
      </w:divBdr>
    </w:div>
    <w:div w:id="1158688232">
      <w:marLeft w:val="640"/>
      <w:marRight w:val="0"/>
      <w:marTop w:val="0"/>
      <w:marBottom w:val="0"/>
      <w:divBdr>
        <w:top w:val="none" w:sz="0" w:space="0" w:color="auto"/>
        <w:left w:val="none" w:sz="0" w:space="0" w:color="auto"/>
        <w:bottom w:val="none" w:sz="0" w:space="0" w:color="auto"/>
        <w:right w:val="none" w:sz="0" w:space="0" w:color="auto"/>
      </w:divBdr>
    </w:div>
    <w:div w:id="1158694687">
      <w:marLeft w:val="640"/>
      <w:marRight w:val="0"/>
      <w:marTop w:val="0"/>
      <w:marBottom w:val="0"/>
      <w:divBdr>
        <w:top w:val="none" w:sz="0" w:space="0" w:color="auto"/>
        <w:left w:val="none" w:sz="0" w:space="0" w:color="auto"/>
        <w:bottom w:val="none" w:sz="0" w:space="0" w:color="auto"/>
        <w:right w:val="none" w:sz="0" w:space="0" w:color="auto"/>
      </w:divBdr>
    </w:div>
    <w:div w:id="1158762720">
      <w:marLeft w:val="640"/>
      <w:marRight w:val="0"/>
      <w:marTop w:val="0"/>
      <w:marBottom w:val="0"/>
      <w:divBdr>
        <w:top w:val="none" w:sz="0" w:space="0" w:color="auto"/>
        <w:left w:val="none" w:sz="0" w:space="0" w:color="auto"/>
        <w:bottom w:val="none" w:sz="0" w:space="0" w:color="auto"/>
        <w:right w:val="none" w:sz="0" w:space="0" w:color="auto"/>
      </w:divBdr>
    </w:div>
    <w:div w:id="1158767664">
      <w:marLeft w:val="640"/>
      <w:marRight w:val="0"/>
      <w:marTop w:val="0"/>
      <w:marBottom w:val="0"/>
      <w:divBdr>
        <w:top w:val="none" w:sz="0" w:space="0" w:color="auto"/>
        <w:left w:val="none" w:sz="0" w:space="0" w:color="auto"/>
        <w:bottom w:val="none" w:sz="0" w:space="0" w:color="auto"/>
        <w:right w:val="none" w:sz="0" w:space="0" w:color="auto"/>
      </w:divBdr>
    </w:div>
    <w:div w:id="1158812022">
      <w:marLeft w:val="640"/>
      <w:marRight w:val="0"/>
      <w:marTop w:val="0"/>
      <w:marBottom w:val="0"/>
      <w:divBdr>
        <w:top w:val="none" w:sz="0" w:space="0" w:color="auto"/>
        <w:left w:val="none" w:sz="0" w:space="0" w:color="auto"/>
        <w:bottom w:val="none" w:sz="0" w:space="0" w:color="auto"/>
        <w:right w:val="none" w:sz="0" w:space="0" w:color="auto"/>
      </w:divBdr>
    </w:div>
    <w:div w:id="1158812618">
      <w:marLeft w:val="640"/>
      <w:marRight w:val="0"/>
      <w:marTop w:val="0"/>
      <w:marBottom w:val="0"/>
      <w:divBdr>
        <w:top w:val="none" w:sz="0" w:space="0" w:color="auto"/>
        <w:left w:val="none" w:sz="0" w:space="0" w:color="auto"/>
        <w:bottom w:val="none" w:sz="0" w:space="0" w:color="auto"/>
        <w:right w:val="none" w:sz="0" w:space="0" w:color="auto"/>
      </w:divBdr>
    </w:div>
    <w:div w:id="1158959289">
      <w:marLeft w:val="640"/>
      <w:marRight w:val="0"/>
      <w:marTop w:val="0"/>
      <w:marBottom w:val="0"/>
      <w:divBdr>
        <w:top w:val="none" w:sz="0" w:space="0" w:color="auto"/>
        <w:left w:val="none" w:sz="0" w:space="0" w:color="auto"/>
        <w:bottom w:val="none" w:sz="0" w:space="0" w:color="auto"/>
        <w:right w:val="none" w:sz="0" w:space="0" w:color="auto"/>
      </w:divBdr>
    </w:div>
    <w:div w:id="1159032799">
      <w:marLeft w:val="640"/>
      <w:marRight w:val="0"/>
      <w:marTop w:val="0"/>
      <w:marBottom w:val="0"/>
      <w:divBdr>
        <w:top w:val="none" w:sz="0" w:space="0" w:color="auto"/>
        <w:left w:val="none" w:sz="0" w:space="0" w:color="auto"/>
        <w:bottom w:val="none" w:sz="0" w:space="0" w:color="auto"/>
        <w:right w:val="none" w:sz="0" w:space="0" w:color="auto"/>
      </w:divBdr>
    </w:div>
    <w:div w:id="1159076941">
      <w:marLeft w:val="640"/>
      <w:marRight w:val="0"/>
      <w:marTop w:val="0"/>
      <w:marBottom w:val="0"/>
      <w:divBdr>
        <w:top w:val="none" w:sz="0" w:space="0" w:color="auto"/>
        <w:left w:val="none" w:sz="0" w:space="0" w:color="auto"/>
        <w:bottom w:val="none" w:sz="0" w:space="0" w:color="auto"/>
        <w:right w:val="none" w:sz="0" w:space="0" w:color="auto"/>
      </w:divBdr>
    </w:div>
    <w:div w:id="1159077931">
      <w:marLeft w:val="640"/>
      <w:marRight w:val="0"/>
      <w:marTop w:val="0"/>
      <w:marBottom w:val="0"/>
      <w:divBdr>
        <w:top w:val="none" w:sz="0" w:space="0" w:color="auto"/>
        <w:left w:val="none" w:sz="0" w:space="0" w:color="auto"/>
        <w:bottom w:val="none" w:sz="0" w:space="0" w:color="auto"/>
        <w:right w:val="none" w:sz="0" w:space="0" w:color="auto"/>
      </w:divBdr>
    </w:div>
    <w:div w:id="1159079365">
      <w:marLeft w:val="640"/>
      <w:marRight w:val="0"/>
      <w:marTop w:val="0"/>
      <w:marBottom w:val="0"/>
      <w:divBdr>
        <w:top w:val="none" w:sz="0" w:space="0" w:color="auto"/>
        <w:left w:val="none" w:sz="0" w:space="0" w:color="auto"/>
        <w:bottom w:val="none" w:sz="0" w:space="0" w:color="auto"/>
        <w:right w:val="none" w:sz="0" w:space="0" w:color="auto"/>
      </w:divBdr>
    </w:div>
    <w:div w:id="1159149155">
      <w:marLeft w:val="640"/>
      <w:marRight w:val="0"/>
      <w:marTop w:val="0"/>
      <w:marBottom w:val="0"/>
      <w:divBdr>
        <w:top w:val="none" w:sz="0" w:space="0" w:color="auto"/>
        <w:left w:val="none" w:sz="0" w:space="0" w:color="auto"/>
        <w:bottom w:val="none" w:sz="0" w:space="0" w:color="auto"/>
        <w:right w:val="none" w:sz="0" w:space="0" w:color="auto"/>
      </w:divBdr>
    </w:div>
    <w:div w:id="1159224698">
      <w:marLeft w:val="640"/>
      <w:marRight w:val="0"/>
      <w:marTop w:val="0"/>
      <w:marBottom w:val="0"/>
      <w:divBdr>
        <w:top w:val="none" w:sz="0" w:space="0" w:color="auto"/>
        <w:left w:val="none" w:sz="0" w:space="0" w:color="auto"/>
        <w:bottom w:val="none" w:sz="0" w:space="0" w:color="auto"/>
        <w:right w:val="none" w:sz="0" w:space="0" w:color="auto"/>
      </w:divBdr>
    </w:div>
    <w:div w:id="1159230862">
      <w:marLeft w:val="640"/>
      <w:marRight w:val="0"/>
      <w:marTop w:val="0"/>
      <w:marBottom w:val="0"/>
      <w:divBdr>
        <w:top w:val="none" w:sz="0" w:space="0" w:color="auto"/>
        <w:left w:val="none" w:sz="0" w:space="0" w:color="auto"/>
        <w:bottom w:val="none" w:sz="0" w:space="0" w:color="auto"/>
        <w:right w:val="none" w:sz="0" w:space="0" w:color="auto"/>
      </w:divBdr>
    </w:div>
    <w:div w:id="1159424055">
      <w:marLeft w:val="640"/>
      <w:marRight w:val="0"/>
      <w:marTop w:val="0"/>
      <w:marBottom w:val="0"/>
      <w:divBdr>
        <w:top w:val="none" w:sz="0" w:space="0" w:color="auto"/>
        <w:left w:val="none" w:sz="0" w:space="0" w:color="auto"/>
        <w:bottom w:val="none" w:sz="0" w:space="0" w:color="auto"/>
        <w:right w:val="none" w:sz="0" w:space="0" w:color="auto"/>
      </w:divBdr>
    </w:div>
    <w:div w:id="1159466523">
      <w:marLeft w:val="640"/>
      <w:marRight w:val="0"/>
      <w:marTop w:val="0"/>
      <w:marBottom w:val="0"/>
      <w:divBdr>
        <w:top w:val="none" w:sz="0" w:space="0" w:color="auto"/>
        <w:left w:val="none" w:sz="0" w:space="0" w:color="auto"/>
        <w:bottom w:val="none" w:sz="0" w:space="0" w:color="auto"/>
        <w:right w:val="none" w:sz="0" w:space="0" w:color="auto"/>
      </w:divBdr>
    </w:div>
    <w:div w:id="1159542587">
      <w:marLeft w:val="640"/>
      <w:marRight w:val="0"/>
      <w:marTop w:val="0"/>
      <w:marBottom w:val="0"/>
      <w:divBdr>
        <w:top w:val="none" w:sz="0" w:space="0" w:color="auto"/>
        <w:left w:val="none" w:sz="0" w:space="0" w:color="auto"/>
        <w:bottom w:val="none" w:sz="0" w:space="0" w:color="auto"/>
        <w:right w:val="none" w:sz="0" w:space="0" w:color="auto"/>
      </w:divBdr>
    </w:div>
    <w:div w:id="1159615021">
      <w:marLeft w:val="640"/>
      <w:marRight w:val="0"/>
      <w:marTop w:val="0"/>
      <w:marBottom w:val="0"/>
      <w:divBdr>
        <w:top w:val="none" w:sz="0" w:space="0" w:color="auto"/>
        <w:left w:val="none" w:sz="0" w:space="0" w:color="auto"/>
        <w:bottom w:val="none" w:sz="0" w:space="0" w:color="auto"/>
        <w:right w:val="none" w:sz="0" w:space="0" w:color="auto"/>
      </w:divBdr>
    </w:div>
    <w:div w:id="1159731262">
      <w:marLeft w:val="640"/>
      <w:marRight w:val="0"/>
      <w:marTop w:val="0"/>
      <w:marBottom w:val="0"/>
      <w:divBdr>
        <w:top w:val="none" w:sz="0" w:space="0" w:color="auto"/>
        <w:left w:val="none" w:sz="0" w:space="0" w:color="auto"/>
        <w:bottom w:val="none" w:sz="0" w:space="0" w:color="auto"/>
        <w:right w:val="none" w:sz="0" w:space="0" w:color="auto"/>
      </w:divBdr>
    </w:div>
    <w:div w:id="1159736413">
      <w:marLeft w:val="640"/>
      <w:marRight w:val="0"/>
      <w:marTop w:val="0"/>
      <w:marBottom w:val="0"/>
      <w:divBdr>
        <w:top w:val="none" w:sz="0" w:space="0" w:color="auto"/>
        <w:left w:val="none" w:sz="0" w:space="0" w:color="auto"/>
        <w:bottom w:val="none" w:sz="0" w:space="0" w:color="auto"/>
        <w:right w:val="none" w:sz="0" w:space="0" w:color="auto"/>
      </w:divBdr>
    </w:div>
    <w:div w:id="1159736750">
      <w:marLeft w:val="640"/>
      <w:marRight w:val="0"/>
      <w:marTop w:val="0"/>
      <w:marBottom w:val="0"/>
      <w:divBdr>
        <w:top w:val="none" w:sz="0" w:space="0" w:color="auto"/>
        <w:left w:val="none" w:sz="0" w:space="0" w:color="auto"/>
        <w:bottom w:val="none" w:sz="0" w:space="0" w:color="auto"/>
        <w:right w:val="none" w:sz="0" w:space="0" w:color="auto"/>
      </w:divBdr>
    </w:div>
    <w:div w:id="1159809071">
      <w:marLeft w:val="640"/>
      <w:marRight w:val="0"/>
      <w:marTop w:val="0"/>
      <w:marBottom w:val="0"/>
      <w:divBdr>
        <w:top w:val="none" w:sz="0" w:space="0" w:color="auto"/>
        <w:left w:val="none" w:sz="0" w:space="0" w:color="auto"/>
        <w:bottom w:val="none" w:sz="0" w:space="0" w:color="auto"/>
        <w:right w:val="none" w:sz="0" w:space="0" w:color="auto"/>
      </w:divBdr>
    </w:div>
    <w:div w:id="1159809490">
      <w:marLeft w:val="640"/>
      <w:marRight w:val="0"/>
      <w:marTop w:val="0"/>
      <w:marBottom w:val="0"/>
      <w:divBdr>
        <w:top w:val="none" w:sz="0" w:space="0" w:color="auto"/>
        <w:left w:val="none" w:sz="0" w:space="0" w:color="auto"/>
        <w:bottom w:val="none" w:sz="0" w:space="0" w:color="auto"/>
        <w:right w:val="none" w:sz="0" w:space="0" w:color="auto"/>
      </w:divBdr>
    </w:div>
    <w:div w:id="1159925375">
      <w:marLeft w:val="640"/>
      <w:marRight w:val="0"/>
      <w:marTop w:val="0"/>
      <w:marBottom w:val="0"/>
      <w:divBdr>
        <w:top w:val="none" w:sz="0" w:space="0" w:color="auto"/>
        <w:left w:val="none" w:sz="0" w:space="0" w:color="auto"/>
        <w:bottom w:val="none" w:sz="0" w:space="0" w:color="auto"/>
        <w:right w:val="none" w:sz="0" w:space="0" w:color="auto"/>
      </w:divBdr>
    </w:div>
    <w:div w:id="1160081414">
      <w:marLeft w:val="640"/>
      <w:marRight w:val="0"/>
      <w:marTop w:val="0"/>
      <w:marBottom w:val="0"/>
      <w:divBdr>
        <w:top w:val="none" w:sz="0" w:space="0" w:color="auto"/>
        <w:left w:val="none" w:sz="0" w:space="0" w:color="auto"/>
        <w:bottom w:val="none" w:sz="0" w:space="0" w:color="auto"/>
        <w:right w:val="none" w:sz="0" w:space="0" w:color="auto"/>
      </w:divBdr>
    </w:div>
    <w:div w:id="1160081625">
      <w:marLeft w:val="640"/>
      <w:marRight w:val="0"/>
      <w:marTop w:val="0"/>
      <w:marBottom w:val="0"/>
      <w:divBdr>
        <w:top w:val="none" w:sz="0" w:space="0" w:color="auto"/>
        <w:left w:val="none" w:sz="0" w:space="0" w:color="auto"/>
        <w:bottom w:val="none" w:sz="0" w:space="0" w:color="auto"/>
        <w:right w:val="none" w:sz="0" w:space="0" w:color="auto"/>
      </w:divBdr>
    </w:div>
    <w:div w:id="1160148865">
      <w:marLeft w:val="640"/>
      <w:marRight w:val="0"/>
      <w:marTop w:val="0"/>
      <w:marBottom w:val="0"/>
      <w:divBdr>
        <w:top w:val="none" w:sz="0" w:space="0" w:color="auto"/>
        <w:left w:val="none" w:sz="0" w:space="0" w:color="auto"/>
        <w:bottom w:val="none" w:sz="0" w:space="0" w:color="auto"/>
        <w:right w:val="none" w:sz="0" w:space="0" w:color="auto"/>
      </w:divBdr>
    </w:div>
    <w:div w:id="1160148973">
      <w:marLeft w:val="640"/>
      <w:marRight w:val="0"/>
      <w:marTop w:val="0"/>
      <w:marBottom w:val="0"/>
      <w:divBdr>
        <w:top w:val="none" w:sz="0" w:space="0" w:color="auto"/>
        <w:left w:val="none" w:sz="0" w:space="0" w:color="auto"/>
        <w:bottom w:val="none" w:sz="0" w:space="0" w:color="auto"/>
        <w:right w:val="none" w:sz="0" w:space="0" w:color="auto"/>
      </w:divBdr>
    </w:div>
    <w:div w:id="1160193594">
      <w:marLeft w:val="640"/>
      <w:marRight w:val="0"/>
      <w:marTop w:val="0"/>
      <w:marBottom w:val="0"/>
      <w:divBdr>
        <w:top w:val="none" w:sz="0" w:space="0" w:color="auto"/>
        <w:left w:val="none" w:sz="0" w:space="0" w:color="auto"/>
        <w:bottom w:val="none" w:sz="0" w:space="0" w:color="auto"/>
        <w:right w:val="none" w:sz="0" w:space="0" w:color="auto"/>
      </w:divBdr>
    </w:div>
    <w:div w:id="1160198139">
      <w:marLeft w:val="640"/>
      <w:marRight w:val="0"/>
      <w:marTop w:val="0"/>
      <w:marBottom w:val="0"/>
      <w:divBdr>
        <w:top w:val="none" w:sz="0" w:space="0" w:color="auto"/>
        <w:left w:val="none" w:sz="0" w:space="0" w:color="auto"/>
        <w:bottom w:val="none" w:sz="0" w:space="0" w:color="auto"/>
        <w:right w:val="none" w:sz="0" w:space="0" w:color="auto"/>
      </w:divBdr>
    </w:div>
    <w:div w:id="1160272514">
      <w:marLeft w:val="640"/>
      <w:marRight w:val="0"/>
      <w:marTop w:val="0"/>
      <w:marBottom w:val="0"/>
      <w:divBdr>
        <w:top w:val="none" w:sz="0" w:space="0" w:color="auto"/>
        <w:left w:val="none" w:sz="0" w:space="0" w:color="auto"/>
        <w:bottom w:val="none" w:sz="0" w:space="0" w:color="auto"/>
        <w:right w:val="none" w:sz="0" w:space="0" w:color="auto"/>
      </w:divBdr>
    </w:div>
    <w:div w:id="1160274012">
      <w:marLeft w:val="640"/>
      <w:marRight w:val="0"/>
      <w:marTop w:val="0"/>
      <w:marBottom w:val="0"/>
      <w:divBdr>
        <w:top w:val="none" w:sz="0" w:space="0" w:color="auto"/>
        <w:left w:val="none" w:sz="0" w:space="0" w:color="auto"/>
        <w:bottom w:val="none" w:sz="0" w:space="0" w:color="auto"/>
        <w:right w:val="none" w:sz="0" w:space="0" w:color="auto"/>
      </w:divBdr>
    </w:div>
    <w:div w:id="1160275017">
      <w:marLeft w:val="640"/>
      <w:marRight w:val="0"/>
      <w:marTop w:val="0"/>
      <w:marBottom w:val="0"/>
      <w:divBdr>
        <w:top w:val="none" w:sz="0" w:space="0" w:color="auto"/>
        <w:left w:val="none" w:sz="0" w:space="0" w:color="auto"/>
        <w:bottom w:val="none" w:sz="0" w:space="0" w:color="auto"/>
        <w:right w:val="none" w:sz="0" w:space="0" w:color="auto"/>
      </w:divBdr>
    </w:div>
    <w:div w:id="1160344894">
      <w:marLeft w:val="640"/>
      <w:marRight w:val="0"/>
      <w:marTop w:val="0"/>
      <w:marBottom w:val="0"/>
      <w:divBdr>
        <w:top w:val="none" w:sz="0" w:space="0" w:color="auto"/>
        <w:left w:val="none" w:sz="0" w:space="0" w:color="auto"/>
        <w:bottom w:val="none" w:sz="0" w:space="0" w:color="auto"/>
        <w:right w:val="none" w:sz="0" w:space="0" w:color="auto"/>
      </w:divBdr>
    </w:div>
    <w:div w:id="1160536151">
      <w:marLeft w:val="640"/>
      <w:marRight w:val="0"/>
      <w:marTop w:val="0"/>
      <w:marBottom w:val="0"/>
      <w:divBdr>
        <w:top w:val="none" w:sz="0" w:space="0" w:color="auto"/>
        <w:left w:val="none" w:sz="0" w:space="0" w:color="auto"/>
        <w:bottom w:val="none" w:sz="0" w:space="0" w:color="auto"/>
        <w:right w:val="none" w:sz="0" w:space="0" w:color="auto"/>
      </w:divBdr>
    </w:div>
    <w:div w:id="1160577917">
      <w:marLeft w:val="640"/>
      <w:marRight w:val="0"/>
      <w:marTop w:val="0"/>
      <w:marBottom w:val="0"/>
      <w:divBdr>
        <w:top w:val="none" w:sz="0" w:space="0" w:color="auto"/>
        <w:left w:val="none" w:sz="0" w:space="0" w:color="auto"/>
        <w:bottom w:val="none" w:sz="0" w:space="0" w:color="auto"/>
        <w:right w:val="none" w:sz="0" w:space="0" w:color="auto"/>
      </w:divBdr>
    </w:div>
    <w:div w:id="1160583504">
      <w:marLeft w:val="640"/>
      <w:marRight w:val="0"/>
      <w:marTop w:val="0"/>
      <w:marBottom w:val="0"/>
      <w:divBdr>
        <w:top w:val="none" w:sz="0" w:space="0" w:color="auto"/>
        <w:left w:val="none" w:sz="0" w:space="0" w:color="auto"/>
        <w:bottom w:val="none" w:sz="0" w:space="0" w:color="auto"/>
        <w:right w:val="none" w:sz="0" w:space="0" w:color="auto"/>
      </w:divBdr>
    </w:div>
    <w:div w:id="1160586517">
      <w:bodyDiv w:val="1"/>
      <w:marLeft w:val="0"/>
      <w:marRight w:val="0"/>
      <w:marTop w:val="0"/>
      <w:marBottom w:val="0"/>
      <w:divBdr>
        <w:top w:val="none" w:sz="0" w:space="0" w:color="auto"/>
        <w:left w:val="none" w:sz="0" w:space="0" w:color="auto"/>
        <w:bottom w:val="none" w:sz="0" w:space="0" w:color="auto"/>
        <w:right w:val="none" w:sz="0" w:space="0" w:color="auto"/>
      </w:divBdr>
      <w:divsChild>
        <w:div w:id="104007365">
          <w:marLeft w:val="640"/>
          <w:marRight w:val="0"/>
          <w:marTop w:val="0"/>
          <w:marBottom w:val="0"/>
          <w:divBdr>
            <w:top w:val="none" w:sz="0" w:space="0" w:color="auto"/>
            <w:left w:val="none" w:sz="0" w:space="0" w:color="auto"/>
            <w:bottom w:val="none" w:sz="0" w:space="0" w:color="auto"/>
            <w:right w:val="none" w:sz="0" w:space="0" w:color="auto"/>
          </w:divBdr>
        </w:div>
        <w:div w:id="113713716">
          <w:marLeft w:val="640"/>
          <w:marRight w:val="0"/>
          <w:marTop w:val="0"/>
          <w:marBottom w:val="0"/>
          <w:divBdr>
            <w:top w:val="none" w:sz="0" w:space="0" w:color="auto"/>
            <w:left w:val="none" w:sz="0" w:space="0" w:color="auto"/>
            <w:bottom w:val="none" w:sz="0" w:space="0" w:color="auto"/>
            <w:right w:val="none" w:sz="0" w:space="0" w:color="auto"/>
          </w:divBdr>
        </w:div>
        <w:div w:id="150756137">
          <w:marLeft w:val="640"/>
          <w:marRight w:val="0"/>
          <w:marTop w:val="0"/>
          <w:marBottom w:val="0"/>
          <w:divBdr>
            <w:top w:val="none" w:sz="0" w:space="0" w:color="auto"/>
            <w:left w:val="none" w:sz="0" w:space="0" w:color="auto"/>
            <w:bottom w:val="none" w:sz="0" w:space="0" w:color="auto"/>
            <w:right w:val="none" w:sz="0" w:space="0" w:color="auto"/>
          </w:divBdr>
        </w:div>
        <w:div w:id="251856350">
          <w:marLeft w:val="640"/>
          <w:marRight w:val="0"/>
          <w:marTop w:val="0"/>
          <w:marBottom w:val="0"/>
          <w:divBdr>
            <w:top w:val="none" w:sz="0" w:space="0" w:color="auto"/>
            <w:left w:val="none" w:sz="0" w:space="0" w:color="auto"/>
            <w:bottom w:val="none" w:sz="0" w:space="0" w:color="auto"/>
            <w:right w:val="none" w:sz="0" w:space="0" w:color="auto"/>
          </w:divBdr>
        </w:div>
        <w:div w:id="291400951">
          <w:marLeft w:val="640"/>
          <w:marRight w:val="0"/>
          <w:marTop w:val="0"/>
          <w:marBottom w:val="0"/>
          <w:divBdr>
            <w:top w:val="none" w:sz="0" w:space="0" w:color="auto"/>
            <w:left w:val="none" w:sz="0" w:space="0" w:color="auto"/>
            <w:bottom w:val="none" w:sz="0" w:space="0" w:color="auto"/>
            <w:right w:val="none" w:sz="0" w:space="0" w:color="auto"/>
          </w:divBdr>
        </w:div>
        <w:div w:id="374082391">
          <w:marLeft w:val="640"/>
          <w:marRight w:val="0"/>
          <w:marTop w:val="0"/>
          <w:marBottom w:val="0"/>
          <w:divBdr>
            <w:top w:val="none" w:sz="0" w:space="0" w:color="auto"/>
            <w:left w:val="none" w:sz="0" w:space="0" w:color="auto"/>
            <w:bottom w:val="none" w:sz="0" w:space="0" w:color="auto"/>
            <w:right w:val="none" w:sz="0" w:space="0" w:color="auto"/>
          </w:divBdr>
        </w:div>
        <w:div w:id="376125831">
          <w:marLeft w:val="640"/>
          <w:marRight w:val="0"/>
          <w:marTop w:val="0"/>
          <w:marBottom w:val="0"/>
          <w:divBdr>
            <w:top w:val="none" w:sz="0" w:space="0" w:color="auto"/>
            <w:left w:val="none" w:sz="0" w:space="0" w:color="auto"/>
            <w:bottom w:val="none" w:sz="0" w:space="0" w:color="auto"/>
            <w:right w:val="none" w:sz="0" w:space="0" w:color="auto"/>
          </w:divBdr>
        </w:div>
        <w:div w:id="390033051">
          <w:marLeft w:val="640"/>
          <w:marRight w:val="0"/>
          <w:marTop w:val="0"/>
          <w:marBottom w:val="0"/>
          <w:divBdr>
            <w:top w:val="none" w:sz="0" w:space="0" w:color="auto"/>
            <w:left w:val="none" w:sz="0" w:space="0" w:color="auto"/>
            <w:bottom w:val="none" w:sz="0" w:space="0" w:color="auto"/>
            <w:right w:val="none" w:sz="0" w:space="0" w:color="auto"/>
          </w:divBdr>
        </w:div>
        <w:div w:id="532036266">
          <w:marLeft w:val="640"/>
          <w:marRight w:val="0"/>
          <w:marTop w:val="0"/>
          <w:marBottom w:val="0"/>
          <w:divBdr>
            <w:top w:val="none" w:sz="0" w:space="0" w:color="auto"/>
            <w:left w:val="none" w:sz="0" w:space="0" w:color="auto"/>
            <w:bottom w:val="none" w:sz="0" w:space="0" w:color="auto"/>
            <w:right w:val="none" w:sz="0" w:space="0" w:color="auto"/>
          </w:divBdr>
        </w:div>
        <w:div w:id="546795944">
          <w:marLeft w:val="640"/>
          <w:marRight w:val="0"/>
          <w:marTop w:val="0"/>
          <w:marBottom w:val="0"/>
          <w:divBdr>
            <w:top w:val="none" w:sz="0" w:space="0" w:color="auto"/>
            <w:left w:val="none" w:sz="0" w:space="0" w:color="auto"/>
            <w:bottom w:val="none" w:sz="0" w:space="0" w:color="auto"/>
            <w:right w:val="none" w:sz="0" w:space="0" w:color="auto"/>
          </w:divBdr>
        </w:div>
        <w:div w:id="575896246">
          <w:marLeft w:val="640"/>
          <w:marRight w:val="0"/>
          <w:marTop w:val="0"/>
          <w:marBottom w:val="0"/>
          <w:divBdr>
            <w:top w:val="none" w:sz="0" w:space="0" w:color="auto"/>
            <w:left w:val="none" w:sz="0" w:space="0" w:color="auto"/>
            <w:bottom w:val="none" w:sz="0" w:space="0" w:color="auto"/>
            <w:right w:val="none" w:sz="0" w:space="0" w:color="auto"/>
          </w:divBdr>
        </w:div>
        <w:div w:id="632518515">
          <w:marLeft w:val="640"/>
          <w:marRight w:val="0"/>
          <w:marTop w:val="0"/>
          <w:marBottom w:val="0"/>
          <w:divBdr>
            <w:top w:val="none" w:sz="0" w:space="0" w:color="auto"/>
            <w:left w:val="none" w:sz="0" w:space="0" w:color="auto"/>
            <w:bottom w:val="none" w:sz="0" w:space="0" w:color="auto"/>
            <w:right w:val="none" w:sz="0" w:space="0" w:color="auto"/>
          </w:divBdr>
        </w:div>
        <w:div w:id="679430995">
          <w:marLeft w:val="640"/>
          <w:marRight w:val="0"/>
          <w:marTop w:val="0"/>
          <w:marBottom w:val="0"/>
          <w:divBdr>
            <w:top w:val="none" w:sz="0" w:space="0" w:color="auto"/>
            <w:left w:val="none" w:sz="0" w:space="0" w:color="auto"/>
            <w:bottom w:val="none" w:sz="0" w:space="0" w:color="auto"/>
            <w:right w:val="none" w:sz="0" w:space="0" w:color="auto"/>
          </w:divBdr>
        </w:div>
        <w:div w:id="701636535">
          <w:marLeft w:val="640"/>
          <w:marRight w:val="0"/>
          <w:marTop w:val="0"/>
          <w:marBottom w:val="0"/>
          <w:divBdr>
            <w:top w:val="none" w:sz="0" w:space="0" w:color="auto"/>
            <w:left w:val="none" w:sz="0" w:space="0" w:color="auto"/>
            <w:bottom w:val="none" w:sz="0" w:space="0" w:color="auto"/>
            <w:right w:val="none" w:sz="0" w:space="0" w:color="auto"/>
          </w:divBdr>
        </w:div>
        <w:div w:id="703136537">
          <w:marLeft w:val="640"/>
          <w:marRight w:val="0"/>
          <w:marTop w:val="0"/>
          <w:marBottom w:val="0"/>
          <w:divBdr>
            <w:top w:val="none" w:sz="0" w:space="0" w:color="auto"/>
            <w:left w:val="none" w:sz="0" w:space="0" w:color="auto"/>
            <w:bottom w:val="none" w:sz="0" w:space="0" w:color="auto"/>
            <w:right w:val="none" w:sz="0" w:space="0" w:color="auto"/>
          </w:divBdr>
        </w:div>
        <w:div w:id="708922073">
          <w:marLeft w:val="640"/>
          <w:marRight w:val="0"/>
          <w:marTop w:val="0"/>
          <w:marBottom w:val="0"/>
          <w:divBdr>
            <w:top w:val="none" w:sz="0" w:space="0" w:color="auto"/>
            <w:left w:val="none" w:sz="0" w:space="0" w:color="auto"/>
            <w:bottom w:val="none" w:sz="0" w:space="0" w:color="auto"/>
            <w:right w:val="none" w:sz="0" w:space="0" w:color="auto"/>
          </w:divBdr>
        </w:div>
        <w:div w:id="723870539">
          <w:marLeft w:val="640"/>
          <w:marRight w:val="0"/>
          <w:marTop w:val="0"/>
          <w:marBottom w:val="0"/>
          <w:divBdr>
            <w:top w:val="none" w:sz="0" w:space="0" w:color="auto"/>
            <w:left w:val="none" w:sz="0" w:space="0" w:color="auto"/>
            <w:bottom w:val="none" w:sz="0" w:space="0" w:color="auto"/>
            <w:right w:val="none" w:sz="0" w:space="0" w:color="auto"/>
          </w:divBdr>
        </w:div>
        <w:div w:id="745494752">
          <w:marLeft w:val="640"/>
          <w:marRight w:val="0"/>
          <w:marTop w:val="0"/>
          <w:marBottom w:val="0"/>
          <w:divBdr>
            <w:top w:val="none" w:sz="0" w:space="0" w:color="auto"/>
            <w:left w:val="none" w:sz="0" w:space="0" w:color="auto"/>
            <w:bottom w:val="none" w:sz="0" w:space="0" w:color="auto"/>
            <w:right w:val="none" w:sz="0" w:space="0" w:color="auto"/>
          </w:divBdr>
        </w:div>
        <w:div w:id="757992133">
          <w:marLeft w:val="640"/>
          <w:marRight w:val="0"/>
          <w:marTop w:val="0"/>
          <w:marBottom w:val="0"/>
          <w:divBdr>
            <w:top w:val="none" w:sz="0" w:space="0" w:color="auto"/>
            <w:left w:val="none" w:sz="0" w:space="0" w:color="auto"/>
            <w:bottom w:val="none" w:sz="0" w:space="0" w:color="auto"/>
            <w:right w:val="none" w:sz="0" w:space="0" w:color="auto"/>
          </w:divBdr>
        </w:div>
        <w:div w:id="789589142">
          <w:marLeft w:val="640"/>
          <w:marRight w:val="0"/>
          <w:marTop w:val="0"/>
          <w:marBottom w:val="0"/>
          <w:divBdr>
            <w:top w:val="none" w:sz="0" w:space="0" w:color="auto"/>
            <w:left w:val="none" w:sz="0" w:space="0" w:color="auto"/>
            <w:bottom w:val="none" w:sz="0" w:space="0" w:color="auto"/>
            <w:right w:val="none" w:sz="0" w:space="0" w:color="auto"/>
          </w:divBdr>
        </w:div>
        <w:div w:id="826435799">
          <w:marLeft w:val="640"/>
          <w:marRight w:val="0"/>
          <w:marTop w:val="0"/>
          <w:marBottom w:val="0"/>
          <w:divBdr>
            <w:top w:val="none" w:sz="0" w:space="0" w:color="auto"/>
            <w:left w:val="none" w:sz="0" w:space="0" w:color="auto"/>
            <w:bottom w:val="none" w:sz="0" w:space="0" w:color="auto"/>
            <w:right w:val="none" w:sz="0" w:space="0" w:color="auto"/>
          </w:divBdr>
        </w:div>
        <w:div w:id="829638750">
          <w:marLeft w:val="640"/>
          <w:marRight w:val="0"/>
          <w:marTop w:val="0"/>
          <w:marBottom w:val="0"/>
          <w:divBdr>
            <w:top w:val="none" w:sz="0" w:space="0" w:color="auto"/>
            <w:left w:val="none" w:sz="0" w:space="0" w:color="auto"/>
            <w:bottom w:val="none" w:sz="0" w:space="0" w:color="auto"/>
            <w:right w:val="none" w:sz="0" w:space="0" w:color="auto"/>
          </w:divBdr>
        </w:div>
        <w:div w:id="839081604">
          <w:marLeft w:val="640"/>
          <w:marRight w:val="0"/>
          <w:marTop w:val="0"/>
          <w:marBottom w:val="0"/>
          <w:divBdr>
            <w:top w:val="none" w:sz="0" w:space="0" w:color="auto"/>
            <w:left w:val="none" w:sz="0" w:space="0" w:color="auto"/>
            <w:bottom w:val="none" w:sz="0" w:space="0" w:color="auto"/>
            <w:right w:val="none" w:sz="0" w:space="0" w:color="auto"/>
          </w:divBdr>
        </w:div>
        <w:div w:id="866216705">
          <w:marLeft w:val="640"/>
          <w:marRight w:val="0"/>
          <w:marTop w:val="0"/>
          <w:marBottom w:val="0"/>
          <w:divBdr>
            <w:top w:val="none" w:sz="0" w:space="0" w:color="auto"/>
            <w:left w:val="none" w:sz="0" w:space="0" w:color="auto"/>
            <w:bottom w:val="none" w:sz="0" w:space="0" w:color="auto"/>
            <w:right w:val="none" w:sz="0" w:space="0" w:color="auto"/>
          </w:divBdr>
        </w:div>
        <w:div w:id="912929630">
          <w:marLeft w:val="640"/>
          <w:marRight w:val="0"/>
          <w:marTop w:val="0"/>
          <w:marBottom w:val="0"/>
          <w:divBdr>
            <w:top w:val="none" w:sz="0" w:space="0" w:color="auto"/>
            <w:left w:val="none" w:sz="0" w:space="0" w:color="auto"/>
            <w:bottom w:val="none" w:sz="0" w:space="0" w:color="auto"/>
            <w:right w:val="none" w:sz="0" w:space="0" w:color="auto"/>
          </w:divBdr>
        </w:div>
        <w:div w:id="919951517">
          <w:marLeft w:val="640"/>
          <w:marRight w:val="0"/>
          <w:marTop w:val="0"/>
          <w:marBottom w:val="0"/>
          <w:divBdr>
            <w:top w:val="none" w:sz="0" w:space="0" w:color="auto"/>
            <w:left w:val="none" w:sz="0" w:space="0" w:color="auto"/>
            <w:bottom w:val="none" w:sz="0" w:space="0" w:color="auto"/>
            <w:right w:val="none" w:sz="0" w:space="0" w:color="auto"/>
          </w:divBdr>
        </w:div>
        <w:div w:id="1034648935">
          <w:marLeft w:val="640"/>
          <w:marRight w:val="0"/>
          <w:marTop w:val="0"/>
          <w:marBottom w:val="0"/>
          <w:divBdr>
            <w:top w:val="none" w:sz="0" w:space="0" w:color="auto"/>
            <w:left w:val="none" w:sz="0" w:space="0" w:color="auto"/>
            <w:bottom w:val="none" w:sz="0" w:space="0" w:color="auto"/>
            <w:right w:val="none" w:sz="0" w:space="0" w:color="auto"/>
          </w:divBdr>
        </w:div>
        <w:div w:id="1192645219">
          <w:marLeft w:val="640"/>
          <w:marRight w:val="0"/>
          <w:marTop w:val="0"/>
          <w:marBottom w:val="0"/>
          <w:divBdr>
            <w:top w:val="none" w:sz="0" w:space="0" w:color="auto"/>
            <w:left w:val="none" w:sz="0" w:space="0" w:color="auto"/>
            <w:bottom w:val="none" w:sz="0" w:space="0" w:color="auto"/>
            <w:right w:val="none" w:sz="0" w:space="0" w:color="auto"/>
          </w:divBdr>
        </w:div>
        <w:div w:id="1254972642">
          <w:marLeft w:val="640"/>
          <w:marRight w:val="0"/>
          <w:marTop w:val="0"/>
          <w:marBottom w:val="0"/>
          <w:divBdr>
            <w:top w:val="none" w:sz="0" w:space="0" w:color="auto"/>
            <w:left w:val="none" w:sz="0" w:space="0" w:color="auto"/>
            <w:bottom w:val="none" w:sz="0" w:space="0" w:color="auto"/>
            <w:right w:val="none" w:sz="0" w:space="0" w:color="auto"/>
          </w:divBdr>
        </w:div>
        <w:div w:id="1322153197">
          <w:marLeft w:val="640"/>
          <w:marRight w:val="0"/>
          <w:marTop w:val="0"/>
          <w:marBottom w:val="0"/>
          <w:divBdr>
            <w:top w:val="none" w:sz="0" w:space="0" w:color="auto"/>
            <w:left w:val="none" w:sz="0" w:space="0" w:color="auto"/>
            <w:bottom w:val="none" w:sz="0" w:space="0" w:color="auto"/>
            <w:right w:val="none" w:sz="0" w:space="0" w:color="auto"/>
          </w:divBdr>
        </w:div>
        <w:div w:id="1394501377">
          <w:marLeft w:val="640"/>
          <w:marRight w:val="0"/>
          <w:marTop w:val="0"/>
          <w:marBottom w:val="0"/>
          <w:divBdr>
            <w:top w:val="none" w:sz="0" w:space="0" w:color="auto"/>
            <w:left w:val="none" w:sz="0" w:space="0" w:color="auto"/>
            <w:bottom w:val="none" w:sz="0" w:space="0" w:color="auto"/>
            <w:right w:val="none" w:sz="0" w:space="0" w:color="auto"/>
          </w:divBdr>
        </w:div>
        <w:div w:id="1510370411">
          <w:marLeft w:val="640"/>
          <w:marRight w:val="0"/>
          <w:marTop w:val="0"/>
          <w:marBottom w:val="0"/>
          <w:divBdr>
            <w:top w:val="none" w:sz="0" w:space="0" w:color="auto"/>
            <w:left w:val="none" w:sz="0" w:space="0" w:color="auto"/>
            <w:bottom w:val="none" w:sz="0" w:space="0" w:color="auto"/>
            <w:right w:val="none" w:sz="0" w:space="0" w:color="auto"/>
          </w:divBdr>
        </w:div>
        <w:div w:id="1515218386">
          <w:marLeft w:val="640"/>
          <w:marRight w:val="0"/>
          <w:marTop w:val="0"/>
          <w:marBottom w:val="0"/>
          <w:divBdr>
            <w:top w:val="none" w:sz="0" w:space="0" w:color="auto"/>
            <w:left w:val="none" w:sz="0" w:space="0" w:color="auto"/>
            <w:bottom w:val="none" w:sz="0" w:space="0" w:color="auto"/>
            <w:right w:val="none" w:sz="0" w:space="0" w:color="auto"/>
          </w:divBdr>
        </w:div>
        <w:div w:id="1517842702">
          <w:marLeft w:val="640"/>
          <w:marRight w:val="0"/>
          <w:marTop w:val="0"/>
          <w:marBottom w:val="0"/>
          <w:divBdr>
            <w:top w:val="none" w:sz="0" w:space="0" w:color="auto"/>
            <w:left w:val="none" w:sz="0" w:space="0" w:color="auto"/>
            <w:bottom w:val="none" w:sz="0" w:space="0" w:color="auto"/>
            <w:right w:val="none" w:sz="0" w:space="0" w:color="auto"/>
          </w:divBdr>
        </w:div>
        <w:div w:id="1615165460">
          <w:marLeft w:val="640"/>
          <w:marRight w:val="0"/>
          <w:marTop w:val="0"/>
          <w:marBottom w:val="0"/>
          <w:divBdr>
            <w:top w:val="none" w:sz="0" w:space="0" w:color="auto"/>
            <w:left w:val="none" w:sz="0" w:space="0" w:color="auto"/>
            <w:bottom w:val="none" w:sz="0" w:space="0" w:color="auto"/>
            <w:right w:val="none" w:sz="0" w:space="0" w:color="auto"/>
          </w:divBdr>
        </w:div>
        <w:div w:id="1653488407">
          <w:marLeft w:val="640"/>
          <w:marRight w:val="0"/>
          <w:marTop w:val="0"/>
          <w:marBottom w:val="0"/>
          <w:divBdr>
            <w:top w:val="none" w:sz="0" w:space="0" w:color="auto"/>
            <w:left w:val="none" w:sz="0" w:space="0" w:color="auto"/>
            <w:bottom w:val="none" w:sz="0" w:space="0" w:color="auto"/>
            <w:right w:val="none" w:sz="0" w:space="0" w:color="auto"/>
          </w:divBdr>
        </w:div>
        <w:div w:id="1668286358">
          <w:marLeft w:val="640"/>
          <w:marRight w:val="0"/>
          <w:marTop w:val="0"/>
          <w:marBottom w:val="0"/>
          <w:divBdr>
            <w:top w:val="none" w:sz="0" w:space="0" w:color="auto"/>
            <w:left w:val="none" w:sz="0" w:space="0" w:color="auto"/>
            <w:bottom w:val="none" w:sz="0" w:space="0" w:color="auto"/>
            <w:right w:val="none" w:sz="0" w:space="0" w:color="auto"/>
          </w:divBdr>
        </w:div>
      </w:divsChild>
    </w:div>
    <w:div w:id="1160654400">
      <w:marLeft w:val="640"/>
      <w:marRight w:val="0"/>
      <w:marTop w:val="0"/>
      <w:marBottom w:val="0"/>
      <w:divBdr>
        <w:top w:val="none" w:sz="0" w:space="0" w:color="auto"/>
        <w:left w:val="none" w:sz="0" w:space="0" w:color="auto"/>
        <w:bottom w:val="none" w:sz="0" w:space="0" w:color="auto"/>
        <w:right w:val="none" w:sz="0" w:space="0" w:color="auto"/>
      </w:divBdr>
    </w:div>
    <w:div w:id="1160655289">
      <w:marLeft w:val="640"/>
      <w:marRight w:val="0"/>
      <w:marTop w:val="0"/>
      <w:marBottom w:val="0"/>
      <w:divBdr>
        <w:top w:val="none" w:sz="0" w:space="0" w:color="auto"/>
        <w:left w:val="none" w:sz="0" w:space="0" w:color="auto"/>
        <w:bottom w:val="none" w:sz="0" w:space="0" w:color="auto"/>
        <w:right w:val="none" w:sz="0" w:space="0" w:color="auto"/>
      </w:divBdr>
    </w:div>
    <w:div w:id="1160847525">
      <w:marLeft w:val="640"/>
      <w:marRight w:val="0"/>
      <w:marTop w:val="0"/>
      <w:marBottom w:val="0"/>
      <w:divBdr>
        <w:top w:val="none" w:sz="0" w:space="0" w:color="auto"/>
        <w:left w:val="none" w:sz="0" w:space="0" w:color="auto"/>
        <w:bottom w:val="none" w:sz="0" w:space="0" w:color="auto"/>
        <w:right w:val="none" w:sz="0" w:space="0" w:color="auto"/>
      </w:divBdr>
    </w:div>
    <w:div w:id="1160927529">
      <w:marLeft w:val="640"/>
      <w:marRight w:val="0"/>
      <w:marTop w:val="0"/>
      <w:marBottom w:val="0"/>
      <w:divBdr>
        <w:top w:val="none" w:sz="0" w:space="0" w:color="auto"/>
        <w:left w:val="none" w:sz="0" w:space="0" w:color="auto"/>
        <w:bottom w:val="none" w:sz="0" w:space="0" w:color="auto"/>
        <w:right w:val="none" w:sz="0" w:space="0" w:color="auto"/>
      </w:divBdr>
    </w:div>
    <w:div w:id="1160930456">
      <w:marLeft w:val="640"/>
      <w:marRight w:val="0"/>
      <w:marTop w:val="0"/>
      <w:marBottom w:val="0"/>
      <w:divBdr>
        <w:top w:val="none" w:sz="0" w:space="0" w:color="auto"/>
        <w:left w:val="none" w:sz="0" w:space="0" w:color="auto"/>
        <w:bottom w:val="none" w:sz="0" w:space="0" w:color="auto"/>
        <w:right w:val="none" w:sz="0" w:space="0" w:color="auto"/>
      </w:divBdr>
    </w:div>
    <w:div w:id="1160972503">
      <w:marLeft w:val="640"/>
      <w:marRight w:val="0"/>
      <w:marTop w:val="0"/>
      <w:marBottom w:val="0"/>
      <w:divBdr>
        <w:top w:val="none" w:sz="0" w:space="0" w:color="auto"/>
        <w:left w:val="none" w:sz="0" w:space="0" w:color="auto"/>
        <w:bottom w:val="none" w:sz="0" w:space="0" w:color="auto"/>
        <w:right w:val="none" w:sz="0" w:space="0" w:color="auto"/>
      </w:divBdr>
    </w:div>
    <w:div w:id="1161043979">
      <w:marLeft w:val="640"/>
      <w:marRight w:val="0"/>
      <w:marTop w:val="0"/>
      <w:marBottom w:val="0"/>
      <w:divBdr>
        <w:top w:val="none" w:sz="0" w:space="0" w:color="auto"/>
        <w:left w:val="none" w:sz="0" w:space="0" w:color="auto"/>
        <w:bottom w:val="none" w:sz="0" w:space="0" w:color="auto"/>
        <w:right w:val="none" w:sz="0" w:space="0" w:color="auto"/>
      </w:divBdr>
    </w:div>
    <w:div w:id="1161044384">
      <w:marLeft w:val="640"/>
      <w:marRight w:val="0"/>
      <w:marTop w:val="0"/>
      <w:marBottom w:val="0"/>
      <w:divBdr>
        <w:top w:val="none" w:sz="0" w:space="0" w:color="auto"/>
        <w:left w:val="none" w:sz="0" w:space="0" w:color="auto"/>
        <w:bottom w:val="none" w:sz="0" w:space="0" w:color="auto"/>
        <w:right w:val="none" w:sz="0" w:space="0" w:color="auto"/>
      </w:divBdr>
    </w:div>
    <w:div w:id="1161194188">
      <w:marLeft w:val="640"/>
      <w:marRight w:val="0"/>
      <w:marTop w:val="0"/>
      <w:marBottom w:val="0"/>
      <w:divBdr>
        <w:top w:val="none" w:sz="0" w:space="0" w:color="auto"/>
        <w:left w:val="none" w:sz="0" w:space="0" w:color="auto"/>
        <w:bottom w:val="none" w:sz="0" w:space="0" w:color="auto"/>
        <w:right w:val="none" w:sz="0" w:space="0" w:color="auto"/>
      </w:divBdr>
    </w:div>
    <w:div w:id="1161241642">
      <w:marLeft w:val="640"/>
      <w:marRight w:val="0"/>
      <w:marTop w:val="0"/>
      <w:marBottom w:val="0"/>
      <w:divBdr>
        <w:top w:val="none" w:sz="0" w:space="0" w:color="auto"/>
        <w:left w:val="none" w:sz="0" w:space="0" w:color="auto"/>
        <w:bottom w:val="none" w:sz="0" w:space="0" w:color="auto"/>
        <w:right w:val="none" w:sz="0" w:space="0" w:color="auto"/>
      </w:divBdr>
    </w:div>
    <w:div w:id="1161309766">
      <w:marLeft w:val="640"/>
      <w:marRight w:val="0"/>
      <w:marTop w:val="0"/>
      <w:marBottom w:val="0"/>
      <w:divBdr>
        <w:top w:val="none" w:sz="0" w:space="0" w:color="auto"/>
        <w:left w:val="none" w:sz="0" w:space="0" w:color="auto"/>
        <w:bottom w:val="none" w:sz="0" w:space="0" w:color="auto"/>
        <w:right w:val="none" w:sz="0" w:space="0" w:color="auto"/>
      </w:divBdr>
    </w:div>
    <w:div w:id="1161383483">
      <w:marLeft w:val="640"/>
      <w:marRight w:val="0"/>
      <w:marTop w:val="0"/>
      <w:marBottom w:val="0"/>
      <w:divBdr>
        <w:top w:val="none" w:sz="0" w:space="0" w:color="auto"/>
        <w:left w:val="none" w:sz="0" w:space="0" w:color="auto"/>
        <w:bottom w:val="none" w:sz="0" w:space="0" w:color="auto"/>
        <w:right w:val="none" w:sz="0" w:space="0" w:color="auto"/>
      </w:divBdr>
    </w:div>
    <w:div w:id="1161384993">
      <w:marLeft w:val="640"/>
      <w:marRight w:val="0"/>
      <w:marTop w:val="0"/>
      <w:marBottom w:val="0"/>
      <w:divBdr>
        <w:top w:val="none" w:sz="0" w:space="0" w:color="auto"/>
        <w:left w:val="none" w:sz="0" w:space="0" w:color="auto"/>
        <w:bottom w:val="none" w:sz="0" w:space="0" w:color="auto"/>
        <w:right w:val="none" w:sz="0" w:space="0" w:color="auto"/>
      </w:divBdr>
    </w:div>
    <w:div w:id="1161385045">
      <w:marLeft w:val="640"/>
      <w:marRight w:val="0"/>
      <w:marTop w:val="0"/>
      <w:marBottom w:val="0"/>
      <w:divBdr>
        <w:top w:val="none" w:sz="0" w:space="0" w:color="auto"/>
        <w:left w:val="none" w:sz="0" w:space="0" w:color="auto"/>
        <w:bottom w:val="none" w:sz="0" w:space="0" w:color="auto"/>
        <w:right w:val="none" w:sz="0" w:space="0" w:color="auto"/>
      </w:divBdr>
    </w:div>
    <w:div w:id="1161385839">
      <w:marLeft w:val="640"/>
      <w:marRight w:val="0"/>
      <w:marTop w:val="0"/>
      <w:marBottom w:val="0"/>
      <w:divBdr>
        <w:top w:val="none" w:sz="0" w:space="0" w:color="auto"/>
        <w:left w:val="none" w:sz="0" w:space="0" w:color="auto"/>
        <w:bottom w:val="none" w:sz="0" w:space="0" w:color="auto"/>
        <w:right w:val="none" w:sz="0" w:space="0" w:color="auto"/>
      </w:divBdr>
    </w:div>
    <w:div w:id="1161387160">
      <w:marLeft w:val="640"/>
      <w:marRight w:val="0"/>
      <w:marTop w:val="0"/>
      <w:marBottom w:val="0"/>
      <w:divBdr>
        <w:top w:val="none" w:sz="0" w:space="0" w:color="auto"/>
        <w:left w:val="none" w:sz="0" w:space="0" w:color="auto"/>
        <w:bottom w:val="none" w:sz="0" w:space="0" w:color="auto"/>
        <w:right w:val="none" w:sz="0" w:space="0" w:color="auto"/>
      </w:divBdr>
    </w:div>
    <w:div w:id="1161433034">
      <w:marLeft w:val="640"/>
      <w:marRight w:val="0"/>
      <w:marTop w:val="0"/>
      <w:marBottom w:val="0"/>
      <w:divBdr>
        <w:top w:val="none" w:sz="0" w:space="0" w:color="auto"/>
        <w:left w:val="none" w:sz="0" w:space="0" w:color="auto"/>
        <w:bottom w:val="none" w:sz="0" w:space="0" w:color="auto"/>
        <w:right w:val="none" w:sz="0" w:space="0" w:color="auto"/>
      </w:divBdr>
    </w:div>
    <w:div w:id="1161434385">
      <w:marLeft w:val="640"/>
      <w:marRight w:val="0"/>
      <w:marTop w:val="0"/>
      <w:marBottom w:val="0"/>
      <w:divBdr>
        <w:top w:val="none" w:sz="0" w:space="0" w:color="auto"/>
        <w:left w:val="none" w:sz="0" w:space="0" w:color="auto"/>
        <w:bottom w:val="none" w:sz="0" w:space="0" w:color="auto"/>
        <w:right w:val="none" w:sz="0" w:space="0" w:color="auto"/>
      </w:divBdr>
    </w:div>
    <w:div w:id="1161771259">
      <w:marLeft w:val="640"/>
      <w:marRight w:val="0"/>
      <w:marTop w:val="0"/>
      <w:marBottom w:val="0"/>
      <w:divBdr>
        <w:top w:val="none" w:sz="0" w:space="0" w:color="auto"/>
        <w:left w:val="none" w:sz="0" w:space="0" w:color="auto"/>
        <w:bottom w:val="none" w:sz="0" w:space="0" w:color="auto"/>
        <w:right w:val="none" w:sz="0" w:space="0" w:color="auto"/>
      </w:divBdr>
    </w:div>
    <w:div w:id="1161775524">
      <w:marLeft w:val="640"/>
      <w:marRight w:val="0"/>
      <w:marTop w:val="0"/>
      <w:marBottom w:val="0"/>
      <w:divBdr>
        <w:top w:val="none" w:sz="0" w:space="0" w:color="auto"/>
        <w:left w:val="none" w:sz="0" w:space="0" w:color="auto"/>
        <w:bottom w:val="none" w:sz="0" w:space="0" w:color="auto"/>
        <w:right w:val="none" w:sz="0" w:space="0" w:color="auto"/>
      </w:divBdr>
    </w:div>
    <w:div w:id="1161848600">
      <w:marLeft w:val="640"/>
      <w:marRight w:val="0"/>
      <w:marTop w:val="0"/>
      <w:marBottom w:val="0"/>
      <w:divBdr>
        <w:top w:val="none" w:sz="0" w:space="0" w:color="auto"/>
        <w:left w:val="none" w:sz="0" w:space="0" w:color="auto"/>
        <w:bottom w:val="none" w:sz="0" w:space="0" w:color="auto"/>
        <w:right w:val="none" w:sz="0" w:space="0" w:color="auto"/>
      </w:divBdr>
    </w:div>
    <w:div w:id="1162043206">
      <w:marLeft w:val="640"/>
      <w:marRight w:val="0"/>
      <w:marTop w:val="0"/>
      <w:marBottom w:val="0"/>
      <w:divBdr>
        <w:top w:val="none" w:sz="0" w:space="0" w:color="auto"/>
        <w:left w:val="none" w:sz="0" w:space="0" w:color="auto"/>
        <w:bottom w:val="none" w:sz="0" w:space="0" w:color="auto"/>
        <w:right w:val="none" w:sz="0" w:space="0" w:color="auto"/>
      </w:divBdr>
    </w:div>
    <w:div w:id="1162046278">
      <w:marLeft w:val="640"/>
      <w:marRight w:val="0"/>
      <w:marTop w:val="0"/>
      <w:marBottom w:val="0"/>
      <w:divBdr>
        <w:top w:val="none" w:sz="0" w:space="0" w:color="auto"/>
        <w:left w:val="none" w:sz="0" w:space="0" w:color="auto"/>
        <w:bottom w:val="none" w:sz="0" w:space="0" w:color="auto"/>
        <w:right w:val="none" w:sz="0" w:space="0" w:color="auto"/>
      </w:divBdr>
    </w:div>
    <w:div w:id="1162087287">
      <w:marLeft w:val="640"/>
      <w:marRight w:val="0"/>
      <w:marTop w:val="0"/>
      <w:marBottom w:val="0"/>
      <w:divBdr>
        <w:top w:val="none" w:sz="0" w:space="0" w:color="auto"/>
        <w:left w:val="none" w:sz="0" w:space="0" w:color="auto"/>
        <w:bottom w:val="none" w:sz="0" w:space="0" w:color="auto"/>
        <w:right w:val="none" w:sz="0" w:space="0" w:color="auto"/>
      </w:divBdr>
    </w:div>
    <w:div w:id="1162161341">
      <w:marLeft w:val="640"/>
      <w:marRight w:val="0"/>
      <w:marTop w:val="0"/>
      <w:marBottom w:val="0"/>
      <w:divBdr>
        <w:top w:val="none" w:sz="0" w:space="0" w:color="auto"/>
        <w:left w:val="none" w:sz="0" w:space="0" w:color="auto"/>
        <w:bottom w:val="none" w:sz="0" w:space="0" w:color="auto"/>
        <w:right w:val="none" w:sz="0" w:space="0" w:color="auto"/>
      </w:divBdr>
    </w:div>
    <w:div w:id="1162236420">
      <w:marLeft w:val="640"/>
      <w:marRight w:val="0"/>
      <w:marTop w:val="0"/>
      <w:marBottom w:val="0"/>
      <w:divBdr>
        <w:top w:val="none" w:sz="0" w:space="0" w:color="auto"/>
        <w:left w:val="none" w:sz="0" w:space="0" w:color="auto"/>
        <w:bottom w:val="none" w:sz="0" w:space="0" w:color="auto"/>
        <w:right w:val="none" w:sz="0" w:space="0" w:color="auto"/>
      </w:divBdr>
    </w:div>
    <w:div w:id="1162240063">
      <w:marLeft w:val="640"/>
      <w:marRight w:val="0"/>
      <w:marTop w:val="0"/>
      <w:marBottom w:val="0"/>
      <w:divBdr>
        <w:top w:val="none" w:sz="0" w:space="0" w:color="auto"/>
        <w:left w:val="none" w:sz="0" w:space="0" w:color="auto"/>
        <w:bottom w:val="none" w:sz="0" w:space="0" w:color="auto"/>
        <w:right w:val="none" w:sz="0" w:space="0" w:color="auto"/>
      </w:divBdr>
    </w:div>
    <w:div w:id="1162306894">
      <w:marLeft w:val="640"/>
      <w:marRight w:val="0"/>
      <w:marTop w:val="0"/>
      <w:marBottom w:val="0"/>
      <w:divBdr>
        <w:top w:val="none" w:sz="0" w:space="0" w:color="auto"/>
        <w:left w:val="none" w:sz="0" w:space="0" w:color="auto"/>
        <w:bottom w:val="none" w:sz="0" w:space="0" w:color="auto"/>
        <w:right w:val="none" w:sz="0" w:space="0" w:color="auto"/>
      </w:divBdr>
    </w:div>
    <w:div w:id="1162428551">
      <w:marLeft w:val="640"/>
      <w:marRight w:val="0"/>
      <w:marTop w:val="0"/>
      <w:marBottom w:val="0"/>
      <w:divBdr>
        <w:top w:val="none" w:sz="0" w:space="0" w:color="auto"/>
        <w:left w:val="none" w:sz="0" w:space="0" w:color="auto"/>
        <w:bottom w:val="none" w:sz="0" w:space="0" w:color="auto"/>
        <w:right w:val="none" w:sz="0" w:space="0" w:color="auto"/>
      </w:divBdr>
    </w:div>
    <w:div w:id="1162430233">
      <w:marLeft w:val="640"/>
      <w:marRight w:val="0"/>
      <w:marTop w:val="0"/>
      <w:marBottom w:val="0"/>
      <w:divBdr>
        <w:top w:val="none" w:sz="0" w:space="0" w:color="auto"/>
        <w:left w:val="none" w:sz="0" w:space="0" w:color="auto"/>
        <w:bottom w:val="none" w:sz="0" w:space="0" w:color="auto"/>
        <w:right w:val="none" w:sz="0" w:space="0" w:color="auto"/>
      </w:divBdr>
    </w:div>
    <w:div w:id="1162502701">
      <w:marLeft w:val="640"/>
      <w:marRight w:val="0"/>
      <w:marTop w:val="0"/>
      <w:marBottom w:val="0"/>
      <w:divBdr>
        <w:top w:val="none" w:sz="0" w:space="0" w:color="auto"/>
        <w:left w:val="none" w:sz="0" w:space="0" w:color="auto"/>
        <w:bottom w:val="none" w:sz="0" w:space="0" w:color="auto"/>
        <w:right w:val="none" w:sz="0" w:space="0" w:color="auto"/>
      </w:divBdr>
    </w:div>
    <w:div w:id="1162508258">
      <w:marLeft w:val="640"/>
      <w:marRight w:val="0"/>
      <w:marTop w:val="0"/>
      <w:marBottom w:val="0"/>
      <w:divBdr>
        <w:top w:val="none" w:sz="0" w:space="0" w:color="auto"/>
        <w:left w:val="none" w:sz="0" w:space="0" w:color="auto"/>
        <w:bottom w:val="none" w:sz="0" w:space="0" w:color="auto"/>
        <w:right w:val="none" w:sz="0" w:space="0" w:color="auto"/>
      </w:divBdr>
    </w:div>
    <w:div w:id="1162622681">
      <w:marLeft w:val="640"/>
      <w:marRight w:val="0"/>
      <w:marTop w:val="0"/>
      <w:marBottom w:val="0"/>
      <w:divBdr>
        <w:top w:val="none" w:sz="0" w:space="0" w:color="auto"/>
        <w:left w:val="none" w:sz="0" w:space="0" w:color="auto"/>
        <w:bottom w:val="none" w:sz="0" w:space="0" w:color="auto"/>
        <w:right w:val="none" w:sz="0" w:space="0" w:color="auto"/>
      </w:divBdr>
    </w:div>
    <w:div w:id="1162698201">
      <w:marLeft w:val="640"/>
      <w:marRight w:val="0"/>
      <w:marTop w:val="0"/>
      <w:marBottom w:val="0"/>
      <w:divBdr>
        <w:top w:val="none" w:sz="0" w:space="0" w:color="auto"/>
        <w:left w:val="none" w:sz="0" w:space="0" w:color="auto"/>
        <w:bottom w:val="none" w:sz="0" w:space="0" w:color="auto"/>
        <w:right w:val="none" w:sz="0" w:space="0" w:color="auto"/>
      </w:divBdr>
    </w:div>
    <w:div w:id="1162700093">
      <w:marLeft w:val="640"/>
      <w:marRight w:val="0"/>
      <w:marTop w:val="0"/>
      <w:marBottom w:val="0"/>
      <w:divBdr>
        <w:top w:val="none" w:sz="0" w:space="0" w:color="auto"/>
        <w:left w:val="none" w:sz="0" w:space="0" w:color="auto"/>
        <w:bottom w:val="none" w:sz="0" w:space="0" w:color="auto"/>
        <w:right w:val="none" w:sz="0" w:space="0" w:color="auto"/>
      </w:divBdr>
    </w:div>
    <w:div w:id="1162702407">
      <w:marLeft w:val="640"/>
      <w:marRight w:val="0"/>
      <w:marTop w:val="0"/>
      <w:marBottom w:val="0"/>
      <w:divBdr>
        <w:top w:val="none" w:sz="0" w:space="0" w:color="auto"/>
        <w:left w:val="none" w:sz="0" w:space="0" w:color="auto"/>
        <w:bottom w:val="none" w:sz="0" w:space="0" w:color="auto"/>
        <w:right w:val="none" w:sz="0" w:space="0" w:color="auto"/>
      </w:divBdr>
    </w:div>
    <w:div w:id="1162887837">
      <w:marLeft w:val="640"/>
      <w:marRight w:val="0"/>
      <w:marTop w:val="0"/>
      <w:marBottom w:val="0"/>
      <w:divBdr>
        <w:top w:val="none" w:sz="0" w:space="0" w:color="auto"/>
        <w:left w:val="none" w:sz="0" w:space="0" w:color="auto"/>
        <w:bottom w:val="none" w:sz="0" w:space="0" w:color="auto"/>
        <w:right w:val="none" w:sz="0" w:space="0" w:color="auto"/>
      </w:divBdr>
    </w:div>
    <w:div w:id="1162890039">
      <w:marLeft w:val="640"/>
      <w:marRight w:val="0"/>
      <w:marTop w:val="0"/>
      <w:marBottom w:val="0"/>
      <w:divBdr>
        <w:top w:val="none" w:sz="0" w:space="0" w:color="auto"/>
        <w:left w:val="none" w:sz="0" w:space="0" w:color="auto"/>
        <w:bottom w:val="none" w:sz="0" w:space="0" w:color="auto"/>
        <w:right w:val="none" w:sz="0" w:space="0" w:color="auto"/>
      </w:divBdr>
    </w:div>
    <w:div w:id="1162891183">
      <w:marLeft w:val="640"/>
      <w:marRight w:val="0"/>
      <w:marTop w:val="0"/>
      <w:marBottom w:val="0"/>
      <w:divBdr>
        <w:top w:val="none" w:sz="0" w:space="0" w:color="auto"/>
        <w:left w:val="none" w:sz="0" w:space="0" w:color="auto"/>
        <w:bottom w:val="none" w:sz="0" w:space="0" w:color="auto"/>
        <w:right w:val="none" w:sz="0" w:space="0" w:color="auto"/>
      </w:divBdr>
    </w:div>
    <w:div w:id="1162893488">
      <w:marLeft w:val="640"/>
      <w:marRight w:val="0"/>
      <w:marTop w:val="0"/>
      <w:marBottom w:val="0"/>
      <w:divBdr>
        <w:top w:val="none" w:sz="0" w:space="0" w:color="auto"/>
        <w:left w:val="none" w:sz="0" w:space="0" w:color="auto"/>
        <w:bottom w:val="none" w:sz="0" w:space="0" w:color="auto"/>
        <w:right w:val="none" w:sz="0" w:space="0" w:color="auto"/>
      </w:divBdr>
    </w:div>
    <w:div w:id="1163010232">
      <w:marLeft w:val="640"/>
      <w:marRight w:val="0"/>
      <w:marTop w:val="0"/>
      <w:marBottom w:val="0"/>
      <w:divBdr>
        <w:top w:val="none" w:sz="0" w:space="0" w:color="auto"/>
        <w:left w:val="none" w:sz="0" w:space="0" w:color="auto"/>
        <w:bottom w:val="none" w:sz="0" w:space="0" w:color="auto"/>
        <w:right w:val="none" w:sz="0" w:space="0" w:color="auto"/>
      </w:divBdr>
    </w:div>
    <w:div w:id="1163011471">
      <w:marLeft w:val="640"/>
      <w:marRight w:val="0"/>
      <w:marTop w:val="0"/>
      <w:marBottom w:val="0"/>
      <w:divBdr>
        <w:top w:val="none" w:sz="0" w:space="0" w:color="auto"/>
        <w:left w:val="none" w:sz="0" w:space="0" w:color="auto"/>
        <w:bottom w:val="none" w:sz="0" w:space="0" w:color="auto"/>
        <w:right w:val="none" w:sz="0" w:space="0" w:color="auto"/>
      </w:divBdr>
    </w:div>
    <w:div w:id="1163011649">
      <w:marLeft w:val="640"/>
      <w:marRight w:val="0"/>
      <w:marTop w:val="0"/>
      <w:marBottom w:val="0"/>
      <w:divBdr>
        <w:top w:val="none" w:sz="0" w:space="0" w:color="auto"/>
        <w:left w:val="none" w:sz="0" w:space="0" w:color="auto"/>
        <w:bottom w:val="none" w:sz="0" w:space="0" w:color="auto"/>
        <w:right w:val="none" w:sz="0" w:space="0" w:color="auto"/>
      </w:divBdr>
    </w:div>
    <w:div w:id="1163080866">
      <w:marLeft w:val="640"/>
      <w:marRight w:val="0"/>
      <w:marTop w:val="0"/>
      <w:marBottom w:val="0"/>
      <w:divBdr>
        <w:top w:val="none" w:sz="0" w:space="0" w:color="auto"/>
        <w:left w:val="none" w:sz="0" w:space="0" w:color="auto"/>
        <w:bottom w:val="none" w:sz="0" w:space="0" w:color="auto"/>
        <w:right w:val="none" w:sz="0" w:space="0" w:color="auto"/>
      </w:divBdr>
    </w:div>
    <w:div w:id="1163082838">
      <w:marLeft w:val="640"/>
      <w:marRight w:val="0"/>
      <w:marTop w:val="0"/>
      <w:marBottom w:val="0"/>
      <w:divBdr>
        <w:top w:val="none" w:sz="0" w:space="0" w:color="auto"/>
        <w:left w:val="none" w:sz="0" w:space="0" w:color="auto"/>
        <w:bottom w:val="none" w:sz="0" w:space="0" w:color="auto"/>
        <w:right w:val="none" w:sz="0" w:space="0" w:color="auto"/>
      </w:divBdr>
    </w:div>
    <w:div w:id="1163089228">
      <w:marLeft w:val="640"/>
      <w:marRight w:val="0"/>
      <w:marTop w:val="0"/>
      <w:marBottom w:val="0"/>
      <w:divBdr>
        <w:top w:val="none" w:sz="0" w:space="0" w:color="auto"/>
        <w:left w:val="none" w:sz="0" w:space="0" w:color="auto"/>
        <w:bottom w:val="none" w:sz="0" w:space="0" w:color="auto"/>
        <w:right w:val="none" w:sz="0" w:space="0" w:color="auto"/>
      </w:divBdr>
    </w:div>
    <w:div w:id="1163202410">
      <w:marLeft w:val="640"/>
      <w:marRight w:val="0"/>
      <w:marTop w:val="0"/>
      <w:marBottom w:val="0"/>
      <w:divBdr>
        <w:top w:val="none" w:sz="0" w:space="0" w:color="auto"/>
        <w:left w:val="none" w:sz="0" w:space="0" w:color="auto"/>
        <w:bottom w:val="none" w:sz="0" w:space="0" w:color="auto"/>
        <w:right w:val="none" w:sz="0" w:space="0" w:color="auto"/>
      </w:divBdr>
    </w:div>
    <w:div w:id="1163205589">
      <w:marLeft w:val="640"/>
      <w:marRight w:val="0"/>
      <w:marTop w:val="0"/>
      <w:marBottom w:val="0"/>
      <w:divBdr>
        <w:top w:val="none" w:sz="0" w:space="0" w:color="auto"/>
        <w:left w:val="none" w:sz="0" w:space="0" w:color="auto"/>
        <w:bottom w:val="none" w:sz="0" w:space="0" w:color="auto"/>
        <w:right w:val="none" w:sz="0" w:space="0" w:color="auto"/>
      </w:divBdr>
    </w:div>
    <w:div w:id="1163206160">
      <w:marLeft w:val="640"/>
      <w:marRight w:val="0"/>
      <w:marTop w:val="0"/>
      <w:marBottom w:val="0"/>
      <w:divBdr>
        <w:top w:val="none" w:sz="0" w:space="0" w:color="auto"/>
        <w:left w:val="none" w:sz="0" w:space="0" w:color="auto"/>
        <w:bottom w:val="none" w:sz="0" w:space="0" w:color="auto"/>
        <w:right w:val="none" w:sz="0" w:space="0" w:color="auto"/>
      </w:divBdr>
    </w:div>
    <w:div w:id="1163279706">
      <w:marLeft w:val="640"/>
      <w:marRight w:val="0"/>
      <w:marTop w:val="0"/>
      <w:marBottom w:val="0"/>
      <w:divBdr>
        <w:top w:val="none" w:sz="0" w:space="0" w:color="auto"/>
        <w:left w:val="none" w:sz="0" w:space="0" w:color="auto"/>
        <w:bottom w:val="none" w:sz="0" w:space="0" w:color="auto"/>
        <w:right w:val="none" w:sz="0" w:space="0" w:color="auto"/>
      </w:divBdr>
    </w:div>
    <w:div w:id="1163358144">
      <w:marLeft w:val="640"/>
      <w:marRight w:val="0"/>
      <w:marTop w:val="0"/>
      <w:marBottom w:val="0"/>
      <w:divBdr>
        <w:top w:val="none" w:sz="0" w:space="0" w:color="auto"/>
        <w:left w:val="none" w:sz="0" w:space="0" w:color="auto"/>
        <w:bottom w:val="none" w:sz="0" w:space="0" w:color="auto"/>
        <w:right w:val="none" w:sz="0" w:space="0" w:color="auto"/>
      </w:divBdr>
    </w:div>
    <w:div w:id="1163424944">
      <w:marLeft w:val="640"/>
      <w:marRight w:val="0"/>
      <w:marTop w:val="0"/>
      <w:marBottom w:val="0"/>
      <w:divBdr>
        <w:top w:val="none" w:sz="0" w:space="0" w:color="auto"/>
        <w:left w:val="none" w:sz="0" w:space="0" w:color="auto"/>
        <w:bottom w:val="none" w:sz="0" w:space="0" w:color="auto"/>
        <w:right w:val="none" w:sz="0" w:space="0" w:color="auto"/>
      </w:divBdr>
    </w:div>
    <w:div w:id="1163550062">
      <w:marLeft w:val="640"/>
      <w:marRight w:val="0"/>
      <w:marTop w:val="0"/>
      <w:marBottom w:val="0"/>
      <w:divBdr>
        <w:top w:val="none" w:sz="0" w:space="0" w:color="auto"/>
        <w:left w:val="none" w:sz="0" w:space="0" w:color="auto"/>
        <w:bottom w:val="none" w:sz="0" w:space="0" w:color="auto"/>
        <w:right w:val="none" w:sz="0" w:space="0" w:color="auto"/>
      </w:divBdr>
    </w:div>
    <w:div w:id="1163618867">
      <w:marLeft w:val="640"/>
      <w:marRight w:val="0"/>
      <w:marTop w:val="0"/>
      <w:marBottom w:val="0"/>
      <w:divBdr>
        <w:top w:val="none" w:sz="0" w:space="0" w:color="auto"/>
        <w:left w:val="none" w:sz="0" w:space="0" w:color="auto"/>
        <w:bottom w:val="none" w:sz="0" w:space="0" w:color="auto"/>
        <w:right w:val="none" w:sz="0" w:space="0" w:color="auto"/>
      </w:divBdr>
    </w:div>
    <w:div w:id="1163619710">
      <w:marLeft w:val="640"/>
      <w:marRight w:val="0"/>
      <w:marTop w:val="0"/>
      <w:marBottom w:val="0"/>
      <w:divBdr>
        <w:top w:val="none" w:sz="0" w:space="0" w:color="auto"/>
        <w:left w:val="none" w:sz="0" w:space="0" w:color="auto"/>
        <w:bottom w:val="none" w:sz="0" w:space="0" w:color="auto"/>
        <w:right w:val="none" w:sz="0" w:space="0" w:color="auto"/>
      </w:divBdr>
    </w:div>
    <w:div w:id="1163623525">
      <w:marLeft w:val="640"/>
      <w:marRight w:val="0"/>
      <w:marTop w:val="0"/>
      <w:marBottom w:val="0"/>
      <w:divBdr>
        <w:top w:val="none" w:sz="0" w:space="0" w:color="auto"/>
        <w:left w:val="none" w:sz="0" w:space="0" w:color="auto"/>
        <w:bottom w:val="none" w:sz="0" w:space="0" w:color="auto"/>
        <w:right w:val="none" w:sz="0" w:space="0" w:color="auto"/>
      </w:divBdr>
    </w:div>
    <w:div w:id="1163624445">
      <w:marLeft w:val="640"/>
      <w:marRight w:val="0"/>
      <w:marTop w:val="0"/>
      <w:marBottom w:val="0"/>
      <w:divBdr>
        <w:top w:val="none" w:sz="0" w:space="0" w:color="auto"/>
        <w:left w:val="none" w:sz="0" w:space="0" w:color="auto"/>
        <w:bottom w:val="none" w:sz="0" w:space="0" w:color="auto"/>
        <w:right w:val="none" w:sz="0" w:space="0" w:color="auto"/>
      </w:divBdr>
    </w:div>
    <w:div w:id="1163663671">
      <w:marLeft w:val="640"/>
      <w:marRight w:val="0"/>
      <w:marTop w:val="0"/>
      <w:marBottom w:val="0"/>
      <w:divBdr>
        <w:top w:val="none" w:sz="0" w:space="0" w:color="auto"/>
        <w:left w:val="none" w:sz="0" w:space="0" w:color="auto"/>
        <w:bottom w:val="none" w:sz="0" w:space="0" w:color="auto"/>
        <w:right w:val="none" w:sz="0" w:space="0" w:color="auto"/>
      </w:divBdr>
    </w:div>
    <w:div w:id="1163739434">
      <w:marLeft w:val="640"/>
      <w:marRight w:val="0"/>
      <w:marTop w:val="0"/>
      <w:marBottom w:val="0"/>
      <w:divBdr>
        <w:top w:val="none" w:sz="0" w:space="0" w:color="auto"/>
        <w:left w:val="none" w:sz="0" w:space="0" w:color="auto"/>
        <w:bottom w:val="none" w:sz="0" w:space="0" w:color="auto"/>
        <w:right w:val="none" w:sz="0" w:space="0" w:color="auto"/>
      </w:divBdr>
    </w:div>
    <w:div w:id="1163743470">
      <w:marLeft w:val="640"/>
      <w:marRight w:val="0"/>
      <w:marTop w:val="0"/>
      <w:marBottom w:val="0"/>
      <w:divBdr>
        <w:top w:val="none" w:sz="0" w:space="0" w:color="auto"/>
        <w:left w:val="none" w:sz="0" w:space="0" w:color="auto"/>
        <w:bottom w:val="none" w:sz="0" w:space="0" w:color="auto"/>
        <w:right w:val="none" w:sz="0" w:space="0" w:color="auto"/>
      </w:divBdr>
    </w:div>
    <w:div w:id="1163811980">
      <w:marLeft w:val="640"/>
      <w:marRight w:val="0"/>
      <w:marTop w:val="0"/>
      <w:marBottom w:val="0"/>
      <w:divBdr>
        <w:top w:val="none" w:sz="0" w:space="0" w:color="auto"/>
        <w:left w:val="none" w:sz="0" w:space="0" w:color="auto"/>
        <w:bottom w:val="none" w:sz="0" w:space="0" w:color="auto"/>
        <w:right w:val="none" w:sz="0" w:space="0" w:color="auto"/>
      </w:divBdr>
    </w:div>
    <w:div w:id="1163819783">
      <w:marLeft w:val="640"/>
      <w:marRight w:val="0"/>
      <w:marTop w:val="0"/>
      <w:marBottom w:val="0"/>
      <w:divBdr>
        <w:top w:val="none" w:sz="0" w:space="0" w:color="auto"/>
        <w:left w:val="none" w:sz="0" w:space="0" w:color="auto"/>
        <w:bottom w:val="none" w:sz="0" w:space="0" w:color="auto"/>
        <w:right w:val="none" w:sz="0" w:space="0" w:color="auto"/>
      </w:divBdr>
    </w:div>
    <w:div w:id="1163854274">
      <w:marLeft w:val="640"/>
      <w:marRight w:val="0"/>
      <w:marTop w:val="0"/>
      <w:marBottom w:val="0"/>
      <w:divBdr>
        <w:top w:val="none" w:sz="0" w:space="0" w:color="auto"/>
        <w:left w:val="none" w:sz="0" w:space="0" w:color="auto"/>
        <w:bottom w:val="none" w:sz="0" w:space="0" w:color="auto"/>
        <w:right w:val="none" w:sz="0" w:space="0" w:color="auto"/>
      </w:divBdr>
    </w:div>
    <w:div w:id="1163857770">
      <w:marLeft w:val="640"/>
      <w:marRight w:val="0"/>
      <w:marTop w:val="0"/>
      <w:marBottom w:val="0"/>
      <w:divBdr>
        <w:top w:val="none" w:sz="0" w:space="0" w:color="auto"/>
        <w:left w:val="none" w:sz="0" w:space="0" w:color="auto"/>
        <w:bottom w:val="none" w:sz="0" w:space="0" w:color="auto"/>
        <w:right w:val="none" w:sz="0" w:space="0" w:color="auto"/>
      </w:divBdr>
    </w:div>
    <w:div w:id="1163860573">
      <w:marLeft w:val="640"/>
      <w:marRight w:val="0"/>
      <w:marTop w:val="0"/>
      <w:marBottom w:val="0"/>
      <w:divBdr>
        <w:top w:val="none" w:sz="0" w:space="0" w:color="auto"/>
        <w:left w:val="none" w:sz="0" w:space="0" w:color="auto"/>
        <w:bottom w:val="none" w:sz="0" w:space="0" w:color="auto"/>
        <w:right w:val="none" w:sz="0" w:space="0" w:color="auto"/>
      </w:divBdr>
    </w:div>
    <w:div w:id="1164004854">
      <w:marLeft w:val="640"/>
      <w:marRight w:val="0"/>
      <w:marTop w:val="0"/>
      <w:marBottom w:val="0"/>
      <w:divBdr>
        <w:top w:val="none" w:sz="0" w:space="0" w:color="auto"/>
        <w:left w:val="none" w:sz="0" w:space="0" w:color="auto"/>
        <w:bottom w:val="none" w:sz="0" w:space="0" w:color="auto"/>
        <w:right w:val="none" w:sz="0" w:space="0" w:color="auto"/>
      </w:divBdr>
    </w:div>
    <w:div w:id="1164005105">
      <w:marLeft w:val="640"/>
      <w:marRight w:val="0"/>
      <w:marTop w:val="0"/>
      <w:marBottom w:val="0"/>
      <w:divBdr>
        <w:top w:val="none" w:sz="0" w:space="0" w:color="auto"/>
        <w:left w:val="none" w:sz="0" w:space="0" w:color="auto"/>
        <w:bottom w:val="none" w:sz="0" w:space="0" w:color="auto"/>
        <w:right w:val="none" w:sz="0" w:space="0" w:color="auto"/>
      </w:divBdr>
    </w:div>
    <w:div w:id="1164013060">
      <w:marLeft w:val="640"/>
      <w:marRight w:val="0"/>
      <w:marTop w:val="0"/>
      <w:marBottom w:val="0"/>
      <w:divBdr>
        <w:top w:val="none" w:sz="0" w:space="0" w:color="auto"/>
        <w:left w:val="none" w:sz="0" w:space="0" w:color="auto"/>
        <w:bottom w:val="none" w:sz="0" w:space="0" w:color="auto"/>
        <w:right w:val="none" w:sz="0" w:space="0" w:color="auto"/>
      </w:divBdr>
    </w:div>
    <w:div w:id="1164052196">
      <w:marLeft w:val="640"/>
      <w:marRight w:val="0"/>
      <w:marTop w:val="0"/>
      <w:marBottom w:val="0"/>
      <w:divBdr>
        <w:top w:val="none" w:sz="0" w:space="0" w:color="auto"/>
        <w:left w:val="none" w:sz="0" w:space="0" w:color="auto"/>
        <w:bottom w:val="none" w:sz="0" w:space="0" w:color="auto"/>
        <w:right w:val="none" w:sz="0" w:space="0" w:color="auto"/>
      </w:divBdr>
    </w:div>
    <w:div w:id="1164053243">
      <w:marLeft w:val="640"/>
      <w:marRight w:val="0"/>
      <w:marTop w:val="0"/>
      <w:marBottom w:val="0"/>
      <w:divBdr>
        <w:top w:val="none" w:sz="0" w:space="0" w:color="auto"/>
        <w:left w:val="none" w:sz="0" w:space="0" w:color="auto"/>
        <w:bottom w:val="none" w:sz="0" w:space="0" w:color="auto"/>
        <w:right w:val="none" w:sz="0" w:space="0" w:color="auto"/>
      </w:divBdr>
    </w:div>
    <w:div w:id="1164129456">
      <w:marLeft w:val="640"/>
      <w:marRight w:val="0"/>
      <w:marTop w:val="0"/>
      <w:marBottom w:val="0"/>
      <w:divBdr>
        <w:top w:val="none" w:sz="0" w:space="0" w:color="auto"/>
        <w:left w:val="none" w:sz="0" w:space="0" w:color="auto"/>
        <w:bottom w:val="none" w:sz="0" w:space="0" w:color="auto"/>
        <w:right w:val="none" w:sz="0" w:space="0" w:color="auto"/>
      </w:divBdr>
    </w:div>
    <w:div w:id="1164323382">
      <w:marLeft w:val="640"/>
      <w:marRight w:val="0"/>
      <w:marTop w:val="0"/>
      <w:marBottom w:val="0"/>
      <w:divBdr>
        <w:top w:val="none" w:sz="0" w:space="0" w:color="auto"/>
        <w:left w:val="none" w:sz="0" w:space="0" w:color="auto"/>
        <w:bottom w:val="none" w:sz="0" w:space="0" w:color="auto"/>
        <w:right w:val="none" w:sz="0" w:space="0" w:color="auto"/>
      </w:divBdr>
    </w:div>
    <w:div w:id="1164393545">
      <w:marLeft w:val="640"/>
      <w:marRight w:val="0"/>
      <w:marTop w:val="0"/>
      <w:marBottom w:val="0"/>
      <w:divBdr>
        <w:top w:val="none" w:sz="0" w:space="0" w:color="auto"/>
        <w:left w:val="none" w:sz="0" w:space="0" w:color="auto"/>
        <w:bottom w:val="none" w:sz="0" w:space="0" w:color="auto"/>
        <w:right w:val="none" w:sz="0" w:space="0" w:color="auto"/>
      </w:divBdr>
    </w:div>
    <w:div w:id="1164396421">
      <w:marLeft w:val="640"/>
      <w:marRight w:val="0"/>
      <w:marTop w:val="0"/>
      <w:marBottom w:val="0"/>
      <w:divBdr>
        <w:top w:val="none" w:sz="0" w:space="0" w:color="auto"/>
        <w:left w:val="none" w:sz="0" w:space="0" w:color="auto"/>
        <w:bottom w:val="none" w:sz="0" w:space="0" w:color="auto"/>
        <w:right w:val="none" w:sz="0" w:space="0" w:color="auto"/>
      </w:divBdr>
    </w:div>
    <w:div w:id="1164398764">
      <w:marLeft w:val="640"/>
      <w:marRight w:val="0"/>
      <w:marTop w:val="0"/>
      <w:marBottom w:val="0"/>
      <w:divBdr>
        <w:top w:val="none" w:sz="0" w:space="0" w:color="auto"/>
        <w:left w:val="none" w:sz="0" w:space="0" w:color="auto"/>
        <w:bottom w:val="none" w:sz="0" w:space="0" w:color="auto"/>
        <w:right w:val="none" w:sz="0" w:space="0" w:color="auto"/>
      </w:divBdr>
    </w:div>
    <w:div w:id="1164512557">
      <w:marLeft w:val="640"/>
      <w:marRight w:val="0"/>
      <w:marTop w:val="0"/>
      <w:marBottom w:val="0"/>
      <w:divBdr>
        <w:top w:val="none" w:sz="0" w:space="0" w:color="auto"/>
        <w:left w:val="none" w:sz="0" w:space="0" w:color="auto"/>
        <w:bottom w:val="none" w:sz="0" w:space="0" w:color="auto"/>
        <w:right w:val="none" w:sz="0" w:space="0" w:color="auto"/>
      </w:divBdr>
    </w:div>
    <w:div w:id="1164584401">
      <w:marLeft w:val="640"/>
      <w:marRight w:val="0"/>
      <w:marTop w:val="0"/>
      <w:marBottom w:val="0"/>
      <w:divBdr>
        <w:top w:val="none" w:sz="0" w:space="0" w:color="auto"/>
        <w:left w:val="none" w:sz="0" w:space="0" w:color="auto"/>
        <w:bottom w:val="none" w:sz="0" w:space="0" w:color="auto"/>
        <w:right w:val="none" w:sz="0" w:space="0" w:color="auto"/>
      </w:divBdr>
    </w:div>
    <w:div w:id="1164584842">
      <w:marLeft w:val="640"/>
      <w:marRight w:val="0"/>
      <w:marTop w:val="0"/>
      <w:marBottom w:val="0"/>
      <w:divBdr>
        <w:top w:val="none" w:sz="0" w:space="0" w:color="auto"/>
        <w:left w:val="none" w:sz="0" w:space="0" w:color="auto"/>
        <w:bottom w:val="none" w:sz="0" w:space="0" w:color="auto"/>
        <w:right w:val="none" w:sz="0" w:space="0" w:color="auto"/>
      </w:divBdr>
    </w:div>
    <w:div w:id="1164587820">
      <w:marLeft w:val="640"/>
      <w:marRight w:val="0"/>
      <w:marTop w:val="0"/>
      <w:marBottom w:val="0"/>
      <w:divBdr>
        <w:top w:val="none" w:sz="0" w:space="0" w:color="auto"/>
        <w:left w:val="none" w:sz="0" w:space="0" w:color="auto"/>
        <w:bottom w:val="none" w:sz="0" w:space="0" w:color="auto"/>
        <w:right w:val="none" w:sz="0" w:space="0" w:color="auto"/>
      </w:divBdr>
    </w:div>
    <w:div w:id="1164590584">
      <w:marLeft w:val="640"/>
      <w:marRight w:val="0"/>
      <w:marTop w:val="0"/>
      <w:marBottom w:val="0"/>
      <w:divBdr>
        <w:top w:val="none" w:sz="0" w:space="0" w:color="auto"/>
        <w:left w:val="none" w:sz="0" w:space="0" w:color="auto"/>
        <w:bottom w:val="none" w:sz="0" w:space="0" w:color="auto"/>
        <w:right w:val="none" w:sz="0" w:space="0" w:color="auto"/>
      </w:divBdr>
    </w:div>
    <w:div w:id="1164592419">
      <w:marLeft w:val="480"/>
      <w:marRight w:val="0"/>
      <w:marTop w:val="0"/>
      <w:marBottom w:val="0"/>
      <w:divBdr>
        <w:top w:val="none" w:sz="0" w:space="0" w:color="auto"/>
        <w:left w:val="none" w:sz="0" w:space="0" w:color="auto"/>
        <w:bottom w:val="none" w:sz="0" w:space="0" w:color="auto"/>
        <w:right w:val="none" w:sz="0" w:space="0" w:color="auto"/>
      </w:divBdr>
    </w:div>
    <w:div w:id="1164593248">
      <w:marLeft w:val="640"/>
      <w:marRight w:val="0"/>
      <w:marTop w:val="0"/>
      <w:marBottom w:val="0"/>
      <w:divBdr>
        <w:top w:val="none" w:sz="0" w:space="0" w:color="auto"/>
        <w:left w:val="none" w:sz="0" w:space="0" w:color="auto"/>
        <w:bottom w:val="none" w:sz="0" w:space="0" w:color="auto"/>
        <w:right w:val="none" w:sz="0" w:space="0" w:color="auto"/>
      </w:divBdr>
    </w:div>
    <w:div w:id="1164855733">
      <w:marLeft w:val="640"/>
      <w:marRight w:val="0"/>
      <w:marTop w:val="0"/>
      <w:marBottom w:val="0"/>
      <w:divBdr>
        <w:top w:val="none" w:sz="0" w:space="0" w:color="auto"/>
        <w:left w:val="none" w:sz="0" w:space="0" w:color="auto"/>
        <w:bottom w:val="none" w:sz="0" w:space="0" w:color="auto"/>
        <w:right w:val="none" w:sz="0" w:space="0" w:color="auto"/>
      </w:divBdr>
    </w:div>
    <w:div w:id="1164859727">
      <w:marLeft w:val="640"/>
      <w:marRight w:val="0"/>
      <w:marTop w:val="0"/>
      <w:marBottom w:val="0"/>
      <w:divBdr>
        <w:top w:val="none" w:sz="0" w:space="0" w:color="auto"/>
        <w:left w:val="none" w:sz="0" w:space="0" w:color="auto"/>
        <w:bottom w:val="none" w:sz="0" w:space="0" w:color="auto"/>
        <w:right w:val="none" w:sz="0" w:space="0" w:color="auto"/>
      </w:divBdr>
    </w:div>
    <w:div w:id="1164902605">
      <w:marLeft w:val="640"/>
      <w:marRight w:val="0"/>
      <w:marTop w:val="0"/>
      <w:marBottom w:val="0"/>
      <w:divBdr>
        <w:top w:val="none" w:sz="0" w:space="0" w:color="auto"/>
        <w:left w:val="none" w:sz="0" w:space="0" w:color="auto"/>
        <w:bottom w:val="none" w:sz="0" w:space="0" w:color="auto"/>
        <w:right w:val="none" w:sz="0" w:space="0" w:color="auto"/>
      </w:divBdr>
    </w:div>
    <w:div w:id="1164902997">
      <w:marLeft w:val="640"/>
      <w:marRight w:val="0"/>
      <w:marTop w:val="0"/>
      <w:marBottom w:val="0"/>
      <w:divBdr>
        <w:top w:val="none" w:sz="0" w:space="0" w:color="auto"/>
        <w:left w:val="none" w:sz="0" w:space="0" w:color="auto"/>
        <w:bottom w:val="none" w:sz="0" w:space="0" w:color="auto"/>
        <w:right w:val="none" w:sz="0" w:space="0" w:color="auto"/>
      </w:divBdr>
    </w:div>
    <w:div w:id="1164903717">
      <w:marLeft w:val="640"/>
      <w:marRight w:val="0"/>
      <w:marTop w:val="0"/>
      <w:marBottom w:val="0"/>
      <w:divBdr>
        <w:top w:val="none" w:sz="0" w:space="0" w:color="auto"/>
        <w:left w:val="none" w:sz="0" w:space="0" w:color="auto"/>
        <w:bottom w:val="none" w:sz="0" w:space="0" w:color="auto"/>
        <w:right w:val="none" w:sz="0" w:space="0" w:color="auto"/>
      </w:divBdr>
    </w:div>
    <w:div w:id="1164931815">
      <w:marLeft w:val="640"/>
      <w:marRight w:val="0"/>
      <w:marTop w:val="0"/>
      <w:marBottom w:val="0"/>
      <w:divBdr>
        <w:top w:val="none" w:sz="0" w:space="0" w:color="auto"/>
        <w:left w:val="none" w:sz="0" w:space="0" w:color="auto"/>
        <w:bottom w:val="none" w:sz="0" w:space="0" w:color="auto"/>
        <w:right w:val="none" w:sz="0" w:space="0" w:color="auto"/>
      </w:divBdr>
    </w:div>
    <w:div w:id="1165123551">
      <w:marLeft w:val="640"/>
      <w:marRight w:val="0"/>
      <w:marTop w:val="0"/>
      <w:marBottom w:val="0"/>
      <w:divBdr>
        <w:top w:val="none" w:sz="0" w:space="0" w:color="auto"/>
        <w:left w:val="none" w:sz="0" w:space="0" w:color="auto"/>
        <w:bottom w:val="none" w:sz="0" w:space="0" w:color="auto"/>
        <w:right w:val="none" w:sz="0" w:space="0" w:color="auto"/>
      </w:divBdr>
    </w:div>
    <w:div w:id="1165125397">
      <w:marLeft w:val="640"/>
      <w:marRight w:val="0"/>
      <w:marTop w:val="0"/>
      <w:marBottom w:val="0"/>
      <w:divBdr>
        <w:top w:val="none" w:sz="0" w:space="0" w:color="auto"/>
        <w:left w:val="none" w:sz="0" w:space="0" w:color="auto"/>
        <w:bottom w:val="none" w:sz="0" w:space="0" w:color="auto"/>
        <w:right w:val="none" w:sz="0" w:space="0" w:color="auto"/>
      </w:divBdr>
    </w:div>
    <w:div w:id="1165168429">
      <w:marLeft w:val="640"/>
      <w:marRight w:val="0"/>
      <w:marTop w:val="0"/>
      <w:marBottom w:val="0"/>
      <w:divBdr>
        <w:top w:val="none" w:sz="0" w:space="0" w:color="auto"/>
        <w:left w:val="none" w:sz="0" w:space="0" w:color="auto"/>
        <w:bottom w:val="none" w:sz="0" w:space="0" w:color="auto"/>
        <w:right w:val="none" w:sz="0" w:space="0" w:color="auto"/>
      </w:divBdr>
    </w:div>
    <w:div w:id="1165170692">
      <w:marLeft w:val="640"/>
      <w:marRight w:val="0"/>
      <w:marTop w:val="0"/>
      <w:marBottom w:val="0"/>
      <w:divBdr>
        <w:top w:val="none" w:sz="0" w:space="0" w:color="auto"/>
        <w:left w:val="none" w:sz="0" w:space="0" w:color="auto"/>
        <w:bottom w:val="none" w:sz="0" w:space="0" w:color="auto"/>
        <w:right w:val="none" w:sz="0" w:space="0" w:color="auto"/>
      </w:divBdr>
    </w:div>
    <w:div w:id="1165316053">
      <w:marLeft w:val="640"/>
      <w:marRight w:val="0"/>
      <w:marTop w:val="0"/>
      <w:marBottom w:val="0"/>
      <w:divBdr>
        <w:top w:val="none" w:sz="0" w:space="0" w:color="auto"/>
        <w:left w:val="none" w:sz="0" w:space="0" w:color="auto"/>
        <w:bottom w:val="none" w:sz="0" w:space="0" w:color="auto"/>
        <w:right w:val="none" w:sz="0" w:space="0" w:color="auto"/>
      </w:divBdr>
    </w:div>
    <w:div w:id="1165320097">
      <w:marLeft w:val="640"/>
      <w:marRight w:val="0"/>
      <w:marTop w:val="0"/>
      <w:marBottom w:val="0"/>
      <w:divBdr>
        <w:top w:val="none" w:sz="0" w:space="0" w:color="auto"/>
        <w:left w:val="none" w:sz="0" w:space="0" w:color="auto"/>
        <w:bottom w:val="none" w:sz="0" w:space="0" w:color="auto"/>
        <w:right w:val="none" w:sz="0" w:space="0" w:color="auto"/>
      </w:divBdr>
    </w:div>
    <w:div w:id="1165362144">
      <w:marLeft w:val="640"/>
      <w:marRight w:val="0"/>
      <w:marTop w:val="0"/>
      <w:marBottom w:val="0"/>
      <w:divBdr>
        <w:top w:val="none" w:sz="0" w:space="0" w:color="auto"/>
        <w:left w:val="none" w:sz="0" w:space="0" w:color="auto"/>
        <w:bottom w:val="none" w:sz="0" w:space="0" w:color="auto"/>
        <w:right w:val="none" w:sz="0" w:space="0" w:color="auto"/>
      </w:divBdr>
    </w:div>
    <w:div w:id="1165441646">
      <w:marLeft w:val="640"/>
      <w:marRight w:val="0"/>
      <w:marTop w:val="0"/>
      <w:marBottom w:val="0"/>
      <w:divBdr>
        <w:top w:val="none" w:sz="0" w:space="0" w:color="auto"/>
        <w:left w:val="none" w:sz="0" w:space="0" w:color="auto"/>
        <w:bottom w:val="none" w:sz="0" w:space="0" w:color="auto"/>
        <w:right w:val="none" w:sz="0" w:space="0" w:color="auto"/>
      </w:divBdr>
    </w:div>
    <w:div w:id="1165585273">
      <w:marLeft w:val="640"/>
      <w:marRight w:val="0"/>
      <w:marTop w:val="0"/>
      <w:marBottom w:val="0"/>
      <w:divBdr>
        <w:top w:val="none" w:sz="0" w:space="0" w:color="auto"/>
        <w:left w:val="none" w:sz="0" w:space="0" w:color="auto"/>
        <w:bottom w:val="none" w:sz="0" w:space="0" w:color="auto"/>
        <w:right w:val="none" w:sz="0" w:space="0" w:color="auto"/>
      </w:divBdr>
    </w:div>
    <w:div w:id="1165629761">
      <w:marLeft w:val="640"/>
      <w:marRight w:val="0"/>
      <w:marTop w:val="0"/>
      <w:marBottom w:val="0"/>
      <w:divBdr>
        <w:top w:val="none" w:sz="0" w:space="0" w:color="auto"/>
        <w:left w:val="none" w:sz="0" w:space="0" w:color="auto"/>
        <w:bottom w:val="none" w:sz="0" w:space="0" w:color="auto"/>
        <w:right w:val="none" w:sz="0" w:space="0" w:color="auto"/>
      </w:divBdr>
    </w:div>
    <w:div w:id="1165631304">
      <w:marLeft w:val="640"/>
      <w:marRight w:val="0"/>
      <w:marTop w:val="0"/>
      <w:marBottom w:val="0"/>
      <w:divBdr>
        <w:top w:val="none" w:sz="0" w:space="0" w:color="auto"/>
        <w:left w:val="none" w:sz="0" w:space="0" w:color="auto"/>
        <w:bottom w:val="none" w:sz="0" w:space="0" w:color="auto"/>
        <w:right w:val="none" w:sz="0" w:space="0" w:color="auto"/>
      </w:divBdr>
    </w:div>
    <w:div w:id="1165632280">
      <w:marLeft w:val="640"/>
      <w:marRight w:val="0"/>
      <w:marTop w:val="0"/>
      <w:marBottom w:val="0"/>
      <w:divBdr>
        <w:top w:val="none" w:sz="0" w:space="0" w:color="auto"/>
        <w:left w:val="none" w:sz="0" w:space="0" w:color="auto"/>
        <w:bottom w:val="none" w:sz="0" w:space="0" w:color="auto"/>
        <w:right w:val="none" w:sz="0" w:space="0" w:color="auto"/>
      </w:divBdr>
    </w:div>
    <w:div w:id="1165635293">
      <w:marLeft w:val="640"/>
      <w:marRight w:val="0"/>
      <w:marTop w:val="0"/>
      <w:marBottom w:val="0"/>
      <w:divBdr>
        <w:top w:val="none" w:sz="0" w:space="0" w:color="auto"/>
        <w:left w:val="none" w:sz="0" w:space="0" w:color="auto"/>
        <w:bottom w:val="none" w:sz="0" w:space="0" w:color="auto"/>
        <w:right w:val="none" w:sz="0" w:space="0" w:color="auto"/>
      </w:divBdr>
    </w:div>
    <w:div w:id="1165702001">
      <w:marLeft w:val="640"/>
      <w:marRight w:val="0"/>
      <w:marTop w:val="0"/>
      <w:marBottom w:val="0"/>
      <w:divBdr>
        <w:top w:val="none" w:sz="0" w:space="0" w:color="auto"/>
        <w:left w:val="none" w:sz="0" w:space="0" w:color="auto"/>
        <w:bottom w:val="none" w:sz="0" w:space="0" w:color="auto"/>
        <w:right w:val="none" w:sz="0" w:space="0" w:color="auto"/>
      </w:divBdr>
    </w:div>
    <w:div w:id="1165777510">
      <w:marLeft w:val="640"/>
      <w:marRight w:val="0"/>
      <w:marTop w:val="0"/>
      <w:marBottom w:val="0"/>
      <w:divBdr>
        <w:top w:val="none" w:sz="0" w:space="0" w:color="auto"/>
        <w:left w:val="none" w:sz="0" w:space="0" w:color="auto"/>
        <w:bottom w:val="none" w:sz="0" w:space="0" w:color="auto"/>
        <w:right w:val="none" w:sz="0" w:space="0" w:color="auto"/>
      </w:divBdr>
    </w:div>
    <w:div w:id="1165974261">
      <w:marLeft w:val="640"/>
      <w:marRight w:val="0"/>
      <w:marTop w:val="0"/>
      <w:marBottom w:val="0"/>
      <w:divBdr>
        <w:top w:val="none" w:sz="0" w:space="0" w:color="auto"/>
        <w:left w:val="none" w:sz="0" w:space="0" w:color="auto"/>
        <w:bottom w:val="none" w:sz="0" w:space="0" w:color="auto"/>
        <w:right w:val="none" w:sz="0" w:space="0" w:color="auto"/>
      </w:divBdr>
    </w:div>
    <w:div w:id="1166016573">
      <w:marLeft w:val="640"/>
      <w:marRight w:val="0"/>
      <w:marTop w:val="0"/>
      <w:marBottom w:val="0"/>
      <w:divBdr>
        <w:top w:val="none" w:sz="0" w:space="0" w:color="auto"/>
        <w:left w:val="none" w:sz="0" w:space="0" w:color="auto"/>
        <w:bottom w:val="none" w:sz="0" w:space="0" w:color="auto"/>
        <w:right w:val="none" w:sz="0" w:space="0" w:color="auto"/>
      </w:divBdr>
    </w:div>
    <w:div w:id="1166094185">
      <w:marLeft w:val="640"/>
      <w:marRight w:val="0"/>
      <w:marTop w:val="0"/>
      <w:marBottom w:val="0"/>
      <w:divBdr>
        <w:top w:val="none" w:sz="0" w:space="0" w:color="auto"/>
        <w:left w:val="none" w:sz="0" w:space="0" w:color="auto"/>
        <w:bottom w:val="none" w:sz="0" w:space="0" w:color="auto"/>
        <w:right w:val="none" w:sz="0" w:space="0" w:color="auto"/>
      </w:divBdr>
    </w:div>
    <w:div w:id="1166166958">
      <w:marLeft w:val="640"/>
      <w:marRight w:val="0"/>
      <w:marTop w:val="0"/>
      <w:marBottom w:val="0"/>
      <w:divBdr>
        <w:top w:val="none" w:sz="0" w:space="0" w:color="auto"/>
        <w:left w:val="none" w:sz="0" w:space="0" w:color="auto"/>
        <w:bottom w:val="none" w:sz="0" w:space="0" w:color="auto"/>
        <w:right w:val="none" w:sz="0" w:space="0" w:color="auto"/>
      </w:divBdr>
    </w:div>
    <w:div w:id="1166171550">
      <w:marLeft w:val="640"/>
      <w:marRight w:val="0"/>
      <w:marTop w:val="0"/>
      <w:marBottom w:val="0"/>
      <w:divBdr>
        <w:top w:val="none" w:sz="0" w:space="0" w:color="auto"/>
        <w:left w:val="none" w:sz="0" w:space="0" w:color="auto"/>
        <w:bottom w:val="none" w:sz="0" w:space="0" w:color="auto"/>
        <w:right w:val="none" w:sz="0" w:space="0" w:color="auto"/>
      </w:divBdr>
    </w:div>
    <w:div w:id="1166171676">
      <w:marLeft w:val="640"/>
      <w:marRight w:val="0"/>
      <w:marTop w:val="0"/>
      <w:marBottom w:val="0"/>
      <w:divBdr>
        <w:top w:val="none" w:sz="0" w:space="0" w:color="auto"/>
        <w:left w:val="none" w:sz="0" w:space="0" w:color="auto"/>
        <w:bottom w:val="none" w:sz="0" w:space="0" w:color="auto"/>
        <w:right w:val="none" w:sz="0" w:space="0" w:color="auto"/>
      </w:divBdr>
    </w:div>
    <w:div w:id="1166239289">
      <w:marLeft w:val="640"/>
      <w:marRight w:val="0"/>
      <w:marTop w:val="0"/>
      <w:marBottom w:val="0"/>
      <w:divBdr>
        <w:top w:val="none" w:sz="0" w:space="0" w:color="auto"/>
        <w:left w:val="none" w:sz="0" w:space="0" w:color="auto"/>
        <w:bottom w:val="none" w:sz="0" w:space="0" w:color="auto"/>
        <w:right w:val="none" w:sz="0" w:space="0" w:color="auto"/>
      </w:divBdr>
    </w:div>
    <w:div w:id="1166283356">
      <w:marLeft w:val="640"/>
      <w:marRight w:val="0"/>
      <w:marTop w:val="0"/>
      <w:marBottom w:val="0"/>
      <w:divBdr>
        <w:top w:val="none" w:sz="0" w:space="0" w:color="auto"/>
        <w:left w:val="none" w:sz="0" w:space="0" w:color="auto"/>
        <w:bottom w:val="none" w:sz="0" w:space="0" w:color="auto"/>
        <w:right w:val="none" w:sz="0" w:space="0" w:color="auto"/>
      </w:divBdr>
    </w:div>
    <w:div w:id="1166283954">
      <w:marLeft w:val="640"/>
      <w:marRight w:val="0"/>
      <w:marTop w:val="0"/>
      <w:marBottom w:val="0"/>
      <w:divBdr>
        <w:top w:val="none" w:sz="0" w:space="0" w:color="auto"/>
        <w:left w:val="none" w:sz="0" w:space="0" w:color="auto"/>
        <w:bottom w:val="none" w:sz="0" w:space="0" w:color="auto"/>
        <w:right w:val="none" w:sz="0" w:space="0" w:color="auto"/>
      </w:divBdr>
    </w:div>
    <w:div w:id="1166287922">
      <w:marLeft w:val="640"/>
      <w:marRight w:val="0"/>
      <w:marTop w:val="0"/>
      <w:marBottom w:val="0"/>
      <w:divBdr>
        <w:top w:val="none" w:sz="0" w:space="0" w:color="auto"/>
        <w:left w:val="none" w:sz="0" w:space="0" w:color="auto"/>
        <w:bottom w:val="none" w:sz="0" w:space="0" w:color="auto"/>
        <w:right w:val="none" w:sz="0" w:space="0" w:color="auto"/>
      </w:divBdr>
    </w:div>
    <w:div w:id="1166436284">
      <w:marLeft w:val="640"/>
      <w:marRight w:val="0"/>
      <w:marTop w:val="0"/>
      <w:marBottom w:val="0"/>
      <w:divBdr>
        <w:top w:val="none" w:sz="0" w:space="0" w:color="auto"/>
        <w:left w:val="none" w:sz="0" w:space="0" w:color="auto"/>
        <w:bottom w:val="none" w:sz="0" w:space="0" w:color="auto"/>
        <w:right w:val="none" w:sz="0" w:space="0" w:color="auto"/>
      </w:divBdr>
    </w:div>
    <w:div w:id="1166477651">
      <w:marLeft w:val="640"/>
      <w:marRight w:val="0"/>
      <w:marTop w:val="0"/>
      <w:marBottom w:val="0"/>
      <w:divBdr>
        <w:top w:val="none" w:sz="0" w:space="0" w:color="auto"/>
        <w:left w:val="none" w:sz="0" w:space="0" w:color="auto"/>
        <w:bottom w:val="none" w:sz="0" w:space="0" w:color="auto"/>
        <w:right w:val="none" w:sz="0" w:space="0" w:color="auto"/>
      </w:divBdr>
    </w:div>
    <w:div w:id="1166626836">
      <w:marLeft w:val="640"/>
      <w:marRight w:val="0"/>
      <w:marTop w:val="0"/>
      <w:marBottom w:val="0"/>
      <w:divBdr>
        <w:top w:val="none" w:sz="0" w:space="0" w:color="auto"/>
        <w:left w:val="none" w:sz="0" w:space="0" w:color="auto"/>
        <w:bottom w:val="none" w:sz="0" w:space="0" w:color="auto"/>
        <w:right w:val="none" w:sz="0" w:space="0" w:color="auto"/>
      </w:divBdr>
    </w:div>
    <w:div w:id="1166701155">
      <w:marLeft w:val="640"/>
      <w:marRight w:val="0"/>
      <w:marTop w:val="0"/>
      <w:marBottom w:val="0"/>
      <w:divBdr>
        <w:top w:val="none" w:sz="0" w:space="0" w:color="auto"/>
        <w:left w:val="none" w:sz="0" w:space="0" w:color="auto"/>
        <w:bottom w:val="none" w:sz="0" w:space="0" w:color="auto"/>
        <w:right w:val="none" w:sz="0" w:space="0" w:color="auto"/>
      </w:divBdr>
    </w:div>
    <w:div w:id="1166898481">
      <w:marLeft w:val="640"/>
      <w:marRight w:val="0"/>
      <w:marTop w:val="0"/>
      <w:marBottom w:val="0"/>
      <w:divBdr>
        <w:top w:val="none" w:sz="0" w:space="0" w:color="auto"/>
        <w:left w:val="none" w:sz="0" w:space="0" w:color="auto"/>
        <w:bottom w:val="none" w:sz="0" w:space="0" w:color="auto"/>
        <w:right w:val="none" w:sz="0" w:space="0" w:color="auto"/>
      </w:divBdr>
    </w:div>
    <w:div w:id="1167012979">
      <w:marLeft w:val="640"/>
      <w:marRight w:val="0"/>
      <w:marTop w:val="0"/>
      <w:marBottom w:val="0"/>
      <w:divBdr>
        <w:top w:val="none" w:sz="0" w:space="0" w:color="auto"/>
        <w:left w:val="none" w:sz="0" w:space="0" w:color="auto"/>
        <w:bottom w:val="none" w:sz="0" w:space="0" w:color="auto"/>
        <w:right w:val="none" w:sz="0" w:space="0" w:color="auto"/>
      </w:divBdr>
    </w:div>
    <w:div w:id="1167088753">
      <w:marLeft w:val="640"/>
      <w:marRight w:val="0"/>
      <w:marTop w:val="0"/>
      <w:marBottom w:val="0"/>
      <w:divBdr>
        <w:top w:val="none" w:sz="0" w:space="0" w:color="auto"/>
        <w:left w:val="none" w:sz="0" w:space="0" w:color="auto"/>
        <w:bottom w:val="none" w:sz="0" w:space="0" w:color="auto"/>
        <w:right w:val="none" w:sz="0" w:space="0" w:color="auto"/>
      </w:divBdr>
    </w:div>
    <w:div w:id="1167096657">
      <w:marLeft w:val="640"/>
      <w:marRight w:val="0"/>
      <w:marTop w:val="0"/>
      <w:marBottom w:val="0"/>
      <w:divBdr>
        <w:top w:val="none" w:sz="0" w:space="0" w:color="auto"/>
        <w:left w:val="none" w:sz="0" w:space="0" w:color="auto"/>
        <w:bottom w:val="none" w:sz="0" w:space="0" w:color="auto"/>
        <w:right w:val="none" w:sz="0" w:space="0" w:color="auto"/>
      </w:divBdr>
    </w:div>
    <w:div w:id="1167208786">
      <w:marLeft w:val="640"/>
      <w:marRight w:val="0"/>
      <w:marTop w:val="0"/>
      <w:marBottom w:val="0"/>
      <w:divBdr>
        <w:top w:val="none" w:sz="0" w:space="0" w:color="auto"/>
        <w:left w:val="none" w:sz="0" w:space="0" w:color="auto"/>
        <w:bottom w:val="none" w:sz="0" w:space="0" w:color="auto"/>
        <w:right w:val="none" w:sz="0" w:space="0" w:color="auto"/>
      </w:divBdr>
    </w:div>
    <w:div w:id="1167212129">
      <w:marLeft w:val="640"/>
      <w:marRight w:val="0"/>
      <w:marTop w:val="0"/>
      <w:marBottom w:val="0"/>
      <w:divBdr>
        <w:top w:val="none" w:sz="0" w:space="0" w:color="auto"/>
        <w:left w:val="none" w:sz="0" w:space="0" w:color="auto"/>
        <w:bottom w:val="none" w:sz="0" w:space="0" w:color="auto"/>
        <w:right w:val="none" w:sz="0" w:space="0" w:color="auto"/>
      </w:divBdr>
    </w:div>
    <w:div w:id="1167327449">
      <w:marLeft w:val="640"/>
      <w:marRight w:val="0"/>
      <w:marTop w:val="0"/>
      <w:marBottom w:val="0"/>
      <w:divBdr>
        <w:top w:val="none" w:sz="0" w:space="0" w:color="auto"/>
        <w:left w:val="none" w:sz="0" w:space="0" w:color="auto"/>
        <w:bottom w:val="none" w:sz="0" w:space="0" w:color="auto"/>
        <w:right w:val="none" w:sz="0" w:space="0" w:color="auto"/>
      </w:divBdr>
    </w:div>
    <w:div w:id="1167358939">
      <w:marLeft w:val="640"/>
      <w:marRight w:val="0"/>
      <w:marTop w:val="0"/>
      <w:marBottom w:val="0"/>
      <w:divBdr>
        <w:top w:val="none" w:sz="0" w:space="0" w:color="auto"/>
        <w:left w:val="none" w:sz="0" w:space="0" w:color="auto"/>
        <w:bottom w:val="none" w:sz="0" w:space="0" w:color="auto"/>
        <w:right w:val="none" w:sz="0" w:space="0" w:color="auto"/>
      </w:divBdr>
    </w:div>
    <w:div w:id="1167400194">
      <w:marLeft w:val="640"/>
      <w:marRight w:val="0"/>
      <w:marTop w:val="0"/>
      <w:marBottom w:val="0"/>
      <w:divBdr>
        <w:top w:val="none" w:sz="0" w:space="0" w:color="auto"/>
        <w:left w:val="none" w:sz="0" w:space="0" w:color="auto"/>
        <w:bottom w:val="none" w:sz="0" w:space="0" w:color="auto"/>
        <w:right w:val="none" w:sz="0" w:space="0" w:color="auto"/>
      </w:divBdr>
    </w:div>
    <w:div w:id="1167481006">
      <w:marLeft w:val="640"/>
      <w:marRight w:val="0"/>
      <w:marTop w:val="0"/>
      <w:marBottom w:val="0"/>
      <w:divBdr>
        <w:top w:val="none" w:sz="0" w:space="0" w:color="auto"/>
        <w:left w:val="none" w:sz="0" w:space="0" w:color="auto"/>
        <w:bottom w:val="none" w:sz="0" w:space="0" w:color="auto"/>
        <w:right w:val="none" w:sz="0" w:space="0" w:color="auto"/>
      </w:divBdr>
    </w:div>
    <w:div w:id="1167556179">
      <w:marLeft w:val="640"/>
      <w:marRight w:val="0"/>
      <w:marTop w:val="0"/>
      <w:marBottom w:val="0"/>
      <w:divBdr>
        <w:top w:val="none" w:sz="0" w:space="0" w:color="auto"/>
        <w:left w:val="none" w:sz="0" w:space="0" w:color="auto"/>
        <w:bottom w:val="none" w:sz="0" w:space="0" w:color="auto"/>
        <w:right w:val="none" w:sz="0" w:space="0" w:color="auto"/>
      </w:divBdr>
    </w:div>
    <w:div w:id="1167591493">
      <w:marLeft w:val="640"/>
      <w:marRight w:val="0"/>
      <w:marTop w:val="0"/>
      <w:marBottom w:val="0"/>
      <w:divBdr>
        <w:top w:val="none" w:sz="0" w:space="0" w:color="auto"/>
        <w:left w:val="none" w:sz="0" w:space="0" w:color="auto"/>
        <w:bottom w:val="none" w:sz="0" w:space="0" w:color="auto"/>
        <w:right w:val="none" w:sz="0" w:space="0" w:color="auto"/>
      </w:divBdr>
    </w:div>
    <w:div w:id="1167749131">
      <w:marLeft w:val="640"/>
      <w:marRight w:val="0"/>
      <w:marTop w:val="0"/>
      <w:marBottom w:val="0"/>
      <w:divBdr>
        <w:top w:val="none" w:sz="0" w:space="0" w:color="auto"/>
        <w:left w:val="none" w:sz="0" w:space="0" w:color="auto"/>
        <w:bottom w:val="none" w:sz="0" w:space="0" w:color="auto"/>
        <w:right w:val="none" w:sz="0" w:space="0" w:color="auto"/>
      </w:divBdr>
    </w:div>
    <w:div w:id="1167786073">
      <w:marLeft w:val="640"/>
      <w:marRight w:val="0"/>
      <w:marTop w:val="0"/>
      <w:marBottom w:val="0"/>
      <w:divBdr>
        <w:top w:val="none" w:sz="0" w:space="0" w:color="auto"/>
        <w:left w:val="none" w:sz="0" w:space="0" w:color="auto"/>
        <w:bottom w:val="none" w:sz="0" w:space="0" w:color="auto"/>
        <w:right w:val="none" w:sz="0" w:space="0" w:color="auto"/>
      </w:divBdr>
    </w:div>
    <w:div w:id="1167945170">
      <w:bodyDiv w:val="1"/>
      <w:marLeft w:val="0"/>
      <w:marRight w:val="0"/>
      <w:marTop w:val="0"/>
      <w:marBottom w:val="0"/>
      <w:divBdr>
        <w:top w:val="none" w:sz="0" w:space="0" w:color="auto"/>
        <w:left w:val="none" w:sz="0" w:space="0" w:color="auto"/>
        <w:bottom w:val="none" w:sz="0" w:space="0" w:color="auto"/>
        <w:right w:val="none" w:sz="0" w:space="0" w:color="auto"/>
      </w:divBdr>
    </w:div>
    <w:div w:id="1167982673">
      <w:marLeft w:val="640"/>
      <w:marRight w:val="0"/>
      <w:marTop w:val="0"/>
      <w:marBottom w:val="0"/>
      <w:divBdr>
        <w:top w:val="none" w:sz="0" w:space="0" w:color="auto"/>
        <w:left w:val="none" w:sz="0" w:space="0" w:color="auto"/>
        <w:bottom w:val="none" w:sz="0" w:space="0" w:color="auto"/>
        <w:right w:val="none" w:sz="0" w:space="0" w:color="auto"/>
      </w:divBdr>
    </w:div>
    <w:div w:id="1167984418">
      <w:marLeft w:val="640"/>
      <w:marRight w:val="0"/>
      <w:marTop w:val="0"/>
      <w:marBottom w:val="0"/>
      <w:divBdr>
        <w:top w:val="none" w:sz="0" w:space="0" w:color="auto"/>
        <w:left w:val="none" w:sz="0" w:space="0" w:color="auto"/>
        <w:bottom w:val="none" w:sz="0" w:space="0" w:color="auto"/>
        <w:right w:val="none" w:sz="0" w:space="0" w:color="auto"/>
      </w:divBdr>
    </w:div>
    <w:div w:id="1167987847">
      <w:marLeft w:val="640"/>
      <w:marRight w:val="0"/>
      <w:marTop w:val="0"/>
      <w:marBottom w:val="0"/>
      <w:divBdr>
        <w:top w:val="none" w:sz="0" w:space="0" w:color="auto"/>
        <w:left w:val="none" w:sz="0" w:space="0" w:color="auto"/>
        <w:bottom w:val="none" w:sz="0" w:space="0" w:color="auto"/>
        <w:right w:val="none" w:sz="0" w:space="0" w:color="auto"/>
      </w:divBdr>
    </w:div>
    <w:div w:id="1168058231">
      <w:marLeft w:val="640"/>
      <w:marRight w:val="0"/>
      <w:marTop w:val="0"/>
      <w:marBottom w:val="0"/>
      <w:divBdr>
        <w:top w:val="none" w:sz="0" w:space="0" w:color="auto"/>
        <w:left w:val="none" w:sz="0" w:space="0" w:color="auto"/>
        <w:bottom w:val="none" w:sz="0" w:space="0" w:color="auto"/>
        <w:right w:val="none" w:sz="0" w:space="0" w:color="auto"/>
      </w:divBdr>
    </w:div>
    <w:div w:id="1168251198">
      <w:marLeft w:val="640"/>
      <w:marRight w:val="0"/>
      <w:marTop w:val="0"/>
      <w:marBottom w:val="0"/>
      <w:divBdr>
        <w:top w:val="none" w:sz="0" w:space="0" w:color="auto"/>
        <w:left w:val="none" w:sz="0" w:space="0" w:color="auto"/>
        <w:bottom w:val="none" w:sz="0" w:space="0" w:color="auto"/>
        <w:right w:val="none" w:sz="0" w:space="0" w:color="auto"/>
      </w:divBdr>
    </w:div>
    <w:div w:id="1168322420">
      <w:marLeft w:val="640"/>
      <w:marRight w:val="0"/>
      <w:marTop w:val="0"/>
      <w:marBottom w:val="0"/>
      <w:divBdr>
        <w:top w:val="none" w:sz="0" w:space="0" w:color="auto"/>
        <w:left w:val="none" w:sz="0" w:space="0" w:color="auto"/>
        <w:bottom w:val="none" w:sz="0" w:space="0" w:color="auto"/>
        <w:right w:val="none" w:sz="0" w:space="0" w:color="auto"/>
      </w:divBdr>
    </w:div>
    <w:div w:id="1168406823">
      <w:marLeft w:val="640"/>
      <w:marRight w:val="0"/>
      <w:marTop w:val="0"/>
      <w:marBottom w:val="0"/>
      <w:divBdr>
        <w:top w:val="none" w:sz="0" w:space="0" w:color="auto"/>
        <w:left w:val="none" w:sz="0" w:space="0" w:color="auto"/>
        <w:bottom w:val="none" w:sz="0" w:space="0" w:color="auto"/>
        <w:right w:val="none" w:sz="0" w:space="0" w:color="auto"/>
      </w:divBdr>
    </w:div>
    <w:div w:id="1168598573">
      <w:marLeft w:val="640"/>
      <w:marRight w:val="0"/>
      <w:marTop w:val="0"/>
      <w:marBottom w:val="0"/>
      <w:divBdr>
        <w:top w:val="none" w:sz="0" w:space="0" w:color="auto"/>
        <w:left w:val="none" w:sz="0" w:space="0" w:color="auto"/>
        <w:bottom w:val="none" w:sz="0" w:space="0" w:color="auto"/>
        <w:right w:val="none" w:sz="0" w:space="0" w:color="auto"/>
      </w:divBdr>
    </w:div>
    <w:div w:id="1168784256">
      <w:marLeft w:val="640"/>
      <w:marRight w:val="0"/>
      <w:marTop w:val="0"/>
      <w:marBottom w:val="0"/>
      <w:divBdr>
        <w:top w:val="none" w:sz="0" w:space="0" w:color="auto"/>
        <w:left w:val="none" w:sz="0" w:space="0" w:color="auto"/>
        <w:bottom w:val="none" w:sz="0" w:space="0" w:color="auto"/>
        <w:right w:val="none" w:sz="0" w:space="0" w:color="auto"/>
      </w:divBdr>
    </w:div>
    <w:div w:id="1168784728">
      <w:marLeft w:val="640"/>
      <w:marRight w:val="0"/>
      <w:marTop w:val="0"/>
      <w:marBottom w:val="0"/>
      <w:divBdr>
        <w:top w:val="none" w:sz="0" w:space="0" w:color="auto"/>
        <w:left w:val="none" w:sz="0" w:space="0" w:color="auto"/>
        <w:bottom w:val="none" w:sz="0" w:space="0" w:color="auto"/>
        <w:right w:val="none" w:sz="0" w:space="0" w:color="auto"/>
      </w:divBdr>
    </w:div>
    <w:div w:id="1168787423">
      <w:marLeft w:val="640"/>
      <w:marRight w:val="0"/>
      <w:marTop w:val="0"/>
      <w:marBottom w:val="0"/>
      <w:divBdr>
        <w:top w:val="none" w:sz="0" w:space="0" w:color="auto"/>
        <w:left w:val="none" w:sz="0" w:space="0" w:color="auto"/>
        <w:bottom w:val="none" w:sz="0" w:space="0" w:color="auto"/>
        <w:right w:val="none" w:sz="0" w:space="0" w:color="auto"/>
      </w:divBdr>
    </w:div>
    <w:div w:id="1168835346">
      <w:marLeft w:val="640"/>
      <w:marRight w:val="0"/>
      <w:marTop w:val="0"/>
      <w:marBottom w:val="0"/>
      <w:divBdr>
        <w:top w:val="none" w:sz="0" w:space="0" w:color="auto"/>
        <w:left w:val="none" w:sz="0" w:space="0" w:color="auto"/>
        <w:bottom w:val="none" w:sz="0" w:space="0" w:color="auto"/>
        <w:right w:val="none" w:sz="0" w:space="0" w:color="auto"/>
      </w:divBdr>
    </w:div>
    <w:div w:id="1168864129">
      <w:marLeft w:val="640"/>
      <w:marRight w:val="0"/>
      <w:marTop w:val="0"/>
      <w:marBottom w:val="0"/>
      <w:divBdr>
        <w:top w:val="none" w:sz="0" w:space="0" w:color="auto"/>
        <w:left w:val="none" w:sz="0" w:space="0" w:color="auto"/>
        <w:bottom w:val="none" w:sz="0" w:space="0" w:color="auto"/>
        <w:right w:val="none" w:sz="0" w:space="0" w:color="auto"/>
      </w:divBdr>
    </w:div>
    <w:div w:id="1168866006">
      <w:marLeft w:val="640"/>
      <w:marRight w:val="0"/>
      <w:marTop w:val="0"/>
      <w:marBottom w:val="0"/>
      <w:divBdr>
        <w:top w:val="none" w:sz="0" w:space="0" w:color="auto"/>
        <w:left w:val="none" w:sz="0" w:space="0" w:color="auto"/>
        <w:bottom w:val="none" w:sz="0" w:space="0" w:color="auto"/>
        <w:right w:val="none" w:sz="0" w:space="0" w:color="auto"/>
      </w:divBdr>
    </w:div>
    <w:div w:id="1168867098">
      <w:marLeft w:val="640"/>
      <w:marRight w:val="0"/>
      <w:marTop w:val="0"/>
      <w:marBottom w:val="0"/>
      <w:divBdr>
        <w:top w:val="none" w:sz="0" w:space="0" w:color="auto"/>
        <w:left w:val="none" w:sz="0" w:space="0" w:color="auto"/>
        <w:bottom w:val="none" w:sz="0" w:space="0" w:color="auto"/>
        <w:right w:val="none" w:sz="0" w:space="0" w:color="auto"/>
      </w:divBdr>
    </w:div>
    <w:div w:id="1168904844">
      <w:marLeft w:val="640"/>
      <w:marRight w:val="0"/>
      <w:marTop w:val="0"/>
      <w:marBottom w:val="0"/>
      <w:divBdr>
        <w:top w:val="none" w:sz="0" w:space="0" w:color="auto"/>
        <w:left w:val="none" w:sz="0" w:space="0" w:color="auto"/>
        <w:bottom w:val="none" w:sz="0" w:space="0" w:color="auto"/>
        <w:right w:val="none" w:sz="0" w:space="0" w:color="auto"/>
      </w:divBdr>
    </w:div>
    <w:div w:id="1168905901">
      <w:marLeft w:val="640"/>
      <w:marRight w:val="0"/>
      <w:marTop w:val="0"/>
      <w:marBottom w:val="0"/>
      <w:divBdr>
        <w:top w:val="none" w:sz="0" w:space="0" w:color="auto"/>
        <w:left w:val="none" w:sz="0" w:space="0" w:color="auto"/>
        <w:bottom w:val="none" w:sz="0" w:space="0" w:color="auto"/>
        <w:right w:val="none" w:sz="0" w:space="0" w:color="auto"/>
      </w:divBdr>
    </w:div>
    <w:div w:id="1168977546">
      <w:marLeft w:val="640"/>
      <w:marRight w:val="0"/>
      <w:marTop w:val="0"/>
      <w:marBottom w:val="0"/>
      <w:divBdr>
        <w:top w:val="none" w:sz="0" w:space="0" w:color="auto"/>
        <w:left w:val="none" w:sz="0" w:space="0" w:color="auto"/>
        <w:bottom w:val="none" w:sz="0" w:space="0" w:color="auto"/>
        <w:right w:val="none" w:sz="0" w:space="0" w:color="auto"/>
      </w:divBdr>
    </w:div>
    <w:div w:id="1169053664">
      <w:marLeft w:val="640"/>
      <w:marRight w:val="0"/>
      <w:marTop w:val="0"/>
      <w:marBottom w:val="0"/>
      <w:divBdr>
        <w:top w:val="none" w:sz="0" w:space="0" w:color="auto"/>
        <w:left w:val="none" w:sz="0" w:space="0" w:color="auto"/>
        <w:bottom w:val="none" w:sz="0" w:space="0" w:color="auto"/>
        <w:right w:val="none" w:sz="0" w:space="0" w:color="auto"/>
      </w:divBdr>
    </w:div>
    <w:div w:id="1169100068">
      <w:marLeft w:val="640"/>
      <w:marRight w:val="0"/>
      <w:marTop w:val="0"/>
      <w:marBottom w:val="0"/>
      <w:divBdr>
        <w:top w:val="none" w:sz="0" w:space="0" w:color="auto"/>
        <w:left w:val="none" w:sz="0" w:space="0" w:color="auto"/>
        <w:bottom w:val="none" w:sz="0" w:space="0" w:color="auto"/>
        <w:right w:val="none" w:sz="0" w:space="0" w:color="auto"/>
      </w:divBdr>
    </w:div>
    <w:div w:id="1169103331">
      <w:marLeft w:val="640"/>
      <w:marRight w:val="0"/>
      <w:marTop w:val="0"/>
      <w:marBottom w:val="0"/>
      <w:divBdr>
        <w:top w:val="none" w:sz="0" w:space="0" w:color="auto"/>
        <w:left w:val="none" w:sz="0" w:space="0" w:color="auto"/>
        <w:bottom w:val="none" w:sz="0" w:space="0" w:color="auto"/>
        <w:right w:val="none" w:sz="0" w:space="0" w:color="auto"/>
      </w:divBdr>
    </w:div>
    <w:div w:id="1169246108">
      <w:marLeft w:val="640"/>
      <w:marRight w:val="0"/>
      <w:marTop w:val="0"/>
      <w:marBottom w:val="0"/>
      <w:divBdr>
        <w:top w:val="none" w:sz="0" w:space="0" w:color="auto"/>
        <w:left w:val="none" w:sz="0" w:space="0" w:color="auto"/>
        <w:bottom w:val="none" w:sz="0" w:space="0" w:color="auto"/>
        <w:right w:val="none" w:sz="0" w:space="0" w:color="auto"/>
      </w:divBdr>
    </w:div>
    <w:div w:id="1169253504">
      <w:marLeft w:val="640"/>
      <w:marRight w:val="0"/>
      <w:marTop w:val="0"/>
      <w:marBottom w:val="0"/>
      <w:divBdr>
        <w:top w:val="none" w:sz="0" w:space="0" w:color="auto"/>
        <w:left w:val="none" w:sz="0" w:space="0" w:color="auto"/>
        <w:bottom w:val="none" w:sz="0" w:space="0" w:color="auto"/>
        <w:right w:val="none" w:sz="0" w:space="0" w:color="auto"/>
      </w:divBdr>
    </w:div>
    <w:div w:id="1169297061">
      <w:marLeft w:val="640"/>
      <w:marRight w:val="0"/>
      <w:marTop w:val="0"/>
      <w:marBottom w:val="0"/>
      <w:divBdr>
        <w:top w:val="none" w:sz="0" w:space="0" w:color="auto"/>
        <w:left w:val="none" w:sz="0" w:space="0" w:color="auto"/>
        <w:bottom w:val="none" w:sz="0" w:space="0" w:color="auto"/>
        <w:right w:val="none" w:sz="0" w:space="0" w:color="auto"/>
      </w:divBdr>
    </w:div>
    <w:div w:id="1169321859">
      <w:marLeft w:val="640"/>
      <w:marRight w:val="0"/>
      <w:marTop w:val="0"/>
      <w:marBottom w:val="0"/>
      <w:divBdr>
        <w:top w:val="none" w:sz="0" w:space="0" w:color="auto"/>
        <w:left w:val="none" w:sz="0" w:space="0" w:color="auto"/>
        <w:bottom w:val="none" w:sz="0" w:space="0" w:color="auto"/>
        <w:right w:val="none" w:sz="0" w:space="0" w:color="auto"/>
      </w:divBdr>
    </w:div>
    <w:div w:id="1169324523">
      <w:marLeft w:val="640"/>
      <w:marRight w:val="0"/>
      <w:marTop w:val="0"/>
      <w:marBottom w:val="0"/>
      <w:divBdr>
        <w:top w:val="none" w:sz="0" w:space="0" w:color="auto"/>
        <w:left w:val="none" w:sz="0" w:space="0" w:color="auto"/>
        <w:bottom w:val="none" w:sz="0" w:space="0" w:color="auto"/>
        <w:right w:val="none" w:sz="0" w:space="0" w:color="auto"/>
      </w:divBdr>
    </w:div>
    <w:div w:id="1169440535">
      <w:marLeft w:val="640"/>
      <w:marRight w:val="0"/>
      <w:marTop w:val="0"/>
      <w:marBottom w:val="0"/>
      <w:divBdr>
        <w:top w:val="none" w:sz="0" w:space="0" w:color="auto"/>
        <w:left w:val="none" w:sz="0" w:space="0" w:color="auto"/>
        <w:bottom w:val="none" w:sz="0" w:space="0" w:color="auto"/>
        <w:right w:val="none" w:sz="0" w:space="0" w:color="auto"/>
      </w:divBdr>
    </w:div>
    <w:div w:id="1169441956">
      <w:marLeft w:val="640"/>
      <w:marRight w:val="0"/>
      <w:marTop w:val="0"/>
      <w:marBottom w:val="0"/>
      <w:divBdr>
        <w:top w:val="none" w:sz="0" w:space="0" w:color="auto"/>
        <w:left w:val="none" w:sz="0" w:space="0" w:color="auto"/>
        <w:bottom w:val="none" w:sz="0" w:space="0" w:color="auto"/>
        <w:right w:val="none" w:sz="0" w:space="0" w:color="auto"/>
      </w:divBdr>
    </w:div>
    <w:div w:id="1169445205">
      <w:marLeft w:val="640"/>
      <w:marRight w:val="0"/>
      <w:marTop w:val="0"/>
      <w:marBottom w:val="0"/>
      <w:divBdr>
        <w:top w:val="none" w:sz="0" w:space="0" w:color="auto"/>
        <w:left w:val="none" w:sz="0" w:space="0" w:color="auto"/>
        <w:bottom w:val="none" w:sz="0" w:space="0" w:color="auto"/>
        <w:right w:val="none" w:sz="0" w:space="0" w:color="auto"/>
      </w:divBdr>
    </w:div>
    <w:div w:id="1169520704">
      <w:marLeft w:val="640"/>
      <w:marRight w:val="0"/>
      <w:marTop w:val="0"/>
      <w:marBottom w:val="0"/>
      <w:divBdr>
        <w:top w:val="none" w:sz="0" w:space="0" w:color="auto"/>
        <w:left w:val="none" w:sz="0" w:space="0" w:color="auto"/>
        <w:bottom w:val="none" w:sz="0" w:space="0" w:color="auto"/>
        <w:right w:val="none" w:sz="0" w:space="0" w:color="auto"/>
      </w:divBdr>
    </w:div>
    <w:div w:id="1169566150">
      <w:marLeft w:val="640"/>
      <w:marRight w:val="0"/>
      <w:marTop w:val="0"/>
      <w:marBottom w:val="0"/>
      <w:divBdr>
        <w:top w:val="none" w:sz="0" w:space="0" w:color="auto"/>
        <w:left w:val="none" w:sz="0" w:space="0" w:color="auto"/>
        <w:bottom w:val="none" w:sz="0" w:space="0" w:color="auto"/>
        <w:right w:val="none" w:sz="0" w:space="0" w:color="auto"/>
      </w:divBdr>
    </w:div>
    <w:div w:id="1169566726">
      <w:marLeft w:val="640"/>
      <w:marRight w:val="0"/>
      <w:marTop w:val="0"/>
      <w:marBottom w:val="0"/>
      <w:divBdr>
        <w:top w:val="none" w:sz="0" w:space="0" w:color="auto"/>
        <w:left w:val="none" w:sz="0" w:space="0" w:color="auto"/>
        <w:bottom w:val="none" w:sz="0" w:space="0" w:color="auto"/>
        <w:right w:val="none" w:sz="0" w:space="0" w:color="auto"/>
      </w:divBdr>
    </w:div>
    <w:div w:id="1169633844">
      <w:marLeft w:val="640"/>
      <w:marRight w:val="0"/>
      <w:marTop w:val="0"/>
      <w:marBottom w:val="0"/>
      <w:divBdr>
        <w:top w:val="none" w:sz="0" w:space="0" w:color="auto"/>
        <w:left w:val="none" w:sz="0" w:space="0" w:color="auto"/>
        <w:bottom w:val="none" w:sz="0" w:space="0" w:color="auto"/>
        <w:right w:val="none" w:sz="0" w:space="0" w:color="auto"/>
      </w:divBdr>
    </w:div>
    <w:div w:id="1169639453">
      <w:marLeft w:val="640"/>
      <w:marRight w:val="0"/>
      <w:marTop w:val="0"/>
      <w:marBottom w:val="0"/>
      <w:divBdr>
        <w:top w:val="none" w:sz="0" w:space="0" w:color="auto"/>
        <w:left w:val="none" w:sz="0" w:space="0" w:color="auto"/>
        <w:bottom w:val="none" w:sz="0" w:space="0" w:color="auto"/>
        <w:right w:val="none" w:sz="0" w:space="0" w:color="auto"/>
      </w:divBdr>
    </w:div>
    <w:div w:id="1169708366">
      <w:marLeft w:val="640"/>
      <w:marRight w:val="0"/>
      <w:marTop w:val="0"/>
      <w:marBottom w:val="0"/>
      <w:divBdr>
        <w:top w:val="none" w:sz="0" w:space="0" w:color="auto"/>
        <w:left w:val="none" w:sz="0" w:space="0" w:color="auto"/>
        <w:bottom w:val="none" w:sz="0" w:space="0" w:color="auto"/>
        <w:right w:val="none" w:sz="0" w:space="0" w:color="auto"/>
      </w:divBdr>
    </w:div>
    <w:div w:id="1169710674">
      <w:marLeft w:val="640"/>
      <w:marRight w:val="0"/>
      <w:marTop w:val="0"/>
      <w:marBottom w:val="0"/>
      <w:divBdr>
        <w:top w:val="none" w:sz="0" w:space="0" w:color="auto"/>
        <w:left w:val="none" w:sz="0" w:space="0" w:color="auto"/>
        <w:bottom w:val="none" w:sz="0" w:space="0" w:color="auto"/>
        <w:right w:val="none" w:sz="0" w:space="0" w:color="auto"/>
      </w:divBdr>
    </w:div>
    <w:div w:id="1169717147">
      <w:marLeft w:val="640"/>
      <w:marRight w:val="0"/>
      <w:marTop w:val="0"/>
      <w:marBottom w:val="0"/>
      <w:divBdr>
        <w:top w:val="none" w:sz="0" w:space="0" w:color="auto"/>
        <w:left w:val="none" w:sz="0" w:space="0" w:color="auto"/>
        <w:bottom w:val="none" w:sz="0" w:space="0" w:color="auto"/>
        <w:right w:val="none" w:sz="0" w:space="0" w:color="auto"/>
      </w:divBdr>
    </w:div>
    <w:div w:id="1169833778">
      <w:marLeft w:val="640"/>
      <w:marRight w:val="0"/>
      <w:marTop w:val="0"/>
      <w:marBottom w:val="0"/>
      <w:divBdr>
        <w:top w:val="none" w:sz="0" w:space="0" w:color="auto"/>
        <w:left w:val="none" w:sz="0" w:space="0" w:color="auto"/>
        <w:bottom w:val="none" w:sz="0" w:space="0" w:color="auto"/>
        <w:right w:val="none" w:sz="0" w:space="0" w:color="auto"/>
      </w:divBdr>
    </w:div>
    <w:div w:id="1169909955">
      <w:marLeft w:val="640"/>
      <w:marRight w:val="0"/>
      <w:marTop w:val="0"/>
      <w:marBottom w:val="0"/>
      <w:divBdr>
        <w:top w:val="none" w:sz="0" w:space="0" w:color="auto"/>
        <w:left w:val="none" w:sz="0" w:space="0" w:color="auto"/>
        <w:bottom w:val="none" w:sz="0" w:space="0" w:color="auto"/>
        <w:right w:val="none" w:sz="0" w:space="0" w:color="auto"/>
      </w:divBdr>
    </w:div>
    <w:div w:id="1170021566">
      <w:marLeft w:val="640"/>
      <w:marRight w:val="0"/>
      <w:marTop w:val="0"/>
      <w:marBottom w:val="0"/>
      <w:divBdr>
        <w:top w:val="none" w:sz="0" w:space="0" w:color="auto"/>
        <w:left w:val="none" w:sz="0" w:space="0" w:color="auto"/>
        <w:bottom w:val="none" w:sz="0" w:space="0" w:color="auto"/>
        <w:right w:val="none" w:sz="0" w:space="0" w:color="auto"/>
      </w:divBdr>
    </w:div>
    <w:div w:id="1170027617">
      <w:marLeft w:val="640"/>
      <w:marRight w:val="0"/>
      <w:marTop w:val="0"/>
      <w:marBottom w:val="0"/>
      <w:divBdr>
        <w:top w:val="none" w:sz="0" w:space="0" w:color="auto"/>
        <w:left w:val="none" w:sz="0" w:space="0" w:color="auto"/>
        <w:bottom w:val="none" w:sz="0" w:space="0" w:color="auto"/>
        <w:right w:val="none" w:sz="0" w:space="0" w:color="auto"/>
      </w:divBdr>
    </w:div>
    <w:div w:id="1170028434">
      <w:marLeft w:val="640"/>
      <w:marRight w:val="0"/>
      <w:marTop w:val="0"/>
      <w:marBottom w:val="0"/>
      <w:divBdr>
        <w:top w:val="none" w:sz="0" w:space="0" w:color="auto"/>
        <w:left w:val="none" w:sz="0" w:space="0" w:color="auto"/>
        <w:bottom w:val="none" w:sz="0" w:space="0" w:color="auto"/>
        <w:right w:val="none" w:sz="0" w:space="0" w:color="auto"/>
      </w:divBdr>
    </w:div>
    <w:div w:id="1170100051">
      <w:marLeft w:val="640"/>
      <w:marRight w:val="0"/>
      <w:marTop w:val="0"/>
      <w:marBottom w:val="0"/>
      <w:divBdr>
        <w:top w:val="none" w:sz="0" w:space="0" w:color="auto"/>
        <w:left w:val="none" w:sz="0" w:space="0" w:color="auto"/>
        <w:bottom w:val="none" w:sz="0" w:space="0" w:color="auto"/>
        <w:right w:val="none" w:sz="0" w:space="0" w:color="auto"/>
      </w:divBdr>
    </w:div>
    <w:div w:id="1170171457">
      <w:marLeft w:val="640"/>
      <w:marRight w:val="0"/>
      <w:marTop w:val="0"/>
      <w:marBottom w:val="0"/>
      <w:divBdr>
        <w:top w:val="none" w:sz="0" w:space="0" w:color="auto"/>
        <w:left w:val="none" w:sz="0" w:space="0" w:color="auto"/>
        <w:bottom w:val="none" w:sz="0" w:space="0" w:color="auto"/>
        <w:right w:val="none" w:sz="0" w:space="0" w:color="auto"/>
      </w:divBdr>
    </w:div>
    <w:div w:id="1170176127">
      <w:marLeft w:val="640"/>
      <w:marRight w:val="0"/>
      <w:marTop w:val="0"/>
      <w:marBottom w:val="0"/>
      <w:divBdr>
        <w:top w:val="none" w:sz="0" w:space="0" w:color="auto"/>
        <w:left w:val="none" w:sz="0" w:space="0" w:color="auto"/>
        <w:bottom w:val="none" w:sz="0" w:space="0" w:color="auto"/>
        <w:right w:val="none" w:sz="0" w:space="0" w:color="auto"/>
      </w:divBdr>
    </w:div>
    <w:div w:id="1170213356">
      <w:marLeft w:val="640"/>
      <w:marRight w:val="0"/>
      <w:marTop w:val="0"/>
      <w:marBottom w:val="0"/>
      <w:divBdr>
        <w:top w:val="none" w:sz="0" w:space="0" w:color="auto"/>
        <w:left w:val="none" w:sz="0" w:space="0" w:color="auto"/>
        <w:bottom w:val="none" w:sz="0" w:space="0" w:color="auto"/>
        <w:right w:val="none" w:sz="0" w:space="0" w:color="auto"/>
      </w:divBdr>
    </w:div>
    <w:div w:id="1170294488">
      <w:marLeft w:val="640"/>
      <w:marRight w:val="0"/>
      <w:marTop w:val="0"/>
      <w:marBottom w:val="0"/>
      <w:divBdr>
        <w:top w:val="none" w:sz="0" w:space="0" w:color="auto"/>
        <w:left w:val="none" w:sz="0" w:space="0" w:color="auto"/>
        <w:bottom w:val="none" w:sz="0" w:space="0" w:color="auto"/>
        <w:right w:val="none" w:sz="0" w:space="0" w:color="auto"/>
      </w:divBdr>
    </w:div>
    <w:div w:id="1170371295">
      <w:marLeft w:val="640"/>
      <w:marRight w:val="0"/>
      <w:marTop w:val="0"/>
      <w:marBottom w:val="0"/>
      <w:divBdr>
        <w:top w:val="none" w:sz="0" w:space="0" w:color="auto"/>
        <w:left w:val="none" w:sz="0" w:space="0" w:color="auto"/>
        <w:bottom w:val="none" w:sz="0" w:space="0" w:color="auto"/>
        <w:right w:val="none" w:sz="0" w:space="0" w:color="auto"/>
      </w:divBdr>
    </w:div>
    <w:div w:id="1170410187">
      <w:marLeft w:val="640"/>
      <w:marRight w:val="0"/>
      <w:marTop w:val="0"/>
      <w:marBottom w:val="0"/>
      <w:divBdr>
        <w:top w:val="none" w:sz="0" w:space="0" w:color="auto"/>
        <w:left w:val="none" w:sz="0" w:space="0" w:color="auto"/>
        <w:bottom w:val="none" w:sz="0" w:space="0" w:color="auto"/>
        <w:right w:val="none" w:sz="0" w:space="0" w:color="auto"/>
      </w:divBdr>
    </w:div>
    <w:div w:id="1170559452">
      <w:marLeft w:val="640"/>
      <w:marRight w:val="0"/>
      <w:marTop w:val="0"/>
      <w:marBottom w:val="0"/>
      <w:divBdr>
        <w:top w:val="none" w:sz="0" w:space="0" w:color="auto"/>
        <w:left w:val="none" w:sz="0" w:space="0" w:color="auto"/>
        <w:bottom w:val="none" w:sz="0" w:space="0" w:color="auto"/>
        <w:right w:val="none" w:sz="0" w:space="0" w:color="auto"/>
      </w:divBdr>
    </w:div>
    <w:div w:id="1170563017">
      <w:marLeft w:val="640"/>
      <w:marRight w:val="0"/>
      <w:marTop w:val="0"/>
      <w:marBottom w:val="0"/>
      <w:divBdr>
        <w:top w:val="none" w:sz="0" w:space="0" w:color="auto"/>
        <w:left w:val="none" w:sz="0" w:space="0" w:color="auto"/>
        <w:bottom w:val="none" w:sz="0" w:space="0" w:color="auto"/>
        <w:right w:val="none" w:sz="0" w:space="0" w:color="auto"/>
      </w:divBdr>
    </w:div>
    <w:div w:id="1170566286">
      <w:marLeft w:val="640"/>
      <w:marRight w:val="0"/>
      <w:marTop w:val="0"/>
      <w:marBottom w:val="0"/>
      <w:divBdr>
        <w:top w:val="none" w:sz="0" w:space="0" w:color="auto"/>
        <w:left w:val="none" w:sz="0" w:space="0" w:color="auto"/>
        <w:bottom w:val="none" w:sz="0" w:space="0" w:color="auto"/>
        <w:right w:val="none" w:sz="0" w:space="0" w:color="auto"/>
      </w:divBdr>
    </w:div>
    <w:div w:id="1170605327">
      <w:marLeft w:val="640"/>
      <w:marRight w:val="0"/>
      <w:marTop w:val="0"/>
      <w:marBottom w:val="0"/>
      <w:divBdr>
        <w:top w:val="none" w:sz="0" w:space="0" w:color="auto"/>
        <w:left w:val="none" w:sz="0" w:space="0" w:color="auto"/>
        <w:bottom w:val="none" w:sz="0" w:space="0" w:color="auto"/>
        <w:right w:val="none" w:sz="0" w:space="0" w:color="auto"/>
      </w:divBdr>
    </w:div>
    <w:div w:id="1170676094">
      <w:marLeft w:val="640"/>
      <w:marRight w:val="0"/>
      <w:marTop w:val="0"/>
      <w:marBottom w:val="0"/>
      <w:divBdr>
        <w:top w:val="none" w:sz="0" w:space="0" w:color="auto"/>
        <w:left w:val="none" w:sz="0" w:space="0" w:color="auto"/>
        <w:bottom w:val="none" w:sz="0" w:space="0" w:color="auto"/>
        <w:right w:val="none" w:sz="0" w:space="0" w:color="auto"/>
      </w:divBdr>
    </w:div>
    <w:div w:id="1170757660">
      <w:marLeft w:val="640"/>
      <w:marRight w:val="0"/>
      <w:marTop w:val="0"/>
      <w:marBottom w:val="0"/>
      <w:divBdr>
        <w:top w:val="none" w:sz="0" w:space="0" w:color="auto"/>
        <w:left w:val="none" w:sz="0" w:space="0" w:color="auto"/>
        <w:bottom w:val="none" w:sz="0" w:space="0" w:color="auto"/>
        <w:right w:val="none" w:sz="0" w:space="0" w:color="auto"/>
      </w:divBdr>
    </w:div>
    <w:div w:id="1170874777">
      <w:marLeft w:val="640"/>
      <w:marRight w:val="0"/>
      <w:marTop w:val="0"/>
      <w:marBottom w:val="0"/>
      <w:divBdr>
        <w:top w:val="none" w:sz="0" w:space="0" w:color="auto"/>
        <w:left w:val="none" w:sz="0" w:space="0" w:color="auto"/>
        <w:bottom w:val="none" w:sz="0" w:space="0" w:color="auto"/>
        <w:right w:val="none" w:sz="0" w:space="0" w:color="auto"/>
      </w:divBdr>
    </w:div>
    <w:div w:id="1170875724">
      <w:marLeft w:val="640"/>
      <w:marRight w:val="0"/>
      <w:marTop w:val="0"/>
      <w:marBottom w:val="0"/>
      <w:divBdr>
        <w:top w:val="none" w:sz="0" w:space="0" w:color="auto"/>
        <w:left w:val="none" w:sz="0" w:space="0" w:color="auto"/>
        <w:bottom w:val="none" w:sz="0" w:space="0" w:color="auto"/>
        <w:right w:val="none" w:sz="0" w:space="0" w:color="auto"/>
      </w:divBdr>
    </w:div>
    <w:div w:id="1170945825">
      <w:marLeft w:val="640"/>
      <w:marRight w:val="0"/>
      <w:marTop w:val="0"/>
      <w:marBottom w:val="0"/>
      <w:divBdr>
        <w:top w:val="none" w:sz="0" w:space="0" w:color="auto"/>
        <w:left w:val="none" w:sz="0" w:space="0" w:color="auto"/>
        <w:bottom w:val="none" w:sz="0" w:space="0" w:color="auto"/>
        <w:right w:val="none" w:sz="0" w:space="0" w:color="auto"/>
      </w:divBdr>
    </w:div>
    <w:div w:id="1170946681">
      <w:marLeft w:val="640"/>
      <w:marRight w:val="0"/>
      <w:marTop w:val="0"/>
      <w:marBottom w:val="0"/>
      <w:divBdr>
        <w:top w:val="none" w:sz="0" w:space="0" w:color="auto"/>
        <w:left w:val="none" w:sz="0" w:space="0" w:color="auto"/>
        <w:bottom w:val="none" w:sz="0" w:space="0" w:color="auto"/>
        <w:right w:val="none" w:sz="0" w:space="0" w:color="auto"/>
      </w:divBdr>
    </w:div>
    <w:div w:id="1170947434">
      <w:marLeft w:val="640"/>
      <w:marRight w:val="0"/>
      <w:marTop w:val="0"/>
      <w:marBottom w:val="0"/>
      <w:divBdr>
        <w:top w:val="none" w:sz="0" w:space="0" w:color="auto"/>
        <w:left w:val="none" w:sz="0" w:space="0" w:color="auto"/>
        <w:bottom w:val="none" w:sz="0" w:space="0" w:color="auto"/>
        <w:right w:val="none" w:sz="0" w:space="0" w:color="auto"/>
      </w:divBdr>
    </w:div>
    <w:div w:id="1171026442">
      <w:marLeft w:val="640"/>
      <w:marRight w:val="0"/>
      <w:marTop w:val="0"/>
      <w:marBottom w:val="0"/>
      <w:divBdr>
        <w:top w:val="none" w:sz="0" w:space="0" w:color="auto"/>
        <w:left w:val="none" w:sz="0" w:space="0" w:color="auto"/>
        <w:bottom w:val="none" w:sz="0" w:space="0" w:color="auto"/>
        <w:right w:val="none" w:sz="0" w:space="0" w:color="auto"/>
      </w:divBdr>
    </w:div>
    <w:div w:id="1171141954">
      <w:marLeft w:val="640"/>
      <w:marRight w:val="0"/>
      <w:marTop w:val="0"/>
      <w:marBottom w:val="0"/>
      <w:divBdr>
        <w:top w:val="none" w:sz="0" w:space="0" w:color="auto"/>
        <w:left w:val="none" w:sz="0" w:space="0" w:color="auto"/>
        <w:bottom w:val="none" w:sz="0" w:space="0" w:color="auto"/>
        <w:right w:val="none" w:sz="0" w:space="0" w:color="auto"/>
      </w:divBdr>
    </w:div>
    <w:div w:id="1171331879">
      <w:marLeft w:val="640"/>
      <w:marRight w:val="0"/>
      <w:marTop w:val="0"/>
      <w:marBottom w:val="0"/>
      <w:divBdr>
        <w:top w:val="none" w:sz="0" w:space="0" w:color="auto"/>
        <w:left w:val="none" w:sz="0" w:space="0" w:color="auto"/>
        <w:bottom w:val="none" w:sz="0" w:space="0" w:color="auto"/>
        <w:right w:val="none" w:sz="0" w:space="0" w:color="auto"/>
      </w:divBdr>
    </w:div>
    <w:div w:id="1171456342">
      <w:marLeft w:val="640"/>
      <w:marRight w:val="0"/>
      <w:marTop w:val="0"/>
      <w:marBottom w:val="0"/>
      <w:divBdr>
        <w:top w:val="none" w:sz="0" w:space="0" w:color="auto"/>
        <w:left w:val="none" w:sz="0" w:space="0" w:color="auto"/>
        <w:bottom w:val="none" w:sz="0" w:space="0" w:color="auto"/>
        <w:right w:val="none" w:sz="0" w:space="0" w:color="auto"/>
      </w:divBdr>
    </w:div>
    <w:div w:id="1171485411">
      <w:marLeft w:val="640"/>
      <w:marRight w:val="0"/>
      <w:marTop w:val="0"/>
      <w:marBottom w:val="0"/>
      <w:divBdr>
        <w:top w:val="none" w:sz="0" w:space="0" w:color="auto"/>
        <w:left w:val="none" w:sz="0" w:space="0" w:color="auto"/>
        <w:bottom w:val="none" w:sz="0" w:space="0" w:color="auto"/>
        <w:right w:val="none" w:sz="0" w:space="0" w:color="auto"/>
      </w:divBdr>
    </w:div>
    <w:div w:id="1171525496">
      <w:marLeft w:val="640"/>
      <w:marRight w:val="0"/>
      <w:marTop w:val="0"/>
      <w:marBottom w:val="0"/>
      <w:divBdr>
        <w:top w:val="none" w:sz="0" w:space="0" w:color="auto"/>
        <w:left w:val="none" w:sz="0" w:space="0" w:color="auto"/>
        <w:bottom w:val="none" w:sz="0" w:space="0" w:color="auto"/>
        <w:right w:val="none" w:sz="0" w:space="0" w:color="auto"/>
      </w:divBdr>
    </w:div>
    <w:div w:id="1171794443">
      <w:marLeft w:val="640"/>
      <w:marRight w:val="0"/>
      <w:marTop w:val="0"/>
      <w:marBottom w:val="0"/>
      <w:divBdr>
        <w:top w:val="none" w:sz="0" w:space="0" w:color="auto"/>
        <w:left w:val="none" w:sz="0" w:space="0" w:color="auto"/>
        <w:bottom w:val="none" w:sz="0" w:space="0" w:color="auto"/>
        <w:right w:val="none" w:sz="0" w:space="0" w:color="auto"/>
      </w:divBdr>
    </w:div>
    <w:div w:id="1171797172">
      <w:marLeft w:val="640"/>
      <w:marRight w:val="0"/>
      <w:marTop w:val="0"/>
      <w:marBottom w:val="0"/>
      <w:divBdr>
        <w:top w:val="none" w:sz="0" w:space="0" w:color="auto"/>
        <w:left w:val="none" w:sz="0" w:space="0" w:color="auto"/>
        <w:bottom w:val="none" w:sz="0" w:space="0" w:color="auto"/>
        <w:right w:val="none" w:sz="0" w:space="0" w:color="auto"/>
      </w:divBdr>
    </w:div>
    <w:div w:id="1171874286">
      <w:marLeft w:val="480"/>
      <w:marRight w:val="0"/>
      <w:marTop w:val="0"/>
      <w:marBottom w:val="0"/>
      <w:divBdr>
        <w:top w:val="none" w:sz="0" w:space="0" w:color="auto"/>
        <w:left w:val="none" w:sz="0" w:space="0" w:color="auto"/>
        <w:bottom w:val="none" w:sz="0" w:space="0" w:color="auto"/>
        <w:right w:val="none" w:sz="0" w:space="0" w:color="auto"/>
      </w:divBdr>
    </w:div>
    <w:div w:id="1171988842">
      <w:marLeft w:val="640"/>
      <w:marRight w:val="0"/>
      <w:marTop w:val="0"/>
      <w:marBottom w:val="0"/>
      <w:divBdr>
        <w:top w:val="none" w:sz="0" w:space="0" w:color="auto"/>
        <w:left w:val="none" w:sz="0" w:space="0" w:color="auto"/>
        <w:bottom w:val="none" w:sz="0" w:space="0" w:color="auto"/>
        <w:right w:val="none" w:sz="0" w:space="0" w:color="auto"/>
      </w:divBdr>
    </w:div>
    <w:div w:id="1172062079">
      <w:marLeft w:val="640"/>
      <w:marRight w:val="0"/>
      <w:marTop w:val="0"/>
      <w:marBottom w:val="0"/>
      <w:divBdr>
        <w:top w:val="none" w:sz="0" w:space="0" w:color="auto"/>
        <w:left w:val="none" w:sz="0" w:space="0" w:color="auto"/>
        <w:bottom w:val="none" w:sz="0" w:space="0" w:color="auto"/>
        <w:right w:val="none" w:sz="0" w:space="0" w:color="auto"/>
      </w:divBdr>
    </w:div>
    <w:div w:id="1172068264">
      <w:marLeft w:val="640"/>
      <w:marRight w:val="0"/>
      <w:marTop w:val="0"/>
      <w:marBottom w:val="0"/>
      <w:divBdr>
        <w:top w:val="none" w:sz="0" w:space="0" w:color="auto"/>
        <w:left w:val="none" w:sz="0" w:space="0" w:color="auto"/>
        <w:bottom w:val="none" w:sz="0" w:space="0" w:color="auto"/>
        <w:right w:val="none" w:sz="0" w:space="0" w:color="auto"/>
      </w:divBdr>
    </w:div>
    <w:div w:id="1172068628">
      <w:marLeft w:val="640"/>
      <w:marRight w:val="0"/>
      <w:marTop w:val="0"/>
      <w:marBottom w:val="0"/>
      <w:divBdr>
        <w:top w:val="none" w:sz="0" w:space="0" w:color="auto"/>
        <w:left w:val="none" w:sz="0" w:space="0" w:color="auto"/>
        <w:bottom w:val="none" w:sz="0" w:space="0" w:color="auto"/>
        <w:right w:val="none" w:sz="0" w:space="0" w:color="auto"/>
      </w:divBdr>
    </w:div>
    <w:div w:id="1172140205">
      <w:marLeft w:val="640"/>
      <w:marRight w:val="0"/>
      <w:marTop w:val="0"/>
      <w:marBottom w:val="0"/>
      <w:divBdr>
        <w:top w:val="none" w:sz="0" w:space="0" w:color="auto"/>
        <w:left w:val="none" w:sz="0" w:space="0" w:color="auto"/>
        <w:bottom w:val="none" w:sz="0" w:space="0" w:color="auto"/>
        <w:right w:val="none" w:sz="0" w:space="0" w:color="auto"/>
      </w:divBdr>
    </w:div>
    <w:div w:id="1172143385">
      <w:marLeft w:val="640"/>
      <w:marRight w:val="0"/>
      <w:marTop w:val="0"/>
      <w:marBottom w:val="0"/>
      <w:divBdr>
        <w:top w:val="none" w:sz="0" w:space="0" w:color="auto"/>
        <w:left w:val="none" w:sz="0" w:space="0" w:color="auto"/>
        <w:bottom w:val="none" w:sz="0" w:space="0" w:color="auto"/>
        <w:right w:val="none" w:sz="0" w:space="0" w:color="auto"/>
      </w:divBdr>
    </w:div>
    <w:div w:id="1172257416">
      <w:marLeft w:val="640"/>
      <w:marRight w:val="0"/>
      <w:marTop w:val="0"/>
      <w:marBottom w:val="0"/>
      <w:divBdr>
        <w:top w:val="none" w:sz="0" w:space="0" w:color="auto"/>
        <w:left w:val="none" w:sz="0" w:space="0" w:color="auto"/>
        <w:bottom w:val="none" w:sz="0" w:space="0" w:color="auto"/>
        <w:right w:val="none" w:sz="0" w:space="0" w:color="auto"/>
      </w:divBdr>
    </w:div>
    <w:div w:id="1172528507">
      <w:marLeft w:val="640"/>
      <w:marRight w:val="0"/>
      <w:marTop w:val="0"/>
      <w:marBottom w:val="0"/>
      <w:divBdr>
        <w:top w:val="none" w:sz="0" w:space="0" w:color="auto"/>
        <w:left w:val="none" w:sz="0" w:space="0" w:color="auto"/>
        <w:bottom w:val="none" w:sz="0" w:space="0" w:color="auto"/>
        <w:right w:val="none" w:sz="0" w:space="0" w:color="auto"/>
      </w:divBdr>
    </w:div>
    <w:div w:id="1172646182">
      <w:marLeft w:val="640"/>
      <w:marRight w:val="0"/>
      <w:marTop w:val="0"/>
      <w:marBottom w:val="0"/>
      <w:divBdr>
        <w:top w:val="none" w:sz="0" w:space="0" w:color="auto"/>
        <w:left w:val="none" w:sz="0" w:space="0" w:color="auto"/>
        <w:bottom w:val="none" w:sz="0" w:space="0" w:color="auto"/>
        <w:right w:val="none" w:sz="0" w:space="0" w:color="auto"/>
      </w:divBdr>
    </w:div>
    <w:div w:id="1172722020">
      <w:marLeft w:val="640"/>
      <w:marRight w:val="0"/>
      <w:marTop w:val="0"/>
      <w:marBottom w:val="0"/>
      <w:divBdr>
        <w:top w:val="none" w:sz="0" w:space="0" w:color="auto"/>
        <w:left w:val="none" w:sz="0" w:space="0" w:color="auto"/>
        <w:bottom w:val="none" w:sz="0" w:space="0" w:color="auto"/>
        <w:right w:val="none" w:sz="0" w:space="0" w:color="auto"/>
      </w:divBdr>
    </w:div>
    <w:div w:id="1172723017">
      <w:marLeft w:val="640"/>
      <w:marRight w:val="0"/>
      <w:marTop w:val="0"/>
      <w:marBottom w:val="0"/>
      <w:divBdr>
        <w:top w:val="none" w:sz="0" w:space="0" w:color="auto"/>
        <w:left w:val="none" w:sz="0" w:space="0" w:color="auto"/>
        <w:bottom w:val="none" w:sz="0" w:space="0" w:color="auto"/>
        <w:right w:val="none" w:sz="0" w:space="0" w:color="auto"/>
      </w:divBdr>
    </w:div>
    <w:div w:id="1172989933">
      <w:marLeft w:val="640"/>
      <w:marRight w:val="0"/>
      <w:marTop w:val="0"/>
      <w:marBottom w:val="0"/>
      <w:divBdr>
        <w:top w:val="none" w:sz="0" w:space="0" w:color="auto"/>
        <w:left w:val="none" w:sz="0" w:space="0" w:color="auto"/>
        <w:bottom w:val="none" w:sz="0" w:space="0" w:color="auto"/>
        <w:right w:val="none" w:sz="0" w:space="0" w:color="auto"/>
      </w:divBdr>
    </w:div>
    <w:div w:id="1172993309">
      <w:marLeft w:val="640"/>
      <w:marRight w:val="0"/>
      <w:marTop w:val="0"/>
      <w:marBottom w:val="0"/>
      <w:divBdr>
        <w:top w:val="none" w:sz="0" w:space="0" w:color="auto"/>
        <w:left w:val="none" w:sz="0" w:space="0" w:color="auto"/>
        <w:bottom w:val="none" w:sz="0" w:space="0" w:color="auto"/>
        <w:right w:val="none" w:sz="0" w:space="0" w:color="auto"/>
      </w:divBdr>
    </w:div>
    <w:div w:id="1173030744">
      <w:marLeft w:val="640"/>
      <w:marRight w:val="0"/>
      <w:marTop w:val="0"/>
      <w:marBottom w:val="0"/>
      <w:divBdr>
        <w:top w:val="none" w:sz="0" w:space="0" w:color="auto"/>
        <w:left w:val="none" w:sz="0" w:space="0" w:color="auto"/>
        <w:bottom w:val="none" w:sz="0" w:space="0" w:color="auto"/>
        <w:right w:val="none" w:sz="0" w:space="0" w:color="auto"/>
      </w:divBdr>
    </w:div>
    <w:div w:id="1173033312">
      <w:marLeft w:val="640"/>
      <w:marRight w:val="0"/>
      <w:marTop w:val="0"/>
      <w:marBottom w:val="0"/>
      <w:divBdr>
        <w:top w:val="none" w:sz="0" w:space="0" w:color="auto"/>
        <w:left w:val="none" w:sz="0" w:space="0" w:color="auto"/>
        <w:bottom w:val="none" w:sz="0" w:space="0" w:color="auto"/>
        <w:right w:val="none" w:sz="0" w:space="0" w:color="auto"/>
      </w:divBdr>
    </w:div>
    <w:div w:id="1173179447">
      <w:marLeft w:val="640"/>
      <w:marRight w:val="0"/>
      <w:marTop w:val="0"/>
      <w:marBottom w:val="0"/>
      <w:divBdr>
        <w:top w:val="none" w:sz="0" w:space="0" w:color="auto"/>
        <w:left w:val="none" w:sz="0" w:space="0" w:color="auto"/>
        <w:bottom w:val="none" w:sz="0" w:space="0" w:color="auto"/>
        <w:right w:val="none" w:sz="0" w:space="0" w:color="auto"/>
      </w:divBdr>
    </w:div>
    <w:div w:id="1173185864">
      <w:marLeft w:val="640"/>
      <w:marRight w:val="0"/>
      <w:marTop w:val="0"/>
      <w:marBottom w:val="0"/>
      <w:divBdr>
        <w:top w:val="none" w:sz="0" w:space="0" w:color="auto"/>
        <w:left w:val="none" w:sz="0" w:space="0" w:color="auto"/>
        <w:bottom w:val="none" w:sz="0" w:space="0" w:color="auto"/>
        <w:right w:val="none" w:sz="0" w:space="0" w:color="auto"/>
      </w:divBdr>
    </w:div>
    <w:div w:id="1173451428">
      <w:marLeft w:val="640"/>
      <w:marRight w:val="0"/>
      <w:marTop w:val="0"/>
      <w:marBottom w:val="0"/>
      <w:divBdr>
        <w:top w:val="none" w:sz="0" w:space="0" w:color="auto"/>
        <w:left w:val="none" w:sz="0" w:space="0" w:color="auto"/>
        <w:bottom w:val="none" w:sz="0" w:space="0" w:color="auto"/>
        <w:right w:val="none" w:sz="0" w:space="0" w:color="auto"/>
      </w:divBdr>
    </w:div>
    <w:div w:id="1173489704">
      <w:marLeft w:val="640"/>
      <w:marRight w:val="0"/>
      <w:marTop w:val="0"/>
      <w:marBottom w:val="0"/>
      <w:divBdr>
        <w:top w:val="none" w:sz="0" w:space="0" w:color="auto"/>
        <w:left w:val="none" w:sz="0" w:space="0" w:color="auto"/>
        <w:bottom w:val="none" w:sz="0" w:space="0" w:color="auto"/>
        <w:right w:val="none" w:sz="0" w:space="0" w:color="auto"/>
      </w:divBdr>
    </w:div>
    <w:div w:id="1173498245">
      <w:marLeft w:val="640"/>
      <w:marRight w:val="0"/>
      <w:marTop w:val="0"/>
      <w:marBottom w:val="0"/>
      <w:divBdr>
        <w:top w:val="none" w:sz="0" w:space="0" w:color="auto"/>
        <w:left w:val="none" w:sz="0" w:space="0" w:color="auto"/>
        <w:bottom w:val="none" w:sz="0" w:space="0" w:color="auto"/>
        <w:right w:val="none" w:sz="0" w:space="0" w:color="auto"/>
      </w:divBdr>
    </w:div>
    <w:div w:id="1173882676">
      <w:marLeft w:val="640"/>
      <w:marRight w:val="0"/>
      <w:marTop w:val="0"/>
      <w:marBottom w:val="0"/>
      <w:divBdr>
        <w:top w:val="none" w:sz="0" w:space="0" w:color="auto"/>
        <w:left w:val="none" w:sz="0" w:space="0" w:color="auto"/>
        <w:bottom w:val="none" w:sz="0" w:space="0" w:color="auto"/>
        <w:right w:val="none" w:sz="0" w:space="0" w:color="auto"/>
      </w:divBdr>
    </w:div>
    <w:div w:id="1173908889">
      <w:marLeft w:val="640"/>
      <w:marRight w:val="0"/>
      <w:marTop w:val="0"/>
      <w:marBottom w:val="0"/>
      <w:divBdr>
        <w:top w:val="none" w:sz="0" w:space="0" w:color="auto"/>
        <w:left w:val="none" w:sz="0" w:space="0" w:color="auto"/>
        <w:bottom w:val="none" w:sz="0" w:space="0" w:color="auto"/>
        <w:right w:val="none" w:sz="0" w:space="0" w:color="auto"/>
      </w:divBdr>
    </w:div>
    <w:div w:id="1173910742">
      <w:marLeft w:val="640"/>
      <w:marRight w:val="0"/>
      <w:marTop w:val="0"/>
      <w:marBottom w:val="0"/>
      <w:divBdr>
        <w:top w:val="none" w:sz="0" w:space="0" w:color="auto"/>
        <w:left w:val="none" w:sz="0" w:space="0" w:color="auto"/>
        <w:bottom w:val="none" w:sz="0" w:space="0" w:color="auto"/>
        <w:right w:val="none" w:sz="0" w:space="0" w:color="auto"/>
      </w:divBdr>
    </w:div>
    <w:div w:id="1173953705">
      <w:marLeft w:val="640"/>
      <w:marRight w:val="0"/>
      <w:marTop w:val="0"/>
      <w:marBottom w:val="0"/>
      <w:divBdr>
        <w:top w:val="none" w:sz="0" w:space="0" w:color="auto"/>
        <w:left w:val="none" w:sz="0" w:space="0" w:color="auto"/>
        <w:bottom w:val="none" w:sz="0" w:space="0" w:color="auto"/>
        <w:right w:val="none" w:sz="0" w:space="0" w:color="auto"/>
      </w:divBdr>
    </w:div>
    <w:div w:id="1173956072">
      <w:marLeft w:val="640"/>
      <w:marRight w:val="0"/>
      <w:marTop w:val="0"/>
      <w:marBottom w:val="0"/>
      <w:divBdr>
        <w:top w:val="none" w:sz="0" w:space="0" w:color="auto"/>
        <w:left w:val="none" w:sz="0" w:space="0" w:color="auto"/>
        <w:bottom w:val="none" w:sz="0" w:space="0" w:color="auto"/>
        <w:right w:val="none" w:sz="0" w:space="0" w:color="auto"/>
      </w:divBdr>
    </w:div>
    <w:div w:id="1174026835">
      <w:marLeft w:val="640"/>
      <w:marRight w:val="0"/>
      <w:marTop w:val="0"/>
      <w:marBottom w:val="0"/>
      <w:divBdr>
        <w:top w:val="none" w:sz="0" w:space="0" w:color="auto"/>
        <w:left w:val="none" w:sz="0" w:space="0" w:color="auto"/>
        <w:bottom w:val="none" w:sz="0" w:space="0" w:color="auto"/>
        <w:right w:val="none" w:sz="0" w:space="0" w:color="auto"/>
      </w:divBdr>
    </w:div>
    <w:div w:id="1174027358">
      <w:marLeft w:val="640"/>
      <w:marRight w:val="0"/>
      <w:marTop w:val="0"/>
      <w:marBottom w:val="0"/>
      <w:divBdr>
        <w:top w:val="none" w:sz="0" w:space="0" w:color="auto"/>
        <w:left w:val="none" w:sz="0" w:space="0" w:color="auto"/>
        <w:bottom w:val="none" w:sz="0" w:space="0" w:color="auto"/>
        <w:right w:val="none" w:sz="0" w:space="0" w:color="auto"/>
      </w:divBdr>
    </w:div>
    <w:div w:id="1174028571">
      <w:marLeft w:val="640"/>
      <w:marRight w:val="0"/>
      <w:marTop w:val="0"/>
      <w:marBottom w:val="0"/>
      <w:divBdr>
        <w:top w:val="none" w:sz="0" w:space="0" w:color="auto"/>
        <w:left w:val="none" w:sz="0" w:space="0" w:color="auto"/>
        <w:bottom w:val="none" w:sz="0" w:space="0" w:color="auto"/>
        <w:right w:val="none" w:sz="0" w:space="0" w:color="auto"/>
      </w:divBdr>
    </w:div>
    <w:div w:id="1174107434">
      <w:marLeft w:val="640"/>
      <w:marRight w:val="0"/>
      <w:marTop w:val="0"/>
      <w:marBottom w:val="0"/>
      <w:divBdr>
        <w:top w:val="none" w:sz="0" w:space="0" w:color="auto"/>
        <w:left w:val="none" w:sz="0" w:space="0" w:color="auto"/>
        <w:bottom w:val="none" w:sz="0" w:space="0" w:color="auto"/>
        <w:right w:val="none" w:sz="0" w:space="0" w:color="auto"/>
      </w:divBdr>
    </w:div>
    <w:div w:id="1174225737">
      <w:marLeft w:val="640"/>
      <w:marRight w:val="0"/>
      <w:marTop w:val="0"/>
      <w:marBottom w:val="0"/>
      <w:divBdr>
        <w:top w:val="none" w:sz="0" w:space="0" w:color="auto"/>
        <w:left w:val="none" w:sz="0" w:space="0" w:color="auto"/>
        <w:bottom w:val="none" w:sz="0" w:space="0" w:color="auto"/>
        <w:right w:val="none" w:sz="0" w:space="0" w:color="auto"/>
      </w:divBdr>
    </w:div>
    <w:div w:id="1174295469">
      <w:marLeft w:val="640"/>
      <w:marRight w:val="0"/>
      <w:marTop w:val="0"/>
      <w:marBottom w:val="0"/>
      <w:divBdr>
        <w:top w:val="none" w:sz="0" w:space="0" w:color="auto"/>
        <w:left w:val="none" w:sz="0" w:space="0" w:color="auto"/>
        <w:bottom w:val="none" w:sz="0" w:space="0" w:color="auto"/>
        <w:right w:val="none" w:sz="0" w:space="0" w:color="auto"/>
      </w:divBdr>
    </w:div>
    <w:div w:id="1174685915">
      <w:marLeft w:val="640"/>
      <w:marRight w:val="0"/>
      <w:marTop w:val="0"/>
      <w:marBottom w:val="0"/>
      <w:divBdr>
        <w:top w:val="none" w:sz="0" w:space="0" w:color="auto"/>
        <w:left w:val="none" w:sz="0" w:space="0" w:color="auto"/>
        <w:bottom w:val="none" w:sz="0" w:space="0" w:color="auto"/>
        <w:right w:val="none" w:sz="0" w:space="0" w:color="auto"/>
      </w:divBdr>
    </w:div>
    <w:div w:id="1174689390">
      <w:marLeft w:val="640"/>
      <w:marRight w:val="0"/>
      <w:marTop w:val="0"/>
      <w:marBottom w:val="0"/>
      <w:divBdr>
        <w:top w:val="none" w:sz="0" w:space="0" w:color="auto"/>
        <w:left w:val="none" w:sz="0" w:space="0" w:color="auto"/>
        <w:bottom w:val="none" w:sz="0" w:space="0" w:color="auto"/>
        <w:right w:val="none" w:sz="0" w:space="0" w:color="auto"/>
      </w:divBdr>
    </w:div>
    <w:div w:id="1174757852">
      <w:marLeft w:val="640"/>
      <w:marRight w:val="0"/>
      <w:marTop w:val="0"/>
      <w:marBottom w:val="0"/>
      <w:divBdr>
        <w:top w:val="none" w:sz="0" w:space="0" w:color="auto"/>
        <w:left w:val="none" w:sz="0" w:space="0" w:color="auto"/>
        <w:bottom w:val="none" w:sz="0" w:space="0" w:color="auto"/>
        <w:right w:val="none" w:sz="0" w:space="0" w:color="auto"/>
      </w:divBdr>
    </w:div>
    <w:div w:id="1174760513">
      <w:marLeft w:val="640"/>
      <w:marRight w:val="0"/>
      <w:marTop w:val="0"/>
      <w:marBottom w:val="0"/>
      <w:divBdr>
        <w:top w:val="none" w:sz="0" w:space="0" w:color="auto"/>
        <w:left w:val="none" w:sz="0" w:space="0" w:color="auto"/>
        <w:bottom w:val="none" w:sz="0" w:space="0" w:color="auto"/>
        <w:right w:val="none" w:sz="0" w:space="0" w:color="auto"/>
      </w:divBdr>
    </w:div>
    <w:div w:id="1174806526">
      <w:marLeft w:val="640"/>
      <w:marRight w:val="0"/>
      <w:marTop w:val="0"/>
      <w:marBottom w:val="0"/>
      <w:divBdr>
        <w:top w:val="none" w:sz="0" w:space="0" w:color="auto"/>
        <w:left w:val="none" w:sz="0" w:space="0" w:color="auto"/>
        <w:bottom w:val="none" w:sz="0" w:space="0" w:color="auto"/>
        <w:right w:val="none" w:sz="0" w:space="0" w:color="auto"/>
      </w:divBdr>
    </w:div>
    <w:div w:id="1174951244">
      <w:marLeft w:val="640"/>
      <w:marRight w:val="0"/>
      <w:marTop w:val="0"/>
      <w:marBottom w:val="0"/>
      <w:divBdr>
        <w:top w:val="none" w:sz="0" w:space="0" w:color="auto"/>
        <w:left w:val="none" w:sz="0" w:space="0" w:color="auto"/>
        <w:bottom w:val="none" w:sz="0" w:space="0" w:color="auto"/>
        <w:right w:val="none" w:sz="0" w:space="0" w:color="auto"/>
      </w:divBdr>
    </w:div>
    <w:div w:id="1174955869">
      <w:marLeft w:val="640"/>
      <w:marRight w:val="0"/>
      <w:marTop w:val="0"/>
      <w:marBottom w:val="0"/>
      <w:divBdr>
        <w:top w:val="none" w:sz="0" w:space="0" w:color="auto"/>
        <w:left w:val="none" w:sz="0" w:space="0" w:color="auto"/>
        <w:bottom w:val="none" w:sz="0" w:space="0" w:color="auto"/>
        <w:right w:val="none" w:sz="0" w:space="0" w:color="auto"/>
      </w:divBdr>
    </w:div>
    <w:div w:id="1175026842">
      <w:marLeft w:val="640"/>
      <w:marRight w:val="0"/>
      <w:marTop w:val="0"/>
      <w:marBottom w:val="0"/>
      <w:divBdr>
        <w:top w:val="none" w:sz="0" w:space="0" w:color="auto"/>
        <w:left w:val="none" w:sz="0" w:space="0" w:color="auto"/>
        <w:bottom w:val="none" w:sz="0" w:space="0" w:color="auto"/>
        <w:right w:val="none" w:sz="0" w:space="0" w:color="auto"/>
      </w:divBdr>
    </w:div>
    <w:div w:id="1175072117">
      <w:marLeft w:val="640"/>
      <w:marRight w:val="0"/>
      <w:marTop w:val="0"/>
      <w:marBottom w:val="0"/>
      <w:divBdr>
        <w:top w:val="none" w:sz="0" w:space="0" w:color="auto"/>
        <w:left w:val="none" w:sz="0" w:space="0" w:color="auto"/>
        <w:bottom w:val="none" w:sz="0" w:space="0" w:color="auto"/>
        <w:right w:val="none" w:sz="0" w:space="0" w:color="auto"/>
      </w:divBdr>
    </w:div>
    <w:div w:id="1175267199">
      <w:marLeft w:val="640"/>
      <w:marRight w:val="0"/>
      <w:marTop w:val="0"/>
      <w:marBottom w:val="0"/>
      <w:divBdr>
        <w:top w:val="none" w:sz="0" w:space="0" w:color="auto"/>
        <w:left w:val="none" w:sz="0" w:space="0" w:color="auto"/>
        <w:bottom w:val="none" w:sz="0" w:space="0" w:color="auto"/>
        <w:right w:val="none" w:sz="0" w:space="0" w:color="auto"/>
      </w:divBdr>
    </w:div>
    <w:div w:id="1175269905">
      <w:marLeft w:val="640"/>
      <w:marRight w:val="0"/>
      <w:marTop w:val="0"/>
      <w:marBottom w:val="0"/>
      <w:divBdr>
        <w:top w:val="none" w:sz="0" w:space="0" w:color="auto"/>
        <w:left w:val="none" w:sz="0" w:space="0" w:color="auto"/>
        <w:bottom w:val="none" w:sz="0" w:space="0" w:color="auto"/>
        <w:right w:val="none" w:sz="0" w:space="0" w:color="auto"/>
      </w:divBdr>
    </w:div>
    <w:div w:id="1175337346">
      <w:marLeft w:val="480"/>
      <w:marRight w:val="0"/>
      <w:marTop w:val="0"/>
      <w:marBottom w:val="0"/>
      <w:divBdr>
        <w:top w:val="none" w:sz="0" w:space="0" w:color="auto"/>
        <w:left w:val="none" w:sz="0" w:space="0" w:color="auto"/>
        <w:bottom w:val="none" w:sz="0" w:space="0" w:color="auto"/>
        <w:right w:val="none" w:sz="0" w:space="0" w:color="auto"/>
      </w:divBdr>
    </w:div>
    <w:div w:id="1175339713">
      <w:marLeft w:val="640"/>
      <w:marRight w:val="0"/>
      <w:marTop w:val="0"/>
      <w:marBottom w:val="0"/>
      <w:divBdr>
        <w:top w:val="none" w:sz="0" w:space="0" w:color="auto"/>
        <w:left w:val="none" w:sz="0" w:space="0" w:color="auto"/>
        <w:bottom w:val="none" w:sz="0" w:space="0" w:color="auto"/>
        <w:right w:val="none" w:sz="0" w:space="0" w:color="auto"/>
      </w:divBdr>
    </w:div>
    <w:div w:id="1175388954">
      <w:marLeft w:val="640"/>
      <w:marRight w:val="0"/>
      <w:marTop w:val="0"/>
      <w:marBottom w:val="0"/>
      <w:divBdr>
        <w:top w:val="none" w:sz="0" w:space="0" w:color="auto"/>
        <w:left w:val="none" w:sz="0" w:space="0" w:color="auto"/>
        <w:bottom w:val="none" w:sz="0" w:space="0" w:color="auto"/>
        <w:right w:val="none" w:sz="0" w:space="0" w:color="auto"/>
      </w:divBdr>
    </w:div>
    <w:div w:id="1175536621">
      <w:marLeft w:val="640"/>
      <w:marRight w:val="0"/>
      <w:marTop w:val="0"/>
      <w:marBottom w:val="0"/>
      <w:divBdr>
        <w:top w:val="none" w:sz="0" w:space="0" w:color="auto"/>
        <w:left w:val="none" w:sz="0" w:space="0" w:color="auto"/>
        <w:bottom w:val="none" w:sz="0" w:space="0" w:color="auto"/>
        <w:right w:val="none" w:sz="0" w:space="0" w:color="auto"/>
      </w:divBdr>
    </w:div>
    <w:div w:id="1175655352">
      <w:marLeft w:val="640"/>
      <w:marRight w:val="0"/>
      <w:marTop w:val="0"/>
      <w:marBottom w:val="0"/>
      <w:divBdr>
        <w:top w:val="none" w:sz="0" w:space="0" w:color="auto"/>
        <w:left w:val="none" w:sz="0" w:space="0" w:color="auto"/>
        <w:bottom w:val="none" w:sz="0" w:space="0" w:color="auto"/>
        <w:right w:val="none" w:sz="0" w:space="0" w:color="auto"/>
      </w:divBdr>
    </w:div>
    <w:div w:id="1175876699">
      <w:marLeft w:val="640"/>
      <w:marRight w:val="0"/>
      <w:marTop w:val="0"/>
      <w:marBottom w:val="0"/>
      <w:divBdr>
        <w:top w:val="none" w:sz="0" w:space="0" w:color="auto"/>
        <w:left w:val="none" w:sz="0" w:space="0" w:color="auto"/>
        <w:bottom w:val="none" w:sz="0" w:space="0" w:color="auto"/>
        <w:right w:val="none" w:sz="0" w:space="0" w:color="auto"/>
      </w:divBdr>
    </w:div>
    <w:div w:id="1175879031">
      <w:marLeft w:val="640"/>
      <w:marRight w:val="0"/>
      <w:marTop w:val="0"/>
      <w:marBottom w:val="0"/>
      <w:divBdr>
        <w:top w:val="none" w:sz="0" w:space="0" w:color="auto"/>
        <w:left w:val="none" w:sz="0" w:space="0" w:color="auto"/>
        <w:bottom w:val="none" w:sz="0" w:space="0" w:color="auto"/>
        <w:right w:val="none" w:sz="0" w:space="0" w:color="auto"/>
      </w:divBdr>
    </w:div>
    <w:div w:id="1175992953">
      <w:marLeft w:val="640"/>
      <w:marRight w:val="0"/>
      <w:marTop w:val="0"/>
      <w:marBottom w:val="0"/>
      <w:divBdr>
        <w:top w:val="none" w:sz="0" w:space="0" w:color="auto"/>
        <w:left w:val="none" w:sz="0" w:space="0" w:color="auto"/>
        <w:bottom w:val="none" w:sz="0" w:space="0" w:color="auto"/>
        <w:right w:val="none" w:sz="0" w:space="0" w:color="auto"/>
      </w:divBdr>
    </w:div>
    <w:div w:id="1176001758">
      <w:marLeft w:val="640"/>
      <w:marRight w:val="0"/>
      <w:marTop w:val="0"/>
      <w:marBottom w:val="0"/>
      <w:divBdr>
        <w:top w:val="none" w:sz="0" w:space="0" w:color="auto"/>
        <w:left w:val="none" w:sz="0" w:space="0" w:color="auto"/>
        <w:bottom w:val="none" w:sz="0" w:space="0" w:color="auto"/>
        <w:right w:val="none" w:sz="0" w:space="0" w:color="auto"/>
      </w:divBdr>
    </w:div>
    <w:div w:id="1176070228">
      <w:marLeft w:val="640"/>
      <w:marRight w:val="0"/>
      <w:marTop w:val="0"/>
      <w:marBottom w:val="0"/>
      <w:divBdr>
        <w:top w:val="none" w:sz="0" w:space="0" w:color="auto"/>
        <w:left w:val="none" w:sz="0" w:space="0" w:color="auto"/>
        <w:bottom w:val="none" w:sz="0" w:space="0" w:color="auto"/>
        <w:right w:val="none" w:sz="0" w:space="0" w:color="auto"/>
      </w:divBdr>
    </w:div>
    <w:div w:id="1176075330">
      <w:marLeft w:val="640"/>
      <w:marRight w:val="0"/>
      <w:marTop w:val="0"/>
      <w:marBottom w:val="0"/>
      <w:divBdr>
        <w:top w:val="none" w:sz="0" w:space="0" w:color="auto"/>
        <w:left w:val="none" w:sz="0" w:space="0" w:color="auto"/>
        <w:bottom w:val="none" w:sz="0" w:space="0" w:color="auto"/>
        <w:right w:val="none" w:sz="0" w:space="0" w:color="auto"/>
      </w:divBdr>
    </w:div>
    <w:div w:id="1176114863">
      <w:marLeft w:val="640"/>
      <w:marRight w:val="0"/>
      <w:marTop w:val="0"/>
      <w:marBottom w:val="0"/>
      <w:divBdr>
        <w:top w:val="none" w:sz="0" w:space="0" w:color="auto"/>
        <w:left w:val="none" w:sz="0" w:space="0" w:color="auto"/>
        <w:bottom w:val="none" w:sz="0" w:space="0" w:color="auto"/>
        <w:right w:val="none" w:sz="0" w:space="0" w:color="auto"/>
      </w:divBdr>
    </w:div>
    <w:div w:id="1176187344">
      <w:marLeft w:val="640"/>
      <w:marRight w:val="0"/>
      <w:marTop w:val="0"/>
      <w:marBottom w:val="0"/>
      <w:divBdr>
        <w:top w:val="none" w:sz="0" w:space="0" w:color="auto"/>
        <w:left w:val="none" w:sz="0" w:space="0" w:color="auto"/>
        <w:bottom w:val="none" w:sz="0" w:space="0" w:color="auto"/>
        <w:right w:val="none" w:sz="0" w:space="0" w:color="auto"/>
      </w:divBdr>
    </w:div>
    <w:div w:id="1176190860">
      <w:marLeft w:val="640"/>
      <w:marRight w:val="0"/>
      <w:marTop w:val="0"/>
      <w:marBottom w:val="0"/>
      <w:divBdr>
        <w:top w:val="none" w:sz="0" w:space="0" w:color="auto"/>
        <w:left w:val="none" w:sz="0" w:space="0" w:color="auto"/>
        <w:bottom w:val="none" w:sz="0" w:space="0" w:color="auto"/>
        <w:right w:val="none" w:sz="0" w:space="0" w:color="auto"/>
      </w:divBdr>
    </w:div>
    <w:div w:id="1176267986">
      <w:marLeft w:val="640"/>
      <w:marRight w:val="0"/>
      <w:marTop w:val="0"/>
      <w:marBottom w:val="0"/>
      <w:divBdr>
        <w:top w:val="none" w:sz="0" w:space="0" w:color="auto"/>
        <w:left w:val="none" w:sz="0" w:space="0" w:color="auto"/>
        <w:bottom w:val="none" w:sz="0" w:space="0" w:color="auto"/>
        <w:right w:val="none" w:sz="0" w:space="0" w:color="auto"/>
      </w:divBdr>
    </w:div>
    <w:div w:id="1176381302">
      <w:marLeft w:val="640"/>
      <w:marRight w:val="0"/>
      <w:marTop w:val="0"/>
      <w:marBottom w:val="0"/>
      <w:divBdr>
        <w:top w:val="none" w:sz="0" w:space="0" w:color="auto"/>
        <w:left w:val="none" w:sz="0" w:space="0" w:color="auto"/>
        <w:bottom w:val="none" w:sz="0" w:space="0" w:color="auto"/>
        <w:right w:val="none" w:sz="0" w:space="0" w:color="auto"/>
      </w:divBdr>
    </w:div>
    <w:div w:id="1176386330">
      <w:marLeft w:val="640"/>
      <w:marRight w:val="0"/>
      <w:marTop w:val="0"/>
      <w:marBottom w:val="0"/>
      <w:divBdr>
        <w:top w:val="none" w:sz="0" w:space="0" w:color="auto"/>
        <w:left w:val="none" w:sz="0" w:space="0" w:color="auto"/>
        <w:bottom w:val="none" w:sz="0" w:space="0" w:color="auto"/>
        <w:right w:val="none" w:sz="0" w:space="0" w:color="auto"/>
      </w:divBdr>
    </w:div>
    <w:div w:id="1176457269">
      <w:marLeft w:val="640"/>
      <w:marRight w:val="0"/>
      <w:marTop w:val="0"/>
      <w:marBottom w:val="0"/>
      <w:divBdr>
        <w:top w:val="none" w:sz="0" w:space="0" w:color="auto"/>
        <w:left w:val="none" w:sz="0" w:space="0" w:color="auto"/>
        <w:bottom w:val="none" w:sz="0" w:space="0" w:color="auto"/>
        <w:right w:val="none" w:sz="0" w:space="0" w:color="auto"/>
      </w:divBdr>
    </w:div>
    <w:div w:id="1176459812">
      <w:marLeft w:val="640"/>
      <w:marRight w:val="0"/>
      <w:marTop w:val="0"/>
      <w:marBottom w:val="0"/>
      <w:divBdr>
        <w:top w:val="none" w:sz="0" w:space="0" w:color="auto"/>
        <w:left w:val="none" w:sz="0" w:space="0" w:color="auto"/>
        <w:bottom w:val="none" w:sz="0" w:space="0" w:color="auto"/>
        <w:right w:val="none" w:sz="0" w:space="0" w:color="auto"/>
      </w:divBdr>
    </w:div>
    <w:div w:id="1176530336">
      <w:marLeft w:val="640"/>
      <w:marRight w:val="0"/>
      <w:marTop w:val="0"/>
      <w:marBottom w:val="0"/>
      <w:divBdr>
        <w:top w:val="none" w:sz="0" w:space="0" w:color="auto"/>
        <w:left w:val="none" w:sz="0" w:space="0" w:color="auto"/>
        <w:bottom w:val="none" w:sz="0" w:space="0" w:color="auto"/>
        <w:right w:val="none" w:sz="0" w:space="0" w:color="auto"/>
      </w:divBdr>
    </w:div>
    <w:div w:id="1176534760">
      <w:marLeft w:val="640"/>
      <w:marRight w:val="0"/>
      <w:marTop w:val="0"/>
      <w:marBottom w:val="0"/>
      <w:divBdr>
        <w:top w:val="none" w:sz="0" w:space="0" w:color="auto"/>
        <w:left w:val="none" w:sz="0" w:space="0" w:color="auto"/>
        <w:bottom w:val="none" w:sz="0" w:space="0" w:color="auto"/>
        <w:right w:val="none" w:sz="0" w:space="0" w:color="auto"/>
      </w:divBdr>
    </w:div>
    <w:div w:id="1176572298">
      <w:marLeft w:val="640"/>
      <w:marRight w:val="0"/>
      <w:marTop w:val="0"/>
      <w:marBottom w:val="0"/>
      <w:divBdr>
        <w:top w:val="none" w:sz="0" w:space="0" w:color="auto"/>
        <w:left w:val="none" w:sz="0" w:space="0" w:color="auto"/>
        <w:bottom w:val="none" w:sz="0" w:space="0" w:color="auto"/>
        <w:right w:val="none" w:sz="0" w:space="0" w:color="auto"/>
      </w:divBdr>
    </w:div>
    <w:div w:id="1176650947">
      <w:marLeft w:val="640"/>
      <w:marRight w:val="0"/>
      <w:marTop w:val="0"/>
      <w:marBottom w:val="0"/>
      <w:divBdr>
        <w:top w:val="none" w:sz="0" w:space="0" w:color="auto"/>
        <w:left w:val="none" w:sz="0" w:space="0" w:color="auto"/>
        <w:bottom w:val="none" w:sz="0" w:space="0" w:color="auto"/>
        <w:right w:val="none" w:sz="0" w:space="0" w:color="auto"/>
      </w:divBdr>
    </w:div>
    <w:div w:id="1176922644">
      <w:marLeft w:val="640"/>
      <w:marRight w:val="0"/>
      <w:marTop w:val="0"/>
      <w:marBottom w:val="0"/>
      <w:divBdr>
        <w:top w:val="none" w:sz="0" w:space="0" w:color="auto"/>
        <w:left w:val="none" w:sz="0" w:space="0" w:color="auto"/>
        <w:bottom w:val="none" w:sz="0" w:space="0" w:color="auto"/>
        <w:right w:val="none" w:sz="0" w:space="0" w:color="auto"/>
      </w:divBdr>
    </w:div>
    <w:div w:id="1176962379">
      <w:marLeft w:val="640"/>
      <w:marRight w:val="0"/>
      <w:marTop w:val="0"/>
      <w:marBottom w:val="0"/>
      <w:divBdr>
        <w:top w:val="none" w:sz="0" w:space="0" w:color="auto"/>
        <w:left w:val="none" w:sz="0" w:space="0" w:color="auto"/>
        <w:bottom w:val="none" w:sz="0" w:space="0" w:color="auto"/>
        <w:right w:val="none" w:sz="0" w:space="0" w:color="auto"/>
      </w:divBdr>
    </w:div>
    <w:div w:id="1177036209">
      <w:marLeft w:val="640"/>
      <w:marRight w:val="0"/>
      <w:marTop w:val="0"/>
      <w:marBottom w:val="0"/>
      <w:divBdr>
        <w:top w:val="none" w:sz="0" w:space="0" w:color="auto"/>
        <w:left w:val="none" w:sz="0" w:space="0" w:color="auto"/>
        <w:bottom w:val="none" w:sz="0" w:space="0" w:color="auto"/>
        <w:right w:val="none" w:sz="0" w:space="0" w:color="auto"/>
      </w:divBdr>
    </w:div>
    <w:div w:id="1177036257">
      <w:marLeft w:val="640"/>
      <w:marRight w:val="0"/>
      <w:marTop w:val="0"/>
      <w:marBottom w:val="0"/>
      <w:divBdr>
        <w:top w:val="none" w:sz="0" w:space="0" w:color="auto"/>
        <w:left w:val="none" w:sz="0" w:space="0" w:color="auto"/>
        <w:bottom w:val="none" w:sz="0" w:space="0" w:color="auto"/>
        <w:right w:val="none" w:sz="0" w:space="0" w:color="auto"/>
      </w:divBdr>
    </w:div>
    <w:div w:id="1177039433">
      <w:marLeft w:val="640"/>
      <w:marRight w:val="0"/>
      <w:marTop w:val="0"/>
      <w:marBottom w:val="0"/>
      <w:divBdr>
        <w:top w:val="none" w:sz="0" w:space="0" w:color="auto"/>
        <w:left w:val="none" w:sz="0" w:space="0" w:color="auto"/>
        <w:bottom w:val="none" w:sz="0" w:space="0" w:color="auto"/>
        <w:right w:val="none" w:sz="0" w:space="0" w:color="auto"/>
      </w:divBdr>
    </w:div>
    <w:div w:id="1177040742">
      <w:marLeft w:val="640"/>
      <w:marRight w:val="0"/>
      <w:marTop w:val="0"/>
      <w:marBottom w:val="0"/>
      <w:divBdr>
        <w:top w:val="none" w:sz="0" w:space="0" w:color="auto"/>
        <w:left w:val="none" w:sz="0" w:space="0" w:color="auto"/>
        <w:bottom w:val="none" w:sz="0" w:space="0" w:color="auto"/>
        <w:right w:val="none" w:sz="0" w:space="0" w:color="auto"/>
      </w:divBdr>
    </w:div>
    <w:div w:id="1177112509">
      <w:marLeft w:val="640"/>
      <w:marRight w:val="0"/>
      <w:marTop w:val="0"/>
      <w:marBottom w:val="0"/>
      <w:divBdr>
        <w:top w:val="none" w:sz="0" w:space="0" w:color="auto"/>
        <w:left w:val="none" w:sz="0" w:space="0" w:color="auto"/>
        <w:bottom w:val="none" w:sz="0" w:space="0" w:color="auto"/>
        <w:right w:val="none" w:sz="0" w:space="0" w:color="auto"/>
      </w:divBdr>
    </w:div>
    <w:div w:id="1177158498">
      <w:marLeft w:val="640"/>
      <w:marRight w:val="0"/>
      <w:marTop w:val="0"/>
      <w:marBottom w:val="0"/>
      <w:divBdr>
        <w:top w:val="none" w:sz="0" w:space="0" w:color="auto"/>
        <w:left w:val="none" w:sz="0" w:space="0" w:color="auto"/>
        <w:bottom w:val="none" w:sz="0" w:space="0" w:color="auto"/>
        <w:right w:val="none" w:sz="0" w:space="0" w:color="auto"/>
      </w:divBdr>
    </w:div>
    <w:div w:id="1177185711">
      <w:marLeft w:val="640"/>
      <w:marRight w:val="0"/>
      <w:marTop w:val="0"/>
      <w:marBottom w:val="0"/>
      <w:divBdr>
        <w:top w:val="none" w:sz="0" w:space="0" w:color="auto"/>
        <w:left w:val="none" w:sz="0" w:space="0" w:color="auto"/>
        <w:bottom w:val="none" w:sz="0" w:space="0" w:color="auto"/>
        <w:right w:val="none" w:sz="0" w:space="0" w:color="auto"/>
      </w:divBdr>
    </w:div>
    <w:div w:id="1177229412">
      <w:marLeft w:val="640"/>
      <w:marRight w:val="0"/>
      <w:marTop w:val="0"/>
      <w:marBottom w:val="0"/>
      <w:divBdr>
        <w:top w:val="none" w:sz="0" w:space="0" w:color="auto"/>
        <w:left w:val="none" w:sz="0" w:space="0" w:color="auto"/>
        <w:bottom w:val="none" w:sz="0" w:space="0" w:color="auto"/>
        <w:right w:val="none" w:sz="0" w:space="0" w:color="auto"/>
      </w:divBdr>
    </w:div>
    <w:div w:id="1177232000">
      <w:marLeft w:val="640"/>
      <w:marRight w:val="0"/>
      <w:marTop w:val="0"/>
      <w:marBottom w:val="0"/>
      <w:divBdr>
        <w:top w:val="none" w:sz="0" w:space="0" w:color="auto"/>
        <w:left w:val="none" w:sz="0" w:space="0" w:color="auto"/>
        <w:bottom w:val="none" w:sz="0" w:space="0" w:color="auto"/>
        <w:right w:val="none" w:sz="0" w:space="0" w:color="auto"/>
      </w:divBdr>
    </w:div>
    <w:div w:id="1177234934">
      <w:marLeft w:val="640"/>
      <w:marRight w:val="0"/>
      <w:marTop w:val="0"/>
      <w:marBottom w:val="0"/>
      <w:divBdr>
        <w:top w:val="none" w:sz="0" w:space="0" w:color="auto"/>
        <w:left w:val="none" w:sz="0" w:space="0" w:color="auto"/>
        <w:bottom w:val="none" w:sz="0" w:space="0" w:color="auto"/>
        <w:right w:val="none" w:sz="0" w:space="0" w:color="auto"/>
      </w:divBdr>
    </w:div>
    <w:div w:id="1177302719">
      <w:marLeft w:val="640"/>
      <w:marRight w:val="0"/>
      <w:marTop w:val="0"/>
      <w:marBottom w:val="0"/>
      <w:divBdr>
        <w:top w:val="none" w:sz="0" w:space="0" w:color="auto"/>
        <w:left w:val="none" w:sz="0" w:space="0" w:color="auto"/>
        <w:bottom w:val="none" w:sz="0" w:space="0" w:color="auto"/>
        <w:right w:val="none" w:sz="0" w:space="0" w:color="auto"/>
      </w:divBdr>
    </w:div>
    <w:div w:id="1177306749">
      <w:marLeft w:val="640"/>
      <w:marRight w:val="0"/>
      <w:marTop w:val="0"/>
      <w:marBottom w:val="0"/>
      <w:divBdr>
        <w:top w:val="none" w:sz="0" w:space="0" w:color="auto"/>
        <w:left w:val="none" w:sz="0" w:space="0" w:color="auto"/>
        <w:bottom w:val="none" w:sz="0" w:space="0" w:color="auto"/>
        <w:right w:val="none" w:sz="0" w:space="0" w:color="auto"/>
      </w:divBdr>
    </w:div>
    <w:div w:id="1177309478">
      <w:marLeft w:val="640"/>
      <w:marRight w:val="0"/>
      <w:marTop w:val="0"/>
      <w:marBottom w:val="0"/>
      <w:divBdr>
        <w:top w:val="none" w:sz="0" w:space="0" w:color="auto"/>
        <w:left w:val="none" w:sz="0" w:space="0" w:color="auto"/>
        <w:bottom w:val="none" w:sz="0" w:space="0" w:color="auto"/>
        <w:right w:val="none" w:sz="0" w:space="0" w:color="auto"/>
      </w:divBdr>
    </w:div>
    <w:div w:id="1177312049">
      <w:marLeft w:val="640"/>
      <w:marRight w:val="0"/>
      <w:marTop w:val="0"/>
      <w:marBottom w:val="0"/>
      <w:divBdr>
        <w:top w:val="none" w:sz="0" w:space="0" w:color="auto"/>
        <w:left w:val="none" w:sz="0" w:space="0" w:color="auto"/>
        <w:bottom w:val="none" w:sz="0" w:space="0" w:color="auto"/>
        <w:right w:val="none" w:sz="0" w:space="0" w:color="auto"/>
      </w:divBdr>
    </w:div>
    <w:div w:id="1177387002">
      <w:marLeft w:val="640"/>
      <w:marRight w:val="0"/>
      <w:marTop w:val="0"/>
      <w:marBottom w:val="0"/>
      <w:divBdr>
        <w:top w:val="none" w:sz="0" w:space="0" w:color="auto"/>
        <w:left w:val="none" w:sz="0" w:space="0" w:color="auto"/>
        <w:bottom w:val="none" w:sz="0" w:space="0" w:color="auto"/>
        <w:right w:val="none" w:sz="0" w:space="0" w:color="auto"/>
      </w:divBdr>
    </w:div>
    <w:div w:id="1177499895">
      <w:marLeft w:val="640"/>
      <w:marRight w:val="0"/>
      <w:marTop w:val="0"/>
      <w:marBottom w:val="0"/>
      <w:divBdr>
        <w:top w:val="none" w:sz="0" w:space="0" w:color="auto"/>
        <w:left w:val="none" w:sz="0" w:space="0" w:color="auto"/>
        <w:bottom w:val="none" w:sz="0" w:space="0" w:color="auto"/>
        <w:right w:val="none" w:sz="0" w:space="0" w:color="auto"/>
      </w:divBdr>
    </w:div>
    <w:div w:id="1177504672">
      <w:marLeft w:val="640"/>
      <w:marRight w:val="0"/>
      <w:marTop w:val="0"/>
      <w:marBottom w:val="0"/>
      <w:divBdr>
        <w:top w:val="none" w:sz="0" w:space="0" w:color="auto"/>
        <w:left w:val="none" w:sz="0" w:space="0" w:color="auto"/>
        <w:bottom w:val="none" w:sz="0" w:space="0" w:color="auto"/>
        <w:right w:val="none" w:sz="0" w:space="0" w:color="auto"/>
      </w:divBdr>
    </w:div>
    <w:div w:id="1177575340">
      <w:marLeft w:val="640"/>
      <w:marRight w:val="0"/>
      <w:marTop w:val="0"/>
      <w:marBottom w:val="0"/>
      <w:divBdr>
        <w:top w:val="none" w:sz="0" w:space="0" w:color="auto"/>
        <w:left w:val="none" w:sz="0" w:space="0" w:color="auto"/>
        <w:bottom w:val="none" w:sz="0" w:space="0" w:color="auto"/>
        <w:right w:val="none" w:sz="0" w:space="0" w:color="auto"/>
      </w:divBdr>
    </w:div>
    <w:div w:id="1177692067">
      <w:marLeft w:val="640"/>
      <w:marRight w:val="0"/>
      <w:marTop w:val="0"/>
      <w:marBottom w:val="0"/>
      <w:divBdr>
        <w:top w:val="none" w:sz="0" w:space="0" w:color="auto"/>
        <w:left w:val="none" w:sz="0" w:space="0" w:color="auto"/>
        <w:bottom w:val="none" w:sz="0" w:space="0" w:color="auto"/>
        <w:right w:val="none" w:sz="0" w:space="0" w:color="auto"/>
      </w:divBdr>
    </w:div>
    <w:div w:id="1177957858">
      <w:marLeft w:val="640"/>
      <w:marRight w:val="0"/>
      <w:marTop w:val="0"/>
      <w:marBottom w:val="0"/>
      <w:divBdr>
        <w:top w:val="none" w:sz="0" w:space="0" w:color="auto"/>
        <w:left w:val="none" w:sz="0" w:space="0" w:color="auto"/>
        <w:bottom w:val="none" w:sz="0" w:space="0" w:color="auto"/>
        <w:right w:val="none" w:sz="0" w:space="0" w:color="auto"/>
      </w:divBdr>
    </w:div>
    <w:div w:id="1177958245">
      <w:marLeft w:val="640"/>
      <w:marRight w:val="0"/>
      <w:marTop w:val="0"/>
      <w:marBottom w:val="0"/>
      <w:divBdr>
        <w:top w:val="none" w:sz="0" w:space="0" w:color="auto"/>
        <w:left w:val="none" w:sz="0" w:space="0" w:color="auto"/>
        <w:bottom w:val="none" w:sz="0" w:space="0" w:color="auto"/>
        <w:right w:val="none" w:sz="0" w:space="0" w:color="auto"/>
      </w:divBdr>
    </w:div>
    <w:div w:id="1178076169">
      <w:marLeft w:val="640"/>
      <w:marRight w:val="0"/>
      <w:marTop w:val="0"/>
      <w:marBottom w:val="0"/>
      <w:divBdr>
        <w:top w:val="none" w:sz="0" w:space="0" w:color="auto"/>
        <w:left w:val="none" w:sz="0" w:space="0" w:color="auto"/>
        <w:bottom w:val="none" w:sz="0" w:space="0" w:color="auto"/>
        <w:right w:val="none" w:sz="0" w:space="0" w:color="auto"/>
      </w:divBdr>
    </w:div>
    <w:div w:id="1178080039">
      <w:marLeft w:val="640"/>
      <w:marRight w:val="0"/>
      <w:marTop w:val="0"/>
      <w:marBottom w:val="0"/>
      <w:divBdr>
        <w:top w:val="none" w:sz="0" w:space="0" w:color="auto"/>
        <w:left w:val="none" w:sz="0" w:space="0" w:color="auto"/>
        <w:bottom w:val="none" w:sz="0" w:space="0" w:color="auto"/>
        <w:right w:val="none" w:sz="0" w:space="0" w:color="auto"/>
      </w:divBdr>
    </w:div>
    <w:div w:id="1178154751">
      <w:marLeft w:val="640"/>
      <w:marRight w:val="0"/>
      <w:marTop w:val="0"/>
      <w:marBottom w:val="0"/>
      <w:divBdr>
        <w:top w:val="none" w:sz="0" w:space="0" w:color="auto"/>
        <w:left w:val="none" w:sz="0" w:space="0" w:color="auto"/>
        <w:bottom w:val="none" w:sz="0" w:space="0" w:color="auto"/>
        <w:right w:val="none" w:sz="0" w:space="0" w:color="auto"/>
      </w:divBdr>
    </w:div>
    <w:div w:id="1178159052">
      <w:marLeft w:val="640"/>
      <w:marRight w:val="0"/>
      <w:marTop w:val="0"/>
      <w:marBottom w:val="0"/>
      <w:divBdr>
        <w:top w:val="none" w:sz="0" w:space="0" w:color="auto"/>
        <w:left w:val="none" w:sz="0" w:space="0" w:color="auto"/>
        <w:bottom w:val="none" w:sz="0" w:space="0" w:color="auto"/>
        <w:right w:val="none" w:sz="0" w:space="0" w:color="auto"/>
      </w:divBdr>
    </w:div>
    <w:div w:id="1178348108">
      <w:marLeft w:val="640"/>
      <w:marRight w:val="0"/>
      <w:marTop w:val="0"/>
      <w:marBottom w:val="0"/>
      <w:divBdr>
        <w:top w:val="none" w:sz="0" w:space="0" w:color="auto"/>
        <w:left w:val="none" w:sz="0" w:space="0" w:color="auto"/>
        <w:bottom w:val="none" w:sz="0" w:space="0" w:color="auto"/>
        <w:right w:val="none" w:sz="0" w:space="0" w:color="auto"/>
      </w:divBdr>
    </w:div>
    <w:div w:id="1178348903">
      <w:marLeft w:val="640"/>
      <w:marRight w:val="0"/>
      <w:marTop w:val="0"/>
      <w:marBottom w:val="0"/>
      <w:divBdr>
        <w:top w:val="none" w:sz="0" w:space="0" w:color="auto"/>
        <w:left w:val="none" w:sz="0" w:space="0" w:color="auto"/>
        <w:bottom w:val="none" w:sz="0" w:space="0" w:color="auto"/>
        <w:right w:val="none" w:sz="0" w:space="0" w:color="auto"/>
      </w:divBdr>
    </w:div>
    <w:div w:id="1178427289">
      <w:marLeft w:val="640"/>
      <w:marRight w:val="0"/>
      <w:marTop w:val="0"/>
      <w:marBottom w:val="0"/>
      <w:divBdr>
        <w:top w:val="none" w:sz="0" w:space="0" w:color="auto"/>
        <w:left w:val="none" w:sz="0" w:space="0" w:color="auto"/>
        <w:bottom w:val="none" w:sz="0" w:space="0" w:color="auto"/>
        <w:right w:val="none" w:sz="0" w:space="0" w:color="auto"/>
      </w:divBdr>
    </w:div>
    <w:div w:id="1178469994">
      <w:marLeft w:val="640"/>
      <w:marRight w:val="0"/>
      <w:marTop w:val="0"/>
      <w:marBottom w:val="0"/>
      <w:divBdr>
        <w:top w:val="none" w:sz="0" w:space="0" w:color="auto"/>
        <w:left w:val="none" w:sz="0" w:space="0" w:color="auto"/>
        <w:bottom w:val="none" w:sz="0" w:space="0" w:color="auto"/>
        <w:right w:val="none" w:sz="0" w:space="0" w:color="auto"/>
      </w:divBdr>
    </w:div>
    <w:div w:id="1178471414">
      <w:marLeft w:val="640"/>
      <w:marRight w:val="0"/>
      <w:marTop w:val="0"/>
      <w:marBottom w:val="0"/>
      <w:divBdr>
        <w:top w:val="none" w:sz="0" w:space="0" w:color="auto"/>
        <w:left w:val="none" w:sz="0" w:space="0" w:color="auto"/>
        <w:bottom w:val="none" w:sz="0" w:space="0" w:color="auto"/>
        <w:right w:val="none" w:sz="0" w:space="0" w:color="auto"/>
      </w:divBdr>
    </w:div>
    <w:div w:id="1178472154">
      <w:marLeft w:val="640"/>
      <w:marRight w:val="0"/>
      <w:marTop w:val="0"/>
      <w:marBottom w:val="0"/>
      <w:divBdr>
        <w:top w:val="none" w:sz="0" w:space="0" w:color="auto"/>
        <w:left w:val="none" w:sz="0" w:space="0" w:color="auto"/>
        <w:bottom w:val="none" w:sz="0" w:space="0" w:color="auto"/>
        <w:right w:val="none" w:sz="0" w:space="0" w:color="auto"/>
      </w:divBdr>
    </w:div>
    <w:div w:id="1178497521">
      <w:marLeft w:val="640"/>
      <w:marRight w:val="0"/>
      <w:marTop w:val="0"/>
      <w:marBottom w:val="0"/>
      <w:divBdr>
        <w:top w:val="none" w:sz="0" w:space="0" w:color="auto"/>
        <w:left w:val="none" w:sz="0" w:space="0" w:color="auto"/>
        <w:bottom w:val="none" w:sz="0" w:space="0" w:color="auto"/>
        <w:right w:val="none" w:sz="0" w:space="0" w:color="auto"/>
      </w:divBdr>
    </w:div>
    <w:div w:id="1178544017">
      <w:marLeft w:val="640"/>
      <w:marRight w:val="0"/>
      <w:marTop w:val="0"/>
      <w:marBottom w:val="0"/>
      <w:divBdr>
        <w:top w:val="none" w:sz="0" w:space="0" w:color="auto"/>
        <w:left w:val="none" w:sz="0" w:space="0" w:color="auto"/>
        <w:bottom w:val="none" w:sz="0" w:space="0" w:color="auto"/>
        <w:right w:val="none" w:sz="0" w:space="0" w:color="auto"/>
      </w:divBdr>
    </w:div>
    <w:div w:id="1178621892">
      <w:marLeft w:val="640"/>
      <w:marRight w:val="0"/>
      <w:marTop w:val="0"/>
      <w:marBottom w:val="0"/>
      <w:divBdr>
        <w:top w:val="none" w:sz="0" w:space="0" w:color="auto"/>
        <w:left w:val="none" w:sz="0" w:space="0" w:color="auto"/>
        <w:bottom w:val="none" w:sz="0" w:space="0" w:color="auto"/>
        <w:right w:val="none" w:sz="0" w:space="0" w:color="auto"/>
      </w:divBdr>
    </w:div>
    <w:div w:id="1178688977">
      <w:marLeft w:val="640"/>
      <w:marRight w:val="0"/>
      <w:marTop w:val="0"/>
      <w:marBottom w:val="0"/>
      <w:divBdr>
        <w:top w:val="none" w:sz="0" w:space="0" w:color="auto"/>
        <w:left w:val="none" w:sz="0" w:space="0" w:color="auto"/>
        <w:bottom w:val="none" w:sz="0" w:space="0" w:color="auto"/>
        <w:right w:val="none" w:sz="0" w:space="0" w:color="auto"/>
      </w:divBdr>
    </w:div>
    <w:div w:id="1178884113">
      <w:marLeft w:val="640"/>
      <w:marRight w:val="0"/>
      <w:marTop w:val="0"/>
      <w:marBottom w:val="0"/>
      <w:divBdr>
        <w:top w:val="none" w:sz="0" w:space="0" w:color="auto"/>
        <w:left w:val="none" w:sz="0" w:space="0" w:color="auto"/>
        <w:bottom w:val="none" w:sz="0" w:space="0" w:color="auto"/>
        <w:right w:val="none" w:sz="0" w:space="0" w:color="auto"/>
      </w:divBdr>
    </w:div>
    <w:div w:id="1178928299">
      <w:marLeft w:val="640"/>
      <w:marRight w:val="0"/>
      <w:marTop w:val="0"/>
      <w:marBottom w:val="0"/>
      <w:divBdr>
        <w:top w:val="none" w:sz="0" w:space="0" w:color="auto"/>
        <w:left w:val="none" w:sz="0" w:space="0" w:color="auto"/>
        <w:bottom w:val="none" w:sz="0" w:space="0" w:color="auto"/>
        <w:right w:val="none" w:sz="0" w:space="0" w:color="auto"/>
      </w:divBdr>
    </w:div>
    <w:div w:id="1179000890">
      <w:marLeft w:val="640"/>
      <w:marRight w:val="0"/>
      <w:marTop w:val="0"/>
      <w:marBottom w:val="0"/>
      <w:divBdr>
        <w:top w:val="none" w:sz="0" w:space="0" w:color="auto"/>
        <w:left w:val="none" w:sz="0" w:space="0" w:color="auto"/>
        <w:bottom w:val="none" w:sz="0" w:space="0" w:color="auto"/>
        <w:right w:val="none" w:sz="0" w:space="0" w:color="auto"/>
      </w:divBdr>
    </w:div>
    <w:div w:id="1179000988">
      <w:marLeft w:val="640"/>
      <w:marRight w:val="0"/>
      <w:marTop w:val="0"/>
      <w:marBottom w:val="0"/>
      <w:divBdr>
        <w:top w:val="none" w:sz="0" w:space="0" w:color="auto"/>
        <w:left w:val="none" w:sz="0" w:space="0" w:color="auto"/>
        <w:bottom w:val="none" w:sz="0" w:space="0" w:color="auto"/>
        <w:right w:val="none" w:sz="0" w:space="0" w:color="auto"/>
      </w:divBdr>
    </w:div>
    <w:div w:id="1179007055">
      <w:marLeft w:val="640"/>
      <w:marRight w:val="0"/>
      <w:marTop w:val="0"/>
      <w:marBottom w:val="0"/>
      <w:divBdr>
        <w:top w:val="none" w:sz="0" w:space="0" w:color="auto"/>
        <w:left w:val="none" w:sz="0" w:space="0" w:color="auto"/>
        <w:bottom w:val="none" w:sz="0" w:space="0" w:color="auto"/>
        <w:right w:val="none" w:sz="0" w:space="0" w:color="auto"/>
      </w:divBdr>
    </w:div>
    <w:div w:id="1179080895">
      <w:marLeft w:val="640"/>
      <w:marRight w:val="0"/>
      <w:marTop w:val="0"/>
      <w:marBottom w:val="0"/>
      <w:divBdr>
        <w:top w:val="none" w:sz="0" w:space="0" w:color="auto"/>
        <w:left w:val="none" w:sz="0" w:space="0" w:color="auto"/>
        <w:bottom w:val="none" w:sz="0" w:space="0" w:color="auto"/>
        <w:right w:val="none" w:sz="0" w:space="0" w:color="auto"/>
      </w:divBdr>
    </w:div>
    <w:div w:id="1179150805">
      <w:marLeft w:val="640"/>
      <w:marRight w:val="0"/>
      <w:marTop w:val="0"/>
      <w:marBottom w:val="0"/>
      <w:divBdr>
        <w:top w:val="none" w:sz="0" w:space="0" w:color="auto"/>
        <w:left w:val="none" w:sz="0" w:space="0" w:color="auto"/>
        <w:bottom w:val="none" w:sz="0" w:space="0" w:color="auto"/>
        <w:right w:val="none" w:sz="0" w:space="0" w:color="auto"/>
      </w:divBdr>
    </w:div>
    <w:div w:id="1179152343">
      <w:marLeft w:val="640"/>
      <w:marRight w:val="0"/>
      <w:marTop w:val="0"/>
      <w:marBottom w:val="0"/>
      <w:divBdr>
        <w:top w:val="none" w:sz="0" w:space="0" w:color="auto"/>
        <w:left w:val="none" w:sz="0" w:space="0" w:color="auto"/>
        <w:bottom w:val="none" w:sz="0" w:space="0" w:color="auto"/>
        <w:right w:val="none" w:sz="0" w:space="0" w:color="auto"/>
      </w:divBdr>
    </w:div>
    <w:div w:id="1179272390">
      <w:marLeft w:val="640"/>
      <w:marRight w:val="0"/>
      <w:marTop w:val="0"/>
      <w:marBottom w:val="0"/>
      <w:divBdr>
        <w:top w:val="none" w:sz="0" w:space="0" w:color="auto"/>
        <w:left w:val="none" w:sz="0" w:space="0" w:color="auto"/>
        <w:bottom w:val="none" w:sz="0" w:space="0" w:color="auto"/>
        <w:right w:val="none" w:sz="0" w:space="0" w:color="auto"/>
      </w:divBdr>
    </w:div>
    <w:div w:id="1179272866">
      <w:marLeft w:val="640"/>
      <w:marRight w:val="0"/>
      <w:marTop w:val="0"/>
      <w:marBottom w:val="0"/>
      <w:divBdr>
        <w:top w:val="none" w:sz="0" w:space="0" w:color="auto"/>
        <w:left w:val="none" w:sz="0" w:space="0" w:color="auto"/>
        <w:bottom w:val="none" w:sz="0" w:space="0" w:color="auto"/>
        <w:right w:val="none" w:sz="0" w:space="0" w:color="auto"/>
      </w:divBdr>
    </w:div>
    <w:div w:id="1179273272">
      <w:marLeft w:val="640"/>
      <w:marRight w:val="0"/>
      <w:marTop w:val="0"/>
      <w:marBottom w:val="0"/>
      <w:divBdr>
        <w:top w:val="none" w:sz="0" w:space="0" w:color="auto"/>
        <w:left w:val="none" w:sz="0" w:space="0" w:color="auto"/>
        <w:bottom w:val="none" w:sz="0" w:space="0" w:color="auto"/>
        <w:right w:val="none" w:sz="0" w:space="0" w:color="auto"/>
      </w:divBdr>
    </w:div>
    <w:div w:id="1179275901">
      <w:marLeft w:val="640"/>
      <w:marRight w:val="0"/>
      <w:marTop w:val="0"/>
      <w:marBottom w:val="0"/>
      <w:divBdr>
        <w:top w:val="none" w:sz="0" w:space="0" w:color="auto"/>
        <w:left w:val="none" w:sz="0" w:space="0" w:color="auto"/>
        <w:bottom w:val="none" w:sz="0" w:space="0" w:color="auto"/>
        <w:right w:val="none" w:sz="0" w:space="0" w:color="auto"/>
      </w:divBdr>
    </w:div>
    <w:div w:id="1179344577">
      <w:marLeft w:val="640"/>
      <w:marRight w:val="0"/>
      <w:marTop w:val="0"/>
      <w:marBottom w:val="0"/>
      <w:divBdr>
        <w:top w:val="none" w:sz="0" w:space="0" w:color="auto"/>
        <w:left w:val="none" w:sz="0" w:space="0" w:color="auto"/>
        <w:bottom w:val="none" w:sz="0" w:space="0" w:color="auto"/>
        <w:right w:val="none" w:sz="0" w:space="0" w:color="auto"/>
      </w:divBdr>
    </w:div>
    <w:div w:id="1179349180">
      <w:marLeft w:val="640"/>
      <w:marRight w:val="0"/>
      <w:marTop w:val="0"/>
      <w:marBottom w:val="0"/>
      <w:divBdr>
        <w:top w:val="none" w:sz="0" w:space="0" w:color="auto"/>
        <w:left w:val="none" w:sz="0" w:space="0" w:color="auto"/>
        <w:bottom w:val="none" w:sz="0" w:space="0" w:color="auto"/>
        <w:right w:val="none" w:sz="0" w:space="0" w:color="auto"/>
      </w:divBdr>
    </w:div>
    <w:div w:id="1179386365">
      <w:marLeft w:val="640"/>
      <w:marRight w:val="0"/>
      <w:marTop w:val="0"/>
      <w:marBottom w:val="0"/>
      <w:divBdr>
        <w:top w:val="none" w:sz="0" w:space="0" w:color="auto"/>
        <w:left w:val="none" w:sz="0" w:space="0" w:color="auto"/>
        <w:bottom w:val="none" w:sz="0" w:space="0" w:color="auto"/>
        <w:right w:val="none" w:sz="0" w:space="0" w:color="auto"/>
      </w:divBdr>
    </w:div>
    <w:div w:id="1179394603">
      <w:marLeft w:val="640"/>
      <w:marRight w:val="0"/>
      <w:marTop w:val="0"/>
      <w:marBottom w:val="0"/>
      <w:divBdr>
        <w:top w:val="none" w:sz="0" w:space="0" w:color="auto"/>
        <w:left w:val="none" w:sz="0" w:space="0" w:color="auto"/>
        <w:bottom w:val="none" w:sz="0" w:space="0" w:color="auto"/>
        <w:right w:val="none" w:sz="0" w:space="0" w:color="auto"/>
      </w:divBdr>
    </w:div>
    <w:div w:id="1179462830">
      <w:marLeft w:val="640"/>
      <w:marRight w:val="0"/>
      <w:marTop w:val="0"/>
      <w:marBottom w:val="0"/>
      <w:divBdr>
        <w:top w:val="none" w:sz="0" w:space="0" w:color="auto"/>
        <w:left w:val="none" w:sz="0" w:space="0" w:color="auto"/>
        <w:bottom w:val="none" w:sz="0" w:space="0" w:color="auto"/>
        <w:right w:val="none" w:sz="0" w:space="0" w:color="auto"/>
      </w:divBdr>
    </w:div>
    <w:div w:id="1179464999">
      <w:marLeft w:val="640"/>
      <w:marRight w:val="0"/>
      <w:marTop w:val="0"/>
      <w:marBottom w:val="0"/>
      <w:divBdr>
        <w:top w:val="none" w:sz="0" w:space="0" w:color="auto"/>
        <w:left w:val="none" w:sz="0" w:space="0" w:color="auto"/>
        <w:bottom w:val="none" w:sz="0" w:space="0" w:color="auto"/>
        <w:right w:val="none" w:sz="0" w:space="0" w:color="auto"/>
      </w:divBdr>
    </w:div>
    <w:div w:id="1179662000">
      <w:marLeft w:val="480"/>
      <w:marRight w:val="0"/>
      <w:marTop w:val="0"/>
      <w:marBottom w:val="0"/>
      <w:divBdr>
        <w:top w:val="none" w:sz="0" w:space="0" w:color="auto"/>
        <w:left w:val="none" w:sz="0" w:space="0" w:color="auto"/>
        <w:bottom w:val="none" w:sz="0" w:space="0" w:color="auto"/>
        <w:right w:val="none" w:sz="0" w:space="0" w:color="auto"/>
      </w:divBdr>
    </w:div>
    <w:div w:id="1179663793">
      <w:marLeft w:val="640"/>
      <w:marRight w:val="0"/>
      <w:marTop w:val="0"/>
      <w:marBottom w:val="0"/>
      <w:divBdr>
        <w:top w:val="none" w:sz="0" w:space="0" w:color="auto"/>
        <w:left w:val="none" w:sz="0" w:space="0" w:color="auto"/>
        <w:bottom w:val="none" w:sz="0" w:space="0" w:color="auto"/>
        <w:right w:val="none" w:sz="0" w:space="0" w:color="auto"/>
      </w:divBdr>
    </w:div>
    <w:div w:id="1179739036">
      <w:marLeft w:val="640"/>
      <w:marRight w:val="0"/>
      <w:marTop w:val="0"/>
      <w:marBottom w:val="0"/>
      <w:divBdr>
        <w:top w:val="none" w:sz="0" w:space="0" w:color="auto"/>
        <w:left w:val="none" w:sz="0" w:space="0" w:color="auto"/>
        <w:bottom w:val="none" w:sz="0" w:space="0" w:color="auto"/>
        <w:right w:val="none" w:sz="0" w:space="0" w:color="auto"/>
      </w:divBdr>
    </w:div>
    <w:div w:id="1179780919">
      <w:marLeft w:val="640"/>
      <w:marRight w:val="0"/>
      <w:marTop w:val="0"/>
      <w:marBottom w:val="0"/>
      <w:divBdr>
        <w:top w:val="none" w:sz="0" w:space="0" w:color="auto"/>
        <w:left w:val="none" w:sz="0" w:space="0" w:color="auto"/>
        <w:bottom w:val="none" w:sz="0" w:space="0" w:color="auto"/>
        <w:right w:val="none" w:sz="0" w:space="0" w:color="auto"/>
      </w:divBdr>
    </w:div>
    <w:div w:id="1179810517">
      <w:marLeft w:val="640"/>
      <w:marRight w:val="0"/>
      <w:marTop w:val="0"/>
      <w:marBottom w:val="0"/>
      <w:divBdr>
        <w:top w:val="none" w:sz="0" w:space="0" w:color="auto"/>
        <w:left w:val="none" w:sz="0" w:space="0" w:color="auto"/>
        <w:bottom w:val="none" w:sz="0" w:space="0" w:color="auto"/>
        <w:right w:val="none" w:sz="0" w:space="0" w:color="auto"/>
      </w:divBdr>
    </w:div>
    <w:div w:id="1179854007">
      <w:marLeft w:val="640"/>
      <w:marRight w:val="0"/>
      <w:marTop w:val="0"/>
      <w:marBottom w:val="0"/>
      <w:divBdr>
        <w:top w:val="none" w:sz="0" w:space="0" w:color="auto"/>
        <w:left w:val="none" w:sz="0" w:space="0" w:color="auto"/>
        <w:bottom w:val="none" w:sz="0" w:space="0" w:color="auto"/>
        <w:right w:val="none" w:sz="0" w:space="0" w:color="auto"/>
      </w:divBdr>
    </w:div>
    <w:div w:id="1179855928">
      <w:marLeft w:val="640"/>
      <w:marRight w:val="0"/>
      <w:marTop w:val="0"/>
      <w:marBottom w:val="0"/>
      <w:divBdr>
        <w:top w:val="none" w:sz="0" w:space="0" w:color="auto"/>
        <w:left w:val="none" w:sz="0" w:space="0" w:color="auto"/>
        <w:bottom w:val="none" w:sz="0" w:space="0" w:color="auto"/>
        <w:right w:val="none" w:sz="0" w:space="0" w:color="auto"/>
      </w:divBdr>
    </w:div>
    <w:div w:id="1179927055">
      <w:marLeft w:val="640"/>
      <w:marRight w:val="0"/>
      <w:marTop w:val="0"/>
      <w:marBottom w:val="0"/>
      <w:divBdr>
        <w:top w:val="none" w:sz="0" w:space="0" w:color="auto"/>
        <w:left w:val="none" w:sz="0" w:space="0" w:color="auto"/>
        <w:bottom w:val="none" w:sz="0" w:space="0" w:color="auto"/>
        <w:right w:val="none" w:sz="0" w:space="0" w:color="auto"/>
      </w:divBdr>
    </w:div>
    <w:div w:id="1180001355">
      <w:marLeft w:val="640"/>
      <w:marRight w:val="0"/>
      <w:marTop w:val="0"/>
      <w:marBottom w:val="0"/>
      <w:divBdr>
        <w:top w:val="none" w:sz="0" w:space="0" w:color="auto"/>
        <w:left w:val="none" w:sz="0" w:space="0" w:color="auto"/>
        <w:bottom w:val="none" w:sz="0" w:space="0" w:color="auto"/>
        <w:right w:val="none" w:sz="0" w:space="0" w:color="auto"/>
      </w:divBdr>
    </w:div>
    <w:div w:id="1180005383">
      <w:marLeft w:val="640"/>
      <w:marRight w:val="0"/>
      <w:marTop w:val="0"/>
      <w:marBottom w:val="0"/>
      <w:divBdr>
        <w:top w:val="none" w:sz="0" w:space="0" w:color="auto"/>
        <w:left w:val="none" w:sz="0" w:space="0" w:color="auto"/>
        <w:bottom w:val="none" w:sz="0" w:space="0" w:color="auto"/>
        <w:right w:val="none" w:sz="0" w:space="0" w:color="auto"/>
      </w:divBdr>
    </w:div>
    <w:div w:id="1180117548">
      <w:marLeft w:val="640"/>
      <w:marRight w:val="0"/>
      <w:marTop w:val="0"/>
      <w:marBottom w:val="0"/>
      <w:divBdr>
        <w:top w:val="none" w:sz="0" w:space="0" w:color="auto"/>
        <w:left w:val="none" w:sz="0" w:space="0" w:color="auto"/>
        <w:bottom w:val="none" w:sz="0" w:space="0" w:color="auto"/>
        <w:right w:val="none" w:sz="0" w:space="0" w:color="auto"/>
      </w:divBdr>
    </w:div>
    <w:div w:id="1180124302">
      <w:marLeft w:val="640"/>
      <w:marRight w:val="0"/>
      <w:marTop w:val="0"/>
      <w:marBottom w:val="0"/>
      <w:divBdr>
        <w:top w:val="none" w:sz="0" w:space="0" w:color="auto"/>
        <w:left w:val="none" w:sz="0" w:space="0" w:color="auto"/>
        <w:bottom w:val="none" w:sz="0" w:space="0" w:color="auto"/>
        <w:right w:val="none" w:sz="0" w:space="0" w:color="auto"/>
      </w:divBdr>
    </w:div>
    <w:div w:id="1180192623">
      <w:marLeft w:val="640"/>
      <w:marRight w:val="0"/>
      <w:marTop w:val="0"/>
      <w:marBottom w:val="0"/>
      <w:divBdr>
        <w:top w:val="none" w:sz="0" w:space="0" w:color="auto"/>
        <w:left w:val="none" w:sz="0" w:space="0" w:color="auto"/>
        <w:bottom w:val="none" w:sz="0" w:space="0" w:color="auto"/>
        <w:right w:val="none" w:sz="0" w:space="0" w:color="auto"/>
      </w:divBdr>
    </w:div>
    <w:div w:id="1180197521">
      <w:marLeft w:val="640"/>
      <w:marRight w:val="0"/>
      <w:marTop w:val="0"/>
      <w:marBottom w:val="0"/>
      <w:divBdr>
        <w:top w:val="none" w:sz="0" w:space="0" w:color="auto"/>
        <w:left w:val="none" w:sz="0" w:space="0" w:color="auto"/>
        <w:bottom w:val="none" w:sz="0" w:space="0" w:color="auto"/>
        <w:right w:val="none" w:sz="0" w:space="0" w:color="auto"/>
      </w:divBdr>
    </w:div>
    <w:div w:id="1180317360">
      <w:marLeft w:val="640"/>
      <w:marRight w:val="0"/>
      <w:marTop w:val="0"/>
      <w:marBottom w:val="0"/>
      <w:divBdr>
        <w:top w:val="none" w:sz="0" w:space="0" w:color="auto"/>
        <w:left w:val="none" w:sz="0" w:space="0" w:color="auto"/>
        <w:bottom w:val="none" w:sz="0" w:space="0" w:color="auto"/>
        <w:right w:val="none" w:sz="0" w:space="0" w:color="auto"/>
      </w:divBdr>
    </w:div>
    <w:div w:id="1180393047">
      <w:marLeft w:val="640"/>
      <w:marRight w:val="0"/>
      <w:marTop w:val="0"/>
      <w:marBottom w:val="0"/>
      <w:divBdr>
        <w:top w:val="none" w:sz="0" w:space="0" w:color="auto"/>
        <w:left w:val="none" w:sz="0" w:space="0" w:color="auto"/>
        <w:bottom w:val="none" w:sz="0" w:space="0" w:color="auto"/>
        <w:right w:val="none" w:sz="0" w:space="0" w:color="auto"/>
      </w:divBdr>
    </w:div>
    <w:div w:id="1180436295">
      <w:marLeft w:val="640"/>
      <w:marRight w:val="0"/>
      <w:marTop w:val="0"/>
      <w:marBottom w:val="0"/>
      <w:divBdr>
        <w:top w:val="none" w:sz="0" w:space="0" w:color="auto"/>
        <w:left w:val="none" w:sz="0" w:space="0" w:color="auto"/>
        <w:bottom w:val="none" w:sz="0" w:space="0" w:color="auto"/>
        <w:right w:val="none" w:sz="0" w:space="0" w:color="auto"/>
      </w:divBdr>
    </w:div>
    <w:div w:id="1180512875">
      <w:marLeft w:val="640"/>
      <w:marRight w:val="0"/>
      <w:marTop w:val="0"/>
      <w:marBottom w:val="0"/>
      <w:divBdr>
        <w:top w:val="none" w:sz="0" w:space="0" w:color="auto"/>
        <w:left w:val="none" w:sz="0" w:space="0" w:color="auto"/>
        <w:bottom w:val="none" w:sz="0" w:space="0" w:color="auto"/>
        <w:right w:val="none" w:sz="0" w:space="0" w:color="auto"/>
      </w:divBdr>
    </w:div>
    <w:div w:id="1180579612">
      <w:marLeft w:val="640"/>
      <w:marRight w:val="0"/>
      <w:marTop w:val="0"/>
      <w:marBottom w:val="0"/>
      <w:divBdr>
        <w:top w:val="none" w:sz="0" w:space="0" w:color="auto"/>
        <w:left w:val="none" w:sz="0" w:space="0" w:color="auto"/>
        <w:bottom w:val="none" w:sz="0" w:space="0" w:color="auto"/>
        <w:right w:val="none" w:sz="0" w:space="0" w:color="auto"/>
      </w:divBdr>
    </w:div>
    <w:div w:id="1180658957">
      <w:marLeft w:val="640"/>
      <w:marRight w:val="0"/>
      <w:marTop w:val="0"/>
      <w:marBottom w:val="0"/>
      <w:divBdr>
        <w:top w:val="none" w:sz="0" w:space="0" w:color="auto"/>
        <w:left w:val="none" w:sz="0" w:space="0" w:color="auto"/>
        <w:bottom w:val="none" w:sz="0" w:space="0" w:color="auto"/>
        <w:right w:val="none" w:sz="0" w:space="0" w:color="auto"/>
      </w:divBdr>
    </w:div>
    <w:div w:id="1180702115">
      <w:marLeft w:val="640"/>
      <w:marRight w:val="0"/>
      <w:marTop w:val="0"/>
      <w:marBottom w:val="0"/>
      <w:divBdr>
        <w:top w:val="none" w:sz="0" w:space="0" w:color="auto"/>
        <w:left w:val="none" w:sz="0" w:space="0" w:color="auto"/>
        <w:bottom w:val="none" w:sz="0" w:space="0" w:color="auto"/>
        <w:right w:val="none" w:sz="0" w:space="0" w:color="auto"/>
      </w:divBdr>
    </w:div>
    <w:div w:id="1180704196">
      <w:marLeft w:val="640"/>
      <w:marRight w:val="0"/>
      <w:marTop w:val="0"/>
      <w:marBottom w:val="0"/>
      <w:divBdr>
        <w:top w:val="none" w:sz="0" w:space="0" w:color="auto"/>
        <w:left w:val="none" w:sz="0" w:space="0" w:color="auto"/>
        <w:bottom w:val="none" w:sz="0" w:space="0" w:color="auto"/>
        <w:right w:val="none" w:sz="0" w:space="0" w:color="auto"/>
      </w:divBdr>
    </w:div>
    <w:div w:id="1180895871">
      <w:marLeft w:val="640"/>
      <w:marRight w:val="0"/>
      <w:marTop w:val="0"/>
      <w:marBottom w:val="0"/>
      <w:divBdr>
        <w:top w:val="none" w:sz="0" w:space="0" w:color="auto"/>
        <w:left w:val="none" w:sz="0" w:space="0" w:color="auto"/>
        <w:bottom w:val="none" w:sz="0" w:space="0" w:color="auto"/>
        <w:right w:val="none" w:sz="0" w:space="0" w:color="auto"/>
      </w:divBdr>
    </w:div>
    <w:div w:id="1180896049">
      <w:marLeft w:val="640"/>
      <w:marRight w:val="0"/>
      <w:marTop w:val="0"/>
      <w:marBottom w:val="0"/>
      <w:divBdr>
        <w:top w:val="none" w:sz="0" w:space="0" w:color="auto"/>
        <w:left w:val="none" w:sz="0" w:space="0" w:color="auto"/>
        <w:bottom w:val="none" w:sz="0" w:space="0" w:color="auto"/>
        <w:right w:val="none" w:sz="0" w:space="0" w:color="auto"/>
      </w:divBdr>
    </w:div>
    <w:div w:id="1180966555">
      <w:marLeft w:val="640"/>
      <w:marRight w:val="0"/>
      <w:marTop w:val="0"/>
      <w:marBottom w:val="0"/>
      <w:divBdr>
        <w:top w:val="none" w:sz="0" w:space="0" w:color="auto"/>
        <w:left w:val="none" w:sz="0" w:space="0" w:color="auto"/>
        <w:bottom w:val="none" w:sz="0" w:space="0" w:color="auto"/>
        <w:right w:val="none" w:sz="0" w:space="0" w:color="auto"/>
      </w:divBdr>
    </w:div>
    <w:div w:id="1180970547">
      <w:marLeft w:val="480"/>
      <w:marRight w:val="0"/>
      <w:marTop w:val="0"/>
      <w:marBottom w:val="0"/>
      <w:divBdr>
        <w:top w:val="none" w:sz="0" w:space="0" w:color="auto"/>
        <w:left w:val="none" w:sz="0" w:space="0" w:color="auto"/>
        <w:bottom w:val="none" w:sz="0" w:space="0" w:color="auto"/>
        <w:right w:val="none" w:sz="0" w:space="0" w:color="auto"/>
      </w:divBdr>
    </w:div>
    <w:div w:id="1181049045">
      <w:marLeft w:val="640"/>
      <w:marRight w:val="0"/>
      <w:marTop w:val="0"/>
      <w:marBottom w:val="0"/>
      <w:divBdr>
        <w:top w:val="none" w:sz="0" w:space="0" w:color="auto"/>
        <w:left w:val="none" w:sz="0" w:space="0" w:color="auto"/>
        <w:bottom w:val="none" w:sz="0" w:space="0" w:color="auto"/>
        <w:right w:val="none" w:sz="0" w:space="0" w:color="auto"/>
      </w:divBdr>
    </w:div>
    <w:div w:id="1181118932">
      <w:marLeft w:val="640"/>
      <w:marRight w:val="0"/>
      <w:marTop w:val="0"/>
      <w:marBottom w:val="0"/>
      <w:divBdr>
        <w:top w:val="none" w:sz="0" w:space="0" w:color="auto"/>
        <w:left w:val="none" w:sz="0" w:space="0" w:color="auto"/>
        <w:bottom w:val="none" w:sz="0" w:space="0" w:color="auto"/>
        <w:right w:val="none" w:sz="0" w:space="0" w:color="auto"/>
      </w:divBdr>
    </w:div>
    <w:div w:id="1181159178">
      <w:marLeft w:val="640"/>
      <w:marRight w:val="0"/>
      <w:marTop w:val="0"/>
      <w:marBottom w:val="0"/>
      <w:divBdr>
        <w:top w:val="none" w:sz="0" w:space="0" w:color="auto"/>
        <w:left w:val="none" w:sz="0" w:space="0" w:color="auto"/>
        <w:bottom w:val="none" w:sz="0" w:space="0" w:color="auto"/>
        <w:right w:val="none" w:sz="0" w:space="0" w:color="auto"/>
      </w:divBdr>
    </w:div>
    <w:div w:id="1181238752">
      <w:marLeft w:val="640"/>
      <w:marRight w:val="0"/>
      <w:marTop w:val="0"/>
      <w:marBottom w:val="0"/>
      <w:divBdr>
        <w:top w:val="none" w:sz="0" w:space="0" w:color="auto"/>
        <w:left w:val="none" w:sz="0" w:space="0" w:color="auto"/>
        <w:bottom w:val="none" w:sz="0" w:space="0" w:color="auto"/>
        <w:right w:val="none" w:sz="0" w:space="0" w:color="auto"/>
      </w:divBdr>
    </w:div>
    <w:div w:id="1181311439">
      <w:marLeft w:val="640"/>
      <w:marRight w:val="0"/>
      <w:marTop w:val="0"/>
      <w:marBottom w:val="0"/>
      <w:divBdr>
        <w:top w:val="none" w:sz="0" w:space="0" w:color="auto"/>
        <w:left w:val="none" w:sz="0" w:space="0" w:color="auto"/>
        <w:bottom w:val="none" w:sz="0" w:space="0" w:color="auto"/>
        <w:right w:val="none" w:sz="0" w:space="0" w:color="auto"/>
      </w:divBdr>
    </w:div>
    <w:div w:id="1181314062">
      <w:marLeft w:val="640"/>
      <w:marRight w:val="0"/>
      <w:marTop w:val="0"/>
      <w:marBottom w:val="0"/>
      <w:divBdr>
        <w:top w:val="none" w:sz="0" w:space="0" w:color="auto"/>
        <w:left w:val="none" w:sz="0" w:space="0" w:color="auto"/>
        <w:bottom w:val="none" w:sz="0" w:space="0" w:color="auto"/>
        <w:right w:val="none" w:sz="0" w:space="0" w:color="auto"/>
      </w:divBdr>
    </w:div>
    <w:div w:id="1181317411">
      <w:marLeft w:val="640"/>
      <w:marRight w:val="0"/>
      <w:marTop w:val="0"/>
      <w:marBottom w:val="0"/>
      <w:divBdr>
        <w:top w:val="none" w:sz="0" w:space="0" w:color="auto"/>
        <w:left w:val="none" w:sz="0" w:space="0" w:color="auto"/>
        <w:bottom w:val="none" w:sz="0" w:space="0" w:color="auto"/>
        <w:right w:val="none" w:sz="0" w:space="0" w:color="auto"/>
      </w:divBdr>
    </w:div>
    <w:div w:id="1181352523">
      <w:marLeft w:val="640"/>
      <w:marRight w:val="0"/>
      <w:marTop w:val="0"/>
      <w:marBottom w:val="0"/>
      <w:divBdr>
        <w:top w:val="none" w:sz="0" w:space="0" w:color="auto"/>
        <w:left w:val="none" w:sz="0" w:space="0" w:color="auto"/>
        <w:bottom w:val="none" w:sz="0" w:space="0" w:color="auto"/>
        <w:right w:val="none" w:sz="0" w:space="0" w:color="auto"/>
      </w:divBdr>
    </w:div>
    <w:div w:id="1181505055">
      <w:marLeft w:val="640"/>
      <w:marRight w:val="0"/>
      <w:marTop w:val="0"/>
      <w:marBottom w:val="0"/>
      <w:divBdr>
        <w:top w:val="none" w:sz="0" w:space="0" w:color="auto"/>
        <w:left w:val="none" w:sz="0" w:space="0" w:color="auto"/>
        <w:bottom w:val="none" w:sz="0" w:space="0" w:color="auto"/>
        <w:right w:val="none" w:sz="0" w:space="0" w:color="auto"/>
      </w:divBdr>
    </w:div>
    <w:div w:id="1181511025">
      <w:marLeft w:val="640"/>
      <w:marRight w:val="0"/>
      <w:marTop w:val="0"/>
      <w:marBottom w:val="0"/>
      <w:divBdr>
        <w:top w:val="none" w:sz="0" w:space="0" w:color="auto"/>
        <w:left w:val="none" w:sz="0" w:space="0" w:color="auto"/>
        <w:bottom w:val="none" w:sz="0" w:space="0" w:color="auto"/>
        <w:right w:val="none" w:sz="0" w:space="0" w:color="auto"/>
      </w:divBdr>
    </w:div>
    <w:div w:id="1181511094">
      <w:marLeft w:val="640"/>
      <w:marRight w:val="0"/>
      <w:marTop w:val="0"/>
      <w:marBottom w:val="0"/>
      <w:divBdr>
        <w:top w:val="none" w:sz="0" w:space="0" w:color="auto"/>
        <w:left w:val="none" w:sz="0" w:space="0" w:color="auto"/>
        <w:bottom w:val="none" w:sz="0" w:space="0" w:color="auto"/>
        <w:right w:val="none" w:sz="0" w:space="0" w:color="auto"/>
      </w:divBdr>
    </w:div>
    <w:div w:id="1181620850">
      <w:marLeft w:val="640"/>
      <w:marRight w:val="0"/>
      <w:marTop w:val="0"/>
      <w:marBottom w:val="0"/>
      <w:divBdr>
        <w:top w:val="none" w:sz="0" w:space="0" w:color="auto"/>
        <w:left w:val="none" w:sz="0" w:space="0" w:color="auto"/>
        <w:bottom w:val="none" w:sz="0" w:space="0" w:color="auto"/>
        <w:right w:val="none" w:sz="0" w:space="0" w:color="auto"/>
      </w:divBdr>
    </w:div>
    <w:div w:id="1181623359">
      <w:marLeft w:val="640"/>
      <w:marRight w:val="0"/>
      <w:marTop w:val="0"/>
      <w:marBottom w:val="0"/>
      <w:divBdr>
        <w:top w:val="none" w:sz="0" w:space="0" w:color="auto"/>
        <w:left w:val="none" w:sz="0" w:space="0" w:color="auto"/>
        <w:bottom w:val="none" w:sz="0" w:space="0" w:color="auto"/>
        <w:right w:val="none" w:sz="0" w:space="0" w:color="auto"/>
      </w:divBdr>
    </w:div>
    <w:div w:id="1181697919">
      <w:marLeft w:val="640"/>
      <w:marRight w:val="0"/>
      <w:marTop w:val="0"/>
      <w:marBottom w:val="0"/>
      <w:divBdr>
        <w:top w:val="none" w:sz="0" w:space="0" w:color="auto"/>
        <w:left w:val="none" w:sz="0" w:space="0" w:color="auto"/>
        <w:bottom w:val="none" w:sz="0" w:space="0" w:color="auto"/>
        <w:right w:val="none" w:sz="0" w:space="0" w:color="auto"/>
      </w:divBdr>
    </w:div>
    <w:div w:id="1181698274">
      <w:marLeft w:val="640"/>
      <w:marRight w:val="0"/>
      <w:marTop w:val="0"/>
      <w:marBottom w:val="0"/>
      <w:divBdr>
        <w:top w:val="none" w:sz="0" w:space="0" w:color="auto"/>
        <w:left w:val="none" w:sz="0" w:space="0" w:color="auto"/>
        <w:bottom w:val="none" w:sz="0" w:space="0" w:color="auto"/>
        <w:right w:val="none" w:sz="0" w:space="0" w:color="auto"/>
      </w:divBdr>
    </w:div>
    <w:div w:id="1181703354">
      <w:marLeft w:val="640"/>
      <w:marRight w:val="0"/>
      <w:marTop w:val="0"/>
      <w:marBottom w:val="0"/>
      <w:divBdr>
        <w:top w:val="none" w:sz="0" w:space="0" w:color="auto"/>
        <w:left w:val="none" w:sz="0" w:space="0" w:color="auto"/>
        <w:bottom w:val="none" w:sz="0" w:space="0" w:color="auto"/>
        <w:right w:val="none" w:sz="0" w:space="0" w:color="auto"/>
      </w:divBdr>
    </w:div>
    <w:div w:id="1181966810">
      <w:marLeft w:val="640"/>
      <w:marRight w:val="0"/>
      <w:marTop w:val="0"/>
      <w:marBottom w:val="0"/>
      <w:divBdr>
        <w:top w:val="none" w:sz="0" w:space="0" w:color="auto"/>
        <w:left w:val="none" w:sz="0" w:space="0" w:color="auto"/>
        <w:bottom w:val="none" w:sz="0" w:space="0" w:color="auto"/>
        <w:right w:val="none" w:sz="0" w:space="0" w:color="auto"/>
      </w:divBdr>
    </w:div>
    <w:div w:id="1181972050">
      <w:marLeft w:val="640"/>
      <w:marRight w:val="0"/>
      <w:marTop w:val="0"/>
      <w:marBottom w:val="0"/>
      <w:divBdr>
        <w:top w:val="none" w:sz="0" w:space="0" w:color="auto"/>
        <w:left w:val="none" w:sz="0" w:space="0" w:color="auto"/>
        <w:bottom w:val="none" w:sz="0" w:space="0" w:color="auto"/>
        <w:right w:val="none" w:sz="0" w:space="0" w:color="auto"/>
      </w:divBdr>
    </w:div>
    <w:div w:id="1181973129">
      <w:marLeft w:val="640"/>
      <w:marRight w:val="0"/>
      <w:marTop w:val="0"/>
      <w:marBottom w:val="0"/>
      <w:divBdr>
        <w:top w:val="none" w:sz="0" w:space="0" w:color="auto"/>
        <w:left w:val="none" w:sz="0" w:space="0" w:color="auto"/>
        <w:bottom w:val="none" w:sz="0" w:space="0" w:color="auto"/>
        <w:right w:val="none" w:sz="0" w:space="0" w:color="auto"/>
      </w:divBdr>
    </w:div>
    <w:div w:id="1181973321">
      <w:marLeft w:val="640"/>
      <w:marRight w:val="0"/>
      <w:marTop w:val="0"/>
      <w:marBottom w:val="0"/>
      <w:divBdr>
        <w:top w:val="none" w:sz="0" w:space="0" w:color="auto"/>
        <w:left w:val="none" w:sz="0" w:space="0" w:color="auto"/>
        <w:bottom w:val="none" w:sz="0" w:space="0" w:color="auto"/>
        <w:right w:val="none" w:sz="0" w:space="0" w:color="auto"/>
      </w:divBdr>
    </w:div>
    <w:div w:id="1182011644">
      <w:marLeft w:val="640"/>
      <w:marRight w:val="0"/>
      <w:marTop w:val="0"/>
      <w:marBottom w:val="0"/>
      <w:divBdr>
        <w:top w:val="none" w:sz="0" w:space="0" w:color="auto"/>
        <w:left w:val="none" w:sz="0" w:space="0" w:color="auto"/>
        <w:bottom w:val="none" w:sz="0" w:space="0" w:color="auto"/>
        <w:right w:val="none" w:sz="0" w:space="0" w:color="auto"/>
      </w:divBdr>
    </w:div>
    <w:div w:id="1182012405">
      <w:marLeft w:val="640"/>
      <w:marRight w:val="0"/>
      <w:marTop w:val="0"/>
      <w:marBottom w:val="0"/>
      <w:divBdr>
        <w:top w:val="none" w:sz="0" w:space="0" w:color="auto"/>
        <w:left w:val="none" w:sz="0" w:space="0" w:color="auto"/>
        <w:bottom w:val="none" w:sz="0" w:space="0" w:color="auto"/>
        <w:right w:val="none" w:sz="0" w:space="0" w:color="auto"/>
      </w:divBdr>
    </w:div>
    <w:div w:id="1182084762">
      <w:marLeft w:val="640"/>
      <w:marRight w:val="0"/>
      <w:marTop w:val="0"/>
      <w:marBottom w:val="0"/>
      <w:divBdr>
        <w:top w:val="none" w:sz="0" w:space="0" w:color="auto"/>
        <w:left w:val="none" w:sz="0" w:space="0" w:color="auto"/>
        <w:bottom w:val="none" w:sz="0" w:space="0" w:color="auto"/>
        <w:right w:val="none" w:sz="0" w:space="0" w:color="auto"/>
      </w:divBdr>
    </w:div>
    <w:div w:id="1182158358">
      <w:marLeft w:val="640"/>
      <w:marRight w:val="0"/>
      <w:marTop w:val="0"/>
      <w:marBottom w:val="0"/>
      <w:divBdr>
        <w:top w:val="none" w:sz="0" w:space="0" w:color="auto"/>
        <w:left w:val="none" w:sz="0" w:space="0" w:color="auto"/>
        <w:bottom w:val="none" w:sz="0" w:space="0" w:color="auto"/>
        <w:right w:val="none" w:sz="0" w:space="0" w:color="auto"/>
      </w:divBdr>
    </w:div>
    <w:div w:id="1182209271">
      <w:marLeft w:val="640"/>
      <w:marRight w:val="0"/>
      <w:marTop w:val="0"/>
      <w:marBottom w:val="0"/>
      <w:divBdr>
        <w:top w:val="none" w:sz="0" w:space="0" w:color="auto"/>
        <w:left w:val="none" w:sz="0" w:space="0" w:color="auto"/>
        <w:bottom w:val="none" w:sz="0" w:space="0" w:color="auto"/>
        <w:right w:val="none" w:sz="0" w:space="0" w:color="auto"/>
      </w:divBdr>
    </w:div>
    <w:div w:id="1182234638">
      <w:marLeft w:val="640"/>
      <w:marRight w:val="0"/>
      <w:marTop w:val="0"/>
      <w:marBottom w:val="0"/>
      <w:divBdr>
        <w:top w:val="none" w:sz="0" w:space="0" w:color="auto"/>
        <w:left w:val="none" w:sz="0" w:space="0" w:color="auto"/>
        <w:bottom w:val="none" w:sz="0" w:space="0" w:color="auto"/>
        <w:right w:val="none" w:sz="0" w:space="0" w:color="auto"/>
      </w:divBdr>
    </w:div>
    <w:div w:id="1182277041">
      <w:marLeft w:val="640"/>
      <w:marRight w:val="0"/>
      <w:marTop w:val="0"/>
      <w:marBottom w:val="0"/>
      <w:divBdr>
        <w:top w:val="none" w:sz="0" w:space="0" w:color="auto"/>
        <w:left w:val="none" w:sz="0" w:space="0" w:color="auto"/>
        <w:bottom w:val="none" w:sz="0" w:space="0" w:color="auto"/>
        <w:right w:val="none" w:sz="0" w:space="0" w:color="auto"/>
      </w:divBdr>
    </w:div>
    <w:div w:id="1182277528">
      <w:marLeft w:val="640"/>
      <w:marRight w:val="0"/>
      <w:marTop w:val="0"/>
      <w:marBottom w:val="0"/>
      <w:divBdr>
        <w:top w:val="none" w:sz="0" w:space="0" w:color="auto"/>
        <w:left w:val="none" w:sz="0" w:space="0" w:color="auto"/>
        <w:bottom w:val="none" w:sz="0" w:space="0" w:color="auto"/>
        <w:right w:val="none" w:sz="0" w:space="0" w:color="auto"/>
      </w:divBdr>
    </w:div>
    <w:div w:id="1182277632">
      <w:marLeft w:val="640"/>
      <w:marRight w:val="0"/>
      <w:marTop w:val="0"/>
      <w:marBottom w:val="0"/>
      <w:divBdr>
        <w:top w:val="none" w:sz="0" w:space="0" w:color="auto"/>
        <w:left w:val="none" w:sz="0" w:space="0" w:color="auto"/>
        <w:bottom w:val="none" w:sz="0" w:space="0" w:color="auto"/>
        <w:right w:val="none" w:sz="0" w:space="0" w:color="auto"/>
      </w:divBdr>
    </w:div>
    <w:div w:id="1182282259">
      <w:marLeft w:val="640"/>
      <w:marRight w:val="0"/>
      <w:marTop w:val="0"/>
      <w:marBottom w:val="0"/>
      <w:divBdr>
        <w:top w:val="none" w:sz="0" w:space="0" w:color="auto"/>
        <w:left w:val="none" w:sz="0" w:space="0" w:color="auto"/>
        <w:bottom w:val="none" w:sz="0" w:space="0" w:color="auto"/>
        <w:right w:val="none" w:sz="0" w:space="0" w:color="auto"/>
      </w:divBdr>
    </w:div>
    <w:div w:id="1182352564">
      <w:marLeft w:val="640"/>
      <w:marRight w:val="0"/>
      <w:marTop w:val="0"/>
      <w:marBottom w:val="0"/>
      <w:divBdr>
        <w:top w:val="none" w:sz="0" w:space="0" w:color="auto"/>
        <w:left w:val="none" w:sz="0" w:space="0" w:color="auto"/>
        <w:bottom w:val="none" w:sz="0" w:space="0" w:color="auto"/>
        <w:right w:val="none" w:sz="0" w:space="0" w:color="auto"/>
      </w:divBdr>
    </w:div>
    <w:div w:id="1182352767">
      <w:marLeft w:val="640"/>
      <w:marRight w:val="0"/>
      <w:marTop w:val="0"/>
      <w:marBottom w:val="0"/>
      <w:divBdr>
        <w:top w:val="none" w:sz="0" w:space="0" w:color="auto"/>
        <w:left w:val="none" w:sz="0" w:space="0" w:color="auto"/>
        <w:bottom w:val="none" w:sz="0" w:space="0" w:color="auto"/>
        <w:right w:val="none" w:sz="0" w:space="0" w:color="auto"/>
      </w:divBdr>
    </w:div>
    <w:div w:id="1182356124">
      <w:marLeft w:val="640"/>
      <w:marRight w:val="0"/>
      <w:marTop w:val="0"/>
      <w:marBottom w:val="0"/>
      <w:divBdr>
        <w:top w:val="none" w:sz="0" w:space="0" w:color="auto"/>
        <w:left w:val="none" w:sz="0" w:space="0" w:color="auto"/>
        <w:bottom w:val="none" w:sz="0" w:space="0" w:color="auto"/>
        <w:right w:val="none" w:sz="0" w:space="0" w:color="auto"/>
      </w:divBdr>
    </w:div>
    <w:div w:id="1182357624">
      <w:marLeft w:val="640"/>
      <w:marRight w:val="0"/>
      <w:marTop w:val="0"/>
      <w:marBottom w:val="0"/>
      <w:divBdr>
        <w:top w:val="none" w:sz="0" w:space="0" w:color="auto"/>
        <w:left w:val="none" w:sz="0" w:space="0" w:color="auto"/>
        <w:bottom w:val="none" w:sz="0" w:space="0" w:color="auto"/>
        <w:right w:val="none" w:sz="0" w:space="0" w:color="auto"/>
      </w:divBdr>
    </w:div>
    <w:div w:id="1182475425">
      <w:marLeft w:val="640"/>
      <w:marRight w:val="0"/>
      <w:marTop w:val="0"/>
      <w:marBottom w:val="0"/>
      <w:divBdr>
        <w:top w:val="none" w:sz="0" w:space="0" w:color="auto"/>
        <w:left w:val="none" w:sz="0" w:space="0" w:color="auto"/>
        <w:bottom w:val="none" w:sz="0" w:space="0" w:color="auto"/>
        <w:right w:val="none" w:sz="0" w:space="0" w:color="auto"/>
      </w:divBdr>
    </w:div>
    <w:div w:id="1182663089">
      <w:marLeft w:val="640"/>
      <w:marRight w:val="0"/>
      <w:marTop w:val="0"/>
      <w:marBottom w:val="0"/>
      <w:divBdr>
        <w:top w:val="none" w:sz="0" w:space="0" w:color="auto"/>
        <w:left w:val="none" w:sz="0" w:space="0" w:color="auto"/>
        <w:bottom w:val="none" w:sz="0" w:space="0" w:color="auto"/>
        <w:right w:val="none" w:sz="0" w:space="0" w:color="auto"/>
      </w:divBdr>
    </w:div>
    <w:div w:id="1182891053">
      <w:marLeft w:val="640"/>
      <w:marRight w:val="0"/>
      <w:marTop w:val="0"/>
      <w:marBottom w:val="0"/>
      <w:divBdr>
        <w:top w:val="none" w:sz="0" w:space="0" w:color="auto"/>
        <w:left w:val="none" w:sz="0" w:space="0" w:color="auto"/>
        <w:bottom w:val="none" w:sz="0" w:space="0" w:color="auto"/>
        <w:right w:val="none" w:sz="0" w:space="0" w:color="auto"/>
      </w:divBdr>
    </w:div>
    <w:div w:id="1182932062">
      <w:marLeft w:val="640"/>
      <w:marRight w:val="0"/>
      <w:marTop w:val="0"/>
      <w:marBottom w:val="0"/>
      <w:divBdr>
        <w:top w:val="none" w:sz="0" w:space="0" w:color="auto"/>
        <w:left w:val="none" w:sz="0" w:space="0" w:color="auto"/>
        <w:bottom w:val="none" w:sz="0" w:space="0" w:color="auto"/>
        <w:right w:val="none" w:sz="0" w:space="0" w:color="auto"/>
      </w:divBdr>
    </w:div>
    <w:div w:id="1182934312">
      <w:marLeft w:val="640"/>
      <w:marRight w:val="0"/>
      <w:marTop w:val="0"/>
      <w:marBottom w:val="0"/>
      <w:divBdr>
        <w:top w:val="none" w:sz="0" w:space="0" w:color="auto"/>
        <w:left w:val="none" w:sz="0" w:space="0" w:color="auto"/>
        <w:bottom w:val="none" w:sz="0" w:space="0" w:color="auto"/>
        <w:right w:val="none" w:sz="0" w:space="0" w:color="auto"/>
      </w:divBdr>
    </w:div>
    <w:div w:id="1182934730">
      <w:marLeft w:val="640"/>
      <w:marRight w:val="0"/>
      <w:marTop w:val="0"/>
      <w:marBottom w:val="0"/>
      <w:divBdr>
        <w:top w:val="none" w:sz="0" w:space="0" w:color="auto"/>
        <w:left w:val="none" w:sz="0" w:space="0" w:color="auto"/>
        <w:bottom w:val="none" w:sz="0" w:space="0" w:color="auto"/>
        <w:right w:val="none" w:sz="0" w:space="0" w:color="auto"/>
      </w:divBdr>
    </w:div>
    <w:div w:id="1183009230">
      <w:marLeft w:val="640"/>
      <w:marRight w:val="0"/>
      <w:marTop w:val="0"/>
      <w:marBottom w:val="0"/>
      <w:divBdr>
        <w:top w:val="none" w:sz="0" w:space="0" w:color="auto"/>
        <w:left w:val="none" w:sz="0" w:space="0" w:color="auto"/>
        <w:bottom w:val="none" w:sz="0" w:space="0" w:color="auto"/>
        <w:right w:val="none" w:sz="0" w:space="0" w:color="auto"/>
      </w:divBdr>
    </w:div>
    <w:div w:id="1183206021">
      <w:marLeft w:val="640"/>
      <w:marRight w:val="0"/>
      <w:marTop w:val="0"/>
      <w:marBottom w:val="0"/>
      <w:divBdr>
        <w:top w:val="none" w:sz="0" w:space="0" w:color="auto"/>
        <w:left w:val="none" w:sz="0" w:space="0" w:color="auto"/>
        <w:bottom w:val="none" w:sz="0" w:space="0" w:color="auto"/>
        <w:right w:val="none" w:sz="0" w:space="0" w:color="auto"/>
      </w:divBdr>
    </w:div>
    <w:div w:id="1183282678">
      <w:marLeft w:val="640"/>
      <w:marRight w:val="0"/>
      <w:marTop w:val="0"/>
      <w:marBottom w:val="0"/>
      <w:divBdr>
        <w:top w:val="none" w:sz="0" w:space="0" w:color="auto"/>
        <w:left w:val="none" w:sz="0" w:space="0" w:color="auto"/>
        <w:bottom w:val="none" w:sz="0" w:space="0" w:color="auto"/>
        <w:right w:val="none" w:sz="0" w:space="0" w:color="auto"/>
      </w:divBdr>
    </w:div>
    <w:div w:id="1183399463">
      <w:marLeft w:val="640"/>
      <w:marRight w:val="0"/>
      <w:marTop w:val="0"/>
      <w:marBottom w:val="0"/>
      <w:divBdr>
        <w:top w:val="none" w:sz="0" w:space="0" w:color="auto"/>
        <w:left w:val="none" w:sz="0" w:space="0" w:color="auto"/>
        <w:bottom w:val="none" w:sz="0" w:space="0" w:color="auto"/>
        <w:right w:val="none" w:sz="0" w:space="0" w:color="auto"/>
      </w:divBdr>
    </w:div>
    <w:div w:id="1183475777">
      <w:marLeft w:val="640"/>
      <w:marRight w:val="0"/>
      <w:marTop w:val="0"/>
      <w:marBottom w:val="0"/>
      <w:divBdr>
        <w:top w:val="none" w:sz="0" w:space="0" w:color="auto"/>
        <w:left w:val="none" w:sz="0" w:space="0" w:color="auto"/>
        <w:bottom w:val="none" w:sz="0" w:space="0" w:color="auto"/>
        <w:right w:val="none" w:sz="0" w:space="0" w:color="auto"/>
      </w:divBdr>
    </w:div>
    <w:div w:id="1183515970">
      <w:marLeft w:val="640"/>
      <w:marRight w:val="0"/>
      <w:marTop w:val="0"/>
      <w:marBottom w:val="0"/>
      <w:divBdr>
        <w:top w:val="none" w:sz="0" w:space="0" w:color="auto"/>
        <w:left w:val="none" w:sz="0" w:space="0" w:color="auto"/>
        <w:bottom w:val="none" w:sz="0" w:space="0" w:color="auto"/>
        <w:right w:val="none" w:sz="0" w:space="0" w:color="auto"/>
      </w:divBdr>
    </w:div>
    <w:div w:id="1183518756">
      <w:marLeft w:val="640"/>
      <w:marRight w:val="0"/>
      <w:marTop w:val="0"/>
      <w:marBottom w:val="0"/>
      <w:divBdr>
        <w:top w:val="none" w:sz="0" w:space="0" w:color="auto"/>
        <w:left w:val="none" w:sz="0" w:space="0" w:color="auto"/>
        <w:bottom w:val="none" w:sz="0" w:space="0" w:color="auto"/>
        <w:right w:val="none" w:sz="0" w:space="0" w:color="auto"/>
      </w:divBdr>
    </w:div>
    <w:div w:id="1183589412">
      <w:marLeft w:val="640"/>
      <w:marRight w:val="0"/>
      <w:marTop w:val="0"/>
      <w:marBottom w:val="0"/>
      <w:divBdr>
        <w:top w:val="none" w:sz="0" w:space="0" w:color="auto"/>
        <w:left w:val="none" w:sz="0" w:space="0" w:color="auto"/>
        <w:bottom w:val="none" w:sz="0" w:space="0" w:color="auto"/>
        <w:right w:val="none" w:sz="0" w:space="0" w:color="auto"/>
      </w:divBdr>
    </w:div>
    <w:div w:id="1183714189">
      <w:marLeft w:val="640"/>
      <w:marRight w:val="0"/>
      <w:marTop w:val="0"/>
      <w:marBottom w:val="0"/>
      <w:divBdr>
        <w:top w:val="none" w:sz="0" w:space="0" w:color="auto"/>
        <w:left w:val="none" w:sz="0" w:space="0" w:color="auto"/>
        <w:bottom w:val="none" w:sz="0" w:space="0" w:color="auto"/>
        <w:right w:val="none" w:sz="0" w:space="0" w:color="auto"/>
      </w:divBdr>
    </w:div>
    <w:div w:id="1183788466">
      <w:marLeft w:val="640"/>
      <w:marRight w:val="0"/>
      <w:marTop w:val="0"/>
      <w:marBottom w:val="0"/>
      <w:divBdr>
        <w:top w:val="none" w:sz="0" w:space="0" w:color="auto"/>
        <w:left w:val="none" w:sz="0" w:space="0" w:color="auto"/>
        <w:bottom w:val="none" w:sz="0" w:space="0" w:color="auto"/>
        <w:right w:val="none" w:sz="0" w:space="0" w:color="auto"/>
      </w:divBdr>
    </w:div>
    <w:div w:id="1183861029">
      <w:marLeft w:val="640"/>
      <w:marRight w:val="0"/>
      <w:marTop w:val="0"/>
      <w:marBottom w:val="0"/>
      <w:divBdr>
        <w:top w:val="none" w:sz="0" w:space="0" w:color="auto"/>
        <w:left w:val="none" w:sz="0" w:space="0" w:color="auto"/>
        <w:bottom w:val="none" w:sz="0" w:space="0" w:color="auto"/>
        <w:right w:val="none" w:sz="0" w:space="0" w:color="auto"/>
      </w:divBdr>
    </w:div>
    <w:div w:id="1184125231">
      <w:marLeft w:val="640"/>
      <w:marRight w:val="0"/>
      <w:marTop w:val="0"/>
      <w:marBottom w:val="0"/>
      <w:divBdr>
        <w:top w:val="none" w:sz="0" w:space="0" w:color="auto"/>
        <w:left w:val="none" w:sz="0" w:space="0" w:color="auto"/>
        <w:bottom w:val="none" w:sz="0" w:space="0" w:color="auto"/>
        <w:right w:val="none" w:sz="0" w:space="0" w:color="auto"/>
      </w:divBdr>
    </w:div>
    <w:div w:id="1184132212">
      <w:marLeft w:val="640"/>
      <w:marRight w:val="0"/>
      <w:marTop w:val="0"/>
      <w:marBottom w:val="0"/>
      <w:divBdr>
        <w:top w:val="none" w:sz="0" w:space="0" w:color="auto"/>
        <w:left w:val="none" w:sz="0" w:space="0" w:color="auto"/>
        <w:bottom w:val="none" w:sz="0" w:space="0" w:color="auto"/>
        <w:right w:val="none" w:sz="0" w:space="0" w:color="auto"/>
      </w:divBdr>
    </w:div>
    <w:div w:id="1184133664">
      <w:marLeft w:val="640"/>
      <w:marRight w:val="0"/>
      <w:marTop w:val="0"/>
      <w:marBottom w:val="0"/>
      <w:divBdr>
        <w:top w:val="none" w:sz="0" w:space="0" w:color="auto"/>
        <w:left w:val="none" w:sz="0" w:space="0" w:color="auto"/>
        <w:bottom w:val="none" w:sz="0" w:space="0" w:color="auto"/>
        <w:right w:val="none" w:sz="0" w:space="0" w:color="auto"/>
      </w:divBdr>
    </w:div>
    <w:div w:id="1184322523">
      <w:marLeft w:val="640"/>
      <w:marRight w:val="0"/>
      <w:marTop w:val="0"/>
      <w:marBottom w:val="0"/>
      <w:divBdr>
        <w:top w:val="none" w:sz="0" w:space="0" w:color="auto"/>
        <w:left w:val="none" w:sz="0" w:space="0" w:color="auto"/>
        <w:bottom w:val="none" w:sz="0" w:space="0" w:color="auto"/>
        <w:right w:val="none" w:sz="0" w:space="0" w:color="auto"/>
      </w:divBdr>
    </w:div>
    <w:div w:id="1184325854">
      <w:marLeft w:val="640"/>
      <w:marRight w:val="0"/>
      <w:marTop w:val="0"/>
      <w:marBottom w:val="0"/>
      <w:divBdr>
        <w:top w:val="none" w:sz="0" w:space="0" w:color="auto"/>
        <w:left w:val="none" w:sz="0" w:space="0" w:color="auto"/>
        <w:bottom w:val="none" w:sz="0" w:space="0" w:color="auto"/>
        <w:right w:val="none" w:sz="0" w:space="0" w:color="auto"/>
      </w:divBdr>
    </w:div>
    <w:div w:id="1184326422">
      <w:marLeft w:val="640"/>
      <w:marRight w:val="0"/>
      <w:marTop w:val="0"/>
      <w:marBottom w:val="0"/>
      <w:divBdr>
        <w:top w:val="none" w:sz="0" w:space="0" w:color="auto"/>
        <w:left w:val="none" w:sz="0" w:space="0" w:color="auto"/>
        <w:bottom w:val="none" w:sz="0" w:space="0" w:color="auto"/>
        <w:right w:val="none" w:sz="0" w:space="0" w:color="auto"/>
      </w:divBdr>
    </w:div>
    <w:div w:id="1184399241">
      <w:marLeft w:val="640"/>
      <w:marRight w:val="0"/>
      <w:marTop w:val="0"/>
      <w:marBottom w:val="0"/>
      <w:divBdr>
        <w:top w:val="none" w:sz="0" w:space="0" w:color="auto"/>
        <w:left w:val="none" w:sz="0" w:space="0" w:color="auto"/>
        <w:bottom w:val="none" w:sz="0" w:space="0" w:color="auto"/>
        <w:right w:val="none" w:sz="0" w:space="0" w:color="auto"/>
      </w:divBdr>
    </w:div>
    <w:div w:id="1184438500">
      <w:marLeft w:val="640"/>
      <w:marRight w:val="0"/>
      <w:marTop w:val="0"/>
      <w:marBottom w:val="0"/>
      <w:divBdr>
        <w:top w:val="none" w:sz="0" w:space="0" w:color="auto"/>
        <w:left w:val="none" w:sz="0" w:space="0" w:color="auto"/>
        <w:bottom w:val="none" w:sz="0" w:space="0" w:color="auto"/>
        <w:right w:val="none" w:sz="0" w:space="0" w:color="auto"/>
      </w:divBdr>
    </w:div>
    <w:div w:id="1184512468">
      <w:marLeft w:val="640"/>
      <w:marRight w:val="0"/>
      <w:marTop w:val="0"/>
      <w:marBottom w:val="0"/>
      <w:divBdr>
        <w:top w:val="none" w:sz="0" w:space="0" w:color="auto"/>
        <w:left w:val="none" w:sz="0" w:space="0" w:color="auto"/>
        <w:bottom w:val="none" w:sz="0" w:space="0" w:color="auto"/>
        <w:right w:val="none" w:sz="0" w:space="0" w:color="auto"/>
      </w:divBdr>
    </w:div>
    <w:div w:id="1184632532">
      <w:marLeft w:val="640"/>
      <w:marRight w:val="0"/>
      <w:marTop w:val="0"/>
      <w:marBottom w:val="0"/>
      <w:divBdr>
        <w:top w:val="none" w:sz="0" w:space="0" w:color="auto"/>
        <w:left w:val="none" w:sz="0" w:space="0" w:color="auto"/>
        <w:bottom w:val="none" w:sz="0" w:space="0" w:color="auto"/>
        <w:right w:val="none" w:sz="0" w:space="0" w:color="auto"/>
      </w:divBdr>
    </w:div>
    <w:div w:id="1184703821">
      <w:marLeft w:val="640"/>
      <w:marRight w:val="0"/>
      <w:marTop w:val="0"/>
      <w:marBottom w:val="0"/>
      <w:divBdr>
        <w:top w:val="none" w:sz="0" w:space="0" w:color="auto"/>
        <w:left w:val="none" w:sz="0" w:space="0" w:color="auto"/>
        <w:bottom w:val="none" w:sz="0" w:space="0" w:color="auto"/>
        <w:right w:val="none" w:sz="0" w:space="0" w:color="auto"/>
      </w:divBdr>
    </w:div>
    <w:div w:id="1184713166">
      <w:marLeft w:val="640"/>
      <w:marRight w:val="0"/>
      <w:marTop w:val="0"/>
      <w:marBottom w:val="0"/>
      <w:divBdr>
        <w:top w:val="none" w:sz="0" w:space="0" w:color="auto"/>
        <w:left w:val="none" w:sz="0" w:space="0" w:color="auto"/>
        <w:bottom w:val="none" w:sz="0" w:space="0" w:color="auto"/>
        <w:right w:val="none" w:sz="0" w:space="0" w:color="auto"/>
      </w:divBdr>
    </w:div>
    <w:div w:id="1184825382">
      <w:marLeft w:val="640"/>
      <w:marRight w:val="0"/>
      <w:marTop w:val="0"/>
      <w:marBottom w:val="0"/>
      <w:divBdr>
        <w:top w:val="none" w:sz="0" w:space="0" w:color="auto"/>
        <w:left w:val="none" w:sz="0" w:space="0" w:color="auto"/>
        <w:bottom w:val="none" w:sz="0" w:space="0" w:color="auto"/>
        <w:right w:val="none" w:sz="0" w:space="0" w:color="auto"/>
      </w:divBdr>
    </w:div>
    <w:div w:id="1184856860">
      <w:marLeft w:val="640"/>
      <w:marRight w:val="0"/>
      <w:marTop w:val="0"/>
      <w:marBottom w:val="0"/>
      <w:divBdr>
        <w:top w:val="none" w:sz="0" w:space="0" w:color="auto"/>
        <w:left w:val="none" w:sz="0" w:space="0" w:color="auto"/>
        <w:bottom w:val="none" w:sz="0" w:space="0" w:color="auto"/>
        <w:right w:val="none" w:sz="0" w:space="0" w:color="auto"/>
      </w:divBdr>
    </w:div>
    <w:div w:id="1184900260">
      <w:marLeft w:val="640"/>
      <w:marRight w:val="0"/>
      <w:marTop w:val="0"/>
      <w:marBottom w:val="0"/>
      <w:divBdr>
        <w:top w:val="none" w:sz="0" w:space="0" w:color="auto"/>
        <w:left w:val="none" w:sz="0" w:space="0" w:color="auto"/>
        <w:bottom w:val="none" w:sz="0" w:space="0" w:color="auto"/>
        <w:right w:val="none" w:sz="0" w:space="0" w:color="auto"/>
      </w:divBdr>
    </w:div>
    <w:div w:id="1184973796">
      <w:marLeft w:val="640"/>
      <w:marRight w:val="0"/>
      <w:marTop w:val="0"/>
      <w:marBottom w:val="0"/>
      <w:divBdr>
        <w:top w:val="none" w:sz="0" w:space="0" w:color="auto"/>
        <w:left w:val="none" w:sz="0" w:space="0" w:color="auto"/>
        <w:bottom w:val="none" w:sz="0" w:space="0" w:color="auto"/>
        <w:right w:val="none" w:sz="0" w:space="0" w:color="auto"/>
      </w:divBdr>
    </w:div>
    <w:div w:id="1184978240">
      <w:marLeft w:val="640"/>
      <w:marRight w:val="0"/>
      <w:marTop w:val="0"/>
      <w:marBottom w:val="0"/>
      <w:divBdr>
        <w:top w:val="none" w:sz="0" w:space="0" w:color="auto"/>
        <w:left w:val="none" w:sz="0" w:space="0" w:color="auto"/>
        <w:bottom w:val="none" w:sz="0" w:space="0" w:color="auto"/>
        <w:right w:val="none" w:sz="0" w:space="0" w:color="auto"/>
      </w:divBdr>
    </w:div>
    <w:div w:id="1184978523">
      <w:marLeft w:val="640"/>
      <w:marRight w:val="0"/>
      <w:marTop w:val="0"/>
      <w:marBottom w:val="0"/>
      <w:divBdr>
        <w:top w:val="none" w:sz="0" w:space="0" w:color="auto"/>
        <w:left w:val="none" w:sz="0" w:space="0" w:color="auto"/>
        <w:bottom w:val="none" w:sz="0" w:space="0" w:color="auto"/>
        <w:right w:val="none" w:sz="0" w:space="0" w:color="auto"/>
      </w:divBdr>
    </w:div>
    <w:div w:id="1184979633">
      <w:marLeft w:val="640"/>
      <w:marRight w:val="0"/>
      <w:marTop w:val="0"/>
      <w:marBottom w:val="0"/>
      <w:divBdr>
        <w:top w:val="none" w:sz="0" w:space="0" w:color="auto"/>
        <w:left w:val="none" w:sz="0" w:space="0" w:color="auto"/>
        <w:bottom w:val="none" w:sz="0" w:space="0" w:color="auto"/>
        <w:right w:val="none" w:sz="0" w:space="0" w:color="auto"/>
      </w:divBdr>
    </w:div>
    <w:div w:id="1184981768">
      <w:marLeft w:val="640"/>
      <w:marRight w:val="0"/>
      <w:marTop w:val="0"/>
      <w:marBottom w:val="0"/>
      <w:divBdr>
        <w:top w:val="none" w:sz="0" w:space="0" w:color="auto"/>
        <w:left w:val="none" w:sz="0" w:space="0" w:color="auto"/>
        <w:bottom w:val="none" w:sz="0" w:space="0" w:color="auto"/>
        <w:right w:val="none" w:sz="0" w:space="0" w:color="auto"/>
      </w:divBdr>
    </w:div>
    <w:div w:id="1185052051">
      <w:marLeft w:val="640"/>
      <w:marRight w:val="0"/>
      <w:marTop w:val="0"/>
      <w:marBottom w:val="0"/>
      <w:divBdr>
        <w:top w:val="none" w:sz="0" w:space="0" w:color="auto"/>
        <w:left w:val="none" w:sz="0" w:space="0" w:color="auto"/>
        <w:bottom w:val="none" w:sz="0" w:space="0" w:color="auto"/>
        <w:right w:val="none" w:sz="0" w:space="0" w:color="auto"/>
      </w:divBdr>
    </w:div>
    <w:div w:id="1185090626">
      <w:marLeft w:val="640"/>
      <w:marRight w:val="0"/>
      <w:marTop w:val="0"/>
      <w:marBottom w:val="0"/>
      <w:divBdr>
        <w:top w:val="none" w:sz="0" w:space="0" w:color="auto"/>
        <w:left w:val="none" w:sz="0" w:space="0" w:color="auto"/>
        <w:bottom w:val="none" w:sz="0" w:space="0" w:color="auto"/>
        <w:right w:val="none" w:sz="0" w:space="0" w:color="auto"/>
      </w:divBdr>
    </w:div>
    <w:div w:id="1185097868">
      <w:marLeft w:val="640"/>
      <w:marRight w:val="0"/>
      <w:marTop w:val="0"/>
      <w:marBottom w:val="0"/>
      <w:divBdr>
        <w:top w:val="none" w:sz="0" w:space="0" w:color="auto"/>
        <w:left w:val="none" w:sz="0" w:space="0" w:color="auto"/>
        <w:bottom w:val="none" w:sz="0" w:space="0" w:color="auto"/>
        <w:right w:val="none" w:sz="0" w:space="0" w:color="auto"/>
      </w:divBdr>
    </w:div>
    <w:div w:id="1185284733">
      <w:marLeft w:val="640"/>
      <w:marRight w:val="0"/>
      <w:marTop w:val="0"/>
      <w:marBottom w:val="0"/>
      <w:divBdr>
        <w:top w:val="none" w:sz="0" w:space="0" w:color="auto"/>
        <w:left w:val="none" w:sz="0" w:space="0" w:color="auto"/>
        <w:bottom w:val="none" w:sz="0" w:space="0" w:color="auto"/>
        <w:right w:val="none" w:sz="0" w:space="0" w:color="auto"/>
      </w:divBdr>
    </w:div>
    <w:div w:id="1185290950">
      <w:marLeft w:val="640"/>
      <w:marRight w:val="0"/>
      <w:marTop w:val="0"/>
      <w:marBottom w:val="0"/>
      <w:divBdr>
        <w:top w:val="none" w:sz="0" w:space="0" w:color="auto"/>
        <w:left w:val="none" w:sz="0" w:space="0" w:color="auto"/>
        <w:bottom w:val="none" w:sz="0" w:space="0" w:color="auto"/>
        <w:right w:val="none" w:sz="0" w:space="0" w:color="auto"/>
      </w:divBdr>
    </w:div>
    <w:div w:id="1185359855">
      <w:marLeft w:val="640"/>
      <w:marRight w:val="0"/>
      <w:marTop w:val="0"/>
      <w:marBottom w:val="0"/>
      <w:divBdr>
        <w:top w:val="none" w:sz="0" w:space="0" w:color="auto"/>
        <w:left w:val="none" w:sz="0" w:space="0" w:color="auto"/>
        <w:bottom w:val="none" w:sz="0" w:space="0" w:color="auto"/>
        <w:right w:val="none" w:sz="0" w:space="0" w:color="auto"/>
      </w:divBdr>
    </w:div>
    <w:div w:id="1185361474">
      <w:marLeft w:val="640"/>
      <w:marRight w:val="0"/>
      <w:marTop w:val="0"/>
      <w:marBottom w:val="0"/>
      <w:divBdr>
        <w:top w:val="none" w:sz="0" w:space="0" w:color="auto"/>
        <w:left w:val="none" w:sz="0" w:space="0" w:color="auto"/>
        <w:bottom w:val="none" w:sz="0" w:space="0" w:color="auto"/>
        <w:right w:val="none" w:sz="0" w:space="0" w:color="auto"/>
      </w:divBdr>
    </w:div>
    <w:div w:id="1185367979">
      <w:marLeft w:val="640"/>
      <w:marRight w:val="0"/>
      <w:marTop w:val="0"/>
      <w:marBottom w:val="0"/>
      <w:divBdr>
        <w:top w:val="none" w:sz="0" w:space="0" w:color="auto"/>
        <w:left w:val="none" w:sz="0" w:space="0" w:color="auto"/>
        <w:bottom w:val="none" w:sz="0" w:space="0" w:color="auto"/>
        <w:right w:val="none" w:sz="0" w:space="0" w:color="auto"/>
      </w:divBdr>
    </w:div>
    <w:div w:id="1185443186">
      <w:marLeft w:val="640"/>
      <w:marRight w:val="0"/>
      <w:marTop w:val="0"/>
      <w:marBottom w:val="0"/>
      <w:divBdr>
        <w:top w:val="none" w:sz="0" w:space="0" w:color="auto"/>
        <w:left w:val="none" w:sz="0" w:space="0" w:color="auto"/>
        <w:bottom w:val="none" w:sz="0" w:space="0" w:color="auto"/>
        <w:right w:val="none" w:sz="0" w:space="0" w:color="auto"/>
      </w:divBdr>
    </w:div>
    <w:div w:id="1185481125">
      <w:marLeft w:val="640"/>
      <w:marRight w:val="0"/>
      <w:marTop w:val="0"/>
      <w:marBottom w:val="0"/>
      <w:divBdr>
        <w:top w:val="none" w:sz="0" w:space="0" w:color="auto"/>
        <w:left w:val="none" w:sz="0" w:space="0" w:color="auto"/>
        <w:bottom w:val="none" w:sz="0" w:space="0" w:color="auto"/>
        <w:right w:val="none" w:sz="0" w:space="0" w:color="auto"/>
      </w:divBdr>
    </w:div>
    <w:div w:id="1185482844">
      <w:marLeft w:val="640"/>
      <w:marRight w:val="0"/>
      <w:marTop w:val="0"/>
      <w:marBottom w:val="0"/>
      <w:divBdr>
        <w:top w:val="none" w:sz="0" w:space="0" w:color="auto"/>
        <w:left w:val="none" w:sz="0" w:space="0" w:color="auto"/>
        <w:bottom w:val="none" w:sz="0" w:space="0" w:color="auto"/>
        <w:right w:val="none" w:sz="0" w:space="0" w:color="auto"/>
      </w:divBdr>
    </w:div>
    <w:div w:id="1185560359">
      <w:marLeft w:val="640"/>
      <w:marRight w:val="0"/>
      <w:marTop w:val="0"/>
      <w:marBottom w:val="0"/>
      <w:divBdr>
        <w:top w:val="none" w:sz="0" w:space="0" w:color="auto"/>
        <w:left w:val="none" w:sz="0" w:space="0" w:color="auto"/>
        <w:bottom w:val="none" w:sz="0" w:space="0" w:color="auto"/>
        <w:right w:val="none" w:sz="0" w:space="0" w:color="auto"/>
      </w:divBdr>
    </w:div>
    <w:div w:id="1185635408">
      <w:marLeft w:val="640"/>
      <w:marRight w:val="0"/>
      <w:marTop w:val="0"/>
      <w:marBottom w:val="0"/>
      <w:divBdr>
        <w:top w:val="none" w:sz="0" w:space="0" w:color="auto"/>
        <w:left w:val="none" w:sz="0" w:space="0" w:color="auto"/>
        <w:bottom w:val="none" w:sz="0" w:space="0" w:color="auto"/>
        <w:right w:val="none" w:sz="0" w:space="0" w:color="auto"/>
      </w:divBdr>
    </w:div>
    <w:div w:id="1185636519">
      <w:marLeft w:val="640"/>
      <w:marRight w:val="0"/>
      <w:marTop w:val="0"/>
      <w:marBottom w:val="0"/>
      <w:divBdr>
        <w:top w:val="none" w:sz="0" w:space="0" w:color="auto"/>
        <w:left w:val="none" w:sz="0" w:space="0" w:color="auto"/>
        <w:bottom w:val="none" w:sz="0" w:space="0" w:color="auto"/>
        <w:right w:val="none" w:sz="0" w:space="0" w:color="auto"/>
      </w:divBdr>
    </w:div>
    <w:div w:id="1185709770">
      <w:marLeft w:val="640"/>
      <w:marRight w:val="0"/>
      <w:marTop w:val="0"/>
      <w:marBottom w:val="0"/>
      <w:divBdr>
        <w:top w:val="none" w:sz="0" w:space="0" w:color="auto"/>
        <w:left w:val="none" w:sz="0" w:space="0" w:color="auto"/>
        <w:bottom w:val="none" w:sz="0" w:space="0" w:color="auto"/>
        <w:right w:val="none" w:sz="0" w:space="0" w:color="auto"/>
      </w:divBdr>
    </w:div>
    <w:div w:id="1185751928">
      <w:marLeft w:val="640"/>
      <w:marRight w:val="0"/>
      <w:marTop w:val="0"/>
      <w:marBottom w:val="0"/>
      <w:divBdr>
        <w:top w:val="none" w:sz="0" w:space="0" w:color="auto"/>
        <w:left w:val="none" w:sz="0" w:space="0" w:color="auto"/>
        <w:bottom w:val="none" w:sz="0" w:space="0" w:color="auto"/>
        <w:right w:val="none" w:sz="0" w:space="0" w:color="auto"/>
      </w:divBdr>
    </w:div>
    <w:div w:id="1185827109">
      <w:marLeft w:val="640"/>
      <w:marRight w:val="0"/>
      <w:marTop w:val="0"/>
      <w:marBottom w:val="0"/>
      <w:divBdr>
        <w:top w:val="none" w:sz="0" w:space="0" w:color="auto"/>
        <w:left w:val="none" w:sz="0" w:space="0" w:color="auto"/>
        <w:bottom w:val="none" w:sz="0" w:space="0" w:color="auto"/>
        <w:right w:val="none" w:sz="0" w:space="0" w:color="auto"/>
      </w:divBdr>
    </w:div>
    <w:div w:id="1185829219">
      <w:marLeft w:val="640"/>
      <w:marRight w:val="0"/>
      <w:marTop w:val="0"/>
      <w:marBottom w:val="0"/>
      <w:divBdr>
        <w:top w:val="none" w:sz="0" w:space="0" w:color="auto"/>
        <w:left w:val="none" w:sz="0" w:space="0" w:color="auto"/>
        <w:bottom w:val="none" w:sz="0" w:space="0" w:color="auto"/>
        <w:right w:val="none" w:sz="0" w:space="0" w:color="auto"/>
      </w:divBdr>
    </w:div>
    <w:div w:id="1185942798">
      <w:marLeft w:val="640"/>
      <w:marRight w:val="0"/>
      <w:marTop w:val="0"/>
      <w:marBottom w:val="0"/>
      <w:divBdr>
        <w:top w:val="none" w:sz="0" w:space="0" w:color="auto"/>
        <w:left w:val="none" w:sz="0" w:space="0" w:color="auto"/>
        <w:bottom w:val="none" w:sz="0" w:space="0" w:color="auto"/>
        <w:right w:val="none" w:sz="0" w:space="0" w:color="auto"/>
      </w:divBdr>
    </w:div>
    <w:div w:id="1185942987">
      <w:marLeft w:val="640"/>
      <w:marRight w:val="0"/>
      <w:marTop w:val="0"/>
      <w:marBottom w:val="0"/>
      <w:divBdr>
        <w:top w:val="none" w:sz="0" w:space="0" w:color="auto"/>
        <w:left w:val="none" w:sz="0" w:space="0" w:color="auto"/>
        <w:bottom w:val="none" w:sz="0" w:space="0" w:color="auto"/>
        <w:right w:val="none" w:sz="0" w:space="0" w:color="auto"/>
      </w:divBdr>
    </w:div>
    <w:div w:id="1185946414">
      <w:marLeft w:val="640"/>
      <w:marRight w:val="0"/>
      <w:marTop w:val="0"/>
      <w:marBottom w:val="0"/>
      <w:divBdr>
        <w:top w:val="none" w:sz="0" w:space="0" w:color="auto"/>
        <w:left w:val="none" w:sz="0" w:space="0" w:color="auto"/>
        <w:bottom w:val="none" w:sz="0" w:space="0" w:color="auto"/>
        <w:right w:val="none" w:sz="0" w:space="0" w:color="auto"/>
      </w:divBdr>
    </w:div>
    <w:div w:id="1186015532">
      <w:marLeft w:val="640"/>
      <w:marRight w:val="0"/>
      <w:marTop w:val="0"/>
      <w:marBottom w:val="0"/>
      <w:divBdr>
        <w:top w:val="none" w:sz="0" w:space="0" w:color="auto"/>
        <w:left w:val="none" w:sz="0" w:space="0" w:color="auto"/>
        <w:bottom w:val="none" w:sz="0" w:space="0" w:color="auto"/>
        <w:right w:val="none" w:sz="0" w:space="0" w:color="auto"/>
      </w:divBdr>
    </w:div>
    <w:div w:id="1186018358">
      <w:marLeft w:val="640"/>
      <w:marRight w:val="0"/>
      <w:marTop w:val="0"/>
      <w:marBottom w:val="0"/>
      <w:divBdr>
        <w:top w:val="none" w:sz="0" w:space="0" w:color="auto"/>
        <w:left w:val="none" w:sz="0" w:space="0" w:color="auto"/>
        <w:bottom w:val="none" w:sz="0" w:space="0" w:color="auto"/>
        <w:right w:val="none" w:sz="0" w:space="0" w:color="auto"/>
      </w:divBdr>
    </w:div>
    <w:div w:id="1186022727">
      <w:marLeft w:val="640"/>
      <w:marRight w:val="0"/>
      <w:marTop w:val="0"/>
      <w:marBottom w:val="0"/>
      <w:divBdr>
        <w:top w:val="none" w:sz="0" w:space="0" w:color="auto"/>
        <w:left w:val="none" w:sz="0" w:space="0" w:color="auto"/>
        <w:bottom w:val="none" w:sz="0" w:space="0" w:color="auto"/>
        <w:right w:val="none" w:sz="0" w:space="0" w:color="auto"/>
      </w:divBdr>
    </w:div>
    <w:div w:id="1186095676">
      <w:marLeft w:val="480"/>
      <w:marRight w:val="0"/>
      <w:marTop w:val="0"/>
      <w:marBottom w:val="0"/>
      <w:divBdr>
        <w:top w:val="none" w:sz="0" w:space="0" w:color="auto"/>
        <w:left w:val="none" w:sz="0" w:space="0" w:color="auto"/>
        <w:bottom w:val="none" w:sz="0" w:space="0" w:color="auto"/>
        <w:right w:val="none" w:sz="0" w:space="0" w:color="auto"/>
      </w:divBdr>
    </w:div>
    <w:div w:id="1186096332">
      <w:marLeft w:val="640"/>
      <w:marRight w:val="0"/>
      <w:marTop w:val="0"/>
      <w:marBottom w:val="0"/>
      <w:divBdr>
        <w:top w:val="none" w:sz="0" w:space="0" w:color="auto"/>
        <w:left w:val="none" w:sz="0" w:space="0" w:color="auto"/>
        <w:bottom w:val="none" w:sz="0" w:space="0" w:color="auto"/>
        <w:right w:val="none" w:sz="0" w:space="0" w:color="auto"/>
      </w:divBdr>
    </w:div>
    <w:div w:id="1186138610">
      <w:marLeft w:val="640"/>
      <w:marRight w:val="0"/>
      <w:marTop w:val="0"/>
      <w:marBottom w:val="0"/>
      <w:divBdr>
        <w:top w:val="none" w:sz="0" w:space="0" w:color="auto"/>
        <w:left w:val="none" w:sz="0" w:space="0" w:color="auto"/>
        <w:bottom w:val="none" w:sz="0" w:space="0" w:color="auto"/>
        <w:right w:val="none" w:sz="0" w:space="0" w:color="auto"/>
      </w:divBdr>
    </w:div>
    <w:div w:id="1186138983">
      <w:marLeft w:val="640"/>
      <w:marRight w:val="0"/>
      <w:marTop w:val="0"/>
      <w:marBottom w:val="0"/>
      <w:divBdr>
        <w:top w:val="none" w:sz="0" w:space="0" w:color="auto"/>
        <w:left w:val="none" w:sz="0" w:space="0" w:color="auto"/>
        <w:bottom w:val="none" w:sz="0" w:space="0" w:color="auto"/>
        <w:right w:val="none" w:sz="0" w:space="0" w:color="auto"/>
      </w:divBdr>
    </w:div>
    <w:div w:id="1186216687">
      <w:marLeft w:val="640"/>
      <w:marRight w:val="0"/>
      <w:marTop w:val="0"/>
      <w:marBottom w:val="0"/>
      <w:divBdr>
        <w:top w:val="none" w:sz="0" w:space="0" w:color="auto"/>
        <w:left w:val="none" w:sz="0" w:space="0" w:color="auto"/>
        <w:bottom w:val="none" w:sz="0" w:space="0" w:color="auto"/>
        <w:right w:val="none" w:sz="0" w:space="0" w:color="auto"/>
      </w:divBdr>
    </w:div>
    <w:div w:id="1186287677">
      <w:marLeft w:val="640"/>
      <w:marRight w:val="0"/>
      <w:marTop w:val="0"/>
      <w:marBottom w:val="0"/>
      <w:divBdr>
        <w:top w:val="none" w:sz="0" w:space="0" w:color="auto"/>
        <w:left w:val="none" w:sz="0" w:space="0" w:color="auto"/>
        <w:bottom w:val="none" w:sz="0" w:space="0" w:color="auto"/>
        <w:right w:val="none" w:sz="0" w:space="0" w:color="auto"/>
      </w:divBdr>
    </w:div>
    <w:div w:id="1186410638">
      <w:marLeft w:val="640"/>
      <w:marRight w:val="0"/>
      <w:marTop w:val="0"/>
      <w:marBottom w:val="0"/>
      <w:divBdr>
        <w:top w:val="none" w:sz="0" w:space="0" w:color="auto"/>
        <w:left w:val="none" w:sz="0" w:space="0" w:color="auto"/>
        <w:bottom w:val="none" w:sz="0" w:space="0" w:color="auto"/>
        <w:right w:val="none" w:sz="0" w:space="0" w:color="auto"/>
      </w:divBdr>
    </w:div>
    <w:div w:id="1186477614">
      <w:marLeft w:val="640"/>
      <w:marRight w:val="0"/>
      <w:marTop w:val="0"/>
      <w:marBottom w:val="0"/>
      <w:divBdr>
        <w:top w:val="none" w:sz="0" w:space="0" w:color="auto"/>
        <w:left w:val="none" w:sz="0" w:space="0" w:color="auto"/>
        <w:bottom w:val="none" w:sz="0" w:space="0" w:color="auto"/>
        <w:right w:val="none" w:sz="0" w:space="0" w:color="auto"/>
      </w:divBdr>
    </w:div>
    <w:div w:id="1186480828">
      <w:marLeft w:val="640"/>
      <w:marRight w:val="0"/>
      <w:marTop w:val="0"/>
      <w:marBottom w:val="0"/>
      <w:divBdr>
        <w:top w:val="none" w:sz="0" w:space="0" w:color="auto"/>
        <w:left w:val="none" w:sz="0" w:space="0" w:color="auto"/>
        <w:bottom w:val="none" w:sz="0" w:space="0" w:color="auto"/>
        <w:right w:val="none" w:sz="0" w:space="0" w:color="auto"/>
      </w:divBdr>
    </w:div>
    <w:div w:id="1186552366">
      <w:marLeft w:val="640"/>
      <w:marRight w:val="0"/>
      <w:marTop w:val="0"/>
      <w:marBottom w:val="0"/>
      <w:divBdr>
        <w:top w:val="none" w:sz="0" w:space="0" w:color="auto"/>
        <w:left w:val="none" w:sz="0" w:space="0" w:color="auto"/>
        <w:bottom w:val="none" w:sz="0" w:space="0" w:color="auto"/>
        <w:right w:val="none" w:sz="0" w:space="0" w:color="auto"/>
      </w:divBdr>
    </w:div>
    <w:div w:id="1186673243">
      <w:marLeft w:val="640"/>
      <w:marRight w:val="0"/>
      <w:marTop w:val="0"/>
      <w:marBottom w:val="0"/>
      <w:divBdr>
        <w:top w:val="none" w:sz="0" w:space="0" w:color="auto"/>
        <w:left w:val="none" w:sz="0" w:space="0" w:color="auto"/>
        <w:bottom w:val="none" w:sz="0" w:space="0" w:color="auto"/>
        <w:right w:val="none" w:sz="0" w:space="0" w:color="auto"/>
      </w:divBdr>
    </w:div>
    <w:div w:id="1186676974">
      <w:marLeft w:val="640"/>
      <w:marRight w:val="0"/>
      <w:marTop w:val="0"/>
      <w:marBottom w:val="0"/>
      <w:divBdr>
        <w:top w:val="none" w:sz="0" w:space="0" w:color="auto"/>
        <w:left w:val="none" w:sz="0" w:space="0" w:color="auto"/>
        <w:bottom w:val="none" w:sz="0" w:space="0" w:color="auto"/>
        <w:right w:val="none" w:sz="0" w:space="0" w:color="auto"/>
      </w:divBdr>
    </w:div>
    <w:div w:id="1186863381">
      <w:marLeft w:val="640"/>
      <w:marRight w:val="0"/>
      <w:marTop w:val="0"/>
      <w:marBottom w:val="0"/>
      <w:divBdr>
        <w:top w:val="none" w:sz="0" w:space="0" w:color="auto"/>
        <w:left w:val="none" w:sz="0" w:space="0" w:color="auto"/>
        <w:bottom w:val="none" w:sz="0" w:space="0" w:color="auto"/>
        <w:right w:val="none" w:sz="0" w:space="0" w:color="auto"/>
      </w:divBdr>
    </w:div>
    <w:div w:id="1186946964">
      <w:marLeft w:val="640"/>
      <w:marRight w:val="0"/>
      <w:marTop w:val="0"/>
      <w:marBottom w:val="0"/>
      <w:divBdr>
        <w:top w:val="none" w:sz="0" w:space="0" w:color="auto"/>
        <w:left w:val="none" w:sz="0" w:space="0" w:color="auto"/>
        <w:bottom w:val="none" w:sz="0" w:space="0" w:color="auto"/>
        <w:right w:val="none" w:sz="0" w:space="0" w:color="auto"/>
      </w:divBdr>
    </w:div>
    <w:div w:id="1186989071">
      <w:marLeft w:val="640"/>
      <w:marRight w:val="0"/>
      <w:marTop w:val="0"/>
      <w:marBottom w:val="0"/>
      <w:divBdr>
        <w:top w:val="none" w:sz="0" w:space="0" w:color="auto"/>
        <w:left w:val="none" w:sz="0" w:space="0" w:color="auto"/>
        <w:bottom w:val="none" w:sz="0" w:space="0" w:color="auto"/>
        <w:right w:val="none" w:sz="0" w:space="0" w:color="auto"/>
      </w:divBdr>
    </w:div>
    <w:div w:id="1187062097">
      <w:marLeft w:val="640"/>
      <w:marRight w:val="0"/>
      <w:marTop w:val="0"/>
      <w:marBottom w:val="0"/>
      <w:divBdr>
        <w:top w:val="none" w:sz="0" w:space="0" w:color="auto"/>
        <w:left w:val="none" w:sz="0" w:space="0" w:color="auto"/>
        <w:bottom w:val="none" w:sz="0" w:space="0" w:color="auto"/>
        <w:right w:val="none" w:sz="0" w:space="0" w:color="auto"/>
      </w:divBdr>
    </w:div>
    <w:div w:id="1187064453">
      <w:marLeft w:val="640"/>
      <w:marRight w:val="0"/>
      <w:marTop w:val="0"/>
      <w:marBottom w:val="0"/>
      <w:divBdr>
        <w:top w:val="none" w:sz="0" w:space="0" w:color="auto"/>
        <w:left w:val="none" w:sz="0" w:space="0" w:color="auto"/>
        <w:bottom w:val="none" w:sz="0" w:space="0" w:color="auto"/>
        <w:right w:val="none" w:sz="0" w:space="0" w:color="auto"/>
      </w:divBdr>
    </w:div>
    <w:div w:id="1187064570">
      <w:marLeft w:val="640"/>
      <w:marRight w:val="0"/>
      <w:marTop w:val="0"/>
      <w:marBottom w:val="0"/>
      <w:divBdr>
        <w:top w:val="none" w:sz="0" w:space="0" w:color="auto"/>
        <w:left w:val="none" w:sz="0" w:space="0" w:color="auto"/>
        <w:bottom w:val="none" w:sz="0" w:space="0" w:color="auto"/>
        <w:right w:val="none" w:sz="0" w:space="0" w:color="auto"/>
      </w:divBdr>
    </w:div>
    <w:div w:id="1187212622">
      <w:marLeft w:val="640"/>
      <w:marRight w:val="0"/>
      <w:marTop w:val="0"/>
      <w:marBottom w:val="0"/>
      <w:divBdr>
        <w:top w:val="none" w:sz="0" w:space="0" w:color="auto"/>
        <w:left w:val="none" w:sz="0" w:space="0" w:color="auto"/>
        <w:bottom w:val="none" w:sz="0" w:space="0" w:color="auto"/>
        <w:right w:val="none" w:sz="0" w:space="0" w:color="auto"/>
      </w:divBdr>
    </w:div>
    <w:div w:id="1187213577">
      <w:marLeft w:val="640"/>
      <w:marRight w:val="0"/>
      <w:marTop w:val="0"/>
      <w:marBottom w:val="0"/>
      <w:divBdr>
        <w:top w:val="none" w:sz="0" w:space="0" w:color="auto"/>
        <w:left w:val="none" w:sz="0" w:space="0" w:color="auto"/>
        <w:bottom w:val="none" w:sz="0" w:space="0" w:color="auto"/>
        <w:right w:val="none" w:sz="0" w:space="0" w:color="auto"/>
      </w:divBdr>
    </w:div>
    <w:div w:id="1187214705">
      <w:marLeft w:val="640"/>
      <w:marRight w:val="0"/>
      <w:marTop w:val="0"/>
      <w:marBottom w:val="0"/>
      <w:divBdr>
        <w:top w:val="none" w:sz="0" w:space="0" w:color="auto"/>
        <w:left w:val="none" w:sz="0" w:space="0" w:color="auto"/>
        <w:bottom w:val="none" w:sz="0" w:space="0" w:color="auto"/>
        <w:right w:val="none" w:sz="0" w:space="0" w:color="auto"/>
      </w:divBdr>
    </w:div>
    <w:div w:id="1187250902">
      <w:marLeft w:val="640"/>
      <w:marRight w:val="0"/>
      <w:marTop w:val="0"/>
      <w:marBottom w:val="0"/>
      <w:divBdr>
        <w:top w:val="none" w:sz="0" w:space="0" w:color="auto"/>
        <w:left w:val="none" w:sz="0" w:space="0" w:color="auto"/>
        <w:bottom w:val="none" w:sz="0" w:space="0" w:color="auto"/>
        <w:right w:val="none" w:sz="0" w:space="0" w:color="auto"/>
      </w:divBdr>
    </w:div>
    <w:div w:id="1187282674">
      <w:marLeft w:val="640"/>
      <w:marRight w:val="0"/>
      <w:marTop w:val="0"/>
      <w:marBottom w:val="0"/>
      <w:divBdr>
        <w:top w:val="none" w:sz="0" w:space="0" w:color="auto"/>
        <w:left w:val="none" w:sz="0" w:space="0" w:color="auto"/>
        <w:bottom w:val="none" w:sz="0" w:space="0" w:color="auto"/>
        <w:right w:val="none" w:sz="0" w:space="0" w:color="auto"/>
      </w:divBdr>
    </w:div>
    <w:div w:id="1187404074">
      <w:marLeft w:val="640"/>
      <w:marRight w:val="0"/>
      <w:marTop w:val="0"/>
      <w:marBottom w:val="0"/>
      <w:divBdr>
        <w:top w:val="none" w:sz="0" w:space="0" w:color="auto"/>
        <w:left w:val="none" w:sz="0" w:space="0" w:color="auto"/>
        <w:bottom w:val="none" w:sz="0" w:space="0" w:color="auto"/>
        <w:right w:val="none" w:sz="0" w:space="0" w:color="auto"/>
      </w:divBdr>
    </w:div>
    <w:div w:id="1187407979">
      <w:marLeft w:val="640"/>
      <w:marRight w:val="0"/>
      <w:marTop w:val="0"/>
      <w:marBottom w:val="0"/>
      <w:divBdr>
        <w:top w:val="none" w:sz="0" w:space="0" w:color="auto"/>
        <w:left w:val="none" w:sz="0" w:space="0" w:color="auto"/>
        <w:bottom w:val="none" w:sz="0" w:space="0" w:color="auto"/>
        <w:right w:val="none" w:sz="0" w:space="0" w:color="auto"/>
      </w:divBdr>
    </w:div>
    <w:div w:id="1187449553">
      <w:marLeft w:val="640"/>
      <w:marRight w:val="0"/>
      <w:marTop w:val="0"/>
      <w:marBottom w:val="0"/>
      <w:divBdr>
        <w:top w:val="none" w:sz="0" w:space="0" w:color="auto"/>
        <w:left w:val="none" w:sz="0" w:space="0" w:color="auto"/>
        <w:bottom w:val="none" w:sz="0" w:space="0" w:color="auto"/>
        <w:right w:val="none" w:sz="0" w:space="0" w:color="auto"/>
      </w:divBdr>
    </w:div>
    <w:div w:id="1187522284">
      <w:marLeft w:val="640"/>
      <w:marRight w:val="0"/>
      <w:marTop w:val="0"/>
      <w:marBottom w:val="0"/>
      <w:divBdr>
        <w:top w:val="none" w:sz="0" w:space="0" w:color="auto"/>
        <w:left w:val="none" w:sz="0" w:space="0" w:color="auto"/>
        <w:bottom w:val="none" w:sz="0" w:space="0" w:color="auto"/>
        <w:right w:val="none" w:sz="0" w:space="0" w:color="auto"/>
      </w:divBdr>
    </w:div>
    <w:div w:id="1187669190">
      <w:marLeft w:val="640"/>
      <w:marRight w:val="0"/>
      <w:marTop w:val="0"/>
      <w:marBottom w:val="0"/>
      <w:divBdr>
        <w:top w:val="none" w:sz="0" w:space="0" w:color="auto"/>
        <w:left w:val="none" w:sz="0" w:space="0" w:color="auto"/>
        <w:bottom w:val="none" w:sz="0" w:space="0" w:color="auto"/>
        <w:right w:val="none" w:sz="0" w:space="0" w:color="auto"/>
      </w:divBdr>
    </w:div>
    <w:div w:id="1187673293">
      <w:marLeft w:val="640"/>
      <w:marRight w:val="0"/>
      <w:marTop w:val="0"/>
      <w:marBottom w:val="0"/>
      <w:divBdr>
        <w:top w:val="none" w:sz="0" w:space="0" w:color="auto"/>
        <w:left w:val="none" w:sz="0" w:space="0" w:color="auto"/>
        <w:bottom w:val="none" w:sz="0" w:space="0" w:color="auto"/>
        <w:right w:val="none" w:sz="0" w:space="0" w:color="auto"/>
      </w:divBdr>
    </w:div>
    <w:div w:id="1187721304">
      <w:marLeft w:val="640"/>
      <w:marRight w:val="0"/>
      <w:marTop w:val="0"/>
      <w:marBottom w:val="0"/>
      <w:divBdr>
        <w:top w:val="none" w:sz="0" w:space="0" w:color="auto"/>
        <w:left w:val="none" w:sz="0" w:space="0" w:color="auto"/>
        <w:bottom w:val="none" w:sz="0" w:space="0" w:color="auto"/>
        <w:right w:val="none" w:sz="0" w:space="0" w:color="auto"/>
      </w:divBdr>
    </w:div>
    <w:div w:id="1187789455">
      <w:marLeft w:val="640"/>
      <w:marRight w:val="0"/>
      <w:marTop w:val="0"/>
      <w:marBottom w:val="0"/>
      <w:divBdr>
        <w:top w:val="none" w:sz="0" w:space="0" w:color="auto"/>
        <w:left w:val="none" w:sz="0" w:space="0" w:color="auto"/>
        <w:bottom w:val="none" w:sz="0" w:space="0" w:color="auto"/>
        <w:right w:val="none" w:sz="0" w:space="0" w:color="auto"/>
      </w:divBdr>
    </w:div>
    <w:div w:id="1187795049">
      <w:marLeft w:val="640"/>
      <w:marRight w:val="0"/>
      <w:marTop w:val="0"/>
      <w:marBottom w:val="0"/>
      <w:divBdr>
        <w:top w:val="none" w:sz="0" w:space="0" w:color="auto"/>
        <w:left w:val="none" w:sz="0" w:space="0" w:color="auto"/>
        <w:bottom w:val="none" w:sz="0" w:space="0" w:color="auto"/>
        <w:right w:val="none" w:sz="0" w:space="0" w:color="auto"/>
      </w:divBdr>
    </w:div>
    <w:div w:id="1187796171">
      <w:marLeft w:val="640"/>
      <w:marRight w:val="0"/>
      <w:marTop w:val="0"/>
      <w:marBottom w:val="0"/>
      <w:divBdr>
        <w:top w:val="none" w:sz="0" w:space="0" w:color="auto"/>
        <w:left w:val="none" w:sz="0" w:space="0" w:color="auto"/>
        <w:bottom w:val="none" w:sz="0" w:space="0" w:color="auto"/>
        <w:right w:val="none" w:sz="0" w:space="0" w:color="auto"/>
      </w:divBdr>
    </w:div>
    <w:div w:id="1187863705">
      <w:marLeft w:val="640"/>
      <w:marRight w:val="0"/>
      <w:marTop w:val="0"/>
      <w:marBottom w:val="0"/>
      <w:divBdr>
        <w:top w:val="none" w:sz="0" w:space="0" w:color="auto"/>
        <w:left w:val="none" w:sz="0" w:space="0" w:color="auto"/>
        <w:bottom w:val="none" w:sz="0" w:space="0" w:color="auto"/>
        <w:right w:val="none" w:sz="0" w:space="0" w:color="auto"/>
      </w:divBdr>
    </w:div>
    <w:div w:id="1187865452">
      <w:marLeft w:val="640"/>
      <w:marRight w:val="0"/>
      <w:marTop w:val="0"/>
      <w:marBottom w:val="0"/>
      <w:divBdr>
        <w:top w:val="none" w:sz="0" w:space="0" w:color="auto"/>
        <w:left w:val="none" w:sz="0" w:space="0" w:color="auto"/>
        <w:bottom w:val="none" w:sz="0" w:space="0" w:color="auto"/>
        <w:right w:val="none" w:sz="0" w:space="0" w:color="auto"/>
      </w:divBdr>
    </w:div>
    <w:div w:id="1187906914">
      <w:marLeft w:val="640"/>
      <w:marRight w:val="0"/>
      <w:marTop w:val="0"/>
      <w:marBottom w:val="0"/>
      <w:divBdr>
        <w:top w:val="none" w:sz="0" w:space="0" w:color="auto"/>
        <w:left w:val="none" w:sz="0" w:space="0" w:color="auto"/>
        <w:bottom w:val="none" w:sz="0" w:space="0" w:color="auto"/>
        <w:right w:val="none" w:sz="0" w:space="0" w:color="auto"/>
      </w:divBdr>
    </w:div>
    <w:div w:id="1187980305">
      <w:marLeft w:val="640"/>
      <w:marRight w:val="0"/>
      <w:marTop w:val="0"/>
      <w:marBottom w:val="0"/>
      <w:divBdr>
        <w:top w:val="none" w:sz="0" w:space="0" w:color="auto"/>
        <w:left w:val="none" w:sz="0" w:space="0" w:color="auto"/>
        <w:bottom w:val="none" w:sz="0" w:space="0" w:color="auto"/>
        <w:right w:val="none" w:sz="0" w:space="0" w:color="auto"/>
      </w:divBdr>
    </w:div>
    <w:div w:id="1187983221">
      <w:marLeft w:val="640"/>
      <w:marRight w:val="0"/>
      <w:marTop w:val="0"/>
      <w:marBottom w:val="0"/>
      <w:divBdr>
        <w:top w:val="none" w:sz="0" w:space="0" w:color="auto"/>
        <w:left w:val="none" w:sz="0" w:space="0" w:color="auto"/>
        <w:bottom w:val="none" w:sz="0" w:space="0" w:color="auto"/>
        <w:right w:val="none" w:sz="0" w:space="0" w:color="auto"/>
      </w:divBdr>
    </w:div>
    <w:div w:id="1187984580">
      <w:marLeft w:val="640"/>
      <w:marRight w:val="0"/>
      <w:marTop w:val="0"/>
      <w:marBottom w:val="0"/>
      <w:divBdr>
        <w:top w:val="none" w:sz="0" w:space="0" w:color="auto"/>
        <w:left w:val="none" w:sz="0" w:space="0" w:color="auto"/>
        <w:bottom w:val="none" w:sz="0" w:space="0" w:color="auto"/>
        <w:right w:val="none" w:sz="0" w:space="0" w:color="auto"/>
      </w:divBdr>
    </w:div>
    <w:div w:id="1188057112">
      <w:marLeft w:val="640"/>
      <w:marRight w:val="0"/>
      <w:marTop w:val="0"/>
      <w:marBottom w:val="0"/>
      <w:divBdr>
        <w:top w:val="none" w:sz="0" w:space="0" w:color="auto"/>
        <w:left w:val="none" w:sz="0" w:space="0" w:color="auto"/>
        <w:bottom w:val="none" w:sz="0" w:space="0" w:color="auto"/>
        <w:right w:val="none" w:sz="0" w:space="0" w:color="auto"/>
      </w:divBdr>
    </w:div>
    <w:div w:id="1188057565">
      <w:marLeft w:val="640"/>
      <w:marRight w:val="0"/>
      <w:marTop w:val="0"/>
      <w:marBottom w:val="0"/>
      <w:divBdr>
        <w:top w:val="none" w:sz="0" w:space="0" w:color="auto"/>
        <w:left w:val="none" w:sz="0" w:space="0" w:color="auto"/>
        <w:bottom w:val="none" w:sz="0" w:space="0" w:color="auto"/>
        <w:right w:val="none" w:sz="0" w:space="0" w:color="auto"/>
      </w:divBdr>
    </w:div>
    <w:div w:id="1188061752">
      <w:marLeft w:val="640"/>
      <w:marRight w:val="0"/>
      <w:marTop w:val="0"/>
      <w:marBottom w:val="0"/>
      <w:divBdr>
        <w:top w:val="none" w:sz="0" w:space="0" w:color="auto"/>
        <w:left w:val="none" w:sz="0" w:space="0" w:color="auto"/>
        <w:bottom w:val="none" w:sz="0" w:space="0" w:color="auto"/>
        <w:right w:val="none" w:sz="0" w:space="0" w:color="auto"/>
      </w:divBdr>
    </w:div>
    <w:div w:id="1188180183">
      <w:marLeft w:val="640"/>
      <w:marRight w:val="0"/>
      <w:marTop w:val="0"/>
      <w:marBottom w:val="0"/>
      <w:divBdr>
        <w:top w:val="none" w:sz="0" w:space="0" w:color="auto"/>
        <w:left w:val="none" w:sz="0" w:space="0" w:color="auto"/>
        <w:bottom w:val="none" w:sz="0" w:space="0" w:color="auto"/>
        <w:right w:val="none" w:sz="0" w:space="0" w:color="auto"/>
      </w:divBdr>
    </w:div>
    <w:div w:id="1188182973">
      <w:marLeft w:val="640"/>
      <w:marRight w:val="0"/>
      <w:marTop w:val="0"/>
      <w:marBottom w:val="0"/>
      <w:divBdr>
        <w:top w:val="none" w:sz="0" w:space="0" w:color="auto"/>
        <w:left w:val="none" w:sz="0" w:space="0" w:color="auto"/>
        <w:bottom w:val="none" w:sz="0" w:space="0" w:color="auto"/>
        <w:right w:val="none" w:sz="0" w:space="0" w:color="auto"/>
      </w:divBdr>
    </w:div>
    <w:div w:id="1188299611">
      <w:marLeft w:val="640"/>
      <w:marRight w:val="0"/>
      <w:marTop w:val="0"/>
      <w:marBottom w:val="0"/>
      <w:divBdr>
        <w:top w:val="none" w:sz="0" w:space="0" w:color="auto"/>
        <w:left w:val="none" w:sz="0" w:space="0" w:color="auto"/>
        <w:bottom w:val="none" w:sz="0" w:space="0" w:color="auto"/>
        <w:right w:val="none" w:sz="0" w:space="0" w:color="auto"/>
      </w:divBdr>
    </w:div>
    <w:div w:id="1188300190">
      <w:marLeft w:val="640"/>
      <w:marRight w:val="0"/>
      <w:marTop w:val="0"/>
      <w:marBottom w:val="0"/>
      <w:divBdr>
        <w:top w:val="none" w:sz="0" w:space="0" w:color="auto"/>
        <w:left w:val="none" w:sz="0" w:space="0" w:color="auto"/>
        <w:bottom w:val="none" w:sz="0" w:space="0" w:color="auto"/>
        <w:right w:val="none" w:sz="0" w:space="0" w:color="auto"/>
      </w:divBdr>
    </w:div>
    <w:div w:id="1188324812">
      <w:marLeft w:val="640"/>
      <w:marRight w:val="0"/>
      <w:marTop w:val="0"/>
      <w:marBottom w:val="0"/>
      <w:divBdr>
        <w:top w:val="none" w:sz="0" w:space="0" w:color="auto"/>
        <w:left w:val="none" w:sz="0" w:space="0" w:color="auto"/>
        <w:bottom w:val="none" w:sz="0" w:space="0" w:color="auto"/>
        <w:right w:val="none" w:sz="0" w:space="0" w:color="auto"/>
      </w:divBdr>
    </w:div>
    <w:div w:id="1188330361">
      <w:marLeft w:val="640"/>
      <w:marRight w:val="0"/>
      <w:marTop w:val="0"/>
      <w:marBottom w:val="0"/>
      <w:divBdr>
        <w:top w:val="none" w:sz="0" w:space="0" w:color="auto"/>
        <w:left w:val="none" w:sz="0" w:space="0" w:color="auto"/>
        <w:bottom w:val="none" w:sz="0" w:space="0" w:color="auto"/>
        <w:right w:val="none" w:sz="0" w:space="0" w:color="auto"/>
      </w:divBdr>
    </w:div>
    <w:div w:id="1188330914">
      <w:marLeft w:val="640"/>
      <w:marRight w:val="0"/>
      <w:marTop w:val="0"/>
      <w:marBottom w:val="0"/>
      <w:divBdr>
        <w:top w:val="none" w:sz="0" w:space="0" w:color="auto"/>
        <w:left w:val="none" w:sz="0" w:space="0" w:color="auto"/>
        <w:bottom w:val="none" w:sz="0" w:space="0" w:color="auto"/>
        <w:right w:val="none" w:sz="0" w:space="0" w:color="auto"/>
      </w:divBdr>
    </w:div>
    <w:div w:id="1188368461">
      <w:marLeft w:val="640"/>
      <w:marRight w:val="0"/>
      <w:marTop w:val="0"/>
      <w:marBottom w:val="0"/>
      <w:divBdr>
        <w:top w:val="none" w:sz="0" w:space="0" w:color="auto"/>
        <w:left w:val="none" w:sz="0" w:space="0" w:color="auto"/>
        <w:bottom w:val="none" w:sz="0" w:space="0" w:color="auto"/>
        <w:right w:val="none" w:sz="0" w:space="0" w:color="auto"/>
      </w:divBdr>
    </w:div>
    <w:div w:id="1188371366">
      <w:marLeft w:val="640"/>
      <w:marRight w:val="0"/>
      <w:marTop w:val="0"/>
      <w:marBottom w:val="0"/>
      <w:divBdr>
        <w:top w:val="none" w:sz="0" w:space="0" w:color="auto"/>
        <w:left w:val="none" w:sz="0" w:space="0" w:color="auto"/>
        <w:bottom w:val="none" w:sz="0" w:space="0" w:color="auto"/>
        <w:right w:val="none" w:sz="0" w:space="0" w:color="auto"/>
      </w:divBdr>
    </w:div>
    <w:div w:id="1188373442">
      <w:marLeft w:val="640"/>
      <w:marRight w:val="0"/>
      <w:marTop w:val="0"/>
      <w:marBottom w:val="0"/>
      <w:divBdr>
        <w:top w:val="none" w:sz="0" w:space="0" w:color="auto"/>
        <w:left w:val="none" w:sz="0" w:space="0" w:color="auto"/>
        <w:bottom w:val="none" w:sz="0" w:space="0" w:color="auto"/>
        <w:right w:val="none" w:sz="0" w:space="0" w:color="auto"/>
      </w:divBdr>
    </w:div>
    <w:div w:id="1188444466">
      <w:marLeft w:val="640"/>
      <w:marRight w:val="0"/>
      <w:marTop w:val="0"/>
      <w:marBottom w:val="0"/>
      <w:divBdr>
        <w:top w:val="none" w:sz="0" w:space="0" w:color="auto"/>
        <w:left w:val="none" w:sz="0" w:space="0" w:color="auto"/>
        <w:bottom w:val="none" w:sz="0" w:space="0" w:color="auto"/>
        <w:right w:val="none" w:sz="0" w:space="0" w:color="auto"/>
      </w:divBdr>
    </w:div>
    <w:div w:id="1188518171">
      <w:marLeft w:val="640"/>
      <w:marRight w:val="0"/>
      <w:marTop w:val="0"/>
      <w:marBottom w:val="0"/>
      <w:divBdr>
        <w:top w:val="none" w:sz="0" w:space="0" w:color="auto"/>
        <w:left w:val="none" w:sz="0" w:space="0" w:color="auto"/>
        <w:bottom w:val="none" w:sz="0" w:space="0" w:color="auto"/>
        <w:right w:val="none" w:sz="0" w:space="0" w:color="auto"/>
      </w:divBdr>
    </w:div>
    <w:div w:id="1188520210">
      <w:marLeft w:val="640"/>
      <w:marRight w:val="0"/>
      <w:marTop w:val="0"/>
      <w:marBottom w:val="0"/>
      <w:divBdr>
        <w:top w:val="none" w:sz="0" w:space="0" w:color="auto"/>
        <w:left w:val="none" w:sz="0" w:space="0" w:color="auto"/>
        <w:bottom w:val="none" w:sz="0" w:space="0" w:color="auto"/>
        <w:right w:val="none" w:sz="0" w:space="0" w:color="auto"/>
      </w:divBdr>
    </w:div>
    <w:div w:id="1188562590">
      <w:marLeft w:val="640"/>
      <w:marRight w:val="0"/>
      <w:marTop w:val="0"/>
      <w:marBottom w:val="0"/>
      <w:divBdr>
        <w:top w:val="none" w:sz="0" w:space="0" w:color="auto"/>
        <w:left w:val="none" w:sz="0" w:space="0" w:color="auto"/>
        <w:bottom w:val="none" w:sz="0" w:space="0" w:color="auto"/>
        <w:right w:val="none" w:sz="0" w:space="0" w:color="auto"/>
      </w:divBdr>
    </w:div>
    <w:div w:id="1188564545">
      <w:marLeft w:val="640"/>
      <w:marRight w:val="0"/>
      <w:marTop w:val="0"/>
      <w:marBottom w:val="0"/>
      <w:divBdr>
        <w:top w:val="none" w:sz="0" w:space="0" w:color="auto"/>
        <w:left w:val="none" w:sz="0" w:space="0" w:color="auto"/>
        <w:bottom w:val="none" w:sz="0" w:space="0" w:color="auto"/>
        <w:right w:val="none" w:sz="0" w:space="0" w:color="auto"/>
      </w:divBdr>
    </w:div>
    <w:div w:id="1188643464">
      <w:marLeft w:val="640"/>
      <w:marRight w:val="0"/>
      <w:marTop w:val="0"/>
      <w:marBottom w:val="0"/>
      <w:divBdr>
        <w:top w:val="none" w:sz="0" w:space="0" w:color="auto"/>
        <w:left w:val="none" w:sz="0" w:space="0" w:color="auto"/>
        <w:bottom w:val="none" w:sz="0" w:space="0" w:color="auto"/>
        <w:right w:val="none" w:sz="0" w:space="0" w:color="auto"/>
      </w:divBdr>
    </w:div>
    <w:div w:id="1188757699">
      <w:marLeft w:val="640"/>
      <w:marRight w:val="0"/>
      <w:marTop w:val="0"/>
      <w:marBottom w:val="0"/>
      <w:divBdr>
        <w:top w:val="none" w:sz="0" w:space="0" w:color="auto"/>
        <w:left w:val="none" w:sz="0" w:space="0" w:color="auto"/>
        <w:bottom w:val="none" w:sz="0" w:space="0" w:color="auto"/>
        <w:right w:val="none" w:sz="0" w:space="0" w:color="auto"/>
      </w:divBdr>
    </w:div>
    <w:div w:id="1188790150">
      <w:marLeft w:val="640"/>
      <w:marRight w:val="0"/>
      <w:marTop w:val="0"/>
      <w:marBottom w:val="0"/>
      <w:divBdr>
        <w:top w:val="none" w:sz="0" w:space="0" w:color="auto"/>
        <w:left w:val="none" w:sz="0" w:space="0" w:color="auto"/>
        <w:bottom w:val="none" w:sz="0" w:space="0" w:color="auto"/>
        <w:right w:val="none" w:sz="0" w:space="0" w:color="auto"/>
      </w:divBdr>
    </w:div>
    <w:div w:id="1189098923">
      <w:marLeft w:val="640"/>
      <w:marRight w:val="0"/>
      <w:marTop w:val="0"/>
      <w:marBottom w:val="0"/>
      <w:divBdr>
        <w:top w:val="none" w:sz="0" w:space="0" w:color="auto"/>
        <w:left w:val="none" w:sz="0" w:space="0" w:color="auto"/>
        <w:bottom w:val="none" w:sz="0" w:space="0" w:color="auto"/>
        <w:right w:val="none" w:sz="0" w:space="0" w:color="auto"/>
      </w:divBdr>
    </w:div>
    <w:div w:id="1189099655">
      <w:marLeft w:val="640"/>
      <w:marRight w:val="0"/>
      <w:marTop w:val="0"/>
      <w:marBottom w:val="0"/>
      <w:divBdr>
        <w:top w:val="none" w:sz="0" w:space="0" w:color="auto"/>
        <w:left w:val="none" w:sz="0" w:space="0" w:color="auto"/>
        <w:bottom w:val="none" w:sz="0" w:space="0" w:color="auto"/>
        <w:right w:val="none" w:sz="0" w:space="0" w:color="auto"/>
      </w:divBdr>
    </w:div>
    <w:div w:id="1189223213">
      <w:marLeft w:val="640"/>
      <w:marRight w:val="0"/>
      <w:marTop w:val="0"/>
      <w:marBottom w:val="0"/>
      <w:divBdr>
        <w:top w:val="none" w:sz="0" w:space="0" w:color="auto"/>
        <w:left w:val="none" w:sz="0" w:space="0" w:color="auto"/>
        <w:bottom w:val="none" w:sz="0" w:space="0" w:color="auto"/>
        <w:right w:val="none" w:sz="0" w:space="0" w:color="auto"/>
      </w:divBdr>
    </w:div>
    <w:div w:id="1189372196">
      <w:marLeft w:val="640"/>
      <w:marRight w:val="0"/>
      <w:marTop w:val="0"/>
      <w:marBottom w:val="0"/>
      <w:divBdr>
        <w:top w:val="none" w:sz="0" w:space="0" w:color="auto"/>
        <w:left w:val="none" w:sz="0" w:space="0" w:color="auto"/>
        <w:bottom w:val="none" w:sz="0" w:space="0" w:color="auto"/>
        <w:right w:val="none" w:sz="0" w:space="0" w:color="auto"/>
      </w:divBdr>
    </w:div>
    <w:div w:id="1189413190">
      <w:marLeft w:val="640"/>
      <w:marRight w:val="0"/>
      <w:marTop w:val="0"/>
      <w:marBottom w:val="0"/>
      <w:divBdr>
        <w:top w:val="none" w:sz="0" w:space="0" w:color="auto"/>
        <w:left w:val="none" w:sz="0" w:space="0" w:color="auto"/>
        <w:bottom w:val="none" w:sz="0" w:space="0" w:color="auto"/>
        <w:right w:val="none" w:sz="0" w:space="0" w:color="auto"/>
      </w:divBdr>
    </w:div>
    <w:div w:id="1189414991">
      <w:marLeft w:val="640"/>
      <w:marRight w:val="0"/>
      <w:marTop w:val="0"/>
      <w:marBottom w:val="0"/>
      <w:divBdr>
        <w:top w:val="none" w:sz="0" w:space="0" w:color="auto"/>
        <w:left w:val="none" w:sz="0" w:space="0" w:color="auto"/>
        <w:bottom w:val="none" w:sz="0" w:space="0" w:color="auto"/>
        <w:right w:val="none" w:sz="0" w:space="0" w:color="auto"/>
      </w:divBdr>
    </w:div>
    <w:div w:id="1189415645">
      <w:marLeft w:val="640"/>
      <w:marRight w:val="0"/>
      <w:marTop w:val="0"/>
      <w:marBottom w:val="0"/>
      <w:divBdr>
        <w:top w:val="none" w:sz="0" w:space="0" w:color="auto"/>
        <w:left w:val="none" w:sz="0" w:space="0" w:color="auto"/>
        <w:bottom w:val="none" w:sz="0" w:space="0" w:color="auto"/>
        <w:right w:val="none" w:sz="0" w:space="0" w:color="auto"/>
      </w:divBdr>
    </w:div>
    <w:div w:id="1189484948">
      <w:marLeft w:val="640"/>
      <w:marRight w:val="0"/>
      <w:marTop w:val="0"/>
      <w:marBottom w:val="0"/>
      <w:divBdr>
        <w:top w:val="none" w:sz="0" w:space="0" w:color="auto"/>
        <w:left w:val="none" w:sz="0" w:space="0" w:color="auto"/>
        <w:bottom w:val="none" w:sz="0" w:space="0" w:color="auto"/>
        <w:right w:val="none" w:sz="0" w:space="0" w:color="auto"/>
      </w:divBdr>
    </w:div>
    <w:div w:id="1189490346">
      <w:marLeft w:val="640"/>
      <w:marRight w:val="0"/>
      <w:marTop w:val="0"/>
      <w:marBottom w:val="0"/>
      <w:divBdr>
        <w:top w:val="none" w:sz="0" w:space="0" w:color="auto"/>
        <w:left w:val="none" w:sz="0" w:space="0" w:color="auto"/>
        <w:bottom w:val="none" w:sz="0" w:space="0" w:color="auto"/>
        <w:right w:val="none" w:sz="0" w:space="0" w:color="auto"/>
      </w:divBdr>
    </w:div>
    <w:div w:id="1189560336">
      <w:marLeft w:val="640"/>
      <w:marRight w:val="0"/>
      <w:marTop w:val="0"/>
      <w:marBottom w:val="0"/>
      <w:divBdr>
        <w:top w:val="none" w:sz="0" w:space="0" w:color="auto"/>
        <w:left w:val="none" w:sz="0" w:space="0" w:color="auto"/>
        <w:bottom w:val="none" w:sz="0" w:space="0" w:color="auto"/>
        <w:right w:val="none" w:sz="0" w:space="0" w:color="auto"/>
      </w:divBdr>
    </w:div>
    <w:div w:id="1189567241">
      <w:marLeft w:val="640"/>
      <w:marRight w:val="0"/>
      <w:marTop w:val="0"/>
      <w:marBottom w:val="0"/>
      <w:divBdr>
        <w:top w:val="none" w:sz="0" w:space="0" w:color="auto"/>
        <w:left w:val="none" w:sz="0" w:space="0" w:color="auto"/>
        <w:bottom w:val="none" w:sz="0" w:space="0" w:color="auto"/>
        <w:right w:val="none" w:sz="0" w:space="0" w:color="auto"/>
      </w:divBdr>
    </w:div>
    <w:div w:id="1189683182">
      <w:marLeft w:val="640"/>
      <w:marRight w:val="0"/>
      <w:marTop w:val="0"/>
      <w:marBottom w:val="0"/>
      <w:divBdr>
        <w:top w:val="none" w:sz="0" w:space="0" w:color="auto"/>
        <w:left w:val="none" w:sz="0" w:space="0" w:color="auto"/>
        <w:bottom w:val="none" w:sz="0" w:space="0" w:color="auto"/>
        <w:right w:val="none" w:sz="0" w:space="0" w:color="auto"/>
      </w:divBdr>
    </w:div>
    <w:div w:id="1189756049">
      <w:marLeft w:val="640"/>
      <w:marRight w:val="0"/>
      <w:marTop w:val="0"/>
      <w:marBottom w:val="0"/>
      <w:divBdr>
        <w:top w:val="none" w:sz="0" w:space="0" w:color="auto"/>
        <w:left w:val="none" w:sz="0" w:space="0" w:color="auto"/>
        <w:bottom w:val="none" w:sz="0" w:space="0" w:color="auto"/>
        <w:right w:val="none" w:sz="0" w:space="0" w:color="auto"/>
      </w:divBdr>
    </w:div>
    <w:div w:id="1189878019">
      <w:marLeft w:val="640"/>
      <w:marRight w:val="0"/>
      <w:marTop w:val="0"/>
      <w:marBottom w:val="0"/>
      <w:divBdr>
        <w:top w:val="none" w:sz="0" w:space="0" w:color="auto"/>
        <w:left w:val="none" w:sz="0" w:space="0" w:color="auto"/>
        <w:bottom w:val="none" w:sz="0" w:space="0" w:color="auto"/>
        <w:right w:val="none" w:sz="0" w:space="0" w:color="auto"/>
      </w:divBdr>
    </w:div>
    <w:div w:id="1189879381">
      <w:marLeft w:val="640"/>
      <w:marRight w:val="0"/>
      <w:marTop w:val="0"/>
      <w:marBottom w:val="0"/>
      <w:divBdr>
        <w:top w:val="none" w:sz="0" w:space="0" w:color="auto"/>
        <w:left w:val="none" w:sz="0" w:space="0" w:color="auto"/>
        <w:bottom w:val="none" w:sz="0" w:space="0" w:color="auto"/>
        <w:right w:val="none" w:sz="0" w:space="0" w:color="auto"/>
      </w:divBdr>
    </w:div>
    <w:div w:id="1190025544">
      <w:marLeft w:val="640"/>
      <w:marRight w:val="0"/>
      <w:marTop w:val="0"/>
      <w:marBottom w:val="0"/>
      <w:divBdr>
        <w:top w:val="none" w:sz="0" w:space="0" w:color="auto"/>
        <w:left w:val="none" w:sz="0" w:space="0" w:color="auto"/>
        <w:bottom w:val="none" w:sz="0" w:space="0" w:color="auto"/>
        <w:right w:val="none" w:sz="0" w:space="0" w:color="auto"/>
      </w:divBdr>
    </w:div>
    <w:div w:id="1190140300">
      <w:marLeft w:val="640"/>
      <w:marRight w:val="0"/>
      <w:marTop w:val="0"/>
      <w:marBottom w:val="0"/>
      <w:divBdr>
        <w:top w:val="none" w:sz="0" w:space="0" w:color="auto"/>
        <w:left w:val="none" w:sz="0" w:space="0" w:color="auto"/>
        <w:bottom w:val="none" w:sz="0" w:space="0" w:color="auto"/>
        <w:right w:val="none" w:sz="0" w:space="0" w:color="auto"/>
      </w:divBdr>
    </w:div>
    <w:div w:id="1190334006">
      <w:marLeft w:val="640"/>
      <w:marRight w:val="0"/>
      <w:marTop w:val="0"/>
      <w:marBottom w:val="0"/>
      <w:divBdr>
        <w:top w:val="none" w:sz="0" w:space="0" w:color="auto"/>
        <w:left w:val="none" w:sz="0" w:space="0" w:color="auto"/>
        <w:bottom w:val="none" w:sz="0" w:space="0" w:color="auto"/>
        <w:right w:val="none" w:sz="0" w:space="0" w:color="auto"/>
      </w:divBdr>
    </w:div>
    <w:div w:id="1190408951">
      <w:marLeft w:val="640"/>
      <w:marRight w:val="0"/>
      <w:marTop w:val="0"/>
      <w:marBottom w:val="0"/>
      <w:divBdr>
        <w:top w:val="none" w:sz="0" w:space="0" w:color="auto"/>
        <w:left w:val="none" w:sz="0" w:space="0" w:color="auto"/>
        <w:bottom w:val="none" w:sz="0" w:space="0" w:color="auto"/>
        <w:right w:val="none" w:sz="0" w:space="0" w:color="auto"/>
      </w:divBdr>
    </w:div>
    <w:div w:id="1190483417">
      <w:marLeft w:val="640"/>
      <w:marRight w:val="0"/>
      <w:marTop w:val="0"/>
      <w:marBottom w:val="0"/>
      <w:divBdr>
        <w:top w:val="none" w:sz="0" w:space="0" w:color="auto"/>
        <w:left w:val="none" w:sz="0" w:space="0" w:color="auto"/>
        <w:bottom w:val="none" w:sz="0" w:space="0" w:color="auto"/>
        <w:right w:val="none" w:sz="0" w:space="0" w:color="auto"/>
      </w:divBdr>
    </w:div>
    <w:div w:id="1190487418">
      <w:marLeft w:val="640"/>
      <w:marRight w:val="0"/>
      <w:marTop w:val="0"/>
      <w:marBottom w:val="0"/>
      <w:divBdr>
        <w:top w:val="none" w:sz="0" w:space="0" w:color="auto"/>
        <w:left w:val="none" w:sz="0" w:space="0" w:color="auto"/>
        <w:bottom w:val="none" w:sz="0" w:space="0" w:color="auto"/>
        <w:right w:val="none" w:sz="0" w:space="0" w:color="auto"/>
      </w:divBdr>
    </w:div>
    <w:div w:id="1190605429">
      <w:marLeft w:val="640"/>
      <w:marRight w:val="0"/>
      <w:marTop w:val="0"/>
      <w:marBottom w:val="0"/>
      <w:divBdr>
        <w:top w:val="none" w:sz="0" w:space="0" w:color="auto"/>
        <w:left w:val="none" w:sz="0" w:space="0" w:color="auto"/>
        <w:bottom w:val="none" w:sz="0" w:space="0" w:color="auto"/>
        <w:right w:val="none" w:sz="0" w:space="0" w:color="auto"/>
      </w:divBdr>
    </w:div>
    <w:div w:id="1190606170">
      <w:marLeft w:val="640"/>
      <w:marRight w:val="0"/>
      <w:marTop w:val="0"/>
      <w:marBottom w:val="0"/>
      <w:divBdr>
        <w:top w:val="none" w:sz="0" w:space="0" w:color="auto"/>
        <w:left w:val="none" w:sz="0" w:space="0" w:color="auto"/>
        <w:bottom w:val="none" w:sz="0" w:space="0" w:color="auto"/>
        <w:right w:val="none" w:sz="0" w:space="0" w:color="auto"/>
      </w:divBdr>
    </w:div>
    <w:div w:id="1190606407">
      <w:marLeft w:val="640"/>
      <w:marRight w:val="0"/>
      <w:marTop w:val="0"/>
      <w:marBottom w:val="0"/>
      <w:divBdr>
        <w:top w:val="none" w:sz="0" w:space="0" w:color="auto"/>
        <w:left w:val="none" w:sz="0" w:space="0" w:color="auto"/>
        <w:bottom w:val="none" w:sz="0" w:space="0" w:color="auto"/>
        <w:right w:val="none" w:sz="0" w:space="0" w:color="auto"/>
      </w:divBdr>
    </w:div>
    <w:div w:id="1190727092">
      <w:marLeft w:val="640"/>
      <w:marRight w:val="0"/>
      <w:marTop w:val="0"/>
      <w:marBottom w:val="0"/>
      <w:divBdr>
        <w:top w:val="none" w:sz="0" w:space="0" w:color="auto"/>
        <w:left w:val="none" w:sz="0" w:space="0" w:color="auto"/>
        <w:bottom w:val="none" w:sz="0" w:space="0" w:color="auto"/>
        <w:right w:val="none" w:sz="0" w:space="0" w:color="auto"/>
      </w:divBdr>
    </w:div>
    <w:div w:id="1190751986">
      <w:marLeft w:val="640"/>
      <w:marRight w:val="0"/>
      <w:marTop w:val="0"/>
      <w:marBottom w:val="0"/>
      <w:divBdr>
        <w:top w:val="none" w:sz="0" w:space="0" w:color="auto"/>
        <w:left w:val="none" w:sz="0" w:space="0" w:color="auto"/>
        <w:bottom w:val="none" w:sz="0" w:space="0" w:color="auto"/>
        <w:right w:val="none" w:sz="0" w:space="0" w:color="auto"/>
      </w:divBdr>
    </w:div>
    <w:div w:id="1190755010">
      <w:marLeft w:val="640"/>
      <w:marRight w:val="0"/>
      <w:marTop w:val="0"/>
      <w:marBottom w:val="0"/>
      <w:divBdr>
        <w:top w:val="none" w:sz="0" w:space="0" w:color="auto"/>
        <w:left w:val="none" w:sz="0" w:space="0" w:color="auto"/>
        <w:bottom w:val="none" w:sz="0" w:space="0" w:color="auto"/>
        <w:right w:val="none" w:sz="0" w:space="0" w:color="auto"/>
      </w:divBdr>
    </w:div>
    <w:div w:id="1190795331">
      <w:marLeft w:val="640"/>
      <w:marRight w:val="0"/>
      <w:marTop w:val="0"/>
      <w:marBottom w:val="0"/>
      <w:divBdr>
        <w:top w:val="none" w:sz="0" w:space="0" w:color="auto"/>
        <w:left w:val="none" w:sz="0" w:space="0" w:color="auto"/>
        <w:bottom w:val="none" w:sz="0" w:space="0" w:color="auto"/>
        <w:right w:val="none" w:sz="0" w:space="0" w:color="auto"/>
      </w:divBdr>
    </w:div>
    <w:div w:id="1190801691">
      <w:marLeft w:val="640"/>
      <w:marRight w:val="0"/>
      <w:marTop w:val="0"/>
      <w:marBottom w:val="0"/>
      <w:divBdr>
        <w:top w:val="none" w:sz="0" w:space="0" w:color="auto"/>
        <w:left w:val="none" w:sz="0" w:space="0" w:color="auto"/>
        <w:bottom w:val="none" w:sz="0" w:space="0" w:color="auto"/>
        <w:right w:val="none" w:sz="0" w:space="0" w:color="auto"/>
      </w:divBdr>
    </w:div>
    <w:div w:id="1190878526">
      <w:marLeft w:val="640"/>
      <w:marRight w:val="0"/>
      <w:marTop w:val="0"/>
      <w:marBottom w:val="0"/>
      <w:divBdr>
        <w:top w:val="none" w:sz="0" w:space="0" w:color="auto"/>
        <w:left w:val="none" w:sz="0" w:space="0" w:color="auto"/>
        <w:bottom w:val="none" w:sz="0" w:space="0" w:color="auto"/>
        <w:right w:val="none" w:sz="0" w:space="0" w:color="auto"/>
      </w:divBdr>
    </w:div>
    <w:div w:id="1190949073">
      <w:marLeft w:val="640"/>
      <w:marRight w:val="0"/>
      <w:marTop w:val="0"/>
      <w:marBottom w:val="0"/>
      <w:divBdr>
        <w:top w:val="none" w:sz="0" w:space="0" w:color="auto"/>
        <w:left w:val="none" w:sz="0" w:space="0" w:color="auto"/>
        <w:bottom w:val="none" w:sz="0" w:space="0" w:color="auto"/>
        <w:right w:val="none" w:sz="0" w:space="0" w:color="auto"/>
      </w:divBdr>
    </w:div>
    <w:div w:id="1190992399">
      <w:marLeft w:val="640"/>
      <w:marRight w:val="0"/>
      <w:marTop w:val="0"/>
      <w:marBottom w:val="0"/>
      <w:divBdr>
        <w:top w:val="none" w:sz="0" w:space="0" w:color="auto"/>
        <w:left w:val="none" w:sz="0" w:space="0" w:color="auto"/>
        <w:bottom w:val="none" w:sz="0" w:space="0" w:color="auto"/>
        <w:right w:val="none" w:sz="0" w:space="0" w:color="auto"/>
      </w:divBdr>
    </w:div>
    <w:div w:id="1190997305">
      <w:marLeft w:val="640"/>
      <w:marRight w:val="0"/>
      <w:marTop w:val="0"/>
      <w:marBottom w:val="0"/>
      <w:divBdr>
        <w:top w:val="none" w:sz="0" w:space="0" w:color="auto"/>
        <w:left w:val="none" w:sz="0" w:space="0" w:color="auto"/>
        <w:bottom w:val="none" w:sz="0" w:space="0" w:color="auto"/>
        <w:right w:val="none" w:sz="0" w:space="0" w:color="auto"/>
      </w:divBdr>
    </w:div>
    <w:div w:id="1191065522">
      <w:marLeft w:val="640"/>
      <w:marRight w:val="0"/>
      <w:marTop w:val="0"/>
      <w:marBottom w:val="0"/>
      <w:divBdr>
        <w:top w:val="none" w:sz="0" w:space="0" w:color="auto"/>
        <w:left w:val="none" w:sz="0" w:space="0" w:color="auto"/>
        <w:bottom w:val="none" w:sz="0" w:space="0" w:color="auto"/>
        <w:right w:val="none" w:sz="0" w:space="0" w:color="auto"/>
      </w:divBdr>
    </w:div>
    <w:div w:id="1191070898">
      <w:marLeft w:val="640"/>
      <w:marRight w:val="0"/>
      <w:marTop w:val="0"/>
      <w:marBottom w:val="0"/>
      <w:divBdr>
        <w:top w:val="none" w:sz="0" w:space="0" w:color="auto"/>
        <w:left w:val="none" w:sz="0" w:space="0" w:color="auto"/>
        <w:bottom w:val="none" w:sz="0" w:space="0" w:color="auto"/>
        <w:right w:val="none" w:sz="0" w:space="0" w:color="auto"/>
      </w:divBdr>
    </w:div>
    <w:div w:id="1191146505">
      <w:marLeft w:val="640"/>
      <w:marRight w:val="0"/>
      <w:marTop w:val="0"/>
      <w:marBottom w:val="0"/>
      <w:divBdr>
        <w:top w:val="none" w:sz="0" w:space="0" w:color="auto"/>
        <w:left w:val="none" w:sz="0" w:space="0" w:color="auto"/>
        <w:bottom w:val="none" w:sz="0" w:space="0" w:color="auto"/>
        <w:right w:val="none" w:sz="0" w:space="0" w:color="auto"/>
      </w:divBdr>
    </w:div>
    <w:div w:id="1191262811">
      <w:marLeft w:val="640"/>
      <w:marRight w:val="0"/>
      <w:marTop w:val="0"/>
      <w:marBottom w:val="0"/>
      <w:divBdr>
        <w:top w:val="none" w:sz="0" w:space="0" w:color="auto"/>
        <w:left w:val="none" w:sz="0" w:space="0" w:color="auto"/>
        <w:bottom w:val="none" w:sz="0" w:space="0" w:color="auto"/>
        <w:right w:val="none" w:sz="0" w:space="0" w:color="auto"/>
      </w:divBdr>
    </w:div>
    <w:div w:id="1191341648">
      <w:marLeft w:val="640"/>
      <w:marRight w:val="0"/>
      <w:marTop w:val="0"/>
      <w:marBottom w:val="0"/>
      <w:divBdr>
        <w:top w:val="none" w:sz="0" w:space="0" w:color="auto"/>
        <w:left w:val="none" w:sz="0" w:space="0" w:color="auto"/>
        <w:bottom w:val="none" w:sz="0" w:space="0" w:color="auto"/>
        <w:right w:val="none" w:sz="0" w:space="0" w:color="auto"/>
      </w:divBdr>
    </w:div>
    <w:div w:id="1191458639">
      <w:marLeft w:val="640"/>
      <w:marRight w:val="0"/>
      <w:marTop w:val="0"/>
      <w:marBottom w:val="0"/>
      <w:divBdr>
        <w:top w:val="none" w:sz="0" w:space="0" w:color="auto"/>
        <w:left w:val="none" w:sz="0" w:space="0" w:color="auto"/>
        <w:bottom w:val="none" w:sz="0" w:space="0" w:color="auto"/>
        <w:right w:val="none" w:sz="0" w:space="0" w:color="auto"/>
      </w:divBdr>
    </w:div>
    <w:div w:id="1191525229">
      <w:marLeft w:val="640"/>
      <w:marRight w:val="0"/>
      <w:marTop w:val="0"/>
      <w:marBottom w:val="0"/>
      <w:divBdr>
        <w:top w:val="none" w:sz="0" w:space="0" w:color="auto"/>
        <w:left w:val="none" w:sz="0" w:space="0" w:color="auto"/>
        <w:bottom w:val="none" w:sz="0" w:space="0" w:color="auto"/>
        <w:right w:val="none" w:sz="0" w:space="0" w:color="auto"/>
      </w:divBdr>
    </w:div>
    <w:div w:id="1191528133">
      <w:marLeft w:val="640"/>
      <w:marRight w:val="0"/>
      <w:marTop w:val="0"/>
      <w:marBottom w:val="0"/>
      <w:divBdr>
        <w:top w:val="none" w:sz="0" w:space="0" w:color="auto"/>
        <w:left w:val="none" w:sz="0" w:space="0" w:color="auto"/>
        <w:bottom w:val="none" w:sz="0" w:space="0" w:color="auto"/>
        <w:right w:val="none" w:sz="0" w:space="0" w:color="auto"/>
      </w:divBdr>
    </w:div>
    <w:div w:id="1191643840">
      <w:marLeft w:val="640"/>
      <w:marRight w:val="0"/>
      <w:marTop w:val="0"/>
      <w:marBottom w:val="0"/>
      <w:divBdr>
        <w:top w:val="none" w:sz="0" w:space="0" w:color="auto"/>
        <w:left w:val="none" w:sz="0" w:space="0" w:color="auto"/>
        <w:bottom w:val="none" w:sz="0" w:space="0" w:color="auto"/>
        <w:right w:val="none" w:sz="0" w:space="0" w:color="auto"/>
      </w:divBdr>
    </w:div>
    <w:div w:id="1191650639">
      <w:marLeft w:val="640"/>
      <w:marRight w:val="0"/>
      <w:marTop w:val="0"/>
      <w:marBottom w:val="0"/>
      <w:divBdr>
        <w:top w:val="none" w:sz="0" w:space="0" w:color="auto"/>
        <w:left w:val="none" w:sz="0" w:space="0" w:color="auto"/>
        <w:bottom w:val="none" w:sz="0" w:space="0" w:color="auto"/>
        <w:right w:val="none" w:sz="0" w:space="0" w:color="auto"/>
      </w:divBdr>
    </w:div>
    <w:div w:id="1191650667">
      <w:marLeft w:val="640"/>
      <w:marRight w:val="0"/>
      <w:marTop w:val="0"/>
      <w:marBottom w:val="0"/>
      <w:divBdr>
        <w:top w:val="none" w:sz="0" w:space="0" w:color="auto"/>
        <w:left w:val="none" w:sz="0" w:space="0" w:color="auto"/>
        <w:bottom w:val="none" w:sz="0" w:space="0" w:color="auto"/>
        <w:right w:val="none" w:sz="0" w:space="0" w:color="auto"/>
      </w:divBdr>
    </w:div>
    <w:div w:id="1191726634">
      <w:marLeft w:val="640"/>
      <w:marRight w:val="0"/>
      <w:marTop w:val="0"/>
      <w:marBottom w:val="0"/>
      <w:divBdr>
        <w:top w:val="none" w:sz="0" w:space="0" w:color="auto"/>
        <w:left w:val="none" w:sz="0" w:space="0" w:color="auto"/>
        <w:bottom w:val="none" w:sz="0" w:space="0" w:color="auto"/>
        <w:right w:val="none" w:sz="0" w:space="0" w:color="auto"/>
      </w:divBdr>
    </w:div>
    <w:div w:id="1191794985">
      <w:marLeft w:val="640"/>
      <w:marRight w:val="0"/>
      <w:marTop w:val="0"/>
      <w:marBottom w:val="0"/>
      <w:divBdr>
        <w:top w:val="none" w:sz="0" w:space="0" w:color="auto"/>
        <w:left w:val="none" w:sz="0" w:space="0" w:color="auto"/>
        <w:bottom w:val="none" w:sz="0" w:space="0" w:color="auto"/>
        <w:right w:val="none" w:sz="0" w:space="0" w:color="auto"/>
      </w:divBdr>
    </w:div>
    <w:div w:id="1191841885">
      <w:marLeft w:val="640"/>
      <w:marRight w:val="0"/>
      <w:marTop w:val="0"/>
      <w:marBottom w:val="0"/>
      <w:divBdr>
        <w:top w:val="none" w:sz="0" w:space="0" w:color="auto"/>
        <w:left w:val="none" w:sz="0" w:space="0" w:color="auto"/>
        <w:bottom w:val="none" w:sz="0" w:space="0" w:color="auto"/>
        <w:right w:val="none" w:sz="0" w:space="0" w:color="auto"/>
      </w:divBdr>
    </w:div>
    <w:div w:id="1191990408">
      <w:marLeft w:val="640"/>
      <w:marRight w:val="0"/>
      <w:marTop w:val="0"/>
      <w:marBottom w:val="0"/>
      <w:divBdr>
        <w:top w:val="none" w:sz="0" w:space="0" w:color="auto"/>
        <w:left w:val="none" w:sz="0" w:space="0" w:color="auto"/>
        <w:bottom w:val="none" w:sz="0" w:space="0" w:color="auto"/>
        <w:right w:val="none" w:sz="0" w:space="0" w:color="auto"/>
      </w:divBdr>
    </w:div>
    <w:div w:id="1191991683">
      <w:marLeft w:val="640"/>
      <w:marRight w:val="0"/>
      <w:marTop w:val="0"/>
      <w:marBottom w:val="0"/>
      <w:divBdr>
        <w:top w:val="none" w:sz="0" w:space="0" w:color="auto"/>
        <w:left w:val="none" w:sz="0" w:space="0" w:color="auto"/>
        <w:bottom w:val="none" w:sz="0" w:space="0" w:color="auto"/>
        <w:right w:val="none" w:sz="0" w:space="0" w:color="auto"/>
      </w:divBdr>
    </w:div>
    <w:div w:id="1191995871">
      <w:marLeft w:val="640"/>
      <w:marRight w:val="0"/>
      <w:marTop w:val="0"/>
      <w:marBottom w:val="0"/>
      <w:divBdr>
        <w:top w:val="none" w:sz="0" w:space="0" w:color="auto"/>
        <w:left w:val="none" w:sz="0" w:space="0" w:color="auto"/>
        <w:bottom w:val="none" w:sz="0" w:space="0" w:color="auto"/>
        <w:right w:val="none" w:sz="0" w:space="0" w:color="auto"/>
      </w:divBdr>
    </w:div>
    <w:div w:id="1192181059">
      <w:marLeft w:val="640"/>
      <w:marRight w:val="0"/>
      <w:marTop w:val="0"/>
      <w:marBottom w:val="0"/>
      <w:divBdr>
        <w:top w:val="none" w:sz="0" w:space="0" w:color="auto"/>
        <w:left w:val="none" w:sz="0" w:space="0" w:color="auto"/>
        <w:bottom w:val="none" w:sz="0" w:space="0" w:color="auto"/>
        <w:right w:val="none" w:sz="0" w:space="0" w:color="auto"/>
      </w:divBdr>
    </w:div>
    <w:div w:id="1192258342">
      <w:marLeft w:val="640"/>
      <w:marRight w:val="0"/>
      <w:marTop w:val="0"/>
      <w:marBottom w:val="0"/>
      <w:divBdr>
        <w:top w:val="none" w:sz="0" w:space="0" w:color="auto"/>
        <w:left w:val="none" w:sz="0" w:space="0" w:color="auto"/>
        <w:bottom w:val="none" w:sz="0" w:space="0" w:color="auto"/>
        <w:right w:val="none" w:sz="0" w:space="0" w:color="auto"/>
      </w:divBdr>
    </w:div>
    <w:div w:id="1192260881">
      <w:marLeft w:val="640"/>
      <w:marRight w:val="0"/>
      <w:marTop w:val="0"/>
      <w:marBottom w:val="0"/>
      <w:divBdr>
        <w:top w:val="none" w:sz="0" w:space="0" w:color="auto"/>
        <w:left w:val="none" w:sz="0" w:space="0" w:color="auto"/>
        <w:bottom w:val="none" w:sz="0" w:space="0" w:color="auto"/>
        <w:right w:val="none" w:sz="0" w:space="0" w:color="auto"/>
      </w:divBdr>
    </w:div>
    <w:div w:id="1192261812">
      <w:marLeft w:val="640"/>
      <w:marRight w:val="0"/>
      <w:marTop w:val="0"/>
      <w:marBottom w:val="0"/>
      <w:divBdr>
        <w:top w:val="none" w:sz="0" w:space="0" w:color="auto"/>
        <w:left w:val="none" w:sz="0" w:space="0" w:color="auto"/>
        <w:bottom w:val="none" w:sz="0" w:space="0" w:color="auto"/>
        <w:right w:val="none" w:sz="0" w:space="0" w:color="auto"/>
      </w:divBdr>
    </w:div>
    <w:div w:id="1192305478">
      <w:marLeft w:val="640"/>
      <w:marRight w:val="0"/>
      <w:marTop w:val="0"/>
      <w:marBottom w:val="0"/>
      <w:divBdr>
        <w:top w:val="none" w:sz="0" w:space="0" w:color="auto"/>
        <w:left w:val="none" w:sz="0" w:space="0" w:color="auto"/>
        <w:bottom w:val="none" w:sz="0" w:space="0" w:color="auto"/>
        <w:right w:val="none" w:sz="0" w:space="0" w:color="auto"/>
      </w:divBdr>
    </w:div>
    <w:div w:id="1192306520">
      <w:marLeft w:val="640"/>
      <w:marRight w:val="0"/>
      <w:marTop w:val="0"/>
      <w:marBottom w:val="0"/>
      <w:divBdr>
        <w:top w:val="none" w:sz="0" w:space="0" w:color="auto"/>
        <w:left w:val="none" w:sz="0" w:space="0" w:color="auto"/>
        <w:bottom w:val="none" w:sz="0" w:space="0" w:color="auto"/>
        <w:right w:val="none" w:sz="0" w:space="0" w:color="auto"/>
      </w:divBdr>
    </w:div>
    <w:div w:id="1192377841">
      <w:marLeft w:val="640"/>
      <w:marRight w:val="0"/>
      <w:marTop w:val="0"/>
      <w:marBottom w:val="0"/>
      <w:divBdr>
        <w:top w:val="none" w:sz="0" w:space="0" w:color="auto"/>
        <w:left w:val="none" w:sz="0" w:space="0" w:color="auto"/>
        <w:bottom w:val="none" w:sz="0" w:space="0" w:color="auto"/>
        <w:right w:val="none" w:sz="0" w:space="0" w:color="auto"/>
      </w:divBdr>
    </w:div>
    <w:div w:id="1192380374">
      <w:marLeft w:val="640"/>
      <w:marRight w:val="0"/>
      <w:marTop w:val="0"/>
      <w:marBottom w:val="0"/>
      <w:divBdr>
        <w:top w:val="none" w:sz="0" w:space="0" w:color="auto"/>
        <w:left w:val="none" w:sz="0" w:space="0" w:color="auto"/>
        <w:bottom w:val="none" w:sz="0" w:space="0" w:color="auto"/>
        <w:right w:val="none" w:sz="0" w:space="0" w:color="auto"/>
      </w:divBdr>
    </w:div>
    <w:div w:id="1192453895">
      <w:marLeft w:val="640"/>
      <w:marRight w:val="0"/>
      <w:marTop w:val="0"/>
      <w:marBottom w:val="0"/>
      <w:divBdr>
        <w:top w:val="none" w:sz="0" w:space="0" w:color="auto"/>
        <w:left w:val="none" w:sz="0" w:space="0" w:color="auto"/>
        <w:bottom w:val="none" w:sz="0" w:space="0" w:color="auto"/>
        <w:right w:val="none" w:sz="0" w:space="0" w:color="auto"/>
      </w:divBdr>
    </w:div>
    <w:div w:id="1192525113">
      <w:marLeft w:val="640"/>
      <w:marRight w:val="0"/>
      <w:marTop w:val="0"/>
      <w:marBottom w:val="0"/>
      <w:divBdr>
        <w:top w:val="none" w:sz="0" w:space="0" w:color="auto"/>
        <w:left w:val="none" w:sz="0" w:space="0" w:color="auto"/>
        <w:bottom w:val="none" w:sz="0" w:space="0" w:color="auto"/>
        <w:right w:val="none" w:sz="0" w:space="0" w:color="auto"/>
      </w:divBdr>
    </w:div>
    <w:div w:id="1192569667">
      <w:marLeft w:val="640"/>
      <w:marRight w:val="0"/>
      <w:marTop w:val="0"/>
      <w:marBottom w:val="0"/>
      <w:divBdr>
        <w:top w:val="none" w:sz="0" w:space="0" w:color="auto"/>
        <w:left w:val="none" w:sz="0" w:space="0" w:color="auto"/>
        <w:bottom w:val="none" w:sz="0" w:space="0" w:color="auto"/>
        <w:right w:val="none" w:sz="0" w:space="0" w:color="auto"/>
      </w:divBdr>
    </w:div>
    <w:div w:id="1192572794">
      <w:marLeft w:val="640"/>
      <w:marRight w:val="0"/>
      <w:marTop w:val="0"/>
      <w:marBottom w:val="0"/>
      <w:divBdr>
        <w:top w:val="none" w:sz="0" w:space="0" w:color="auto"/>
        <w:left w:val="none" w:sz="0" w:space="0" w:color="auto"/>
        <w:bottom w:val="none" w:sz="0" w:space="0" w:color="auto"/>
        <w:right w:val="none" w:sz="0" w:space="0" w:color="auto"/>
      </w:divBdr>
    </w:div>
    <w:div w:id="1192953832">
      <w:marLeft w:val="640"/>
      <w:marRight w:val="0"/>
      <w:marTop w:val="0"/>
      <w:marBottom w:val="0"/>
      <w:divBdr>
        <w:top w:val="none" w:sz="0" w:space="0" w:color="auto"/>
        <w:left w:val="none" w:sz="0" w:space="0" w:color="auto"/>
        <w:bottom w:val="none" w:sz="0" w:space="0" w:color="auto"/>
        <w:right w:val="none" w:sz="0" w:space="0" w:color="auto"/>
      </w:divBdr>
    </w:div>
    <w:div w:id="1192957623">
      <w:marLeft w:val="640"/>
      <w:marRight w:val="0"/>
      <w:marTop w:val="0"/>
      <w:marBottom w:val="0"/>
      <w:divBdr>
        <w:top w:val="none" w:sz="0" w:space="0" w:color="auto"/>
        <w:left w:val="none" w:sz="0" w:space="0" w:color="auto"/>
        <w:bottom w:val="none" w:sz="0" w:space="0" w:color="auto"/>
        <w:right w:val="none" w:sz="0" w:space="0" w:color="auto"/>
      </w:divBdr>
    </w:div>
    <w:div w:id="1193036175">
      <w:marLeft w:val="640"/>
      <w:marRight w:val="0"/>
      <w:marTop w:val="0"/>
      <w:marBottom w:val="0"/>
      <w:divBdr>
        <w:top w:val="none" w:sz="0" w:space="0" w:color="auto"/>
        <w:left w:val="none" w:sz="0" w:space="0" w:color="auto"/>
        <w:bottom w:val="none" w:sz="0" w:space="0" w:color="auto"/>
        <w:right w:val="none" w:sz="0" w:space="0" w:color="auto"/>
      </w:divBdr>
    </w:div>
    <w:div w:id="1193038246">
      <w:marLeft w:val="640"/>
      <w:marRight w:val="0"/>
      <w:marTop w:val="0"/>
      <w:marBottom w:val="0"/>
      <w:divBdr>
        <w:top w:val="none" w:sz="0" w:space="0" w:color="auto"/>
        <w:left w:val="none" w:sz="0" w:space="0" w:color="auto"/>
        <w:bottom w:val="none" w:sz="0" w:space="0" w:color="auto"/>
        <w:right w:val="none" w:sz="0" w:space="0" w:color="auto"/>
      </w:divBdr>
    </w:div>
    <w:div w:id="1193108664">
      <w:marLeft w:val="640"/>
      <w:marRight w:val="0"/>
      <w:marTop w:val="0"/>
      <w:marBottom w:val="0"/>
      <w:divBdr>
        <w:top w:val="none" w:sz="0" w:space="0" w:color="auto"/>
        <w:left w:val="none" w:sz="0" w:space="0" w:color="auto"/>
        <w:bottom w:val="none" w:sz="0" w:space="0" w:color="auto"/>
        <w:right w:val="none" w:sz="0" w:space="0" w:color="auto"/>
      </w:divBdr>
    </w:div>
    <w:div w:id="1193152103">
      <w:marLeft w:val="640"/>
      <w:marRight w:val="0"/>
      <w:marTop w:val="0"/>
      <w:marBottom w:val="0"/>
      <w:divBdr>
        <w:top w:val="none" w:sz="0" w:space="0" w:color="auto"/>
        <w:left w:val="none" w:sz="0" w:space="0" w:color="auto"/>
        <w:bottom w:val="none" w:sz="0" w:space="0" w:color="auto"/>
        <w:right w:val="none" w:sz="0" w:space="0" w:color="auto"/>
      </w:divBdr>
    </w:div>
    <w:div w:id="1193153951">
      <w:marLeft w:val="640"/>
      <w:marRight w:val="0"/>
      <w:marTop w:val="0"/>
      <w:marBottom w:val="0"/>
      <w:divBdr>
        <w:top w:val="none" w:sz="0" w:space="0" w:color="auto"/>
        <w:left w:val="none" w:sz="0" w:space="0" w:color="auto"/>
        <w:bottom w:val="none" w:sz="0" w:space="0" w:color="auto"/>
        <w:right w:val="none" w:sz="0" w:space="0" w:color="auto"/>
      </w:divBdr>
    </w:div>
    <w:div w:id="1193298766">
      <w:marLeft w:val="640"/>
      <w:marRight w:val="0"/>
      <w:marTop w:val="0"/>
      <w:marBottom w:val="0"/>
      <w:divBdr>
        <w:top w:val="none" w:sz="0" w:space="0" w:color="auto"/>
        <w:left w:val="none" w:sz="0" w:space="0" w:color="auto"/>
        <w:bottom w:val="none" w:sz="0" w:space="0" w:color="auto"/>
        <w:right w:val="none" w:sz="0" w:space="0" w:color="auto"/>
      </w:divBdr>
    </w:div>
    <w:div w:id="1193345633">
      <w:marLeft w:val="640"/>
      <w:marRight w:val="0"/>
      <w:marTop w:val="0"/>
      <w:marBottom w:val="0"/>
      <w:divBdr>
        <w:top w:val="none" w:sz="0" w:space="0" w:color="auto"/>
        <w:left w:val="none" w:sz="0" w:space="0" w:color="auto"/>
        <w:bottom w:val="none" w:sz="0" w:space="0" w:color="auto"/>
        <w:right w:val="none" w:sz="0" w:space="0" w:color="auto"/>
      </w:divBdr>
    </w:div>
    <w:div w:id="1193348402">
      <w:marLeft w:val="640"/>
      <w:marRight w:val="0"/>
      <w:marTop w:val="0"/>
      <w:marBottom w:val="0"/>
      <w:divBdr>
        <w:top w:val="none" w:sz="0" w:space="0" w:color="auto"/>
        <w:left w:val="none" w:sz="0" w:space="0" w:color="auto"/>
        <w:bottom w:val="none" w:sz="0" w:space="0" w:color="auto"/>
        <w:right w:val="none" w:sz="0" w:space="0" w:color="auto"/>
      </w:divBdr>
    </w:div>
    <w:div w:id="1193349994">
      <w:marLeft w:val="640"/>
      <w:marRight w:val="0"/>
      <w:marTop w:val="0"/>
      <w:marBottom w:val="0"/>
      <w:divBdr>
        <w:top w:val="none" w:sz="0" w:space="0" w:color="auto"/>
        <w:left w:val="none" w:sz="0" w:space="0" w:color="auto"/>
        <w:bottom w:val="none" w:sz="0" w:space="0" w:color="auto"/>
        <w:right w:val="none" w:sz="0" w:space="0" w:color="auto"/>
      </w:divBdr>
    </w:div>
    <w:div w:id="1193494503">
      <w:marLeft w:val="640"/>
      <w:marRight w:val="0"/>
      <w:marTop w:val="0"/>
      <w:marBottom w:val="0"/>
      <w:divBdr>
        <w:top w:val="none" w:sz="0" w:space="0" w:color="auto"/>
        <w:left w:val="none" w:sz="0" w:space="0" w:color="auto"/>
        <w:bottom w:val="none" w:sz="0" w:space="0" w:color="auto"/>
        <w:right w:val="none" w:sz="0" w:space="0" w:color="auto"/>
      </w:divBdr>
    </w:div>
    <w:div w:id="1193615912">
      <w:marLeft w:val="640"/>
      <w:marRight w:val="0"/>
      <w:marTop w:val="0"/>
      <w:marBottom w:val="0"/>
      <w:divBdr>
        <w:top w:val="none" w:sz="0" w:space="0" w:color="auto"/>
        <w:left w:val="none" w:sz="0" w:space="0" w:color="auto"/>
        <w:bottom w:val="none" w:sz="0" w:space="0" w:color="auto"/>
        <w:right w:val="none" w:sz="0" w:space="0" w:color="auto"/>
      </w:divBdr>
    </w:div>
    <w:div w:id="1193765480">
      <w:marLeft w:val="640"/>
      <w:marRight w:val="0"/>
      <w:marTop w:val="0"/>
      <w:marBottom w:val="0"/>
      <w:divBdr>
        <w:top w:val="none" w:sz="0" w:space="0" w:color="auto"/>
        <w:left w:val="none" w:sz="0" w:space="0" w:color="auto"/>
        <w:bottom w:val="none" w:sz="0" w:space="0" w:color="auto"/>
        <w:right w:val="none" w:sz="0" w:space="0" w:color="auto"/>
      </w:divBdr>
    </w:div>
    <w:div w:id="1193959158">
      <w:marLeft w:val="640"/>
      <w:marRight w:val="0"/>
      <w:marTop w:val="0"/>
      <w:marBottom w:val="0"/>
      <w:divBdr>
        <w:top w:val="none" w:sz="0" w:space="0" w:color="auto"/>
        <w:left w:val="none" w:sz="0" w:space="0" w:color="auto"/>
        <w:bottom w:val="none" w:sz="0" w:space="0" w:color="auto"/>
        <w:right w:val="none" w:sz="0" w:space="0" w:color="auto"/>
      </w:divBdr>
    </w:div>
    <w:div w:id="1194077067">
      <w:marLeft w:val="640"/>
      <w:marRight w:val="0"/>
      <w:marTop w:val="0"/>
      <w:marBottom w:val="0"/>
      <w:divBdr>
        <w:top w:val="none" w:sz="0" w:space="0" w:color="auto"/>
        <w:left w:val="none" w:sz="0" w:space="0" w:color="auto"/>
        <w:bottom w:val="none" w:sz="0" w:space="0" w:color="auto"/>
        <w:right w:val="none" w:sz="0" w:space="0" w:color="auto"/>
      </w:divBdr>
    </w:div>
    <w:div w:id="1194079044">
      <w:marLeft w:val="640"/>
      <w:marRight w:val="0"/>
      <w:marTop w:val="0"/>
      <w:marBottom w:val="0"/>
      <w:divBdr>
        <w:top w:val="none" w:sz="0" w:space="0" w:color="auto"/>
        <w:left w:val="none" w:sz="0" w:space="0" w:color="auto"/>
        <w:bottom w:val="none" w:sz="0" w:space="0" w:color="auto"/>
        <w:right w:val="none" w:sz="0" w:space="0" w:color="auto"/>
      </w:divBdr>
    </w:div>
    <w:div w:id="1194148477">
      <w:marLeft w:val="640"/>
      <w:marRight w:val="0"/>
      <w:marTop w:val="0"/>
      <w:marBottom w:val="0"/>
      <w:divBdr>
        <w:top w:val="none" w:sz="0" w:space="0" w:color="auto"/>
        <w:left w:val="none" w:sz="0" w:space="0" w:color="auto"/>
        <w:bottom w:val="none" w:sz="0" w:space="0" w:color="auto"/>
        <w:right w:val="none" w:sz="0" w:space="0" w:color="auto"/>
      </w:divBdr>
    </w:div>
    <w:div w:id="1194228867">
      <w:marLeft w:val="640"/>
      <w:marRight w:val="0"/>
      <w:marTop w:val="0"/>
      <w:marBottom w:val="0"/>
      <w:divBdr>
        <w:top w:val="none" w:sz="0" w:space="0" w:color="auto"/>
        <w:left w:val="none" w:sz="0" w:space="0" w:color="auto"/>
        <w:bottom w:val="none" w:sz="0" w:space="0" w:color="auto"/>
        <w:right w:val="none" w:sz="0" w:space="0" w:color="auto"/>
      </w:divBdr>
    </w:div>
    <w:div w:id="1194229458">
      <w:marLeft w:val="640"/>
      <w:marRight w:val="0"/>
      <w:marTop w:val="0"/>
      <w:marBottom w:val="0"/>
      <w:divBdr>
        <w:top w:val="none" w:sz="0" w:space="0" w:color="auto"/>
        <w:left w:val="none" w:sz="0" w:space="0" w:color="auto"/>
        <w:bottom w:val="none" w:sz="0" w:space="0" w:color="auto"/>
        <w:right w:val="none" w:sz="0" w:space="0" w:color="auto"/>
      </w:divBdr>
    </w:div>
    <w:div w:id="1194267494">
      <w:marLeft w:val="640"/>
      <w:marRight w:val="0"/>
      <w:marTop w:val="0"/>
      <w:marBottom w:val="0"/>
      <w:divBdr>
        <w:top w:val="none" w:sz="0" w:space="0" w:color="auto"/>
        <w:left w:val="none" w:sz="0" w:space="0" w:color="auto"/>
        <w:bottom w:val="none" w:sz="0" w:space="0" w:color="auto"/>
        <w:right w:val="none" w:sz="0" w:space="0" w:color="auto"/>
      </w:divBdr>
    </w:div>
    <w:div w:id="1194340248">
      <w:marLeft w:val="640"/>
      <w:marRight w:val="0"/>
      <w:marTop w:val="0"/>
      <w:marBottom w:val="0"/>
      <w:divBdr>
        <w:top w:val="none" w:sz="0" w:space="0" w:color="auto"/>
        <w:left w:val="none" w:sz="0" w:space="0" w:color="auto"/>
        <w:bottom w:val="none" w:sz="0" w:space="0" w:color="auto"/>
        <w:right w:val="none" w:sz="0" w:space="0" w:color="auto"/>
      </w:divBdr>
    </w:div>
    <w:div w:id="1194344708">
      <w:marLeft w:val="640"/>
      <w:marRight w:val="0"/>
      <w:marTop w:val="0"/>
      <w:marBottom w:val="0"/>
      <w:divBdr>
        <w:top w:val="none" w:sz="0" w:space="0" w:color="auto"/>
        <w:left w:val="none" w:sz="0" w:space="0" w:color="auto"/>
        <w:bottom w:val="none" w:sz="0" w:space="0" w:color="auto"/>
        <w:right w:val="none" w:sz="0" w:space="0" w:color="auto"/>
      </w:divBdr>
    </w:div>
    <w:div w:id="1194460425">
      <w:marLeft w:val="640"/>
      <w:marRight w:val="0"/>
      <w:marTop w:val="0"/>
      <w:marBottom w:val="0"/>
      <w:divBdr>
        <w:top w:val="none" w:sz="0" w:space="0" w:color="auto"/>
        <w:left w:val="none" w:sz="0" w:space="0" w:color="auto"/>
        <w:bottom w:val="none" w:sz="0" w:space="0" w:color="auto"/>
        <w:right w:val="none" w:sz="0" w:space="0" w:color="auto"/>
      </w:divBdr>
    </w:div>
    <w:div w:id="1194461731">
      <w:marLeft w:val="640"/>
      <w:marRight w:val="0"/>
      <w:marTop w:val="0"/>
      <w:marBottom w:val="0"/>
      <w:divBdr>
        <w:top w:val="none" w:sz="0" w:space="0" w:color="auto"/>
        <w:left w:val="none" w:sz="0" w:space="0" w:color="auto"/>
        <w:bottom w:val="none" w:sz="0" w:space="0" w:color="auto"/>
        <w:right w:val="none" w:sz="0" w:space="0" w:color="auto"/>
      </w:divBdr>
    </w:div>
    <w:div w:id="1194615352">
      <w:marLeft w:val="640"/>
      <w:marRight w:val="0"/>
      <w:marTop w:val="0"/>
      <w:marBottom w:val="0"/>
      <w:divBdr>
        <w:top w:val="none" w:sz="0" w:space="0" w:color="auto"/>
        <w:left w:val="none" w:sz="0" w:space="0" w:color="auto"/>
        <w:bottom w:val="none" w:sz="0" w:space="0" w:color="auto"/>
        <w:right w:val="none" w:sz="0" w:space="0" w:color="auto"/>
      </w:divBdr>
    </w:div>
    <w:div w:id="1194655902">
      <w:marLeft w:val="640"/>
      <w:marRight w:val="0"/>
      <w:marTop w:val="0"/>
      <w:marBottom w:val="0"/>
      <w:divBdr>
        <w:top w:val="none" w:sz="0" w:space="0" w:color="auto"/>
        <w:left w:val="none" w:sz="0" w:space="0" w:color="auto"/>
        <w:bottom w:val="none" w:sz="0" w:space="0" w:color="auto"/>
        <w:right w:val="none" w:sz="0" w:space="0" w:color="auto"/>
      </w:divBdr>
    </w:div>
    <w:div w:id="1194686821">
      <w:marLeft w:val="640"/>
      <w:marRight w:val="0"/>
      <w:marTop w:val="0"/>
      <w:marBottom w:val="0"/>
      <w:divBdr>
        <w:top w:val="none" w:sz="0" w:space="0" w:color="auto"/>
        <w:left w:val="none" w:sz="0" w:space="0" w:color="auto"/>
        <w:bottom w:val="none" w:sz="0" w:space="0" w:color="auto"/>
        <w:right w:val="none" w:sz="0" w:space="0" w:color="auto"/>
      </w:divBdr>
    </w:div>
    <w:div w:id="1194731177">
      <w:marLeft w:val="640"/>
      <w:marRight w:val="0"/>
      <w:marTop w:val="0"/>
      <w:marBottom w:val="0"/>
      <w:divBdr>
        <w:top w:val="none" w:sz="0" w:space="0" w:color="auto"/>
        <w:left w:val="none" w:sz="0" w:space="0" w:color="auto"/>
        <w:bottom w:val="none" w:sz="0" w:space="0" w:color="auto"/>
        <w:right w:val="none" w:sz="0" w:space="0" w:color="auto"/>
      </w:divBdr>
    </w:div>
    <w:div w:id="1194731983">
      <w:marLeft w:val="640"/>
      <w:marRight w:val="0"/>
      <w:marTop w:val="0"/>
      <w:marBottom w:val="0"/>
      <w:divBdr>
        <w:top w:val="none" w:sz="0" w:space="0" w:color="auto"/>
        <w:left w:val="none" w:sz="0" w:space="0" w:color="auto"/>
        <w:bottom w:val="none" w:sz="0" w:space="0" w:color="auto"/>
        <w:right w:val="none" w:sz="0" w:space="0" w:color="auto"/>
      </w:divBdr>
    </w:div>
    <w:div w:id="1194804721">
      <w:marLeft w:val="640"/>
      <w:marRight w:val="0"/>
      <w:marTop w:val="0"/>
      <w:marBottom w:val="0"/>
      <w:divBdr>
        <w:top w:val="none" w:sz="0" w:space="0" w:color="auto"/>
        <w:left w:val="none" w:sz="0" w:space="0" w:color="auto"/>
        <w:bottom w:val="none" w:sz="0" w:space="0" w:color="auto"/>
        <w:right w:val="none" w:sz="0" w:space="0" w:color="auto"/>
      </w:divBdr>
    </w:div>
    <w:div w:id="1194805160">
      <w:marLeft w:val="640"/>
      <w:marRight w:val="0"/>
      <w:marTop w:val="0"/>
      <w:marBottom w:val="0"/>
      <w:divBdr>
        <w:top w:val="none" w:sz="0" w:space="0" w:color="auto"/>
        <w:left w:val="none" w:sz="0" w:space="0" w:color="auto"/>
        <w:bottom w:val="none" w:sz="0" w:space="0" w:color="auto"/>
        <w:right w:val="none" w:sz="0" w:space="0" w:color="auto"/>
      </w:divBdr>
    </w:div>
    <w:div w:id="1194807296">
      <w:marLeft w:val="640"/>
      <w:marRight w:val="0"/>
      <w:marTop w:val="0"/>
      <w:marBottom w:val="0"/>
      <w:divBdr>
        <w:top w:val="none" w:sz="0" w:space="0" w:color="auto"/>
        <w:left w:val="none" w:sz="0" w:space="0" w:color="auto"/>
        <w:bottom w:val="none" w:sz="0" w:space="0" w:color="auto"/>
        <w:right w:val="none" w:sz="0" w:space="0" w:color="auto"/>
      </w:divBdr>
    </w:div>
    <w:div w:id="1194809443">
      <w:marLeft w:val="640"/>
      <w:marRight w:val="0"/>
      <w:marTop w:val="0"/>
      <w:marBottom w:val="0"/>
      <w:divBdr>
        <w:top w:val="none" w:sz="0" w:space="0" w:color="auto"/>
        <w:left w:val="none" w:sz="0" w:space="0" w:color="auto"/>
        <w:bottom w:val="none" w:sz="0" w:space="0" w:color="auto"/>
        <w:right w:val="none" w:sz="0" w:space="0" w:color="auto"/>
      </w:divBdr>
    </w:div>
    <w:div w:id="1194879278">
      <w:marLeft w:val="640"/>
      <w:marRight w:val="0"/>
      <w:marTop w:val="0"/>
      <w:marBottom w:val="0"/>
      <w:divBdr>
        <w:top w:val="none" w:sz="0" w:space="0" w:color="auto"/>
        <w:left w:val="none" w:sz="0" w:space="0" w:color="auto"/>
        <w:bottom w:val="none" w:sz="0" w:space="0" w:color="auto"/>
        <w:right w:val="none" w:sz="0" w:space="0" w:color="auto"/>
      </w:divBdr>
    </w:div>
    <w:div w:id="1194920447">
      <w:marLeft w:val="640"/>
      <w:marRight w:val="0"/>
      <w:marTop w:val="0"/>
      <w:marBottom w:val="0"/>
      <w:divBdr>
        <w:top w:val="none" w:sz="0" w:space="0" w:color="auto"/>
        <w:left w:val="none" w:sz="0" w:space="0" w:color="auto"/>
        <w:bottom w:val="none" w:sz="0" w:space="0" w:color="auto"/>
        <w:right w:val="none" w:sz="0" w:space="0" w:color="auto"/>
      </w:divBdr>
    </w:div>
    <w:div w:id="1194928878">
      <w:marLeft w:val="640"/>
      <w:marRight w:val="0"/>
      <w:marTop w:val="0"/>
      <w:marBottom w:val="0"/>
      <w:divBdr>
        <w:top w:val="none" w:sz="0" w:space="0" w:color="auto"/>
        <w:left w:val="none" w:sz="0" w:space="0" w:color="auto"/>
        <w:bottom w:val="none" w:sz="0" w:space="0" w:color="auto"/>
        <w:right w:val="none" w:sz="0" w:space="0" w:color="auto"/>
      </w:divBdr>
    </w:div>
    <w:div w:id="1195001344">
      <w:marLeft w:val="640"/>
      <w:marRight w:val="0"/>
      <w:marTop w:val="0"/>
      <w:marBottom w:val="0"/>
      <w:divBdr>
        <w:top w:val="none" w:sz="0" w:space="0" w:color="auto"/>
        <w:left w:val="none" w:sz="0" w:space="0" w:color="auto"/>
        <w:bottom w:val="none" w:sz="0" w:space="0" w:color="auto"/>
        <w:right w:val="none" w:sz="0" w:space="0" w:color="auto"/>
      </w:divBdr>
    </w:div>
    <w:div w:id="1195003636">
      <w:marLeft w:val="640"/>
      <w:marRight w:val="0"/>
      <w:marTop w:val="0"/>
      <w:marBottom w:val="0"/>
      <w:divBdr>
        <w:top w:val="none" w:sz="0" w:space="0" w:color="auto"/>
        <w:left w:val="none" w:sz="0" w:space="0" w:color="auto"/>
        <w:bottom w:val="none" w:sz="0" w:space="0" w:color="auto"/>
        <w:right w:val="none" w:sz="0" w:space="0" w:color="auto"/>
      </w:divBdr>
    </w:div>
    <w:div w:id="1195075266">
      <w:marLeft w:val="640"/>
      <w:marRight w:val="0"/>
      <w:marTop w:val="0"/>
      <w:marBottom w:val="0"/>
      <w:divBdr>
        <w:top w:val="none" w:sz="0" w:space="0" w:color="auto"/>
        <w:left w:val="none" w:sz="0" w:space="0" w:color="auto"/>
        <w:bottom w:val="none" w:sz="0" w:space="0" w:color="auto"/>
        <w:right w:val="none" w:sz="0" w:space="0" w:color="auto"/>
      </w:divBdr>
    </w:div>
    <w:div w:id="1195197558">
      <w:marLeft w:val="640"/>
      <w:marRight w:val="0"/>
      <w:marTop w:val="0"/>
      <w:marBottom w:val="0"/>
      <w:divBdr>
        <w:top w:val="none" w:sz="0" w:space="0" w:color="auto"/>
        <w:left w:val="none" w:sz="0" w:space="0" w:color="auto"/>
        <w:bottom w:val="none" w:sz="0" w:space="0" w:color="auto"/>
        <w:right w:val="none" w:sz="0" w:space="0" w:color="auto"/>
      </w:divBdr>
    </w:div>
    <w:div w:id="1195264091">
      <w:marLeft w:val="640"/>
      <w:marRight w:val="0"/>
      <w:marTop w:val="0"/>
      <w:marBottom w:val="0"/>
      <w:divBdr>
        <w:top w:val="none" w:sz="0" w:space="0" w:color="auto"/>
        <w:left w:val="none" w:sz="0" w:space="0" w:color="auto"/>
        <w:bottom w:val="none" w:sz="0" w:space="0" w:color="auto"/>
        <w:right w:val="none" w:sz="0" w:space="0" w:color="auto"/>
      </w:divBdr>
    </w:div>
    <w:div w:id="1195384315">
      <w:marLeft w:val="640"/>
      <w:marRight w:val="0"/>
      <w:marTop w:val="0"/>
      <w:marBottom w:val="0"/>
      <w:divBdr>
        <w:top w:val="none" w:sz="0" w:space="0" w:color="auto"/>
        <w:left w:val="none" w:sz="0" w:space="0" w:color="auto"/>
        <w:bottom w:val="none" w:sz="0" w:space="0" w:color="auto"/>
        <w:right w:val="none" w:sz="0" w:space="0" w:color="auto"/>
      </w:divBdr>
    </w:div>
    <w:div w:id="1195389558">
      <w:marLeft w:val="640"/>
      <w:marRight w:val="0"/>
      <w:marTop w:val="0"/>
      <w:marBottom w:val="0"/>
      <w:divBdr>
        <w:top w:val="none" w:sz="0" w:space="0" w:color="auto"/>
        <w:left w:val="none" w:sz="0" w:space="0" w:color="auto"/>
        <w:bottom w:val="none" w:sz="0" w:space="0" w:color="auto"/>
        <w:right w:val="none" w:sz="0" w:space="0" w:color="auto"/>
      </w:divBdr>
    </w:div>
    <w:div w:id="1195391092">
      <w:marLeft w:val="640"/>
      <w:marRight w:val="0"/>
      <w:marTop w:val="0"/>
      <w:marBottom w:val="0"/>
      <w:divBdr>
        <w:top w:val="none" w:sz="0" w:space="0" w:color="auto"/>
        <w:left w:val="none" w:sz="0" w:space="0" w:color="auto"/>
        <w:bottom w:val="none" w:sz="0" w:space="0" w:color="auto"/>
        <w:right w:val="none" w:sz="0" w:space="0" w:color="auto"/>
      </w:divBdr>
    </w:div>
    <w:div w:id="1195463839">
      <w:marLeft w:val="640"/>
      <w:marRight w:val="0"/>
      <w:marTop w:val="0"/>
      <w:marBottom w:val="0"/>
      <w:divBdr>
        <w:top w:val="none" w:sz="0" w:space="0" w:color="auto"/>
        <w:left w:val="none" w:sz="0" w:space="0" w:color="auto"/>
        <w:bottom w:val="none" w:sz="0" w:space="0" w:color="auto"/>
        <w:right w:val="none" w:sz="0" w:space="0" w:color="auto"/>
      </w:divBdr>
    </w:div>
    <w:div w:id="1195533217">
      <w:marLeft w:val="640"/>
      <w:marRight w:val="0"/>
      <w:marTop w:val="0"/>
      <w:marBottom w:val="0"/>
      <w:divBdr>
        <w:top w:val="none" w:sz="0" w:space="0" w:color="auto"/>
        <w:left w:val="none" w:sz="0" w:space="0" w:color="auto"/>
        <w:bottom w:val="none" w:sz="0" w:space="0" w:color="auto"/>
        <w:right w:val="none" w:sz="0" w:space="0" w:color="auto"/>
      </w:divBdr>
    </w:div>
    <w:div w:id="1195579411">
      <w:marLeft w:val="640"/>
      <w:marRight w:val="0"/>
      <w:marTop w:val="0"/>
      <w:marBottom w:val="0"/>
      <w:divBdr>
        <w:top w:val="none" w:sz="0" w:space="0" w:color="auto"/>
        <w:left w:val="none" w:sz="0" w:space="0" w:color="auto"/>
        <w:bottom w:val="none" w:sz="0" w:space="0" w:color="auto"/>
        <w:right w:val="none" w:sz="0" w:space="0" w:color="auto"/>
      </w:divBdr>
    </w:div>
    <w:div w:id="1195654523">
      <w:marLeft w:val="640"/>
      <w:marRight w:val="0"/>
      <w:marTop w:val="0"/>
      <w:marBottom w:val="0"/>
      <w:divBdr>
        <w:top w:val="none" w:sz="0" w:space="0" w:color="auto"/>
        <w:left w:val="none" w:sz="0" w:space="0" w:color="auto"/>
        <w:bottom w:val="none" w:sz="0" w:space="0" w:color="auto"/>
        <w:right w:val="none" w:sz="0" w:space="0" w:color="auto"/>
      </w:divBdr>
    </w:div>
    <w:div w:id="1195728651">
      <w:marLeft w:val="640"/>
      <w:marRight w:val="0"/>
      <w:marTop w:val="0"/>
      <w:marBottom w:val="0"/>
      <w:divBdr>
        <w:top w:val="none" w:sz="0" w:space="0" w:color="auto"/>
        <w:left w:val="none" w:sz="0" w:space="0" w:color="auto"/>
        <w:bottom w:val="none" w:sz="0" w:space="0" w:color="auto"/>
        <w:right w:val="none" w:sz="0" w:space="0" w:color="auto"/>
      </w:divBdr>
    </w:div>
    <w:div w:id="1195733729">
      <w:marLeft w:val="640"/>
      <w:marRight w:val="0"/>
      <w:marTop w:val="0"/>
      <w:marBottom w:val="0"/>
      <w:divBdr>
        <w:top w:val="none" w:sz="0" w:space="0" w:color="auto"/>
        <w:left w:val="none" w:sz="0" w:space="0" w:color="auto"/>
        <w:bottom w:val="none" w:sz="0" w:space="0" w:color="auto"/>
        <w:right w:val="none" w:sz="0" w:space="0" w:color="auto"/>
      </w:divBdr>
    </w:div>
    <w:div w:id="1195772406">
      <w:marLeft w:val="640"/>
      <w:marRight w:val="0"/>
      <w:marTop w:val="0"/>
      <w:marBottom w:val="0"/>
      <w:divBdr>
        <w:top w:val="none" w:sz="0" w:space="0" w:color="auto"/>
        <w:left w:val="none" w:sz="0" w:space="0" w:color="auto"/>
        <w:bottom w:val="none" w:sz="0" w:space="0" w:color="auto"/>
        <w:right w:val="none" w:sz="0" w:space="0" w:color="auto"/>
      </w:divBdr>
    </w:div>
    <w:div w:id="1195801164">
      <w:marLeft w:val="640"/>
      <w:marRight w:val="0"/>
      <w:marTop w:val="0"/>
      <w:marBottom w:val="0"/>
      <w:divBdr>
        <w:top w:val="none" w:sz="0" w:space="0" w:color="auto"/>
        <w:left w:val="none" w:sz="0" w:space="0" w:color="auto"/>
        <w:bottom w:val="none" w:sz="0" w:space="0" w:color="auto"/>
        <w:right w:val="none" w:sz="0" w:space="0" w:color="auto"/>
      </w:divBdr>
    </w:div>
    <w:div w:id="1195847025">
      <w:marLeft w:val="640"/>
      <w:marRight w:val="0"/>
      <w:marTop w:val="0"/>
      <w:marBottom w:val="0"/>
      <w:divBdr>
        <w:top w:val="none" w:sz="0" w:space="0" w:color="auto"/>
        <w:left w:val="none" w:sz="0" w:space="0" w:color="auto"/>
        <w:bottom w:val="none" w:sz="0" w:space="0" w:color="auto"/>
        <w:right w:val="none" w:sz="0" w:space="0" w:color="auto"/>
      </w:divBdr>
    </w:div>
    <w:div w:id="1195849286">
      <w:marLeft w:val="640"/>
      <w:marRight w:val="0"/>
      <w:marTop w:val="0"/>
      <w:marBottom w:val="0"/>
      <w:divBdr>
        <w:top w:val="none" w:sz="0" w:space="0" w:color="auto"/>
        <w:left w:val="none" w:sz="0" w:space="0" w:color="auto"/>
        <w:bottom w:val="none" w:sz="0" w:space="0" w:color="auto"/>
        <w:right w:val="none" w:sz="0" w:space="0" w:color="auto"/>
      </w:divBdr>
    </w:div>
    <w:div w:id="1195850536">
      <w:marLeft w:val="640"/>
      <w:marRight w:val="0"/>
      <w:marTop w:val="0"/>
      <w:marBottom w:val="0"/>
      <w:divBdr>
        <w:top w:val="none" w:sz="0" w:space="0" w:color="auto"/>
        <w:left w:val="none" w:sz="0" w:space="0" w:color="auto"/>
        <w:bottom w:val="none" w:sz="0" w:space="0" w:color="auto"/>
        <w:right w:val="none" w:sz="0" w:space="0" w:color="auto"/>
      </w:divBdr>
    </w:div>
    <w:div w:id="1195850911">
      <w:marLeft w:val="640"/>
      <w:marRight w:val="0"/>
      <w:marTop w:val="0"/>
      <w:marBottom w:val="0"/>
      <w:divBdr>
        <w:top w:val="none" w:sz="0" w:space="0" w:color="auto"/>
        <w:left w:val="none" w:sz="0" w:space="0" w:color="auto"/>
        <w:bottom w:val="none" w:sz="0" w:space="0" w:color="auto"/>
        <w:right w:val="none" w:sz="0" w:space="0" w:color="auto"/>
      </w:divBdr>
    </w:div>
    <w:div w:id="1195928527">
      <w:marLeft w:val="640"/>
      <w:marRight w:val="0"/>
      <w:marTop w:val="0"/>
      <w:marBottom w:val="0"/>
      <w:divBdr>
        <w:top w:val="none" w:sz="0" w:space="0" w:color="auto"/>
        <w:left w:val="none" w:sz="0" w:space="0" w:color="auto"/>
        <w:bottom w:val="none" w:sz="0" w:space="0" w:color="auto"/>
        <w:right w:val="none" w:sz="0" w:space="0" w:color="auto"/>
      </w:divBdr>
    </w:div>
    <w:div w:id="1195969372">
      <w:marLeft w:val="640"/>
      <w:marRight w:val="0"/>
      <w:marTop w:val="0"/>
      <w:marBottom w:val="0"/>
      <w:divBdr>
        <w:top w:val="none" w:sz="0" w:space="0" w:color="auto"/>
        <w:left w:val="none" w:sz="0" w:space="0" w:color="auto"/>
        <w:bottom w:val="none" w:sz="0" w:space="0" w:color="auto"/>
        <w:right w:val="none" w:sz="0" w:space="0" w:color="auto"/>
      </w:divBdr>
    </w:div>
    <w:div w:id="1195970115">
      <w:marLeft w:val="640"/>
      <w:marRight w:val="0"/>
      <w:marTop w:val="0"/>
      <w:marBottom w:val="0"/>
      <w:divBdr>
        <w:top w:val="none" w:sz="0" w:space="0" w:color="auto"/>
        <w:left w:val="none" w:sz="0" w:space="0" w:color="auto"/>
        <w:bottom w:val="none" w:sz="0" w:space="0" w:color="auto"/>
        <w:right w:val="none" w:sz="0" w:space="0" w:color="auto"/>
      </w:divBdr>
    </w:div>
    <w:div w:id="1195970749">
      <w:marLeft w:val="640"/>
      <w:marRight w:val="0"/>
      <w:marTop w:val="0"/>
      <w:marBottom w:val="0"/>
      <w:divBdr>
        <w:top w:val="none" w:sz="0" w:space="0" w:color="auto"/>
        <w:left w:val="none" w:sz="0" w:space="0" w:color="auto"/>
        <w:bottom w:val="none" w:sz="0" w:space="0" w:color="auto"/>
        <w:right w:val="none" w:sz="0" w:space="0" w:color="auto"/>
      </w:divBdr>
    </w:div>
    <w:div w:id="1195995587">
      <w:marLeft w:val="640"/>
      <w:marRight w:val="0"/>
      <w:marTop w:val="0"/>
      <w:marBottom w:val="0"/>
      <w:divBdr>
        <w:top w:val="none" w:sz="0" w:space="0" w:color="auto"/>
        <w:left w:val="none" w:sz="0" w:space="0" w:color="auto"/>
        <w:bottom w:val="none" w:sz="0" w:space="0" w:color="auto"/>
        <w:right w:val="none" w:sz="0" w:space="0" w:color="auto"/>
      </w:divBdr>
    </w:div>
    <w:div w:id="1195997994">
      <w:marLeft w:val="640"/>
      <w:marRight w:val="0"/>
      <w:marTop w:val="0"/>
      <w:marBottom w:val="0"/>
      <w:divBdr>
        <w:top w:val="none" w:sz="0" w:space="0" w:color="auto"/>
        <w:left w:val="none" w:sz="0" w:space="0" w:color="auto"/>
        <w:bottom w:val="none" w:sz="0" w:space="0" w:color="auto"/>
        <w:right w:val="none" w:sz="0" w:space="0" w:color="auto"/>
      </w:divBdr>
    </w:div>
    <w:div w:id="1196237575">
      <w:marLeft w:val="640"/>
      <w:marRight w:val="0"/>
      <w:marTop w:val="0"/>
      <w:marBottom w:val="0"/>
      <w:divBdr>
        <w:top w:val="none" w:sz="0" w:space="0" w:color="auto"/>
        <w:left w:val="none" w:sz="0" w:space="0" w:color="auto"/>
        <w:bottom w:val="none" w:sz="0" w:space="0" w:color="auto"/>
        <w:right w:val="none" w:sz="0" w:space="0" w:color="auto"/>
      </w:divBdr>
    </w:div>
    <w:div w:id="1196430521">
      <w:marLeft w:val="640"/>
      <w:marRight w:val="0"/>
      <w:marTop w:val="0"/>
      <w:marBottom w:val="0"/>
      <w:divBdr>
        <w:top w:val="none" w:sz="0" w:space="0" w:color="auto"/>
        <w:left w:val="none" w:sz="0" w:space="0" w:color="auto"/>
        <w:bottom w:val="none" w:sz="0" w:space="0" w:color="auto"/>
        <w:right w:val="none" w:sz="0" w:space="0" w:color="auto"/>
      </w:divBdr>
    </w:div>
    <w:div w:id="1196431039">
      <w:marLeft w:val="640"/>
      <w:marRight w:val="0"/>
      <w:marTop w:val="0"/>
      <w:marBottom w:val="0"/>
      <w:divBdr>
        <w:top w:val="none" w:sz="0" w:space="0" w:color="auto"/>
        <w:left w:val="none" w:sz="0" w:space="0" w:color="auto"/>
        <w:bottom w:val="none" w:sz="0" w:space="0" w:color="auto"/>
        <w:right w:val="none" w:sz="0" w:space="0" w:color="auto"/>
      </w:divBdr>
    </w:div>
    <w:div w:id="1196498658">
      <w:marLeft w:val="640"/>
      <w:marRight w:val="0"/>
      <w:marTop w:val="0"/>
      <w:marBottom w:val="0"/>
      <w:divBdr>
        <w:top w:val="none" w:sz="0" w:space="0" w:color="auto"/>
        <w:left w:val="none" w:sz="0" w:space="0" w:color="auto"/>
        <w:bottom w:val="none" w:sz="0" w:space="0" w:color="auto"/>
        <w:right w:val="none" w:sz="0" w:space="0" w:color="auto"/>
      </w:divBdr>
    </w:div>
    <w:div w:id="1196507237">
      <w:marLeft w:val="640"/>
      <w:marRight w:val="0"/>
      <w:marTop w:val="0"/>
      <w:marBottom w:val="0"/>
      <w:divBdr>
        <w:top w:val="none" w:sz="0" w:space="0" w:color="auto"/>
        <w:left w:val="none" w:sz="0" w:space="0" w:color="auto"/>
        <w:bottom w:val="none" w:sz="0" w:space="0" w:color="auto"/>
        <w:right w:val="none" w:sz="0" w:space="0" w:color="auto"/>
      </w:divBdr>
    </w:div>
    <w:div w:id="1196574881">
      <w:marLeft w:val="640"/>
      <w:marRight w:val="0"/>
      <w:marTop w:val="0"/>
      <w:marBottom w:val="0"/>
      <w:divBdr>
        <w:top w:val="none" w:sz="0" w:space="0" w:color="auto"/>
        <w:left w:val="none" w:sz="0" w:space="0" w:color="auto"/>
        <w:bottom w:val="none" w:sz="0" w:space="0" w:color="auto"/>
        <w:right w:val="none" w:sz="0" w:space="0" w:color="auto"/>
      </w:divBdr>
    </w:div>
    <w:div w:id="1196582505">
      <w:marLeft w:val="640"/>
      <w:marRight w:val="0"/>
      <w:marTop w:val="0"/>
      <w:marBottom w:val="0"/>
      <w:divBdr>
        <w:top w:val="none" w:sz="0" w:space="0" w:color="auto"/>
        <w:left w:val="none" w:sz="0" w:space="0" w:color="auto"/>
        <w:bottom w:val="none" w:sz="0" w:space="0" w:color="auto"/>
        <w:right w:val="none" w:sz="0" w:space="0" w:color="auto"/>
      </w:divBdr>
    </w:div>
    <w:div w:id="1196625237">
      <w:marLeft w:val="640"/>
      <w:marRight w:val="0"/>
      <w:marTop w:val="0"/>
      <w:marBottom w:val="0"/>
      <w:divBdr>
        <w:top w:val="none" w:sz="0" w:space="0" w:color="auto"/>
        <w:left w:val="none" w:sz="0" w:space="0" w:color="auto"/>
        <w:bottom w:val="none" w:sz="0" w:space="0" w:color="auto"/>
        <w:right w:val="none" w:sz="0" w:space="0" w:color="auto"/>
      </w:divBdr>
    </w:div>
    <w:div w:id="1196652278">
      <w:marLeft w:val="640"/>
      <w:marRight w:val="0"/>
      <w:marTop w:val="0"/>
      <w:marBottom w:val="0"/>
      <w:divBdr>
        <w:top w:val="none" w:sz="0" w:space="0" w:color="auto"/>
        <w:left w:val="none" w:sz="0" w:space="0" w:color="auto"/>
        <w:bottom w:val="none" w:sz="0" w:space="0" w:color="auto"/>
        <w:right w:val="none" w:sz="0" w:space="0" w:color="auto"/>
      </w:divBdr>
    </w:div>
    <w:div w:id="1196700425">
      <w:marLeft w:val="640"/>
      <w:marRight w:val="0"/>
      <w:marTop w:val="0"/>
      <w:marBottom w:val="0"/>
      <w:divBdr>
        <w:top w:val="none" w:sz="0" w:space="0" w:color="auto"/>
        <w:left w:val="none" w:sz="0" w:space="0" w:color="auto"/>
        <w:bottom w:val="none" w:sz="0" w:space="0" w:color="auto"/>
        <w:right w:val="none" w:sz="0" w:space="0" w:color="auto"/>
      </w:divBdr>
    </w:div>
    <w:div w:id="1196767661">
      <w:marLeft w:val="640"/>
      <w:marRight w:val="0"/>
      <w:marTop w:val="0"/>
      <w:marBottom w:val="0"/>
      <w:divBdr>
        <w:top w:val="none" w:sz="0" w:space="0" w:color="auto"/>
        <w:left w:val="none" w:sz="0" w:space="0" w:color="auto"/>
        <w:bottom w:val="none" w:sz="0" w:space="0" w:color="auto"/>
        <w:right w:val="none" w:sz="0" w:space="0" w:color="auto"/>
      </w:divBdr>
    </w:div>
    <w:div w:id="1196768627">
      <w:marLeft w:val="640"/>
      <w:marRight w:val="0"/>
      <w:marTop w:val="0"/>
      <w:marBottom w:val="0"/>
      <w:divBdr>
        <w:top w:val="none" w:sz="0" w:space="0" w:color="auto"/>
        <w:left w:val="none" w:sz="0" w:space="0" w:color="auto"/>
        <w:bottom w:val="none" w:sz="0" w:space="0" w:color="auto"/>
        <w:right w:val="none" w:sz="0" w:space="0" w:color="auto"/>
      </w:divBdr>
    </w:div>
    <w:div w:id="1196887122">
      <w:marLeft w:val="640"/>
      <w:marRight w:val="0"/>
      <w:marTop w:val="0"/>
      <w:marBottom w:val="0"/>
      <w:divBdr>
        <w:top w:val="none" w:sz="0" w:space="0" w:color="auto"/>
        <w:left w:val="none" w:sz="0" w:space="0" w:color="auto"/>
        <w:bottom w:val="none" w:sz="0" w:space="0" w:color="auto"/>
        <w:right w:val="none" w:sz="0" w:space="0" w:color="auto"/>
      </w:divBdr>
    </w:div>
    <w:div w:id="1197039562">
      <w:marLeft w:val="640"/>
      <w:marRight w:val="0"/>
      <w:marTop w:val="0"/>
      <w:marBottom w:val="0"/>
      <w:divBdr>
        <w:top w:val="none" w:sz="0" w:space="0" w:color="auto"/>
        <w:left w:val="none" w:sz="0" w:space="0" w:color="auto"/>
        <w:bottom w:val="none" w:sz="0" w:space="0" w:color="auto"/>
        <w:right w:val="none" w:sz="0" w:space="0" w:color="auto"/>
      </w:divBdr>
    </w:div>
    <w:div w:id="1197040055">
      <w:marLeft w:val="640"/>
      <w:marRight w:val="0"/>
      <w:marTop w:val="0"/>
      <w:marBottom w:val="0"/>
      <w:divBdr>
        <w:top w:val="none" w:sz="0" w:space="0" w:color="auto"/>
        <w:left w:val="none" w:sz="0" w:space="0" w:color="auto"/>
        <w:bottom w:val="none" w:sz="0" w:space="0" w:color="auto"/>
        <w:right w:val="none" w:sz="0" w:space="0" w:color="auto"/>
      </w:divBdr>
    </w:div>
    <w:div w:id="1197040152">
      <w:marLeft w:val="640"/>
      <w:marRight w:val="0"/>
      <w:marTop w:val="0"/>
      <w:marBottom w:val="0"/>
      <w:divBdr>
        <w:top w:val="none" w:sz="0" w:space="0" w:color="auto"/>
        <w:left w:val="none" w:sz="0" w:space="0" w:color="auto"/>
        <w:bottom w:val="none" w:sz="0" w:space="0" w:color="auto"/>
        <w:right w:val="none" w:sz="0" w:space="0" w:color="auto"/>
      </w:divBdr>
    </w:div>
    <w:div w:id="1197044283">
      <w:marLeft w:val="640"/>
      <w:marRight w:val="0"/>
      <w:marTop w:val="0"/>
      <w:marBottom w:val="0"/>
      <w:divBdr>
        <w:top w:val="none" w:sz="0" w:space="0" w:color="auto"/>
        <w:left w:val="none" w:sz="0" w:space="0" w:color="auto"/>
        <w:bottom w:val="none" w:sz="0" w:space="0" w:color="auto"/>
        <w:right w:val="none" w:sz="0" w:space="0" w:color="auto"/>
      </w:divBdr>
    </w:div>
    <w:div w:id="1197154954">
      <w:marLeft w:val="640"/>
      <w:marRight w:val="0"/>
      <w:marTop w:val="0"/>
      <w:marBottom w:val="0"/>
      <w:divBdr>
        <w:top w:val="none" w:sz="0" w:space="0" w:color="auto"/>
        <w:left w:val="none" w:sz="0" w:space="0" w:color="auto"/>
        <w:bottom w:val="none" w:sz="0" w:space="0" w:color="auto"/>
        <w:right w:val="none" w:sz="0" w:space="0" w:color="auto"/>
      </w:divBdr>
    </w:div>
    <w:div w:id="1197160681">
      <w:marLeft w:val="640"/>
      <w:marRight w:val="0"/>
      <w:marTop w:val="0"/>
      <w:marBottom w:val="0"/>
      <w:divBdr>
        <w:top w:val="none" w:sz="0" w:space="0" w:color="auto"/>
        <w:left w:val="none" w:sz="0" w:space="0" w:color="auto"/>
        <w:bottom w:val="none" w:sz="0" w:space="0" w:color="auto"/>
        <w:right w:val="none" w:sz="0" w:space="0" w:color="auto"/>
      </w:divBdr>
    </w:div>
    <w:div w:id="1197163263">
      <w:marLeft w:val="640"/>
      <w:marRight w:val="0"/>
      <w:marTop w:val="0"/>
      <w:marBottom w:val="0"/>
      <w:divBdr>
        <w:top w:val="none" w:sz="0" w:space="0" w:color="auto"/>
        <w:left w:val="none" w:sz="0" w:space="0" w:color="auto"/>
        <w:bottom w:val="none" w:sz="0" w:space="0" w:color="auto"/>
        <w:right w:val="none" w:sz="0" w:space="0" w:color="auto"/>
      </w:divBdr>
    </w:div>
    <w:div w:id="1197309426">
      <w:marLeft w:val="640"/>
      <w:marRight w:val="0"/>
      <w:marTop w:val="0"/>
      <w:marBottom w:val="0"/>
      <w:divBdr>
        <w:top w:val="none" w:sz="0" w:space="0" w:color="auto"/>
        <w:left w:val="none" w:sz="0" w:space="0" w:color="auto"/>
        <w:bottom w:val="none" w:sz="0" w:space="0" w:color="auto"/>
        <w:right w:val="none" w:sz="0" w:space="0" w:color="auto"/>
      </w:divBdr>
    </w:div>
    <w:div w:id="1197351617">
      <w:marLeft w:val="640"/>
      <w:marRight w:val="0"/>
      <w:marTop w:val="0"/>
      <w:marBottom w:val="0"/>
      <w:divBdr>
        <w:top w:val="none" w:sz="0" w:space="0" w:color="auto"/>
        <w:left w:val="none" w:sz="0" w:space="0" w:color="auto"/>
        <w:bottom w:val="none" w:sz="0" w:space="0" w:color="auto"/>
        <w:right w:val="none" w:sz="0" w:space="0" w:color="auto"/>
      </w:divBdr>
    </w:div>
    <w:div w:id="1197356101">
      <w:marLeft w:val="640"/>
      <w:marRight w:val="0"/>
      <w:marTop w:val="0"/>
      <w:marBottom w:val="0"/>
      <w:divBdr>
        <w:top w:val="none" w:sz="0" w:space="0" w:color="auto"/>
        <w:left w:val="none" w:sz="0" w:space="0" w:color="auto"/>
        <w:bottom w:val="none" w:sz="0" w:space="0" w:color="auto"/>
        <w:right w:val="none" w:sz="0" w:space="0" w:color="auto"/>
      </w:divBdr>
    </w:div>
    <w:div w:id="1197506517">
      <w:marLeft w:val="640"/>
      <w:marRight w:val="0"/>
      <w:marTop w:val="0"/>
      <w:marBottom w:val="0"/>
      <w:divBdr>
        <w:top w:val="none" w:sz="0" w:space="0" w:color="auto"/>
        <w:left w:val="none" w:sz="0" w:space="0" w:color="auto"/>
        <w:bottom w:val="none" w:sz="0" w:space="0" w:color="auto"/>
        <w:right w:val="none" w:sz="0" w:space="0" w:color="auto"/>
      </w:divBdr>
    </w:div>
    <w:div w:id="1197543688">
      <w:marLeft w:val="640"/>
      <w:marRight w:val="0"/>
      <w:marTop w:val="0"/>
      <w:marBottom w:val="0"/>
      <w:divBdr>
        <w:top w:val="none" w:sz="0" w:space="0" w:color="auto"/>
        <w:left w:val="none" w:sz="0" w:space="0" w:color="auto"/>
        <w:bottom w:val="none" w:sz="0" w:space="0" w:color="auto"/>
        <w:right w:val="none" w:sz="0" w:space="0" w:color="auto"/>
      </w:divBdr>
    </w:div>
    <w:div w:id="1197625685">
      <w:marLeft w:val="640"/>
      <w:marRight w:val="0"/>
      <w:marTop w:val="0"/>
      <w:marBottom w:val="0"/>
      <w:divBdr>
        <w:top w:val="none" w:sz="0" w:space="0" w:color="auto"/>
        <w:left w:val="none" w:sz="0" w:space="0" w:color="auto"/>
        <w:bottom w:val="none" w:sz="0" w:space="0" w:color="auto"/>
        <w:right w:val="none" w:sz="0" w:space="0" w:color="auto"/>
      </w:divBdr>
    </w:div>
    <w:div w:id="1197699043">
      <w:marLeft w:val="640"/>
      <w:marRight w:val="0"/>
      <w:marTop w:val="0"/>
      <w:marBottom w:val="0"/>
      <w:divBdr>
        <w:top w:val="none" w:sz="0" w:space="0" w:color="auto"/>
        <w:left w:val="none" w:sz="0" w:space="0" w:color="auto"/>
        <w:bottom w:val="none" w:sz="0" w:space="0" w:color="auto"/>
        <w:right w:val="none" w:sz="0" w:space="0" w:color="auto"/>
      </w:divBdr>
    </w:div>
    <w:div w:id="1197767079">
      <w:marLeft w:val="640"/>
      <w:marRight w:val="0"/>
      <w:marTop w:val="0"/>
      <w:marBottom w:val="0"/>
      <w:divBdr>
        <w:top w:val="none" w:sz="0" w:space="0" w:color="auto"/>
        <w:left w:val="none" w:sz="0" w:space="0" w:color="auto"/>
        <w:bottom w:val="none" w:sz="0" w:space="0" w:color="auto"/>
        <w:right w:val="none" w:sz="0" w:space="0" w:color="auto"/>
      </w:divBdr>
    </w:div>
    <w:div w:id="1197768469">
      <w:marLeft w:val="640"/>
      <w:marRight w:val="0"/>
      <w:marTop w:val="0"/>
      <w:marBottom w:val="0"/>
      <w:divBdr>
        <w:top w:val="none" w:sz="0" w:space="0" w:color="auto"/>
        <w:left w:val="none" w:sz="0" w:space="0" w:color="auto"/>
        <w:bottom w:val="none" w:sz="0" w:space="0" w:color="auto"/>
        <w:right w:val="none" w:sz="0" w:space="0" w:color="auto"/>
      </w:divBdr>
    </w:div>
    <w:div w:id="1197810517">
      <w:marLeft w:val="640"/>
      <w:marRight w:val="0"/>
      <w:marTop w:val="0"/>
      <w:marBottom w:val="0"/>
      <w:divBdr>
        <w:top w:val="none" w:sz="0" w:space="0" w:color="auto"/>
        <w:left w:val="none" w:sz="0" w:space="0" w:color="auto"/>
        <w:bottom w:val="none" w:sz="0" w:space="0" w:color="auto"/>
        <w:right w:val="none" w:sz="0" w:space="0" w:color="auto"/>
      </w:divBdr>
    </w:div>
    <w:div w:id="1197813857">
      <w:marLeft w:val="640"/>
      <w:marRight w:val="0"/>
      <w:marTop w:val="0"/>
      <w:marBottom w:val="0"/>
      <w:divBdr>
        <w:top w:val="none" w:sz="0" w:space="0" w:color="auto"/>
        <w:left w:val="none" w:sz="0" w:space="0" w:color="auto"/>
        <w:bottom w:val="none" w:sz="0" w:space="0" w:color="auto"/>
        <w:right w:val="none" w:sz="0" w:space="0" w:color="auto"/>
      </w:divBdr>
    </w:div>
    <w:div w:id="1197962897">
      <w:marLeft w:val="640"/>
      <w:marRight w:val="0"/>
      <w:marTop w:val="0"/>
      <w:marBottom w:val="0"/>
      <w:divBdr>
        <w:top w:val="none" w:sz="0" w:space="0" w:color="auto"/>
        <w:left w:val="none" w:sz="0" w:space="0" w:color="auto"/>
        <w:bottom w:val="none" w:sz="0" w:space="0" w:color="auto"/>
        <w:right w:val="none" w:sz="0" w:space="0" w:color="auto"/>
      </w:divBdr>
    </w:div>
    <w:div w:id="1198011184">
      <w:marLeft w:val="640"/>
      <w:marRight w:val="0"/>
      <w:marTop w:val="0"/>
      <w:marBottom w:val="0"/>
      <w:divBdr>
        <w:top w:val="none" w:sz="0" w:space="0" w:color="auto"/>
        <w:left w:val="none" w:sz="0" w:space="0" w:color="auto"/>
        <w:bottom w:val="none" w:sz="0" w:space="0" w:color="auto"/>
        <w:right w:val="none" w:sz="0" w:space="0" w:color="auto"/>
      </w:divBdr>
    </w:div>
    <w:div w:id="1198079307">
      <w:marLeft w:val="640"/>
      <w:marRight w:val="0"/>
      <w:marTop w:val="0"/>
      <w:marBottom w:val="0"/>
      <w:divBdr>
        <w:top w:val="none" w:sz="0" w:space="0" w:color="auto"/>
        <w:left w:val="none" w:sz="0" w:space="0" w:color="auto"/>
        <w:bottom w:val="none" w:sz="0" w:space="0" w:color="auto"/>
        <w:right w:val="none" w:sz="0" w:space="0" w:color="auto"/>
      </w:divBdr>
    </w:div>
    <w:div w:id="1198155755">
      <w:marLeft w:val="640"/>
      <w:marRight w:val="0"/>
      <w:marTop w:val="0"/>
      <w:marBottom w:val="0"/>
      <w:divBdr>
        <w:top w:val="none" w:sz="0" w:space="0" w:color="auto"/>
        <w:left w:val="none" w:sz="0" w:space="0" w:color="auto"/>
        <w:bottom w:val="none" w:sz="0" w:space="0" w:color="auto"/>
        <w:right w:val="none" w:sz="0" w:space="0" w:color="auto"/>
      </w:divBdr>
    </w:div>
    <w:div w:id="1198275530">
      <w:marLeft w:val="640"/>
      <w:marRight w:val="0"/>
      <w:marTop w:val="0"/>
      <w:marBottom w:val="0"/>
      <w:divBdr>
        <w:top w:val="none" w:sz="0" w:space="0" w:color="auto"/>
        <w:left w:val="none" w:sz="0" w:space="0" w:color="auto"/>
        <w:bottom w:val="none" w:sz="0" w:space="0" w:color="auto"/>
        <w:right w:val="none" w:sz="0" w:space="0" w:color="auto"/>
      </w:divBdr>
    </w:div>
    <w:div w:id="1198276242">
      <w:marLeft w:val="640"/>
      <w:marRight w:val="0"/>
      <w:marTop w:val="0"/>
      <w:marBottom w:val="0"/>
      <w:divBdr>
        <w:top w:val="none" w:sz="0" w:space="0" w:color="auto"/>
        <w:left w:val="none" w:sz="0" w:space="0" w:color="auto"/>
        <w:bottom w:val="none" w:sz="0" w:space="0" w:color="auto"/>
        <w:right w:val="none" w:sz="0" w:space="0" w:color="auto"/>
      </w:divBdr>
    </w:div>
    <w:div w:id="1198277473">
      <w:marLeft w:val="640"/>
      <w:marRight w:val="0"/>
      <w:marTop w:val="0"/>
      <w:marBottom w:val="0"/>
      <w:divBdr>
        <w:top w:val="none" w:sz="0" w:space="0" w:color="auto"/>
        <w:left w:val="none" w:sz="0" w:space="0" w:color="auto"/>
        <w:bottom w:val="none" w:sz="0" w:space="0" w:color="auto"/>
        <w:right w:val="none" w:sz="0" w:space="0" w:color="auto"/>
      </w:divBdr>
    </w:div>
    <w:div w:id="1198346673">
      <w:marLeft w:val="640"/>
      <w:marRight w:val="0"/>
      <w:marTop w:val="0"/>
      <w:marBottom w:val="0"/>
      <w:divBdr>
        <w:top w:val="none" w:sz="0" w:space="0" w:color="auto"/>
        <w:left w:val="none" w:sz="0" w:space="0" w:color="auto"/>
        <w:bottom w:val="none" w:sz="0" w:space="0" w:color="auto"/>
        <w:right w:val="none" w:sz="0" w:space="0" w:color="auto"/>
      </w:divBdr>
    </w:div>
    <w:div w:id="1198349384">
      <w:marLeft w:val="640"/>
      <w:marRight w:val="0"/>
      <w:marTop w:val="0"/>
      <w:marBottom w:val="0"/>
      <w:divBdr>
        <w:top w:val="none" w:sz="0" w:space="0" w:color="auto"/>
        <w:left w:val="none" w:sz="0" w:space="0" w:color="auto"/>
        <w:bottom w:val="none" w:sz="0" w:space="0" w:color="auto"/>
        <w:right w:val="none" w:sz="0" w:space="0" w:color="auto"/>
      </w:divBdr>
    </w:div>
    <w:div w:id="1198349549">
      <w:marLeft w:val="640"/>
      <w:marRight w:val="0"/>
      <w:marTop w:val="0"/>
      <w:marBottom w:val="0"/>
      <w:divBdr>
        <w:top w:val="none" w:sz="0" w:space="0" w:color="auto"/>
        <w:left w:val="none" w:sz="0" w:space="0" w:color="auto"/>
        <w:bottom w:val="none" w:sz="0" w:space="0" w:color="auto"/>
        <w:right w:val="none" w:sz="0" w:space="0" w:color="auto"/>
      </w:divBdr>
    </w:div>
    <w:div w:id="1198353072">
      <w:marLeft w:val="640"/>
      <w:marRight w:val="0"/>
      <w:marTop w:val="0"/>
      <w:marBottom w:val="0"/>
      <w:divBdr>
        <w:top w:val="none" w:sz="0" w:space="0" w:color="auto"/>
        <w:left w:val="none" w:sz="0" w:space="0" w:color="auto"/>
        <w:bottom w:val="none" w:sz="0" w:space="0" w:color="auto"/>
        <w:right w:val="none" w:sz="0" w:space="0" w:color="auto"/>
      </w:divBdr>
    </w:div>
    <w:div w:id="1198391505">
      <w:marLeft w:val="640"/>
      <w:marRight w:val="0"/>
      <w:marTop w:val="0"/>
      <w:marBottom w:val="0"/>
      <w:divBdr>
        <w:top w:val="none" w:sz="0" w:space="0" w:color="auto"/>
        <w:left w:val="none" w:sz="0" w:space="0" w:color="auto"/>
        <w:bottom w:val="none" w:sz="0" w:space="0" w:color="auto"/>
        <w:right w:val="none" w:sz="0" w:space="0" w:color="auto"/>
      </w:divBdr>
    </w:div>
    <w:div w:id="1198397239">
      <w:marLeft w:val="640"/>
      <w:marRight w:val="0"/>
      <w:marTop w:val="0"/>
      <w:marBottom w:val="0"/>
      <w:divBdr>
        <w:top w:val="none" w:sz="0" w:space="0" w:color="auto"/>
        <w:left w:val="none" w:sz="0" w:space="0" w:color="auto"/>
        <w:bottom w:val="none" w:sz="0" w:space="0" w:color="auto"/>
        <w:right w:val="none" w:sz="0" w:space="0" w:color="auto"/>
      </w:divBdr>
    </w:div>
    <w:div w:id="1198473906">
      <w:marLeft w:val="640"/>
      <w:marRight w:val="0"/>
      <w:marTop w:val="0"/>
      <w:marBottom w:val="0"/>
      <w:divBdr>
        <w:top w:val="none" w:sz="0" w:space="0" w:color="auto"/>
        <w:left w:val="none" w:sz="0" w:space="0" w:color="auto"/>
        <w:bottom w:val="none" w:sz="0" w:space="0" w:color="auto"/>
        <w:right w:val="none" w:sz="0" w:space="0" w:color="auto"/>
      </w:divBdr>
    </w:div>
    <w:div w:id="1198588099">
      <w:marLeft w:val="640"/>
      <w:marRight w:val="0"/>
      <w:marTop w:val="0"/>
      <w:marBottom w:val="0"/>
      <w:divBdr>
        <w:top w:val="none" w:sz="0" w:space="0" w:color="auto"/>
        <w:left w:val="none" w:sz="0" w:space="0" w:color="auto"/>
        <w:bottom w:val="none" w:sz="0" w:space="0" w:color="auto"/>
        <w:right w:val="none" w:sz="0" w:space="0" w:color="auto"/>
      </w:divBdr>
    </w:div>
    <w:div w:id="1198662733">
      <w:marLeft w:val="640"/>
      <w:marRight w:val="0"/>
      <w:marTop w:val="0"/>
      <w:marBottom w:val="0"/>
      <w:divBdr>
        <w:top w:val="none" w:sz="0" w:space="0" w:color="auto"/>
        <w:left w:val="none" w:sz="0" w:space="0" w:color="auto"/>
        <w:bottom w:val="none" w:sz="0" w:space="0" w:color="auto"/>
        <w:right w:val="none" w:sz="0" w:space="0" w:color="auto"/>
      </w:divBdr>
    </w:div>
    <w:div w:id="1198855535">
      <w:marLeft w:val="640"/>
      <w:marRight w:val="0"/>
      <w:marTop w:val="0"/>
      <w:marBottom w:val="0"/>
      <w:divBdr>
        <w:top w:val="none" w:sz="0" w:space="0" w:color="auto"/>
        <w:left w:val="none" w:sz="0" w:space="0" w:color="auto"/>
        <w:bottom w:val="none" w:sz="0" w:space="0" w:color="auto"/>
        <w:right w:val="none" w:sz="0" w:space="0" w:color="auto"/>
      </w:divBdr>
    </w:div>
    <w:div w:id="1198855731">
      <w:marLeft w:val="640"/>
      <w:marRight w:val="0"/>
      <w:marTop w:val="0"/>
      <w:marBottom w:val="0"/>
      <w:divBdr>
        <w:top w:val="none" w:sz="0" w:space="0" w:color="auto"/>
        <w:left w:val="none" w:sz="0" w:space="0" w:color="auto"/>
        <w:bottom w:val="none" w:sz="0" w:space="0" w:color="auto"/>
        <w:right w:val="none" w:sz="0" w:space="0" w:color="auto"/>
      </w:divBdr>
    </w:div>
    <w:div w:id="1198929026">
      <w:marLeft w:val="640"/>
      <w:marRight w:val="0"/>
      <w:marTop w:val="0"/>
      <w:marBottom w:val="0"/>
      <w:divBdr>
        <w:top w:val="none" w:sz="0" w:space="0" w:color="auto"/>
        <w:left w:val="none" w:sz="0" w:space="0" w:color="auto"/>
        <w:bottom w:val="none" w:sz="0" w:space="0" w:color="auto"/>
        <w:right w:val="none" w:sz="0" w:space="0" w:color="auto"/>
      </w:divBdr>
    </w:div>
    <w:div w:id="1199003604">
      <w:marLeft w:val="640"/>
      <w:marRight w:val="0"/>
      <w:marTop w:val="0"/>
      <w:marBottom w:val="0"/>
      <w:divBdr>
        <w:top w:val="none" w:sz="0" w:space="0" w:color="auto"/>
        <w:left w:val="none" w:sz="0" w:space="0" w:color="auto"/>
        <w:bottom w:val="none" w:sz="0" w:space="0" w:color="auto"/>
        <w:right w:val="none" w:sz="0" w:space="0" w:color="auto"/>
      </w:divBdr>
    </w:div>
    <w:div w:id="1199006892">
      <w:marLeft w:val="640"/>
      <w:marRight w:val="0"/>
      <w:marTop w:val="0"/>
      <w:marBottom w:val="0"/>
      <w:divBdr>
        <w:top w:val="none" w:sz="0" w:space="0" w:color="auto"/>
        <w:left w:val="none" w:sz="0" w:space="0" w:color="auto"/>
        <w:bottom w:val="none" w:sz="0" w:space="0" w:color="auto"/>
        <w:right w:val="none" w:sz="0" w:space="0" w:color="auto"/>
      </w:divBdr>
    </w:div>
    <w:div w:id="1199053670">
      <w:marLeft w:val="640"/>
      <w:marRight w:val="0"/>
      <w:marTop w:val="0"/>
      <w:marBottom w:val="0"/>
      <w:divBdr>
        <w:top w:val="none" w:sz="0" w:space="0" w:color="auto"/>
        <w:left w:val="none" w:sz="0" w:space="0" w:color="auto"/>
        <w:bottom w:val="none" w:sz="0" w:space="0" w:color="auto"/>
        <w:right w:val="none" w:sz="0" w:space="0" w:color="auto"/>
      </w:divBdr>
    </w:div>
    <w:div w:id="1199123732">
      <w:marLeft w:val="640"/>
      <w:marRight w:val="0"/>
      <w:marTop w:val="0"/>
      <w:marBottom w:val="0"/>
      <w:divBdr>
        <w:top w:val="none" w:sz="0" w:space="0" w:color="auto"/>
        <w:left w:val="none" w:sz="0" w:space="0" w:color="auto"/>
        <w:bottom w:val="none" w:sz="0" w:space="0" w:color="auto"/>
        <w:right w:val="none" w:sz="0" w:space="0" w:color="auto"/>
      </w:divBdr>
    </w:div>
    <w:div w:id="1199203122">
      <w:marLeft w:val="640"/>
      <w:marRight w:val="0"/>
      <w:marTop w:val="0"/>
      <w:marBottom w:val="0"/>
      <w:divBdr>
        <w:top w:val="none" w:sz="0" w:space="0" w:color="auto"/>
        <w:left w:val="none" w:sz="0" w:space="0" w:color="auto"/>
        <w:bottom w:val="none" w:sz="0" w:space="0" w:color="auto"/>
        <w:right w:val="none" w:sz="0" w:space="0" w:color="auto"/>
      </w:divBdr>
    </w:div>
    <w:div w:id="1199243764">
      <w:marLeft w:val="640"/>
      <w:marRight w:val="0"/>
      <w:marTop w:val="0"/>
      <w:marBottom w:val="0"/>
      <w:divBdr>
        <w:top w:val="none" w:sz="0" w:space="0" w:color="auto"/>
        <w:left w:val="none" w:sz="0" w:space="0" w:color="auto"/>
        <w:bottom w:val="none" w:sz="0" w:space="0" w:color="auto"/>
        <w:right w:val="none" w:sz="0" w:space="0" w:color="auto"/>
      </w:divBdr>
    </w:div>
    <w:div w:id="1199274280">
      <w:marLeft w:val="640"/>
      <w:marRight w:val="0"/>
      <w:marTop w:val="0"/>
      <w:marBottom w:val="0"/>
      <w:divBdr>
        <w:top w:val="none" w:sz="0" w:space="0" w:color="auto"/>
        <w:left w:val="none" w:sz="0" w:space="0" w:color="auto"/>
        <w:bottom w:val="none" w:sz="0" w:space="0" w:color="auto"/>
        <w:right w:val="none" w:sz="0" w:space="0" w:color="auto"/>
      </w:divBdr>
    </w:div>
    <w:div w:id="1199465194">
      <w:marLeft w:val="640"/>
      <w:marRight w:val="0"/>
      <w:marTop w:val="0"/>
      <w:marBottom w:val="0"/>
      <w:divBdr>
        <w:top w:val="none" w:sz="0" w:space="0" w:color="auto"/>
        <w:left w:val="none" w:sz="0" w:space="0" w:color="auto"/>
        <w:bottom w:val="none" w:sz="0" w:space="0" w:color="auto"/>
        <w:right w:val="none" w:sz="0" w:space="0" w:color="auto"/>
      </w:divBdr>
    </w:div>
    <w:div w:id="1199465981">
      <w:marLeft w:val="640"/>
      <w:marRight w:val="0"/>
      <w:marTop w:val="0"/>
      <w:marBottom w:val="0"/>
      <w:divBdr>
        <w:top w:val="none" w:sz="0" w:space="0" w:color="auto"/>
        <w:left w:val="none" w:sz="0" w:space="0" w:color="auto"/>
        <w:bottom w:val="none" w:sz="0" w:space="0" w:color="auto"/>
        <w:right w:val="none" w:sz="0" w:space="0" w:color="auto"/>
      </w:divBdr>
    </w:div>
    <w:div w:id="1199734309">
      <w:marLeft w:val="640"/>
      <w:marRight w:val="0"/>
      <w:marTop w:val="0"/>
      <w:marBottom w:val="0"/>
      <w:divBdr>
        <w:top w:val="none" w:sz="0" w:space="0" w:color="auto"/>
        <w:left w:val="none" w:sz="0" w:space="0" w:color="auto"/>
        <w:bottom w:val="none" w:sz="0" w:space="0" w:color="auto"/>
        <w:right w:val="none" w:sz="0" w:space="0" w:color="auto"/>
      </w:divBdr>
    </w:div>
    <w:div w:id="1199852743">
      <w:marLeft w:val="640"/>
      <w:marRight w:val="0"/>
      <w:marTop w:val="0"/>
      <w:marBottom w:val="0"/>
      <w:divBdr>
        <w:top w:val="none" w:sz="0" w:space="0" w:color="auto"/>
        <w:left w:val="none" w:sz="0" w:space="0" w:color="auto"/>
        <w:bottom w:val="none" w:sz="0" w:space="0" w:color="auto"/>
        <w:right w:val="none" w:sz="0" w:space="0" w:color="auto"/>
      </w:divBdr>
    </w:div>
    <w:div w:id="1199859204">
      <w:marLeft w:val="640"/>
      <w:marRight w:val="0"/>
      <w:marTop w:val="0"/>
      <w:marBottom w:val="0"/>
      <w:divBdr>
        <w:top w:val="none" w:sz="0" w:space="0" w:color="auto"/>
        <w:left w:val="none" w:sz="0" w:space="0" w:color="auto"/>
        <w:bottom w:val="none" w:sz="0" w:space="0" w:color="auto"/>
        <w:right w:val="none" w:sz="0" w:space="0" w:color="auto"/>
      </w:divBdr>
    </w:div>
    <w:div w:id="1199898699">
      <w:marLeft w:val="640"/>
      <w:marRight w:val="0"/>
      <w:marTop w:val="0"/>
      <w:marBottom w:val="0"/>
      <w:divBdr>
        <w:top w:val="none" w:sz="0" w:space="0" w:color="auto"/>
        <w:left w:val="none" w:sz="0" w:space="0" w:color="auto"/>
        <w:bottom w:val="none" w:sz="0" w:space="0" w:color="auto"/>
        <w:right w:val="none" w:sz="0" w:space="0" w:color="auto"/>
      </w:divBdr>
    </w:div>
    <w:div w:id="1199976767">
      <w:marLeft w:val="640"/>
      <w:marRight w:val="0"/>
      <w:marTop w:val="0"/>
      <w:marBottom w:val="0"/>
      <w:divBdr>
        <w:top w:val="none" w:sz="0" w:space="0" w:color="auto"/>
        <w:left w:val="none" w:sz="0" w:space="0" w:color="auto"/>
        <w:bottom w:val="none" w:sz="0" w:space="0" w:color="auto"/>
        <w:right w:val="none" w:sz="0" w:space="0" w:color="auto"/>
      </w:divBdr>
    </w:div>
    <w:div w:id="1200044171">
      <w:marLeft w:val="640"/>
      <w:marRight w:val="0"/>
      <w:marTop w:val="0"/>
      <w:marBottom w:val="0"/>
      <w:divBdr>
        <w:top w:val="none" w:sz="0" w:space="0" w:color="auto"/>
        <w:left w:val="none" w:sz="0" w:space="0" w:color="auto"/>
        <w:bottom w:val="none" w:sz="0" w:space="0" w:color="auto"/>
        <w:right w:val="none" w:sz="0" w:space="0" w:color="auto"/>
      </w:divBdr>
    </w:div>
    <w:div w:id="1200045344">
      <w:marLeft w:val="640"/>
      <w:marRight w:val="0"/>
      <w:marTop w:val="0"/>
      <w:marBottom w:val="0"/>
      <w:divBdr>
        <w:top w:val="none" w:sz="0" w:space="0" w:color="auto"/>
        <w:left w:val="none" w:sz="0" w:space="0" w:color="auto"/>
        <w:bottom w:val="none" w:sz="0" w:space="0" w:color="auto"/>
        <w:right w:val="none" w:sz="0" w:space="0" w:color="auto"/>
      </w:divBdr>
    </w:div>
    <w:div w:id="1200241931">
      <w:marLeft w:val="640"/>
      <w:marRight w:val="0"/>
      <w:marTop w:val="0"/>
      <w:marBottom w:val="0"/>
      <w:divBdr>
        <w:top w:val="none" w:sz="0" w:space="0" w:color="auto"/>
        <w:left w:val="none" w:sz="0" w:space="0" w:color="auto"/>
        <w:bottom w:val="none" w:sz="0" w:space="0" w:color="auto"/>
        <w:right w:val="none" w:sz="0" w:space="0" w:color="auto"/>
      </w:divBdr>
    </w:div>
    <w:div w:id="1200244371">
      <w:marLeft w:val="640"/>
      <w:marRight w:val="0"/>
      <w:marTop w:val="0"/>
      <w:marBottom w:val="0"/>
      <w:divBdr>
        <w:top w:val="none" w:sz="0" w:space="0" w:color="auto"/>
        <w:left w:val="none" w:sz="0" w:space="0" w:color="auto"/>
        <w:bottom w:val="none" w:sz="0" w:space="0" w:color="auto"/>
        <w:right w:val="none" w:sz="0" w:space="0" w:color="auto"/>
      </w:divBdr>
    </w:div>
    <w:div w:id="1200246699">
      <w:marLeft w:val="640"/>
      <w:marRight w:val="0"/>
      <w:marTop w:val="0"/>
      <w:marBottom w:val="0"/>
      <w:divBdr>
        <w:top w:val="none" w:sz="0" w:space="0" w:color="auto"/>
        <w:left w:val="none" w:sz="0" w:space="0" w:color="auto"/>
        <w:bottom w:val="none" w:sz="0" w:space="0" w:color="auto"/>
        <w:right w:val="none" w:sz="0" w:space="0" w:color="auto"/>
      </w:divBdr>
    </w:div>
    <w:div w:id="1200314328">
      <w:marLeft w:val="640"/>
      <w:marRight w:val="0"/>
      <w:marTop w:val="0"/>
      <w:marBottom w:val="0"/>
      <w:divBdr>
        <w:top w:val="none" w:sz="0" w:space="0" w:color="auto"/>
        <w:left w:val="none" w:sz="0" w:space="0" w:color="auto"/>
        <w:bottom w:val="none" w:sz="0" w:space="0" w:color="auto"/>
        <w:right w:val="none" w:sz="0" w:space="0" w:color="auto"/>
      </w:divBdr>
    </w:div>
    <w:div w:id="1200321388">
      <w:marLeft w:val="640"/>
      <w:marRight w:val="0"/>
      <w:marTop w:val="0"/>
      <w:marBottom w:val="0"/>
      <w:divBdr>
        <w:top w:val="none" w:sz="0" w:space="0" w:color="auto"/>
        <w:left w:val="none" w:sz="0" w:space="0" w:color="auto"/>
        <w:bottom w:val="none" w:sz="0" w:space="0" w:color="auto"/>
        <w:right w:val="none" w:sz="0" w:space="0" w:color="auto"/>
      </w:divBdr>
    </w:div>
    <w:div w:id="1200388512">
      <w:marLeft w:val="640"/>
      <w:marRight w:val="0"/>
      <w:marTop w:val="0"/>
      <w:marBottom w:val="0"/>
      <w:divBdr>
        <w:top w:val="none" w:sz="0" w:space="0" w:color="auto"/>
        <w:left w:val="none" w:sz="0" w:space="0" w:color="auto"/>
        <w:bottom w:val="none" w:sz="0" w:space="0" w:color="auto"/>
        <w:right w:val="none" w:sz="0" w:space="0" w:color="auto"/>
      </w:divBdr>
    </w:div>
    <w:div w:id="1200629394">
      <w:marLeft w:val="640"/>
      <w:marRight w:val="0"/>
      <w:marTop w:val="0"/>
      <w:marBottom w:val="0"/>
      <w:divBdr>
        <w:top w:val="none" w:sz="0" w:space="0" w:color="auto"/>
        <w:left w:val="none" w:sz="0" w:space="0" w:color="auto"/>
        <w:bottom w:val="none" w:sz="0" w:space="0" w:color="auto"/>
        <w:right w:val="none" w:sz="0" w:space="0" w:color="auto"/>
      </w:divBdr>
    </w:div>
    <w:div w:id="1201043132">
      <w:marLeft w:val="640"/>
      <w:marRight w:val="0"/>
      <w:marTop w:val="0"/>
      <w:marBottom w:val="0"/>
      <w:divBdr>
        <w:top w:val="none" w:sz="0" w:space="0" w:color="auto"/>
        <w:left w:val="none" w:sz="0" w:space="0" w:color="auto"/>
        <w:bottom w:val="none" w:sz="0" w:space="0" w:color="auto"/>
        <w:right w:val="none" w:sz="0" w:space="0" w:color="auto"/>
      </w:divBdr>
    </w:div>
    <w:div w:id="1201091087">
      <w:marLeft w:val="640"/>
      <w:marRight w:val="0"/>
      <w:marTop w:val="0"/>
      <w:marBottom w:val="0"/>
      <w:divBdr>
        <w:top w:val="none" w:sz="0" w:space="0" w:color="auto"/>
        <w:left w:val="none" w:sz="0" w:space="0" w:color="auto"/>
        <w:bottom w:val="none" w:sz="0" w:space="0" w:color="auto"/>
        <w:right w:val="none" w:sz="0" w:space="0" w:color="auto"/>
      </w:divBdr>
    </w:div>
    <w:div w:id="1201280963">
      <w:marLeft w:val="640"/>
      <w:marRight w:val="0"/>
      <w:marTop w:val="0"/>
      <w:marBottom w:val="0"/>
      <w:divBdr>
        <w:top w:val="none" w:sz="0" w:space="0" w:color="auto"/>
        <w:left w:val="none" w:sz="0" w:space="0" w:color="auto"/>
        <w:bottom w:val="none" w:sz="0" w:space="0" w:color="auto"/>
        <w:right w:val="none" w:sz="0" w:space="0" w:color="auto"/>
      </w:divBdr>
    </w:div>
    <w:div w:id="1201363836">
      <w:marLeft w:val="640"/>
      <w:marRight w:val="0"/>
      <w:marTop w:val="0"/>
      <w:marBottom w:val="0"/>
      <w:divBdr>
        <w:top w:val="none" w:sz="0" w:space="0" w:color="auto"/>
        <w:left w:val="none" w:sz="0" w:space="0" w:color="auto"/>
        <w:bottom w:val="none" w:sz="0" w:space="0" w:color="auto"/>
        <w:right w:val="none" w:sz="0" w:space="0" w:color="auto"/>
      </w:divBdr>
    </w:div>
    <w:div w:id="1201480991">
      <w:marLeft w:val="640"/>
      <w:marRight w:val="0"/>
      <w:marTop w:val="0"/>
      <w:marBottom w:val="0"/>
      <w:divBdr>
        <w:top w:val="none" w:sz="0" w:space="0" w:color="auto"/>
        <w:left w:val="none" w:sz="0" w:space="0" w:color="auto"/>
        <w:bottom w:val="none" w:sz="0" w:space="0" w:color="auto"/>
        <w:right w:val="none" w:sz="0" w:space="0" w:color="auto"/>
      </w:divBdr>
    </w:div>
    <w:div w:id="1201481249">
      <w:marLeft w:val="640"/>
      <w:marRight w:val="0"/>
      <w:marTop w:val="0"/>
      <w:marBottom w:val="0"/>
      <w:divBdr>
        <w:top w:val="none" w:sz="0" w:space="0" w:color="auto"/>
        <w:left w:val="none" w:sz="0" w:space="0" w:color="auto"/>
        <w:bottom w:val="none" w:sz="0" w:space="0" w:color="auto"/>
        <w:right w:val="none" w:sz="0" w:space="0" w:color="auto"/>
      </w:divBdr>
    </w:div>
    <w:div w:id="1201549286">
      <w:marLeft w:val="640"/>
      <w:marRight w:val="0"/>
      <w:marTop w:val="0"/>
      <w:marBottom w:val="0"/>
      <w:divBdr>
        <w:top w:val="none" w:sz="0" w:space="0" w:color="auto"/>
        <w:left w:val="none" w:sz="0" w:space="0" w:color="auto"/>
        <w:bottom w:val="none" w:sz="0" w:space="0" w:color="auto"/>
        <w:right w:val="none" w:sz="0" w:space="0" w:color="auto"/>
      </w:divBdr>
    </w:div>
    <w:div w:id="1201627175">
      <w:marLeft w:val="640"/>
      <w:marRight w:val="0"/>
      <w:marTop w:val="0"/>
      <w:marBottom w:val="0"/>
      <w:divBdr>
        <w:top w:val="none" w:sz="0" w:space="0" w:color="auto"/>
        <w:left w:val="none" w:sz="0" w:space="0" w:color="auto"/>
        <w:bottom w:val="none" w:sz="0" w:space="0" w:color="auto"/>
        <w:right w:val="none" w:sz="0" w:space="0" w:color="auto"/>
      </w:divBdr>
    </w:div>
    <w:div w:id="1201630542">
      <w:marLeft w:val="640"/>
      <w:marRight w:val="0"/>
      <w:marTop w:val="0"/>
      <w:marBottom w:val="0"/>
      <w:divBdr>
        <w:top w:val="none" w:sz="0" w:space="0" w:color="auto"/>
        <w:left w:val="none" w:sz="0" w:space="0" w:color="auto"/>
        <w:bottom w:val="none" w:sz="0" w:space="0" w:color="auto"/>
        <w:right w:val="none" w:sz="0" w:space="0" w:color="auto"/>
      </w:divBdr>
    </w:div>
    <w:div w:id="1201700040">
      <w:marLeft w:val="640"/>
      <w:marRight w:val="0"/>
      <w:marTop w:val="0"/>
      <w:marBottom w:val="0"/>
      <w:divBdr>
        <w:top w:val="none" w:sz="0" w:space="0" w:color="auto"/>
        <w:left w:val="none" w:sz="0" w:space="0" w:color="auto"/>
        <w:bottom w:val="none" w:sz="0" w:space="0" w:color="auto"/>
        <w:right w:val="none" w:sz="0" w:space="0" w:color="auto"/>
      </w:divBdr>
    </w:div>
    <w:div w:id="1201743132">
      <w:marLeft w:val="640"/>
      <w:marRight w:val="0"/>
      <w:marTop w:val="0"/>
      <w:marBottom w:val="0"/>
      <w:divBdr>
        <w:top w:val="none" w:sz="0" w:space="0" w:color="auto"/>
        <w:left w:val="none" w:sz="0" w:space="0" w:color="auto"/>
        <w:bottom w:val="none" w:sz="0" w:space="0" w:color="auto"/>
        <w:right w:val="none" w:sz="0" w:space="0" w:color="auto"/>
      </w:divBdr>
    </w:div>
    <w:div w:id="1201745489">
      <w:marLeft w:val="640"/>
      <w:marRight w:val="0"/>
      <w:marTop w:val="0"/>
      <w:marBottom w:val="0"/>
      <w:divBdr>
        <w:top w:val="none" w:sz="0" w:space="0" w:color="auto"/>
        <w:left w:val="none" w:sz="0" w:space="0" w:color="auto"/>
        <w:bottom w:val="none" w:sz="0" w:space="0" w:color="auto"/>
        <w:right w:val="none" w:sz="0" w:space="0" w:color="auto"/>
      </w:divBdr>
    </w:div>
    <w:div w:id="1201822790">
      <w:marLeft w:val="640"/>
      <w:marRight w:val="0"/>
      <w:marTop w:val="0"/>
      <w:marBottom w:val="0"/>
      <w:divBdr>
        <w:top w:val="none" w:sz="0" w:space="0" w:color="auto"/>
        <w:left w:val="none" w:sz="0" w:space="0" w:color="auto"/>
        <w:bottom w:val="none" w:sz="0" w:space="0" w:color="auto"/>
        <w:right w:val="none" w:sz="0" w:space="0" w:color="auto"/>
      </w:divBdr>
    </w:div>
    <w:div w:id="1201866046">
      <w:marLeft w:val="640"/>
      <w:marRight w:val="0"/>
      <w:marTop w:val="0"/>
      <w:marBottom w:val="0"/>
      <w:divBdr>
        <w:top w:val="none" w:sz="0" w:space="0" w:color="auto"/>
        <w:left w:val="none" w:sz="0" w:space="0" w:color="auto"/>
        <w:bottom w:val="none" w:sz="0" w:space="0" w:color="auto"/>
        <w:right w:val="none" w:sz="0" w:space="0" w:color="auto"/>
      </w:divBdr>
    </w:div>
    <w:div w:id="1202009937">
      <w:marLeft w:val="640"/>
      <w:marRight w:val="0"/>
      <w:marTop w:val="0"/>
      <w:marBottom w:val="0"/>
      <w:divBdr>
        <w:top w:val="none" w:sz="0" w:space="0" w:color="auto"/>
        <w:left w:val="none" w:sz="0" w:space="0" w:color="auto"/>
        <w:bottom w:val="none" w:sz="0" w:space="0" w:color="auto"/>
        <w:right w:val="none" w:sz="0" w:space="0" w:color="auto"/>
      </w:divBdr>
    </w:div>
    <w:div w:id="1202016250">
      <w:marLeft w:val="640"/>
      <w:marRight w:val="0"/>
      <w:marTop w:val="0"/>
      <w:marBottom w:val="0"/>
      <w:divBdr>
        <w:top w:val="none" w:sz="0" w:space="0" w:color="auto"/>
        <w:left w:val="none" w:sz="0" w:space="0" w:color="auto"/>
        <w:bottom w:val="none" w:sz="0" w:space="0" w:color="auto"/>
        <w:right w:val="none" w:sz="0" w:space="0" w:color="auto"/>
      </w:divBdr>
    </w:div>
    <w:div w:id="1202087919">
      <w:marLeft w:val="640"/>
      <w:marRight w:val="0"/>
      <w:marTop w:val="0"/>
      <w:marBottom w:val="0"/>
      <w:divBdr>
        <w:top w:val="none" w:sz="0" w:space="0" w:color="auto"/>
        <w:left w:val="none" w:sz="0" w:space="0" w:color="auto"/>
        <w:bottom w:val="none" w:sz="0" w:space="0" w:color="auto"/>
        <w:right w:val="none" w:sz="0" w:space="0" w:color="auto"/>
      </w:divBdr>
    </w:div>
    <w:div w:id="1202091755">
      <w:marLeft w:val="640"/>
      <w:marRight w:val="0"/>
      <w:marTop w:val="0"/>
      <w:marBottom w:val="0"/>
      <w:divBdr>
        <w:top w:val="none" w:sz="0" w:space="0" w:color="auto"/>
        <w:left w:val="none" w:sz="0" w:space="0" w:color="auto"/>
        <w:bottom w:val="none" w:sz="0" w:space="0" w:color="auto"/>
        <w:right w:val="none" w:sz="0" w:space="0" w:color="auto"/>
      </w:divBdr>
    </w:div>
    <w:div w:id="1202203163">
      <w:marLeft w:val="640"/>
      <w:marRight w:val="0"/>
      <w:marTop w:val="0"/>
      <w:marBottom w:val="0"/>
      <w:divBdr>
        <w:top w:val="none" w:sz="0" w:space="0" w:color="auto"/>
        <w:left w:val="none" w:sz="0" w:space="0" w:color="auto"/>
        <w:bottom w:val="none" w:sz="0" w:space="0" w:color="auto"/>
        <w:right w:val="none" w:sz="0" w:space="0" w:color="auto"/>
      </w:divBdr>
    </w:div>
    <w:div w:id="1202287617">
      <w:marLeft w:val="640"/>
      <w:marRight w:val="0"/>
      <w:marTop w:val="0"/>
      <w:marBottom w:val="0"/>
      <w:divBdr>
        <w:top w:val="none" w:sz="0" w:space="0" w:color="auto"/>
        <w:left w:val="none" w:sz="0" w:space="0" w:color="auto"/>
        <w:bottom w:val="none" w:sz="0" w:space="0" w:color="auto"/>
        <w:right w:val="none" w:sz="0" w:space="0" w:color="auto"/>
      </w:divBdr>
    </w:div>
    <w:div w:id="1202326485">
      <w:marLeft w:val="640"/>
      <w:marRight w:val="0"/>
      <w:marTop w:val="0"/>
      <w:marBottom w:val="0"/>
      <w:divBdr>
        <w:top w:val="none" w:sz="0" w:space="0" w:color="auto"/>
        <w:left w:val="none" w:sz="0" w:space="0" w:color="auto"/>
        <w:bottom w:val="none" w:sz="0" w:space="0" w:color="auto"/>
        <w:right w:val="none" w:sz="0" w:space="0" w:color="auto"/>
      </w:divBdr>
    </w:div>
    <w:div w:id="1202326514">
      <w:marLeft w:val="640"/>
      <w:marRight w:val="0"/>
      <w:marTop w:val="0"/>
      <w:marBottom w:val="0"/>
      <w:divBdr>
        <w:top w:val="none" w:sz="0" w:space="0" w:color="auto"/>
        <w:left w:val="none" w:sz="0" w:space="0" w:color="auto"/>
        <w:bottom w:val="none" w:sz="0" w:space="0" w:color="auto"/>
        <w:right w:val="none" w:sz="0" w:space="0" w:color="auto"/>
      </w:divBdr>
    </w:div>
    <w:div w:id="1202326931">
      <w:marLeft w:val="640"/>
      <w:marRight w:val="0"/>
      <w:marTop w:val="0"/>
      <w:marBottom w:val="0"/>
      <w:divBdr>
        <w:top w:val="none" w:sz="0" w:space="0" w:color="auto"/>
        <w:left w:val="none" w:sz="0" w:space="0" w:color="auto"/>
        <w:bottom w:val="none" w:sz="0" w:space="0" w:color="auto"/>
        <w:right w:val="none" w:sz="0" w:space="0" w:color="auto"/>
      </w:divBdr>
    </w:div>
    <w:div w:id="1202523279">
      <w:marLeft w:val="640"/>
      <w:marRight w:val="0"/>
      <w:marTop w:val="0"/>
      <w:marBottom w:val="0"/>
      <w:divBdr>
        <w:top w:val="none" w:sz="0" w:space="0" w:color="auto"/>
        <w:left w:val="none" w:sz="0" w:space="0" w:color="auto"/>
        <w:bottom w:val="none" w:sz="0" w:space="0" w:color="auto"/>
        <w:right w:val="none" w:sz="0" w:space="0" w:color="auto"/>
      </w:divBdr>
    </w:div>
    <w:div w:id="1202552732">
      <w:marLeft w:val="640"/>
      <w:marRight w:val="0"/>
      <w:marTop w:val="0"/>
      <w:marBottom w:val="0"/>
      <w:divBdr>
        <w:top w:val="none" w:sz="0" w:space="0" w:color="auto"/>
        <w:left w:val="none" w:sz="0" w:space="0" w:color="auto"/>
        <w:bottom w:val="none" w:sz="0" w:space="0" w:color="auto"/>
        <w:right w:val="none" w:sz="0" w:space="0" w:color="auto"/>
      </w:divBdr>
    </w:div>
    <w:div w:id="1202672706">
      <w:marLeft w:val="640"/>
      <w:marRight w:val="0"/>
      <w:marTop w:val="0"/>
      <w:marBottom w:val="0"/>
      <w:divBdr>
        <w:top w:val="none" w:sz="0" w:space="0" w:color="auto"/>
        <w:left w:val="none" w:sz="0" w:space="0" w:color="auto"/>
        <w:bottom w:val="none" w:sz="0" w:space="0" w:color="auto"/>
        <w:right w:val="none" w:sz="0" w:space="0" w:color="auto"/>
      </w:divBdr>
    </w:div>
    <w:div w:id="1203056318">
      <w:marLeft w:val="640"/>
      <w:marRight w:val="0"/>
      <w:marTop w:val="0"/>
      <w:marBottom w:val="0"/>
      <w:divBdr>
        <w:top w:val="none" w:sz="0" w:space="0" w:color="auto"/>
        <w:left w:val="none" w:sz="0" w:space="0" w:color="auto"/>
        <w:bottom w:val="none" w:sz="0" w:space="0" w:color="auto"/>
        <w:right w:val="none" w:sz="0" w:space="0" w:color="auto"/>
      </w:divBdr>
    </w:div>
    <w:div w:id="1203126737">
      <w:marLeft w:val="640"/>
      <w:marRight w:val="0"/>
      <w:marTop w:val="0"/>
      <w:marBottom w:val="0"/>
      <w:divBdr>
        <w:top w:val="none" w:sz="0" w:space="0" w:color="auto"/>
        <w:left w:val="none" w:sz="0" w:space="0" w:color="auto"/>
        <w:bottom w:val="none" w:sz="0" w:space="0" w:color="auto"/>
        <w:right w:val="none" w:sz="0" w:space="0" w:color="auto"/>
      </w:divBdr>
    </w:div>
    <w:div w:id="1203208121">
      <w:marLeft w:val="640"/>
      <w:marRight w:val="0"/>
      <w:marTop w:val="0"/>
      <w:marBottom w:val="0"/>
      <w:divBdr>
        <w:top w:val="none" w:sz="0" w:space="0" w:color="auto"/>
        <w:left w:val="none" w:sz="0" w:space="0" w:color="auto"/>
        <w:bottom w:val="none" w:sz="0" w:space="0" w:color="auto"/>
        <w:right w:val="none" w:sz="0" w:space="0" w:color="auto"/>
      </w:divBdr>
    </w:div>
    <w:div w:id="1203249280">
      <w:marLeft w:val="640"/>
      <w:marRight w:val="0"/>
      <w:marTop w:val="0"/>
      <w:marBottom w:val="0"/>
      <w:divBdr>
        <w:top w:val="none" w:sz="0" w:space="0" w:color="auto"/>
        <w:left w:val="none" w:sz="0" w:space="0" w:color="auto"/>
        <w:bottom w:val="none" w:sz="0" w:space="0" w:color="auto"/>
        <w:right w:val="none" w:sz="0" w:space="0" w:color="auto"/>
      </w:divBdr>
    </w:div>
    <w:div w:id="1203400740">
      <w:marLeft w:val="640"/>
      <w:marRight w:val="0"/>
      <w:marTop w:val="0"/>
      <w:marBottom w:val="0"/>
      <w:divBdr>
        <w:top w:val="none" w:sz="0" w:space="0" w:color="auto"/>
        <w:left w:val="none" w:sz="0" w:space="0" w:color="auto"/>
        <w:bottom w:val="none" w:sz="0" w:space="0" w:color="auto"/>
        <w:right w:val="none" w:sz="0" w:space="0" w:color="auto"/>
      </w:divBdr>
    </w:div>
    <w:div w:id="1203440271">
      <w:marLeft w:val="640"/>
      <w:marRight w:val="0"/>
      <w:marTop w:val="0"/>
      <w:marBottom w:val="0"/>
      <w:divBdr>
        <w:top w:val="none" w:sz="0" w:space="0" w:color="auto"/>
        <w:left w:val="none" w:sz="0" w:space="0" w:color="auto"/>
        <w:bottom w:val="none" w:sz="0" w:space="0" w:color="auto"/>
        <w:right w:val="none" w:sz="0" w:space="0" w:color="auto"/>
      </w:divBdr>
    </w:div>
    <w:div w:id="1203447517">
      <w:marLeft w:val="640"/>
      <w:marRight w:val="0"/>
      <w:marTop w:val="0"/>
      <w:marBottom w:val="0"/>
      <w:divBdr>
        <w:top w:val="none" w:sz="0" w:space="0" w:color="auto"/>
        <w:left w:val="none" w:sz="0" w:space="0" w:color="auto"/>
        <w:bottom w:val="none" w:sz="0" w:space="0" w:color="auto"/>
        <w:right w:val="none" w:sz="0" w:space="0" w:color="auto"/>
      </w:divBdr>
    </w:div>
    <w:div w:id="1203521696">
      <w:marLeft w:val="640"/>
      <w:marRight w:val="0"/>
      <w:marTop w:val="0"/>
      <w:marBottom w:val="0"/>
      <w:divBdr>
        <w:top w:val="none" w:sz="0" w:space="0" w:color="auto"/>
        <w:left w:val="none" w:sz="0" w:space="0" w:color="auto"/>
        <w:bottom w:val="none" w:sz="0" w:space="0" w:color="auto"/>
        <w:right w:val="none" w:sz="0" w:space="0" w:color="auto"/>
      </w:divBdr>
    </w:div>
    <w:div w:id="1203593577">
      <w:marLeft w:val="640"/>
      <w:marRight w:val="0"/>
      <w:marTop w:val="0"/>
      <w:marBottom w:val="0"/>
      <w:divBdr>
        <w:top w:val="none" w:sz="0" w:space="0" w:color="auto"/>
        <w:left w:val="none" w:sz="0" w:space="0" w:color="auto"/>
        <w:bottom w:val="none" w:sz="0" w:space="0" w:color="auto"/>
        <w:right w:val="none" w:sz="0" w:space="0" w:color="auto"/>
      </w:divBdr>
    </w:div>
    <w:div w:id="1203638959">
      <w:marLeft w:val="640"/>
      <w:marRight w:val="0"/>
      <w:marTop w:val="0"/>
      <w:marBottom w:val="0"/>
      <w:divBdr>
        <w:top w:val="none" w:sz="0" w:space="0" w:color="auto"/>
        <w:left w:val="none" w:sz="0" w:space="0" w:color="auto"/>
        <w:bottom w:val="none" w:sz="0" w:space="0" w:color="auto"/>
        <w:right w:val="none" w:sz="0" w:space="0" w:color="auto"/>
      </w:divBdr>
    </w:div>
    <w:div w:id="1203664475">
      <w:marLeft w:val="640"/>
      <w:marRight w:val="0"/>
      <w:marTop w:val="0"/>
      <w:marBottom w:val="0"/>
      <w:divBdr>
        <w:top w:val="none" w:sz="0" w:space="0" w:color="auto"/>
        <w:left w:val="none" w:sz="0" w:space="0" w:color="auto"/>
        <w:bottom w:val="none" w:sz="0" w:space="0" w:color="auto"/>
        <w:right w:val="none" w:sz="0" w:space="0" w:color="auto"/>
      </w:divBdr>
    </w:div>
    <w:div w:id="1203710941">
      <w:marLeft w:val="640"/>
      <w:marRight w:val="0"/>
      <w:marTop w:val="0"/>
      <w:marBottom w:val="0"/>
      <w:divBdr>
        <w:top w:val="none" w:sz="0" w:space="0" w:color="auto"/>
        <w:left w:val="none" w:sz="0" w:space="0" w:color="auto"/>
        <w:bottom w:val="none" w:sz="0" w:space="0" w:color="auto"/>
        <w:right w:val="none" w:sz="0" w:space="0" w:color="auto"/>
      </w:divBdr>
    </w:div>
    <w:div w:id="1203712767">
      <w:marLeft w:val="640"/>
      <w:marRight w:val="0"/>
      <w:marTop w:val="0"/>
      <w:marBottom w:val="0"/>
      <w:divBdr>
        <w:top w:val="none" w:sz="0" w:space="0" w:color="auto"/>
        <w:left w:val="none" w:sz="0" w:space="0" w:color="auto"/>
        <w:bottom w:val="none" w:sz="0" w:space="0" w:color="auto"/>
        <w:right w:val="none" w:sz="0" w:space="0" w:color="auto"/>
      </w:divBdr>
    </w:div>
    <w:div w:id="1203791470">
      <w:marLeft w:val="640"/>
      <w:marRight w:val="0"/>
      <w:marTop w:val="0"/>
      <w:marBottom w:val="0"/>
      <w:divBdr>
        <w:top w:val="none" w:sz="0" w:space="0" w:color="auto"/>
        <w:left w:val="none" w:sz="0" w:space="0" w:color="auto"/>
        <w:bottom w:val="none" w:sz="0" w:space="0" w:color="auto"/>
        <w:right w:val="none" w:sz="0" w:space="0" w:color="auto"/>
      </w:divBdr>
    </w:div>
    <w:div w:id="1203832397">
      <w:marLeft w:val="640"/>
      <w:marRight w:val="0"/>
      <w:marTop w:val="0"/>
      <w:marBottom w:val="0"/>
      <w:divBdr>
        <w:top w:val="none" w:sz="0" w:space="0" w:color="auto"/>
        <w:left w:val="none" w:sz="0" w:space="0" w:color="auto"/>
        <w:bottom w:val="none" w:sz="0" w:space="0" w:color="auto"/>
        <w:right w:val="none" w:sz="0" w:space="0" w:color="auto"/>
      </w:divBdr>
    </w:div>
    <w:div w:id="1203862681">
      <w:marLeft w:val="640"/>
      <w:marRight w:val="0"/>
      <w:marTop w:val="0"/>
      <w:marBottom w:val="0"/>
      <w:divBdr>
        <w:top w:val="none" w:sz="0" w:space="0" w:color="auto"/>
        <w:left w:val="none" w:sz="0" w:space="0" w:color="auto"/>
        <w:bottom w:val="none" w:sz="0" w:space="0" w:color="auto"/>
        <w:right w:val="none" w:sz="0" w:space="0" w:color="auto"/>
      </w:divBdr>
    </w:div>
    <w:div w:id="1203902011">
      <w:marLeft w:val="640"/>
      <w:marRight w:val="0"/>
      <w:marTop w:val="0"/>
      <w:marBottom w:val="0"/>
      <w:divBdr>
        <w:top w:val="none" w:sz="0" w:space="0" w:color="auto"/>
        <w:left w:val="none" w:sz="0" w:space="0" w:color="auto"/>
        <w:bottom w:val="none" w:sz="0" w:space="0" w:color="auto"/>
        <w:right w:val="none" w:sz="0" w:space="0" w:color="auto"/>
      </w:divBdr>
    </w:div>
    <w:div w:id="1203904552">
      <w:marLeft w:val="640"/>
      <w:marRight w:val="0"/>
      <w:marTop w:val="0"/>
      <w:marBottom w:val="0"/>
      <w:divBdr>
        <w:top w:val="none" w:sz="0" w:space="0" w:color="auto"/>
        <w:left w:val="none" w:sz="0" w:space="0" w:color="auto"/>
        <w:bottom w:val="none" w:sz="0" w:space="0" w:color="auto"/>
        <w:right w:val="none" w:sz="0" w:space="0" w:color="auto"/>
      </w:divBdr>
    </w:div>
    <w:div w:id="1203984231">
      <w:marLeft w:val="640"/>
      <w:marRight w:val="0"/>
      <w:marTop w:val="0"/>
      <w:marBottom w:val="0"/>
      <w:divBdr>
        <w:top w:val="none" w:sz="0" w:space="0" w:color="auto"/>
        <w:left w:val="none" w:sz="0" w:space="0" w:color="auto"/>
        <w:bottom w:val="none" w:sz="0" w:space="0" w:color="auto"/>
        <w:right w:val="none" w:sz="0" w:space="0" w:color="auto"/>
      </w:divBdr>
    </w:div>
    <w:div w:id="1203984360">
      <w:marLeft w:val="640"/>
      <w:marRight w:val="0"/>
      <w:marTop w:val="0"/>
      <w:marBottom w:val="0"/>
      <w:divBdr>
        <w:top w:val="none" w:sz="0" w:space="0" w:color="auto"/>
        <w:left w:val="none" w:sz="0" w:space="0" w:color="auto"/>
        <w:bottom w:val="none" w:sz="0" w:space="0" w:color="auto"/>
        <w:right w:val="none" w:sz="0" w:space="0" w:color="auto"/>
      </w:divBdr>
    </w:div>
    <w:div w:id="1204058592">
      <w:marLeft w:val="640"/>
      <w:marRight w:val="0"/>
      <w:marTop w:val="0"/>
      <w:marBottom w:val="0"/>
      <w:divBdr>
        <w:top w:val="none" w:sz="0" w:space="0" w:color="auto"/>
        <w:left w:val="none" w:sz="0" w:space="0" w:color="auto"/>
        <w:bottom w:val="none" w:sz="0" w:space="0" w:color="auto"/>
        <w:right w:val="none" w:sz="0" w:space="0" w:color="auto"/>
      </w:divBdr>
    </w:div>
    <w:div w:id="1204172245">
      <w:marLeft w:val="640"/>
      <w:marRight w:val="0"/>
      <w:marTop w:val="0"/>
      <w:marBottom w:val="0"/>
      <w:divBdr>
        <w:top w:val="none" w:sz="0" w:space="0" w:color="auto"/>
        <w:left w:val="none" w:sz="0" w:space="0" w:color="auto"/>
        <w:bottom w:val="none" w:sz="0" w:space="0" w:color="auto"/>
        <w:right w:val="none" w:sz="0" w:space="0" w:color="auto"/>
      </w:divBdr>
    </w:div>
    <w:div w:id="1204244389">
      <w:marLeft w:val="640"/>
      <w:marRight w:val="0"/>
      <w:marTop w:val="0"/>
      <w:marBottom w:val="0"/>
      <w:divBdr>
        <w:top w:val="none" w:sz="0" w:space="0" w:color="auto"/>
        <w:left w:val="none" w:sz="0" w:space="0" w:color="auto"/>
        <w:bottom w:val="none" w:sz="0" w:space="0" w:color="auto"/>
        <w:right w:val="none" w:sz="0" w:space="0" w:color="auto"/>
      </w:divBdr>
    </w:div>
    <w:div w:id="1204292482">
      <w:marLeft w:val="640"/>
      <w:marRight w:val="0"/>
      <w:marTop w:val="0"/>
      <w:marBottom w:val="0"/>
      <w:divBdr>
        <w:top w:val="none" w:sz="0" w:space="0" w:color="auto"/>
        <w:left w:val="none" w:sz="0" w:space="0" w:color="auto"/>
        <w:bottom w:val="none" w:sz="0" w:space="0" w:color="auto"/>
        <w:right w:val="none" w:sz="0" w:space="0" w:color="auto"/>
      </w:divBdr>
    </w:div>
    <w:div w:id="1204319709">
      <w:marLeft w:val="640"/>
      <w:marRight w:val="0"/>
      <w:marTop w:val="0"/>
      <w:marBottom w:val="0"/>
      <w:divBdr>
        <w:top w:val="none" w:sz="0" w:space="0" w:color="auto"/>
        <w:left w:val="none" w:sz="0" w:space="0" w:color="auto"/>
        <w:bottom w:val="none" w:sz="0" w:space="0" w:color="auto"/>
        <w:right w:val="none" w:sz="0" w:space="0" w:color="auto"/>
      </w:divBdr>
    </w:div>
    <w:div w:id="1204366487">
      <w:marLeft w:val="640"/>
      <w:marRight w:val="0"/>
      <w:marTop w:val="0"/>
      <w:marBottom w:val="0"/>
      <w:divBdr>
        <w:top w:val="none" w:sz="0" w:space="0" w:color="auto"/>
        <w:left w:val="none" w:sz="0" w:space="0" w:color="auto"/>
        <w:bottom w:val="none" w:sz="0" w:space="0" w:color="auto"/>
        <w:right w:val="none" w:sz="0" w:space="0" w:color="auto"/>
      </w:divBdr>
    </w:div>
    <w:div w:id="1204367512">
      <w:marLeft w:val="640"/>
      <w:marRight w:val="0"/>
      <w:marTop w:val="0"/>
      <w:marBottom w:val="0"/>
      <w:divBdr>
        <w:top w:val="none" w:sz="0" w:space="0" w:color="auto"/>
        <w:left w:val="none" w:sz="0" w:space="0" w:color="auto"/>
        <w:bottom w:val="none" w:sz="0" w:space="0" w:color="auto"/>
        <w:right w:val="none" w:sz="0" w:space="0" w:color="auto"/>
      </w:divBdr>
    </w:div>
    <w:div w:id="1204439628">
      <w:marLeft w:val="640"/>
      <w:marRight w:val="0"/>
      <w:marTop w:val="0"/>
      <w:marBottom w:val="0"/>
      <w:divBdr>
        <w:top w:val="none" w:sz="0" w:space="0" w:color="auto"/>
        <w:left w:val="none" w:sz="0" w:space="0" w:color="auto"/>
        <w:bottom w:val="none" w:sz="0" w:space="0" w:color="auto"/>
        <w:right w:val="none" w:sz="0" w:space="0" w:color="auto"/>
      </w:divBdr>
    </w:div>
    <w:div w:id="1204445610">
      <w:marLeft w:val="640"/>
      <w:marRight w:val="0"/>
      <w:marTop w:val="0"/>
      <w:marBottom w:val="0"/>
      <w:divBdr>
        <w:top w:val="none" w:sz="0" w:space="0" w:color="auto"/>
        <w:left w:val="none" w:sz="0" w:space="0" w:color="auto"/>
        <w:bottom w:val="none" w:sz="0" w:space="0" w:color="auto"/>
        <w:right w:val="none" w:sz="0" w:space="0" w:color="auto"/>
      </w:divBdr>
    </w:div>
    <w:div w:id="1204486537">
      <w:marLeft w:val="640"/>
      <w:marRight w:val="0"/>
      <w:marTop w:val="0"/>
      <w:marBottom w:val="0"/>
      <w:divBdr>
        <w:top w:val="none" w:sz="0" w:space="0" w:color="auto"/>
        <w:left w:val="none" w:sz="0" w:space="0" w:color="auto"/>
        <w:bottom w:val="none" w:sz="0" w:space="0" w:color="auto"/>
        <w:right w:val="none" w:sz="0" w:space="0" w:color="auto"/>
      </w:divBdr>
    </w:div>
    <w:div w:id="1204518837">
      <w:marLeft w:val="640"/>
      <w:marRight w:val="0"/>
      <w:marTop w:val="0"/>
      <w:marBottom w:val="0"/>
      <w:divBdr>
        <w:top w:val="none" w:sz="0" w:space="0" w:color="auto"/>
        <w:left w:val="none" w:sz="0" w:space="0" w:color="auto"/>
        <w:bottom w:val="none" w:sz="0" w:space="0" w:color="auto"/>
        <w:right w:val="none" w:sz="0" w:space="0" w:color="auto"/>
      </w:divBdr>
    </w:div>
    <w:div w:id="1204710386">
      <w:marLeft w:val="640"/>
      <w:marRight w:val="0"/>
      <w:marTop w:val="0"/>
      <w:marBottom w:val="0"/>
      <w:divBdr>
        <w:top w:val="none" w:sz="0" w:space="0" w:color="auto"/>
        <w:left w:val="none" w:sz="0" w:space="0" w:color="auto"/>
        <w:bottom w:val="none" w:sz="0" w:space="0" w:color="auto"/>
        <w:right w:val="none" w:sz="0" w:space="0" w:color="auto"/>
      </w:divBdr>
    </w:div>
    <w:div w:id="1204713798">
      <w:marLeft w:val="640"/>
      <w:marRight w:val="0"/>
      <w:marTop w:val="0"/>
      <w:marBottom w:val="0"/>
      <w:divBdr>
        <w:top w:val="none" w:sz="0" w:space="0" w:color="auto"/>
        <w:left w:val="none" w:sz="0" w:space="0" w:color="auto"/>
        <w:bottom w:val="none" w:sz="0" w:space="0" w:color="auto"/>
        <w:right w:val="none" w:sz="0" w:space="0" w:color="auto"/>
      </w:divBdr>
    </w:div>
    <w:div w:id="1204752747">
      <w:marLeft w:val="640"/>
      <w:marRight w:val="0"/>
      <w:marTop w:val="0"/>
      <w:marBottom w:val="0"/>
      <w:divBdr>
        <w:top w:val="none" w:sz="0" w:space="0" w:color="auto"/>
        <w:left w:val="none" w:sz="0" w:space="0" w:color="auto"/>
        <w:bottom w:val="none" w:sz="0" w:space="0" w:color="auto"/>
        <w:right w:val="none" w:sz="0" w:space="0" w:color="auto"/>
      </w:divBdr>
    </w:div>
    <w:div w:id="1204899254">
      <w:marLeft w:val="640"/>
      <w:marRight w:val="0"/>
      <w:marTop w:val="0"/>
      <w:marBottom w:val="0"/>
      <w:divBdr>
        <w:top w:val="none" w:sz="0" w:space="0" w:color="auto"/>
        <w:left w:val="none" w:sz="0" w:space="0" w:color="auto"/>
        <w:bottom w:val="none" w:sz="0" w:space="0" w:color="auto"/>
        <w:right w:val="none" w:sz="0" w:space="0" w:color="auto"/>
      </w:divBdr>
    </w:div>
    <w:div w:id="1204905082">
      <w:marLeft w:val="640"/>
      <w:marRight w:val="0"/>
      <w:marTop w:val="0"/>
      <w:marBottom w:val="0"/>
      <w:divBdr>
        <w:top w:val="none" w:sz="0" w:space="0" w:color="auto"/>
        <w:left w:val="none" w:sz="0" w:space="0" w:color="auto"/>
        <w:bottom w:val="none" w:sz="0" w:space="0" w:color="auto"/>
        <w:right w:val="none" w:sz="0" w:space="0" w:color="auto"/>
      </w:divBdr>
    </w:div>
    <w:div w:id="1204907952">
      <w:marLeft w:val="640"/>
      <w:marRight w:val="0"/>
      <w:marTop w:val="0"/>
      <w:marBottom w:val="0"/>
      <w:divBdr>
        <w:top w:val="none" w:sz="0" w:space="0" w:color="auto"/>
        <w:left w:val="none" w:sz="0" w:space="0" w:color="auto"/>
        <w:bottom w:val="none" w:sz="0" w:space="0" w:color="auto"/>
        <w:right w:val="none" w:sz="0" w:space="0" w:color="auto"/>
      </w:divBdr>
    </w:div>
    <w:div w:id="1205020444">
      <w:marLeft w:val="640"/>
      <w:marRight w:val="0"/>
      <w:marTop w:val="0"/>
      <w:marBottom w:val="0"/>
      <w:divBdr>
        <w:top w:val="none" w:sz="0" w:space="0" w:color="auto"/>
        <w:left w:val="none" w:sz="0" w:space="0" w:color="auto"/>
        <w:bottom w:val="none" w:sz="0" w:space="0" w:color="auto"/>
        <w:right w:val="none" w:sz="0" w:space="0" w:color="auto"/>
      </w:divBdr>
    </w:div>
    <w:div w:id="1205020862">
      <w:marLeft w:val="640"/>
      <w:marRight w:val="0"/>
      <w:marTop w:val="0"/>
      <w:marBottom w:val="0"/>
      <w:divBdr>
        <w:top w:val="none" w:sz="0" w:space="0" w:color="auto"/>
        <w:left w:val="none" w:sz="0" w:space="0" w:color="auto"/>
        <w:bottom w:val="none" w:sz="0" w:space="0" w:color="auto"/>
        <w:right w:val="none" w:sz="0" w:space="0" w:color="auto"/>
      </w:divBdr>
    </w:div>
    <w:div w:id="1205020977">
      <w:marLeft w:val="640"/>
      <w:marRight w:val="0"/>
      <w:marTop w:val="0"/>
      <w:marBottom w:val="0"/>
      <w:divBdr>
        <w:top w:val="none" w:sz="0" w:space="0" w:color="auto"/>
        <w:left w:val="none" w:sz="0" w:space="0" w:color="auto"/>
        <w:bottom w:val="none" w:sz="0" w:space="0" w:color="auto"/>
        <w:right w:val="none" w:sz="0" w:space="0" w:color="auto"/>
      </w:divBdr>
    </w:div>
    <w:div w:id="1205142388">
      <w:marLeft w:val="640"/>
      <w:marRight w:val="0"/>
      <w:marTop w:val="0"/>
      <w:marBottom w:val="0"/>
      <w:divBdr>
        <w:top w:val="none" w:sz="0" w:space="0" w:color="auto"/>
        <w:left w:val="none" w:sz="0" w:space="0" w:color="auto"/>
        <w:bottom w:val="none" w:sz="0" w:space="0" w:color="auto"/>
        <w:right w:val="none" w:sz="0" w:space="0" w:color="auto"/>
      </w:divBdr>
    </w:div>
    <w:div w:id="1205216309">
      <w:marLeft w:val="640"/>
      <w:marRight w:val="0"/>
      <w:marTop w:val="0"/>
      <w:marBottom w:val="0"/>
      <w:divBdr>
        <w:top w:val="none" w:sz="0" w:space="0" w:color="auto"/>
        <w:left w:val="none" w:sz="0" w:space="0" w:color="auto"/>
        <w:bottom w:val="none" w:sz="0" w:space="0" w:color="auto"/>
        <w:right w:val="none" w:sz="0" w:space="0" w:color="auto"/>
      </w:divBdr>
    </w:div>
    <w:div w:id="1205216915">
      <w:marLeft w:val="640"/>
      <w:marRight w:val="0"/>
      <w:marTop w:val="0"/>
      <w:marBottom w:val="0"/>
      <w:divBdr>
        <w:top w:val="none" w:sz="0" w:space="0" w:color="auto"/>
        <w:left w:val="none" w:sz="0" w:space="0" w:color="auto"/>
        <w:bottom w:val="none" w:sz="0" w:space="0" w:color="auto"/>
        <w:right w:val="none" w:sz="0" w:space="0" w:color="auto"/>
      </w:divBdr>
    </w:div>
    <w:div w:id="1205287265">
      <w:marLeft w:val="640"/>
      <w:marRight w:val="0"/>
      <w:marTop w:val="0"/>
      <w:marBottom w:val="0"/>
      <w:divBdr>
        <w:top w:val="none" w:sz="0" w:space="0" w:color="auto"/>
        <w:left w:val="none" w:sz="0" w:space="0" w:color="auto"/>
        <w:bottom w:val="none" w:sz="0" w:space="0" w:color="auto"/>
        <w:right w:val="none" w:sz="0" w:space="0" w:color="auto"/>
      </w:divBdr>
    </w:div>
    <w:div w:id="1205364222">
      <w:marLeft w:val="640"/>
      <w:marRight w:val="0"/>
      <w:marTop w:val="0"/>
      <w:marBottom w:val="0"/>
      <w:divBdr>
        <w:top w:val="none" w:sz="0" w:space="0" w:color="auto"/>
        <w:left w:val="none" w:sz="0" w:space="0" w:color="auto"/>
        <w:bottom w:val="none" w:sz="0" w:space="0" w:color="auto"/>
        <w:right w:val="none" w:sz="0" w:space="0" w:color="auto"/>
      </w:divBdr>
    </w:div>
    <w:div w:id="1205406842">
      <w:marLeft w:val="640"/>
      <w:marRight w:val="0"/>
      <w:marTop w:val="0"/>
      <w:marBottom w:val="0"/>
      <w:divBdr>
        <w:top w:val="none" w:sz="0" w:space="0" w:color="auto"/>
        <w:left w:val="none" w:sz="0" w:space="0" w:color="auto"/>
        <w:bottom w:val="none" w:sz="0" w:space="0" w:color="auto"/>
        <w:right w:val="none" w:sz="0" w:space="0" w:color="auto"/>
      </w:divBdr>
    </w:div>
    <w:div w:id="1205409909">
      <w:marLeft w:val="640"/>
      <w:marRight w:val="0"/>
      <w:marTop w:val="0"/>
      <w:marBottom w:val="0"/>
      <w:divBdr>
        <w:top w:val="none" w:sz="0" w:space="0" w:color="auto"/>
        <w:left w:val="none" w:sz="0" w:space="0" w:color="auto"/>
        <w:bottom w:val="none" w:sz="0" w:space="0" w:color="auto"/>
        <w:right w:val="none" w:sz="0" w:space="0" w:color="auto"/>
      </w:divBdr>
    </w:div>
    <w:div w:id="1205412031">
      <w:marLeft w:val="640"/>
      <w:marRight w:val="0"/>
      <w:marTop w:val="0"/>
      <w:marBottom w:val="0"/>
      <w:divBdr>
        <w:top w:val="none" w:sz="0" w:space="0" w:color="auto"/>
        <w:left w:val="none" w:sz="0" w:space="0" w:color="auto"/>
        <w:bottom w:val="none" w:sz="0" w:space="0" w:color="auto"/>
        <w:right w:val="none" w:sz="0" w:space="0" w:color="auto"/>
      </w:divBdr>
    </w:div>
    <w:div w:id="1205482442">
      <w:marLeft w:val="640"/>
      <w:marRight w:val="0"/>
      <w:marTop w:val="0"/>
      <w:marBottom w:val="0"/>
      <w:divBdr>
        <w:top w:val="none" w:sz="0" w:space="0" w:color="auto"/>
        <w:left w:val="none" w:sz="0" w:space="0" w:color="auto"/>
        <w:bottom w:val="none" w:sz="0" w:space="0" w:color="auto"/>
        <w:right w:val="none" w:sz="0" w:space="0" w:color="auto"/>
      </w:divBdr>
    </w:div>
    <w:div w:id="1205484443">
      <w:marLeft w:val="640"/>
      <w:marRight w:val="0"/>
      <w:marTop w:val="0"/>
      <w:marBottom w:val="0"/>
      <w:divBdr>
        <w:top w:val="none" w:sz="0" w:space="0" w:color="auto"/>
        <w:left w:val="none" w:sz="0" w:space="0" w:color="auto"/>
        <w:bottom w:val="none" w:sz="0" w:space="0" w:color="auto"/>
        <w:right w:val="none" w:sz="0" w:space="0" w:color="auto"/>
      </w:divBdr>
    </w:div>
    <w:div w:id="1205562093">
      <w:marLeft w:val="640"/>
      <w:marRight w:val="0"/>
      <w:marTop w:val="0"/>
      <w:marBottom w:val="0"/>
      <w:divBdr>
        <w:top w:val="none" w:sz="0" w:space="0" w:color="auto"/>
        <w:left w:val="none" w:sz="0" w:space="0" w:color="auto"/>
        <w:bottom w:val="none" w:sz="0" w:space="0" w:color="auto"/>
        <w:right w:val="none" w:sz="0" w:space="0" w:color="auto"/>
      </w:divBdr>
    </w:div>
    <w:div w:id="1205602820">
      <w:marLeft w:val="640"/>
      <w:marRight w:val="0"/>
      <w:marTop w:val="0"/>
      <w:marBottom w:val="0"/>
      <w:divBdr>
        <w:top w:val="none" w:sz="0" w:space="0" w:color="auto"/>
        <w:left w:val="none" w:sz="0" w:space="0" w:color="auto"/>
        <w:bottom w:val="none" w:sz="0" w:space="0" w:color="auto"/>
        <w:right w:val="none" w:sz="0" w:space="0" w:color="auto"/>
      </w:divBdr>
    </w:div>
    <w:div w:id="1205672441">
      <w:marLeft w:val="640"/>
      <w:marRight w:val="0"/>
      <w:marTop w:val="0"/>
      <w:marBottom w:val="0"/>
      <w:divBdr>
        <w:top w:val="none" w:sz="0" w:space="0" w:color="auto"/>
        <w:left w:val="none" w:sz="0" w:space="0" w:color="auto"/>
        <w:bottom w:val="none" w:sz="0" w:space="0" w:color="auto"/>
        <w:right w:val="none" w:sz="0" w:space="0" w:color="auto"/>
      </w:divBdr>
    </w:div>
    <w:div w:id="1205676437">
      <w:marLeft w:val="640"/>
      <w:marRight w:val="0"/>
      <w:marTop w:val="0"/>
      <w:marBottom w:val="0"/>
      <w:divBdr>
        <w:top w:val="none" w:sz="0" w:space="0" w:color="auto"/>
        <w:left w:val="none" w:sz="0" w:space="0" w:color="auto"/>
        <w:bottom w:val="none" w:sz="0" w:space="0" w:color="auto"/>
        <w:right w:val="none" w:sz="0" w:space="0" w:color="auto"/>
      </w:divBdr>
    </w:div>
    <w:div w:id="1205752518">
      <w:marLeft w:val="640"/>
      <w:marRight w:val="0"/>
      <w:marTop w:val="0"/>
      <w:marBottom w:val="0"/>
      <w:divBdr>
        <w:top w:val="none" w:sz="0" w:space="0" w:color="auto"/>
        <w:left w:val="none" w:sz="0" w:space="0" w:color="auto"/>
        <w:bottom w:val="none" w:sz="0" w:space="0" w:color="auto"/>
        <w:right w:val="none" w:sz="0" w:space="0" w:color="auto"/>
      </w:divBdr>
    </w:div>
    <w:div w:id="1205755765">
      <w:marLeft w:val="640"/>
      <w:marRight w:val="0"/>
      <w:marTop w:val="0"/>
      <w:marBottom w:val="0"/>
      <w:divBdr>
        <w:top w:val="none" w:sz="0" w:space="0" w:color="auto"/>
        <w:left w:val="none" w:sz="0" w:space="0" w:color="auto"/>
        <w:bottom w:val="none" w:sz="0" w:space="0" w:color="auto"/>
        <w:right w:val="none" w:sz="0" w:space="0" w:color="auto"/>
      </w:divBdr>
    </w:div>
    <w:div w:id="1205797982">
      <w:marLeft w:val="640"/>
      <w:marRight w:val="0"/>
      <w:marTop w:val="0"/>
      <w:marBottom w:val="0"/>
      <w:divBdr>
        <w:top w:val="none" w:sz="0" w:space="0" w:color="auto"/>
        <w:left w:val="none" w:sz="0" w:space="0" w:color="auto"/>
        <w:bottom w:val="none" w:sz="0" w:space="0" w:color="auto"/>
        <w:right w:val="none" w:sz="0" w:space="0" w:color="auto"/>
      </w:divBdr>
    </w:div>
    <w:div w:id="1205823191">
      <w:marLeft w:val="640"/>
      <w:marRight w:val="0"/>
      <w:marTop w:val="0"/>
      <w:marBottom w:val="0"/>
      <w:divBdr>
        <w:top w:val="none" w:sz="0" w:space="0" w:color="auto"/>
        <w:left w:val="none" w:sz="0" w:space="0" w:color="auto"/>
        <w:bottom w:val="none" w:sz="0" w:space="0" w:color="auto"/>
        <w:right w:val="none" w:sz="0" w:space="0" w:color="auto"/>
      </w:divBdr>
    </w:div>
    <w:div w:id="1205825689">
      <w:marLeft w:val="640"/>
      <w:marRight w:val="0"/>
      <w:marTop w:val="0"/>
      <w:marBottom w:val="0"/>
      <w:divBdr>
        <w:top w:val="none" w:sz="0" w:space="0" w:color="auto"/>
        <w:left w:val="none" w:sz="0" w:space="0" w:color="auto"/>
        <w:bottom w:val="none" w:sz="0" w:space="0" w:color="auto"/>
        <w:right w:val="none" w:sz="0" w:space="0" w:color="auto"/>
      </w:divBdr>
    </w:div>
    <w:div w:id="1205941343">
      <w:marLeft w:val="640"/>
      <w:marRight w:val="0"/>
      <w:marTop w:val="0"/>
      <w:marBottom w:val="0"/>
      <w:divBdr>
        <w:top w:val="none" w:sz="0" w:space="0" w:color="auto"/>
        <w:left w:val="none" w:sz="0" w:space="0" w:color="auto"/>
        <w:bottom w:val="none" w:sz="0" w:space="0" w:color="auto"/>
        <w:right w:val="none" w:sz="0" w:space="0" w:color="auto"/>
      </w:divBdr>
    </w:div>
    <w:div w:id="1206023822">
      <w:marLeft w:val="640"/>
      <w:marRight w:val="0"/>
      <w:marTop w:val="0"/>
      <w:marBottom w:val="0"/>
      <w:divBdr>
        <w:top w:val="none" w:sz="0" w:space="0" w:color="auto"/>
        <w:left w:val="none" w:sz="0" w:space="0" w:color="auto"/>
        <w:bottom w:val="none" w:sz="0" w:space="0" w:color="auto"/>
        <w:right w:val="none" w:sz="0" w:space="0" w:color="auto"/>
      </w:divBdr>
    </w:div>
    <w:div w:id="1206064034">
      <w:marLeft w:val="640"/>
      <w:marRight w:val="0"/>
      <w:marTop w:val="0"/>
      <w:marBottom w:val="0"/>
      <w:divBdr>
        <w:top w:val="none" w:sz="0" w:space="0" w:color="auto"/>
        <w:left w:val="none" w:sz="0" w:space="0" w:color="auto"/>
        <w:bottom w:val="none" w:sz="0" w:space="0" w:color="auto"/>
        <w:right w:val="none" w:sz="0" w:space="0" w:color="auto"/>
      </w:divBdr>
    </w:div>
    <w:div w:id="1206067614">
      <w:marLeft w:val="640"/>
      <w:marRight w:val="0"/>
      <w:marTop w:val="0"/>
      <w:marBottom w:val="0"/>
      <w:divBdr>
        <w:top w:val="none" w:sz="0" w:space="0" w:color="auto"/>
        <w:left w:val="none" w:sz="0" w:space="0" w:color="auto"/>
        <w:bottom w:val="none" w:sz="0" w:space="0" w:color="auto"/>
        <w:right w:val="none" w:sz="0" w:space="0" w:color="auto"/>
      </w:divBdr>
    </w:div>
    <w:div w:id="1206068444">
      <w:marLeft w:val="640"/>
      <w:marRight w:val="0"/>
      <w:marTop w:val="0"/>
      <w:marBottom w:val="0"/>
      <w:divBdr>
        <w:top w:val="none" w:sz="0" w:space="0" w:color="auto"/>
        <w:left w:val="none" w:sz="0" w:space="0" w:color="auto"/>
        <w:bottom w:val="none" w:sz="0" w:space="0" w:color="auto"/>
        <w:right w:val="none" w:sz="0" w:space="0" w:color="auto"/>
      </w:divBdr>
    </w:div>
    <w:div w:id="1206135660">
      <w:marLeft w:val="640"/>
      <w:marRight w:val="0"/>
      <w:marTop w:val="0"/>
      <w:marBottom w:val="0"/>
      <w:divBdr>
        <w:top w:val="none" w:sz="0" w:space="0" w:color="auto"/>
        <w:left w:val="none" w:sz="0" w:space="0" w:color="auto"/>
        <w:bottom w:val="none" w:sz="0" w:space="0" w:color="auto"/>
        <w:right w:val="none" w:sz="0" w:space="0" w:color="auto"/>
      </w:divBdr>
    </w:div>
    <w:div w:id="1206521794">
      <w:marLeft w:val="640"/>
      <w:marRight w:val="0"/>
      <w:marTop w:val="0"/>
      <w:marBottom w:val="0"/>
      <w:divBdr>
        <w:top w:val="none" w:sz="0" w:space="0" w:color="auto"/>
        <w:left w:val="none" w:sz="0" w:space="0" w:color="auto"/>
        <w:bottom w:val="none" w:sz="0" w:space="0" w:color="auto"/>
        <w:right w:val="none" w:sz="0" w:space="0" w:color="auto"/>
      </w:divBdr>
    </w:div>
    <w:div w:id="1206527595">
      <w:marLeft w:val="640"/>
      <w:marRight w:val="0"/>
      <w:marTop w:val="0"/>
      <w:marBottom w:val="0"/>
      <w:divBdr>
        <w:top w:val="none" w:sz="0" w:space="0" w:color="auto"/>
        <w:left w:val="none" w:sz="0" w:space="0" w:color="auto"/>
        <w:bottom w:val="none" w:sz="0" w:space="0" w:color="auto"/>
        <w:right w:val="none" w:sz="0" w:space="0" w:color="auto"/>
      </w:divBdr>
    </w:div>
    <w:div w:id="1206718718">
      <w:marLeft w:val="640"/>
      <w:marRight w:val="0"/>
      <w:marTop w:val="0"/>
      <w:marBottom w:val="0"/>
      <w:divBdr>
        <w:top w:val="none" w:sz="0" w:space="0" w:color="auto"/>
        <w:left w:val="none" w:sz="0" w:space="0" w:color="auto"/>
        <w:bottom w:val="none" w:sz="0" w:space="0" w:color="auto"/>
        <w:right w:val="none" w:sz="0" w:space="0" w:color="auto"/>
      </w:divBdr>
    </w:div>
    <w:div w:id="1206792342">
      <w:marLeft w:val="640"/>
      <w:marRight w:val="0"/>
      <w:marTop w:val="0"/>
      <w:marBottom w:val="0"/>
      <w:divBdr>
        <w:top w:val="none" w:sz="0" w:space="0" w:color="auto"/>
        <w:left w:val="none" w:sz="0" w:space="0" w:color="auto"/>
        <w:bottom w:val="none" w:sz="0" w:space="0" w:color="auto"/>
        <w:right w:val="none" w:sz="0" w:space="0" w:color="auto"/>
      </w:divBdr>
    </w:div>
    <w:div w:id="1206992651">
      <w:marLeft w:val="640"/>
      <w:marRight w:val="0"/>
      <w:marTop w:val="0"/>
      <w:marBottom w:val="0"/>
      <w:divBdr>
        <w:top w:val="none" w:sz="0" w:space="0" w:color="auto"/>
        <w:left w:val="none" w:sz="0" w:space="0" w:color="auto"/>
        <w:bottom w:val="none" w:sz="0" w:space="0" w:color="auto"/>
        <w:right w:val="none" w:sz="0" w:space="0" w:color="auto"/>
      </w:divBdr>
    </w:div>
    <w:div w:id="1207063052">
      <w:bodyDiv w:val="1"/>
      <w:marLeft w:val="0"/>
      <w:marRight w:val="0"/>
      <w:marTop w:val="0"/>
      <w:marBottom w:val="0"/>
      <w:divBdr>
        <w:top w:val="none" w:sz="0" w:space="0" w:color="auto"/>
        <w:left w:val="none" w:sz="0" w:space="0" w:color="auto"/>
        <w:bottom w:val="none" w:sz="0" w:space="0" w:color="auto"/>
        <w:right w:val="none" w:sz="0" w:space="0" w:color="auto"/>
      </w:divBdr>
    </w:div>
    <w:div w:id="1207063101">
      <w:marLeft w:val="640"/>
      <w:marRight w:val="0"/>
      <w:marTop w:val="0"/>
      <w:marBottom w:val="0"/>
      <w:divBdr>
        <w:top w:val="none" w:sz="0" w:space="0" w:color="auto"/>
        <w:left w:val="none" w:sz="0" w:space="0" w:color="auto"/>
        <w:bottom w:val="none" w:sz="0" w:space="0" w:color="auto"/>
        <w:right w:val="none" w:sz="0" w:space="0" w:color="auto"/>
      </w:divBdr>
    </w:div>
    <w:div w:id="1207110622">
      <w:marLeft w:val="640"/>
      <w:marRight w:val="0"/>
      <w:marTop w:val="0"/>
      <w:marBottom w:val="0"/>
      <w:divBdr>
        <w:top w:val="none" w:sz="0" w:space="0" w:color="auto"/>
        <w:left w:val="none" w:sz="0" w:space="0" w:color="auto"/>
        <w:bottom w:val="none" w:sz="0" w:space="0" w:color="auto"/>
        <w:right w:val="none" w:sz="0" w:space="0" w:color="auto"/>
      </w:divBdr>
    </w:div>
    <w:div w:id="1207259704">
      <w:marLeft w:val="640"/>
      <w:marRight w:val="0"/>
      <w:marTop w:val="0"/>
      <w:marBottom w:val="0"/>
      <w:divBdr>
        <w:top w:val="none" w:sz="0" w:space="0" w:color="auto"/>
        <w:left w:val="none" w:sz="0" w:space="0" w:color="auto"/>
        <w:bottom w:val="none" w:sz="0" w:space="0" w:color="auto"/>
        <w:right w:val="none" w:sz="0" w:space="0" w:color="auto"/>
      </w:divBdr>
    </w:div>
    <w:div w:id="1207373290">
      <w:marLeft w:val="640"/>
      <w:marRight w:val="0"/>
      <w:marTop w:val="0"/>
      <w:marBottom w:val="0"/>
      <w:divBdr>
        <w:top w:val="none" w:sz="0" w:space="0" w:color="auto"/>
        <w:left w:val="none" w:sz="0" w:space="0" w:color="auto"/>
        <w:bottom w:val="none" w:sz="0" w:space="0" w:color="auto"/>
        <w:right w:val="none" w:sz="0" w:space="0" w:color="auto"/>
      </w:divBdr>
    </w:div>
    <w:div w:id="1207721751">
      <w:marLeft w:val="640"/>
      <w:marRight w:val="0"/>
      <w:marTop w:val="0"/>
      <w:marBottom w:val="0"/>
      <w:divBdr>
        <w:top w:val="none" w:sz="0" w:space="0" w:color="auto"/>
        <w:left w:val="none" w:sz="0" w:space="0" w:color="auto"/>
        <w:bottom w:val="none" w:sz="0" w:space="0" w:color="auto"/>
        <w:right w:val="none" w:sz="0" w:space="0" w:color="auto"/>
      </w:divBdr>
    </w:div>
    <w:div w:id="1207763309">
      <w:marLeft w:val="640"/>
      <w:marRight w:val="0"/>
      <w:marTop w:val="0"/>
      <w:marBottom w:val="0"/>
      <w:divBdr>
        <w:top w:val="none" w:sz="0" w:space="0" w:color="auto"/>
        <w:left w:val="none" w:sz="0" w:space="0" w:color="auto"/>
        <w:bottom w:val="none" w:sz="0" w:space="0" w:color="auto"/>
        <w:right w:val="none" w:sz="0" w:space="0" w:color="auto"/>
      </w:divBdr>
    </w:div>
    <w:div w:id="1207789573">
      <w:marLeft w:val="640"/>
      <w:marRight w:val="0"/>
      <w:marTop w:val="0"/>
      <w:marBottom w:val="0"/>
      <w:divBdr>
        <w:top w:val="none" w:sz="0" w:space="0" w:color="auto"/>
        <w:left w:val="none" w:sz="0" w:space="0" w:color="auto"/>
        <w:bottom w:val="none" w:sz="0" w:space="0" w:color="auto"/>
        <w:right w:val="none" w:sz="0" w:space="0" w:color="auto"/>
      </w:divBdr>
    </w:div>
    <w:div w:id="1207792481">
      <w:marLeft w:val="640"/>
      <w:marRight w:val="0"/>
      <w:marTop w:val="0"/>
      <w:marBottom w:val="0"/>
      <w:divBdr>
        <w:top w:val="none" w:sz="0" w:space="0" w:color="auto"/>
        <w:left w:val="none" w:sz="0" w:space="0" w:color="auto"/>
        <w:bottom w:val="none" w:sz="0" w:space="0" w:color="auto"/>
        <w:right w:val="none" w:sz="0" w:space="0" w:color="auto"/>
      </w:divBdr>
    </w:div>
    <w:div w:id="1207795590">
      <w:marLeft w:val="640"/>
      <w:marRight w:val="0"/>
      <w:marTop w:val="0"/>
      <w:marBottom w:val="0"/>
      <w:divBdr>
        <w:top w:val="none" w:sz="0" w:space="0" w:color="auto"/>
        <w:left w:val="none" w:sz="0" w:space="0" w:color="auto"/>
        <w:bottom w:val="none" w:sz="0" w:space="0" w:color="auto"/>
        <w:right w:val="none" w:sz="0" w:space="0" w:color="auto"/>
      </w:divBdr>
    </w:div>
    <w:div w:id="1207983388">
      <w:marLeft w:val="640"/>
      <w:marRight w:val="0"/>
      <w:marTop w:val="0"/>
      <w:marBottom w:val="0"/>
      <w:divBdr>
        <w:top w:val="none" w:sz="0" w:space="0" w:color="auto"/>
        <w:left w:val="none" w:sz="0" w:space="0" w:color="auto"/>
        <w:bottom w:val="none" w:sz="0" w:space="0" w:color="auto"/>
        <w:right w:val="none" w:sz="0" w:space="0" w:color="auto"/>
      </w:divBdr>
    </w:div>
    <w:div w:id="1207987634">
      <w:marLeft w:val="640"/>
      <w:marRight w:val="0"/>
      <w:marTop w:val="0"/>
      <w:marBottom w:val="0"/>
      <w:divBdr>
        <w:top w:val="none" w:sz="0" w:space="0" w:color="auto"/>
        <w:left w:val="none" w:sz="0" w:space="0" w:color="auto"/>
        <w:bottom w:val="none" w:sz="0" w:space="0" w:color="auto"/>
        <w:right w:val="none" w:sz="0" w:space="0" w:color="auto"/>
      </w:divBdr>
    </w:div>
    <w:div w:id="1208032172">
      <w:marLeft w:val="640"/>
      <w:marRight w:val="0"/>
      <w:marTop w:val="0"/>
      <w:marBottom w:val="0"/>
      <w:divBdr>
        <w:top w:val="none" w:sz="0" w:space="0" w:color="auto"/>
        <w:left w:val="none" w:sz="0" w:space="0" w:color="auto"/>
        <w:bottom w:val="none" w:sz="0" w:space="0" w:color="auto"/>
        <w:right w:val="none" w:sz="0" w:space="0" w:color="auto"/>
      </w:divBdr>
    </w:div>
    <w:div w:id="1208181044">
      <w:marLeft w:val="640"/>
      <w:marRight w:val="0"/>
      <w:marTop w:val="0"/>
      <w:marBottom w:val="0"/>
      <w:divBdr>
        <w:top w:val="none" w:sz="0" w:space="0" w:color="auto"/>
        <w:left w:val="none" w:sz="0" w:space="0" w:color="auto"/>
        <w:bottom w:val="none" w:sz="0" w:space="0" w:color="auto"/>
        <w:right w:val="none" w:sz="0" w:space="0" w:color="auto"/>
      </w:divBdr>
    </w:div>
    <w:div w:id="1208222464">
      <w:marLeft w:val="640"/>
      <w:marRight w:val="0"/>
      <w:marTop w:val="0"/>
      <w:marBottom w:val="0"/>
      <w:divBdr>
        <w:top w:val="none" w:sz="0" w:space="0" w:color="auto"/>
        <w:left w:val="none" w:sz="0" w:space="0" w:color="auto"/>
        <w:bottom w:val="none" w:sz="0" w:space="0" w:color="auto"/>
        <w:right w:val="none" w:sz="0" w:space="0" w:color="auto"/>
      </w:divBdr>
    </w:div>
    <w:div w:id="1208296664">
      <w:marLeft w:val="640"/>
      <w:marRight w:val="0"/>
      <w:marTop w:val="0"/>
      <w:marBottom w:val="0"/>
      <w:divBdr>
        <w:top w:val="none" w:sz="0" w:space="0" w:color="auto"/>
        <w:left w:val="none" w:sz="0" w:space="0" w:color="auto"/>
        <w:bottom w:val="none" w:sz="0" w:space="0" w:color="auto"/>
        <w:right w:val="none" w:sz="0" w:space="0" w:color="auto"/>
      </w:divBdr>
    </w:div>
    <w:div w:id="1208298980">
      <w:marLeft w:val="640"/>
      <w:marRight w:val="0"/>
      <w:marTop w:val="0"/>
      <w:marBottom w:val="0"/>
      <w:divBdr>
        <w:top w:val="none" w:sz="0" w:space="0" w:color="auto"/>
        <w:left w:val="none" w:sz="0" w:space="0" w:color="auto"/>
        <w:bottom w:val="none" w:sz="0" w:space="0" w:color="auto"/>
        <w:right w:val="none" w:sz="0" w:space="0" w:color="auto"/>
      </w:divBdr>
    </w:div>
    <w:div w:id="1208302370">
      <w:marLeft w:val="640"/>
      <w:marRight w:val="0"/>
      <w:marTop w:val="0"/>
      <w:marBottom w:val="0"/>
      <w:divBdr>
        <w:top w:val="none" w:sz="0" w:space="0" w:color="auto"/>
        <w:left w:val="none" w:sz="0" w:space="0" w:color="auto"/>
        <w:bottom w:val="none" w:sz="0" w:space="0" w:color="auto"/>
        <w:right w:val="none" w:sz="0" w:space="0" w:color="auto"/>
      </w:divBdr>
    </w:div>
    <w:div w:id="1208377686">
      <w:marLeft w:val="640"/>
      <w:marRight w:val="0"/>
      <w:marTop w:val="0"/>
      <w:marBottom w:val="0"/>
      <w:divBdr>
        <w:top w:val="none" w:sz="0" w:space="0" w:color="auto"/>
        <w:left w:val="none" w:sz="0" w:space="0" w:color="auto"/>
        <w:bottom w:val="none" w:sz="0" w:space="0" w:color="auto"/>
        <w:right w:val="none" w:sz="0" w:space="0" w:color="auto"/>
      </w:divBdr>
    </w:div>
    <w:div w:id="1208450347">
      <w:marLeft w:val="640"/>
      <w:marRight w:val="0"/>
      <w:marTop w:val="0"/>
      <w:marBottom w:val="0"/>
      <w:divBdr>
        <w:top w:val="none" w:sz="0" w:space="0" w:color="auto"/>
        <w:left w:val="none" w:sz="0" w:space="0" w:color="auto"/>
        <w:bottom w:val="none" w:sz="0" w:space="0" w:color="auto"/>
        <w:right w:val="none" w:sz="0" w:space="0" w:color="auto"/>
      </w:divBdr>
    </w:div>
    <w:div w:id="1208489235">
      <w:bodyDiv w:val="1"/>
      <w:marLeft w:val="0"/>
      <w:marRight w:val="0"/>
      <w:marTop w:val="0"/>
      <w:marBottom w:val="0"/>
      <w:divBdr>
        <w:top w:val="none" w:sz="0" w:space="0" w:color="auto"/>
        <w:left w:val="none" w:sz="0" w:space="0" w:color="auto"/>
        <w:bottom w:val="none" w:sz="0" w:space="0" w:color="auto"/>
        <w:right w:val="none" w:sz="0" w:space="0" w:color="auto"/>
      </w:divBdr>
    </w:div>
    <w:div w:id="1208490440">
      <w:marLeft w:val="640"/>
      <w:marRight w:val="0"/>
      <w:marTop w:val="0"/>
      <w:marBottom w:val="0"/>
      <w:divBdr>
        <w:top w:val="none" w:sz="0" w:space="0" w:color="auto"/>
        <w:left w:val="none" w:sz="0" w:space="0" w:color="auto"/>
        <w:bottom w:val="none" w:sz="0" w:space="0" w:color="auto"/>
        <w:right w:val="none" w:sz="0" w:space="0" w:color="auto"/>
      </w:divBdr>
    </w:div>
    <w:div w:id="1208491744">
      <w:marLeft w:val="640"/>
      <w:marRight w:val="0"/>
      <w:marTop w:val="0"/>
      <w:marBottom w:val="0"/>
      <w:divBdr>
        <w:top w:val="none" w:sz="0" w:space="0" w:color="auto"/>
        <w:left w:val="none" w:sz="0" w:space="0" w:color="auto"/>
        <w:bottom w:val="none" w:sz="0" w:space="0" w:color="auto"/>
        <w:right w:val="none" w:sz="0" w:space="0" w:color="auto"/>
      </w:divBdr>
    </w:div>
    <w:div w:id="1208564166">
      <w:marLeft w:val="640"/>
      <w:marRight w:val="0"/>
      <w:marTop w:val="0"/>
      <w:marBottom w:val="0"/>
      <w:divBdr>
        <w:top w:val="none" w:sz="0" w:space="0" w:color="auto"/>
        <w:left w:val="none" w:sz="0" w:space="0" w:color="auto"/>
        <w:bottom w:val="none" w:sz="0" w:space="0" w:color="auto"/>
        <w:right w:val="none" w:sz="0" w:space="0" w:color="auto"/>
      </w:divBdr>
    </w:div>
    <w:div w:id="1208566415">
      <w:marLeft w:val="640"/>
      <w:marRight w:val="0"/>
      <w:marTop w:val="0"/>
      <w:marBottom w:val="0"/>
      <w:divBdr>
        <w:top w:val="none" w:sz="0" w:space="0" w:color="auto"/>
        <w:left w:val="none" w:sz="0" w:space="0" w:color="auto"/>
        <w:bottom w:val="none" w:sz="0" w:space="0" w:color="auto"/>
        <w:right w:val="none" w:sz="0" w:space="0" w:color="auto"/>
      </w:divBdr>
    </w:div>
    <w:div w:id="1208566693">
      <w:marLeft w:val="640"/>
      <w:marRight w:val="0"/>
      <w:marTop w:val="0"/>
      <w:marBottom w:val="0"/>
      <w:divBdr>
        <w:top w:val="none" w:sz="0" w:space="0" w:color="auto"/>
        <w:left w:val="none" w:sz="0" w:space="0" w:color="auto"/>
        <w:bottom w:val="none" w:sz="0" w:space="0" w:color="auto"/>
        <w:right w:val="none" w:sz="0" w:space="0" w:color="auto"/>
      </w:divBdr>
    </w:div>
    <w:div w:id="1208840619">
      <w:marLeft w:val="640"/>
      <w:marRight w:val="0"/>
      <w:marTop w:val="0"/>
      <w:marBottom w:val="0"/>
      <w:divBdr>
        <w:top w:val="none" w:sz="0" w:space="0" w:color="auto"/>
        <w:left w:val="none" w:sz="0" w:space="0" w:color="auto"/>
        <w:bottom w:val="none" w:sz="0" w:space="0" w:color="auto"/>
        <w:right w:val="none" w:sz="0" w:space="0" w:color="auto"/>
      </w:divBdr>
    </w:div>
    <w:div w:id="1209028718">
      <w:marLeft w:val="640"/>
      <w:marRight w:val="0"/>
      <w:marTop w:val="0"/>
      <w:marBottom w:val="0"/>
      <w:divBdr>
        <w:top w:val="none" w:sz="0" w:space="0" w:color="auto"/>
        <w:left w:val="none" w:sz="0" w:space="0" w:color="auto"/>
        <w:bottom w:val="none" w:sz="0" w:space="0" w:color="auto"/>
        <w:right w:val="none" w:sz="0" w:space="0" w:color="auto"/>
      </w:divBdr>
    </w:div>
    <w:div w:id="1209105660">
      <w:marLeft w:val="640"/>
      <w:marRight w:val="0"/>
      <w:marTop w:val="0"/>
      <w:marBottom w:val="0"/>
      <w:divBdr>
        <w:top w:val="none" w:sz="0" w:space="0" w:color="auto"/>
        <w:left w:val="none" w:sz="0" w:space="0" w:color="auto"/>
        <w:bottom w:val="none" w:sz="0" w:space="0" w:color="auto"/>
        <w:right w:val="none" w:sz="0" w:space="0" w:color="auto"/>
      </w:divBdr>
    </w:div>
    <w:div w:id="1209151045">
      <w:marLeft w:val="640"/>
      <w:marRight w:val="0"/>
      <w:marTop w:val="0"/>
      <w:marBottom w:val="0"/>
      <w:divBdr>
        <w:top w:val="none" w:sz="0" w:space="0" w:color="auto"/>
        <w:left w:val="none" w:sz="0" w:space="0" w:color="auto"/>
        <w:bottom w:val="none" w:sz="0" w:space="0" w:color="auto"/>
        <w:right w:val="none" w:sz="0" w:space="0" w:color="auto"/>
      </w:divBdr>
    </w:div>
    <w:div w:id="1209221871">
      <w:marLeft w:val="640"/>
      <w:marRight w:val="0"/>
      <w:marTop w:val="0"/>
      <w:marBottom w:val="0"/>
      <w:divBdr>
        <w:top w:val="none" w:sz="0" w:space="0" w:color="auto"/>
        <w:left w:val="none" w:sz="0" w:space="0" w:color="auto"/>
        <w:bottom w:val="none" w:sz="0" w:space="0" w:color="auto"/>
        <w:right w:val="none" w:sz="0" w:space="0" w:color="auto"/>
      </w:divBdr>
    </w:div>
    <w:div w:id="1209337832">
      <w:marLeft w:val="640"/>
      <w:marRight w:val="0"/>
      <w:marTop w:val="0"/>
      <w:marBottom w:val="0"/>
      <w:divBdr>
        <w:top w:val="none" w:sz="0" w:space="0" w:color="auto"/>
        <w:left w:val="none" w:sz="0" w:space="0" w:color="auto"/>
        <w:bottom w:val="none" w:sz="0" w:space="0" w:color="auto"/>
        <w:right w:val="none" w:sz="0" w:space="0" w:color="auto"/>
      </w:divBdr>
    </w:div>
    <w:div w:id="1209339187">
      <w:marLeft w:val="640"/>
      <w:marRight w:val="0"/>
      <w:marTop w:val="0"/>
      <w:marBottom w:val="0"/>
      <w:divBdr>
        <w:top w:val="none" w:sz="0" w:space="0" w:color="auto"/>
        <w:left w:val="none" w:sz="0" w:space="0" w:color="auto"/>
        <w:bottom w:val="none" w:sz="0" w:space="0" w:color="auto"/>
        <w:right w:val="none" w:sz="0" w:space="0" w:color="auto"/>
      </w:divBdr>
    </w:div>
    <w:div w:id="1209368369">
      <w:marLeft w:val="640"/>
      <w:marRight w:val="0"/>
      <w:marTop w:val="0"/>
      <w:marBottom w:val="0"/>
      <w:divBdr>
        <w:top w:val="none" w:sz="0" w:space="0" w:color="auto"/>
        <w:left w:val="none" w:sz="0" w:space="0" w:color="auto"/>
        <w:bottom w:val="none" w:sz="0" w:space="0" w:color="auto"/>
        <w:right w:val="none" w:sz="0" w:space="0" w:color="auto"/>
      </w:divBdr>
    </w:div>
    <w:div w:id="1209532774">
      <w:marLeft w:val="640"/>
      <w:marRight w:val="0"/>
      <w:marTop w:val="0"/>
      <w:marBottom w:val="0"/>
      <w:divBdr>
        <w:top w:val="none" w:sz="0" w:space="0" w:color="auto"/>
        <w:left w:val="none" w:sz="0" w:space="0" w:color="auto"/>
        <w:bottom w:val="none" w:sz="0" w:space="0" w:color="auto"/>
        <w:right w:val="none" w:sz="0" w:space="0" w:color="auto"/>
      </w:divBdr>
    </w:div>
    <w:div w:id="1209685433">
      <w:marLeft w:val="640"/>
      <w:marRight w:val="0"/>
      <w:marTop w:val="0"/>
      <w:marBottom w:val="0"/>
      <w:divBdr>
        <w:top w:val="none" w:sz="0" w:space="0" w:color="auto"/>
        <w:left w:val="none" w:sz="0" w:space="0" w:color="auto"/>
        <w:bottom w:val="none" w:sz="0" w:space="0" w:color="auto"/>
        <w:right w:val="none" w:sz="0" w:space="0" w:color="auto"/>
      </w:divBdr>
    </w:div>
    <w:div w:id="1209803647">
      <w:marLeft w:val="640"/>
      <w:marRight w:val="0"/>
      <w:marTop w:val="0"/>
      <w:marBottom w:val="0"/>
      <w:divBdr>
        <w:top w:val="none" w:sz="0" w:space="0" w:color="auto"/>
        <w:left w:val="none" w:sz="0" w:space="0" w:color="auto"/>
        <w:bottom w:val="none" w:sz="0" w:space="0" w:color="auto"/>
        <w:right w:val="none" w:sz="0" w:space="0" w:color="auto"/>
      </w:divBdr>
    </w:div>
    <w:div w:id="1209872898">
      <w:marLeft w:val="640"/>
      <w:marRight w:val="0"/>
      <w:marTop w:val="0"/>
      <w:marBottom w:val="0"/>
      <w:divBdr>
        <w:top w:val="none" w:sz="0" w:space="0" w:color="auto"/>
        <w:left w:val="none" w:sz="0" w:space="0" w:color="auto"/>
        <w:bottom w:val="none" w:sz="0" w:space="0" w:color="auto"/>
        <w:right w:val="none" w:sz="0" w:space="0" w:color="auto"/>
      </w:divBdr>
    </w:div>
    <w:div w:id="1209873351">
      <w:marLeft w:val="640"/>
      <w:marRight w:val="0"/>
      <w:marTop w:val="0"/>
      <w:marBottom w:val="0"/>
      <w:divBdr>
        <w:top w:val="none" w:sz="0" w:space="0" w:color="auto"/>
        <w:left w:val="none" w:sz="0" w:space="0" w:color="auto"/>
        <w:bottom w:val="none" w:sz="0" w:space="0" w:color="auto"/>
        <w:right w:val="none" w:sz="0" w:space="0" w:color="auto"/>
      </w:divBdr>
    </w:div>
    <w:div w:id="1210068555">
      <w:marLeft w:val="640"/>
      <w:marRight w:val="0"/>
      <w:marTop w:val="0"/>
      <w:marBottom w:val="0"/>
      <w:divBdr>
        <w:top w:val="none" w:sz="0" w:space="0" w:color="auto"/>
        <w:left w:val="none" w:sz="0" w:space="0" w:color="auto"/>
        <w:bottom w:val="none" w:sz="0" w:space="0" w:color="auto"/>
        <w:right w:val="none" w:sz="0" w:space="0" w:color="auto"/>
      </w:divBdr>
    </w:div>
    <w:div w:id="1210071824">
      <w:marLeft w:val="640"/>
      <w:marRight w:val="0"/>
      <w:marTop w:val="0"/>
      <w:marBottom w:val="0"/>
      <w:divBdr>
        <w:top w:val="none" w:sz="0" w:space="0" w:color="auto"/>
        <w:left w:val="none" w:sz="0" w:space="0" w:color="auto"/>
        <w:bottom w:val="none" w:sz="0" w:space="0" w:color="auto"/>
        <w:right w:val="none" w:sz="0" w:space="0" w:color="auto"/>
      </w:divBdr>
    </w:div>
    <w:div w:id="1210191272">
      <w:marLeft w:val="640"/>
      <w:marRight w:val="0"/>
      <w:marTop w:val="0"/>
      <w:marBottom w:val="0"/>
      <w:divBdr>
        <w:top w:val="none" w:sz="0" w:space="0" w:color="auto"/>
        <w:left w:val="none" w:sz="0" w:space="0" w:color="auto"/>
        <w:bottom w:val="none" w:sz="0" w:space="0" w:color="auto"/>
        <w:right w:val="none" w:sz="0" w:space="0" w:color="auto"/>
      </w:divBdr>
    </w:div>
    <w:div w:id="1210219125">
      <w:marLeft w:val="640"/>
      <w:marRight w:val="0"/>
      <w:marTop w:val="0"/>
      <w:marBottom w:val="0"/>
      <w:divBdr>
        <w:top w:val="none" w:sz="0" w:space="0" w:color="auto"/>
        <w:left w:val="none" w:sz="0" w:space="0" w:color="auto"/>
        <w:bottom w:val="none" w:sz="0" w:space="0" w:color="auto"/>
        <w:right w:val="none" w:sz="0" w:space="0" w:color="auto"/>
      </w:divBdr>
    </w:div>
    <w:div w:id="1210265753">
      <w:marLeft w:val="640"/>
      <w:marRight w:val="0"/>
      <w:marTop w:val="0"/>
      <w:marBottom w:val="0"/>
      <w:divBdr>
        <w:top w:val="none" w:sz="0" w:space="0" w:color="auto"/>
        <w:left w:val="none" w:sz="0" w:space="0" w:color="auto"/>
        <w:bottom w:val="none" w:sz="0" w:space="0" w:color="auto"/>
        <w:right w:val="none" w:sz="0" w:space="0" w:color="auto"/>
      </w:divBdr>
    </w:div>
    <w:div w:id="1210459696">
      <w:marLeft w:val="640"/>
      <w:marRight w:val="0"/>
      <w:marTop w:val="0"/>
      <w:marBottom w:val="0"/>
      <w:divBdr>
        <w:top w:val="none" w:sz="0" w:space="0" w:color="auto"/>
        <w:left w:val="none" w:sz="0" w:space="0" w:color="auto"/>
        <w:bottom w:val="none" w:sz="0" w:space="0" w:color="auto"/>
        <w:right w:val="none" w:sz="0" w:space="0" w:color="auto"/>
      </w:divBdr>
    </w:div>
    <w:div w:id="1210462004">
      <w:marLeft w:val="640"/>
      <w:marRight w:val="0"/>
      <w:marTop w:val="0"/>
      <w:marBottom w:val="0"/>
      <w:divBdr>
        <w:top w:val="none" w:sz="0" w:space="0" w:color="auto"/>
        <w:left w:val="none" w:sz="0" w:space="0" w:color="auto"/>
        <w:bottom w:val="none" w:sz="0" w:space="0" w:color="auto"/>
        <w:right w:val="none" w:sz="0" w:space="0" w:color="auto"/>
      </w:divBdr>
    </w:div>
    <w:div w:id="1210462202">
      <w:marLeft w:val="640"/>
      <w:marRight w:val="0"/>
      <w:marTop w:val="0"/>
      <w:marBottom w:val="0"/>
      <w:divBdr>
        <w:top w:val="none" w:sz="0" w:space="0" w:color="auto"/>
        <w:left w:val="none" w:sz="0" w:space="0" w:color="auto"/>
        <w:bottom w:val="none" w:sz="0" w:space="0" w:color="auto"/>
        <w:right w:val="none" w:sz="0" w:space="0" w:color="auto"/>
      </w:divBdr>
    </w:div>
    <w:div w:id="1210531112">
      <w:marLeft w:val="640"/>
      <w:marRight w:val="0"/>
      <w:marTop w:val="0"/>
      <w:marBottom w:val="0"/>
      <w:divBdr>
        <w:top w:val="none" w:sz="0" w:space="0" w:color="auto"/>
        <w:left w:val="none" w:sz="0" w:space="0" w:color="auto"/>
        <w:bottom w:val="none" w:sz="0" w:space="0" w:color="auto"/>
        <w:right w:val="none" w:sz="0" w:space="0" w:color="auto"/>
      </w:divBdr>
    </w:div>
    <w:div w:id="1210648460">
      <w:marLeft w:val="640"/>
      <w:marRight w:val="0"/>
      <w:marTop w:val="0"/>
      <w:marBottom w:val="0"/>
      <w:divBdr>
        <w:top w:val="none" w:sz="0" w:space="0" w:color="auto"/>
        <w:left w:val="none" w:sz="0" w:space="0" w:color="auto"/>
        <w:bottom w:val="none" w:sz="0" w:space="0" w:color="auto"/>
        <w:right w:val="none" w:sz="0" w:space="0" w:color="auto"/>
      </w:divBdr>
    </w:div>
    <w:div w:id="1210648713">
      <w:marLeft w:val="640"/>
      <w:marRight w:val="0"/>
      <w:marTop w:val="0"/>
      <w:marBottom w:val="0"/>
      <w:divBdr>
        <w:top w:val="none" w:sz="0" w:space="0" w:color="auto"/>
        <w:left w:val="none" w:sz="0" w:space="0" w:color="auto"/>
        <w:bottom w:val="none" w:sz="0" w:space="0" w:color="auto"/>
        <w:right w:val="none" w:sz="0" w:space="0" w:color="auto"/>
      </w:divBdr>
    </w:div>
    <w:div w:id="1210650151">
      <w:marLeft w:val="640"/>
      <w:marRight w:val="0"/>
      <w:marTop w:val="0"/>
      <w:marBottom w:val="0"/>
      <w:divBdr>
        <w:top w:val="none" w:sz="0" w:space="0" w:color="auto"/>
        <w:left w:val="none" w:sz="0" w:space="0" w:color="auto"/>
        <w:bottom w:val="none" w:sz="0" w:space="0" w:color="auto"/>
        <w:right w:val="none" w:sz="0" w:space="0" w:color="auto"/>
      </w:divBdr>
    </w:div>
    <w:div w:id="1210655613">
      <w:marLeft w:val="640"/>
      <w:marRight w:val="0"/>
      <w:marTop w:val="0"/>
      <w:marBottom w:val="0"/>
      <w:divBdr>
        <w:top w:val="none" w:sz="0" w:space="0" w:color="auto"/>
        <w:left w:val="none" w:sz="0" w:space="0" w:color="auto"/>
        <w:bottom w:val="none" w:sz="0" w:space="0" w:color="auto"/>
        <w:right w:val="none" w:sz="0" w:space="0" w:color="auto"/>
      </w:divBdr>
    </w:div>
    <w:div w:id="1210798854">
      <w:marLeft w:val="640"/>
      <w:marRight w:val="0"/>
      <w:marTop w:val="0"/>
      <w:marBottom w:val="0"/>
      <w:divBdr>
        <w:top w:val="none" w:sz="0" w:space="0" w:color="auto"/>
        <w:left w:val="none" w:sz="0" w:space="0" w:color="auto"/>
        <w:bottom w:val="none" w:sz="0" w:space="0" w:color="auto"/>
        <w:right w:val="none" w:sz="0" w:space="0" w:color="auto"/>
      </w:divBdr>
    </w:div>
    <w:div w:id="1210806111">
      <w:marLeft w:val="640"/>
      <w:marRight w:val="0"/>
      <w:marTop w:val="0"/>
      <w:marBottom w:val="0"/>
      <w:divBdr>
        <w:top w:val="none" w:sz="0" w:space="0" w:color="auto"/>
        <w:left w:val="none" w:sz="0" w:space="0" w:color="auto"/>
        <w:bottom w:val="none" w:sz="0" w:space="0" w:color="auto"/>
        <w:right w:val="none" w:sz="0" w:space="0" w:color="auto"/>
      </w:divBdr>
    </w:div>
    <w:div w:id="1210847624">
      <w:marLeft w:val="640"/>
      <w:marRight w:val="0"/>
      <w:marTop w:val="0"/>
      <w:marBottom w:val="0"/>
      <w:divBdr>
        <w:top w:val="none" w:sz="0" w:space="0" w:color="auto"/>
        <w:left w:val="none" w:sz="0" w:space="0" w:color="auto"/>
        <w:bottom w:val="none" w:sz="0" w:space="0" w:color="auto"/>
        <w:right w:val="none" w:sz="0" w:space="0" w:color="auto"/>
      </w:divBdr>
    </w:div>
    <w:div w:id="1210873401">
      <w:marLeft w:val="640"/>
      <w:marRight w:val="0"/>
      <w:marTop w:val="0"/>
      <w:marBottom w:val="0"/>
      <w:divBdr>
        <w:top w:val="none" w:sz="0" w:space="0" w:color="auto"/>
        <w:left w:val="none" w:sz="0" w:space="0" w:color="auto"/>
        <w:bottom w:val="none" w:sz="0" w:space="0" w:color="auto"/>
        <w:right w:val="none" w:sz="0" w:space="0" w:color="auto"/>
      </w:divBdr>
    </w:div>
    <w:div w:id="1210915418">
      <w:marLeft w:val="640"/>
      <w:marRight w:val="0"/>
      <w:marTop w:val="0"/>
      <w:marBottom w:val="0"/>
      <w:divBdr>
        <w:top w:val="none" w:sz="0" w:space="0" w:color="auto"/>
        <w:left w:val="none" w:sz="0" w:space="0" w:color="auto"/>
        <w:bottom w:val="none" w:sz="0" w:space="0" w:color="auto"/>
        <w:right w:val="none" w:sz="0" w:space="0" w:color="auto"/>
      </w:divBdr>
    </w:div>
    <w:div w:id="1211184444">
      <w:marLeft w:val="640"/>
      <w:marRight w:val="0"/>
      <w:marTop w:val="0"/>
      <w:marBottom w:val="0"/>
      <w:divBdr>
        <w:top w:val="none" w:sz="0" w:space="0" w:color="auto"/>
        <w:left w:val="none" w:sz="0" w:space="0" w:color="auto"/>
        <w:bottom w:val="none" w:sz="0" w:space="0" w:color="auto"/>
        <w:right w:val="none" w:sz="0" w:space="0" w:color="auto"/>
      </w:divBdr>
    </w:div>
    <w:div w:id="1211304493">
      <w:marLeft w:val="640"/>
      <w:marRight w:val="0"/>
      <w:marTop w:val="0"/>
      <w:marBottom w:val="0"/>
      <w:divBdr>
        <w:top w:val="none" w:sz="0" w:space="0" w:color="auto"/>
        <w:left w:val="none" w:sz="0" w:space="0" w:color="auto"/>
        <w:bottom w:val="none" w:sz="0" w:space="0" w:color="auto"/>
        <w:right w:val="none" w:sz="0" w:space="0" w:color="auto"/>
      </w:divBdr>
    </w:div>
    <w:div w:id="1211309473">
      <w:marLeft w:val="640"/>
      <w:marRight w:val="0"/>
      <w:marTop w:val="0"/>
      <w:marBottom w:val="0"/>
      <w:divBdr>
        <w:top w:val="none" w:sz="0" w:space="0" w:color="auto"/>
        <w:left w:val="none" w:sz="0" w:space="0" w:color="auto"/>
        <w:bottom w:val="none" w:sz="0" w:space="0" w:color="auto"/>
        <w:right w:val="none" w:sz="0" w:space="0" w:color="auto"/>
      </w:divBdr>
    </w:div>
    <w:div w:id="1211499122">
      <w:marLeft w:val="640"/>
      <w:marRight w:val="0"/>
      <w:marTop w:val="0"/>
      <w:marBottom w:val="0"/>
      <w:divBdr>
        <w:top w:val="none" w:sz="0" w:space="0" w:color="auto"/>
        <w:left w:val="none" w:sz="0" w:space="0" w:color="auto"/>
        <w:bottom w:val="none" w:sz="0" w:space="0" w:color="auto"/>
        <w:right w:val="none" w:sz="0" w:space="0" w:color="auto"/>
      </w:divBdr>
    </w:div>
    <w:div w:id="1211529261">
      <w:marLeft w:val="640"/>
      <w:marRight w:val="0"/>
      <w:marTop w:val="0"/>
      <w:marBottom w:val="0"/>
      <w:divBdr>
        <w:top w:val="none" w:sz="0" w:space="0" w:color="auto"/>
        <w:left w:val="none" w:sz="0" w:space="0" w:color="auto"/>
        <w:bottom w:val="none" w:sz="0" w:space="0" w:color="auto"/>
        <w:right w:val="none" w:sz="0" w:space="0" w:color="auto"/>
      </w:divBdr>
    </w:div>
    <w:div w:id="1211573357">
      <w:marLeft w:val="640"/>
      <w:marRight w:val="0"/>
      <w:marTop w:val="0"/>
      <w:marBottom w:val="0"/>
      <w:divBdr>
        <w:top w:val="none" w:sz="0" w:space="0" w:color="auto"/>
        <w:left w:val="none" w:sz="0" w:space="0" w:color="auto"/>
        <w:bottom w:val="none" w:sz="0" w:space="0" w:color="auto"/>
        <w:right w:val="none" w:sz="0" w:space="0" w:color="auto"/>
      </w:divBdr>
    </w:div>
    <w:div w:id="1211579006">
      <w:marLeft w:val="640"/>
      <w:marRight w:val="0"/>
      <w:marTop w:val="0"/>
      <w:marBottom w:val="0"/>
      <w:divBdr>
        <w:top w:val="none" w:sz="0" w:space="0" w:color="auto"/>
        <w:left w:val="none" w:sz="0" w:space="0" w:color="auto"/>
        <w:bottom w:val="none" w:sz="0" w:space="0" w:color="auto"/>
        <w:right w:val="none" w:sz="0" w:space="0" w:color="auto"/>
      </w:divBdr>
    </w:div>
    <w:div w:id="1211654183">
      <w:marLeft w:val="640"/>
      <w:marRight w:val="0"/>
      <w:marTop w:val="0"/>
      <w:marBottom w:val="0"/>
      <w:divBdr>
        <w:top w:val="none" w:sz="0" w:space="0" w:color="auto"/>
        <w:left w:val="none" w:sz="0" w:space="0" w:color="auto"/>
        <w:bottom w:val="none" w:sz="0" w:space="0" w:color="auto"/>
        <w:right w:val="none" w:sz="0" w:space="0" w:color="auto"/>
      </w:divBdr>
    </w:div>
    <w:div w:id="1211696984">
      <w:marLeft w:val="640"/>
      <w:marRight w:val="0"/>
      <w:marTop w:val="0"/>
      <w:marBottom w:val="0"/>
      <w:divBdr>
        <w:top w:val="none" w:sz="0" w:space="0" w:color="auto"/>
        <w:left w:val="none" w:sz="0" w:space="0" w:color="auto"/>
        <w:bottom w:val="none" w:sz="0" w:space="0" w:color="auto"/>
        <w:right w:val="none" w:sz="0" w:space="0" w:color="auto"/>
      </w:divBdr>
    </w:div>
    <w:div w:id="1211723257">
      <w:marLeft w:val="640"/>
      <w:marRight w:val="0"/>
      <w:marTop w:val="0"/>
      <w:marBottom w:val="0"/>
      <w:divBdr>
        <w:top w:val="none" w:sz="0" w:space="0" w:color="auto"/>
        <w:left w:val="none" w:sz="0" w:space="0" w:color="auto"/>
        <w:bottom w:val="none" w:sz="0" w:space="0" w:color="auto"/>
        <w:right w:val="none" w:sz="0" w:space="0" w:color="auto"/>
      </w:divBdr>
    </w:div>
    <w:div w:id="1211725574">
      <w:marLeft w:val="640"/>
      <w:marRight w:val="0"/>
      <w:marTop w:val="0"/>
      <w:marBottom w:val="0"/>
      <w:divBdr>
        <w:top w:val="none" w:sz="0" w:space="0" w:color="auto"/>
        <w:left w:val="none" w:sz="0" w:space="0" w:color="auto"/>
        <w:bottom w:val="none" w:sz="0" w:space="0" w:color="auto"/>
        <w:right w:val="none" w:sz="0" w:space="0" w:color="auto"/>
      </w:divBdr>
    </w:div>
    <w:div w:id="1211840205">
      <w:marLeft w:val="640"/>
      <w:marRight w:val="0"/>
      <w:marTop w:val="0"/>
      <w:marBottom w:val="0"/>
      <w:divBdr>
        <w:top w:val="none" w:sz="0" w:space="0" w:color="auto"/>
        <w:left w:val="none" w:sz="0" w:space="0" w:color="auto"/>
        <w:bottom w:val="none" w:sz="0" w:space="0" w:color="auto"/>
        <w:right w:val="none" w:sz="0" w:space="0" w:color="auto"/>
      </w:divBdr>
    </w:div>
    <w:div w:id="1211843156">
      <w:marLeft w:val="640"/>
      <w:marRight w:val="0"/>
      <w:marTop w:val="0"/>
      <w:marBottom w:val="0"/>
      <w:divBdr>
        <w:top w:val="none" w:sz="0" w:space="0" w:color="auto"/>
        <w:left w:val="none" w:sz="0" w:space="0" w:color="auto"/>
        <w:bottom w:val="none" w:sz="0" w:space="0" w:color="auto"/>
        <w:right w:val="none" w:sz="0" w:space="0" w:color="auto"/>
      </w:divBdr>
    </w:div>
    <w:div w:id="1211915760">
      <w:marLeft w:val="640"/>
      <w:marRight w:val="0"/>
      <w:marTop w:val="0"/>
      <w:marBottom w:val="0"/>
      <w:divBdr>
        <w:top w:val="none" w:sz="0" w:space="0" w:color="auto"/>
        <w:left w:val="none" w:sz="0" w:space="0" w:color="auto"/>
        <w:bottom w:val="none" w:sz="0" w:space="0" w:color="auto"/>
        <w:right w:val="none" w:sz="0" w:space="0" w:color="auto"/>
      </w:divBdr>
    </w:div>
    <w:div w:id="1211921138">
      <w:marLeft w:val="640"/>
      <w:marRight w:val="0"/>
      <w:marTop w:val="0"/>
      <w:marBottom w:val="0"/>
      <w:divBdr>
        <w:top w:val="none" w:sz="0" w:space="0" w:color="auto"/>
        <w:left w:val="none" w:sz="0" w:space="0" w:color="auto"/>
        <w:bottom w:val="none" w:sz="0" w:space="0" w:color="auto"/>
        <w:right w:val="none" w:sz="0" w:space="0" w:color="auto"/>
      </w:divBdr>
    </w:div>
    <w:div w:id="1211966109">
      <w:marLeft w:val="640"/>
      <w:marRight w:val="0"/>
      <w:marTop w:val="0"/>
      <w:marBottom w:val="0"/>
      <w:divBdr>
        <w:top w:val="none" w:sz="0" w:space="0" w:color="auto"/>
        <w:left w:val="none" w:sz="0" w:space="0" w:color="auto"/>
        <w:bottom w:val="none" w:sz="0" w:space="0" w:color="auto"/>
        <w:right w:val="none" w:sz="0" w:space="0" w:color="auto"/>
      </w:divBdr>
    </w:div>
    <w:div w:id="1212038592">
      <w:marLeft w:val="640"/>
      <w:marRight w:val="0"/>
      <w:marTop w:val="0"/>
      <w:marBottom w:val="0"/>
      <w:divBdr>
        <w:top w:val="none" w:sz="0" w:space="0" w:color="auto"/>
        <w:left w:val="none" w:sz="0" w:space="0" w:color="auto"/>
        <w:bottom w:val="none" w:sz="0" w:space="0" w:color="auto"/>
        <w:right w:val="none" w:sz="0" w:space="0" w:color="auto"/>
      </w:divBdr>
    </w:div>
    <w:div w:id="1212156176">
      <w:marLeft w:val="640"/>
      <w:marRight w:val="0"/>
      <w:marTop w:val="0"/>
      <w:marBottom w:val="0"/>
      <w:divBdr>
        <w:top w:val="none" w:sz="0" w:space="0" w:color="auto"/>
        <w:left w:val="none" w:sz="0" w:space="0" w:color="auto"/>
        <w:bottom w:val="none" w:sz="0" w:space="0" w:color="auto"/>
        <w:right w:val="none" w:sz="0" w:space="0" w:color="auto"/>
      </w:divBdr>
    </w:div>
    <w:div w:id="1212185392">
      <w:marLeft w:val="640"/>
      <w:marRight w:val="0"/>
      <w:marTop w:val="0"/>
      <w:marBottom w:val="0"/>
      <w:divBdr>
        <w:top w:val="none" w:sz="0" w:space="0" w:color="auto"/>
        <w:left w:val="none" w:sz="0" w:space="0" w:color="auto"/>
        <w:bottom w:val="none" w:sz="0" w:space="0" w:color="auto"/>
        <w:right w:val="none" w:sz="0" w:space="0" w:color="auto"/>
      </w:divBdr>
    </w:div>
    <w:div w:id="1212226922">
      <w:marLeft w:val="640"/>
      <w:marRight w:val="0"/>
      <w:marTop w:val="0"/>
      <w:marBottom w:val="0"/>
      <w:divBdr>
        <w:top w:val="none" w:sz="0" w:space="0" w:color="auto"/>
        <w:left w:val="none" w:sz="0" w:space="0" w:color="auto"/>
        <w:bottom w:val="none" w:sz="0" w:space="0" w:color="auto"/>
        <w:right w:val="none" w:sz="0" w:space="0" w:color="auto"/>
      </w:divBdr>
    </w:div>
    <w:div w:id="1212227514">
      <w:marLeft w:val="640"/>
      <w:marRight w:val="0"/>
      <w:marTop w:val="0"/>
      <w:marBottom w:val="0"/>
      <w:divBdr>
        <w:top w:val="none" w:sz="0" w:space="0" w:color="auto"/>
        <w:left w:val="none" w:sz="0" w:space="0" w:color="auto"/>
        <w:bottom w:val="none" w:sz="0" w:space="0" w:color="auto"/>
        <w:right w:val="none" w:sz="0" w:space="0" w:color="auto"/>
      </w:divBdr>
    </w:div>
    <w:div w:id="1212230289">
      <w:marLeft w:val="640"/>
      <w:marRight w:val="0"/>
      <w:marTop w:val="0"/>
      <w:marBottom w:val="0"/>
      <w:divBdr>
        <w:top w:val="none" w:sz="0" w:space="0" w:color="auto"/>
        <w:left w:val="none" w:sz="0" w:space="0" w:color="auto"/>
        <w:bottom w:val="none" w:sz="0" w:space="0" w:color="auto"/>
        <w:right w:val="none" w:sz="0" w:space="0" w:color="auto"/>
      </w:divBdr>
    </w:div>
    <w:div w:id="1212498119">
      <w:marLeft w:val="640"/>
      <w:marRight w:val="0"/>
      <w:marTop w:val="0"/>
      <w:marBottom w:val="0"/>
      <w:divBdr>
        <w:top w:val="none" w:sz="0" w:space="0" w:color="auto"/>
        <w:left w:val="none" w:sz="0" w:space="0" w:color="auto"/>
        <w:bottom w:val="none" w:sz="0" w:space="0" w:color="auto"/>
        <w:right w:val="none" w:sz="0" w:space="0" w:color="auto"/>
      </w:divBdr>
    </w:div>
    <w:div w:id="1212576342">
      <w:marLeft w:val="640"/>
      <w:marRight w:val="0"/>
      <w:marTop w:val="0"/>
      <w:marBottom w:val="0"/>
      <w:divBdr>
        <w:top w:val="none" w:sz="0" w:space="0" w:color="auto"/>
        <w:left w:val="none" w:sz="0" w:space="0" w:color="auto"/>
        <w:bottom w:val="none" w:sz="0" w:space="0" w:color="auto"/>
        <w:right w:val="none" w:sz="0" w:space="0" w:color="auto"/>
      </w:divBdr>
    </w:div>
    <w:div w:id="1212576532">
      <w:marLeft w:val="640"/>
      <w:marRight w:val="0"/>
      <w:marTop w:val="0"/>
      <w:marBottom w:val="0"/>
      <w:divBdr>
        <w:top w:val="none" w:sz="0" w:space="0" w:color="auto"/>
        <w:left w:val="none" w:sz="0" w:space="0" w:color="auto"/>
        <w:bottom w:val="none" w:sz="0" w:space="0" w:color="auto"/>
        <w:right w:val="none" w:sz="0" w:space="0" w:color="auto"/>
      </w:divBdr>
    </w:div>
    <w:div w:id="1212614892">
      <w:marLeft w:val="640"/>
      <w:marRight w:val="0"/>
      <w:marTop w:val="0"/>
      <w:marBottom w:val="0"/>
      <w:divBdr>
        <w:top w:val="none" w:sz="0" w:space="0" w:color="auto"/>
        <w:left w:val="none" w:sz="0" w:space="0" w:color="auto"/>
        <w:bottom w:val="none" w:sz="0" w:space="0" w:color="auto"/>
        <w:right w:val="none" w:sz="0" w:space="0" w:color="auto"/>
      </w:divBdr>
    </w:div>
    <w:div w:id="1212763859">
      <w:marLeft w:val="640"/>
      <w:marRight w:val="0"/>
      <w:marTop w:val="0"/>
      <w:marBottom w:val="0"/>
      <w:divBdr>
        <w:top w:val="none" w:sz="0" w:space="0" w:color="auto"/>
        <w:left w:val="none" w:sz="0" w:space="0" w:color="auto"/>
        <w:bottom w:val="none" w:sz="0" w:space="0" w:color="auto"/>
        <w:right w:val="none" w:sz="0" w:space="0" w:color="auto"/>
      </w:divBdr>
    </w:div>
    <w:div w:id="1212765062">
      <w:marLeft w:val="640"/>
      <w:marRight w:val="0"/>
      <w:marTop w:val="0"/>
      <w:marBottom w:val="0"/>
      <w:divBdr>
        <w:top w:val="none" w:sz="0" w:space="0" w:color="auto"/>
        <w:left w:val="none" w:sz="0" w:space="0" w:color="auto"/>
        <w:bottom w:val="none" w:sz="0" w:space="0" w:color="auto"/>
        <w:right w:val="none" w:sz="0" w:space="0" w:color="auto"/>
      </w:divBdr>
    </w:div>
    <w:div w:id="1212765127">
      <w:marLeft w:val="640"/>
      <w:marRight w:val="0"/>
      <w:marTop w:val="0"/>
      <w:marBottom w:val="0"/>
      <w:divBdr>
        <w:top w:val="none" w:sz="0" w:space="0" w:color="auto"/>
        <w:left w:val="none" w:sz="0" w:space="0" w:color="auto"/>
        <w:bottom w:val="none" w:sz="0" w:space="0" w:color="auto"/>
        <w:right w:val="none" w:sz="0" w:space="0" w:color="auto"/>
      </w:divBdr>
    </w:div>
    <w:div w:id="1212841612">
      <w:marLeft w:val="640"/>
      <w:marRight w:val="0"/>
      <w:marTop w:val="0"/>
      <w:marBottom w:val="0"/>
      <w:divBdr>
        <w:top w:val="none" w:sz="0" w:space="0" w:color="auto"/>
        <w:left w:val="none" w:sz="0" w:space="0" w:color="auto"/>
        <w:bottom w:val="none" w:sz="0" w:space="0" w:color="auto"/>
        <w:right w:val="none" w:sz="0" w:space="0" w:color="auto"/>
      </w:divBdr>
    </w:div>
    <w:div w:id="1212959384">
      <w:marLeft w:val="640"/>
      <w:marRight w:val="0"/>
      <w:marTop w:val="0"/>
      <w:marBottom w:val="0"/>
      <w:divBdr>
        <w:top w:val="none" w:sz="0" w:space="0" w:color="auto"/>
        <w:left w:val="none" w:sz="0" w:space="0" w:color="auto"/>
        <w:bottom w:val="none" w:sz="0" w:space="0" w:color="auto"/>
        <w:right w:val="none" w:sz="0" w:space="0" w:color="auto"/>
      </w:divBdr>
    </w:div>
    <w:div w:id="1212964271">
      <w:marLeft w:val="640"/>
      <w:marRight w:val="0"/>
      <w:marTop w:val="0"/>
      <w:marBottom w:val="0"/>
      <w:divBdr>
        <w:top w:val="none" w:sz="0" w:space="0" w:color="auto"/>
        <w:left w:val="none" w:sz="0" w:space="0" w:color="auto"/>
        <w:bottom w:val="none" w:sz="0" w:space="0" w:color="auto"/>
        <w:right w:val="none" w:sz="0" w:space="0" w:color="auto"/>
      </w:divBdr>
    </w:div>
    <w:div w:id="1213149918">
      <w:marLeft w:val="640"/>
      <w:marRight w:val="0"/>
      <w:marTop w:val="0"/>
      <w:marBottom w:val="0"/>
      <w:divBdr>
        <w:top w:val="none" w:sz="0" w:space="0" w:color="auto"/>
        <w:left w:val="none" w:sz="0" w:space="0" w:color="auto"/>
        <w:bottom w:val="none" w:sz="0" w:space="0" w:color="auto"/>
        <w:right w:val="none" w:sz="0" w:space="0" w:color="auto"/>
      </w:divBdr>
    </w:div>
    <w:div w:id="1213156090">
      <w:marLeft w:val="640"/>
      <w:marRight w:val="0"/>
      <w:marTop w:val="0"/>
      <w:marBottom w:val="0"/>
      <w:divBdr>
        <w:top w:val="none" w:sz="0" w:space="0" w:color="auto"/>
        <w:left w:val="none" w:sz="0" w:space="0" w:color="auto"/>
        <w:bottom w:val="none" w:sz="0" w:space="0" w:color="auto"/>
        <w:right w:val="none" w:sz="0" w:space="0" w:color="auto"/>
      </w:divBdr>
    </w:div>
    <w:div w:id="1213227677">
      <w:marLeft w:val="640"/>
      <w:marRight w:val="0"/>
      <w:marTop w:val="0"/>
      <w:marBottom w:val="0"/>
      <w:divBdr>
        <w:top w:val="none" w:sz="0" w:space="0" w:color="auto"/>
        <w:left w:val="none" w:sz="0" w:space="0" w:color="auto"/>
        <w:bottom w:val="none" w:sz="0" w:space="0" w:color="auto"/>
        <w:right w:val="none" w:sz="0" w:space="0" w:color="auto"/>
      </w:divBdr>
    </w:div>
    <w:div w:id="1213421167">
      <w:marLeft w:val="640"/>
      <w:marRight w:val="0"/>
      <w:marTop w:val="0"/>
      <w:marBottom w:val="0"/>
      <w:divBdr>
        <w:top w:val="none" w:sz="0" w:space="0" w:color="auto"/>
        <w:left w:val="none" w:sz="0" w:space="0" w:color="auto"/>
        <w:bottom w:val="none" w:sz="0" w:space="0" w:color="auto"/>
        <w:right w:val="none" w:sz="0" w:space="0" w:color="auto"/>
      </w:divBdr>
    </w:div>
    <w:div w:id="1213422682">
      <w:marLeft w:val="640"/>
      <w:marRight w:val="0"/>
      <w:marTop w:val="0"/>
      <w:marBottom w:val="0"/>
      <w:divBdr>
        <w:top w:val="none" w:sz="0" w:space="0" w:color="auto"/>
        <w:left w:val="none" w:sz="0" w:space="0" w:color="auto"/>
        <w:bottom w:val="none" w:sz="0" w:space="0" w:color="auto"/>
        <w:right w:val="none" w:sz="0" w:space="0" w:color="auto"/>
      </w:divBdr>
    </w:div>
    <w:div w:id="1213468993">
      <w:marLeft w:val="640"/>
      <w:marRight w:val="0"/>
      <w:marTop w:val="0"/>
      <w:marBottom w:val="0"/>
      <w:divBdr>
        <w:top w:val="none" w:sz="0" w:space="0" w:color="auto"/>
        <w:left w:val="none" w:sz="0" w:space="0" w:color="auto"/>
        <w:bottom w:val="none" w:sz="0" w:space="0" w:color="auto"/>
        <w:right w:val="none" w:sz="0" w:space="0" w:color="auto"/>
      </w:divBdr>
    </w:div>
    <w:div w:id="1213687713">
      <w:marLeft w:val="640"/>
      <w:marRight w:val="0"/>
      <w:marTop w:val="0"/>
      <w:marBottom w:val="0"/>
      <w:divBdr>
        <w:top w:val="none" w:sz="0" w:space="0" w:color="auto"/>
        <w:left w:val="none" w:sz="0" w:space="0" w:color="auto"/>
        <w:bottom w:val="none" w:sz="0" w:space="0" w:color="auto"/>
        <w:right w:val="none" w:sz="0" w:space="0" w:color="auto"/>
      </w:divBdr>
    </w:div>
    <w:div w:id="1213691558">
      <w:marLeft w:val="640"/>
      <w:marRight w:val="0"/>
      <w:marTop w:val="0"/>
      <w:marBottom w:val="0"/>
      <w:divBdr>
        <w:top w:val="none" w:sz="0" w:space="0" w:color="auto"/>
        <w:left w:val="none" w:sz="0" w:space="0" w:color="auto"/>
        <w:bottom w:val="none" w:sz="0" w:space="0" w:color="auto"/>
        <w:right w:val="none" w:sz="0" w:space="0" w:color="auto"/>
      </w:divBdr>
    </w:div>
    <w:div w:id="1213692768">
      <w:marLeft w:val="640"/>
      <w:marRight w:val="0"/>
      <w:marTop w:val="0"/>
      <w:marBottom w:val="0"/>
      <w:divBdr>
        <w:top w:val="none" w:sz="0" w:space="0" w:color="auto"/>
        <w:left w:val="none" w:sz="0" w:space="0" w:color="auto"/>
        <w:bottom w:val="none" w:sz="0" w:space="0" w:color="auto"/>
        <w:right w:val="none" w:sz="0" w:space="0" w:color="auto"/>
      </w:divBdr>
    </w:div>
    <w:div w:id="1213729386">
      <w:marLeft w:val="640"/>
      <w:marRight w:val="0"/>
      <w:marTop w:val="0"/>
      <w:marBottom w:val="0"/>
      <w:divBdr>
        <w:top w:val="none" w:sz="0" w:space="0" w:color="auto"/>
        <w:left w:val="none" w:sz="0" w:space="0" w:color="auto"/>
        <w:bottom w:val="none" w:sz="0" w:space="0" w:color="auto"/>
        <w:right w:val="none" w:sz="0" w:space="0" w:color="auto"/>
      </w:divBdr>
    </w:div>
    <w:div w:id="1213883260">
      <w:marLeft w:val="640"/>
      <w:marRight w:val="0"/>
      <w:marTop w:val="0"/>
      <w:marBottom w:val="0"/>
      <w:divBdr>
        <w:top w:val="none" w:sz="0" w:space="0" w:color="auto"/>
        <w:left w:val="none" w:sz="0" w:space="0" w:color="auto"/>
        <w:bottom w:val="none" w:sz="0" w:space="0" w:color="auto"/>
        <w:right w:val="none" w:sz="0" w:space="0" w:color="auto"/>
      </w:divBdr>
    </w:div>
    <w:div w:id="1213885372">
      <w:marLeft w:val="640"/>
      <w:marRight w:val="0"/>
      <w:marTop w:val="0"/>
      <w:marBottom w:val="0"/>
      <w:divBdr>
        <w:top w:val="none" w:sz="0" w:space="0" w:color="auto"/>
        <w:left w:val="none" w:sz="0" w:space="0" w:color="auto"/>
        <w:bottom w:val="none" w:sz="0" w:space="0" w:color="auto"/>
        <w:right w:val="none" w:sz="0" w:space="0" w:color="auto"/>
      </w:divBdr>
    </w:div>
    <w:div w:id="1213887448">
      <w:marLeft w:val="640"/>
      <w:marRight w:val="0"/>
      <w:marTop w:val="0"/>
      <w:marBottom w:val="0"/>
      <w:divBdr>
        <w:top w:val="none" w:sz="0" w:space="0" w:color="auto"/>
        <w:left w:val="none" w:sz="0" w:space="0" w:color="auto"/>
        <w:bottom w:val="none" w:sz="0" w:space="0" w:color="auto"/>
        <w:right w:val="none" w:sz="0" w:space="0" w:color="auto"/>
      </w:divBdr>
    </w:div>
    <w:div w:id="1213926260">
      <w:marLeft w:val="640"/>
      <w:marRight w:val="0"/>
      <w:marTop w:val="0"/>
      <w:marBottom w:val="0"/>
      <w:divBdr>
        <w:top w:val="none" w:sz="0" w:space="0" w:color="auto"/>
        <w:left w:val="none" w:sz="0" w:space="0" w:color="auto"/>
        <w:bottom w:val="none" w:sz="0" w:space="0" w:color="auto"/>
        <w:right w:val="none" w:sz="0" w:space="0" w:color="auto"/>
      </w:divBdr>
    </w:div>
    <w:div w:id="1214000472">
      <w:marLeft w:val="640"/>
      <w:marRight w:val="0"/>
      <w:marTop w:val="0"/>
      <w:marBottom w:val="0"/>
      <w:divBdr>
        <w:top w:val="none" w:sz="0" w:space="0" w:color="auto"/>
        <w:left w:val="none" w:sz="0" w:space="0" w:color="auto"/>
        <w:bottom w:val="none" w:sz="0" w:space="0" w:color="auto"/>
        <w:right w:val="none" w:sz="0" w:space="0" w:color="auto"/>
      </w:divBdr>
    </w:div>
    <w:div w:id="1214007099">
      <w:marLeft w:val="640"/>
      <w:marRight w:val="0"/>
      <w:marTop w:val="0"/>
      <w:marBottom w:val="0"/>
      <w:divBdr>
        <w:top w:val="none" w:sz="0" w:space="0" w:color="auto"/>
        <w:left w:val="none" w:sz="0" w:space="0" w:color="auto"/>
        <w:bottom w:val="none" w:sz="0" w:space="0" w:color="auto"/>
        <w:right w:val="none" w:sz="0" w:space="0" w:color="auto"/>
      </w:divBdr>
    </w:div>
    <w:div w:id="1214120902">
      <w:marLeft w:val="640"/>
      <w:marRight w:val="0"/>
      <w:marTop w:val="0"/>
      <w:marBottom w:val="0"/>
      <w:divBdr>
        <w:top w:val="none" w:sz="0" w:space="0" w:color="auto"/>
        <w:left w:val="none" w:sz="0" w:space="0" w:color="auto"/>
        <w:bottom w:val="none" w:sz="0" w:space="0" w:color="auto"/>
        <w:right w:val="none" w:sz="0" w:space="0" w:color="auto"/>
      </w:divBdr>
    </w:div>
    <w:div w:id="1214151083">
      <w:marLeft w:val="640"/>
      <w:marRight w:val="0"/>
      <w:marTop w:val="0"/>
      <w:marBottom w:val="0"/>
      <w:divBdr>
        <w:top w:val="none" w:sz="0" w:space="0" w:color="auto"/>
        <w:left w:val="none" w:sz="0" w:space="0" w:color="auto"/>
        <w:bottom w:val="none" w:sz="0" w:space="0" w:color="auto"/>
        <w:right w:val="none" w:sz="0" w:space="0" w:color="auto"/>
      </w:divBdr>
    </w:div>
    <w:div w:id="1214192062">
      <w:marLeft w:val="640"/>
      <w:marRight w:val="0"/>
      <w:marTop w:val="0"/>
      <w:marBottom w:val="0"/>
      <w:divBdr>
        <w:top w:val="none" w:sz="0" w:space="0" w:color="auto"/>
        <w:left w:val="none" w:sz="0" w:space="0" w:color="auto"/>
        <w:bottom w:val="none" w:sz="0" w:space="0" w:color="auto"/>
        <w:right w:val="none" w:sz="0" w:space="0" w:color="auto"/>
      </w:divBdr>
    </w:div>
    <w:div w:id="1214200435">
      <w:marLeft w:val="640"/>
      <w:marRight w:val="0"/>
      <w:marTop w:val="0"/>
      <w:marBottom w:val="0"/>
      <w:divBdr>
        <w:top w:val="none" w:sz="0" w:space="0" w:color="auto"/>
        <w:left w:val="none" w:sz="0" w:space="0" w:color="auto"/>
        <w:bottom w:val="none" w:sz="0" w:space="0" w:color="auto"/>
        <w:right w:val="none" w:sz="0" w:space="0" w:color="auto"/>
      </w:divBdr>
    </w:div>
    <w:div w:id="1214268893">
      <w:marLeft w:val="640"/>
      <w:marRight w:val="0"/>
      <w:marTop w:val="0"/>
      <w:marBottom w:val="0"/>
      <w:divBdr>
        <w:top w:val="none" w:sz="0" w:space="0" w:color="auto"/>
        <w:left w:val="none" w:sz="0" w:space="0" w:color="auto"/>
        <w:bottom w:val="none" w:sz="0" w:space="0" w:color="auto"/>
        <w:right w:val="none" w:sz="0" w:space="0" w:color="auto"/>
      </w:divBdr>
    </w:div>
    <w:div w:id="1214341953">
      <w:marLeft w:val="640"/>
      <w:marRight w:val="0"/>
      <w:marTop w:val="0"/>
      <w:marBottom w:val="0"/>
      <w:divBdr>
        <w:top w:val="none" w:sz="0" w:space="0" w:color="auto"/>
        <w:left w:val="none" w:sz="0" w:space="0" w:color="auto"/>
        <w:bottom w:val="none" w:sz="0" w:space="0" w:color="auto"/>
        <w:right w:val="none" w:sz="0" w:space="0" w:color="auto"/>
      </w:divBdr>
    </w:div>
    <w:div w:id="1214388265">
      <w:marLeft w:val="640"/>
      <w:marRight w:val="0"/>
      <w:marTop w:val="0"/>
      <w:marBottom w:val="0"/>
      <w:divBdr>
        <w:top w:val="none" w:sz="0" w:space="0" w:color="auto"/>
        <w:left w:val="none" w:sz="0" w:space="0" w:color="auto"/>
        <w:bottom w:val="none" w:sz="0" w:space="0" w:color="auto"/>
        <w:right w:val="none" w:sz="0" w:space="0" w:color="auto"/>
      </w:divBdr>
    </w:div>
    <w:div w:id="1214391227">
      <w:marLeft w:val="640"/>
      <w:marRight w:val="0"/>
      <w:marTop w:val="0"/>
      <w:marBottom w:val="0"/>
      <w:divBdr>
        <w:top w:val="none" w:sz="0" w:space="0" w:color="auto"/>
        <w:left w:val="none" w:sz="0" w:space="0" w:color="auto"/>
        <w:bottom w:val="none" w:sz="0" w:space="0" w:color="auto"/>
        <w:right w:val="none" w:sz="0" w:space="0" w:color="auto"/>
      </w:divBdr>
    </w:div>
    <w:div w:id="1214539876">
      <w:marLeft w:val="640"/>
      <w:marRight w:val="0"/>
      <w:marTop w:val="0"/>
      <w:marBottom w:val="0"/>
      <w:divBdr>
        <w:top w:val="none" w:sz="0" w:space="0" w:color="auto"/>
        <w:left w:val="none" w:sz="0" w:space="0" w:color="auto"/>
        <w:bottom w:val="none" w:sz="0" w:space="0" w:color="auto"/>
        <w:right w:val="none" w:sz="0" w:space="0" w:color="auto"/>
      </w:divBdr>
    </w:div>
    <w:div w:id="1214543071">
      <w:marLeft w:val="640"/>
      <w:marRight w:val="0"/>
      <w:marTop w:val="0"/>
      <w:marBottom w:val="0"/>
      <w:divBdr>
        <w:top w:val="none" w:sz="0" w:space="0" w:color="auto"/>
        <w:left w:val="none" w:sz="0" w:space="0" w:color="auto"/>
        <w:bottom w:val="none" w:sz="0" w:space="0" w:color="auto"/>
        <w:right w:val="none" w:sz="0" w:space="0" w:color="auto"/>
      </w:divBdr>
    </w:div>
    <w:div w:id="1214587154">
      <w:bodyDiv w:val="1"/>
      <w:marLeft w:val="0"/>
      <w:marRight w:val="0"/>
      <w:marTop w:val="0"/>
      <w:marBottom w:val="0"/>
      <w:divBdr>
        <w:top w:val="none" w:sz="0" w:space="0" w:color="auto"/>
        <w:left w:val="none" w:sz="0" w:space="0" w:color="auto"/>
        <w:bottom w:val="none" w:sz="0" w:space="0" w:color="auto"/>
        <w:right w:val="none" w:sz="0" w:space="0" w:color="auto"/>
      </w:divBdr>
    </w:div>
    <w:div w:id="1214851261">
      <w:marLeft w:val="640"/>
      <w:marRight w:val="0"/>
      <w:marTop w:val="0"/>
      <w:marBottom w:val="0"/>
      <w:divBdr>
        <w:top w:val="none" w:sz="0" w:space="0" w:color="auto"/>
        <w:left w:val="none" w:sz="0" w:space="0" w:color="auto"/>
        <w:bottom w:val="none" w:sz="0" w:space="0" w:color="auto"/>
        <w:right w:val="none" w:sz="0" w:space="0" w:color="auto"/>
      </w:divBdr>
    </w:div>
    <w:div w:id="1214851419">
      <w:marLeft w:val="640"/>
      <w:marRight w:val="0"/>
      <w:marTop w:val="0"/>
      <w:marBottom w:val="0"/>
      <w:divBdr>
        <w:top w:val="none" w:sz="0" w:space="0" w:color="auto"/>
        <w:left w:val="none" w:sz="0" w:space="0" w:color="auto"/>
        <w:bottom w:val="none" w:sz="0" w:space="0" w:color="auto"/>
        <w:right w:val="none" w:sz="0" w:space="0" w:color="auto"/>
      </w:divBdr>
    </w:div>
    <w:div w:id="1214924423">
      <w:marLeft w:val="640"/>
      <w:marRight w:val="0"/>
      <w:marTop w:val="0"/>
      <w:marBottom w:val="0"/>
      <w:divBdr>
        <w:top w:val="none" w:sz="0" w:space="0" w:color="auto"/>
        <w:left w:val="none" w:sz="0" w:space="0" w:color="auto"/>
        <w:bottom w:val="none" w:sz="0" w:space="0" w:color="auto"/>
        <w:right w:val="none" w:sz="0" w:space="0" w:color="auto"/>
      </w:divBdr>
    </w:div>
    <w:div w:id="1214926554">
      <w:marLeft w:val="640"/>
      <w:marRight w:val="0"/>
      <w:marTop w:val="0"/>
      <w:marBottom w:val="0"/>
      <w:divBdr>
        <w:top w:val="none" w:sz="0" w:space="0" w:color="auto"/>
        <w:left w:val="none" w:sz="0" w:space="0" w:color="auto"/>
        <w:bottom w:val="none" w:sz="0" w:space="0" w:color="auto"/>
        <w:right w:val="none" w:sz="0" w:space="0" w:color="auto"/>
      </w:divBdr>
    </w:div>
    <w:div w:id="1214930574">
      <w:marLeft w:val="640"/>
      <w:marRight w:val="0"/>
      <w:marTop w:val="0"/>
      <w:marBottom w:val="0"/>
      <w:divBdr>
        <w:top w:val="none" w:sz="0" w:space="0" w:color="auto"/>
        <w:left w:val="none" w:sz="0" w:space="0" w:color="auto"/>
        <w:bottom w:val="none" w:sz="0" w:space="0" w:color="auto"/>
        <w:right w:val="none" w:sz="0" w:space="0" w:color="auto"/>
      </w:divBdr>
    </w:div>
    <w:div w:id="1214972670">
      <w:marLeft w:val="640"/>
      <w:marRight w:val="0"/>
      <w:marTop w:val="0"/>
      <w:marBottom w:val="0"/>
      <w:divBdr>
        <w:top w:val="none" w:sz="0" w:space="0" w:color="auto"/>
        <w:left w:val="none" w:sz="0" w:space="0" w:color="auto"/>
        <w:bottom w:val="none" w:sz="0" w:space="0" w:color="auto"/>
        <w:right w:val="none" w:sz="0" w:space="0" w:color="auto"/>
      </w:divBdr>
    </w:div>
    <w:div w:id="1215001658">
      <w:marLeft w:val="640"/>
      <w:marRight w:val="0"/>
      <w:marTop w:val="0"/>
      <w:marBottom w:val="0"/>
      <w:divBdr>
        <w:top w:val="none" w:sz="0" w:space="0" w:color="auto"/>
        <w:left w:val="none" w:sz="0" w:space="0" w:color="auto"/>
        <w:bottom w:val="none" w:sz="0" w:space="0" w:color="auto"/>
        <w:right w:val="none" w:sz="0" w:space="0" w:color="auto"/>
      </w:divBdr>
    </w:div>
    <w:div w:id="1215190286">
      <w:marLeft w:val="640"/>
      <w:marRight w:val="0"/>
      <w:marTop w:val="0"/>
      <w:marBottom w:val="0"/>
      <w:divBdr>
        <w:top w:val="none" w:sz="0" w:space="0" w:color="auto"/>
        <w:left w:val="none" w:sz="0" w:space="0" w:color="auto"/>
        <w:bottom w:val="none" w:sz="0" w:space="0" w:color="auto"/>
        <w:right w:val="none" w:sz="0" w:space="0" w:color="auto"/>
      </w:divBdr>
    </w:div>
    <w:div w:id="1215193031">
      <w:marLeft w:val="640"/>
      <w:marRight w:val="0"/>
      <w:marTop w:val="0"/>
      <w:marBottom w:val="0"/>
      <w:divBdr>
        <w:top w:val="none" w:sz="0" w:space="0" w:color="auto"/>
        <w:left w:val="none" w:sz="0" w:space="0" w:color="auto"/>
        <w:bottom w:val="none" w:sz="0" w:space="0" w:color="auto"/>
        <w:right w:val="none" w:sz="0" w:space="0" w:color="auto"/>
      </w:divBdr>
    </w:div>
    <w:div w:id="1215196853">
      <w:marLeft w:val="640"/>
      <w:marRight w:val="0"/>
      <w:marTop w:val="0"/>
      <w:marBottom w:val="0"/>
      <w:divBdr>
        <w:top w:val="none" w:sz="0" w:space="0" w:color="auto"/>
        <w:left w:val="none" w:sz="0" w:space="0" w:color="auto"/>
        <w:bottom w:val="none" w:sz="0" w:space="0" w:color="auto"/>
        <w:right w:val="none" w:sz="0" w:space="0" w:color="auto"/>
      </w:divBdr>
    </w:div>
    <w:div w:id="1215197889">
      <w:marLeft w:val="640"/>
      <w:marRight w:val="0"/>
      <w:marTop w:val="0"/>
      <w:marBottom w:val="0"/>
      <w:divBdr>
        <w:top w:val="none" w:sz="0" w:space="0" w:color="auto"/>
        <w:left w:val="none" w:sz="0" w:space="0" w:color="auto"/>
        <w:bottom w:val="none" w:sz="0" w:space="0" w:color="auto"/>
        <w:right w:val="none" w:sz="0" w:space="0" w:color="auto"/>
      </w:divBdr>
    </w:div>
    <w:div w:id="1215197971">
      <w:marLeft w:val="640"/>
      <w:marRight w:val="0"/>
      <w:marTop w:val="0"/>
      <w:marBottom w:val="0"/>
      <w:divBdr>
        <w:top w:val="none" w:sz="0" w:space="0" w:color="auto"/>
        <w:left w:val="none" w:sz="0" w:space="0" w:color="auto"/>
        <w:bottom w:val="none" w:sz="0" w:space="0" w:color="auto"/>
        <w:right w:val="none" w:sz="0" w:space="0" w:color="auto"/>
      </w:divBdr>
    </w:div>
    <w:div w:id="1215308914">
      <w:marLeft w:val="640"/>
      <w:marRight w:val="0"/>
      <w:marTop w:val="0"/>
      <w:marBottom w:val="0"/>
      <w:divBdr>
        <w:top w:val="none" w:sz="0" w:space="0" w:color="auto"/>
        <w:left w:val="none" w:sz="0" w:space="0" w:color="auto"/>
        <w:bottom w:val="none" w:sz="0" w:space="0" w:color="auto"/>
        <w:right w:val="none" w:sz="0" w:space="0" w:color="auto"/>
      </w:divBdr>
    </w:div>
    <w:div w:id="1215312625">
      <w:marLeft w:val="640"/>
      <w:marRight w:val="0"/>
      <w:marTop w:val="0"/>
      <w:marBottom w:val="0"/>
      <w:divBdr>
        <w:top w:val="none" w:sz="0" w:space="0" w:color="auto"/>
        <w:left w:val="none" w:sz="0" w:space="0" w:color="auto"/>
        <w:bottom w:val="none" w:sz="0" w:space="0" w:color="auto"/>
        <w:right w:val="none" w:sz="0" w:space="0" w:color="auto"/>
      </w:divBdr>
    </w:div>
    <w:div w:id="1215577748">
      <w:marLeft w:val="640"/>
      <w:marRight w:val="0"/>
      <w:marTop w:val="0"/>
      <w:marBottom w:val="0"/>
      <w:divBdr>
        <w:top w:val="none" w:sz="0" w:space="0" w:color="auto"/>
        <w:left w:val="none" w:sz="0" w:space="0" w:color="auto"/>
        <w:bottom w:val="none" w:sz="0" w:space="0" w:color="auto"/>
        <w:right w:val="none" w:sz="0" w:space="0" w:color="auto"/>
      </w:divBdr>
    </w:div>
    <w:div w:id="1215702257">
      <w:marLeft w:val="640"/>
      <w:marRight w:val="0"/>
      <w:marTop w:val="0"/>
      <w:marBottom w:val="0"/>
      <w:divBdr>
        <w:top w:val="none" w:sz="0" w:space="0" w:color="auto"/>
        <w:left w:val="none" w:sz="0" w:space="0" w:color="auto"/>
        <w:bottom w:val="none" w:sz="0" w:space="0" w:color="auto"/>
        <w:right w:val="none" w:sz="0" w:space="0" w:color="auto"/>
      </w:divBdr>
    </w:div>
    <w:div w:id="1215779654">
      <w:marLeft w:val="640"/>
      <w:marRight w:val="0"/>
      <w:marTop w:val="0"/>
      <w:marBottom w:val="0"/>
      <w:divBdr>
        <w:top w:val="none" w:sz="0" w:space="0" w:color="auto"/>
        <w:left w:val="none" w:sz="0" w:space="0" w:color="auto"/>
        <w:bottom w:val="none" w:sz="0" w:space="0" w:color="auto"/>
        <w:right w:val="none" w:sz="0" w:space="0" w:color="auto"/>
      </w:divBdr>
    </w:div>
    <w:div w:id="1215846047">
      <w:marLeft w:val="640"/>
      <w:marRight w:val="0"/>
      <w:marTop w:val="0"/>
      <w:marBottom w:val="0"/>
      <w:divBdr>
        <w:top w:val="none" w:sz="0" w:space="0" w:color="auto"/>
        <w:left w:val="none" w:sz="0" w:space="0" w:color="auto"/>
        <w:bottom w:val="none" w:sz="0" w:space="0" w:color="auto"/>
        <w:right w:val="none" w:sz="0" w:space="0" w:color="auto"/>
      </w:divBdr>
    </w:div>
    <w:div w:id="1215848366">
      <w:marLeft w:val="640"/>
      <w:marRight w:val="0"/>
      <w:marTop w:val="0"/>
      <w:marBottom w:val="0"/>
      <w:divBdr>
        <w:top w:val="none" w:sz="0" w:space="0" w:color="auto"/>
        <w:left w:val="none" w:sz="0" w:space="0" w:color="auto"/>
        <w:bottom w:val="none" w:sz="0" w:space="0" w:color="auto"/>
        <w:right w:val="none" w:sz="0" w:space="0" w:color="auto"/>
      </w:divBdr>
    </w:div>
    <w:div w:id="1215966753">
      <w:marLeft w:val="640"/>
      <w:marRight w:val="0"/>
      <w:marTop w:val="0"/>
      <w:marBottom w:val="0"/>
      <w:divBdr>
        <w:top w:val="none" w:sz="0" w:space="0" w:color="auto"/>
        <w:left w:val="none" w:sz="0" w:space="0" w:color="auto"/>
        <w:bottom w:val="none" w:sz="0" w:space="0" w:color="auto"/>
        <w:right w:val="none" w:sz="0" w:space="0" w:color="auto"/>
      </w:divBdr>
    </w:div>
    <w:div w:id="1216044348">
      <w:marLeft w:val="640"/>
      <w:marRight w:val="0"/>
      <w:marTop w:val="0"/>
      <w:marBottom w:val="0"/>
      <w:divBdr>
        <w:top w:val="none" w:sz="0" w:space="0" w:color="auto"/>
        <w:left w:val="none" w:sz="0" w:space="0" w:color="auto"/>
        <w:bottom w:val="none" w:sz="0" w:space="0" w:color="auto"/>
        <w:right w:val="none" w:sz="0" w:space="0" w:color="auto"/>
      </w:divBdr>
    </w:div>
    <w:div w:id="1216087467">
      <w:marLeft w:val="640"/>
      <w:marRight w:val="0"/>
      <w:marTop w:val="0"/>
      <w:marBottom w:val="0"/>
      <w:divBdr>
        <w:top w:val="none" w:sz="0" w:space="0" w:color="auto"/>
        <w:left w:val="none" w:sz="0" w:space="0" w:color="auto"/>
        <w:bottom w:val="none" w:sz="0" w:space="0" w:color="auto"/>
        <w:right w:val="none" w:sz="0" w:space="0" w:color="auto"/>
      </w:divBdr>
    </w:div>
    <w:div w:id="1216087882">
      <w:marLeft w:val="480"/>
      <w:marRight w:val="0"/>
      <w:marTop w:val="0"/>
      <w:marBottom w:val="0"/>
      <w:divBdr>
        <w:top w:val="none" w:sz="0" w:space="0" w:color="auto"/>
        <w:left w:val="none" w:sz="0" w:space="0" w:color="auto"/>
        <w:bottom w:val="none" w:sz="0" w:space="0" w:color="auto"/>
        <w:right w:val="none" w:sz="0" w:space="0" w:color="auto"/>
      </w:divBdr>
    </w:div>
    <w:div w:id="1216089160">
      <w:marLeft w:val="640"/>
      <w:marRight w:val="0"/>
      <w:marTop w:val="0"/>
      <w:marBottom w:val="0"/>
      <w:divBdr>
        <w:top w:val="none" w:sz="0" w:space="0" w:color="auto"/>
        <w:left w:val="none" w:sz="0" w:space="0" w:color="auto"/>
        <w:bottom w:val="none" w:sz="0" w:space="0" w:color="auto"/>
        <w:right w:val="none" w:sz="0" w:space="0" w:color="auto"/>
      </w:divBdr>
    </w:div>
    <w:div w:id="1216090645">
      <w:marLeft w:val="640"/>
      <w:marRight w:val="0"/>
      <w:marTop w:val="0"/>
      <w:marBottom w:val="0"/>
      <w:divBdr>
        <w:top w:val="none" w:sz="0" w:space="0" w:color="auto"/>
        <w:left w:val="none" w:sz="0" w:space="0" w:color="auto"/>
        <w:bottom w:val="none" w:sz="0" w:space="0" w:color="auto"/>
        <w:right w:val="none" w:sz="0" w:space="0" w:color="auto"/>
      </w:divBdr>
    </w:div>
    <w:div w:id="1216115996">
      <w:marLeft w:val="640"/>
      <w:marRight w:val="0"/>
      <w:marTop w:val="0"/>
      <w:marBottom w:val="0"/>
      <w:divBdr>
        <w:top w:val="none" w:sz="0" w:space="0" w:color="auto"/>
        <w:left w:val="none" w:sz="0" w:space="0" w:color="auto"/>
        <w:bottom w:val="none" w:sz="0" w:space="0" w:color="auto"/>
        <w:right w:val="none" w:sz="0" w:space="0" w:color="auto"/>
      </w:divBdr>
    </w:div>
    <w:div w:id="1216116120">
      <w:marLeft w:val="640"/>
      <w:marRight w:val="0"/>
      <w:marTop w:val="0"/>
      <w:marBottom w:val="0"/>
      <w:divBdr>
        <w:top w:val="none" w:sz="0" w:space="0" w:color="auto"/>
        <w:left w:val="none" w:sz="0" w:space="0" w:color="auto"/>
        <w:bottom w:val="none" w:sz="0" w:space="0" w:color="auto"/>
        <w:right w:val="none" w:sz="0" w:space="0" w:color="auto"/>
      </w:divBdr>
    </w:div>
    <w:div w:id="1216157306">
      <w:marLeft w:val="480"/>
      <w:marRight w:val="0"/>
      <w:marTop w:val="0"/>
      <w:marBottom w:val="0"/>
      <w:divBdr>
        <w:top w:val="none" w:sz="0" w:space="0" w:color="auto"/>
        <w:left w:val="none" w:sz="0" w:space="0" w:color="auto"/>
        <w:bottom w:val="none" w:sz="0" w:space="0" w:color="auto"/>
        <w:right w:val="none" w:sz="0" w:space="0" w:color="auto"/>
      </w:divBdr>
    </w:div>
    <w:div w:id="1216164643">
      <w:marLeft w:val="640"/>
      <w:marRight w:val="0"/>
      <w:marTop w:val="0"/>
      <w:marBottom w:val="0"/>
      <w:divBdr>
        <w:top w:val="none" w:sz="0" w:space="0" w:color="auto"/>
        <w:left w:val="none" w:sz="0" w:space="0" w:color="auto"/>
        <w:bottom w:val="none" w:sz="0" w:space="0" w:color="auto"/>
        <w:right w:val="none" w:sz="0" w:space="0" w:color="auto"/>
      </w:divBdr>
    </w:div>
    <w:div w:id="1216165471">
      <w:marLeft w:val="640"/>
      <w:marRight w:val="0"/>
      <w:marTop w:val="0"/>
      <w:marBottom w:val="0"/>
      <w:divBdr>
        <w:top w:val="none" w:sz="0" w:space="0" w:color="auto"/>
        <w:left w:val="none" w:sz="0" w:space="0" w:color="auto"/>
        <w:bottom w:val="none" w:sz="0" w:space="0" w:color="auto"/>
        <w:right w:val="none" w:sz="0" w:space="0" w:color="auto"/>
      </w:divBdr>
    </w:div>
    <w:div w:id="1216309291">
      <w:marLeft w:val="640"/>
      <w:marRight w:val="0"/>
      <w:marTop w:val="0"/>
      <w:marBottom w:val="0"/>
      <w:divBdr>
        <w:top w:val="none" w:sz="0" w:space="0" w:color="auto"/>
        <w:left w:val="none" w:sz="0" w:space="0" w:color="auto"/>
        <w:bottom w:val="none" w:sz="0" w:space="0" w:color="auto"/>
        <w:right w:val="none" w:sz="0" w:space="0" w:color="auto"/>
      </w:divBdr>
    </w:div>
    <w:div w:id="1216314397">
      <w:marLeft w:val="640"/>
      <w:marRight w:val="0"/>
      <w:marTop w:val="0"/>
      <w:marBottom w:val="0"/>
      <w:divBdr>
        <w:top w:val="none" w:sz="0" w:space="0" w:color="auto"/>
        <w:left w:val="none" w:sz="0" w:space="0" w:color="auto"/>
        <w:bottom w:val="none" w:sz="0" w:space="0" w:color="auto"/>
        <w:right w:val="none" w:sz="0" w:space="0" w:color="auto"/>
      </w:divBdr>
    </w:div>
    <w:div w:id="1216356590">
      <w:marLeft w:val="640"/>
      <w:marRight w:val="0"/>
      <w:marTop w:val="0"/>
      <w:marBottom w:val="0"/>
      <w:divBdr>
        <w:top w:val="none" w:sz="0" w:space="0" w:color="auto"/>
        <w:left w:val="none" w:sz="0" w:space="0" w:color="auto"/>
        <w:bottom w:val="none" w:sz="0" w:space="0" w:color="auto"/>
        <w:right w:val="none" w:sz="0" w:space="0" w:color="auto"/>
      </w:divBdr>
    </w:div>
    <w:div w:id="1216358622">
      <w:marLeft w:val="640"/>
      <w:marRight w:val="0"/>
      <w:marTop w:val="0"/>
      <w:marBottom w:val="0"/>
      <w:divBdr>
        <w:top w:val="none" w:sz="0" w:space="0" w:color="auto"/>
        <w:left w:val="none" w:sz="0" w:space="0" w:color="auto"/>
        <w:bottom w:val="none" w:sz="0" w:space="0" w:color="auto"/>
        <w:right w:val="none" w:sz="0" w:space="0" w:color="auto"/>
      </w:divBdr>
    </w:div>
    <w:div w:id="1216508549">
      <w:marLeft w:val="640"/>
      <w:marRight w:val="0"/>
      <w:marTop w:val="0"/>
      <w:marBottom w:val="0"/>
      <w:divBdr>
        <w:top w:val="none" w:sz="0" w:space="0" w:color="auto"/>
        <w:left w:val="none" w:sz="0" w:space="0" w:color="auto"/>
        <w:bottom w:val="none" w:sz="0" w:space="0" w:color="auto"/>
        <w:right w:val="none" w:sz="0" w:space="0" w:color="auto"/>
      </w:divBdr>
    </w:div>
    <w:div w:id="1216550496">
      <w:marLeft w:val="640"/>
      <w:marRight w:val="0"/>
      <w:marTop w:val="0"/>
      <w:marBottom w:val="0"/>
      <w:divBdr>
        <w:top w:val="none" w:sz="0" w:space="0" w:color="auto"/>
        <w:left w:val="none" w:sz="0" w:space="0" w:color="auto"/>
        <w:bottom w:val="none" w:sz="0" w:space="0" w:color="auto"/>
        <w:right w:val="none" w:sz="0" w:space="0" w:color="auto"/>
      </w:divBdr>
    </w:div>
    <w:div w:id="1216550879">
      <w:marLeft w:val="640"/>
      <w:marRight w:val="0"/>
      <w:marTop w:val="0"/>
      <w:marBottom w:val="0"/>
      <w:divBdr>
        <w:top w:val="none" w:sz="0" w:space="0" w:color="auto"/>
        <w:left w:val="none" w:sz="0" w:space="0" w:color="auto"/>
        <w:bottom w:val="none" w:sz="0" w:space="0" w:color="auto"/>
        <w:right w:val="none" w:sz="0" w:space="0" w:color="auto"/>
      </w:divBdr>
    </w:div>
    <w:div w:id="1216701038">
      <w:marLeft w:val="640"/>
      <w:marRight w:val="0"/>
      <w:marTop w:val="0"/>
      <w:marBottom w:val="0"/>
      <w:divBdr>
        <w:top w:val="none" w:sz="0" w:space="0" w:color="auto"/>
        <w:left w:val="none" w:sz="0" w:space="0" w:color="auto"/>
        <w:bottom w:val="none" w:sz="0" w:space="0" w:color="auto"/>
        <w:right w:val="none" w:sz="0" w:space="0" w:color="auto"/>
      </w:divBdr>
    </w:div>
    <w:div w:id="1216703387">
      <w:marLeft w:val="640"/>
      <w:marRight w:val="0"/>
      <w:marTop w:val="0"/>
      <w:marBottom w:val="0"/>
      <w:divBdr>
        <w:top w:val="none" w:sz="0" w:space="0" w:color="auto"/>
        <w:left w:val="none" w:sz="0" w:space="0" w:color="auto"/>
        <w:bottom w:val="none" w:sz="0" w:space="0" w:color="auto"/>
        <w:right w:val="none" w:sz="0" w:space="0" w:color="auto"/>
      </w:divBdr>
    </w:div>
    <w:div w:id="1216703826">
      <w:marLeft w:val="640"/>
      <w:marRight w:val="0"/>
      <w:marTop w:val="0"/>
      <w:marBottom w:val="0"/>
      <w:divBdr>
        <w:top w:val="none" w:sz="0" w:space="0" w:color="auto"/>
        <w:left w:val="none" w:sz="0" w:space="0" w:color="auto"/>
        <w:bottom w:val="none" w:sz="0" w:space="0" w:color="auto"/>
        <w:right w:val="none" w:sz="0" w:space="0" w:color="auto"/>
      </w:divBdr>
    </w:div>
    <w:div w:id="1216744911">
      <w:marLeft w:val="640"/>
      <w:marRight w:val="0"/>
      <w:marTop w:val="0"/>
      <w:marBottom w:val="0"/>
      <w:divBdr>
        <w:top w:val="none" w:sz="0" w:space="0" w:color="auto"/>
        <w:left w:val="none" w:sz="0" w:space="0" w:color="auto"/>
        <w:bottom w:val="none" w:sz="0" w:space="0" w:color="auto"/>
        <w:right w:val="none" w:sz="0" w:space="0" w:color="auto"/>
      </w:divBdr>
    </w:div>
    <w:div w:id="1216891138">
      <w:marLeft w:val="640"/>
      <w:marRight w:val="0"/>
      <w:marTop w:val="0"/>
      <w:marBottom w:val="0"/>
      <w:divBdr>
        <w:top w:val="none" w:sz="0" w:space="0" w:color="auto"/>
        <w:left w:val="none" w:sz="0" w:space="0" w:color="auto"/>
        <w:bottom w:val="none" w:sz="0" w:space="0" w:color="auto"/>
        <w:right w:val="none" w:sz="0" w:space="0" w:color="auto"/>
      </w:divBdr>
    </w:div>
    <w:div w:id="1217081094">
      <w:marLeft w:val="640"/>
      <w:marRight w:val="0"/>
      <w:marTop w:val="0"/>
      <w:marBottom w:val="0"/>
      <w:divBdr>
        <w:top w:val="none" w:sz="0" w:space="0" w:color="auto"/>
        <w:left w:val="none" w:sz="0" w:space="0" w:color="auto"/>
        <w:bottom w:val="none" w:sz="0" w:space="0" w:color="auto"/>
        <w:right w:val="none" w:sz="0" w:space="0" w:color="auto"/>
      </w:divBdr>
    </w:div>
    <w:div w:id="1217158837">
      <w:marLeft w:val="640"/>
      <w:marRight w:val="0"/>
      <w:marTop w:val="0"/>
      <w:marBottom w:val="0"/>
      <w:divBdr>
        <w:top w:val="none" w:sz="0" w:space="0" w:color="auto"/>
        <w:left w:val="none" w:sz="0" w:space="0" w:color="auto"/>
        <w:bottom w:val="none" w:sz="0" w:space="0" w:color="auto"/>
        <w:right w:val="none" w:sz="0" w:space="0" w:color="auto"/>
      </w:divBdr>
    </w:div>
    <w:div w:id="1217160984">
      <w:marLeft w:val="640"/>
      <w:marRight w:val="0"/>
      <w:marTop w:val="0"/>
      <w:marBottom w:val="0"/>
      <w:divBdr>
        <w:top w:val="none" w:sz="0" w:space="0" w:color="auto"/>
        <w:left w:val="none" w:sz="0" w:space="0" w:color="auto"/>
        <w:bottom w:val="none" w:sz="0" w:space="0" w:color="auto"/>
        <w:right w:val="none" w:sz="0" w:space="0" w:color="auto"/>
      </w:divBdr>
    </w:div>
    <w:div w:id="1217161194">
      <w:marLeft w:val="640"/>
      <w:marRight w:val="0"/>
      <w:marTop w:val="0"/>
      <w:marBottom w:val="0"/>
      <w:divBdr>
        <w:top w:val="none" w:sz="0" w:space="0" w:color="auto"/>
        <w:left w:val="none" w:sz="0" w:space="0" w:color="auto"/>
        <w:bottom w:val="none" w:sz="0" w:space="0" w:color="auto"/>
        <w:right w:val="none" w:sz="0" w:space="0" w:color="auto"/>
      </w:divBdr>
    </w:div>
    <w:div w:id="1217161499">
      <w:marLeft w:val="640"/>
      <w:marRight w:val="0"/>
      <w:marTop w:val="0"/>
      <w:marBottom w:val="0"/>
      <w:divBdr>
        <w:top w:val="none" w:sz="0" w:space="0" w:color="auto"/>
        <w:left w:val="none" w:sz="0" w:space="0" w:color="auto"/>
        <w:bottom w:val="none" w:sz="0" w:space="0" w:color="auto"/>
        <w:right w:val="none" w:sz="0" w:space="0" w:color="auto"/>
      </w:divBdr>
    </w:div>
    <w:div w:id="1217164310">
      <w:marLeft w:val="640"/>
      <w:marRight w:val="0"/>
      <w:marTop w:val="0"/>
      <w:marBottom w:val="0"/>
      <w:divBdr>
        <w:top w:val="none" w:sz="0" w:space="0" w:color="auto"/>
        <w:left w:val="none" w:sz="0" w:space="0" w:color="auto"/>
        <w:bottom w:val="none" w:sz="0" w:space="0" w:color="auto"/>
        <w:right w:val="none" w:sz="0" w:space="0" w:color="auto"/>
      </w:divBdr>
    </w:div>
    <w:div w:id="1217201526">
      <w:marLeft w:val="640"/>
      <w:marRight w:val="0"/>
      <w:marTop w:val="0"/>
      <w:marBottom w:val="0"/>
      <w:divBdr>
        <w:top w:val="none" w:sz="0" w:space="0" w:color="auto"/>
        <w:left w:val="none" w:sz="0" w:space="0" w:color="auto"/>
        <w:bottom w:val="none" w:sz="0" w:space="0" w:color="auto"/>
        <w:right w:val="none" w:sz="0" w:space="0" w:color="auto"/>
      </w:divBdr>
    </w:div>
    <w:div w:id="1217280985">
      <w:marLeft w:val="640"/>
      <w:marRight w:val="0"/>
      <w:marTop w:val="0"/>
      <w:marBottom w:val="0"/>
      <w:divBdr>
        <w:top w:val="none" w:sz="0" w:space="0" w:color="auto"/>
        <w:left w:val="none" w:sz="0" w:space="0" w:color="auto"/>
        <w:bottom w:val="none" w:sz="0" w:space="0" w:color="auto"/>
        <w:right w:val="none" w:sz="0" w:space="0" w:color="auto"/>
      </w:divBdr>
    </w:div>
    <w:div w:id="1217351722">
      <w:marLeft w:val="640"/>
      <w:marRight w:val="0"/>
      <w:marTop w:val="0"/>
      <w:marBottom w:val="0"/>
      <w:divBdr>
        <w:top w:val="none" w:sz="0" w:space="0" w:color="auto"/>
        <w:left w:val="none" w:sz="0" w:space="0" w:color="auto"/>
        <w:bottom w:val="none" w:sz="0" w:space="0" w:color="auto"/>
        <w:right w:val="none" w:sz="0" w:space="0" w:color="auto"/>
      </w:divBdr>
    </w:div>
    <w:div w:id="1217354404">
      <w:marLeft w:val="640"/>
      <w:marRight w:val="0"/>
      <w:marTop w:val="0"/>
      <w:marBottom w:val="0"/>
      <w:divBdr>
        <w:top w:val="none" w:sz="0" w:space="0" w:color="auto"/>
        <w:left w:val="none" w:sz="0" w:space="0" w:color="auto"/>
        <w:bottom w:val="none" w:sz="0" w:space="0" w:color="auto"/>
        <w:right w:val="none" w:sz="0" w:space="0" w:color="auto"/>
      </w:divBdr>
    </w:div>
    <w:div w:id="1217356343">
      <w:marLeft w:val="640"/>
      <w:marRight w:val="0"/>
      <w:marTop w:val="0"/>
      <w:marBottom w:val="0"/>
      <w:divBdr>
        <w:top w:val="none" w:sz="0" w:space="0" w:color="auto"/>
        <w:left w:val="none" w:sz="0" w:space="0" w:color="auto"/>
        <w:bottom w:val="none" w:sz="0" w:space="0" w:color="auto"/>
        <w:right w:val="none" w:sz="0" w:space="0" w:color="auto"/>
      </w:divBdr>
    </w:div>
    <w:div w:id="1217427321">
      <w:marLeft w:val="640"/>
      <w:marRight w:val="0"/>
      <w:marTop w:val="0"/>
      <w:marBottom w:val="0"/>
      <w:divBdr>
        <w:top w:val="none" w:sz="0" w:space="0" w:color="auto"/>
        <w:left w:val="none" w:sz="0" w:space="0" w:color="auto"/>
        <w:bottom w:val="none" w:sz="0" w:space="0" w:color="auto"/>
        <w:right w:val="none" w:sz="0" w:space="0" w:color="auto"/>
      </w:divBdr>
    </w:div>
    <w:div w:id="1217428256">
      <w:marLeft w:val="640"/>
      <w:marRight w:val="0"/>
      <w:marTop w:val="0"/>
      <w:marBottom w:val="0"/>
      <w:divBdr>
        <w:top w:val="none" w:sz="0" w:space="0" w:color="auto"/>
        <w:left w:val="none" w:sz="0" w:space="0" w:color="auto"/>
        <w:bottom w:val="none" w:sz="0" w:space="0" w:color="auto"/>
        <w:right w:val="none" w:sz="0" w:space="0" w:color="auto"/>
      </w:divBdr>
    </w:div>
    <w:div w:id="1217472675">
      <w:marLeft w:val="640"/>
      <w:marRight w:val="0"/>
      <w:marTop w:val="0"/>
      <w:marBottom w:val="0"/>
      <w:divBdr>
        <w:top w:val="none" w:sz="0" w:space="0" w:color="auto"/>
        <w:left w:val="none" w:sz="0" w:space="0" w:color="auto"/>
        <w:bottom w:val="none" w:sz="0" w:space="0" w:color="auto"/>
        <w:right w:val="none" w:sz="0" w:space="0" w:color="auto"/>
      </w:divBdr>
    </w:div>
    <w:div w:id="1217546207">
      <w:marLeft w:val="640"/>
      <w:marRight w:val="0"/>
      <w:marTop w:val="0"/>
      <w:marBottom w:val="0"/>
      <w:divBdr>
        <w:top w:val="none" w:sz="0" w:space="0" w:color="auto"/>
        <w:left w:val="none" w:sz="0" w:space="0" w:color="auto"/>
        <w:bottom w:val="none" w:sz="0" w:space="0" w:color="auto"/>
        <w:right w:val="none" w:sz="0" w:space="0" w:color="auto"/>
      </w:divBdr>
    </w:div>
    <w:div w:id="1217622081">
      <w:marLeft w:val="640"/>
      <w:marRight w:val="0"/>
      <w:marTop w:val="0"/>
      <w:marBottom w:val="0"/>
      <w:divBdr>
        <w:top w:val="none" w:sz="0" w:space="0" w:color="auto"/>
        <w:left w:val="none" w:sz="0" w:space="0" w:color="auto"/>
        <w:bottom w:val="none" w:sz="0" w:space="0" w:color="auto"/>
        <w:right w:val="none" w:sz="0" w:space="0" w:color="auto"/>
      </w:divBdr>
    </w:div>
    <w:div w:id="1217663088">
      <w:marLeft w:val="640"/>
      <w:marRight w:val="0"/>
      <w:marTop w:val="0"/>
      <w:marBottom w:val="0"/>
      <w:divBdr>
        <w:top w:val="none" w:sz="0" w:space="0" w:color="auto"/>
        <w:left w:val="none" w:sz="0" w:space="0" w:color="auto"/>
        <w:bottom w:val="none" w:sz="0" w:space="0" w:color="auto"/>
        <w:right w:val="none" w:sz="0" w:space="0" w:color="auto"/>
      </w:divBdr>
    </w:div>
    <w:div w:id="1217738202">
      <w:marLeft w:val="640"/>
      <w:marRight w:val="0"/>
      <w:marTop w:val="0"/>
      <w:marBottom w:val="0"/>
      <w:divBdr>
        <w:top w:val="none" w:sz="0" w:space="0" w:color="auto"/>
        <w:left w:val="none" w:sz="0" w:space="0" w:color="auto"/>
        <w:bottom w:val="none" w:sz="0" w:space="0" w:color="auto"/>
        <w:right w:val="none" w:sz="0" w:space="0" w:color="auto"/>
      </w:divBdr>
    </w:div>
    <w:div w:id="1217742627">
      <w:marLeft w:val="640"/>
      <w:marRight w:val="0"/>
      <w:marTop w:val="0"/>
      <w:marBottom w:val="0"/>
      <w:divBdr>
        <w:top w:val="none" w:sz="0" w:space="0" w:color="auto"/>
        <w:left w:val="none" w:sz="0" w:space="0" w:color="auto"/>
        <w:bottom w:val="none" w:sz="0" w:space="0" w:color="auto"/>
        <w:right w:val="none" w:sz="0" w:space="0" w:color="auto"/>
      </w:divBdr>
    </w:div>
    <w:div w:id="1217862382">
      <w:marLeft w:val="640"/>
      <w:marRight w:val="0"/>
      <w:marTop w:val="0"/>
      <w:marBottom w:val="0"/>
      <w:divBdr>
        <w:top w:val="none" w:sz="0" w:space="0" w:color="auto"/>
        <w:left w:val="none" w:sz="0" w:space="0" w:color="auto"/>
        <w:bottom w:val="none" w:sz="0" w:space="0" w:color="auto"/>
        <w:right w:val="none" w:sz="0" w:space="0" w:color="auto"/>
      </w:divBdr>
    </w:div>
    <w:div w:id="1217886921">
      <w:marLeft w:val="640"/>
      <w:marRight w:val="0"/>
      <w:marTop w:val="0"/>
      <w:marBottom w:val="0"/>
      <w:divBdr>
        <w:top w:val="none" w:sz="0" w:space="0" w:color="auto"/>
        <w:left w:val="none" w:sz="0" w:space="0" w:color="auto"/>
        <w:bottom w:val="none" w:sz="0" w:space="0" w:color="auto"/>
        <w:right w:val="none" w:sz="0" w:space="0" w:color="auto"/>
      </w:divBdr>
    </w:div>
    <w:div w:id="1217934267">
      <w:marLeft w:val="640"/>
      <w:marRight w:val="0"/>
      <w:marTop w:val="0"/>
      <w:marBottom w:val="0"/>
      <w:divBdr>
        <w:top w:val="none" w:sz="0" w:space="0" w:color="auto"/>
        <w:left w:val="none" w:sz="0" w:space="0" w:color="auto"/>
        <w:bottom w:val="none" w:sz="0" w:space="0" w:color="auto"/>
        <w:right w:val="none" w:sz="0" w:space="0" w:color="auto"/>
      </w:divBdr>
    </w:div>
    <w:div w:id="1218005435">
      <w:marLeft w:val="640"/>
      <w:marRight w:val="0"/>
      <w:marTop w:val="0"/>
      <w:marBottom w:val="0"/>
      <w:divBdr>
        <w:top w:val="none" w:sz="0" w:space="0" w:color="auto"/>
        <w:left w:val="none" w:sz="0" w:space="0" w:color="auto"/>
        <w:bottom w:val="none" w:sz="0" w:space="0" w:color="auto"/>
        <w:right w:val="none" w:sz="0" w:space="0" w:color="auto"/>
      </w:divBdr>
    </w:div>
    <w:div w:id="1218083338">
      <w:marLeft w:val="640"/>
      <w:marRight w:val="0"/>
      <w:marTop w:val="0"/>
      <w:marBottom w:val="0"/>
      <w:divBdr>
        <w:top w:val="none" w:sz="0" w:space="0" w:color="auto"/>
        <w:left w:val="none" w:sz="0" w:space="0" w:color="auto"/>
        <w:bottom w:val="none" w:sz="0" w:space="0" w:color="auto"/>
        <w:right w:val="none" w:sz="0" w:space="0" w:color="auto"/>
      </w:divBdr>
    </w:div>
    <w:div w:id="1218248864">
      <w:marLeft w:val="640"/>
      <w:marRight w:val="0"/>
      <w:marTop w:val="0"/>
      <w:marBottom w:val="0"/>
      <w:divBdr>
        <w:top w:val="none" w:sz="0" w:space="0" w:color="auto"/>
        <w:left w:val="none" w:sz="0" w:space="0" w:color="auto"/>
        <w:bottom w:val="none" w:sz="0" w:space="0" w:color="auto"/>
        <w:right w:val="none" w:sz="0" w:space="0" w:color="auto"/>
      </w:divBdr>
    </w:div>
    <w:div w:id="1218318128">
      <w:marLeft w:val="640"/>
      <w:marRight w:val="0"/>
      <w:marTop w:val="0"/>
      <w:marBottom w:val="0"/>
      <w:divBdr>
        <w:top w:val="none" w:sz="0" w:space="0" w:color="auto"/>
        <w:left w:val="none" w:sz="0" w:space="0" w:color="auto"/>
        <w:bottom w:val="none" w:sz="0" w:space="0" w:color="auto"/>
        <w:right w:val="none" w:sz="0" w:space="0" w:color="auto"/>
      </w:divBdr>
    </w:div>
    <w:div w:id="1218324363">
      <w:marLeft w:val="640"/>
      <w:marRight w:val="0"/>
      <w:marTop w:val="0"/>
      <w:marBottom w:val="0"/>
      <w:divBdr>
        <w:top w:val="none" w:sz="0" w:space="0" w:color="auto"/>
        <w:left w:val="none" w:sz="0" w:space="0" w:color="auto"/>
        <w:bottom w:val="none" w:sz="0" w:space="0" w:color="auto"/>
        <w:right w:val="none" w:sz="0" w:space="0" w:color="auto"/>
      </w:divBdr>
    </w:div>
    <w:div w:id="1218394045">
      <w:marLeft w:val="640"/>
      <w:marRight w:val="0"/>
      <w:marTop w:val="0"/>
      <w:marBottom w:val="0"/>
      <w:divBdr>
        <w:top w:val="none" w:sz="0" w:space="0" w:color="auto"/>
        <w:left w:val="none" w:sz="0" w:space="0" w:color="auto"/>
        <w:bottom w:val="none" w:sz="0" w:space="0" w:color="auto"/>
        <w:right w:val="none" w:sz="0" w:space="0" w:color="auto"/>
      </w:divBdr>
    </w:div>
    <w:div w:id="1218466850">
      <w:marLeft w:val="640"/>
      <w:marRight w:val="0"/>
      <w:marTop w:val="0"/>
      <w:marBottom w:val="0"/>
      <w:divBdr>
        <w:top w:val="none" w:sz="0" w:space="0" w:color="auto"/>
        <w:left w:val="none" w:sz="0" w:space="0" w:color="auto"/>
        <w:bottom w:val="none" w:sz="0" w:space="0" w:color="auto"/>
        <w:right w:val="none" w:sz="0" w:space="0" w:color="auto"/>
      </w:divBdr>
    </w:div>
    <w:div w:id="1218470593">
      <w:marLeft w:val="640"/>
      <w:marRight w:val="0"/>
      <w:marTop w:val="0"/>
      <w:marBottom w:val="0"/>
      <w:divBdr>
        <w:top w:val="none" w:sz="0" w:space="0" w:color="auto"/>
        <w:left w:val="none" w:sz="0" w:space="0" w:color="auto"/>
        <w:bottom w:val="none" w:sz="0" w:space="0" w:color="auto"/>
        <w:right w:val="none" w:sz="0" w:space="0" w:color="auto"/>
      </w:divBdr>
    </w:div>
    <w:div w:id="1218515366">
      <w:marLeft w:val="640"/>
      <w:marRight w:val="0"/>
      <w:marTop w:val="0"/>
      <w:marBottom w:val="0"/>
      <w:divBdr>
        <w:top w:val="none" w:sz="0" w:space="0" w:color="auto"/>
        <w:left w:val="none" w:sz="0" w:space="0" w:color="auto"/>
        <w:bottom w:val="none" w:sz="0" w:space="0" w:color="auto"/>
        <w:right w:val="none" w:sz="0" w:space="0" w:color="auto"/>
      </w:divBdr>
    </w:div>
    <w:div w:id="1218590536">
      <w:marLeft w:val="640"/>
      <w:marRight w:val="0"/>
      <w:marTop w:val="0"/>
      <w:marBottom w:val="0"/>
      <w:divBdr>
        <w:top w:val="none" w:sz="0" w:space="0" w:color="auto"/>
        <w:left w:val="none" w:sz="0" w:space="0" w:color="auto"/>
        <w:bottom w:val="none" w:sz="0" w:space="0" w:color="auto"/>
        <w:right w:val="none" w:sz="0" w:space="0" w:color="auto"/>
      </w:divBdr>
    </w:div>
    <w:div w:id="1218661347">
      <w:marLeft w:val="640"/>
      <w:marRight w:val="0"/>
      <w:marTop w:val="0"/>
      <w:marBottom w:val="0"/>
      <w:divBdr>
        <w:top w:val="none" w:sz="0" w:space="0" w:color="auto"/>
        <w:left w:val="none" w:sz="0" w:space="0" w:color="auto"/>
        <w:bottom w:val="none" w:sz="0" w:space="0" w:color="auto"/>
        <w:right w:val="none" w:sz="0" w:space="0" w:color="auto"/>
      </w:divBdr>
    </w:div>
    <w:div w:id="1218667195">
      <w:marLeft w:val="640"/>
      <w:marRight w:val="0"/>
      <w:marTop w:val="0"/>
      <w:marBottom w:val="0"/>
      <w:divBdr>
        <w:top w:val="none" w:sz="0" w:space="0" w:color="auto"/>
        <w:left w:val="none" w:sz="0" w:space="0" w:color="auto"/>
        <w:bottom w:val="none" w:sz="0" w:space="0" w:color="auto"/>
        <w:right w:val="none" w:sz="0" w:space="0" w:color="auto"/>
      </w:divBdr>
    </w:div>
    <w:div w:id="1218779510">
      <w:marLeft w:val="640"/>
      <w:marRight w:val="0"/>
      <w:marTop w:val="0"/>
      <w:marBottom w:val="0"/>
      <w:divBdr>
        <w:top w:val="none" w:sz="0" w:space="0" w:color="auto"/>
        <w:left w:val="none" w:sz="0" w:space="0" w:color="auto"/>
        <w:bottom w:val="none" w:sz="0" w:space="0" w:color="auto"/>
        <w:right w:val="none" w:sz="0" w:space="0" w:color="auto"/>
      </w:divBdr>
    </w:div>
    <w:div w:id="1218855427">
      <w:marLeft w:val="640"/>
      <w:marRight w:val="0"/>
      <w:marTop w:val="0"/>
      <w:marBottom w:val="0"/>
      <w:divBdr>
        <w:top w:val="none" w:sz="0" w:space="0" w:color="auto"/>
        <w:left w:val="none" w:sz="0" w:space="0" w:color="auto"/>
        <w:bottom w:val="none" w:sz="0" w:space="0" w:color="auto"/>
        <w:right w:val="none" w:sz="0" w:space="0" w:color="auto"/>
      </w:divBdr>
    </w:div>
    <w:div w:id="1218858243">
      <w:marLeft w:val="640"/>
      <w:marRight w:val="0"/>
      <w:marTop w:val="0"/>
      <w:marBottom w:val="0"/>
      <w:divBdr>
        <w:top w:val="none" w:sz="0" w:space="0" w:color="auto"/>
        <w:left w:val="none" w:sz="0" w:space="0" w:color="auto"/>
        <w:bottom w:val="none" w:sz="0" w:space="0" w:color="auto"/>
        <w:right w:val="none" w:sz="0" w:space="0" w:color="auto"/>
      </w:divBdr>
    </w:div>
    <w:div w:id="1218930540">
      <w:marLeft w:val="640"/>
      <w:marRight w:val="0"/>
      <w:marTop w:val="0"/>
      <w:marBottom w:val="0"/>
      <w:divBdr>
        <w:top w:val="none" w:sz="0" w:space="0" w:color="auto"/>
        <w:left w:val="none" w:sz="0" w:space="0" w:color="auto"/>
        <w:bottom w:val="none" w:sz="0" w:space="0" w:color="auto"/>
        <w:right w:val="none" w:sz="0" w:space="0" w:color="auto"/>
      </w:divBdr>
    </w:div>
    <w:div w:id="1218931256">
      <w:marLeft w:val="640"/>
      <w:marRight w:val="0"/>
      <w:marTop w:val="0"/>
      <w:marBottom w:val="0"/>
      <w:divBdr>
        <w:top w:val="none" w:sz="0" w:space="0" w:color="auto"/>
        <w:left w:val="none" w:sz="0" w:space="0" w:color="auto"/>
        <w:bottom w:val="none" w:sz="0" w:space="0" w:color="auto"/>
        <w:right w:val="none" w:sz="0" w:space="0" w:color="auto"/>
      </w:divBdr>
    </w:div>
    <w:div w:id="1218935652">
      <w:marLeft w:val="640"/>
      <w:marRight w:val="0"/>
      <w:marTop w:val="0"/>
      <w:marBottom w:val="0"/>
      <w:divBdr>
        <w:top w:val="none" w:sz="0" w:space="0" w:color="auto"/>
        <w:left w:val="none" w:sz="0" w:space="0" w:color="auto"/>
        <w:bottom w:val="none" w:sz="0" w:space="0" w:color="auto"/>
        <w:right w:val="none" w:sz="0" w:space="0" w:color="auto"/>
      </w:divBdr>
    </w:div>
    <w:div w:id="1218936443">
      <w:marLeft w:val="640"/>
      <w:marRight w:val="0"/>
      <w:marTop w:val="0"/>
      <w:marBottom w:val="0"/>
      <w:divBdr>
        <w:top w:val="none" w:sz="0" w:space="0" w:color="auto"/>
        <w:left w:val="none" w:sz="0" w:space="0" w:color="auto"/>
        <w:bottom w:val="none" w:sz="0" w:space="0" w:color="auto"/>
        <w:right w:val="none" w:sz="0" w:space="0" w:color="auto"/>
      </w:divBdr>
    </w:div>
    <w:div w:id="1218974368">
      <w:marLeft w:val="640"/>
      <w:marRight w:val="0"/>
      <w:marTop w:val="0"/>
      <w:marBottom w:val="0"/>
      <w:divBdr>
        <w:top w:val="none" w:sz="0" w:space="0" w:color="auto"/>
        <w:left w:val="none" w:sz="0" w:space="0" w:color="auto"/>
        <w:bottom w:val="none" w:sz="0" w:space="0" w:color="auto"/>
        <w:right w:val="none" w:sz="0" w:space="0" w:color="auto"/>
      </w:divBdr>
    </w:div>
    <w:div w:id="1218974743">
      <w:marLeft w:val="640"/>
      <w:marRight w:val="0"/>
      <w:marTop w:val="0"/>
      <w:marBottom w:val="0"/>
      <w:divBdr>
        <w:top w:val="none" w:sz="0" w:space="0" w:color="auto"/>
        <w:left w:val="none" w:sz="0" w:space="0" w:color="auto"/>
        <w:bottom w:val="none" w:sz="0" w:space="0" w:color="auto"/>
        <w:right w:val="none" w:sz="0" w:space="0" w:color="auto"/>
      </w:divBdr>
    </w:div>
    <w:div w:id="1219054193">
      <w:marLeft w:val="640"/>
      <w:marRight w:val="0"/>
      <w:marTop w:val="0"/>
      <w:marBottom w:val="0"/>
      <w:divBdr>
        <w:top w:val="none" w:sz="0" w:space="0" w:color="auto"/>
        <w:left w:val="none" w:sz="0" w:space="0" w:color="auto"/>
        <w:bottom w:val="none" w:sz="0" w:space="0" w:color="auto"/>
        <w:right w:val="none" w:sz="0" w:space="0" w:color="auto"/>
      </w:divBdr>
    </w:div>
    <w:div w:id="1219198788">
      <w:marLeft w:val="640"/>
      <w:marRight w:val="0"/>
      <w:marTop w:val="0"/>
      <w:marBottom w:val="0"/>
      <w:divBdr>
        <w:top w:val="none" w:sz="0" w:space="0" w:color="auto"/>
        <w:left w:val="none" w:sz="0" w:space="0" w:color="auto"/>
        <w:bottom w:val="none" w:sz="0" w:space="0" w:color="auto"/>
        <w:right w:val="none" w:sz="0" w:space="0" w:color="auto"/>
      </w:divBdr>
    </w:div>
    <w:div w:id="1219244741">
      <w:marLeft w:val="640"/>
      <w:marRight w:val="0"/>
      <w:marTop w:val="0"/>
      <w:marBottom w:val="0"/>
      <w:divBdr>
        <w:top w:val="none" w:sz="0" w:space="0" w:color="auto"/>
        <w:left w:val="none" w:sz="0" w:space="0" w:color="auto"/>
        <w:bottom w:val="none" w:sz="0" w:space="0" w:color="auto"/>
        <w:right w:val="none" w:sz="0" w:space="0" w:color="auto"/>
      </w:divBdr>
    </w:div>
    <w:div w:id="1219322671">
      <w:marLeft w:val="640"/>
      <w:marRight w:val="0"/>
      <w:marTop w:val="0"/>
      <w:marBottom w:val="0"/>
      <w:divBdr>
        <w:top w:val="none" w:sz="0" w:space="0" w:color="auto"/>
        <w:left w:val="none" w:sz="0" w:space="0" w:color="auto"/>
        <w:bottom w:val="none" w:sz="0" w:space="0" w:color="auto"/>
        <w:right w:val="none" w:sz="0" w:space="0" w:color="auto"/>
      </w:divBdr>
    </w:div>
    <w:div w:id="1219365058">
      <w:marLeft w:val="640"/>
      <w:marRight w:val="0"/>
      <w:marTop w:val="0"/>
      <w:marBottom w:val="0"/>
      <w:divBdr>
        <w:top w:val="none" w:sz="0" w:space="0" w:color="auto"/>
        <w:left w:val="none" w:sz="0" w:space="0" w:color="auto"/>
        <w:bottom w:val="none" w:sz="0" w:space="0" w:color="auto"/>
        <w:right w:val="none" w:sz="0" w:space="0" w:color="auto"/>
      </w:divBdr>
    </w:div>
    <w:div w:id="1219433347">
      <w:marLeft w:val="640"/>
      <w:marRight w:val="0"/>
      <w:marTop w:val="0"/>
      <w:marBottom w:val="0"/>
      <w:divBdr>
        <w:top w:val="none" w:sz="0" w:space="0" w:color="auto"/>
        <w:left w:val="none" w:sz="0" w:space="0" w:color="auto"/>
        <w:bottom w:val="none" w:sz="0" w:space="0" w:color="auto"/>
        <w:right w:val="none" w:sz="0" w:space="0" w:color="auto"/>
      </w:divBdr>
    </w:div>
    <w:div w:id="1219710146">
      <w:marLeft w:val="640"/>
      <w:marRight w:val="0"/>
      <w:marTop w:val="0"/>
      <w:marBottom w:val="0"/>
      <w:divBdr>
        <w:top w:val="none" w:sz="0" w:space="0" w:color="auto"/>
        <w:left w:val="none" w:sz="0" w:space="0" w:color="auto"/>
        <w:bottom w:val="none" w:sz="0" w:space="0" w:color="auto"/>
        <w:right w:val="none" w:sz="0" w:space="0" w:color="auto"/>
      </w:divBdr>
    </w:div>
    <w:div w:id="1219854023">
      <w:marLeft w:val="640"/>
      <w:marRight w:val="0"/>
      <w:marTop w:val="0"/>
      <w:marBottom w:val="0"/>
      <w:divBdr>
        <w:top w:val="none" w:sz="0" w:space="0" w:color="auto"/>
        <w:left w:val="none" w:sz="0" w:space="0" w:color="auto"/>
        <w:bottom w:val="none" w:sz="0" w:space="0" w:color="auto"/>
        <w:right w:val="none" w:sz="0" w:space="0" w:color="auto"/>
      </w:divBdr>
    </w:div>
    <w:div w:id="1219971241">
      <w:marLeft w:val="640"/>
      <w:marRight w:val="0"/>
      <w:marTop w:val="0"/>
      <w:marBottom w:val="0"/>
      <w:divBdr>
        <w:top w:val="none" w:sz="0" w:space="0" w:color="auto"/>
        <w:left w:val="none" w:sz="0" w:space="0" w:color="auto"/>
        <w:bottom w:val="none" w:sz="0" w:space="0" w:color="auto"/>
        <w:right w:val="none" w:sz="0" w:space="0" w:color="auto"/>
      </w:divBdr>
    </w:div>
    <w:div w:id="1220049568">
      <w:marLeft w:val="640"/>
      <w:marRight w:val="0"/>
      <w:marTop w:val="0"/>
      <w:marBottom w:val="0"/>
      <w:divBdr>
        <w:top w:val="none" w:sz="0" w:space="0" w:color="auto"/>
        <w:left w:val="none" w:sz="0" w:space="0" w:color="auto"/>
        <w:bottom w:val="none" w:sz="0" w:space="0" w:color="auto"/>
        <w:right w:val="none" w:sz="0" w:space="0" w:color="auto"/>
      </w:divBdr>
    </w:div>
    <w:div w:id="1220092445">
      <w:marLeft w:val="640"/>
      <w:marRight w:val="0"/>
      <w:marTop w:val="0"/>
      <w:marBottom w:val="0"/>
      <w:divBdr>
        <w:top w:val="none" w:sz="0" w:space="0" w:color="auto"/>
        <w:left w:val="none" w:sz="0" w:space="0" w:color="auto"/>
        <w:bottom w:val="none" w:sz="0" w:space="0" w:color="auto"/>
        <w:right w:val="none" w:sz="0" w:space="0" w:color="auto"/>
      </w:divBdr>
    </w:div>
    <w:div w:id="1220094654">
      <w:marLeft w:val="640"/>
      <w:marRight w:val="0"/>
      <w:marTop w:val="0"/>
      <w:marBottom w:val="0"/>
      <w:divBdr>
        <w:top w:val="none" w:sz="0" w:space="0" w:color="auto"/>
        <w:left w:val="none" w:sz="0" w:space="0" w:color="auto"/>
        <w:bottom w:val="none" w:sz="0" w:space="0" w:color="auto"/>
        <w:right w:val="none" w:sz="0" w:space="0" w:color="auto"/>
      </w:divBdr>
    </w:div>
    <w:div w:id="1220096048">
      <w:marLeft w:val="640"/>
      <w:marRight w:val="0"/>
      <w:marTop w:val="0"/>
      <w:marBottom w:val="0"/>
      <w:divBdr>
        <w:top w:val="none" w:sz="0" w:space="0" w:color="auto"/>
        <w:left w:val="none" w:sz="0" w:space="0" w:color="auto"/>
        <w:bottom w:val="none" w:sz="0" w:space="0" w:color="auto"/>
        <w:right w:val="none" w:sz="0" w:space="0" w:color="auto"/>
      </w:divBdr>
    </w:div>
    <w:div w:id="1220166064">
      <w:marLeft w:val="640"/>
      <w:marRight w:val="0"/>
      <w:marTop w:val="0"/>
      <w:marBottom w:val="0"/>
      <w:divBdr>
        <w:top w:val="none" w:sz="0" w:space="0" w:color="auto"/>
        <w:left w:val="none" w:sz="0" w:space="0" w:color="auto"/>
        <w:bottom w:val="none" w:sz="0" w:space="0" w:color="auto"/>
        <w:right w:val="none" w:sz="0" w:space="0" w:color="auto"/>
      </w:divBdr>
    </w:div>
    <w:div w:id="1220169279">
      <w:marLeft w:val="640"/>
      <w:marRight w:val="0"/>
      <w:marTop w:val="0"/>
      <w:marBottom w:val="0"/>
      <w:divBdr>
        <w:top w:val="none" w:sz="0" w:space="0" w:color="auto"/>
        <w:left w:val="none" w:sz="0" w:space="0" w:color="auto"/>
        <w:bottom w:val="none" w:sz="0" w:space="0" w:color="auto"/>
        <w:right w:val="none" w:sz="0" w:space="0" w:color="auto"/>
      </w:divBdr>
    </w:div>
    <w:div w:id="1220214810">
      <w:marLeft w:val="640"/>
      <w:marRight w:val="0"/>
      <w:marTop w:val="0"/>
      <w:marBottom w:val="0"/>
      <w:divBdr>
        <w:top w:val="none" w:sz="0" w:space="0" w:color="auto"/>
        <w:left w:val="none" w:sz="0" w:space="0" w:color="auto"/>
        <w:bottom w:val="none" w:sz="0" w:space="0" w:color="auto"/>
        <w:right w:val="none" w:sz="0" w:space="0" w:color="auto"/>
      </w:divBdr>
    </w:div>
    <w:div w:id="1220240657">
      <w:marLeft w:val="640"/>
      <w:marRight w:val="0"/>
      <w:marTop w:val="0"/>
      <w:marBottom w:val="0"/>
      <w:divBdr>
        <w:top w:val="none" w:sz="0" w:space="0" w:color="auto"/>
        <w:left w:val="none" w:sz="0" w:space="0" w:color="auto"/>
        <w:bottom w:val="none" w:sz="0" w:space="0" w:color="auto"/>
        <w:right w:val="none" w:sz="0" w:space="0" w:color="auto"/>
      </w:divBdr>
    </w:div>
    <w:div w:id="1220284263">
      <w:marLeft w:val="640"/>
      <w:marRight w:val="0"/>
      <w:marTop w:val="0"/>
      <w:marBottom w:val="0"/>
      <w:divBdr>
        <w:top w:val="none" w:sz="0" w:space="0" w:color="auto"/>
        <w:left w:val="none" w:sz="0" w:space="0" w:color="auto"/>
        <w:bottom w:val="none" w:sz="0" w:space="0" w:color="auto"/>
        <w:right w:val="none" w:sz="0" w:space="0" w:color="auto"/>
      </w:divBdr>
    </w:div>
    <w:div w:id="1220284267">
      <w:marLeft w:val="640"/>
      <w:marRight w:val="0"/>
      <w:marTop w:val="0"/>
      <w:marBottom w:val="0"/>
      <w:divBdr>
        <w:top w:val="none" w:sz="0" w:space="0" w:color="auto"/>
        <w:left w:val="none" w:sz="0" w:space="0" w:color="auto"/>
        <w:bottom w:val="none" w:sz="0" w:space="0" w:color="auto"/>
        <w:right w:val="none" w:sz="0" w:space="0" w:color="auto"/>
      </w:divBdr>
    </w:div>
    <w:div w:id="1220284554">
      <w:marLeft w:val="640"/>
      <w:marRight w:val="0"/>
      <w:marTop w:val="0"/>
      <w:marBottom w:val="0"/>
      <w:divBdr>
        <w:top w:val="none" w:sz="0" w:space="0" w:color="auto"/>
        <w:left w:val="none" w:sz="0" w:space="0" w:color="auto"/>
        <w:bottom w:val="none" w:sz="0" w:space="0" w:color="auto"/>
        <w:right w:val="none" w:sz="0" w:space="0" w:color="auto"/>
      </w:divBdr>
    </w:div>
    <w:div w:id="1220289412">
      <w:marLeft w:val="640"/>
      <w:marRight w:val="0"/>
      <w:marTop w:val="0"/>
      <w:marBottom w:val="0"/>
      <w:divBdr>
        <w:top w:val="none" w:sz="0" w:space="0" w:color="auto"/>
        <w:left w:val="none" w:sz="0" w:space="0" w:color="auto"/>
        <w:bottom w:val="none" w:sz="0" w:space="0" w:color="auto"/>
        <w:right w:val="none" w:sz="0" w:space="0" w:color="auto"/>
      </w:divBdr>
    </w:div>
    <w:div w:id="1220361429">
      <w:marLeft w:val="640"/>
      <w:marRight w:val="0"/>
      <w:marTop w:val="0"/>
      <w:marBottom w:val="0"/>
      <w:divBdr>
        <w:top w:val="none" w:sz="0" w:space="0" w:color="auto"/>
        <w:left w:val="none" w:sz="0" w:space="0" w:color="auto"/>
        <w:bottom w:val="none" w:sz="0" w:space="0" w:color="auto"/>
        <w:right w:val="none" w:sz="0" w:space="0" w:color="auto"/>
      </w:divBdr>
    </w:div>
    <w:div w:id="1220362145">
      <w:marLeft w:val="640"/>
      <w:marRight w:val="0"/>
      <w:marTop w:val="0"/>
      <w:marBottom w:val="0"/>
      <w:divBdr>
        <w:top w:val="none" w:sz="0" w:space="0" w:color="auto"/>
        <w:left w:val="none" w:sz="0" w:space="0" w:color="auto"/>
        <w:bottom w:val="none" w:sz="0" w:space="0" w:color="auto"/>
        <w:right w:val="none" w:sz="0" w:space="0" w:color="auto"/>
      </w:divBdr>
    </w:div>
    <w:div w:id="1220365380">
      <w:marLeft w:val="640"/>
      <w:marRight w:val="0"/>
      <w:marTop w:val="0"/>
      <w:marBottom w:val="0"/>
      <w:divBdr>
        <w:top w:val="none" w:sz="0" w:space="0" w:color="auto"/>
        <w:left w:val="none" w:sz="0" w:space="0" w:color="auto"/>
        <w:bottom w:val="none" w:sz="0" w:space="0" w:color="auto"/>
        <w:right w:val="none" w:sz="0" w:space="0" w:color="auto"/>
      </w:divBdr>
    </w:div>
    <w:div w:id="1220478638">
      <w:marLeft w:val="640"/>
      <w:marRight w:val="0"/>
      <w:marTop w:val="0"/>
      <w:marBottom w:val="0"/>
      <w:divBdr>
        <w:top w:val="none" w:sz="0" w:space="0" w:color="auto"/>
        <w:left w:val="none" w:sz="0" w:space="0" w:color="auto"/>
        <w:bottom w:val="none" w:sz="0" w:space="0" w:color="auto"/>
        <w:right w:val="none" w:sz="0" w:space="0" w:color="auto"/>
      </w:divBdr>
    </w:div>
    <w:div w:id="1220556564">
      <w:marLeft w:val="640"/>
      <w:marRight w:val="0"/>
      <w:marTop w:val="0"/>
      <w:marBottom w:val="0"/>
      <w:divBdr>
        <w:top w:val="none" w:sz="0" w:space="0" w:color="auto"/>
        <w:left w:val="none" w:sz="0" w:space="0" w:color="auto"/>
        <w:bottom w:val="none" w:sz="0" w:space="0" w:color="auto"/>
        <w:right w:val="none" w:sz="0" w:space="0" w:color="auto"/>
      </w:divBdr>
    </w:div>
    <w:div w:id="1220626016">
      <w:marLeft w:val="640"/>
      <w:marRight w:val="0"/>
      <w:marTop w:val="0"/>
      <w:marBottom w:val="0"/>
      <w:divBdr>
        <w:top w:val="none" w:sz="0" w:space="0" w:color="auto"/>
        <w:left w:val="none" w:sz="0" w:space="0" w:color="auto"/>
        <w:bottom w:val="none" w:sz="0" w:space="0" w:color="auto"/>
        <w:right w:val="none" w:sz="0" w:space="0" w:color="auto"/>
      </w:divBdr>
    </w:div>
    <w:div w:id="1220626565">
      <w:marLeft w:val="640"/>
      <w:marRight w:val="0"/>
      <w:marTop w:val="0"/>
      <w:marBottom w:val="0"/>
      <w:divBdr>
        <w:top w:val="none" w:sz="0" w:space="0" w:color="auto"/>
        <w:left w:val="none" w:sz="0" w:space="0" w:color="auto"/>
        <w:bottom w:val="none" w:sz="0" w:space="0" w:color="auto"/>
        <w:right w:val="none" w:sz="0" w:space="0" w:color="auto"/>
      </w:divBdr>
    </w:div>
    <w:div w:id="1220629999">
      <w:marLeft w:val="640"/>
      <w:marRight w:val="0"/>
      <w:marTop w:val="0"/>
      <w:marBottom w:val="0"/>
      <w:divBdr>
        <w:top w:val="none" w:sz="0" w:space="0" w:color="auto"/>
        <w:left w:val="none" w:sz="0" w:space="0" w:color="auto"/>
        <w:bottom w:val="none" w:sz="0" w:space="0" w:color="auto"/>
        <w:right w:val="none" w:sz="0" w:space="0" w:color="auto"/>
      </w:divBdr>
    </w:div>
    <w:div w:id="1220675995">
      <w:marLeft w:val="640"/>
      <w:marRight w:val="0"/>
      <w:marTop w:val="0"/>
      <w:marBottom w:val="0"/>
      <w:divBdr>
        <w:top w:val="none" w:sz="0" w:space="0" w:color="auto"/>
        <w:left w:val="none" w:sz="0" w:space="0" w:color="auto"/>
        <w:bottom w:val="none" w:sz="0" w:space="0" w:color="auto"/>
        <w:right w:val="none" w:sz="0" w:space="0" w:color="auto"/>
      </w:divBdr>
    </w:div>
    <w:div w:id="1220745869">
      <w:marLeft w:val="640"/>
      <w:marRight w:val="0"/>
      <w:marTop w:val="0"/>
      <w:marBottom w:val="0"/>
      <w:divBdr>
        <w:top w:val="none" w:sz="0" w:space="0" w:color="auto"/>
        <w:left w:val="none" w:sz="0" w:space="0" w:color="auto"/>
        <w:bottom w:val="none" w:sz="0" w:space="0" w:color="auto"/>
        <w:right w:val="none" w:sz="0" w:space="0" w:color="auto"/>
      </w:divBdr>
    </w:div>
    <w:div w:id="1220826313">
      <w:marLeft w:val="640"/>
      <w:marRight w:val="0"/>
      <w:marTop w:val="0"/>
      <w:marBottom w:val="0"/>
      <w:divBdr>
        <w:top w:val="none" w:sz="0" w:space="0" w:color="auto"/>
        <w:left w:val="none" w:sz="0" w:space="0" w:color="auto"/>
        <w:bottom w:val="none" w:sz="0" w:space="0" w:color="auto"/>
        <w:right w:val="none" w:sz="0" w:space="0" w:color="auto"/>
      </w:divBdr>
    </w:div>
    <w:div w:id="1220902558">
      <w:marLeft w:val="640"/>
      <w:marRight w:val="0"/>
      <w:marTop w:val="0"/>
      <w:marBottom w:val="0"/>
      <w:divBdr>
        <w:top w:val="none" w:sz="0" w:space="0" w:color="auto"/>
        <w:left w:val="none" w:sz="0" w:space="0" w:color="auto"/>
        <w:bottom w:val="none" w:sz="0" w:space="0" w:color="auto"/>
        <w:right w:val="none" w:sz="0" w:space="0" w:color="auto"/>
      </w:divBdr>
    </w:div>
    <w:div w:id="1220936986">
      <w:marLeft w:val="640"/>
      <w:marRight w:val="0"/>
      <w:marTop w:val="0"/>
      <w:marBottom w:val="0"/>
      <w:divBdr>
        <w:top w:val="none" w:sz="0" w:space="0" w:color="auto"/>
        <w:left w:val="none" w:sz="0" w:space="0" w:color="auto"/>
        <w:bottom w:val="none" w:sz="0" w:space="0" w:color="auto"/>
        <w:right w:val="none" w:sz="0" w:space="0" w:color="auto"/>
      </w:divBdr>
    </w:div>
    <w:div w:id="1220937396">
      <w:marLeft w:val="640"/>
      <w:marRight w:val="0"/>
      <w:marTop w:val="0"/>
      <w:marBottom w:val="0"/>
      <w:divBdr>
        <w:top w:val="none" w:sz="0" w:space="0" w:color="auto"/>
        <w:left w:val="none" w:sz="0" w:space="0" w:color="auto"/>
        <w:bottom w:val="none" w:sz="0" w:space="0" w:color="auto"/>
        <w:right w:val="none" w:sz="0" w:space="0" w:color="auto"/>
      </w:divBdr>
    </w:div>
    <w:div w:id="1220943358">
      <w:marLeft w:val="640"/>
      <w:marRight w:val="0"/>
      <w:marTop w:val="0"/>
      <w:marBottom w:val="0"/>
      <w:divBdr>
        <w:top w:val="none" w:sz="0" w:space="0" w:color="auto"/>
        <w:left w:val="none" w:sz="0" w:space="0" w:color="auto"/>
        <w:bottom w:val="none" w:sz="0" w:space="0" w:color="auto"/>
        <w:right w:val="none" w:sz="0" w:space="0" w:color="auto"/>
      </w:divBdr>
    </w:div>
    <w:div w:id="1221137254">
      <w:marLeft w:val="640"/>
      <w:marRight w:val="0"/>
      <w:marTop w:val="0"/>
      <w:marBottom w:val="0"/>
      <w:divBdr>
        <w:top w:val="none" w:sz="0" w:space="0" w:color="auto"/>
        <w:left w:val="none" w:sz="0" w:space="0" w:color="auto"/>
        <w:bottom w:val="none" w:sz="0" w:space="0" w:color="auto"/>
        <w:right w:val="none" w:sz="0" w:space="0" w:color="auto"/>
      </w:divBdr>
    </w:div>
    <w:div w:id="1221289297">
      <w:marLeft w:val="640"/>
      <w:marRight w:val="0"/>
      <w:marTop w:val="0"/>
      <w:marBottom w:val="0"/>
      <w:divBdr>
        <w:top w:val="none" w:sz="0" w:space="0" w:color="auto"/>
        <w:left w:val="none" w:sz="0" w:space="0" w:color="auto"/>
        <w:bottom w:val="none" w:sz="0" w:space="0" w:color="auto"/>
        <w:right w:val="none" w:sz="0" w:space="0" w:color="auto"/>
      </w:divBdr>
    </w:div>
    <w:div w:id="1221477672">
      <w:marLeft w:val="640"/>
      <w:marRight w:val="0"/>
      <w:marTop w:val="0"/>
      <w:marBottom w:val="0"/>
      <w:divBdr>
        <w:top w:val="none" w:sz="0" w:space="0" w:color="auto"/>
        <w:left w:val="none" w:sz="0" w:space="0" w:color="auto"/>
        <w:bottom w:val="none" w:sz="0" w:space="0" w:color="auto"/>
        <w:right w:val="none" w:sz="0" w:space="0" w:color="auto"/>
      </w:divBdr>
    </w:div>
    <w:div w:id="1221483762">
      <w:marLeft w:val="640"/>
      <w:marRight w:val="0"/>
      <w:marTop w:val="0"/>
      <w:marBottom w:val="0"/>
      <w:divBdr>
        <w:top w:val="none" w:sz="0" w:space="0" w:color="auto"/>
        <w:left w:val="none" w:sz="0" w:space="0" w:color="auto"/>
        <w:bottom w:val="none" w:sz="0" w:space="0" w:color="auto"/>
        <w:right w:val="none" w:sz="0" w:space="0" w:color="auto"/>
      </w:divBdr>
    </w:div>
    <w:div w:id="1221551174">
      <w:marLeft w:val="640"/>
      <w:marRight w:val="0"/>
      <w:marTop w:val="0"/>
      <w:marBottom w:val="0"/>
      <w:divBdr>
        <w:top w:val="none" w:sz="0" w:space="0" w:color="auto"/>
        <w:left w:val="none" w:sz="0" w:space="0" w:color="auto"/>
        <w:bottom w:val="none" w:sz="0" w:space="0" w:color="auto"/>
        <w:right w:val="none" w:sz="0" w:space="0" w:color="auto"/>
      </w:divBdr>
    </w:div>
    <w:div w:id="1221554373">
      <w:marLeft w:val="640"/>
      <w:marRight w:val="0"/>
      <w:marTop w:val="0"/>
      <w:marBottom w:val="0"/>
      <w:divBdr>
        <w:top w:val="none" w:sz="0" w:space="0" w:color="auto"/>
        <w:left w:val="none" w:sz="0" w:space="0" w:color="auto"/>
        <w:bottom w:val="none" w:sz="0" w:space="0" w:color="auto"/>
        <w:right w:val="none" w:sz="0" w:space="0" w:color="auto"/>
      </w:divBdr>
    </w:div>
    <w:div w:id="1221598389">
      <w:marLeft w:val="640"/>
      <w:marRight w:val="0"/>
      <w:marTop w:val="0"/>
      <w:marBottom w:val="0"/>
      <w:divBdr>
        <w:top w:val="none" w:sz="0" w:space="0" w:color="auto"/>
        <w:left w:val="none" w:sz="0" w:space="0" w:color="auto"/>
        <w:bottom w:val="none" w:sz="0" w:space="0" w:color="auto"/>
        <w:right w:val="none" w:sz="0" w:space="0" w:color="auto"/>
      </w:divBdr>
    </w:div>
    <w:div w:id="1221672245">
      <w:marLeft w:val="640"/>
      <w:marRight w:val="0"/>
      <w:marTop w:val="0"/>
      <w:marBottom w:val="0"/>
      <w:divBdr>
        <w:top w:val="none" w:sz="0" w:space="0" w:color="auto"/>
        <w:left w:val="none" w:sz="0" w:space="0" w:color="auto"/>
        <w:bottom w:val="none" w:sz="0" w:space="0" w:color="auto"/>
        <w:right w:val="none" w:sz="0" w:space="0" w:color="auto"/>
      </w:divBdr>
    </w:div>
    <w:div w:id="1221672766">
      <w:marLeft w:val="640"/>
      <w:marRight w:val="0"/>
      <w:marTop w:val="0"/>
      <w:marBottom w:val="0"/>
      <w:divBdr>
        <w:top w:val="none" w:sz="0" w:space="0" w:color="auto"/>
        <w:left w:val="none" w:sz="0" w:space="0" w:color="auto"/>
        <w:bottom w:val="none" w:sz="0" w:space="0" w:color="auto"/>
        <w:right w:val="none" w:sz="0" w:space="0" w:color="auto"/>
      </w:divBdr>
    </w:div>
    <w:div w:id="1221675537">
      <w:marLeft w:val="640"/>
      <w:marRight w:val="0"/>
      <w:marTop w:val="0"/>
      <w:marBottom w:val="0"/>
      <w:divBdr>
        <w:top w:val="none" w:sz="0" w:space="0" w:color="auto"/>
        <w:left w:val="none" w:sz="0" w:space="0" w:color="auto"/>
        <w:bottom w:val="none" w:sz="0" w:space="0" w:color="auto"/>
        <w:right w:val="none" w:sz="0" w:space="0" w:color="auto"/>
      </w:divBdr>
    </w:div>
    <w:div w:id="1221789777">
      <w:marLeft w:val="640"/>
      <w:marRight w:val="0"/>
      <w:marTop w:val="0"/>
      <w:marBottom w:val="0"/>
      <w:divBdr>
        <w:top w:val="none" w:sz="0" w:space="0" w:color="auto"/>
        <w:left w:val="none" w:sz="0" w:space="0" w:color="auto"/>
        <w:bottom w:val="none" w:sz="0" w:space="0" w:color="auto"/>
        <w:right w:val="none" w:sz="0" w:space="0" w:color="auto"/>
      </w:divBdr>
    </w:div>
    <w:div w:id="1221789892">
      <w:marLeft w:val="640"/>
      <w:marRight w:val="0"/>
      <w:marTop w:val="0"/>
      <w:marBottom w:val="0"/>
      <w:divBdr>
        <w:top w:val="none" w:sz="0" w:space="0" w:color="auto"/>
        <w:left w:val="none" w:sz="0" w:space="0" w:color="auto"/>
        <w:bottom w:val="none" w:sz="0" w:space="0" w:color="auto"/>
        <w:right w:val="none" w:sz="0" w:space="0" w:color="auto"/>
      </w:divBdr>
    </w:div>
    <w:div w:id="1221864200">
      <w:marLeft w:val="640"/>
      <w:marRight w:val="0"/>
      <w:marTop w:val="0"/>
      <w:marBottom w:val="0"/>
      <w:divBdr>
        <w:top w:val="none" w:sz="0" w:space="0" w:color="auto"/>
        <w:left w:val="none" w:sz="0" w:space="0" w:color="auto"/>
        <w:bottom w:val="none" w:sz="0" w:space="0" w:color="auto"/>
        <w:right w:val="none" w:sz="0" w:space="0" w:color="auto"/>
      </w:divBdr>
    </w:div>
    <w:div w:id="1221985176">
      <w:marLeft w:val="640"/>
      <w:marRight w:val="0"/>
      <w:marTop w:val="0"/>
      <w:marBottom w:val="0"/>
      <w:divBdr>
        <w:top w:val="none" w:sz="0" w:space="0" w:color="auto"/>
        <w:left w:val="none" w:sz="0" w:space="0" w:color="auto"/>
        <w:bottom w:val="none" w:sz="0" w:space="0" w:color="auto"/>
        <w:right w:val="none" w:sz="0" w:space="0" w:color="auto"/>
      </w:divBdr>
    </w:div>
    <w:div w:id="1222055137">
      <w:marLeft w:val="640"/>
      <w:marRight w:val="0"/>
      <w:marTop w:val="0"/>
      <w:marBottom w:val="0"/>
      <w:divBdr>
        <w:top w:val="none" w:sz="0" w:space="0" w:color="auto"/>
        <w:left w:val="none" w:sz="0" w:space="0" w:color="auto"/>
        <w:bottom w:val="none" w:sz="0" w:space="0" w:color="auto"/>
        <w:right w:val="none" w:sz="0" w:space="0" w:color="auto"/>
      </w:divBdr>
    </w:div>
    <w:div w:id="1222055728">
      <w:marLeft w:val="640"/>
      <w:marRight w:val="0"/>
      <w:marTop w:val="0"/>
      <w:marBottom w:val="0"/>
      <w:divBdr>
        <w:top w:val="none" w:sz="0" w:space="0" w:color="auto"/>
        <w:left w:val="none" w:sz="0" w:space="0" w:color="auto"/>
        <w:bottom w:val="none" w:sz="0" w:space="0" w:color="auto"/>
        <w:right w:val="none" w:sz="0" w:space="0" w:color="auto"/>
      </w:divBdr>
    </w:div>
    <w:div w:id="1222062029">
      <w:marLeft w:val="640"/>
      <w:marRight w:val="0"/>
      <w:marTop w:val="0"/>
      <w:marBottom w:val="0"/>
      <w:divBdr>
        <w:top w:val="none" w:sz="0" w:space="0" w:color="auto"/>
        <w:left w:val="none" w:sz="0" w:space="0" w:color="auto"/>
        <w:bottom w:val="none" w:sz="0" w:space="0" w:color="auto"/>
        <w:right w:val="none" w:sz="0" w:space="0" w:color="auto"/>
      </w:divBdr>
    </w:div>
    <w:div w:id="1222133967">
      <w:marLeft w:val="640"/>
      <w:marRight w:val="0"/>
      <w:marTop w:val="0"/>
      <w:marBottom w:val="0"/>
      <w:divBdr>
        <w:top w:val="none" w:sz="0" w:space="0" w:color="auto"/>
        <w:left w:val="none" w:sz="0" w:space="0" w:color="auto"/>
        <w:bottom w:val="none" w:sz="0" w:space="0" w:color="auto"/>
        <w:right w:val="none" w:sz="0" w:space="0" w:color="auto"/>
      </w:divBdr>
    </w:div>
    <w:div w:id="1222136885">
      <w:marLeft w:val="640"/>
      <w:marRight w:val="0"/>
      <w:marTop w:val="0"/>
      <w:marBottom w:val="0"/>
      <w:divBdr>
        <w:top w:val="none" w:sz="0" w:space="0" w:color="auto"/>
        <w:left w:val="none" w:sz="0" w:space="0" w:color="auto"/>
        <w:bottom w:val="none" w:sz="0" w:space="0" w:color="auto"/>
        <w:right w:val="none" w:sz="0" w:space="0" w:color="auto"/>
      </w:divBdr>
    </w:div>
    <w:div w:id="1222324378">
      <w:marLeft w:val="640"/>
      <w:marRight w:val="0"/>
      <w:marTop w:val="0"/>
      <w:marBottom w:val="0"/>
      <w:divBdr>
        <w:top w:val="none" w:sz="0" w:space="0" w:color="auto"/>
        <w:left w:val="none" w:sz="0" w:space="0" w:color="auto"/>
        <w:bottom w:val="none" w:sz="0" w:space="0" w:color="auto"/>
        <w:right w:val="none" w:sz="0" w:space="0" w:color="auto"/>
      </w:divBdr>
    </w:div>
    <w:div w:id="1222404322">
      <w:marLeft w:val="640"/>
      <w:marRight w:val="0"/>
      <w:marTop w:val="0"/>
      <w:marBottom w:val="0"/>
      <w:divBdr>
        <w:top w:val="none" w:sz="0" w:space="0" w:color="auto"/>
        <w:left w:val="none" w:sz="0" w:space="0" w:color="auto"/>
        <w:bottom w:val="none" w:sz="0" w:space="0" w:color="auto"/>
        <w:right w:val="none" w:sz="0" w:space="0" w:color="auto"/>
      </w:divBdr>
    </w:div>
    <w:div w:id="1222446885">
      <w:marLeft w:val="640"/>
      <w:marRight w:val="0"/>
      <w:marTop w:val="0"/>
      <w:marBottom w:val="0"/>
      <w:divBdr>
        <w:top w:val="none" w:sz="0" w:space="0" w:color="auto"/>
        <w:left w:val="none" w:sz="0" w:space="0" w:color="auto"/>
        <w:bottom w:val="none" w:sz="0" w:space="0" w:color="auto"/>
        <w:right w:val="none" w:sz="0" w:space="0" w:color="auto"/>
      </w:divBdr>
    </w:div>
    <w:div w:id="1222474007">
      <w:marLeft w:val="640"/>
      <w:marRight w:val="0"/>
      <w:marTop w:val="0"/>
      <w:marBottom w:val="0"/>
      <w:divBdr>
        <w:top w:val="none" w:sz="0" w:space="0" w:color="auto"/>
        <w:left w:val="none" w:sz="0" w:space="0" w:color="auto"/>
        <w:bottom w:val="none" w:sz="0" w:space="0" w:color="auto"/>
        <w:right w:val="none" w:sz="0" w:space="0" w:color="auto"/>
      </w:divBdr>
    </w:div>
    <w:div w:id="1222519223">
      <w:marLeft w:val="640"/>
      <w:marRight w:val="0"/>
      <w:marTop w:val="0"/>
      <w:marBottom w:val="0"/>
      <w:divBdr>
        <w:top w:val="none" w:sz="0" w:space="0" w:color="auto"/>
        <w:left w:val="none" w:sz="0" w:space="0" w:color="auto"/>
        <w:bottom w:val="none" w:sz="0" w:space="0" w:color="auto"/>
        <w:right w:val="none" w:sz="0" w:space="0" w:color="auto"/>
      </w:divBdr>
    </w:div>
    <w:div w:id="1222642473">
      <w:marLeft w:val="640"/>
      <w:marRight w:val="0"/>
      <w:marTop w:val="0"/>
      <w:marBottom w:val="0"/>
      <w:divBdr>
        <w:top w:val="none" w:sz="0" w:space="0" w:color="auto"/>
        <w:left w:val="none" w:sz="0" w:space="0" w:color="auto"/>
        <w:bottom w:val="none" w:sz="0" w:space="0" w:color="auto"/>
        <w:right w:val="none" w:sz="0" w:space="0" w:color="auto"/>
      </w:divBdr>
    </w:div>
    <w:div w:id="1222642730">
      <w:marLeft w:val="640"/>
      <w:marRight w:val="0"/>
      <w:marTop w:val="0"/>
      <w:marBottom w:val="0"/>
      <w:divBdr>
        <w:top w:val="none" w:sz="0" w:space="0" w:color="auto"/>
        <w:left w:val="none" w:sz="0" w:space="0" w:color="auto"/>
        <w:bottom w:val="none" w:sz="0" w:space="0" w:color="auto"/>
        <w:right w:val="none" w:sz="0" w:space="0" w:color="auto"/>
      </w:divBdr>
    </w:div>
    <w:div w:id="1222642959">
      <w:marLeft w:val="640"/>
      <w:marRight w:val="0"/>
      <w:marTop w:val="0"/>
      <w:marBottom w:val="0"/>
      <w:divBdr>
        <w:top w:val="none" w:sz="0" w:space="0" w:color="auto"/>
        <w:left w:val="none" w:sz="0" w:space="0" w:color="auto"/>
        <w:bottom w:val="none" w:sz="0" w:space="0" w:color="auto"/>
        <w:right w:val="none" w:sz="0" w:space="0" w:color="auto"/>
      </w:divBdr>
    </w:div>
    <w:div w:id="1222789509">
      <w:marLeft w:val="640"/>
      <w:marRight w:val="0"/>
      <w:marTop w:val="0"/>
      <w:marBottom w:val="0"/>
      <w:divBdr>
        <w:top w:val="none" w:sz="0" w:space="0" w:color="auto"/>
        <w:left w:val="none" w:sz="0" w:space="0" w:color="auto"/>
        <w:bottom w:val="none" w:sz="0" w:space="0" w:color="auto"/>
        <w:right w:val="none" w:sz="0" w:space="0" w:color="auto"/>
      </w:divBdr>
    </w:div>
    <w:div w:id="1222866531">
      <w:marLeft w:val="640"/>
      <w:marRight w:val="0"/>
      <w:marTop w:val="0"/>
      <w:marBottom w:val="0"/>
      <w:divBdr>
        <w:top w:val="none" w:sz="0" w:space="0" w:color="auto"/>
        <w:left w:val="none" w:sz="0" w:space="0" w:color="auto"/>
        <w:bottom w:val="none" w:sz="0" w:space="0" w:color="auto"/>
        <w:right w:val="none" w:sz="0" w:space="0" w:color="auto"/>
      </w:divBdr>
    </w:div>
    <w:div w:id="1222867103">
      <w:marLeft w:val="640"/>
      <w:marRight w:val="0"/>
      <w:marTop w:val="0"/>
      <w:marBottom w:val="0"/>
      <w:divBdr>
        <w:top w:val="none" w:sz="0" w:space="0" w:color="auto"/>
        <w:left w:val="none" w:sz="0" w:space="0" w:color="auto"/>
        <w:bottom w:val="none" w:sz="0" w:space="0" w:color="auto"/>
        <w:right w:val="none" w:sz="0" w:space="0" w:color="auto"/>
      </w:divBdr>
    </w:div>
    <w:div w:id="1222983560">
      <w:marLeft w:val="640"/>
      <w:marRight w:val="0"/>
      <w:marTop w:val="0"/>
      <w:marBottom w:val="0"/>
      <w:divBdr>
        <w:top w:val="none" w:sz="0" w:space="0" w:color="auto"/>
        <w:left w:val="none" w:sz="0" w:space="0" w:color="auto"/>
        <w:bottom w:val="none" w:sz="0" w:space="0" w:color="auto"/>
        <w:right w:val="none" w:sz="0" w:space="0" w:color="auto"/>
      </w:divBdr>
    </w:div>
    <w:div w:id="1223172684">
      <w:marLeft w:val="640"/>
      <w:marRight w:val="0"/>
      <w:marTop w:val="0"/>
      <w:marBottom w:val="0"/>
      <w:divBdr>
        <w:top w:val="none" w:sz="0" w:space="0" w:color="auto"/>
        <w:left w:val="none" w:sz="0" w:space="0" w:color="auto"/>
        <w:bottom w:val="none" w:sz="0" w:space="0" w:color="auto"/>
        <w:right w:val="none" w:sz="0" w:space="0" w:color="auto"/>
      </w:divBdr>
    </w:div>
    <w:div w:id="1223249488">
      <w:marLeft w:val="640"/>
      <w:marRight w:val="0"/>
      <w:marTop w:val="0"/>
      <w:marBottom w:val="0"/>
      <w:divBdr>
        <w:top w:val="none" w:sz="0" w:space="0" w:color="auto"/>
        <w:left w:val="none" w:sz="0" w:space="0" w:color="auto"/>
        <w:bottom w:val="none" w:sz="0" w:space="0" w:color="auto"/>
        <w:right w:val="none" w:sz="0" w:space="0" w:color="auto"/>
      </w:divBdr>
    </w:div>
    <w:div w:id="1223251103">
      <w:marLeft w:val="640"/>
      <w:marRight w:val="0"/>
      <w:marTop w:val="0"/>
      <w:marBottom w:val="0"/>
      <w:divBdr>
        <w:top w:val="none" w:sz="0" w:space="0" w:color="auto"/>
        <w:left w:val="none" w:sz="0" w:space="0" w:color="auto"/>
        <w:bottom w:val="none" w:sz="0" w:space="0" w:color="auto"/>
        <w:right w:val="none" w:sz="0" w:space="0" w:color="auto"/>
      </w:divBdr>
    </w:div>
    <w:div w:id="1223295526">
      <w:marLeft w:val="640"/>
      <w:marRight w:val="0"/>
      <w:marTop w:val="0"/>
      <w:marBottom w:val="0"/>
      <w:divBdr>
        <w:top w:val="none" w:sz="0" w:space="0" w:color="auto"/>
        <w:left w:val="none" w:sz="0" w:space="0" w:color="auto"/>
        <w:bottom w:val="none" w:sz="0" w:space="0" w:color="auto"/>
        <w:right w:val="none" w:sz="0" w:space="0" w:color="auto"/>
      </w:divBdr>
    </w:div>
    <w:div w:id="1223322131">
      <w:marLeft w:val="640"/>
      <w:marRight w:val="0"/>
      <w:marTop w:val="0"/>
      <w:marBottom w:val="0"/>
      <w:divBdr>
        <w:top w:val="none" w:sz="0" w:space="0" w:color="auto"/>
        <w:left w:val="none" w:sz="0" w:space="0" w:color="auto"/>
        <w:bottom w:val="none" w:sz="0" w:space="0" w:color="auto"/>
        <w:right w:val="none" w:sz="0" w:space="0" w:color="auto"/>
      </w:divBdr>
    </w:div>
    <w:div w:id="1223367597">
      <w:marLeft w:val="640"/>
      <w:marRight w:val="0"/>
      <w:marTop w:val="0"/>
      <w:marBottom w:val="0"/>
      <w:divBdr>
        <w:top w:val="none" w:sz="0" w:space="0" w:color="auto"/>
        <w:left w:val="none" w:sz="0" w:space="0" w:color="auto"/>
        <w:bottom w:val="none" w:sz="0" w:space="0" w:color="auto"/>
        <w:right w:val="none" w:sz="0" w:space="0" w:color="auto"/>
      </w:divBdr>
    </w:div>
    <w:div w:id="1223369605">
      <w:marLeft w:val="640"/>
      <w:marRight w:val="0"/>
      <w:marTop w:val="0"/>
      <w:marBottom w:val="0"/>
      <w:divBdr>
        <w:top w:val="none" w:sz="0" w:space="0" w:color="auto"/>
        <w:left w:val="none" w:sz="0" w:space="0" w:color="auto"/>
        <w:bottom w:val="none" w:sz="0" w:space="0" w:color="auto"/>
        <w:right w:val="none" w:sz="0" w:space="0" w:color="auto"/>
      </w:divBdr>
    </w:div>
    <w:div w:id="1223444886">
      <w:marLeft w:val="640"/>
      <w:marRight w:val="0"/>
      <w:marTop w:val="0"/>
      <w:marBottom w:val="0"/>
      <w:divBdr>
        <w:top w:val="none" w:sz="0" w:space="0" w:color="auto"/>
        <w:left w:val="none" w:sz="0" w:space="0" w:color="auto"/>
        <w:bottom w:val="none" w:sz="0" w:space="0" w:color="auto"/>
        <w:right w:val="none" w:sz="0" w:space="0" w:color="auto"/>
      </w:divBdr>
    </w:div>
    <w:div w:id="1223449584">
      <w:marLeft w:val="640"/>
      <w:marRight w:val="0"/>
      <w:marTop w:val="0"/>
      <w:marBottom w:val="0"/>
      <w:divBdr>
        <w:top w:val="none" w:sz="0" w:space="0" w:color="auto"/>
        <w:left w:val="none" w:sz="0" w:space="0" w:color="auto"/>
        <w:bottom w:val="none" w:sz="0" w:space="0" w:color="auto"/>
        <w:right w:val="none" w:sz="0" w:space="0" w:color="auto"/>
      </w:divBdr>
    </w:div>
    <w:div w:id="1223521692">
      <w:marLeft w:val="640"/>
      <w:marRight w:val="0"/>
      <w:marTop w:val="0"/>
      <w:marBottom w:val="0"/>
      <w:divBdr>
        <w:top w:val="none" w:sz="0" w:space="0" w:color="auto"/>
        <w:left w:val="none" w:sz="0" w:space="0" w:color="auto"/>
        <w:bottom w:val="none" w:sz="0" w:space="0" w:color="auto"/>
        <w:right w:val="none" w:sz="0" w:space="0" w:color="auto"/>
      </w:divBdr>
    </w:div>
    <w:div w:id="1223522415">
      <w:marLeft w:val="640"/>
      <w:marRight w:val="0"/>
      <w:marTop w:val="0"/>
      <w:marBottom w:val="0"/>
      <w:divBdr>
        <w:top w:val="none" w:sz="0" w:space="0" w:color="auto"/>
        <w:left w:val="none" w:sz="0" w:space="0" w:color="auto"/>
        <w:bottom w:val="none" w:sz="0" w:space="0" w:color="auto"/>
        <w:right w:val="none" w:sz="0" w:space="0" w:color="auto"/>
      </w:divBdr>
    </w:div>
    <w:div w:id="1223523330">
      <w:marLeft w:val="640"/>
      <w:marRight w:val="0"/>
      <w:marTop w:val="0"/>
      <w:marBottom w:val="0"/>
      <w:divBdr>
        <w:top w:val="none" w:sz="0" w:space="0" w:color="auto"/>
        <w:left w:val="none" w:sz="0" w:space="0" w:color="auto"/>
        <w:bottom w:val="none" w:sz="0" w:space="0" w:color="auto"/>
        <w:right w:val="none" w:sz="0" w:space="0" w:color="auto"/>
      </w:divBdr>
    </w:div>
    <w:div w:id="1223560110">
      <w:marLeft w:val="640"/>
      <w:marRight w:val="0"/>
      <w:marTop w:val="0"/>
      <w:marBottom w:val="0"/>
      <w:divBdr>
        <w:top w:val="none" w:sz="0" w:space="0" w:color="auto"/>
        <w:left w:val="none" w:sz="0" w:space="0" w:color="auto"/>
        <w:bottom w:val="none" w:sz="0" w:space="0" w:color="auto"/>
        <w:right w:val="none" w:sz="0" w:space="0" w:color="auto"/>
      </w:divBdr>
    </w:div>
    <w:div w:id="1223634755">
      <w:marLeft w:val="640"/>
      <w:marRight w:val="0"/>
      <w:marTop w:val="0"/>
      <w:marBottom w:val="0"/>
      <w:divBdr>
        <w:top w:val="none" w:sz="0" w:space="0" w:color="auto"/>
        <w:left w:val="none" w:sz="0" w:space="0" w:color="auto"/>
        <w:bottom w:val="none" w:sz="0" w:space="0" w:color="auto"/>
        <w:right w:val="none" w:sz="0" w:space="0" w:color="auto"/>
      </w:divBdr>
    </w:div>
    <w:div w:id="1223637584">
      <w:marLeft w:val="640"/>
      <w:marRight w:val="0"/>
      <w:marTop w:val="0"/>
      <w:marBottom w:val="0"/>
      <w:divBdr>
        <w:top w:val="none" w:sz="0" w:space="0" w:color="auto"/>
        <w:left w:val="none" w:sz="0" w:space="0" w:color="auto"/>
        <w:bottom w:val="none" w:sz="0" w:space="0" w:color="auto"/>
        <w:right w:val="none" w:sz="0" w:space="0" w:color="auto"/>
      </w:divBdr>
    </w:div>
    <w:div w:id="1223831971">
      <w:marLeft w:val="640"/>
      <w:marRight w:val="0"/>
      <w:marTop w:val="0"/>
      <w:marBottom w:val="0"/>
      <w:divBdr>
        <w:top w:val="none" w:sz="0" w:space="0" w:color="auto"/>
        <w:left w:val="none" w:sz="0" w:space="0" w:color="auto"/>
        <w:bottom w:val="none" w:sz="0" w:space="0" w:color="auto"/>
        <w:right w:val="none" w:sz="0" w:space="0" w:color="auto"/>
      </w:divBdr>
    </w:div>
    <w:div w:id="1223834334">
      <w:marLeft w:val="640"/>
      <w:marRight w:val="0"/>
      <w:marTop w:val="0"/>
      <w:marBottom w:val="0"/>
      <w:divBdr>
        <w:top w:val="none" w:sz="0" w:space="0" w:color="auto"/>
        <w:left w:val="none" w:sz="0" w:space="0" w:color="auto"/>
        <w:bottom w:val="none" w:sz="0" w:space="0" w:color="auto"/>
        <w:right w:val="none" w:sz="0" w:space="0" w:color="auto"/>
      </w:divBdr>
    </w:div>
    <w:div w:id="1223909302">
      <w:marLeft w:val="640"/>
      <w:marRight w:val="0"/>
      <w:marTop w:val="0"/>
      <w:marBottom w:val="0"/>
      <w:divBdr>
        <w:top w:val="none" w:sz="0" w:space="0" w:color="auto"/>
        <w:left w:val="none" w:sz="0" w:space="0" w:color="auto"/>
        <w:bottom w:val="none" w:sz="0" w:space="0" w:color="auto"/>
        <w:right w:val="none" w:sz="0" w:space="0" w:color="auto"/>
      </w:divBdr>
    </w:div>
    <w:div w:id="1224024077">
      <w:marLeft w:val="640"/>
      <w:marRight w:val="0"/>
      <w:marTop w:val="0"/>
      <w:marBottom w:val="0"/>
      <w:divBdr>
        <w:top w:val="none" w:sz="0" w:space="0" w:color="auto"/>
        <w:left w:val="none" w:sz="0" w:space="0" w:color="auto"/>
        <w:bottom w:val="none" w:sz="0" w:space="0" w:color="auto"/>
        <w:right w:val="none" w:sz="0" w:space="0" w:color="auto"/>
      </w:divBdr>
    </w:div>
    <w:div w:id="1224024910">
      <w:marLeft w:val="640"/>
      <w:marRight w:val="0"/>
      <w:marTop w:val="0"/>
      <w:marBottom w:val="0"/>
      <w:divBdr>
        <w:top w:val="none" w:sz="0" w:space="0" w:color="auto"/>
        <w:left w:val="none" w:sz="0" w:space="0" w:color="auto"/>
        <w:bottom w:val="none" w:sz="0" w:space="0" w:color="auto"/>
        <w:right w:val="none" w:sz="0" w:space="0" w:color="auto"/>
      </w:divBdr>
    </w:div>
    <w:div w:id="1224097660">
      <w:marLeft w:val="640"/>
      <w:marRight w:val="0"/>
      <w:marTop w:val="0"/>
      <w:marBottom w:val="0"/>
      <w:divBdr>
        <w:top w:val="none" w:sz="0" w:space="0" w:color="auto"/>
        <w:left w:val="none" w:sz="0" w:space="0" w:color="auto"/>
        <w:bottom w:val="none" w:sz="0" w:space="0" w:color="auto"/>
        <w:right w:val="none" w:sz="0" w:space="0" w:color="auto"/>
      </w:divBdr>
    </w:div>
    <w:div w:id="1224104891">
      <w:marLeft w:val="640"/>
      <w:marRight w:val="0"/>
      <w:marTop w:val="0"/>
      <w:marBottom w:val="0"/>
      <w:divBdr>
        <w:top w:val="none" w:sz="0" w:space="0" w:color="auto"/>
        <w:left w:val="none" w:sz="0" w:space="0" w:color="auto"/>
        <w:bottom w:val="none" w:sz="0" w:space="0" w:color="auto"/>
        <w:right w:val="none" w:sz="0" w:space="0" w:color="auto"/>
      </w:divBdr>
    </w:div>
    <w:div w:id="1224175102">
      <w:marLeft w:val="640"/>
      <w:marRight w:val="0"/>
      <w:marTop w:val="0"/>
      <w:marBottom w:val="0"/>
      <w:divBdr>
        <w:top w:val="none" w:sz="0" w:space="0" w:color="auto"/>
        <w:left w:val="none" w:sz="0" w:space="0" w:color="auto"/>
        <w:bottom w:val="none" w:sz="0" w:space="0" w:color="auto"/>
        <w:right w:val="none" w:sz="0" w:space="0" w:color="auto"/>
      </w:divBdr>
    </w:div>
    <w:div w:id="1224179628">
      <w:marLeft w:val="640"/>
      <w:marRight w:val="0"/>
      <w:marTop w:val="0"/>
      <w:marBottom w:val="0"/>
      <w:divBdr>
        <w:top w:val="none" w:sz="0" w:space="0" w:color="auto"/>
        <w:left w:val="none" w:sz="0" w:space="0" w:color="auto"/>
        <w:bottom w:val="none" w:sz="0" w:space="0" w:color="auto"/>
        <w:right w:val="none" w:sz="0" w:space="0" w:color="auto"/>
      </w:divBdr>
    </w:div>
    <w:div w:id="1224298040">
      <w:marLeft w:val="640"/>
      <w:marRight w:val="0"/>
      <w:marTop w:val="0"/>
      <w:marBottom w:val="0"/>
      <w:divBdr>
        <w:top w:val="none" w:sz="0" w:space="0" w:color="auto"/>
        <w:left w:val="none" w:sz="0" w:space="0" w:color="auto"/>
        <w:bottom w:val="none" w:sz="0" w:space="0" w:color="auto"/>
        <w:right w:val="none" w:sz="0" w:space="0" w:color="auto"/>
      </w:divBdr>
    </w:div>
    <w:div w:id="1224368200">
      <w:marLeft w:val="640"/>
      <w:marRight w:val="0"/>
      <w:marTop w:val="0"/>
      <w:marBottom w:val="0"/>
      <w:divBdr>
        <w:top w:val="none" w:sz="0" w:space="0" w:color="auto"/>
        <w:left w:val="none" w:sz="0" w:space="0" w:color="auto"/>
        <w:bottom w:val="none" w:sz="0" w:space="0" w:color="auto"/>
        <w:right w:val="none" w:sz="0" w:space="0" w:color="auto"/>
      </w:divBdr>
    </w:div>
    <w:div w:id="1224371196">
      <w:marLeft w:val="640"/>
      <w:marRight w:val="0"/>
      <w:marTop w:val="0"/>
      <w:marBottom w:val="0"/>
      <w:divBdr>
        <w:top w:val="none" w:sz="0" w:space="0" w:color="auto"/>
        <w:left w:val="none" w:sz="0" w:space="0" w:color="auto"/>
        <w:bottom w:val="none" w:sz="0" w:space="0" w:color="auto"/>
        <w:right w:val="none" w:sz="0" w:space="0" w:color="auto"/>
      </w:divBdr>
    </w:div>
    <w:div w:id="1224484432">
      <w:marLeft w:val="640"/>
      <w:marRight w:val="0"/>
      <w:marTop w:val="0"/>
      <w:marBottom w:val="0"/>
      <w:divBdr>
        <w:top w:val="none" w:sz="0" w:space="0" w:color="auto"/>
        <w:left w:val="none" w:sz="0" w:space="0" w:color="auto"/>
        <w:bottom w:val="none" w:sz="0" w:space="0" w:color="auto"/>
        <w:right w:val="none" w:sz="0" w:space="0" w:color="auto"/>
      </w:divBdr>
    </w:div>
    <w:div w:id="1224490756">
      <w:marLeft w:val="640"/>
      <w:marRight w:val="0"/>
      <w:marTop w:val="0"/>
      <w:marBottom w:val="0"/>
      <w:divBdr>
        <w:top w:val="none" w:sz="0" w:space="0" w:color="auto"/>
        <w:left w:val="none" w:sz="0" w:space="0" w:color="auto"/>
        <w:bottom w:val="none" w:sz="0" w:space="0" w:color="auto"/>
        <w:right w:val="none" w:sz="0" w:space="0" w:color="auto"/>
      </w:divBdr>
    </w:div>
    <w:div w:id="1224558583">
      <w:marLeft w:val="640"/>
      <w:marRight w:val="0"/>
      <w:marTop w:val="0"/>
      <w:marBottom w:val="0"/>
      <w:divBdr>
        <w:top w:val="none" w:sz="0" w:space="0" w:color="auto"/>
        <w:left w:val="none" w:sz="0" w:space="0" w:color="auto"/>
        <w:bottom w:val="none" w:sz="0" w:space="0" w:color="auto"/>
        <w:right w:val="none" w:sz="0" w:space="0" w:color="auto"/>
      </w:divBdr>
    </w:div>
    <w:div w:id="1224563244">
      <w:marLeft w:val="640"/>
      <w:marRight w:val="0"/>
      <w:marTop w:val="0"/>
      <w:marBottom w:val="0"/>
      <w:divBdr>
        <w:top w:val="none" w:sz="0" w:space="0" w:color="auto"/>
        <w:left w:val="none" w:sz="0" w:space="0" w:color="auto"/>
        <w:bottom w:val="none" w:sz="0" w:space="0" w:color="auto"/>
        <w:right w:val="none" w:sz="0" w:space="0" w:color="auto"/>
      </w:divBdr>
    </w:div>
    <w:div w:id="1224565876">
      <w:marLeft w:val="640"/>
      <w:marRight w:val="0"/>
      <w:marTop w:val="0"/>
      <w:marBottom w:val="0"/>
      <w:divBdr>
        <w:top w:val="none" w:sz="0" w:space="0" w:color="auto"/>
        <w:left w:val="none" w:sz="0" w:space="0" w:color="auto"/>
        <w:bottom w:val="none" w:sz="0" w:space="0" w:color="auto"/>
        <w:right w:val="none" w:sz="0" w:space="0" w:color="auto"/>
      </w:divBdr>
    </w:div>
    <w:div w:id="1224609319">
      <w:marLeft w:val="640"/>
      <w:marRight w:val="0"/>
      <w:marTop w:val="0"/>
      <w:marBottom w:val="0"/>
      <w:divBdr>
        <w:top w:val="none" w:sz="0" w:space="0" w:color="auto"/>
        <w:left w:val="none" w:sz="0" w:space="0" w:color="auto"/>
        <w:bottom w:val="none" w:sz="0" w:space="0" w:color="auto"/>
        <w:right w:val="none" w:sz="0" w:space="0" w:color="auto"/>
      </w:divBdr>
    </w:div>
    <w:div w:id="1224677857">
      <w:marLeft w:val="640"/>
      <w:marRight w:val="0"/>
      <w:marTop w:val="0"/>
      <w:marBottom w:val="0"/>
      <w:divBdr>
        <w:top w:val="none" w:sz="0" w:space="0" w:color="auto"/>
        <w:left w:val="none" w:sz="0" w:space="0" w:color="auto"/>
        <w:bottom w:val="none" w:sz="0" w:space="0" w:color="auto"/>
        <w:right w:val="none" w:sz="0" w:space="0" w:color="auto"/>
      </w:divBdr>
    </w:div>
    <w:div w:id="1224682965">
      <w:marLeft w:val="640"/>
      <w:marRight w:val="0"/>
      <w:marTop w:val="0"/>
      <w:marBottom w:val="0"/>
      <w:divBdr>
        <w:top w:val="none" w:sz="0" w:space="0" w:color="auto"/>
        <w:left w:val="none" w:sz="0" w:space="0" w:color="auto"/>
        <w:bottom w:val="none" w:sz="0" w:space="0" w:color="auto"/>
        <w:right w:val="none" w:sz="0" w:space="0" w:color="auto"/>
      </w:divBdr>
    </w:div>
    <w:div w:id="1224758487">
      <w:marLeft w:val="640"/>
      <w:marRight w:val="0"/>
      <w:marTop w:val="0"/>
      <w:marBottom w:val="0"/>
      <w:divBdr>
        <w:top w:val="none" w:sz="0" w:space="0" w:color="auto"/>
        <w:left w:val="none" w:sz="0" w:space="0" w:color="auto"/>
        <w:bottom w:val="none" w:sz="0" w:space="0" w:color="auto"/>
        <w:right w:val="none" w:sz="0" w:space="0" w:color="auto"/>
      </w:divBdr>
    </w:div>
    <w:div w:id="1224873180">
      <w:marLeft w:val="480"/>
      <w:marRight w:val="0"/>
      <w:marTop w:val="0"/>
      <w:marBottom w:val="0"/>
      <w:divBdr>
        <w:top w:val="none" w:sz="0" w:space="0" w:color="auto"/>
        <w:left w:val="none" w:sz="0" w:space="0" w:color="auto"/>
        <w:bottom w:val="none" w:sz="0" w:space="0" w:color="auto"/>
        <w:right w:val="none" w:sz="0" w:space="0" w:color="auto"/>
      </w:divBdr>
    </w:div>
    <w:div w:id="1224948362">
      <w:marLeft w:val="640"/>
      <w:marRight w:val="0"/>
      <w:marTop w:val="0"/>
      <w:marBottom w:val="0"/>
      <w:divBdr>
        <w:top w:val="none" w:sz="0" w:space="0" w:color="auto"/>
        <w:left w:val="none" w:sz="0" w:space="0" w:color="auto"/>
        <w:bottom w:val="none" w:sz="0" w:space="0" w:color="auto"/>
        <w:right w:val="none" w:sz="0" w:space="0" w:color="auto"/>
      </w:divBdr>
    </w:div>
    <w:div w:id="1225025259">
      <w:marLeft w:val="640"/>
      <w:marRight w:val="0"/>
      <w:marTop w:val="0"/>
      <w:marBottom w:val="0"/>
      <w:divBdr>
        <w:top w:val="none" w:sz="0" w:space="0" w:color="auto"/>
        <w:left w:val="none" w:sz="0" w:space="0" w:color="auto"/>
        <w:bottom w:val="none" w:sz="0" w:space="0" w:color="auto"/>
        <w:right w:val="none" w:sz="0" w:space="0" w:color="auto"/>
      </w:divBdr>
    </w:div>
    <w:div w:id="1225095736">
      <w:marLeft w:val="640"/>
      <w:marRight w:val="0"/>
      <w:marTop w:val="0"/>
      <w:marBottom w:val="0"/>
      <w:divBdr>
        <w:top w:val="none" w:sz="0" w:space="0" w:color="auto"/>
        <w:left w:val="none" w:sz="0" w:space="0" w:color="auto"/>
        <w:bottom w:val="none" w:sz="0" w:space="0" w:color="auto"/>
        <w:right w:val="none" w:sz="0" w:space="0" w:color="auto"/>
      </w:divBdr>
    </w:div>
    <w:div w:id="1225143675">
      <w:marLeft w:val="640"/>
      <w:marRight w:val="0"/>
      <w:marTop w:val="0"/>
      <w:marBottom w:val="0"/>
      <w:divBdr>
        <w:top w:val="none" w:sz="0" w:space="0" w:color="auto"/>
        <w:left w:val="none" w:sz="0" w:space="0" w:color="auto"/>
        <w:bottom w:val="none" w:sz="0" w:space="0" w:color="auto"/>
        <w:right w:val="none" w:sz="0" w:space="0" w:color="auto"/>
      </w:divBdr>
    </w:div>
    <w:div w:id="1225217983">
      <w:marLeft w:val="640"/>
      <w:marRight w:val="0"/>
      <w:marTop w:val="0"/>
      <w:marBottom w:val="0"/>
      <w:divBdr>
        <w:top w:val="none" w:sz="0" w:space="0" w:color="auto"/>
        <w:left w:val="none" w:sz="0" w:space="0" w:color="auto"/>
        <w:bottom w:val="none" w:sz="0" w:space="0" w:color="auto"/>
        <w:right w:val="none" w:sz="0" w:space="0" w:color="auto"/>
      </w:divBdr>
    </w:div>
    <w:div w:id="1225219254">
      <w:marLeft w:val="640"/>
      <w:marRight w:val="0"/>
      <w:marTop w:val="0"/>
      <w:marBottom w:val="0"/>
      <w:divBdr>
        <w:top w:val="none" w:sz="0" w:space="0" w:color="auto"/>
        <w:left w:val="none" w:sz="0" w:space="0" w:color="auto"/>
        <w:bottom w:val="none" w:sz="0" w:space="0" w:color="auto"/>
        <w:right w:val="none" w:sz="0" w:space="0" w:color="auto"/>
      </w:divBdr>
    </w:div>
    <w:div w:id="1225220732">
      <w:marLeft w:val="640"/>
      <w:marRight w:val="0"/>
      <w:marTop w:val="0"/>
      <w:marBottom w:val="0"/>
      <w:divBdr>
        <w:top w:val="none" w:sz="0" w:space="0" w:color="auto"/>
        <w:left w:val="none" w:sz="0" w:space="0" w:color="auto"/>
        <w:bottom w:val="none" w:sz="0" w:space="0" w:color="auto"/>
        <w:right w:val="none" w:sz="0" w:space="0" w:color="auto"/>
      </w:divBdr>
    </w:div>
    <w:div w:id="1225531509">
      <w:marLeft w:val="640"/>
      <w:marRight w:val="0"/>
      <w:marTop w:val="0"/>
      <w:marBottom w:val="0"/>
      <w:divBdr>
        <w:top w:val="none" w:sz="0" w:space="0" w:color="auto"/>
        <w:left w:val="none" w:sz="0" w:space="0" w:color="auto"/>
        <w:bottom w:val="none" w:sz="0" w:space="0" w:color="auto"/>
        <w:right w:val="none" w:sz="0" w:space="0" w:color="auto"/>
      </w:divBdr>
    </w:div>
    <w:div w:id="1225599779">
      <w:marLeft w:val="640"/>
      <w:marRight w:val="0"/>
      <w:marTop w:val="0"/>
      <w:marBottom w:val="0"/>
      <w:divBdr>
        <w:top w:val="none" w:sz="0" w:space="0" w:color="auto"/>
        <w:left w:val="none" w:sz="0" w:space="0" w:color="auto"/>
        <w:bottom w:val="none" w:sz="0" w:space="0" w:color="auto"/>
        <w:right w:val="none" w:sz="0" w:space="0" w:color="auto"/>
      </w:divBdr>
    </w:div>
    <w:div w:id="1225723083">
      <w:marLeft w:val="640"/>
      <w:marRight w:val="0"/>
      <w:marTop w:val="0"/>
      <w:marBottom w:val="0"/>
      <w:divBdr>
        <w:top w:val="none" w:sz="0" w:space="0" w:color="auto"/>
        <w:left w:val="none" w:sz="0" w:space="0" w:color="auto"/>
        <w:bottom w:val="none" w:sz="0" w:space="0" w:color="auto"/>
        <w:right w:val="none" w:sz="0" w:space="0" w:color="auto"/>
      </w:divBdr>
    </w:div>
    <w:div w:id="1225723089">
      <w:marLeft w:val="640"/>
      <w:marRight w:val="0"/>
      <w:marTop w:val="0"/>
      <w:marBottom w:val="0"/>
      <w:divBdr>
        <w:top w:val="none" w:sz="0" w:space="0" w:color="auto"/>
        <w:left w:val="none" w:sz="0" w:space="0" w:color="auto"/>
        <w:bottom w:val="none" w:sz="0" w:space="0" w:color="auto"/>
        <w:right w:val="none" w:sz="0" w:space="0" w:color="auto"/>
      </w:divBdr>
    </w:div>
    <w:div w:id="1225725483">
      <w:marLeft w:val="640"/>
      <w:marRight w:val="0"/>
      <w:marTop w:val="0"/>
      <w:marBottom w:val="0"/>
      <w:divBdr>
        <w:top w:val="none" w:sz="0" w:space="0" w:color="auto"/>
        <w:left w:val="none" w:sz="0" w:space="0" w:color="auto"/>
        <w:bottom w:val="none" w:sz="0" w:space="0" w:color="auto"/>
        <w:right w:val="none" w:sz="0" w:space="0" w:color="auto"/>
      </w:divBdr>
    </w:div>
    <w:div w:id="1225868957">
      <w:marLeft w:val="640"/>
      <w:marRight w:val="0"/>
      <w:marTop w:val="0"/>
      <w:marBottom w:val="0"/>
      <w:divBdr>
        <w:top w:val="none" w:sz="0" w:space="0" w:color="auto"/>
        <w:left w:val="none" w:sz="0" w:space="0" w:color="auto"/>
        <w:bottom w:val="none" w:sz="0" w:space="0" w:color="auto"/>
        <w:right w:val="none" w:sz="0" w:space="0" w:color="auto"/>
      </w:divBdr>
    </w:div>
    <w:div w:id="1225916791">
      <w:marLeft w:val="640"/>
      <w:marRight w:val="0"/>
      <w:marTop w:val="0"/>
      <w:marBottom w:val="0"/>
      <w:divBdr>
        <w:top w:val="none" w:sz="0" w:space="0" w:color="auto"/>
        <w:left w:val="none" w:sz="0" w:space="0" w:color="auto"/>
        <w:bottom w:val="none" w:sz="0" w:space="0" w:color="auto"/>
        <w:right w:val="none" w:sz="0" w:space="0" w:color="auto"/>
      </w:divBdr>
    </w:div>
    <w:div w:id="1225918607">
      <w:marLeft w:val="640"/>
      <w:marRight w:val="0"/>
      <w:marTop w:val="0"/>
      <w:marBottom w:val="0"/>
      <w:divBdr>
        <w:top w:val="none" w:sz="0" w:space="0" w:color="auto"/>
        <w:left w:val="none" w:sz="0" w:space="0" w:color="auto"/>
        <w:bottom w:val="none" w:sz="0" w:space="0" w:color="auto"/>
        <w:right w:val="none" w:sz="0" w:space="0" w:color="auto"/>
      </w:divBdr>
    </w:div>
    <w:div w:id="1225944814">
      <w:marLeft w:val="640"/>
      <w:marRight w:val="0"/>
      <w:marTop w:val="0"/>
      <w:marBottom w:val="0"/>
      <w:divBdr>
        <w:top w:val="none" w:sz="0" w:space="0" w:color="auto"/>
        <w:left w:val="none" w:sz="0" w:space="0" w:color="auto"/>
        <w:bottom w:val="none" w:sz="0" w:space="0" w:color="auto"/>
        <w:right w:val="none" w:sz="0" w:space="0" w:color="auto"/>
      </w:divBdr>
    </w:div>
    <w:div w:id="1225946096">
      <w:marLeft w:val="640"/>
      <w:marRight w:val="0"/>
      <w:marTop w:val="0"/>
      <w:marBottom w:val="0"/>
      <w:divBdr>
        <w:top w:val="none" w:sz="0" w:space="0" w:color="auto"/>
        <w:left w:val="none" w:sz="0" w:space="0" w:color="auto"/>
        <w:bottom w:val="none" w:sz="0" w:space="0" w:color="auto"/>
        <w:right w:val="none" w:sz="0" w:space="0" w:color="auto"/>
      </w:divBdr>
    </w:div>
    <w:div w:id="1225946647">
      <w:marLeft w:val="640"/>
      <w:marRight w:val="0"/>
      <w:marTop w:val="0"/>
      <w:marBottom w:val="0"/>
      <w:divBdr>
        <w:top w:val="none" w:sz="0" w:space="0" w:color="auto"/>
        <w:left w:val="none" w:sz="0" w:space="0" w:color="auto"/>
        <w:bottom w:val="none" w:sz="0" w:space="0" w:color="auto"/>
        <w:right w:val="none" w:sz="0" w:space="0" w:color="auto"/>
      </w:divBdr>
    </w:div>
    <w:div w:id="1225989443">
      <w:marLeft w:val="640"/>
      <w:marRight w:val="0"/>
      <w:marTop w:val="0"/>
      <w:marBottom w:val="0"/>
      <w:divBdr>
        <w:top w:val="none" w:sz="0" w:space="0" w:color="auto"/>
        <w:left w:val="none" w:sz="0" w:space="0" w:color="auto"/>
        <w:bottom w:val="none" w:sz="0" w:space="0" w:color="auto"/>
        <w:right w:val="none" w:sz="0" w:space="0" w:color="auto"/>
      </w:divBdr>
    </w:div>
    <w:div w:id="1226064313">
      <w:marLeft w:val="640"/>
      <w:marRight w:val="0"/>
      <w:marTop w:val="0"/>
      <w:marBottom w:val="0"/>
      <w:divBdr>
        <w:top w:val="none" w:sz="0" w:space="0" w:color="auto"/>
        <w:left w:val="none" w:sz="0" w:space="0" w:color="auto"/>
        <w:bottom w:val="none" w:sz="0" w:space="0" w:color="auto"/>
        <w:right w:val="none" w:sz="0" w:space="0" w:color="auto"/>
      </w:divBdr>
    </w:div>
    <w:div w:id="1226069731">
      <w:marLeft w:val="640"/>
      <w:marRight w:val="0"/>
      <w:marTop w:val="0"/>
      <w:marBottom w:val="0"/>
      <w:divBdr>
        <w:top w:val="none" w:sz="0" w:space="0" w:color="auto"/>
        <w:left w:val="none" w:sz="0" w:space="0" w:color="auto"/>
        <w:bottom w:val="none" w:sz="0" w:space="0" w:color="auto"/>
        <w:right w:val="none" w:sz="0" w:space="0" w:color="auto"/>
      </w:divBdr>
    </w:div>
    <w:div w:id="1226144917">
      <w:marLeft w:val="640"/>
      <w:marRight w:val="0"/>
      <w:marTop w:val="0"/>
      <w:marBottom w:val="0"/>
      <w:divBdr>
        <w:top w:val="none" w:sz="0" w:space="0" w:color="auto"/>
        <w:left w:val="none" w:sz="0" w:space="0" w:color="auto"/>
        <w:bottom w:val="none" w:sz="0" w:space="0" w:color="auto"/>
        <w:right w:val="none" w:sz="0" w:space="0" w:color="auto"/>
      </w:divBdr>
    </w:div>
    <w:div w:id="1226183817">
      <w:marLeft w:val="640"/>
      <w:marRight w:val="0"/>
      <w:marTop w:val="0"/>
      <w:marBottom w:val="0"/>
      <w:divBdr>
        <w:top w:val="none" w:sz="0" w:space="0" w:color="auto"/>
        <w:left w:val="none" w:sz="0" w:space="0" w:color="auto"/>
        <w:bottom w:val="none" w:sz="0" w:space="0" w:color="auto"/>
        <w:right w:val="none" w:sz="0" w:space="0" w:color="auto"/>
      </w:divBdr>
    </w:div>
    <w:div w:id="1226256989">
      <w:marLeft w:val="640"/>
      <w:marRight w:val="0"/>
      <w:marTop w:val="0"/>
      <w:marBottom w:val="0"/>
      <w:divBdr>
        <w:top w:val="none" w:sz="0" w:space="0" w:color="auto"/>
        <w:left w:val="none" w:sz="0" w:space="0" w:color="auto"/>
        <w:bottom w:val="none" w:sz="0" w:space="0" w:color="auto"/>
        <w:right w:val="none" w:sz="0" w:space="0" w:color="auto"/>
      </w:divBdr>
    </w:div>
    <w:div w:id="1226376844">
      <w:marLeft w:val="640"/>
      <w:marRight w:val="0"/>
      <w:marTop w:val="0"/>
      <w:marBottom w:val="0"/>
      <w:divBdr>
        <w:top w:val="none" w:sz="0" w:space="0" w:color="auto"/>
        <w:left w:val="none" w:sz="0" w:space="0" w:color="auto"/>
        <w:bottom w:val="none" w:sz="0" w:space="0" w:color="auto"/>
        <w:right w:val="none" w:sz="0" w:space="0" w:color="auto"/>
      </w:divBdr>
    </w:div>
    <w:div w:id="1226525019">
      <w:marLeft w:val="640"/>
      <w:marRight w:val="0"/>
      <w:marTop w:val="0"/>
      <w:marBottom w:val="0"/>
      <w:divBdr>
        <w:top w:val="none" w:sz="0" w:space="0" w:color="auto"/>
        <w:left w:val="none" w:sz="0" w:space="0" w:color="auto"/>
        <w:bottom w:val="none" w:sz="0" w:space="0" w:color="auto"/>
        <w:right w:val="none" w:sz="0" w:space="0" w:color="auto"/>
      </w:divBdr>
    </w:div>
    <w:div w:id="1226526945">
      <w:marLeft w:val="640"/>
      <w:marRight w:val="0"/>
      <w:marTop w:val="0"/>
      <w:marBottom w:val="0"/>
      <w:divBdr>
        <w:top w:val="none" w:sz="0" w:space="0" w:color="auto"/>
        <w:left w:val="none" w:sz="0" w:space="0" w:color="auto"/>
        <w:bottom w:val="none" w:sz="0" w:space="0" w:color="auto"/>
        <w:right w:val="none" w:sz="0" w:space="0" w:color="auto"/>
      </w:divBdr>
    </w:div>
    <w:div w:id="1226531116">
      <w:marLeft w:val="640"/>
      <w:marRight w:val="0"/>
      <w:marTop w:val="0"/>
      <w:marBottom w:val="0"/>
      <w:divBdr>
        <w:top w:val="none" w:sz="0" w:space="0" w:color="auto"/>
        <w:left w:val="none" w:sz="0" w:space="0" w:color="auto"/>
        <w:bottom w:val="none" w:sz="0" w:space="0" w:color="auto"/>
        <w:right w:val="none" w:sz="0" w:space="0" w:color="auto"/>
      </w:divBdr>
    </w:div>
    <w:div w:id="1226532843">
      <w:marLeft w:val="640"/>
      <w:marRight w:val="0"/>
      <w:marTop w:val="0"/>
      <w:marBottom w:val="0"/>
      <w:divBdr>
        <w:top w:val="none" w:sz="0" w:space="0" w:color="auto"/>
        <w:left w:val="none" w:sz="0" w:space="0" w:color="auto"/>
        <w:bottom w:val="none" w:sz="0" w:space="0" w:color="auto"/>
        <w:right w:val="none" w:sz="0" w:space="0" w:color="auto"/>
      </w:divBdr>
    </w:div>
    <w:div w:id="1226599692">
      <w:marLeft w:val="640"/>
      <w:marRight w:val="0"/>
      <w:marTop w:val="0"/>
      <w:marBottom w:val="0"/>
      <w:divBdr>
        <w:top w:val="none" w:sz="0" w:space="0" w:color="auto"/>
        <w:left w:val="none" w:sz="0" w:space="0" w:color="auto"/>
        <w:bottom w:val="none" w:sz="0" w:space="0" w:color="auto"/>
        <w:right w:val="none" w:sz="0" w:space="0" w:color="auto"/>
      </w:divBdr>
    </w:div>
    <w:div w:id="1226600667">
      <w:marLeft w:val="640"/>
      <w:marRight w:val="0"/>
      <w:marTop w:val="0"/>
      <w:marBottom w:val="0"/>
      <w:divBdr>
        <w:top w:val="none" w:sz="0" w:space="0" w:color="auto"/>
        <w:left w:val="none" w:sz="0" w:space="0" w:color="auto"/>
        <w:bottom w:val="none" w:sz="0" w:space="0" w:color="auto"/>
        <w:right w:val="none" w:sz="0" w:space="0" w:color="auto"/>
      </w:divBdr>
    </w:div>
    <w:div w:id="1226645545">
      <w:marLeft w:val="640"/>
      <w:marRight w:val="0"/>
      <w:marTop w:val="0"/>
      <w:marBottom w:val="0"/>
      <w:divBdr>
        <w:top w:val="none" w:sz="0" w:space="0" w:color="auto"/>
        <w:left w:val="none" w:sz="0" w:space="0" w:color="auto"/>
        <w:bottom w:val="none" w:sz="0" w:space="0" w:color="auto"/>
        <w:right w:val="none" w:sz="0" w:space="0" w:color="auto"/>
      </w:divBdr>
    </w:div>
    <w:div w:id="1226647054">
      <w:marLeft w:val="640"/>
      <w:marRight w:val="0"/>
      <w:marTop w:val="0"/>
      <w:marBottom w:val="0"/>
      <w:divBdr>
        <w:top w:val="none" w:sz="0" w:space="0" w:color="auto"/>
        <w:left w:val="none" w:sz="0" w:space="0" w:color="auto"/>
        <w:bottom w:val="none" w:sz="0" w:space="0" w:color="auto"/>
        <w:right w:val="none" w:sz="0" w:space="0" w:color="auto"/>
      </w:divBdr>
    </w:div>
    <w:div w:id="1226720829">
      <w:marLeft w:val="640"/>
      <w:marRight w:val="0"/>
      <w:marTop w:val="0"/>
      <w:marBottom w:val="0"/>
      <w:divBdr>
        <w:top w:val="none" w:sz="0" w:space="0" w:color="auto"/>
        <w:left w:val="none" w:sz="0" w:space="0" w:color="auto"/>
        <w:bottom w:val="none" w:sz="0" w:space="0" w:color="auto"/>
        <w:right w:val="none" w:sz="0" w:space="0" w:color="auto"/>
      </w:divBdr>
    </w:div>
    <w:div w:id="1226723114">
      <w:marLeft w:val="640"/>
      <w:marRight w:val="0"/>
      <w:marTop w:val="0"/>
      <w:marBottom w:val="0"/>
      <w:divBdr>
        <w:top w:val="none" w:sz="0" w:space="0" w:color="auto"/>
        <w:left w:val="none" w:sz="0" w:space="0" w:color="auto"/>
        <w:bottom w:val="none" w:sz="0" w:space="0" w:color="auto"/>
        <w:right w:val="none" w:sz="0" w:space="0" w:color="auto"/>
      </w:divBdr>
    </w:div>
    <w:div w:id="1226792167">
      <w:marLeft w:val="640"/>
      <w:marRight w:val="0"/>
      <w:marTop w:val="0"/>
      <w:marBottom w:val="0"/>
      <w:divBdr>
        <w:top w:val="none" w:sz="0" w:space="0" w:color="auto"/>
        <w:left w:val="none" w:sz="0" w:space="0" w:color="auto"/>
        <w:bottom w:val="none" w:sz="0" w:space="0" w:color="auto"/>
        <w:right w:val="none" w:sz="0" w:space="0" w:color="auto"/>
      </w:divBdr>
    </w:div>
    <w:div w:id="1226836381">
      <w:marLeft w:val="640"/>
      <w:marRight w:val="0"/>
      <w:marTop w:val="0"/>
      <w:marBottom w:val="0"/>
      <w:divBdr>
        <w:top w:val="none" w:sz="0" w:space="0" w:color="auto"/>
        <w:left w:val="none" w:sz="0" w:space="0" w:color="auto"/>
        <w:bottom w:val="none" w:sz="0" w:space="0" w:color="auto"/>
        <w:right w:val="none" w:sz="0" w:space="0" w:color="auto"/>
      </w:divBdr>
    </w:div>
    <w:div w:id="1226919253">
      <w:marLeft w:val="640"/>
      <w:marRight w:val="0"/>
      <w:marTop w:val="0"/>
      <w:marBottom w:val="0"/>
      <w:divBdr>
        <w:top w:val="none" w:sz="0" w:space="0" w:color="auto"/>
        <w:left w:val="none" w:sz="0" w:space="0" w:color="auto"/>
        <w:bottom w:val="none" w:sz="0" w:space="0" w:color="auto"/>
        <w:right w:val="none" w:sz="0" w:space="0" w:color="auto"/>
      </w:divBdr>
    </w:div>
    <w:div w:id="1226987716">
      <w:marLeft w:val="640"/>
      <w:marRight w:val="0"/>
      <w:marTop w:val="0"/>
      <w:marBottom w:val="0"/>
      <w:divBdr>
        <w:top w:val="none" w:sz="0" w:space="0" w:color="auto"/>
        <w:left w:val="none" w:sz="0" w:space="0" w:color="auto"/>
        <w:bottom w:val="none" w:sz="0" w:space="0" w:color="auto"/>
        <w:right w:val="none" w:sz="0" w:space="0" w:color="auto"/>
      </w:divBdr>
    </w:div>
    <w:div w:id="1226991012">
      <w:marLeft w:val="640"/>
      <w:marRight w:val="0"/>
      <w:marTop w:val="0"/>
      <w:marBottom w:val="0"/>
      <w:divBdr>
        <w:top w:val="none" w:sz="0" w:space="0" w:color="auto"/>
        <w:left w:val="none" w:sz="0" w:space="0" w:color="auto"/>
        <w:bottom w:val="none" w:sz="0" w:space="0" w:color="auto"/>
        <w:right w:val="none" w:sz="0" w:space="0" w:color="auto"/>
      </w:divBdr>
    </w:div>
    <w:div w:id="1227061321">
      <w:marLeft w:val="640"/>
      <w:marRight w:val="0"/>
      <w:marTop w:val="0"/>
      <w:marBottom w:val="0"/>
      <w:divBdr>
        <w:top w:val="none" w:sz="0" w:space="0" w:color="auto"/>
        <w:left w:val="none" w:sz="0" w:space="0" w:color="auto"/>
        <w:bottom w:val="none" w:sz="0" w:space="0" w:color="auto"/>
        <w:right w:val="none" w:sz="0" w:space="0" w:color="auto"/>
      </w:divBdr>
    </w:div>
    <w:div w:id="1227180925">
      <w:marLeft w:val="640"/>
      <w:marRight w:val="0"/>
      <w:marTop w:val="0"/>
      <w:marBottom w:val="0"/>
      <w:divBdr>
        <w:top w:val="none" w:sz="0" w:space="0" w:color="auto"/>
        <w:left w:val="none" w:sz="0" w:space="0" w:color="auto"/>
        <w:bottom w:val="none" w:sz="0" w:space="0" w:color="auto"/>
        <w:right w:val="none" w:sz="0" w:space="0" w:color="auto"/>
      </w:divBdr>
    </w:div>
    <w:div w:id="1227229571">
      <w:marLeft w:val="640"/>
      <w:marRight w:val="0"/>
      <w:marTop w:val="0"/>
      <w:marBottom w:val="0"/>
      <w:divBdr>
        <w:top w:val="none" w:sz="0" w:space="0" w:color="auto"/>
        <w:left w:val="none" w:sz="0" w:space="0" w:color="auto"/>
        <w:bottom w:val="none" w:sz="0" w:space="0" w:color="auto"/>
        <w:right w:val="none" w:sz="0" w:space="0" w:color="auto"/>
      </w:divBdr>
    </w:div>
    <w:div w:id="1227257399">
      <w:marLeft w:val="640"/>
      <w:marRight w:val="0"/>
      <w:marTop w:val="0"/>
      <w:marBottom w:val="0"/>
      <w:divBdr>
        <w:top w:val="none" w:sz="0" w:space="0" w:color="auto"/>
        <w:left w:val="none" w:sz="0" w:space="0" w:color="auto"/>
        <w:bottom w:val="none" w:sz="0" w:space="0" w:color="auto"/>
        <w:right w:val="none" w:sz="0" w:space="0" w:color="auto"/>
      </w:divBdr>
    </w:div>
    <w:div w:id="1227258519">
      <w:marLeft w:val="640"/>
      <w:marRight w:val="0"/>
      <w:marTop w:val="0"/>
      <w:marBottom w:val="0"/>
      <w:divBdr>
        <w:top w:val="none" w:sz="0" w:space="0" w:color="auto"/>
        <w:left w:val="none" w:sz="0" w:space="0" w:color="auto"/>
        <w:bottom w:val="none" w:sz="0" w:space="0" w:color="auto"/>
        <w:right w:val="none" w:sz="0" w:space="0" w:color="auto"/>
      </w:divBdr>
    </w:div>
    <w:div w:id="1227303860">
      <w:marLeft w:val="640"/>
      <w:marRight w:val="0"/>
      <w:marTop w:val="0"/>
      <w:marBottom w:val="0"/>
      <w:divBdr>
        <w:top w:val="none" w:sz="0" w:space="0" w:color="auto"/>
        <w:left w:val="none" w:sz="0" w:space="0" w:color="auto"/>
        <w:bottom w:val="none" w:sz="0" w:space="0" w:color="auto"/>
        <w:right w:val="none" w:sz="0" w:space="0" w:color="auto"/>
      </w:divBdr>
    </w:div>
    <w:div w:id="1227373571">
      <w:marLeft w:val="640"/>
      <w:marRight w:val="0"/>
      <w:marTop w:val="0"/>
      <w:marBottom w:val="0"/>
      <w:divBdr>
        <w:top w:val="none" w:sz="0" w:space="0" w:color="auto"/>
        <w:left w:val="none" w:sz="0" w:space="0" w:color="auto"/>
        <w:bottom w:val="none" w:sz="0" w:space="0" w:color="auto"/>
        <w:right w:val="none" w:sz="0" w:space="0" w:color="auto"/>
      </w:divBdr>
    </w:div>
    <w:div w:id="1227373632">
      <w:marLeft w:val="640"/>
      <w:marRight w:val="0"/>
      <w:marTop w:val="0"/>
      <w:marBottom w:val="0"/>
      <w:divBdr>
        <w:top w:val="none" w:sz="0" w:space="0" w:color="auto"/>
        <w:left w:val="none" w:sz="0" w:space="0" w:color="auto"/>
        <w:bottom w:val="none" w:sz="0" w:space="0" w:color="auto"/>
        <w:right w:val="none" w:sz="0" w:space="0" w:color="auto"/>
      </w:divBdr>
    </w:div>
    <w:div w:id="1227377071">
      <w:marLeft w:val="640"/>
      <w:marRight w:val="0"/>
      <w:marTop w:val="0"/>
      <w:marBottom w:val="0"/>
      <w:divBdr>
        <w:top w:val="none" w:sz="0" w:space="0" w:color="auto"/>
        <w:left w:val="none" w:sz="0" w:space="0" w:color="auto"/>
        <w:bottom w:val="none" w:sz="0" w:space="0" w:color="auto"/>
        <w:right w:val="none" w:sz="0" w:space="0" w:color="auto"/>
      </w:divBdr>
    </w:div>
    <w:div w:id="1227377466">
      <w:marLeft w:val="640"/>
      <w:marRight w:val="0"/>
      <w:marTop w:val="0"/>
      <w:marBottom w:val="0"/>
      <w:divBdr>
        <w:top w:val="none" w:sz="0" w:space="0" w:color="auto"/>
        <w:left w:val="none" w:sz="0" w:space="0" w:color="auto"/>
        <w:bottom w:val="none" w:sz="0" w:space="0" w:color="auto"/>
        <w:right w:val="none" w:sz="0" w:space="0" w:color="auto"/>
      </w:divBdr>
    </w:div>
    <w:div w:id="1227423783">
      <w:marLeft w:val="640"/>
      <w:marRight w:val="0"/>
      <w:marTop w:val="0"/>
      <w:marBottom w:val="0"/>
      <w:divBdr>
        <w:top w:val="none" w:sz="0" w:space="0" w:color="auto"/>
        <w:left w:val="none" w:sz="0" w:space="0" w:color="auto"/>
        <w:bottom w:val="none" w:sz="0" w:space="0" w:color="auto"/>
        <w:right w:val="none" w:sz="0" w:space="0" w:color="auto"/>
      </w:divBdr>
    </w:div>
    <w:div w:id="1227451986">
      <w:marLeft w:val="640"/>
      <w:marRight w:val="0"/>
      <w:marTop w:val="0"/>
      <w:marBottom w:val="0"/>
      <w:divBdr>
        <w:top w:val="none" w:sz="0" w:space="0" w:color="auto"/>
        <w:left w:val="none" w:sz="0" w:space="0" w:color="auto"/>
        <w:bottom w:val="none" w:sz="0" w:space="0" w:color="auto"/>
        <w:right w:val="none" w:sz="0" w:space="0" w:color="auto"/>
      </w:divBdr>
    </w:div>
    <w:div w:id="1227569630">
      <w:marLeft w:val="640"/>
      <w:marRight w:val="0"/>
      <w:marTop w:val="0"/>
      <w:marBottom w:val="0"/>
      <w:divBdr>
        <w:top w:val="none" w:sz="0" w:space="0" w:color="auto"/>
        <w:left w:val="none" w:sz="0" w:space="0" w:color="auto"/>
        <w:bottom w:val="none" w:sz="0" w:space="0" w:color="auto"/>
        <w:right w:val="none" w:sz="0" w:space="0" w:color="auto"/>
      </w:divBdr>
    </w:div>
    <w:div w:id="1227570369">
      <w:marLeft w:val="640"/>
      <w:marRight w:val="0"/>
      <w:marTop w:val="0"/>
      <w:marBottom w:val="0"/>
      <w:divBdr>
        <w:top w:val="none" w:sz="0" w:space="0" w:color="auto"/>
        <w:left w:val="none" w:sz="0" w:space="0" w:color="auto"/>
        <w:bottom w:val="none" w:sz="0" w:space="0" w:color="auto"/>
        <w:right w:val="none" w:sz="0" w:space="0" w:color="auto"/>
      </w:divBdr>
    </w:div>
    <w:div w:id="1227572917">
      <w:marLeft w:val="640"/>
      <w:marRight w:val="0"/>
      <w:marTop w:val="0"/>
      <w:marBottom w:val="0"/>
      <w:divBdr>
        <w:top w:val="none" w:sz="0" w:space="0" w:color="auto"/>
        <w:left w:val="none" w:sz="0" w:space="0" w:color="auto"/>
        <w:bottom w:val="none" w:sz="0" w:space="0" w:color="auto"/>
        <w:right w:val="none" w:sz="0" w:space="0" w:color="auto"/>
      </w:divBdr>
    </w:div>
    <w:div w:id="1227718180">
      <w:marLeft w:val="640"/>
      <w:marRight w:val="0"/>
      <w:marTop w:val="0"/>
      <w:marBottom w:val="0"/>
      <w:divBdr>
        <w:top w:val="none" w:sz="0" w:space="0" w:color="auto"/>
        <w:left w:val="none" w:sz="0" w:space="0" w:color="auto"/>
        <w:bottom w:val="none" w:sz="0" w:space="0" w:color="auto"/>
        <w:right w:val="none" w:sz="0" w:space="0" w:color="auto"/>
      </w:divBdr>
    </w:div>
    <w:div w:id="1227759855">
      <w:marLeft w:val="640"/>
      <w:marRight w:val="0"/>
      <w:marTop w:val="0"/>
      <w:marBottom w:val="0"/>
      <w:divBdr>
        <w:top w:val="none" w:sz="0" w:space="0" w:color="auto"/>
        <w:left w:val="none" w:sz="0" w:space="0" w:color="auto"/>
        <w:bottom w:val="none" w:sz="0" w:space="0" w:color="auto"/>
        <w:right w:val="none" w:sz="0" w:space="0" w:color="auto"/>
      </w:divBdr>
    </w:div>
    <w:div w:id="1227763409">
      <w:marLeft w:val="640"/>
      <w:marRight w:val="0"/>
      <w:marTop w:val="0"/>
      <w:marBottom w:val="0"/>
      <w:divBdr>
        <w:top w:val="none" w:sz="0" w:space="0" w:color="auto"/>
        <w:left w:val="none" w:sz="0" w:space="0" w:color="auto"/>
        <w:bottom w:val="none" w:sz="0" w:space="0" w:color="auto"/>
        <w:right w:val="none" w:sz="0" w:space="0" w:color="auto"/>
      </w:divBdr>
    </w:div>
    <w:div w:id="1227764578">
      <w:marLeft w:val="640"/>
      <w:marRight w:val="0"/>
      <w:marTop w:val="0"/>
      <w:marBottom w:val="0"/>
      <w:divBdr>
        <w:top w:val="none" w:sz="0" w:space="0" w:color="auto"/>
        <w:left w:val="none" w:sz="0" w:space="0" w:color="auto"/>
        <w:bottom w:val="none" w:sz="0" w:space="0" w:color="auto"/>
        <w:right w:val="none" w:sz="0" w:space="0" w:color="auto"/>
      </w:divBdr>
    </w:div>
    <w:div w:id="1227764646">
      <w:marLeft w:val="640"/>
      <w:marRight w:val="0"/>
      <w:marTop w:val="0"/>
      <w:marBottom w:val="0"/>
      <w:divBdr>
        <w:top w:val="none" w:sz="0" w:space="0" w:color="auto"/>
        <w:left w:val="none" w:sz="0" w:space="0" w:color="auto"/>
        <w:bottom w:val="none" w:sz="0" w:space="0" w:color="auto"/>
        <w:right w:val="none" w:sz="0" w:space="0" w:color="auto"/>
      </w:divBdr>
    </w:div>
    <w:div w:id="1227837929">
      <w:marLeft w:val="640"/>
      <w:marRight w:val="0"/>
      <w:marTop w:val="0"/>
      <w:marBottom w:val="0"/>
      <w:divBdr>
        <w:top w:val="none" w:sz="0" w:space="0" w:color="auto"/>
        <w:left w:val="none" w:sz="0" w:space="0" w:color="auto"/>
        <w:bottom w:val="none" w:sz="0" w:space="0" w:color="auto"/>
        <w:right w:val="none" w:sz="0" w:space="0" w:color="auto"/>
      </w:divBdr>
    </w:div>
    <w:div w:id="1227951703">
      <w:marLeft w:val="640"/>
      <w:marRight w:val="0"/>
      <w:marTop w:val="0"/>
      <w:marBottom w:val="0"/>
      <w:divBdr>
        <w:top w:val="none" w:sz="0" w:space="0" w:color="auto"/>
        <w:left w:val="none" w:sz="0" w:space="0" w:color="auto"/>
        <w:bottom w:val="none" w:sz="0" w:space="0" w:color="auto"/>
        <w:right w:val="none" w:sz="0" w:space="0" w:color="auto"/>
      </w:divBdr>
    </w:div>
    <w:div w:id="1227952269">
      <w:marLeft w:val="640"/>
      <w:marRight w:val="0"/>
      <w:marTop w:val="0"/>
      <w:marBottom w:val="0"/>
      <w:divBdr>
        <w:top w:val="none" w:sz="0" w:space="0" w:color="auto"/>
        <w:left w:val="none" w:sz="0" w:space="0" w:color="auto"/>
        <w:bottom w:val="none" w:sz="0" w:space="0" w:color="auto"/>
        <w:right w:val="none" w:sz="0" w:space="0" w:color="auto"/>
      </w:divBdr>
    </w:div>
    <w:div w:id="1228103563">
      <w:marLeft w:val="640"/>
      <w:marRight w:val="0"/>
      <w:marTop w:val="0"/>
      <w:marBottom w:val="0"/>
      <w:divBdr>
        <w:top w:val="none" w:sz="0" w:space="0" w:color="auto"/>
        <w:left w:val="none" w:sz="0" w:space="0" w:color="auto"/>
        <w:bottom w:val="none" w:sz="0" w:space="0" w:color="auto"/>
        <w:right w:val="none" w:sz="0" w:space="0" w:color="auto"/>
      </w:divBdr>
    </w:div>
    <w:div w:id="1228109147">
      <w:marLeft w:val="640"/>
      <w:marRight w:val="0"/>
      <w:marTop w:val="0"/>
      <w:marBottom w:val="0"/>
      <w:divBdr>
        <w:top w:val="none" w:sz="0" w:space="0" w:color="auto"/>
        <w:left w:val="none" w:sz="0" w:space="0" w:color="auto"/>
        <w:bottom w:val="none" w:sz="0" w:space="0" w:color="auto"/>
        <w:right w:val="none" w:sz="0" w:space="0" w:color="auto"/>
      </w:divBdr>
    </w:div>
    <w:div w:id="1228109426">
      <w:marLeft w:val="640"/>
      <w:marRight w:val="0"/>
      <w:marTop w:val="0"/>
      <w:marBottom w:val="0"/>
      <w:divBdr>
        <w:top w:val="none" w:sz="0" w:space="0" w:color="auto"/>
        <w:left w:val="none" w:sz="0" w:space="0" w:color="auto"/>
        <w:bottom w:val="none" w:sz="0" w:space="0" w:color="auto"/>
        <w:right w:val="none" w:sz="0" w:space="0" w:color="auto"/>
      </w:divBdr>
    </w:div>
    <w:div w:id="1228110122">
      <w:marLeft w:val="640"/>
      <w:marRight w:val="0"/>
      <w:marTop w:val="0"/>
      <w:marBottom w:val="0"/>
      <w:divBdr>
        <w:top w:val="none" w:sz="0" w:space="0" w:color="auto"/>
        <w:left w:val="none" w:sz="0" w:space="0" w:color="auto"/>
        <w:bottom w:val="none" w:sz="0" w:space="0" w:color="auto"/>
        <w:right w:val="none" w:sz="0" w:space="0" w:color="auto"/>
      </w:divBdr>
    </w:div>
    <w:div w:id="1228224073">
      <w:marLeft w:val="640"/>
      <w:marRight w:val="0"/>
      <w:marTop w:val="0"/>
      <w:marBottom w:val="0"/>
      <w:divBdr>
        <w:top w:val="none" w:sz="0" w:space="0" w:color="auto"/>
        <w:left w:val="none" w:sz="0" w:space="0" w:color="auto"/>
        <w:bottom w:val="none" w:sz="0" w:space="0" w:color="auto"/>
        <w:right w:val="none" w:sz="0" w:space="0" w:color="auto"/>
      </w:divBdr>
    </w:div>
    <w:div w:id="1228229360">
      <w:marLeft w:val="640"/>
      <w:marRight w:val="0"/>
      <w:marTop w:val="0"/>
      <w:marBottom w:val="0"/>
      <w:divBdr>
        <w:top w:val="none" w:sz="0" w:space="0" w:color="auto"/>
        <w:left w:val="none" w:sz="0" w:space="0" w:color="auto"/>
        <w:bottom w:val="none" w:sz="0" w:space="0" w:color="auto"/>
        <w:right w:val="none" w:sz="0" w:space="0" w:color="auto"/>
      </w:divBdr>
    </w:div>
    <w:div w:id="1228296743">
      <w:marLeft w:val="640"/>
      <w:marRight w:val="0"/>
      <w:marTop w:val="0"/>
      <w:marBottom w:val="0"/>
      <w:divBdr>
        <w:top w:val="none" w:sz="0" w:space="0" w:color="auto"/>
        <w:left w:val="none" w:sz="0" w:space="0" w:color="auto"/>
        <w:bottom w:val="none" w:sz="0" w:space="0" w:color="auto"/>
        <w:right w:val="none" w:sz="0" w:space="0" w:color="auto"/>
      </w:divBdr>
    </w:div>
    <w:div w:id="1228347241">
      <w:marLeft w:val="640"/>
      <w:marRight w:val="0"/>
      <w:marTop w:val="0"/>
      <w:marBottom w:val="0"/>
      <w:divBdr>
        <w:top w:val="none" w:sz="0" w:space="0" w:color="auto"/>
        <w:left w:val="none" w:sz="0" w:space="0" w:color="auto"/>
        <w:bottom w:val="none" w:sz="0" w:space="0" w:color="auto"/>
        <w:right w:val="none" w:sz="0" w:space="0" w:color="auto"/>
      </w:divBdr>
    </w:div>
    <w:div w:id="1228415891">
      <w:marLeft w:val="640"/>
      <w:marRight w:val="0"/>
      <w:marTop w:val="0"/>
      <w:marBottom w:val="0"/>
      <w:divBdr>
        <w:top w:val="none" w:sz="0" w:space="0" w:color="auto"/>
        <w:left w:val="none" w:sz="0" w:space="0" w:color="auto"/>
        <w:bottom w:val="none" w:sz="0" w:space="0" w:color="auto"/>
        <w:right w:val="none" w:sz="0" w:space="0" w:color="auto"/>
      </w:divBdr>
    </w:div>
    <w:div w:id="1228417541">
      <w:marLeft w:val="640"/>
      <w:marRight w:val="0"/>
      <w:marTop w:val="0"/>
      <w:marBottom w:val="0"/>
      <w:divBdr>
        <w:top w:val="none" w:sz="0" w:space="0" w:color="auto"/>
        <w:left w:val="none" w:sz="0" w:space="0" w:color="auto"/>
        <w:bottom w:val="none" w:sz="0" w:space="0" w:color="auto"/>
        <w:right w:val="none" w:sz="0" w:space="0" w:color="auto"/>
      </w:divBdr>
    </w:div>
    <w:div w:id="1228497952">
      <w:marLeft w:val="640"/>
      <w:marRight w:val="0"/>
      <w:marTop w:val="0"/>
      <w:marBottom w:val="0"/>
      <w:divBdr>
        <w:top w:val="none" w:sz="0" w:space="0" w:color="auto"/>
        <w:left w:val="none" w:sz="0" w:space="0" w:color="auto"/>
        <w:bottom w:val="none" w:sz="0" w:space="0" w:color="auto"/>
        <w:right w:val="none" w:sz="0" w:space="0" w:color="auto"/>
      </w:divBdr>
    </w:div>
    <w:div w:id="1228564688">
      <w:marLeft w:val="640"/>
      <w:marRight w:val="0"/>
      <w:marTop w:val="0"/>
      <w:marBottom w:val="0"/>
      <w:divBdr>
        <w:top w:val="none" w:sz="0" w:space="0" w:color="auto"/>
        <w:left w:val="none" w:sz="0" w:space="0" w:color="auto"/>
        <w:bottom w:val="none" w:sz="0" w:space="0" w:color="auto"/>
        <w:right w:val="none" w:sz="0" w:space="0" w:color="auto"/>
      </w:divBdr>
    </w:div>
    <w:div w:id="1228567224">
      <w:marLeft w:val="640"/>
      <w:marRight w:val="0"/>
      <w:marTop w:val="0"/>
      <w:marBottom w:val="0"/>
      <w:divBdr>
        <w:top w:val="none" w:sz="0" w:space="0" w:color="auto"/>
        <w:left w:val="none" w:sz="0" w:space="0" w:color="auto"/>
        <w:bottom w:val="none" w:sz="0" w:space="0" w:color="auto"/>
        <w:right w:val="none" w:sz="0" w:space="0" w:color="auto"/>
      </w:divBdr>
    </w:div>
    <w:div w:id="1228570087">
      <w:marLeft w:val="640"/>
      <w:marRight w:val="0"/>
      <w:marTop w:val="0"/>
      <w:marBottom w:val="0"/>
      <w:divBdr>
        <w:top w:val="none" w:sz="0" w:space="0" w:color="auto"/>
        <w:left w:val="none" w:sz="0" w:space="0" w:color="auto"/>
        <w:bottom w:val="none" w:sz="0" w:space="0" w:color="auto"/>
        <w:right w:val="none" w:sz="0" w:space="0" w:color="auto"/>
      </w:divBdr>
    </w:div>
    <w:div w:id="1228615611">
      <w:marLeft w:val="640"/>
      <w:marRight w:val="0"/>
      <w:marTop w:val="0"/>
      <w:marBottom w:val="0"/>
      <w:divBdr>
        <w:top w:val="none" w:sz="0" w:space="0" w:color="auto"/>
        <w:left w:val="none" w:sz="0" w:space="0" w:color="auto"/>
        <w:bottom w:val="none" w:sz="0" w:space="0" w:color="auto"/>
        <w:right w:val="none" w:sz="0" w:space="0" w:color="auto"/>
      </w:divBdr>
    </w:div>
    <w:div w:id="1228762137">
      <w:marLeft w:val="640"/>
      <w:marRight w:val="0"/>
      <w:marTop w:val="0"/>
      <w:marBottom w:val="0"/>
      <w:divBdr>
        <w:top w:val="none" w:sz="0" w:space="0" w:color="auto"/>
        <w:left w:val="none" w:sz="0" w:space="0" w:color="auto"/>
        <w:bottom w:val="none" w:sz="0" w:space="0" w:color="auto"/>
        <w:right w:val="none" w:sz="0" w:space="0" w:color="auto"/>
      </w:divBdr>
    </w:div>
    <w:div w:id="1228764907">
      <w:marLeft w:val="640"/>
      <w:marRight w:val="0"/>
      <w:marTop w:val="0"/>
      <w:marBottom w:val="0"/>
      <w:divBdr>
        <w:top w:val="none" w:sz="0" w:space="0" w:color="auto"/>
        <w:left w:val="none" w:sz="0" w:space="0" w:color="auto"/>
        <w:bottom w:val="none" w:sz="0" w:space="0" w:color="auto"/>
        <w:right w:val="none" w:sz="0" w:space="0" w:color="auto"/>
      </w:divBdr>
    </w:div>
    <w:div w:id="1228807539">
      <w:marLeft w:val="640"/>
      <w:marRight w:val="0"/>
      <w:marTop w:val="0"/>
      <w:marBottom w:val="0"/>
      <w:divBdr>
        <w:top w:val="none" w:sz="0" w:space="0" w:color="auto"/>
        <w:left w:val="none" w:sz="0" w:space="0" w:color="auto"/>
        <w:bottom w:val="none" w:sz="0" w:space="0" w:color="auto"/>
        <w:right w:val="none" w:sz="0" w:space="0" w:color="auto"/>
      </w:divBdr>
    </w:div>
    <w:div w:id="1228882574">
      <w:marLeft w:val="640"/>
      <w:marRight w:val="0"/>
      <w:marTop w:val="0"/>
      <w:marBottom w:val="0"/>
      <w:divBdr>
        <w:top w:val="none" w:sz="0" w:space="0" w:color="auto"/>
        <w:left w:val="none" w:sz="0" w:space="0" w:color="auto"/>
        <w:bottom w:val="none" w:sz="0" w:space="0" w:color="auto"/>
        <w:right w:val="none" w:sz="0" w:space="0" w:color="auto"/>
      </w:divBdr>
    </w:div>
    <w:div w:id="1228957647">
      <w:marLeft w:val="640"/>
      <w:marRight w:val="0"/>
      <w:marTop w:val="0"/>
      <w:marBottom w:val="0"/>
      <w:divBdr>
        <w:top w:val="none" w:sz="0" w:space="0" w:color="auto"/>
        <w:left w:val="none" w:sz="0" w:space="0" w:color="auto"/>
        <w:bottom w:val="none" w:sz="0" w:space="0" w:color="auto"/>
        <w:right w:val="none" w:sz="0" w:space="0" w:color="auto"/>
      </w:divBdr>
    </w:div>
    <w:div w:id="1228998090">
      <w:marLeft w:val="640"/>
      <w:marRight w:val="0"/>
      <w:marTop w:val="0"/>
      <w:marBottom w:val="0"/>
      <w:divBdr>
        <w:top w:val="none" w:sz="0" w:space="0" w:color="auto"/>
        <w:left w:val="none" w:sz="0" w:space="0" w:color="auto"/>
        <w:bottom w:val="none" w:sz="0" w:space="0" w:color="auto"/>
        <w:right w:val="none" w:sz="0" w:space="0" w:color="auto"/>
      </w:divBdr>
    </w:div>
    <w:div w:id="1229029122">
      <w:marLeft w:val="640"/>
      <w:marRight w:val="0"/>
      <w:marTop w:val="0"/>
      <w:marBottom w:val="0"/>
      <w:divBdr>
        <w:top w:val="none" w:sz="0" w:space="0" w:color="auto"/>
        <w:left w:val="none" w:sz="0" w:space="0" w:color="auto"/>
        <w:bottom w:val="none" w:sz="0" w:space="0" w:color="auto"/>
        <w:right w:val="none" w:sz="0" w:space="0" w:color="auto"/>
      </w:divBdr>
    </w:div>
    <w:div w:id="1229072557">
      <w:marLeft w:val="640"/>
      <w:marRight w:val="0"/>
      <w:marTop w:val="0"/>
      <w:marBottom w:val="0"/>
      <w:divBdr>
        <w:top w:val="none" w:sz="0" w:space="0" w:color="auto"/>
        <w:left w:val="none" w:sz="0" w:space="0" w:color="auto"/>
        <w:bottom w:val="none" w:sz="0" w:space="0" w:color="auto"/>
        <w:right w:val="none" w:sz="0" w:space="0" w:color="auto"/>
      </w:divBdr>
    </w:div>
    <w:div w:id="1229074211">
      <w:marLeft w:val="640"/>
      <w:marRight w:val="0"/>
      <w:marTop w:val="0"/>
      <w:marBottom w:val="0"/>
      <w:divBdr>
        <w:top w:val="none" w:sz="0" w:space="0" w:color="auto"/>
        <w:left w:val="none" w:sz="0" w:space="0" w:color="auto"/>
        <w:bottom w:val="none" w:sz="0" w:space="0" w:color="auto"/>
        <w:right w:val="none" w:sz="0" w:space="0" w:color="auto"/>
      </w:divBdr>
    </w:div>
    <w:div w:id="1229144360">
      <w:marLeft w:val="640"/>
      <w:marRight w:val="0"/>
      <w:marTop w:val="0"/>
      <w:marBottom w:val="0"/>
      <w:divBdr>
        <w:top w:val="none" w:sz="0" w:space="0" w:color="auto"/>
        <w:left w:val="none" w:sz="0" w:space="0" w:color="auto"/>
        <w:bottom w:val="none" w:sz="0" w:space="0" w:color="auto"/>
        <w:right w:val="none" w:sz="0" w:space="0" w:color="auto"/>
      </w:divBdr>
    </w:div>
    <w:div w:id="1229222633">
      <w:bodyDiv w:val="1"/>
      <w:marLeft w:val="0"/>
      <w:marRight w:val="0"/>
      <w:marTop w:val="0"/>
      <w:marBottom w:val="0"/>
      <w:divBdr>
        <w:top w:val="none" w:sz="0" w:space="0" w:color="auto"/>
        <w:left w:val="none" w:sz="0" w:space="0" w:color="auto"/>
        <w:bottom w:val="none" w:sz="0" w:space="0" w:color="auto"/>
        <w:right w:val="none" w:sz="0" w:space="0" w:color="auto"/>
      </w:divBdr>
      <w:divsChild>
        <w:div w:id="39985025">
          <w:marLeft w:val="640"/>
          <w:marRight w:val="0"/>
          <w:marTop w:val="0"/>
          <w:marBottom w:val="0"/>
          <w:divBdr>
            <w:top w:val="none" w:sz="0" w:space="0" w:color="auto"/>
            <w:left w:val="none" w:sz="0" w:space="0" w:color="auto"/>
            <w:bottom w:val="none" w:sz="0" w:space="0" w:color="auto"/>
            <w:right w:val="none" w:sz="0" w:space="0" w:color="auto"/>
          </w:divBdr>
        </w:div>
        <w:div w:id="83041629">
          <w:marLeft w:val="640"/>
          <w:marRight w:val="0"/>
          <w:marTop w:val="0"/>
          <w:marBottom w:val="0"/>
          <w:divBdr>
            <w:top w:val="none" w:sz="0" w:space="0" w:color="auto"/>
            <w:left w:val="none" w:sz="0" w:space="0" w:color="auto"/>
            <w:bottom w:val="none" w:sz="0" w:space="0" w:color="auto"/>
            <w:right w:val="none" w:sz="0" w:space="0" w:color="auto"/>
          </w:divBdr>
        </w:div>
        <w:div w:id="136797739">
          <w:marLeft w:val="640"/>
          <w:marRight w:val="0"/>
          <w:marTop w:val="0"/>
          <w:marBottom w:val="0"/>
          <w:divBdr>
            <w:top w:val="none" w:sz="0" w:space="0" w:color="auto"/>
            <w:left w:val="none" w:sz="0" w:space="0" w:color="auto"/>
            <w:bottom w:val="none" w:sz="0" w:space="0" w:color="auto"/>
            <w:right w:val="none" w:sz="0" w:space="0" w:color="auto"/>
          </w:divBdr>
        </w:div>
        <w:div w:id="250896463">
          <w:marLeft w:val="640"/>
          <w:marRight w:val="0"/>
          <w:marTop w:val="0"/>
          <w:marBottom w:val="0"/>
          <w:divBdr>
            <w:top w:val="none" w:sz="0" w:space="0" w:color="auto"/>
            <w:left w:val="none" w:sz="0" w:space="0" w:color="auto"/>
            <w:bottom w:val="none" w:sz="0" w:space="0" w:color="auto"/>
            <w:right w:val="none" w:sz="0" w:space="0" w:color="auto"/>
          </w:divBdr>
        </w:div>
        <w:div w:id="268440552">
          <w:marLeft w:val="640"/>
          <w:marRight w:val="0"/>
          <w:marTop w:val="0"/>
          <w:marBottom w:val="0"/>
          <w:divBdr>
            <w:top w:val="none" w:sz="0" w:space="0" w:color="auto"/>
            <w:left w:val="none" w:sz="0" w:space="0" w:color="auto"/>
            <w:bottom w:val="none" w:sz="0" w:space="0" w:color="auto"/>
            <w:right w:val="none" w:sz="0" w:space="0" w:color="auto"/>
          </w:divBdr>
        </w:div>
        <w:div w:id="277490792">
          <w:marLeft w:val="640"/>
          <w:marRight w:val="0"/>
          <w:marTop w:val="0"/>
          <w:marBottom w:val="0"/>
          <w:divBdr>
            <w:top w:val="none" w:sz="0" w:space="0" w:color="auto"/>
            <w:left w:val="none" w:sz="0" w:space="0" w:color="auto"/>
            <w:bottom w:val="none" w:sz="0" w:space="0" w:color="auto"/>
            <w:right w:val="none" w:sz="0" w:space="0" w:color="auto"/>
          </w:divBdr>
        </w:div>
        <w:div w:id="277640067">
          <w:marLeft w:val="640"/>
          <w:marRight w:val="0"/>
          <w:marTop w:val="0"/>
          <w:marBottom w:val="0"/>
          <w:divBdr>
            <w:top w:val="none" w:sz="0" w:space="0" w:color="auto"/>
            <w:left w:val="none" w:sz="0" w:space="0" w:color="auto"/>
            <w:bottom w:val="none" w:sz="0" w:space="0" w:color="auto"/>
            <w:right w:val="none" w:sz="0" w:space="0" w:color="auto"/>
          </w:divBdr>
        </w:div>
        <w:div w:id="386496910">
          <w:marLeft w:val="640"/>
          <w:marRight w:val="0"/>
          <w:marTop w:val="0"/>
          <w:marBottom w:val="0"/>
          <w:divBdr>
            <w:top w:val="none" w:sz="0" w:space="0" w:color="auto"/>
            <w:left w:val="none" w:sz="0" w:space="0" w:color="auto"/>
            <w:bottom w:val="none" w:sz="0" w:space="0" w:color="auto"/>
            <w:right w:val="none" w:sz="0" w:space="0" w:color="auto"/>
          </w:divBdr>
        </w:div>
        <w:div w:id="407462479">
          <w:marLeft w:val="640"/>
          <w:marRight w:val="0"/>
          <w:marTop w:val="0"/>
          <w:marBottom w:val="0"/>
          <w:divBdr>
            <w:top w:val="none" w:sz="0" w:space="0" w:color="auto"/>
            <w:left w:val="none" w:sz="0" w:space="0" w:color="auto"/>
            <w:bottom w:val="none" w:sz="0" w:space="0" w:color="auto"/>
            <w:right w:val="none" w:sz="0" w:space="0" w:color="auto"/>
          </w:divBdr>
        </w:div>
        <w:div w:id="541210200">
          <w:marLeft w:val="640"/>
          <w:marRight w:val="0"/>
          <w:marTop w:val="0"/>
          <w:marBottom w:val="0"/>
          <w:divBdr>
            <w:top w:val="none" w:sz="0" w:space="0" w:color="auto"/>
            <w:left w:val="none" w:sz="0" w:space="0" w:color="auto"/>
            <w:bottom w:val="none" w:sz="0" w:space="0" w:color="auto"/>
            <w:right w:val="none" w:sz="0" w:space="0" w:color="auto"/>
          </w:divBdr>
        </w:div>
        <w:div w:id="542519965">
          <w:marLeft w:val="640"/>
          <w:marRight w:val="0"/>
          <w:marTop w:val="0"/>
          <w:marBottom w:val="0"/>
          <w:divBdr>
            <w:top w:val="none" w:sz="0" w:space="0" w:color="auto"/>
            <w:left w:val="none" w:sz="0" w:space="0" w:color="auto"/>
            <w:bottom w:val="none" w:sz="0" w:space="0" w:color="auto"/>
            <w:right w:val="none" w:sz="0" w:space="0" w:color="auto"/>
          </w:divBdr>
        </w:div>
        <w:div w:id="621157341">
          <w:marLeft w:val="640"/>
          <w:marRight w:val="0"/>
          <w:marTop w:val="0"/>
          <w:marBottom w:val="0"/>
          <w:divBdr>
            <w:top w:val="none" w:sz="0" w:space="0" w:color="auto"/>
            <w:left w:val="none" w:sz="0" w:space="0" w:color="auto"/>
            <w:bottom w:val="none" w:sz="0" w:space="0" w:color="auto"/>
            <w:right w:val="none" w:sz="0" w:space="0" w:color="auto"/>
          </w:divBdr>
        </w:div>
        <w:div w:id="626668477">
          <w:marLeft w:val="640"/>
          <w:marRight w:val="0"/>
          <w:marTop w:val="0"/>
          <w:marBottom w:val="0"/>
          <w:divBdr>
            <w:top w:val="none" w:sz="0" w:space="0" w:color="auto"/>
            <w:left w:val="none" w:sz="0" w:space="0" w:color="auto"/>
            <w:bottom w:val="none" w:sz="0" w:space="0" w:color="auto"/>
            <w:right w:val="none" w:sz="0" w:space="0" w:color="auto"/>
          </w:divBdr>
        </w:div>
        <w:div w:id="650132456">
          <w:marLeft w:val="640"/>
          <w:marRight w:val="0"/>
          <w:marTop w:val="0"/>
          <w:marBottom w:val="0"/>
          <w:divBdr>
            <w:top w:val="none" w:sz="0" w:space="0" w:color="auto"/>
            <w:left w:val="none" w:sz="0" w:space="0" w:color="auto"/>
            <w:bottom w:val="none" w:sz="0" w:space="0" w:color="auto"/>
            <w:right w:val="none" w:sz="0" w:space="0" w:color="auto"/>
          </w:divBdr>
        </w:div>
        <w:div w:id="672419796">
          <w:marLeft w:val="640"/>
          <w:marRight w:val="0"/>
          <w:marTop w:val="0"/>
          <w:marBottom w:val="0"/>
          <w:divBdr>
            <w:top w:val="none" w:sz="0" w:space="0" w:color="auto"/>
            <w:left w:val="none" w:sz="0" w:space="0" w:color="auto"/>
            <w:bottom w:val="none" w:sz="0" w:space="0" w:color="auto"/>
            <w:right w:val="none" w:sz="0" w:space="0" w:color="auto"/>
          </w:divBdr>
        </w:div>
        <w:div w:id="781803692">
          <w:marLeft w:val="640"/>
          <w:marRight w:val="0"/>
          <w:marTop w:val="0"/>
          <w:marBottom w:val="0"/>
          <w:divBdr>
            <w:top w:val="none" w:sz="0" w:space="0" w:color="auto"/>
            <w:left w:val="none" w:sz="0" w:space="0" w:color="auto"/>
            <w:bottom w:val="none" w:sz="0" w:space="0" w:color="auto"/>
            <w:right w:val="none" w:sz="0" w:space="0" w:color="auto"/>
          </w:divBdr>
        </w:div>
        <w:div w:id="1036002967">
          <w:marLeft w:val="640"/>
          <w:marRight w:val="0"/>
          <w:marTop w:val="0"/>
          <w:marBottom w:val="0"/>
          <w:divBdr>
            <w:top w:val="none" w:sz="0" w:space="0" w:color="auto"/>
            <w:left w:val="none" w:sz="0" w:space="0" w:color="auto"/>
            <w:bottom w:val="none" w:sz="0" w:space="0" w:color="auto"/>
            <w:right w:val="none" w:sz="0" w:space="0" w:color="auto"/>
          </w:divBdr>
        </w:div>
        <w:div w:id="1090588911">
          <w:marLeft w:val="640"/>
          <w:marRight w:val="0"/>
          <w:marTop w:val="0"/>
          <w:marBottom w:val="0"/>
          <w:divBdr>
            <w:top w:val="none" w:sz="0" w:space="0" w:color="auto"/>
            <w:left w:val="none" w:sz="0" w:space="0" w:color="auto"/>
            <w:bottom w:val="none" w:sz="0" w:space="0" w:color="auto"/>
            <w:right w:val="none" w:sz="0" w:space="0" w:color="auto"/>
          </w:divBdr>
        </w:div>
        <w:div w:id="1164050525">
          <w:marLeft w:val="640"/>
          <w:marRight w:val="0"/>
          <w:marTop w:val="0"/>
          <w:marBottom w:val="0"/>
          <w:divBdr>
            <w:top w:val="none" w:sz="0" w:space="0" w:color="auto"/>
            <w:left w:val="none" w:sz="0" w:space="0" w:color="auto"/>
            <w:bottom w:val="none" w:sz="0" w:space="0" w:color="auto"/>
            <w:right w:val="none" w:sz="0" w:space="0" w:color="auto"/>
          </w:divBdr>
        </w:div>
        <w:div w:id="1173300379">
          <w:marLeft w:val="640"/>
          <w:marRight w:val="0"/>
          <w:marTop w:val="0"/>
          <w:marBottom w:val="0"/>
          <w:divBdr>
            <w:top w:val="none" w:sz="0" w:space="0" w:color="auto"/>
            <w:left w:val="none" w:sz="0" w:space="0" w:color="auto"/>
            <w:bottom w:val="none" w:sz="0" w:space="0" w:color="auto"/>
            <w:right w:val="none" w:sz="0" w:space="0" w:color="auto"/>
          </w:divBdr>
        </w:div>
        <w:div w:id="1195266795">
          <w:marLeft w:val="640"/>
          <w:marRight w:val="0"/>
          <w:marTop w:val="0"/>
          <w:marBottom w:val="0"/>
          <w:divBdr>
            <w:top w:val="none" w:sz="0" w:space="0" w:color="auto"/>
            <w:left w:val="none" w:sz="0" w:space="0" w:color="auto"/>
            <w:bottom w:val="none" w:sz="0" w:space="0" w:color="auto"/>
            <w:right w:val="none" w:sz="0" w:space="0" w:color="auto"/>
          </w:divBdr>
        </w:div>
        <w:div w:id="1255745274">
          <w:marLeft w:val="640"/>
          <w:marRight w:val="0"/>
          <w:marTop w:val="0"/>
          <w:marBottom w:val="0"/>
          <w:divBdr>
            <w:top w:val="none" w:sz="0" w:space="0" w:color="auto"/>
            <w:left w:val="none" w:sz="0" w:space="0" w:color="auto"/>
            <w:bottom w:val="none" w:sz="0" w:space="0" w:color="auto"/>
            <w:right w:val="none" w:sz="0" w:space="0" w:color="auto"/>
          </w:divBdr>
        </w:div>
        <w:div w:id="1322385805">
          <w:marLeft w:val="640"/>
          <w:marRight w:val="0"/>
          <w:marTop w:val="0"/>
          <w:marBottom w:val="0"/>
          <w:divBdr>
            <w:top w:val="none" w:sz="0" w:space="0" w:color="auto"/>
            <w:left w:val="none" w:sz="0" w:space="0" w:color="auto"/>
            <w:bottom w:val="none" w:sz="0" w:space="0" w:color="auto"/>
            <w:right w:val="none" w:sz="0" w:space="0" w:color="auto"/>
          </w:divBdr>
        </w:div>
        <w:div w:id="1403677201">
          <w:marLeft w:val="640"/>
          <w:marRight w:val="0"/>
          <w:marTop w:val="0"/>
          <w:marBottom w:val="0"/>
          <w:divBdr>
            <w:top w:val="none" w:sz="0" w:space="0" w:color="auto"/>
            <w:left w:val="none" w:sz="0" w:space="0" w:color="auto"/>
            <w:bottom w:val="none" w:sz="0" w:space="0" w:color="auto"/>
            <w:right w:val="none" w:sz="0" w:space="0" w:color="auto"/>
          </w:divBdr>
        </w:div>
        <w:div w:id="1437366713">
          <w:marLeft w:val="640"/>
          <w:marRight w:val="0"/>
          <w:marTop w:val="0"/>
          <w:marBottom w:val="0"/>
          <w:divBdr>
            <w:top w:val="none" w:sz="0" w:space="0" w:color="auto"/>
            <w:left w:val="none" w:sz="0" w:space="0" w:color="auto"/>
            <w:bottom w:val="none" w:sz="0" w:space="0" w:color="auto"/>
            <w:right w:val="none" w:sz="0" w:space="0" w:color="auto"/>
          </w:divBdr>
        </w:div>
        <w:div w:id="1453205922">
          <w:marLeft w:val="640"/>
          <w:marRight w:val="0"/>
          <w:marTop w:val="0"/>
          <w:marBottom w:val="0"/>
          <w:divBdr>
            <w:top w:val="none" w:sz="0" w:space="0" w:color="auto"/>
            <w:left w:val="none" w:sz="0" w:space="0" w:color="auto"/>
            <w:bottom w:val="none" w:sz="0" w:space="0" w:color="auto"/>
            <w:right w:val="none" w:sz="0" w:space="0" w:color="auto"/>
          </w:divBdr>
        </w:div>
        <w:div w:id="1508835713">
          <w:marLeft w:val="640"/>
          <w:marRight w:val="0"/>
          <w:marTop w:val="0"/>
          <w:marBottom w:val="0"/>
          <w:divBdr>
            <w:top w:val="none" w:sz="0" w:space="0" w:color="auto"/>
            <w:left w:val="none" w:sz="0" w:space="0" w:color="auto"/>
            <w:bottom w:val="none" w:sz="0" w:space="0" w:color="auto"/>
            <w:right w:val="none" w:sz="0" w:space="0" w:color="auto"/>
          </w:divBdr>
        </w:div>
        <w:div w:id="1514950736">
          <w:marLeft w:val="640"/>
          <w:marRight w:val="0"/>
          <w:marTop w:val="0"/>
          <w:marBottom w:val="0"/>
          <w:divBdr>
            <w:top w:val="none" w:sz="0" w:space="0" w:color="auto"/>
            <w:left w:val="none" w:sz="0" w:space="0" w:color="auto"/>
            <w:bottom w:val="none" w:sz="0" w:space="0" w:color="auto"/>
            <w:right w:val="none" w:sz="0" w:space="0" w:color="auto"/>
          </w:divBdr>
        </w:div>
        <w:div w:id="1536458070">
          <w:marLeft w:val="640"/>
          <w:marRight w:val="0"/>
          <w:marTop w:val="0"/>
          <w:marBottom w:val="0"/>
          <w:divBdr>
            <w:top w:val="none" w:sz="0" w:space="0" w:color="auto"/>
            <w:left w:val="none" w:sz="0" w:space="0" w:color="auto"/>
            <w:bottom w:val="none" w:sz="0" w:space="0" w:color="auto"/>
            <w:right w:val="none" w:sz="0" w:space="0" w:color="auto"/>
          </w:divBdr>
        </w:div>
        <w:div w:id="1629511603">
          <w:marLeft w:val="640"/>
          <w:marRight w:val="0"/>
          <w:marTop w:val="0"/>
          <w:marBottom w:val="0"/>
          <w:divBdr>
            <w:top w:val="none" w:sz="0" w:space="0" w:color="auto"/>
            <w:left w:val="none" w:sz="0" w:space="0" w:color="auto"/>
            <w:bottom w:val="none" w:sz="0" w:space="0" w:color="auto"/>
            <w:right w:val="none" w:sz="0" w:space="0" w:color="auto"/>
          </w:divBdr>
        </w:div>
      </w:divsChild>
    </w:div>
    <w:div w:id="1229225795">
      <w:marLeft w:val="640"/>
      <w:marRight w:val="0"/>
      <w:marTop w:val="0"/>
      <w:marBottom w:val="0"/>
      <w:divBdr>
        <w:top w:val="none" w:sz="0" w:space="0" w:color="auto"/>
        <w:left w:val="none" w:sz="0" w:space="0" w:color="auto"/>
        <w:bottom w:val="none" w:sz="0" w:space="0" w:color="auto"/>
        <w:right w:val="none" w:sz="0" w:space="0" w:color="auto"/>
      </w:divBdr>
    </w:div>
    <w:div w:id="1229271782">
      <w:marLeft w:val="640"/>
      <w:marRight w:val="0"/>
      <w:marTop w:val="0"/>
      <w:marBottom w:val="0"/>
      <w:divBdr>
        <w:top w:val="none" w:sz="0" w:space="0" w:color="auto"/>
        <w:left w:val="none" w:sz="0" w:space="0" w:color="auto"/>
        <w:bottom w:val="none" w:sz="0" w:space="0" w:color="auto"/>
        <w:right w:val="none" w:sz="0" w:space="0" w:color="auto"/>
      </w:divBdr>
    </w:div>
    <w:div w:id="1229343033">
      <w:marLeft w:val="640"/>
      <w:marRight w:val="0"/>
      <w:marTop w:val="0"/>
      <w:marBottom w:val="0"/>
      <w:divBdr>
        <w:top w:val="none" w:sz="0" w:space="0" w:color="auto"/>
        <w:left w:val="none" w:sz="0" w:space="0" w:color="auto"/>
        <w:bottom w:val="none" w:sz="0" w:space="0" w:color="auto"/>
        <w:right w:val="none" w:sz="0" w:space="0" w:color="auto"/>
      </w:divBdr>
    </w:div>
    <w:div w:id="1229345098">
      <w:marLeft w:val="640"/>
      <w:marRight w:val="0"/>
      <w:marTop w:val="0"/>
      <w:marBottom w:val="0"/>
      <w:divBdr>
        <w:top w:val="none" w:sz="0" w:space="0" w:color="auto"/>
        <w:left w:val="none" w:sz="0" w:space="0" w:color="auto"/>
        <w:bottom w:val="none" w:sz="0" w:space="0" w:color="auto"/>
        <w:right w:val="none" w:sz="0" w:space="0" w:color="auto"/>
      </w:divBdr>
    </w:div>
    <w:div w:id="1229464628">
      <w:marLeft w:val="640"/>
      <w:marRight w:val="0"/>
      <w:marTop w:val="0"/>
      <w:marBottom w:val="0"/>
      <w:divBdr>
        <w:top w:val="none" w:sz="0" w:space="0" w:color="auto"/>
        <w:left w:val="none" w:sz="0" w:space="0" w:color="auto"/>
        <w:bottom w:val="none" w:sz="0" w:space="0" w:color="auto"/>
        <w:right w:val="none" w:sz="0" w:space="0" w:color="auto"/>
      </w:divBdr>
    </w:div>
    <w:div w:id="1229612598">
      <w:marLeft w:val="640"/>
      <w:marRight w:val="0"/>
      <w:marTop w:val="0"/>
      <w:marBottom w:val="0"/>
      <w:divBdr>
        <w:top w:val="none" w:sz="0" w:space="0" w:color="auto"/>
        <w:left w:val="none" w:sz="0" w:space="0" w:color="auto"/>
        <w:bottom w:val="none" w:sz="0" w:space="0" w:color="auto"/>
        <w:right w:val="none" w:sz="0" w:space="0" w:color="auto"/>
      </w:divBdr>
    </w:div>
    <w:div w:id="1229681623">
      <w:marLeft w:val="640"/>
      <w:marRight w:val="0"/>
      <w:marTop w:val="0"/>
      <w:marBottom w:val="0"/>
      <w:divBdr>
        <w:top w:val="none" w:sz="0" w:space="0" w:color="auto"/>
        <w:left w:val="none" w:sz="0" w:space="0" w:color="auto"/>
        <w:bottom w:val="none" w:sz="0" w:space="0" w:color="auto"/>
        <w:right w:val="none" w:sz="0" w:space="0" w:color="auto"/>
      </w:divBdr>
    </w:div>
    <w:div w:id="1229683164">
      <w:marLeft w:val="640"/>
      <w:marRight w:val="0"/>
      <w:marTop w:val="0"/>
      <w:marBottom w:val="0"/>
      <w:divBdr>
        <w:top w:val="none" w:sz="0" w:space="0" w:color="auto"/>
        <w:left w:val="none" w:sz="0" w:space="0" w:color="auto"/>
        <w:bottom w:val="none" w:sz="0" w:space="0" w:color="auto"/>
        <w:right w:val="none" w:sz="0" w:space="0" w:color="auto"/>
      </w:divBdr>
    </w:div>
    <w:div w:id="1229724137">
      <w:marLeft w:val="640"/>
      <w:marRight w:val="0"/>
      <w:marTop w:val="0"/>
      <w:marBottom w:val="0"/>
      <w:divBdr>
        <w:top w:val="none" w:sz="0" w:space="0" w:color="auto"/>
        <w:left w:val="none" w:sz="0" w:space="0" w:color="auto"/>
        <w:bottom w:val="none" w:sz="0" w:space="0" w:color="auto"/>
        <w:right w:val="none" w:sz="0" w:space="0" w:color="auto"/>
      </w:divBdr>
    </w:div>
    <w:div w:id="1229727223">
      <w:marLeft w:val="640"/>
      <w:marRight w:val="0"/>
      <w:marTop w:val="0"/>
      <w:marBottom w:val="0"/>
      <w:divBdr>
        <w:top w:val="none" w:sz="0" w:space="0" w:color="auto"/>
        <w:left w:val="none" w:sz="0" w:space="0" w:color="auto"/>
        <w:bottom w:val="none" w:sz="0" w:space="0" w:color="auto"/>
        <w:right w:val="none" w:sz="0" w:space="0" w:color="auto"/>
      </w:divBdr>
    </w:div>
    <w:div w:id="1229808002">
      <w:marLeft w:val="640"/>
      <w:marRight w:val="0"/>
      <w:marTop w:val="0"/>
      <w:marBottom w:val="0"/>
      <w:divBdr>
        <w:top w:val="none" w:sz="0" w:space="0" w:color="auto"/>
        <w:left w:val="none" w:sz="0" w:space="0" w:color="auto"/>
        <w:bottom w:val="none" w:sz="0" w:space="0" w:color="auto"/>
        <w:right w:val="none" w:sz="0" w:space="0" w:color="auto"/>
      </w:divBdr>
    </w:div>
    <w:div w:id="1229849977">
      <w:marLeft w:val="640"/>
      <w:marRight w:val="0"/>
      <w:marTop w:val="0"/>
      <w:marBottom w:val="0"/>
      <w:divBdr>
        <w:top w:val="none" w:sz="0" w:space="0" w:color="auto"/>
        <w:left w:val="none" w:sz="0" w:space="0" w:color="auto"/>
        <w:bottom w:val="none" w:sz="0" w:space="0" w:color="auto"/>
        <w:right w:val="none" w:sz="0" w:space="0" w:color="auto"/>
      </w:divBdr>
    </w:div>
    <w:div w:id="1229850424">
      <w:marLeft w:val="640"/>
      <w:marRight w:val="0"/>
      <w:marTop w:val="0"/>
      <w:marBottom w:val="0"/>
      <w:divBdr>
        <w:top w:val="none" w:sz="0" w:space="0" w:color="auto"/>
        <w:left w:val="none" w:sz="0" w:space="0" w:color="auto"/>
        <w:bottom w:val="none" w:sz="0" w:space="0" w:color="auto"/>
        <w:right w:val="none" w:sz="0" w:space="0" w:color="auto"/>
      </w:divBdr>
    </w:div>
    <w:div w:id="1229993059">
      <w:marLeft w:val="640"/>
      <w:marRight w:val="0"/>
      <w:marTop w:val="0"/>
      <w:marBottom w:val="0"/>
      <w:divBdr>
        <w:top w:val="none" w:sz="0" w:space="0" w:color="auto"/>
        <w:left w:val="none" w:sz="0" w:space="0" w:color="auto"/>
        <w:bottom w:val="none" w:sz="0" w:space="0" w:color="auto"/>
        <w:right w:val="none" w:sz="0" w:space="0" w:color="auto"/>
      </w:divBdr>
    </w:div>
    <w:div w:id="1229999867">
      <w:marLeft w:val="640"/>
      <w:marRight w:val="0"/>
      <w:marTop w:val="0"/>
      <w:marBottom w:val="0"/>
      <w:divBdr>
        <w:top w:val="none" w:sz="0" w:space="0" w:color="auto"/>
        <w:left w:val="none" w:sz="0" w:space="0" w:color="auto"/>
        <w:bottom w:val="none" w:sz="0" w:space="0" w:color="auto"/>
        <w:right w:val="none" w:sz="0" w:space="0" w:color="auto"/>
      </w:divBdr>
    </w:div>
    <w:div w:id="1230070829">
      <w:marLeft w:val="640"/>
      <w:marRight w:val="0"/>
      <w:marTop w:val="0"/>
      <w:marBottom w:val="0"/>
      <w:divBdr>
        <w:top w:val="none" w:sz="0" w:space="0" w:color="auto"/>
        <w:left w:val="none" w:sz="0" w:space="0" w:color="auto"/>
        <w:bottom w:val="none" w:sz="0" w:space="0" w:color="auto"/>
        <w:right w:val="none" w:sz="0" w:space="0" w:color="auto"/>
      </w:divBdr>
    </w:div>
    <w:div w:id="1230073952">
      <w:marLeft w:val="640"/>
      <w:marRight w:val="0"/>
      <w:marTop w:val="0"/>
      <w:marBottom w:val="0"/>
      <w:divBdr>
        <w:top w:val="none" w:sz="0" w:space="0" w:color="auto"/>
        <w:left w:val="none" w:sz="0" w:space="0" w:color="auto"/>
        <w:bottom w:val="none" w:sz="0" w:space="0" w:color="auto"/>
        <w:right w:val="none" w:sz="0" w:space="0" w:color="auto"/>
      </w:divBdr>
    </w:div>
    <w:div w:id="1230113959">
      <w:marLeft w:val="640"/>
      <w:marRight w:val="0"/>
      <w:marTop w:val="0"/>
      <w:marBottom w:val="0"/>
      <w:divBdr>
        <w:top w:val="none" w:sz="0" w:space="0" w:color="auto"/>
        <w:left w:val="none" w:sz="0" w:space="0" w:color="auto"/>
        <w:bottom w:val="none" w:sz="0" w:space="0" w:color="auto"/>
        <w:right w:val="none" w:sz="0" w:space="0" w:color="auto"/>
      </w:divBdr>
    </w:div>
    <w:div w:id="1230186688">
      <w:marLeft w:val="640"/>
      <w:marRight w:val="0"/>
      <w:marTop w:val="0"/>
      <w:marBottom w:val="0"/>
      <w:divBdr>
        <w:top w:val="none" w:sz="0" w:space="0" w:color="auto"/>
        <w:left w:val="none" w:sz="0" w:space="0" w:color="auto"/>
        <w:bottom w:val="none" w:sz="0" w:space="0" w:color="auto"/>
        <w:right w:val="none" w:sz="0" w:space="0" w:color="auto"/>
      </w:divBdr>
    </w:div>
    <w:div w:id="1230192649">
      <w:marLeft w:val="640"/>
      <w:marRight w:val="0"/>
      <w:marTop w:val="0"/>
      <w:marBottom w:val="0"/>
      <w:divBdr>
        <w:top w:val="none" w:sz="0" w:space="0" w:color="auto"/>
        <w:left w:val="none" w:sz="0" w:space="0" w:color="auto"/>
        <w:bottom w:val="none" w:sz="0" w:space="0" w:color="auto"/>
        <w:right w:val="none" w:sz="0" w:space="0" w:color="auto"/>
      </w:divBdr>
    </w:div>
    <w:div w:id="1230193493">
      <w:marLeft w:val="640"/>
      <w:marRight w:val="0"/>
      <w:marTop w:val="0"/>
      <w:marBottom w:val="0"/>
      <w:divBdr>
        <w:top w:val="none" w:sz="0" w:space="0" w:color="auto"/>
        <w:left w:val="none" w:sz="0" w:space="0" w:color="auto"/>
        <w:bottom w:val="none" w:sz="0" w:space="0" w:color="auto"/>
        <w:right w:val="none" w:sz="0" w:space="0" w:color="auto"/>
      </w:divBdr>
    </w:div>
    <w:div w:id="1230193847">
      <w:marLeft w:val="640"/>
      <w:marRight w:val="0"/>
      <w:marTop w:val="0"/>
      <w:marBottom w:val="0"/>
      <w:divBdr>
        <w:top w:val="none" w:sz="0" w:space="0" w:color="auto"/>
        <w:left w:val="none" w:sz="0" w:space="0" w:color="auto"/>
        <w:bottom w:val="none" w:sz="0" w:space="0" w:color="auto"/>
        <w:right w:val="none" w:sz="0" w:space="0" w:color="auto"/>
      </w:divBdr>
    </w:div>
    <w:div w:id="1230267560">
      <w:marLeft w:val="640"/>
      <w:marRight w:val="0"/>
      <w:marTop w:val="0"/>
      <w:marBottom w:val="0"/>
      <w:divBdr>
        <w:top w:val="none" w:sz="0" w:space="0" w:color="auto"/>
        <w:left w:val="none" w:sz="0" w:space="0" w:color="auto"/>
        <w:bottom w:val="none" w:sz="0" w:space="0" w:color="auto"/>
        <w:right w:val="none" w:sz="0" w:space="0" w:color="auto"/>
      </w:divBdr>
    </w:div>
    <w:div w:id="1230308607">
      <w:marLeft w:val="640"/>
      <w:marRight w:val="0"/>
      <w:marTop w:val="0"/>
      <w:marBottom w:val="0"/>
      <w:divBdr>
        <w:top w:val="none" w:sz="0" w:space="0" w:color="auto"/>
        <w:left w:val="none" w:sz="0" w:space="0" w:color="auto"/>
        <w:bottom w:val="none" w:sz="0" w:space="0" w:color="auto"/>
        <w:right w:val="none" w:sz="0" w:space="0" w:color="auto"/>
      </w:divBdr>
    </w:div>
    <w:div w:id="1230311253">
      <w:marLeft w:val="640"/>
      <w:marRight w:val="0"/>
      <w:marTop w:val="0"/>
      <w:marBottom w:val="0"/>
      <w:divBdr>
        <w:top w:val="none" w:sz="0" w:space="0" w:color="auto"/>
        <w:left w:val="none" w:sz="0" w:space="0" w:color="auto"/>
        <w:bottom w:val="none" w:sz="0" w:space="0" w:color="auto"/>
        <w:right w:val="none" w:sz="0" w:space="0" w:color="auto"/>
      </w:divBdr>
    </w:div>
    <w:div w:id="1230386783">
      <w:marLeft w:val="640"/>
      <w:marRight w:val="0"/>
      <w:marTop w:val="0"/>
      <w:marBottom w:val="0"/>
      <w:divBdr>
        <w:top w:val="none" w:sz="0" w:space="0" w:color="auto"/>
        <w:left w:val="none" w:sz="0" w:space="0" w:color="auto"/>
        <w:bottom w:val="none" w:sz="0" w:space="0" w:color="auto"/>
        <w:right w:val="none" w:sz="0" w:space="0" w:color="auto"/>
      </w:divBdr>
    </w:div>
    <w:div w:id="1230456505">
      <w:marLeft w:val="640"/>
      <w:marRight w:val="0"/>
      <w:marTop w:val="0"/>
      <w:marBottom w:val="0"/>
      <w:divBdr>
        <w:top w:val="none" w:sz="0" w:space="0" w:color="auto"/>
        <w:left w:val="none" w:sz="0" w:space="0" w:color="auto"/>
        <w:bottom w:val="none" w:sz="0" w:space="0" w:color="auto"/>
        <w:right w:val="none" w:sz="0" w:space="0" w:color="auto"/>
      </w:divBdr>
    </w:div>
    <w:div w:id="1230534091">
      <w:marLeft w:val="640"/>
      <w:marRight w:val="0"/>
      <w:marTop w:val="0"/>
      <w:marBottom w:val="0"/>
      <w:divBdr>
        <w:top w:val="none" w:sz="0" w:space="0" w:color="auto"/>
        <w:left w:val="none" w:sz="0" w:space="0" w:color="auto"/>
        <w:bottom w:val="none" w:sz="0" w:space="0" w:color="auto"/>
        <w:right w:val="none" w:sz="0" w:space="0" w:color="auto"/>
      </w:divBdr>
    </w:div>
    <w:div w:id="1230578326">
      <w:marLeft w:val="640"/>
      <w:marRight w:val="0"/>
      <w:marTop w:val="0"/>
      <w:marBottom w:val="0"/>
      <w:divBdr>
        <w:top w:val="none" w:sz="0" w:space="0" w:color="auto"/>
        <w:left w:val="none" w:sz="0" w:space="0" w:color="auto"/>
        <w:bottom w:val="none" w:sz="0" w:space="0" w:color="auto"/>
        <w:right w:val="none" w:sz="0" w:space="0" w:color="auto"/>
      </w:divBdr>
    </w:div>
    <w:div w:id="1230579807">
      <w:marLeft w:val="640"/>
      <w:marRight w:val="0"/>
      <w:marTop w:val="0"/>
      <w:marBottom w:val="0"/>
      <w:divBdr>
        <w:top w:val="none" w:sz="0" w:space="0" w:color="auto"/>
        <w:left w:val="none" w:sz="0" w:space="0" w:color="auto"/>
        <w:bottom w:val="none" w:sz="0" w:space="0" w:color="auto"/>
        <w:right w:val="none" w:sz="0" w:space="0" w:color="auto"/>
      </w:divBdr>
    </w:div>
    <w:div w:id="1230648073">
      <w:marLeft w:val="640"/>
      <w:marRight w:val="0"/>
      <w:marTop w:val="0"/>
      <w:marBottom w:val="0"/>
      <w:divBdr>
        <w:top w:val="none" w:sz="0" w:space="0" w:color="auto"/>
        <w:left w:val="none" w:sz="0" w:space="0" w:color="auto"/>
        <w:bottom w:val="none" w:sz="0" w:space="0" w:color="auto"/>
        <w:right w:val="none" w:sz="0" w:space="0" w:color="auto"/>
      </w:divBdr>
    </w:div>
    <w:div w:id="1230651237">
      <w:marLeft w:val="640"/>
      <w:marRight w:val="0"/>
      <w:marTop w:val="0"/>
      <w:marBottom w:val="0"/>
      <w:divBdr>
        <w:top w:val="none" w:sz="0" w:space="0" w:color="auto"/>
        <w:left w:val="none" w:sz="0" w:space="0" w:color="auto"/>
        <w:bottom w:val="none" w:sz="0" w:space="0" w:color="auto"/>
        <w:right w:val="none" w:sz="0" w:space="0" w:color="auto"/>
      </w:divBdr>
    </w:div>
    <w:div w:id="1230770987">
      <w:marLeft w:val="640"/>
      <w:marRight w:val="0"/>
      <w:marTop w:val="0"/>
      <w:marBottom w:val="0"/>
      <w:divBdr>
        <w:top w:val="none" w:sz="0" w:space="0" w:color="auto"/>
        <w:left w:val="none" w:sz="0" w:space="0" w:color="auto"/>
        <w:bottom w:val="none" w:sz="0" w:space="0" w:color="auto"/>
        <w:right w:val="none" w:sz="0" w:space="0" w:color="auto"/>
      </w:divBdr>
    </w:div>
    <w:div w:id="1230774199">
      <w:marLeft w:val="640"/>
      <w:marRight w:val="0"/>
      <w:marTop w:val="0"/>
      <w:marBottom w:val="0"/>
      <w:divBdr>
        <w:top w:val="none" w:sz="0" w:space="0" w:color="auto"/>
        <w:left w:val="none" w:sz="0" w:space="0" w:color="auto"/>
        <w:bottom w:val="none" w:sz="0" w:space="0" w:color="auto"/>
        <w:right w:val="none" w:sz="0" w:space="0" w:color="auto"/>
      </w:divBdr>
    </w:div>
    <w:div w:id="1230924077">
      <w:marLeft w:val="640"/>
      <w:marRight w:val="0"/>
      <w:marTop w:val="0"/>
      <w:marBottom w:val="0"/>
      <w:divBdr>
        <w:top w:val="none" w:sz="0" w:space="0" w:color="auto"/>
        <w:left w:val="none" w:sz="0" w:space="0" w:color="auto"/>
        <w:bottom w:val="none" w:sz="0" w:space="0" w:color="auto"/>
        <w:right w:val="none" w:sz="0" w:space="0" w:color="auto"/>
      </w:divBdr>
    </w:div>
    <w:div w:id="1230924224">
      <w:marLeft w:val="640"/>
      <w:marRight w:val="0"/>
      <w:marTop w:val="0"/>
      <w:marBottom w:val="0"/>
      <w:divBdr>
        <w:top w:val="none" w:sz="0" w:space="0" w:color="auto"/>
        <w:left w:val="none" w:sz="0" w:space="0" w:color="auto"/>
        <w:bottom w:val="none" w:sz="0" w:space="0" w:color="auto"/>
        <w:right w:val="none" w:sz="0" w:space="0" w:color="auto"/>
      </w:divBdr>
    </w:div>
    <w:div w:id="1230924969">
      <w:marLeft w:val="640"/>
      <w:marRight w:val="0"/>
      <w:marTop w:val="0"/>
      <w:marBottom w:val="0"/>
      <w:divBdr>
        <w:top w:val="none" w:sz="0" w:space="0" w:color="auto"/>
        <w:left w:val="none" w:sz="0" w:space="0" w:color="auto"/>
        <w:bottom w:val="none" w:sz="0" w:space="0" w:color="auto"/>
        <w:right w:val="none" w:sz="0" w:space="0" w:color="auto"/>
      </w:divBdr>
    </w:div>
    <w:div w:id="1231035487">
      <w:marLeft w:val="640"/>
      <w:marRight w:val="0"/>
      <w:marTop w:val="0"/>
      <w:marBottom w:val="0"/>
      <w:divBdr>
        <w:top w:val="none" w:sz="0" w:space="0" w:color="auto"/>
        <w:left w:val="none" w:sz="0" w:space="0" w:color="auto"/>
        <w:bottom w:val="none" w:sz="0" w:space="0" w:color="auto"/>
        <w:right w:val="none" w:sz="0" w:space="0" w:color="auto"/>
      </w:divBdr>
    </w:div>
    <w:div w:id="1231311813">
      <w:marLeft w:val="640"/>
      <w:marRight w:val="0"/>
      <w:marTop w:val="0"/>
      <w:marBottom w:val="0"/>
      <w:divBdr>
        <w:top w:val="none" w:sz="0" w:space="0" w:color="auto"/>
        <w:left w:val="none" w:sz="0" w:space="0" w:color="auto"/>
        <w:bottom w:val="none" w:sz="0" w:space="0" w:color="auto"/>
        <w:right w:val="none" w:sz="0" w:space="0" w:color="auto"/>
      </w:divBdr>
    </w:div>
    <w:div w:id="1231380292">
      <w:marLeft w:val="640"/>
      <w:marRight w:val="0"/>
      <w:marTop w:val="0"/>
      <w:marBottom w:val="0"/>
      <w:divBdr>
        <w:top w:val="none" w:sz="0" w:space="0" w:color="auto"/>
        <w:left w:val="none" w:sz="0" w:space="0" w:color="auto"/>
        <w:bottom w:val="none" w:sz="0" w:space="0" w:color="auto"/>
        <w:right w:val="none" w:sz="0" w:space="0" w:color="auto"/>
      </w:divBdr>
    </w:div>
    <w:div w:id="1231382976">
      <w:marLeft w:val="640"/>
      <w:marRight w:val="0"/>
      <w:marTop w:val="0"/>
      <w:marBottom w:val="0"/>
      <w:divBdr>
        <w:top w:val="none" w:sz="0" w:space="0" w:color="auto"/>
        <w:left w:val="none" w:sz="0" w:space="0" w:color="auto"/>
        <w:bottom w:val="none" w:sz="0" w:space="0" w:color="auto"/>
        <w:right w:val="none" w:sz="0" w:space="0" w:color="auto"/>
      </w:divBdr>
    </w:div>
    <w:div w:id="1231424285">
      <w:marLeft w:val="640"/>
      <w:marRight w:val="0"/>
      <w:marTop w:val="0"/>
      <w:marBottom w:val="0"/>
      <w:divBdr>
        <w:top w:val="none" w:sz="0" w:space="0" w:color="auto"/>
        <w:left w:val="none" w:sz="0" w:space="0" w:color="auto"/>
        <w:bottom w:val="none" w:sz="0" w:space="0" w:color="auto"/>
        <w:right w:val="none" w:sz="0" w:space="0" w:color="auto"/>
      </w:divBdr>
    </w:div>
    <w:div w:id="1231424569">
      <w:marLeft w:val="640"/>
      <w:marRight w:val="0"/>
      <w:marTop w:val="0"/>
      <w:marBottom w:val="0"/>
      <w:divBdr>
        <w:top w:val="none" w:sz="0" w:space="0" w:color="auto"/>
        <w:left w:val="none" w:sz="0" w:space="0" w:color="auto"/>
        <w:bottom w:val="none" w:sz="0" w:space="0" w:color="auto"/>
        <w:right w:val="none" w:sz="0" w:space="0" w:color="auto"/>
      </w:divBdr>
    </w:div>
    <w:div w:id="1231429564">
      <w:marLeft w:val="640"/>
      <w:marRight w:val="0"/>
      <w:marTop w:val="0"/>
      <w:marBottom w:val="0"/>
      <w:divBdr>
        <w:top w:val="none" w:sz="0" w:space="0" w:color="auto"/>
        <w:left w:val="none" w:sz="0" w:space="0" w:color="auto"/>
        <w:bottom w:val="none" w:sz="0" w:space="0" w:color="auto"/>
        <w:right w:val="none" w:sz="0" w:space="0" w:color="auto"/>
      </w:divBdr>
    </w:div>
    <w:div w:id="1231429595">
      <w:marLeft w:val="640"/>
      <w:marRight w:val="0"/>
      <w:marTop w:val="0"/>
      <w:marBottom w:val="0"/>
      <w:divBdr>
        <w:top w:val="none" w:sz="0" w:space="0" w:color="auto"/>
        <w:left w:val="none" w:sz="0" w:space="0" w:color="auto"/>
        <w:bottom w:val="none" w:sz="0" w:space="0" w:color="auto"/>
        <w:right w:val="none" w:sz="0" w:space="0" w:color="auto"/>
      </w:divBdr>
    </w:div>
    <w:div w:id="1231648353">
      <w:marLeft w:val="640"/>
      <w:marRight w:val="0"/>
      <w:marTop w:val="0"/>
      <w:marBottom w:val="0"/>
      <w:divBdr>
        <w:top w:val="none" w:sz="0" w:space="0" w:color="auto"/>
        <w:left w:val="none" w:sz="0" w:space="0" w:color="auto"/>
        <w:bottom w:val="none" w:sz="0" w:space="0" w:color="auto"/>
        <w:right w:val="none" w:sz="0" w:space="0" w:color="auto"/>
      </w:divBdr>
    </w:div>
    <w:div w:id="1231814889">
      <w:marLeft w:val="640"/>
      <w:marRight w:val="0"/>
      <w:marTop w:val="0"/>
      <w:marBottom w:val="0"/>
      <w:divBdr>
        <w:top w:val="none" w:sz="0" w:space="0" w:color="auto"/>
        <w:left w:val="none" w:sz="0" w:space="0" w:color="auto"/>
        <w:bottom w:val="none" w:sz="0" w:space="0" w:color="auto"/>
        <w:right w:val="none" w:sz="0" w:space="0" w:color="auto"/>
      </w:divBdr>
    </w:div>
    <w:div w:id="1231884611">
      <w:marLeft w:val="640"/>
      <w:marRight w:val="0"/>
      <w:marTop w:val="0"/>
      <w:marBottom w:val="0"/>
      <w:divBdr>
        <w:top w:val="none" w:sz="0" w:space="0" w:color="auto"/>
        <w:left w:val="none" w:sz="0" w:space="0" w:color="auto"/>
        <w:bottom w:val="none" w:sz="0" w:space="0" w:color="auto"/>
        <w:right w:val="none" w:sz="0" w:space="0" w:color="auto"/>
      </w:divBdr>
    </w:div>
    <w:div w:id="1231887651">
      <w:marLeft w:val="640"/>
      <w:marRight w:val="0"/>
      <w:marTop w:val="0"/>
      <w:marBottom w:val="0"/>
      <w:divBdr>
        <w:top w:val="none" w:sz="0" w:space="0" w:color="auto"/>
        <w:left w:val="none" w:sz="0" w:space="0" w:color="auto"/>
        <w:bottom w:val="none" w:sz="0" w:space="0" w:color="auto"/>
        <w:right w:val="none" w:sz="0" w:space="0" w:color="auto"/>
      </w:divBdr>
    </w:div>
    <w:div w:id="1231963936">
      <w:marLeft w:val="640"/>
      <w:marRight w:val="0"/>
      <w:marTop w:val="0"/>
      <w:marBottom w:val="0"/>
      <w:divBdr>
        <w:top w:val="none" w:sz="0" w:space="0" w:color="auto"/>
        <w:left w:val="none" w:sz="0" w:space="0" w:color="auto"/>
        <w:bottom w:val="none" w:sz="0" w:space="0" w:color="auto"/>
        <w:right w:val="none" w:sz="0" w:space="0" w:color="auto"/>
      </w:divBdr>
    </w:div>
    <w:div w:id="1231967492">
      <w:marLeft w:val="640"/>
      <w:marRight w:val="0"/>
      <w:marTop w:val="0"/>
      <w:marBottom w:val="0"/>
      <w:divBdr>
        <w:top w:val="none" w:sz="0" w:space="0" w:color="auto"/>
        <w:left w:val="none" w:sz="0" w:space="0" w:color="auto"/>
        <w:bottom w:val="none" w:sz="0" w:space="0" w:color="auto"/>
        <w:right w:val="none" w:sz="0" w:space="0" w:color="auto"/>
      </w:divBdr>
    </w:div>
    <w:div w:id="1232036662">
      <w:marLeft w:val="640"/>
      <w:marRight w:val="0"/>
      <w:marTop w:val="0"/>
      <w:marBottom w:val="0"/>
      <w:divBdr>
        <w:top w:val="none" w:sz="0" w:space="0" w:color="auto"/>
        <w:left w:val="none" w:sz="0" w:space="0" w:color="auto"/>
        <w:bottom w:val="none" w:sz="0" w:space="0" w:color="auto"/>
        <w:right w:val="none" w:sz="0" w:space="0" w:color="auto"/>
      </w:divBdr>
    </w:div>
    <w:div w:id="1232080207">
      <w:marLeft w:val="640"/>
      <w:marRight w:val="0"/>
      <w:marTop w:val="0"/>
      <w:marBottom w:val="0"/>
      <w:divBdr>
        <w:top w:val="none" w:sz="0" w:space="0" w:color="auto"/>
        <w:left w:val="none" w:sz="0" w:space="0" w:color="auto"/>
        <w:bottom w:val="none" w:sz="0" w:space="0" w:color="auto"/>
        <w:right w:val="none" w:sz="0" w:space="0" w:color="auto"/>
      </w:divBdr>
    </w:div>
    <w:div w:id="1232082001">
      <w:marLeft w:val="640"/>
      <w:marRight w:val="0"/>
      <w:marTop w:val="0"/>
      <w:marBottom w:val="0"/>
      <w:divBdr>
        <w:top w:val="none" w:sz="0" w:space="0" w:color="auto"/>
        <w:left w:val="none" w:sz="0" w:space="0" w:color="auto"/>
        <w:bottom w:val="none" w:sz="0" w:space="0" w:color="auto"/>
        <w:right w:val="none" w:sz="0" w:space="0" w:color="auto"/>
      </w:divBdr>
    </w:div>
    <w:div w:id="1232153682">
      <w:marLeft w:val="640"/>
      <w:marRight w:val="0"/>
      <w:marTop w:val="0"/>
      <w:marBottom w:val="0"/>
      <w:divBdr>
        <w:top w:val="none" w:sz="0" w:space="0" w:color="auto"/>
        <w:left w:val="none" w:sz="0" w:space="0" w:color="auto"/>
        <w:bottom w:val="none" w:sz="0" w:space="0" w:color="auto"/>
        <w:right w:val="none" w:sz="0" w:space="0" w:color="auto"/>
      </w:divBdr>
    </w:div>
    <w:div w:id="1232154336">
      <w:marLeft w:val="640"/>
      <w:marRight w:val="0"/>
      <w:marTop w:val="0"/>
      <w:marBottom w:val="0"/>
      <w:divBdr>
        <w:top w:val="none" w:sz="0" w:space="0" w:color="auto"/>
        <w:left w:val="none" w:sz="0" w:space="0" w:color="auto"/>
        <w:bottom w:val="none" w:sz="0" w:space="0" w:color="auto"/>
        <w:right w:val="none" w:sz="0" w:space="0" w:color="auto"/>
      </w:divBdr>
    </w:div>
    <w:div w:id="1232156886">
      <w:marLeft w:val="640"/>
      <w:marRight w:val="0"/>
      <w:marTop w:val="0"/>
      <w:marBottom w:val="0"/>
      <w:divBdr>
        <w:top w:val="none" w:sz="0" w:space="0" w:color="auto"/>
        <w:left w:val="none" w:sz="0" w:space="0" w:color="auto"/>
        <w:bottom w:val="none" w:sz="0" w:space="0" w:color="auto"/>
        <w:right w:val="none" w:sz="0" w:space="0" w:color="auto"/>
      </w:divBdr>
    </w:div>
    <w:div w:id="1232156941">
      <w:marLeft w:val="640"/>
      <w:marRight w:val="0"/>
      <w:marTop w:val="0"/>
      <w:marBottom w:val="0"/>
      <w:divBdr>
        <w:top w:val="none" w:sz="0" w:space="0" w:color="auto"/>
        <w:left w:val="none" w:sz="0" w:space="0" w:color="auto"/>
        <w:bottom w:val="none" w:sz="0" w:space="0" w:color="auto"/>
        <w:right w:val="none" w:sz="0" w:space="0" w:color="auto"/>
      </w:divBdr>
    </w:div>
    <w:div w:id="1232234232">
      <w:marLeft w:val="640"/>
      <w:marRight w:val="0"/>
      <w:marTop w:val="0"/>
      <w:marBottom w:val="0"/>
      <w:divBdr>
        <w:top w:val="none" w:sz="0" w:space="0" w:color="auto"/>
        <w:left w:val="none" w:sz="0" w:space="0" w:color="auto"/>
        <w:bottom w:val="none" w:sz="0" w:space="0" w:color="auto"/>
        <w:right w:val="none" w:sz="0" w:space="0" w:color="auto"/>
      </w:divBdr>
    </w:div>
    <w:div w:id="1232303645">
      <w:marLeft w:val="640"/>
      <w:marRight w:val="0"/>
      <w:marTop w:val="0"/>
      <w:marBottom w:val="0"/>
      <w:divBdr>
        <w:top w:val="none" w:sz="0" w:space="0" w:color="auto"/>
        <w:left w:val="none" w:sz="0" w:space="0" w:color="auto"/>
        <w:bottom w:val="none" w:sz="0" w:space="0" w:color="auto"/>
        <w:right w:val="none" w:sz="0" w:space="0" w:color="auto"/>
      </w:divBdr>
    </w:div>
    <w:div w:id="1232348634">
      <w:marLeft w:val="640"/>
      <w:marRight w:val="0"/>
      <w:marTop w:val="0"/>
      <w:marBottom w:val="0"/>
      <w:divBdr>
        <w:top w:val="none" w:sz="0" w:space="0" w:color="auto"/>
        <w:left w:val="none" w:sz="0" w:space="0" w:color="auto"/>
        <w:bottom w:val="none" w:sz="0" w:space="0" w:color="auto"/>
        <w:right w:val="none" w:sz="0" w:space="0" w:color="auto"/>
      </w:divBdr>
    </w:div>
    <w:div w:id="1232349897">
      <w:marLeft w:val="640"/>
      <w:marRight w:val="0"/>
      <w:marTop w:val="0"/>
      <w:marBottom w:val="0"/>
      <w:divBdr>
        <w:top w:val="none" w:sz="0" w:space="0" w:color="auto"/>
        <w:left w:val="none" w:sz="0" w:space="0" w:color="auto"/>
        <w:bottom w:val="none" w:sz="0" w:space="0" w:color="auto"/>
        <w:right w:val="none" w:sz="0" w:space="0" w:color="auto"/>
      </w:divBdr>
    </w:div>
    <w:div w:id="1232351470">
      <w:marLeft w:val="640"/>
      <w:marRight w:val="0"/>
      <w:marTop w:val="0"/>
      <w:marBottom w:val="0"/>
      <w:divBdr>
        <w:top w:val="none" w:sz="0" w:space="0" w:color="auto"/>
        <w:left w:val="none" w:sz="0" w:space="0" w:color="auto"/>
        <w:bottom w:val="none" w:sz="0" w:space="0" w:color="auto"/>
        <w:right w:val="none" w:sz="0" w:space="0" w:color="auto"/>
      </w:divBdr>
    </w:div>
    <w:div w:id="1232538769">
      <w:marLeft w:val="640"/>
      <w:marRight w:val="0"/>
      <w:marTop w:val="0"/>
      <w:marBottom w:val="0"/>
      <w:divBdr>
        <w:top w:val="none" w:sz="0" w:space="0" w:color="auto"/>
        <w:left w:val="none" w:sz="0" w:space="0" w:color="auto"/>
        <w:bottom w:val="none" w:sz="0" w:space="0" w:color="auto"/>
        <w:right w:val="none" w:sz="0" w:space="0" w:color="auto"/>
      </w:divBdr>
    </w:div>
    <w:div w:id="1232541359">
      <w:marLeft w:val="640"/>
      <w:marRight w:val="0"/>
      <w:marTop w:val="0"/>
      <w:marBottom w:val="0"/>
      <w:divBdr>
        <w:top w:val="none" w:sz="0" w:space="0" w:color="auto"/>
        <w:left w:val="none" w:sz="0" w:space="0" w:color="auto"/>
        <w:bottom w:val="none" w:sz="0" w:space="0" w:color="auto"/>
        <w:right w:val="none" w:sz="0" w:space="0" w:color="auto"/>
      </w:divBdr>
    </w:div>
    <w:div w:id="1232542282">
      <w:marLeft w:val="640"/>
      <w:marRight w:val="0"/>
      <w:marTop w:val="0"/>
      <w:marBottom w:val="0"/>
      <w:divBdr>
        <w:top w:val="none" w:sz="0" w:space="0" w:color="auto"/>
        <w:left w:val="none" w:sz="0" w:space="0" w:color="auto"/>
        <w:bottom w:val="none" w:sz="0" w:space="0" w:color="auto"/>
        <w:right w:val="none" w:sz="0" w:space="0" w:color="auto"/>
      </w:divBdr>
    </w:div>
    <w:div w:id="1232691976">
      <w:marLeft w:val="640"/>
      <w:marRight w:val="0"/>
      <w:marTop w:val="0"/>
      <w:marBottom w:val="0"/>
      <w:divBdr>
        <w:top w:val="none" w:sz="0" w:space="0" w:color="auto"/>
        <w:left w:val="none" w:sz="0" w:space="0" w:color="auto"/>
        <w:bottom w:val="none" w:sz="0" w:space="0" w:color="auto"/>
        <w:right w:val="none" w:sz="0" w:space="0" w:color="auto"/>
      </w:divBdr>
    </w:div>
    <w:div w:id="1232809997">
      <w:marLeft w:val="640"/>
      <w:marRight w:val="0"/>
      <w:marTop w:val="0"/>
      <w:marBottom w:val="0"/>
      <w:divBdr>
        <w:top w:val="none" w:sz="0" w:space="0" w:color="auto"/>
        <w:left w:val="none" w:sz="0" w:space="0" w:color="auto"/>
        <w:bottom w:val="none" w:sz="0" w:space="0" w:color="auto"/>
        <w:right w:val="none" w:sz="0" w:space="0" w:color="auto"/>
      </w:divBdr>
    </w:div>
    <w:div w:id="1232885331">
      <w:marLeft w:val="640"/>
      <w:marRight w:val="0"/>
      <w:marTop w:val="0"/>
      <w:marBottom w:val="0"/>
      <w:divBdr>
        <w:top w:val="none" w:sz="0" w:space="0" w:color="auto"/>
        <w:left w:val="none" w:sz="0" w:space="0" w:color="auto"/>
        <w:bottom w:val="none" w:sz="0" w:space="0" w:color="auto"/>
        <w:right w:val="none" w:sz="0" w:space="0" w:color="auto"/>
      </w:divBdr>
    </w:div>
    <w:div w:id="1232891435">
      <w:marLeft w:val="640"/>
      <w:marRight w:val="0"/>
      <w:marTop w:val="0"/>
      <w:marBottom w:val="0"/>
      <w:divBdr>
        <w:top w:val="none" w:sz="0" w:space="0" w:color="auto"/>
        <w:left w:val="none" w:sz="0" w:space="0" w:color="auto"/>
        <w:bottom w:val="none" w:sz="0" w:space="0" w:color="auto"/>
        <w:right w:val="none" w:sz="0" w:space="0" w:color="auto"/>
      </w:divBdr>
    </w:div>
    <w:div w:id="1232932862">
      <w:marLeft w:val="640"/>
      <w:marRight w:val="0"/>
      <w:marTop w:val="0"/>
      <w:marBottom w:val="0"/>
      <w:divBdr>
        <w:top w:val="none" w:sz="0" w:space="0" w:color="auto"/>
        <w:left w:val="none" w:sz="0" w:space="0" w:color="auto"/>
        <w:bottom w:val="none" w:sz="0" w:space="0" w:color="auto"/>
        <w:right w:val="none" w:sz="0" w:space="0" w:color="auto"/>
      </w:divBdr>
    </w:div>
    <w:div w:id="1233006257">
      <w:marLeft w:val="640"/>
      <w:marRight w:val="0"/>
      <w:marTop w:val="0"/>
      <w:marBottom w:val="0"/>
      <w:divBdr>
        <w:top w:val="none" w:sz="0" w:space="0" w:color="auto"/>
        <w:left w:val="none" w:sz="0" w:space="0" w:color="auto"/>
        <w:bottom w:val="none" w:sz="0" w:space="0" w:color="auto"/>
        <w:right w:val="none" w:sz="0" w:space="0" w:color="auto"/>
      </w:divBdr>
    </w:div>
    <w:div w:id="1233076156">
      <w:marLeft w:val="640"/>
      <w:marRight w:val="0"/>
      <w:marTop w:val="0"/>
      <w:marBottom w:val="0"/>
      <w:divBdr>
        <w:top w:val="none" w:sz="0" w:space="0" w:color="auto"/>
        <w:left w:val="none" w:sz="0" w:space="0" w:color="auto"/>
        <w:bottom w:val="none" w:sz="0" w:space="0" w:color="auto"/>
        <w:right w:val="none" w:sz="0" w:space="0" w:color="auto"/>
      </w:divBdr>
    </w:div>
    <w:div w:id="1233080499">
      <w:marLeft w:val="640"/>
      <w:marRight w:val="0"/>
      <w:marTop w:val="0"/>
      <w:marBottom w:val="0"/>
      <w:divBdr>
        <w:top w:val="none" w:sz="0" w:space="0" w:color="auto"/>
        <w:left w:val="none" w:sz="0" w:space="0" w:color="auto"/>
        <w:bottom w:val="none" w:sz="0" w:space="0" w:color="auto"/>
        <w:right w:val="none" w:sz="0" w:space="0" w:color="auto"/>
      </w:divBdr>
    </w:div>
    <w:div w:id="1233127719">
      <w:marLeft w:val="640"/>
      <w:marRight w:val="0"/>
      <w:marTop w:val="0"/>
      <w:marBottom w:val="0"/>
      <w:divBdr>
        <w:top w:val="none" w:sz="0" w:space="0" w:color="auto"/>
        <w:left w:val="none" w:sz="0" w:space="0" w:color="auto"/>
        <w:bottom w:val="none" w:sz="0" w:space="0" w:color="auto"/>
        <w:right w:val="none" w:sz="0" w:space="0" w:color="auto"/>
      </w:divBdr>
    </w:div>
    <w:div w:id="1233198290">
      <w:marLeft w:val="640"/>
      <w:marRight w:val="0"/>
      <w:marTop w:val="0"/>
      <w:marBottom w:val="0"/>
      <w:divBdr>
        <w:top w:val="none" w:sz="0" w:space="0" w:color="auto"/>
        <w:left w:val="none" w:sz="0" w:space="0" w:color="auto"/>
        <w:bottom w:val="none" w:sz="0" w:space="0" w:color="auto"/>
        <w:right w:val="none" w:sz="0" w:space="0" w:color="auto"/>
      </w:divBdr>
    </w:div>
    <w:div w:id="1233201348">
      <w:marLeft w:val="640"/>
      <w:marRight w:val="0"/>
      <w:marTop w:val="0"/>
      <w:marBottom w:val="0"/>
      <w:divBdr>
        <w:top w:val="none" w:sz="0" w:space="0" w:color="auto"/>
        <w:left w:val="none" w:sz="0" w:space="0" w:color="auto"/>
        <w:bottom w:val="none" w:sz="0" w:space="0" w:color="auto"/>
        <w:right w:val="none" w:sz="0" w:space="0" w:color="auto"/>
      </w:divBdr>
    </w:div>
    <w:div w:id="1233202118">
      <w:marLeft w:val="640"/>
      <w:marRight w:val="0"/>
      <w:marTop w:val="0"/>
      <w:marBottom w:val="0"/>
      <w:divBdr>
        <w:top w:val="none" w:sz="0" w:space="0" w:color="auto"/>
        <w:left w:val="none" w:sz="0" w:space="0" w:color="auto"/>
        <w:bottom w:val="none" w:sz="0" w:space="0" w:color="auto"/>
        <w:right w:val="none" w:sz="0" w:space="0" w:color="auto"/>
      </w:divBdr>
    </w:div>
    <w:div w:id="1233203335">
      <w:marLeft w:val="640"/>
      <w:marRight w:val="0"/>
      <w:marTop w:val="0"/>
      <w:marBottom w:val="0"/>
      <w:divBdr>
        <w:top w:val="none" w:sz="0" w:space="0" w:color="auto"/>
        <w:left w:val="none" w:sz="0" w:space="0" w:color="auto"/>
        <w:bottom w:val="none" w:sz="0" w:space="0" w:color="auto"/>
        <w:right w:val="none" w:sz="0" w:space="0" w:color="auto"/>
      </w:divBdr>
    </w:div>
    <w:div w:id="1233274104">
      <w:marLeft w:val="640"/>
      <w:marRight w:val="0"/>
      <w:marTop w:val="0"/>
      <w:marBottom w:val="0"/>
      <w:divBdr>
        <w:top w:val="none" w:sz="0" w:space="0" w:color="auto"/>
        <w:left w:val="none" w:sz="0" w:space="0" w:color="auto"/>
        <w:bottom w:val="none" w:sz="0" w:space="0" w:color="auto"/>
        <w:right w:val="none" w:sz="0" w:space="0" w:color="auto"/>
      </w:divBdr>
    </w:div>
    <w:div w:id="1233348572">
      <w:marLeft w:val="640"/>
      <w:marRight w:val="0"/>
      <w:marTop w:val="0"/>
      <w:marBottom w:val="0"/>
      <w:divBdr>
        <w:top w:val="none" w:sz="0" w:space="0" w:color="auto"/>
        <w:left w:val="none" w:sz="0" w:space="0" w:color="auto"/>
        <w:bottom w:val="none" w:sz="0" w:space="0" w:color="auto"/>
        <w:right w:val="none" w:sz="0" w:space="0" w:color="auto"/>
      </w:divBdr>
    </w:div>
    <w:div w:id="1233352439">
      <w:marLeft w:val="640"/>
      <w:marRight w:val="0"/>
      <w:marTop w:val="0"/>
      <w:marBottom w:val="0"/>
      <w:divBdr>
        <w:top w:val="none" w:sz="0" w:space="0" w:color="auto"/>
        <w:left w:val="none" w:sz="0" w:space="0" w:color="auto"/>
        <w:bottom w:val="none" w:sz="0" w:space="0" w:color="auto"/>
        <w:right w:val="none" w:sz="0" w:space="0" w:color="auto"/>
      </w:divBdr>
    </w:div>
    <w:div w:id="1233390750">
      <w:marLeft w:val="640"/>
      <w:marRight w:val="0"/>
      <w:marTop w:val="0"/>
      <w:marBottom w:val="0"/>
      <w:divBdr>
        <w:top w:val="none" w:sz="0" w:space="0" w:color="auto"/>
        <w:left w:val="none" w:sz="0" w:space="0" w:color="auto"/>
        <w:bottom w:val="none" w:sz="0" w:space="0" w:color="auto"/>
        <w:right w:val="none" w:sz="0" w:space="0" w:color="auto"/>
      </w:divBdr>
    </w:div>
    <w:div w:id="1233392538">
      <w:marLeft w:val="640"/>
      <w:marRight w:val="0"/>
      <w:marTop w:val="0"/>
      <w:marBottom w:val="0"/>
      <w:divBdr>
        <w:top w:val="none" w:sz="0" w:space="0" w:color="auto"/>
        <w:left w:val="none" w:sz="0" w:space="0" w:color="auto"/>
        <w:bottom w:val="none" w:sz="0" w:space="0" w:color="auto"/>
        <w:right w:val="none" w:sz="0" w:space="0" w:color="auto"/>
      </w:divBdr>
    </w:div>
    <w:div w:id="1233395673">
      <w:marLeft w:val="640"/>
      <w:marRight w:val="0"/>
      <w:marTop w:val="0"/>
      <w:marBottom w:val="0"/>
      <w:divBdr>
        <w:top w:val="none" w:sz="0" w:space="0" w:color="auto"/>
        <w:left w:val="none" w:sz="0" w:space="0" w:color="auto"/>
        <w:bottom w:val="none" w:sz="0" w:space="0" w:color="auto"/>
        <w:right w:val="none" w:sz="0" w:space="0" w:color="auto"/>
      </w:divBdr>
    </w:div>
    <w:div w:id="1233539081">
      <w:marLeft w:val="640"/>
      <w:marRight w:val="0"/>
      <w:marTop w:val="0"/>
      <w:marBottom w:val="0"/>
      <w:divBdr>
        <w:top w:val="none" w:sz="0" w:space="0" w:color="auto"/>
        <w:left w:val="none" w:sz="0" w:space="0" w:color="auto"/>
        <w:bottom w:val="none" w:sz="0" w:space="0" w:color="auto"/>
        <w:right w:val="none" w:sz="0" w:space="0" w:color="auto"/>
      </w:divBdr>
    </w:div>
    <w:div w:id="1233812651">
      <w:marLeft w:val="640"/>
      <w:marRight w:val="0"/>
      <w:marTop w:val="0"/>
      <w:marBottom w:val="0"/>
      <w:divBdr>
        <w:top w:val="none" w:sz="0" w:space="0" w:color="auto"/>
        <w:left w:val="none" w:sz="0" w:space="0" w:color="auto"/>
        <w:bottom w:val="none" w:sz="0" w:space="0" w:color="auto"/>
        <w:right w:val="none" w:sz="0" w:space="0" w:color="auto"/>
      </w:divBdr>
    </w:div>
    <w:div w:id="1233854736">
      <w:marLeft w:val="640"/>
      <w:marRight w:val="0"/>
      <w:marTop w:val="0"/>
      <w:marBottom w:val="0"/>
      <w:divBdr>
        <w:top w:val="none" w:sz="0" w:space="0" w:color="auto"/>
        <w:left w:val="none" w:sz="0" w:space="0" w:color="auto"/>
        <w:bottom w:val="none" w:sz="0" w:space="0" w:color="auto"/>
        <w:right w:val="none" w:sz="0" w:space="0" w:color="auto"/>
      </w:divBdr>
    </w:div>
    <w:div w:id="1234000077">
      <w:marLeft w:val="640"/>
      <w:marRight w:val="0"/>
      <w:marTop w:val="0"/>
      <w:marBottom w:val="0"/>
      <w:divBdr>
        <w:top w:val="none" w:sz="0" w:space="0" w:color="auto"/>
        <w:left w:val="none" w:sz="0" w:space="0" w:color="auto"/>
        <w:bottom w:val="none" w:sz="0" w:space="0" w:color="auto"/>
        <w:right w:val="none" w:sz="0" w:space="0" w:color="auto"/>
      </w:divBdr>
    </w:div>
    <w:div w:id="1234001403">
      <w:marLeft w:val="640"/>
      <w:marRight w:val="0"/>
      <w:marTop w:val="0"/>
      <w:marBottom w:val="0"/>
      <w:divBdr>
        <w:top w:val="none" w:sz="0" w:space="0" w:color="auto"/>
        <w:left w:val="none" w:sz="0" w:space="0" w:color="auto"/>
        <w:bottom w:val="none" w:sz="0" w:space="0" w:color="auto"/>
        <w:right w:val="none" w:sz="0" w:space="0" w:color="auto"/>
      </w:divBdr>
    </w:div>
    <w:div w:id="1234195461">
      <w:marLeft w:val="640"/>
      <w:marRight w:val="0"/>
      <w:marTop w:val="0"/>
      <w:marBottom w:val="0"/>
      <w:divBdr>
        <w:top w:val="none" w:sz="0" w:space="0" w:color="auto"/>
        <w:left w:val="none" w:sz="0" w:space="0" w:color="auto"/>
        <w:bottom w:val="none" w:sz="0" w:space="0" w:color="auto"/>
        <w:right w:val="none" w:sz="0" w:space="0" w:color="auto"/>
      </w:divBdr>
    </w:div>
    <w:div w:id="1234241552">
      <w:marLeft w:val="640"/>
      <w:marRight w:val="0"/>
      <w:marTop w:val="0"/>
      <w:marBottom w:val="0"/>
      <w:divBdr>
        <w:top w:val="none" w:sz="0" w:space="0" w:color="auto"/>
        <w:left w:val="none" w:sz="0" w:space="0" w:color="auto"/>
        <w:bottom w:val="none" w:sz="0" w:space="0" w:color="auto"/>
        <w:right w:val="none" w:sz="0" w:space="0" w:color="auto"/>
      </w:divBdr>
    </w:div>
    <w:div w:id="1234390539">
      <w:marLeft w:val="640"/>
      <w:marRight w:val="0"/>
      <w:marTop w:val="0"/>
      <w:marBottom w:val="0"/>
      <w:divBdr>
        <w:top w:val="none" w:sz="0" w:space="0" w:color="auto"/>
        <w:left w:val="none" w:sz="0" w:space="0" w:color="auto"/>
        <w:bottom w:val="none" w:sz="0" w:space="0" w:color="auto"/>
        <w:right w:val="none" w:sz="0" w:space="0" w:color="auto"/>
      </w:divBdr>
    </w:div>
    <w:div w:id="1234394841">
      <w:marLeft w:val="640"/>
      <w:marRight w:val="0"/>
      <w:marTop w:val="0"/>
      <w:marBottom w:val="0"/>
      <w:divBdr>
        <w:top w:val="none" w:sz="0" w:space="0" w:color="auto"/>
        <w:left w:val="none" w:sz="0" w:space="0" w:color="auto"/>
        <w:bottom w:val="none" w:sz="0" w:space="0" w:color="auto"/>
        <w:right w:val="none" w:sz="0" w:space="0" w:color="auto"/>
      </w:divBdr>
    </w:div>
    <w:div w:id="1234464963">
      <w:marLeft w:val="640"/>
      <w:marRight w:val="0"/>
      <w:marTop w:val="0"/>
      <w:marBottom w:val="0"/>
      <w:divBdr>
        <w:top w:val="none" w:sz="0" w:space="0" w:color="auto"/>
        <w:left w:val="none" w:sz="0" w:space="0" w:color="auto"/>
        <w:bottom w:val="none" w:sz="0" w:space="0" w:color="auto"/>
        <w:right w:val="none" w:sz="0" w:space="0" w:color="auto"/>
      </w:divBdr>
    </w:div>
    <w:div w:id="1234466767">
      <w:marLeft w:val="640"/>
      <w:marRight w:val="0"/>
      <w:marTop w:val="0"/>
      <w:marBottom w:val="0"/>
      <w:divBdr>
        <w:top w:val="none" w:sz="0" w:space="0" w:color="auto"/>
        <w:left w:val="none" w:sz="0" w:space="0" w:color="auto"/>
        <w:bottom w:val="none" w:sz="0" w:space="0" w:color="auto"/>
        <w:right w:val="none" w:sz="0" w:space="0" w:color="auto"/>
      </w:divBdr>
    </w:div>
    <w:div w:id="1234582695">
      <w:marLeft w:val="640"/>
      <w:marRight w:val="0"/>
      <w:marTop w:val="0"/>
      <w:marBottom w:val="0"/>
      <w:divBdr>
        <w:top w:val="none" w:sz="0" w:space="0" w:color="auto"/>
        <w:left w:val="none" w:sz="0" w:space="0" w:color="auto"/>
        <w:bottom w:val="none" w:sz="0" w:space="0" w:color="auto"/>
        <w:right w:val="none" w:sz="0" w:space="0" w:color="auto"/>
      </w:divBdr>
    </w:div>
    <w:div w:id="1234583401">
      <w:marLeft w:val="640"/>
      <w:marRight w:val="0"/>
      <w:marTop w:val="0"/>
      <w:marBottom w:val="0"/>
      <w:divBdr>
        <w:top w:val="none" w:sz="0" w:space="0" w:color="auto"/>
        <w:left w:val="none" w:sz="0" w:space="0" w:color="auto"/>
        <w:bottom w:val="none" w:sz="0" w:space="0" w:color="auto"/>
        <w:right w:val="none" w:sz="0" w:space="0" w:color="auto"/>
      </w:divBdr>
    </w:div>
    <w:div w:id="1234584642">
      <w:marLeft w:val="640"/>
      <w:marRight w:val="0"/>
      <w:marTop w:val="0"/>
      <w:marBottom w:val="0"/>
      <w:divBdr>
        <w:top w:val="none" w:sz="0" w:space="0" w:color="auto"/>
        <w:left w:val="none" w:sz="0" w:space="0" w:color="auto"/>
        <w:bottom w:val="none" w:sz="0" w:space="0" w:color="auto"/>
        <w:right w:val="none" w:sz="0" w:space="0" w:color="auto"/>
      </w:divBdr>
    </w:div>
    <w:div w:id="1234588772">
      <w:marLeft w:val="640"/>
      <w:marRight w:val="0"/>
      <w:marTop w:val="0"/>
      <w:marBottom w:val="0"/>
      <w:divBdr>
        <w:top w:val="none" w:sz="0" w:space="0" w:color="auto"/>
        <w:left w:val="none" w:sz="0" w:space="0" w:color="auto"/>
        <w:bottom w:val="none" w:sz="0" w:space="0" w:color="auto"/>
        <w:right w:val="none" w:sz="0" w:space="0" w:color="auto"/>
      </w:divBdr>
    </w:div>
    <w:div w:id="1234660835">
      <w:marLeft w:val="640"/>
      <w:marRight w:val="0"/>
      <w:marTop w:val="0"/>
      <w:marBottom w:val="0"/>
      <w:divBdr>
        <w:top w:val="none" w:sz="0" w:space="0" w:color="auto"/>
        <w:left w:val="none" w:sz="0" w:space="0" w:color="auto"/>
        <w:bottom w:val="none" w:sz="0" w:space="0" w:color="auto"/>
        <w:right w:val="none" w:sz="0" w:space="0" w:color="auto"/>
      </w:divBdr>
    </w:div>
    <w:div w:id="1234660937">
      <w:marLeft w:val="640"/>
      <w:marRight w:val="0"/>
      <w:marTop w:val="0"/>
      <w:marBottom w:val="0"/>
      <w:divBdr>
        <w:top w:val="none" w:sz="0" w:space="0" w:color="auto"/>
        <w:left w:val="none" w:sz="0" w:space="0" w:color="auto"/>
        <w:bottom w:val="none" w:sz="0" w:space="0" w:color="auto"/>
        <w:right w:val="none" w:sz="0" w:space="0" w:color="auto"/>
      </w:divBdr>
    </w:div>
    <w:div w:id="1234663194">
      <w:marLeft w:val="640"/>
      <w:marRight w:val="0"/>
      <w:marTop w:val="0"/>
      <w:marBottom w:val="0"/>
      <w:divBdr>
        <w:top w:val="none" w:sz="0" w:space="0" w:color="auto"/>
        <w:left w:val="none" w:sz="0" w:space="0" w:color="auto"/>
        <w:bottom w:val="none" w:sz="0" w:space="0" w:color="auto"/>
        <w:right w:val="none" w:sz="0" w:space="0" w:color="auto"/>
      </w:divBdr>
    </w:div>
    <w:div w:id="1234774132">
      <w:marLeft w:val="480"/>
      <w:marRight w:val="0"/>
      <w:marTop w:val="0"/>
      <w:marBottom w:val="0"/>
      <w:divBdr>
        <w:top w:val="none" w:sz="0" w:space="0" w:color="auto"/>
        <w:left w:val="none" w:sz="0" w:space="0" w:color="auto"/>
        <w:bottom w:val="none" w:sz="0" w:space="0" w:color="auto"/>
        <w:right w:val="none" w:sz="0" w:space="0" w:color="auto"/>
      </w:divBdr>
    </w:div>
    <w:div w:id="1234853048">
      <w:marLeft w:val="640"/>
      <w:marRight w:val="0"/>
      <w:marTop w:val="0"/>
      <w:marBottom w:val="0"/>
      <w:divBdr>
        <w:top w:val="none" w:sz="0" w:space="0" w:color="auto"/>
        <w:left w:val="none" w:sz="0" w:space="0" w:color="auto"/>
        <w:bottom w:val="none" w:sz="0" w:space="0" w:color="auto"/>
        <w:right w:val="none" w:sz="0" w:space="0" w:color="auto"/>
      </w:divBdr>
    </w:div>
    <w:div w:id="1234924804">
      <w:marLeft w:val="640"/>
      <w:marRight w:val="0"/>
      <w:marTop w:val="0"/>
      <w:marBottom w:val="0"/>
      <w:divBdr>
        <w:top w:val="none" w:sz="0" w:space="0" w:color="auto"/>
        <w:left w:val="none" w:sz="0" w:space="0" w:color="auto"/>
        <w:bottom w:val="none" w:sz="0" w:space="0" w:color="auto"/>
        <w:right w:val="none" w:sz="0" w:space="0" w:color="auto"/>
      </w:divBdr>
    </w:div>
    <w:div w:id="1234973462">
      <w:marLeft w:val="640"/>
      <w:marRight w:val="0"/>
      <w:marTop w:val="0"/>
      <w:marBottom w:val="0"/>
      <w:divBdr>
        <w:top w:val="none" w:sz="0" w:space="0" w:color="auto"/>
        <w:left w:val="none" w:sz="0" w:space="0" w:color="auto"/>
        <w:bottom w:val="none" w:sz="0" w:space="0" w:color="auto"/>
        <w:right w:val="none" w:sz="0" w:space="0" w:color="auto"/>
      </w:divBdr>
    </w:div>
    <w:div w:id="1234974250">
      <w:marLeft w:val="640"/>
      <w:marRight w:val="0"/>
      <w:marTop w:val="0"/>
      <w:marBottom w:val="0"/>
      <w:divBdr>
        <w:top w:val="none" w:sz="0" w:space="0" w:color="auto"/>
        <w:left w:val="none" w:sz="0" w:space="0" w:color="auto"/>
        <w:bottom w:val="none" w:sz="0" w:space="0" w:color="auto"/>
        <w:right w:val="none" w:sz="0" w:space="0" w:color="auto"/>
      </w:divBdr>
    </w:div>
    <w:div w:id="1235091624">
      <w:marLeft w:val="640"/>
      <w:marRight w:val="0"/>
      <w:marTop w:val="0"/>
      <w:marBottom w:val="0"/>
      <w:divBdr>
        <w:top w:val="none" w:sz="0" w:space="0" w:color="auto"/>
        <w:left w:val="none" w:sz="0" w:space="0" w:color="auto"/>
        <w:bottom w:val="none" w:sz="0" w:space="0" w:color="auto"/>
        <w:right w:val="none" w:sz="0" w:space="0" w:color="auto"/>
      </w:divBdr>
    </w:div>
    <w:div w:id="1235093584">
      <w:marLeft w:val="640"/>
      <w:marRight w:val="0"/>
      <w:marTop w:val="0"/>
      <w:marBottom w:val="0"/>
      <w:divBdr>
        <w:top w:val="none" w:sz="0" w:space="0" w:color="auto"/>
        <w:left w:val="none" w:sz="0" w:space="0" w:color="auto"/>
        <w:bottom w:val="none" w:sz="0" w:space="0" w:color="auto"/>
        <w:right w:val="none" w:sz="0" w:space="0" w:color="auto"/>
      </w:divBdr>
    </w:div>
    <w:div w:id="1235118382">
      <w:marLeft w:val="640"/>
      <w:marRight w:val="0"/>
      <w:marTop w:val="0"/>
      <w:marBottom w:val="0"/>
      <w:divBdr>
        <w:top w:val="none" w:sz="0" w:space="0" w:color="auto"/>
        <w:left w:val="none" w:sz="0" w:space="0" w:color="auto"/>
        <w:bottom w:val="none" w:sz="0" w:space="0" w:color="auto"/>
        <w:right w:val="none" w:sz="0" w:space="0" w:color="auto"/>
      </w:divBdr>
    </w:div>
    <w:div w:id="1235123672">
      <w:marLeft w:val="640"/>
      <w:marRight w:val="0"/>
      <w:marTop w:val="0"/>
      <w:marBottom w:val="0"/>
      <w:divBdr>
        <w:top w:val="none" w:sz="0" w:space="0" w:color="auto"/>
        <w:left w:val="none" w:sz="0" w:space="0" w:color="auto"/>
        <w:bottom w:val="none" w:sz="0" w:space="0" w:color="auto"/>
        <w:right w:val="none" w:sz="0" w:space="0" w:color="auto"/>
      </w:divBdr>
    </w:div>
    <w:div w:id="1235162106">
      <w:marLeft w:val="640"/>
      <w:marRight w:val="0"/>
      <w:marTop w:val="0"/>
      <w:marBottom w:val="0"/>
      <w:divBdr>
        <w:top w:val="none" w:sz="0" w:space="0" w:color="auto"/>
        <w:left w:val="none" w:sz="0" w:space="0" w:color="auto"/>
        <w:bottom w:val="none" w:sz="0" w:space="0" w:color="auto"/>
        <w:right w:val="none" w:sz="0" w:space="0" w:color="auto"/>
      </w:divBdr>
    </w:div>
    <w:div w:id="1235236540">
      <w:marLeft w:val="640"/>
      <w:marRight w:val="0"/>
      <w:marTop w:val="0"/>
      <w:marBottom w:val="0"/>
      <w:divBdr>
        <w:top w:val="none" w:sz="0" w:space="0" w:color="auto"/>
        <w:left w:val="none" w:sz="0" w:space="0" w:color="auto"/>
        <w:bottom w:val="none" w:sz="0" w:space="0" w:color="auto"/>
        <w:right w:val="none" w:sz="0" w:space="0" w:color="auto"/>
      </w:divBdr>
    </w:div>
    <w:div w:id="1235238858">
      <w:marLeft w:val="640"/>
      <w:marRight w:val="0"/>
      <w:marTop w:val="0"/>
      <w:marBottom w:val="0"/>
      <w:divBdr>
        <w:top w:val="none" w:sz="0" w:space="0" w:color="auto"/>
        <w:left w:val="none" w:sz="0" w:space="0" w:color="auto"/>
        <w:bottom w:val="none" w:sz="0" w:space="0" w:color="auto"/>
        <w:right w:val="none" w:sz="0" w:space="0" w:color="auto"/>
      </w:divBdr>
    </w:div>
    <w:div w:id="1235358662">
      <w:marLeft w:val="640"/>
      <w:marRight w:val="0"/>
      <w:marTop w:val="0"/>
      <w:marBottom w:val="0"/>
      <w:divBdr>
        <w:top w:val="none" w:sz="0" w:space="0" w:color="auto"/>
        <w:left w:val="none" w:sz="0" w:space="0" w:color="auto"/>
        <w:bottom w:val="none" w:sz="0" w:space="0" w:color="auto"/>
        <w:right w:val="none" w:sz="0" w:space="0" w:color="auto"/>
      </w:divBdr>
    </w:div>
    <w:div w:id="1235429997">
      <w:marLeft w:val="640"/>
      <w:marRight w:val="0"/>
      <w:marTop w:val="0"/>
      <w:marBottom w:val="0"/>
      <w:divBdr>
        <w:top w:val="none" w:sz="0" w:space="0" w:color="auto"/>
        <w:left w:val="none" w:sz="0" w:space="0" w:color="auto"/>
        <w:bottom w:val="none" w:sz="0" w:space="0" w:color="auto"/>
        <w:right w:val="none" w:sz="0" w:space="0" w:color="auto"/>
      </w:divBdr>
    </w:div>
    <w:div w:id="1235503786">
      <w:marLeft w:val="640"/>
      <w:marRight w:val="0"/>
      <w:marTop w:val="0"/>
      <w:marBottom w:val="0"/>
      <w:divBdr>
        <w:top w:val="none" w:sz="0" w:space="0" w:color="auto"/>
        <w:left w:val="none" w:sz="0" w:space="0" w:color="auto"/>
        <w:bottom w:val="none" w:sz="0" w:space="0" w:color="auto"/>
        <w:right w:val="none" w:sz="0" w:space="0" w:color="auto"/>
      </w:divBdr>
    </w:div>
    <w:div w:id="1235628312">
      <w:marLeft w:val="640"/>
      <w:marRight w:val="0"/>
      <w:marTop w:val="0"/>
      <w:marBottom w:val="0"/>
      <w:divBdr>
        <w:top w:val="none" w:sz="0" w:space="0" w:color="auto"/>
        <w:left w:val="none" w:sz="0" w:space="0" w:color="auto"/>
        <w:bottom w:val="none" w:sz="0" w:space="0" w:color="auto"/>
        <w:right w:val="none" w:sz="0" w:space="0" w:color="auto"/>
      </w:divBdr>
    </w:div>
    <w:div w:id="1235702096">
      <w:marLeft w:val="640"/>
      <w:marRight w:val="0"/>
      <w:marTop w:val="0"/>
      <w:marBottom w:val="0"/>
      <w:divBdr>
        <w:top w:val="none" w:sz="0" w:space="0" w:color="auto"/>
        <w:left w:val="none" w:sz="0" w:space="0" w:color="auto"/>
        <w:bottom w:val="none" w:sz="0" w:space="0" w:color="auto"/>
        <w:right w:val="none" w:sz="0" w:space="0" w:color="auto"/>
      </w:divBdr>
    </w:div>
    <w:div w:id="1235818893">
      <w:marLeft w:val="640"/>
      <w:marRight w:val="0"/>
      <w:marTop w:val="0"/>
      <w:marBottom w:val="0"/>
      <w:divBdr>
        <w:top w:val="none" w:sz="0" w:space="0" w:color="auto"/>
        <w:left w:val="none" w:sz="0" w:space="0" w:color="auto"/>
        <w:bottom w:val="none" w:sz="0" w:space="0" w:color="auto"/>
        <w:right w:val="none" w:sz="0" w:space="0" w:color="auto"/>
      </w:divBdr>
    </w:div>
    <w:div w:id="1235893352">
      <w:marLeft w:val="640"/>
      <w:marRight w:val="0"/>
      <w:marTop w:val="0"/>
      <w:marBottom w:val="0"/>
      <w:divBdr>
        <w:top w:val="none" w:sz="0" w:space="0" w:color="auto"/>
        <w:left w:val="none" w:sz="0" w:space="0" w:color="auto"/>
        <w:bottom w:val="none" w:sz="0" w:space="0" w:color="auto"/>
        <w:right w:val="none" w:sz="0" w:space="0" w:color="auto"/>
      </w:divBdr>
    </w:div>
    <w:div w:id="1235972505">
      <w:marLeft w:val="640"/>
      <w:marRight w:val="0"/>
      <w:marTop w:val="0"/>
      <w:marBottom w:val="0"/>
      <w:divBdr>
        <w:top w:val="none" w:sz="0" w:space="0" w:color="auto"/>
        <w:left w:val="none" w:sz="0" w:space="0" w:color="auto"/>
        <w:bottom w:val="none" w:sz="0" w:space="0" w:color="auto"/>
        <w:right w:val="none" w:sz="0" w:space="0" w:color="auto"/>
      </w:divBdr>
    </w:div>
    <w:div w:id="1236015889">
      <w:marLeft w:val="640"/>
      <w:marRight w:val="0"/>
      <w:marTop w:val="0"/>
      <w:marBottom w:val="0"/>
      <w:divBdr>
        <w:top w:val="none" w:sz="0" w:space="0" w:color="auto"/>
        <w:left w:val="none" w:sz="0" w:space="0" w:color="auto"/>
        <w:bottom w:val="none" w:sz="0" w:space="0" w:color="auto"/>
        <w:right w:val="none" w:sz="0" w:space="0" w:color="auto"/>
      </w:divBdr>
    </w:div>
    <w:div w:id="1236041166">
      <w:marLeft w:val="640"/>
      <w:marRight w:val="0"/>
      <w:marTop w:val="0"/>
      <w:marBottom w:val="0"/>
      <w:divBdr>
        <w:top w:val="none" w:sz="0" w:space="0" w:color="auto"/>
        <w:left w:val="none" w:sz="0" w:space="0" w:color="auto"/>
        <w:bottom w:val="none" w:sz="0" w:space="0" w:color="auto"/>
        <w:right w:val="none" w:sz="0" w:space="0" w:color="auto"/>
      </w:divBdr>
    </w:div>
    <w:div w:id="1236085173">
      <w:marLeft w:val="640"/>
      <w:marRight w:val="0"/>
      <w:marTop w:val="0"/>
      <w:marBottom w:val="0"/>
      <w:divBdr>
        <w:top w:val="none" w:sz="0" w:space="0" w:color="auto"/>
        <w:left w:val="none" w:sz="0" w:space="0" w:color="auto"/>
        <w:bottom w:val="none" w:sz="0" w:space="0" w:color="auto"/>
        <w:right w:val="none" w:sz="0" w:space="0" w:color="auto"/>
      </w:divBdr>
    </w:div>
    <w:div w:id="1236206456">
      <w:marLeft w:val="640"/>
      <w:marRight w:val="0"/>
      <w:marTop w:val="0"/>
      <w:marBottom w:val="0"/>
      <w:divBdr>
        <w:top w:val="none" w:sz="0" w:space="0" w:color="auto"/>
        <w:left w:val="none" w:sz="0" w:space="0" w:color="auto"/>
        <w:bottom w:val="none" w:sz="0" w:space="0" w:color="auto"/>
        <w:right w:val="none" w:sz="0" w:space="0" w:color="auto"/>
      </w:divBdr>
    </w:div>
    <w:div w:id="1236281700">
      <w:marLeft w:val="640"/>
      <w:marRight w:val="0"/>
      <w:marTop w:val="0"/>
      <w:marBottom w:val="0"/>
      <w:divBdr>
        <w:top w:val="none" w:sz="0" w:space="0" w:color="auto"/>
        <w:left w:val="none" w:sz="0" w:space="0" w:color="auto"/>
        <w:bottom w:val="none" w:sz="0" w:space="0" w:color="auto"/>
        <w:right w:val="none" w:sz="0" w:space="0" w:color="auto"/>
      </w:divBdr>
    </w:div>
    <w:div w:id="1236356112">
      <w:marLeft w:val="640"/>
      <w:marRight w:val="0"/>
      <w:marTop w:val="0"/>
      <w:marBottom w:val="0"/>
      <w:divBdr>
        <w:top w:val="none" w:sz="0" w:space="0" w:color="auto"/>
        <w:left w:val="none" w:sz="0" w:space="0" w:color="auto"/>
        <w:bottom w:val="none" w:sz="0" w:space="0" w:color="auto"/>
        <w:right w:val="none" w:sz="0" w:space="0" w:color="auto"/>
      </w:divBdr>
    </w:div>
    <w:div w:id="1236427839">
      <w:marLeft w:val="640"/>
      <w:marRight w:val="0"/>
      <w:marTop w:val="0"/>
      <w:marBottom w:val="0"/>
      <w:divBdr>
        <w:top w:val="none" w:sz="0" w:space="0" w:color="auto"/>
        <w:left w:val="none" w:sz="0" w:space="0" w:color="auto"/>
        <w:bottom w:val="none" w:sz="0" w:space="0" w:color="auto"/>
        <w:right w:val="none" w:sz="0" w:space="0" w:color="auto"/>
      </w:divBdr>
    </w:div>
    <w:div w:id="1236554943">
      <w:marLeft w:val="640"/>
      <w:marRight w:val="0"/>
      <w:marTop w:val="0"/>
      <w:marBottom w:val="0"/>
      <w:divBdr>
        <w:top w:val="none" w:sz="0" w:space="0" w:color="auto"/>
        <w:left w:val="none" w:sz="0" w:space="0" w:color="auto"/>
        <w:bottom w:val="none" w:sz="0" w:space="0" w:color="auto"/>
        <w:right w:val="none" w:sz="0" w:space="0" w:color="auto"/>
      </w:divBdr>
    </w:div>
    <w:div w:id="1236629568">
      <w:marLeft w:val="640"/>
      <w:marRight w:val="0"/>
      <w:marTop w:val="0"/>
      <w:marBottom w:val="0"/>
      <w:divBdr>
        <w:top w:val="none" w:sz="0" w:space="0" w:color="auto"/>
        <w:left w:val="none" w:sz="0" w:space="0" w:color="auto"/>
        <w:bottom w:val="none" w:sz="0" w:space="0" w:color="auto"/>
        <w:right w:val="none" w:sz="0" w:space="0" w:color="auto"/>
      </w:divBdr>
    </w:div>
    <w:div w:id="1236666807">
      <w:marLeft w:val="640"/>
      <w:marRight w:val="0"/>
      <w:marTop w:val="0"/>
      <w:marBottom w:val="0"/>
      <w:divBdr>
        <w:top w:val="none" w:sz="0" w:space="0" w:color="auto"/>
        <w:left w:val="none" w:sz="0" w:space="0" w:color="auto"/>
        <w:bottom w:val="none" w:sz="0" w:space="0" w:color="auto"/>
        <w:right w:val="none" w:sz="0" w:space="0" w:color="auto"/>
      </w:divBdr>
    </w:div>
    <w:div w:id="1236671018">
      <w:marLeft w:val="640"/>
      <w:marRight w:val="0"/>
      <w:marTop w:val="0"/>
      <w:marBottom w:val="0"/>
      <w:divBdr>
        <w:top w:val="none" w:sz="0" w:space="0" w:color="auto"/>
        <w:left w:val="none" w:sz="0" w:space="0" w:color="auto"/>
        <w:bottom w:val="none" w:sz="0" w:space="0" w:color="auto"/>
        <w:right w:val="none" w:sz="0" w:space="0" w:color="auto"/>
      </w:divBdr>
    </w:div>
    <w:div w:id="1236744304">
      <w:marLeft w:val="640"/>
      <w:marRight w:val="0"/>
      <w:marTop w:val="0"/>
      <w:marBottom w:val="0"/>
      <w:divBdr>
        <w:top w:val="none" w:sz="0" w:space="0" w:color="auto"/>
        <w:left w:val="none" w:sz="0" w:space="0" w:color="auto"/>
        <w:bottom w:val="none" w:sz="0" w:space="0" w:color="auto"/>
        <w:right w:val="none" w:sz="0" w:space="0" w:color="auto"/>
      </w:divBdr>
    </w:div>
    <w:div w:id="1236818139">
      <w:marLeft w:val="640"/>
      <w:marRight w:val="0"/>
      <w:marTop w:val="0"/>
      <w:marBottom w:val="0"/>
      <w:divBdr>
        <w:top w:val="none" w:sz="0" w:space="0" w:color="auto"/>
        <w:left w:val="none" w:sz="0" w:space="0" w:color="auto"/>
        <w:bottom w:val="none" w:sz="0" w:space="0" w:color="auto"/>
        <w:right w:val="none" w:sz="0" w:space="0" w:color="auto"/>
      </w:divBdr>
    </w:div>
    <w:div w:id="1236819287">
      <w:marLeft w:val="640"/>
      <w:marRight w:val="0"/>
      <w:marTop w:val="0"/>
      <w:marBottom w:val="0"/>
      <w:divBdr>
        <w:top w:val="none" w:sz="0" w:space="0" w:color="auto"/>
        <w:left w:val="none" w:sz="0" w:space="0" w:color="auto"/>
        <w:bottom w:val="none" w:sz="0" w:space="0" w:color="auto"/>
        <w:right w:val="none" w:sz="0" w:space="0" w:color="auto"/>
      </w:divBdr>
    </w:div>
    <w:div w:id="1236865807">
      <w:marLeft w:val="640"/>
      <w:marRight w:val="0"/>
      <w:marTop w:val="0"/>
      <w:marBottom w:val="0"/>
      <w:divBdr>
        <w:top w:val="none" w:sz="0" w:space="0" w:color="auto"/>
        <w:left w:val="none" w:sz="0" w:space="0" w:color="auto"/>
        <w:bottom w:val="none" w:sz="0" w:space="0" w:color="auto"/>
        <w:right w:val="none" w:sz="0" w:space="0" w:color="auto"/>
      </w:divBdr>
    </w:div>
    <w:div w:id="1237128309">
      <w:marLeft w:val="640"/>
      <w:marRight w:val="0"/>
      <w:marTop w:val="0"/>
      <w:marBottom w:val="0"/>
      <w:divBdr>
        <w:top w:val="none" w:sz="0" w:space="0" w:color="auto"/>
        <w:left w:val="none" w:sz="0" w:space="0" w:color="auto"/>
        <w:bottom w:val="none" w:sz="0" w:space="0" w:color="auto"/>
        <w:right w:val="none" w:sz="0" w:space="0" w:color="auto"/>
      </w:divBdr>
    </w:div>
    <w:div w:id="1237131359">
      <w:marLeft w:val="640"/>
      <w:marRight w:val="0"/>
      <w:marTop w:val="0"/>
      <w:marBottom w:val="0"/>
      <w:divBdr>
        <w:top w:val="none" w:sz="0" w:space="0" w:color="auto"/>
        <w:left w:val="none" w:sz="0" w:space="0" w:color="auto"/>
        <w:bottom w:val="none" w:sz="0" w:space="0" w:color="auto"/>
        <w:right w:val="none" w:sz="0" w:space="0" w:color="auto"/>
      </w:divBdr>
    </w:div>
    <w:div w:id="1237201289">
      <w:marLeft w:val="640"/>
      <w:marRight w:val="0"/>
      <w:marTop w:val="0"/>
      <w:marBottom w:val="0"/>
      <w:divBdr>
        <w:top w:val="none" w:sz="0" w:space="0" w:color="auto"/>
        <w:left w:val="none" w:sz="0" w:space="0" w:color="auto"/>
        <w:bottom w:val="none" w:sz="0" w:space="0" w:color="auto"/>
        <w:right w:val="none" w:sz="0" w:space="0" w:color="auto"/>
      </w:divBdr>
    </w:div>
    <w:div w:id="1237201623">
      <w:marLeft w:val="640"/>
      <w:marRight w:val="0"/>
      <w:marTop w:val="0"/>
      <w:marBottom w:val="0"/>
      <w:divBdr>
        <w:top w:val="none" w:sz="0" w:space="0" w:color="auto"/>
        <w:left w:val="none" w:sz="0" w:space="0" w:color="auto"/>
        <w:bottom w:val="none" w:sz="0" w:space="0" w:color="auto"/>
        <w:right w:val="none" w:sz="0" w:space="0" w:color="auto"/>
      </w:divBdr>
    </w:div>
    <w:div w:id="1237205937">
      <w:marLeft w:val="640"/>
      <w:marRight w:val="0"/>
      <w:marTop w:val="0"/>
      <w:marBottom w:val="0"/>
      <w:divBdr>
        <w:top w:val="none" w:sz="0" w:space="0" w:color="auto"/>
        <w:left w:val="none" w:sz="0" w:space="0" w:color="auto"/>
        <w:bottom w:val="none" w:sz="0" w:space="0" w:color="auto"/>
        <w:right w:val="none" w:sz="0" w:space="0" w:color="auto"/>
      </w:divBdr>
    </w:div>
    <w:div w:id="1237320145">
      <w:marLeft w:val="640"/>
      <w:marRight w:val="0"/>
      <w:marTop w:val="0"/>
      <w:marBottom w:val="0"/>
      <w:divBdr>
        <w:top w:val="none" w:sz="0" w:space="0" w:color="auto"/>
        <w:left w:val="none" w:sz="0" w:space="0" w:color="auto"/>
        <w:bottom w:val="none" w:sz="0" w:space="0" w:color="auto"/>
        <w:right w:val="none" w:sz="0" w:space="0" w:color="auto"/>
      </w:divBdr>
    </w:div>
    <w:div w:id="1237394590">
      <w:marLeft w:val="640"/>
      <w:marRight w:val="0"/>
      <w:marTop w:val="0"/>
      <w:marBottom w:val="0"/>
      <w:divBdr>
        <w:top w:val="none" w:sz="0" w:space="0" w:color="auto"/>
        <w:left w:val="none" w:sz="0" w:space="0" w:color="auto"/>
        <w:bottom w:val="none" w:sz="0" w:space="0" w:color="auto"/>
        <w:right w:val="none" w:sz="0" w:space="0" w:color="auto"/>
      </w:divBdr>
    </w:div>
    <w:div w:id="1237399636">
      <w:marLeft w:val="640"/>
      <w:marRight w:val="0"/>
      <w:marTop w:val="0"/>
      <w:marBottom w:val="0"/>
      <w:divBdr>
        <w:top w:val="none" w:sz="0" w:space="0" w:color="auto"/>
        <w:left w:val="none" w:sz="0" w:space="0" w:color="auto"/>
        <w:bottom w:val="none" w:sz="0" w:space="0" w:color="auto"/>
        <w:right w:val="none" w:sz="0" w:space="0" w:color="auto"/>
      </w:divBdr>
    </w:div>
    <w:div w:id="1237474907">
      <w:marLeft w:val="640"/>
      <w:marRight w:val="0"/>
      <w:marTop w:val="0"/>
      <w:marBottom w:val="0"/>
      <w:divBdr>
        <w:top w:val="none" w:sz="0" w:space="0" w:color="auto"/>
        <w:left w:val="none" w:sz="0" w:space="0" w:color="auto"/>
        <w:bottom w:val="none" w:sz="0" w:space="0" w:color="auto"/>
        <w:right w:val="none" w:sz="0" w:space="0" w:color="auto"/>
      </w:divBdr>
    </w:div>
    <w:div w:id="1237588692">
      <w:marLeft w:val="640"/>
      <w:marRight w:val="0"/>
      <w:marTop w:val="0"/>
      <w:marBottom w:val="0"/>
      <w:divBdr>
        <w:top w:val="none" w:sz="0" w:space="0" w:color="auto"/>
        <w:left w:val="none" w:sz="0" w:space="0" w:color="auto"/>
        <w:bottom w:val="none" w:sz="0" w:space="0" w:color="auto"/>
        <w:right w:val="none" w:sz="0" w:space="0" w:color="auto"/>
      </w:divBdr>
    </w:div>
    <w:div w:id="1237596520">
      <w:marLeft w:val="640"/>
      <w:marRight w:val="0"/>
      <w:marTop w:val="0"/>
      <w:marBottom w:val="0"/>
      <w:divBdr>
        <w:top w:val="none" w:sz="0" w:space="0" w:color="auto"/>
        <w:left w:val="none" w:sz="0" w:space="0" w:color="auto"/>
        <w:bottom w:val="none" w:sz="0" w:space="0" w:color="auto"/>
        <w:right w:val="none" w:sz="0" w:space="0" w:color="auto"/>
      </w:divBdr>
    </w:div>
    <w:div w:id="1237713493">
      <w:marLeft w:val="640"/>
      <w:marRight w:val="0"/>
      <w:marTop w:val="0"/>
      <w:marBottom w:val="0"/>
      <w:divBdr>
        <w:top w:val="none" w:sz="0" w:space="0" w:color="auto"/>
        <w:left w:val="none" w:sz="0" w:space="0" w:color="auto"/>
        <w:bottom w:val="none" w:sz="0" w:space="0" w:color="auto"/>
        <w:right w:val="none" w:sz="0" w:space="0" w:color="auto"/>
      </w:divBdr>
    </w:div>
    <w:div w:id="1237745194">
      <w:marLeft w:val="640"/>
      <w:marRight w:val="0"/>
      <w:marTop w:val="0"/>
      <w:marBottom w:val="0"/>
      <w:divBdr>
        <w:top w:val="none" w:sz="0" w:space="0" w:color="auto"/>
        <w:left w:val="none" w:sz="0" w:space="0" w:color="auto"/>
        <w:bottom w:val="none" w:sz="0" w:space="0" w:color="auto"/>
        <w:right w:val="none" w:sz="0" w:space="0" w:color="auto"/>
      </w:divBdr>
    </w:div>
    <w:div w:id="1237863062">
      <w:marLeft w:val="640"/>
      <w:marRight w:val="0"/>
      <w:marTop w:val="0"/>
      <w:marBottom w:val="0"/>
      <w:divBdr>
        <w:top w:val="none" w:sz="0" w:space="0" w:color="auto"/>
        <w:left w:val="none" w:sz="0" w:space="0" w:color="auto"/>
        <w:bottom w:val="none" w:sz="0" w:space="0" w:color="auto"/>
        <w:right w:val="none" w:sz="0" w:space="0" w:color="auto"/>
      </w:divBdr>
    </w:div>
    <w:div w:id="1237937100">
      <w:marLeft w:val="640"/>
      <w:marRight w:val="0"/>
      <w:marTop w:val="0"/>
      <w:marBottom w:val="0"/>
      <w:divBdr>
        <w:top w:val="none" w:sz="0" w:space="0" w:color="auto"/>
        <w:left w:val="none" w:sz="0" w:space="0" w:color="auto"/>
        <w:bottom w:val="none" w:sz="0" w:space="0" w:color="auto"/>
        <w:right w:val="none" w:sz="0" w:space="0" w:color="auto"/>
      </w:divBdr>
    </w:div>
    <w:div w:id="1237939767">
      <w:marLeft w:val="640"/>
      <w:marRight w:val="0"/>
      <w:marTop w:val="0"/>
      <w:marBottom w:val="0"/>
      <w:divBdr>
        <w:top w:val="none" w:sz="0" w:space="0" w:color="auto"/>
        <w:left w:val="none" w:sz="0" w:space="0" w:color="auto"/>
        <w:bottom w:val="none" w:sz="0" w:space="0" w:color="auto"/>
        <w:right w:val="none" w:sz="0" w:space="0" w:color="auto"/>
      </w:divBdr>
    </w:div>
    <w:div w:id="1237976302">
      <w:marLeft w:val="640"/>
      <w:marRight w:val="0"/>
      <w:marTop w:val="0"/>
      <w:marBottom w:val="0"/>
      <w:divBdr>
        <w:top w:val="none" w:sz="0" w:space="0" w:color="auto"/>
        <w:left w:val="none" w:sz="0" w:space="0" w:color="auto"/>
        <w:bottom w:val="none" w:sz="0" w:space="0" w:color="auto"/>
        <w:right w:val="none" w:sz="0" w:space="0" w:color="auto"/>
      </w:divBdr>
    </w:div>
    <w:div w:id="1238511981">
      <w:marLeft w:val="640"/>
      <w:marRight w:val="0"/>
      <w:marTop w:val="0"/>
      <w:marBottom w:val="0"/>
      <w:divBdr>
        <w:top w:val="none" w:sz="0" w:space="0" w:color="auto"/>
        <w:left w:val="none" w:sz="0" w:space="0" w:color="auto"/>
        <w:bottom w:val="none" w:sz="0" w:space="0" w:color="auto"/>
        <w:right w:val="none" w:sz="0" w:space="0" w:color="auto"/>
      </w:divBdr>
    </w:div>
    <w:div w:id="1238517382">
      <w:marLeft w:val="640"/>
      <w:marRight w:val="0"/>
      <w:marTop w:val="0"/>
      <w:marBottom w:val="0"/>
      <w:divBdr>
        <w:top w:val="none" w:sz="0" w:space="0" w:color="auto"/>
        <w:left w:val="none" w:sz="0" w:space="0" w:color="auto"/>
        <w:bottom w:val="none" w:sz="0" w:space="0" w:color="auto"/>
        <w:right w:val="none" w:sz="0" w:space="0" w:color="auto"/>
      </w:divBdr>
    </w:div>
    <w:div w:id="1238631916">
      <w:marLeft w:val="640"/>
      <w:marRight w:val="0"/>
      <w:marTop w:val="0"/>
      <w:marBottom w:val="0"/>
      <w:divBdr>
        <w:top w:val="none" w:sz="0" w:space="0" w:color="auto"/>
        <w:left w:val="none" w:sz="0" w:space="0" w:color="auto"/>
        <w:bottom w:val="none" w:sz="0" w:space="0" w:color="auto"/>
        <w:right w:val="none" w:sz="0" w:space="0" w:color="auto"/>
      </w:divBdr>
    </w:div>
    <w:div w:id="1238633339">
      <w:marLeft w:val="640"/>
      <w:marRight w:val="0"/>
      <w:marTop w:val="0"/>
      <w:marBottom w:val="0"/>
      <w:divBdr>
        <w:top w:val="none" w:sz="0" w:space="0" w:color="auto"/>
        <w:left w:val="none" w:sz="0" w:space="0" w:color="auto"/>
        <w:bottom w:val="none" w:sz="0" w:space="0" w:color="auto"/>
        <w:right w:val="none" w:sz="0" w:space="0" w:color="auto"/>
      </w:divBdr>
    </w:div>
    <w:div w:id="1238638702">
      <w:marLeft w:val="640"/>
      <w:marRight w:val="0"/>
      <w:marTop w:val="0"/>
      <w:marBottom w:val="0"/>
      <w:divBdr>
        <w:top w:val="none" w:sz="0" w:space="0" w:color="auto"/>
        <w:left w:val="none" w:sz="0" w:space="0" w:color="auto"/>
        <w:bottom w:val="none" w:sz="0" w:space="0" w:color="auto"/>
        <w:right w:val="none" w:sz="0" w:space="0" w:color="auto"/>
      </w:divBdr>
    </w:div>
    <w:div w:id="1238709928">
      <w:marLeft w:val="640"/>
      <w:marRight w:val="0"/>
      <w:marTop w:val="0"/>
      <w:marBottom w:val="0"/>
      <w:divBdr>
        <w:top w:val="none" w:sz="0" w:space="0" w:color="auto"/>
        <w:left w:val="none" w:sz="0" w:space="0" w:color="auto"/>
        <w:bottom w:val="none" w:sz="0" w:space="0" w:color="auto"/>
        <w:right w:val="none" w:sz="0" w:space="0" w:color="auto"/>
      </w:divBdr>
    </w:div>
    <w:div w:id="1238827465">
      <w:marLeft w:val="640"/>
      <w:marRight w:val="0"/>
      <w:marTop w:val="0"/>
      <w:marBottom w:val="0"/>
      <w:divBdr>
        <w:top w:val="none" w:sz="0" w:space="0" w:color="auto"/>
        <w:left w:val="none" w:sz="0" w:space="0" w:color="auto"/>
        <w:bottom w:val="none" w:sz="0" w:space="0" w:color="auto"/>
        <w:right w:val="none" w:sz="0" w:space="0" w:color="auto"/>
      </w:divBdr>
    </w:div>
    <w:div w:id="1238857644">
      <w:marLeft w:val="640"/>
      <w:marRight w:val="0"/>
      <w:marTop w:val="0"/>
      <w:marBottom w:val="0"/>
      <w:divBdr>
        <w:top w:val="none" w:sz="0" w:space="0" w:color="auto"/>
        <w:left w:val="none" w:sz="0" w:space="0" w:color="auto"/>
        <w:bottom w:val="none" w:sz="0" w:space="0" w:color="auto"/>
        <w:right w:val="none" w:sz="0" w:space="0" w:color="auto"/>
      </w:divBdr>
    </w:div>
    <w:div w:id="1238905233">
      <w:marLeft w:val="640"/>
      <w:marRight w:val="0"/>
      <w:marTop w:val="0"/>
      <w:marBottom w:val="0"/>
      <w:divBdr>
        <w:top w:val="none" w:sz="0" w:space="0" w:color="auto"/>
        <w:left w:val="none" w:sz="0" w:space="0" w:color="auto"/>
        <w:bottom w:val="none" w:sz="0" w:space="0" w:color="auto"/>
        <w:right w:val="none" w:sz="0" w:space="0" w:color="auto"/>
      </w:divBdr>
    </w:div>
    <w:div w:id="1239024753">
      <w:marLeft w:val="640"/>
      <w:marRight w:val="0"/>
      <w:marTop w:val="0"/>
      <w:marBottom w:val="0"/>
      <w:divBdr>
        <w:top w:val="none" w:sz="0" w:space="0" w:color="auto"/>
        <w:left w:val="none" w:sz="0" w:space="0" w:color="auto"/>
        <w:bottom w:val="none" w:sz="0" w:space="0" w:color="auto"/>
        <w:right w:val="none" w:sz="0" w:space="0" w:color="auto"/>
      </w:divBdr>
    </w:div>
    <w:div w:id="1239054566">
      <w:marLeft w:val="640"/>
      <w:marRight w:val="0"/>
      <w:marTop w:val="0"/>
      <w:marBottom w:val="0"/>
      <w:divBdr>
        <w:top w:val="none" w:sz="0" w:space="0" w:color="auto"/>
        <w:left w:val="none" w:sz="0" w:space="0" w:color="auto"/>
        <w:bottom w:val="none" w:sz="0" w:space="0" w:color="auto"/>
        <w:right w:val="none" w:sz="0" w:space="0" w:color="auto"/>
      </w:divBdr>
    </w:div>
    <w:div w:id="1239100917">
      <w:marLeft w:val="640"/>
      <w:marRight w:val="0"/>
      <w:marTop w:val="0"/>
      <w:marBottom w:val="0"/>
      <w:divBdr>
        <w:top w:val="none" w:sz="0" w:space="0" w:color="auto"/>
        <w:left w:val="none" w:sz="0" w:space="0" w:color="auto"/>
        <w:bottom w:val="none" w:sz="0" w:space="0" w:color="auto"/>
        <w:right w:val="none" w:sz="0" w:space="0" w:color="auto"/>
      </w:divBdr>
    </w:div>
    <w:div w:id="1239243246">
      <w:marLeft w:val="640"/>
      <w:marRight w:val="0"/>
      <w:marTop w:val="0"/>
      <w:marBottom w:val="0"/>
      <w:divBdr>
        <w:top w:val="none" w:sz="0" w:space="0" w:color="auto"/>
        <w:left w:val="none" w:sz="0" w:space="0" w:color="auto"/>
        <w:bottom w:val="none" w:sz="0" w:space="0" w:color="auto"/>
        <w:right w:val="none" w:sz="0" w:space="0" w:color="auto"/>
      </w:divBdr>
    </w:div>
    <w:div w:id="1239290226">
      <w:marLeft w:val="640"/>
      <w:marRight w:val="0"/>
      <w:marTop w:val="0"/>
      <w:marBottom w:val="0"/>
      <w:divBdr>
        <w:top w:val="none" w:sz="0" w:space="0" w:color="auto"/>
        <w:left w:val="none" w:sz="0" w:space="0" w:color="auto"/>
        <w:bottom w:val="none" w:sz="0" w:space="0" w:color="auto"/>
        <w:right w:val="none" w:sz="0" w:space="0" w:color="auto"/>
      </w:divBdr>
    </w:div>
    <w:div w:id="1239444045">
      <w:marLeft w:val="640"/>
      <w:marRight w:val="0"/>
      <w:marTop w:val="0"/>
      <w:marBottom w:val="0"/>
      <w:divBdr>
        <w:top w:val="none" w:sz="0" w:space="0" w:color="auto"/>
        <w:left w:val="none" w:sz="0" w:space="0" w:color="auto"/>
        <w:bottom w:val="none" w:sz="0" w:space="0" w:color="auto"/>
        <w:right w:val="none" w:sz="0" w:space="0" w:color="auto"/>
      </w:divBdr>
    </w:div>
    <w:div w:id="1239444449">
      <w:marLeft w:val="640"/>
      <w:marRight w:val="0"/>
      <w:marTop w:val="0"/>
      <w:marBottom w:val="0"/>
      <w:divBdr>
        <w:top w:val="none" w:sz="0" w:space="0" w:color="auto"/>
        <w:left w:val="none" w:sz="0" w:space="0" w:color="auto"/>
        <w:bottom w:val="none" w:sz="0" w:space="0" w:color="auto"/>
        <w:right w:val="none" w:sz="0" w:space="0" w:color="auto"/>
      </w:divBdr>
    </w:div>
    <w:div w:id="1239444490">
      <w:marLeft w:val="640"/>
      <w:marRight w:val="0"/>
      <w:marTop w:val="0"/>
      <w:marBottom w:val="0"/>
      <w:divBdr>
        <w:top w:val="none" w:sz="0" w:space="0" w:color="auto"/>
        <w:left w:val="none" w:sz="0" w:space="0" w:color="auto"/>
        <w:bottom w:val="none" w:sz="0" w:space="0" w:color="auto"/>
        <w:right w:val="none" w:sz="0" w:space="0" w:color="auto"/>
      </w:divBdr>
    </w:div>
    <w:div w:id="1239512824">
      <w:marLeft w:val="640"/>
      <w:marRight w:val="0"/>
      <w:marTop w:val="0"/>
      <w:marBottom w:val="0"/>
      <w:divBdr>
        <w:top w:val="none" w:sz="0" w:space="0" w:color="auto"/>
        <w:left w:val="none" w:sz="0" w:space="0" w:color="auto"/>
        <w:bottom w:val="none" w:sz="0" w:space="0" w:color="auto"/>
        <w:right w:val="none" w:sz="0" w:space="0" w:color="auto"/>
      </w:divBdr>
    </w:div>
    <w:div w:id="1239514008">
      <w:marLeft w:val="640"/>
      <w:marRight w:val="0"/>
      <w:marTop w:val="0"/>
      <w:marBottom w:val="0"/>
      <w:divBdr>
        <w:top w:val="none" w:sz="0" w:space="0" w:color="auto"/>
        <w:left w:val="none" w:sz="0" w:space="0" w:color="auto"/>
        <w:bottom w:val="none" w:sz="0" w:space="0" w:color="auto"/>
        <w:right w:val="none" w:sz="0" w:space="0" w:color="auto"/>
      </w:divBdr>
    </w:div>
    <w:div w:id="1239559690">
      <w:marLeft w:val="640"/>
      <w:marRight w:val="0"/>
      <w:marTop w:val="0"/>
      <w:marBottom w:val="0"/>
      <w:divBdr>
        <w:top w:val="none" w:sz="0" w:space="0" w:color="auto"/>
        <w:left w:val="none" w:sz="0" w:space="0" w:color="auto"/>
        <w:bottom w:val="none" w:sz="0" w:space="0" w:color="auto"/>
        <w:right w:val="none" w:sz="0" w:space="0" w:color="auto"/>
      </w:divBdr>
    </w:div>
    <w:div w:id="1239628595">
      <w:marLeft w:val="640"/>
      <w:marRight w:val="0"/>
      <w:marTop w:val="0"/>
      <w:marBottom w:val="0"/>
      <w:divBdr>
        <w:top w:val="none" w:sz="0" w:space="0" w:color="auto"/>
        <w:left w:val="none" w:sz="0" w:space="0" w:color="auto"/>
        <w:bottom w:val="none" w:sz="0" w:space="0" w:color="auto"/>
        <w:right w:val="none" w:sz="0" w:space="0" w:color="auto"/>
      </w:divBdr>
    </w:div>
    <w:div w:id="1239633786">
      <w:marLeft w:val="640"/>
      <w:marRight w:val="0"/>
      <w:marTop w:val="0"/>
      <w:marBottom w:val="0"/>
      <w:divBdr>
        <w:top w:val="none" w:sz="0" w:space="0" w:color="auto"/>
        <w:left w:val="none" w:sz="0" w:space="0" w:color="auto"/>
        <w:bottom w:val="none" w:sz="0" w:space="0" w:color="auto"/>
        <w:right w:val="none" w:sz="0" w:space="0" w:color="auto"/>
      </w:divBdr>
    </w:div>
    <w:div w:id="1239707496">
      <w:marLeft w:val="640"/>
      <w:marRight w:val="0"/>
      <w:marTop w:val="0"/>
      <w:marBottom w:val="0"/>
      <w:divBdr>
        <w:top w:val="none" w:sz="0" w:space="0" w:color="auto"/>
        <w:left w:val="none" w:sz="0" w:space="0" w:color="auto"/>
        <w:bottom w:val="none" w:sz="0" w:space="0" w:color="auto"/>
        <w:right w:val="none" w:sz="0" w:space="0" w:color="auto"/>
      </w:divBdr>
    </w:div>
    <w:div w:id="1239711730">
      <w:marLeft w:val="640"/>
      <w:marRight w:val="0"/>
      <w:marTop w:val="0"/>
      <w:marBottom w:val="0"/>
      <w:divBdr>
        <w:top w:val="none" w:sz="0" w:space="0" w:color="auto"/>
        <w:left w:val="none" w:sz="0" w:space="0" w:color="auto"/>
        <w:bottom w:val="none" w:sz="0" w:space="0" w:color="auto"/>
        <w:right w:val="none" w:sz="0" w:space="0" w:color="auto"/>
      </w:divBdr>
    </w:div>
    <w:div w:id="1239751610">
      <w:marLeft w:val="640"/>
      <w:marRight w:val="0"/>
      <w:marTop w:val="0"/>
      <w:marBottom w:val="0"/>
      <w:divBdr>
        <w:top w:val="none" w:sz="0" w:space="0" w:color="auto"/>
        <w:left w:val="none" w:sz="0" w:space="0" w:color="auto"/>
        <w:bottom w:val="none" w:sz="0" w:space="0" w:color="auto"/>
        <w:right w:val="none" w:sz="0" w:space="0" w:color="auto"/>
      </w:divBdr>
    </w:div>
    <w:div w:id="1239826750">
      <w:marLeft w:val="640"/>
      <w:marRight w:val="0"/>
      <w:marTop w:val="0"/>
      <w:marBottom w:val="0"/>
      <w:divBdr>
        <w:top w:val="none" w:sz="0" w:space="0" w:color="auto"/>
        <w:left w:val="none" w:sz="0" w:space="0" w:color="auto"/>
        <w:bottom w:val="none" w:sz="0" w:space="0" w:color="auto"/>
        <w:right w:val="none" w:sz="0" w:space="0" w:color="auto"/>
      </w:divBdr>
    </w:div>
    <w:div w:id="1240020561">
      <w:marLeft w:val="640"/>
      <w:marRight w:val="0"/>
      <w:marTop w:val="0"/>
      <w:marBottom w:val="0"/>
      <w:divBdr>
        <w:top w:val="none" w:sz="0" w:space="0" w:color="auto"/>
        <w:left w:val="none" w:sz="0" w:space="0" w:color="auto"/>
        <w:bottom w:val="none" w:sz="0" w:space="0" w:color="auto"/>
        <w:right w:val="none" w:sz="0" w:space="0" w:color="auto"/>
      </w:divBdr>
    </w:div>
    <w:div w:id="1240140873">
      <w:marLeft w:val="640"/>
      <w:marRight w:val="0"/>
      <w:marTop w:val="0"/>
      <w:marBottom w:val="0"/>
      <w:divBdr>
        <w:top w:val="none" w:sz="0" w:space="0" w:color="auto"/>
        <w:left w:val="none" w:sz="0" w:space="0" w:color="auto"/>
        <w:bottom w:val="none" w:sz="0" w:space="0" w:color="auto"/>
        <w:right w:val="none" w:sz="0" w:space="0" w:color="auto"/>
      </w:divBdr>
    </w:div>
    <w:div w:id="1240208913">
      <w:marLeft w:val="640"/>
      <w:marRight w:val="0"/>
      <w:marTop w:val="0"/>
      <w:marBottom w:val="0"/>
      <w:divBdr>
        <w:top w:val="none" w:sz="0" w:space="0" w:color="auto"/>
        <w:left w:val="none" w:sz="0" w:space="0" w:color="auto"/>
        <w:bottom w:val="none" w:sz="0" w:space="0" w:color="auto"/>
        <w:right w:val="none" w:sz="0" w:space="0" w:color="auto"/>
      </w:divBdr>
    </w:div>
    <w:div w:id="1240291477">
      <w:marLeft w:val="640"/>
      <w:marRight w:val="0"/>
      <w:marTop w:val="0"/>
      <w:marBottom w:val="0"/>
      <w:divBdr>
        <w:top w:val="none" w:sz="0" w:space="0" w:color="auto"/>
        <w:left w:val="none" w:sz="0" w:space="0" w:color="auto"/>
        <w:bottom w:val="none" w:sz="0" w:space="0" w:color="auto"/>
        <w:right w:val="none" w:sz="0" w:space="0" w:color="auto"/>
      </w:divBdr>
    </w:div>
    <w:div w:id="1240293447">
      <w:marLeft w:val="640"/>
      <w:marRight w:val="0"/>
      <w:marTop w:val="0"/>
      <w:marBottom w:val="0"/>
      <w:divBdr>
        <w:top w:val="none" w:sz="0" w:space="0" w:color="auto"/>
        <w:left w:val="none" w:sz="0" w:space="0" w:color="auto"/>
        <w:bottom w:val="none" w:sz="0" w:space="0" w:color="auto"/>
        <w:right w:val="none" w:sz="0" w:space="0" w:color="auto"/>
      </w:divBdr>
    </w:div>
    <w:div w:id="1240365273">
      <w:marLeft w:val="640"/>
      <w:marRight w:val="0"/>
      <w:marTop w:val="0"/>
      <w:marBottom w:val="0"/>
      <w:divBdr>
        <w:top w:val="none" w:sz="0" w:space="0" w:color="auto"/>
        <w:left w:val="none" w:sz="0" w:space="0" w:color="auto"/>
        <w:bottom w:val="none" w:sz="0" w:space="0" w:color="auto"/>
        <w:right w:val="none" w:sz="0" w:space="0" w:color="auto"/>
      </w:divBdr>
    </w:div>
    <w:div w:id="1240402275">
      <w:marLeft w:val="640"/>
      <w:marRight w:val="0"/>
      <w:marTop w:val="0"/>
      <w:marBottom w:val="0"/>
      <w:divBdr>
        <w:top w:val="none" w:sz="0" w:space="0" w:color="auto"/>
        <w:left w:val="none" w:sz="0" w:space="0" w:color="auto"/>
        <w:bottom w:val="none" w:sz="0" w:space="0" w:color="auto"/>
        <w:right w:val="none" w:sz="0" w:space="0" w:color="auto"/>
      </w:divBdr>
    </w:div>
    <w:div w:id="1240482861">
      <w:marLeft w:val="640"/>
      <w:marRight w:val="0"/>
      <w:marTop w:val="0"/>
      <w:marBottom w:val="0"/>
      <w:divBdr>
        <w:top w:val="none" w:sz="0" w:space="0" w:color="auto"/>
        <w:left w:val="none" w:sz="0" w:space="0" w:color="auto"/>
        <w:bottom w:val="none" w:sz="0" w:space="0" w:color="auto"/>
        <w:right w:val="none" w:sz="0" w:space="0" w:color="auto"/>
      </w:divBdr>
    </w:div>
    <w:div w:id="1240486100">
      <w:marLeft w:val="640"/>
      <w:marRight w:val="0"/>
      <w:marTop w:val="0"/>
      <w:marBottom w:val="0"/>
      <w:divBdr>
        <w:top w:val="none" w:sz="0" w:space="0" w:color="auto"/>
        <w:left w:val="none" w:sz="0" w:space="0" w:color="auto"/>
        <w:bottom w:val="none" w:sz="0" w:space="0" w:color="auto"/>
        <w:right w:val="none" w:sz="0" w:space="0" w:color="auto"/>
      </w:divBdr>
    </w:div>
    <w:div w:id="1240486673">
      <w:marLeft w:val="480"/>
      <w:marRight w:val="0"/>
      <w:marTop w:val="0"/>
      <w:marBottom w:val="0"/>
      <w:divBdr>
        <w:top w:val="none" w:sz="0" w:space="0" w:color="auto"/>
        <w:left w:val="none" w:sz="0" w:space="0" w:color="auto"/>
        <w:bottom w:val="none" w:sz="0" w:space="0" w:color="auto"/>
        <w:right w:val="none" w:sz="0" w:space="0" w:color="auto"/>
      </w:divBdr>
    </w:div>
    <w:div w:id="1240554331">
      <w:marLeft w:val="640"/>
      <w:marRight w:val="0"/>
      <w:marTop w:val="0"/>
      <w:marBottom w:val="0"/>
      <w:divBdr>
        <w:top w:val="none" w:sz="0" w:space="0" w:color="auto"/>
        <w:left w:val="none" w:sz="0" w:space="0" w:color="auto"/>
        <w:bottom w:val="none" w:sz="0" w:space="0" w:color="auto"/>
        <w:right w:val="none" w:sz="0" w:space="0" w:color="auto"/>
      </w:divBdr>
    </w:div>
    <w:div w:id="1240604552">
      <w:marLeft w:val="640"/>
      <w:marRight w:val="0"/>
      <w:marTop w:val="0"/>
      <w:marBottom w:val="0"/>
      <w:divBdr>
        <w:top w:val="none" w:sz="0" w:space="0" w:color="auto"/>
        <w:left w:val="none" w:sz="0" w:space="0" w:color="auto"/>
        <w:bottom w:val="none" w:sz="0" w:space="0" w:color="auto"/>
        <w:right w:val="none" w:sz="0" w:space="0" w:color="auto"/>
      </w:divBdr>
    </w:div>
    <w:div w:id="1240629223">
      <w:marLeft w:val="640"/>
      <w:marRight w:val="0"/>
      <w:marTop w:val="0"/>
      <w:marBottom w:val="0"/>
      <w:divBdr>
        <w:top w:val="none" w:sz="0" w:space="0" w:color="auto"/>
        <w:left w:val="none" w:sz="0" w:space="0" w:color="auto"/>
        <w:bottom w:val="none" w:sz="0" w:space="0" w:color="auto"/>
        <w:right w:val="none" w:sz="0" w:space="0" w:color="auto"/>
      </w:divBdr>
    </w:div>
    <w:div w:id="1240671845">
      <w:marLeft w:val="640"/>
      <w:marRight w:val="0"/>
      <w:marTop w:val="0"/>
      <w:marBottom w:val="0"/>
      <w:divBdr>
        <w:top w:val="none" w:sz="0" w:space="0" w:color="auto"/>
        <w:left w:val="none" w:sz="0" w:space="0" w:color="auto"/>
        <w:bottom w:val="none" w:sz="0" w:space="0" w:color="auto"/>
        <w:right w:val="none" w:sz="0" w:space="0" w:color="auto"/>
      </w:divBdr>
    </w:div>
    <w:div w:id="1240749492">
      <w:marLeft w:val="640"/>
      <w:marRight w:val="0"/>
      <w:marTop w:val="0"/>
      <w:marBottom w:val="0"/>
      <w:divBdr>
        <w:top w:val="none" w:sz="0" w:space="0" w:color="auto"/>
        <w:left w:val="none" w:sz="0" w:space="0" w:color="auto"/>
        <w:bottom w:val="none" w:sz="0" w:space="0" w:color="auto"/>
        <w:right w:val="none" w:sz="0" w:space="0" w:color="auto"/>
      </w:divBdr>
    </w:div>
    <w:div w:id="1240796386">
      <w:marLeft w:val="640"/>
      <w:marRight w:val="0"/>
      <w:marTop w:val="0"/>
      <w:marBottom w:val="0"/>
      <w:divBdr>
        <w:top w:val="none" w:sz="0" w:space="0" w:color="auto"/>
        <w:left w:val="none" w:sz="0" w:space="0" w:color="auto"/>
        <w:bottom w:val="none" w:sz="0" w:space="0" w:color="auto"/>
        <w:right w:val="none" w:sz="0" w:space="0" w:color="auto"/>
      </w:divBdr>
    </w:div>
    <w:div w:id="1240821461">
      <w:marLeft w:val="640"/>
      <w:marRight w:val="0"/>
      <w:marTop w:val="0"/>
      <w:marBottom w:val="0"/>
      <w:divBdr>
        <w:top w:val="none" w:sz="0" w:space="0" w:color="auto"/>
        <w:left w:val="none" w:sz="0" w:space="0" w:color="auto"/>
        <w:bottom w:val="none" w:sz="0" w:space="0" w:color="auto"/>
        <w:right w:val="none" w:sz="0" w:space="0" w:color="auto"/>
      </w:divBdr>
    </w:div>
    <w:div w:id="1240869641">
      <w:marLeft w:val="640"/>
      <w:marRight w:val="0"/>
      <w:marTop w:val="0"/>
      <w:marBottom w:val="0"/>
      <w:divBdr>
        <w:top w:val="none" w:sz="0" w:space="0" w:color="auto"/>
        <w:left w:val="none" w:sz="0" w:space="0" w:color="auto"/>
        <w:bottom w:val="none" w:sz="0" w:space="0" w:color="auto"/>
        <w:right w:val="none" w:sz="0" w:space="0" w:color="auto"/>
      </w:divBdr>
    </w:div>
    <w:div w:id="1240940864">
      <w:marLeft w:val="640"/>
      <w:marRight w:val="0"/>
      <w:marTop w:val="0"/>
      <w:marBottom w:val="0"/>
      <w:divBdr>
        <w:top w:val="none" w:sz="0" w:space="0" w:color="auto"/>
        <w:left w:val="none" w:sz="0" w:space="0" w:color="auto"/>
        <w:bottom w:val="none" w:sz="0" w:space="0" w:color="auto"/>
        <w:right w:val="none" w:sz="0" w:space="0" w:color="auto"/>
      </w:divBdr>
    </w:div>
    <w:div w:id="1240941029">
      <w:marLeft w:val="640"/>
      <w:marRight w:val="0"/>
      <w:marTop w:val="0"/>
      <w:marBottom w:val="0"/>
      <w:divBdr>
        <w:top w:val="none" w:sz="0" w:space="0" w:color="auto"/>
        <w:left w:val="none" w:sz="0" w:space="0" w:color="auto"/>
        <w:bottom w:val="none" w:sz="0" w:space="0" w:color="auto"/>
        <w:right w:val="none" w:sz="0" w:space="0" w:color="auto"/>
      </w:divBdr>
    </w:div>
    <w:div w:id="1240943380">
      <w:marLeft w:val="640"/>
      <w:marRight w:val="0"/>
      <w:marTop w:val="0"/>
      <w:marBottom w:val="0"/>
      <w:divBdr>
        <w:top w:val="none" w:sz="0" w:space="0" w:color="auto"/>
        <w:left w:val="none" w:sz="0" w:space="0" w:color="auto"/>
        <w:bottom w:val="none" w:sz="0" w:space="0" w:color="auto"/>
        <w:right w:val="none" w:sz="0" w:space="0" w:color="auto"/>
      </w:divBdr>
    </w:div>
    <w:div w:id="1241015995">
      <w:marLeft w:val="640"/>
      <w:marRight w:val="0"/>
      <w:marTop w:val="0"/>
      <w:marBottom w:val="0"/>
      <w:divBdr>
        <w:top w:val="none" w:sz="0" w:space="0" w:color="auto"/>
        <w:left w:val="none" w:sz="0" w:space="0" w:color="auto"/>
        <w:bottom w:val="none" w:sz="0" w:space="0" w:color="auto"/>
        <w:right w:val="none" w:sz="0" w:space="0" w:color="auto"/>
      </w:divBdr>
    </w:div>
    <w:div w:id="1241059007">
      <w:marLeft w:val="640"/>
      <w:marRight w:val="0"/>
      <w:marTop w:val="0"/>
      <w:marBottom w:val="0"/>
      <w:divBdr>
        <w:top w:val="none" w:sz="0" w:space="0" w:color="auto"/>
        <w:left w:val="none" w:sz="0" w:space="0" w:color="auto"/>
        <w:bottom w:val="none" w:sz="0" w:space="0" w:color="auto"/>
        <w:right w:val="none" w:sz="0" w:space="0" w:color="auto"/>
      </w:divBdr>
    </w:div>
    <w:div w:id="1241061379">
      <w:marLeft w:val="640"/>
      <w:marRight w:val="0"/>
      <w:marTop w:val="0"/>
      <w:marBottom w:val="0"/>
      <w:divBdr>
        <w:top w:val="none" w:sz="0" w:space="0" w:color="auto"/>
        <w:left w:val="none" w:sz="0" w:space="0" w:color="auto"/>
        <w:bottom w:val="none" w:sz="0" w:space="0" w:color="auto"/>
        <w:right w:val="none" w:sz="0" w:space="0" w:color="auto"/>
      </w:divBdr>
    </w:div>
    <w:div w:id="1241135530">
      <w:marLeft w:val="640"/>
      <w:marRight w:val="0"/>
      <w:marTop w:val="0"/>
      <w:marBottom w:val="0"/>
      <w:divBdr>
        <w:top w:val="none" w:sz="0" w:space="0" w:color="auto"/>
        <w:left w:val="none" w:sz="0" w:space="0" w:color="auto"/>
        <w:bottom w:val="none" w:sz="0" w:space="0" w:color="auto"/>
        <w:right w:val="none" w:sz="0" w:space="0" w:color="auto"/>
      </w:divBdr>
    </w:div>
    <w:div w:id="1241140634">
      <w:marLeft w:val="640"/>
      <w:marRight w:val="0"/>
      <w:marTop w:val="0"/>
      <w:marBottom w:val="0"/>
      <w:divBdr>
        <w:top w:val="none" w:sz="0" w:space="0" w:color="auto"/>
        <w:left w:val="none" w:sz="0" w:space="0" w:color="auto"/>
        <w:bottom w:val="none" w:sz="0" w:space="0" w:color="auto"/>
        <w:right w:val="none" w:sz="0" w:space="0" w:color="auto"/>
      </w:divBdr>
    </w:div>
    <w:div w:id="1241217292">
      <w:marLeft w:val="640"/>
      <w:marRight w:val="0"/>
      <w:marTop w:val="0"/>
      <w:marBottom w:val="0"/>
      <w:divBdr>
        <w:top w:val="none" w:sz="0" w:space="0" w:color="auto"/>
        <w:left w:val="none" w:sz="0" w:space="0" w:color="auto"/>
        <w:bottom w:val="none" w:sz="0" w:space="0" w:color="auto"/>
        <w:right w:val="none" w:sz="0" w:space="0" w:color="auto"/>
      </w:divBdr>
    </w:div>
    <w:div w:id="1241253603">
      <w:marLeft w:val="640"/>
      <w:marRight w:val="0"/>
      <w:marTop w:val="0"/>
      <w:marBottom w:val="0"/>
      <w:divBdr>
        <w:top w:val="none" w:sz="0" w:space="0" w:color="auto"/>
        <w:left w:val="none" w:sz="0" w:space="0" w:color="auto"/>
        <w:bottom w:val="none" w:sz="0" w:space="0" w:color="auto"/>
        <w:right w:val="none" w:sz="0" w:space="0" w:color="auto"/>
      </w:divBdr>
    </w:div>
    <w:div w:id="1241256397">
      <w:marLeft w:val="640"/>
      <w:marRight w:val="0"/>
      <w:marTop w:val="0"/>
      <w:marBottom w:val="0"/>
      <w:divBdr>
        <w:top w:val="none" w:sz="0" w:space="0" w:color="auto"/>
        <w:left w:val="none" w:sz="0" w:space="0" w:color="auto"/>
        <w:bottom w:val="none" w:sz="0" w:space="0" w:color="auto"/>
        <w:right w:val="none" w:sz="0" w:space="0" w:color="auto"/>
      </w:divBdr>
    </w:div>
    <w:div w:id="1241333482">
      <w:marLeft w:val="640"/>
      <w:marRight w:val="0"/>
      <w:marTop w:val="0"/>
      <w:marBottom w:val="0"/>
      <w:divBdr>
        <w:top w:val="none" w:sz="0" w:space="0" w:color="auto"/>
        <w:left w:val="none" w:sz="0" w:space="0" w:color="auto"/>
        <w:bottom w:val="none" w:sz="0" w:space="0" w:color="auto"/>
        <w:right w:val="none" w:sz="0" w:space="0" w:color="auto"/>
      </w:divBdr>
    </w:div>
    <w:div w:id="1241401339">
      <w:marLeft w:val="640"/>
      <w:marRight w:val="0"/>
      <w:marTop w:val="0"/>
      <w:marBottom w:val="0"/>
      <w:divBdr>
        <w:top w:val="none" w:sz="0" w:space="0" w:color="auto"/>
        <w:left w:val="none" w:sz="0" w:space="0" w:color="auto"/>
        <w:bottom w:val="none" w:sz="0" w:space="0" w:color="auto"/>
        <w:right w:val="none" w:sz="0" w:space="0" w:color="auto"/>
      </w:divBdr>
    </w:div>
    <w:div w:id="1241596017">
      <w:marLeft w:val="640"/>
      <w:marRight w:val="0"/>
      <w:marTop w:val="0"/>
      <w:marBottom w:val="0"/>
      <w:divBdr>
        <w:top w:val="none" w:sz="0" w:space="0" w:color="auto"/>
        <w:left w:val="none" w:sz="0" w:space="0" w:color="auto"/>
        <w:bottom w:val="none" w:sz="0" w:space="0" w:color="auto"/>
        <w:right w:val="none" w:sz="0" w:space="0" w:color="auto"/>
      </w:divBdr>
    </w:div>
    <w:div w:id="1241645549">
      <w:marLeft w:val="640"/>
      <w:marRight w:val="0"/>
      <w:marTop w:val="0"/>
      <w:marBottom w:val="0"/>
      <w:divBdr>
        <w:top w:val="none" w:sz="0" w:space="0" w:color="auto"/>
        <w:left w:val="none" w:sz="0" w:space="0" w:color="auto"/>
        <w:bottom w:val="none" w:sz="0" w:space="0" w:color="auto"/>
        <w:right w:val="none" w:sz="0" w:space="0" w:color="auto"/>
      </w:divBdr>
    </w:div>
    <w:div w:id="1241715703">
      <w:marLeft w:val="640"/>
      <w:marRight w:val="0"/>
      <w:marTop w:val="0"/>
      <w:marBottom w:val="0"/>
      <w:divBdr>
        <w:top w:val="none" w:sz="0" w:space="0" w:color="auto"/>
        <w:left w:val="none" w:sz="0" w:space="0" w:color="auto"/>
        <w:bottom w:val="none" w:sz="0" w:space="0" w:color="auto"/>
        <w:right w:val="none" w:sz="0" w:space="0" w:color="auto"/>
      </w:divBdr>
    </w:div>
    <w:div w:id="1241718194">
      <w:marLeft w:val="640"/>
      <w:marRight w:val="0"/>
      <w:marTop w:val="0"/>
      <w:marBottom w:val="0"/>
      <w:divBdr>
        <w:top w:val="none" w:sz="0" w:space="0" w:color="auto"/>
        <w:left w:val="none" w:sz="0" w:space="0" w:color="auto"/>
        <w:bottom w:val="none" w:sz="0" w:space="0" w:color="auto"/>
        <w:right w:val="none" w:sz="0" w:space="0" w:color="auto"/>
      </w:divBdr>
    </w:div>
    <w:div w:id="1241907756">
      <w:marLeft w:val="640"/>
      <w:marRight w:val="0"/>
      <w:marTop w:val="0"/>
      <w:marBottom w:val="0"/>
      <w:divBdr>
        <w:top w:val="none" w:sz="0" w:space="0" w:color="auto"/>
        <w:left w:val="none" w:sz="0" w:space="0" w:color="auto"/>
        <w:bottom w:val="none" w:sz="0" w:space="0" w:color="auto"/>
        <w:right w:val="none" w:sz="0" w:space="0" w:color="auto"/>
      </w:divBdr>
    </w:div>
    <w:div w:id="1241983603">
      <w:marLeft w:val="640"/>
      <w:marRight w:val="0"/>
      <w:marTop w:val="0"/>
      <w:marBottom w:val="0"/>
      <w:divBdr>
        <w:top w:val="none" w:sz="0" w:space="0" w:color="auto"/>
        <w:left w:val="none" w:sz="0" w:space="0" w:color="auto"/>
        <w:bottom w:val="none" w:sz="0" w:space="0" w:color="auto"/>
        <w:right w:val="none" w:sz="0" w:space="0" w:color="auto"/>
      </w:divBdr>
    </w:div>
    <w:div w:id="1241986814">
      <w:marLeft w:val="640"/>
      <w:marRight w:val="0"/>
      <w:marTop w:val="0"/>
      <w:marBottom w:val="0"/>
      <w:divBdr>
        <w:top w:val="none" w:sz="0" w:space="0" w:color="auto"/>
        <w:left w:val="none" w:sz="0" w:space="0" w:color="auto"/>
        <w:bottom w:val="none" w:sz="0" w:space="0" w:color="auto"/>
        <w:right w:val="none" w:sz="0" w:space="0" w:color="auto"/>
      </w:divBdr>
    </w:div>
    <w:div w:id="1242065827">
      <w:marLeft w:val="640"/>
      <w:marRight w:val="0"/>
      <w:marTop w:val="0"/>
      <w:marBottom w:val="0"/>
      <w:divBdr>
        <w:top w:val="none" w:sz="0" w:space="0" w:color="auto"/>
        <w:left w:val="none" w:sz="0" w:space="0" w:color="auto"/>
        <w:bottom w:val="none" w:sz="0" w:space="0" w:color="auto"/>
        <w:right w:val="none" w:sz="0" w:space="0" w:color="auto"/>
      </w:divBdr>
    </w:div>
    <w:div w:id="1242135008">
      <w:marLeft w:val="640"/>
      <w:marRight w:val="0"/>
      <w:marTop w:val="0"/>
      <w:marBottom w:val="0"/>
      <w:divBdr>
        <w:top w:val="none" w:sz="0" w:space="0" w:color="auto"/>
        <w:left w:val="none" w:sz="0" w:space="0" w:color="auto"/>
        <w:bottom w:val="none" w:sz="0" w:space="0" w:color="auto"/>
        <w:right w:val="none" w:sz="0" w:space="0" w:color="auto"/>
      </w:divBdr>
    </w:div>
    <w:div w:id="1242175522">
      <w:marLeft w:val="640"/>
      <w:marRight w:val="0"/>
      <w:marTop w:val="0"/>
      <w:marBottom w:val="0"/>
      <w:divBdr>
        <w:top w:val="none" w:sz="0" w:space="0" w:color="auto"/>
        <w:left w:val="none" w:sz="0" w:space="0" w:color="auto"/>
        <w:bottom w:val="none" w:sz="0" w:space="0" w:color="auto"/>
        <w:right w:val="none" w:sz="0" w:space="0" w:color="auto"/>
      </w:divBdr>
    </w:div>
    <w:div w:id="1242249965">
      <w:marLeft w:val="640"/>
      <w:marRight w:val="0"/>
      <w:marTop w:val="0"/>
      <w:marBottom w:val="0"/>
      <w:divBdr>
        <w:top w:val="none" w:sz="0" w:space="0" w:color="auto"/>
        <w:left w:val="none" w:sz="0" w:space="0" w:color="auto"/>
        <w:bottom w:val="none" w:sz="0" w:space="0" w:color="auto"/>
        <w:right w:val="none" w:sz="0" w:space="0" w:color="auto"/>
      </w:divBdr>
    </w:div>
    <w:div w:id="1242300603">
      <w:marLeft w:val="640"/>
      <w:marRight w:val="0"/>
      <w:marTop w:val="0"/>
      <w:marBottom w:val="0"/>
      <w:divBdr>
        <w:top w:val="none" w:sz="0" w:space="0" w:color="auto"/>
        <w:left w:val="none" w:sz="0" w:space="0" w:color="auto"/>
        <w:bottom w:val="none" w:sz="0" w:space="0" w:color="auto"/>
        <w:right w:val="none" w:sz="0" w:space="0" w:color="auto"/>
      </w:divBdr>
    </w:div>
    <w:div w:id="1242368606">
      <w:marLeft w:val="640"/>
      <w:marRight w:val="0"/>
      <w:marTop w:val="0"/>
      <w:marBottom w:val="0"/>
      <w:divBdr>
        <w:top w:val="none" w:sz="0" w:space="0" w:color="auto"/>
        <w:left w:val="none" w:sz="0" w:space="0" w:color="auto"/>
        <w:bottom w:val="none" w:sz="0" w:space="0" w:color="auto"/>
        <w:right w:val="none" w:sz="0" w:space="0" w:color="auto"/>
      </w:divBdr>
    </w:div>
    <w:div w:id="1242451018">
      <w:marLeft w:val="640"/>
      <w:marRight w:val="0"/>
      <w:marTop w:val="0"/>
      <w:marBottom w:val="0"/>
      <w:divBdr>
        <w:top w:val="none" w:sz="0" w:space="0" w:color="auto"/>
        <w:left w:val="none" w:sz="0" w:space="0" w:color="auto"/>
        <w:bottom w:val="none" w:sz="0" w:space="0" w:color="auto"/>
        <w:right w:val="none" w:sz="0" w:space="0" w:color="auto"/>
      </w:divBdr>
    </w:div>
    <w:div w:id="1242562626">
      <w:marLeft w:val="640"/>
      <w:marRight w:val="0"/>
      <w:marTop w:val="0"/>
      <w:marBottom w:val="0"/>
      <w:divBdr>
        <w:top w:val="none" w:sz="0" w:space="0" w:color="auto"/>
        <w:left w:val="none" w:sz="0" w:space="0" w:color="auto"/>
        <w:bottom w:val="none" w:sz="0" w:space="0" w:color="auto"/>
        <w:right w:val="none" w:sz="0" w:space="0" w:color="auto"/>
      </w:divBdr>
    </w:div>
    <w:div w:id="1242643087">
      <w:marLeft w:val="640"/>
      <w:marRight w:val="0"/>
      <w:marTop w:val="0"/>
      <w:marBottom w:val="0"/>
      <w:divBdr>
        <w:top w:val="none" w:sz="0" w:space="0" w:color="auto"/>
        <w:left w:val="none" w:sz="0" w:space="0" w:color="auto"/>
        <w:bottom w:val="none" w:sz="0" w:space="0" w:color="auto"/>
        <w:right w:val="none" w:sz="0" w:space="0" w:color="auto"/>
      </w:divBdr>
    </w:div>
    <w:div w:id="1242721224">
      <w:marLeft w:val="640"/>
      <w:marRight w:val="0"/>
      <w:marTop w:val="0"/>
      <w:marBottom w:val="0"/>
      <w:divBdr>
        <w:top w:val="none" w:sz="0" w:space="0" w:color="auto"/>
        <w:left w:val="none" w:sz="0" w:space="0" w:color="auto"/>
        <w:bottom w:val="none" w:sz="0" w:space="0" w:color="auto"/>
        <w:right w:val="none" w:sz="0" w:space="0" w:color="auto"/>
      </w:divBdr>
    </w:div>
    <w:div w:id="1242787776">
      <w:marLeft w:val="640"/>
      <w:marRight w:val="0"/>
      <w:marTop w:val="0"/>
      <w:marBottom w:val="0"/>
      <w:divBdr>
        <w:top w:val="none" w:sz="0" w:space="0" w:color="auto"/>
        <w:left w:val="none" w:sz="0" w:space="0" w:color="auto"/>
        <w:bottom w:val="none" w:sz="0" w:space="0" w:color="auto"/>
        <w:right w:val="none" w:sz="0" w:space="0" w:color="auto"/>
      </w:divBdr>
    </w:div>
    <w:div w:id="1242982382">
      <w:marLeft w:val="640"/>
      <w:marRight w:val="0"/>
      <w:marTop w:val="0"/>
      <w:marBottom w:val="0"/>
      <w:divBdr>
        <w:top w:val="none" w:sz="0" w:space="0" w:color="auto"/>
        <w:left w:val="none" w:sz="0" w:space="0" w:color="auto"/>
        <w:bottom w:val="none" w:sz="0" w:space="0" w:color="auto"/>
        <w:right w:val="none" w:sz="0" w:space="0" w:color="auto"/>
      </w:divBdr>
    </w:div>
    <w:div w:id="1242985975">
      <w:marLeft w:val="640"/>
      <w:marRight w:val="0"/>
      <w:marTop w:val="0"/>
      <w:marBottom w:val="0"/>
      <w:divBdr>
        <w:top w:val="none" w:sz="0" w:space="0" w:color="auto"/>
        <w:left w:val="none" w:sz="0" w:space="0" w:color="auto"/>
        <w:bottom w:val="none" w:sz="0" w:space="0" w:color="auto"/>
        <w:right w:val="none" w:sz="0" w:space="0" w:color="auto"/>
      </w:divBdr>
    </w:div>
    <w:div w:id="1243023722">
      <w:marLeft w:val="640"/>
      <w:marRight w:val="0"/>
      <w:marTop w:val="0"/>
      <w:marBottom w:val="0"/>
      <w:divBdr>
        <w:top w:val="none" w:sz="0" w:space="0" w:color="auto"/>
        <w:left w:val="none" w:sz="0" w:space="0" w:color="auto"/>
        <w:bottom w:val="none" w:sz="0" w:space="0" w:color="auto"/>
        <w:right w:val="none" w:sz="0" w:space="0" w:color="auto"/>
      </w:divBdr>
    </w:div>
    <w:div w:id="1243028337">
      <w:marLeft w:val="640"/>
      <w:marRight w:val="0"/>
      <w:marTop w:val="0"/>
      <w:marBottom w:val="0"/>
      <w:divBdr>
        <w:top w:val="none" w:sz="0" w:space="0" w:color="auto"/>
        <w:left w:val="none" w:sz="0" w:space="0" w:color="auto"/>
        <w:bottom w:val="none" w:sz="0" w:space="0" w:color="auto"/>
        <w:right w:val="none" w:sz="0" w:space="0" w:color="auto"/>
      </w:divBdr>
    </w:div>
    <w:div w:id="1243102144">
      <w:marLeft w:val="640"/>
      <w:marRight w:val="0"/>
      <w:marTop w:val="0"/>
      <w:marBottom w:val="0"/>
      <w:divBdr>
        <w:top w:val="none" w:sz="0" w:space="0" w:color="auto"/>
        <w:left w:val="none" w:sz="0" w:space="0" w:color="auto"/>
        <w:bottom w:val="none" w:sz="0" w:space="0" w:color="auto"/>
        <w:right w:val="none" w:sz="0" w:space="0" w:color="auto"/>
      </w:divBdr>
    </w:div>
    <w:div w:id="1243105102">
      <w:marLeft w:val="640"/>
      <w:marRight w:val="0"/>
      <w:marTop w:val="0"/>
      <w:marBottom w:val="0"/>
      <w:divBdr>
        <w:top w:val="none" w:sz="0" w:space="0" w:color="auto"/>
        <w:left w:val="none" w:sz="0" w:space="0" w:color="auto"/>
        <w:bottom w:val="none" w:sz="0" w:space="0" w:color="auto"/>
        <w:right w:val="none" w:sz="0" w:space="0" w:color="auto"/>
      </w:divBdr>
    </w:div>
    <w:div w:id="1243105778">
      <w:marLeft w:val="640"/>
      <w:marRight w:val="0"/>
      <w:marTop w:val="0"/>
      <w:marBottom w:val="0"/>
      <w:divBdr>
        <w:top w:val="none" w:sz="0" w:space="0" w:color="auto"/>
        <w:left w:val="none" w:sz="0" w:space="0" w:color="auto"/>
        <w:bottom w:val="none" w:sz="0" w:space="0" w:color="auto"/>
        <w:right w:val="none" w:sz="0" w:space="0" w:color="auto"/>
      </w:divBdr>
    </w:div>
    <w:div w:id="1243369566">
      <w:marLeft w:val="640"/>
      <w:marRight w:val="0"/>
      <w:marTop w:val="0"/>
      <w:marBottom w:val="0"/>
      <w:divBdr>
        <w:top w:val="none" w:sz="0" w:space="0" w:color="auto"/>
        <w:left w:val="none" w:sz="0" w:space="0" w:color="auto"/>
        <w:bottom w:val="none" w:sz="0" w:space="0" w:color="auto"/>
        <w:right w:val="none" w:sz="0" w:space="0" w:color="auto"/>
      </w:divBdr>
    </w:div>
    <w:div w:id="1243447138">
      <w:marLeft w:val="640"/>
      <w:marRight w:val="0"/>
      <w:marTop w:val="0"/>
      <w:marBottom w:val="0"/>
      <w:divBdr>
        <w:top w:val="none" w:sz="0" w:space="0" w:color="auto"/>
        <w:left w:val="none" w:sz="0" w:space="0" w:color="auto"/>
        <w:bottom w:val="none" w:sz="0" w:space="0" w:color="auto"/>
        <w:right w:val="none" w:sz="0" w:space="0" w:color="auto"/>
      </w:divBdr>
    </w:div>
    <w:div w:id="1243485922">
      <w:marLeft w:val="640"/>
      <w:marRight w:val="0"/>
      <w:marTop w:val="0"/>
      <w:marBottom w:val="0"/>
      <w:divBdr>
        <w:top w:val="none" w:sz="0" w:space="0" w:color="auto"/>
        <w:left w:val="none" w:sz="0" w:space="0" w:color="auto"/>
        <w:bottom w:val="none" w:sz="0" w:space="0" w:color="auto"/>
        <w:right w:val="none" w:sz="0" w:space="0" w:color="auto"/>
      </w:divBdr>
    </w:div>
    <w:div w:id="1243492550">
      <w:marLeft w:val="640"/>
      <w:marRight w:val="0"/>
      <w:marTop w:val="0"/>
      <w:marBottom w:val="0"/>
      <w:divBdr>
        <w:top w:val="none" w:sz="0" w:space="0" w:color="auto"/>
        <w:left w:val="none" w:sz="0" w:space="0" w:color="auto"/>
        <w:bottom w:val="none" w:sz="0" w:space="0" w:color="auto"/>
        <w:right w:val="none" w:sz="0" w:space="0" w:color="auto"/>
      </w:divBdr>
    </w:div>
    <w:div w:id="1243493288">
      <w:marLeft w:val="640"/>
      <w:marRight w:val="0"/>
      <w:marTop w:val="0"/>
      <w:marBottom w:val="0"/>
      <w:divBdr>
        <w:top w:val="none" w:sz="0" w:space="0" w:color="auto"/>
        <w:left w:val="none" w:sz="0" w:space="0" w:color="auto"/>
        <w:bottom w:val="none" w:sz="0" w:space="0" w:color="auto"/>
        <w:right w:val="none" w:sz="0" w:space="0" w:color="auto"/>
      </w:divBdr>
    </w:div>
    <w:div w:id="1243569654">
      <w:marLeft w:val="640"/>
      <w:marRight w:val="0"/>
      <w:marTop w:val="0"/>
      <w:marBottom w:val="0"/>
      <w:divBdr>
        <w:top w:val="none" w:sz="0" w:space="0" w:color="auto"/>
        <w:left w:val="none" w:sz="0" w:space="0" w:color="auto"/>
        <w:bottom w:val="none" w:sz="0" w:space="0" w:color="auto"/>
        <w:right w:val="none" w:sz="0" w:space="0" w:color="auto"/>
      </w:divBdr>
    </w:div>
    <w:div w:id="1243635497">
      <w:marLeft w:val="640"/>
      <w:marRight w:val="0"/>
      <w:marTop w:val="0"/>
      <w:marBottom w:val="0"/>
      <w:divBdr>
        <w:top w:val="none" w:sz="0" w:space="0" w:color="auto"/>
        <w:left w:val="none" w:sz="0" w:space="0" w:color="auto"/>
        <w:bottom w:val="none" w:sz="0" w:space="0" w:color="auto"/>
        <w:right w:val="none" w:sz="0" w:space="0" w:color="auto"/>
      </w:divBdr>
    </w:div>
    <w:div w:id="1243684225">
      <w:marLeft w:val="640"/>
      <w:marRight w:val="0"/>
      <w:marTop w:val="0"/>
      <w:marBottom w:val="0"/>
      <w:divBdr>
        <w:top w:val="none" w:sz="0" w:space="0" w:color="auto"/>
        <w:left w:val="none" w:sz="0" w:space="0" w:color="auto"/>
        <w:bottom w:val="none" w:sz="0" w:space="0" w:color="auto"/>
        <w:right w:val="none" w:sz="0" w:space="0" w:color="auto"/>
      </w:divBdr>
    </w:div>
    <w:div w:id="1243754362">
      <w:marLeft w:val="640"/>
      <w:marRight w:val="0"/>
      <w:marTop w:val="0"/>
      <w:marBottom w:val="0"/>
      <w:divBdr>
        <w:top w:val="none" w:sz="0" w:space="0" w:color="auto"/>
        <w:left w:val="none" w:sz="0" w:space="0" w:color="auto"/>
        <w:bottom w:val="none" w:sz="0" w:space="0" w:color="auto"/>
        <w:right w:val="none" w:sz="0" w:space="0" w:color="auto"/>
      </w:divBdr>
    </w:div>
    <w:div w:id="1243755558">
      <w:marLeft w:val="640"/>
      <w:marRight w:val="0"/>
      <w:marTop w:val="0"/>
      <w:marBottom w:val="0"/>
      <w:divBdr>
        <w:top w:val="none" w:sz="0" w:space="0" w:color="auto"/>
        <w:left w:val="none" w:sz="0" w:space="0" w:color="auto"/>
        <w:bottom w:val="none" w:sz="0" w:space="0" w:color="auto"/>
        <w:right w:val="none" w:sz="0" w:space="0" w:color="auto"/>
      </w:divBdr>
    </w:div>
    <w:div w:id="1243836464">
      <w:marLeft w:val="640"/>
      <w:marRight w:val="0"/>
      <w:marTop w:val="0"/>
      <w:marBottom w:val="0"/>
      <w:divBdr>
        <w:top w:val="none" w:sz="0" w:space="0" w:color="auto"/>
        <w:left w:val="none" w:sz="0" w:space="0" w:color="auto"/>
        <w:bottom w:val="none" w:sz="0" w:space="0" w:color="auto"/>
        <w:right w:val="none" w:sz="0" w:space="0" w:color="auto"/>
      </w:divBdr>
    </w:div>
    <w:div w:id="1243837991">
      <w:marLeft w:val="640"/>
      <w:marRight w:val="0"/>
      <w:marTop w:val="0"/>
      <w:marBottom w:val="0"/>
      <w:divBdr>
        <w:top w:val="none" w:sz="0" w:space="0" w:color="auto"/>
        <w:left w:val="none" w:sz="0" w:space="0" w:color="auto"/>
        <w:bottom w:val="none" w:sz="0" w:space="0" w:color="auto"/>
        <w:right w:val="none" w:sz="0" w:space="0" w:color="auto"/>
      </w:divBdr>
    </w:div>
    <w:div w:id="1243838412">
      <w:marLeft w:val="640"/>
      <w:marRight w:val="0"/>
      <w:marTop w:val="0"/>
      <w:marBottom w:val="0"/>
      <w:divBdr>
        <w:top w:val="none" w:sz="0" w:space="0" w:color="auto"/>
        <w:left w:val="none" w:sz="0" w:space="0" w:color="auto"/>
        <w:bottom w:val="none" w:sz="0" w:space="0" w:color="auto"/>
        <w:right w:val="none" w:sz="0" w:space="0" w:color="auto"/>
      </w:divBdr>
    </w:div>
    <w:div w:id="1243904786">
      <w:marLeft w:val="640"/>
      <w:marRight w:val="0"/>
      <w:marTop w:val="0"/>
      <w:marBottom w:val="0"/>
      <w:divBdr>
        <w:top w:val="none" w:sz="0" w:space="0" w:color="auto"/>
        <w:left w:val="none" w:sz="0" w:space="0" w:color="auto"/>
        <w:bottom w:val="none" w:sz="0" w:space="0" w:color="auto"/>
        <w:right w:val="none" w:sz="0" w:space="0" w:color="auto"/>
      </w:divBdr>
    </w:div>
    <w:div w:id="1243951355">
      <w:marLeft w:val="640"/>
      <w:marRight w:val="0"/>
      <w:marTop w:val="0"/>
      <w:marBottom w:val="0"/>
      <w:divBdr>
        <w:top w:val="none" w:sz="0" w:space="0" w:color="auto"/>
        <w:left w:val="none" w:sz="0" w:space="0" w:color="auto"/>
        <w:bottom w:val="none" w:sz="0" w:space="0" w:color="auto"/>
        <w:right w:val="none" w:sz="0" w:space="0" w:color="auto"/>
      </w:divBdr>
    </w:div>
    <w:div w:id="1243952147">
      <w:marLeft w:val="640"/>
      <w:marRight w:val="0"/>
      <w:marTop w:val="0"/>
      <w:marBottom w:val="0"/>
      <w:divBdr>
        <w:top w:val="none" w:sz="0" w:space="0" w:color="auto"/>
        <w:left w:val="none" w:sz="0" w:space="0" w:color="auto"/>
        <w:bottom w:val="none" w:sz="0" w:space="0" w:color="auto"/>
        <w:right w:val="none" w:sz="0" w:space="0" w:color="auto"/>
      </w:divBdr>
    </w:div>
    <w:div w:id="1244074425">
      <w:marLeft w:val="640"/>
      <w:marRight w:val="0"/>
      <w:marTop w:val="0"/>
      <w:marBottom w:val="0"/>
      <w:divBdr>
        <w:top w:val="none" w:sz="0" w:space="0" w:color="auto"/>
        <w:left w:val="none" w:sz="0" w:space="0" w:color="auto"/>
        <w:bottom w:val="none" w:sz="0" w:space="0" w:color="auto"/>
        <w:right w:val="none" w:sz="0" w:space="0" w:color="auto"/>
      </w:divBdr>
    </w:div>
    <w:div w:id="1244144221">
      <w:marLeft w:val="640"/>
      <w:marRight w:val="0"/>
      <w:marTop w:val="0"/>
      <w:marBottom w:val="0"/>
      <w:divBdr>
        <w:top w:val="none" w:sz="0" w:space="0" w:color="auto"/>
        <w:left w:val="none" w:sz="0" w:space="0" w:color="auto"/>
        <w:bottom w:val="none" w:sz="0" w:space="0" w:color="auto"/>
        <w:right w:val="none" w:sz="0" w:space="0" w:color="auto"/>
      </w:divBdr>
    </w:div>
    <w:div w:id="1244291400">
      <w:marLeft w:val="640"/>
      <w:marRight w:val="0"/>
      <w:marTop w:val="0"/>
      <w:marBottom w:val="0"/>
      <w:divBdr>
        <w:top w:val="none" w:sz="0" w:space="0" w:color="auto"/>
        <w:left w:val="none" w:sz="0" w:space="0" w:color="auto"/>
        <w:bottom w:val="none" w:sz="0" w:space="0" w:color="auto"/>
        <w:right w:val="none" w:sz="0" w:space="0" w:color="auto"/>
      </w:divBdr>
    </w:div>
    <w:div w:id="1244342601">
      <w:marLeft w:val="640"/>
      <w:marRight w:val="0"/>
      <w:marTop w:val="0"/>
      <w:marBottom w:val="0"/>
      <w:divBdr>
        <w:top w:val="none" w:sz="0" w:space="0" w:color="auto"/>
        <w:left w:val="none" w:sz="0" w:space="0" w:color="auto"/>
        <w:bottom w:val="none" w:sz="0" w:space="0" w:color="auto"/>
        <w:right w:val="none" w:sz="0" w:space="0" w:color="auto"/>
      </w:divBdr>
    </w:div>
    <w:div w:id="1244415142">
      <w:marLeft w:val="640"/>
      <w:marRight w:val="0"/>
      <w:marTop w:val="0"/>
      <w:marBottom w:val="0"/>
      <w:divBdr>
        <w:top w:val="none" w:sz="0" w:space="0" w:color="auto"/>
        <w:left w:val="none" w:sz="0" w:space="0" w:color="auto"/>
        <w:bottom w:val="none" w:sz="0" w:space="0" w:color="auto"/>
        <w:right w:val="none" w:sz="0" w:space="0" w:color="auto"/>
      </w:divBdr>
    </w:div>
    <w:div w:id="1244484088">
      <w:marLeft w:val="640"/>
      <w:marRight w:val="0"/>
      <w:marTop w:val="0"/>
      <w:marBottom w:val="0"/>
      <w:divBdr>
        <w:top w:val="none" w:sz="0" w:space="0" w:color="auto"/>
        <w:left w:val="none" w:sz="0" w:space="0" w:color="auto"/>
        <w:bottom w:val="none" w:sz="0" w:space="0" w:color="auto"/>
        <w:right w:val="none" w:sz="0" w:space="0" w:color="auto"/>
      </w:divBdr>
    </w:div>
    <w:div w:id="1244485775">
      <w:marLeft w:val="640"/>
      <w:marRight w:val="0"/>
      <w:marTop w:val="0"/>
      <w:marBottom w:val="0"/>
      <w:divBdr>
        <w:top w:val="none" w:sz="0" w:space="0" w:color="auto"/>
        <w:left w:val="none" w:sz="0" w:space="0" w:color="auto"/>
        <w:bottom w:val="none" w:sz="0" w:space="0" w:color="auto"/>
        <w:right w:val="none" w:sz="0" w:space="0" w:color="auto"/>
      </w:divBdr>
    </w:div>
    <w:div w:id="1244608481">
      <w:marLeft w:val="640"/>
      <w:marRight w:val="0"/>
      <w:marTop w:val="0"/>
      <w:marBottom w:val="0"/>
      <w:divBdr>
        <w:top w:val="none" w:sz="0" w:space="0" w:color="auto"/>
        <w:left w:val="none" w:sz="0" w:space="0" w:color="auto"/>
        <w:bottom w:val="none" w:sz="0" w:space="0" w:color="auto"/>
        <w:right w:val="none" w:sz="0" w:space="0" w:color="auto"/>
      </w:divBdr>
    </w:div>
    <w:div w:id="1244681662">
      <w:marLeft w:val="640"/>
      <w:marRight w:val="0"/>
      <w:marTop w:val="0"/>
      <w:marBottom w:val="0"/>
      <w:divBdr>
        <w:top w:val="none" w:sz="0" w:space="0" w:color="auto"/>
        <w:left w:val="none" w:sz="0" w:space="0" w:color="auto"/>
        <w:bottom w:val="none" w:sz="0" w:space="0" w:color="auto"/>
        <w:right w:val="none" w:sz="0" w:space="0" w:color="auto"/>
      </w:divBdr>
    </w:div>
    <w:div w:id="1244726137">
      <w:marLeft w:val="640"/>
      <w:marRight w:val="0"/>
      <w:marTop w:val="0"/>
      <w:marBottom w:val="0"/>
      <w:divBdr>
        <w:top w:val="none" w:sz="0" w:space="0" w:color="auto"/>
        <w:left w:val="none" w:sz="0" w:space="0" w:color="auto"/>
        <w:bottom w:val="none" w:sz="0" w:space="0" w:color="auto"/>
        <w:right w:val="none" w:sz="0" w:space="0" w:color="auto"/>
      </w:divBdr>
    </w:div>
    <w:div w:id="1244727804">
      <w:marLeft w:val="640"/>
      <w:marRight w:val="0"/>
      <w:marTop w:val="0"/>
      <w:marBottom w:val="0"/>
      <w:divBdr>
        <w:top w:val="none" w:sz="0" w:space="0" w:color="auto"/>
        <w:left w:val="none" w:sz="0" w:space="0" w:color="auto"/>
        <w:bottom w:val="none" w:sz="0" w:space="0" w:color="auto"/>
        <w:right w:val="none" w:sz="0" w:space="0" w:color="auto"/>
      </w:divBdr>
    </w:div>
    <w:div w:id="1244753707">
      <w:marLeft w:val="640"/>
      <w:marRight w:val="0"/>
      <w:marTop w:val="0"/>
      <w:marBottom w:val="0"/>
      <w:divBdr>
        <w:top w:val="none" w:sz="0" w:space="0" w:color="auto"/>
        <w:left w:val="none" w:sz="0" w:space="0" w:color="auto"/>
        <w:bottom w:val="none" w:sz="0" w:space="0" w:color="auto"/>
        <w:right w:val="none" w:sz="0" w:space="0" w:color="auto"/>
      </w:divBdr>
    </w:div>
    <w:div w:id="1244870768">
      <w:marLeft w:val="640"/>
      <w:marRight w:val="0"/>
      <w:marTop w:val="0"/>
      <w:marBottom w:val="0"/>
      <w:divBdr>
        <w:top w:val="none" w:sz="0" w:space="0" w:color="auto"/>
        <w:left w:val="none" w:sz="0" w:space="0" w:color="auto"/>
        <w:bottom w:val="none" w:sz="0" w:space="0" w:color="auto"/>
        <w:right w:val="none" w:sz="0" w:space="0" w:color="auto"/>
      </w:divBdr>
    </w:div>
    <w:div w:id="1244954408">
      <w:marLeft w:val="640"/>
      <w:marRight w:val="0"/>
      <w:marTop w:val="0"/>
      <w:marBottom w:val="0"/>
      <w:divBdr>
        <w:top w:val="none" w:sz="0" w:space="0" w:color="auto"/>
        <w:left w:val="none" w:sz="0" w:space="0" w:color="auto"/>
        <w:bottom w:val="none" w:sz="0" w:space="0" w:color="auto"/>
        <w:right w:val="none" w:sz="0" w:space="0" w:color="auto"/>
      </w:divBdr>
    </w:div>
    <w:div w:id="1244991661">
      <w:marLeft w:val="640"/>
      <w:marRight w:val="0"/>
      <w:marTop w:val="0"/>
      <w:marBottom w:val="0"/>
      <w:divBdr>
        <w:top w:val="none" w:sz="0" w:space="0" w:color="auto"/>
        <w:left w:val="none" w:sz="0" w:space="0" w:color="auto"/>
        <w:bottom w:val="none" w:sz="0" w:space="0" w:color="auto"/>
        <w:right w:val="none" w:sz="0" w:space="0" w:color="auto"/>
      </w:divBdr>
    </w:div>
    <w:div w:id="1244997354">
      <w:marLeft w:val="640"/>
      <w:marRight w:val="0"/>
      <w:marTop w:val="0"/>
      <w:marBottom w:val="0"/>
      <w:divBdr>
        <w:top w:val="none" w:sz="0" w:space="0" w:color="auto"/>
        <w:left w:val="none" w:sz="0" w:space="0" w:color="auto"/>
        <w:bottom w:val="none" w:sz="0" w:space="0" w:color="auto"/>
        <w:right w:val="none" w:sz="0" w:space="0" w:color="auto"/>
      </w:divBdr>
    </w:div>
    <w:div w:id="1245073455">
      <w:marLeft w:val="640"/>
      <w:marRight w:val="0"/>
      <w:marTop w:val="0"/>
      <w:marBottom w:val="0"/>
      <w:divBdr>
        <w:top w:val="none" w:sz="0" w:space="0" w:color="auto"/>
        <w:left w:val="none" w:sz="0" w:space="0" w:color="auto"/>
        <w:bottom w:val="none" w:sz="0" w:space="0" w:color="auto"/>
        <w:right w:val="none" w:sz="0" w:space="0" w:color="auto"/>
      </w:divBdr>
    </w:div>
    <w:div w:id="1245148755">
      <w:marLeft w:val="640"/>
      <w:marRight w:val="0"/>
      <w:marTop w:val="0"/>
      <w:marBottom w:val="0"/>
      <w:divBdr>
        <w:top w:val="none" w:sz="0" w:space="0" w:color="auto"/>
        <w:left w:val="none" w:sz="0" w:space="0" w:color="auto"/>
        <w:bottom w:val="none" w:sz="0" w:space="0" w:color="auto"/>
        <w:right w:val="none" w:sz="0" w:space="0" w:color="auto"/>
      </w:divBdr>
    </w:div>
    <w:div w:id="1245148933">
      <w:marLeft w:val="640"/>
      <w:marRight w:val="0"/>
      <w:marTop w:val="0"/>
      <w:marBottom w:val="0"/>
      <w:divBdr>
        <w:top w:val="none" w:sz="0" w:space="0" w:color="auto"/>
        <w:left w:val="none" w:sz="0" w:space="0" w:color="auto"/>
        <w:bottom w:val="none" w:sz="0" w:space="0" w:color="auto"/>
        <w:right w:val="none" w:sz="0" w:space="0" w:color="auto"/>
      </w:divBdr>
    </w:div>
    <w:div w:id="1245409166">
      <w:marLeft w:val="640"/>
      <w:marRight w:val="0"/>
      <w:marTop w:val="0"/>
      <w:marBottom w:val="0"/>
      <w:divBdr>
        <w:top w:val="none" w:sz="0" w:space="0" w:color="auto"/>
        <w:left w:val="none" w:sz="0" w:space="0" w:color="auto"/>
        <w:bottom w:val="none" w:sz="0" w:space="0" w:color="auto"/>
        <w:right w:val="none" w:sz="0" w:space="0" w:color="auto"/>
      </w:divBdr>
    </w:div>
    <w:div w:id="1245410576">
      <w:marLeft w:val="640"/>
      <w:marRight w:val="0"/>
      <w:marTop w:val="0"/>
      <w:marBottom w:val="0"/>
      <w:divBdr>
        <w:top w:val="none" w:sz="0" w:space="0" w:color="auto"/>
        <w:left w:val="none" w:sz="0" w:space="0" w:color="auto"/>
        <w:bottom w:val="none" w:sz="0" w:space="0" w:color="auto"/>
        <w:right w:val="none" w:sz="0" w:space="0" w:color="auto"/>
      </w:divBdr>
    </w:div>
    <w:div w:id="1245646157">
      <w:marLeft w:val="640"/>
      <w:marRight w:val="0"/>
      <w:marTop w:val="0"/>
      <w:marBottom w:val="0"/>
      <w:divBdr>
        <w:top w:val="none" w:sz="0" w:space="0" w:color="auto"/>
        <w:left w:val="none" w:sz="0" w:space="0" w:color="auto"/>
        <w:bottom w:val="none" w:sz="0" w:space="0" w:color="auto"/>
        <w:right w:val="none" w:sz="0" w:space="0" w:color="auto"/>
      </w:divBdr>
    </w:div>
    <w:div w:id="1245726678">
      <w:marLeft w:val="640"/>
      <w:marRight w:val="0"/>
      <w:marTop w:val="0"/>
      <w:marBottom w:val="0"/>
      <w:divBdr>
        <w:top w:val="none" w:sz="0" w:space="0" w:color="auto"/>
        <w:left w:val="none" w:sz="0" w:space="0" w:color="auto"/>
        <w:bottom w:val="none" w:sz="0" w:space="0" w:color="auto"/>
        <w:right w:val="none" w:sz="0" w:space="0" w:color="auto"/>
      </w:divBdr>
    </w:div>
    <w:div w:id="1245795654">
      <w:marLeft w:val="640"/>
      <w:marRight w:val="0"/>
      <w:marTop w:val="0"/>
      <w:marBottom w:val="0"/>
      <w:divBdr>
        <w:top w:val="none" w:sz="0" w:space="0" w:color="auto"/>
        <w:left w:val="none" w:sz="0" w:space="0" w:color="auto"/>
        <w:bottom w:val="none" w:sz="0" w:space="0" w:color="auto"/>
        <w:right w:val="none" w:sz="0" w:space="0" w:color="auto"/>
      </w:divBdr>
    </w:div>
    <w:div w:id="1245801704">
      <w:marLeft w:val="640"/>
      <w:marRight w:val="0"/>
      <w:marTop w:val="0"/>
      <w:marBottom w:val="0"/>
      <w:divBdr>
        <w:top w:val="none" w:sz="0" w:space="0" w:color="auto"/>
        <w:left w:val="none" w:sz="0" w:space="0" w:color="auto"/>
        <w:bottom w:val="none" w:sz="0" w:space="0" w:color="auto"/>
        <w:right w:val="none" w:sz="0" w:space="0" w:color="auto"/>
      </w:divBdr>
    </w:div>
    <w:div w:id="1245839752">
      <w:marLeft w:val="640"/>
      <w:marRight w:val="0"/>
      <w:marTop w:val="0"/>
      <w:marBottom w:val="0"/>
      <w:divBdr>
        <w:top w:val="none" w:sz="0" w:space="0" w:color="auto"/>
        <w:left w:val="none" w:sz="0" w:space="0" w:color="auto"/>
        <w:bottom w:val="none" w:sz="0" w:space="0" w:color="auto"/>
        <w:right w:val="none" w:sz="0" w:space="0" w:color="auto"/>
      </w:divBdr>
    </w:div>
    <w:div w:id="1245870219">
      <w:marLeft w:val="640"/>
      <w:marRight w:val="0"/>
      <w:marTop w:val="0"/>
      <w:marBottom w:val="0"/>
      <w:divBdr>
        <w:top w:val="none" w:sz="0" w:space="0" w:color="auto"/>
        <w:left w:val="none" w:sz="0" w:space="0" w:color="auto"/>
        <w:bottom w:val="none" w:sz="0" w:space="0" w:color="auto"/>
        <w:right w:val="none" w:sz="0" w:space="0" w:color="auto"/>
      </w:divBdr>
    </w:div>
    <w:div w:id="1245916938">
      <w:marLeft w:val="640"/>
      <w:marRight w:val="0"/>
      <w:marTop w:val="0"/>
      <w:marBottom w:val="0"/>
      <w:divBdr>
        <w:top w:val="none" w:sz="0" w:space="0" w:color="auto"/>
        <w:left w:val="none" w:sz="0" w:space="0" w:color="auto"/>
        <w:bottom w:val="none" w:sz="0" w:space="0" w:color="auto"/>
        <w:right w:val="none" w:sz="0" w:space="0" w:color="auto"/>
      </w:divBdr>
    </w:div>
    <w:div w:id="1245988895">
      <w:marLeft w:val="640"/>
      <w:marRight w:val="0"/>
      <w:marTop w:val="0"/>
      <w:marBottom w:val="0"/>
      <w:divBdr>
        <w:top w:val="none" w:sz="0" w:space="0" w:color="auto"/>
        <w:left w:val="none" w:sz="0" w:space="0" w:color="auto"/>
        <w:bottom w:val="none" w:sz="0" w:space="0" w:color="auto"/>
        <w:right w:val="none" w:sz="0" w:space="0" w:color="auto"/>
      </w:divBdr>
    </w:div>
    <w:div w:id="1245997433">
      <w:marLeft w:val="640"/>
      <w:marRight w:val="0"/>
      <w:marTop w:val="0"/>
      <w:marBottom w:val="0"/>
      <w:divBdr>
        <w:top w:val="none" w:sz="0" w:space="0" w:color="auto"/>
        <w:left w:val="none" w:sz="0" w:space="0" w:color="auto"/>
        <w:bottom w:val="none" w:sz="0" w:space="0" w:color="auto"/>
        <w:right w:val="none" w:sz="0" w:space="0" w:color="auto"/>
      </w:divBdr>
    </w:div>
    <w:div w:id="1246186780">
      <w:marLeft w:val="640"/>
      <w:marRight w:val="0"/>
      <w:marTop w:val="0"/>
      <w:marBottom w:val="0"/>
      <w:divBdr>
        <w:top w:val="none" w:sz="0" w:space="0" w:color="auto"/>
        <w:left w:val="none" w:sz="0" w:space="0" w:color="auto"/>
        <w:bottom w:val="none" w:sz="0" w:space="0" w:color="auto"/>
        <w:right w:val="none" w:sz="0" w:space="0" w:color="auto"/>
      </w:divBdr>
    </w:div>
    <w:div w:id="1246188554">
      <w:marLeft w:val="640"/>
      <w:marRight w:val="0"/>
      <w:marTop w:val="0"/>
      <w:marBottom w:val="0"/>
      <w:divBdr>
        <w:top w:val="none" w:sz="0" w:space="0" w:color="auto"/>
        <w:left w:val="none" w:sz="0" w:space="0" w:color="auto"/>
        <w:bottom w:val="none" w:sz="0" w:space="0" w:color="auto"/>
        <w:right w:val="none" w:sz="0" w:space="0" w:color="auto"/>
      </w:divBdr>
    </w:div>
    <w:div w:id="1246458612">
      <w:marLeft w:val="640"/>
      <w:marRight w:val="0"/>
      <w:marTop w:val="0"/>
      <w:marBottom w:val="0"/>
      <w:divBdr>
        <w:top w:val="none" w:sz="0" w:space="0" w:color="auto"/>
        <w:left w:val="none" w:sz="0" w:space="0" w:color="auto"/>
        <w:bottom w:val="none" w:sz="0" w:space="0" w:color="auto"/>
        <w:right w:val="none" w:sz="0" w:space="0" w:color="auto"/>
      </w:divBdr>
    </w:div>
    <w:div w:id="1246494817">
      <w:marLeft w:val="640"/>
      <w:marRight w:val="0"/>
      <w:marTop w:val="0"/>
      <w:marBottom w:val="0"/>
      <w:divBdr>
        <w:top w:val="none" w:sz="0" w:space="0" w:color="auto"/>
        <w:left w:val="none" w:sz="0" w:space="0" w:color="auto"/>
        <w:bottom w:val="none" w:sz="0" w:space="0" w:color="auto"/>
        <w:right w:val="none" w:sz="0" w:space="0" w:color="auto"/>
      </w:divBdr>
    </w:div>
    <w:div w:id="1246496722">
      <w:marLeft w:val="640"/>
      <w:marRight w:val="0"/>
      <w:marTop w:val="0"/>
      <w:marBottom w:val="0"/>
      <w:divBdr>
        <w:top w:val="none" w:sz="0" w:space="0" w:color="auto"/>
        <w:left w:val="none" w:sz="0" w:space="0" w:color="auto"/>
        <w:bottom w:val="none" w:sz="0" w:space="0" w:color="auto"/>
        <w:right w:val="none" w:sz="0" w:space="0" w:color="auto"/>
      </w:divBdr>
    </w:div>
    <w:div w:id="1246645702">
      <w:marLeft w:val="640"/>
      <w:marRight w:val="0"/>
      <w:marTop w:val="0"/>
      <w:marBottom w:val="0"/>
      <w:divBdr>
        <w:top w:val="none" w:sz="0" w:space="0" w:color="auto"/>
        <w:left w:val="none" w:sz="0" w:space="0" w:color="auto"/>
        <w:bottom w:val="none" w:sz="0" w:space="0" w:color="auto"/>
        <w:right w:val="none" w:sz="0" w:space="0" w:color="auto"/>
      </w:divBdr>
    </w:div>
    <w:div w:id="1246694415">
      <w:marLeft w:val="640"/>
      <w:marRight w:val="0"/>
      <w:marTop w:val="0"/>
      <w:marBottom w:val="0"/>
      <w:divBdr>
        <w:top w:val="none" w:sz="0" w:space="0" w:color="auto"/>
        <w:left w:val="none" w:sz="0" w:space="0" w:color="auto"/>
        <w:bottom w:val="none" w:sz="0" w:space="0" w:color="auto"/>
        <w:right w:val="none" w:sz="0" w:space="0" w:color="auto"/>
      </w:divBdr>
    </w:div>
    <w:div w:id="1246836557">
      <w:marLeft w:val="640"/>
      <w:marRight w:val="0"/>
      <w:marTop w:val="0"/>
      <w:marBottom w:val="0"/>
      <w:divBdr>
        <w:top w:val="none" w:sz="0" w:space="0" w:color="auto"/>
        <w:left w:val="none" w:sz="0" w:space="0" w:color="auto"/>
        <w:bottom w:val="none" w:sz="0" w:space="0" w:color="auto"/>
        <w:right w:val="none" w:sz="0" w:space="0" w:color="auto"/>
      </w:divBdr>
    </w:div>
    <w:div w:id="1246838981">
      <w:marLeft w:val="640"/>
      <w:marRight w:val="0"/>
      <w:marTop w:val="0"/>
      <w:marBottom w:val="0"/>
      <w:divBdr>
        <w:top w:val="none" w:sz="0" w:space="0" w:color="auto"/>
        <w:left w:val="none" w:sz="0" w:space="0" w:color="auto"/>
        <w:bottom w:val="none" w:sz="0" w:space="0" w:color="auto"/>
        <w:right w:val="none" w:sz="0" w:space="0" w:color="auto"/>
      </w:divBdr>
    </w:div>
    <w:div w:id="1246914125">
      <w:marLeft w:val="640"/>
      <w:marRight w:val="0"/>
      <w:marTop w:val="0"/>
      <w:marBottom w:val="0"/>
      <w:divBdr>
        <w:top w:val="none" w:sz="0" w:space="0" w:color="auto"/>
        <w:left w:val="none" w:sz="0" w:space="0" w:color="auto"/>
        <w:bottom w:val="none" w:sz="0" w:space="0" w:color="auto"/>
        <w:right w:val="none" w:sz="0" w:space="0" w:color="auto"/>
      </w:divBdr>
    </w:div>
    <w:div w:id="1246915392">
      <w:marLeft w:val="640"/>
      <w:marRight w:val="0"/>
      <w:marTop w:val="0"/>
      <w:marBottom w:val="0"/>
      <w:divBdr>
        <w:top w:val="none" w:sz="0" w:space="0" w:color="auto"/>
        <w:left w:val="none" w:sz="0" w:space="0" w:color="auto"/>
        <w:bottom w:val="none" w:sz="0" w:space="0" w:color="auto"/>
        <w:right w:val="none" w:sz="0" w:space="0" w:color="auto"/>
      </w:divBdr>
    </w:div>
    <w:div w:id="1246915544">
      <w:marLeft w:val="640"/>
      <w:marRight w:val="0"/>
      <w:marTop w:val="0"/>
      <w:marBottom w:val="0"/>
      <w:divBdr>
        <w:top w:val="none" w:sz="0" w:space="0" w:color="auto"/>
        <w:left w:val="none" w:sz="0" w:space="0" w:color="auto"/>
        <w:bottom w:val="none" w:sz="0" w:space="0" w:color="auto"/>
        <w:right w:val="none" w:sz="0" w:space="0" w:color="auto"/>
      </w:divBdr>
    </w:div>
    <w:div w:id="1246916908">
      <w:marLeft w:val="640"/>
      <w:marRight w:val="0"/>
      <w:marTop w:val="0"/>
      <w:marBottom w:val="0"/>
      <w:divBdr>
        <w:top w:val="none" w:sz="0" w:space="0" w:color="auto"/>
        <w:left w:val="none" w:sz="0" w:space="0" w:color="auto"/>
        <w:bottom w:val="none" w:sz="0" w:space="0" w:color="auto"/>
        <w:right w:val="none" w:sz="0" w:space="0" w:color="auto"/>
      </w:divBdr>
    </w:div>
    <w:div w:id="1246954745">
      <w:marLeft w:val="640"/>
      <w:marRight w:val="0"/>
      <w:marTop w:val="0"/>
      <w:marBottom w:val="0"/>
      <w:divBdr>
        <w:top w:val="none" w:sz="0" w:space="0" w:color="auto"/>
        <w:left w:val="none" w:sz="0" w:space="0" w:color="auto"/>
        <w:bottom w:val="none" w:sz="0" w:space="0" w:color="auto"/>
        <w:right w:val="none" w:sz="0" w:space="0" w:color="auto"/>
      </w:divBdr>
    </w:div>
    <w:div w:id="1246957767">
      <w:marLeft w:val="640"/>
      <w:marRight w:val="0"/>
      <w:marTop w:val="0"/>
      <w:marBottom w:val="0"/>
      <w:divBdr>
        <w:top w:val="none" w:sz="0" w:space="0" w:color="auto"/>
        <w:left w:val="none" w:sz="0" w:space="0" w:color="auto"/>
        <w:bottom w:val="none" w:sz="0" w:space="0" w:color="auto"/>
        <w:right w:val="none" w:sz="0" w:space="0" w:color="auto"/>
      </w:divBdr>
    </w:div>
    <w:div w:id="1247151843">
      <w:marLeft w:val="640"/>
      <w:marRight w:val="0"/>
      <w:marTop w:val="0"/>
      <w:marBottom w:val="0"/>
      <w:divBdr>
        <w:top w:val="none" w:sz="0" w:space="0" w:color="auto"/>
        <w:left w:val="none" w:sz="0" w:space="0" w:color="auto"/>
        <w:bottom w:val="none" w:sz="0" w:space="0" w:color="auto"/>
        <w:right w:val="none" w:sz="0" w:space="0" w:color="auto"/>
      </w:divBdr>
    </w:div>
    <w:div w:id="1247153136">
      <w:marLeft w:val="640"/>
      <w:marRight w:val="0"/>
      <w:marTop w:val="0"/>
      <w:marBottom w:val="0"/>
      <w:divBdr>
        <w:top w:val="none" w:sz="0" w:space="0" w:color="auto"/>
        <w:left w:val="none" w:sz="0" w:space="0" w:color="auto"/>
        <w:bottom w:val="none" w:sz="0" w:space="0" w:color="auto"/>
        <w:right w:val="none" w:sz="0" w:space="0" w:color="auto"/>
      </w:divBdr>
    </w:div>
    <w:div w:id="1247154417">
      <w:marLeft w:val="640"/>
      <w:marRight w:val="0"/>
      <w:marTop w:val="0"/>
      <w:marBottom w:val="0"/>
      <w:divBdr>
        <w:top w:val="none" w:sz="0" w:space="0" w:color="auto"/>
        <w:left w:val="none" w:sz="0" w:space="0" w:color="auto"/>
        <w:bottom w:val="none" w:sz="0" w:space="0" w:color="auto"/>
        <w:right w:val="none" w:sz="0" w:space="0" w:color="auto"/>
      </w:divBdr>
    </w:div>
    <w:div w:id="1247181051">
      <w:marLeft w:val="640"/>
      <w:marRight w:val="0"/>
      <w:marTop w:val="0"/>
      <w:marBottom w:val="0"/>
      <w:divBdr>
        <w:top w:val="none" w:sz="0" w:space="0" w:color="auto"/>
        <w:left w:val="none" w:sz="0" w:space="0" w:color="auto"/>
        <w:bottom w:val="none" w:sz="0" w:space="0" w:color="auto"/>
        <w:right w:val="none" w:sz="0" w:space="0" w:color="auto"/>
      </w:divBdr>
    </w:div>
    <w:div w:id="1247300632">
      <w:marLeft w:val="640"/>
      <w:marRight w:val="0"/>
      <w:marTop w:val="0"/>
      <w:marBottom w:val="0"/>
      <w:divBdr>
        <w:top w:val="none" w:sz="0" w:space="0" w:color="auto"/>
        <w:left w:val="none" w:sz="0" w:space="0" w:color="auto"/>
        <w:bottom w:val="none" w:sz="0" w:space="0" w:color="auto"/>
        <w:right w:val="none" w:sz="0" w:space="0" w:color="auto"/>
      </w:divBdr>
    </w:div>
    <w:div w:id="1247349535">
      <w:marLeft w:val="640"/>
      <w:marRight w:val="0"/>
      <w:marTop w:val="0"/>
      <w:marBottom w:val="0"/>
      <w:divBdr>
        <w:top w:val="none" w:sz="0" w:space="0" w:color="auto"/>
        <w:left w:val="none" w:sz="0" w:space="0" w:color="auto"/>
        <w:bottom w:val="none" w:sz="0" w:space="0" w:color="auto"/>
        <w:right w:val="none" w:sz="0" w:space="0" w:color="auto"/>
      </w:divBdr>
    </w:div>
    <w:div w:id="1247374441">
      <w:marLeft w:val="640"/>
      <w:marRight w:val="0"/>
      <w:marTop w:val="0"/>
      <w:marBottom w:val="0"/>
      <w:divBdr>
        <w:top w:val="none" w:sz="0" w:space="0" w:color="auto"/>
        <w:left w:val="none" w:sz="0" w:space="0" w:color="auto"/>
        <w:bottom w:val="none" w:sz="0" w:space="0" w:color="auto"/>
        <w:right w:val="none" w:sz="0" w:space="0" w:color="auto"/>
      </w:divBdr>
    </w:div>
    <w:div w:id="1247418711">
      <w:marLeft w:val="640"/>
      <w:marRight w:val="0"/>
      <w:marTop w:val="0"/>
      <w:marBottom w:val="0"/>
      <w:divBdr>
        <w:top w:val="none" w:sz="0" w:space="0" w:color="auto"/>
        <w:left w:val="none" w:sz="0" w:space="0" w:color="auto"/>
        <w:bottom w:val="none" w:sz="0" w:space="0" w:color="auto"/>
        <w:right w:val="none" w:sz="0" w:space="0" w:color="auto"/>
      </w:divBdr>
    </w:div>
    <w:div w:id="1247493653">
      <w:marLeft w:val="640"/>
      <w:marRight w:val="0"/>
      <w:marTop w:val="0"/>
      <w:marBottom w:val="0"/>
      <w:divBdr>
        <w:top w:val="none" w:sz="0" w:space="0" w:color="auto"/>
        <w:left w:val="none" w:sz="0" w:space="0" w:color="auto"/>
        <w:bottom w:val="none" w:sz="0" w:space="0" w:color="auto"/>
        <w:right w:val="none" w:sz="0" w:space="0" w:color="auto"/>
      </w:divBdr>
    </w:div>
    <w:div w:id="1247500425">
      <w:marLeft w:val="640"/>
      <w:marRight w:val="0"/>
      <w:marTop w:val="0"/>
      <w:marBottom w:val="0"/>
      <w:divBdr>
        <w:top w:val="none" w:sz="0" w:space="0" w:color="auto"/>
        <w:left w:val="none" w:sz="0" w:space="0" w:color="auto"/>
        <w:bottom w:val="none" w:sz="0" w:space="0" w:color="auto"/>
        <w:right w:val="none" w:sz="0" w:space="0" w:color="auto"/>
      </w:divBdr>
    </w:div>
    <w:div w:id="1247686647">
      <w:marLeft w:val="640"/>
      <w:marRight w:val="0"/>
      <w:marTop w:val="0"/>
      <w:marBottom w:val="0"/>
      <w:divBdr>
        <w:top w:val="none" w:sz="0" w:space="0" w:color="auto"/>
        <w:left w:val="none" w:sz="0" w:space="0" w:color="auto"/>
        <w:bottom w:val="none" w:sz="0" w:space="0" w:color="auto"/>
        <w:right w:val="none" w:sz="0" w:space="0" w:color="auto"/>
      </w:divBdr>
    </w:div>
    <w:div w:id="1247687140">
      <w:marLeft w:val="640"/>
      <w:marRight w:val="0"/>
      <w:marTop w:val="0"/>
      <w:marBottom w:val="0"/>
      <w:divBdr>
        <w:top w:val="none" w:sz="0" w:space="0" w:color="auto"/>
        <w:left w:val="none" w:sz="0" w:space="0" w:color="auto"/>
        <w:bottom w:val="none" w:sz="0" w:space="0" w:color="auto"/>
        <w:right w:val="none" w:sz="0" w:space="0" w:color="auto"/>
      </w:divBdr>
    </w:div>
    <w:div w:id="1248074718">
      <w:marLeft w:val="640"/>
      <w:marRight w:val="0"/>
      <w:marTop w:val="0"/>
      <w:marBottom w:val="0"/>
      <w:divBdr>
        <w:top w:val="none" w:sz="0" w:space="0" w:color="auto"/>
        <w:left w:val="none" w:sz="0" w:space="0" w:color="auto"/>
        <w:bottom w:val="none" w:sz="0" w:space="0" w:color="auto"/>
        <w:right w:val="none" w:sz="0" w:space="0" w:color="auto"/>
      </w:divBdr>
    </w:div>
    <w:div w:id="1248076700">
      <w:marLeft w:val="640"/>
      <w:marRight w:val="0"/>
      <w:marTop w:val="0"/>
      <w:marBottom w:val="0"/>
      <w:divBdr>
        <w:top w:val="none" w:sz="0" w:space="0" w:color="auto"/>
        <w:left w:val="none" w:sz="0" w:space="0" w:color="auto"/>
        <w:bottom w:val="none" w:sz="0" w:space="0" w:color="auto"/>
        <w:right w:val="none" w:sz="0" w:space="0" w:color="auto"/>
      </w:divBdr>
    </w:div>
    <w:div w:id="1248154694">
      <w:marLeft w:val="640"/>
      <w:marRight w:val="0"/>
      <w:marTop w:val="0"/>
      <w:marBottom w:val="0"/>
      <w:divBdr>
        <w:top w:val="none" w:sz="0" w:space="0" w:color="auto"/>
        <w:left w:val="none" w:sz="0" w:space="0" w:color="auto"/>
        <w:bottom w:val="none" w:sz="0" w:space="0" w:color="auto"/>
        <w:right w:val="none" w:sz="0" w:space="0" w:color="auto"/>
      </w:divBdr>
    </w:div>
    <w:div w:id="1248155505">
      <w:marLeft w:val="640"/>
      <w:marRight w:val="0"/>
      <w:marTop w:val="0"/>
      <w:marBottom w:val="0"/>
      <w:divBdr>
        <w:top w:val="none" w:sz="0" w:space="0" w:color="auto"/>
        <w:left w:val="none" w:sz="0" w:space="0" w:color="auto"/>
        <w:bottom w:val="none" w:sz="0" w:space="0" w:color="auto"/>
        <w:right w:val="none" w:sz="0" w:space="0" w:color="auto"/>
      </w:divBdr>
    </w:div>
    <w:div w:id="1248227141">
      <w:marLeft w:val="640"/>
      <w:marRight w:val="0"/>
      <w:marTop w:val="0"/>
      <w:marBottom w:val="0"/>
      <w:divBdr>
        <w:top w:val="none" w:sz="0" w:space="0" w:color="auto"/>
        <w:left w:val="none" w:sz="0" w:space="0" w:color="auto"/>
        <w:bottom w:val="none" w:sz="0" w:space="0" w:color="auto"/>
        <w:right w:val="none" w:sz="0" w:space="0" w:color="auto"/>
      </w:divBdr>
    </w:div>
    <w:div w:id="1248272780">
      <w:marLeft w:val="640"/>
      <w:marRight w:val="0"/>
      <w:marTop w:val="0"/>
      <w:marBottom w:val="0"/>
      <w:divBdr>
        <w:top w:val="none" w:sz="0" w:space="0" w:color="auto"/>
        <w:left w:val="none" w:sz="0" w:space="0" w:color="auto"/>
        <w:bottom w:val="none" w:sz="0" w:space="0" w:color="auto"/>
        <w:right w:val="none" w:sz="0" w:space="0" w:color="auto"/>
      </w:divBdr>
    </w:div>
    <w:div w:id="1248536047">
      <w:marLeft w:val="640"/>
      <w:marRight w:val="0"/>
      <w:marTop w:val="0"/>
      <w:marBottom w:val="0"/>
      <w:divBdr>
        <w:top w:val="none" w:sz="0" w:space="0" w:color="auto"/>
        <w:left w:val="none" w:sz="0" w:space="0" w:color="auto"/>
        <w:bottom w:val="none" w:sz="0" w:space="0" w:color="auto"/>
        <w:right w:val="none" w:sz="0" w:space="0" w:color="auto"/>
      </w:divBdr>
    </w:div>
    <w:div w:id="1248543258">
      <w:marLeft w:val="640"/>
      <w:marRight w:val="0"/>
      <w:marTop w:val="0"/>
      <w:marBottom w:val="0"/>
      <w:divBdr>
        <w:top w:val="none" w:sz="0" w:space="0" w:color="auto"/>
        <w:left w:val="none" w:sz="0" w:space="0" w:color="auto"/>
        <w:bottom w:val="none" w:sz="0" w:space="0" w:color="auto"/>
        <w:right w:val="none" w:sz="0" w:space="0" w:color="auto"/>
      </w:divBdr>
    </w:div>
    <w:div w:id="1248658581">
      <w:marLeft w:val="640"/>
      <w:marRight w:val="0"/>
      <w:marTop w:val="0"/>
      <w:marBottom w:val="0"/>
      <w:divBdr>
        <w:top w:val="none" w:sz="0" w:space="0" w:color="auto"/>
        <w:left w:val="none" w:sz="0" w:space="0" w:color="auto"/>
        <w:bottom w:val="none" w:sz="0" w:space="0" w:color="auto"/>
        <w:right w:val="none" w:sz="0" w:space="0" w:color="auto"/>
      </w:divBdr>
    </w:div>
    <w:div w:id="1248659370">
      <w:marLeft w:val="640"/>
      <w:marRight w:val="0"/>
      <w:marTop w:val="0"/>
      <w:marBottom w:val="0"/>
      <w:divBdr>
        <w:top w:val="none" w:sz="0" w:space="0" w:color="auto"/>
        <w:left w:val="none" w:sz="0" w:space="0" w:color="auto"/>
        <w:bottom w:val="none" w:sz="0" w:space="0" w:color="auto"/>
        <w:right w:val="none" w:sz="0" w:space="0" w:color="auto"/>
      </w:divBdr>
    </w:div>
    <w:div w:id="1248688088">
      <w:marLeft w:val="640"/>
      <w:marRight w:val="0"/>
      <w:marTop w:val="0"/>
      <w:marBottom w:val="0"/>
      <w:divBdr>
        <w:top w:val="none" w:sz="0" w:space="0" w:color="auto"/>
        <w:left w:val="none" w:sz="0" w:space="0" w:color="auto"/>
        <w:bottom w:val="none" w:sz="0" w:space="0" w:color="auto"/>
        <w:right w:val="none" w:sz="0" w:space="0" w:color="auto"/>
      </w:divBdr>
    </w:div>
    <w:div w:id="1248689137">
      <w:marLeft w:val="640"/>
      <w:marRight w:val="0"/>
      <w:marTop w:val="0"/>
      <w:marBottom w:val="0"/>
      <w:divBdr>
        <w:top w:val="none" w:sz="0" w:space="0" w:color="auto"/>
        <w:left w:val="none" w:sz="0" w:space="0" w:color="auto"/>
        <w:bottom w:val="none" w:sz="0" w:space="0" w:color="auto"/>
        <w:right w:val="none" w:sz="0" w:space="0" w:color="auto"/>
      </w:divBdr>
    </w:div>
    <w:div w:id="1248802863">
      <w:marLeft w:val="640"/>
      <w:marRight w:val="0"/>
      <w:marTop w:val="0"/>
      <w:marBottom w:val="0"/>
      <w:divBdr>
        <w:top w:val="none" w:sz="0" w:space="0" w:color="auto"/>
        <w:left w:val="none" w:sz="0" w:space="0" w:color="auto"/>
        <w:bottom w:val="none" w:sz="0" w:space="0" w:color="auto"/>
        <w:right w:val="none" w:sz="0" w:space="0" w:color="auto"/>
      </w:divBdr>
    </w:div>
    <w:div w:id="1248880058">
      <w:marLeft w:val="640"/>
      <w:marRight w:val="0"/>
      <w:marTop w:val="0"/>
      <w:marBottom w:val="0"/>
      <w:divBdr>
        <w:top w:val="none" w:sz="0" w:space="0" w:color="auto"/>
        <w:left w:val="none" w:sz="0" w:space="0" w:color="auto"/>
        <w:bottom w:val="none" w:sz="0" w:space="0" w:color="auto"/>
        <w:right w:val="none" w:sz="0" w:space="0" w:color="auto"/>
      </w:divBdr>
    </w:div>
    <w:div w:id="1249002434">
      <w:marLeft w:val="640"/>
      <w:marRight w:val="0"/>
      <w:marTop w:val="0"/>
      <w:marBottom w:val="0"/>
      <w:divBdr>
        <w:top w:val="none" w:sz="0" w:space="0" w:color="auto"/>
        <w:left w:val="none" w:sz="0" w:space="0" w:color="auto"/>
        <w:bottom w:val="none" w:sz="0" w:space="0" w:color="auto"/>
        <w:right w:val="none" w:sz="0" w:space="0" w:color="auto"/>
      </w:divBdr>
    </w:div>
    <w:div w:id="1249195654">
      <w:marLeft w:val="640"/>
      <w:marRight w:val="0"/>
      <w:marTop w:val="0"/>
      <w:marBottom w:val="0"/>
      <w:divBdr>
        <w:top w:val="none" w:sz="0" w:space="0" w:color="auto"/>
        <w:left w:val="none" w:sz="0" w:space="0" w:color="auto"/>
        <w:bottom w:val="none" w:sz="0" w:space="0" w:color="auto"/>
        <w:right w:val="none" w:sz="0" w:space="0" w:color="auto"/>
      </w:divBdr>
    </w:div>
    <w:div w:id="1249266599">
      <w:marLeft w:val="480"/>
      <w:marRight w:val="0"/>
      <w:marTop w:val="0"/>
      <w:marBottom w:val="0"/>
      <w:divBdr>
        <w:top w:val="none" w:sz="0" w:space="0" w:color="auto"/>
        <w:left w:val="none" w:sz="0" w:space="0" w:color="auto"/>
        <w:bottom w:val="none" w:sz="0" w:space="0" w:color="auto"/>
        <w:right w:val="none" w:sz="0" w:space="0" w:color="auto"/>
      </w:divBdr>
    </w:div>
    <w:div w:id="1249269910">
      <w:marLeft w:val="640"/>
      <w:marRight w:val="0"/>
      <w:marTop w:val="0"/>
      <w:marBottom w:val="0"/>
      <w:divBdr>
        <w:top w:val="none" w:sz="0" w:space="0" w:color="auto"/>
        <w:left w:val="none" w:sz="0" w:space="0" w:color="auto"/>
        <w:bottom w:val="none" w:sz="0" w:space="0" w:color="auto"/>
        <w:right w:val="none" w:sz="0" w:space="0" w:color="auto"/>
      </w:divBdr>
    </w:div>
    <w:div w:id="1249272144">
      <w:marLeft w:val="640"/>
      <w:marRight w:val="0"/>
      <w:marTop w:val="0"/>
      <w:marBottom w:val="0"/>
      <w:divBdr>
        <w:top w:val="none" w:sz="0" w:space="0" w:color="auto"/>
        <w:left w:val="none" w:sz="0" w:space="0" w:color="auto"/>
        <w:bottom w:val="none" w:sz="0" w:space="0" w:color="auto"/>
        <w:right w:val="none" w:sz="0" w:space="0" w:color="auto"/>
      </w:divBdr>
    </w:div>
    <w:div w:id="1249342940">
      <w:marLeft w:val="640"/>
      <w:marRight w:val="0"/>
      <w:marTop w:val="0"/>
      <w:marBottom w:val="0"/>
      <w:divBdr>
        <w:top w:val="none" w:sz="0" w:space="0" w:color="auto"/>
        <w:left w:val="none" w:sz="0" w:space="0" w:color="auto"/>
        <w:bottom w:val="none" w:sz="0" w:space="0" w:color="auto"/>
        <w:right w:val="none" w:sz="0" w:space="0" w:color="auto"/>
      </w:divBdr>
    </w:div>
    <w:div w:id="1249345175">
      <w:marLeft w:val="640"/>
      <w:marRight w:val="0"/>
      <w:marTop w:val="0"/>
      <w:marBottom w:val="0"/>
      <w:divBdr>
        <w:top w:val="none" w:sz="0" w:space="0" w:color="auto"/>
        <w:left w:val="none" w:sz="0" w:space="0" w:color="auto"/>
        <w:bottom w:val="none" w:sz="0" w:space="0" w:color="auto"/>
        <w:right w:val="none" w:sz="0" w:space="0" w:color="auto"/>
      </w:divBdr>
    </w:div>
    <w:div w:id="1249385536">
      <w:marLeft w:val="640"/>
      <w:marRight w:val="0"/>
      <w:marTop w:val="0"/>
      <w:marBottom w:val="0"/>
      <w:divBdr>
        <w:top w:val="none" w:sz="0" w:space="0" w:color="auto"/>
        <w:left w:val="none" w:sz="0" w:space="0" w:color="auto"/>
        <w:bottom w:val="none" w:sz="0" w:space="0" w:color="auto"/>
        <w:right w:val="none" w:sz="0" w:space="0" w:color="auto"/>
      </w:divBdr>
    </w:div>
    <w:div w:id="1249390728">
      <w:marLeft w:val="640"/>
      <w:marRight w:val="0"/>
      <w:marTop w:val="0"/>
      <w:marBottom w:val="0"/>
      <w:divBdr>
        <w:top w:val="none" w:sz="0" w:space="0" w:color="auto"/>
        <w:left w:val="none" w:sz="0" w:space="0" w:color="auto"/>
        <w:bottom w:val="none" w:sz="0" w:space="0" w:color="auto"/>
        <w:right w:val="none" w:sz="0" w:space="0" w:color="auto"/>
      </w:divBdr>
    </w:div>
    <w:div w:id="1249579277">
      <w:marLeft w:val="640"/>
      <w:marRight w:val="0"/>
      <w:marTop w:val="0"/>
      <w:marBottom w:val="0"/>
      <w:divBdr>
        <w:top w:val="none" w:sz="0" w:space="0" w:color="auto"/>
        <w:left w:val="none" w:sz="0" w:space="0" w:color="auto"/>
        <w:bottom w:val="none" w:sz="0" w:space="0" w:color="auto"/>
        <w:right w:val="none" w:sz="0" w:space="0" w:color="auto"/>
      </w:divBdr>
    </w:div>
    <w:div w:id="1249657008">
      <w:marLeft w:val="640"/>
      <w:marRight w:val="0"/>
      <w:marTop w:val="0"/>
      <w:marBottom w:val="0"/>
      <w:divBdr>
        <w:top w:val="none" w:sz="0" w:space="0" w:color="auto"/>
        <w:left w:val="none" w:sz="0" w:space="0" w:color="auto"/>
        <w:bottom w:val="none" w:sz="0" w:space="0" w:color="auto"/>
        <w:right w:val="none" w:sz="0" w:space="0" w:color="auto"/>
      </w:divBdr>
    </w:div>
    <w:div w:id="1249659948">
      <w:marLeft w:val="640"/>
      <w:marRight w:val="0"/>
      <w:marTop w:val="0"/>
      <w:marBottom w:val="0"/>
      <w:divBdr>
        <w:top w:val="none" w:sz="0" w:space="0" w:color="auto"/>
        <w:left w:val="none" w:sz="0" w:space="0" w:color="auto"/>
        <w:bottom w:val="none" w:sz="0" w:space="0" w:color="auto"/>
        <w:right w:val="none" w:sz="0" w:space="0" w:color="auto"/>
      </w:divBdr>
    </w:div>
    <w:div w:id="1249732798">
      <w:marLeft w:val="640"/>
      <w:marRight w:val="0"/>
      <w:marTop w:val="0"/>
      <w:marBottom w:val="0"/>
      <w:divBdr>
        <w:top w:val="none" w:sz="0" w:space="0" w:color="auto"/>
        <w:left w:val="none" w:sz="0" w:space="0" w:color="auto"/>
        <w:bottom w:val="none" w:sz="0" w:space="0" w:color="auto"/>
        <w:right w:val="none" w:sz="0" w:space="0" w:color="auto"/>
      </w:divBdr>
    </w:div>
    <w:div w:id="1249777429">
      <w:marLeft w:val="640"/>
      <w:marRight w:val="0"/>
      <w:marTop w:val="0"/>
      <w:marBottom w:val="0"/>
      <w:divBdr>
        <w:top w:val="none" w:sz="0" w:space="0" w:color="auto"/>
        <w:left w:val="none" w:sz="0" w:space="0" w:color="auto"/>
        <w:bottom w:val="none" w:sz="0" w:space="0" w:color="auto"/>
        <w:right w:val="none" w:sz="0" w:space="0" w:color="auto"/>
      </w:divBdr>
    </w:div>
    <w:div w:id="1249846838">
      <w:marLeft w:val="640"/>
      <w:marRight w:val="0"/>
      <w:marTop w:val="0"/>
      <w:marBottom w:val="0"/>
      <w:divBdr>
        <w:top w:val="none" w:sz="0" w:space="0" w:color="auto"/>
        <w:left w:val="none" w:sz="0" w:space="0" w:color="auto"/>
        <w:bottom w:val="none" w:sz="0" w:space="0" w:color="auto"/>
        <w:right w:val="none" w:sz="0" w:space="0" w:color="auto"/>
      </w:divBdr>
    </w:div>
    <w:div w:id="1249850071">
      <w:marLeft w:val="640"/>
      <w:marRight w:val="0"/>
      <w:marTop w:val="0"/>
      <w:marBottom w:val="0"/>
      <w:divBdr>
        <w:top w:val="none" w:sz="0" w:space="0" w:color="auto"/>
        <w:left w:val="none" w:sz="0" w:space="0" w:color="auto"/>
        <w:bottom w:val="none" w:sz="0" w:space="0" w:color="auto"/>
        <w:right w:val="none" w:sz="0" w:space="0" w:color="auto"/>
      </w:divBdr>
    </w:div>
    <w:div w:id="1249924086">
      <w:marLeft w:val="640"/>
      <w:marRight w:val="0"/>
      <w:marTop w:val="0"/>
      <w:marBottom w:val="0"/>
      <w:divBdr>
        <w:top w:val="none" w:sz="0" w:space="0" w:color="auto"/>
        <w:left w:val="none" w:sz="0" w:space="0" w:color="auto"/>
        <w:bottom w:val="none" w:sz="0" w:space="0" w:color="auto"/>
        <w:right w:val="none" w:sz="0" w:space="0" w:color="auto"/>
      </w:divBdr>
    </w:div>
    <w:div w:id="1249970199">
      <w:marLeft w:val="640"/>
      <w:marRight w:val="0"/>
      <w:marTop w:val="0"/>
      <w:marBottom w:val="0"/>
      <w:divBdr>
        <w:top w:val="none" w:sz="0" w:space="0" w:color="auto"/>
        <w:left w:val="none" w:sz="0" w:space="0" w:color="auto"/>
        <w:bottom w:val="none" w:sz="0" w:space="0" w:color="auto"/>
        <w:right w:val="none" w:sz="0" w:space="0" w:color="auto"/>
      </w:divBdr>
    </w:div>
    <w:div w:id="1249971487">
      <w:marLeft w:val="640"/>
      <w:marRight w:val="0"/>
      <w:marTop w:val="0"/>
      <w:marBottom w:val="0"/>
      <w:divBdr>
        <w:top w:val="none" w:sz="0" w:space="0" w:color="auto"/>
        <w:left w:val="none" w:sz="0" w:space="0" w:color="auto"/>
        <w:bottom w:val="none" w:sz="0" w:space="0" w:color="auto"/>
        <w:right w:val="none" w:sz="0" w:space="0" w:color="auto"/>
      </w:divBdr>
    </w:div>
    <w:div w:id="1249996896">
      <w:marLeft w:val="640"/>
      <w:marRight w:val="0"/>
      <w:marTop w:val="0"/>
      <w:marBottom w:val="0"/>
      <w:divBdr>
        <w:top w:val="none" w:sz="0" w:space="0" w:color="auto"/>
        <w:left w:val="none" w:sz="0" w:space="0" w:color="auto"/>
        <w:bottom w:val="none" w:sz="0" w:space="0" w:color="auto"/>
        <w:right w:val="none" w:sz="0" w:space="0" w:color="auto"/>
      </w:divBdr>
    </w:div>
    <w:div w:id="1250037835">
      <w:marLeft w:val="640"/>
      <w:marRight w:val="0"/>
      <w:marTop w:val="0"/>
      <w:marBottom w:val="0"/>
      <w:divBdr>
        <w:top w:val="none" w:sz="0" w:space="0" w:color="auto"/>
        <w:left w:val="none" w:sz="0" w:space="0" w:color="auto"/>
        <w:bottom w:val="none" w:sz="0" w:space="0" w:color="auto"/>
        <w:right w:val="none" w:sz="0" w:space="0" w:color="auto"/>
      </w:divBdr>
    </w:div>
    <w:div w:id="1250046045">
      <w:marLeft w:val="640"/>
      <w:marRight w:val="0"/>
      <w:marTop w:val="0"/>
      <w:marBottom w:val="0"/>
      <w:divBdr>
        <w:top w:val="none" w:sz="0" w:space="0" w:color="auto"/>
        <w:left w:val="none" w:sz="0" w:space="0" w:color="auto"/>
        <w:bottom w:val="none" w:sz="0" w:space="0" w:color="auto"/>
        <w:right w:val="none" w:sz="0" w:space="0" w:color="auto"/>
      </w:divBdr>
    </w:div>
    <w:div w:id="1250115407">
      <w:marLeft w:val="480"/>
      <w:marRight w:val="0"/>
      <w:marTop w:val="0"/>
      <w:marBottom w:val="0"/>
      <w:divBdr>
        <w:top w:val="none" w:sz="0" w:space="0" w:color="auto"/>
        <w:left w:val="none" w:sz="0" w:space="0" w:color="auto"/>
        <w:bottom w:val="none" w:sz="0" w:space="0" w:color="auto"/>
        <w:right w:val="none" w:sz="0" w:space="0" w:color="auto"/>
      </w:divBdr>
    </w:div>
    <w:div w:id="1250235708">
      <w:marLeft w:val="640"/>
      <w:marRight w:val="0"/>
      <w:marTop w:val="0"/>
      <w:marBottom w:val="0"/>
      <w:divBdr>
        <w:top w:val="none" w:sz="0" w:space="0" w:color="auto"/>
        <w:left w:val="none" w:sz="0" w:space="0" w:color="auto"/>
        <w:bottom w:val="none" w:sz="0" w:space="0" w:color="auto"/>
        <w:right w:val="none" w:sz="0" w:space="0" w:color="auto"/>
      </w:divBdr>
    </w:div>
    <w:div w:id="1250310681">
      <w:marLeft w:val="640"/>
      <w:marRight w:val="0"/>
      <w:marTop w:val="0"/>
      <w:marBottom w:val="0"/>
      <w:divBdr>
        <w:top w:val="none" w:sz="0" w:space="0" w:color="auto"/>
        <w:left w:val="none" w:sz="0" w:space="0" w:color="auto"/>
        <w:bottom w:val="none" w:sz="0" w:space="0" w:color="auto"/>
        <w:right w:val="none" w:sz="0" w:space="0" w:color="auto"/>
      </w:divBdr>
    </w:div>
    <w:div w:id="1250391168">
      <w:marLeft w:val="640"/>
      <w:marRight w:val="0"/>
      <w:marTop w:val="0"/>
      <w:marBottom w:val="0"/>
      <w:divBdr>
        <w:top w:val="none" w:sz="0" w:space="0" w:color="auto"/>
        <w:left w:val="none" w:sz="0" w:space="0" w:color="auto"/>
        <w:bottom w:val="none" w:sz="0" w:space="0" w:color="auto"/>
        <w:right w:val="none" w:sz="0" w:space="0" w:color="auto"/>
      </w:divBdr>
    </w:div>
    <w:div w:id="1250579845">
      <w:marLeft w:val="640"/>
      <w:marRight w:val="0"/>
      <w:marTop w:val="0"/>
      <w:marBottom w:val="0"/>
      <w:divBdr>
        <w:top w:val="none" w:sz="0" w:space="0" w:color="auto"/>
        <w:left w:val="none" w:sz="0" w:space="0" w:color="auto"/>
        <w:bottom w:val="none" w:sz="0" w:space="0" w:color="auto"/>
        <w:right w:val="none" w:sz="0" w:space="0" w:color="auto"/>
      </w:divBdr>
    </w:div>
    <w:div w:id="1250582188">
      <w:marLeft w:val="640"/>
      <w:marRight w:val="0"/>
      <w:marTop w:val="0"/>
      <w:marBottom w:val="0"/>
      <w:divBdr>
        <w:top w:val="none" w:sz="0" w:space="0" w:color="auto"/>
        <w:left w:val="none" w:sz="0" w:space="0" w:color="auto"/>
        <w:bottom w:val="none" w:sz="0" w:space="0" w:color="auto"/>
        <w:right w:val="none" w:sz="0" w:space="0" w:color="auto"/>
      </w:divBdr>
    </w:div>
    <w:div w:id="1250623634">
      <w:marLeft w:val="640"/>
      <w:marRight w:val="0"/>
      <w:marTop w:val="0"/>
      <w:marBottom w:val="0"/>
      <w:divBdr>
        <w:top w:val="none" w:sz="0" w:space="0" w:color="auto"/>
        <w:left w:val="none" w:sz="0" w:space="0" w:color="auto"/>
        <w:bottom w:val="none" w:sz="0" w:space="0" w:color="auto"/>
        <w:right w:val="none" w:sz="0" w:space="0" w:color="auto"/>
      </w:divBdr>
    </w:div>
    <w:div w:id="1250655234">
      <w:marLeft w:val="640"/>
      <w:marRight w:val="0"/>
      <w:marTop w:val="0"/>
      <w:marBottom w:val="0"/>
      <w:divBdr>
        <w:top w:val="none" w:sz="0" w:space="0" w:color="auto"/>
        <w:left w:val="none" w:sz="0" w:space="0" w:color="auto"/>
        <w:bottom w:val="none" w:sz="0" w:space="0" w:color="auto"/>
        <w:right w:val="none" w:sz="0" w:space="0" w:color="auto"/>
      </w:divBdr>
    </w:div>
    <w:div w:id="1250698831">
      <w:marLeft w:val="640"/>
      <w:marRight w:val="0"/>
      <w:marTop w:val="0"/>
      <w:marBottom w:val="0"/>
      <w:divBdr>
        <w:top w:val="none" w:sz="0" w:space="0" w:color="auto"/>
        <w:left w:val="none" w:sz="0" w:space="0" w:color="auto"/>
        <w:bottom w:val="none" w:sz="0" w:space="0" w:color="auto"/>
        <w:right w:val="none" w:sz="0" w:space="0" w:color="auto"/>
      </w:divBdr>
    </w:div>
    <w:div w:id="1250700952">
      <w:marLeft w:val="640"/>
      <w:marRight w:val="0"/>
      <w:marTop w:val="0"/>
      <w:marBottom w:val="0"/>
      <w:divBdr>
        <w:top w:val="none" w:sz="0" w:space="0" w:color="auto"/>
        <w:left w:val="none" w:sz="0" w:space="0" w:color="auto"/>
        <w:bottom w:val="none" w:sz="0" w:space="0" w:color="auto"/>
        <w:right w:val="none" w:sz="0" w:space="0" w:color="auto"/>
      </w:divBdr>
    </w:div>
    <w:div w:id="1250769830">
      <w:marLeft w:val="640"/>
      <w:marRight w:val="0"/>
      <w:marTop w:val="0"/>
      <w:marBottom w:val="0"/>
      <w:divBdr>
        <w:top w:val="none" w:sz="0" w:space="0" w:color="auto"/>
        <w:left w:val="none" w:sz="0" w:space="0" w:color="auto"/>
        <w:bottom w:val="none" w:sz="0" w:space="0" w:color="auto"/>
        <w:right w:val="none" w:sz="0" w:space="0" w:color="auto"/>
      </w:divBdr>
    </w:div>
    <w:div w:id="1250851834">
      <w:marLeft w:val="640"/>
      <w:marRight w:val="0"/>
      <w:marTop w:val="0"/>
      <w:marBottom w:val="0"/>
      <w:divBdr>
        <w:top w:val="none" w:sz="0" w:space="0" w:color="auto"/>
        <w:left w:val="none" w:sz="0" w:space="0" w:color="auto"/>
        <w:bottom w:val="none" w:sz="0" w:space="0" w:color="auto"/>
        <w:right w:val="none" w:sz="0" w:space="0" w:color="auto"/>
      </w:divBdr>
    </w:div>
    <w:div w:id="1250886515">
      <w:marLeft w:val="640"/>
      <w:marRight w:val="0"/>
      <w:marTop w:val="0"/>
      <w:marBottom w:val="0"/>
      <w:divBdr>
        <w:top w:val="none" w:sz="0" w:space="0" w:color="auto"/>
        <w:left w:val="none" w:sz="0" w:space="0" w:color="auto"/>
        <w:bottom w:val="none" w:sz="0" w:space="0" w:color="auto"/>
        <w:right w:val="none" w:sz="0" w:space="0" w:color="auto"/>
      </w:divBdr>
    </w:div>
    <w:div w:id="1250894365">
      <w:marLeft w:val="640"/>
      <w:marRight w:val="0"/>
      <w:marTop w:val="0"/>
      <w:marBottom w:val="0"/>
      <w:divBdr>
        <w:top w:val="none" w:sz="0" w:space="0" w:color="auto"/>
        <w:left w:val="none" w:sz="0" w:space="0" w:color="auto"/>
        <w:bottom w:val="none" w:sz="0" w:space="0" w:color="auto"/>
        <w:right w:val="none" w:sz="0" w:space="0" w:color="auto"/>
      </w:divBdr>
    </w:div>
    <w:div w:id="1250966995">
      <w:marLeft w:val="640"/>
      <w:marRight w:val="0"/>
      <w:marTop w:val="0"/>
      <w:marBottom w:val="0"/>
      <w:divBdr>
        <w:top w:val="none" w:sz="0" w:space="0" w:color="auto"/>
        <w:left w:val="none" w:sz="0" w:space="0" w:color="auto"/>
        <w:bottom w:val="none" w:sz="0" w:space="0" w:color="auto"/>
        <w:right w:val="none" w:sz="0" w:space="0" w:color="auto"/>
      </w:divBdr>
    </w:div>
    <w:div w:id="1251046162">
      <w:marLeft w:val="640"/>
      <w:marRight w:val="0"/>
      <w:marTop w:val="0"/>
      <w:marBottom w:val="0"/>
      <w:divBdr>
        <w:top w:val="none" w:sz="0" w:space="0" w:color="auto"/>
        <w:left w:val="none" w:sz="0" w:space="0" w:color="auto"/>
        <w:bottom w:val="none" w:sz="0" w:space="0" w:color="auto"/>
        <w:right w:val="none" w:sz="0" w:space="0" w:color="auto"/>
      </w:divBdr>
    </w:div>
    <w:div w:id="1251158601">
      <w:marLeft w:val="640"/>
      <w:marRight w:val="0"/>
      <w:marTop w:val="0"/>
      <w:marBottom w:val="0"/>
      <w:divBdr>
        <w:top w:val="none" w:sz="0" w:space="0" w:color="auto"/>
        <w:left w:val="none" w:sz="0" w:space="0" w:color="auto"/>
        <w:bottom w:val="none" w:sz="0" w:space="0" w:color="auto"/>
        <w:right w:val="none" w:sz="0" w:space="0" w:color="auto"/>
      </w:divBdr>
    </w:div>
    <w:div w:id="1251232699">
      <w:marLeft w:val="640"/>
      <w:marRight w:val="0"/>
      <w:marTop w:val="0"/>
      <w:marBottom w:val="0"/>
      <w:divBdr>
        <w:top w:val="none" w:sz="0" w:space="0" w:color="auto"/>
        <w:left w:val="none" w:sz="0" w:space="0" w:color="auto"/>
        <w:bottom w:val="none" w:sz="0" w:space="0" w:color="auto"/>
        <w:right w:val="none" w:sz="0" w:space="0" w:color="auto"/>
      </w:divBdr>
    </w:div>
    <w:div w:id="1251278934">
      <w:marLeft w:val="640"/>
      <w:marRight w:val="0"/>
      <w:marTop w:val="0"/>
      <w:marBottom w:val="0"/>
      <w:divBdr>
        <w:top w:val="none" w:sz="0" w:space="0" w:color="auto"/>
        <w:left w:val="none" w:sz="0" w:space="0" w:color="auto"/>
        <w:bottom w:val="none" w:sz="0" w:space="0" w:color="auto"/>
        <w:right w:val="none" w:sz="0" w:space="0" w:color="auto"/>
      </w:divBdr>
    </w:div>
    <w:div w:id="1251279363">
      <w:marLeft w:val="640"/>
      <w:marRight w:val="0"/>
      <w:marTop w:val="0"/>
      <w:marBottom w:val="0"/>
      <w:divBdr>
        <w:top w:val="none" w:sz="0" w:space="0" w:color="auto"/>
        <w:left w:val="none" w:sz="0" w:space="0" w:color="auto"/>
        <w:bottom w:val="none" w:sz="0" w:space="0" w:color="auto"/>
        <w:right w:val="none" w:sz="0" w:space="0" w:color="auto"/>
      </w:divBdr>
    </w:div>
    <w:div w:id="1251307149">
      <w:marLeft w:val="640"/>
      <w:marRight w:val="0"/>
      <w:marTop w:val="0"/>
      <w:marBottom w:val="0"/>
      <w:divBdr>
        <w:top w:val="none" w:sz="0" w:space="0" w:color="auto"/>
        <w:left w:val="none" w:sz="0" w:space="0" w:color="auto"/>
        <w:bottom w:val="none" w:sz="0" w:space="0" w:color="auto"/>
        <w:right w:val="none" w:sz="0" w:space="0" w:color="auto"/>
      </w:divBdr>
    </w:div>
    <w:div w:id="1251356792">
      <w:marLeft w:val="640"/>
      <w:marRight w:val="0"/>
      <w:marTop w:val="0"/>
      <w:marBottom w:val="0"/>
      <w:divBdr>
        <w:top w:val="none" w:sz="0" w:space="0" w:color="auto"/>
        <w:left w:val="none" w:sz="0" w:space="0" w:color="auto"/>
        <w:bottom w:val="none" w:sz="0" w:space="0" w:color="auto"/>
        <w:right w:val="none" w:sz="0" w:space="0" w:color="auto"/>
      </w:divBdr>
    </w:div>
    <w:div w:id="1251429934">
      <w:marLeft w:val="640"/>
      <w:marRight w:val="0"/>
      <w:marTop w:val="0"/>
      <w:marBottom w:val="0"/>
      <w:divBdr>
        <w:top w:val="none" w:sz="0" w:space="0" w:color="auto"/>
        <w:left w:val="none" w:sz="0" w:space="0" w:color="auto"/>
        <w:bottom w:val="none" w:sz="0" w:space="0" w:color="auto"/>
        <w:right w:val="none" w:sz="0" w:space="0" w:color="auto"/>
      </w:divBdr>
    </w:div>
    <w:div w:id="1251503548">
      <w:marLeft w:val="640"/>
      <w:marRight w:val="0"/>
      <w:marTop w:val="0"/>
      <w:marBottom w:val="0"/>
      <w:divBdr>
        <w:top w:val="none" w:sz="0" w:space="0" w:color="auto"/>
        <w:left w:val="none" w:sz="0" w:space="0" w:color="auto"/>
        <w:bottom w:val="none" w:sz="0" w:space="0" w:color="auto"/>
        <w:right w:val="none" w:sz="0" w:space="0" w:color="auto"/>
      </w:divBdr>
    </w:div>
    <w:div w:id="1251507727">
      <w:marLeft w:val="640"/>
      <w:marRight w:val="0"/>
      <w:marTop w:val="0"/>
      <w:marBottom w:val="0"/>
      <w:divBdr>
        <w:top w:val="none" w:sz="0" w:space="0" w:color="auto"/>
        <w:left w:val="none" w:sz="0" w:space="0" w:color="auto"/>
        <w:bottom w:val="none" w:sz="0" w:space="0" w:color="auto"/>
        <w:right w:val="none" w:sz="0" w:space="0" w:color="auto"/>
      </w:divBdr>
    </w:div>
    <w:div w:id="1251543782">
      <w:marLeft w:val="640"/>
      <w:marRight w:val="0"/>
      <w:marTop w:val="0"/>
      <w:marBottom w:val="0"/>
      <w:divBdr>
        <w:top w:val="none" w:sz="0" w:space="0" w:color="auto"/>
        <w:left w:val="none" w:sz="0" w:space="0" w:color="auto"/>
        <w:bottom w:val="none" w:sz="0" w:space="0" w:color="auto"/>
        <w:right w:val="none" w:sz="0" w:space="0" w:color="auto"/>
      </w:divBdr>
    </w:div>
    <w:div w:id="1251549160">
      <w:marLeft w:val="640"/>
      <w:marRight w:val="0"/>
      <w:marTop w:val="0"/>
      <w:marBottom w:val="0"/>
      <w:divBdr>
        <w:top w:val="none" w:sz="0" w:space="0" w:color="auto"/>
        <w:left w:val="none" w:sz="0" w:space="0" w:color="auto"/>
        <w:bottom w:val="none" w:sz="0" w:space="0" w:color="auto"/>
        <w:right w:val="none" w:sz="0" w:space="0" w:color="auto"/>
      </w:divBdr>
    </w:div>
    <w:div w:id="1251620963">
      <w:marLeft w:val="640"/>
      <w:marRight w:val="0"/>
      <w:marTop w:val="0"/>
      <w:marBottom w:val="0"/>
      <w:divBdr>
        <w:top w:val="none" w:sz="0" w:space="0" w:color="auto"/>
        <w:left w:val="none" w:sz="0" w:space="0" w:color="auto"/>
        <w:bottom w:val="none" w:sz="0" w:space="0" w:color="auto"/>
        <w:right w:val="none" w:sz="0" w:space="0" w:color="auto"/>
      </w:divBdr>
    </w:div>
    <w:div w:id="1251623690">
      <w:marLeft w:val="640"/>
      <w:marRight w:val="0"/>
      <w:marTop w:val="0"/>
      <w:marBottom w:val="0"/>
      <w:divBdr>
        <w:top w:val="none" w:sz="0" w:space="0" w:color="auto"/>
        <w:left w:val="none" w:sz="0" w:space="0" w:color="auto"/>
        <w:bottom w:val="none" w:sz="0" w:space="0" w:color="auto"/>
        <w:right w:val="none" w:sz="0" w:space="0" w:color="auto"/>
      </w:divBdr>
    </w:div>
    <w:div w:id="1251696146">
      <w:marLeft w:val="640"/>
      <w:marRight w:val="0"/>
      <w:marTop w:val="0"/>
      <w:marBottom w:val="0"/>
      <w:divBdr>
        <w:top w:val="none" w:sz="0" w:space="0" w:color="auto"/>
        <w:left w:val="none" w:sz="0" w:space="0" w:color="auto"/>
        <w:bottom w:val="none" w:sz="0" w:space="0" w:color="auto"/>
        <w:right w:val="none" w:sz="0" w:space="0" w:color="auto"/>
      </w:divBdr>
    </w:div>
    <w:div w:id="1251818110">
      <w:marLeft w:val="640"/>
      <w:marRight w:val="0"/>
      <w:marTop w:val="0"/>
      <w:marBottom w:val="0"/>
      <w:divBdr>
        <w:top w:val="none" w:sz="0" w:space="0" w:color="auto"/>
        <w:left w:val="none" w:sz="0" w:space="0" w:color="auto"/>
        <w:bottom w:val="none" w:sz="0" w:space="0" w:color="auto"/>
        <w:right w:val="none" w:sz="0" w:space="0" w:color="auto"/>
      </w:divBdr>
    </w:div>
    <w:div w:id="1251892980">
      <w:marLeft w:val="640"/>
      <w:marRight w:val="0"/>
      <w:marTop w:val="0"/>
      <w:marBottom w:val="0"/>
      <w:divBdr>
        <w:top w:val="none" w:sz="0" w:space="0" w:color="auto"/>
        <w:left w:val="none" w:sz="0" w:space="0" w:color="auto"/>
        <w:bottom w:val="none" w:sz="0" w:space="0" w:color="auto"/>
        <w:right w:val="none" w:sz="0" w:space="0" w:color="auto"/>
      </w:divBdr>
    </w:div>
    <w:div w:id="1251894597">
      <w:marLeft w:val="640"/>
      <w:marRight w:val="0"/>
      <w:marTop w:val="0"/>
      <w:marBottom w:val="0"/>
      <w:divBdr>
        <w:top w:val="none" w:sz="0" w:space="0" w:color="auto"/>
        <w:left w:val="none" w:sz="0" w:space="0" w:color="auto"/>
        <w:bottom w:val="none" w:sz="0" w:space="0" w:color="auto"/>
        <w:right w:val="none" w:sz="0" w:space="0" w:color="auto"/>
      </w:divBdr>
    </w:div>
    <w:div w:id="1252009778">
      <w:marLeft w:val="640"/>
      <w:marRight w:val="0"/>
      <w:marTop w:val="0"/>
      <w:marBottom w:val="0"/>
      <w:divBdr>
        <w:top w:val="none" w:sz="0" w:space="0" w:color="auto"/>
        <w:left w:val="none" w:sz="0" w:space="0" w:color="auto"/>
        <w:bottom w:val="none" w:sz="0" w:space="0" w:color="auto"/>
        <w:right w:val="none" w:sz="0" w:space="0" w:color="auto"/>
      </w:divBdr>
    </w:div>
    <w:div w:id="1252011592">
      <w:marLeft w:val="640"/>
      <w:marRight w:val="0"/>
      <w:marTop w:val="0"/>
      <w:marBottom w:val="0"/>
      <w:divBdr>
        <w:top w:val="none" w:sz="0" w:space="0" w:color="auto"/>
        <w:left w:val="none" w:sz="0" w:space="0" w:color="auto"/>
        <w:bottom w:val="none" w:sz="0" w:space="0" w:color="auto"/>
        <w:right w:val="none" w:sz="0" w:space="0" w:color="auto"/>
      </w:divBdr>
    </w:div>
    <w:div w:id="1252155128">
      <w:marLeft w:val="640"/>
      <w:marRight w:val="0"/>
      <w:marTop w:val="0"/>
      <w:marBottom w:val="0"/>
      <w:divBdr>
        <w:top w:val="none" w:sz="0" w:space="0" w:color="auto"/>
        <w:left w:val="none" w:sz="0" w:space="0" w:color="auto"/>
        <w:bottom w:val="none" w:sz="0" w:space="0" w:color="auto"/>
        <w:right w:val="none" w:sz="0" w:space="0" w:color="auto"/>
      </w:divBdr>
    </w:div>
    <w:div w:id="1252277814">
      <w:marLeft w:val="640"/>
      <w:marRight w:val="0"/>
      <w:marTop w:val="0"/>
      <w:marBottom w:val="0"/>
      <w:divBdr>
        <w:top w:val="none" w:sz="0" w:space="0" w:color="auto"/>
        <w:left w:val="none" w:sz="0" w:space="0" w:color="auto"/>
        <w:bottom w:val="none" w:sz="0" w:space="0" w:color="auto"/>
        <w:right w:val="none" w:sz="0" w:space="0" w:color="auto"/>
      </w:divBdr>
    </w:div>
    <w:div w:id="1252278824">
      <w:marLeft w:val="640"/>
      <w:marRight w:val="0"/>
      <w:marTop w:val="0"/>
      <w:marBottom w:val="0"/>
      <w:divBdr>
        <w:top w:val="none" w:sz="0" w:space="0" w:color="auto"/>
        <w:left w:val="none" w:sz="0" w:space="0" w:color="auto"/>
        <w:bottom w:val="none" w:sz="0" w:space="0" w:color="auto"/>
        <w:right w:val="none" w:sz="0" w:space="0" w:color="auto"/>
      </w:divBdr>
    </w:div>
    <w:div w:id="1252352684">
      <w:marLeft w:val="640"/>
      <w:marRight w:val="0"/>
      <w:marTop w:val="0"/>
      <w:marBottom w:val="0"/>
      <w:divBdr>
        <w:top w:val="none" w:sz="0" w:space="0" w:color="auto"/>
        <w:left w:val="none" w:sz="0" w:space="0" w:color="auto"/>
        <w:bottom w:val="none" w:sz="0" w:space="0" w:color="auto"/>
        <w:right w:val="none" w:sz="0" w:space="0" w:color="auto"/>
      </w:divBdr>
    </w:div>
    <w:div w:id="1252542699">
      <w:marLeft w:val="640"/>
      <w:marRight w:val="0"/>
      <w:marTop w:val="0"/>
      <w:marBottom w:val="0"/>
      <w:divBdr>
        <w:top w:val="none" w:sz="0" w:space="0" w:color="auto"/>
        <w:left w:val="none" w:sz="0" w:space="0" w:color="auto"/>
        <w:bottom w:val="none" w:sz="0" w:space="0" w:color="auto"/>
        <w:right w:val="none" w:sz="0" w:space="0" w:color="auto"/>
      </w:divBdr>
    </w:div>
    <w:div w:id="1252616124">
      <w:marLeft w:val="640"/>
      <w:marRight w:val="0"/>
      <w:marTop w:val="0"/>
      <w:marBottom w:val="0"/>
      <w:divBdr>
        <w:top w:val="none" w:sz="0" w:space="0" w:color="auto"/>
        <w:left w:val="none" w:sz="0" w:space="0" w:color="auto"/>
        <w:bottom w:val="none" w:sz="0" w:space="0" w:color="auto"/>
        <w:right w:val="none" w:sz="0" w:space="0" w:color="auto"/>
      </w:divBdr>
    </w:div>
    <w:div w:id="1252617608">
      <w:marLeft w:val="640"/>
      <w:marRight w:val="0"/>
      <w:marTop w:val="0"/>
      <w:marBottom w:val="0"/>
      <w:divBdr>
        <w:top w:val="none" w:sz="0" w:space="0" w:color="auto"/>
        <w:left w:val="none" w:sz="0" w:space="0" w:color="auto"/>
        <w:bottom w:val="none" w:sz="0" w:space="0" w:color="auto"/>
        <w:right w:val="none" w:sz="0" w:space="0" w:color="auto"/>
      </w:divBdr>
    </w:div>
    <w:div w:id="1252736983">
      <w:marLeft w:val="640"/>
      <w:marRight w:val="0"/>
      <w:marTop w:val="0"/>
      <w:marBottom w:val="0"/>
      <w:divBdr>
        <w:top w:val="none" w:sz="0" w:space="0" w:color="auto"/>
        <w:left w:val="none" w:sz="0" w:space="0" w:color="auto"/>
        <w:bottom w:val="none" w:sz="0" w:space="0" w:color="auto"/>
        <w:right w:val="none" w:sz="0" w:space="0" w:color="auto"/>
      </w:divBdr>
    </w:div>
    <w:div w:id="1252813118">
      <w:marLeft w:val="640"/>
      <w:marRight w:val="0"/>
      <w:marTop w:val="0"/>
      <w:marBottom w:val="0"/>
      <w:divBdr>
        <w:top w:val="none" w:sz="0" w:space="0" w:color="auto"/>
        <w:left w:val="none" w:sz="0" w:space="0" w:color="auto"/>
        <w:bottom w:val="none" w:sz="0" w:space="0" w:color="auto"/>
        <w:right w:val="none" w:sz="0" w:space="0" w:color="auto"/>
      </w:divBdr>
    </w:div>
    <w:div w:id="1252814213">
      <w:marLeft w:val="640"/>
      <w:marRight w:val="0"/>
      <w:marTop w:val="0"/>
      <w:marBottom w:val="0"/>
      <w:divBdr>
        <w:top w:val="none" w:sz="0" w:space="0" w:color="auto"/>
        <w:left w:val="none" w:sz="0" w:space="0" w:color="auto"/>
        <w:bottom w:val="none" w:sz="0" w:space="0" w:color="auto"/>
        <w:right w:val="none" w:sz="0" w:space="0" w:color="auto"/>
      </w:divBdr>
    </w:div>
    <w:div w:id="1252816309">
      <w:marLeft w:val="640"/>
      <w:marRight w:val="0"/>
      <w:marTop w:val="0"/>
      <w:marBottom w:val="0"/>
      <w:divBdr>
        <w:top w:val="none" w:sz="0" w:space="0" w:color="auto"/>
        <w:left w:val="none" w:sz="0" w:space="0" w:color="auto"/>
        <w:bottom w:val="none" w:sz="0" w:space="0" w:color="auto"/>
        <w:right w:val="none" w:sz="0" w:space="0" w:color="auto"/>
      </w:divBdr>
    </w:div>
    <w:div w:id="1252929072">
      <w:marLeft w:val="640"/>
      <w:marRight w:val="0"/>
      <w:marTop w:val="0"/>
      <w:marBottom w:val="0"/>
      <w:divBdr>
        <w:top w:val="none" w:sz="0" w:space="0" w:color="auto"/>
        <w:left w:val="none" w:sz="0" w:space="0" w:color="auto"/>
        <w:bottom w:val="none" w:sz="0" w:space="0" w:color="auto"/>
        <w:right w:val="none" w:sz="0" w:space="0" w:color="auto"/>
      </w:divBdr>
    </w:div>
    <w:div w:id="1252932884">
      <w:marLeft w:val="640"/>
      <w:marRight w:val="0"/>
      <w:marTop w:val="0"/>
      <w:marBottom w:val="0"/>
      <w:divBdr>
        <w:top w:val="none" w:sz="0" w:space="0" w:color="auto"/>
        <w:left w:val="none" w:sz="0" w:space="0" w:color="auto"/>
        <w:bottom w:val="none" w:sz="0" w:space="0" w:color="auto"/>
        <w:right w:val="none" w:sz="0" w:space="0" w:color="auto"/>
      </w:divBdr>
    </w:div>
    <w:div w:id="1253005123">
      <w:marLeft w:val="640"/>
      <w:marRight w:val="0"/>
      <w:marTop w:val="0"/>
      <w:marBottom w:val="0"/>
      <w:divBdr>
        <w:top w:val="none" w:sz="0" w:space="0" w:color="auto"/>
        <w:left w:val="none" w:sz="0" w:space="0" w:color="auto"/>
        <w:bottom w:val="none" w:sz="0" w:space="0" w:color="auto"/>
        <w:right w:val="none" w:sz="0" w:space="0" w:color="auto"/>
      </w:divBdr>
    </w:div>
    <w:div w:id="1253054081">
      <w:marLeft w:val="640"/>
      <w:marRight w:val="0"/>
      <w:marTop w:val="0"/>
      <w:marBottom w:val="0"/>
      <w:divBdr>
        <w:top w:val="none" w:sz="0" w:space="0" w:color="auto"/>
        <w:left w:val="none" w:sz="0" w:space="0" w:color="auto"/>
        <w:bottom w:val="none" w:sz="0" w:space="0" w:color="auto"/>
        <w:right w:val="none" w:sz="0" w:space="0" w:color="auto"/>
      </w:divBdr>
    </w:div>
    <w:div w:id="1253199926">
      <w:marLeft w:val="640"/>
      <w:marRight w:val="0"/>
      <w:marTop w:val="0"/>
      <w:marBottom w:val="0"/>
      <w:divBdr>
        <w:top w:val="none" w:sz="0" w:space="0" w:color="auto"/>
        <w:left w:val="none" w:sz="0" w:space="0" w:color="auto"/>
        <w:bottom w:val="none" w:sz="0" w:space="0" w:color="auto"/>
        <w:right w:val="none" w:sz="0" w:space="0" w:color="auto"/>
      </w:divBdr>
    </w:div>
    <w:div w:id="1253203889">
      <w:marLeft w:val="640"/>
      <w:marRight w:val="0"/>
      <w:marTop w:val="0"/>
      <w:marBottom w:val="0"/>
      <w:divBdr>
        <w:top w:val="none" w:sz="0" w:space="0" w:color="auto"/>
        <w:left w:val="none" w:sz="0" w:space="0" w:color="auto"/>
        <w:bottom w:val="none" w:sz="0" w:space="0" w:color="auto"/>
        <w:right w:val="none" w:sz="0" w:space="0" w:color="auto"/>
      </w:divBdr>
    </w:div>
    <w:div w:id="1253389703">
      <w:marLeft w:val="640"/>
      <w:marRight w:val="0"/>
      <w:marTop w:val="0"/>
      <w:marBottom w:val="0"/>
      <w:divBdr>
        <w:top w:val="none" w:sz="0" w:space="0" w:color="auto"/>
        <w:left w:val="none" w:sz="0" w:space="0" w:color="auto"/>
        <w:bottom w:val="none" w:sz="0" w:space="0" w:color="auto"/>
        <w:right w:val="none" w:sz="0" w:space="0" w:color="auto"/>
      </w:divBdr>
    </w:div>
    <w:div w:id="1253392825">
      <w:marLeft w:val="640"/>
      <w:marRight w:val="0"/>
      <w:marTop w:val="0"/>
      <w:marBottom w:val="0"/>
      <w:divBdr>
        <w:top w:val="none" w:sz="0" w:space="0" w:color="auto"/>
        <w:left w:val="none" w:sz="0" w:space="0" w:color="auto"/>
        <w:bottom w:val="none" w:sz="0" w:space="0" w:color="auto"/>
        <w:right w:val="none" w:sz="0" w:space="0" w:color="auto"/>
      </w:divBdr>
    </w:div>
    <w:div w:id="1253468880">
      <w:marLeft w:val="640"/>
      <w:marRight w:val="0"/>
      <w:marTop w:val="0"/>
      <w:marBottom w:val="0"/>
      <w:divBdr>
        <w:top w:val="none" w:sz="0" w:space="0" w:color="auto"/>
        <w:left w:val="none" w:sz="0" w:space="0" w:color="auto"/>
        <w:bottom w:val="none" w:sz="0" w:space="0" w:color="auto"/>
        <w:right w:val="none" w:sz="0" w:space="0" w:color="auto"/>
      </w:divBdr>
    </w:div>
    <w:div w:id="1253509584">
      <w:marLeft w:val="640"/>
      <w:marRight w:val="0"/>
      <w:marTop w:val="0"/>
      <w:marBottom w:val="0"/>
      <w:divBdr>
        <w:top w:val="none" w:sz="0" w:space="0" w:color="auto"/>
        <w:left w:val="none" w:sz="0" w:space="0" w:color="auto"/>
        <w:bottom w:val="none" w:sz="0" w:space="0" w:color="auto"/>
        <w:right w:val="none" w:sz="0" w:space="0" w:color="auto"/>
      </w:divBdr>
    </w:div>
    <w:div w:id="1253663518">
      <w:marLeft w:val="640"/>
      <w:marRight w:val="0"/>
      <w:marTop w:val="0"/>
      <w:marBottom w:val="0"/>
      <w:divBdr>
        <w:top w:val="none" w:sz="0" w:space="0" w:color="auto"/>
        <w:left w:val="none" w:sz="0" w:space="0" w:color="auto"/>
        <w:bottom w:val="none" w:sz="0" w:space="0" w:color="auto"/>
        <w:right w:val="none" w:sz="0" w:space="0" w:color="auto"/>
      </w:divBdr>
    </w:div>
    <w:div w:id="1253665831">
      <w:marLeft w:val="640"/>
      <w:marRight w:val="0"/>
      <w:marTop w:val="0"/>
      <w:marBottom w:val="0"/>
      <w:divBdr>
        <w:top w:val="none" w:sz="0" w:space="0" w:color="auto"/>
        <w:left w:val="none" w:sz="0" w:space="0" w:color="auto"/>
        <w:bottom w:val="none" w:sz="0" w:space="0" w:color="auto"/>
        <w:right w:val="none" w:sz="0" w:space="0" w:color="auto"/>
      </w:divBdr>
    </w:div>
    <w:div w:id="1253667004">
      <w:marLeft w:val="640"/>
      <w:marRight w:val="0"/>
      <w:marTop w:val="0"/>
      <w:marBottom w:val="0"/>
      <w:divBdr>
        <w:top w:val="none" w:sz="0" w:space="0" w:color="auto"/>
        <w:left w:val="none" w:sz="0" w:space="0" w:color="auto"/>
        <w:bottom w:val="none" w:sz="0" w:space="0" w:color="auto"/>
        <w:right w:val="none" w:sz="0" w:space="0" w:color="auto"/>
      </w:divBdr>
    </w:div>
    <w:div w:id="1253734738">
      <w:marLeft w:val="640"/>
      <w:marRight w:val="0"/>
      <w:marTop w:val="0"/>
      <w:marBottom w:val="0"/>
      <w:divBdr>
        <w:top w:val="none" w:sz="0" w:space="0" w:color="auto"/>
        <w:left w:val="none" w:sz="0" w:space="0" w:color="auto"/>
        <w:bottom w:val="none" w:sz="0" w:space="0" w:color="auto"/>
        <w:right w:val="none" w:sz="0" w:space="0" w:color="auto"/>
      </w:divBdr>
    </w:div>
    <w:div w:id="1253735376">
      <w:marLeft w:val="640"/>
      <w:marRight w:val="0"/>
      <w:marTop w:val="0"/>
      <w:marBottom w:val="0"/>
      <w:divBdr>
        <w:top w:val="none" w:sz="0" w:space="0" w:color="auto"/>
        <w:left w:val="none" w:sz="0" w:space="0" w:color="auto"/>
        <w:bottom w:val="none" w:sz="0" w:space="0" w:color="auto"/>
        <w:right w:val="none" w:sz="0" w:space="0" w:color="auto"/>
      </w:divBdr>
    </w:div>
    <w:div w:id="1253781239">
      <w:marLeft w:val="480"/>
      <w:marRight w:val="0"/>
      <w:marTop w:val="0"/>
      <w:marBottom w:val="0"/>
      <w:divBdr>
        <w:top w:val="none" w:sz="0" w:space="0" w:color="auto"/>
        <w:left w:val="none" w:sz="0" w:space="0" w:color="auto"/>
        <w:bottom w:val="none" w:sz="0" w:space="0" w:color="auto"/>
        <w:right w:val="none" w:sz="0" w:space="0" w:color="auto"/>
      </w:divBdr>
    </w:div>
    <w:div w:id="1253782960">
      <w:marLeft w:val="640"/>
      <w:marRight w:val="0"/>
      <w:marTop w:val="0"/>
      <w:marBottom w:val="0"/>
      <w:divBdr>
        <w:top w:val="none" w:sz="0" w:space="0" w:color="auto"/>
        <w:left w:val="none" w:sz="0" w:space="0" w:color="auto"/>
        <w:bottom w:val="none" w:sz="0" w:space="0" w:color="auto"/>
        <w:right w:val="none" w:sz="0" w:space="0" w:color="auto"/>
      </w:divBdr>
    </w:div>
    <w:div w:id="1253900819">
      <w:marLeft w:val="640"/>
      <w:marRight w:val="0"/>
      <w:marTop w:val="0"/>
      <w:marBottom w:val="0"/>
      <w:divBdr>
        <w:top w:val="none" w:sz="0" w:space="0" w:color="auto"/>
        <w:left w:val="none" w:sz="0" w:space="0" w:color="auto"/>
        <w:bottom w:val="none" w:sz="0" w:space="0" w:color="auto"/>
        <w:right w:val="none" w:sz="0" w:space="0" w:color="auto"/>
      </w:divBdr>
    </w:div>
    <w:div w:id="1253974903">
      <w:marLeft w:val="640"/>
      <w:marRight w:val="0"/>
      <w:marTop w:val="0"/>
      <w:marBottom w:val="0"/>
      <w:divBdr>
        <w:top w:val="none" w:sz="0" w:space="0" w:color="auto"/>
        <w:left w:val="none" w:sz="0" w:space="0" w:color="auto"/>
        <w:bottom w:val="none" w:sz="0" w:space="0" w:color="auto"/>
        <w:right w:val="none" w:sz="0" w:space="0" w:color="auto"/>
      </w:divBdr>
    </w:div>
    <w:div w:id="1254045092">
      <w:marLeft w:val="640"/>
      <w:marRight w:val="0"/>
      <w:marTop w:val="0"/>
      <w:marBottom w:val="0"/>
      <w:divBdr>
        <w:top w:val="none" w:sz="0" w:space="0" w:color="auto"/>
        <w:left w:val="none" w:sz="0" w:space="0" w:color="auto"/>
        <w:bottom w:val="none" w:sz="0" w:space="0" w:color="auto"/>
        <w:right w:val="none" w:sz="0" w:space="0" w:color="auto"/>
      </w:divBdr>
    </w:div>
    <w:div w:id="1254047438">
      <w:marLeft w:val="640"/>
      <w:marRight w:val="0"/>
      <w:marTop w:val="0"/>
      <w:marBottom w:val="0"/>
      <w:divBdr>
        <w:top w:val="none" w:sz="0" w:space="0" w:color="auto"/>
        <w:left w:val="none" w:sz="0" w:space="0" w:color="auto"/>
        <w:bottom w:val="none" w:sz="0" w:space="0" w:color="auto"/>
        <w:right w:val="none" w:sz="0" w:space="0" w:color="auto"/>
      </w:divBdr>
    </w:div>
    <w:div w:id="1254048388">
      <w:marLeft w:val="480"/>
      <w:marRight w:val="0"/>
      <w:marTop w:val="0"/>
      <w:marBottom w:val="0"/>
      <w:divBdr>
        <w:top w:val="none" w:sz="0" w:space="0" w:color="auto"/>
        <w:left w:val="none" w:sz="0" w:space="0" w:color="auto"/>
        <w:bottom w:val="none" w:sz="0" w:space="0" w:color="auto"/>
        <w:right w:val="none" w:sz="0" w:space="0" w:color="auto"/>
      </w:divBdr>
    </w:div>
    <w:div w:id="1254128013">
      <w:marLeft w:val="640"/>
      <w:marRight w:val="0"/>
      <w:marTop w:val="0"/>
      <w:marBottom w:val="0"/>
      <w:divBdr>
        <w:top w:val="none" w:sz="0" w:space="0" w:color="auto"/>
        <w:left w:val="none" w:sz="0" w:space="0" w:color="auto"/>
        <w:bottom w:val="none" w:sz="0" w:space="0" w:color="auto"/>
        <w:right w:val="none" w:sz="0" w:space="0" w:color="auto"/>
      </w:divBdr>
    </w:div>
    <w:div w:id="1254167012">
      <w:marLeft w:val="640"/>
      <w:marRight w:val="0"/>
      <w:marTop w:val="0"/>
      <w:marBottom w:val="0"/>
      <w:divBdr>
        <w:top w:val="none" w:sz="0" w:space="0" w:color="auto"/>
        <w:left w:val="none" w:sz="0" w:space="0" w:color="auto"/>
        <w:bottom w:val="none" w:sz="0" w:space="0" w:color="auto"/>
        <w:right w:val="none" w:sz="0" w:space="0" w:color="auto"/>
      </w:divBdr>
    </w:div>
    <w:div w:id="1254171881">
      <w:marLeft w:val="640"/>
      <w:marRight w:val="0"/>
      <w:marTop w:val="0"/>
      <w:marBottom w:val="0"/>
      <w:divBdr>
        <w:top w:val="none" w:sz="0" w:space="0" w:color="auto"/>
        <w:left w:val="none" w:sz="0" w:space="0" w:color="auto"/>
        <w:bottom w:val="none" w:sz="0" w:space="0" w:color="auto"/>
        <w:right w:val="none" w:sz="0" w:space="0" w:color="auto"/>
      </w:divBdr>
    </w:div>
    <w:div w:id="1254244228">
      <w:marLeft w:val="640"/>
      <w:marRight w:val="0"/>
      <w:marTop w:val="0"/>
      <w:marBottom w:val="0"/>
      <w:divBdr>
        <w:top w:val="none" w:sz="0" w:space="0" w:color="auto"/>
        <w:left w:val="none" w:sz="0" w:space="0" w:color="auto"/>
        <w:bottom w:val="none" w:sz="0" w:space="0" w:color="auto"/>
        <w:right w:val="none" w:sz="0" w:space="0" w:color="auto"/>
      </w:divBdr>
    </w:div>
    <w:div w:id="1254313781">
      <w:marLeft w:val="640"/>
      <w:marRight w:val="0"/>
      <w:marTop w:val="0"/>
      <w:marBottom w:val="0"/>
      <w:divBdr>
        <w:top w:val="none" w:sz="0" w:space="0" w:color="auto"/>
        <w:left w:val="none" w:sz="0" w:space="0" w:color="auto"/>
        <w:bottom w:val="none" w:sz="0" w:space="0" w:color="auto"/>
        <w:right w:val="none" w:sz="0" w:space="0" w:color="auto"/>
      </w:divBdr>
    </w:div>
    <w:div w:id="1254585662">
      <w:marLeft w:val="640"/>
      <w:marRight w:val="0"/>
      <w:marTop w:val="0"/>
      <w:marBottom w:val="0"/>
      <w:divBdr>
        <w:top w:val="none" w:sz="0" w:space="0" w:color="auto"/>
        <w:left w:val="none" w:sz="0" w:space="0" w:color="auto"/>
        <w:bottom w:val="none" w:sz="0" w:space="0" w:color="auto"/>
        <w:right w:val="none" w:sz="0" w:space="0" w:color="auto"/>
      </w:divBdr>
    </w:div>
    <w:div w:id="1254633432">
      <w:marLeft w:val="640"/>
      <w:marRight w:val="0"/>
      <w:marTop w:val="0"/>
      <w:marBottom w:val="0"/>
      <w:divBdr>
        <w:top w:val="none" w:sz="0" w:space="0" w:color="auto"/>
        <w:left w:val="none" w:sz="0" w:space="0" w:color="auto"/>
        <w:bottom w:val="none" w:sz="0" w:space="0" w:color="auto"/>
        <w:right w:val="none" w:sz="0" w:space="0" w:color="auto"/>
      </w:divBdr>
    </w:div>
    <w:div w:id="1254784679">
      <w:marLeft w:val="640"/>
      <w:marRight w:val="0"/>
      <w:marTop w:val="0"/>
      <w:marBottom w:val="0"/>
      <w:divBdr>
        <w:top w:val="none" w:sz="0" w:space="0" w:color="auto"/>
        <w:left w:val="none" w:sz="0" w:space="0" w:color="auto"/>
        <w:bottom w:val="none" w:sz="0" w:space="0" w:color="auto"/>
        <w:right w:val="none" w:sz="0" w:space="0" w:color="auto"/>
      </w:divBdr>
    </w:div>
    <w:div w:id="1254896479">
      <w:marLeft w:val="640"/>
      <w:marRight w:val="0"/>
      <w:marTop w:val="0"/>
      <w:marBottom w:val="0"/>
      <w:divBdr>
        <w:top w:val="none" w:sz="0" w:space="0" w:color="auto"/>
        <w:left w:val="none" w:sz="0" w:space="0" w:color="auto"/>
        <w:bottom w:val="none" w:sz="0" w:space="0" w:color="auto"/>
        <w:right w:val="none" w:sz="0" w:space="0" w:color="auto"/>
      </w:divBdr>
    </w:div>
    <w:div w:id="1254972857">
      <w:marLeft w:val="640"/>
      <w:marRight w:val="0"/>
      <w:marTop w:val="0"/>
      <w:marBottom w:val="0"/>
      <w:divBdr>
        <w:top w:val="none" w:sz="0" w:space="0" w:color="auto"/>
        <w:left w:val="none" w:sz="0" w:space="0" w:color="auto"/>
        <w:bottom w:val="none" w:sz="0" w:space="0" w:color="auto"/>
        <w:right w:val="none" w:sz="0" w:space="0" w:color="auto"/>
      </w:divBdr>
    </w:div>
    <w:div w:id="1255088641">
      <w:marLeft w:val="640"/>
      <w:marRight w:val="0"/>
      <w:marTop w:val="0"/>
      <w:marBottom w:val="0"/>
      <w:divBdr>
        <w:top w:val="none" w:sz="0" w:space="0" w:color="auto"/>
        <w:left w:val="none" w:sz="0" w:space="0" w:color="auto"/>
        <w:bottom w:val="none" w:sz="0" w:space="0" w:color="auto"/>
        <w:right w:val="none" w:sz="0" w:space="0" w:color="auto"/>
      </w:divBdr>
    </w:div>
    <w:div w:id="1255163424">
      <w:marLeft w:val="640"/>
      <w:marRight w:val="0"/>
      <w:marTop w:val="0"/>
      <w:marBottom w:val="0"/>
      <w:divBdr>
        <w:top w:val="none" w:sz="0" w:space="0" w:color="auto"/>
        <w:left w:val="none" w:sz="0" w:space="0" w:color="auto"/>
        <w:bottom w:val="none" w:sz="0" w:space="0" w:color="auto"/>
        <w:right w:val="none" w:sz="0" w:space="0" w:color="auto"/>
      </w:divBdr>
    </w:div>
    <w:div w:id="1255169665">
      <w:marLeft w:val="640"/>
      <w:marRight w:val="0"/>
      <w:marTop w:val="0"/>
      <w:marBottom w:val="0"/>
      <w:divBdr>
        <w:top w:val="none" w:sz="0" w:space="0" w:color="auto"/>
        <w:left w:val="none" w:sz="0" w:space="0" w:color="auto"/>
        <w:bottom w:val="none" w:sz="0" w:space="0" w:color="auto"/>
        <w:right w:val="none" w:sz="0" w:space="0" w:color="auto"/>
      </w:divBdr>
    </w:div>
    <w:div w:id="1255171334">
      <w:marLeft w:val="640"/>
      <w:marRight w:val="0"/>
      <w:marTop w:val="0"/>
      <w:marBottom w:val="0"/>
      <w:divBdr>
        <w:top w:val="none" w:sz="0" w:space="0" w:color="auto"/>
        <w:left w:val="none" w:sz="0" w:space="0" w:color="auto"/>
        <w:bottom w:val="none" w:sz="0" w:space="0" w:color="auto"/>
        <w:right w:val="none" w:sz="0" w:space="0" w:color="auto"/>
      </w:divBdr>
    </w:div>
    <w:div w:id="1255242415">
      <w:marLeft w:val="640"/>
      <w:marRight w:val="0"/>
      <w:marTop w:val="0"/>
      <w:marBottom w:val="0"/>
      <w:divBdr>
        <w:top w:val="none" w:sz="0" w:space="0" w:color="auto"/>
        <w:left w:val="none" w:sz="0" w:space="0" w:color="auto"/>
        <w:bottom w:val="none" w:sz="0" w:space="0" w:color="auto"/>
        <w:right w:val="none" w:sz="0" w:space="0" w:color="auto"/>
      </w:divBdr>
    </w:div>
    <w:div w:id="1255279583">
      <w:marLeft w:val="640"/>
      <w:marRight w:val="0"/>
      <w:marTop w:val="0"/>
      <w:marBottom w:val="0"/>
      <w:divBdr>
        <w:top w:val="none" w:sz="0" w:space="0" w:color="auto"/>
        <w:left w:val="none" w:sz="0" w:space="0" w:color="auto"/>
        <w:bottom w:val="none" w:sz="0" w:space="0" w:color="auto"/>
        <w:right w:val="none" w:sz="0" w:space="0" w:color="auto"/>
      </w:divBdr>
    </w:div>
    <w:div w:id="1255358884">
      <w:marLeft w:val="640"/>
      <w:marRight w:val="0"/>
      <w:marTop w:val="0"/>
      <w:marBottom w:val="0"/>
      <w:divBdr>
        <w:top w:val="none" w:sz="0" w:space="0" w:color="auto"/>
        <w:left w:val="none" w:sz="0" w:space="0" w:color="auto"/>
        <w:bottom w:val="none" w:sz="0" w:space="0" w:color="auto"/>
        <w:right w:val="none" w:sz="0" w:space="0" w:color="auto"/>
      </w:divBdr>
    </w:div>
    <w:div w:id="1255434494">
      <w:marLeft w:val="640"/>
      <w:marRight w:val="0"/>
      <w:marTop w:val="0"/>
      <w:marBottom w:val="0"/>
      <w:divBdr>
        <w:top w:val="none" w:sz="0" w:space="0" w:color="auto"/>
        <w:left w:val="none" w:sz="0" w:space="0" w:color="auto"/>
        <w:bottom w:val="none" w:sz="0" w:space="0" w:color="auto"/>
        <w:right w:val="none" w:sz="0" w:space="0" w:color="auto"/>
      </w:divBdr>
    </w:div>
    <w:div w:id="1255480982">
      <w:marLeft w:val="640"/>
      <w:marRight w:val="0"/>
      <w:marTop w:val="0"/>
      <w:marBottom w:val="0"/>
      <w:divBdr>
        <w:top w:val="none" w:sz="0" w:space="0" w:color="auto"/>
        <w:left w:val="none" w:sz="0" w:space="0" w:color="auto"/>
        <w:bottom w:val="none" w:sz="0" w:space="0" w:color="auto"/>
        <w:right w:val="none" w:sz="0" w:space="0" w:color="auto"/>
      </w:divBdr>
    </w:div>
    <w:div w:id="1255550253">
      <w:marLeft w:val="640"/>
      <w:marRight w:val="0"/>
      <w:marTop w:val="0"/>
      <w:marBottom w:val="0"/>
      <w:divBdr>
        <w:top w:val="none" w:sz="0" w:space="0" w:color="auto"/>
        <w:left w:val="none" w:sz="0" w:space="0" w:color="auto"/>
        <w:bottom w:val="none" w:sz="0" w:space="0" w:color="auto"/>
        <w:right w:val="none" w:sz="0" w:space="0" w:color="auto"/>
      </w:divBdr>
    </w:div>
    <w:div w:id="1255630965">
      <w:marLeft w:val="640"/>
      <w:marRight w:val="0"/>
      <w:marTop w:val="0"/>
      <w:marBottom w:val="0"/>
      <w:divBdr>
        <w:top w:val="none" w:sz="0" w:space="0" w:color="auto"/>
        <w:left w:val="none" w:sz="0" w:space="0" w:color="auto"/>
        <w:bottom w:val="none" w:sz="0" w:space="0" w:color="auto"/>
        <w:right w:val="none" w:sz="0" w:space="0" w:color="auto"/>
      </w:divBdr>
    </w:div>
    <w:div w:id="1255670415">
      <w:marLeft w:val="640"/>
      <w:marRight w:val="0"/>
      <w:marTop w:val="0"/>
      <w:marBottom w:val="0"/>
      <w:divBdr>
        <w:top w:val="none" w:sz="0" w:space="0" w:color="auto"/>
        <w:left w:val="none" w:sz="0" w:space="0" w:color="auto"/>
        <w:bottom w:val="none" w:sz="0" w:space="0" w:color="auto"/>
        <w:right w:val="none" w:sz="0" w:space="0" w:color="auto"/>
      </w:divBdr>
    </w:div>
    <w:div w:id="1255672420">
      <w:marLeft w:val="640"/>
      <w:marRight w:val="0"/>
      <w:marTop w:val="0"/>
      <w:marBottom w:val="0"/>
      <w:divBdr>
        <w:top w:val="none" w:sz="0" w:space="0" w:color="auto"/>
        <w:left w:val="none" w:sz="0" w:space="0" w:color="auto"/>
        <w:bottom w:val="none" w:sz="0" w:space="0" w:color="auto"/>
        <w:right w:val="none" w:sz="0" w:space="0" w:color="auto"/>
      </w:divBdr>
    </w:div>
    <w:div w:id="1255675976">
      <w:marLeft w:val="640"/>
      <w:marRight w:val="0"/>
      <w:marTop w:val="0"/>
      <w:marBottom w:val="0"/>
      <w:divBdr>
        <w:top w:val="none" w:sz="0" w:space="0" w:color="auto"/>
        <w:left w:val="none" w:sz="0" w:space="0" w:color="auto"/>
        <w:bottom w:val="none" w:sz="0" w:space="0" w:color="auto"/>
        <w:right w:val="none" w:sz="0" w:space="0" w:color="auto"/>
      </w:divBdr>
    </w:div>
    <w:div w:id="1255745381">
      <w:marLeft w:val="640"/>
      <w:marRight w:val="0"/>
      <w:marTop w:val="0"/>
      <w:marBottom w:val="0"/>
      <w:divBdr>
        <w:top w:val="none" w:sz="0" w:space="0" w:color="auto"/>
        <w:left w:val="none" w:sz="0" w:space="0" w:color="auto"/>
        <w:bottom w:val="none" w:sz="0" w:space="0" w:color="auto"/>
        <w:right w:val="none" w:sz="0" w:space="0" w:color="auto"/>
      </w:divBdr>
    </w:div>
    <w:div w:id="1255746051">
      <w:marLeft w:val="640"/>
      <w:marRight w:val="0"/>
      <w:marTop w:val="0"/>
      <w:marBottom w:val="0"/>
      <w:divBdr>
        <w:top w:val="none" w:sz="0" w:space="0" w:color="auto"/>
        <w:left w:val="none" w:sz="0" w:space="0" w:color="auto"/>
        <w:bottom w:val="none" w:sz="0" w:space="0" w:color="auto"/>
        <w:right w:val="none" w:sz="0" w:space="0" w:color="auto"/>
      </w:divBdr>
    </w:div>
    <w:div w:id="1255866813">
      <w:marLeft w:val="640"/>
      <w:marRight w:val="0"/>
      <w:marTop w:val="0"/>
      <w:marBottom w:val="0"/>
      <w:divBdr>
        <w:top w:val="none" w:sz="0" w:space="0" w:color="auto"/>
        <w:left w:val="none" w:sz="0" w:space="0" w:color="auto"/>
        <w:bottom w:val="none" w:sz="0" w:space="0" w:color="auto"/>
        <w:right w:val="none" w:sz="0" w:space="0" w:color="auto"/>
      </w:divBdr>
    </w:div>
    <w:div w:id="1255944428">
      <w:marLeft w:val="640"/>
      <w:marRight w:val="0"/>
      <w:marTop w:val="0"/>
      <w:marBottom w:val="0"/>
      <w:divBdr>
        <w:top w:val="none" w:sz="0" w:space="0" w:color="auto"/>
        <w:left w:val="none" w:sz="0" w:space="0" w:color="auto"/>
        <w:bottom w:val="none" w:sz="0" w:space="0" w:color="auto"/>
        <w:right w:val="none" w:sz="0" w:space="0" w:color="auto"/>
      </w:divBdr>
    </w:div>
    <w:div w:id="1256011807">
      <w:marLeft w:val="640"/>
      <w:marRight w:val="0"/>
      <w:marTop w:val="0"/>
      <w:marBottom w:val="0"/>
      <w:divBdr>
        <w:top w:val="none" w:sz="0" w:space="0" w:color="auto"/>
        <w:left w:val="none" w:sz="0" w:space="0" w:color="auto"/>
        <w:bottom w:val="none" w:sz="0" w:space="0" w:color="auto"/>
        <w:right w:val="none" w:sz="0" w:space="0" w:color="auto"/>
      </w:divBdr>
    </w:div>
    <w:div w:id="1256011897">
      <w:marLeft w:val="640"/>
      <w:marRight w:val="0"/>
      <w:marTop w:val="0"/>
      <w:marBottom w:val="0"/>
      <w:divBdr>
        <w:top w:val="none" w:sz="0" w:space="0" w:color="auto"/>
        <w:left w:val="none" w:sz="0" w:space="0" w:color="auto"/>
        <w:bottom w:val="none" w:sz="0" w:space="0" w:color="auto"/>
        <w:right w:val="none" w:sz="0" w:space="0" w:color="auto"/>
      </w:divBdr>
    </w:div>
    <w:div w:id="1256129485">
      <w:marLeft w:val="640"/>
      <w:marRight w:val="0"/>
      <w:marTop w:val="0"/>
      <w:marBottom w:val="0"/>
      <w:divBdr>
        <w:top w:val="none" w:sz="0" w:space="0" w:color="auto"/>
        <w:left w:val="none" w:sz="0" w:space="0" w:color="auto"/>
        <w:bottom w:val="none" w:sz="0" w:space="0" w:color="auto"/>
        <w:right w:val="none" w:sz="0" w:space="0" w:color="auto"/>
      </w:divBdr>
    </w:div>
    <w:div w:id="1256129637">
      <w:marLeft w:val="640"/>
      <w:marRight w:val="0"/>
      <w:marTop w:val="0"/>
      <w:marBottom w:val="0"/>
      <w:divBdr>
        <w:top w:val="none" w:sz="0" w:space="0" w:color="auto"/>
        <w:left w:val="none" w:sz="0" w:space="0" w:color="auto"/>
        <w:bottom w:val="none" w:sz="0" w:space="0" w:color="auto"/>
        <w:right w:val="none" w:sz="0" w:space="0" w:color="auto"/>
      </w:divBdr>
    </w:div>
    <w:div w:id="1256212589">
      <w:marLeft w:val="640"/>
      <w:marRight w:val="0"/>
      <w:marTop w:val="0"/>
      <w:marBottom w:val="0"/>
      <w:divBdr>
        <w:top w:val="none" w:sz="0" w:space="0" w:color="auto"/>
        <w:left w:val="none" w:sz="0" w:space="0" w:color="auto"/>
        <w:bottom w:val="none" w:sz="0" w:space="0" w:color="auto"/>
        <w:right w:val="none" w:sz="0" w:space="0" w:color="auto"/>
      </w:divBdr>
    </w:div>
    <w:div w:id="1256282878">
      <w:marLeft w:val="640"/>
      <w:marRight w:val="0"/>
      <w:marTop w:val="0"/>
      <w:marBottom w:val="0"/>
      <w:divBdr>
        <w:top w:val="none" w:sz="0" w:space="0" w:color="auto"/>
        <w:left w:val="none" w:sz="0" w:space="0" w:color="auto"/>
        <w:bottom w:val="none" w:sz="0" w:space="0" w:color="auto"/>
        <w:right w:val="none" w:sz="0" w:space="0" w:color="auto"/>
      </w:divBdr>
    </w:div>
    <w:div w:id="1256551571">
      <w:marLeft w:val="640"/>
      <w:marRight w:val="0"/>
      <w:marTop w:val="0"/>
      <w:marBottom w:val="0"/>
      <w:divBdr>
        <w:top w:val="none" w:sz="0" w:space="0" w:color="auto"/>
        <w:left w:val="none" w:sz="0" w:space="0" w:color="auto"/>
        <w:bottom w:val="none" w:sz="0" w:space="0" w:color="auto"/>
        <w:right w:val="none" w:sz="0" w:space="0" w:color="auto"/>
      </w:divBdr>
    </w:div>
    <w:div w:id="1256594189">
      <w:marLeft w:val="640"/>
      <w:marRight w:val="0"/>
      <w:marTop w:val="0"/>
      <w:marBottom w:val="0"/>
      <w:divBdr>
        <w:top w:val="none" w:sz="0" w:space="0" w:color="auto"/>
        <w:left w:val="none" w:sz="0" w:space="0" w:color="auto"/>
        <w:bottom w:val="none" w:sz="0" w:space="0" w:color="auto"/>
        <w:right w:val="none" w:sz="0" w:space="0" w:color="auto"/>
      </w:divBdr>
    </w:div>
    <w:div w:id="1256598489">
      <w:marLeft w:val="640"/>
      <w:marRight w:val="0"/>
      <w:marTop w:val="0"/>
      <w:marBottom w:val="0"/>
      <w:divBdr>
        <w:top w:val="none" w:sz="0" w:space="0" w:color="auto"/>
        <w:left w:val="none" w:sz="0" w:space="0" w:color="auto"/>
        <w:bottom w:val="none" w:sz="0" w:space="0" w:color="auto"/>
        <w:right w:val="none" w:sz="0" w:space="0" w:color="auto"/>
      </w:divBdr>
    </w:div>
    <w:div w:id="1256672064">
      <w:marLeft w:val="640"/>
      <w:marRight w:val="0"/>
      <w:marTop w:val="0"/>
      <w:marBottom w:val="0"/>
      <w:divBdr>
        <w:top w:val="none" w:sz="0" w:space="0" w:color="auto"/>
        <w:left w:val="none" w:sz="0" w:space="0" w:color="auto"/>
        <w:bottom w:val="none" w:sz="0" w:space="0" w:color="auto"/>
        <w:right w:val="none" w:sz="0" w:space="0" w:color="auto"/>
      </w:divBdr>
    </w:div>
    <w:div w:id="1256743028">
      <w:marLeft w:val="640"/>
      <w:marRight w:val="0"/>
      <w:marTop w:val="0"/>
      <w:marBottom w:val="0"/>
      <w:divBdr>
        <w:top w:val="none" w:sz="0" w:space="0" w:color="auto"/>
        <w:left w:val="none" w:sz="0" w:space="0" w:color="auto"/>
        <w:bottom w:val="none" w:sz="0" w:space="0" w:color="auto"/>
        <w:right w:val="none" w:sz="0" w:space="0" w:color="auto"/>
      </w:divBdr>
    </w:div>
    <w:div w:id="1256784726">
      <w:marLeft w:val="640"/>
      <w:marRight w:val="0"/>
      <w:marTop w:val="0"/>
      <w:marBottom w:val="0"/>
      <w:divBdr>
        <w:top w:val="none" w:sz="0" w:space="0" w:color="auto"/>
        <w:left w:val="none" w:sz="0" w:space="0" w:color="auto"/>
        <w:bottom w:val="none" w:sz="0" w:space="0" w:color="auto"/>
        <w:right w:val="none" w:sz="0" w:space="0" w:color="auto"/>
      </w:divBdr>
    </w:div>
    <w:div w:id="1256786219">
      <w:marLeft w:val="640"/>
      <w:marRight w:val="0"/>
      <w:marTop w:val="0"/>
      <w:marBottom w:val="0"/>
      <w:divBdr>
        <w:top w:val="none" w:sz="0" w:space="0" w:color="auto"/>
        <w:left w:val="none" w:sz="0" w:space="0" w:color="auto"/>
        <w:bottom w:val="none" w:sz="0" w:space="0" w:color="auto"/>
        <w:right w:val="none" w:sz="0" w:space="0" w:color="auto"/>
      </w:divBdr>
    </w:div>
    <w:div w:id="1256786735">
      <w:marLeft w:val="640"/>
      <w:marRight w:val="0"/>
      <w:marTop w:val="0"/>
      <w:marBottom w:val="0"/>
      <w:divBdr>
        <w:top w:val="none" w:sz="0" w:space="0" w:color="auto"/>
        <w:left w:val="none" w:sz="0" w:space="0" w:color="auto"/>
        <w:bottom w:val="none" w:sz="0" w:space="0" w:color="auto"/>
        <w:right w:val="none" w:sz="0" w:space="0" w:color="auto"/>
      </w:divBdr>
    </w:div>
    <w:div w:id="1256792131">
      <w:marLeft w:val="640"/>
      <w:marRight w:val="0"/>
      <w:marTop w:val="0"/>
      <w:marBottom w:val="0"/>
      <w:divBdr>
        <w:top w:val="none" w:sz="0" w:space="0" w:color="auto"/>
        <w:left w:val="none" w:sz="0" w:space="0" w:color="auto"/>
        <w:bottom w:val="none" w:sz="0" w:space="0" w:color="auto"/>
        <w:right w:val="none" w:sz="0" w:space="0" w:color="auto"/>
      </w:divBdr>
    </w:div>
    <w:div w:id="1256868004">
      <w:marLeft w:val="640"/>
      <w:marRight w:val="0"/>
      <w:marTop w:val="0"/>
      <w:marBottom w:val="0"/>
      <w:divBdr>
        <w:top w:val="none" w:sz="0" w:space="0" w:color="auto"/>
        <w:left w:val="none" w:sz="0" w:space="0" w:color="auto"/>
        <w:bottom w:val="none" w:sz="0" w:space="0" w:color="auto"/>
        <w:right w:val="none" w:sz="0" w:space="0" w:color="auto"/>
      </w:divBdr>
    </w:div>
    <w:div w:id="1256943172">
      <w:marLeft w:val="640"/>
      <w:marRight w:val="0"/>
      <w:marTop w:val="0"/>
      <w:marBottom w:val="0"/>
      <w:divBdr>
        <w:top w:val="none" w:sz="0" w:space="0" w:color="auto"/>
        <w:left w:val="none" w:sz="0" w:space="0" w:color="auto"/>
        <w:bottom w:val="none" w:sz="0" w:space="0" w:color="auto"/>
        <w:right w:val="none" w:sz="0" w:space="0" w:color="auto"/>
      </w:divBdr>
    </w:div>
    <w:div w:id="1257203136">
      <w:marLeft w:val="640"/>
      <w:marRight w:val="0"/>
      <w:marTop w:val="0"/>
      <w:marBottom w:val="0"/>
      <w:divBdr>
        <w:top w:val="none" w:sz="0" w:space="0" w:color="auto"/>
        <w:left w:val="none" w:sz="0" w:space="0" w:color="auto"/>
        <w:bottom w:val="none" w:sz="0" w:space="0" w:color="auto"/>
        <w:right w:val="none" w:sz="0" w:space="0" w:color="auto"/>
      </w:divBdr>
    </w:div>
    <w:div w:id="1257206769">
      <w:marLeft w:val="640"/>
      <w:marRight w:val="0"/>
      <w:marTop w:val="0"/>
      <w:marBottom w:val="0"/>
      <w:divBdr>
        <w:top w:val="none" w:sz="0" w:space="0" w:color="auto"/>
        <w:left w:val="none" w:sz="0" w:space="0" w:color="auto"/>
        <w:bottom w:val="none" w:sz="0" w:space="0" w:color="auto"/>
        <w:right w:val="none" w:sz="0" w:space="0" w:color="auto"/>
      </w:divBdr>
    </w:div>
    <w:div w:id="1257246818">
      <w:marLeft w:val="640"/>
      <w:marRight w:val="0"/>
      <w:marTop w:val="0"/>
      <w:marBottom w:val="0"/>
      <w:divBdr>
        <w:top w:val="none" w:sz="0" w:space="0" w:color="auto"/>
        <w:left w:val="none" w:sz="0" w:space="0" w:color="auto"/>
        <w:bottom w:val="none" w:sz="0" w:space="0" w:color="auto"/>
        <w:right w:val="none" w:sz="0" w:space="0" w:color="auto"/>
      </w:divBdr>
    </w:div>
    <w:div w:id="1257250859">
      <w:marLeft w:val="640"/>
      <w:marRight w:val="0"/>
      <w:marTop w:val="0"/>
      <w:marBottom w:val="0"/>
      <w:divBdr>
        <w:top w:val="none" w:sz="0" w:space="0" w:color="auto"/>
        <w:left w:val="none" w:sz="0" w:space="0" w:color="auto"/>
        <w:bottom w:val="none" w:sz="0" w:space="0" w:color="auto"/>
        <w:right w:val="none" w:sz="0" w:space="0" w:color="auto"/>
      </w:divBdr>
    </w:div>
    <w:div w:id="1257251930">
      <w:marLeft w:val="640"/>
      <w:marRight w:val="0"/>
      <w:marTop w:val="0"/>
      <w:marBottom w:val="0"/>
      <w:divBdr>
        <w:top w:val="none" w:sz="0" w:space="0" w:color="auto"/>
        <w:left w:val="none" w:sz="0" w:space="0" w:color="auto"/>
        <w:bottom w:val="none" w:sz="0" w:space="0" w:color="auto"/>
        <w:right w:val="none" w:sz="0" w:space="0" w:color="auto"/>
      </w:divBdr>
    </w:div>
    <w:div w:id="1257320988">
      <w:marLeft w:val="640"/>
      <w:marRight w:val="0"/>
      <w:marTop w:val="0"/>
      <w:marBottom w:val="0"/>
      <w:divBdr>
        <w:top w:val="none" w:sz="0" w:space="0" w:color="auto"/>
        <w:left w:val="none" w:sz="0" w:space="0" w:color="auto"/>
        <w:bottom w:val="none" w:sz="0" w:space="0" w:color="auto"/>
        <w:right w:val="none" w:sz="0" w:space="0" w:color="auto"/>
      </w:divBdr>
    </w:div>
    <w:div w:id="1257322472">
      <w:marLeft w:val="640"/>
      <w:marRight w:val="0"/>
      <w:marTop w:val="0"/>
      <w:marBottom w:val="0"/>
      <w:divBdr>
        <w:top w:val="none" w:sz="0" w:space="0" w:color="auto"/>
        <w:left w:val="none" w:sz="0" w:space="0" w:color="auto"/>
        <w:bottom w:val="none" w:sz="0" w:space="0" w:color="auto"/>
        <w:right w:val="none" w:sz="0" w:space="0" w:color="auto"/>
      </w:divBdr>
    </w:div>
    <w:div w:id="1257398078">
      <w:marLeft w:val="640"/>
      <w:marRight w:val="0"/>
      <w:marTop w:val="0"/>
      <w:marBottom w:val="0"/>
      <w:divBdr>
        <w:top w:val="none" w:sz="0" w:space="0" w:color="auto"/>
        <w:left w:val="none" w:sz="0" w:space="0" w:color="auto"/>
        <w:bottom w:val="none" w:sz="0" w:space="0" w:color="auto"/>
        <w:right w:val="none" w:sz="0" w:space="0" w:color="auto"/>
      </w:divBdr>
    </w:div>
    <w:div w:id="1257402993">
      <w:marLeft w:val="640"/>
      <w:marRight w:val="0"/>
      <w:marTop w:val="0"/>
      <w:marBottom w:val="0"/>
      <w:divBdr>
        <w:top w:val="none" w:sz="0" w:space="0" w:color="auto"/>
        <w:left w:val="none" w:sz="0" w:space="0" w:color="auto"/>
        <w:bottom w:val="none" w:sz="0" w:space="0" w:color="auto"/>
        <w:right w:val="none" w:sz="0" w:space="0" w:color="auto"/>
      </w:divBdr>
    </w:div>
    <w:div w:id="1257404288">
      <w:marLeft w:val="640"/>
      <w:marRight w:val="0"/>
      <w:marTop w:val="0"/>
      <w:marBottom w:val="0"/>
      <w:divBdr>
        <w:top w:val="none" w:sz="0" w:space="0" w:color="auto"/>
        <w:left w:val="none" w:sz="0" w:space="0" w:color="auto"/>
        <w:bottom w:val="none" w:sz="0" w:space="0" w:color="auto"/>
        <w:right w:val="none" w:sz="0" w:space="0" w:color="auto"/>
      </w:divBdr>
    </w:div>
    <w:div w:id="1257516051">
      <w:marLeft w:val="640"/>
      <w:marRight w:val="0"/>
      <w:marTop w:val="0"/>
      <w:marBottom w:val="0"/>
      <w:divBdr>
        <w:top w:val="none" w:sz="0" w:space="0" w:color="auto"/>
        <w:left w:val="none" w:sz="0" w:space="0" w:color="auto"/>
        <w:bottom w:val="none" w:sz="0" w:space="0" w:color="auto"/>
        <w:right w:val="none" w:sz="0" w:space="0" w:color="auto"/>
      </w:divBdr>
    </w:div>
    <w:div w:id="1257517688">
      <w:marLeft w:val="640"/>
      <w:marRight w:val="0"/>
      <w:marTop w:val="0"/>
      <w:marBottom w:val="0"/>
      <w:divBdr>
        <w:top w:val="none" w:sz="0" w:space="0" w:color="auto"/>
        <w:left w:val="none" w:sz="0" w:space="0" w:color="auto"/>
        <w:bottom w:val="none" w:sz="0" w:space="0" w:color="auto"/>
        <w:right w:val="none" w:sz="0" w:space="0" w:color="auto"/>
      </w:divBdr>
    </w:div>
    <w:div w:id="1257520494">
      <w:marLeft w:val="640"/>
      <w:marRight w:val="0"/>
      <w:marTop w:val="0"/>
      <w:marBottom w:val="0"/>
      <w:divBdr>
        <w:top w:val="none" w:sz="0" w:space="0" w:color="auto"/>
        <w:left w:val="none" w:sz="0" w:space="0" w:color="auto"/>
        <w:bottom w:val="none" w:sz="0" w:space="0" w:color="auto"/>
        <w:right w:val="none" w:sz="0" w:space="0" w:color="auto"/>
      </w:divBdr>
    </w:div>
    <w:div w:id="1257598103">
      <w:marLeft w:val="640"/>
      <w:marRight w:val="0"/>
      <w:marTop w:val="0"/>
      <w:marBottom w:val="0"/>
      <w:divBdr>
        <w:top w:val="none" w:sz="0" w:space="0" w:color="auto"/>
        <w:left w:val="none" w:sz="0" w:space="0" w:color="auto"/>
        <w:bottom w:val="none" w:sz="0" w:space="0" w:color="auto"/>
        <w:right w:val="none" w:sz="0" w:space="0" w:color="auto"/>
      </w:divBdr>
    </w:div>
    <w:div w:id="1257636732">
      <w:marLeft w:val="640"/>
      <w:marRight w:val="0"/>
      <w:marTop w:val="0"/>
      <w:marBottom w:val="0"/>
      <w:divBdr>
        <w:top w:val="none" w:sz="0" w:space="0" w:color="auto"/>
        <w:left w:val="none" w:sz="0" w:space="0" w:color="auto"/>
        <w:bottom w:val="none" w:sz="0" w:space="0" w:color="auto"/>
        <w:right w:val="none" w:sz="0" w:space="0" w:color="auto"/>
      </w:divBdr>
    </w:div>
    <w:div w:id="1257638017">
      <w:marLeft w:val="640"/>
      <w:marRight w:val="0"/>
      <w:marTop w:val="0"/>
      <w:marBottom w:val="0"/>
      <w:divBdr>
        <w:top w:val="none" w:sz="0" w:space="0" w:color="auto"/>
        <w:left w:val="none" w:sz="0" w:space="0" w:color="auto"/>
        <w:bottom w:val="none" w:sz="0" w:space="0" w:color="auto"/>
        <w:right w:val="none" w:sz="0" w:space="0" w:color="auto"/>
      </w:divBdr>
    </w:div>
    <w:div w:id="1257665895">
      <w:marLeft w:val="640"/>
      <w:marRight w:val="0"/>
      <w:marTop w:val="0"/>
      <w:marBottom w:val="0"/>
      <w:divBdr>
        <w:top w:val="none" w:sz="0" w:space="0" w:color="auto"/>
        <w:left w:val="none" w:sz="0" w:space="0" w:color="auto"/>
        <w:bottom w:val="none" w:sz="0" w:space="0" w:color="auto"/>
        <w:right w:val="none" w:sz="0" w:space="0" w:color="auto"/>
      </w:divBdr>
    </w:div>
    <w:div w:id="1257712664">
      <w:marLeft w:val="640"/>
      <w:marRight w:val="0"/>
      <w:marTop w:val="0"/>
      <w:marBottom w:val="0"/>
      <w:divBdr>
        <w:top w:val="none" w:sz="0" w:space="0" w:color="auto"/>
        <w:left w:val="none" w:sz="0" w:space="0" w:color="auto"/>
        <w:bottom w:val="none" w:sz="0" w:space="0" w:color="auto"/>
        <w:right w:val="none" w:sz="0" w:space="0" w:color="auto"/>
      </w:divBdr>
    </w:div>
    <w:div w:id="1257783953">
      <w:marLeft w:val="640"/>
      <w:marRight w:val="0"/>
      <w:marTop w:val="0"/>
      <w:marBottom w:val="0"/>
      <w:divBdr>
        <w:top w:val="none" w:sz="0" w:space="0" w:color="auto"/>
        <w:left w:val="none" w:sz="0" w:space="0" w:color="auto"/>
        <w:bottom w:val="none" w:sz="0" w:space="0" w:color="auto"/>
        <w:right w:val="none" w:sz="0" w:space="0" w:color="auto"/>
      </w:divBdr>
    </w:div>
    <w:div w:id="1257788623">
      <w:marLeft w:val="640"/>
      <w:marRight w:val="0"/>
      <w:marTop w:val="0"/>
      <w:marBottom w:val="0"/>
      <w:divBdr>
        <w:top w:val="none" w:sz="0" w:space="0" w:color="auto"/>
        <w:left w:val="none" w:sz="0" w:space="0" w:color="auto"/>
        <w:bottom w:val="none" w:sz="0" w:space="0" w:color="auto"/>
        <w:right w:val="none" w:sz="0" w:space="0" w:color="auto"/>
      </w:divBdr>
    </w:div>
    <w:div w:id="1257834960">
      <w:marLeft w:val="640"/>
      <w:marRight w:val="0"/>
      <w:marTop w:val="0"/>
      <w:marBottom w:val="0"/>
      <w:divBdr>
        <w:top w:val="none" w:sz="0" w:space="0" w:color="auto"/>
        <w:left w:val="none" w:sz="0" w:space="0" w:color="auto"/>
        <w:bottom w:val="none" w:sz="0" w:space="0" w:color="auto"/>
        <w:right w:val="none" w:sz="0" w:space="0" w:color="auto"/>
      </w:divBdr>
    </w:div>
    <w:div w:id="1257859739">
      <w:marLeft w:val="640"/>
      <w:marRight w:val="0"/>
      <w:marTop w:val="0"/>
      <w:marBottom w:val="0"/>
      <w:divBdr>
        <w:top w:val="none" w:sz="0" w:space="0" w:color="auto"/>
        <w:left w:val="none" w:sz="0" w:space="0" w:color="auto"/>
        <w:bottom w:val="none" w:sz="0" w:space="0" w:color="auto"/>
        <w:right w:val="none" w:sz="0" w:space="0" w:color="auto"/>
      </w:divBdr>
    </w:div>
    <w:div w:id="1257902827">
      <w:marLeft w:val="640"/>
      <w:marRight w:val="0"/>
      <w:marTop w:val="0"/>
      <w:marBottom w:val="0"/>
      <w:divBdr>
        <w:top w:val="none" w:sz="0" w:space="0" w:color="auto"/>
        <w:left w:val="none" w:sz="0" w:space="0" w:color="auto"/>
        <w:bottom w:val="none" w:sz="0" w:space="0" w:color="auto"/>
        <w:right w:val="none" w:sz="0" w:space="0" w:color="auto"/>
      </w:divBdr>
    </w:div>
    <w:div w:id="1257904638">
      <w:marLeft w:val="640"/>
      <w:marRight w:val="0"/>
      <w:marTop w:val="0"/>
      <w:marBottom w:val="0"/>
      <w:divBdr>
        <w:top w:val="none" w:sz="0" w:space="0" w:color="auto"/>
        <w:left w:val="none" w:sz="0" w:space="0" w:color="auto"/>
        <w:bottom w:val="none" w:sz="0" w:space="0" w:color="auto"/>
        <w:right w:val="none" w:sz="0" w:space="0" w:color="auto"/>
      </w:divBdr>
    </w:div>
    <w:div w:id="1257908742">
      <w:bodyDiv w:val="1"/>
      <w:marLeft w:val="0"/>
      <w:marRight w:val="0"/>
      <w:marTop w:val="0"/>
      <w:marBottom w:val="0"/>
      <w:divBdr>
        <w:top w:val="none" w:sz="0" w:space="0" w:color="auto"/>
        <w:left w:val="none" w:sz="0" w:space="0" w:color="auto"/>
        <w:bottom w:val="none" w:sz="0" w:space="0" w:color="auto"/>
        <w:right w:val="none" w:sz="0" w:space="0" w:color="auto"/>
      </w:divBdr>
    </w:div>
    <w:div w:id="1258052851">
      <w:marLeft w:val="640"/>
      <w:marRight w:val="0"/>
      <w:marTop w:val="0"/>
      <w:marBottom w:val="0"/>
      <w:divBdr>
        <w:top w:val="none" w:sz="0" w:space="0" w:color="auto"/>
        <w:left w:val="none" w:sz="0" w:space="0" w:color="auto"/>
        <w:bottom w:val="none" w:sz="0" w:space="0" w:color="auto"/>
        <w:right w:val="none" w:sz="0" w:space="0" w:color="auto"/>
      </w:divBdr>
    </w:div>
    <w:div w:id="1258054992">
      <w:marLeft w:val="640"/>
      <w:marRight w:val="0"/>
      <w:marTop w:val="0"/>
      <w:marBottom w:val="0"/>
      <w:divBdr>
        <w:top w:val="none" w:sz="0" w:space="0" w:color="auto"/>
        <w:left w:val="none" w:sz="0" w:space="0" w:color="auto"/>
        <w:bottom w:val="none" w:sz="0" w:space="0" w:color="auto"/>
        <w:right w:val="none" w:sz="0" w:space="0" w:color="auto"/>
      </w:divBdr>
    </w:div>
    <w:div w:id="1258099861">
      <w:marLeft w:val="640"/>
      <w:marRight w:val="0"/>
      <w:marTop w:val="0"/>
      <w:marBottom w:val="0"/>
      <w:divBdr>
        <w:top w:val="none" w:sz="0" w:space="0" w:color="auto"/>
        <w:left w:val="none" w:sz="0" w:space="0" w:color="auto"/>
        <w:bottom w:val="none" w:sz="0" w:space="0" w:color="auto"/>
        <w:right w:val="none" w:sz="0" w:space="0" w:color="auto"/>
      </w:divBdr>
    </w:div>
    <w:div w:id="1258103699">
      <w:marLeft w:val="640"/>
      <w:marRight w:val="0"/>
      <w:marTop w:val="0"/>
      <w:marBottom w:val="0"/>
      <w:divBdr>
        <w:top w:val="none" w:sz="0" w:space="0" w:color="auto"/>
        <w:left w:val="none" w:sz="0" w:space="0" w:color="auto"/>
        <w:bottom w:val="none" w:sz="0" w:space="0" w:color="auto"/>
        <w:right w:val="none" w:sz="0" w:space="0" w:color="auto"/>
      </w:divBdr>
    </w:div>
    <w:div w:id="1258248431">
      <w:marLeft w:val="640"/>
      <w:marRight w:val="0"/>
      <w:marTop w:val="0"/>
      <w:marBottom w:val="0"/>
      <w:divBdr>
        <w:top w:val="none" w:sz="0" w:space="0" w:color="auto"/>
        <w:left w:val="none" w:sz="0" w:space="0" w:color="auto"/>
        <w:bottom w:val="none" w:sz="0" w:space="0" w:color="auto"/>
        <w:right w:val="none" w:sz="0" w:space="0" w:color="auto"/>
      </w:divBdr>
    </w:div>
    <w:div w:id="1258320900">
      <w:marLeft w:val="640"/>
      <w:marRight w:val="0"/>
      <w:marTop w:val="0"/>
      <w:marBottom w:val="0"/>
      <w:divBdr>
        <w:top w:val="none" w:sz="0" w:space="0" w:color="auto"/>
        <w:left w:val="none" w:sz="0" w:space="0" w:color="auto"/>
        <w:bottom w:val="none" w:sz="0" w:space="0" w:color="auto"/>
        <w:right w:val="none" w:sz="0" w:space="0" w:color="auto"/>
      </w:divBdr>
    </w:div>
    <w:div w:id="1258321250">
      <w:marLeft w:val="480"/>
      <w:marRight w:val="0"/>
      <w:marTop w:val="0"/>
      <w:marBottom w:val="0"/>
      <w:divBdr>
        <w:top w:val="none" w:sz="0" w:space="0" w:color="auto"/>
        <w:left w:val="none" w:sz="0" w:space="0" w:color="auto"/>
        <w:bottom w:val="none" w:sz="0" w:space="0" w:color="auto"/>
        <w:right w:val="none" w:sz="0" w:space="0" w:color="auto"/>
      </w:divBdr>
    </w:div>
    <w:div w:id="1258321766">
      <w:marLeft w:val="640"/>
      <w:marRight w:val="0"/>
      <w:marTop w:val="0"/>
      <w:marBottom w:val="0"/>
      <w:divBdr>
        <w:top w:val="none" w:sz="0" w:space="0" w:color="auto"/>
        <w:left w:val="none" w:sz="0" w:space="0" w:color="auto"/>
        <w:bottom w:val="none" w:sz="0" w:space="0" w:color="auto"/>
        <w:right w:val="none" w:sz="0" w:space="0" w:color="auto"/>
      </w:divBdr>
    </w:div>
    <w:div w:id="1258438718">
      <w:marLeft w:val="640"/>
      <w:marRight w:val="0"/>
      <w:marTop w:val="0"/>
      <w:marBottom w:val="0"/>
      <w:divBdr>
        <w:top w:val="none" w:sz="0" w:space="0" w:color="auto"/>
        <w:left w:val="none" w:sz="0" w:space="0" w:color="auto"/>
        <w:bottom w:val="none" w:sz="0" w:space="0" w:color="auto"/>
        <w:right w:val="none" w:sz="0" w:space="0" w:color="auto"/>
      </w:divBdr>
    </w:div>
    <w:div w:id="1258438932">
      <w:marLeft w:val="640"/>
      <w:marRight w:val="0"/>
      <w:marTop w:val="0"/>
      <w:marBottom w:val="0"/>
      <w:divBdr>
        <w:top w:val="none" w:sz="0" w:space="0" w:color="auto"/>
        <w:left w:val="none" w:sz="0" w:space="0" w:color="auto"/>
        <w:bottom w:val="none" w:sz="0" w:space="0" w:color="auto"/>
        <w:right w:val="none" w:sz="0" w:space="0" w:color="auto"/>
      </w:divBdr>
    </w:div>
    <w:div w:id="1258439011">
      <w:marLeft w:val="640"/>
      <w:marRight w:val="0"/>
      <w:marTop w:val="0"/>
      <w:marBottom w:val="0"/>
      <w:divBdr>
        <w:top w:val="none" w:sz="0" w:space="0" w:color="auto"/>
        <w:left w:val="none" w:sz="0" w:space="0" w:color="auto"/>
        <w:bottom w:val="none" w:sz="0" w:space="0" w:color="auto"/>
        <w:right w:val="none" w:sz="0" w:space="0" w:color="auto"/>
      </w:divBdr>
    </w:div>
    <w:div w:id="1258440778">
      <w:marLeft w:val="640"/>
      <w:marRight w:val="0"/>
      <w:marTop w:val="0"/>
      <w:marBottom w:val="0"/>
      <w:divBdr>
        <w:top w:val="none" w:sz="0" w:space="0" w:color="auto"/>
        <w:left w:val="none" w:sz="0" w:space="0" w:color="auto"/>
        <w:bottom w:val="none" w:sz="0" w:space="0" w:color="auto"/>
        <w:right w:val="none" w:sz="0" w:space="0" w:color="auto"/>
      </w:divBdr>
    </w:div>
    <w:div w:id="1258515233">
      <w:marLeft w:val="640"/>
      <w:marRight w:val="0"/>
      <w:marTop w:val="0"/>
      <w:marBottom w:val="0"/>
      <w:divBdr>
        <w:top w:val="none" w:sz="0" w:space="0" w:color="auto"/>
        <w:left w:val="none" w:sz="0" w:space="0" w:color="auto"/>
        <w:bottom w:val="none" w:sz="0" w:space="0" w:color="auto"/>
        <w:right w:val="none" w:sz="0" w:space="0" w:color="auto"/>
      </w:divBdr>
    </w:div>
    <w:div w:id="1258632030">
      <w:marLeft w:val="640"/>
      <w:marRight w:val="0"/>
      <w:marTop w:val="0"/>
      <w:marBottom w:val="0"/>
      <w:divBdr>
        <w:top w:val="none" w:sz="0" w:space="0" w:color="auto"/>
        <w:left w:val="none" w:sz="0" w:space="0" w:color="auto"/>
        <w:bottom w:val="none" w:sz="0" w:space="0" w:color="auto"/>
        <w:right w:val="none" w:sz="0" w:space="0" w:color="auto"/>
      </w:divBdr>
    </w:div>
    <w:div w:id="1258832425">
      <w:marLeft w:val="640"/>
      <w:marRight w:val="0"/>
      <w:marTop w:val="0"/>
      <w:marBottom w:val="0"/>
      <w:divBdr>
        <w:top w:val="none" w:sz="0" w:space="0" w:color="auto"/>
        <w:left w:val="none" w:sz="0" w:space="0" w:color="auto"/>
        <w:bottom w:val="none" w:sz="0" w:space="0" w:color="auto"/>
        <w:right w:val="none" w:sz="0" w:space="0" w:color="auto"/>
      </w:divBdr>
    </w:div>
    <w:div w:id="1258904889">
      <w:marLeft w:val="640"/>
      <w:marRight w:val="0"/>
      <w:marTop w:val="0"/>
      <w:marBottom w:val="0"/>
      <w:divBdr>
        <w:top w:val="none" w:sz="0" w:space="0" w:color="auto"/>
        <w:left w:val="none" w:sz="0" w:space="0" w:color="auto"/>
        <w:bottom w:val="none" w:sz="0" w:space="0" w:color="auto"/>
        <w:right w:val="none" w:sz="0" w:space="0" w:color="auto"/>
      </w:divBdr>
    </w:div>
    <w:div w:id="1258909043">
      <w:marLeft w:val="640"/>
      <w:marRight w:val="0"/>
      <w:marTop w:val="0"/>
      <w:marBottom w:val="0"/>
      <w:divBdr>
        <w:top w:val="none" w:sz="0" w:space="0" w:color="auto"/>
        <w:left w:val="none" w:sz="0" w:space="0" w:color="auto"/>
        <w:bottom w:val="none" w:sz="0" w:space="0" w:color="auto"/>
        <w:right w:val="none" w:sz="0" w:space="0" w:color="auto"/>
      </w:divBdr>
    </w:div>
    <w:div w:id="1258947737">
      <w:marLeft w:val="640"/>
      <w:marRight w:val="0"/>
      <w:marTop w:val="0"/>
      <w:marBottom w:val="0"/>
      <w:divBdr>
        <w:top w:val="none" w:sz="0" w:space="0" w:color="auto"/>
        <w:left w:val="none" w:sz="0" w:space="0" w:color="auto"/>
        <w:bottom w:val="none" w:sz="0" w:space="0" w:color="auto"/>
        <w:right w:val="none" w:sz="0" w:space="0" w:color="auto"/>
      </w:divBdr>
    </w:div>
    <w:div w:id="1258949700">
      <w:marLeft w:val="640"/>
      <w:marRight w:val="0"/>
      <w:marTop w:val="0"/>
      <w:marBottom w:val="0"/>
      <w:divBdr>
        <w:top w:val="none" w:sz="0" w:space="0" w:color="auto"/>
        <w:left w:val="none" w:sz="0" w:space="0" w:color="auto"/>
        <w:bottom w:val="none" w:sz="0" w:space="0" w:color="auto"/>
        <w:right w:val="none" w:sz="0" w:space="0" w:color="auto"/>
      </w:divBdr>
    </w:div>
    <w:div w:id="1259094393">
      <w:marLeft w:val="640"/>
      <w:marRight w:val="0"/>
      <w:marTop w:val="0"/>
      <w:marBottom w:val="0"/>
      <w:divBdr>
        <w:top w:val="none" w:sz="0" w:space="0" w:color="auto"/>
        <w:left w:val="none" w:sz="0" w:space="0" w:color="auto"/>
        <w:bottom w:val="none" w:sz="0" w:space="0" w:color="auto"/>
        <w:right w:val="none" w:sz="0" w:space="0" w:color="auto"/>
      </w:divBdr>
    </w:div>
    <w:div w:id="1259211835">
      <w:marLeft w:val="640"/>
      <w:marRight w:val="0"/>
      <w:marTop w:val="0"/>
      <w:marBottom w:val="0"/>
      <w:divBdr>
        <w:top w:val="none" w:sz="0" w:space="0" w:color="auto"/>
        <w:left w:val="none" w:sz="0" w:space="0" w:color="auto"/>
        <w:bottom w:val="none" w:sz="0" w:space="0" w:color="auto"/>
        <w:right w:val="none" w:sz="0" w:space="0" w:color="auto"/>
      </w:divBdr>
    </w:div>
    <w:div w:id="1259211979">
      <w:marLeft w:val="640"/>
      <w:marRight w:val="0"/>
      <w:marTop w:val="0"/>
      <w:marBottom w:val="0"/>
      <w:divBdr>
        <w:top w:val="none" w:sz="0" w:space="0" w:color="auto"/>
        <w:left w:val="none" w:sz="0" w:space="0" w:color="auto"/>
        <w:bottom w:val="none" w:sz="0" w:space="0" w:color="auto"/>
        <w:right w:val="none" w:sz="0" w:space="0" w:color="auto"/>
      </w:divBdr>
    </w:div>
    <w:div w:id="1259366714">
      <w:marLeft w:val="480"/>
      <w:marRight w:val="0"/>
      <w:marTop w:val="0"/>
      <w:marBottom w:val="0"/>
      <w:divBdr>
        <w:top w:val="none" w:sz="0" w:space="0" w:color="auto"/>
        <w:left w:val="none" w:sz="0" w:space="0" w:color="auto"/>
        <w:bottom w:val="none" w:sz="0" w:space="0" w:color="auto"/>
        <w:right w:val="none" w:sz="0" w:space="0" w:color="auto"/>
      </w:divBdr>
    </w:div>
    <w:div w:id="1259410614">
      <w:marLeft w:val="640"/>
      <w:marRight w:val="0"/>
      <w:marTop w:val="0"/>
      <w:marBottom w:val="0"/>
      <w:divBdr>
        <w:top w:val="none" w:sz="0" w:space="0" w:color="auto"/>
        <w:left w:val="none" w:sz="0" w:space="0" w:color="auto"/>
        <w:bottom w:val="none" w:sz="0" w:space="0" w:color="auto"/>
        <w:right w:val="none" w:sz="0" w:space="0" w:color="auto"/>
      </w:divBdr>
    </w:div>
    <w:div w:id="1259483683">
      <w:marLeft w:val="640"/>
      <w:marRight w:val="0"/>
      <w:marTop w:val="0"/>
      <w:marBottom w:val="0"/>
      <w:divBdr>
        <w:top w:val="none" w:sz="0" w:space="0" w:color="auto"/>
        <w:left w:val="none" w:sz="0" w:space="0" w:color="auto"/>
        <w:bottom w:val="none" w:sz="0" w:space="0" w:color="auto"/>
        <w:right w:val="none" w:sz="0" w:space="0" w:color="auto"/>
      </w:divBdr>
    </w:div>
    <w:div w:id="1259486103">
      <w:marLeft w:val="640"/>
      <w:marRight w:val="0"/>
      <w:marTop w:val="0"/>
      <w:marBottom w:val="0"/>
      <w:divBdr>
        <w:top w:val="none" w:sz="0" w:space="0" w:color="auto"/>
        <w:left w:val="none" w:sz="0" w:space="0" w:color="auto"/>
        <w:bottom w:val="none" w:sz="0" w:space="0" w:color="auto"/>
        <w:right w:val="none" w:sz="0" w:space="0" w:color="auto"/>
      </w:divBdr>
    </w:div>
    <w:div w:id="1259487810">
      <w:marLeft w:val="640"/>
      <w:marRight w:val="0"/>
      <w:marTop w:val="0"/>
      <w:marBottom w:val="0"/>
      <w:divBdr>
        <w:top w:val="none" w:sz="0" w:space="0" w:color="auto"/>
        <w:left w:val="none" w:sz="0" w:space="0" w:color="auto"/>
        <w:bottom w:val="none" w:sz="0" w:space="0" w:color="auto"/>
        <w:right w:val="none" w:sz="0" w:space="0" w:color="auto"/>
      </w:divBdr>
    </w:div>
    <w:div w:id="1259755205">
      <w:marLeft w:val="640"/>
      <w:marRight w:val="0"/>
      <w:marTop w:val="0"/>
      <w:marBottom w:val="0"/>
      <w:divBdr>
        <w:top w:val="none" w:sz="0" w:space="0" w:color="auto"/>
        <w:left w:val="none" w:sz="0" w:space="0" w:color="auto"/>
        <w:bottom w:val="none" w:sz="0" w:space="0" w:color="auto"/>
        <w:right w:val="none" w:sz="0" w:space="0" w:color="auto"/>
      </w:divBdr>
    </w:div>
    <w:div w:id="1259824422">
      <w:marLeft w:val="640"/>
      <w:marRight w:val="0"/>
      <w:marTop w:val="0"/>
      <w:marBottom w:val="0"/>
      <w:divBdr>
        <w:top w:val="none" w:sz="0" w:space="0" w:color="auto"/>
        <w:left w:val="none" w:sz="0" w:space="0" w:color="auto"/>
        <w:bottom w:val="none" w:sz="0" w:space="0" w:color="auto"/>
        <w:right w:val="none" w:sz="0" w:space="0" w:color="auto"/>
      </w:divBdr>
    </w:div>
    <w:div w:id="1259827850">
      <w:marLeft w:val="640"/>
      <w:marRight w:val="0"/>
      <w:marTop w:val="0"/>
      <w:marBottom w:val="0"/>
      <w:divBdr>
        <w:top w:val="none" w:sz="0" w:space="0" w:color="auto"/>
        <w:left w:val="none" w:sz="0" w:space="0" w:color="auto"/>
        <w:bottom w:val="none" w:sz="0" w:space="0" w:color="auto"/>
        <w:right w:val="none" w:sz="0" w:space="0" w:color="auto"/>
      </w:divBdr>
    </w:div>
    <w:div w:id="1259874677">
      <w:marLeft w:val="640"/>
      <w:marRight w:val="0"/>
      <w:marTop w:val="0"/>
      <w:marBottom w:val="0"/>
      <w:divBdr>
        <w:top w:val="none" w:sz="0" w:space="0" w:color="auto"/>
        <w:left w:val="none" w:sz="0" w:space="0" w:color="auto"/>
        <w:bottom w:val="none" w:sz="0" w:space="0" w:color="auto"/>
        <w:right w:val="none" w:sz="0" w:space="0" w:color="auto"/>
      </w:divBdr>
    </w:div>
    <w:div w:id="1260023554">
      <w:marLeft w:val="640"/>
      <w:marRight w:val="0"/>
      <w:marTop w:val="0"/>
      <w:marBottom w:val="0"/>
      <w:divBdr>
        <w:top w:val="none" w:sz="0" w:space="0" w:color="auto"/>
        <w:left w:val="none" w:sz="0" w:space="0" w:color="auto"/>
        <w:bottom w:val="none" w:sz="0" w:space="0" w:color="auto"/>
        <w:right w:val="none" w:sz="0" w:space="0" w:color="auto"/>
      </w:divBdr>
    </w:div>
    <w:div w:id="1260141872">
      <w:marLeft w:val="640"/>
      <w:marRight w:val="0"/>
      <w:marTop w:val="0"/>
      <w:marBottom w:val="0"/>
      <w:divBdr>
        <w:top w:val="none" w:sz="0" w:space="0" w:color="auto"/>
        <w:left w:val="none" w:sz="0" w:space="0" w:color="auto"/>
        <w:bottom w:val="none" w:sz="0" w:space="0" w:color="auto"/>
        <w:right w:val="none" w:sz="0" w:space="0" w:color="auto"/>
      </w:divBdr>
    </w:div>
    <w:div w:id="1260214999">
      <w:marLeft w:val="640"/>
      <w:marRight w:val="0"/>
      <w:marTop w:val="0"/>
      <w:marBottom w:val="0"/>
      <w:divBdr>
        <w:top w:val="none" w:sz="0" w:space="0" w:color="auto"/>
        <w:left w:val="none" w:sz="0" w:space="0" w:color="auto"/>
        <w:bottom w:val="none" w:sz="0" w:space="0" w:color="auto"/>
        <w:right w:val="none" w:sz="0" w:space="0" w:color="auto"/>
      </w:divBdr>
    </w:div>
    <w:div w:id="1260216121">
      <w:marLeft w:val="640"/>
      <w:marRight w:val="0"/>
      <w:marTop w:val="0"/>
      <w:marBottom w:val="0"/>
      <w:divBdr>
        <w:top w:val="none" w:sz="0" w:space="0" w:color="auto"/>
        <w:left w:val="none" w:sz="0" w:space="0" w:color="auto"/>
        <w:bottom w:val="none" w:sz="0" w:space="0" w:color="auto"/>
        <w:right w:val="none" w:sz="0" w:space="0" w:color="auto"/>
      </w:divBdr>
    </w:div>
    <w:div w:id="1260455968">
      <w:marLeft w:val="640"/>
      <w:marRight w:val="0"/>
      <w:marTop w:val="0"/>
      <w:marBottom w:val="0"/>
      <w:divBdr>
        <w:top w:val="none" w:sz="0" w:space="0" w:color="auto"/>
        <w:left w:val="none" w:sz="0" w:space="0" w:color="auto"/>
        <w:bottom w:val="none" w:sz="0" w:space="0" w:color="auto"/>
        <w:right w:val="none" w:sz="0" w:space="0" w:color="auto"/>
      </w:divBdr>
    </w:div>
    <w:div w:id="1260482742">
      <w:marLeft w:val="640"/>
      <w:marRight w:val="0"/>
      <w:marTop w:val="0"/>
      <w:marBottom w:val="0"/>
      <w:divBdr>
        <w:top w:val="none" w:sz="0" w:space="0" w:color="auto"/>
        <w:left w:val="none" w:sz="0" w:space="0" w:color="auto"/>
        <w:bottom w:val="none" w:sz="0" w:space="0" w:color="auto"/>
        <w:right w:val="none" w:sz="0" w:space="0" w:color="auto"/>
      </w:divBdr>
    </w:div>
    <w:div w:id="1260484807">
      <w:marLeft w:val="640"/>
      <w:marRight w:val="0"/>
      <w:marTop w:val="0"/>
      <w:marBottom w:val="0"/>
      <w:divBdr>
        <w:top w:val="none" w:sz="0" w:space="0" w:color="auto"/>
        <w:left w:val="none" w:sz="0" w:space="0" w:color="auto"/>
        <w:bottom w:val="none" w:sz="0" w:space="0" w:color="auto"/>
        <w:right w:val="none" w:sz="0" w:space="0" w:color="auto"/>
      </w:divBdr>
    </w:div>
    <w:div w:id="1260597939">
      <w:marLeft w:val="640"/>
      <w:marRight w:val="0"/>
      <w:marTop w:val="0"/>
      <w:marBottom w:val="0"/>
      <w:divBdr>
        <w:top w:val="none" w:sz="0" w:space="0" w:color="auto"/>
        <w:left w:val="none" w:sz="0" w:space="0" w:color="auto"/>
        <w:bottom w:val="none" w:sz="0" w:space="0" w:color="auto"/>
        <w:right w:val="none" w:sz="0" w:space="0" w:color="auto"/>
      </w:divBdr>
    </w:div>
    <w:div w:id="1260675722">
      <w:marLeft w:val="640"/>
      <w:marRight w:val="0"/>
      <w:marTop w:val="0"/>
      <w:marBottom w:val="0"/>
      <w:divBdr>
        <w:top w:val="none" w:sz="0" w:space="0" w:color="auto"/>
        <w:left w:val="none" w:sz="0" w:space="0" w:color="auto"/>
        <w:bottom w:val="none" w:sz="0" w:space="0" w:color="auto"/>
        <w:right w:val="none" w:sz="0" w:space="0" w:color="auto"/>
      </w:divBdr>
    </w:div>
    <w:div w:id="1260680331">
      <w:marLeft w:val="640"/>
      <w:marRight w:val="0"/>
      <w:marTop w:val="0"/>
      <w:marBottom w:val="0"/>
      <w:divBdr>
        <w:top w:val="none" w:sz="0" w:space="0" w:color="auto"/>
        <w:left w:val="none" w:sz="0" w:space="0" w:color="auto"/>
        <w:bottom w:val="none" w:sz="0" w:space="0" w:color="auto"/>
        <w:right w:val="none" w:sz="0" w:space="0" w:color="auto"/>
      </w:divBdr>
    </w:div>
    <w:div w:id="1260724667">
      <w:marLeft w:val="640"/>
      <w:marRight w:val="0"/>
      <w:marTop w:val="0"/>
      <w:marBottom w:val="0"/>
      <w:divBdr>
        <w:top w:val="none" w:sz="0" w:space="0" w:color="auto"/>
        <w:left w:val="none" w:sz="0" w:space="0" w:color="auto"/>
        <w:bottom w:val="none" w:sz="0" w:space="0" w:color="auto"/>
        <w:right w:val="none" w:sz="0" w:space="0" w:color="auto"/>
      </w:divBdr>
    </w:div>
    <w:div w:id="1260868919">
      <w:marLeft w:val="640"/>
      <w:marRight w:val="0"/>
      <w:marTop w:val="0"/>
      <w:marBottom w:val="0"/>
      <w:divBdr>
        <w:top w:val="none" w:sz="0" w:space="0" w:color="auto"/>
        <w:left w:val="none" w:sz="0" w:space="0" w:color="auto"/>
        <w:bottom w:val="none" w:sz="0" w:space="0" w:color="auto"/>
        <w:right w:val="none" w:sz="0" w:space="0" w:color="auto"/>
      </w:divBdr>
    </w:div>
    <w:div w:id="1260875133">
      <w:marLeft w:val="640"/>
      <w:marRight w:val="0"/>
      <w:marTop w:val="0"/>
      <w:marBottom w:val="0"/>
      <w:divBdr>
        <w:top w:val="none" w:sz="0" w:space="0" w:color="auto"/>
        <w:left w:val="none" w:sz="0" w:space="0" w:color="auto"/>
        <w:bottom w:val="none" w:sz="0" w:space="0" w:color="auto"/>
        <w:right w:val="none" w:sz="0" w:space="0" w:color="auto"/>
      </w:divBdr>
    </w:div>
    <w:div w:id="1261064517">
      <w:marLeft w:val="640"/>
      <w:marRight w:val="0"/>
      <w:marTop w:val="0"/>
      <w:marBottom w:val="0"/>
      <w:divBdr>
        <w:top w:val="none" w:sz="0" w:space="0" w:color="auto"/>
        <w:left w:val="none" w:sz="0" w:space="0" w:color="auto"/>
        <w:bottom w:val="none" w:sz="0" w:space="0" w:color="auto"/>
        <w:right w:val="none" w:sz="0" w:space="0" w:color="auto"/>
      </w:divBdr>
    </w:div>
    <w:div w:id="1261137670">
      <w:marLeft w:val="640"/>
      <w:marRight w:val="0"/>
      <w:marTop w:val="0"/>
      <w:marBottom w:val="0"/>
      <w:divBdr>
        <w:top w:val="none" w:sz="0" w:space="0" w:color="auto"/>
        <w:left w:val="none" w:sz="0" w:space="0" w:color="auto"/>
        <w:bottom w:val="none" w:sz="0" w:space="0" w:color="auto"/>
        <w:right w:val="none" w:sz="0" w:space="0" w:color="auto"/>
      </w:divBdr>
    </w:div>
    <w:div w:id="1261141622">
      <w:marLeft w:val="640"/>
      <w:marRight w:val="0"/>
      <w:marTop w:val="0"/>
      <w:marBottom w:val="0"/>
      <w:divBdr>
        <w:top w:val="none" w:sz="0" w:space="0" w:color="auto"/>
        <w:left w:val="none" w:sz="0" w:space="0" w:color="auto"/>
        <w:bottom w:val="none" w:sz="0" w:space="0" w:color="auto"/>
        <w:right w:val="none" w:sz="0" w:space="0" w:color="auto"/>
      </w:divBdr>
    </w:div>
    <w:div w:id="1261185224">
      <w:marLeft w:val="640"/>
      <w:marRight w:val="0"/>
      <w:marTop w:val="0"/>
      <w:marBottom w:val="0"/>
      <w:divBdr>
        <w:top w:val="none" w:sz="0" w:space="0" w:color="auto"/>
        <w:left w:val="none" w:sz="0" w:space="0" w:color="auto"/>
        <w:bottom w:val="none" w:sz="0" w:space="0" w:color="auto"/>
        <w:right w:val="none" w:sz="0" w:space="0" w:color="auto"/>
      </w:divBdr>
    </w:div>
    <w:div w:id="1261258967">
      <w:marLeft w:val="640"/>
      <w:marRight w:val="0"/>
      <w:marTop w:val="0"/>
      <w:marBottom w:val="0"/>
      <w:divBdr>
        <w:top w:val="none" w:sz="0" w:space="0" w:color="auto"/>
        <w:left w:val="none" w:sz="0" w:space="0" w:color="auto"/>
        <w:bottom w:val="none" w:sz="0" w:space="0" w:color="auto"/>
        <w:right w:val="none" w:sz="0" w:space="0" w:color="auto"/>
      </w:divBdr>
    </w:div>
    <w:div w:id="1261526160">
      <w:marLeft w:val="640"/>
      <w:marRight w:val="0"/>
      <w:marTop w:val="0"/>
      <w:marBottom w:val="0"/>
      <w:divBdr>
        <w:top w:val="none" w:sz="0" w:space="0" w:color="auto"/>
        <w:left w:val="none" w:sz="0" w:space="0" w:color="auto"/>
        <w:bottom w:val="none" w:sz="0" w:space="0" w:color="auto"/>
        <w:right w:val="none" w:sz="0" w:space="0" w:color="auto"/>
      </w:divBdr>
    </w:div>
    <w:div w:id="1261528576">
      <w:marLeft w:val="640"/>
      <w:marRight w:val="0"/>
      <w:marTop w:val="0"/>
      <w:marBottom w:val="0"/>
      <w:divBdr>
        <w:top w:val="none" w:sz="0" w:space="0" w:color="auto"/>
        <w:left w:val="none" w:sz="0" w:space="0" w:color="auto"/>
        <w:bottom w:val="none" w:sz="0" w:space="0" w:color="auto"/>
        <w:right w:val="none" w:sz="0" w:space="0" w:color="auto"/>
      </w:divBdr>
    </w:div>
    <w:div w:id="1261570170">
      <w:marLeft w:val="640"/>
      <w:marRight w:val="0"/>
      <w:marTop w:val="0"/>
      <w:marBottom w:val="0"/>
      <w:divBdr>
        <w:top w:val="none" w:sz="0" w:space="0" w:color="auto"/>
        <w:left w:val="none" w:sz="0" w:space="0" w:color="auto"/>
        <w:bottom w:val="none" w:sz="0" w:space="0" w:color="auto"/>
        <w:right w:val="none" w:sz="0" w:space="0" w:color="auto"/>
      </w:divBdr>
    </w:div>
    <w:div w:id="1261832745">
      <w:marLeft w:val="640"/>
      <w:marRight w:val="0"/>
      <w:marTop w:val="0"/>
      <w:marBottom w:val="0"/>
      <w:divBdr>
        <w:top w:val="none" w:sz="0" w:space="0" w:color="auto"/>
        <w:left w:val="none" w:sz="0" w:space="0" w:color="auto"/>
        <w:bottom w:val="none" w:sz="0" w:space="0" w:color="auto"/>
        <w:right w:val="none" w:sz="0" w:space="0" w:color="auto"/>
      </w:divBdr>
    </w:div>
    <w:div w:id="1261837317">
      <w:marLeft w:val="640"/>
      <w:marRight w:val="0"/>
      <w:marTop w:val="0"/>
      <w:marBottom w:val="0"/>
      <w:divBdr>
        <w:top w:val="none" w:sz="0" w:space="0" w:color="auto"/>
        <w:left w:val="none" w:sz="0" w:space="0" w:color="auto"/>
        <w:bottom w:val="none" w:sz="0" w:space="0" w:color="auto"/>
        <w:right w:val="none" w:sz="0" w:space="0" w:color="auto"/>
      </w:divBdr>
    </w:div>
    <w:div w:id="1261840181">
      <w:marLeft w:val="640"/>
      <w:marRight w:val="0"/>
      <w:marTop w:val="0"/>
      <w:marBottom w:val="0"/>
      <w:divBdr>
        <w:top w:val="none" w:sz="0" w:space="0" w:color="auto"/>
        <w:left w:val="none" w:sz="0" w:space="0" w:color="auto"/>
        <w:bottom w:val="none" w:sz="0" w:space="0" w:color="auto"/>
        <w:right w:val="none" w:sz="0" w:space="0" w:color="auto"/>
      </w:divBdr>
    </w:div>
    <w:div w:id="1261911246">
      <w:marLeft w:val="640"/>
      <w:marRight w:val="0"/>
      <w:marTop w:val="0"/>
      <w:marBottom w:val="0"/>
      <w:divBdr>
        <w:top w:val="none" w:sz="0" w:space="0" w:color="auto"/>
        <w:left w:val="none" w:sz="0" w:space="0" w:color="auto"/>
        <w:bottom w:val="none" w:sz="0" w:space="0" w:color="auto"/>
        <w:right w:val="none" w:sz="0" w:space="0" w:color="auto"/>
      </w:divBdr>
    </w:div>
    <w:div w:id="1261986668">
      <w:marLeft w:val="640"/>
      <w:marRight w:val="0"/>
      <w:marTop w:val="0"/>
      <w:marBottom w:val="0"/>
      <w:divBdr>
        <w:top w:val="none" w:sz="0" w:space="0" w:color="auto"/>
        <w:left w:val="none" w:sz="0" w:space="0" w:color="auto"/>
        <w:bottom w:val="none" w:sz="0" w:space="0" w:color="auto"/>
        <w:right w:val="none" w:sz="0" w:space="0" w:color="auto"/>
      </w:divBdr>
    </w:div>
    <w:div w:id="1262182641">
      <w:marLeft w:val="640"/>
      <w:marRight w:val="0"/>
      <w:marTop w:val="0"/>
      <w:marBottom w:val="0"/>
      <w:divBdr>
        <w:top w:val="none" w:sz="0" w:space="0" w:color="auto"/>
        <w:left w:val="none" w:sz="0" w:space="0" w:color="auto"/>
        <w:bottom w:val="none" w:sz="0" w:space="0" w:color="auto"/>
        <w:right w:val="none" w:sz="0" w:space="0" w:color="auto"/>
      </w:divBdr>
    </w:div>
    <w:div w:id="1262294768">
      <w:marLeft w:val="640"/>
      <w:marRight w:val="0"/>
      <w:marTop w:val="0"/>
      <w:marBottom w:val="0"/>
      <w:divBdr>
        <w:top w:val="none" w:sz="0" w:space="0" w:color="auto"/>
        <w:left w:val="none" w:sz="0" w:space="0" w:color="auto"/>
        <w:bottom w:val="none" w:sz="0" w:space="0" w:color="auto"/>
        <w:right w:val="none" w:sz="0" w:space="0" w:color="auto"/>
      </w:divBdr>
    </w:div>
    <w:div w:id="1262295447">
      <w:marLeft w:val="640"/>
      <w:marRight w:val="0"/>
      <w:marTop w:val="0"/>
      <w:marBottom w:val="0"/>
      <w:divBdr>
        <w:top w:val="none" w:sz="0" w:space="0" w:color="auto"/>
        <w:left w:val="none" w:sz="0" w:space="0" w:color="auto"/>
        <w:bottom w:val="none" w:sz="0" w:space="0" w:color="auto"/>
        <w:right w:val="none" w:sz="0" w:space="0" w:color="auto"/>
      </w:divBdr>
    </w:div>
    <w:div w:id="1262298929">
      <w:marLeft w:val="640"/>
      <w:marRight w:val="0"/>
      <w:marTop w:val="0"/>
      <w:marBottom w:val="0"/>
      <w:divBdr>
        <w:top w:val="none" w:sz="0" w:space="0" w:color="auto"/>
        <w:left w:val="none" w:sz="0" w:space="0" w:color="auto"/>
        <w:bottom w:val="none" w:sz="0" w:space="0" w:color="auto"/>
        <w:right w:val="none" w:sz="0" w:space="0" w:color="auto"/>
      </w:divBdr>
    </w:div>
    <w:div w:id="1262377953">
      <w:marLeft w:val="640"/>
      <w:marRight w:val="0"/>
      <w:marTop w:val="0"/>
      <w:marBottom w:val="0"/>
      <w:divBdr>
        <w:top w:val="none" w:sz="0" w:space="0" w:color="auto"/>
        <w:left w:val="none" w:sz="0" w:space="0" w:color="auto"/>
        <w:bottom w:val="none" w:sz="0" w:space="0" w:color="auto"/>
        <w:right w:val="none" w:sz="0" w:space="0" w:color="auto"/>
      </w:divBdr>
    </w:div>
    <w:div w:id="1262378534">
      <w:marLeft w:val="640"/>
      <w:marRight w:val="0"/>
      <w:marTop w:val="0"/>
      <w:marBottom w:val="0"/>
      <w:divBdr>
        <w:top w:val="none" w:sz="0" w:space="0" w:color="auto"/>
        <w:left w:val="none" w:sz="0" w:space="0" w:color="auto"/>
        <w:bottom w:val="none" w:sz="0" w:space="0" w:color="auto"/>
        <w:right w:val="none" w:sz="0" w:space="0" w:color="auto"/>
      </w:divBdr>
    </w:div>
    <w:div w:id="1262379371">
      <w:marLeft w:val="640"/>
      <w:marRight w:val="0"/>
      <w:marTop w:val="0"/>
      <w:marBottom w:val="0"/>
      <w:divBdr>
        <w:top w:val="none" w:sz="0" w:space="0" w:color="auto"/>
        <w:left w:val="none" w:sz="0" w:space="0" w:color="auto"/>
        <w:bottom w:val="none" w:sz="0" w:space="0" w:color="auto"/>
        <w:right w:val="none" w:sz="0" w:space="0" w:color="auto"/>
      </w:divBdr>
    </w:div>
    <w:div w:id="1262445912">
      <w:marLeft w:val="640"/>
      <w:marRight w:val="0"/>
      <w:marTop w:val="0"/>
      <w:marBottom w:val="0"/>
      <w:divBdr>
        <w:top w:val="none" w:sz="0" w:space="0" w:color="auto"/>
        <w:left w:val="none" w:sz="0" w:space="0" w:color="auto"/>
        <w:bottom w:val="none" w:sz="0" w:space="0" w:color="auto"/>
        <w:right w:val="none" w:sz="0" w:space="0" w:color="auto"/>
      </w:divBdr>
    </w:div>
    <w:div w:id="1262450918">
      <w:marLeft w:val="640"/>
      <w:marRight w:val="0"/>
      <w:marTop w:val="0"/>
      <w:marBottom w:val="0"/>
      <w:divBdr>
        <w:top w:val="none" w:sz="0" w:space="0" w:color="auto"/>
        <w:left w:val="none" w:sz="0" w:space="0" w:color="auto"/>
        <w:bottom w:val="none" w:sz="0" w:space="0" w:color="auto"/>
        <w:right w:val="none" w:sz="0" w:space="0" w:color="auto"/>
      </w:divBdr>
    </w:div>
    <w:div w:id="1262638556">
      <w:marLeft w:val="640"/>
      <w:marRight w:val="0"/>
      <w:marTop w:val="0"/>
      <w:marBottom w:val="0"/>
      <w:divBdr>
        <w:top w:val="none" w:sz="0" w:space="0" w:color="auto"/>
        <w:left w:val="none" w:sz="0" w:space="0" w:color="auto"/>
        <w:bottom w:val="none" w:sz="0" w:space="0" w:color="auto"/>
        <w:right w:val="none" w:sz="0" w:space="0" w:color="auto"/>
      </w:divBdr>
    </w:div>
    <w:div w:id="1262647933">
      <w:marLeft w:val="640"/>
      <w:marRight w:val="0"/>
      <w:marTop w:val="0"/>
      <w:marBottom w:val="0"/>
      <w:divBdr>
        <w:top w:val="none" w:sz="0" w:space="0" w:color="auto"/>
        <w:left w:val="none" w:sz="0" w:space="0" w:color="auto"/>
        <w:bottom w:val="none" w:sz="0" w:space="0" w:color="auto"/>
        <w:right w:val="none" w:sz="0" w:space="0" w:color="auto"/>
      </w:divBdr>
    </w:div>
    <w:div w:id="1262714269">
      <w:marLeft w:val="640"/>
      <w:marRight w:val="0"/>
      <w:marTop w:val="0"/>
      <w:marBottom w:val="0"/>
      <w:divBdr>
        <w:top w:val="none" w:sz="0" w:space="0" w:color="auto"/>
        <w:left w:val="none" w:sz="0" w:space="0" w:color="auto"/>
        <w:bottom w:val="none" w:sz="0" w:space="0" w:color="auto"/>
        <w:right w:val="none" w:sz="0" w:space="0" w:color="auto"/>
      </w:divBdr>
    </w:div>
    <w:div w:id="1262835811">
      <w:marLeft w:val="640"/>
      <w:marRight w:val="0"/>
      <w:marTop w:val="0"/>
      <w:marBottom w:val="0"/>
      <w:divBdr>
        <w:top w:val="none" w:sz="0" w:space="0" w:color="auto"/>
        <w:left w:val="none" w:sz="0" w:space="0" w:color="auto"/>
        <w:bottom w:val="none" w:sz="0" w:space="0" w:color="auto"/>
        <w:right w:val="none" w:sz="0" w:space="0" w:color="auto"/>
      </w:divBdr>
    </w:div>
    <w:div w:id="1262837435">
      <w:marLeft w:val="640"/>
      <w:marRight w:val="0"/>
      <w:marTop w:val="0"/>
      <w:marBottom w:val="0"/>
      <w:divBdr>
        <w:top w:val="none" w:sz="0" w:space="0" w:color="auto"/>
        <w:left w:val="none" w:sz="0" w:space="0" w:color="auto"/>
        <w:bottom w:val="none" w:sz="0" w:space="0" w:color="auto"/>
        <w:right w:val="none" w:sz="0" w:space="0" w:color="auto"/>
      </w:divBdr>
    </w:div>
    <w:div w:id="1262879489">
      <w:marLeft w:val="640"/>
      <w:marRight w:val="0"/>
      <w:marTop w:val="0"/>
      <w:marBottom w:val="0"/>
      <w:divBdr>
        <w:top w:val="none" w:sz="0" w:space="0" w:color="auto"/>
        <w:left w:val="none" w:sz="0" w:space="0" w:color="auto"/>
        <w:bottom w:val="none" w:sz="0" w:space="0" w:color="auto"/>
        <w:right w:val="none" w:sz="0" w:space="0" w:color="auto"/>
      </w:divBdr>
    </w:div>
    <w:div w:id="1262881634">
      <w:marLeft w:val="640"/>
      <w:marRight w:val="0"/>
      <w:marTop w:val="0"/>
      <w:marBottom w:val="0"/>
      <w:divBdr>
        <w:top w:val="none" w:sz="0" w:space="0" w:color="auto"/>
        <w:left w:val="none" w:sz="0" w:space="0" w:color="auto"/>
        <w:bottom w:val="none" w:sz="0" w:space="0" w:color="auto"/>
        <w:right w:val="none" w:sz="0" w:space="0" w:color="auto"/>
      </w:divBdr>
    </w:div>
    <w:div w:id="1262909512">
      <w:marLeft w:val="640"/>
      <w:marRight w:val="0"/>
      <w:marTop w:val="0"/>
      <w:marBottom w:val="0"/>
      <w:divBdr>
        <w:top w:val="none" w:sz="0" w:space="0" w:color="auto"/>
        <w:left w:val="none" w:sz="0" w:space="0" w:color="auto"/>
        <w:bottom w:val="none" w:sz="0" w:space="0" w:color="auto"/>
        <w:right w:val="none" w:sz="0" w:space="0" w:color="auto"/>
      </w:divBdr>
    </w:div>
    <w:div w:id="1263025046">
      <w:marLeft w:val="640"/>
      <w:marRight w:val="0"/>
      <w:marTop w:val="0"/>
      <w:marBottom w:val="0"/>
      <w:divBdr>
        <w:top w:val="none" w:sz="0" w:space="0" w:color="auto"/>
        <w:left w:val="none" w:sz="0" w:space="0" w:color="auto"/>
        <w:bottom w:val="none" w:sz="0" w:space="0" w:color="auto"/>
        <w:right w:val="none" w:sz="0" w:space="0" w:color="auto"/>
      </w:divBdr>
    </w:div>
    <w:div w:id="1263028630">
      <w:marLeft w:val="640"/>
      <w:marRight w:val="0"/>
      <w:marTop w:val="0"/>
      <w:marBottom w:val="0"/>
      <w:divBdr>
        <w:top w:val="none" w:sz="0" w:space="0" w:color="auto"/>
        <w:left w:val="none" w:sz="0" w:space="0" w:color="auto"/>
        <w:bottom w:val="none" w:sz="0" w:space="0" w:color="auto"/>
        <w:right w:val="none" w:sz="0" w:space="0" w:color="auto"/>
      </w:divBdr>
    </w:div>
    <w:div w:id="1263030276">
      <w:marLeft w:val="640"/>
      <w:marRight w:val="0"/>
      <w:marTop w:val="0"/>
      <w:marBottom w:val="0"/>
      <w:divBdr>
        <w:top w:val="none" w:sz="0" w:space="0" w:color="auto"/>
        <w:left w:val="none" w:sz="0" w:space="0" w:color="auto"/>
        <w:bottom w:val="none" w:sz="0" w:space="0" w:color="auto"/>
        <w:right w:val="none" w:sz="0" w:space="0" w:color="auto"/>
      </w:divBdr>
    </w:div>
    <w:div w:id="1263033777">
      <w:marLeft w:val="640"/>
      <w:marRight w:val="0"/>
      <w:marTop w:val="0"/>
      <w:marBottom w:val="0"/>
      <w:divBdr>
        <w:top w:val="none" w:sz="0" w:space="0" w:color="auto"/>
        <w:left w:val="none" w:sz="0" w:space="0" w:color="auto"/>
        <w:bottom w:val="none" w:sz="0" w:space="0" w:color="auto"/>
        <w:right w:val="none" w:sz="0" w:space="0" w:color="auto"/>
      </w:divBdr>
    </w:div>
    <w:div w:id="1263102956">
      <w:marLeft w:val="640"/>
      <w:marRight w:val="0"/>
      <w:marTop w:val="0"/>
      <w:marBottom w:val="0"/>
      <w:divBdr>
        <w:top w:val="none" w:sz="0" w:space="0" w:color="auto"/>
        <w:left w:val="none" w:sz="0" w:space="0" w:color="auto"/>
        <w:bottom w:val="none" w:sz="0" w:space="0" w:color="auto"/>
        <w:right w:val="none" w:sz="0" w:space="0" w:color="auto"/>
      </w:divBdr>
    </w:div>
    <w:div w:id="1263149122">
      <w:marLeft w:val="640"/>
      <w:marRight w:val="0"/>
      <w:marTop w:val="0"/>
      <w:marBottom w:val="0"/>
      <w:divBdr>
        <w:top w:val="none" w:sz="0" w:space="0" w:color="auto"/>
        <w:left w:val="none" w:sz="0" w:space="0" w:color="auto"/>
        <w:bottom w:val="none" w:sz="0" w:space="0" w:color="auto"/>
        <w:right w:val="none" w:sz="0" w:space="0" w:color="auto"/>
      </w:divBdr>
    </w:div>
    <w:div w:id="1263149367">
      <w:marLeft w:val="640"/>
      <w:marRight w:val="0"/>
      <w:marTop w:val="0"/>
      <w:marBottom w:val="0"/>
      <w:divBdr>
        <w:top w:val="none" w:sz="0" w:space="0" w:color="auto"/>
        <w:left w:val="none" w:sz="0" w:space="0" w:color="auto"/>
        <w:bottom w:val="none" w:sz="0" w:space="0" w:color="auto"/>
        <w:right w:val="none" w:sz="0" w:space="0" w:color="auto"/>
      </w:divBdr>
    </w:div>
    <w:div w:id="1263220019">
      <w:marLeft w:val="640"/>
      <w:marRight w:val="0"/>
      <w:marTop w:val="0"/>
      <w:marBottom w:val="0"/>
      <w:divBdr>
        <w:top w:val="none" w:sz="0" w:space="0" w:color="auto"/>
        <w:left w:val="none" w:sz="0" w:space="0" w:color="auto"/>
        <w:bottom w:val="none" w:sz="0" w:space="0" w:color="auto"/>
        <w:right w:val="none" w:sz="0" w:space="0" w:color="auto"/>
      </w:divBdr>
    </w:div>
    <w:div w:id="1263224365">
      <w:marLeft w:val="640"/>
      <w:marRight w:val="0"/>
      <w:marTop w:val="0"/>
      <w:marBottom w:val="0"/>
      <w:divBdr>
        <w:top w:val="none" w:sz="0" w:space="0" w:color="auto"/>
        <w:left w:val="none" w:sz="0" w:space="0" w:color="auto"/>
        <w:bottom w:val="none" w:sz="0" w:space="0" w:color="auto"/>
        <w:right w:val="none" w:sz="0" w:space="0" w:color="auto"/>
      </w:divBdr>
    </w:div>
    <w:div w:id="1263225148">
      <w:marLeft w:val="640"/>
      <w:marRight w:val="0"/>
      <w:marTop w:val="0"/>
      <w:marBottom w:val="0"/>
      <w:divBdr>
        <w:top w:val="none" w:sz="0" w:space="0" w:color="auto"/>
        <w:left w:val="none" w:sz="0" w:space="0" w:color="auto"/>
        <w:bottom w:val="none" w:sz="0" w:space="0" w:color="auto"/>
        <w:right w:val="none" w:sz="0" w:space="0" w:color="auto"/>
      </w:divBdr>
    </w:div>
    <w:div w:id="1263302061">
      <w:marLeft w:val="640"/>
      <w:marRight w:val="0"/>
      <w:marTop w:val="0"/>
      <w:marBottom w:val="0"/>
      <w:divBdr>
        <w:top w:val="none" w:sz="0" w:space="0" w:color="auto"/>
        <w:left w:val="none" w:sz="0" w:space="0" w:color="auto"/>
        <w:bottom w:val="none" w:sz="0" w:space="0" w:color="auto"/>
        <w:right w:val="none" w:sz="0" w:space="0" w:color="auto"/>
      </w:divBdr>
    </w:div>
    <w:div w:id="1263489076">
      <w:marLeft w:val="640"/>
      <w:marRight w:val="0"/>
      <w:marTop w:val="0"/>
      <w:marBottom w:val="0"/>
      <w:divBdr>
        <w:top w:val="none" w:sz="0" w:space="0" w:color="auto"/>
        <w:left w:val="none" w:sz="0" w:space="0" w:color="auto"/>
        <w:bottom w:val="none" w:sz="0" w:space="0" w:color="auto"/>
        <w:right w:val="none" w:sz="0" w:space="0" w:color="auto"/>
      </w:divBdr>
    </w:div>
    <w:div w:id="1263538733">
      <w:marLeft w:val="640"/>
      <w:marRight w:val="0"/>
      <w:marTop w:val="0"/>
      <w:marBottom w:val="0"/>
      <w:divBdr>
        <w:top w:val="none" w:sz="0" w:space="0" w:color="auto"/>
        <w:left w:val="none" w:sz="0" w:space="0" w:color="auto"/>
        <w:bottom w:val="none" w:sz="0" w:space="0" w:color="auto"/>
        <w:right w:val="none" w:sz="0" w:space="0" w:color="auto"/>
      </w:divBdr>
    </w:div>
    <w:div w:id="1263565824">
      <w:marLeft w:val="640"/>
      <w:marRight w:val="0"/>
      <w:marTop w:val="0"/>
      <w:marBottom w:val="0"/>
      <w:divBdr>
        <w:top w:val="none" w:sz="0" w:space="0" w:color="auto"/>
        <w:left w:val="none" w:sz="0" w:space="0" w:color="auto"/>
        <w:bottom w:val="none" w:sz="0" w:space="0" w:color="auto"/>
        <w:right w:val="none" w:sz="0" w:space="0" w:color="auto"/>
      </w:divBdr>
    </w:div>
    <w:div w:id="1263608875">
      <w:marLeft w:val="640"/>
      <w:marRight w:val="0"/>
      <w:marTop w:val="0"/>
      <w:marBottom w:val="0"/>
      <w:divBdr>
        <w:top w:val="none" w:sz="0" w:space="0" w:color="auto"/>
        <w:left w:val="none" w:sz="0" w:space="0" w:color="auto"/>
        <w:bottom w:val="none" w:sz="0" w:space="0" w:color="auto"/>
        <w:right w:val="none" w:sz="0" w:space="0" w:color="auto"/>
      </w:divBdr>
    </w:div>
    <w:div w:id="1263610693">
      <w:marLeft w:val="640"/>
      <w:marRight w:val="0"/>
      <w:marTop w:val="0"/>
      <w:marBottom w:val="0"/>
      <w:divBdr>
        <w:top w:val="none" w:sz="0" w:space="0" w:color="auto"/>
        <w:left w:val="none" w:sz="0" w:space="0" w:color="auto"/>
        <w:bottom w:val="none" w:sz="0" w:space="0" w:color="auto"/>
        <w:right w:val="none" w:sz="0" w:space="0" w:color="auto"/>
      </w:divBdr>
    </w:div>
    <w:div w:id="1263758583">
      <w:marLeft w:val="640"/>
      <w:marRight w:val="0"/>
      <w:marTop w:val="0"/>
      <w:marBottom w:val="0"/>
      <w:divBdr>
        <w:top w:val="none" w:sz="0" w:space="0" w:color="auto"/>
        <w:left w:val="none" w:sz="0" w:space="0" w:color="auto"/>
        <w:bottom w:val="none" w:sz="0" w:space="0" w:color="auto"/>
        <w:right w:val="none" w:sz="0" w:space="0" w:color="auto"/>
      </w:divBdr>
    </w:div>
    <w:div w:id="1263807278">
      <w:marLeft w:val="640"/>
      <w:marRight w:val="0"/>
      <w:marTop w:val="0"/>
      <w:marBottom w:val="0"/>
      <w:divBdr>
        <w:top w:val="none" w:sz="0" w:space="0" w:color="auto"/>
        <w:left w:val="none" w:sz="0" w:space="0" w:color="auto"/>
        <w:bottom w:val="none" w:sz="0" w:space="0" w:color="auto"/>
        <w:right w:val="none" w:sz="0" w:space="0" w:color="auto"/>
      </w:divBdr>
    </w:div>
    <w:div w:id="1263998951">
      <w:marLeft w:val="640"/>
      <w:marRight w:val="0"/>
      <w:marTop w:val="0"/>
      <w:marBottom w:val="0"/>
      <w:divBdr>
        <w:top w:val="none" w:sz="0" w:space="0" w:color="auto"/>
        <w:left w:val="none" w:sz="0" w:space="0" w:color="auto"/>
        <w:bottom w:val="none" w:sz="0" w:space="0" w:color="auto"/>
        <w:right w:val="none" w:sz="0" w:space="0" w:color="auto"/>
      </w:divBdr>
    </w:div>
    <w:div w:id="1264142480">
      <w:marLeft w:val="640"/>
      <w:marRight w:val="0"/>
      <w:marTop w:val="0"/>
      <w:marBottom w:val="0"/>
      <w:divBdr>
        <w:top w:val="none" w:sz="0" w:space="0" w:color="auto"/>
        <w:left w:val="none" w:sz="0" w:space="0" w:color="auto"/>
        <w:bottom w:val="none" w:sz="0" w:space="0" w:color="auto"/>
        <w:right w:val="none" w:sz="0" w:space="0" w:color="auto"/>
      </w:divBdr>
    </w:div>
    <w:div w:id="1264142767">
      <w:marLeft w:val="640"/>
      <w:marRight w:val="0"/>
      <w:marTop w:val="0"/>
      <w:marBottom w:val="0"/>
      <w:divBdr>
        <w:top w:val="none" w:sz="0" w:space="0" w:color="auto"/>
        <w:left w:val="none" w:sz="0" w:space="0" w:color="auto"/>
        <w:bottom w:val="none" w:sz="0" w:space="0" w:color="auto"/>
        <w:right w:val="none" w:sz="0" w:space="0" w:color="auto"/>
      </w:divBdr>
    </w:div>
    <w:div w:id="1264262632">
      <w:marLeft w:val="640"/>
      <w:marRight w:val="0"/>
      <w:marTop w:val="0"/>
      <w:marBottom w:val="0"/>
      <w:divBdr>
        <w:top w:val="none" w:sz="0" w:space="0" w:color="auto"/>
        <w:left w:val="none" w:sz="0" w:space="0" w:color="auto"/>
        <w:bottom w:val="none" w:sz="0" w:space="0" w:color="auto"/>
        <w:right w:val="none" w:sz="0" w:space="0" w:color="auto"/>
      </w:divBdr>
    </w:div>
    <w:div w:id="1264262770">
      <w:marLeft w:val="640"/>
      <w:marRight w:val="0"/>
      <w:marTop w:val="0"/>
      <w:marBottom w:val="0"/>
      <w:divBdr>
        <w:top w:val="none" w:sz="0" w:space="0" w:color="auto"/>
        <w:left w:val="none" w:sz="0" w:space="0" w:color="auto"/>
        <w:bottom w:val="none" w:sz="0" w:space="0" w:color="auto"/>
        <w:right w:val="none" w:sz="0" w:space="0" w:color="auto"/>
      </w:divBdr>
    </w:div>
    <w:div w:id="1264339001">
      <w:marLeft w:val="640"/>
      <w:marRight w:val="0"/>
      <w:marTop w:val="0"/>
      <w:marBottom w:val="0"/>
      <w:divBdr>
        <w:top w:val="none" w:sz="0" w:space="0" w:color="auto"/>
        <w:left w:val="none" w:sz="0" w:space="0" w:color="auto"/>
        <w:bottom w:val="none" w:sz="0" w:space="0" w:color="auto"/>
        <w:right w:val="none" w:sz="0" w:space="0" w:color="auto"/>
      </w:divBdr>
    </w:div>
    <w:div w:id="1264343167">
      <w:marLeft w:val="640"/>
      <w:marRight w:val="0"/>
      <w:marTop w:val="0"/>
      <w:marBottom w:val="0"/>
      <w:divBdr>
        <w:top w:val="none" w:sz="0" w:space="0" w:color="auto"/>
        <w:left w:val="none" w:sz="0" w:space="0" w:color="auto"/>
        <w:bottom w:val="none" w:sz="0" w:space="0" w:color="auto"/>
        <w:right w:val="none" w:sz="0" w:space="0" w:color="auto"/>
      </w:divBdr>
    </w:div>
    <w:div w:id="1264411426">
      <w:marLeft w:val="640"/>
      <w:marRight w:val="0"/>
      <w:marTop w:val="0"/>
      <w:marBottom w:val="0"/>
      <w:divBdr>
        <w:top w:val="none" w:sz="0" w:space="0" w:color="auto"/>
        <w:left w:val="none" w:sz="0" w:space="0" w:color="auto"/>
        <w:bottom w:val="none" w:sz="0" w:space="0" w:color="auto"/>
        <w:right w:val="none" w:sz="0" w:space="0" w:color="auto"/>
      </w:divBdr>
    </w:div>
    <w:div w:id="1264416980">
      <w:marLeft w:val="640"/>
      <w:marRight w:val="0"/>
      <w:marTop w:val="0"/>
      <w:marBottom w:val="0"/>
      <w:divBdr>
        <w:top w:val="none" w:sz="0" w:space="0" w:color="auto"/>
        <w:left w:val="none" w:sz="0" w:space="0" w:color="auto"/>
        <w:bottom w:val="none" w:sz="0" w:space="0" w:color="auto"/>
        <w:right w:val="none" w:sz="0" w:space="0" w:color="auto"/>
      </w:divBdr>
    </w:div>
    <w:div w:id="1264532329">
      <w:marLeft w:val="640"/>
      <w:marRight w:val="0"/>
      <w:marTop w:val="0"/>
      <w:marBottom w:val="0"/>
      <w:divBdr>
        <w:top w:val="none" w:sz="0" w:space="0" w:color="auto"/>
        <w:left w:val="none" w:sz="0" w:space="0" w:color="auto"/>
        <w:bottom w:val="none" w:sz="0" w:space="0" w:color="auto"/>
        <w:right w:val="none" w:sz="0" w:space="0" w:color="auto"/>
      </w:divBdr>
    </w:div>
    <w:div w:id="1264610155">
      <w:marLeft w:val="640"/>
      <w:marRight w:val="0"/>
      <w:marTop w:val="0"/>
      <w:marBottom w:val="0"/>
      <w:divBdr>
        <w:top w:val="none" w:sz="0" w:space="0" w:color="auto"/>
        <w:left w:val="none" w:sz="0" w:space="0" w:color="auto"/>
        <w:bottom w:val="none" w:sz="0" w:space="0" w:color="auto"/>
        <w:right w:val="none" w:sz="0" w:space="0" w:color="auto"/>
      </w:divBdr>
    </w:div>
    <w:div w:id="1264680471">
      <w:marLeft w:val="640"/>
      <w:marRight w:val="0"/>
      <w:marTop w:val="0"/>
      <w:marBottom w:val="0"/>
      <w:divBdr>
        <w:top w:val="none" w:sz="0" w:space="0" w:color="auto"/>
        <w:left w:val="none" w:sz="0" w:space="0" w:color="auto"/>
        <w:bottom w:val="none" w:sz="0" w:space="0" w:color="auto"/>
        <w:right w:val="none" w:sz="0" w:space="0" w:color="auto"/>
      </w:divBdr>
    </w:div>
    <w:div w:id="1264727125">
      <w:marLeft w:val="640"/>
      <w:marRight w:val="0"/>
      <w:marTop w:val="0"/>
      <w:marBottom w:val="0"/>
      <w:divBdr>
        <w:top w:val="none" w:sz="0" w:space="0" w:color="auto"/>
        <w:left w:val="none" w:sz="0" w:space="0" w:color="auto"/>
        <w:bottom w:val="none" w:sz="0" w:space="0" w:color="auto"/>
        <w:right w:val="none" w:sz="0" w:space="0" w:color="auto"/>
      </w:divBdr>
    </w:div>
    <w:div w:id="1264798308">
      <w:marLeft w:val="640"/>
      <w:marRight w:val="0"/>
      <w:marTop w:val="0"/>
      <w:marBottom w:val="0"/>
      <w:divBdr>
        <w:top w:val="none" w:sz="0" w:space="0" w:color="auto"/>
        <w:left w:val="none" w:sz="0" w:space="0" w:color="auto"/>
        <w:bottom w:val="none" w:sz="0" w:space="0" w:color="auto"/>
        <w:right w:val="none" w:sz="0" w:space="0" w:color="auto"/>
      </w:divBdr>
    </w:div>
    <w:div w:id="1264801260">
      <w:marLeft w:val="640"/>
      <w:marRight w:val="0"/>
      <w:marTop w:val="0"/>
      <w:marBottom w:val="0"/>
      <w:divBdr>
        <w:top w:val="none" w:sz="0" w:space="0" w:color="auto"/>
        <w:left w:val="none" w:sz="0" w:space="0" w:color="auto"/>
        <w:bottom w:val="none" w:sz="0" w:space="0" w:color="auto"/>
        <w:right w:val="none" w:sz="0" w:space="0" w:color="auto"/>
      </w:divBdr>
    </w:div>
    <w:div w:id="1264803800">
      <w:marLeft w:val="640"/>
      <w:marRight w:val="0"/>
      <w:marTop w:val="0"/>
      <w:marBottom w:val="0"/>
      <w:divBdr>
        <w:top w:val="none" w:sz="0" w:space="0" w:color="auto"/>
        <w:left w:val="none" w:sz="0" w:space="0" w:color="auto"/>
        <w:bottom w:val="none" w:sz="0" w:space="0" w:color="auto"/>
        <w:right w:val="none" w:sz="0" w:space="0" w:color="auto"/>
      </w:divBdr>
    </w:div>
    <w:div w:id="1264845425">
      <w:marLeft w:val="640"/>
      <w:marRight w:val="0"/>
      <w:marTop w:val="0"/>
      <w:marBottom w:val="0"/>
      <w:divBdr>
        <w:top w:val="none" w:sz="0" w:space="0" w:color="auto"/>
        <w:left w:val="none" w:sz="0" w:space="0" w:color="auto"/>
        <w:bottom w:val="none" w:sz="0" w:space="0" w:color="auto"/>
        <w:right w:val="none" w:sz="0" w:space="0" w:color="auto"/>
      </w:divBdr>
    </w:div>
    <w:div w:id="1264875799">
      <w:marLeft w:val="640"/>
      <w:marRight w:val="0"/>
      <w:marTop w:val="0"/>
      <w:marBottom w:val="0"/>
      <w:divBdr>
        <w:top w:val="none" w:sz="0" w:space="0" w:color="auto"/>
        <w:left w:val="none" w:sz="0" w:space="0" w:color="auto"/>
        <w:bottom w:val="none" w:sz="0" w:space="0" w:color="auto"/>
        <w:right w:val="none" w:sz="0" w:space="0" w:color="auto"/>
      </w:divBdr>
    </w:div>
    <w:div w:id="1264877257">
      <w:marLeft w:val="640"/>
      <w:marRight w:val="0"/>
      <w:marTop w:val="0"/>
      <w:marBottom w:val="0"/>
      <w:divBdr>
        <w:top w:val="none" w:sz="0" w:space="0" w:color="auto"/>
        <w:left w:val="none" w:sz="0" w:space="0" w:color="auto"/>
        <w:bottom w:val="none" w:sz="0" w:space="0" w:color="auto"/>
        <w:right w:val="none" w:sz="0" w:space="0" w:color="auto"/>
      </w:divBdr>
    </w:div>
    <w:div w:id="1264922635">
      <w:marLeft w:val="640"/>
      <w:marRight w:val="0"/>
      <w:marTop w:val="0"/>
      <w:marBottom w:val="0"/>
      <w:divBdr>
        <w:top w:val="none" w:sz="0" w:space="0" w:color="auto"/>
        <w:left w:val="none" w:sz="0" w:space="0" w:color="auto"/>
        <w:bottom w:val="none" w:sz="0" w:space="0" w:color="auto"/>
        <w:right w:val="none" w:sz="0" w:space="0" w:color="auto"/>
      </w:divBdr>
    </w:div>
    <w:div w:id="1264992298">
      <w:marLeft w:val="640"/>
      <w:marRight w:val="0"/>
      <w:marTop w:val="0"/>
      <w:marBottom w:val="0"/>
      <w:divBdr>
        <w:top w:val="none" w:sz="0" w:space="0" w:color="auto"/>
        <w:left w:val="none" w:sz="0" w:space="0" w:color="auto"/>
        <w:bottom w:val="none" w:sz="0" w:space="0" w:color="auto"/>
        <w:right w:val="none" w:sz="0" w:space="0" w:color="auto"/>
      </w:divBdr>
    </w:div>
    <w:div w:id="1264998559">
      <w:bodyDiv w:val="1"/>
      <w:marLeft w:val="0"/>
      <w:marRight w:val="0"/>
      <w:marTop w:val="0"/>
      <w:marBottom w:val="0"/>
      <w:divBdr>
        <w:top w:val="none" w:sz="0" w:space="0" w:color="auto"/>
        <w:left w:val="none" w:sz="0" w:space="0" w:color="auto"/>
        <w:bottom w:val="none" w:sz="0" w:space="0" w:color="auto"/>
        <w:right w:val="none" w:sz="0" w:space="0" w:color="auto"/>
      </w:divBdr>
    </w:div>
    <w:div w:id="1265115952">
      <w:marLeft w:val="640"/>
      <w:marRight w:val="0"/>
      <w:marTop w:val="0"/>
      <w:marBottom w:val="0"/>
      <w:divBdr>
        <w:top w:val="none" w:sz="0" w:space="0" w:color="auto"/>
        <w:left w:val="none" w:sz="0" w:space="0" w:color="auto"/>
        <w:bottom w:val="none" w:sz="0" w:space="0" w:color="auto"/>
        <w:right w:val="none" w:sz="0" w:space="0" w:color="auto"/>
      </w:divBdr>
    </w:div>
    <w:div w:id="1265117819">
      <w:marLeft w:val="640"/>
      <w:marRight w:val="0"/>
      <w:marTop w:val="0"/>
      <w:marBottom w:val="0"/>
      <w:divBdr>
        <w:top w:val="none" w:sz="0" w:space="0" w:color="auto"/>
        <w:left w:val="none" w:sz="0" w:space="0" w:color="auto"/>
        <w:bottom w:val="none" w:sz="0" w:space="0" w:color="auto"/>
        <w:right w:val="none" w:sz="0" w:space="0" w:color="auto"/>
      </w:divBdr>
    </w:div>
    <w:div w:id="1265192089">
      <w:marLeft w:val="640"/>
      <w:marRight w:val="0"/>
      <w:marTop w:val="0"/>
      <w:marBottom w:val="0"/>
      <w:divBdr>
        <w:top w:val="none" w:sz="0" w:space="0" w:color="auto"/>
        <w:left w:val="none" w:sz="0" w:space="0" w:color="auto"/>
        <w:bottom w:val="none" w:sz="0" w:space="0" w:color="auto"/>
        <w:right w:val="none" w:sz="0" w:space="0" w:color="auto"/>
      </w:divBdr>
    </w:div>
    <w:div w:id="1265192433">
      <w:marLeft w:val="640"/>
      <w:marRight w:val="0"/>
      <w:marTop w:val="0"/>
      <w:marBottom w:val="0"/>
      <w:divBdr>
        <w:top w:val="none" w:sz="0" w:space="0" w:color="auto"/>
        <w:left w:val="none" w:sz="0" w:space="0" w:color="auto"/>
        <w:bottom w:val="none" w:sz="0" w:space="0" w:color="auto"/>
        <w:right w:val="none" w:sz="0" w:space="0" w:color="auto"/>
      </w:divBdr>
    </w:div>
    <w:div w:id="1265334768">
      <w:marLeft w:val="640"/>
      <w:marRight w:val="0"/>
      <w:marTop w:val="0"/>
      <w:marBottom w:val="0"/>
      <w:divBdr>
        <w:top w:val="none" w:sz="0" w:space="0" w:color="auto"/>
        <w:left w:val="none" w:sz="0" w:space="0" w:color="auto"/>
        <w:bottom w:val="none" w:sz="0" w:space="0" w:color="auto"/>
        <w:right w:val="none" w:sz="0" w:space="0" w:color="auto"/>
      </w:divBdr>
    </w:div>
    <w:div w:id="1265454352">
      <w:marLeft w:val="640"/>
      <w:marRight w:val="0"/>
      <w:marTop w:val="0"/>
      <w:marBottom w:val="0"/>
      <w:divBdr>
        <w:top w:val="none" w:sz="0" w:space="0" w:color="auto"/>
        <w:left w:val="none" w:sz="0" w:space="0" w:color="auto"/>
        <w:bottom w:val="none" w:sz="0" w:space="0" w:color="auto"/>
        <w:right w:val="none" w:sz="0" w:space="0" w:color="auto"/>
      </w:divBdr>
    </w:div>
    <w:div w:id="1265503168">
      <w:marLeft w:val="640"/>
      <w:marRight w:val="0"/>
      <w:marTop w:val="0"/>
      <w:marBottom w:val="0"/>
      <w:divBdr>
        <w:top w:val="none" w:sz="0" w:space="0" w:color="auto"/>
        <w:left w:val="none" w:sz="0" w:space="0" w:color="auto"/>
        <w:bottom w:val="none" w:sz="0" w:space="0" w:color="auto"/>
        <w:right w:val="none" w:sz="0" w:space="0" w:color="auto"/>
      </w:divBdr>
    </w:div>
    <w:div w:id="1265532225">
      <w:marLeft w:val="640"/>
      <w:marRight w:val="0"/>
      <w:marTop w:val="0"/>
      <w:marBottom w:val="0"/>
      <w:divBdr>
        <w:top w:val="none" w:sz="0" w:space="0" w:color="auto"/>
        <w:left w:val="none" w:sz="0" w:space="0" w:color="auto"/>
        <w:bottom w:val="none" w:sz="0" w:space="0" w:color="auto"/>
        <w:right w:val="none" w:sz="0" w:space="0" w:color="auto"/>
      </w:divBdr>
    </w:div>
    <w:div w:id="1265532288">
      <w:marLeft w:val="640"/>
      <w:marRight w:val="0"/>
      <w:marTop w:val="0"/>
      <w:marBottom w:val="0"/>
      <w:divBdr>
        <w:top w:val="none" w:sz="0" w:space="0" w:color="auto"/>
        <w:left w:val="none" w:sz="0" w:space="0" w:color="auto"/>
        <w:bottom w:val="none" w:sz="0" w:space="0" w:color="auto"/>
        <w:right w:val="none" w:sz="0" w:space="0" w:color="auto"/>
      </w:divBdr>
    </w:div>
    <w:div w:id="1265724488">
      <w:marLeft w:val="640"/>
      <w:marRight w:val="0"/>
      <w:marTop w:val="0"/>
      <w:marBottom w:val="0"/>
      <w:divBdr>
        <w:top w:val="none" w:sz="0" w:space="0" w:color="auto"/>
        <w:left w:val="none" w:sz="0" w:space="0" w:color="auto"/>
        <w:bottom w:val="none" w:sz="0" w:space="0" w:color="auto"/>
        <w:right w:val="none" w:sz="0" w:space="0" w:color="auto"/>
      </w:divBdr>
    </w:div>
    <w:div w:id="1265725482">
      <w:marLeft w:val="640"/>
      <w:marRight w:val="0"/>
      <w:marTop w:val="0"/>
      <w:marBottom w:val="0"/>
      <w:divBdr>
        <w:top w:val="none" w:sz="0" w:space="0" w:color="auto"/>
        <w:left w:val="none" w:sz="0" w:space="0" w:color="auto"/>
        <w:bottom w:val="none" w:sz="0" w:space="0" w:color="auto"/>
        <w:right w:val="none" w:sz="0" w:space="0" w:color="auto"/>
      </w:divBdr>
    </w:div>
    <w:div w:id="1265728506">
      <w:marLeft w:val="640"/>
      <w:marRight w:val="0"/>
      <w:marTop w:val="0"/>
      <w:marBottom w:val="0"/>
      <w:divBdr>
        <w:top w:val="none" w:sz="0" w:space="0" w:color="auto"/>
        <w:left w:val="none" w:sz="0" w:space="0" w:color="auto"/>
        <w:bottom w:val="none" w:sz="0" w:space="0" w:color="auto"/>
        <w:right w:val="none" w:sz="0" w:space="0" w:color="auto"/>
      </w:divBdr>
    </w:div>
    <w:div w:id="1266111287">
      <w:marLeft w:val="640"/>
      <w:marRight w:val="0"/>
      <w:marTop w:val="0"/>
      <w:marBottom w:val="0"/>
      <w:divBdr>
        <w:top w:val="none" w:sz="0" w:space="0" w:color="auto"/>
        <w:left w:val="none" w:sz="0" w:space="0" w:color="auto"/>
        <w:bottom w:val="none" w:sz="0" w:space="0" w:color="auto"/>
        <w:right w:val="none" w:sz="0" w:space="0" w:color="auto"/>
      </w:divBdr>
    </w:div>
    <w:div w:id="1266185131">
      <w:marLeft w:val="640"/>
      <w:marRight w:val="0"/>
      <w:marTop w:val="0"/>
      <w:marBottom w:val="0"/>
      <w:divBdr>
        <w:top w:val="none" w:sz="0" w:space="0" w:color="auto"/>
        <w:left w:val="none" w:sz="0" w:space="0" w:color="auto"/>
        <w:bottom w:val="none" w:sz="0" w:space="0" w:color="auto"/>
        <w:right w:val="none" w:sz="0" w:space="0" w:color="auto"/>
      </w:divBdr>
    </w:div>
    <w:div w:id="1266304614">
      <w:marLeft w:val="640"/>
      <w:marRight w:val="0"/>
      <w:marTop w:val="0"/>
      <w:marBottom w:val="0"/>
      <w:divBdr>
        <w:top w:val="none" w:sz="0" w:space="0" w:color="auto"/>
        <w:left w:val="none" w:sz="0" w:space="0" w:color="auto"/>
        <w:bottom w:val="none" w:sz="0" w:space="0" w:color="auto"/>
        <w:right w:val="none" w:sz="0" w:space="0" w:color="auto"/>
      </w:divBdr>
    </w:div>
    <w:div w:id="1266379176">
      <w:marLeft w:val="640"/>
      <w:marRight w:val="0"/>
      <w:marTop w:val="0"/>
      <w:marBottom w:val="0"/>
      <w:divBdr>
        <w:top w:val="none" w:sz="0" w:space="0" w:color="auto"/>
        <w:left w:val="none" w:sz="0" w:space="0" w:color="auto"/>
        <w:bottom w:val="none" w:sz="0" w:space="0" w:color="auto"/>
        <w:right w:val="none" w:sz="0" w:space="0" w:color="auto"/>
      </w:divBdr>
    </w:div>
    <w:div w:id="1266426195">
      <w:marLeft w:val="640"/>
      <w:marRight w:val="0"/>
      <w:marTop w:val="0"/>
      <w:marBottom w:val="0"/>
      <w:divBdr>
        <w:top w:val="none" w:sz="0" w:space="0" w:color="auto"/>
        <w:left w:val="none" w:sz="0" w:space="0" w:color="auto"/>
        <w:bottom w:val="none" w:sz="0" w:space="0" w:color="auto"/>
        <w:right w:val="none" w:sz="0" w:space="0" w:color="auto"/>
      </w:divBdr>
    </w:div>
    <w:div w:id="1266574608">
      <w:marLeft w:val="640"/>
      <w:marRight w:val="0"/>
      <w:marTop w:val="0"/>
      <w:marBottom w:val="0"/>
      <w:divBdr>
        <w:top w:val="none" w:sz="0" w:space="0" w:color="auto"/>
        <w:left w:val="none" w:sz="0" w:space="0" w:color="auto"/>
        <w:bottom w:val="none" w:sz="0" w:space="0" w:color="auto"/>
        <w:right w:val="none" w:sz="0" w:space="0" w:color="auto"/>
      </w:divBdr>
    </w:div>
    <w:div w:id="1266619992">
      <w:marLeft w:val="640"/>
      <w:marRight w:val="0"/>
      <w:marTop w:val="0"/>
      <w:marBottom w:val="0"/>
      <w:divBdr>
        <w:top w:val="none" w:sz="0" w:space="0" w:color="auto"/>
        <w:left w:val="none" w:sz="0" w:space="0" w:color="auto"/>
        <w:bottom w:val="none" w:sz="0" w:space="0" w:color="auto"/>
        <w:right w:val="none" w:sz="0" w:space="0" w:color="auto"/>
      </w:divBdr>
    </w:div>
    <w:div w:id="1266689620">
      <w:marLeft w:val="640"/>
      <w:marRight w:val="0"/>
      <w:marTop w:val="0"/>
      <w:marBottom w:val="0"/>
      <w:divBdr>
        <w:top w:val="none" w:sz="0" w:space="0" w:color="auto"/>
        <w:left w:val="none" w:sz="0" w:space="0" w:color="auto"/>
        <w:bottom w:val="none" w:sz="0" w:space="0" w:color="auto"/>
        <w:right w:val="none" w:sz="0" w:space="0" w:color="auto"/>
      </w:divBdr>
    </w:div>
    <w:div w:id="1266691489">
      <w:marLeft w:val="640"/>
      <w:marRight w:val="0"/>
      <w:marTop w:val="0"/>
      <w:marBottom w:val="0"/>
      <w:divBdr>
        <w:top w:val="none" w:sz="0" w:space="0" w:color="auto"/>
        <w:left w:val="none" w:sz="0" w:space="0" w:color="auto"/>
        <w:bottom w:val="none" w:sz="0" w:space="0" w:color="auto"/>
        <w:right w:val="none" w:sz="0" w:space="0" w:color="auto"/>
      </w:divBdr>
    </w:div>
    <w:div w:id="1266692905">
      <w:marLeft w:val="640"/>
      <w:marRight w:val="0"/>
      <w:marTop w:val="0"/>
      <w:marBottom w:val="0"/>
      <w:divBdr>
        <w:top w:val="none" w:sz="0" w:space="0" w:color="auto"/>
        <w:left w:val="none" w:sz="0" w:space="0" w:color="auto"/>
        <w:bottom w:val="none" w:sz="0" w:space="0" w:color="auto"/>
        <w:right w:val="none" w:sz="0" w:space="0" w:color="auto"/>
      </w:divBdr>
    </w:div>
    <w:div w:id="1266692943">
      <w:marLeft w:val="640"/>
      <w:marRight w:val="0"/>
      <w:marTop w:val="0"/>
      <w:marBottom w:val="0"/>
      <w:divBdr>
        <w:top w:val="none" w:sz="0" w:space="0" w:color="auto"/>
        <w:left w:val="none" w:sz="0" w:space="0" w:color="auto"/>
        <w:bottom w:val="none" w:sz="0" w:space="0" w:color="auto"/>
        <w:right w:val="none" w:sz="0" w:space="0" w:color="auto"/>
      </w:divBdr>
    </w:div>
    <w:div w:id="1266768105">
      <w:marLeft w:val="640"/>
      <w:marRight w:val="0"/>
      <w:marTop w:val="0"/>
      <w:marBottom w:val="0"/>
      <w:divBdr>
        <w:top w:val="none" w:sz="0" w:space="0" w:color="auto"/>
        <w:left w:val="none" w:sz="0" w:space="0" w:color="auto"/>
        <w:bottom w:val="none" w:sz="0" w:space="0" w:color="auto"/>
        <w:right w:val="none" w:sz="0" w:space="0" w:color="auto"/>
      </w:divBdr>
    </w:div>
    <w:div w:id="1266840474">
      <w:marLeft w:val="640"/>
      <w:marRight w:val="0"/>
      <w:marTop w:val="0"/>
      <w:marBottom w:val="0"/>
      <w:divBdr>
        <w:top w:val="none" w:sz="0" w:space="0" w:color="auto"/>
        <w:left w:val="none" w:sz="0" w:space="0" w:color="auto"/>
        <w:bottom w:val="none" w:sz="0" w:space="0" w:color="auto"/>
        <w:right w:val="none" w:sz="0" w:space="0" w:color="auto"/>
      </w:divBdr>
    </w:div>
    <w:div w:id="1266843198">
      <w:marLeft w:val="640"/>
      <w:marRight w:val="0"/>
      <w:marTop w:val="0"/>
      <w:marBottom w:val="0"/>
      <w:divBdr>
        <w:top w:val="none" w:sz="0" w:space="0" w:color="auto"/>
        <w:left w:val="none" w:sz="0" w:space="0" w:color="auto"/>
        <w:bottom w:val="none" w:sz="0" w:space="0" w:color="auto"/>
        <w:right w:val="none" w:sz="0" w:space="0" w:color="auto"/>
      </w:divBdr>
    </w:div>
    <w:div w:id="1266884948">
      <w:marLeft w:val="640"/>
      <w:marRight w:val="0"/>
      <w:marTop w:val="0"/>
      <w:marBottom w:val="0"/>
      <w:divBdr>
        <w:top w:val="none" w:sz="0" w:space="0" w:color="auto"/>
        <w:left w:val="none" w:sz="0" w:space="0" w:color="auto"/>
        <w:bottom w:val="none" w:sz="0" w:space="0" w:color="auto"/>
        <w:right w:val="none" w:sz="0" w:space="0" w:color="auto"/>
      </w:divBdr>
    </w:div>
    <w:div w:id="1266889868">
      <w:marLeft w:val="640"/>
      <w:marRight w:val="0"/>
      <w:marTop w:val="0"/>
      <w:marBottom w:val="0"/>
      <w:divBdr>
        <w:top w:val="none" w:sz="0" w:space="0" w:color="auto"/>
        <w:left w:val="none" w:sz="0" w:space="0" w:color="auto"/>
        <w:bottom w:val="none" w:sz="0" w:space="0" w:color="auto"/>
        <w:right w:val="none" w:sz="0" w:space="0" w:color="auto"/>
      </w:divBdr>
    </w:div>
    <w:div w:id="1266959603">
      <w:marLeft w:val="640"/>
      <w:marRight w:val="0"/>
      <w:marTop w:val="0"/>
      <w:marBottom w:val="0"/>
      <w:divBdr>
        <w:top w:val="none" w:sz="0" w:space="0" w:color="auto"/>
        <w:left w:val="none" w:sz="0" w:space="0" w:color="auto"/>
        <w:bottom w:val="none" w:sz="0" w:space="0" w:color="auto"/>
        <w:right w:val="none" w:sz="0" w:space="0" w:color="auto"/>
      </w:divBdr>
    </w:div>
    <w:div w:id="1267031936">
      <w:marLeft w:val="640"/>
      <w:marRight w:val="0"/>
      <w:marTop w:val="0"/>
      <w:marBottom w:val="0"/>
      <w:divBdr>
        <w:top w:val="none" w:sz="0" w:space="0" w:color="auto"/>
        <w:left w:val="none" w:sz="0" w:space="0" w:color="auto"/>
        <w:bottom w:val="none" w:sz="0" w:space="0" w:color="auto"/>
        <w:right w:val="none" w:sz="0" w:space="0" w:color="auto"/>
      </w:divBdr>
    </w:div>
    <w:div w:id="1267075141">
      <w:marLeft w:val="640"/>
      <w:marRight w:val="0"/>
      <w:marTop w:val="0"/>
      <w:marBottom w:val="0"/>
      <w:divBdr>
        <w:top w:val="none" w:sz="0" w:space="0" w:color="auto"/>
        <w:left w:val="none" w:sz="0" w:space="0" w:color="auto"/>
        <w:bottom w:val="none" w:sz="0" w:space="0" w:color="auto"/>
        <w:right w:val="none" w:sz="0" w:space="0" w:color="auto"/>
      </w:divBdr>
    </w:div>
    <w:div w:id="1267078258">
      <w:marLeft w:val="640"/>
      <w:marRight w:val="0"/>
      <w:marTop w:val="0"/>
      <w:marBottom w:val="0"/>
      <w:divBdr>
        <w:top w:val="none" w:sz="0" w:space="0" w:color="auto"/>
        <w:left w:val="none" w:sz="0" w:space="0" w:color="auto"/>
        <w:bottom w:val="none" w:sz="0" w:space="0" w:color="auto"/>
        <w:right w:val="none" w:sz="0" w:space="0" w:color="auto"/>
      </w:divBdr>
    </w:div>
    <w:div w:id="1267083620">
      <w:marLeft w:val="640"/>
      <w:marRight w:val="0"/>
      <w:marTop w:val="0"/>
      <w:marBottom w:val="0"/>
      <w:divBdr>
        <w:top w:val="none" w:sz="0" w:space="0" w:color="auto"/>
        <w:left w:val="none" w:sz="0" w:space="0" w:color="auto"/>
        <w:bottom w:val="none" w:sz="0" w:space="0" w:color="auto"/>
        <w:right w:val="none" w:sz="0" w:space="0" w:color="auto"/>
      </w:divBdr>
    </w:div>
    <w:div w:id="1267231862">
      <w:marLeft w:val="640"/>
      <w:marRight w:val="0"/>
      <w:marTop w:val="0"/>
      <w:marBottom w:val="0"/>
      <w:divBdr>
        <w:top w:val="none" w:sz="0" w:space="0" w:color="auto"/>
        <w:left w:val="none" w:sz="0" w:space="0" w:color="auto"/>
        <w:bottom w:val="none" w:sz="0" w:space="0" w:color="auto"/>
        <w:right w:val="none" w:sz="0" w:space="0" w:color="auto"/>
      </w:divBdr>
    </w:div>
    <w:div w:id="1267270284">
      <w:marLeft w:val="640"/>
      <w:marRight w:val="0"/>
      <w:marTop w:val="0"/>
      <w:marBottom w:val="0"/>
      <w:divBdr>
        <w:top w:val="none" w:sz="0" w:space="0" w:color="auto"/>
        <w:left w:val="none" w:sz="0" w:space="0" w:color="auto"/>
        <w:bottom w:val="none" w:sz="0" w:space="0" w:color="auto"/>
        <w:right w:val="none" w:sz="0" w:space="0" w:color="auto"/>
      </w:divBdr>
    </w:div>
    <w:div w:id="1267271775">
      <w:marLeft w:val="640"/>
      <w:marRight w:val="0"/>
      <w:marTop w:val="0"/>
      <w:marBottom w:val="0"/>
      <w:divBdr>
        <w:top w:val="none" w:sz="0" w:space="0" w:color="auto"/>
        <w:left w:val="none" w:sz="0" w:space="0" w:color="auto"/>
        <w:bottom w:val="none" w:sz="0" w:space="0" w:color="auto"/>
        <w:right w:val="none" w:sz="0" w:space="0" w:color="auto"/>
      </w:divBdr>
    </w:div>
    <w:div w:id="1267302341">
      <w:marLeft w:val="640"/>
      <w:marRight w:val="0"/>
      <w:marTop w:val="0"/>
      <w:marBottom w:val="0"/>
      <w:divBdr>
        <w:top w:val="none" w:sz="0" w:space="0" w:color="auto"/>
        <w:left w:val="none" w:sz="0" w:space="0" w:color="auto"/>
        <w:bottom w:val="none" w:sz="0" w:space="0" w:color="auto"/>
        <w:right w:val="none" w:sz="0" w:space="0" w:color="auto"/>
      </w:divBdr>
    </w:div>
    <w:div w:id="1267428117">
      <w:marLeft w:val="640"/>
      <w:marRight w:val="0"/>
      <w:marTop w:val="0"/>
      <w:marBottom w:val="0"/>
      <w:divBdr>
        <w:top w:val="none" w:sz="0" w:space="0" w:color="auto"/>
        <w:left w:val="none" w:sz="0" w:space="0" w:color="auto"/>
        <w:bottom w:val="none" w:sz="0" w:space="0" w:color="auto"/>
        <w:right w:val="none" w:sz="0" w:space="0" w:color="auto"/>
      </w:divBdr>
    </w:div>
    <w:div w:id="1267498167">
      <w:marLeft w:val="640"/>
      <w:marRight w:val="0"/>
      <w:marTop w:val="0"/>
      <w:marBottom w:val="0"/>
      <w:divBdr>
        <w:top w:val="none" w:sz="0" w:space="0" w:color="auto"/>
        <w:left w:val="none" w:sz="0" w:space="0" w:color="auto"/>
        <w:bottom w:val="none" w:sz="0" w:space="0" w:color="auto"/>
        <w:right w:val="none" w:sz="0" w:space="0" w:color="auto"/>
      </w:divBdr>
    </w:div>
    <w:div w:id="1267614325">
      <w:marLeft w:val="640"/>
      <w:marRight w:val="0"/>
      <w:marTop w:val="0"/>
      <w:marBottom w:val="0"/>
      <w:divBdr>
        <w:top w:val="none" w:sz="0" w:space="0" w:color="auto"/>
        <w:left w:val="none" w:sz="0" w:space="0" w:color="auto"/>
        <w:bottom w:val="none" w:sz="0" w:space="0" w:color="auto"/>
        <w:right w:val="none" w:sz="0" w:space="0" w:color="auto"/>
      </w:divBdr>
    </w:div>
    <w:div w:id="1267621050">
      <w:marLeft w:val="640"/>
      <w:marRight w:val="0"/>
      <w:marTop w:val="0"/>
      <w:marBottom w:val="0"/>
      <w:divBdr>
        <w:top w:val="none" w:sz="0" w:space="0" w:color="auto"/>
        <w:left w:val="none" w:sz="0" w:space="0" w:color="auto"/>
        <w:bottom w:val="none" w:sz="0" w:space="0" w:color="auto"/>
        <w:right w:val="none" w:sz="0" w:space="0" w:color="auto"/>
      </w:divBdr>
    </w:div>
    <w:div w:id="1267689903">
      <w:marLeft w:val="640"/>
      <w:marRight w:val="0"/>
      <w:marTop w:val="0"/>
      <w:marBottom w:val="0"/>
      <w:divBdr>
        <w:top w:val="none" w:sz="0" w:space="0" w:color="auto"/>
        <w:left w:val="none" w:sz="0" w:space="0" w:color="auto"/>
        <w:bottom w:val="none" w:sz="0" w:space="0" w:color="auto"/>
        <w:right w:val="none" w:sz="0" w:space="0" w:color="auto"/>
      </w:divBdr>
    </w:div>
    <w:div w:id="1267691013">
      <w:marLeft w:val="640"/>
      <w:marRight w:val="0"/>
      <w:marTop w:val="0"/>
      <w:marBottom w:val="0"/>
      <w:divBdr>
        <w:top w:val="none" w:sz="0" w:space="0" w:color="auto"/>
        <w:left w:val="none" w:sz="0" w:space="0" w:color="auto"/>
        <w:bottom w:val="none" w:sz="0" w:space="0" w:color="auto"/>
        <w:right w:val="none" w:sz="0" w:space="0" w:color="auto"/>
      </w:divBdr>
    </w:div>
    <w:div w:id="1267806626">
      <w:marLeft w:val="640"/>
      <w:marRight w:val="0"/>
      <w:marTop w:val="0"/>
      <w:marBottom w:val="0"/>
      <w:divBdr>
        <w:top w:val="none" w:sz="0" w:space="0" w:color="auto"/>
        <w:left w:val="none" w:sz="0" w:space="0" w:color="auto"/>
        <w:bottom w:val="none" w:sz="0" w:space="0" w:color="auto"/>
        <w:right w:val="none" w:sz="0" w:space="0" w:color="auto"/>
      </w:divBdr>
    </w:div>
    <w:div w:id="1267884660">
      <w:marLeft w:val="640"/>
      <w:marRight w:val="0"/>
      <w:marTop w:val="0"/>
      <w:marBottom w:val="0"/>
      <w:divBdr>
        <w:top w:val="none" w:sz="0" w:space="0" w:color="auto"/>
        <w:left w:val="none" w:sz="0" w:space="0" w:color="auto"/>
        <w:bottom w:val="none" w:sz="0" w:space="0" w:color="auto"/>
        <w:right w:val="none" w:sz="0" w:space="0" w:color="auto"/>
      </w:divBdr>
    </w:div>
    <w:div w:id="1267925527">
      <w:marLeft w:val="640"/>
      <w:marRight w:val="0"/>
      <w:marTop w:val="0"/>
      <w:marBottom w:val="0"/>
      <w:divBdr>
        <w:top w:val="none" w:sz="0" w:space="0" w:color="auto"/>
        <w:left w:val="none" w:sz="0" w:space="0" w:color="auto"/>
        <w:bottom w:val="none" w:sz="0" w:space="0" w:color="auto"/>
        <w:right w:val="none" w:sz="0" w:space="0" w:color="auto"/>
      </w:divBdr>
    </w:div>
    <w:div w:id="1267926084">
      <w:marLeft w:val="640"/>
      <w:marRight w:val="0"/>
      <w:marTop w:val="0"/>
      <w:marBottom w:val="0"/>
      <w:divBdr>
        <w:top w:val="none" w:sz="0" w:space="0" w:color="auto"/>
        <w:left w:val="none" w:sz="0" w:space="0" w:color="auto"/>
        <w:bottom w:val="none" w:sz="0" w:space="0" w:color="auto"/>
        <w:right w:val="none" w:sz="0" w:space="0" w:color="auto"/>
      </w:divBdr>
    </w:div>
    <w:div w:id="1267957485">
      <w:marLeft w:val="640"/>
      <w:marRight w:val="0"/>
      <w:marTop w:val="0"/>
      <w:marBottom w:val="0"/>
      <w:divBdr>
        <w:top w:val="none" w:sz="0" w:space="0" w:color="auto"/>
        <w:left w:val="none" w:sz="0" w:space="0" w:color="auto"/>
        <w:bottom w:val="none" w:sz="0" w:space="0" w:color="auto"/>
        <w:right w:val="none" w:sz="0" w:space="0" w:color="auto"/>
      </w:divBdr>
    </w:div>
    <w:div w:id="1268006038">
      <w:marLeft w:val="640"/>
      <w:marRight w:val="0"/>
      <w:marTop w:val="0"/>
      <w:marBottom w:val="0"/>
      <w:divBdr>
        <w:top w:val="none" w:sz="0" w:space="0" w:color="auto"/>
        <w:left w:val="none" w:sz="0" w:space="0" w:color="auto"/>
        <w:bottom w:val="none" w:sz="0" w:space="0" w:color="auto"/>
        <w:right w:val="none" w:sz="0" w:space="0" w:color="auto"/>
      </w:divBdr>
    </w:div>
    <w:div w:id="1268076565">
      <w:marLeft w:val="640"/>
      <w:marRight w:val="0"/>
      <w:marTop w:val="0"/>
      <w:marBottom w:val="0"/>
      <w:divBdr>
        <w:top w:val="none" w:sz="0" w:space="0" w:color="auto"/>
        <w:left w:val="none" w:sz="0" w:space="0" w:color="auto"/>
        <w:bottom w:val="none" w:sz="0" w:space="0" w:color="auto"/>
        <w:right w:val="none" w:sz="0" w:space="0" w:color="auto"/>
      </w:divBdr>
    </w:div>
    <w:div w:id="1268151714">
      <w:marLeft w:val="640"/>
      <w:marRight w:val="0"/>
      <w:marTop w:val="0"/>
      <w:marBottom w:val="0"/>
      <w:divBdr>
        <w:top w:val="none" w:sz="0" w:space="0" w:color="auto"/>
        <w:left w:val="none" w:sz="0" w:space="0" w:color="auto"/>
        <w:bottom w:val="none" w:sz="0" w:space="0" w:color="auto"/>
        <w:right w:val="none" w:sz="0" w:space="0" w:color="auto"/>
      </w:divBdr>
    </w:div>
    <w:div w:id="1268193504">
      <w:marLeft w:val="640"/>
      <w:marRight w:val="0"/>
      <w:marTop w:val="0"/>
      <w:marBottom w:val="0"/>
      <w:divBdr>
        <w:top w:val="none" w:sz="0" w:space="0" w:color="auto"/>
        <w:left w:val="none" w:sz="0" w:space="0" w:color="auto"/>
        <w:bottom w:val="none" w:sz="0" w:space="0" w:color="auto"/>
        <w:right w:val="none" w:sz="0" w:space="0" w:color="auto"/>
      </w:divBdr>
    </w:div>
    <w:div w:id="1268194119">
      <w:marLeft w:val="640"/>
      <w:marRight w:val="0"/>
      <w:marTop w:val="0"/>
      <w:marBottom w:val="0"/>
      <w:divBdr>
        <w:top w:val="none" w:sz="0" w:space="0" w:color="auto"/>
        <w:left w:val="none" w:sz="0" w:space="0" w:color="auto"/>
        <w:bottom w:val="none" w:sz="0" w:space="0" w:color="auto"/>
        <w:right w:val="none" w:sz="0" w:space="0" w:color="auto"/>
      </w:divBdr>
    </w:div>
    <w:div w:id="1268267978">
      <w:marLeft w:val="640"/>
      <w:marRight w:val="0"/>
      <w:marTop w:val="0"/>
      <w:marBottom w:val="0"/>
      <w:divBdr>
        <w:top w:val="none" w:sz="0" w:space="0" w:color="auto"/>
        <w:left w:val="none" w:sz="0" w:space="0" w:color="auto"/>
        <w:bottom w:val="none" w:sz="0" w:space="0" w:color="auto"/>
        <w:right w:val="none" w:sz="0" w:space="0" w:color="auto"/>
      </w:divBdr>
    </w:div>
    <w:div w:id="1268268313">
      <w:marLeft w:val="640"/>
      <w:marRight w:val="0"/>
      <w:marTop w:val="0"/>
      <w:marBottom w:val="0"/>
      <w:divBdr>
        <w:top w:val="none" w:sz="0" w:space="0" w:color="auto"/>
        <w:left w:val="none" w:sz="0" w:space="0" w:color="auto"/>
        <w:bottom w:val="none" w:sz="0" w:space="0" w:color="auto"/>
        <w:right w:val="none" w:sz="0" w:space="0" w:color="auto"/>
      </w:divBdr>
    </w:div>
    <w:div w:id="1268268507">
      <w:marLeft w:val="640"/>
      <w:marRight w:val="0"/>
      <w:marTop w:val="0"/>
      <w:marBottom w:val="0"/>
      <w:divBdr>
        <w:top w:val="none" w:sz="0" w:space="0" w:color="auto"/>
        <w:left w:val="none" w:sz="0" w:space="0" w:color="auto"/>
        <w:bottom w:val="none" w:sz="0" w:space="0" w:color="auto"/>
        <w:right w:val="none" w:sz="0" w:space="0" w:color="auto"/>
      </w:divBdr>
    </w:div>
    <w:div w:id="1268346060">
      <w:marLeft w:val="640"/>
      <w:marRight w:val="0"/>
      <w:marTop w:val="0"/>
      <w:marBottom w:val="0"/>
      <w:divBdr>
        <w:top w:val="none" w:sz="0" w:space="0" w:color="auto"/>
        <w:left w:val="none" w:sz="0" w:space="0" w:color="auto"/>
        <w:bottom w:val="none" w:sz="0" w:space="0" w:color="auto"/>
        <w:right w:val="none" w:sz="0" w:space="0" w:color="auto"/>
      </w:divBdr>
    </w:div>
    <w:div w:id="1268347226">
      <w:marLeft w:val="640"/>
      <w:marRight w:val="0"/>
      <w:marTop w:val="0"/>
      <w:marBottom w:val="0"/>
      <w:divBdr>
        <w:top w:val="none" w:sz="0" w:space="0" w:color="auto"/>
        <w:left w:val="none" w:sz="0" w:space="0" w:color="auto"/>
        <w:bottom w:val="none" w:sz="0" w:space="0" w:color="auto"/>
        <w:right w:val="none" w:sz="0" w:space="0" w:color="auto"/>
      </w:divBdr>
    </w:div>
    <w:div w:id="1268348961">
      <w:marLeft w:val="640"/>
      <w:marRight w:val="0"/>
      <w:marTop w:val="0"/>
      <w:marBottom w:val="0"/>
      <w:divBdr>
        <w:top w:val="none" w:sz="0" w:space="0" w:color="auto"/>
        <w:left w:val="none" w:sz="0" w:space="0" w:color="auto"/>
        <w:bottom w:val="none" w:sz="0" w:space="0" w:color="auto"/>
        <w:right w:val="none" w:sz="0" w:space="0" w:color="auto"/>
      </w:divBdr>
    </w:div>
    <w:div w:id="1268462132">
      <w:marLeft w:val="640"/>
      <w:marRight w:val="0"/>
      <w:marTop w:val="0"/>
      <w:marBottom w:val="0"/>
      <w:divBdr>
        <w:top w:val="none" w:sz="0" w:space="0" w:color="auto"/>
        <w:left w:val="none" w:sz="0" w:space="0" w:color="auto"/>
        <w:bottom w:val="none" w:sz="0" w:space="0" w:color="auto"/>
        <w:right w:val="none" w:sz="0" w:space="0" w:color="auto"/>
      </w:divBdr>
    </w:div>
    <w:div w:id="1268465900">
      <w:marLeft w:val="640"/>
      <w:marRight w:val="0"/>
      <w:marTop w:val="0"/>
      <w:marBottom w:val="0"/>
      <w:divBdr>
        <w:top w:val="none" w:sz="0" w:space="0" w:color="auto"/>
        <w:left w:val="none" w:sz="0" w:space="0" w:color="auto"/>
        <w:bottom w:val="none" w:sz="0" w:space="0" w:color="auto"/>
        <w:right w:val="none" w:sz="0" w:space="0" w:color="auto"/>
      </w:divBdr>
    </w:div>
    <w:div w:id="1268535680">
      <w:marLeft w:val="640"/>
      <w:marRight w:val="0"/>
      <w:marTop w:val="0"/>
      <w:marBottom w:val="0"/>
      <w:divBdr>
        <w:top w:val="none" w:sz="0" w:space="0" w:color="auto"/>
        <w:left w:val="none" w:sz="0" w:space="0" w:color="auto"/>
        <w:bottom w:val="none" w:sz="0" w:space="0" w:color="auto"/>
        <w:right w:val="none" w:sz="0" w:space="0" w:color="auto"/>
      </w:divBdr>
    </w:div>
    <w:div w:id="1268538246">
      <w:marLeft w:val="640"/>
      <w:marRight w:val="0"/>
      <w:marTop w:val="0"/>
      <w:marBottom w:val="0"/>
      <w:divBdr>
        <w:top w:val="none" w:sz="0" w:space="0" w:color="auto"/>
        <w:left w:val="none" w:sz="0" w:space="0" w:color="auto"/>
        <w:bottom w:val="none" w:sz="0" w:space="0" w:color="auto"/>
        <w:right w:val="none" w:sz="0" w:space="0" w:color="auto"/>
      </w:divBdr>
    </w:div>
    <w:div w:id="1268543516">
      <w:marLeft w:val="640"/>
      <w:marRight w:val="0"/>
      <w:marTop w:val="0"/>
      <w:marBottom w:val="0"/>
      <w:divBdr>
        <w:top w:val="none" w:sz="0" w:space="0" w:color="auto"/>
        <w:left w:val="none" w:sz="0" w:space="0" w:color="auto"/>
        <w:bottom w:val="none" w:sz="0" w:space="0" w:color="auto"/>
        <w:right w:val="none" w:sz="0" w:space="0" w:color="auto"/>
      </w:divBdr>
    </w:div>
    <w:div w:id="1268731083">
      <w:marLeft w:val="640"/>
      <w:marRight w:val="0"/>
      <w:marTop w:val="0"/>
      <w:marBottom w:val="0"/>
      <w:divBdr>
        <w:top w:val="none" w:sz="0" w:space="0" w:color="auto"/>
        <w:left w:val="none" w:sz="0" w:space="0" w:color="auto"/>
        <w:bottom w:val="none" w:sz="0" w:space="0" w:color="auto"/>
        <w:right w:val="none" w:sz="0" w:space="0" w:color="auto"/>
      </w:divBdr>
    </w:div>
    <w:div w:id="1268731959">
      <w:marLeft w:val="640"/>
      <w:marRight w:val="0"/>
      <w:marTop w:val="0"/>
      <w:marBottom w:val="0"/>
      <w:divBdr>
        <w:top w:val="none" w:sz="0" w:space="0" w:color="auto"/>
        <w:left w:val="none" w:sz="0" w:space="0" w:color="auto"/>
        <w:bottom w:val="none" w:sz="0" w:space="0" w:color="auto"/>
        <w:right w:val="none" w:sz="0" w:space="0" w:color="auto"/>
      </w:divBdr>
    </w:div>
    <w:div w:id="1268779624">
      <w:marLeft w:val="640"/>
      <w:marRight w:val="0"/>
      <w:marTop w:val="0"/>
      <w:marBottom w:val="0"/>
      <w:divBdr>
        <w:top w:val="none" w:sz="0" w:space="0" w:color="auto"/>
        <w:left w:val="none" w:sz="0" w:space="0" w:color="auto"/>
        <w:bottom w:val="none" w:sz="0" w:space="0" w:color="auto"/>
        <w:right w:val="none" w:sz="0" w:space="0" w:color="auto"/>
      </w:divBdr>
    </w:div>
    <w:div w:id="1268847322">
      <w:marLeft w:val="640"/>
      <w:marRight w:val="0"/>
      <w:marTop w:val="0"/>
      <w:marBottom w:val="0"/>
      <w:divBdr>
        <w:top w:val="none" w:sz="0" w:space="0" w:color="auto"/>
        <w:left w:val="none" w:sz="0" w:space="0" w:color="auto"/>
        <w:bottom w:val="none" w:sz="0" w:space="0" w:color="auto"/>
        <w:right w:val="none" w:sz="0" w:space="0" w:color="auto"/>
      </w:divBdr>
    </w:div>
    <w:div w:id="1268854011">
      <w:marLeft w:val="640"/>
      <w:marRight w:val="0"/>
      <w:marTop w:val="0"/>
      <w:marBottom w:val="0"/>
      <w:divBdr>
        <w:top w:val="none" w:sz="0" w:space="0" w:color="auto"/>
        <w:left w:val="none" w:sz="0" w:space="0" w:color="auto"/>
        <w:bottom w:val="none" w:sz="0" w:space="0" w:color="auto"/>
        <w:right w:val="none" w:sz="0" w:space="0" w:color="auto"/>
      </w:divBdr>
    </w:div>
    <w:div w:id="1268999307">
      <w:marLeft w:val="640"/>
      <w:marRight w:val="0"/>
      <w:marTop w:val="0"/>
      <w:marBottom w:val="0"/>
      <w:divBdr>
        <w:top w:val="none" w:sz="0" w:space="0" w:color="auto"/>
        <w:left w:val="none" w:sz="0" w:space="0" w:color="auto"/>
        <w:bottom w:val="none" w:sz="0" w:space="0" w:color="auto"/>
        <w:right w:val="none" w:sz="0" w:space="0" w:color="auto"/>
      </w:divBdr>
    </w:div>
    <w:div w:id="1269005547">
      <w:marLeft w:val="640"/>
      <w:marRight w:val="0"/>
      <w:marTop w:val="0"/>
      <w:marBottom w:val="0"/>
      <w:divBdr>
        <w:top w:val="none" w:sz="0" w:space="0" w:color="auto"/>
        <w:left w:val="none" w:sz="0" w:space="0" w:color="auto"/>
        <w:bottom w:val="none" w:sz="0" w:space="0" w:color="auto"/>
        <w:right w:val="none" w:sz="0" w:space="0" w:color="auto"/>
      </w:divBdr>
    </w:div>
    <w:div w:id="1269122590">
      <w:marLeft w:val="640"/>
      <w:marRight w:val="0"/>
      <w:marTop w:val="0"/>
      <w:marBottom w:val="0"/>
      <w:divBdr>
        <w:top w:val="none" w:sz="0" w:space="0" w:color="auto"/>
        <w:left w:val="none" w:sz="0" w:space="0" w:color="auto"/>
        <w:bottom w:val="none" w:sz="0" w:space="0" w:color="auto"/>
        <w:right w:val="none" w:sz="0" w:space="0" w:color="auto"/>
      </w:divBdr>
    </w:div>
    <w:div w:id="1269191909">
      <w:marLeft w:val="640"/>
      <w:marRight w:val="0"/>
      <w:marTop w:val="0"/>
      <w:marBottom w:val="0"/>
      <w:divBdr>
        <w:top w:val="none" w:sz="0" w:space="0" w:color="auto"/>
        <w:left w:val="none" w:sz="0" w:space="0" w:color="auto"/>
        <w:bottom w:val="none" w:sz="0" w:space="0" w:color="auto"/>
        <w:right w:val="none" w:sz="0" w:space="0" w:color="auto"/>
      </w:divBdr>
    </w:div>
    <w:div w:id="1269197737">
      <w:marLeft w:val="640"/>
      <w:marRight w:val="0"/>
      <w:marTop w:val="0"/>
      <w:marBottom w:val="0"/>
      <w:divBdr>
        <w:top w:val="none" w:sz="0" w:space="0" w:color="auto"/>
        <w:left w:val="none" w:sz="0" w:space="0" w:color="auto"/>
        <w:bottom w:val="none" w:sz="0" w:space="0" w:color="auto"/>
        <w:right w:val="none" w:sz="0" w:space="0" w:color="auto"/>
      </w:divBdr>
    </w:div>
    <w:div w:id="1269308936">
      <w:marLeft w:val="640"/>
      <w:marRight w:val="0"/>
      <w:marTop w:val="0"/>
      <w:marBottom w:val="0"/>
      <w:divBdr>
        <w:top w:val="none" w:sz="0" w:space="0" w:color="auto"/>
        <w:left w:val="none" w:sz="0" w:space="0" w:color="auto"/>
        <w:bottom w:val="none" w:sz="0" w:space="0" w:color="auto"/>
        <w:right w:val="none" w:sz="0" w:space="0" w:color="auto"/>
      </w:divBdr>
    </w:div>
    <w:div w:id="1269309389">
      <w:marLeft w:val="640"/>
      <w:marRight w:val="0"/>
      <w:marTop w:val="0"/>
      <w:marBottom w:val="0"/>
      <w:divBdr>
        <w:top w:val="none" w:sz="0" w:space="0" w:color="auto"/>
        <w:left w:val="none" w:sz="0" w:space="0" w:color="auto"/>
        <w:bottom w:val="none" w:sz="0" w:space="0" w:color="auto"/>
        <w:right w:val="none" w:sz="0" w:space="0" w:color="auto"/>
      </w:divBdr>
    </w:div>
    <w:div w:id="1269313274">
      <w:marLeft w:val="640"/>
      <w:marRight w:val="0"/>
      <w:marTop w:val="0"/>
      <w:marBottom w:val="0"/>
      <w:divBdr>
        <w:top w:val="none" w:sz="0" w:space="0" w:color="auto"/>
        <w:left w:val="none" w:sz="0" w:space="0" w:color="auto"/>
        <w:bottom w:val="none" w:sz="0" w:space="0" w:color="auto"/>
        <w:right w:val="none" w:sz="0" w:space="0" w:color="auto"/>
      </w:divBdr>
    </w:div>
    <w:div w:id="1269317682">
      <w:marLeft w:val="640"/>
      <w:marRight w:val="0"/>
      <w:marTop w:val="0"/>
      <w:marBottom w:val="0"/>
      <w:divBdr>
        <w:top w:val="none" w:sz="0" w:space="0" w:color="auto"/>
        <w:left w:val="none" w:sz="0" w:space="0" w:color="auto"/>
        <w:bottom w:val="none" w:sz="0" w:space="0" w:color="auto"/>
        <w:right w:val="none" w:sz="0" w:space="0" w:color="auto"/>
      </w:divBdr>
    </w:div>
    <w:div w:id="1269389288">
      <w:marLeft w:val="640"/>
      <w:marRight w:val="0"/>
      <w:marTop w:val="0"/>
      <w:marBottom w:val="0"/>
      <w:divBdr>
        <w:top w:val="none" w:sz="0" w:space="0" w:color="auto"/>
        <w:left w:val="none" w:sz="0" w:space="0" w:color="auto"/>
        <w:bottom w:val="none" w:sz="0" w:space="0" w:color="auto"/>
        <w:right w:val="none" w:sz="0" w:space="0" w:color="auto"/>
      </w:divBdr>
    </w:div>
    <w:div w:id="1269462494">
      <w:marLeft w:val="640"/>
      <w:marRight w:val="0"/>
      <w:marTop w:val="0"/>
      <w:marBottom w:val="0"/>
      <w:divBdr>
        <w:top w:val="none" w:sz="0" w:space="0" w:color="auto"/>
        <w:left w:val="none" w:sz="0" w:space="0" w:color="auto"/>
        <w:bottom w:val="none" w:sz="0" w:space="0" w:color="auto"/>
        <w:right w:val="none" w:sz="0" w:space="0" w:color="auto"/>
      </w:divBdr>
    </w:div>
    <w:div w:id="1269508575">
      <w:marLeft w:val="640"/>
      <w:marRight w:val="0"/>
      <w:marTop w:val="0"/>
      <w:marBottom w:val="0"/>
      <w:divBdr>
        <w:top w:val="none" w:sz="0" w:space="0" w:color="auto"/>
        <w:left w:val="none" w:sz="0" w:space="0" w:color="auto"/>
        <w:bottom w:val="none" w:sz="0" w:space="0" w:color="auto"/>
        <w:right w:val="none" w:sz="0" w:space="0" w:color="auto"/>
      </w:divBdr>
    </w:div>
    <w:div w:id="1269583361">
      <w:marLeft w:val="640"/>
      <w:marRight w:val="0"/>
      <w:marTop w:val="0"/>
      <w:marBottom w:val="0"/>
      <w:divBdr>
        <w:top w:val="none" w:sz="0" w:space="0" w:color="auto"/>
        <w:left w:val="none" w:sz="0" w:space="0" w:color="auto"/>
        <w:bottom w:val="none" w:sz="0" w:space="0" w:color="auto"/>
        <w:right w:val="none" w:sz="0" w:space="0" w:color="auto"/>
      </w:divBdr>
    </w:div>
    <w:div w:id="1269585189">
      <w:marLeft w:val="640"/>
      <w:marRight w:val="0"/>
      <w:marTop w:val="0"/>
      <w:marBottom w:val="0"/>
      <w:divBdr>
        <w:top w:val="none" w:sz="0" w:space="0" w:color="auto"/>
        <w:left w:val="none" w:sz="0" w:space="0" w:color="auto"/>
        <w:bottom w:val="none" w:sz="0" w:space="0" w:color="auto"/>
        <w:right w:val="none" w:sz="0" w:space="0" w:color="auto"/>
      </w:divBdr>
    </w:div>
    <w:div w:id="1269629009">
      <w:marLeft w:val="640"/>
      <w:marRight w:val="0"/>
      <w:marTop w:val="0"/>
      <w:marBottom w:val="0"/>
      <w:divBdr>
        <w:top w:val="none" w:sz="0" w:space="0" w:color="auto"/>
        <w:left w:val="none" w:sz="0" w:space="0" w:color="auto"/>
        <w:bottom w:val="none" w:sz="0" w:space="0" w:color="auto"/>
        <w:right w:val="none" w:sz="0" w:space="0" w:color="auto"/>
      </w:divBdr>
    </w:div>
    <w:div w:id="1269657499">
      <w:marLeft w:val="640"/>
      <w:marRight w:val="0"/>
      <w:marTop w:val="0"/>
      <w:marBottom w:val="0"/>
      <w:divBdr>
        <w:top w:val="none" w:sz="0" w:space="0" w:color="auto"/>
        <w:left w:val="none" w:sz="0" w:space="0" w:color="auto"/>
        <w:bottom w:val="none" w:sz="0" w:space="0" w:color="auto"/>
        <w:right w:val="none" w:sz="0" w:space="0" w:color="auto"/>
      </w:divBdr>
    </w:div>
    <w:div w:id="1269658996">
      <w:marLeft w:val="640"/>
      <w:marRight w:val="0"/>
      <w:marTop w:val="0"/>
      <w:marBottom w:val="0"/>
      <w:divBdr>
        <w:top w:val="none" w:sz="0" w:space="0" w:color="auto"/>
        <w:left w:val="none" w:sz="0" w:space="0" w:color="auto"/>
        <w:bottom w:val="none" w:sz="0" w:space="0" w:color="auto"/>
        <w:right w:val="none" w:sz="0" w:space="0" w:color="auto"/>
      </w:divBdr>
    </w:div>
    <w:div w:id="1269698778">
      <w:marLeft w:val="640"/>
      <w:marRight w:val="0"/>
      <w:marTop w:val="0"/>
      <w:marBottom w:val="0"/>
      <w:divBdr>
        <w:top w:val="none" w:sz="0" w:space="0" w:color="auto"/>
        <w:left w:val="none" w:sz="0" w:space="0" w:color="auto"/>
        <w:bottom w:val="none" w:sz="0" w:space="0" w:color="auto"/>
        <w:right w:val="none" w:sz="0" w:space="0" w:color="auto"/>
      </w:divBdr>
    </w:div>
    <w:div w:id="1270047121">
      <w:marLeft w:val="640"/>
      <w:marRight w:val="0"/>
      <w:marTop w:val="0"/>
      <w:marBottom w:val="0"/>
      <w:divBdr>
        <w:top w:val="none" w:sz="0" w:space="0" w:color="auto"/>
        <w:left w:val="none" w:sz="0" w:space="0" w:color="auto"/>
        <w:bottom w:val="none" w:sz="0" w:space="0" w:color="auto"/>
        <w:right w:val="none" w:sz="0" w:space="0" w:color="auto"/>
      </w:divBdr>
    </w:div>
    <w:div w:id="1270089192">
      <w:marLeft w:val="640"/>
      <w:marRight w:val="0"/>
      <w:marTop w:val="0"/>
      <w:marBottom w:val="0"/>
      <w:divBdr>
        <w:top w:val="none" w:sz="0" w:space="0" w:color="auto"/>
        <w:left w:val="none" w:sz="0" w:space="0" w:color="auto"/>
        <w:bottom w:val="none" w:sz="0" w:space="0" w:color="auto"/>
        <w:right w:val="none" w:sz="0" w:space="0" w:color="auto"/>
      </w:divBdr>
    </w:div>
    <w:div w:id="1270116896">
      <w:marLeft w:val="640"/>
      <w:marRight w:val="0"/>
      <w:marTop w:val="0"/>
      <w:marBottom w:val="0"/>
      <w:divBdr>
        <w:top w:val="none" w:sz="0" w:space="0" w:color="auto"/>
        <w:left w:val="none" w:sz="0" w:space="0" w:color="auto"/>
        <w:bottom w:val="none" w:sz="0" w:space="0" w:color="auto"/>
        <w:right w:val="none" w:sz="0" w:space="0" w:color="auto"/>
      </w:divBdr>
    </w:div>
    <w:div w:id="1270505513">
      <w:marLeft w:val="640"/>
      <w:marRight w:val="0"/>
      <w:marTop w:val="0"/>
      <w:marBottom w:val="0"/>
      <w:divBdr>
        <w:top w:val="none" w:sz="0" w:space="0" w:color="auto"/>
        <w:left w:val="none" w:sz="0" w:space="0" w:color="auto"/>
        <w:bottom w:val="none" w:sz="0" w:space="0" w:color="auto"/>
        <w:right w:val="none" w:sz="0" w:space="0" w:color="auto"/>
      </w:divBdr>
    </w:div>
    <w:div w:id="1270511202">
      <w:marLeft w:val="640"/>
      <w:marRight w:val="0"/>
      <w:marTop w:val="0"/>
      <w:marBottom w:val="0"/>
      <w:divBdr>
        <w:top w:val="none" w:sz="0" w:space="0" w:color="auto"/>
        <w:left w:val="none" w:sz="0" w:space="0" w:color="auto"/>
        <w:bottom w:val="none" w:sz="0" w:space="0" w:color="auto"/>
        <w:right w:val="none" w:sz="0" w:space="0" w:color="auto"/>
      </w:divBdr>
    </w:div>
    <w:div w:id="1270813550">
      <w:marLeft w:val="640"/>
      <w:marRight w:val="0"/>
      <w:marTop w:val="0"/>
      <w:marBottom w:val="0"/>
      <w:divBdr>
        <w:top w:val="none" w:sz="0" w:space="0" w:color="auto"/>
        <w:left w:val="none" w:sz="0" w:space="0" w:color="auto"/>
        <w:bottom w:val="none" w:sz="0" w:space="0" w:color="auto"/>
        <w:right w:val="none" w:sz="0" w:space="0" w:color="auto"/>
      </w:divBdr>
    </w:div>
    <w:div w:id="1270969624">
      <w:marLeft w:val="640"/>
      <w:marRight w:val="0"/>
      <w:marTop w:val="0"/>
      <w:marBottom w:val="0"/>
      <w:divBdr>
        <w:top w:val="none" w:sz="0" w:space="0" w:color="auto"/>
        <w:left w:val="none" w:sz="0" w:space="0" w:color="auto"/>
        <w:bottom w:val="none" w:sz="0" w:space="0" w:color="auto"/>
        <w:right w:val="none" w:sz="0" w:space="0" w:color="auto"/>
      </w:divBdr>
    </w:div>
    <w:div w:id="1271007668">
      <w:marLeft w:val="640"/>
      <w:marRight w:val="0"/>
      <w:marTop w:val="0"/>
      <w:marBottom w:val="0"/>
      <w:divBdr>
        <w:top w:val="none" w:sz="0" w:space="0" w:color="auto"/>
        <w:left w:val="none" w:sz="0" w:space="0" w:color="auto"/>
        <w:bottom w:val="none" w:sz="0" w:space="0" w:color="auto"/>
        <w:right w:val="none" w:sz="0" w:space="0" w:color="auto"/>
      </w:divBdr>
    </w:div>
    <w:div w:id="1271085242">
      <w:marLeft w:val="640"/>
      <w:marRight w:val="0"/>
      <w:marTop w:val="0"/>
      <w:marBottom w:val="0"/>
      <w:divBdr>
        <w:top w:val="none" w:sz="0" w:space="0" w:color="auto"/>
        <w:left w:val="none" w:sz="0" w:space="0" w:color="auto"/>
        <w:bottom w:val="none" w:sz="0" w:space="0" w:color="auto"/>
        <w:right w:val="none" w:sz="0" w:space="0" w:color="auto"/>
      </w:divBdr>
    </w:div>
    <w:div w:id="1271206210">
      <w:marLeft w:val="640"/>
      <w:marRight w:val="0"/>
      <w:marTop w:val="0"/>
      <w:marBottom w:val="0"/>
      <w:divBdr>
        <w:top w:val="none" w:sz="0" w:space="0" w:color="auto"/>
        <w:left w:val="none" w:sz="0" w:space="0" w:color="auto"/>
        <w:bottom w:val="none" w:sz="0" w:space="0" w:color="auto"/>
        <w:right w:val="none" w:sz="0" w:space="0" w:color="auto"/>
      </w:divBdr>
    </w:div>
    <w:div w:id="1271276269">
      <w:marLeft w:val="640"/>
      <w:marRight w:val="0"/>
      <w:marTop w:val="0"/>
      <w:marBottom w:val="0"/>
      <w:divBdr>
        <w:top w:val="none" w:sz="0" w:space="0" w:color="auto"/>
        <w:left w:val="none" w:sz="0" w:space="0" w:color="auto"/>
        <w:bottom w:val="none" w:sz="0" w:space="0" w:color="auto"/>
        <w:right w:val="none" w:sz="0" w:space="0" w:color="auto"/>
      </w:divBdr>
    </w:div>
    <w:div w:id="1271400500">
      <w:marLeft w:val="640"/>
      <w:marRight w:val="0"/>
      <w:marTop w:val="0"/>
      <w:marBottom w:val="0"/>
      <w:divBdr>
        <w:top w:val="none" w:sz="0" w:space="0" w:color="auto"/>
        <w:left w:val="none" w:sz="0" w:space="0" w:color="auto"/>
        <w:bottom w:val="none" w:sz="0" w:space="0" w:color="auto"/>
        <w:right w:val="none" w:sz="0" w:space="0" w:color="auto"/>
      </w:divBdr>
    </w:div>
    <w:div w:id="1271472252">
      <w:marLeft w:val="640"/>
      <w:marRight w:val="0"/>
      <w:marTop w:val="0"/>
      <w:marBottom w:val="0"/>
      <w:divBdr>
        <w:top w:val="none" w:sz="0" w:space="0" w:color="auto"/>
        <w:left w:val="none" w:sz="0" w:space="0" w:color="auto"/>
        <w:bottom w:val="none" w:sz="0" w:space="0" w:color="auto"/>
        <w:right w:val="none" w:sz="0" w:space="0" w:color="auto"/>
      </w:divBdr>
    </w:div>
    <w:div w:id="1271543498">
      <w:marLeft w:val="640"/>
      <w:marRight w:val="0"/>
      <w:marTop w:val="0"/>
      <w:marBottom w:val="0"/>
      <w:divBdr>
        <w:top w:val="none" w:sz="0" w:space="0" w:color="auto"/>
        <w:left w:val="none" w:sz="0" w:space="0" w:color="auto"/>
        <w:bottom w:val="none" w:sz="0" w:space="0" w:color="auto"/>
        <w:right w:val="none" w:sz="0" w:space="0" w:color="auto"/>
      </w:divBdr>
    </w:div>
    <w:div w:id="1271619974">
      <w:marLeft w:val="640"/>
      <w:marRight w:val="0"/>
      <w:marTop w:val="0"/>
      <w:marBottom w:val="0"/>
      <w:divBdr>
        <w:top w:val="none" w:sz="0" w:space="0" w:color="auto"/>
        <w:left w:val="none" w:sz="0" w:space="0" w:color="auto"/>
        <w:bottom w:val="none" w:sz="0" w:space="0" w:color="auto"/>
        <w:right w:val="none" w:sz="0" w:space="0" w:color="auto"/>
      </w:divBdr>
    </w:div>
    <w:div w:id="1271625423">
      <w:marLeft w:val="640"/>
      <w:marRight w:val="0"/>
      <w:marTop w:val="0"/>
      <w:marBottom w:val="0"/>
      <w:divBdr>
        <w:top w:val="none" w:sz="0" w:space="0" w:color="auto"/>
        <w:left w:val="none" w:sz="0" w:space="0" w:color="auto"/>
        <w:bottom w:val="none" w:sz="0" w:space="0" w:color="auto"/>
        <w:right w:val="none" w:sz="0" w:space="0" w:color="auto"/>
      </w:divBdr>
    </w:div>
    <w:div w:id="1271662462">
      <w:marLeft w:val="640"/>
      <w:marRight w:val="0"/>
      <w:marTop w:val="0"/>
      <w:marBottom w:val="0"/>
      <w:divBdr>
        <w:top w:val="none" w:sz="0" w:space="0" w:color="auto"/>
        <w:left w:val="none" w:sz="0" w:space="0" w:color="auto"/>
        <w:bottom w:val="none" w:sz="0" w:space="0" w:color="auto"/>
        <w:right w:val="none" w:sz="0" w:space="0" w:color="auto"/>
      </w:divBdr>
    </w:div>
    <w:div w:id="1271663718">
      <w:marLeft w:val="640"/>
      <w:marRight w:val="0"/>
      <w:marTop w:val="0"/>
      <w:marBottom w:val="0"/>
      <w:divBdr>
        <w:top w:val="none" w:sz="0" w:space="0" w:color="auto"/>
        <w:left w:val="none" w:sz="0" w:space="0" w:color="auto"/>
        <w:bottom w:val="none" w:sz="0" w:space="0" w:color="auto"/>
        <w:right w:val="none" w:sz="0" w:space="0" w:color="auto"/>
      </w:divBdr>
    </w:div>
    <w:div w:id="1271669208">
      <w:marLeft w:val="640"/>
      <w:marRight w:val="0"/>
      <w:marTop w:val="0"/>
      <w:marBottom w:val="0"/>
      <w:divBdr>
        <w:top w:val="none" w:sz="0" w:space="0" w:color="auto"/>
        <w:left w:val="none" w:sz="0" w:space="0" w:color="auto"/>
        <w:bottom w:val="none" w:sz="0" w:space="0" w:color="auto"/>
        <w:right w:val="none" w:sz="0" w:space="0" w:color="auto"/>
      </w:divBdr>
    </w:div>
    <w:div w:id="1271739072">
      <w:marLeft w:val="640"/>
      <w:marRight w:val="0"/>
      <w:marTop w:val="0"/>
      <w:marBottom w:val="0"/>
      <w:divBdr>
        <w:top w:val="none" w:sz="0" w:space="0" w:color="auto"/>
        <w:left w:val="none" w:sz="0" w:space="0" w:color="auto"/>
        <w:bottom w:val="none" w:sz="0" w:space="0" w:color="auto"/>
        <w:right w:val="none" w:sz="0" w:space="0" w:color="auto"/>
      </w:divBdr>
    </w:div>
    <w:div w:id="1271745095">
      <w:marLeft w:val="640"/>
      <w:marRight w:val="0"/>
      <w:marTop w:val="0"/>
      <w:marBottom w:val="0"/>
      <w:divBdr>
        <w:top w:val="none" w:sz="0" w:space="0" w:color="auto"/>
        <w:left w:val="none" w:sz="0" w:space="0" w:color="auto"/>
        <w:bottom w:val="none" w:sz="0" w:space="0" w:color="auto"/>
        <w:right w:val="none" w:sz="0" w:space="0" w:color="auto"/>
      </w:divBdr>
    </w:div>
    <w:div w:id="1271820379">
      <w:marLeft w:val="640"/>
      <w:marRight w:val="0"/>
      <w:marTop w:val="0"/>
      <w:marBottom w:val="0"/>
      <w:divBdr>
        <w:top w:val="none" w:sz="0" w:space="0" w:color="auto"/>
        <w:left w:val="none" w:sz="0" w:space="0" w:color="auto"/>
        <w:bottom w:val="none" w:sz="0" w:space="0" w:color="auto"/>
        <w:right w:val="none" w:sz="0" w:space="0" w:color="auto"/>
      </w:divBdr>
    </w:div>
    <w:div w:id="1271859049">
      <w:marLeft w:val="640"/>
      <w:marRight w:val="0"/>
      <w:marTop w:val="0"/>
      <w:marBottom w:val="0"/>
      <w:divBdr>
        <w:top w:val="none" w:sz="0" w:space="0" w:color="auto"/>
        <w:left w:val="none" w:sz="0" w:space="0" w:color="auto"/>
        <w:bottom w:val="none" w:sz="0" w:space="0" w:color="auto"/>
        <w:right w:val="none" w:sz="0" w:space="0" w:color="auto"/>
      </w:divBdr>
    </w:div>
    <w:div w:id="1271859684">
      <w:marLeft w:val="640"/>
      <w:marRight w:val="0"/>
      <w:marTop w:val="0"/>
      <w:marBottom w:val="0"/>
      <w:divBdr>
        <w:top w:val="none" w:sz="0" w:space="0" w:color="auto"/>
        <w:left w:val="none" w:sz="0" w:space="0" w:color="auto"/>
        <w:bottom w:val="none" w:sz="0" w:space="0" w:color="auto"/>
        <w:right w:val="none" w:sz="0" w:space="0" w:color="auto"/>
      </w:divBdr>
    </w:div>
    <w:div w:id="1271860961">
      <w:marLeft w:val="640"/>
      <w:marRight w:val="0"/>
      <w:marTop w:val="0"/>
      <w:marBottom w:val="0"/>
      <w:divBdr>
        <w:top w:val="none" w:sz="0" w:space="0" w:color="auto"/>
        <w:left w:val="none" w:sz="0" w:space="0" w:color="auto"/>
        <w:bottom w:val="none" w:sz="0" w:space="0" w:color="auto"/>
        <w:right w:val="none" w:sz="0" w:space="0" w:color="auto"/>
      </w:divBdr>
    </w:div>
    <w:div w:id="1271889271">
      <w:marLeft w:val="640"/>
      <w:marRight w:val="0"/>
      <w:marTop w:val="0"/>
      <w:marBottom w:val="0"/>
      <w:divBdr>
        <w:top w:val="none" w:sz="0" w:space="0" w:color="auto"/>
        <w:left w:val="none" w:sz="0" w:space="0" w:color="auto"/>
        <w:bottom w:val="none" w:sz="0" w:space="0" w:color="auto"/>
        <w:right w:val="none" w:sz="0" w:space="0" w:color="auto"/>
      </w:divBdr>
    </w:div>
    <w:div w:id="1271933996">
      <w:marLeft w:val="640"/>
      <w:marRight w:val="0"/>
      <w:marTop w:val="0"/>
      <w:marBottom w:val="0"/>
      <w:divBdr>
        <w:top w:val="none" w:sz="0" w:space="0" w:color="auto"/>
        <w:left w:val="none" w:sz="0" w:space="0" w:color="auto"/>
        <w:bottom w:val="none" w:sz="0" w:space="0" w:color="auto"/>
        <w:right w:val="none" w:sz="0" w:space="0" w:color="auto"/>
      </w:divBdr>
    </w:div>
    <w:div w:id="1272123917">
      <w:marLeft w:val="640"/>
      <w:marRight w:val="0"/>
      <w:marTop w:val="0"/>
      <w:marBottom w:val="0"/>
      <w:divBdr>
        <w:top w:val="none" w:sz="0" w:space="0" w:color="auto"/>
        <w:left w:val="none" w:sz="0" w:space="0" w:color="auto"/>
        <w:bottom w:val="none" w:sz="0" w:space="0" w:color="auto"/>
        <w:right w:val="none" w:sz="0" w:space="0" w:color="auto"/>
      </w:divBdr>
    </w:div>
    <w:div w:id="1272131066">
      <w:marLeft w:val="640"/>
      <w:marRight w:val="0"/>
      <w:marTop w:val="0"/>
      <w:marBottom w:val="0"/>
      <w:divBdr>
        <w:top w:val="none" w:sz="0" w:space="0" w:color="auto"/>
        <w:left w:val="none" w:sz="0" w:space="0" w:color="auto"/>
        <w:bottom w:val="none" w:sz="0" w:space="0" w:color="auto"/>
        <w:right w:val="none" w:sz="0" w:space="0" w:color="auto"/>
      </w:divBdr>
    </w:div>
    <w:div w:id="1272278901">
      <w:marLeft w:val="640"/>
      <w:marRight w:val="0"/>
      <w:marTop w:val="0"/>
      <w:marBottom w:val="0"/>
      <w:divBdr>
        <w:top w:val="none" w:sz="0" w:space="0" w:color="auto"/>
        <w:left w:val="none" w:sz="0" w:space="0" w:color="auto"/>
        <w:bottom w:val="none" w:sz="0" w:space="0" w:color="auto"/>
        <w:right w:val="none" w:sz="0" w:space="0" w:color="auto"/>
      </w:divBdr>
    </w:div>
    <w:div w:id="1272323237">
      <w:marLeft w:val="640"/>
      <w:marRight w:val="0"/>
      <w:marTop w:val="0"/>
      <w:marBottom w:val="0"/>
      <w:divBdr>
        <w:top w:val="none" w:sz="0" w:space="0" w:color="auto"/>
        <w:left w:val="none" w:sz="0" w:space="0" w:color="auto"/>
        <w:bottom w:val="none" w:sz="0" w:space="0" w:color="auto"/>
        <w:right w:val="none" w:sz="0" w:space="0" w:color="auto"/>
      </w:divBdr>
    </w:div>
    <w:div w:id="1272514465">
      <w:marLeft w:val="640"/>
      <w:marRight w:val="0"/>
      <w:marTop w:val="0"/>
      <w:marBottom w:val="0"/>
      <w:divBdr>
        <w:top w:val="none" w:sz="0" w:space="0" w:color="auto"/>
        <w:left w:val="none" w:sz="0" w:space="0" w:color="auto"/>
        <w:bottom w:val="none" w:sz="0" w:space="0" w:color="auto"/>
        <w:right w:val="none" w:sz="0" w:space="0" w:color="auto"/>
      </w:divBdr>
    </w:div>
    <w:div w:id="1272661453">
      <w:marLeft w:val="640"/>
      <w:marRight w:val="0"/>
      <w:marTop w:val="0"/>
      <w:marBottom w:val="0"/>
      <w:divBdr>
        <w:top w:val="none" w:sz="0" w:space="0" w:color="auto"/>
        <w:left w:val="none" w:sz="0" w:space="0" w:color="auto"/>
        <w:bottom w:val="none" w:sz="0" w:space="0" w:color="auto"/>
        <w:right w:val="none" w:sz="0" w:space="0" w:color="auto"/>
      </w:divBdr>
    </w:div>
    <w:div w:id="1272741748">
      <w:marLeft w:val="640"/>
      <w:marRight w:val="0"/>
      <w:marTop w:val="0"/>
      <w:marBottom w:val="0"/>
      <w:divBdr>
        <w:top w:val="none" w:sz="0" w:space="0" w:color="auto"/>
        <w:left w:val="none" w:sz="0" w:space="0" w:color="auto"/>
        <w:bottom w:val="none" w:sz="0" w:space="0" w:color="auto"/>
        <w:right w:val="none" w:sz="0" w:space="0" w:color="auto"/>
      </w:divBdr>
    </w:div>
    <w:div w:id="1272780957">
      <w:marLeft w:val="640"/>
      <w:marRight w:val="0"/>
      <w:marTop w:val="0"/>
      <w:marBottom w:val="0"/>
      <w:divBdr>
        <w:top w:val="none" w:sz="0" w:space="0" w:color="auto"/>
        <w:left w:val="none" w:sz="0" w:space="0" w:color="auto"/>
        <w:bottom w:val="none" w:sz="0" w:space="0" w:color="auto"/>
        <w:right w:val="none" w:sz="0" w:space="0" w:color="auto"/>
      </w:divBdr>
    </w:div>
    <w:div w:id="1272785097">
      <w:marLeft w:val="640"/>
      <w:marRight w:val="0"/>
      <w:marTop w:val="0"/>
      <w:marBottom w:val="0"/>
      <w:divBdr>
        <w:top w:val="none" w:sz="0" w:space="0" w:color="auto"/>
        <w:left w:val="none" w:sz="0" w:space="0" w:color="auto"/>
        <w:bottom w:val="none" w:sz="0" w:space="0" w:color="auto"/>
        <w:right w:val="none" w:sz="0" w:space="0" w:color="auto"/>
      </w:divBdr>
    </w:div>
    <w:div w:id="1272786927">
      <w:marLeft w:val="640"/>
      <w:marRight w:val="0"/>
      <w:marTop w:val="0"/>
      <w:marBottom w:val="0"/>
      <w:divBdr>
        <w:top w:val="none" w:sz="0" w:space="0" w:color="auto"/>
        <w:left w:val="none" w:sz="0" w:space="0" w:color="auto"/>
        <w:bottom w:val="none" w:sz="0" w:space="0" w:color="auto"/>
        <w:right w:val="none" w:sz="0" w:space="0" w:color="auto"/>
      </w:divBdr>
    </w:div>
    <w:div w:id="1272860712">
      <w:marLeft w:val="640"/>
      <w:marRight w:val="0"/>
      <w:marTop w:val="0"/>
      <w:marBottom w:val="0"/>
      <w:divBdr>
        <w:top w:val="none" w:sz="0" w:space="0" w:color="auto"/>
        <w:left w:val="none" w:sz="0" w:space="0" w:color="auto"/>
        <w:bottom w:val="none" w:sz="0" w:space="0" w:color="auto"/>
        <w:right w:val="none" w:sz="0" w:space="0" w:color="auto"/>
      </w:divBdr>
    </w:div>
    <w:div w:id="1272863451">
      <w:marLeft w:val="640"/>
      <w:marRight w:val="0"/>
      <w:marTop w:val="0"/>
      <w:marBottom w:val="0"/>
      <w:divBdr>
        <w:top w:val="none" w:sz="0" w:space="0" w:color="auto"/>
        <w:left w:val="none" w:sz="0" w:space="0" w:color="auto"/>
        <w:bottom w:val="none" w:sz="0" w:space="0" w:color="auto"/>
        <w:right w:val="none" w:sz="0" w:space="0" w:color="auto"/>
      </w:divBdr>
    </w:div>
    <w:div w:id="1272934886">
      <w:marLeft w:val="640"/>
      <w:marRight w:val="0"/>
      <w:marTop w:val="0"/>
      <w:marBottom w:val="0"/>
      <w:divBdr>
        <w:top w:val="none" w:sz="0" w:space="0" w:color="auto"/>
        <w:left w:val="none" w:sz="0" w:space="0" w:color="auto"/>
        <w:bottom w:val="none" w:sz="0" w:space="0" w:color="auto"/>
        <w:right w:val="none" w:sz="0" w:space="0" w:color="auto"/>
      </w:divBdr>
    </w:div>
    <w:div w:id="1272972053">
      <w:marLeft w:val="640"/>
      <w:marRight w:val="0"/>
      <w:marTop w:val="0"/>
      <w:marBottom w:val="0"/>
      <w:divBdr>
        <w:top w:val="none" w:sz="0" w:space="0" w:color="auto"/>
        <w:left w:val="none" w:sz="0" w:space="0" w:color="auto"/>
        <w:bottom w:val="none" w:sz="0" w:space="0" w:color="auto"/>
        <w:right w:val="none" w:sz="0" w:space="0" w:color="auto"/>
      </w:divBdr>
    </w:div>
    <w:div w:id="1272974034">
      <w:marLeft w:val="640"/>
      <w:marRight w:val="0"/>
      <w:marTop w:val="0"/>
      <w:marBottom w:val="0"/>
      <w:divBdr>
        <w:top w:val="none" w:sz="0" w:space="0" w:color="auto"/>
        <w:left w:val="none" w:sz="0" w:space="0" w:color="auto"/>
        <w:bottom w:val="none" w:sz="0" w:space="0" w:color="auto"/>
        <w:right w:val="none" w:sz="0" w:space="0" w:color="auto"/>
      </w:divBdr>
    </w:div>
    <w:div w:id="1272974979">
      <w:marLeft w:val="640"/>
      <w:marRight w:val="0"/>
      <w:marTop w:val="0"/>
      <w:marBottom w:val="0"/>
      <w:divBdr>
        <w:top w:val="none" w:sz="0" w:space="0" w:color="auto"/>
        <w:left w:val="none" w:sz="0" w:space="0" w:color="auto"/>
        <w:bottom w:val="none" w:sz="0" w:space="0" w:color="auto"/>
        <w:right w:val="none" w:sz="0" w:space="0" w:color="auto"/>
      </w:divBdr>
    </w:div>
    <w:div w:id="1273047251">
      <w:marLeft w:val="640"/>
      <w:marRight w:val="0"/>
      <w:marTop w:val="0"/>
      <w:marBottom w:val="0"/>
      <w:divBdr>
        <w:top w:val="none" w:sz="0" w:space="0" w:color="auto"/>
        <w:left w:val="none" w:sz="0" w:space="0" w:color="auto"/>
        <w:bottom w:val="none" w:sz="0" w:space="0" w:color="auto"/>
        <w:right w:val="none" w:sz="0" w:space="0" w:color="auto"/>
      </w:divBdr>
    </w:div>
    <w:div w:id="1273048439">
      <w:marLeft w:val="640"/>
      <w:marRight w:val="0"/>
      <w:marTop w:val="0"/>
      <w:marBottom w:val="0"/>
      <w:divBdr>
        <w:top w:val="none" w:sz="0" w:space="0" w:color="auto"/>
        <w:left w:val="none" w:sz="0" w:space="0" w:color="auto"/>
        <w:bottom w:val="none" w:sz="0" w:space="0" w:color="auto"/>
        <w:right w:val="none" w:sz="0" w:space="0" w:color="auto"/>
      </w:divBdr>
    </w:div>
    <w:div w:id="1273123372">
      <w:marLeft w:val="640"/>
      <w:marRight w:val="0"/>
      <w:marTop w:val="0"/>
      <w:marBottom w:val="0"/>
      <w:divBdr>
        <w:top w:val="none" w:sz="0" w:space="0" w:color="auto"/>
        <w:left w:val="none" w:sz="0" w:space="0" w:color="auto"/>
        <w:bottom w:val="none" w:sz="0" w:space="0" w:color="auto"/>
        <w:right w:val="none" w:sz="0" w:space="0" w:color="auto"/>
      </w:divBdr>
    </w:div>
    <w:div w:id="1273171580">
      <w:marLeft w:val="640"/>
      <w:marRight w:val="0"/>
      <w:marTop w:val="0"/>
      <w:marBottom w:val="0"/>
      <w:divBdr>
        <w:top w:val="none" w:sz="0" w:space="0" w:color="auto"/>
        <w:left w:val="none" w:sz="0" w:space="0" w:color="auto"/>
        <w:bottom w:val="none" w:sz="0" w:space="0" w:color="auto"/>
        <w:right w:val="none" w:sz="0" w:space="0" w:color="auto"/>
      </w:divBdr>
    </w:div>
    <w:div w:id="1273173912">
      <w:marLeft w:val="640"/>
      <w:marRight w:val="0"/>
      <w:marTop w:val="0"/>
      <w:marBottom w:val="0"/>
      <w:divBdr>
        <w:top w:val="none" w:sz="0" w:space="0" w:color="auto"/>
        <w:left w:val="none" w:sz="0" w:space="0" w:color="auto"/>
        <w:bottom w:val="none" w:sz="0" w:space="0" w:color="auto"/>
        <w:right w:val="none" w:sz="0" w:space="0" w:color="auto"/>
      </w:divBdr>
    </w:div>
    <w:div w:id="1273241303">
      <w:marLeft w:val="640"/>
      <w:marRight w:val="0"/>
      <w:marTop w:val="0"/>
      <w:marBottom w:val="0"/>
      <w:divBdr>
        <w:top w:val="none" w:sz="0" w:space="0" w:color="auto"/>
        <w:left w:val="none" w:sz="0" w:space="0" w:color="auto"/>
        <w:bottom w:val="none" w:sz="0" w:space="0" w:color="auto"/>
        <w:right w:val="none" w:sz="0" w:space="0" w:color="auto"/>
      </w:divBdr>
    </w:div>
    <w:div w:id="1273245626">
      <w:marLeft w:val="640"/>
      <w:marRight w:val="0"/>
      <w:marTop w:val="0"/>
      <w:marBottom w:val="0"/>
      <w:divBdr>
        <w:top w:val="none" w:sz="0" w:space="0" w:color="auto"/>
        <w:left w:val="none" w:sz="0" w:space="0" w:color="auto"/>
        <w:bottom w:val="none" w:sz="0" w:space="0" w:color="auto"/>
        <w:right w:val="none" w:sz="0" w:space="0" w:color="auto"/>
      </w:divBdr>
    </w:div>
    <w:div w:id="1273434163">
      <w:marLeft w:val="640"/>
      <w:marRight w:val="0"/>
      <w:marTop w:val="0"/>
      <w:marBottom w:val="0"/>
      <w:divBdr>
        <w:top w:val="none" w:sz="0" w:space="0" w:color="auto"/>
        <w:left w:val="none" w:sz="0" w:space="0" w:color="auto"/>
        <w:bottom w:val="none" w:sz="0" w:space="0" w:color="auto"/>
        <w:right w:val="none" w:sz="0" w:space="0" w:color="auto"/>
      </w:divBdr>
    </w:div>
    <w:div w:id="1273439239">
      <w:marLeft w:val="640"/>
      <w:marRight w:val="0"/>
      <w:marTop w:val="0"/>
      <w:marBottom w:val="0"/>
      <w:divBdr>
        <w:top w:val="none" w:sz="0" w:space="0" w:color="auto"/>
        <w:left w:val="none" w:sz="0" w:space="0" w:color="auto"/>
        <w:bottom w:val="none" w:sz="0" w:space="0" w:color="auto"/>
        <w:right w:val="none" w:sz="0" w:space="0" w:color="auto"/>
      </w:divBdr>
    </w:div>
    <w:div w:id="1273439481">
      <w:marLeft w:val="640"/>
      <w:marRight w:val="0"/>
      <w:marTop w:val="0"/>
      <w:marBottom w:val="0"/>
      <w:divBdr>
        <w:top w:val="none" w:sz="0" w:space="0" w:color="auto"/>
        <w:left w:val="none" w:sz="0" w:space="0" w:color="auto"/>
        <w:bottom w:val="none" w:sz="0" w:space="0" w:color="auto"/>
        <w:right w:val="none" w:sz="0" w:space="0" w:color="auto"/>
      </w:divBdr>
    </w:div>
    <w:div w:id="1273510090">
      <w:marLeft w:val="640"/>
      <w:marRight w:val="0"/>
      <w:marTop w:val="0"/>
      <w:marBottom w:val="0"/>
      <w:divBdr>
        <w:top w:val="none" w:sz="0" w:space="0" w:color="auto"/>
        <w:left w:val="none" w:sz="0" w:space="0" w:color="auto"/>
        <w:bottom w:val="none" w:sz="0" w:space="0" w:color="auto"/>
        <w:right w:val="none" w:sz="0" w:space="0" w:color="auto"/>
      </w:divBdr>
    </w:div>
    <w:div w:id="1273512730">
      <w:marLeft w:val="640"/>
      <w:marRight w:val="0"/>
      <w:marTop w:val="0"/>
      <w:marBottom w:val="0"/>
      <w:divBdr>
        <w:top w:val="none" w:sz="0" w:space="0" w:color="auto"/>
        <w:left w:val="none" w:sz="0" w:space="0" w:color="auto"/>
        <w:bottom w:val="none" w:sz="0" w:space="0" w:color="auto"/>
        <w:right w:val="none" w:sz="0" w:space="0" w:color="auto"/>
      </w:divBdr>
    </w:div>
    <w:div w:id="1273516425">
      <w:marLeft w:val="640"/>
      <w:marRight w:val="0"/>
      <w:marTop w:val="0"/>
      <w:marBottom w:val="0"/>
      <w:divBdr>
        <w:top w:val="none" w:sz="0" w:space="0" w:color="auto"/>
        <w:left w:val="none" w:sz="0" w:space="0" w:color="auto"/>
        <w:bottom w:val="none" w:sz="0" w:space="0" w:color="auto"/>
        <w:right w:val="none" w:sz="0" w:space="0" w:color="auto"/>
      </w:divBdr>
    </w:div>
    <w:div w:id="1273631984">
      <w:marLeft w:val="640"/>
      <w:marRight w:val="0"/>
      <w:marTop w:val="0"/>
      <w:marBottom w:val="0"/>
      <w:divBdr>
        <w:top w:val="none" w:sz="0" w:space="0" w:color="auto"/>
        <w:left w:val="none" w:sz="0" w:space="0" w:color="auto"/>
        <w:bottom w:val="none" w:sz="0" w:space="0" w:color="auto"/>
        <w:right w:val="none" w:sz="0" w:space="0" w:color="auto"/>
      </w:divBdr>
    </w:div>
    <w:div w:id="1273706839">
      <w:marLeft w:val="640"/>
      <w:marRight w:val="0"/>
      <w:marTop w:val="0"/>
      <w:marBottom w:val="0"/>
      <w:divBdr>
        <w:top w:val="none" w:sz="0" w:space="0" w:color="auto"/>
        <w:left w:val="none" w:sz="0" w:space="0" w:color="auto"/>
        <w:bottom w:val="none" w:sz="0" w:space="0" w:color="auto"/>
        <w:right w:val="none" w:sz="0" w:space="0" w:color="auto"/>
      </w:divBdr>
    </w:div>
    <w:div w:id="1273711778">
      <w:marLeft w:val="640"/>
      <w:marRight w:val="0"/>
      <w:marTop w:val="0"/>
      <w:marBottom w:val="0"/>
      <w:divBdr>
        <w:top w:val="none" w:sz="0" w:space="0" w:color="auto"/>
        <w:left w:val="none" w:sz="0" w:space="0" w:color="auto"/>
        <w:bottom w:val="none" w:sz="0" w:space="0" w:color="auto"/>
        <w:right w:val="none" w:sz="0" w:space="0" w:color="auto"/>
      </w:divBdr>
    </w:div>
    <w:div w:id="1273780550">
      <w:marLeft w:val="640"/>
      <w:marRight w:val="0"/>
      <w:marTop w:val="0"/>
      <w:marBottom w:val="0"/>
      <w:divBdr>
        <w:top w:val="none" w:sz="0" w:space="0" w:color="auto"/>
        <w:left w:val="none" w:sz="0" w:space="0" w:color="auto"/>
        <w:bottom w:val="none" w:sz="0" w:space="0" w:color="auto"/>
        <w:right w:val="none" w:sz="0" w:space="0" w:color="auto"/>
      </w:divBdr>
    </w:div>
    <w:div w:id="1273897093">
      <w:marLeft w:val="640"/>
      <w:marRight w:val="0"/>
      <w:marTop w:val="0"/>
      <w:marBottom w:val="0"/>
      <w:divBdr>
        <w:top w:val="none" w:sz="0" w:space="0" w:color="auto"/>
        <w:left w:val="none" w:sz="0" w:space="0" w:color="auto"/>
        <w:bottom w:val="none" w:sz="0" w:space="0" w:color="auto"/>
        <w:right w:val="none" w:sz="0" w:space="0" w:color="auto"/>
      </w:divBdr>
    </w:div>
    <w:div w:id="1274020640">
      <w:marLeft w:val="640"/>
      <w:marRight w:val="0"/>
      <w:marTop w:val="0"/>
      <w:marBottom w:val="0"/>
      <w:divBdr>
        <w:top w:val="none" w:sz="0" w:space="0" w:color="auto"/>
        <w:left w:val="none" w:sz="0" w:space="0" w:color="auto"/>
        <w:bottom w:val="none" w:sz="0" w:space="0" w:color="auto"/>
        <w:right w:val="none" w:sz="0" w:space="0" w:color="auto"/>
      </w:divBdr>
    </w:div>
    <w:div w:id="1274021220">
      <w:marLeft w:val="640"/>
      <w:marRight w:val="0"/>
      <w:marTop w:val="0"/>
      <w:marBottom w:val="0"/>
      <w:divBdr>
        <w:top w:val="none" w:sz="0" w:space="0" w:color="auto"/>
        <w:left w:val="none" w:sz="0" w:space="0" w:color="auto"/>
        <w:bottom w:val="none" w:sz="0" w:space="0" w:color="auto"/>
        <w:right w:val="none" w:sz="0" w:space="0" w:color="auto"/>
      </w:divBdr>
    </w:div>
    <w:div w:id="1274166229">
      <w:marLeft w:val="640"/>
      <w:marRight w:val="0"/>
      <w:marTop w:val="0"/>
      <w:marBottom w:val="0"/>
      <w:divBdr>
        <w:top w:val="none" w:sz="0" w:space="0" w:color="auto"/>
        <w:left w:val="none" w:sz="0" w:space="0" w:color="auto"/>
        <w:bottom w:val="none" w:sz="0" w:space="0" w:color="auto"/>
        <w:right w:val="none" w:sz="0" w:space="0" w:color="auto"/>
      </w:divBdr>
    </w:div>
    <w:div w:id="1274283972">
      <w:marLeft w:val="640"/>
      <w:marRight w:val="0"/>
      <w:marTop w:val="0"/>
      <w:marBottom w:val="0"/>
      <w:divBdr>
        <w:top w:val="none" w:sz="0" w:space="0" w:color="auto"/>
        <w:left w:val="none" w:sz="0" w:space="0" w:color="auto"/>
        <w:bottom w:val="none" w:sz="0" w:space="0" w:color="auto"/>
        <w:right w:val="none" w:sz="0" w:space="0" w:color="auto"/>
      </w:divBdr>
    </w:div>
    <w:div w:id="1274291388">
      <w:marLeft w:val="640"/>
      <w:marRight w:val="0"/>
      <w:marTop w:val="0"/>
      <w:marBottom w:val="0"/>
      <w:divBdr>
        <w:top w:val="none" w:sz="0" w:space="0" w:color="auto"/>
        <w:left w:val="none" w:sz="0" w:space="0" w:color="auto"/>
        <w:bottom w:val="none" w:sz="0" w:space="0" w:color="auto"/>
        <w:right w:val="none" w:sz="0" w:space="0" w:color="auto"/>
      </w:divBdr>
    </w:div>
    <w:div w:id="1274438917">
      <w:marLeft w:val="640"/>
      <w:marRight w:val="0"/>
      <w:marTop w:val="0"/>
      <w:marBottom w:val="0"/>
      <w:divBdr>
        <w:top w:val="none" w:sz="0" w:space="0" w:color="auto"/>
        <w:left w:val="none" w:sz="0" w:space="0" w:color="auto"/>
        <w:bottom w:val="none" w:sz="0" w:space="0" w:color="auto"/>
        <w:right w:val="none" w:sz="0" w:space="0" w:color="auto"/>
      </w:divBdr>
    </w:div>
    <w:div w:id="1274552233">
      <w:marLeft w:val="640"/>
      <w:marRight w:val="0"/>
      <w:marTop w:val="0"/>
      <w:marBottom w:val="0"/>
      <w:divBdr>
        <w:top w:val="none" w:sz="0" w:space="0" w:color="auto"/>
        <w:left w:val="none" w:sz="0" w:space="0" w:color="auto"/>
        <w:bottom w:val="none" w:sz="0" w:space="0" w:color="auto"/>
        <w:right w:val="none" w:sz="0" w:space="0" w:color="auto"/>
      </w:divBdr>
    </w:div>
    <w:div w:id="1274556248">
      <w:marLeft w:val="640"/>
      <w:marRight w:val="0"/>
      <w:marTop w:val="0"/>
      <w:marBottom w:val="0"/>
      <w:divBdr>
        <w:top w:val="none" w:sz="0" w:space="0" w:color="auto"/>
        <w:left w:val="none" w:sz="0" w:space="0" w:color="auto"/>
        <w:bottom w:val="none" w:sz="0" w:space="0" w:color="auto"/>
        <w:right w:val="none" w:sz="0" w:space="0" w:color="auto"/>
      </w:divBdr>
    </w:div>
    <w:div w:id="1274635958">
      <w:marLeft w:val="640"/>
      <w:marRight w:val="0"/>
      <w:marTop w:val="0"/>
      <w:marBottom w:val="0"/>
      <w:divBdr>
        <w:top w:val="none" w:sz="0" w:space="0" w:color="auto"/>
        <w:left w:val="none" w:sz="0" w:space="0" w:color="auto"/>
        <w:bottom w:val="none" w:sz="0" w:space="0" w:color="auto"/>
        <w:right w:val="none" w:sz="0" w:space="0" w:color="auto"/>
      </w:divBdr>
    </w:div>
    <w:div w:id="1274678349">
      <w:marLeft w:val="640"/>
      <w:marRight w:val="0"/>
      <w:marTop w:val="0"/>
      <w:marBottom w:val="0"/>
      <w:divBdr>
        <w:top w:val="none" w:sz="0" w:space="0" w:color="auto"/>
        <w:left w:val="none" w:sz="0" w:space="0" w:color="auto"/>
        <w:bottom w:val="none" w:sz="0" w:space="0" w:color="auto"/>
        <w:right w:val="none" w:sz="0" w:space="0" w:color="auto"/>
      </w:divBdr>
    </w:div>
    <w:div w:id="1274747327">
      <w:marLeft w:val="640"/>
      <w:marRight w:val="0"/>
      <w:marTop w:val="0"/>
      <w:marBottom w:val="0"/>
      <w:divBdr>
        <w:top w:val="none" w:sz="0" w:space="0" w:color="auto"/>
        <w:left w:val="none" w:sz="0" w:space="0" w:color="auto"/>
        <w:bottom w:val="none" w:sz="0" w:space="0" w:color="auto"/>
        <w:right w:val="none" w:sz="0" w:space="0" w:color="auto"/>
      </w:divBdr>
    </w:div>
    <w:div w:id="1274750765">
      <w:marLeft w:val="640"/>
      <w:marRight w:val="0"/>
      <w:marTop w:val="0"/>
      <w:marBottom w:val="0"/>
      <w:divBdr>
        <w:top w:val="none" w:sz="0" w:space="0" w:color="auto"/>
        <w:left w:val="none" w:sz="0" w:space="0" w:color="auto"/>
        <w:bottom w:val="none" w:sz="0" w:space="0" w:color="auto"/>
        <w:right w:val="none" w:sz="0" w:space="0" w:color="auto"/>
      </w:divBdr>
    </w:div>
    <w:div w:id="1274823660">
      <w:marLeft w:val="640"/>
      <w:marRight w:val="0"/>
      <w:marTop w:val="0"/>
      <w:marBottom w:val="0"/>
      <w:divBdr>
        <w:top w:val="none" w:sz="0" w:space="0" w:color="auto"/>
        <w:left w:val="none" w:sz="0" w:space="0" w:color="auto"/>
        <w:bottom w:val="none" w:sz="0" w:space="0" w:color="auto"/>
        <w:right w:val="none" w:sz="0" w:space="0" w:color="auto"/>
      </w:divBdr>
    </w:div>
    <w:div w:id="1274828411">
      <w:marLeft w:val="640"/>
      <w:marRight w:val="0"/>
      <w:marTop w:val="0"/>
      <w:marBottom w:val="0"/>
      <w:divBdr>
        <w:top w:val="none" w:sz="0" w:space="0" w:color="auto"/>
        <w:left w:val="none" w:sz="0" w:space="0" w:color="auto"/>
        <w:bottom w:val="none" w:sz="0" w:space="0" w:color="auto"/>
        <w:right w:val="none" w:sz="0" w:space="0" w:color="auto"/>
      </w:divBdr>
    </w:div>
    <w:div w:id="1274897721">
      <w:marLeft w:val="640"/>
      <w:marRight w:val="0"/>
      <w:marTop w:val="0"/>
      <w:marBottom w:val="0"/>
      <w:divBdr>
        <w:top w:val="none" w:sz="0" w:space="0" w:color="auto"/>
        <w:left w:val="none" w:sz="0" w:space="0" w:color="auto"/>
        <w:bottom w:val="none" w:sz="0" w:space="0" w:color="auto"/>
        <w:right w:val="none" w:sz="0" w:space="0" w:color="auto"/>
      </w:divBdr>
    </w:div>
    <w:div w:id="1274940621">
      <w:marLeft w:val="640"/>
      <w:marRight w:val="0"/>
      <w:marTop w:val="0"/>
      <w:marBottom w:val="0"/>
      <w:divBdr>
        <w:top w:val="none" w:sz="0" w:space="0" w:color="auto"/>
        <w:left w:val="none" w:sz="0" w:space="0" w:color="auto"/>
        <w:bottom w:val="none" w:sz="0" w:space="0" w:color="auto"/>
        <w:right w:val="none" w:sz="0" w:space="0" w:color="auto"/>
      </w:divBdr>
    </w:div>
    <w:div w:id="1275018090">
      <w:marLeft w:val="640"/>
      <w:marRight w:val="0"/>
      <w:marTop w:val="0"/>
      <w:marBottom w:val="0"/>
      <w:divBdr>
        <w:top w:val="none" w:sz="0" w:space="0" w:color="auto"/>
        <w:left w:val="none" w:sz="0" w:space="0" w:color="auto"/>
        <w:bottom w:val="none" w:sz="0" w:space="0" w:color="auto"/>
        <w:right w:val="none" w:sz="0" w:space="0" w:color="auto"/>
      </w:divBdr>
    </w:div>
    <w:div w:id="1275090721">
      <w:marLeft w:val="640"/>
      <w:marRight w:val="0"/>
      <w:marTop w:val="0"/>
      <w:marBottom w:val="0"/>
      <w:divBdr>
        <w:top w:val="none" w:sz="0" w:space="0" w:color="auto"/>
        <w:left w:val="none" w:sz="0" w:space="0" w:color="auto"/>
        <w:bottom w:val="none" w:sz="0" w:space="0" w:color="auto"/>
        <w:right w:val="none" w:sz="0" w:space="0" w:color="auto"/>
      </w:divBdr>
    </w:div>
    <w:div w:id="1275093894">
      <w:marLeft w:val="640"/>
      <w:marRight w:val="0"/>
      <w:marTop w:val="0"/>
      <w:marBottom w:val="0"/>
      <w:divBdr>
        <w:top w:val="none" w:sz="0" w:space="0" w:color="auto"/>
        <w:left w:val="none" w:sz="0" w:space="0" w:color="auto"/>
        <w:bottom w:val="none" w:sz="0" w:space="0" w:color="auto"/>
        <w:right w:val="none" w:sz="0" w:space="0" w:color="auto"/>
      </w:divBdr>
    </w:div>
    <w:div w:id="1275286332">
      <w:marLeft w:val="640"/>
      <w:marRight w:val="0"/>
      <w:marTop w:val="0"/>
      <w:marBottom w:val="0"/>
      <w:divBdr>
        <w:top w:val="none" w:sz="0" w:space="0" w:color="auto"/>
        <w:left w:val="none" w:sz="0" w:space="0" w:color="auto"/>
        <w:bottom w:val="none" w:sz="0" w:space="0" w:color="auto"/>
        <w:right w:val="none" w:sz="0" w:space="0" w:color="auto"/>
      </w:divBdr>
    </w:div>
    <w:div w:id="1275287051">
      <w:marLeft w:val="640"/>
      <w:marRight w:val="0"/>
      <w:marTop w:val="0"/>
      <w:marBottom w:val="0"/>
      <w:divBdr>
        <w:top w:val="none" w:sz="0" w:space="0" w:color="auto"/>
        <w:left w:val="none" w:sz="0" w:space="0" w:color="auto"/>
        <w:bottom w:val="none" w:sz="0" w:space="0" w:color="auto"/>
        <w:right w:val="none" w:sz="0" w:space="0" w:color="auto"/>
      </w:divBdr>
    </w:div>
    <w:div w:id="1275332843">
      <w:marLeft w:val="640"/>
      <w:marRight w:val="0"/>
      <w:marTop w:val="0"/>
      <w:marBottom w:val="0"/>
      <w:divBdr>
        <w:top w:val="none" w:sz="0" w:space="0" w:color="auto"/>
        <w:left w:val="none" w:sz="0" w:space="0" w:color="auto"/>
        <w:bottom w:val="none" w:sz="0" w:space="0" w:color="auto"/>
        <w:right w:val="none" w:sz="0" w:space="0" w:color="auto"/>
      </w:divBdr>
    </w:div>
    <w:div w:id="1275408063">
      <w:marLeft w:val="640"/>
      <w:marRight w:val="0"/>
      <w:marTop w:val="0"/>
      <w:marBottom w:val="0"/>
      <w:divBdr>
        <w:top w:val="none" w:sz="0" w:space="0" w:color="auto"/>
        <w:left w:val="none" w:sz="0" w:space="0" w:color="auto"/>
        <w:bottom w:val="none" w:sz="0" w:space="0" w:color="auto"/>
        <w:right w:val="none" w:sz="0" w:space="0" w:color="auto"/>
      </w:divBdr>
    </w:div>
    <w:div w:id="1275475071">
      <w:marLeft w:val="640"/>
      <w:marRight w:val="0"/>
      <w:marTop w:val="0"/>
      <w:marBottom w:val="0"/>
      <w:divBdr>
        <w:top w:val="none" w:sz="0" w:space="0" w:color="auto"/>
        <w:left w:val="none" w:sz="0" w:space="0" w:color="auto"/>
        <w:bottom w:val="none" w:sz="0" w:space="0" w:color="auto"/>
        <w:right w:val="none" w:sz="0" w:space="0" w:color="auto"/>
      </w:divBdr>
    </w:div>
    <w:div w:id="1275482310">
      <w:marLeft w:val="640"/>
      <w:marRight w:val="0"/>
      <w:marTop w:val="0"/>
      <w:marBottom w:val="0"/>
      <w:divBdr>
        <w:top w:val="none" w:sz="0" w:space="0" w:color="auto"/>
        <w:left w:val="none" w:sz="0" w:space="0" w:color="auto"/>
        <w:bottom w:val="none" w:sz="0" w:space="0" w:color="auto"/>
        <w:right w:val="none" w:sz="0" w:space="0" w:color="auto"/>
      </w:divBdr>
    </w:div>
    <w:div w:id="1275484344">
      <w:marLeft w:val="640"/>
      <w:marRight w:val="0"/>
      <w:marTop w:val="0"/>
      <w:marBottom w:val="0"/>
      <w:divBdr>
        <w:top w:val="none" w:sz="0" w:space="0" w:color="auto"/>
        <w:left w:val="none" w:sz="0" w:space="0" w:color="auto"/>
        <w:bottom w:val="none" w:sz="0" w:space="0" w:color="auto"/>
        <w:right w:val="none" w:sz="0" w:space="0" w:color="auto"/>
      </w:divBdr>
    </w:div>
    <w:div w:id="1275596265">
      <w:marLeft w:val="640"/>
      <w:marRight w:val="0"/>
      <w:marTop w:val="0"/>
      <w:marBottom w:val="0"/>
      <w:divBdr>
        <w:top w:val="none" w:sz="0" w:space="0" w:color="auto"/>
        <w:left w:val="none" w:sz="0" w:space="0" w:color="auto"/>
        <w:bottom w:val="none" w:sz="0" w:space="0" w:color="auto"/>
        <w:right w:val="none" w:sz="0" w:space="0" w:color="auto"/>
      </w:divBdr>
    </w:div>
    <w:div w:id="1275793593">
      <w:marLeft w:val="640"/>
      <w:marRight w:val="0"/>
      <w:marTop w:val="0"/>
      <w:marBottom w:val="0"/>
      <w:divBdr>
        <w:top w:val="none" w:sz="0" w:space="0" w:color="auto"/>
        <w:left w:val="none" w:sz="0" w:space="0" w:color="auto"/>
        <w:bottom w:val="none" w:sz="0" w:space="0" w:color="auto"/>
        <w:right w:val="none" w:sz="0" w:space="0" w:color="auto"/>
      </w:divBdr>
    </w:div>
    <w:div w:id="1275820255">
      <w:marLeft w:val="640"/>
      <w:marRight w:val="0"/>
      <w:marTop w:val="0"/>
      <w:marBottom w:val="0"/>
      <w:divBdr>
        <w:top w:val="none" w:sz="0" w:space="0" w:color="auto"/>
        <w:left w:val="none" w:sz="0" w:space="0" w:color="auto"/>
        <w:bottom w:val="none" w:sz="0" w:space="0" w:color="auto"/>
        <w:right w:val="none" w:sz="0" w:space="0" w:color="auto"/>
      </w:divBdr>
    </w:div>
    <w:div w:id="1275866295">
      <w:marLeft w:val="640"/>
      <w:marRight w:val="0"/>
      <w:marTop w:val="0"/>
      <w:marBottom w:val="0"/>
      <w:divBdr>
        <w:top w:val="none" w:sz="0" w:space="0" w:color="auto"/>
        <w:left w:val="none" w:sz="0" w:space="0" w:color="auto"/>
        <w:bottom w:val="none" w:sz="0" w:space="0" w:color="auto"/>
        <w:right w:val="none" w:sz="0" w:space="0" w:color="auto"/>
      </w:divBdr>
    </w:div>
    <w:div w:id="1275939048">
      <w:marLeft w:val="640"/>
      <w:marRight w:val="0"/>
      <w:marTop w:val="0"/>
      <w:marBottom w:val="0"/>
      <w:divBdr>
        <w:top w:val="none" w:sz="0" w:space="0" w:color="auto"/>
        <w:left w:val="none" w:sz="0" w:space="0" w:color="auto"/>
        <w:bottom w:val="none" w:sz="0" w:space="0" w:color="auto"/>
        <w:right w:val="none" w:sz="0" w:space="0" w:color="auto"/>
      </w:divBdr>
    </w:div>
    <w:div w:id="1275941703">
      <w:marLeft w:val="640"/>
      <w:marRight w:val="0"/>
      <w:marTop w:val="0"/>
      <w:marBottom w:val="0"/>
      <w:divBdr>
        <w:top w:val="none" w:sz="0" w:space="0" w:color="auto"/>
        <w:left w:val="none" w:sz="0" w:space="0" w:color="auto"/>
        <w:bottom w:val="none" w:sz="0" w:space="0" w:color="auto"/>
        <w:right w:val="none" w:sz="0" w:space="0" w:color="auto"/>
      </w:divBdr>
    </w:div>
    <w:div w:id="1275943907">
      <w:marLeft w:val="640"/>
      <w:marRight w:val="0"/>
      <w:marTop w:val="0"/>
      <w:marBottom w:val="0"/>
      <w:divBdr>
        <w:top w:val="none" w:sz="0" w:space="0" w:color="auto"/>
        <w:left w:val="none" w:sz="0" w:space="0" w:color="auto"/>
        <w:bottom w:val="none" w:sz="0" w:space="0" w:color="auto"/>
        <w:right w:val="none" w:sz="0" w:space="0" w:color="auto"/>
      </w:divBdr>
    </w:div>
    <w:div w:id="1276013659">
      <w:marLeft w:val="640"/>
      <w:marRight w:val="0"/>
      <w:marTop w:val="0"/>
      <w:marBottom w:val="0"/>
      <w:divBdr>
        <w:top w:val="none" w:sz="0" w:space="0" w:color="auto"/>
        <w:left w:val="none" w:sz="0" w:space="0" w:color="auto"/>
        <w:bottom w:val="none" w:sz="0" w:space="0" w:color="auto"/>
        <w:right w:val="none" w:sz="0" w:space="0" w:color="auto"/>
      </w:divBdr>
    </w:div>
    <w:div w:id="1276015010">
      <w:marLeft w:val="640"/>
      <w:marRight w:val="0"/>
      <w:marTop w:val="0"/>
      <w:marBottom w:val="0"/>
      <w:divBdr>
        <w:top w:val="none" w:sz="0" w:space="0" w:color="auto"/>
        <w:left w:val="none" w:sz="0" w:space="0" w:color="auto"/>
        <w:bottom w:val="none" w:sz="0" w:space="0" w:color="auto"/>
        <w:right w:val="none" w:sz="0" w:space="0" w:color="auto"/>
      </w:divBdr>
    </w:div>
    <w:div w:id="1276059186">
      <w:marLeft w:val="640"/>
      <w:marRight w:val="0"/>
      <w:marTop w:val="0"/>
      <w:marBottom w:val="0"/>
      <w:divBdr>
        <w:top w:val="none" w:sz="0" w:space="0" w:color="auto"/>
        <w:left w:val="none" w:sz="0" w:space="0" w:color="auto"/>
        <w:bottom w:val="none" w:sz="0" w:space="0" w:color="auto"/>
        <w:right w:val="none" w:sz="0" w:space="0" w:color="auto"/>
      </w:divBdr>
    </w:div>
    <w:div w:id="1276134592">
      <w:marLeft w:val="640"/>
      <w:marRight w:val="0"/>
      <w:marTop w:val="0"/>
      <w:marBottom w:val="0"/>
      <w:divBdr>
        <w:top w:val="none" w:sz="0" w:space="0" w:color="auto"/>
        <w:left w:val="none" w:sz="0" w:space="0" w:color="auto"/>
        <w:bottom w:val="none" w:sz="0" w:space="0" w:color="auto"/>
        <w:right w:val="none" w:sz="0" w:space="0" w:color="auto"/>
      </w:divBdr>
    </w:div>
    <w:div w:id="1276250323">
      <w:marLeft w:val="640"/>
      <w:marRight w:val="0"/>
      <w:marTop w:val="0"/>
      <w:marBottom w:val="0"/>
      <w:divBdr>
        <w:top w:val="none" w:sz="0" w:space="0" w:color="auto"/>
        <w:left w:val="none" w:sz="0" w:space="0" w:color="auto"/>
        <w:bottom w:val="none" w:sz="0" w:space="0" w:color="auto"/>
        <w:right w:val="none" w:sz="0" w:space="0" w:color="auto"/>
      </w:divBdr>
    </w:div>
    <w:div w:id="1276401576">
      <w:marLeft w:val="640"/>
      <w:marRight w:val="0"/>
      <w:marTop w:val="0"/>
      <w:marBottom w:val="0"/>
      <w:divBdr>
        <w:top w:val="none" w:sz="0" w:space="0" w:color="auto"/>
        <w:left w:val="none" w:sz="0" w:space="0" w:color="auto"/>
        <w:bottom w:val="none" w:sz="0" w:space="0" w:color="auto"/>
        <w:right w:val="none" w:sz="0" w:space="0" w:color="auto"/>
      </w:divBdr>
    </w:div>
    <w:div w:id="1276594818">
      <w:marLeft w:val="640"/>
      <w:marRight w:val="0"/>
      <w:marTop w:val="0"/>
      <w:marBottom w:val="0"/>
      <w:divBdr>
        <w:top w:val="none" w:sz="0" w:space="0" w:color="auto"/>
        <w:left w:val="none" w:sz="0" w:space="0" w:color="auto"/>
        <w:bottom w:val="none" w:sz="0" w:space="0" w:color="auto"/>
        <w:right w:val="none" w:sz="0" w:space="0" w:color="auto"/>
      </w:divBdr>
    </w:div>
    <w:div w:id="1276598847">
      <w:marLeft w:val="640"/>
      <w:marRight w:val="0"/>
      <w:marTop w:val="0"/>
      <w:marBottom w:val="0"/>
      <w:divBdr>
        <w:top w:val="none" w:sz="0" w:space="0" w:color="auto"/>
        <w:left w:val="none" w:sz="0" w:space="0" w:color="auto"/>
        <w:bottom w:val="none" w:sz="0" w:space="0" w:color="auto"/>
        <w:right w:val="none" w:sz="0" w:space="0" w:color="auto"/>
      </w:divBdr>
    </w:div>
    <w:div w:id="1276672845">
      <w:marLeft w:val="640"/>
      <w:marRight w:val="0"/>
      <w:marTop w:val="0"/>
      <w:marBottom w:val="0"/>
      <w:divBdr>
        <w:top w:val="none" w:sz="0" w:space="0" w:color="auto"/>
        <w:left w:val="none" w:sz="0" w:space="0" w:color="auto"/>
        <w:bottom w:val="none" w:sz="0" w:space="0" w:color="auto"/>
        <w:right w:val="none" w:sz="0" w:space="0" w:color="auto"/>
      </w:divBdr>
    </w:div>
    <w:div w:id="1276789389">
      <w:marLeft w:val="640"/>
      <w:marRight w:val="0"/>
      <w:marTop w:val="0"/>
      <w:marBottom w:val="0"/>
      <w:divBdr>
        <w:top w:val="none" w:sz="0" w:space="0" w:color="auto"/>
        <w:left w:val="none" w:sz="0" w:space="0" w:color="auto"/>
        <w:bottom w:val="none" w:sz="0" w:space="0" w:color="auto"/>
        <w:right w:val="none" w:sz="0" w:space="0" w:color="auto"/>
      </w:divBdr>
    </w:div>
    <w:div w:id="1276790951">
      <w:marLeft w:val="640"/>
      <w:marRight w:val="0"/>
      <w:marTop w:val="0"/>
      <w:marBottom w:val="0"/>
      <w:divBdr>
        <w:top w:val="none" w:sz="0" w:space="0" w:color="auto"/>
        <w:left w:val="none" w:sz="0" w:space="0" w:color="auto"/>
        <w:bottom w:val="none" w:sz="0" w:space="0" w:color="auto"/>
        <w:right w:val="none" w:sz="0" w:space="0" w:color="auto"/>
      </w:divBdr>
    </w:div>
    <w:div w:id="1276795024">
      <w:marLeft w:val="640"/>
      <w:marRight w:val="0"/>
      <w:marTop w:val="0"/>
      <w:marBottom w:val="0"/>
      <w:divBdr>
        <w:top w:val="none" w:sz="0" w:space="0" w:color="auto"/>
        <w:left w:val="none" w:sz="0" w:space="0" w:color="auto"/>
        <w:bottom w:val="none" w:sz="0" w:space="0" w:color="auto"/>
        <w:right w:val="none" w:sz="0" w:space="0" w:color="auto"/>
      </w:divBdr>
    </w:div>
    <w:div w:id="1277055159">
      <w:marLeft w:val="640"/>
      <w:marRight w:val="0"/>
      <w:marTop w:val="0"/>
      <w:marBottom w:val="0"/>
      <w:divBdr>
        <w:top w:val="none" w:sz="0" w:space="0" w:color="auto"/>
        <w:left w:val="none" w:sz="0" w:space="0" w:color="auto"/>
        <w:bottom w:val="none" w:sz="0" w:space="0" w:color="auto"/>
        <w:right w:val="none" w:sz="0" w:space="0" w:color="auto"/>
      </w:divBdr>
    </w:div>
    <w:div w:id="1277060034">
      <w:marLeft w:val="640"/>
      <w:marRight w:val="0"/>
      <w:marTop w:val="0"/>
      <w:marBottom w:val="0"/>
      <w:divBdr>
        <w:top w:val="none" w:sz="0" w:space="0" w:color="auto"/>
        <w:left w:val="none" w:sz="0" w:space="0" w:color="auto"/>
        <w:bottom w:val="none" w:sz="0" w:space="0" w:color="auto"/>
        <w:right w:val="none" w:sz="0" w:space="0" w:color="auto"/>
      </w:divBdr>
    </w:div>
    <w:div w:id="1277063216">
      <w:marLeft w:val="640"/>
      <w:marRight w:val="0"/>
      <w:marTop w:val="0"/>
      <w:marBottom w:val="0"/>
      <w:divBdr>
        <w:top w:val="none" w:sz="0" w:space="0" w:color="auto"/>
        <w:left w:val="none" w:sz="0" w:space="0" w:color="auto"/>
        <w:bottom w:val="none" w:sz="0" w:space="0" w:color="auto"/>
        <w:right w:val="none" w:sz="0" w:space="0" w:color="auto"/>
      </w:divBdr>
    </w:div>
    <w:div w:id="1277130199">
      <w:marLeft w:val="640"/>
      <w:marRight w:val="0"/>
      <w:marTop w:val="0"/>
      <w:marBottom w:val="0"/>
      <w:divBdr>
        <w:top w:val="none" w:sz="0" w:space="0" w:color="auto"/>
        <w:left w:val="none" w:sz="0" w:space="0" w:color="auto"/>
        <w:bottom w:val="none" w:sz="0" w:space="0" w:color="auto"/>
        <w:right w:val="none" w:sz="0" w:space="0" w:color="auto"/>
      </w:divBdr>
    </w:div>
    <w:div w:id="1277176310">
      <w:marLeft w:val="640"/>
      <w:marRight w:val="0"/>
      <w:marTop w:val="0"/>
      <w:marBottom w:val="0"/>
      <w:divBdr>
        <w:top w:val="none" w:sz="0" w:space="0" w:color="auto"/>
        <w:left w:val="none" w:sz="0" w:space="0" w:color="auto"/>
        <w:bottom w:val="none" w:sz="0" w:space="0" w:color="auto"/>
        <w:right w:val="none" w:sz="0" w:space="0" w:color="auto"/>
      </w:divBdr>
    </w:div>
    <w:div w:id="1277177683">
      <w:marLeft w:val="640"/>
      <w:marRight w:val="0"/>
      <w:marTop w:val="0"/>
      <w:marBottom w:val="0"/>
      <w:divBdr>
        <w:top w:val="none" w:sz="0" w:space="0" w:color="auto"/>
        <w:left w:val="none" w:sz="0" w:space="0" w:color="auto"/>
        <w:bottom w:val="none" w:sz="0" w:space="0" w:color="auto"/>
        <w:right w:val="none" w:sz="0" w:space="0" w:color="auto"/>
      </w:divBdr>
    </w:div>
    <w:div w:id="1277250221">
      <w:marLeft w:val="640"/>
      <w:marRight w:val="0"/>
      <w:marTop w:val="0"/>
      <w:marBottom w:val="0"/>
      <w:divBdr>
        <w:top w:val="none" w:sz="0" w:space="0" w:color="auto"/>
        <w:left w:val="none" w:sz="0" w:space="0" w:color="auto"/>
        <w:bottom w:val="none" w:sz="0" w:space="0" w:color="auto"/>
        <w:right w:val="none" w:sz="0" w:space="0" w:color="auto"/>
      </w:divBdr>
    </w:div>
    <w:div w:id="1277297294">
      <w:marLeft w:val="640"/>
      <w:marRight w:val="0"/>
      <w:marTop w:val="0"/>
      <w:marBottom w:val="0"/>
      <w:divBdr>
        <w:top w:val="none" w:sz="0" w:space="0" w:color="auto"/>
        <w:left w:val="none" w:sz="0" w:space="0" w:color="auto"/>
        <w:bottom w:val="none" w:sz="0" w:space="0" w:color="auto"/>
        <w:right w:val="none" w:sz="0" w:space="0" w:color="auto"/>
      </w:divBdr>
    </w:div>
    <w:div w:id="1277371301">
      <w:marLeft w:val="640"/>
      <w:marRight w:val="0"/>
      <w:marTop w:val="0"/>
      <w:marBottom w:val="0"/>
      <w:divBdr>
        <w:top w:val="none" w:sz="0" w:space="0" w:color="auto"/>
        <w:left w:val="none" w:sz="0" w:space="0" w:color="auto"/>
        <w:bottom w:val="none" w:sz="0" w:space="0" w:color="auto"/>
        <w:right w:val="none" w:sz="0" w:space="0" w:color="auto"/>
      </w:divBdr>
    </w:div>
    <w:div w:id="1277524722">
      <w:marLeft w:val="640"/>
      <w:marRight w:val="0"/>
      <w:marTop w:val="0"/>
      <w:marBottom w:val="0"/>
      <w:divBdr>
        <w:top w:val="none" w:sz="0" w:space="0" w:color="auto"/>
        <w:left w:val="none" w:sz="0" w:space="0" w:color="auto"/>
        <w:bottom w:val="none" w:sz="0" w:space="0" w:color="auto"/>
        <w:right w:val="none" w:sz="0" w:space="0" w:color="auto"/>
      </w:divBdr>
    </w:div>
    <w:div w:id="1277559662">
      <w:marLeft w:val="640"/>
      <w:marRight w:val="0"/>
      <w:marTop w:val="0"/>
      <w:marBottom w:val="0"/>
      <w:divBdr>
        <w:top w:val="none" w:sz="0" w:space="0" w:color="auto"/>
        <w:left w:val="none" w:sz="0" w:space="0" w:color="auto"/>
        <w:bottom w:val="none" w:sz="0" w:space="0" w:color="auto"/>
        <w:right w:val="none" w:sz="0" w:space="0" w:color="auto"/>
      </w:divBdr>
    </w:div>
    <w:div w:id="1277565925">
      <w:marLeft w:val="640"/>
      <w:marRight w:val="0"/>
      <w:marTop w:val="0"/>
      <w:marBottom w:val="0"/>
      <w:divBdr>
        <w:top w:val="none" w:sz="0" w:space="0" w:color="auto"/>
        <w:left w:val="none" w:sz="0" w:space="0" w:color="auto"/>
        <w:bottom w:val="none" w:sz="0" w:space="0" w:color="auto"/>
        <w:right w:val="none" w:sz="0" w:space="0" w:color="auto"/>
      </w:divBdr>
    </w:div>
    <w:div w:id="1277635821">
      <w:marLeft w:val="640"/>
      <w:marRight w:val="0"/>
      <w:marTop w:val="0"/>
      <w:marBottom w:val="0"/>
      <w:divBdr>
        <w:top w:val="none" w:sz="0" w:space="0" w:color="auto"/>
        <w:left w:val="none" w:sz="0" w:space="0" w:color="auto"/>
        <w:bottom w:val="none" w:sz="0" w:space="0" w:color="auto"/>
        <w:right w:val="none" w:sz="0" w:space="0" w:color="auto"/>
      </w:divBdr>
    </w:div>
    <w:div w:id="1277709956">
      <w:marLeft w:val="640"/>
      <w:marRight w:val="0"/>
      <w:marTop w:val="0"/>
      <w:marBottom w:val="0"/>
      <w:divBdr>
        <w:top w:val="none" w:sz="0" w:space="0" w:color="auto"/>
        <w:left w:val="none" w:sz="0" w:space="0" w:color="auto"/>
        <w:bottom w:val="none" w:sz="0" w:space="0" w:color="auto"/>
        <w:right w:val="none" w:sz="0" w:space="0" w:color="auto"/>
      </w:divBdr>
    </w:div>
    <w:div w:id="1277716826">
      <w:marLeft w:val="640"/>
      <w:marRight w:val="0"/>
      <w:marTop w:val="0"/>
      <w:marBottom w:val="0"/>
      <w:divBdr>
        <w:top w:val="none" w:sz="0" w:space="0" w:color="auto"/>
        <w:left w:val="none" w:sz="0" w:space="0" w:color="auto"/>
        <w:bottom w:val="none" w:sz="0" w:space="0" w:color="auto"/>
        <w:right w:val="none" w:sz="0" w:space="0" w:color="auto"/>
      </w:divBdr>
    </w:div>
    <w:div w:id="1277755721">
      <w:marLeft w:val="640"/>
      <w:marRight w:val="0"/>
      <w:marTop w:val="0"/>
      <w:marBottom w:val="0"/>
      <w:divBdr>
        <w:top w:val="none" w:sz="0" w:space="0" w:color="auto"/>
        <w:left w:val="none" w:sz="0" w:space="0" w:color="auto"/>
        <w:bottom w:val="none" w:sz="0" w:space="0" w:color="auto"/>
        <w:right w:val="none" w:sz="0" w:space="0" w:color="auto"/>
      </w:divBdr>
    </w:div>
    <w:div w:id="1277786896">
      <w:marLeft w:val="640"/>
      <w:marRight w:val="0"/>
      <w:marTop w:val="0"/>
      <w:marBottom w:val="0"/>
      <w:divBdr>
        <w:top w:val="none" w:sz="0" w:space="0" w:color="auto"/>
        <w:left w:val="none" w:sz="0" w:space="0" w:color="auto"/>
        <w:bottom w:val="none" w:sz="0" w:space="0" w:color="auto"/>
        <w:right w:val="none" w:sz="0" w:space="0" w:color="auto"/>
      </w:divBdr>
    </w:div>
    <w:div w:id="1277830592">
      <w:marLeft w:val="640"/>
      <w:marRight w:val="0"/>
      <w:marTop w:val="0"/>
      <w:marBottom w:val="0"/>
      <w:divBdr>
        <w:top w:val="none" w:sz="0" w:space="0" w:color="auto"/>
        <w:left w:val="none" w:sz="0" w:space="0" w:color="auto"/>
        <w:bottom w:val="none" w:sz="0" w:space="0" w:color="auto"/>
        <w:right w:val="none" w:sz="0" w:space="0" w:color="auto"/>
      </w:divBdr>
    </w:div>
    <w:div w:id="1277832018">
      <w:marLeft w:val="640"/>
      <w:marRight w:val="0"/>
      <w:marTop w:val="0"/>
      <w:marBottom w:val="0"/>
      <w:divBdr>
        <w:top w:val="none" w:sz="0" w:space="0" w:color="auto"/>
        <w:left w:val="none" w:sz="0" w:space="0" w:color="auto"/>
        <w:bottom w:val="none" w:sz="0" w:space="0" w:color="auto"/>
        <w:right w:val="none" w:sz="0" w:space="0" w:color="auto"/>
      </w:divBdr>
    </w:div>
    <w:div w:id="1277834198">
      <w:marLeft w:val="640"/>
      <w:marRight w:val="0"/>
      <w:marTop w:val="0"/>
      <w:marBottom w:val="0"/>
      <w:divBdr>
        <w:top w:val="none" w:sz="0" w:space="0" w:color="auto"/>
        <w:left w:val="none" w:sz="0" w:space="0" w:color="auto"/>
        <w:bottom w:val="none" w:sz="0" w:space="0" w:color="auto"/>
        <w:right w:val="none" w:sz="0" w:space="0" w:color="auto"/>
      </w:divBdr>
    </w:div>
    <w:div w:id="1277908131">
      <w:marLeft w:val="640"/>
      <w:marRight w:val="0"/>
      <w:marTop w:val="0"/>
      <w:marBottom w:val="0"/>
      <w:divBdr>
        <w:top w:val="none" w:sz="0" w:space="0" w:color="auto"/>
        <w:left w:val="none" w:sz="0" w:space="0" w:color="auto"/>
        <w:bottom w:val="none" w:sz="0" w:space="0" w:color="auto"/>
        <w:right w:val="none" w:sz="0" w:space="0" w:color="auto"/>
      </w:divBdr>
    </w:div>
    <w:div w:id="1277910322">
      <w:marLeft w:val="640"/>
      <w:marRight w:val="0"/>
      <w:marTop w:val="0"/>
      <w:marBottom w:val="0"/>
      <w:divBdr>
        <w:top w:val="none" w:sz="0" w:space="0" w:color="auto"/>
        <w:left w:val="none" w:sz="0" w:space="0" w:color="auto"/>
        <w:bottom w:val="none" w:sz="0" w:space="0" w:color="auto"/>
        <w:right w:val="none" w:sz="0" w:space="0" w:color="auto"/>
      </w:divBdr>
    </w:div>
    <w:div w:id="1277911939">
      <w:marLeft w:val="640"/>
      <w:marRight w:val="0"/>
      <w:marTop w:val="0"/>
      <w:marBottom w:val="0"/>
      <w:divBdr>
        <w:top w:val="none" w:sz="0" w:space="0" w:color="auto"/>
        <w:left w:val="none" w:sz="0" w:space="0" w:color="auto"/>
        <w:bottom w:val="none" w:sz="0" w:space="0" w:color="auto"/>
        <w:right w:val="none" w:sz="0" w:space="0" w:color="auto"/>
      </w:divBdr>
    </w:div>
    <w:div w:id="1277980077">
      <w:marLeft w:val="640"/>
      <w:marRight w:val="0"/>
      <w:marTop w:val="0"/>
      <w:marBottom w:val="0"/>
      <w:divBdr>
        <w:top w:val="none" w:sz="0" w:space="0" w:color="auto"/>
        <w:left w:val="none" w:sz="0" w:space="0" w:color="auto"/>
        <w:bottom w:val="none" w:sz="0" w:space="0" w:color="auto"/>
        <w:right w:val="none" w:sz="0" w:space="0" w:color="auto"/>
      </w:divBdr>
    </w:div>
    <w:div w:id="1278024172">
      <w:marLeft w:val="640"/>
      <w:marRight w:val="0"/>
      <w:marTop w:val="0"/>
      <w:marBottom w:val="0"/>
      <w:divBdr>
        <w:top w:val="none" w:sz="0" w:space="0" w:color="auto"/>
        <w:left w:val="none" w:sz="0" w:space="0" w:color="auto"/>
        <w:bottom w:val="none" w:sz="0" w:space="0" w:color="auto"/>
        <w:right w:val="none" w:sz="0" w:space="0" w:color="auto"/>
      </w:divBdr>
    </w:div>
    <w:div w:id="1278178353">
      <w:marLeft w:val="640"/>
      <w:marRight w:val="0"/>
      <w:marTop w:val="0"/>
      <w:marBottom w:val="0"/>
      <w:divBdr>
        <w:top w:val="none" w:sz="0" w:space="0" w:color="auto"/>
        <w:left w:val="none" w:sz="0" w:space="0" w:color="auto"/>
        <w:bottom w:val="none" w:sz="0" w:space="0" w:color="auto"/>
        <w:right w:val="none" w:sz="0" w:space="0" w:color="auto"/>
      </w:divBdr>
    </w:div>
    <w:div w:id="1278216210">
      <w:marLeft w:val="640"/>
      <w:marRight w:val="0"/>
      <w:marTop w:val="0"/>
      <w:marBottom w:val="0"/>
      <w:divBdr>
        <w:top w:val="none" w:sz="0" w:space="0" w:color="auto"/>
        <w:left w:val="none" w:sz="0" w:space="0" w:color="auto"/>
        <w:bottom w:val="none" w:sz="0" w:space="0" w:color="auto"/>
        <w:right w:val="none" w:sz="0" w:space="0" w:color="auto"/>
      </w:divBdr>
    </w:div>
    <w:div w:id="1278218653">
      <w:marLeft w:val="640"/>
      <w:marRight w:val="0"/>
      <w:marTop w:val="0"/>
      <w:marBottom w:val="0"/>
      <w:divBdr>
        <w:top w:val="none" w:sz="0" w:space="0" w:color="auto"/>
        <w:left w:val="none" w:sz="0" w:space="0" w:color="auto"/>
        <w:bottom w:val="none" w:sz="0" w:space="0" w:color="auto"/>
        <w:right w:val="none" w:sz="0" w:space="0" w:color="auto"/>
      </w:divBdr>
    </w:div>
    <w:div w:id="1278293762">
      <w:marLeft w:val="640"/>
      <w:marRight w:val="0"/>
      <w:marTop w:val="0"/>
      <w:marBottom w:val="0"/>
      <w:divBdr>
        <w:top w:val="none" w:sz="0" w:space="0" w:color="auto"/>
        <w:left w:val="none" w:sz="0" w:space="0" w:color="auto"/>
        <w:bottom w:val="none" w:sz="0" w:space="0" w:color="auto"/>
        <w:right w:val="none" w:sz="0" w:space="0" w:color="auto"/>
      </w:divBdr>
    </w:div>
    <w:div w:id="1278294326">
      <w:marLeft w:val="640"/>
      <w:marRight w:val="0"/>
      <w:marTop w:val="0"/>
      <w:marBottom w:val="0"/>
      <w:divBdr>
        <w:top w:val="none" w:sz="0" w:space="0" w:color="auto"/>
        <w:left w:val="none" w:sz="0" w:space="0" w:color="auto"/>
        <w:bottom w:val="none" w:sz="0" w:space="0" w:color="auto"/>
        <w:right w:val="none" w:sz="0" w:space="0" w:color="auto"/>
      </w:divBdr>
    </w:div>
    <w:div w:id="1278440999">
      <w:marLeft w:val="640"/>
      <w:marRight w:val="0"/>
      <w:marTop w:val="0"/>
      <w:marBottom w:val="0"/>
      <w:divBdr>
        <w:top w:val="none" w:sz="0" w:space="0" w:color="auto"/>
        <w:left w:val="none" w:sz="0" w:space="0" w:color="auto"/>
        <w:bottom w:val="none" w:sz="0" w:space="0" w:color="auto"/>
        <w:right w:val="none" w:sz="0" w:space="0" w:color="auto"/>
      </w:divBdr>
    </w:div>
    <w:div w:id="1278483228">
      <w:marLeft w:val="640"/>
      <w:marRight w:val="0"/>
      <w:marTop w:val="0"/>
      <w:marBottom w:val="0"/>
      <w:divBdr>
        <w:top w:val="none" w:sz="0" w:space="0" w:color="auto"/>
        <w:left w:val="none" w:sz="0" w:space="0" w:color="auto"/>
        <w:bottom w:val="none" w:sz="0" w:space="0" w:color="auto"/>
        <w:right w:val="none" w:sz="0" w:space="0" w:color="auto"/>
      </w:divBdr>
    </w:div>
    <w:div w:id="1278567102">
      <w:marLeft w:val="640"/>
      <w:marRight w:val="0"/>
      <w:marTop w:val="0"/>
      <w:marBottom w:val="0"/>
      <w:divBdr>
        <w:top w:val="none" w:sz="0" w:space="0" w:color="auto"/>
        <w:left w:val="none" w:sz="0" w:space="0" w:color="auto"/>
        <w:bottom w:val="none" w:sz="0" w:space="0" w:color="auto"/>
        <w:right w:val="none" w:sz="0" w:space="0" w:color="auto"/>
      </w:divBdr>
    </w:div>
    <w:div w:id="1278636347">
      <w:marLeft w:val="640"/>
      <w:marRight w:val="0"/>
      <w:marTop w:val="0"/>
      <w:marBottom w:val="0"/>
      <w:divBdr>
        <w:top w:val="none" w:sz="0" w:space="0" w:color="auto"/>
        <w:left w:val="none" w:sz="0" w:space="0" w:color="auto"/>
        <w:bottom w:val="none" w:sz="0" w:space="0" w:color="auto"/>
        <w:right w:val="none" w:sz="0" w:space="0" w:color="auto"/>
      </w:divBdr>
    </w:div>
    <w:div w:id="1278681361">
      <w:marLeft w:val="640"/>
      <w:marRight w:val="0"/>
      <w:marTop w:val="0"/>
      <w:marBottom w:val="0"/>
      <w:divBdr>
        <w:top w:val="none" w:sz="0" w:space="0" w:color="auto"/>
        <w:left w:val="none" w:sz="0" w:space="0" w:color="auto"/>
        <w:bottom w:val="none" w:sz="0" w:space="0" w:color="auto"/>
        <w:right w:val="none" w:sz="0" w:space="0" w:color="auto"/>
      </w:divBdr>
    </w:div>
    <w:div w:id="1279021294">
      <w:marLeft w:val="640"/>
      <w:marRight w:val="0"/>
      <w:marTop w:val="0"/>
      <w:marBottom w:val="0"/>
      <w:divBdr>
        <w:top w:val="none" w:sz="0" w:space="0" w:color="auto"/>
        <w:left w:val="none" w:sz="0" w:space="0" w:color="auto"/>
        <w:bottom w:val="none" w:sz="0" w:space="0" w:color="auto"/>
        <w:right w:val="none" w:sz="0" w:space="0" w:color="auto"/>
      </w:divBdr>
    </w:div>
    <w:div w:id="1279067516">
      <w:marLeft w:val="640"/>
      <w:marRight w:val="0"/>
      <w:marTop w:val="0"/>
      <w:marBottom w:val="0"/>
      <w:divBdr>
        <w:top w:val="none" w:sz="0" w:space="0" w:color="auto"/>
        <w:left w:val="none" w:sz="0" w:space="0" w:color="auto"/>
        <w:bottom w:val="none" w:sz="0" w:space="0" w:color="auto"/>
        <w:right w:val="none" w:sz="0" w:space="0" w:color="auto"/>
      </w:divBdr>
    </w:div>
    <w:div w:id="1279068447">
      <w:marLeft w:val="640"/>
      <w:marRight w:val="0"/>
      <w:marTop w:val="0"/>
      <w:marBottom w:val="0"/>
      <w:divBdr>
        <w:top w:val="none" w:sz="0" w:space="0" w:color="auto"/>
        <w:left w:val="none" w:sz="0" w:space="0" w:color="auto"/>
        <w:bottom w:val="none" w:sz="0" w:space="0" w:color="auto"/>
        <w:right w:val="none" w:sz="0" w:space="0" w:color="auto"/>
      </w:divBdr>
    </w:div>
    <w:div w:id="1279138563">
      <w:marLeft w:val="640"/>
      <w:marRight w:val="0"/>
      <w:marTop w:val="0"/>
      <w:marBottom w:val="0"/>
      <w:divBdr>
        <w:top w:val="none" w:sz="0" w:space="0" w:color="auto"/>
        <w:left w:val="none" w:sz="0" w:space="0" w:color="auto"/>
        <w:bottom w:val="none" w:sz="0" w:space="0" w:color="auto"/>
        <w:right w:val="none" w:sz="0" w:space="0" w:color="auto"/>
      </w:divBdr>
    </w:div>
    <w:div w:id="1279139987">
      <w:marLeft w:val="640"/>
      <w:marRight w:val="0"/>
      <w:marTop w:val="0"/>
      <w:marBottom w:val="0"/>
      <w:divBdr>
        <w:top w:val="none" w:sz="0" w:space="0" w:color="auto"/>
        <w:left w:val="none" w:sz="0" w:space="0" w:color="auto"/>
        <w:bottom w:val="none" w:sz="0" w:space="0" w:color="auto"/>
        <w:right w:val="none" w:sz="0" w:space="0" w:color="auto"/>
      </w:divBdr>
    </w:div>
    <w:div w:id="1279263036">
      <w:marLeft w:val="640"/>
      <w:marRight w:val="0"/>
      <w:marTop w:val="0"/>
      <w:marBottom w:val="0"/>
      <w:divBdr>
        <w:top w:val="none" w:sz="0" w:space="0" w:color="auto"/>
        <w:left w:val="none" w:sz="0" w:space="0" w:color="auto"/>
        <w:bottom w:val="none" w:sz="0" w:space="0" w:color="auto"/>
        <w:right w:val="none" w:sz="0" w:space="0" w:color="auto"/>
      </w:divBdr>
    </w:div>
    <w:div w:id="1279263884">
      <w:marLeft w:val="640"/>
      <w:marRight w:val="0"/>
      <w:marTop w:val="0"/>
      <w:marBottom w:val="0"/>
      <w:divBdr>
        <w:top w:val="none" w:sz="0" w:space="0" w:color="auto"/>
        <w:left w:val="none" w:sz="0" w:space="0" w:color="auto"/>
        <w:bottom w:val="none" w:sz="0" w:space="0" w:color="auto"/>
        <w:right w:val="none" w:sz="0" w:space="0" w:color="auto"/>
      </w:divBdr>
    </w:div>
    <w:div w:id="1279331975">
      <w:marLeft w:val="640"/>
      <w:marRight w:val="0"/>
      <w:marTop w:val="0"/>
      <w:marBottom w:val="0"/>
      <w:divBdr>
        <w:top w:val="none" w:sz="0" w:space="0" w:color="auto"/>
        <w:left w:val="none" w:sz="0" w:space="0" w:color="auto"/>
        <w:bottom w:val="none" w:sz="0" w:space="0" w:color="auto"/>
        <w:right w:val="none" w:sz="0" w:space="0" w:color="auto"/>
      </w:divBdr>
    </w:div>
    <w:div w:id="1279335816">
      <w:marLeft w:val="640"/>
      <w:marRight w:val="0"/>
      <w:marTop w:val="0"/>
      <w:marBottom w:val="0"/>
      <w:divBdr>
        <w:top w:val="none" w:sz="0" w:space="0" w:color="auto"/>
        <w:left w:val="none" w:sz="0" w:space="0" w:color="auto"/>
        <w:bottom w:val="none" w:sz="0" w:space="0" w:color="auto"/>
        <w:right w:val="none" w:sz="0" w:space="0" w:color="auto"/>
      </w:divBdr>
    </w:div>
    <w:div w:id="1279336676">
      <w:marLeft w:val="640"/>
      <w:marRight w:val="0"/>
      <w:marTop w:val="0"/>
      <w:marBottom w:val="0"/>
      <w:divBdr>
        <w:top w:val="none" w:sz="0" w:space="0" w:color="auto"/>
        <w:left w:val="none" w:sz="0" w:space="0" w:color="auto"/>
        <w:bottom w:val="none" w:sz="0" w:space="0" w:color="auto"/>
        <w:right w:val="none" w:sz="0" w:space="0" w:color="auto"/>
      </w:divBdr>
    </w:div>
    <w:div w:id="1279491150">
      <w:marLeft w:val="640"/>
      <w:marRight w:val="0"/>
      <w:marTop w:val="0"/>
      <w:marBottom w:val="0"/>
      <w:divBdr>
        <w:top w:val="none" w:sz="0" w:space="0" w:color="auto"/>
        <w:left w:val="none" w:sz="0" w:space="0" w:color="auto"/>
        <w:bottom w:val="none" w:sz="0" w:space="0" w:color="auto"/>
        <w:right w:val="none" w:sz="0" w:space="0" w:color="auto"/>
      </w:divBdr>
    </w:div>
    <w:div w:id="1279605887">
      <w:marLeft w:val="640"/>
      <w:marRight w:val="0"/>
      <w:marTop w:val="0"/>
      <w:marBottom w:val="0"/>
      <w:divBdr>
        <w:top w:val="none" w:sz="0" w:space="0" w:color="auto"/>
        <w:left w:val="none" w:sz="0" w:space="0" w:color="auto"/>
        <w:bottom w:val="none" w:sz="0" w:space="0" w:color="auto"/>
        <w:right w:val="none" w:sz="0" w:space="0" w:color="auto"/>
      </w:divBdr>
    </w:div>
    <w:div w:id="1279677331">
      <w:marLeft w:val="640"/>
      <w:marRight w:val="0"/>
      <w:marTop w:val="0"/>
      <w:marBottom w:val="0"/>
      <w:divBdr>
        <w:top w:val="none" w:sz="0" w:space="0" w:color="auto"/>
        <w:left w:val="none" w:sz="0" w:space="0" w:color="auto"/>
        <w:bottom w:val="none" w:sz="0" w:space="0" w:color="auto"/>
        <w:right w:val="none" w:sz="0" w:space="0" w:color="auto"/>
      </w:divBdr>
    </w:div>
    <w:div w:id="1279678527">
      <w:marLeft w:val="640"/>
      <w:marRight w:val="0"/>
      <w:marTop w:val="0"/>
      <w:marBottom w:val="0"/>
      <w:divBdr>
        <w:top w:val="none" w:sz="0" w:space="0" w:color="auto"/>
        <w:left w:val="none" w:sz="0" w:space="0" w:color="auto"/>
        <w:bottom w:val="none" w:sz="0" w:space="0" w:color="auto"/>
        <w:right w:val="none" w:sz="0" w:space="0" w:color="auto"/>
      </w:divBdr>
    </w:div>
    <w:div w:id="1279722937">
      <w:marLeft w:val="640"/>
      <w:marRight w:val="0"/>
      <w:marTop w:val="0"/>
      <w:marBottom w:val="0"/>
      <w:divBdr>
        <w:top w:val="none" w:sz="0" w:space="0" w:color="auto"/>
        <w:left w:val="none" w:sz="0" w:space="0" w:color="auto"/>
        <w:bottom w:val="none" w:sz="0" w:space="0" w:color="auto"/>
        <w:right w:val="none" w:sz="0" w:space="0" w:color="auto"/>
      </w:divBdr>
    </w:div>
    <w:div w:id="1279801604">
      <w:marLeft w:val="640"/>
      <w:marRight w:val="0"/>
      <w:marTop w:val="0"/>
      <w:marBottom w:val="0"/>
      <w:divBdr>
        <w:top w:val="none" w:sz="0" w:space="0" w:color="auto"/>
        <w:left w:val="none" w:sz="0" w:space="0" w:color="auto"/>
        <w:bottom w:val="none" w:sz="0" w:space="0" w:color="auto"/>
        <w:right w:val="none" w:sz="0" w:space="0" w:color="auto"/>
      </w:divBdr>
    </w:div>
    <w:div w:id="1279987442">
      <w:marLeft w:val="640"/>
      <w:marRight w:val="0"/>
      <w:marTop w:val="0"/>
      <w:marBottom w:val="0"/>
      <w:divBdr>
        <w:top w:val="none" w:sz="0" w:space="0" w:color="auto"/>
        <w:left w:val="none" w:sz="0" w:space="0" w:color="auto"/>
        <w:bottom w:val="none" w:sz="0" w:space="0" w:color="auto"/>
        <w:right w:val="none" w:sz="0" w:space="0" w:color="auto"/>
      </w:divBdr>
    </w:div>
    <w:div w:id="1279994390">
      <w:marLeft w:val="640"/>
      <w:marRight w:val="0"/>
      <w:marTop w:val="0"/>
      <w:marBottom w:val="0"/>
      <w:divBdr>
        <w:top w:val="none" w:sz="0" w:space="0" w:color="auto"/>
        <w:left w:val="none" w:sz="0" w:space="0" w:color="auto"/>
        <w:bottom w:val="none" w:sz="0" w:space="0" w:color="auto"/>
        <w:right w:val="none" w:sz="0" w:space="0" w:color="auto"/>
      </w:divBdr>
    </w:div>
    <w:div w:id="1280062914">
      <w:marLeft w:val="640"/>
      <w:marRight w:val="0"/>
      <w:marTop w:val="0"/>
      <w:marBottom w:val="0"/>
      <w:divBdr>
        <w:top w:val="none" w:sz="0" w:space="0" w:color="auto"/>
        <w:left w:val="none" w:sz="0" w:space="0" w:color="auto"/>
        <w:bottom w:val="none" w:sz="0" w:space="0" w:color="auto"/>
        <w:right w:val="none" w:sz="0" w:space="0" w:color="auto"/>
      </w:divBdr>
    </w:div>
    <w:div w:id="1280257242">
      <w:marLeft w:val="640"/>
      <w:marRight w:val="0"/>
      <w:marTop w:val="0"/>
      <w:marBottom w:val="0"/>
      <w:divBdr>
        <w:top w:val="none" w:sz="0" w:space="0" w:color="auto"/>
        <w:left w:val="none" w:sz="0" w:space="0" w:color="auto"/>
        <w:bottom w:val="none" w:sz="0" w:space="0" w:color="auto"/>
        <w:right w:val="none" w:sz="0" w:space="0" w:color="auto"/>
      </w:divBdr>
    </w:div>
    <w:div w:id="1280261492">
      <w:marLeft w:val="640"/>
      <w:marRight w:val="0"/>
      <w:marTop w:val="0"/>
      <w:marBottom w:val="0"/>
      <w:divBdr>
        <w:top w:val="none" w:sz="0" w:space="0" w:color="auto"/>
        <w:left w:val="none" w:sz="0" w:space="0" w:color="auto"/>
        <w:bottom w:val="none" w:sz="0" w:space="0" w:color="auto"/>
        <w:right w:val="none" w:sz="0" w:space="0" w:color="auto"/>
      </w:divBdr>
    </w:div>
    <w:div w:id="1280330492">
      <w:marLeft w:val="640"/>
      <w:marRight w:val="0"/>
      <w:marTop w:val="0"/>
      <w:marBottom w:val="0"/>
      <w:divBdr>
        <w:top w:val="none" w:sz="0" w:space="0" w:color="auto"/>
        <w:left w:val="none" w:sz="0" w:space="0" w:color="auto"/>
        <w:bottom w:val="none" w:sz="0" w:space="0" w:color="auto"/>
        <w:right w:val="none" w:sz="0" w:space="0" w:color="auto"/>
      </w:divBdr>
    </w:div>
    <w:div w:id="1280448469">
      <w:marLeft w:val="640"/>
      <w:marRight w:val="0"/>
      <w:marTop w:val="0"/>
      <w:marBottom w:val="0"/>
      <w:divBdr>
        <w:top w:val="none" w:sz="0" w:space="0" w:color="auto"/>
        <w:left w:val="none" w:sz="0" w:space="0" w:color="auto"/>
        <w:bottom w:val="none" w:sz="0" w:space="0" w:color="auto"/>
        <w:right w:val="none" w:sz="0" w:space="0" w:color="auto"/>
      </w:divBdr>
    </w:div>
    <w:div w:id="1280448748">
      <w:marLeft w:val="640"/>
      <w:marRight w:val="0"/>
      <w:marTop w:val="0"/>
      <w:marBottom w:val="0"/>
      <w:divBdr>
        <w:top w:val="none" w:sz="0" w:space="0" w:color="auto"/>
        <w:left w:val="none" w:sz="0" w:space="0" w:color="auto"/>
        <w:bottom w:val="none" w:sz="0" w:space="0" w:color="auto"/>
        <w:right w:val="none" w:sz="0" w:space="0" w:color="auto"/>
      </w:divBdr>
    </w:div>
    <w:div w:id="1280450660">
      <w:marLeft w:val="640"/>
      <w:marRight w:val="0"/>
      <w:marTop w:val="0"/>
      <w:marBottom w:val="0"/>
      <w:divBdr>
        <w:top w:val="none" w:sz="0" w:space="0" w:color="auto"/>
        <w:left w:val="none" w:sz="0" w:space="0" w:color="auto"/>
        <w:bottom w:val="none" w:sz="0" w:space="0" w:color="auto"/>
        <w:right w:val="none" w:sz="0" w:space="0" w:color="auto"/>
      </w:divBdr>
    </w:div>
    <w:div w:id="1280524203">
      <w:marLeft w:val="640"/>
      <w:marRight w:val="0"/>
      <w:marTop w:val="0"/>
      <w:marBottom w:val="0"/>
      <w:divBdr>
        <w:top w:val="none" w:sz="0" w:space="0" w:color="auto"/>
        <w:left w:val="none" w:sz="0" w:space="0" w:color="auto"/>
        <w:bottom w:val="none" w:sz="0" w:space="0" w:color="auto"/>
        <w:right w:val="none" w:sz="0" w:space="0" w:color="auto"/>
      </w:divBdr>
    </w:div>
    <w:div w:id="1280525315">
      <w:marLeft w:val="640"/>
      <w:marRight w:val="0"/>
      <w:marTop w:val="0"/>
      <w:marBottom w:val="0"/>
      <w:divBdr>
        <w:top w:val="none" w:sz="0" w:space="0" w:color="auto"/>
        <w:left w:val="none" w:sz="0" w:space="0" w:color="auto"/>
        <w:bottom w:val="none" w:sz="0" w:space="0" w:color="auto"/>
        <w:right w:val="none" w:sz="0" w:space="0" w:color="auto"/>
      </w:divBdr>
    </w:div>
    <w:div w:id="1280527700">
      <w:marLeft w:val="640"/>
      <w:marRight w:val="0"/>
      <w:marTop w:val="0"/>
      <w:marBottom w:val="0"/>
      <w:divBdr>
        <w:top w:val="none" w:sz="0" w:space="0" w:color="auto"/>
        <w:left w:val="none" w:sz="0" w:space="0" w:color="auto"/>
        <w:bottom w:val="none" w:sz="0" w:space="0" w:color="auto"/>
        <w:right w:val="none" w:sz="0" w:space="0" w:color="auto"/>
      </w:divBdr>
    </w:div>
    <w:div w:id="1280530381">
      <w:marLeft w:val="640"/>
      <w:marRight w:val="0"/>
      <w:marTop w:val="0"/>
      <w:marBottom w:val="0"/>
      <w:divBdr>
        <w:top w:val="none" w:sz="0" w:space="0" w:color="auto"/>
        <w:left w:val="none" w:sz="0" w:space="0" w:color="auto"/>
        <w:bottom w:val="none" w:sz="0" w:space="0" w:color="auto"/>
        <w:right w:val="none" w:sz="0" w:space="0" w:color="auto"/>
      </w:divBdr>
    </w:div>
    <w:div w:id="1280530926">
      <w:marLeft w:val="640"/>
      <w:marRight w:val="0"/>
      <w:marTop w:val="0"/>
      <w:marBottom w:val="0"/>
      <w:divBdr>
        <w:top w:val="none" w:sz="0" w:space="0" w:color="auto"/>
        <w:left w:val="none" w:sz="0" w:space="0" w:color="auto"/>
        <w:bottom w:val="none" w:sz="0" w:space="0" w:color="auto"/>
        <w:right w:val="none" w:sz="0" w:space="0" w:color="auto"/>
      </w:divBdr>
    </w:div>
    <w:div w:id="1280601159">
      <w:marLeft w:val="640"/>
      <w:marRight w:val="0"/>
      <w:marTop w:val="0"/>
      <w:marBottom w:val="0"/>
      <w:divBdr>
        <w:top w:val="none" w:sz="0" w:space="0" w:color="auto"/>
        <w:left w:val="none" w:sz="0" w:space="0" w:color="auto"/>
        <w:bottom w:val="none" w:sz="0" w:space="0" w:color="auto"/>
        <w:right w:val="none" w:sz="0" w:space="0" w:color="auto"/>
      </w:divBdr>
    </w:div>
    <w:div w:id="1280604025">
      <w:marLeft w:val="640"/>
      <w:marRight w:val="0"/>
      <w:marTop w:val="0"/>
      <w:marBottom w:val="0"/>
      <w:divBdr>
        <w:top w:val="none" w:sz="0" w:space="0" w:color="auto"/>
        <w:left w:val="none" w:sz="0" w:space="0" w:color="auto"/>
        <w:bottom w:val="none" w:sz="0" w:space="0" w:color="auto"/>
        <w:right w:val="none" w:sz="0" w:space="0" w:color="auto"/>
      </w:divBdr>
    </w:div>
    <w:div w:id="1280721890">
      <w:marLeft w:val="640"/>
      <w:marRight w:val="0"/>
      <w:marTop w:val="0"/>
      <w:marBottom w:val="0"/>
      <w:divBdr>
        <w:top w:val="none" w:sz="0" w:space="0" w:color="auto"/>
        <w:left w:val="none" w:sz="0" w:space="0" w:color="auto"/>
        <w:bottom w:val="none" w:sz="0" w:space="0" w:color="auto"/>
        <w:right w:val="none" w:sz="0" w:space="0" w:color="auto"/>
      </w:divBdr>
    </w:div>
    <w:div w:id="1280724067">
      <w:marLeft w:val="640"/>
      <w:marRight w:val="0"/>
      <w:marTop w:val="0"/>
      <w:marBottom w:val="0"/>
      <w:divBdr>
        <w:top w:val="none" w:sz="0" w:space="0" w:color="auto"/>
        <w:left w:val="none" w:sz="0" w:space="0" w:color="auto"/>
        <w:bottom w:val="none" w:sz="0" w:space="0" w:color="auto"/>
        <w:right w:val="none" w:sz="0" w:space="0" w:color="auto"/>
      </w:divBdr>
    </w:div>
    <w:div w:id="1280726425">
      <w:marLeft w:val="640"/>
      <w:marRight w:val="0"/>
      <w:marTop w:val="0"/>
      <w:marBottom w:val="0"/>
      <w:divBdr>
        <w:top w:val="none" w:sz="0" w:space="0" w:color="auto"/>
        <w:left w:val="none" w:sz="0" w:space="0" w:color="auto"/>
        <w:bottom w:val="none" w:sz="0" w:space="0" w:color="auto"/>
        <w:right w:val="none" w:sz="0" w:space="0" w:color="auto"/>
      </w:divBdr>
    </w:div>
    <w:div w:id="1280801497">
      <w:marLeft w:val="640"/>
      <w:marRight w:val="0"/>
      <w:marTop w:val="0"/>
      <w:marBottom w:val="0"/>
      <w:divBdr>
        <w:top w:val="none" w:sz="0" w:space="0" w:color="auto"/>
        <w:left w:val="none" w:sz="0" w:space="0" w:color="auto"/>
        <w:bottom w:val="none" w:sz="0" w:space="0" w:color="auto"/>
        <w:right w:val="none" w:sz="0" w:space="0" w:color="auto"/>
      </w:divBdr>
    </w:div>
    <w:div w:id="1280838227">
      <w:marLeft w:val="640"/>
      <w:marRight w:val="0"/>
      <w:marTop w:val="0"/>
      <w:marBottom w:val="0"/>
      <w:divBdr>
        <w:top w:val="none" w:sz="0" w:space="0" w:color="auto"/>
        <w:left w:val="none" w:sz="0" w:space="0" w:color="auto"/>
        <w:bottom w:val="none" w:sz="0" w:space="0" w:color="auto"/>
        <w:right w:val="none" w:sz="0" w:space="0" w:color="auto"/>
      </w:divBdr>
    </w:div>
    <w:div w:id="1280838405">
      <w:marLeft w:val="640"/>
      <w:marRight w:val="0"/>
      <w:marTop w:val="0"/>
      <w:marBottom w:val="0"/>
      <w:divBdr>
        <w:top w:val="none" w:sz="0" w:space="0" w:color="auto"/>
        <w:left w:val="none" w:sz="0" w:space="0" w:color="auto"/>
        <w:bottom w:val="none" w:sz="0" w:space="0" w:color="auto"/>
        <w:right w:val="none" w:sz="0" w:space="0" w:color="auto"/>
      </w:divBdr>
    </w:div>
    <w:div w:id="1280844851">
      <w:marLeft w:val="640"/>
      <w:marRight w:val="0"/>
      <w:marTop w:val="0"/>
      <w:marBottom w:val="0"/>
      <w:divBdr>
        <w:top w:val="none" w:sz="0" w:space="0" w:color="auto"/>
        <w:left w:val="none" w:sz="0" w:space="0" w:color="auto"/>
        <w:bottom w:val="none" w:sz="0" w:space="0" w:color="auto"/>
        <w:right w:val="none" w:sz="0" w:space="0" w:color="auto"/>
      </w:divBdr>
    </w:div>
    <w:div w:id="1280912207">
      <w:marLeft w:val="640"/>
      <w:marRight w:val="0"/>
      <w:marTop w:val="0"/>
      <w:marBottom w:val="0"/>
      <w:divBdr>
        <w:top w:val="none" w:sz="0" w:space="0" w:color="auto"/>
        <w:left w:val="none" w:sz="0" w:space="0" w:color="auto"/>
        <w:bottom w:val="none" w:sz="0" w:space="0" w:color="auto"/>
        <w:right w:val="none" w:sz="0" w:space="0" w:color="auto"/>
      </w:divBdr>
    </w:div>
    <w:div w:id="1280918003">
      <w:marLeft w:val="640"/>
      <w:marRight w:val="0"/>
      <w:marTop w:val="0"/>
      <w:marBottom w:val="0"/>
      <w:divBdr>
        <w:top w:val="none" w:sz="0" w:space="0" w:color="auto"/>
        <w:left w:val="none" w:sz="0" w:space="0" w:color="auto"/>
        <w:bottom w:val="none" w:sz="0" w:space="0" w:color="auto"/>
        <w:right w:val="none" w:sz="0" w:space="0" w:color="auto"/>
      </w:divBdr>
    </w:div>
    <w:div w:id="1281036407">
      <w:marLeft w:val="640"/>
      <w:marRight w:val="0"/>
      <w:marTop w:val="0"/>
      <w:marBottom w:val="0"/>
      <w:divBdr>
        <w:top w:val="none" w:sz="0" w:space="0" w:color="auto"/>
        <w:left w:val="none" w:sz="0" w:space="0" w:color="auto"/>
        <w:bottom w:val="none" w:sz="0" w:space="0" w:color="auto"/>
        <w:right w:val="none" w:sz="0" w:space="0" w:color="auto"/>
      </w:divBdr>
    </w:div>
    <w:div w:id="1281109331">
      <w:marLeft w:val="640"/>
      <w:marRight w:val="0"/>
      <w:marTop w:val="0"/>
      <w:marBottom w:val="0"/>
      <w:divBdr>
        <w:top w:val="none" w:sz="0" w:space="0" w:color="auto"/>
        <w:left w:val="none" w:sz="0" w:space="0" w:color="auto"/>
        <w:bottom w:val="none" w:sz="0" w:space="0" w:color="auto"/>
        <w:right w:val="none" w:sz="0" w:space="0" w:color="auto"/>
      </w:divBdr>
    </w:div>
    <w:div w:id="1281299767">
      <w:marLeft w:val="640"/>
      <w:marRight w:val="0"/>
      <w:marTop w:val="0"/>
      <w:marBottom w:val="0"/>
      <w:divBdr>
        <w:top w:val="none" w:sz="0" w:space="0" w:color="auto"/>
        <w:left w:val="none" w:sz="0" w:space="0" w:color="auto"/>
        <w:bottom w:val="none" w:sz="0" w:space="0" w:color="auto"/>
        <w:right w:val="none" w:sz="0" w:space="0" w:color="auto"/>
      </w:divBdr>
    </w:div>
    <w:div w:id="1281452539">
      <w:marLeft w:val="640"/>
      <w:marRight w:val="0"/>
      <w:marTop w:val="0"/>
      <w:marBottom w:val="0"/>
      <w:divBdr>
        <w:top w:val="none" w:sz="0" w:space="0" w:color="auto"/>
        <w:left w:val="none" w:sz="0" w:space="0" w:color="auto"/>
        <w:bottom w:val="none" w:sz="0" w:space="0" w:color="auto"/>
        <w:right w:val="none" w:sz="0" w:space="0" w:color="auto"/>
      </w:divBdr>
    </w:div>
    <w:div w:id="1281455577">
      <w:marLeft w:val="640"/>
      <w:marRight w:val="0"/>
      <w:marTop w:val="0"/>
      <w:marBottom w:val="0"/>
      <w:divBdr>
        <w:top w:val="none" w:sz="0" w:space="0" w:color="auto"/>
        <w:left w:val="none" w:sz="0" w:space="0" w:color="auto"/>
        <w:bottom w:val="none" w:sz="0" w:space="0" w:color="auto"/>
        <w:right w:val="none" w:sz="0" w:space="0" w:color="auto"/>
      </w:divBdr>
    </w:div>
    <w:div w:id="1281574736">
      <w:marLeft w:val="640"/>
      <w:marRight w:val="0"/>
      <w:marTop w:val="0"/>
      <w:marBottom w:val="0"/>
      <w:divBdr>
        <w:top w:val="none" w:sz="0" w:space="0" w:color="auto"/>
        <w:left w:val="none" w:sz="0" w:space="0" w:color="auto"/>
        <w:bottom w:val="none" w:sz="0" w:space="0" w:color="auto"/>
        <w:right w:val="none" w:sz="0" w:space="0" w:color="auto"/>
      </w:divBdr>
    </w:div>
    <w:div w:id="1281641512">
      <w:marLeft w:val="640"/>
      <w:marRight w:val="0"/>
      <w:marTop w:val="0"/>
      <w:marBottom w:val="0"/>
      <w:divBdr>
        <w:top w:val="none" w:sz="0" w:space="0" w:color="auto"/>
        <w:left w:val="none" w:sz="0" w:space="0" w:color="auto"/>
        <w:bottom w:val="none" w:sz="0" w:space="0" w:color="auto"/>
        <w:right w:val="none" w:sz="0" w:space="0" w:color="auto"/>
      </w:divBdr>
    </w:div>
    <w:div w:id="1281650236">
      <w:marLeft w:val="640"/>
      <w:marRight w:val="0"/>
      <w:marTop w:val="0"/>
      <w:marBottom w:val="0"/>
      <w:divBdr>
        <w:top w:val="none" w:sz="0" w:space="0" w:color="auto"/>
        <w:left w:val="none" w:sz="0" w:space="0" w:color="auto"/>
        <w:bottom w:val="none" w:sz="0" w:space="0" w:color="auto"/>
        <w:right w:val="none" w:sz="0" w:space="0" w:color="auto"/>
      </w:divBdr>
    </w:div>
    <w:div w:id="1281718422">
      <w:marLeft w:val="640"/>
      <w:marRight w:val="0"/>
      <w:marTop w:val="0"/>
      <w:marBottom w:val="0"/>
      <w:divBdr>
        <w:top w:val="none" w:sz="0" w:space="0" w:color="auto"/>
        <w:left w:val="none" w:sz="0" w:space="0" w:color="auto"/>
        <w:bottom w:val="none" w:sz="0" w:space="0" w:color="auto"/>
        <w:right w:val="none" w:sz="0" w:space="0" w:color="auto"/>
      </w:divBdr>
    </w:div>
    <w:div w:id="1281762271">
      <w:marLeft w:val="640"/>
      <w:marRight w:val="0"/>
      <w:marTop w:val="0"/>
      <w:marBottom w:val="0"/>
      <w:divBdr>
        <w:top w:val="none" w:sz="0" w:space="0" w:color="auto"/>
        <w:left w:val="none" w:sz="0" w:space="0" w:color="auto"/>
        <w:bottom w:val="none" w:sz="0" w:space="0" w:color="auto"/>
        <w:right w:val="none" w:sz="0" w:space="0" w:color="auto"/>
      </w:divBdr>
    </w:div>
    <w:div w:id="1281764568">
      <w:marLeft w:val="640"/>
      <w:marRight w:val="0"/>
      <w:marTop w:val="0"/>
      <w:marBottom w:val="0"/>
      <w:divBdr>
        <w:top w:val="none" w:sz="0" w:space="0" w:color="auto"/>
        <w:left w:val="none" w:sz="0" w:space="0" w:color="auto"/>
        <w:bottom w:val="none" w:sz="0" w:space="0" w:color="auto"/>
        <w:right w:val="none" w:sz="0" w:space="0" w:color="auto"/>
      </w:divBdr>
    </w:div>
    <w:div w:id="1281839646">
      <w:marLeft w:val="640"/>
      <w:marRight w:val="0"/>
      <w:marTop w:val="0"/>
      <w:marBottom w:val="0"/>
      <w:divBdr>
        <w:top w:val="none" w:sz="0" w:space="0" w:color="auto"/>
        <w:left w:val="none" w:sz="0" w:space="0" w:color="auto"/>
        <w:bottom w:val="none" w:sz="0" w:space="0" w:color="auto"/>
        <w:right w:val="none" w:sz="0" w:space="0" w:color="auto"/>
      </w:divBdr>
    </w:div>
    <w:div w:id="1281839973">
      <w:marLeft w:val="640"/>
      <w:marRight w:val="0"/>
      <w:marTop w:val="0"/>
      <w:marBottom w:val="0"/>
      <w:divBdr>
        <w:top w:val="none" w:sz="0" w:space="0" w:color="auto"/>
        <w:left w:val="none" w:sz="0" w:space="0" w:color="auto"/>
        <w:bottom w:val="none" w:sz="0" w:space="0" w:color="auto"/>
        <w:right w:val="none" w:sz="0" w:space="0" w:color="auto"/>
      </w:divBdr>
    </w:div>
    <w:div w:id="1281885172">
      <w:marLeft w:val="640"/>
      <w:marRight w:val="0"/>
      <w:marTop w:val="0"/>
      <w:marBottom w:val="0"/>
      <w:divBdr>
        <w:top w:val="none" w:sz="0" w:space="0" w:color="auto"/>
        <w:left w:val="none" w:sz="0" w:space="0" w:color="auto"/>
        <w:bottom w:val="none" w:sz="0" w:space="0" w:color="auto"/>
        <w:right w:val="none" w:sz="0" w:space="0" w:color="auto"/>
      </w:divBdr>
    </w:div>
    <w:div w:id="1281956309">
      <w:marLeft w:val="640"/>
      <w:marRight w:val="0"/>
      <w:marTop w:val="0"/>
      <w:marBottom w:val="0"/>
      <w:divBdr>
        <w:top w:val="none" w:sz="0" w:space="0" w:color="auto"/>
        <w:left w:val="none" w:sz="0" w:space="0" w:color="auto"/>
        <w:bottom w:val="none" w:sz="0" w:space="0" w:color="auto"/>
        <w:right w:val="none" w:sz="0" w:space="0" w:color="auto"/>
      </w:divBdr>
    </w:div>
    <w:div w:id="1281960713">
      <w:marLeft w:val="640"/>
      <w:marRight w:val="0"/>
      <w:marTop w:val="0"/>
      <w:marBottom w:val="0"/>
      <w:divBdr>
        <w:top w:val="none" w:sz="0" w:space="0" w:color="auto"/>
        <w:left w:val="none" w:sz="0" w:space="0" w:color="auto"/>
        <w:bottom w:val="none" w:sz="0" w:space="0" w:color="auto"/>
        <w:right w:val="none" w:sz="0" w:space="0" w:color="auto"/>
      </w:divBdr>
    </w:div>
    <w:div w:id="1282027735">
      <w:marLeft w:val="640"/>
      <w:marRight w:val="0"/>
      <w:marTop w:val="0"/>
      <w:marBottom w:val="0"/>
      <w:divBdr>
        <w:top w:val="none" w:sz="0" w:space="0" w:color="auto"/>
        <w:left w:val="none" w:sz="0" w:space="0" w:color="auto"/>
        <w:bottom w:val="none" w:sz="0" w:space="0" w:color="auto"/>
        <w:right w:val="none" w:sz="0" w:space="0" w:color="auto"/>
      </w:divBdr>
    </w:div>
    <w:div w:id="1282033844">
      <w:marLeft w:val="640"/>
      <w:marRight w:val="0"/>
      <w:marTop w:val="0"/>
      <w:marBottom w:val="0"/>
      <w:divBdr>
        <w:top w:val="none" w:sz="0" w:space="0" w:color="auto"/>
        <w:left w:val="none" w:sz="0" w:space="0" w:color="auto"/>
        <w:bottom w:val="none" w:sz="0" w:space="0" w:color="auto"/>
        <w:right w:val="none" w:sz="0" w:space="0" w:color="auto"/>
      </w:divBdr>
    </w:div>
    <w:div w:id="1282110464">
      <w:marLeft w:val="640"/>
      <w:marRight w:val="0"/>
      <w:marTop w:val="0"/>
      <w:marBottom w:val="0"/>
      <w:divBdr>
        <w:top w:val="none" w:sz="0" w:space="0" w:color="auto"/>
        <w:left w:val="none" w:sz="0" w:space="0" w:color="auto"/>
        <w:bottom w:val="none" w:sz="0" w:space="0" w:color="auto"/>
        <w:right w:val="none" w:sz="0" w:space="0" w:color="auto"/>
      </w:divBdr>
    </w:div>
    <w:div w:id="1282147928">
      <w:marLeft w:val="640"/>
      <w:marRight w:val="0"/>
      <w:marTop w:val="0"/>
      <w:marBottom w:val="0"/>
      <w:divBdr>
        <w:top w:val="none" w:sz="0" w:space="0" w:color="auto"/>
        <w:left w:val="none" w:sz="0" w:space="0" w:color="auto"/>
        <w:bottom w:val="none" w:sz="0" w:space="0" w:color="auto"/>
        <w:right w:val="none" w:sz="0" w:space="0" w:color="auto"/>
      </w:divBdr>
    </w:div>
    <w:div w:id="1282149016">
      <w:marLeft w:val="640"/>
      <w:marRight w:val="0"/>
      <w:marTop w:val="0"/>
      <w:marBottom w:val="0"/>
      <w:divBdr>
        <w:top w:val="none" w:sz="0" w:space="0" w:color="auto"/>
        <w:left w:val="none" w:sz="0" w:space="0" w:color="auto"/>
        <w:bottom w:val="none" w:sz="0" w:space="0" w:color="auto"/>
        <w:right w:val="none" w:sz="0" w:space="0" w:color="auto"/>
      </w:divBdr>
    </w:div>
    <w:div w:id="1282153402">
      <w:marLeft w:val="640"/>
      <w:marRight w:val="0"/>
      <w:marTop w:val="0"/>
      <w:marBottom w:val="0"/>
      <w:divBdr>
        <w:top w:val="none" w:sz="0" w:space="0" w:color="auto"/>
        <w:left w:val="none" w:sz="0" w:space="0" w:color="auto"/>
        <w:bottom w:val="none" w:sz="0" w:space="0" w:color="auto"/>
        <w:right w:val="none" w:sz="0" w:space="0" w:color="auto"/>
      </w:divBdr>
    </w:div>
    <w:div w:id="1282227498">
      <w:marLeft w:val="640"/>
      <w:marRight w:val="0"/>
      <w:marTop w:val="0"/>
      <w:marBottom w:val="0"/>
      <w:divBdr>
        <w:top w:val="none" w:sz="0" w:space="0" w:color="auto"/>
        <w:left w:val="none" w:sz="0" w:space="0" w:color="auto"/>
        <w:bottom w:val="none" w:sz="0" w:space="0" w:color="auto"/>
        <w:right w:val="none" w:sz="0" w:space="0" w:color="auto"/>
      </w:divBdr>
    </w:div>
    <w:div w:id="1282495803">
      <w:marLeft w:val="640"/>
      <w:marRight w:val="0"/>
      <w:marTop w:val="0"/>
      <w:marBottom w:val="0"/>
      <w:divBdr>
        <w:top w:val="none" w:sz="0" w:space="0" w:color="auto"/>
        <w:left w:val="none" w:sz="0" w:space="0" w:color="auto"/>
        <w:bottom w:val="none" w:sz="0" w:space="0" w:color="auto"/>
        <w:right w:val="none" w:sz="0" w:space="0" w:color="auto"/>
      </w:divBdr>
    </w:div>
    <w:div w:id="1282566528">
      <w:marLeft w:val="640"/>
      <w:marRight w:val="0"/>
      <w:marTop w:val="0"/>
      <w:marBottom w:val="0"/>
      <w:divBdr>
        <w:top w:val="none" w:sz="0" w:space="0" w:color="auto"/>
        <w:left w:val="none" w:sz="0" w:space="0" w:color="auto"/>
        <w:bottom w:val="none" w:sz="0" w:space="0" w:color="auto"/>
        <w:right w:val="none" w:sz="0" w:space="0" w:color="auto"/>
      </w:divBdr>
    </w:div>
    <w:div w:id="1282568479">
      <w:marLeft w:val="640"/>
      <w:marRight w:val="0"/>
      <w:marTop w:val="0"/>
      <w:marBottom w:val="0"/>
      <w:divBdr>
        <w:top w:val="none" w:sz="0" w:space="0" w:color="auto"/>
        <w:left w:val="none" w:sz="0" w:space="0" w:color="auto"/>
        <w:bottom w:val="none" w:sz="0" w:space="0" w:color="auto"/>
        <w:right w:val="none" w:sz="0" w:space="0" w:color="auto"/>
      </w:divBdr>
    </w:div>
    <w:div w:id="1282613586">
      <w:marLeft w:val="640"/>
      <w:marRight w:val="0"/>
      <w:marTop w:val="0"/>
      <w:marBottom w:val="0"/>
      <w:divBdr>
        <w:top w:val="none" w:sz="0" w:space="0" w:color="auto"/>
        <w:left w:val="none" w:sz="0" w:space="0" w:color="auto"/>
        <w:bottom w:val="none" w:sz="0" w:space="0" w:color="auto"/>
        <w:right w:val="none" w:sz="0" w:space="0" w:color="auto"/>
      </w:divBdr>
    </w:div>
    <w:div w:id="1282758737">
      <w:marLeft w:val="640"/>
      <w:marRight w:val="0"/>
      <w:marTop w:val="0"/>
      <w:marBottom w:val="0"/>
      <w:divBdr>
        <w:top w:val="none" w:sz="0" w:space="0" w:color="auto"/>
        <w:left w:val="none" w:sz="0" w:space="0" w:color="auto"/>
        <w:bottom w:val="none" w:sz="0" w:space="0" w:color="auto"/>
        <w:right w:val="none" w:sz="0" w:space="0" w:color="auto"/>
      </w:divBdr>
    </w:div>
    <w:div w:id="1282760317">
      <w:marLeft w:val="640"/>
      <w:marRight w:val="0"/>
      <w:marTop w:val="0"/>
      <w:marBottom w:val="0"/>
      <w:divBdr>
        <w:top w:val="none" w:sz="0" w:space="0" w:color="auto"/>
        <w:left w:val="none" w:sz="0" w:space="0" w:color="auto"/>
        <w:bottom w:val="none" w:sz="0" w:space="0" w:color="auto"/>
        <w:right w:val="none" w:sz="0" w:space="0" w:color="auto"/>
      </w:divBdr>
    </w:div>
    <w:div w:id="1282801786">
      <w:marLeft w:val="640"/>
      <w:marRight w:val="0"/>
      <w:marTop w:val="0"/>
      <w:marBottom w:val="0"/>
      <w:divBdr>
        <w:top w:val="none" w:sz="0" w:space="0" w:color="auto"/>
        <w:left w:val="none" w:sz="0" w:space="0" w:color="auto"/>
        <w:bottom w:val="none" w:sz="0" w:space="0" w:color="auto"/>
        <w:right w:val="none" w:sz="0" w:space="0" w:color="auto"/>
      </w:divBdr>
    </w:div>
    <w:div w:id="1282883174">
      <w:marLeft w:val="640"/>
      <w:marRight w:val="0"/>
      <w:marTop w:val="0"/>
      <w:marBottom w:val="0"/>
      <w:divBdr>
        <w:top w:val="none" w:sz="0" w:space="0" w:color="auto"/>
        <w:left w:val="none" w:sz="0" w:space="0" w:color="auto"/>
        <w:bottom w:val="none" w:sz="0" w:space="0" w:color="auto"/>
        <w:right w:val="none" w:sz="0" w:space="0" w:color="auto"/>
      </w:divBdr>
    </w:div>
    <w:div w:id="1282952625">
      <w:marLeft w:val="640"/>
      <w:marRight w:val="0"/>
      <w:marTop w:val="0"/>
      <w:marBottom w:val="0"/>
      <w:divBdr>
        <w:top w:val="none" w:sz="0" w:space="0" w:color="auto"/>
        <w:left w:val="none" w:sz="0" w:space="0" w:color="auto"/>
        <w:bottom w:val="none" w:sz="0" w:space="0" w:color="auto"/>
        <w:right w:val="none" w:sz="0" w:space="0" w:color="auto"/>
      </w:divBdr>
    </w:div>
    <w:div w:id="1283002668">
      <w:marLeft w:val="640"/>
      <w:marRight w:val="0"/>
      <w:marTop w:val="0"/>
      <w:marBottom w:val="0"/>
      <w:divBdr>
        <w:top w:val="none" w:sz="0" w:space="0" w:color="auto"/>
        <w:left w:val="none" w:sz="0" w:space="0" w:color="auto"/>
        <w:bottom w:val="none" w:sz="0" w:space="0" w:color="auto"/>
        <w:right w:val="none" w:sz="0" w:space="0" w:color="auto"/>
      </w:divBdr>
    </w:div>
    <w:div w:id="1283076812">
      <w:marLeft w:val="640"/>
      <w:marRight w:val="0"/>
      <w:marTop w:val="0"/>
      <w:marBottom w:val="0"/>
      <w:divBdr>
        <w:top w:val="none" w:sz="0" w:space="0" w:color="auto"/>
        <w:left w:val="none" w:sz="0" w:space="0" w:color="auto"/>
        <w:bottom w:val="none" w:sz="0" w:space="0" w:color="auto"/>
        <w:right w:val="none" w:sz="0" w:space="0" w:color="auto"/>
      </w:divBdr>
    </w:div>
    <w:div w:id="1283196082">
      <w:marLeft w:val="640"/>
      <w:marRight w:val="0"/>
      <w:marTop w:val="0"/>
      <w:marBottom w:val="0"/>
      <w:divBdr>
        <w:top w:val="none" w:sz="0" w:space="0" w:color="auto"/>
        <w:left w:val="none" w:sz="0" w:space="0" w:color="auto"/>
        <w:bottom w:val="none" w:sz="0" w:space="0" w:color="auto"/>
        <w:right w:val="none" w:sz="0" w:space="0" w:color="auto"/>
      </w:divBdr>
    </w:div>
    <w:div w:id="1283220367">
      <w:marLeft w:val="640"/>
      <w:marRight w:val="0"/>
      <w:marTop w:val="0"/>
      <w:marBottom w:val="0"/>
      <w:divBdr>
        <w:top w:val="none" w:sz="0" w:space="0" w:color="auto"/>
        <w:left w:val="none" w:sz="0" w:space="0" w:color="auto"/>
        <w:bottom w:val="none" w:sz="0" w:space="0" w:color="auto"/>
        <w:right w:val="none" w:sz="0" w:space="0" w:color="auto"/>
      </w:divBdr>
    </w:div>
    <w:div w:id="1283222944">
      <w:marLeft w:val="640"/>
      <w:marRight w:val="0"/>
      <w:marTop w:val="0"/>
      <w:marBottom w:val="0"/>
      <w:divBdr>
        <w:top w:val="none" w:sz="0" w:space="0" w:color="auto"/>
        <w:left w:val="none" w:sz="0" w:space="0" w:color="auto"/>
        <w:bottom w:val="none" w:sz="0" w:space="0" w:color="auto"/>
        <w:right w:val="none" w:sz="0" w:space="0" w:color="auto"/>
      </w:divBdr>
    </w:div>
    <w:div w:id="1283344216">
      <w:marLeft w:val="640"/>
      <w:marRight w:val="0"/>
      <w:marTop w:val="0"/>
      <w:marBottom w:val="0"/>
      <w:divBdr>
        <w:top w:val="none" w:sz="0" w:space="0" w:color="auto"/>
        <w:left w:val="none" w:sz="0" w:space="0" w:color="auto"/>
        <w:bottom w:val="none" w:sz="0" w:space="0" w:color="auto"/>
        <w:right w:val="none" w:sz="0" w:space="0" w:color="auto"/>
      </w:divBdr>
    </w:div>
    <w:div w:id="1283346203">
      <w:marLeft w:val="480"/>
      <w:marRight w:val="0"/>
      <w:marTop w:val="0"/>
      <w:marBottom w:val="0"/>
      <w:divBdr>
        <w:top w:val="none" w:sz="0" w:space="0" w:color="auto"/>
        <w:left w:val="none" w:sz="0" w:space="0" w:color="auto"/>
        <w:bottom w:val="none" w:sz="0" w:space="0" w:color="auto"/>
        <w:right w:val="none" w:sz="0" w:space="0" w:color="auto"/>
      </w:divBdr>
    </w:div>
    <w:div w:id="1283347120">
      <w:marLeft w:val="640"/>
      <w:marRight w:val="0"/>
      <w:marTop w:val="0"/>
      <w:marBottom w:val="0"/>
      <w:divBdr>
        <w:top w:val="none" w:sz="0" w:space="0" w:color="auto"/>
        <w:left w:val="none" w:sz="0" w:space="0" w:color="auto"/>
        <w:bottom w:val="none" w:sz="0" w:space="0" w:color="auto"/>
        <w:right w:val="none" w:sz="0" w:space="0" w:color="auto"/>
      </w:divBdr>
    </w:div>
    <w:div w:id="1283413761">
      <w:marLeft w:val="640"/>
      <w:marRight w:val="0"/>
      <w:marTop w:val="0"/>
      <w:marBottom w:val="0"/>
      <w:divBdr>
        <w:top w:val="none" w:sz="0" w:space="0" w:color="auto"/>
        <w:left w:val="none" w:sz="0" w:space="0" w:color="auto"/>
        <w:bottom w:val="none" w:sz="0" w:space="0" w:color="auto"/>
        <w:right w:val="none" w:sz="0" w:space="0" w:color="auto"/>
      </w:divBdr>
    </w:div>
    <w:div w:id="1283421773">
      <w:marLeft w:val="640"/>
      <w:marRight w:val="0"/>
      <w:marTop w:val="0"/>
      <w:marBottom w:val="0"/>
      <w:divBdr>
        <w:top w:val="none" w:sz="0" w:space="0" w:color="auto"/>
        <w:left w:val="none" w:sz="0" w:space="0" w:color="auto"/>
        <w:bottom w:val="none" w:sz="0" w:space="0" w:color="auto"/>
        <w:right w:val="none" w:sz="0" w:space="0" w:color="auto"/>
      </w:divBdr>
    </w:div>
    <w:div w:id="1283457920">
      <w:marLeft w:val="640"/>
      <w:marRight w:val="0"/>
      <w:marTop w:val="0"/>
      <w:marBottom w:val="0"/>
      <w:divBdr>
        <w:top w:val="none" w:sz="0" w:space="0" w:color="auto"/>
        <w:left w:val="none" w:sz="0" w:space="0" w:color="auto"/>
        <w:bottom w:val="none" w:sz="0" w:space="0" w:color="auto"/>
        <w:right w:val="none" w:sz="0" w:space="0" w:color="auto"/>
      </w:divBdr>
    </w:div>
    <w:div w:id="1283462905">
      <w:marLeft w:val="640"/>
      <w:marRight w:val="0"/>
      <w:marTop w:val="0"/>
      <w:marBottom w:val="0"/>
      <w:divBdr>
        <w:top w:val="none" w:sz="0" w:space="0" w:color="auto"/>
        <w:left w:val="none" w:sz="0" w:space="0" w:color="auto"/>
        <w:bottom w:val="none" w:sz="0" w:space="0" w:color="auto"/>
        <w:right w:val="none" w:sz="0" w:space="0" w:color="auto"/>
      </w:divBdr>
    </w:div>
    <w:div w:id="1283539977">
      <w:marLeft w:val="640"/>
      <w:marRight w:val="0"/>
      <w:marTop w:val="0"/>
      <w:marBottom w:val="0"/>
      <w:divBdr>
        <w:top w:val="none" w:sz="0" w:space="0" w:color="auto"/>
        <w:left w:val="none" w:sz="0" w:space="0" w:color="auto"/>
        <w:bottom w:val="none" w:sz="0" w:space="0" w:color="auto"/>
        <w:right w:val="none" w:sz="0" w:space="0" w:color="auto"/>
      </w:divBdr>
    </w:div>
    <w:div w:id="1283612682">
      <w:marLeft w:val="640"/>
      <w:marRight w:val="0"/>
      <w:marTop w:val="0"/>
      <w:marBottom w:val="0"/>
      <w:divBdr>
        <w:top w:val="none" w:sz="0" w:space="0" w:color="auto"/>
        <w:left w:val="none" w:sz="0" w:space="0" w:color="auto"/>
        <w:bottom w:val="none" w:sz="0" w:space="0" w:color="auto"/>
        <w:right w:val="none" w:sz="0" w:space="0" w:color="auto"/>
      </w:divBdr>
    </w:div>
    <w:div w:id="1283656311">
      <w:marLeft w:val="640"/>
      <w:marRight w:val="0"/>
      <w:marTop w:val="0"/>
      <w:marBottom w:val="0"/>
      <w:divBdr>
        <w:top w:val="none" w:sz="0" w:space="0" w:color="auto"/>
        <w:left w:val="none" w:sz="0" w:space="0" w:color="auto"/>
        <w:bottom w:val="none" w:sz="0" w:space="0" w:color="auto"/>
        <w:right w:val="none" w:sz="0" w:space="0" w:color="auto"/>
      </w:divBdr>
    </w:div>
    <w:div w:id="1283684796">
      <w:marLeft w:val="640"/>
      <w:marRight w:val="0"/>
      <w:marTop w:val="0"/>
      <w:marBottom w:val="0"/>
      <w:divBdr>
        <w:top w:val="none" w:sz="0" w:space="0" w:color="auto"/>
        <w:left w:val="none" w:sz="0" w:space="0" w:color="auto"/>
        <w:bottom w:val="none" w:sz="0" w:space="0" w:color="auto"/>
        <w:right w:val="none" w:sz="0" w:space="0" w:color="auto"/>
      </w:divBdr>
    </w:div>
    <w:div w:id="1283875748">
      <w:marLeft w:val="640"/>
      <w:marRight w:val="0"/>
      <w:marTop w:val="0"/>
      <w:marBottom w:val="0"/>
      <w:divBdr>
        <w:top w:val="none" w:sz="0" w:space="0" w:color="auto"/>
        <w:left w:val="none" w:sz="0" w:space="0" w:color="auto"/>
        <w:bottom w:val="none" w:sz="0" w:space="0" w:color="auto"/>
        <w:right w:val="none" w:sz="0" w:space="0" w:color="auto"/>
      </w:divBdr>
    </w:div>
    <w:div w:id="1283877397">
      <w:marLeft w:val="640"/>
      <w:marRight w:val="0"/>
      <w:marTop w:val="0"/>
      <w:marBottom w:val="0"/>
      <w:divBdr>
        <w:top w:val="none" w:sz="0" w:space="0" w:color="auto"/>
        <w:left w:val="none" w:sz="0" w:space="0" w:color="auto"/>
        <w:bottom w:val="none" w:sz="0" w:space="0" w:color="auto"/>
        <w:right w:val="none" w:sz="0" w:space="0" w:color="auto"/>
      </w:divBdr>
    </w:div>
    <w:div w:id="1283878568">
      <w:marLeft w:val="640"/>
      <w:marRight w:val="0"/>
      <w:marTop w:val="0"/>
      <w:marBottom w:val="0"/>
      <w:divBdr>
        <w:top w:val="none" w:sz="0" w:space="0" w:color="auto"/>
        <w:left w:val="none" w:sz="0" w:space="0" w:color="auto"/>
        <w:bottom w:val="none" w:sz="0" w:space="0" w:color="auto"/>
        <w:right w:val="none" w:sz="0" w:space="0" w:color="auto"/>
      </w:divBdr>
    </w:div>
    <w:div w:id="1284194925">
      <w:marLeft w:val="640"/>
      <w:marRight w:val="0"/>
      <w:marTop w:val="0"/>
      <w:marBottom w:val="0"/>
      <w:divBdr>
        <w:top w:val="none" w:sz="0" w:space="0" w:color="auto"/>
        <w:left w:val="none" w:sz="0" w:space="0" w:color="auto"/>
        <w:bottom w:val="none" w:sz="0" w:space="0" w:color="auto"/>
        <w:right w:val="none" w:sz="0" w:space="0" w:color="auto"/>
      </w:divBdr>
    </w:div>
    <w:div w:id="1284310497">
      <w:marLeft w:val="640"/>
      <w:marRight w:val="0"/>
      <w:marTop w:val="0"/>
      <w:marBottom w:val="0"/>
      <w:divBdr>
        <w:top w:val="none" w:sz="0" w:space="0" w:color="auto"/>
        <w:left w:val="none" w:sz="0" w:space="0" w:color="auto"/>
        <w:bottom w:val="none" w:sz="0" w:space="0" w:color="auto"/>
        <w:right w:val="none" w:sz="0" w:space="0" w:color="auto"/>
      </w:divBdr>
    </w:div>
    <w:div w:id="1284383349">
      <w:marLeft w:val="640"/>
      <w:marRight w:val="0"/>
      <w:marTop w:val="0"/>
      <w:marBottom w:val="0"/>
      <w:divBdr>
        <w:top w:val="none" w:sz="0" w:space="0" w:color="auto"/>
        <w:left w:val="none" w:sz="0" w:space="0" w:color="auto"/>
        <w:bottom w:val="none" w:sz="0" w:space="0" w:color="auto"/>
        <w:right w:val="none" w:sz="0" w:space="0" w:color="auto"/>
      </w:divBdr>
    </w:div>
    <w:div w:id="1284455430">
      <w:bodyDiv w:val="1"/>
      <w:marLeft w:val="0"/>
      <w:marRight w:val="0"/>
      <w:marTop w:val="0"/>
      <w:marBottom w:val="0"/>
      <w:divBdr>
        <w:top w:val="none" w:sz="0" w:space="0" w:color="auto"/>
        <w:left w:val="none" w:sz="0" w:space="0" w:color="auto"/>
        <w:bottom w:val="none" w:sz="0" w:space="0" w:color="auto"/>
        <w:right w:val="none" w:sz="0" w:space="0" w:color="auto"/>
      </w:divBdr>
    </w:div>
    <w:div w:id="1284458674">
      <w:marLeft w:val="640"/>
      <w:marRight w:val="0"/>
      <w:marTop w:val="0"/>
      <w:marBottom w:val="0"/>
      <w:divBdr>
        <w:top w:val="none" w:sz="0" w:space="0" w:color="auto"/>
        <w:left w:val="none" w:sz="0" w:space="0" w:color="auto"/>
        <w:bottom w:val="none" w:sz="0" w:space="0" w:color="auto"/>
        <w:right w:val="none" w:sz="0" w:space="0" w:color="auto"/>
      </w:divBdr>
    </w:div>
    <w:div w:id="1284461666">
      <w:marLeft w:val="640"/>
      <w:marRight w:val="0"/>
      <w:marTop w:val="0"/>
      <w:marBottom w:val="0"/>
      <w:divBdr>
        <w:top w:val="none" w:sz="0" w:space="0" w:color="auto"/>
        <w:left w:val="none" w:sz="0" w:space="0" w:color="auto"/>
        <w:bottom w:val="none" w:sz="0" w:space="0" w:color="auto"/>
        <w:right w:val="none" w:sz="0" w:space="0" w:color="auto"/>
      </w:divBdr>
    </w:div>
    <w:div w:id="1284579144">
      <w:marLeft w:val="640"/>
      <w:marRight w:val="0"/>
      <w:marTop w:val="0"/>
      <w:marBottom w:val="0"/>
      <w:divBdr>
        <w:top w:val="none" w:sz="0" w:space="0" w:color="auto"/>
        <w:left w:val="none" w:sz="0" w:space="0" w:color="auto"/>
        <w:bottom w:val="none" w:sz="0" w:space="0" w:color="auto"/>
        <w:right w:val="none" w:sz="0" w:space="0" w:color="auto"/>
      </w:divBdr>
    </w:div>
    <w:div w:id="1284579817">
      <w:marLeft w:val="640"/>
      <w:marRight w:val="0"/>
      <w:marTop w:val="0"/>
      <w:marBottom w:val="0"/>
      <w:divBdr>
        <w:top w:val="none" w:sz="0" w:space="0" w:color="auto"/>
        <w:left w:val="none" w:sz="0" w:space="0" w:color="auto"/>
        <w:bottom w:val="none" w:sz="0" w:space="0" w:color="auto"/>
        <w:right w:val="none" w:sz="0" w:space="0" w:color="auto"/>
      </w:divBdr>
    </w:div>
    <w:div w:id="1284656447">
      <w:marLeft w:val="640"/>
      <w:marRight w:val="0"/>
      <w:marTop w:val="0"/>
      <w:marBottom w:val="0"/>
      <w:divBdr>
        <w:top w:val="none" w:sz="0" w:space="0" w:color="auto"/>
        <w:left w:val="none" w:sz="0" w:space="0" w:color="auto"/>
        <w:bottom w:val="none" w:sz="0" w:space="0" w:color="auto"/>
        <w:right w:val="none" w:sz="0" w:space="0" w:color="auto"/>
      </w:divBdr>
    </w:div>
    <w:div w:id="1284728132">
      <w:marLeft w:val="640"/>
      <w:marRight w:val="0"/>
      <w:marTop w:val="0"/>
      <w:marBottom w:val="0"/>
      <w:divBdr>
        <w:top w:val="none" w:sz="0" w:space="0" w:color="auto"/>
        <w:left w:val="none" w:sz="0" w:space="0" w:color="auto"/>
        <w:bottom w:val="none" w:sz="0" w:space="0" w:color="auto"/>
        <w:right w:val="none" w:sz="0" w:space="0" w:color="auto"/>
      </w:divBdr>
    </w:div>
    <w:div w:id="1284847214">
      <w:marLeft w:val="640"/>
      <w:marRight w:val="0"/>
      <w:marTop w:val="0"/>
      <w:marBottom w:val="0"/>
      <w:divBdr>
        <w:top w:val="none" w:sz="0" w:space="0" w:color="auto"/>
        <w:left w:val="none" w:sz="0" w:space="0" w:color="auto"/>
        <w:bottom w:val="none" w:sz="0" w:space="0" w:color="auto"/>
        <w:right w:val="none" w:sz="0" w:space="0" w:color="auto"/>
      </w:divBdr>
    </w:div>
    <w:div w:id="1284850075">
      <w:marLeft w:val="640"/>
      <w:marRight w:val="0"/>
      <w:marTop w:val="0"/>
      <w:marBottom w:val="0"/>
      <w:divBdr>
        <w:top w:val="none" w:sz="0" w:space="0" w:color="auto"/>
        <w:left w:val="none" w:sz="0" w:space="0" w:color="auto"/>
        <w:bottom w:val="none" w:sz="0" w:space="0" w:color="auto"/>
        <w:right w:val="none" w:sz="0" w:space="0" w:color="auto"/>
      </w:divBdr>
    </w:div>
    <w:div w:id="1284851385">
      <w:marLeft w:val="640"/>
      <w:marRight w:val="0"/>
      <w:marTop w:val="0"/>
      <w:marBottom w:val="0"/>
      <w:divBdr>
        <w:top w:val="none" w:sz="0" w:space="0" w:color="auto"/>
        <w:left w:val="none" w:sz="0" w:space="0" w:color="auto"/>
        <w:bottom w:val="none" w:sz="0" w:space="0" w:color="auto"/>
        <w:right w:val="none" w:sz="0" w:space="0" w:color="auto"/>
      </w:divBdr>
    </w:div>
    <w:div w:id="1284921220">
      <w:marLeft w:val="640"/>
      <w:marRight w:val="0"/>
      <w:marTop w:val="0"/>
      <w:marBottom w:val="0"/>
      <w:divBdr>
        <w:top w:val="none" w:sz="0" w:space="0" w:color="auto"/>
        <w:left w:val="none" w:sz="0" w:space="0" w:color="auto"/>
        <w:bottom w:val="none" w:sz="0" w:space="0" w:color="auto"/>
        <w:right w:val="none" w:sz="0" w:space="0" w:color="auto"/>
      </w:divBdr>
    </w:div>
    <w:div w:id="1284922554">
      <w:marLeft w:val="640"/>
      <w:marRight w:val="0"/>
      <w:marTop w:val="0"/>
      <w:marBottom w:val="0"/>
      <w:divBdr>
        <w:top w:val="none" w:sz="0" w:space="0" w:color="auto"/>
        <w:left w:val="none" w:sz="0" w:space="0" w:color="auto"/>
        <w:bottom w:val="none" w:sz="0" w:space="0" w:color="auto"/>
        <w:right w:val="none" w:sz="0" w:space="0" w:color="auto"/>
      </w:divBdr>
    </w:div>
    <w:div w:id="1284922768">
      <w:marLeft w:val="640"/>
      <w:marRight w:val="0"/>
      <w:marTop w:val="0"/>
      <w:marBottom w:val="0"/>
      <w:divBdr>
        <w:top w:val="none" w:sz="0" w:space="0" w:color="auto"/>
        <w:left w:val="none" w:sz="0" w:space="0" w:color="auto"/>
        <w:bottom w:val="none" w:sz="0" w:space="0" w:color="auto"/>
        <w:right w:val="none" w:sz="0" w:space="0" w:color="auto"/>
      </w:divBdr>
    </w:div>
    <w:div w:id="1284967159">
      <w:marLeft w:val="640"/>
      <w:marRight w:val="0"/>
      <w:marTop w:val="0"/>
      <w:marBottom w:val="0"/>
      <w:divBdr>
        <w:top w:val="none" w:sz="0" w:space="0" w:color="auto"/>
        <w:left w:val="none" w:sz="0" w:space="0" w:color="auto"/>
        <w:bottom w:val="none" w:sz="0" w:space="0" w:color="auto"/>
        <w:right w:val="none" w:sz="0" w:space="0" w:color="auto"/>
      </w:divBdr>
    </w:div>
    <w:div w:id="1285037121">
      <w:marLeft w:val="640"/>
      <w:marRight w:val="0"/>
      <w:marTop w:val="0"/>
      <w:marBottom w:val="0"/>
      <w:divBdr>
        <w:top w:val="none" w:sz="0" w:space="0" w:color="auto"/>
        <w:left w:val="none" w:sz="0" w:space="0" w:color="auto"/>
        <w:bottom w:val="none" w:sz="0" w:space="0" w:color="auto"/>
        <w:right w:val="none" w:sz="0" w:space="0" w:color="auto"/>
      </w:divBdr>
    </w:div>
    <w:div w:id="1285039879">
      <w:marLeft w:val="640"/>
      <w:marRight w:val="0"/>
      <w:marTop w:val="0"/>
      <w:marBottom w:val="0"/>
      <w:divBdr>
        <w:top w:val="none" w:sz="0" w:space="0" w:color="auto"/>
        <w:left w:val="none" w:sz="0" w:space="0" w:color="auto"/>
        <w:bottom w:val="none" w:sz="0" w:space="0" w:color="auto"/>
        <w:right w:val="none" w:sz="0" w:space="0" w:color="auto"/>
      </w:divBdr>
    </w:div>
    <w:div w:id="1285117306">
      <w:marLeft w:val="640"/>
      <w:marRight w:val="0"/>
      <w:marTop w:val="0"/>
      <w:marBottom w:val="0"/>
      <w:divBdr>
        <w:top w:val="none" w:sz="0" w:space="0" w:color="auto"/>
        <w:left w:val="none" w:sz="0" w:space="0" w:color="auto"/>
        <w:bottom w:val="none" w:sz="0" w:space="0" w:color="auto"/>
        <w:right w:val="none" w:sz="0" w:space="0" w:color="auto"/>
      </w:divBdr>
    </w:div>
    <w:div w:id="1285189990">
      <w:marLeft w:val="640"/>
      <w:marRight w:val="0"/>
      <w:marTop w:val="0"/>
      <w:marBottom w:val="0"/>
      <w:divBdr>
        <w:top w:val="none" w:sz="0" w:space="0" w:color="auto"/>
        <w:left w:val="none" w:sz="0" w:space="0" w:color="auto"/>
        <w:bottom w:val="none" w:sz="0" w:space="0" w:color="auto"/>
        <w:right w:val="none" w:sz="0" w:space="0" w:color="auto"/>
      </w:divBdr>
    </w:div>
    <w:div w:id="1285190314">
      <w:marLeft w:val="640"/>
      <w:marRight w:val="0"/>
      <w:marTop w:val="0"/>
      <w:marBottom w:val="0"/>
      <w:divBdr>
        <w:top w:val="none" w:sz="0" w:space="0" w:color="auto"/>
        <w:left w:val="none" w:sz="0" w:space="0" w:color="auto"/>
        <w:bottom w:val="none" w:sz="0" w:space="0" w:color="auto"/>
        <w:right w:val="none" w:sz="0" w:space="0" w:color="auto"/>
      </w:divBdr>
    </w:div>
    <w:div w:id="1285191368">
      <w:marLeft w:val="640"/>
      <w:marRight w:val="0"/>
      <w:marTop w:val="0"/>
      <w:marBottom w:val="0"/>
      <w:divBdr>
        <w:top w:val="none" w:sz="0" w:space="0" w:color="auto"/>
        <w:left w:val="none" w:sz="0" w:space="0" w:color="auto"/>
        <w:bottom w:val="none" w:sz="0" w:space="0" w:color="auto"/>
        <w:right w:val="none" w:sz="0" w:space="0" w:color="auto"/>
      </w:divBdr>
    </w:div>
    <w:div w:id="1285192320">
      <w:marLeft w:val="640"/>
      <w:marRight w:val="0"/>
      <w:marTop w:val="0"/>
      <w:marBottom w:val="0"/>
      <w:divBdr>
        <w:top w:val="none" w:sz="0" w:space="0" w:color="auto"/>
        <w:left w:val="none" w:sz="0" w:space="0" w:color="auto"/>
        <w:bottom w:val="none" w:sz="0" w:space="0" w:color="auto"/>
        <w:right w:val="none" w:sz="0" w:space="0" w:color="auto"/>
      </w:divBdr>
    </w:div>
    <w:div w:id="1285228894">
      <w:marLeft w:val="640"/>
      <w:marRight w:val="0"/>
      <w:marTop w:val="0"/>
      <w:marBottom w:val="0"/>
      <w:divBdr>
        <w:top w:val="none" w:sz="0" w:space="0" w:color="auto"/>
        <w:left w:val="none" w:sz="0" w:space="0" w:color="auto"/>
        <w:bottom w:val="none" w:sz="0" w:space="0" w:color="auto"/>
        <w:right w:val="none" w:sz="0" w:space="0" w:color="auto"/>
      </w:divBdr>
    </w:div>
    <w:div w:id="1285307589">
      <w:marLeft w:val="640"/>
      <w:marRight w:val="0"/>
      <w:marTop w:val="0"/>
      <w:marBottom w:val="0"/>
      <w:divBdr>
        <w:top w:val="none" w:sz="0" w:space="0" w:color="auto"/>
        <w:left w:val="none" w:sz="0" w:space="0" w:color="auto"/>
        <w:bottom w:val="none" w:sz="0" w:space="0" w:color="auto"/>
        <w:right w:val="none" w:sz="0" w:space="0" w:color="auto"/>
      </w:divBdr>
    </w:div>
    <w:div w:id="1285384759">
      <w:marLeft w:val="640"/>
      <w:marRight w:val="0"/>
      <w:marTop w:val="0"/>
      <w:marBottom w:val="0"/>
      <w:divBdr>
        <w:top w:val="none" w:sz="0" w:space="0" w:color="auto"/>
        <w:left w:val="none" w:sz="0" w:space="0" w:color="auto"/>
        <w:bottom w:val="none" w:sz="0" w:space="0" w:color="auto"/>
        <w:right w:val="none" w:sz="0" w:space="0" w:color="auto"/>
      </w:divBdr>
    </w:div>
    <w:div w:id="1285385643">
      <w:marLeft w:val="640"/>
      <w:marRight w:val="0"/>
      <w:marTop w:val="0"/>
      <w:marBottom w:val="0"/>
      <w:divBdr>
        <w:top w:val="none" w:sz="0" w:space="0" w:color="auto"/>
        <w:left w:val="none" w:sz="0" w:space="0" w:color="auto"/>
        <w:bottom w:val="none" w:sz="0" w:space="0" w:color="auto"/>
        <w:right w:val="none" w:sz="0" w:space="0" w:color="auto"/>
      </w:divBdr>
    </w:div>
    <w:div w:id="1285423117">
      <w:marLeft w:val="640"/>
      <w:marRight w:val="0"/>
      <w:marTop w:val="0"/>
      <w:marBottom w:val="0"/>
      <w:divBdr>
        <w:top w:val="none" w:sz="0" w:space="0" w:color="auto"/>
        <w:left w:val="none" w:sz="0" w:space="0" w:color="auto"/>
        <w:bottom w:val="none" w:sz="0" w:space="0" w:color="auto"/>
        <w:right w:val="none" w:sz="0" w:space="0" w:color="auto"/>
      </w:divBdr>
    </w:div>
    <w:div w:id="1285426151">
      <w:marLeft w:val="640"/>
      <w:marRight w:val="0"/>
      <w:marTop w:val="0"/>
      <w:marBottom w:val="0"/>
      <w:divBdr>
        <w:top w:val="none" w:sz="0" w:space="0" w:color="auto"/>
        <w:left w:val="none" w:sz="0" w:space="0" w:color="auto"/>
        <w:bottom w:val="none" w:sz="0" w:space="0" w:color="auto"/>
        <w:right w:val="none" w:sz="0" w:space="0" w:color="auto"/>
      </w:divBdr>
    </w:div>
    <w:div w:id="1285624016">
      <w:marLeft w:val="640"/>
      <w:marRight w:val="0"/>
      <w:marTop w:val="0"/>
      <w:marBottom w:val="0"/>
      <w:divBdr>
        <w:top w:val="none" w:sz="0" w:space="0" w:color="auto"/>
        <w:left w:val="none" w:sz="0" w:space="0" w:color="auto"/>
        <w:bottom w:val="none" w:sz="0" w:space="0" w:color="auto"/>
        <w:right w:val="none" w:sz="0" w:space="0" w:color="auto"/>
      </w:divBdr>
    </w:div>
    <w:div w:id="1285690838">
      <w:marLeft w:val="640"/>
      <w:marRight w:val="0"/>
      <w:marTop w:val="0"/>
      <w:marBottom w:val="0"/>
      <w:divBdr>
        <w:top w:val="none" w:sz="0" w:space="0" w:color="auto"/>
        <w:left w:val="none" w:sz="0" w:space="0" w:color="auto"/>
        <w:bottom w:val="none" w:sz="0" w:space="0" w:color="auto"/>
        <w:right w:val="none" w:sz="0" w:space="0" w:color="auto"/>
      </w:divBdr>
    </w:div>
    <w:div w:id="1285775569">
      <w:marLeft w:val="640"/>
      <w:marRight w:val="0"/>
      <w:marTop w:val="0"/>
      <w:marBottom w:val="0"/>
      <w:divBdr>
        <w:top w:val="none" w:sz="0" w:space="0" w:color="auto"/>
        <w:left w:val="none" w:sz="0" w:space="0" w:color="auto"/>
        <w:bottom w:val="none" w:sz="0" w:space="0" w:color="auto"/>
        <w:right w:val="none" w:sz="0" w:space="0" w:color="auto"/>
      </w:divBdr>
    </w:div>
    <w:div w:id="1285846273">
      <w:marLeft w:val="640"/>
      <w:marRight w:val="0"/>
      <w:marTop w:val="0"/>
      <w:marBottom w:val="0"/>
      <w:divBdr>
        <w:top w:val="none" w:sz="0" w:space="0" w:color="auto"/>
        <w:left w:val="none" w:sz="0" w:space="0" w:color="auto"/>
        <w:bottom w:val="none" w:sz="0" w:space="0" w:color="auto"/>
        <w:right w:val="none" w:sz="0" w:space="0" w:color="auto"/>
      </w:divBdr>
    </w:div>
    <w:div w:id="1285887234">
      <w:marLeft w:val="640"/>
      <w:marRight w:val="0"/>
      <w:marTop w:val="0"/>
      <w:marBottom w:val="0"/>
      <w:divBdr>
        <w:top w:val="none" w:sz="0" w:space="0" w:color="auto"/>
        <w:left w:val="none" w:sz="0" w:space="0" w:color="auto"/>
        <w:bottom w:val="none" w:sz="0" w:space="0" w:color="auto"/>
        <w:right w:val="none" w:sz="0" w:space="0" w:color="auto"/>
      </w:divBdr>
    </w:div>
    <w:div w:id="1285965836">
      <w:marLeft w:val="640"/>
      <w:marRight w:val="0"/>
      <w:marTop w:val="0"/>
      <w:marBottom w:val="0"/>
      <w:divBdr>
        <w:top w:val="none" w:sz="0" w:space="0" w:color="auto"/>
        <w:left w:val="none" w:sz="0" w:space="0" w:color="auto"/>
        <w:bottom w:val="none" w:sz="0" w:space="0" w:color="auto"/>
        <w:right w:val="none" w:sz="0" w:space="0" w:color="auto"/>
      </w:divBdr>
    </w:div>
    <w:div w:id="1285967510">
      <w:marLeft w:val="640"/>
      <w:marRight w:val="0"/>
      <w:marTop w:val="0"/>
      <w:marBottom w:val="0"/>
      <w:divBdr>
        <w:top w:val="none" w:sz="0" w:space="0" w:color="auto"/>
        <w:left w:val="none" w:sz="0" w:space="0" w:color="auto"/>
        <w:bottom w:val="none" w:sz="0" w:space="0" w:color="auto"/>
        <w:right w:val="none" w:sz="0" w:space="0" w:color="auto"/>
      </w:divBdr>
    </w:div>
    <w:div w:id="1285968846">
      <w:marLeft w:val="640"/>
      <w:marRight w:val="0"/>
      <w:marTop w:val="0"/>
      <w:marBottom w:val="0"/>
      <w:divBdr>
        <w:top w:val="none" w:sz="0" w:space="0" w:color="auto"/>
        <w:left w:val="none" w:sz="0" w:space="0" w:color="auto"/>
        <w:bottom w:val="none" w:sz="0" w:space="0" w:color="auto"/>
        <w:right w:val="none" w:sz="0" w:space="0" w:color="auto"/>
      </w:divBdr>
    </w:div>
    <w:div w:id="1286078737">
      <w:marLeft w:val="640"/>
      <w:marRight w:val="0"/>
      <w:marTop w:val="0"/>
      <w:marBottom w:val="0"/>
      <w:divBdr>
        <w:top w:val="none" w:sz="0" w:space="0" w:color="auto"/>
        <w:left w:val="none" w:sz="0" w:space="0" w:color="auto"/>
        <w:bottom w:val="none" w:sz="0" w:space="0" w:color="auto"/>
        <w:right w:val="none" w:sz="0" w:space="0" w:color="auto"/>
      </w:divBdr>
    </w:div>
    <w:div w:id="1286084997">
      <w:marLeft w:val="640"/>
      <w:marRight w:val="0"/>
      <w:marTop w:val="0"/>
      <w:marBottom w:val="0"/>
      <w:divBdr>
        <w:top w:val="none" w:sz="0" w:space="0" w:color="auto"/>
        <w:left w:val="none" w:sz="0" w:space="0" w:color="auto"/>
        <w:bottom w:val="none" w:sz="0" w:space="0" w:color="auto"/>
        <w:right w:val="none" w:sz="0" w:space="0" w:color="auto"/>
      </w:divBdr>
    </w:div>
    <w:div w:id="1286085979">
      <w:marLeft w:val="640"/>
      <w:marRight w:val="0"/>
      <w:marTop w:val="0"/>
      <w:marBottom w:val="0"/>
      <w:divBdr>
        <w:top w:val="none" w:sz="0" w:space="0" w:color="auto"/>
        <w:left w:val="none" w:sz="0" w:space="0" w:color="auto"/>
        <w:bottom w:val="none" w:sz="0" w:space="0" w:color="auto"/>
        <w:right w:val="none" w:sz="0" w:space="0" w:color="auto"/>
      </w:divBdr>
    </w:div>
    <w:div w:id="1286231806">
      <w:marLeft w:val="640"/>
      <w:marRight w:val="0"/>
      <w:marTop w:val="0"/>
      <w:marBottom w:val="0"/>
      <w:divBdr>
        <w:top w:val="none" w:sz="0" w:space="0" w:color="auto"/>
        <w:left w:val="none" w:sz="0" w:space="0" w:color="auto"/>
        <w:bottom w:val="none" w:sz="0" w:space="0" w:color="auto"/>
        <w:right w:val="none" w:sz="0" w:space="0" w:color="auto"/>
      </w:divBdr>
    </w:div>
    <w:div w:id="1286277902">
      <w:marLeft w:val="640"/>
      <w:marRight w:val="0"/>
      <w:marTop w:val="0"/>
      <w:marBottom w:val="0"/>
      <w:divBdr>
        <w:top w:val="none" w:sz="0" w:space="0" w:color="auto"/>
        <w:left w:val="none" w:sz="0" w:space="0" w:color="auto"/>
        <w:bottom w:val="none" w:sz="0" w:space="0" w:color="auto"/>
        <w:right w:val="none" w:sz="0" w:space="0" w:color="auto"/>
      </w:divBdr>
    </w:div>
    <w:div w:id="1286306262">
      <w:marLeft w:val="640"/>
      <w:marRight w:val="0"/>
      <w:marTop w:val="0"/>
      <w:marBottom w:val="0"/>
      <w:divBdr>
        <w:top w:val="none" w:sz="0" w:space="0" w:color="auto"/>
        <w:left w:val="none" w:sz="0" w:space="0" w:color="auto"/>
        <w:bottom w:val="none" w:sz="0" w:space="0" w:color="auto"/>
        <w:right w:val="none" w:sz="0" w:space="0" w:color="auto"/>
      </w:divBdr>
    </w:div>
    <w:div w:id="1286306553">
      <w:marLeft w:val="640"/>
      <w:marRight w:val="0"/>
      <w:marTop w:val="0"/>
      <w:marBottom w:val="0"/>
      <w:divBdr>
        <w:top w:val="none" w:sz="0" w:space="0" w:color="auto"/>
        <w:left w:val="none" w:sz="0" w:space="0" w:color="auto"/>
        <w:bottom w:val="none" w:sz="0" w:space="0" w:color="auto"/>
        <w:right w:val="none" w:sz="0" w:space="0" w:color="auto"/>
      </w:divBdr>
    </w:div>
    <w:div w:id="1286347347">
      <w:marLeft w:val="640"/>
      <w:marRight w:val="0"/>
      <w:marTop w:val="0"/>
      <w:marBottom w:val="0"/>
      <w:divBdr>
        <w:top w:val="none" w:sz="0" w:space="0" w:color="auto"/>
        <w:left w:val="none" w:sz="0" w:space="0" w:color="auto"/>
        <w:bottom w:val="none" w:sz="0" w:space="0" w:color="auto"/>
        <w:right w:val="none" w:sz="0" w:space="0" w:color="auto"/>
      </w:divBdr>
    </w:div>
    <w:div w:id="1286498434">
      <w:marLeft w:val="640"/>
      <w:marRight w:val="0"/>
      <w:marTop w:val="0"/>
      <w:marBottom w:val="0"/>
      <w:divBdr>
        <w:top w:val="none" w:sz="0" w:space="0" w:color="auto"/>
        <w:left w:val="none" w:sz="0" w:space="0" w:color="auto"/>
        <w:bottom w:val="none" w:sz="0" w:space="0" w:color="auto"/>
        <w:right w:val="none" w:sz="0" w:space="0" w:color="auto"/>
      </w:divBdr>
    </w:div>
    <w:div w:id="1286546246">
      <w:marLeft w:val="640"/>
      <w:marRight w:val="0"/>
      <w:marTop w:val="0"/>
      <w:marBottom w:val="0"/>
      <w:divBdr>
        <w:top w:val="none" w:sz="0" w:space="0" w:color="auto"/>
        <w:left w:val="none" w:sz="0" w:space="0" w:color="auto"/>
        <w:bottom w:val="none" w:sz="0" w:space="0" w:color="auto"/>
        <w:right w:val="none" w:sz="0" w:space="0" w:color="auto"/>
      </w:divBdr>
    </w:div>
    <w:div w:id="1286548152">
      <w:marLeft w:val="640"/>
      <w:marRight w:val="0"/>
      <w:marTop w:val="0"/>
      <w:marBottom w:val="0"/>
      <w:divBdr>
        <w:top w:val="none" w:sz="0" w:space="0" w:color="auto"/>
        <w:left w:val="none" w:sz="0" w:space="0" w:color="auto"/>
        <w:bottom w:val="none" w:sz="0" w:space="0" w:color="auto"/>
        <w:right w:val="none" w:sz="0" w:space="0" w:color="auto"/>
      </w:divBdr>
    </w:div>
    <w:div w:id="1286615027">
      <w:marLeft w:val="640"/>
      <w:marRight w:val="0"/>
      <w:marTop w:val="0"/>
      <w:marBottom w:val="0"/>
      <w:divBdr>
        <w:top w:val="none" w:sz="0" w:space="0" w:color="auto"/>
        <w:left w:val="none" w:sz="0" w:space="0" w:color="auto"/>
        <w:bottom w:val="none" w:sz="0" w:space="0" w:color="auto"/>
        <w:right w:val="none" w:sz="0" w:space="0" w:color="auto"/>
      </w:divBdr>
    </w:div>
    <w:div w:id="1286691389">
      <w:marLeft w:val="640"/>
      <w:marRight w:val="0"/>
      <w:marTop w:val="0"/>
      <w:marBottom w:val="0"/>
      <w:divBdr>
        <w:top w:val="none" w:sz="0" w:space="0" w:color="auto"/>
        <w:left w:val="none" w:sz="0" w:space="0" w:color="auto"/>
        <w:bottom w:val="none" w:sz="0" w:space="0" w:color="auto"/>
        <w:right w:val="none" w:sz="0" w:space="0" w:color="auto"/>
      </w:divBdr>
    </w:div>
    <w:div w:id="1286734671">
      <w:marLeft w:val="640"/>
      <w:marRight w:val="0"/>
      <w:marTop w:val="0"/>
      <w:marBottom w:val="0"/>
      <w:divBdr>
        <w:top w:val="none" w:sz="0" w:space="0" w:color="auto"/>
        <w:left w:val="none" w:sz="0" w:space="0" w:color="auto"/>
        <w:bottom w:val="none" w:sz="0" w:space="0" w:color="auto"/>
        <w:right w:val="none" w:sz="0" w:space="0" w:color="auto"/>
      </w:divBdr>
    </w:div>
    <w:div w:id="1286766165">
      <w:marLeft w:val="640"/>
      <w:marRight w:val="0"/>
      <w:marTop w:val="0"/>
      <w:marBottom w:val="0"/>
      <w:divBdr>
        <w:top w:val="none" w:sz="0" w:space="0" w:color="auto"/>
        <w:left w:val="none" w:sz="0" w:space="0" w:color="auto"/>
        <w:bottom w:val="none" w:sz="0" w:space="0" w:color="auto"/>
        <w:right w:val="none" w:sz="0" w:space="0" w:color="auto"/>
      </w:divBdr>
    </w:div>
    <w:div w:id="1286812405">
      <w:marLeft w:val="640"/>
      <w:marRight w:val="0"/>
      <w:marTop w:val="0"/>
      <w:marBottom w:val="0"/>
      <w:divBdr>
        <w:top w:val="none" w:sz="0" w:space="0" w:color="auto"/>
        <w:left w:val="none" w:sz="0" w:space="0" w:color="auto"/>
        <w:bottom w:val="none" w:sz="0" w:space="0" w:color="auto"/>
        <w:right w:val="none" w:sz="0" w:space="0" w:color="auto"/>
      </w:divBdr>
    </w:div>
    <w:div w:id="1286886446">
      <w:marLeft w:val="640"/>
      <w:marRight w:val="0"/>
      <w:marTop w:val="0"/>
      <w:marBottom w:val="0"/>
      <w:divBdr>
        <w:top w:val="none" w:sz="0" w:space="0" w:color="auto"/>
        <w:left w:val="none" w:sz="0" w:space="0" w:color="auto"/>
        <w:bottom w:val="none" w:sz="0" w:space="0" w:color="auto"/>
        <w:right w:val="none" w:sz="0" w:space="0" w:color="auto"/>
      </w:divBdr>
    </w:div>
    <w:div w:id="1286892173">
      <w:marLeft w:val="640"/>
      <w:marRight w:val="0"/>
      <w:marTop w:val="0"/>
      <w:marBottom w:val="0"/>
      <w:divBdr>
        <w:top w:val="none" w:sz="0" w:space="0" w:color="auto"/>
        <w:left w:val="none" w:sz="0" w:space="0" w:color="auto"/>
        <w:bottom w:val="none" w:sz="0" w:space="0" w:color="auto"/>
        <w:right w:val="none" w:sz="0" w:space="0" w:color="auto"/>
      </w:divBdr>
    </w:div>
    <w:div w:id="1286931332">
      <w:marLeft w:val="640"/>
      <w:marRight w:val="0"/>
      <w:marTop w:val="0"/>
      <w:marBottom w:val="0"/>
      <w:divBdr>
        <w:top w:val="none" w:sz="0" w:space="0" w:color="auto"/>
        <w:left w:val="none" w:sz="0" w:space="0" w:color="auto"/>
        <w:bottom w:val="none" w:sz="0" w:space="0" w:color="auto"/>
        <w:right w:val="none" w:sz="0" w:space="0" w:color="auto"/>
      </w:divBdr>
    </w:div>
    <w:div w:id="1287002188">
      <w:marLeft w:val="640"/>
      <w:marRight w:val="0"/>
      <w:marTop w:val="0"/>
      <w:marBottom w:val="0"/>
      <w:divBdr>
        <w:top w:val="none" w:sz="0" w:space="0" w:color="auto"/>
        <w:left w:val="none" w:sz="0" w:space="0" w:color="auto"/>
        <w:bottom w:val="none" w:sz="0" w:space="0" w:color="auto"/>
        <w:right w:val="none" w:sz="0" w:space="0" w:color="auto"/>
      </w:divBdr>
    </w:div>
    <w:div w:id="1287004397">
      <w:marLeft w:val="640"/>
      <w:marRight w:val="0"/>
      <w:marTop w:val="0"/>
      <w:marBottom w:val="0"/>
      <w:divBdr>
        <w:top w:val="none" w:sz="0" w:space="0" w:color="auto"/>
        <w:left w:val="none" w:sz="0" w:space="0" w:color="auto"/>
        <w:bottom w:val="none" w:sz="0" w:space="0" w:color="auto"/>
        <w:right w:val="none" w:sz="0" w:space="0" w:color="auto"/>
      </w:divBdr>
    </w:div>
    <w:div w:id="1287084148">
      <w:marLeft w:val="640"/>
      <w:marRight w:val="0"/>
      <w:marTop w:val="0"/>
      <w:marBottom w:val="0"/>
      <w:divBdr>
        <w:top w:val="none" w:sz="0" w:space="0" w:color="auto"/>
        <w:left w:val="none" w:sz="0" w:space="0" w:color="auto"/>
        <w:bottom w:val="none" w:sz="0" w:space="0" w:color="auto"/>
        <w:right w:val="none" w:sz="0" w:space="0" w:color="auto"/>
      </w:divBdr>
    </w:div>
    <w:div w:id="1287086165">
      <w:marLeft w:val="640"/>
      <w:marRight w:val="0"/>
      <w:marTop w:val="0"/>
      <w:marBottom w:val="0"/>
      <w:divBdr>
        <w:top w:val="none" w:sz="0" w:space="0" w:color="auto"/>
        <w:left w:val="none" w:sz="0" w:space="0" w:color="auto"/>
        <w:bottom w:val="none" w:sz="0" w:space="0" w:color="auto"/>
        <w:right w:val="none" w:sz="0" w:space="0" w:color="auto"/>
      </w:divBdr>
    </w:div>
    <w:div w:id="1287155451">
      <w:marLeft w:val="640"/>
      <w:marRight w:val="0"/>
      <w:marTop w:val="0"/>
      <w:marBottom w:val="0"/>
      <w:divBdr>
        <w:top w:val="none" w:sz="0" w:space="0" w:color="auto"/>
        <w:left w:val="none" w:sz="0" w:space="0" w:color="auto"/>
        <w:bottom w:val="none" w:sz="0" w:space="0" w:color="auto"/>
        <w:right w:val="none" w:sz="0" w:space="0" w:color="auto"/>
      </w:divBdr>
    </w:div>
    <w:div w:id="1287194751">
      <w:marLeft w:val="640"/>
      <w:marRight w:val="0"/>
      <w:marTop w:val="0"/>
      <w:marBottom w:val="0"/>
      <w:divBdr>
        <w:top w:val="none" w:sz="0" w:space="0" w:color="auto"/>
        <w:left w:val="none" w:sz="0" w:space="0" w:color="auto"/>
        <w:bottom w:val="none" w:sz="0" w:space="0" w:color="auto"/>
        <w:right w:val="none" w:sz="0" w:space="0" w:color="auto"/>
      </w:divBdr>
    </w:div>
    <w:div w:id="1287201495">
      <w:marLeft w:val="640"/>
      <w:marRight w:val="0"/>
      <w:marTop w:val="0"/>
      <w:marBottom w:val="0"/>
      <w:divBdr>
        <w:top w:val="none" w:sz="0" w:space="0" w:color="auto"/>
        <w:left w:val="none" w:sz="0" w:space="0" w:color="auto"/>
        <w:bottom w:val="none" w:sz="0" w:space="0" w:color="auto"/>
        <w:right w:val="none" w:sz="0" w:space="0" w:color="auto"/>
      </w:divBdr>
    </w:div>
    <w:div w:id="1287349103">
      <w:marLeft w:val="640"/>
      <w:marRight w:val="0"/>
      <w:marTop w:val="0"/>
      <w:marBottom w:val="0"/>
      <w:divBdr>
        <w:top w:val="none" w:sz="0" w:space="0" w:color="auto"/>
        <w:left w:val="none" w:sz="0" w:space="0" w:color="auto"/>
        <w:bottom w:val="none" w:sz="0" w:space="0" w:color="auto"/>
        <w:right w:val="none" w:sz="0" w:space="0" w:color="auto"/>
      </w:divBdr>
    </w:div>
    <w:div w:id="1287393496">
      <w:marLeft w:val="640"/>
      <w:marRight w:val="0"/>
      <w:marTop w:val="0"/>
      <w:marBottom w:val="0"/>
      <w:divBdr>
        <w:top w:val="none" w:sz="0" w:space="0" w:color="auto"/>
        <w:left w:val="none" w:sz="0" w:space="0" w:color="auto"/>
        <w:bottom w:val="none" w:sz="0" w:space="0" w:color="auto"/>
        <w:right w:val="none" w:sz="0" w:space="0" w:color="auto"/>
      </w:divBdr>
    </w:div>
    <w:div w:id="1287470514">
      <w:marLeft w:val="640"/>
      <w:marRight w:val="0"/>
      <w:marTop w:val="0"/>
      <w:marBottom w:val="0"/>
      <w:divBdr>
        <w:top w:val="none" w:sz="0" w:space="0" w:color="auto"/>
        <w:left w:val="none" w:sz="0" w:space="0" w:color="auto"/>
        <w:bottom w:val="none" w:sz="0" w:space="0" w:color="auto"/>
        <w:right w:val="none" w:sz="0" w:space="0" w:color="auto"/>
      </w:divBdr>
    </w:div>
    <w:div w:id="1287587634">
      <w:marLeft w:val="640"/>
      <w:marRight w:val="0"/>
      <w:marTop w:val="0"/>
      <w:marBottom w:val="0"/>
      <w:divBdr>
        <w:top w:val="none" w:sz="0" w:space="0" w:color="auto"/>
        <w:left w:val="none" w:sz="0" w:space="0" w:color="auto"/>
        <w:bottom w:val="none" w:sz="0" w:space="0" w:color="auto"/>
        <w:right w:val="none" w:sz="0" w:space="0" w:color="auto"/>
      </w:divBdr>
    </w:div>
    <w:div w:id="1287588044">
      <w:marLeft w:val="640"/>
      <w:marRight w:val="0"/>
      <w:marTop w:val="0"/>
      <w:marBottom w:val="0"/>
      <w:divBdr>
        <w:top w:val="none" w:sz="0" w:space="0" w:color="auto"/>
        <w:left w:val="none" w:sz="0" w:space="0" w:color="auto"/>
        <w:bottom w:val="none" w:sz="0" w:space="0" w:color="auto"/>
        <w:right w:val="none" w:sz="0" w:space="0" w:color="auto"/>
      </w:divBdr>
    </w:div>
    <w:div w:id="1287588772">
      <w:marLeft w:val="640"/>
      <w:marRight w:val="0"/>
      <w:marTop w:val="0"/>
      <w:marBottom w:val="0"/>
      <w:divBdr>
        <w:top w:val="none" w:sz="0" w:space="0" w:color="auto"/>
        <w:left w:val="none" w:sz="0" w:space="0" w:color="auto"/>
        <w:bottom w:val="none" w:sz="0" w:space="0" w:color="auto"/>
        <w:right w:val="none" w:sz="0" w:space="0" w:color="auto"/>
      </w:divBdr>
    </w:div>
    <w:div w:id="1287733566">
      <w:marLeft w:val="640"/>
      <w:marRight w:val="0"/>
      <w:marTop w:val="0"/>
      <w:marBottom w:val="0"/>
      <w:divBdr>
        <w:top w:val="none" w:sz="0" w:space="0" w:color="auto"/>
        <w:left w:val="none" w:sz="0" w:space="0" w:color="auto"/>
        <w:bottom w:val="none" w:sz="0" w:space="0" w:color="auto"/>
        <w:right w:val="none" w:sz="0" w:space="0" w:color="auto"/>
      </w:divBdr>
    </w:div>
    <w:div w:id="1287735587">
      <w:marLeft w:val="640"/>
      <w:marRight w:val="0"/>
      <w:marTop w:val="0"/>
      <w:marBottom w:val="0"/>
      <w:divBdr>
        <w:top w:val="none" w:sz="0" w:space="0" w:color="auto"/>
        <w:left w:val="none" w:sz="0" w:space="0" w:color="auto"/>
        <w:bottom w:val="none" w:sz="0" w:space="0" w:color="auto"/>
        <w:right w:val="none" w:sz="0" w:space="0" w:color="auto"/>
      </w:divBdr>
    </w:div>
    <w:div w:id="1287810571">
      <w:marLeft w:val="640"/>
      <w:marRight w:val="0"/>
      <w:marTop w:val="0"/>
      <w:marBottom w:val="0"/>
      <w:divBdr>
        <w:top w:val="none" w:sz="0" w:space="0" w:color="auto"/>
        <w:left w:val="none" w:sz="0" w:space="0" w:color="auto"/>
        <w:bottom w:val="none" w:sz="0" w:space="0" w:color="auto"/>
        <w:right w:val="none" w:sz="0" w:space="0" w:color="auto"/>
      </w:divBdr>
    </w:div>
    <w:div w:id="1287811200">
      <w:marLeft w:val="640"/>
      <w:marRight w:val="0"/>
      <w:marTop w:val="0"/>
      <w:marBottom w:val="0"/>
      <w:divBdr>
        <w:top w:val="none" w:sz="0" w:space="0" w:color="auto"/>
        <w:left w:val="none" w:sz="0" w:space="0" w:color="auto"/>
        <w:bottom w:val="none" w:sz="0" w:space="0" w:color="auto"/>
        <w:right w:val="none" w:sz="0" w:space="0" w:color="auto"/>
      </w:divBdr>
    </w:div>
    <w:div w:id="1287854278">
      <w:marLeft w:val="640"/>
      <w:marRight w:val="0"/>
      <w:marTop w:val="0"/>
      <w:marBottom w:val="0"/>
      <w:divBdr>
        <w:top w:val="none" w:sz="0" w:space="0" w:color="auto"/>
        <w:left w:val="none" w:sz="0" w:space="0" w:color="auto"/>
        <w:bottom w:val="none" w:sz="0" w:space="0" w:color="auto"/>
        <w:right w:val="none" w:sz="0" w:space="0" w:color="auto"/>
      </w:divBdr>
    </w:div>
    <w:div w:id="1287859367">
      <w:marLeft w:val="640"/>
      <w:marRight w:val="0"/>
      <w:marTop w:val="0"/>
      <w:marBottom w:val="0"/>
      <w:divBdr>
        <w:top w:val="none" w:sz="0" w:space="0" w:color="auto"/>
        <w:left w:val="none" w:sz="0" w:space="0" w:color="auto"/>
        <w:bottom w:val="none" w:sz="0" w:space="0" w:color="auto"/>
        <w:right w:val="none" w:sz="0" w:space="0" w:color="auto"/>
      </w:divBdr>
    </w:div>
    <w:div w:id="1287932199">
      <w:marLeft w:val="640"/>
      <w:marRight w:val="0"/>
      <w:marTop w:val="0"/>
      <w:marBottom w:val="0"/>
      <w:divBdr>
        <w:top w:val="none" w:sz="0" w:space="0" w:color="auto"/>
        <w:left w:val="none" w:sz="0" w:space="0" w:color="auto"/>
        <w:bottom w:val="none" w:sz="0" w:space="0" w:color="auto"/>
        <w:right w:val="none" w:sz="0" w:space="0" w:color="auto"/>
      </w:divBdr>
    </w:div>
    <w:div w:id="1288006613">
      <w:marLeft w:val="640"/>
      <w:marRight w:val="0"/>
      <w:marTop w:val="0"/>
      <w:marBottom w:val="0"/>
      <w:divBdr>
        <w:top w:val="none" w:sz="0" w:space="0" w:color="auto"/>
        <w:left w:val="none" w:sz="0" w:space="0" w:color="auto"/>
        <w:bottom w:val="none" w:sz="0" w:space="0" w:color="auto"/>
        <w:right w:val="none" w:sz="0" w:space="0" w:color="auto"/>
      </w:divBdr>
    </w:div>
    <w:div w:id="1288122037">
      <w:marLeft w:val="640"/>
      <w:marRight w:val="0"/>
      <w:marTop w:val="0"/>
      <w:marBottom w:val="0"/>
      <w:divBdr>
        <w:top w:val="none" w:sz="0" w:space="0" w:color="auto"/>
        <w:left w:val="none" w:sz="0" w:space="0" w:color="auto"/>
        <w:bottom w:val="none" w:sz="0" w:space="0" w:color="auto"/>
        <w:right w:val="none" w:sz="0" w:space="0" w:color="auto"/>
      </w:divBdr>
    </w:div>
    <w:div w:id="1288195834">
      <w:marLeft w:val="640"/>
      <w:marRight w:val="0"/>
      <w:marTop w:val="0"/>
      <w:marBottom w:val="0"/>
      <w:divBdr>
        <w:top w:val="none" w:sz="0" w:space="0" w:color="auto"/>
        <w:left w:val="none" w:sz="0" w:space="0" w:color="auto"/>
        <w:bottom w:val="none" w:sz="0" w:space="0" w:color="auto"/>
        <w:right w:val="none" w:sz="0" w:space="0" w:color="auto"/>
      </w:divBdr>
    </w:div>
    <w:div w:id="1288272493">
      <w:marLeft w:val="640"/>
      <w:marRight w:val="0"/>
      <w:marTop w:val="0"/>
      <w:marBottom w:val="0"/>
      <w:divBdr>
        <w:top w:val="none" w:sz="0" w:space="0" w:color="auto"/>
        <w:left w:val="none" w:sz="0" w:space="0" w:color="auto"/>
        <w:bottom w:val="none" w:sz="0" w:space="0" w:color="auto"/>
        <w:right w:val="none" w:sz="0" w:space="0" w:color="auto"/>
      </w:divBdr>
    </w:div>
    <w:div w:id="1288320228">
      <w:marLeft w:val="640"/>
      <w:marRight w:val="0"/>
      <w:marTop w:val="0"/>
      <w:marBottom w:val="0"/>
      <w:divBdr>
        <w:top w:val="none" w:sz="0" w:space="0" w:color="auto"/>
        <w:left w:val="none" w:sz="0" w:space="0" w:color="auto"/>
        <w:bottom w:val="none" w:sz="0" w:space="0" w:color="auto"/>
        <w:right w:val="none" w:sz="0" w:space="0" w:color="auto"/>
      </w:divBdr>
    </w:div>
    <w:div w:id="1288320380">
      <w:marLeft w:val="640"/>
      <w:marRight w:val="0"/>
      <w:marTop w:val="0"/>
      <w:marBottom w:val="0"/>
      <w:divBdr>
        <w:top w:val="none" w:sz="0" w:space="0" w:color="auto"/>
        <w:left w:val="none" w:sz="0" w:space="0" w:color="auto"/>
        <w:bottom w:val="none" w:sz="0" w:space="0" w:color="auto"/>
        <w:right w:val="none" w:sz="0" w:space="0" w:color="auto"/>
      </w:divBdr>
    </w:div>
    <w:div w:id="1288391787">
      <w:marLeft w:val="640"/>
      <w:marRight w:val="0"/>
      <w:marTop w:val="0"/>
      <w:marBottom w:val="0"/>
      <w:divBdr>
        <w:top w:val="none" w:sz="0" w:space="0" w:color="auto"/>
        <w:left w:val="none" w:sz="0" w:space="0" w:color="auto"/>
        <w:bottom w:val="none" w:sz="0" w:space="0" w:color="auto"/>
        <w:right w:val="none" w:sz="0" w:space="0" w:color="auto"/>
      </w:divBdr>
    </w:div>
    <w:div w:id="1288469762">
      <w:marLeft w:val="640"/>
      <w:marRight w:val="0"/>
      <w:marTop w:val="0"/>
      <w:marBottom w:val="0"/>
      <w:divBdr>
        <w:top w:val="none" w:sz="0" w:space="0" w:color="auto"/>
        <w:left w:val="none" w:sz="0" w:space="0" w:color="auto"/>
        <w:bottom w:val="none" w:sz="0" w:space="0" w:color="auto"/>
        <w:right w:val="none" w:sz="0" w:space="0" w:color="auto"/>
      </w:divBdr>
    </w:div>
    <w:div w:id="1288589727">
      <w:marLeft w:val="640"/>
      <w:marRight w:val="0"/>
      <w:marTop w:val="0"/>
      <w:marBottom w:val="0"/>
      <w:divBdr>
        <w:top w:val="none" w:sz="0" w:space="0" w:color="auto"/>
        <w:left w:val="none" w:sz="0" w:space="0" w:color="auto"/>
        <w:bottom w:val="none" w:sz="0" w:space="0" w:color="auto"/>
        <w:right w:val="none" w:sz="0" w:space="0" w:color="auto"/>
      </w:divBdr>
    </w:div>
    <w:div w:id="1288656536">
      <w:marLeft w:val="640"/>
      <w:marRight w:val="0"/>
      <w:marTop w:val="0"/>
      <w:marBottom w:val="0"/>
      <w:divBdr>
        <w:top w:val="none" w:sz="0" w:space="0" w:color="auto"/>
        <w:left w:val="none" w:sz="0" w:space="0" w:color="auto"/>
        <w:bottom w:val="none" w:sz="0" w:space="0" w:color="auto"/>
        <w:right w:val="none" w:sz="0" w:space="0" w:color="auto"/>
      </w:divBdr>
    </w:div>
    <w:div w:id="1288732527">
      <w:marLeft w:val="640"/>
      <w:marRight w:val="0"/>
      <w:marTop w:val="0"/>
      <w:marBottom w:val="0"/>
      <w:divBdr>
        <w:top w:val="none" w:sz="0" w:space="0" w:color="auto"/>
        <w:left w:val="none" w:sz="0" w:space="0" w:color="auto"/>
        <w:bottom w:val="none" w:sz="0" w:space="0" w:color="auto"/>
        <w:right w:val="none" w:sz="0" w:space="0" w:color="auto"/>
      </w:divBdr>
    </w:div>
    <w:div w:id="1288780335">
      <w:marLeft w:val="640"/>
      <w:marRight w:val="0"/>
      <w:marTop w:val="0"/>
      <w:marBottom w:val="0"/>
      <w:divBdr>
        <w:top w:val="none" w:sz="0" w:space="0" w:color="auto"/>
        <w:left w:val="none" w:sz="0" w:space="0" w:color="auto"/>
        <w:bottom w:val="none" w:sz="0" w:space="0" w:color="auto"/>
        <w:right w:val="none" w:sz="0" w:space="0" w:color="auto"/>
      </w:divBdr>
    </w:div>
    <w:div w:id="1288780926">
      <w:marLeft w:val="640"/>
      <w:marRight w:val="0"/>
      <w:marTop w:val="0"/>
      <w:marBottom w:val="0"/>
      <w:divBdr>
        <w:top w:val="none" w:sz="0" w:space="0" w:color="auto"/>
        <w:left w:val="none" w:sz="0" w:space="0" w:color="auto"/>
        <w:bottom w:val="none" w:sz="0" w:space="0" w:color="auto"/>
        <w:right w:val="none" w:sz="0" w:space="0" w:color="auto"/>
      </w:divBdr>
    </w:div>
    <w:div w:id="1288857048">
      <w:marLeft w:val="640"/>
      <w:marRight w:val="0"/>
      <w:marTop w:val="0"/>
      <w:marBottom w:val="0"/>
      <w:divBdr>
        <w:top w:val="none" w:sz="0" w:space="0" w:color="auto"/>
        <w:left w:val="none" w:sz="0" w:space="0" w:color="auto"/>
        <w:bottom w:val="none" w:sz="0" w:space="0" w:color="auto"/>
        <w:right w:val="none" w:sz="0" w:space="0" w:color="auto"/>
      </w:divBdr>
    </w:div>
    <w:div w:id="1288901071">
      <w:marLeft w:val="640"/>
      <w:marRight w:val="0"/>
      <w:marTop w:val="0"/>
      <w:marBottom w:val="0"/>
      <w:divBdr>
        <w:top w:val="none" w:sz="0" w:space="0" w:color="auto"/>
        <w:left w:val="none" w:sz="0" w:space="0" w:color="auto"/>
        <w:bottom w:val="none" w:sz="0" w:space="0" w:color="auto"/>
        <w:right w:val="none" w:sz="0" w:space="0" w:color="auto"/>
      </w:divBdr>
    </w:div>
    <w:div w:id="1288927273">
      <w:marLeft w:val="640"/>
      <w:marRight w:val="0"/>
      <w:marTop w:val="0"/>
      <w:marBottom w:val="0"/>
      <w:divBdr>
        <w:top w:val="none" w:sz="0" w:space="0" w:color="auto"/>
        <w:left w:val="none" w:sz="0" w:space="0" w:color="auto"/>
        <w:bottom w:val="none" w:sz="0" w:space="0" w:color="auto"/>
        <w:right w:val="none" w:sz="0" w:space="0" w:color="auto"/>
      </w:divBdr>
    </w:div>
    <w:div w:id="1288967296">
      <w:marLeft w:val="640"/>
      <w:marRight w:val="0"/>
      <w:marTop w:val="0"/>
      <w:marBottom w:val="0"/>
      <w:divBdr>
        <w:top w:val="none" w:sz="0" w:space="0" w:color="auto"/>
        <w:left w:val="none" w:sz="0" w:space="0" w:color="auto"/>
        <w:bottom w:val="none" w:sz="0" w:space="0" w:color="auto"/>
        <w:right w:val="none" w:sz="0" w:space="0" w:color="auto"/>
      </w:divBdr>
    </w:div>
    <w:div w:id="1288971697">
      <w:marLeft w:val="640"/>
      <w:marRight w:val="0"/>
      <w:marTop w:val="0"/>
      <w:marBottom w:val="0"/>
      <w:divBdr>
        <w:top w:val="none" w:sz="0" w:space="0" w:color="auto"/>
        <w:left w:val="none" w:sz="0" w:space="0" w:color="auto"/>
        <w:bottom w:val="none" w:sz="0" w:space="0" w:color="auto"/>
        <w:right w:val="none" w:sz="0" w:space="0" w:color="auto"/>
      </w:divBdr>
    </w:div>
    <w:div w:id="1289050063">
      <w:marLeft w:val="640"/>
      <w:marRight w:val="0"/>
      <w:marTop w:val="0"/>
      <w:marBottom w:val="0"/>
      <w:divBdr>
        <w:top w:val="none" w:sz="0" w:space="0" w:color="auto"/>
        <w:left w:val="none" w:sz="0" w:space="0" w:color="auto"/>
        <w:bottom w:val="none" w:sz="0" w:space="0" w:color="auto"/>
        <w:right w:val="none" w:sz="0" w:space="0" w:color="auto"/>
      </w:divBdr>
    </w:div>
    <w:div w:id="1289050948">
      <w:marLeft w:val="640"/>
      <w:marRight w:val="0"/>
      <w:marTop w:val="0"/>
      <w:marBottom w:val="0"/>
      <w:divBdr>
        <w:top w:val="none" w:sz="0" w:space="0" w:color="auto"/>
        <w:left w:val="none" w:sz="0" w:space="0" w:color="auto"/>
        <w:bottom w:val="none" w:sz="0" w:space="0" w:color="auto"/>
        <w:right w:val="none" w:sz="0" w:space="0" w:color="auto"/>
      </w:divBdr>
    </w:div>
    <w:div w:id="1289094551">
      <w:marLeft w:val="640"/>
      <w:marRight w:val="0"/>
      <w:marTop w:val="0"/>
      <w:marBottom w:val="0"/>
      <w:divBdr>
        <w:top w:val="none" w:sz="0" w:space="0" w:color="auto"/>
        <w:left w:val="none" w:sz="0" w:space="0" w:color="auto"/>
        <w:bottom w:val="none" w:sz="0" w:space="0" w:color="auto"/>
        <w:right w:val="none" w:sz="0" w:space="0" w:color="auto"/>
      </w:divBdr>
    </w:div>
    <w:div w:id="1289169767">
      <w:marLeft w:val="640"/>
      <w:marRight w:val="0"/>
      <w:marTop w:val="0"/>
      <w:marBottom w:val="0"/>
      <w:divBdr>
        <w:top w:val="none" w:sz="0" w:space="0" w:color="auto"/>
        <w:left w:val="none" w:sz="0" w:space="0" w:color="auto"/>
        <w:bottom w:val="none" w:sz="0" w:space="0" w:color="auto"/>
        <w:right w:val="none" w:sz="0" w:space="0" w:color="auto"/>
      </w:divBdr>
    </w:div>
    <w:div w:id="1289316477">
      <w:marLeft w:val="640"/>
      <w:marRight w:val="0"/>
      <w:marTop w:val="0"/>
      <w:marBottom w:val="0"/>
      <w:divBdr>
        <w:top w:val="none" w:sz="0" w:space="0" w:color="auto"/>
        <w:left w:val="none" w:sz="0" w:space="0" w:color="auto"/>
        <w:bottom w:val="none" w:sz="0" w:space="0" w:color="auto"/>
        <w:right w:val="none" w:sz="0" w:space="0" w:color="auto"/>
      </w:divBdr>
    </w:div>
    <w:div w:id="1289355365">
      <w:marLeft w:val="640"/>
      <w:marRight w:val="0"/>
      <w:marTop w:val="0"/>
      <w:marBottom w:val="0"/>
      <w:divBdr>
        <w:top w:val="none" w:sz="0" w:space="0" w:color="auto"/>
        <w:left w:val="none" w:sz="0" w:space="0" w:color="auto"/>
        <w:bottom w:val="none" w:sz="0" w:space="0" w:color="auto"/>
        <w:right w:val="none" w:sz="0" w:space="0" w:color="auto"/>
      </w:divBdr>
    </w:div>
    <w:div w:id="1289356837">
      <w:marLeft w:val="640"/>
      <w:marRight w:val="0"/>
      <w:marTop w:val="0"/>
      <w:marBottom w:val="0"/>
      <w:divBdr>
        <w:top w:val="none" w:sz="0" w:space="0" w:color="auto"/>
        <w:left w:val="none" w:sz="0" w:space="0" w:color="auto"/>
        <w:bottom w:val="none" w:sz="0" w:space="0" w:color="auto"/>
        <w:right w:val="none" w:sz="0" w:space="0" w:color="auto"/>
      </w:divBdr>
    </w:div>
    <w:div w:id="1289509177">
      <w:marLeft w:val="640"/>
      <w:marRight w:val="0"/>
      <w:marTop w:val="0"/>
      <w:marBottom w:val="0"/>
      <w:divBdr>
        <w:top w:val="none" w:sz="0" w:space="0" w:color="auto"/>
        <w:left w:val="none" w:sz="0" w:space="0" w:color="auto"/>
        <w:bottom w:val="none" w:sz="0" w:space="0" w:color="auto"/>
        <w:right w:val="none" w:sz="0" w:space="0" w:color="auto"/>
      </w:divBdr>
    </w:div>
    <w:div w:id="1289582641">
      <w:marLeft w:val="640"/>
      <w:marRight w:val="0"/>
      <w:marTop w:val="0"/>
      <w:marBottom w:val="0"/>
      <w:divBdr>
        <w:top w:val="none" w:sz="0" w:space="0" w:color="auto"/>
        <w:left w:val="none" w:sz="0" w:space="0" w:color="auto"/>
        <w:bottom w:val="none" w:sz="0" w:space="0" w:color="auto"/>
        <w:right w:val="none" w:sz="0" w:space="0" w:color="auto"/>
      </w:divBdr>
    </w:div>
    <w:div w:id="1289781008">
      <w:marLeft w:val="640"/>
      <w:marRight w:val="0"/>
      <w:marTop w:val="0"/>
      <w:marBottom w:val="0"/>
      <w:divBdr>
        <w:top w:val="none" w:sz="0" w:space="0" w:color="auto"/>
        <w:left w:val="none" w:sz="0" w:space="0" w:color="auto"/>
        <w:bottom w:val="none" w:sz="0" w:space="0" w:color="auto"/>
        <w:right w:val="none" w:sz="0" w:space="0" w:color="auto"/>
      </w:divBdr>
    </w:div>
    <w:div w:id="1289973730">
      <w:marLeft w:val="640"/>
      <w:marRight w:val="0"/>
      <w:marTop w:val="0"/>
      <w:marBottom w:val="0"/>
      <w:divBdr>
        <w:top w:val="none" w:sz="0" w:space="0" w:color="auto"/>
        <w:left w:val="none" w:sz="0" w:space="0" w:color="auto"/>
        <w:bottom w:val="none" w:sz="0" w:space="0" w:color="auto"/>
        <w:right w:val="none" w:sz="0" w:space="0" w:color="auto"/>
      </w:divBdr>
    </w:div>
    <w:div w:id="1290042039">
      <w:marLeft w:val="640"/>
      <w:marRight w:val="0"/>
      <w:marTop w:val="0"/>
      <w:marBottom w:val="0"/>
      <w:divBdr>
        <w:top w:val="none" w:sz="0" w:space="0" w:color="auto"/>
        <w:left w:val="none" w:sz="0" w:space="0" w:color="auto"/>
        <w:bottom w:val="none" w:sz="0" w:space="0" w:color="auto"/>
        <w:right w:val="none" w:sz="0" w:space="0" w:color="auto"/>
      </w:divBdr>
    </w:div>
    <w:div w:id="1290087336">
      <w:marLeft w:val="640"/>
      <w:marRight w:val="0"/>
      <w:marTop w:val="0"/>
      <w:marBottom w:val="0"/>
      <w:divBdr>
        <w:top w:val="none" w:sz="0" w:space="0" w:color="auto"/>
        <w:left w:val="none" w:sz="0" w:space="0" w:color="auto"/>
        <w:bottom w:val="none" w:sz="0" w:space="0" w:color="auto"/>
        <w:right w:val="none" w:sz="0" w:space="0" w:color="auto"/>
      </w:divBdr>
    </w:div>
    <w:div w:id="1290089049">
      <w:marLeft w:val="640"/>
      <w:marRight w:val="0"/>
      <w:marTop w:val="0"/>
      <w:marBottom w:val="0"/>
      <w:divBdr>
        <w:top w:val="none" w:sz="0" w:space="0" w:color="auto"/>
        <w:left w:val="none" w:sz="0" w:space="0" w:color="auto"/>
        <w:bottom w:val="none" w:sz="0" w:space="0" w:color="auto"/>
        <w:right w:val="none" w:sz="0" w:space="0" w:color="auto"/>
      </w:divBdr>
    </w:div>
    <w:div w:id="1290089187">
      <w:marLeft w:val="640"/>
      <w:marRight w:val="0"/>
      <w:marTop w:val="0"/>
      <w:marBottom w:val="0"/>
      <w:divBdr>
        <w:top w:val="none" w:sz="0" w:space="0" w:color="auto"/>
        <w:left w:val="none" w:sz="0" w:space="0" w:color="auto"/>
        <w:bottom w:val="none" w:sz="0" w:space="0" w:color="auto"/>
        <w:right w:val="none" w:sz="0" w:space="0" w:color="auto"/>
      </w:divBdr>
    </w:div>
    <w:div w:id="1290160763">
      <w:marLeft w:val="640"/>
      <w:marRight w:val="0"/>
      <w:marTop w:val="0"/>
      <w:marBottom w:val="0"/>
      <w:divBdr>
        <w:top w:val="none" w:sz="0" w:space="0" w:color="auto"/>
        <w:left w:val="none" w:sz="0" w:space="0" w:color="auto"/>
        <w:bottom w:val="none" w:sz="0" w:space="0" w:color="auto"/>
        <w:right w:val="none" w:sz="0" w:space="0" w:color="auto"/>
      </w:divBdr>
    </w:div>
    <w:div w:id="1290164199">
      <w:marLeft w:val="640"/>
      <w:marRight w:val="0"/>
      <w:marTop w:val="0"/>
      <w:marBottom w:val="0"/>
      <w:divBdr>
        <w:top w:val="none" w:sz="0" w:space="0" w:color="auto"/>
        <w:left w:val="none" w:sz="0" w:space="0" w:color="auto"/>
        <w:bottom w:val="none" w:sz="0" w:space="0" w:color="auto"/>
        <w:right w:val="none" w:sz="0" w:space="0" w:color="auto"/>
      </w:divBdr>
    </w:div>
    <w:div w:id="1290279066">
      <w:marLeft w:val="640"/>
      <w:marRight w:val="0"/>
      <w:marTop w:val="0"/>
      <w:marBottom w:val="0"/>
      <w:divBdr>
        <w:top w:val="none" w:sz="0" w:space="0" w:color="auto"/>
        <w:left w:val="none" w:sz="0" w:space="0" w:color="auto"/>
        <w:bottom w:val="none" w:sz="0" w:space="0" w:color="auto"/>
        <w:right w:val="none" w:sz="0" w:space="0" w:color="auto"/>
      </w:divBdr>
    </w:div>
    <w:div w:id="1290281599">
      <w:marLeft w:val="640"/>
      <w:marRight w:val="0"/>
      <w:marTop w:val="0"/>
      <w:marBottom w:val="0"/>
      <w:divBdr>
        <w:top w:val="none" w:sz="0" w:space="0" w:color="auto"/>
        <w:left w:val="none" w:sz="0" w:space="0" w:color="auto"/>
        <w:bottom w:val="none" w:sz="0" w:space="0" w:color="auto"/>
        <w:right w:val="none" w:sz="0" w:space="0" w:color="auto"/>
      </w:divBdr>
    </w:div>
    <w:div w:id="1290359928">
      <w:marLeft w:val="640"/>
      <w:marRight w:val="0"/>
      <w:marTop w:val="0"/>
      <w:marBottom w:val="0"/>
      <w:divBdr>
        <w:top w:val="none" w:sz="0" w:space="0" w:color="auto"/>
        <w:left w:val="none" w:sz="0" w:space="0" w:color="auto"/>
        <w:bottom w:val="none" w:sz="0" w:space="0" w:color="auto"/>
        <w:right w:val="none" w:sz="0" w:space="0" w:color="auto"/>
      </w:divBdr>
    </w:div>
    <w:div w:id="1290554372">
      <w:marLeft w:val="640"/>
      <w:marRight w:val="0"/>
      <w:marTop w:val="0"/>
      <w:marBottom w:val="0"/>
      <w:divBdr>
        <w:top w:val="none" w:sz="0" w:space="0" w:color="auto"/>
        <w:left w:val="none" w:sz="0" w:space="0" w:color="auto"/>
        <w:bottom w:val="none" w:sz="0" w:space="0" w:color="auto"/>
        <w:right w:val="none" w:sz="0" w:space="0" w:color="auto"/>
      </w:divBdr>
    </w:div>
    <w:div w:id="1290623395">
      <w:marLeft w:val="640"/>
      <w:marRight w:val="0"/>
      <w:marTop w:val="0"/>
      <w:marBottom w:val="0"/>
      <w:divBdr>
        <w:top w:val="none" w:sz="0" w:space="0" w:color="auto"/>
        <w:left w:val="none" w:sz="0" w:space="0" w:color="auto"/>
        <w:bottom w:val="none" w:sz="0" w:space="0" w:color="auto"/>
        <w:right w:val="none" w:sz="0" w:space="0" w:color="auto"/>
      </w:divBdr>
    </w:div>
    <w:div w:id="1290672443">
      <w:marLeft w:val="640"/>
      <w:marRight w:val="0"/>
      <w:marTop w:val="0"/>
      <w:marBottom w:val="0"/>
      <w:divBdr>
        <w:top w:val="none" w:sz="0" w:space="0" w:color="auto"/>
        <w:left w:val="none" w:sz="0" w:space="0" w:color="auto"/>
        <w:bottom w:val="none" w:sz="0" w:space="0" w:color="auto"/>
        <w:right w:val="none" w:sz="0" w:space="0" w:color="auto"/>
      </w:divBdr>
    </w:div>
    <w:div w:id="1290741674">
      <w:marLeft w:val="640"/>
      <w:marRight w:val="0"/>
      <w:marTop w:val="0"/>
      <w:marBottom w:val="0"/>
      <w:divBdr>
        <w:top w:val="none" w:sz="0" w:space="0" w:color="auto"/>
        <w:left w:val="none" w:sz="0" w:space="0" w:color="auto"/>
        <w:bottom w:val="none" w:sz="0" w:space="0" w:color="auto"/>
        <w:right w:val="none" w:sz="0" w:space="0" w:color="auto"/>
      </w:divBdr>
    </w:div>
    <w:div w:id="1290743423">
      <w:marLeft w:val="640"/>
      <w:marRight w:val="0"/>
      <w:marTop w:val="0"/>
      <w:marBottom w:val="0"/>
      <w:divBdr>
        <w:top w:val="none" w:sz="0" w:space="0" w:color="auto"/>
        <w:left w:val="none" w:sz="0" w:space="0" w:color="auto"/>
        <w:bottom w:val="none" w:sz="0" w:space="0" w:color="auto"/>
        <w:right w:val="none" w:sz="0" w:space="0" w:color="auto"/>
      </w:divBdr>
    </w:div>
    <w:div w:id="1290744248">
      <w:marLeft w:val="640"/>
      <w:marRight w:val="0"/>
      <w:marTop w:val="0"/>
      <w:marBottom w:val="0"/>
      <w:divBdr>
        <w:top w:val="none" w:sz="0" w:space="0" w:color="auto"/>
        <w:left w:val="none" w:sz="0" w:space="0" w:color="auto"/>
        <w:bottom w:val="none" w:sz="0" w:space="0" w:color="auto"/>
        <w:right w:val="none" w:sz="0" w:space="0" w:color="auto"/>
      </w:divBdr>
    </w:div>
    <w:div w:id="1290749145">
      <w:marLeft w:val="640"/>
      <w:marRight w:val="0"/>
      <w:marTop w:val="0"/>
      <w:marBottom w:val="0"/>
      <w:divBdr>
        <w:top w:val="none" w:sz="0" w:space="0" w:color="auto"/>
        <w:left w:val="none" w:sz="0" w:space="0" w:color="auto"/>
        <w:bottom w:val="none" w:sz="0" w:space="0" w:color="auto"/>
        <w:right w:val="none" w:sz="0" w:space="0" w:color="auto"/>
      </w:divBdr>
    </w:div>
    <w:div w:id="1290819163">
      <w:marLeft w:val="640"/>
      <w:marRight w:val="0"/>
      <w:marTop w:val="0"/>
      <w:marBottom w:val="0"/>
      <w:divBdr>
        <w:top w:val="none" w:sz="0" w:space="0" w:color="auto"/>
        <w:left w:val="none" w:sz="0" w:space="0" w:color="auto"/>
        <w:bottom w:val="none" w:sz="0" w:space="0" w:color="auto"/>
        <w:right w:val="none" w:sz="0" w:space="0" w:color="auto"/>
      </w:divBdr>
    </w:div>
    <w:div w:id="1290862861">
      <w:marLeft w:val="640"/>
      <w:marRight w:val="0"/>
      <w:marTop w:val="0"/>
      <w:marBottom w:val="0"/>
      <w:divBdr>
        <w:top w:val="none" w:sz="0" w:space="0" w:color="auto"/>
        <w:left w:val="none" w:sz="0" w:space="0" w:color="auto"/>
        <w:bottom w:val="none" w:sz="0" w:space="0" w:color="auto"/>
        <w:right w:val="none" w:sz="0" w:space="0" w:color="auto"/>
      </w:divBdr>
    </w:div>
    <w:div w:id="1290933264">
      <w:marLeft w:val="640"/>
      <w:marRight w:val="0"/>
      <w:marTop w:val="0"/>
      <w:marBottom w:val="0"/>
      <w:divBdr>
        <w:top w:val="none" w:sz="0" w:space="0" w:color="auto"/>
        <w:left w:val="none" w:sz="0" w:space="0" w:color="auto"/>
        <w:bottom w:val="none" w:sz="0" w:space="0" w:color="auto"/>
        <w:right w:val="none" w:sz="0" w:space="0" w:color="auto"/>
      </w:divBdr>
    </w:div>
    <w:div w:id="1290941674">
      <w:marLeft w:val="640"/>
      <w:marRight w:val="0"/>
      <w:marTop w:val="0"/>
      <w:marBottom w:val="0"/>
      <w:divBdr>
        <w:top w:val="none" w:sz="0" w:space="0" w:color="auto"/>
        <w:left w:val="none" w:sz="0" w:space="0" w:color="auto"/>
        <w:bottom w:val="none" w:sz="0" w:space="0" w:color="auto"/>
        <w:right w:val="none" w:sz="0" w:space="0" w:color="auto"/>
      </w:divBdr>
    </w:div>
    <w:div w:id="1291008511">
      <w:marLeft w:val="640"/>
      <w:marRight w:val="0"/>
      <w:marTop w:val="0"/>
      <w:marBottom w:val="0"/>
      <w:divBdr>
        <w:top w:val="none" w:sz="0" w:space="0" w:color="auto"/>
        <w:left w:val="none" w:sz="0" w:space="0" w:color="auto"/>
        <w:bottom w:val="none" w:sz="0" w:space="0" w:color="auto"/>
        <w:right w:val="none" w:sz="0" w:space="0" w:color="auto"/>
      </w:divBdr>
    </w:div>
    <w:div w:id="1291060027">
      <w:marLeft w:val="640"/>
      <w:marRight w:val="0"/>
      <w:marTop w:val="0"/>
      <w:marBottom w:val="0"/>
      <w:divBdr>
        <w:top w:val="none" w:sz="0" w:space="0" w:color="auto"/>
        <w:left w:val="none" w:sz="0" w:space="0" w:color="auto"/>
        <w:bottom w:val="none" w:sz="0" w:space="0" w:color="auto"/>
        <w:right w:val="none" w:sz="0" w:space="0" w:color="auto"/>
      </w:divBdr>
    </w:div>
    <w:div w:id="1291129936">
      <w:marLeft w:val="640"/>
      <w:marRight w:val="0"/>
      <w:marTop w:val="0"/>
      <w:marBottom w:val="0"/>
      <w:divBdr>
        <w:top w:val="none" w:sz="0" w:space="0" w:color="auto"/>
        <w:left w:val="none" w:sz="0" w:space="0" w:color="auto"/>
        <w:bottom w:val="none" w:sz="0" w:space="0" w:color="auto"/>
        <w:right w:val="none" w:sz="0" w:space="0" w:color="auto"/>
      </w:divBdr>
    </w:div>
    <w:div w:id="1291131260">
      <w:marLeft w:val="640"/>
      <w:marRight w:val="0"/>
      <w:marTop w:val="0"/>
      <w:marBottom w:val="0"/>
      <w:divBdr>
        <w:top w:val="none" w:sz="0" w:space="0" w:color="auto"/>
        <w:left w:val="none" w:sz="0" w:space="0" w:color="auto"/>
        <w:bottom w:val="none" w:sz="0" w:space="0" w:color="auto"/>
        <w:right w:val="none" w:sz="0" w:space="0" w:color="auto"/>
      </w:divBdr>
    </w:div>
    <w:div w:id="1291206796">
      <w:marLeft w:val="640"/>
      <w:marRight w:val="0"/>
      <w:marTop w:val="0"/>
      <w:marBottom w:val="0"/>
      <w:divBdr>
        <w:top w:val="none" w:sz="0" w:space="0" w:color="auto"/>
        <w:left w:val="none" w:sz="0" w:space="0" w:color="auto"/>
        <w:bottom w:val="none" w:sz="0" w:space="0" w:color="auto"/>
        <w:right w:val="none" w:sz="0" w:space="0" w:color="auto"/>
      </w:divBdr>
    </w:div>
    <w:div w:id="1291210823">
      <w:marLeft w:val="640"/>
      <w:marRight w:val="0"/>
      <w:marTop w:val="0"/>
      <w:marBottom w:val="0"/>
      <w:divBdr>
        <w:top w:val="none" w:sz="0" w:space="0" w:color="auto"/>
        <w:left w:val="none" w:sz="0" w:space="0" w:color="auto"/>
        <w:bottom w:val="none" w:sz="0" w:space="0" w:color="auto"/>
        <w:right w:val="none" w:sz="0" w:space="0" w:color="auto"/>
      </w:divBdr>
    </w:div>
    <w:div w:id="1291277246">
      <w:marLeft w:val="640"/>
      <w:marRight w:val="0"/>
      <w:marTop w:val="0"/>
      <w:marBottom w:val="0"/>
      <w:divBdr>
        <w:top w:val="none" w:sz="0" w:space="0" w:color="auto"/>
        <w:left w:val="none" w:sz="0" w:space="0" w:color="auto"/>
        <w:bottom w:val="none" w:sz="0" w:space="0" w:color="auto"/>
        <w:right w:val="none" w:sz="0" w:space="0" w:color="auto"/>
      </w:divBdr>
    </w:div>
    <w:div w:id="1291324460">
      <w:marLeft w:val="640"/>
      <w:marRight w:val="0"/>
      <w:marTop w:val="0"/>
      <w:marBottom w:val="0"/>
      <w:divBdr>
        <w:top w:val="none" w:sz="0" w:space="0" w:color="auto"/>
        <w:left w:val="none" w:sz="0" w:space="0" w:color="auto"/>
        <w:bottom w:val="none" w:sz="0" w:space="0" w:color="auto"/>
        <w:right w:val="none" w:sz="0" w:space="0" w:color="auto"/>
      </w:divBdr>
    </w:div>
    <w:div w:id="1291352415">
      <w:marLeft w:val="640"/>
      <w:marRight w:val="0"/>
      <w:marTop w:val="0"/>
      <w:marBottom w:val="0"/>
      <w:divBdr>
        <w:top w:val="none" w:sz="0" w:space="0" w:color="auto"/>
        <w:left w:val="none" w:sz="0" w:space="0" w:color="auto"/>
        <w:bottom w:val="none" w:sz="0" w:space="0" w:color="auto"/>
        <w:right w:val="none" w:sz="0" w:space="0" w:color="auto"/>
      </w:divBdr>
    </w:div>
    <w:div w:id="1291352538">
      <w:marLeft w:val="640"/>
      <w:marRight w:val="0"/>
      <w:marTop w:val="0"/>
      <w:marBottom w:val="0"/>
      <w:divBdr>
        <w:top w:val="none" w:sz="0" w:space="0" w:color="auto"/>
        <w:left w:val="none" w:sz="0" w:space="0" w:color="auto"/>
        <w:bottom w:val="none" w:sz="0" w:space="0" w:color="auto"/>
        <w:right w:val="none" w:sz="0" w:space="0" w:color="auto"/>
      </w:divBdr>
    </w:div>
    <w:div w:id="1291520757">
      <w:marLeft w:val="640"/>
      <w:marRight w:val="0"/>
      <w:marTop w:val="0"/>
      <w:marBottom w:val="0"/>
      <w:divBdr>
        <w:top w:val="none" w:sz="0" w:space="0" w:color="auto"/>
        <w:left w:val="none" w:sz="0" w:space="0" w:color="auto"/>
        <w:bottom w:val="none" w:sz="0" w:space="0" w:color="auto"/>
        <w:right w:val="none" w:sz="0" w:space="0" w:color="auto"/>
      </w:divBdr>
    </w:div>
    <w:div w:id="1291589238">
      <w:marLeft w:val="640"/>
      <w:marRight w:val="0"/>
      <w:marTop w:val="0"/>
      <w:marBottom w:val="0"/>
      <w:divBdr>
        <w:top w:val="none" w:sz="0" w:space="0" w:color="auto"/>
        <w:left w:val="none" w:sz="0" w:space="0" w:color="auto"/>
        <w:bottom w:val="none" w:sz="0" w:space="0" w:color="auto"/>
        <w:right w:val="none" w:sz="0" w:space="0" w:color="auto"/>
      </w:divBdr>
    </w:div>
    <w:div w:id="1291596310">
      <w:marLeft w:val="640"/>
      <w:marRight w:val="0"/>
      <w:marTop w:val="0"/>
      <w:marBottom w:val="0"/>
      <w:divBdr>
        <w:top w:val="none" w:sz="0" w:space="0" w:color="auto"/>
        <w:left w:val="none" w:sz="0" w:space="0" w:color="auto"/>
        <w:bottom w:val="none" w:sz="0" w:space="0" w:color="auto"/>
        <w:right w:val="none" w:sz="0" w:space="0" w:color="auto"/>
      </w:divBdr>
    </w:div>
    <w:div w:id="1291670976">
      <w:marLeft w:val="640"/>
      <w:marRight w:val="0"/>
      <w:marTop w:val="0"/>
      <w:marBottom w:val="0"/>
      <w:divBdr>
        <w:top w:val="none" w:sz="0" w:space="0" w:color="auto"/>
        <w:left w:val="none" w:sz="0" w:space="0" w:color="auto"/>
        <w:bottom w:val="none" w:sz="0" w:space="0" w:color="auto"/>
        <w:right w:val="none" w:sz="0" w:space="0" w:color="auto"/>
      </w:divBdr>
    </w:div>
    <w:div w:id="1291739161">
      <w:marLeft w:val="640"/>
      <w:marRight w:val="0"/>
      <w:marTop w:val="0"/>
      <w:marBottom w:val="0"/>
      <w:divBdr>
        <w:top w:val="none" w:sz="0" w:space="0" w:color="auto"/>
        <w:left w:val="none" w:sz="0" w:space="0" w:color="auto"/>
        <w:bottom w:val="none" w:sz="0" w:space="0" w:color="auto"/>
        <w:right w:val="none" w:sz="0" w:space="0" w:color="auto"/>
      </w:divBdr>
    </w:div>
    <w:div w:id="1291865123">
      <w:marLeft w:val="640"/>
      <w:marRight w:val="0"/>
      <w:marTop w:val="0"/>
      <w:marBottom w:val="0"/>
      <w:divBdr>
        <w:top w:val="none" w:sz="0" w:space="0" w:color="auto"/>
        <w:left w:val="none" w:sz="0" w:space="0" w:color="auto"/>
        <w:bottom w:val="none" w:sz="0" w:space="0" w:color="auto"/>
        <w:right w:val="none" w:sz="0" w:space="0" w:color="auto"/>
      </w:divBdr>
    </w:div>
    <w:div w:id="1291982814">
      <w:marLeft w:val="640"/>
      <w:marRight w:val="0"/>
      <w:marTop w:val="0"/>
      <w:marBottom w:val="0"/>
      <w:divBdr>
        <w:top w:val="none" w:sz="0" w:space="0" w:color="auto"/>
        <w:left w:val="none" w:sz="0" w:space="0" w:color="auto"/>
        <w:bottom w:val="none" w:sz="0" w:space="0" w:color="auto"/>
        <w:right w:val="none" w:sz="0" w:space="0" w:color="auto"/>
      </w:divBdr>
    </w:div>
    <w:div w:id="1292008562">
      <w:marLeft w:val="640"/>
      <w:marRight w:val="0"/>
      <w:marTop w:val="0"/>
      <w:marBottom w:val="0"/>
      <w:divBdr>
        <w:top w:val="none" w:sz="0" w:space="0" w:color="auto"/>
        <w:left w:val="none" w:sz="0" w:space="0" w:color="auto"/>
        <w:bottom w:val="none" w:sz="0" w:space="0" w:color="auto"/>
        <w:right w:val="none" w:sz="0" w:space="0" w:color="auto"/>
      </w:divBdr>
    </w:div>
    <w:div w:id="1292051414">
      <w:marLeft w:val="640"/>
      <w:marRight w:val="0"/>
      <w:marTop w:val="0"/>
      <w:marBottom w:val="0"/>
      <w:divBdr>
        <w:top w:val="none" w:sz="0" w:space="0" w:color="auto"/>
        <w:left w:val="none" w:sz="0" w:space="0" w:color="auto"/>
        <w:bottom w:val="none" w:sz="0" w:space="0" w:color="auto"/>
        <w:right w:val="none" w:sz="0" w:space="0" w:color="auto"/>
      </w:divBdr>
    </w:div>
    <w:div w:id="1292052202">
      <w:marLeft w:val="640"/>
      <w:marRight w:val="0"/>
      <w:marTop w:val="0"/>
      <w:marBottom w:val="0"/>
      <w:divBdr>
        <w:top w:val="none" w:sz="0" w:space="0" w:color="auto"/>
        <w:left w:val="none" w:sz="0" w:space="0" w:color="auto"/>
        <w:bottom w:val="none" w:sz="0" w:space="0" w:color="auto"/>
        <w:right w:val="none" w:sz="0" w:space="0" w:color="auto"/>
      </w:divBdr>
    </w:div>
    <w:div w:id="1292132118">
      <w:marLeft w:val="640"/>
      <w:marRight w:val="0"/>
      <w:marTop w:val="0"/>
      <w:marBottom w:val="0"/>
      <w:divBdr>
        <w:top w:val="none" w:sz="0" w:space="0" w:color="auto"/>
        <w:left w:val="none" w:sz="0" w:space="0" w:color="auto"/>
        <w:bottom w:val="none" w:sz="0" w:space="0" w:color="auto"/>
        <w:right w:val="none" w:sz="0" w:space="0" w:color="auto"/>
      </w:divBdr>
    </w:div>
    <w:div w:id="1292173735">
      <w:marLeft w:val="640"/>
      <w:marRight w:val="0"/>
      <w:marTop w:val="0"/>
      <w:marBottom w:val="0"/>
      <w:divBdr>
        <w:top w:val="none" w:sz="0" w:space="0" w:color="auto"/>
        <w:left w:val="none" w:sz="0" w:space="0" w:color="auto"/>
        <w:bottom w:val="none" w:sz="0" w:space="0" w:color="auto"/>
        <w:right w:val="none" w:sz="0" w:space="0" w:color="auto"/>
      </w:divBdr>
    </w:div>
    <w:div w:id="1292244842">
      <w:marLeft w:val="640"/>
      <w:marRight w:val="0"/>
      <w:marTop w:val="0"/>
      <w:marBottom w:val="0"/>
      <w:divBdr>
        <w:top w:val="none" w:sz="0" w:space="0" w:color="auto"/>
        <w:left w:val="none" w:sz="0" w:space="0" w:color="auto"/>
        <w:bottom w:val="none" w:sz="0" w:space="0" w:color="auto"/>
        <w:right w:val="none" w:sz="0" w:space="0" w:color="auto"/>
      </w:divBdr>
    </w:div>
    <w:div w:id="1292247362">
      <w:marLeft w:val="640"/>
      <w:marRight w:val="0"/>
      <w:marTop w:val="0"/>
      <w:marBottom w:val="0"/>
      <w:divBdr>
        <w:top w:val="none" w:sz="0" w:space="0" w:color="auto"/>
        <w:left w:val="none" w:sz="0" w:space="0" w:color="auto"/>
        <w:bottom w:val="none" w:sz="0" w:space="0" w:color="auto"/>
        <w:right w:val="none" w:sz="0" w:space="0" w:color="auto"/>
      </w:divBdr>
    </w:div>
    <w:div w:id="1292397437">
      <w:marLeft w:val="640"/>
      <w:marRight w:val="0"/>
      <w:marTop w:val="0"/>
      <w:marBottom w:val="0"/>
      <w:divBdr>
        <w:top w:val="none" w:sz="0" w:space="0" w:color="auto"/>
        <w:left w:val="none" w:sz="0" w:space="0" w:color="auto"/>
        <w:bottom w:val="none" w:sz="0" w:space="0" w:color="auto"/>
        <w:right w:val="none" w:sz="0" w:space="0" w:color="auto"/>
      </w:divBdr>
    </w:div>
    <w:div w:id="1292513314">
      <w:marLeft w:val="640"/>
      <w:marRight w:val="0"/>
      <w:marTop w:val="0"/>
      <w:marBottom w:val="0"/>
      <w:divBdr>
        <w:top w:val="none" w:sz="0" w:space="0" w:color="auto"/>
        <w:left w:val="none" w:sz="0" w:space="0" w:color="auto"/>
        <w:bottom w:val="none" w:sz="0" w:space="0" w:color="auto"/>
        <w:right w:val="none" w:sz="0" w:space="0" w:color="auto"/>
      </w:divBdr>
    </w:div>
    <w:div w:id="1292514232">
      <w:marLeft w:val="640"/>
      <w:marRight w:val="0"/>
      <w:marTop w:val="0"/>
      <w:marBottom w:val="0"/>
      <w:divBdr>
        <w:top w:val="none" w:sz="0" w:space="0" w:color="auto"/>
        <w:left w:val="none" w:sz="0" w:space="0" w:color="auto"/>
        <w:bottom w:val="none" w:sz="0" w:space="0" w:color="auto"/>
        <w:right w:val="none" w:sz="0" w:space="0" w:color="auto"/>
      </w:divBdr>
    </w:div>
    <w:div w:id="1292519539">
      <w:marLeft w:val="640"/>
      <w:marRight w:val="0"/>
      <w:marTop w:val="0"/>
      <w:marBottom w:val="0"/>
      <w:divBdr>
        <w:top w:val="none" w:sz="0" w:space="0" w:color="auto"/>
        <w:left w:val="none" w:sz="0" w:space="0" w:color="auto"/>
        <w:bottom w:val="none" w:sz="0" w:space="0" w:color="auto"/>
        <w:right w:val="none" w:sz="0" w:space="0" w:color="auto"/>
      </w:divBdr>
    </w:div>
    <w:div w:id="1292588730">
      <w:marLeft w:val="640"/>
      <w:marRight w:val="0"/>
      <w:marTop w:val="0"/>
      <w:marBottom w:val="0"/>
      <w:divBdr>
        <w:top w:val="none" w:sz="0" w:space="0" w:color="auto"/>
        <w:left w:val="none" w:sz="0" w:space="0" w:color="auto"/>
        <w:bottom w:val="none" w:sz="0" w:space="0" w:color="auto"/>
        <w:right w:val="none" w:sz="0" w:space="0" w:color="auto"/>
      </w:divBdr>
    </w:div>
    <w:div w:id="1292594899">
      <w:marLeft w:val="640"/>
      <w:marRight w:val="0"/>
      <w:marTop w:val="0"/>
      <w:marBottom w:val="0"/>
      <w:divBdr>
        <w:top w:val="none" w:sz="0" w:space="0" w:color="auto"/>
        <w:left w:val="none" w:sz="0" w:space="0" w:color="auto"/>
        <w:bottom w:val="none" w:sz="0" w:space="0" w:color="auto"/>
        <w:right w:val="none" w:sz="0" w:space="0" w:color="auto"/>
      </w:divBdr>
    </w:div>
    <w:div w:id="1292714022">
      <w:marLeft w:val="640"/>
      <w:marRight w:val="0"/>
      <w:marTop w:val="0"/>
      <w:marBottom w:val="0"/>
      <w:divBdr>
        <w:top w:val="none" w:sz="0" w:space="0" w:color="auto"/>
        <w:left w:val="none" w:sz="0" w:space="0" w:color="auto"/>
        <w:bottom w:val="none" w:sz="0" w:space="0" w:color="auto"/>
        <w:right w:val="none" w:sz="0" w:space="0" w:color="auto"/>
      </w:divBdr>
    </w:div>
    <w:div w:id="1292783282">
      <w:marLeft w:val="640"/>
      <w:marRight w:val="0"/>
      <w:marTop w:val="0"/>
      <w:marBottom w:val="0"/>
      <w:divBdr>
        <w:top w:val="none" w:sz="0" w:space="0" w:color="auto"/>
        <w:left w:val="none" w:sz="0" w:space="0" w:color="auto"/>
        <w:bottom w:val="none" w:sz="0" w:space="0" w:color="auto"/>
        <w:right w:val="none" w:sz="0" w:space="0" w:color="auto"/>
      </w:divBdr>
    </w:div>
    <w:div w:id="1292832806">
      <w:marLeft w:val="640"/>
      <w:marRight w:val="0"/>
      <w:marTop w:val="0"/>
      <w:marBottom w:val="0"/>
      <w:divBdr>
        <w:top w:val="none" w:sz="0" w:space="0" w:color="auto"/>
        <w:left w:val="none" w:sz="0" w:space="0" w:color="auto"/>
        <w:bottom w:val="none" w:sz="0" w:space="0" w:color="auto"/>
        <w:right w:val="none" w:sz="0" w:space="0" w:color="auto"/>
      </w:divBdr>
    </w:div>
    <w:div w:id="1292905334">
      <w:marLeft w:val="640"/>
      <w:marRight w:val="0"/>
      <w:marTop w:val="0"/>
      <w:marBottom w:val="0"/>
      <w:divBdr>
        <w:top w:val="none" w:sz="0" w:space="0" w:color="auto"/>
        <w:left w:val="none" w:sz="0" w:space="0" w:color="auto"/>
        <w:bottom w:val="none" w:sz="0" w:space="0" w:color="auto"/>
        <w:right w:val="none" w:sz="0" w:space="0" w:color="auto"/>
      </w:divBdr>
    </w:div>
    <w:div w:id="1292907722">
      <w:marLeft w:val="640"/>
      <w:marRight w:val="0"/>
      <w:marTop w:val="0"/>
      <w:marBottom w:val="0"/>
      <w:divBdr>
        <w:top w:val="none" w:sz="0" w:space="0" w:color="auto"/>
        <w:left w:val="none" w:sz="0" w:space="0" w:color="auto"/>
        <w:bottom w:val="none" w:sz="0" w:space="0" w:color="auto"/>
        <w:right w:val="none" w:sz="0" w:space="0" w:color="auto"/>
      </w:divBdr>
    </w:div>
    <w:div w:id="1292979400">
      <w:marLeft w:val="640"/>
      <w:marRight w:val="0"/>
      <w:marTop w:val="0"/>
      <w:marBottom w:val="0"/>
      <w:divBdr>
        <w:top w:val="none" w:sz="0" w:space="0" w:color="auto"/>
        <w:left w:val="none" w:sz="0" w:space="0" w:color="auto"/>
        <w:bottom w:val="none" w:sz="0" w:space="0" w:color="auto"/>
        <w:right w:val="none" w:sz="0" w:space="0" w:color="auto"/>
      </w:divBdr>
    </w:div>
    <w:div w:id="1293055373">
      <w:marLeft w:val="640"/>
      <w:marRight w:val="0"/>
      <w:marTop w:val="0"/>
      <w:marBottom w:val="0"/>
      <w:divBdr>
        <w:top w:val="none" w:sz="0" w:space="0" w:color="auto"/>
        <w:left w:val="none" w:sz="0" w:space="0" w:color="auto"/>
        <w:bottom w:val="none" w:sz="0" w:space="0" w:color="auto"/>
        <w:right w:val="none" w:sz="0" w:space="0" w:color="auto"/>
      </w:divBdr>
    </w:div>
    <w:div w:id="1293099447">
      <w:marLeft w:val="640"/>
      <w:marRight w:val="0"/>
      <w:marTop w:val="0"/>
      <w:marBottom w:val="0"/>
      <w:divBdr>
        <w:top w:val="none" w:sz="0" w:space="0" w:color="auto"/>
        <w:left w:val="none" w:sz="0" w:space="0" w:color="auto"/>
        <w:bottom w:val="none" w:sz="0" w:space="0" w:color="auto"/>
        <w:right w:val="none" w:sz="0" w:space="0" w:color="auto"/>
      </w:divBdr>
    </w:div>
    <w:div w:id="1293171021">
      <w:marLeft w:val="640"/>
      <w:marRight w:val="0"/>
      <w:marTop w:val="0"/>
      <w:marBottom w:val="0"/>
      <w:divBdr>
        <w:top w:val="none" w:sz="0" w:space="0" w:color="auto"/>
        <w:left w:val="none" w:sz="0" w:space="0" w:color="auto"/>
        <w:bottom w:val="none" w:sz="0" w:space="0" w:color="auto"/>
        <w:right w:val="none" w:sz="0" w:space="0" w:color="auto"/>
      </w:divBdr>
    </w:div>
    <w:div w:id="1293172548">
      <w:marLeft w:val="640"/>
      <w:marRight w:val="0"/>
      <w:marTop w:val="0"/>
      <w:marBottom w:val="0"/>
      <w:divBdr>
        <w:top w:val="none" w:sz="0" w:space="0" w:color="auto"/>
        <w:left w:val="none" w:sz="0" w:space="0" w:color="auto"/>
        <w:bottom w:val="none" w:sz="0" w:space="0" w:color="auto"/>
        <w:right w:val="none" w:sz="0" w:space="0" w:color="auto"/>
      </w:divBdr>
    </w:div>
    <w:div w:id="1293173937">
      <w:marLeft w:val="640"/>
      <w:marRight w:val="0"/>
      <w:marTop w:val="0"/>
      <w:marBottom w:val="0"/>
      <w:divBdr>
        <w:top w:val="none" w:sz="0" w:space="0" w:color="auto"/>
        <w:left w:val="none" w:sz="0" w:space="0" w:color="auto"/>
        <w:bottom w:val="none" w:sz="0" w:space="0" w:color="auto"/>
        <w:right w:val="none" w:sz="0" w:space="0" w:color="auto"/>
      </w:divBdr>
    </w:div>
    <w:div w:id="1293287554">
      <w:marLeft w:val="640"/>
      <w:marRight w:val="0"/>
      <w:marTop w:val="0"/>
      <w:marBottom w:val="0"/>
      <w:divBdr>
        <w:top w:val="none" w:sz="0" w:space="0" w:color="auto"/>
        <w:left w:val="none" w:sz="0" w:space="0" w:color="auto"/>
        <w:bottom w:val="none" w:sz="0" w:space="0" w:color="auto"/>
        <w:right w:val="none" w:sz="0" w:space="0" w:color="auto"/>
      </w:divBdr>
    </w:div>
    <w:div w:id="1293287709">
      <w:marLeft w:val="640"/>
      <w:marRight w:val="0"/>
      <w:marTop w:val="0"/>
      <w:marBottom w:val="0"/>
      <w:divBdr>
        <w:top w:val="none" w:sz="0" w:space="0" w:color="auto"/>
        <w:left w:val="none" w:sz="0" w:space="0" w:color="auto"/>
        <w:bottom w:val="none" w:sz="0" w:space="0" w:color="auto"/>
        <w:right w:val="none" w:sz="0" w:space="0" w:color="auto"/>
      </w:divBdr>
    </w:div>
    <w:div w:id="1293364907">
      <w:marLeft w:val="640"/>
      <w:marRight w:val="0"/>
      <w:marTop w:val="0"/>
      <w:marBottom w:val="0"/>
      <w:divBdr>
        <w:top w:val="none" w:sz="0" w:space="0" w:color="auto"/>
        <w:left w:val="none" w:sz="0" w:space="0" w:color="auto"/>
        <w:bottom w:val="none" w:sz="0" w:space="0" w:color="auto"/>
        <w:right w:val="none" w:sz="0" w:space="0" w:color="auto"/>
      </w:divBdr>
    </w:div>
    <w:div w:id="1293370041">
      <w:marLeft w:val="640"/>
      <w:marRight w:val="0"/>
      <w:marTop w:val="0"/>
      <w:marBottom w:val="0"/>
      <w:divBdr>
        <w:top w:val="none" w:sz="0" w:space="0" w:color="auto"/>
        <w:left w:val="none" w:sz="0" w:space="0" w:color="auto"/>
        <w:bottom w:val="none" w:sz="0" w:space="0" w:color="auto"/>
        <w:right w:val="none" w:sz="0" w:space="0" w:color="auto"/>
      </w:divBdr>
    </w:div>
    <w:div w:id="1293632385">
      <w:marLeft w:val="640"/>
      <w:marRight w:val="0"/>
      <w:marTop w:val="0"/>
      <w:marBottom w:val="0"/>
      <w:divBdr>
        <w:top w:val="none" w:sz="0" w:space="0" w:color="auto"/>
        <w:left w:val="none" w:sz="0" w:space="0" w:color="auto"/>
        <w:bottom w:val="none" w:sz="0" w:space="0" w:color="auto"/>
        <w:right w:val="none" w:sz="0" w:space="0" w:color="auto"/>
      </w:divBdr>
    </w:div>
    <w:div w:id="1293681353">
      <w:marLeft w:val="640"/>
      <w:marRight w:val="0"/>
      <w:marTop w:val="0"/>
      <w:marBottom w:val="0"/>
      <w:divBdr>
        <w:top w:val="none" w:sz="0" w:space="0" w:color="auto"/>
        <w:left w:val="none" w:sz="0" w:space="0" w:color="auto"/>
        <w:bottom w:val="none" w:sz="0" w:space="0" w:color="auto"/>
        <w:right w:val="none" w:sz="0" w:space="0" w:color="auto"/>
      </w:divBdr>
    </w:div>
    <w:div w:id="1293824326">
      <w:marLeft w:val="640"/>
      <w:marRight w:val="0"/>
      <w:marTop w:val="0"/>
      <w:marBottom w:val="0"/>
      <w:divBdr>
        <w:top w:val="none" w:sz="0" w:space="0" w:color="auto"/>
        <w:left w:val="none" w:sz="0" w:space="0" w:color="auto"/>
        <w:bottom w:val="none" w:sz="0" w:space="0" w:color="auto"/>
        <w:right w:val="none" w:sz="0" w:space="0" w:color="auto"/>
      </w:divBdr>
    </w:div>
    <w:div w:id="1293831212">
      <w:marLeft w:val="640"/>
      <w:marRight w:val="0"/>
      <w:marTop w:val="0"/>
      <w:marBottom w:val="0"/>
      <w:divBdr>
        <w:top w:val="none" w:sz="0" w:space="0" w:color="auto"/>
        <w:left w:val="none" w:sz="0" w:space="0" w:color="auto"/>
        <w:bottom w:val="none" w:sz="0" w:space="0" w:color="auto"/>
        <w:right w:val="none" w:sz="0" w:space="0" w:color="auto"/>
      </w:divBdr>
    </w:div>
    <w:div w:id="1293902822">
      <w:marLeft w:val="640"/>
      <w:marRight w:val="0"/>
      <w:marTop w:val="0"/>
      <w:marBottom w:val="0"/>
      <w:divBdr>
        <w:top w:val="none" w:sz="0" w:space="0" w:color="auto"/>
        <w:left w:val="none" w:sz="0" w:space="0" w:color="auto"/>
        <w:bottom w:val="none" w:sz="0" w:space="0" w:color="auto"/>
        <w:right w:val="none" w:sz="0" w:space="0" w:color="auto"/>
      </w:divBdr>
    </w:div>
    <w:div w:id="1293974898">
      <w:marLeft w:val="640"/>
      <w:marRight w:val="0"/>
      <w:marTop w:val="0"/>
      <w:marBottom w:val="0"/>
      <w:divBdr>
        <w:top w:val="none" w:sz="0" w:space="0" w:color="auto"/>
        <w:left w:val="none" w:sz="0" w:space="0" w:color="auto"/>
        <w:bottom w:val="none" w:sz="0" w:space="0" w:color="auto"/>
        <w:right w:val="none" w:sz="0" w:space="0" w:color="auto"/>
      </w:divBdr>
    </w:div>
    <w:div w:id="1294209462">
      <w:marLeft w:val="640"/>
      <w:marRight w:val="0"/>
      <w:marTop w:val="0"/>
      <w:marBottom w:val="0"/>
      <w:divBdr>
        <w:top w:val="none" w:sz="0" w:space="0" w:color="auto"/>
        <w:left w:val="none" w:sz="0" w:space="0" w:color="auto"/>
        <w:bottom w:val="none" w:sz="0" w:space="0" w:color="auto"/>
        <w:right w:val="none" w:sz="0" w:space="0" w:color="auto"/>
      </w:divBdr>
    </w:div>
    <w:div w:id="1294292927">
      <w:marLeft w:val="640"/>
      <w:marRight w:val="0"/>
      <w:marTop w:val="0"/>
      <w:marBottom w:val="0"/>
      <w:divBdr>
        <w:top w:val="none" w:sz="0" w:space="0" w:color="auto"/>
        <w:left w:val="none" w:sz="0" w:space="0" w:color="auto"/>
        <w:bottom w:val="none" w:sz="0" w:space="0" w:color="auto"/>
        <w:right w:val="none" w:sz="0" w:space="0" w:color="auto"/>
      </w:divBdr>
    </w:div>
    <w:div w:id="1294364797">
      <w:marLeft w:val="640"/>
      <w:marRight w:val="0"/>
      <w:marTop w:val="0"/>
      <w:marBottom w:val="0"/>
      <w:divBdr>
        <w:top w:val="none" w:sz="0" w:space="0" w:color="auto"/>
        <w:left w:val="none" w:sz="0" w:space="0" w:color="auto"/>
        <w:bottom w:val="none" w:sz="0" w:space="0" w:color="auto"/>
        <w:right w:val="none" w:sz="0" w:space="0" w:color="auto"/>
      </w:divBdr>
    </w:div>
    <w:div w:id="1294598221">
      <w:marLeft w:val="640"/>
      <w:marRight w:val="0"/>
      <w:marTop w:val="0"/>
      <w:marBottom w:val="0"/>
      <w:divBdr>
        <w:top w:val="none" w:sz="0" w:space="0" w:color="auto"/>
        <w:left w:val="none" w:sz="0" w:space="0" w:color="auto"/>
        <w:bottom w:val="none" w:sz="0" w:space="0" w:color="auto"/>
        <w:right w:val="none" w:sz="0" w:space="0" w:color="auto"/>
      </w:divBdr>
    </w:div>
    <w:div w:id="1294604569">
      <w:marLeft w:val="640"/>
      <w:marRight w:val="0"/>
      <w:marTop w:val="0"/>
      <w:marBottom w:val="0"/>
      <w:divBdr>
        <w:top w:val="none" w:sz="0" w:space="0" w:color="auto"/>
        <w:left w:val="none" w:sz="0" w:space="0" w:color="auto"/>
        <w:bottom w:val="none" w:sz="0" w:space="0" w:color="auto"/>
        <w:right w:val="none" w:sz="0" w:space="0" w:color="auto"/>
      </w:divBdr>
    </w:div>
    <w:div w:id="1294630148">
      <w:marLeft w:val="640"/>
      <w:marRight w:val="0"/>
      <w:marTop w:val="0"/>
      <w:marBottom w:val="0"/>
      <w:divBdr>
        <w:top w:val="none" w:sz="0" w:space="0" w:color="auto"/>
        <w:left w:val="none" w:sz="0" w:space="0" w:color="auto"/>
        <w:bottom w:val="none" w:sz="0" w:space="0" w:color="auto"/>
        <w:right w:val="none" w:sz="0" w:space="0" w:color="auto"/>
      </w:divBdr>
    </w:div>
    <w:div w:id="1294747406">
      <w:marLeft w:val="640"/>
      <w:marRight w:val="0"/>
      <w:marTop w:val="0"/>
      <w:marBottom w:val="0"/>
      <w:divBdr>
        <w:top w:val="none" w:sz="0" w:space="0" w:color="auto"/>
        <w:left w:val="none" w:sz="0" w:space="0" w:color="auto"/>
        <w:bottom w:val="none" w:sz="0" w:space="0" w:color="auto"/>
        <w:right w:val="none" w:sz="0" w:space="0" w:color="auto"/>
      </w:divBdr>
    </w:div>
    <w:div w:id="1294822038">
      <w:marLeft w:val="640"/>
      <w:marRight w:val="0"/>
      <w:marTop w:val="0"/>
      <w:marBottom w:val="0"/>
      <w:divBdr>
        <w:top w:val="none" w:sz="0" w:space="0" w:color="auto"/>
        <w:left w:val="none" w:sz="0" w:space="0" w:color="auto"/>
        <w:bottom w:val="none" w:sz="0" w:space="0" w:color="auto"/>
        <w:right w:val="none" w:sz="0" w:space="0" w:color="auto"/>
      </w:divBdr>
    </w:div>
    <w:div w:id="1294865916">
      <w:marLeft w:val="640"/>
      <w:marRight w:val="0"/>
      <w:marTop w:val="0"/>
      <w:marBottom w:val="0"/>
      <w:divBdr>
        <w:top w:val="none" w:sz="0" w:space="0" w:color="auto"/>
        <w:left w:val="none" w:sz="0" w:space="0" w:color="auto"/>
        <w:bottom w:val="none" w:sz="0" w:space="0" w:color="auto"/>
        <w:right w:val="none" w:sz="0" w:space="0" w:color="auto"/>
      </w:divBdr>
    </w:div>
    <w:div w:id="1294867021">
      <w:marLeft w:val="640"/>
      <w:marRight w:val="0"/>
      <w:marTop w:val="0"/>
      <w:marBottom w:val="0"/>
      <w:divBdr>
        <w:top w:val="none" w:sz="0" w:space="0" w:color="auto"/>
        <w:left w:val="none" w:sz="0" w:space="0" w:color="auto"/>
        <w:bottom w:val="none" w:sz="0" w:space="0" w:color="auto"/>
        <w:right w:val="none" w:sz="0" w:space="0" w:color="auto"/>
      </w:divBdr>
    </w:div>
    <w:div w:id="1294944399">
      <w:marLeft w:val="640"/>
      <w:marRight w:val="0"/>
      <w:marTop w:val="0"/>
      <w:marBottom w:val="0"/>
      <w:divBdr>
        <w:top w:val="none" w:sz="0" w:space="0" w:color="auto"/>
        <w:left w:val="none" w:sz="0" w:space="0" w:color="auto"/>
        <w:bottom w:val="none" w:sz="0" w:space="0" w:color="auto"/>
        <w:right w:val="none" w:sz="0" w:space="0" w:color="auto"/>
      </w:divBdr>
    </w:div>
    <w:div w:id="1295022660">
      <w:marLeft w:val="640"/>
      <w:marRight w:val="0"/>
      <w:marTop w:val="0"/>
      <w:marBottom w:val="0"/>
      <w:divBdr>
        <w:top w:val="none" w:sz="0" w:space="0" w:color="auto"/>
        <w:left w:val="none" w:sz="0" w:space="0" w:color="auto"/>
        <w:bottom w:val="none" w:sz="0" w:space="0" w:color="auto"/>
        <w:right w:val="none" w:sz="0" w:space="0" w:color="auto"/>
      </w:divBdr>
    </w:div>
    <w:div w:id="1295067259">
      <w:marLeft w:val="640"/>
      <w:marRight w:val="0"/>
      <w:marTop w:val="0"/>
      <w:marBottom w:val="0"/>
      <w:divBdr>
        <w:top w:val="none" w:sz="0" w:space="0" w:color="auto"/>
        <w:left w:val="none" w:sz="0" w:space="0" w:color="auto"/>
        <w:bottom w:val="none" w:sz="0" w:space="0" w:color="auto"/>
        <w:right w:val="none" w:sz="0" w:space="0" w:color="auto"/>
      </w:divBdr>
    </w:div>
    <w:div w:id="1295138610">
      <w:marLeft w:val="640"/>
      <w:marRight w:val="0"/>
      <w:marTop w:val="0"/>
      <w:marBottom w:val="0"/>
      <w:divBdr>
        <w:top w:val="none" w:sz="0" w:space="0" w:color="auto"/>
        <w:left w:val="none" w:sz="0" w:space="0" w:color="auto"/>
        <w:bottom w:val="none" w:sz="0" w:space="0" w:color="auto"/>
        <w:right w:val="none" w:sz="0" w:space="0" w:color="auto"/>
      </w:divBdr>
    </w:div>
    <w:div w:id="1295215049">
      <w:marLeft w:val="640"/>
      <w:marRight w:val="0"/>
      <w:marTop w:val="0"/>
      <w:marBottom w:val="0"/>
      <w:divBdr>
        <w:top w:val="none" w:sz="0" w:space="0" w:color="auto"/>
        <w:left w:val="none" w:sz="0" w:space="0" w:color="auto"/>
        <w:bottom w:val="none" w:sz="0" w:space="0" w:color="auto"/>
        <w:right w:val="none" w:sz="0" w:space="0" w:color="auto"/>
      </w:divBdr>
    </w:div>
    <w:div w:id="1295326712">
      <w:marLeft w:val="640"/>
      <w:marRight w:val="0"/>
      <w:marTop w:val="0"/>
      <w:marBottom w:val="0"/>
      <w:divBdr>
        <w:top w:val="none" w:sz="0" w:space="0" w:color="auto"/>
        <w:left w:val="none" w:sz="0" w:space="0" w:color="auto"/>
        <w:bottom w:val="none" w:sz="0" w:space="0" w:color="auto"/>
        <w:right w:val="none" w:sz="0" w:space="0" w:color="auto"/>
      </w:divBdr>
    </w:div>
    <w:div w:id="1295452790">
      <w:marLeft w:val="640"/>
      <w:marRight w:val="0"/>
      <w:marTop w:val="0"/>
      <w:marBottom w:val="0"/>
      <w:divBdr>
        <w:top w:val="none" w:sz="0" w:space="0" w:color="auto"/>
        <w:left w:val="none" w:sz="0" w:space="0" w:color="auto"/>
        <w:bottom w:val="none" w:sz="0" w:space="0" w:color="auto"/>
        <w:right w:val="none" w:sz="0" w:space="0" w:color="auto"/>
      </w:divBdr>
    </w:div>
    <w:div w:id="1295647272">
      <w:marLeft w:val="640"/>
      <w:marRight w:val="0"/>
      <w:marTop w:val="0"/>
      <w:marBottom w:val="0"/>
      <w:divBdr>
        <w:top w:val="none" w:sz="0" w:space="0" w:color="auto"/>
        <w:left w:val="none" w:sz="0" w:space="0" w:color="auto"/>
        <w:bottom w:val="none" w:sz="0" w:space="0" w:color="auto"/>
        <w:right w:val="none" w:sz="0" w:space="0" w:color="auto"/>
      </w:divBdr>
    </w:div>
    <w:div w:id="1295986083">
      <w:marLeft w:val="640"/>
      <w:marRight w:val="0"/>
      <w:marTop w:val="0"/>
      <w:marBottom w:val="0"/>
      <w:divBdr>
        <w:top w:val="none" w:sz="0" w:space="0" w:color="auto"/>
        <w:left w:val="none" w:sz="0" w:space="0" w:color="auto"/>
        <w:bottom w:val="none" w:sz="0" w:space="0" w:color="auto"/>
        <w:right w:val="none" w:sz="0" w:space="0" w:color="auto"/>
      </w:divBdr>
    </w:div>
    <w:div w:id="1295990664">
      <w:marLeft w:val="640"/>
      <w:marRight w:val="0"/>
      <w:marTop w:val="0"/>
      <w:marBottom w:val="0"/>
      <w:divBdr>
        <w:top w:val="none" w:sz="0" w:space="0" w:color="auto"/>
        <w:left w:val="none" w:sz="0" w:space="0" w:color="auto"/>
        <w:bottom w:val="none" w:sz="0" w:space="0" w:color="auto"/>
        <w:right w:val="none" w:sz="0" w:space="0" w:color="auto"/>
      </w:divBdr>
    </w:div>
    <w:div w:id="1296062202">
      <w:marLeft w:val="640"/>
      <w:marRight w:val="0"/>
      <w:marTop w:val="0"/>
      <w:marBottom w:val="0"/>
      <w:divBdr>
        <w:top w:val="none" w:sz="0" w:space="0" w:color="auto"/>
        <w:left w:val="none" w:sz="0" w:space="0" w:color="auto"/>
        <w:bottom w:val="none" w:sz="0" w:space="0" w:color="auto"/>
        <w:right w:val="none" w:sz="0" w:space="0" w:color="auto"/>
      </w:divBdr>
    </w:div>
    <w:div w:id="1296175633">
      <w:marLeft w:val="640"/>
      <w:marRight w:val="0"/>
      <w:marTop w:val="0"/>
      <w:marBottom w:val="0"/>
      <w:divBdr>
        <w:top w:val="none" w:sz="0" w:space="0" w:color="auto"/>
        <w:left w:val="none" w:sz="0" w:space="0" w:color="auto"/>
        <w:bottom w:val="none" w:sz="0" w:space="0" w:color="auto"/>
        <w:right w:val="none" w:sz="0" w:space="0" w:color="auto"/>
      </w:divBdr>
    </w:div>
    <w:div w:id="1296176159">
      <w:marLeft w:val="640"/>
      <w:marRight w:val="0"/>
      <w:marTop w:val="0"/>
      <w:marBottom w:val="0"/>
      <w:divBdr>
        <w:top w:val="none" w:sz="0" w:space="0" w:color="auto"/>
        <w:left w:val="none" w:sz="0" w:space="0" w:color="auto"/>
        <w:bottom w:val="none" w:sz="0" w:space="0" w:color="auto"/>
        <w:right w:val="none" w:sz="0" w:space="0" w:color="auto"/>
      </w:divBdr>
    </w:div>
    <w:div w:id="1296177030">
      <w:marLeft w:val="640"/>
      <w:marRight w:val="0"/>
      <w:marTop w:val="0"/>
      <w:marBottom w:val="0"/>
      <w:divBdr>
        <w:top w:val="none" w:sz="0" w:space="0" w:color="auto"/>
        <w:left w:val="none" w:sz="0" w:space="0" w:color="auto"/>
        <w:bottom w:val="none" w:sz="0" w:space="0" w:color="auto"/>
        <w:right w:val="none" w:sz="0" w:space="0" w:color="auto"/>
      </w:divBdr>
    </w:div>
    <w:div w:id="1296177832">
      <w:marLeft w:val="640"/>
      <w:marRight w:val="0"/>
      <w:marTop w:val="0"/>
      <w:marBottom w:val="0"/>
      <w:divBdr>
        <w:top w:val="none" w:sz="0" w:space="0" w:color="auto"/>
        <w:left w:val="none" w:sz="0" w:space="0" w:color="auto"/>
        <w:bottom w:val="none" w:sz="0" w:space="0" w:color="auto"/>
        <w:right w:val="none" w:sz="0" w:space="0" w:color="auto"/>
      </w:divBdr>
    </w:div>
    <w:div w:id="1296373328">
      <w:marLeft w:val="640"/>
      <w:marRight w:val="0"/>
      <w:marTop w:val="0"/>
      <w:marBottom w:val="0"/>
      <w:divBdr>
        <w:top w:val="none" w:sz="0" w:space="0" w:color="auto"/>
        <w:left w:val="none" w:sz="0" w:space="0" w:color="auto"/>
        <w:bottom w:val="none" w:sz="0" w:space="0" w:color="auto"/>
        <w:right w:val="none" w:sz="0" w:space="0" w:color="auto"/>
      </w:divBdr>
    </w:div>
    <w:div w:id="1296450226">
      <w:marLeft w:val="640"/>
      <w:marRight w:val="0"/>
      <w:marTop w:val="0"/>
      <w:marBottom w:val="0"/>
      <w:divBdr>
        <w:top w:val="none" w:sz="0" w:space="0" w:color="auto"/>
        <w:left w:val="none" w:sz="0" w:space="0" w:color="auto"/>
        <w:bottom w:val="none" w:sz="0" w:space="0" w:color="auto"/>
        <w:right w:val="none" w:sz="0" w:space="0" w:color="auto"/>
      </w:divBdr>
    </w:div>
    <w:div w:id="1296452574">
      <w:bodyDiv w:val="1"/>
      <w:marLeft w:val="0"/>
      <w:marRight w:val="0"/>
      <w:marTop w:val="0"/>
      <w:marBottom w:val="0"/>
      <w:divBdr>
        <w:top w:val="none" w:sz="0" w:space="0" w:color="auto"/>
        <w:left w:val="none" w:sz="0" w:space="0" w:color="auto"/>
        <w:bottom w:val="none" w:sz="0" w:space="0" w:color="auto"/>
        <w:right w:val="none" w:sz="0" w:space="0" w:color="auto"/>
      </w:divBdr>
    </w:div>
    <w:div w:id="1296570236">
      <w:marLeft w:val="640"/>
      <w:marRight w:val="0"/>
      <w:marTop w:val="0"/>
      <w:marBottom w:val="0"/>
      <w:divBdr>
        <w:top w:val="none" w:sz="0" w:space="0" w:color="auto"/>
        <w:left w:val="none" w:sz="0" w:space="0" w:color="auto"/>
        <w:bottom w:val="none" w:sz="0" w:space="0" w:color="auto"/>
        <w:right w:val="none" w:sz="0" w:space="0" w:color="auto"/>
      </w:divBdr>
    </w:div>
    <w:div w:id="1296642873">
      <w:marLeft w:val="640"/>
      <w:marRight w:val="0"/>
      <w:marTop w:val="0"/>
      <w:marBottom w:val="0"/>
      <w:divBdr>
        <w:top w:val="none" w:sz="0" w:space="0" w:color="auto"/>
        <w:left w:val="none" w:sz="0" w:space="0" w:color="auto"/>
        <w:bottom w:val="none" w:sz="0" w:space="0" w:color="auto"/>
        <w:right w:val="none" w:sz="0" w:space="0" w:color="auto"/>
      </w:divBdr>
    </w:div>
    <w:div w:id="1296644835">
      <w:marLeft w:val="640"/>
      <w:marRight w:val="0"/>
      <w:marTop w:val="0"/>
      <w:marBottom w:val="0"/>
      <w:divBdr>
        <w:top w:val="none" w:sz="0" w:space="0" w:color="auto"/>
        <w:left w:val="none" w:sz="0" w:space="0" w:color="auto"/>
        <w:bottom w:val="none" w:sz="0" w:space="0" w:color="auto"/>
        <w:right w:val="none" w:sz="0" w:space="0" w:color="auto"/>
      </w:divBdr>
    </w:div>
    <w:div w:id="1296645184">
      <w:marLeft w:val="640"/>
      <w:marRight w:val="0"/>
      <w:marTop w:val="0"/>
      <w:marBottom w:val="0"/>
      <w:divBdr>
        <w:top w:val="none" w:sz="0" w:space="0" w:color="auto"/>
        <w:left w:val="none" w:sz="0" w:space="0" w:color="auto"/>
        <w:bottom w:val="none" w:sz="0" w:space="0" w:color="auto"/>
        <w:right w:val="none" w:sz="0" w:space="0" w:color="auto"/>
      </w:divBdr>
    </w:div>
    <w:div w:id="1296788616">
      <w:marLeft w:val="640"/>
      <w:marRight w:val="0"/>
      <w:marTop w:val="0"/>
      <w:marBottom w:val="0"/>
      <w:divBdr>
        <w:top w:val="none" w:sz="0" w:space="0" w:color="auto"/>
        <w:left w:val="none" w:sz="0" w:space="0" w:color="auto"/>
        <w:bottom w:val="none" w:sz="0" w:space="0" w:color="auto"/>
        <w:right w:val="none" w:sz="0" w:space="0" w:color="auto"/>
      </w:divBdr>
    </w:div>
    <w:div w:id="1296830396">
      <w:marLeft w:val="640"/>
      <w:marRight w:val="0"/>
      <w:marTop w:val="0"/>
      <w:marBottom w:val="0"/>
      <w:divBdr>
        <w:top w:val="none" w:sz="0" w:space="0" w:color="auto"/>
        <w:left w:val="none" w:sz="0" w:space="0" w:color="auto"/>
        <w:bottom w:val="none" w:sz="0" w:space="0" w:color="auto"/>
        <w:right w:val="none" w:sz="0" w:space="0" w:color="auto"/>
      </w:divBdr>
    </w:div>
    <w:div w:id="1296832257">
      <w:marLeft w:val="640"/>
      <w:marRight w:val="0"/>
      <w:marTop w:val="0"/>
      <w:marBottom w:val="0"/>
      <w:divBdr>
        <w:top w:val="none" w:sz="0" w:space="0" w:color="auto"/>
        <w:left w:val="none" w:sz="0" w:space="0" w:color="auto"/>
        <w:bottom w:val="none" w:sz="0" w:space="0" w:color="auto"/>
        <w:right w:val="none" w:sz="0" w:space="0" w:color="auto"/>
      </w:divBdr>
    </w:div>
    <w:div w:id="1297105853">
      <w:marLeft w:val="640"/>
      <w:marRight w:val="0"/>
      <w:marTop w:val="0"/>
      <w:marBottom w:val="0"/>
      <w:divBdr>
        <w:top w:val="none" w:sz="0" w:space="0" w:color="auto"/>
        <w:left w:val="none" w:sz="0" w:space="0" w:color="auto"/>
        <w:bottom w:val="none" w:sz="0" w:space="0" w:color="auto"/>
        <w:right w:val="none" w:sz="0" w:space="0" w:color="auto"/>
      </w:divBdr>
    </w:div>
    <w:div w:id="1297177466">
      <w:marLeft w:val="640"/>
      <w:marRight w:val="0"/>
      <w:marTop w:val="0"/>
      <w:marBottom w:val="0"/>
      <w:divBdr>
        <w:top w:val="none" w:sz="0" w:space="0" w:color="auto"/>
        <w:left w:val="none" w:sz="0" w:space="0" w:color="auto"/>
        <w:bottom w:val="none" w:sz="0" w:space="0" w:color="auto"/>
        <w:right w:val="none" w:sz="0" w:space="0" w:color="auto"/>
      </w:divBdr>
    </w:div>
    <w:div w:id="1297178559">
      <w:marLeft w:val="640"/>
      <w:marRight w:val="0"/>
      <w:marTop w:val="0"/>
      <w:marBottom w:val="0"/>
      <w:divBdr>
        <w:top w:val="none" w:sz="0" w:space="0" w:color="auto"/>
        <w:left w:val="none" w:sz="0" w:space="0" w:color="auto"/>
        <w:bottom w:val="none" w:sz="0" w:space="0" w:color="auto"/>
        <w:right w:val="none" w:sz="0" w:space="0" w:color="auto"/>
      </w:divBdr>
    </w:div>
    <w:div w:id="1297222270">
      <w:marLeft w:val="640"/>
      <w:marRight w:val="0"/>
      <w:marTop w:val="0"/>
      <w:marBottom w:val="0"/>
      <w:divBdr>
        <w:top w:val="none" w:sz="0" w:space="0" w:color="auto"/>
        <w:left w:val="none" w:sz="0" w:space="0" w:color="auto"/>
        <w:bottom w:val="none" w:sz="0" w:space="0" w:color="auto"/>
        <w:right w:val="none" w:sz="0" w:space="0" w:color="auto"/>
      </w:divBdr>
    </w:div>
    <w:div w:id="1297293790">
      <w:marLeft w:val="640"/>
      <w:marRight w:val="0"/>
      <w:marTop w:val="0"/>
      <w:marBottom w:val="0"/>
      <w:divBdr>
        <w:top w:val="none" w:sz="0" w:space="0" w:color="auto"/>
        <w:left w:val="none" w:sz="0" w:space="0" w:color="auto"/>
        <w:bottom w:val="none" w:sz="0" w:space="0" w:color="auto"/>
        <w:right w:val="none" w:sz="0" w:space="0" w:color="auto"/>
      </w:divBdr>
    </w:div>
    <w:div w:id="1297294420">
      <w:marLeft w:val="640"/>
      <w:marRight w:val="0"/>
      <w:marTop w:val="0"/>
      <w:marBottom w:val="0"/>
      <w:divBdr>
        <w:top w:val="none" w:sz="0" w:space="0" w:color="auto"/>
        <w:left w:val="none" w:sz="0" w:space="0" w:color="auto"/>
        <w:bottom w:val="none" w:sz="0" w:space="0" w:color="auto"/>
        <w:right w:val="none" w:sz="0" w:space="0" w:color="auto"/>
      </w:divBdr>
    </w:div>
    <w:div w:id="1297417128">
      <w:marLeft w:val="640"/>
      <w:marRight w:val="0"/>
      <w:marTop w:val="0"/>
      <w:marBottom w:val="0"/>
      <w:divBdr>
        <w:top w:val="none" w:sz="0" w:space="0" w:color="auto"/>
        <w:left w:val="none" w:sz="0" w:space="0" w:color="auto"/>
        <w:bottom w:val="none" w:sz="0" w:space="0" w:color="auto"/>
        <w:right w:val="none" w:sz="0" w:space="0" w:color="auto"/>
      </w:divBdr>
    </w:div>
    <w:div w:id="1297418942">
      <w:marLeft w:val="640"/>
      <w:marRight w:val="0"/>
      <w:marTop w:val="0"/>
      <w:marBottom w:val="0"/>
      <w:divBdr>
        <w:top w:val="none" w:sz="0" w:space="0" w:color="auto"/>
        <w:left w:val="none" w:sz="0" w:space="0" w:color="auto"/>
        <w:bottom w:val="none" w:sz="0" w:space="0" w:color="auto"/>
        <w:right w:val="none" w:sz="0" w:space="0" w:color="auto"/>
      </w:divBdr>
    </w:div>
    <w:div w:id="1297447341">
      <w:marLeft w:val="640"/>
      <w:marRight w:val="0"/>
      <w:marTop w:val="0"/>
      <w:marBottom w:val="0"/>
      <w:divBdr>
        <w:top w:val="none" w:sz="0" w:space="0" w:color="auto"/>
        <w:left w:val="none" w:sz="0" w:space="0" w:color="auto"/>
        <w:bottom w:val="none" w:sz="0" w:space="0" w:color="auto"/>
        <w:right w:val="none" w:sz="0" w:space="0" w:color="auto"/>
      </w:divBdr>
    </w:div>
    <w:div w:id="1297561852">
      <w:marLeft w:val="640"/>
      <w:marRight w:val="0"/>
      <w:marTop w:val="0"/>
      <w:marBottom w:val="0"/>
      <w:divBdr>
        <w:top w:val="none" w:sz="0" w:space="0" w:color="auto"/>
        <w:left w:val="none" w:sz="0" w:space="0" w:color="auto"/>
        <w:bottom w:val="none" w:sz="0" w:space="0" w:color="auto"/>
        <w:right w:val="none" w:sz="0" w:space="0" w:color="auto"/>
      </w:divBdr>
    </w:div>
    <w:div w:id="1297569429">
      <w:marLeft w:val="640"/>
      <w:marRight w:val="0"/>
      <w:marTop w:val="0"/>
      <w:marBottom w:val="0"/>
      <w:divBdr>
        <w:top w:val="none" w:sz="0" w:space="0" w:color="auto"/>
        <w:left w:val="none" w:sz="0" w:space="0" w:color="auto"/>
        <w:bottom w:val="none" w:sz="0" w:space="0" w:color="auto"/>
        <w:right w:val="none" w:sz="0" w:space="0" w:color="auto"/>
      </w:divBdr>
    </w:div>
    <w:div w:id="1297570050">
      <w:marLeft w:val="640"/>
      <w:marRight w:val="0"/>
      <w:marTop w:val="0"/>
      <w:marBottom w:val="0"/>
      <w:divBdr>
        <w:top w:val="none" w:sz="0" w:space="0" w:color="auto"/>
        <w:left w:val="none" w:sz="0" w:space="0" w:color="auto"/>
        <w:bottom w:val="none" w:sz="0" w:space="0" w:color="auto"/>
        <w:right w:val="none" w:sz="0" w:space="0" w:color="auto"/>
      </w:divBdr>
    </w:div>
    <w:div w:id="1297642449">
      <w:marLeft w:val="640"/>
      <w:marRight w:val="0"/>
      <w:marTop w:val="0"/>
      <w:marBottom w:val="0"/>
      <w:divBdr>
        <w:top w:val="none" w:sz="0" w:space="0" w:color="auto"/>
        <w:left w:val="none" w:sz="0" w:space="0" w:color="auto"/>
        <w:bottom w:val="none" w:sz="0" w:space="0" w:color="auto"/>
        <w:right w:val="none" w:sz="0" w:space="0" w:color="auto"/>
      </w:divBdr>
    </w:div>
    <w:div w:id="1297680520">
      <w:marLeft w:val="480"/>
      <w:marRight w:val="0"/>
      <w:marTop w:val="0"/>
      <w:marBottom w:val="0"/>
      <w:divBdr>
        <w:top w:val="none" w:sz="0" w:space="0" w:color="auto"/>
        <w:left w:val="none" w:sz="0" w:space="0" w:color="auto"/>
        <w:bottom w:val="none" w:sz="0" w:space="0" w:color="auto"/>
        <w:right w:val="none" w:sz="0" w:space="0" w:color="auto"/>
      </w:divBdr>
    </w:div>
    <w:div w:id="1297763879">
      <w:marLeft w:val="640"/>
      <w:marRight w:val="0"/>
      <w:marTop w:val="0"/>
      <w:marBottom w:val="0"/>
      <w:divBdr>
        <w:top w:val="none" w:sz="0" w:space="0" w:color="auto"/>
        <w:left w:val="none" w:sz="0" w:space="0" w:color="auto"/>
        <w:bottom w:val="none" w:sz="0" w:space="0" w:color="auto"/>
        <w:right w:val="none" w:sz="0" w:space="0" w:color="auto"/>
      </w:divBdr>
    </w:div>
    <w:div w:id="1297829692">
      <w:marLeft w:val="640"/>
      <w:marRight w:val="0"/>
      <w:marTop w:val="0"/>
      <w:marBottom w:val="0"/>
      <w:divBdr>
        <w:top w:val="none" w:sz="0" w:space="0" w:color="auto"/>
        <w:left w:val="none" w:sz="0" w:space="0" w:color="auto"/>
        <w:bottom w:val="none" w:sz="0" w:space="0" w:color="auto"/>
        <w:right w:val="none" w:sz="0" w:space="0" w:color="auto"/>
      </w:divBdr>
    </w:div>
    <w:div w:id="1297953690">
      <w:marLeft w:val="640"/>
      <w:marRight w:val="0"/>
      <w:marTop w:val="0"/>
      <w:marBottom w:val="0"/>
      <w:divBdr>
        <w:top w:val="none" w:sz="0" w:space="0" w:color="auto"/>
        <w:left w:val="none" w:sz="0" w:space="0" w:color="auto"/>
        <w:bottom w:val="none" w:sz="0" w:space="0" w:color="auto"/>
        <w:right w:val="none" w:sz="0" w:space="0" w:color="auto"/>
      </w:divBdr>
    </w:div>
    <w:div w:id="1297953729">
      <w:marLeft w:val="640"/>
      <w:marRight w:val="0"/>
      <w:marTop w:val="0"/>
      <w:marBottom w:val="0"/>
      <w:divBdr>
        <w:top w:val="none" w:sz="0" w:space="0" w:color="auto"/>
        <w:left w:val="none" w:sz="0" w:space="0" w:color="auto"/>
        <w:bottom w:val="none" w:sz="0" w:space="0" w:color="auto"/>
        <w:right w:val="none" w:sz="0" w:space="0" w:color="auto"/>
      </w:divBdr>
    </w:div>
    <w:div w:id="1298027137">
      <w:marLeft w:val="640"/>
      <w:marRight w:val="0"/>
      <w:marTop w:val="0"/>
      <w:marBottom w:val="0"/>
      <w:divBdr>
        <w:top w:val="none" w:sz="0" w:space="0" w:color="auto"/>
        <w:left w:val="none" w:sz="0" w:space="0" w:color="auto"/>
        <w:bottom w:val="none" w:sz="0" w:space="0" w:color="auto"/>
        <w:right w:val="none" w:sz="0" w:space="0" w:color="auto"/>
      </w:divBdr>
    </w:div>
    <w:div w:id="1298073718">
      <w:marLeft w:val="640"/>
      <w:marRight w:val="0"/>
      <w:marTop w:val="0"/>
      <w:marBottom w:val="0"/>
      <w:divBdr>
        <w:top w:val="none" w:sz="0" w:space="0" w:color="auto"/>
        <w:left w:val="none" w:sz="0" w:space="0" w:color="auto"/>
        <w:bottom w:val="none" w:sz="0" w:space="0" w:color="auto"/>
        <w:right w:val="none" w:sz="0" w:space="0" w:color="auto"/>
      </w:divBdr>
    </w:div>
    <w:div w:id="1298143210">
      <w:marLeft w:val="640"/>
      <w:marRight w:val="0"/>
      <w:marTop w:val="0"/>
      <w:marBottom w:val="0"/>
      <w:divBdr>
        <w:top w:val="none" w:sz="0" w:space="0" w:color="auto"/>
        <w:left w:val="none" w:sz="0" w:space="0" w:color="auto"/>
        <w:bottom w:val="none" w:sz="0" w:space="0" w:color="auto"/>
        <w:right w:val="none" w:sz="0" w:space="0" w:color="auto"/>
      </w:divBdr>
    </w:div>
    <w:div w:id="1298293208">
      <w:marLeft w:val="640"/>
      <w:marRight w:val="0"/>
      <w:marTop w:val="0"/>
      <w:marBottom w:val="0"/>
      <w:divBdr>
        <w:top w:val="none" w:sz="0" w:space="0" w:color="auto"/>
        <w:left w:val="none" w:sz="0" w:space="0" w:color="auto"/>
        <w:bottom w:val="none" w:sz="0" w:space="0" w:color="auto"/>
        <w:right w:val="none" w:sz="0" w:space="0" w:color="auto"/>
      </w:divBdr>
    </w:div>
    <w:div w:id="1298296280">
      <w:marLeft w:val="640"/>
      <w:marRight w:val="0"/>
      <w:marTop w:val="0"/>
      <w:marBottom w:val="0"/>
      <w:divBdr>
        <w:top w:val="none" w:sz="0" w:space="0" w:color="auto"/>
        <w:left w:val="none" w:sz="0" w:space="0" w:color="auto"/>
        <w:bottom w:val="none" w:sz="0" w:space="0" w:color="auto"/>
        <w:right w:val="none" w:sz="0" w:space="0" w:color="auto"/>
      </w:divBdr>
    </w:div>
    <w:div w:id="1298300652">
      <w:marLeft w:val="640"/>
      <w:marRight w:val="0"/>
      <w:marTop w:val="0"/>
      <w:marBottom w:val="0"/>
      <w:divBdr>
        <w:top w:val="none" w:sz="0" w:space="0" w:color="auto"/>
        <w:left w:val="none" w:sz="0" w:space="0" w:color="auto"/>
        <w:bottom w:val="none" w:sz="0" w:space="0" w:color="auto"/>
        <w:right w:val="none" w:sz="0" w:space="0" w:color="auto"/>
      </w:divBdr>
    </w:div>
    <w:div w:id="1298334700">
      <w:marLeft w:val="640"/>
      <w:marRight w:val="0"/>
      <w:marTop w:val="0"/>
      <w:marBottom w:val="0"/>
      <w:divBdr>
        <w:top w:val="none" w:sz="0" w:space="0" w:color="auto"/>
        <w:left w:val="none" w:sz="0" w:space="0" w:color="auto"/>
        <w:bottom w:val="none" w:sz="0" w:space="0" w:color="auto"/>
        <w:right w:val="none" w:sz="0" w:space="0" w:color="auto"/>
      </w:divBdr>
    </w:div>
    <w:div w:id="1298335296">
      <w:marLeft w:val="640"/>
      <w:marRight w:val="0"/>
      <w:marTop w:val="0"/>
      <w:marBottom w:val="0"/>
      <w:divBdr>
        <w:top w:val="none" w:sz="0" w:space="0" w:color="auto"/>
        <w:left w:val="none" w:sz="0" w:space="0" w:color="auto"/>
        <w:bottom w:val="none" w:sz="0" w:space="0" w:color="auto"/>
        <w:right w:val="none" w:sz="0" w:space="0" w:color="auto"/>
      </w:divBdr>
    </w:div>
    <w:div w:id="1298410353">
      <w:marLeft w:val="640"/>
      <w:marRight w:val="0"/>
      <w:marTop w:val="0"/>
      <w:marBottom w:val="0"/>
      <w:divBdr>
        <w:top w:val="none" w:sz="0" w:space="0" w:color="auto"/>
        <w:left w:val="none" w:sz="0" w:space="0" w:color="auto"/>
        <w:bottom w:val="none" w:sz="0" w:space="0" w:color="auto"/>
        <w:right w:val="none" w:sz="0" w:space="0" w:color="auto"/>
      </w:divBdr>
    </w:div>
    <w:div w:id="1298485069">
      <w:marLeft w:val="640"/>
      <w:marRight w:val="0"/>
      <w:marTop w:val="0"/>
      <w:marBottom w:val="0"/>
      <w:divBdr>
        <w:top w:val="none" w:sz="0" w:space="0" w:color="auto"/>
        <w:left w:val="none" w:sz="0" w:space="0" w:color="auto"/>
        <w:bottom w:val="none" w:sz="0" w:space="0" w:color="auto"/>
        <w:right w:val="none" w:sz="0" w:space="0" w:color="auto"/>
      </w:divBdr>
    </w:div>
    <w:div w:id="1298487715">
      <w:marLeft w:val="640"/>
      <w:marRight w:val="0"/>
      <w:marTop w:val="0"/>
      <w:marBottom w:val="0"/>
      <w:divBdr>
        <w:top w:val="none" w:sz="0" w:space="0" w:color="auto"/>
        <w:left w:val="none" w:sz="0" w:space="0" w:color="auto"/>
        <w:bottom w:val="none" w:sz="0" w:space="0" w:color="auto"/>
        <w:right w:val="none" w:sz="0" w:space="0" w:color="auto"/>
      </w:divBdr>
    </w:div>
    <w:div w:id="1298561251">
      <w:marLeft w:val="640"/>
      <w:marRight w:val="0"/>
      <w:marTop w:val="0"/>
      <w:marBottom w:val="0"/>
      <w:divBdr>
        <w:top w:val="none" w:sz="0" w:space="0" w:color="auto"/>
        <w:left w:val="none" w:sz="0" w:space="0" w:color="auto"/>
        <w:bottom w:val="none" w:sz="0" w:space="0" w:color="auto"/>
        <w:right w:val="none" w:sz="0" w:space="0" w:color="auto"/>
      </w:divBdr>
    </w:div>
    <w:div w:id="1298605126">
      <w:marLeft w:val="640"/>
      <w:marRight w:val="0"/>
      <w:marTop w:val="0"/>
      <w:marBottom w:val="0"/>
      <w:divBdr>
        <w:top w:val="none" w:sz="0" w:space="0" w:color="auto"/>
        <w:left w:val="none" w:sz="0" w:space="0" w:color="auto"/>
        <w:bottom w:val="none" w:sz="0" w:space="0" w:color="auto"/>
        <w:right w:val="none" w:sz="0" w:space="0" w:color="auto"/>
      </w:divBdr>
    </w:div>
    <w:div w:id="1298608603">
      <w:marLeft w:val="640"/>
      <w:marRight w:val="0"/>
      <w:marTop w:val="0"/>
      <w:marBottom w:val="0"/>
      <w:divBdr>
        <w:top w:val="none" w:sz="0" w:space="0" w:color="auto"/>
        <w:left w:val="none" w:sz="0" w:space="0" w:color="auto"/>
        <w:bottom w:val="none" w:sz="0" w:space="0" w:color="auto"/>
        <w:right w:val="none" w:sz="0" w:space="0" w:color="auto"/>
      </w:divBdr>
    </w:div>
    <w:div w:id="1298610737">
      <w:marLeft w:val="640"/>
      <w:marRight w:val="0"/>
      <w:marTop w:val="0"/>
      <w:marBottom w:val="0"/>
      <w:divBdr>
        <w:top w:val="none" w:sz="0" w:space="0" w:color="auto"/>
        <w:left w:val="none" w:sz="0" w:space="0" w:color="auto"/>
        <w:bottom w:val="none" w:sz="0" w:space="0" w:color="auto"/>
        <w:right w:val="none" w:sz="0" w:space="0" w:color="auto"/>
      </w:divBdr>
    </w:div>
    <w:div w:id="1298612083">
      <w:marLeft w:val="640"/>
      <w:marRight w:val="0"/>
      <w:marTop w:val="0"/>
      <w:marBottom w:val="0"/>
      <w:divBdr>
        <w:top w:val="none" w:sz="0" w:space="0" w:color="auto"/>
        <w:left w:val="none" w:sz="0" w:space="0" w:color="auto"/>
        <w:bottom w:val="none" w:sz="0" w:space="0" w:color="auto"/>
        <w:right w:val="none" w:sz="0" w:space="0" w:color="auto"/>
      </w:divBdr>
    </w:div>
    <w:div w:id="1298681017">
      <w:marLeft w:val="640"/>
      <w:marRight w:val="0"/>
      <w:marTop w:val="0"/>
      <w:marBottom w:val="0"/>
      <w:divBdr>
        <w:top w:val="none" w:sz="0" w:space="0" w:color="auto"/>
        <w:left w:val="none" w:sz="0" w:space="0" w:color="auto"/>
        <w:bottom w:val="none" w:sz="0" w:space="0" w:color="auto"/>
        <w:right w:val="none" w:sz="0" w:space="0" w:color="auto"/>
      </w:divBdr>
    </w:div>
    <w:div w:id="1298686598">
      <w:marLeft w:val="640"/>
      <w:marRight w:val="0"/>
      <w:marTop w:val="0"/>
      <w:marBottom w:val="0"/>
      <w:divBdr>
        <w:top w:val="none" w:sz="0" w:space="0" w:color="auto"/>
        <w:left w:val="none" w:sz="0" w:space="0" w:color="auto"/>
        <w:bottom w:val="none" w:sz="0" w:space="0" w:color="auto"/>
        <w:right w:val="none" w:sz="0" w:space="0" w:color="auto"/>
      </w:divBdr>
    </w:div>
    <w:div w:id="1298686788">
      <w:marLeft w:val="640"/>
      <w:marRight w:val="0"/>
      <w:marTop w:val="0"/>
      <w:marBottom w:val="0"/>
      <w:divBdr>
        <w:top w:val="none" w:sz="0" w:space="0" w:color="auto"/>
        <w:left w:val="none" w:sz="0" w:space="0" w:color="auto"/>
        <w:bottom w:val="none" w:sz="0" w:space="0" w:color="auto"/>
        <w:right w:val="none" w:sz="0" w:space="0" w:color="auto"/>
      </w:divBdr>
    </w:div>
    <w:div w:id="1298797458">
      <w:marLeft w:val="640"/>
      <w:marRight w:val="0"/>
      <w:marTop w:val="0"/>
      <w:marBottom w:val="0"/>
      <w:divBdr>
        <w:top w:val="none" w:sz="0" w:space="0" w:color="auto"/>
        <w:left w:val="none" w:sz="0" w:space="0" w:color="auto"/>
        <w:bottom w:val="none" w:sz="0" w:space="0" w:color="auto"/>
        <w:right w:val="none" w:sz="0" w:space="0" w:color="auto"/>
      </w:divBdr>
    </w:div>
    <w:div w:id="1298802474">
      <w:marLeft w:val="640"/>
      <w:marRight w:val="0"/>
      <w:marTop w:val="0"/>
      <w:marBottom w:val="0"/>
      <w:divBdr>
        <w:top w:val="none" w:sz="0" w:space="0" w:color="auto"/>
        <w:left w:val="none" w:sz="0" w:space="0" w:color="auto"/>
        <w:bottom w:val="none" w:sz="0" w:space="0" w:color="auto"/>
        <w:right w:val="none" w:sz="0" w:space="0" w:color="auto"/>
      </w:divBdr>
    </w:div>
    <w:div w:id="1298955799">
      <w:marLeft w:val="640"/>
      <w:marRight w:val="0"/>
      <w:marTop w:val="0"/>
      <w:marBottom w:val="0"/>
      <w:divBdr>
        <w:top w:val="none" w:sz="0" w:space="0" w:color="auto"/>
        <w:left w:val="none" w:sz="0" w:space="0" w:color="auto"/>
        <w:bottom w:val="none" w:sz="0" w:space="0" w:color="auto"/>
        <w:right w:val="none" w:sz="0" w:space="0" w:color="auto"/>
      </w:divBdr>
    </w:div>
    <w:div w:id="1298990632">
      <w:marLeft w:val="640"/>
      <w:marRight w:val="0"/>
      <w:marTop w:val="0"/>
      <w:marBottom w:val="0"/>
      <w:divBdr>
        <w:top w:val="none" w:sz="0" w:space="0" w:color="auto"/>
        <w:left w:val="none" w:sz="0" w:space="0" w:color="auto"/>
        <w:bottom w:val="none" w:sz="0" w:space="0" w:color="auto"/>
        <w:right w:val="none" w:sz="0" w:space="0" w:color="auto"/>
      </w:divBdr>
    </w:div>
    <w:div w:id="1298995494">
      <w:marLeft w:val="640"/>
      <w:marRight w:val="0"/>
      <w:marTop w:val="0"/>
      <w:marBottom w:val="0"/>
      <w:divBdr>
        <w:top w:val="none" w:sz="0" w:space="0" w:color="auto"/>
        <w:left w:val="none" w:sz="0" w:space="0" w:color="auto"/>
        <w:bottom w:val="none" w:sz="0" w:space="0" w:color="auto"/>
        <w:right w:val="none" w:sz="0" w:space="0" w:color="auto"/>
      </w:divBdr>
    </w:div>
    <w:div w:id="1299143506">
      <w:marLeft w:val="640"/>
      <w:marRight w:val="0"/>
      <w:marTop w:val="0"/>
      <w:marBottom w:val="0"/>
      <w:divBdr>
        <w:top w:val="none" w:sz="0" w:space="0" w:color="auto"/>
        <w:left w:val="none" w:sz="0" w:space="0" w:color="auto"/>
        <w:bottom w:val="none" w:sz="0" w:space="0" w:color="auto"/>
        <w:right w:val="none" w:sz="0" w:space="0" w:color="auto"/>
      </w:divBdr>
    </w:div>
    <w:div w:id="1299216154">
      <w:marLeft w:val="640"/>
      <w:marRight w:val="0"/>
      <w:marTop w:val="0"/>
      <w:marBottom w:val="0"/>
      <w:divBdr>
        <w:top w:val="none" w:sz="0" w:space="0" w:color="auto"/>
        <w:left w:val="none" w:sz="0" w:space="0" w:color="auto"/>
        <w:bottom w:val="none" w:sz="0" w:space="0" w:color="auto"/>
        <w:right w:val="none" w:sz="0" w:space="0" w:color="auto"/>
      </w:divBdr>
    </w:div>
    <w:div w:id="1299258210">
      <w:marLeft w:val="640"/>
      <w:marRight w:val="0"/>
      <w:marTop w:val="0"/>
      <w:marBottom w:val="0"/>
      <w:divBdr>
        <w:top w:val="none" w:sz="0" w:space="0" w:color="auto"/>
        <w:left w:val="none" w:sz="0" w:space="0" w:color="auto"/>
        <w:bottom w:val="none" w:sz="0" w:space="0" w:color="auto"/>
        <w:right w:val="none" w:sz="0" w:space="0" w:color="auto"/>
      </w:divBdr>
    </w:div>
    <w:div w:id="1299262575">
      <w:marLeft w:val="640"/>
      <w:marRight w:val="0"/>
      <w:marTop w:val="0"/>
      <w:marBottom w:val="0"/>
      <w:divBdr>
        <w:top w:val="none" w:sz="0" w:space="0" w:color="auto"/>
        <w:left w:val="none" w:sz="0" w:space="0" w:color="auto"/>
        <w:bottom w:val="none" w:sz="0" w:space="0" w:color="auto"/>
        <w:right w:val="none" w:sz="0" w:space="0" w:color="auto"/>
      </w:divBdr>
    </w:div>
    <w:div w:id="1299262644">
      <w:marLeft w:val="640"/>
      <w:marRight w:val="0"/>
      <w:marTop w:val="0"/>
      <w:marBottom w:val="0"/>
      <w:divBdr>
        <w:top w:val="none" w:sz="0" w:space="0" w:color="auto"/>
        <w:left w:val="none" w:sz="0" w:space="0" w:color="auto"/>
        <w:bottom w:val="none" w:sz="0" w:space="0" w:color="auto"/>
        <w:right w:val="none" w:sz="0" w:space="0" w:color="auto"/>
      </w:divBdr>
    </w:div>
    <w:div w:id="1299265788">
      <w:marLeft w:val="640"/>
      <w:marRight w:val="0"/>
      <w:marTop w:val="0"/>
      <w:marBottom w:val="0"/>
      <w:divBdr>
        <w:top w:val="none" w:sz="0" w:space="0" w:color="auto"/>
        <w:left w:val="none" w:sz="0" w:space="0" w:color="auto"/>
        <w:bottom w:val="none" w:sz="0" w:space="0" w:color="auto"/>
        <w:right w:val="none" w:sz="0" w:space="0" w:color="auto"/>
      </w:divBdr>
    </w:div>
    <w:div w:id="1299340331">
      <w:marLeft w:val="640"/>
      <w:marRight w:val="0"/>
      <w:marTop w:val="0"/>
      <w:marBottom w:val="0"/>
      <w:divBdr>
        <w:top w:val="none" w:sz="0" w:space="0" w:color="auto"/>
        <w:left w:val="none" w:sz="0" w:space="0" w:color="auto"/>
        <w:bottom w:val="none" w:sz="0" w:space="0" w:color="auto"/>
        <w:right w:val="none" w:sz="0" w:space="0" w:color="auto"/>
      </w:divBdr>
    </w:div>
    <w:div w:id="1299385038">
      <w:marLeft w:val="640"/>
      <w:marRight w:val="0"/>
      <w:marTop w:val="0"/>
      <w:marBottom w:val="0"/>
      <w:divBdr>
        <w:top w:val="none" w:sz="0" w:space="0" w:color="auto"/>
        <w:left w:val="none" w:sz="0" w:space="0" w:color="auto"/>
        <w:bottom w:val="none" w:sz="0" w:space="0" w:color="auto"/>
        <w:right w:val="none" w:sz="0" w:space="0" w:color="auto"/>
      </w:divBdr>
    </w:div>
    <w:div w:id="1299453369">
      <w:marLeft w:val="640"/>
      <w:marRight w:val="0"/>
      <w:marTop w:val="0"/>
      <w:marBottom w:val="0"/>
      <w:divBdr>
        <w:top w:val="none" w:sz="0" w:space="0" w:color="auto"/>
        <w:left w:val="none" w:sz="0" w:space="0" w:color="auto"/>
        <w:bottom w:val="none" w:sz="0" w:space="0" w:color="auto"/>
        <w:right w:val="none" w:sz="0" w:space="0" w:color="auto"/>
      </w:divBdr>
    </w:div>
    <w:div w:id="1299606271">
      <w:marLeft w:val="640"/>
      <w:marRight w:val="0"/>
      <w:marTop w:val="0"/>
      <w:marBottom w:val="0"/>
      <w:divBdr>
        <w:top w:val="none" w:sz="0" w:space="0" w:color="auto"/>
        <w:left w:val="none" w:sz="0" w:space="0" w:color="auto"/>
        <w:bottom w:val="none" w:sz="0" w:space="0" w:color="auto"/>
        <w:right w:val="none" w:sz="0" w:space="0" w:color="auto"/>
      </w:divBdr>
    </w:div>
    <w:div w:id="1299646233">
      <w:marLeft w:val="640"/>
      <w:marRight w:val="0"/>
      <w:marTop w:val="0"/>
      <w:marBottom w:val="0"/>
      <w:divBdr>
        <w:top w:val="none" w:sz="0" w:space="0" w:color="auto"/>
        <w:left w:val="none" w:sz="0" w:space="0" w:color="auto"/>
        <w:bottom w:val="none" w:sz="0" w:space="0" w:color="auto"/>
        <w:right w:val="none" w:sz="0" w:space="0" w:color="auto"/>
      </w:divBdr>
    </w:div>
    <w:div w:id="1299649841">
      <w:marLeft w:val="640"/>
      <w:marRight w:val="0"/>
      <w:marTop w:val="0"/>
      <w:marBottom w:val="0"/>
      <w:divBdr>
        <w:top w:val="none" w:sz="0" w:space="0" w:color="auto"/>
        <w:left w:val="none" w:sz="0" w:space="0" w:color="auto"/>
        <w:bottom w:val="none" w:sz="0" w:space="0" w:color="auto"/>
        <w:right w:val="none" w:sz="0" w:space="0" w:color="auto"/>
      </w:divBdr>
    </w:div>
    <w:div w:id="1299651899">
      <w:marLeft w:val="640"/>
      <w:marRight w:val="0"/>
      <w:marTop w:val="0"/>
      <w:marBottom w:val="0"/>
      <w:divBdr>
        <w:top w:val="none" w:sz="0" w:space="0" w:color="auto"/>
        <w:left w:val="none" w:sz="0" w:space="0" w:color="auto"/>
        <w:bottom w:val="none" w:sz="0" w:space="0" w:color="auto"/>
        <w:right w:val="none" w:sz="0" w:space="0" w:color="auto"/>
      </w:divBdr>
    </w:div>
    <w:div w:id="1299723123">
      <w:marLeft w:val="640"/>
      <w:marRight w:val="0"/>
      <w:marTop w:val="0"/>
      <w:marBottom w:val="0"/>
      <w:divBdr>
        <w:top w:val="none" w:sz="0" w:space="0" w:color="auto"/>
        <w:left w:val="none" w:sz="0" w:space="0" w:color="auto"/>
        <w:bottom w:val="none" w:sz="0" w:space="0" w:color="auto"/>
        <w:right w:val="none" w:sz="0" w:space="0" w:color="auto"/>
      </w:divBdr>
    </w:div>
    <w:div w:id="1299801706">
      <w:marLeft w:val="640"/>
      <w:marRight w:val="0"/>
      <w:marTop w:val="0"/>
      <w:marBottom w:val="0"/>
      <w:divBdr>
        <w:top w:val="none" w:sz="0" w:space="0" w:color="auto"/>
        <w:left w:val="none" w:sz="0" w:space="0" w:color="auto"/>
        <w:bottom w:val="none" w:sz="0" w:space="0" w:color="auto"/>
        <w:right w:val="none" w:sz="0" w:space="0" w:color="auto"/>
      </w:divBdr>
    </w:div>
    <w:div w:id="1300038770">
      <w:marLeft w:val="640"/>
      <w:marRight w:val="0"/>
      <w:marTop w:val="0"/>
      <w:marBottom w:val="0"/>
      <w:divBdr>
        <w:top w:val="none" w:sz="0" w:space="0" w:color="auto"/>
        <w:left w:val="none" w:sz="0" w:space="0" w:color="auto"/>
        <w:bottom w:val="none" w:sz="0" w:space="0" w:color="auto"/>
        <w:right w:val="none" w:sz="0" w:space="0" w:color="auto"/>
      </w:divBdr>
    </w:div>
    <w:div w:id="1300069235">
      <w:marLeft w:val="640"/>
      <w:marRight w:val="0"/>
      <w:marTop w:val="0"/>
      <w:marBottom w:val="0"/>
      <w:divBdr>
        <w:top w:val="none" w:sz="0" w:space="0" w:color="auto"/>
        <w:left w:val="none" w:sz="0" w:space="0" w:color="auto"/>
        <w:bottom w:val="none" w:sz="0" w:space="0" w:color="auto"/>
        <w:right w:val="none" w:sz="0" w:space="0" w:color="auto"/>
      </w:divBdr>
    </w:div>
    <w:div w:id="1300108276">
      <w:marLeft w:val="640"/>
      <w:marRight w:val="0"/>
      <w:marTop w:val="0"/>
      <w:marBottom w:val="0"/>
      <w:divBdr>
        <w:top w:val="none" w:sz="0" w:space="0" w:color="auto"/>
        <w:left w:val="none" w:sz="0" w:space="0" w:color="auto"/>
        <w:bottom w:val="none" w:sz="0" w:space="0" w:color="auto"/>
        <w:right w:val="none" w:sz="0" w:space="0" w:color="auto"/>
      </w:divBdr>
    </w:div>
    <w:div w:id="1300109630">
      <w:marLeft w:val="640"/>
      <w:marRight w:val="0"/>
      <w:marTop w:val="0"/>
      <w:marBottom w:val="0"/>
      <w:divBdr>
        <w:top w:val="none" w:sz="0" w:space="0" w:color="auto"/>
        <w:left w:val="none" w:sz="0" w:space="0" w:color="auto"/>
        <w:bottom w:val="none" w:sz="0" w:space="0" w:color="auto"/>
        <w:right w:val="none" w:sz="0" w:space="0" w:color="auto"/>
      </w:divBdr>
    </w:div>
    <w:div w:id="1300113263">
      <w:marLeft w:val="640"/>
      <w:marRight w:val="0"/>
      <w:marTop w:val="0"/>
      <w:marBottom w:val="0"/>
      <w:divBdr>
        <w:top w:val="none" w:sz="0" w:space="0" w:color="auto"/>
        <w:left w:val="none" w:sz="0" w:space="0" w:color="auto"/>
        <w:bottom w:val="none" w:sz="0" w:space="0" w:color="auto"/>
        <w:right w:val="none" w:sz="0" w:space="0" w:color="auto"/>
      </w:divBdr>
    </w:div>
    <w:div w:id="1300186616">
      <w:marLeft w:val="640"/>
      <w:marRight w:val="0"/>
      <w:marTop w:val="0"/>
      <w:marBottom w:val="0"/>
      <w:divBdr>
        <w:top w:val="none" w:sz="0" w:space="0" w:color="auto"/>
        <w:left w:val="none" w:sz="0" w:space="0" w:color="auto"/>
        <w:bottom w:val="none" w:sz="0" w:space="0" w:color="auto"/>
        <w:right w:val="none" w:sz="0" w:space="0" w:color="auto"/>
      </w:divBdr>
    </w:div>
    <w:div w:id="1300190796">
      <w:marLeft w:val="640"/>
      <w:marRight w:val="0"/>
      <w:marTop w:val="0"/>
      <w:marBottom w:val="0"/>
      <w:divBdr>
        <w:top w:val="none" w:sz="0" w:space="0" w:color="auto"/>
        <w:left w:val="none" w:sz="0" w:space="0" w:color="auto"/>
        <w:bottom w:val="none" w:sz="0" w:space="0" w:color="auto"/>
        <w:right w:val="none" w:sz="0" w:space="0" w:color="auto"/>
      </w:divBdr>
    </w:div>
    <w:div w:id="1300259380">
      <w:bodyDiv w:val="1"/>
      <w:marLeft w:val="0"/>
      <w:marRight w:val="0"/>
      <w:marTop w:val="0"/>
      <w:marBottom w:val="0"/>
      <w:divBdr>
        <w:top w:val="none" w:sz="0" w:space="0" w:color="auto"/>
        <w:left w:val="none" w:sz="0" w:space="0" w:color="auto"/>
        <w:bottom w:val="none" w:sz="0" w:space="0" w:color="auto"/>
        <w:right w:val="none" w:sz="0" w:space="0" w:color="auto"/>
      </w:divBdr>
      <w:divsChild>
        <w:div w:id="17513692">
          <w:marLeft w:val="640"/>
          <w:marRight w:val="0"/>
          <w:marTop w:val="0"/>
          <w:marBottom w:val="0"/>
          <w:divBdr>
            <w:top w:val="none" w:sz="0" w:space="0" w:color="auto"/>
            <w:left w:val="none" w:sz="0" w:space="0" w:color="auto"/>
            <w:bottom w:val="none" w:sz="0" w:space="0" w:color="auto"/>
            <w:right w:val="none" w:sz="0" w:space="0" w:color="auto"/>
          </w:divBdr>
        </w:div>
        <w:div w:id="64380434">
          <w:marLeft w:val="640"/>
          <w:marRight w:val="0"/>
          <w:marTop w:val="0"/>
          <w:marBottom w:val="0"/>
          <w:divBdr>
            <w:top w:val="none" w:sz="0" w:space="0" w:color="auto"/>
            <w:left w:val="none" w:sz="0" w:space="0" w:color="auto"/>
            <w:bottom w:val="none" w:sz="0" w:space="0" w:color="auto"/>
            <w:right w:val="none" w:sz="0" w:space="0" w:color="auto"/>
          </w:divBdr>
        </w:div>
        <w:div w:id="160699705">
          <w:marLeft w:val="640"/>
          <w:marRight w:val="0"/>
          <w:marTop w:val="0"/>
          <w:marBottom w:val="0"/>
          <w:divBdr>
            <w:top w:val="none" w:sz="0" w:space="0" w:color="auto"/>
            <w:left w:val="none" w:sz="0" w:space="0" w:color="auto"/>
            <w:bottom w:val="none" w:sz="0" w:space="0" w:color="auto"/>
            <w:right w:val="none" w:sz="0" w:space="0" w:color="auto"/>
          </w:divBdr>
        </w:div>
        <w:div w:id="293677977">
          <w:marLeft w:val="640"/>
          <w:marRight w:val="0"/>
          <w:marTop w:val="0"/>
          <w:marBottom w:val="0"/>
          <w:divBdr>
            <w:top w:val="none" w:sz="0" w:space="0" w:color="auto"/>
            <w:left w:val="none" w:sz="0" w:space="0" w:color="auto"/>
            <w:bottom w:val="none" w:sz="0" w:space="0" w:color="auto"/>
            <w:right w:val="none" w:sz="0" w:space="0" w:color="auto"/>
          </w:divBdr>
        </w:div>
        <w:div w:id="339699962">
          <w:marLeft w:val="640"/>
          <w:marRight w:val="0"/>
          <w:marTop w:val="0"/>
          <w:marBottom w:val="0"/>
          <w:divBdr>
            <w:top w:val="none" w:sz="0" w:space="0" w:color="auto"/>
            <w:left w:val="none" w:sz="0" w:space="0" w:color="auto"/>
            <w:bottom w:val="none" w:sz="0" w:space="0" w:color="auto"/>
            <w:right w:val="none" w:sz="0" w:space="0" w:color="auto"/>
          </w:divBdr>
        </w:div>
        <w:div w:id="343096104">
          <w:marLeft w:val="640"/>
          <w:marRight w:val="0"/>
          <w:marTop w:val="0"/>
          <w:marBottom w:val="0"/>
          <w:divBdr>
            <w:top w:val="none" w:sz="0" w:space="0" w:color="auto"/>
            <w:left w:val="none" w:sz="0" w:space="0" w:color="auto"/>
            <w:bottom w:val="none" w:sz="0" w:space="0" w:color="auto"/>
            <w:right w:val="none" w:sz="0" w:space="0" w:color="auto"/>
          </w:divBdr>
        </w:div>
        <w:div w:id="375082914">
          <w:marLeft w:val="640"/>
          <w:marRight w:val="0"/>
          <w:marTop w:val="0"/>
          <w:marBottom w:val="0"/>
          <w:divBdr>
            <w:top w:val="none" w:sz="0" w:space="0" w:color="auto"/>
            <w:left w:val="none" w:sz="0" w:space="0" w:color="auto"/>
            <w:bottom w:val="none" w:sz="0" w:space="0" w:color="auto"/>
            <w:right w:val="none" w:sz="0" w:space="0" w:color="auto"/>
          </w:divBdr>
        </w:div>
        <w:div w:id="404113338">
          <w:marLeft w:val="640"/>
          <w:marRight w:val="0"/>
          <w:marTop w:val="0"/>
          <w:marBottom w:val="0"/>
          <w:divBdr>
            <w:top w:val="none" w:sz="0" w:space="0" w:color="auto"/>
            <w:left w:val="none" w:sz="0" w:space="0" w:color="auto"/>
            <w:bottom w:val="none" w:sz="0" w:space="0" w:color="auto"/>
            <w:right w:val="none" w:sz="0" w:space="0" w:color="auto"/>
          </w:divBdr>
        </w:div>
        <w:div w:id="422146302">
          <w:marLeft w:val="640"/>
          <w:marRight w:val="0"/>
          <w:marTop w:val="0"/>
          <w:marBottom w:val="0"/>
          <w:divBdr>
            <w:top w:val="none" w:sz="0" w:space="0" w:color="auto"/>
            <w:left w:val="none" w:sz="0" w:space="0" w:color="auto"/>
            <w:bottom w:val="none" w:sz="0" w:space="0" w:color="auto"/>
            <w:right w:val="none" w:sz="0" w:space="0" w:color="auto"/>
          </w:divBdr>
        </w:div>
        <w:div w:id="460461575">
          <w:marLeft w:val="640"/>
          <w:marRight w:val="0"/>
          <w:marTop w:val="0"/>
          <w:marBottom w:val="0"/>
          <w:divBdr>
            <w:top w:val="none" w:sz="0" w:space="0" w:color="auto"/>
            <w:left w:val="none" w:sz="0" w:space="0" w:color="auto"/>
            <w:bottom w:val="none" w:sz="0" w:space="0" w:color="auto"/>
            <w:right w:val="none" w:sz="0" w:space="0" w:color="auto"/>
          </w:divBdr>
        </w:div>
        <w:div w:id="477497411">
          <w:marLeft w:val="640"/>
          <w:marRight w:val="0"/>
          <w:marTop w:val="0"/>
          <w:marBottom w:val="0"/>
          <w:divBdr>
            <w:top w:val="none" w:sz="0" w:space="0" w:color="auto"/>
            <w:left w:val="none" w:sz="0" w:space="0" w:color="auto"/>
            <w:bottom w:val="none" w:sz="0" w:space="0" w:color="auto"/>
            <w:right w:val="none" w:sz="0" w:space="0" w:color="auto"/>
          </w:divBdr>
        </w:div>
        <w:div w:id="576669185">
          <w:marLeft w:val="640"/>
          <w:marRight w:val="0"/>
          <w:marTop w:val="0"/>
          <w:marBottom w:val="0"/>
          <w:divBdr>
            <w:top w:val="none" w:sz="0" w:space="0" w:color="auto"/>
            <w:left w:val="none" w:sz="0" w:space="0" w:color="auto"/>
            <w:bottom w:val="none" w:sz="0" w:space="0" w:color="auto"/>
            <w:right w:val="none" w:sz="0" w:space="0" w:color="auto"/>
          </w:divBdr>
        </w:div>
        <w:div w:id="678894734">
          <w:marLeft w:val="640"/>
          <w:marRight w:val="0"/>
          <w:marTop w:val="0"/>
          <w:marBottom w:val="0"/>
          <w:divBdr>
            <w:top w:val="none" w:sz="0" w:space="0" w:color="auto"/>
            <w:left w:val="none" w:sz="0" w:space="0" w:color="auto"/>
            <w:bottom w:val="none" w:sz="0" w:space="0" w:color="auto"/>
            <w:right w:val="none" w:sz="0" w:space="0" w:color="auto"/>
          </w:divBdr>
        </w:div>
        <w:div w:id="697045349">
          <w:marLeft w:val="640"/>
          <w:marRight w:val="0"/>
          <w:marTop w:val="0"/>
          <w:marBottom w:val="0"/>
          <w:divBdr>
            <w:top w:val="none" w:sz="0" w:space="0" w:color="auto"/>
            <w:left w:val="none" w:sz="0" w:space="0" w:color="auto"/>
            <w:bottom w:val="none" w:sz="0" w:space="0" w:color="auto"/>
            <w:right w:val="none" w:sz="0" w:space="0" w:color="auto"/>
          </w:divBdr>
        </w:div>
        <w:div w:id="765270163">
          <w:marLeft w:val="640"/>
          <w:marRight w:val="0"/>
          <w:marTop w:val="0"/>
          <w:marBottom w:val="0"/>
          <w:divBdr>
            <w:top w:val="none" w:sz="0" w:space="0" w:color="auto"/>
            <w:left w:val="none" w:sz="0" w:space="0" w:color="auto"/>
            <w:bottom w:val="none" w:sz="0" w:space="0" w:color="auto"/>
            <w:right w:val="none" w:sz="0" w:space="0" w:color="auto"/>
          </w:divBdr>
        </w:div>
        <w:div w:id="766391741">
          <w:marLeft w:val="640"/>
          <w:marRight w:val="0"/>
          <w:marTop w:val="0"/>
          <w:marBottom w:val="0"/>
          <w:divBdr>
            <w:top w:val="none" w:sz="0" w:space="0" w:color="auto"/>
            <w:left w:val="none" w:sz="0" w:space="0" w:color="auto"/>
            <w:bottom w:val="none" w:sz="0" w:space="0" w:color="auto"/>
            <w:right w:val="none" w:sz="0" w:space="0" w:color="auto"/>
          </w:divBdr>
        </w:div>
        <w:div w:id="797072480">
          <w:marLeft w:val="640"/>
          <w:marRight w:val="0"/>
          <w:marTop w:val="0"/>
          <w:marBottom w:val="0"/>
          <w:divBdr>
            <w:top w:val="none" w:sz="0" w:space="0" w:color="auto"/>
            <w:left w:val="none" w:sz="0" w:space="0" w:color="auto"/>
            <w:bottom w:val="none" w:sz="0" w:space="0" w:color="auto"/>
            <w:right w:val="none" w:sz="0" w:space="0" w:color="auto"/>
          </w:divBdr>
        </w:div>
        <w:div w:id="827674429">
          <w:marLeft w:val="640"/>
          <w:marRight w:val="0"/>
          <w:marTop w:val="0"/>
          <w:marBottom w:val="0"/>
          <w:divBdr>
            <w:top w:val="none" w:sz="0" w:space="0" w:color="auto"/>
            <w:left w:val="none" w:sz="0" w:space="0" w:color="auto"/>
            <w:bottom w:val="none" w:sz="0" w:space="0" w:color="auto"/>
            <w:right w:val="none" w:sz="0" w:space="0" w:color="auto"/>
          </w:divBdr>
        </w:div>
        <w:div w:id="833107509">
          <w:marLeft w:val="640"/>
          <w:marRight w:val="0"/>
          <w:marTop w:val="0"/>
          <w:marBottom w:val="0"/>
          <w:divBdr>
            <w:top w:val="none" w:sz="0" w:space="0" w:color="auto"/>
            <w:left w:val="none" w:sz="0" w:space="0" w:color="auto"/>
            <w:bottom w:val="none" w:sz="0" w:space="0" w:color="auto"/>
            <w:right w:val="none" w:sz="0" w:space="0" w:color="auto"/>
          </w:divBdr>
        </w:div>
        <w:div w:id="839200381">
          <w:marLeft w:val="640"/>
          <w:marRight w:val="0"/>
          <w:marTop w:val="0"/>
          <w:marBottom w:val="0"/>
          <w:divBdr>
            <w:top w:val="none" w:sz="0" w:space="0" w:color="auto"/>
            <w:left w:val="none" w:sz="0" w:space="0" w:color="auto"/>
            <w:bottom w:val="none" w:sz="0" w:space="0" w:color="auto"/>
            <w:right w:val="none" w:sz="0" w:space="0" w:color="auto"/>
          </w:divBdr>
        </w:div>
        <w:div w:id="854225242">
          <w:marLeft w:val="640"/>
          <w:marRight w:val="0"/>
          <w:marTop w:val="0"/>
          <w:marBottom w:val="0"/>
          <w:divBdr>
            <w:top w:val="none" w:sz="0" w:space="0" w:color="auto"/>
            <w:left w:val="none" w:sz="0" w:space="0" w:color="auto"/>
            <w:bottom w:val="none" w:sz="0" w:space="0" w:color="auto"/>
            <w:right w:val="none" w:sz="0" w:space="0" w:color="auto"/>
          </w:divBdr>
        </w:div>
        <w:div w:id="952252891">
          <w:marLeft w:val="640"/>
          <w:marRight w:val="0"/>
          <w:marTop w:val="0"/>
          <w:marBottom w:val="0"/>
          <w:divBdr>
            <w:top w:val="none" w:sz="0" w:space="0" w:color="auto"/>
            <w:left w:val="none" w:sz="0" w:space="0" w:color="auto"/>
            <w:bottom w:val="none" w:sz="0" w:space="0" w:color="auto"/>
            <w:right w:val="none" w:sz="0" w:space="0" w:color="auto"/>
          </w:divBdr>
        </w:div>
        <w:div w:id="969938212">
          <w:marLeft w:val="640"/>
          <w:marRight w:val="0"/>
          <w:marTop w:val="0"/>
          <w:marBottom w:val="0"/>
          <w:divBdr>
            <w:top w:val="none" w:sz="0" w:space="0" w:color="auto"/>
            <w:left w:val="none" w:sz="0" w:space="0" w:color="auto"/>
            <w:bottom w:val="none" w:sz="0" w:space="0" w:color="auto"/>
            <w:right w:val="none" w:sz="0" w:space="0" w:color="auto"/>
          </w:divBdr>
        </w:div>
        <w:div w:id="1003584305">
          <w:marLeft w:val="640"/>
          <w:marRight w:val="0"/>
          <w:marTop w:val="0"/>
          <w:marBottom w:val="0"/>
          <w:divBdr>
            <w:top w:val="none" w:sz="0" w:space="0" w:color="auto"/>
            <w:left w:val="none" w:sz="0" w:space="0" w:color="auto"/>
            <w:bottom w:val="none" w:sz="0" w:space="0" w:color="auto"/>
            <w:right w:val="none" w:sz="0" w:space="0" w:color="auto"/>
          </w:divBdr>
        </w:div>
        <w:div w:id="1031996558">
          <w:marLeft w:val="640"/>
          <w:marRight w:val="0"/>
          <w:marTop w:val="0"/>
          <w:marBottom w:val="0"/>
          <w:divBdr>
            <w:top w:val="none" w:sz="0" w:space="0" w:color="auto"/>
            <w:left w:val="none" w:sz="0" w:space="0" w:color="auto"/>
            <w:bottom w:val="none" w:sz="0" w:space="0" w:color="auto"/>
            <w:right w:val="none" w:sz="0" w:space="0" w:color="auto"/>
          </w:divBdr>
        </w:div>
        <w:div w:id="1147821524">
          <w:marLeft w:val="640"/>
          <w:marRight w:val="0"/>
          <w:marTop w:val="0"/>
          <w:marBottom w:val="0"/>
          <w:divBdr>
            <w:top w:val="none" w:sz="0" w:space="0" w:color="auto"/>
            <w:left w:val="none" w:sz="0" w:space="0" w:color="auto"/>
            <w:bottom w:val="none" w:sz="0" w:space="0" w:color="auto"/>
            <w:right w:val="none" w:sz="0" w:space="0" w:color="auto"/>
          </w:divBdr>
        </w:div>
        <w:div w:id="1162504706">
          <w:marLeft w:val="640"/>
          <w:marRight w:val="0"/>
          <w:marTop w:val="0"/>
          <w:marBottom w:val="0"/>
          <w:divBdr>
            <w:top w:val="none" w:sz="0" w:space="0" w:color="auto"/>
            <w:left w:val="none" w:sz="0" w:space="0" w:color="auto"/>
            <w:bottom w:val="none" w:sz="0" w:space="0" w:color="auto"/>
            <w:right w:val="none" w:sz="0" w:space="0" w:color="auto"/>
          </w:divBdr>
        </w:div>
        <w:div w:id="1230849304">
          <w:marLeft w:val="640"/>
          <w:marRight w:val="0"/>
          <w:marTop w:val="0"/>
          <w:marBottom w:val="0"/>
          <w:divBdr>
            <w:top w:val="none" w:sz="0" w:space="0" w:color="auto"/>
            <w:left w:val="none" w:sz="0" w:space="0" w:color="auto"/>
            <w:bottom w:val="none" w:sz="0" w:space="0" w:color="auto"/>
            <w:right w:val="none" w:sz="0" w:space="0" w:color="auto"/>
          </w:divBdr>
        </w:div>
        <w:div w:id="1249848851">
          <w:marLeft w:val="640"/>
          <w:marRight w:val="0"/>
          <w:marTop w:val="0"/>
          <w:marBottom w:val="0"/>
          <w:divBdr>
            <w:top w:val="none" w:sz="0" w:space="0" w:color="auto"/>
            <w:left w:val="none" w:sz="0" w:space="0" w:color="auto"/>
            <w:bottom w:val="none" w:sz="0" w:space="0" w:color="auto"/>
            <w:right w:val="none" w:sz="0" w:space="0" w:color="auto"/>
          </w:divBdr>
        </w:div>
        <w:div w:id="1258321987">
          <w:marLeft w:val="640"/>
          <w:marRight w:val="0"/>
          <w:marTop w:val="0"/>
          <w:marBottom w:val="0"/>
          <w:divBdr>
            <w:top w:val="none" w:sz="0" w:space="0" w:color="auto"/>
            <w:left w:val="none" w:sz="0" w:space="0" w:color="auto"/>
            <w:bottom w:val="none" w:sz="0" w:space="0" w:color="auto"/>
            <w:right w:val="none" w:sz="0" w:space="0" w:color="auto"/>
          </w:divBdr>
        </w:div>
        <w:div w:id="1371222665">
          <w:marLeft w:val="640"/>
          <w:marRight w:val="0"/>
          <w:marTop w:val="0"/>
          <w:marBottom w:val="0"/>
          <w:divBdr>
            <w:top w:val="none" w:sz="0" w:space="0" w:color="auto"/>
            <w:left w:val="none" w:sz="0" w:space="0" w:color="auto"/>
            <w:bottom w:val="none" w:sz="0" w:space="0" w:color="auto"/>
            <w:right w:val="none" w:sz="0" w:space="0" w:color="auto"/>
          </w:divBdr>
        </w:div>
        <w:div w:id="1514684611">
          <w:marLeft w:val="640"/>
          <w:marRight w:val="0"/>
          <w:marTop w:val="0"/>
          <w:marBottom w:val="0"/>
          <w:divBdr>
            <w:top w:val="none" w:sz="0" w:space="0" w:color="auto"/>
            <w:left w:val="none" w:sz="0" w:space="0" w:color="auto"/>
            <w:bottom w:val="none" w:sz="0" w:space="0" w:color="auto"/>
            <w:right w:val="none" w:sz="0" w:space="0" w:color="auto"/>
          </w:divBdr>
        </w:div>
        <w:div w:id="1561941516">
          <w:marLeft w:val="640"/>
          <w:marRight w:val="0"/>
          <w:marTop w:val="0"/>
          <w:marBottom w:val="0"/>
          <w:divBdr>
            <w:top w:val="none" w:sz="0" w:space="0" w:color="auto"/>
            <w:left w:val="none" w:sz="0" w:space="0" w:color="auto"/>
            <w:bottom w:val="none" w:sz="0" w:space="0" w:color="auto"/>
            <w:right w:val="none" w:sz="0" w:space="0" w:color="auto"/>
          </w:divBdr>
        </w:div>
        <w:div w:id="1605309062">
          <w:marLeft w:val="640"/>
          <w:marRight w:val="0"/>
          <w:marTop w:val="0"/>
          <w:marBottom w:val="0"/>
          <w:divBdr>
            <w:top w:val="none" w:sz="0" w:space="0" w:color="auto"/>
            <w:left w:val="none" w:sz="0" w:space="0" w:color="auto"/>
            <w:bottom w:val="none" w:sz="0" w:space="0" w:color="auto"/>
            <w:right w:val="none" w:sz="0" w:space="0" w:color="auto"/>
          </w:divBdr>
        </w:div>
      </w:divsChild>
    </w:div>
    <w:div w:id="1300264057">
      <w:marLeft w:val="640"/>
      <w:marRight w:val="0"/>
      <w:marTop w:val="0"/>
      <w:marBottom w:val="0"/>
      <w:divBdr>
        <w:top w:val="none" w:sz="0" w:space="0" w:color="auto"/>
        <w:left w:val="none" w:sz="0" w:space="0" w:color="auto"/>
        <w:bottom w:val="none" w:sz="0" w:space="0" w:color="auto"/>
        <w:right w:val="none" w:sz="0" w:space="0" w:color="auto"/>
      </w:divBdr>
    </w:div>
    <w:div w:id="1300304610">
      <w:marLeft w:val="640"/>
      <w:marRight w:val="0"/>
      <w:marTop w:val="0"/>
      <w:marBottom w:val="0"/>
      <w:divBdr>
        <w:top w:val="none" w:sz="0" w:space="0" w:color="auto"/>
        <w:left w:val="none" w:sz="0" w:space="0" w:color="auto"/>
        <w:bottom w:val="none" w:sz="0" w:space="0" w:color="auto"/>
        <w:right w:val="none" w:sz="0" w:space="0" w:color="auto"/>
      </w:divBdr>
    </w:div>
    <w:div w:id="1300451302">
      <w:marLeft w:val="640"/>
      <w:marRight w:val="0"/>
      <w:marTop w:val="0"/>
      <w:marBottom w:val="0"/>
      <w:divBdr>
        <w:top w:val="none" w:sz="0" w:space="0" w:color="auto"/>
        <w:left w:val="none" w:sz="0" w:space="0" w:color="auto"/>
        <w:bottom w:val="none" w:sz="0" w:space="0" w:color="auto"/>
        <w:right w:val="none" w:sz="0" w:space="0" w:color="auto"/>
      </w:divBdr>
    </w:div>
    <w:div w:id="1300452698">
      <w:marLeft w:val="640"/>
      <w:marRight w:val="0"/>
      <w:marTop w:val="0"/>
      <w:marBottom w:val="0"/>
      <w:divBdr>
        <w:top w:val="none" w:sz="0" w:space="0" w:color="auto"/>
        <w:left w:val="none" w:sz="0" w:space="0" w:color="auto"/>
        <w:bottom w:val="none" w:sz="0" w:space="0" w:color="auto"/>
        <w:right w:val="none" w:sz="0" w:space="0" w:color="auto"/>
      </w:divBdr>
    </w:div>
    <w:div w:id="1300452923">
      <w:marLeft w:val="640"/>
      <w:marRight w:val="0"/>
      <w:marTop w:val="0"/>
      <w:marBottom w:val="0"/>
      <w:divBdr>
        <w:top w:val="none" w:sz="0" w:space="0" w:color="auto"/>
        <w:left w:val="none" w:sz="0" w:space="0" w:color="auto"/>
        <w:bottom w:val="none" w:sz="0" w:space="0" w:color="auto"/>
        <w:right w:val="none" w:sz="0" w:space="0" w:color="auto"/>
      </w:divBdr>
    </w:div>
    <w:div w:id="1300455994">
      <w:marLeft w:val="640"/>
      <w:marRight w:val="0"/>
      <w:marTop w:val="0"/>
      <w:marBottom w:val="0"/>
      <w:divBdr>
        <w:top w:val="none" w:sz="0" w:space="0" w:color="auto"/>
        <w:left w:val="none" w:sz="0" w:space="0" w:color="auto"/>
        <w:bottom w:val="none" w:sz="0" w:space="0" w:color="auto"/>
        <w:right w:val="none" w:sz="0" w:space="0" w:color="auto"/>
      </w:divBdr>
    </w:div>
    <w:div w:id="1300498169">
      <w:marLeft w:val="640"/>
      <w:marRight w:val="0"/>
      <w:marTop w:val="0"/>
      <w:marBottom w:val="0"/>
      <w:divBdr>
        <w:top w:val="none" w:sz="0" w:space="0" w:color="auto"/>
        <w:left w:val="none" w:sz="0" w:space="0" w:color="auto"/>
        <w:bottom w:val="none" w:sz="0" w:space="0" w:color="auto"/>
        <w:right w:val="none" w:sz="0" w:space="0" w:color="auto"/>
      </w:divBdr>
    </w:div>
    <w:div w:id="1300499198">
      <w:marLeft w:val="640"/>
      <w:marRight w:val="0"/>
      <w:marTop w:val="0"/>
      <w:marBottom w:val="0"/>
      <w:divBdr>
        <w:top w:val="none" w:sz="0" w:space="0" w:color="auto"/>
        <w:left w:val="none" w:sz="0" w:space="0" w:color="auto"/>
        <w:bottom w:val="none" w:sz="0" w:space="0" w:color="auto"/>
        <w:right w:val="none" w:sz="0" w:space="0" w:color="auto"/>
      </w:divBdr>
    </w:div>
    <w:div w:id="1300501349">
      <w:marLeft w:val="640"/>
      <w:marRight w:val="0"/>
      <w:marTop w:val="0"/>
      <w:marBottom w:val="0"/>
      <w:divBdr>
        <w:top w:val="none" w:sz="0" w:space="0" w:color="auto"/>
        <w:left w:val="none" w:sz="0" w:space="0" w:color="auto"/>
        <w:bottom w:val="none" w:sz="0" w:space="0" w:color="auto"/>
        <w:right w:val="none" w:sz="0" w:space="0" w:color="auto"/>
      </w:divBdr>
    </w:div>
    <w:div w:id="1300501530">
      <w:marLeft w:val="640"/>
      <w:marRight w:val="0"/>
      <w:marTop w:val="0"/>
      <w:marBottom w:val="0"/>
      <w:divBdr>
        <w:top w:val="none" w:sz="0" w:space="0" w:color="auto"/>
        <w:left w:val="none" w:sz="0" w:space="0" w:color="auto"/>
        <w:bottom w:val="none" w:sz="0" w:space="0" w:color="auto"/>
        <w:right w:val="none" w:sz="0" w:space="0" w:color="auto"/>
      </w:divBdr>
    </w:div>
    <w:div w:id="1300502917">
      <w:marLeft w:val="640"/>
      <w:marRight w:val="0"/>
      <w:marTop w:val="0"/>
      <w:marBottom w:val="0"/>
      <w:divBdr>
        <w:top w:val="none" w:sz="0" w:space="0" w:color="auto"/>
        <w:left w:val="none" w:sz="0" w:space="0" w:color="auto"/>
        <w:bottom w:val="none" w:sz="0" w:space="0" w:color="auto"/>
        <w:right w:val="none" w:sz="0" w:space="0" w:color="auto"/>
      </w:divBdr>
    </w:div>
    <w:div w:id="1300572677">
      <w:marLeft w:val="640"/>
      <w:marRight w:val="0"/>
      <w:marTop w:val="0"/>
      <w:marBottom w:val="0"/>
      <w:divBdr>
        <w:top w:val="none" w:sz="0" w:space="0" w:color="auto"/>
        <w:left w:val="none" w:sz="0" w:space="0" w:color="auto"/>
        <w:bottom w:val="none" w:sz="0" w:space="0" w:color="auto"/>
        <w:right w:val="none" w:sz="0" w:space="0" w:color="auto"/>
      </w:divBdr>
    </w:div>
    <w:div w:id="1300573425">
      <w:marLeft w:val="640"/>
      <w:marRight w:val="0"/>
      <w:marTop w:val="0"/>
      <w:marBottom w:val="0"/>
      <w:divBdr>
        <w:top w:val="none" w:sz="0" w:space="0" w:color="auto"/>
        <w:left w:val="none" w:sz="0" w:space="0" w:color="auto"/>
        <w:bottom w:val="none" w:sz="0" w:space="0" w:color="auto"/>
        <w:right w:val="none" w:sz="0" w:space="0" w:color="auto"/>
      </w:divBdr>
    </w:div>
    <w:div w:id="1300575793">
      <w:marLeft w:val="640"/>
      <w:marRight w:val="0"/>
      <w:marTop w:val="0"/>
      <w:marBottom w:val="0"/>
      <w:divBdr>
        <w:top w:val="none" w:sz="0" w:space="0" w:color="auto"/>
        <w:left w:val="none" w:sz="0" w:space="0" w:color="auto"/>
        <w:bottom w:val="none" w:sz="0" w:space="0" w:color="auto"/>
        <w:right w:val="none" w:sz="0" w:space="0" w:color="auto"/>
      </w:divBdr>
    </w:div>
    <w:div w:id="1300653608">
      <w:marLeft w:val="640"/>
      <w:marRight w:val="0"/>
      <w:marTop w:val="0"/>
      <w:marBottom w:val="0"/>
      <w:divBdr>
        <w:top w:val="none" w:sz="0" w:space="0" w:color="auto"/>
        <w:left w:val="none" w:sz="0" w:space="0" w:color="auto"/>
        <w:bottom w:val="none" w:sz="0" w:space="0" w:color="auto"/>
        <w:right w:val="none" w:sz="0" w:space="0" w:color="auto"/>
      </w:divBdr>
    </w:div>
    <w:div w:id="1300762717">
      <w:marLeft w:val="640"/>
      <w:marRight w:val="0"/>
      <w:marTop w:val="0"/>
      <w:marBottom w:val="0"/>
      <w:divBdr>
        <w:top w:val="none" w:sz="0" w:space="0" w:color="auto"/>
        <w:left w:val="none" w:sz="0" w:space="0" w:color="auto"/>
        <w:bottom w:val="none" w:sz="0" w:space="0" w:color="auto"/>
        <w:right w:val="none" w:sz="0" w:space="0" w:color="auto"/>
      </w:divBdr>
    </w:div>
    <w:div w:id="1300767783">
      <w:marLeft w:val="640"/>
      <w:marRight w:val="0"/>
      <w:marTop w:val="0"/>
      <w:marBottom w:val="0"/>
      <w:divBdr>
        <w:top w:val="none" w:sz="0" w:space="0" w:color="auto"/>
        <w:left w:val="none" w:sz="0" w:space="0" w:color="auto"/>
        <w:bottom w:val="none" w:sz="0" w:space="0" w:color="auto"/>
        <w:right w:val="none" w:sz="0" w:space="0" w:color="auto"/>
      </w:divBdr>
    </w:div>
    <w:div w:id="1300837747">
      <w:marLeft w:val="640"/>
      <w:marRight w:val="0"/>
      <w:marTop w:val="0"/>
      <w:marBottom w:val="0"/>
      <w:divBdr>
        <w:top w:val="none" w:sz="0" w:space="0" w:color="auto"/>
        <w:left w:val="none" w:sz="0" w:space="0" w:color="auto"/>
        <w:bottom w:val="none" w:sz="0" w:space="0" w:color="auto"/>
        <w:right w:val="none" w:sz="0" w:space="0" w:color="auto"/>
      </w:divBdr>
    </w:div>
    <w:div w:id="1300961579">
      <w:marLeft w:val="640"/>
      <w:marRight w:val="0"/>
      <w:marTop w:val="0"/>
      <w:marBottom w:val="0"/>
      <w:divBdr>
        <w:top w:val="none" w:sz="0" w:space="0" w:color="auto"/>
        <w:left w:val="none" w:sz="0" w:space="0" w:color="auto"/>
        <w:bottom w:val="none" w:sz="0" w:space="0" w:color="auto"/>
        <w:right w:val="none" w:sz="0" w:space="0" w:color="auto"/>
      </w:divBdr>
    </w:div>
    <w:div w:id="1301152414">
      <w:marLeft w:val="640"/>
      <w:marRight w:val="0"/>
      <w:marTop w:val="0"/>
      <w:marBottom w:val="0"/>
      <w:divBdr>
        <w:top w:val="none" w:sz="0" w:space="0" w:color="auto"/>
        <w:left w:val="none" w:sz="0" w:space="0" w:color="auto"/>
        <w:bottom w:val="none" w:sz="0" w:space="0" w:color="auto"/>
        <w:right w:val="none" w:sz="0" w:space="0" w:color="auto"/>
      </w:divBdr>
    </w:div>
    <w:div w:id="1301183908">
      <w:marLeft w:val="640"/>
      <w:marRight w:val="0"/>
      <w:marTop w:val="0"/>
      <w:marBottom w:val="0"/>
      <w:divBdr>
        <w:top w:val="none" w:sz="0" w:space="0" w:color="auto"/>
        <w:left w:val="none" w:sz="0" w:space="0" w:color="auto"/>
        <w:bottom w:val="none" w:sz="0" w:space="0" w:color="auto"/>
        <w:right w:val="none" w:sz="0" w:space="0" w:color="auto"/>
      </w:divBdr>
    </w:div>
    <w:div w:id="1301308107">
      <w:marLeft w:val="640"/>
      <w:marRight w:val="0"/>
      <w:marTop w:val="0"/>
      <w:marBottom w:val="0"/>
      <w:divBdr>
        <w:top w:val="none" w:sz="0" w:space="0" w:color="auto"/>
        <w:left w:val="none" w:sz="0" w:space="0" w:color="auto"/>
        <w:bottom w:val="none" w:sz="0" w:space="0" w:color="auto"/>
        <w:right w:val="none" w:sz="0" w:space="0" w:color="auto"/>
      </w:divBdr>
    </w:div>
    <w:div w:id="1301308185">
      <w:marLeft w:val="640"/>
      <w:marRight w:val="0"/>
      <w:marTop w:val="0"/>
      <w:marBottom w:val="0"/>
      <w:divBdr>
        <w:top w:val="none" w:sz="0" w:space="0" w:color="auto"/>
        <w:left w:val="none" w:sz="0" w:space="0" w:color="auto"/>
        <w:bottom w:val="none" w:sz="0" w:space="0" w:color="auto"/>
        <w:right w:val="none" w:sz="0" w:space="0" w:color="auto"/>
      </w:divBdr>
    </w:div>
    <w:div w:id="1301424533">
      <w:marLeft w:val="640"/>
      <w:marRight w:val="0"/>
      <w:marTop w:val="0"/>
      <w:marBottom w:val="0"/>
      <w:divBdr>
        <w:top w:val="none" w:sz="0" w:space="0" w:color="auto"/>
        <w:left w:val="none" w:sz="0" w:space="0" w:color="auto"/>
        <w:bottom w:val="none" w:sz="0" w:space="0" w:color="auto"/>
        <w:right w:val="none" w:sz="0" w:space="0" w:color="auto"/>
      </w:divBdr>
    </w:div>
    <w:div w:id="1301618072">
      <w:marLeft w:val="640"/>
      <w:marRight w:val="0"/>
      <w:marTop w:val="0"/>
      <w:marBottom w:val="0"/>
      <w:divBdr>
        <w:top w:val="none" w:sz="0" w:space="0" w:color="auto"/>
        <w:left w:val="none" w:sz="0" w:space="0" w:color="auto"/>
        <w:bottom w:val="none" w:sz="0" w:space="0" w:color="auto"/>
        <w:right w:val="none" w:sz="0" w:space="0" w:color="auto"/>
      </w:divBdr>
    </w:div>
    <w:div w:id="1301767515">
      <w:marLeft w:val="640"/>
      <w:marRight w:val="0"/>
      <w:marTop w:val="0"/>
      <w:marBottom w:val="0"/>
      <w:divBdr>
        <w:top w:val="none" w:sz="0" w:space="0" w:color="auto"/>
        <w:left w:val="none" w:sz="0" w:space="0" w:color="auto"/>
        <w:bottom w:val="none" w:sz="0" w:space="0" w:color="auto"/>
        <w:right w:val="none" w:sz="0" w:space="0" w:color="auto"/>
      </w:divBdr>
    </w:div>
    <w:div w:id="1301882358">
      <w:marLeft w:val="640"/>
      <w:marRight w:val="0"/>
      <w:marTop w:val="0"/>
      <w:marBottom w:val="0"/>
      <w:divBdr>
        <w:top w:val="none" w:sz="0" w:space="0" w:color="auto"/>
        <w:left w:val="none" w:sz="0" w:space="0" w:color="auto"/>
        <w:bottom w:val="none" w:sz="0" w:space="0" w:color="auto"/>
        <w:right w:val="none" w:sz="0" w:space="0" w:color="auto"/>
      </w:divBdr>
    </w:div>
    <w:div w:id="1301887117">
      <w:marLeft w:val="640"/>
      <w:marRight w:val="0"/>
      <w:marTop w:val="0"/>
      <w:marBottom w:val="0"/>
      <w:divBdr>
        <w:top w:val="none" w:sz="0" w:space="0" w:color="auto"/>
        <w:left w:val="none" w:sz="0" w:space="0" w:color="auto"/>
        <w:bottom w:val="none" w:sz="0" w:space="0" w:color="auto"/>
        <w:right w:val="none" w:sz="0" w:space="0" w:color="auto"/>
      </w:divBdr>
    </w:div>
    <w:div w:id="1301958594">
      <w:marLeft w:val="640"/>
      <w:marRight w:val="0"/>
      <w:marTop w:val="0"/>
      <w:marBottom w:val="0"/>
      <w:divBdr>
        <w:top w:val="none" w:sz="0" w:space="0" w:color="auto"/>
        <w:left w:val="none" w:sz="0" w:space="0" w:color="auto"/>
        <w:bottom w:val="none" w:sz="0" w:space="0" w:color="auto"/>
        <w:right w:val="none" w:sz="0" w:space="0" w:color="auto"/>
      </w:divBdr>
    </w:div>
    <w:div w:id="1301960401">
      <w:marLeft w:val="640"/>
      <w:marRight w:val="0"/>
      <w:marTop w:val="0"/>
      <w:marBottom w:val="0"/>
      <w:divBdr>
        <w:top w:val="none" w:sz="0" w:space="0" w:color="auto"/>
        <w:left w:val="none" w:sz="0" w:space="0" w:color="auto"/>
        <w:bottom w:val="none" w:sz="0" w:space="0" w:color="auto"/>
        <w:right w:val="none" w:sz="0" w:space="0" w:color="auto"/>
      </w:divBdr>
    </w:div>
    <w:div w:id="1301962864">
      <w:marLeft w:val="640"/>
      <w:marRight w:val="0"/>
      <w:marTop w:val="0"/>
      <w:marBottom w:val="0"/>
      <w:divBdr>
        <w:top w:val="none" w:sz="0" w:space="0" w:color="auto"/>
        <w:left w:val="none" w:sz="0" w:space="0" w:color="auto"/>
        <w:bottom w:val="none" w:sz="0" w:space="0" w:color="auto"/>
        <w:right w:val="none" w:sz="0" w:space="0" w:color="auto"/>
      </w:divBdr>
    </w:div>
    <w:div w:id="1302033537">
      <w:marLeft w:val="640"/>
      <w:marRight w:val="0"/>
      <w:marTop w:val="0"/>
      <w:marBottom w:val="0"/>
      <w:divBdr>
        <w:top w:val="none" w:sz="0" w:space="0" w:color="auto"/>
        <w:left w:val="none" w:sz="0" w:space="0" w:color="auto"/>
        <w:bottom w:val="none" w:sz="0" w:space="0" w:color="auto"/>
        <w:right w:val="none" w:sz="0" w:space="0" w:color="auto"/>
      </w:divBdr>
    </w:div>
    <w:div w:id="1302225917">
      <w:marLeft w:val="640"/>
      <w:marRight w:val="0"/>
      <w:marTop w:val="0"/>
      <w:marBottom w:val="0"/>
      <w:divBdr>
        <w:top w:val="none" w:sz="0" w:space="0" w:color="auto"/>
        <w:left w:val="none" w:sz="0" w:space="0" w:color="auto"/>
        <w:bottom w:val="none" w:sz="0" w:space="0" w:color="auto"/>
        <w:right w:val="none" w:sz="0" w:space="0" w:color="auto"/>
      </w:divBdr>
    </w:div>
    <w:div w:id="1302226398">
      <w:marLeft w:val="640"/>
      <w:marRight w:val="0"/>
      <w:marTop w:val="0"/>
      <w:marBottom w:val="0"/>
      <w:divBdr>
        <w:top w:val="none" w:sz="0" w:space="0" w:color="auto"/>
        <w:left w:val="none" w:sz="0" w:space="0" w:color="auto"/>
        <w:bottom w:val="none" w:sz="0" w:space="0" w:color="auto"/>
        <w:right w:val="none" w:sz="0" w:space="0" w:color="auto"/>
      </w:divBdr>
    </w:div>
    <w:div w:id="1302464025">
      <w:marLeft w:val="640"/>
      <w:marRight w:val="0"/>
      <w:marTop w:val="0"/>
      <w:marBottom w:val="0"/>
      <w:divBdr>
        <w:top w:val="none" w:sz="0" w:space="0" w:color="auto"/>
        <w:left w:val="none" w:sz="0" w:space="0" w:color="auto"/>
        <w:bottom w:val="none" w:sz="0" w:space="0" w:color="auto"/>
        <w:right w:val="none" w:sz="0" w:space="0" w:color="auto"/>
      </w:divBdr>
    </w:div>
    <w:div w:id="1302466507">
      <w:marLeft w:val="640"/>
      <w:marRight w:val="0"/>
      <w:marTop w:val="0"/>
      <w:marBottom w:val="0"/>
      <w:divBdr>
        <w:top w:val="none" w:sz="0" w:space="0" w:color="auto"/>
        <w:left w:val="none" w:sz="0" w:space="0" w:color="auto"/>
        <w:bottom w:val="none" w:sz="0" w:space="0" w:color="auto"/>
        <w:right w:val="none" w:sz="0" w:space="0" w:color="auto"/>
      </w:divBdr>
    </w:div>
    <w:div w:id="1302618825">
      <w:marLeft w:val="640"/>
      <w:marRight w:val="0"/>
      <w:marTop w:val="0"/>
      <w:marBottom w:val="0"/>
      <w:divBdr>
        <w:top w:val="none" w:sz="0" w:space="0" w:color="auto"/>
        <w:left w:val="none" w:sz="0" w:space="0" w:color="auto"/>
        <w:bottom w:val="none" w:sz="0" w:space="0" w:color="auto"/>
        <w:right w:val="none" w:sz="0" w:space="0" w:color="auto"/>
      </w:divBdr>
    </w:div>
    <w:div w:id="1302685775">
      <w:marLeft w:val="640"/>
      <w:marRight w:val="0"/>
      <w:marTop w:val="0"/>
      <w:marBottom w:val="0"/>
      <w:divBdr>
        <w:top w:val="none" w:sz="0" w:space="0" w:color="auto"/>
        <w:left w:val="none" w:sz="0" w:space="0" w:color="auto"/>
        <w:bottom w:val="none" w:sz="0" w:space="0" w:color="auto"/>
        <w:right w:val="none" w:sz="0" w:space="0" w:color="auto"/>
      </w:divBdr>
    </w:div>
    <w:div w:id="1302727725">
      <w:marLeft w:val="640"/>
      <w:marRight w:val="0"/>
      <w:marTop w:val="0"/>
      <w:marBottom w:val="0"/>
      <w:divBdr>
        <w:top w:val="none" w:sz="0" w:space="0" w:color="auto"/>
        <w:left w:val="none" w:sz="0" w:space="0" w:color="auto"/>
        <w:bottom w:val="none" w:sz="0" w:space="0" w:color="auto"/>
        <w:right w:val="none" w:sz="0" w:space="0" w:color="auto"/>
      </w:divBdr>
    </w:div>
    <w:div w:id="1302729977">
      <w:marLeft w:val="640"/>
      <w:marRight w:val="0"/>
      <w:marTop w:val="0"/>
      <w:marBottom w:val="0"/>
      <w:divBdr>
        <w:top w:val="none" w:sz="0" w:space="0" w:color="auto"/>
        <w:left w:val="none" w:sz="0" w:space="0" w:color="auto"/>
        <w:bottom w:val="none" w:sz="0" w:space="0" w:color="auto"/>
        <w:right w:val="none" w:sz="0" w:space="0" w:color="auto"/>
      </w:divBdr>
    </w:div>
    <w:div w:id="1302812074">
      <w:marLeft w:val="640"/>
      <w:marRight w:val="0"/>
      <w:marTop w:val="0"/>
      <w:marBottom w:val="0"/>
      <w:divBdr>
        <w:top w:val="none" w:sz="0" w:space="0" w:color="auto"/>
        <w:left w:val="none" w:sz="0" w:space="0" w:color="auto"/>
        <w:bottom w:val="none" w:sz="0" w:space="0" w:color="auto"/>
        <w:right w:val="none" w:sz="0" w:space="0" w:color="auto"/>
      </w:divBdr>
    </w:div>
    <w:div w:id="1302812456">
      <w:marLeft w:val="640"/>
      <w:marRight w:val="0"/>
      <w:marTop w:val="0"/>
      <w:marBottom w:val="0"/>
      <w:divBdr>
        <w:top w:val="none" w:sz="0" w:space="0" w:color="auto"/>
        <w:left w:val="none" w:sz="0" w:space="0" w:color="auto"/>
        <w:bottom w:val="none" w:sz="0" w:space="0" w:color="auto"/>
        <w:right w:val="none" w:sz="0" w:space="0" w:color="auto"/>
      </w:divBdr>
    </w:div>
    <w:div w:id="1302998914">
      <w:marLeft w:val="640"/>
      <w:marRight w:val="0"/>
      <w:marTop w:val="0"/>
      <w:marBottom w:val="0"/>
      <w:divBdr>
        <w:top w:val="none" w:sz="0" w:space="0" w:color="auto"/>
        <w:left w:val="none" w:sz="0" w:space="0" w:color="auto"/>
        <w:bottom w:val="none" w:sz="0" w:space="0" w:color="auto"/>
        <w:right w:val="none" w:sz="0" w:space="0" w:color="auto"/>
      </w:divBdr>
    </w:div>
    <w:div w:id="1303002474">
      <w:marLeft w:val="640"/>
      <w:marRight w:val="0"/>
      <w:marTop w:val="0"/>
      <w:marBottom w:val="0"/>
      <w:divBdr>
        <w:top w:val="none" w:sz="0" w:space="0" w:color="auto"/>
        <w:left w:val="none" w:sz="0" w:space="0" w:color="auto"/>
        <w:bottom w:val="none" w:sz="0" w:space="0" w:color="auto"/>
        <w:right w:val="none" w:sz="0" w:space="0" w:color="auto"/>
      </w:divBdr>
    </w:div>
    <w:div w:id="1303075203">
      <w:marLeft w:val="640"/>
      <w:marRight w:val="0"/>
      <w:marTop w:val="0"/>
      <w:marBottom w:val="0"/>
      <w:divBdr>
        <w:top w:val="none" w:sz="0" w:space="0" w:color="auto"/>
        <w:left w:val="none" w:sz="0" w:space="0" w:color="auto"/>
        <w:bottom w:val="none" w:sz="0" w:space="0" w:color="auto"/>
        <w:right w:val="none" w:sz="0" w:space="0" w:color="auto"/>
      </w:divBdr>
    </w:div>
    <w:div w:id="1303078610">
      <w:marLeft w:val="640"/>
      <w:marRight w:val="0"/>
      <w:marTop w:val="0"/>
      <w:marBottom w:val="0"/>
      <w:divBdr>
        <w:top w:val="none" w:sz="0" w:space="0" w:color="auto"/>
        <w:left w:val="none" w:sz="0" w:space="0" w:color="auto"/>
        <w:bottom w:val="none" w:sz="0" w:space="0" w:color="auto"/>
        <w:right w:val="none" w:sz="0" w:space="0" w:color="auto"/>
      </w:divBdr>
    </w:div>
    <w:div w:id="1303267733">
      <w:marLeft w:val="640"/>
      <w:marRight w:val="0"/>
      <w:marTop w:val="0"/>
      <w:marBottom w:val="0"/>
      <w:divBdr>
        <w:top w:val="none" w:sz="0" w:space="0" w:color="auto"/>
        <w:left w:val="none" w:sz="0" w:space="0" w:color="auto"/>
        <w:bottom w:val="none" w:sz="0" w:space="0" w:color="auto"/>
        <w:right w:val="none" w:sz="0" w:space="0" w:color="auto"/>
      </w:divBdr>
    </w:div>
    <w:div w:id="1303269071">
      <w:marLeft w:val="640"/>
      <w:marRight w:val="0"/>
      <w:marTop w:val="0"/>
      <w:marBottom w:val="0"/>
      <w:divBdr>
        <w:top w:val="none" w:sz="0" w:space="0" w:color="auto"/>
        <w:left w:val="none" w:sz="0" w:space="0" w:color="auto"/>
        <w:bottom w:val="none" w:sz="0" w:space="0" w:color="auto"/>
        <w:right w:val="none" w:sz="0" w:space="0" w:color="auto"/>
      </w:divBdr>
    </w:div>
    <w:div w:id="1303271219">
      <w:marLeft w:val="640"/>
      <w:marRight w:val="0"/>
      <w:marTop w:val="0"/>
      <w:marBottom w:val="0"/>
      <w:divBdr>
        <w:top w:val="none" w:sz="0" w:space="0" w:color="auto"/>
        <w:left w:val="none" w:sz="0" w:space="0" w:color="auto"/>
        <w:bottom w:val="none" w:sz="0" w:space="0" w:color="auto"/>
        <w:right w:val="none" w:sz="0" w:space="0" w:color="auto"/>
      </w:divBdr>
    </w:div>
    <w:div w:id="1303274485">
      <w:marLeft w:val="640"/>
      <w:marRight w:val="0"/>
      <w:marTop w:val="0"/>
      <w:marBottom w:val="0"/>
      <w:divBdr>
        <w:top w:val="none" w:sz="0" w:space="0" w:color="auto"/>
        <w:left w:val="none" w:sz="0" w:space="0" w:color="auto"/>
        <w:bottom w:val="none" w:sz="0" w:space="0" w:color="auto"/>
        <w:right w:val="none" w:sz="0" w:space="0" w:color="auto"/>
      </w:divBdr>
    </w:div>
    <w:div w:id="1303386924">
      <w:marLeft w:val="640"/>
      <w:marRight w:val="0"/>
      <w:marTop w:val="0"/>
      <w:marBottom w:val="0"/>
      <w:divBdr>
        <w:top w:val="none" w:sz="0" w:space="0" w:color="auto"/>
        <w:left w:val="none" w:sz="0" w:space="0" w:color="auto"/>
        <w:bottom w:val="none" w:sz="0" w:space="0" w:color="auto"/>
        <w:right w:val="none" w:sz="0" w:space="0" w:color="auto"/>
      </w:divBdr>
    </w:div>
    <w:div w:id="1303391333">
      <w:marLeft w:val="640"/>
      <w:marRight w:val="0"/>
      <w:marTop w:val="0"/>
      <w:marBottom w:val="0"/>
      <w:divBdr>
        <w:top w:val="none" w:sz="0" w:space="0" w:color="auto"/>
        <w:left w:val="none" w:sz="0" w:space="0" w:color="auto"/>
        <w:bottom w:val="none" w:sz="0" w:space="0" w:color="auto"/>
        <w:right w:val="none" w:sz="0" w:space="0" w:color="auto"/>
      </w:divBdr>
    </w:div>
    <w:div w:id="1303461194">
      <w:marLeft w:val="640"/>
      <w:marRight w:val="0"/>
      <w:marTop w:val="0"/>
      <w:marBottom w:val="0"/>
      <w:divBdr>
        <w:top w:val="none" w:sz="0" w:space="0" w:color="auto"/>
        <w:left w:val="none" w:sz="0" w:space="0" w:color="auto"/>
        <w:bottom w:val="none" w:sz="0" w:space="0" w:color="auto"/>
        <w:right w:val="none" w:sz="0" w:space="0" w:color="auto"/>
      </w:divBdr>
    </w:div>
    <w:div w:id="1303577605">
      <w:marLeft w:val="640"/>
      <w:marRight w:val="0"/>
      <w:marTop w:val="0"/>
      <w:marBottom w:val="0"/>
      <w:divBdr>
        <w:top w:val="none" w:sz="0" w:space="0" w:color="auto"/>
        <w:left w:val="none" w:sz="0" w:space="0" w:color="auto"/>
        <w:bottom w:val="none" w:sz="0" w:space="0" w:color="auto"/>
        <w:right w:val="none" w:sz="0" w:space="0" w:color="auto"/>
      </w:divBdr>
    </w:div>
    <w:div w:id="1303655659">
      <w:marLeft w:val="640"/>
      <w:marRight w:val="0"/>
      <w:marTop w:val="0"/>
      <w:marBottom w:val="0"/>
      <w:divBdr>
        <w:top w:val="none" w:sz="0" w:space="0" w:color="auto"/>
        <w:left w:val="none" w:sz="0" w:space="0" w:color="auto"/>
        <w:bottom w:val="none" w:sz="0" w:space="0" w:color="auto"/>
        <w:right w:val="none" w:sz="0" w:space="0" w:color="auto"/>
      </w:divBdr>
    </w:div>
    <w:div w:id="1303731976">
      <w:marLeft w:val="640"/>
      <w:marRight w:val="0"/>
      <w:marTop w:val="0"/>
      <w:marBottom w:val="0"/>
      <w:divBdr>
        <w:top w:val="none" w:sz="0" w:space="0" w:color="auto"/>
        <w:left w:val="none" w:sz="0" w:space="0" w:color="auto"/>
        <w:bottom w:val="none" w:sz="0" w:space="0" w:color="auto"/>
        <w:right w:val="none" w:sz="0" w:space="0" w:color="auto"/>
      </w:divBdr>
    </w:div>
    <w:div w:id="1303777088">
      <w:marLeft w:val="640"/>
      <w:marRight w:val="0"/>
      <w:marTop w:val="0"/>
      <w:marBottom w:val="0"/>
      <w:divBdr>
        <w:top w:val="none" w:sz="0" w:space="0" w:color="auto"/>
        <w:left w:val="none" w:sz="0" w:space="0" w:color="auto"/>
        <w:bottom w:val="none" w:sz="0" w:space="0" w:color="auto"/>
        <w:right w:val="none" w:sz="0" w:space="0" w:color="auto"/>
      </w:divBdr>
    </w:div>
    <w:div w:id="1303851831">
      <w:marLeft w:val="640"/>
      <w:marRight w:val="0"/>
      <w:marTop w:val="0"/>
      <w:marBottom w:val="0"/>
      <w:divBdr>
        <w:top w:val="none" w:sz="0" w:space="0" w:color="auto"/>
        <w:left w:val="none" w:sz="0" w:space="0" w:color="auto"/>
        <w:bottom w:val="none" w:sz="0" w:space="0" w:color="auto"/>
        <w:right w:val="none" w:sz="0" w:space="0" w:color="auto"/>
      </w:divBdr>
    </w:div>
    <w:div w:id="1303852705">
      <w:marLeft w:val="640"/>
      <w:marRight w:val="0"/>
      <w:marTop w:val="0"/>
      <w:marBottom w:val="0"/>
      <w:divBdr>
        <w:top w:val="none" w:sz="0" w:space="0" w:color="auto"/>
        <w:left w:val="none" w:sz="0" w:space="0" w:color="auto"/>
        <w:bottom w:val="none" w:sz="0" w:space="0" w:color="auto"/>
        <w:right w:val="none" w:sz="0" w:space="0" w:color="auto"/>
      </w:divBdr>
    </w:div>
    <w:div w:id="1303853050">
      <w:marLeft w:val="640"/>
      <w:marRight w:val="0"/>
      <w:marTop w:val="0"/>
      <w:marBottom w:val="0"/>
      <w:divBdr>
        <w:top w:val="none" w:sz="0" w:space="0" w:color="auto"/>
        <w:left w:val="none" w:sz="0" w:space="0" w:color="auto"/>
        <w:bottom w:val="none" w:sz="0" w:space="0" w:color="auto"/>
        <w:right w:val="none" w:sz="0" w:space="0" w:color="auto"/>
      </w:divBdr>
    </w:div>
    <w:div w:id="1303924513">
      <w:marLeft w:val="640"/>
      <w:marRight w:val="0"/>
      <w:marTop w:val="0"/>
      <w:marBottom w:val="0"/>
      <w:divBdr>
        <w:top w:val="none" w:sz="0" w:space="0" w:color="auto"/>
        <w:left w:val="none" w:sz="0" w:space="0" w:color="auto"/>
        <w:bottom w:val="none" w:sz="0" w:space="0" w:color="auto"/>
        <w:right w:val="none" w:sz="0" w:space="0" w:color="auto"/>
      </w:divBdr>
    </w:div>
    <w:div w:id="1304046795">
      <w:marLeft w:val="640"/>
      <w:marRight w:val="0"/>
      <w:marTop w:val="0"/>
      <w:marBottom w:val="0"/>
      <w:divBdr>
        <w:top w:val="none" w:sz="0" w:space="0" w:color="auto"/>
        <w:left w:val="none" w:sz="0" w:space="0" w:color="auto"/>
        <w:bottom w:val="none" w:sz="0" w:space="0" w:color="auto"/>
        <w:right w:val="none" w:sz="0" w:space="0" w:color="auto"/>
      </w:divBdr>
    </w:div>
    <w:div w:id="1304194531">
      <w:marLeft w:val="640"/>
      <w:marRight w:val="0"/>
      <w:marTop w:val="0"/>
      <w:marBottom w:val="0"/>
      <w:divBdr>
        <w:top w:val="none" w:sz="0" w:space="0" w:color="auto"/>
        <w:left w:val="none" w:sz="0" w:space="0" w:color="auto"/>
        <w:bottom w:val="none" w:sz="0" w:space="0" w:color="auto"/>
        <w:right w:val="none" w:sz="0" w:space="0" w:color="auto"/>
      </w:divBdr>
    </w:div>
    <w:div w:id="1304195520">
      <w:marLeft w:val="640"/>
      <w:marRight w:val="0"/>
      <w:marTop w:val="0"/>
      <w:marBottom w:val="0"/>
      <w:divBdr>
        <w:top w:val="none" w:sz="0" w:space="0" w:color="auto"/>
        <w:left w:val="none" w:sz="0" w:space="0" w:color="auto"/>
        <w:bottom w:val="none" w:sz="0" w:space="0" w:color="auto"/>
        <w:right w:val="none" w:sz="0" w:space="0" w:color="auto"/>
      </w:divBdr>
    </w:div>
    <w:div w:id="1304235186">
      <w:marLeft w:val="640"/>
      <w:marRight w:val="0"/>
      <w:marTop w:val="0"/>
      <w:marBottom w:val="0"/>
      <w:divBdr>
        <w:top w:val="none" w:sz="0" w:space="0" w:color="auto"/>
        <w:left w:val="none" w:sz="0" w:space="0" w:color="auto"/>
        <w:bottom w:val="none" w:sz="0" w:space="0" w:color="auto"/>
        <w:right w:val="none" w:sz="0" w:space="0" w:color="auto"/>
      </w:divBdr>
    </w:div>
    <w:div w:id="1304307859">
      <w:marLeft w:val="640"/>
      <w:marRight w:val="0"/>
      <w:marTop w:val="0"/>
      <w:marBottom w:val="0"/>
      <w:divBdr>
        <w:top w:val="none" w:sz="0" w:space="0" w:color="auto"/>
        <w:left w:val="none" w:sz="0" w:space="0" w:color="auto"/>
        <w:bottom w:val="none" w:sz="0" w:space="0" w:color="auto"/>
        <w:right w:val="none" w:sz="0" w:space="0" w:color="auto"/>
      </w:divBdr>
    </w:div>
    <w:div w:id="1304309403">
      <w:marLeft w:val="640"/>
      <w:marRight w:val="0"/>
      <w:marTop w:val="0"/>
      <w:marBottom w:val="0"/>
      <w:divBdr>
        <w:top w:val="none" w:sz="0" w:space="0" w:color="auto"/>
        <w:left w:val="none" w:sz="0" w:space="0" w:color="auto"/>
        <w:bottom w:val="none" w:sz="0" w:space="0" w:color="auto"/>
        <w:right w:val="none" w:sz="0" w:space="0" w:color="auto"/>
      </w:divBdr>
    </w:div>
    <w:div w:id="1304314815">
      <w:marLeft w:val="640"/>
      <w:marRight w:val="0"/>
      <w:marTop w:val="0"/>
      <w:marBottom w:val="0"/>
      <w:divBdr>
        <w:top w:val="none" w:sz="0" w:space="0" w:color="auto"/>
        <w:left w:val="none" w:sz="0" w:space="0" w:color="auto"/>
        <w:bottom w:val="none" w:sz="0" w:space="0" w:color="auto"/>
        <w:right w:val="none" w:sz="0" w:space="0" w:color="auto"/>
      </w:divBdr>
    </w:div>
    <w:div w:id="1304382150">
      <w:marLeft w:val="640"/>
      <w:marRight w:val="0"/>
      <w:marTop w:val="0"/>
      <w:marBottom w:val="0"/>
      <w:divBdr>
        <w:top w:val="none" w:sz="0" w:space="0" w:color="auto"/>
        <w:left w:val="none" w:sz="0" w:space="0" w:color="auto"/>
        <w:bottom w:val="none" w:sz="0" w:space="0" w:color="auto"/>
        <w:right w:val="none" w:sz="0" w:space="0" w:color="auto"/>
      </w:divBdr>
    </w:div>
    <w:div w:id="1304387468">
      <w:marLeft w:val="640"/>
      <w:marRight w:val="0"/>
      <w:marTop w:val="0"/>
      <w:marBottom w:val="0"/>
      <w:divBdr>
        <w:top w:val="none" w:sz="0" w:space="0" w:color="auto"/>
        <w:left w:val="none" w:sz="0" w:space="0" w:color="auto"/>
        <w:bottom w:val="none" w:sz="0" w:space="0" w:color="auto"/>
        <w:right w:val="none" w:sz="0" w:space="0" w:color="auto"/>
      </w:divBdr>
    </w:div>
    <w:div w:id="1304457671">
      <w:marLeft w:val="640"/>
      <w:marRight w:val="0"/>
      <w:marTop w:val="0"/>
      <w:marBottom w:val="0"/>
      <w:divBdr>
        <w:top w:val="none" w:sz="0" w:space="0" w:color="auto"/>
        <w:left w:val="none" w:sz="0" w:space="0" w:color="auto"/>
        <w:bottom w:val="none" w:sz="0" w:space="0" w:color="auto"/>
        <w:right w:val="none" w:sz="0" w:space="0" w:color="auto"/>
      </w:divBdr>
    </w:div>
    <w:div w:id="1304502673">
      <w:marLeft w:val="640"/>
      <w:marRight w:val="0"/>
      <w:marTop w:val="0"/>
      <w:marBottom w:val="0"/>
      <w:divBdr>
        <w:top w:val="none" w:sz="0" w:space="0" w:color="auto"/>
        <w:left w:val="none" w:sz="0" w:space="0" w:color="auto"/>
        <w:bottom w:val="none" w:sz="0" w:space="0" w:color="auto"/>
        <w:right w:val="none" w:sz="0" w:space="0" w:color="auto"/>
      </w:divBdr>
    </w:div>
    <w:div w:id="1304583694">
      <w:marLeft w:val="640"/>
      <w:marRight w:val="0"/>
      <w:marTop w:val="0"/>
      <w:marBottom w:val="0"/>
      <w:divBdr>
        <w:top w:val="none" w:sz="0" w:space="0" w:color="auto"/>
        <w:left w:val="none" w:sz="0" w:space="0" w:color="auto"/>
        <w:bottom w:val="none" w:sz="0" w:space="0" w:color="auto"/>
        <w:right w:val="none" w:sz="0" w:space="0" w:color="auto"/>
      </w:divBdr>
    </w:div>
    <w:div w:id="1304696121">
      <w:marLeft w:val="640"/>
      <w:marRight w:val="0"/>
      <w:marTop w:val="0"/>
      <w:marBottom w:val="0"/>
      <w:divBdr>
        <w:top w:val="none" w:sz="0" w:space="0" w:color="auto"/>
        <w:left w:val="none" w:sz="0" w:space="0" w:color="auto"/>
        <w:bottom w:val="none" w:sz="0" w:space="0" w:color="auto"/>
        <w:right w:val="none" w:sz="0" w:space="0" w:color="auto"/>
      </w:divBdr>
    </w:div>
    <w:div w:id="1304701939">
      <w:marLeft w:val="640"/>
      <w:marRight w:val="0"/>
      <w:marTop w:val="0"/>
      <w:marBottom w:val="0"/>
      <w:divBdr>
        <w:top w:val="none" w:sz="0" w:space="0" w:color="auto"/>
        <w:left w:val="none" w:sz="0" w:space="0" w:color="auto"/>
        <w:bottom w:val="none" w:sz="0" w:space="0" w:color="auto"/>
        <w:right w:val="none" w:sz="0" w:space="0" w:color="auto"/>
      </w:divBdr>
    </w:div>
    <w:div w:id="1304771173">
      <w:marLeft w:val="640"/>
      <w:marRight w:val="0"/>
      <w:marTop w:val="0"/>
      <w:marBottom w:val="0"/>
      <w:divBdr>
        <w:top w:val="none" w:sz="0" w:space="0" w:color="auto"/>
        <w:left w:val="none" w:sz="0" w:space="0" w:color="auto"/>
        <w:bottom w:val="none" w:sz="0" w:space="0" w:color="auto"/>
        <w:right w:val="none" w:sz="0" w:space="0" w:color="auto"/>
      </w:divBdr>
    </w:div>
    <w:div w:id="1304771990">
      <w:marLeft w:val="640"/>
      <w:marRight w:val="0"/>
      <w:marTop w:val="0"/>
      <w:marBottom w:val="0"/>
      <w:divBdr>
        <w:top w:val="none" w:sz="0" w:space="0" w:color="auto"/>
        <w:left w:val="none" w:sz="0" w:space="0" w:color="auto"/>
        <w:bottom w:val="none" w:sz="0" w:space="0" w:color="auto"/>
        <w:right w:val="none" w:sz="0" w:space="0" w:color="auto"/>
      </w:divBdr>
    </w:div>
    <w:div w:id="1304889000">
      <w:marLeft w:val="640"/>
      <w:marRight w:val="0"/>
      <w:marTop w:val="0"/>
      <w:marBottom w:val="0"/>
      <w:divBdr>
        <w:top w:val="none" w:sz="0" w:space="0" w:color="auto"/>
        <w:left w:val="none" w:sz="0" w:space="0" w:color="auto"/>
        <w:bottom w:val="none" w:sz="0" w:space="0" w:color="auto"/>
        <w:right w:val="none" w:sz="0" w:space="0" w:color="auto"/>
      </w:divBdr>
    </w:div>
    <w:div w:id="1304964000">
      <w:marLeft w:val="640"/>
      <w:marRight w:val="0"/>
      <w:marTop w:val="0"/>
      <w:marBottom w:val="0"/>
      <w:divBdr>
        <w:top w:val="none" w:sz="0" w:space="0" w:color="auto"/>
        <w:left w:val="none" w:sz="0" w:space="0" w:color="auto"/>
        <w:bottom w:val="none" w:sz="0" w:space="0" w:color="auto"/>
        <w:right w:val="none" w:sz="0" w:space="0" w:color="auto"/>
      </w:divBdr>
    </w:div>
    <w:div w:id="1305038189">
      <w:marLeft w:val="640"/>
      <w:marRight w:val="0"/>
      <w:marTop w:val="0"/>
      <w:marBottom w:val="0"/>
      <w:divBdr>
        <w:top w:val="none" w:sz="0" w:space="0" w:color="auto"/>
        <w:left w:val="none" w:sz="0" w:space="0" w:color="auto"/>
        <w:bottom w:val="none" w:sz="0" w:space="0" w:color="auto"/>
        <w:right w:val="none" w:sz="0" w:space="0" w:color="auto"/>
      </w:divBdr>
    </w:div>
    <w:div w:id="1305043193">
      <w:marLeft w:val="640"/>
      <w:marRight w:val="0"/>
      <w:marTop w:val="0"/>
      <w:marBottom w:val="0"/>
      <w:divBdr>
        <w:top w:val="none" w:sz="0" w:space="0" w:color="auto"/>
        <w:left w:val="none" w:sz="0" w:space="0" w:color="auto"/>
        <w:bottom w:val="none" w:sz="0" w:space="0" w:color="auto"/>
        <w:right w:val="none" w:sz="0" w:space="0" w:color="auto"/>
      </w:divBdr>
    </w:div>
    <w:div w:id="1305043701">
      <w:marLeft w:val="640"/>
      <w:marRight w:val="0"/>
      <w:marTop w:val="0"/>
      <w:marBottom w:val="0"/>
      <w:divBdr>
        <w:top w:val="none" w:sz="0" w:space="0" w:color="auto"/>
        <w:left w:val="none" w:sz="0" w:space="0" w:color="auto"/>
        <w:bottom w:val="none" w:sz="0" w:space="0" w:color="auto"/>
        <w:right w:val="none" w:sz="0" w:space="0" w:color="auto"/>
      </w:divBdr>
    </w:div>
    <w:div w:id="1305045582">
      <w:marLeft w:val="640"/>
      <w:marRight w:val="0"/>
      <w:marTop w:val="0"/>
      <w:marBottom w:val="0"/>
      <w:divBdr>
        <w:top w:val="none" w:sz="0" w:space="0" w:color="auto"/>
        <w:left w:val="none" w:sz="0" w:space="0" w:color="auto"/>
        <w:bottom w:val="none" w:sz="0" w:space="0" w:color="auto"/>
        <w:right w:val="none" w:sz="0" w:space="0" w:color="auto"/>
      </w:divBdr>
    </w:div>
    <w:div w:id="1305237164">
      <w:marLeft w:val="640"/>
      <w:marRight w:val="0"/>
      <w:marTop w:val="0"/>
      <w:marBottom w:val="0"/>
      <w:divBdr>
        <w:top w:val="none" w:sz="0" w:space="0" w:color="auto"/>
        <w:left w:val="none" w:sz="0" w:space="0" w:color="auto"/>
        <w:bottom w:val="none" w:sz="0" w:space="0" w:color="auto"/>
        <w:right w:val="none" w:sz="0" w:space="0" w:color="auto"/>
      </w:divBdr>
    </w:div>
    <w:div w:id="1305306598">
      <w:marLeft w:val="640"/>
      <w:marRight w:val="0"/>
      <w:marTop w:val="0"/>
      <w:marBottom w:val="0"/>
      <w:divBdr>
        <w:top w:val="none" w:sz="0" w:space="0" w:color="auto"/>
        <w:left w:val="none" w:sz="0" w:space="0" w:color="auto"/>
        <w:bottom w:val="none" w:sz="0" w:space="0" w:color="auto"/>
        <w:right w:val="none" w:sz="0" w:space="0" w:color="auto"/>
      </w:divBdr>
    </w:div>
    <w:div w:id="1305308880">
      <w:marLeft w:val="640"/>
      <w:marRight w:val="0"/>
      <w:marTop w:val="0"/>
      <w:marBottom w:val="0"/>
      <w:divBdr>
        <w:top w:val="none" w:sz="0" w:space="0" w:color="auto"/>
        <w:left w:val="none" w:sz="0" w:space="0" w:color="auto"/>
        <w:bottom w:val="none" w:sz="0" w:space="0" w:color="auto"/>
        <w:right w:val="none" w:sz="0" w:space="0" w:color="auto"/>
      </w:divBdr>
    </w:div>
    <w:div w:id="1305354996">
      <w:marLeft w:val="640"/>
      <w:marRight w:val="0"/>
      <w:marTop w:val="0"/>
      <w:marBottom w:val="0"/>
      <w:divBdr>
        <w:top w:val="none" w:sz="0" w:space="0" w:color="auto"/>
        <w:left w:val="none" w:sz="0" w:space="0" w:color="auto"/>
        <w:bottom w:val="none" w:sz="0" w:space="0" w:color="auto"/>
        <w:right w:val="none" w:sz="0" w:space="0" w:color="auto"/>
      </w:divBdr>
    </w:div>
    <w:div w:id="1305355050">
      <w:marLeft w:val="640"/>
      <w:marRight w:val="0"/>
      <w:marTop w:val="0"/>
      <w:marBottom w:val="0"/>
      <w:divBdr>
        <w:top w:val="none" w:sz="0" w:space="0" w:color="auto"/>
        <w:left w:val="none" w:sz="0" w:space="0" w:color="auto"/>
        <w:bottom w:val="none" w:sz="0" w:space="0" w:color="auto"/>
        <w:right w:val="none" w:sz="0" w:space="0" w:color="auto"/>
      </w:divBdr>
    </w:div>
    <w:div w:id="1305355280">
      <w:marLeft w:val="640"/>
      <w:marRight w:val="0"/>
      <w:marTop w:val="0"/>
      <w:marBottom w:val="0"/>
      <w:divBdr>
        <w:top w:val="none" w:sz="0" w:space="0" w:color="auto"/>
        <w:left w:val="none" w:sz="0" w:space="0" w:color="auto"/>
        <w:bottom w:val="none" w:sz="0" w:space="0" w:color="auto"/>
        <w:right w:val="none" w:sz="0" w:space="0" w:color="auto"/>
      </w:divBdr>
    </w:div>
    <w:div w:id="1305626206">
      <w:marLeft w:val="640"/>
      <w:marRight w:val="0"/>
      <w:marTop w:val="0"/>
      <w:marBottom w:val="0"/>
      <w:divBdr>
        <w:top w:val="none" w:sz="0" w:space="0" w:color="auto"/>
        <w:left w:val="none" w:sz="0" w:space="0" w:color="auto"/>
        <w:bottom w:val="none" w:sz="0" w:space="0" w:color="auto"/>
        <w:right w:val="none" w:sz="0" w:space="0" w:color="auto"/>
      </w:divBdr>
    </w:div>
    <w:div w:id="1305695692">
      <w:marLeft w:val="640"/>
      <w:marRight w:val="0"/>
      <w:marTop w:val="0"/>
      <w:marBottom w:val="0"/>
      <w:divBdr>
        <w:top w:val="none" w:sz="0" w:space="0" w:color="auto"/>
        <w:left w:val="none" w:sz="0" w:space="0" w:color="auto"/>
        <w:bottom w:val="none" w:sz="0" w:space="0" w:color="auto"/>
        <w:right w:val="none" w:sz="0" w:space="0" w:color="auto"/>
      </w:divBdr>
    </w:div>
    <w:div w:id="1305700478">
      <w:marLeft w:val="640"/>
      <w:marRight w:val="0"/>
      <w:marTop w:val="0"/>
      <w:marBottom w:val="0"/>
      <w:divBdr>
        <w:top w:val="none" w:sz="0" w:space="0" w:color="auto"/>
        <w:left w:val="none" w:sz="0" w:space="0" w:color="auto"/>
        <w:bottom w:val="none" w:sz="0" w:space="0" w:color="auto"/>
        <w:right w:val="none" w:sz="0" w:space="0" w:color="auto"/>
      </w:divBdr>
    </w:div>
    <w:div w:id="1305743507">
      <w:marLeft w:val="640"/>
      <w:marRight w:val="0"/>
      <w:marTop w:val="0"/>
      <w:marBottom w:val="0"/>
      <w:divBdr>
        <w:top w:val="none" w:sz="0" w:space="0" w:color="auto"/>
        <w:left w:val="none" w:sz="0" w:space="0" w:color="auto"/>
        <w:bottom w:val="none" w:sz="0" w:space="0" w:color="auto"/>
        <w:right w:val="none" w:sz="0" w:space="0" w:color="auto"/>
      </w:divBdr>
    </w:div>
    <w:div w:id="1305887703">
      <w:marLeft w:val="640"/>
      <w:marRight w:val="0"/>
      <w:marTop w:val="0"/>
      <w:marBottom w:val="0"/>
      <w:divBdr>
        <w:top w:val="none" w:sz="0" w:space="0" w:color="auto"/>
        <w:left w:val="none" w:sz="0" w:space="0" w:color="auto"/>
        <w:bottom w:val="none" w:sz="0" w:space="0" w:color="auto"/>
        <w:right w:val="none" w:sz="0" w:space="0" w:color="auto"/>
      </w:divBdr>
    </w:div>
    <w:div w:id="1305966976">
      <w:marLeft w:val="640"/>
      <w:marRight w:val="0"/>
      <w:marTop w:val="0"/>
      <w:marBottom w:val="0"/>
      <w:divBdr>
        <w:top w:val="none" w:sz="0" w:space="0" w:color="auto"/>
        <w:left w:val="none" w:sz="0" w:space="0" w:color="auto"/>
        <w:bottom w:val="none" w:sz="0" w:space="0" w:color="auto"/>
        <w:right w:val="none" w:sz="0" w:space="0" w:color="auto"/>
      </w:divBdr>
    </w:div>
    <w:div w:id="1306004216">
      <w:marLeft w:val="640"/>
      <w:marRight w:val="0"/>
      <w:marTop w:val="0"/>
      <w:marBottom w:val="0"/>
      <w:divBdr>
        <w:top w:val="none" w:sz="0" w:space="0" w:color="auto"/>
        <w:left w:val="none" w:sz="0" w:space="0" w:color="auto"/>
        <w:bottom w:val="none" w:sz="0" w:space="0" w:color="auto"/>
        <w:right w:val="none" w:sz="0" w:space="0" w:color="auto"/>
      </w:divBdr>
    </w:div>
    <w:div w:id="1306013338">
      <w:marLeft w:val="640"/>
      <w:marRight w:val="0"/>
      <w:marTop w:val="0"/>
      <w:marBottom w:val="0"/>
      <w:divBdr>
        <w:top w:val="none" w:sz="0" w:space="0" w:color="auto"/>
        <w:left w:val="none" w:sz="0" w:space="0" w:color="auto"/>
        <w:bottom w:val="none" w:sz="0" w:space="0" w:color="auto"/>
        <w:right w:val="none" w:sz="0" w:space="0" w:color="auto"/>
      </w:divBdr>
    </w:div>
    <w:div w:id="1306155509">
      <w:marLeft w:val="640"/>
      <w:marRight w:val="0"/>
      <w:marTop w:val="0"/>
      <w:marBottom w:val="0"/>
      <w:divBdr>
        <w:top w:val="none" w:sz="0" w:space="0" w:color="auto"/>
        <w:left w:val="none" w:sz="0" w:space="0" w:color="auto"/>
        <w:bottom w:val="none" w:sz="0" w:space="0" w:color="auto"/>
        <w:right w:val="none" w:sz="0" w:space="0" w:color="auto"/>
      </w:divBdr>
    </w:div>
    <w:div w:id="1306157834">
      <w:marLeft w:val="640"/>
      <w:marRight w:val="0"/>
      <w:marTop w:val="0"/>
      <w:marBottom w:val="0"/>
      <w:divBdr>
        <w:top w:val="none" w:sz="0" w:space="0" w:color="auto"/>
        <w:left w:val="none" w:sz="0" w:space="0" w:color="auto"/>
        <w:bottom w:val="none" w:sz="0" w:space="0" w:color="auto"/>
        <w:right w:val="none" w:sz="0" w:space="0" w:color="auto"/>
      </w:divBdr>
    </w:div>
    <w:div w:id="1306201898">
      <w:marLeft w:val="640"/>
      <w:marRight w:val="0"/>
      <w:marTop w:val="0"/>
      <w:marBottom w:val="0"/>
      <w:divBdr>
        <w:top w:val="none" w:sz="0" w:space="0" w:color="auto"/>
        <w:left w:val="none" w:sz="0" w:space="0" w:color="auto"/>
        <w:bottom w:val="none" w:sz="0" w:space="0" w:color="auto"/>
        <w:right w:val="none" w:sz="0" w:space="0" w:color="auto"/>
      </w:divBdr>
    </w:div>
    <w:div w:id="1306206487">
      <w:marLeft w:val="640"/>
      <w:marRight w:val="0"/>
      <w:marTop w:val="0"/>
      <w:marBottom w:val="0"/>
      <w:divBdr>
        <w:top w:val="none" w:sz="0" w:space="0" w:color="auto"/>
        <w:left w:val="none" w:sz="0" w:space="0" w:color="auto"/>
        <w:bottom w:val="none" w:sz="0" w:space="0" w:color="auto"/>
        <w:right w:val="none" w:sz="0" w:space="0" w:color="auto"/>
      </w:divBdr>
    </w:div>
    <w:div w:id="1306275758">
      <w:marLeft w:val="480"/>
      <w:marRight w:val="0"/>
      <w:marTop w:val="0"/>
      <w:marBottom w:val="0"/>
      <w:divBdr>
        <w:top w:val="none" w:sz="0" w:space="0" w:color="auto"/>
        <w:left w:val="none" w:sz="0" w:space="0" w:color="auto"/>
        <w:bottom w:val="none" w:sz="0" w:space="0" w:color="auto"/>
        <w:right w:val="none" w:sz="0" w:space="0" w:color="auto"/>
      </w:divBdr>
    </w:div>
    <w:div w:id="1306348372">
      <w:marLeft w:val="640"/>
      <w:marRight w:val="0"/>
      <w:marTop w:val="0"/>
      <w:marBottom w:val="0"/>
      <w:divBdr>
        <w:top w:val="none" w:sz="0" w:space="0" w:color="auto"/>
        <w:left w:val="none" w:sz="0" w:space="0" w:color="auto"/>
        <w:bottom w:val="none" w:sz="0" w:space="0" w:color="auto"/>
        <w:right w:val="none" w:sz="0" w:space="0" w:color="auto"/>
      </w:divBdr>
    </w:div>
    <w:div w:id="1306470695">
      <w:marLeft w:val="640"/>
      <w:marRight w:val="0"/>
      <w:marTop w:val="0"/>
      <w:marBottom w:val="0"/>
      <w:divBdr>
        <w:top w:val="none" w:sz="0" w:space="0" w:color="auto"/>
        <w:left w:val="none" w:sz="0" w:space="0" w:color="auto"/>
        <w:bottom w:val="none" w:sz="0" w:space="0" w:color="auto"/>
        <w:right w:val="none" w:sz="0" w:space="0" w:color="auto"/>
      </w:divBdr>
    </w:div>
    <w:div w:id="1306471246">
      <w:marLeft w:val="640"/>
      <w:marRight w:val="0"/>
      <w:marTop w:val="0"/>
      <w:marBottom w:val="0"/>
      <w:divBdr>
        <w:top w:val="none" w:sz="0" w:space="0" w:color="auto"/>
        <w:left w:val="none" w:sz="0" w:space="0" w:color="auto"/>
        <w:bottom w:val="none" w:sz="0" w:space="0" w:color="auto"/>
        <w:right w:val="none" w:sz="0" w:space="0" w:color="auto"/>
      </w:divBdr>
    </w:div>
    <w:div w:id="1306736879">
      <w:marLeft w:val="640"/>
      <w:marRight w:val="0"/>
      <w:marTop w:val="0"/>
      <w:marBottom w:val="0"/>
      <w:divBdr>
        <w:top w:val="none" w:sz="0" w:space="0" w:color="auto"/>
        <w:left w:val="none" w:sz="0" w:space="0" w:color="auto"/>
        <w:bottom w:val="none" w:sz="0" w:space="0" w:color="auto"/>
        <w:right w:val="none" w:sz="0" w:space="0" w:color="auto"/>
      </w:divBdr>
    </w:div>
    <w:div w:id="1306738114">
      <w:marLeft w:val="640"/>
      <w:marRight w:val="0"/>
      <w:marTop w:val="0"/>
      <w:marBottom w:val="0"/>
      <w:divBdr>
        <w:top w:val="none" w:sz="0" w:space="0" w:color="auto"/>
        <w:left w:val="none" w:sz="0" w:space="0" w:color="auto"/>
        <w:bottom w:val="none" w:sz="0" w:space="0" w:color="auto"/>
        <w:right w:val="none" w:sz="0" w:space="0" w:color="auto"/>
      </w:divBdr>
    </w:div>
    <w:div w:id="1306744157">
      <w:marLeft w:val="640"/>
      <w:marRight w:val="0"/>
      <w:marTop w:val="0"/>
      <w:marBottom w:val="0"/>
      <w:divBdr>
        <w:top w:val="none" w:sz="0" w:space="0" w:color="auto"/>
        <w:left w:val="none" w:sz="0" w:space="0" w:color="auto"/>
        <w:bottom w:val="none" w:sz="0" w:space="0" w:color="auto"/>
        <w:right w:val="none" w:sz="0" w:space="0" w:color="auto"/>
      </w:divBdr>
    </w:div>
    <w:div w:id="1306857543">
      <w:marLeft w:val="640"/>
      <w:marRight w:val="0"/>
      <w:marTop w:val="0"/>
      <w:marBottom w:val="0"/>
      <w:divBdr>
        <w:top w:val="none" w:sz="0" w:space="0" w:color="auto"/>
        <w:left w:val="none" w:sz="0" w:space="0" w:color="auto"/>
        <w:bottom w:val="none" w:sz="0" w:space="0" w:color="auto"/>
        <w:right w:val="none" w:sz="0" w:space="0" w:color="auto"/>
      </w:divBdr>
    </w:div>
    <w:div w:id="1306858415">
      <w:marLeft w:val="640"/>
      <w:marRight w:val="0"/>
      <w:marTop w:val="0"/>
      <w:marBottom w:val="0"/>
      <w:divBdr>
        <w:top w:val="none" w:sz="0" w:space="0" w:color="auto"/>
        <w:left w:val="none" w:sz="0" w:space="0" w:color="auto"/>
        <w:bottom w:val="none" w:sz="0" w:space="0" w:color="auto"/>
        <w:right w:val="none" w:sz="0" w:space="0" w:color="auto"/>
      </w:divBdr>
    </w:div>
    <w:div w:id="1306931938">
      <w:marLeft w:val="640"/>
      <w:marRight w:val="0"/>
      <w:marTop w:val="0"/>
      <w:marBottom w:val="0"/>
      <w:divBdr>
        <w:top w:val="none" w:sz="0" w:space="0" w:color="auto"/>
        <w:left w:val="none" w:sz="0" w:space="0" w:color="auto"/>
        <w:bottom w:val="none" w:sz="0" w:space="0" w:color="auto"/>
        <w:right w:val="none" w:sz="0" w:space="0" w:color="auto"/>
      </w:divBdr>
    </w:div>
    <w:div w:id="1307123294">
      <w:marLeft w:val="640"/>
      <w:marRight w:val="0"/>
      <w:marTop w:val="0"/>
      <w:marBottom w:val="0"/>
      <w:divBdr>
        <w:top w:val="none" w:sz="0" w:space="0" w:color="auto"/>
        <w:left w:val="none" w:sz="0" w:space="0" w:color="auto"/>
        <w:bottom w:val="none" w:sz="0" w:space="0" w:color="auto"/>
        <w:right w:val="none" w:sz="0" w:space="0" w:color="auto"/>
      </w:divBdr>
    </w:div>
    <w:div w:id="1307127550">
      <w:marLeft w:val="640"/>
      <w:marRight w:val="0"/>
      <w:marTop w:val="0"/>
      <w:marBottom w:val="0"/>
      <w:divBdr>
        <w:top w:val="none" w:sz="0" w:space="0" w:color="auto"/>
        <w:left w:val="none" w:sz="0" w:space="0" w:color="auto"/>
        <w:bottom w:val="none" w:sz="0" w:space="0" w:color="auto"/>
        <w:right w:val="none" w:sz="0" w:space="0" w:color="auto"/>
      </w:divBdr>
    </w:div>
    <w:div w:id="1307204595">
      <w:marLeft w:val="640"/>
      <w:marRight w:val="0"/>
      <w:marTop w:val="0"/>
      <w:marBottom w:val="0"/>
      <w:divBdr>
        <w:top w:val="none" w:sz="0" w:space="0" w:color="auto"/>
        <w:left w:val="none" w:sz="0" w:space="0" w:color="auto"/>
        <w:bottom w:val="none" w:sz="0" w:space="0" w:color="auto"/>
        <w:right w:val="none" w:sz="0" w:space="0" w:color="auto"/>
      </w:divBdr>
    </w:div>
    <w:div w:id="1307318841">
      <w:marLeft w:val="640"/>
      <w:marRight w:val="0"/>
      <w:marTop w:val="0"/>
      <w:marBottom w:val="0"/>
      <w:divBdr>
        <w:top w:val="none" w:sz="0" w:space="0" w:color="auto"/>
        <w:left w:val="none" w:sz="0" w:space="0" w:color="auto"/>
        <w:bottom w:val="none" w:sz="0" w:space="0" w:color="auto"/>
        <w:right w:val="none" w:sz="0" w:space="0" w:color="auto"/>
      </w:divBdr>
    </w:div>
    <w:div w:id="1307392122">
      <w:marLeft w:val="640"/>
      <w:marRight w:val="0"/>
      <w:marTop w:val="0"/>
      <w:marBottom w:val="0"/>
      <w:divBdr>
        <w:top w:val="none" w:sz="0" w:space="0" w:color="auto"/>
        <w:left w:val="none" w:sz="0" w:space="0" w:color="auto"/>
        <w:bottom w:val="none" w:sz="0" w:space="0" w:color="auto"/>
        <w:right w:val="none" w:sz="0" w:space="0" w:color="auto"/>
      </w:divBdr>
    </w:div>
    <w:div w:id="1307396668">
      <w:marLeft w:val="640"/>
      <w:marRight w:val="0"/>
      <w:marTop w:val="0"/>
      <w:marBottom w:val="0"/>
      <w:divBdr>
        <w:top w:val="none" w:sz="0" w:space="0" w:color="auto"/>
        <w:left w:val="none" w:sz="0" w:space="0" w:color="auto"/>
        <w:bottom w:val="none" w:sz="0" w:space="0" w:color="auto"/>
        <w:right w:val="none" w:sz="0" w:space="0" w:color="auto"/>
      </w:divBdr>
    </w:div>
    <w:div w:id="1307585285">
      <w:marLeft w:val="640"/>
      <w:marRight w:val="0"/>
      <w:marTop w:val="0"/>
      <w:marBottom w:val="0"/>
      <w:divBdr>
        <w:top w:val="none" w:sz="0" w:space="0" w:color="auto"/>
        <w:left w:val="none" w:sz="0" w:space="0" w:color="auto"/>
        <w:bottom w:val="none" w:sz="0" w:space="0" w:color="auto"/>
        <w:right w:val="none" w:sz="0" w:space="0" w:color="auto"/>
      </w:divBdr>
    </w:div>
    <w:div w:id="1307587392">
      <w:marLeft w:val="640"/>
      <w:marRight w:val="0"/>
      <w:marTop w:val="0"/>
      <w:marBottom w:val="0"/>
      <w:divBdr>
        <w:top w:val="none" w:sz="0" w:space="0" w:color="auto"/>
        <w:left w:val="none" w:sz="0" w:space="0" w:color="auto"/>
        <w:bottom w:val="none" w:sz="0" w:space="0" w:color="auto"/>
        <w:right w:val="none" w:sz="0" w:space="0" w:color="auto"/>
      </w:divBdr>
    </w:div>
    <w:div w:id="1307588164">
      <w:marLeft w:val="640"/>
      <w:marRight w:val="0"/>
      <w:marTop w:val="0"/>
      <w:marBottom w:val="0"/>
      <w:divBdr>
        <w:top w:val="none" w:sz="0" w:space="0" w:color="auto"/>
        <w:left w:val="none" w:sz="0" w:space="0" w:color="auto"/>
        <w:bottom w:val="none" w:sz="0" w:space="0" w:color="auto"/>
        <w:right w:val="none" w:sz="0" w:space="0" w:color="auto"/>
      </w:divBdr>
    </w:div>
    <w:div w:id="1307591133">
      <w:marLeft w:val="640"/>
      <w:marRight w:val="0"/>
      <w:marTop w:val="0"/>
      <w:marBottom w:val="0"/>
      <w:divBdr>
        <w:top w:val="none" w:sz="0" w:space="0" w:color="auto"/>
        <w:left w:val="none" w:sz="0" w:space="0" w:color="auto"/>
        <w:bottom w:val="none" w:sz="0" w:space="0" w:color="auto"/>
        <w:right w:val="none" w:sz="0" w:space="0" w:color="auto"/>
      </w:divBdr>
    </w:div>
    <w:div w:id="1307664396">
      <w:marLeft w:val="640"/>
      <w:marRight w:val="0"/>
      <w:marTop w:val="0"/>
      <w:marBottom w:val="0"/>
      <w:divBdr>
        <w:top w:val="none" w:sz="0" w:space="0" w:color="auto"/>
        <w:left w:val="none" w:sz="0" w:space="0" w:color="auto"/>
        <w:bottom w:val="none" w:sz="0" w:space="0" w:color="auto"/>
        <w:right w:val="none" w:sz="0" w:space="0" w:color="auto"/>
      </w:divBdr>
    </w:div>
    <w:div w:id="1307667772">
      <w:marLeft w:val="640"/>
      <w:marRight w:val="0"/>
      <w:marTop w:val="0"/>
      <w:marBottom w:val="0"/>
      <w:divBdr>
        <w:top w:val="none" w:sz="0" w:space="0" w:color="auto"/>
        <w:left w:val="none" w:sz="0" w:space="0" w:color="auto"/>
        <w:bottom w:val="none" w:sz="0" w:space="0" w:color="auto"/>
        <w:right w:val="none" w:sz="0" w:space="0" w:color="auto"/>
      </w:divBdr>
    </w:div>
    <w:div w:id="1307782687">
      <w:marLeft w:val="640"/>
      <w:marRight w:val="0"/>
      <w:marTop w:val="0"/>
      <w:marBottom w:val="0"/>
      <w:divBdr>
        <w:top w:val="none" w:sz="0" w:space="0" w:color="auto"/>
        <w:left w:val="none" w:sz="0" w:space="0" w:color="auto"/>
        <w:bottom w:val="none" w:sz="0" w:space="0" w:color="auto"/>
        <w:right w:val="none" w:sz="0" w:space="0" w:color="auto"/>
      </w:divBdr>
    </w:div>
    <w:div w:id="1307784990">
      <w:marLeft w:val="640"/>
      <w:marRight w:val="0"/>
      <w:marTop w:val="0"/>
      <w:marBottom w:val="0"/>
      <w:divBdr>
        <w:top w:val="none" w:sz="0" w:space="0" w:color="auto"/>
        <w:left w:val="none" w:sz="0" w:space="0" w:color="auto"/>
        <w:bottom w:val="none" w:sz="0" w:space="0" w:color="auto"/>
        <w:right w:val="none" w:sz="0" w:space="0" w:color="auto"/>
      </w:divBdr>
    </w:div>
    <w:div w:id="1307929132">
      <w:marLeft w:val="640"/>
      <w:marRight w:val="0"/>
      <w:marTop w:val="0"/>
      <w:marBottom w:val="0"/>
      <w:divBdr>
        <w:top w:val="none" w:sz="0" w:space="0" w:color="auto"/>
        <w:left w:val="none" w:sz="0" w:space="0" w:color="auto"/>
        <w:bottom w:val="none" w:sz="0" w:space="0" w:color="auto"/>
        <w:right w:val="none" w:sz="0" w:space="0" w:color="auto"/>
      </w:divBdr>
    </w:div>
    <w:div w:id="1307973026">
      <w:marLeft w:val="640"/>
      <w:marRight w:val="0"/>
      <w:marTop w:val="0"/>
      <w:marBottom w:val="0"/>
      <w:divBdr>
        <w:top w:val="none" w:sz="0" w:space="0" w:color="auto"/>
        <w:left w:val="none" w:sz="0" w:space="0" w:color="auto"/>
        <w:bottom w:val="none" w:sz="0" w:space="0" w:color="auto"/>
        <w:right w:val="none" w:sz="0" w:space="0" w:color="auto"/>
      </w:divBdr>
    </w:div>
    <w:div w:id="1308047672">
      <w:marLeft w:val="640"/>
      <w:marRight w:val="0"/>
      <w:marTop w:val="0"/>
      <w:marBottom w:val="0"/>
      <w:divBdr>
        <w:top w:val="none" w:sz="0" w:space="0" w:color="auto"/>
        <w:left w:val="none" w:sz="0" w:space="0" w:color="auto"/>
        <w:bottom w:val="none" w:sz="0" w:space="0" w:color="auto"/>
        <w:right w:val="none" w:sz="0" w:space="0" w:color="auto"/>
      </w:divBdr>
    </w:div>
    <w:div w:id="1308123147">
      <w:marLeft w:val="640"/>
      <w:marRight w:val="0"/>
      <w:marTop w:val="0"/>
      <w:marBottom w:val="0"/>
      <w:divBdr>
        <w:top w:val="none" w:sz="0" w:space="0" w:color="auto"/>
        <w:left w:val="none" w:sz="0" w:space="0" w:color="auto"/>
        <w:bottom w:val="none" w:sz="0" w:space="0" w:color="auto"/>
        <w:right w:val="none" w:sz="0" w:space="0" w:color="auto"/>
      </w:divBdr>
    </w:div>
    <w:div w:id="1308126479">
      <w:marLeft w:val="640"/>
      <w:marRight w:val="0"/>
      <w:marTop w:val="0"/>
      <w:marBottom w:val="0"/>
      <w:divBdr>
        <w:top w:val="none" w:sz="0" w:space="0" w:color="auto"/>
        <w:left w:val="none" w:sz="0" w:space="0" w:color="auto"/>
        <w:bottom w:val="none" w:sz="0" w:space="0" w:color="auto"/>
        <w:right w:val="none" w:sz="0" w:space="0" w:color="auto"/>
      </w:divBdr>
    </w:div>
    <w:div w:id="1308315891">
      <w:marLeft w:val="640"/>
      <w:marRight w:val="0"/>
      <w:marTop w:val="0"/>
      <w:marBottom w:val="0"/>
      <w:divBdr>
        <w:top w:val="none" w:sz="0" w:space="0" w:color="auto"/>
        <w:left w:val="none" w:sz="0" w:space="0" w:color="auto"/>
        <w:bottom w:val="none" w:sz="0" w:space="0" w:color="auto"/>
        <w:right w:val="none" w:sz="0" w:space="0" w:color="auto"/>
      </w:divBdr>
    </w:div>
    <w:div w:id="1308316806">
      <w:marLeft w:val="640"/>
      <w:marRight w:val="0"/>
      <w:marTop w:val="0"/>
      <w:marBottom w:val="0"/>
      <w:divBdr>
        <w:top w:val="none" w:sz="0" w:space="0" w:color="auto"/>
        <w:left w:val="none" w:sz="0" w:space="0" w:color="auto"/>
        <w:bottom w:val="none" w:sz="0" w:space="0" w:color="auto"/>
        <w:right w:val="none" w:sz="0" w:space="0" w:color="auto"/>
      </w:divBdr>
    </w:div>
    <w:div w:id="1308361091">
      <w:marLeft w:val="640"/>
      <w:marRight w:val="0"/>
      <w:marTop w:val="0"/>
      <w:marBottom w:val="0"/>
      <w:divBdr>
        <w:top w:val="none" w:sz="0" w:space="0" w:color="auto"/>
        <w:left w:val="none" w:sz="0" w:space="0" w:color="auto"/>
        <w:bottom w:val="none" w:sz="0" w:space="0" w:color="auto"/>
        <w:right w:val="none" w:sz="0" w:space="0" w:color="auto"/>
      </w:divBdr>
    </w:div>
    <w:div w:id="1308434150">
      <w:marLeft w:val="640"/>
      <w:marRight w:val="0"/>
      <w:marTop w:val="0"/>
      <w:marBottom w:val="0"/>
      <w:divBdr>
        <w:top w:val="none" w:sz="0" w:space="0" w:color="auto"/>
        <w:left w:val="none" w:sz="0" w:space="0" w:color="auto"/>
        <w:bottom w:val="none" w:sz="0" w:space="0" w:color="auto"/>
        <w:right w:val="none" w:sz="0" w:space="0" w:color="auto"/>
      </w:divBdr>
    </w:div>
    <w:div w:id="1308509630">
      <w:marLeft w:val="640"/>
      <w:marRight w:val="0"/>
      <w:marTop w:val="0"/>
      <w:marBottom w:val="0"/>
      <w:divBdr>
        <w:top w:val="none" w:sz="0" w:space="0" w:color="auto"/>
        <w:left w:val="none" w:sz="0" w:space="0" w:color="auto"/>
        <w:bottom w:val="none" w:sz="0" w:space="0" w:color="auto"/>
        <w:right w:val="none" w:sz="0" w:space="0" w:color="auto"/>
      </w:divBdr>
    </w:div>
    <w:div w:id="1308516543">
      <w:marLeft w:val="640"/>
      <w:marRight w:val="0"/>
      <w:marTop w:val="0"/>
      <w:marBottom w:val="0"/>
      <w:divBdr>
        <w:top w:val="none" w:sz="0" w:space="0" w:color="auto"/>
        <w:left w:val="none" w:sz="0" w:space="0" w:color="auto"/>
        <w:bottom w:val="none" w:sz="0" w:space="0" w:color="auto"/>
        <w:right w:val="none" w:sz="0" w:space="0" w:color="auto"/>
      </w:divBdr>
    </w:div>
    <w:div w:id="1308701951">
      <w:marLeft w:val="640"/>
      <w:marRight w:val="0"/>
      <w:marTop w:val="0"/>
      <w:marBottom w:val="0"/>
      <w:divBdr>
        <w:top w:val="none" w:sz="0" w:space="0" w:color="auto"/>
        <w:left w:val="none" w:sz="0" w:space="0" w:color="auto"/>
        <w:bottom w:val="none" w:sz="0" w:space="0" w:color="auto"/>
        <w:right w:val="none" w:sz="0" w:space="0" w:color="auto"/>
      </w:divBdr>
    </w:div>
    <w:div w:id="1308702063">
      <w:marLeft w:val="640"/>
      <w:marRight w:val="0"/>
      <w:marTop w:val="0"/>
      <w:marBottom w:val="0"/>
      <w:divBdr>
        <w:top w:val="none" w:sz="0" w:space="0" w:color="auto"/>
        <w:left w:val="none" w:sz="0" w:space="0" w:color="auto"/>
        <w:bottom w:val="none" w:sz="0" w:space="0" w:color="auto"/>
        <w:right w:val="none" w:sz="0" w:space="0" w:color="auto"/>
      </w:divBdr>
    </w:div>
    <w:div w:id="1308823563">
      <w:marLeft w:val="640"/>
      <w:marRight w:val="0"/>
      <w:marTop w:val="0"/>
      <w:marBottom w:val="0"/>
      <w:divBdr>
        <w:top w:val="none" w:sz="0" w:space="0" w:color="auto"/>
        <w:left w:val="none" w:sz="0" w:space="0" w:color="auto"/>
        <w:bottom w:val="none" w:sz="0" w:space="0" w:color="auto"/>
        <w:right w:val="none" w:sz="0" w:space="0" w:color="auto"/>
      </w:divBdr>
    </w:div>
    <w:div w:id="1308824997">
      <w:marLeft w:val="640"/>
      <w:marRight w:val="0"/>
      <w:marTop w:val="0"/>
      <w:marBottom w:val="0"/>
      <w:divBdr>
        <w:top w:val="none" w:sz="0" w:space="0" w:color="auto"/>
        <w:left w:val="none" w:sz="0" w:space="0" w:color="auto"/>
        <w:bottom w:val="none" w:sz="0" w:space="0" w:color="auto"/>
        <w:right w:val="none" w:sz="0" w:space="0" w:color="auto"/>
      </w:divBdr>
    </w:div>
    <w:div w:id="1308901538">
      <w:marLeft w:val="640"/>
      <w:marRight w:val="0"/>
      <w:marTop w:val="0"/>
      <w:marBottom w:val="0"/>
      <w:divBdr>
        <w:top w:val="none" w:sz="0" w:space="0" w:color="auto"/>
        <w:left w:val="none" w:sz="0" w:space="0" w:color="auto"/>
        <w:bottom w:val="none" w:sz="0" w:space="0" w:color="auto"/>
        <w:right w:val="none" w:sz="0" w:space="0" w:color="auto"/>
      </w:divBdr>
    </w:div>
    <w:div w:id="1309165018">
      <w:marLeft w:val="640"/>
      <w:marRight w:val="0"/>
      <w:marTop w:val="0"/>
      <w:marBottom w:val="0"/>
      <w:divBdr>
        <w:top w:val="none" w:sz="0" w:space="0" w:color="auto"/>
        <w:left w:val="none" w:sz="0" w:space="0" w:color="auto"/>
        <w:bottom w:val="none" w:sz="0" w:space="0" w:color="auto"/>
        <w:right w:val="none" w:sz="0" w:space="0" w:color="auto"/>
      </w:divBdr>
    </w:div>
    <w:div w:id="1309288484">
      <w:marLeft w:val="640"/>
      <w:marRight w:val="0"/>
      <w:marTop w:val="0"/>
      <w:marBottom w:val="0"/>
      <w:divBdr>
        <w:top w:val="none" w:sz="0" w:space="0" w:color="auto"/>
        <w:left w:val="none" w:sz="0" w:space="0" w:color="auto"/>
        <w:bottom w:val="none" w:sz="0" w:space="0" w:color="auto"/>
        <w:right w:val="none" w:sz="0" w:space="0" w:color="auto"/>
      </w:divBdr>
    </w:div>
    <w:div w:id="1309358004">
      <w:marLeft w:val="640"/>
      <w:marRight w:val="0"/>
      <w:marTop w:val="0"/>
      <w:marBottom w:val="0"/>
      <w:divBdr>
        <w:top w:val="none" w:sz="0" w:space="0" w:color="auto"/>
        <w:left w:val="none" w:sz="0" w:space="0" w:color="auto"/>
        <w:bottom w:val="none" w:sz="0" w:space="0" w:color="auto"/>
        <w:right w:val="none" w:sz="0" w:space="0" w:color="auto"/>
      </w:divBdr>
    </w:div>
    <w:div w:id="1309359862">
      <w:marLeft w:val="640"/>
      <w:marRight w:val="0"/>
      <w:marTop w:val="0"/>
      <w:marBottom w:val="0"/>
      <w:divBdr>
        <w:top w:val="none" w:sz="0" w:space="0" w:color="auto"/>
        <w:left w:val="none" w:sz="0" w:space="0" w:color="auto"/>
        <w:bottom w:val="none" w:sz="0" w:space="0" w:color="auto"/>
        <w:right w:val="none" w:sz="0" w:space="0" w:color="auto"/>
      </w:divBdr>
    </w:div>
    <w:div w:id="1309431758">
      <w:marLeft w:val="640"/>
      <w:marRight w:val="0"/>
      <w:marTop w:val="0"/>
      <w:marBottom w:val="0"/>
      <w:divBdr>
        <w:top w:val="none" w:sz="0" w:space="0" w:color="auto"/>
        <w:left w:val="none" w:sz="0" w:space="0" w:color="auto"/>
        <w:bottom w:val="none" w:sz="0" w:space="0" w:color="auto"/>
        <w:right w:val="none" w:sz="0" w:space="0" w:color="auto"/>
      </w:divBdr>
    </w:div>
    <w:div w:id="1309436364">
      <w:marLeft w:val="640"/>
      <w:marRight w:val="0"/>
      <w:marTop w:val="0"/>
      <w:marBottom w:val="0"/>
      <w:divBdr>
        <w:top w:val="none" w:sz="0" w:space="0" w:color="auto"/>
        <w:left w:val="none" w:sz="0" w:space="0" w:color="auto"/>
        <w:bottom w:val="none" w:sz="0" w:space="0" w:color="auto"/>
        <w:right w:val="none" w:sz="0" w:space="0" w:color="auto"/>
      </w:divBdr>
    </w:div>
    <w:div w:id="1309480936">
      <w:marLeft w:val="640"/>
      <w:marRight w:val="0"/>
      <w:marTop w:val="0"/>
      <w:marBottom w:val="0"/>
      <w:divBdr>
        <w:top w:val="none" w:sz="0" w:space="0" w:color="auto"/>
        <w:left w:val="none" w:sz="0" w:space="0" w:color="auto"/>
        <w:bottom w:val="none" w:sz="0" w:space="0" w:color="auto"/>
        <w:right w:val="none" w:sz="0" w:space="0" w:color="auto"/>
      </w:divBdr>
    </w:div>
    <w:div w:id="1309552861">
      <w:marLeft w:val="640"/>
      <w:marRight w:val="0"/>
      <w:marTop w:val="0"/>
      <w:marBottom w:val="0"/>
      <w:divBdr>
        <w:top w:val="none" w:sz="0" w:space="0" w:color="auto"/>
        <w:left w:val="none" w:sz="0" w:space="0" w:color="auto"/>
        <w:bottom w:val="none" w:sz="0" w:space="0" w:color="auto"/>
        <w:right w:val="none" w:sz="0" w:space="0" w:color="auto"/>
      </w:divBdr>
    </w:div>
    <w:div w:id="1309554281">
      <w:marLeft w:val="640"/>
      <w:marRight w:val="0"/>
      <w:marTop w:val="0"/>
      <w:marBottom w:val="0"/>
      <w:divBdr>
        <w:top w:val="none" w:sz="0" w:space="0" w:color="auto"/>
        <w:left w:val="none" w:sz="0" w:space="0" w:color="auto"/>
        <w:bottom w:val="none" w:sz="0" w:space="0" w:color="auto"/>
        <w:right w:val="none" w:sz="0" w:space="0" w:color="auto"/>
      </w:divBdr>
    </w:div>
    <w:div w:id="1309701962">
      <w:marLeft w:val="640"/>
      <w:marRight w:val="0"/>
      <w:marTop w:val="0"/>
      <w:marBottom w:val="0"/>
      <w:divBdr>
        <w:top w:val="none" w:sz="0" w:space="0" w:color="auto"/>
        <w:left w:val="none" w:sz="0" w:space="0" w:color="auto"/>
        <w:bottom w:val="none" w:sz="0" w:space="0" w:color="auto"/>
        <w:right w:val="none" w:sz="0" w:space="0" w:color="auto"/>
      </w:divBdr>
    </w:div>
    <w:div w:id="1309703450">
      <w:marLeft w:val="640"/>
      <w:marRight w:val="0"/>
      <w:marTop w:val="0"/>
      <w:marBottom w:val="0"/>
      <w:divBdr>
        <w:top w:val="none" w:sz="0" w:space="0" w:color="auto"/>
        <w:left w:val="none" w:sz="0" w:space="0" w:color="auto"/>
        <w:bottom w:val="none" w:sz="0" w:space="0" w:color="auto"/>
        <w:right w:val="none" w:sz="0" w:space="0" w:color="auto"/>
      </w:divBdr>
    </w:div>
    <w:div w:id="1309744099">
      <w:marLeft w:val="640"/>
      <w:marRight w:val="0"/>
      <w:marTop w:val="0"/>
      <w:marBottom w:val="0"/>
      <w:divBdr>
        <w:top w:val="none" w:sz="0" w:space="0" w:color="auto"/>
        <w:left w:val="none" w:sz="0" w:space="0" w:color="auto"/>
        <w:bottom w:val="none" w:sz="0" w:space="0" w:color="auto"/>
        <w:right w:val="none" w:sz="0" w:space="0" w:color="auto"/>
      </w:divBdr>
    </w:div>
    <w:div w:id="1309821074">
      <w:marLeft w:val="640"/>
      <w:marRight w:val="0"/>
      <w:marTop w:val="0"/>
      <w:marBottom w:val="0"/>
      <w:divBdr>
        <w:top w:val="none" w:sz="0" w:space="0" w:color="auto"/>
        <w:left w:val="none" w:sz="0" w:space="0" w:color="auto"/>
        <w:bottom w:val="none" w:sz="0" w:space="0" w:color="auto"/>
        <w:right w:val="none" w:sz="0" w:space="0" w:color="auto"/>
      </w:divBdr>
    </w:div>
    <w:div w:id="1309894362">
      <w:marLeft w:val="640"/>
      <w:marRight w:val="0"/>
      <w:marTop w:val="0"/>
      <w:marBottom w:val="0"/>
      <w:divBdr>
        <w:top w:val="none" w:sz="0" w:space="0" w:color="auto"/>
        <w:left w:val="none" w:sz="0" w:space="0" w:color="auto"/>
        <w:bottom w:val="none" w:sz="0" w:space="0" w:color="auto"/>
        <w:right w:val="none" w:sz="0" w:space="0" w:color="auto"/>
      </w:divBdr>
    </w:div>
    <w:div w:id="1309936653">
      <w:marLeft w:val="640"/>
      <w:marRight w:val="0"/>
      <w:marTop w:val="0"/>
      <w:marBottom w:val="0"/>
      <w:divBdr>
        <w:top w:val="none" w:sz="0" w:space="0" w:color="auto"/>
        <w:left w:val="none" w:sz="0" w:space="0" w:color="auto"/>
        <w:bottom w:val="none" w:sz="0" w:space="0" w:color="auto"/>
        <w:right w:val="none" w:sz="0" w:space="0" w:color="auto"/>
      </w:divBdr>
    </w:div>
    <w:div w:id="1309943813">
      <w:marLeft w:val="640"/>
      <w:marRight w:val="0"/>
      <w:marTop w:val="0"/>
      <w:marBottom w:val="0"/>
      <w:divBdr>
        <w:top w:val="none" w:sz="0" w:space="0" w:color="auto"/>
        <w:left w:val="none" w:sz="0" w:space="0" w:color="auto"/>
        <w:bottom w:val="none" w:sz="0" w:space="0" w:color="auto"/>
        <w:right w:val="none" w:sz="0" w:space="0" w:color="auto"/>
      </w:divBdr>
    </w:div>
    <w:div w:id="1310016310">
      <w:marLeft w:val="640"/>
      <w:marRight w:val="0"/>
      <w:marTop w:val="0"/>
      <w:marBottom w:val="0"/>
      <w:divBdr>
        <w:top w:val="none" w:sz="0" w:space="0" w:color="auto"/>
        <w:left w:val="none" w:sz="0" w:space="0" w:color="auto"/>
        <w:bottom w:val="none" w:sz="0" w:space="0" w:color="auto"/>
        <w:right w:val="none" w:sz="0" w:space="0" w:color="auto"/>
      </w:divBdr>
    </w:div>
    <w:div w:id="1310086399">
      <w:marLeft w:val="640"/>
      <w:marRight w:val="0"/>
      <w:marTop w:val="0"/>
      <w:marBottom w:val="0"/>
      <w:divBdr>
        <w:top w:val="none" w:sz="0" w:space="0" w:color="auto"/>
        <w:left w:val="none" w:sz="0" w:space="0" w:color="auto"/>
        <w:bottom w:val="none" w:sz="0" w:space="0" w:color="auto"/>
        <w:right w:val="none" w:sz="0" w:space="0" w:color="auto"/>
      </w:divBdr>
    </w:div>
    <w:div w:id="1310087244">
      <w:marLeft w:val="640"/>
      <w:marRight w:val="0"/>
      <w:marTop w:val="0"/>
      <w:marBottom w:val="0"/>
      <w:divBdr>
        <w:top w:val="none" w:sz="0" w:space="0" w:color="auto"/>
        <w:left w:val="none" w:sz="0" w:space="0" w:color="auto"/>
        <w:bottom w:val="none" w:sz="0" w:space="0" w:color="auto"/>
        <w:right w:val="none" w:sz="0" w:space="0" w:color="auto"/>
      </w:divBdr>
    </w:div>
    <w:div w:id="1310089362">
      <w:marLeft w:val="640"/>
      <w:marRight w:val="0"/>
      <w:marTop w:val="0"/>
      <w:marBottom w:val="0"/>
      <w:divBdr>
        <w:top w:val="none" w:sz="0" w:space="0" w:color="auto"/>
        <w:left w:val="none" w:sz="0" w:space="0" w:color="auto"/>
        <w:bottom w:val="none" w:sz="0" w:space="0" w:color="auto"/>
        <w:right w:val="none" w:sz="0" w:space="0" w:color="auto"/>
      </w:divBdr>
    </w:div>
    <w:div w:id="1310090849">
      <w:marLeft w:val="640"/>
      <w:marRight w:val="0"/>
      <w:marTop w:val="0"/>
      <w:marBottom w:val="0"/>
      <w:divBdr>
        <w:top w:val="none" w:sz="0" w:space="0" w:color="auto"/>
        <w:left w:val="none" w:sz="0" w:space="0" w:color="auto"/>
        <w:bottom w:val="none" w:sz="0" w:space="0" w:color="auto"/>
        <w:right w:val="none" w:sz="0" w:space="0" w:color="auto"/>
      </w:divBdr>
    </w:div>
    <w:div w:id="1310092186">
      <w:marLeft w:val="640"/>
      <w:marRight w:val="0"/>
      <w:marTop w:val="0"/>
      <w:marBottom w:val="0"/>
      <w:divBdr>
        <w:top w:val="none" w:sz="0" w:space="0" w:color="auto"/>
        <w:left w:val="none" w:sz="0" w:space="0" w:color="auto"/>
        <w:bottom w:val="none" w:sz="0" w:space="0" w:color="auto"/>
        <w:right w:val="none" w:sz="0" w:space="0" w:color="auto"/>
      </w:divBdr>
    </w:div>
    <w:div w:id="1310137643">
      <w:marLeft w:val="640"/>
      <w:marRight w:val="0"/>
      <w:marTop w:val="0"/>
      <w:marBottom w:val="0"/>
      <w:divBdr>
        <w:top w:val="none" w:sz="0" w:space="0" w:color="auto"/>
        <w:left w:val="none" w:sz="0" w:space="0" w:color="auto"/>
        <w:bottom w:val="none" w:sz="0" w:space="0" w:color="auto"/>
        <w:right w:val="none" w:sz="0" w:space="0" w:color="auto"/>
      </w:divBdr>
    </w:div>
    <w:div w:id="1310208863">
      <w:marLeft w:val="640"/>
      <w:marRight w:val="0"/>
      <w:marTop w:val="0"/>
      <w:marBottom w:val="0"/>
      <w:divBdr>
        <w:top w:val="none" w:sz="0" w:space="0" w:color="auto"/>
        <w:left w:val="none" w:sz="0" w:space="0" w:color="auto"/>
        <w:bottom w:val="none" w:sz="0" w:space="0" w:color="auto"/>
        <w:right w:val="none" w:sz="0" w:space="0" w:color="auto"/>
      </w:divBdr>
    </w:div>
    <w:div w:id="1310212852">
      <w:marLeft w:val="640"/>
      <w:marRight w:val="0"/>
      <w:marTop w:val="0"/>
      <w:marBottom w:val="0"/>
      <w:divBdr>
        <w:top w:val="none" w:sz="0" w:space="0" w:color="auto"/>
        <w:left w:val="none" w:sz="0" w:space="0" w:color="auto"/>
        <w:bottom w:val="none" w:sz="0" w:space="0" w:color="auto"/>
        <w:right w:val="none" w:sz="0" w:space="0" w:color="auto"/>
      </w:divBdr>
    </w:div>
    <w:div w:id="1310286640">
      <w:marLeft w:val="640"/>
      <w:marRight w:val="0"/>
      <w:marTop w:val="0"/>
      <w:marBottom w:val="0"/>
      <w:divBdr>
        <w:top w:val="none" w:sz="0" w:space="0" w:color="auto"/>
        <w:left w:val="none" w:sz="0" w:space="0" w:color="auto"/>
        <w:bottom w:val="none" w:sz="0" w:space="0" w:color="auto"/>
        <w:right w:val="none" w:sz="0" w:space="0" w:color="auto"/>
      </w:divBdr>
    </w:div>
    <w:div w:id="1310287533">
      <w:marLeft w:val="640"/>
      <w:marRight w:val="0"/>
      <w:marTop w:val="0"/>
      <w:marBottom w:val="0"/>
      <w:divBdr>
        <w:top w:val="none" w:sz="0" w:space="0" w:color="auto"/>
        <w:left w:val="none" w:sz="0" w:space="0" w:color="auto"/>
        <w:bottom w:val="none" w:sz="0" w:space="0" w:color="auto"/>
        <w:right w:val="none" w:sz="0" w:space="0" w:color="auto"/>
      </w:divBdr>
    </w:div>
    <w:div w:id="1310405468">
      <w:marLeft w:val="640"/>
      <w:marRight w:val="0"/>
      <w:marTop w:val="0"/>
      <w:marBottom w:val="0"/>
      <w:divBdr>
        <w:top w:val="none" w:sz="0" w:space="0" w:color="auto"/>
        <w:left w:val="none" w:sz="0" w:space="0" w:color="auto"/>
        <w:bottom w:val="none" w:sz="0" w:space="0" w:color="auto"/>
        <w:right w:val="none" w:sz="0" w:space="0" w:color="auto"/>
      </w:divBdr>
    </w:div>
    <w:div w:id="1310477580">
      <w:marLeft w:val="640"/>
      <w:marRight w:val="0"/>
      <w:marTop w:val="0"/>
      <w:marBottom w:val="0"/>
      <w:divBdr>
        <w:top w:val="none" w:sz="0" w:space="0" w:color="auto"/>
        <w:left w:val="none" w:sz="0" w:space="0" w:color="auto"/>
        <w:bottom w:val="none" w:sz="0" w:space="0" w:color="auto"/>
        <w:right w:val="none" w:sz="0" w:space="0" w:color="auto"/>
      </w:divBdr>
    </w:div>
    <w:div w:id="1310524091">
      <w:marLeft w:val="640"/>
      <w:marRight w:val="0"/>
      <w:marTop w:val="0"/>
      <w:marBottom w:val="0"/>
      <w:divBdr>
        <w:top w:val="none" w:sz="0" w:space="0" w:color="auto"/>
        <w:left w:val="none" w:sz="0" w:space="0" w:color="auto"/>
        <w:bottom w:val="none" w:sz="0" w:space="0" w:color="auto"/>
        <w:right w:val="none" w:sz="0" w:space="0" w:color="auto"/>
      </w:divBdr>
    </w:div>
    <w:div w:id="1310549363">
      <w:marLeft w:val="640"/>
      <w:marRight w:val="0"/>
      <w:marTop w:val="0"/>
      <w:marBottom w:val="0"/>
      <w:divBdr>
        <w:top w:val="none" w:sz="0" w:space="0" w:color="auto"/>
        <w:left w:val="none" w:sz="0" w:space="0" w:color="auto"/>
        <w:bottom w:val="none" w:sz="0" w:space="0" w:color="auto"/>
        <w:right w:val="none" w:sz="0" w:space="0" w:color="auto"/>
      </w:divBdr>
    </w:div>
    <w:div w:id="1310743022">
      <w:marLeft w:val="640"/>
      <w:marRight w:val="0"/>
      <w:marTop w:val="0"/>
      <w:marBottom w:val="0"/>
      <w:divBdr>
        <w:top w:val="none" w:sz="0" w:space="0" w:color="auto"/>
        <w:left w:val="none" w:sz="0" w:space="0" w:color="auto"/>
        <w:bottom w:val="none" w:sz="0" w:space="0" w:color="auto"/>
        <w:right w:val="none" w:sz="0" w:space="0" w:color="auto"/>
      </w:divBdr>
    </w:div>
    <w:div w:id="1310743775">
      <w:marLeft w:val="640"/>
      <w:marRight w:val="0"/>
      <w:marTop w:val="0"/>
      <w:marBottom w:val="0"/>
      <w:divBdr>
        <w:top w:val="none" w:sz="0" w:space="0" w:color="auto"/>
        <w:left w:val="none" w:sz="0" w:space="0" w:color="auto"/>
        <w:bottom w:val="none" w:sz="0" w:space="0" w:color="auto"/>
        <w:right w:val="none" w:sz="0" w:space="0" w:color="auto"/>
      </w:divBdr>
    </w:div>
    <w:div w:id="1310792500">
      <w:marLeft w:val="640"/>
      <w:marRight w:val="0"/>
      <w:marTop w:val="0"/>
      <w:marBottom w:val="0"/>
      <w:divBdr>
        <w:top w:val="none" w:sz="0" w:space="0" w:color="auto"/>
        <w:left w:val="none" w:sz="0" w:space="0" w:color="auto"/>
        <w:bottom w:val="none" w:sz="0" w:space="0" w:color="auto"/>
        <w:right w:val="none" w:sz="0" w:space="0" w:color="auto"/>
      </w:divBdr>
    </w:div>
    <w:div w:id="1310817247">
      <w:marLeft w:val="640"/>
      <w:marRight w:val="0"/>
      <w:marTop w:val="0"/>
      <w:marBottom w:val="0"/>
      <w:divBdr>
        <w:top w:val="none" w:sz="0" w:space="0" w:color="auto"/>
        <w:left w:val="none" w:sz="0" w:space="0" w:color="auto"/>
        <w:bottom w:val="none" w:sz="0" w:space="0" w:color="auto"/>
        <w:right w:val="none" w:sz="0" w:space="0" w:color="auto"/>
      </w:divBdr>
    </w:div>
    <w:div w:id="1310869038">
      <w:marLeft w:val="640"/>
      <w:marRight w:val="0"/>
      <w:marTop w:val="0"/>
      <w:marBottom w:val="0"/>
      <w:divBdr>
        <w:top w:val="none" w:sz="0" w:space="0" w:color="auto"/>
        <w:left w:val="none" w:sz="0" w:space="0" w:color="auto"/>
        <w:bottom w:val="none" w:sz="0" w:space="0" w:color="auto"/>
        <w:right w:val="none" w:sz="0" w:space="0" w:color="auto"/>
      </w:divBdr>
    </w:div>
    <w:div w:id="1310986705">
      <w:marLeft w:val="640"/>
      <w:marRight w:val="0"/>
      <w:marTop w:val="0"/>
      <w:marBottom w:val="0"/>
      <w:divBdr>
        <w:top w:val="none" w:sz="0" w:space="0" w:color="auto"/>
        <w:left w:val="none" w:sz="0" w:space="0" w:color="auto"/>
        <w:bottom w:val="none" w:sz="0" w:space="0" w:color="auto"/>
        <w:right w:val="none" w:sz="0" w:space="0" w:color="auto"/>
      </w:divBdr>
    </w:div>
    <w:div w:id="1311011416">
      <w:marLeft w:val="640"/>
      <w:marRight w:val="0"/>
      <w:marTop w:val="0"/>
      <w:marBottom w:val="0"/>
      <w:divBdr>
        <w:top w:val="none" w:sz="0" w:space="0" w:color="auto"/>
        <w:left w:val="none" w:sz="0" w:space="0" w:color="auto"/>
        <w:bottom w:val="none" w:sz="0" w:space="0" w:color="auto"/>
        <w:right w:val="none" w:sz="0" w:space="0" w:color="auto"/>
      </w:divBdr>
    </w:div>
    <w:div w:id="1311053273">
      <w:marLeft w:val="640"/>
      <w:marRight w:val="0"/>
      <w:marTop w:val="0"/>
      <w:marBottom w:val="0"/>
      <w:divBdr>
        <w:top w:val="none" w:sz="0" w:space="0" w:color="auto"/>
        <w:left w:val="none" w:sz="0" w:space="0" w:color="auto"/>
        <w:bottom w:val="none" w:sz="0" w:space="0" w:color="auto"/>
        <w:right w:val="none" w:sz="0" w:space="0" w:color="auto"/>
      </w:divBdr>
    </w:div>
    <w:div w:id="1311054177">
      <w:marLeft w:val="640"/>
      <w:marRight w:val="0"/>
      <w:marTop w:val="0"/>
      <w:marBottom w:val="0"/>
      <w:divBdr>
        <w:top w:val="none" w:sz="0" w:space="0" w:color="auto"/>
        <w:left w:val="none" w:sz="0" w:space="0" w:color="auto"/>
        <w:bottom w:val="none" w:sz="0" w:space="0" w:color="auto"/>
        <w:right w:val="none" w:sz="0" w:space="0" w:color="auto"/>
      </w:divBdr>
    </w:div>
    <w:div w:id="1311054433">
      <w:marLeft w:val="640"/>
      <w:marRight w:val="0"/>
      <w:marTop w:val="0"/>
      <w:marBottom w:val="0"/>
      <w:divBdr>
        <w:top w:val="none" w:sz="0" w:space="0" w:color="auto"/>
        <w:left w:val="none" w:sz="0" w:space="0" w:color="auto"/>
        <w:bottom w:val="none" w:sz="0" w:space="0" w:color="auto"/>
        <w:right w:val="none" w:sz="0" w:space="0" w:color="auto"/>
      </w:divBdr>
    </w:div>
    <w:div w:id="1311058465">
      <w:marLeft w:val="640"/>
      <w:marRight w:val="0"/>
      <w:marTop w:val="0"/>
      <w:marBottom w:val="0"/>
      <w:divBdr>
        <w:top w:val="none" w:sz="0" w:space="0" w:color="auto"/>
        <w:left w:val="none" w:sz="0" w:space="0" w:color="auto"/>
        <w:bottom w:val="none" w:sz="0" w:space="0" w:color="auto"/>
        <w:right w:val="none" w:sz="0" w:space="0" w:color="auto"/>
      </w:divBdr>
    </w:div>
    <w:div w:id="1311059314">
      <w:marLeft w:val="640"/>
      <w:marRight w:val="0"/>
      <w:marTop w:val="0"/>
      <w:marBottom w:val="0"/>
      <w:divBdr>
        <w:top w:val="none" w:sz="0" w:space="0" w:color="auto"/>
        <w:left w:val="none" w:sz="0" w:space="0" w:color="auto"/>
        <w:bottom w:val="none" w:sz="0" w:space="0" w:color="auto"/>
        <w:right w:val="none" w:sz="0" w:space="0" w:color="auto"/>
      </w:divBdr>
    </w:div>
    <w:div w:id="1311059889">
      <w:marLeft w:val="640"/>
      <w:marRight w:val="0"/>
      <w:marTop w:val="0"/>
      <w:marBottom w:val="0"/>
      <w:divBdr>
        <w:top w:val="none" w:sz="0" w:space="0" w:color="auto"/>
        <w:left w:val="none" w:sz="0" w:space="0" w:color="auto"/>
        <w:bottom w:val="none" w:sz="0" w:space="0" w:color="auto"/>
        <w:right w:val="none" w:sz="0" w:space="0" w:color="auto"/>
      </w:divBdr>
    </w:div>
    <w:div w:id="1311130120">
      <w:marLeft w:val="640"/>
      <w:marRight w:val="0"/>
      <w:marTop w:val="0"/>
      <w:marBottom w:val="0"/>
      <w:divBdr>
        <w:top w:val="none" w:sz="0" w:space="0" w:color="auto"/>
        <w:left w:val="none" w:sz="0" w:space="0" w:color="auto"/>
        <w:bottom w:val="none" w:sz="0" w:space="0" w:color="auto"/>
        <w:right w:val="none" w:sz="0" w:space="0" w:color="auto"/>
      </w:divBdr>
    </w:div>
    <w:div w:id="1311204640">
      <w:marLeft w:val="640"/>
      <w:marRight w:val="0"/>
      <w:marTop w:val="0"/>
      <w:marBottom w:val="0"/>
      <w:divBdr>
        <w:top w:val="none" w:sz="0" w:space="0" w:color="auto"/>
        <w:left w:val="none" w:sz="0" w:space="0" w:color="auto"/>
        <w:bottom w:val="none" w:sz="0" w:space="0" w:color="auto"/>
        <w:right w:val="none" w:sz="0" w:space="0" w:color="auto"/>
      </w:divBdr>
    </w:div>
    <w:div w:id="1311323599">
      <w:marLeft w:val="640"/>
      <w:marRight w:val="0"/>
      <w:marTop w:val="0"/>
      <w:marBottom w:val="0"/>
      <w:divBdr>
        <w:top w:val="none" w:sz="0" w:space="0" w:color="auto"/>
        <w:left w:val="none" w:sz="0" w:space="0" w:color="auto"/>
        <w:bottom w:val="none" w:sz="0" w:space="0" w:color="auto"/>
        <w:right w:val="none" w:sz="0" w:space="0" w:color="auto"/>
      </w:divBdr>
    </w:div>
    <w:div w:id="1311401196">
      <w:marLeft w:val="640"/>
      <w:marRight w:val="0"/>
      <w:marTop w:val="0"/>
      <w:marBottom w:val="0"/>
      <w:divBdr>
        <w:top w:val="none" w:sz="0" w:space="0" w:color="auto"/>
        <w:left w:val="none" w:sz="0" w:space="0" w:color="auto"/>
        <w:bottom w:val="none" w:sz="0" w:space="0" w:color="auto"/>
        <w:right w:val="none" w:sz="0" w:space="0" w:color="auto"/>
      </w:divBdr>
    </w:div>
    <w:div w:id="1311405157">
      <w:marLeft w:val="640"/>
      <w:marRight w:val="0"/>
      <w:marTop w:val="0"/>
      <w:marBottom w:val="0"/>
      <w:divBdr>
        <w:top w:val="none" w:sz="0" w:space="0" w:color="auto"/>
        <w:left w:val="none" w:sz="0" w:space="0" w:color="auto"/>
        <w:bottom w:val="none" w:sz="0" w:space="0" w:color="auto"/>
        <w:right w:val="none" w:sz="0" w:space="0" w:color="auto"/>
      </w:divBdr>
    </w:div>
    <w:div w:id="1311443270">
      <w:marLeft w:val="640"/>
      <w:marRight w:val="0"/>
      <w:marTop w:val="0"/>
      <w:marBottom w:val="0"/>
      <w:divBdr>
        <w:top w:val="none" w:sz="0" w:space="0" w:color="auto"/>
        <w:left w:val="none" w:sz="0" w:space="0" w:color="auto"/>
        <w:bottom w:val="none" w:sz="0" w:space="0" w:color="auto"/>
        <w:right w:val="none" w:sz="0" w:space="0" w:color="auto"/>
      </w:divBdr>
    </w:div>
    <w:div w:id="1311515687">
      <w:marLeft w:val="640"/>
      <w:marRight w:val="0"/>
      <w:marTop w:val="0"/>
      <w:marBottom w:val="0"/>
      <w:divBdr>
        <w:top w:val="none" w:sz="0" w:space="0" w:color="auto"/>
        <w:left w:val="none" w:sz="0" w:space="0" w:color="auto"/>
        <w:bottom w:val="none" w:sz="0" w:space="0" w:color="auto"/>
        <w:right w:val="none" w:sz="0" w:space="0" w:color="auto"/>
      </w:divBdr>
    </w:div>
    <w:div w:id="1311595399">
      <w:marLeft w:val="640"/>
      <w:marRight w:val="0"/>
      <w:marTop w:val="0"/>
      <w:marBottom w:val="0"/>
      <w:divBdr>
        <w:top w:val="none" w:sz="0" w:space="0" w:color="auto"/>
        <w:left w:val="none" w:sz="0" w:space="0" w:color="auto"/>
        <w:bottom w:val="none" w:sz="0" w:space="0" w:color="auto"/>
        <w:right w:val="none" w:sz="0" w:space="0" w:color="auto"/>
      </w:divBdr>
    </w:div>
    <w:div w:id="1311597542">
      <w:marLeft w:val="640"/>
      <w:marRight w:val="0"/>
      <w:marTop w:val="0"/>
      <w:marBottom w:val="0"/>
      <w:divBdr>
        <w:top w:val="none" w:sz="0" w:space="0" w:color="auto"/>
        <w:left w:val="none" w:sz="0" w:space="0" w:color="auto"/>
        <w:bottom w:val="none" w:sz="0" w:space="0" w:color="auto"/>
        <w:right w:val="none" w:sz="0" w:space="0" w:color="auto"/>
      </w:divBdr>
    </w:div>
    <w:div w:id="1311667243">
      <w:marLeft w:val="640"/>
      <w:marRight w:val="0"/>
      <w:marTop w:val="0"/>
      <w:marBottom w:val="0"/>
      <w:divBdr>
        <w:top w:val="none" w:sz="0" w:space="0" w:color="auto"/>
        <w:left w:val="none" w:sz="0" w:space="0" w:color="auto"/>
        <w:bottom w:val="none" w:sz="0" w:space="0" w:color="auto"/>
        <w:right w:val="none" w:sz="0" w:space="0" w:color="auto"/>
      </w:divBdr>
    </w:div>
    <w:div w:id="1311906060">
      <w:marLeft w:val="640"/>
      <w:marRight w:val="0"/>
      <w:marTop w:val="0"/>
      <w:marBottom w:val="0"/>
      <w:divBdr>
        <w:top w:val="none" w:sz="0" w:space="0" w:color="auto"/>
        <w:left w:val="none" w:sz="0" w:space="0" w:color="auto"/>
        <w:bottom w:val="none" w:sz="0" w:space="0" w:color="auto"/>
        <w:right w:val="none" w:sz="0" w:space="0" w:color="auto"/>
      </w:divBdr>
    </w:div>
    <w:div w:id="1311910628">
      <w:marLeft w:val="640"/>
      <w:marRight w:val="0"/>
      <w:marTop w:val="0"/>
      <w:marBottom w:val="0"/>
      <w:divBdr>
        <w:top w:val="none" w:sz="0" w:space="0" w:color="auto"/>
        <w:left w:val="none" w:sz="0" w:space="0" w:color="auto"/>
        <w:bottom w:val="none" w:sz="0" w:space="0" w:color="auto"/>
        <w:right w:val="none" w:sz="0" w:space="0" w:color="auto"/>
      </w:divBdr>
    </w:div>
    <w:div w:id="1311979172">
      <w:marLeft w:val="640"/>
      <w:marRight w:val="0"/>
      <w:marTop w:val="0"/>
      <w:marBottom w:val="0"/>
      <w:divBdr>
        <w:top w:val="none" w:sz="0" w:space="0" w:color="auto"/>
        <w:left w:val="none" w:sz="0" w:space="0" w:color="auto"/>
        <w:bottom w:val="none" w:sz="0" w:space="0" w:color="auto"/>
        <w:right w:val="none" w:sz="0" w:space="0" w:color="auto"/>
      </w:divBdr>
    </w:div>
    <w:div w:id="1311980250">
      <w:marLeft w:val="640"/>
      <w:marRight w:val="0"/>
      <w:marTop w:val="0"/>
      <w:marBottom w:val="0"/>
      <w:divBdr>
        <w:top w:val="none" w:sz="0" w:space="0" w:color="auto"/>
        <w:left w:val="none" w:sz="0" w:space="0" w:color="auto"/>
        <w:bottom w:val="none" w:sz="0" w:space="0" w:color="auto"/>
        <w:right w:val="none" w:sz="0" w:space="0" w:color="auto"/>
      </w:divBdr>
    </w:div>
    <w:div w:id="1312103687">
      <w:marLeft w:val="640"/>
      <w:marRight w:val="0"/>
      <w:marTop w:val="0"/>
      <w:marBottom w:val="0"/>
      <w:divBdr>
        <w:top w:val="none" w:sz="0" w:space="0" w:color="auto"/>
        <w:left w:val="none" w:sz="0" w:space="0" w:color="auto"/>
        <w:bottom w:val="none" w:sz="0" w:space="0" w:color="auto"/>
        <w:right w:val="none" w:sz="0" w:space="0" w:color="auto"/>
      </w:divBdr>
    </w:div>
    <w:div w:id="1312128797">
      <w:marLeft w:val="640"/>
      <w:marRight w:val="0"/>
      <w:marTop w:val="0"/>
      <w:marBottom w:val="0"/>
      <w:divBdr>
        <w:top w:val="none" w:sz="0" w:space="0" w:color="auto"/>
        <w:left w:val="none" w:sz="0" w:space="0" w:color="auto"/>
        <w:bottom w:val="none" w:sz="0" w:space="0" w:color="auto"/>
        <w:right w:val="none" w:sz="0" w:space="0" w:color="auto"/>
      </w:divBdr>
    </w:div>
    <w:div w:id="1312170455">
      <w:marLeft w:val="640"/>
      <w:marRight w:val="0"/>
      <w:marTop w:val="0"/>
      <w:marBottom w:val="0"/>
      <w:divBdr>
        <w:top w:val="none" w:sz="0" w:space="0" w:color="auto"/>
        <w:left w:val="none" w:sz="0" w:space="0" w:color="auto"/>
        <w:bottom w:val="none" w:sz="0" w:space="0" w:color="auto"/>
        <w:right w:val="none" w:sz="0" w:space="0" w:color="auto"/>
      </w:divBdr>
    </w:div>
    <w:div w:id="1312247133">
      <w:marLeft w:val="640"/>
      <w:marRight w:val="0"/>
      <w:marTop w:val="0"/>
      <w:marBottom w:val="0"/>
      <w:divBdr>
        <w:top w:val="none" w:sz="0" w:space="0" w:color="auto"/>
        <w:left w:val="none" w:sz="0" w:space="0" w:color="auto"/>
        <w:bottom w:val="none" w:sz="0" w:space="0" w:color="auto"/>
        <w:right w:val="none" w:sz="0" w:space="0" w:color="auto"/>
      </w:divBdr>
    </w:div>
    <w:div w:id="1312441344">
      <w:marLeft w:val="640"/>
      <w:marRight w:val="0"/>
      <w:marTop w:val="0"/>
      <w:marBottom w:val="0"/>
      <w:divBdr>
        <w:top w:val="none" w:sz="0" w:space="0" w:color="auto"/>
        <w:left w:val="none" w:sz="0" w:space="0" w:color="auto"/>
        <w:bottom w:val="none" w:sz="0" w:space="0" w:color="auto"/>
        <w:right w:val="none" w:sz="0" w:space="0" w:color="auto"/>
      </w:divBdr>
    </w:div>
    <w:div w:id="1312443195">
      <w:marLeft w:val="640"/>
      <w:marRight w:val="0"/>
      <w:marTop w:val="0"/>
      <w:marBottom w:val="0"/>
      <w:divBdr>
        <w:top w:val="none" w:sz="0" w:space="0" w:color="auto"/>
        <w:left w:val="none" w:sz="0" w:space="0" w:color="auto"/>
        <w:bottom w:val="none" w:sz="0" w:space="0" w:color="auto"/>
        <w:right w:val="none" w:sz="0" w:space="0" w:color="auto"/>
      </w:divBdr>
    </w:div>
    <w:div w:id="1312516589">
      <w:marLeft w:val="640"/>
      <w:marRight w:val="0"/>
      <w:marTop w:val="0"/>
      <w:marBottom w:val="0"/>
      <w:divBdr>
        <w:top w:val="none" w:sz="0" w:space="0" w:color="auto"/>
        <w:left w:val="none" w:sz="0" w:space="0" w:color="auto"/>
        <w:bottom w:val="none" w:sz="0" w:space="0" w:color="auto"/>
        <w:right w:val="none" w:sz="0" w:space="0" w:color="auto"/>
      </w:divBdr>
    </w:div>
    <w:div w:id="1312517079">
      <w:marLeft w:val="640"/>
      <w:marRight w:val="0"/>
      <w:marTop w:val="0"/>
      <w:marBottom w:val="0"/>
      <w:divBdr>
        <w:top w:val="none" w:sz="0" w:space="0" w:color="auto"/>
        <w:left w:val="none" w:sz="0" w:space="0" w:color="auto"/>
        <w:bottom w:val="none" w:sz="0" w:space="0" w:color="auto"/>
        <w:right w:val="none" w:sz="0" w:space="0" w:color="auto"/>
      </w:divBdr>
    </w:div>
    <w:div w:id="1312904038">
      <w:marLeft w:val="640"/>
      <w:marRight w:val="0"/>
      <w:marTop w:val="0"/>
      <w:marBottom w:val="0"/>
      <w:divBdr>
        <w:top w:val="none" w:sz="0" w:space="0" w:color="auto"/>
        <w:left w:val="none" w:sz="0" w:space="0" w:color="auto"/>
        <w:bottom w:val="none" w:sz="0" w:space="0" w:color="auto"/>
        <w:right w:val="none" w:sz="0" w:space="0" w:color="auto"/>
      </w:divBdr>
    </w:div>
    <w:div w:id="1312952468">
      <w:marLeft w:val="640"/>
      <w:marRight w:val="0"/>
      <w:marTop w:val="0"/>
      <w:marBottom w:val="0"/>
      <w:divBdr>
        <w:top w:val="none" w:sz="0" w:space="0" w:color="auto"/>
        <w:left w:val="none" w:sz="0" w:space="0" w:color="auto"/>
        <w:bottom w:val="none" w:sz="0" w:space="0" w:color="auto"/>
        <w:right w:val="none" w:sz="0" w:space="0" w:color="auto"/>
      </w:divBdr>
    </w:div>
    <w:div w:id="1313022479">
      <w:marLeft w:val="640"/>
      <w:marRight w:val="0"/>
      <w:marTop w:val="0"/>
      <w:marBottom w:val="0"/>
      <w:divBdr>
        <w:top w:val="none" w:sz="0" w:space="0" w:color="auto"/>
        <w:left w:val="none" w:sz="0" w:space="0" w:color="auto"/>
        <w:bottom w:val="none" w:sz="0" w:space="0" w:color="auto"/>
        <w:right w:val="none" w:sz="0" w:space="0" w:color="auto"/>
      </w:divBdr>
    </w:div>
    <w:div w:id="1313095035">
      <w:marLeft w:val="640"/>
      <w:marRight w:val="0"/>
      <w:marTop w:val="0"/>
      <w:marBottom w:val="0"/>
      <w:divBdr>
        <w:top w:val="none" w:sz="0" w:space="0" w:color="auto"/>
        <w:left w:val="none" w:sz="0" w:space="0" w:color="auto"/>
        <w:bottom w:val="none" w:sz="0" w:space="0" w:color="auto"/>
        <w:right w:val="none" w:sz="0" w:space="0" w:color="auto"/>
      </w:divBdr>
    </w:div>
    <w:div w:id="1313098325">
      <w:marLeft w:val="640"/>
      <w:marRight w:val="0"/>
      <w:marTop w:val="0"/>
      <w:marBottom w:val="0"/>
      <w:divBdr>
        <w:top w:val="none" w:sz="0" w:space="0" w:color="auto"/>
        <w:left w:val="none" w:sz="0" w:space="0" w:color="auto"/>
        <w:bottom w:val="none" w:sz="0" w:space="0" w:color="auto"/>
        <w:right w:val="none" w:sz="0" w:space="0" w:color="auto"/>
      </w:divBdr>
    </w:div>
    <w:div w:id="1313099614">
      <w:marLeft w:val="640"/>
      <w:marRight w:val="0"/>
      <w:marTop w:val="0"/>
      <w:marBottom w:val="0"/>
      <w:divBdr>
        <w:top w:val="none" w:sz="0" w:space="0" w:color="auto"/>
        <w:left w:val="none" w:sz="0" w:space="0" w:color="auto"/>
        <w:bottom w:val="none" w:sz="0" w:space="0" w:color="auto"/>
        <w:right w:val="none" w:sz="0" w:space="0" w:color="auto"/>
      </w:divBdr>
    </w:div>
    <w:div w:id="1313172527">
      <w:marLeft w:val="640"/>
      <w:marRight w:val="0"/>
      <w:marTop w:val="0"/>
      <w:marBottom w:val="0"/>
      <w:divBdr>
        <w:top w:val="none" w:sz="0" w:space="0" w:color="auto"/>
        <w:left w:val="none" w:sz="0" w:space="0" w:color="auto"/>
        <w:bottom w:val="none" w:sz="0" w:space="0" w:color="auto"/>
        <w:right w:val="none" w:sz="0" w:space="0" w:color="auto"/>
      </w:divBdr>
    </w:div>
    <w:div w:id="1313216536">
      <w:marLeft w:val="640"/>
      <w:marRight w:val="0"/>
      <w:marTop w:val="0"/>
      <w:marBottom w:val="0"/>
      <w:divBdr>
        <w:top w:val="none" w:sz="0" w:space="0" w:color="auto"/>
        <w:left w:val="none" w:sz="0" w:space="0" w:color="auto"/>
        <w:bottom w:val="none" w:sz="0" w:space="0" w:color="auto"/>
        <w:right w:val="none" w:sz="0" w:space="0" w:color="auto"/>
      </w:divBdr>
    </w:div>
    <w:div w:id="1313480914">
      <w:marLeft w:val="640"/>
      <w:marRight w:val="0"/>
      <w:marTop w:val="0"/>
      <w:marBottom w:val="0"/>
      <w:divBdr>
        <w:top w:val="none" w:sz="0" w:space="0" w:color="auto"/>
        <w:left w:val="none" w:sz="0" w:space="0" w:color="auto"/>
        <w:bottom w:val="none" w:sz="0" w:space="0" w:color="auto"/>
        <w:right w:val="none" w:sz="0" w:space="0" w:color="auto"/>
      </w:divBdr>
    </w:div>
    <w:div w:id="1313488855">
      <w:marLeft w:val="640"/>
      <w:marRight w:val="0"/>
      <w:marTop w:val="0"/>
      <w:marBottom w:val="0"/>
      <w:divBdr>
        <w:top w:val="none" w:sz="0" w:space="0" w:color="auto"/>
        <w:left w:val="none" w:sz="0" w:space="0" w:color="auto"/>
        <w:bottom w:val="none" w:sz="0" w:space="0" w:color="auto"/>
        <w:right w:val="none" w:sz="0" w:space="0" w:color="auto"/>
      </w:divBdr>
    </w:div>
    <w:div w:id="1313606664">
      <w:marLeft w:val="640"/>
      <w:marRight w:val="0"/>
      <w:marTop w:val="0"/>
      <w:marBottom w:val="0"/>
      <w:divBdr>
        <w:top w:val="none" w:sz="0" w:space="0" w:color="auto"/>
        <w:left w:val="none" w:sz="0" w:space="0" w:color="auto"/>
        <w:bottom w:val="none" w:sz="0" w:space="0" w:color="auto"/>
        <w:right w:val="none" w:sz="0" w:space="0" w:color="auto"/>
      </w:divBdr>
    </w:div>
    <w:div w:id="1313636298">
      <w:marLeft w:val="640"/>
      <w:marRight w:val="0"/>
      <w:marTop w:val="0"/>
      <w:marBottom w:val="0"/>
      <w:divBdr>
        <w:top w:val="none" w:sz="0" w:space="0" w:color="auto"/>
        <w:left w:val="none" w:sz="0" w:space="0" w:color="auto"/>
        <w:bottom w:val="none" w:sz="0" w:space="0" w:color="auto"/>
        <w:right w:val="none" w:sz="0" w:space="0" w:color="auto"/>
      </w:divBdr>
    </w:div>
    <w:div w:id="1313681876">
      <w:marLeft w:val="640"/>
      <w:marRight w:val="0"/>
      <w:marTop w:val="0"/>
      <w:marBottom w:val="0"/>
      <w:divBdr>
        <w:top w:val="none" w:sz="0" w:space="0" w:color="auto"/>
        <w:left w:val="none" w:sz="0" w:space="0" w:color="auto"/>
        <w:bottom w:val="none" w:sz="0" w:space="0" w:color="auto"/>
        <w:right w:val="none" w:sz="0" w:space="0" w:color="auto"/>
      </w:divBdr>
    </w:div>
    <w:div w:id="1313683089">
      <w:marLeft w:val="640"/>
      <w:marRight w:val="0"/>
      <w:marTop w:val="0"/>
      <w:marBottom w:val="0"/>
      <w:divBdr>
        <w:top w:val="none" w:sz="0" w:space="0" w:color="auto"/>
        <w:left w:val="none" w:sz="0" w:space="0" w:color="auto"/>
        <w:bottom w:val="none" w:sz="0" w:space="0" w:color="auto"/>
        <w:right w:val="none" w:sz="0" w:space="0" w:color="auto"/>
      </w:divBdr>
    </w:div>
    <w:div w:id="1313752766">
      <w:marLeft w:val="640"/>
      <w:marRight w:val="0"/>
      <w:marTop w:val="0"/>
      <w:marBottom w:val="0"/>
      <w:divBdr>
        <w:top w:val="none" w:sz="0" w:space="0" w:color="auto"/>
        <w:left w:val="none" w:sz="0" w:space="0" w:color="auto"/>
        <w:bottom w:val="none" w:sz="0" w:space="0" w:color="auto"/>
        <w:right w:val="none" w:sz="0" w:space="0" w:color="auto"/>
      </w:divBdr>
    </w:div>
    <w:div w:id="1313753891">
      <w:marLeft w:val="640"/>
      <w:marRight w:val="0"/>
      <w:marTop w:val="0"/>
      <w:marBottom w:val="0"/>
      <w:divBdr>
        <w:top w:val="none" w:sz="0" w:space="0" w:color="auto"/>
        <w:left w:val="none" w:sz="0" w:space="0" w:color="auto"/>
        <w:bottom w:val="none" w:sz="0" w:space="0" w:color="auto"/>
        <w:right w:val="none" w:sz="0" w:space="0" w:color="auto"/>
      </w:divBdr>
    </w:div>
    <w:div w:id="1313755070">
      <w:marLeft w:val="640"/>
      <w:marRight w:val="0"/>
      <w:marTop w:val="0"/>
      <w:marBottom w:val="0"/>
      <w:divBdr>
        <w:top w:val="none" w:sz="0" w:space="0" w:color="auto"/>
        <w:left w:val="none" w:sz="0" w:space="0" w:color="auto"/>
        <w:bottom w:val="none" w:sz="0" w:space="0" w:color="auto"/>
        <w:right w:val="none" w:sz="0" w:space="0" w:color="auto"/>
      </w:divBdr>
    </w:div>
    <w:div w:id="1313826518">
      <w:marLeft w:val="640"/>
      <w:marRight w:val="0"/>
      <w:marTop w:val="0"/>
      <w:marBottom w:val="0"/>
      <w:divBdr>
        <w:top w:val="none" w:sz="0" w:space="0" w:color="auto"/>
        <w:left w:val="none" w:sz="0" w:space="0" w:color="auto"/>
        <w:bottom w:val="none" w:sz="0" w:space="0" w:color="auto"/>
        <w:right w:val="none" w:sz="0" w:space="0" w:color="auto"/>
      </w:divBdr>
    </w:div>
    <w:div w:id="1313832738">
      <w:marLeft w:val="640"/>
      <w:marRight w:val="0"/>
      <w:marTop w:val="0"/>
      <w:marBottom w:val="0"/>
      <w:divBdr>
        <w:top w:val="none" w:sz="0" w:space="0" w:color="auto"/>
        <w:left w:val="none" w:sz="0" w:space="0" w:color="auto"/>
        <w:bottom w:val="none" w:sz="0" w:space="0" w:color="auto"/>
        <w:right w:val="none" w:sz="0" w:space="0" w:color="auto"/>
      </w:divBdr>
    </w:div>
    <w:div w:id="1313867634">
      <w:marLeft w:val="640"/>
      <w:marRight w:val="0"/>
      <w:marTop w:val="0"/>
      <w:marBottom w:val="0"/>
      <w:divBdr>
        <w:top w:val="none" w:sz="0" w:space="0" w:color="auto"/>
        <w:left w:val="none" w:sz="0" w:space="0" w:color="auto"/>
        <w:bottom w:val="none" w:sz="0" w:space="0" w:color="auto"/>
        <w:right w:val="none" w:sz="0" w:space="0" w:color="auto"/>
      </w:divBdr>
    </w:div>
    <w:div w:id="1313871442">
      <w:marLeft w:val="640"/>
      <w:marRight w:val="0"/>
      <w:marTop w:val="0"/>
      <w:marBottom w:val="0"/>
      <w:divBdr>
        <w:top w:val="none" w:sz="0" w:space="0" w:color="auto"/>
        <w:left w:val="none" w:sz="0" w:space="0" w:color="auto"/>
        <w:bottom w:val="none" w:sz="0" w:space="0" w:color="auto"/>
        <w:right w:val="none" w:sz="0" w:space="0" w:color="auto"/>
      </w:divBdr>
    </w:div>
    <w:div w:id="1313948695">
      <w:marLeft w:val="640"/>
      <w:marRight w:val="0"/>
      <w:marTop w:val="0"/>
      <w:marBottom w:val="0"/>
      <w:divBdr>
        <w:top w:val="none" w:sz="0" w:space="0" w:color="auto"/>
        <w:left w:val="none" w:sz="0" w:space="0" w:color="auto"/>
        <w:bottom w:val="none" w:sz="0" w:space="0" w:color="auto"/>
        <w:right w:val="none" w:sz="0" w:space="0" w:color="auto"/>
      </w:divBdr>
    </w:div>
    <w:div w:id="1314018033">
      <w:marLeft w:val="640"/>
      <w:marRight w:val="0"/>
      <w:marTop w:val="0"/>
      <w:marBottom w:val="0"/>
      <w:divBdr>
        <w:top w:val="none" w:sz="0" w:space="0" w:color="auto"/>
        <w:left w:val="none" w:sz="0" w:space="0" w:color="auto"/>
        <w:bottom w:val="none" w:sz="0" w:space="0" w:color="auto"/>
        <w:right w:val="none" w:sz="0" w:space="0" w:color="auto"/>
      </w:divBdr>
    </w:div>
    <w:div w:id="1314136019">
      <w:marLeft w:val="640"/>
      <w:marRight w:val="0"/>
      <w:marTop w:val="0"/>
      <w:marBottom w:val="0"/>
      <w:divBdr>
        <w:top w:val="none" w:sz="0" w:space="0" w:color="auto"/>
        <w:left w:val="none" w:sz="0" w:space="0" w:color="auto"/>
        <w:bottom w:val="none" w:sz="0" w:space="0" w:color="auto"/>
        <w:right w:val="none" w:sz="0" w:space="0" w:color="auto"/>
      </w:divBdr>
    </w:div>
    <w:div w:id="1314136389">
      <w:marLeft w:val="640"/>
      <w:marRight w:val="0"/>
      <w:marTop w:val="0"/>
      <w:marBottom w:val="0"/>
      <w:divBdr>
        <w:top w:val="none" w:sz="0" w:space="0" w:color="auto"/>
        <w:left w:val="none" w:sz="0" w:space="0" w:color="auto"/>
        <w:bottom w:val="none" w:sz="0" w:space="0" w:color="auto"/>
        <w:right w:val="none" w:sz="0" w:space="0" w:color="auto"/>
      </w:divBdr>
    </w:div>
    <w:div w:id="1314145639">
      <w:marLeft w:val="640"/>
      <w:marRight w:val="0"/>
      <w:marTop w:val="0"/>
      <w:marBottom w:val="0"/>
      <w:divBdr>
        <w:top w:val="none" w:sz="0" w:space="0" w:color="auto"/>
        <w:left w:val="none" w:sz="0" w:space="0" w:color="auto"/>
        <w:bottom w:val="none" w:sz="0" w:space="0" w:color="auto"/>
        <w:right w:val="none" w:sz="0" w:space="0" w:color="auto"/>
      </w:divBdr>
    </w:div>
    <w:div w:id="1314259890">
      <w:marLeft w:val="640"/>
      <w:marRight w:val="0"/>
      <w:marTop w:val="0"/>
      <w:marBottom w:val="0"/>
      <w:divBdr>
        <w:top w:val="none" w:sz="0" w:space="0" w:color="auto"/>
        <w:left w:val="none" w:sz="0" w:space="0" w:color="auto"/>
        <w:bottom w:val="none" w:sz="0" w:space="0" w:color="auto"/>
        <w:right w:val="none" w:sz="0" w:space="0" w:color="auto"/>
      </w:divBdr>
    </w:div>
    <w:div w:id="1314260052">
      <w:marLeft w:val="640"/>
      <w:marRight w:val="0"/>
      <w:marTop w:val="0"/>
      <w:marBottom w:val="0"/>
      <w:divBdr>
        <w:top w:val="none" w:sz="0" w:space="0" w:color="auto"/>
        <w:left w:val="none" w:sz="0" w:space="0" w:color="auto"/>
        <w:bottom w:val="none" w:sz="0" w:space="0" w:color="auto"/>
        <w:right w:val="none" w:sz="0" w:space="0" w:color="auto"/>
      </w:divBdr>
    </w:div>
    <w:div w:id="1314287857">
      <w:marLeft w:val="640"/>
      <w:marRight w:val="0"/>
      <w:marTop w:val="0"/>
      <w:marBottom w:val="0"/>
      <w:divBdr>
        <w:top w:val="none" w:sz="0" w:space="0" w:color="auto"/>
        <w:left w:val="none" w:sz="0" w:space="0" w:color="auto"/>
        <w:bottom w:val="none" w:sz="0" w:space="0" w:color="auto"/>
        <w:right w:val="none" w:sz="0" w:space="0" w:color="auto"/>
      </w:divBdr>
    </w:div>
    <w:div w:id="1314338183">
      <w:marLeft w:val="640"/>
      <w:marRight w:val="0"/>
      <w:marTop w:val="0"/>
      <w:marBottom w:val="0"/>
      <w:divBdr>
        <w:top w:val="none" w:sz="0" w:space="0" w:color="auto"/>
        <w:left w:val="none" w:sz="0" w:space="0" w:color="auto"/>
        <w:bottom w:val="none" w:sz="0" w:space="0" w:color="auto"/>
        <w:right w:val="none" w:sz="0" w:space="0" w:color="auto"/>
      </w:divBdr>
    </w:div>
    <w:div w:id="1314486617">
      <w:marLeft w:val="640"/>
      <w:marRight w:val="0"/>
      <w:marTop w:val="0"/>
      <w:marBottom w:val="0"/>
      <w:divBdr>
        <w:top w:val="none" w:sz="0" w:space="0" w:color="auto"/>
        <w:left w:val="none" w:sz="0" w:space="0" w:color="auto"/>
        <w:bottom w:val="none" w:sz="0" w:space="0" w:color="auto"/>
        <w:right w:val="none" w:sz="0" w:space="0" w:color="auto"/>
      </w:divBdr>
    </w:div>
    <w:div w:id="1314604603">
      <w:marLeft w:val="640"/>
      <w:marRight w:val="0"/>
      <w:marTop w:val="0"/>
      <w:marBottom w:val="0"/>
      <w:divBdr>
        <w:top w:val="none" w:sz="0" w:space="0" w:color="auto"/>
        <w:left w:val="none" w:sz="0" w:space="0" w:color="auto"/>
        <w:bottom w:val="none" w:sz="0" w:space="0" w:color="auto"/>
        <w:right w:val="none" w:sz="0" w:space="0" w:color="auto"/>
      </w:divBdr>
    </w:div>
    <w:div w:id="1314719060">
      <w:marLeft w:val="640"/>
      <w:marRight w:val="0"/>
      <w:marTop w:val="0"/>
      <w:marBottom w:val="0"/>
      <w:divBdr>
        <w:top w:val="none" w:sz="0" w:space="0" w:color="auto"/>
        <w:left w:val="none" w:sz="0" w:space="0" w:color="auto"/>
        <w:bottom w:val="none" w:sz="0" w:space="0" w:color="auto"/>
        <w:right w:val="none" w:sz="0" w:space="0" w:color="auto"/>
      </w:divBdr>
    </w:div>
    <w:div w:id="1314799858">
      <w:marLeft w:val="640"/>
      <w:marRight w:val="0"/>
      <w:marTop w:val="0"/>
      <w:marBottom w:val="0"/>
      <w:divBdr>
        <w:top w:val="none" w:sz="0" w:space="0" w:color="auto"/>
        <w:left w:val="none" w:sz="0" w:space="0" w:color="auto"/>
        <w:bottom w:val="none" w:sz="0" w:space="0" w:color="auto"/>
        <w:right w:val="none" w:sz="0" w:space="0" w:color="auto"/>
      </w:divBdr>
    </w:div>
    <w:div w:id="1314800861">
      <w:marLeft w:val="640"/>
      <w:marRight w:val="0"/>
      <w:marTop w:val="0"/>
      <w:marBottom w:val="0"/>
      <w:divBdr>
        <w:top w:val="none" w:sz="0" w:space="0" w:color="auto"/>
        <w:left w:val="none" w:sz="0" w:space="0" w:color="auto"/>
        <w:bottom w:val="none" w:sz="0" w:space="0" w:color="auto"/>
        <w:right w:val="none" w:sz="0" w:space="0" w:color="auto"/>
      </w:divBdr>
    </w:div>
    <w:div w:id="1314875044">
      <w:marLeft w:val="640"/>
      <w:marRight w:val="0"/>
      <w:marTop w:val="0"/>
      <w:marBottom w:val="0"/>
      <w:divBdr>
        <w:top w:val="none" w:sz="0" w:space="0" w:color="auto"/>
        <w:left w:val="none" w:sz="0" w:space="0" w:color="auto"/>
        <w:bottom w:val="none" w:sz="0" w:space="0" w:color="auto"/>
        <w:right w:val="none" w:sz="0" w:space="0" w:color="auto"/>
      </w:divBdr>
    </w:div>
    <w:div w:id="1314875838">
      <w:marLeft w:val="640"/>
      <w:marRight w:val="0"/>
      <w:marTop w:val="0"/>
      <w:marBottom w:val="0"/>
      <w:divBdr>
        <w:top w:val="none" w:sz="0" w:space="0" w:color="auto"/>
        <w:left w:val="none" w:sz="0" w:space="0" w:color="auto"/>
        <w:bottom w:val="none" w:sz="0" w:space="0" w:color="auto"/>
        <w:right w:val="none" w:sz="0" w:space="0" w:color="auto"/>
      </w:divBdr>
    </w:div>
    <w:div w:id="1314985790">
      <w:marLeft w:val="640"/>
      <w:marRight w:val="0"/>
      <w:marTop w:val="0"/>
      <w:marBottom w:val="0"/>
      <w:divBdr>
        <w:top w:val="none" w:sz="0" w:space="0" w:color="auto"/>
        <w:left w:val="none" w:sz="0" w:space="0" w:color="auto"/>
        <w:bottom w:val="none" w:sz="0" w:space="0" w:color="auto"/>
        <w:right w:val="none" w:sz="0" w:space="0" w:color="auto"/>
      </w:divBdr>
    </w:div>
    <w:div w:id="1315061981">
      <w:marLeft w:val="640"/>
      <w:marRight w:val="0"/>
      <w:marTop w:val="0"/>
      <w:marBottom w:val="0"/>
      <w:divBdr>
        <w:top w:val="none" w:sz="0" w:space="0" w:color="auto"/>
        <w:left w:val="none" w:sz="0" w:space="0" w:color="auto"/>
        <w:bottom w:val="none" w:sz="0" w:space="0" w:color="auto"/>
        <w:right w:val="none" w:sz="0" w:space="0" w:color="auto"/>
      </w:divBdr>
    </w:div>
    <w:div w:id="1315063121">
      <w:marLeft w:val="640"/>
      <w:marRight w:val="0"/>
      <w:marTop w:val="0"/>
      <w:marBottom w:val="0"/>
      <w:divBdr>
        <w:top w:val="none" w:sz="0" w:space="0" w:color="auto"/>
        <w:left w:val="none" w:sz="0" w:space="0" w:color="auto"/>
        <w:bottom w:val="none" w:sz="0" w:space="0" w:color="auto"/>
        <w:right w:val="none" w:sz="0" w:space="0" w:color="auto"/>
      </w:divBdr>
    </w:div>
    <w:div w:id="1315139737">
      <w:marLeft w:val="640"/>
      <w:marRight w:val="0"/>
      <w:marTop w:val="0"/>
      <w:marBottom w:val="0"/>
      <w:divBdr>
        <w:top w:val="none" w:sz="0" w:space="0" w:color="auto"/>
        <w:left w:val="none" w:sz="0" w:space="0" w:color="auto"/>
        <w:bottom w:val="none" w:sz="0" w:space="0" w:color="auto"/>
        <w:right w:val="none" w:sz="0" w:space="0" w:color="auto"/>
      </w:divBdr>
    </w:div>
    <w:div w:id="1315185973">
      <w:marLeft w:val="640"/>
      <w:marRight w:val="0"/>
      <w:marTop w:val="0"/>
      <w:marBottom w:val="0"/>
      <w:divBdr>
        <w:top w:val="none" w:sz="0" w:space="0" w:color="auto"/>
        <w:left w:val="none" w:sz="0" w:space="0" w:color="auto"/>
        <w:bottom w:val="none" w:sz="0" w:space="0" w:color="auto"/>
        <w:right w:val="none" w:sz="0" w:space="0" w:color="auto"/>
      </w:divBdr>
    </w:div>
    <w:div w:id="1315258346">
      <w:marLeft w:val="640"/>
      <w:marRight w:val="0"/>
      <w:marTop w:val="0"/>
      <w:marBottom w:val="0"/>
      <w:divBdr>
        <w:top w:val="none" w:sz="0" w:space="0" w:color="auto"/>
        <w:left w:val="none" w:sz="0" w:space="0" w:color="auto"/>
        <w:bottom w:val="none" w:sz="0" w:space="0" w:color="auto"/>
        <w:right w:val="none" w:sz="0" w:space="0" w:color="auto"/>
      </w:divBdr>
    </w:div>
    <w:div w:id="1315261250">
      <w:marLeft w:val="640"/>
      <w:marRight w:val="0"/>
      <w:marTop w:val="0"/>
      <w:marBottom w:val="0"/>
      <w:divBdr>
        <w:top w:val="none" w:sz="0" w:space="0" w:color="auto"/>
        <w:left w:val="none" w:sz="0" w:space="0" w:color="auto"/>
        <w:bottom w:val="none" w:sz="0" w:space="0" w:color="auto"/>
        <w:right w:val="none" w:sz="0" w:space="0" w:color="auto"/>
      </w:divBdr>
    </w:div>
    <w:div w:id="1315335512">
      <w:marLeft w:val="640"/>
      <w:marRight w:val="0"/>
      <w:marTop w:val="0"/>
      <w:marBottom w:val="0"/>
      <w:divBdr>
        <w:top w:val="none" w:sz="0" w:space="0" w:color="auto"/>
        <w:left w:val="none" w:sz="0" w:space="0" w:color="auto"/>
        <w:bottom w:val="none" w:sz="0" w:space="0" w:color="auto"/>
        <w:right w:val="none" w:sz="0" w:space="0" w:color="auto"/>
      </w:divBdr>
    </w:div>
    <w:div w:id="1315373341">
      <w:marLeft w:val="640"/>
      <w:marRight w:val="0"/>
      <w:marTop w:val="0"/>
      <w:marBottom w:val="0"/>
      <w:divBdr>
        <w:top w:val="none" w:sz="0" w:space="0" w:color="auto"/>
        <w:left w:val="none" w:sz="0" w:space="0" w:color="auto"/>
        <w:bottom w:val="none" w:sz="0" w:space="0" w:color="auto"/>
        <w:right w:val="none" w:sz="0" w:space="0" w:color="auto"/>
      </w:divBdr>
    </w:div>
    <w:div w:id="1315374709">
      <w:marLeft w:val="640"/>
      <w:marRight w:val="0"/>
      <w:marTop w:val="0"/>
      <w:marBottom w:val="0"/>
      <w:divBdr>
        <w:top w:val="none" w:sz="0" w:space="0" w:color="auto"/>
        <w:left w:val="none" w:sz="0" w:space="0" w:color="auto"/>
        <w:bottom w:val="none" w:sz="0" w:space="0" w:color="auto"/>
        <w:right w:val="none" w:sz="0" w:space="0" w:color="auto"/>
      </w:divBdr>
    </w:div>
    <w:div w:id="1315374781">
      <w:marLeft w:val="640"/>
      <w:marRight w:val="0"/>
      <w:marTop w:val="0"/>
      <w:marBottom w:val="0"/>
      <w:divBdr>
        <w:top w:val="none" w:sz="0" w:space="0" w:color="auto"/>
        <w:left w:val="none" w:sz="0" w:space="0" w:color="auto"/>
        <w:bottom w:val="none" w:sz="0" w:space="0" w:color="auto"/>
        <w:right w:val="none" w:sz="0" w:space="0" w:color="auto"/>
      </w:divBdr>
    </w:div>
    <w:div w:id="1315601788">
      <w:marLeft w:val="640"/>
      <w:marRight w:val="0"/>
      <w:marTop w:val="0"/>
      <w:marBottom w:val="0"/>
      <w:divBdr>
        <w:top w:val="none" w:sz="0" w:space="0" w:color="auto"/>
        <w:left w:val="none" w:sz="0" w:space="0" w:color="auto"/>
        <w:bottom w:val="none" w:sz="0" w:space="0" w:color="auto"/>
        <w:right w:val="none" w:sz="0" w:space="0" w:color="auto"/>
      </w:divBdr>
    </w:div>
    <w:div w:id="1315716306">
      <w:marLeft w:val="640"/>
      <w:marRight w:val="0"/>
      <w:marTop w:val="0"/>
      <w:marBottom w:val="0"/>
      <w:divBdr>
        <w:top w:val="none" w:sz="0" w:space="0" w:color="auto"/>
        <w:left w:val="none" w:sz="0" w:space="0" w:color="auto"/>
        <w:bottom w:val="none" w:sz="0" w:space="0" w:color="auto"/>
        <w:right w:val="none" w:sz="0" w:space="0" w:color="auto"/>
      </w:divBdr>
    </w:div>
    <w:div w:id="1315988465">
      <w:marLeft w:val="640"/>
      <w:marRight w:val="0"/>
      <w:marTop w:val="0"/>
      <w:marBottom w:val="0"/>
      <w:divBdr>
        <w:top w:val="none" w:sz="0" w:space="0" w:color="auto"/>
        <w:left w:val="none" w:sz="0" w:space="0" w:color="auto"/>
        <w:bottom w:val="none" w:sz="0" w:space="0" w:color="auto"/>
        <w:right w:val="none" w:sz="0" w:space="0" w:color="auto"/>
      </w:divBdr>
    </w:div>
    <w:div w:id="1315989122">
      <w:marLeft w:val="640"/>
      <w:marRight w:val="0"/>
      <w:marTop w:val="0"/>
      <w:marBottom w:val="0"/>
      <w:divBdr>
        <w:top w:val="none" w:sz="0" w:space="0" w:color="auto"/>
        <w:left w:val="none" w:sz="0" w:space="0" w:color="auto"/>
        <w:bottom w:val="none" w:sz="0" w:space="0" w:color="auto"/>
        <w:right w:val="none" w:sz="0" w:space="0" w:color="auto"/>
      </w:divBdr>
    </w:div>
    <w:div w:id="1316034147">
      <w:marLeft w:val="640"/>
      <w:marRight w:val="0"/>
      <w:marTop w:val="0"/>
      <w:marBottom w:val="0"/>
      <w:divBdr>
        <w:top w:val="none" w:sz="0" w:space="0" w:color="auto"/>
        <w:left w:val="none" w:sz="0" w:space="0" w:color="auto"/>
        <w:bottom w:val="none" w:sz="0" w:space="0" w:color="auto"/>
        <w:right w:val="none" w:sz="0" w:space="0" w:color="auto"/>
      </w:divBdr>
    </w:div>
    <w:div w:id="1316184550">
      <w:marLeft w:val="640"/>
      <w:marRight w:val="0"/>
      <w:marTop w:val="0"/>
      <w:marBottom w:val="0"/>
      <w:divBdr>
        <w:top w:val="none" w:sz="0" w:space="0" w:color="auto"/>
        <w:left w:val="none" w:sz="0" w:space="0" w:color="auto"/>
        <w:bottom w:val="none" w:sz="0" w:space="0" w:color="auto"/>
        <w:right w:val="none" w:sz="0" w:space="0" w:color="auto"/>
      </w:divBdr>
    </w:div>
    <w:div w:id="1316252485">
      <w:marLeft w:val="640"/>
      <w:marRight w:val="0"/>
      <w:marTop w:val="0"/>
      <w:marBottom w:val="0"/>
      <w:divBdr>
        <w:top w:val="none" w:sz="0" w:space="0" w:color="auto"/>
        <w:left w:val="none" w:sz="0" w:space="0" w:color="auto"/>
        <w:bottom w:val="none" w:sz="0" w:space="0" w:color="auto"/>
        <w:right w:val="none" w:sz="0" w:space="0" w:color="auto"/>
      </w:divBdr>
    </w:div>
    <w:div w:id="1316490155">
      <w:marLeft w:val="640"/>
      <w:marRight w:val="0"/>
      <w:marTop w:val="0"/>
      <w:marBottom w:val="0"/>
      <w:divBdr>
        <w:top w:val="none" w:sz="0" w:space="0" w:color="auto"/>
        <w:left w:val="none" w:sz="0" w:space="0" w:color="auto"/>
        <w:bottom w:val="none" w:sz="0" w:space="0" w:color="auto"/>
        <w:right w:val="none" w:sz="0" w:space="0" w:color="auto"/>
      </w:divBdr>
    </w:div>
    <w:div w:id="1316490259">
      <w:marLeft w:val="640"/>
      <w:marRight w:val="0"/>
      <w:marTop w:val="0"/>
      <w:marBottom w:val="0"/>
      <w:divBdr>
        <w:top w:val="none" w:sz="0" w:space="0" w:color="auto"/>
        <w:left w:val="none" w:sz="0" w:space="0" w:color="auto"/>
        <w:bottom w:val="none" w:sz="0" w:space="0" w:color="auto"/>
        <w:right w:val="none" w:sz="0" w:space="0" w:color="auto"/>
      </w:divBdr>
    </w:div>
    <w:div w:id="1316495223">
      <w:marLeft w:val="640"/>
      <w:marRight w:val="0"/>
      <w:marTop w:val="0"/>
      <w:marBottom w:val="0"/>
      <w:divBdr>
        <w:top w:val="none" w:sz="0" w:space="0" w:color="auto"/>
        <w:left w:val="none" w:sz="0" w:space="0" w:color="auto"/>
        <w:bottom w:val="none" w:sz="0" w:space="0" w:color="auto"/>
        <w:right w:val="none" w:sz="0" w:space="0" w:color="auto"/>
      </w:divBdr>
    </w:div>
    <w:div w:id="1316567694">
      <w:marLeft w:val="640"/>
      <w:marRight w:val="0"/>
      <w:marTop w:val="0"/>
      <w:marBottom w:val="0"/>
      <w:divBdr>
        <w:top w:val="none" w:sz="0" w:space="0" w:color="auto"/>
        <w:left w:val="none" w:sz="0" w:space="0" w:color="auto"/>
        <w:bottom w:val="none" w:sz="0" w:space="0" w:color="auto"/>
        <w:right w:val="none" w:sz="0" w:space="0" w:color="auto"/>
      </w:divBdr>
    </w:div>
    <w:div w:id="1316643781">
      <w:marLeft w:val="640"/>
      <w:marRight w:val="0"/>
      <w:marTop w:val="0"/>
      <w:marBottom w:val="0"/>
      <w:divBdr>
        <w:top w:val="none" w:sz="0" w:space="0" w:color="auto"/>
        <w:left w:val="none" w:sz="0" w:space="0" w:color="auto"/>
        <w:bottom w:val="none" w:sz="0" w:space="0" w:color="auto"/>
        <w:right w:val="none" w:sz="0" w:space="0" w:color="auto"/>
      </w:divBdr>
    </w:div>
    <w:div w:id="1316645978">
      <w:marLeft w:val="640"/>
      <w:marRight w:val="0"/>
      <w:marTop w:val="0"/>
      <w:marBottom w:val="0"/>
      <w:divBdr>
        <w:top w:val="none" w:sz="0" w:space="0" w:color="auto"/>
        <w:left w:val="none" w:sz="0" w:space="0" w:color="auto"/>
        <w:bottom w:val="none" w:sz="0" w:space="0" w:color="auto"/>
        <w:right w:val="none" w:sz="0" w:space="0" w:color="auto"/>
      </w:divBdr>
    </w:div>
    <w:div w:id="1316687922">
      <w:marLeft w:val="640"/>
      <w:marRight w:val="0"/>
      <w:marTop w:val="0"/>
      <w:marBottom w:val="0"/>
      <w:divBdr>
        <w:top w:val="none" w:sz="0" w:space="0" w:color="auto"/>
        <w:left w:val="none" w:sz="0" w:space="0" w:color="auto"/>
        <w:bottom w:val="none" w:sz="0" w:space="0" w:color="auto"/>
        <w:right w:val="none" w:sz="0" w:space="0" w:color="auto"/>
      </w:divBdr>
    </w:div>
    <w:div w:id="1316763335">
      <w:marLeft w:val="640"/>
      <w:marRight w:val="0"/>
      <w:marTop w:val="0"/>
      <w:marBottom w:val="0"/>
      <w:divBdr>
        <w:top w:val="none" w:sz="0" w:space="0" w:color="auto"/>
        <w:left w:val="none" w:sz="0" w:space="0" w:color="auto"/>
        <w:bottom w:val="none" w:sz="0" w:space="0" w:color="auto"/>
        <w:right w:val="none" w:sz="0" w:space="0" w:color="auto"/>
      </w:divBdr>
    </w:div>
    <w:div w:id="1316910036">
      <w:marLeft w:val="640"/>
      <w:marRight w:val="0"/>
      <w:marTop w:val="0"/>
      <w:marBottom w:val="0"/>
      <w:divBdr>
        <w:top w:val="none" w:sz="0" w:space="0" w:color="auto"/>
        <w:left w:val="none" w:sz="0" w:space="0" w:color="auto"/>
        <w:bottom w:val="none" w:sz="0" w:space="0" w:color="auto"/>
        <w:right w:val="none" w:sz="0" w:space="0" w:color="auto"/>
      </w:divBdr>
    </w:div>
    <w:div w:id="1316911259">
      <w:marLeft w:val="640"/>
      <w:marRight w:val="0"/>
      <w:marTop w:val="0"/>
      <w:marBottom w:val="0"/>
      <w:divBdr>
        <w:top w:val="none" w:sz="0" w:space="0" w:color="auto"/>
        <w:left w:val="none" w:sz="0" w:space="0" w:color="auto"/>
        <w:bottom w:val="none" w:sz="0" w:space="0" w:color="auto"/>
        <w:right w:val="none" w:sz="0" w:space="0" w:color="auto"/>
      </w:divBdr>
    </w:div>
    <w:div w:id="1316911834">
      <w:marLeft w:val="640"/>
      <w:marRight w:val="0"/>
      <w:marTop w:val="0"/>
      <w:marBottom w:val="0"/>
      <w:divBdr>
        <w:top w:val="none" w:sz="0" w:space="0" w:color="auto"/>
        <w:left w:val="none" w:sz="0" w:space="0" w:color="auto"/>
        <w:bottom w:val="none" w:sz="0" w:space="0" w:color="auto"/>
        <w:right w:val="none" w:sz="0" w:space="0" w:color="auto"/>
      </w:divBdr>
    </w:div>
    <w:div w:id="1316951351">
      <w:marLeft w:val="640"/>
      <w:marRight w:val="0"/>
      <w:marTop w:val="0"/>
      <w:marBottom w:val="0"/>
      <w:divBdr>
        <w:top w:val="none" w:sz="0" w:space="0" w:color="auto"/>
        <w:left w:val="none" w:sz="0" w:space="0" w:color="auto"/>
        <w:bottom w:val="none" w:sz="0" w:space="0" w:color="auto"/>
        <w:right w:val="none" w:sz="0" w:space="0" w:color="auto"/>
      </w:divBdr>
    </w:div>
    <w:div w:id="1316953529">
      <w:marLeft w:val="640"/>
      <w:marRight w:val="0"/>
      <w:marTop w:val="0"/>
      <w:marBottom w:val="0"/>
      <w:divBdr>
        <w:top w:val="none" w:sz="0" w:space="0" w:color="auto"/>
        <w:left w:val="none" w:sz="0" w:space="0" w:color="auto"/>
        <w:bottom w:val="none" w:sz="0" w:space="0" w:color="auto"/>
        <w:right w:val="none" w:sz="0" w:space="0" w:color="auto"/>
      </w:divBdr>
    </w:div>
    <w:div w:id="1317102683">
      <w:marLeft w:val="640"/>
      <w:marRight w:val="0"/>
      <w:marTop w:val="0"/>
      <w:marBottom w:val="0"/>
      <w:divBdr>
        <w:top w:val="none" w:sz="0" w:space="0" w:color="auto"/>
        <w:left w:val="none" w:sz="0" w:space="0" w:color="auto"/>
        <w:bottom w:val="none" w:sz="0" w:space="0" w:color="auto"/>
        <w:right w:val="none" w:sz="0" w:space="0" w:color="auto"/>
      </w:divBdr>
    </w:div>
    <w:div w:id="1317108663">
      <w:marLeft w:val="640"/>
      <w:marRight w:val="0"/>
      <w:marTop w:val="0"/>
      <w:marBottom w:val="0"/>
      <w:divBdr>
        <w:top w:val="none" w:sz="0" w:space="0" w:color="auto"/>
        <w:left w:val="none" w:sz="0" w:space="0" w:color="auto"/>
        <w:bottom w:val="none" w:sz="0" w:space="0" w:color="auto"/>
        <w:right w:val="none" w:sz="0" w:space="0" w:color="auto"/>
      </w:divBdr>
    </w:div>
    <w:div w:id="1317145817">
      <w:marLeft w:val="640"/>
      <w:marRight w:val="0"/>
      <w:marTop w:val="0"/>
      <w:marBottom w:val="0"/>
      <w:divBdr>
        <w:top w:val="none" w:sz="0" w:space="0" w:color="auto"/>
        <w:left w:val="none" w:sz="0" w:space="0" w:color="auto"/>
        <w:bottom w:val="none" w:sz="0" w:space="0" w:color="auto"/>
        <w:right w:val="none" w:sz="0" w:space="0" w:color="auto"/>
      </w:divBdr>
    </w:div>
    <w:div w:id="1317149516">
      <w:marLeft w:val="640"/>
      <w:marRight w:val="0"/>
      <w:marTop w:val="0"/>
      <w:marBottom w:val="0"/>
      <w:divBdr>
        <w:top w:val="none" w:sz="0" w:space="0" w:color="auto"/>
        <w:left w:val="none" w:sz="0" w:space="0" w:color="auto"/>
        <w:bottom w:val="none" w:sz="0" w:space="0" w:color="auto"/>
        <w:right w:val="none" w:sz="0" w:space="0" w:color="auto"/>
      </w:divBdr>
    </w:div>
    <w:div w:id="1317221321">
      <w:marLeft w:val="640"/>
      <w:marRight w:val="0"/>
      <w:marTop w:val="0"/>
      <w:marBottom w:val="0"/>
      <w:divBdr>
        <w:top w:val="none" w:sz="0" w:space="0" w:color="auto"/>
        <w:left w:val="none" w:sz="0" w:space="0" w:color="auto"/>
        <w:bottom w:val="none" w:sz="0" w:space="0" w:color="auto"/>
        <w:right w:val="none" w:sz="0" w:space="0" w:color="auto"/>
      </w:divBdr>
    </w:div>
    <w:div w:id="1317341063">
      <w:marLeft w:val="640"/>
      <w:marRight w:val="0"/>
      <w:marTop w:val="0"/>
      <w:marBottom w:val="0"/>
      <w:divBdr>
        <w:top w:val="none" w:sz="0" w:space="0" w:color="auto"/>
        <w:left w:val="none" w:sz="0" w:space="0" w:color="auto"/>
        <w:bottom w:val="none" w:sz="0" w:space="0" w:color="auto"/>
        <w:right w:val="none" w:sz="0" w:space="0" w:color="auto"/>
      </w:divBdr>
    </w:div>
    <w:div w:id="1317414015">
      <w:marLeft w:val="640"/>
      <w:marRight w:val="0"/>
      <w:marTop w:val="0"/>
      <w:marBottom w:val="0"/>
      <w:divBdr>
        <w:top w:val="none" w:sz="0" w:space="0" w:color="auto"/>
        <w:left w:val="none" w:sz="0" w:space="0" w:color="auto"/>
        <w:bottom w:val="none" w:sz="0" w:space="0" w:color="auto"/>
        <w:right w:val="none" w:sz="0" w:space="0" w:color="auto"/>
      </w:divBdr>
    </w:div>
    <w:div w:id="1317488999">
      <w:marLeft w:val="640"/>
      <w:marRight w:val="0"/>
      <w:marTop w:val="0"/>
      <w:marBottom w:val="0"/>
      <w:divBdr>
        <w:top w:val="none" w:sz="0" w:space="0" w:color="auto"/>
        <w:left w:val="none" w:sz="0" w:space="0" w:color="auto"/>
        <w:bottom w:val="none" w:sz="0" w:space="0" w:color="auto"/>
        <w:right w:val="none" w:sz="0" w:space="0" w:color="auto"/>
      </w:divBdr>
    </w:div>
    <w:div w:id="1317496708">
      <w:marLeft w:val="640"/>
      <w:marRight w:val="0"/>
      <w:marTop w:val="0"/>
      <w:marBottom w:val="0"/>
      <w:divBdr>
        <w:top w:val="none" w:sz="0" w:space="0" w:color="auto"/>
        <w:left w:val="none" w:sz="0" w:space="0" w:color="auto"/>
        <w:bottom w:val="none" w:sz="0" w:space="0" w:color="auto"/>
        <w:right w:val="none" w:sz="0" w:space="0" w:color="auto"/>
      </w:divBdr>
    </w:div>
    <w:div w:id="1317537659">
      <w:marLeft w:val="640"/>
      <w:marRight w:val="0"/>
      <w:marTop w:val="0"/>
      <w:marBottom w:val="0"/>
      <w:divBdr>
        <w:top w:val="none" w:sz="0" w:space="0" w:color="auto"/>
        <w:left w:val="none" w:sz="0" w:space="0" w:color="auto"/>
        <w:bottom w:val="none" w:sz="0" w:space="0" w:color="auto"/>
        <w:right w:val="none" w:sz="0" w:space="0" w:color="auto"/>
      </w:divBdr>
    </w:div>
    <w:div w:id="1317566246">
      <w:marLeft w:val="640"/>
      <w:marRight w:val="0"/>
      <w:marTop w:val="0"/>
      <w:marBottom w:val="0"/>
      <w:divBdr>
        <w:top w:val="none" w:sz="0" w:space="0" w:color="auto"/>
        <w:left w:val="none" w:sz="0" w:space="0" w:color="auto"/>
        <w:bottom w:val="none" w:sz="0" w:space="0" w:color="auto"/>
        <w:right w:val="none" w:sz="0" w:space="0" w:color="auto"/>
      </w:divBdr>
    </w:div>
    <w:div w:id="1317567797">
      <w:marLeft w:val="640"/>
      <w:marRight w:val="0"/>
      <w:marTop w:val="0"/>
      <w:marBottom w:val="0"/>
      <w:divBdr>
        <w:top w:val="none" w:sz="0" w:space="0" w:color="auto"/>
        <w:left w:val="none" w:sz="0" w:space="0" w:color="auto"/>
        <w:bottom w:val="none" w:sz="0" w:space="0" w:color="auto"/>
        <w:right w:val="none" w:sz="0" w:space="0" w:color="auto"/>
      </w:divBdr>
    </w:div>
    <w:div w:id="1317733185">
      <w:marLeft w:val="640"/>
      <w:marRight w:val="0"/>
      <w:marTop w:val="0"/>
      <w:marBottom w:val="0"/>
      <w:divBdr>
        <w:top w:val="none" w:sz="0" w:space="0" w:color="auto"/>
        <w:left w:val="none" w:sz="0" w:space="0" w:color="auto"/>
        <w:bottom w:val="none" w:sz="0" w:space="0" w:color="auto"/>
        <w:right w:val="none" w:sz="0" w:space="0" w:color="auto"/>
      </w:divBdr>
    </w:div>
    <w:div w:id="1317756916">
      <w:marLeft w:val="640"/>
      <w:marRight w:val="0"/>
      <w:marTop w:val="0"/>
      <w:marBottom w:val="0"/>
      <w:divBdr>
        <w:top w:val="none" w:sz="0" w:space="0" w:color="auto"/>
        <w:left w:val="none" w:sz="0" w:space="0" w:color="auto"/>
        <w:bottom w:val="none" w:sz="0" w:space="0" w:color="auto"/>
        <w:right w:val="none" w:sz="0" w:space="0" w:color="auto"/>
      </w:divBdr>
    </w:div>
    <w:div w:id="1317874485">
      <w:marLeft w:val="640"/>
      <w:marRight w:val="0"/>
      <w:marTop w:val="0"/>
      <w:marBottom w:val="0"/>
      <w:divBdr>
        <w:top w:val="none" w:sz="0" w:space="0" w:color="auto"/>
        <w:left w:val="none" w:sz="0" w:space="0" w:color="auto"/>
        <w:bottom w:val="none" w:sz="0" w:space="0" w:color="auto"/>
        <w:right w:val="none" w:sz="0" w:space="0" w:color="auto"/>
      </w:divBdr>
    </w:div>
    <w:div w:id="1317883245">
      <w:marLeft w:val="640"/>
      <w:marRight w:val="0"/>
      <w:marTop w:val="0"/>
      <w:marBottom w:val="0"/>
      <w:divBdr>
        <w:top w:val="none" w:sz="0" w:space="0" w:color="auto"/>
        <w:left w:val="none" w:sz="0" w:space="0" w:color="auto"/>
        <w:bottom w:val="none" w:sz="0" w:space="0" w:color="auto"/>
        <w:right w:val="none" w:sz="0" w:space="0" w:color="auto"/>
      </w:divBdr>
    </w:div>
    <w:div w:id="1317958647">
      <w:marLeft w:val="640"/>
      <w:marRight w:val="0"/>
      <w:marTop w:val="0"/>
      <w:marBottom w:val="0"/>
      <w:divBdr>
        <w:top w:val="none" w:sz="0" w:space="0" w:color="auto"/>
        <w:left w:val="none" w:sz="0" w:space="0" w:color="auto"/>
        <w:bottom w:val="none" w:sz="0" w:space="0" w:color="auto"/>
        <w:right w:val="none" w:sz="0" w:space="0" w:color="auto"/>
      </w:divBdr>
    </w:div>
    <w:div w:id="1317997238">
      <w:marLeft w:val="640"/>
      <w:marRight w:val="0"/>
      <w:marTop w:val="0"/>
      <w:marBottom w:val="0"/>
      <w:divBdr>
        <w:top w:val="none" w:sz="0" w:space="0" w:color="auto"/>
        <w:left w:val="none" w:sz="0" w:space="0" w:color="auto"/>
        <w:bottom w:val="none" w:sz="0" w:space="0" w:color="auto"/>
        <w:right w:val="none" w:sz="0" w:space="0" w:color="auto"/>
      </w:divBdr>
    </w:div>
    <w:div w:id="1318025434">
      <w:marLeft w:val="640"/>
      <w:marRight w:val="0"/>
      <w:marTop w:val="0"/>
      <w:marBottom w:val="0"/>
      <w:divBdr>
        <w:top w:val="none" w:sz="0" w:space="0" w:color="auto"/>
        <w:left w:val="none" w:sz="0" w:space="0" w:color="auto"/>
        <w:bottom w:val="none" w:sz="0" w:space="0" w:color="auto"/>
        <w:right w:val="none" w:sz="0" w:space="0" w:color="auto"/>
      </w:divBdr>
    </w:div>
    <w:div w:id="1318143246">
      <w:marLeft w:val="640"/>
      <w:marRight w:val="0"/>
      <w:marTop w:val="0"/>
      <w:marBottom w:val="0"/>
      <w:divBdr>
        <w:top w:val="none" w:sz="0" w:space="0" w:color="auto"/>
        <w:left w:val="none" w:sz="0" w:space="0" w:color="auto"/>
        <w:bottom w:val="none" w:sz="0" w:space="0" w:color="auto"/>
        <w:right w:val="none" w:sz="0" w:space="0" w:color="auto"/>
      </w:divBdr>
    </w:div>
    <w:div w:id="1318146881">
      <w:marLeft w:val="640"/>
      <w:marRight w:val="0"/>
      <w:marTop w:val="0"/>
      <w:marBottom w:val="0"/>
      <w:divBdr>
        <w:top w:val="none" w:sz="0" w:space="0" w:color="auto"/>
        <w:left w:val="none" w:sz="0" w:space="0" w:color="auto"/>
        <w:bottom w:val="none" w:sz="0" w:space="0" w:color="auto"/>
        <w:right w:val="none" w:sz="0" w:space="0" w:color="auto"/>
      </w:divBdr>
    </w:div>
    <w:div w:id="1318150821">
      <w:marLeft w:val="640"/>
      <w:marRight w:val="0"/>
      <w:marTop w:val="0"/>
      <w:marBottom w:val="0"/>
      <w:divBdr>
        <w:top w:val="none" w:sz="0" w:space="0" w:color="auto"/>
        <w:left w:val="none" w:sz="0" w:space="0" w:color="auto"/>
        <w:bottom w:val="none" w:sz="0" w:space="0" w:color="auto"/>
        <w:right w:val="none" w:sz="0" w:space="0" w:color="auto"/>
      </w:divBdr>
    </w:div>
    <w:div w:id="1318151259">
      <w:marLeft w:val="640"/>
      <w:marRight w:val="0"/>
      <w:marTop w:val="0"/>
      <w:marBottom w:val="0"/>
      <w:divBdr>
        <w:top w:val="none" w:sz="0" w:space="0" w:color="auto"/>
        <w:left w:val="none" w:sz="0" w:space="0" w:color="auto"/>
        <w:bottom w:val="none" w:sz="0" w:space="0" w:color="auto"/>
        <w:right w:val="none" w:sz="0" w:space="0" w:color="auto"/>
      </w:divBdr>
    </w:div>
    <w:div w:id="1318218260">
      <w:marLeft w:val="640"/>
      <w:marRight w:val="0"/>
      <w:marTop w:val="0"/>
      <w:marBottom w:val="0"/>
      <w:divBdr>
        <w:top w:val="none" w:sz="0" w:space="0" w:color="auto"/>
        <w:left w:val="none" w:sz="0" w:space="0" w:color="auto"/>
        <w:bottom w:val="none" w:sz="0" w:space="0" w:color="auto"/>
        <w:right w:val="none" w:sz="0" w:space="0" w:color="auto"/>
      </w:divBdr>
    </w:div>
    <w:div w:id="1318341873">
      <w:marLeft w:val="640"/>
      <w:marRight w:val="0"/>
      <w:marTop w:val="0"/>
      <w:marBottom w:val="0"/>
      <w:divBdr>
        <w:top w:val="none" w:sz="0" w:space="0" w:color="auto"/>
        <w:left w:val="none" w:sz="0" w:space="0" w:color="auto"/>
        <w:bottom w:val="none" w:sz="0" w:space="0" w:color="auto"/>
        <w:right w:val="none" w:sz="0" w:space="0" w:color="auto"/>
      </w:divBdr>
    </w:div>
    <w:div w:id="1318345567">
      <w:marLeft w:val="640"/>
      <w:marRight w:val="0"/>
      <w:marTop w:val="0"/>
      <w:marBottom w:val="0"/>
      <w:divBdr>
        <w:top w:val="none" w:sz="0" w:space="0" w:color="auto"/>
        <w:left w:val="none" w:sz="0" w:space="0" w:color="auto"/>
        <w:bottom w:val="none" w:sz="0" w:space="0" w:color="auto"/>
        <w:right w:val="none" w:sz="0" w:space="0" w:color="auto"/>
      </w:divBdr>
    </w:div>
    <w:div w:id="1318652323">
      <w:marLeft w:val="640"/>
      <w:marRight w:val="0"/>
      <w:marTop w:val="0"/>
      <w:marBottom w:val="0"/>
      <w:divBdr>
        <w:top w:val="none" w:sz="0" w:space="0" w:color="auto"/>
        <w:left w:val="none" w:sz="0" w:space="0" w:color="auto"/>
        <w:bottom w:val="none" w:sz="0" w:space="0" w:color="auto"/>
        <w:right w:val="none" w:sz="0" w:space="0" w:color="auto"/>
      </w:divBdr>
    </w:div>
    <w:div w:id="1318657087">
      <w:marLeft w:val="640"/>
      <w:marRight w:val="0"/>
      <w:marTop w:val="0"/>
      <w:marBottom w:val="0"/>
      <w:divBdr>
        <w:top w:val="none" w:sz="0" w:space="0" w:color="auto"/>
        <w:left w:val="none" w:sz="0" w:space="0" w:color="auto"/>
        <w:bottom w:val="none" w:sz="0" w:space="0" w:color="auto"/>
        <w:right w:val="none" w:sz="0" w:space="0" w:color="auto"/>
      </w:divBdr>
    </w:div>
    <w:div w:id="1318723019">
      <w:marLeft w:val="640"/>
      <w:marRight w:val="0"/>
      <w:marTop w:val="0"/>
      <w:marBottom w:val="0"/>
      <w:divBdr>
        <w:top w:val="none" w:sz="0" w:space="0" w:color="auto"/>
        <w:left w:val="none" w:sz="0" w:space="0" w:color="auto"/>
        <w:bottom w:val="none" w:sz="0" w:space="0" w:color="auto"/>
        <w:right w:val="none" w:sz="0" w:space="0" w:color="auto"/>
      </w:divBdr>
    </w:div>
    <w:div w:id="1318723329">
      <w:marLeft w:val="640"/>
      <w:marRight w:val="0"/>
      <w:marTop w:val="0"/>
      <w:marBottom w:val="0"/>
      <w:divBdr>
        <w:top w:val="none" w:sz="0" w:space="0" w:color="auto"/>
        <w:left w:val="none" w:sz="0" w:space="0" w:color="auto"/>
        <w:bottom w:val="none" w:sz="0" w:space="0" w:color="auto"/>
        <w:right w:val="none" w:sz="0" w:space="0" w:color="auto"/>
      </w:divBdr>
    </w:div>
    <w:div w:id="1318803165">
      <w:marLeft w:val="640"/>
      <w:marRight w:val="0"/>
      <w:marTop w:val="0"/>
      <w:marBottom w:val="0"/>
      <w:divBdr>
        <w:top w:val="none" w:sz="0" w:space="0" w:color="auto"/>
        <w:left w:val="none" w:sz="0" w:space="0" w:color="auto"/>
        <w:bottom w:val="none" w:sz="0" w:space="0" w:color="auto"/>
        <w:right w:val="none" w:sz="0" w:space="0" w:color="auto"/>
      </w:divBdr>
    </w:div>
    <w:div w:id="1318994861">
      <w:marLeft w:val="640"/>
      <w:marRight w:val="0"/>
      <w:marTop w:val="0"/>
      <w:marBottom w:val="0"/>
      <w:divBdr>
        <w:top w:val="none" w:sz="0" w:space="0" w:color="auto"/>
        <w:left w:val="none" w:sz="0" w:space="0" w:color="auto"/>
        <w:bottom w:val="none" w:sz="0" w:space="0" w:color="auto"/>
        <w:right w:val="none" w:sz="0" w:space="0" w:color="auto"/>
      </w:divBdr>
    </w:div>
    <w:div w:id="1319043654">
      <w:marLeft w:val="480"/>
      <w:marRight w:val="0"/>
      <w:marTop w:val="0"/>
      <w:marBottom w:val="0"/>
      <w:divBdr>
        <w:top w:val="none" w:sz="0" w:space="0" w:color="auto"/>
        <w:left w:val="none" w:sz="0" w:space="0" w:color="auto"/>
        <w:bottom w:val="none" w:sz="0" w:space="0" w:color="auto"/>
        <w:right w:val="none" w:sz="0" w:space="0" w:color="auto"/>
      </w:divBdr>
    </w:div>
    <w:div w:id="1319073494">
      <w:marLeft w:val="640"/>
      <w:marRight w:val="0"/>
      <w:marTop w:val="0"/>
      <w:marBottom w:val="0"/>
      <w:divBdr>
        <w:top w:val="none" w:sz="0" w:space="0" w:color="auto"/>
        <w:left w:val="none" w:sz="0" w:space="0" w:color="auto"/>
        <w:bottom w:val="none" w:sz="0" w:space="0" w:color="auto"/>
        <w:right w:val="none" w:sz="0" w:space="0" w:color="auto"/>
      </w:divBdr>
    </w:div>
    <w:div w:id="1319111404">
      <w:marLeft w:val="640"/>
      <w:marRight w:val="0"/>
      <w:marTop w:val="0"/>
      <w:marBottom w:val="0"/>
      <w:divBdr>
        <w:top w:val="none" w:sz="0" w:space="0" w:color="auto"/>
        <w:left w:val="none" w:sz="0" w:space="0" w:color="auto"/>
        <w:bottom w:val="none" w:sz="0" w:space="0" w:color="auto"/>
        <w:right w:val="none" w:sz="0" w:space="0" w:color="auto"/>
      </w:divBdr>
    </w:div>
    <w:div w:id="1319117994">
      <w:marLeft w:val="640"/>
      <w:marRight w:val="0"/>
      <w:marTop w:val="0"/>
      <w:marBottom w:val="0"/>
      <w:divBdr>
        <w:top w:val="none" w:sz="0" w:space="0" w:color="auto"/>
        <w:left w:val="none" w:sz="0" w:space="0" w:color="auto"/>
        <w:bottom w:val="none" w:sz="0" w:space="0" w:color="auto"/>
        <w:right w:val="none" w:sz="0" w:space="0" w:color="auto"/>
      </w:divBdr>
    </w:div>
    <w:div w:id="1319191190">
      <w:marLeft w:val="640"/>
      <w:marRight w:val="0"/>
      <w:marTop w:val="0"/>
      <w:marBottom w:val="0"/>
      <w:divBdr>
        <w:top w:val="none" w:sz="0" w:space="0" w:color="auto"/>
        <w:left w:val="none" w:sz="0" w:space="0" w:color="auto"/>
        <w:bottom w:val="none" w:sz="0" w:space="0" w:color="auto"/>
        <w:right w:val="none" w:sz="0" w:space="0" w:color="auto"/>
      </w:divBdr>
    </w:div>
    <w:div w:id="1319193520">
      <w:marLeft w:val="640"/>
      <w:marRight w:val="0"/>
      <w:marTop w:val="0"/>
      <w:marBottom w:val="0"/>
      <w:divBdr>
        <w:top w:val="none" w:sz="0" w:space="0" w:color="auto"/>
        <w:left w:val="none" w:sz="0" w:space="0" w:color="auto"/>
        <w:bottom w:val="none" w:sz="0" w:space="0" w:color="auto"/>
        <w:right w:val="none" w:sz="0" w:space="0" w:color="auto"/>
      </w:divBdr>
    </w:div>
    <w:div w:id="1319267564">
      <w:marLeft w:val="640"/>
      <w:marRight w:val="0"/>
      <w:marTop w:val="0"/>
      <w:marBottom w:val="0"/>
      <w:divBdr>
        <w:top w:val="none" w:sz="0" w:space="0" w:color="auto"/>
        <w:left w:val="none" w:sz="0" w:space="0" w:color="auto"/>
        <w:bottom w:val="none" w:sz="0" w:space="0" w:color="auto"/>
        <w:right w:val="none" w:sz="0" w:space="0" w:color="auto"/>
      </w:divBdr>
    </w:div>
    <w:div w:id="1319269789">
      <w:marLeft w:val="640"/>
      <w:marRight w:val="0"/>
      <w:marTop w:val="0"/>
      <w:marBottom w:val="0"/>
      <w:divBdr>
        <w:top w:val="none" w:sz="0" w:space="0" w:color="auto"/>
        <w:left w:val="none" w:sz="0" w:space="0" w:color="auto"/>
        <w:bottom w:val="none" w:sz="0" w:space="0" w:color="auto"/>
        <w:right w:val="none" w:sz="0" w:space="0" w:color="auto"/>
      </w:divBdr>
    </w:div>
    <w:div w:id="1319306445">
      <w:marLeft w:val="640"/>
      <w:marRight w:val="0"/>
      <w:marTop w:val="0"/>
      <w:marBottom w:val="0"/>
      <w:divBdr>
        <w:top w:val="none" w:sz="0" w:space="0" w:color="auto"/>
        <w:left w:val="none" w:sz="0" w:space="0" w:color="auto"/>
        <w:bottom w:val="none" w:sz="0" w:space="0" w:color="auto"/>
        <w:right w:val="none" w:sz="0" w:space="0" w:color="auto"/>
      </w:divBdr>
    </w:div>
    <w:div w:id="1319306531">
      <w:marLeft w:val="640"/>
      <w:marRight w:val="0"/>
      <w:marTop w:val="0"/>
      <w:marBottom w:val="0"/>
      <w:divBdr>
        <w:top w:val="none" w:sz="0" w:space="0" w:color="auto"/>
        <w:left w:val="none" w:sz="0" w:space="0" w:color="auto"/>
        <w:bottom w:val="none" w:sz="0" w:space="0" w:color="auto"/>
        <w:right w:val="none" w:sz="0" w:space="0" w:color="auto"/>
      </w:divBdr>
    </w:div>
    <w:div w:id="1319336666">
      <w:marLeft w:val="640"/>
      <w:marRight w:val="0"/>
      <w:marTop w:val="0"/>
      <w:marBottom w:val="0"/>
      <w:divBdr>
        <w:top w:val="none" w:sz="0" w:space="0" w:color="auto"/>
        <w:left w:val="none" w:sz="0" w:space="0" w:color="auto"/>
        <w:bottom w:val="none" w:sz="0" w:space="0" w:color="auto"/>
        <w:right w:val="none" w:sz="0" w:space="0" w:color="auto"/>
      </w:divBdr>
    </w:div>
    <w:div w:id="1319337051">
      <w:marLeft w:val="640"/>
      <w:marRight w:val="0"/>
      <w:marTop w:val="0"/>
      <w:marBottom w:val="0"/>
      <w:divBdr>
        <w:top w:val="none" w:sz="0" w:space="0" w:color="auto"/>
        <w:left w:val="none" w:sz="0" w:space="0" w:color="auto"/>
        <w:bottom w:val="none" w:sz="0" w:space="0" w:color="auto"/>
        <w:right w:val="none" w:sz="0" w:space="0" w:color="auto"/>
      </w:divBdr>
    </w:div>
    <w:div w:id="1319454757">
      <w:marLeft w:val="640"/>
      <w:marRight w:val="0"/>
      <w:marTop w:val="0"/>
      <w:marBottom w:val="0"/>
      <w:divBdr>
        <w:top w:val="none" w:sz="0" w:space="0" w:color="auto"/>
        <w:left w:val="none" w:sz="0" w:space="0" w:color="auto"/>
        <w:bottom w:val="none" w:sz="0" w:space="0" w:color="auto"/>
        <w:right w:val="none" w:sz="0" w:space="0" w:color="auto"/>
      </w:divBdr>
    </w:div>
    <w:div w:id="1319461808">
      <w:marLeft w:val="640"/>
      <w:marRight w:val="0"/>
      <w:marTop w:val="0"/>
      <w:marBottom w:val="0"/>
      <w:divBdr>
        <w:top w:val="none" w:sz="0" w:space="0" w:color="auto"/>
        <w:left w:val="none" w:sz="0" w:space="0" w:color="auto"/>
        <w:bottom w:val="none" w:sz="0" w:space="0" w:color="auto"/>
        <w:right w:val="none" w:sz="0" w:space="0" w:color="auto"/>
      </w:divBdr>
    </w:div>
    <w:div w:id="1319575711">
      <w:marLeft w:val="640"/>
      <w:marRight w:val="0"/>
      <w:marTop w:val="0"/>
      <w:marBottom w:val="0"/>
      <w:divBdr>
        <w:top w:val="none" w:sz="0" w:space="0" w:color="auto"/>
        <w:left w:val="none" w:sz="0" w:space="0" w:color="auto"/>
        <w:bottom w:val="none" w:sz="0" w:space="0" w:color="auto"/>
        <w:right w:val="none" w:sz="0" w:space="0" w:color="auto"/>
      </w:divBdr>
    </w:div>
    <w:div w:id="1319577036">
      <w:marLeft w:val="640"/>
      <w:marRight w:val="0"/>
      <w:marTop w:val="0"/>
      <w:marBottom w:val="0"/>
      <w:divBdr>
        <w:top w:val="none" w:sz="0" w:space="0" w:color="auto"/>
        <w:left w:val="none" w:sz="0" w:space="0" w:color="auto"/>
        <w:bottom w:val="none" w:sz="0" w:space="0" w:color="auto"/>
        <w:right w:val="none" w:sz="0" w:space="0" w:color="auto"/>
      </w:divBdr>
    </w:div>
    <w:div w:id="1319649035">
      <w:marLeft w:val="640"/>
      <w:marRight w:val="0"/>
      <w:marTop w:val="0"/>
      <w:marBottom w:val="0"/>
      <w:divBdr>
        <w:top w:val="none" w:sz="0" w:space="0" w:color="auto"/>
        <w:left w:val="none" w:sz="0" w:space="0" w:color="auto"/>
        <w:bottom w:val="none" w:sz="0" w:space="0" w:color="auto"/>
        <w:right w:val="none" w:sz="0" w:space="0" w:color="auto"/>
      </w:divBdr>
    </w:div>
    <w:div w:id="1319654814">
      <w:marLeft w:val="640"/>
      <w:marRight w:val="0"/>
      <w:marTop w:val="0"/>
      <w:marBottom w:val="0"/>
      <w:divBdr>
        <w:top w:val="none" w:sz="0" w:space="0" w:color="auto"/>
        <w:left w:val="none" w:sz="0" w:space="0" w:color="auto"/>
        <w:bottom w:val="none" w:sz="0" w:space="0" w:color="auto"/>
        <w:right w:val="none" w:sz="0" w:space="0" w:color="auto"/>
      </w:divBdr>
    </w:div>
    <w:div w:id="1319698777">
      <w:marLeft w:val="640"/>
      <w:marRight w:val="0"/>
      <w:marTop w:val="0"/>
      <w:marBottom w:val="0"/>
      <w:divBdr>
        <w:top w:val="none" w:sz="0" w:space="0" w:color="auto"/>
        <w:left w:val="none" w:sz="0" w:space="0" w:color="auto"/>
        <w:bottom w:val="none" w:sz="0" w:space="0" w:color="auto"/>
        <w:right w:val="none" w:sz="0" w:space="0" w:color="auto"/>
      </w:divBdr>
    </w:div>
    <w:div w:id="1319730779">
      <w:marLeft w:val="640"/>
      <w:marRight w:val="0"/>
      <w:marTop w:val="0"/>
      <w:marBottom w:val="0"/>
      <w:divBdr>
        <w:top w:val="none" w:sz="0" w:space="0" w:color="auto"/>
        <w:left w:val="none" w:sz="0" w:space="0" w:color="auto"/>
        <w:bottom w:val="none" w:sz="0" w:space="0" w:color="auto"/>
        <w:right w:val="none" w:sz="0" w:space="0" w:color="auto"/>
      </w:divBdr>
    </w:div>
    <w:div w:id="1319769699">
      <w:marLeft w:val="640"/>
      <w:marRight w:val="0"/>
      <w:marTop w:val="0"/>
      <w:marBottom w:val="0"/>
      <w:divBdr>
        <w:top w:val="none" w:sz="0" w:space="0" w:color="auto"/>
        <w:left w:val="none" w:sz="0" w:space="0" w:color="auto"/>
        <w:bottom w:val="none" w:sz="0" w:space="0" w:color="auto"/>
        <w:right w:val="none" w:sz="0" w:space="0" w:color="auto"/>
      </w:divBdr>
    </w:div>
    <w:div w:id="1319774314">
      <w:marLeft w:val="640"/>
      <w:marRight w:val="0"/>
      <w:marTop w:val="0"/>
      <w:marBottom w:val="0"/>
      <w:divBdr>
        <w:top w:val="none" w:sz="0" w:space="0" w:color="auto"/>
        <w:left w:val="none" w:sz="0" w:space="0" w:color="auto"/>
        <w:bottom w:val="none" w:sz="0" w:space="0" w:color="auto"/>
        <w:right w:val="none" w:sz="0" w:space="0" w:color="auto"/>
      </w:divBdr>
    </w:div>
    <w:div w:id="1319840216">
      <w:marLeft w:val="640"/>
      <w:marRight w:val="0"/>
      <w:marTop w:val="0"/>
      <w:marBottom w:val="0"/>
      <w:divBdr>
        <w:top w:val="none" w:sz="0" w:space="0" w:color="auto"/>
        <w:left w:val="none" w:sz="0" w:space="0" w:color="auto"/>
        <w:bottom w:val="none" w:sz="0" w:space="0" w:color="auto"/>
        <w:right w:val="none" w:sz="0" w:space="0" w:color="auto"/>
      </w:divBdr>
    </w:div>
    <w:div w:id="1319847396">
      <w:marLeft w:val="640"/>
      <w:marRight w:val="0"/>
      <w:marTop w:val="0"/>
      <w:marBottom w:val="0"/>
      <w:divBdr>
        <w:top w:val="none" w:sz="0" w:space="0" w:color="auto"/>
        <w:left w:val="none" w:sz="0" w:space="0" w:color="auto"/>
        <w:bottom w:val="none" w:sz="0" w:space="0" w:color="auto"/>
        <w:right w:val="none" w:sz="0" w:space="0" w:color="auto"/>
      </w:divBdr>
    </w:div>
    <w:div w:id="1319849262">
      <w:marLeft w:val="640"/>
      <w:marRight w:val="0"/>
      <w:marTop w:val="0"/>
      <w:marBottom w:val="0"/>
      <w:divBdr>
        <w:top w:val="none" w:sz="0" w:space="0" w:color="auto"/>
        <w:left w:val="none" w:sz="0" w:space="0" w:color="auto"/>
        <w:bottom w:val="none" w:sz="0" w:space="0" w:color="auto"/>
        <w:right w:val="none" w:sz="0" w:space="0" w:color="auto"/>
      </w:divBdr>
    </w:div>
    <w:div w:id="1319963842">
      <w:marLeft w:val="640"/>
      <w:marRight w:val="0"/>
      <w:marTop w:val="0"/>
      <w:marBottom w:val="0"/>
      <w:divBdr>
        <w:top w:val="none" w:sz="0" w:space="0" w:color="auto"/>
        <w:left w:val="none" w:sz="0" w:space="0" w:color="auto"/>
        <w:bottom w:val="none" w:sz="0" w:space="0" w:color="auto"/>
        <w:right w:val="none" w:sz="0" w:space="0" w:color="auto"/>
      </w:divBdr>
    </w:div>
    <w:div w:id="1319991970">
      <w:marLeft w:val="640"/>
      <w:marRight w:val="0"/>
      <w:marTop w:val="0"/>
      <w:marBottom w:val="0"/>
      <w:divBdr>
        <w:top w:val="none" w:sz="0" w:space="0" w:color="auto"/>
        <w:left w:val="none" w:sz="0" w:space="0" w:color="auto"/>
        <w:bottom w:val="none" w:sz="0" w:space="0" w:color="auto"/>
        <w:right w:val="none" w:sz="0" w:space="0" w:color="auto"/>
      </w:divBdr>
    </w:div>
    <w:div w:id="1320115788">
      <w:marLeft w:val="640"/>
      <w:marRight w:val="0"/>
      <w:marTop w:val="0"/>
      <w:marBottom w:val="0"/>
      <w:divBdr>
        <w:top w:val="none" w:sz="0" w:space="0" w:color="auto"/>
        <w:left w:val="none" w:sz="0" w:space="0" w:color="auto"/>
        <w:bottom w:val="none" w:sz="0" w:space="0" w:color="auto"/>
        <w:right w:val="none" w:sz="0" w:space="0" w:color="auto"/>
      </w:divBdr>
    </w:div>
    <w:div w:id="1320185594">
      <w:marLeft w:val="640"/>
      <w:marRight w:val="0"/>
      <w:marTop w:val="0"/>
      <w:marBottom w:val="0"/>
      <w:divBdr>
        <w:top w:val="none" w:sz="0" w:space="0" w:color="auto"/>
        <w:left w:val="none" w:sz="0" w:space="0" w:color="auto"/>
        <w:bottom w:val="none" w:sz="0" w:space="0" w:color="auto"/>
        <w:right w:val="none" w:sz="0" w:space="0" w:color="auto"/>
      </w:divBdr>
    </w:div>
    <w:div w:id="1320187694">
      <w:marLeft w:val="640"/>
      <w:marRight w:val="0"/>
      <w:marTop w:val="0"/>
      <w:marBottom w:val="0"/>
      <w:divBdr>
        <w:top w:val="none" w:sz="0" w:space="0" w:color="auto"/>
        <w:left w:val="none" w:sz="0" w:space="0" w:color="auto"/>
        <w:bottom w:val="none" w:sz="0" w:space="0" w:color="auto"/>
        <w:right w:val="none" w:sz="0" w:space="0" w:color="auto"/>
      </w:divBdr>
    </w:div>
    <w:div w:id="1320231949">
      <w:marLeft w:val="640"/>
      <w:marRight w:val="0"/>
      <w:marTop w:val="0"/>
      <w:marBottom w:val="0"/>
      <w:divBdr>
        <w:top w:val="none" w:sz="0" w:space="0" w:color="auto"/>
        <w:left w:val="none" w:sz="0" w:space="0" w:color="auto"/>
        <w:bottom w:val="none" w:sz="0" w:space="0" w:color="auto"/>
        <w:right w:val="none" w:sz="0" w:space="0" w:color="auto"/>
      </w:divBdr>
    </w:div>
    <w:div w:id="1320303151">
      <w:marLeft w:val="640"/>
      <w:marRight w:val="0"/>
      <w:marTop w:val="0"/>
      <w:marBottom w:val="0"/>
      <w:divBdr>
        <w:top w:val="none" w:sz="0" w:space="0" w:color="auto"/>
        <w:left w:val="none" w:sz="0" w:space="0" w:color="auto"/>
        <w:bottom w:val="none" w:sz="0" w:space="0" w:color="auto"/>
        <w:right w:val="none" w:sz="0" w:space="0" w:color="auto"/>
      </w:divBdr>
    </w:div>
    <w:div w:id="1320420514">
      <w:marLeft w:val="640"/>
      <w:marRight w:val="0"/>
      <w:marTop w:val="0"/>
      <w:marBottom w:val="0"/>
      <w:divBdr>
        <w:top w:val="none" w:sz="0" w:space="0" w:color="auto"/>
        <w:left w:val="none" w:sz="0" w:space="0" w:color="auto"/>
        <w:bottom w:val="none" w:sz="0" w:space="0" w:color="auto"/>
        <w:right w:val="none" w:sz="0" w:space="0" w:color="auto"/>
      </w:divBdr>
    </w:div>
    <w:div w:id="1320499008">
      <w:marLeft w:val="640"/>
      <w:marRight w:val="0"/>
      <w:marTop w:val="0"/>
      <w:marBottom w:val="0"/>
      <w:divBdr>
        <w:top w:val="none" w:sz="0" w:space="0" w:color="auto"/>
        <w:left w:val="none" w:sz="0" w:space="0" w:color="auto"/>
        <w:bottom w:val="none" w:sz="0" w:space="0" w:color="auto"/>
        <w:right w:val="none" w:sz="0" w:space="0" w:color="auto"/>
      </w:divBdr>
    </w:div>
    <w:div w:id="1320571312">
      <w:marLeft w:val="640"/>
      <w:marRight w:val="0"/>
      <w:marTop w:val="0"/>
      <w:marBottom w:val="0"/>
      <w:divBdr>
        <w:top w:val="none" w:sz="0" w:space="0" w:color="auto"/>
        <w:left w:val="none" w:sz="0" w:space="0" w:color="auto"/>
        <w:bottom w:val="none" w:sz="0" w:space="0" w:color="auto"/>
        <w:right w:val="none" w:sz="0" w:space="0" w:color="auto"/>
      </w:divBdr>
    </w:div>
    <w:div w:id="1320575994">
      <w:marLeft w:val="640"/>
      <w:marRight w:val="0"/>
      <w:marTop w:val="0"/>
      <w:marBottom w:val="0"/>
      <w:divBdr>
        <w:top w:val="none" w:sz="0" w:space="0" w:color="auto"/>
        <w:left w:val="none" w:sz="0" w:space="0" w:color="auto"/>
        <w:bottom w:val="none" w:sz="0" w:space="0" w:color="auto"/>
        <w:right w:val="none" w:sz="0" w:space="0" w:color="auto"/>
      </w:divBdr>
    </w:div>
    <w:div w:id="1320579408">
      <w:marLeft w:val="640"/>
      <w:marRight w:val="0"/>
      <w:marTop w:val="0"/>
      <w:marBottom w:val="0"/>
      <w:divBdr>
        <w:top w:val="none" w:sz="0" w:space="0" w:color="auto"/>
        <w:left w:val="none" w:sz="0" w:space="0" w:color="auto"/>
        <w:bottom w:val="none" w:sz="0" w:space="0" w:color="auto"/>
        <w:right w:val="none" w:sz="0" w:space="0" w:color="auto"/>
      </w:divBdr>
    </w:div>
    <w:div w:id="1320616215">
      <w:marLeft w:val="640"/>
      <w:marRight w:val="0"/>
      <w:marTop w:val="0"/>
      <w:marBottom w:val="0"/>
      <w:divBdr>
        <w:top w:val="none" w:sz="0" w:space="0" w:color="auto"/>
        <w:left w:val="none" w:sz="0" w:space="0" w:color="auto"/>
        <w:bottom w:val="none" w:sz="0" w:space="0" w:color="auto"/>
        <w:right w:val="none" w:sz="0" w:space="0" w:color="auto"/>
      </w:divBdr>
    </w:div>
    <w:div w:id="1320621599">
      <w:marLeft w:val="640"/>
      <w:marRight w:val="0"/>
      <w:marTop w:val="0"/>
      <w:marBottom w:val="0"/>
      <w:divBdr>
        <w:top w:val="none" w:sz="0" w:space="0" w:color="auto"/>
        <w:left w:val="none" w:sz="0" w:space="0" w:color="auto"/>
        <w:bottom w:val="none" w:sz="0" w:space="0" w:color="auto"/>
        <w:right w:val="none" w:sz="0" w:space="0" w:color="auto"/>
      </w:divBdr>
    </w:div>
    <w:div w:id="1320691738">
      <w:marLeft w:val="640"/>
      <w:marRight w:val="0"/>
      <w:marTop w:val="0"/>
      <w:marBottom w:val="0"/>
      <w:divBdr>
        <w:top w:val="none" w:sz="0" w:space="0" w:color="auto"/>
        <w:left w:val="none" w:sz="0" w:space="0" w:color="auto"/>
        <w:bottom w:val="none" w:sz="0" w:space="0" w:color="auto"/>
        <w:right w:val="none" w:sz="0" w:space="0" w:color="auto"/>
      </w:divBdr>
    </w:div>
    <w:div w:id="1320692213">
      <w:marLeft w:val="640"/>
      <w:marRight w:val="0"/>
      <w:marTop w:val="0"/>
      <w:marBottom w:val="0"/>
      <w:divBdr>
        <w:top w:val="none" w:sz="0" w:space="0" w:color="auto"/>
        <w:left w:val="none" w:sz="0" w:space="0" w:color="auto"/>
        <w:bottom w:val="none" w:sz="0" w:space="0" w:color="auto"/>
        <w:right w:val="none" w:sz="0" w:space="0" w:color="auto"/>
      </w:divBdr>
    </w:div>
    <w:div w:id="1320770922">
      <w:marLeft w:val="640"/>
      <w:marRight w:val="0"/>
      <w:marTop w:val="0"/>
      <w:marBottom w:val="0"/>
      <w:divBdr>
        <w:top w:val="none" w:sz="0" w:space="0" w:color="auto"/>
        <w:left w:val="none" w:sz="0" w:space="0" w:color="auto"/>
        <w:bottom w:val="none" w:sz="0" w:space="0" w:color="auto"/>
        <w:right w:val="none" w:sz="0" w:space="0" w:color="auto"/>
      </w:divBdr>
    </w:div>
    <w:div w:id="1320813454">
      <w:marLeft w:val="640"/>
      <w:marRight w:val="0"/>
      <w:marTop w:val="0"/>
      <w:marBottom w:val="0"/>
      <w:divBdr>
        <w:top w:val="none" w:sz="0" w:space="0" w:color="auto"/>
        <w:left w:val="none" w:sz="0" w:space="0" w:color="auto"/>
        <w:bottom w:val="none" w:sz="0" w:space="0" w:color="auto"/>
        <w:right w:val="none" w:sz="0" w:space="0" w:color="auto"/>
      </w:divBdr>
    </w:div>
    <w:div w:id="1320885578">
      <w:marLeft w:val="640"/>
      <w:marRight w:val="0"/>
      <w:marTop w:val="0"/>
      <w:marBottom w:val="0"/>
      <w:divBdr>
        <w:top w:val="none" w:sz="0" w:space="0" w:color="auto"/>
        <w:left w:val="none" w:sz="0" w:space="0" w:color="auto"/>
        <w:bottom w:val="none" w:sz="0" w:space="0" w:color="auto"/>
        <w:right w:val="none" w:sz="0" w:space="0" w:color="auto"/>
      </w:divBdr>
    </w:div>
    <w:div w:id="1321077318">
      <w:marLeft w:val="640"/>
      <w:marRight w:val="0"/>
      <w:marTop w:val="0"/>
      <w:marBottom w:val="0"/>
      <w:divBdr>
        <w:top w:val="none" w:sz="0" w:space="0" w:color="auto"/>
        <w:left w:val="none" w:sz="0" w:space="0" w:color="auto"/>
        <w:bottom w:val="none" w:sz="0" w:space="0" w:color="auto"/>
        <w:right w:val="none" w:sz="0" w:space="0" w:color="auto"/>
      </w:divBdr>
    </w:div>
    <w:div w:id="1321227012">
      <w:marLeft w:val="640"/>
      <w:marRight w:val="0"/>
      <w:marTop w:val="0"/>
      <w:marBottom w:val="0"/>
      <w:divBdr>
        <w:top w:val="none" w:sz="0" w:space="0" w:color="auto"/>
        <w:left w:val="none" w:sz="0" w:space="0" w:color="auto"/>
        <w:bottom w:val="none" w:sz="0" w:space="0" w:color="auto"/>
        <w:right w:val="none" w:sz="0" w:space="0" w:color="auto"/>
      </w:divBdr>
    </w:div>
    <w:div w:id="1321227907">
      <w:marLeft w:val="640"/>
      <w:marRight w:val="0"/>
      <w:marTop w:val="0"/>
      <w:marBottom w:val="0"/>
      <w:divBdr>
        <w:top w:val="none" w:sz="0" w:space="0" w:color="auto"/>
        <w:left w:val="none" w:sz="0" w:space="0" w:color="auto"/>
        <w:bottom w:val="none" w:sz="0" w:space="0" w:color="auto"/>
        <w:right w:val="none" w:sz="0" w:space="0" w:color="auto"/>
      </w:divBdr>
    </w:div>
    <w:div w:id="1321229780">
      <w:marLeft w:val="640"/>
      <w:marRight w:val="0"/>
      <w:marTop w:val="0"/>
      <w:marBottom w:val="0"/>
      <w:divBdr>
        <w:top w:val="none" w:sz="0" w:space="0" w:color="auto"/>
        <w:left w:val="none" w:sz="0" w:space="0" w:color="auto"/>
        <w:bottom w:val="none" w:sz="0" w:space="0" w:color="auto"/>
        <w:right w:val="none" w:sz="0" w:space="0" w:color="auto"/>
      </w:divBdr>
    </w:div>
    <w:div w:id="1321274621">
      <w:marLeft w:val="640"/>
      <w:marRight w:val="0"/>
      <w:marTop w:val="0"/>
      <w:marBottom w:val="0"/>
      <w:divBdr>
        <w:top w:val="none" w:sz="0" w:space="0" w:color="auto"/>
        <w:left w:val="none" w:sz="0" w:space="0" w:color="auto"/>
        <w:bottom w:val="none" w:sz="0" w:space="0" w:color="auto"/>
        <w:right w:val="none" w:sz="0" w:space="0" w:color="auto"/>
      </w:divBdr>
    </w:div>
    <w:div w:id="1321421377">
      <w:marLeft w:val="640"/>
      <w:marRight w:val="0"/>
      <w:marTop w:val="0"/>
      <w:marBottom w:val="0"/>
      <w:divBdr>
        <w:top w:val="none" w:sz="0" w:space="0" w:color="auto"/>
        <w:left w:val="none" w:sz="0" w:space="0" w:color="auto"/>
        <w:bottom w:val="none" w:sz="0" w:space="0" w:color="auto"/>
        <w:right w:val="none" w:sz="0" w:space="0" w:color="auto"/>
      </w:divBdr>
    </w:div>
    <w:div w:id="1321539702">
      <w:marLeft w:val="640"/>
      <w:marRight w:val="0"/>
      <w:marTop w:val="0"/>
      <w:marBottom w:val="0"/>
      <w:divBdr>
        <w:top w:val="none" w:sz="0" w:space="0" w:color="auto"/>
        <w:left w:val="none" w:sz="0" w:space="0" w:color="auto"/>
        <w:bottom w:val="none" w:sz="0" w:space="0" w:color="auto"/>
        <w:right w:val="none" w:sz="0" w:space="0" w:color="auto"/>
      </w:divBdr>
    </w:div>
    <w:div w:id="1321546616">
      <w:marLeft w:val="640"/>
      <w:marRight w:val="0"/>
      <w:marTop w:val="0"/>
      <w:marBottom w:val="0"/>
      <w:divBdr>
        <w:top w:val="none" w:sz="0" w:space="0" w:color="auto"/>
        <w:left w:val="none" w:sz="0" w:space="0" w:color="auto"/>
        <w:bottom w:val="none" w:sz="0" w:space="0" w:color="auto"/>
        <w:right w:val="none" w:sz="0" w:space="0" w:color="auto"/>
      </w:divBdr>
    </w:div>
    <w:div w:id="1321618803">
      <w:marLeft w:val="640"/>
      <w:marRight w:val="0"/>
      <w:marTop w:val="0"/>
      <w:marBottom w:val="0"/>
      <w:divBdr>
        <w:top w:val="none" w:sz="0" w:space="0" w:color="auto"/>
        <w:left w:val="none" w:sz="0" w:space="0" w:color="auto"/>
        <w:bottom w:val="none" w:sz="0" w:space="0" w:color="auto"/>
        <w:right w:val="none" w:sz="0" w:space="0" w:color="auto"/>
      </w:divBdr>
    </w:div>
    <w:div w:id="1321621535">
      <w:marLeft w:val="640"/>
      <w:marRight w:val="0"/>
      <w:marTop w:val="0"/>
      <w:marBottom w:val="0"/>
      <w:divBdr>
        <w:top w:val="none" w:sz="0" w:space="0" w:color="auto"/>
        <w:left w:val="none" w:sz="0" w:space="0" w:color="auto"/>
        <w:bottom w:val="none" w:sz="0" w:space="0" w:color="auto"/>
        <w:right w:val="none" w:sz="0" w:space="0" w:color="auto"/>
      </w:divBdr>
    </w:div>
    <w:div w:id="1321621809">
      <w:marLeft w:val="640"/>
      <w:marRight w:val="0"/>
      <w:marTop w:val="0"/>
      <w:marBottom w:val="0"/>
      <w:divBdr>
        <w:top w:val="none" w:sz="0" w:space="0" w:color="auto"/>
        <w:left w:val="none" w:sz="0" w:space="0" w:color="auto"/>
        <w:bottom w:val="none" w:sz="0" w:space="0" w:color="auto"/>
        <w:right w:val="none" w:sz="0" w:space="0" w:color="auto"/>
      </w:divBdr>
    </w:div>
    <w:div w:id="1321733565">
      <w:marLeft w:val="640"/>
      <w:marRight w:val="0"/>
      <w:marTop w:val="0"/>
      <w:marBottom w:val="0"/>
      <w:divBdr>
        <w:top w:val="none" w:sz="0" w:space="0" w:color="auto"/>
        <w:left w:val="none" w:sz="0" w:space="0" w:color="auto"/>
        <w:bottom w:val="none" w:sz="0" w:space="0" w:color="auto"/>
        <w:right w:val="none" w:sz="0" w:space="0" w:color="auto"/>
      </w:divBdr>
    </w:div>
    <w:div w:id="1321805843">
      <w:marLeft w:val="640"/>
      <w:marRight w:val="0"/>
      <w:marTop w:val="0"/>
      <w:marBottom w:val="0"/>
      <w:divBdr>
        <w:top w:val="none" w:sz="0" w:space="0" w:color="auto"/>
        <w:left w:val="none" w:sz="0" w:space="0" w:color="auto"/>
        <w:bottom w:val="none" w:sz="0" w:space="0" w:color="auto"/>
        <w:right w:val="none" w:sz="0" w:space="0" w:color="auto"/>
      </w:divBdr>
    </w:div>
    <w:div w:id="1321805902">
      <w:marLeft w:val="640"/>
      <w:marRight w:val="0"/>
      <w:marTop w:val="0"/>
      <w:marBottom w:val="0"/>
      <w:divBdr>
        <w:top w:val="none" w:sz="0" w:space="0" w:color="auto"/>
        <w:left w:val="none" w:sz="0" w:space="0" w:color="auto"/>
        <w:bottom w:val="none" w:sz="0" w:space="0" w:color="auto"/>
        <w:right w:val="none" w:sz="0" w:space="0" w:color="auto"/>
      </w:divBdr>
    </w:div>
    <w:div w:id="1321809882">
      <w:marLeft w:val="640"/>
      <w:marRight w:val="0"/>
      <w:marTop w:val="0"/>
      <w:marBottom w:val="0"/>
      <w:divBdr>
        <w:top w:val="none" w:sz="0" w:space="0" w:color="auto"/>
        <w:left w:val="none" w:sz="0" w:space="0" w:color="auto"/>
        <w:bottom w:val="none" w:sz="0" w:space="0" w:color="auto"/>
        <w:right w:val="none" w:sz="0" w:space="0" w:color="auto"/>
      </w:divBdr>
    </w:div>
    <w:div w:id="1322003041">
      <w:marLeft w:val="640"/>
      <w:marRight w:val="0"/>
      <w:marTop w:val="0"/>
      <w:marBottom w:val="0"/>
      <w:divBdr>
        <w:top w:val="none" w:sz="0" w:space="0" w:color="auto"/>
        <w:left w:val="none" w:sz="0" w:space="0" w:color="auto"/>
        <w:bottom w:val="none" w:sz="0" w:space="0" w:color="auto"/>
        <w:right w:val="none" w:sz="0" w:space="0" w:color="auto"/>
      </w:divBdr>
    </w:div>
    <w:div w:id="1322081808">
      <w:marLeft w:val="640"/>
      <w:marRight w:val="0"/>
      <w:marTop w:val="0"/>
      <w:marBottom w:val="0"/>
      <w:divBdr>
        <w:top w:val="none" w:sz="0" w:space="0" w:color="auto"/>
        <w:left w:val="none" w:sz="0" w:space="0" w:color="auto"/>
        <w:bottom w:val="none" w:sz="0" w:space="0" w:color="auto"/>
        <w:right w:val="none" w:sz="0" w:space="0" w:color="auto"/>
      </w:divBdr>
    </w:div>
    <w:div w:id="1322198223">
      <w:marLeft w:val="640"/>
      <w:marRight w:val="0"/>
      <w:marTop w:val="0"/>
      <w:marBottom w:val="0"/>
      <w:divBdr>
        <w:top w:val="none" w:sz="0" w:space="0" w:color="auto"/>
        <w:left w:val="none" w:sz="0" w:space="0" w:color="auto"/>
        <w:bottom w:val="none" w:sz="0" w:space="0" w:color="auto"/>
        <w:right w:val="none" w:sz="0" w:space="0" w:color="auto"/>
      </w:divBdr>
    </w:div>
    <w:div w:id="1322199057">
      <w:marLeft w:val="640"/>
      <w:marRight w:val="0"/>
      <w:marTop w:val="0"/>
      <w:marBottom w:val="0"/>
      <w:divBdr>
        <w:top w:val="none" w:sz="0" w:space="0" w:color="auto"/>
        <w:left w:val="none" w:sz="0" w:space="0" w:color="auto"/>
        <w:bottom w:val="none" w:sz="0" w:space="0" w:color="auto"/>
        <w:right w:val="none" w:sz="0" w:space="0" w:color="auto"/>
      </w:divBdr>
    </w:div>
    <w:div w:id="1322200685">
      <w:marLeft w:val="640"/>
      <w:marRight w:val="0"/>
      <w:marTop w:val="0"/>
      <w:marBottom w:val="0"/>
      <w:divBdr>
        <w:top w:val="none" w:sz="0" w:space="0" w:color="auto"/>
        <w:left w:val="none" w:sz="0" w:space="0" w:color="auto"/>
        <w:bottom w:val="none" w:sz="0" w:space="0" w:color="auto"/>
        <w:right w:val="none" w:sz="0" w:space="0" w:color="auto"/>
      </w:divBdr>
    </w:div>
    <w:div w:id="1322276007">
      <w:marLeft w:val="640"/>
      <w:marRight w:val="0"/>
      <w:marTop w:val="0"/>
      <w:marBottom w:val="0"/>
      <w:divBdr>
        <w:top w:val="none" w:sz="0" w:space="0" w:color="auto"/>
        <w:left w:val="none" w:sz="0" w:space="0" w:color="auto"/>
        <w:bottom w:val="none" w:sz="0" w:space="0" w:color="auto"/>
        <w:right w:val="none" w:sz="0" w:space="0" w:color="auto"/>
      </w:divBdr>
    </w:div>
    <w:div w:id="1322346799">
      <w:marLeft w:val="640"/>
      <w:marRight w:val="0"/>
      <w:marTop w:val="0"/>
      <w:marBottom w:val="0"/>
      <w:divBdr>
        <w:top w:val="none" w:sz="0" w:space="0" w:color="auto"/>
        <w:left w:val="none" w:sz="0" w:space="0" w:color="auto"/>
        <w:bottom w:val="none" w:sz="0" w:space="0" w:color="auto"/>
        <w:right w:val="none" w:sz="0" w:space="0" w:color="auto"/>
      </w:divBdr>
    </w:div>
    <w:div w:id="1322389816">
      <w:marLeft w:val="640"/>
      <w:marRight w:val="0"/>
      <w:marTop w:val="0"/>
      <w:marBottom w:val="0"/>
      <w:divBdr>
        <w:top w:val="none" w:sz="0" w:space="0" w:color="auto"/>
        <w:left w:val="none" w:sz="0" w:space="0" w:color="auto"/>
        <w:bottom w:val="none" w:sz="0" w:space="0" w:color="auto"/>
        <w:right w:val="none" w:sz="0" w:space="0" w:color="auto"/>
      </w:divBdr>
    </w:div>
    <w:div w:id="1322539811">
      <w:marLeft w:val="640"/>
      <w:marRight w:val="0"/>
      <w:marTop w:val="0"/>
      <w:marBottom w:val="0"/>
      <w:divBdr>
        <w:top w:val="none" w:sz="0" w:space="0" w:color="auto"/>
        <w:left w:val="none" w:sz="0" w:space="0" w:color="auto"/>
        <w:bottom w:val="none" w:sz="0" w:space="0" w:color="auto"/>
        <w:right w:val="none" w:sz="0" w:space="0" w:color="auto"/>
      </w:divBdr>
    </w:div>
    <w:div w:id="1322582481">
      <w:marLeft w:val="640"/>
      <w:marRight w:val="0"/>
      <w:marTop w:val="0"/>
      <w:marBottom w:val="0"/>
      <w:divBdr>
        <w:top w:val="none" w:sz="0" w:space="0" w:color="auto"/>
        <w:left w:val="none" w:sz="0" w:space="0" w:color="auto"/>
        <w:bottom w:val="none" w:sz="0" w:space="0" w:color="auto"/>
        <w:right w:val="none" w:sz="0" w:space="0" w:color="auto"/>
      </w:divBdr>
    </w:div>
    <w:div w:id="1322612156">
      <w:marLeft w:val="640"/>
      <w:marRight w:val="0"/>
      <w:marTop w:val="0"/>
      <w:marBottom w:val="0"/>
      <w:divBdr>
        <w:top w:val="none" w:sz="0" w:space="0" w:color="auto"/>
        <w:left w:val="none" w:sz="0" w:space="0" w:color="auto"/>
        <w:bottom w:val="none" w:sz="0" w:space="0" w:color="auto"/>
        <w:right w:val="none" w:sz="0" w:space="0" w:color="auto"/>
      </w:divBdr>
    </w:div>
    <w:div w:id="1322657791">
      <w:marLeft w:val="640"/>
      <w:marRight w:val="0"/>
      <w:marTop w:val="0"/>
      <w:marBottom w:val="0"/>
      <w:divBdr>
        <w:top w:val="none" w:sz="0" w:space="0" w:color="auto"/>
        <w:left w:val="none" w:sz="0" w:space="0" w:color="auto"/>
        <w:bottom w:val="none" w:sz="0" w:space="0" w:color="auto"/>
        <w:right w:val="none" w:sz="0" w:space="0" w:color="auto"/>
      </w:divBdr>
    </w:div>
    <w:div w:id="1322660354">
      <w:marLeft w:val="640"/>
      <w:marRight w:val="0"/>
      <w:marTop w:val="0"/>
      <w:marBottom w:val="0"/>
      <w:divBdr>
        <w:top w:val="none" w:sz="0" w:space="0" w:color="auto"/>
        <w:left w:val="none" w:sz="0" w:space="0" w:color="auto"/>
        <w:bottom w:val="none" w:sz="0" w:space="0" w:color="auto"/>
        <w:right w:val="none" w:sz="0" w:space="0" w:color="auto"/>
      </w:divBdr>
    </w:div>
    <w:div w:id="1322730387">
      <w:marLeft w:val="640"/>
      <w:marRight w:val="0"/>
      <w:marTop w:val="0"/>
      <w:marBottom w:val="0"/>
      <w:divBdr>
        <w:top w:val="none" w:sz="0" w:space="0" w:color="auto"/>
        <w:left w:val="none" w:sz="0" w:space="0" w:color="auto"/>
        <w:bottom w:val="none" w:sz="0" w:space="0" w:color="auto"/>
        <w:right w:val="none" w:sz="0" w:space="0" w:color="auto"/>
      </w:divBdr>
    </w:div>
    <w:div w:id="1322809988">
      <w:marLeft w:val="640"/>
      <w:marRight w:val="0"/>
      <w:marTop w:val="0"/>
      <w:marBottom w:val="0"/>
      <w:divBdr>
        <w:top w:val="none" w:sz="0" w:space="0" w:color="auto"/>
        <w:left w:val="none" w:sz="0" w:space="0" w:color="auto"/>
        <w:bottom w:val="none" w:sz="0" w:space="0" w:color="auto"/>
        <w:right w:val="none" w:sz="0" w:space="0" w:color="auto"/>
      </w:divBdr>
    </w:div>
    <w:div w:id="1323192964">
      <w:marLeft w:val="640"/>
      <w:marRight w:val="0"/>
      <w:marTop w:val="0"/>
      <w:marBottom w:val="0"/>
      <w:divBdr>
        <w:top w:val="none" w:sz="0" w:space="0" w:color="auto"/>
        <w:left w:val="none" w:sz="0" w:space="0" w:color="auto"/>
        <w:bottom w:val="none" w:sz="0" w:space="0" w:color="auto"/>
        <w:right w:val="none" w:sz="0" w:space="0" w:color="auto"/>
      </w:divBdr>
    </w:div>
    <w:div w:id="1323194651">
      <w:marLeft w:val="640"/>
      <w:marRight w:val="0"/>
      <w:marTop w:val="0"/>
      <w:marBottom w:val="0"/>
      <w:divBdr>
        <w:top w:val="none" w:sz="0" w:space="0" w:color="auto"/>
        <w:left w:val="none" w:sz="0" w:space="0" w:color="auto"/>
        <w:bottom w:val="none" w:sz="0" w:space="0" w:color="auto"/>
        <w:right w:val="none" w:sz="0" w:space="0" w:color="auto"/>
      </w:divBdr>
    </w:div>
    <w:div w:id="1323200343">
      <w:marLeft w:val="640"/>
      <w:marRight w:val="0"/>
      <w:marTop w:val="0"/>
      <w:marBottom w:val="0"/>
      <w:divBdr>
        <w:top w:val="none" w:sz="0" w:space="0" w:color="auto"/>
        <w:left w:val="none" w:sz="0" w:space="0" w:color="auto"/>
        <w:bottom w:val="none" w:sz="0" w:space="0" w:color="auto"/>
        <w:right w:val="none" w:sz="0" w:space="0" w:color="auto"/>
      </w:divBdr>
    </w:div>
    <w:div w:id="1323269786">
      <w:marLeft w:val="640"/>
      <w:marRight w:val="0"/>
      <w:marTop w:val="0"/>
      <w:marBottom w:val="0"/>
      <w:divBdr>
        <w:top w:val="none" w:sz="0" w:space="0" w:color="auto"/>
        <w:left w:val="none" w:sz="0" w:space="0" w:color="auto"/>
        <w:bottom w:val="none" w:sz="0" w:space="0" w:color="auto"/>
        <w:right w:val="none" w:sz="0" w:space="0" w:color="auto"/>
      </w:divBdr>
    </w:div>
    <w:div w:id="1323312453">
      <w:marLeft w:val="640"/>
      <w:marRight w:val="0"/>
      <w:marTop w:val="0"/>
      <w:marBottom w:val="0"/>
      <w:divBdr>
        <w:top w:val="none" w:sz="0" w:space="0" w:color="auto"/>
        <w:left w:val="none" w:sz="0" w:space="0" w:color="auto"/>
        <w:bottom w:val="none" w:sz="0" w:space="0" w:color="auto"/>
        <w:right w:val="none" w:sz="0" w:space="0" w:color="auto"/>
      </w:divBdr>
    </w:div>
    <w:div w:id="1323435839">
      <w:marLeft w:val="640"/>
      <w:marRight w:val="0"/>
      <w:marTop w:val="0"/>
      <w:marBottom w:val="0"/>
      <w:divBdr>
        <w:top w:val="none" w:sz="0" w:space="0" w:color="auto"/>
        <w:left w:val="none" w:sz="0" w:space="0" w:color="auto"/>
        <w:bottom w:val="none" w:sz="0" w:space="0" w:color="auto"/>
        <w:right w:val="none" w:sz="0" w:space="0" w:color="auto"/>
      </w:divBdr>
    </w:div>
    <w:div w:id="1323436491">
      <w:marLeft w:val="640"/>
      <w:marRight w:val="0"/>
      <w:marTop w:val="0"/>
      <w:marBottom w:val="0"/>
      <w:divBdr>
        <w:top w:val="none" w:sz="0" w:space="0" w:color="auto"/>
        <w:left w:val="none" w:sz="0" w:space="0" w:color="auto"/>
        <w:bottom w:val="none" w:sz="0" w:space="0" w:color="auto"/>
        <w:right w:val="none" w:sz="0" w:space="0" w:color="auto"/>
      </w:divBdr>
    </w:div>
    <w:div w:id="1323511845">
      <w:marLeft w:val="640"/>
      <w:marRight w:val="0"/>
      <w:marTop w:val="0"/>
      <w:marBottom w:val="0"/>
      <w:divBdr>
        <w:top w:val="none" w:sz="0" w:space="0" w:color="auto"/>
        <w:left w:val="none" w:sz="0" w:space="0" w:color="auto"/>
        <w:bottom w:val="none" w:sz="0" w:space="0" w:color="auto"/>
        <w:right w:val="none" w:sz="0" w:space="0" w:color="auto"/>
      </w:divBdr>
    </w:div>
    <w:div w:id="1323583312">
      <w:marLeft w:val="640"/>
      <w:marRight w:val="0"/>
      <w:marTop w:val="0"/>
      <w:marBottom w:val="0"/>
      <w:divBdr>
        <w:top w:val="none" w:sz="0" w:space="0" w:color="auto"/>
        <w:left w:val="none" w:sz="0" w:space="0" w:color="auto"/>
        <w:bottom w:val="none" w:sz="0" w:space="0" w:color="auto"/>
        <w:right w:val="none" w:sz="0" w:space="0" w:color="auto"/>
      </w:divBdr>
    </w:div>
    <w:div w:id="1323654755">
      <w:marLeft w:val="640"/>
      <w:marRight w:val="0"/>
      <w:marTop w:val="0"/>
      <w:marBottom w:val="0"/>
      <w:divBdr>
        <w:top w:val="none" w:sz="0" w:space="0" w:color="auto"/>
        <w:left w:val="none" w:sz="0" w:space="0" w:color="auto"/>
        <w:bottom w:val="none" w:sz="0" w:space="0" w:color="auto"/>
        <w:right w:val="none" w:sz="0" w:space="0" w:color="auto"/>
      </w:divBdr>
    </w:div>
    <w:div w:id="1323657526">
      <w:marLeft w:val="640"/>
      <w:marRight w:val="0"/>
      <w:marTop w:val="0"/>
      <w:marBottom w:val="0"/>
      <w:divBdr>
        <w:top w:val="none" w:sz="0" w:space="0" w:color="auto"/>
        <w:left w:val="none" w:sz="0" w:space="0" w:color="auto"/>
        <w:bottom w:val="none" w:sz="0" w:space="0" w:color="auto"/>
        <w:right w:val="none" w:sz="0" w:space="0" w:color="auto"/>
      </w:divBdr>
    </w:div>
    <w:div w:id="1323658819">
      <w:marLeft w:val="640"/>
      <w:marRight w:val="0"/>
      <w:marTop w:val="0"/>
      <w:marBottom w:val="0"/>
      <w:divBdr>
        <w:top w:val="none" w:sz="0" w:space="0" w:color="auto"/>
        <w:left w:val="none" w:sz="0" w:space="0" w:color="auto"/>
        <w:bottom w:val="none" w:sz="0" w:space="0" w:color="auto"/>
        <w:right w:val="none" w:sz="0" w:space="0" w:color="auto"/>
      </w:divBdr>
    </w:div>
    <w:div w:id="1323702801">
      <w:marLeft w:val="640"/>
      <w:marRight w:val="0"/>
      <w:marTop w:val="0"/>
      <w:marBottom w:val="0"/>
      <w:divBdr>
        <w:top w:val="none" w:sz="0" w:space="0" w:color="auto"/>
        <w:left w:val="none" w:sz="0" w:space="0" w:color="auto"/>
        <w:bottom w:val="none" w:sz="0" w:space="0" w:color="auto"/>
        <w:right w:val="none" w:sz="0" w:space="0" w:color="auto"/>
      </w:divBdr>
    </w:div>
    <w:div w:id="1323703388">
      <w:marLeft w:val="640"/>
      <w:marRight w:val="0"/>
      <w:marTop w:val="0"/>
      <w:marBottom w:val="0"/>
      <w:divBdr>
        <w:top w:val="none" w:sz="0" w:space="0" w:color="auto"/>
        <w:left w:val="none" w:sz="0" w:space="0" w:color="auto"/>
        <w:bottom w:val="none" w:sz="0" w:space="0" w:color="auto"/>
        <w:right w:val="none" w:sz="0" w:space="0" w:color="auto"/>
      </w:divBdr>
    </w:div>
    <w:div w:id="1323779120">
      <w:marLeft w:val="640"/>
      <w:marRight w:val="0"/>
      <w:marTop w:val="0"/>
      <w:marBottom w:val="0"/>
      <w:divBdr>
        <w:top w:val="none" w:sz="0" w:space="0" w:color="auto"/>
        <w:left w:val="none" w:sz="0" w:space="0" w:color="auto"/>
        <w:bottom w:val="none" w:sz="0" w:space="0" w:color="auto"/>
        <w:right w:val="none" w:sz="0" w:space="0" w:color="auto"/>
      </w:divBdr>
    </w:div>
    <w:div w:id="1323848079">
      <w:marLeft w:val="640"/>
      <w:marRight w:val="0"/>
      <w:marTop w:val="0"/>
      <w:marBottom w:val="0"/>
      <w:divBdr>
        <w:top w:val="none" w:sz="0" w:space="0" w:color="auto"/>
        <w:left w:val="none" w:sz="0" w:space="0" w:color="auto"/>
        <w:bottom w:val="none" w:sz="0" w:space="0" w:color="auto"/>
        <w:right w:val="none" w:sz="0" w:space="0" w:color="auto"/>
      </w:divBdr>
    </w:div>
    <w:div w:id="1323972854">
      <w:marLeft w:val="640"/>
      <w:marRight w:val="0"/>
      <w:marTop w:val="0"/>
      <w:marBottom w:val="0"/>
      <w:divBdr>
        <w:top w:val="none" w:sz="0" w:space="0" w:color="auto"/>
        <w:left w:val="none" w:sz="0" w:space="0" w:color="auto"/>
        <w:bottom w:val="none" w:sz="0" w:space="0" w:color="auto"/>
        <w:right w:val="none" w:sz="0" w:space="0" w:color="auto"/>
      </w:divBdr>
    </w:div>
    <w:div w:id="1324043190">
      <w:marLeft w:val="640"/>
      <w:marRight w:val="0"/>
      <w:marTop w:val="0"/>
      <w:marBottom w:val="0"/>
      <w:divBdr>
        <w:top w:val="none" w:sz="0" w:space="0" w:color="auto"/>
        <w:left w:val="none" w:sz="0" w:space="0" w:color="auto"/>
        <w:bottom w:val="none" w:sz="0" w:space="0" w:color="auto"/>
        <w:right w:val="none" w:sz="0" w:space="0" w:color="auto"/>
      </w:divBdr>
    </w:div>
    <w:div w:id="1324121769">
      <w:marLeft w:val="640"/>
      <w:marRight w:val="0"/>
      <w:marTop w:val="0"/>
      <w:marBottom w:val="0"/>
      <w:divBdr>
        <w:top w:val="none" w:sz="0" w:space="0" w:color="auto"/>
        <w:left w:val="none" w:sz="0" w:space="0" w:color="auto"/>
        <w:bottom w:val="none" w:sz="0" w:space="0" w:color="auto"/>
        <w:right w:val="none" w:sz="0" w:space="0" w:color="auto"/>
      </w:divBdr>
    </w:div>
    <w:div w:id="1324159936">
      <w:marLeft w:val="640"/>
      <w:marRight w:val="0"/>
      <w:marTop w:val="0"/>
      <w:marBottom w:val="0"/>
      <w:divBdr>
        <w:top w:val="none" w:sz="0" w:space="0" w:color="auto"/>
        <w:left w:val="none" w:sz="0" w:space="0" w:color="auto"/>
        <w:bottom w:val="none" w:sz="0" w:space="0" w:color="auto"/>
        <w:right w:val="none" w:sz="0" w:space="0" w:color="auto"/>
      </w:divBdr>
    </w:div>
    <w:div w:id="1324167631">
      <w:marLeft w:val="640"/>
      <w:marRight w:val="0"/>
      <w:marTop w:val="0"/>
      <w:marBottom w:val="0"/>
      <w:divBdr>
        <w:top w:val="none" w:sz="0" w:space="0" w:color="auto"/>
        <w:left w:val="none" w:sz="0" w:space="0" w:color="auto"/>
        <w:bottom w:val="none" w:sz="0" w:space="0" w:color="auto"/>
        <w:right w:val="none" w:sz="0" w:space="0" w:color="auto"/>
      </w:divBdr>
    </w:div>
    <w:div w:id="1324315555">
      <w:marLeft w:val="640"/>
      <w:marRight w:val="0"/>
      <w:marTop w:val="0"/>
      <w:marBottom w:val="0"/>
      <w:divBdr>
        <w:top w:val="none" w:sz="0" w:space="0" w:color="auto"/>
        <w:left w:val="none" w:sz="0" w:space="0" w:color="auto"/>
        <w:bottom w:val="none" w:sz="0" w:space="0" w:color="auto"/>
        <w:right w:val="none" w:sz="0" w:space="0" w:color="auto"/>
      </w:divBdr>
    </w:div>
    <w:div w:id="1324353341">
      <w:marLeft w:val="640"/>
      <w:marRight w:val="0"/>
      <w:marTop w:val="0"/>
      <w:marBottom w:val="0"/>
      <w:divBdr>
        <w:top w:val="none" w:sz="0" w:space="0" w:color="auto"/>
        <w:left w:val="none" w:sz="0" w:space="0" w:color="auto"/>
        <w:bottom w:val="none" w:sz="0" w:space="0" w:color="auto"/>
        <w:right w:val="none" w:sz="0" w:space="0" w:color="auto"/>
      </w:divBdr>
    </w:div>
    <w:div w:id="1324354348">
      <w:marLeft w:val="640"/>
      <w:marRight w:val="0"/>
      <w:marTop w:val="0"/>
      <w:marBottom w:val="0"/>
      <w:divBdr>
        <w:top w:val="none" w:sz="0" w:space="0" w:color="auto"/>
        <w:left w:val="none" w:sz="0" w:space="0" w:color="auto"/>
        <w:bottom w:val="none" w:sz="0" w:space="0" w:color="auto"/>
        <w:right w:val="none" w:sz="0" w:space="0" w:color="auto"/>
      </w:divBdr>
    </w:div>
    <w:div w:id="1324356185">
      <w:marLeft w:val="640"/>
      <w:marRight w:val="0"/>
      <w:marTop w:val="0"/>
      <w:marBottom w:val="0"/>
      <w:divBdr>
        <w:top w:val="none" w:sz="0" w:space="0" w:color="auto"/>
        <w:left w:val="none" w:sz="0" w:space="0" w:color="auto"/>
        <w:bottom w:val="none" w:sz="0" w:space="0" w:color="auto"/>
        <w:right w:val="none" w:sz="0" w:space="0" w:color="auto"/>
      </w:divBdr>
    </w:div>
    <w:div w:id="1324434718">
      <w:marLeft w:val="640"/>
      <w:marRight w:val="0"/>
      <w:marTop w:val="0"/>
      <w:marBottom w:val="0"/>
      <w:divBdr>
        <w:top w:val="none" w:sz="0" w:space="0" w:color="auto"/>
        <w:left w:val="none" w:sz="0" w:space="0" w:color="auto"/>
        <w:bottom w:val="none" w:sz="0" w:space="0" w:color="auto"/>
        <w:right w:val="none" w:sz="0" w:space="0" w:color="auto"/>
      </w:divBdr>
    </w:div>
    <w:div w:id="1324435203">
      <w:marLeft w:val="640"/>
      <w:marRight w:val="0"/>
      <w:marTop w:val="0"/>
      <w:marBottom w:val="0"/>
      <w:divBdr>
        <w:top w:val="none" w:sz="0" w:space="0" w:color="auto"/>
        <w:left w:val="none" w:sz="0" w:space="0" w:color="auto"/>
        <w:bottom w:val="none" w:sz="0" w:space="0" w:color="auto"/>
        <w:right w:val="none" w:sz="0" w:space="0" w:color="auto"/>
      </w:divBdr>
    </w:div>
    <w:div w:id="1324503141">
      <w:marLeft w:val="640"/>
      <w:marRight w:val="0"/>
      <w:marTop w:val="0"/>
      <w:marBottom w:val="0"/>
      <w:divBdr>
        <w:top w:val="none" w:sz="0" w:space="0" w:color="auto"/>
        <w:left w:val="none" w:sz="0" w:space="0" w:color="auto"/>
        <w:bottom w:val="none" w:sz="0" w:space="0" w:color="auto"/>
        <w:right w:val="none" w:sz="0" w:space="0" w:color="auto"/>
      </w:divBdr>
    </w:div>
    <w:div w:id="1324549665">
      <w:marLeft w:val="640"/>
      <w:marRight w:val="0"/>
      <w:marTop w:val="0"/>
      <w:marBottom w:val="0"/>
      <w:divBdr>
        <w:top w:val="none" w:sz="0" w:space="0" w:color="auto"/>
        <w:left w:val="none" w:sz="0" w:space="0" w:color="auto"/>
        <w:bottom w:val="none" w:sz="0" w:space="0" w:color="auto"/>
        <w:right w:val="none" w:sz="0" w:space="0" w:color="auto"/>
      </w:divBdr>
    </w:div>
    <w:div w:id="1324549865">
      <w:marLeft w:val="640"/>
      <w:marRight w:val="0"/>
      <w:marTop w:val="0"/>
      <w:marBottom w:val="0"/>
      <w:divBdr>
        <w:top w:val="none" w:sz="0" w:space="0" w:color="auto"/>
        <w:left w:val="none" w:sz="0" w:space="0" w:color="auto"/>
        <w:bottom w:val="none" w:sz="0" w:space="0" w:color="auto"/>
        <w:right w:val="none" w:sz="0" w:space="0" w:color="auto"/>
      </w:divBdr>
    </w:div>
    <w:div w:id="1324553165">
      <w:marLeft w:val="640"/>
      <w:marRight w:val="0"/>
      <w:marTop w:val="0"/>
      <w:marBottom w:val="0"/>
      <w:divBdr>
        <w:top w:val="none" w:sz="0" w:space="0" w:color="auto"/>
        <w:left w:val="none" w:sz="0" w:space="0" w:color="auto"/>
        <w:bottom w:val="none" w:sz="0" w:space="0" w:color="auto"/>
        <w:right w:val="none" w:sz="0" w:space="0" w:color="auto"/>
      </w:divBdr>
    </w:div>
    <w:div w:id="1324695508">
      <w:marLeft w:val="640"/>
      <w:marRight w:val="0"/>
      <w:marTop w:val="0"/>
      <w:marBottom w:val="0"/>
      <w:divBdr>
        <w:top w:val="none" w:sz="0" w:space="0" w:color="auto"/>
        <w:left w:val="none" w:sz="0" w:space="0" w:color="auto"/>
        <w:bottom w:val="none" w:sz="0" w:space="0" w:color="auto"/>
        <w:right w:val="none" w:sz="0" w:space="0" w:color="auto"/>
      </w:divBdr>
    </w:div>
    <w:div w:id="1324772702">
      <w:marLeft w:val="640"/>
      <w:marRight w:val="0"/>
      <w:marTop w:val="0"/>
      <w:marBottom w:val="0"/>
      <w:divBdr>
        <w:top w:val="none" w:sz="0" w:space="0" w:color="auto"/>
        <w:left w:val="none" w:sz="0" w:space="0" w:color="auto"/>
        <w:bottom w:val="none" w:sz="0" w:space="0" w:color="auto"/>
        <w:right w:val="none" w:sz="0" w:space="0" w:color="auto"/>
      </w:divBdr>
    </w:div>
    <w:div w:id="1324890401">
      <w:marLeft w:val="640"/>
      <w:marRight w:val="0"/>
      <w:marTop w:val="0"/>
      <w:marBottom w:val="0"/>
      <w:divBdr>
        <w:top w:val="none" w:sz="0" w:space="0" w:color="auto"/>
        <w:left w:val="none" w:sz="0" w:space="0" w:color="auto"/>
        <w:bottom w:val="none" w:sz="0" w:space="0" w:color="auto"/>
        <w:right w:val="none" w:sz="0" w:space="0" w:color="auto"/>
      </w:divBdr>
    </w:div>
    <w:div w:id="1325010523">
      <w:marLeft w:val="640"/>
      <w:marRight w:val="0"/>
      <w:marTop w:val="0"/>
      <w:marBottom w:val="0"/>
      <w:divBdr>
        <w:top w:val="none" w:sz="0" w:space="0" w:color="auto"/>
        <w:left w:val="none" w:sz="0" w:space="0" w:color="auto"/>
        <w:bottom w:val="none" w:sz="0" w:space="0" w:color="auto"/>
        <w:right w:val="none" w:sz="0" w:space="0" w:color="auto"/>
      </w:divBdr>
    </w:div>
    <w:div w:id="1325084756">
      <w:marLeft w:val="640"/>
      <w:marRight w:val="0"/>
      <w:marTop w:val="0"/>
      <w:marBottom w:val="0"/>
      <w:divBdr>
        <w:top w:val="none" w:sz="0" w:space="0" w:color="auto"/>
        <w:left w:val="none" w:sz="0" w:space="0" w:color="auto"/>
        <w:bottom w:val="none" w:sz="0" w:space="0" w:color="auto"/>
        <w:right w:val="none" w:sz="0" w:space="0" w:color="auto"/>
      </w:divBdr>
    </w:div>
    <w:div w:id="1325084882">
      <w:marLeft w:val="640"/>
      <w:marRight w:val="0"/>
      <w:marTop w:val="0"/>
      <w:marBottom w:val="0"/>
      <w:divBdr>
        <w:top w:val="none" w:sz="0" w:space="0" w:color="auto"/>
        <w:left w:val="none" w:sz="0" w:space="0" w:color="auto"/>
        <w:bottom w:val="none" w:sz="0" w:space="0" w:color="auto"/>
        <w:right w:val="none" w:sz="0" w:space="0" w:color="auto"/>
      </w:divBdr>
    </w:div>
    <w:div w:id="1325090554">
      <w:marLeft w:val="640"/>
      <w:marRight w:val="0"/>
      <w:marTop w:val="0"/>
      <w:marBottom w:val="0"/>
      <w:divBdr>
        <w:top w:val="none" w:sz="0" w:space="0" w:color="auto"/>
        <w:left w:val="none" w:sz="0" w:space="0" w:color="auto"/>
        <w:bottom w:val="none" w:sz="0" w:space="0" w:color="auto"/>
        <w:right w:val="none" w:sz="0" w:space="0" w:color="auto"/>
      </w:divBdr>
    </w:div>
    <w:div w:id="1325091017">
      <w:marLeft w:val="640"/>
      <w:marRight w:val="0"/>
      <w:marTop w:val="0"/>
      <w:marBottom w:val="0"/>
      <w:divBdr>
        <w:top w:val="none" w:sz="0" w:space="0" w:color="auto"/>
        <w:left w:val="none" w:sz="0" w:space="0" w:color="auto"/>
        <w:bottom w:val="none" w:sz="0" w:space="0" w:color="auto"/>
        <w:right w:val="none" w:sz="0" w:space="0" w:color="auto"/>
      </w:divBdr>
    </w:div>
    <w:div w:id="1325159051">
      <w:marLeft w:val="640"/>
      <w:marRight w:val="0"/>
      <w:marTop w:val="0"/>
      <w:marBottom w:val="0"/>
      <w:divBdr>
        <w:top w:val="none" w:sz="0" w:space="0" w:color="auto"/>
        <w:left w:val="none" w:sz="0" w:space="0" w:color="auto"/>
        <w:bottom w:val="none" w:sz="0" w:space="0" w:color="auto"/>
        <w:right w:val="none" w:sz="0" w:space="0" w:color="auto"/>
      </w:divBdr>
    </w:div>
    <w:div w:id="1325167112">
      <w:marLeft w:val="640"/>
      <w:marRight w:val="0"/>
      <w:marTop w:val="0"/>
      <w:marBottom w:val="0"/>
      <w:divBdr>
        <w:top w:val="none" w:sz="0" w:space="0" w:color="auto"/>
        <w:left w:val="none" w:sz="0" w:space="0" w:color="auto"/>
        <w:bottom w:val="none" w:sz="0" w:space="0" w:color="auto"/>
        <w:right w:val="none" w:sz="0" w:space="0" w:color="auto"/>
      </w:divBdr>
    </w:div>
    <w:div w:id="1325205646">
      <w:marLeft w:val="640"/>
      <w:marRight w:val="0"/>
      <w:marTop w:val="0"/>
      <w:marBottom w:val="0"/>
      <w:divBdr>
        <w:top w:val="none" w:sz="0" w:space="0" w:color="auto"/>
        <w:left w:val="none" w:sz="0" w:space="0" w:color="auto"/>
        <w:bottom w:val="none" w:sz="0" w:space="0" w:color="auto"/>
        <w:right w:val="none" w:sz="0" w:space="0" w:color="auto"/>
      </w:divBdr>
    </w:div>
    <w:div w:id="1325208666">
      <w:marLeft w:val="640"/>
      <w:marRight w:val="0"/>
      <w:marTop w:val="0"/>
      <w:marBottom w:val="0"/>
      <w:divBdr>
        <w:top w:val="none" w:sz="0" w:space="0" w:color="auto"/>
        <w:left w:val="none" w:sz="0" w:space="0" w:color="auto"/>
        <w:bottom w:val="none" w:sz="0" w:space="0" w:color="auto"/>
        <w:right w:val="none" w:sz="0" w:space="0" w:color="auto"/>
      </w:divBdr>
    </w:div>
    <w:div w:id="1325277557">
      <w:marLeft w:val="640"/>
      <w:marRight w:val="0"/>
      <w:marTop w:val="0"/>
      <w:marBottom w:val="0"/>
      <w:divBdr>
        <w:top w:val="none" w:sz="0" w:space="0" w:color="auto"/>
        <w:left w:val="none" w:sz="0" w:space="0" w:color="auto"/>
        <w:bottom w:val="none" w:sz="0" w:space="0" w:color="auto"/>
        <w:right w:val="none" w:sz="0" w:space="0" w:color="auto"/>
      </w:divBdr>
    </w:div>
    <w:div w:id="1325277762">
      <w:marLeft w:val="640"/>
      <w:marRight w:val="0"/>
      <w:marTop w:val="0"/>
      <w:marBottom w:val="0"/>
      <w:divBdr>
        <w:top w:val="none" w:sz="0" w:space="0" w:color="auto"/>
        <w:left w:val="none" w:sz="0" w:space="0" w:color="auto"/>
        <w:bottom w:val="none" w:sz="0" w:space="0" w:color="auto"/>
        <w:right w:val="none" w:sz="0" w:space="0" w:color="auto"/>
      </w:divBdr>
    </w:div>
    <w:div w:id="1325351525">
      <w:marLeft w:val="640"/>
      <w:marRight w:val="0"/>
      <w:marTop w:val="0"/>
      <w:marBottom w:val="0"/>
      <w:divBdr>
        <w:top w:val="none" w:sz="0" w:space="0" w:color="auto"/>
        <w:left w:val="none" w:sz="0" w:space="0" w:color="auto"/>
        <w:bottom w:val="none" w:sz="0" w:space="0" w:color="auto"/>
        <w:right w:val="none" w:sz="0" w:space="0" w:color="auto"/>
      </w:divBdr>
    </w:div>
    <w:div w:id="1325470084">
      <w:marLeft w:val="640"/>
      <w:marRight w:val="0"/>
      <w:marTop w:val="0"/>
      <w:marBottom w:val="0"/>
      <w:divBdr>
        <w:top w:val="none" w:sz="0" w:space="0" w:color="auto"/>
        <w:left w:val="none" w:sz="0" w:space="0" w:color="auto"/>
        <w:bottom w:val="none" w:sz="0" w:space="0" w:color="auto"/>
        <w:right w:val="none" w:sz="0" w:space="0" w:color="auto"/>
      </w:divBdr>
    </w:div>
    <w:div w:id="1325473128">
      <w:marLeft w:val="640"/>
      <w:marRight w:val="0"/>
      <w:marTop w:val="0"/>
      <w:marBottom w:val="0"/>
      <w:divBdr>
        <w:top w:val="none" w:sz="0" w:space="0" w:color="auto"/>
        <w:left w:val="none" w:sz="0" w:space="0" w:color="auto"/>
        <w:bottom w:val="none" w:sz="0" w:space="0" w:color="auto"/>
        <w:right w:val="none" w:sz="0" w:space="0" w:color="auto"/>
      </w:divBdr>
    </w:div>
    <w:div w:id="1325474814">
      <w:marLeft w:val="640"/>
      <w:marRight w:val="0"/>
      <w:marTop w:val="0"/>
      <w:marBottom w:val="0"/>
      <w:divBdr>
        <w:top w:val="none" w:sz="0" w:space="0" w:color="auto"/>
        <w:left w:val="none" w:sz="0" w:space="0" w:color="auto"/>
        <w:bottom w:val="none" w:sz="0" w:space="0" w:color="auto"/>
        <w:right w:val="none" w:sz="0" w:space="0" w:color="auto"/>
      </w:divBdr>
    </w:div>
    <w:div w:id="1325665642">
      <w:marLeft w:val="640"/>
      <w:marRight w:val="0"/>
      <w:marTop w:val="0"/>
      <w:marBottom w:val="0"/>
      <w:divBdr>
        <w:top w:val="none" w:sz="0" w:space="0" w:color="auto"/>
        <w:left w:val="none" w:sz="0" w:space="0" w:color="auto"/>
        <w:bottom w:val="none" w:sz="0" w:space="0" w:color="auto"/>
        <w:right w:val="none" w:sz="0" w:space="0" w:color="auto"/>
      </w:divBdr>
    </w:div>
    <w:div w:id="1325742201">
      <w:marLeft w:val="640"/>
      <w:marRight w:val="0"/>
      <w:marTop w:val="0"/>
      <w:marBottom w:val="0"/>
      <w:divBdr>
        <w:top w:val="none" w:sz="0" w:space="0" w:color="auto"/>
        <w:left w:val="none" w:sz="0" w:space="0" w:color="auto"/>
        <w:bottom w:val="none" w:sz="0" w:space="0" w:color="auto"/>
        <w:right w:val="none" w:sz="0" w:space="0" w:color="auto"/>
      </w:divBdr>
    </w:div>
    <w:div w:id="1325932710">
      <w:marLeft w:val="640"/>
      <w:marRight w:val="0"/>
      <w:marTop w:val="0"/>
      <w:marBottom w:val="0"/>
      <w:divBdr>
        <w:top w:val="none" w:sz="0" w:space="0" w:color="auto"/>
        <w:left w:val="none" w:sz="0" w:space="0" w:color="auto"/>
        <w:bottom w:val="none" w:sz="0" w:space="0" w:color="auto"/>
        <w:right w:val="none" w:sz="0" w:space="0" w:color="auto"/>
      </w:divBdr>
    </w:div>
    <w:div w:id="1325932933">
      <w:marLeft w:val="640"/>
      <w:marRight w:val="0"/>
      <w:marTop w:val="0"/>
      <w:marBottom w:val="0"/>
      <w:divBdr>
        <w:top w:val="none" w:sz="0" w:space="0" w:color="auto"/>
        <w:left w:val="none" w:sz="0" w:space="0" w:color="auto"/>
        <w:bottom w:val="none" w:sz="0" w:space="0" w:color="auto"/>
        <w:right w:val="none" w:sz="0" w:space="0" w:color="auto"/>
      </w:divBdr>
    </w:div>
    <w:div w:id="1326006379">
      <w:marLeft w:val="640"/>
      <w:marRight w:val="0"/>
      <w:marTop w:val="0"/>
      <w:marBottom w:val="0"/>
      <w:divBdr>
        <w:top w:val="none" w:sz="0" w:space="0" w:color="auto"/>
        <w:left w:val="none" w:sz="0" w:space="0" w:color="auto"/>
        <w:bottom w:val="none" w:sz="0" w:space="0" w:color="auto"/>
        <w:right w:val="none" w:sz="0" w:space="0" w:color="auto"/>
      </w:divBdr>
    </w:div>
    <w:div w:id="1326010213">
      <w:marLeft w:val="640"/>
      <w:marRight w:val="0"/>
      <w:marTop w:val="0"/>
      <w:marBottom w:val="0"/>
      <w:divBdr>
        <w:top w:val="none" w:sz="0" w:space="0" w:color="auto"/>
        <w:left w:val="none" w:sz="0" w:space="0" w:color="auto"/>
        <w:bottom w:val="none" w:sz="0" w:space="0" w:color="auto"/>
        <w:right w:val="none" w:sz="0" w:space="0" w:color="auto"/>
      </w:divBdr>
    </w:div>
    <w:div w:id="1326081571">
      <w:marLeft w:val="640"/>
      <w:marRight w:val="0"/>
      <w:marTop w:val="0"/>
      <w:marBottom w:val="0"/>
      <w:divBdr>
        <w:top w:val="none" w:sz="0" w:space="0" w:color="auto"/>
        <w:left w:val="none" w:sz="0" w:space="0" w:color="auto"/>
        <w:bottom w:val="none" w:sz="0" w:space="0" w:color="auto"/>
        <w:right w:val="none" w:sz="0" w:space="0" w:color="auto"/>
      </w:divBdr>
    </w:div>
    <w:div w:id="1326201822">
      <w:marLeft w:val="640"/>
      <w:marRight w:val="0"/>
      <w:marTop w:val="0"/>
      <w:marBottom w:val="0"/>
      <w:divBdr>
        <w:top w:val="none" w:sz="0" w:space="0" w:color="auto"/>
        <w:left w:val="none" w:sz="0" w:space="0" w:color="auto"/>
        <w:bottom w:val="none" w:sz="0" w:space="0" w:color="auto"/>
        <w:right w:val="none" w:sz="0" w:space="0" w:color="auto"/>
      </w:divBdr>
    </w:div>
    <w:div w:id="1326282170">
      <w:marLeft w:val="640"/>
      <w:marRight w:val="0"/>
      <w:marTop w:val="0"/>
      <w:marBottom w:val="0"/>
      <w:divBdr>
        <w:top w:val="none" w:sz="0" w:space="0" w:color="auto"/>
        <w:left w:val="none" w:sz="0" w:space="0" w:color="auto"/>
        <w:bottom w:val="none" w:sz="0" w:space="0" w:color="auto"/>
        <w:right w:val="none" w:sz="0" w:space="0" w:color="auto"/>
      </w:divBdr>
    </w:div>
    <w:div w:id="1326317644">
      <w:marLeft w:val="640"/>
      <w:marRight w:val="0"/>
      <w:marTop w:val="0"/>
      <w:marBottom w:val="0"/>
      <w:divBdr>
        <w:top w:val="none" w:sz="0" w:space="0" w:color="auto"/>
        <w:left w:val="none" w:sz="0" w:space="0" w:color="auto"/>
        <w:bottom w:val="none" w:sz="0" w:space="0" w:color="auto"/>
        <w:right w:val="none" w:sz="0" w:space="0" w:color="auto"/>
      </w:divBdr>
    </w:div>
    <w:div w:id="1326319157">
      <w:marLeft w:val="640"/>
      <w:marRight w:val="0"/>
      <w:marTop w:val="0"/>
      <w:marBottom w:val="0"/>
      <w:divBdr>
        <w:top w:val="none" w:sz="0" w:space="0" w:color="auto"/>
        <w:left w:val="none" w:sz="0" w:space="0" w:color="auto"/>
        <w:bottom w:val="none" w:sz="0" w:space="0" w:color="auto"/>
        <w:right w:val="none" w:sz="0" w:space="0" w:color="auto"/>
      </w:divBdr>
    </w:div>
    <w:div w:id="1326475069">
      <w:marLeft w:val="640"/>
      <w:marRight w:val="0"/>
      <w:marTop w:val="0"/>
      <w:marBottom w:val="0"/>
      <w:divBdr>
        <w:top w:val="none" w:sz="0" w:space="0" w:color="auto"/>
        <w:left w:val="none" w:sz="0" w:space="0" w:color="auto"/>
        <w:bottom w:val="none" w:sz="0" w:space="0" w:color="auto"/>
        <w:right w:val="none" w:sz="0" w:space="0" w:color="auto"/>
      </w:divBdr>
    </w:div>
    <w:div w:id="1326588166">
      <w:marLeft w:val="640"/>
      <w:marRight w:val="0"/>
      <w:marTop w:val="0"/>
      <w:marBottom w:val="0"/>
      <w:divBdr>
        <w:top w:val="none" w:sz="0" w:space="0" w:color="auto"/>
        <w:left w:val="none" w:sz="0" w:space="0" w:color="auto"/>
        <w:bottom w:val="none" w:sz="0" w:space="0" w:color="auto"/>
        <w:right w:val="none" w:sz="0" w:space="0" w:color="auto"/>
      </w:divBdr>
    </w:div>
    <w:div w:id="1326589352">
      <w:marLeft w:val="640"/>
      <w:marRight w:val="0"/>
      <w:marTop w:val="0"/>
      <w:marBottom w:val="0"/>
      <w:divBdr>
        <w:top w:val="none" w:sz="0" w:space="0" w:color="auto"/>
        <w:left w:val="none" w:sz="0" w:space="0" w:color="auto"/>
        <w:bottom w:val="none" w:sz="0" w:space="0" w:color="auto"/>
        <w:right w:val="none" w:sz="0" w:space="0" w:color="auto"/>
      </w:divBdr>
    </w:div>
    <w:div w:id="1326594584">
      <w:marLeft w:val="640"/>
      <w:marRight w:val="0"/>
      <w:marTop w:val="0"/>
      <w:marBottom w:val="0"/>
      <w:divBdr>
        <w:top w:val="none" w:sz="0" w:space="0" w:color="auto"/>
        <w:left w:val="none" w:sz="0" w:space="0" w:color="auto"/>
        <w:bottom w:val="none" w:sz="0" w:space="0" w:color="auto"/>
        <w:right w:val="none" w:sz="0" w:space="0" w:color="auto"/>
      </w:divBdr>
    </w:div>
    <w:div w:id="1326739067">
      <w:marLeft w:val="640"/>
      <w:marRight w:val="0"/>
      <w:marTop w:val="0"/>
      <w:marBottom w:val="0"/>
      <w:divBdr>
        <w:top w:val="none" w:sz="0" w:space="0" w:color="auto"/>
        <w:left w:val="none" w:sz="0" w:space="0" w:color="auto"/>
        <w:bottom w:val="none" w:sz="0" w:space="0" w:color="auto"/>
        <w:right w:val="none" w:sz="0" w:space="0" w:color="auto"/>
      </w:divBdr>
    </w:div>
    <w:div w:id="1326782497">
      <w:marLeft w:val="640"/>
      <w:marRight w:val="0"/>
      <w:marTop w:val="0"/>
      <w:marBottom w:val="0"/>
      <w:divBdr>
        <w:top w:val="none" w:sz="0" w:space="0" w:color="auto"/>
        <w:left w:val="none" w:sz="0" w:space="0" w:color="auto"/>
        <w:bottom w:val="none" w:sz="0" w:space="0" w:color="auto"/>
        <w:right w:val="none" w:sz="0" w:space="0" w:color="auto"/>
      </w:divBdr>
    </w:div>
    <w:div w:id="1326854787">
      <w:marLeft w:val="640"/>
      <w:marRight w:val="0"/>
      <w:marTop w:val="0"/>
      <w:marBottom w:val="0"/>
      <w:divBdr>
        <w:top w:val="none" w:sz="0" w:space="0" w:color="auto"/>
        <w:left w:val="none" w:sz="0" w:space="0" w:color="auto"/>
        <w:bottom w:val="none" w:sz="0" w:space="0" w:color="auto"/>
        <w:right w:val="none" w:sz="0" w:space="0" w:color="auto"/>
      </w:divBdr>
    </w:div>
    <w:div w:id="1326934051">
      <w:marLeft w:val="640"/>
      <w:marRight w:val="0"/>
      <w:marTop w:val="0"/>
      <w:marBottom w:val="0"/>
      <w:divBdr>
        <w:top w:val="none" w:sz="0" w:space="0" w:color="auto"/>
        <w:left w:val="none" w:sz="0" w:space="0" w:color="auto"/>
        <w:bottom w:val="none" w:sz="0" w:space="0" w:color="auto"/>
        <w:right w:val="none" w:sz="0" w:space="0" w:color="auto"/>
      </w:divBdr>
    </w:div>
    <w:div w:id="1326973120">
      <w:marLeft w:val="640"/>
      <w:marRight w:val="0"/>
      <w:marTop w:val="0"/>
      <w:marBottom w:val="0"/>
      <w:divBdr>
        <w:top w:val="none" w:sz="0" w:space="0" w:color="auto"/>
        <w:left w:val="none" w:sz="0" w:space="0" w:color="auto"/>
        <w:bottom w:val="none" w:sz="0" w:space="0" w:color="auto"/>
        <w:right w:val="none" w:sz="0" w:space="0" w:color="auto"/>
      </w:divBdr>
    </w:div>
    <w:div w:id="1327051181">
      <w:marLeft w:val="640"/>
      <w:marRight w:val="0"/>
      <w:marTop w:val="0"/>
      <w:marBottom w:val="0"/>
      <w:divBdr>
        <w:top w:val="none" w:sz="0" w:space="0" w:color="auto"/>
        <w:left w:val="none" w:sz="0" w:space="0" w:color="auto"/>
        <w:bottom w:val="none" w:sz="0" w:space="0" w:color="auto"/>
        <w:right w:val="none" w:sz="0" w:space="0" w:color="auto"/>
      </w:divBdr>
    </w:div>
    <w:div w:id="1327053747">
      <w:marLeft w:val="640"/>
      <w:marRight w:val="0"/>
      <w:marTop w:val="0"/>
      <w:marBottom w:val="0"/>
      <w:divBdr>
        <w:top w:val="none" w:sz="0" w:space="0" w:color="auto"/>
        <w:left w:val="none" w:sz="0" w:space="0" w:color="auto"/>
        <w:bottom w:val="none" w:sz="0" w:space="0" w:color="auto"/>
        <w:right w:val="none" w:sz="0" w:space="0" w:color="auto"/>
      </w:divBdr>
    </w:div>
    <w:div w:id="1327248751">
      <w:marLeft w:val="640"/>
      <w:marRight w:val="0"/>
      <w:marTop w:val="0"/>
      <w:marBottom w:val="0"/>
      <w:divBdr>
        <w:top w:val="none" w:sz="0" w:space="0" w:color="auto"/>
        <w:left w:val="none" w:sz="0" w:space="0" w:color="auto"/>
        <w:bottom w:val="none" w:sz="0" w:space="0" w:color="auto"/>
        <w:right w:val="none" w:sz="0" w:space="0" w:color="auto"/>
      </w:divBdr>
    </w:div>
    <w:div w:id="1327323257">
      <w:marLeft w:val="640"/>
      <w:marRight w:val="0"/>
      <w:marTop w:val="0"/>
      <w:marBottom w:val="0"/>
      <w:divBdr>
        <w:top w:val="none" w:sz="0" w:space="0" w:color="auto"/>
        <w:left w:val="none" w:sz="0" w:space="0" w:color="auto"/>
        <w:bottom w:val="none" w:sz="0" w:space="0" w:color="auto"/>
        <w:right w:val="none" w:sz="0" w:space="0" w:color="auto"/>
      </w:divBdr>
    </w:div>
    <w:div w:id="1327443284">
      <w:marLeft w:val="640"/>
      <w:marRight w:val="0"/>
      <w:marTop w:val="0"/>
      <w:marBottom w:val="0"/>
      <w:divBdr>
        <w:top w:val="none" w:sz="0" w:space="0" w:color="auto"/>
        <w:left w:val="none" w:sz="0" w:space="0" w:color="auto"/>
        <w:bottom w:val="none" w:sz="0" w:space="0" w:color="auto"/>
        <w:right w:val="none" w:sz="0" w:space="0" w:color="auto"/>
      </w:divBdr>
    </w:div>
    <w:div w:id="1327517337">
      <w:marLeft w:val="640"/>
      <w:marRight w:val="0"/>
      <w:marTop w:val="0"/>
      <w:marBottom w:val="0"/>
      <w:divBdr>
        <w:top w:val="none" w:sz="0" w:space="0" w:color="auto"/>
        <w:left w:val="none" w:sz="0" w:space="0" w:color="auto"/>
        <w:bottom w:val="none" w:sz="0" w:space="0" w:color="auto"/>
        <w:right w:val="none" w:sz="0" w:space="0" w:color="auto"/>
      </w:divBdr>
    </w:div>
    <w:div w:id="1327519593">
      <w:marLeft w:val="640"/>
      <w:marRight w:val="0"/>
      <w:marTop w:val="0"/>
      <w:marBottom w:val="0"/>
      <w:divBdr>
        <w:top w:val="none" w:sz="0" w:space="0" w:color="auto"/>
        <w:left w:val="none" w:sz="0" w:space="0" w:color="auto"/>
        <w:bottom w:val="none" w:sz="0" w:space="0" w:color="auto"/>
        <w:right w:val="none" w:sz="0" w:space="0" w:color="auto"/>
      </w:divBdr>
    </w:div>
    <w:div w:id="1327587764">
      <w:marLeft w:val="640"/>
      <w:marRight w:val="0"/>
      <w:marTop w:val="0"/>
      <w:marBottom w:val="0"/>
      <w:divBdr>
        <w:top w:val="none" w:sz="0" w:space="0" w:color="auto"/>
        <w:left w:val="none" w:sz="0" w:space="0" w:color="auto"/>
        <w:bottom w:val="none" w:sz="0" w:space="0" w:color="auto"/>
        <w:right w:val="none" w:sz="0" w:space="0" w:color="auto"/>
      </w:divBdr>
    </w:div>
    <w:div w:id="1327635688">
      <w:marLeft w:val="640"/>
      <w:marRight w:val="0"/>
      <w:marTop w:val="0"/>
      <w:marBottom w:val="0"/>
      <w:divBdr>
        <w:top w:val="none" w:sz="0" w:space="0" w:color="auto"/>
        <w:left w:val="none" w:sz="0" w:space="0" w:color="auto"/>
        <w:bottom w:val="none" w:sz="0" w:space="0" w:color="auto"/>
        <w:right w:val="none" w:sz="0" w:space="0" w:color="auto"/>
      </w:divBdr>
    </w:div>
    <w:div w:id="1327636437">
      <w:marLeft w:val="640"/>
      <w:marRight w:val="0"/>
      <w:marTop w:val="0"/>
      <w:marBottom w:val="0"/>
      <w:divBdr>
        <w:top w:val="none" w:sz="0" w:space="0" w:color="auto"/>
        <w:left w:val="none" w:sz="0" w:space="0" w:color="auto"/>
        <w:bottom w:val="none" w:sz="0" w:space="0" w:color="auto"/>
        <w:right w:val="none" w:sz="0" w:space="0" w:color="auto"/>
      </w:divBdr>
    </w:div>
    <w:div w:id="1327711051">
      <w:marLeft w:val="640"/>
      <w:marRight w:val="0"/>
      <w:marTop w:val="0"/>
      <w:marBottom w:val="0"/>
      <w:divBdr>
        <w:top w:val="none" w:sz="0" w:space="0" w:color="auto"/>
        <w:left w:val="none" w:sz="0" w:space="0" w:color="auto"/>
        <w:bottom w:val="none" w:sz="0" w:space="0" w:color="auto"/>
        <w:right w:val="none" w:sz="0" w:space="0" w:color="auto"/>
      </w:divBdr>
    </w:div>
    <w:div w:id="1327786404">
      <w:marLeft w:val="640"/>
      <w:marRight w:val="0"/>
      <w:marTop w:val="0"/>
      <w:marBottom w:val="0"/>
      <w:divBdr>
        <w:top w:val="none" w:sz="0" w:space="0" w:color="auto"/>
        <w:left w:val="none" w:sz="0" w:space="0" w:color="auto"/>
        <w:bottom w:val="none" w:sz="0" w:space="0" w:color="auto"/>
        <w:right w:val="none" w:sz="0" w:space="0" w:color="auto"/>
      </w:divBdr>
    </w:div>
    <w:div w:id="1327830471">
      <w:marLeft w:val="640"/>
      <w:marRight w:val="0"/>
      <w:marTop w:val="0"/>
      <w:marBottom w:val="0"/>
      <w:divBdr>
        <w:top w:val="none" w:sz="0" w:space="0" w:color="auto"/>
        <w:left w:val="none" w:sz="0" w:space="0" w:color="auto"/>
        <w:bottom w:val="none" w:sz="0" w:space="0" w:color="auto"/>
        <w:right w:val="none" w:sz="0" w:space="0" w:color="auto"/>
      </w:divBdr>
    </w:div>
    <w:div w:id="1327901116">
      <w:marLeft w:val="640"/>
      <w:marRight w:val="0"/>
      <w:marTop w:val="0"/>
      <w:marBottom w:val="0"/>
      <w:divBdr>
        <w:top w:val="none" w:sz="0" w:space="0" w:color="auto"/>
        <w:left w:val="none" w:sz="0" w:space="0" w:color="auto"/>
        <w:bottom w:val="none" w:sz="0" w:space="0" w:color="auto"/>
        <w:right w:val="none" w:sz="0" w:space="0" w:color="auto"/>
      </w:divBdr>
    </w:div>
    <w:div w:id="1327975606">
      <w:marLeft w:val="640"/>
      <w:marRight w:val="0"/>
      <w:marTop w:val="0"/>
      <w:marBottom w:val="0"/>
      <w:divBdr>
        <w:top w:val="none" w:sz="0" w:space="0" w:color="auto"/>
        <w:left w:val="none" w:sz="0" w:space="0" w:color="auto"/>
        <w:bottom w:val="none" w:sz="0" w:space="0" w:color="auto"/>
        <w:right w:val="none" w:sz="0" w:space="0" w:color="auto"/>
      </w:divBdr>
    </w:div>
    <w:div w:id="1327976185">
      <w:marLeft w:val="640"/>
      <w:marRight w:val="0"/>
      <w:marTop w:val="0"/>
      <w:marBottom w:val="0"/>
      <w:divBdr>
        <w:top w:val="none" w:sz="0" w:space="0" w:color="auto"/>
        <w:left w:val="none" w:sz="0" w:space="0" w:color="auto"/>
        <w:bottom w:val="none" w:sz="0" w:space="0" w:color="auto"/>
        <w:right w:val="none" w:sz="0" w:space="0" w:color="auto"/>
      </w:divBdr>
    </w:div>
    <w:div w:id="1328022362">
      <w:marLeft w:val="640"/>
      <w:marRight w:val="0"/>
      <w:marTop w:val="0"/>
      <w:marBottom w:val="0"/>
      <w:divBdr>
        <w:top w:val="none" w:sz="0" w:space="0" w:color="auto"/>
        <w:left w:val="none" w:sz="0" w:space="0" w:color="auto"/>
        <w:bottom w:val="none" w:sz="0" w:space="0" w:color="auto"/>
        <w:right w:val="none" w:sz="0" w:space="0" w:color="auto"/>
      </w:divBdr>
    </w:div>
    <w:div w:id="1328049474">
      <w:marLeft w:val="640"/>
      <w:marRight w:val="0"/>
      <w:marTop w:val="0"/>
      <w:marBottom w:val="0"/>
      <w:divBdr>
        <w:top w:val="none" w:sz="0" w:space="0" w:color="auto"/>
        <w:left w:val="none" w:sz="0" w:space="0" w:color="auto"/>
        <w:bottom w:val="none" w:sz="0" w:space="0" w:color="auto"/>
        <w:right w:val="none" w:sz="0" w:space="0" w:color="auto"/>
      </w:divBdr>
    </w:div>
    <w:div w:id="1328050023">
      <w:marLeft w:val="640"/>
      <w:marRight w:val="0"/>
      <w:marTop w:val="0"/>
      <w:marBottom w:val="0"/>
      <w:divBdr>
        <w:top w:val="none" w:sz="0" w:space="0" w:color="auto"/>
        <w:left w:val="none" w:sz="0" w:space="0" w:color="auto"/>
        <w:bottom w:val="none" w:sz="0" w:space="0" w:color="auto"/>
        <w:right w:val="none" w:sz="0" w:space="0" w:color="auto"/>
      </w:divBdr>
    </w:div>
    <w:div w:id="1328050381">
      <w:marLeft w:val="640"/>
      <w:marRight w:val="0"/>
      <w:marTop w:val="0"/>
      <w:marBottom w:val="0"/>
      <w:divBdr>
        <w:top w:val="none" w:sz="0" w:space="0" w:color="auto"/>
        <w:left w:val="none" w:sz="0" w:space="0" w:color="auto"/>
        <w:bottom w:val="none" w:sz="0" w:space="0" w:color="auto"/>
        <w:right w:val="none" w:sz="0" w:space="0" w:color="auto"/>
      </w:divBdr>
    </w:div>
    <w:div w:id="1328096985">
      <w:marLeft w:val="640"/>
      <w:marRight w:val="0"/>
      <w:marTop w:val="0"/>
      <w:marBottom w:val="0"/>
      <w:divBdr>
        <w:top w:val="none" w:sz="0" w:space="0" w:color="auto"/>
        <w:left w:val="none" w:sz="0" w:space="0" w:color="auto"/>
        <w:bottom w:val="none" w:sz="0" w:space="0" w:color="auto"/>
        <w:right w:val="none" w:sz="0" w:space="0" w:color="auto"/>
      </w:divBdr>
    </w:div>
    <w:div w:id="1328168753">
      <w:marLeft w:val="640"/>
      <w:marRight w:val="0"/>
      <w:marTop w:val="0"/>
      <w:marBottom w:val="0"/>
      <w:divBdr>
        <w:top w:val="none" w:sz="0" w:space="0" w:color="auto"/>
        <w:left w:val="none" w:sz="0" w:space="0" w:color="auto"/>
        <w:bottom w:val="none" w:sz="0" w:space="0" w:color="auto"/>
        <w:right w:val="none" w:sz="0" w:space="0" w:color="auto"/>
      </w:divBdr>
    </w:div>
    <w:div w:id="1328245377">
      <w:marLeft w:val="640"/>
      <w:marRight w:val="0"/>
      <w:marTop w:val="0"/>
      <w:marBottom w:val="0"/>
      <w:divBdr>
        <w:top w:val="none" w:sz="0" w:space="0" w:color="auto"/>
        <w:left w:val="none" w:sz="0" w:space="0" w:color="auto"/>
        <w:bottom w:val="none" w:sz="0" w:space="0" w:color="auto"/>
        <w:right w:val="none" w:sz="0" w:space="0" w:color="auto"/>
      </w:divBdr>
    </w:div>
    <w:div w:id="1328250017">
      <w:marLeft w:val="640"/>
      <w:marRight w:val="0"/>
      <w:marTop w:val="0"/>
      <w:marBottom w:val="0"/>
      <w:divBdr>
        <w:top w:val="none" w:sz="0" w:space="0" w:color="auto"/>
        <w:left w:val="none" w:sz="0" w:space="0" w:color="auto"/>
        <w:bottom w:val="none" w:sz="0" w:space="0" w:color="auto"/>
        <w:right w:val="none" w:sz="0" w:space="0" w:color="auto"/>
      </w:divBdr>
    </w:div>
    <w:div w:id="1328481497">
      <w:marLeft w:val="640"/>
      <w:marRight w:val="0"/>
      <w:marTop w:val="0"/>
      <w:marBottom w:val="0"/>
      <w:divBdr>
        <w:top w:val="none" w:sz="0" w:space="0" w:color="auto"/>
        <w:left w:val="none" w:sz="0" w:space="0" w:color="auto"/>
        <w:bottom w:val="none" w:sz="0" w:space="0" w:color="auto"/>
        <w:right w:val="none" w:sz="0" w:space="0" w:color="auto"/>
      </w:divBdr>
    </w:div>
    <w:div w:id="1328558754">
      <w:marLeft w:val="640"/>
      <w:marRight w:val="0"/>
      <w:marTop w:val="0"/>
      <w:marBottom w:val="0"/>
      <w:divBdr>
        <w:top w:val="none" w:sz="0" w:space="0" w:color="auto"/>
        <w:left w:val="none" w:sz="0" w:space="0" w:color="auto"/>
        <w:bottom w:val="none" w:sz="0" w:space="0" w:color="auto"/>
        <w:right w:val="none" w:sz="0" w:space="0" w:color="auto"/>
      </w:divBdr>
    </w:div>
    <w:div w:id="1328677066">
      <w:marLeft w:val="640"/>
      <w:marRight w:val="0"/>
      <w:marTop w:val="0"/>
      <w:marBottom w:val="0"/>
      <w:divBdr>
        <w:top w:val="none" w:sz="0" w:space="0" w:color="auto"/>
        <w:left w:val="none" w:sz="0" w:space="0" w:color="auto"/>
        <w:bottom w:val="none" w:sz="0" w:space="0" w:color="auto"/>
        <w:right w:val="none" w:sz="0" w:space="0" w:color="auto"/>
      </w:divBdr>
    </w:div>
    <w:div w:id="1328747870">
      <w:marLeft w:val="640"/>
      <w:marRight w:val="0"/>
      <w:marTop w:val="0"/>
      <w:marBottom w:val="0"/>
      <w:divBdr>
        <w:top w:val="none" w:sz="0" w:space="0" w:color="auto"/>
        <w:left w:val="none" w:sz="0" w:space="0" w:color="auto"/>
        <w:bottom w:val="none" w:sz="0" w:space="0" w:color="auto"/>
        <w:right w:val="none" w:sz="0" w:space="0" w:color="auto"/>
      </w:divBdr>
    </w:div>
    <w:div w:id="1328751227">
      <w:marLeft w:val="640"/>
      <w:marRight w:val="0"/>
      <w:marTop w:val="0"/>
      <w:marBottom w:val="0"/>
      <w:divBdr>
        <w:top w:val="none" w:sz="0" w:space="0" w:color="auto"/>
        <w:left w:val="none" w:sz="0" w:space="0" w:color="auto"/>
        <w:bottom w:val="none" w:sz="0" w:space="0" w:color="auto"/>
        <w:right w:val="none" w:sz="0" w:space="0" w:color="auto"/>
      </w:divBdr>
    </w:div>
    <w:div w:id="1328829978">
      <w:marLeft w:val="640"/>
      <w:marRight w:val="0"/>
      <w:marTop w:val="0"/>
      <w:marBottom w:val="0"/>
      <w:divBdr>
        <w:top w:val="none" w:sz="0" w:space="0" w:color="auto"/>
        <w:left w:val="none" w:sz="0" w:space="0" w:color="auto"/>
        <w:bottom w:val="none" w:sz="0" w:space="0" w:color="auto"/>
        <w:right w:val="none" w:sz="0" w:space="0" w:color="auto"/>
      </w:divBdr>
    </w:div>
    <w:div w:id="1328942981">
      <w:marLeft w:val="640"/>
      <w:marRight w:val="0"/>
      <w:marTop w:val="0"/>
      <w:marBottom w:val="0"/>
      <w:divBdr>
        <w:top w:val="none" w:sz="0" w:space="0" w:color="auto"/>
        <w:left w:val="none" w:sz="0" w:space="0" w:color="auto"/>
        <w:bottom w:val="none" w:sz="0" w:space="0" w:color="auto"/>
        <w:right w:val="none" w:sz="0" w:space="0" w:color="auto"/>
      </w:divBdr>
    </w:div>
    <w:div w:id="1329022285">
      <w:marLeft w:val="640"/>
      <w:marRight w:val="0"/>
      <w:marTop w:val="0"/>
      <w:marBottom w:val="0"/>
      <w:divBdr>
        <w:top w:val="none" w:sz="0" w:space="0" w:color="auto"/>
        <w:left w:val="none" w:sz="0" w:space="0" w:color="auto"/>
        <w:bottom w:val="none" w:sz="0" w:space="0" w:color="auto"/>
        <w:right w:val="none" w:sz="0" w:space="0" w:color="auto"/>
      </w:divBdr>
    </w:div>
    <w:div w:id="1329093040">
      <w:marLeft w:val="640"/>
      <w:marRight w:val="0"/>
      <w:marTop w:val="0"/>
      <w:marBottom w:val="0"/>
      <w:divBdr>
        <w:top w:val="none" w:sz="0" w:space="0" w:color="auto"/>
        <w:left w:val="none" w:sz="0" w:space="0" w:color="auto"/>
        <w:bottom w:val="none" w:sz="0" w:space="0" w:color="auto"/>
        <w:right w:val="none" w:sz="0" w:space="0" w:color="auto"/>
      </w:divBdr>
    </w:div>
    <w:div w:id="1329140505">
      <w:marLeft w:val="640"/>
      <w:marRight w:val="0"/>
      <w:marTop w:val="0"/>
      <w:marBottom w:val="0"/>
      <w:divBdr>
        <w:top w:val="none" w:sz="0" w:space="0" w:color="auto"/>
        <w:left w:val="none" w:sz="0" w:space="0" w:color="auto"/>
        <w:bottom w:val="none" w:sz="0" w:space="0" w:color="auto"/>
        <w:right w:val="none" w:sz="0" w:space="0" w:color="auto"/>
      </w:divBdr>
    </w:div>
    <w:div w:id="1329165368">
      <w:marLeft w:val="640"/>
      <w:marRight w:val="0"/>
      <w:marTop w:val="0"/>
      <w:marBottom w:val="0"/>
      <w:divBdr>
        <w:top w:val="none" w:sz="0" w:space="0" w:color="auto"/>
        <w:left w:val="none" w:sz="0" w:space="0" w:color="auto"/>
        <w:bottom w:val="none" w:sz="0" w:space="0" w:color="auto"/>
        <w:right w:val="none" w:sz="0" w:space="0" w:color="auto"/>
      </w:divBdr>
    </w:div>
    <w:div w:id="1329214377">
      <w:marLeft w:val="640"/>
      <w:marRight w:val="0"/>
      <w:marTop w:val="0"/>
      <w:marBottom w:val="0"/>
      <w:divBdr>
        <w:top w:val="none" w:sz="0" w:space="0" w:color="auto"/>
        <w:left w:val="none" w:sz="0" w:space="0" w:color="auto"/>
        <w:bottom w:val="none" w:sz="0" w:space="0" w:color="auto"/>
        <w:right w:val="none" w:sz="0" w:space="0" w:color="auto"/>
      </w:divBdr>
    </w:div>
    <w:div w:id="1329288329">
      <w:marLeft w:val="640"/>
      <w:marRight w:val="0"/>
      <w:marTop w:val="0"/>
      <w:marBottom w:val="0"/>
      <w:divBdr>
        <w:top w:val="none" w:sz="0" w:space="0" w:color="auto"/>
        <w:left w:val="none" w:sz="0" w:space="0" w:color="auto"/>
        <w:bottom w:val="none" w:sz="0" w:space="0" w:color="auto"/>
        <w:right w:val="none" w:sz="0" w:space="0" w:color="auto"/>
      </w:divBdr>
    </w:div>
    <w:div w:id="1329289595">
      <w:marLeft w:val="640"/>
      <w:marRight w:val="0"/>
      <w:marTop w:val="0"/>
      <w:marBottom w:val="0"/>
      <w:divBdr>
        <w:top w:val="none" w:sz="0" w:space="0" w:color="auto"/>
        <w:left w:val="none" w:sz="0" w:space="0" w:color="auto"/>
        <w:bottom w:val="none" w:sz="0" w:space="0" w:color="auto"/>
        <w:right w:val="none" w:sz="0" w:space="0" w:color="auto"/>
      </w:divBdr>
    </w:div>
    <w:div w:id="1329400465">
      <w:marLeft w:val="640"/>
      <w:marRight w:val="0"/>
      <w:marTop w:val="0"/>
      <w:marBottom w:val="0"/>
      <w:divBdr>
        <w:top w:val="none" w:sz="0" w:space="0" w:color="auto"/>
        <w:left w:val="none" w:sz="0" w:space="0" w:color="auto"/>
        <w:bottom w:val="none" w:sz="0" w:space="0" w:color="auto"/>
        <w:right w:val="none" w:sz="0" w:space="0" w:color="auto"/>
      </w:divBdr>
    </w:div>
    <w:div w:id="1329407635">
      <w:bodyDiv w:val="1"/>
      <w:marLeft w:val="0"/>
      <w:marRight w:val="0"/>
      <w:marTop w:val="0"/>
      <w:marBottom w:val="0"/>
      <w:divBdr>
        <w:top w:val="none" w:sz="0" w:space="0" w:color="auto"/>
        <w:left w:val="none" w:sz="0" w:space="0" w:color="auto"/>
        <w:bottom w:val="none" w:sz="0" w:space="0" w:color="auto"/>
        <w:right w:val="none" w:sz="0" w:space="0" w:color="auto"/>
      </w:divBdr>
    </w:div>
    <w:div w:id="1329475955">
      <w:marLeft w:val="640"/>
      <w:marRight w:val="0"/>
      <w:marTop w:val="0"/>
      <w:marBottom w:val="0"/>
      <w:divBdr>
        <w:top w:val="none" w:sz="0" w:space="0" w:color="auto"/>
        <w:left w:val="none" w:sz="0" w:space="0" w:color="auto"/>
        <w:bottom w:val="none" w:sz="0" w:space="0" w:color="auto"/>
        <w:right w:val="none" w:sz="0" w:space="0" w:color="auto"/>
      </w:divBdr>
    </w:div>
    <w:div w:id="1329476423">
      <w:marLeft w:val="640"/>
      <w:marRight w:val="0"/>
      <w:marTop w:val="0"/>
      <w:marBottom w:val="0"/>
      <w:divBdr>
        <w:top w:val="none" w:sz="0" w:space="0" w:color="auto"/>
        <w:left w:val="none" w:sz="0" w:space="0" w:color="auto"/>
        <w:bottom w:val="none" w:sz="0" w:space="0" w:color="auto"/>
        <w:right w:val="none" w:sz="0" w:space="0" w:color="auto"/>
      </w:divBdr>
    </w:div>
    <w:div w:id="1329484512">
      <w:marLeft w:val="640"/>
      <w:marRight w:val="0"/>
      <w:marTop w:val="0"/>
      <w:marBottom w:val="0"/>
      <w:divBdr>
        <w:top w:val="none" w:sz="0" w:space="0" w:color="auto"/>
        <w:left w:val="none" w:sz="0" w:space="0" w:color="auto"/>
        <w:bottom w:val="none" w:sz="0" w:space="0" w:color="auto"/>
        <w:right w:val="none" w:sz="0" w:space="0" w:color="auto"/>
      </w:divBdr>
    </w:div>
    <w:div w:id="1329557818">
      <w:marLeft w:val="640"/>
      <w:marRight w:val="0"/>
      <w:marTop w:val="0"/>
      <w:marBottom w:val="0"/>
      <w:divBdr>
        <w:top w:val="none" w:sz="0" w:space="0" w:color="auto"/>
        <w:left w:val="none" w:sz="0" w:space="0" w:color="auto"/>
        <w:bottom w:val="none" w:sz="0" w:space="0" w:color="auto"/>
        <w:right w:val="none" w:sz="0" w:space="0" w:color="auto"/>
      </w:divBdr>
    </w:div>
    <w:div w:id="1329751135">
      <w:marLeft w:val="640"/>
      <w:marRight w:val="0"/>
      <w:marTop w:val="0"/>
      <w:marBottom w:val="0"/>
      <w:divBdr>
        <w:top w:val="none" w:sz="0" w:space="0" w:color="auto"/>
        <w:left w:val="none" w:sz="0" w:space="0" w:color="auto"/>
        <w:bottom w:val="none" w:sz="0" w:space="0" w:color="auto"/>
        <w:right w:val="none" w:sz="0" w:space="0" w:color="auto"/>
      </w:divBdr>
    </w:div>
    <w:div w:id="1329752269">
      <w:marLeft w:val="640"/>
      <w:marRight w:val="0"/>
      <w:marTop w:val="0"/>
      <w:marBottom w:val="0"/>
      <w:divBdr>
        <w:top w:val="none" w:sz="0" w:space="0" w:color="auto"/>
        <w:left w:val="none" w:sz="0" w:space="0" w:color="auto"/>
        <w:bottom w:val="none" w:sz="0" w:space="0" w:color="auto"/>
        <w:right w:val="none" w:sz="0" w:space="0" w:color="auto"/>
      </w:divBdr>
    </w:div>
    <w:div w:id="1329753875">
      <w:marLeft w:val="640"/>
      <w:marRight w:val="0"/>
      <w:marTop w:val="0"/>
      <w:marBottom w:val="0"/>
      <w:divBdr>
        <w:top w:val="none" w:sz="0" w:space="0" w:color="auto"/>
        <w:left w:val="none" w:sz="0" w:space="0" w:color="auto"/>
        <w:bottom w:val="none" w:sz="0" w:space="0" w:color="auto"/>
        <w:right w:val="none" w:sz="0" w:space="0" w:color="auto"/>
      </w:divBdr>
    </w:div>
    <w:div w:id="1329821428">
      <w:marLeft w:val="640"/>
      <w:marRight w:val="0"/>
      <w:marTop w:val="0"/>
      <w:marBottom w:val="0"/>
      <w:divBdr>
        <w:top w:val="none" w:sz="0" w:space="0" w:color="auto"/>
        <w:left w:val="none" w:sz="0" w:space="0" w:color="auto"/>
        <w:bottom w:val="none" w:sz="0" w:space="0" w:color="auto"/>
        <w:right w:val="none" w:sz="0" w:space="0" w:color="auto"/>
      </w:divBdr>
    </w:div>
    <w:div w:id="1329870407">
      <w:marLeft w:val="640"/>
      <w:marRight w:val="0"/>
      <w:marTop w:val="0"/>
      <w:marBottom w:val="0"/>
      <w:divBdr>
        <w:top w:val="none" w:sz="0" w:space="0" w:color="auto"/>
        <w:left w:val="none" w:sz="0" w:space="0" w:color="auto"/>
        <w:bottom w:val="none" w:sz="0" w:space="0" w:color="auto"/>
        <w:right w:val="none" w:sz="0" w:space="0" w:color="auto"/>
      </w:divBdr>
    </w:div>
    <w:div w:id="1330138264">
      <w:marLeft w:val="640"/>
      <w:marRight w:val="0"/>
      <w:marTop w:val="0"/>
      <w:marBottom w:val="0"/>
      <w:divBdr>
        <w:top w:val="none" w:sz="0" w:space="0" w:color="auto"/>
        <w:left w:val="none" w:sz="0" w:space="0" w:color="auto"/>
        <w:bottom w:val="none" w:sz="0" w:space="0" w:color="auto"/>
        <w:right w:val="none" w:sz="0" w:space="0" w:color="auto"/>
      </w:divBdr>
    </w:div>
    <w:div w:id="1330256003">
      <w:marLeft w:val="640"/>
      <w:marRight w:val="0"/>
      <w:marTop w:val="0"/>
      <w:marBottom w:val="0"/>
      <w:divBdr>
        <w:top w:val="none" w:sz="0" w:space="0" w:color="auto"/>
        <w:left w:val="none" w:sz="0" w:space="0" w:color="auto"/>
        <w:bottom w:val="none" w:sz="0" w:space="0" w:color="auto"/>
        <w:right w:val="none" w:sz="0" w:space="0" w:color="auto"/>
      </w:divBdr>
    </w:div>
    <w:div w:id="1330258692">
      <w:marLeft w:val="640"/>
      <w:marRight w:val="0"/>
      <w:marTop w:val="0"/>
      <w:marBottom w:val="0"/>
      <w:divBdr>
        <w:top w:val="none" w:sz="0" w:space="0" w:color="auto"/>
        <w:left w:val="none" w:sz="0" w:space="0" w:color="auto"/>
        <w:bottom w:val="none" w:sz="0" w:space="0" w:color="auto"/>
        <w:right w:val="none" w:sz="0" w:space="0" w:color="auto"/>
      </w:divBdr>
    </w:div>
    <w:div w:id="1330330991">
      <w:marLeft w:val="640"/>
      <w:marRight w:val="0"/>
      <w:marTop w:val="0"/>
      <w:marBottom w:val="0"/>
      <w:divBdr>
        <w:top w:val="none" w:sz="0" w:space="0" w:color="auto"/>
        <w:left w:val="none" w:sz="0" w:space="0" w:color="auto"/>
        <w:bottom w:val="none" w:sz="0" w:space="0" w:color="auto"/>
        <w:right w:val="none" w:sz="0" w:space="0" w:color="auto"/>
      </w:divBdr>
    </w:div>
    <w:div w:id="1330402675">
      <w:marLeft w:val="640"/>
      <w:marRight w:val="0"/>
      <w:marTop w:val="0"/>
      <w:marBottom w:val="0"/>
      <w:divBdr>
        <w:top w:val="none" w:sz="0" w:space="0" w:color="auto"/>
        <w:left w:val="none" w:sz="0" w:space="0" w:color="auto"/>
        <w:bottom w:val="none" w:sz="0" w:space="0" w:color="auto"/>
        <w:right w:val="none" w:sz="0" w:space="0" w:color="auto"/>
      </w:divBdr>
    </w:div>
    <w:div w:id="1330448598">
      <w:marLeft w:val="640"/>
      <w:marRight w:val="0"/>
      <w:marTop w:val="0"/>
      <w:marBottom w:val="0"/>
      <w:divBdr>
        <w:top w:val="none" w:sz="0" w:space="0" w:color="auto"/>
        <w:left w:val="none" w:sz="0" w:space="0" w:color="auto"/>
        <w:bottom w:val="none" w:sz="0" w:space="0" w:color="auto"/>
        <w:right w:val="none" w:sz="0" w:space="0" w:color="auto"/>
      </w:divBdr>
    </w:div>
    <w:div w:id="1330476335">
      <w:marLeft w:val="640"/>
      <w:marRight w:val="0"/>
      <w:marTop w:val="0"/>
      <w:marBottom w:val="0"/>
      <w:divBdr>
        <w:top w:val="none" w:sz="0" w:space="0" w:color="auto"/>
        <w:left w:val="none" w:sz="0" w:space="0" w:color="auto"/>
        <w:bottom w:val="none" w:sz="0" w:space="0" w:color="auto"/>
        <w:right w:val="none" w:sz="0" w:space="0" w:color="auto"/>
      </w:divBdr>
    </w:div>
    <w:div w:id="1330596144">
      <w:marLeft w:val="640"/>
      <w:marRight w:val="0"/>
      <w:marTop w:val="0"/>
      <w:marBottom w:val="0"/>
      <w:divBdr>
        <w:top w:val="none" w:sz="0" w:space="0" w:color="auto"/>
        <w:left w:val="none" w:sz="0" w:space="0" w:color="auto"/>
        <w:bottom w:val="none" w:sz="0" w:space="0" w:color="auto"/>
        <w:right w:val="none" w:sz="0" w:space="0" w:color="auto"/>
      </w:divBdr>
    </w:div>
    <w:div w:id="1330597941">
      <w:marLeft w:val="640"/>
      <w:marRight w:val="0"/>
      <w:marTop w:val="0"/>
      <w:marBottom w:val="0"/>
      <w:divBdr>
        <w:top w:val="none" w:sz="0" w:space="0" w:color="auto"/>
        <w:left w:val="none" w:sz="0" w:space="0" w:color="auto"/>
        <w:bottom w:val="none" w:sz="0" w:space="0" w:color="auto"/>
        <w:right w:val="none" w:sz="0" w:space="0" w:color="auto"/>
      </w:divBdr>
    </w:div>
    <w:div w:id="1330599979">
      <w:marLeft w:val="640"/>
      <w:marRight w:val="0"/>
      <w:marTop w:val="0"/>
      <w:marBottom w:val="0"/>
      <w:divBdr>
        <w:top w:val="none" w:sz="0" w:space="0" w:color="auto"/>
        <w:left w:val="none" w:sz="0" w:space="0" w:color="auto"/>
        <w:bottom w:val="none" w:sz="0" w:space="0" w:color="auto"/>
        <w:right w:val="none" w:sz="0" w:space="0" w:color="auto"/>
      </w:divBdr>
    </w:div>
    <w:div w:id="1330669021">
      <w:marLeft w:val="640"/>
      <w:marRight w:val="0"/>
      <w:marTop w:val="0"/>
      <w:marBottom w:val="0"/>
      <w:divBdr>
        <w:top w:val="none" w:sz="0" w:space="0" w:color="auto"/>
        <w:left w:val="none" w:sz="0" w:space="0" w:color="auto"/>
        <w:bottom w:val="none" w:sz="0" w:space="0" w:color="auto"/>
        <w:right w:val="none" w:sz="0" w:space="0" w:color="auto"/>
      </w:divBdr>
    </w:div>
    <w:div w:id="1330791975">
      <w:marLeft w:val="640"/>
      <w:marRight w:val="0"/>
      <w:marTop w:val="0"/>
      <w:marBottom w:val="0"/>
      <w:divBdr>
        <w:top w:val="none" w:sz="0" w:space="0" w:color="auto"/>
        <w:left w:val="none" w:sz="0" w:space="0" w:color="auto"/>
        <w:bottom w:val="none" w:sz="0" w:space="0" w:color="auto"/>
        <w:right w:val="none" w:sz="0" w:space="0" w:color="auto"/>
      </w:divBdr>
    </w:div>
    <w:div w:id="1330793284">
      <w:marLeft w:val="640"/>
      <w:marRight w:val="0"/>
      <w:marTop w:val="0"/>
      <w:marBottom w:val="0"/>
      <w:divBdr>
        <w:top w:val="none" w:sz="0" w:space="0" w:color="auto"/>
        <w:left w:val="none" w:sz="0" w:space="0" w:color="auto"/>
        <w:bottom w:val="none" w:sz="0" w:space="0" w:color="auto"/>
        <w:right w:val="none" w:sz="0" w:space="0" w:color="auto"/>
      </w:divBdr>
    </w:div>
    <w:div w:id="1330870710">
      <w:marLeft w:val="640"/>
      <w:marRight w:val="0"/>
      <w:marTop w:val="0"/>
      <w:marBottom w:val="0"/>
      <w:divBdr>
        <w:top w:val="none" w:sz="0" w:space="0" w:color="auto"/>
        <w:left w:val="none" w:sz="0" w:space="0" w:color="auto"/>
        <w:bottom w:val="none" w:sz="0" w:space="0" w:color="auto"/>
        <w:right w:val="none" w:sz="0" w:space="0" w:color="auto"/>
      </w:divBdr>
    </w:div>
    <w:div w:id="1330981012">
      <w:marLeft w:val="640"/>
      <w:marRight w:val="0"/>
      <w:marTop w:val="0"/>
      <w:marBottom w:val="0"/>
      <w:divBdr>
        <w:top w:val="none" w:sz="0" w:space="0" w:color="auto"/>
        <w:left w:val="none" w:sz="0" w:space="0" w:color="auto"/>
        <w:bottom w:val="none" w:sz="0" w:space="0" w:color="auto"/>
        <w:right w:val="none" w:sz="0" w:space="0" w:color="auto"/>
      </w:divBdr>
    </w:div>
    <w:div w:id="1330982685">
      <w:marLeft w:val="640"/>
      <w:marRight w:val="0"/>
      <w:marTop w:val="0"/>
      <w:marBottom w:val="0"/>
      <w:divBdr>
        <w:top w:val="none" w:sz="0" w:space="0" w:color="auto"/>
        <w:left w:val="none" w:sz="0" w:space="0" w:color="auto"/>
        <w:bottom w:val="none" w:sz="0" w:space="0" w:color="auto"/>
        <w:right w:val="none" w:sz="0" w:space="0" w:color="auto"/>
      </w:divBdr>
    </w:div>
    <w:div w:id="1331103490">
      <w:marLeft w:val="640"/>
      <w:marRight w:val="0"/>
      <w:marTop w:val="0"/>
      <w:marBottom w:val="0"/>
      <w:divBdr>
        <w:top w:val="none" w:sz="0" w:space="0" w:color="auto"/>
        <w:left w:val="none" w:sz="0" w:space="0" w:color="auto"/>
        <w:bottom w:val="none" w:sz="0" w:space="0" w:color="auto"/>
        <w:right w:val="none" w:sz="0" w:space="0" w:color="auto"/>
      </w:divBdr>
    </w:div>
    <w:div w:id="1331131525">
      <w:marLeft w:val="640"/>
      <w:marRight w:val="0"/>
      <w:marTop w:val="0"/>
      <w:marBottom w:val="0"/>
      <w:divBdr>
        <w:top w:val="none" w:sz="0" w:space="0" w:color="auto"/>
        <w:left w:val="none" w:sz="0" w:space="0" w:color="auto"/>
        <w:bottom w:val="none" w:sz="0" w:space="0" w:color="auto"/>
        <w:right w:val="none" w:sz="0" w:space="0" w:color="auto"/>
      </w:divBdr>
    </w:div>
    <w:div w:id="1331132996">
      <w:marLeft w:val="640"/>
      <w:marRight w:val="0"/>
      <w:marTop w:val="0"/>
      <w:marBottom w:val="0"/>
      <w:divBdr>
        <w:top w:val="none" w:sz="0" w:space="0" w:color="auto"/>
        <w:left w:val="none" w:sz="0" w:space="0" w:color="auto"/>
        <w:bottom w:val="none" w:sz="0" w:space="0" w:color="auto"/>
        <w:right w:val="none" w:sz="0" w:space="0" w:color="auto"/>
      </w:divBdr>
    </w:div>
    <w:div w:id="1331175807">
      <w:marLeft w:val="640"/>
      <w:marRight w:val="0"/>
      <w:marTop w:val="0"/>
      <w:marBottom w:val="0"/>
      <w:divBdr>
        <w:top w:val="none" w:sz="0" w:space="0" w:color="auto"/>
        <w:left w:val="none" w:sz="0" w:space="0" w:color="auto"/>
        <w:bottom w:val="none" w:sz="0" w:space="0" w:color="auto"/>
        <w:right w:val="none" w:sz="0" w:space="0" w:color="auto"/>
      </w:divBdr>
    </w:div>
    <w:div w:id="1331178016">
      <w:marLeft w:val="640"/>
      <w:marRight w:val="0"/>
      <w:marTop w:val="0"/>
      <w:marBottom w:val="0"/>
      <w:divBdr>
        <w:top w:val="none" w:sz="0" w:space="0" w:color="auto"/>
        <w:left w:val="none" w:sz="0" w:space="0" w:color="auto"/>
        <w:bottom w:val="none" w:sz="0" w:space="0" w:color="auto"/>
        <w:right w:val="none" w:sz="0" w:space="0" w:color="auto"/>
      </w:divBdr>
    </w:div>
    <w:div w:id="1331182373">
      <w:marLeft w:val="640"/>
      <w:marRight w:val="0"/>
      <w:marTop w:val="0"/>
      <w:marBottom w:val="0"/>
      <w:divBdr>
        <w:top w:val="none" w:sz="0" w:space="0" w:color="auto"/>
        <w:left w:val="none" w:sz="0" w:space="0" w:color="auto"/>
        <w:bottom w:val="none" w:sz="0" w:space="0" w:color="auto"/>
        <w:right w:val="none" w:sz="0" w:space="0" w:color="auto"/>
      </w:divBdr>
    </w:div>
    <w:div w:id="1331248386">
      <w:marLeft w:val="640"/>
      <w:marRight w:val="0"/>
      <w:marTop w:val="0"/>
      <w:marBottom w:val="0"/>
      <w:divBdr>
        <w:top w:val="none" w:sz="0" w:space="0" w:color="auto"/>
        <w:left w:val="none" w:sz="0" w:space="0" w:color="auto"/>
        <w:bottom w:val="none" w:sz="0" w:space="0" w:color="auto"/>
        <w:right w:val="none" w:sz="0" w:space="0" w:color="auto"/>
      </w:divBdr>
    </w:div>
    <w:div w:id="1331250276">
      <w:marLeft w:val="640"/>
      <w:marRight w:val="0"/>
      <w:marTop w:val="0"/>
      <w:marBottom w:val="0"/>
      <w:divBdr>
        <w:top w:val="none" w:sz="0" w:space="0" w:color="auto"/>
        <w:left w:val="none" w:sz="0" w:space="0" w:color="auto"/>
        <w:bottom w:val="none" w:sz="0" w:space="0" w:color="auto"/>
        <w:right w:val="none" w:sz="0" w:space="0" w:color="auto"/>
      </w:divBdr>
    </w:div>
    <w:div w:id="1331254709">
      <w:marLeft w:val="640"/>
      <w:marRight w:val="0"/>
      <w:marTop w:val="0"/>
      <w:marBottom w:val="0"/>
      <w:divBdr>
        <w:top w:val="none" w:sz="0" w:space="0" w:color="auto"/>
        <w:left w:val="none" w:sz="0" w:space="0" w:color="auto"/>
        <w:bottom w:val="none" w:sz="0" w:space="0" w:color="auto"/>
        <w:right w:val="none" w:sz="0" w:space="0" w:color="auto"/>
      </w:divBdr>
    </w:div>
    <w:div w:id="1331256848">
      <w:marLeft w:val="640"/>
      <w:marRight w:val="0"/>
      <w:marTop w:val="0"/>
      <w:marBottom w:val="0"/>
      <w:divBdr>
        <w:top w:val="none" w:sz="0" w:space="0" w:color="auto"/>
        <w:left w:val="none" w:sz="0" w:space="0" w:color="auto"/>
        <w:bottom w:val="none" w:sz="0" w:space="0" w:color="auto"/>
        <w:right w:val="none" w:sz="0" w:space="0" w:color="auto"/>
      </w:divBdr>
    </w:div>
    <w:div w:id="1331257686">
      <w:marLeft w:val="640"/>
      <w:marRight w:val="0"/>
      <w:marTop w:val="0"/>
      <w:marBottom w:val="0"/>
      <w:divBdr>
        <w:top w:val="none" w:sz="0" w:space="0" w:color="auto"/>
        <w:left w:val="none" w:sz="0" w:space="0" w:color="auto"/>
        <w:bottom w:val="none" w:sz="0" w:space="0" w:color="auto"/>
        <w:right w:val="none" w:sz="0" w:space="0" w:color="auto"/>
      </w:divBdr>
    </w:div>
    <w:div w:id="1331299149">
      <w:marLeft w:val="640"/>
      <w:marRight w:val="0"/>
      <w:marTop w:val="0"/>
      <w:marBottom w:val="0"/>
      <w:divBdr>
        <w:top w:val="none" w:sz="0" w:space="0" w:color="auto"/>
        <w:left w:val="none" w:sz="0" w:space="0" w:color="auto"/>
        <w:bottom w:val="none" w:sz="0" w:space="0" w:color="auto"/>
        <w:right w:val="none" w:sz="0" w:space="0" w:color="auto"/>
      </w:divBdr>
    </w:div>
    <w:div w:id="1331372820">
      <w:marLeft w:val="640"/>
      <w:marRight w:val="0"/>
      <w:marTop w:val="0"/>
      <w:marBottom w:val="0"/>
      <w:divBdr>
        <w:top w:val="none" w:sz="0" w:space="0" w:color="auto"/>
        <w:left w:val="none" w:sz="0" w:space="0" w:color="auto"/>
        <w:bottom w:val="none" w:sz="0" w:space="0" w:color="auto"/>
        <w:right w:val="none" w:sz="0" w:space="0" w:color="auto"/>
      </w:divBdr>
    </w:div>
    <w:div w:id="1331449119">
      <w:marLeft w:val="640"/>
      <w:marRight w:val="0"/>
      <w:marTop w:val="0"/>
      <w:marBottom w:val="0"/>
      <w:divBdr>
        <w:top w:val="none" w:sz="0" w:space="0" w:color="auto"/>
        <w:left w:val="none" w:sz="0" w:space="0" w:color="auto"/>
        <w:bottom w:val="none" w:sz="0" w:space="0" w:color="auto"/>
        <w:right w:val="none" w:sz="0" w:space="0" w:color="auto"/>
      </w:divBdr>
    </w:div>
    <w:div w:id="1331450562">
      <w:marLeft w:val="640"/>
      <w:marRight w:val="0"/>
      <w:marTop w:val="0"/>
      <w:marBottom w:val="0"/>
      <w:divBdr>
        <w:top w:val="none" w:sz="0" w:space="0" w:color="auto"/>
        <w:left w:val="none" w:sz="0" w:space="0" w:color="auto"/>
        <w:bottom w:val="none" w:sz="0" w:space="0" w:color="auto"/>
        <w:right w:val="none" w:sz="0" w:space="0" w:color="auto"/>
      </w:divBdr>
    </w:div>
    <w:div w:id="1331524156">
      <w:marLeft w:val="640"/>
      <w:marRight w:val="0"/>
      <w:marTop w:val="0"/>
      <w:marBottom w:val="0"/>
      <w:divBdr>
        <w:top w:val="none" w:sz="0" w:space="0" w:color="auto"/>
        <w:left w:val="none" w:sz="0" w:space="0" w:color="auto"/>
        <w:bottom w:val="none" w:sz="0" w:space="0" w:color="auto"/>
        <w:right w:val="none" w:sz="0" w:space="0" w:color="auto"/>
      </w:divBdr>
    </w:div>
    <w:div w:id="1331642249">
      <w:marLeft w:val="640"/>
      <w:marRight w:val="0"/>
      <w:marTop w:val="0"/>
      <w:marBottom w:val="0"/>
      <w:divBdr>
        <w:top w:val="none" w:sz="0" w:space="0" w:color="auto"/>
        <w:left w:val="none" w:sz="0" w:space="0" w:color="auto"/>
        <w:bottom w:val="none" w:sz="0" w:space="0" w:color="auto"/>
        <w:right w:val="none" w:sz="0" w:space="0" w:color="auto"/>
      </w:divBdr>
    </w:div>
    <w:div w:id="1331715284">
      <w:marLeft w:val="640"/>
      <w:marRight w:val="0"/>
      <w:marTop w:val="0"/>
      <w:marBottom w:val="0"/>
      <w:divBdr>
        <w:top w:val="none" w:sz="0" w:space="0" w:color="auto"/>
        <w:left w:val="none" w:sz="0" w:space="0" w:color="auto"/>
        <w:bottom w:val="none" w:sz="0" w:space="0" w:color="auto"/>
        <w:right w:val="none" w:sz="0" w:space="0" w:color="auto"/>
      </w:divBdr>
    </w:div>
    <w:div w:id="1331716674">
      <w:marLeft w:val="640"/>
      <w:marRight w:val="0"/>
      <w:marTop w:val="0"/>
      <w:marBottom w:val="0"/>
      <w:divBdr>
        <w:top w:val="none" w:sz="0" w:space="0" w:color="auto"/>
        <w:left w:val="none" w:sz="0" w:space="0" w:color="auto"/>
        <w:bottom w:val="none" w:sz="0" w:space="0" w:color="auto"/>
        <w:right w:val="none" w:sz="0" w:space="0" w:color="auto"/>
      </w:divBdr>
    </w:div>
    <w:div w:id="1331716680">
      <w:marLeft w:val="480"/>
      <w:marRight w:val="0"/>
      <w:marTop w:val="0"/>
      <w:marBottom w:val="0"/>
      <w:divBdr>
        <w:top w:val="none" w:sz="0" w:space="0" w:color="auto"/>
        <w:left w:val="none" w:sz="0" w:space="0" w:color="auto"/>
        <w:bottom w:val="none" w:sz="0" w:space="0" w:color="auto"/>
        <w:right w:val="none" w:sz="0" w:space="0" w:color="auto"/>
      </w:divBdr>
    </w:div>
    <w:div w:id="1331786594">
      <w:marLeft w:val="640"/>
      <w:marRight w:val="0"/>
      <w:marTop w:val="0"/>
      <w:marBottom w:val="0"/>
      <w:divBdr>
        <w:top w:val="none" w:sz="0" w:space="0" w:color="auto"/>
        <w:left w:val="none" w:sz="0" w:space="0" w:color="auto"/>
        <w:bottom w:val="none" w:sz="0" w:space="0" w:color="auto"/>
        <w:right w:val="none" w:sz="0" w:space="0" w:color="auto"/>
      </w:divBdr>
    </w:div>
    <w:div w:id="1331833132">
      <w:marLeft w:val="640"/>
      <w:marRight w:val="0"/>
      <w:marTop w:val="0"/>
      <w:marBottom w:val="0"/>
      <w:divBdr>
        <w:top w:val="none" w:sz="0" w:space="0" w:color="auto"/>
        <w:left w:val="none" w:sz="0" w:space="0" w:color="auto"/>
        <w:bottom w:val="none" w:sz="0" w:space="0" w:color="auto"/>
        <w:right w:val="none" w:sz="0" w:space="0" w:color="auto"/>
      </w:divBdr>
    </w:div>
    <w:div w:id="1331833350">
      <w:marLeft w:val="640"/>
      <w:marRight w:val="0"/>
      <w:marTop w:val="0"/>
      <w:marBottom w:val="0"/>
      <w:divBdr>
        <w:top w:val="none" w:sz="0" w:space="0" w:color="auto"/>
        <w:left w:val="none" w:sz="0" w:space="0" w:color="auto"/>
        <w:bottom w:val="none" w:sz="0" w:space="0" w:color="auto"/>
        <w:right w:val="none" w:sz="0" w:space="0" w:color="auto"/>
      </w:divBdr>
    </w:div>
    <w:div w:id="1331907458">
      <w:marLeft w:val="640"/>
      <w:marRight w:val="0"/>
      <w:marTop w:val="0"/>
      <w:marBottom w:val="0"/>
      <w:divBdr>
        <w:top w:val="none" w:sz="0" w:space="0" w:color="auto"/>
        <w:left w:val="none" w:sz="0" w:space="0" w:color="auto"/>
        <w:bottom w:val="none" w:sz="0" w:space="0" w:color="auto"/>
        <w:right w:val="none" w:sz="0" w:space="0" w:color="auto"/>
      </w:divBdr>
    </w:div>
    <w:div w:id="1331979980">
      <w:marLeft w:val="640"/>
      <w:marRight w:val="0"/>
      <w:marTop w:val="0"/>
      <w:marBottom w:val="0"/>
      <w:divBdr>
        <w:top w:val="none" w:sz="0" w:space="0" w:color="auto"/>
        <w:left w:val="none" w:sz="0" w:space="0" w:color="auto"/>
        <w:bottom w:val="none" w:sz="0" w:space="0" w:color="auto"/>
        <w:right w:val="none" w:sz="0" w:space="0" w:color="auto"/>
      </w:divBdr>
    </w:div>
    <w:div w:id="1331983620">
      <w:marLeft w:val="640"/>
      <w:marRight w:val="0"/>
      <w:marTop w:val="0"/>
      <w:marBottom w:val="0"/>
      <w:divBdr>
        <w:top w:val="none" w:sz="0" w:space="0" w:color="auto"/>
        <w:left w:val="none" w:sz="0" w:space="0" w:color="auto"/>
        <w:bottom w:val="none" w:sz="0" w:space="0" w:color="auto"/>
        <w:right w:val="none" w:sz="0" w:space="0" w:color="auto"/>
      </w:divBdr>
    </w:div>
    <w:div w:id="1332099565">
      <w:marLeft w:val="640"/>
      <w:marRight w:val="0"/>
      <w:marTop w:val="0"/>
      <w:marBottom w:val="0"/>
      <w:divBdr>
        <w:top w:val="none" w:sz="0" w:space="0" w:color="auto"/>
        <w:left w:val="none" w:sz="0" w:space="0" w:color="auto"/>
        <w:bottom w:val="none" w:sz="0" w:space="0" w:color="auto"/>
        <w:right w:val="none" w:sz="0" w:space="0" w:color="auto"/>
      </w:divBdr>
    </w:div>
    <w:div w:id="1332172900">
      <w:marLeft w:val="640"/>
      <w:marRight w:val="0"/>
      <w:marTop w:val="0"/>
      <w:marBottom w:val="0"/>
      <w:divBdr>
        <w:top w:val="none" w:sz="0" w:space="0" w:color="auto"/>
        <w:left w:val="none" w:sz="0" w:space="0" w:color="auto"/>
        <w:bottom w:val="none" w:sz="0" w:space="0" w:color="auto"/>
        <w:right w:val="none" w:sz="0" w:space="0" w:color="auto"/>
      </w:divBdr>
    </w:div>
    <w:div w:id="1332175594">
      <w:marLeft w:val="640"/>
      <w:marRight w:val="0"/>
      <w:marTop w:val="0"/>
      <w:marBottom w:val="0"/>
      <w:divBdr>
        <w:top w:val="none" w:sz="0" w:space="0" w:color="auto"/>
        <w:left w:val="none" w:sz="0" w:space="0" w:color="auto"/>
        <w:bottom w:val="none" w:sz="0" w:space="0" w:color="auto"/>
        <w:right w:val="none" w:sz="0" w:space="0" w:color="auto"/>
      </w:divBdr>
    </w:div>
    <w:div w:id="1332290657">
      <w:marLeft w:val="640"/>
      <w:marRight w:val="0"/>
      <w:marTop w:val="0"/>
      <w:marBottom w:val="0"/>
      <w:divBdr>
        <w:top w:val="none" w:sz="0" w:space="0" w:color="auto"/>
        <w:left w:val="none" w:sz="0" w:space="0" w:color="auto"/>
        <w:bottom w:val="none" w:sz="0" w:space="0" w:color="auto"/>
        <w:right w:val="none" w:sz="0" w:space="0" w:color="auto"/>
      </w:divBdr>
    </w:div>
    <w:div w:id="1332291818">
      <w:marLeft w:val="640"/>
      <w:marRight w:val="0"/>
      <w:marTop w:val="0"/>
      <w:marBottom w:val="0"/>
      <w:divBdr>
        <w:top w:val="none" w:sz="0" w:space="0" w:color="auto"/>
        <w:left w:val="none" w:sz="0" w:space="0" w:color="auto"/>
        <w:bottom w:val="none" w:sz="0" w:space="0" w:color="auto"/>
        <w:right w:val="none" w:sz="0" w:space="0" w:color="auto"/>
      </w:divBdr>
    </w:div>
    <w:div w:id="1332368607">
      <w:marLeft w:val="640"/>
      <w:marRight w:val="0"/>
      <w:marTop w:val="0"/>
      <w:marBottom w:val="0"/>
      <w:divBdr>
        <w:top w:val="none" w:sz="0" w:space="0" w:color="auto"/>
        <w:left w:val="none" w:sz="0" w:space="0" w:color="auto"/>
        <w:bottom w:val="none" w:sz="0" w:space="0" w:color="auto"/>
        <w:right w:val="none" w:sz="0" w:space="0" w:color="auto"/>
      </w:divBdr>
    </w:div>
    <w:div w:id="1332417271">
      <w:marLeft w:val="640"/>
      <w:marRight w:val="0"/>
      <w:marTop w:val="0"/>
      <w:marBottom w:val="0"/>
      <w:divBdr>
        <w:top w:val="none" w:sz="0" w:space="0" w:color="auto"/>
        <w:left w:val="none" w:sz="0" w:space="0" w:color="auto"/>
        <w:bottom w:val="none" w:sz="0" w:space="0" w:color="auto"/>
        <w:right w:val="none" w:sz="0" w:space="0" w:color="auto"/>
      </w:divBdr>
    </w:div>
    <w:div w:id="1332493058">
      <w:marLeft w:val="640"/>
      <w:marRight w:val="0"/>
      <w:marTop w:val="0"/>
      <w:marBottom w:val="0"/>
      <w:divBdr>
        <w:top w:val="none" w:sz="0" w:space="0" w:color="auto"/>
        <w:left w:val="none" w:sz="0" w:space="0" w:color="auto"/>
        <w:bottom w:val="none" w:sz="0" w:space="0" w:color="auto"/>
        <w:right w:val="none" w:sz="0" w:space="0" w:color="auto"/>
      </w:divBdr>
    </w:div>
    <w:div w:id="1332567750">
      <w:marLeft w:val="640"/>
      <w:marRight w:val="0"/>
      <w:marTop w:val="0"/>
      <w:marBottom w:val="0"/>
      <w:divBdr>
        <w:top w:val="none" w:sz="0" w:space="0" w:color="auto"/>
        <w:left w:val="none" w:sz="0" w:space="0" w:color="auto"/>
        <w:bottom w:val="none" w:sz="0" w:space="0" w:color="auto"/>
        <w:right w:val="none" w:sz="0" w:space="0" w:color="auto"/>
      </w:divBdr>
    </w:div>
    <w:div w:id="1332637660">
      <w:marLeft w:val="640"/>
      <w:marRight w:val="0"/>
      <w:marTop w:val="0"/>
      <w:marBottom w:val="0"/>
      <w:divBdr>
        <w:top w:val="none" w:sz="0" w:space="0" w:color="auto"/>
        <w:left w:val="none" w:sz="0" w:space="0" w:color="auto"/>
        <w:bottom w:val="none" w:sz="0" w:space="0" w:color="auto"/>
        <w:right w:val="none" w:sz="0" w:space="0" w:color="auto"/>
      </w:divBdr>
    </w:div>
    <w:div w:id="1332680271">
      <w:marLeft w:val="640"/>
      <w:marRight w:val="0"/>
      <w:marTop w:val="0"/>
      <w:marBottom w:val="0"/>
      <w:divBdr>
        <w:top w:val="none" w:sz="0" w:space="0" w:color="auto"/>
        <w:left w:val="none" w:sz="0" w:space="0" w:color="auto"/>
        <w:bottom w:val="none" w:sz="0" w:space="0" w:color="auto"/>
        <w:right w:val="none" w:sz="0" w:space="0" w:color="auto"/>
      </w:divBdr>
    </w:div>
    <w:div w:id="1332757384">
      <w:marLeft w:val="640"/>
      <w:marRight w:val="0"/>
      <w:marTop w:val="0"/>
      <w:marBottom w:val="0"/>
      <w:divBdr>
        <w:top w:val="none" w:sz="0" w:space="0" w:color="auto"/>
        <w:left w:val="none" w:sz="0" w:space="0" w:color="auto"/>
        <w:bottom w:val="none" w:sz="0" w:space="0" w:color="auto"/>
        <w:right w:val="none" w:sz="0" w:space="0" w:color="auto"/>
      </w:divBdr>
    </w:div>
    <w:div w:id="1332827944">
      <w:marLeft w:val="640"/>
      <w:marRight w:val="0"/>
      <w:marTop w:val="0"/>
      <w:marBottom w:val="0"/>
      <w:divBdr>
        <w:top w:val="none" w:sz="0" w:space="0" w:color="auto"/>
        <w:left w:val="none" w:sz="0" w:space="0" w:color="auto"/>
        <w:bottom w:val="none" w:sz="0" w:space="0" w:color="auto"/>
        <w:right w:val="none" w:sz="0" w:space="0" w:color="auto"/>
      </w:divBdr>
    </w:div>
    <w:div w:id="1332832815">
      <w:marLeft w:val="640"/>
      <w:marRight w:val="0"/>
      <w:marTop w:val="0"/>
      <w:marBottom w:val="0"/>
      <w:divBdr>
        <w:top w:val="none" w:sz="0" w:space="0" w:color="auto"/>
        <w:left w:val="none" w:sz="0" w:space="0" w:color="auto"/>
        <w:bottom w:val="none" w:sz="0" w:space="0" w:color="auto"/>
        <w:right w:val="none" w:sz="0" w:space="0" w:color="auto"/>
      </w:divBdr>
    </w:div>
    <w:div w:id="1333069361">
      <w:marLeft w:val="640"/>
      <w:marRight w:val="0"/>
      <w:marTop w:val="0"/>
      <w:marBottom w:val="0"/>
      <w:divBdr>
        <w:top w:val="none" w:sz="0" w:space="0" w:color="auto"/>
        <w:left w:val="none" w:sz="0" w:space="0" w:color="auto"/>
        <w:bottom w:val="none" w:sz="0" w:space="0" w:color="auto"/>
        <w:right w:val="none" w:sz="0" w:space="0" w:color="auto"/>
      </w:divBdr>
    </w:div>
    <w:div w:id="1333099150">
      <w:marLeft w:val="640"/>
      <w:marRight w:val="0"/>
      <w:marTop w:val="0"/>
      <w:marBottom w:val="0"/>
      <w:divBdr>
        <w:top w:val="none" w:sz="0" w:space="0" w:color="auto"/>
        <w:left w:val="none" w:sz="0" w:space="0" w:color="auto"/>
        <w:bottom w:val="none" w:sz="0" w:space="0" w:color="auto"/>
        <w:right w:val="none" w:sz="0" w:space="0" w:color="auto"/>
      </w:divBdr>
    </w:div>
    <w:div w:id="1333138834">
      <w:marLeft w:val="640"/>
      <w:marRight w:val="0"/>
      <w:marTop w:val="0"/>
      <w:marBottom w:val="0"/>
      <w:divBdr>
        <w:top w:val="none" w:sz="0" w:space="0" w:color="auto"/>
        <w:left w:val="none" w:sz="0" w:space="0" w:color="auto"/>
        <w:bottom w:val="none" w:sz="0" w:space="0" w:color="auto"/>
        <w:right w:val="none" w:sz="0" w:space="0" w:color="auto"/>
      </w:divBdr>
    </w:div>
    <w:div w:id="1333143928">
      <w:marLeft w:val="640"/>
      <w:marRight w:val="0"/>
      <w:marTop w:val="0"/>
      <w:marBottom w:val="0"/>
      <w:divBdr>
        <w:top w:val="none" w:sz="0" w:space="0" w:color="auto"/>
        <w:left w:val="none" w:sz="0" w:space="0" w:color="auto"/>
        <w:bottom w:val="none" w:sz="0" w:space="0" w:color="auto"/>
        <w:right w:val="none" w:sz="0" w:space="0" w:color="auto"/>
      </w:divBdr>
    </w:div>
    <w:div w:id="1333145158">
      <w:marLeft w:val="640"/>
      <w:marRight w:val="0"/>
      <w:marTop w:val="0"/>
      <w:marBottom w:val="0"/>
      <w:divBdr>
        <w:top w:val="none" w:sz="0" w:space="0" w:color="auto"/>
        <w:left w:val="none" w:sz="0" w:space="0" w:color="auto"/>
        <w:bottom w:val="none" w:sz="0" w:space="0" w:color="auto"/>
        <w:right w:val="none" w:sz="0" w:space="0" w:color="auto"/>
      </w:divBdr>
    </w:div>
    <w:div w:id="1333216584">
      <w:marLeft w:val="640"/>
      <w:marRight w:val="0"/>
      <w:marTop w:val="0"/>
      <w:marBottom w:val="0"/>
      <w:divBdr>
        <w:top w:val="none" w:sz="0" w:space="0" w:color="auto"/>
        <w:left w:val="none" w:sz="0" w:space="0" w:color="auto"/>
        <w:bottom w:val="none" w:sz="0" w:space="0" w:color="auto"/>
        <w:right w:val="none" w:sz="0" w:space="0" w:color="auto"/>
      </w:divBdr>
    </w:div>
    <w:div w:id="1333218495">
      <w:marLeft w:val="640"/>
      <w:marRight w:val="0"/>
      <w:marTop w:val="0"/>
      <w:marBottom w:val="0"/>
      <w:divBdr>
        <w:top w:val="none" w:sz="0" w:space="0" w:color="auto"/>
        <w:left w:val="none" w:sz="0" w:space="0" w:color="auto"/>
        <w:bottom w:val="none" w:sz="0" w:space="0" w:color="auto"/>
        <w:right w:val="none" w:sz="0" w:space="0" w:color="auto"/>
      </w:divBdr>
    </w:div>
    <w:div w:id="1333292679">
      <w:marLeft w:val="640"/>
      <w:marRight w:val="0"/>
      <w:marTop w:val="0"/>
      <w:marBottom w:val="0"/>
      <w:divBdr>
        <w:top w:val="none" w:sz="0" w:space="0" w:color="auto"/>
        <w:left w:val="none" w:sz="0" w:space="0" w:color="auto"/>
        <w:bottom w:val="none" w:sz="0" w:space="0" w:color="auto"/>
        <w:right w:val="none" w:sz="0" w:space="0" w:color="auto"/>
      </w:divBdr>
    </w:div>
    <w:div w:id="1333332977">
      <w:marLeft w:val="640"/>
      <w:marRight w:val="0"/>
      <w:marTop w:val="0"/>
      <w:marBottom w:val="0"/>
      <w:divBdr>
        <w:top w:val="none" w:sz="0" w:space="0" w:color="auto"/>
        <w:left w:val="none" w:sz="0" w:space="0" w:color="auto"/>
        <w:bottom w:val="none" w:sz="0" w:space="0" w:color="auto"/>
        <w:right w:val="none" w:sz="0" w:space="0" w:color="auto"/>
      </w:divBdr>
    </w:div>
    <w:div w:id="1333410220">
      <w:marLeft w:val="640"/>
      <w:marRight w:val="0"/>
      <w:marTop w:val="0"/>
      <w:marBottom w:val="0"/>
      <w:divBdr>
        <w:top w:val="none" w:sz="0" w:space="0" w:color="auto"/>
        <w:left w:val="none" w:sz="0" w:space="0" w:color="auto"/>
        <w:bottom w:val="none" w:sz="0" w:space="0" w:color="auto"/>
        <w:right w:val="none" w:sz="0" w:space="0" w:color="auto"/>
      </w:divBdr>
    </w:div>
    <w:div w:id="1333416004">
      <w:marLeft w:val="640"/>
      <w:marRight w:val="0"/>
      <w:marTop w:val="0"/>
      <w:marBottom w:val="0"/>
      <w:divBdr>
        <w:top w:val="none" w:sz="0" w:space="0" w:color="auto"/>
        <w:left w:val="none" w:sz="0" w:space="0" w:color="auto"/>
        <w:bottom w:val="none" w:sz="0" w:space="0" w:color="auto"/>
        <w:right w:val="none" w:sz="0" w:space="0" w:color="auto"/>
      </w:divBdr>
    </w:div>
    <w:div w:id="1333487996">
      <w:marLeft w:val="640"/>
      <w:marRight w:val="0"/>
      <w:marTop w:val="0"/>
      <w:marBottom w:val="0"/>
      <w:divBdr>
        <w:top w:val="none" w:sz="0" w:space="0" w:color="auto"/>
        <w:left w:val="none" w:sz="0" w:space="0" w:color="auto"/>
        <w:bottom w:val="none" w:sz="0" w:space="0" w:color="auto"/>
        <w:right w:val="none" w:sz="0" w:space="0" w:color="auto"/>
      </w:divBdr>
    </w:div>
    <w:div w:id="1333684136">
      <w:marLeft w:val="640"/>
      <w:marRight w:val="0"/>
      <w:marTop w:val="0"/>
      <w:marBottom w:val="0"/>
      <w:divBdr>
        <w:top w:val="none" w:sz="0" w:space="0" w:color="auto"/>
        <w:left w:val="none" w:sz="0" w:space="0" w:color="auto"/>
        <w:bottom w:val="none" w:sz="0" w:space="0" w:color="auto"/>
        <w:right w:val="none" w:sz="0" w:space="0" w:color="auto"/>
      </w:divBdr>
    </w:div>
    <w:div w:id="1333728186">
      <w:marLeft w:val="640"/>
      <w:marRight w:val="0"/>
      <w:marTop w:val="0"/>
      <w:marBottom w:val="0"/>
      <w:divBdr>
        <w:top w:val="none" w:sz="0" w:space="0" w:color="auto"/>
        <w:left w:val="none" w:sz="0" w:space="0" w:color="auto"/>
        <w:bottom w:val="none" w:sz="0" w:space="0" w:color="auto"/>
        <w:right w:val="none" w:sz="0" w:space="0" w:color="auto"/>
      </w:divBdr>
    </w:div>
    <w:div w:id="1333797424">
      <w:marLeft w:val="640"/>
      <w:marRight w:val="0"/>
      <w:marTop w:val="0"/>
      <w:marBottom w:val="0"/>
      <w:divBdr>
        <w:top w:val="none" w:sz="0" w:space="0" w:color="auto"/>
        <w:left w:val="none" w:sz="0" w:space="0" w:color="auto"/>
        <w:bottom w:val="none" w:sz="0" w:space="0" w:color="auto"/>
        <w:right w:val="none" w:sz="0" w:space="0" w:color="auto"/>
      </w:divBdr>
    </w:div>
    <w:div w:id="1333801104">
      <w:marLeft w:val="640"/>
      <w:marRight w:val="0"/>
      <w:marTop w:val="0"/>
      <w:marBottom w:val="0"/>
      <w:divBdr>
        <w:top w:val="none" w:sz="0" w:space="0" w:color="auto"/>
        <w:left w:val="none" w:sz="0" w:space="0" w:color="auto"/>
        <w:bottom w:val="none" w:sz="0" w:space="0" w:color="auto"/>
        <w:right w:val="none" w:sz="0" w:space="0" w:color="auto"/>
      </w:divBdr>
    </w:div>
    <w:div w:id="1333801658">
      <w:marLeft w:val="640"/>
      <w:marRight w:val="0"/>
      <w:marTop w:val="0"/>
      <w:marBottom w:val="0"/>
      <w:divBdr>
        <w:top w:val="none" w:sz="0" w:space="0" w:color="auto"/>
        <w:left w:val="none" w:sz="0" w:space="0" w:color="auto"/>
        <w:bottom w:val="none" w:sz="0" w:space="0" w:color="auto"/>
        <w:right w:val="none" w:sz="0" w:space="0" w:color="auto"/>
      </w:divBdr>
    </w:div>
    <w:div w:id="1333802399">
      <w:marLeft w:val="640"/>
      <w:marRight w:val="0"/>
      <w:marTop w:val="0"/>
      <w:marBottom w:val="0"/>
      <w:divBdr>
        <w:top w:val="none" w:sz="0" w:space="0" w:color="auto"/>
        <w:left w:val="none" w:sz="0" w:space="0" w:color="auto"/>
        <w:bottom w:val="none" w:sz="0" w:space="0" w:color="auto"/>
        <w:right w:val="none" w:sz="0" w:space="0" w:color="auto"/>
      </w:divBdr>
    </w:div>
    <w:div w:id="1333802774">
      <w:marLeft w:val="640"/>
      <w:marRight w:val="0"/>
      <w:marTop w:val="0"/>
      <w:marBottom w:val="0"/>
      <w:divBdr>
        <w:top w:val="none" w:sz="0" w:space="0" w:color="auto"/>
        <w:left w:val="none" w:sz="0" w:space="0" w:color="auto"/>
        <w:bottom w:val="none" w:sz="0" w:space="0" w:color="auto"/>
        <w:right w:val="none" w:sz="0" w:space="0" w:color="auto"/>
      </w:divBdr>
    </w:div>
    <w:div w:id="1333946684">
      <w:marLeft w:val="640"/>
      <w:marRight w:val="0"/>
      <w:marTop w:val="0"/>
      <w:marBottom w:val="0"/>
      <w:divBdr>
        <w:top w:val="none" w:sz="0" w:space="0" w:color="auto"/>
        <w:left w:val="none" w:sz="0" w:space="0" w:color="auto"/>
        <w:bottom w:val="none" w:sz="0" w:space="0" w:color="auto"/>
        <w:right w:val="none" w:sz="0" w:space="0" w:color="auto"/>
      </w:divBdr>
    </w:div>
    <w:div w:id="1333987736">
      <w:marLeft w:val="640"/>
      <w:marRight w:val="0"/>
      <w:marTop w:val="0"/>
      <w:marBottom w:val="0"/>
      <w:divBdr>
        <w:top w:val="none" w:sz="0" w:space="0" w:color="auto"/>
        <w:left w:val="none" w:sz="0" w:space="0" w:color="auto"/>
        <w:bottom w:val="none" w:sz="0" w:space="0" w:color="auto"/>
        <w:right w:val="none" w:sz="0" w:space="0" w:color="auto"/>
      </w:divBdr>
    </w:div>
    <w:div w:id="1333994497">
      <w:marLeft w:val="640"/>
      <w:marRight w:val="0"/>
      <w:marTop w:val="0"/>
      <w:marBottom w:val="0"/>
      <w:divBdr>
        <w:top w:val="none" w:sz="0" w:space="0" w:color="auto"/>
        <w:left w:val="none" w:sz="0" w:space="0" w:color="auto"/>
        <w:bottom w:val="none" w:sz="0" w:space="0" w:color="auto"/>
        <w:right w:val="none" w:sz="0" w:space="0" w:color="auto"/>
      </w:divBdr>
    </w:div>
    <w:div w:id="1333995899">
      <w:marLeft w:val="640"/>
      <w:marRight w:val="0"/>
      <w:marTop w:val="0"/>
      <w:marBottom w:val="0"/>
      <w:divBdr>
        <w:top w:val="none" w:sz="0" w:space="0" w:color="auto"/>
        <w:left w:val="none" w:sz="0" w:space="0" w:color="auto"/>
        <w:bottom w:val="none" w:sz="0" w:space="0" w:color="auto"/>
        <w:right w:val="none" w:sz="0" w:space="0" w:color="auto"/>
      </w:divBdr>
    </w:div>
    <w:div w:id="1334144338">
      <w:marLeft w:val="640"/>
      <w:marRight w:val="0"/>
      <w:marTop w:val="0"/>
      <w:marBottom w:val="0"/>
      <w:divBdr>
        <w:top w:val="none" w:sz="0" w:space="0" w:color="auto"/>
        <w:left w:val="none" w:sz="0" w:space="0" w:color="auto"/>
        <w:bottom w:val="none" w:sz="0" w:space="0" w:color="auto"/>
        <w:right w:val="none" w:sz="0" w:space="0" w:color="auto"/>
      </w:divBdr>
    </w:div>
    <w:div w:id="1334379972">
      <w:marLeft w:val="640"/>
      <w:marRight w:val="0"/>
      <w:marTop w:val="0"/>
      <w:marBottom w:val="0"/>
      <w:divBdr>
        <w:top w:val="none" w:sz="0" w:space="0" w:color="auto"/>
        <w:left w:val="none" w:sz="0" w:space="0" w:color="auto"/>
        <w:bottom w:val="none" w:sz="0" w:space="0" w:color="auto"/>
        <w:right w:val="none" w:sz="0" w:space="0" w:color="auto"/>
      </w:divBdr>
    </w:div>
    <w:div w:id="1334450708">
      <w:marLeft w:val="640"/>
      <w:marRight w:val="0"/>
      <w:marTop w:val="0"/>
      <w:marBottom w:val="0"/>
      <w:divBdr>
        <w:top w:val="none" w:sz="0" w:space="0" w:color="auto"/>
        <w:left w:val="none" w:sz="0" w:space="0" w:color="auto"/>
        <w:bottom w:val="none" w:sz="0" w:space="0" w:color="auto"/>
        <w:right w:val="none" w:sz="0" w:space="0" w:color="auto"/>
      </w:divBdr>
    </w:div>
    <w:div w:id="1334456268">
      <w:marLeft w:val="640"/>
      <w:marRight w:val="0"/>
      <w:marTop w:val="0"/>
      <w:marBottom w:val="0"/>
      <w:divBdr>
        <w:top w:val="none" w:sz="0" w:space="0" w:color="auto"/>
        <w:left w:val="none" w:sz="0" w:space="0" w:color="auto"/>
        <w:bottom w:val="none" w:sz="0" w:space="0" w:color="auto"/>
        <w:right w:val="none" w:sz="0" w:space="0" w:color="auto"/>
      </w:divBdr>
    </w:div>
    <w:div w:id="1334575863">
      <w:marLeft w:val="640"/>
      <w:marRight w:val="0"/>
      <w:marTop w:val="0"/>
      <w:marBottom w:val="0"/>
      <w:divBdr>
        <w:top w:val="none" w:sz="0" w:space="0" w:color="auto"/>
        <w:left w:val="none" w:sz="0" w:space="0" w:color="auto"/>
        <w:bottom w:val="none" w:sz="0" w:space="0" w:color="auto"/>
        <w:right w:val="none" w:sz="0" w:space="0" w:color="auto"/>
      </w:divBdr>
    </w:div>
    <w:div w:id="1334576052">
      <w:marLeft w:val="640"/>
      <w:marRight w:val="0"/>
      <w:marTop w:val="0"/>
      <w:marBottom w:val="0"/>
      <w:divBdr>
        <w:top w:val="none" w:sz="0" w:space="0" w:color="auto"/>
        <w:left w:val="none" w:sz="0" w:space="0" w:color="auto"/>
        <w:bottom w:val="none" w:sz="0" w:space="0" w:color="auto"/>
        <w:right w:val="none" w:sz="0" w:space="0" w:color="auto"/>
      </w:divBdr>
    </w:div>
    <w:div w:id="1334576331">
      <w:marLeft w:val="640"/>
      <w:marRight w:val="0"/>
      <w:marTop w:val="0"/>
      <w:marBottom w:val="0"/>
      <w:divBdr>
        <w:top w:val="none" w:sz="0" w:space="0" w:color="auto"/>
        <w:left w:val="none" w:sz="0" w:space="0" w:color="auto"/>
        <w:bottom w:val="none" w:sz="0" w:space="0" w:color="auto"/>
        <w:right w:val="none" w:sz="0" w:space="0" w:color="auto"/>
      </w:divBdr>
    </w:div>
    <w:div w:id="1334646638">
      <w:marLeft w:val="640"/>
      <w:marRight w:val="0"/>
      <w:marTop w:val="0"/>
      <w:marBottom w:val="0"/>
      <w:divBdr>
        <w:top w:val="none" w:sz="0" w:space="0" w:color="auto"/>
        <w:left w:val="none" w:sz="0" w:space="0" w:color="auto"/>
        <w:bottom w:val="none" w:sz="0" w:space="0" w:color="auto"/>
        <w:right w:val="none" w:sz="0" w:space="0" w:color="auto"/>
      </w:divBdr>
    </w:div>
    <w:div w:id="1334648771">
      <w:marLeft w:val="640"/>
      <w:marRight w:val="0"/>
      <w:marTop w:val="0"/>
      <w:marBottom w:val="0"/>
      <w:divBdr>
        <w:top w:val="none" w:sz="0" w:space="0" w:color="auto"/>
        <w:left w:val="none" w:sz="0" w:space="0" w:color="auto"/>
        <w:bottom w:val="none" w:sz="0" w:space="0" w:color="auto"/>
        <w:right w:val="none" w:sz="0" w:space="0" w:color="auto"/>
      </w:divBdr>
    </w:div>
    <w:div w:id="1334727594">
      <w:marLeft w:val="640"/>
      <w:marRight w:val="0"/>
      <w:marTop w:val="0"/>
      <w:marBottom w:val="0"/>
      <w:divBdr>
        <w:top w:val="none" w:sz="0" w:space="0" w:color="auto"/>
        <w:left w:val="none" w:sz="0" w:space="0" w:color="auto"/>
        <w:bottom w:val="none" w:sz="0" w:space="0" w:color="auto"/>
        <w:right w:val="none" w:sz="0" w:space="0" w:color="auto"/>
      </w:divBdr>
    </w:div>
    <w:div w:id="1334794403">
      <w:marLeft w:val="640"/>
      <w:marRight w:val="0"/>
      <w:marTop w:val="0"/>
      <w:marBottom w:val="0"/>
      <w:divBdr>
        <w:top w:val="none" w:sz="0" w:space="0" w:color="auto"/>
        <w:left w:val="none" w:sz="0" w:space="0" w:color="auto"/>
        <w:bottom w:val="none" w:sz="0" w:space="0" w:color="auto"/>
        <w:right w:val="none" w:sz="0" w:space="0" w:color="auto"/>
      </w:divBdr>
    </w:div>
    <w:div w:id="1334800730">
      <w:marLeft w:val="640"/>
      <w:marRight w:val="0"/>
      <w:marTop w:val="0"/>
      <w:marBottom w:val="0"/>
      <w:divBdr>
        <w:top w:val="none" w:sz="0" w:space="0" w:color="auto"/>
        <w:left w:val="none" w:sz="0" w:space="0" w:color="auto"/>
        <w:bottom w:val="none" w:sz="0" w:space="0" w:color="auto"/>
        <w:right w:val="none" w:sz="0" w:space="0" w:color="auto"/>
      </w:divBdr>
    </w:div>
    <w:div w:id="1334838720">
      <w:marLeft w:val="640"/>
      <w:marRight w:val="0"/>
      <w:marTop w:val="0"/>
      <w:marBottom w:val="0"/>
      <w:divBdr>
        <w:top w:val="none" w:sz="0" w:space="0" w:color="auto"/>
        <w:left w:val="none" w:sz="0" w:space="0" w:color="auto"/>
        <w:bottom w:val="none" w:sz="0" w:space="0" w:color="auto"/>
        <w:right w:val="none" w:sz="0" w:space="0" w:color="auto"/>
      </w:divBdr>
    </w:div>
    <w:div w:id="1334913730">
      <w:marLeft w:val="640"/>
      <w:marRight w:val="0"/>
      <w:marTop w:val="0"/>
      <w:marBottom w:val="0"/>
      <w:divBdr>
        <w:top w:val="none" w:sz="0" w:space="0" w:color="auto"/>
        <w:left w:val="none" w:sz="0" w:space="0" w:color="auto"/>
        <w:bottom w:val="none" w:sz="0" w:space="0" w:color="auto"/>
        <w:right w:val="none" w:sz="0" w:space="0" w:color="auto"/>
      </w:divBdr>
    </w:div>
    <w:div w:id="1334920894">
      <w:marLeft w:val="640"/>
      <w:marRight w:val="0"/>
      <w:marTop w:val="0"/>
      <w:marBottom w:val="0"/>
      <w:divBdr>
        <w:top w:val="none" w:sz="0" w:space="0" w:color="auto"/>
        <w:left w:val="none" w:sz="0" w:space="0" w:color="auto"/>
        <w:bottom w:val="none" w:sz="0" w:space="0" w:color="auto"/>
        <w:right w:val="none" w:sz="0" w:space="0" w:color="auto"/>
      </w:divBdr>
    </w:div>
    <w:div w:id="1334995828">
      <w:marLeft w:val="640"/>
      <w:marRight w:val="0"/>
      <w:marTop w:val="0"/>
      <w:marBottom w:val="0"/>
      <w:divBdr>
        <w:top w:val="none" w:sz="0" w:space="0" w:color="auto"/>
        <w:left w:val="none" w:sz="0" w:space="0" w:color="auto"/>
        <w:bottom w:val="none" w:sz="0" w:space="0" w:color="auto"/>
        <w:right w:val="none" w:sz="0" w:space="0" w:color="auto"/>
      </w:divBdr>
    </w:div>
    <w:div w:id="1335063622">
      <w:marLeft w:val="640"/>
      <w:marRight w:val="0"/>
      <w:marTop w:val="0"/>
      <w:marBottom w:val="0"/>
      <w:divBdr>
        <w:top w:val="none" w:sz="0" w:space="0" w:color="auto"/>
        <w:left w:val="none" w:sz="0" w:space="0" w:color="auto"/>
        <w:bottom w:val="none" w:sz="0" w:space="0" w:color="auto"/>
        <w:right w:val="none" w:sz="0" w:space="0" w:color="auto"/>
      </w:divBdr>
    </w:div>
    <w:div w:id="1335108888">
      <w:marLeft w:val="640"/>
      <w:marRight w:val="0"/>
      <w:marTop w:val="0"/>
      <w:marBottom w:val="0"/>
      <w:divBdr>
        <w:top w:val="none" w:sz="0" w:space="0" w:color="auto"/>
        <w:left w:val="none" w:sz="0" w:space="0" w:color="auto"/>
        <w:bottom w:val="none" w:sz="0" w:space="0" w:color="auto"/>
        <w:right w:val="none" w:sz="0" w:space="0" w:color="auto"/>
      </w:divBdr>
    </w:div>
    <w:div w:id="1335182536">
      <w:marLeft w:val="640"/>
      <w:marRight w:val="0"/>
      <w:marTop w:val="0"/>
      <w:marBottom w:val="0"/>
      <w:divBdr>
        <w:top w:val="none" w:sz="0" w:space="0" w:color="auto"/>
        <w:left w:val="none" w:sz="0" w:space="0" w:color="auto"/>
        <w:bottom w:val="none" w:sz="0" w:space="0" w:color="auto"/>
        <w:right w:val="none" w:sz="0" w:space="0" w:color="auto"/>
      </w:divBdr>
    </w:div>
    <w:div w:id="1335257266">
      <w:marLeft w:val="640"/>
      <w:marRight w:val="0"/>
      <w:marTop w:val="0"/>
      <w:marBottom w:val="0"/>
      <w:divBdr>
        <w:top w:val="none" w:sz="0" w:space="0" w:color="auto"/>
        <w:left w:val="none" w:sz="0" w:space="0" w:color="auto"/>
        <w:bottom w:val="none" w:sz="0" w:space="0" w:color="auto"/>
        <w:right w:val="none" w:sz="0" w:space="0" w:color="auto"/>
      </w:divBdr>
    </w:div>
    <w:div w:id="1335259804">
      <w:marLeft w:val="640"/>
      <w:marRight w:val="0"/>
      <w:marTop w:val="0"/>
      <w:marBottom w:val="0"/>
      <w:divBdr>
        <w:top w:val="none" w:sz="0" w:space="0" w:color="auto"/>
        <w:left w:val="none" w:sz="0" w:space="0" w:color="auto"/>
        <w:bottom w:val="none" w:sz="0" w:space="0" w:color="auto"/>
        <w:right w:val="none" w:sz="0" w:space="0" w:color="auto"/>
      </w:divBdr>
    </w:div>
    <w:div w:id="1335261149">
      <w:marLeft w:val="640"/>
      <w:marRight w:val="0"/>
      <w:marTop w:val="0"/>
      <w:marBottom w:val="0"/>
      <w:divBdr>
        <w:top w:val="none" w:sz="0" w:space="0" w:color="auto"/>
        <w:left w:val="none" w:sz="0" w:space="0" w:color="auto"/>
        <w:bottom w:val="none" w:sz="0" w:space="0" w:color="auto"/>
        <w:right w:val="none" w:sz="0" w:space="0" w:color="auto"/>
      </w:divBdr>
    </w:div>
    <w:div w:id="1335306212">
      <w:marLeft w:val="640"/>
      <w:marRight w:val="0"/>
      <w:marTop w:val="0"/>
      <w:marBottom w:val="0"/>
      <w:divBdr>
        <w:top w:val="none" w:sz="0" w:space="0" w:color="auto"/>
        <w:left w:val="none" w:sz="0" w:space="0" w:color="auto"/>
        <w:bottom w:val="none" w:sz="0" w:space="0" w:color="auto"/>
        <w:right w:val="none" w:sz="0" w:space="0" w:color="auto"/>
      </w:divBdr>
    </w:div>
    <w:div w:id="1335306599">
      <w:marLeft w:val="640"/>
      <w:marRight w:val="0"/>
      <w:marTop w:val="0"/>
      <w:marBottom w:val="0"/>
      <w:divBdr>
        <w:top w:val="none" w:sz="0" w:space="0" w:color="auto"/>
        <w:left w:val="none" w:sz="0" w:space="0" w:color="auto"/>
        <w:bottom w:val="none" w:sz="0" w:space="0" w:color="auto"/>
        <w:right w:val="none" w:sz="0" w:space="0" w:color="auto"/>
      </w:divBdr>
    </w:div>
    <w:div w:id="1335374354">
      <w:marLeft w:val="640"/>
      <w:marRight w:val="0"/>
      <w:marTop w:val="0"/>
      <w:marBottom w:val="0"/>
      <w:divBdr>
        <w:top w:val="none" w:sz="0" w:space="0" w:color="auto"/>
        <w:left w:val="none" w:sz="0" w:space="0" w:color="auto"/>
        <w:bottom w:val="none" w:sz="0" w:space="0" w:color="auto"/>
        <w:right w:val="none" w:sz="0" w:space="0" w:color="auto"/>
      </w:divBdr>
    </w:div>
    <w:div w:id="1335375605">
      <w:marLeft w:val="640"/>
      <w:marRight w:val="0"/>
      <w:marTop w:val="0"/>
      <w:marBottom w:val="0"/>
      <w:divBdr>
        <w:top w:val="none" w:sz="0" w:space="0" w:color="auto"/>
        <w:left w:val="none" w:sz="0" w:space="0" w:color="auto"/>
        <w:bottom w:val="none" w:sz="0" w:space="0" w:color="auto"/>
        <w:right w:val="none" w:sz="0" w:space="0" w:color="auto"/>
      </w:divBdr>
    </w:div>
    <w:div w:id="1335451557">
      <w:marLeft w:val="640"/>
      <w:marRight w:val="0"/>
      <w:marTop w:val="0"/>
      <w:marBottom w:val="0"/>
      <w:divBdr>
        <w:top w:val="none" w:sz="0" w:space="0" w:color="auto"/>
        <w:left w:val="none" w:sz="0" w:space="0" w:color="auto"/>
        <w:bottom w:val="none" w:sz="0" w:space="0" w:color="auto"/>
        <w:right w:val="none" w:sz="0" w:space="0" w:color="auto"/>
      </w:divBdr>
    </w:div>
    <w:div w:id="1335499706">
      <w:marLeft w:val="640"/>
      <w:marRight w:val="0"/>
      <w:marTop w:val="0"/>
      <w:marBottom w:val="0"/>
      <w:divBdr>
        <w:top w:val="none" w:sz="0" w:space="0" w:color="auto"/>
        <w:left w:val="none" w:sz="0" w:space="0" w:color="auto"/>
        <w:bottom w:val="none" w:sz="0" w:space="0" w:color="auto"/>
        <w:right w:val="none" w:sz="0" w:space="0" w:color="auto"/>
      </w:divBdr>
    </w:div>
    <w:div w:id="1335643783">
      <w:marLeft w:val="640"/>
      <w:marRight w:val="0"/>
      <w:marTop w:val="0"/>
      <w:marBottom w:val="0"/>
      <w:divBdr>
        <w:top w:val="none" w:sz="0" w:space="0" w:color="auto"/>
        <w:left w:val="none" w:sz="0" w:space="0" w:color="auto"/>
        <w:bottom w:val="none" w:sz="0" w:space="0" w:color="auto"/>
        <w:right w:val="none" w:sz="0" w:space="0" w:color="auto"/>
      </w:divBdr>
    </w:div>
    <w:div w:id="1335647772">
      <w:marLeft w:val="640"/>
      <w:marRight w:val="0"/>
      <w:marTop w:val="0"/>
      <w:marBottom w:val="0"/>
      <w:divBdr>
        <w:top w:val="none" w:sz="0" w:space="0" w:color="auto"/>
        <w:left w:val="none" w:sz="0" w:space="0" w:color="auto"/>
        <w:bottom w:val="none" w:sz="0" w:space="0" w:color="auto"/>
        <w:right w:val="none" w:sz="0" w:space="0" w:color="auto"/>
      </w:divBdr>
    </w:div>
    <w:div w:id="1335767400">
      <w:marLeft w:val="640"/>
      <w:marRight w:val="0"/>
      <w:marTop w:val="0"/>
      <w:marBottom w:val="0"/>
      <w:divBdr>
        <w:top w:val="none" w:sz="0" w:space="0" w:color="auto"/>
        <w:left w:val="none" w:sz="0" w:space="0" w:color="auto"/>
        <w:bottom w:val="none" w:sz="0" w:space="0" w:color="auto"/>
        <w:right w:val="none" w:sz="0" w:space="0" w:color="auto"/>
      </w:divBdr>
    </w:div>
    <w:div w:id="1335838836">
      <w:marLeft w:val="640"/>
      <w:marRight w:val="0"/>
      <w:marTop w:val="0"/>
      <w:marBottom w:val="0"/>
      <w:divBdr>
        <w:top w:val="none" w:sz="0" w:space="0" w:color="auto"/>
        <w:left w:val="none" w:sz="0" w:space="0" w:color="auto"/>
        <w:bottom w:val="none" w:sz="0" w:space="0" w:color="auto"/>
        <w:right w:val="none" w:sz="0" w:space="0" w:color="auto"/>
      </w:divBdr>
    </w:div>
    <w:div w:id="1335839699">
      <w:marLeft w:val="640"/>
      <w:marRight w:val="0"/>
      <w:marTop w:val="0"/>
      <w:marBottom w:val="0"/>
      <w:divBdr>
        <w:top w:val="none" w:sz="0" w:space="0" w:color="auto"/>
        <w:left w:val="none" w:sz="0" w:space="0" w:color="auto"/>
        <w:bottom w:val="none" w:sz="0" w:space="0" w:color="auto"/>
        <w:right w:val="none" w:sz="0" w:space="0" w:color="auto"/>
      </w:divBdr>
    </w:div>
    <w:div w:id="1335843206">
      <w:marLeft w:val="640"/>
      <w:marRight w:val="0"/>
      <w:marTop w:val="0"/>
      <w:marBottom w:val="0"/>
      <w:divBdr>
        <w:top w:val="none" w:sz="0" w:space="0" w:color="auto"/>
        <w:left w:val="none" w:sz="0" w:space="0" w:color="auto"/>
        <w:bottom w:val="none" w:sz="0" w:space="0" w:color="auto"/>
        <w:right w:val="none" w:sz="0" w:space="0" w:color="auto"/>
      </w:divBdr>
    </w:div>
    <w:div w:id="1335844006">
      <w:marLeft w:val="640"/>
      <w:marRight w:val="0"/>
      <w:marTop w:val="0"/>
      <w:marBottom w:val="0"/>
      <w:divBdr>
        <w:top w:val="none" w:sz="0" w:space="0" w:color="auto"/>
        <w:left w:val="none" w:sz="0" w:space="0" w:color="auto"/>
        <w:bottom w:val="none" w:sz="0" w:space="0" w:color="auto"/>
        <w:right w:val="none" w:sz="0" w:space="0" w:color="auto"/>
      </w:divBdr>
    </w:div>
    <w:div w:id="1335954288">
      <w:marLeft w:val="640"/>
      <w:marRight w:val="0"/>
      <w:marTop w:val="0"/>
      <w:marBottom w:val="0"/>
      <w:divBdr>
        <w:top w:val="none" w:sz="0" w:space="0" w:color="auto"/>
        <w:left w:val="none" w:sz="0" w:space="0" w:color="auto"/>
        <w:bottom w:val="none" w:sz="0" w:space="0" w:color="auto"/>
        <w:right w:val="none" w:sz="0" w:space="0" w:color="auto"/>
      </w:divBdr>
    </w:div>
    <w:div w:id="1336151100">
      <w:marLeft w:val="640"/>
      <w:marRight w:val="0"/>
      <w:marTop w:val="0"/>
      <w:marBottom w:val="0"/>
      <w:divBdr>
        <w:top w:val="none" w:sz="0" w:space="0" w:color="auto"/>
        <w:left w:val="none" w:sz="0" w:space="0" w:color="auto"/>
        <w:bottom w:val="none" w:sz="0" w:space="0" w:color="auto"/>
        <w:right w:val="none" w:sz="0" w:space="0" w:color="auto"/>
      </w:divBdr>
    </w:div>
    <w:div w:id="1336297274">
      <w:marLeft w:val="640"/>
      <w:marRight w:val="0"/>
      <w:marTop w:val="0"/>
      <w:marBottom w:val="0"/>
      <w:divBdr>
        <w:top w:val="none" w:sz="0" w:space="0" w:color="auto"/>
        <w:left w:val="none" w:sz="0" w:space="0" w:color="auto"/>
        <w:bottom w:val="none" w:sz="0" w:space="0" w:color="auto"/>
        <w:right w:val="none" w:sz="0" w:space="0" w:color="auto"/>
      </w:divBdr>
    </w:div>
    <w:div w:id="1336376862">
      <w:marLeft w:val="640"/>
      <w:marRight w:val="0"/>
      <w:marTop w:val="0"/>
      <w:marBottom w:val="0"/>
      <w:divBdr>
        <w:top w:val="none" w:sz="0" w:space="0" w:color="auto"/>
        <w:left w:val="none" w:sz="0" w:space="0" w:color="auto"/>
        <w:bottom w:val="none" w:sz="0" w:space="0" w:color="auto"/>
        <w:right w:val="none" w:sz="0" w:space="0" w:color="auto"/>
      </w:divBdr>
    </w:div>
    <w:div w:id="1336417310">
      <w:marLeft w:val="640"/>
      <w:marRight w:val="0"/>
      <w:marTop w:val="0"/>
      <w:marBottom w:val="0"/>
      <w:divBdr>
        <w:top w:val="none" w:sz="0" w:space="0" w:color="auto"/>
        <w:left w:val="none" w:sz="0" w:space="0" w:color="auto"/>
        <w:bottom w:val="none" w:sz="0" w:space="0" w:color="auto"/>
        <w:right w:val="none" w:sz="0" w:space="0" w:color="auto"/>
      </w:divBdr>
    </w:div>
    <w:div w:id="1336417438">
      <w:marLeft w:val="640"/>
      <w:marRight w:val="0"/>
      <w:marTop w:val="0"/>
      <w:marBottom w:val="0"/>
      <w:divBdr>
        <w:top w:val="none" w:sz="0" w:space="0" w:color="auto"/>
        <w:left w:val="none" w:sz="0" w:space="0" w:color="auto"/>
        <w:bottom w:val="none" w:sz="0" w:space="0" w:color="auto"/>
        <w:right w:val="none" w:sz="0" w:space="0" w:color="auto"/>
      </w:divBdr>
    </w:div>
    <w:div w:id="1336499373">
      <w:marLeft w:val="640"/>
      <w:marRight w:val="0"/>
      <w:marTop w:val="0"/>
      <w:marBottom w:val="0"/>
      <w:divBdr>
        <w:top w:val="none" w:sz="0" w:space="0" w:color="auto"/>
        <w:left w:val="none" w:sz="0" w:space="0" w:color="auto"/>
        <w:bottom w:val="none" w:sz="0" w:space="0" w:color="auto"/>
        <w:right w:val="none" w:sz="0" w:space="0" w:color="auto"/>
      </w:divBdr>
    </w:div>
    <w:div w:id="1336613858">
      <w:marLeft w:val="640"/>
      <w:marRight w:val="0"/>
      <w:marTop w:val="0"/>
      <w:marBottom w:val="0"/>
      <w:divBdr>
        <w:top w:val="none" w:sz="0" w:space="0" w:color="auto"/>
        <w:left w:val="none" w:sz="0" w:space="0" w:color="auto"/>
        <w:bottom w:val="none" w:sz="0" w:space="0" w:color="auto"/>
        <w:right w:val="none" w:sz="0" w:space="0" w:color="auto"/>
      </w:divBdr>
    </w:div>
    <w:div w:id="1336617154">
      <w:marLeft w:val="640"/>
      <w:marRight w:val="0"/>
      <w:marTop w:val="0"/>
      <w:marBottom w:val="0"/>
      <w:divBdr>
        <w:top w:val="none" w:sz="0" w:space="0" w:color="auto"/>
        <w:left w:val="none" w:sz="0" w:space="0" w:color="auto"/>
        <w:bottom w:val="none" w:sz="0" w:space="0" w:color="auto"/>
        <w:right w:val="none" w:sz="0" w:space="0" w:color="auto"/>
      </w:divBdr>
    </w:div>
    <w:div w:id="1336685096">
      <w:marLeft w:val="640"/>
      <w:marRight w:val="0"/>
      <w:marTop w:val="0"/>
      <w:marBottom w:val="0"/>
      <w:divBdr>
        <w:top w:val="none" w:sz="0" w:space="0" w:color="auto"/>
        <w:left w:val="none" w:sz="0" w:space="0" w:color="auto"/>
        <w:bottom w:val="none" w:sz="0" w:space="0" w:color="auto"/>
        <w:right w:val="none" w:sz="0" w:space="0" w:color="auto"/>
      </w:divBdr>
    </w:div>
    <w:div w:id="1336765244">
      <w:marLeft w:val="640"/>
      <w:marRight w:val="0"/>
      <w:marTop w:val="0"/>
      <w:marBottom w:val="0"/>
      <w:divBdr>
        <w:top w:val="none" w:sz="0" w:space="0" w:color="auto"/>
        <w:left w:val="none" w:sz="0" w:space="0" w:color="auto"/>
        <w:bottom w:val="none" w:sz="0" w:space="0" w:color="auto"/>
        <w:right w:val="none" w:sz="0" w:space="0" w:color="auto"/>
      </w:divBdr>
    </w:div>
    <w:div w:id="1336768309">
      <w:marLeft w:val="640"/>
      <w:marRight w:val="0"/>
      <w:marTop w:val="0"/>
      <w:marBottom w:val="0"/>
      <w:divBdr>
        <w:top w:val="none" w:sz="0" w:space="0" w:color="auto"/>
        <w:left w:val="none" w:sz="0" w:space="0" w:color="auto"/>
        <w:bottom w:val="none" w:sz="0" w:space="0" w:color="auto"/>
        <w:right w:val="none" w:sz="0" w:space="0" w:color="auto"/>
      </w:divBdr>
    </w:div>
    <w:div w:id="1336804722">
      <w:marLeft w:val="640"/>
      <w:marRight w:val="0"/>
      <w:marTop w:val="0"/>
      <w:marBottom w:val="0"/>
      <w:divBdr>
        <w:top w:val="none" w:sz="0" w:space="0" w:color="auto"/>
        <w:left w:val="none" w:sz="0" w:space="0" w:color="auto"/>
        <w:bottom w:val="none" w:sz="0" w:space="0" w:color="auto"/>
        <w:right w:val="none" w:sz="0" w:space="0" w:color="auto"/>
      </w:divBdr>
    </w:div>
    <w:div w:id="1336807391">
      <w:marLeft w:val="640"/>
      <w:marRight w:val="0"/>
      <w:marTop w:val="0"/>
      <w:marBottom w:val="0"/>
      <w:divBdr>
        <w:top w:val="none" w:sz="0" w:space="0" w:color="auto"/>
        <w:left w:val="none" w:sz="0" w:space="0" w:color="auto"/>
        <w:bottom w:val="none" w:sz="0" w:space="0" w:color="auto"/>
        <w:right w:val="none" w:sz="0" w:space="0" w:color="auto"/>
      </w:divBdr>
    </w:div>
    <w:div w:id="1336807583">
      <w:marLeft w:val="640"/>
      <w:marRight w:val="0"/>
      <w:marTop w:val="0"/>
      <w:marBottom w:val="0"/>
      <w:divBdr>
        <w:top w:val="none" w:sz="0" w:space="0" w:color="auto"/>
        <w:left w:val="none" w:sz="0" w:space="0" w:color="auto"/>
        <w:bottom w:val="none" w:sz="0" w:space="0" w:color="auto"/>
        <w:right w:val="none" w:sz="0" w:space="0" w:color="auto"/>
      </w:divBdr>
    </w:div>
    <w:div w:id="1336834881">
      <w:marLeft w:val="640"/>
      <w:marRight w:val="0"/>
      <w:marTop w:val="0"/>
      <w:marBottom w:val="0"/>
      <w:divBdr>
        <w:top w:val="none" w:sz="0" w:space="0" w:color="auto"/>
        <w:left w:val="none" w:sz="0" w:space="0" w:color="auto"/>
        <w:bottom w:val="none" w:sz="0" w:space="0" w:color="auto"/>
        <w:right w:val="none" w:sz="0" w:space="0" w:color="auto"/>
      </w:divBdr>
    </w:div>
    <w:div w:id="1336880961">
      <w:marLeft w:val="640"/>
      <w:marRight w:val="0"/>
      <w:marTop w:val="0"/>
      <w:marBottom w:val="0"/>
      <w:divBdr>
        <w:top w:val="none" w:sz="0" w:space="0" w:color="auto"/>
        <w:left w:val="none" w:sz="0" w:space="0" w:color="auto"/>
        <w:bottom w:val="none" w:sz="0" w:space="0" w:color="auto"/>
        <w:right w:val="none" w:sz="0" w:space="0" w:color="auto"/>
      </w:divBdr>
    </w:div>
    <w:div w:id="1336885013">
      <w:marLeft w:val="640"/>
      <w:marRight w:val="0"/>
      <w:marTop w:val="0"/>
      <w:marBottom w:val="0"/>
      <w:divBdr>
        <w:top w:val="none" w:sz="0" w:space="0" w:color="auto"/>
        <w:left w:val="none" w:sz="0" w:space="0" w:color="auto"/>
        <w:bottom w:val="none" w:sz="0" w:space="0" w:color="auto"/>
        <w:right w:val="none" w:sz="0" w:space="0" w:color="auto"/>
      </w:divBdr>
    </w:div>
    <w:div w:id="1336956697">
      <w:marLeft w:val="640"/>
      <w:marRight w:val="0"/>
      <w:marTop w:val="0"/>
      <w:marBottom w:val="0"/>
      <w:divBdr>
        <w:top w:val="none" w:sz="0" w:space="0" w:color="auto"/>
        <w:left w:val="none" w:sz="0" w:space="0" w:color="auto"/>
        <w:bottom w:val="none" w:sz="0" w:space="0" w:color="auto"/>
        <w:right w:val="none" w:sz="0" w:space="0" w:color="auto"/>
      </w:divBdr>
    </w:div>
    <w:div w:id="1336961182">
      <w:marLeft w:val="640"/>
      <w:marRight w:val="0"/>
      <w:marTop w:val="0"/>
      <w:marBottom w:val="0"/>
      <w:divBdr>
        <w:top w:val="none" w:sz="0" w:space="0" w:color="auto"/>
        <w:left w:val="none" w:sz="0" w:space="0" w:color="auto"/>
        <w:bottom w:val="none" w:sz="0" w:space="0" w:color="auto"/>
        <w:right w:val="none" w:sz="0" w:space="0" w:color="auto"/>
      </w:divBdr>
    </w:div>
    <w:div w:id="1336961375">
      <w:marLeft w:val="640"/>
      <w:marRight w:val="0"/>
      <w:marTop w:val="0"/>
      <w:marBottom w:val="0"/>
      <w:divBdr>
        <w:top w:val="none" w:sz="0" w:space="0" w:color="auto"/>
        <w:left w:val="none" w:sz="0" w:space="0" w:color="auto"/>
        <w:bottom w:val="none" w:sz="0" w:space="0" w:color="auto"/>
        <w:right w:val="none" w:sz="0" w:space="0" w:color="auto"/>
      </w:divBdr>
    </w:div>
    <w:div w:id="1337070700">
      <w:marLeft w:val="640"/>
      <w:marRight w:val="0"/>
      <w:marTop w:val="0"/>
      <w:marBottom w:val="0"/>
      <w:divBdr>
        <w:top w:val="none" w:sz="0" w:space="0" w:color="auto"/>
        <w:left w:val="none" w:sz="0" w:space="0" w:color="auto"/>
        <w:bottom w:val="none" w:sz="0" w:space="0" w:color="auto"/>
        <w:right w:val="none" w:sz="0" w:space="0" w:color="auto"/>
      </w:divBdr>
    </w:div>
    <w:div w:id="1337079901">
      <w:marLeft w:val="640"/>
      <w:marRight w:val="0"/>
      <w:marTop w:val="0"/>
      <w:marBottom w:val="0"/>
      <w:divBdr>
        <w:top w:val="none" w:sz="0" w:space="0" w:color="auto"/>
        <w:left w:val="none" w:sz="0" w:space="0" w:color="auto"/>
        <w:bottom w:val="none" w:sz="0" w:space="0" w:color="auto"/>
        <w:right w:val="none" w:sz="0" w:space="0" w:color="auto"/>
      </w:divBdr>
    </w:div>
    <w:div w:id="1337224245">
      <w:marLeft w:val="640"/>
      <w:marRight w:val="0"/>
      <w:marTop w:val="0"/>
      <w:marBottom w:val="0"/>
      <w:divBdr>
        <w:top w:val="none" w:sz="0" w:space="0" w:color="auto"/>
        <w:left w:val="none" w:sz="0" w:space="0" w:color="auto"/>
        <w:bottom w:val="none" w:sz="0" w:space="0" w:color="auto"/>
        <w:right w:val="none" w:sz="0" w:space="0" w:color="auto"/>
      </w:divBdr>
    </w:div>
    <w:div w:id="1337271470">
      <w:marLeft w:val="640"/>
      <w:marRight w:val="0"/>
      <w:marTop w:val="0"/>
      <w:marBottom w:val="0"/>
      <w:divBdr>
        <w:top w:val="none" w:sz="0" w:space="0" w:color="auto"/>
        <w:left w:val="none" w:sz="0" w:space="0" w:color="auto"/>
        <w:bottom w:val="none" w:sz="0" w:space="0" w:color="auto"/>
        <w:right w:val="none" w:sz="0" w:space="0" w:color="auto"/>
      </w:divBdr>
    </w:div>
    <w:div w:id="1337341882">
      <w:marLeft w:val="640"/>
      <w:marRight w:val="0"/>
      <w:marTop w:val="0"/>
      <w:marBottom w:val="0"/>
      <w:divBdr>
        <w:top w:val="none" w:sz="0" w:space="0" w:color="auto"/>
        <w:left w:val="none" w:sz="0" w:space="0" w:color="auto"/>
        <w:bottom w:val="none" w:sz="0" w:space="0" w:color="auto"/>
        <w:right w:val="none" w:sz="0" w:space="0" w:color="auto"/>
      </w:divBdr>
    </w:div>
    <w:div w:id="1337419232">
      <w:marLeft w:val="640"/>
      <w:marRight w:val="0"/>
      <w:marTop w:val="0"/>
      <w:marBottom w:val="0"/>
      <w:divBdr>
        <w:top w:val="none" w:sz="0" w:space="0" w:color="auto"/>
        <w:left w:val="none" w:sz="0" w:space="0" w:color="auto"/>
        <w:bottom w:val="none" w:sz="0" w:space="0" w:color="auto"/>
        <w:right w:val="none" w:sz="0" w:space="0" w:color="auto"/>
      </w:divBdr>
    </w:div>
    <w:div w:id="1337420714">
      <w:marLeft w:val="640"/>
      <w:marRight w:val="0"/>
      <w:marTop w:val="0"/>
      <w:marBottom w:val="0"/>
      <w:divBdr>
        <w:top w:val="none" w:sz="0" w:space="0" w:color="auto"/>
        <w:left w:val="none" w:sz="0" w:space="0" w:color="auto"/>
        <w:bottom w:val="none" w:sz="0" w:space="0" w:color="auto"/>
        <w:right w:val="none" w:sz="0" w:space="0" w:color="auto"/>
      </w:divBdr>
    </w:div>
    <w:div w:id="1337608118">
      <w:marLeft w:val="640"/>
      <w:marRight w:val="0"/>
      <w:marTop w:val="0"/>
      <w:marBottom w:val="0"/>
      <w:divBdr>
        <w:top w:val="none" w:sz="0" w:space="0" w:color="auto"/>
        <w:left w:val="none" w:sz="0" w:space="0" w:color="auto"/>
        <w:bottom w:val="none" w:sz="0" w:space="0" w:color="auto"/>
        <w:right w:val="none" w:sz="0" w:space="0" w:color="auto"/>
      </w:divBdr>
    </w:div>
    <w:div w:id="1337732319">
      <w:marLeft w:val="640"/>
      <w:marRight w:val="0"/>
      <w:marTop w:val="0"/>
      <w:marBottom w:val="0"/>
      <w:divBdr>
        <w:top w:val="none" w:sz="0" w:space="0" w:color="auto"/>
        <w:left w:val="none" w:sz="0" w:space="0" w:color="auto"/>
        <w:bottom w:val="none" w:sz="0" w:space="0" w:color="auto"/>
        <w:right w:val="none" w:sz="0" w:space="0" w:color="auto"/>
      </w:divBdr>
    </w:div>
    <w:div w:id="1337809027">
      <w:marLeft w:val="640"/>
      <w:marRight w:val="0"/>
      <w:marTop w:val="0"/>
      <w:marBottom w:val="0"/>
      <w:divBdr>
        <w:top w:val="none" w:sz="0" w:space="0" w:color="auto"/>
        <w:left w:val="none" w:sz="0" w:space="0" w:color="auto"/>
        <w:bottom w:val="none" w:sz="0" w:space="0" w:color="auto"/>
        <w:right w:val="none" w:sz="0" w:space="0" w:color="auto"/>
      </w:divBdr>
    </w:div>
    <w:div w:id="1337852966">
      <w:marLeft w:val="640"/>
      <w:marRight w:val="0"/>
      <w:marTop w:val="0"/>
      <w:marBottom w:val="0"/>
      <w:divBdr>
        <w:top w:val="none" w:sz="0" w:space="0" w:color="auto"/>
        <w:left w:val="none" w:sz="0" w:space="0" w:color="auto"/>
        <w:bottom w:val="none" w:sz="0" w:space="0" w:color="auto"/>
        <w:right w:val="none" w:sz="0" w:space="0" w:color="auto"/>
      </w:divBdr>
    </w:div>
    <w:div w:id="1337879123">
      <w:marLeft w:val="640"/>
      <w:marRight w:val="0"/>
      <w:marTop w:val="0"/>
      <w:marBottom w:val="0"/>
      <w:divBdr>
        <w:top w:val="none" w:sz="0" w:space="0" w:color="auto"/>
        <w:left w:val="none" w:sz="0" w:space="0" w:color="auto"/>
        <w:bottom w:val="none" w:sz="0" w:space="0" w:color="auto"/>
        <w:right w:val="none" w:sz="0" w:space="0" w:color="auto"/>
      </w:divBdr>
    </w:div>
    <w:div w:id="1337919539">
      <w:marLeft w:val="640"/>
      <w:marRight w:val="0"/>
      <w:marTop w:val="0"/>
      <w:marBottom w:val="0"/>
      <w:divBdr>
        <w:top w:val="none" w:sz="0" w:space="0" w:color="auto"/>
        <w:left w:val="none" w:sz="0" w:space="0" w:color="auto"/>
        <w:bottom w:val="none" w:sz="0" w:space="0" w:color="auto"/>
        <w:right w:val="none" w:sz="0" w:space="0" w:color="auto"/>
      </w:divBdr>
    </w:div>
    <w:div w:id="1337926214">
      <w:marLeft w:val="640"/>
      <w:marRight w:val="0"/>
      <w:marTop w:val="0"/>
      <w:marBottom w:val="0"/>
      <w:divBdr>
        <w:top w:val="none" w:sz="0" w:space="0" w:color="auto"/>
        <w:left w:val="none" w:sz="0" w:space="0" w:color="auto"/>
        <w:bottom w:val="none" w:sz="0" w:space="0" w:color="auto"/>
        <w:right w:val="none" w:sz="0" w:space="0" w:color="auto"/>
      </w:divBdr>
    </w:div>
    <w:div w:id="1337927624">
      <w:marLeft w:val="640"/>
      <w:marRight w:val="0"/>
      <w:marTop w:val="0"/>
      <w:marBottom w:val="0"/>
      <w:divBdr>
        <w:top w:val="none" w:sz="0" w:space="0" w:color="auto"/>
        <w:left w:val="none" w:sz="0" w:space="0" w:color="auto"/>
        <w:bottom w:val="none" w:sz="0" w:space="0" w:color="auto"/>
        <w:right w:val="none" w:sz="0" w:space="0" w:color="auto"/>
      </w:divBdr>
    </w:div>
    <w:div w:id="1338001953">
      <w:marLeft w:val="640"/>
      <w:marRight w:val="0"/>
      <w:marTop w:val="0"/>
      <w:marBottom w:val="0"/>
      <w:divBdr>
        <w:top w:val="none" w:sz="0" w:space="0" w:color="auto"/>
        <w:left w:val="none" w:sz="0" w:space="0" w:color="auto"/>
        <w:bottom w:val="none" w:sz="0" w:space="0" w:color="auto"/>
        <w:right w:val="none" w:sz="0" w:space="0" w:color="auto"/>
      </w:divBdr>
    </w:div>
    <w:div w:id="1338073150">
      <w:marLeft w:val="640"/>
      <w:marRight w:val="0"/>
      <w:marTop w:val="0"/>
      <w:marBottom w:val="0"/>
      <w:divBdr>
        <w:top w:val="none" w:sz="0" w:space="0" w:color="auto"/>
        <w:left w:val="none" w:sz="0" w:space="0" w:color="auto"/>
        <w:bottom w:val="none" w:sz="0" w:space="0" w:color="auto"/>
        <w:right w:val="none" w:sz="0" w:space="0" w:color="auto"/>
      </w:divBdr>
    </w:div>
    <w:div w:id="1338145808">
      <w:marLeft w:val="640"/>
      <w:marRight w:val="0"/>
      <w:marTop w:val="0"/>
      <w:marBottom w:val="0"/>
      <w:divBdr>
        <w:top w:val="none" w:sz="0" w:space="0" w:color="auto"/>
        <w:left w:val="none" w:sz="0" w:space="0" w:color="auto"/>
        <w:bottom w:val="none" w:sz="0" w:space="0" w:color="auto"/>
        <w:right w:val="none" w:sz="0" w:space="0" w:color="auto"/>
      </w:divBdr>
    </w:div>
    <w:div w:id="1338189378">
      <w:marLeft w:val="640"/>
      <w:marRight w:val="0"/>
      <w:marTop w:val="0"/>
      <w:marBottom w:val="0"/>
      <w:divBdr>
        <w:top w:val="none" w:sz="0" w:space="0" w:color="auto"/>
        <w:left w:val="none" w:sz="0" w:space="0" w:color="auto"/>
        <w:bottom w:val="none" w:sz="0" w:space="0" w:color="auto"/>
        <w:right w:val="none" w:sz="0" w:space="0" w:color="auto"/>
      </w:divBdr>
    </w:div>
    <w:div w:id="1338192420">
      <w:marLeft w:val="640"/>
      <w:marRight w:val="0"/>
      <w:marTop w:val="0"/>
      <w:marBottom w:val="0"/>
      <w:divBdr>
        <w:top w:val="none" w:sz="0" w:space="0" w:color="auto"/>
        <w:left w:val="none" w:sz="0" w:space="0" w:color="auto"/>
        <w:bottom w:val="none" w:sz="0" w:space="0" w:color="auto"/>
        <w:right w:val="none" w:sz="0" w:space="0" w:color="auto"/>
      </w:divBdr>
    </w:div>
    <w:div w:id="1338196126">
      <w:marLeft w:val="640"/>
      <w:marRight w:val="0"/>
      <w:marTop w:val="0"/>
      <w:marBottom w:val="0"/>
      <w:divBdr>
        <w:top w:val="none" w:sz="0" w:space="0" w:color="auto"/>
        <w:left w:val="none" w:sz="0" w:space="0" w:color="auto"/>
        <w:bottom w:val="none" w:sz="0" w:space="0" w:color="auto"/>
        <w:right w:val="none" w:sz="0" w:space="0" w:color="auto"/>
      </w:divBdr>
    </w:div>
    <w:div w:id="1338266588">
      <w:marLeft w:val="640"/>
      <w:marRight w:val="0"/>
      <w:marTop w:val="0"/>
      <w:marBottom w:val="0"/>
      <w:divBdr>
        <w:top w:val="none" w:sz="0" w:space="0" w:color="auto"/>
        <w:left w:val="none" w:sz="0" w:space="0" w:color="auto"/>
        <w:bottom w:val="none" w:sz="0" w:space="0" w:color="auto"/>
        <w:right w:val="none" w:sz="0" w:space="0" w:color="auto"/>
      </w:divBdr>
    </w:div>
    <w:div w:id="1338268619">
      <w:marLeft w:val="640"/>
      <w:marRight w:val="0"/>
      <w:marTop w:val="0"/>
      <w:marBottom w:val="0"/>
      <w:divBdr>
        <w:top w:val="none" w:sz="0" w:space="0" w:color="auto"/>
        <w:left w:val="none" w:sz="0" w:space="0" w:color="auto"/>
        <w:bottom w:val="none" w:sz="0" w:space="0" w:color="auto"/>
        <w:right w:val="none" w:sz="0" w:space="0" w:color="auto"/>
      </w:divBdr>
    </w:div>
    <w:div w:id="1338268975">
      <w:marLeft w:val="640"/>
      <w:marRight w:val="0"/>
      <w:marTop w:val="0"/>
      <w:marBottom w:val="0"/>
      <w:divBdr>
        <w:top w:val="none" w:sz="0" w:space="0" w:color="auto"/>
        <w:left w:val="none" w:sz="0" w:space="0" w:color="auto"/>
        <w:bottom w:val="none" w:sz="0" w:space="0" w:color="auto"/>
        <w:right w:val="none" w:sz="0" w:space="0" w:color="auto"/>
      </w:divBdr>
    </w:div>
    <w:div w:id="1338271567">
      <w:marLeft w:val="640"/>
      <w:marRight w:val="0"/>
      <w:marTop w:val="0"/>
      <w:marBottom w:val="0"/>
      <w:divBdr>
        <w:top w:val="none" w:sz="0" w:space="0" w:color="auto"/>
        <w:left w:val="none" w:sz="0" w:space="0" w:color="auto"/>
        <w:bottom w:val="none" w:sz="0" w:space="0" w:color="auto"/>
        <w:right w:val="none" w:sz="0" w:space="0" w:color="auto"/>
      </w:divBdr>
    </w:div>
    <w:div w:id="1338314658">
      <w:marLeft w:val="640"/>
      <w:marRight w:val="0"/>
      <w:marTop w:val="0"/>
      <w:marBottom w:val="0"/>
      <w:divBdr>
        <w:top w:val="none" w:sz="0" w:space="0" w:color="auto"/>
        <w:left w:val="none" w:sz="0" w:space="0" w:color="auto"/>
        <w:bottom w:val="none" w:sz="0" w:space="0" w:color="auto"/>
        <w:right w:val="none" w:sz="0" w:space="0" w:color="auto"/>
      </w:divBdr>
    </w:div>
    <w:div w:id="1338342721">
      <w:marLeft w:val="640"/>
      <w:marRight w:val="0"/>
      <w:marTop w:val="0"/>
      <w:marBottom w:val="0"/>
      <w:divBdr>
        <w:top w:val="none" w:sz="0" w:space="0" w:color="auto"/>
        <w:left w:val="none" w:sz="0" w:space="0" w:color="auto"/>
        <w:bottom w:val="none" w:sz="0" w:space="0" w:color="auto"/>
        <w:right w:val="none" w:sz="0" w:space="0" w:color="auto"/>
      </w:divBdr>
    </w:div>
    <w:div w:id="1338385904">
      <w:marLeft w:val="640"/>
      <w:marRight w:val="0"/>
      <w:marTop w:val="0"/>
      <w:marBottom w:val="0"/>
      <w:divBdr>
        <w:top w:val="none" w:sz="0" w:space="0" w:color="auto"/>
        <w:left w:val="none" w:sz="0" w:space="0" w:color="auto"/>
        <w:bottom w:val="none" w:sz="0" w:space="0" w:color="auto"/>
        <w:right w:val="none" w:sz="0" w:space="0" w:color="auto"/>
      </w:divBdr>
    </w:div>
    <w:div w:id="1338459470">
      <w:marLeft w:val="640"/>
      <w:marRight w:val="0"/>
      <w:marTop w:val="0"/>
      <w:marBottom w:val="0"/>
      <w:divBdr>
        <w:top w:val="none" w:sz="0" w:space="0" w:color="auto"/>
        <w:left w:val="none" w:sz="0" w:space="0" w:color="auto"/>
        <w:bottom w:val="none" w:sz="0" w:space="0" w:color="auto"/>
        <w:right w:val="none" w:sz="0" w:space="0" w:color="auto"/>
      </w:divBdr>
    </w:div>
    <w:div w:id="1338463394">
      <w:marLeft w:val="640"/>
      <w:marRight w:val="0"/>
      <w:marTop w:val="0"/>
      <w:marBottom w:val="0"/>
      <w:divBdr>
        <w:top w:val="none" w:sz="0" w:space="0" w:color="auto"/>
        <w:left w:val="none" w:sz="0" w:space="0" w:color="auto"/>
        <w:bottom w:val="none" w:sz="0" w:space="0" w:color="auto"/>
        <w:right w:val="none" w:sz="0" w:space="0" w:color="auto"/>
      </w:divBdr>
    </w:div>
    <w:div w:id="1338532090">
      <w:marLeft w:val="640"/>
      <w:marRight w:val="0"/>
      <w:marTop w:val="0"/>
      <w:marBottom w:val="0"/>
      <w:divBdr>
        <w:top w:val="none" w:sz="0" w:space="0" w:color="auto"/>
        <w:left w:val="none" w:sz="0" w:space="0" w:color="auto"/>
        <w:bottom w:val="none" w:sz="0" w:space="0" w:color="auto"/>
        <w:right w:val="none" w:sz="0" w:space="0" w:color="auto"/>
      </w:divBdr>
    </w:div>
    <w:div w:id="1338534863">
      <w:marLeft w:val="640"/>
      <w:marRight w:val="0"/>
      <w:marTop w:val="0"/>
      <w:marBottom w:val="0"/>
      <w:divBdr>
        <w:top w:val="none" w:sz="0" w:space="0" w:color="auto"/>
        <w:left w:val="none" w:sz="0" w:space="0" w:color="auto"/>
        <w:bottom w:val="none" w:sz="0" w:space="0" w:color="auto"/>
        <w:right w:val="none" w:sz="0" w:space="0" w:color="auto"/>
      </w:divBdr>
    </w:div>
    <w:div w:id="1338537195">
      <w:marLeft w:val="640"/>
      <w:marRight w:val="0"/>
      <w:marTop w:val="0"/>
      <w:marBottom w:val="0"/>
      <w:divBdr>
        <w:top w:val="none" w:sz="0" w:space="0" w:color="auto"/>
        <w:left w:val="none" w:sz="0" w:space="0" w:color="auto"/>
        <w:bottom w:val="none" w:sz="0" w:space="0" w:color="auto"/>
        <w:right w:val="none" w:sz="0" w:space="0" w:color="auto"/>
      </w:divBdr>
    </w:div>
    <w:div w:id="1338574364">
      <w:marLeft w:val="640"/>
      <w:marRight w:val="0"/>
      <w:marTop w:val="0"/>
      <w:marBottom w:val="0"/>
      <w:divBdr>
        <w:top w:val="none" w:sz="0" w:space="0" w:color="auto"/>
        <w:left w:val="none" w:sz="0" w:space="0" w:color="auto"/>
        <w:bottom w:val="none" w:sz="0" w:space="0" w:color="auto"/>
        <w:right w:val="none" w:sz="0" w:space="0" w:color="auto"/>
      </w:divBdr>
    </w:div>
    <w:div w:id="1338575809">
      <w:marLeft w:val="640"/>
      <w:marRight w:val="0"/>
      <w:marTop w:val="0"/>
      <w:marBottom w:val="0"/>
      <w:divBdr>
        <w:top w:val="none" w:sz="0" w:space="0" w:color="auto"/>
        <w:left w:val="none" w:sz="0" w:space="0" w:color="auto"/>
        <w:bottom w:val="none" w:sz="0" w:space="0" w:color="auto"/>
        <w:right w:val="none" w:sz="0" w:space="0" w:color="auto"/>
      </w:divBdr>
    </w:div>
    <w:div w:id="1338575834">
      <w:marLeft w:val="640"/>
      <w:marRight w:val="0"/>
      <w:marTop w:val="0"/>
      <w:marBottom w:val="0"/>
      <w:divBdr>
        <w:top w:val="none" w:sz="0" w:space="0" w:color="auto"/>
        <w:left w:val="none" w:sz="0" w:space="0" w:color="auto"/>
        <w:bottom w:val="none" w:sz="0" w:space="0" w:color="auto"/>
        <w:right w:val="none" w:sz="0" w:space="0" w:color="auto"/>
      </w:divBdr>
    </w:div>
    <w:div w:id="1338727562">
      <w:marLeft w:val="640"/>
      <w:marRight w:val="0"/>
      <w:marTop w:val="0"/>
      <w:marBottom w:val="0"/>
      <w:divBdr>
        <w:top w:val="none" w:sz="0" w:space="0" w:color="auto"/>
        <w:left w:val="none" w:sz="0" w:space="0" w:color="auto"/>
        <w:bottom w:val="none" w:sz="0" w:space="0" w:color="auto"/>
        <w:right w:val="none" w:sz="0" w:space="0" w:color="auto"/>
      </w:divBdr>
    </w:div>
    <w:div w:id="1338730327">
      <w:marLeft w:val="640"/>
      <w:marRight w:val="0"/>
      <w:marTop w:val="0"/>
      <w:marBottom w:val="0"/>
      <w:divBdr>
        <w:top w:val="none" w:sz="0" w:space="0" w:color="auto"/>
        <w:left w:val="none" w:sz="0" w:space="0" w:color="auto"/>
        <w:bottom w:val="none" w:sz="0" w:space="0" w:color="auto"/>
        <w:right w:val="none" w:sz="0" w:space="0" w:color="auto"/>
      </w:divBdr>
    </w:div>
    <w:div w:id="1338733632">
      <w:marLeft w:val="640"/>
      <w:marRight w:val="0"/>
      <w:marTop w:val="0"/>
      <w:marBottom w:val="0"/>
      <w:divBdr>
        <w:top w:val="none" w:sz="0" w:space="0" w:color="auto"/>
        <w:left w:val="none" w:sz="0" w:space="0" w:color="auto"/>
        <w:bottom w:val="none" w:sz="0" w:space="0" w:color="auto"/>
        <w:right w:val="none" w:sz="0" w:space="0" w:color="auto"/>
      </w:divBdr>
    </w:div>
    <w:div w:id="1338801608">
      <w:marLeft w:val="640"/>
      <w:marRight w:val="0"/>
      <w:marTop w:val="0"/>
      <w:marBottom w:val="0"/>
      <w:divBdr>
        <w:top w:val="none" w:sz="0" w:space="0" w:color="auto"/>
        <w:left w:val="none" w:sz="0" w:space="0" w:color="auto"/>
        <w:bottom w:val="none" w:sz="0" w:space="0" w:color="auto"/>
        <w:right w:val="none" w:sz="0" w:space="0" w:color="auto"/>
      </w:divBdr>
    </w:div>
    <w:div w:id="1338847161">
      <w:marLeft w:val="640"/>
      <w:marRight w:val="0"/>
      <w:marTop w:val="0"/>
      <w:marBottom w:val="0"/>
      <w:divBdr>
        <w:top w:val="none" w:sz="0" w:space="0" w:color="auto"/>
        <w:left w:val="none" w:sz="0" w:space="0" w:color="auto"/>
        <w:bottom w:val="none" w:sz="0" w:space="0" w:color="auto"/>
        <w:right w:val="none" w:sz="0" w:space="0" w:color="auto"/>
      </w:divBdr>
    </w:div>
    <w:div w:id="1338926168">
      <w:marLeft w:val="640"/>
      <w:marRight w:val="0"/>
      <w:marTop w:val="0"/>
      <w:marBottom w:val="0"/>
      <w:divBdr>
        <w:top w:val="none" w:sz="0" w:space="0" w:color="auto"/>
        <w:left w:val="none" w:sz="0" w:space="0" w:color="auto"/>
        <w:bottom w:val="none" w:sz="0" w:space="0" w:color="auto"/>
        <w:right w:val="none" w:sz="0" w:space="0" w:color="auto"/>
      </w:divBdr>
    </w:div>
    <w:div w:id="1338994325">
      <w:marLeft w:val="640"/>
      <w:marRight w:val="0"/>
      <w:marTop w:val="0"/>
      <w:marBottom w:val="0"/>
      <w:divBdr>
        <w:top w:val="none" w:sz="0" w:space="0" w:color="auto"/>
        <w:left w:val="none" w:sz="0" w:space="0" w:color="auto"/>
        <w:bottom w:val="none" w:sz="0" w:space="0" w:color="auto"/>
        <w:right w:val="none" w:sz="0" w:space="0" w:color="auto"/>
      </w:divBdr>
    </w:div>
    <w:div w:id="1338997077">
      <w:marLeft w:val="640"/>
      <w:marRight w:val="0"/>
      <w:marTop w:val="0"/>
      <w:marBottom w:val="0"/>
      <w:divBdr>
        <w:top w:val="none" w:sz="0" w:space="0" w:color="auto"/>
        <w:left w:val="none" w:sz="0" w:space="0" w:color="auto"/>
        <w:bottom w:val="none" w:sz="0" w:space="0" w:color="auto"/>
        <w:right w:val="none" w:sz="0" w:space="0" w:color="auto"/>
      </w:divBdr>
    </w:div>
    <w:div w:id="1339037899">
      <w:marLeft w:val="640"/>
      <w:marRight w:val="0"/>
      <w:marTop w:val="0"/>
      <w:marBottom w:val="0"/>
      <w:divBdr>
        <w:top w:val="none" w:sz="0" w:space="0" w:color="auto"/>
        <w:left w:val="none" w:sz="0" w:space="0" w:color="auto"/>
        <w:bottom w:val="none" w:sz="0" w:space="0" w:color="auto"/>
        <w:right w:val="none" w:sz="0" w:space="0" w:color="auto"/>
      </w:divBdr>
    </w:div>
    <w:div w:id="1339040203">
      <w:marLeft w:val="640"/>
      <w:marRight w:val="0"/>
      <w:marTop w:val="0"/>
      <w:marBottom w:val="0"/>
      <w:divBdr>
        <w:top w:val="none" w:sz="0" w:space="0" w:color="auto"/>
        <w:left w:val="none" w:sz="0" w:space="0" w:color="auto"/>
        <w:bottom w:val="none" w:sz="0" w:space="0" w:color="auto"/>
        <w:right w:val="none" w:sz="0" w:space="0" w:color="auto"/>
      </w:divBdr>
    </w:div>
    <w:div w:id="1339119345">
      <w:marLeft w:val="640"/>
      <w:marRight w:val="0"/>
      <w:marTop w:val="0"/>
      <w:marBottom w:val="0"/>
      <w:divBdr>
        <w:top w:val="none" w:sz="0" w:space="0" w:color="auto"/>
        <w:left w:val="none" w:sz="0" w:space="0" w:color="auto"/>
        <w:bottom w:val="none" w:sz="0" w:space="0" w:color="auto"/>
        <w:right w:val="none" w:sz="0" w:space="0" w:color="auto"/>
      </w:divBdr>
    </w:div>
    <w:div w:id="1339189106">
      <w:marLeft w:val="640"/>
      <w:marRight w:val="0"/>
      <w:marTop w:val="0"/>
      <w:marBottom w:val="0"/>
      <w:divBdr>
        <w:top w:val="none" w:sz="0" w:space="0" w:color="auto"/>
        <w:left w:val="none" w:sz="0" w:space="0" w:color="auto"/>
        <w:bottom w:val="none" w:sz="0" w:space="0" w:color="auto"/>
        <w:right w:val="none" w:sz="0" w:space="0" w:color="auto"/>
      </w:divBdr>
    </w:div>
    <w:div w:id="1339305425">
      <w:marLeft w:val="640"/>
      <w:marRight w:val="0"/>
      <w:marTop w:val="0"/>
      <w:marBottom w:val="0"/>
      <w:divBdr>
        <w:top w:val="none" w:sz="0" w:space="0" w:color="auto"/>
        <w:left w:val="none" w:sz="0" w:space="0" w:color="auto"/>
        <w:bottom w:val="none" w:sz="0" w:space="0" w:color="auto"/>
        <w:right w:val="none" w:sz="0" w:space="0" w:color="auto"/>
      </w:divBdr>
    </w:div>
    <w:div w:id="1339308957">
      <w:marLeft w:val="640"/>
      <w:marRight w:val="0"/>
      <w:marTop w:val="0"/>
      <w:marBottom w:val="0"/>
      <w:divBdr>
        <w:top w:val="none" w:sz="0" w:space="0" w:color="auto"/>
        <w:left w:val="none" w:sz="0" w:space="0" w:color="auto"/>
        <w:bottom w:val="none" w:sz="0" w:space="0" w:color="auto"/>
        <w:right w:val="none" w:sz="0" w:space="0" w:color="auto"/>
      </w:divBdr>
    </w:div>
    <w:div w:id="1339311168">
      <w:marLeft w:val="640"/>
      <w:marRight w:val="0"/>
      <w:marTop w:val="0"/>
      <w:marBottom w:val="0"/>
      <w:divBdr>
        <w:top w:val="none" w:sz="0" w:space="0" w:color="auto"/>
        <w:left w:val="none" w:sz="0" w:space="0" w:color="auto"/>
        <w:bottom w:val="none" w:sz="0" w:space="0" w:color="auto"/>
        <w:right w:val="none" w:sz="0" w:space="0" w:color="auto"/>
      </w:divBdr>
    </w:div>
    <w:div w:id="1339383249">
      <w:marLeft w:val="640"/>
      <w:marRight w:val="0"/>
      <w:marTop w:val="0"/>
      <w:marBottom w:val="0"/>
      <w:divBdr>
        <w:top w:val="none" w:sz="0" w:space="0" w:color="auto"/>
        <w:left w:val="none" w:sz="0" w:space="0" w:color="auto"/>
        <w:bottom w:val="none" w:sz="0" w:space="0" w:color="auto"/>
        <w:right w:val="none" w:sz="0" w:space="0" w:color="auto"/>
      </w:divBdr>
    </w:div>
    <w:div w:id="1339385246">
      <w:marLeft w:val="640"/>
      <w:marRight w:val="0"/>
      <w:marTop w:val="0"/>
      <w:marBottom w:val="0"/>
      <w:divBdr>
        <w:top w:val="none" w:sz="0" w:space="0" w:color="auto"/>
        <w:left w:val="none" w:sz="0" w:space="0" w:color="auto"/>
        <w:bottom w:val="none" w:sz="0" w:space="0" w:color="auto"/>
        <w:right w:val="none" w:sz="0" w:space="0" w:color="auto"/>
      </w:divBdr>
    </w:div>
    <w:div w:id="1339389400">
      <w:marLeft w:val="640"/>
      <w:marRight w:val="0"/>
      <w:marTop w:val="0"/>
      <w:marBottom w:val="0"/>
      <w:divBdr>
        <w:top w:val="none" w:sz="0" w:space="0" w:color="auto"/>
        <w:left w:val="none" w:sz="0" w:space="0" w:color="auto"/>
        <w:bottom w:val="none" w:sz="0" w:space="0" w:color="auto"/>
        <w:right w:val="none" w:sz="0" w:space="0" w:color="auto"/>
      </w:divBdr>
    </w:div>
    <w:div w:id="1339427309">
      <w:marLeft w:val="640"/>
      <w:marRight w:val="0"/>
      <w:marTop w:val="0"/>
      <w:marBottom w:val="0"/>
      <w:divBdr>
        <w:top w:val="none" w:sz="0" w:space="0" w:color="auto"/>
        <w:left w:val="none" w:sz="0" w:space="0" w:color="auto"/>
        <w:bottom w:val="none" w:sz="0" w:space="0" w:color="auto"/>
        <w:right w:val="none" w:sz="0" w:space="0" w:color="auto"/>
      </w:divBdr>
    </w:div>
    <w:div w:id="1339427537">
      <w:marLeft w:val="640"/>
      <w:marRight w:val="0"/>
      <w:marTop w:val="0"/>
      <w:marBottom w:val="0"/>
      <w:divBdr>
        <w:top w:val="none" w:sz="0" w:space="0" w:color="auto"/>
        <w:left w:val="none" w:sz="0" w:space="0" w:color="auto"/>
        <w:bottom w:val="none" w:sz="0" w:space="0" w:color="auto"/>
        <w:right w:val="none" w:sz="0" w:space="0" w:color="auto"/>
      </w:divBdr>
    </w:div>
    <w:div w:id="1339428462">
      <w:marLeft w:val="640"/>
      <w:marRight w:val="0"/>
      <w:marTop w:val="0"/>
      <w:marBottom w:val="0"/>
      <w:divBdr>
        <w:top w:val="none" w:sz="0" w:space="0" w:color="auto"/>
        <w:left w:val="none" w:sz="0" w:space="0" w:color="auto"/>
        <w:bottom w:val="none" w:sz="0" w:space="0" w:color="auto"/>
        <w:right w:val="none" w:sz="0" w:space="0" w:color="auto"/>
      </w:divBdr>
    </w:div>
    <w:div w:id="1339430739">
      <w:marLeft w:val="640"/>
      <w:marRight w:val="0"/>
      <w:marTop w:val="0"/>
      <w:marBottom w:val="0"/>
      <w:divBdr>
        <w:top w:val="none" w:sz="0" w:space="0" w:color="auto"/>
        <w:left w:val="none" w:sz="0" w:space="0" w:color="auto"/>
        <w:bottom w:val="none" w:sz="0" w:space="0" w:color="auto"/>
        <w:right w:val="none" w:sz="0" w:space="0" w:color="auto"/>
      </w:divBdr>
    </w:div>
    <w:div w:id="1339499958">
      <w:marLeft w:val="640"/>
      <w:marRight w:val="0"/>
      <w:marTop w:val="0"/>
      <w:marBottom w:val="0"/>
      <w:divBdr>
        <w:top w:val="none" w:sz="0" w:space="0" w:color="auto"/>
        <w:left w:val="none" w:sz="0" w:space="0" w:color="auto"/>
        <w:bottom w:val="none" w:sz="0" w:space="0" w:color="auto"/>
        <w:right w:val="none" w:sz="0" w:space="0" w:color="auto"/>
      </w:divBdr>
    </w:div>
    <w:div w:id="1339574705">
      <w:marLeft w:val="640"/>
      <w:marRight w:val="0"/>
      <w:marTop w:val="0"/>
      <w:marBottom w:val="0"/>
      <w:divBdr>
        <w:top w:val="none" w:sz="0" w:space="0" w:color="auto"/>
        <w:left w:val="none" w:sz="0" w:space="0" w:color="auto"/>
        <w:bottom w:val="none" w:sz="0" w:space="0" w:color="auto"/>
        <w:right w:val="none" w:sz="0" w:space="0" w:color="auto"/>
      </w:divBdr>
    </w:div>
    <w:div w:id="1339578320">
      <w:marLeft w:val="640"/>
      <w:marRight w:val="0"/>
      <w:marTop w:val="0"/>
      <w:marBottom w:val="0"/>
      <w:divBdr>
        <w:top w:val="none" w:sz="0" w:space="0" w:color="auto"/>
        <w:left w:val="none" w:sz="0" w:space="0" w:color="auto"/>
        <w:bottom w:val="none" w:sz="0" w:space="0" w:color="auto"/>
        <w:right w:val="none" w:sz="0" w:space="0" w:color="auto"/>
      </w:divBdr>
    </w:div>
    <w:div w:id="1339693938">
      <w:marLeft w:val="640"/>
      <w:marRight w:val="0"/>
      <w:marTop w:val="0"/>
      <w:marBottom w:val="0"/>
      <w:divBdr>
        <w:top w:val="none" w:sz="0" w:space="0" w:color="auto"/>
        <w:left w:val="none" w:sz="0" w:space="0" w:color="auto"/>
        <w:bottom w:val="none" w:sz="0" w:space="0" w:color="auto"/>
        <w:right w:val="none" w:sz="0" w:space="0" w:color="auto"/>
      </w:divBdr>
    </w:div>
    <w:div w:id="1339697200">
      <w:marLeft w:val="640"/>
      <w:marRight w:val="0"/>
      <w:marTop w:val="0"/>
      <w:marBottom w:val="0"/>
      <w:divBdr>
        <w:top w:val="none" w:sz="0" w:space="0" w:color="auto"/>
        <w:left w:val="none" w:sz="0" w:space="0" w:color="auto"/>
        <w:bottom w:val="none" w:sz="0" w:space="0" w:color="auto"/>
        <w:right w:val="none" w:sz="0" w:space="0" w:color="auto"/>
      </w:divBdr>
    </w:div>
    <w:div w:id="1339773967">
      <w:marLeft w:val="640"/>
      <w:marRight w:val="0"/>
      <w:marTop w:val="0"/>
      <w:marBottom w:val="0"/>
      <w:divBdr>
        <w:top w:val="none" w:sz="0" w:space="0" w:color="auto"/>
        <w:left w:val="none" w:sz="0" w:space="0" w:color="auto"/>
        <w:bottom w:val="none" w:sz="0" w:space="0" w:color="auto"/>
        <w:right w:val="none" w:sz="0" w:space="0" w:color="auto"/>
      </w:divBdr>
    </w:div>
    <w:div w:id="1339845388">
      <w:marLeft w:val="640"/>
      <w:marRight w:val="0"/>
      <w:marTop w:val="0"/>
      <w:marBottom w:val="0"/>
      <w:divBdr>
        <w:top w:val="none" w:sz="0" w:space="0" w:color="auto"/>
        <w:left w:val="none" w:sz="0" w:space="0" w:color="auto"/>
        <w:bottom w:val="none" w:sz="0" w:space="0" w:color="auto"/>
        <w:right w:val="none" w:sz="0" w:space="0" w:color="auto"/>
      </w:divBdr>
    </w:div>
    <w:div w:id="1339887864">
      <w:marLeft w:val="640"/>
      <w:marRight w:val="0"/>
      <w:marTop w:val="0"/>
      <w:marBottom w:val="0"/>
      <w:divBdr>
        <w:top w:val="none" w:sz="0" w:space="0" w:color="auto"/>
        <w:left w:val="none" w:sz="0" w:space="0" w:color="auto"/>
        <w:bottom w:val="none" w:sz="0" w:space="0" w:color="auto"/>
        <w:right w:val="none" w:sz="0" w:space="0" w:color="auto"/>
      </w:divBdr>
    </w:div>
    <w:div w:id="1339888976">
      <w:marLeft w:val="640"/>
      <w:marRight w:val="0"/>
      <w:marTop w:val="0"/>
      <w:marBottom w:val="0"/>
      <w:divBdr>
        <w:top w:val="none" w:sz="0" w:space="0" w:color="auto"/>
        <w:left w:val="none" w:sz="0" w:space="0" w:color="auto"/>
        <w:bottom w:val="none" w:sz="0" w:space="0" w:color="auto"/>
        <w:right w:val="none" w:sz="0" w:space="0" w:color="auto"/>
      </w:divBdr>
    </w:div>
    <w:div w:id="1339963217">
      <w:marLeft w:val="640"/>
      <w:marRight w:val="0"/>
      <w:marTop w:val="0"/>
      <w:marBottom w:val="0"/>
      <w:divBdr>
        <w:top w:val="none" w:sz="0" w:space="0" w:color="auto"/>
        <w:left w:val="none" w:sz="0" w:space="0" w:color="auto"/>
        <w:bottom w:val="none" w:sz="0" w:space="0" w:color="auto"/>
        <w:right w:val="none" w:sz="0" w:space="0" w:color="auto"/>
      </w:divBdr>
    </w:div>
    <w:div w:id="1339965082">
      <w:marLeft w:val="640"/>
      <w:marRight w:val="0"/>
      <w:marTop w:val="0"/>
      <w:marBottom w:val="0"/>
      <w:divBdr>
        <w:top w:val="none" w:sz="0" w:space="0" w:color="auto"/>
        <w:left w:val="none" w:sz="0" w:space="0" w:color="auto"/>
        <w:bottom w:val="none" w:sz="0" w:space="0" w:color="auto"/>
        <w:right w:val="none" w:sz="0" w:space="0" w:color="auto"/>
      </w:divBdr>
    </w:div>
    <w:div w:id="1340043094">
      <w:marLeft w:val="640"/>
      <w:marRight w:val="0"/>
      <w:marTop w:val="0"/>
      <w:marBottom w:val="0"/>
      <w:divBdr>
        <w:top w:val="none" w:sz="0" w:space="0" w:color="auto"/>
        <w:left w:val="none" w:sz="0" w:space="0" w:color="auto"/>
        <w:bottom w:val="none" w:sz="0" w:space="0" w:color="auto"/>
        <w:right w:val="none" w:sz="0" w:space="0" w:color="auto"/>
      </w:divBdr>
    </w:div>
    <w:div w:id="1340087481">
      <w:marLeft w:val="640"/>
      <w:marRight w:val="0"/>
      <w:marTop w:val="0"/>
      <w:marBottom w:val="0"/>
      <w:divBdr>
        <w:top w:val="none" w:sz="0" w:space="0" w:color="auto"/>
        <w:left w:val="none" w:sz="0" w:space="0" w:color="auto"/>
        <w:bottom w:val="none" w:sz="0" w:space="0" w:color="auto"/>
        <w:right w:val="none" w:sz="0" w:space="0" w:color="auto"/>
      </w:divBdr>
    </w:div>
    <w:div w:id="1340111802">
      <w:marLeft w:val="640"/>
      <w:marRight w:val="0"/>
      <w:marTop w:val="0"/>
      <w:marBottom w:val="0"/>
      <w:divBdr>
        <w:top w:val="none" w:sz="0" w:space="0" w:color="auto"/>
        <w:left w:val="none" w:sz="0" w:space="0" w:color="auto"/>
        <w:bottom w:val="none" w:sz="0" w:space="0" w:color="auto"/>
        <w:right w:val="none" w:sz="0" w:space="0" w:color="auto"/>
      </w:divBdr>
    </w:div>
    <w:div w:id="1340159107">
      <w:marLeft w:val="640"/>
      <w:marRight w:val="0"/>
      <w:marTop w:val="0"/>
      <w:marBottom w:val="0"/>
      <w:divBdr>
        <w:top w:val="none" w:sz="0" w:space="0" w:color="auto"/>
        <w:left w:val="none" w:sz="0" w:space="0" w:color="auto"/>
        <w:bottom w:val="none" w:sz="0" w:space="0" w:color="auto"/>
        <w:right w:val="none" w:sz="0" w:space="0" w:color="auto"/>
      </w:divBdr>
    </w:div>
    <w:div w:id="1340236990">
      <w:marLeft w:val="640"/>
      <w:marRight w:val="0"/>
      <w:marTop w:val="0"/>
      <w:marBottom w:val="0"/>
      <w:divBdr>
        <w:top w:val="none" w:sz="0" w:space="0" w:color="auto"/>
        <w:left w:val="none" w:sz="0" w:space="0" w:color="auto"/>
        <w:bottom w:val="none" w:sz="0" w:space="0" w:color="auto"/>
        <w:right w:val="none" w:sz="0" w:space="0" w:color="auto"/>
      </w:divBdr>
    </w:div>
    <w:div w:id="1340280591">
      <w:marLeft w:val="640"/>
      <w:marRight w:val="0"/>
      <w:marTop w:val="0"/>
      <w:marBottom w:val="0"/>
      <w:divBdr>
        <w:top w:val="none" w:sz="0" w:space="0" w:color="auto"/>
        <w:left w:val="none" w:sz="0" w:space="0" w:color="auto"/>
        <w:bottom w:val="none" w:sz="0" w:space="0" w:color="auto"/>
        <w:right w:val="none" w:sz="0" w:space="0" w:color="auto"/>
      </w:divBdr>
    </w:div>
    <w:div w:id="1340308761">
      <w:marLeft w:val="640"/>
      <w:marRight w:val="0"/>
      <w:marTop w:val="0"/>
      <w:marBottom w:val="0"/>
      <w:divBdr>
        <w:top w:val="none" w:sz="0" w:space="0" w:color="auto"/>
        <w:left w:val="none" w:sz="0" w:space="0" w:color="auto"/>
        <w:bottom w:val="none" w:sz="0" w:space="0" w:color="auto"/>
        <w:right w:val="none" w:sz="0" w:space="0" w:color="auto"/>
      </w:divBdr>
    </w:div>
    <w:div w:id="1340309342">
      <w:marLeft w:val="640"/>
      <w:marRight w:val="0"/>
      <w:marTop w:val="0"/>
      <w:marBottom w:val="0"/>
      <w:divBdr>
        <w:top w:val="none" w:sz="0" w:space="0" w:color="auto"/>
        <w:left w:val="none" w:sz="0" w:space="0" w:color="auto"/>
        <w:bottom w:val="none" w:sz="0" w:space="0" w:color="auto"/>
        <w:right w:val="none" w:sz="0" w:space="0" w:color="auto"/>
      </w:divBdr>
    </w:div>
    <w:div w:id="1340355985">
      <w:marLeft w:val="640"/>
      <w:marRight w:val="0"/>
      <w:marTop w:val="0"/>
      <w:marBottom w:val="0"/>
      <w:divBdr>
        <w:top w:val="none" w:sz="0" w:space="0" w:color="auto"/>
        <w:left w:val="none" w:sz="0" w:space="0" w:color="auto"/>
        <w:bottom w:val="none" w:sz="0" w:space="0" w:color="auto"/>
        <w:right w:val="none" w:sz="0" w:space="0" w:color="auto"/>
      </w:divBdr>
    </w:div>
    <w:div w:id="1340424478">
      <w:marLeft w:val="640"/>
      <w:marRight w:val="0"/>
      <w:marTop w:val="0"/>
      <w:marBottom w:val="0"/>
      <w:divBdr>
        <w:top w:val="none" w:sz="0" w:space="0" w:color="auto"/>
        <w:left w:val="none" w:sz="0" w:space="0" w:color="auto"/>
        <w:bottom w:val="none" w:sz="0" w:space="0" w:color="auto"/>
        <w:right w:val="none" w:sz="0" w:space="0" w:color="auto"/>
      </w:divBdr>
    </w:div>
    <w:div w:id="1340425705">
      <w:marLeft w:val="640"/>
      <w:marRight w:val="0"/>
      <w:marTop w:val="0"/>
      <w:marBottom w:val="0"/>
      <w:divBdr>
        <w:top w:val="none" w:sz="0" w:space="0" w:color="auto"/>
        <w:left w:val="none" w:sz="0" w:space="0" w:color="auto"/>
        <w:bottom w:val="none" w:sz="0" w:space="0" w:color="auto"/>
        <w:right w:val="none" w:sz="0" w:space="0" w:color="auto"/>
      </w:divBdr>
    </w:div>
    <w:div w:id="1340540744">
      <w:marLeft w:val="640"/>
      <w:marRight w:val="0"/>
      <w:marTop w:val="0"/>
      <w:marBottom w:val="0"/>
      <w:divBdr>
        <w:top w:val="none" w:sz="0" w:space="0" w:color="auto"/>
        <w:left w:val="none" w:sz="0" w:space="0" w:color="auto"/>
        <w:bottom w:val="none" w:sz="0" w:space="0" w:color="auto"/>
        <w:right w:val="none" w:sz="0" w:space="0" w:color="auto"/>
      </w:divBdr>
    </w:div>
    <w:div w:id="1340615342">
      <w:marLeft w:val="640"/>
      <w:marRight w:val="0"/>
      <w:marTop w:val="0"/>
      <w:marBottom w:val="0"/>
      <w:divBdr>
        <w:top w:val="none" w:sz="0" w:space="0" w:color="auto"/>
        <w:left w:val="none" w:sz="0" w:space="0" w:color="auto"/>
        <w:bottom w:val="none" w:sz="0" w:space="0" w:color="auto"/>
        <w:right w:val="none" w:sz="0" w:space="0" w:color="auto"/>
      </w:divBdr>
    </w:div>
    <w:div w:id="1340615650">
      <w:marLeft w:val="640"/>
      <w:marRight w:val="0"/>
      <w:marTop w:val="0"/>
      <w:marBottom w:val="0"/>
      <w:divBdr>
        <w:top w:val="none" w:sz="0" w:space="0" w:color="auto"/>
        <w:left w:val="none" w:sz="0" w:space="0" w:color="auto"/>
        <w:bottom w:val="none" w:sz="0" w:space="0" w:color="auto"/>
        <w:right w:val="none" w:sz="0" w:space="0" w:color="auto"/>
      </w:divBdr>
    </w:div>
    <w:div w:id="1340615712">
      <w:marLeft w:val="640"/>
      <w:marRight w:val="0"/>
      <w:marTop w:val="0"/>
      <w:marBottom w:val="0"/>
      <w:divBdr>
        <w:top w:val="none" w:sz="0" w:space="0" w:color="auto"/>
        <w:left w:val="none" w:sz="0" w:space="0" w:color="auto"/>
        <w:bottom w:val="none" w:sz="0" w:space="0" w:color="auto"/>
        <w:right w:val="none" w:sz="0" w:space="0" w:color="auto"/>
      </w:divBdr>
    </w:div>
    <w:div w:id="1340616644">
      <w:marLeft w:val="640"/>
      <w:marRight w:val="0"/>
      <w:marTop w:val="0"/>
      <w:marBottom w:val="0"/>
      <w:divBdr>
        <w:top w:val="none" w:sz="0" w:space="0" w:color="auto"/>
        <w:left w:val="none" w:sz="0" w:space="0" w:color="auto"/>
        <w:bottom w:val="none" w:sz="0" w:space="0" w:color="auto"/>
        <w:right w:val="none" w:sz="0" w:space="0" w:color="auto"/>
      </w:divBdr>
    </w:div>
    <w:div w:id="1340616969">
      <w:marLeft w:val="640"/>
      <w:marRight w:val="0"/>
      <w:marTop w:val="0"/>
      <w:marBottom w:val="0"/>
      <w:divBdr>
        <w:top w:val="none" w:sz="0" w:space="0" w:color="auto"/>
        <w:left w:val="none" w:sz="0" w:space="0" w:color="auto"/>
        <w:bottom w:val="none" w:sz="0" w:space="0" w:color="auto"/>
        <w:right w:val="none" w:sz="0" w:space="0" w:color="auto"/>
      </w:divBdr>
    </w:div>
    <w:div w:id="1340621665">
      <w:marLeft w:val="640"/>
      <w:marRight w:val="0"/>
      <w:marTop w:val="0"/>
      <w:marBottom w:val="0"/>
      <w:divBdr>
        <w:top w:val="none" w:sz="0" w:space="0" w:color="auto"/>
        <w:left w:val="none" w:sz="0" w:space="0" w:color="auto"/>
        <w:bottom w:val="none" w:sz="0" w:space="0" w:color="auto"/>
        <w:right w:val="none" w:sz="0" w:space="0" w:color="auto"/>
      </w:divBdr>
    </w:div>
    <w:div w:id="1340741036">
      <w:marLeft w:val="640"/>
      <w:marRight w:val="0"/>
      <w:marTop w:val="0"/>
      <w:marBottom w:val="0"/>
      <w:divBdr>
        <w:top w:val="none" w:sz="0" w:space="0" w:color="auto"/>
        <w:left w:val="none" w:sz="0" w:space="0" w:color="auto"/>
        <w:bottom w:val="none" w:sz="0" w:space="0" w:color="auto"/>
        <w:right w:val="none" w:sz="0" w:space="0" w:color="auto"/>
      </w:divBdr>
    </w:div>
    <w:div w:id="1340742312">
      <w:marLeft w:val="640"/>
      <w:marRight w:val="0"/>
      <w:marTop w:val="0"/>
      <w:marBottom w:val="0"/>
      <w:divBdr>
        <w:top w:val="none" w:sz="0" w:space="0" w:color="auto"/>
        <w:left w:val="none" w:sz="0" w:space="0" w:color="auto"/>
        <w:bottom w:val="none" w:sz="0" w:space="0" w:color="auto"/>
        <w:right w:val="none" w:sz="0" w:space="0" w:color="auto"/>
      </w:divBdr>
    </w:div>
    <w:div w:id="1340887565">
      <w:marLeft w:val="640"/>
      <w:marRight w:val="0"/>
      <w:marTop w:val="0"/>
      <w:marBottom w:val="0"/>
      <w:divBdr>
        <w:top w:val="none" w:sz="0" w:space="0" w:color="auto"/>
        <w:left w:val="none" w:sz="0" w:space="0" w:color="auto"/>
        <w:bottom w:val="none" w:sz="0" w:space="0" w:color="auto"/>
        <w:right w:val="none" w:sz="0" w:space="0" w:color="auto"/>
      </w:divBdr>
    </w:div>
    <w:div w:id="1340963465">
      <w:marLeft w:val="640"/>
      <w:marRight w:val="0"/>
      <w:marTop w:val="0"/>
      <w:marBottom w:val="0"/>
      <w:divBdr>
        <w:top w:val="none" w:sz="0" w:space="0" w:color="auto"/>
        <w:left w:val="none" w:sz="0" w:space="0" w:color="auto"/>
        <w:bottom w:val="none" w:sz="0" w:space="0" w:color="auto"/>
        <w:right w:val="none" w:sz="0" w:space="0" w:color="auto"/>
      </w:divBdr>
    </w:div>
    <w:div w:id="1341083816">
      <w:marLeft w:val="640"/>
      <w:marRight w:val="0"/>
      <w:marTop w:val="0"/>
      <w:marBottom w:val="0"/>
      <w:divBdr>
        <w:top w:val="none" w:sz="0" w:space="0" w:color="auto"/>
        <w:left w:val="none" w:sz="0" w:space="0" w:color="auto"/>
        <w:bottom w:val="none" w:sz="0" w:space="0" w:color="auto"/>
        <w:right w:val="none" w:sz="0" w:space="0" w:color="auto"/>
      </w:divBdr>
    </w:div>
    <w:div w:id="1341152631">
      <w:marLeft w:val="640"/>
      <w:marRight w:val="0"/>
      <w:marTop w:val="0"/>
      <w:marBottom w:val="0"/>
      <w:divBdr>
        <w:top w:val="none" w:sz="0" w:space="0" w:color="auto"/>
        <w:left w:val="none" w:sz="0" w:space="0" w:color="auto"/>
        <w:bottom w:val="none" w:sz="0" w:space="0" w:color="auto"/>
        <w:right w:val="none" w:sz="0" w:space="0" w:color="auto"/>
      </w:divBdr>
    </w:div>
    <w:div w:id="1341158756">
      <w:marLeft w:val="640"/>
      <w:marRight w:val="0"/>
      <w:marTop w:val="0"/>
      <w:marBottom w:val="0"/>
      <w:divBdr>
        <w:top w:val="none" w:sz="0" w:space="0" w:color="auto"/>
        <w:left w:val="none" w:sz="0" w:space="0" w:color="auto"/>
        <w:bottom w:val="none" w:sz="0" w:space="0" w:color="auto"/>
        <w:right w:val="none" w:sz="0" w:space="0" w:color="auto"/>
      </w:divBdr>
    </w:div>
    <w:div w:id="1341204133">
      <w:marLeft w:val="640"/>
      <w:marRight w:val="0"/>
      <w:marTop w:val="0"/>
      <w:marBottom w:val="0"/>
      <w:divBdr>
        <w:top w:val="none" w:sz="0" w:space="0" w:color="auto"/>
        <w:left w:val="none" w:sz="0" w:space="0" w:color="auto"/>
        <w:bottom w:val="none" w:sz="0" w:space="0" w:color="auto"/>
        <w:right w:val="none" w:sz="0" w:space="0" w:color="auto"/>
      </w:divBdr>
    </w:div>
    <w:div w:id="1341346655">
      <w:marLeft w:val="640"/>
      <w:marRight w:val="0"/>
      <w:marTop w:val="0"/>
      <w:marBottom w:val="0"/>
      <w:divBdr>
        <w:top w:val="none" w:sz="0" w:space="0" w:color="auto"/>
        <w:left w:val="none" w:sz="0" w:space="0" w:color="auto"/>
        <w:bottom w:val="none" w:sz="0" w:space="0" w:color="auto"/>
        <w:right w:val="none" w:sz="0" w:space="0" w:color="auto"/>
      </w:divBdr>
    </w:div>
    <w:div w:id="1341348124">
      <w:marLeft w:val="640"/>
      <w:marRight w:val="0"/>
      <w:marTop w:val="0"/>
      <w:marBottom w:val="0"/>
      <w:divBdr>
        <w:top w:val="none" w:sz="0" w:space="0" w:color="auto"/>
        <w:left w:val="none" w:sz="0" w:space="0" w:color="auto"/>
        <w:bottom w:val="none" w:sz="0" w:space="0" w:color="auto"/>
        <w:right w:val="none" w:sz="0" w:space="0" w:color="auto"/>
      </w:divBdr>
    </w:div>
    <w:div w:id="1341397352">
      <w:marLeft w:val="640"/>
      <w:marRight w:val="0"/>
      <w:marTop w:val="0"/>
      <w:marBottom w:val="0"/>
      <w:divBdr>
        <w:top w:val="none" w:sz="0" w:space="0" w:color="auto"/>
        <w:left w:val="none" w:sz="0" w:space="0" w:color="auto"/>
        <w:bottom w:val="none" w:sz="0" w:space="0" w:color="auto"/>
        <w:right w:val="none" w:sz="0" w:space="0" w:color="auto"/>
      </w:divBdr>
    </w:div>
    <w:div w:id="1341464713">
      <w:marLeft w:val="640"/>
      <w:marRight w:val="0"/>
      <w:marTop w:val="0"/>
      <w:marBottom w:val="0"/>
      <w:divBdr>
        <w:top w:val="none" w:sz="0" w:space="0" w:color="auto"/>
        <w:left w:val="none" w:sz="0" w:space="0" w:color="auto"/>
        <w:bottom w:val="none" w:sz="0" w:space="0" w:color="auto"/>
        <w:right w:val="none" w:sz="0" w:space="0" w:color="auto"/>
      </w:divBdr>
    </w:div>
    <w:div w:id="1341544451">
      <w:marLeft w:val="640"/>
      <w:marRight w:val="0"/>
      <w:marTop w:val="0"/>
      <w:marBottom w:val="0"/>
      <w:divBdr>
        <w:top w:val="none" w:sz="0" w:space="0" w:color="auto"/>
        <w:left w:val="none" w:sz="0" w:space="0" w:color="auto"/>
        <w:bottom w:val="none" w:sz="0" w:space="0" w:color="auto"/>
        <w:right w:val="none" w:sz="0" w:space="0" w:color="auto"/>
      </w:divBdr>
    </w:div>
    <w:div w:id="1341616683">
      <w:marLeft w:val="640"/>
      <w:marRight w:val="0"/>
      <w:marTop w:val="0"/>
      <w:marBottom w:val="0"/>
      <w:divBdr>
        <w:top w:val="none" w:sz="0" w:space="0" w:color="auto"/>
        <w:left w:val="none" w:sz="0" w:space="0" w:color="auto"/>
        <w:bottom w:val="none" w:sz="0" w:space="0" w:color="auto"/>
        <w:right w:val="none" w:sz="0" w:space="0" w:color="auto"/>
      </w:divBdr>
    </w:div>
    <w:div w:id="1341618094">
      <w:marLeft w:val="640"/>
      <w:marRight w:val="0"/>
      <w:marTop w:val="0"/>
      <w:marBottom w:val="0"/>
      <w:divBdr>
        <w:top w:val="none" w:sz="0" w:space="0" w:color="auto"/>
        <w:left w:val="none" w:sz="0" w:space="0" w:color="auto"/>
        <w:bottom w:val="none" w:sz="0" w:space="0" w:color="auto"/>
        <w:right w:val="none" w:sz="0" w:space="0" w:color="auto"/>
      </w:divBdr>
    </w:div>
    <w:div w:id="1341854286">
      <w:marLeft w:val="640"/>
      <w:marRight w:val="0"/>
      <w:marTop w:val="0"/>
      <w:marBottom w:val="0"/>
      <w:divBdr>
        <w:top w:val="none" w:sz="0" w:space="0" w:color="auto"/>
        <w:left w:val="none" w:sz="0" w:space="0" w:color="auto"/>
        <w:bottom w:val="none" w:sz="0" w:space="0" w:color="auto"/>
        <w:right w:val="none" w:sz="0" w:space="0" w:color="auto"/>
      </w:divBdr>
    </w:div>
    <w:div w:id="1341856119">
      <w:marLeft w:val="640"/>
      <w:marRight w:val="0"/>
      <w:marTop w:val="0"/>
      <w:marBottom w:val="0"/>
      <w:divBdr>
        <w:top w:val="none" w:sz="0" w:space="0" w:color="auto"/>
        <w:left w:val="none" w:sz="0" w:space="0" w:color="auto"/>
        <w:bottom w:val="none" w:sz="0" w:space="0" w:color="auto"/>
        <w:right w:val="none" w:sz="0" w:space="0" w:color="auto"/>
      </w:divBdr>
    </w:div>
    <w:div w:id="1341859681">
      <w:marLeft w:val="640"/>
      <w:marRight w:val="0"/>
      <w:marTop w:val="0"/>
      <w:marBottom w:val="0"/>
      <w:divBdr>
        <w:top w:val="none" w:sz="0" w:space="0" w:color="auto"/>
        <w:left w:val="none" w:sz="0" w:space="0" w:color="auto"/>
        <w:bottom w:val="none" w:sz="0" w:space="0" w:color="auto"/>
        <w:right w:val="none" w:sz="0" w:space="0" w:color="auto"/>
      </w:divBdr>
    </w:div>
    <w:div w:id="1341933965">
      <w:marLeft w:val="640"/>
      <w:marRight w:val="0"/>
      <w:marTop w:val="0"/>
      <w:marBottom w:val="0"/>
      <w:divBdr>
        <w:top w:val="none" w:sz="0" w:space="0" w:color="auto"/>
        <w:left w:val="none" w:sz="0" w:space="0" w:color="auto"/>
        <w:bottom w:val="none" w:sz="0" w:space="0" w:color="auto"/>
        <w:right w:val="none" w:sz="0" w:space="0" w:color="auto"/>
      </w:divBdr>
    </w:div>
    <w:div w:id="1342005496">
      <w:marLeft w:val="640"/>
      <w:marRight w:val="0"/>
      <w:marTop w:val="0"/>
      <w:marBottom w:val="0"/>
      <w:divBdr>
        <w:top w:val="none" w:sz="0" w:space="0" w:color="auto"/>
        <w:left w:val="none" w:sz="0" w:space="0" w:color="auto"/>
        <w:bottom w:val="none" w:sz="0" w:space="0" w:color="auto"/>
        <w:right w:val="none" w:sz="0" w:space="0" w:color="auto"/>
      </w:divBdr>
    </w:div>
    <w:div w:id="1342052412">
      <w:marLeft w:val="640"/>
      <w:marRight w:val="0"/>
      <w:marTop w:val="0"/>
      <w:marBottom w:val="0"/>
      <w:divBdr>
        <w:top w:val="none" w:sz="0" w:space="0" w:color="auto"/>
        <w:left w:val="none" w:sz="0" w:space="0" w:color="auto"/>
        <w:bottom w:val="none" w:sz="0" w:space="0" w:color="auto"/>
        <w:right w:val="none" w:sz="0" w:space="0" w:color="auto"/>
      </w:divBdr>
    </w:div>
    <w:div w:id="1342316239">
      <w:marLeft w:val="640"/>
      <w:marRight w:val="0"/>
      <w:marTop w:val="0"/>
      <w:marBottom w:val="0"/>
      <w:divBdr>
        <w:top w:val="none" w:sz="0" w:space="0" w:color="auto"/>
        <w:left w:val="none" w:sz="0" w:space="0" w:color="auto"/>
        <w:bottom w:val="none" w:sz="0" w:space="0" w:color="auto"/>
        <w:right w:val="none" w:sz="0" w:space="0" w:color="auto"/>
      </w:divBdr>
    </w:div>
    <w:div w:id="1342317629">
      <w:marLeft w:val="640"/>
      <w:marRight w:val="0"/>
      <w:marTop w:val="0"/>
      <w:marBottom w:val="0"/>
      <w:divBdr>
        <w:top w:val="none" w:sz="0" w:space="0" w:color="auto"/>
        <w:left w:val="none" w:sz="0" w:space="0" w:color="auto"/>
        <w:bottom w:val="none" w:sz="0" w:space="0" w:color="auto"/>
        <w:right w:val="none" w:sz="0" w:space="0" w:color="auto"/>
      </w:divBdr>
    </w:div>
    <w:div w:id="1342390257">
      <w:marLeft w:val="640"/>
      <w:marRight w:val="0"/>
      <w:marTop w:val="0"/>
      <w:marBottom w:val="0"/>
      <w:divBdr>
        <w:top w:val="none" w:sz="0" w:space="0" w:color="auto"/>
        <w:left w:val="none" w:sz="0" w:space="0" w:color="auto"/>
        <w:bottom w:val="none" w:sz="0" w:space="0" w:color="auto"/>
        <w:right w:val="none" w:sz="0" w:space="0" w:color="auto"/>
      </w:divBdr>
    </w:div>
    <w:div w:id="1342396527">
      <w:marLeft w:val="640"/>
      <w:marRight w:val="0"/>
      <w:marTop w:val="0"/>
      <w:marBottom w:val="0"/>
      <w:divBdr>
        <w:top w:val="none" w:sz="0" w:space="0" w:color="auto"/>
        <w:left w:val="none" w:sz="0" w:space="0" w:color="auto"/>
        <w:bottom w:val="none" w:sz="0" w:space="0" w:color="auto"/>
        <w:right w:val="none" w:sz="0" w:space="0" w:color="auto"/>
      </w:divBdr>
    </w:div>
    <w:div w:id="1342467526">
      <w:marLeft w:val="640"/>
      <w:marRight w:val="0"/>
      <w:marTop w:val="0"/>
      <w:marBottom w:val="0"/>
      <w:divBdr>
        <w:top w:val="none" w:sz="0" w:space="0" w:color="auto"/>
        <w:left w:val="none" w:sz="0" w:space="0" w:color="auto"/>
        <w:bottom w:val="none" w:sz="0" w:space="0" w:color="auto"/>
        <w:right w:val="none" w:sz="0" w:space="0" w:color="auto"/>
      </w:divBdr>
    </w:div>
    <w:div w:id="1342468096">
      <w:marLeft w:val="640"/>
      <w:marRight w:val="0"/>
      <w:marTop w:val="0"/>
      <w:marBottom w:val="0"/>
      <w:divBdr>
        <w:top w:val="none" w:sz="0" w:space="0" w:color="auto"/>
        <w:left w:val="none" w:sz="0" w:space="0" w:color="auto"/>
        <w:bottom w:val="none" w:sz="0" w:space="0" w:color="auto"/>
        <w:right w:val="none" w:sz="0" w:space="0" w:color="auto"/>
      </w:divBdr>
    </w:div>
    <w:div w:id="1342470921">
      <w:marLeft w:val="640"/>
      <w:marRight w:val="0"/>
      <w:marTop w:val="0"/>
      <w:marBottom w:val="0"/>
      <w:divBdr>
        <w:top w:val="none" w:sz="0" w:space="0" w:color="auto"/>
        <w:left w:val="none" w:sz="0" w:space="0" w:color="auto"/>
        <w:bottom w:val="none" w:sz="0" w:space="0" w:color="auto"/>
        <w:right w:val="none" w:sz="0" w:space="0" w:color="auto"/>
      </w:divBdr>
    </w:div>
    <w:div w:id="1342471187">
      <w:marLeft w:val="640"/>
      <w:marRight w:val="0"/>
      <w:marTop w:val="0"/>
      <w:marBottom w:val="0"/>
      <w:divBdr>
        <w:top w:val="none" w:sz="0" w:space="0" w:color="auto"/>
        <w:left w:val="none" w:sz="0" w:space="0" w:color="auto"/>
        <w:bottom w:val="none" w:sz="0" w:space="0" w:color="auto"/>
        <w:right w:val="none" w:sz="0" w:space="0" w:color="auto"/>
      </w:divBdr>
    </w:div>
    <w:div w:id="1342581738">
      <w:marLeft w:val="640"/>
      <w:marRight w:val="0"/>
      <w:marTop w:val="0"/>
      <w:marBottom w:val="0"/>
      <w:divBdr>
        <w:top w:val="none" w:sz="0" w:space="0" w:color="auto"/>
        <w:left w:val="none" w:sz="0" w:space="0" w:color="auto"/>
        <w:bottom w:val="none" w:sz="0" w:space="0" w:color="auto"/>
        <w:right w:val="none" w:sz="0" w:space="0" w:color="auto"/>
      </w:divBdr>
    </w:div>
    <w:div w:id="1342583550">
      <w:marLeft w:val="640"/>
      <w:marRight w:val="0"/>
      <w:marTop w:val="0"/>
      <w:marBottom w:val="0"/>
      <w:divBdr>
        <w:top w:val="none" w:sz="0" w:space="0" w:color="auto"/>
        <w:left w:val="none" w:sz="0" w:space="0" w:color="auto"/>
        <w:bottom w:val="none" w:sz="0" w:space="0" w:color="auto"/>
        <w:right w:val="none" w:sz="0" w:space="0" w:color="auto"/>
      </w:divBdr>
    </w:div>
    <w:div w:id="1342588237">
      <w:marLeft w:val="640"/>
      <w:marRight w:val="0"/>
      <w:marTop w:val="0"/>
      <w:marBottom w:val="0"/>
      <w:divBdr>
        <w:top w:val="none" w:sz="0" w:space="0" w:color="auto"/>
        <w:left w:val="none" w:sz="0" w:space="0" w:color="auto"/>
        <w:bottom w:val="none" w:sz="0" w:space="0" w:color="auto"/>
        <w:right w:val="none" w:sz="0" w:space="0" w:color="auto"/>
      </w:divBdr>
    </w:div>
    <w:div w:id="1342781084">
      <w:marLeft w:val="640"/>
      <w:marRight w:val="0"/>
      <w:marTop w:val="0"/>
      <w:marBottom w:val="0"/>
      <w:divBdr>
        <w:top w:val="none" w:sz="0" w:space="0" w:color="auto"/>
        <w:left w:val="none" w:sz="0" w:space="0" w:color="auto"/>
        <w:bottom w:val="none" w:sz="0" w:space="0" w:color="auto"/>
        <w:right w:val="none" w:sz="0" w:space="0" w:color="auto"/>
      </w:divBdr>
    </w:div>
    <w:div w:id="1342855334">
      <w:marLeft w:val="640"/>
      <w:marRight w:val="0"/>
      <w:marTop w:val="0"/>
      <w:marBottom w:val="0"/>
      <w:divBdr>
        <w:top w:val="none" w:sz="0" w:space="0" w:color="auto"/>
        <w:left w:val="none" w:sz="0" w:space="0" w:color="auto"/>
        <w:bottom w:val="none" w:sz="0" w:space="0" w:color="auto"/>
        <w:right w:val="none" w:sz="0" w:space="0" w:color="auto"/>
      </w:divBdr>
    </w:div>
    <w:div w:id="1342900444">
      <w:marLeft w:val="640"/>
      <w:marRight w:val="0"/>
      <w:marTop w:val="0"/>
      <w:marBottom w:val="0"/>
      <w:divBdr>
        <w:top w:val="none" w:sz="0" w:space="0" w:color="auto"/>
        <w:left w:val="none" w:sz="0" w:space="0" w:color="auto"/>
        <w:bottom w:val="none" w:sz="0" w:space="0" w:color="auto"/>
        <w:right w:val="none" w:sz="0" w:space="0" w:color="auto"/>
      </w:divBdr>
    </w:div>
    <w:div w:id="1342970873">
      <w:marLeft w:val="640"/>
      <w:marRight w:val="0"/>
      <w:marTop w:val="0"/>
      <w:marBottom w:val="0"/>
      <w:divBdr>
        <w:top w:val="none" w:sz="0" w:space="0" w:color="auto"/>
        <w:left w:val="none" w:sz="0" w:space="0" w:color="auto"/>
        <w:bottom w:val="none" w:sz="0" w:space="0" w:color="auto"/>
        <w:right w:val="none" w:sz="0" w:space="0" w:color="auto"/>
      </w:divBdr>
    </w:div>
    <w:div w:id="1342970966">
      <w:marLeft w:val="640"/>
      <w:marRight w:val="0"/>
      <w:marTop w:val="0"/>
      <w:marBottom w:val="0"/>
      <w:divBdr>
        <w:top w:val="none" w:sz="0" w:space="0" w:color="auto"/>
        <w:left w:val="none" w:sz="0" w:space="0" w:color="auto"/>
        <w:bottom w:val="none" w:sz="0" w:space="0" w:color="auto"/>
        <w:right w:val="none" w:sz="0" w:space="0" w:color="auto"/>
      </w:divBdr>
    </w:div>
    <w:div w:id="1343048840">
      <w:marLeft w:val="640"/>
      <w:marRight w:val="0"/>
      <w:marTop w:val="0"/>
      <w:marBottom w:val="0"/>
      <w:divBdr>
        <w:top w:val="none" w:sz="0" w:space="0" w:color="auto"/>
        <w:left w:val="none" w:sz="0" w:space="0" w:color="auto"/>
        <w:bottom w:val="none" w:sz="0" w:space="0" w:color="auto"/>
        <w:right w:val="none" w:sz="0" w:space="0" w:color="auto"/>
      </w:divBdr>
    </w:div>
    <w:div w:id="1343118703">
      <w:marLeft w:val="640"/>
      <w:marRight w:val="0"/>
      <w:marTop w:val="0"/>
      <w:marBottom w:val="0"/>
      <w:divBdr>
        <w:top w:val="none" w:sz="0" w:space="0" w:color="auto"/>
        <w:left w:val="none" w:sz="0" w:space="0" w:color="auto"/>
        <w:bottom w:val="none" w:sz="0" w:space="0" w:color="auto"/>
        <w:right w:val="none" w:sz="0" w:space="0" w:color="auto"/>
      </w:divBdr>
    </w:div>
    <w:div w:id="1343162498">
      <w:marLeft w:val="640"/>
      <w:marRight w:val="0"/>
      <w:marTop w:val="0"/>
      <w:marBottom w:val="0"/>
      <w:divBdr>
        <w:top w:val="none" w:sz="0" w:space="0" w:color="auto"/>
        <w:left w:val="none" w:sz="0" w:space="0" w:color="auto"/>
        <w:bottom w:val="none" w:sz="0" w:space="0" w:color="auto"/>
        <w:right w:val="none" w:sz="0" w:space="0" w:color="auto"/>
      </w:divBdr>
    </w:div>
    <w:div w:id="1343238114">
      <w:marLeft w:val="640"/>
      <w:marRight w:val="0"/>
      <w:marTop w:val="0"/>
      <w:marBottom w:val="0"/>
      <w:divBdr>
        <w:top w:val="none" w:sz="0" w:space="0" w:color="auto"/>
        <w:left w:val="none" w:sz="0" w:space="0" w:color="auto"/>
        <w:bottom w:val="none" w:sz="0" w:space="0" w:color="auto"/>
        <w:right w:val="none" w:sz="0" w:space="0" w:color="auto"/>
      </w:divBdr>
    </w:div>
    <w:div w:id="1343240325">
      <w:marLeft w:val="640"/>
      <w:marRight w:val="0"/>
      <w:marTop w:val="0"/>
      <w:marBottom w:val="0"/>
      <w:divBdr>
        <w:top w:val="none" w:sz="0" w:space="0" w:color="auto"/>
        <w:left w:val="none" w:sz="0" w:space="0" w:color="auto"/>
        <w:bottom w:val="none" w:sz="0" w:space="0" w:color="auto"/>
        <w:right w:val="none" w:sz="0" w:space="0" w:color="auto"/>
      </w:divBdr>
    </w:div>
    <w:div w:id="1343242451">
      <w:marLeft w:val="640"/>
      <w:marRight w:val="0"/>
      <w:marTop w:val="0"/>
      <w:marBottom w:val="0"/>
      <w:divBdr>
        <w:top w:val="none" w:sz="0" w:space="0" w:color="auto"/>
        <w:left w:val="none" w:sz="0" w:space="0" w:color="auto"/>
        <w:bottom w:val="none" w:sz="0" w:space="0" w:color="auto"/>
        <w:right w:val="none" w:sz="0" w:space="0" w:color="auto"/>
      </w:divBdr>
    </w:div>
    <w:div w:id="1343244340">
      <w:marLeft w:val="640"/>
      <w:marRight w:val="0"/>
      <w:marTop w:val="0"/>
      <w:marBottom w:val="0"/>
      <w:divBdr>
        <w:top w:val="none" w:sz="0" w:space="0" w:color="auto"/>
        <w:left w:val="none" w:sz="0" w:space="0" w:color="auto"/>
        <w:bottom w:val="none" w:sz="0" w:space="0" w:color="auto"/>
        <w:right w:val="none" w:sz="0" w:space="0" w:color="auto"/>
      </w:divBdr>
    </w:div>
    <w:div w:id="1343437460">
      <w:marLeft w:val="640"/>
      <w:marRight w:val="0"/>
      <w:marTop w:val="0"/>
      <w:marBottom w:val="0"/>
      <w:divBdr>
        <w:top w:val="none" w:sz="0" w:space="0" w:color="auto"/>
        <w:left w:val="none" w:sz="0" w:space="0" w:color="auto"/>
        <w:bottom w:val="none" w:sz="0" w:space="0" w:color="auto"/>
        <w:right w:val="none" w:sz="0" w:space="0" w:color="auto"/>
      </w:divBdr>
    </w:div>
    <w:div w:id="1343438550">
      <w:marLeft w:val="640"/>
      <w:marRight w:val="0"/>
      <w:marTop w:val="0"/>
      <w:marBottom w:val="0"/>
      <w:divBdr>
        <w:top w:val="none" w:sz="0" w:space="0" w:color="auto"/>
        <w:left w:val="none" w:sz="0" w:space="0" w:color="auto"/>
        <w:bottom w:val="none" w:sz="0" w:space="0" w:color="auto"/>
        <w:right w:val="none" w:sz="0" w:space="0" w:color="auto"/>
      </w:divBdr>
    </w:div>
    <w:div w:id="1343506325">
      <w:marLeft w:val="640"/>
      <w:marRight w:val="0"/>
      <w:marTop w:val="0"/>
      <w:marBottom w:val="0"/>
      <w:divBdr>
        <w:top w:val="none" w:sz="0" w:space="0" w:color="auto"/>
        <w:left w:val="none" w:sz="0" w:space="0" w:color="auto"/>
        <w:bottom w:val="none" w:sz="0" w:space="0" w:color="auto"/>
        <w:right w:val="none" w:sz="0" w:space="0" w:color="auto"/>
      </w:divBdr>
    </w:div>
    <w:div w:id="1343509841">
      <w:marLeft w:val="640"/>
      <w:marRight w:val="0"/>
      <w:marTop w:val="0"/>
      <w:marBottom w:val="0"/>
      <w:divBdr>
        <w:top w:val="none" w:sz="0" w:space="0" w:color="auto"/>
        <w:left w:val="none" w:sz="0" w:space="0" w:color="auto"/>
        <w:bottom w:val="none" w:sz="0" w:space="0" w:color="auto"/>
        <w:right w:val="none" w:sz="0" w:space="0" w:color="auto"/>
      </w:divBdr>
    </w:div>
    <w:div w:id="1343510179">
      <w:marLeft w:val="640"/>
      <w:marRight w:val="0"/>
      <w:marTop w:val="0"/>
      <w:marBottom w:val="0"/>
      <w:divBdr>
        <w:top w:val="none" w:sz="0" w:space="0" w:color="auto"/>
        <w:left w:val="none" w:sz="0" w:space="0" w:color="auto"/>
        <w:bottom w:val="none" w:sz="0" w:space="0" w:color="auto"/>
        <w:right w:val="none" w:sz="0" w:space="0" w:color="auto"/>
      </w:divBdr>
    </w:div>
    <w:div w:id="1343580433">
      <w:marLeft w:val="640"/>
      <w:marRight w:val="0"/>
      <w:marTop w:val="0"/>
      <w:marBottom w:val="0"/>
      <w:divBdr>
        <w:top w:val="none" w:sz="0" w:space="0" w:color="auto"/>
        <w:left w:val="none" w:sz="0" w:space="0" w:color="auto"/>
        <w:bottom w:val="none" w:sz="0" w:space="0" w:color="auto"/>
        <w:right w:val="none" w:sz="0" w:space="0" w:color="auto"/>
      </w:divBdr>
    </w:div>
    <w:div w:id="1343629652">
      <w:marLeft w:val="640"/>
      <w:marRight w:val="0"/>
      <w:marTop w:val="0"/>
      <w:marBottom w:val="0"/>
      <w:divBdr>
        <w:top w:val="none" w:sz="0" w:space="0" w:color="auto"/>
        <w:left w:val="none" w:sz="0" w:space="0" w:color="auto"/>
        <w:bottom w:val="none" w:sz="0" w:space="0" w:color="auto"/>
        <w:right w:val="none" w:sz="0" w:space="0" w:color="auto"/>
      </w:divBdr>
    </w:div>
    <w:div w:id="1343898749">
      <w:marLeft w:val="640"/>
      <w:marRight w:val="0"/>
      <w:marTop w:val="0"/>
      <w:marBottom w:val="0"/>
      <w:divBdr>
        <w:top w:val="none" w:sz="0" w:space="0" w:color="auto"/>
        <w:left w:val="none" w:sz="0" w:space="0" w:color="auto"/>
        <w:bottom w:val="none" w:sz="0" w:space="0" w:color="auto"/>
        <w:right w:val="none" w:sz="0" w:space="0" w:color="auto"/>
      </w:divBdr>
    </w:div>
    <w:div w:id="1343967592">
      <w:marLeft w:val="640"/>
      <w:marRight w:val="0"/>
      <w:marTop w:val="0"/>
      <w:marBottom w:val="0"/>
      <w:divBdr>
        <w:top w:val="none" w:sz="0" w:space="0" w:color="auto"/>
        <w:left w:val="none" w:sz="0" w:space="0" w:color="auto"/>
        <w:bottom w:val="none" w:sz="0" w:space="0" w:color="auto"/>
        <w:right w:val="none" w:sz="0" w:space="0" w:color="auto"/>
      </w:divBdr>
    </w:div>
    <w:div w:id="1343970949">
      <w:marLeft w:val="640"/>
      <w:marRight w:val="0"/>
      <w:marTop w:val="0"/>
      <w:marBottom w:val="0"/>
      <w:divBdr>
        <w:top w:val="none" w:sz="0" w:space="0" w:color="auto"/>
        <w:left w:val="none" w:sz="0" w:space="0" w:color="auto"/>
        <w:bottom w:val="none" w:sz="0" w:space="0" w:color="auto"/>
        <w:right w:val="none" w:sz="0" w:space="0" w:color="auto"/>
      </w:divBdr>
    </w:div>
    <w:div w:id="1343972766">
      <w:marLeft w:val="640"/>
      <w:marRight w:val="0"/>
      <w:marTop w:val="0"/>
      <w:marBottom w:val="0"/>
      <w:divBdr>
        <w:top w:val="none" w:sz="0" w:space="0" w:color="auto"/>
        <w:left w:val="none" w:sz="0" w:space="0" w:color="auto"/>
        <w:bottom w:val="none" w:sz="0" w:space="0" w:color="auto"/>
        <w:right w:val="none" w:sz="0" w:space="0" w:color="auto"/>
      </w:divBdr>
    </w:div>
    <w:div w:id="1343976565">
      <w:marLeft w:val="640"/>
      <w:marRight w:val="0"/>
      <w:marTop w:val="0"/>
      <w:marBottom w:val="0"/>
      <w:divBdr>
        <w:top w:val="none" w:sz="0" w:space="0" w:color="auto"/>
        <w:left w:val="none" w:sz="0" w:space="0" w:color="auto"/>
        <w:bottom w:val="none" w:sz="0" w:space="0" w:color="auto"/>
        <w:right w:val="none" w:sz="0" w:space="0" w:color="auto"/>
      </w:divBdr>
    </w:div>
    <w:div w:id="1344017506">
      <w:marLeft w:val="640"/>
      <w:marRight w:val="0"/>
      <w:marTop w:val="0"/>
      <w:marBottom w:val="0"/>
      <w:divBdr>
        <w:top w:val="none" w:sz="0" w:space="0" w:color="auto"/>
        <w:left w:val="none" w:sz="0" w:space="0" w:color="auto"/>
        <w:bottom w:val="none" w:sz="0" w:space="0" w:color="auto"/>
        <w:right w:val="none" w:sz="0" w:space="0" w:color="auto"/>
      </w:divBdr>
    </w:div>
    <w:div w:id="1344089009">
      <w:marLeft w:val="640"/>
      <w:marRight w:val="0"/>
      <w:marTop w:val="0"/>
      <w:marBottom w:val="0"/>
      <w:divBdr>
        <w:top w:val="none" w:sz="0" w:space="0" w:color="auto"/>
        <w:left w:val="none" w:sz="0" w:space="0" w:color="auto"/>
        <w:bottom w:val="none" w:sz="0" w:space="0" w:color="auto"/>
        <w:right w:val="none" w:sz="0" w:space="0" w:color="auto"/>
      </w:divBdr>
    </w:div>
    <w:div w:id="1344167053">
      <w:marLeft w:val="640"/>
      <w:marRight w:val="0"/>
      <w:marTop w:val="0"/>
      <w:marBottom w:val="0"/>
      <w:divBdr>
        <w:top w:val="none" w:sz="0" w:space="0" w:color="auto"/>
        <w:left w:val="none" w:sz="0" w:space="0" w:color="auto"/>
        <w:bottom w:val="none" w:sz="0" w:space="0" w:color="auto"/>
        <w:right w:val="none" w:sz="0" w:space="0" w:color="auto"/>
      </w:divBdr>
    </w:div>
    <w:div w:id="1344359713">
      <w:marLeft w:val="640"/>
      <w:marRight w:val="0"/>
      <w:marTop w:val="0"/>
      <w:marBottom w:val="0"/>
      <w:divBdr>
        <w:top w:val="none" w:sz="0" w:space="0" w:color="auto"/>
        <w:left w:val="none" w:sz="0" w:space="0" w:color="auto"/>
        <w:bottom w:val="none" w:sz="0" w:space="0" w:color="auto"/>
        <w:right w:val="none" w:sz="0" w:space="0" w:color="auto"/>
      </w:divBdr>
    </w:div>
    <w:div w:id="1344431427">
      <w:marLeft w:val="640"/>
      <w:marRight w:val="0"/>
      <w:marTop w:val="0"/>
      <w:marBottom w:val="0"/>
      <w:divBdr>
        <w:top w:val="none" w:sz="0" w:space="0" w:color="auto"/>
        <w:left w:val="none" w:sz="0" w:space="0" w:color="auto"/>
        <w:bottom w:val="none" w:sz="0" w:space="0" w:color="auto"/>
        <w:right w:val="none" w:sz="0" w:space="0" w:color="auto"/>
      </w:divBdr>
    </w:div>
    <w:div w:id="1344473902">
      <w:marLeft w:val="640"/>
      <w:marRight w:val="0"/>
      <w:marTop w:val="0"/>
      <w:marBottom w:val="0"/>
      <w:divBdr>
        <w:top w:val="none" w:sz="0" w:space="0" w:color="auto"/>
        <w:left w:val="none" w:sz="0" w:space="0" w:color="auto"/>
        <w:bottom w:val="none" w:sz="0" w:space="0" w:color="auto"/>
        <w:right w:val="none" w:sz="0" w:space="0" w:color="auto"/>
      </w:divBdr>
    </w:div>
    <w:div w:id="1344480578">
      <w:marLeft w:val="640"/>
      <w:marRight w:val="0"/>
      <w:marTop w:val="0"/>
      <w:marBottom w:val="0"/>
      <w:divBdr>
        <w:top w:val="none" w:sz="0" w:space="0" w:color="auto"/>
        <w:left w:val="none" w:sz="0" w:space="0" w:color="auto"/>
        <w:bottom w:val="none" w:sz="0" w:space="0" w:color="auto"/>
        <w:right w:val="none" w:sz="0" w:space="0" w:color="auto"/>
      </w:divBdr>
    </w:div>
    <w:div w:id="1344622532">
      <w:marLeft w:val="640"/>
      <w:marRight w:val="0"/>
      <w:marTop w:val="0"/>
      <w:marBottom w:val="0"/>
      <w:divBdr>
        <w:top w:val="none" w:sz="0" w:space="0" w:color="auto"/>
        <w:left w:val="none" w:sz="0" w:space="0" w:color="auto"/>
        <w:bottom w:val="none" w:sz="0" w:space="0" w:color="auto"/>
        <w:right w:val="none" w:sz="0" w:space="0" w:color="auto"/>
      </w:divBdr>
    </w:div>
    <w:div w:id="1344669325">
      <w:marLeft w:val="640"/>
      <w:marRight w:val="0"/>
      <w:marTop w:val="0"/>
      <w:marBottom w:val="0"/>
      <w:divBdr>
        <w:top w:val="none" w:sz="0" w:space="0" w:color="auto"/>
        <w:left w:val="none" w:sz="0" w:space="0" w:color="auto"/>
        <w:bottom w:val="none" w:sz="0" w:space="0" w:color="auto"/>
        <w:right w:val="none" w:sz="0" w:space="0" w:color="auto"/>
      </w:divBdr>
    </w:div>
    <w:div w:id="1344672170">
      <w:marLeft w:val="640"/>
      <w:marRight w:val="0"/>
      <w:marTop w:val="0"/>
      <w:marBottom w:val="0"/>
      <w:divBdr>
        <w:top w:val="none" w:sz="0" w:space="0" w:color="auto"/>
        <w:left w:val="none" w:sz="0" w:space="0" w:color="auto"/>
        <w:bottom w:val="none" w:sz="0" w:space="0" w:color="auto"/>
        <w:right w:val="none" w:sz="0" w:space="0" w:color="auto"/>
      </w:divBdr>
    </w:div>
    <w:div w:id="1344864904">
      <w:marLeft w:val="640"/>
      <w:marRight w:val="0"/>
      <w:marTop w:val="0"/>
      <w:marBottom w:val="0"/>
      <w:divBdr>
        <w:top w:val="none" w:sz="0" w:space="0" w:color="auto"/>
        <w:left w:val="none" w:sz="0" w:space="0" w:color="auto"/>
        <w:bottom w:val="none" w:sz="0" w:space="0" w:color="auto"/>
        <w:right w:val="none" w:sz="0" w:space="0" w:color="auto"/>
      </w:divBdr>
    </w:div>
    <w:div w:id="1344866149">
      <w:marLeft w:val="640"/>
      <w:marRight w:val="0"/>
      <w:marTop w:val="0"/>
      <w:marBottom w:val="0"/>
      <w:divBdr>
        <w:top w:val="none" w:sz="0" w:space="0" w:color="auto"/>
        <w:left w:val="none" w:sz="0" w:space="0" w:color="auto"/>
        <w:bottom w:val="none" w:sz="0" w:space="0" w:color="auto"/>
        <w:right w:val="none" w:sz="0" w:space="0" w:color="auto"/>
      </w:divBdr>
    </w:div>
    <w:div w:id="1344896891">
      <w:marLeft w:val="480"/>
      <w:marRight w:val="0"/>
      <w:marTop w:val="0"/>
      <w:marBottom w:val="0"/>
      <w:divBdr>
        <w:top w:val="none" w:sz="0" w:space="0" w:color="auto"/>
        <w:left w:val="none" w:sz="0" w:space="0" w:color="auto"/>
        <w:bottom w:val="none" w:sz="0" w:space="0" w:color="auto"/>
        <w:right w:val="none" w:sz="0" w:space="0" w:color="auto"/>
      </w:divBdr>
    </w:div>
    <w:div w:id="1344936202">
      <w:marLeft w:val="640"/>
      <w:marRight w:val="0"/>
      <w:marTop w:val="0"/>
      <w:marBottom w:val="0"/>
      <w:divBdr>
        <w:top w:val="none" w:sz="0" w:space="0" w:color="auto"/>
        <w:left w:val="none" w:sz="0" w:space="0" w:color="auto"/>
        <w:bottom w:val="none" w:sz="0" w:space="0" w:color="auto"/>
        <w:right w:val="none" w:sz="0" w:space="0" w:color="auto"/>
      </w:divBdr>
    </w:div>
    <w:div w:id="1344937060">
      <w:marLeft w:val="640"/>
      <w:marRight w:val="0"/>
      <w:marTop w:val="0"/>
      <w:marBottom w:val="0"/>
      <w:divBdr>
        <w:top w:val="none" w:sz="0" w:space="0" w:color="auto"/>
        <w:left w:val="none" w:sz="0" w:space="0" w:color="auto"/>
        <w:bottom w:val="none" w:sz="0" w:space="0" w:color="auto"/>
        <w:right w:val="none" w:sz="0" w:space="0" w:color="auto"/>
      </w:divBdr>
    </w:div>
    <w:div w:id="1344942998">
      <w:marLeft w:val="640"/>
      <w:marRight w:val="0"/>
      <w:marTop w:val="0"/>
      <w:marBottom w:val="0"/>
      <w:divBdr>
        <w:top w:val="none" w:sz="0" w:space="0" w:color="auto"/>
        <w:left w:val="none" w:sz="0" w:space="0" w:color="auto"/>
        <w:bottom w:val="none" w:sz="0" w:space="0" w:color="auto"/>
        <w:right w:val="none" w:sz="0" w:space="0" w:color="auto"/>
      </w:divBdr>
    </w:div>
    <w:div w:id="1345012598">
      <w:marLeft w:val="640"/>
      <w:marRight w:val="0"/>
      <w:marTop w:val="0"/>
      <w:marBottom w:val="0"/>
      <w:divBdr>
        <w:top w:val="none" w:sz="0" w:space="0" w:color="auto"/>
        <w:left w:val="none" w:sz="0" w:space="0" w:color="auto"/>
        <w:bottom w:val="none" w:sz="0" w:space="0" w:color="auto"/>
        <w:right w:val="none" w:sz="0" w:space="0" w:color="auto"/>
      </w:divBdr>
    </w:div>
    <w:div w:id="1345203956">
      <w:marLeft w:val="640"/>
      <w:marRight w:val="0"/>
      <w:marTop w:val="0"/>
      <w:marBottom w:val="0"/>
      <w:divBdr>
        <w:top w:val="none" w:sz="0" w:space="0" w:color="auto"/>
        <w:left w:val="none" w:sz="0" w:space="0" w:color="auto"/>
        <w:bottom w:val="none" w:sz="0" w:space="0" w:color="auto"/>
        <w:right w:val="none" w:sz="0" w:space="0" w:color="auto"/>
      </w:divBdr>
    </w:div>
    <w:div w:id="1345282386">
      <w:marLeft w:val="640"/>
      <w:marRight w:val="0"/>
      <w:marTop w:val="0"/>
      <w:marBottom w:val="0"/>
      <w:divBdr>
        <w:top w:val="none" w:sz="0" w:space="0" w:color="auto"/>
        <w:left w:val="none" w:sz="0" w:space="0" w:color="auto"/>
        <w:bottom w:val="none" w:sz="0" w:space="0" w:color="auto"/>
        <w:right w:val="none" w:sz="0" w:space="0" w:color="auto"/>
      </w:divBdr>
    </w:div>
    <w:div w:id="1345286434">
      <w:marLeft w:val="640"/>
      <w:marRight w:val="0"/>
      <w:marTop w:val="0"/>
      <w:marBottom w:val="0"/>
      <w:divBdr>
        <w:top w:val="none" w:sz="0" w:space="0" w:color="auto"/>
        <w:left w:val="none" w:sz="0" w:space="0" w:color="auto"/>
        <w:bottom w:val="none" w:sz="0" w:space="0" w:color="auto"/>
        <w:right w:val="none" w:sz="0" w:space="0" w:color="auto"/>
      </w:divBdr>
    </w:div>
    <w:div w:id="1345328640">
      <w:marLeft w:val="640"/>
      <w:marRight w:val="0"/>
      <w:marTop w:val="0"/>
      <w:marBottom w:val="0"/>
      <w:divBdr>
        <w:top w:val="none" w:sz="0" w:space="0" w:color="auto"/>
        <w:left w:val="none" w:sz="0" w:space="0" w:color="auto"/>
        <w:bottom w:val="none" w:sz="0" w:space="0" w:color="auto"/>
        <w:right w:val="none" w:sz="0" w:space="0" w:color="auto"/>
      </w:divBdr>
    </w:div>
    <w:div w:id="1345353466">
      <w:marLeft w:val="640"/>
      <w:marRight w:val="0"/>
      <w:marTop w:val="0"/>
      <w:marBottom w:val="0"/>
      <w:divBdr>
        <w:top w:val="none" w:sz="0" w:space="0" w:color="auto"/>
        <w:left w:val="none" w:sz="0" w:space="0" w:color="auto"/>
        <w:bottom w:val="none" w:sz="0" w:space="0" w:color="auto"/>
        <w:right w:val="none" w:sz="0" w:space="0" w:color="auto"/>
      </w:divBdr>
    </w:div>
    <w:div w:id="1345353602">
      <w:marLeft w:val="640"/>
      <w:marRight w:val="0"/>
      <w:marTop w:val="0"/>
      <w:marBottom w:val="0"/>
      <w:divBdr>
        <w:top w:val="none" w:sz="0" w:space="0" w:color="auto"/>
        <w:left w:val="none" w:sz="0" w:space="0" w:color="auto"/>
        <w:bottom w:val="none" w:sz="0" w:space="0" w:color="auto"/>
        <w:right w:val="none" w:sz="0" w:space="0" w:color="auto"/>
      </w:divBdr>
    </w:div>
    <w:div w:id="1345403710">
      <w:marLeft w:val="640"/>
      <w:marRight w:val="0"/>
      <w:marTop w:val="0"/>
      <w:marBottom w:val="0"/>
      <w:divBdr>
        <w:top w:val="none" w:sz="0" w:space="0" w:color="auto"/>
        <w:left w:val="none" w:sz="0" w:space="0" w:color="auto"/>
        <w:bottom w:val="none" w:sz="0" w:space="0" w:color="auto"/>
        <w:right w:val="none" w:sz="0" w:space="0" w:color="auto"/>
      </w:divBdr>
    </w:div>
    <w:div w:id="1345474700">
      <w:marLeft w:val="640"/>
      <w:marRight w:val="0"/>
      <w:marTop w:val="0"/>
      <w:marBottom w:val="0"/>
      <w:divBdr>
        <w:top w:val="none" w:sz="0" w:space="0" w:color="auto"/>
        <w:left w:val="none" w:sz="0" w:space="0" w:color="auto"/>
        <w:bottom w:val="none" w:sz="0" w:space="0" w:color="auto"/>
        <w:right w:val="none" w:sz="0" w:space="0" w:color="auto"/>
      </w:divBdr>
    </w:div>
    <w:div w:id="1345480303">
      <w:marLeft w:val="640"/>
      <w:marRight w:val="0"/>
      <w:marTop w:val="0"/>
      <w:marBottom w:val="0"/>
      <w:divBdr>
        <w:top w:val="none" w:sz="0" w:space="0" w:color="auto"/>
        <w:left w:val="none" w:sz="0" w:space="0" w:color="auto"/>
        <w:bottom w:val="none" w:sz="0" w:space="0" w:color="auto"/>
        <w:right w:val="none" w:sz="0" w:space="0" w:color="auto"/>
      </w:divBdr>
    </w:div>
    <w:div w:id="1345480438">
      <w:marLeft w:val="640"/>
      <w:marRight w:val="0"/>
      <w:marTop w:val="0"/>
      <w:marBottom w:val="0"/>
      <w:divBdr>
        <w:top w:val="none" w:sz="0" w:space="0" w:color="auto"/>
        <w:left w:val="none" w:sz="0" w:space="0" w:color="auto"/>
        <w:bottom w:val="none" w:sz="0" w:space="0" w:color="auto"/>
        <w:right w:val="none" w:sz="0" w:space="0" w:color="auto"/>
      </w:divBdr>
    </w:div>
    <w:div w:id="1345592691">
      <w:marLeft w:val="640"/>
      <w:marRight w:val="0"/>
      <w:marTop w:val="0"/>
      <w:marBottom w:val="0"/>
      <w:divBdr>
        <w:top w:val="none" w:sz="0" w:space="0" w:color="auto"/>
        <w:left w:val="none" w:sz="0" w:space="0" w:color="auto"/>
        <w:bottom w:val="none" w:sz="0" w:space="0" w:color="auto"/>
        <w:right w:val="none" w:sz="0" w:space="0" w:color="auto"/>
      </w:divBdr>
    </w:div>
    <w:div w:id="1345668256">
      <w:marLeft w:val="640"/>
      <w:marRight w:val="0"/>
      <w:marTop w:val="0"/>
      <w:marBottom w:val="0"/>
      <w:divBdr>
        <w:top w:val="none" w:sz="0" w:space="0" w:color="auto"/>
        <w:left w:val="none" w:sz="0" w:space="0" w:color="auto"/>
        <w:bottom w:val="none" w:sz="0" w:space="0" w:color="auto"/>
        <w:right w:val="none" w:sz="0" w:space="0" w:color="auto"/>
      </w:divBdr>
    </w:div>
    <w:div w:id="1345739810">
      <w:marLeft w:val="640"/>
      <w:marRight w:val="0"/>
      <w:marTop w:val="0"/>
      <w:marBottom w:val="0"/>
      <w:divBdr>
        <w:top w:val="none" w:sz="0" w:space="0" w:color="auto"/>
        <w:left w:val="none" w:sz="0" w:space="0" w:color="auto"/>
        <w:bottom w:val="none" w:sz="0" w:space="0" w:color="auto"/>
        <w:right w:val="none" w:sz="0" w:space="0" w:color="auto"/>
      </w:divBdr>
    </w:div>
    <w:div w:id="1345745306">
      <w:marLeft w:val="640"/>
      <w:marRight w:val="0"/>
      <w:marTop w:val="0"/>
      <w:marBottom w:val="0"/>
      <w:divBdr>
        <w:top w:val="none" w:sz="0" w:space="0" w:color="auto"/>
        <w:left w:val="none" w:sz="0" w:space="0" w:color="auto"/>
        <w:bottom w:val="none" w:sz="0" w:space="0" w:color="auto"/>
        <w:right w:val="none" w:sz="0" w:space="0" w:color="auto"/>
      </w:divBdr>
    </w:div>
    <w:div w:id="1345784498">
      <w:marLeft w:val="640"/>
      <w:marRight w:val="0"/>
      <w:marTop w:val="0"/>
      <w:marBottom w:val="0"/>
      <w:divBdr>
        <w:top w:val="none" w:sz="0" w:space="0" w:color="auto"/>
        <w:left w:val="none" w:sz="0" w:space="0" w:color="auto"/>
        <w:bottom w:val="none" w:sz="0" w:space="0" w:color="auto"/>
        <w:right w:val="none" w:sz="0" w:space="0" w:color="auto"/>
      </w:divBdr>
    </w:div>
    <w:div w:id="1345859940">
      <w:marLeft w:val="640"/>
      <w:marRight w:val="0"/>
      <w:marTop w:val="0"/>
      <w:marBottom w:val="0"/>
      <w:divBdr>
        <w:top w:val="none" w:sz="0" w:space="0" w:color="auto"/>
        <w:left w:val="none" w:sz="0" w:space="0" w:color="auto"/>
        <w:bottom w:val="none" w:sz="0" w:space="0" w:color="auto"/>
        <w:right w:val="none" w:sz="0" w:space="0" w:color="auto"/>
      </w:divBdr>
    </w:div>
    <w:div w:id="1345863919">
      <w:marLeft w:val="640"/>
      <w:marRight w:val="0"/>
      <w:marTop w:val="0"/>
      <w:marBottom w:val="0"/>
      <w:divBdr>
        <w:top w:val="none" w:sz="0" w:space="0" w:color="auto"/>
        <w:left w:val="none" w:sz="0" w:space="0" w:color="auto"/>
        <w:bottom w:val="none" w:sz="0" w:space="0" w:color="auto"/>
        <w:right w:val="none" w:sz="0" w:space="0" w:color="auto"/>
      </w:divBdr>
    </w:div>
    <w:div w:id="1345865587">
      <w:marLeft w:val="640"/>
      <w:marRight w:val="0"/>
      <w:marTop w:val="0"/>
      <w:marBottom w:val="0"/>
      <w:divBdr>
        <w:top w:val="none" w:sz="0" w:space="0" w:color="auto"/>
        <w:left w:val="none" w:sz="0" w:space="0" w:color="auto"/>
        <w:bottom w:val="none" w:sz="0" w:space="0" w:color="auto"/>
        <w:right w:val="none" w:sz="0" w:space="0" w:color="auto"/>
      </w:divBdr>
    </w:div>
    <w:div w:id="1345933638">
      <w:marLeft w:val="640"/>
      <w:marRight w:val="0"/>
      <w:marTop w:val="0"/>
      <w:marBottom w:val="0"/>
      <w:divBdr>
        <w:top w:val="none" w:sz="0" w:space="0" w:color="auto"/>
        <w:left w:val="none" w:sz="0" w:space="0" w:color="auto"/>
        <w:bottom w:val="none" w:sz="0" w:space="0" w:color="auto"/>
        <w:right w:val="none" w:sz="0" w:space="0" w:color="auto"/>
      </w:divBdr>
    </w:div>
    <w:div w:id="1345983501">
      <w:marLeft w:val="640"/>
      <w:marRight w:val="0"/>
      <w:marTop w:val="0"/>
      <w:marBottom w:val="0"/>
      <w:divBdr>
        <w:top w:val="none" w:sz="0" w:space="0" w:color="auto"/>
        <w:left w:val="none" w:sz="0" w:space="0" w:color="auto"/>
        <w:bottom w:val="none" w:sz="0" w:space="0" w:color="auto"/>
        <w:right w:val="none" w:sz="0" w:space="0" w:color="auto"/>
      </w:divBdr>
    </w:div>
    <w:div w:id="1346058193">
      <w:marLeft w:val="640"/>
      <w:marRight w:val="0"/>
      <w:marTop w:val="0"/>
      <w:marBottom w:val="0"/>
      <w:divBdr>
        <w:top w:val="none" w:sz="0" w:space="0" w:color="auto"/>
        <w:left w:val="none" w:sz="0" w:space="0" w:color="auto"/>
        <w:bottom w:val="none" w:sz="0" w:space="0" w:color="auto"/>
        <w:right w:val="none" w:sz="0" w:space="0" w:color="auto"/>
      </w:divBdr>
    </w:div>
    <w:div w:id="1346128835">
      <w:marLeft w:val="640"/>
      <w:marRight w:val="0"/>
      <w:marTop w:val="0"/>
      <w:marBottom w:val="0"/>
      <w:divBdr>
        <w:top w:val="none" w:sz="0" w:space="0" w:color="auto"/>
        <w:left w:val="none" w:sz="0" w:space="0" w:color="auto"/>
        <w:bottom w:val="none" w:sz="0" w:space="0" w:color="auto"/>
        <w:right w:val="none" w:sz="0" w:space="0" w:color="auto"/>
      </w:divBdr>
    </w:div>
    <w:div w:id="1346177169">
      <w:marLeft w:val="640"/>
      <w:marRight w:val="0"/>
      <w:marTop w:val="0"/>
      <w:marBottom w:val="0"/>
      <w:divBdr>
        <w:top w:val="none" w:sz="0" w:space="0" w:color="auto"/>
        <w:left w:val="none" w:sz="0" w:space="0" w:color="auto"/>
        <w:bottom w:val="none" w:sz="0" w:space="0" w:color="auto"/>
        <w:right w:val="none" w:sz="0" w:space="0" w:color="auto"/>
      </w:divBdr>
    </w:div>
    <w:div w:id="1346203729">
      <w:marLeft w:val="640"/>
      <w:marRight w:val="0"/>
      <w:marTop w:val="0"/>
      <w:marBottom w:val="0"/>
      <w:divBdr>
        <w:top w:val="none" w:sz="0" w:space="0" w:color="auto"/>
        <w:left w:val="none" w:sz="0" w:space="0" w:color="auto"/>
        <w:bottom w:val="none" w:sz="0" w:space="0" w:color="auto"/>
        <w:right w:val="none" w:sz="0" w:space="0" w:color="auto"/>
      </w:divBdr>
    </w:div>
    <w:div w:id="1346437949">
      <w:marLeft w:val="640"/>
      <w:marRight w:val="0"/>
      <w:marTop w:val="0"/>
      <w:marBottom w:val="0"/>
      <w:divBdr>
        <w:top w:val="none" w:sz="0" w:space="0" w:color="auto"/>
        <w:left w:val="none" w:sz="0" w:space="0" w:color="auto"/>
        <w:bottom w:val="none" w:sz="0" w:space="0" w:color="auto"/>
        <w:right w:val="none" w:sz="0" w:space="0" w:color="auto"/>
      </w:divBdr>
    </w:div>
    <w:div w:id="1346439234">
      <w:marLeft w:val="640"/>
      <w:marRight w:val="0"/>
      <w:marTop w:val="0"/>
      <w:marBottom w:val="0"/>
      <w:divBdr>
        <w:top w:val="none" w:sz="0" w:space="0" w:color="auto"/>
        <w:left w:val="none" w:sz="0" w:space="0" w:color="auto"/>
        <w:bottom w:val="none" w:sz="0" w:space="0" w:color="auto"/>
        <w:right w:val="none" w:sz="0" w:space="0" w:color="auto"/>
      </w:divBdr>
    </w:div>
    <w:div w:id="1346518150">
      <w:marLeft w:val="640"/>
      <w:marRight w:val="0"/>
      <w:marTop w:val="0"/>
      <w:marBottom w:val="0"/>
      <w:divBdr>
        <w:top w:val="none" w:sz="0" w:space="0" w:color="auto"/>
        <w:left w:val="none" w:sz="0" w:space="0" w:color="auto"/>
        <w:bottom w:val="none" w:sz="0" w:space="0" w:color="auto"/>
        <w:right w:val="none" w:sz="0" w:space="0" w:color="auto"/>
      </w:divBdr>
    </w:div>
    <w:div w:id="1346588063">
      <w:marLeft w:val="640"/>
      <w:marRight w:val="0"/>
      <w:marTop w:val="0"/>
      <w:marBottom w:val="0"/>
      <w:divBdr>
        <w:top w:val="none" w:sz="0" w:space="0" w:color="auto"/>
        <w:left w:val="none" w:sz="0" w:space="0" w:color="auto"/>
        <w:bottom w:val="none" w:sz="0" w:space="0" w:color="auto"/>
        <w:right w:val="none" w:sz="0" w:space="0" w:color="auto"/>
      </w:divBdr>
    </w:div>
    <w:div w:id="1346665031">
      <w:marLeft w:val="640"/>
      <w:marRight w:val="0"/>
      <w:marTop w:val="0"/>
      <w:marBottom w:val="0"/>
      <w:divBdr>
        <w:top w:val="none" w:sz="0" w:space="0" w:color="auto"/>
        <w:left w:val="none" w:sz="0" w:space="0" w:color="auto"/>
        <w:bottom w:val="none" w:sz="0" w:space="0" w:color="auto"/>
        <w:right w:val="none" w:sz="0" w:space="0" w:color="auto"/>
      </w:divBdr>
    </w:div>
    <w:div w:id="1346711851">
      <w:marLeft w:val="640"/>
      <w:marRight w:val="0"/>
      <w:marTop w:val="0"/>
      <w:marBottom w:val="0"/>
      <w:divBdr>
        <w:top w:val="none" w:sz="0" w:space="0" w:color="auto"/>
        <w:left w:val="none" w:sz="0" w:space="0" w:color="auto"/>
        <w:bottom w:val="none" w:sz="0" w:space="0" w:color="auto"/>
        <w:right w:val="none" w:sz="0" w:space="0" w:color="auto"/>
      </w:divBdr>
    </w:div>
    <w:div w:id="1346713489">
      <w:marLeft w:val="640"/>
      <w:marRight w:val="0"/>
      <w:marTop w:val="0"/>
      <w:marBottom w:val="0"/>
      <w:divBdr>
        <w:top w:val="none" w:sz="0" w:space="0" w:color="auto"/>
        <w:left w:val="none" w:sz="0" w:space="0" w:color="auto"/>
        <w:bottom w:val="none" w:sz="0" w:space="0" w:color="auto"/>
        <w:right w:val="none" w:sz="0" w:space="0" w:color="auto"/>
      </w:divBdr>
    </w:div>
    <w:div w:id="1346782649">
      <w:marLeft w:val="640"/>
      <w:marRight w:val="0"/>
      <w:marTop w:val="0"/>
      <w:marBottom w:val="0"/>
      <w:divBdr>
        <w:top w:val="none" w:sz="0" w:space="0" w:color="auto"/>
        <w:left w:val="none" w:sz="0" w:space="0" w:color="auto"/>
        <w:bottom w:val="none" w:sz="0" w:space="0" w:color="auto"/>
        <w:right w:val="none" w:sz="0" w:space="0" w:color="auto"/>
      </w:divBdr>
    </w:div>
    <w:div w:id="1346833342">
      <w:marLeft w:val="640"/>
      <w:marRight w:val="0"/>
      <w:marTop w:val="0"/>
      <w:marBottom w:val="0"/>
      <w:divBdr>
        <w:top w:val="none" w:sz="0" w:space="0" w:color="auto"/>
        <w:left w:val="none" w:sz="0" w:space="0" w:color="auto"/>
        <w:bottom w:val="none" w:sz="0" w:space="0" w:color="auto"/>
        <w:right w:val="none" w:sz="0" w:space="0" w:color="auto"/>
      </w:divBdr>
    </w:div>
    <w:div w:id="1346901411">
      <w:marLeft w:val="640"/>
      <w:marRight w:val="0"/>
      <w:marTop w:val="0"/>
      <w:marBottom w:val="0"/>
      <w:divBdr>
        <w:top w:val="none" w:sz="0" w:space="0" w:color="auto"/>
        <w:left w:val="none" w:sz="0" w:space="0" w:color="auto"/>
        <w:bottom w:val="none" w:sz="0" w:space="0" w:color="auto"/>
        <w:right w:val="none" w:sz="0" w:space="0" w:color="auto"/>
      </w:divBdr>
    </w:div>
    <w:div w:id="1346981339">
      <w:marLeft w:val="640"/>
      <w:marRight w:val="0"/>
      <w:marTop w:val="0"/>
      <w:marBottom w:val="0"/>
      <w:divBdr>
        <w:top w:val="none" w:sz="0" w:space="0" w:color="auto"/>
        <w:left w:val="none" w:sz="0" w:space="0" w:color="auto"/>
        <w:bottom w:val="none" w:sz="0" w:space="0" w:color="auto"/>
        <w:right w:val="none" w:sz="0" w:space="0" w:color="auto"/>
      </w:divBdr>
    </w:div>
    <w:div w:id="1347057567">
      <w:marLeft w:val="640"/>
      <w:marRight w:val="0"/>
      <w:marTop w:val="0"/>
      <w:marBottom w:val="0"/>
      <w:divBdr>
        <w:top w:val="none" w:sz="0" w:space="0" w:color="auto"/>
        <w:left w:val="none" w:sz="0" w:space="0" w:color="auto"/>
        <w:bottom w:val="none" w:sz="0" w:space="0" w:color="auto"/>
        <w:right w:val="none" w:sz="0" w:space="0" w:color="auto"/>
      </w:divBdr>
    </w:div>
    <w:div w:id="1347057765">
      <w:marLeft w:val="480"/>
      <w:marRight w:val="0"/>
      <w:marTop w:val="0"/>
      <w:marBottom w:val="0"/>
      <w:divBdr>
        <w:top w:val="none" w:sz="0" w:space="0" w:color="auto"/>
        <w:left w:val="none" w:sz="0" w:space="0" w:color="auto"/>
        <w:bottom w:val="none" w:sz="0" w:space="0" w:color="auto"/>
        <w:right w:val="none" w:sz="0" w:space="0" w:color="auto"/>
      </w:divBdr>
    </w:div>
    <w:div w:id="1347100009">
      <w:marLeft w:val="640"/>
      <w:marRight w:val="0"/>
      <w:marTop w:val="0"/>
      <w:marBottom w:val="0"/>
      <w:divBdr>
        <w:top w:val="none" w:sz="0" w:space="0" w:color="auto"/>
        <w:left w:val="none" w:sz="0" w:space="0" w:color="auto"/>
        <w:bottom w:val="none" w:sz="0" w:space="0" w:color="auto"/>
        <w:right w:val="none" w:sz="0" w:space="0" w:color="auto"/>
      </w:divBdr>
    </w:div>
    <w:div w:id="1347100660">
      <w:marLeft w:val="640"/>
      <w:marRight w:val="0"/>
      <w:marTop w:val="0"/>
      <w:marBottom w:val="0"/>
      <w:divBdr>
        <w:top w:val="none" w:sz="0" w:space="0" w:color="auto"/>
        <w:left w:val="none" w:sz="0" w:space="0" w:color="auto"/>
        <w:bottom w:val="none" w:sz="0" w:space="0" w:color="auto"/>
        <w:right w:val="none" w:sz="0" w:space="0" w:color="auto"/>
      </w:divBdr>
    </w:div>
    <w:div w:id="1347168263">
      <w:marLeft w:val="640"/>
      <w:marRight w:val="0"/>
      <w:marTop w:val="0"/>
      <w:marBottom w:val="0"/>
      <w:divBdr>
        <w:top w:val="none" w:sz="0" w:space="0" w:color="auto"/>
        <w:left w:val="none" w:sz="0" w:space="0" w:color="auto"/>
        <w:bottom w:val="none" w:sz="0" w:space="0" w:color="auto"/>
        <w:right w:val="none" w:sz="0" w:space="0" w:color="auto"/>
      </w:divBdr>
    </w:div>
    <w:div w:id="1347250174">
      <w:marLeft w:val="640"/>
      <w:marRight w:val="0"/>
      <w:marTop w:val="0"/>
      <w:marBottom w:val="0"/>
      <w:divBdr>
        <w:top w:val="none" w:sz="0" w:space="0" w:color="auto"/>
        <w:left w:val="none" w:sz="0" w:space="0" w:color="auto"/>
        <w:bottom w:val="none" w:sz="0" w:space="0" w:color="auto"/>
        <w:right w:val="none" w:sz="0" w:space="0" w:color="auto"/>
      </w:divBdr>
    </w:div>
    <w:div w:id="1347438284">
      <w:marLeft w:val="640"/>
      <w:marRight w:val="0"/>
      <w:marTop w:val="0"/>
      <w:marBottom w:val="0"/>
      <w:divBdr>
        <w:top w:val="none" w:sz="0" w:space="0" w:color="auto"/>
        <w:left w:val="none" w:sz="0" w:space="0" w:color="auto"/>
        <w:bottom w:val="none" w:sz="0" w:space="0" w:color="auto"/>
        <w:right w:val="none" w:sz="0" w:space="0" w:color="auto"/>
      </w:divBdr>
    </w:div>
    <w:div w:id="1347715031">
      <w:marLeft w:val="640"/>
      <w:marRight w:val="0"/>
      <w:marTop w:val="0"/>
      <w:marBottom w:val="0"/>
      <w:divBdr>
        <w:top w:val="none" w:sz="0" w:space="0" w:color="auto"/>
        <w:left w:val="none" w:sz="0" w:space="0" w:color="auto"/>
        <w:bottom w:val="none" w:sz="0" w:space="0" w:color="auto"/>
        <w:right w:val="none" w:sz="0" w:space="0" w:color="auto"/>
      </w:divBdr>
    </w:div>
    <w:div w:id="1347754163">
      <w:marLeft w:val="640"/>
      <w:marRight w:val="0"/>
      <w:marTop w:val="0"/>
      <w:marBottom w:val="0"/>
      <w:divBdr>
        <w:top w:val="none" w:sz="0" w:space="0" w:color="auto"/>
        <w:left w:val="none" w:sz="0" w:space="0" w:color="auto"/>
        <w:bottom w:val="none" w:sz="0" w:space="0" w:color="auto"/>
        <w:right w:val="none" w:sz="0" w:space="0" w:color="auto"/>
      </w:divBdr>
    </w:div>
    <w:div w:id="1347756461">
      <w:marLeft w:val="640"/>
      <w:marRight w:val="0"/>
      <w:marTop w:val="0"/>
      <w:marBottom w:val="0"/>
      <w:divBdr>
        <w:top w:val="none" w:sz="0" w:space="0" w:color="auto"/>
        <w:left w:val="none" w:sz="0" w:space="0" w:color="auto"/>
        <w:bottom w:val="none" w:sz="0" w:space="0" w:color="auto"/>
        <w:right w:val="none" w:sz="0" w:space="0" w:color="auto"/>
      </w:divBdr>
    </w:div>
    <w:div w:id="1347756623">
      <w:marLeft w:val="640"/>
      <w:marRight w:val="0"/>
      <w:marTop w:val="0"/>
      <w:marBottom w:val="0"/>
      <w:divBdr>
        <w:top w:val="none" w:sz="0" w:space="0" w:color="auto"/>
        <w:left w:val="none" w:sz="0" w:space="0" w:color="auto"/>
        <w:bottom w:val="none" w:sz="0" w:space="0" w:color="auto"/>
        <w:right w:val="none" w:sz="0" w:space="0" w:color="auto"/>
      </w:divBdr>
    </w:div>
    <w:div w:id="1347823347">
      <w:marLeft w:val="640"/>
      <w:marRight w:val="0"/>
      <w:marTop w:val="0"/>
      <w:marBottom w:val="0"/>
      <w:divBdr>
        <w:top w:val="none" w:sz="0" w:space="0" w:color="auto"/>
        <w:left w:val="none" w:sz="0" w:space="0" w:color="auto"/>
        <w:bottom w:val="none" w:sz="0" w:space="0" w:color="auto"/>
        <w:right w:val="none" w:sz="0" w:space="0" w:color="auto"/>
      </w:divBdr>
    </w:div>
    <w:div w:id="1347828235">
      <w:marLeft w:val="640"/>
      <w:marRight w:val="0"/>
      <w:marTop w:val="0"/>
      <w:marBottom w:val="0"/>
      <w:divBdr>
        <w:top w:val="none" w:sz="0" w:space="0" w:color="auto"/>
        <w:left w:val="none" w:sz="0" w:space="0" w:color="auto"/>
        <w:bottom w:val="none" w:sz="0" w:space="0" w:color="auto"/>
        <w:right w:val="none" w:sz="0" w:space="0" w:color="auto"/>
      </w:divBdr>
    </w:div>
    <w:div w:id="1347904519">
      <w:marLeft w:val="640"/>
      <w:marRight w:val="0"/>
      <w:marTop w:val="0"/>
      <w:marBottom w:val="0"/>
      <w:divBdr>
        <w:top w:val="none" w:sz="0" w:space="0" w:color="auto"/>
        <w:left w:val="none" w:sz="0" w:space="0" w:color="auto"/>
        <w:bottom w:val="none" w:sz="0" w:space="0" w:color="auto"/>
        <w:right w:val="none" w:sz="0" w:space="0" w:color="auto"/>
      </w:divBdr>
    </w:div>
    <w:div w:id="1348141970">
      <w:marLeft w:val="640"/>
      <w:marRight w:val="0"/>
      <w:marTop w:val="0"/>
      <w:marBottom w:val="0"/>
      <w:divBdr>
        <w:top w:val="none" w:sz="0" w:space="0" w:color="auto"/>
        <w:left w:val="none" w:sz="0" w:space="0" w:color="auto"/>
        <w:bottom w:val="none" w:sz="0" w:space="0" w:color="auto"/>
        <w:right w:val="none" w:sz="0" w:space="0" w:color="auto"/>
      </w:divBdr>
    </w:div>
    <w:div w:id="1348143850">
      <w:marLeft w:val="640"/>
      <w:marRight w:val="0"/>
      <w:marTop w:val="0"/>
      <w:marBottom w:val="0"/>
      <w:divBdr>
        <w:top w:val="none" w:sz="0" w:space="0" w:color="auto"/>
        <w:left w:val="none" w:sz="0" w:space="0" w:color="auto"/>
        <w:bottom w:val="none" w:sz="0" w:space="0" w:color="auto"/>
        <w:right w:val="none" w:sz="0" w:space="0" w:color="auto"/>
      </w:divBdr>
    </w:div>
    <w:div w:id="1348285776">
      <w:marLeft w:val="640"/>
      <w:marRight w:val="0"/>
      <w:marTop w:val="0"/>
      <w:marBottom w:val="0"/>
      <w:divBdr>
        <w:top w:val="none" w:sz="0" w:space="0" w:color="auto"/>
        <w:left w:val="none" w:sz="0" w:space="0" w:color="auto"/>
        <w:bottom w:val="none" w:sz="0" w:space="0" w:color="auto"/>
        <w:right w:val="none" w:sz="0" w:space="0" w:color="auto"/>
      </w:divBdr>
    </w:div>
    <w:div w:id="1348290126">
      <w:marLeft w:val="640"/>
      <w:marRight w:val="0"/>
      <w:marTop w:val="0"/>
      <w:marBottom w:val="0"/>
      <w:divBdr>
        <w:top w:val="none" w:sz="0" w:space="0" w:color="auto"/>
        <w:left w:val="none" w:sz="0" w:space="0" w:color="auto"/>
        <w:bottom w:val="none" w:sz="0" w:space="0" w:color="auto"/>
        <w:right w:val="none" w:sz="0" w:space="0" w:color="auto"/>
      </w:divBdr>
    </w:div>
    <w:div w:id="1348291425">
      <w:marLeft w:val="640"/>
      <w:marRight w:val="0"/>
      <w:marTop w:val="0"/>
      <w:marBottom w:val="0"/>
      <w:divBdr>
        <w:top w:val="none" w:sz="0" w:space="0" w:color="auto"/>
        <w:left w:val="none" w:sz="0" w:space="0" w:color="auto"/>
        <w:bottom w:val="none" w:sz="0" w:space="0" w:color="auto"/>
        <w:right w:val="none" w:sz="0" w:space="0" w:color="auto"/>
      </w:divBdr>
    </w:div>
    <w:div w:id="1348364305">
      <w:marLeft w:val="640"/>
      <w:marRight w:val="0"/>
      <w:marTop w:val="0"/>
      <w:marBottom w:val="0"/>
      <w:divBdr>
        <w:top w:val="none" w:sz="0" w:space="0" w:color="auto"/>
        <w:left w:val="none" w:sz="0" w:space="0" w:color="auto"/>
        <w:bottom w:val="none" w:sz="0" w:space="0" w:color="auto"/>
        <w:right w:val="none" w:sz="0" w:space="0" w:color="auto"/>
      </w:divBdr>
    </w:div>
    <w:div w:id="1348364484">
      <w:marLeft w:val="640"/>
      <w:marRight w:val="0"/>
      <w:marTop w:val="0"/>
      <w:marBottom w:val="0"/>
      <w:divBdr>
        <w:top w:val="none" w:sz="0" w:space="0" w:color="auto"/>
        <w:left w:val="none" w:sz="0" w:space="0" w:color="auto"/>
        <w:bottom w:val="none" w:sz="0" w:space="0" w:color="auto"/>
        <w:right w:val="none" w:sz="0" w:space="0" w:color="auto"/>
      </w:divBdr>
    </w:div>
    <w:div w:id="1348364822">
      <w:marLeft w:val="640"/>
      <w:marRight w:val="0"/>
      <w:marTop w:val="0"/>
      <w:marBottom w:val="0"/>
      <w:divBdr>
        <w:top w:val="none" w:sz="0" w:space="0" w:color="auto"/>
        <w:left w:val="none" w:sz="0" w:space="0" w:color="auto"/>
        <w:bottom w:val="none" w:sz="0" w:space="0" w:color="auto"/>
        <w:right w:val="none" w:sz="0" w:space="0" w:color="auto"/>
      </w:divBdr>
    </w:div>
    <w:div w:id="1348365563">
      <w:marLeft w:val="640"/>
      <w:marRight w:val="0"/>
      <w:marTop w:val="0"/>
      <w:marBottom w:val="0"/>
      <w:divBdr>
        <w:top w:val="none" w:sz="0" w:space="0" w:color="auto"/>
        <w:left w:val="none" w:sz="0" w:space="0" w:color="auto"/>
        <w:bottom w:val="none" w:sz="0" w:space="0" w:color="auto"/>
        <w:right w:val="none" w:sz="0" w:space="0" w:color="auto"/>
      </w:divBdr>
    </w:div>
    <w:div w:id="1348369465">
      <w:marLeft w:val="640"/>
      <w:marRight w:val="0"/>
      <w:marTop w:val="0"/>
      <w:marBottom w:val="0"/>
      <w:divBdr>
        <w:top w:val="none" w:sz="0" w:space="0" w:color="auto"/>
        <w:left w:val="none" w:sz="0" w:space="0" w:color="auto"/>
        <w:bottom w:val="none" w:sz="0" w:space="0" w:color="auto"/>
        <w:right w:val="none" w:sz="0" w:space="0" w:color="auto"/>
      </w:divBdr>
    </w:div>
    <w:div w:id="1348410248">
      <w:marLeft w:val="640"/>
      <w:marRight w:val="0"/>
      <w:marTop w:val="0"/>
      <w:marBottom w:val="0"/>
      <w:divBdr>
        <w:top w:val="none" w:sz="0" w:space="0" w:color="auto"/>
        <w:left w:val="none" w:sz="0" w:space="0" w:color="auto"/>
        <w:bottom w:val="none" w:sz="0" w:space="0" w:color="auto"/>
        <w:right w:val="none" w:sz="0" w:space="0" w:color="auto"/>
      </w:divBdr>
    </w:div>
    <w:div w:id="1348485687">
      <w:marLeft w:val="640"/>
      <w:marRight w:val="0"/>
      <w:marTop w:val="0"/>
      <w:marBottom w:val="0"/>
      <w:divBdr>
        <w:top w:val="none" w:sz="0" w:space="0" w:color="auto"/>
        <w:left w:val="none" w:sz="0" w:space="0" w:color="auto"/>
        <w:bottom w:val="none" w:sz="0" w:space="0" w:color="auto"/>
        <w:right w:val="none" w:sz="0" w:space="0" w:color="auto"/>
      </w:divBdr>
    </w:div>
    <w:div w:id="1348604069">
      <w:marLeft w:val="640"/>
      <w:marRight w:val="0"/>
      <w:marTop w:val="0"/>
      <w:marBottom w:val="0"/>
      <w:divBdr>
        <w:top w:val="none" w:sz="0" w:space="0" w:color="auto"/>
        <w:left w:val="none" w:sz="0" w:space="0" w:color="auto"/>
        <w:bottom w:val="none" w:sz="0" w:space="0" w:color="auto"/>
        <w:right w:val="none" w:sz="0" w:space="0" w:color="auto"/>
      </w:divBdr>
    </w:div>
    <w:div w:id="1348632073">
      <w:marLeft w:val="640"/>
      <w:marRight w:val="0"/>
      <w:marTop w:val="0"/>
      <w:marBottom w:val="0"/>
      <w:divBdr>
        <w:top w:val="none" w:sz="0" w:space="0" w:color="auto"/>
        <w:left w:val="none" w:sz="0" w:space="0" w:color="auto"/>
        <w:bottom w:val="none" w:sz="0" w:space="0" w:color="auto"/>
        <w:right w:val="none" w:sz="0" w:space="0" w:color="auto"/>
      </w:divBdr>
    </w:div>
    <w:div w:id="1348679435">
      <w:marLeft w:val="640"/>
      <w:marRight w:val="0"/>
      <w:marTop w:val="0"/>
      <w:marBottom w:val="0"/>
      <w:divBdr>
        <w:top w:val="none" w:sz="0" w:space="0" w:color="auto"/>
        <w:left w:val="none" w:sz="0" w:space="0" w:color="auto"/>
        <w:bottom w:val="none" w:sz="0" w:space="0" w:color="auto"/>
        <w:right w:val="none" w:sz="0" w:space="0" w:color="auto"/>
      </w:divBdr>
    </w:div>
    <w:div w:id="1348828031">
      <w:marLeft w:val="640"/>
      <w:marRight w:val="0"/>
      <w:marTop w:val="0"/>
      <w:marBottom w:val="0"/>
      <w:divBdr>
        <w:top w:val="none" w:sz="0" w:space="0" w:color="auto"/>
        <w:left w:val="none" w:sz="0" w:space="0" w:color="auto"/>
        <w:bottom w:val="none" w:sz="0" w:space="0" w:color="auto"/>
        <w:right w:val="none" w:sz="0" w:space="0" w:color="auto"/>
      </w:divBdr>
    </w:div>
    <w:div w:id="1348872456">
      <w:marLeft w:val="640"/>
      <w:marRight w:val="0"/>
      <w:marTop w:val="0"/>
      <w:marBottom w:val="0"/>
      <w:divBdr>
        <w:top w:val="none" w:sz="0" w:space="0" w:color="auto"/>
        <w:left w:val="none" w:sz="0" w:space="0" w:color="auto"/>
        <w:bottom w:val="none" w:sz="0" w:space="0" w:color="auto"/>
        <w:right w:val="none" w:sz="0" w:space="0" w:color="auto"/>
      </w:divBdr>
    </w:div>
    <w:div w:id="1348873504">
      <w:marLeft w:val="640"/>
      <w:marRight w:val="0"/>
      <w:marTop w:val="0"/>
      <w:marBottom w:val="0"/>
      <w:divBdr>
        <w:top w:val="none" w:sz="0" w:space="0" w:color="auto"/>
        <w:left w:val="none" w:sz="0" w:space="0" w:color="auto"/>
        <w:bottom w:val="none" w:sz="0" w:space="0" w:color="auto"/>
        <w:right w:val="none" w:sz="0" w:space="0" w:color="auto"/>
      </w:divBdr>
    </w:div>
    <w:div w:id="1348944125">
      <w:marLeft w:val="640"/>
      <w:marRight w:val="0"/>
      <w:marTop w:val="0"/>
      <w:marBottom w:val="0"/>
      <w:divBdr>
        <w:top w:val="none" w:sz="0" w:space="0" w:color="auto"/>
        <w:left w:val="none" w:sz="0" w:space="0" w:color="auto"/>
        <w:bottom w:val="none" w:sz="0" w:space="0" w:color="auto"/>
        <w:right w:val="none" w:sz="0" w:space="0" w:color="auto"/>
      </w:divBdr>
    </w:div>
    <w:div w:id="1349210425">
      <w:marLeft w:val="640"/>
      <w:marRight w:val="0"/>
      <w:marTop w:val="0"/>
      <w:marBottom w:val="0"/>
      <w:divBdr>
        <w:top w:val="none" w:sz="0" w:space="0" w:color="auto"/>
        <w:left w:val="none" w:sz="0" w:space="0" w:color="auto"/>
        <w:bottom w:val="none" w:sz="0" w:space="0" w:color="auto"/>
        <w:right w:val="none" w:sz="0" w:space="0" w:color="auto"/>
      </w:divBdr>
    </w:div>
    <w:div w:id="1349218843">
      <w:marLeft w:val="640"/>
      <w:marRight w:val="0"/>
      <w:marTop w:val="0"/>
      <w:marBottom w:val="0"/>
      <w:divBdr>
        <w:top w:val="none" w:sz="0" w:space="0" w:color="auto"/>
        <w:left w:val="none" w:sz="0" w:space="0" w:color="auto"/>
        <w:bottom w:val="none" w:sz="0" w:space="0" w:color="auto"/>
        <w:right w:val="none" w:sz="0" w:space="0" w:color="auto"/>
      </w:divBdr>
    </w:div>
    <w:div w:id="1349328105">
      <w:marLeft w:val="640"/>
      <w:marRight w:val="0"/>
      <w:marTop w:val="0"/>
      <w:marBottom w:val="0"/>
      <w:divBdr>
        <w:top w:val="none" w:sz="0" w:space="0" w:color="auto"/>
        <w:left w:val="none" w:sz="0" w:space="0" w:color="auto"/>
        <w:bottom w:val="none" w:sz="0" w:space="0" w:color="auto"/>
        <w:right w:val="none" w:sz="0" w:space="0" w:color="auto"/>
      </w:divBdr>
    </w:div>
    <w:div w:id="1349406464">
      <w:marLeft w:val="640"/>
      <w:marRight w:val="0"/>
      <w:marTop w:val="0"/>
      <w:marBottom w:val="0"/>
      <w:divBdr>
        <w:top w:val="none" w:sz="0" w:space="0" w:color="auto"/>
        <w:left w:val="none" w:sz="0" w:space="0" w:color="auto"/>
        <w:bottom w:val="none" w:sz="0" w:space="0" w:color="auto"/>
        <w:right w:val="none" w:sz="0" w:space="0" w:color="auto"/>
      </w:divBdr>
    </w:div>
    <w:div w:id="1349527559">
      <w:marLeft w:val="640"/>
      <w:marRight w:val="0"/>
      <w:marTop w:val="0"/>
      <w:marBottom w:val="0"/>
      <w:divBdr>
        <w:top w:val="none" w:sz="0" w:space="0" w:color="auto"/>
        <w:left w:val="none" w:sz="0" w:space="0" w:color="auto"/>
        <w:bottom w:val="none" w:sz="0" w:space="0" w:color="auto"/>
        <w:right w:val="none" w:sz="0" w:space="0" w:color="auto"/>
      </w:divBdr>
    </w:div>
    <w:div w:id="1349597082">
      <w:marLeft w:val="640"/>
      <w:marRight w:val="0"/>
      <w:marTop w:val="0"/>
      <w:marBottom w:val="0"/>
      <w:divBdr>
        <w:top w:val="none" w:sz="0" w:space="0" w:color="auto"/>
        <w:left w:val="none" w:sz="0" w:space="0" w:color="auto"/>
        <w:bottom w:val="none" w:sz="0" w:space="0" w:color="auto"/>
        <w:right w:val="none" w:sz="0" w:space="0" w:color="auto"/>
      </w:divBdr>
    </w:div>
    <w:div w:id="1349601646">
      <w:marLeft w:val="640"/>
      <w:marRight w:val="0"/>
      <w:marTop w:val="0"/>
      <w:marBottom w:val="0"/>
      <w:divBdr>
        <w:top w:val="none" w:sz="0" w:space="0" w:color="auto"/>
        <w:left w:val="none" w:sz="0" w:space="0" w:color="auto"/>
        <w:bottom w:val="none" w:sz="0" w:space="0" w:color="auto"/>
        <w:right w:val="none" w:sz="0" w:space="0" w:color="auto"/>
      </w:divBdr>
    </w:div>
    <w:div w:id="1349677129">
      <w:marLeft w:val="640"/>
      <w:marRight w:val="0"/>
      <w:marTop w:val="0"/>
      <w:marBottom w:val="0"/>
      <w:divBdr>
        <w:top w:val="none" w:sz="0" w:space="0" w:color="auto"/>
        <w:left w:val="none" w:sz="0" w:space="0" w:color="auto"/>
        <w:bottom w:val="none" w:sz="0" w:space="0" w:color="auto"/>
        <w:right w:val="none" w:sz="0" w:space="0" w:color="auto"/>
      </w:divBdr>
    </w:div>
    <w:div w:id="1349716464">
      <w:marLeft w:val="640"/>
      <w:marRight w:val="0"/>
      <w:marTop w:val="0"/>
      <w:marBottom w:val="0"/>
      <w:divBdr>
        <w:top w:val="none" w:sz="0" w:space="0" w:color="auto"/>
        <w:left w:val="none" w:sz="0" w:space="0" w:color="auto"/>
        <w:bottom w:val="none" w:sz="0" w:space="0" w:color="auto"/>
        <w:right w:val="none" w:sz="0" w:space="0" w:color="auto"/>
      </w:divBdr>
    </w:div>
    <w:div w:id="1349790514">
      <w:marLeft w:val="640"/>
      <w:marRight w:val="0"/>
      <w:marTop w:val="0"/>
      <w:marBottom w:val="0"/>
      <w:divBdr>
        <w:top w:val="none" w:sz="0" w:space="0" w:color="auto"/>
        <w:left w:val="none" w:sz="0" w:space="0" w:color="auto"/>
        <w:bottom w:val="none" w:sz="0" w:space="0" w:color="auto"/>
        <w:right w:val="none" w:sz="0" w:space="0" w:color="auto"/>
      </w:divBdr>
    </w:div>
    <w:div w:id="1349910542">
      <w:marLeft w:val="640"/>
      <w:marRight w:val="0"/>
      <w:marTop w:val="0"/>
      <w:marBottom w:val="0"/>
      <w:divBdr>
        <w:top w:val="none" w:sz="0" w:space="0" w:color="auto"/>
        <w:left w:val="none" w:sz="0" w:space="0" w:color="auto"/>
        <w:bottom w:val="none" w:sz="0" w:space="0" w:color="auto"/>
        <w:right w:val="none" w:sz="0" w:space="0" w:color="auto"/>
      </w:divBdr>
    </w:div>
    <w:div w:id="1349983584">
      <w:marLeft w:val="640"/>
      <w:marRight w:val="0"/>
      <w:marTop w:val="0"/>
      <w:marBottom w:val="0"/>
      <w:divBdr>
        <w:top w:val="none" w:sz="0" w:space="0" w:color="auto"/>
        <w:left w:val="none" w:sz="0" w:space="0" w:color="auto"/>
        <w:bottom w:val="none" w:sz="0" w:space="0" w:color="auto"/>
        <w:right w:val="none" w:sz="0" w:space="0" w:color="auto"/>
      </w:divBdr>
    </w:div>
    <w:div w:id="1349989579">
      <w:marLeft w:val="640"/>
      <w:marRight w:val="0"/>
      <w:marTop w:val="0"/>
      <w:marBottom w:val="0"/>
      <w:divBdr>
        <w:top w:val="none" w:sz="0" w:space="0" w:color="auto"/>
        <w:left w:val="none" w:sz="0" w:space="0" w:color="auto"/>
        <w:bottom w:val="none" w:sz="0" w:space="0" w:color="auto"/>
        <w:right w:val="none" w:sz="0" w:space="0" w:color="auto"/>
      </w:divBdr>
    </w:div>
    <w:div w:id="1349989835">
      <w:marLeft w:val="640"/>
      <w:marRight w:val="0"/>
      <w:marTop w:val="0"/>
      <w:marBottom w:val="0"/>
      <w:divBdr>
        <w:top w:val="none" w:sz="0" w:space="0" w:color="auto"/>
        <w:left w:val="none" w:sz="0" w:space="0" w:color="auto"/>
        <w:bottom w:val="none" w:sz="0" w:space="0" w:color="auto"/>
        <w:right w:val="none" w:sz="0" w:space="0" w:color="auto"/>
      </w:divBdr>
    </w:div>
    <w:div w:id="1350062648">
      <w:marLeft w:val="640"/>
      <w:marRight w:val="0"/>
      <w:marTop w:val="0"/>
      <w:marBottom w:val="0"/>
      <w:divBdr>
        <w:top w:val="none" w:sz="0" w:space="0" w:color="auto"/>
        <w:left w:val="none" w:sz="0" w:space="0" w:color="auto"/>
        <w:bottom w:val="none" w:sz="0" w:space="0" w:color="auto"/>
        <w:right w:val="none" w:sz="0" w:space="0" w:color="auto"/>
      </w:divBdr>
    </w:div>
    <w:div w:id="1350107363">
      <w:marLeft w:val="640"/>
      <w:marRight w:val="0"/>
      <w:marTop w:val="0"/>
      <w:marBottom w:val="0"/>
      <w:divBdr>
        <w:top w:val="none" w:sz="0" w:space="0" w:color="auto"/>
        <w:left w:val="none" w:sz="0" w:space="0" w:color="auto"/>
        <w:bottom w:val="none" w:sz="0" w:space="0" w:color="auto"/>
        <w:right w:val="none" w:sz="0" w:space="0" w:color="auto"/>
      </w:divBdr>
    </w:div>
    <w:div w:id="1350133741">
      <w:marLeft w:val="640"/>
      <w:marRight w:val="0"/>
      <w:marTop w:val="0"/>
      <w:marBottom w:val="0"/>
      <w:divBdr>
        <w:top w:val="none" w:sz="0" w:space="0" w:color="auto"/>
        <w:left w:val="none" w:sz="0" w:space="0" w:color="auto"/>
        <w:bottom w:val="none" w:sz="0" w:space="0" w:color="auto"/>
        <w:right w:val="none" w:sz="0" w:space="0" w:color="auto"/>
      </w:divBdr>
    </w:div>
    <w:div w:id="1350135729">
      <w:marLeft w:val="640"/>
      <w:marRight w:val="0"/>
      <w:marTop w:val="0"/>
      <w:marBottom w:val="0"/>
      <w:divBdr>
        <w:top w:val="none" w:sz="0" w:space="0" w:color="auto"/>
        <w:left w:val="none" w:sz="0" w:space="0" w:color="auto"/>
        <w:bottom w:val="none" w:sz="0" w:space="0" w:color="auto"/>
        <w:right w:val="none" w:sz="0" w:space="0" w:color="auto"/>
      </w:divBdr>
    </w:div>
    <w:div w:id="1350176043">
      <w:marLeft w:val="640"/>
      <w:marRight w:val="0"/>
      <w:marTop w:val="0"/>
      <w:marBottom w:val="0"/>
      <w:divBdr>
        <w:top w:val="none" w:sz="0" w:space="0" w:color="auto"/>
        <w:left w:val="none" w:sz="0" w:space="0" w:color="auto"/>
        <w:bottom w:val="none" w:sz="0" w:space="0" w:color="auto"/>
        <w:right w:val="none" w:sz="0" w:space="0" w:color="auto"/>
      </w:divBdr>
    </w:div>
    <w:div w:id="1350179744">
      <w:marLeft w:val="640"/>
      <w:marRight w:val="0"/>
      <w:marTop w:val="0"/>
      <w:marBottom w:val="0"/>
      <w:divBdr>
        <w:top w:val="none" w:sz="0" w:space="0" w:color="auto"/>
        <w:left w:val="none" w:sz="0" w:space="0" w:color="auto"/>
        <w:bottom w:val="none" w:sz="0" w:space="0" w:color="auto"/>
        <w:right w:val="none" w:sz="0" w:space="0" w:color="auto"/>
      </w:divBdr>
    </w:div>
    <w:div w:id="1350446232">
      <w:marLeft w:val="640"/>
      <w:marRight w:val="0"/>
      <w:marTop w:val="0"/>
      <w:marBottom w:val="0"/>
      <w:divBdr>
        <w:top w:val="none" w:sz="0" w:space="0" w:color="auto"/>
        <w:left w:val="none" w:sz="0" w:space="0" w:color="auto"/>
        <w:bottom w:val="none" w:sz="0" w:space="0" w:color="auto"/>
        <w:right w:val="none" w:sz="0" w:space="0" w:color="auto"/>
      </w:divBdr>
    </w:div>
    <w:div w:id="1350831613">
      <w:marLeft w:val="640"/>
      <w:marRight w:val="0"/>
      <w:marTop w:val="0"/>
      <w:marBottom w:val="0"/>
      <w:divBdr>
        <w:top w:val="none" w:sz="0" w:space="0" w:color="auto"/>
        <w:left w:val="none" w:sz="0" w:space="0" w:color="auto"/>
        <w:bottom w:val="none" w:sz="0" w:space="0" w:color="auto"/>
        <w:right w:val="none" w:sz="0" w:space="0" w:color="auto"/>
      </w:divBdr>
    </w:div>
    <w:div w:id="1350986667">
      <w:marLeft w:val="640"/>
      <w:marRight w:val="0"/>
      <w:marTop w:val="0"/>
      <w:marBottom w:val="0"/>
      <w:divBdr>
        <w:top w:val="none" w:sz="0" w:space="0" w:color="auto"/>
        <w:left w:val="none" w:sz="0" w:space="0" w:color="auto"/>
        <w:bottom w:val="none" w:sz="0" w:space="0" w:color="auto"/>
        <w:right w:val="none" w:sz="0" w:space="0" w:color="auto"/>
      </w:divBdr>
    </w:div>
    <w:div w:id="1350988992">
      <w:marLeft w:val="640"/>
      <w:marRight w:val="0"/>
      <w:marTop w:val="0"/>
      <w:marBottom w:val="0"/>
      <w:divBdr>
        <w:top w:val="none" w:sz="0" w:space="0" w:color="auto"/>
        <w:left w:val="none" w:sz="0" w:space="0" w:color="auto"/>
        <w:bottom w:val="none" w:sz="0" w:space="0" w:color="auto"/>
        <w:right w:val="none" w:sz="0" w:space="0" w:color="auto"/>
      </w:divBdr>
    </w:div>
    <w:div w:id="1350991380">
      <w:marLeft w:val="640"/>
      <w:marRight w:val="0"/>
      <w:marTop w:val="0"/>
      <w:marBottom w:val="0"/>
      <w:divBdr>
        <w:top w:val="none" w:sz="0" w:space="0" w:color="auto"/>
        <w:left w:val="none" w:sz="0" w:space="0" w:color="auto"/>
        <w:bottom w:val="none" w:sz="0" w:space="0" w:color="auto"/>
        <w:right w:val="none" w:sz="0" w:space="0" w:color="auto"/>
      </w:divBdr>
    </w:div>
    <w:div w:id="1351102402">
      <w:marLeft w:val="640"/>
      <w:marRight w:val="0"/>
      <w:marTop w:val="0"/>
      <w:marBottom w:val="0"/>
      <w:divBdr>
        <w:top w:val="none" w:sz="0" w:space="0" w:color="auto"/>
        <w:left w:val="none" w:sz="0" w:space="0" w:color="auto"/>
        <w:bottom w:val="none" w:sz="0" w:space="0" w:color="auto"/>
        <w:right w:val="none" w:sz="0" w:space="0" w:color="auto"/>
      </w:divBdr>
    </w:div>
    <w:div w:id="1351102504">
      <w:marLeft w:val="640"/>
      <w:marRight w:val="0"/>
      <w:marTop w:val="0"/>
      <w:marBottom w:val="0"/>
      <w:divBdr>
        <w:top w:val="none" w:sz="0" w:space="0" w:color="auto"/>
        <w:left w:val="none" w:sz="0" w:space="0" w:color="auto"/>
        <w:bottom w:val="none" w:sz="0" w:space="0" w:color="auto"/>
        <w:right w:val="none" w:sz="0" w:space="0" w:color="auto"/>
      </w:divBdr>
    </w:div>
    <w:div w:id="1351102625">
      <w:marLeft w:val="640"/>
      <w:marRight w:val="0"/>
      <w:marTop w:val="0"/>
      <w:marBottom w:val="0"/>
      <w:divBdr>
        <w:top w:val="none" w:sz="0" w:space="0" w:color="auto"/>
        <w:left w:val="none" w:sz="0" w:space="0" w:color="auto"/>
        <w:bottom w:val="none" w:sz="0" w:space="0" w:color="auto"/>
        <w:right w:val="none" w:sz="0" w:space="0" w:color="auto"/>
      </w:divBdr>
    </w:div>
    <w:div w:id="1351103296">
      <w:marLeft w:val="640"/>
      <w:marRight w:val="0"/>
      <w:marTop w:val="0"/>
      <w:marBottom w:val="0"/>
      <w:divBdr>
        <w:top w:val="none" w:sz="0" w:space="0" w:color="auto"/>
        <w:left w:val="none" w:sz="0" w:space="0" w:color="auto"/>
        <w:bottom w:val="none" w:sz="0" w:space="0" w:color="auto"/>
        <w:right w:val="none" w:sz="0" w:space="0" w:color="auto"/>
      </w:divBdr>
    </w:div>
    <w:div w:id="1351183182">
      <w:marLeft w:val="640"/>
      <w:marRight w:val="0"/>
      <w:marTop w:val="0"/>
      <w:marBottom w:val="0"/>
      <w:divBdr>
        <w:top w:val="none" w:sz="0" w:space="0" w:color="auto"/>
        <w:left w:val="none" w:sz="0" w:space="0" w:color="auto"/>
        <w:bottom w:val="none" w:sz="0" w:space="0" w:color="auto"/>
        <w:right w:val="none" w:sz="0" w:space="0" w:color="auto"/>
      </w:divBdr>
    </w:div>
    <w:div w:id="1351296877">
      <w:marLeft w:val="640"/>
      <w:marRight w:val="0"/>
      <w:marTop w:val="0"/>
      <w:marBottom w:val="0"/>
      <w:divBdr>
        <w:top w:val="none" w:sz="0" w:space="0" w:color="auto"/>
        <w:left w:val="none" w:sz="0" w:space="0" w:color="auto"/>
        <w:bottom w:val="none" w:sz="0" w:space="0" w:color="auto"/>
        <w:right w:val="none" w:sz="0" w:space="0" w:color="auto"/>
      </w:divBdr>
    </w:div>
    <w:div w:id="1351300883">
      <w:marLeft w:val="640"/>
      <w:marRight w:val="0"/>
      <w:marTop w:val="0"/>
      <w:marBottom w:val="0"/>
      <w:divBdr>
        <w:top w:val="none" w:sz="0" w:space="0" w:color="auto"/>
        <w:left w:val="none" w:sz="0" w:space="0" w:color="auto"/>
        <w:bottom w:val="none" w:sz="0" w:space="0" w:color="auto"/>
        <w:right w:val="none" w:sz="0" w:space="0" w:color="auto"/>
      </w:divBdr>
    </w:div>
    <w:div w:id="1351495196">
      <w:marLeft w:val="640"/>
      <w:marRight w:val="0"/>
      <w:marTop w:val="0"/>
      <w:marBottom w:val="0"/>
      <w:divBdr>
        <w:top w:val="none" w:sz="0" w:space="0" w:color="auto"/>
        <w:left w:val="none" w:sz="0" w:space="0" w:color="auto"/>
        <w:bottom w:val="none" w:sz="0" w:space="0" w:color="auto"/>
        <w:right w:val="none" w:sz="0" w:space="0" w:color="auto"/>
      </w:divBdr>
    </w:div>
    <w:div w:id="1351642034">
      <w:marLeft w:val="640"/>
      <w:marRight w:val="0"/>
      <w:marTop w:val="0"/>
      <w:marBottom w:val="0"/>
      <w:divBdr>
        <w:top w:val="none" w:sz="0" w:space="0" w:color="auto"/>
        <w:left w:val="none" w:sz="0" w:space="0" w:color="auto"/>
        <w:bottom w:val="none" w:sz="0" w:space="0" w:color="auto"/>
        <w:right w:val="none" w:sz="0" w:space="0" w:color="auto"/>
      </w:divBdr>
    </w:div>
    <w:div w:id="1351644664">
      <w:marLeft w:val="640"/>
      <w:marRight w:val="0"/>
      <w:marTop w:val="0"/>
      <w:marBottom w:val="0"/>
      <w:divBdr>
        <w:top w:val="none" w:sz="0" w:space="0" w:color="auto"/>
        <w:left w:val="none" w:sz="0" w:space="0" w:color="auto"/>
        <w:bottom w:val="none" w:sz="0" w:space="0" w:color="auto"/>
        <w:right w:val="none" w:sz="0" w:space="0" w:color="auto"/>
      </w:divBdr>
    </w:div>
    <w:div w:id="1351830979">
      <w:marLeft w:val="640"/>
      <w:marRight w:val="0"/>
      <w:marTop w:val="0"/>
      <w:marBottom w:val="0"/>
      <w:divBdr>
        <w:top w:val="none" w:sz="0" w:space="0" w:color="auto"/>
        <w:left w:val="none" w:sz="0" w:space="0" w:color="auto"/>
        <w:bottom w:val="none" w:sz="0" w:space="0" w:color="auto"/>
        <w:right w:val="none" w:sz="0" w:space="0" w:color="auto"/>
      </w:divBdr>
    </w:div>
    <w:div w:id="1351836119">
      <w:marLeft w:val="640"/>
      <w:marRight w:val="0"/>
      <w:marTop w:val="0"/>
      <w:marBottom w:val="0"/>
      <w:divBdr>
        <w:top w:val="none" w:sz="0" w:space="0" w:color="auto"/>
        <w:left w:val="none" w:sz="0" w:space="0" w:color="auto"/>
        <w:bottom w:val="none" w:sz="0" w:space="0" w:color="auto"/>
        <w:right w:val="none" w:sz="0" w:space="0" w:color="auto"/>
      </w:divBdr>
    </w:div>
    <w:div w:id="1351838703">
      <w:marLeft w:val="640"/>
      <w:marRight w:val="0"/>
      <w:marTop w:val="0"/>
      <w:marBottom w:val="0"/>
      <w:divBdr>
        <w:top w:val="none" w:sz="0" w:space="0" w:color="auto"/>
        <w:left w:val="none" w:sz="0" w:space="0" w:color="auto"/>
        <w:bottom w:val="none" w:sz="0" w:space="0" w:color="auto"/>
        <w:right w:val="none" w:sz="0" w:space="0" w:color="auto"/>
      </w:divBdr>
    </w:div>
    <w:div w:id="1351838864">
      <w:marLeft w:val="640"/>
      <w:marRight w:val="0"/>
      <w:marTop w:val="0"/>
      <w:marBottom w:val="0"/>
      <w:divBdr>
        <w:top w:val="none" w:sz="0" w:space="0" w:color="auto"/>
        <w:left w:val="none" w:sz="0" w:space="0" w:color="auto"/>
        <w:bottom w:val="none" w:sz="0" w:space="0" w:color="auto"/>
        <w:right w:val="none" w:sz="0" w:space="0" w:color="auto"/>
      </w:divBdr>
    </w:div>
    <w:div w:id="1351953424">
      <w:marLeft w:val="640"/>
      <w:marRight w:val="0"/>
      <w:marTop w:val="0"/>
      <w:marBottom w:val="0"/>
      <w:divBdr>
        <w:top w:val="none" w:sz="0" w:space="0" w:color="auto"/>
        <w:left w:val="none" w:sz="0" w:space="0" w:color="auto"/>
        <w:bottom w:val="none" w:sz="0" w:space="0" w:color="auto"/>
        <w:right w:val="none" w:sz="0" w:space="0" w:color="auto"/>
      </w:divBdr>
    </w:div>
    <w:div w:id="1351956093">
      <w:marLeft w:val="640"/>
      <w:marRight w:val="0"/>
      <w:marTop w:val="0"/>
      <w:marBottom w:val="0"/>
      <w:divBdr>
        <w:top w:val="none" w:sz="0" w:space="0" w:color="auto"/>
        <w:left w:val="none" w:sz="0" w:space="0" w:color="auto"/>
        <w:bottom w:val="none" w:sz="0" w:space="0" w:color="auto"/>
        <w:right w:val="none" w:sz="0" w:space="0" w:color="auto"/>
      </w:divBdr>
    </w:div>
    <w:div w:id="1352217221">
      <w:marLeft w:val="640"/>
      <w:marRight w:val="0"/>
      <w:marTop w:val="0"/>
      <w:marBottom w:val="0"/>
      <w:divBdr>
        <w:top w:val="none" w:sz="0" w:space="0" w:color="auto"/>
        <w:left w:val="none" w:sz="0" w:space="0" w:color="auto"/>
        <w:bottom w:val="none" w:sz="0" w:space="0" w:color="auto"/>
        <w:right w:val="none" w:sz="0" w:space="0" w:color="auto"/>
      </w:divBdr>
    </w:div>
    <w:div w:id="1352297676">
      <w:marLeft w:val="640"/>
      <w:marRight w:val="0"/>
      <w:marTop w:val="0"/>
      <w:marBottom w:val="0"/>
      <w:divBdr>
        <w:top w:val="none" w:sz="0" w:space="0" w:color="auto"/>
        <w:left w:val="none" w:sz="0" w:space="0" w:color="auto"/>
        <w:bottom w:val="none" w:sz="0" w:space="0" w:color="auto"/>
        <w:right w:val="none" w:sz="0" w:space="0" w:color="auto"/>
      </w:divBdr>
    </w:div>
    <w:div w:id="1352298956">
      <w:marLeft w:val="640"/>
      <w:marRight w:val="0"/>
      <w:marTop w:val="0"/>
      <w:marBottom w:val="0"/>
      <w:divBdr>
        <w:top w:val="none" w:sz="0" w:space="0" w:color="auto"/>
        <w:left w:val="none" w:sz="0" w:space="0" w:color="auto"/>
        <w:bottom w:val="none" w:sz="0" w:space="0" w:color="auto"/>
        <w:right w:val="none" w:sz="0" w:space="0" w:color="auto"/>
      </w:divBdr>
    </w:div>
    <w:div w:id="1352341048">
      <w:marLeft w:val="640"/>
      <w:marRight w:val="0"/>
      <w:marTop w:val="0"/>
      <w:marBottom w:val="0"/>
      <w:divBdr>
        <w:top w:val="none" w:sz="0" w:space="0" w:color="auto"/>
        <w:left w:val="none" w:sz="0" w:space="0" w:color="auto"/>
        <w:bottom w:val="none" w:sz="0" w:space="0" w:color="auto"/>
        <w:right w:val="none" w:sz="0" w:space="0" w:color="auto"/>
      </w:divBdr>
    </w:div>
    <w:div w:id="1352415160">
      <w:marLeft w:val="640"/>
      <w:marRight w:val="0"/>
      <w:marTop w:val="0"/>
      <w:marBottom w:val="0"/>
      <w:divBdr>
        <w:top w:val="none" w:sz="0" w:space="0" w:color="auto"/>
        <w:left w:val="none" w:sz="0" w:space="0" w:color="auto"/>
        <w:bottom w:val="none" w:sz="0" w:space="0" w:color="auto"/>
        <w:right w:val="none" w:sz="0" w:space="0" w:color="auto"/>
      </w:divBdr>
    </w:div>
    <w:div w:id="1352486856">
      <w:marLeft w:val="640"/>
      <w:marRight w:val="0"/>
      <w:marTop w:val="0"/>
      <w:marBottom w:val="0"/>
      <w:divBdr>
        <w:top w:val="none" w:sz="0" w:space="0" w:color="auto"/>
        <w:left w:val="none" w:sz="0" w:space="0" w:color="auto"/>
        <w:bottom w:val="none" w:sz="0" w:space="0" w:color="auto"/>
        <w:right w:val="none" w:sz="0" w:space="0" w:color="auto"/>
      </w:divBdr>
    </w:div>
    <w:div w:id="1352491975">
      <w:marLeft w:val="640"/>
      <w:marRight w:val="0"/>
      <w:marTop w:val="0"/>
      <w:marBottom w:val="0"/>
      <w:divBdr>
        <w:top w:val="none" w:sz="0" w:space="0" w:color="auto"/>
        <w:left w:val="none" w:sz="0" w:space="0" w:color="auto"/>
        <w:bottom w:val="none" w:sz="0" w:space="0" w:color="auto"/>
        <w:right w:val="none" w:sz="0" w:space="0" w:color="auto"/>
      </w:divBdr>
    </w:div>
    <w:div w:id="1352493728">
      <w:marLeft w:val="640"/>
      <w:marRight w:val="0"/>
      <w:marTop w:val="0"/>
      <w:marBottom w:val="0"/>
      <w:divBdr>
        <w:top w:val="none" w:sz="0" w:space="0" w:color="auto"/>
        <w:left w:val="none" w:sz="0" w:space="0" w:color="auto"/>
        <w:bottom w:val="none" w:sz="0" w:space="0" w:color="auto"/>
        <w:right w:val="none" w:sz="0" w:space="0" w:color="auto"/>
      </w:divBdr>
    </w:div>
    <w:div w:id="1352535027">
      <w:marLeft w:val="640"/>
      <w:marRight w:val="0"/>
      <w:marTop w:val="0"/>
      <w:marBottom w:val="0"/>
      <w:divBdr>
        <w:top w:val="none" w:sz="0" w:space="0" w:color="auto"/>
        <w:left w:val="none" w:sz="0" w:space="0" w:color="auto"/>
        <w:bottom w:val="none" w:sz="0" w:space="0" w:color="auto"/>
        <w:right w:val="none" w:sz="0" w:space="0" w:color="auto"/>
      </w:divBdr>
    </w:div>
    <w:div w:id="1352612309">
      <w:marLeft w:val="640"/>
      <w:marRight w:val="0"/>
      <w:marTop w:val="0"/>
      <w:marBottom w:val="0"/>
      <w:divBdr>
        <w:top w:val="none" w:sz="0" w:space="0" w:color="auto"/>
        <w:left w:val="none" w:sz="0" w:space="0" w:color="auto"/>
        <w:bottom w:val="none" w:sz="0" w:space="0" w:color="auto"/>
        <w:right w:val="none" w:sz="0" w:space="0" w:color="auto"/>
      </w:divBdr>
    </w:div>
    <w:div w:id="1352683210">
      <w:marLeft w:val="640"/>
      <w:marRight w:val="0"/>
      <w:marTop w:val="0"/>
      <w:marBottom w:val="0"/>
      <w:divBdr>
        <w:top w:val="none" w:sz="0" w:space="0" w:color="auto"/>
        <w:left w:val="none" w:sz="0" w:space="0" w:color="auto"/>
        <w:bottom w:val="none" w:sz="0" w:space="0" w:color="auto"/>
        <w:right w:val="none" w:sz="0" w:space="0" w:color="auto"/>
      </w:divBdr>
    </w:div>
    <w:div w:id="1352685755">
      <w:marLeft w:val="640"/>
      <w:marRight w:val="0"/>
      <w:marTop w:val="0"/>
      <w:marBottom w:val="0"/>
      <w:divBdr>
        <w:top w:val="none" w:sz="0" w:space="0" w:color="auto"/>
        <w:left w:val="none" w:sz="0" w:space="0" w:color="auto"/>
        <w:bottom w:val="none" w:sz="0" w:space="0" w:color="auto"/>
        <w:right w:val="none" w:sz="0" w:space="0" w:color="auto"/>
      </w:divBdr>
    </w:div>
    <w:div w:id="1352997515">
      <w:marLeft w:val="640"/>
      <w:marRight w:val="0"/>
      <w:marTop w:val="0"/>
      <w:marBottom w:val="0"/>
      <w:divBdr>
        <w:top w:val="none" w:sz="0" w:space="0" w:color="auto"/>
        <w:left w:val="none" w:sz="0" w:space="0" w:color="auto"/>
        <w:bottom w:val="none" w:sz="0" w:space="0" w:color="auto"/>
        <w:right w:val="none" w:sz="0" w:space="0" w:color="auto"/>
      </w:divBdr>
    </w:div>
    <w:div w:id="1353068507">
      <w:marLeft w:val="640"/>
      <w:marRight w:val="0"/>
      <w:marTop w:val="0"/>
      <w:marBottom w:val="0"/>
      <w:divBdr>
        <w:top w:val="none" w:sz="0" w:space="0" w:color="auto"/>
        <w:left w:val="none" w:sz="0" w:space="0" w:color="auto"/>
        <w:bottom w:val="none" w:sz="0" w:space="0" w:color="auto"/>
        <w:right w:val="none" w:sz="0" w:space="0" w:color="auto"/>
      </w:divBdr>
    </w:div>
    <w:div w:id="1353190907">
      <w:marLeft w:val="640"/>
      <w:marRight w:val="0"/>
      <w:marTop w:val="0"/>
      <w:marBottom w:val="0"/>
      <w:divBdr>
        <w:top w:val="none" w:sz="0" w:space="0" w:color="auto"/>
        <w:left w:val="none" w:sz="0" w:space="0" w:color="auto"/>
        <w:bottom w:val="none" w:sz="0" w:space="0" w:color="auto"/>
        <w:right w:val="none" w:sz="0" w:space="0" w:color="auto"/>
      </w:divBdr>
    </w:div>
    <w:div w:id="1353219331">
      <w:marLeft w:val="640"/>
      <w:marRight w:val="0"/>
      <w:marTop w:val="0"/>
      <w:marBottom w:val="0"/>
      <w:divBdr>
        <w:top w:val="none" w:sz="0" w:space="0" w:color="auto"/>
        <w:left w:val="none" w:sz="0" w:space="0" w:color="auto"/>
        <w:bottom w:val="none" w:sz="0" w:space="0" w:color="auto"/>
        <w:right w:val="none" w:sz="0" w:space="0" w:color="auto"/>
      </w:divBdr>
    </w:div>
    <w:div w:id="1353219402">
      <w:marLeft w:val="640"/>
      <w:marRight w:val="0"/>
      <w:marTop w:val="0"/>
      <w:marBottom w:val="0"/>
      <w:divBdr>
        <w:top w:val="none" w:sz="0" w:space="0" w:color="auto"/>
        <w:left w:val="none" w:sz="0" w:space="0" w:color="auto"/>
        <w:bottom w:val="none" w:sz="0" w:space="0" w:color="auto"/>
        <w:right w:val="none" w:sz="0" w:space="0" w:color="auto"/>
      </w:divBdr>
    </w:div>
    <w:div w:id="1353342390">
      <w:marLeft w:val="640"/>
      <w:marRight w:val="0"/>
      <w:marTop w:val="0"/>
      <w:marBottom w:val="0"/>
      <w:divBdr>
        <w:top w:val="none" w:sz="0" w:space="0" w:color="auto"/>
        <w:left w:val="none" w:sz="0" w:space="0" w:color="auto"/>
        <w:bottom w:val="none" w:sz="0" w:space="0" w:color="auto"/>
        <w:right w:val="none" w:sz="0" w:space="0" w:color="auto"/>
      </w:divBdr>
    </w:div>
    <w:div w:id="1353461085">
      <w:marLeft w:val="640"/>
      <w:marRight w:val="0"/>
      <w:marTop w:val="0"/>
      <w:marBottom w:val="0"/>
      <w:divBdr>
        <w:top w:val="none" w:sz="0" w:space="0" w:color="auto"/>
        <w:left w:val="none" w:sz="0" w:space="0" w:color="auto"/>
        <w:bottom w:val="none" w:sz="0" w:space="0" w:color="auto"/>
        <w:right w:val="none" w:sz="0" w:space="0" w:color="auto"/>
      </w:divBdr>
    </w:div>
    <w:div w:id="1353530409">
      <w:marLeft w:val="640"/>
      <w:marRight w:val="0"/>
      <w:marTop w:val="0"/>
      <w:marBottom w:val="0"/>
      <w:divBdr>
        <w:top w:val="none" w:sz="0" w:space="0" w:color="auto"/>
        <w:left w:val="none" w:sz="0" w:space="0" w:color="auto"/>
        <w:bottom w:val="none" w:sz="0" w:space="0" w:color="auto"/>
        <w:right w:val="none" w:sz="0" w:space="0" w:color="auto"/>
      </w:divBdr>
    </w:div>
    <w:div w:id="1353531628">
      <w:marLeft w:val="640"/>
      <w:marRight w:val="0"/>
      <w:marTop w:val="0"/>
      <w:marBottom w:val="0"/>
      <w:divBdr>
        <w:top w:val="none" w:sz="0" w:space="0" w:color="auto"/>
        <w:left w:val="none" w:sz="0" w:space="0" w:color="auto"/>
        <w:bottom w:val="none" w:sz="0" w:space="0" w:color="auto"/>
        <w:right w:val="none" w:sz="0" w:space="0" w:color="auto"/>
      </w:divBdr>
    </w:div>
    <w:div w:id="1353604547">
      <w:marLeft w:val="640"/>
      <w:marRight w:val="0"/>
      <w:marTop w:val="0"/>
      <w:marBottom w:val="0"/>
      <w:divBdr>
        <w:top w:val="none" w:sz="0" w:space="0" w:color="auto"/>
        <w:left w:val="none" w:sz="0" w:space="0" w:color="auto"/>
        <w:bottom w:val="none" w:sz="0" w:space="0" w:color="auto"/>
        <w:right w:val="none" w:sz="0" w:space="0" w:color="auto"/>
      </w:divBdr>
    </w:div>
    <w:div w:id="1353724290">
      <w:marLeft w:val="640"/>
      <w:marRight w:val="0"/>
      <w:marTop w:val="0"/>
      <w:marBottom w:val="0"/>
      <w:divBdr>
        <w:top w:val="none" w:sz="0" w:space="0" w:color="auto"/>
        <w:left w:val="none" w:sz="0" w:space="0" w:color="auto"/>
        <w:bottom w:val="none" w:sz="0" w:space="0" w:color="auto"/>
        <w:right w:val="none" w:sz="0" w:space="0" w:color="auto"/>
      </w:divBdr>
    </w:div>
    <w:div w:id="1353730305">
      <w:marLeft w:val="640"/>
      <w:marRight w:val="0"/>
      <w:marTop w:val="0"/>
      <w:marBottom w:val="0"/>
      <w:divBdr>
        <w:top w:val="none" w:sz="0" w:space="0" w:color="auto"/>
        <w:left w:val="none" w:sz="0" w:space="0" w:color="auto"/>
        <w:bottom w:val="none" w:sz="0" w:space="0" w:color="auto"/>
        <w:right w:val="none" w:sz="0" w:space="0" w:color="auto"/>
      </w:divBdr>
    </w:div>
    <w:div w:id="1353845220">
      <w:marLeft w:val="640"/>
      <w:marRight w:val="0"/>
      <w:marTop w:val="0"/>
      <w:marBottom w:val="0"/>
      <w:divBdr>
        <w:top w:val="none" w:sz="0" w:space="0" w:color="auto"/>
        <w:left w:val="none" w:sz="0" w:space="0" w:color="auto"/>
        <w:bottom w:val="none" w:sz="0" w:space="0" w:color="auto"/>
        <w:right w:val="none" w:sz="0" w:space="0" w:color="auto"/>
      </w:divBdr>
    </w:div>
    <w:div w:id="1353845395">
      <w:marLeft w:val="640"/>
      <w:marRight w:val="0"/>
      <w:marTop w:val="0"/>
      <w:marBottom w:val="0"/>
      <w:divBdr>
        <w:top w:val="none" w:sz="0" w:space="0" w:color="auto"/>
        <w:left w:val="none" w:sz="0" w:space="0" w:color="auto"/>
        <w:bottom w:val="none" w:sz="0" w:space="0" w:color="auto"/>
        <w:right w:val="none" w:sz="0" w:space="0" w:color="auto"/>
      </w:divBdr>
    </w:div>
    <w:div w:id="1353874009">
      <w:marLeft w:val="640"/>
      <w:marRight w:val="0"/>
      <w:marTop w:val="0"/>
      <w:marBottom w:val="0"/>
      <w:divBdr>
        <w:top w:val="none" w:sz="0" w:space="0" w:color="auto"/>
        <w:left w:val="none" w:sz="0" w:space="0" w:color="auto"/>
        <w:bottom w:val="none" w:sz="0" w:space="0" w:color="auto"/>
        <w:right w:val="none" w:sz="0" w:space="0" w:color="auto"/>
      </w:divBdr>
    </w:div>
    <w:div w:id="1353915140">
      <w:marLeft w:val="640"/>
      <w:marRight w:val="0"/>
      <w:marTop w:val="0"/>
      <w:marBottom w:val="0"/>
      <w:divBdr>
        <w:top w:val="none" w:sz="0" w:space="0" w:color="auto"/>
        <w:left w:val="none" w:sz="0" w:space="0" w:color="auto"/>
        <w:bottom w:val="none" w:sz="0" w:space="0" w:color="auto"/>
        <w:right w:val="none" w:sz="0" w:space="0" w:color="auto"/>
      </w:divBdr>
    </w:div>
    <w:div w:id="1353920587">
      <w:marLeft w:val="640"/>
      <w:marRight w:val="0"/>
      <w:marTop w:val="0"/>
      <w:marBottom w:val="0"/>
      <w:divBdr>
        <w:top w:val="none" w:sz="0" w:space="0" w:color="auto"/>
        <w:left w:val="none" w:sz="0" w:space="0" w:color="auto"/>
        <w:bottom w:val="none" w:sz="0" w:space="0" w:color="auto"/>
        <w:right w:val="none" w:sz="0" w:space="0" w:color="auto"/>
      </w:divBdr>
    </w:div>
    <w:div w:id="1353991724">
      <w:marLeft w:val="480"/>
      <w:marRight w:val="0"/>
      <w:marTop w:val="0"/>
      <w:marBottom w:val="0"/>
      <w:divBdr>
        <w:top w:val="none" w:sz="0" w:space="0" w:color="auto"/>
        <w:left w:val="none" w:sz="0" w:space="0" w:color="auto"/>
        <w:bottom w:val="none" w:sz="0" w:space="0" w:color="auto"/>
        <w:right w:val="none" w:sz="0" w:space="0" w:color="auto"/>
      </w:divBdr>
    </w:div>
    <w:div w:id="1353992103">
      <w:marLeft w:val="640"/>
      <w:marRight w:val="0"/>
      <w:marTop w:val="0"/>
      <w:marBottom w:val="0"/>
      <w:divBdr>
        <w:top w:val="none" w:sz="0" w:space="0" w:color="auto"/>
        <w:left w:val="none" w:sz="0" w:space="0" w:color="auto"/>
        <w:bottom w:val="none" w:sz="0" w:space="0" w:color="auto"/>
        <w:right w:val="none" w:sz="0" w:space="0" w:color="auto"/>
      </w:divBdr>
    </w:div>
    <w:div w:id="1353992816">
      <w:marLeft w:val="640"/>
      <w:marRight w:val="0"/>
      <w:marTop w:val="0"/>
      <w:marBottom w:val="0"/>
      <w:divBdr>
        <w:top w:val="none" w:sz="0" w:space="0" w:color="auto"/>
        <w:left w:val="none" w:sz="0" w:space="0" w:color="auto"/>
        <w:bottom w:val="none" w:sz="0" w:space="0" w:color="auto"/>
        <w:right w:val="none" w:sz="0" w:space="0" w:color="auto"/>
      </w:divBdr>
    </w:div>
    <w:div w:id="1353996685">
      <w:marLeft w:val="640"/>
      <w:marRight w:val="0"/>
      <w:marTop w:val="0"/>
      <w:marBottom w:val="0"/>
      <w:divBdr>
        <w:top w:val="none" w:sz="0" w:space="0" w:color="auto"/>
        <w:left w:val="none" w:sz="0" w:space="0" w:color="auto"/>
        <w:bottom w:val="none" w:sz="0" w:space="0" w:color="auto"/>
        <w:right w:val="none" w:sz="0" w:space="0" w:color="auto"/>
      </w:divBdr>
    </w:div>
    <w:div w:id="1354071323">
      <w:marLeft w:val="640"/>
      <w:marRight w:val="0"/>
      <w:marTop w:val="0"/>
      <w:marBottom w:val="0"/>
      <w:divBdr>
        <w:top w:val="none" w:sz="0" w:space="0" w:color="auto"/>
        <w:left w:val="none" w:sz="0" w:space="0" w:color="auto"/>
        <w:bottom w:val="none" w:sz="0" w:space="0" w:color="auto"/>
        <w:right w:val="none" w:sz="0" w:space="0" w:color="auto"/>
      </w:divBdr>
    </w:div>
    <w:div w:id="1354107609">
      <w:marLeft w:val="640"/>
      <w:marRight w:val="0"/>
      <w:marTop w:val="0"/>
      <w:marBottom w:val="0"/>
      <w:divBdr>
        <w:top w:val="none" w:sz="0" w:space="0" w:color="auto"/>
        <w:left w:val="none" w:sz="0" w:space="0" w:color="auto"/>
        <w:bottom w:val="none" w:sz="0" w:space="0" w:color="auto"/>
        <w:right w:val="none" w:sz="0" w:space="0" w:color="auto"/>
      </w:divBdr>
    </w:div>
    <w:div w:id="1354111729">
      <w:marLeft w:val="640"/>
      <w:marRight w:val="0"/>
      <w:marTop w:val="0"/>
      <w:marBottom w:val="0"/>
      <w:divBdr>
        <w:top w:val="none" w:sz="0" w:space="0" w:color="auto"/>
        <w:left w:val="none" w:sz="0" w:space="0" w:color="auto"/>
        <w:bottom w:val="none" w:sz="0" w:space="0" w:color="auto"/>
        <w:right w:val="none" w:sz="0" w:space="0" w:color="auto"/>
      </w:divBdr>
    </w:div>
    <w:div w:id="1354263496">
      <w:marLeft w:val="640"/>
      <w:marRight w:val="0"/>
      <w:marTop w:val="0"/>
      <w:marBottom w:val="0"/>
      <w:divBdr>
        <w:top w:val="none" w:sz="0" w:space="0" w:color="auto"/>
        <w:left w:val="none" w:sz="0" w:space="0" w:color="auto"/>
        <w:bottom w:val="none" w:sz="0" w:space="0" w:color="auto"/>
        <w:right w:val="none" w:sz="0" w:space="0" w:color="auto"/>
      </w:divBdr>
    </w:div>
    <w:div w:id="1354265584">
      <w:marLeft w:val="640"/>
      <w:marRight w:val="0"/>
      <w:marTop w:val="0"/>
      <w:marBottom w:val="0"/>
      <w:divBdr>
        <w:top w:val="none" w:sz="0" w:space="0" w:color="auto"/>
        <w:left w:val="none" w:sz="0" w:space="0" w:color="auto"/>
        <w:bottom w:val="none" w:sz="0" w:space="0" w:color="auto"/>
        <w:right w:val="none" w:sz="0" w:space="0" w:color="auto"/>
      </w:divBdr>
    </w:div>
    <w:div w:id="1354303685">
      <w:marLeft w:val="640"/>
      <w:marRight w:val="0"/>
      <w:marTop w:val="0"/>
      <w:marBottom w:val="0"/>
      <w:divBdr>
        <w:top w:val="none" w:sz="0" w:space="0" w:color="auto"/>
        <w:left w:val="none" w:sz="0" w:space="0" w:color="auto"/>
        <w:bottom w:val="none" w:sz="0" w:space="0" w:color="auto"/>
        <w:right w:val="none" w:sz="0" w:space="0" w:color="auto"/>
      </w:divBdr>
    </w:div>
    <w:div w:id="1354309098">
      <w:marLeft w:val="640"/>
      <w:marRight w:val="0"/>
      <w:marTop w:val="0"/>
      <w:marBottom w:val="0"/>
      <w:divBdr>
        <w:top w:val="none" w:sz="0" w:space="0" w:color="auto"/>
        <w:left w:val="none" w:sz="0" w:space="0" w:color="auto"/>
        <w:bottom w:val="none" w:sz="0" w:space="0" w:color="auto"/>
        <w:right w:val="none" w:sz="0" w:space="0" w:color="auto"/>
      </w:divBdr>
    </w:div>
    <w:div w:id="1354309150">
      <w:marLeft w:val="640"/>
      <w:marRight w:val="0"/>
      <w:marTop w:val="0"/>
      <w:marBottom w:val="0"/>
      <w:divBdr>
        <w:top w:val="none" w:sz="0" w:space="0" w:color="auto"/>
        <w:left w:val="none" w:sz="0" w:space="0" w:color="auto"/>
        <w:bottom w:val="none" w:sz="0" w:space="0" w:color="auto"/>
        <w:right w:val="none" w:sz="0" w:space="0" w:color="auto"/>
      </w:divBdr>
    </w:div>
    <w:div w:id="1354333663">
      <w:marLeft w:val="640"/>
      <w:marRight w:val="0"/>
      <w:marTop w:val="0"/>
      <w:marBottom w:val="0"/>
      <w:divBdr>
        <w:top w:val="none" w:sz="0" w:space="0" w:color="auto"/>
        <w:left w:val="none" w:sz="0" w:space="0" w:color="auto"/>
        <w:bottom w:val="none" w:sz="0" w:space="0" w:color="auto"/>
        <w:right w:val="none" w:sz="0" w:space="0" w:color="auto"/>
      </w:divBdr>
    </w:div>
    <w:div w:id="1354383793">
      <w:marLeft w:val="640"/>
      <w:marRight w:val="0"/>
      <w:marTop w:val="0"/>
      <w:marBottom w:val="0"/>
      <w:divBdr>
        <w:top w:val="none" w:sz="0" w:space="0" w:color="auto"/>
        <w:left w:val="none" w:sz="0" w:space="0" w:color="auto"/>
        <w:bottom w:val="none" w:sz="0" w:space="0" w:color="auto"/>
        <w:right w:val="none" w:sz="0" w:space="0" w:color="auto"/>
      </w:divBdr>
    </w:div>
    <w:div w:id="1354385101">
      <w:marLeft w:val="640"/>
      <w:marRight w:val="0"/>
      <w:marTop w:val="0"/>
      <w:marBottom w:val="0"/>
      <w:divBdr>
        <w:top w:val="none" w:sz="0" w:space="0" w:color="auto"/>
        <w:left w:val="none" w:sz="0" w:space="0" w:color="auto"/>
        <w:bottom w:val="none" w:sz="0" w:space="0" w:color="auto"/>
        <w:right w:val="none" w:sz="0" w:space="0" w:color="auto"/>
      </w:divBdr>
    </w:div>
    <w:div w:id="1354454296">
      <w:marLeft w:val="640"/>
      <w:marRight w:val="0"/>
      <w:marTop w:val="0"/>
      <w:marBottom w:val="0"/>
      <w:divBdr>
        <w:top w:val="none" w:sz="0" w:space="0" w:color="auto"/>
        <w:left w:val="none" w:sz="0" w:space="0" w:color="auto"/>
        <w:bottom w:val="none" w:sz="0" w:space="0" w:color="auto"/>
        <w:right w:val="none" w:sz="0" w:space="0" w:color="auto"/>
      </w:divBdr>
    </w:div>
    <w:div w:id="1354459481">
      <w:marLeft w:val="640"/>
      <w:marRight w:val="0"/>
      <w:marTop w:val="0"/>
      <w:marBottom w:val="0"/>
      <w:divBdr>
        <w:top w:val="none" w:sz="0" w:space="0" w:color="auto"/>
        <w:left w:val="none" w:sz="0" w:space="0" w:color="auto"/>
        <w:bottom w:val="none" w:sz="0" w:space="0" w:color="auto"/>
        <w:right w:val="none" w:sz="0" w:space="0" w:color="auto"/>
      </w:divBdr>
    </w:div>
    <w:div w:id="1354501440">
      <w:marLeft w:val="640"/>
      <w:marRight w:val="0"/>
      <w:marTop w:val="0"/>
      <w:marBottom w:val="0"/>
      <w:divBdr>
        <w:top w:val="none" w:sz="0" w:space="0" w:color="auto"/>
        <w:left w:val="none" w:sz="0" w:space="0" w:color="auto"/>
        <w:bottom w:val="none" w:sz="0" w:space="0" w:color="auto"/>
        <w:right w:val="none" w:sz="0" w:space="0" w:color="auto"/>
      </w:divBdr>
    </w:div>
    <w:div w:id="1354502575">
      <w:marLeft w:val="640"/>
      <w:marRight w:val="0"/>
      <w:marTop w:val="0"/>
      <w:marBottom w:val="0"/>
      <w:divBdr>
        <w:top w:val="none" w:sz="0" w:space="0" w:color="auto"/>
        <w:left w:val="none" w:sz="0" w:space="0" w:color="auto"/>
        <w:bottom w:val="none" w:sz="0" w:space="0" w:color="auto"/>
        <w:right w:val="none" w:sz="0" w:space="0" w:color="auto"/>
      </w:divBdr>
    </w:div>
    <w:div w:id="1354503159">
      <w:marLeft w:val="640"/>
      <w:marRight w:val="0"/>
      <w:marTop w:val="0"/>
      <w:marBottom w:val="0"/>
      <w:divBdr>
        <w:top w:val="none" w:sz="0" w:space="0" w:color="auto"/>
        <w:left w:val="none" w:sz="0" w:space="0" w:color="auto"/>
        <w:bottom w:val="none" w:sz="0" w:space="0" w:color="auto"/>
        <w:right w:val="none" w:sz="0" w:space="0" w:color="auto"/>
      </w:divBdr>
    </w:div>
    <w:div w:id="1354576639">
      <w:marLeft w:val="640"/>
      <w:marRight w:val="0"/>
      <w:marTop w:val="0"/>
      <w:marBottom w:val="0"/>
      <w:divBdr>
        <w:top w:val="none" w:sz="0" w:space="0" w:color="auto"/>
        <w:left w:val="none" w:sz="0" w:space="0" w:color="auto"/>
        <w:bottom w:val="none" w:sz="0" w:space="0" w:color="auto"/>
        <w:right w:val="none" w:sz="0" w:space="0" w:color="auto"/>
      </w:divBdr>
    </w:div>
    <w:div w:id="1354646503">
      <w:marLeft w:val="640"/>
      <w:marRight w:val="0"/>
      <w:marTop w:val="0"/>
      <w:marBottom w:val="0"/>
      <w:divBdr>
        <w:top w:val="none" w:sz="0" w:space="0" w:color="auto"/>
        <w:left w:val="none" w:sz="0" w:space="0" w:color="auto"/>
        <w:bottom w:val="none" w:sz="0" w:space="0" w:color="auto"/>
        <w:right w:val="none" w:sz="0" w:space="0" w:color="auto"/>
      </w:divBdr>
    </w:div>
    <w:div w:id="1354765310">
      <w:marLeft w:val="640"/>
      <w:marRight w:val="0"/>
      <w:marTop w:val="0"/>
      <w:marBottom w:val="0"/>
      <w:divBdr>
        <w:top w:val="none" w:sz="0" w:space="0" w:color="auto"/>
        <w:left w:val="none" w:sz="0" w:space="0" w:color="auto"/>
        <w:bottom w:val="none" w:sz="0" w:space="0" w:color="auto"/>
        <w:right w:val="none" w:sz="0" w:space="0" w:color="auto"/>
      </w:divBdr>
    </w:div>
    <w:div w:id="1354765912">
      <w:marLeft w:val="640"/>
      <w:marRight w:val="0"/>
      <w:marTop w:val="0"/>
      <w:marBottom w:val="0"/>
      <w:divBdr>
        <w:top w:val="none" w:sz="0" w:space="0" w:color="auto"/>
        <w:left w:val="none" w:sz="0" w:space="0" w:color="auto"/>
        <w:bottom w:val="none" w:sz="0" w:space="0" w:color="auto"/>
        <w:right w:val="none" w:sz="0" w:space="0" w:color="auto"/>
      </w:divBdr>
    </w:div>
    <w:div w:id="1354771810">
      <w:marLeft w:val="640"/>
      <w:marRight w:val="0"/>
      <w:marTop w:val="0"/>
      <w:marBottom w:val="0"/>
      <w:divBdr>
        <w:top w:val="none" w:sz="0" w:space="0" w:color="auto"/>
        <w:left w:val="none" w:sz="0" w:space="0" w:color="auto"/>
        <w:bottom w:val="none" w:sz="0" w:space="0" w:color="auto"/>
        <w:right w:val="none" w:sz="0" w:space="0" w:color="auto"/>
      </w:divBdr>
    </w:div>
    <w:div w:id="1354841911">
      <w:marLeft w:val="640"/>
      <w:marRight w:val="0"/>
      <w:marTop w:val="0"/>
      <w:marBottom w:val="0"/>
      <w:divBdr>
        <w:top w:val="none" w:sz="0" w:space="0" w:color="auto"/>
        <w:left w:val="none" w:sz="0" w:space="0" w:color="auto"/>
        <w:bottom w:val="none" w:sz="0" w:space="0" w:color="auto"/>
        <w:right w:val="none" w:sz="0" w:space="0" w:color="auto"/>
      </w:divBdr>
    </w:div>
    <w:div w:id="1354843656">
      <w:marLeft w:val="640"/>
      <w:marRight w:val="0"/>
      <w:marTop w:val="0"/>
      <w:marBottom w:val="0"/>
      <w:divBdr>
        <w:top w:val="none" w:sz="0" w:space="0" w:color="auto"/>
        <w:left w:val="none" w:sz="0" w:space="0" w:color="auto"/>
        <w:bottom w:val="none" w:sz="0" w:space="0" w:color="auto"/>
        <w:right w:val="none" w:sz="0" w:space="0" w:color="auto"/>
      </w:divBdr>
    </w:div>
    <w:div w:id="1354965274">
      <w:marLeft w:val="640"/>
      <w:marRight w:val="0"/>
      <w:marTop w:val="0"/>
      <w:marBottom w:val="0"/>
      <w:divBdr>
        <w:top w:val="none" w:sz="0" w:space="0" w:color="auto"/>
        <w:left w:val="none" w:sz="0" w:space="0" w:color="auto"/>
        <w:bottom w:val="none" w:sz="0" w:space="0" w:color="auto"/>
        <w:right w:val="none" w:sz="0" w:space="0" w:color="auto"/>
      </w:divBdr>
    </w:div>
    <w:div w:id="1355032694">
      <w:marLeft w:val="640"/>
      <w:marRight w:val="0"/>
      <w:marTop w:val="0"/>
      <w:marBottom w:val="0"/>
      <w:divBdr>
        <w:top w:val="none" w:sz="0" w:space="0" w:color="auto"/>
        <w:left w:val="none" w:sz="0" w:space="0" w:color="auto"/>
        <w:bottom w:val="none" w:sz="0" w:space="0" w:color="auto"/>
        <w:right w:val="none" w:sz="0" w:space="0" w:color="auto"/>
      </w:divBdr>
    </w:div>
    <w:div w:id="1355035560">
      <w:marLeft w:val="640"/>
      <w:marRight w:val="0"/>
      <w:marTop w:val="0"/>
      <w:marBottom w:val="0"/>
      <w:divBdr>
        <w:top w:val="none" w:sz="0" w:space="0" w:color="auto"/>
        <w:left w:val="none" w:sz="0" w:space="0" w:color="auto"/>
        <w:bottom w:val="none" w:sz="0" w:space="0" w:color="auto"/>
        <w:right w:val="none" w:sz="0" w:space="0" w:color="auto"/>
      </w:divBdr>
    </w:div>
    <w:div w:id="1355039921">
      <w:marLeft w:val="640"/>
      <w:marRight w:val="0"/>
      <w:marTop w:val="0"/>
      <w:marBottom w:val="0"/>
      <w:divBdr>
        <w:top w:val="none" w:sz="0" w:space="0" w:color="auto"/>
        <w:left w:val="none" w:sz="0" w:space="0" w:color="auto"/>
        <w:bottom w:val="none" w:sz="0" w:space="0" w:color="auto"/>
        <w:right w:val="none" w:sz="0" w:space="0" w:color="auto"/>
      </w:divBdr>
    </w:div>
    <w:div w:id="1355153764">
      <w:marLeft w:val="640"/>
      <w:marRight w:val="0"/>
      <w:marTop w:val="0"/>
      <w:marBottom w:val="0"/>
      <w:divBdr>
        <w:top w:val="none" w:sz="0" w:space="0" w:color="auto"/>
        <w:left w:val="none" w:sz="0" w:space="0" w:color="auto"/>
        <w:bottom w:val="none" w:sz="0" w:space="0" w:color="auto"/>
        <w:right w:val="none" w:sz="0" w:space="0" w:color="auto"/>
      </w:divBdr>
    </w:div>
    <w:div w:id="1355228953">
      <w:marLeft w:val="640"/>
      <w:marRight w:val="0"/>
      <w:marTop w:val="0"/>
      <w:marBottom w:val="0"/>
      <w:divBdr>
        <w:top w:val="none" w:sz="0" w:space="0" w:color="auto"/>
        <w:left w:val="none" w:sz="0" w:space="0" w:color="auto"/>
        <w:bottom w:val="none" w:sz="0" w:space="0" w:color="auto"/>
        <w:right w:val="none" w:sz="0" w:space="0" w:color="auto"/>
      </w:divBdr>
    </w:div>
    <w:div w:id="1355232996">
      <w:marLeft w:val="640"/>
      <w:marRight w:val="0"/>
      <w:marTop w:val="0"/>
      <w:marBottom w:val="0"/>
      <w:divBdr>
        <w:top w:val="none" w:sz="0" w:space="0" w:color="auto"/>
        <w:left w:val="none" w:sz="0" w:space="0" w:color="auto"/>
        <w:bottom w:val="none" w:sz="0" w:space="0" w:color="auto"/>
        <w:right w:val="none" w:sz="0" w:space="0" w:color="auto"/>
      </w:divBdr>
    </w:div>
    <w:div w:id="1355234273">
      <w:marLeft w:val="640"/>
      <w:marRight w:val="0"/>
      <w:marTop w:val="0"/>
      <w:marBottom w:val="0"/>
      <w:divBdr>
        <w:top w:val="none" w:sz="0" w:space="0" w:color="auto"/>
        <w:left w:val="none" w:sz="0" w:space="0" w:color="auto"/>
        <w:bottom w:val="none" w:sz="0" w:space="0" w:color="auto"/>
        <w:right w:val="none" w:sz="0" w:space="0" w:color="auto"/>
      </w:divBdr>
    </w:div>
    <w:div w:id="1355378828">
      <w:marLeft w:val="640"/>
      <w:marRight w:val="0"/>
      <w:marTop w:val="0"/>
      <w:marBottom w:val="0"/>
      <w:divBdr>
        <w:top w:val="none" w:sz="0" w:space="0" w:color="auto"/>
        <w:left w:val="none" w:sz="0" w:space="0" w:color="auto"/>
        <w:bottom w:val="none" w:sz="0" w:space="0" w:color="auto"/>
        <w:right w:val="none" w:sz="0" w:space="0" w:color="auto"/>
      </w:divBdr>
    </w:div>
    <w:div w:id="1355425510">
      <w:marLeft w:val="640"/>
      <w:marRight w:val="0"/>
      <w:marTop w:val="0"/>
      <w:marBottom w:val="0"/>
      <w:divBdr>
        <w:top w:val="none" w:sz="0" w:space="0" w:color="auto"/>
        <w:left w:val="none" w:sz="0" w:space="0" w:color="auto"/>
        <w:bottom w:val="none" w:sz="0" w:space="0" w:color="auto"/>
        <w:right w:val="none" w:sz="0" w:space="0" w:color="auto"/>
      </w:divBdr>
    </w:div>
    <w:div w:id="1355495459">
      <w:marLeft w:val="640"/>
      <w:marRight w:val="0"/>
      <w:marTop w:val="0"/>
      <w:marBottom w:val="0"/>
      <w:divBdr>
        <w:top w:val="none" w:sz="0" w:space="0" w:color="auto"/>
        <w:left w:val="none" w:sz="0" w:space="0" w:color="auto"/>
        <w:bottom w:val="none" w:sz="0" w:space="0" w:color="auto"/>
        <w:right w:val="none" w:sz="0" w:space="0" w:color="auto"/>
      </w:divBdr>
    </w:div>
    <w:div w:id="1355502585">
      <w:marLeft w:val="640"/>
      <w:marRight w:val="0"/>
      <w:marTop w:val="0"/>
      <w:marBottom w:val="0"/>
      <w:divBdr>
        <w:top w:val="none" w:sz="0" w:space="0" w:color="auto"/>
        <w:left w:val="none" w:sz="0" w:space="0" w:color="auto"/>
        <w:bottom w:val="none" w:sz="0" w:space="0" w:color="auto"/>
        <w:right w:val="none" w:sz="0" w:space="0" w:color="auto"/>
      </w:divBdr>
    </w:div>
    <w:div w:id="1355577270">
      <w:marLeft w:val="640"/>
      <w:marRight w:val="0"/>
      <w:marTop w:val="0"/>
      <w:marBottom w:val="0"/>
      <w:divBdr>
        <w:top w:val="none" w:sz="0" w:space="0" w:color="auto"/>
        <w:left w:val="none" w:sz="0" w:space="0" w:color="auto"/>
        <w:bottom w:val="none" w:sz="0" w:space="0" w:color="auto"/>
        <w:right w:val="none" w:sz="0" w:space="0" w:color="auto"/>
      </w:divBdr>
    </w:div>
    <w:div w:id="1355689210">
      <w:marLeft w:val="640"/>
      <w:marRight w:val="0"/>
      <w:marTop w:val="0"/>
      <w:marBottom w:val="0"/>
      <w:divBdr>
        <w:top w:val="none" w:sz="0" w:space="0" w:color="auto"/>
        <w:left w:val="none" w:sz="0" w:space="0" w:color="auto"/>
        <w:bottom w:val="none" w:sz="0" w:space="0" w:color="auto"/>
        <w:right w:val="none" w:sz="0" w:space="0" w:color="auto"/>
      </w:divBdr>
    </w:div>
    <w:div w:id="1355764709">
      <w:marLeft w:val="640"/>
      <w:marRight w:val="0"/>
      <w:marTop w:val="0"/>
      <w:marBottom w:val="0"/>
      <w:divBdr>
        <w:top w:val="none" w:sz="0" w:space="0" w:color="auto"/>
        <w:left w:val="none" w:sz="0" w:space="0" w:color="auto"/>
        <w:bottom w:val="none" w:sz="0" w:space="0" w:color="auto"/>
        <w:right w:val="none" w:sz="0" w:space="0" w:color="auto"/>
      </w:divBdr>
    </w:div>
    <w:div w:id="1355765138">
      <w:marLeft w:val="640"/>
      <w:marRight w:val="0"/>
      <w:marTop w:val="0"/>
      <w:marBottom w:val="0"/>
      <w:divBdr>
        <w:top w:val="none" w:sz="0" w:space="0" w:color="auto"/>
        <w:left w:val="none" w:sz="0" w:space="0" w:color="auto"/>
        <w:bottom w:val="none" w:sz="0" w:space="0" w:color="auto"/>
        <w:right w:val="none" w:sz="0" w:space="0" w:color="auto"/>
      </w:divBdr>
    </w:div>
    <w:div w:id="1355766207">
      <w:marLeft w:val="640"/>
      <w:marRight w:val="0"/>
      <w:marTop w:val="0"/>
      <w:marBottom w:val="0"/>
      <w:divBdr>
        <w:top w:val="none" w:sz="0" w:space="0" w:color="auto"/>
        <w:left w:val="none" w:sz="0" w:space="0" w:color="auto"/>
        <w:bottom w:val="none" w:sz="0" w:space="0" w:color="auto"/>
        <w:right w:val="none" w:sz="0" w:space="0" w:color="auto"/>
      </w:divBdr>
    </w:div>
    <w:div w:id="1355768068">
      <w:marLeft w:val="640"/>
      <w:marRight w:val="0"/>
      <w:marTop w:val="0"/>
      <w:marBottom w:val="0"/>
      <w:divBdr>
        <w:top w:val="none" w:sz="0" w:space="0" w:color="auto"/>
        <w:left w:val="none" w:sz="0" w:space="0" w:color="auto"/>
        <w:bottom w:val="none" w:sz="0" w:space="0" w:color="auto"/>
        <w:right w:val="none" w:sz="0" w:space="0" w:color="auto"/>
      </w:divBdr>
    </w:div>
    <w:div w:id="1355809130">
      <w:marLeft w:val="640"/>
      <w:marRight w:val="0"/>
      <w:marTop w:val="0"/>
      <w:marBottom w:val="0"/>
      <w:divBdr>
        <w:top w:val="none" w:sz="0" w:space="0" w:color="auto"/>
        <w:left w:val="none" w:sz="0" w:space="0" w:color="auto"/>
        <w:bottom w:val="none" w:sz="0" w:space="0" w:color="auto"/>
        <w:right w:val="none" w:sz="0" w:space="0" w:color="auto"/>
      </w:divBdr>
    </w:div>
    <w:div w:id="1355882386">
      <w:marLeft w:val="640"/>
      <w:marRight w:val="0"/>
      <w:marTop w:val="0"/>
      <w:marBottom w:val="0"/>
      <w:divBdr>
        <w:top w:val="none" w:sz="0" w:space="0" w:color="auto"/>
        <w:left w:val="none" w:sz="0" w:space="0" w:color="auto"/>
        <w:bottom w:val="none" w:sz="0" w:space="0" w:color="auto"/>
        <w:right w:val="none" w:sz="0" w:space="0" w:color="auto"/>
      </w:divBdr>
    </w:div>
    <w:div w:id="1355957633">
      <w:marLeft w:val="640"/>
      <w:marRight w:val="0"/>
      <w:marTop w:val="0"/>
      <w:marBottom w:val="0"/>
      <w:divBdr>
        <w:top w:val="none" w:sz="0" w:space="0" w:color="auto"/>
        <w:left w:val="none" w:sz="0" w:space="0" w:color="auto"/>
        <w:bottom w:val="none" w:sz="0" w:space="0" w:color="auto"/>
        <w:right w:val="none" w:sz="0" w:space="0" w:color="auto"/>
      </w:divBdr>
    </w:div>
    <w:div w:id="1356074506">
      <w:marLeft w:val="640"/>
      <w:marRight w:val="0"/>
      <w:marTop w:val="0"/>
      <w:marBottom w:val="0"/>
      <w:divBdr>
        <w:top w:val="none" w:sz="0" w:space="0" w:color="auto"/>
        <w:left w:val="none" w:sz="0" w:space="0" w:color="auto"/>
        <w:bottom w:val="none" w:sz="0" w:space="0" w:color="auto"/>
        <w:right w:val="none" w:sz="0" w:space="0" w:color="auto"/>
      </w:divBdr>
    </w:div>
    <w:div w:id="1356080013">
      <w:marLeft w:val="640"/>
      <w:marRight w:val="0"/>
      <w:marTop w:val="0"/>
      <w:marBottom w:val="0"/>
      <w:divBdr>
        <w:top w:val="none" w:sz="0" w:space="0" w:color="auto"/>
        <w:left w:val="none" w:sz="0" w:space="0" w:color="auto"/>
        <w:bottom w:val="none" w:sz="0" w:space="0" w:color="auto"/>
        <w:right w:val="none" w:sz="0" w:space="0" w:color="auto"/>
      </w:divBdr>
    </w:div>
    <w:div w:id="1356223948">
      <w:marLeft w:val="640"/>
      <w:marRight w:val="0"/>
      <w:marTop w:val="0"/>
      <w:marBottom w:val="0"/>
      <w:divBdr>
        <w:top w:val="none" w:sz="0" w:space="0" w:color="auto"/>
        <w:left w:val="none" w:sz="0" w:space="0" w:color="auto"/>
        <w:bottom w:val="none" w:sz="0" w:space="0" w:color="auto"/>
        <w:right w:val="none" w:sz="0" w:space="0" w:color="auto"/>
      </w:divBdr>
    </w:div>
    <w:div w:id="1356224693">
      <w:marLeft w:val="640"/>
      <w:marRight w:val="0"/>
      <w:marTop w:val="0"/>
      <w:marBottom w:val="0"/>
      <w:divBdr>
        <w:top w:val="none" w:sz="0" w:space="0" w:color="auto"/>
        <w:left w:val="none" w:sz="0" w:space="0" w:color="auto"/>
        <w:bottom w:val="none" w:sz="0" w:space="0" w:color="auto"/>
        <w:right w:val="none" w:sz="0" w:space="0" w:color="auto"/>
      </w:divBdr>
    </w:div>
    <w:div w:id="1356469217">
      <w:marLeft w:val="640"/>
      <w:marRight w:val="0"/>
      <w:marTop w:val="0"/>
      <w:marBottom w:val="0"/>
      <w:divBdr>
        <w:top w:val="none" w:sz="0" w:space="0" w:color="auto"/>
        <w:left w:val="none" w:sz="0" w:space="0" w:color="auto"/>
        <w:bottom w:val="none" w:sz="0" w:space="0" w:color="auto"/>
        <w:right w:val="none" w:sz="0" w:space="0" w:color="auto"/>
      </w:divBdr>
    </w:div>
    <w:div w:id="1356729364">
      <w:marLeft w:val="640"/>
      <w:marRight w:val="0"/>
      <w:marTop w:val="0"/>
      <w:marBottom w:val="0"/>
      <w:divBdr>
        <w:top w:val="none" w:sz="0" w:space="0" w:color="auto"/>
        <w:left w:val="none" w:sz="0" w:space="0" w:color="auto"/>
        <w:bottom w:val="none" w:sz="0" w:space="0" w:color="auto"/>
        <w:right w:val="none" w:sz="0" w:space="0" w:color="auto"/>
      </w:divBdr>
    </w:div>
    <w:div w:id="1356732589">
      <w:marLeft w:val="640"/>
      <w:marRight w:val="0"/>
      <w:marTop w:val="0"/>
      <w:marBottom w:val="0"/>
      <w:divBdr>
        <w:top w:val="none" w:sz="0" w:space="0" w:color="auto"/>
        <w:left w:val="none" w:sz="0" w:space="0" w:color="auto"/>
        <w:bottom w:val="none" w:sz="0" w:space="0" w:color="auto"/>
        <w:right w:val="none" w:sz="0" w:space="0" w:color="auto"/>
      </w:divBdr>
    </w:div>
    <w:div w:id="1356811136">
      <w:marLeft w:val="640"/>
      <w:marRight w:val="0"/>
      <w:marTop w:val="0"/>
      <w:marBottom w:val="0"/>
      <w:divBdr>
        <w:top w:val="none" w:sz="0" w:space="0" w:color="auto"/>
        <w:left w:val="none" w:sz="0" w:space="0" w:color="auto"/>
        <w:bottom w:val="none" w:sz="0" w:space="0" w:color="auto"/>
        <w:right w:val="none" w:sz="0" w:space="0" w:color="auto"/>
      </w:divBdr>
    </w:div>
    <w:div w:id="1356885547">
      <w:marLeft w:val="640"/>
      <w:marRight w:val="0"/>
      <w:marTop w:val="0"/>
      <w:marBottom w:val="0"/>
      <w:divBdr>
        <w:top w:val="none" w:sz="0" w:space="0" w:color="auto"/>
        <w:left w:val="none" w:sz="0" w:space="0" w:color="auto"/>
        <w:bottom w:val="none" w:sz="0" w:space="0" w:color="auto"/>
        <w:right w:val="none" w:sz="0" w:space="0" w:color="auto"/>
      </w:divBdr>
    </w:div>
    <w:div w:id="1356923877">
      <w:marLeft w:val="640"/>
      <w:marRight w:val="0"/>
      <w:marTop w:val="0"/>
      <w:marBottom w:val="0"/>
      <w:divBdr>
        <w:top w:val="none" w:sz="0" w:space="0" w:color="auto"/>
        <w:left w:val="none" w:sz="0" w:space="0" w:color="auto"/>
        <w:bottom w:val="none" w:sz="0" w:space="0" w:color="auto"/>
        <w:right w:val="none" w:sz="0" w:space="0" w:color="auto"/>
      </w:divBdr>
    </w:div>
    <w:div w:id="1357196141">
      <w:marLeft w:val="640"/>
      <w:marRight w:val="0"/>
      <w:marTop w:val="0"/>
      <w:marBottom w:val="0"/>
      <w:divBdr>
        <w:top w:val="none" w:sz="0" w:space="0" w:color="auto"/>
        <w:left w:val="none" w:sz="0" w:space="0" w:color="auto"/>
        <w:bottom w:val="none" w:sz="0" w:space="0" w:color="auto"/>
        <w:right w:val="none" w:sz="0" w:space="0" w:color="auto"/>
      </w:divBdr>
    </w:div>
    <w:div w:id="1357271596">
      <w:marLeft w:val="640"/>
      <w:marRight w:val="0"/>
      <w:marTop w:val="0"/>
      <w:marBottom w:val="0"/>
      <w:divBdr>
        <w:top w:val="none" w:sz="0" w:space="0" w:color="auto"/>
        <w:left w:val="none" w:sz="0" w:space="0" w:color="auto"/>
        <w:bottom w:val="none" w:sz="0" w:space="0" w:color="auto"/>
        <w:right w:val="none" w:sz="0" w:space="0" w:color="auto"/>
      </w:divBdr>
    </w:div>
    <w:div w:id="1357342786">
      <w:marLeft w:val="640"/>
      <w:marRight w:val="0"/>
      <w:marTop w:val="0"/>
      <w:marBottom w:val="0"/>
      <w:divBdr>
        <w:top w:val="none" w:sz="0" w:space="0" w:color="auto"/>
        <w:left w:val="none" w:sz="0" w:space="0" w:color="auto"/>
        <w:bottom w:val="none" w:sz="0" w:space="0" w:color="auto"/>
        <w:right w:val="none" w:sz="0" w:space="0" w:color="auto"/>
      </w:divBdr>
    </w:div>
    <w:div w:id="1357383636">
      <w:marLeft w:val="640"/>
      <w:marRight w:val="0"/>
      <w:marTop w:val="0"/>
      <w:marBottom w:val="0"/>
      <w:divBdr>
        <w:top w:val="none" w:sz="0" w:space="0" w:color="auto"/>
        <w:left w:val="none" w:sz="0" w:space="0" w:color="auto"/>
        <w:bottom w:val="none" w:sz="0" w:space="0" w:color="auto"/>
        <w:right w:val="none" w:sz="0" w:space="0" w:color="auto"/>
      </w:divBdr>
    </w:div>
    <w:div w:id="1357385470">
      <w:marLeft w:val="640"/>
      <w:marRight w:val="0"/>
      <w:marTop w:val="0"/>
      <w:marBottom w:val="0"/>
      <w:divBdr>
        <w:top w:val="none" w:sz="0" w:space="0" w:color="auto"/>
        <w:left w:val="none" w:sz="0" w:space="0" w:color="auto"/>
        <w:bottom w:val="none" w:sz="0" w:space="0" w:color="auto"/>
        <w:right w:val="none" w:sz="0" w:space="0" w:color="auto"/>
      </w:divBdr>
    </w:div>
    <w:div w:id="1357385578">
      <w:marLeft w:val="640"/>
      <w:marRight w:val="0"/>
      <w:marTop w:val="0"/>
      <w:marBottom w:val="0"/>
      <w:divBdr>
        <w:top w:val="none" w:sz="0" w:space="0" w:color="auto"/>
        <w:left w:val="none" w:sz="0" w:space="0" w:color="auto"/>
        <w:bottom w:val="none" w:sz="0" w:space="0" w:color="auto"/>
        <w:right w:val="none" w:sz="0" w:space="0" w:color="auto"/>
      </w:divBdr>
    </w:div>
    <w:div w:id="1357392189">
      <w:marLeft w:val="640"/>
      <w:marRight w:val="0"/>
      <w:marTop w:val="0"/>
      <w:marBottom w:val="0"/>
      <w:divBdr>
        <w:top w:val="none" w:sz="0" w:space="0" w:color="auto"/>
        <w:left w:val="none" w:sz="0" w:space="0" w:color="auto"/>
        <w:bottom w:val="none" w:sz="0" w:space="0" w:color="auto"/>
        <w:right w:val="none" w:sz="0" w:space="0" w:color="auto"/>
      </w:divBdr>
    </w:div>
    <w:div w:id="1357465649">
      <w:marLeft w:val="640"/>
      <w:marRight w:val="0"/>
      <w:marTop w:val="0"/>
      <w:marBottom w:val="0"/>
      <w:divBdr>
        <w:top w:val="none" w:sz="0" w:space="0" w:color="auto"/>
        <w:left w:val="none" w:sz="0" w:space="0" w:color="auto"/>
        <w:bottom w:val="none" w:sz="0" w:space="0" w:color="auto"/>
        <w:right w:val="none" w:sz="0" w:space="0" w:color="auto"/>
      </w:divBdr>
    </w:div>
    <w:div w:id="1357465889">
      <w:marLeft w:val="640"/>
      <w:marRight w:val="0"/>
      <w:marTop w:val="0"/>
      <w:marBottom w:val="0"/>
      <w:divBdr>
        <w:top w:val="none" w:sz="0" w:space="0" w:color="auto"/>
        <w:left w:val="none" w:sz="0" w:space="0" w:color="auto"/>
        <w:bottom w:val="none" w:sz="0" w:space="0" w:color="auto"/>
        <w:right w:val="none" w:sz="0" w:space="0" w:color="auto"/>
      </w:divBdr>
    </w:div>
    <w:div w:id="1357610531">
      <w:marLeft w:val="640"/>
      <w:marRight w:val="0"/>
      <w:marTop w:val="0"/>
      <w:marBottom w:val="0"/>
      <w:divBdr>
        <w:top w:val="none" w:sz="0" w:space="0" w:color="auto"/>
        <w:left w:val="none" w:sz="0" w:space="0" w:color="auto"/>
        <w:bottom w:val="none" w:sz="0" w:space="0" w:color="auto"/>
        <w:right w:val="none" w:sz="0" w:space="0" w:color="auto"/>
      </w:divBdr>
    </w:div>
    <w:div w:id="1357652503">
      <w:marLeft w:val="640"/>
      <w:marRight w:val="0"/>
      <w:marTop w:val="0"/>
      <w:marBottom w:val="0"/>
      <w:divBdr>
        <w:top w:val="none" w:sz="0" w:space="0" w:color="auto"/>
        <w:left w:val="none" w:sz="0" w:space="0" w:color="auto"/>
        <w:bottom w:val="none" w:sz="0" w:space="0" w:color="auto"/>
        <w:right w:val="none" w:sz="0" w:space="0" w:color="auto"/>
      </w:divBdr>
    </w:div>
    <w:div w:id="1357729692">
      <w:marLeft w:val="640"/>
      <w:marRight w:val="0"/>
      <w:marTop w:val="0"/>
      <w:marBottom w:val="0"/>
      <w:divBdr>
        <w:top w:val="none" w:sz="0" w:space="0" w:color="auto"/>
        <w:left w:val="none" w:sz="0" w:space="0" w:color="auto"/>
        <w:bottom w:val="none" w:sz="0" w:space="0" w:color="auto"/>
        <w:right w:val="none" w:sz="0" w:space="0" w:color="auto"/>
      </w:divBdr>
    </w:div>
    <w:div w:id="1357730774">
      <w:marLeft w:val="640"/>
      <w:marRight w:val="0"/>
      <w:marTop w:val="0"/>
      <w:marBottom w:val="0"/>
      <w:divBdr>
        <w:top w:val="none" w:sz="0" w:space="0" w:color="auto"/>
        <w:left w:val="none" w:sz="0" w:space="0" w:color="auto"/>
        <w:bottom w:val="none" w:sz="0" w:space="0" w:color="auto"/>
        <w:right w:val="none" w:sz="0" w:space="0" w:color="auto"/>
      </w:divBdr>
    </w:div>
    <w:div w:id="1357778658">
      <w:marLeft w:val="640"/>
      <w:marRight w:val="0"/>
      <w:marTop w:val="0"/>
      <w:marBottom w:val="0"/>
      <w:divBdr>
        <w:top w:val="none" w:sz="0" w:space="0" w:color="auto"/>
        <w:left w:val="none" w:sz="0" w:space="0" w:color="auto"/>
        <w:bottom w:val="none" w:sz="0" w:space="0" w:color="auto"/>
        <w:right w:val="none" w:sz="0" w:space="0" w:color="auto"/>
      </w:divBdr>
    </w:div>
    <w:div w:id="1357806057">
      <w:marLeft w:val="640"/>
      <w:marRight w:val="0"/>
      <w:marTop w:val="0"/>
      <w:marBottom w:val="0"/>
      <w:divBdr>
        <w:top w:val="none" w:sz="0" w:space="0" w:color="auto"/>
        <w:left w:val="none" w:sz="0" w:space="0" w:color="auto"/>
        <w:bottom w:val="none" w:sz="0" w:space="0" w:color="auto"/>
        <w:right w:val="none" w:sz="0" w:space="0" w:color="auto"/>
      </w:divBdr>
    </w:div>
    <w:div w:id="1357847933">
      <w:marLeft w:val="640"/>
      <w:marRight w:val="0"/>
      <w:marTop w:val="0"/>
      <w:marBottom w:val="0"/>
      <w:divBdr>
        <w:top w:val="none" w:sz="0" w:space="0" w:color="auto"/>
        <w:left w:val="none" w:sz="0" w:space="0" w:color="auto"/>
        <w:bottom w:val="none" w:sz="0" w:space="0" w:color="auto"/>
        <w:right w:val="none" w:sz="0" w:space="0" w:color="auto"/>
      </w:divBdr>
    </w:div>
    <w:div w:id="1357852507">
      <w:marLeft w:val="640"/>
      <w:marRight w:val="0"/>
      <w:marTop w:val="0"/>
      <w:marBottom w:val="0"/>
      <w:divBdr>
        <w:top w:val="none" w:sz="0" w:space="0" w:color="auto"/>
        <w:left w:val="none" w:sz="0" w:space="0" w:color="auto"/>
        <w:bottom w:val="none" w:sz="0" w:space="0" w:color="auto"/>
        <w:right w:val="none" w:sz="0" w:space="0" w:color="auto"/>
      </w:divBdr>
    </w:div>
    <w:div w:id="1358043458">
      <w:marLeft w:val="640"/>
      <w:marRight w:val="0"/>
      <w:marTop w:val="0"/>
      <w:marBottom w:val="0"/>
      <w:divBdr>
        <w:top w:val="none" w:sz="0" w:space="0" w:color="auto"/>
        <w:left w:val="none" w:sz="0" w:space="0" w:color="auto"/>
        <w:bottom w:val="none" w:sz="0" w:space="0" w:color="auto"/>
        <w:right w:val="none" w:sz="0" w:space="0" w:color="auto"/>
      </w:divBdr>
    </w:div>
    <w:div w:id="1358046448">
      <w:marLeft w:val="640"/>
      <w:marRight w:val="0"/>
      <w:marTop w:val="0"/>
      <w:marBottom w:val="0"/>
      <w:divBdr>
        <w:top w:val="none" w:sz="0" w:space="0" w:color="auto"/>
        <w:left w:val="none" w:sz="0" w:space="0" w:color="auto"/>
        <w:bottom w:val="none" w:sz="0" w:space="0" w:color="auto"/>
        <w:right w:val="none" w:sz="0" w:space="0" w:color="auto"/>
      </w:divBdr>
    </w:div>
    <w:div w:id="1358114783">
      <w:marLeft w:val="640"/>
      <w:marRight w:val="0"/>
      <w:marTop w:val="0"/>
      <w:marBottom w:val="0"/>
      <w:divBdr>
        <w:top w:val="none" w:sz="0" w:space="0" w:color="auto"/>
        <w:left w:val="none" w:sz="0" w:space="0" w:color="auto"/>
        <w:bottom w:val="none" w:sz="0" w:space="0" w:color="auto"/>
        <w:right w:val="none" w:sz="0" w:space="0" w:color="auto"/>
      </w:divBdr>
    </w:div>
    <w:div w:id="1358121790">
      <w:marLeft w:val="640"/>
      <w:marRight w:val="0"/>
      <w:marTop w:val="0"/>
      <w:marBottom w:val="0"/>
      <w:divBdr>
        <w:top w:val="none" w:sz="0" w:space="0" w:color="auto"/>
        <w:left w:val="none" w:sz="0" w:space="0" w:color="auto"/>
        <w:bottom w:val="none" w:sz="0" w:space="0" w:color="auto"/>
        <w:right w:val="none" w:sz="0" w:space="0" w:color="auto"/>
      </w:divBdr>
    </w:div>
    <w:div w:id="1358121802">
      <w:marLeft w:val="640"/>
      <w:marRight w:val="0"/>
      <w:marTop w:val="0"/>
      <w:marBottom w:val="0"/>
      <w:divBdr>
        <w:top w:val="none" w:sz="0" w:space="0" w:color="auto"/>
        <w:left w:val="none" w:sz="0" w:space="0" w:color="auto"/>
        <w:bottom w:val="none" w:sz="0" w:space="0" w:color="auto"/>
        <w:right w:val="none" w:sz="0" w:space="0" w:color="auto"/>
      </w:divBdr>
    </w:div>
    <w:div w:id="1358122109">
      <w:marLeft w:val="640"/>
      <w:marRight w:val="0"/>
      <w:marTop w:val="0"/>
      <w:marBottom w:val="0"/>
      <w:divBdr>
        <w:top w:val="none" w:sz="0" w:space="0" w:color="auto"/>
        <w:left w:val="none" w:sz="0" w:space="0" w:color="auto"/>
        <w:bottom w:val="none" w:sz="0" w:space="0" w:color="auto"/>
        <w:right w:val="none" w:sz="0" w:space="0" w:color="auto"/>
      </w:divBdr>
    </w:div>
    <w:div w:id="1358235801">
      <w:marLeft w:val="640"/>
      <w:marRight w:val="0"/>
      <w:marTop w:val="0"/>
      <w:marBottom w:val="0"/>
      <w:divBdr>
        <w:top w:val="none" w:sz="0" w:space="0" w:color="auto"/>
        <w:left w:val="none" w:sz="0" w:space="0" w:color="auto"/>
        <w:bottom w:val="none" w:sz="0" w:space="0" w:color="auto"/>
        <w:right w:val="none" w:sz="0" w:space="0" w:color="auto"/>
      </w:divBdr>
    </w:div>
    <w:div w:id="1358236287">
      <w:marLeft w:val="640"/>
      <w:marRight w:val="0"/>
      <w:marTop w:val="0"/>
      <w:marBottom w:val="0"/>
      <w:divBdr>
        <w:top w:val="none" w:sz="0" w:space="0" w:color="auto"/>
        <w:left w:val="none" w:sz="0" w:space="0" w:color="auto"/>
        <w:bottom w:val="none" w:sz="0" w:space="0" w:color="auto"/>
        <w:right w:val="none" w:sz="0" w:space="0" w:color="auto"/>
      </w:divBdr>
    </w:div>
    <w:div w:id="1358266041">
      <w:marLeft w:val="640"/>
      <w:marRight w:val="0"/>
      <w:marTop w:val="0"/>
      <w:marBottom w:val="0"/>
      <w:divBdr>
        <w:top w:val="none" w:sz="0" w:space="0" w:color="auto"/>
        <w:left w:val="none" w:sz="0" w:space="0" w:color="auto"/>
        <w:bottom w:val="none" w:sz="0" w:space="0" w:color="auto"/>
        <w:right w:val="none" w:sz="0" w:space="0" w:color="auto"/>
      </w:divBdr>
    </w:div>
    <w:div w:id="1358308042">
      <w:marLeft w:val="640"/>
      <w:marRight w:val="0"/>
      <w:marTop w:val="0"/>
      <w:marBottom w:val="0"/>
      <w:divBdr>
        <w:top w:val="none" w:sz="0" w:space="0" w:color="auto"/>
        <w:left w:val="none" w:sz="0" w:space="0" w:color="auto"/>
        <w:bottom w:val="none" w:sz="0" w:space="0" w:color="auto"/>
        <w:right w:val="none" w:sz="0" w:space="0" w:color="auto"/>
      </w:divBdr>
    </w:div>
    <w:div w:id="1358316411">
      <w:marLeft w:val="640"/>
      <w:marRight w:val="0"/>
      <w:marTop w:val="0"/>
      <w:marBottom w:val="0"/>
      <w:divBdr>
        <w:top w:val="none" w:sz="0" w:space="0" w:color="auto"/>
        <w:left w:val="none" w:sz="0" w:space="0" w:color="auto"/>
        <w:bottom w:val="none" w:sz="0" w:space="0" w:color="auto"/>
        <w:right w:val="none" w:sz="0" w:space="0" w:color="auto"/>
      </w:divBdr>
    </w:div>
    <w:div w:id="1358431600">
      <w:marLeft w:val="640"/>
      <w:marRight w:val="0"/>
      <w:marTop w:val="0"/>
      <w:marBottom w:val="0"/>
      <w:divBdr>
        <w:top w:val="none" w:sz="0" w:space="0" w:color="auto"/>
        <w:left w:val="none" w:sz="0" w:space="0" w:color="auto"/>
        <w:bottom w:val="none" w:sz="0" w:space="0" w:color="auto"/>
        <w:right w:val="none" w:sz="0" w:space="0" w:color="auto"/>
      </w:divBdr>
    </w:div>
    <w:div w:id="1358460150">
      <w:marLeft w:val="640"/>
      <w:marRight w:val="0"/>
      <w:marTop w:val="0"/>
      <w:marBottom w:val="0"/>
      <w:divBdr>
        <w:top w:val="none" w:sz="0" w:space="0" w:color="auto"/>
        <w:left w:val="none" w:sz="0" w:space="0" w:color="auto"/>
        <w:bottom w:val="none" w:sz="0" w:space="0" w:color="auto"/>
        <w:right w:val="none" w:sz="0" w:space="0" w:color="auto"/>
      </w:divBdr>
    </w:div>
    <w:div w:id="1358503482">
      <w:marLeft w:val="640"/>
      <w:marRight w:val="0"/>
      <w:marTop w:val="0"/>
      <w:marBottom w:val="0"/>
      <w:divBdr>
        <w:top w:val="none" w:sz="0" w:space="0" w:color="auto"/>
        <w:left w:val="none" w:sz="0" w:space="0" w:color="auto"/>
        <w:bottom w:val="none" w:sz="0" w:space="0" w:color="auto"/>
        <w:right w:val="none" w:sz="0" w:space="0" w:color="auto"/>
      </w:divBdr>
    </w:div>
    <w:div w:id="1358507530">
      <w:marLeft w:val="640"/>
      <w:marRight w:val="0"/>
      <w:marTop w:val="0"/>
      <w:marBottom w:val="0"/>
      <w:divBdr>
        <w:top w:val="none" w:sz="0" w:space="0" w:color="auto"/>
        <w:left w:val="none" w:sz="0" w:space="0" w:color="auto"/>
        <w:bottom w:val="none" w:sz="0" w:space="0" w:color="auto"/>
        <w:right w:val="none" w:sz="0" w:space="0" w:color="auto"/>
      </w:divBdr>
    </w:div>
    <w:div w:id="1358579903">
      <w:marLeft w:val="640"/>
      <w:marRight w:val="0"/>
      <w:marTop w:val="0"/>
      <w:marBottom w:val="0"/>
      <w:divBdr>
        <w:top w:val="none" w:sz="0" w:space="0" w:color="auto"/>
        <w:left w:val="none" w:sz="0" w:space="0" w:color="auto"/>
        <w:bottom w:val="none" w:sz="0" w:space="0" w:color="auto"/>
        <w:right w:val="none" w:sz="0" w:space="0" w:color="auto"/>
      </w:divBdr>
    </w:div>
    <w:div w:id="1358584248">
      <w:marLeft w:val="640"/>
      <w:marRight w:val="0"/>
      <w:marTop w:val="0"/>
      <w:marBottom w:val="0"/>
      <w:divBdr>
        <w:top w:val="none" w:sz="0" w:space="0" w:color="auto"/>
        <w:left w:val="none" w:sz="0" w:space="0" w:color="auto"/>
        <w:bottom w:val="none" w:sz="0" w:space="0" w:color="auto"/>
        <w:right w:val="none" w:sz="0" w:space="0" w:color="auto"/>
      </w:divBdr>
    </w:div>
    <w:div w:id="1358651597">
      <w:marLeft w:val="640"/>
      <w:marRight w:val="0"/>
      <w:marTop w:val="0"/>
      <w:marBottom w:val="0"/>
      <w:divBdr>
        <w:top w:val="none" w:sz="0" w:space="0" w:color="auto"/>
        <w:left w:val="none" w:sz="0" w:space="0" w:color="auto"/>
        <w:bottom w:val="none" w:sz="0" w:space="0" w:color="auto"/>
        <w:right w:val="none" w:sz="0" w:space="0" w:color="auto"/>
      </w:divBdr>
    </w:div>
    <w:div w:id="1358659367">
      <w:marLeft w:val="640"/>
      <w:marRight w:val="0"/>
      <w:marTop w:val="0"/>
      <w:marBottom w:val="0"/>
      <w:divBdr>
        <w:top w:val="none" w:sz="0" w:space="0" w:color="auto"/>
        <w:left w:val="none" w:sz="0" w:space="0" w:color="auto"/>
        <w:bottom w:val="none" w:sz="0" w:space="0" w:color="auto"/>
        <w:right w:val="none" w:sz="0" w:space="0" w:color="auto"/>
      </w:divBdr>
    </w:div>
    <w:div w:id="1358698920">
      <w:marLeft w:val="640"/>
      <w:marRight w:val="0"/>
      <w:marTop w:val="0"/>
      <w:marBottom w:val="0"/>
      <w:divBdr>
        <w:top w:val="none" w:sz="0" w:space="0" w:color="auto"/>
        <w:left w:val="none" w:sz="0" w:space="0" w:color="auto"/>
        <w:bottom w:val="none" w:sz="0" w:space="0" w:color="auto"/>
        <w:right w:val="none" w:sz="0" w:space="0" w:color="auto"/>
      </w:divBdr>
    </w:div>
    <w:div w:id="1358853190">
      <w:marLeft w:val="640"/>
      <w:marRight w:val="0"/>
      <w:marTop w:val="0"/>
      <w:marBottom w:val="0"/>
      <w:divBdr>
        <w:top w:val="none" w:sz="0" w:space="0" w:color="auto"/>
        <w:left w:val="none" w:sz="0" w:space="0" w:color="auto"/>
        <w:bottom w:val="none" w:sz="0" w:space="0" w:color="auto"/>
        <w:right w:val="none" w:sz="0" w:space="0" w:color="auto"/>
      </w:divBdr>
    </w:div>
    <w:div w:id="1358891571">
      <w:marLeft w:val="640"/>
      <w:marRight w:val="0"/>
      <w:marTop w:val="0"/>
      <w:marBottom w:val="0"/>
      <w:divBdr>
        <w:top w:val="none" w:sz="0" w:space="0" w:color="auto"/>
        <w:left w:val="none" w:sz="0" w:space="0" w:color="auto"/>
        <w:bottom w:val="none" w:sz="0" w:space="0" w:color="auto"/>
        <w:right w:val="none" w:sz="0" w:space="0" w:color="auto"/>
      </w:divBdr>
    </w:div>
    <w:div w:id="1358920327">
      <w:marLeft w:val="640"/>
      <w:marRight w:val="0"/>
      <w:marTop w:val="0"/>
      <w:marBottom w:val="0"/>
      <w:divBdr>
        <w:top w:val="none" w:sz="0" w:space="0" w:color="auto"/>
        <w:left w:val="none" w:sz="0" w:space="0" w:color="auto"/>
        <w:bottom w:val="none" w:sz="0" w:space="0" w:color="auto"/>
        <w:right w:val="none" w:sz="0" w:space="0" w:color="auto"/>
      </w:divBdr>
    </w:div>
    <w:div w:id="1358964635">
      <w:marLeft w:val="640"/>
      <w:marRight w:val="0"/>
      <w:marTop w:val="0"/>
      <w:marBottom w:val="0"/>
      <w:divBdr>
        <w:top w:val="none" w:sz="0" w:space="0" w:color="auto"/>
        <w:left w:val="none" w:sz="0" w:space="0" w:color="auto"/>
        <w:bottom w:val="none" w:sz="0" w:space="0" w:color="auto"/>
        <w:right w:val="none" w:sz="0" w:space="0" w:color="auto"/>
      </w:divBdr>
    </w:div>
    <w:div w:id="1359089203">
      <w:marLeft w:val="640"/>
      <w:marRight w:val="0"/>
      <w:marTop w:val="0"/>
      <w:marBottom w:val="0"/>
      <w:divBdr>
        <w:top w:val="none" w:sz="0" w:space="0" w:color="auto"/>
        <w:left w:val="none" w:sz="0" w:space="0" w:color="auto"/>
        <w:bottom w:val="none" w:sz="0" w:space="0" w:color="auto"/>
        <w:right w:val="none" w:sz="0" w:space="0" w:color="auto"/>
      </w:divBdr>
    </w:div>
    <w:div w:id="1359158197">
      <w:marLeft w:val="640"/>
      <w:marRight w:val="0"/>
      <w:marTop w:val="0"/>
      <w:marBottom w:val="0"/>
      <w:divBdr>
        <w:top w:val="none" w:sz="0" w:space="0" w:color="auto"/>
        <w:left w:val="none" w:sz="0" w:space="0" w:color="auto"/>
        <w:bottom w:val="none" w:sz="0" w:space="0" w:color="auto"/>
        <w:right w:val="none" w:sz="0" w:space="0" w:color="auto"/>
      </w:divBdr>
    </w:div>
    <w:div w:id="1359232585">
      <w:marLeft w:val="640"/>
      <w:marRight w:val="0"/>
      <w:marTop w:val="0"/>
      <w:marBottom w:val="0"/>
      <w:divBdr>
        <w:top w:val="none" w:sz="0" w:space="0" w:color="auto"/>
        <w:left w:val="none" w:sz="0" w:space="0" w:color="auto"/>
        <w:bottom w:val="none" w:sz="0" w:space="0" w:color="auto"/>
        <w:right w:val="none" w:sz="0" w:space="0" w:color="auto"/>
      </w:divBdr>
    </w:div>
    <w:div w:id="1359307471">
      <w:marLeft w:val="640"/>
      <w:marRight w:val="0"/>
      <w:marTop w:val="0"/>
      <w:marBottom w:val="0"/>
      <w:divBdr>
        <w:top w:val="none" w:sz="0" w:space="0" w:color="auto"/>
        <w:left w:val="none" w:sz="0" w:space="0" w:color="auto"/>
        <w:bottom w:val="none" w:sz="0" w:space="0" w:color="auto"/>
        <w:right w:val="none" w:sz="0" w:space="0" w:color="auto"/>
      </w:divBdr>
    </w:div>
    <w:div w:id="1359313978">
      <w:marLeft w:val="640"/>
      <w:marRight w:val="0"/>
      <w:marTop w:val="0"/>
      <w:marBottom w:val="0"/>
      <w:divBdr>
        <w:top w:val="none" w:sz="0" w:space="0" w:color="auto"/>
        <w:left w:val="none" w:sz="0" w:space="0" w:color="auto"/>
        <w:bottom w:val="none" w:sz="0" w:space="0" w:color="auto"/>
        <w:right w:val="none" w:sz="0" w:space="0" w:color="auto"/>
      </w:divBdr>
    </w:div>
    <w:div w:id="1359354622">
      <w:marLeft w:val="640"/>
      <w:marRight w:val="0"/>
      <w:marTop w:val="0"/>
      <w:marBottom w:val="0"/>
      <w:divBdr>
        <w:top w:val="none" w:sz="0" w:space="0" w:color="auto"/>
        <w:left w:val="none" w:sz="0" w:space="0" w:color="auto"/>
        <w:bottom w:val="none" w:sz="0" w:space="0" w:color="auto"/>
        <w:right w:val="none" w:sz="0" w:space="0" w:color="auto"/>
      </w:divBdr>
    </w:div>
    <w:div w:id="1359430297">
      <w:marLeft w:val="640"/>
      <w:marRight w:val="0"/>
      <w:marTop w:val="0"/>
      <w:marBottom w:val="0"/>
      <w:divBdr>
        <w:top w:val="none" w:sz="0" w:space="0" w:color="auto"/>
        <w:left w:val="none" w:sz="0" w:space="0" w:color="auto"/>
        <w:bottom w:val="none" w:sz="0" w:space="0" w:color="auto"/>
        <w:right w:val="none" w:sz="0" w:space="0" w:color="auto"/>
      </w:divBdr>
    </w:div>
    <w:div w:id="1359509817">
      <w:marLeft w:val="640"/>
      <w:marRight w:val="0"/>
      <w:marTop w:val="0"/>
      <w:marBottom w:val="0"/>
      <w:divBdr>
        <w:top w:val="none" w:sz="0" w:space="0" w:color="auto"/>
        <w:left w:val="none" w:sz="0" w:space="0" w:color="auto"/>
        <w:bottom w:val="none" w:sz="0" w:space="0" w:color="auto"/>
        <w:right w:val="none" w:sz="0" w:space="0" w:color="auto"/>
      </w:divBdr>
    </w:div>
    <w:div w:id="1359620055">
      <w:marLeft w:val="640"/>
      <w:marRight w:val="0"/>
      <w:marTop w:val="0"/>
      <w:marBottom w:val="0"/>
      <w:divBdr>
        <w:top w:val="none" w:sz="0" w:space="0" w:color="auto"/>
        <w:left w:val="none" w:sz="0" w:space="0" w:color="auto"/>
        <w:bottom w:val="none" w:sz="0" w:space="0" w:color="auto"/>
        <w:right w:val="none" w:sz="0" w:space="0" w:color="auto"/>
      </w:divBdr>
    </w:div>
    <w:div w:id="1359623612">
      <w:marLeft w:val="640"/>
      <w:marRight w:val="0"/>
      <w:marTop w:val="0"/>
      <w:marBottom w:val="0"/>
      <w:divBdr>
        <w:top w:val="none" w:sz="0" w:space="0" w:color="auto"/>
        <w:left w:val="none" w:sz="0" w:space="0" w:color="auto"/>
        <w:bottom w:val="none" w:sz="0" w:space="0" w:color="auto"/>
        <w:right w:val="none" w:sz="0" w:space="0" w:color="auto"/>
      </w:divBdr>
    </w:div>
    <w:div w:id="1359744905">
      <w:marLeft w:val="640"/>
      <w:marRight w:val="0"/>
      <w:marTop w:val="0"/>
      <w:marBottom w:val="0"/>
      <w:divBdr>
        <w:top w:val="none" w:sz="0" w:space="0" w:color="auto"/>
        <w:left w:val="none" w:sz="0" w:space="0" w:color="auto"/>
        <w:bottom w:val="none" w:sz="0" w:space="0" w:color="auto"/>
        <w:right w:val="none" w:sz="0" w:space="0" w:color="auto"/>
      </w:divBdr>
    </w:div>
    <w:div w:id="1359818705">
      <w:marLeft w:val="640"/>
      <w:marRight w:val="0"/>
      <w:marTop w:val="0"/>
      <w:marBottom w:val="0"/>
      <w:divBdr>
        <w:top w:val="none" w:sz="0" w:space="0" w:color="auto"/>
        <w:left w:val="none" w:sz="0" w:space="0" w:color="auto"/>
        <w:bottom w:val="none" w:sz="0" w:space="0" w:color="auto"/>
        <w:right w:val="none" w:sz="0" w:space="0" w:color="auto"/>
      </w:divBdr>
    </w:div>
    <w:div w:id="1359888571">
      <w:marLeft w:val="640"/>
      <w:marRight w:val="0"/>
      <w:marTop w:val="0"/>
      <w:marBottom w:val="0"/>
      <w:divBdr>
        <w:top w:val="none" w:sz="0" w:space="0" w:color="auto"/>
        <w:left w:val="none" w:sz="0" w:space="0" w:color="auto"/>
        <w:bottom w:val="none" w:sz="0" w:space="0" w:color="auto"/>
        <w:right w:val="none" w:sz="0" w:space="0" w:color="auto"/>
      </w:divBdr>
    </w:div>
    <w:div w:id="1359889142">
      <w:marLeft w:val="640"/>
      <w:marRight w:val="0"/>
      <w:marTop w:val="0"/>
      <w:marBottom w:val="0"/>
      <w:divBdr>
        <w:top w:val="none" w:sz="0" w:space="0" w:color="auto"/>
        <w:left w:val="none" w:sz="0" w:space="0" w:color="auto"/>
        <w:bottom w:val="none" w:sz="0" w:space="0" w:color="auto"/>
        <w:right w:val="none" w:sz="0" w:space="0" w:color="auto"/>
      </w:divBdr>
    </w:div>
    <w:div w:id="1359889311">
      <w:marLeft w:val="640"/>
      <w:marRight w:val="0"/>
      <w:marTop w:val="0"/>
      <w:marBottom w:val="0"/>
      <w:divBdr>
        <w:top w:val="none" w:sz="0" w:space="0" w:color="auto"/>
        <w:left w:val="none" w:sz="0" w:space="0" w:color="auto"/>
        <w:bottom w:val="none" w:sz="0" w:space="0" w:color="auto"/>
        <w:right w:val="none" w:sz="0" w:space="0" w:color="auto"/>
      </w:divBdr>
    </w:div>
    <w:div w:id="1359937645">
      <w:marLeft w:val="640"/>
      <w:marRight w:val="0"/>
      <w:marTop w:val="0"/>
      <w:marBottom w:val="0"/>
      <w:divBdr>
        <w:top w:val="none" w:sz="0" w:space="0" w:color="auto"/>
        <w:left w:val="none" w:sz="0" w:space="0" w:color="auto"/>
        <w:bottom w:val="none" w:sz="0" w:space="0" w:color="auto"/>
        <w:right w:val="none" w:sz="0" w:space="0" w:color="auto"/>
      </w:divBdr>
    </w:div>
    <w:div w:id="1359968545">
      <w:marLeft w:val="640"/>
      <w:marRight w:val="0"/>
      <w:marTop w:val="0"/>
      <w:marBottom w:val="0"/>
      <w:divBdr>
        <w:top w:val="none" w:sz="0" w:space="0" w:color="auto"/>
        <w:left w:val="none" w:sz="0" w:space="0" w:color="auto"/>
        <w:bottom w:val="none" w:sz="0" w:space="0" w:color="auto"/>
        <w:right w:val="none" w:sz="0" w:space="0" w:color="auto"/>
      </w:divBdr>
    </w:div>
    <w:div w:id="1360007655">
      <w:marLeft w:val="640"/>
      <w:marRight w:val="0"/>
      <w:marTop w:val="0"/>
      <w:marBottom w:val="0"/>
      <w:divBdr>
        <w:top w:val="none" w:sz="0" w:space="0" w:color="auto"/>
        <w:left w:val="none" w:sz="0" w:space="0" w:color="auto"/>
        <w:bottom w:val="none" w:sz="0" w:space="0" w:color="auto"/>
        <w:right w:val="none" w:sz="0" w:space="0" w:color="auto"/>
      </w:divBdr>
    </w:div>
    <w:div w:id="1360083585">
      <w:marLeft w:val="640"/>
      <w:marRight w:val="0"/>
      <w:marTop w:val="0"/>
      <w:marBottom w:val="0"/>
      <w:divBdr>
        <w:top w:val="none" w:sz="0" w:space="0" w:color="auto"/>
        <w:left w:val="none" w:sz="0" w:space="0" w:color="auto"/>
        <w:bottom w:val="none" w:sz="0" w:space="0" w:color="auto"/>
        <w:right w:val="none" w:sz="0" w:space="0" w:color="auto"/>
      </w:divBdr>
    </w:div>
    <w:div w:id="1360089093">
      <w:marLeft w:val="640"/>
      <w:marRight w:val="0"/>
      <w:marTop w:val="0"/>
      <w:marBottom w:val="0"/>
      <w:divBdr>
        <w:top w:val="none" w:sz="0" w:space="0" w:color="auto"/>
        <w:left w:val="none" w:sz="0" w:space="0" w:color="auto"/>
        <w:bottom w:val="none" w:sz="0" w:space="0" w:color="auto"/>
        <w:right w:val="none" w:sz="0" w:space="0" w:color="auto"/>
      </w:divBdr>
    </w:div>
    <w:div w:id="1360206226">
      <w:marLeft w:val="640"/>
      <w:marRight w:val="0"/>
      <w:marTop w:val="0"/>
      <w:marBottom w:val="0"/>
      <w:divBdr>
        <w:top w:val="none" w:sz="0" w:space="0" w:color="auto"/>
        <w:left w:val="none" w:sz="0" w:space="0" w:color="auto"/>
        <w:bottom w:val="none" w:sz="0" w:space="0" w:color="auto"/>
        <w:right w:val="none" w:sz="0" w:space="0" w:color="auto"/>
      </w:divBdr>
    </w:div>
    <w:div w:id="1360206775">
      <w:marLeft w:val="640"/>
      <w:marRight w:val="0"/>
      <w:marTop w:val="0"/>
      <w:marBottom w:val="0"/>
      <w:divBdr>
        <w:top w:val="none" w:sz="0" w:space="0" w:color="auto"/>
        <w:left w:val="none" w:sz="0" w:space="0" w:color="auto"/>
        <w:bottom w:val="none" w:sz="0" w:space="0" w:color="auto"/>
        <w:right w:val="none" w:sz="0" w:space="0" w:color="auto"/>
      </w:divBdr>
    </w:div>
    <w:div w:id="1360349670">
      <w:marLeft w:val="640"/>
      <w:marRight w:val="0"/>
      <w:marTop w:val="0"/>
      <w:marBottom w:val="0"/>
      <w:divBdr>
        <w:top w:val="none" w:sz="0" w:space="0" w:color="auto"/>
        <w:left w:val="none" w:sz="0" w:space="0" w:color="auto"/>
        <w:bottom w:val="none" w:sz="0" w:space="0" w:color="auto"/>
        <w:right w:val="none" w:sz="0" w:space="0" w:color="auto"/>
      </w:divBdr>
    </w:div>
    <w:div w:id="1360351961">
      <w:marLeft w:val="640"/>
      <w:marRight w:val="0"/>
      <w:marTop w:val="0"/>
      <w:marBottom w:val="0"/>
      <w:divBdr>
        <w:top w:val="none" w:sz="0" w:space="0" w:color="auto"/>
        <w:left w:val="none" w:sz="0" w:space="0" w:color="auto"/>
        <w:bottom w:val="none" w:sz="0" w:space="0" w:color="auto"/>
        <w:right w:val="none" w:sz="0" w:space="0" w:color="auto"/>
      </w:divBdr>
    </w:div>
    <w:div w:id="1360427941">
      <w:marLeft w:val="640"/>
      <w:marRight w:val="0"/>
      <w:marTop w:val="0"/>
      <w:marBottom w:val="0"/>
      <w:divBdr>
        <w:top w:val="none" w:sz="0" w:space="0" w:color="auto"/>
        <w:left w:val="none" w:sz="0" w:space="0" w:color="auto"/>
        <w:bottom w:val="none" w:sz="0" w:space="0" w:color="auto"/>
        <w:right w:val="none" w:sz="0" w:space="0" w:color="auto"/>
      </w:divBdr>
    </w:div>
    <w:div w:id="1360467358">
      <w:marLeft w:val="640"/>
      <w:marRight w:val="0"/>
      <w:marTop w:val="0"/>
      <w:marBottom w:val="0"/>
      <w:divBdr>
        <w:top w:val="none" w:sz="0" w:space="0" w:color="auto"/>
        <w:left w:val="none" w:sz="0" w:space="0" w:color="auto"/>
        <w:bottom w:val="none" w:sz="0" w:space="0" w:color="auto"/>
        <w:right w:val="none" w:sz="0" w:space="0" w:color="auto"/>
      </w:divBdr>
    </w:div>
    <w:div w:id="1360471687">
      <w:bodyDiv w:val="1"/>
      <w:marLeft w:val="0"/>
      <w:marRight w:val="0"/>
      <w:marTop w:val="0"/>
      <w:marBottom w:val="0"/>
      <w:divBdr>
        <w:top w:val="none" w:sz="0" w:space="0" w:color="auto"/>
        <w:left w:val="none" w:sz="0" w:space="0" w:color="auto"/>
        <w:bottom w:val="none" w:sz="0" w:space="0" w:color="auto"/>
        <w:right w:val="none" w:sz="0" w:space="0" w:color="auto"/>
      </w:divBdr>
    </w:div>
    <w:div w:id="1360668724">
      <w:marLeft w:val="640"/>
      <w:marRight w:val="0"/>
      <w:marTop w:val="0"/>
      <w:marBottom w:val="0"/>
      <w:divBdr>
        <w:top w:val="none" w:sz="0" w:space="0" w:color="auto"/>
        <w:left w:val="none" w:sz="0" w:space="0" w:color="auto"/>
        <w:bottom w:val="none" w:sz="0" w:space="0" w:color="auto"/>
        <w:right w:val="none" w:sz="0" w:space="0" w:color="auto"/>
      </w:divBdr>
    </w:div>
    <w:div w:id="1360742496">
      <w:marLeft w:val="640"/>
      <w:marRight w:val="0"/>
      <w:marTop w:val="0"/>
      <w:marBottom w:val="0"/>
      <w:divBdr>
        <w:top w:val="none" w:sz="0" w:space="0" w:color="auto"/>
        <w:left w:val="none" w:sz="0" w:space="0" w:color="auto"/>
        <w:bottom w:val="none" w:sz="0" w:space="0" w:color="auto"/>
        <w:right w:val="none" w:sz="0" w:space="0" w:color="auto"/>
      </w:divBdr>
    </w:div>
    <w:div w:id="1360810896">
      <w:marLeft w:val="640"/>
      <w:marRight w:val="0"/>
      <w:marTop w:val="0"/>
      <w:marBottom w:val="0"/>
      <w:divBdr>
        <w:top w:val="none" w:sz="0" w:space="0" w:color="auto"/>
        <w:left w:val="none" w:sz="0" w:space="0" w:color="auto"/>
        <w:bottom w:val="none" w:sz="0" w:space="0" w:color="auto"/>
        <w:right w:val="none" w:sz="0" w:space="0" w:color="auto"/>
      </w:divBdr>
    </w:div>
    <w:div w:id="1360856401">
      <w:marLeft w:val="640"/>
      <w:marRight w:val="0"/>
      <w:marTop w:val="0"/>
      <w:marBottom w:val="0"/>
      <w:divBdr>
        <w:top w:val="none" w:sz="0" w:space="0" w:color="auto"/>
        <w:left w:val="none" w:sz="0" w:space="0" w:color="auto"/>
        <w:bottom w:val="none" w:sz="0" w:space="0" w:color="auto"/>
        <w:right w:val="none" w:sz="0" w:space="0" w:color="auto"/>
      </w:divBdr>
    </w:div>
    <w:div w:id="1361083491">
      <w:marLeft w:val="640"/>
      <w:marRight w:val="0"/>
      <w:marTop w:val="0"/>
      <w:marBottom w:val="0"/>
      <w:divBdr>
        <w:top w:val="none" w:sz="0" w:space="0" w:color="auto"/>
        <w:left w:val="none" w:sz="0" w:space="0" w:color="auto"/>
        <w:bottom w:val="none" w:sz="0" w:space="0" w:color="auto"/>
        <w:right w:val="none" w:sz="0" w:space="0" w:color="auto"/>
      </w:divBdr>
    </w:div>
    <w:div w:id="1361203700">
      <w:marLeft w:val="640"/>
      <w:marRight w:val="0"/>
      <w:marTop w:val="0"/>
      <w:marBottom w:val="0"/>
      <w:divBdr>
        <w:top w:val="none" w:sz="0" w:space="0" w:color="auto"/>
        <w:left w:val="none" w:sz="0" w:space="0" w:color="auto"/>
        <w:bottom w:val="none" w:sz="0" w:space="0" w:color="auto"/>
        <w:right w:val="none" w:sz="0" w:space="0" w:color="auto"/>
      </w:divBdr>
    </w:div>
    <w:div w:id="1361205536">
      <w:marLeft w:val="640"/>
      <w:marRight w:val="0"/>
      <w:marTop w:val="0"/>
      <w:marBottom w:val="0"/>
      <w:divBdr>
        <w:top w:val="none" w:sz="0" w:space="0" w:color="auto"/>
        <w:left w:val="none" w:sz="0" w:space="0" w:color="auto"/>
        <w:bottom w:val="none" w:sz="0" w:space="0" w:color="auto"/>
        <w:right w:val="none" w:sz="0" w:space="0" w:color="auto"/>
      </w:divBdr>
    </w:div>
    <w:div w:id="1361394532">
      <w:marLeft w:val="640"/>
      <w:marRight w:val="0"/>
      <w:marTop w:val="0"/>
      <w:marBottom w:val="0"/>
      <w:divBdr>
        <w:top w:val="none" w:sz="0" w:space="0" w:color="auto"/>
        <w:left w:val="none" w:sz="0" w:space="0" w:color="auto"/>
        <w:bottom w:val="none" w:sz="0" w:space="0" w:color="auto"/>
        <w:right w:val="none" w:sz="0" w:space="0" w:color="auto"/>
      </w:divBdr>
    </w:div>
    <w:div w:id="1361394702">
      <w:marLeft w:val="640"/>
      <w:marRight w:val="0"/>
      <w:marTop w:val="0"/>
      <w:marBottom w:val="0"/>
      <w:divBdr>
        <w:top w:val="none" w:sz="0" w:space="0" w:color="auto"/>
        <w:left w:val="none" w:sz="0" w:space="0" w:color="auto"/>
        <w:bottom w:val="none" w:sz="0" w:space="0" w:color="auto"/>
        <w:right w:val="none" w:sz="0" w:space="0" w:color="auto"/>
      </w:divBdr>
    </w:div>
    <w:div w:id="1361667192">
      <w:marLeft w:val="640"/>
      <w:marRight w:val="0"/>
      <w:marTop w:val="0"/>
      <w:marBottom w:val="0"/>
      <w:divBdr>
        <w:top w:val="none" w:sz="0" w:space="0" w:color="auto"/>
        <w:left w:val="none" w:sz="0" w:space="0" w:color="auto"/>
        <w:bottom w:val="none" w:sz="0" w:space="0" w:color="auto"/>
        <w:right w:val="none" w:sz="0" w:space="0" w:color="auto"/>
      </w:divBdr>
    </w:div>
    <w:div w:id="1361786333">
      <w:marLeft w:val="640"/>
      <w:marRight w:val="0"/>
      <w:marTop w:val="0"/>
      <w:marBottom w:val="0"/>
      <w:divBdr>
        <w:top w:val="none" w:sz="0" w:space="0" w:color="auto"/>
        <w:left w:val="none" w:sz="0" w:space="0" w:color="auto"/>
        <w:bottom w:val="none" w:sz="0" w:space="0" w:color="auto"/>
        <w:right w:val="none" w:sz="0" w:space="0" w:color="auto"/>
      </w:divBdr>
    </w:div>
    <w:div w:id="1361859368">
      <w:marLeft w:val="640"/>
      <w:marRight w:val="0"/>
      <w:marTop w:val="0"/>
      <w:marBottom w:val="0"/>
      <w:divBdr>
        <w:top w:val="none" w:sz="0" w:space="0" w:color="auto"/>
        <w:left w:val="none" w:sz="0" w:space="0" w:color="auto"/>
        <w:bottom w:val="none" w:sz="0" w:space="0" w:color="auto"/>
        <w:right w:val="none" w:sz="0" w:space="0" w:color="auto"/>
      </w:divBdr>
    </w:div>
    <w:div w:id="1361860000">
      <w:marLeft w:val="640"/>
      <w:marRight w:val="0"/>
      <w:marTop w:val="0"/>
      <w:marBottom w:val="0"/>
      <w:divBdr>
        <w:top w:val="none" w:sz="0" w:space="0" w:color="auto"/>
        <w:left w:val="none" w:sz="0" w:space="0" w:color="auto"/>
        <w:bottom w:val="none" w:sz="0" w:space="0" w:color="auto"/>
        <w:right w:val="none" w:sz="0" w:space="0" w:color="auto"/>
      </w:divBdr>
    </w:div>
    <w:div w:id="1361935923">
      <w:marLeft w:val="640"/>
      <w:marRight w:val="0"/>
      <w:marTop w:val="0"/>
      <w:marBottom w:val="0"/>
      <w:divBdr>
        <w:top w:val="none" w:sz="0" w:space="0" w:color="auto"/>
        <w:left w:val="none" w:sz="0" w:space="0" w:color="auto"/>
        <w:bottom w:val="none" w:sz="0" w:space="0" w:color="auto"/>
        <w:right w:val="none" w:sz="0" w:space="0" w:color="auto"/>
      </w:divBdr>
    </w:div>
    <w:div w:id="1361977699">
      <w:marLeft w:val="640"/>
      <w:marRight w:val="0"/>
      <w:marTop w:val="0"/>
      <w:marBottom w:val="0"/>
      <w:divBdr>
        <w:top w:val="none" w:sz="0" w:space="0" w:color="auto"/>
        <w:left w:val="none" w:sz="0" w:space="0" w:color="auto"/>
        <w:bottom w:val="none" w:sz="0" w:space="0" w:color="auto"/>
        <w:right w:val="none" w:sz="0" w:space="0" w:color="auto"/>
      </w:divBdr>
    </w:div>
    <w:div w:id="1362052707">
      <w:marLeft w:val="640"/>
      <w:marRight w:val="0"/>
      <w:marTop w:val="0"/>
      <w:marBottom w:val="0"/>
      <w:divBdr>
        <w:top w:val="none" w:sz="0" w:space="0" w:color="auto"/>
        <w:left w:val="none" w:sz="0" w:space="0" w:color="auto"/>
        <w:bottom w:val="none" w:sz="0" w:space="0" w:color="auto"/>
        <w:right w:val="none" w:sz="0" w:space="0" w:color="auto"/>
      </w:divBdr>
    </w:div>
    <w:div w:id="1362124694">
      <w:marLeft w:val="640"/>
      <w:marRight w:val="0"/>
      <w:marTop w:val="0"/>
      <w:marBottom w:val="0"/>
      <w:divBdr>
        <w:top w:val="none" w:sz="0" w:space="0" w:color="auto"/>
        <w:left w:val="none" w:sz="0" w:space="0" w:color="auto"/>
        <w:bottom w:val="none" w:sz="0" w:space="0" w:color="auto"/>
        <w:right w:val="none" w:sz="0" w:space="0" w:color="auto"/>
      </w:divBdr>
    </w:div>
    <w:div w:id="1362173448">
      <w:marLeft w:val="640"/>
      <w:marRight w:val="0"/>
      <w:marTop w:val="0"/>
      <w:marBottom w:val="0"/>
      <w:divBdr>
        <w:top w:val="none" w:sz="0" w:space="0" w:color="auto"/>
        <w:left w:val="none" w:sz="0" w:space="0" w:color="auto"/>
        <w:bottom w:val="none" w:sz="0" w:space="0" w:color="auto"/>
        <w:right w:val="none" w:sz="0" w:space="0" w:color="auto"/>
      </w:divBdr>
    </w:div>
    <w:div w:id="1362197097">
      <w:marLeft w:val="640"/>
      <w:marRight w:val="0"/>
      <w:marTop w:val="0"/>
      <w:marBottom w:val="0"/>
      <w:divBdr>
        <w:top w:val="none" w:sz="0" w:space="0" w:color="auto"/>
        <w:left w:val="none" w:sz="0" w:space="0" w:color="auto"/>
        <w:bottom w:val="none" w:sz="0" w:space="0" w:color="auto"/>
        <w:right w:val="none" w:sz="0" w:space="0" w:color="auto"/>
      </w:divBdr>
    </w:div>
    <w:div w:id="1362243755">
      <w:marLeft w:val="640"/>
      <w:marRight w:val="0"/>
      <w:marTop w:val="0"/>
      <w:marBottom w:val="0"/>
      <w:divBdr>
        <w:top w:val="none" w:sz="0" w:space="0" w:color="auto"/>
        <w:left w:val="none" w:sz="0" w:space="0" w:color="auto"/>
        <w:bottom w:val="none" w:sz="0" w:space="0" w:color="auto"/>
        <w:right w:val="none" w:sz="0" w:space="0" w:color="auto"/>
      </w:divBdr>
    </w:div>
    <w:div w:id="1362244499">
      <w:marLeft w:val="640"/>
      <w:marRight w:val="0"/>
      <w:marTop w:val="0"/>
      <w:marBottom w:val="0"/>
      <w:divBdr>
        <w:top w:val="none" w:sz="0" w:space="0" w:color="auto"/>
        <w:left w:val="none" w:sz="0" w:space="0" w:color="auto"/>
        <w:bottom w:val="none" w:sz="0" w:space="0" w:color="auto"/>
        <w:right w:val="none" w:sz="0" w:space="0" w:color="auto"/>
      </w:divBdr>
    </w:div>
    <w:div w:id="1362320962">
      <w:marLeft w:val="640"/>
      <w:marRight w:val="0"/>
      <w:marTop w:val="0"/>
      <w:marBottom w:val="0"/>
      <w:divBdr>
        <w:top w:val="none" w:sz="0" w:space="0" w:color="auto"/>
        <w:left w:val="none" w:sz="0" w:space="0" w:color="auto"/>
        <w:bottom w:val="none" w:sz="0" w:space="0" w:color="auto"/>
        <w:right w:val="none" w:sz="0" w:space="0" w:color="auto"/>
      </w:divBdr>
    </w:div>
    <w:div w:id="1362322168">
      <w:marLeft w:val="640"/>
      <w:marRight w:val="0"/>
      <w:marTop w:val="0"/>
      <w:marBottom w:val="0"/>
      <w:divBdr>
        <w:top w:val="none" w:sz="0" w:space="0" w:color="auto"/>
        <w:left w:val="none" w:sz="0" w:space="0" w:color="auto"/>
        <w:bottom w:val="none" w:sz="0" w:space="0" w:color="auto"/>
        <w:right w:val="none" w:sz="0" w:space="0" w:color="auto"/>
      </w:divBdr>
    </w:div>
    <w:div w:id="1362436747">
      <w:marLeft w:val="640"/>
      <w:marRight w:val="0"/>
      <w:marTop w:val="0"/>
      <w:marBottom w:val="0"/>
      <w:divBdr>
        <w:top w:val="none" w:sz="0" w:space="0" w:color="auto"/>
        <w:left w:val="none" w:sz="0" w:space="0" w:color="auto"/>
        <w:bottom w:val="none" w:sz="0" w:space="0" w:color="auto"/>
        <w:right w:val="none" w:sz="0" w:space="0" w:color="auto"/>
      </w:divBdr>
    </w:div>
    <w:div w:id="1362586244">
      <w:marLeft w:val="640"/>
      <w:marRight w:val="0"/>
      <w:marTop w:val="0"/>
      <w:marBottom w:val="0"/>
      <w:divBdr>
        <w:top w:val="none" w:sz="0" w:space="0" w:color="auto"/>
        <w:left w:val="none" w:sz="0" w:space="0" w:color="auto"/>
        <w:bottom w:val="none" w:sz="0" w:space="0" w:color="auto"/>
        <w:right w:val="none" w:sz="0" w:space="0" w:color="auto"/>
      </w:divBdr>
    </w:div>
    <w:div w:id="1362589914">
      <w:marLeft w:val="640"/>
      <w:marRight w:val="0"/>
      <w:marTop w:val="0"/>
      <w:marBottom w:val="0"/>
      <w:divBdr>
        <w:top w:val="none" w:sz="0" w:space="0" w:color="auto"/>
        <w:left w:val="none" w:sz="0" w:space="0" w:color="auto"/>
        <w:bottom w:val="none" w:sz="0" w:space="0" w:color="auto"/>
        <w:right w:val="none" w:sz="0" w:space="0" w:color="auto"/>
      </w:divBdr>
    </w:div>
    <w:div w:id="1362776457">
      <w:marLeft w:val="640"/>
      <w:marRight w:val="0"/>
      <w:marTop w:val="0"/>
      <w:marBottom w:val="0"/>
      <w:divBdr>
        <w:top w:val="none" w:sz="0" w:space="0" w:color="auto"/>
        <w:left w:val="none" w:sz="0" w:space="0" w:color="auto"/>
        <w:bottom w:val="none" w:sz="0" w:space="0" w:color="auto"/>
        <w:right w:val="none" w:sz="0" w:space="0" w:color="auto"/>
      </w:divBdr>
    </w:div>
    <w:div w:id="1362827920">
      <w:marLeft w:val="640"/>
      <w:marRight w:val="0"/>
      <w:marTop w:val="0"/>
      <w:marBottom w:val="0"/>
      <w:divBdr>
        <w:top w:val="none" w:sz="0" w:space="0" w:color="auto"/>
        <w:left w:val="none" w:sz="0" w:space="0" w:color="auto"/>
        <w:bottom w:val="none" w:sz="0" w:space="0" w:color="auto"/>
        <w:right w:val="none" w:sz="0" w:space="0" w:color="auto"/>
      </w:divBdr>
    </w:div>
    <w:div w:id="1362899636">
      <w:marLeft w:val="640"/>
      <w:marRight w:val="0"/>
      <w:marTop w:val="0"/>
      <w:marBottom w:val="0"/>
      <w:divBdr>
        <w:top w:val="none" w:sz="0" w:space="0" w:color="auto"/>
        <w:left w:val="none" w:sz="0" w:space="0" w:color="auto"/>
        <w:bottom w:val="none" w:sz="0" w:space="0" w:color="auto"/>
        <w:right w:val="none" w:sz="0" w:space="0" w:color="auto"/>
      </w:divBdr>
    </w:div>
    <w:div w:id="1362972940">
      <w:marLeft w:val="640"/>
      <w:marRight w:val="0"/>
      <w:marTop w:val="0"/>
      <w:marBottom w:val="0"/>
      <w:divBdr>
        <w:top w:val="none" w:sz="0" w:space="0" w:color="auto"/>
        <w:left w:val="none" w:sz="0" w:space="0" w:color="auto"/>
        <w:bottom w:val="none" w:sz="0" w:space="0" w:color="auto"/>
        <w:right w:val="none" w:sz="0" w:space="0" w:color="auto"/>
      </w:divBdr>
    </w:div>
    <w:div w:id="1362972985">
      <w:marLeft w:val="640"/>
      <w:marRight w:val="0"/>
      <w:marTop w:val="0"/>
      <w:marBottom w:val="0"/>
      <w:divBdr>
        <w:top w:val="none" w:sz="0" w:space="0" w:color="auto"/>
        <w:left w:val="none" w:sz="0" w:space="0" w:color="auto"/>
        <w:bottom w:val="none" w:sz="0" w:space="0" w:color="auto"/>
        <w:right w:val="none" w:sz="0" w:space="0" w:color="auto"/>
      </w:divBdr>
    </w:div>
    <w:div w:id="1363091930">
      <w:marLeft w:val="640"/>
      <w:marRight w:val="0"/>
      <w:marTop w:val="0"/>
      <w:marBottom w:val="0"/>
      <w:divBdr>
        <w:top w:val="none" w:sz="0" w:space="0" w:color="auto"/>
        <w:left w:val="none" w:sz="0" w:space="0" w:color="auto"/>
        <w:bottom w:val="none" w:sz="0" w:space="0" w:color="auto"/>
        <w:right w:val="none" w:sz="0" w:space="0" w:color="auto"/>
      </w:divBdr>
    </w:div>
    <w:div w:id="1363169161">
      <w:marLeft w:val="640"/>
      <w:marRight w:val="0"/>
      <w:marTop w:val="0"/>
      <w:marBottom w:val="0"/>
      <w:divBdr>
        <w:top w:val="none" w:sz="0" w:space="0" w:color="auto"/>
        <w:left w:val="none" w:sz="0" w:space="0" w:color="auto"/>
        <w:bottom w:val="none" w:sz="0" w:space="0" w:color="auto"/>
        <w:right w:val="none" w:sz="0" w:space="0" w:color="auto"/>
      </w:divBdr>
    </w:div>
    <w:div w:id="1363171174">
      <w:marLeft w:val="640"/>
      <w:marRight w:val="0"/>
      <w:marTop w:val="0"/>
      <w:marBottom w:val="0"/>
      <w:divBdr>
        <w:top w:val="none" w:sz="0" w:space="0" w:color="auto"/>
        <w:left w:val="none" w:sz="0" w:space="0" w:color="auto"/>
        <w:bottom w:val="none" w:sz="0" w:space="0" w:color="auto"/>
        <w:right w:val="none" w:sz="0" w:space="0" w:color="auto"/>
      </w:divBdr>
    </w:div>
    <w:div w:id="1363238803">
      <w:marLeft w:val="640"/>
      <w:marRight w:val="0"/>
      <w:marTop w:val="0"/>
      <w:marBottom w:val="0"/>
      <w:divBdr>
        <w:top w:val="none" w:sz="0" w:space="0" w:color="auto"/>
        <w:left w:val="none" w:sz="0" w:space="0" w:color="auto"/>
        <w:bottom w:val="none" w:sz="0" w:space="0" w:color="auto"/>
        <w:right w:val="none" w:sz="0" w:space="0" w:color="auto"/>
      </w:divBdr>
    </w:div>
    <w:div w:id="1363240022">
      <w:marLeft w:val="640"/>
      <w:marRight w:val="0"/>
      <w:marTop w:val="0"/>
      <w:marBottom w:val="0"/>
      <w:divBdr>
        <w:top w:val="none" w:sz="0" w:space="0" w:color="auto"/>
        <w:left w:val="none" w:sz="0" w:space="0" w:color="auto"/>
        <w:bottom w:val="none" w:sz="0" w:space="0" w:color="auto"/>
        <w:right w:val="none" w:sz="0" w:space="0" w:color="auto"/>
      </w:divBdr>
    </w:div>
    <w:div w:id="1363240408">
      <w:marLeft w:val="640"/>
      <w:marRight w:val="0"/>
      <w:marTop w:val="0"/>
      <w:marBottom w:val="0"/>
      <w:divBdr>
        <w:top w:val="none" w:sz="0" w:space="0" w:color="auto"/>
        <w:left w:val="none" w:sz="0" w:space="0" w:color="auto"/>
        <w:bottom w:val="none" w:sz="0" w:space="0" w:color="auto"/>
        <w:right w:val="none" w:sz="0" w:space="0" w:color="auto"/>
      </w:divBdr>
    </w:div>
    <w:div w:id="1363357586">
      <w:marLeft w:val="640"/>
      <w:marRight w:val="0"/>
      <w:marTop w:val="0"/>
      <w:marBottom w:val="0"/>
      <w:divBdr>
        <w:top w:val="none" w:sz="0" w:space="0" w:color="auto"/>
        <w:left w:val="none" w:sz="0" w:space="0" w:color="auto"/>
        <w:bottom w:val="none" w:sz="0" w:space="0" w:color="auto"/>
        <w:right w:val="none" w:sz="0" w:space="0" w:color="auto"/>
      </w:divBdr>
    </w:div>
    <w:div w:id="1363361934">
      <w:marLeft w:val="640"/>
      <w:marRight w:val="0"/>
      <w:marTop w:val="0"/>
      <w:marBottom w:val="0"/>
      <w:divBdr>
        <w:top w:val="none" w:sz="0" w:space="0" w:color="auto"/>
        <w:left w:val="none" w:sz="0" w:space="0" w:color="auto"/>
        <w:bottom w:val="none" w:sz="0" w:space="0" w:color="auto"/>
        <w:right w:val="none" w:sz="0" w:space="0" w:color="auto"/>
      </w:divBdr>
    </w:div>
    <w:div w:id="1363362701">
      <w:marLeft w:val="640"/>
      <w:marRight w:val="0"/>
      <w:marTop w:val="0"/>
      <w:marBottom w:val="0"/>
      <w:divBdr>
        <w:top w:val="none" w:sz="0" w:space="0" w:color="auto"/>
        <w:left w:val="none" w:sz="0" w:space="0" w:color="auto"/>
        <w:bottom w:val="none" w:sz="0" w:space="0" w:color="auto"/>
        <w:right w:val="none" w:sz="0" w:space="0" w:color="auto"/>
      </w:divBdr>
    </w:div>
    <w:div w:id="1363434482">
      <w:marLeft w:val="640"/>
      <w:marRight w:val="0"/>
      <w:marTop w:val="0"/>
      <w:marBottom w:val="0"/>
      <w:divBdr>
        <w:top w:val="none" w:sz="0" w:space="0" w:color="auto"/>
        <w:left w:val="none" w:sz="0" w:space="0" w:color="auto"/>
        <w:bottom w:val="none" w:sz="0" w:space="0" w:color="auto"/>
        <w:right w:val="none" w:sz="0" w:space="0" w:color="auto"/>
      </w:divBdr>
    </w:div>
    <w:div w:id="1363435772">
      <w:marLeft w:val="640"/>
      <w:marRight w:val="0"/>
      <w:marTop w:val="0"/>
      <w:marBottom w:val="0"/>
      <w:divBdr>
        <w:top w:val="none" w:sz="0" w:space="0" w:color="auto"/>
        <w:left w:val="none" w:sz="0" w:space="0" w:color="auto"/>
        <w:bottom w:val="none" w:sz="0" w:space="0" w:color="auto"/>
        <w:right w:val="none" w:sz="0" w:space="0" w:color="auto"/>
      </w:divBdr>
    </w:div>
    <w:div w:id="1363508029">
      <w:marLeft w:val="640"/>
      <w:marRight w:val="0"/>
      <w:marTop w:val="0"/>
      <w:marBottom w:val="0"/>
      <w:divBdr>
        <w:top w:val="none" w:sz="0" w:space="0" w:color="auto"/>
        <w:left w:val="none" w:sz="0" w:space="0" w:color="auto"/>
        <w:bottom w:val="none" w:sz="0" w:space="0" w:color="auto"/>
        <w:right w:val="none" w:sz="0" w:space="0" w:color="auto"/>
      </w:divBdr>
    </w:div>
    <w:div w:id="1363557889">
      <w:marLeft w:val="640"/>
      <w:marRight w:val="0"/>
      <w:marTop w:val="0"/>
      <w:marBottom w:val="0"/>
      <w:divBdr>
        <w:top w:val="none" w:sz="0" w:space="0" w:color="auto"/>
        <w:left w:val="none" w:sz="0" w:space="0" w:color="auto"/>
        <w:bottom w:val="none" w:sz="0" w:space="0" w:color="auto"/>
        <w:right w:val="none" w:sz="0" w:space="0" w:color="auto"/>
      </w:divBdr>
    </w:div>
    <w:div w:id="1363633384">
      <w:marLeft w:val="640"/>
      <w:marRight w:val="0"/>
      <w:marTop w:val="0"/>
      <w:marBottom w:val="0"/>
      <w:divBdr>
        <w:top w:val="none" w:sz="0" w:space="0" w:color="auto"/>
        <w:left w:val="none" w:sz="0" w:space="0" w:color="auto"/>
        <w:bottom w:val="none" w:sz="0" w:space="0" w:color="auto"/>
        <w:right w:val="none" w:sz="0" w:space="0" w:color="auto"/>
      </w:divBdr>
    </w:div>
    <w:div w:id="1363674954">
      <w:marLeft w:val="640"/>
      <w:marRight w:val="0"/>
      <w:marTop w:val="0"/>
      <w:marBottom w:val="0"/>
      <w:divBdr>
        <w:top w:val="none" w:sz="0" w:space="0" w:color="auto"/>
        <w:left w:val="none" w:sz="0" w:space="0" w:color="auto"/>
        <w:bottom w:val="none" w:sz="0" w:space="0" w:color="auto"/>
        <w:right w:val="none" w:sz="0" w:space="0" w:color="auto"/>
      </w:divBdr>
    </w:div>
    <w:div w:id="1363674974">
      <w:marLeft w:val="640"/>
      <w:marRight w:val="0"/>
      <w:marTop w:val="0"/>
      <w:marBottom w:val="0"/>
      <w:divBdr>
        <w:top w:val="none" w:sz="0" w:space="0" w:color="auto"/>
        <w:left w:val="none" w:sz="0" w:space="0" w:color="auto"/>
        <w:bottom w:val="none" w:sz="0" w:space="0" w:color="auto"/>
        <w:right w:val="none" w:sz="0" w:space="0" w:color="auto"/>
      </w:divBdr>
    </w:div>
    <w:div w:id="1363675770">
      <w:marLeft w:val="640"/>
      <w:marRight w:val="0"/>
      <w:marTop w:val="0"/>
      <w:marBottom w:val="0"/>
      <w:divBdr>
        <w:top w:val="none" w:sz="0" w:space="0" w:color="auto"/>
        <w:left w:val="none" w:sz="0" w:space="0" w:color="auto"/>
        <w:bottom w:val="none" w:sz="0" w:space="0" w:color="auto"/>
        <w:right w:val="none" w:sz="0" w:space="0" w:color="auto"/>
      </w:divBdr>
    </w:div>
    <w:div w:id="1363676893">
      <w:marLeft w:val="640"/>
      <w:marRight w:val="0"/>
      <w:marTop w:val="0"/>
      <w:marBottom w:val="0"/>
      <w:divBdr>
        <w:top w:val="none" w:sz="0" w:space="0" w:color="auto"/>
        <w:left w:val="none" w:sz="0" w:space="0" w:color="auto"/>
        <w:bottom w:val="none" w:sz="0" w:space="0" w:color="auto"/>
        <w:right w:val="none" w:sz="0" w:space="0" w:color="auto"/>
      </w:divBdr>
    </w:div>
    <w:div w:id="1363819341">
      <w:marLeft w:val="640"/>
      <w:marRight w:val="0"/>
      <w:marTop w:val="0"/>
      <w:marBottom w:val="0"/>
      <w:divBdr>
        <w:top w:val="none" w:sz="0" w:space="0" w:color="auto"/>
        <w:left w:val="none" w:sz="0" w:space="0" w:color="auto"/>
        <w:bottom w:val="none" w:sz="0" w:space="0" w:color="auto"/>
        <w:right w:val="none" w:sz="0" w:space="0" w:color="auto"/>
      </w:divBdr>
    </w:div>
    <w:div w:id="1363827083">
      <w:marLeft w:val="640"/>
      <w:marRight w:val="0"/>
      <w:marTop w:val="0"/>
      <w:marBottom w:val="0"/>
      <w:divBdr>
        <w:top w:val="none" w:sz="0" w:space="0" w:color="auto"/>
        <w:left w:val="none" w:sz="0" w:space="0" w:color="auto"/>
        <w:bottom w:val="none" w:sz="0" w:space="0" w:color="auto"/>
        <w:right w:val="none" w:sz="0" w:space="0" w:color="auto"/>
      </w:divBdr>
    </w:div>
    <w:div w:id="1363941011">
      <w:marLeft w:val="640"/>
      <w:marRight w:val="0"/>
      <w:marTop w:val="0"/>
      <w:marBottom w:val="0"/>
      <w:divBdr>
        <w:top w:val="none" w:sz="0" w:space="0" w:color="auto"/>
        <w:left w:val="none" w:sz="0" w:space="0" w:color="auto"/>
        <w:bottom w:val="none" w:sz="0" w:space="0" w:color="auto"/>
        <w:right w:val="none" w:sz="0" w:space="0" w:color="auto"/>
      </w:divBdr>
    </w:div>
    <w:div w:id="1364017945">
      <w:marLeft w:val="640"/>
      <w:marRight w:val="0"/>
      <w:marTop w:val="0"/>
      <w:marBottom w:val="0"/>
      <w:divBdr>
        <w:top w:val="none" w:sz="0" w:space="0" w:color="auto"/>
        <w:left w:val="none" w:sz="0" w:space="0" w:color="auto"/>
        <w:bottom w:val="none" w:sz="0" w:space="0" w:color="auto"/>
        <w:right w:val="none" w:sz="0" w:space="0" w:color="auto"/>
      </w:divBdr>
    </w:div>
    <w:div w:id="1364092641">
      <w:marLeft w:val="640"/>
      <w:marRight w:val="0"/>
      <w:marTop w:val="0"/>
      <w:marBottom w:val="0"/>
      <w:divBdr>
        <w:top w:val="none" w:sz="0" w:space="0" w:color="auto"/>
        <w:left w:val="none" w:sz="0" w:space="0" w:color="auto"/>
        <w:bottom w:val="none" w:sz="0" w:space="0" w:color="auto"/>
        <w:right w:val="none" w:sz="0" w:space="0" w:color="auto"/>
      </w:divBdr>
    </w:div>
    <w:div w:id="1364133489">
      <w:marLeft w:val="640"/>
      <w:marRight w:val="0"/>
      <w:marTop w:val="0"/>
      <w:marBottom w:val="0"/>
      <w:divBdr>
        <w:top w:val="none" w:sz="0" w:space="0" w:color="auto"/>
        <w:left w:val="none" w:sz="0" w:space="0" w:color="auto"/>
        <w:bottom w:val="none" w:sz="0" w:space="0" w:color="auto"/>
        <w:right w:val="none" w:sz="0" w:space="0" w:color="auto"/>
      </w:divBdr>
    </w:div>
    <w:div w:id="1364207325">
      <w:marLeft w:val="640"/>
      <w:marRight w:val="0"/>
      <w:marTop w:val="0"/>
      <w:marBottom w:val="0"/>
      <w:divBdr>
        <w:top w:val="none" w:sz="0" w:space="0" w:color="auto"/>
        <w:left w:val="none" w:sz="0" w:space="0" w:color="auto"/>
        <w:bottom w:val="none" w:sz="0" w:space="0" w:color="auto"/>
        <w:right w:val="none" w:sz="0" w:space="0" w:color="auto"/>
      </w:divBdr>
    </w:div>
    <w:div w:id="1364212001">
      <w:marLeft w:val="640"/>
      <w:marRight w:val="0"/>
      <w:marTop w:val="0"/>
      <w:marBottom w:val="0"/>
      <w:divBdr>
        <w:top w:val="none" w:sz="0" w:space="0" w:color="auto"/>
        <w:left w:val="none" w:sz="0" w:space="0" w:color="auto"/>
        <w:bottom w:val="none" w:sz="0" w:space="0" w:color="auto"/>
        <w:right w:val="none" w:sz="0" w:space="0" w:color="auto"/>
      </w:divBdr>
    </w:div>
    <w:div w:id="1364285564">
      <w:marLeft w:val="640"/>
      <w:marRight w:val="0"/>
      <w:marTop w:val="0"/>
      <w:marBottom w:val="0"/>
      <w:divBdr>
        <w:top w:val="none" w:sz="0" w:space="0" w:color="auto"/>
        <w:left w:val="none" w:sz="0" w:space="0" w:color="auto"/>
        <w:bottom w:val="none" w:sz="0" w:space="0" w:color="auto"/>
        <w:right w:val="none" w:sz="0" w:space="0" w:color="auto"/>
      </w:divBdr>
    </w:div>
    <w:div w:id="1364403202">
      <w:marLeft w:val="640"/>
      <w:marRight w:val="0"/>
      <w:marTop w:val="0"/>
      <w:marBottom w:val="0"/>
      <w:divBdr>
        <w:top w:val="none" w:sz="0" w:space="0" w:color="auto"/>
        <w:left w:val="none" w:sz="0" w:space="0" w:color="auto"/>
        <w:bottom w:val="none" w:sz="0" w:space="0" w:color="auto"/>
        <w:right w:val="none" w:sz="0" w:space="0" w:color="auto"/>
      </w:divBdr>
    </w:div>
    <w:div w:id="1364551314">
      <w:marLeft w:val="640"/>
      <w:marRight w:val="0"/>
      <w:marTop w:val="0"/>
      <w:marBottom w:val="0"/>
      <w:divBdr>
        <w:top w:val="none" w:sz="0" w:space="0" w:color="auto"/>
        <w:left w:val="none" w:sz="0" w:space="0" w:color="auto"/>
        <w:bottom w:val="none" w:sz="0" w:space="0" w:color="auto"/>
        <w:right w:val="none" w:sz="0" w:space="0" w:color="auto"/>
      </w:divBdr>
    </w:div>
    <w:div w:id="1364744880">
      <w:marLeft w:val="640"/>
      <w:marRight w:val="0"/>
      <w:marTop w:val="0"/>
      <w:marBottom w:val="0"/>
      <w:divBdr>
        <w:top w:val="none" w:sz="0" w:space="0" w:color="auto"/>
        <w:left w:val="none" w:sz="0" w:space="0" w:color="auto"/>
        <w:bottom w:val="none" w:sz="0" w:space="0" w:color="auto"/>
        <w:right w:val="none" w:sz="0" w:space="0" w:color="auto"/>
      </w:divBdr>
    </w:div>
    <w:div w:id="1364788559">
      <w:marLeft w:val="640"/>
      <w:marRight w:val="0"/>
      <w:marTop w:val="0"/>
      <w:marBottom w:val="0"/>
      <w:divBdr>
        <w:top w:val="none" w:sz="0" w:space="0" w:color="auto"/>
        <w:left w:val="none" w:sz="0" w:space="0" w:color="auto"/>
        <w:bottom w:val="none" w:sz="0" w:space="0" w:color="auto"/>
        <w:right w:val="none" w:sz="0" w:space="0" w:color="auto"/>
      </w:divBdr>
    </w:div>
    <w:div w:id="1364792360">
      <w:marLeft w:val="640"/>
      <w:marRight w:val="0"/>
      <w:marTop w:val="0"/>
      <w:marBottom w:val="0"/>
      <w:divBdr>
        <w:top w:val="none" w:sz="0" w:space="0" w:color="auto"/>
        <w:left w:val="none" w:sz="0" w:space="0" w:color="auto"/>
        <w:bottom w:val="none" w:sz="0" w:space="0" w:color="auto"/>
        <w:right w:val="none" w:sz="0" w:space="0" w:color="auto"/>
      </w:divBdr>
    </w:div>
    <w:div w:id="1364863940">
      <w:marLeft w:val="640"/>
      <w:marRight w:val="0"/>
      <w:marTop w:val="0"/>
      <w:marBottom w:val="0"/>
      <w:divBdr>
        <w:top w:val="none" w:sz="0" w:space="0" w:color="auto"/>
        <w:left w:val="none" w:sz="0" w:space="0" w:color="auto"/>
        <w:bottom w:val="none" w:sz="0" w:space="0" w:color="auto"/>
        <w:right w:val="none" w:sz="0" w:space="0" w:color="auto"/>
      </w:divBdr>
    </w:div>
    <w:div w:id="1364869629">
      <w:marLeft w:val="640"/>
      <w:marRight w:val="0"/>
      <w:marTop w:val="0"/>
      <w:marBottom w:val="0"/>
      <w:divBdr>
        <w:top w:val="none" w:sz="0" w:space="0" w:color="auto"/>
        <w:left w:val="none" w:sz="0" w:space="0" w:color="auto"/>
        <w:bottom w:val="none" w:sz="0" w:space="0" w:color="auto"/>
        <w:right w:val="none" w:sz="0" w:space="0" w:color="auto"/>
      </w:divBdr>
    </w:div>
    <w:div w:id="1364938412">
      <w:marLeft w:val="640"/>
      <w:marRight w:val="0"/>
      <w:marTop w:val="0"/>
      <w:marBottom w:val="0"/>
      <w:divBdr>
        <w:top w:val="none" w:sz="0" w:space="0" w:color="auto"/>
        <w:left w:val="none" w:sz="0" w:space="0" w:color="auto"/>
        <w:bottom w:val="none" w:sz="0" w:space="0" w:color="auto"/>
        <w:right w:val="none" w:sz="0" w:space="0" w:color="auto"/>
      </w:divBdr>
    </w:div>
    <w:div w:id="1365015237">
      <w:marLeft w:val="640"/>
      <w:marRight w:val="0"/>
      <w:marTop w:val="0"/>
      <w:marBottom w:val="0"/>
      <w:divBdr>
        <w:top w:val="none" w:sz="0" w:space="0" w:color="auto"/>
        <w:left w:val="none" w:sz="0" w:space="0" w:color="auto"/>
        <w:bottom w:val="none" w:sz="0" w:space="0" w:color="auto"/>
        <w:right w:val="none" w:sz="0" w:space="0" w:color="auto"/>
      </w:divBdr>
    </w:div>
    <w:div w:id="1365135744">
      <w:marLeft w:val="640"/>
      <w:marRight w:val="0"/>
      <w:marTop w:val="0"/>
      <w:marBottom w:val="0"/>
      <w:divBdr>
        <w:top w:val="none" w:sz="0" w:space="0" w:color="auto"/>
        <w:left w:val="none" w:sz="0" w:space="0" w:color="auto"/>
        <w:bottom w:val="none" w:sz="0" w:space="0" w:color="auto"/>
        <w:right w:val="none" w:sz="0" w:space="0" w:color="auto"/>
      </w:divBdr>
    </w:div>
    <w:div w:id="1365205481">
      <w:marLeft w:val="640"/>
      <w:marRight w:val="0"/>
      <w:marTop w:val="0"/>
      <w:marBottom w:val="0"/>
      <w:divBdr>
        <w:top w:val="none" w:sz="0" w:space="0" w:color="auto"/>
        <w:left w:val="none" w:sz="0" w:space="0" w:color="auto"/>
        <w:bottom w:val="none" w:sz="0" w:space="0" w:color="auto"/>
        <w:right w:val="none" w:sz="0" w:space="0" w:color="auto"/>
      </w:divBdr>
    </w:div>
    <w:div w:id="1365205874">
      <w:marLeft w:val="640"/>
      <w:marRight w:val="0"/>
      <w:marTop w:val="0"/>
      <w:marBottom w:val="0"/>
      <w:divBdr>
        <w:top w:val="none" w:sz="0" w:space="0" w:color="auto"/>
        <w:left w:val="none" w:sz="0" w:space="0" w:color="auto"/>
        <w:bottom w:val="none" w:sz="0" w:space="0" w:color="auto"/>
        <w:right w:val="none" w:sz="0" w:space="0" w:color="auto"/>
      </w:divBdr>
    </w:div>
    <w:div w:id="1365211613">
      <w:marLeft w:val="640"/>
      <w:marRight w:val="0"/>
      <w:marTop w:val="0"/>
      <w:marBottom w:val="0"/>
      <w:divBdr>
        <w:top w:val="none" w:sz="0" w:space="0" w:color="auto"/>
        <w:left w:val="none" w:sz="0" w:space="0" w:color="auto"/>
        <w:bottom w:val="none" w:sz="0" w:space="0" w:color="auto"/>
        <w:right w:val="none" w:sz="0" w:space="0" w:color="auto"/>
      </w:divBdr>
    </w:div>
    <w:div w:id="1365248587">
      <w:marLeft w:val="640"/>
      <w:marRight w:val="0"/>
      <w:marTop w:val="0"/>
      <w:marBottom w:val="0"/>
      <w:divBdr>
        <w:top w:val="none" w:sz="0" w:space="0" w:color="auto"/>
        <w:left w:val="none" w:sz="0" w:space="0" w:color="auto"/>
        <w:bottom w:val="none" w:sz="0" w:space="0" w:color="auto"/>
        <w:right w:val="none" w:sz="0" w:space="0" w:color="auto"/>
      </w:divBdr>
    </w:div>
    <w:div w:id="1365255966">
      <w:marLeft w:val="640"/>
      <w:marRight w:val="0"/>
      <w:marTop w:val="0"/>
      <w:marBottom w:val="0"/>
      <w:divBdr>
        <w:top w:val="none" w:sz="0" w:space="0" w:color="auto"/>
        <w:left w:val="none" w:sz="0" w:space="0" w:color="auto"/>
        <w:bottom w:val="none" w:sz="0" w:space="0" w:color="auto"/>
        <w:right w:val="none" w:sz="0" w:space="0" w:color="auto"/>
      </w:divBdr>
    </w:div>
    <w:div w:id="1365256014">
      <w:marLeft w:val="640"/>
      <w:marRight w:val="0"/>
      <w:marTop w:val="0"/>
      <w:marBottom w:val="0"/>
      <w:divBdr>
        <w:top w:val="none" w:sz="0" w:space="0" w:color="auto"/>
        <w:left w:val="none" w:sz="0" w:space="0" w:color="auto"/>
        <w:bottom w:val="none" w:sz="0" w:space="0" w:color="auto"/>
        <w:right w:val="none" w:sz="0" w:space="0" w:color="auto"/>
      </w:divBdr>
    </w:div>
    <w:div w:id="1365325467">
      <w:marLeft w:val="640"/>
      <w:marRight w:val="0"/>
      <w:marTop w:val="0"/>
      <w:marBottom w:val="0"/>
      <w:divBdr>
        <w:top w:val="none" w:sz="0" w:space="0" w:color="auto"/>
        <w:left w:val="none" w:sz="0" w:space="0" w:color="auto"/>
        <w:bottom w:val="none" w:sz="0" w:space="0" w:color="auto"/>
        <w:right w:val="none" w:sz="0" w:space="0" w:color="auto"/>
      </w:divBdr>
    </w:div>
    <w:div w:id="1365400217">
      <w:marLeft w:val="640"/>
      <w:marRight w:val="0"/>
      <w:marTop w:val="0"/>
      <w:marBottom w:val="0"/>
      <w:divBdr>
        <w:top w:val="none" w:sz="0" w:space="0" w:color="auto"/>
        <w:left w:val="none" w:sz="0" w:space="0" w:color="auto"/>
        <w:bottom w:val="none" w:sz="0" w:space="0" w:color="auto"/>
        <w:right w:val="none" w:sz="0" w:space="0" w:color="auto"/>
      </w:divBdr>
    </w:div>
    <w:div w:id="1365447693">
      <w:marLeft w:val="640"/>
      <w:marRight w:val="0"/>
      <w:marTop w:val="0"/>
      <w:marBottom w:val="0"/>
      <w:divBdr>
        <w:top w:val="none" w:sz="0" w:space="0" w:color="auto"/>
        <w:left w:val="none" w:sz="0" w:space="0" w:color="auto"/>
        <w:bottom w:val="none" w:sz="0" w:space="0" w:color="auto"/>
        <w:right w:val="none" w:sz="0" w:space="0" w:color="auto"/>
      </w:divBdr>
    </w:div>
    <w:div w:id="1365449086">
      <w:marLeft w:val="640"/>
      <w:marRight w:val="0"/>
      <w:marTop w:val="0"/>
      <w:marBottom w:val="0"/>
      <w:divBdr>
        <w:top w:val="none" w:sz="0" w:space="0" w:color="auto"/>
        <w:left w:val="none" w:sz="0" w:space="0" w:color="auto"/>
        <w:bottom w:val="none" w:sz="0" w:space="0" w:color="auto"/>
        <w:right w:val="none" w:sz="0" w:space="0" w:color="auto"/>
      </w:divBdr>
    </w:div>
    <w:div w:id="1365473468">
      <w:marLeft w:val="640"/>
      <w:marRight w:val="0"/>
      <w:marTop w:val="0"/>
      <w:marBottom w:val="0"/>
      <w:divBdr>
        <w:top w:val="none" w:sz="0" w:space="0" w:color="auto"/>
        <w:left w:val="none" w:sz="0" w:space="0" w:color="auto"/>
        <w:bottom w:val="none" w:sz="0" w:space="0" w:color="auto"/>
        <w:right w:val="none" w:sz="0" w:space="0" w:color="auto"/>
      </w:divBdr>
    </w:div>
    <w:div w:id="1365516014">
      <w:marLeft w:val="640"/>
      <w:marRight w:val="0"/>
      <w:marTop w:val="0"/>
      <w:marBottom w:val="0"/>
      <w:divBdr>
        <w:top w:val="none" w:sz="0" w:space="0" w:color="auto"/>
        <w:left w:val="none" w:sz="0" w:space="0" w:color="auto"/>
        <w:bottom w:val="none" w:sz="0" w:space="0" w:color="auto"/>
        <w:right w:val="none" w:sz="0" w:space="0" w:color="auto"/>
      </w:divBdr>
    </w:div>
    <w:div w:id="1365593192">
      <w:marLeft w:val="640"/>
      <w:marRight w:val="0"/>
      <w:marTop w:val="0"/>
      <w:marBottom w:val="0"/>
      <w:divBdr>
        <w:top w:val="none" w:sz="0" w:space="0" w:color="auto"/>
        <w:left w:val="none" w:sz="0" w:space="0" w:color="auto"/>
        <w:bottom w:val="none" w:sz="0" w:space="0" w:color="auto"/>
        <w:right w:val="none" w:sz="0" w:space="0" w:color="auto"/>
      </w:divBdr>
    </w:div>
    <w:div w:id="1365594322">
      <w:marLeft w:val="640"/>
      <w:marRight w:val="0"/>
      <w:marTop w:val="0"/>
      <w:marBottom w:val="0"/>
      <w:divBdr>
        <w:top w:val="none" w:sz="0" w:space="0" w:color="auto"/>
        <w:left w:val="none" w:sz="0" w:space="0" w:color="auto"/>
        <w:bottom w:val="none" w:sz="0" w:space="0" w:color="auto"/>
        <w:right w:val="none" w:sz="0" w:space="0" w:color="auto"/>
      </w:divBdr>
    </w:div>
    <w:div w:id="1365666374">
      <w:marLeft w:val="640"/>
      <w:marRight w:val="0"/>
      <w:marTop w:val="0"/>
      <w:marBottom w:val="0"/>
      <w:divBdr>
        <w:top w:val="none" w:sz="0" w:space="0" w:color="auto"/>
        <w:left w:val="none" w:sz="0" w:space="0" w:color="auto"/>
        <w:bottom w:val="none" w:sz="0" w:space="0" w:color="auto"/>
        <w:right w:val="none" w:sz="0" w:space="0" w:color="auto"/>
      </w:divBdr>
    </w:div>
    <w:div w:id="1365671088">
      <w:marLeft w:val="640"/>
      <w:marRight w:val="0"/>
      <w:marTop w:val="0"/>
      <w:marBottom w:val="0"/>
      <w:divBdr>
        <w:top w:val="none" w:sz="0" w:space="0" w:color="auto"/>
        <w:left w:val="none" w:sz="0" w:space="0" w:color="auto"/>
        <w:bottom w:val="none" w:sz="0" w:space="0" w:color="auto"/>
        <w:right w:val="none" w:sz="0" w:space="0" w:color="auto"/>
      </w:divBdr>
    </w:div>
    <w:div w:id="1365710207">
      <w:marLeft w:val="640"/>
      <w:marRight w:val="0"/>
      <w:marTop w:val="0"/>
      <w:marBottom w:val="0"/>
      <w:divBdr>
        <w:top w:val="none" w:sz="0" w:space="0" w:color="auto"/>
        <w:left w:val="none" w:sz="0" w:space="0" w:color="auto"/>
        <w:bottom w:val="none" w:sz="0" w:space="0" w:color="auto"/>
        <w:right w:val="none" w:sz="0" w:space="0" w:color="auto"/>
      </w:divBdr>
    </w:div>
    <w:div w:id="1365786090">
      <w:marLeft w:val="640"/>
      <w:marRight w:val="0"/>
      <w:marTop w:val="0"/>
      <w:marBottom w:val="0"/>
      <w:divBdr>
        <w:top w:val="none" w:sz="0" w:space="0" w:color="auto"/>
        <w:left w:val="none" w:sz="0" w:space="0" w:color="auto"/>
        <w:bottom w:val="none" w:sz="0" w:space="0" w:color="auto"/>
        <w:right w:val="none" w:sz="0" w:space="0" w:color="auto"/>
      </w:divBdr>
    </w:div>
    <w:div w:id="1365836336">
      <w:marLeft w:val="640"/>
      <w:marRight w:val="0"/>
      <w:marTop w:val="0"/>
      <w:marBottom w:val="0"/>
      <w:divBdr>
        <w:top w:val="none" w:sz="0" w:space="0" w:color="auto"/>
        <w:left w:val="none" w:sz="0" w:space="0" w:color="auto"/>
        <w:bottom w:val="none" w:sz="0" w:space="0" w:color="auto"/>
        <w:right w:val="none" w:sz="0" w:space="0" w:color="auto"/>
      </w:divBdr>
    </w:div>
    <w:div w:id="1365863853">
      <w:marLeft w:val="640"/>
      <w:marRight w:val="0"/>
      <w:marTop w:val="0"/>
      <w:marBottom w:val="0"/>
      <w:divBdr>
        <w:top w:val="none" w:sz="0" w:space="0" w:color="auto"/>
        <w:left w:val="none" w:sz="0" w:space="0" w:color="auto"/>
        <w:bottom w:val="none" w:sz="0" w:space="0" w:color="auto"/>
        <w:right w:val="none" w:sz="0" w:space="0" w:color="auto"/>
      </w:divBdr>
    </w:div>
    <w:div w:id="1365867958">
      <w:marLeft w:val="640"/>
      <w:marRight w:val="0"/>
      <w:marTop w:val="0"/>
      <w:marBottom w:val="0"/>
      <w:divBdr>
        <w:top w:val="none" w:sz="0" w:space="0" w:color="auto"/>
        <w:left w:val="none" w:sz="0" w:space="0" w:color="auto"/>
        <w:bottom w:val="none" w:sz="0" w:space="0" w:color="auto"/>
        <w:right w:val="none" w:sz="0" w:space="0" w:color="auto"/>
      </w:divBdr>
    </w:div>
    <w:div w:id="1365910784">
      <w:marLeft w:val="640"/>
      <w:marRight w:val="0"/>
      <w:marTop w:val="0"/>
      <w:marBottom w:val="0"/>
      <w:divBdr>
        <w:top w:val="none" w:sz="0" w:space="0" w:color="auto"/>
        <w:left w:val="none" w:sz="0" w:space="0" w:color="auto"/>
        <w:bottom w:val="none" w:sz="0" w:space="0" w:color="auto"/>
        <w:right w:val="none" w:sz="0" w:space="0" w:color="auto"/>
      </w:divBdr>
    </w:div>
    <w:div w:id="1365977617">
      <w:marLeft w:val="640"/>
      <w:marRight w:val="0"/>
      <w:marTop w:val="0"/>
      <w:marBottom w:val="0"/>
      <w:divBdr>
        <w:top w:val="none" w:sz="0" w:space="0" w:color="auto"/>
        <w:left w:val="none" w:sz="0" w:space="0" w:color="auto"/>
        <w:bottom w:val="none" w:sz="0" w:space="0" w:color="auto"/>
        <w:right w:val="none" w:sz="0" w:space="0" w:color="auto"/>
      </w:divBdr>
    </w:div>
    <w:div w:id="1365979653">
      <w:marLeft w:val="640"/>
      <w:marRight w:val="0"/>
      <w:marTop w:val="0"/>
      <w:marBottom w:val="0"/>
      <w:divBdr>
        <w:top w:val="none" w:sz="0" w:space="0" w:color="auto"/>
        <w:left w:val="none" w:sz="0" w:space="0" w:color="auto"/>
        <w:bottom w:val="none" w:sz="0" w:space="0" w:color="auto"/>
        <w:right w:val="none" w:sz="0" w:space="0" w:color="auto"/>
      </w:divBdr>
    </w:div>
    <w:div w:id="1365984095">
      <w:marLeft w:val="640"/>
      <w:marRight w:val="0"/>
      <w:marTop w:val="0"/>
      <w:marBottom w:val="0"/>
      <w:divBdr>
        <w:top w:val="none" w:sz="0" w:space="0" w:color="auto"/>
        <w:left w:val="none" w:sz="0" w:space="0" w:color="auto"/>
        <w:bottom w:val="none" w:sz="0" w:space="0" w:color="auto"/>
        <w:right w:val="none" w:sz="0" w:space="0" w:color="auto"/>
      </w:divBdr>
    </w:div>
    <w:div w:id="1366053548">
      <w:marLeft w:val="640"/>
      <w:marRight w:val="0"/>
      <w:marTop w:val="0"/>
      <w:marBottom w:val="0"/>
      <w:divBdr>
        <w:top w:val="none" w:sz="0" w:space="0" w:color="auto"/>
        <w:left w:val="none" w:sz="0" w:space="0" w:color="auto"/>
        <w:bottom w:val="none" w:sz="0" w:space="0" w:color="auto"/>
        <w:right w:val="none" w:sz="0" w:space="0" w:color="auto"/>
      </w:divBdr>
    </w:div>
    <w:div w:id="1366099417">
      <w:marLeft w:val="640"/>
      <w:marRight w:val="0"/>
      <w:marTop w:val="0"/>
      <w:marBottom w:val="0"/>
      <w:divBdr>
        <w:top w:val="none" w:sz="0" w:space="0" w:color="auto"/>
        <w:left w:val="none" w:sz="0" w:space="0" w:color="auto"/>
        <w:bottom w:val="none" w:sz="0" w:space="0" w:color="auto"/>
        <w:right w:val="none" w:sz="0" w:space="0" w:color="auto"/>
      </w:divBdr>
    </w:div>
    <w:div w:id="1366099749">
      <w:marLeft w:val="640"/>
      <w:marRight w:val="0"/>
      <w:marTop w:val="0"/>
      <w:marBottom w:val="0"/>
      <w:divBdr>
        <w:top w:val="none" w:sz="0" w:space="0" w:color="auto"/>
        <w:left w:val="none" w:sz="0" w:space="0" w:color="auto"/>
        <w:bottom w:val="none" w:sz="0" w:space="0" w:color="auto"/>
        <w:right w:val="none" w:sz="0" w:space="0" w:color="auto"/>
      </w:divBdr>
    </w:div>
    <w:div w:id="1366103205">
      <w:marLeft w:val="640"/>
      <w:marRight w:val="0"/>
      <w:marTop w:val="0"/>
      <w:marBottom w:val="0"/>
      <w:divBdr>
        <w:top w:val="none" w:sz="0" w:space="0" w:color="auto"/>
        <w:left w:val="none" w:sz="0" w:space="0" w:color="auto"/>
        <w:bottom w:val="none" w:sz="0" w:space="0" w:color="auto"/>
        <w:right w:val="none" w:sz="0" w:space="0" w:color="auto"/>
      </w:divBdr>
    </w:div>
    <w:div w:id="1366104073">
      <w:marLeft w:val="640"/>
      <w:marRight w:val="0"/>
      <w:marTop w:val="0"/>
      <w:marBottom w:val="0"/>
      <w:divBdr>
        <w:top w:val="none" w:sz="0" w:space="0" w:color="auto"/>
        <w:left w:val="none" w:sz="0" w:space="0" w:color="auto"/>
        <w:bottom w:val="none" w:sz="0" w:space="0" w:color="auto"/>
        <w:right w:val="none" w:sz="0" w:space="0" w:color="auto"/>
      </w:divBdr>
    </w:div>
    <w:div w:id="1366178376">
      <w:marLeft w:val="640"/>
      <w:marRight w:val="0"/>
      <w:marTop w:val="0"/>
      <w:marBottom w:val="0"/>
      <w:divBdr>
        <w:top w:val="none" w:sz="0" w:space="0" w:color="auto"/>
        <w:left w:val="none" w:sz="0" w:space="0" w:color="auto"/>
        <w:bottom w:val="none" w:sz="0" w:space="0" w:color="auto"/>
        <w:right w:val="none" w:sz="0" w:space="0" w:color="auto"/>
      </w:divBdr>
    </w:div>
    <w:div w:id="1366255156">
      <w:marLeft w:val="640"/>
      <w:marRight w:val="0"/>
      <w:marTop w:val="0"/>
      <w:marBottom w:val="0"/>
      <w:divBdr>
        <w:top w:val="none" w:sz="0" w:space="0" w:color="auto"/>
        <w:left w:val="none" w:sz="0" w:space="0" w:color="auto"/>
        <w:bottom w:val="none" w:sz="0" w:space="0" w:color="auto"/>
        <w:right w:val="none" w:sz="0" w:space="0" w:color="auto"/>
      </w:divBdr>
    </w:div>
    <w:div w:id="1366367900">
      <w:marLeft w:val="640"/>
      <w:marRight w:val="0"/>
      <w:marTop w:val="0"/>
      <w:marBottom w:val="0"/>
      <w:divBdr>
        <w:top w:val="none" w:sz="0" w:space="0" w:color="auto"/>
        <w:left w:val="none" w:sz="0" w:space="0" w:color="auto"/>
        <w:bottom w:val="none" w:sz="0" w:space="0" w:color="auto"/>
        <w:right w:val="none" w:sz="0" w:space="0" w:color="auto"/>
      </w:divBdr>
    </w:div>
    <w:div w:id="1366369982">
      <w:marLeft w:val="640"/>
      <w:marRight w:val="0"/>
      <w:marTop w:val="0"/>
      <w:marBottom w:val="0"/>
      <w:divBdr>
        <w:top w:val="none" w:sz="0" w:space="0" w:color="auto"/>
        <w:left w:val="none" w:sz="0" w:space="0" w:color="auto"/>
        <w:bottom w:val="none" w:sz="0" w:space="0" w:color="auto"/>
        <w:right w:val="none" w:sz="0" w:space="0" w:color="auto"/>
      </w:divBdr>
    </w:div>
    <w:div w:id="1366373480">
      <w:marLeft w:val="640"/>
      <w:marRight w:val="0"/>
      <w:marTop w:val="0"/>
      <w:marBottom w:val="0"/>
      <w:divBdr>
        <w:top w:val="none" w:sz="0" w:space="0" w:color="auto"/>
        <w:left w:val="none" w:sz="0" w:space="0" w:color="auto"/>
        <w:bottom w:val="none" w:sz="0" w:space="0" w:color="auto"/>
        <w:right w:val="none" w:sz="0" w:space="0" w:color="auto"/>
      </w:divBdr>
    </w:div>
    <w:div w:id="1366439614">
      <w:marLeft w:val="640"/>
      <w:marRight w:val="0"/>
      <w:marTop w:val="0"/>
      <w:marBottom w:val="0"/>
      <w:divBdr>
        <w:top w:val="none" w:sz="0" w:space="0" w:color="auto"/>
        <w:left w:val="none" w:sz="0" w:space="0" w:color="auto"/>
        <w:bottom w:val="none" w:sz="0" w:space="0" w:color="auto"/>
        <w:right w:val="none" w:sz="0" w:space="0" w:color="auto"/>
      </w:divBdr>
    </w:div>
    <w:div w:id="1366442931">
      <w:marLeft w:val="640"/>
      <w:marRight w:val="0"/>
      <w:marTop w:val="0"/>
      <w:marBottom w:val="0"/>
      <w:divBdr>
        <w:top w:val="none" w:sz="0" w:space="0" w:color="auto"/>
        <w:left w:val="none" w:sz="0" w:space="0" w:color="auto"/>
        <w:bottom w:val="none" w:sz="0" w:space="0" w:color="auto"/>
        <w:right w:val="none" w:sz="0" w:space="0" w:color="auto"/>
      </w:divBdr>
    </w:div>
    <w:div w:id="1366515278">
      <w:marLeft w:val="640"/>
      <w:marRight w:val="0"/>
      <w:marTop w:val="0"/>
      <w:marBottom w:val="0"/>
      <w:divBdr>
        <w:top w:val="none" w:sz="0" w:space="0" w:color="auto"/>
        <w:left w:val="none" w:sz="0" w:space="0" w:color="auto"/>
        <w:bottom w:val="none" w:sz="0" w:space="0" w:color="auto"/>
        <w:right w:val="none" w:sz="0" w:space="0" w:color="auto"/>
      </w:divBdr>
    </w:div>
    <w:div w:id="1366521549">
      <w:marLeft w:val="640"/>
      <w:marRight w:val="0"/>
      <w:marTop w:val="0"/>
      <w:marBottom w:val="0"/>
      <w:divBdr>
        <w:top w:val="none" w:sz="0" w:space="0" w:color="auto"/>
        <w:left w:val="none" w:sz="0" w:space="0" w:color="auto"/>
        <w:bottom w:val="none" w:sz="0" w:space="0" w:color="auto"/>
        <w:right w:val="none" w:sz="0" w:space="0" w:color="auto"/>
      </w:divBdr>
    </w:div>
    <w:div w:id="1366557734">
      <w:marLeft w:val="640"/>
      <w:marRight w:val="0"/>
      <w:marTop w:val="0"/>
      <w:marBottom w:val="0"/>
      <w:divBdr>
        <w:top w:val="none" w:sz="0" w:space="0" w:color="auto"/>
        <w:left w:val="none" w:sz="0" w:space="0" w:color="auto"/>
        <w:bottom w:val="none" w:sz="0" w:space="0" w:color="auto"/>
        <w:right w:val="none" w:sz="0" w:space="0" w:color="auto"/>
      </w:divBdr>
    </w:div>
    <w:div w:id="1366565677">
      <w:marLeft w:val="640"/>
      <w:marRight w:val="0"/>
      <w:marTop w:val="0"/>
      <w:marBottom w:val="0"/>
      <w:divBdr>
        <w:top w:val="none" w:sz="0" w:space="0" w:color="auto"/>
        <w:left w:val="none" w:sz="0" w:space="0" w:color="auto"/>
        <w:bottom w:val="none" w:sz="0" w:space="0" w:color="auto"/>
        <w:right w:val="none" w:sz="0" w:space="0" w:color="auto"/>
      </w:divBdr>
    </w:div>
    <w:div w:id="1366638746">
      <w:marLeft w:val="640"/>
      <w:marRight w:val="0"/>
      <w:marTop w:val="0"/>
      <w:marBottom w:val="0"/>
      <w:divBdr>
        <w:top w:val="none" w:sz="0" w:space="0" w:color="auto"/>
        <w:left w:val="none" w:sz="0" w:space="0" w:color="auto"/>
        <w:bottom w:val="none" w:sz="0" w:space="0" w:color="auto"/>
        <w:right w:val="none" w:sz="0" w:space="0" w:color="auto"/>
      </w:divBdr>
    </w:div>
    <w:div w:id="1366713373">
      <w:marLeft w:val="640"/>
      <w:marRight w:val="0"/>
      <w:marTop w:val="0"/>
      <w:marBottom w:val="0"/>
      <w:divBdr>
        <w:top w:val="none" w:sz="0" w:space="0" w:color="auto"/>
        <w:left w:val="none" w:sz="0" w:space="0" w:color="auto"/>
        <w:bottom w:val="none" w:sz="0" w:space="0" w:color="auto"/>
        <w:right w:val="none" w:sz="0" w:space="0" w:color="auto"/>
      </w:divBdr>
    </w:div>
    <w:div w:id="1366753903">
      <w:marLeft w:val="640"/>
      <w:marRight w:val="0"/>
      <w:marTop w:val="0"/>
      <w:marBottom w:val="0"/>
      <w:divBdr>
        <w:top w:val="none" w:sz="0" w:space="0" w:color="auto"/>
        <w:left w:val="none" w:sz="0" w:space="0" w:color="auto"/>
        <w:bottom w:val="none" w:sz="0" w:space="0" w:color="auto"/>
        <w:right w:val="none" w:sz="0" w:space="0" w:color="auto"/>
      </w:divBdr>
    </w:div>
    <w:div w:id="1366826095">
      <w:marLeft w:val="640"/>
      <w:marRight w:val="0"/>
      <w:marTop w:val="0"/>
      <w:marBottom w:val="0"/>
      <w:divBdr>
        <w:top w:val="none" w:sz="0" w:space="0" w:color="auto"/>
        <w:left w:val="none" w:sz="0" w:space="0" w:color="auto"/>
        <w:bottom w:val="none" w:sz="0" w:space="0" w:color="auto"/>
        <w:right w:val="none" w:sz="0" w:space="0" w:color="auto"/>
      </w:divBdr>
    </w:div>
    <w:div w:id="1366829675">
      <w:marLeft w:val="640"/>
      <w:marRight w:val="0"/>
      <w:marTop w:val="0"/>
      <w:marBottom w:val="0"/>
      <w:divBdr>
        <w:top w:val="none" w:sz="0" w:space="0" w:color="auto"/>
        <w:left w:val="none" w:sz="0" w:space="0" w:color="auto"/>
        <w:bottom w:val="none" w:sz="0" w:space="0" w:color="auto"/>
        <w:right w:val="none" w:sz="0" w:space="0" w:color="auto"/>
      </w:divBdr>
    </w:div>
    <w:div w:id="1366952250">
      <w:marLeft w:val="640"/>
      <w:marRight w:val="0"/>
      <w:marTop w:val="0"/>
      <w:marBottom w:val="0"/>
      <w:divBdr>
        <w:top w:val="none" w:sz="0" w:space="0" w:color="auto"/>
        <w:left w:val="none" w:sz="0" w:space="0" w:color="auto"/>
        <w:bottom w:val="none" w:sz="0" w:space="0" w:color="auto"/>
        <w:right w:val="none" w:sz="0" w:space="0" w:color="auto"/>
      </w:divBdr>
    </w:div>
    <w:div w:id="1367020233">
      <w:marLeft w:val="640"/>
      <w:marRight w:val="0"/>
      <w:marTop w:val="0"/>
      <w:marBottom w:val="0"/>
      <w:divBdr>
        <w:top w:val="none" w:sz="0" w:space="0" w:color="auto"/>
        <w:left w:val="none" w:sz="0" w:space="0" w:color="auto"/>
        <w:bottom w:val="none" w:sz="0" w:space="0" w:color="auto"/>
        <w:right w:val="none" w:sz="0" w:space="0" w:color="auto"/>
      </w:divBdr>
    </w:div>
    <w:div w:id="1367102435">
      <w:marLeft w:val="640"/>
      <w:marRight w:val="0"/>
      <w:marTop w:val="0"/>
      <w:marBottom w:val="0"/>
      <w:divBdr>
        <w:top w:val="none" w:sz="0" w:space="0" w:color="auto"/>
        <w:left w:val="none" w:sz="0" w:space="0" w:color="auto"/>
        <w:bottom w:val="none" w:sz="0" w:space="0" w:color="auto"/>
        <w:right w:val="none" w:sz="0" w:space="0" w:color="auto"/>
      </w:divBdr>
    </w:div>
    <w:div w:id="1367146616">
      <w:marLeft w:val="640"/>
      <w:marRight w:val="0"/>
      <w:marTop w:val="0"/>
      <w:marBottom w:val="0"/>
      <w:divBdr>
        <w:top w:val="none" w:sz="0" w:space="0" w:color="auto"/>
        <w:left w:val="none" w:sz="0" w:space="0" w:color="auto"/>
        <w:bottom w:val="none" w:sz="0" w:space="0" w:color="auto"/>
        <w:right w:val="none" w:sz="0" w:space="0" w:color="auto"/>
      </w:divBdr>
    </w:div>
    <w:div w:id="1367218823">
      <w:marLeft w:val="640"/>
      <w:marRight w:val="0"/>
      <w:marTop w:val="0"/>
      <w:marBottom w:val="0"/>
      <w:divBdr>
        <w:top w:val="none" w:sz="0" w:space="0" w:color="auto"/>
        <w:left w:val="none" w:sz="0" w:space="0" w:color="auto"/>
        <w:bottom w:val="none" w:sz="0" w:space="0" w:color="auto"/>
        <w:right w:val="none" w:sz="0" w:space="0" w:color="auto"/>
      </w:divBdr>
    </w:div>
    <w:div w:id="1367295464">
      <w:marLeft w:val="640"/>
      <w:marRight w:val="0"/>
      <w:marTop w:val="0"/>
      <w:marBottom w:val="0"/>
      <w:divBdr>
        <w:top w:val="none" w:sz="0" w:space="0" w:color="auto"/>
        <w:left w:val="none" w:sz="0" w:space="0" w:color="auto"/>
        <w:bottom w:val="none" w:sz="0" w:space="0" w:color="auto"/>
        <w:right w:val="none" w:sz="0" w:space="0" w:color="auto"/>
      </w:divBdr>
    </w:div>
    <w:div w:id="1367296103">
      <w:marLeft w:val="640"/>
      <w:marRight w:val="0"/>
      <w:marTop w:val="0"/>
      <w:marBottom w:val="0"/>
      <w:divBdr>
        <w:top w:val="none" w:sz="0" w:space="0" w:color="auto"/>
        <w:left w:val="none" w:sz="0" w:space="0" w:color="auto"/>
        <w:bottom w:val="none" w:sz="0" w:space="0" w:color="auto"/>
        <w:right w:val="none" w:sz="0" w:space="0" w:color="auto"/>
      </w:divBdr>
    </w:div>
    <w:div w:id="1367409214">
      <w:marLeft w:val="640"/>
      <w:marRight w:val="0"/>
      <w:marTop w:val="0"/>
      <w:marBottom w:val="0"/>
      <w:divBdr>
        <w:top w:val="none" w:sz="0" w:space="0" w:color="auto"/>
        <w:left w:val="none" w:sz="0" w:space="0" w:color="auto"/>
        <w:bottom w:val="none" w:sz="0" w:space="0" w:color="auto"/>
        <w:right w:val="none" w:sz="0" w:space="0" w:color="auto"/>
      </w:divBdr>
    </w:div>
    <w:div w:id="1367411575">
      <w:marLeft w:val="640"/>
      <w:marRight w:val="0"/>
      <w:marTop w:val="0"/>
      <w:marBottom w:val="0"/>
      <w:divBdr>
        <w:top w:val="none" w:sz="0" w:space="0" w:color="auto"/>
        <w:left w:val="none" w:sz="0" w:space="0" w:color="auto"/>
        <w:bottom w:val="none" w:sz="0" w:space="0" w:color="auto"/>
        <w:right w:val="none" w:sz="0" w:space="0" w:color="auto"/>
      </w:divBdr>
    </w:div>
    <w:div w:id="1367481595">
      <w:marLeft w:val="640"/>
      <w:marRight w:val="0"/>
      <w:marTop w:val="0"/>
      <w:marBottom w:val="0"/>
      <w:divBdr>
        <w:top w:val="none" w:sz="0" w:space="0" w:color="auto"/>
        <w:left w:val="none" w:sz="0" w:space="0" w:color="auto"/>
        <w:bottom w:val="none" w:sz="0" w:space="0" w:color="auto"/>
        <w:right w:val="none" w:sz="0" w:space="0" w:color="auto"/>
      </w:divBdr>
    </w:div>
    <w:div w:id="1367561769">
      <w:marLeft w:val="640"/>
      <w:marRight w:val="0"/>
      <w:marTop w:val="0"/>
      <w:marBottom w:val="0"/>
      <w:divBdr>
        <w:top w:val="none" w:sz="0" w:space="0" w:color="auto"/>
        <w:left w:val="none" w:sz="0" w:space="0" w:color="auto"/>
        <w:bottom w:val="none" w:sz="0" w:space="0" w:color="auto"/>
        <w:right w:val="none" w:sz="0" w:space="0" w:color="auto"/>
      </w:divBdr>
    </w:div>
    <w:div w:id="1367637985">
      <w:marLeft w:val="640"/>
      <w:marRight w:val="0"/>
      <w:marTop w:val="0"/>
      <w:marBottom w:val="0"/>
      <w:divBdr>
        <w:top w:val="none" w:sz="0" w:space="0" w:color="auto"/>
        <w:left w:val="none" w:sz="0" w:space="0" w:color="auto"/>
        <w:bottom w:val="none" w:sz="0" w:space="0" w:color="auto"/>
        <w:right w:val="none" w:sz="0" w:space="0" w:color="auto"/>
      </w:divBdr>
    </w:div>
    <w:div w:id="1367675170">
      <w:marLeft w:val="640"/>
      <w:marRight w:val="0"/>
      <w:marTop w:val="0"/>
      <w:marBottom w:val="0"/>
      <w:divBdr>
        <w:top w:val="none" w:sz="0" w:space="0" w:color="auto"/>
        <w:left w:val="none" w:sz="0" w:space="0" w:color="auto"/>
        <w:bottom w:val="none" w:sz="0" w:space="0" w:color="auto"/>
        <w:right w:val="none" w:sz="0" w:space="0" w:color="auto"/>
      </w:divBdr>
    </w:div>
    <w:div w:id="1367677089">
      <w:marLeft w:val="640"/>
      <w:marRight w:val="0"/>
      <w:marTop w:val="0"/>
      <w:marBottom w:val="0"/>
      <w:divBdr>
        <w:top w:val="none" w:sz="0" w:space="0" w:color="auto"/>
        <w:left w:val="none" w:sz="0" w:space="0" w:color="auto"/>
        <w:bottom w:val="none" w:sz="0" w:space="0" w:color="auto"/>
        <w:right w:val="none" w:sz="0" w:space="0" w:color="auto"/>
      </w:divBdr>
    </w:div>
    <w:div w:id="1367677623">
      <w:marLeft w:val="640"/>
      <w:marRight w:val="0"/>
      <w:marTop w:val="0"/>
      <w:marBottom w:val="0"/>
      <w:divBdr>
        <w:top w:val="none" w:sz="0" w:space="0" w:color="auto"/>
        <w:left w:val="none" w:sz="0" w:space="0" w:color="auto"/>
        <w:bottom w:val="none" w:sz="0" w:space="0" w:color="auto"/>
        <w:right w:val="none" w:sz="0" w:space="0" w:color="auto"/>
      </w:divBdr>
    </w:div>
    <w:div w:id="1367757359">
      <w:marLeft w:val="640"/>
      <w:marRight w:val="0"/>
      <w:marTop w:val="0"/>
      <w:marBottom w:val="0"/>
      <w:divBdr>
        <w:top w:val="none" w:sz="0" w:space="0" w:color="auto"/>
        <w:left w:val="none" w:sz="0" w:space="0" w:color="auto"/>
        <w:bottom w:val="none" w:sz="0" w:space="0" w:color="auto"/>
        <w:right w:val="none" w:sz="0" w:space="0" w:color="auto"/>
      </w:divBdr>
    </w:div>
    <w:div w:id="1367828126">
      <w:marLeft w:val="640"/>
      <w:marRight w:val="0"/>
      <w:marTop w:val="0"/>
      <w:marBottom w:val="0"/>
      <w:divBdr>
        <w:top w:val="none" w:sz="0" w:space="0" w:color="auto"/>
        <w:left w:val="none" w:sz="0" w:space="0" w:color="auto"/>
        <w:bottom w:val="none" w:sz="0" w:space="0" w:color="auto"/>
        <w:right w:val="none" w:sz="0" w:space="0" w:color="auto"/>
      </w:divBdr>
    </w:div>
    <w:div w:id="1367829594">
      <w:marLeft w:val="640"/>
      <w:marRight w:val="0"/>
      <w:marTop w:val="0"/>
      <w:marBottom w:val="0"/>
      <w:divBdr>
        <w:top w:val="none" w:sz="0" w:space="0" w:color="auto"/>
        <w:left w:val="none" w:sz="0" w:space="0" w:color="auto"/>
        <w:bottom w:val="none" w:sz="0" w:space="0" w:color="auto"/>
        <w:right w:val="none" w:sz="0" w:space="0" w:color="auto"/>
      </w:divBdr>
    </w:div>
    <w:div w:id="1367947399">
      <w:marLeft w:val="640"/>
      <w:marRight w:val="0"/>
      <w:marTop w:val="0"/>
      <w:marBottom w:val="0"/>
      <w:divBdr>
        <w:top w:val="none" w:sz="0" w:space="0" w:color="auto"/>
        <w:left w:val="none" w:sz="0" w:space="0" w:color="auto"/>
        <w:bottom w:val="none" w:sz="0" w:space="0" w:color="auto"/>
        <w:right w:val="none" w:sz="0" w:space="0" w:color="auto"/>
      </w:divBdr>
    </w:div>
    <w:div w:id="1367952649">
      <w:marLeft w:val="640"/>
      <w:marRight w:val="0"/>
      <w:marTop w:val="0"/>
      <w:marBottom w:val="0"/>
      <w:divBdr>
        <w:top w:val="none" w:sz="0" w:space="0" w:color="auto"/>
        <w:left w:val="none" w:sz="0" w:space="0" w:color="auto"/>
        <w:bottom w:val="none" w:sz="0" w:space="0" w:color="auto"/>
        <w:right w:val="none" w:sz="0" w:space="0" w:color="auto"/>
      </w:divBdr>
    </w:div>
    <w:div w:id="1368020336">
      <w:marLeft w:val="640"/>
      <w:marRight w:val="0"/>
      <w:marTop w:val="0"/>
      <w:marBottom w:val="0"/>
      <w:divBdr>
        <w:top w:val="none" w:sz="0" w:space="0" w:color="auto"/>
        <w:left w:val="none" w:sz="0" w:space="0" w:color="auto"/>
        <w:bottom w:val="none" w:sz="0" w:space="0" w:color="auto"/>
        <w:right w:val="none" w:sz="0" w:space="0" w:color="auto"/>
      </w:divBdr>
    </w:div>
    <w:div w:id="1368069449">
      <w:marLeft w:val="640"/>
      <w:marRight w:val="0"/>
      <w:marTop w:val="0"/>
      <w:marBottom w:val="0"/>
      <w:divBdr>
        <w:top w:val="none" w:sz="0" w:space="0" w:color="auto"/>
        <w:left w:val="none" w:sz="0" w:space="0" w:color="auto"/>
        <w:bottom w:val="none" w:sz="0" w:space="0" w:color="auto"/>
        <w:right w:val="none" w:sz="0" w:space="0" w:color="auto"/>
      </w:divBdr>
    </w:div>
    <w:div w:id="1368138993">
      <w:marLeft w:val="640"/>
      <w:marRight w:val="0"/>
      <w:marTop w:val="0"/>
      <w:marBottom w:val="0"/>
      <w:divBdr>
        <w:top w:val="none" w:sz="0" w:space="0" w:color="auto"/>
        <w:left w:val="none" w:sz="0" w:space="0" w:color="auto"/>
        <w:bottom w:val="none" w:sz="0" w:space="0" w:color="auto"/>
        <w:right w:val="none" w:sz="0" w:space="0" w:color="auto"/>
      </w:divBdr>
    </w:div>
    <w:div w:id="1368214882">
      <w:marLeft w:val="640"/>
      <w:marRight w:val="0"/>
      <w:marTop w:val="0"/>
      <w:marBottom w:val="0"/>
      <w:divBdr>
        <w:top w:val="none" w:sz="0" w:space="0" w:color="auto"/>
        <w:left w:val="none" w:sz="0" w:space="0" w:color="auto"/>
        <w:bottom w:val="none" w:sz="0" w:space="0" w:color="auto"/>
        <w:right w:val="none" w:sz="0" w:space="0" w:color="auto"/>
      </w:divBdr>
    </w:div>
    <w:div w:id="1368215638">
      <w:marLeft w:val="640"/>
      <w:marRight w:val="0"/>
      <w:marTop w:val="0"/>
      <w:marBottom w:val="0"/>
      <w:divBdr>
        <w:top w:val="none" w:sz="0" w:space="0" w:color="auto"/>
        <w:left w:val="none" w:sz="0" w:space="0" w:color="auto"/>
        <w:bottom w:val="none" w:sz="0" w:space="0" w:color="auto"/>
        <w:right w:val="none" w:sz="0" w:space="0" w:color="auto"/>
      </w:divBdr>
    </w:div>
    <w:div w:id="1368292678">
      <w:marLeft w:val="640"/>
      <w:marRight w:val="0"/>
      <w:marTop w:val="0"/>
      <w:marBottom w:val="0"/>
      <w:divBdr>
        <w:top w:val="none" w:sz="0" w:space="0" w:color="auto"/>
        <w:left w:val="none" w:sz="0" w:space="0" w:color="auto"/>
        <w:bottom w:val="none" w:sz="0" w:space="0" w:color="auto"/>
        <w:right w:val="none" w:sz="0" w:space="0" w:color="auto"/>
      </w:divBdr>
    </w:div>
    <w:div w:id="1368405988">
      <w:marLeft w:val="640"/>
      <w:marRight w:val="0"/>
      <w:marTop w:val="0"/>
      <w:marBottom w:val="0"/>
      <w:divBdr>
        <w:top w:val="none" w:sz="0" w:space="0" w:color="auto"/>
        <w:left w:val="none" w:sz="0" w:space="0" w:color="auto"/>
        <w:bottom w:val="none" w:sz="0" w:space="0" w:color="auto"/>
        <w:right w:val="none" w:sz="0" w:space="0" w:color="auto"/>
      </w:divBdr>
    </w:div>
    <w:div w:id="1368412369">
      <w:marLeft w:val="640"/>
      <w:marRight w:val="0"/>
      <w:marTop w:val="0"/>
      <w:marBottom w:val="0"/>
      <w:divBdr>
        <w:top w:val="none" w:sz="0" w:space="0" w:color="auto"/>
        <w:left w:val="none" w:sz="0" w:space="0" w:color="auto"/>
        <w:bottom w:val="none" w:sz="0" w:space="0" w:color="auto"/>
        <w:right w:val="none" w:sz="0" w:space="0" w:color="auto"/>
      </w:divBdr>
    </w:div>
    <w:div w:id="1368482935">
      <w:marLeft w:val="640"/>
      <w:marRight w:val="0"/>
      <w:marTop w:val="0"/>
      <w:marBottom w:val="0"/>
      <w:divBdr>
        <w:top w:val="none" w:sz="0" w:space="0" w:color="auto"/>
        <w:left w:val="none" w:sz="0" w:space="0" w:color="auto"/>
        <w:bottom w:val="none" w:sz="0" w:space="0" w:color="auto"/>
        <w:right w:val="none" w:sz="0" w:space="0" w:color="auto"/>
      </w:divBdr>
    </w:div>
    <w:div w:id="1368485745">
      <w:marLeft w:val="640"/>
      <w:marRight w:val="0"/>
      <w:marTop w:val="0"/>
      <w:marBottom w:val="0"/>
      <w:divBdr>
        <w:top w:val="none" w:sz="0" w:space="0" w:color="auto"/>
        <w:left w:val="none" w:sz="0" w:space="0" w:color="auto"/>
        <w:bottom w:val="none" w:sz="0" w:space="0" w:color="auto"/>
        <w:right w:val="none" w:sz="0" w:space="0" w:color="auto"/>
      </w:divBdr>
    </w:div>
    <w:div w:id="1368487567">
      <w:marLeft w:val="640"/>
      <w:marRight w:val="0"/>
      <w:marTop w:val="0"/>
      <w:marBottom w:val="0"/>
      <w:divBdr>
        <w:top w:val="none" w:sz="0" w:space="0" w:color="auto"/>
        <w:left w:val="none" w:sz="0" w:space="0" w:color="auto"/>
        <w:bottom w:val="none" w:sz="0" w:space="0" w:color="auto"/>
        <w:right w:val="none" w:sz="0" w:space="0" w:color="auto"/>
      </w:divBdr>
    </w:div>
    <w:div w:id="1368674648">
      <w:marLeft w:val="640"/>
      <w:marRight w:val="0"/>
      <w:marTop w:val="0"/>
      <w:marBottom w:val="0"/>
      <w:divBdr>
        <w:top w:val="none" w:sz="0" w:space="0" w:color="auto"/>
        <w:left w:val="none" w:sz="0" w:space="0" w:color="auto"/>
        <w:bottom w:val="none" w:sz="0" w:space="0" w:color="auto"/>
        <w:right w:val="none" w:sz="0" w:space="0" w:color="auto"/>
      </w:divBdr>
    </w:div>
    <w:div w:id="1368678219">
      <w:marLeft w:val="640"/>
      <w:marRight w:val="0"/>
      <w:marTop w:val="0"/>
      <w:marBottom w:val="0"/>
      <w:divBdr>
        <w:top w:val="none" w:sz="0" w:space="0" w:color="auto"/>
        <w:left w:val="none" w:sz="0" w:space="0" w:color="auto"/>
        <w:bottom w:val="none" w:sz="0" w:space="0" w:color="auto"/>
        <w:right w:val="none" w:sz="0" w:space="0" w:color="auto"/>
      </w:divBdr>
    </w:div>
    <w:div w:id="1368720844">
      <w:marLeft w:val="640"/>
      <w:marRight w:val="0"/>
      <w:marTop w:val="0"/>
      <w:marBottom w:val="0"/>
      <w:divBdr>
        <w:top w:val="none" w:sz="0" w:space="0" w:color="auto"/>
        <w:left w:val="none" w:sz="0" w:space="0" w:color="auto"/>
        <w:bottom w:val="none" w:sz="0" w:space="0" w:color="auto"/>
        <w:right w:val="none" w:sz="0" w:space="0" w:color="auto"/>
      </w:divBdr>
    </w:div>
    <w:div w:id="1368749291">
      <w:marLeft w:val="640"/>
      <w:marRight w:val="0"/>
      <w:marTop w:val="0"/>
      <w:marBottom w:val="0"/>
      <w:divBdr>
        <w:top w:val="none" w:sz="0" w:space="0" w:color="auto"/>
        <w:left w:val="none" w:sz="0" w:space="0" w:color="auto"/>
        <w:bottom w:val="none" w:sz="0" w:space="0" w:color="auto"/>
        <w:right w:val="none" w:sz="0" w:space="0" w:color="auto"/>
      </w:divBdr>
    </w:div>
    <w:div w:id="1368800877">
      <w:marLeft w:val="640"/>
      <w:marRight w:val="0"/>
      <w:marTop w:val="0"/>
      <w:marBottom w:val="0"/>
      <w:divBdr>
        <w:top w:val="none" w:sz="0" w:space="0" w:color="auto"/>
        <w:left w:val="none" w:sz="0" w:space="0" w:color="auto"/>
        <w:bottom w:val="none" w:sz="0" w:space="0" w:color="auto"/>
        <w:right w:val="none" w:sz="0" w:space="0" w:color="auto"/>
      </w:divBdr>
    </w:div>
    <w:div w:id="1368943513">
      <w:marLeft w:val="640"/>
      <w:marRight w:val="0"/>
      <w:marTop w:val="0"/>
      <w:marBottom w:val="0"/>
      <w:divBdr>
        <w:top w:val="none" w:sz="0" w:space="0" w:color="auto"/>
        <w:left w:val="none" w:sz="0" w:space="0" w:color="auto"/>
        <w:bottom w:val="none" w:sz="0" w:space="0" w:color="auto"/>
        <w:right w:val="none" w:sz="0" w:space="0" w:color="auto"/>
      </w:divBdr>
    </w:div>
    <w:div w:id="1368993120">
      <w:marLeft w:val="640"/>
      <w:marRight w:val="0"/>
      <w:marTop w:val="0"/>
      <w:marBottom w:val="0"/>
      <w:divBdr>
        <w:top w:val="none" w:sz="0" w:space="0" w:color="auto"/>
        <w:left w:val="none" w:sz="0" w:space="0" w:color="auto"/>
        <w:bottom w:val="none" w:sz="0" w:space="0" w:color="auto"/>
        <w:right w:val="none" w:sz="0" w:space="0" w:color="auto"/>
      </w:divBdr>
    </w:div>
    <w:div w:id="1368993819">
      <w:marLeft w:val="640"/>
      <w:marRight w:val="0"/>
      <w:marTop w:val="0"/>
      <w:marBottom w:val="0"/>
      <w:divBdr>
        <w:top w:val="none" w:sz="0" w:space="0" w:color="auto"/>
        <w:left w:val="none" w:sz="0" w:space="0" w:color="auto"/>
        <w:bottom w:val="none" w:sz="0" w:space="0" w:color="auto"/>
        <w:right w:val="none" w:sz="0" w:space="0" w:color="auto"/>
      </w:divBdr>
    </w:div>
    <w:div w:id="1369261143">
      <w:marLeft w:val="640"/>
      <w:marRight w:val="0"/>
      <w:marTop w:val="0"/>
      <w:marBottom w:val="0"/>
      <w:divBdr>
        <w:top w:val="none" w:sz="0" w:space="0" w:color="auto"/>
        <w:left w:val="none" w:sz="0" w:space="0" w:color="auto"/>
        <w:bottom w:val="none" w:sz="0" w:space="0" w:color="auto"/>
        <w:right w:val="none" w:sz="0" w:space="0" w:color="auto"/>
      </w:divBdr>
    </w:div>
    <w:div w:id="1369329506">
      <w:marLeft w:val="640"/>
      <w:marRight w:val="0"/>
      <w:marTop w:val="0"/>
      <w:marBottom w:val="0"/>
      <w:divBdr>
        <w:top w:val="none" w:sz="0" w:space="0" w:color="auto"/>
        <w:left w:val="none" w:sz="0" w:space="0" w:color="auto"/>
        <w:bottom w:val="none" w:sz="0" w:space="0" w:color="auto"/>
        <w:right w:val="none" w:sz="0" w:space="0" w:color="auto"/>
      </w:divBdr>
    </w:div>
    <w:div w:id="1369335951">
      <w:marLeft w:val="640"/>
      <w:marRight w:val="0"/>
      <w:marTop w:val="0"/>
      <w:marBottom w:val="0"/>
      <w:divBdr>
        <w:top w:val="none" w:sz="0" w:space="0" w:color="auto"/>
        <w:left w:val="none" w:sz="0" w:space="0" w:color="auto"/>
        <w:bottom w:val="none" w:sz="0" w:space="0" w:color="auto"/>
        <w:right w:val="none" w:sz="0" w:space="0" w:color="auto"/>
      </w:divBdr>
    </w:div>
    <w:div w:id="1369337982">
      <w:marLeft w:val="640"/>
      <w:marRight w:val="0"/>
      <w:marTop w:val="0"/>
      <w:marBottom w:val="0"/>
      <w:divBdr>
        <w:top w:val="none" w:sz="0" w:space="0" w:color="auto"/>
        <w:left w:val="none" w:sz="0" w:space="0" w:color="auto"/>
        <w:bottom w:val="none" w:sz="0" w:space="0" w:color="auto"/>
        <w:right w:val="none" w:sz="0" w:space="0" w:color="auto"/>
      </w:divBdr>
    </w:div>
    <w:div w:id="1369380032">
      <w:marLeft w:val="640"/>
      <w:marRight w:val="0"/>
      <w:marTop w:val="0"/>
      <w:marBottom w:val="0"/>
      <w:divBdr>
        <w:top w:val="none" w:sz="0" w:space="0" w:color="auto"/>
        <w:left w:val="none" w:sz="0" w:space="0" w:color="auto"/>
        <w:bottom w:val="none" w:sz="0" w:space="0" w:color="auto"/>
        <w:right w:val="none" w:sz="0" w:space="0" w:color="auto"/>
      </w:divBdr>
    </w:div>
    <w:div w:id="1369598543">
      <w:marLeft w:val="640"/>
      <w:marRight w:val="0"/>
      <w:marTop w:val="0"/>
      <w:marBottom w:val="0"/>
      <w:divBdr>
        <w:top w:val="none" w:sz="0" w:space="0" w:color="auto"/>
        <w:left w:val="none" w:sz="0" w:space="0" w:color="auto"/>
        <w:bottom w:val="none" w:sz="0" w:space="0" w:color="auto"/>
        <w:right w:val="none" w:sz="0" w:space="0" w:color="auto"/>
      </w:divBdr>
    </w:div>
    <w:div w:id="1369600189">
      <w:marLeft w:val="640"/>
      <w:marRight w:val="0"/>
      <w:marTop w:val="0"/>
      <w:marBottom w:val="0"/>
      <w:divBdr>
        <w:top w:val="none" w:sz="0" w:space="0" w:color="auto"/>
        <w:left w:val="none" w:sz="0" w:space="0" w:color="auto"/>
        <w:bottom w:val="none" w:sz="0" w:space="0" w:color="auto"/>
        <w:right w:val="none" w:sz="0" w:space="0" w:color="auto"/>
      </w:divBdr>
    </w:div>
    <w:div w:id="1369602801">
      <w:marLeft w:val="640"/>
      <w:marRight w:val="0"/>
      <w:marTop w:val="0"/>
      <w:marBottom w:val="0"/>
      <w:divBdr>
        <w:top w:val="none" w:sz="0" w:space="0" w:color="auto"/>
        <w:left w:val="none" w:sz="0" w:space="0" w:color="auto"/>
        <w:bottom w:val="none" w:sz="0" w:space="0" w:color="auto"/>
        <w:right w:val="none" w:sz="0" w:space="0" w:color="auto"/>
      </w:divBdr>
    </w:div>
    <w:div w:id="1369603144">
      <w:marLeft w:val="640"/>
      <w:marRight w:val="0"/>
      <w:marTop w:val="0"/>
      <w:marBottom w:val="0"/>
      <w:divBdr>
        <w:top w:val="none" w:sz="0" w:space="0" w:color="auto"/>
        <w:left w:val="none" w:sz="0" w:space="0" w:color="auto"/>
        <w:bottom w:val="none" w:sz="0" w:space="0" w:color="auto"/>
        <w:right w:val="none" w:sz="0" w:space="0" w:color="auto"/>
      </w:divBdr>
    </w:div>
    <w:div w:id="1369644371">
      <w:marLeft w:val="640"/>
      <w:marRight w:val="0"/>
      <w:marTop w:val="0"/>
      <w:marBottom w:val="0"/>
      <w:divBdr>
        <w:top w:val="none" w:sz="0" w:space="0" w:color="auto"/>
        <w:left w:val="none" w:sz="0" w:space="0" w:color="auto"/>
        <w:bottom w:val="none" w:sz="0" w:space="0" w:color="auto"/>
        <w:right w:val="none" w:sz="0" w:space="0" w:color="auto"/>
      </w:divBdr>
    </w:div>
    <w:div w:id="1369717825">
      <w:marLeft w:val="640"/>
      <w:marRight w:val="0"/>
      <w:marTop w:val="0"/>
      <w:marBottom w:val="0"/>
      <w:divBdr>
        <w:top w:val="none" w:sz="0" w:space="0" w:color="auto"/>
        <w:left w:val="none" w:sz="0" w:space="0" w:color="auto"/>
        <w:bottom w:val="none" w:sz="0" w:space="0" w:color="auto"/>
        <w:right w:val="none" w:sz="0" w:space="0" w:color="auto"/>
      </w:divBdr>
    </w:div>
    <w:div w:id="1369723380">
      <w:marLeft w:val="640"/>
      <w:marRight w:val="0"/>
      <w:marTop w:val="0"/>
      <w:marBottom w:val="0"/>
      <w:divBdr>
        <w:top w:val="none" w:sz="0" w:space="0" w:color="auto"/>
        <w:left w:val="none" w:sz="0" w:space="0" w:color="auto"/>
        <w:bottom w:val="none" w:sz="0" w:space="0" w:color="auto"/>
        <w:right w:val="none" w:sz="0" w:space="0" w:color="auto"/>
      </w:divBdr>
    </w:div>
    <w:div w:id="1369795274">
      <w:marLeft w:val="640"/>
      <w:marRight w:val="0"/>
      <w:marTop w:val="0"/>
      <w:marBottom w:val="0"/>
      <w:divBdr>
        <w:top w:val="none" w:sz="0" w:space="0" w:color="auto"/>
        <w:left w:val="none" w:sz="0" w:space="0" w:color="auto"/>
        <w:bottom w:val="none" w:sz="0" w:space="0" w:color="auto"/>
        <w:right w:val="none" w:sz="0" w:space="0" w:color="auto"/>
      </w:divBdr>
    </w:div>
    <w:div w:id="1369918722">
      <w:marLeft w:val="640"/>
      <w:marRight w:val="0"/>
      <w:marTop w:val="0"/>
      <w:marBottom w:val="0"/>
      <w:divBdr>
        <w:top w:val="none" w:sz="0" w:space="0" w:color="auto"/>
        <w:left w:val="none" w:sz="0" w:space="0" w:color="auto"/>
        <w:bottom w:val="none" w:sz="0" w:space="0" w:color="auto"/>
        <w:right w:val="none" w:sz="0" w:space="0" w:color="auto"/>
      </w:divBdr>
    </w:div>
    <w:div w:id="1369993765">
      <w:marLeft w:val="640"/>
      <w:marRight w:val="0"/>
      <w:marTop w:val="0"/>
      <w:marBottom w:val="0"/>
      <w:divBdr>
        <w:top w:val="none" w:sz="0" w:space="0" w:color="auto"/>
        <w:left w:val="none" w:sz="0" w:space="0" w:color="auto"/>
        <w:bottom w:val="none" w:sz="0" w:space="0" w:color="auto"/>
        <w:right w:val="none" w:sz="0" w:space="0" w:color="auto"/>
      </w:divBdr>
    </w:div>
    <w:div w:id="1370061675">
      <w:marLeft w:val="640"/>
      <w:marRight w:val="0"/>
      <w:marTop w:val="0"/>
      <w:marBottom w:val="0"/>
      <w:divBdr>
        <w:top w:val="none" w:sz="0" w:space="0" w:color="auto"/>
        <w:left w:val="none" w:sz="0" w:space="0" w:color="auto"/>
        <w:bottom w:val="none" w:sz="0" w:space="0" w:color="auto"/>
        <w:right w:val="none" w:sz="0" w:space="0" w:color="auto"/>
      </w:divBdr>
    </w:div>
    <w:div w:id="1370062828">
      <w:marLeft w:val="640"/>
      <w:marRight w:val="0"/>
      <w:marTop w:val="0"/>
      <w:marBottom w:val="0"/>
      <w:divBdr>
        <w:top w:val="none" w:sz="0" w:space="0" w:color="auto"/>
        <w:left w:val="none" w:sz="0" w:space="0" w:color="auto"/>
        <w:bottom w:val="none" w:sz="0" w:space="0" w:color="auto"/>
        <w:right w:val="none" w:sz="0" w:space="0" w:color="auto"/>
      </w:divBdr>
    </w:div>
    <w:div w:id="1370106835">
      <w:marLeft w:val="640"/>
      <w:marRight w:val="0"/>
      <w:marTop w:val="0"/>
      <w:marBottom w:val="0"/>
      <w:divBdr>
        <w:top w:val="none" w:sz="0" w:space="0" w:color="auto"/>
        <w:left w:val="none" w:sz="0" w:space="0" w:color="auto"/>
        <w:bottom w:val="none" w:sz="0" w:space="0" w:color="auto"/>
        <w:right w:val="none" w:sz="0" w:space="0" w:color="auto"/>
      </w:divBdr>
    </w:div>
    <w:div w:id="1370299895">
      <w:marLeft w:val="640"/>
      <w:marRight w:val="0"/>
      <w:marTop w:val="0"/>
      <w:marBottom w:val="0"/>
      <w:divBdr>
        <w:top w:val="none" w:sz="0" w:space="0" w:color="auto"/>
        <w:left w:val="none" w:sz="0" w:space="0" w:color="auto"/>
        <w:bottom w:val="none" w:sz="0" w:space="0" w:color="auto"/>
        <w:right w:val="none" w:sz="0" w:space="0" w:color="auto"/>
      </w:divBdr>
    </w:div>
    <w:div w:id="1370451691">
      <w:marLeft w:val="640"/>
      <w:marRight w:val="0"/>
      <w:marTop w:val="0"/>
      <w:marBottom w:val="0"/>
      <w:divBdr>
        <w:top w:val="none" w:sz="0" w:space="0" w:color="auto"/>
        <w:left w:val="none" w:sz="0" w:space="0" w:color="auto"/>
        <w:bottom w:val="none" w:sz="0" w:space="0" w:color="auto"/>
        <w:right w:val="none" w:sz="0" w:space="0" w:color="auto"/>
      </w:divBdr>
    </w:div>
    <w:div w:id="1370495821">
      <w:marLeft w:val="640"/>
      <w:marRight w:val="0"/>
      <w:marTop w:val="0"/>
      <w:marBottom w:val="0"/>
      <w:divBdr>
        <w:top w:val="none" w:sz="0" w:space="0" w:color="auto"/>
        <w:left w:val="none" w:sz="0" w:space="0" w:color="auto"/>
        <w:bottom w:val="none" w:sz="0" w:space="0" w:color="auto"/>
        <w:right w:val="none" w:sz="0" w:space="0" w:color="auto"/>
      </w:divBdr>
    </w:div>
    <w:div w:id="1370572871">
      <w:marLeft w:val="640"/>
      <w:marRight w:val="0"/>
      <w:marTop w:val="0"/>
      <w:marBottom w:val="0"/>
      <w:divBdr>
        <w:top w:val="none" w:sz="0" w:space="0" w:color="auto"/>
        <w:left w:val="none" w:sz="0" w:space="0" w:color="auto"/>
        <w:bottom w:val="none" w:sz="0" w:space="0" w:color="auto"/>
        <w:right w:val="none" w:sz="0" w:space="0" w:color="auto"/>
      </w:divBdr>
    </w:div>
    <w:div w:id="1370688026">
      <w:marLeft w:val="640"/>
      <w:marRight w:val="0"/>
      <w:marTop w:val="0"/>
      <w:marBottom w:val="0"/>
      <w:divBdr>
        <w:top w:val="none" w:sz="0" w:space="0" w:color="auto"/>
        <w:left w:val="none" w:sz="0" w:space="0" w:color="auto"/>
        <w:bottom w:val="none" w:sz="0" w:space="0" w:color="auto"/>
        <w:right w:val="none" w:sz="0" w:space="0" w:color="auto"/>
      </w:divBdr>
    </w:div>
    <w:div w:id="1370718034">
      <w:marLeft w:val="640"/>
      <w:marRight w:val="0"/>
      <w:marTop w:val="0"/>
      <w:marBottom w:val="0"/>
      <w:divBdr>
        <w:top w:val="none" w:sz="0" w:space="0" w:color="auto"/>
        <w:left w:val="none" w:sz="0" w:space="0" w:color="auto"/>
        <w:bottom w:val="none" w:sz="0" w:space="0" w:color="auto"/>
        <w:right w:val="none" w:sz="0" w:space="0" w:color="auto"/>
      </w:divBdr>
    </w:div>
    <w:div w:id="1370718049">
      <w:marLeft w:val="640"/>
      <w:marRight w:val="0"/>
      <w:marTop w:val="0"/>
      <w:marBottom w:val="0"/>
      <w:divBdr>
        <w:top w:val="none" w:sz="0" w:space="0" w:color="auto"/>
        <w:left w:val="none" w:sz="0" w:space="0" w:color="auto"/>
        <w:bottom w:val="none" w:sz="0" w:space="0" w:color="auto"/>
        <w:right w:val="none" w:sz="0" w:space="0" w:color="auto"/>
      </w:divBdr>
    </w:div>
    <w:div w:id="1370762216">
      <w:marLeft w:val="640"/>
      <w:marRight w:val="0"/>
      <w:marTop w:val="0"/>
      <w:marBottom w:val="0"/>
      <w:divBdr>
        <w:top w:val="none" w:sz="0" w:space="0" w:color="auto"/>
        <w:left w:val="none" w:sz="0" w:space="0" w:color="auto"/>
        <w:bottom w:val="none" w:sz="0" w:space="0" w:color="auto"/>
        <w:right w:val="none" w:sz="0" w:space="0" w:color="auto"/>
      </w:divBdr>
    </w:div>
    <w:div w:id="1370766700">
      <w:marLeft w:val="640"/>
      <w:marRight w:val="0"/>
      <w:marTop w:val="0"/>
      <w:marBottom w:val="0"/>
      <w:divBdr>
        <w:top w:val="none" w:sz="0" w:space="0" w:color="auto"/>
        <w:left w:val="none" w:sz="0" w:space="0" w:color="auto"/>
        <w:bottom w:val="none" w:sz="0" w:space="0" w:color="auto"/>
        <w:right w:val="none" w:sz="0" w:space="0" w:color="auto"/>
      </w:divBdr>
    </w:div>
    <w:div w:id="1370841714">
      <w:marLeft w:val="640"/>
      <w:marRight w:val="0"/>
      <w:marTop w:val="0"/>
      <w:marBottom w:val="0"/>
      <w:divBdr>
        <w:top w:val="none" w:sz="0" w:space="0" w:color="auto"/>
        <w:left w:val="none" w:sz="0" w:space="0" w:color="auto"/>
        <w:bottom w:val="none" w:sz="0" w:space="0" w:color="auto"/>
        <w:right w:val="none" w:sz="0" w:space="0" w:color="auto"/>
      </w:divBdr>
    </w:div>
    <w:div w:id="1370882421">
      <w:marLeft w:val="640"/>
      <w:marRight w:val="0"/>
      <w:marTop w:val="0"/>
      <w:marBottom w:val="0"/>
      <w:divBdr>
        <w:top w:val="none" w:sz="0" w:space="0" w:color="auto"/>
        <w:left w:val="none" w:sz="0" w:space="0" w:color="auto"/>
        <w:bottom w:val="none" w:sz="0" w:space="0" w:color="auto"/>
        <w:right w:val="none" w:sz="0" w:space="0" w:color="auto"/>
      </w:divBdr>
    </w:div>
    <w:div w:id="1370884058">
      <w:marLeft w:val="640"/>
      <w:marRight w:val="0"/>
      <w:marTop w:val="0"/>
      <w:marBottom w:val="0"/>
      <w:divBdr>
        <w:top w:val="none" w:sz="0" w:space="0" w:color="auto"/>
        <w:left w:val="none" w:sz="0" w:space="0" w:color="auto"/>
        <w:bottom w:val="none" w:sz="0" w:space="0" w:color="auto"/>
        <w:right w:val="none" w:sz="0" w:space="0" w:color="auto"/>
      </w:divBdr>
    </w:div>
    <w:div w:id="1370910623">
      <w:marLeft w:val="640"/>
      <w:marRight w:val="0"/>
      <w:marTop w:val="0"/>
      <w:marBottom w:val="0"/>
      <w:divBdr>
        <w:top w:val="none" w:sz="0" w:space="0" w:color="auto"/>
        <w:left w:val="none" w:sz="0" w:space="0" w:color="auto"/>
        <w:bottom w:val="none" w:sz="0" w:space="0" w:color="auto"/>
        <w:right w:val="none" w:sz="0" w:space="0" w:color="auto"/>
      </w:divBdr>
    </w:div>
    <w:div w:id="1370951478">
      <w:marLeft w:val="640"/>
      <w:marRight w:val="0"/>
      <w:marTop w:val="0"/>
      <w:marBottom w:val="0"/>
      <w:divBdr>
        <w:top w:val="none" w:sz="0" w:space="0" w:color="auto"/>
        <w:left w:val="none" w:sz="0" w:space="0" w:color="auto"/>
        <w:bottom w:val="none" w:sz="0" w:space="0" w:color="auto"/>
        <w:right w:val="none" w:sz="0" w:space="0" w:color="auto"/>
      </w:divBdr>
    </w:div>
    <w:div w:id="1370956596">
      <w:marLeft w:val="640"/>
      <w:marRight w:val="0"/>
      <w:marTop w:val="0"/>
      <w:marBottom w:val="0"/>
      <w:divBdr>
        <w:top w:val="none" w:sz="0" w:space="0" w:color="auto"/>
        <w:left w:val="none" w:sz="0" w:space="0" w:color="auto"/>
        <w:bottom w:val="none" w:sz="0" w:space="0" w:color="auto"/>
        <w:right w:val="none" w:sz="0" w:space="0" w:color="auto"/>
      </w:divBdr>
    </w:div>
    <w:div w:id="1370957056">
      <w:marLeft w:val="640"/>
      <w:marRight w:val="0"/>
      <w:marTop w:val="0"/>
      <w:marBottom w:val="0"/>
      <w:divBdr>
        <w:top w:val="none" w:sz="0" w:space="0" w:color="auto"/>
        <w:left w:val="none" w:sz="0" w:space="0" w:color="auto"/>
        <w:bottom w:val="none" w:sz="0" w:space="0" w:color="auto"/>
        <w:right w:val="none" w:sz="0" w:space="0" w:color="auto"/>
      </w:divBdr>
    </w:div>
    <w:div w:id="1371030199">
      <w:marLeft w:val="640"/>
      <w:marRight w:val="0"/>
      <w:marTop w:val="0"/>
      <w:marBottom w:val="0"/>
      <w:divBdr>
        <w:top w:val="none" w:sz="0" w:space="0" w:color="auto"/>
        <w:left w:val="none" w:sz="0" w:space="0" w:color="auto"/>
        <w:bottom w:val="none" w:sz="0" w:space="0" w:color="auto"/>
        <w:right w:val="none" w:sz="0" w:space="0" w:color="auto"/>
      </w:divBdr>
    </w:div>
    <w:div w:id="1371109367">
      <w:marLeft w:val="640"/>
      <w:marRight w:val="0"/>
      <w:marTop w:val="0"/>
      <w:marBottom w:val="0"/>
      <w:divBdr>
        <w:top w:val="none" w:sz="0" w:space="0" w:color="auto"/>
        <w:left w:val="none" w:sz="0" w:space="0" w:color="auto"/>
        <w:bottom w:val="none" w:sz="0" w:space="0" w:color="auto"/>
        <w:right w:val="none" w:sz="0" w:space="0" w:color="auto"/>
      </w:divBdr>
    </w:div>
    <w:div w:id="1371145556">
      <w:marLeft w:val="640"/>
      <w:marRight w:val="0"/>
      <w:marTop w:val="0"/>
      <w:marBottom w:val="0"/>
      <w:divBdr>
        <w:top w:val="none" w:sz="0" w:space="0" w:color="auto"/>
        <w:left w:val="none" w:sz="0" w:space="0" w:color="auto"/>
        <w:bottom w:val="none" w:sz="0" w:space="0" w:color="auto"/>
        <w:right w:val="none" w:sz="0" w:space="0" w:color="auto"/>
      </w:divBdr>
    </w:div>
    <w:div w:id="1371222226">
      <w:marLeft w:val="640"/>
      <w:marRight w:val="0"/>
      <w:marTop w:val="0"/>
      <w:marBottom w:val="0"/>
      <w:divBdr>
        <w:top w:val="none" w:sz="0" w:space="0" w:color="auto"/>
        <w:left w:val="none" w:sz="0" w:space="0" w:color="auto"/>
        <w:bottom w:val="none" w:sz="0" w:space="0" w:color="auto"/>
        <w:right w:val="none" w:sz="0" w:space="0" w:color="auto"/>
      </w:divBdr>
    </w:div>
    <w:div w:id="1371224378">
      <w:marLeft w:val="640"/>
      <w:marRight w:val="0"/>
      <w:marTop w:val="0"/>
      <w:marBottom w:val="0"/>
      <w:divBdr>
        <w:top w:val="none" w:sz="0" w:space="0" w:color="auto"/>
        <w:left w:val="none" w:sz="0" w:space="0" w:color="auto"/>
        <w:bottom w:val="none" w:sz="0" w:space="0" w:color="auto"/>
        <w:right w:val="none" w:sz="0" w:space="0" w:color="auto"/>
      </w:divBdr>
    </w:div>
    <w:div w:id="1371413482">
      <w:marLeft w:val="640"/>
      <w:marRight w:val="0"/>
      <w:marTop w:val="0"/>
      <w:marBottom w:val="0"/>
      <w:divBdr>
        <w:top w:val="none" w:sz="0" w:space="0" w:color="auto"/>
        <w:left w:val="none" w:sz="0" w:space="0" w:color="auto"/>
        <w:bottom w:val="none" w:sz="0" w:space="0" w:color="auto"/>
        <w:right w:val="none" w:sz="0" w:space="0" w:color="auto"/>
      </w:divBdr>
    </w:div>
    <w:div w:id="1371495065">
      <w:marLeft w:val="640"/>
      <w:marRight w:val="0"/>
      <w:marTop w:val="0"/>
      <w:marBottom w:val="0"/>
      <w:divBdr>
        <w:top w:val="none" w:sz="0" w:space="0" w:color="auto"/>
        <w:left w:val="none" w:sz="0" w:space="0" w:color="auto"/>
        <w:bottom w:val="none" w:sz="0" w:space="0" w:color="auto"/>
        <w:right w:val="none" w:sz="0" w:space="0" w:color="auto"/>
      </w:divBdr>
    </w:div>
    <w:div w:id="1371607436">
      <w:marLeft w:val="640"/>
      <w:marRight w:val="0"/>
      <w:marTop w:val="0"/>
      <w:marBottom w:val="0"/>
      <w:divBdr>
        <w:top w:val="none" w:sz="0" w:space="0" w:color="auto"/>
        <w:left w:val="none" w:sz="0" w:space="0" w:color="auto"/>
        <w:bottom w:val="none" w:sz="0" w:space="0" w:color="auto"/>
        <w:right w:val="none" w:sz="0" w:space="0" w:color="auto"/>
      </w:divBdr>
    </w:div>
    <w:div w:id="1371877379">
      <w:marLeft w:val="640"/>
      <w:marRight w:val="0"/>
      <w:marTop w:val="0"/>
      <w:marBottom w:val="0"/>
      <w:divBdr>
        <w:top w:val="none" w:sz="0" w:space="0" w:color="auto"/>
        <w:left w:val="none" w:sz="0" w:space="0" w:color="auto"/>
        <w:bottom w:val="none" w:sz="0" w:space="0" w:color="auto"/>
        <w:right w:val="none" w:sz="0" w:space="0" w:color="auto"/>
      </w:divBdr>
    </w:div>
    <w:div w:id="1371880205">
      <w:marLeft w:val="640"/>
      <w:marRight w:val="0"/>
      <w:marTop w:val="0"/>
      <w:marBottom w:val="0"/>
      <w:divBdr>
        <w:top w:val="none" w:sz="0" w:space="0" w:color="auto"/>
        <w:left w:val="none" w:sz="0" w:space="0" w:color="auto"/>
        <w:bottom w:val="none" w:sz="0" w:space="0" w:color="auto"/>
        <w:right w:val="none" w:sz="0" w:space="0" w:color="auto"/>
      </w:divBdr>
    </w:div>
    <w:div w:id="1371883653">
      <w:marLeft w:val="640"/>
      <w:marRight w:val="0"/>
      <w:marTop w:val="0"/>
      <w:marBottom w:val="0"/>
      <w:divBdr>
        <w:top w:val="none" w:sz="0" w:space="0" w:color="auto"/>
        <w:left w:val="none" w:sz="0" w:space="0" w:color="auto"/>
        <w:bottom w:val="none" w:sz="0" w:space="0" w:color="auto"/>
        <w:right w:val="none" w:sz="0" w:space="0" w:color="auto"/>
      </w:divBdr>
    </w:div>
    <w:div w:id="1371953186">
      <w:marLeft w:val="640"/>
      <w:marRight w:val="0"/>
      <w:marTop w:val="0"/>
      <w:marBottom w:val="0"/>
      <w:divBdr>
        <w:top w:val="none" w:sz="0" w:space="0" w:color="auto"/>
        <w:left w:val="none" w:sz="0" w:space="0" w:color="auto"/>
        <w:bottom w:val="none" w:sz="0" w:space="0" w:color="auto"/>
        <w:right w:val="none" w:sz="0" w:space="0" w:color="auto"/>
      </w:divBdr>
    </w:div>
    <w:div w:id="1371957071">
      <w:marLeft w:val="640"/>
      <w:marRight w:val="0"/>
      <w:marTop w:val="0"/>
      <w:marBottom w:val="0"/>
      <w:divBdr>
        <w:top w:val="none" w:sz="0" w:space="0" w:color="auto"/>
        <w:left w:val="none" w:sz="0" w:space="0" w:color="auto"/>
        <w:bottom w:val="none" w:sz="0" w:space="0" w:color="auto"/>
        <w:right w:val="none" w:sz="0" w:space="0" w:color="auto"/>
      </w:divBdr>
    </w:div>
    <w:div w:id="1372000027">
      <w:marLeft w:val="640"/>
      <w:marRight w:val="0"/>
      <w:marTop w:val="0"/>
      <w:marBottom w:val="0"/>
      <w:divBdr>
        <w:top w:val="none" w:sz="0" w:space="0" w:color="auto"/>
        <w:left w:val="none" w:sz="0" w:space="0" w:color="auto"/>
        <w:bottom w:val="none" w:sz="0" w:space="0" w:color="auto"/>
        <w:right w:val="none" w:sz="0" w:space="0" w:color="auto"/>
      </w:divBdr>
    </w:div>
    <w:div w:id="1372075188">
      <w:marLeft w:val="640"/>
      <w:marRight w:val="0"/>
      <w:marTop w:val="0"/>
      <w:marBottom w:val="0"/>
      <w:divBdr>
        <w:top w:val="none" w:sz="0" w:space="0" w:color="auto"/>
        <w:left w:val="none" w:sz="0" w:space="0" w:color="auto"/>
        <w:bottom w:val="none" w:sz="0" w:space="0" w:color="auto"/>
        <w:right w:val="none" w:sz="0" w:space="0" w:color="auto"/>
      </w:divBdr>
    </w:div>
    <w:div w:id="1372194228">
      <w:marLeft w:val="640"/>
      <w:marRight w:val="0"/>
      <w:marTop w:val="0"/>
      <w:marBottom w:val="0"/>
      <w:divBdr>
        <w:top w:val="none" w:sz="0" w:space="0" w:color="auto"/>
        <w:left w:val="none" w:sz="0" w:space="0" w:color="auto"/>
        <w:bottom w:val="none" w:sz="0" w:space="0" w:color="auto"/>
        <w:right w:val="none" w:sz="0" w:space="0" w:color="auto"/>
      </w:divBdr>
    </w:div>
    <w:div w:id="1372221573">
      <w:marLeft w:val="640"/>
      <w:marRight w:val="0"/>
      <w:marTop w:val="0"/>
      <w:marBottom w:val="0"/>
      <w:divBdr>
        <w:top w:val="none" w:sz="0" w:space="0" w:color="auto"/>
        <w:left w:val="none" w:sz="0" w:space="0" w:color="auto"/>
        <w:bottom w:val="none" w:sz="0" w:space="0" w:color="auto"/>
        <w:right w:val="none" w:sz="0" w:space="0" w:color="auto"/>
      </w:divBdr>
    </w:div>
    <w:div w:id="1372269972">
      <w:marLeft w:val="640"/>
      <w:marRight w:val="0"/>
      <w:marTop w:val="0"/>
      <w:marBottom w:val="0"/>
      <w:divBdr>
        <w:top w:val="none" w:sz="0" w:space="0" w:color="auto"/>
        <w:left w:val="none" w:sz="0" w:space="0" w:color="auto"/>
        <w:bottom w:val="none" w:sz="0" w:space="0" w:color="auto"/>
        <w:right w:val="none" w:sz="0" w:space="0" w:color="auto"/>
      </w:divBdr>
    </w:div>
    <w:div w:id="1372461546">
      <w:marLeft w:val="640"/>
      <w:marRight w:val="0"/>
      <w:marTop w:val="0"/>
      <w:marBottom w:val="0"/>
      <w:divBdr>
        <w:top w:val="none" w:sz="0" w:space="0" w:color="auto"/>
        <w:left w:val="none" w:sz="0" w:space="0" w:color="auto"/>
        <w:bottom w:val="none" w:sz="0" w:space="0" w:color="auto"/>
        <w:right w:val="none" w:sz="0" w:space="0" w:color="auto"/>
      </w:divBdr>
    </w:div>
    <w:div w:id="1372463939">
      <w:marLeft w:val="640"/>
      <w:marRight w:val="0"/>
      <w:marTop w:val="0"/>
      <w:marBottom w:val="0"/>
      <w:divBdr>
        <w:top w:val="none" w:sz="0" w:space="0" w:color="auto"/>
        <w:left w:val="none" w:sz="0" w:space="0" w:color="auto"/>
        <w:bottom w:val="none" w:sz="0" w:space="0" w:color="auto"/>
        <w:right w:val="none" w:sz="0" w:space="0" w:color="auto"/>
      </w:divBdr>
    </w:div>
    <w:div w:id="1372464131">
      <w:marLeft w:val="640"/>
      <w:marRight w:val="0"/>
      <w:marTop w:val="0"/>
      <w:marBottom w:val="0"/>
      <w:divBdr>
        <w:top w:val="none" w:sz="0" w:space="0" w:color="auto"/>
        <w:left w:val="none" w:sz="0" w:space="0" w:color="auto"/>
        <w:bottom w:val="none" w:sz="0" w:space="0" w:color="auto"/>
        <w:right w:val="none" w:sz="0" w:space="0" w:color="auto"/>
      </w:divBdr>
    </w:div>
    <w:div w:id="1372533283">
      <w:marLeft w:val="640"/>
      <w:marRight w:val="0"/>
      <w:marTop w:val="0"/>
      <w:marBottom w:val="0"/>
      <w:divBdr>
        <w:top w:val="none" w:sz="0" w:space="0" w:color="auto"/>
        <w:left w:val="none" w:sz="0" w:space="0" w:color="auto"/>
        <w:bottom w:val="none" w:sz="0" w:space="0" w:color="auto"/>
        <w:right w:val="none" w:sz="0" w:space="0" w:color="auto"/>
      </w:divBdr>
    </w:div>
    <w:div w:id="1372606826">
      <w:marLeft w:val="640"/>
      <w:marRight w:val="0"/>
      <w:marTop w:val="0"/>
      <w:marBottom w:val="0"/>
      <w:divBdr>
        <w:top w:val="none" w:sz="0" w:space="0" w:color="auto"/>
        <w:left w:val="none" w:sz="0" w:space="0" w:color="auto"/>
        <w:bottom w:val="none" w:sz="0" w:space="0" w:color="auto"/>
        <w:right w:val="none" w:sz="0" w:space="0" w:color="auto"/>
      </w:divBdr>
    </w:div>
    <w:div w:id="1372609465">
      <w:marLeft w:val="640"/>
      <w:marRight w:val="0"/>
      <w:marTop w:val="0"/>
      <w:marBottom w:val="0"/>
      <w:divBdr>
        <w:top w:val="none" w:sz="0" w:space="0" w:color="auto"/>
        <w:left w:val="none" w:sz="0" w:space="0" w:color="auto"/>
        <w:bottom w:val="none" w:sz="0" w:space="0" w:color="auto"/>
        <w:right w:val="none" w:sz="0" w:space="0" w:color="auto"/>
      </w:divBdr>
    </w:div>
    <w:div w:id="1372652322">
      <w:marLeft w:val="640"/>
      <w:marRight w:val="0"/>
      <w:marTop w:val="0"/>
      <w:marBottom w:val="0"/>
      <w:divBdr>
        <w:top w:val="none" w:sz="0" w:space="0" w:color="auto"/>
        <w:left w:val="none" w:sz="0" w:space="0" w:color="auto"/>
        <w:bottom w:val="none" w:sz="0" w:space="0" w:color="auto"/>
        <w:right w:val="none" w:sz="0" w:space="0" w:color="auto"/>
      </w:divBdr>
    </w:div>
    <w:div w:id="1372876147">
      <w:marLeft w:val="640"/>
      <w:marRight w:val="0"/>
      <w:marTop w:val="0"/>
      <w:marBottom w:val="0"/>
      <w:divBdr>
        <w:top w:val="none" w:sz="0" w:space="0" w:color="auto"/>
        <w:left w:val="none" w:sz="0" w:space="0" w:color="auto"/>
        <w:bottom w:val="none" w:sz="0" w:space="0" w:color="auto"/>
        <w:right w:val="none" w:sz="0" w:space="0" w:color="auto"/>
      </w:divBdr>
    </w:div>
    <w:div w:id="1372917721">
      <w:marLeft w:val="640"/>
      <w:marRight w:val="0"/>
      <w:marTop w:val="0"/>
      <w:marBottom w:val="0"/>
      <w:divBdr>
        <w:top w:val="none" w:sz="0" w:space="0" w:color="auto"/>
        <w:left w:val="none" w:sz="0" w:space="0" w:color="auto"/>
        <w:bottom w:val="none" w:sz="0" w:space="0" w:color="auto"/>
        <w:right w:val="none" w:sz="0" w:space="0" w:color="auto"/>
      </w:divBdr>
    </w:div>
    <w:div w:id="1373074139">
      <w:marLeft w:val="640"/>
      <w:marRight w:val="0"/>
      <w:marTop w:val="0"/>
      <w:marBottom w:val="0"/>
      <w:divBdr>
        <w:top w:val="none" w:sz="0" w:space="0" w:color="auto"/>
        <w:left w:val="none" w:sz="0" w:space="0" w:color="auto"/>
        <w:bottom w:val="none" w:sz="0" w:space="0" w:color="auto"/>
        <w:right w:val="none" w:sz="0" w:space="0" w:color="auto"/>
      </w:divBdr>
    </w:div>
    <w:div w:id="1373074820">
      <w:marLeft w:val="640"/>
      <w:marRight w:val="0"/>
      <w:marTop w:val="0"/>
      <w:marBottom w:val="0"/>
      <w:divBdr>
        <w:top w:val="none" w:sz="0" w:space="0" w:color="auto"/>
        <w:left w:val="none" w:sz="0" w:space="0" w:color="auto"/>
        <w:bottom w:val="none" w:sz="0" w:space="0" w:color="auto"/>
        <w:right w:val="none" w:sz="0" w:space="0" w:color="auto"/>
      </w:divBdr>
    </w:div>
    <w:div w:id="1373111294">
      <w:marLeft w:val="640"/>
      <w:marRight w:val="0"/>
      <w:marTop w:val="0"/>
      <w:marBottom w:val="0"/>
      <w:divBdr>
        <w:top w:val="none" w:sz="0" w:space="0" w:color="auto"/>
        <w:left w:val="none" w:sz="0" w:space="0" w:color="auto"/>
        <w:bottom w:val="none" w:sz="0" w:space="0" w:color="auto"/>
        <w:right w:val="none" w:sz="0" w:space="0" w:color="auto"/>
      </w:divBdr>
    </w:div>
    <w:div w:id="1373264826">
      <w:marLeft w:val="640"/>
      <w:marRight w:val="0"/>
      <w:marTop w:val="0"/>
      <w:marBottom w:val="0"/>
      <w:divBdr>
        <w:top w:val="none" w:sz="0" w:space="0" w:color="auto"/>
        <w:left w:val="none" w:sz="0" w:space="0" w:color="auto"/>
        <w:bottom w:val="none" w:sz="0" w:space="0" w:color="auto"/>
        <w:right w:val="none" w:sz="0" w:space="0" w:color="auto"/>
      </w:divBdr>
    </w:div>
    <w:div w:id="1373308108">
      <w:marLeft w:val="640"/>
      <w:marRight w:val="0"/>
      <w:marTop w:val="0"/>
      <w:marBottom w:val="0"/>
      <w:divBdr>
        <w:top w:val="none" w:sz="0" w:space="0" w:color="auto"/>
        <w:left w:val="none" w:sz="0" w:space="0" w:color="auto"/>
        <w:bottom w:val="none" w:sz="0" w:space="0" w:color="auto"/>
        <w:right w:val="none" w:sz="0" w:space="0" w:color="auto"/>
      </w:divBdr>
    </w:div>
    <w:div w:id="1373308671">
      <w:marLeft w:val="640"/>
      <w:marRight w:val="0"/>
      <w:marTop w:val="0"/>
      <w:marBottom w:val="0"/>
      <w:divBdr>
        <w:top w:val="none" w:sz="0" w:space="0" w:color="auto"/>
        <w:left w:val="none" w:sz="0" w:space="0" w:color="auto"/>
        <w:bottom w:val="none" w:sz="0" w:space="0" w:color="auto"/>
        <w:right w:val="none" w:sz="0" w:space="0" w:color="auto"/>
      </w:divBdr>
    </w:div>
    <w:div w:id="1373506428">
      <w:marLeft w:val="640"/>
      <w:marRight w:val="0"/>
      <w:marTop w:val="0"/>
      <w:marBottom w:val="0"/>
      <w:divBdr>
        <w:top w:val="none" w:sz="0" w:space="0" w:color="auto"/>
        <w:left w:val="none" w:sz="0" w:space="0" w:color="auto"/>
        <w:bottom w:val="none" w:sz="0" w:space="0" w:color="auto"/>
        <w:right w:val="none" w:sz="0" w:space="0" w:color="auto"/>
      </w:divBdr>
    </w:div>
    <w:div w:id="1373572539">
      <w:marLeft w:val="640"/>
      <w:marRight w:val="0"/>
      <w:marTop w:val="0"/>
      <w:marBottom w:val="0"/>
      <w:divBdr>
        <w:top w:val="none" w:sz="0" w:space="0" w:color="auto"/>
        <w:left w:val="none" w:sz="0" w:space="0" w:color="auto"/>
        <w:bottom w:val="none" w:sz="0" w:space="0" w:color="auto"/>
        <w:right w:val="none" w:sz="0" w:space="0" w:color="auto"/>
      </w:divBdr>
    </w:div>
    <w:div w:id="1373576810">
      <w:marLeft w:val="640"/>
      <w:marRight w:val="0"/>
      <w:marTop w:val="0"/>
      <w:marBottom w:val="0"/>
      <w:divBdr>
        <w:top w:val="none" w:sz="0" w:space="0" w:color="auto"/>
        <w:left w:val="none" w:sz="0" w:space="0" w:color="auto"/>
        <w:bottom w:val="none" w:sz="0" w:space="0" w:color="auto"/>
        <w:right w:val="none" w:sz="0" w:space="0" w:color="auto"/>
      </w:divBdr>
    </w:div>
    <w:div w:id="1373656238">
      <w:marLeft w:val="640"/>
      <w:marRight w:val="0"/>
      <w:marTop w:val="0"/>
      <w:marBottom w:val="0"/>
      <w:divBdr>
        <w:top w:val="none" w:sz="0" w:space="0" w:color="auto"/>
        <w:left w:val="none" w:sz="0" w:space="0" w:color="auto"/>
        <w:bottom w:val="none" w:sz="0" w:space="0" w:color="auto"/>
        <w:right w:val="none" w:sz="0" w:space="0" w:color="auto"/>
      </w:divBdr>
    </w:div>
    <w:div w:id="1373729177">
      <w:marLeft w:val="640"/>
      <w:marRight w:val="0"/>
      <w:marTop w:val="0"/>
      <w:marBottom w:val="0"/>
      <w:divBdr>
        <w:top w:val="none" w:sz="0" w:space="0" w:color="auto"/>
        <w:left w:val="none" w:sz="0" w:space="0" w:color="auto"/>
        <w:bottom w:val="none" w:sz="0" w:space="0" w:color="auto"/>
        <w:right w:val="none" w:sz="0" w:space="0" w:color="auto"/>
      </w:divBdr>
    </w:div>
    <w:div w:id="1373766308">
      <w:marLeft w:val="640"/>
      <w:marRight w:val="0"/>
      <w:marTop w:val="0"/>
      <w:marBottom w:val="0"/>
      <w:divBdr>
        <w:top w:val="none" w:sz="0" w:space="0" w:color="auto"/>
        <w:left w:val="none" w:sz="0" w:space="0" w:color="auto"/>
        <w:bottom w:val="none" w:sz="0" w:space="0" w:color="auto"/>
        <w:right w:val="none" w:sz="0" w:space="0" w:color="auto"/>
      </w:divBdr>
    </w:div>
    <w:div w:id="1373769616">
      <w:marLeft w:val="640"/>
      <w:marRight w:val="0"/>
      <w:marTop w:val="0"/>
      <w:marBottom w:val="0"/>
      <w:divBdr>
        <w:top w:val="none" w:sz="0" w:space="0" w:color="auto"/>
        <w:left w:val="none" w:sz="0" w:space="0" w:color="auto"/>
        <w:bottom w:val="none" w:sz="0" w:space="0" w:color="auto"/>
        <w:right w:val="none" w:sz="0" w:space="0" w:color="auto"/>
      </w:divBdr>
    </w:div>
    <w:div w:id="1373848025">
      <w:marLeft w:val="640"/>
      <w:marRight w:val="0"/>
      <w:marTop w:val="0"/>
      <w:marBottom w:val="0"/>
      <w:divBdr>
        <w:top w:val="none" w:sz="0" w:space="0" w:color="auto"/>
        <w:left w:val="none" w:sz="0" w:space="0" w:color="auto"/>
        <w:bottom w:val="none" w:sz="0" w:space="0" w:color="auto"/>
        <w:right w:val="none" w:sz="0" w:space="0" w:color="auto"/>
      </w:divBdr>
    </w:div>
    <w:div w:id="1373917893">
      <w:marLeft w:val="640"/>
      <w:marRight w:val="0"/>
      <w:marTop w:val="0"/>
      <w:marBottom w:val="0"/>
      <w:divBdr>
        <w:top w:val="none" w:sz="0" w:space="0" w:color="auto"/>
        <w:left w:val="none" w:sz="0" w:space="0" w:color="auto"/>
        <w:bottom w:val="none" w:sz="0" w:space="0" w:color="auto"/>
        <w:right w:val="none" w:sz="0" w:space="0" w:color="auto"/>
      </w:divBdr>
    </w:div>
    <w:div w:id="1373920373">
      <w:marLeft w:val="640"/>
      <w:marRight w:val="0"/>
      <w:marTop w:val="0"/>
      <w:marBottom w:val="0"/>
      <w:divBdr>
        <w:top w:val="none" w:sz="0" w:space="0" w:color="auto"/>
        <w:left w:val="none" w:sz="0" w:space="0" w:color="auto"/>
        <w:bottom w:val="none" w:sz="0" w:space="0" w:color="auto"/>
        <w:right w:val="none" w:sz="0" w:space="0" w:color="auto"/>
      </w:divBdr>
    </w:div>
    <w:div w:id="1373994240">
      <w:marLeft w:val="640"/>
      <w:marRight w:val="0"/>
      <w:marTop w:val="0"/>
      <w:marBottom w:val="0"/>
      <w:divBdr>
        <w:top w:val="none" w:sz="0" w:space="0" w:color="auto"/>
        <w:left w:val="none" w:sz="0" w:space="0" w:color="auto"/>
        <w:bottom w:val="none" w:sz="0" w:space="0" w:color="auto"/>
        <w:right w:val="none" w:sz="0" w:space="0" w:color="auto"/>
      </w:divBdr>
    </w:div>
    <w:div w:id="1374034172">
      <w:marLeft w:val="640"/>
      <w:marRight w:val="0"/>
      <w:marTop w:val="0"/>
      <w:marBottom w:val="0"/>
      <w:divBdr>
        <w:top w:val="none" w:sz="0" w:space="0" w:color="auto"/>
        <w:left w:val="none" w:sz="0" w:space="0" w:color="auto"/>
        <w:bottom w:val="none" w:sz="0" w:space="0" w:color="auto"/>
        <w:right w:val="none" w:sz="0" w:space="0" w:color="auto"/>
      </w:divBdr>
    </w:div>
    <w:div w:id="1374035421">
      <w:marLeft w:val="640"/>
      <w:marRight w:val="0"/>
      <w:marTop w:val="0"/>
      <w:marBottom w:val="0"/>
      <w:divBdr>
        <w:top w:val="none" w:sz="0" w:space="0" w:color="auto"/>
        <w:left w:val="none" w:sz="0" w:space="0" w:color="auto"/>
        <w:bottom w:val="none" w:sz="0" w:space="0" w:color="auto"/>
        <w:right w:val="none" w:sz="0" w:space="0" w:color="auto"/>
      </w:divBdr>
    </w:div>
    <w:div w:id="1374187908">
      <w:marLeft w:val="640"/>
      <w:marRight w:val="0"/>
      <w:marTop w:val="0"/>
      <w:marBottom w:val="0"/>
      <w:divBdr>
        <w:top w:val="none" w:sz="0" w:space="0" w:color="auto"/>
        <w:left w:val="none" w:sz="0" w:space="0" w:color="auto"/>
        <w:bottom w:val="none" w:sz="0" w:space="0" w:color="auto"/>
        <w:right w:val="none" w:sz="0" w:space="0" w:color="auto"/>
      </w:divBdr>
    </w:div>
    <w:div w:id="1374303673">
      <w:marLeft w:val="640"/>
      <w:marRight w:val="0"/>
      <w:marTop w:val="0"/>
      <w:marBottom w:val="0"/>
      <w:divBdr>
        <w:top w:val="none" w:sz="0" w:space="0" w:color="auto"/>
        <w:left w:val="none" w:sz="0" w:space="0" w:color="auto"/>
        <w:bottom w:val="none" w:sz="0" w:space="0" w:color="auto"/>
        <w:right w:val="none" w:sz="0" w:space="0" w:color="auto"/>
      </w:divBdr>
    </w:div>
    <w:div w:id="1374310320">
      <w:marLeft w:val="640"/>
      <w:marRight w:val="0"/>
      <w:marTop w:val="0"/>
      <w:marBottom w:val="0"/>
      <w:divBdr>
        <w:top w:val="none" w:sz="0" w:space="0" w:color="auto"/>
        <w:left w:val="none" w:sz="0" w:space="0" w:color="auto"/>
        <w:bottom w:val="none" w:sz="0" w:space="0" w:color="auto"/>
        <w:right w:val="none" w:sz="0" w:space="0" w:color="auto"/>
      </w:divBdr>
    </w:div>
    <w:div w:id="1374648378">
      <w:marLeft w:val="640"/>
      <w:marRight w:val="0"/>
      <w:marTop w:val="0"/>
      <w:marBottom w:val="0"/>
      <w:divBdr>
        <w:top w:val="none" w:sz="0" w:space="0" w:color="auto"/>
        <w:left w:val="none" w:sz="0" w:space="0" w:color="auto"/>
        <w:bottom w:val="none" w:sz="0" w:space="0" w:color="auto"/>
        <w:right w:val="none" w:sz="0" w:space="0" w:color="auto"/>
      </w:divBdr>
    </w:div>
    <w:div w:id="1374648728">
      <w:marLeft w:val="640"/>
      <w:marRight w:val="0"/>
      <w:marTop w:val="0"/>
      <w:marBottom w:val="0"/>
      <w:divBdr>
        <w:top w:val="none" w:sz="0" w:space="0" w:color="auto"/>
        <w:left w:val="none" w:sz="0" w:space="0" w:color="auto"/>
        <w:bottom w:val="none" w:sz="0" w:space="0" w:color="auto"/>
        <w:right w:val="none" w:sz="0" w:space="0" w:color="auto"/>
      </w:divBdr>
    </w:div>
    <w:div w:id="1374767346">
      <w:marLeft w:val="640"/>
      <w:marRight w:val="0"/>
      <w:marTop w:val="0"/>
      <w:marBottom w:val="0"/>
      <w:divBdr>
        <w:top w:val="none" w:sz="0" w:space="0" w:color="auto"/>
        <w:left w:val="none" w:sz="0" w:space="0" w:color="auto"/>
        <w:bottom w:val="none" w:sz="0" w:space="0" w:color="auto"/>
        <w:right w:val="none" w:sz="0" w:space="0" w:color="auto"/>
      </w:divBdr>
    </w:div>
    <w:div w:id="1374815573">
      <w:marLeft w:val="640"/>
      <w:marRight w:val="0"/>
      <w:marTop w:val="0"/>
      <w:marBottom w:val="0"/>
      <w:divBdr>
        <w:top w:val="none" w:sz="0" w:space="0" w:color="auto"/>
        <w:left w:val="none" w:sz="0" w:space="0" w:color="auto"/>
        <w:bottom w:val="none" w:sz="0" w:space="0" w:color="auto"/>
        <w:right w:val="none" w:sz="0" w:space="0" w:color="auto"/>
      </w:divBdr>
    </w:div>
    <w:div w:id="1374841087">
      <w:marLeft w:val="640"/>
      <w:marRight w:val="0"/>
      <w:marTop w:val="0"/>
      <w:marBottom w:val="0"/>
      <w:divBdr>
        <w:top w:val="none" w:sz="0" w:space="0" w:color="auto"/>
        <w:left w:val="none" w:sz="0" w:space="0" w:color="auto"/>
        <w:bottom w:val="none" w:sz="0" w:space="0" w:color="auto"/>
        <w:right w:val="none" w:sz="0" w:space="0" w:color="auto"/>
      </w:divBdr>
    </w:div>
    <w:div w:id="1374844859">
      <w:marLeft w:val="640"/>
      <w:marRight w:val="0"/>
      <w:marTop w:val="0"/>
      <w:marBottom w:val="0"/>
      <w:divBdr>
        <w:top w:val="none" w:sz="0" w:space="0" w:color="auto"/>
        <w:left w:val="none" w:sz="0" w:space="0" w:color="auto"/>
        <w:bottom w:val="none" w:sz="0" w:space="0" w:color="auto"/>
        <w:right w:val="none" w:sz="0" w:space="0" w:color="auto"/>
      </w:divBdr>
    </w:div>
    <w:div w:id="1374882686">
      <w:marLeft w:val="640"/>
      <w:marRight w:val="0"/>
      <w:marTop w:val="0"/>
      <w:marBottom w:val="0"/>
      <w:divBdr>
        <w:top w:val="none" w:sz="0" w:space="0" w:color="auto"/>
        <w:left w:val="none" w:sz="0" w:space="0" w:color="auto"/>
        <w:bottom w:val="none" w:sz="0" w:space="0" w:color="auto"/>
        <w:right w:val="none" w:sz="0" w:space="0" w:color="auto"/>
      </w:divBdr>
    </w:div>
    <w:div w:id="1374883746">
      <w:marLeft w:val="640"/>
      <w:marRight w:val="0"/>
      <w:marTop w:val="0"/>
      <w:marBottom w:val="0"/>
      <w:divBdr>
        <w:top w:val="none" w:sz="0" w:space="0" w:color="auto"/>
        <w:left w:val="none" w:sz="0" w:space="0" w:color="auto"/>
        <w:bottom w:val="none" w:sz="0" w:space="0" w:color="auto"/>
        <w:right w:val="none" w:sz="0" w:space="0" w:color="auto"/>
      </w:divBdr>
    </w:div>
    <w:div w:id="1374885660">
      <w:marLeft w:val="640"/>
      <w:marRight w:val="0"/>
      <w:marTop w:val="0"/>
      <w:marBottom w:val="0"/>
      <w:divBdr>
        <w:top w:val="none" w:sz="0" w:space="0" w:color="auto"/>
        <w:left w:val="none" w:sz="0" w:space="0" w:color="auto"/>
        <w:bottom w:val="none" w:sz="0" w:space="0" w:color="auto"/>
        <w:right w:val="none" w:sz="0" w:space="0" w:color="auto"/>
      </w:divBdr>
    </w:div>
    <w:div w:id="1374963056">
      <w:marLeft w:val="640"/>
      <w:marRight w:val="0"/>
      <w:marTop w:val="0"/>
      <w:marBottom w:val="0"/>
      <w:divBdr>
        <w:top w:val="none" w:sz="0" w:space="0" w:color="auto"/>
        <w:left w:val="none" w:sz="0" w:space="0" w:color="auto"/>
        <w:bottom w:val="none" w:sz="0" w:space="0" w:color="auto"/>
        <w:right w:val="none" w:sz="0" w:space="0" w:color="auto"/>
      </w:divBdr>
    </w:div>
    <w:div w:id="1374964081">
      <w:marLeft w:val="640"/>
      <w:marRight w:val="0"/>
      <w:marTop w:val="0"/>
      <w:marBottom w:val="0"/>
      <w:divBdr>
        <w:top w:val="none" w:sz="0" w:space="0" w:color="auto"/>
        <w:left w:val="none" w:sz="0" w:space="0" w:color="auto"/>
        <w:bottom w:val="none" w:sz="0" w:space="0" w:color="auto"/>
        <w:right w:val="none" w:sz="0" w:space="0" w:color="auto"/>
      </w:divBdr>
    </w:div>
    <w:div w:id="1375035855">
      <w:marLeft w:val="640"/>
      <w:marRight w:val="0"/>
      <w:marTop w:val="0"/>
      <w:marBottom w:val="0"/>
      <w:divBdr>
        <w:top w:val="none" w:sz="0" w:space="0" w:color="auto"/>
        <w:left w:val="none" w:sz="0" w:space="0" w:color="auto"/>
        <w:bottom w:val="none" w:sz="0" w:space="0" w:color="auto"/>
        <w:right w:val="none" w:sz="0" w:space="0" w:color="auto"/>
      </w:divBdr>
    </w:div>
    <w:div w:id="1375042504">
      <w:marLeft w:val="640"/>
      <w:marRight w:val="0"/>
      <w:marTop w:val="0"/>
      <w:marBottom w:val="0"/>
      <w:divBdr>
        <w:top w:val="none" w:sz="0" w:space="0" w:color="auto"/>
        <w:left w:val="none" w:sz="0" w:space="0" w:color="auto"/>
        <w:bottom w:val="none" w:sz="0" w:space="0" w:color="auto"/>
        <w:right w:val="none" w:sz="0" w:space="0" w:color="auto"/>
      </w:divBdr>
    </w:div>
    <w:div w:id="1375082582">
      <w:marLeft w:val="640"/>
      <w:marRight w:val="0"/>
      <w:marTop w:val="0"/>
      <w:marBottom w:val="0"/>
      <w:divBdr>
        <w:top w:val="none" w:sz="0" w:space="0" w:color="auto"/>
        <w:left w:val="none" w:sz="0" w:space="0" w:color="auto"/>
        <w:bottom w:val="none" w:sz="0" w:space="0" w:color="auto"/>
        <w:right w:val="none" w:sz="0" w:space="0" w:color="auto"/>
      </w:divBdr>
    </w:div>
    <w:div w:id="1375229935">
      <w:marLeft w:val="640"/>
      <w:marRight w:val="0"/>
      <w:marTop w:val="0"/>
      <w:marBottom w:val="0"/>
      <w:divBdr>
        <w:top w:val="none" w:sz="0" w:space="0" w:color="auto"/>
        <w:left w:val="none" w:sz="0" w:space="0" w:color="auto"/>
        <w:bottom w:val="none" w:sz="0" w:space="0" w:color="auto"/>
        <w:right w:val="none" w:sz="0" w:space="0" w:color="auto"/>
      </w:divBdr>
    </w:div>
    <w:div w:id="1375233974">
      <w:marLeft w:val="640"/>
      <w:marRight w:val="0"/>
      <w:marTop w:val="0"/>
      <w:marBottom w:val="0"/>
      <w:divBdr>
        <w:top w:val="none" w:sz="0" w:space="0" w:color="auto"/>
        <w:left w:val="none" w:sz="0" w:space="0" w:color="auto"/>
        <w:bottom w:val="none" w:sz="0" w:space="0" w:color="auto"/>
        <w:right w:val="none" w:sz="0" w:space="0" w:color="auto"/>
      </w:divBdr>
    </w:div>
    <w:div w:id="1375421165">
      <w:marLeft w:val="640"/>
      <w:marRight w:val="0"/>
      <w:marTop w:val="0"/>
      <w:marBottom w:val="0"/>
      <w:divBdr>
        <w:top w:val="none" w:sz="0" w:space="0" w:color="auto"/>
        <w:left w:val="none" w:sz="0" w:space="0" w:color="auto"/>
        <w:bottom w:val="none" w:sz="0" w:space="0" w:color="auto"/>
        <w:right w:val="none" w:sz="0" w:space="0" w:color="auto"/>
      </w:divBdr>
    </w:div>
    <w:div w:id="1375424371">
      <w:marLeft w:val="640"/>
      <w:marRight w:val="0"/>
      <w:marTop w:val="0"/>
      <w:marBottom w:val="0"/>
      <w:divBdr>
        <w:top w:val="none" w:sz="0" w:space="0" w:color="auto"/>
        <w:left w:val="none" w:sz="0" w:space="0" w:color="auto"/>
        <w:bottom w:val="none" w:sz="0" w:space="0" w:color="auto"/>
        <w:right w:val="none" w:sz="0" w:space="0" w:color="auto"/>
      </w:divBdr>
    </w:div>
    <w:div w:id="1375427624">
      <w:marLeft w:val="640"/>
      <w:marRight w:val="0"/>
      <w:marTop w:val="0"/>
      <w:marBottom w:val="0"/>
      <w:divBdr>
        <w:top w:val="none" w:sz="0" w:space="0" w:color="auto"/>
        <w:left w:val="none" w:sz="0" w:space="0" w:color="auto"/>
        <w:bottom w:val="none" w:sz="0" w:space="0" w:color="auto"/>
        <w:right w:val="none" w:sz="0" w:space="0" w:color="auto"/>
      </w:divBdr>
    </w:div>
    <w:div w:id="1375613913">
      <w:marLeft w:val="640"/>
      <w:marRight w:val="0"/>
      <w:marTop w:val="0"/>
      <w:marBottom w:val="0"/>
      <w:divBdr>
        <w:top w:val="none" w:sz="0" w:space="0" w:color="auto"/>
        <w:left w:val="none" w:sz="0" w:space="0" w:color="auto"/>
        <w:bottom w:val="none" w:sz="0" w:space="0" w:color="auto"/>
        <w:right w:val="none" w:sz="0" w:space="0" w:color="auto"/>
      </w:divBdr>
    </w:div>
    <w:div w:id="1375622071">
      <w:marLeft w:val="640"/>
      <w:marRight w:val="0"/>
      <w:marTop w:val="0"/>
      <w:marBottom w:val="0"/>
      <w:divBdr>
        <w:top w:val="none" w:sz="0" w:space="0" w:color="auto"/>
        <w:left w:val="none" w:sz="0" w:space="0" w:color="auto"/>
        <w:bottom w:val="none" w:sz="0" w:space="0" w:color="auto"/>
        <w:right w:val="none" w:sz="0" w:space="0" w:color="auto"/>
      </w:divBdr>
    </w:div>
    <w:div w:id="1375807751">
      <w:marLeft w:val="640"/>
      <w:marRight w:val="0"/>
      <w:marTop w:val="0"/>
      <w:marBottom w:val="0"/>
      <w:divBdr>
        <w:top w:val="none" w:sz="0" w:space="0" w:color="auto"/>
        <w:left w:val="none" w:sz="0" w:space="0" w:color="auto"/>
        <w:bottom w:val="none" w:sz="0" w:space="0" w:color="auto"/>
        <w:right w:val="none" w:sz="0" w:space="0" w:color="auto"/>
      </w:divBdr>
    </w:div>
    <w:div w:id="1375809278">
      <w:marLeft w:val="640"/>
      <w:marRight w:val="0"/>
      <w:marTop w:val="0"/>
      <w:marBottom w:val="0"/>
      <w:divBdr>
        <w:top w:val="none" w:sz="0" w:space="0" w:color="auto"/>
        <w:left w:val="none" w:sz="0" w:space="0" w:color="auto"/>
        <w:bottom w:val="none" w:sz="0" w:space="0" w:color="auto"/>
        <w:right w:val="none" w:sz="0" w:space="0" w:color="auto"/>
      </w:divBdr>
    </w:div>
    <w:div w:id="1375884048">
      <w:marLeft w:val="640"/>
      <w:marRight w:val="0"/>
      <w:marTop w:val="0"/>
      <w:marBottom w:val="0"/>
      <w:divBdr>
        <w:top w:val="none" w:sz="0" w:space="0" w:color="auto"/>
        <w:left w:val="none" w:sz="0" w:space="0" w:color="auto"/>
        <w:bottom w:val="none" w:sz="0" w:space="0" w:color="auto"/>
        <w:right w:val="none" w:sz="0" w:space="0" w:color="auto"/>
      </w:divBdr>
    </w:div>
    <w:div w:id="1375888660">
      <w:marLeft w:val="640"/>
      <w:marRight w:val="0"/>
      <w:marTop w:val="0"/>
      <w:marBottom w:val="0"/>
      <w:divBdr>
        <w:top w:val="none" w:sz="0" w:space="0" w:color="auto"/>
        <w:left w:val="none" w:sz="0" w:space="0" w:color="auto"/>
        <w:bottom w:val="none" w:sz="0" w:space="0" w:color="auto"/>
        <w:right w:val="none" w:sz="0" w:space="0" w:color="auto"/>
      </w:divBdr>
    </w:div>
    <w:div w:id="1375960210">
      <w:marLeft w:val="640"/>
      <w:marRight w:val="0"/>
      <w:marTop w:val="0"/>
      <w:marBottom w:val="0"/>
      <w:divBdr>
        <w:top w:val="none" w:sz="0" w:space="0" w:color="auto"/>
        <w:left w:val="none" w:sz="0" w:space="0" w:color="auto"/>
        <w:bottom w:val="none" w:sz="0" w:space="0" w:color="auto"/>
        <w:right w:val="none" w:sz="0" w:space="0" w:color="auto"/>
      </w:divBdr>
    </w:div>
    <w:div w:id="1376002952">
      <w:marLeft w:val="640"/>
      <w:marRight w:val="0"/>
      <w:marTop w:val="0"/>
      <w:marBottom w:val="0"/>
      <w:divBdr>
        <w:top w:val="none" w:sz="0" w:space="0" w:color="auto"/>
        <w:left w:val="none" w:sz="0" w:space="0" w:color="auto"/>
        <w:bottom w:val="none" w:sz="0" w:space="0" w:color="auto"/>
        <w:right w:val="none" w:sz="0" w:space="0" w:color="auto"/>
      </w:divBdr>
    </w:div>
    <w:div w:id="1376004342">
      <w:marLeft w:val="640"/>
      <w:marRight w:val="0"/>
      <w:marTop w:val="0"/>
      <w:marBottom w:val="0"/>
      <w:divBdr>
        <w:top w:val="none" w:sz="0" w:space="0" w:color="auto"/>
        <w:left w:val="none" w:sz="0" w:space="0" w:color="auto"/>
        <w:bottom w:val="none" w:sz="0" w:space="0" w:color="auto"/>
        <w:right w:val="none" w:sz="0" w:space="0" w:color="auto"/>
      </w:divBdr>
    </w:div>
    <w:div w:id="1376005999">
      <w:marLeft w:val="640"/>
      <w:marRight w:val="0"/>
      <w:marTop w:val="0"/>
      <w:marBottom w:val="0"/>
      <w:divBdr>
        <w:top w:val="none" w:sz="0" w:space="0" w:color="auto"/>
        <w:left w:val="none" w:sz="0" w:space="0" w:color="auto"/>
        <w:bottom w:val="none" w:sz="0" w:space="0" w:color="auto"/>
        <w:right w:val="none" w:sz="0" w:space="0" w:color="auto"/>
      </w:divBdr>
    </w:div>
    <w:div w:id="1376155331">
      <w:marLeft w:val="640"/>
      <w:marRight w:val="0"/>
      <w:marTop w:val="0"/>
      <w:marBottom w:val="0"/>
      <w:divBdr>
        <w:top w:val="none" w:sz="0" w:space="0" w:color="auto"/>
        <w:left w:val="none" w:sz="0" w:space="0" w:color="auto"/>
        <w:bottom w:val="none" w:sz="0" w:space="0" w:color="auto"/>
        <w:right w:val="none" w:sz="0" w:space="0" w:color="auto"/>
      </w:divBdr>
    </w:div>
    <w:div w:id="1376156104">
      <w:marLeft w:val="640"/>
      <w:marRight w:val="0"/>
      <w:marTop w:val="0"/>
      <w:marBottom w:val="0"/>
      <w:divBdr>
        <w:top w:val="none" w:sz="0" w:space="0" w:color="auto"/>
        <w:left w:val="none" w:sz="0" w:space="0" w:color="auto"/>
        <w:bottom w:val="none" w:sz="0" w:space="0" w:color="auto"/>
        <w:right w:val="none" w:sz="0" w:space="0" w:color="auto"/>
      </w:divBdr>
    </w:div>
    <w:div w:id="1376200058">
      <w:marLeft w:val="640"/>
      <w:marRight w:val="0"/>
      <w:marTop w:val="0"/>
      <w:marBottom w:val="0"/>
      <w:divBdr>
        <w:top w:val="none" w:sz="0" w:space="0" w:color="auto"/>
        <w:left w:val="none" w:sz="0" w:space="0" w:color="auto"/>
        <w:bottom w:val="none" w:sz="0" w:space="0" w:color="auto"/>
        <w:right w:val="none" w:sz="0" w:space="0" w:color="auto"/>
      </w:divBdr>
    </w:div>
    <w:div w:id="1376200112">
      <w:marLeft w:val="640"/>
      <w:marRight w:val="0"/>
      <w:marTop w:val="0"/>
      <w:marBottom w:val="0"/>
      <w:divBdr>
        <w:top w:val="none" w:sz="0" w:space="0" w:color="auto"/>
        <w:left w:val="none" w:sz="0" w:space="0" w:color="auto"/>
        <w:bottom w:val="none" w:sz="0" w:space="0" w:color="auto"/>
        <w:right w:val="none" w:sz="0" w:space="0" w:color="auto"/>
      </w:divBdr>
    </w:div>
    <w:div w:id="1376277044">
      <w:marLeft w:val="640"/>
      <w:marRight w:val="0"/>
      <w:marTop w:val="0"/>
      <w:marBottom w:val="0"/>
      <w:divBdr>
        <w:top w:val="none" w:sz="0" w:space="0" w:color="auto"/>
        <w:left w:val="none" w:sz="0" w:space="0" w:color="auto"/>
        <w:bottom w:val="none" w:sz="0" w:space="0" w:color="auto"/>
        <w:right w:val="none" w:sz="0" w:space="0" w:color="auto"/>
      </w:divBdr>
    </w:div>
    <w:div w:id="1376347506">
      <w:marLeft w:val="640"/>
      <w:marRight w:val="0"/>
      <w:marTop w:val="0"/>
      <w:marBottom w:val="0"/>
      <w:divBdr>
        <w:top w:val="none" w:sz="0" w:space="0" w:color="auto"/>
        <w:left w:val="none" w:sz="0" w:space="0" w:color="auto"/>
        <w:bottom w:val="none" w:sz="0" w:space="0" w:color="auto"/>
        <w:right w:val="none" w:sz="0" w:space="0" w:color="auto"/>
      </w:divBdr>
    </w:div>
    <w:div w:id="1376387492">
      <w:marLeft w:val="640"/>
      <w:marRight w:val="0"/>
      <w:marTop w:val="0"/>
      <w:marBottom w:val="0"/>
      <w:divBdr>
        <w:top w:val="none" w:sz="0" w:space="0" w:color="auto"/>
        <w:left w:val="none" w:sz="0" w:space="0" w:color="auto"/>
        <w:bottom w:val="none" w:sz="0" w:space="0" w:color="auto"/>
        <w:right w:val="none" w:sz="0" w:space="0" w:color="auto"/>
      </w:divBdr>
    </w:div>
    <w:div w:id="1376464237">
      <w:marLeft w:val="640"/>
      <w:marRight w:val="0"/>
      <w:marTop w:val="0"/>
      <w:marBottom w:val="0"/>
      <w:divBdr>
        <w:top w:val="none" w:sz="0" w:space="0" w:color="auto"/>
        <w:left w:val="none" w:sz="0" w:space="0" w:color="auto"/>
        <w:bottom w:val="none" w:sz="0" w:space="0" w:color="auto"/>
        <w:right w:val="none" w:sz="0" w:space="0" w:color="auto"/>
      </w:divBdr>
    </w:div>
    <w:div w:id="1376542369">
      <w:marLeft w:val="640"/>
      <w:marRight w:val="0"/>
      <w:marTop w:val="0"/>
      <w:marBottom w:val="0"/>
      <w:divBdr>
        <w:top w:val="none" w:sz="0" w:space="0" w:color="auto"/>
        <w:left w:val="none" w:sz="0" w:space="0" w:color="auto"/>
        <w:bottom w:val="none" w:sz="0" w:space="0" w:color="auto"/>
        <w:right w:val="none" w:sz="0" w:space="0" w:color="auto"/>
      </w:divBdr>
    </w:div>
    <w:div w:id="1376584999">
      <w:marLeft w:val="640"/>
      <w:marRight w:val="0"/>
      <w:marTop w:val="0"/>
      <w:marBottom w:val="0"/>
      <w:divBdr>
        <w:top w:val="none" w:sz="0" w:space="0" w:color="auto"/>
        <w:left w:val="none" w:sz="0" w:space="0" w:color="auto"/>
        <w:bottom w:val="none" w:sz="0" w:space="0" w:color="auto"/>
        <w:right w:val="none" w:sz="0" w:space="0" w:color="auto"/>
      </w:divBdr>
    </w:div>
    <w:div w:id="1376587287">
      <w:marLeft w:val="640"/>
      <w:marRight w:val="0"/>
      <w:marTop w:val="0"/>
      <w:marBottom w:val="0"/>
      <w:divBdr>
        <w:top w:val="none" w:sz="0" w:space="0" w:color="auto"/>
        <w:left w:val="none" w:sz="0" w:space="0" w:color="auto"/>
        <w:bottom w:val="none" w:sz="0" w:space="0" w:color="auto"/>
        <w:right w:val="none" w:sz="0" w:space="0" w:color="auto"/>
      </w:divBdr>
    </w:div>
    <w:div w:id="1376851334">
      <w:marLeft w:val="640"/>
      <w:marRight w:val="0"/>
      <w:marTop w:val="0"/>
      <w:marBottom w:val="0"/>
      <w:divBdr>
        <w:top w:val="none" w:sz="0" w:space="0" w:color="auto"/>
        <w:left w:val="none" w:sz="0" w:space="0" w:color="auto"/>
        <w:bottom w:val="none" w:sz="0" w:space="0" w:color="auto"/>
        <w:right w:val="none" w:sz="0" w:space="0" w:color="auto"/>
      </w:divBdr>
    </w:div>
    <w:div w:id="1376853763">
      <w:marLeft w:val="640"/>
      <w:marRight w:val="0"/>
      <w:marTop w:val="0"/>
      <w:marBottom w:val="0"/>
      <w:divBdr>
        <w:top w:val="none" w:sz="0" w:space="0" w:color="auto"/>
        <w:left w:val="none" w:sz="0" w:space="0" w:color="auto"/>
        <w:bottom w:val="none" w:sz="0" w:space="0" w:color="auto"/>
        <w:right w:val="none" w:sz="0" w:space="0" w:color="auto"/>
      </w:divBdr>
    </w:div>
    <w:div w:id="1376857209">
      <w:marLeft w:val="640"/>
      <w:marRight w:val="0"/>
      <w:marTop w:val="0"/>
      <w:marBottom w:val="0"/>
      <w:divBdr>
        <w:top w:val="none" w:sz="0" w:space="0" w:color="auto"/>
        <w:left w:val="none" w:sz="0" w:space="0" w:color="auto"/>
        <w:bottom w:val="none" w:sz="0" w:space="0" w:color="auto"/>
        <w:right w:val="none" w:sz="0" w:space="0" w:color="auto"/>
      </w:divBdr>
    </w:div>
    <w:div w:id="1376926903">
      <w:marLeft w:val="640"/>
      <w:marRight w:val="0"/>
      <w:marTop w:val="0"/>
      <w:marBottom w:val="0"/>
      <w:divBdr>
        <w:top w:val="none" w:sz="0" w:space="0" w:color="auto"/>
        <w:left w:val="none" w:sz="0" w:space="0" w:color="auto"/>
        <w:bottom w:val="none" w:sz="0" w:space="0" w:color="auto"/>
        <w:right w:val="none" w:sz="0" w:space="0" w:color="auto"/>
      </w:divBdr>
    </w:div>
    <w:div w:id="1376930667">
      <w:marLeft w:val="640"/>
      <w:marRight w:val="0"/>
      <w:marTop w:val="0"/>
      <w:marBottom w:val="0"/>
      <w:divBdr>
        <w:top w:val="none" w:sz="0" w:space="0" w:color="auto"/>
        <w:left w:val="none" w:sz="0" w:space="0" w:color="auto"/>
        <w:bottom w:val="none" w:sz="0" w:space="0" w:color="auto"/>
        <w:right w:val="none" w:sz="0" w:space="0" w:color="auto"/>
      </w:divBdr>
    </w:div>
    <w:div w:id="1377006661">
      <w:marLeft w:val="640"/>
      <w:marRight w:val="0"/>
      <w:marTop w:val="0"/>
      <w:marBottom w:val="0"/>
      <w:divBdr>
        <w:top w:val="none" w:sz="0" w:space="0" w:color="auto"/>
        <w:left w:val="none" w:sz="0" w:space="0" w:color="auto"/>
        <w:bottom w:val="none" w:sz="0" w:space="0" w:color="auto"/>
        <w:right w:val="none" w:sz="0" w:space="0" w:color="auto"/>
      </w:divBdr>
    </w:div>
    <w:div w:id="1377048807">
      <w:marLeft w:val="640"/>
      <w:marRight w:val="0"/>
      <w:marTop w:val="0"/>
      <w:marBottom w:val="0"/>
      <w:divBdr>
        <w:top w:val="none" w:sz="0" w:space="0" w:color="auto"/>
        <w:left w:val="none" w:sz="0" w:space="0" w:color="auto"/>
        <w:bottom w:val="none" w:sz="0" w:space="0" w:color="auto"/>
        <w:right w:val="none" w:sz="0" w:space="0" w:color="auto"/>
      </w:divBdr>
    </w:div>
    <w:div w:id="1377117628">
      <w:marLeft w:val="640"/>
      <w:marRight w:val="0"/>
      <w:marTop w:val="0"/>
      <w:marBottom w:val="0"/>
      <w:divBdr>
        <w:top w:val="none" w:sz="0" w:space="0" w:color="auto"/>
        <w:left w:val="none" w:sz="0" w:space="0" w:color="auto"/>
        <w:bottom w:val="none" w:sz="0" w:space="0" w:color="auto"/>
        <w:right w:val="none" w:sz="0" w:space="0" w:color="auto"/>
      </w:divBdr>
    </w:div>
    <w:div w:id="1377195583">
      <w:marLeft w:val="640"/>
      <w:marRight w:val="0"/>
      <w:marTop w:val="0"/>
      <w:marBottom w:val="0"/>
      <w:divBdr>
        <w:top w:val="none" w:sz="0" w:space="0" w:color="auto"/>
        <w:left w:val="none" w:sz="0" w:space="0" w:color="auto"/>
        <w:bottom w:val="none" w:sz="0" w:space="0" w:color="auto"/>
        <w:right w:val="none" w:sz="0" w:space="0" w:color="auto"/>
      </w:divBdr>
    </w:div>
    <w:div w:id="1377197366">
      <w:marLeft w:val="640"/>
      <w:marRight w:val="0"/>
      <w:marTop w:val="0"/>
      <w:marBottom w:val="0"/>
      <w:divBdr>
        <w:top w:val="none" w:sz="0" w:space="0" w:color="auto"/>
        <w:left w:val="none" w:sz="0" w:space="0" w:color="auto"/>
        <w:bottom w:val="none" w:sz="0" w:space="0" w:color="auto"/>
        <w:right w:val="none" w:sz="0" w:space="0" w:color="auto"/>
      </w:divBdr>
    </w:div>
    <w:div w:id="1377242965">
      <w:marLeft w:val="640"/>
      <w:marRight w:val="0"/>
      <w:marTop w:val="0"/>
      <w:marBottom w:val="0"/>
      <w:divBdr>
        <w:top w:val="none" w:sz="0" w:space="0" w:color="auto"/>
        <w:left w:val="none" w:sz="0" w:space="0" w:color="auto"/>
        <w:bottom w:val="none" w:sz="0" w:space="0" w:color="auto"/>
        <w:right w:val="none" w:sz="0" w:space="0" w:color="auto"/>
      </w:divBdr>
    </w:div>
    <w:div w:id="1377243663">
      <w:marLeft w:val="640"/>
      <w:marRight w:val="0"/>
      <w:marTop w:val="0"/>
      <w:marBottom w:val="0"/>
      <w:divBdr>
        <w:top w:val="none" w:sz="0" w:space="0" w:color="auto"/>
        <w:left w:val="none" w:sz="0" w:space="0" w:color="auto"/>
        <w:bottom w:val="none" w:sz="0" w:space="0" w:color="auto"/>
        <w:right w:val="none" w:sz="0" w:space="0" w:color="auto"/>
      </w:divBdr>
    </w:div>
    <w:div w:id="1377435703">
      <w:marLeft w:val="640"/>
      <w:marRight w:val="0"/>
      <w:marTop w:val="0"/>
      <w:marBottom w:val="0"/>
      <w:divBdr>
        <w:top w:val="none" w:sz="0" w:space="0" w:color="auto"/>
        <w:left w:val="none" w:sz="0" w:space="0" w:color="auto"/>
        <w:bottom w:val="none" w:sz="0" w:space="0" w:color="auto"/>
        <w:right w:val="none" w:sz="0" w:space="0" w:color="auto"/>
      </w:divBdr>
    </w:div>
    <w:div w:id="1377463525">
      <w:marLeft w:val="640"/>
      <w:marRight w:val="0"/>
      <w:marTop w:val="0"/>
      <w:marBottom w:val="0"/>
      <w:divBdr>
        <w:top w:val="none" w:sz="0" w:space="0" w:color="auto"/>
        <w:left w:val="none" w:sz="0" w:space="0" w:color="auto"/>
        <w:bottom w:val="none" w:sz="0" w:space="0" w:color="auto"/>
        <w:right w:val="none" w:sz="0" w:space="0" w:color="auto"/>
      </w:divBdr>
    </w:div>
    <w:div w:id="1377662997">
      <w:marLeft w:val="640"/>
      <w:marRight w:val="0"/>
      <w:marTop w:val="0"/>
      <w:marBottom w:val="0"/>
      <w:divBdr>
        <w:top w:val="none" w:sz="0" w:space="0" w:color="auto"/>
        <w:left w:val="none" w:sz="0" w:space="0" w:color="auto"/>
        <w:bottom w:val="none" w:sz="0" w:space="0" w:color="auto"/>
        <w:right w:val="none" w:sz="0" w:space="0" w:color="auto"/>
      </w:divBdr>
    </w:div>
    <w:div w:id="1377698701">
      <w:marLeft w:val="640"/>
      <w:marRight w:val="0"/>
      <w:marTop w:val="0"/>
      <w:marBottom w:val="0"/>
      <w:divBdr>
        <w:top w:val="none" w:sz="0" w:space="0" w:color="auto"/>
        <w:left w:val="none" w:sz="0" w:space="0" w:color="auto"/>
        <w:bottom w:val="none" w:sz="0" w:space="0" w:color="auto"/>
        <w:right w:val="none" w:sz="0" w:space="0" w:color="auto"/>
      </w:divBdr>
    </w:div>
    <w:div w:id="1377701326">
      <w:marLeft w:val="640"/>
      <w:marRight w:val="0"/>
      <w:marTop w:val="0"/>
      <w:marBottom w:val="0"/>
      <w:divBdr>
        <w:top w:val="none" w:sz="0" w:space="0" w:color="auto"/>
        <w:left w:val="none" w:sz="0" w:space="0" w:color="auto"/>
        <w:bottom w:val="none" w:sz="0" w:space="0" w:color="auto"/>
        <w:right w:val="none" w:sz="0" w:space="0" w:color="auto"/>
      </w:divBdr>
    </w:div>
    <w:div w:id="1377775817">
      <w:marLeft w:val="640"/>
      <w:marRight w:val="0"/>
      <w:marTop w:val="0"/>
      <w:marBottom w:val="0"/>
      <w:divBdr>
        <w:top w:val="none" w:sz="0" w:space="0" w:color="auto"/>
        <w:left w:val="none" w:sz="0" w:space="0" w:color="auto"/>
        <w:bottom w:val="none" w:sz="0" w:space="0" w:color="auto"/>
        <w:right w:val="none" w:sz="0" w:space="0" w:color="auto"/>
      </w:divBdr>
    </w:div>
    <w:div w:id="1377780519">
      <w:marLeft w:val="640"/>
      <w:marRight w:val="0"/>
      <w:marTop w:val="0"/>
      <w:marBottom w:val="0"/>
      <w:divBdr>
        <w:top w:val="none" w:sz="0" w:space="0" w:color="auto"/>
        <w:left w:val="none" w:sz="0" w:space="0" w:color="auto"/>
        <w:bottom w:val="none" w:sz="0" w:space="0" w:color="auto"/>
        <w:right w:val="none" w:sz="0" w:space="0" w:color="auto"/>
      </w:divBdr>
    </w:div>
    <w:div w:id="1377857019">
      <w:marLeft w:val="640"/>
      <w:marRight w:val="0"/>
      <w:marTop w:val="0"/>
      <w:marBottom w:val="0"/>
      <w:divBdr>
        <w:top w:val="none" w:sz="0" w:space="0" w:color="auto"/>
        <w:left w:val="none" w:sz="0" w:space="0" w:color="auto"/>
        <w:bottom w:val="none" w:sz="0" w:space="0" w:color="auto"/>
        <w:right w:val="none" w:sz="0" w:space="0" w:color="auto"/>
      </w:divBdr>
    </w:div>
    <w:div w:id="1377895464">
      <w:marLeft w:val="640"/>
      <w:marRight w:val="0"/>
      <w:marTop w:val="0"/>
      <w:marBottom w:val="0"/>
      <w:divBdr>
        <w:top w:val="none" w:sz="0" w:space="0" w:color="auto"/>
        <w:left w:val="none" w:sz="0" w:space="0" w:color="auto"/>
        <w:bottom w:val="none" w:sz="0" w:space="0" w:color="auto"/>
        <w:right w:val="none" w:sz="0" w:space="0" w:color="auto"/>
      </w:divBdr>
    </w:div>
    <w:div w:id="1377969265">
      <w:marLeft w:val="640"/>
      <w:marRight w:val="0"/>
      <w:marTop w:val="0"/>
      <w:marBottom w:val="0"/>
      <w:divBdr>
        <w:top w:val="none" w:sz="0" w:space="0" w:color="auto"/>
        <w:left w:val="none" w:sz="0" w:space="0" w:color="auto"/>
        <w:bottom w:val="none" w:sz="0" w:space="0" w:color="auto"/>
        <w:right w:val="none" w:sz="0" w:space="0" w:color="auto"/>
      </w:divBdr>
    </w:div>
    <w:div w:id="1378044230">
      <w:marLeft w:val="640"/>
      <w:marRight w:val="0"/>
      <w:marTop w:val="0"/>
      <w:marBottom w:val="0"/>
      <w:divBdr>
        <w:top w:val="none" w:sz="0" w:space="0" w:color="auto"/>
        <w:left w:val="none" w:sz="0" w:space="0" w:color="auto"/>
        <w:bottom w:val="none" w:sz="0" w:space="0" w:color="auto"/>
        <w:right w:val="none" w:sz="0" w:space="0" w:color="auto"/>
      </w:divBdr>
    </w:div>
    <w:div w:id="1378050088">
      <w:marLeft w:val="640"/>
      <w:marRight w:val="0"/>
      <w:marTop w:val="0"/>
      <w:marBottom w:val="0"/>
      <w:divBdr>
        <w:top w:val="none" w:sz="0" w:space="0" w:color="auto"/>
        <w:left w:val="none" w:sz="0" w:space="0" w:color="auto"/>
        <w:bottom w:val="none" w:sz="0" w:space="0" w:color="auto"/>
        <w:right w:val="none" w:sz="0" w:space="0" w:color="auto"/>
      </w:divBdr>
    </w:div>
    <w:div w:id="1378091550">
      <w:marLeft w:val="640"/>
      <w:marRight w:val="0"/>
      <w:marTop w:val="0"/>
      <w:marBottom w:val="0"/>
      <w:divBdr>
        <w:top w:val="none" w:sz="0" w:space="0" w:color="auto"/>
        <w:left w:val="none" w:sz="0" w:space="0" w:color="auto"/>
        <w:bottom w:val="none" w:sz="0" w:space="0" w:color="auto"/>
        <w:right w:val="none" w:sz="0" w:space="0" w:color="auto"/>
      </w:divBdr>
    </w:div>
    <w:div w:id="1378119681">
      <w:marLeft w:val="640"/>
      <w:marRight w:val="0"/>
      <w:marTop w:val="0"/>
      <w:marBottom w:val="0"/>
      <w:divBdr>
        <w:top w:val="none" w:sz="0" w:space="0" w:color="auto"/>
        <w:left w:val="none" w:sz="0" w:space="0" w:color="auto"/>
        <w:bottom w:val="none" w:sz="0" w:space="0" w:color="auto"/>
        <w:right w:val="none" w:sz="0" w:space="0" w:color="auto"/>
      </w:divBdr>
    </w:div>
    <w:div w:id="1378121977">
      <w:marLeft w:val="640"/>
      <w:marRight w:val="0"/>
      <w:marTop w:val="0"/>
      <w:marBottom w:val="0"/>
      <w:divBdr>
        <w:top w:val="none" w:sz="0" w:space="0" w:color="auto"/>
        <w:left w:val="none" w:sz="0" w:space="0" w:color="auto"/>
        <w:bottom w:val="none" w:sz="0" w:space="0" w:color="auto"/>
        <w:right w:val="none" w:sz="0" w:space="0" w:color="auto"/>
      </w:divBdr>
    </w:div>
    <w:div w:id="1378242026">
      <w:marLeft w:val="640"/>
      <w:marRight w:val="0"/>
      <w:marTop w:val="0"/>
      <w:marBottom w:val="0"/>
      <w:divBdr>
        <w:top w:val="none" w:sz="0" w:space="0" w:color="auto"/>
        <w:left w:val="none" w:sz="0" w:space="0" w:color="auto"/>
        <w:bottom w:val="none" w:sz="0" w:space="0" w:color="auto"/>
        <w:right w:val="none" w:sz="0" w:space="0" w:color="auto"/>
      </w:divBdr>
    </w:div>
    <w:div w:id="1378506472">
      <w:marLeft w:val="640"/>
      <w:marRight w:val="0"/>
      <w:marTop w:val="0"/>
      <w:marBottom w:val="0"/>
      <w:divBdr>
        <w:top w:val="none" w:sz="0" w:space="0" w:color="auto"/>
        <w:left w:val="none" w:sz="0" w:space="0" w:color="auto"/>
        <w:bottom w:val="none" w:sz="0" w:space="0" w:color="auto"/>
        <w:right w:val="none" w:sz="0" w:space="0" w:color="auto"/>
      </w:divBdr>
    </w:div>
    <w:div w:id="1378701848">
      <w:marLeft w:val="640"/>
      <w:marRight w:val="0"/>
      <w:marTop w:val="0"/>
      <w:marBottom w:val="0"/>
      <w:divBdr>
        <w:top w:val="none" w:sz="0" w:space="0" w:color="auto"/>
        <w:left w:val="none" w:sz="0" w:space="0" w:color="auto"/>
        <w:bottom w:val="none" w:sz="0" w:space="0" w:color="auto"/>
        <w:right w:val="none" w:sz="0" w:space="0" w:color="auto"/>
      </w:divBdr>
    </w:div>
    <w:div w:id="1378748055">
      <w:marLeft w:val="640"/>
      <w:marRight w:val="0"/>
      <w:marTop w:val="0"/>
      <w:marBottom w:val="0"/>
      <w:divBdr>
        <w:top w:val="none" w:sz="0" w:space="0" w:color="auto"/>
        <w:left w:val="none" w:sz="0" w:space="0" w:color="auto"/>
        <w:bottom w:val="none" w:sz="0" w:space="0" w:color="auto"/>
        <w:right w:val="none" w:sz="0" w:space="0" w:color="auto"/>
      </w:divBdr>
    </w:div>
    <w:div w:id="1378890386">
      <w:marLeft w:val="640"/>
      <w:marRight w:val="0"/>
      <w:marTop w:val="0"/>
      <w:marBottom w:val="0"/>
      <w:divBdr>
        <w:top w:val="none" w:sz="0" w:space="0" w:color="auto"/>
        <w:left w:val="none" w:sz="0" w:space="0" w:color="auto"/>
        <w:bottom w:val="none" w:sz="0" w:space="0" w:color="auto"/>
        <w:right w:val="none" w:sz="0" w:space="0" w:color="auto"/>
      </w:divBdr>
    </w:div>
    <w:div w:id="1378893199">
      <w:marLeft w:val="640"/>
      <w:marRight w:val="0"/>
      <w:marTop w:val="0"/>
      <w:marBottom w:val="0"/>
      <w:divBdr>
        <w:top w:val="none" w:sz="0" w:space="0" w:color="auto"/>
        <w:left w:val="none" w:sz="0" w:space="0" w:color="auto"/>
        <w:bottom w:val="none" w:sz="0" w:space="0" w:color="auto"/>
        <w:right w:val="none" w:sz="0" w:space="0" w:color="auto"/>
      </w:divBdr>
    </w:div>
    <w:div w:id="1379014086">
      <w:marLeft w:val="640"/>
      <w:marRight w:val="0"/>
      <w:marTop w:val="0"/>
      <w:marBottom w:val="0"/>
      <w:divBdr>
        <w:top w:val="none" w:sz="0" w:space="0" w:color="auto"/>
        <w:left w:val="none" w:sz="0" w:space="0" w:color="auto"/>
        <w:bottom w:val="none" w:sz="0" w:space="0" w:color="auto"/>
        <w:right w:val="none" w:sz="0" w:space="0" w:color="auto"/>
      </w:divBdr>
    </w:div>
    <w:div w:id="1379164806">
      <w:marLeft w:val="640"/>
      <w:marRight w:val="0"/>
      <w:marTop w:val="0"/>
      <w:marBottom w:val="0"/>
      <w:divBdr>
        <w:top w:val="none" w:sz="0" w:space="0" w:color="auto"/>
        <w:left w:val="none" w:sz="0" w:space="0" w:color="auto"/>
        <w:bottom w:val="none" w:sz="0" w:space="0" w:color="auto"/>
        <w:right w:val="none" w:sz="0" w:space="0" w:color="auto"/>
      </w:divBdr>
    </w:div>
    <w:div w:id="1379206269">
      <w:marLeft w:val="640"/>
      <w:marRight w:val="0"/>
      <w:marTop w:val="0"/>
      <w:marBottom w:val="0"/>
      <w:divBdr>
        <w:top w:val="none" w:sz="0" w:space="0" w:color="auto"/>
        <w:left w:val="none" w:sz="0" w:space="0" w:color="auto"/>
        <w:bottom w:val="none" w:sz="0" w:space="0" w:color="auto"/>
        <w:right w:val="none" w:sz="0" w:space="0" w:color="auto"/>
      </w:divBdr>
    </w:div>
    <w:div w:id="1379207374">
      <w:marLeft w:val="640"/>
      <w:marRight w:val="0"/>
      <w:marTop w:val="0"/>
      <w:marBottom w:val="0"/>
      <w:divBdr>
        <w:top w:val="none" w:sz="0" w:space="0" w:color="auto"/>
        <w:left w:val="none" w:sz="0" w:space="0" w:color="auto"/>
        <w:bottom w:val="none" w:sz="0" w:space="0" w:color="auto"/>
        <w:right w:val="none" w:sz="0" w:space="0" w:color="auto"/>
      </w:divBdr>
    </w:div>
    <w:div w:id="1379207687">
      <w:marLeft w:val="640"/>
      <w:marRight w:val="0"/>
      <w:marTop w:val="0"/>
      <w:marBottom w:val="0"/>
      <w:divBdr>
        <w:top w:val="none" w:sz="0" w:space="0" w:color="auto"/>
        <w:left w:val="none" w:sz="0" w:space="0" w:color="auto"/>
        <w:bottom w:val="none" w:sz="0" w:space="0" w:color="auto"/>
        <w:right w:val="none" w:sz="0" w:space="0" w:color="auto"/>
      </w:divBdr>
    </w:div>
    <w:div w:id="1379208803">
      <w:marLeft w:val="640"/>
      <w:marRight w:val="0"/>
      <w:marTop w:val="0"/>
      <w:marBottom w:val="0"/>
      <w:divBdr>
        <w:top w:val="none" w:sz="0" w:space="0" w:color="auto"/>
        <w:left w:val="none" w:sz="0" w:space="0" w:color="auto"/>
        <w:bottom w:val="none" w:sz="0" w:space="0" w:color="auto"/>
        <w:right w:val="none" w:sz="0" w:space="0" w:color="auto"/>
      </w:divBdr>
    </w:div>
    <w:div w:id="1379209792">
      <w:marLeft w:val="640"/>
      <w:marRight w:val="0"/>
      <w:marTop w:val="0"/>
      <w:marBottom w:val="0"/>
      <w:divBdr>
        <w:top w:val="none" w:sz="0" w:space="0" w:color="auto"/>
        <w:left w:val="none" w:sz="0" w:space="0" w:color="auto"/>
        <w:bottom w:val="none" w:sz="0" w:space="0" w:color="auto"/>
        <w:right w:val="none" w:sz="0" w:space="0" w:color="auto"/>
      </w:divBdr>
    </w:div>
    <w:div w:id="1379280039">
      <w:marLeft w:val="640"/>
      <w:marRight w:val="0"/>
      <w:marTop w:val="0"/>
      <w:marBottom w:val="0"/>
      <w:divBdr>
        <w:top w:val="none" w:sz="0" w:space="0" w:color="auto"/>
        <w:left w:val="none" w:sz="0" w:space="0" w:color="auto"/>
        <w:bottom w:val="none" w:sz="0" w:space="0" w:color="auto"/>
        <w:right w:val="none" w:sz="0" w:space="0" w:color="auto"/>
      </w:divBdr>
    </w:div>
    <w:div w:id="1379355710">
      <w:marLeft w:val="640"/>
      <w:marRight w:val="0"/>
      <w:marTop w:val="0"/>
      <w:marBottom w:val="0"/>
      <w:divBdr>
        <w:top w:val="none" w:sz="0" w:space="0" w:color="auto"/>
        <w:left w:val="none" w:sz="0" w:space="0" w:color="auto"/>
        <w:bottom w:val="none" w:sz="0" w:space="0" w:color="auto"/>
        <w:right w:val="none" w:sz="0" w:space="0" w:color="auto"/>
      </w:divBdr>
    </w:div>
    <w:div w:id="1379402301">
      <w:marLeft w:val="640"/>
      <w:marRight w:val="0"/>
      <w:marTop w:val="0"/>
      <w:marBottom w:val="0"/>
      <w:divBdr>
        <w:top w:val="none" w:sz="0" w:space="0" w:color="auto"/>
        <w:left w:val="none" w:sz="0" w:space="0" w:color="auto"/>
        <w:bottom w:val="none" w:sz="0" w:space="0" w:color="auto"/>
        <w:right w:val="none" w:sz="0" w:space="0" w:color="auto"/>
      </w:divBdr>
    </w:div>
    <w:div w:id="1379551121">
      <w:marLeft w:val="640"/>
      <w:marRight w:val="0"/>
      <w:marTop w:val="0"/>
      <w:marBottom w:val="0"/>
      <w:divBdr>
        <w:top w:val="none" w:sz="0" w:space="0" w:color="auto"/>
        <w:left w:val="none" w:sz="0" w:space="0" w:color="auto"/>
        <w:bottom w:val="none" w:sz="0" w:space="0" w:color="auto"/>
        <w:right w:val="none" w:sz="0" w:space="0" w:color="auto"/>
      </w:divBdr>
    </w:div>
    <w:div w:id="1379551670">
      <w:marLeft w:val="640"/>
      <w:marRight w:val="0"/>
      <w:marTop w:val="0"/>
      <w:marBottom w:val="0"/>
      <w:divBdr>
        <w:top w:val="none" w:sz="0" w:space="0" w:color="auto"/>
        <w:left w:val="none" w:sz="0" w:space="0" w:color="auto"/>
        <w:bottom w:val="none" w:sz="0" w:space="0" w:color="auto"/>
        <w:right w:val="none" w:sz="0" w:space="0" w:color="auto"/>
      </w:divBdr>
    </w:div>
    <w:div w:id="1379814917">
      <w:marLeft w:val="640"/>
      <w:marRight w:val="0"/>
      <w:marTop w:val="0"/>
      <w:marBottom w:val="0"/>
      <w:divBdr>
        <w:top w:val="none" w:sz="0" w:space="0" w:color="auto"/>
        <w:left w:val="none" w:sz="0" w:space="0" w:color="auto"/>
        <w:bottom w:val="none" w:sz="0" w:space="0" w:color="auto"/>
        <w:right w:val="none" w:sz="0" w:space="0" w:color="auto"/>
      </w:divBdr>
    </w:div>
    <w:div w:id="1379817009">
      <w:marLeft w:val="640"/>
      <w:marRight w:val="0"/>
      <w:marTop w:val="0"/>
      <w:marBottom w:val="0"/>
      <w:divBdr>
        <w:top w:val="none" w:sz="0" w:space="0" w:color="auto"/>
        <w:left w:val="none" w:sz="0" w:space="0" w:color="auto"/>
        <w:bottom w:val="none" w:sz="0" w:space="0" w:color="auto"/>
        <w:right w:val="none" w:sz="0" w:space="0" w:color="auto"/>
      </w:divBdr>
    </w:div>
    <w:div w:id="1379890830">
      <w:marLeft w:val="640"/>
      <w:marRight w:val="0"/>
      <w:marTop w:val="0"/>
      <w:marBottom w:val="0"/>
      <w:divBdr>
        <w:top w:val="none" w:sz="0" w:space="0" w:color="auto"/>
        <w:left w:val="none" w:sz="0" w:space="0" w:color="auto"/>
        <w:bottom w:val="none" w:sz="0" w:space="0" w:color="auto"/>
        <w:right w:val="none" w:sz="0" w:space="0" w:color="auto"/>
      </w:divBdr>
    </w:div>
    <w:div w:id="1379891094">
      <w:marLeft w:val="640"/>
      <w:marRight w:val="0"/>
      <w:marTop w:val="0"/>
      <w:marBottom w:val="0"/>
      <w:divBdr>
        <w:top w:val="none" w:sz="0" w:space="0" w:color="auto"/>
        <w:left w:val="none" w:sz="0" w:space="0" w:color="auto"/>
        <w:bottom w:val="none" w:sz="0" w:space="0" w:color="auto"/>
        <w:right w:val="none" w:sz="0" w:space="0" w:color="auto"/>
      </w:divBdr>
    </w:div>
    <w:div w:id="1379931971">
      <w:marLeft w:val="640"/>
      <w:marRight w:val="0"/>
      <w:marTop w:val="0"/>
      <w:marBottom w:val="0"/>
      <w:divBdr>
        <w:top w:val="none" w:sz="0" w:space="0" w:color="auto"/>
        <w:left w:val="none" w:sz="0" w:space="0" w:color="auto"/>
        <w:bottom w:val="none" w:sz="0" w:space="0" w:color="auto"/>
        <w:right w:val="none" w:sz="0" w:space="0" w:color="auto"/>
      </w:divBdr>
    </w:div>
    <w:div w:id="1379932304">
      <w:marLeft w:val="640"/>
      <w:marRight w:val="0"/>
      <w:marTop w:val="0"/>
      <w:marBottom w:val="0"/>
      <w:divBdr>
        <w:top w:val="none" w:sz="0" w:space="0" w:color="auto"/>
        <w:left w:val="none" w:sz="0" w:space="0" w:color="auto"/>
        <w:bottom w:val="none" w:sz="0" w:space="0" w:color="auto"/>
        <w:right w:val="none" w:sz="0" w:space="0" w:color="auto"/>
      </w:divBdr>
    </w:div>
    <w:div w:id="1379933799">
      <w:marLeft w:val="640"/>
      <w:marRight w:val="0"/>
      <w:marTop w:val="0"/>
      <w:marBottom w:val="0"/>
      <w:divBdr>
        <w:top w:val="none" w:sz="0" w:space="0" w:color="auto"/>
        <w:left w:val="none" w:sz="0" w:space="0" w:color="auto"/>
        <w:bottom w:val="none" w:sz="0" w:space="0" w:color="auto"/>
        <w:right w:val="none" w:sz="0" w:space="0" w:color="auto"/>
      </w:divBdr>
    </w:div>
    <w:div w:id="1380010729">
      <w:marLeft w:val="640"/>
      <w:marRight w:val="0"/>
      <w:marTop w:val="0"/>
      <w:marBottom w:val="0"/>
      <w:divBdr>
        <w:top w:val="none" w:sz="0" w:space="0" w:color="auto"/>
        <w:left w:val="none" w:sz="0" w:space="0" w:color="auto"/>
        <w:bottom w:val="none" w:sz="0" w:space="0" w:color="auto"/>
        <w:right w:val="none" w:sz="0" w:space="0" w:color="auto"/>
      </w:divBdr>
    </w:div>
    <w:div w:id="1380205058">
      <w:marLeft w:val="640"/>
      <w:marRight w:val="0"/>
      <w:marTop w:val="0"/>
      <w:marBottom w:val="0"/>
      <w:divBdr>
        <w:top w:val="none" w:sz="0" w:space="0" w:color="auto"/>
        <w:left w:val="none" w:sz="0" w:space="0" w:color="auto"/>
        <w:bottom w:val="none" w:sz="0" w:space="0" w:color="auto"/>
        <w:right w:val="none" w:sz="0" w:space="0" w:color="auto"/>
      </w:divBdr>
    </w:div>
    <w:div w:id="1380275665">
      <w:marLeft w:val="640"/>
      <w:marRight w:val="0"/>
      <w:marTop w:val="0"/>
      <w:marBottom w:val="0"/>
      <w:divBdr>
        <w:top w:val="none" w:sz="0" w:space="0" w:color="auto"/>
        <w:left w:val="none" w:sz="0" w:space="0" w:color="auto"/>
        <w:bottom w:val="none" w:sz="0" w:space="0" w:color="auto"/>
        <w:right w:val="none" w:sz="0" w:space="0" w:color="auto"/>
      </w:divBdr>
    </w:div>
    <w:div w:id="1380284411">
      <w:marLeft w:val="640"/>
      <w:marRight w:val="0"/>
      <w:marTop w:val="0"/>
      <w:marBottom w:val="0"/>
      <w:divBdr>
        <w:top w:val="none" w:sz="0" w:space="0" w:color="auto"/>
        <w:left w:val="none" w:sz="0" w:space="0" w:color="auto"/>
        <w:bottom w:val="none" w:sz="0" w:space="0" w:color="auto"/>
        <w:right w:val="none" w:sz="0" w:space="0" w:color="auto"/>
      </w:divBdr>
    </w:div>
    <w:div w:id="1380324849">
      <w:marLeft w:val="640"/>
      <w:marRight w:val="0"/>
      <w:marTop w:val="0"/>
      <w:marBottom w:val="0"/>
      <w:divBdr>
        <w:top w:val="none" w:sz="0" w:space="0" w:color="auto"/>
        <w:left w:val="none" w:sz="0" w:space="0" w:color="auto"/>
        <w:bottom w:val="none" w:sz="0" w:space="0" w:color="auto"/>
        <w:right w:val="none" w:sz="0" w:space="0" w:color="auto"/>
      </w:divBdr>
    </w:div>
    <w:div w:id="1380398483">
      <w:marLeft w:val="640"/>
      <w:marRight w:val="0"/>
      <w:marTop w:val="0"/>
      <w:marBottom w:val="0"/>
      <w:divBdr>
        <w:top w:val="none" w:sz="0" w:space="0" w:color="auto"/>
        <w:left w:val="none" w:sz="0" w:space="0" w:color="auto"/>
        <w:bottom w:val="none" w:sz="0" w:space="0" w:color="auto"/>
        <w:right w:val="none" w:sz="0" w:space="0" w:color="auto"/>
      </w:divBdr>
    </w:div>
    <w:div w:id="1380399933">
      <w:marLeft w:val="640"/>
      <w:marRight w:val="0"/>
      <w:marTop w:val="0"/>
      <w:marBottom w:val="0"/>
      <w:divBdr>
        <w:top w:val="none" w:sz="0" w:space="0" w:color="auto"/>
        <w:left w:val="none" w:sz="0" w:space="0" w:color="auto"/>
        <w:bottom w:val="none" w:sz="0" w:space="0" w:color="auto"/>
        <w:right w:val="none" w:sz="0" w:space="0" w:color="auto"/>
      </w:divBdr>
    </w:div>
    <w:div w:id="1380518120">
      <w:marLeft w:val="640"/>
      <w:marRight w:val="0"/>
      <w:marTop w:val="0"/>
      <w:marBottom w:val="0"/>
      <w:divBdr>
        <w:top w:val="none" w:sz="0" w:space="0" w:color="auto"/>
        <w:left w:val="none" w:sz="0" w:space="0" w:color="auto"/>
        <w:bottom w:val="none" w:sz="0" w:space="0" w:color="auto"/>
        <w:right w:val="none" w:sz="0" w:space="0" w:color="auto"/>
      </w:divBdr>
    </w:div>
    <w:div w:id="1380545941">
      <w:marLeft w:val="640"/>
      <w:marRight w:val="0"/>
      <w:marTop w:val="0"/>
      <w:marBottom w:val="0"/>
      <w:divBdr>
        <w:top w:val="none" w:sz="0" w:space="0" w:color="auto"/>
        <w:left w:val="none" w:sz="0" w:space="0" w:color="auto"/>
        <w:bottom w:val="none" w:sz="0" w:space="0" w:color="auto"/>
        <w:right w:val="none" w:sz="0" w:space="0" w:color="auto"/>
      </w:divBdr>
    </w:div>
    <w:div w:id="1380591344">
      <w:marLeft w:val="640"/>
      <w:marRight w:val="0"/>
      <w:marTop w:val="0"/>
      <w:marBottom w:val="0"/>
      <w:divBdr>
        <w:top w:val="none" w:sz="0" w:space="0" w:color="auto"/>
        <w:left w:val="none" w:sz="0" w:space="0" w:color="auto"/>
        <w:bottom w:val="none" w:sz="0" w:space="0" w:color="auto"/>
        <w:right w:val="none" w:sz="0" w:space="0" w:color="auto"/>
      </w:divBdr>
    </w:div>
    <w:div w:id="1380669700">
      <w:marLeft w:val="640"/>
      <w:marRight w:val="0"/>
      <w:marTop w:val="0"/>
      <w:marBottom w:val="0"/>
      <w:divBdr>
        <w:top w:val="none" w:sz="0" w:space="0" w:color="auto"/>
        <w:left w:val="none" w:sz="0" w:space="0" w:color="auto"/>
        <w:bottom w:val="none" w:sz="0" w:space="0" w:color="auto"/>
        <w:right w:val="none" w:sz="0" w:space="0" w:color="auto"/>
      </w:divBdr>
    </w:div>
    <w:div w:id="1380785569">
      <w:marLeft w:val="640"/>
      <w:marRight w:val="0"/>
      <w:marTop w:val="0"/>
      <w:marBottom w:val="0"/>
      <w:divBdr>
        <w:top w:val="none" w:sz="0" w:space="0" w:color="auto"/>
        <w:left w:val="none" w:sz="0" w:space="0" w:color="auto"/>
        <w:bottom w:val="none" w:sz="0" w:space="0" w:color="auto"/>
        <w:right w:val="none" w:sz="0" w:space="0" w:color="auto"/>
      </w:divBdr>
    </w:div>
    <w:div w:id="1380788617">
      <w:marLeft w:val="640"/>
      <w:marRight w:val="0"/>
      <w:marTop w:val="0"/>
      <w:marBottom w:val="0"/>
      <w:divBdr>
        <w:top w:val="none" w:sz="0" w:space="0" w:color="auto"/>
        <w:left w:val="none" w:sz="0" w:space="0" w:color="auto"/>
        <w:bottom w:val="none" w:sz="0" w:space="0" w:color="auto"/>
        <w:right w:val="none" w:sz="0" w:space="0" w:color="auto"/>
      </w:divBdr>
    </w:div>
    <w:div w:id="1381054489">
      <w:marLeft w:val="640"/>
      <w:marRight w:val="0"/>
      <w:marTop w:val="0"/>
      <w:marBottom w:val="0"/>
      <w:divBdr>
        <w:top w:val="none" w:sz="0" w:space="0" w:color="auto"/>
        <w:left w:val="none" w:sz="0" w:space="0" w:color="auto"/>
        <w:bottom w:val="none" w:sz="0" w:space="0" w:color="auto"/>
        <w:right w:val="none" w:sz="0" w:space="0" w:color="auto"/>
      </w:divBdr>
    </w:div>
    <w:div w:id="1381171504">
      <w:marLeft w:val="640"/>
      <w:marRight w:val="0"/>
      <w:marTop w:val="0"/>
      <w:marBottom w:val="0"/>
      <w:divBdr>
        <w:top w:val="none" w:sz="0" w:space="0" w:color="auto"/>
        <w:left w:val="none" w:sz="0" w:space="0" w:color="auto"/>
        <w:bottom w:val="none" w:sz="0" w:space="0" w:color="auto"/>
        <w:right w:val="none" w:sz="0" w:space="0" w:color="auto"/>
      </w:divBdr>
    </w:div>
    <w:div w:id="1381398568">
      <w:marLeft w:val="640"/>
      <w:marRight w:val="0"/>
      <w:marTop w:val="0"/>
      <w:marBottom w:val="0"/>
      <w:divBdr>
        <w:top w:val="none" w:sz="0" w:space="0" w:color="auto"/>
        <w:left w:val="none" w:sz="0" w:space="0" w:color="auto"/>
        <w:bottom w:val="none" w:sz="0" w:space="0" w:color="auto"/>
        <w:right w:val="none" w:sz="0" w:space="0" w:color="auto"/>
      </w:divBdr>
    </w:div>
    <w:div w:id="1381436013">
      <w:marLeft w:val="640"/>
      <w:marRight w:val="0"/>
      <w:marTop w:val="0"/>
      <w:marBottom w:val="0"/>
      <w:divBdr>
        <w:top w:val="none" w:sz="0" w:space="0" w:color="auto"/>
        <w:left w:val="none" w:sz="0" w:space="0" w:color="auto"/>
        <w:bottom w:val="none" w:sz="0" w:space="0" w:color="auto"/>
        <w:right w:val="none" w:sz="0" w:space="0" w:color="auto"/>
      </w:divBdr>
    </w:div>
    <w:div w:id="1381436432">
      <w:marLeft w:val="640"/>
      <w:marRight w:val="0"/>
      <w:marTop w:val="0"/>
      <w:marBottom w:val="0"/>
      <w:divBdr>
        <w:top w:val="none" w:sz="0" w:space="0" w:color="auto"/>
        <w:left w:val="none" w:sz="0" w:space="0" w:color="auto"/>
        <w:bottom w:val="none" w:sz="0" w:space="0" w:color="auto"/>
        <w:right w:val="none" w:sz="0" w:space="0" w:color="auto"/>
      </w:divBdr>
    </w:div>
    <w:div w:id="1381440097">
      <w:marLeft w:val="640"/>
      <w:marRight w:val="0"/>
      <w:marTop w:val="0"/>
      <w:marBottom w:val="0"/>
      <w:divBdr>
        <w:top w:val="none" w:sz="0" w:space="0" w:color="auto"/>
        <w:left w:val="none" w:sz="0" w:space="0" w:color="auto"/>
        <w:bottom w:val="none" w:sz="0" w:space="0" w:color="auto"/>
        <w:right w:val="none" w:sz="0" w:space="0" w:color="auto"/>
      </w:divBdr>
    </w:div>
    <w:div w:id="1381441093">
      <w:marLeft w:val="640"/>
      <w:marRight w:val="0"/>
      <w:marTop w:val="0"/>
      <w:marBottom w:val="0"/>
      <w:divBdr>
        <w:top w:val="none" w:sz="0" w:space="0" w:color="auto"/>
        <w:left w:val="none" w:sz="0" w:space="0" w:color="auto"/>
        <w:bottom w:val="none" w:sz="0" w:space="0" w:color="auto"/>
        <w:right w:val="none" w:sz="0" w:space="0" w:color="auto"/>
      </w:divBdr>
    </w:div>
    <w:div w:id="1381519634">
      <w:marLeft w:val="640"/>
      <w:marRight w:val="0"/>
      <w:marTop w:val="0"/>
      <w:marBottom w:val="0"/>
      <w:divBdr>
        <w:top w:val="none" w:sz="0" w:space="0" w:color="auto"/>
        <w:left w:val="none" w:sz="0" w:space="0" w:color="auto"/>
        <w:bottom w:val="none" w:sz="0" w:space="0" w:color="auto"/>
        <w:right w:val="none" w:sz="0" w:space="0" w:color="auto"/>
      </w:divBdr>
    </w:div>
    <w:div w:id="1381635337">
      <w:marLeft w:val="640"/>
      <w:marRight w:val="0"/>
      <w:marTop w:val="0"/>
      <w:marBottom w:val="0"/>
      <w:divBdr>
        <w:top w:val="none" w:sz="0" w:space="0" w:color="auto"/>
        <w:left w:val="none" w:sz="0" w:space="0" w:color="auto"/>
        <w:bottom w:val="none" w:sz="0" w:space="0" w:color="auto"/>
        <w:right w:val="none" w:sz="0" w:space="0" w:color="auto"/>
      </w:divBdr>
    </w:div>
    <w:div w:id="1381783177">
      <w:marLeft w:val="640"/>
      <w:marRight w:val="0"/>
      <w:marTop w:val="0"/>
      <w:marBottom w:val="0"/>
      <w:divBdr>
        <w:top w:val="none" w:sz="0" w:space="0" w:color="auto"/>
        <w:left w:val="none" w:sz="0" w:space="0" w:color="auto"/>
        <w:bottom w:val="none" w:sz="0" w:space="0" w:color="auto"/>
        <w:right w:val="none" w:sz="0" w:space="0" w:color="auto"/>
      </w:divBdr>
    </w:div>
    <w:div w:id="1381786434">
      <w:marLeft w:val="640"/>
      <w:marRight w:val="0"/>
      <w:marTop w:val="0"/>
      <w:marBottom w:val="0"/>
      <w:divBdr>
        <w:top w:val="none" w:sz="0" w:space="0" w:color="auto"/>
        <w:left w:val="none" w:sz="0" w:space="0" w:color="auto"/>
        <w:bottom w:val="none" w:sz="0" w:space="0" w:color="auto"/>
        <w:right w:val="none" w:sz="0" w:space="0" w:color="auto"/>
      </w:divBdr>
    </w:div>
    <w:div w:id="1381829252">
      <w:marLeft w:val="640"/>
      <w:marRight w:val="0"/>
      <w:marTop w:val="0"/>
      <w:marBottom w:val="0"/>
      <w:divBdr>
        <w:top w:val="none" w:sz="0" w:space="0" w:color="auto"/>
        <w:left w:val="none" w:sz="0" w:space="0" w:color="auto"/>
        <w:bottom w:val="none" w:sz="0" w:space="0" w:color="auto"/>
        <w:right w:val="none" w:sz="0" w:space="0" w:color="auto"/>
      </w:divBdr>
    </w:div>
    <w:div w:id="1381898299">
      <w:marLeft w:val="640"/>
      <w:marRight w:val="0"/>
      <w:marTop w:val="0"/>
      <w:marBottom w:val="0"/>
      <w:divBdr>
        <w:top w:val="none" w:sz="0" w:space="0" w:color="auto"/>
        <w:left w:val="none" w:sz="0" w:space="0" w:color="auto"/>
        <w:bottom w:val="none" w:sz="0" w:space="0" w:color="auto"/>
        <w:right w:val="none" w:sz="0" w:space="0" w:color="auto"/>
      </w:divBdr>
    </w:div>
    <w:div w:id="1382097416">
      <w:marLeft w:val="640"/>
      <w:marRight w:val="0"/>
      <w:marTop w:val="0"/>
      <w:marBottom w:val="0"/>
      <w:divBdr>
        <w:top w:val="none" w:sz="0" w:space="0" w:color="auto"/>
        <w:left w:val="none" w:sz="0" w:space="0" w:color="auto"/>
        <w:bottom w:val="none" w:sz="0" w:space="0" w:color="auto"/>
        <w:right w:val="none" w:sz="0" w:space="0" w:color="auto"/>
      </w:divBdr>
    </w:div>
    <w:div w:id="1382167569">
      <w:marLeft w:val="640"/>
      <w:marRight w:val="0"/>
      <w:marTop w:val="0"/>
      <w:marBottom w:val="0"/>
      <w:divBdr>
        <w:top w:val="none" w:sz="0" w:space="0" w:color="auto"/>
        <w:left w:val="none" w:sz="0" w:space="0" w:color="auto"/>
        <w:bottom w:val="none" w:sz="0" w:space="0" w:color="auto"/>
        <w:right w:val="none" w:sz="0" w:space="0" w:color="auto"/>
      </w:divBdr>
    </w:div>
    <w:div w:id="1382169431">
      <w:marLeft w:val="640"/>
      <w:marRight w:val="0"/>
      <w:marTop w:val="0"/>
      <w:marBottom w:val="0"/>
      <w:divBdr>
        <w:top w:val="none" w:sz="0" w:space="0" w:color="auto"/>
        <w:left w:val="none" w:sz="0" w:space="0" w:color="auto"/>
        <w:bottom w:val="none" w:sz="0" w:space="0" w:color="auto"/>
        <w:right w:val="none" w:sz="0" w:space="0" w:color="auto"/>
      </w:divBdr>
    </w:div>
    <w:div w:id="1382243403">
      <w:marLeft w:val="640"/>
      <w:marRight w:val="0"/>
      <w:marTop w:val="0"/>
      <w:marBottom w:val="0"/>
      <w:divBdr>
        <w:top w:val="none" w:sz="0" w:space="0" w:color="auto"/>
        <w:left w:val="none" w:sz="0" w:space="0" w:color="auto"/>
        <w:bottom w:val="none" w:sz="0" w:space="0" w:color="auto"/>
        <w:right w:val="none" w:sz="0" w:space="0" w:color="auto"/>
      </w:divBdr>
    </w:div>
    <w:div w:id="1382244296">
      <w:marLeft w:val="640"/>
      <w:marRight w:val="0"/>
      <w:marTop w:val="0"/>
      <w:marBottom w:val="0"/>
      <w:divBdr>
        <w:top w:val="none" w:sz="0" w:space="0" w:color="auto"/>
        <w:left w:val="none" w:sz="0" w:space="0" w:color="auto"/>
        <w:bottom w:val="none" w:sz="0" w:space="0" w:color="auto"/>
        <w:right w:val="none" w:sz="0" w:space="0" w:color="auto"/>
      </w:divBdr>
    </w:div>
    <w:div w:id="1382245200">
      <w:marLeft w:val="640"/>
      <w:marRight w:val="0"/>
      <w:marTop w:val="0"/>
      <w:marBottom w:val="0"/>
      <w:divBdr>
        <w:top w:val="none" w:sz="0" w:space="0" w:color="auto"/>
        <w:left w:val="none" w:sz="0" w:space="0" w:color="auto"/>
        <w:bottom w:val="none" w:sz="0" w:space="0" w:color="auto"/>
        <w:right w:val="none" w:sz="0" w:space="0" w:color="auto"/>
      </w:divBdr>
    </w:div>
    <w:div w:id="1382245979">
      <w:marLeft w:val="640"/>
      <w:marRight w:val="0"/>
      <w:marTop w:val="0"/>
      <w:marBottom w:val="0"/>
      <w:divBdr>
        <w:top w:val="none" w:sz="0" w:space="0" w:color="auto"/>
        <w:left w:val="none" w:sz="0" w:space="0" w:color="auto"/>
        <w:bottom w:val="none" w:sz="0" w:space="0" w:color="auto"/>
        <w:right w:val="none" w:sz="0" w:space="0" w:color="auto"/>
      </w:divBdr>
    </w:div>
    <w:div w:id="1382290352">
      <w:marLeft w:val="640"/>
      <w:marRight w:val="0"/>
      <w:marTop w:val="0"/>
      <w:marBottom w:val="0"/>
      <w:divBdr>
        <w:top w:val="none" w:sz="0" w:space="0" w:color="auto"/>
        <w:left w:val="none" w:sz="0" w:space="0" w:color="auto"/>
        <w:bottom w:val="none" w:sz="0" w:space="0" w:color="auto"/>
        <w:right w:val="none" w:sz="0" w:space="0" w:color="auto"/>
      </w:divBdr>
    </w:div>
    <w:div w:id="1382292668">
      <w:marLeft w:val="640"/>
      <w:marRight w:val="0"/>
      <w:marTop w:val="0"/>
      <w:marBottom w:val="0"/>
      <w:divBdr>
        <w:top w:val="none" w:sz="0" w:space="0" w:color="auto"/>
        <w:left w:val="none" w:sz="0" w:space="0" w:color="auto"/>
        <w:bottom w:val="none" w:sz="0" w:space="0" w:color="auto"/>
        <w:right w:val="none" w:sz="0" w:space="0" w:color="auto"/>
      </w:divBdr>
    </w:div>
    <w:div w:id="1382316929">
      <w:marLeft w:val="640"/>
      <w:marRight w:val="0"/>
      <w:marTop w:val="0"/>
      <w:marBottom w:val="0"/>
      <w:divBdr>
        <w:top w:val="none" w:sz="0" w:space="0" w:color="auto"/>
        <w:left w:val="none" w:sz="0" w:space="0" w:color="auto"/>
        <w:bottom w:val="none" w:sz="0" w:space="0" w:color="auto"/>
        <w:right w:val="none" w:sz="0" w:space="0" w:color="auto"/>
      </w:divBdr>
    </w:div>
    <w:div w:id="1382364848">
      <w:marLeft w:val="640"/>
      <w:marRight w:val="0"/>
      <w:marTop w:val="0"/>
      <w:marBottom w:val="0"/>
      <w:divBdr>
        <w:top w:val="none" w:sz="0" w:space="0" w:color="auto"/>
        <w:left w:val="none" w:sz="0" w:space="0" w:color="auto"/>
        <w:bottom w:val="none" w:sz="0" w:space="0" w:color="auto"/>
        <w:right w:val="none" w:sz="0" w:space="0" w:color="auto"/>
      </w:divBdr>
    </w:div>
    <w:div w:id="1382511144">
      <w:marLeft w:val="640"/>
      <w:marRight w:val="0"/>
      <w:marTop w:val="0"/>
      <w:marBottom w:val="0"/>
      <w:divBdr>
        <w:top w:val="none" w:sz="0" w:space="0" w:color="auto"/>
        <w:left w:val="none" w:sz="0" w:space="0" w:color="auto"/>
        <w:bottom w:val="none" w:sz="0" w:space="0" w:color="auto"/>
        <w:right w:val="none" w:sz="0" w:space="0" w:color="auto"/>
      </w:divBdr>
    </w:div>
    <w:div w:id="1382514067">
      <w:marLeft w:val="640"/>
      <w:marRight w:val="0"/>
      <w:marTop w:val="0"/>
      <w:marBottom w:val="0"/>
      <w:divBdr>
        <w:top w:val="none" w:sz="0" w:space="0" w:color="auto"/>
        <w:left w:val="none" w:sz="0" w:space="0" w:color="auto"/>
        <w:bottom w:val="none" w:sz="0" w:space="0" w:color="auto"/>
        <w:right w:val="none" w:sz="0" w:space="0" w:color="auto"/>
      </w:divBdr>
    </w:div>
    <w:div w:id="1382553928">
      <w:marLeft w:val="640"/>
      <w:marRight w:val="0"/>
      <w:marTop w:val="0"/>
      <w:marBottom w:val="0"/>
      <w:divBdr>
        <w:top w:val="none" w:sz="0" w:space="0" w:color="auto"/>
        <w:left w:val="none" w:sz="0" w:space="0" w:color="auto"/>
        <w:bottom w:val="none" w:sz="0" w:space="0" w:color="auto"/>
        <w:right w:val="none" w:sz="0" w:space="0" w:color="auto"/>
      </w:divBdr>
    </w:div>
    <w:div w:id="1382557396">
      <w:marLeft w:val="640"/>
      <w:marRight w:val="0"/>
      <w:marTop w:val="0"/>
      <w:marBottom w:val="0"/>
      <w:divBdr>
        <w:top w:val="none" w:sz="0" w:space="0" w:color="auto"/>
        <w:left w:val="none" w:sz="0" w:space="0" w:color="auto"/>
        <w:bottom w:val="none" w:sz="0" w:space="0" w:color="auto"/>
        <w:right w:val="none" w:sz="0" w:space="0" w:color="auto"/>
      </w:divBdr>
    </w:div>
    <w:div w:id="1382632067">
      <w:marLeft w:val="640"/>
      <w:marRight w:val="0"/>
      <w:marTop w:val="0"/>
      <w:marBottom w:val="0"/>
      <w:divBdr>
        <w:top w:val="none" w:sz="0" w:space="0" w:color="auto"/>
        <w:left w:val="none" w:sz="0" w:space="0" w:color="auto"/>
        <w:bottom w:val="none" w:sz="0" w:space="0" w:color="auto"/>
        <w:right w:val="none" w:sz="0" w:space="0" w:color="auto"/>
      </w:divBdr>
    </w:div>
    <w:div w:id="1382709593">
      <w:marLeft w:val="640"/>
      <w:marRight w:val="0"/>
      <w:marTop w:val="0"/>
      <w:marBottom w:val="0"/>
      <w:divBdr>
        <w:top w:val="none" w:sz="0" w:space="0" w:color="auto"/>
        <w:left w:val="none" w:sz="0" w:space="0" w:color="auto"/>
        <w:bottom w:val="none" w:sz="0" w:space="0" w:color="auto"/>
        <w:right w:val="none" w:sz="0" w:space="0" w:color="auto"/>
      </w:divBdr>
    </w:div>
    <w:div w:id="1382747413">
      <w:marLeft w:val="640"/>
      <w:marRight w:val="0"/>
      <w:marTop w:val="0"/>
      <w:marBottom w:val="0"/>
      <w:divBdr>
        <w:top w:val="none" w:sz="0" w:space="0" w:color="auto"/>
        <w:left w:val="none" w:sz="0" w:space="0" w:color="auto"/>
        <w:bottom w:val="none" w:sz="0" w:space="0" w:color="auto"/>
        <w:right w:val="none" w:sz="0" w:space="0" w:color="auto"/>
      </w:divBdr>
    </w:div>
    <w:div w:id="1382827347">
      <w:marLeft w:val="640"/>
      <w:marRight w:val="0"/>
      <w:marTop w:val="0"/>
      <w:marBottom w:val="0"/>
      <w:divBdr>
        <w:top w:val="none" w:sz="0" w:space="0" w:color="auto"/>
        <w:left w:val="none" w:sz="0" w:space="0" w:color="auto"/>
        <w:bottom w:val="none" w:sz="0" w:space="0" w:color="auto"/>
        <w:right w:val="none" w:sz="0" w:space="0" w:color="auto"/>
      </w:divBdr>
    </w:div>
    <w:div w:id="1382899927">
      <w:marLeft w:val="640"/>
      <w:marRight w:val="0"/>
      <w:marTop w:val="0"/>
      <w:marBottom w:val="0"/>
      <w:divBdr>
        <w:top w:val="none" w:sz="0" w:space="0" w:color="auto"/>
        <w:left w:val="none" w:sz="0" w:space="0" w:color="auto"/>
        <w:bottom w:val="none" w:sz="0" w:space="0" w:color="auto"/>
        <w:right w:val="none" w:sz="0" w:space="0" w:color="auto"/>
      </w:divBdr>
    </w:div>
    <w:div w:id="1382942651">
      <w:marLeft w:val="640"/>
      <w:marRight w:val="0"/>
      <w:marTop w:val="0"/>
      <w:marBottom w:val="0"/>
      <w:divBdr>
        <w:top w:val="none" w:sz="0" w:space="0" w:color="auto"/>
        <w:left w:val="none" w:sz="0" w:space="0" w:color="auto"/>
        <w:bottom w:val="none" w:sz="0" w:space="0" w:color="auto"/>
        <w:right w:val="none" w:sz="0" w:space="0" w:color="auto"/>
      </w:divBdr>
    </w:div>
    <w:div w:id="1382944050">
      <w:marLeft w:val="640"/>
      <w:marRight w:val="0"/>
      <w:marTop w:val="0"/>
      <w:marBottom w:val="0"/>
      <w:divBdr>
        <w:top w:val="none" w:sz="0" w:space="0" w:color="auto"/>
        <w:left w:val="none" w:sz="0" w:space="0" w:color="auto"/>
        <w:bottom w:val="none" w:sz="0" w:space="0" w:color="auto"/>
        <w:right w:val="none" w:sz="0" w:space="0" w:color="auto"/>
      </w:divBdr>
    </w:div>
    <w:div w:id="1382973231">
      <w:marLeft w:val="640"/>
      <w:marRight w:val="0"/>
      <w:marTop w:val="0"/>
      <w:marBottom w:val="0"/>
      <w:divBdr>
        <w:top w:val="none" w:sz="0" w:space="0" w:color="auto"/>
        <w:left w:val="none" w:sz="0" w:space="0" w:color="auto"/>
        <w:bottom w:val="none" w:sz="0" w:space="0" w:color="auto"/>
        <w:right w:val="none" w:sz="0" w:space="0" w:color="auto"/>
      </w:divBdr>
    </w:div>
    <w:div w:id="1383014671">
      <w:marLeft w:val="640"/>
      <w:marRight w:val="0"/>
      <w:marTop w:val="0"/>
      <w:marBottom w:val="0"/>
      <w:divBdr>
        <w:top w:val="none" w:sz="0" w:space="0" w:color="auto"/>
        <w:left w:val="none" w:sz="0" w:space="0" w:color="auto"/>
        <w:bottom w:val="none" w:sz="0" w:space="0" w:color="auto"/>
        <w:right w:val="none" w:sz="0" w:space="0" w:color="auto"/>
      </w:divBdr>
    </w:div>
    <w:div w:id="1383023056">
      <w:marLeft w:val="640"/>
      <w:marRight w:val="0"/>
      <w:marTop w:val="0"/>
      <w:marBottom w:val="0"/>
      <w:divBdr>
        <w:top w:val="none" w:sz="0" w:space="0" w:color="auto"/>
        <w:left w:val="none" w:sz="0" w:space="0" w:color="auto"/>
        <w:bottom w:val="none" w:sz="0" w:space="0" w:color="auto"/>
        <w:right w:val="none" w:sz="0" w:space="0" w:color="auto"/>
      </w:divBdr>
    </w:div>
    <w:div w:id="1383090878">
      <w:marLeft w:val="640"/>
      <w:marRight w:val="0"/>
      <w:marTop w:val="0"/>
      <w:marBottom w:val="0"/>
      <w:divBdr>
        <w:top w:val="none" w:sz="0" w:space="0" w:color="auto"/>
        <w:left w:val="none" w:sz="0" w:space="0" w:color="auto"/>
        <w:bottom w:val="none" w:sz="0" w:space="0" w:color="auto"/>
        <w:right w:val="none" w:sz="0" w:space="0" w:color="auto"/>
      </w:divBdr>
    </w:div>
    <w:div w:id="1383139374">
      <w:marLeft w:val="640"/>
      <w:marRight w:val="0"/>
      <w:marTop w:val="0"/>
      <w:marBottom w:val="0"/>
      <w:divBdr>
        <w:top w:val="none" w:sz="0" w:space="0" w:color="auto"/>
        <w:left w:val="none" w:sz="0" w:space="0" w:color="auto"/>
        <w:bottom w:val="none" w:sz="0" w:space="0" w:color="auto"/>
        <w:right w:val="none" w:sz="0" w:space="0" w:color="auto"/>
      </w:divBdr>
    </w:div>
    <w:div w:id="1383139962">
      <w:marLeft w:val="640"/>
      <w:marRight w:val="0"/>
      <w:marTop w:val="0"/>
      <w:marBottom w:val="0"/>
      <w:divBdr>
        <w:top w:val="none" w:sz="0" w:space="0" w:color="auto"/>
        <w:left w:val="none" w:sz="0" w:space="0" w:color="auto"/>
        <w:bottom w:val="none" w:sz="0" w:space="0" w:color="auto"/>
        <w:right w:val="none" w:sz="0" w:space="0" w:color="auto"/>
      </w:divBdr>
    </w:div>
    <w:div w:id="1383140332">
      <w:marLeft w:val="640"/>
      <w:marRight w:val="0"/>
      <w:marTop w:val="0"/>
      <w:marBottom w:val="0"/>
      <w:divBdr>
        <w:top w:val="none" w:sz="0" w:space="0" w:color="auto"/>
        <w:left w:val="none" w:sz="0" w:space="0" w:color="auto"/>
        <w:bottom w:val="none" w:sz="0" w:space="0" w:color="auto"/>
        <w:right w:val="none" w:sz="0" w:space="0" w:color="auto"/>
      </w:divBdr>
    </w:div>
    <w:div w:id="1383142188">
      <w:marLeft w:val="640"/>
      <w:marRight w:val="0"/>
      <w:marTop w:val="0"/>
      <w:marBottom w:val="0"/>
      <w:divBdr>
        <w:top w:val="none" w:sz="0" w:space="0" w:color="auto"/>
        <w:left w:val="none" w:sz="0" w:space="0" w:color="auto"/>
        <w:bottom w:val="none" w:sz="0" w:space="0" w:color="auto"/>
        <w:right w:val="none" w:sz="0" w:space="0" w:color="auto"/>
      </w:divBdr>
    </w:div>
    <w:div w:id="1383213954">
      <w:marLeft w:val="640"/>
      <w:marRight w:val="0"/>
      <w:marTop w:val="0"/>
      <w:marBottom w:val="0"/>
      <w:divBdr>
        <w:top w:val="none" w:sz="0" w:space="0" w:color="auto"/>
        <w:left w:val="none" w:sz="0" w:space="0" w:color="auto"/>
        <w:bottom w:val="none" w:sz="0" w:space="0" w:color="auto"/>
        <w:right w:val="none" w:sz="0" w:space="0" w:color="auto"/>
      </w:divBdr>
    </w:div>
    <w:div w:id="1383215400">
      <w:marLeft w:val="640"/>
      <w:marRight w:val="0"/>
      <w:marTop w:val="0"/>
      <w:marBottom w:val="0"/>
      <w:divBdr>
        <w:top w:val="none" w:sz="0" w:space="0" w:color="auto"/>
        <w:left w:val="none" w:sz="0" w:space="0" w:color="auto"/>
        <w:bottom w:val="none" w:sz="0" w:space="0" w:color="auto"/>
        <w:right w:val="none" w:sz="0" w:space="0" w:color="auto"/>
      </w:divBdr>
    </w:div>
    <w:div w:id="1383292257">
      <w:marLeft w:val="640"/>
      <w:marRight w:val="0"/>
      <w:marTop w:val="0"/>
      <w:marBottom w:val="0"/>
      <w:divBdr>
        <w:top w:val="none" w:sz="0" w:space="0" w:color="auto"/>
        <w:left w:val="none" w:sz="0" w:space="0" w:color="auto"/>
        <w:bottom w:val="none" w:sz="0" w:space="0" w:color="auto"/>
        <w:right w:val="none" w:sz="0" w:space="0" w:color="auto"/>
      </w:divBdr>
    </w:div>
    <w:div w:id="1383361653">
      <w:marLeft w:val="640"/>
      <w:marRight w:val="0"/>
      <w:marTop w:val="0"/>
      <w:marBottom w:val="0"/>
      <w:divBdr>
        <w:top w:val="none" w:sz="0" w:space="0" w:color="auto"/>
        <w:left w:val="none" w:sz="0" w:space="0" w:color="auto"/>
        <w:bottom w:val="none" w:sz="0" w:space="0" w:color="auto"/>
        <w:right w:val="none" w:sz="0" w:space="0" w:color="auto"/>
      </w:divBdr>
    </w:div>
    <w:div w:id="1383405623">
      <w:marLeft w:val="640"/>
      <w:marRight w:val="0"/>
      <w:marTop w:val="0"/>
      <w:marBottom w:val="0"/>
      <w:divBdr>
        <w:top w:val="none" w:sz="0" w:space="0" w:color="auto"/>
        <w:left w:val="none" w:sz="0" w:space="0" w:color="auto"/>
        <w:bottom w:val="none" w:sz="0" w:space="0" w:color="auto"/>
        <w:right w:val="none" w:sz="0" w:space="0" w:color="auto"/>
      </w:divBdr>
    </w:div>
    <w:div w:id="1383483710">
      <w:marLeft w:val="640"/>
      <w:marRight w:val="0"/>
      <w:marTop w:val="0"/>
      <w:marBottom w:val="0"/>
      <w:divBdr>
        <w:top w:val="none" w:sz="0" w:space="0" w:color="auto"/>
        <w:left w:val="none" w:sz="0" w:space="0" w:color="auto"/>
        <w:bottom w:val="none" w:sz="0" w:space="0" w:color="auto"/>
        <w:right w:val="none" w:sz="0" w:space="0" w:color="auto"/>
      </w:divBdr>
    </w:div>
    <w:div w:id="1383555931">
      <w:marLeft w:val="640"/>
      <w:marRight w:val="0"/>
      <w:marTop w:val="0"/>
      <w:marBottom w:val="0"/>
      <w:divBdr>
        <w:top w:val="none" w:sz="0" w:space="0" w:color="auto"/>
        <w:left w:val="none" w:sz="0" w:space="0" w:color="auto"/>
        <w:bottom w:val="none" w:sz="0" w:space="0" w:color="auto"/>
        <w:right w:val="none" w:sz="0" w:space="0" w:color="auto"/>
      </w:divBdr>
    </w:div>
    <w:div w:id="1383598237">
      <w:marLeft w:val="640"/>
      <w:marRight w:val="0"/>
      <w:marTop w:val="0"/>
      <w:marBottom w:val="0"/>
      <w:divBdr>
        <w:top w:val="none" w:sz="0" w:space="0" w:color="auto"/>
        <w:left w:val="none" w:sz="0" w:space="0" w:color="auto"/>
        <w:bottom w:val="none" w:sz="0" w:space="0" w:color="auto"/>
        <w:right w:val="none" w:sz="0" w:space="0" w:color="auto"/>
      </w:divBdr>
    </w:div>
    <w:div w:id="1383628128">
      <w:marLeft w:val="640"/>
      <w:marRight w:val="0"/>
      <w:marTop w:val="0"/>
      <w:marBottom w:val="0"/>
      <w:divBdr>
        <w:top w:val="none" w:sz="0" w:space="0" w:color="auto"/>
        <w:left w:val="none" w:sz="0" w:space="0" w:color="auto"/>
        <w:bottom w:val="none" w:sz="0" w:space="0" w:color="auto"/>
        <w:right w:val="none" w:sz="0" w:space="0" w:color="auto"/>
      </w:divBdr>
    </w:div>
    <w:div w:id="1383669787">
      <w:marLeft w:val="640"/>
      <w:marRight w:val="0"/>
      <w:marTop w:val="0"/>
      <w:marBottom w:val="0"/>
      <w:divBdr>
        <w:top w:val="none" w:sz="0" w:space="0" w:color="auto"/>
        <w:left w:val="none" w:sz="0" w:space="0" w:color="auto"/>
        <w:bottom w:val="none" w:sz="0" w:space="0" w:color="auto"/>
        <w:right w:val="none" w:sz="0" w:space="0" w:color="auto"/>
      </w:divBdr>
    </w:div>
    <w:div w:id="1383748891">
      <w:marLeft w:val="640"/>
      <w:marRight w:val="0"/>
      <w:marTop w:val="0"/>
      <w:marBottom w:val="0"/>
      <w:divBdr>
        <w:top w:val="none" w:sz="0" w:space="0" w:color="auto"/>
        <w:left w:val="none" w:sz="0" w:space="0" w:color="auto"/>
        <w:bottom w:val="none" w:sz="0" w:space="0" w:color="auto"/>
        <w:right w:val="none" w:sz="0" w:space="0" w:color="auto"/>
      </w:divBdr>
    </w:div>
    <w:div w:id="1383752794">
      <w:marLeft w:val="640"/>
      <w:marRight w:val="0"/>
      <w:marTop w:val="0"/>
      <w:marBottom w:val="0"/>
      <w:divBdr>
        <w:top w:val="none" w:sz="0" w:space="0" w:color="auto"/>
        <w:left w:val="none" w:sz="0" w:space="0" w:color="auto"/>
        <w:bottom w:val="none" w:sz="0" w:space="0" w:color="auto"/>
        <w:right w:val="none" w:sz="0" w:space="0" w:color="auto"/>
      </w:divBdr>
    </w:div>
    <w:div w:id="1383753100">
      <w:marLeft w:val="640"/>
      <w:marRight w:val="0"/>
      <w:marTop w:val="0"/>
      <w:marBottom w:val="0"/>
      <w:divBdr>
        <w:top w:val="none" w:sz="0" w:space="0" w:color="auto"/>
        <w:left w:val="none" w:sz="0" w:space="0" w:color="auto"/>
        <w:bottom w:val="none" w:sz="0" w:space="0" w:color="auto"/>
        <w:right w:val="none" w:sz="0" w:space="0" w:color="auto"/>
      </w:divBdr>
    </w:div>
    <w:div w:id="1383824939">
      <w:marLeft w:val="640"/>
      <w:marRight w:val="0"/>
      <w:marTop w:val="0"/>
      <w:marBottom w:val="0"/>
      <w:divBdr>
        <w:top w:val="none" w:sz="0" w:space="0" w:color="auto"/>
        <w:left w:val="none" w:sz="0" w:space="0" w:color="auto"/>
        <w:bottom w:val="none" w:sz="0" w:space="0" w:color="auto"/>
        <w:right w:val="none" w:sz="0" w:space="0" w:color="auto"/>
      </w:divBdr>
    </w:div>
    <w:div w:id="1383864858">
      <w:marLeft w:val="640"/>
      <w:marRight w:val="0"/>
      <w:marTop w:val="0"/>
      <w:marBottom w:val="0"/>
      <w:divBdr>
        <w:top w:val="none" w:sz="0" w:space="0" w:color="auto"/>
        <w:left w:val="none" w:sz="0" w:space="0" w:color="auto"/>
        <w:bottom w:val="none" w:sz="0" w:space="0" w:color="auto"/>
        <w:right w:val="none" w:sz="0" w:space="0" w:color="auto"/>
      </w:divBdr>
    </w:div>
    <w:div w:id="1383867175">
      <w:marLeft w:val="640"/>
      <w:marRight w:val="0"/>
      <w:marTop w:val="0"/>
      <w:marBottom w:val="0"/>
      <w:divBdr>
        <w:top w:val="none" w:sz="0" w:space="0" w:color="auto"/>
        <w:left w:val="none" w:sz="0" w:space="0" w:color="auto"/>
        <w:bottom w:val="none" w:sz="0" w:space="0" w:color="auto"/>
        <w:right w:val="none" w:sz="0" w:space="0" w:color="auto"/>
      </w:divBdr>
    </w:div>
    <w:div w:id="1383944490">
      <w:marLeft w:val="640"/>
      <w:marRight w:val="0"/>
      <w:marTop w:val="0"/>
      <w:marBottom w:val="0"/>
      <w:divBdr>
        <w:top w:val="none" w:sz="0" w:space="0" w:color="auto"/>
        <w:left w:val="none" w:sz="0" w:space="0" w:color="auto"/>
        <w:bottom w:val="none" w:sz="0" w:space="0" w:color="auto"/>
        <w:right w:val="none" w:sz="0" w:space="0" w:color="auto"/>
      </w:divBdr>
    </w:div>
    <w:div w:id="1383944501">
      <w:marLeft w:val="640"/>
      <w:marRight w:val="0"/>
      <w:marTop w:val="0"/>
      <w:marBottom w:val="0"/>
      <w:divBdr>
        <w:top w:val="none" w:sz="0" w:space="0" w:color="auto"/>
        <w:left w:val="none" w:sz="0" w:space="0" w:color="auto"/>
        <w:bottom w:val="none" w:sz="0" w:space="0" w:color="auto"/>
        <w:right w:val="none" w:sz="0" w:space="0" w:color="auto"/>
      </w:divBdr>
    </w:div>
    <w:div w:id="1384017917">
      <w:marLeft w:val="640"/>
      <w:marRight w:val="0"/>
      <w:marTop w:val="0"/>
      <w:marBottom w:val="0"/>
      <w:divBdr>
        <w:top w:val="none" w:sz="0" w:space="0" w:color="auto"/>
        <w:left w:val="none" w:sz="0" w:space="0" w:color="auto"/>
        <w:bottom w:val="none" w:sz="0" w:space="0" w:color="auto"/>
        <w:right w:val="none" w:sz="0" w:space="0" w:color="auto"/>
      </w:divBdr>
    </w:div>
    <w:div w:id="1384057843">
      <w:marLeft w:val="640"/>
      <w:marRight w:val="0"/>
      <w:marTop w:val="0"/>
      <w:marBottom w:val="0"/>
      <w:divBdr>
        <w:top w:val="none" w:sz="0" w:space="0" w:color="auto"/>
        <w:left w:val="none" w:sz="0" w:space="0" w:color="auto"/>
        <w:bottom w:val="none" w:sz="0" w:space="0" w:color="auto"/>
        <w:right w:val="none" w:sz="0" w:space="0" w:color="auto"/>
      </w:divBdr>
    </w:div>
    <w:div w:id="1384208009">
      <w:marLeft w:val="640"/>
      <w:marRight w:val="0"/>
      <w:marTop w:val="0"/>
      <w:marBottom w:val="0"/>
      <w:divBdr>
        <w:top w:val="none" w:sz="0" w:space="0" w:color="auto"/>
        <w:left w:val="none" w:sz="0" w:space="0" w:color="auto"/>
        <w:bottom w:val="none" w:sz="0" w:space="0" w:color="auto"/>
        <w:right w:val="none" w:sz="0" w:space="0" w:color="auto"/>
      </w:divBdr>
    </w:div>
    <w:div w:id="1384254204">
      <w:marLeft w:val="640"/>
      <w:marRight w:val="0"/>
      <w:marTop w:val="0"/>
      <w:marBottom w:val="0"/>
      <w:divBdr>
        <w:top w:val="none" w:sz="0" w:space="0" w:color="auto"/>
        <w:left w:val="none" w:sz="0" w:space="0" w:color="auto"/>
        <w:bottom w:val="none" w:sz="0" w:space="0" w:color="auto"/>
        <w:right w:val="none" w:sz="0" w:space="0" w:color="auto"/>
      </w:divBdr>
    </w:div>
    <w:div w:id="1384330861">
      <w:marLeft w:val="640"/>
      <w:marRight w:val="0"/>
      <w:marTop w:val="0"/>
      <w:marBottom w:val="0"/>
      <w:divBdr>
        <w:top w:val="none" w:sz="0" w:space="0" w:color="auto"/>
        <w:left w:val="none" w:sz="0" w:space="0" w:color="auto"/>
        <w:bottom w:val="none" w:sz="0" w:space="0" w:color="auto"/>
        <w:right w:val="none" w:sz="0" w:space="0" w:color="auto"/>
      </w:divBdr>
    </w:div>
    <w:div w:id="1384333049">
      <w:marLeft w:val="640"/>
      <w:marRight w:val="0"/>
      <w:marTop w:val="0"/>
      <w:marBottom w:val="0"/>
      <w:divBdr>
        <w:top w:val="none" w:sz="0" w:space="0" w:color="auto"/>
        <w:left w:val="none" w:sz="0" w:space="0" w:color="auto"/>
        <w:bottom w:val="none" w:sz="0" w:space="0" w:color="auto"/>
        <w:right w:val="none" w:sz="0" w:space="0" w:color="auto"/>
      </w:divBdr>
    </w:div>
    <w:div w:id="1384402584">
      <w:marLeft w:val="640"/>
      <w:marRight w:val="0"/>
      <w:marTop w:val="0"/>
      <w:marBottom w:val="0"/>
      <w:divBdr>
        <w:top w:val="none" w:sz="0" w:space="0" w:color="auto"/>
        <w:left w:val="none" w:sz="0" w:space="0" w:color="auto"/>
        <w:bottom w:val="none" w:sz="0" w:space="0" w:color="auto"/>
        <w:right w:val="none" w:sz="0" w:space="0" w:color="auto"/>
      </w:divBdr>
    </w:div>
    <w:div w:id="1384403842">
      <w:marLeft w:val="640"/>
      <w:marRight w:val="0"/>
      <w:marTop w:val="0"/>
      <w:marBottom w:val="0"/>
      <w:divBdr>
        <w:top w:val="none" w:sz="0" w:space="0" w:color="auto"/>
        <w:left w:val="none" w:sz="0" w:space="0" w:color="auto"/>
        <w:bottom w:val="none" w:sz="0" w:space="0" w:color="auto"/>
        <w:right w:val="none" w:sz="0" w:space="0" w:color="auto"/>
      </w:divBdr>
    </w:div>
    <w:div w:id="1384407894">
      <w:marLeft w:val="640"/>
      <w:marRight w:val="0"/>
      <w:marTop w:val="0"/>
      <w:marBottom w:val="0"/>
      <w:divBdr>
        <w:top w:val="none" w:sz="0" w:space="0" w:color="auto"/>
        <w:left w:val="none" w:sz="0" w:space="0" w:color="auto"/>
        <w:bottom w:val="none" w:sz="0" w:space="0" w:color="auto"/>
        <w:right w:val="none" w:sz="0" w:space="0" w:color="auto"/>
      </w:divBdr>
    </w:div>
    <w:div w:id="1384409044">
      <w:marLeft w:val="640"/>
      <w:marRight w:val="0"/>
      <w:marTop w:val="0"/>
      <w:marBottom w:val="0"/>
      <w:divBdr>
        <w:top w:val="none" w:sz="0" w:space="0" w:color="auto"/>
        <w:left w:val="none" w:sz="0" w:space="0" w:color="auto"/>
        <w:bottom w:val="none" w:sz="0" w:space="0" w:color="auto"/>
        <w:right w:val="none" w:sz="0" w:space="0" w:color="auto"/>
      </w:divBdr>
    </w:div>
    <w:div w:id="1384476211">
      <w:marLeft w:val="640"/>
      <w:marRight w:val="0"/>
      <w:marTop w:val="0"/>
      <w:marBottom w:val="0"/>
      <w:divBdr>
        <w:top w:val="none" w:sz="0" w:space="0" w:color="auto"/>
        <w:left w:val="none" w:sz="0" w:space="0" w:color="auto"/>
        <w:bottom w:val="none" w:sz="0" w:space="0" w:color="auto"/>
        <w:right w:val="none" w:sz="0" w:space="0" w:color="auto"/>
      </w:divBdr>
    </w:div>
    <w:div w:id="1384478885">
      <w:marLeft w:val="640"/>
      <w:marRight w:val="0"/>
      <w:marTop w:val="0"/>
      <w:marBottom w:val="0"/>
      <w:divBdr>
        <w:top w:val="none" w:sz="0" w:space="0" w:color="auto"/>
        <w:left w:val="none" w:sz="0" w:space="0" w:color="auto"/>
        <w:bottom w:val="none" w:sz="0" w:space="0" w:color="auto"/>
        <w:right w:val="none" w:sz="0" w:space="0" w:color="auto"/>
      </w:divBdr>
    </w:div>
    <w:div w:id="1384479646">
      <w:marLeft w:val="640"/>
      <w:marRight w:val="0"/>
      <w:marTop w:val="0"/>
      <w:marBottom w:val="0"/>
      <w:divBdr>
        <w:top w:val="none" w:sz="0" w:space="0" w:color="auto"/>
        <w:left w:val="none" w:sz="0" w:space="0" w:color="auto"/>
        <w:bottom w:val="none" w:sz="0" w:space="0" w:color="auto"/>
        <w:right w:val="none" w:sz="0" w:space="0" w:color="auto"/>
      </w:divBdr>
    </w:div>
    <w:div w:id="1384519880">
      <w:marLeft w:val="640"/>
      <w:marRight w:val="0"/>
      <w:marTop w:val="0"/>
      <w:marBottom w:val="0"/>
      <w:divBdr>
        <w:top w:val="none" w:sz="0" w:space="0" w:color="auto"/>
        <w:left w:val="none" w:sz="0" w:space="0" w:color="auto"/>
        <w:bottom w:val="none" w:sz="0" w:space="0" w:color="auto"/>
        <w:right w:val="none" w:sz="0" w:space="0" w:color="auto"/>
      </w:divBdr>
    </w:div>
    <w:div w:id="1384594105">
      <w:marLeft w:val="640"/>
      <w:marRight w:val="0"/>
      <w:marTop w:val="0"/>
      <w:marBottom w:val="0"/>
      <w:divBdr>
        <w:top w:val="none" w:sz="0" w:space="0" w:color="auto"/>
        <w:left w:val="none" w:sz="0" w:space="0" w:color="auto"/>
        <w:bottom w:val="none" w:sz="0" w:space="0" w:color="auto"/>
        <w:right w:val="none" w:sz="0" w:space="0" w:color="auto"/>
      </w:divBdr>
    </w:div>
    <w:div w:id="1384672035">
      <w:marLeft w:val="640"/>
      <w:marRight w:val="0"/>
      <w:marTop w:val="0"/>
      <w:marBottom w:val="0"/>
      <w:divBdr>
        <w:top w:val="none" w:sz="0" w:space="0" w:color="auto"/>
        <w:left w:val="none" w:sz="0" w:space="0" w:color="auto"/>
        <w:bottom w:val="none" w:sz="0" w:space="0" w:color="auto"/>
        <w:right w:val="none" w:sz="0" w:space="0" w:color="auto"/>
      </w:divBdr>
    </w:div>
    <w:div w:id="1384675201">
      <w:marLeft w:val="640"/>
      <w:marRight w:val="0"/>
      <w:marTop w:val="0"/>
      <w:marBottom w:val="0"/>
      <w:divBdr>
        <w:top w:val="none" w:sz="0" w:space="0" w:color="auto"/>
        <w:left w:val="none" w:sz="0" w:space="0" w:color="auto"/>
        <w:bottom w:val="none" w:sz="0" w:space="0" w:color="auto"/>
        <w:right w:val="none" w:sz="0" w:space="0" w:color="auto"/>
      </w:divBdr>
    </w:div>
    <w:div w:id="1384717741">
      <w:marLeft w:val="640"/>
      <w:marRight w:val="0"/>
      <w:marTop w:val="0"/>
      <w:marBottom w:val="0"/>
      <w:divBdr>
        <w:top w:val="none" w:sz="0" w:space="0" w:color="auto"/>
        <w:left w:val="none" w:sz="0" w:space="0" w:color="auto"/>
        <w:bottom w:val="none" w:sz="0" w:space="0" w:color="auto"/>
        <w:right w:val="none" w:sz="0" w:space="0" w:color="auto"/>
      </w:divBdr>
    </w:div>
    <w:div w:id="1384793619">
      <w:marLeft w:val="640"/>
      <w:marRight w:val="0"/>
      <w:marTop w:val="0"/>
      <w:marBottom w:val="0"/>
      <w:divBdr>
        <w:top w:val="none" w:sz="0" w:space="0" w:color="auto"/>
        <w:left w:val="none" w:sz="0" w:space="0" w:color="auto"/>
        <w:bottom w:val="none" w:sz="0" w:space="0" w:color="auto"/>
        <w:right w:val="none" w:sz="0" w:space="0" w:color="auto"/>
      </w:divBdr>
    </w:div>
    <w:div w:id="1384795463">
      <w:marLeft w:val="640"/>
      <w:marRight w:val="0"/>
      <w:marTop w:val="0"/>
      <w:marBottom w:val="0"/>
      <w:divBdr>
        <w:top w:val="none" w:sz="0" w:space="0" w:color="auto"/>
        <w:left w:val="none" w:sz="0" w:space="0" w:color="auto"/>
        <w:bottom w:val="none" w:sz="0" w:space="0" w:color="auto"/>
        <w:right w:val="none" w:sz="0" w:space="0" w:color="auto"/>
      </w:divBdr>
    </w:div>
    <w:div w:id="1384863315">
      <w:marLeft w:val="640"/>
      <w:marRight w:val="0"/>
      <w:marTop w:val="0"/>
      <w:marBottom w:val="0"/>
      <w:divBdr>
        <w:top w:val="none" w:sz="0" w:space="0" w:color="auto"/>
        <w:left w:val="none" w:sz="0" w:space="0" w:color="auto"/>
        <w:bottom w:val="none" w:sz="0" w:space="0" w:color="auto"/>
        <w:right w:val="none" w:sz="0" w:space="0" w:color="auto"/>
      </w:divBdr>
    </w:div>
    <w:div w:id="1384869489">
      <w:marLeft w:val="640"/>
      <w:marRight w:val="0"/>
      <w:marTop w:val="0"/>
      <w:marBottom w:val="0"/>
      <w:divBdr>
        <w:top w:val="none" w:sz="0" w:space="0" w:color="auto"/>
        <w:left w:val="none" w:sz="0" w:space="0" w:color="auto"/>
        <w:bottom w:val="none" w:sz="0" w:space="0" w:color="auto"/>
        <w:right w:val="none" w:sz="0" w:space="0" w:color="auto"/>
      </w:divBdr>
    </w:div>
    <w:div w:id="1384909295">
      <w:marLeft w:val="640"/>
      <w:marRight w:val="0"/>
      <w:marTop w:val="0"/>
      <w:marBottom w:val="0"/>
      <w:divBdr>
        <w:top w:val="none" w:sz="0" w:space="0" w:color="auto"/>
        <w:left w:val="none" w:sz="0" w:space="0" w:color="auto"/>
        <w:bottom w:val="none" w:sz="0" w:space="0" w:color="auto"/>
        <w:right w:val="none" w:sz="0" w:space="0" w:color="auto"/>
      </w:divBdr>
    </w:div>
    <w:div w:id="1385175447">
      <w:marLeft w:val="640"/>
      <w:marRight w:val="0"/>
      <w:marTop w:val="0"/>
      <w:marBottom w:val="0"/>
      <w:divBdr>
        <w:top w:val="none" w:sz="0" w:space="0" w:color="auto"/>
        <w:left w:val="none" w:sz="0" w:space="0" w:color="auto"/>
        <w:bottom w:val="none" w:sz="0" w:space="0" w:color="auto"/>
        <w:right w:val="none" w:sz="0" w:space="0" w:color="auto"/>
      </w:divBdr>
    </w:div>
    <w:div w:id="1385182574">
      <w:marLeft w:val="640"/>
      <w:marRight w:val="0"/>
      <w:marTop w:val="0"/>
      <w:marBottom w:val="0"/>
      <w:divBdr>
        <w:top w:val="none" w:sz="0" w:space="0" w:color="auto"/>
        <w:left w:val="none" w:sz="0" w:space="0" w:color="auto"/>
        <w:bottom w:val="none" w:sz="0" w:space="0" w:color="auto"/>
        <w:right w:val="none" w:sz="0" w:space="0" w:color="auto"/>
      </w:divBdr>
    </w:div>
    <w:div w:id="1385249011">
      <w:marLeft w:val="640"/>
      <w:marRight w:val="0"/>
      <w:marTop w:val="0"/>
      <w:marBottom w:val="0"/>
      <w:divBdr>
        <w:top w:val="none" w:sz="0" w:space="0" w:color="auto"/>
        <w:left w:val="none" w:sz="0" w:space="0" w:color="auto"/>
        <w:bottom w:val="none" w:sz="0" w:space="0" w:color="auto"/>
        <w:right w:val="none" w:sz="0" w:space="0" w:color="auto"/>
      </w:divBdr>
    </w:div>
    <w:div w:id="1385329351">
      <w:marLeft w:val="640"/>
      <w:marRight w:val="0"/>
      <w:marTop w:val="0"/>
      <w:marBottom w:val="0"/>
      <w:divBdr>
        <w:top w:val="none" w:sz="0" w:space="0" w:color="auto"/>
        <w:left w:val="none" w:sz="0" w:space="0" w:color="auto"/>
        <w:bottom w:val="none" w:sz="0" w:space="0" w:color="auto"/>
        <w:right w:val="none" w:sz="0" w:space="0" w:color="auto"/>
      </w:divBdr>
    </w:div>
    <w:div w:id="1385450826">
      <w:marLeft w:val="640"/>
      <w:marRight w:val="0"/>
      <w:marTop w:val="0"/>
      <w:marBottom w:val="0"/>
      <w:divBdr>
        <w:top w:val="none" w:sz="0" w:space="0" w:color="auto"/>
        <w:left w:val="none" w:sz="0" w:space="0" w:color="auto"/>
        <w:bottom w:val="none" w:sz="0" w:space="0" w:color="auto"/>
        <w:right w:val="none" w:sz="0" w:space="0" w:color="auto"/>
      </w:divBdr>
    </w:div>
    <w:div w:id="1385562301">
      <w:marLeft w:val="640"/>
      <w:marRight w:val="0"/>
      <w:marTop w:val="0"/>
      <w:marBottom w:val="0"/>
      <w:divBdr>
        <w:top w:val="none" w:sz="0" w:space="0" w:color="auto"/>
        <w:left w:val="none" w:sz="0" w:space="0" w:color="auto"/>
        <w:bottom w:val="none" w:sz="0" w:space="0" w:color="auto"/>
        <w:right w:val="none" w:sz="0" w:space="0" w:color="auto"/>
      </w:divBdr>
    </w:div>
    <w:div w:id="1385564224">
      <w:marLeft w:val="640"/>
      <w:marRight w:val="0"/>
      <w:marTop w:val="0"/>
      <w:marBottom w:val="0"/>
      <w:divBdr>
        <w:top w:val="none" w:sz="0" w:space="0" w:color="auto"/>
        <w:left w:val="none" w:sz="0" w:space="0" w:color="auto"/>
        <w:bottom w:val="none" w:sz="0" w:space="0" w:color="auto"/>
        <w:right w:val="none" w:sz="0" w:space="0" w:color="auto"/>
      </w:divBdr>
    </w:div>
    <w:div w:id="1385593106">
      <w:marLeft w:val="640"/>
      <w:marRight w:val="0"/>
      <w:marTop w:val="0"/>
      <w:marBottom w:val="0"/>
      <w:divBdr>
        <w:top w:val="none" w:sz="0" w:space="0" w:color="auto"/>
        <w:left w:val="none" w:sz="0" w:space="0" w:color="auto"/>
        <w:bottom w:val="none" w:sz="0" w:space="0" w:color="auto"/>
        <w:right w:val="none" w:sz="0" w:space="0" w:color="auto"/>
      </w:divBdr>
    </w:div>
    <w:div w:id="1385713186">
      <w:marLeft w:val="640"/>
      <w:marRight w:val="0"/>
      <w:marTop w:val="0"/>
      <w:marBottom w:val="0"/>
      <w:divBdr>
        <w:top w:val="none" w:sz="0" w:space="0" w:color="auto"/>
        <w:left w:val="none" w:sz="0" w:space="0" w:color="auto"/>
        <w:bottom w:val="none" w:sz="0" w:space="0" w:color="auto"/>
        <w:right w:val="none" w:sz="0" w:space="0" w:color="auto"/>
      </w:divBdr>
    </w:div>
    <w:div w:id="1385759309">
      <w:marLeft w:val="640"/>
      <w:marRight w:val="0"/>
      <w:marTop w:val="0"/>
      <w:marBottom w:val="0"/>
      <w:divBdr>
        <w:top w:val="none" w:sz="0" w:space="0" w:color="auto"/>
        <w:left w:val="none" w:sz="0" w:space="0" w:color="auto"/>
        <w:bottom w:val="none" w:sz="0" w:space="0" w:color="auto"/>
        <w:right w:val="none" w:sz="0" w:space="0" w:color="auto"/>
      </w:divBdr>
    </w:div>
    <w:div w:id="1385830617">
      <w:marLeft w:val="640"/>
      <w:marRight w:val="0"/>
      <w:marTop w:val="0"/>
      <w:marBottom w:val="0"/>
      <w:divBdr>
        <w:top w:val="none" w:sz="0" w:space="0" w:color="auto"/>
        <w:left w:val="none" w:sz="0" w:space="0" w:color="auto"/>
        <w:bottom w:val="none" w:sz="0" w:space="0" w:color="auto"/>
        <w:right w:val="none" w:sz="0" w:space="0" w:color="auto"/>
      </w:divBdr>
    </w:div>
    <w:div w:id="1385986053">
      <w:marLeft w:val="640"/>
      <w:marRight w:val="0"/>
      <w:marTop w:val="0"/>
      <w:marBottom w:val="0"/>
      <w:divBdr>
        <w:top w:val="none" w:sz="0" w:space="0" w:color="auto"/>
        <w:left w:val="none" w:sz="0" w:space="0" w:color="auto"/>
        <w:bottom w:val="none" w:sz="0" w:space="0" w:color="auto"/>
        <w:right w:val="none" w:sz="0" w:space="0" w:color="auto"/>
      </w:divBdr>
    </w:div>
    <w:div w:id="1386022911">
      <w:marLeft w:val="640"/>
      <w:marRight w:val="0"/>
      <w:marTop w:val="0"/>
      <w:marBottom w:val="0"/>
      <w:divBdr>
        <w:top w:val="none" w:sz="0" w:space="0" w:color="auto"/>
        <w:left w:val="none" w:sz="0" w:space="0" w:color="auto"/>
        <w:bottom w:val="none" w:sz="0" w:space="0" w:color="auto"/>
        <w:right w:val="none" w:sz="0" w:space="0" w:color="auto"/>
      </w:divBdr>
    </w:div>
    <w:div w:id="1386099644">
      <w:marLeft w:val="640"/>
      <w:marRight w:val="0"/>
      <w:marTop w:val="0"/>
      <w:marBottom w:val="0"/>
      <w:divBdr>
        <w:top w:val="none" w:sz="0" w:space="0" w:color="auto"/>
        <w:left w:val="none" w:sz="0" w:space="0" w:color="auto"/>
        <w:bottom w:val="none" w:sz="0" w:space="0" w:color="auto"/>
        <w:right w:val="none" w:sz="0" w:space="0" w:color="auto"/>
      </w:divBdr>
    </w:div>
    <w:div w:id="1386101529">
      <w:marLeft w:val="640"/>
      <w:marRight w:val="0"/>
      <w:marTop w:val="0"/>
      <w:marBottom w:val="0"/>
      <w:divBdr>
        <w:top w:val="none" w:sz="0" w:space="0" w:color="auto"/>
        <w:left w:val="none" w:sz="0" w:space="0" w:color="auto"/>
        <w:bottom w:val="none" w:sz="0" w:space="0" w:color="auto"/>
        <w:right w:val="none" w:sz="0" w:space="0" w:color="auto"/>
      </w:divBdr>
    </w:div>
    <w:div w:id="1386104071">
      <w:marLeft w:val="640"/>
      <w:marRight w:val="0"/>
      <w:marTop w:val="0"/>
      <w:marBottom w:val="0"/>
      <w:divBdr>
        <w:top w:val="none" w:sz="0" w:space="0" w:color="auto"/>
        <w:left w:val="none" w:sz="0" w:space="0" w:color="auto"/>
        <w:bottom w:val="none" w:sz="0" w:space="0" w:color="auto"/>
        <w:right w:val="none" w:sz="0" w:space="0" w:color="auto"/>
      </w:divBdr>
    </w:div>
    <w:div w:id="1386106685">
      <w:marLeft w:val="640"/>
      <w:marRight w:val="0"/>
      <w:marTop w:val="0"/>
      <w:marBottom w:val="0"/>
      <w:divBdr>
        <w:top w:val="none" w:sz="0" w:space="0" w:color="auto"/>
        <w:left w:val="none" w:sz="0" w:space="0" w:color="auto"/>
        <w:bottom w:val="none" w:sz="0" w:space="0" w:color="auto"/>
        <w:right w:val="none" w:sz="0" w:space="0" w:color="auto"/>
      </w:divBdr>
    </w:div>
    <w:div w:id="1386179375">
      <w:marLeft w:val="640"/>
      <w:marRight w:val="0"/>
      <w:marTop w:val="0"/>
      <w:marBottom w:val="0"/>
      <w:divBdr>
        <w:top w:val="none" w:sz="0" w:space="0" w:color="auto"/>
        <w:left w:val="none" w:sz="0" w:space="0" w:color="auto"/>
        <w:bottom w:val="none" w:sz="0" w:space="0" w:color="auto"/>
        <w:right w:val="none" w:sz="0" w:space="0" w:color="auto"/>
      </w:divBdr>
    </w:div>
    <w:div w:id="1386218158">
      <w:marLeft w:val="640"/>
      <w:marRight w:val="0"/>
      <w:marTop w:val="0"/>
      <w:marBottom w:val="0"/>
      <w:divBdr>
        <w:top w:val="none" w:sz="0" w:space="0" w:color="auto"/>
        <w:left w:val="none" w:sz="0" w:space="0" w:color="auto"/>
        <w:bottom w:val="none" w:sz="0" w:space="0" w:color="auto"/>
        <w:right w:val="none" w:sz="0" w:space="0" w:color="auto"/>
      </w:divBdr>
    </w:div>
    <w:div w:id="1386219698">
      <w:marLeft w:val="480"/>
      <w:marRight w:val="0"/>
      <w:marTop w:val="0"/>
      <w:marBottom w:val="0"/>
      <w:divBdr>
        <w:top w:val="none" w:sz="0" w:space="0" w:color="auto"/>
        <w:left w:val="none" w:sz="0" w:space="0" w:color="auto"/>
        <w:bottom w:val="none" w:sz="0" w:space="0" w:color="auto"/>
        <w:right w:val="none" w:sz="0" w:space="0" w:color="auto"/>
      </w:divBdr>
    </w:div>
    <w:div w:id="1386249199">
      <w:marLeft w:val="640"/>
      <w:marRight w:val="0"/>
      <w:marTop w:val="0"/>
      <w:marBottom w:val="0"/>
      <w:divBdr>
        <w:top w:val="none" w:sz="0" w:space="0" w:color="auto"/>
        <w:left w:val="none" w:sz="0" w:space="0" w:color="auto"/>
        <w:bottom w:val="none" w:sz="0" w:space="0" w:color="auto"/>
        <w:right w:val="none" w:sz="0" w:space="0" w:color="auto"/>
      </w:divBdr>
    </w:div>
    <w:div w:id="1386297457">
      <w:marLeft w:val="640"/>
      <w:marRight w:val="0"/>
      <w:marTop w:val="0"/>
      <w:marBottom w:val="0"/>
      <w:divBdr>
        <w:top w:val="none" w:sz="0" w:space="0" w:color="auto"/>
        <w:left w:val="none" w:sz="0" w:space="0" w:color="auto"/>
        <w:bottom w:val="none" w:sz="0" w:space="0" w:color="auto"/>
        <w:right w:val="none" w:sz="0" w:space="0" w:color="auto"/>
      </w:divBdr>
    </w:div>
    <w:div w:id="1386369304">
      <w:marLeft w:val="640"/>
      <w:marRight w:val="0"/>
      <w:marTop w:val="0"/>
      <w:marBottom w:val="0"/>
      <w:divBdr>
        <w:top w:val="none" w:sz="0" w:space="0" w:color="auto"/>
        <w:left w:val="none" w:sz="0" w:space="0" w:color="auto"/>
        <w:bottom w:val="none" w:sz="0" w:space="0" w:color="auto"/>
        <w:right w:val="none" w:sz="0" w:space="0" w:color="auto"/>
      </w:divBdr>
    </w:div>
    <w:div w:id="1386373909">
      <w:marLeft w:val="640"/>
      <w:marRight w:val="0"/>
      <w:marTop w:val="0"/>
      <w:marBottom w:val="0"/>
      <w:divBdr>
        <w:top w:val="none" w:sz="0" w:space="0" w:color="auto"/>
        <w:left w:val="none" w:sz="0" w:space="0" w:color="auto"/>
        <w:bottom w:val="none" w:sz="0" w:space="0" w:color="auto"/>
        <w:right w:val="none" w:sz="0" w:space="0" w:color="auto"/>
      </w:divBdr>
    </w:div>
    <w:div w:id="1386417218">
      <w:marLeft w:val="640"/>
      <w:marRight w:val="0"/>
      <w:marTop w:val="0"/>
      <w:marBottom w:val="0"/>
      <w:divBdr>
        <w:top w:val="none" w:sz="0" w:space="0" w:color="auto"/>
        <w:left w:val="none" w:sz="0" w:space="0" w:color="auto"/>
        <w:bottom w:val="none" w:sz="0" w:space="0" w:color="auto"/>
        <w:right w:val="none" w:sz="0" w:space="0" w:color="auto"/>
      </w:divBdr>
    </w:div>
    <w:div w:id="1386563425">
      <w:marLeft w:val="640"/>
      <w:marRight w:val="0"/>
      <w:marTop w:val="0"/>
      <w:marBottom w:val="0"/>
      <w:divBdr>
        <w:top w:val="none" w:sz="0" w:space="0" w:color="auto"/>
        <w:left w:val="none" w:sz="0" w:space="0" w:color="auto"/>
        <w:bottom w:val="none" w:sz="0" w:space="0" w:color="auto"/>
        <w:right w:val="none" w:sz="0" w:space="0" w:color="auto"/>
      </w:divBdr>
    </w:div>
    <w:div w:id="1386567513">
      <w:marLeft w:val="640"/>
      <w:marRight w:val="0"/>
      <w:marTop w:val="0"/>
      <w:marBottom w:val="0"/>
      <w:divBdr>
        <w:top w:val="none" w:sz="0" w:space="0" w:color="auto"/>
        <w:left w:val="none" w:sz="0" w:space="0" w:color="auto"/>
        <w:bottom w:val="none" w:sz="0" w:space="0" w:color="auto"/>
        <w:right w:val="none" w:sz="0" w:space="0" w:color="auto"/>
      </w:divBdr>
    </w:div>
    <w:div w:id="1386686903">
      <w:marLeft w:val="640"/>
      <w:marRight w:val="0"/>
      <w:marTop w:val="0"/>
      <w:marBottom w:val="0"/>
      <w:divBdr>
        <w:top w:val="none" w:sz="0" w:space="0" w:color="auto"/>
        <w:left w:val="none" w:sz="0" w:space="0" w:color="auto"/>
        <w:bottom w:val="none" w:sz="0" w:space="0" w:color="auto"/>
        <w:right w:val="none" w:sz="0" w:space="0" w:color="auto"/>
      </w:divBdr>
    </w:div>
    <w:div w:id="1386834547">
      <w:marLeft w:val="640"/>
      <w:marRight w:val="0"/>
      <w:marTop w:val="0"/>
      <w:marBottom w:val="0"/>
      <w:divBdr>
        <w:top w:val="none" w:sz="0" w:space="0" w:color="auto"/>
        <w:left w:val="none" w:sz="0" w:space="0" w:color="auto"/>
        <w:bottom w:val="none" w:sz="0" w:space="0" w:color="auto"/>
        <w:right w:val="none" w:sz="0" w:space="0" w:color="auto"/>
      </w:divBdr>
    </w:div>
    <w:div w:id="1387023373">
      <w:marLeft w:val="640"/>
      <w:marRight w:val="0"/>
      <w:marTop w:val="0"/>
      <w:marBottom w:val="0"/>
      <w:divBdr>
        <w:top w:val="none" w:sz="0" w:space="0" w:color="auto"/>
        <w:left w:val="none" w:sz="0" w:space="0" w:color="auto"/>
        <w:bottom w:val="none" w:sz="0" w:space="0" w:color="auto"/>
        <w:right w:val="none" w:sz="0" w:space="0" w:color="auto"/>
      </w:divBdr>
    </w:div>
    <w:div w:id="1387099555">
      <w:marLeft w:val="640"/>
      <w:marRight w:val="0"/>
      <w:marTop w:val="0"/>
      <w:marBottom w:val="0"/>
      <w:divBdr>
        <w:top w:val="none" w:sz="0" w:space="0" w:color="auto"/>
        <w:left w:val="none" w:sz="0" w:space="0" w:color="auto"/>
        <w:bottom w:val="none" w:sz="0" w:space="0" w:color="auto"/>
        <w:right w:val="none" w:sz="0" w:space="0" w:color="auto"/>
      </w:divBdr>
    </w:div>
    <w:div w:id="1387101615">
      <w:marLeft w:val="640"/>
      <w:marRight w:val="0"/>
      <w:marTop w:val="0"/>
      <w:marBottom w:val="0"/>
      <w:divBdr>
        <w:top w:val="none" w:sz="0" w:space="0" w:color="auto"/>
        <w:left w:val="none" w:sz="0" w:space="0" w:color="auto"/>
        <w:bottom w:val="none" w:sz="0" w:space="0" w:color="auto"/>
        <w:right w:val="none" w:sz="0" w:space="0" w:color="auto"/>
      </w:divBdr>
    </w:div>
    <w:div w:id="1387142481">
      <w:marLeft w:val="640"/>
      <w:marRight w:val="0"/>
      <w:marTop w:val="0"/>
      <w:marBottom w:val="0"/>
      <w:divBdr>
        <w:top w:val="none" w:sz="0" w:space="0" w:color="auto"/>
        <w:left w:val="none" w:sz="0" w:space="0" w:color="auto"/>
        <w:bottom w:val="none" w:sz="0" w:space="0" w:color="auto"/>
        <w:right w:val="none" w:sz="0" w:space="0" w:color="auto"/>
      </w:divBdr>
    </w:div>
    <w:div w:id="1387144471">
      <w:marLeft w:val="640"/>
      <w:marRight w:val="0"/>
      <w:marTop w:val="0"/>
      <w:marBottom w:val="0"/>
      <w:divBdr>
        <w:top w:val="none" w:sz="0" w:space="0" w:color="auto"/>
        <w:left w:val="none" w:sz="0" w:space="0" w:color="auto"/>
        <w:bottom w:val="none" w:sz="0" w:space="0" w:color="auto"/>
        <w:right w:val="none" w:sz="0" w:space="0" w:color="auto"/>
      </w:divBdr>
    </w:div>
    <w:div w:id="1387147653">
      <w:marLeft w:val="640"/>
      <w:marRight w:val="0"/>
      <w:marTop w:val="0"/>
      <w:marBottom w:val="0"/>
      <w:divBdr>
        <w:top w:val="none" w:sz="0" w:space="0" w:color="auto"/>
        <w:left w:val="none" w:sz="0" w:space="0" w:color="auto"/>
        <w:bottom w:val="none" w:sz="0" w:space="0" w:color="auto"/>
        <w:right w:val="none" w:sz="0" w:space="0" w:color="auto"/>
      </w:divBdr>
    </w:div>
    <w:div w:id="1387220936">
      <w:marLeft w:val="640"/>
      <w:marRight w:val="0"/>
      <w:marTop w:val="0"/>
      <w:marBottom w:val="0"/>
      <w:divBdr>
        <w:top w:val="none" w:sz="0" w:space="0" w:color="auto"/>
        <w:left w:val="none" w:sz="0" w:space="0" w:color="auto"/>
        <w:bottom w:val="none" w:sz="0" w:space="0" w:color="auto"/>
        <w:right w:val="none" w:sz="0" w:space="0" w:color="auto"/>
      </w:divBdr>
    </w:div>
    <w:div w:id="1387223657">
      <w:marLeft w:val="640"/>
      <w:marRight w:val="0"/>
      <w:marTop w:val="0"/>
      <w:marBottom w:val="0"/>
      <w:divBdr>
        <w:top w:val="none" w:sz="0" w:space="0" w:color="auto"/>
        <w:left w:val="none" w:sz="0" w:space="0" w:color="auto"/>
        <w:bottom w:val="none" w:sz="0" w:space="0" w:color="auto"/>
        <w:right w:val="none" w:sz="0" w:space="0" w:color="auto"/>
      </w:divBdr>
    </w:div>
    <w:div w:id="1387338579">
      <w:marLeft w:val="640"/>
      <w:marRight w:val="0"/>
      <w:marTop w:val="0"/>
      <w:marBottom w:val="0"/>
      <w:divBdr>
        <w:top w:val="none" w:sz="0" w:space="0" w:color="auto"/>
        <w:left w:val="none" w:sz="0" w:space="0" w:color="auto"/>
        <w:bottom w:val="none" w:sz="0" w:space="0" w:color="auto"/>
        <w:right w:val="none" w:sz="0" w:space="0" w:color="auto"/>
      </w:divBdr>
    </w:div>
    <w:div w:id="1387413087">
      <w:marLeft w:val="640"/>
      <w:marRight w:val="0"/>
      <w:marTop w:val="0"/>
      <w:marBottom w:val="0"/>
      <w:divBdr>
        <w:top w:val="none" w:sz="0" w:space="0" w:color="auto"/>
        <w:left w:val="none" w:sz="0" w:space="0" w:color="auto"/>
        <w:bottom w:val="none" w:sz="0" w:space="0" w:color="auto"/>
        <w:right w:val="none" w:sz="0" w:space="0" w:color="auto"/>
      </w:divBdr>
    </w:div>
    <w:div w:id="1387677801">
      <w:marLeft w:val="640"/>
      <w:marRight w:val="0"/>
      <w:marTop w:val="0"/>
      <w:marBottom w:val="0"/>
      <w:divBdr>
        <w:top w:val="none" w:sz="0" w:space="0" w:color="auto"/>
        <w:left w:val="none" w:sz="0" w:space="0" w:color="auto"/>
        <w:bottom w:val="none" w:sz="0" w:space="0" w:color="auto"/>
        <w:right w:val="none" w:sz="0" w:space="0" w:color="auto"/>
      </w:divBdr>
    </w:div>
    <w:div w:id="1387682699">
      <w:marLeft w:val="640"/>
      <w:marRight w:val="0"/>
      <w:marTop w:val="0"/>
      <w:marBottom w:val="0"/>
      <w:divBdr>
        <w:top w:val="none" w:sz="0" w:space="0" w:color="auto"/>
        <w:left w:val="none" w:sz="0" w:space="0" w:color="auto"/>
        <w:bottom w:val="none" w:sz="0" w:space="0" w:color="auto"/>
        <w:right w:val="none" w:sz="0" w:space="0" w:color="auto"/>
      </w:divBdr>
    </w:div>
    <w:div w:id="1387797911">
      <w:marLeft w:val="640"/>
      <w:marRight w:val="0"/>
      <w:marTop w:val="0"/>
      <w:marBottom w:val="0"/>
      <w:divBdr>
        <w:top w:val="none" w:sz="0" w:space="0" w:color="auto"/>
        <w:left w:val="none" w:sz="0" w:space="0" w:color="auto"/>
        <w:bottom w:val="none" w:sz="0" w:space="0" w:color="auto"/>
        <w:right w:val="none" w:sz="0" w:space="0" w:color="auto"/>
      </w:divBdr>
    </w:div>
    <w:div w:id="1387802578">
      <w:marLeft w:val="640"/>
      <w:marRight w:val="0"/>
      <w:marTop w:val="0"/>
      <w:marBottom w:val="0"/>
      <w:divBdr>
        <w:top w:val="none" w:sz="0" w:space="0" w:color="auto"/>
        <w:left w:val="none" w:sz="0" w:space="0" w:color="auto"/>
        <w:bottom w:val="none" w:sz="0" w:space="0" w:color="auto"/>
        <w:right w:val="none" w:sz="0" w:space="0" w:color="auto"/>
      </w:divBdr>
    </w:div>
    <w:div w:id="1387804271">
      <w:marLeft w:val="640"/>
      <w:marRight w:val="0"/>
      <w:marTop w:val="0"/>
      <w:marBottom w:val="0"/>
      <w:divBdr>
        <w:top w:val="none" w:sz="0" w:space="0" w:color="auto"/>
        <w:left w:val="none" w:sz="0" w:space="0" w:color="auto"/>
        <w:bottom w:val="none" w:sz="0" w:space="0" w:color="auto"/>
        <w:right w:val="none" w:sz="0" w:space="0" w:color="auto"/>
      </w:divBdr>
    </w:div>
    <w:div w:id="1387873912">
      <w:marLeft w:val="640"/>
      <w:marRight w:val="0"/>
      <w:marTop w:val="0"/>
      <w:marBottom w:val="0"/>
      <w:divBdr>
        <w:top w:val="none" w:sz="0" w:space="0" w:color="auto"/>
        <w:left w:val="none" w:sz="0" w:space="0" w:color="auto"/>
        <w:bottom w:val="none" w:sz="0" w:space="0" w:color="auto"/>
        <w:right w:val="none" w:sz="0" w:space="0" w:color="auto"/>
      </w:divBdr>
    </w:div>
    <w:div w:id="1387946401">
      <w:marLeft w:val="640"/>
      <w:marRight w:val="0"/>
      <w:marTop w:val="0"/>
      <w:marBottom w:val="0"/>
      <w:divBdr>
        <w:top w:val="none" w:sz="0" w:space="0" w:color="auto"/>
        <w:left w:val="none" w:sz="0" w:space="0" w:color="auto"/>
        <w:bottom w:val="none" w:sz="0" w:space="0" w:color="auto"/>
        <w:right w:val="none" w:sz="0" w:space="0" w:color="auto"/>
      </w:divBdr>
    </w:div>
    <w:div w:id="1387949730">
      <w:marLeft w:val="640"/>
      <w:marRight w:val="0"/>
      <w:marTop w:val="0"/>
      <w:marBottom w:val="0"/>
      <w:divBdr>
        <w:top w:val="none" w:sz="0" w:space="0" w:color="auto"/>
        <w:left w:val="none" w:sz="0" w:space="0" w:color="auto"/>
        <w:bottom w:val="none" w:sz="0" w:space="0" w:color="auto"/>
        <w:right w:val="none" w:sz="0" w:space="0" w:color="auto"/>
      </w:divBdr>
    </w:div>
    <w:div w:id="1388071250">
      <w:marLeft w:val="640"/>
      <w:marRight w:val="0"/>
      <w:marTop w:val="0"/>
      <w:marBottom w:val="0"/>
      <w:divBdr>
        <w:top w:val="none" w:sz="0" w:space="0" w:color="auto"/>
        <w:left w:val="none" w:sz="0" w:space="0" w:color="auto"/>
        <w:bottom w:val="none" w:sz="0" w:space="0" w:color="auto"/>
        <w:right w:val="none" w:sz="0" w:space="0" w:color="auto"/>
      </w:divBdr>
    </w:div>
    <w:div w:id="1388072240">
      <w:marLeft w:val="640"/>
      <w:marRight w:val="0"/>
      <w:marTop w:val="0"/>
      <w:marBottom w:val="0"/>
      <w:divBdr>
        <w:top w:val="none" w:sz="0" w:space="0" w:color="auto"/>
        <w:left w:val="none" w:sz="0" w:space="0" w:color="auto"/>
        <w:bottom w:val="none" w:sz="0" w:space="0" w:color="auto"/>
        <w:right w:val="none" w:sz="0" w:space="0" w:color="auto"/>
      </w:divBdr>
    </w:div>
    <w:div w:id="1388141577">
      <w:marLeft w:val="640"/>
      <w:marRight w:val="0"/>
      <w:marTop w:val="0"/>
      <w:marBottom w:val="0"/>
      <w:divBdr>
        <w:top w:val="none" w:sz="0" w:space="0" w:color="auto"/>
        <w:left w:val="none" w:sz="0" w:space="0" w:color="auto"/>
        <w:bottom w:val="none" w:sz="0" w:space="0" w:color="auto"/>
        <w:right w:val="none" w:sz="0" w:space="0" w:color="auto"/>
      </w:divBdr>
    </w:div>
    <w:div w:id="1388146420">
      <w:marLeft w:val="640"/>
      <w:marRight w:val="0"/>
      <w:marTop w:val="0"/>
      <w:marBottom w:val="0"/>
      <w:divBdr>
        <w:top w:val="none" w:sz="0" w:space="0" w:color="auto"/>
        <w:left w:val="none" w:sz="0" w:space="0" w:color="auto"/>
        <w:bottom w:val="none" w:sz="0" w:space="0" w:color="auto"/>
        <w:right w:val="none" w:sz="0" w:space="0" w:color="auto"/>
      </w:divBdr>
    </w:div>
    <w:div w:id="1388257964">
      <w:marLeft w:val="640"/>
      <w:marRight w:val="0"/>
      <w:marTop w:val="0"/>
      <w:marBottom w:val="0"/>
      <w:divBdr>
        <w:top w:val="none" w:sz="0" w:space="0" w:color="auto"/>
        <w:left w:val="none" w:sz="0" w:space="0" w:color="auto"/>
        <w:bottom w:val="none" w:sz="0" w:space="0" w:color="auto"/>
        <w:right w:val="none" w:sz="0" w:space="0" w:color="auto"/>
      </w:divBdr>
    </w:div>
    <w:div w:id="1388260935">
      <w:marLeft w:val="640"/>
      <w:marRight w:val="0"/>
      <w:marTop w:val="0"/>
      <w:marBottom w:val="0"/>
      <w:divBdr>
        <w:top w:val="none" w:sz="0" w:space="0" w:color="auto"/>
        <w:left w:val="none" w:sz="0" w:space="0" w:color="auto"/>
        <w:bottom w:val="none" w:sz="0" w:space="0" w:color="auto"/>
        <w:right w:val="none" w:sz="0" w:space="0" w:color="auto"/>
      </w:divBdr>
    </w:div>
    <w:div w:id="1388263751">
      <w:marLeft w:val="640"/>
      <w:marRight w:val="0"/>
      <w:marTop w:val="0"/>
      <w:marBottom w:val="0"/>
      <w:divBdr>
        <w:top w:val="none" w:sz="0" w:space="0" w:color="auto"/>
        <w:left w:val="none" w:sz="0" w:space="0" w:color="auto"/>
        <w:bottom w:val="none" w:sz="0" w:space="0" w:color="auto"/>
        <w:right w:val="none" w:sz="0" w:space="0" w:color="auto"/>
      </w:divBdr>
    </w:div>
    <w:div w:id="1388335803">
      <w:marLeft w:val="640"/>
      <w:marRight w:val="0"/>
      <w:marTop w:val="0"/>
      <w:marBottom w:val="0"/>
      <w:divBdr>
        <w:top w:val="none" w:sz="0" w:space="0" w:color="auto"/>
        <w:left w:val="none" w:sz="0" w:space="0" w:color="auto"/>
        <w:bottom w:val="none" w:sz="0" w:space="0" w:color="auto"/>
        <w:right w:val="none" w:sz="0" w:space="0" w:color="auto"/>
      </w:divBdr>
    </w:div>
    <w:div w:id="1388336787">
      <w:marLeft w:val="640"/>
      <w:marRight w:val="0"/>
      <w:marTop w:val="0"/>
      <w:marBottom w:val="0"/>
      <w:divBdr>
        <w:top w:val="none" w:sz="0" w:space="0" w:color="auto"/>
        <w:left w:val="none" w:sz="0" w:space="0" w:color="auto"/>
        <w:bottom w:val="none" w:sz="0" w:space="0" w:color="auto"/>
        <w:right w:val="none" w:sz="0" w:space="0" w:color="auto"/>
      </w:divBdr>
    </w:div>
    <w:div w:id="1388410367">
      <w:marLeft w:val="640"/>
      <w:marRight w:val="0"/>
      <w:marTop w:val="0"/>
      <w:marBottom w:val="0"/>
      <w:divBdr>
        <w:top w:val="none" w:sz="0" w:space="0" w:color="auto"/>
        <w:left w:val="none" w:sz="0" w:space="0" w:color="auto"/>
        <w:bottom w:val="none" w:sz="0" w:space="0" w:color="auto"/>
        <w:right w:val="none" w:sz="0" w:space="0" w:color="auto"/>
      </w:divBdr>
    </w:div>
    <w:div w:id="1388534559">
      <w:marLeft w:val="640"/>
      <w:marRight w:val="0"/>
      <w:marTop w:val="0"/>
      <w:marBottom w:val="0"/>
      <w:divBdr>
        <w:top w:val="none" w:sz="0" w:space="0" w:color="auto"/>
        <w:left w:val="none" w:sz="0" w:space="0" w:color="auto"/>
        <w:bottom w:val="none" w:sz="0" w:space="0" w:color="auto"/>
        <w:right w:val="none" w:sz="0" w:space="0" w:color="auto"/>
      </w:divBdr>
    </w:div>
    <w:div w:id="1388606444">
      <w:marLeft w:val="640"/>
      <w:marRight w:val="0"/>
      <w:marTop w:val="0"/>
      <w:marBottom w:val="0"/>
      <w:divBdr>
        <w:top w:val="none" w:sz="0" w:space="0" w:color="auto"/>
        <w:left w:val="none" w:sz="0" w:space="0" w:color="auto"/>
        <w:bottom w:val="none" w:sz="0" w:space="0" w:color="auto"/>
        <w:right w:val="none" w:sz="0" w:space="0" w:color="auto"/>
      </w:divBdr>
    </w:div>
    <w:div w:id="1388651329">
      <w:marLeft w:val="640"/>
      <w:marRight w:val="0"/>
      <w:marTop w:val="0"/>
      <w:marBottom w:val="0"/>
      <w:divBdr>
        <w:top w:val="none" w:sz="0" w:space="0" w:color="auto"/>
        <w:left w:val="none" w:sz="0" w:space="0" w:color="auto"/>
        <w:bottom w:val="none" w:sz="0" w:space="0" w:color="auto"/>
        <w:right w:val="none" w:sz="0" w:space="0" w:color="auto"/>
      </w:divBdr>
    </w:div>
    <w:div w:id="1388725112">
      <w:marLeft w:val="640"/>
      <w:marRight w:val="0"/>
      <w:marTop w:val="0"/>
      <w:marBottom w:val="0"/>
      <w:divBdr>
        <w:top w:val="none" w:sz="0" w:space="0" w:color="auto"/>
        <w:left w:val="none" w:sz="0" w:space="0" w:color="auto"/>
        <w:bottom w:val="none" w:sz="0" w:space="0" w:color="auto"/>
        <w:right w:val="none" w:sz="0" w:space="0" w:color="auto"/>
      </w:divBdr>
    </w:div>
    <w:div w:id="1388798740">
      <w:marLeft w:val="640"/>
      <w:marRight w:val="0"/>
      <w:marTop w:val="0"/>
      <w:marBottom w:val="0"/>
      <w:divBdr>
        <w:top w:val="none" w:sz="0" w:space="0" w:color="auto"/>
        <w:left w:val="none" w:sz="0" w:space="0" w:color="auto"/>
        <w:bottom w:val="none" w:sz="0" w:space="0" w:color="auto"/>
        <w:right w:val="none" w:sz="0" w:space="0" w:color="auto"/>
      </w:divBdr>
    </w:div>
    <w:div w:id="1389068258">
      <w:marLeft w:val="640"/>
      <w:marRight w:val="0"/>
      <w:marTop w:val="0"/>
      <w:marBottom w:val="0"/>
      <w:divBdr>
        <w:top w:val="none" w:sz="0" w:space="0" w:color="auto"/>
        <w:left w:val="none" w:sz="0" w:space="0" w:color="auto"/>
        <w:bottom w:val="none" w:sz="0" w:space="0" w:color="auto"/>
        <w:right w:val="none" w:sz="0" w:space="0" w:color="auto"/>
      </w:divBdr>
    </w:div>
    <w:div w:id="1389108589">
      <w:marLeft w:val="640"/>
      <w:marRight w:val="0"/>
      <w:marTop w:val="0"/>
      <w:marBottom w:val="0"/>
      <w:divBdr>
        <w:top w:val="none" w:sz="0" w:space="0" w:color="auto"/>
        <w:left w:val="none" w:sz="0" w:space="0" w:color="auto"/>
        <w:bottom w:val="none" w:sz="0" w:space="0" w:color="auto"/>
        <w:right w:val="none" w:sz="0" w:space="0" w:color="auto"/>
      </w:divBdr>
    </w:div>
    <w:div w:id="1389188065">
      <w:marLeft w:val="640"/>
      <w:marRight w:val="0"/>
      <w:marTop w:val="0"/>
      <w:marBottom w:val="0"/>
      <w:divBdr>
        <w:top w:val="none" w:sz="0" w:space="0" w:color="auto"/>
        <w:left w:val="none" w:sz="0" w:space="0" w:color="auto"/>
        <w:bottom w:val="none" w:sz="0" w:space="0" w:color="auto"/>
        <w:right w:val="none" w:sz="0" w:space="0" w:color="auto"/>
      </w:divBdr>
    </w:div>
    <w:div w:id="1389259601">
      <w:marLeft w:val="640"/>
      <w:marRight w:val="0"/>
      <w:marTop w:val="0"/>
      <w:marBottom w:val="0"/>
      <w:divBdr>
        <w:top w:val="none" w:sz="0" w:space="0" w:color="auto"/>
        <w:left w:val="none" w:sz="0" w:space="0" w:color="auto"/>
        <w:bottom w:val="none" w:sz="0" w:space="0" w:color="auto"/>
        <w:right w:val="none" w:sz="0" w:space="0" w:color="auto"/>
      </w:divBdr>
    </w:div>
    <w:div w:id="1389302847">
      <w:marLeft w:val="640"/>
      <w:marRight w:val="0"/>
      <w:marTop w:val="0"/>
      <w:marBottom w:val="0"/>
      <w:divBdr>
        <w:top w:val="none" w:sz="0" w:space="0" w:color="auto"/>
        <w:left w:val="none" w:sz="0" w:space="0" w:color="auto"/>
        <w:bottom w:val="none" w:sz="0" w:space="0" w:color="auto"/>
        <w:right w:val="none" w:sz="0" w:space="0" w:color="auto"/>
      </w:divBdr>
    </w:div>
    <w:div w:id="1389306174">
      <w:marLeft w:val="640"/>
      <w:marRight w:val="0"/>
      <w:marTop w:val="0"/>
      <w:marBottom w:val="0"/>
      <w:divBdr>
        <w:top w:val="none" w:sz="0" w:space="0" w:color="auto"/>
        <w:left w:val="none" w:sz="0" w:space="0" w:color="auto"/>
        <w:bottom w:val="none" w:sz="0" w:space="0" w:color="auto"/>
        <w:right w:val="none" w:sz="0" w:space="0" w:color="auto"/>
      </w:divBdr>
    </w:div>
    <w:div w:id="1389498651">
      <w:marLeft w:val="640"/>
      <w:marRight w:val="0"/>
      <w:marTop w:val="0"/>
      <w:marBottom w:val="0"/>
      <w:divBdr>
        <w:top w:val="none" w:sz="0" w:space="0" w:color="auto"/>
        <w:left w:val="none" w:sz="0" w:space="0" w:color="auto"/>
        <w:bottom w:val="none" w:sz="0" w:space="0" w:color="auto"/>
        <w:right w:val="none" w:sz="0" w:space="0" w:color="auto"/>
      </w:divBdr>
    </w:div>
    <w:div w:id="1389499231">
      <w:marLeft w:val="640"/>
      <w:marRight w:val="0"/>
      <w:marTop w:val="0"/>
      <w:marBottom w:val="0"/>
      <w:divBdr>
        <w:top w:val="none" w:sz="0" w:space="0" w:color="auto"/>
        <w:left w:val="none" w:sz="0" w:space="0" w:color="auto"/>
        <w:bottom w:val="none" w:sz="0" w:space="0" w:color="auto"/>
        <w:right w:val="none" w:sz="0" w:space="0" w:color="auto"/>
      </w:divBdr>
    </w:div>
    <w:div w:id="1389721190">
      <w:marLeft w:val="640"/>
      <w:marRight w:val="0"/>
      <w:marTop w:val="0"/>
      <w:marBottom w:val="0"/>
      <w:divBdr>
        <w:top w:val="none" w:sz="0" w:space="0" w:color="auto"/>
        <w:left w:val="none" w:sz="0" w:space="0" w:color="auto"/>
        <w:bottom w:val="none" w:sz="0" w:space="0" w:color="auto"/>
        <w:right w:val="none" w:sz="0" w:space="0" w:color="auto"/>
      </w:divBdr>
    </w:div>
    <w:div w:id="1389838717">
      <w:marLeft w:val="640"/>
      <w:marRight w:val="0"/>
      <w:marTop w:val="0"/>
      <w:marBottom w:val="0"/>
      <w:divBdr>
        <w:top w:val="none" w:sz="0" w:space="0" w:color="auto"/>
        <w:left w:val="none" w:sz="0" w:space="0" w:color="auto"/>
        <w:bottom w:val="none" w:sz="0" w:space="0" w:color="auto"/>
        <w:right w:val="none" w:sz="0" w:space="0" w:color="auto"/>
      </w:divBdr>
    </w:div>
    <w:div w:id="1389954589">
      <w:marLeft w:val="640"/>
      <w:marRight w:val="0"/>
      <w:marTop w:val="0"/>
      <w:marBottom w:val="0"/>
      <w:divBdr>
        <w:top w:val="none" w:sz="0" w:space="0" w:color="auto"/>
        <w:left w:val="none" w:sz="0" w:space="0" w:color="auto"/>
        <w:bottom w:val="none" w:sz="0" w:space="0" w:color="auto"/>
        <w:right w:val="none" w:sz="0" w:space="0" w:color="auto"/>
      </w:divBdr>
    </w:div>
    <w:div w:id="1389958056">
      <w:marLeft w:val="640"/>
      <w:marRight w:val="0"/>
      <w:marTop w:val="0"/>
      <w:marBottom w:val="0"/>
      <w:divBdr>
        <w:top w:val="none" w:sz="0" w:space="0" w:color="auto"/>
        <w:left w:val="none" w:sz="0" w:space="0" w:color="auto"/>
        <w:bottom w:val="none" w:sz="0" w:space="0" w:color="auto"/>
        <w:right w:val="none" w:sz="0" w:space="0" w:color="auto"/>
      </w:divBdr>
    </w:div>
    <w:div w:id="1390029095">
      <w:marLeft w:val="640"/>
      <w:marRight w:val="0"/>
      <w:marTop w:val="0"/>
      <w:marBottom w:val="0"/>
      <w:divBdr>
        <w:top w:val="none" w:sz="0" w:space="0" w:color="auto"/>
        <w:left w:val="none" w:sz="0" w:space="0" w:color="auto"/>
        <w:bottom w:val="none" w:sz="0" w:space="0" w:color="auto"/>
        <w:right w:val="none" w:sz="0" w:space="0" w:color="auto"/>
      </w:divBdr>
    </w:div>
    <w:div w:id="1390223083">
      <w:marLeft w:val="640"/>
      <w:marRight w:val="0"/>
      <w:marTop w:val="0"/>
      <w:marBottom w:val="0"/>
      <w:divBdr>
        <w:top w:val="none" w:sz="0" w:space="0" w:color="auto"/>
        <w:left w:val="none" w:sz="0" w:space="0" w:color="auto"/>
        <w:bottom w:val="none" w:sz="0" w:space="0" w:color="auto"/>
        <w:right w:val="none" w:sz="0" w:space="0" w:color="auto"/>
      </w:divBdr>
    </w:div>
    <w:div w:id="1390346261">
      <w:marLeft w:val="640"/>
      <w:marRight w:val="0"/>
      <w:marTop w:val="0"/>
      <w:marBottom w:val="0"/>
      <w:divBdr>
        <w:top w:val="none" w:sz="0" w:space="0" w:color="auto"/>
        <w:left w:val="none" w:sz="0" w:space="0" w:color="auto"/>
        <w:bottom w:val="none" w:sz="0" w:space="0" w:color="auto"/>
        <w:right w:val="none" w:sz="0" w:space="0" w:color="auto"/>
      </w:divBdr>
    </w:div>
    <w:div w:id="1390416890">
      <w:marLeft w:val="640"/>
      <w:marRight w:val="0"/>
      <w:marTop w:val="0"/>
      <w:marBottom w:val="0"/>
      <w:divBdr>
        <w:top w:val="none" w:sz="0" w:space="0" w:color="auto"/>
        <w:left w:val="none" w:sz="0" w:space="0" w:color="auto"/>
        <w:bottom w:val="none" w:sz="0" w:space="0" w:color="auto"/>
        <w:right w:val="none" w:sz="0" w:space="0" w:color="auto"/>
      </w:divBdr>
    </w:div>
    <w:div w:id="1390495217">
      <w:marLeft w:val="640"/>
      <w:marRight w:val="0"/>
      <w:marTop w:val="0"/>
      <w:marBottom w:val="0"/>
      <w:divBdr>
        <w:top w:val="none" w:sz="0" w:space="0" w:color="auto"/>
        <w:left w:val="none" w:sz="0" w:space="0" w:color="auto"/>
        <w:bottom w:val="none" w:sz="0" w:space="0" w:color="auto"/>
        <w:right w:val="none" w:sz="0" w:space="0" w:color="auto"/>
      </w:divBdr>
    </w:div>
    <w:div w:id="1390568702">
      <w:marLeft w:val="640"/>
      <w:marRight w:val="0"/>
      <w:marTop w:val="0"/>
      <w:marBottom w:val="0"/>
      <w:divBdr>
        <w:top w:val="none" w:sz="0" w:space="0" w:color="auto"/>
        <w:left w:val="none" w:sz="0" w:space="0" w:color="auto"/>
        <w:bottom w:val="none" w:sz="0" w:space="0" w:color="auto"/>
        <w:right w:val="none" w:sz="0" w:space="0" w:color="auto"/>
      </w:divBdr>
    </w:div>
    <w:div w:id="1390574780">
      <w:marLeft w:val="640"/>
      <w:marRight w:val="0"/>
      <w:marTop w:val="0"/>
      <w:marBottom w:val="0"/>
      <w:divBdr>
        <w:top w:val="none" w:sz="0" w:space="0" w:color="auto"/>
        <w:left w:val="none" w:sz="0" w:space="0" w:color="auto"/>
        <w:bottom w:val="none" w:sz="0" w:space="0" w:color="auto"/>
        <w:right w:val="none" w:sz="0" w:space="0" w:color="auto"/>
      </w:divBdr>
    </w:div>
    <w:div w:id="1390575520">
      <w:marLeft w:val="640"/>
      <w:marRight w:val="0"/>
      <w:marTop w:val="0"/>
      <w:marBottom w:val="0"/>
      <w:divBdr>
        <w:top w:val="none" w:sz="0" w:space="0" w:color="auto"/>
        <w:left w:val="none" w:sz="0" w:space="0" w:color="auto"/>
        <w:bottom w:val="none" w:sz="0" w:space="0" w:color="auto"/>
        <w:right w:val="none" w:sz="0" w:space="0" w:color="auto"/>
      </w:divBdr>
    </w:div>
    <w:div w:id="1390613424">
      <w:marLeft w:val="640"/>
      <w:marRight w:val="0"/>
      <w:marTop w:val="0"/>
      <w:marBottom w:val="0"/>
      <w:divBdr>
        <w:top w:val="none" w:sz="0" w:space="0" w:color="auto"/>
        <w:left w:val="none" w:sz="0" w:space="0" w:color="auto"/>
        <w:bottom w:val="none" w:sz="0" w:space="0" w:color="auto"/>
        <w:right w:val="none" w:sz="0" w:space="0" w:color="auto"/>
      </w:divBdr>
    </w:div>
    <w:div w:id="1390614864">
      <w:marLeft w:val="640"/>
      <w:marRight w:val="0"/>
      <w:marTop w:val="0"/>
      <w:marBottom w:val="0"/>
      <w:divBdr>
        <w:top w:val="none" w:sz="0" w:space="0" w:color="auto"/>
        <w:left w:val="none" w:sz="0" w:space="0" w:color="auto"/>
        <w:bottom w:val="none" w:sz="0" w:space="0" w:color="auto"/>
        <w:right w:val="none" w:sz="0" w:space="0" w:color="auto"/>
      </w:divBdr>
    </w:div>
    <w:div w:id="1390615564">
      <w:marLeft w:val="640"/>
      <w:marRight w:val="0"/>
      <w:marTop w:val="0"/>
      <w:marBottom w:val="0"/>
      <w:divBdr>
        <w:top w:val="none" w:sz="0" w:space="0" w:color="auto"/>
        <w:left w:val="none" w:sz="0" w:space="0" w:color="auto"/>
        <w:bottom w:val="none" w:sz="0" w:space="0" w:color="auto"/>
        <w:right w:val="none" w:sz="0" w:space="0" w:color="auto"/>
      </w:divBdr>
    </w:div>
    <w:div w:id="1390689698">
      <w:marLeft w:val="640"/>
      <w:marRight w:val="0"/>
      <w:marTop w:val="0"/>
      <w:marBottom w:val="0"/>
      <w:divBdr>
        <w:top w:val="none" w:sz="0" w:space="0" w:color="auto"/>
        <w:left w:val="none" w:sz="0" w:space="0" w:color="auto"/>
        <w:bottom w:val="none" w:sz="0" w:space="0" w:color="auto"/>
        <w:right w:val="none" w:sz="0" w:space="0" w:color="auto"/>
      </w:divBdr>
    </w:div>
    <w:div w:id="1390762274">
      <w:marLeft w:val="640"/>
      <w:marRight w:val="0"/>
      <w:marTop w:val="0"/>
      <w:marBottom w:val="0"/>
      <w:divBdr>
        <w:top w:val="none" w:sz="0" w:space="0" w:color="auto"/>
        <w:left w:val="none" w:sz="0" w:space="0" w:color="auto"/>
        <w:bottom w:val="none" w:sz="0" w:space="0" w:color="auto"/>
        <w:right w:val="none" w:sz="0" w:space="0" w:color="auto"/>
      </w:divBdr>
    </w:div>
    <w:div w:id="1390807272">
      <w:marLeft w:val="640"/>
      <w:marRight w:val="0"/>
      <w:marTop w:val="0"/>
      <w:marBottom w:val="0"/>
      <w:divBdr>
        <w:top w:val="none" w:sz="0" w:space="0" w:color="auto"/>
        <w:left w:val="none" w:sz="0" w:space="0" w:color="auto"/>
        <w:bottom w:val="none" w:sz="0" w:space="0" w:color="auto"/>
        <w:right w:val="none" w:sz="0" w:space="0" w:color="auto"/>
      </w:divBdr>
    </w:div>
    <w:div w:id="1390807626">
      <w:marLeft w:val="640"/>
      <w:marRight w:val="0"/>
      <w:marTop w:val="0"/>
      <w:marBottom w:val="0"/>
      <w:divBdr>
        <w:top w:val="none" w:sz="0" w:space="0" w:color="auto"/>
        <w:left w:val="none" w:sz="0" w:space="0" w:color="auto"/>
        <w:bottom w:val="none" w:sz="0" w:space="0" w:color="auto"/>
        <w:right w:val="none" w:sz="0" w:space="0" w:color="auto"/>
      </w:divBdr>
    </w:div>
    <w:div w:id="1390884183">
      <w:marLeft w:val="640"/>
      <w:marRight w:val="0"/>
      <w:marTop w:val="0"/>
      <w:marBottom w:val="0"/>
      <w:divBdr>
        <w:top w:val="none" w:sz="0" w:space="0" w:color="auto"/>
        <w:left w:val="none" w:sz="0" w:space="0" w:color="auto"/>
        <w:bottom w:val="none" w:sz="0" w:space="0" w:color="auto"/>
        <w:right w:val="none" w:sz="0" w:space="0" w:color="auto"/>
      </w:divBdr>
    </w:div>
    <w:div w:id="1390886894">
      <w:marLeft w:val="640"/>
      <w:marRight w:val="0"/>
      <w:marTop w:val="0"/>
      <w:marBottom w:val="0"/>
      <w:divBdr>
        <w:top w:val="none" w:sz="0" w:space="0" w:color="auto"/>
        <w:left w:val="none" w:sz="0" w:space="0" w:color="auto"/>
        <w:bottom w:val="none" w:sz="0" w:space="0" w:color="auto"/>
        <w:right w:val="none" w:sz="0" w:space="0" w:color="auto"/>
      </w:divBdr>
    </w:div>
    <w:div w:id="1390958937">
      <w:marLeft w:val="640"/>
      <w:marRight w:val="0"/>
      <w:marTop w:val="0"/>
      <w:marBottom w:val="0"/>
      <w:divBdr>
        <w:top w:val="none" w:sz="0" w:space="0" w:color="auto"/>
        <w:left w:val="none" w:sz="0" w:space="0" w:color="auto"/>
        <w:bottom w:val="none" w:sz="0" w:space="0" w:color="auto"/>
        <w:right w:val="none" w:sz="0" w:space="0" w:color="auto"/>
      </w:divBdr>
    </w:div>
    <w:div w:id="1390959191">
      <w:marLeft w:val="640"/>
      <w:marRight w:val="0"/>
      <w:marTop w:val="0"/>
      <w:marBottom w:val="0"/>
      <w:divBdr>
        <w:top w:val="none" w:sz="0" w:space="0" w:color="auto"/>
        <w:left w:val="none" w:sz="0" w:space="0" w:color="auto"/>
        <w:bottom w:val="none" w:sz="0" w:space="0" w:color="auto"/>
        <w:right w:val="none" w:sz="0" w:space="0" w:color="auto"/>
      </w:divBdr>
    </w:div>
    <w:div w:id="1391005182">
      <w:marLeft w:val="640"/>
      <w:marRight w:val="0"/>
      <w:marTop w:val="0"/>
      <w:marBottom w:val="0"/>
      <w:divBdr>
        <w:top w:val="none" w:sz="0" w:space="0" w:color="auto"/>
        <w:left w:val="none" w:sz="0" w:space="0" w:color="auto"/>
        <w:bottom w:val="none" w:sz="0" w:space="0" w:color="auto"/>
        <w:right w:val="none" w:sz="0" w:space="0" w:color="auto"/>
      </w:divBdr>
    </w:div>
    <w:div w:id="1391028461">
      <w:marLeft w:val="640"/>
      <w:marRight w:val="0"/>
      <w:marTop w:val="0"/>
      <w:marBottom w:val="0"/>
      <w:divBdr>
        <w:top w:val="none" w:sz="0" w:space="0" w:color="auto"/>
        <w:left w:val="none" w:sz="0" w:space="0" w:color="auto"/>
        <w:bottom w:val="none" w:sz="0" w:space="0" w:color="auto"/>
        <w:right w:val="none" w:sz="0" w:space="0" w:color="auto"/>
      </w:divBdr>
    </w:div>
    <w:div w:id="1391072980">
      <w:marLeft w:val="640"/>
      <w:marRight w:val="0"/>
      <w:marTop w:val="0"/>
      <w:marBottom w:val="0"/>
      <w:divBdr>
        <w:top w:val="none" w:sz="0" w:space="0" w:color="auto"/>
        <w:left w:val="none" w:sz="0" w:space="0" w:color="auto"/>
        <w:bottom w:val="none" w:sz="0" w:space="0" w:color="auto"/>
        <w:right w:val="none" w:sz="0" w:space="0" w:color="auto"/>
      </w:divBdr>
    </w:div>
    <w:div w:id="1391074744">
      <w:marLeft w:val="640"/>
      <w:marRight w:val="0"/>
      <w:marTop w:val="0"/>
      <w:marBottom w:val="0"/>
      <w:divBdr>
        <w:top w:val="none" w:sz="0" w:space="0" w:color="auto"/>
        <w:left w:val="none" w:sz="0" w:space="0" w:color="auto"/>
        <w:bottom w:val="none" w:sz="0" w:space="0" w:color="auto"/>
        <w:right w:val="none" w:sz="0" w:space="0" w:color="auto"/>
      </w:divBdr>
    </w:div>
    <w:div w:id="1391151032">
      <w:marLeft w:val="640"/>
      <w:marRight w:val="0"/>
      <w:marTop w:val="0"/>
      <w:marBottom w:val="0"/>
      <w:divBdr>
        <w:top w:val="none" w:sz="0" w:space="0" w:color="auto"/>
        <w:left w:val="none" w:sz="0" w:space="0" w:color="auto"/>
        <w:bottom w:val="none" w:sz="0" w:space="0" w:color="auto"/>
        <w:right w:val="none" w:sz="0" w:space="0" w:color="auto"/>
      </w:divBdr>
    </w:div>
    <w:div w:id="1391264922">
      <w:marLeft w:val="640"/>
      <w:marRight w:val="0"/>
      <w:marTop w:val="0"/>
      <w:marBottom w:val="0"/>
      <w:divBdr>
        <w:top w:val="none" w:sz="0" w:space="0" w:color="auto"/>
        <w:left w:val="none" w:sz="0" w:space="0" w:color="auto"/>
        <w:bottom w:val="none" w:sz="0" w:space="0" w:color="auto"/>
        <w:right w:val="none" w:sz="0" w:space="0" w:color="auto"/>
      </w:divBdr>
    </w:div>
    <w:div w:id="1391344403">
      <w:marLeft w:val="640"/>
      <w:marRight w:val="0"/>
      <w:marTop w:val="0"/>
      <w:marBottom w:val="0"/>
      <w:divBdr>
        <w:top w:val="none" w:sz="0" w:space="0" w:color="auto"/>
        <w:left w:val="none" w:sz="0" w:space="0" w:color="auto"/>
        <w:bottom w:val="none" w:sz="0" w:space="0" w:color="auto"/>
        <w:right w:val="none" w:sz="0" w:space="0" w:color="auto"/>
      </w:divBdr>
    </w:div>
    <w:div w:id="1391346865">
      <w:marLeft w:val="640"/>
      <w:marRight w:val="0"/>
      <w:marTop w:val="0"/>
      <w:marBottom w:val="0"/>
      <w:divBdr>
        <w:top w:val="none" w:sz="0" w:space="0" w:color="auto"/>
        <w:left w:val="none" w:sz="0" w:space="0" w:color="auto"/>
        <w:bottom w:val="none" w:sz="0" w:space="0" w:color="auto"/>
        <w:right w:val="none" w:sz="0" w:space="0" w:color="auto"/>
      </w:divBdr>
    </w:div>
    <w:div w:id="1391422096">
      <w:marLeft w:val="640"/>
      <w:marRight w:val="0"/>
      <w:marTop w:val="0"/>
      <w:marBottom w:val="0"/>
      <w:divBdr>
        <w:top w:val="none" w:sz="0" w:space="0" w:color="auto"/>
        <w:left w:val="none" w:sz="0" w:space="0" w:color="auto"/>
        <w:bottom w:val="none" w:sz="0" w:space="0" w:color="auto"/>
        <w:right w:val="none" w:sz="0" w:space="0" w:color="auto"/>
      </w:divBdr>
    </w:div>
    <w:div w:id="1391466753">
      <w:marLeft w:val="640"/>
      <w:marRight w:val="0"/>
      <w:marTop w:val="0"/>
      <w:marBottom w:val="0"/>
      <w:divBdr>
        <w:top w:val="none" w:sz="0" w:space="0" w:color="auto"/>
        <w:left w:val="none" w:sz="0" w:space="0" w:color="auto"/>
        <w:bottom w:val="none" w:sz="0" w:space="0" w:color="auto"/>
        <w:right w:val="none" w:sz="0" w:space="0" w:color="auto"/>
      </w:divBdr>
    </w:div>
    <w:div w:id="1391608801">
      <w:marLeft w:val="640"/>
      <w:marRight w:val="0"/>
      <w:marTop w:val="0"/>
      <w:marBottom w:val="0"/>
      <w:divBdr>
        <w:top w:val="none" w:sz="0" w:space="0" w:color="auto"/>
        <w:left w:val="none" w:sz="0" w:space="0" w:color="auto"/>
        <w:bottom w:val="none" w:sz="0" w:space="0" w:color="auto"/>
        <w:right w:val="none" w:sz="0" w:space="0" w:color="auto"/>
      </w:divBdr>
    </w:div>
    <w:div w:id="1391802230">
      <w:marLeft w:val="640"/>
      <w:marRight w:val="0"/>
      <w:marTop w:val="0"/>
      <w:marBottom w:val="0"/>
      <w:divBdr>
        <w:top w:val="none" w:sz="0" w:space="0" w:color="auto"/>
        <w:left w:val="none" w:sz="0" w:space="0" w:color="auto"/>
        <w:bottom w:val="none" w:sz="0" w:space="0" w:color="auto"/>
        <w:right w:val="none" w:sz="0" w:space="0" w:color="auto"/>
      </w:divBdr>
    </w:div>
    <w:div w:id="1391924168">
      <w:marLeft w:val="640"/>
      <w:marRight w:val="0"/>
      <w:marTop w:val="0"/>
      <w:marBottom w:val="0"/>
      <w:divBdr>
        <w:top w:val="none" w:sz="0" w:space="0" w:color="auto"/>
        <w:left w:val="none" w:sz="0" w:space="0" w:color="auto"/>
        <w:bottom w:val="none" w:sz="0" w:space="0" w:color="auto"/>
        <w:right w:val="none" w:sz="0" w:space="0" w:color="auto"/>
      </w:divBdr>
    </w:div>
    <w:div w:id="1391929154">
      <w:marLeft w:val="640"/>
      <w:marRight w:val="0"/>
      <w:marTop w:val="0"/>
      <w:marBottom w:val="0"/>
      <w:divBdr>
        <w:top w:val="none" w:sz="0" w:space="0" w:color="auto"/>
        <w:left w:val="none" w:sz="0" w:space="0" w:color="auto"/>
        <w:bottom w:val="none" w:sz="0" w:space="0" w:color="auto"/>
        <w:right w:val="none" w:sz="0" w:space="0" w:color="auto"/>
      </w:divBdr>
    </w:div>
    <w:div w:id="1392076097">
      <w:marLeft w:val="640"/>
      <w:marRight w:val="0"/>
      <w:marTop w:val="0"/>
      <w:marBottom w:val="0"/>
      <w:divBdr>
        <w:top w:val="none" w:sz="0" w:space="0" w:color="auto"/>
        <w:left w:val="none" w:sz="0" w:space="0" w:color="auto"/>
        <w:bottom w:val="none" w:sz="0" w:space="0" w:color="auto"/>
        <w:right w:val="none" w:sz="0" w:space="0" w:color="auto"/>
      </w:divBdr>
    </w:div>
    <w:div w:id="1392264802">
      <w:marLeft w:val="640"/>
      <w:marRight w:val="0"/>
      <w:marTop w:val="0"/>
      <w:marBottom w:val="0"/>
      <w:divBdr>
        <w:top w:val="none" w:sz="0" w:space="0" w:color="auto"/>
        <w:left w:val="none" w:sz="0" w:space="0" w:color="auto"/>
        <w:bottom w:val="none" w:sz="0" w:space="0" w:color="auto"/>
        <w:right w:val="none" w:sz="0" w:space="0" w:color="auto"/>
      </w:divBdr>
    </w:div>
    <w:div w:id="1392269799">
      <w:marLeft w:val="640"/>
      <w:marRight w:val="0"/>
      <w:marTop w:val="0"/>
      <w:marBottom w:val="0"/>
      <w:divBdr>
        <w:top w:val="none" w:sz="0" w:space="0" w:color="auto"/>
        <w:left w:val="none" w:sz="0" w:space="0" w:color="auto"/>
        <w:bottom w:val="none" w:sz="0" w:space="0" w:color="auto"/>
        <w:right w:val="none" w:sz="0" w:space="0" w:color="auto"/>
      </w:divBdr>
    </w:div>
    <w:div w:id="1392313342">
      <w:marLeft w:val="640"/>
      <w:marRight w:val="0"/>
      <w:marTop w:val="0"/>
      <w:marBottom w:val="0"/>
      <w:divBdr>
        <w:top w:val="none" w:sz="0" w:space="0" w:color="auto"/>
        <w:left w:val="none" w:sz="0" w:space="0" w:color="auto"/>
        <w:bottom w:val="none" w:sz="0" w:space="0" w:color="auto"/>
        <w:right w:val="none" w:sz="0" w:space="0" w:color="auto"/>
      </w:divBdr>
    </w:div>
    <w:div w:id="1392389391">
      <w:marLeft w:val="640"/>
      <w:marRight w:val="0"/>
      <w:marTop w:val="0"/>
      <w:marBottom w:val="0"/>
      <w:divBdr>
        <w:top w:val="none" w:sz="0" w:space="0" w:color="auto"/>
        <w:left w:val="none" w:sz="0" w:space="0" w:color="auto"/>
        <w:bottom w:val="none" w:sz="0" w:space="0" w:color="auto"/>
        <w:right w:val="none" w:sz="0" w:space="0" w:color="auto"/>
      </w:divBdr>
    </w:div>
    <w:div w:id="1392390127">
      <w:marLeft w:val="640"/>
      <w:marRight w:val="0"/>
      <w:marTop w:val="0"/>
      <w:marBottom w:val="0"/>
      <w:divBdr>
        <w:top w:val="none" w:sz="0" w:space="0" w:color="auto"/>
        <w:left w:val="none" w:sz="0" w:space="0" w:color="auto"/>
        <w:bottom w:val="none" w:sz="0" w:space="0" w:color="auto"/>
        <w:right w:val="none" w:sz="0" w:space="0" w:color="auto"/>
      </w:divBdr>
    </w:div>
    <w:div w:id="1392457026">
      <w:marLeft w:val="640"/>
      <w:marRight w:val="0"/>
      <w:marTop w:val="0"/>
      <w:marBottom w:val="0"/>
      <w:divBdr>
        <w:top w:val="none" w:sz="0" w:space="0" w:color="auto"/>
        <w:left w:val="none" w:sz="0" w:space="0" w:color="auto"/>
        <w:bottom w:val="none" w:sz="0" w:space="0" w:color="auto"/>
        <w:right w:val="none" w:sz="0" w:space="0" w:color="auto"/>
      </w:divBdr>
    </w:div>
    <w:div w:id="1392462834">
      <w:marLeft w:val="640"/>
      <w:marRight w:val="0"/>
      <w:marTop w:val="0"/>
      <w:marBottom w:val="0"/>
      <w:divBdr>
        <w:top w:val="none" w:sz="0" w:space="0" w:color="auto"/>
        <w:left w:val="none" w:sz="0" w:space="0" w:color="auto"/>
        <w:bottom w:val="none" w:sz="0" w:space="0" w:color="auto"/>
        <w:right w:val="none" w:sz="0" w:space="0" w:color="auto"/>
      </w:divBdr>
    </w:div>
    <w:div w:id="1392465816">
      <w:marLeft w:val="640"/>
      <w:marRight w:val="0"/>
      <w:marTop w:val="0"/>
      <w:marBottom w:val="0"/>
      <w:divBdr>
        <w:top w:val="none" w:sz="0" w:space="0" w:color="auto"/>
        <w:left w:val="none" w:sz="0" w:space="0" w:color="auto"/>
        <w:bottom w:val="none" w:sz="0" w:space="0" w:color="auto"/>
        <w:right w:val="none" w:sz="0" w:space="0" w:color="auto"/>
      </w:divBdr>
    </w:div>
    <w:div w:id="1392539955">
      <w:marLeft w:val="640"/>
      <w:marRight w:val="0"/>
      <w:marTop w:val="0"/>
      <w:marBottom w:val="0"/>
      <w:divBdr>
        <w:top w:val="none" w:sz="0" w:space="0" w:color="auto"/>
        <w:left w:val="none" w:sz="0" w:space="0" w:color="auto"/>
        <w:bottom w:val="none" w:sz="0" w:space="0" w:color="auto"/>
        <w:right w:val="none" w:sz="0" w:space="0" w:color="auto"/>
      </w:divBdr>
    </w:div>
    <w:div w:id="1392651552">
      <w:marLeft w:val="640"/>
      <w:marRight w:val="0"/>
      <w:marTop w:val="0"/>
      <w:marBottom w:val="0"/>
      <w:divBdr>
        <w:top w:val="none" w:sz="0" w:space="0" w:color="auto"/>
        <w:left w:val="none" w:sz="0" w:space="0" w:color="auto"/>
        <w:bottom w:val="none" w:sz="0" w:space="0" w:color="auto"/>
        <w:right w:val="none" w:sz="0" w:space="0" w:color="auto"/>
      </w:divBdr>
    </w:div>
    <w:div w:id="1392801128">
      <w:marLeft w:val="640"/>
      <w:marRight w:val="0"/>
      <w:marTop w:val="0"/>
      <w:marBottom w:val="0"/>
      <w:divBdr>
        <w:top w:val="none" w:sz="0" w:space="0" w:color="auto"/>
        <w:left w:val="none" w:sz="0" w:space="0" w:color="auto"/>
        <w:bottom w:val="none" w:sz="0" w:space="0" w:color="auto"/>
        <w:right w:val="none" w:sz="0" w:space="0" w:color="auto"/>
      </w:divBdr>
    </w:div>
    <w:div w:id="1392845430">
      <w:marLeft w:val="640"/>
      <w:marRight w:val="0"/>
      <w:marTop w:val="0"/>
      <w:marBottom w:val="0"/>
      <w:divBdr>
        <w:top w:val="none" w:sz="0" w:space="0" w:color="auto"/>
        <w:left w:val="none" w:sz="0" w:space="0" w:color="auto"/>
        <w:bottom w:val="none" w:sz="0" w:space="0" w:color="auto"/>
        <w:right w:val="none" w:sz="0" w:space="0" w:color="auto"/>
      </w:divBdr>
    </w:div>
    <w:div w:id="1392969280">
      <w:marLeft w:val="640"/>
      <w:marRight w:val="0"/>
      <w:marTop w:val="0"/>
      <w:marBottom w:val="0"/>
      <w:divBdr>
        <w:top w:val="none" w:sz="0" w:space="0" w:color="auto"/>
        <w:left w:val="none" w:sz="0" w:space="0" w:color="auto"/>
        <w:bottom w:val="none" w:sz="0" w:space="0" w:color="auto"/>
        <w:right w:val="none" w:sz="0" w:space="0" w:color="auto"/>
      </w:divBdr>
    </w:div>
    <w:div w:id="1393044262">
      <w:marLeft w:val="640"/>
      <w:marRight w:val="0"/>
      <w:marTop w:val="0"/>
      <w:marBottom w:val="0"/>
      <w:divBdr>
        <w:top w:val="none" w:sz="0" w:space="0" w:color="auto"/>
        <w:left w:val="none" w:sz="0" w:space="0" w:color="auto"/>
        <w:bottom w:val="none" w:sz="0" w:space="0" w:color="auto"/>
        <w:right w:val="none" w:sz="0" w:space="0" w:color="auto"/>
      </w:divBdr>
    </w:div>
    <w:div w:id="1393112563">
      <w:marLeft w:val="640"/>
      <w:marRight w:val="0"/>
      <w:marTop w:val="0"/>
      <w:marBottom w:val="0"/>
      <w:divBdr>
        <w:top w:val="none" w:sz="0" w:space="0" w:color="auto"/>
        <w:left w:val="none" w:sz="0" w:space="0" w:color="auto"/>
        <w:bottom w:val="none" w:sz="0" w:space="0" w:color="auto"/>
        <w:right w:val="none" w:sz="0" w:space="0" w:color="auto"/>
      </w:divBdr>
    </w:div>
    <w:div w:id="1393232038">
      <w:marLeft w:val="640"/>
      <w:marRight w:val="0"/>
      <w:marTop w:val="0"/>
      <w:marBottom w:val="0"/>
      <w:divBdr>
        <w:top w:val="none" w:sz="0" w:space="0" w:color="auto"/>
        <w:left w:val="none" w:sz="0" w:space="0" w:color="auto"/>
        <w:bottom w:val="none" w:sz="0" w:space="0" w:color="auto"/>
        <w:right w:val="none" w:sz="0" w:space="0" w:color="auto"/>
      </w:divBdr>
    </w:div>
    <w:div w:id="1393237700">
      <w:marLeft w:val="640"/>
      <w:marRight w:val="0"/>
      <w:marTop w:val="0"/>
      <w:marBottom w:val="0"/>
      <w:divBdr>
        <w:top w:val="none" w:sz="0" w:space="0" w:color="auto"/>
        <w:left w:val="none" w:sz="0" w:space="0" w:color="auto"/>
        <w:bottom w:val="none" w:sz="0" w:space="0" w:color="auto"/>
        <w:right w:val="none" w:sz="0" w:space="0" w:color="auto"/>
      </w:divBdr>
    </w:div>
    <w:div w:id="1393311531">
      <w:marLeft w:val="640"/>
      <w:marRight w:val="0"/>
      <w:marTop w:val="0"/>
      <w:marBottom w:val="0"/>
      <w:divBdr>
        <w:top w:val="none" w:sz="0" w:space="0" w:color="auto"/>
        <w:left w:val="none" w:sz="0" w:space="0" w:color="auto"/>
        <w:bottom w:val="none" w:sz="0" w:space="0" w:color="auto"/>
        <w:right w:val="none" w:sz="0" w:space="0" w:color="auto"/>
      </w:divBdr>
    </w:div>
    <w:div w:id="1393456417">
      <w:marLeft w:val="640"/>
      <w:marRight w:val="0"/>
      <w:marTop w:val="0"/>
      <w:marBottom w:val="0"/>
      <w:divBdr>
        <w:top w:val="none" w:sz="0" w:space="0" w:color="auto"/>
        <w:left w:val="none" w:sz="0" w:space="0" w:color="auto"/>
        <w:bottom w:val="none" w:sz="0" w:space="0" w:color="auto"/>
        <w:right w:val="none" w:sz="0" w:space="0" w:color="auto"/>
      </w:divBdr>
    </w:div>
    <w:div w:id="1393505228">
      <w:marLeft w:val="640"/>
      <w:marRight w:val="0"/>
      <w:marTop w:val="0"/>
      <w:marBottom w:val="0"/>
      <w:divBdr>
        <w:top w:val="none" w:sz="0" w:space="0" w:color="auto"/>
        <w:left w:val="none" w:sz="0" w:space="0" w:color="auto"/>
        <w:bottom w:val="none" w:sz="0" w:space="0" w:color="auto"/>
        <w:right w:val="none" w:sz="0" w:space="0" w:color="auto"/>
      </w:divBdr>
    </w:div>
    <w:div w:id="1393653616">
      <w:marLeft w:val="640"/>
      <w:marRight w:val="0"/>
      <w:marTop w:val="0"/>
      <w:marBottom w:val="0"/>
      <w:divBdr>
        <w:top w:val="none" w:sz="0" w:space="0" w:color="auto"/>
        <w:left w:val="none" w:sz="0" w:space="0" w:color="auto"/>
        <w:bottom w:val="none" w:sz="0" w:space="0" w:color="auto"/>
        <w:right w:val="none" w:sz="0" w:space="0" w:color="auto"/>
      </w:divBdr>
    </w:div>
    <w:div w:id="1393768732">
      <w:marLeft w:val="640"/>
      <w:marRight w:val="0"/>
      <w:marTop w:val="0"/>
      <w:marBottom w:val="0"/>
      <w:divBdr>
        <w:top w:val="none" w:sz="0" w:space="0" w:color="auto"/>
        <w:left w:val="none" w:sz="0" w:space="0" w:color="auto"/>
        <w:bottom w:val="none" w:sz="0" w:space="0" w:color="auto"/>
        <w:right w:val="none" w:sz="0" w:space="0" w:color="auto"/>
      </w:divBdr>
    </w:div>
    <w:div w:id="1393775734">
      <w:marLeft w:val="640"/>
      <w:marRight w:val="0"/>
      <w:marTop w:val="0"/>
      <w:marBottom w:val="0"/>
      <w:divBdr>
        <w:top w:val="none" w:sz="0" w:space="0" w:color="auto"/>
        <w:left w:val="none" w:sz="0" w:space="0" w:color="auto"/>
        <w:bottom w:val="none" w:sz="0" w:space="0" w:color="auto"/>
        <w:right w:val="none" w:sz="0" w:space="0" w:color="auto"/>
      </w:divBdr>
    </w:div>
    <w:div w:id="1393888325">
      <w:marLeft w:val="640"/>
      <w:marRight w:val="0"/>
      <w:marTop w:val="0"/>
      <w:marBottom w:val="0"/>
      <w:divBdr>
        <w:top w:val="none" w:sz="0" w:space="0" w:color="auto"/>
        <w:left w:val="none" w:sz="0" w:space="0" w:color="auto"/>
        <w:bottom w:val="none" w:sz="0" w:space="0" w:color="auto"/>
        <w:right w:val="none" w:sz="0" w:space="0" w:color="auto"/>
      </w:divBdr>
    </w:div>
    <w:div w:id="1393891051">
      <w:marLeft w:val="640"/>
      <w:marRight w:val="0"/>
      <w:marTop w:val="0"/>
      <w:marBottom w:val="0"/>
      <w:divBdr>
        <w:top w:val="none" w:sz="0" w:space="0" w:color="auto"/>
        <w:left w:val="none" w:sz="0" w:space="0" w:color="auto"/>
        <w:bottom w:val="none" w:sz="0" w:space="0" w:color="auto"/>
        <w:right w:val="none" w:sz="0" w:space="0" w:color="auto"/>
      </w:divBdr>
    </w:div>
    <w:div w:id="1394045007">
      <w:marLeft w:val="640"/>
      <w:marRight w:val="0"/>
      <w:marTop w:val="0"/>
      <w:marBottom w:val="0"/>
      <w:divBdr>
        <w:top w:val="none" w:sz="0" w:space="0" w:color="auto"/>
        <w:left w:val="none" w:sz="0" w:space="0" w:color="auto"/>
        <w:bottom w:val="none" w:sz="0" w:space="0" w:color="auto"/>
        <w:right w:val="none" w:sz="0" w:space="0" w:color="auto"/>
      </w:divBdr>
    </w:div>
    <w:div w:id="1394113963">
      <w:marLeft w:val="640"/>
      <w:marRight w:val="0"/>
      <w:marTop w:val="0"/>
      <w:marBottom w:val="0"/>
      <w:divBdr>
        <w:top w:val="none" w:sz="0" w:space="0" w:color="auto"/>
        <w:left w:val="none" w:sz="0" w:space="0" w:color="auto"/>
        <w:bottom w:val="none" w:sz="0" w:space="0" w:color="auto"/>
        <w:right w:val="none" w:sz="0" w:space="0" w:color="auto"/>
      </w:divBdr>
    </w:div>
    <w:div w:id="1394154142">
      <w:bodyDiv w:val="1"/>
      <w:marLeft w:val="0"/>
      <w:marRight w:val="0"/>
      <w:marTop w:val="0"/>
      <w:marBottom w:val="0"/>
      <w:divBdr>
        <w:top w:val="none" w:sz="0" w:space="0" w:color="auto"/>
        <w:left w:val="none" w:sz="0" w:space="0" w:color="auto"/>
        <w:bottom w:val="none" w:sz="0" w:space="0" w:color="auto"/>
        <w:right w:val="none" w:sz="0" w:space="0" w:color="auto"/>
      </w:divBdr>
    </w:div>
    <w:div w:id="1394162385">
      <w:marLeft w:val="640"/>
      <w:marRight w:val="0"/>
      <w:marTop w:val="0"/>
      <w:marBottom w:val="0"/>
      <w:divBdr>
        <w:top w:val="none" w:sz="0" w:space="0" w:color="auto"/>
        <w:left w:val="none" w:sz="0" w:space="0" w:color="auto"/>
        <w:bottom w:val="none" w:sz="0" w:space="0" w:color="auto"/>
        <w:right w:val="none" w:sz="0" w:space="0" w:color="auto"/>
      </w:divBdr>
    </w:div>
    <w:div w:id="1394234615">
      <w:marLeft w:val="640"/>
      <w:marRight w:val="0"/>
      <w:marTop w:val="0"/>
      <w:marBottom w:val="0"/>
      <w:divBdr>
        <w:top w:val="none" w:sz="0" w:space="0" w:color="auto"/>
        <w:left w:val="none" w:sz="0" w:space="0" w:color="auto"/>
        <w:bottom w:val="none" w:sz="0" w:space="0" w:color="auto"/>
        <w:right w:val="none" w:sz="0" w:space="0" w:color="auto"/>
      </w:divBdr>
    </w:div>
    <w:div w:id="1394281198">
      <w:marLeft w:val="640"/>
      <w:marRight w:val="0"/>
      <w:marTop w:val="0"/>
      <w:marBottom w:val="0"/>
      <w:divBdr>
        <w:top w:val="none" w:sz="0" w:space="0" w:color="auto"/>
        <w:left w:val="none" w:sz="0" w:space="0" w:color="auto"/>
        <w:bottom w:val="none" w:sz="0" w:space="0" w:color="auto"/>
        <w:right w:val="none" w:sz="0" w:space="0" w:color="auto"/>
      </w:divBdr>
    </w:div>
    <w:div w:id="1394310006">
      <w:marLeft w:val="640"/>
      <w:marRight w:val="0"/>
      <w:marTop w:val="0"/>
      <w:marBottom w:val="0"/>
      <w:divBdr>
        <w:top w:val="none" w:sz="0" w:space="0" w:color="auto"/>
        <w:left w:val="none" w:sz="0" w:space="0" w:color="auto"/>
        <w:bottom w:val="none" w:sz="0" w:space="0" w:color="auto"/>
        <w:right w:val="none" w:sz="0" w:space="0" w:color="auto"/>
      </w:divBdr>
    </w:div>
    <w:div w:id="1394355273">
      <w:marLeft w:val="640"/>
      <w:marRight w:val="0"/>
      <w:marTop w:val="0"/>
      <w:marBottom w:val="0"/>
      <w:divBdr>
        <w:top w:val="none" w:sz="0" w:space="0" w:color="auto"/>
        <w:left w:val="none" w:sz="0" w:space="0" w:color="auto"/>
        <w:bottom w:val="none" w:sz="0" w:space="0" w:color="auto"/>
        <w:right w:val="none" w:sz="0" w:space="0" w:color="auto"/>
      </w:divBdr>
    </w:div>
    <w:div w:id="1394431722">
      <w:marLeft w:val="640"/>
      <w:marRight w:val="0"/>
      <w:marTop w:val="0"/>
      <w:marBottom w:val="0"/>
      <w:divBdr>
        <w:top w:val="none" w:sz="0" w:space="0" w:color="auto"/>
        <w:left w:val="none" w:sz="0" w:space="0" w:color="auto"/>
        <w:bottom w:val="none" w:sz="0" w:space="0" w:color="auto"/>
        <w:right w:val="none" w:sz="0" w:space="0" w:color="auto"/>
      </w:divBdr>
    </w:div>
    <w:div w:id="1394506543">
      <w:marLeft w:val="640"/>
      <w:marRight w:val="0"/>
      <w:marTop w:val="0"/>
      <w:marBottom w:val="0"/>
      <w:divBdr>
        <w:top w:val="none" w:sz="0" w:space="0" w:color="auto"/>
        <w:left w:val="none" w:sz="0" w:space="0" w:color="auto"/>
        <w:bottom w:val="none" w:sz="0" w:space="0" w:color="auto"/>
        <w:right w:val="none" w:sz="0" w:space="0" w:color="auto"/>
      </w:divBdr>
    </w:div>
    <w:div w:id="1394542076">
      <w:marLeft w:val="640"/>
      <w:marRight w:val="0"/>
      <w:marTop w:val="0"/>
      <w:marBottom w:val="0"/>
      <w:divBdr>
        <w:top w:val="none" w:sz="0" w:space="0" w:color="auto"/>
        <w:left w:val="none" w:sz="0" w:space="0" w:color="auto"/>
        <w:bottom w:val="none" w:sz="0" w:space="0" w:color="auto"/>
        <w:right w:val="none" w:sz="0" w:space="0" w:color="auto"/>
      </w:divBdr>
    </w:div>
    <w:div w:id="1394620766">
      <w:marLeft w:val="640"/>
      <w:marRight w:val="0"/>
      <w:marTop w:val="0"/>
      <w:marBottom w:val="0"/>
      <w:divBdr>
        <w:top w:val="none" w:sz="0" w:space="0" w:color="auto"/>
        <w:left w:val="none" w:sz="0" w:space="0" w:color="auto"/>
        <w:bottom w:val="none" w:sz="0" w:space="0" w:color="auto"/>
        <w:right w:val="none" w:sz="0" w:space="0" w:color="auto"/>
      </w:divBdr>
    </w:div>
    <w:div w:id="1394697070">
      <w:marLeft w:val="640"/>
      <w:marRight w:val="0"/>
      <w:marTop w:val="0"/>
      <w:marBottom w:val="0"/>
      <w:divBdr>
        <w:top w:val="none" w:sz="0" w:space="0" w:color="auto"/>
        <w:left w:val="none" w:sz="0" w:space="0" w:color="auto"/>
        <w:bottom w:val="none" w:sz="0" w:space="0" w:color="auto"/>
        <w:right w:val="none" w:sz="0" w:space="0" w:color="auto"/>
      </w:divBdr>
    </w:div>
    <w:div w:id="1394700205">
      <w:marLeft w:val="640"/>
      <w:marRight w:val="0"/>
      <w:marTop w:val="0"/>
      <w:marBottom w:val="0"/>
      <w:divBdr>
        <w:top w:val="none" w:sz="0" w:space="0" w:color="auto"/>
        <w:left w:val="none" w:sz="0" w:space="0" w:color="auto"/>
        <w:bottom w:val="none" w:sz="0" w:space="0" w:color="auto"/>
        <w:right w:val="none" w:sz="0" w:space="0" w:color="auto"/>
      </w:divBdr>
    </w:div>
    <w:div w:id="1394743245">
      <w:marLeft w:val="640"/>
      <w:marRight w:val="0"/>
      <w:marTop w:val="0"/>
      <w:marBottom w:val="0"/>
      <w:divBdr>
        <w:top w:val="none" w:sz="0" w:space="0" w:color="auto"/>
        <w:left w:val="none" w:sz="0" w:space="0" w:color="auto"/>
        <w:bottom w:val="none" w:sz="0" w:space="0" w:color="auto"/>
        <w:right w:val="none" w:sz="0" w:space="0" w:color="auto"/>
      </w:divBdr>
    </w:div>
    <w:div w:id="1395004540">
      <w:marLeft w:val="640"/>
      <w:marRight w:val="0"/>
      <w:marTop w:val="0"/>
      <w:marBottom w:val="0"/>
      <w:divBdr>
        <w:top w:val="none" w:sz="0" w:space="0" w:color="auto"/>
        <w:left w:val="none" w:sz="0" w:space="0" w:color="auto"/>
        <w:bottom w:val="none" w:sz="0" w:space="0" w:color="auto"/>
        <w:right w:val="none" w:sz="0" w:space="0" w:color="auto"/>
      </w:divBdr>
    </w:div>
    <w:div w:id="1395079320">
      <w:marLeft w:val="640"/>
      <w:marRight w:val="0"/>
      <w:marTop w:val="0"/>
      <w:marBottom w:val="0"/>
      <w:divBdr>
        <w:top w:val="none" w:sz="0" w:space="0" w:color="auto"/>
        <w:left w:val="none" w:sz="0" w:space="0" w:color="auto"/>
        <w:bottom w:val="none" w:sz="0" w:space="0" w:color="auto"/>
        <w:right w:val="none" w:sz="0" w:space="0" w:color="auto"/>
      </w:divBdr>
    </w:div>
    <w:div w:id="1395086200">
      <w:marLeft w:val="640"/>
      <w:marRight w:val="0"/>
      <w:marTop w:val="0"/>
      <w:marBottom w:val="0"/>
      <w:divBdr>
        <w:top w:val="none" w:sz="0" w:space="0" w:color="auto"/>
        <w:left w:val="none" w:sz="0" w:space="0" w:color="auto"/>
        <w:bottom w:val="none" w:sz="0" w:space="0" w:color="auto"/>
        <w:right w:val="none" w:sz="0" w:space="0" w:color="auto"/>
      </w:divBdr>
    </w:div>
    <w:div w:id="1395197045">
      <w:marLeft w:val="640"/>
      <w:marRight w:val="0"/>
      <w:marTop w:val="0"/>
      <w:marBottom w:val="0"/>
      <w:divBdr>
        <w:top w:val="none" w:sz="0" w:space="0" w:color="auto"/>
        <w:left w:val="none" w:sz="0" w:space="0" w:color="auto"/>
        <w:bottom w:val="none" w:sz="0" w:space="0" w:color="auto"/>
        <w:right w:val="none" w:sz="0" w:space="0" w:color="auto"/>
      </w:divBdr>
    </w:div>
    <w:div w:id="1395424059">
      <w:marLeft w:val="640"/>
      <w:marRight w:val="0"/>
      <w:marTop w:val="0"/>
      <w:marBottom w:val="0"/>
      <w:divBdr>
        <w:top w:val="none" w:sz="0" w:space="0" w:color="auto"/>
        <w:left w:val="none" w:sz="0" w:space="0" w:color="auto"/>
        <w:bottom w:val="none" w:sz="0" w:space="0" w:color="auto"/>
        <w:right w:val="none" w:sz="0" w:space="0" w:color="auto"/>
      </w:divBdr>
    </w:div>
    <w:div w:id="1395663937">
      <w:marLeft w:val="640"/>
      <w:marRight w:val="0"/>
      <w:marTop w:val="0"/>
      <w:marBottom w:val="0"/>
      <w:divBdr>
        <w:top w:val="none" w:sz="0" w:space="0" w:color="auto"/>
        <w:left w:val="none" w:sz="0" w:space="0" w:color="auto"/>
        <w:bottom w:val="none" w:sz="0" w:space="0" w:color="auto"/>
        <w:right w:val="none" w:sz="0" w:space="0" w:color="auto"/>
      </w:divBdr>
    </w:div>
    <w:div w:id="1395665814">
      <w:marLeft w:val="640"/>
      <w:marRight w:val="0"/>
      <w:marTop w:val="0"/>
      <w:marBottom w:val="0"/>
      <w:divBdr>
        <w:top w:val="none" w:sz="0" w:space="0" w:color="auto"/>
        <w:left w:val="none" w:sz="0" w:space="0" w:color="auto"/>
        <w:bottom w:val="none" w:sz="0" w:space="0" w:color="auto"/>
        <w:right w:val="none" w:sz="0" w:space="0" w:color="auto"/>
      </w:divBdr>
    </w:div>
    <w:div w:id="1395738069">
      <w:marLeft w:val="640"/>
      <w:marRight w:val="0"/>
      <w:marTop w:val="0"/>
      <w:marBottom w:val="0"/>
      <w:divBdr>
        <w:top w:val="none" w:sz="0" w:space="0" w:color="auto"/>
        <w:left w:val="none" w:sz="0" w:space="0" w:color="auto"/>
        <w:bottom w:val="none" w:sz="0" w:space="0" w:color="auto"/>
        <w:right w:val="none" w:sz="0" w:space="0" w:color="auto"/>
      </w:divBdr>
    </w:div>
    <w:div w:id="1395738538">
      <w:marLeft w:val="640"/>
      <w:marRight w:val="0"/>
      <w:marTop w:val="0"/>
      <w:marBottom w:val="0"/>
      <w:divBdr>
        <w:top w:val="none" w:sz="0" w:space="0" w:color="auto"/>
        <w:left w:val="none" w:sz="0" w:space="0" w:color="auto"/>
        <w:bottom w:val="none" w:sz="0" w:space="0" w:color="auto"/>
        <w:right w:val="none" w:sz="0" w:space="0" w:color="auto"/>
      </w:divBdr>
    </w:div>
    <w:div w:id="1395740290">
      <w:marLeft w:val="640"/>
      <w:marRight w:val="0"/>
      <w:marTop w:val="0"/>
      <w:marBottom w:val="0"/>
      <w:divBdr>
        <w:top w:val="none" w:sz="0" w:space="0" w:color="auto"/>
        <w:left w:val="none" w:sz="0" w:space="0" w:color="auto"/>
        <w:bottom w:val="none" w:sz="0" w:space="0" w:color="auto"/>
        <w:right w:val="none" w:sz="0" w:space="0" w:color="auto"/>
      </w:divBdr>
    </w:div>
    <w:div w:id="1395741621">
      <w:marLeft w:val="640"/>
      <w:marRight w:val="0"/>
      <w:marTop w:val="0"/>
      <w:marBottom w:val="0"/>
      <w:divBdr>
        <w:top w:val="none" w:sz="0" w:space="0" w:color="auto"/>
        <w:left w:val="none" w:sz="0" w:space="0" w:color="auto"/>
        <w:bottom w:val="none" w:sz="0" w:space="0" w:color="auto"/>
        <w:right w:val="none" w:sz="0" w:space="0" w:color="auto"/>
      </w:divBdr>
    </w:div>
    <w:div w:id="1395742572">
      <w:marLeft w:val="640"/>
      <w:marRight w:val="0"/>
      <w:marTop w:val="0"/>
      <w:marBottom w:val="0"/>
      <w:divBdr>
        <w:top w:val="none" w:sz="0" w:space="0" w:color="auto"/>
        <w:left w:val="none" w:sz="0" w:space="0" w:color="auto"/>
        <w:bottom w:val="none" w:sz="0" w:space="0" w:color="auto"/>
        <w:right w:val="none" w:sz="0" w:space="0" w:color="auto"/>
      </w:divBdr>
    </w:div>
    <w:div w:id="1395814893">
      <w:marLeft w:val="640"/>
      <w:marRight w:val="0"/>
      <w:marTop w:val="0"/>
      <w:marBottom w:val="0"/>
      <w:divBdr>
        <w:top w:val="none" w:sz="0" w:space="0" w:color="auto"/>
        <w:left w:val="none" w:sz="0" w:space="0" w:color="auto"/>
        <w:bottom w:val="none" w:sz="0" w:space="0" w:color="auto"/>
        <w:right w:val="none" w:sz="0" w:space="0" w:color="auto"/>
      </w:divBdr>
    </w:div>
    <w:div w:id="1395815326">
      <w:marLeft w:val="640"/>
      <w:marRight w:val="0"/>
      <w:marTop w:val="0"/>
      <w:marBottom w:val="0"/>
      <w:divBdr>
        <w:top w:val="none" w:sz="0" w:space="0" w:color="auto"/>
        <w:left w:val="none" w:sz="0" w:space="0" w:color="auto"/>
        <w:bottom w:val="none" w:sz="0" w:space="0" w:color="auto"/>
        <w:right w:val="none" w:sz="0" w:space="0" w:color="auto"/>
      </w:divBdr>
    </w:div>
    <w:div w:id="1395818131">
      <w:marLeft w:val="640"/>
      <w:marRight w:val="0"/>
      <w:marTop w:val="0"/>
      <w:marBottom w:val="0"/>
      <w:divBdr>
        <w:top w:val="none" w:sz="0" w:space="0" w:color="auto"/>
        <w:left w:val="none" w:sz="0" w:space="0" w:color="auto"/>
        <w:bottom w:val="none" w:sz="0" w:space="0" w:color="auto"/>
        <w:right w:val="none" w:sz="0" w:space="0" w:color="auto"/>
      </w:divBdr>
    </w:div>
    <w:div w:id="1395852042">
      <w:marLeft w:val="640"/>
      <w:marRight w:val="0"/>
      <w:marTop w:val="0"/>
      <w:marBottom w:val="0"/>
      <w:divBdr>
        <w:top w:val="none" w:sz="0" w:space="0" w:color="auto"/>
        <w:left w:val="none" w:sz="0" w:space="0" w:color="auto"/>
        <w:bottom w:val="none" w:sz="0" w:space="0" w:color="auto"/>
        <w:right w:val="none" w:sz="0" w:space="0" w:color="auto"/>
      </w:divBdr>
    </w:div>
    <w:div w:id="1395857106">
      <w:marLeft w:val="640"/>
      <w:marRight w:val="0"/>
      <w:marTop w:val="0"/>
      <w:marBottom w:val="0"/>
      <w:divBdr>
        <w:top w:val="none" w:sz="0" w:space="0" w:color="auto"/>
        <w:left w:val="none" w:sz="0" w:space="0" w:color="auto"/>
        <w:bottom w:val="none" w:sz="0" w:space="0" w:color="auto"/>
        <w:right w:val="none" w:sz="0" w:space="0" w:color="auto"/>
      </w:divBdr>
    </w:div>
    <w:div w:id="1396008858">
      <w:marLeft w:val="640"/>
      <w:marRight w:val="0"/>
      <w:marTop w:val="0"/>
      <w:marBottom w:val="0"/>
      <w:divBdr>
        <w:top w:val="none" w:sz="0" w:space="0" w:color="auto"/>
        <w:left w:val="none" w:sz="0" w:space="0" w:color="auto"/>
        <w:bottom w:val="none" w:sz="0" w:space="0" w:color="auto"/>
        <w:right w:val="none" w:sz="0" w:space="0" w:color="auto"/>
      </w:divBdr>
    </w:div>
    <w:div w:id="1396052996">
      <w:marLeft w:val="640"/>
      <w:marRight w:val="0"/>
      <w:marTop w:val="0"/>
      <w:marBottom w:val="0"/>
      <w:divBdr>
        <w:top w:val="none" w:sz="0" w:space="0" w:color="auto"/>
        <w:left w:val="none" w:sz="0" w:space="0" w:color="auto"/>
        <w:bottom w:val="none" w:sz="0" w:space="0" w:color="auto"/>
        <w:right w:val="none" w:sz="0" w:space="0" w:color="auto"/>
      </w:divBdr>
    </w:div>
    <w:div w:id="1396196124">
      <w:marLeft w:val="640"/>
      <w:marRight w:val="0"/>
      <w:marTop w:val="0"/>
      <w:marBottom w:val="0"/>
      <w:divBdr>
        <w:top w:val="none" w:sz="0" w:space="0" w:color="auto"/>
        <w:left w:val="none" w:sz="0" w:space="0" w:color="auto"/>
        <w:bottom w:val="none" w:sz="0" w:space="0" w:color="auto"/>
        <w:right w:val="none" w:sz="0" w:space="0" w:color="auto"/>
      </w:divBdr>
    </w:div>
    <w:div w:id="1396197183">
      <w:marLeft w:val="640"/>
      <w:marRight w:val="0"/>
      <w:marTop w:val="0"/>
      <w:marBottom w:val="0"/>
      <w:divBdr>
        <w:top w:val="none" w:sz="0" w:space="0" w:color="auto"/>
        <w:left w:val="none" w:sz="0" w:space="0" w:color="auto"/>
        <w:bottom w:val="none" w:sz="0" w:space="0" w:color="auto"/>
        <w:right w:val="none" w:sz="0" w:space="0" w:color="auto"/>
      </w:divBdr>
    </w:div>
    <w:div w:id="1396202648">
      <w:marLeft w:val="640"/>
      <w:marRight w:val="0"/>
      <w:marTop w:val="0"/>
      <w:marBottom w:val="0"/>
      <w:divBdr>
        <w:top w:val="none" w:sz="0" w:space="0" w:color="auto"/>
        <w:left w:val="none" w:sz="0" w:space="0" w:color="auto"/>
        <w:bottom w:val="none" w:sz="0" w:space="0" w:color="auto"/>
        <w:right w:val="none" w:sz="0" w:space="0" w:color="auto"/>
      </w:divBdr>
    </w:div>
    <w:div w:id="1396204848">
      <w:marLeft w:val="640"/>
      <w:marRight w:val="0"/>
      <w:marTop w:val="0"/>
      <w:marBottom w:val="0"/>
      <w:divBdr>
        <w:top w:val="none" w:sz="0" w:space="0" w:color="auto"/>
        <w:left w:val="none" w:sz="0" w:space="0" w:color="auto"/>
        <w:bottom w:val="none" w:sz="0" w:space="0" w:color="auto"/>
        <w:right w:val="none" w:sz="0" w:space="0" w:color="auto"/>
      </w:divBdr>
    </w:div>
    <w:div w:id="1396315639">
      <w:marLeft w:val="640"/>
      <w:marRight w:val="0"/>
      <w:marTop w:val="0"/>
      <w:marBottom w:val="0"/>
      <w:divBdr>
        <w:top w:val="none" w:sz="0" w:space="0" w:color="auto"/>
        <w:left w:val="none" w:sz="0" w:space="0" w:color="auto"/>
        <w:bottom w:val="none" w:sz="0" w:space="0" w:color="auto"/>
        <w:right w:val="none" w:sz="0" w:space="0" w:color="auto"/>
      </w:divBdr>
    </w:div>
    <w:div w:id="1396392034">
      <w:marLeft w:val="640"/>
      <w:marRight w:val="0"/>
      <w:marTop w:val="0"/>
      <w:marBottom w:val="0"/>
      <w:divBdr>
        <w:top w:val="none" w:sz="0" w:space="0" w:color="auto"/>
        <w:left w:val="none" w:sz="0" w:space="0" w:color="auto"/>
        <w:bottom w:val="none" w:sz="0" w:space="0" w:color="auto"/>
        <w:right w:val="none" w:sz="0" w:space="0" w:color="auto"/>
      </w:divBdr>
    </w:div>
    <w:div w:id="1396396415">
      <w:marLeft w:val="640"/>
      <w:marRight w:val="0"/>
      <w:marTop w:val="0"/>
      <w:marBottom w:val="0"/>
      <w:divBdr>
        <w:top w:val="none" w:sz="0" w:space="0" w:color="auto"/>
        <w:left w:val="none" w:sz="0" w:space="0" w:color="auto"/>
        <w:bottom w:val="none" w:sz="0" w:space="0" w:color="auto"/>
        <w:right w:val="none" w:sz="0" w:space="0" w:color="auto"/>
      </w:divBdr>
    </w:div>
    <w:div w:id="1396465048">
      <w:marLeft w:val="640"/>
      <w:marRight w:val="0"/>
      <w:marTop w:val="0"/>
      <w:marBottom w:val="0"/>
      <w:divBdr>
        <w:top w:val="none" w:sz="0" w:space="0" w:color="auto"/>
        <w:left w:val="none" w:sz="0" w:space="0" w:color="auto"/>
        <w:bottom w:val="none" w:sz="0" w:space="0" w:color="auto"/>
        <w:right w:val="none" w:sz="0" w:space="0" w:color="auto"/>
      </w:divBdr>
    </w:div>
    <w:div w:id="1396466922">
      <w:marLeft w:val="640"/>
      <w:marRight w:val="0"/>
      <w:marTop w:val="0"/>
      <w:marBottom w:val="0"/>
      <w:divBdr>
        <w:top w:val="none" w:sz="0" w:space="0" w:color="auto"/>
        <w:left w:val="none" w:sz="0" w:space="0" w:color="auto"/>
        <w:bottom w:val="none" w:sz="0" w:space="0" w:color="auto"/>
        <w:right w:val="none" w:sz="0" w:space="0" w:color="auto"/>
      </w:divBdr>
    </w:div>
    <w:div w:id="1396468101">
      <w:marLeft w:val="640"/>
      <w:marRight w:val="0"/>
      <w:marTop w:val="0"/>
      <w:marBottom w:val="0"/>
      <w:divBdr>
        <w:top w:val="none" w:sz="0" w:space="0" w:color="auto"/>
        <w:left w:val="none" w:sz="0" w:space="0" w:color="auto"/>
        <w:bottom w:val="none" w:sz="0" w:space="0" w:color="auto"/>
        <w:right w:val="none" w:sz="0" w:space="0" w:color="auto"/>
      </w:divBdr>
    </w:div>
    <w:div w:id="1396473164">
      <w:marLeft w:val="640"/>
      <w:marRight w:val="0"/>
      <w:marTop w:val="0"/>
      <w:marBottom w:val="0"/>
      <w:divBdr>
        <w:top w:val="none" w:sz="0" w:space="0" w:color="auto"/>
        <w:left w:val="none" w:sz="0" w:space="0" w:color="auto"/>
        <w:bottom w:val="none" w:sz="0" w:space="0" w:color="auto"/>
        <w:right w:val="none" w:sz="0" w:space="0" w:color="auto"/>
      </w:divBdr>
    </w:div>
    <w:div w:id="1396583513">
      <w:marLeft w:val="640"/>
      <w:marRight w:val="0"/>
      <w:marTop w:val="0"/>
      <w:marBottom w:val="0"/>
      <w:divBdr>
        <w:top w:val="none" w:sz="0" w:space="0" w:color="auto"/>
        <w:left w:val="none" w:sz="0" w:space="0" w:color="auto"/>
        <w:bottom w:val="none" w:sz="0" w:space="0" w:color="auto"/>
        <w:right w:val="none" w:sz="0" w:space="0" w:color="auto"/>
      </w:divBdr>
    </w:div>
    <w:div w:id="1396853888">
      <w:marLeft w:val="640"/>
      <w:marRight w:val="0"/>
      <w:marTop w:val="0"/>
      <w:marBottom w:val="0"/>
      <w:divBdr>
        <w:top w:val="none" w:sz="0" w:space="0" w:color="auto"/>
        <w:left w:val="none" w:sz="0" w:space="0" w:color="auto"/>
        <w:bottom w:val="none" w:sz="0" w:space="0" w:color="auto"/>
        <w:right w:val="none" w:sz="0" w:space="0" w:color="auto"/>
      </w:divBdr>
    </w:div>
    <w:div w:id="1396901422">
      <w:marLeft w:val="640"/>
      <w:marRight w:val="0"/>
      <w:marTop w:val="0"/>
      <w:marBottom w:val="0"/>
      <w:divBdr>
        <w:top w:val="none" w:sz="0" w:space="0" w:color="auto"/>
        <w:left w:val="none" w:sz="0" w:space="0" w:color="auto"/>
        <w:bottom w:val="none" w:sz="0" w:space="0" w:color="auto"/>
        <w:right w:val="none" w:sz="0" w:space="0" w:color="auto"/>
      </w:divBdr>
    </w:div>
    <w:div w:id="1396932112">
      <w:marLeft w:val="640"/>
      <w:marRight w:val="0"/>
      <w:marTop w:val="0"/>
      <w:marBottom w:val="0"/>
      <w:divBdr>
        <w:top w:val="none" w:sz="0" w:space="0" w:color="auto"/>
        <w:left w:val="none" w:sz="0" w:space="0" w:color="auto"/>
        <w:bottom w:val="none" w:sz="0" w:space="0" w:color="auto"/>
        <w:right w:val="none" w:sz="0" w:space="0" w:color="auto"/>
      </w:divBdr>
    </w:div>
    <w:div w:id="1396977641">
      <w:marLeft w:val="640"/>
      <w:marRight w:val="0"/>
      <w:marTop w:val="0"/>
      <w:marBottom w:val="0"/>
      <w:divBdr>
        <w:top w:val="none" w:sz="0" w:space="0" w:color="auto"/>
        <w:left w:val="none" w:sz="0" w:space="0" w:color="auto"/>
        <w:bottom w:val="none" w:sz="0" w:space="0" w:color="auto"/>
        <w:right w:val="none" w:sz="0" w:space="0" w:color="auto"/>
      </w:divBdr>
    </w:div>
    <w:div w:id="1397046015">
      <w:marLeft w:val="640"/>
      <w:marRight w:val="0"/>
      <w:marTop w:val="0"/>
      <w:marBottom w:val="0"/>
      <w:divBdr>
        <w:top w:val="none" w:sz="0" w:space="0" w:color="auto"/>
        <w:left w:val="none" w:sz="0" w:space="0" w:color="auto"/>
        <w:bottom w:val="none" w:sz="0" w:space="0" w:color="auto"/>
        <w:right w:val="none" w:sz="0" w:space="0" w:color="auto"/>
      </w:divBdr>
    </w:div>
    <w:div w:id="1397046642">
      <w:marLeft w:val="640"/>
      <w:marRight w:val="0"/>
      <w:marTop w:val="0"/>
      <w:marBottom w:val="0"/>
      <w:divBdr>
        <w:top w:val="none" w:sz="0" w:space="0" w:color="auto"/>
        <w:left w:val="none" w:sz="0" w:space="0" w:color="auto"/>
        <w:bottom w:val="none" w:sz="0" w:space="0" w:color="auto"/>
        <w:right w:val="none" w:sz="0" w:space="0" w:color="auto"/>
      </w:divBdr>
    </w:div>
    <w:div w:id="1397049068">
      <w:marLeft w:val="640"/>
      <w:marRight w:val="0"/>
      <w:marTop w:val="0"/>
      <w:marBottom w:val="0"/>
      <w:divBdr>
        <w:top w:val="none" w:sz="0" w:space="0" w:color="auto"/>
        <w:left w:val="none" w:sz="0" w:space="0" w:color="auto"/>
        <w:bottom w:val="none" w:sz="0" w:space="0" w:color="auto"/>
        <w:right w:val="none" w:sz="0" w:space="0" w:color="auto"/>
      </w:divBdr>
    </w:div>
    <w:div w:id="1397124841">
      <w:marLeft w:val="640"/>
      <w:marRight w:val="0"/>
      <w:marTop w:val="0"/>
      <w:marBottom w:val="0"/>
      <w:divBdr>
        <w:top w:val="none" w:sz="0" w:space="0" w:color="auto"/>
        <w:left w:val="none" w:sz="0" w:space="0" w:color="auto"/>
        <w:bottom w:val="none" w:sz="0" w:space="0" w:color="auto"/>
        <w:right w:val="none" w:sz="0" w:space="0" w:color="auto"/>
      </w:divBdr>
    </w:div>
    <w:div w:id="1397167094">
      <w:marLeft w:val="640"/>
      <w:marRight w:val="0"/>
      <w:marTop w:val="0"/>
      <w:marBottom w:val="0"/>
      <w:divBdr>
        <w:top w:val="none" w:sz="0" w:space="0" w:color="auto"/>
        <w:left w:val="none" w:sz="0" w:space="0" w:color="auto"/>
        <w:bottom w:val="none" w:sz="0" w:space="0" w:color="auto"/>
        <w:right w:val="none" w:sz="0" w:space="0" w:color="auto"/>
      </w:divBdr>
    </w:div>
    <w:div w:id="1397241329">
      <w:marLeft w:val="640"/>
      <w:marRight w:val="0"/>
      <w:marTop w:val="0"/>
      <w:marBottom w:val="0"/>
      <w:divBdr>
        <w:top w:val="none" w:sz="0" w:space="0" w:color="auto"/>
        <w:left w:val="none" w:sz="0" w:space="0" w:color="auto"/>
        <w:bottom w:val="none" w:sz="0" w:space="0" w:color="auto"/>
        <w:right w:val="none" w:sz="0" w:space="0" w:color="auto"/>
      </w:divBdr>
    </w:div>
    <w:div w:id="1397242509">
      <w:marLeft w:val="640"/>
      <w:marRight w:val="0"/>
      <w:marTop w:val="0"/>
      <w:marBottom w:val="0"/>
      <w:divBdr>
        <w:top w:val="none" w:sz="0" w:space="0" w:color="auto"/>
        <w:left w:val="none" w:sz="0" w:space="0" w:color="auto"/>
        <w:bottom w:val="none" w:sz="0" w:space="0" w:color="auto"/>
        <w:right w:val="none" w:sz="0" w:space="0" w:color="auto"/>
      </w:divBdr>
    </w:div>
    <w:div w:id="1397360454">
      <w:marLeft w:val="640"/>
      <w:marRight w:val="0"/>
      <w:marTop w:val="0"/>
      <w:marBottom w:val="0"/>
      <w:divBdr>
        <w:top w:val="none" w:sz="0" w:space="0" w:color="auto"/>
        <w:left w:val="none" w:sz="0" w:space="0" w:color="auto"/>
        <w:bottom w:val="none" w:sz="0" w:space="0" w:color="auto"/>
        <w:right w:val="none" w:sz="0" w:space="0" w:color="auto"/>
      </w:divBdr>
    </w:div>
    <w:div w:id="1397362000">
      <w:marLeft w:val="640"/>
      <w:marRight w:val="0"/>
      <w:marTop w:val="0"/>
      <w:marBottom w:val="0"/>
      <w:divBdr>
        <w:top w:val="none" w:sz="0" w:space="0" w:color="auto"/>
        <w:left w:val="none" w:sz="0" w:space="0" w:color="auto"/>
        <w:bottom w:val="none" w:sz="0" w:space="0" w:color="auto"/>
        <w:right w:val="none" w:sz="0" w:space="0" w:color="auto"/>
      </w:divBdr>
    </w:div>
    <w:div w:id="1397436459">
      <w:marLeft w:val="640"/>
      <w:marRight w:val="0"/>
      <w:marTop w:val="0"/>
      <w:marBottom w:val="0"/>
      <w:divBdr>
        <w:top w:val="none" w:sz="0" w:space="0" w:color="auto"/>
        <w:left w:val="none" w:sz="0" w:space="0" w:color="auto"/>
        <w:bottom w:val="none" w:sz="0" w:space="0" w:color="auto"/>
        <w:right w:val="none" w:sz="0" w:space="0" w:color="auto"/>
      </w:divBdr>
    </w:div>
    <w:div w:id="1397513672">
      <w:marLeft w:val="640"/>
      <w:marRight w:val="0"/>
      <w:marTop w:val="0"/>
      <w:marBottom w:val="0"/>
      <w:divBdr>
        <w:top w:val="none" w:sz="0" w:space="0" w:color="auto"/>
        <w:left w:val="none" w:sz="0" w:space="0" w:color="auto"/>
        <w:bottom w:val="none" w:sz="0" w:space="0" w:color="auto"/>
        <w:right w:val="none" w:sz="0" w:space="0" w:color="auto"/>
      </w:divBdr>
    </w:div>
    <w:div w:id="1397555783">
      <w:marLeft w:val="640"/>
      <w:marRight w:val="0"/>
      <w:marTop w:val="0"/>
      <w:marBottom w:val="0"/>
      <w:divBdr>
        <w:top w:val="none" w:sz="0" w:space="0" w:color="auto"/>
        <w:left w:val="none" w:sz="0" w:space="0" w:color="auto"/>
        <w:bottom w:val="none" w:sz="0" w:space="0" w:color="auto"/>
        <w:right w:val="none" w:sz="0" w:space="0" w:color="auto"/>
      </w:divBdr>
    </w:div>
    <w:div w:id="1397776570">
      <w:marLeft w:val="640"/>
      <w:marRight w:val="0"/>
      <w:marTop w:val="0"/>
      <w:marBottom w:val="0"/>
      <w:divBdr>
        <w:top w:val="none" w:sz="0" w:space="0" w:color="auto"/>
        <w:left w:val="none" w:sz="0" w:space="0" w:color="auto"/>
        <w:bottom w:val="none" w:sz="0" w:space="0" w:color="auto"/>
        <w:right w:val="none" w:sz="0" w:space="0" w:color="auto"/>
      </w:divBdr>
    </w:div>
    <w:div w:id="1397776827">
      <w:marLeft w:val="640"/>
      <w:marRight w:val="0"/>
      <w:marTop w:val="0"/>
      <w:marBottom w:val="0"/>
      <w:divBdr>
        <w:top w:val="none" w:sz="0" w:space="0" w:color="auto"/>
        <w:left w:val="none" w:sz="0" w:space="0" w:color="auto"/>
        <w:bottom w:val="none" w:sz="0" w:space="0" w:color="auto"/>
        <w:right w:val="none" w:sz="0" w:space="0" w:color="auto"/>
      </w:divBdr>
    </w:div>
    <w:div w:id="1397817345">
      <w:marLeft w:val="640"/>
      <w:marRight w:val="0"/>
      <w:marTop w:val="0"/>
      <w:marBottom w:val="0"/>
      <w:divBdr>
        <w:top w:val="none" w:sz="0" w:space="0" w:color="auto"/>
        <w:left w:val="none" w:sz="0" w:space="0" w:color="auto"/>
        <w:bottom w:val="none" w:sz="0" w:space="0" w:color="auto"/>
        <w:right w:val="none" w:sz="0" w:space="0" w:color="auto"/>
      </w:divBdr>
    </w:div>
    <w:div w:id="1397825733">
      <w:marLeft w:val="640"/>
      <w:marRight w:val="0"/>
      <w:marTop w:val="0"/>
      <w:marBottom w:val="0"/>
      <w:divBdr>
        <w:top w:val="none" w:sz="0" w:space="0" w:color="auto"/>
        <w:left w:val="none" w:sz="0" w:space="0" w:color="auto"/>
        <w:bottom w:val="none" w:sz="0" w:space="0" w:color="auto"/>
        <w:right w:val="none" w:sz="0" w:space="0" w:color="auto"/>
      </w:divBdr>
    </w:div>
    <w:div w:id="1397825880">
      <w:marLeft w:val="640"/>
      <w:marRight w:val="0"/>
      <w:marTop w:val="0"/>
      <w:marBottom w:val="0"/>
      <w:divBdr>
        <w:top w:val="none" w:sz="0" w:space="0" w:color="auto"/>
        <w:left w:val="none" w:sz="0" w:space="0" w:color="auto"/>
        <w:bottom w:val="none" w:sz="0" w:space="0" w:color="auto"/>
        <w:right w:val="none" w:sz="0" w:space="0" w:color="auto"/>
      </w:divBdr>
    </w:div>
    <w:div w:id="1397897575">
      <w:marLeft w:val="640"/>
      <w:marRight w:val="0"/>
      <w:marTop w:val="0"/>
      <w:marBottom w:val="0"/>
      <w:divBdr>
        <w:top w:val="none" w:sz="0" w:space="0" w:color="auto"/>
        <w:left w:val="none" w:sz="0" w:space="0" w:color="auto"/>
        <w:bottom w:val="none" w:sz="0" w:space="0" w:color="auto"/>
        <w:right w:val="none" w:sz="0" w:space="0" w:color="auto"/>
      </w:divBdr>
    </w:div>
    <w:div w:id="1397972873">
      <w:marLeft w:val="640"/>
      <w:marRight w:val="0"/>
      <w:marTop w:val="0"/>
      <w:marBottom w:val="0"/>
      <w:divBdr>
        <w:top w:val="none" w:sz="0" w:space="0" w:color="auto"/>
        <w:left w:val="none" w:sz="0" w:space="0" w:color="auto"/>
        <w:bottom w:val="none" w:sz="0" w:space="0" w:color="auto"/>
        <w:right w:val="none" w:sz="0" w:space="0" w:color="auto"/>
      </w:divBdr>
    </w:div>
    <w:div w:id="1397975439">
      <w:marLeft w:val="640"/>
      <w:marRight w:val="0"/>
      <w:marTop w:val="0"/>
      <w:marBottom w:val="0"/>
      <w:divBdr>
        <w:top w:val="none" w:sz="0" w:space="0" w:color="auto"/>
        <w:left w:val="none" w:sz="0" w:space="0" w:color="auto"/>
        <w:bottom w:val="none" w:sz="0" w:space="0" w:color="auto"/>
        <w:right w:val="none" w:sz="0" w:space="0" w:color="auto"/>
      </w:divBdr>
    </w:div>
    <w:div w:id="1398090947">
      <w:marLeft w:val="640"/>
      <w:marRight w:val="0"/>
      <w:marTop w:val="0"/>
      <w:marBottom w:val="0"/>
      <w:divBdr>
        <w:top w:val="none" w:sz="0" w:space="0" w:color="auto"/>
        <w:left w:val="none" w:sz="0" w:space="0" w:color="auto"/>
        <w:bottom w:val="none" w:sz="0" w:space="0" w:color="auto"/>
        <w:right w:val="none" w:sz="0" w:space="0" w:color="auto"/>
      </w:divBdr>
    </w:div>
    <w:div w:id="1398094092">
      <w:marLeft w:val="640"/>
      <w:marRight w:val="0"/>
      <w:marTop w:val="0"/>
      <w:marBottom w:val="0"/>
      <w:divBdr>
        <w:top w:val="none" w:sz="0" w:space="0" w:color="auto"/>
        <w:left w:val="none" w:sz="0" w:space="0" w:color="auto"/>
        <w:bottom w:val="none" w:sz="0" w:space="0" w:color="auto"/>
        <w:right w:val="none" w:sz="0" w:space="0" w:color="auto"/>
      </w:divBdr>
    </w:div>
    <w:div w:id="1398094632">
      <w:marLeft w:val="640"/>
      <w:marRight w:val="0"/>
      <w:marTop w:val="0"/>
      <w:marBottom w:val="0"/>
      <w:divBdr>
        <w:top w:val="none" w:sz="0" w:space="0" w:color="auto"/>
        <w:left w:val="none" w:sz="0" w:space="0" w:color="auto"/>
        <w:bottom w:val="none" w:sz="0" w:space="0" w:color="auto"/>
        <w:right w:val="none" w:sz="0" w:space="0" w:color="auto"/>
      </w:divBdr>
    </w:div>
    <w:div w:id="1398167973">
      <w:marLeft w:val="640"/>
      <w:marRight w:val="0"/>
      <w:marTop w:val="0"/>
      <w:marBottom w:val="0"/>
      <w:divBdr>
        <w:top w:val="none" w:sz="0" w:space="0" w:color="auto"/>
        <w:left w:val="none" w:sz="0" w:space="0" w:color="auto"/>
        <w:bottom w:val="none" w:sz="0" w:space="0" w:color="auto"/>
        <w:right w:val="none" w:sz="0" w:space="0" w:color="auto"/>
      </w:divBdr>
    </w:div>
    <w:div w:id="1398168483">
      <w:marLeft w:val="640"/>
      <w:marRight w:val="0"/>
      <w:marTop w:val="0"/>
      <w:marBottom w:val="0"/>
      <w:divBdr>
        <w:top w:val="none" w:sz="0" w:space="0" w:color="auto"/>
        <w:left w:val="none" w:sz="0" w:space="0" w:color="auto"/>
        <w:bottom w:val="none" w:sz="0" w:space="0" w:color="auto"/>
        <w:right w:val="none" w:sz="0" w:space="0" w:color="auto"/>
      </w:divBdr>
    </w:div>
    <w:div w:id="1398211473">
      <w:marLeft w:val="640"/>
      <w:marRight w:val="0"/>
      <w:marTop w:val="0"/>
      <w:marBottom w:val="0"/>
      <w:divBdr>
        <w:top w:val="none" w:sz="0" w:space="0" w:color="auto"/>
        <w:left w:val="none" w:sz="0" w:space="0" w:color="auto"/>
        <w:bottom w:val="none" w:sz="0" w:space="0" w:color="auto"/>
        <w:right w:val="none" w:sz="0" w:space="0" w:color="auto"/>
      </w:divBdr>
    </w:div>
    <w:div w:id="1398282353">
      <w:marLeft w:val="640"/>
      <w:marRight w:val="0"/>
      <w:marTop w:val="0"/>
      <w:marBottom w:val="0"/>
      <w:divBdr>
        <w:top w:val="none" w:sz="0" w:space="0" w:color="auto"/>
        <w:left w:val="none" w:sz="0" w:space="0" w:color="auto"/>
        <w:bottom w:val="none" w:sz="0" w:space="0" w:color="auto"/>
        <w:right w:val="none" w:sz="0" w:space="0" w:color="auto"/>
      </w:divBdr>
    </w:div>
    <w:div w:id="1398356578">
      <w:marLeft w:val="640"/>
      <w:marRight w:val="0"/>
      <w:marTop w:val="0"/>
      <w:marBottom w:val="0"/>
      <w:divBdr>
        <w:top w:val="none" w:sz="0" w:space="0" w:color="auto"/>
        <w:left w:val="none" w:sz="0" w:space="0" w:color="auto"/>
        <w:bottom w:val="none" w:sz="0" w:space="0" w:color="auto"/>
        <w:right w:val="none" w:sz="0" w:space="0" w:color="auto"/>
      </w:divBdr>
    </w:div>
    <w:div w:id="1398430538">
      <w:marLeft w:val="640"/>
      <w:marRight w:val="0"/>
      <w:marTop w:val="0"/>
      <w:marBottom w:val="0"/>
      <w:divBdr>
        <w:top w:val="none" w:sz="0" w:space="0" w:color="auto"/>
        <w:left w:val="none" w:sz="0" w:space="0" w:color="auto"/>
        <w:bottom w:val="none" w:sz="0" w:space="0" w:color="auto"/>
        <w:right w:val="none" w:sz="0" w:space="0" w:color="auto"/>
      </w:divBdr>
    </w:div>
    <w:div w:id="1398438730">
      <w:marLeft w:val="640"/>
      <w:marRight w:val="0"/>
      <w:marTop w:val="0"/>
      <w:marBottom w:val="0"/>
      <w:divBdr>
        <w:top w:val="none" w:sz="0" w:space="0" w:color="auto"/>
        <w:left w:val="none" w:sz="0" w:space="0" w:color="auto"/>
        <w:bottom w:val="none" w:sz="0" w:space="0" w:color="auto"/>
        <w:right w:val="none" w:sz="0" w:space="0" w:color="auto"/>
      </w:divBdr>
    </w:div>
    <w:div w:id="1398477755">
      <w:marLeft w:val="640"/>
      <w:marRight w:val="0"/>
      <w:marTop w:val="0"/>
      <w:marBottom w:val="0"/>
      <w:divBdr>
        <w:top w:val="none" w:sz="0" w:space="0" w:color="auto"/>
        <w:left w:val="none" w:sz="0" w:space="0" w:color="auto"/>
        <w:bottom w:val="none" w:sz="0" w:space="0" w:color="auto"/>
        <w:right w:val="none" w:sz="0" w:space="0" w:color="auto"/>
      </w:divBdr>
    </w:div>
    <w:div w:id="1398481895">
      <w:marLeft w:val="640"/>
      <w:marRight w:val="0"/>
      <w:marTop w:val="0"/>
      <w:marBottom w:val="0"/>
      <w:divBdr>
        <w:top w:val="none" w:sz="0" w:space="0" w:color="auto"/>
        <w:left w:val="none" w:sz="0" w:space="0" w:color="auto"/>
        <w:bottom w:val="none" w:sz="0" w:space="0" w:color="auto"/>
        <w:right w:val="none" w:sz="0" w:space="0" w:color="auto"/>
      </w:divBdr>
    </w:div>
    <w:div w:id="1398625145">
      <w:marLeft w:val="640"/>
      <w:marRight w:val="0"/>
      <w:marTop w:val="0"/>
      <w:marBottom w:val="0"/>
      <w:divBdr>
        <w:top w:val="none" w:sz="0" w:space="0" w:color="auto"/>
        <w:left w:val="none" w:sz="0" w:space="0" w:color="auto"/>
        <w:bottom w:val="none" w:sz="0" w:space="0" w:color="auto"/>
        <w:right w:val="none" w:sz="0" w:space="0" w:color="auto"/>
      </w:divBdr>
    </w:div>
    <w:div w:id="1398672830">
      <w:marLeft w:val="640"/>
      <w:marRight w:val="0"/>
      <w:marTop w:val="0"/>
      <w:marBottom w:val="0"/>
      <w:divBdr>
        <w:top w:val="none" w:sz="0" w:space="0" w:color="auto"/>
        <w:left w:val="none" w:sz="0" w:space="0" w:color="auto"/>
        <w:bottom w:val="none" w:sz="0" w:space="0" w:color="auto"/>
        <w:right w:val="none" w:sz="0" w:space="0" w:color="auto"/>
      </w:divBdr>
    </w:div>
    <w:div w:id="1399011117">
      <w:marLeft w:val="640"/>
      <w:marRight w:val="0"/>
      <w:marTop w:val="0"/>
      <w:marBottom w:val="0"/>
      <w:divBdr>
        <w:top w:val="none" w:sz="0" w:space="0" w:color="auto"/>
        <w:left w:val="none" w:sz="0" w:space="0" w:color="auto"/>
        <w:bottom w:val="none" w:sz="0" w:space="0" w:color="auto"/>
        <w:right w:val="none" w:sz="0" w:space="0" w:color="auto"/>
      </w:divBdr>
    </w:div>
    <w:div w:id="1399013545">
      <w:marLeft w:val="640"/>
      <w:marRight w:val="0"/>
      <w:marTop w:val="0"/>
      <w:marBottom w:val="0"/>
      <w:divBdr>
        <w:top w:val="none" w:sz="0" w:space="0" w:color="auto"/>
        <w:left w:val="none" w:sz="0" w:space="0" w:color="auto"/>
        <w:bottom w:val="none" w:sz="0" w:space="0" w:color="auto"/>
        <w:right w:val="none" w:sz="0" w:space="0" w:color="auto"/>
      </w:divBdr>
    </w:div>
    <w:div w:id="1399085177">
      <w:marLeft w:val="640"/>
      <w:marRight w:val="0"/>
      <w:marTop w:val="0"/>
      <w:marBottom w:val="0"/>
      <w:divBdr>
        <w:top w:val="none" w:sz="0" w:space="0" w:color="auto"/>
        <w:left w:val="none" w:sz="0" w:space="0" w:color="auto"/>
        <w:bottom w:val="none" w:sz="0" w:space="0" w:color="auto"/>
        <w:right w:val="none" w:sz="0" w:space="0" w:color="auto"/>
      </w:divBdr>
    </w:div>
    <w:div w:id="1399211269">
      <w:marLeft w:val="640"/>
      <w:marRight w:val="0"/>
      <w:marTop w:val="0"/>
      <w:marBottom w:val="0"/>
      <w:divBdr>
        <w:top w:val="none" w:sz="0" w:space="0" w:color="auto"/>
        <w:left w:val="none" w:sz="0" w:space="0" w:color="auto"/>
        <w:bottom w:val="none" w:sz="0" w:space="0" w:color="auto"/>
        <w:right w:val="none" w:sz="0" w:space="0" w:color="auto"/>
      </w:divBdr>
    </w:div>
    <w:div w:id="1399283687">
      <w:marLeft w:val="640"/>
      <w:marRight w:val="0"/>
      <w:marTop w:val="0"/>
      <w:marBottom w:val="0"/>
      <w:divBdr>
        <w:top w:val="none" w:sz="0" w:space="0" w:color="auto"/>
        <w:left w:val="none" w:sz="0" w:space="0" w:color="auto"/>
        <w:bottom w:val="none" w:sz="0" w:space="0" w:color="auto"/>
        <w:right w:val="none" w:sz="0" w:space="0" w:color="auto"/>
      </w:divBdr>
    </w:div>
    <w:div w:id="1399400555">
      <w:marLeft w:val="640"/>
      <w:marRight w:val="0"/>
      <w:marTop w:val="0"/>
      <w:marBottom w:val="0"/>
      <w:divBdr>
        <w:top w:val="none" w:sz="0" w:space="0" w:color="auto"/>
        <w:left w:val="none" w:sz="0" w:space="0" w:color="auto"/>
        <w:bottom w:val="none" w:sz="0" w:space="0" w:color="auto"/>
        <w:right w:val="none" w:sz="0" w:space="0" w:color="auto"/>
      </w:divBdr>
    </w:div>
    <w:div w:id="1399547863">
      <w:marLeft w:val="640"/>
      <w:marRight w:val="0"/>
      <w:marTop w:val="0"/>
      <w:marBottom w:val="0"/>
      <w:divBdr>
        <w:top w:val="none" w:sz="0" w:space="0" w:color="auto"/>
        <w:left w:val="none" w:sz="0" w:space="0" w:color="auto"/>
        <w:bottom w:val="none" w:sz="0" w:space="0" w:color="auto"/>
        <w:right w:val="none" w:sz="0" w:space="0" w:color="auto"/>
      </w:divBdr>
    </w:div>
    <w:div w:id="1399548136">
      <w:marLeft w:val="640"/>
      <w:marRight w:val="0"/>
      <w:marTop w:val="0"/>
      <w:marBottom w:val="0"/>
      <w:divBdr>
        <w:top w:val="none" w:sz="0" w:space="0" w:color="auto"/>
        <w:left w:val="none" w:sz="0" w:space="0" w:color="auto"/>
        <w:bottom w:val="none" w:sz="0" w:space="0" w:color="auto"/>
        <w:right w:val="none" w:sz="0" w:space="0" w:color="auto"/>
      </w:divBdr>
    </w:div>
    <w:div w:id="1399551355">
      <w:marLeft w:val="640"/>
      <w:marRight w:val="0"/>
      <w:marTop w:val="0"/>
      <w:marBottom w:val="0"/>
      <w:divBdr>
        <w:top w:val="none" w:sz="0" w:space="0" w:color="auto"/>
        <w:left w:val="none" w:sz="0" w:space="0" w:color="auto"/>
        <w:bottom w:val="none" w:sz="0" w:space="0" w:color="auto"/>
        <w:right w:val="none" w:sz="0" w:space="0" w:color="auto"/>
      </w:divBdr>
    </w:div>
    <w:div w:id="1399593396">
      <w:marLeft w:val="640"/>
      <w:marRight w:val="0"/>
      <w:marTop w:val="0"/>
      <w:marBottom w:val="0"/>
      <w:divBdr>
        <w:top w:val="none" w:sz="0" w:space="0" w:color="auto"/>
        <w:left w:val="none" w:sz="0" w:space="0" w:color="auto"/>
        <w:bottom w:val="none" w:sz="0" w:space="0" w:color="auto"/>
        <w:right w:val="none" w:sz="0" w:space="0" w:color="auto"/>
      </w:divBdr>
    </w:div>
    <w:div w:id="1399866559">
      <w:marLeft w:val="640"/>
      <w:marRight w:val="0"/>
      <w:marTop w:val="0"/>
      <w:marBottom w:val="0"/>
      <w:divBdr>
        <w:top w:val="none" w:sz="0" w:space="0" w:color="auto"/>
        <w:left w:val="none" w:sz="0" w:space="0" w:color="auto"/>
        <w:bottom w:val="none" w:sz="0" w:space="0" w:color="auto"/>
        <w:right w:val="none" w:sz="0" w:space="0" w:color="auto"/>
      </w:divBdr>
    </w:div>
    <w:div w:id="1399936139">
      <w:marLeft w:val="640"/>
      <w:marRight w:val="0"/>
      <w:marTop w:val="0"/>
      <w:marBottom w:val="0"/>
      <w:divBdr>
        <w:top w:val="none" w:sz="0" w:space="0" w:color="auto"/>
        <w:left w:val="none" w:sz="0" w:space="0" w:color="auto"/>
        <w:bottom w:val="none" w:sz="0" w:space="0" w:color="auto"/>
        <w:right w:val="none" w:sz="0" w:space="0" w:color="auto"/>
      </w:divBdr>
    </w:div>
    <w:div w:id="1399940813">
      <w:marLeft w:val="640"/>
      <w:marRight w:val="0"/>
      <w:marTop w:val="0"/>
      <w:marBottom w:val="0"/>
      <w:divBdr>
        <w:top w:val="none" w:sz="0" w:space="0" w:color="auto"/>
        <w:left w:val="none" w:sz="0" w:space="0" w:color="auto"/>
        <w:bottom w:val="none" w:sz="0" w:space="0" w:color="auto"/>
        <w:right w:val="none" w:sz="0" w:space="0" w:color="auto"/>
      </w:divBdr>
    </w:div>
    <w:div w:id="1399980453">
      <w:marLeft w:val="640"/>
      <w:marRight w:val="0"/>
      <w:marTop w:val="0"/>
      <w:marBottom w:val="0"/>
      <w:divBdr>
        <w:top w:val="none" w:sz="0" w:space="0" w:color="auto"/>
        <w:left w:val="none" w:sz="0" w:space="0" w:color="auto"/>
        <w:bottom w:val="none" w:sz="0" w:space="0" w:color="auto"/>
        <w:right w:val="none" w:sz="0" w:space="0" w:color="auto"/>
      </w:divBdr>
    </w:div>
    <w:div w:id="1399984887">
      <w:marLeft w:val="640"/>
      <w:marRight w:val="0"/>
      <w:marTop w:val="0"/>
      <w:marBottom w:val="0"/>
      <w:divBdr>
        <w:top w:val="none" w:sz="0" w:space="0" w:color="auto"/>
        <w:left w:val="none" w:sz="0" w:space="0" w:color="auto"/>
        <w:bottom w:val="none" w:sz="0" w:space="0" w:color="auto"/>
        <w:right w:val="none" w:sz="0" w:space="0" w:color="auto"/>
      </w:divBdr>
    </w:div>
    <w:div w:id="1400011880">
      <w:marLeft w:val="640"/>
      <w:marRight w:val="0"/>
      <w:marTop w:val="0"/>
      <w:marBottom w:val="0"/>
      <w:divBdr>
        <w:top w:val="none" w:sz="0" w:space="0" w:color="auto"/>
        <w:left w:val="none" w:sz="0" w:space="0" w:color="auto"/>
        <w:bottom w:val="none" w:sz="0" w:space="0" w:color="auto"/>
        <w:right w:val="none" w:sz="0" w:space="0" w:color="auto"/>
      </w:divBdr>
    </w:div>
    <w:div w:id="1400060696">
      <w:marLeft w:val="640"/>
      <w:marRight w:val="0"/>
      <w:marTop w:val="0"/>
      <w:marBottom w:val="0"/>
      <w:divBdr>
        <w:top w:val="none" w:sz="0" w:space="0" w:color="auto"/>
        <w:left w:val="none" w:sz="0" w:space="0" w:color="auto"/>
        <w:bottom w:val="none" w:sz="0" w:space="0" w:color="auto"/>
        <w:right w:val="none" w:sz="0" w:space="0" w:color="auto"/>
      </w:divBdr>
    </w:div>
    <w:div w:id="1400205201">
      <w:marLeft w:val="640"/>
      <w:marRight w:val="0"/>
      <w:marTop w:val="0"/>
      <w:marBottom w:val="0"/>
      <w:divBdr>
        <w:top w:val="none" w:sz="0" w:space="0" w:color="auto"/>
        <w:left w:val="none" w:sz="0" w:space="0" w:color="auto"/>
        <w:bottom w:val="none" w:sz="0" w:space="0" w:color="auto"/>
        <w:right w:val="none" w:sz="0" w:space="0" w:color="auto"/>
      </w:divBdr>
    </w:div>
    <w:div w:id="1400206110">
      <w:marLeft w:val="640"/>
      <w:marRight w:val="0"/>
      <w:marTop w:val="0"/>
      <w:marBottom w:val="0"/>
      <w:divBdr>
        <w:top w:val="none" w:sz="0" w:space="0" w:color="auto"/>
        <w:left w:val="none" w:sz="0" w:space="0" w:color="auto"/>
        <w:bottom w:val="none" w:sz="0" w:space="0" w:color="auto"/>
        <w:right w:val="none" w:sz="0" w:space="0" w:color="auto"/>
      </w:divBdr>
    </w:div>
    <w:div w:id="1400207979">
      <w:marLeft w:val="640"/>
      <w:marRight w:val="0"/>
      <w:marTop w:val="0"/>
      <w:marBottom w:val="0"/>
      <w:divBdr>
        <w:top w:val="none" w:sz="0" w:space="0" w:color="auto"/>
        <w:left w:val="none" w:sz="0" w:space="0" w:color="auto"/>
        <w:bottom w:val="none" w:sz="0" w:space="0" w:color="auto"/>
        <w:right w:val="none" w:sz="0" w:space="0" w:color="auto"/>
      </w:divBdr>
    </w:div>
    <w:div w:id="1400254227">
      <w:marLeft w:val="640"/>
      <w:marRight w:val="0"/>
      <w:marTop w:val="0"/>
      <w:marBottom w:val="0"/>
      <w:divBdr>
        <w:top w:val="none" w:sz="0" w:space="0" w:color="auto"/>
        <w:left w:val="none" w:sz="0" w:space="0" w:color="auto"/>
        <w:bottom w:val="none" w:sz="0" w:space="0" w:color="auto"/>
        <w:right w:val="none" w:sz="0" w:space="0" w:color="auto"/>
      </w:divBdr>
    </w:div>
    <w:div w:id="1400327619">
      <w:marLeft w:val="640"/>
      <w:marRight w:val="0"/>
      <w:marTop w:val="0"/>
      <w:marBottom w:val="0"/>
      <w:divBdr>
        <w:top w:val="none" w:sz="0" w:space="0" w:color="auto"/>
        <w:left w:val="none" w:sz="0" w:space="0" w:color="auto"/>
        <w:bottom w:val="none" w:sz="0" w:space="0" w:color="auto"/>
        <w:right w:val="none" w:sz="0" w:space="0" w:color="auto"/>
      </w:divBdr>
    </w:div>
    <w:div w:id="1400395825">
      <w:marLeft w:val="640"/>
      <w:marRight w:val="0"/>
      <w:marTop w:val="0"/>
      <w:marBottom w:val="0"/>
      <w:divBdr>
        <w:top w:val="none" w:sz="0" w:space="0" w:color="auto"/>
        <w:left w:val="none" w:sz="0" w:space="0" w:color="auto"/>
        <w:bottom w:val="none" w:sz="0" w:space="0" w:color="auto"/>
        <w:right w:val="none" w:sz="0" w:space="0" w:color="auto"/>
      </w:divBdr>
    </w:div>
    <w:div w:id="1400395875">
      <w:marLeft w:val="640"/>
      <w:marRight w:val="0"/>
      <w:marTop w:val="0"/>
      <w:marBottom w:val="0"/>
      <w:divBdr>
        <w:top w:val="none" w:sz="0" w:space="0" w:color="auto"/>
        <w:left w:val="none" w:sz="0" w:space="0" w:color="auto"/>
        <w:bottom w:val="none" w:sz="0" w:space="0" w:color="auto"/>
        <w:right w:val="none" w:sz="0" w:space="0" w:color="auto"/>
      </w:divBdr>
    </w:div>
    <w:div w:id="1400470968">
      <w:marLeft w:val="640"/>
      <w:marRight w:val="0"/>
      <w:marTop w:val="0"/>
      <w:marBottom w:val="0"/>
      <w:divBdr>
        <w:top w:val="none" w:sz="0" w:space="0" w:color="auto"/>
        <w:left w:val="none" w:sz="0" w:space="0" w:color="auto"/>
        <w:bottom w:val="none" w:sz="0" w:space="0" w:color="auto"/>
        <w:right w:val="none" w:sz="0" w:space="0" w:color="auto"/>
      </w:divBdr>
    </w:div>
    <w:div w:id="1400520107">
      <w:marLeft w:val="640"/>
      <w:marRight w:val="0"/>
      <w:marTop w:val="0"/>
      <w:marBottom w:val="0"/>
      <w:divBdr>
        <w:top w:val="none" w:sz="0" w:space="0" w:color="auto"/>
        <w:left w:val="none" w:sz="0" w:space="0" w:color="auto"/>
        <w:bottom w:val="none" w:sz="0" w:space="0" w:color="auto"/>
        <w:right w:val="none" w:sz="0" w:space="0" w:color="auto"/>
      </w:divBdr>
    </w:div>
    <w:div w:id="1400591213">
      <w:marLeft w:val="640"/>
      <w:marRight w:val="0"/>
      <w:marTop w:val="0"/>
      <w:marBottom w:val="0"/>
      <w:divBdr>
        <w:top w:val="none" w:sz="0" w:space="0" w:color="auto"/>
        <w:left w:val="none" w:sz="0" w:space="0" w:color="auto"/>
        <w:bottom w:val="none" w:sz="0" w:space="0" w:color="auto"/>
        <w:right w:val="none" w:sz="0" w:space="0" w:color="auto"/>
      </w:divBdr>
    </w:div>
    <w:div w:id="1400665924">
      <w:marLeft w:val="640"/>
      <w:marRight w:val="0"/>
      <w:marTop w:val="0"/>
      <w:marBottom w:val="0"/>
      <w:divBdr>
        <w:top w:val="none" w:sz="0" w:space="0" w:color="auto"/>
        <w:left w:val="none" w:sz="0" w:space="0" w:color="auto"/>
        <w:bottom w:val="none" w:sz="0" w:space="0" w:color="auto"/>
        <w:right w:val="none" w:sz="0" w:space="0" w:color="auto"/>
      </w:divBdr>
    </w:div>
    <w:div w:id="1400667584">
      <w:marLeft w:val="640"/>
      <w:marRight w:val="0"/>
      <w:marTop w:val="0"/>
      <w:marBottom w:val="0"/>
      <w:divBdr>
        <w:top w:val="none" w:sz="0" w:space="0" w:color="auto"/>
        <w:left w:val="none" w:sz="0" w:space="0" w:color="auto"/>
        <w:bottom w:val="none" w:sz="0" w:space="0" w:color="auto"/>
        <w:right w:val="none" w:sz="0" w:space="0" w:color="auto"/>
      </w:divBdr>
    </w:div>
    <w:div w:id="1400711996">
      <w:marLeft w:val="640"/>
      <w:marRight w:val="0"/>
      <w:marTop w:val="0"/>
      <w:marBottom w:val="0"/>
      <w:divBdr>
        <w:top w:val="none" w:sz="0" w:space="0" w:color="auto"/>
        <w:left w:val="none" w:sz="0" w:space="0" w:color="auto"/>
        <w:bottom w:val="none" w:sz="0" w:space="0" w:color="auto"/>
        <w:right w:val="none" w:sz="0" w:space="0" w:color="auto"/>
      </w:divBdr>
    </w:div>
    <w:div w:id="1400714788">
      <w:marLeft w:val="640"/>
      <w:marRight w:val="0"/>
      <w:marTop w:val="0"/>
      <w:marBottom w:val="0"/>
      <w:divBdr>
        <w:top w:val="none" w:sz="0" w:space="0" w:color="auto"/>
        <w:left w:val="none" w:sz="0" w:space="0" w:color="auto"/>
        <w:bottom w:val="none" w:sz="0" w:space="0" w:color="auto"/>
        <w:right w:val="none" w:sz="0" w:space="0" w:color="auto"/>
      </w:divBdr>
    </w:div>
    <w:div w:id="1400786413">
      <w:marLeft w:val="640"/>
      <w:marRight w:val="0"/>
      <w:marTop w:val="0"/>
      <w:marBottom w:val="0"/>
      <w:divBdr>
        <w:top w:val="none" w:sz="0" w:space="0" w:color="auto"/>
        <w:left w:val="none" w:sz="0" w:space="0" w:color="auto"/>
        <w:bottom w:val="none" w:sz="0" w:space="0" w:color="auto"/>
        <w:right w:val="none" w:sz="0" w:space="0" w:color="auto"/>
      </w:divBdr>
    </w:div>
    <w:div w:id="1400908045">
      <w:marLeft w:val="640"/>
      <w:marRight w:val="0"/>
      <w:marTop w:val="0"/>
      <w:marBottom w:val="0"/>
      <w:divBdr>
        <w:top w:val="none" w:sz="0" w:space="0" w:color="auto"/>
        <w:left w:val="none" w:sz="0" w:space="0" w:color="auto"/>
        <w:bottom w:val="none" w:sz="0" w:space="0" w:color="auto"/>
        <w:right w:val="none" w:sz="0" w:space="0" w:color="auto"/>
      </w:divBdr>
    </w:div>
    <w:div w:id="1401096279">
      <w:marLeft w:val="640"/>
      <w:marRight w:val="0"/>
      <w:marTop w:val="0"/>
      <w:marBottom w:val="0"/>
      <w:divBdr>
        <w:top w:val="none" w:sz="0" w:space="0" w:color="auto"/>
        <w:left w:val="none" w:sz="0" w:space="0" w:color="auto"/>
        <w:bottom w:val="none" w:sz="0" w:space="0" w:color="auto"/>
        <w:right w:val="none" w:sz="0" w:space="0" w:color="auto"/>
      </w:divBdr>
    </w:div>
    <w:div w:id="1401172496">
      <w:marLeft w:val="640"/>
      <w:marRight w:val="0"/>
      <w:marTop w:val="0"/>
      <w:marBottom w:val="0"/>
      <w:divBdr>
        <w:top w:val="none" w:sz="0" w:space="0" w:color="auto"/>
        <w:left w:val="none" w:sz="0" w:space="0" w:color="auto"/>
        <w:bottom w:val="none" w:sz="0" w:space="0" w:color="auto"/>
        <w:right w:val="none" w:sz="0" w:space="0" w:color="auto"/>
      </w:divBdr>
    </w:div>
    <w:div w:id="1401174365">
      <w:marLeft w:val="640"/>
      <w:marRight w:val="0"/>
      <w:marTop w:val="0"/>
      <w:marBottom w:val="0"/>
      <w:divBdr>
        <w:top w:val="none" w:sz="0" w:space="0" w:color="auto"/>
        <w:left w:val="none" w:sz="0" w:space="0" w:color="auto"/>
        <w:bottom w:val="none" w:sz="0" w:space="0" w:color="auto"/>
        <w:right w:val="none" w:sz="0" w:space="0" w:color="auto"/>
      </w:divBdr>
    </w:div>
    <w:div w:id="1401246614">
      <w:marLeft w:val="640"/>
      <w:marRight w:val="0"/>
      <w:marTop w:val="0"/>
      <w:marBottom w:val="0"/>
      <w:divBdr>
        <w:top w:val="none" w:sz="0" w:space="0" w:color="auto"/>
        <w:left w:val="none" w:sz="0" w:space="0" w:color="auto"/>
        <w:bottom w:val="none" w:sz="0" w:space="0" w:color="auto"/>
        <w:right w:val="none" w:sz="0" w:space="0" w:color="auto"/>
      </w:divBdr>
    </w:div>
    <w:div w:id="1401291975">
      <w:marLeft w:val="640"/>
      <w:marRight w:val="0"/>
      <w:marTop w:val="0"/>
      <w:marBottom w:val="0"/>
      <w:divBdr>
        <w:top w:val="none" w:sz="0" w:space="0" w:color="auto"/>
        <w:left w:val="none" w:sz="0" w:space="0" w:color="auto"/>
        <w:bottom w:val="none" w:sz="0" w:space="0" w:color="auto"/>
        <w:right w:val="none" w:sz="0" w:space="0" w:color="auto"/>
      </w:divBdr>
    </w:div>
    <w:div w:id="1401293960">
      <w:marLeft w:val="640"/>
      <w:marRight w:val="0"/>
      <w:marTop w:val="0"/>
      <w:marBottom w:val="0"/>
      <w:divBdr>
        <w:top w:val="none" w:sz="0" w:space="0" w:color="auto"/>
        <w:left w:val="none" w:sz="0" w:space="0" w:color="auto"/>
        <w:bottom w:val="none" w:sz="0" w:space="0" w:color="auto"/>
        <w:right w:val="none" w:sz="0" w:space="0" w:color="auto"/>
      </w:divBdr>
    </w:div>
    <w:div w:id="1401323050">
      <w:marLeft w:val="640"/>
      <w:marRight w:val="0"/>
      <w:marTop w:val="0"/>
      <w:marBottom w:val="0"/>
      <w:divBdr>
        <w:top w:val="none" w:sz="0" w:space="0" w:color="auto"/>
        <w:left w:val="none" w:sz="0" w:space="0" w:color="auto"/>
        <w:bottom w:val="none" w:sz="0" w:space="0" w:color="auto"/>
        <w:right w:val="none" w:sz="0" w:space="0" w:color="auto"/>
      </w:divBdr>
    </w:div>
    <w:div w:id="1401515774">
      <w:marLeft w:val="640"/>
      <w:marRight w:val="0"/>
      <w:marTop w:val="0"/>
      <w:marBottom w:val="0"/>
      <w:divBdr>
        <w:top w:val="none" w:sz="0" w:space="0" w:color="auto"/>
        <w:left w:val="none" w:sz="0" w:space="0" w:color="auto"/>
        <w:bottom w:val="none" w:sz="0" w:space="0" w:color="auto"/>
        <w:right w:val="none" w:sz="0" w:space="0" w:color="auto"/>
      </w:divBdr>
    </w:div>
    <w:div w:id="1401517994">
      <w:marLeft w:val="640"/>
      <w:marRight w:val="0"/>
      <w:marTop w:val="0"/>
      <w:marBottom w:val="0"/>
      <w:divBdr>
        <w:top w:val="none" w:sz="0" w:space="0" w:color="auto"/>
        <w:left w:val="none" w:sz="0" w:space="0" w:color="auto"/>
        <w:bottom w:val="none" w:sz="0" w:space="0" w:color="auto"/>
        <w:right w:val="none" w:sz="0" w:space="0" w:color="auto"/>
      </w:divBdr>
    </w:div>
    <w:div w:id="1401518703">
      <w:bodyDiv w:val="1"/>
      <w:marLeft w:val="0"/>
      <w:marRight w:val="0"/>
      <w:marTop w:val="0"/>
      <w:marBottom w:val="0"/>
      <w:divBdr>
        <w:top w:val="none" w:sz="0" w:space="0" w:color="auto"/>
        <w:left w:val="none" w:sz="0" w:space="0" w:color="auto"/>
        <w:bottom w:val="none" w:sz="0" w:space="0" w:color="auto"/>
        <w:right w:val="none" w:sz="0" w:space="0" w:color="auto"/>
      </w:divBdr>
    </w:div>
    <w:div w:id="1401564877">
      <w:marLeft w:val="640"/>
      <w:marRight w:val="0"/>
      <w:marTop w:val="0"/>
      <w:marBottom w:val="0"/>
      <w:divBdr>
        <w:top w:val="none" w:sz="0" w:space="0" w:color="auto"/>
        <w:left w:val="none" w:sz="0" w:space="0" w:color="auto"/>
        <w:bottom w:val="none" w:sz="0" w:space="0" w:color="auto"/>
        <w:right w:val="none" w:sz="0" w:space="0" w:color="auto"/>
      </w:divBdr>
    </w:div>
    <w:div w:id="1401630770">
      <w:marLeft w:val="640"/>
      <w:marRight w:val="0"/>
      <w:marTop w:val="0"/>
      <w:marBottom w:val="0"/>
      <w:divBdr>
        <w:top w:val="none" w:sz="0" w:space="0" w:color="auto"/>
        <w:left w:val="none" w:sz="0" w:space="0" w:color="auto"/>
        <w:bottom w:val="none" w:sz="0" w:space="0" w:color="auto"/>
        <w:right w:val="none" w:sz="0" w:space="0" w:color="auto"/>
      </w:divBdr>
    </w:div>
    <w:div w:id="1401637799">
      <w:marLeft w:val="640"/>
      <w:marRight w:val="0"/>
      <w:marTop w:val="0"/>
      <w:marBottom w:val="0"/>
      <w:divBdr>
        <w:top w:val="none" w:sz="0" w:space="0" w:color="auto"/>
        <w:left w:val="none" w:sz="0" w:space="0" w:color="auto"/>
        <w:bottom w:val="none" w:sz="0" w:space="0" w:color="auto"/>
        <w:right w:val="none" w:sz="0" w:space="0" w:color="auto"/>
      </w:divBdr>
    </w:div>
    <w:div w:id="1401714621">
      <w:marLeft w:val="640"/>
      <w:marRight w:val="0"/>
      <w:marTop w:val="0"/>
      <w:marBottom w:val="0"/>
      <w:divBdr>
        <w:top w:val="none" w:sz="0" w:space="0" w:color="auto"/>
        <w:left w:val="none" w:sz="0" w:space="0" w:color="auto"/>
        <w:bottom w:val="none" w:sz="0" w:space="0" w:color="auto"/>
        <w:right w:val="none" w:sz="0" w:space="0" w:color="auto"/>
      </w:divBdr>
    </w:div>
    <w:div w:id="1401714977">
      <w:marLeft w:val="640"/>
      <w:marRight w:val="0"/>
      <w:marTop w:val="0"/>
      <w:marBottom w:val="0"/>
      <w:divBdr>
        <w:top w:val="none" w:sz="0" w:space="0" w:color="auto"/>
        <w:left w:val="none" w:sz="0" w:space="0" w:color="auto"/>
        <w:bottom w:val="none" w:sz="0" w:space="0" w:color="auto"/>
        <w:right w:val="none" w:sz="0" w:space="0" w:color="auto"/>
      </w:divBdr>
    </w:div>
    <w:div w:id="1401715607">
      <w:marLeft w:val="640"/>
      <w:marRight w:val="0"/>
      <w:marTop w:val="0"/>
      <w:marBottom w:val="0"/>
      <w:divBdr>
        <w:top w:val="none" w:sz="0" w:space="0" w:color="auto"/>
        <w:left w:val="none" w:sz="0" w:space="0" w:color="auto"/>
        <w:bottom w:val="none" w:sz="0" w:space="0" w:color="auto"/>
        <w:right w:val="none" w:sz="0" w:space="0" w:color="auto"/>
      </w:divBdr>
    </w:div>
    <w:div w:id="1401752399">
      <w:marLeft w:val="640"/>
      <w:marRight w:val="0"/>
      <w:marTop w:val="0"/>
      <w:marBottom w:val="0"/>
      <w:divBdr>
        <w:top w:val="none" w:sz="0" w:space="0" w:color="auto"/>
        <w:left w:val="none" w:sz="0" w:space="0" w:color="auto"/>
        <w:bottom w:val="none" w:sz="0" w:space="0" w:color="auto"/>
        <w:right w:val="none" w:sz="0" w:space="0" w:color="auto"/>
      </w:divBdr>
    </w:div>
    <w:div w:id="1401902817">
      <w:marLeft w:val="640"/>
      <w:marRight w:val="0"/>
      <w:marTop w:val="0"/>
      <w:marBottom w:val="0"/>
      <w:divBdr>
        <w:top w:val="none" w:sz="0" w:space="0" w:color="auto"/>
        <w:left w:val="none" w:sz="0" w:space="0" w:color="auto"/>
        <w:bottom w:val="none" w:sz="0" w:space="0" w:color="auto"/>
        <w:right w:val="none" w:sz="0" w:space="0" w:color="auto"/>
      </w:divBdr>
    </w:div>
    <w:div w:id="1401904209">
      <w:marLeft w:val="640"/>
      <w:marRight w:val="0"/>
      <w:marTop w:val="0"/>
      <w:marBottom w:val="0"/>
      <w:divBdr>
        <w:top w:val="none" w:sz="0" w:space="0" w:color="auto"/>
        <w:left w:val="none" w:sz="0" w:space="0" w:color="auto"/>
        <w:bottom w:val="none" w:sz="0" w:space="0" w:color="auto"/>
        <w:right w:val="none" w:sz="0" w:space="0" w:color="auto"/>
      </w:divBdr>
    </w:div>
    <w:div w:id="1401908024">
      <w:marLeft w:val="640"/>
      <w:marRight w:val="0"/>
      <w:marTop w:val="0"/>
      <w:marBottom w:val="0"/>
      <w:divBdr>
        <w:top w:val="none" w:sz="0" w:space="0" w:color="auto"/>
        <w:left w:val="none" w:sz="0" w:space="0" w:color="auto"/>
        <w:bottom w:val="none" w:sz="0" w:space="0" w:color="auto"/>
        <w:right w:val="none" w:sz="0" w:space="0" w:color="auto"/>
      </w:divBdr>
    </w:div>
    <w:div w:id="1402025385">
      <w:marLeft w:val="640"/>
      <w:marRight w:val="0"/>
      <w:marTop w:val="0"/>
      <w:marBottom w:val="0"/>
      <w:divBdr>
        <w:top w:val="none" w:sz="0" w:space="0" w:color="auto"/>
        <w:left w:val="none" w:sz="0" w:space="0" w:color="auto"/>
        <w:bottom w:val="none" w:sz="0" w:space="0" w:color="auto"/>
        <w:right w:val="none" w:sz="0" w:space="0" w:color="auto"/>
      </w:divBdr>
    </w:div>
    <w:div w:id="1402026128">
      <w:marLeft w:val="640"/>
      <w:marRight w:val="0"/>
      <w:marTop w:val="0"/>
      <w:marBottom w:val="0"/>
      <w:divBdr>
        <w:top w:val="none" w:sz="0" w:space="0" w:color="auto"/>
        <w:left w:val="none" w:sz="0" w:space="0" w:color="auto"/>
        <w:bottom w:val="none" w:sz="0" w:space="0" w:color="auto"/>
        <w:right w:val="none" w:sz="0" w:space="0" w:color="auto"/>
      </w:divBdr>
    </w:div>
    <w:div w:id="1402095375">
      <w:marLeft w:val="640"/>
      <w:marRight w:val="0"/>
      <w:marTop w:val="0"/>
      <w:marBottom w:val="0"/>
      <w:divBdr>
        <w:top w:val="none" w:sz="0" w:space="0" w:color="auto"/>
        <w:left w:val="none" w:sz="0" w:space="0" w:color="auto"/>
        <w:bottom w:val="none" w:sz="0" w:space="0" w:color="auto"/>
        <w:right w:val="none" w:sz="0" w:space="0" w:color="auto"/>
      </w:divBdr>
    </w:div>
    <w:div w:id="1402144692">
      <w:marLeft w:val="640"/>
      <w:marRight w:val="0"/>
      <w:marTop w:val="0"/>
      <w:marBottom w:val="0"/>
      <w:divBdr>
        <w:top w:val="none" w:sz="0" w:space="0" w:color="auto"/>
        <w:left w:val="none" w:sz="0" w:space="0" w:color="auto"/>
        <w:bottom w:val="none" w:sz="0" w:space="0" w:color="auto"/>
        <w:right w:val="none" w:sz="0" w:space="0" w:color="auto"/>
      </w:divBdr>
    </w:div>
    <w:div w:id="1402220294">
      <w:marLeft w:val="640"/>
      <w:marRight w:val="0"/>
      <w:marTop w:val="0"/>
      <w:marBottom w:val="0"/>
      <w:divBdr>
        <w:top w:val="none" w:sz="0" w:space="0" w:color="auto"/>
        <w:left w:val="none" w:sz="0" w:space="0" w:color="auto"/>
        <w:bottom w:val="none" w:sz="0" w:space="0" w:color="auto"/>
        <w:right w:val="none" w:sz="0" w:space="0" w:color="auto"/>
      </w:divBdr>
    </w:div>
    <w:div w:id="1402294239">
      <w:marLeft w:val="640"/>
      <w:marRight w:val="0"/>
      <w:marTop w:val="0"/>
      <w:marBottom w:val="0"/>
      <w:divBdr>
        <w:top w:val="none" w:sz="0" w:space="0" w:color="auto"/>
        <w:left w:val="none" w:sz="0" w:space="0" w:color="auto"/>
        <w:bottom w:val="none" w:sz="0" w:space="0" w:color="auto"/>
        <w:right w:val="none" w:sz="0" w:space="0" w:color="auto"/>
      </w:divBdr>
    </w:div>
    <w:div w:id="1402370913">
      <w:marLeft w:val="640"/>
      <w:marRight w:val="0"/>
      <w:marTop w:val="0"/>
      <w:marBottom w:val="0"/>
      <w:divBdr>
        <w:top w:val="none" w:sz="0" w:space="0" w:color="auto"/>
        <w:left w:val="none" w:sz="0" w:space="0" w:color="auto"/>
        <w:bottom w:val="none" w:sz="0" w:space="0" w:color="auto"/>
        <w:right w:val="none" w:sz="0" w:space="0" w:color="auto"/>
      </w:divBdr>
    </w:div>
    <w:div w:id="1402437323">
      <w:marLeft w:val="640"/>
      <w:marRight w:val="0"/>
      <w:marTop w:val="0"/>
      <w:marBottom w:val="0"/>
      <w:divBdr>
        <w:top w:val="none" w:sz="0" w:space="0" w:color="auto"/>
        <w:left w:val="none" w:sz="0" w:space="0" w:color="auto"/>
        <w:bottom w:val="none" w:sz="0" w:space="0" w:color="auto"/>
        <w:right w:val="none" w:sz="0" w:space="0" w:color="auto"/>
      </w:divBdr>
    </w:div>
    <w:div w:id="1402488491">
      <w:marLeft w:val="640"/>
      <w:marRight w:val="0"/>
      <w:marTop w:val="0"/>
      <w:marBottom w:val="0"/>
      <w:divBdr>
        <w:top w:val="none" w:sz="0" w:space="0" w:color="auto"/>
        <w:left w:val="none" w:sz="0" w:space="0" w:color="auto"/>
        <w:bottom w:val="none" w:sz="0" w:space="0" w:color="auto"/>
        <w:right w:val="none" w:sz="0" w:space="0" w:color="auto"/>
      </w:divBdr>
    </w:div>
    <w:div w:id="1402751333">
      <w:marLeft w:val="640"/>
      <w:marRight w:val="0"/>
      <w:marTop w:val="0"/>
      <w:marBottom w:val="0"/>
      <w:divBdr>
        <w:top w:val="none" w:sz="0" w:space="0" w:color="auto"/>
        <w:left w:val="none" w:sz="0" w:space="0" w:color="auto"/>
        <w:bottom w:val="none" w:sz="0" w:space="0" w:color="auto"/>
        <w:right w:val="none" w:sz="0" w:space="0" w:color="auto"/>
      </w:divBdr>
    </w:div>
    <w:div w:id="1402755911">
      <w:marLeft w:val="640"/>
      <w:marRight w:val="0"/>
      <w:marTop w:val="0"/>
      <w:marBottom w:val="0"/>
      <w:divBdr>
        <w:top w:val="none" w:sz="0" w:space="0" w:color="auto"/>
        <w:left w:val="none" w:sz="0" w:space="0" w:color="auto"/>
        <w:bottom w:val="none" w:sz="0" w:space="0" w:color="auto"/>
        <w:right w:val="none" w:sz="0" w:space="0" w:color="auto"/>
      </w:divBdr>
    </w:div>
    <w:div w:id="1402830234">
      <w:bodyDiv w:val="1"/>
      <w:marLeft w:val="0"/>
      <w:marRight w:val="0"/>
      <w:marTop w:val="0"/>
      <w:marBottom w:val="0"/>
      <w:divBdr>
        <w:top w:val="none" w:sz="0" w:space="0" w:color="auto"/>
        <w:left w:val="none" w:sz="0" w:space="0" w:color="auto"/>
        <w:bottom w:val="none" w:sz="0" w:space="0" w:color="auto"/>
        <w:right w:val="none" w:sz="0" w:space="0" w:color="auto"/>
      </w:divBdr>
      <w:divsChild>
        <w:div w:id="13269189">
          <w:marLeft w:val="640"/>
          <w:marRight w:val="0"/>
          <w:marTop w:val="0"/>
          <w:marBottom w:val="0"/>
          <w:divBdr>
            <w:top w:val="none" w:sz="0" w:space="0" w:color="auto"/>
            <w:left w:val="none" w:sz="0" w:space="0" w:color="auto"/>
            <w:bottom w:val="none" w:sz="0" w:space="0" w:color="auto"/>
            <w:right w:val="none" w:sz="0" w:space="0" w:color="auto"/>
          </w:divBdr>
        </w:div>
        <w:div w:id="57438317">
          <w:marLeft w:val="640"/>
          <w:marRight w:val="0"/>
          <w:marTop w:val="0"/>
          <w:marBottom w:val="0"/>
          <w:divBdr>
            <w:top w:val="none" w:sz="0" w:space="0" w:color="auto"/>
            <w:left w:val="none" w:sz="0" w:space="0" w:color="auto"/>
            <w:bottom w:val="none" w:sz="0" w:space="0" w:color="auto"/>
            <w:right w:val="none" w:sz="0" w:space="0" w:color="auto"/>
          </w:divBdr>
        </w:div>
        <w:div w:id="58864329">
          <w:marLeft w:val="640"/>
          <w:marRight w:val="0"/>
          <w:marTop w:val="0"/>
          <w:marBottom w:val="0"/>
          <w:divBdr>
            <w:top w:val="none" w:sz="0" w:space="0" w:color="auto"/>
            <w:left w:val="none" w:sz="0" w:space="0" w:color="auto"/>
            <w:bottom w:val="none" w:sz="0" w:space="0" w:color="auto"/>
            <w:right w:val="none" w:sz="0" w:space="0" w:color="auto"/>
          </w:divBdr>
        </w:div>
        <w:div w:id="62141585">
          <w:marLeft w:val="640"/>
          <w:marRight w:val="0"/>
          <w:marTop w:val="0"/>
          <w:marBottom w:val="0"/>
          <w:divBdr>
            <w:top w:val="none" w:sz="0" w:space="0" w:color="auto"/>
            <w:left w:val="none" w:sz="0" w:space="0" w:color="auto"/>
            <w:bottom w:val="none" w:sz="0" w:space="0" w:color="auto"/>
            <w:right w:val="none" w:sz="0" w:space="0" w:color="auto"/>
          </w:divBdr>
        </w:div>
        <w:div w:id="112213576">
          <w:marLeft w:val="640"/>
          <w:marRight w:val="0"/>
          <w:marTop w:val="0"/>
          <w:marBottom w:val="0"/>
          <w:divBdr>
            <w:top w:val="none" w:sz="0" w:space="0" w:color="auto"/>
            <w:left w:val="none" w:sz="0" w:space="0" w:color="auto"/>
            <w:bottom w:val="none" w:sz="0" w:space="0" w:color="auto"/>
            <w:right w:val="none" w:sz="0" w:space="0" w:color="auto"/>
          </w:divBdr>
        </w:div>
        <w:div w:id="126096848">
          <w:marLeft w:val="640"/>
          <w:marRight w:val="0"/>
          <w:marTop w:val="0"/>
          <w:marBottom w:val="0"/>
          <w:divBdr>
            <w:top w:val="none" w:sz="0" w:space="0" w:color="auto"/>
            <w:left w:val="none" w:sz="0" w:space="0" w:color="auto"/>
            <w:bottom w:val="none" w:sz="0" w:space="0" w:color="auto"/>
            <w:right w:val="none" w:sz="0" w:space="0" w:color="auto"/>
          </w:divBdr>
        </w:div>
        <w:div w:id="139928492">
          <w:marLeft w:val="640"/>
          <w:marRight w:val="0"/>
          <w:marTop w:val="0"/>
          <w:marBottom w:val="0"/>
          <w:divBdr>
            <w:top w:val="none" w:sz="0" w:space="0" w:color="auto"/>
            <w:left w:val="none" w:sz="0" w:space="0" w:color="auto"/>
            <w:bottom w:val="none" w:sz="0" w:space="0" w:color="auto"/>
            <w:right w:val="none" w:sz="0" w:space="0" w:color="auto"/>
          </w:divBdr>
        </w:div>
        <w:div w:id="219218799">
          <w:marLeft w:val="640"/>
          <w:marRight w:val="0"/>
          <w:marTop w:val="0"/>
          <w:marBottom w:val="0"/>
          <w:divBdr>
            <w:top w:val="none" w:sz="0" w:space="0" w:color="auto"/>
            <w:left w:val="none" w:sz="0" w:space="0" w:color="auto"/>
            <w:bottom w:val="none" w:sz="0" w:space="0" w:color="auto"/>
            <w:right w:val="none" w:sz="0" w:space="0" w:color="auto"/>
          </w:divBdr>
        </w:div>
        <w:div w:id="238902073">
          <w:marLeft w:val="640"/>
          <w:marRight w:val="0"/>
          <w:marTop w:val="0"/>
          <w:marBottom w:val="0"/>
          <w:divBdr>
            <w:top w:val="none" w:sz="0" w:space="0" w:color="auto"/>
            <w:left w:val="none" w:sz="0" w:space="0" w:color="auto"/>
            <w:bottom w:val="none" w:sz="0" w:space="0" w:color="auto"/>
            <w:right w:val="none" w:sz="0" w:space="0" w:color="auto"/>
          </w:divBdr>
        </w:div>
        <w:div w:id="288123697">
          <w:marLeft w:val="640"/>
          <w:marRight w:val="0"/>
          <w:marTop w:val="0"/>
          <w:marBottom w:val="0"/>
          <w:divBdr>
            <w:top w:val="none" w:sz="0" w:space="0" w:color="auto"/>
            <w:left w:val="none" w:sz="0" w:space="0" w:color="auto"/>
            <w:bottom w:val="none" w:sz="0" w:space="0" w:color="auto"/>
            <w:right w:val="none" w:sz="0" w:space="0" w:color="auto"/>
          </w:divBdr>
        </w:div>
        <w:div w:id="366688211">
          <w:marLeft w:val="640"/>
          <w:marRight w:val="0"/>
          <w:marTop w:val="0"/>
          <w:marBottom w:val="0"/>
          <w:divBdr>
            <w:top w:val="none" w:sz="0" w:space="0" w:color="auto"/>
            <w:left w:val="none" w:sz="0" w:space="0" w:color="auto"/>
            <w:bottom w:val="none" w:sz="0" w:space="0" w:color="auto"/>
            <w:right w:val="none" w:sz="0" w:space="0" w:color="auto"/>
          </w:divBdr>
        </w:div>
        <w:div w:id="368457933">
          <w:marLeft w:val="640"/>
          <w:marRight w:val="0"/>
          <w:marTop w:val="0"/>
          <w:marBottom w:val="0"/>
          <w:divBdr>
            <w:top w:val="none" w:sz="0" w:space="0" w:color="auto"/>
            <w:left w:val="none" w:sz="0" w:space="0" w:color="auto"/>
            <w:bottom w:val="none" w:sz="0" w:space="0" w:color="auto"/>
            <w:right w:val="none" w:sz="0" w:space="0" w:color="auto"/>
          </w:divBdr>
        </w:div>
        <w:div w:id="393428802">
          <w:marLeft w:val="640"/>
          <w:marRight w:val="0"/>
          <w:marTop w:val="0"/>
          <w:marBottom w:val="0"/>
          <w:divBdr>
            <w:top w:val="none" w:sz="0" w:space="0" w:color="auto"/>
            <w:left w:val="none" w:sz="0" w:space="0" w:color="auto"/>
            <w:bottom w:val="none" w:sz="0" w:space="0" w:color="auto"/>
            <w:right w:val="none" w:sz="0" w:space="0" w:color="auto"/>
          </w:divBdr>
        </w:div>
        <w:div w:id="430317059">
          <w:marLeft w:val="640"/>
          <w:marRight w:val="0"/>
          <w:marTop w:val="0"/>
          <w:marBottom w:val="0"/>
          <w:divBdr>
            <w:top w:val="none" w:sz="0" w:space="0" w:color="auto"/>
            <w:left w:val="none" w:sz="0" w:space="0" w:color="auto"/>
            <w:bottom w:val="none" w:sz="0" w:space="0" w:color="auto"/>
            <w:right w:val="none" w:sz="0" w:space="0" w:color="auto"/>
          </w:divBdr>
        </w:div>
        <w:div w:id="456261871">
          <w:marLeft w:val="640"/>
          <w:marRight w:val="0"/>
          <w:marTop w:val="0"/>
          <w:marBottom w:val="0"/>
          <w:divBdr>
            <w:top w:val="none" w:sz="0" w:space="0" w:color="auto"/>
            <w:left w:val="none" w:sz="0" w:space="0" w:color="auto"/>
            <w:bottom w:val="none" w:sz="0" w:space="0" w:color="auto"/>
            <w:right w:val="none" w:sz="0" w:space="0" w:color="auto"/>
          </w:divBdr>
        </w:div>
        <w:div w:id="508982258">
          <w:marLeft w:val="640"/>
          <w:marRight w:val="0"/>
          <w:marTop w:val="0"/>
          <w:marBottom w:val="0"/>
          <w:divBdr>
            <w:top w:val="none" w:sz="0" w:space="0" w:color="auto"/>
            <w:left w:val="none" w:sz="0" w:space="0" w:color="auto"/>
            <w:bottom w:val="none" w:sz="0" w:space="0" w:color="auto"/>
            <w:right w:val="none" w:sz="0" w:space="0" w:color="auto"/>
          </w:divBdr>
        </w:div>
        <w:div w:id="540476907">
          <w:marLeft w:val="640"/>
          <w:marRight w:val="0"/>
          <w:marTop w:val="0"/>
          <w:marBottom w:val="0"/>
          <w:divBdr>
            <w:top w:val="none" w:sz="0" w:space="0" w:color="auto"/>
            <w:left w:val="none" w:sz="0" w:space="0" w:color="auto"/>
            <w:bottom w:val="none" w:sz="0" w:space="0" w:color="auto"/>
            <w:right w:val="none" w:sz="0" w:space="0" w:color="auto"/>
          </w:divBdr>
        </w:div>
        <w:div w:id="554005070">
          <w:marLeft w:val="640"/>
          <w:marRight w:val="0"/>
          <w:marTop w:val="0"/>
          <w:marBottom w:val="0"/>
          <w:divBdr>
            <w:top w:val="none" w:sz="0" w:space="0" w:color="auto"/>
            <w:left w:val="none" w:sz="0" w:space="0" w:color="auto"/>
            <w:bottom w:val="none" w:sz="0" w:space="0" w:color="auto"/>
            <w:right w:val="none" w:sz="0" w:space="0" w:color="auto"/>
          </w:divBdr>
        </w:div>
        <w:div w:id="570963626">
          <w:marLeft w:val="640"/>
          <w:marRight w:val="0"/>
          <w:marTop w:val="0"/>
          <w:marBottom w:val="0"/>
          <w:divBdr>
            <w:top w:val="none" w:sz="0" w:space="0" w:color="auto"/>
            <w:left w:val="none" w:sz="0" w:space="0" w:color="auto"/>
            <w:bottom w:val="none" w:sz="0" w:space="0" w:color="auto"/>
            <w:right w:val="none" w:sz="0" w:space="0" w:color="auto"/>
          </w:divBdr>
        </w:div>
        <w:div w:id="676735492">
          <w:marLeft w:val="640"/>
          <w:marRight w:val="0"/>
          <w:marTop w:val="0"/>
          <w:marBottom w:val="0"/>
          <w:divBdr>
            <w:top w:val="none" w:sz="0" w:space="0" w:color="auto"/>
            <w:left w:val="none" w:sz="0" w:space="0" w:color="auto"/>
            <w:bottom w:val="none" w:sz="0" w:space="0" w:color="auto"/>
            <w:right w:val="none" w:sz="0" w:space="0" w:color="auto"/>
          </w:divBdr>
        </w:div>
        <w:div w:id="677998718">
          <w:marLeft w:val="640"/>
          <w:marRight w:val="0"/>
          <w:marTop w:val="0"/>
          <w:marBottom w:val="0"/>
          <w:divBdr>
            <w:top w:val="none" w:sz="0" w:space="0" w:color="auto"/>
            <w:left w:val="none" w:sz="0" w:space="0" w:color="auto"/>
            <w:bottom w:val="none" w:sz="0" w:space="0" w:color="auto"/>
            <w:right w:val="none" w:sz="0" w:space="0" w:color="auto"/>
          </w:divBdr>
        </w:div>
        <w:div w:id="732509315">
          <w:marLeft w:val="640"/>
          <w:marRight w:val="0"/>
          <w:marTop w:val="0"/>
          <w:marBottom w:val="0"/>
          <w:divBdr>
            <w:top w:val="none" w:sz="0" w:space="0" w:color="auto"/>
            <w:left w:val="none" w:sz="0" w:space="0" w:color="auto"/>
            <w:bottom w:val="none" w:sz="0" w:space="0" w:color="auto"/>
            <w:right w:val="none" w:sz="0" w:space="0" w:color="auto"/>
          </w:divBdr>
        </w:div>
        <w:div w:id="837354055">
          <w:marLeft w:val="640"/>
          <w:marRight w:val="0"/>
          <w:marTop w:val="0"/>
          <w:marBottom w:val="0"/>
          <w:divBdr>
            <w:top w:val="none" w:sz="0" w:space="0" w:color="auto"/>
            <w:left w:val="none" w:sz="0" w:space="0" w:color="auto"/>
            <w:bottom w:val="none" w:sz="0" w:space="0" w:color="auto"/>
            <w:right w:val="none" w:sz="0" w:space="0" w:color="auto"/>
          </w:divBdr>
        </w:div>
        <w:div w:id="864711731">
          <w:marLeft w:val="640"/>
          <w:marRight w:val="0"/>
          <w:marTop w:val="0"/>
          <w:marBottom w:val="0"/>
          <w:divBdr>
            <w:top w:val="none" w:sz="0" w:space="0" w:color="auto"/>
            <w:left w:val="none" w:sz="0" w:space="0" w:color="auto"/>
            <w:bottom w:val="none" w:sz="0" w:space="0" w:color="auto"/>
            <w:right w:val="none" w:sz="0" w:space="0" w:color="auto"/>
          </w:divBdr>
        </w:div>
        <w:div w:id="953944613">
          <w:marLeft w:val="640"/>
          <w:marRight w:val="0"/>
          <w:marTop w:val="0"/>
          <w:marBottom w:val="0"/>
          <w:divBdr>
            <w:top w:val="none" w:sz="0" w:space="0" w:color="auto"/>
            <w:left w:val="none" w:sz="0" w:space="0" w:color="auto"/>
            <w:bottom w:val="none" w:sz="0" w:space="0" w:color="auto"/>
            <w:right w:val="none" w:sz="0" w:space="0" w:color="auto"/>
          </w:divBdr>
        </w:div>
        <w:div w:id="960722715">
          <w:marLeft w:val="640"/>
          <w:marRight w:val="0"/>
          <w:marTop w:val="0"/>
          <w:marBottom w:val="0"/>
          <w:divBdr>
            <w:top w:val="none" w:sz="0" w:space="0" w:color="auto"/>
            <w:left w:val="none" w:sz="0" w:space="0" w:color="auto"/>
            <w:bottom w:val="none" w:sz="0" w:space="0" w:color="auto"/>
            <w:right w:val="none" w:sz="0" w:space="0" w:color="auto"/>
          </w:divBdr>
        </w:div>
        <w:div w:id="965888433">
          <w:marLeft w:val="640"/>
          <w:marRight w:val="0"/>
          <w:marTop w:val="0"/>
          <w:marBottom w:val="0"/>
          <w:divBdr>
            <w:top w:val="none" w:sz="0" w:space="0" w:color="auto"/>
            <w:left w:val="none" w:sz="0" w:space="0" w:color="auto"/>
            <w:bottom w:val="none" w:sz="0" w:space="0" w:color="auto"/>
            <w:right w:val="none" w:sz="0" w:space="0" w:color="auto"/>
          </w:divBdr>
        </w:div>
        <w:div w:id="1069377418">
          <w:marLeft w:val="640"/>
          <w:marRight w:val="0"/>
          <w:marTop w:val="0"/>
          <w:marBottom w:val="0"/>
          <w:divBdr>
            <w:top w:val="none" w:sz="0" w:space="0" w:color="auto"/>
            <w:left w:val="none" w:sz="0" w:space="0" w:color="auto"/>
            <w:bottom w:val="none" w:sz="0" w:space="0" w:color="auto"/>
            <w:right w:val="none" w:sz="0" w:space="0" w:color="auto"/>
          </w:divBdr>
        </w:div>
        <w:div w:id="1094475320">
          <w:marLeft w:val="640"/>
          <w:marRight w:val="0"/>
          <w:marTop w:val="0"/>
          <w:marBottom w:val="0"/>
          <w:divBdr>
            <w:top w:val="none" w:sz="0" w:space="0" w:color="auto"/>
            <w:left w:val="none" w:sz="0" w:space="0" w:color="auto"/>
            <w:bottom w:val="none" w:sz="0" w:space="0" w:color="auto"/>
            <w:right w:val="none" w:sz="0" w:space="0" w:color="auto"/>
          </w:divBdr>
        </w:div>
        <w:div w:id="1105420336">
          <w:marLeft w:val="640"/>
          <w:marRight w:val="0"/>
          <w:marTop w:val="0"/>
          <w:marBottom w:val="0"/>
          <w:divBdr>
            <w:top w:val="none" w:sz="0" w:space="0" w:color="auto"/>
            <w:left w:val="none" w:sz="0" w:space="0" w:color="auto"/>
            <w:bottom w:val="none" w:sz="0" w:space="0" w:color="auto"/>
            <w:right w:val="none" w:sz="0" w:space="0" w:color="auto"/>
          </w:divBdr>
        </w:div>
        <w:div w:id="1110978451">
          <w:marLeft w:val="640"/>
          <w:marRight w:val="0"/>
          <w:marTop w:val="0"/>
          <w:marBottom w:val="0"/>
          <w:divBdr>
            <w:top w:val="none" w:sz="0" w:space="0" w:color="auto"/>
            <w:left w:val="none" w:sz="0" w:space="0" w:color="auto"/>
            <w:bottom w:val="none" w:sz="0" w:space="0" w:color="auto"/>
            <w:right w:val="none" w:sz="0" w:space="0" w:color="auto"/>
          </w:divBdr>
        </w:div>
        <w:div w:id="1205757342">
          <w:marLeft w:val="640"/>
          <w:marRight w:val="0"/>
          <w:marTop w:val="0"/>
          <w:marBottom w:val="0"/>
          <w:divBdr>
            <w:top w:val="none" w:sz="0" w:space="0" w:color="auto"/>
            <w:left w:val="none" w:sz="0" w:space="0" w:color="auto"/>
            <w:bottom w:val="none" w:sz="0" w:space="0" w:color="auto"/>
            <w:right w:val="none" w:sz="0" w:space="0" w:color="auto"/>
          </w:divBdr>
        </w:div>
        <w:div w:id="1245532395">
          <w:marLeft w:val="640"/>
          <w:marRight w:val="0"/>
          <w:marTop w:val="0"/>
          <w:marBottom w:val="0"/>
          <w:divBdr>
            <w:top w:val="none" w:sz="0" w:space="0" w:color="auto"/>
            <w:left w:val="none" w:sz="0" w:space="0" w:color="auto"/>
            <w:bottom w:val="none" w:sz="0" w:space="0" w:color="auto"/>
            <w:right w:val="none" w:sz="0" w:space="0" w:color="auto"/>
          </w:divBdr>
        </w:div>
        <w:div w:id="1415860205">
          <w:marLeft w:val="640"/>
          <w:marRight w:val="0"/>
          <w:marTop w:val="0"/>
          <w:marBottom w:val="0"/>
          <w:divBdr>
            <w:top w:val="none" w:sz="0" w:space="0" w:color="auto"/>
            <w:left w:val="none" w:sz="0" w:space="0" w:color="auto"/>
            <w:bottom w:val="none" w:sz="0" w:space="0" w:color="auto"/>
            <w:right w:val="none" w:sz="0" w:space="0" w:color="auto"/>
          </w:divBdr>
        </w:div>
        <w:div w:id="1473132748">
          <w:marLeft w:val="640"/>
          <w:marRight w:val="0"/>
          <w:marTop w:val="0"/>
          <w:marBottom w:val="0"/>
          <w:divBdr>
            <w:top w:val="none" w:sz="0" w:space="0" w:color="auto"/>
            <w:left w:val="none" w:sz="0" w:space="0" w:color="auto"/>
            <w:bottom w:val="none" w:sz="0" w:space="0" w:color="auto"/>
            <w:right w:val="none" w:sz="0" w:space="0" w:color="auto"/>
          </w:divBdr>
        </w:div>
        <w:div w:id="1544637194">
          <w:marLeft w:val="640"/>
          <w:marRight w:val="0"/>
          <w:marTop w:val="0"/>
          <w:marBottom w:val="0"/>
          <w:divBdr>
            <w:top w:val="none" w:sz="0" w:space="0" w:color="auto"/>
            <w:left w:val="none" w:sz="0" w:space="0" w:color="auto"/>
            <w:bottom w:val="none" w:sz="0" w:space="0" w:color="auto"/>
            <w:right w:val="none" w:sz="0" w:space="0" w:color="auto"/>
          </w:divBdr>
        </w:div>
        <w:div w:id="1576476510">
          <w:marLeft w:val="640"/>
          <w:marRight w:val="0"/>
          <w:marTop w:val="0"/>
          <w:marBottom w:val="0"/>
          <w:divBdr>
            <w:top w:val="none" w:sz="0" w:space="0" w:color="auto"/>
            <w:left w:val="none" w:sz="0" w:space="0" w:color="auto"/>
            <w:bottom w:val="none" w:sz="0" w:space="0" w:color="auto"/>
            <w:right w:val="none" w:sz="0" w:space="0" w:color="auto"/>
          </w:divBdr>
        </w:div>
        <w:div w:id="1602302186">
          <w:marLeft w:val="640"/>
          <w:marRight w:val="0"/>
          <w:marTop w:val="0"/>
          <w:marBottom w:val="0"/>
          <w:divBdr>
            <w:top w:val="none" w:sz="0" w:space="0" w:color="auto"/>
            <w:left w:val="none" w:sz="0" w:space="0" w:color="auto"/>
            <w:bottom w:val="none" w:sz="0" w:space="0" w:color="auto"/>
            <w:right w:val="none" w:sz="0" w:space="0" w:color="auto"/>
          </w:divBdr>
        </w:div>
        <w:div w:id="1680351940">
          <w:marLeft w:val="640"/>
          <w:marRight w:val="0"/>
          <w:marTop w:val="0"/>
          <w:marBottom w:val="0"/>
          <w:divBdr>
            <w:top w:val="none" w:sz="0" w:space="0" w:color="auto"/>
            <w:left w:val="none" w:sz="0" w:space="0" w:color="auto"/>
            <w:bottom w:val="none" w:sz="0" w:space="0" w:color="auto"/>
            <w:right w:val="none" w:sz="0" w:space="0" w:color="auto"/>
          </w:divBdr>
        </w:div>
      </w:divsChild>
    </w:div>
    <w:div w:id="1402867827">
      <w:marLeft w:val="640"/>
      <w:marRight w:val="0"/>
      <w:marTop w:val="0"/>
      <w:marBottom w:val="0"/>
      <w:divBdr>
        <w:top w:val="none" w:sz="0" w:space="0" w:color="auto"/>
        <w:left w:val="none" w:sz="0" w:space="0" w:color="auto"/>
        <w:bottom w:val="none" w:sz="0" w:space="0" w:color="auto"/>
        <w:right w:val="none" w:sz="0" w:space="0" w:color="auto"/>
      </w:divBdr>
    </w:div>
    <w:div w:id="1402867835">
      <w:marLeft w:val="640"/>
      <w:marRight w:val="0"/>
      <w:marTop w:val="0"/>
      <w:marBottom w:val="0"/>
      <w:divBdr>
        <w:top w:val="none" w:sz="0" w:space="0" w:color="auto"/>
        <w:left w:val="none" w:sz="0" w:space="0" w:color="auto"/>
        <w:bottom w:val="none" w:sz="0" w:space="0" w:color="auto"/>
        <w:right w:val="none" w:sz="0" w:space="0" w:color="auto"/>
      </w:divBdr>
    </w:div>
    <w:div w:id="1402873736">
      <w:marLeft w:val="640"/>
      <w:marRight w:val="0"/>
      <w:marTop w:val="0"/>
      <w:marBottom w:val="0"/>
      <w:divBdr>
        <w:top w:val="none" w:sz="0" w:space="0" w:color="auto"/>
        <w:left w:val="none" w:sz="0" w:space="0" w:color="auto"/>
        <w:bottom w:val="none" w:sz="0" w:space="0" w:color="auto"/>
        <w:right w:val="none" w:sz="0" w:space="0" w:color="auto"/>
      </w:divBdr>
    </w:div>
    <w:div w:id="1402941297">
      <w:marLeft w:val="640"/>
      <w:marRight w:val="0"/>
      <w:marTop w:val="0"/>
      <w:marBottom w:val="0"/>
      <w:divBdr>
        <w:top w:val="none" w:sz="0" w:space="0" w:color="auto"/>
        <w:left w:val="none" w:sz="0" w:space="0" w:color="auto"/>
        <w:bottom w:val="none" w:sz="0" w:space="0" w:color="auto"/>
        <w:right w:val="none" w:sz="0" w:space="0" w:color="auto"/>
      </w:divBdr>
    </w:div>
    <w:div w:id="1402948192">
      <w:marLeft w:val="640"/>
      <w:marRight w:val="0"/>
      <w:marTop w:val="0"/>
      <w:marBottom w:val="0"/>
      <w:divBdr>
        <w:top w:val="none" w:sz="0" w:space="0" w:color="auto"/>
        <w:left w:val="none" w:sz="0" w:space="0" w:color="auto"/>
        <w:bottom w:val="none" w:sz="0" w:space="0" w:color="auto"/>
        <w:right w:val="none" w:sz="0" w:space="0" w:color="auto"/>
      </w:divBdr>
    </w:div>
    <w:div w:id="1403066639">
      <w:marLeft w:val="640"/>
      <w:marRight w:val="0"/>
      <w:marTop w:val="0"/>
      <w:marBottom w:val="0"/>
      <w:divBdr>
        <w:top w:val="none" w:sz="0" w:space="0" w:color="auto"/>
        <w:left w:val="none" w:sz="0" w:space="0" w:color="auto"/>
        <w:bottom w:val="none" w:sz="0" w:space="0" w:color="auto"/>
        <w:right w:val="none" w:sz="0" w:space="0" w:color="auto"/>
      </w:divBdr>
    </w:div>
    <w:div w:id="1403092318">
      <w:marLeft w:val="640"/>
      <w:marRight w:val="0"/>
      <w:marTop w:val="0"/>
      <w:marBottom w:val="0"/>
      <w:divBdr>
        <w:top w:val="none" w:sz="0" w:space="0" w:color="auto"/>
        <w:left w:val="none" w:sz="0" w:space="0" w:color="auto"/>
        <w:bottom w:val="none" w:sz="0" w:space="0" w:color="auto"/>
        <w:right w:val="none" w:sz="0" w:space="0" w:color="auto"/>
      </w:divBdr>
    </w:div>
    <w:div w:id="1403140776">
      <w:marLeft w:val="640"/>
      <w:marRight w:val="0"/>
      <w:marTop w:val="0"/>
      <w:marBottom w:val="0"/>
      <w:divBdr>
        <w:top w:val="none" w:sz="0" w:space="0" w:color="auto"/>
        <w:left w:val="none" w:sz="0" w:space="0" w:color="auto"/>
        <w:bottom w:val="none" w:sz="0" w:space="0" w:color="auto"/>
        <w:right w:val="none" w:sz="0" w:space="0" w:color="auto"/>
      </w:divBdr>
    </w:div>
    <w:div w:id="1403334397">
      <w:marLeft w:val="640"/>
      <w:marRight w:val="0"/>
      <w:marTop w:val="0"/>
      <w:marBottom w:val="0"/>
      <w:divBdr>
        <w:top w:val="none" w:sz="0" w:space="0" w:color="auto"/>
        <w:left w:val="none" w:sz="0" w:space="0" w:color="auto"/>
        <w:bottom w:val="none" w:sz="0" w:space="0" w:color="auto"/>
        <w:right w:val="none" w:sz="0" w:space="0" w:color="auto"/>
      </w:divBdr>
    </w:div>
    <w:div w:id="1403336211">
      <w:marLeft w:val="640"/>
      <w:marRight w:val="0"/>
      <w:marTop w:val="0"/>
      <w:marBottom w:val="0"/>
      <w:divBdr>
        <w:top w:val="none" w:sz="0" w:space="0" w:color="auto"/>
        <w:left w:val="none" w:sz="0" w:space="0" w:color="auto"/>
        <w:bottom w:val="none" w:sz="0" w:space="0" w:color="auto"/>
        <w:right w:val="none" w:sz="0" w:space="0" w:color="auto"/>
      </w:divBdr>
    </w:div>
    <w:div w:id="1403403863">
      <w:marLeft w:val="640"/>
      <w:marRight w:val="0"/>
      <w:marTop w:val="0"/>
      <w:marBottom w:val="0"/>
      <w:divBdr>
        <w:top w:val="none" w:sz="0" w:space="0" w:color="auto"/>
        <w:left w:val="none" w:sz="0" w:space="0" w:color="auto"/>
        <w:bottom w:val="none" w:sz="0" w:space="0" w:color="auto"/>
        <w:right w:val="none" w:sz="0" w:space="0" w:color="auto"/>
      </w:divBdr>
    </w:div>
    <w:div w:id="1403454236">
      <w:marLeft w:val="640"/>
      <w:marRight w:val="0"/>
      <w:marTop w:val="0"/>
      <w:marBottom w:val="0"/>
      <w:divBdr>
        <w:top w:val="none" w:sz="0" w:space="0" w:color="auto"/>
        <w:left w:val="none" w:sz="0" w:space="0" w:color="auto"/>
        <w:bottom w:val="none" w:sz="0" w:space="0" w:color="auto"/>
        <w:right w:val="none" w:sz="0" w:space="0" w:color="auto"/>
      </w:divBdr>
    </w:div>
    <w:div w:id="1403530330">
      <w:marLeft w:val="640"/>
      <w:marRight w:val="0"/>
      <w:marTop w:val="0"/>
      <w:marBottom w:val="0"/>
      <w:divBdr>
        <w:top w:val="none" w:sz="0" w:space="0" w:color="auto"/>
        <w:left w:val="none" w:sz="0" w:space="0" w:color="auto"/>
        <w:bottom w:val="none" w:sz="0" w:space="0" w:color="auto"/>
        <w:right w:val="none" w:sz="0" w:space="0" w:color="auto"/>
      </w:divBdr>
    </w:div>
    <w:div w:id="1403605837">
      <w:marLeft w:val="640"/>
      <w:marRight w:val="0"/>
      <w:marTop w:val="0"/>
      <w:marBottom w:val="0"/>
      <w:divBdr>
        <w:top w:val="none" w:sz="0" w:space="0" w:color="auto"/>
        <w:left w:val="none" w:sz="0" w:space="0" w:color="auto"/>
        <w:bottom w:val="none" w:sz="0" w:space="0" w:color="auto"/>
        <w:right w:val="none" w:sz="0" w:space="0" w:color="auto"/>
      </w:divBdr>
    </w:div>
    <w:div w:id="1403678601">
      <w:marLeft w:val="640"/>
      <w:marRight w:val="0"/>
      <w:marTop w:val="0"/>
      <w:marBottom w:val="0"/>
      <w:divBdr>
        <w:top w:val="none" w:sz="0" w:space="0" w:color="auto"/>
        <w:left w:val="none" w:sz="0" w:space="0" w:color="auto"/>
        <w:bottom w:val="none" w:sz="0" w:space="0" w:color="auto"/>
        <w:right w:val="none" w:sz="0" w:space="0" w:color="auto"/>
      </w:divBdr>
    </w:div>
    <w:div w:id="1403679143">
      <w:marLeft w:val="640"/>
      <w:marRight w:val="0"/>
      <w:marTop w:val="0"/>
      <w:marBottom w:val="0"/>
      <w:divBdr>
        <w:top w:val="none" w:sz="0" w:space="0" w:color="auto"/>
        <w:left w:val="none" w:sz="0" w:space="0" w:color="auto"/>
        <w:bottom w:val="none" w:sz="0" w:space="0" w:color="auto"/>
        <w:right w:val="none" w:sz="0" w:space="0" w:color="auto"/>
      </w:divBdr>
    </w:div>
    <w:div w:id="1403719147">
      <w:marLeft w:val="640"/>
      <w:marRight w:val="0"/>
      <w:marTop w:val="0"/>
      <w:marBottom w:val="0"/>
      <w:divBdr>
        <w:top w:val="none" w:sz="0" w:space="0" w:color="auto"/>
        <w:left w:val="none" w:sz="0" w:space="0" w:color="auto"/>
        <w:bottom w:val="none" w:sz="0" w:space="0" w:color="auto"/>
        <w:right w:val="none" w:sz="0" w:space="0" w:color="auto"/>
      </w:divBdr>
    </w:div>
    <w:div w:id="1403791366">
      <w:marLeft w:val="640"/>
      <w:marRight w:val="0"/>
      <w:marTop w:val="0"/>
      <w:marBottom w:val="0"/>
      <w:divBdr>
        <w:top w:val="none" w:sz="0" w:space="0" w:color="auto"/>
        <w:left w:val="none" w:sz="0" w:space="0" w:color="auto"/>
        <w:bottom w:val="none" w:sz="0" w:space="0" w:color="auto"/>
        <w:right w:val="none" w:sz="0" w:space="0" w:color="auto"/>
      </w:divBdr>
    </w:div>
    <w:div w:id="1403944587">
      <w:marLeft w:val="640"/>
      <w:marRight w:val="0"/>
      <w:marTop w:val="0"/>
      <w:marBottom w:val="0"/>
      <w:divBdr>
        <w:top w:val="none" w:sz="0" w:space="0" w:color="auto"/>
        <w:left w:val="none" w:sz="0" w:space="0" w:color="auto"/>
        <w:bottom w:val="none" w:sz="0" w:space="0" w:color="auto"/>
        <w:right w:val="none" w:sz="0" w:space="0" w:color="auto"/>
      </w:divBdr>
    </w:div>
    <w:div w:id="1403986312">
      <w:marLeft w:val="640"/>
      <w:marRight w:val="0"/>
      <w:marTop w:val="0"/>
      <w:marBottom w:val="0"/>
      <w:divBdr>
        <w:top w:val="none" w:sz="0" w:space="0" w:color="auto"/>
        <w:left w:val="none" w:sz="0" w:space="0" w:color="auto"/>
        <w:bottom w:val="none" w:sz="0" w:space="0" w:color="auto"/>
        <w:right w:val="none" w:sz="0" w:space="0" w:color="auto"/>
      </w:divBdr>
    </w:div>
    <w:div w:id="1404066700">
      <w:marLeft w:val="640"/>
      <w:marRight w:val="0"/>
      <w:marTop w:val="0"/>
      <w:marBottom w:val="0"/>
      <w:divBdr>
        <w:top w:val="none" w:sz="0" w:space="0" w:color="auto"/>
        <w:left w:val="none" w:sz="0" w:space="0" w:color="auto"/>
        <w:bottom w:val="none" w:sz="0" w:space="0" w:color="auto"/>
        <w:right w:val="none" w:sz="0" w:space="0" w:color="auto"/>
      </w:divBdr>
    </w:div>
    <w:div w:id="1404135869">
      <w:marLeft w:val="640"/>
      <w:marRight w:val="0"/>
      <w:marTop w:val="0"/>
      <w:marBottom w:val="0"/>
      <w:divBdr>
        <w:top w:val="none" w:sz="0" w:space="0" w:color="auto"/>
        <w:left w:val="none" w:sz="0" w:space="0" w:color="auto"/>
        <w:bottom w:val="none" w:sz="0" w:space="0" w:color="auto"/>
        <w:right w:val="none" w:sz="0" w:space="0" w:color="auto"/>
      </w:divBdr>
    </w:div>
    <w:div w:id="1404254300">
      <w:marLeft w:val="640"/>
      <w:marRight w:val="0"/>
      <w:marTop w:val="0"/>
      <w:marBottom w:val="0"/>
      <w:divBdr>
        <w:top w:val="none" w:sz="0" w:space="0" w:color="auto"/>
        <w:left w:val="none" w:sz="0" w:space="0" w:color="auto"/>
        <w:bottom w:val="none" w:sz="0" w:space="0" w:color="auto"/>
        <w:right w:val="none" w:sz="0" w:space="0" w:color="auto"/>
      </w:divBdr>
    </w:div>
    <w:div w:id="1404254768">
      <w:marLeft w:val="640"/>
      <w:marRight w:val="0"/>
      <w:marTop w:val="0"/>
      <w:marBottom w:val="0"/>
      <w:divBdr>
        <w:top w:val="none" w:sz="0" w:space="0" w:color="auto"/>
        <w:left w:val="none" w:sz="0" w:space="0" w:color="auto"/>
        <w:bottom w:val="none" w:sz="0" w:space="0" w:color="auto"/>
        <w:right w:val="none" w:sz="0" w:space="0" w:color="auto"/>
      </w:divBdr>
    </w:div>
    <w:div w:id="1404260494">
      <w:marLeft w:val="640"/>
      <w:marRight w:val="0"/>
      <w:marTop w:val="0"/>
      <w:marBottom w:val="0"/>
      <w:divBdr>
        <w:top w:val="none" w:sz="0" w:space="0" w:color="auto"/>
        <w:left w:val="none" w:sz="0" w:space="0" w:color="auto"/>
        <w:bottom w:val="none" w:sz="0" w:space="0" w:color="auto"/>
        <w:right w:val="none" w:sz="0" w:space="0" w:color="auto"/>
      </w:divBdr>
    </w:div>
    <w:div w:id="1404377658">
      <w:marLeft w:val="640"/>
      <w:marRight w:val="0"/>
      <w:marTop w:val="0"/>
      <w:marBottom w:val="0"/>
      <w:divBdr>
        <w:top w:val="none" w:sz="0" w:space="0" w:color="auto"/>
        <w:left w:val="none" w:sz="0" w:space="0" w:color="auto"/>
        <w:bottom w:val="none" w:sz="0" w:space="0" w:color="auto"/>
        <w:right w:val="none" w:sz="0" w:space="0" w:color="auto"/>
      </w:divBdr>
    </w:div>
    <w:div w:id="1404448890">
      <w:marLeft w:val="640"/>
      <w:marRight w:val="0"/>
      <w:marTop w:val="0"/>
      <w:marBottom w:val="0"/>
      <w:divBdr>
        <w:top w:val="none" w:sz="0" w:space="0" w:color="auto"/>
        <w:left w:val="none" w:sz="0" w:space="0" w:color="auto"/>
        <w:bottom w:val="none" w:sz="0" w:space="0" w:color="auto"/>
        <w:right w:val="none" w:sz="0" w:space="0" w:color="auto"/>
      </w:divBdr>
    </w:div>
    <w:div w:id="1404529520">
      <w:marLeft w:val="640"/>
      <w:marRight w:val="0"/>
      <w:marTop w:val="0"/>
      <w:marBottom w:val="0"/>
      <w:divBdr>
        <w:top w:val="none" w:sz="0" w:space="0" w:color="auto"/>
        <w:left w:val="none" w:sz="0" w:space="0" w:color="auto"/>
        <w:bottom w:val="none" w:sz="0" w:space="0" w:color="auto"/>
        <w:right w:val="none" w:sz="0" w:space="0" w:color="auto"/>
      </w:divBdr>
    </w:div>
    <w:div w:id="1404714900">
      <w:marLeft w:val="640"/>
      <w:marRight w:val="0"/>
      <w:marTop w:val="0"/>
      <w:marBottom w:val="0"/>
      <w:divBdr>
        <w:top w:val="none" w:sz="0" w:space="0" w:color="auto"/>
        <w:left w:val="none" w:sz="0" w:space="0" w:color="auto"/>
        <w:bottom w:val="none" w:sz="0" w:space="0" w:color="auto"/>
        <w:right w:val="none" w:sz="0" w:space="0" w:color="auto"/>
      </w:divBdr>
    </w:div>
    <w:div w:id="1404831639">
      <w:bodyDiv w:val="1"/>
      <w:marLeft w:val="0"/>
      <w:marRight w:val="0"/>
      <w:marTop w:val="0"/>
      <w:marBottom w:val="0"/>
      <w:divBdr>
        <w:top w:val="none" w:sz="0" w:space="0" w:color="auto"/>
        <w:left w:val="none" w:sz="0" w:space="0" w:color="auto"/>
        <w:bottom w:val="none" w:sz="0" w:space="0" w:color="auto"/>
        <w:right w:val="none" w:sz="0" w:space="0" w:color="auto"/>
      </w:divBdr>
    </w:div>
    <w:div w:id="1404832252">
      <w:marLeft w:val="640"/>
      <w:marRight w:val="0"/>
      <w:marTop w:val="0"/>
      <w:marBottom w:val="0"/>
      <w:divBdr>
        <w:top w:val="none" w:sz="0" w:space="0" w:color="auto"/>
        <w:left w:val="none" w:sz="0" w:space="0" w:color="auto"/>
        <w:bottom w:val="none" w:sz="0" w:space="0" w:color="auto"/>
        <w:right w:val="none" w:sz="0" w:space="0" w:color="auto"/>
      </w:divBdr>
    </w:div>
    <w:div w:id="1404909391">
      <w:marLeft w:val="640"/>
      <w:marRight w:val="0"/>
      <w:marTop w:val="0"/>
      <w:marBottom w:val="0"/>
      <w:divBdr>
        <w:top w:val="none" w:sz="0" w:space="0" w:color="auto"/>
        <w:left w:val="none" w:sz="0" w:space="0" w:color="auto"/>
        <w:bottom w:val="none" w:sz="0" w:space="0" w:color="auto"/>
        <w:right w:val="none" w:sz="0" w:space="0" w:color="auto"/>
      </w:divBdr>
    </w:div>
    <w:div w:id="1404913537">
      <w:marLeft w:val="640"/>
      <w:marRight w:val="0"/>
      <w:marTop w:val="0"/>
      <w:marBottom w:val="0"/>
      <w:divBdr>
        <w:top w:val="none" w:sz="0" w:space="0" w:color="auto"/>
        <w:left w:val="none" w:sz="0" w:space="0" w:color="auto"/>
        <w:bottom w:val="none" w:sz="0" w:space="0" w:color="auto"/>
        <w:right w:val="none" w:sz="0" w:space="0" w:color="auto"/>
      </w:divBdr>
    </w:div>
    <w:div w:id="1404986256">
      <w:marLeft w:val="640"/>
      <w:marRight w:val="0"/>
      <w:marTop w:val="0"/>
      <w:marBottom w:val="0"/>
      <w:divBdr>
        <w:top w:val="none" w:sz="0" w:space="0" w:color="auto"/>
        <w:left w:val="none" w:sz="0" w:space="0" w:color="auto"/>
        <w:bottom w:val="none" w:sz="0" w:space="0" w:color="auto"/>
        <w:right w:val="none" w:sz="0" w:space="0" w:color="auto"/>
      </w:divBdr>
    </w:div>
    <w:div w:id="1404991158">
      <w:marLeft w:val="640"/>
      <w:marRight w:val="0"/>
      <w:marTop w:val="0"/>
      <w:marBottom w:val="0"/>
      <w:divBdr>
        <w:top w:val="none" w:sz="0" w:space="0" w:color="auto"/>
        <w:left w:val="none" w:sz="0" w:space="0" w:color="auto"/>
        <w:bottom w:val="none" w:sz="0" w:space="0" w:color="auto"/>
        <w:right w:val="none" w:sz="0" w:space="0" w:color="auto"/>
      </w:divBdr>
    </w:div>
    <w:div w:id="1405031083">
      <w:marLeft w:val="640"/>
      <w:marRight w:val="0"/>
      <w:marTop w:val="0"/>
      <w:marBottom w:val="0"/>
      <w:divBdr>
        <w:top w:val="none" w:sz="0" w:space="0" w:color="auto"/>
        <w:left w:val="none" w:sz="0" w:space="0" w:color="auto"/>
        <w:bottom w:val="none" w:sz="0" w:space="0" w:color="auto"/>
        <w:right w:val="none" w:sz="0" w:space="0" w:color="auto"/>
      </w:divBdr>
    </w:div>
    <w:div w:id="1405100368">
      <w:marLeft w:val="640"/>
      <w:marRight w:val="0"/>
      <w:marTop w:val="0"/>
      <w:marBottom w:val="0"/>
      <w:divBdr>
        <w:top w:val="none" w:sz="0" w:space="0" w:color="auto"/>
        <w:left w:val="none" w:sz="0" w:space="0" w:color="auto"/>
        <w:bottom w:val="none" w:sz="0" w:space="0" w:color="auto"/>
        <w:right w:val="none" w:sz="0" w:space="0" w:color="auto"/>
      </w:divBdr>
    </w:div>
    <w:div w:id="1405101118">
      <w:marLeft w:val="640"/>
      <w:marRight w:val="0"/>
      <w:marTop w:val="0"/>
      <w:marBottom w:val="0"/>
      <w:divBdr>
        <w:top w:val="none" w:sz="0" w:space="0" w:color="auto"/>
        <w:left w:val="none" w:sz="0" w:space="0" w:color="auto"/>
        <w:bottom w:val="none" w:sz="0" w:space="0" w:color="auto"/>
        <w:right w:val="none" w:sz="0" w:space="0" w:color="auto"/>
      </w:divBdr>
    </w:div>
    <w:div w:id="1405102718">
      <w:marLeft w:val="640"/>
      <w:marRight w:val="0"/>
      <w:marTop w:val="0"/>
      <w:marBottom w:val="0"/>
      <w:divBdr>
        <w:top w:val="none" w:sz="0" w:space="0" w:color="auto"/>
        <w:left w:val="none" w:sz="0" w:space="0" w:color="auto"/>
        <w:bottom w:val="none" w:sz="0" w:space="0" w:color="auto"/>
        <w:right w:val="none" w:sz="0" w:space="0" w:color="auto"/>
      </w:divBdr>
    </w:div>
    <w:div w:id="1405104782">
      <w:marLeft w:val="640"/>
      <w:marRight w:val="0"/>
      <w:marTop w:val="0"/>
      <w:marBottom w:val="0"/>
      <w:divBdr>
        <w:top w:val="none" w:sz="0" w:space="0" w:color="auto"/>
        <w:left w:val="none" w:sz="0" w:space="0" w:color="auto"/>
        <w:bottom w:val="none" w:sz="0" w:space="0" w:color="auto"/>
        <w:right w:val="none" w:sz="0" w:space="0" w:color="auto"/>
      </w:divBdr>
    </w:div>
    <w:div w:id="1405223981">
      <w:marLeft w:val="640"/>
      <w:marRight w:val="0"/>
      <w:marTop w:val="0"/>
      <w:marBottom w:val="0"/>
      <w:divBdr>
        <w:top w:val="none" w:sz="0" w:space="0" w:color="auto"/>
        <w:left w:val="none" w:sz="0" w:space="0" w:color="auto"/>
        <w:bottom w:val="none" w:sz="0" w:space="0" w:color="auto"/>
        <w:right w:val="none" w:sz="0" w:space="0" w:color="auto"/>
      </w:divBdr>
    </w:div>
    <w:div w:id="1405298083">
      <w:marLeft w:val="640"/>
      <w:marRight w:val="0"/>
      <w:marTop w:val="0"/>
      <w:marBottom w:val="0"/>
      <w:divBdr>
        <w:top w:val="none" w:sz="0" w:space="0" w:color="auto"/>
        <w:left w:val="none" w:sz="0" w:space="0" w:color="auto"/>
        <w:bottom w:val="none" w:sz="0" w:space="0" w:color="auto"/>
        <w:right w:val="none" w:sz="0" w:space="0" w:color="auto"/>
      </w:divBdr>
    </w:div>
    <w:div w:id="1405420476">
      <w:marLeft w:val="640"/>
      <w:marRight w:val="0"/>
      <w:marTop w:val="0"/>
      <w:marBottom w:val="0"/>
      <w:divBdr>
        <w:top w:val="none" w:sz="0" w:space="0" w:color="auto"/>
        <w:left w:val="none" w:sz="0" w:space="0" w:color="auto"/>
        <w:bottom w:val="none" w:sz="0" w:space="0" w:color="auto"/>
        <w:right w:val="none" w:sz="0" w:space="0" w:color="auto"/>
      </w:divBdr>
    </w:div>
    <w:div w:id="1405764450">
      <w:marLeft w:val="640"/>
      <w:marRight w:val="0"/>
      <w:marTop w:val="0"/>
      <w:marBottom w:val="0"/>
      <w:divBdr>
        <w:top w:val="none" w:sz="0" w:space="0" w:color="auto"/>
        <w:left w:val="none" w:sz="0" w:space="0" w:color="auto"/>
        <w:bottom w:val="none" w:sz="0" w:space="0" w:color="auto"/>
        <w:right w:val="none" w:sz="0" w:space="0" w:color="auto"/>
      </w:divBdr>
    </w:div>
    <w:div w:id="1405834099">
      <w:marLeft w:val="640"/>
      <w:marRight w:val="0"/>
      <w:marTop w:val="0"/>
      <w:marBottom w:val="0"/>
      <w:divBdr>
        <w:top w:val="none" w:sz="0" w:space="0" w:color="auto"/>
        <w:left w:val="none" w:sz="0" w:space="0" w:color="auto"/>
        <w:bottom w:val="none" w:sz="0" w:space="0" w:color="auto"/>
        <w:right w:val="none" w:sz="0" w:space="0" w:color="auto"/>
      </w:divBdr>
    </w:div>
    <w:div w:id="1405952646">
      <w:marLeft w:val="640"/>
      <w:marRight w:val="0"/>
      <w:marTop w:val="0"/>
      <w:marBottom w:val="0"/>
      <w:divBdr>
        <w:top w:val="none" w:sz="0" w:space="0" w:color="auto"/>
        <w:left w:val="none" w:sz="0" w:space="0" w:color="auto"/>
        <w:bottom w:val="none" w:sz="0" w:space="0" w:color="auto"/>
        <w:right w:val="none" w:sz="0" w:space="0" w:color="auto"/>
      </w:divBdr>
    </w:div>
    <w:div w:id="1405954923">
      <w:marLeft w:val="640"/>
      <w:marRight w:val="0"/>
      <w:marTop w:val="0"/>
      <w:marBottom w:val="0"/>
      <w:divBdr>
        <w:top w:val="none" w:sz="0" w:space="0" w:color="auto"/>
        <w:left w:val="none" w:sz="0" w:space="0" w:color="auto"/>
        <w:bottom w:val="none" w:sz="0" w:space="0" w:color="auto"/>
        <w:right w:val="none" w:sz="0" w:space="0" w:color="auto"/>
      </w:divBdr>
    </w:div>
    <w:div w:id="1406029012">
      <w:marLeft w:val="640"/>
      <w:marRight w:val="0"/>
      <w:marTop w:val="0"/>
      <w:marBottom w:val="0"/>
      <w:divBdr>
        <w:top w:val="none" w:sz="0" w:space="0" w:color="auto"/>
        <w:left w:val="none" w:sz="0" w:space="0" w:color="auto"/>
        <w:bottom w:val="none" w:sz="0" w:space="0" w:color="auto"/>
        <w:right w:val="none" w:sz="0" w:space="0" w:color="auto"/>
      </w:divBdr>
    </w:div>
    <w:div w:id="1406142912">
      <w:marLeft w:val="640"/>
      <w:marRight w:val="0"/>
      <w:marTop w:val="0"/>
      <w:marBottom w:val="0"/>
      <w:divBdr>
        <w:top w:val="none" w:sz="0" w:space="0" w:color="auto"/>
        <w:left w:val="none" w:sz="0" w:space="0" w:color="auto"/>
        <w:bottom w:val="none" w:sz="0" w:space="0" w:color="auto"/>
        <w:right w:val="none" w:sz="0" w:space="0" w:color="auto"/>
      </w:divBdr>
    </w:div>
    <w:div w:id="1406218390">
      <w:marLeft w:val="640"/>
      <w:marRight w:val="0"/>
      <w:marTop w:val="0"/>
      <w:marBottom w:val="0"/>
      <w:divBdr>
        <w:top w:val="none" w:sz="0" w:space="0" w:color="auto"/>
        <w:left w:val="none" w:sz="0" w:space="0" w:color="auto"/>
        <w:bottom w:val="none" w:sz="0" w:space="0" w:color="auto"/>
        <w:right w:val="none" w:sz="0" w:space="0" w:color="auto"/>
      </w:divBdr>
    </w:div>
    <w:div w:id="1406338980">
      <w:marLeft w:val="640"/>
      <w:marRight w:val="0"/>
      <w:marTop w:val="0"/>
      <w:marBottom w:val="0"/>
      <w:divBdr>
        <w:top w:val="none" w:sz="0" w:space="0" w:color="auto"/>
        <w:left w:val="none" w:sz="0" w:space="0" w:color="auto"/>
        <w:bottom w:val="none" w:sz="0" w:space="0" w:color="auto"/>
        <w:right w:val="none" w:sz="0" w:space="0" w:color="auto"/>
      </w:divBdr>
    </w:div>
    <w:div w:id="1406487378">
      <w:marLeft w:val="640"/>
      <w:marRight w:val="0"/>
      <w:marTop w:val="0"/>
      <w:marBottom w:val="0"/>
      <w:divBdr>
        <w:top w:val="none" w:sz="0" w:space="0" w:color="auto"/>
        <w:left w:val="none" w:sz="0" w:space="0" w:color="auto"/>
        <w:bottom w:val="none" w:sz="0" w:space="0" w:color="auto"/>
        <w:right w:val="none" w:sz="0" w:space="0" w:color="auto"/>
      </w:divBdr>
    </w:div>
    <w:div w:id="1406493701">
      <w:marLeft w:val="640"/>
      <w:marRight w:val="0"/>
      <w:marTop w:val="0"/>
      <w:marBottom w:val="0"/>
      <w:divBdr>
        <w:top w:val="none" w:sz="0" w:space="0" w:color="auto"/>
        <w:left w:val="none" w:sz="0" w:space="0" w:color="auto"/>
        <w:bottom w:val="none" w:sz="0" w:space="0" w:color="auto"/>
        <w:right w:val="none" w:sz="0" w:space="0" w:color="auto"/>
      </w:divBdr>
    </w:div>
    <w:div w:id="1406537765">
      <w:marLeft w:val="640"/>
      <w:marRight w:val="0"/>
      <w:marTop w:val="0"/>
      <w:marBottom w:val="0"/>
      <w:divBdr>
        <w:top w:val="none" w:sz="0" w:space="0" w:color="auto"/>
        <w:left w:val="none" w:sz="0" w:space="0" w:color="auto"/>
        <w:bottom w:val="none" w:sz="0" w:space="0" w:color="auto"/>
        <w:right w:val="none" w:sz="0" w:space="0" w:color="auto"/>
      </w:divBdr>
    </w:div>
    <w:div w:id="1406564438">
      <w:marLeft w:val="640"/>
      <w:marRight w:val="0"/>
      <w:marTop w:val="0"/>
      <w:marBottom w:val="0"/>
      <w:divBdr>
        <w:top w:val="none" w:sz="0" w:space="0" w:color="auto"/>
        <w:left w:val="none" w:sz="0" w:space="0" w:color="auto"/>
        <w:bottom w:val="none" w:sz="0" w:space="0" w:color="auto"/>
        <w:right w:val="none" w:sz="0" w:space="0" w:color="auto"/>
      </w:divBdr>
    </w:div>
    <w:div w:id="1406613532">
      <w:marLeft w:val="640"/>
      <w:marRight w:val="0"/>
      <w:marTop w:val="0"/>
      <w:marBottom w:val="0"/>
      <w:divBdr>
        <w:top w:val="none" w:sz="0" w:space="0" w:color="auto"/>
        <w:left w:val="none" w:sz="0" w:space="0" w:color="auto"/>
        <w:bottom w:val="none" w:sz="0" w:space="0" w:color="auto"/>
        <w:right w:val="none" w:sz="0" w:space="0" w:color="auto"/>
      </w:divBdr>
    </w:div>
    <w:div w:id="1406681513">
      <w:marLeft w:val="640"/>
      <w:marRight w:val="0"/>
      <w:marTop w:val="0"/>
      <w:marBottom w:val="0"/>
      <w:divBdr>
        <w:top w:val="none" w:sz="0" w:space="0" w:color="auto"/>
        <w:left w:val="none" w:sz="0" w:space="0" w:color="auto"/>
        <w:bottom w:val="none" w:sz="0" w:space="0" w:color="auto"/>
        <w:right w:val="none" w:sz="0" w:space="0" w:color="auto"/>
      </w:divBdr>
    </w:div>
    <w:div w:id="1406686676">
      <w:marLeft w:val="640"/>
      <w:marRight w:val="0"/>
      <w:marTop w:val="0"/>
      <w:marBottom w:val="0"/>
      <w:divBdr>
        <w:top w:val="none" w:sz="0" w:space="0" w:color="auto"/>
        <w:left w:val="none" w:sz="0" w:space="0" w:color="auto"/>
        <w:bottom w:val="none" w:sz="0" w:space="0" w:color="auto"/>
        <w:right w:val="none" w:sz="0" w:space="0" w:color="auto"/>
      </w:divBdr>
    </w:div>
    <w:div w:id="1406805663">
      <w:marLeft w:val="640"/>
      <w:marRight w:val="0"/>
      <w:marTop w:val="0"/>
      <w:marBottom w:val="0"/>
      <w:divBdr>
        <w:top w:val="none" w:sz="0" w:space="0" w:color="auto"/>
        <w:left w:val="none" w:sz="0" w:space="0" w:color="auto"/>
        <w:bottom w:val="none" w:sz="0" w:space="0" w:color="auto"/>
        <w:right w:val="none" w:sz="0" w:space="0" w:color="auto"/>
      </w:divBdr>
    </w:div>
    <w:div w:id="1406873238">
      <w:marLeft w:val="640"/>
      <w:marRight w:val="0"/>
      <w:marTop w:val="0"/>
      <w:marBottom w:val="0"/>
      <w:divBdr>
        <w:top w:val="none" w:sz="0" w:space="0" w:color="auto"/>
        <w:left w:val="none" w:sz="0" w:space="0" w:color="auto"/>
        <w:bottom w:val="none" w:sz="0" w:space="0" w:color="auto"/>
        <w:right w:val="none" w:sz="0" w:space="0" w:color="auto"/>
      </w:divBdr>
    </w:div>
    <w:div w:id="1406876906">
      <w:marLeft w:val="640"/>
      <w:marRight w:val="0"/>
      <w:marTop w:val="0"/>
      <w:marBottom w:val="0"/>
      <w:divBdr>
        <w:top w:val="none" w:sz="0" w:space="0" w:color="auto"/>
        <w:left w:val="none" w:sz="0" w:space="0" w:color="auto"/>
        <w:bottom w:val="none" w:sz="0" w:space="0" w:color="auto"/>
        <w:right w:val="none" w:sz="0" w:space="0" w:color="auto"/>
      </w:divBdr>
    </w:div>
    <w:div w:id="1406955925">
      <w:marLeft w:val="640"/>
      <w:marRight w:val="0"/>
      <w:marTop w:val="0"/>
      <w:marBottom w:val="0"/>
      <w:divBdr>
        <w:top w:val="none" w:sz="0" w:space="0" w:color="auto"/>
        <w:left w:val="none" w:sz="0" w:space="0" w:color="auto"/>
        <w:bottom w:val="none" w:sz="0" w:space="0" w:color="auto"/>
        <w:right w:val="none" w:sz="0" w:space="0" w:color="auto"/>
      </w:divBdr>
    </w:div>
    <w:div w:id="1406957345">
      <w:marLeft w:val="640"/>
      <w:marRight w:val="0"/>
      <w:marTop w:val="0"/>
      <w:marBottom w:val="0"/>
      <w:divBdr>
        <w:top w:val="none" w:sz="0" w:space="0" w:color="auto"/>
        <w:left w:val="none" w:sz="0" w:space="0" w:color="auto"/>
        <w:bottom w:val="none" w:sz="0" w:space="0" w:color="auto"/>
        <w:right w:val="none" w:sz="0" w:space="0" w:color="auto"/>
      </w:divBdr>
    </w:div>
    <w:div w:id="1406999058">
      <w:marLeft w:val="640"/>
      <w:marRight w:val="0"/>
      <w:marTop w:val="0"/>
      <w:marBottom w:val="0"/>
      <w:divBdr>
        <w:top w:val="none" w:sz="0" w:space="0" w:color="auto"/>
        <w:left w:val="none" w:sz="0" w:space="0" w:color="auto"/>
        <w:bottom w:val="none" w:sz="0" w:space="0" w:color="auto"/>
        <w:right w:val="none" w:sz="0" w:space="0" w:color="auto"/>
      </w:divBdr>
    </w:div>
    <w:div w:id="1407070857">
      <w:marLeft w:val="640"/>
      <w:marRight w:val="0"/>
      <w:marTop w:val="0"/>
      <w:marBottom w:val="0"/>
      <w:divBdr>
        <w:top w:val="none" w:sz="0" w:space="0" w:color="auto"/>
        <w:left w:val="none" w:sz="0" w:space="0" w:color="auto"/>
        <w:bottom w:val="none" w:sz="0" w:space="0" w:color="auto"/>
        <w:right w:val="none" w:sz="0" w:space="0" w:color="auto"/>
      </w:divBdr>
    </w:div>
    <w:div w:id="1407073931">
      <w:marLeft w:val="640"/>
      <w:marRight w:val="0"/>
      <w:marTop w:val="0"/>
      <w:marBottom w:val="0"/>
      <w:divBdr>
        <w:top w:val="none" w:sz="0" w:space="0" w:color="auto"/>
        <w:left w:val="none" w:sz="0" w:space="0" w:color="auto"/>
        <w:bottom w:val="none" w:sz="0" w:space="0" w:color="auto"/>
        <w:right w:val="none" w:sz="0" w:space="0" w:color="auto"/>
      </w:divBdr>
    </w:div>
    <w:div w:id="1407075555">
      <w:marLeft w:val="640"/>
      <w:marRight w:val="0"/>
      <w:marTop w:val="0"/>
      <w:marBottom w:val="0"/>
      <w:divBdr>
        <w:top w:val="none" w:sz="0" w:space="0" w:color="auto"/>
        <w:left w:val="none" w:sz="0" w:space="0" w:color="auto"/>
        <w:bottom w:val="none" w:sz="0" w:space="0" w:color="auto"/>
        <w:right w:val="none" w:sz="0" w:space="0" w:color="auto"/>
      </w:divBdr>
    </w:div>
    <w:div w:id="1407217648">
      <w:marLeft w:val="640"/>
      <w:marRight w:val="0"/>
      <w:marTop w:val="0"/>
      <w:marBottom w:val="0"/>
      <w:divBdr>
        <w:top w:val="none" w:sz="0" w:space="0" w:color="auto"/>
        <w:left w:val="none" w:sz="0" w:space="0" w:color="auto"/>
        <w:bottom w:val="none" w:sz="0" w:space="0" w:color="auto"/>
        <w:right w:val="none" w:sz="0" w:space="0" w:color="auto"/>
      </w:divBdr>
    </w:div>
    <w:div w:id="1407386796">
      <w:marLeft w:val="640"/>
      <w:marRight w:val="0"/>
      <w:marTop w:val="0"/>
      <w:marBottom w:val="0"/>
      <w:divBdr>
        <w:top w:val="none" w:sz="0" w:space="0" w:color="auto"/>
        <w:left w:val="none" w:sz="0" w:space="0" w:color="auto"/>
        <w:bottom w:val="none" w:sz="0" w:space="0" w:color="auto"/>
        <w:right w:val="none" w:sz="0" w:space="0" w:color="auto"/>
      </w:divBdr>
    </w:div>
    <w:div w:id="1407415365">
      <w:marLeft w:val="640"/>
      <w:marRight w:val="0"/>
      <w:marTop w:val="0"/>
      <w:marBottom w:val="0"/>
      <w:divBdr>
        <w:top w:val="none" w:sz="0" w:space="0" w:color="auto"/>
        <w:left w:val="none" w:sz="0" w:space="0" w:color="auto"/>
        <w:bottom w:val="none" w:sz="0" w:space="0" w:color="auto"/>
        <w:right w:val="none" w:sz="0" w:space="0" w:color="auto"/>
      </w:divBdr>
    </w:div>
    <w:div w:id="1407453644">
      <w:marLeft w:val="640"/>
      <w:marRight w:val="0"/>
      <w:marTop w:val="0"/>
      <w:marBottom w:val="0"/>
      <w:divBdr>
        <w:top w:val="none" w:sz="0" w:space="0" w:color="auto"/>
        <w:left w:val="none" w:sz="0" w:space="0" w:color="auto"/>
        <w:bottom w:val="none" w:sz="0" w:space="0" w:color="auto"/>
        <w:right w:val="none" w:sz="0" w:space="0" w:color="auto"/>
      </w:divBdr>
    </w:div>
    <w:div w:id="1407458943">
      <w:marLeft w:val="640"/>
      <w:marRight w:val="0"/>
      <w:marTop w:val="0"/>
      <w:marBottom w:val="0"/>
      <w:divBdr>
        <w:top w:val="none" w:sz="0" w:space="0" w:color="auto"/>
        <w:left w:val="none" w:sz="0" w:space="0" w:color="auto"/>
        <w:bottom w:val="none" w:sz="0" w:space="0" w:color="auto"/>
        <w:right w:val="none" w:sz="0" w:space="0" w:color="auto"/>
      </w:divBdr>
    </w:div>
    <w:div w:id="1407532682">
      <w:marLeft w:val="640"/>
      <w:marRight w:val="0"/>
      <w:marTop w:val="0"/>
      <w:marBottom w:val="0"/>
      <w:divBdr>
        <w:top w:val="none" w:sz="0" w:space="0" w:color="auto"/>
        <w:left w:val="none" w:sz="0" w:space="0" w:color="auto"/>
        <w:bottom w:val="none" w:sz="0" w:space="0" w:color="auto"/>
        <w:right w:val="none" w:sz="0" w:space="0" w:color="auto"/>
      </w:divBdr>
    </w:div>
    <w:div w:id="1407536366">
      <w:marLeft w:val="640"/>
      <w:marRight w:val="0"/>
      <w:marTop w:val="0"/>
      <w:marBottom w:val="0"/>
      <w:divBdr>
        <w:top w:val="none" w:sz="0" w:space="0" w:color="auto"/>
        <w:left w:val="none" w:sz="0" w:space="0" w:color="auto"/>
        <w:bottom w:val="none" w:sz="0" w:space="0" w:color="auto"/>
        <w:right w:val="none" w:sz="0" w:space="0" w:color="auto"/>
      </w:divBdr>
    </w:div>
    <w:div w:id="1407604634">
      <w:marLeft w:val="640"/>
      <w:marRight w:val="0"/>
      <w:marTop w:val="0"/>
      <w:marBottom w:val="0"/>
      <w:divBdr>
        <w:top w:val="none" w:sz="0" w:space="0" w:color="auto"/>
        <w:left w:val="none" w:sz="0" w:space="0" w:color="auto"/>
        <w:bottom w:val="none" w:sz="0" w:space="0" w:color="auto"/>
        <w:right w:val="none" w:sz="0" w:space="0" w:color="auto"/>
      </w:divBdr>
    </w:div>
    <w:div w:id="1407647895">
      <w:marLeft w:val="640"/>
      <w:marRight w:val="0"/>
      <w:marTop w:val="0"/>
      <w:marBottom w:val="0"/>
      <w:divBdr>
        <w:top w:val="none" w:sz="0" w:space="0" w:color="auto"/>
        <w:left w:val="none" w:sz="0" w:space="0" w:color="auto"/>
        <w:bottom w:val="none" w:sz="0" w:space="0" w:color="auto"/>
        <w:right w:val="none" w:sz="0" w:space="0" w:color="auto"/>
      </w:divBdr>
    </w:div>
    <w:div w:id="1407654136">
      <w:marLeft w:val="640"/>
      <w:marRight w:val="0"/>
      <w:marTop w:val="0"/>
      <w:marBottom w:val="0"/>
      <w:divBdr>
        <w:top w:val="none" w:sz="0" w:space="0" w:color="auto"/>
        <w:left w:val="none" w:sz="0" w:space="0" w:color="auto"/>
        <w:bottom w:val="none" w:sz="0" w:space="0" w:color="auto"/>
        <w:right w:val="none" w:sz="0" w:space="0" w:color="auto"/>
      </w:divBdr>
    </w:div>
    <w:div w:id="1407728663">
      <w:marLeft w:val="640"/>
      <w:marRight w:val="0"/>
      <w:marTop w:val="0"/>
      <w:marBottom w:val="0"/>
      <w:divBdr>
        <w:top w:val="none" w:sz="0" w:space="0" w:color="auto"/>
        <w:left w:val="none" w:sz="0" w:space="0" w:color="auto"/>
        <w:bottom w:val="none" w:sz="0" w:space="0" w:color="auto"/>
        <w:right w:val="none" w:sz="0" w:space="0" w:color="auto"/>
      </w:divBdr>
    </w:div>
    <w:div w:id="1407730133">
      <w:marLeft w:val="640"/>
      <w:marRight w:val="0"/>
      <w:marTop w:val="0"/>
      <w:marBottom w:val="0"/>
      <w:divBdr>
        <w:top w:val="none" w:sz="0" w:space="0" w:color="auto"/>
        <w:left w:val="none" w:sz="0" w:space="0" w:color="auto"/>
        <w:bottom w:val="none" w:sz="0" w:space="0" w:color="auto"/>
        <w:right w:val="none" w:sz="0" w:space="0" w:color="auto"/>
      </w:divBdr>
    </w:div>
    <w:div w:id="1407922321">
      <w:marLeft w:val="640"/>
      <w:marRight w:val="0"/>
      <w:marTop w:val="0"/>
      <w:marBottom w:val="0"/>
      <w:divBdr>
        <w:top w:val="none" w:sz="0" w:space="0" w:color="auto"/>
        <w:left w:val="none" w:sz="0" w:space="0" w:color="auto"/>
        <w:bottom w:val="none" w:sz="0" w:space="0" w:color="auto"/>
        <w:right w:val="none" w:sz="0" w:space="0" w:color="auto"/>
      </w:divBdr>
    </w:div>
    <w:div w:id="1407996006">
      <w:marLeft w:val="640"/>
      <w:marRight w:val="0"/>
      <w:marTop w:val="0"/>
      <w:marBottom w:val="0"/>
      <w:divBdr>
        <w:top w:val="none" w:sz="0" w:space="0" w:color="auto"/>
        <w:left w:val="none" w:sz="0" w:space="0" w:color="auto"/>
        <w:bottom w:val="none" w:sz="0" w:space="0" w:color="auto"/>
        <w:right w:val="none" w:sz="0" w:space="0" w:color="auto"/>
      </w:divBdr>
    </w:div>
    <w:div w:id="1407996237">
      <w:marLeft w:val="640"/>
      <w:marRight w:val="0"/>
      <w:marTop w:val="0"/>
      <w:marBottom w:val="0"/>
      <w:divBdr>
        <w:top w:val="none" w:sz="0" w:space="0" w:color="auto"/>
        <w:left w:val="none" w:sz="0" w:space="0" w:color="auto"/>
        <w:bottom w:val="none" w:sz="0" w:space="0" w:color="auto"/>
        <w:right w:val="none" w:sz="0" w:space="0" w:color="auto"/>
      </w:divBdr>
    </w:div>
    <w:div w:id="1408068495">
      <w:marLeft w:val="640"/>
      <w:marRight w:val="0"/>
      <w:marTop w:val="0"/>
      <w:marBottom w:val="0"/>
      <w:divBdr>
        <w:top w:val="none" w:sz="0" w:space="0" w:color="auto"/>
        <w:left w:val="none" w:sz="0" w:space="0" w:color="auto"/>
        <w:bottom w:val="none" w:sz="0" w:space="0" w:color="auto"/>
        <w:right w:val="none" w:sz="0" w:space="0" w:color="auto"/>
      </w:divBdr>
    </w:div>
    <w:div w:id="1408072577">
      <w:marLeft w:val="640"/>
      <w:marRight w:val="0"/>
      <w:marTop w:val="0"/>
      <w:marBottom w:val="0"/>
      <w:divBdr>
        <w:top w:val="none" w:sz="0" w:space="0" w:color="auto"/>
        <w:left w:val="none" w:sz="0" w:space="0" w:color="auto"/>
        <w:bottom w:val="none" w:sz="0" w:space="0" w:color="auto"/>
        <w:right w:val="none" w:sz="0" w:space="0" w:color="auto"/>
      </w:divBdr>
    </w:div>
    <w:div w:id="1408111446">
      <w:marLeft w:val="640"/>
      <w:marRight w:val="0"/>
      <w:marTop w:val="0"/>
      <w:marBottom w:val="0"/>
      <w:divBdr>
        <w:top w:val="none" w:sz="0" w:space="0" w:color="auto"/>
        <w:left w:val="none" w:sz="0" w:space="0" w:color="auto"/>
        <w:bottom w:val="none" w:sz="0" w:space="0" w:color="auto"/>
        <w:right w:val="none" w:sz="0" w:space="0" w:color="auto"/>
      </w:divBdr>
    </w:div>
    <w:div w:id="1408116204">
      <w:marLeft w:val="640"/>
      <w:marRight w:val="0"/>
      <w:marTop w:val="0"/>
      <w:marBottom w:val="0"/>
      <w:divBdr>
        <w:top w:val="none" w:sz="0" w:space="0" w:color="auto"/>
        <w:left w:val="none" w:sz="0" w:space="0" w:color="auto"/>
        <w:bottom w:val="none" w:sz="0" w:space="0" w:color="auto"/>
        <w:right w:val="none" w:sz="0" w:space="0" w:color="auto"/>
      </w:divBdr>
    </w:div>
    <w:div w:id="1408188184">
      <w:marLeft w:val="640"/>
      <w:marRight w:val="0"/>
      <w:marTop w:val="0"/>
      <w:marBottom w:val="0"/>
      <w:divBdr>
        <w:top w:val="none" w:sz="0" w:space="0" w:color="auto"/>
        <w:left w:val="none" w:sz="0" w:space="0" w:color="auto"/>
        <w:bottom w:val="none" w:sz="0" w:space="0" w:color="auto"/>
        <w:right w:val="none" w:sz="0" w:space="0" w:color="auto"/>
      </w:divBdr>
    </w:div>
    <w:div w:id="1408189627">
      <w:marLeft w:val="640"/>
      <w:marRight w:val="0"/>
      <w:marTop w:val="0"/>
      <w:marBottom w:val="0"/>
      <w:divBdr>
        <w:top w:val="none" w:sz="0" w:space="0" w:color="auto"/>
        <w:left w:val="none" w:sz="0" w:space="0" w:color="auto"/>
        <w:bottom w:val="none" w:sz="0" w:space="0" w:color="auto"/>
        <w:right w:val="none" w:sz="0" w:space="0" w:color="auto"/>
      </w:divBdr>
    </w:div>
    <w:div w:id="1408259715">
      <w:marLeft w:val="640"/>
      <w:marRight w:val="0"/>
      <w:marTop w:val="0"/>
      <w:marBottom w:val="0"/>
      <w:divBdr>
        <w:top w:val="none" w:sz="0" w:space="0" w:color="auto"/>
        <w:left w:val="none" w:sz="0" w:space="0" w:color="auto"/>
        <w:bottom w:val="none" w:sz="0" w:space="0" w:color="auto"/>
        <w:right w:val="none" w:sz="0" w:space="0" w:color="auto"/>
      </w:divBdr>
    </w:div>
    <w:div w:id="1408267325">
      <w:marLeft w:val="640"/>
      <w:marRight w:val="0"/>
      <w:marTop w:val="0"/>
      <w:marBottom w:val="0"/>
      <w:divBdr>
        <w:top w:val="none" w:sz="0" w:space="0" w:color="auto"/>
        <w:left w:val="none" w:sz="0" w:space="0" w:color="auto"/>
        <w:bottom w:val="none" w:sz="0" w:space="0" w:color="auto"/>
        <w:right w:val="none" w:sz="0" w:space="0" w:color="auto"/>
      </w:divBdr>
    </w:div>
    <w:div w:id="1408308557">
      <w:marLeft w:val="640"/>
      <w:marRight w:val="0"/>
      <w:marTop w:val="0"/>
      <w:marBottom w:val="0"/>
      <w:divBdr>
        <w:top w:val="none" w:sz="0" w:space="0" w:color="auto"/>
        <w:left w:val="none" w:sz="0" w:space="0" w:color="auto"/>
        <w:bottom w:val="none" w:sz="0" w:space="0" w:color="auto"/>
        <w:right w:val="none" w:sz="0" w:space="0" w:color="auto"/>
      </w:divBdr>
    </w:div>
    <w:div w:id="1408458702">
      <w:marLeft w:val="640"/>
      <w:marRight w:val="0"/>
      <w:marTop w:val="0"/>
      <w:marBottom w:val="0"/>
      <w:divBdr>
        <w:top w:val="none" w:sz="0" w:space="0" w:color="auto"/>
        <w:left w:val="none" w:sz="0" w:space="0" w:color="auto"/>
        <w:bottom w:val="none" w:sz="0" w:space="0" w:color="auto"/>
        <w:right w:val="none" w:sz="0" w:space="0" w:color="auto"/>
      </w:divBdr>
    </w:div>
    <w:div w:id="1408528963">
      <w:marLeft w:val="640"/>
      <w:marRight w:val="0"/>
      <w:marTop w:val="0"/>
      <w:marBottom w:val="0"/>
      <w:divBdr>
        <w:top w:val="none" w:sz="0" w:space="0" w:color="auto"/>
        <w:left w:val="none" w:sz="0" w:space="0" w:color="auto"/>
        <w:bottom w:val="none" w:sz="0" w:space="0" w:color="auto"/>
        <w:right w:val="none" w:sz="0" w:space="0" w:color="auto"/>
      </w:divBdr>
    </w:div>
    <w:div w:id="1408531468">
      <w:marLeft w:val="640"/>
      <w:marRight w:val="0"/>
      <w:marTop w:val="0"/>
      <w:marBottom w:val="0"/>
      <w:divBdr>
        <w:top w:val="none" w:sz="0" w:space="0" w:color="auto"/>
        <w:left w:val="none" w:sz="0" w:space="0" w:color="auto"/>
        <w:bottom w:val="none" w:sz="0" w:space="0" w:color="auto"/>
        <w:right w:val="none" w:sz="0" w:space="0" w:color="auto"/>
      </w:divBdr>
    </w:div>
    <w:div w:id="1408579452">
      <w:marLeft w:val="640"/>
      <w:marRight w:val="0"/>
      <w:marTop w:val="0"/>
      <w:marBottom w:val="0"/>
      <w:divBdr>
        <w:top w:val="none" w:sz="0" w:space="0" w:color="auto"/>
        <w:left w:val="none" w:sz="0" w:space="0" w:color="auto"/>
        <w:bottom w:val="none" w:sz="0" w:space="0" w:color="auto"/>
        <w:right w:val="none" w:sz="0" w:space="0" w:color="auto"/>
      </w:divBdr>
    </w:div>
    <w:div w:id="1408727486">
      <w:marLeft w:val="640"/>
      <w:marRight w:val="0"/>
      <w:marTop w:val="0"/>
      <w:marBottom w:val="0"/>
      <w:divBdr>
        <w:top w:val="none" w:sz="0" w:space="0" w:color="auto"/>
        <w:left w:val="none" w:sz="0" w:space="0" w:color="auto"/>
        <w:bottom w:val="none" w:sz="0" w:space="0" w:color="auto"/>
        <w:right w:val="none" w:sz="0" w:space="0" w:color="auto"/>
      </w:divBdr>
    </w:div>
    <w:div w:id="1408765822">
      <w:marLeft w:val="640"/>
      <w:marRight w:val="0"/>
      <w:marTop w:val="0"/>
      <w:marBottom w:val="0"/>
      <w:divBdr>
        <w:top w:val="none" w:sz="0" w:space="0" w:color="auto"/>
        <w:left w:val="none" w:sz="0" w:space="0" w:color="auto"/>
        <w:bottom w:val="none" w:sz="0" w:space="0" w:color="auto"/>
        <w:right w:val="none" w:sz="0" w:space="0" w:color="auto"/>
      </w:divBdr>
    </w:div>
    <w:div w:id="1408914777">
      <w:marLeft w:val="640"/>
      <w:marRight w:val="0"/>
      <w:marTop w:val="0"/>
      <w:marBottom w:val="0"/>
      <w:divBdr>
        <w:top w:val="none" w:sz="0" w:space="0" w:color="auto"/>
        <w:left w:val="none" w:sz="0" w:space="0" w:color="auto"/>
        <w:bottom w:val="none" w:sz="0" w:space="0" w:color="auto"/>
        <w:right w:val="none" w:sz="0" w:space="0" w:color="auto"/>
      </w:divBdr>
    </w:div>
    <w:div w:id="1409034597">
      <w:marLeft w:val="640"/>
      <w:marRight w:val="0"/>
      <w:marTop w:val="0"/>
      <w:marBottom w:val="0"/>
      <w:divBdr>
        <w:top w:val="none" w:sz="0" w:space="0" w:color="auto"/>
        <w:left w:val="none" w:sz="0" w:space="0" w:color="auto"/>
        <w:bottom w:val="none" w:sz="0" w:space="0" w:color="auto"/>
        <w:right w:val="none" w:sz="0" w:space="0" w:color="auto"/>
      </w:divBdr>
    </w:div>
    <w:div w:id="1409037951">
      <w:marLeft w:val="640"/>
      <w:marRight w:val="0"/>
      <w:marTop w:val="0"/>
      <w:marBottom w:val="0"/>
      <w:divBdr>
        <w:top w:val="none" w:sz="0" w:space="0" w:color="auto"/>
        <w:left w:val="none" w:sz="0" w:space="0" w:color="auto"/>
        <w:bottom w:val="none" w:sz="0" w:space="0" w:color="auto"/>
        <w:right w:val="none" w:sz="0" w:space="0" w:color="auto"/>
      </w:divBdr>
    </w:div>
    <w:div w:id="1409115412">
      <w:marLeft w:val="640"/>
      <w:marRight w:val="0"/>
      <w:marTop w:val="0"/>
      <w:marBottom w:val="0"/>
      <w:divBdr>
        <w:top w:val="none" w:sz="0" w:space="0" w:color="auto"/>
        <w:left w:val="none" w:sz="0" w:space="0" w:color="auto"/>
        <w:bottom w:val="none" w:sz="0" w:space="0" w:color="auto"/>
        <w:right w:val="none" w:sz="0" w:space="0" w:color="auto"/>
      </w:divBdr>
    </w:div>
    <w:div w:id="1409186602">
      <w:marLeft w:val="640"/>
      <w:marRight w:val="0"/>
      <w:marTop w:val="0"/>
      <w:marBottom w:val="0"/>
      <w:divBdr>
        <w:top w:val="none" w:sz="0" w:space="0" w:color="auto"/>
        <w:left w:val="none" w:sz="0" w:space="0" w:color="auto"/>
        <w:bottom w:val="none" w:sz="0" w:space="0" w:color="auto"/>
        <w:right w:val="none" w:sz="0" w:space="0" w:color="auto"/>
      </w:divBdr>
    </w:div>
    <w:div w:id="1409234934">
      <w:marLeft w:val="640"/>
      <w:marRight w:val="0"/>
      <w:marTop w:val="0"/>
      <w:marBottom w:val="0"/>
      <w:divBdr>
        <w:top w:val="none" w:sz="0" w:space="0" w:color="auto"/>
        <w:left w:val="none" w:sz="0" w:space="0" w:color="auto"/>
        <w:bottom w:val="none" w:sz="0" w:space="0" w:color="auto"/>
        <w:right w:val="none" w:sz="0" w:space="0" w:color="auto"/>
      </w:divBdr>
    </w:div>
    <w:div w:id="1409308309">
      <w:marLeft w:val="640"/>
      <w:marRight w:val="0"/>
      <w:marTop w:val="0"/>
      <w:marBottom w:val="0"/>
      <w:divBdr>
        <w:top w:val="none" w:sz="0" w:space="0" w:color="auto"/>
        <w:left w:val="none" w:sz="0" w:space="0" w:color="auto"/>
        <w:bottom w:val="none" w:sz="0" w:space="0" w:color="auto"/>
        <w:right w:val="none" w:sz="0" w:space="0" w:color="auto"/>
      </w:divBdr>
    </w:div>
    <w:div w:id="1409309129">
      <w:marLeft w:val="640"/>
      <w:marRight w:val="0"/>
      <w:marTop w:val="0"/>
      <w:marBottom w:val="0"/>
      <w:divBdr>
        <w:top w:val="none" w:sz="0" w:space="0" w:color="auto"/>
        <w:left w:val="none" w:sz="0" w:space="0" w:color="auto"/>
        <w:bottom w:val="none" w:sz="0" w:space="0" w:color="auto"/>
        <w:right w:val="none" w:sz="0" w:space="0" w:color="auto"/>
      </w:divBdr>
    </w:div>
    <w:div w:id="1409499063">
      <w:marLeft w:val="640"/>
      <w:marRight w:val="0"/>
      <w:marTop w:val="0"/>
      <w:marBottom w:val="0"/>
      <w:divBdr>
        <w:top w:val="none" w:sz="0" w:space="0" w:color="auto"/>
        <w:left w:val="none" w:sz="0" w:space="0" w:color="auto"/>
        <w:bottom w:val="none" w:sz="0" w:space="0" w:color="auto"/>
        <w:right w:val="none" w:sz="0" w:space="0" w:color="auto"/>
      </w:divBdr>
    </w:div>
    <w:div w:id="1409499411">
      <w:marLeft w:val="640"/>
      <w:marRight w:val="0"/>
      <w:marTop w:val="0"/>
      <w:marBottom w:val="0"/>
      <w:divBdr>
        <w:top w:val="none" w:sz="0" w:space="0" w:color="auto"/>
        <w:left w:val="none" w:sz="0" w:space="0" w:color="auto"/>
        <w:bottom w:val="none" w:sz="0" w:space="0" w:color="auto"/>
        <w:right w:val="none" w:sz="0" w:space="0" w:color="auto"/>
      </w:divBdr>
    </w:div>
    <w:div w:id="1409575731">
      <w:marLeft w:val="640"/>
      <w:marRight w:val="0"/>
      <w:marTop w:val="0"/>
      <w:marBottom w:val="0"/>
      <w:divBdr>
        <w:top w:val="none" w:sz="0" w:space="0" w:color="auto"/>
        <w:left w:val="none" w:sz="0" w:space="0" w:color="auto"/>
        <w:bottom w:val="none" w:sz="0" w:space="0" w:color="auto"/>
        <w:right w:val="none" w:sz="0" w:space="0" w:color="auto"/>
      </w:divBdr>
    </w:div>
    <w:div w:id="1409576214">
      <w:marLeft w:val="640"/>
      <w:marRight w:val="0"/>
      <w:marTop w:val="0"/>
      <w:marBottom w:val="0"/>
      <w:divBdr>
        <w:top w:val="none" w:sz="0" w:space="0" w:color="auto"/>
        <w:left w:val="none" w:sz="0" w:space="0" w:color="auto"/>
        <w:bottom w:val="none" w:sz="0" w:space="0" w:color="auto"/>
        <w:right w:val="none" w:sz="0" w:space="0" w:color="auto"/>
      </w:divBdr>
    </w:div>
    <w:div w:id="1409614789">
      <w:marLeft w:val="640"/>
      <w:marRight w:val="0"/>
      <w:marTop w:val="0"/>
      <w:marBottom w:val="0"/>
      <w:divBdr>
        <w:top w:val="none" w:sz="0" w:space="0" w:color="auto"/>
        <w:left w:val="none" w:sz="0" w:space="0" w:color="auto"/>
        <w:bottom w:val="none" w:sz="0" w:space="0" w:color="auto"/>
        <w:right w:val="none" w:sz="0" w:space="0" w:color="auto"/>
      </w:divBdr>
    </w:div>
    <w:div w:id="1409842768">
      <w:marLeft w:val="640"/>
      <w:marRight w:val="0"/>
      <w:marTop w:val="0"/>
      <w:marBottom w:val="0"/>
      <w:divBdr>
        <w:top w:val="none" w:sz="0" w:space="0" w:color="auto"/>
        <w:left w:val="none" w:sz="0" w:space="0" w:color="auto"/>
        <w:bottom w:val="none" w:sz="0" w:space="0" w:color="auto"/>
        <w:right w:val="none" w:sz="0" w:space="0" w:color="auto"/>
      </w:divBdr>
    </w:div>
    <w:div w:id="1409965507">
      <w:marLeft w:val="640"/>
      <w:marRight w:val="0"/>
      <w:marTop w:val="0"/>
      <w:marBottom w:val="0"/>
      <w:divBdr>
        <w:top w:val="none" w:sz="0" w:space="0" w:color="auto"/>
        <w:left w:val="none" w:sz="0" w:space="0" w:color="auto"/>
        <w:bottom w:val="none" w:sz="0" w:space="0" w:color="auto"/>
        <w:right w:val="none" w:sz="0" w:space="0" w:color="auto"/>
      </w:divBdr>
    </w:div>
    <w:div w:id="1410035672">
      <w:marLeft w:val="640"/>
      <w:marRight w:val="0"/>
      <w:marTop w:val="0"/>
      <w:marBottom w:val="0"/>
      <w:divBdr>
        <w:top w:val="none" w:sz="0" w:space="0" w:color="auto"/>
        <w:left w:val="none" w:sz="0" w:space="0" w:color="auto"/>
        <w:bottom w:val="none" w:sz="0" w:space="0" w:color="auto"/>
        <w:right w:val="none" w:sz="0" w:space="0" w:color="auto"/>
      </w:divBdr>
    </w:div>
    <w:div w:id="1410074110">
      <w:marLeft w:val="640"/>
      <w:marRight w:val="0"/>
      <w:marTop w:val="0"/>
      <w:marBottom w:val="0"/>
      <w:divBdr>
        <w:top w:val="none" w:sz="0" w:space="0" w:color="auto"/>
        <w:left w:val="none" w:sz="0" w:space="0" w:color="auto"/>
        <w:bottom w:val="none" w:sz="0" w:space="0" w:color="auto"/>
        <w:right w:val="none" w:sz="0" w:space="0" w:color="auto"/>
      </w:divBdr>
    </w:div>
    <w:div w:id="1410076512">
      <w:marLeft w:val="640"/>
      <w:marRight w:val="0"/>
      <w:marTop w:val="0"/>
      <w:marBottom w:val="0"/>
      <w:divBdr>
        <w:top w:val="none" w:sz="0" w:space="0" w:color="auto"/>
        <w:left w:val="none" w:sz="0" w:space="0" w:color="auto"/>
        <w:bottom w:val="none" w:sz="0" w:space="0" w:color="auto"/>
        <w:right w:val="none" w:sz="0" w:space="0" w:color="auto"/>
      </w:divBdr>
    </w:div>
    <w:div w:id="1410157857">
      <w:marLeft w:val="640"/>
      <w:marRight w:val="0"/>
      <w:marTop w:val="0"/>
      <w:marBottom w:val="0"/>
      <w:divBdr>
        <w:top w:val="none" w:sz="0" w:space="0" w:color="auto"/>
        <w:left w:val="none" w:sz="0" w:space="0" w:color="auto"/>
        <w:bottom w:val="none" w:sz="0" w:space="0" w:color="auto"/>
        <w:right w:val="none" w:sz="0" w:space="0" w:color="auto"/>
      </w:divBdr>
    </w:div>
    <w:div w:id="1410271663">
      <w:marLeft w:val="640"/>
      <w:marRight w:val="0"/>
      <w:marTop w:val="0"/>
      <w:marBottom w:val="0"/>
      <w:divBdr>
        <w:top w:val="none" w:sz="0" w:space="0" w:color="auto"/>
        <w:left w:val="none" w:sz="0" w:space="0" w:color="auto"/>
        <w:bottom w:val="none" w:sz="0" w:space="0" w:color="auto"/>
        <w:right w:val="none" w:sz="0" w:space="0" w:color="auto"/>
      </w:divBdr>
    </w:div>
    <w:div w:id="1410273749">
      <w:marLeft w:val="640"/>
      <w:marRight w:val="0"/>
      <w:marTop w:val="0"/>
      <w:marBottom w:val="0"/>
      <w:divBdr>
        <w:top w:val="none" w:sz="0" w:space="0" w:color="auto"/>
        <w:left w:val="none" w:sz="0" w:space="0" w:color="auto"/>
        <w:bottom w:val="none" w:sz="0" w:space="0" w:color="auto"/>
        <w:right w:val="none" w:sz="0" w:space="0" w:color="auto"/>
      </w:divBdr>
    </w:div>
    <w:div w:id="1410543068">
      <w:marLeft w:val="640"/>
      <w:marRight w:val="0"/>
      <w:marTop w:val="0"/>
      <w:marBottom w:val="0"/>
      <w:divBdr>
        <w:top w:val="none" w:sz="0" w:space="0" w:color="auto"/>
        <w:left w:val="none" w:sz="0" w:space="0" w:color="auto"/>
        <w:bottom w:val="none" w:sz="0" w:space="0" w:color="auto"/>
        <w:right w:val="none" w:sz="0" w:space="0" w:color="auto"/>
      </w:divBdr>
    </w:div>
    <w:div w:id="1410662578">
      <w:marLeft w:val="640"/>
      <w:marRight w:val="0"/>
      <w:marTop w:val="0"/>
      <w:marBottom w:val="0"/>
      <w:divBdr>
        <w:top w:val="none" w:sz="0" w:space="0" w:color="auto"/>
        <w:left w:val="none" w:sz="0" w:space="0" w:color="auto"/>
        <w:bottom w:val="none" w:sz="0" w:space="0" w:color="auto"/>
        <w:right w:val="none" w:sz="0" w:space="0" w:color="auto"/>
      </w:divBdr>
    </w:div>
    <w:div w:id="1410663466">
      <w:marLeft w:val="640"/>
      <w:marRight w:val="0"/>
      <w:marTop w:val="0"/>
      <w:marBottom w:val="0"/>
      <w:divBdr>
        <w:top w:val="none" w:sz="0" w:space="0" w:color="auto"/>
        <w:left w:val="none" w:sz="0" w:space="0" w:color="auto"/>
        <w:bottom w:val="none" w:sz="0" w:space="0" w:color="auto"/>
        <w:right w:val="none" w:sz="0" w:space="0" w:color="auto"/>
      </w:divBdr>
    </w:div>
    <w:div w:id="1410807711">
      <w:marLeft w:val="640"/>
      <w:marRight w:val="0"/>
      <w:marTop w:val="0"/>
      <w:marBottom w:val="0"/>
      <w:divBdr>
        <w:top w:val="none" w:sz="0" w:space="0" w:color="auto"/>
        <w:left w:val="none" w:sz="0" w:space="0" w:color="auto"/>
        <w:bottom w:val="none" w:sz="0" w:space="0" w:color="auto"/>
        <w:right w:val="none" w:sz="0" w:space="0" w:color="auto"/>
      </w:divBdr>
    </w:div>
    <w:div w:id="1410882614">
      <w:marLeft w:val="640"/>
      <w:marRight w:val="0"/>
      <w:marTop w:val="0"/>
      <w:marBottom w:val="0"/>
      <w:divBdr>
        <w:top w:val="none" w:sz="0" w:space="0" w:color="auto"/>
        <w:left w:val="none" w:sz="0" w:space="0" w:color="auto"/>
        <w:bottom w:val="none" w:sz="0" w:space="0" w:color="auto"/>
        <w:right w:val="none" w:sz="0" w:space="0" w:color="auto"/>
      </w:divBdr>
    </w:div>
    <w:div w:id="1410926468">
      <w:marLeft w:val="640"/>
      <w:marRight w:val="0"/>
      <w:marTop w:val="0"/>
      <w:marBottom w:val="0"/>
      <w:divBdr>
        <w:top w:val="none" w:sz="0" w:space="0" w:color="auto"/>
        <w:left w:val="none" w:sz="0" w:space="0" w:color="auto"/>
        <w:bottom w:val="none" w:sz="0" w:space="0" w:color="auto"/>
        <w:right w:val="none" w:sz="0" w:space="0" w:color="auto"/>
      </w:divBdr>
    </w:div>
    <w:div w:id="1410932070">
      <w:marLeft w:val="640"/>
      <w:marRight w:val="0"/>
      <w:marTop w:val="0"/>
      <w:marBottom w:val="0"/>
      <w:divBdr>
        <w:top w:val="none" w:sz="0" w:space="0" w:color="auto"/>
        <w:left w:val="none" w:sz="0" w:space="0" w:color="auto"/>
        <w:bottom w:val="none" w:sz="0" w:space="0" w:color="auto"/>
        <w:right w:val="none" w:sz="0" w:space="0" w:color="auto"/>
      </w:divBdr>
    </w:div>
    <w:div w:id="1411151469">
      <w:marLeft w:val="640"/>
      <w:marRight w:val="0"/>
      <w:marTop w:val="0"/>
      <w:marBottom w:val="0"/>
      <w:divBdr>
        <w:top w:val="none" w:sz="0" w:space="0" w:color="auto"/>
        <w:left w:val="none" w:sz="0" w:space="0" w:color="auto"/>
        <w:bottom w:val="none" w:sz="0" w:space="0" w:color="auto"/>
        <w:right w:val="none" w:sz="0" w:space="0" w:color="auto"/>
      </w:divBdr>
    </w:div>
    <w:div w:id="1411152999">
      <w:marLeft w:val="640"/>
      <w:marRight w:val="0"/>
      <w:marTop w:val="0"/>
      <w:marBottom w:val="0"/>
      <w:divBdr>
        <w:top w:val="none" w:sz="0" w:space="0" w:color="auto"/>
        <w:left w:val="none" w:sz="0" w:space="0" w:color="auto"/>
        <w:bottom w:val="none" w:sz="0" w:space="0" w:color="auto"/>
        <w:right w:val="none" w:sz="0" w:space="0" w:color="auto"/>
      </w:divBdr>
    </w:div>
    <w:div w:id="1411195686">
      <w:marLeft w:val="640"/>
      <w:marRight w:val="0"/>
      <w:marTop w:val="0"/>
      <w:marBottom w:val="0"/>
      <w:divBdr>
        <w:top w:val="none" w:sz="0" w:space="0" w:color="auto"/>
        <w:left w:val="none" w:sz="0" w:space="0" w:color="auto"/>
        <w:bottom w:val="none" w:sz="0" w:space="0" w:color="auto"/>
        <w:right w:val="none" w:sz="0" w:space="0" w:color="auto"/>
      </w:divBdr>
    </w:div>
    <w:div w:id="1411197190">
      <w:marLeft w:val="640"/>
      <w:marRight w:val="0"/>
      <w:marTop w:val="0"/>
      <w:marBottom w:val="0"/>
      <w:divBdr>
        <w:top w:val="none" w:sz="0" w:space="0" w:color="auto"/>
        <w:left w:val="none" w:sz="0" w:space="0" w:color="auto"/>
        <w:bottom w:val="none" w:sz="0" w:space="0" w:color="auto"/>
        <w:right w:val="none" w:sz="0" w:space="0" w:color="auto"/>
      </w:divBdr>
    </w:div>
    <w:div w:id="1411346431">
      <w:marLeft w:val="640"/>
      <w:marRight w:val="0"/>
      <w:marTop w:val="0"/>
      <w:marBottom w:val="0"/>
      <w:divBdr>
        <w:top w:val="none" w:sz="0" w:space="0" w:color="auto"/>
        <w:left w:val="none" w:sz="0" w:space="0" w:color="auto"/>
        <w:bottom w:val="none" w:sz="0" w:space="0" w:color="auto"/>
        <w:right w:val="none" w:sz="0" w:space="0" w:color="auto"/>
      </w:divBdr>
    </w:div>
    <w:div w:id="1411350491">
      <w:marLeft w:val="640"/>
      <w:marRight w:val="0"/>
      <w:marTop w:val="0"/>
      <w:marBottom w:val="0"/>
      <w:divBdr>
        <w:top w:val="none" w:sz="0" w:space="0" w:color="auto"/>
        <w:left w:val="none" w:sz="0" w:space="0" w:color="auto"/>
        <w:bottom w:val="none" w:sz="0" w:space="0" w:color="auto"/>
        <w:right w:val="none" w:sz="0" w:space="0" w:color="auto"/>
      </w:divBdr>
    </w:div>
    <w:div w:id="1411388092">
      <w:marLeft w:val="640"/>
      <w:marRight w:val="0"/>
      <w:marTop w:val="0"/>
      <w:marBottom w:val="0"/>
      <w:divBdr>
        <w:top w:val="none" w:sz="0" w:space="0" w:color="auto"/>
        <w:left w:val="none" w:sz="0" w:space="0" w:color="auto"/>
        <w:bottom w:val="none" w:sz="0" w:space="0" w:color="auto"/>
        <w:right w:val="none" w:sz="0" w:space="0" w:color="auto"/>
      </w:divBdr>
    </w:div>
    <w:div w:id="1411390269">
      <w:marLeft w:val="640"/>
      <w:marRight w:val="0"/>
      <w:marTop w:val="0"/>
      <w:marBottom w:val="0"/>
      <w:divBdr>
        <w:top w:val="none" w:sz="0" w:space="0" w:color="auto"/>
        <w:left w:val="none" w:sz="0" w:space="0" w:color="auto"/>
        <w:bottom w:val="none" w:sz="0" w:space="0" w:color="auto"/>
        <w:right w:val="none" w:sz="0" w:space="0" w:color="auto"/>
      </w:divBdr>
    </w:div>
    <w:div w:id="1411540425">
      <w:marLeft w:val="640"/>
      <w:marRight w:val="0"/>
      <w:marTop w:val="0"/>
      <w:marBottom w:val="0"/>
      <w:divBdr>
        <w:top w:val="none" w:sz="0" w:space="0" w:color="auto"/>
        <w:left w:val="none" w:sz="0" w:space="0" w:color="auto"/>
        <w:bottom w:val="none" w:sz="0" w:space="0" w:color="auto"/>
        <w:right w:val="none" w:sz="0" w:space="0" w:color="auto"/>
      </w:divBdr>
    </w:div>
    <w:div w:id="1411735008">
      <w:marLeft w:val="640"/>
      <w:marRight w:val="0"/>
      <w:marTop w:val="0"/>
      <w:marBottom w:val="0"/>
      <w:divBdr>
        <w:top w:val="none" w:sz="0" w:space="0" w:color="auto"/>
        <w:left w:val="none" w:sz="0" w:space="0" w:color="auto"/>
        <w:bottom w:val="none" w:sz="0" w:space="0" w:color="auto"/>
        <w:right w:val="none" w:sz="0" w:space="0" w:color="auto"/>
      </w:divBdr>
    </w:div>
    <w:div w:id="1411736928">
      <w:marLeft w:val="640"/>
      <w:marRight w:val="0"/>
      <w:marTop w:val="0"/>
      <w:marBottom w:val="0"/>
      <w:divBdr>
        <w:top w:val="none" w:sz="0" w:space="0" w:color="auto"/>
        <w:left w:val="none" w:sz="0" w:space="0" w:color="auto"/>
        <w:bottom w:val="none" w:sz="0" w:space="0" w:color="auto"/>
        <w:right w:val="none" w:sz="0" w:space="0" w:color="auto"/>
      </w:divBdr>
    </w:div>
    <w:div w:id="1411855701">
      <w:marLeft w:val="640"/>
      <w:marRight w:val="0"/>
      <w:marTop w:val="0"/>
      <w:marBottom w:val="0"/>
      <w:divBdr>
        <w:top w:val="none" w:sz="0" w:space="0" w:color="auto"/>
        <w:left w:val="none" w:sz="0" w:space="0" w:color="auto"/>
        <w:bottom w:val="none" w:sz="0" w:space="0" w:color="auto"/>
        <w:right w:val="none" w:sz="0" w:space="0" w:color="auto"/>
      </w:divBdr>
    </w:div>
    <w:div w:id="1411922085">
      <w:marLeft w:val="640"/>
      <w:marRight w:val="0"/>
      <w:marTop w:val="0"/>
      <w:marBottom w:val="0"/>
      <w:divBdr>
        <w:top w:val="none" w:sz="0" w:space="0" w:color="auto"/>
        <w:left w:val="none" w:sz="0" w:space="0" w:color="auto"/>
        <w:bottom w:val="none" w:sz="0" w:space="0" w:color="auto"/>
        <w:right w:val="none" w:sz="0" w:space="0" w:color="auto"/>
      </w:divBdr>
    </w:div>
    <w:div w:id="1411922343">
      <w:marLeft w:val="640"/>
      <w:marRight w:val="0"/>
      <w:marTop w:val="0"/>
      <w:marBottom w:val="0"/>
      <w:divBdr>
        <w:top w:val="none" w:sz="0" w:space="0" w:color="auto"/>
        <w:left w:val="none" w:sz="0" w:space="0" w:color="auto"/>
        <w:bottom w:val="none" w:sz="0" w:space="0" w:color="auto"/>
        <w:right w:val="none" w:sz="0" w:space="0" w:color="auto"/>
      </w:divBdr>
    </w:div>
    <w:div w:id="1411923111">
      <w:marLeft w:val="640"/>
      <w:marRight w:val="0"/>
      <w:marTop w:val="0"/>
      <w:marBottom w:val="0"/>
      <w:divBdr>
        <w:top w:val="none" w:sz="0" w:space="0" w:color="auto"/>
        <w:left w:val="none" w:sz="0" w:space="0" w:color="auto"/>
        <w:bottom w:val="none" w:sz="0" w:space="0" w:color="auto"/>
        <w:right w:val="none" w:sz="0" w:space="0" w:color="auto"/>
      </w:divBdr>
    </w:div>
    <w:div w:id="1411930562">
      <w:marLeft w:val="640"/>
      <w:marRight w:val="0"/>
      <w:marTop w:val="0"/>
      <w:marBottom w:val="0"/>
      <w:divBdr>
        <w:top w:val="none" w:sz="0" w:space="0" w:color="auto"/>
        <w:left w:val="none" w:sz="0" w:space="0" w:color="auto"/>
        <w:bottom w:val="none" w:sz="0" w:space="0" w:color="auto"/>
        <w:right w:val="none" w:sz="0" w:space="0" w:color="auto"/>
      </w:divBdr>
    </w:div>
    <w:div w:id="1412005794">
      <w:marLeft w:val="640"/>
      <w:marRight w:val="0"/>
      <w:marTop w:val="0"/>
      <w:marBottom w:val="0"/>
      <w:divBdr>
        <w:top w:val="none" w:sz="0" w:space="0" w:color="auto"/>
        <w:left w:val="none" w:sz="0" w:space="0" w:color="auto"/>
        <w:bottom w:val="none" w:sz="0" w:space="0" w:color="auto"/>
        <w:right w:val="none" w:sz="0" w:space="0" w:color="auto"/>
      </w:divBdr>
    </w:div>
    <w:div w:id="1412041815">
      <w:marLeft w:val="640"/>
      <w:marRight w:val="0"/>
      <w:marTop w:val="0"/>
      <w:marBottom w:val="0"/>
      <w:divBdr>
        <w:top w:val="none" w:sz="0" w:space="0" w:color="auto"/>
        <w:left w:val="none" w:sz="0" w:space="0" w:color="auto"/>
        <w:bottom w:val="none" w:sz="0" w:space="0" w:color="auto"/>
        <w:right w:val="none" w:sz="0" w:space="0" w:color="auto"/>
      </w:divBdr>
    </w:div>
    <w:div w:id="1412047542">
      <w:marLeft w:val="640"/>
      <w:marRight w:val="0"/>
      <w:marTop w:val="0"/>
      <w:marBottom w:val="0"/>
      <w:divBdr>
        <w:top w:val="none" w:sz="0" w:space="0" w:color="auto"/>
        <w:left w:val="none" w:sz="0" w:space="0" w:color="auto"/>
        <w:bottom w:val="none" w:sz="0" w:space="0" w:color="auto"/>
        <w:right w:val="none" w:sz="0" w:space="0" w:color="auto"/>
      </w:divBdr>
    </w:div>
    <w:div w:id="1412123040">
      <w:marLeft w:val="640"/>
      <w:marRight w:val="0"/>
      <w:marTop w:val="0"/>
      <w:marBottom w:val="0"/>
      <w:divBdr>
        <w:top w:val="none" w:sz="0" w:space="0" w:color="auto"/>
        <w:left w:val="none" w:sz="0" w:space="0" w:color="auto"/>
        <w:bottom w:val="none" w:sz="0" w:space="0" w:color="auto"/>
        <w:right w:val="none" w:sz="0" w:space="0" w:color="auto"/>
      </w:divBdr>
    </w:div>
    <w:div w:id="1412123492">
      <w:marLeft w:val="640"/>
      <w:marRight w:val="0"/>
      <w:marTop w:val="0"/>
      <w:marBottom w:val="0"/>
      <w:divBdr>
        <w:top w:val="none" w:sz="0" w:space="0" w:color="auto"/>
        <w:left w:val="none" w:sz="0" w:space="0" w:color="auto"/>
        <w:bottom w:val="none" w:sz="0" w:space="0" w:color="auto"/>
        <w:right w:val="none" w:sz="0" w:space="0" w:color="auto"/>
      </w:divBdr>
    </w:div>
    <w:div w:id="1412198317">
      <w:marLeft w:val="640"/>
      <w:marRight w:val="0"/>
      <w:marTop w:val="0"/>
      <w:marBottom w:val="0"/>
      <w:divBdr>
        <w:top w:val="none" w:sz="0" w:space="0" w:color="auto"/>
        <w:left w:val="none" w:sz="0" w:space="0" w:color="auto"/>
        <w:bottom w:val="none" w:sz="0" w:space="0" w:color="auto"/>
        <w:right w:val="none" w:sz="0" w:space="0" w:color="auto"/>
      </w:divBdr>
    </w:div>
    <w:div w:id="1412240589">
      <w:marLeft w:val="640"/>
      <w:marRight w:val="0"/>
      <w:marTop w:val="0"/>
      <w:marBottom w:val="0"/>
      <w:divBdr>
        <w:top w:val="none" w:sz="0" w:space="0" w:color="auto"/>
        <w:left w:val="none" w:sz="0" w:space="0" w:color="auto"/>
        <w:bottom w:val="none" w:sz="0" w:space="0" w:color="auto"/>
        <w:right w:val="none" w:sz="0" w:space="0" w:color="auto"/>
      </w:divBdr>
    </w:div>
    <w:div w:id="1412240620">
      <w:marLeft w:val="640"/>
      <w:marRight w:val="0"/>
      <w:marTop w:val="0"/>
      <w:marBottom w:val="0"/>
      <w:divBdr>
        <w:top w:val="none" w:sz="0" w:space="0" w:color="auto"/>
        <w:left w:val="none" w:sz="0" w:space="0" w:color="auto"/>
        <w:bottom w:val="none" w:sz="0" w:space="0" w:color="auto"/>
        <w:right w:val="none" w:sz="0" w:space="0" w:color="auto"/>
      </w:divBdr>
    </w:div>
    <w:div w:id="1412386953">
      <w:marLeft w:val="640"/>
      <w:marRight w:val="0"/>
      <w:marTop w:val="0"/>
      <w:marBottom w:val="0"/>
      <w:divBdr>
        <w:top w:val="none" w:sz="0" w:space="0" w:color="auto"/>
        <w:left w:val="none" w:sz="0" w:space="0" w:color="auto"/>
        <w:bottom w:val="none" w:sz="0" w:space="0" w:color="auto"/>
        <w:right w:val="none" w:sz="0" w:space="0" w:color="auto"/>
      </w:divBdr>
    </w:div>
    <w:div w:id="1412653162">
      <w:marLeft w:val="640"/>
      <w:marRight w:val="0"/>
      <w:marTop w:val="0"/>
      <w:marBottom w:val="0"/>
      <w:divBdr>
        <w:top w:val="none" w:sz="0" w:space="0" w:color="auto"/>
        <w:left w:val="none" w:sz="0" w:space="0" w:color="auto"/>
        <w:bottom w:val="none" w:sz="0" w:space="0" w:color="auto"/>
        <w:right w:val="none" w:sz="0" w:space="0" w:color="auto"/>
      </w:divBdr>
    </w:div>
    <w:div w:id="1412653798">
      <w:marLeft w:val="640"/>
      <w:marRight w:val="0"/>
      <w:marTop w:val="0"/>
      <w:marBottom w:val="0"/>
      <w:divBdr>
        <w:top w:val="none" w:sz="0" w:space="0" w:color="auto"/>
        <w:left w:val="none" w:sz="0" w:space="0" w:color="auto"/>
        <w:bottom w:val="none" w:sz="0" w:space="0" w:color="auto"/>
        <w:right w:val="none" w:sz="0" w:space="0" w:color="auto"/>
      </w:divBdr>
    </w:div>
    <w:div w:id="1412696290">
      <w:marLeft w:val="640"/>
      <w:marRight w:val="0"/>
      <w:marTop w:val="0"/>
      <w:marBottom w:val="0"/>
      <w:divBdr>
        <w:top w:val="none" w:sz="0" w:space="0" w:color="auto"/>
        <w:left w:val="none" w:sz="0" w:space="0" w:color="auto"/>
        <w:bottom w:val="none" w:sz="0" w:space="0" w:color="auto"/>
        <w:right w:val="none" w:sz="0" w:space="0" w:color="auto"/>
      </w:divBdr>
    </w:div>
    <w:div w:id="1412701149">
      <w:marLeft w:val="640"/>
      <w:marRight w:val="0"/>
      <w:marTop w:val="0"/>
      <w:marBottom w:val="0"/>
      <w:divBdr>
        <w:top w:val="none" w:sz="0" w:space="0" w:color="auto"/>
        <w:left w:val="none" w:sz="0" w:space="0" w:color="auto"/>
        <w:bottom w:val="none" w:sz="0" w:space="0" w:color="auto"/>
        <w:right w:val="none" w:sz="0" w:space="0" w:color="auto"/>
      </w:divBdr>
    </w:div>
    <w:div w:id="1412702046">
      <w:marLeft w:val="640"/>
      <w:marRight w:val="0"/>
      <w:marTop w:val="0"/>
      <w:marBottom w:val="0"/>
      <w:divBdr>
        <w:top w:val="none" w:sz="0" w:space="0" w:color="auto"/>
        <w:left w:val="none" w:sz="0" w:space="0" w:color="auto"/>
        <w:bottom w:val="none" w:sz="0" w:space="0" w:color="auto"/>
        <w:right w:val="none" w:sz="0" w:space="0" w:color="auto"/>
      </w:divBdr>
    </w:div>
    <w:div w:id="1412779969">
      <w:marLeft w:val="640"/>
      <w:marRight w:val="0"/>
      <w:marTop w:val="0"/>
      <w:marBottom w:val="0"/>
      <w:divBdr>
        <w:top w:val="none" w:sz="0" w:space="0" w:color="auto"/>
        <w:left w:val="none" w:sz="0" w:space="0" w:color="auto"/>
        <w:bottom w:val="none" w:sz="0" w:space="0" w:color="auto"/>
        <w:right w:val="none" w:sz="0" w:space="0" w:color="auto"/>
      </w:divBdr>
    </w:div>
    <w:div w:id="1412846475">
      <w:marLeft w:val="640"/>
      <w:marRight w:val="0"/>
      <w:marTop w:val="0"/>
      <w:marBottom w:val="0"/>
      <w:divBdr>
        <w:top w:val="none" w:sz="0" w:space="0" w:color="auto"/>
        <w:left w:val="none" w:sz="0" w:space="0" w:color="auto"/>
        <w:bottom w:val="none" w:sz="0" w:space="0" w:color="auto"/>
        <w:right w:val="none" w:sz="0" w:space="0" w:color="auto"/>
      </w:divBdr>
    </w:div>
    <w:div w:id="1412847258">
      <w:marLeft w:val="640"/>
      <w:marRight w:val="0"/>
      <w:marTop w:val="0"/>
      <w:marBottom w:val="0"/>
      <w:divBdr>
        <w:top w:val="none" w:sz="0" w:space="0" w:color="auto"/>
        <w:left w:val="none" w:sz="0" w:space="0" w:color="auto"/>
        <w:bottom w:val="none" w:sz="0" w:space="0" w:color="auto"/>
        <w:right w:val="none" w:sz="0" w:space="0" w:color="auto"/>
      </w:divBdr>
    </w:div>
    <w:div w:id="1412853621">
      <w:marLeft w:val="640"/>
      <w:marRight w:val="0"/>
      <w:marTop w:val="0"/>
      <w:marBottom w:val="0"/>
      <w:divBdr>
        <w:top w:val="none" w:sz="0" w:space="0" w:color="auto"/>
        <w:left w:val="none" w:sz="0" w:space="0" w:color="auto"/>
        <w:bottom w:val="none" w:sz="0" w:space="0" w:color="auto"/>
        <w:right w:val="none" w:sz="0" w:space="0" w:color="auto"/>
      </w:divBdr>
    </w:div>
    <w:div w:id="1412854384">
      <w:marLeft w:val="640"/>
      <w:marRight w:val="0"/>
      <w:marTop w:val="0"/>
      <w:marBottom w:val="0"/>
      <w:divBdr>
        <w:top w:val="none" w:sz="0" w:space="0" w:color="auto"/>
        <w:left w:val="none" w:sz="0" w:space="0" w:color="auto"/>
        <w:bottom w:val="none" w:sz="0" w:space="0" w:color="auto"/>
        <w:right w:val="none" w:sz="0" w:space="0" w:color="auto"/>
      </w:divBdr>
    </w:div>
    <w:div w:id="1412966277">
      <w:marLeft w:val="640"/>
      <w:marRight w:val="0"/>
      <w:marTop w:val="0"/>
      <w:marBottom w:val="0"/>
      <w:divBdr>
        <w:top w:val="none" w:sz="0" w:space="0" w:color="auto"/>
        <w:left w:val="none" w:sz="0" w:space="0" w:color="auto"/>
        <w:bottom w:val="none" w:sz="0" w:space="0" w:color="auto"/>
        <w:right w:val="none" w:sz="0" w:space="0" w:color="auto"/>
      </w:divBdr>
    </w:div>
    <w:div w:id="1412969315">
      <w:marLeft w:val="640"/>
      <w:marRight w:val="0"/>
      <w:marTop w:val="0"/>
      <w:marBottom w:val="0"/>
      <w:divBdr>
        <w:top w:val="none" w:sz="0" w:space="0" w:color="auto"/>
        <w:left w:val="none" w:sz="0" w:space="0" w:color="auto"/>
        <w:bottom w:val="none" w:sz="0" w:space="0" w:color="auto"/>
        <w:right w:val="none" w:sz="0" w:space="0" w:color="auto"/>
      </w:divBdr>
    </w:div>
    <w:div w:id="1412972988">
      <w:marLeft w:val="640"/>
      <w:marRight w:val="0"/>
      <w:marTop w:val="0"/>
      <w:marBottom w:val="0"/>
      <w:divBdr>
        <w:top w:val="none" w:sz="0" w:space="0" w:color="auto"/>
        <w:left w:val="none" w:sz="0" w:space="0" w:color="auto"/>
        <w:bottom w:val="none" w:sz="0" w:space="0" w:color="auto"/>
        <w:right w:val="none" w:sz="0" w:space="0" w:color="auto"/>
      </w:divBdr>
    </w:div>
    <w:div w:id="1413046695">
      <w:marLeft w:val="640"/>
      <w:marRight w:val="0"/>
      <w:marTop w:val="0"/>
      <w:marBottom w:val="0"/>
      <w:divBdr>
        <w:top w:val="none" w:sz="0" w:space="0" w:color="auto"/>
        <w:left w:val="none" w:sz="0" w:space="0" w:color="auto"/>
        <w:bottom w:val="none" w:sz="0" w:space="0" w:color="auto"/>
        <w:right w:val="none" w:sz="0" w:space="0" w:color="auto"/>
      </w:divBdr>
    </w:div>
    <w:div w:id="1413160481">
      <w:marLeft w:val="640"/>
      <w:marRight w:val="0"/>
      <w:marTop w:val="0"/>
      <w:marBottom w:val="0"/>
      <w:divBdr>
        <w:top w:val="none" w:sz="0" w:space="0" w:color="auto"/>
        <w:left w:val="none" w:sz="0" w:space="0" w:color="auto"/>
        <w:bottom w:val="none" w:sz="0" w:space="0" w:color="auto"/>
        <w:right w:val="none" w:sz="0" w:space="0" w:color="auto"/>
      </w:divBdr>
    </w:div>
    <w:div w:id="1413164956">
      <w:marLeft w:val="640"/>
      <w:marRight w:val="0"/>
      <w:marTop w:val="0"/>
      <w:marBottom w:val="0"/>
      <w:divBdr>
        <w:top w:val="none" w:sz="0" w:space="0" w:color="auto"/>
        <w:left w:val="none" w:sz="0" w:space="0" w:color="auto"/>
        <w:bottom w:val="none" w:sz="0" w:space="0" w:color="auto"/>
        <w:right w:val="none" w:sz="0" w:space="0" w:color="auto"/>
      </w:divBdr>
    </w:div>
    <w:div w:id="1413236194">
      <w:marLeft w:val="640"/>
      <w:marRight w:val="0"/>
      <w:marTop w:val="0"/>
      <w:marBottom w:val="0"/>
      <w:divBdr>
        <w:top w:val="none" w:sz="0" w:space="0" w:color="auto"/>
        <w:left w:val="none" w:sz="0" w:space="0" w:color="auto"/>
        <w:bottom w:val="none" w:sz="0" w:space="0" w:color="auto"/>
        <w:right w:val="none" w:sz="0" w:space="0" w:color="auto"/>
      </w:divBdr>
    </w:div>
    <w:div w:id="1413284422">
      <w:marLeft w:val="640"/>
      <w:marRight w:val="0"/>
      <w:marTop w:val="0"/>
      <w:marBottom w:val="0"/>
      <w:divBdr>
        <w:top w:val="none" w:sz="0" w:space="0" w:color="auto"/>
        <w:left w:val="none" w:sz="0" w:space="0" w:color="auto"/>
        <w:bottom w:val="none" w:sz="0" w:space="0" w:color="auto"/>
        <w:right w:val="none" w:sz="0" w:space="0" w:color="auto"/>
      </w:divBdr>
    </w:div>
    <w:div w:id="1413434377">
      <w:marLeft w:val="640"/>
      <w:marRight w:val="0"/>
      <w:marTop w:val="0"/>
      <w:marBottom w:val="0"/>
      <w:divBdr>
        <w:top w:val="none" w:sz="0" w:space="0" w:color="auto"/>
        <w:left w:val="none" w:sz="0" w:space="0" w:color="auto"/>
        <w:bottom w:val="none" w:sz="0" w:space="0" w:color="auto"/>
        <w:right w:val="none" w:sz="0" w:space="0" w:color="auto"/>
      </w:divBdr>
    </w:div>
    <w:div w:id="1413505523">
      <w:marLeft w:val="640"/>
      <w:marRight w:val="0"/>
      <w:marTop w:val="0"/>
      <w:marBottom w:val="0"/>
      <w:divBdr>
        <w:top w:val="none" w:sz="0" w:space="0" w:color="auto"/>
        <w:left w:val="none" w:sz="0" w:space="0" w:color="auto"/>
        <w:bottom w:val="none" w:sz="0" w:space="0" w:color="auto"/>
        <w:right w:val="none" w:sz="0" w:space="0" w:color="auto"/>
      </w:divBdr>
    </w:div>
    <w:div w:id="1413551820">
      <w:marLeft w:val="640"/>
      <w:marRight w:val="0"/>
      <w:marTop w:val="0"/>
      <w:marBottom w:val="0"/>
      <w:divBdr>
        <w:top w:val="none" w:sz="0" w:space="0" w:color="auto"/>
        <w:left w:val="none" w:sz="0" w:space="0" w:color="auto"/>
        <w:bottom w:val="none" w:sz="0" w:space="0" w:color="auto"/>
        <w:right w:val="none" w:sz="0" w:space="0" w:color="auto"/>
      </w:divBdr>
    </w:div>
    <w:div w:id="1413576609">
      <w:marLeft w:val="640"/>
      <w:marRight w:val="0"/>
      <w:marTop w:val="0"/>
      <w:marBottom w:val="0"/>
      <w:divBdr>
        <w:top w:val="none" w:sz="0" w:space="0" w:color="auto"/>
        <w:left w:val="none" w:sz="0" w:space="0" w:color="auto"/>
        <w:bottom w:val="none" w:sz="0" w:space="0" w:color="auto"/>
        <w:right w:val="none" w:sz="0" w:space="0" w:color="auto"/>
      </w:divBdr>
    </w:div>
    <w:div w:id="1413627563">
      <w:marLeft w:val="640"/>
      <w:marRight w:val="0"/>
      <w:marTop w:val="0"/>
      <w:marBottom w:val="0"/>
      <w:divBdr>
        <w:top w:val="none" w:sz="0" w:space="0" w:color="auto"/>
        <w:left w:val="none" w:sz="0" w:space="0" w:color="auto"/>
        <w:bottom w:val="none" w:sz="0" w:space="0" w:color="auto"/>
        <w:right w:val="none" w:sz="0" w:space="0" w:color="auto"/>
      </w:divBdr>
    </w:div>
    <w:div w:id="1413697939">
      <w:marLeft w:val="640"/>
      <w:marRight w:val="0"/>
      <w:marTop w:val="0"/>
      <w:marBottom w:val="0"/>
      <w:divBdr>
        <w:top w:val="none" w:sz="0" w:space="0" w:color="auto"/>
        <w:left w:val="none" w:sz="0" w:space="0" w:color="auto"/>
        <w:bottom w:val="none" w:sz="0" w:space="0" w:color="auto"/>
        <w:right w:val="none" w:sz="0" w:space="0" w:color="auto"/>
      </w:divBdr>
    </w:div>
    <w:div w:id="1413700087">
      <w:marLeft w:val="640"/>
      <w:marRight w:val="0"/>
      <w:marTop w:val="0"/>
      <w:marBottom w:val="0"/>
      <w:divBdr>
        <w:top w:val="none" w:sz="0" w:space="0" w:color="auto"/>
        <w:left w:val="none" w:sz="0" w:space="0" w:color="auto"/>
        <w:bottom w:val="none" w:sz="0" w:space="0" w:color="auto"/>
        <w:right w:val="none" w:sz="0" w:space="0" w:color="auto"/>
      </w:divBdr>
    </w:div>
    <w:div w:id="1413743167">
      <w:marLeft w:val="640"/>
      <w:marRight w:val="0"/>
      <w:marTop w:val="0"/>
      <w:marBottom w:val="0"/>
      <w:divBdr>
        <w:top w:val="none" w:sz="0" w:space="0" w:color="auto"/>
        <w:left w:val="none" w:sz="0" w:space="0" w:color="auto"/>
        <w:bottom w:val="none" w:sz="0" w:space="0" w:color="auto"/>
        <w:right w:val="none" w:sz="0" w:space="0" w:color="auto"/>
      </w:divBdr>
    </w:div>
    <w:div w:id="1413812525">
      <w:marLeft w:val="640"/>
      <w:marRight w:val="0"/>
      <w:marTop w:val="0"/>
      <w:marBottom w:val="0"/>
      <w:divBdr>
        <w:top w:val="none" w:sz="0" w:space="0" w:color="auto"/>
        <w:left w:val="none" w:sz="0" w:space="0" w:color="auto"/>
        <w:bottom w:val="none" w:sz="0" w:space="0" w:color="auto"/>
        <w:right w:val="none" w:sz="0" w:space="0" w:color="auto"/>
      </w:divBdr>
    </w:div>
    <w:div w:id="1413819195">
      <w:marLeft w:val="640"/>
      <w:marRight w:val="0"/>
      <w:marTop w:val="0"/>
      <w:marBottom w:val="0"/>
      <w:divBdr>
        <w:top w:val="none" w:sz="0" w:space="0" w:color="auto"/>
        <w:left w:val="none" w:sz="0" w:space="0" w:color="auto"/>
        <w:bottom w:val="none" w:sz="0" w:space="0" w:color="auto"/>
        <w:right w:val="none" w:sz="0" w:space="0" w:color="auto"/>
      </w:divBdr>
    </w:div>
    <w:div w:id="1414010174">
      <w:marLeft w:val="640"/>
      <w:marRight w:val="0"/>
      <w:marTop w:val="0"/>
      <w:marBottom w:val="0"/>
      <w:divBdr>
        <w:top w:val="none" w:sz="0" w:space="0" w:color="auto"/>
        <w:left w:val="none" w:sz="0" w:space="0" w:color="auto"/>
        <w:bottom w:val="none" w:sz="0" w:space="0" w:color="auto"/>
        <w:right w:val="none" w:sz="0" w:space="0" w:color="auto"/>
      </w:divBdr>
    </w:div>
    <w:div w:id="1414089639">
      <w:marLeft w:val="640"/>
      <w:marRight w:val="0"/>
      <w:marTop w:val="0"/>
      <w:marBottom w:val="0"/>
      <w:divBdr>
        <w:top w:val="none" w:sz="0" w:space="0" w:color="auto"/>
        <w:left w:val="none" w:sz="0" w:space="0" w:color="auto"/>
        <w:bottom w:val="none" w:sz="0" w:space="0" w:color="auto"/>
        <w:right w:val="none" w:sz="0" w:space="0" w:color="auto"/>
      </w:divBdr>
    </w:div>
    <w:div w:id="1414156118">
      <w:marLeft w:val="640"/>
      <w:marRight w:val="0"/>
      <w:marTop w:val="0"/>
      <w:marBottom w:val="0"/>
      <w:divBdr>
        <w:top w:val="none" w:sz="0" w:space="0" w:color="auto"/>
        <w:left w:val="none" w:sz="0" w:space="0" w:color="auto"/>
        <w:bottom w:val="none" w:sz="0" w:space="0" w:color="auto"/>
        <w:right w:val="none" w:sz="0" w:space="0" w:color="auto"/>
      </w:divBdr>
    </w:div>
    <w:div w:id="1414157655">
      <w:marLeft w:val="640"/>
      <w:marRight w:val="0"/>
      <w:marTop w:val="0"/>
      <w:marBottom w:val="0"/>
      <w:divBdr>
        <w:top w:val="none" w:sz="0" w:space="0" w:color="auto"/>
        <w:left w:val="none" w:sz="0" w:space="0" w:color="auto"/>
        <w:bottom w:val="none" w:sz="0" w:space="0" w:color="auto"/>
        <w:right w:val="none" w:sz="0" w:space="0" w:color="auto"/>
      </w:divBdr>
    </w:div>
    <w:div w:id="1414158864">
      <w:marLeft w:val="640"/>
      <w:marRight w:val="0"/>
      <w:marTop w:val="0"/>
      <w:marBottom w:val="0"/>
      <w:divBdr>
        <w:top w:val="none" w:sz="0" w:space="0" w:color="auto"/>
        <w:left w:val="none" w:sz="0" w:space="0" w:color="auto"/>
        <w:bottom w:val="none" w:sz="0" w:space="0" w:color="auto"/>
        <w:right w:val="none" w:sz="0" w:space="0" w:color="auto"/>
      </w:divBdr>
    </w:div>
    <w:div w:id="1414161721">
      <w:marLeft w:val="640"/>
      <w:marRight w:val="0"/>
      <w:marTop w:val="0"/>
      <w:marBottom w:val="0"/>
      <w:divBdr>
        <w:top w:val="none" w:sz="0" w:space="0" w:color="auto"/>
        <w:left w:val="none" w:sz="0" w:space="0" w:color="auto"/>
        <w:bottom w:val="none" w:sz="0" w:space="0" w:color="auto"/>
        <w:right w:val="none" w:sz="0" w:space="0" w:color="auto"/>
      </w:divBdr>
    </w:div>
    <w:div w:id="1414206218">
      <w:marLeft w:val="640"/>
      <w:marRight w:val="0"/>
      <w:marTop w:val="0"/>
      <w:marBottom w:val="0"/>
      <w:divBdr>
        <w:top w:val="none" w:sz="0" w:space="0" w:color="auto"/>
        <w:left w:val="none" w:sz="0" w:space="0" w:color="auto"/>
        <w:bottom w:val="none" w:sz="0" w:space="0" w:color="auto"/>
        <w:right w:val="none" w:sz="0" w:space="0" w:color="auto"/>
      </w:divBdr>
    </w:div>
    <w:div w:id="1414475204">
      <w:marLeft w:val="640"/>
      <w:marRight w:val="0"/>
      <w:marTop w:val="0"/>
      <w:marBottom w:val="0"/>
      <w:divBdr>
        <w:top w:val="none" w:sz="0" w:space="0" w:color="auto"/>
        <w:left w:val="none" w:sz="0" w:space="0" w:color="auto"/>
        <w:bottom w:val="none" w:sz="0" w:space="0" w:color="auto"/>
        <w:right w:val="none" w:sz="0" w:space="0" w:color="auto"/>
      </w:divBdr>
    </w:div>
    <w:div w:id="1414661424">
      <w:marLeft w:val="640"/>
      <w:marRight w:val="0"/>
      <w:marTop w:val="0"/>
      <w:marBottom w:val="0"/>
      <w:divBdr>
        <w:top w:val="none" w:sz="0" w:space="0" w:color="auto"/>
        <w:left w:val="none" w:sz="0" w:space="0" w:color="auto"/>
        <w:bottom w:val="none" w:sz="0" w:space="0" w:color="auto"/>
        <w:right w:val="none" w:sz="0" w:space="0" w:color="auto"/>
      </w:divBdr>
    </w:div>
    <w:div w:id="1414663003">
      <w:marLeft w:val="640"/>
      <w:marRight w:val="0"/>
      <w:marTop w:val="0"/>
      <w:marBottom w:val="0"/>
      <w:divBdr>
        <w:top w:val="none" w:sz="0" w:space="0" w:color="auto"/>
        <w:left w:val="none" w:sz="0" w:space="0" w:color="auto"/>
        <w:bottom w:val="none" w:sz="0" w:space="0" w:color="auto"/>
        <w:right w:val="none" w:sz="0" w:space="0" w:color="auto"/>
      </w:divBdr>
    </w:div>
    <w:div w:id="1414665475">
      <w:marLeft w:val="640"/>
      <w:marRight w:val="0"/>
      <w:marTop w:val="0"/>
      <w:marBottom w:val="0"/>
      <w:divBdr>
        <w:top w:val="none" w:sz="0" w:space="0" w:color="auto"/>
        <w:left w:val="none" w:sz="0" w:space="0" w:color="auto"/>
        <w:bottom w:val="none" w:sz="0" w:space="0" w:color="auto"/>
        <w:right w:val="none" w:sz="0" w:space="0" w:color="auto"/>
      </w:divBdr>
    </w:div>
    <w:div w:id="1414738599">
      <w:marLeft w:val="640"/>
      <w:marRight w:val="0"/>
      <w:marTop w:val="0"/>
      <w:marBottom w:val="0"/>
      <w:divBdr>
        <w:top w:val="none" w:sz="0" w:space="0" w:color="auto"/>
        <w:left w:val="none" w:sz="0" w:space="0" w:color="auto"/>
        <w:bottom w:val="none" w:sz="0" w:space="0" w:color="auto"/>
        <w:right w:val="none" w:sz="0" w:space="0" w:color="auto"/>
      </w:divBdr>
    </w:div>
    <w:div w:id="1414744289">
      <w:marLeft w:val="640"/>
      <w:marRight w:val="0"/>
      <w:marTop w:val="0"/>
      <w:marBottom w:val="0"/>
      <w:divBdr>
        <w:top w:val="none" w:sz="0" w:space="0" w:color="auto"/>
        <w:left w:val="none" w:sz="0" w:space="0" w:color="auto"/>
        <w:bottom w:val="none" w:sz="0" w:space="0" w:color="auto"/>
        <w:right w:val="none" w:sz="0" w:space="0" w:color="auto"/>
      </w:divBdr>
    </w:div>
    <w:div w:id="1414817611">
      <w:marLeft w:val="640"/>
      <w:marRight w:val="0"/>
      <w:marTop w:val="0"/>
      <w:marBottom w:val="0"/>
      <w:divBdr>
        <w:top w:val="none" w:sz="0" w:space="0" w:color="auto"/>
        <w:left w:val="none" w:sz="0" w:space="0" w:color="auto"/>
        <w:bottom w:val="none" w:sz="0" w:space="0" w:color="auto"/>
        <w:right w:val="none" w:sz="0" w:space="0" w:color="auto"/>
      </w:divBdr>
    </w:div>
    <w:div w:id="1414860859">
      <w:marLeft w:val="640"/>
      <w:marRight w:val="0"/>
      <w:marTop w:val="0"/>
      <w:marBottom w:val="0"/>
      <w:divBdr>
        <w:top w:val="none" w:sz="0" w:space="0" w:color="auto"/>
        <w:left w:val="none" w:sz="0" w:space="0" w:color="auto"/>
        <w:bottom w:val="none" w:sz="0" w:space="0" w:color="auto"/>
        <w:right w:val="none" w:sz="0" w:space="0" w:color="auto"/>
      </w:divBdr>
    </w:div>
    <w:div w:id="1415008951">
      <w:marLeft w:val="640"/>
      <w:marRight w:val="0"/>
      <w:marTop w:val="0"/>
      <w:marBottom w:val="0"/>
      <w:divBdr>
        <w:top w:val="none" w:sz="0" w:space="0" w:color="auto"/>
        <w:left w:val="none" w:sz="0" w:space="0" w:color="auto"/>
        <w:bottom w:val="none" w:sz="0" w:space="0" w:color="auto"/>
        <w:right w:val="none" w:sz="0" w:space="0" w:color="auto"/>
      </w:divBdr>
    </w:div>
    <w:div w:id="1415055665">
      <w:marLeft w:val="640"/>
      <w:marRight w:val="0"/>
      <w:marTop w:val="0"/>
      <w:marBottom w:val="0"/>
      <w:divBdr>
        <w:top w:val="none" w:sz="0" w:space="0" w:color="auto"/>
        <w:left w:val="none" w:sz="0" w:space="0" w:color="auto"/>
        <w:bottom w:val="none" w:sz="0" w:space="0" w:color="auto"/>
        <w:right w:val="none" w:sz="0" w:space="0" w:color="auto"/>
      </w:divBdr>
    </w:div>
    <w:div w:id="1415124768">
      <w:marLeft w:val="640"/>
      <w:marRight w:val="0"/>
      <w:marTop w:val="0"/>
      <w:marBottom w:val="0"/>
      <w:divBdr>
        <w:top w:val="none" w:sz="0" w:space="0" w:color="auto"/>
        <w:left w:val="none" w:sz="0" w:space="0" w:color="auto"/>
        <w:bottom w:val="none" w:sz="0" w:space="0" w:color="auto"/>
        <w:right w:val="none" w:sz="0" w:space="0" w:color="auto"/>
      </w:divBdr>
    </w:div>
    <w:div w:id="1415198352">
      <w:marLeft w:val="640"/>
      <w:marRight w:val="0"/>
      <w:marTop w:val="0"/>
      <w:marBottom w:val="0"/>
      <w:divBdr>
        <w:top w:val="none" w:sz="0" w:space="0" w:color="auto"/>
        <w:left w:val="none" w:sz="0" w:space="0" w:color="auto"/>
        <w:bottom w:val="none" w:sz="0" w:space="0" w:color="auto"/>
        <w:right w:val="none" w:sz="0" w:space="0" w:color="auto"/>
      </w:divBdr>
    </w:div>
    <w:div w:id="1415204123">
      <w:marLeft w:val="640"/>
      <w:marRight w:val="0"/>
      <w:marTop w:val="0"/>
      <w:marBottom w:val="0"/>
      <w:divBdr>
        <w:top w:val="none" w:sz="0" w:space="0" w:color="auto"/>
        <w:left w:val="none" w:sz="0" w:space="0" w:color="auto"/>
        <w:bottom w:val="none" w:sz="0" w:space="0" w:color="auto"/>
        <w:right w:val="none" w:sz="0" w:space="0" w:color="auto"/>
      </w:divBdr>
    </w:div>
    <w:div w:id="1415207077">
      <w:marLeft w:val="640"/>
      <w:marRight w:val="0"/>
      <w:marTop w:val="0"/>
      <w:marBottom w:val="0"/>
      <w:divBdr>
        <w:top w:val="none" w:sz="0" w:space="0" w:color="auto"/>
        <w:left w:val="none" w:sz="0" w:space="0" w:color="auto"/>
        <w:bottom w:val="none" w:sz="0" w:space="0" w:color="auto"/>
        <w:right w:val="none" w:sz="0" w:space="0" w:color="auto"/>
      </w:divBdr>
    </w:div>
    <w:div w:id="1415277049">
      <w:marLeft w:val="640"/>
      <w:marRight w:val="0"/>
      <w:marTop w:val="0"/>
      <w:marBottom w:val="0"/>
      <w:divBdr>
        <w:top w:val="none" w:sz="0" w:space="0" w:color="auto"/>
        <w:left w:val="none" w:sz="0" w:space="0" w:color="auto"/>
        <w:bottom w:val="none" w:sz="0" w:space="0" w:color="auto"/>
        <w:right w:val="none" w:sz="0" w:space="0" w:color="auto"/>
      </w:divBdr>
    </w:div>
    <w:div w:id="1415278931">
      <w:marLeft w:val="640"/>
      <w:marRight w:val="0"/>
      <w:marTop w:val="0"/>
      <w:marBottom w:val="0"/>
      <w:divBdr>
        <w:top w:val="none" w:sz="0" w:space="0" w:color="auto"/>
        <w:left w:val="none" w:sz="0" w:space="0" w:color="auto"/>
        <w:bottom w:val="none" w:sz="0" w:space="0" w:color="auto"/>
        <w:right w:val="none" w:sz="0" w:space="0" w:color="auto"/>
      </w:divBdr>
    </w:div>
    <w:div w:id="1415320853">
      <w:marLeft w:val="640"/>
      <w:marRight w:val="0"/>
      <w:marTop w:val="0"/>
      <w:marBottom w:val="0"/>
      <w:divBdr>
        <w:top w:val="none" w:sz="0" w:space="0" w:color="auto"/>
        <w:left w:val="none" w:sz="0" w:space="0" w:color="auto"/>
        <w:bottom w:val="none" w:sz="0" w:space="0" w:color="auto"/>
        <w:right w:val="none" w:sz="0" w:space="0" w:color="auto"/>
      </w:divBdr>
    </w:div>
    <w:div w:id="1415320878">
      <w:marLeft w:val="640"/>
      <w:marRight w:val="0"/>
      <w:marTop w:val="0"/>
      <w:marBottom w:val="0"/>
      <w:divBdr>
        <w:top w:val="none" w:sz="0" w:space="0" w:color="auto"/>
        <w:left w:val="none" w:sz="0" w:space="0" w:color="auto"/>
        <w:bottom w:val="none" w:sz="0" w:space="0" w:color="auto"/>
        <w:right w:val="none" w:sz="0" w:space="0" w:color="auto"/>
      </w:divBdr>
    </w:div>
    <w:div w:id="1415395589">
      <w:marLeft w:val="640"/>
      <w:marRight w:val="0"/>
      <w:marTop w:val="0"/>
      <w:marBottom w:val="0"/>
      <w:divBdr>
        <w:top w:val="none" w:sz="0" w:space="0" w:color="auto"/>
        <w:left w:val="none" w:sz="0" w:space="0" w:color="auto"/>
        <w:bottom w:val="none" w:sz="0" w:space="0" w:color="auto"/>
        <w:right w:val="none" w:sz="0" w:space="0" w:color="auto"/>
      </w:divBdr>
    </w:div>
    <w:div w:id="1415468262">
      <w:marLeft w:val="640"/>
      <w:marRight w:val="0"/>
      <w:marTop w:val="0"/>
      <w:marBottom w:val="0"/>
      <w:divBdr>
        <w:top w:val="none" w:sz="0" w:space="0" w:color="auto"/>
        <w:left w:val="none" w:sz="0" w:space="0" w:color="auto"/>
        <w:bottom w:val="none" w:sz="0" w:space="0" w:color="auto"/>
        <w:right w:val="none" w:sz="0" w:space="0" w:color="auto"/>
      </w:divBdr>
    </w:div>
    <w:div w:id="1415587947">
      <w:marLeft w:val="640"/>
      <w:marRight w:val="0"/>
      <w:marTop w:val="0"/>
      <w:marBottom w:val="0"/>
      <w:divBdr>
        <w:top w:val="none" w:sz="0" w:space="0" w:color="auto"/>
        <w:left w:val="none" w:sz="0" w:space="0" w:color="auto"/>
        <w:bottom w:val="none" w:sz="0" w:space="0" w:color="auto"/>
        <w:right w:val="none" w:sz="0" w:space="0" w:color="auto"/>
      </w:divBdr>
    </w:div>
    <w:div w:id="1415593431">
      <w:marLeft w:val="640"/>
      <w:marRight w:val="0"/>
      <w:marTop w:val="0"/>
      <w:marBottom w:val="0"/>
      <w:divBdr>
        <w:top w:val="none" w:sz="0" w:space="0" w:color="auto"/>
        <w:left w:val="none" w:sz="0" w:space="0" w:color="auto"/>
        <w:bottom w:val="none" w:sz="0" w:space="0" w:color="auto"/>
        <w:right w:val="none" w:sz="0" w:space="0" w:color="auto"/>
      </w:divBdr>
    </w:div>
    <w:div w:id="1415666605">
      <w:marLeft w:val="640"/>
      <w:marRight w:val="0"/>
      <w:marTop w:val="0"/>
      <w:marBottom w:val="0"/>
      <w:divBdr>
        <w:top w:val="none" w:sz="0" w:space="0" w:color="auto"/>
        <w:left w:val="none" w:sz="0" w:space="0" w:color="auto"/>
        <w:bottom w:val="none" w:sz="0" w:space="0" w:color="auto"/>
        <w:right w:val="none" w:sz="0" w:space="0" w:color="auto"/>
      </w:divBdr>
    </w:div>
    <w:div w:id="1415778761">
      <w:marLeft w:val="640"/>
      <w:marRight w:val="0"/>
      <w:marTop w:val="0"/>
      <w:marBottom w:val="0"/>
      <w:divBdr>
        <w:top w:val="none" w:sz="0" w:space="0" w:color="auto"/>
        <w:left w:val="none" w:sz="0" w:space="0" w:color="auto"/>
        <w:bottom w:val="none" w:sz="0" w:space="0" w:color="auto"/>
        <w:right w:val="none" w:sz="0" w:space="0" w:color="auto"/>
      </w:divBdr>
    </w:div>
    <w:div w:id="1415930406">
      <w:marLeft w:val="640"/>
      <w:marRight w:val="0"/>
      <w:marTop w:val="0"/>
      <w:marBottom w:val="0"/>
      <w:divBdr>
        <w:top w:val="none" w:sz="0" w:space="0" w:color="auto"/>
        <w:left w:val="none" w:sz="0" w:space="0" w:color="auto"/>
        <w:bottom w:val="none" w:sz="0" w:space="0" w:color="auto"/>
        <w:right w:val="none" w:sz="0" w:space="0" w:color="auto"/>
      </w:divBdr>
    </w:div>
    <w:div w:id="1415972602">
      <w:marLeft w:val="640"/>
      <w:marRight w:val="0"/>
      <w:marTop w:val="0"/>
      <w:marBottom w:val="0"/>
      <w:divBdr>
        <w:top w:val="none" w:sz="0" w:space="0" w:color="auto"/>
        <w:left w:val="none" w:sz="0" w:space="0" w:color="auto"/>
        <w:bottom w:val="none" w:sz="0" w:space="0" w:color="auto"/>
        <w:right w:val="none" w:sz="0" w:space="0" w:color="auto"/>
      </w:divBdr>
    </w:div>
    <w:div w:id="1416046732">
      <w:marLeft w:val="640"/>
      <w:marRight w:val="0"/>
      <w:marTop w:val="0"/>
      <w:marBottom w:val="0"/>
      <w:divBdr>
        <w:top w:val="none" w:sz="0" w:space="0" w:color="auto"/>
        <w:left w:val="none" w:sz="0" w:space="0" w:color="auto"/>
        <w:bottom w:val="none" w:sz="0" w:space="0" w:color="auto"/>
        <w:right w:val="none" w:sz="0" w:space="0" w:color="auto"/>
      </w:divBdr>
    </w:div>
    <w:div w:id="1416244394">
      <w:marLeft w:val="640"/>
      <w:marRight w:val="0"/>
      <w:marTop w:val="0"/>
      <w:marBottom w:val="0"/>
      <w:divBdr>
        <w:top w:val="none" w:sz="0" w:space="0" w:color="auto"/>
        <w:left w:val="none" w:sz="0" w:space="0" w:color="auto"/>
        <w:bottom w:val="none" w:sz="0" w:space="0" w:color="auto"/>
        <w:right w:val="none" w:sz="0" w:space="0" w:color="auto"/>
      </w:divBdr>
    </w:div>
    <w:div w:id="1416394766">
      <w:marLeft w:val="640"/>
      <w:marRight w:val="0"/>
      <w:marTop w:val="0"/>
      <w:marBottom w:val="0"/>
      <w:divBdr>
        <w:top w:val="none" w:sz="0" w:space="0" w:color="auto"/>
        <w:left w:val="none" w:sz="0" w:space="0" w:color="auto"/>
        <w:bottom w:val="none" w:sz="0" w:space="0" w:color="auto"/>
        <w:right w:val="none" w:sz="0" w:space="0" w:color="auto"/>
      </w:divBdr>
    </w:div>
    <w:div w:id="1416440353">
      <w:marLeft w:val="640"/>
      <w:marRight w:val="0"/>
      <w:marTop w:val="0"/>
      <w:marBottom w:val="0"/>
      <w:divBdr>
        <w:top w:val="none" w:sz="0" w:space="0" w:color="auto"/>
        <w:left w:val="none" w:sz="0" w:space="0" w:color="auto"/>
        <w:bottom w:val="none" w:sz="0" w:space="0" w:color="auto"/>
        <w:right w:val="none" w:sz="0" w:space="0" w:color="auto"/>
      </w:divBdr>
    </w:div>
    <w:div w:id="1416511048">
      <w:marLeft w:val="640"/>
      <w:marRight w:val="0"/>
      <w:marTop w:val="0"/>
      <w:marBottom w:val="0"/>
      <w:divBdr>
        <w:top w:val="none" w:sz="0" w:space="0" w:color="auto"/>
        <w:left w:val="none" w:sz="0" w:space="0" w:color="auto"/>
        <w:bottom w:val="none" w:sz="0" w:space="0" w:color="auto"/>
        <w:right w:val="none" w:sz="0" w:space="0" w:color="auto"/>
      </w:divBdr>
    </w:div>
    <w:div w:id="1416512381">
      <w:marLeft w:val="640"/>
      <w:marRight w:val="0"/>
      <w:marTop w:val="0"/>
      <w:marBottom w:val="0"/>
      <w:divBdr>
        <w:top w:val="none" w:sz="0" w:space="0" w:color="auto"/>
        <w:left w:val="none" w:sz="0" w:space="0" w:color="auto"/>
        <w:bottom w:val="none" w:sz="0" w:space="0" w:color="auto"/>
        <w:right w:val="none" w:sz="0" w:space="0" w:color="auto"/>
      </w:divBdr>
    </w:div>
    <w:div w:id="1416635628">
      <w:marLeft w:val="640"/>
      <w:marRight w:val="0"/>
      <w:marTop w:val="0"/>
      <w:marBottom w:val="0"/>
      <w:divBdr>
        <w:top w:val="none" w:sz="0" w:space="0" w:color="auto"/>
        <w:left w:val="none" w:sz="0" w:space="0" w:color="auto"/>
        <w:bottom w:val="none" w:sz="0" w:space="0" w:color="auto"/>
        <w:right w:val="none" w:sz="0" w:space="0" w:color="auto"/>
      </w:divBdr>
    </w:div>
    <w:div w:id="1416704952">
      <w:marLeft w:val="640"/>
      <w:marRight w:val="0"/>
      <w:marTop w:val="0"/>
      <w:marBottom w:val="0"/>
      <w:divBdr>
        <w:top w:val="none" w:sz="0" w:space="0" w:color="auto"/>
        <w:left w:val="none" w:sz="0" w:space="0" w:color="auto"/>
        <w:bottom w:val="none" w:sz="0" w:space="0" w:color="auto"/>
        <w:right w:val="none" w:sz="0" w:space="0" w:color="auto"/>
      </w:divBdr>
    </w:div>
    <w:div w:id="1416778680">
      <w:marLeft w:val="640"/>
      <w:marRight w:val="0"/>
      <w:marTop w:val="0"/>
      <w:marBottom w:val="0"/>
      <w:divBdr>
        <w:top w:val="none" w:sz="0" w:space="0" w:color="auto"/>
        <w:left w:val="none" w:sz="0" w:space="0" w:color="auto"/>
        <w:bottom w:val="none" w:sz="0" w:space="0" w:color="auto"/>
        <w:right w:val="none" w:sz="0" w:space="0" w:color="auto"/>
      </w:divBdr>
    </w:div>
    <w:div w:id="1416781405">
      <w:marLeft w:val="640"/>
      <w:marRight w:val="0"/>
      <w:marTop w:val="0"/>
      <w:marBottom w:val="0"/>
      <w:divBdr>
        <w:top w:val="none" w:sz="0" w:space="0" w:color="auto"/>
        <w:left w:val="none" w:sz="0" w:space="0" w:color="auto"/>
        <w:bottom w:val="none" w:sz="0" w:space="0" w:color="auto"/>
        <w:right w:val="none" w:sz="0" w:space="0" w:color="auto"/>
      </w:divBdr>
    </w:div>
    <w:div w:id="1416782396">
      <w:marLeft w:val="640"/>
      <w:marRight w:val="0"/>
      <w:marTop w:val="0"/>
      <w:marBottom w:val="0"/>
      <w:divBdr>
        <w:top w:val="none" w:sz="0" w:space="0" w:color="auto"/>
        <w:left w:val="none" w:sz="0" w:space="0" w:color="auto"/>
        <w:bottom w:val="none" w:sz="0" w:space="0" w:color="auto"/>
        <w:right w:val="none" w:sz="0" w:space="0" w:color="auto"/>
      </w:divBdr>
    </w:div>
    <w:div w:id="1416824910">
      <w:marLeft w:val="640"/>
      <w:marRight w:val="0"/>
      <w:marTop w:val="0"/>
      <w:marBottom w:val="0"/>
      <w:divBdr>
        <w:top w:val="none" w:sz="0" w:space="0" w:color="auto"/>
        <w:left w:val="none" w:sz="0" w:space="0" w:color="auto"/>
        <w:bottom w:val="none" w:sz="0" w:space="0" w:color="auto"/>
        <w:right w:val="none" w:sz="0" w:space="0" w:color="auto"/>
      </w:divBdr>
    </w:div>
    <w:div w:id="1416829047">
      <w:marLeft w:val="640"/>
      <w:marRight w:val="0"/>
      <w:marTop w:val="0"/>
      <w:marBottom w:val="0"/>
      <w:divBdr>
        <w:top w:val="none" w:sz="0" w:space="0" w:color="auto"/>
        <w:left w:val="none" w:sz="0" w:space="0" w:color="auto"/>
        <w:bottom w:val="none" w:sz="0" w:space="0" w:color="auto"/>
        <w:right w:val="none" w:sz="0" w:space="0" w:color="auto"/>
      </w:divBdr>
    </w:div>
    <w:div w:id="1416852653">
      <w:marLeft w:val="640"/>
      <w:marRight w:val="0"/>
      <w:marTop w:val="0"/>
      <w:marBottom w:val="0"/>
      <w:divBdr>
        <w:top w:val="none" w:sz="0" w:space="0" w:color="auto"/>
        <w:left w:val="none" w:sz="0" w:space="0" w:color="auto"/>
        <w:bottom w:val="none" w:sz="0" w:space="0" w:color="auto"/>
        <w:right w:val="none" w:sz="0" w:space="0" w:color="auto"/>
      </w:divBdr>
    </w:div>
    <w:div w:id="1416853289">
      <w:marLeft w:val="640"/>
      <w:marRight w:val="0"/>
      <w:marTop w:val="0"/>
      <w:marBottom w:val="0"/>
      <w:divBdr>
        <w:top w:val="none" w:sz="0" w:space="0" w:color="auto"/>
        <w:left w:val="none" w:sz="0" w:space="0" w:color="auto"/>
        <w:bottom w:val="none" w:sz="0" w:space="0" w:color="auto"/>
        <w:right w:val="none" w:sz="0" w:space="0" w:color="auto"/>
      </w:divBdr>
    </w:div>
    <w:div w:id="1417165263">
      <w:marLeft w:val="640"/>
      <w:marRight w:val="0"/>
      <w:marTop w:val="0"/>
      <w:marBottom w:val="0"/>
      <w:divBdr>
        <w:top w:val="none" w:sz="0" w:space="0" w:color="auto"/>
        <w:left w:val="none" w:sz="0" w:space="0" w:color="auto"/>
        <w:bottom w:val="none" w:sz="0" w:space="0" w:color="auto"/>
        <w:right w:val="none" w:sz="0" w:space="0" w:color="auto"/>
      </w:divBdr>
    </w:div>
    <w:div w:id="1417165320">
      <w:marLeft w:val="640"/>
      <w:marRight w:val="0"/>
      <w:marTop w:val="0"/>
      <w:marBottom w:val="0"/>
      <w:divBdr>
        <w:top w:val="none" w:sz="0" w:space="0" w:color="auto"/>
        <w:left w:val="none" w:sz="0" w:space="0" w:color="auto"/>
        <w:bottom w:val="none" w:sz="0" w:space="0" w:color="auto"/>
        <w:right w:val="none" w:sz="0" w:space="0" w:color="auto"/>
      </w:divBdr>
    </w:div>
    <w:div w:id="1417168541">
      <w:marLeft w:val="640"/>
      <w:marRight w:val="0"/>
      <w:marTop w:val="0"/>
      <w:marBottom w:val="0"/>
      <w:divBdr>
        <w:top w:val="none" w:sz="0" w:space="0" w:color="auto"/>
        <w:left w:val="none" w:sz="0" w:space="0" w:color="auto"/>
        <w:bottom w:val="none" w:sz="0" w:space="0" w:color="auto"/>
        <w:right w:val="none" w:sz="0" w:space="0" w:color="auto"/>
      </w:divBdr>
    </w:div>
    <w:div w:id="1417242193">
      <w:marLeft w:val="640"/>
      <w:marRight w:val="0"/>
      <w:marTop w:val="0"/>
      <w:marBottom w:val="0"/>
      <w:divBdr>
        <w:top w:val="none" w:sz="0" w:space="0" w:color="auto"/>
        <w:left w:val="none" w:sz="0" w:space="0" w:color="auto"/>
        <w:bottom w:val="none" w:sz="0" w:space="0" w:color="auto"/>
        <w:right w:val="none" w:sz="0" w:space="0" w:color="auto"/>
      </w:divBdr>
    </w:div>
    <w:div w:id="1417828423">
      <w:marLeft w:val="640"/>
      <w:marRight w:val="0"/>
      <w:marTop w:val="0"/>
      <w:marBottom w:val="0"/>
      <w:divBdr>
        <w:top w:val="none" w:sz="0" w:space="0" w:color="auto"/>
        <w:left w:val="none" w:sz="0" w:space="0" w:color="auto"/>
        <w:bottom w:val="none" w:sz="0" w:space="0" w:color="auto"/>
        <w:right w:val="none" w:sz="0" w:space="0" w:color="auto"/>
      </w:divBdr>
    </w:div>
    <w:div w:id="1417899997">
      <w:marLeft w:val="640"/>
      <w:marRight w:val="0"/>
      <w:marTop w:val="0"/>
      <w:marBottom w:val="0"/>
      <w:divBdr>
        <w:top w:val="none" w:sz="0" w:space="0" w:color="auto"/>
        <w:left w:val="none" w:sz="0" w:space="0" w:color="auto"/>
        <w:bottom w:val="none" w:sz="0" w:space="0" w:color="auto"/>
        <w:right w:val="none" w:sz="0" w:space="0" w:color="auto"/>
      </w:divBdr>
    </w:div>
    <w:div w:id="1418013284">
      <w:marLeft w:val="640"/>
      <w:marRight w:val="0"/>
      <w:marTop w:val="0"/>
      <w:marBottom w:val="0"/>
      <w:divBdr>
        <w:top w:val="none" w:sz="0" w:space="0" w:color="auto"/>
        <w:left w:val="none" w:sz="0" w:space="0" w:color="auto"/>
        <w:bottom w:val="none" w:sz="0" w:space="0" w:color="auto"/>
        <w:right w:val="none" w:sz="0" w:space="0" w:color="auto"/>
      </w:divBdr>
    </w:div>
    <w:div w:id="1418020483">
      <w:marLeft w:val="640"/>
      <w:marRight w:val="0"/>
      <w:marTop w:val="0"/>
      <w:marBottom w:val="0"/>
      <w:divBdr>
        <w:top w:val="none" w:sz="0" w:space="0" w:color="auto"/>
        <w:left w:val="none" w:sz="0" w:space="0" w:color="auto"/>
        <w:bottom w:val="none" w:sz="0" w:space="0" w:color="auto"/>
        <w:right w:val="none" w:sz="0" w:space="0" w:color="auto"/>
      </w:divBdr>
    </w:div>
    <w:div w:id="1418093107">
      <w:marLeft w:val="640"/>
      <w:marRight w:val="0"/>
      <w:marTop w:val="0"/>
      <w:marBottom w:val="0"/>
      <w:divBdr>
        <w:top w:val="none" w:sz="0" w:space="0" w:color="auto"/>
        <w:left w:val="none" w:sz="0" w:space="0" w:color="auto"/>
        <w:bottom w:val="none" w:sz="0" w:space="0" w:color="auto"/>
        <w:right w:val="none" w:sz="0" w:space="0" w:color="auto"/>
      </w:divBdr>
    </w:div>
    <w:div w:id="1418094286">
      <w:marLeft w:val="640"/>
      <w:marRight w:val="0"/>
      <w:marTop w:val="0"/>
      <w:marBottom w:val="0"/>
      <w:divBdr>
        <w:top w:val="none" w:sz="0" w:space="0" w:color="auto"/>
        <w:left w:val="none" w:sz="0" w:space="0" w:color="auto"/>
        <w:bottom w:val="none" w:sz="0" w:space="0" w:color="auto"/>
        <w:right w:val="none" w:sz="0" w:space="0" w:color="auto"/>
      </w:divBdr>
    </w:div>
    <w:div w:id="1418209370">
      <w:marLeft w:val="640"/>
      <w:marRight w:val="0"/>
      <w:marTop w:val="0"/>
      <w:marBottom w:val="0"/>
      <w:divBdr>
        <w:top w:val="none" w:sz="0" w:space="0" w:color="auto"/>
        <w:left w:val="none" w:sz="0" w:space="0" w:color="auto"/>
        <w:bottom w:val="none" w:sz="0" w:space="0" w:color="auto"/>
        <w:right w:val="none" w:sz="0" w:space="0" w:color="auto"/>
      </w:divBdr>
    </w:div>
    <w:div w:id="1418214969">
      <w:marLeft w:val="640"/>
      <w:marRight w:val="0"/>
      <w:marTop w:val="0"/>
      <w:marBottom w:val="0"/>
      <w:divBdr>
        <w:top w:val="none" w:sz="0" w:space="0" w:color="auto"/>
        <w:left w:val="none" w:sz="0" w:space="0" w:color="auto"/>
        <w:bottom w:val="none" w:sz="0" w:space="0" w:color="auto"/>
        <w:right w:val="none" w:sz="0" w:space="0" w:color="auto"/>
      </w:divBdr>
    </w:div>
    <w:div w:id="1418287302">
      <w:marLeft w:val="640"/>
      <w:marRight w:val="0"/>
      <w:marTop w:val="0"/>
      <w:marBottom w:val="0"/>
      <w:divBdr>
        <w:top w:val="none" w:sz="0" w:space="0" w:color="auto"/>
        <w:left w:val="none" w:sz="0" w:space="0" w:color="auto"/>
        <w:bottom w:val="none" w:sz="0" w:space="0" w:color="auto"/>
        <w:right w:val="none" w:sz="0" w:space="0" w:color="auto"/>
      </w:divBdr>
    </w:div>
    <w:div w:id="1418408573">
      <w:marLeft w:val="640"/>
      <w:marRight w:val="0"/>
      <w:marTop w:val="0"/>
      <w:marBottom w:val="0"/>
      <w:divBdr>
        <w:top w:val="none" w:sz="0" w:space="0" w:color="auto"/>
        <w:left w:val="none" w:sz="0" w:space="0" w:color="auto"/>
        <w:bottom w:val="none" w:sz="0" w:space="0" w:color="auto"/>
        <w:right w:val="none" w:sz="0" w:space="0" w:color="auto"/>
      </w:divBdr>
    </w:div>
    <w:div w:id="1418550773">
      <w:marLeft w:val="640"/>
      <w:marRight w:val="0"/>
      <w:marTop w:val="0"/>
      <w:marBottom w:val="0"/>
      <w:divBdr>
        <w:top w:val="none" w:sz="0" w:space="0" w:color="auto"/>
        <w:left w:val="none" w:sz="0" w:space="0" w:color="auto"/>
        <w:bottom w:val="none" w:sz="0" w:space="0" w:color="auto"/>
        <w:right w:val="none" w:sz="0" w:space="0" w:color="auto"/>
      </w:divBdr>
    </w:div>
    <w:div w:id="1418600101">
      <w:marLeft w:val="640"/>
      <w:marRight w:val="0"/>
      <w:marTop w:val="0"/>
      <w:marBottom w:val="0"/>
      <w:divBdr>
        <w:top w:val="none" w:sz="0" w:space="0" w:color="auto"/>
        <w:left w:val="none" w:sz="0" w:space="0" w:color="auto"/>
        <w:bottom w:val="none" w:sz="0" w:space="0" w:color="auto"/>
        <w:right w:val="none" w:sz="0" w:space="0" w:color="auto"/>
      </w:divBdr>
    </w:div>
    <w:div w:id="1418750536">
      <w:marLeft w:val="640"/>
      <w:marRight w:val="0"/>
      <w:marTop w:val="0"/>
      <w:marBottom w:val="0"/>
      <w:divBdr>
        <w:top w:val="none" w:sz="0" w:space="0" w:color="auto"/>
        <w:left w:val="none" w:sz="0" w:space="0" w:color="auto"/>
        <w:bottom w:val="none" w:sz="0" w:space="0" w:color="auto"/>
        <w:right w:val="none" w:sz="0" w:space="0" w:color="auto"/>
      </w:divBdr>
    </w:div>
    <w:div w:id="1418794408">
      <w:marLeft w:val="640"/>
      <w:marRight w:val="0"/>
      <w:marTop w:val="0"/>
      <w:marBottom w:val="0"/>
      <w:divBdr>
        <w:top w:val="none" w:sz="0" w:space="0" w:color="auto"/>
        <w:left w:val="none" w:sz="0" w:space="0" w:color="auto"/>
        <w:bottom w:val="none" w:sz="0" w:space="0" w:color="auto"/>
        <w:right w:val="none" w:sz="0" w:space="0" w:color="auto"/>
      </w:divBdr>
    </w:div>
    <w:div w:id="1418866343">
      <w:marLeft w:val="640"/>
      <w:marRight w:val="0"/>
      <w:marTop w:val="0"/>
      <w:marBottom w:val="0"/>
      <w:divBdr>
        <w:top w:val="none" w:sz="0" w:space="0" w:color="auto"/>
        <w:left w:val="none" w:sz="0" w:space="0" w:color="auto"/>
        <w:bottom w:val="none" w:sz="0" w:space="0" w:color="auto"/>
        <w:right w:val="none" w:sz="0" w:space="0" w:color="auto"/>
      </w:divBdr>
    </w:div>
    <w:div w:id="1418869990">
      <w:marLeft w:val="640"/>
      <w:marRight w:val="0"/>
      <w:marTop w:val="0"/>
      <w:marBottom w:val="0"/>
      <w:divBdr>
        <w:top w:val="none" w:sz="0" w:space="0" w:color="auto"/>
        <w:left w:val="none" w:sz="0" w:space="0" w:color="auto"/>
        <w:bottom w:val="none" w:sz="0" w:space="0" w:color="auto"/>
        <w:right w:val="none" w:sz="0" w:space="0" w:color="auto"/>
      </w:divBdr>
    </w:div>
    <w:div w:id="1418870578">
      <w:marLeft w:val="640"/>
      <w:marRight w:val="0"/>
      <w:marTop w:val="0"/>
      <w:marBottom w:val="0"/>
      <w:divBdr>
        <w:top w:val="none" w:sz="0" w:space="0" w:color="auto"/>
        <w:left w:val="none" w:sz="0" w:space="0" w:color="auto"/>
        <w:bottom w:val="none" w:sz="0" w:space="0" w:color="auto"/>
        <w:right w:val="none" w:sz="0" w:space="0" w:color="auto"/>
      </w:divBdr>
    </w:div>
    <w:div w:id="1418938963">
      <w:marLeft w:val="640"/>
      <w:marRight w:val="0"/>
      <w:marTop w:val="0"/>
      <w:marBottom w:val="0"/>
      <w:divBdr>
        <w:top w:val="none" w:sz="0" w:space="0" w:color="auto"/>
        <w:left w:val="none" w:sz="0" w:space="0" w:color="auto"/>
        <w:bottom w:val="none" w:sz="0" w:space="0" w:color="auto"/>
        <w:right w:val="none" w:sz="0" w:space="0" w:color="auto"/>
      </w:divBdr>
    </w:div>
    <w:div w:id="1418942999">
      <w:marLeft w:val="640"/>
      <w:marRight w:val="0"/>
      <w:marTop w:val="0"/>
      <w:marBottom w:val="0"/>
      <w:divBdr>
        <w:top w:val="none" w:sz="0" w:space="0" w:color="auto"/>
        <w:left w:val="none" w:sz="0" w:space="0" w:color="auto"/>
        <w:bottom w:val="none" w:sz="0" w:space="0" w:color="auto"/>
        <w:right w:val="none" w:sz="0" w:space="0" w:color="auto"/>
      </w:divBdr>
    </w:div>
    <w:div w:id="1418945703">
      <w:marLeft w:val="640"/>
      <w:marRight w:val="0"/>
      <w:marTop w:val="0"/>
      <w:marBottom w:val="0"/>
      <w:divBdr>
        <w:top w:val="none" w:sz="0" w:space="0" w:color="auto"/>
        <w:left w:val="none" w:sz="0" w:space="0" w:color="auto"/>
        <w:bottom w:val="none" w:sz="0" w:space="0" w:color="auto"/>
        <w:right w:val="none" w:sz="0" w:space="0" w:color="auto"/>
      </w:divBdr>
    </w:div>
    <w:div w:id="1418986314">
      <w:marLeft w:val="640"/>
      <w:marRight w:val="0"/>
      <w:marTop w:val="0"/>
      <w:marBottom w:val="0"/>
      <w:divBdr>
        <w:top w:val="none" w:sz="0" w:space="0" w:color="auto"/>
        <w:left w:val="none" w:sz="0" w:space="0" w:color="auto"/>
        <w:bottom w:val="none" w:sz="0" w:space="0" w:color="auto"/>
        <w:right w:val="none" w:sz="0" w:space="0" w:color="auto"/>
      </w:divBdr>
    </w:div>
    <w:div w:id="1419013624">
      <w:marLeft w:val="640"/>
      <w:marRight w:val="0"/>
      <w:marTop w:val="0"/>
      <w:marBottom w:val="0"/>
      <w:divBdr>
        <w:top w:val="none" w:sz="0" w:space="0" w:color="auto"/>
        <w:left w:val="none" w:sz="0" w:space="0" w:color="auto"/>
        <w:bottom w:val="none" w:sz="0" w:space="0" w:color="auto"/>
        <w:right w:val="none" w:sz="0" w:space="0" w:color="auto"/>
      </w:divBdr>
    </w:div>
    <w:div w:id="1419060029">
      <w:marLeft w:val="640"/>
      <w:marRight w:val="0"/>
      <w:marTop w:val="0"/>
      <w:marBottom w:val="0"/>
      <w:divBdr>
        <w:top w:val="none" w:sz="0" w:space="0" w:color="auto"/>
        <w:left w:val="none" w:sz="0" w:space="0" w:color="auto"/>
        <w:bottom w:val="none" w:sz="0" w:space="0" w:color="auto"/>
        <w:right w:val="none" w:sz="0" w:space="0" w:color="auto"/>
      </w:divBdr>
    </w:div>
    <w:div w:id="1419063046">
      <w:marLeft w:val="640"/>
      <w:marRight w:val="0"/>
      <w:marTop w:val="0"/>
      <w:marBottom w:val="0"/>
      <w:divBdr>
        <w:top w:val="none" w:sz="0" w:space="0" w:color="auto"/>
        <w:left w:val="none" w:sz="0" w:space="0" w:color="auto"/>
        <w:bottom w:val="none" w:sz="0" w:space="0" w:color="auto"/>
        <w:right w:val="none" w:sz="0" w:space="0" w:color="auto"/>
      </w:divBdr>
    </w:div>
    <w:div w:id="1419063544">
      <w:marLeft w:val="640"/>
      <w:marRight w:val="0"/>
      <w:marTop w:val="0"/>
      <w:marBottom w:val="0"/>
      <w:divBdr>
        <w:top w:val="none" w:sz="0" w:space="0" w:color="auto"/>
        <w:left w:val="none" w:sz="0" w:space="0" w:color="auto"/>
        <w:bottom w:val="none" w:sz="0" w:space="0" w:color="auto"/>
        <w:right w:val="none" w:sz="0" w:space="0" w:color="auto"/>
      </w:divBdr>
    </w:div>
    <w:div w:id="1419249808">
      <w:marLeft w:val="640"/>
      <w:marRight w:val="0"/>
      <w:marTop w:val="0"/>
      <w:marBottom w:val="0"/>
      <w:divBdr>
        <w:top w:val="none" w:sz="0" w:space="0" w:color="auto"/>
        <w:left w:val="none" w:sz="0" w:space="0" w:color="auto"/>
        <w:bottom w:val="none" w:sz="0" w:space="0" w:color="auto"/>
        <w:right w:val="none" w:sz="0" w:space="0" w:color="auto"/>
      </w:divBdr>
    </w:div>
    <w:div w:id="1419251785">
      <w:marLeft w:val="640"/>
      <w:marRight w:val="0"/>
      <w:marTop w:val="0"/>
      <w:marBottom w:val="0"/>
      <w:divBdr>
        <w:top w:val="none" w:sz="0" w:space="0" w:color="auto"/>
        <w:left w:val="none" w:sz="0" w:space="0" w:color="auto"/>
        <w:bottom w:val="none" w:sz="0" w:space="0" w:color="auto"/>
        <w:right w:val="none" w:sz="0" w:space="0" w:color="auto"/>
      </w:divBdr>
    </w:div>
    <w:div w:id="1419403823">
      <w:marLeft w:val="640"/>
      <w:marRight w:val="0"/>
      <w:marTop w:val="0"/>
      <w:marBottom w:val="0"/>
      <w:divBdr>
        <w:top w:val="none" w:sz="0" w:space="0" w:color="auto"/>
        <w:left w:val="none" w:sz="0" w:space="0" w:color="auto"/>
        <w:bottom w:val="none" w:sz="0" w:space="0" w:color="auto"/>
        <w:right w:val="none" w:sz="0" w:space="0" w:color="auto"/>
      </w:divBdr>
    </w:div>
    <w:div w:id="1419447966">
      <w:marLeft w:val="640"/>
      <w:marRight w:val="0"/>
      <w:marTop w:val="0"/>
      <w:marBottom w:val="0"/>
      <w:divBdr>
        <w:top w:val="none" w:sz="0" w:space="0" w:color="auto"/>
        <w:left w:val="none" w:sz="0" w:space="0" w:color="auto"/>
        <w:bottom w:val="none" w:sz="0" w:space="0" w:color="auto"/>
        <w:right w:val="none" w:sz="0" w:space="0" w:color="auto"/>
      </w:divBdr>
    </w:div>
    <w:div w:id="1419449411">
      <w:marLeft w:val="640"/>
      <w:marRight w:val="0"/>
      <w:marTop w:val="0"/>
      <w:marBottom w:val="0"/>
      <w:divBdr>
        <w:top w:val="none" w:sz="0" w:space="0" w:color="auto"/>
        <w:left w:val="none" w:sz="0" w:space="0" w:color="auto"/>
        <w:bottom w:val="none" w:sz="0" w:space="0" w:color="auto"/>
        <w:right w:val="none" w:sz="0" w:space="0" w:color="auto"/>
      </w:divBdr>
    </w:div>
    <w:div w:id="1419522131">
      <w:marLeft w:val="640"/>
      <w:marRight w:val="0"/>
      <w:marTop w:val="0"/>
      <w:marBottom w:val="0"/>
      <w:divBdr>
        <w:top w:val="none" w:sz="0" w:space="0" w:color="auto"/>
        <w:left w:val="none" w:sz="0" w:space="0" w:color="auto"/>
        <w:bottom w:val="none" w:sz="0" w:space="0" w:color="auto"/>
        <w:right w:val="none" w:sz="0" w:space="0" w:color="auto"/>
      </w:divBdr>
    </w:div>
    <w:div w:id="1419524132">
      <w:marLeft w:val="640"/>
      <w:marRight w:val="0"/>
      <w:marTop w:val="0"/>
      <w:marBottom w:val="0"/>
      <w:divBdr>
        <w:top w:val="none" w:sz="0" w:space="0" w:color="auto"/>
        <w:left w:val="none" w:sz="0" w:space="0" w:color="auto"/>
        <w:bottom w:val="none" w:sz="0" w:space="0" w:color="auto"/>
        <w:right w:val="none" w:sz="0" w:space="0" w:color="auto"/>
      </w:divBdr>
    </w:div>
    <w:div w:id="1419593165">
      <w:marLeft w:val="640"/>
      <w:marRight w:val="0"/>
      <w:marTop w:val="0"/>
      <w:marBottom w:val="0"/>
      <w:divBdr>
        <w:top w:val="none" w:sz="0" w:space="0" w:color="auto"/>
        <w:left w:val="none" w:sz="0" w:space="0" w:color="auto"/>
        <w:bottom w:val="none" w:sz="0" w:space="0" w:color="auto"/>
        <w:right w:val="none" w:sz="0" w:space="0" w:color="auto"/>
      </w:divBdr>
    </w:div>
    <w:div w:id="1419641944">
      <w:marLeft w:val="640"/>
      <w:marRight w:val="0"/>
      <w:marTop w:val="0"/>
      <w:marBottom w:val="0"/>
      <w:divBdr>
        <w:top w:val="none" w:sz="0" w:space="0" w:color="auto"/>
        <w:left w:val="none" w:sz="0" w:space="0" w:color="auto"/>
        <w:bottom w:val="none" w:sz="0" w:space="0" w:color="auto"/>
        <w:right w:val="none" w:sz="0" w:space="0" w:color="auto"/>
      </w:divBdr>
    </w:div>
    <w:div w:id="1419668059">
      <w:marLeft w:val="640"/>
      <w:marRight w:val="0"/>
      <w:marTop w:val="0"/>
      <w:marBottom w:val="0"/>
      <w:divBdr>
        <w:top w:val="none" w:sz="0" w:space="0" w:color="auto"/>
        <w:left w:val="none" w:sz="0" w:space="0" w:color="auto"/>
        <w:bottom w:val="none" w:sz="0" w:space="0" w:color="auto"/>
        <w:right w:val="none" w:sz="0" w:space="0" w:color="auto"/>
      </w:divBdr>
    </w:div>
    <w:div w:id="1419673199">
      <w:marLeft w:val="640"/>
      <w:marRight w:val="0"/>
      <w:marTop w:val="0"/>
      <w:marBottom w:val="0"/>
      <w:divBdr>
        <w:top w:val="none" w:sz="0" w:space="0" w:color="auto"/>
        <w:left w:val="none" w:sz="0" w:space="0" w:color="auto"/>
        <w:bottom w:val="none" w:sz="0" w:space="0" w:color="auto"/>
        <w:right w:val="none" w:sz="0" w:space="0" w:color="auto"/>
      </w:divBdr>
    </w:div>
    <w:div w:id="1419711521">
      <w:marLeft w:val="640"/>
      <w:marRight w:val="0"/>
      <w:marTop w:val="0"/>
      <w:marBottom w:val="0"/>
      <w:divBdr>
        <w:top w:val="none" w:sz="0" w:space="0" w:color="auto"/>
        <w:left w:val="none" w:sz="0" w:space="0" w:color="auto"/>
        <w:bottom w:val="none" w:sz="0" w:space="0" w:color="auto"/>
        <w:right w:val="none" w:sz="0" w:space="0" w:color="auto"/>
      </w:divBdr>
    </w:div>
    <w:div w:id="1419712348">
      <w:marLeft w:val="640"/>
      <w:marRight w:val="0"/>
      <w:marTop w:val="0"/>
      <w:marBottom w:val="0"/>
      <w:divBdr>
        <w:top w:val="none" w:sz="0" w:space="0" w:color="auto"/>
        <w:left w:val="none" w:sz="0" w:space="0" w:color="auto"/>
        <w:bottom w:val="none" w:sz="0" w:space="0" w:color="auto"/>
        <w:right w:val="none" w:sz="0" w:space="0" w:color="auto"/>
      </w:divBdr>
    </w:div>
    <w:div w:id="1419865390">
      <w:marLeft w:val="640"/>
      <w:marRight w:val="0"/>
      <w:marTop w:val="0"/>
      <w:marBottom w:val="0"/>
      <w:divBdr>
        <w:top w:val="none" w:sz="0" w:space="0" w:color="auto"/>
        <w:left w:val="none" w:sz="0" w:space="0" w:color="auto"/>
        <w:bottom w:val="none" w:sz="0" w:space="0" w:color="auto"/>
        <w:right w:val="none" w:sz="0" w:space="0" w:color="auto"/>
      </w:divBdr>
    </w:div>
    <w:div w:id="1419867353">
      <w:marLeft w:val="640"/>
      <w:marRight w:val="0"/>
      <w:marTop w:val="0"/>
      <w:marBottom w:val="0"/>
      <w:divBdr>
        <w:top w:val="none" w:sz="0" w:space="0" w:color="auto"/>
        <w:left w:val="none" w:sz="0" w:space="0" w:color="auto"/>
        <w:bottom w:val="none" w:sz="0" w:space="0" w:color="auto"/>
        <w:right w:val="none" w:sz="0" w:space="0" w:color="auto"/>
      </w:divBdr>
    </w:div>
    <w:div w:id="1419904144">
      <w:marLeft w:val="640"/>
      <w:marRight w:val="0"/>
      <w:marTop w:val="0"/>
      <w:marBottom w:val="0"/>
      <w:divBdr>
        <w:top w:val="none" w:sz="0" w:space="0" w:color="auto"/>
        <w:left w:val="none" w:sz="0" w:space="0" w:color="auto"/>
        <w:bottom w:val="none" w:sz="0" w:space="0" w:color="auto"/>
        <w:right w:val="none" w:sz="0" w:space="0" w:color="auto"/>
      </w:divBdr>
    </w:div>
    <w:div w:id="1419904703">
      <w:marLeft w:val="640"/>
      <w:marRight w:val="0"/>
      <w:marTop w:val="0"/>
      <w:marBottom w:val="0"/>
      <w:divBdr>
        <w:top w:val="none" w:sz="0" w:space="0" w:color="auto"/>
        <w:left w:val="none" w:sz="0" w:space="0" w:color="auto"/>
        <w:bottom w:val="none" w:sz="0" w:space="0" w:color="auto"/>
        <w:right w:val="none" w:sz="0" w:space="0" w:color="auto"/>
      </w:divBdr>
    </w:div>
    <w:div w:id="1420059395">
      <w:marLeft w:val="640"/>
      <w:marRight w:val="0"/>
      <w:marTop w:val="0"/>
      <w:marBottom w:val="0"/>
      <w:divBdr>
        <w:top w:val="none" w:sz="0" w:space="0" w:color="auto"/>
        <w:left w:val="none" w:sz="0" w:space="0" w:color="auto"/>
        <w:bottom w:val="none" w:sz="0" w:space="0" w:color="auto"/>
        <w:right w:val="none" w:sz="0" w:space="0" w:color="auto"/>
      </w:divBdr>
    </w:div>
    <w:div w:id="1420299218">
      <w:marLeft w:val="640"/>
      <w:marRight w:val="0"/>
      <w:marTop w:val="0"/>
      <w:marBottom w:val="0"/>
      <w:divBdr>
        <w:top w:val="none" w:sz="0" w:space="0" w:color="auto"/>
        <w:left w:val="none" w:sz="0" w:space="0" w:color="auto"/>
        <w:bottom w:val="none" w:sz="0" w:space="0" w:color="auto"/>
        <w:right w:val="none" w:sz="0" w:space="0" w:color="auto"/>
      </w:divBdr>
    </w:div>
    <w:div w:id="1420322726">
      <w:marLeft w:val="640"/>
      <w:marRight w:val="0"/>
      <w:marTop w:val="0"/>
      <w:marBottom w:val="0"/>
      <w:divBdr>
        <w:top w:val="none" w:sz="0" w:space="0" w:color="auto"/>
        <w:left w:val="none" w:sz="0" w:space="0" w:color="auto"/>
        <w:bottom w:val="none" w:sz="0" w:space="0" w:color="auto"/>
        <w:right w:val="none" w:sz="0" w:space="0" w:color="auto"/>
      </w:divBdr>
    </w:div>
    <w:div w:id="1420325117">
      <w:marLeft w:val="640"/>
      <w:marRight w:val="0"/>
      <w:marTop w:val="0"/>
      <w:marBottom w:val="0"/>
      <w:divBdr>
        <w:top w:val="none" w:sz="0" w:space="0" w:color="auto"/>
        <w:left w:val="none" w:sz="0" w:space="0" w:color="auto"/>
        <w:bottom w:val="none" w:sz="0" w:space="0" w:color="auto"/>
        <w:right w:val="none" w:sz="0" w:space="0" w:color="auto"/>
      </w:divBdr>
    </w:div>
    <w:div w:id="1420523641">
      <w:marLeft w:val="640"/>
      <w:marRight w:val="0"/>
      <w:marTop w:val="0"/>
      <w:marBottom w:val="0"/>
      <w:divBdr>
        <w:top w:val="none" w:sz="0" w:space="0" w:color="auto"/>
        <w:left w:val="none" w:sz="0" w:space="0" w:color="auto"/>
        <w:bottom w:val="none" w:sz="0" w:space="0" w:color="auto"/>
        <w:right w:val="none" w:sz="0" w:space="0" w:color="auto"/>
      </w:divBdr>
    </w:div>
    <w:div w:id="1420561258">
      <w:marLeft w:val="640"/>
      <w:marRight w:val="0"/>
      <w:marTop w:val="0"/>
      <w:marBottom w:val="0"/>
      <w:divBdr>
        <w:top w:val="none" w:sz="0" w:space="0" w:color="auto"/>
        <w:left w:val="none" w:sz="0" w:space="0" w:color="auto"/>
        <w:bottom w:val="none" w:sz="0" w:space="0" w:color="auto"/>
        <w:right w:val="none" w:sz="0" w:space="0" w:color="auto"/>
      </w:divBdr>
    </w:div>
    <w:div w:id="1420717788">
      <w:marLeft w:val="640"/>
      <w:marRight w:val="0"/>
      <w:marTop w:val="0"/>
      <w:marBottom w:val="0"/>
      <w:divBdr>
        <w:top w:val="none" w:sz="0" w:space="0" w:color="auto"/>
        <w:left w:val="none" w:sz="0" w:space="0" w:color="auto"/>
        <w:bottom w:val="none" w:sz="0" w:space="0" w:color="auto"/>
        <w:right w:val="none" w:sz="0" w:space="0" w:color="auto"/>
      </w:divBdr>
    </w:div>
    <w:div w:id="1420717994">
      <w:marLeft w:val="640"/>
      <w:marRight w:val="0"/>
      <w:marTop w:val="0"/>
      <w:marBottom w:val="0"/>
      <w:divBdr>
        <w:top w:val="none" w:sz="0" w:space="0" w:color="auto"/>
        <w:left w:val="none" w:sz="0" w:space="0" w:color="auto"/>
        <w:bottom w:val="none" w:sz="0" w:space="0" w:color="auto"/>
        <w:right w:val="none" w:sz="0" w:space="0" w:color="auto"/>
      </w:divBdr>
    </w:div>
    <w:div w:id="1420755970">
      <w:marLeft w:val="640"/>
      <w:marRight w:val="0"/>
      <w:marTop w:val="0"/>
      <w:marBottom w:val="0"/>
      <w:divBdr>
        <w:top w:val="none" w:sz="0" w:space="0" w:color="auto"/>
        <w:left w:val="none" w:sz="0" w:space="0" w:color="auto"/>
        <w:bottom w:val="none" w:sz="0" w:space="0" w:color="auto"/>
        <w:right w:val="none" w:sz="0" w:space="0" w:color="auto"/>
      </w:divBdr>
    </w:div>
    <w:div w:id="1420786207">
      <w:marLeft w:val="640"/>
      <w:marRight w:val="0"/>
      <w:marTop w:val="0"/>
      <w:marBottom w:val="0"/>
      <w:divBdr>
        <w:top w:val="none" w:sz="0" w:space="0" w:color="auto"/>
        <w:left w:val="none" w:sz="0" w:space="0" w:color="auto"/>
        <w:bottom w:val="none" w:sz="0" w:space="0" w:color="auto"/>
        <w:right w:val="none" w:sz="0" w:space="0" w:color="auto"/>
      </w:divBdr>
    </w:div>
    <w:div w:id="1420787388">
      <w:marLeft w:val="640"/>
      <w:marRight w:val="0"/>
      <w:marTop w:val="0"/>
      <w:marBottom w:val="0"/>
      <w:divBdr>
        <w:top w:val="none" w:sz="0" w:space="0" w:color="auto"/>
        <w:left w:val="none" w:sz="0" w:space="0" w:color="auto"/>
        <w:bottom w:val="none" w:sz="0" w:space="0" w:color="auto"/>
        <w:right w:val="none" w:sz="0" w:space="0" w:color="auto"/>
      </w:divBdr>
    </w:div>
    <w:div w:id="1420831919">
      <w:marLeft w:val="640"/>
      <w:marRight w:val="0"/>
      <w:marTop w:val="0"/>
      <w:marBottom w:val="0"/>
      <w:divBdr>
        <w:top w:val="none" w:sz="0" w:space="0" w:color="auto"/>
        <w:left w:val="none" w:sz="0" w:space="0" w:color="auto"/>
        <w:bottom w:val="none" w:sz="0" w:space="0" w:color="auto"/>
        <w:right w:val="none" w:sz="0" w:space="0" w:color="auto"/>
      </w:divBdr>
    </w:div>
    <w:div w:id="1420907030">
      <w:marLeft w:val="640"/>
      <w:marRight w:val="0"/>
      <w:marTop w:val="0"/>
      <w:marBottom w:val="0"/>
      <w:divBdr>
        <w:top w:val="none" w:sz="0" w:space="0" w:color="auto"/>
        <w:left w:val="none" w:sz="0" w:space="0" w:color="auto"/>
        <w:bottom w:val="none" w:sz="0" w:space="0" w:color="auto"/>
        <w:right w:val="none" w:sz="0" w:space="0" w:color="auto"/>
      </w:divBdr>
    </w:div>
    <w:div w:id="1420979585">
      <w:marLeft w:val="640"/>
      <w:marRight w:val="0"/>
      <w:marTop w:val="0"/>
      <w:marBottom w:val="0"/>
      <w:divBdr>
        <w:top w:val="none" w:sz="0" w:space="0" w:color="auto"/>
        <w:left w:val="none" w:sz="0" w:space="0" w:color="auto"/>
        <w:bottom w:val="none" w:sz="0" w:space="0" w:color="auto"/>
        <w:right w:val="none" w:sz="0" w:space="0" w:color="auto"/>
      </w:divBdr>
    </w:div>
    <w:div w:id="1420980582">
      <w:marLeft w:val="640"/>
      <w:marRight w:val="0"/>
      <w:marTop w:val="0"/>
      <w:marBottom w:val="0"/>
      <w:divBdr>
        <w:top w:val="none" w:sz="0" w:space="0" w:color="auto"/>
        <w:left w:val="none" w:sz="0" w:space="0" w:color="auto"/>
        <w:bottom w:val="none" w:sz="0" w:space="0" w:color="auto"/>
        <w:right w:val="none" w:sz="0" w:space="0" w:color="auto"/>
      </w:divBdr>
    </w:div>
    <w:div w:id="1421098036">
      <w:marLeft w:val="640"/>
      <w:marRight w:val="0"/>
      <w:marTop w:val="0"/>
      <w:marBottom w:val="0"/>
      <w:divBdr>
        <w:top w:val="none" w:sz="0" w:space="0" w:color="auto"/>
        <w:left w:val="none" w:sz="0" w:space="0" w:color="auto"/>
        <w:bottom w:val="none" w:sz="0" w:space="0" w:color="auto"/>
        <w:right w:val="none" w:sz="0" w:space="0" w:color="auto"/>
      </w:divBdr>
    </w:div>
    <w:div w:id="1421172310">
      <w:marLeft w:val="640"/>
      <w:marRight w:val="0"/>
      <w:marTop w:val="0"/>
      <w:marBottom w:val="0"/>
      <w:divBdr>
        <w:top w:val="none" w:sz="0" w:space="0" w:color="auto"/>
        <w:left w:val="none" w:sz="0" w:space="0" w:color="auto"/>
        <w:bottom w:val="none" w:sz="0" w:space="0" w:color="auto"/>
        <w:right w:val="none" w:sz="0" w:space="0" w:color="auto"/>
      </w:divBdr>
    </w:div>
    <w:div w:id="1421179699">
      <w:marLeft w:val="640"/>
      <w:marRight w:val="0"/>
      <w:marTop w:val="0"/>
      <w:marBottom w:val="0"/>
      <w:divBdr>
        <w:top w:val="none" w:sz="0" w:space="0" w:color="auto"/>
        <w:left w:val="none" w:sz="0" w:space="0" w:color="auto"/>
        <w:bottom w:val="none" w:sz="0" w:space="0" w:color="auto"/>
        <w:right w:val="none" w:sz="0" w:space="0" w:color="auto"/>
      </w:divBdr>
    </w:div>
    <w:div w:id="1421291936">
      <w:marLeft w:val="640"/>
      <w:marRight w:val="0"/>
      <w:marTop w:val="0"/>
      <w:marBottom w:val="0"/>
      <w:divBdr>
        <w:top w:val="none" w:sz="0" w:space="0" w:color="auto"/>
        <w:left w:val="none" w:sz="0" w:space="0" w:color="auto"/>
        <w:bottom w:val="none" w:sz="0" w:space="0" w:color="auto"/>
        <w:right w:val="none" w:sz="0" w:space="0" w:color="auto"/>
      </w:divBdr>
    </w:div>
    <w:div w:id="1421415129">
      <w:marLeft w:val="640"/>
      <w:marRight w:val="0"/>
      <w:marTop w:val="0"/>
      <w:marBottom w:val="0"/>
      <w:divBdr>
        <w:top w:val="none" w:sz="0" w:space="0" w:color="auto"/>
        <w:left w:val="none" w:sz="0" w:space="0" w:color="auto"/>
        <w:bottom w:val="none" w:sz="0" w:space="0" w:color="auto"/>
        <w:right w:val="none" w:sz="0" w:space="0" w:color="auto"/>
      </w:divBdr>
    </w:div>
    <w:div w:id="1421483974">
      <w:marLeft w:val="640"/>
      <w:marRight w:val="0"/>
      <w:marTop w:val="0"/>
      <w:marBottom w:val="0"/>
      <w:divBdr>
        <w:top w:val="none" w:sz="0" w:space="0" w:color="auto"/>
        <w:left w:val="none" w:sz="0" w:space="0" w:color="auto"/>
        <w:bottom w:val="none" w:sz="0" w:space="0" w:color="auto"/>
        <w:right w:val="none" w:sz="0" w:space="0" w:color="auto"/>
      </w:divBdr>
    </w:div>
    <w:div w:id="1421486009">
      <w:marLeft w:val="640"/>
      <w:marRight w:val="0"/>
      <w:marTop w:val="0"/>
      <w:marBottom w:val="0"/>
      <w:divBdr>
        <w:top w:val="none" w:sz="0" w:space="0" w:color="auto"/>
        <w:left w:val="none" w:sz="0" w:space="0" w:color="auto"/>
        <w:bottom w:val="none" w:sz="0" w:space="0" w:color="auto"/>
        <w:right w:val="none" w:sz="0" w:space="0" w:color="auto"/>
      </w:divBdr>
    </w:div>
    <w:div w:id="1421562176">
      <w:marLeft w:val="640"/>
      <w:marRight w:val="0"/>
      <w:marTop w:val="0"/>
      <w:marBottom w:val="0"/>
      <w:divBdr>
        <w:top w:val="none" w:sz="0" w:space="0" w:color="auto"/>
        <w:left w:val="none" w:sz="0" w:space="0" w:color="auto"/>
        <w:bottom w:val="none" w:sz="0" w:space="0" w:color="auto"/>
        <w:right w:val="none" w:sz="0" w:space="0" w:color="auto"/>
      </w:divBdr>
    </w:div>
    <w:div w:id="1421562840">
      <w:marLeft w:val="640"/>
      <w:marRight w:val="0"/>
      <w:marTop w:val="0"/>
      <w:marBottom w:val="0"/>
      <w:divBdr>
        <w:top w:val="none" w:sz="0" w:space="0" w:color="auto"/>
        <w:left w:val="none" w:sz="0" w:space="0" w:color="auto"/>
        <w:bottom w:val="none" w:sz="0" w:space="0" w:color="auto"/>
        <w:right w:val="none" w:sz="0" w:space="0" w:color="auto"/>
      </w:divBdr>
    </w:div>
    <w:div w:id="1421609448">
      <w:marLeft w:val="640"/>
      <w:marRight w:val="0"/>
      <w:marTop w:val="0"/>
      <w:marBottom w:val="0"/>
      <w:divBdr>
        <w:top w:val="none" w:sz="0" w:space="0" w:color="auto"/>
        <w:left w:val="none" w:sz="0" w:space="0" w:color="auto"/>
        <w:bottom w:val="none" w:sz="0" w:space="0" w:color="auto"/>
        <w:right w:val="none" w:sz="0" w:space="0" w:color="auto"/>
      </w:divBdr>
    </w:div>
    <w:div w:id="1421636833">
      <w:marLeft w:val="640"/>
      <w:marRight w:val="0"/>
      <w:marTop w:val="0"/>
      <w:marBottom w:val="0"/>
      <w:divBdr>
        <w:top w:val="none" w:sz="0" w:space="0" w:color="auto"/>
        <w:left w:val="none" w:sz="0" w:space="0" w:color="auto"/>
        <w:bottom w:val="none" w:sz="0" w:space="0" w:color="auto"/>
        <w:right w:val="none" w:sz="0" w:space="0" w:color="auto"/>
      </w:divBdr>
    </w:div>
    <w:div w:id="1421677556">
      <w:marLeft w:val="640"/>
      <w:marRight w:val="0"/>
      <w:marTop w:val="0"/>
      <w:marBottom w:val="0"/>
      <w:divBdr>
        <w:top w:val="none" w:sz="0" w:space="0" w:color="auto"/>
        <w:left w:val="none" w:sz="0" w:space="0" w:color="auto"/>
        <w:bottom w:val="none" w:sz="0" w:space="0" w:color="auto"/>
        <w:right w:val="none" w:sz="0" w:space="0" w:color="auto"/>
      </w:divBdr>
    </w:div>
    <w:div w:id="1421680300">
      <w:marLeft w:val="640"/>
      <w:marRight w:val="0"/>
      <w:marTop w:val="0"/>
      <w:marBottom w:val="0"/>
      <w:divBdr>
        <w:top w:val="none" w:sz="0" w:space="0" w:color="auto"/>
        <w:left w:val="none" w:sz="0" w:space="0" w:color="auto"/>
        <w:bottom w:val="none" w:sz="0" w:space="0" w:color="auto"/>
        <w:right w:val="none" w:sz="0" w:space="0" w:color="auto"/>
      </w:divBdr>
    </w:div>
    <w:div w:id="1421760129">
      <w:marLeft w:val="640"/>
      <w:marRight w:val="0"/>
      <w:marTop w:val="0"/>
      <w:marBottom w:val="0"/>
      <w:divBdr>
        <w:top w:val="none" w:sz="0" w:space="0" w:color="auto"/>
        <w:left w:val="none" w:sz="0" w:space="0" w:color="auto"/>
        <w:bottom w:val="none" w:sz="0" w:space="0" w:color="auto"/>
        <w:right w:val="none" w:sz="0" w:space="0" w:color="auto"/>
      </w:divBdr>
    </w:div>
    <w:div w:id="1421873620">
      <w:marLeft w:val="640"/>
      <w:marRight w:val="0"/>
      <w:marTop w:val="0"/>
      <w:marBottom w:val="0"/>
      <w:divBdr>
        <w:top w:val="none" w:sz="0" w:space="0" w:color="auto"/>
        <w:left w:val="none" w:sz="0" w:space="0" w:color="auto"/>
        <w:bottom w:val="none" w:sz="0" w:space="0" w:color="auto"/>
        <w:right w:val="none" w:sz="0" w:space="0" w:color="auto"/>
      </w:divBdr>
    </w:div>
    <w:div w:id="1421950526">
      <w:marLeft w:val="640"/>
      <w:marRight w:val="0"/>
      <w:marTop w:val="0"/>
      <w:marBottom w:val="0"/>
      <w:divBdr>
        <w:top w:val="none" w:sz="0" w:space="0" w:color="auto"/>
        <w:left w:val="none" w:sz="0" w:space="0" w:color="auto"/>
        <w:bottom w:val="none" w:sz="0" w:space="0" w:color="auto"/>
        <w:right w:val="none" w:sz="0" w:space="0" w:color="auto"/>
      </w:divBdr>
    </w:div>
    <w:div w:id="1422069986">
      <w:marLeft w:val="640"/>
      <w:marRight w:val="0"/>
      <w:marTop w:val="0"/>
      <w:marBottom w:val="0"/>
      <w:divBdr>
        <w:top w:val="none" w:sz="0" w:space="0" w:color="auto"/>
        <w:left w:val="none" w:sz="0" w:space="0" w:color="auto"/>
        <w:bottom w:val="none" w:sz="0" w:space="0" w:color="auto"/>
        <w:right w:val="none" w:sz="0" w:space="0" w:color="auto"/>
      </w:divBdr>
    </w:div>
    <w:div w:id="1422070041">
      <w:marLeft w:val="640"/>
      <w:marRight w:val="0"/>
      <w:marTop w:val="0"/>
      <w:marBottom w:val="0"/>
      <w:divBdr>
        <w:top w:val="none" w:sz="0" w:space="0" w:color="auto"/>
        <w:left w:val="none" w:sz="0" w:space="0" w:color="auto"/>
        <w:bottom w:val="none" w:sz="0" w:space="0" w:color="auto"/>
        <w:right w:val="none" w:sz="0" w:space="0" w:color="auto"/>
      </w:divBdr>
    </w:div>
    <w:div w:id="1422140566">
      <w:marLeft w:val="640"/>
      <w:marRight w:val="0"/>
      <w:marTop w:val="0"/>
      <w:marBottom w:val="0"/>
      <w:divBdr>
        <w:top w:val="none" w:sz="0" w:space="0" w:color="auto"/>
        <w:left w:val="none" w:sz="0" w:space="0" w:color="auto"/>
        <w:bottom w:val="none" w:sz="0" w:space="0" w:color="auto"/>
        <w:right w:val="none" w:sz="0" w:space="0" w:color="auto"/>
      </w:divBdr>
    </w:div>
    <w:div w:id="1422332538">
      <w:marLeft w:val="640"/>
      <w:marRight w:val="0"/>
      <w:marTop w:val="0"/>
      <w:marBottom w:val="0"/>
      <w:divBdr>
        <w:top w:val="none" w:sz="0" w:space="0" w:color="auto"/>
        <w:left w:val="none" w:sz="0" w:space="0" w:color="auto"/>
        <w:bottom w:val="none" w:sz="0" w:space="0" w:color="auto"/>
        <w:right w:val="none" w:sz="0" w:space="0" w:color="auto"/>
      </w:divBdr>
    </w:div>
    <w:div w:id="1422408415">
      <w:marLeft w:val="640"/>
      <w:marRight w:val="0"/>
      <w:marTop w:val="0"/>
      <w:marBottom w:val="0"/>
      <w:divBdr>
        <w:top w:val="none" w:sz="0" w:space="0" w:color="auto"/>
        <w:left w:val="none" w:sz="0" w:space="0" w:color="auto"/>
        <w:bottom w:val="none" w:sz="0" w:space="0" w:color="auto"/>
        <w:right w:val="none" w:sz="0" w:space="0" w:color="auto"/>
      </w:divBdr>
    </w:div>
    <w:div w:id="1422408428">
      <w:marLeft w:val="640"/>
      <w:marRight w:val="0"/>
      <w:marTop w:val="0"/>
      <w:marBottom w:val="0"/>
      <w:divBdr>
        <w:top w:val="none" w:sz="0" w:space="0" w:color="auto"/>
        <w:left w:val="none" w:sz="0" w:space="0" w:color="auto"/>
        <w:bottom w:val="none" w:sz="0" w:space="0" w:color="auto"/>
        <w:right w:val="none" w:sz="0" w:space="0" w:color="auto"/>
      </w:divBdr>
    </w:div>
    <w:div w:id="1422488286">
      <w:marLeft w:val="640"/>
      <w:marRight w:val="0"/>
      <w:marTop w:val="0"/>
      <w:marBottom w:val="0"/>
      <w:divBdr>
        <w:top w:val="none" w:sz="0" w:space="0" w:color="auto"/>
        <w:left w:val="none" w:sz="0" w:space="0" w:color="auto"/>
        <w:bottom w:val="none" w:sz="0" w:space="0" w:color="auto"/>
        <w:right w:val="none" w:sz="0" w:space="0" w:color="auto"/>
      </w:divBdr>
    </w:div>
    <w:div w:id="1422604983">
      <w:marLeft w:val="640"/>
      <w:marRight w:val="0"/>
      <w:marTop w:val="0"/>
      <w:marBottom w:val="0"/>
      <w:divBdr>
        <w:top w:val="none" w:sz="0" w:space="0" w:color="auto"/>
        <w:left w:val="none" w:sz="0" w:space="0" w:color="auto"/>
        <w:bottom w:val="none" w:sz="0" w:space="0" w:color="auto"/>
        <w:right w:val="none" w:sz="0" w:space="0" w:color="auto"/>
      </w:divBdr>
    </w:div>
    <w:div w:id="1422680098">
      <w:marLeft w:val="640"/>
      <w:marRight w:val="0"/>
      <w:marTop w:val="0"/>
      <w:marBottom w:val="0"/>
      <w:divBdr>
        <w:top w:val="none" w:sz="0" w:space="0" w:color="auto"/>
        <w:left w:val="none" w:sz="0" w:space="0" w:color="auto"/>
        <w:bottom w:val="none" w:sz="0" w:space="0" w:color="auto"/>
        <w:right w:val="none" w:sz="0" w:space="0" w:color="auto"/>
      </w:divBdr>
    </w:div>
    <w:div w:id="1422750686">
      <w:marLeft w:val="640"/>
      <w:marRight w:val="0"/>
      <w:marTop w:val="0"/>
      <w:marBottom w:val="0"/>
      <w:divBdr>
        <w:top w:val="none" w:sz="0" w:space="0" w:color="auto"/>
        <w:left w:val="none" w:sz="0" w:space="0" w:color="auto"/>
        <w:bottom w:val="none" w:sz="0" w:space="0" w:color="auto"/>
        <w:right w:val="none" w:sz="0" w:space="0" w:color="auto"/>
      </w:divBdr>
    </w:div>
    <w:div w:id="1422875845">
      <w:marLeft w:val="640"/>
      <w:marRight w:val="0"/>
      <w:marTop w:val="0"/>
      <w:marBottom w:val="0"/>
      <w:divBdr>
        <w:top w:val="none" w:sz="0" w:space="0" w:color="auto"/>
        <w:left w:val="none" w:sz="0" w:space="0" w:color="auto"/>
        <w:bottom w:val="none" w:sz="0" w:space="0" w:color="auto"/>
        <w:right w:val="none" w:sz="0" w:space="0" w:color="auto"/>
      </w:divBdr>
    </w:div>
    <w:div w:id="1422919194">
      <w:marLeft w:val="640"/>
      <w:marRight w:val="0"/>
      <w:marTop w:val="0"/>
      <w:marBottom w:val="0"/>
      <w:divBdr>
        <w:top w:val="none" w:sz="0" w:space="0" w:color="auto"/>
        <w:left w:val="none" w:sz="0" w:space="0" w:color="auto"/>
        <w:bottom w:val="none" w:sz="0" w:space="0" w:color="auto"/>
        <w:right w:val="none" w:sz="0" w:space="0" w:color="auto"/>
      </w:divBdr>
    </w:div>
    <w:div w:id="1422993143">
      <w:marLeft w:val="640"/>
      <w:marRight w:val="0"/>
      <w:marTop w:val="0"/>
      <w:marBottom w:val="0"/>
      <w:divBdr>
        <w:top w:val="none" w:sz="0" w:space="0" w:color="auto"/>
        <w:left w:val="none" w:sz="0" w:space="0" w:color="auto"/>
        <w:bottom w:val="none" w:sz="0" w:space="0" w:color="auto"/>
        <w:right w:val="none" w:sz="0" w:space="0" w:color="auto"/>
      </w:divBdr>
    </w:div>
    <w:div w:id="1422993817">
      <w:marLeft w:val="640"/>
      <w:marRight w:val="0"/>
      <w:marTop w:val="0"/>
      <w:marBottom w:val="0"/>
      <w:divBdr>
        <w:top w:val="none" w:sz="0" w:space="0" w:color="auto"/>
        <w:left w:val="none" w:sz="0" w:space="0" w:color="auto"/>
        <w:bottom w:val="none" w:sz="0" w:space="0" w:color="auto"/>
        <w:right w:val="none" w:sz="0" w:space="0" w:color="auto"/>
      </w:divBdr>
    </w:div>
    <w:div w:id="1423064256">
      <w:marLeft w:val="640"/>
      <w:marRight w:val="0"/>
      <w:marTop w:val="0"/>
      <w:marBottom w:val="0"/>
      <w:divBdr>
        <w:top w:val="none" w:sz="0" w:space="0" w:color="auto"/>
        <w:left w:val="none" w:sz="0" w:space="0" w:color="auto"/>
        <w:bottom w:val="none" w:sz="0" w:space="0" w:color="auto"/>
        <w:right w:val="none" w:sz="0" w:space="0" w:color="auto"/>
      </w:divBdr>
    </w:div>
    <w:div w:id="1423186232">
      <w:marLeft w:val="640"/>
      <w:marRight w:val="0"/>
      <w:marTop w:val="0"/>
      <w:marBottom w:val="0"/>
      <w:divBdr>
        <w:top w:val="none" w:sz="0" w:space="0" w:color="auto"/>
        <w:left w:val="none" w:sz="0" w:space="0" w:color="auto"/>
        <w:bottom w:val="none" w:sz="0" w:space="0" w:color="auto"/>
        <w:right w:val="none" w:sz="0" w:space="0" w:color="auto"/>
      </w:divBdr>
    </w:div>
    <w:div w:id="1423256813">
      <w:marLeft w:val="640"/>
      <w:marRight w:val="0"/>
      <w:marTop w:val="0"/>
      <w:marBottom w:val="0"/>
      <w:divBdr>
        <w:top w:val="none" w:sz="0" w:space="0" w:color="auto"/>
        <w:left w:val="none" w:sz="0" w:space="0" w:color="auto"/>
        <w:bottom w:val="none" w:sz="0" w:space="0" w:color="auto"/>
        <w:right w:val="none" w:sz="0" w:space="0" w:color="auto"/>
      </w:divBdr>
    </w:div>
    <w:div w:id="1423331429">
      <w:marLeft w:val="640"/>
      <w:marRight w:val="0"/>
      <w:marTop w:val="0"/>
      <w:marBottom w:val="0"/>
      <w:divBdr>
        <w:top w:val="none" w:sz="0" w:space="0" w:color="auto"/>
        <w:left w:val="none" w:sz="0" w:space="0" w:color="auto"/>
        <w:bottom w:val="none" w:sz="0" w:space="0" w:color="auto"/>
        <w:right w:val="none" w:sz="0" w:space="0" w:color="auto"/>
      </w:divBdr>
    </w:div>
    <w:div w:id="1423334321">
      <w:marLeft w:val="640"/>
      <w:marRight w:val="0"/>
      <w:marTop w:val="0"/>
      <w:marBottom w:val="0"/>
      <w:divBdr>
        <w:top w:val="none" w:sz="0" w:space="0" w:color="auto"/>
        <w:left w:val="none" w:sz="0" w:space="0" w:color="auto"/>
        <w:bottom w:val="none" w:sz="0" w:space="0" w:color="auto"/>
        <w:right w:val="none" w:sz="0" w:space="0" w:color="auto"/>
      </w:divBdr>
    </w:div>
    <w:div w:id="1423379880">
      <w:marLeft w:val="640"/>
      <w:marRight w:val="0"/>
      <w:marTop w:val="0"/>
      <w:marBottom w:val="0"/>
      <w:divBdr>
        <w:top w:val="none" w:sz="0" w:space="0" w:color="auto"/>
        <w:left w:val="none" w:sz="0" w:space="0" w:color="auto"/>
        <w:bottom w:val="none" w:sz="0" w:space="0" w:color="auto"/>
        <w:right w:val="none" w:sz="0" w:space="0" w:color="auto"/>
      </w:divBdr>
    </w:div>
    <w:div w:id="1423406426">
      <w:marLeft w:val="640"/>
      <w:marRight w:val="0"/>
      <w:marTop w:val="0"/>
      <w:marBottom w:val="0"/>
      <w:divBdr>
        <w:top w:val="none" w:sz="0" w:space="0" w:color="auto"/>
        <w:left w:val="none" w:sz="0" w:space="0" w:color="auto"/>
        <w:bottom w:val="none" w:sz="0" w:space="0" w:color="auto"/>
        <w:right w:val="none" w:sz="0" w:space="0" w:color="auto"/>
      </w:divBdr>
    </w:div>
    <w:div w:id="1423449503">
      <w:marLeft w:val="640"/>
      <w:marRight w:val="0"/>
      <w:marTop w:val="0"/>
      <w:marBottom w:val="0"/>
      <w:divBdr>
        <w:top w:val="none" w:sz="0" w:space="0" w:color="auto"/>
        <w:left w:val="none" w:sz="0" w:space="0" w:color="auto"/>
        <w:bottom w:val="none" w:sz="0" w:space="0" w:color="auto"/>
        <w:right w:val="none" w:sz="0" w:space="0" w:color="auto"/>
      </w:divBdr>
    </w:div>
    <w:div w:id="1423455824">
      <w:marLeft w:val="640"/>
      <w:marRight w:val="0"/>
      <w:marTop w:val="0"/>
      <w:marBottom w:val="0"/>
      <w:divBdr>
        <w:top w:val="none" w:sz="0" w:space="0" w:color="auto"/>
        <w:left w:val="none" w:sz="0" w:space="0" w:color="auto"/>
        <w:bottom w:val="none" w:sz="0" w:space="0" w:color="auto"/>
        <w:right w:val="none" w:sz="0" w:space="0" w:color="auto"/>
      </w:divBdr>
    </w:div>
    <w:div w:id="1423523500">
      <w:marLeft w:val="640"/>
      <w:marRight w:val="0"/>
      <w:marTop w:val="0"/>
      <w:marBottom w:val="0"/>
      <w:divBdr>
        <w:top w:val="none" w:sz="0" w:space="0" w:color="auto"/>
        <w:left w:val="none" w:sz="0" w:space="0" w:color="auto"/>
        <w:bottom w:val="none" w:sz="0" w:space="0" w:color="auto"/>
        <w:right w:val="none" w:sz="0" w:space="0" w:color="auto"/>
      </w:divBdr>
    </w:div>
    <w:div w:id="1423530022">
      <w:marLeft w:val="640"/>
      <w:marRight w:val="0"/>
      <w:marTop w:val="0"/>
      <w:marBottom w:val="0"/>
      <w:divBdr>
        <w:top w:val="none" w:sz="0" w:space="0" w:color="auto"/>
        <w:left w:val="none" w:sz="0" w:space="0" w:color="auto"/>
        <w:bottom w:val="none" w:sz="0" w:space="0" w:color="auto"/>
        <w:right w:val="none" w:sz="0" w:space="0" w:color="auto"/>
      </w:divBdr>
    </w:div>
    <w:div w:id="1423599304">
      <w:marLeft w:val="640"/>
      <w:marRight w:val="0"/>
      <w:marTop w:val="0"/>
      <w:marBottom w:val="0"/>
      <w:divBdr>
        <w:top w:val="none" w:sz="0" w:space="0" w:color="auto"/>
        <w:left w:val="none" w:sz="0" w:space="0" w:color="auto"/>
        <w:bottom w:val="none" w:sz="0" w:space="0" w:color="auto"/>
        <w:right w:val="none" w:sz="0" w:space="0" w:color="auto"/>
      </w:divBdr>
    </w:div>
    <w:div w:id="1423602509">
      <w:marLeft w:val="640"/>
      <w:marRight w:val="0"/>
      <w:marTop w:val="0"/>
      <w:marBottom w:val="0"/>
      <w:divBdr>
        <w:top w:val="none" w:sz="0" w:space="0" w:color="auto"/>
        <w:left w:val="none" w:sz="0" w:space="0" w:color="auto"/>
        <w:bottom w:val="none" w:sz="0" w:space="0" w:color="auto"/>
        <w:right w:val="none" w:sz="0" w:space="0" w:color="auto"/>
      </w:divBdr>
    </w:div>
    <w:div w:id="1423644863">
      <w:marLeft w:val="640"/>
      <w:marRight w:val="0"/>
      <w:marTop w:val="0"/>
      <w:marBottom w:val="0"/>
      <w:divBdr>
        <w:top w:val="none" w:sz="0" w:space="0" w:color="auto"/>
        <w:left w:val="none" w:sz="0" w:space="0" w:color="auto"/>
        <w:bottom w:val="none" w:sz="0" w:space="0" w:color="auto"/>
        <w:right w:val="none" w:sz="0" w:space="0" w:color="auto"/>
      </w:divBdr>
    </w:div>
    <w:div w:id="1423647110">
      <w:marLeft w:val="640"/>
      <w:marRight w:val="0"/>
      <w:marTop w:val="0"/>
      <w:marBottom w:val="0"/>
      <w:divBdr>
        <w:top w:val="none" w:sz="0" w:space="0" w:color="auto"/>
        <w:left w:val="none" w:sz="0" w:space="0" w:color="auto"/>
        <w:bottom w:val="none" w:sz="0" w:space="0" w:color="auto"/>
        <w:right w:val="none" w:sz="0" w:space="0" w:color="auto"/>
      </w:divBdr>
    </w:div>
    <w:div w:id="1423719218">
      <w:marLeft w:val="640"/>
      <w:marRight w:val="0"/>
      <w:marTop w:val="0"/>
      <w:marBottom w:val="0"/>
      <w:divBdr>
        <w:top w:val="none" w:sz="0" w:space="0" w:color="auto"/>
        <w:left w:val="none" w:sz="0" w:space="0" w:color="auto"/>
        <w:bottom w:val="none" w:sz="0" w:space="0" w:color="auto"/>
        <w:right w:val="none" w:sz="0" w:space="0" w:color="auto"/>
      </w:divBdr>
    </w:div>
    <w:div w:id="1423791976">
      <w:marLeft w:val="640"/>
      <w:marRight w:val="0"/>
      <w:marTop w:val="0"/>
      <w:marBottom w:val="0"/>
      <w:divBdr>
        <w:top w:val="none" w:sz="0" w:space="0" w:color="auto"/>
        <w:left w:val="none" w:sz="0" w:space="0" w:color="auto"/>
        <w:bottom w:val="none" w:sz="0" w:space="0" w:color="auto"/>
        <w:right w:val="none" w:sz="0" w:space="0" w:color="auto"/>
      </w:divBdr>
    </w:div>
    <w:div w:id="1423792957">
      <w:marLeft w:val="640"/>
      <w:marRight w:val="0"/>
      <w:marTop w:val="0"/>
      <w:marBottom w:val="0"/>
      <w:divBdr>
        <w:top w:val="none" w:sz="0" w:space="0" w:color="auto"/>
        <w:left w:val="none" w:sz="0" w:space="0" w:color="auto"/>
        <w:bottom w:val="none" w:sz="0" w:space="0" w:color="auto"/>
        <w:right w:val="none" w:sz="0" w:space="0" w:color="auto"/>
      </w:divBdr>
    </w:div>
    <w:div w:id="1423838714">
      <w:marLeft w:val="640"/>
      <w:marRight w:val="0"/>
      <w:marTop w:val="0"/>
      <w:marBottom w:val="0"/>
      <w:divBdr>
        <w:top w:val="none" w:sz="0" w:space="0" w:color="auto"/>
        <w:left w:val="none" w:sz="0" w:space="0" w:color="auto"/>
        <w:bottom w:val="none" w:sz="0" w:space="0" w:color="auto"/>
        <w:right w:val="none" w:sz="0" w:space="0" w:color="auto"/>
      </w:divBdr>
    </w:div>
    <w:div w:id="1423840138">
      <w:marLeft w:val="640"/>
      <w:marRight w:val="0"/>
      <w:marTop w:val="0"/>
      <w:marBottom w:val="0"/>
      <w:divBdr>
        <w:top w:val="none" w:sz="0" w:space="0" w:color="auto"/>
        <w:left w:val="none" w:sz="0" w:space="0" w:color="auto"/>
        <w:bottom w:val="none" w:sz="0" w:space="0" w:color="auto"/>
        <w:right w:val="none" w:sz="0" w:space="0" w:color="auto"/>
      </w:divBdr>
    </w:div>
    <w:div w:id="1423912465">
      <w:marLeft w:val="640"/>
      <w:marRight w:val="0"/>
      <w:marTop w:val="0"/>
      <w:marBottom w:val="0"/>
      <w:divBdr>
        <w:top w:val="none" w:sz="0" w:space="0" w:color="auto"/>
        <w:left w:val="none" w:sz="0" w:space="0" w:color="auto"/>
        <w:bottom w:val="none" w:sz="0" w:space="0" w:color="auto"/>
        <w:right w:val="none" w:sz="0" w:space="0" w:color="auto"/>
      </w:divBdr>
    </w:div>
    <w:div w:id="1423987753">
      <w:marLeft w:val="640"/>
      <w:marRight w:val="0"/>
      <w:marTop w:val="0"/>
      <w:marBottom w:val="0"/>
      <w:divBdr>
        <w:top w:val="none" w:sz="0" w:space="0" w:color="auto"/>
        <w:left w:val="none" w:sz="0" w:space="0" w:color="auto"/>
        <w:bottom w:val="none" w:sz="0" w:space="0" w:color="auto"/>
        <w:right w:val="none" w:sz="0" w:space="0" w:color="auto"/>
      </w:divBdr>
    </w:div>
    <w:div w:id="1423988472">
      <w:marLeft w:val="640"/>
      <w:marRight w:val="0"/>
      <w:marTop w:val="0"/>
      <w:marBottom w:val="0"/>
      <w:divBdr>
        <w:top w:val="none" w:sz="0" w:space="0" w:color="auto"/>
        <w:left w:val="none" w:sz="0" w:space="0" w:color="auto"/>
        <w:bottom w:val="none" w:sz="0" w:space="0" w:color="auto"/>
        <w:right w:val="none" w:sz="0" w:space="0" w:color="auto"/>
      </w:divBdr>
    </w:div>
    <w:div w:id="1424032997">
      <w:marLeft w:val="640"/>
      <w:marRight w:val="0"/>
      <w:marTop w:val="0"/>
      <w:marBottom w:val="0"/>
      <w:divBdr>
        <w:top w:val="none" w:sz="0" w:space="0" w:color="auto"/>
        <w:left w:val="none" w:sz="0" w:space="0" w:color="auto"/>
        <w:bottom w:val="none" w:sz="0" w:space="0" w:color="auto"/>
        <w:right w:val="none" w:sz="0" w:space="0" w:color="auto"/>
      </w:divBdr>
    </w:div>
    <w:div w:id="1424063918">
      <w:marLeft w:val="640"/>
      <w:marRight w:val="0"/>
      <w:marTop w:val="0"/>
      <w:marBottom w:val="0"/>
      <w:divBdr>
        <w:top w:val="none" w:sz="0" w:space="0" w:color="auto"/>
        <w:left w:val="none" w:sz="0" w:space="0" w:color="auto"/>
        <w:bottom w:val="none" w:sz="0" w:space="0" w:color="auto"/>
        <w:right w:val="none" w:sz="0" w:space="0" w:color="auto"/>
      </w:divBdr>
    </w:div>
    <w:div w:id="1424103211">
      <w:marLeft w:val="640"/>
      <w:marRight w:val="0"/>
      <w:marTop w:val="0"/>
      <w:marBottom w:val="0"/>
      <w:divBdr>
        <w:top w:val="none" w:sz="0" w:space="0" w:color="auto"/>
        <w:left w:val="none" w:sz="0" w:space="0" w:color="auto"/>
        <w:bottom w:val="none" w:sz="0" w:space="0" w:color="auto"/>
        <w:right w:val="none" w:sz="0" w:space="0" w:color="auto"/>
      </w:divBdr>
    </w:div>
    <w:div w:id="1424106178">
      <w:marLeft w:val="640"/>
      <w:marRight w:val="0"/>
      <w:marTop w:val="0"/>
      <w:marBottom w:val="0"/>
      <w:divBdr>
        <w:top w:val="none" w:sz="0" w:space="0" w:color="auto"/>
        <w:left w:val="none" w:sz="0" w:space="0" w:color="auto"/>
        <w:bottom w:val="none" w:sz="0" w:space="0" w:color="auto"/>
        <w:right w:val="none" w:sz="0" w:space="0" w:color="auto"/>
      </w:divBdr>
    </w:div>
    <w:div w:id="1424258768">
      <w:marLeft w:val="640"/>
      <w:marRight w:val="0"/>
      <w:marTop w:val="0"/>
      <w:marBottom w:val="0"/>
      <w:divBdr>
        <w:top w:val="none" w:sz="0" w:space="0" w:color="auto"/>
        <w:left w:val="none" w:sz="0" w:space="0" w:color="auto"/>
        <w:bottom w:val="none" w:sz="0" w:space="0" w:color="auto"/>
        <w:right w:val="none" w:sz="0" w:space="0" w:color="auto"/>
      </w:divBdr>
    </w:div>
    <w:div w:id="1424373376">
      <w:marLeft w:val="640"/>
      <w:marRight w:val="0"/>
      <w:marTop w:val="0"/>
      <w:marBottom w:val="0"/>
      <w:divBdr>
        <w:top w:val="none" w:sz="0" w:space="0" w:color="auto"/>
        <w:left w:val="none" w:sz="0" w:space="0" w:color="auto"/>
        <w:bottom w:val="none" w:sz="0" w:space="0" w:color="auto"/>
        <w:right w:val="none" w:sz="0" w:space="0" w:color="auto"/>
      </w:divBdr>
    </w:div>
    <w:div w:id="1424378924">
      <w:marLeft w:val="640"/>
      <w:marRight w:val="0"/>
      <w:marTop w:val="0"/>
      <w:marBottom w:val="0"/>
      <w:divBdr>
        <w:top w:val="none" w:sz="0" w:space="0" w:color="auto"/>
        <w:left w:val="none" w:sz="0" w:space="0" w:color="auto"/>
        <w:bottom w:val="none" w:sz="0" w:space="0" w:color="auto"/>
        <w:right w:val="none" w:sz="0" w:space="0" w:color="auto"/>
      </w:divBdr>
    </w:div>
    <w:div w:id="1424379832">
      <w:marLeft w:val="640"/>
      <w:marRight w:val="0"/>
      <w:marTop w:val="0"/>
      <w:marBottom w:val="0"/>
      <w:divBdr>
        <w:top w:val="none" w:sz="0" w:space="0" w:color="auto"/>
        <w:left w:val="none" w:sz="0" w:space="0" w:color="auto"/>
        <w:bottom w:val="none" w:sz="0" w:space="0" w:color="auto"/>
        <w:right w:val="none" w:sz="0" w:space="0" w:color="auto"/>
      </w:divBdr>
    </w:div>
    <w:div w:id="1424456839">
      <w:marLeft w:val="640"/>
      <w:marRight w:val="0"/>
      <w:marTop w:val="0"/>
      <w:marBottom w:val="0"/>
      <w:divBdr>
        <w:top w:val="none" w:sz="0" w:space="0" w:color="auto"/>
        <w:left w:val="none" w:sz="0" w:space="0" w:color="auto"/>
        <w:bottom w:val="none" w:sz="0" w:space="0" w:color="auto"/>
        <w:right w:val="none" w:sz="0" w:space="0" w:color="auto"/>
      </w:divBdr>
    </w:div>
    <w:div w:id="1424495223">
      <w:marLeft w:val="640"/>
      <w:marRight w:val="0"/>
      <w:marTop w:val="0"/>
      <w:marBottom w:val="0"/>
      <w:divBdr>
        <w:top w:val="none" w:sz="0" w:space="0" w:color="auto"/>
        <w:left w:val="none" w:sz="0" w:space="0" w:color="auto"/>
        <w:bottom w:val="none" w:sz="0" w:space="0" w:color="auto"/>
        <w:right w:val="none" w:sz="0" w:space="0" w:color="auto"/>
      </w:divBdr>
    </w:div>
    <w:div w:id="1424572570">
      <w:marLeft w:val="640"/>
      <w:marRight w:val="0"/>
      <w:marTop w:val="0"/>
      <w:marBottom w:val="0"/>
      <w:divBdr>
        <w:top w:val="none" w:sz="0" w:space="0" w:color="auto"/>
        <w:left w:val="none" w:sz="0" w:space="0" w:color="auto"/>
        <w:bottom w:val="none" w:sz="0" w:space="0" w:color="auto"/>
        <w:right w:val="none" w:sz="0" w:space="0" w:color="auto"/>
      </w:divBdr>
    </w:div>
    <w:div w:id="1424644620">
      <w:marLeft w:val="640"/>
      <w:marRight w:val="0"/>
      <w:marTop w:val="0"/>
      <w:marBottom w:val="0"/>
      <w:divBdr>
        <w:top w:val="none" w:sz="0" w:space="0" w:color="auto"/>
        <w:left w:val="none" w:sz="0" w:space="0" w:color="auto"/>
        <w:bottom w:val="none" w:sz="0" w:space="0" w:color="auto"/>
        <w:right w:val="none" w:sz="0" w:space="0" w:color="auto"/>
      </w:divBdr>
    </w:div>
    <w:div w:id="1424760095">
      <w:marLeft w:val="640"/>
      <w:marRight w:val="0"/>
      <w:marTop w:val="0"/>
      <w:marBottom w:val="0"/>
      <w:divBdr>
        <w:top w:val="none" w:sz="0" w:space="0" w:color="auto"/>
        <w:left w:val="none" w:sz="0" w:space="0" w:color="auto"/>
        <w:bottom w:val="none" w:sz="0" w:space="0" w:color="auto"/>
        <w:right w:val="none" w:sz="0" w:space="0" w:color="auto"/>
      </w:divBdr>
    </w:div>
    <w:div w:id="1424838776">
      <w:marLeft w:val="640"/>
      <w:marRight w:val="0"/>
      <w:marTop w:val="0"/>
      <w:marBottom w:val="0"/>
      <w:divBdr>
        <w:top w:val="none" w:sz="0" w:space="0" w:color="auto"/>
        <w:left w:val="none" w:sz="0" w:space="0" w:color="auto"/>
        <w:bottom w:val="none" w:sz="0" w:space="0" w:color="auto"/>
        <w:right w:val="none" w:sz="0" w:space="0" w:color="auto"/>
      </w:divBdr>
    </w:div>
    <w:div w:id="1424913146">
      <w:marLeft w:val="640"/>
      <w:marRight w:val="0"/>
      <w:marTop w:val="0"/>
      <w:marBottom w:val="0"/>
      <w:divBdr>
        <w:top w:val="none" w:sz="0" w:space="0" w:color="auto"/>
        <w:left w:val="none" w:sz="0" w:space="0" w:color="auto"/>
        <w:bottom w:val="none" w:sz="0" w:space="0" w:color="auto"/>
        <w:right w:val="none" w:sz="0" w:space="0" w:color="auto"/>
      </w:divBdr>
    </w:div>
    <w:div w:id="1424956064">
      <w:marLeft w:val="640"/>
      <w:marRight w:val="0"/>
      <w:marTop w:val="0"/>
      <w:marBottom w:val="0"/>
      <w:divBdr>
        <w:top w:val="none" w:sz="0" w:space="0" w:color="auto"/>
        <w:left w:val="none" w:sz="0" w:space="0" w:color="auto"/>
        <w:bottom w:val="none" w:sz="0" w:space="0" w:color="auto"/>
        <w:right w:val="none" w:sz="0" w:space="0" w:color="auto"/>
      </w:divBdr>
    </w:div>
    <w:div w:id="1425298371">
      <w:marLeft w:val="640"/>
      <w:marRight w:val="0"/>
      <w:marTop w:val="0"/>
      <w:marBottom w:val="0"/>
      <w:divBdr>
        <w:top w:val="none" w:sz="0" w:space="0" w:color="auto"/>
        <w:left w:val="none" w:sz="0" w:space="0" w:color="auto"/>
        <w:bottom w:val="none" w:sz="0" w:space="0" w:color="auto"/>
        <w:right w:val="none" w:sz="0" w:space="0" w:color="auto"/>
      </w:divBdr>
    </w:div>
    <w:div w:id="1425301315">
      <w:marLeft w:val="640"/>
      <w:marRight w:val="0"/>
      <w:marTop w:val="0"/>
      <w:marBottom w:val="0"/>
      <w:divBdr>
        <w:top w:val="none" w:sz="0" w:space="0" w:color="auto"/>
        <w:left w:val="none" w:sz="0" w:space="0" w:color="auto"/>
        <w:bottom w:val="none" w:sz="0" w:space="0" w:color="auto"/>
        <w:right w:val="none" w:sz="0" w:space="0" w:color="auto"/>
      </w:divBdr>
    </w:div>
    <w:div w:id="1425302917">
      <w:marLeft w:val="640"/>
      <w:marRight w:val="0"/>
      <w:marTop w:val="0"/>
      <w:marBottom w:val="0"/>
      <w:divBdr>
        <w:top w:val="none" w:sz="0" w:space="0" w:color="auto"/>
        <w:left w:val="none" w:sz="0" w:space="0" w:color="auto"/>
        <w:bottom w:val="none" w:sz="0" w:space="0" w:color="auto"/>
        <w:right w:val="none" w:sz="0" w:space="0" w:color="auto"/>
      </w:divBdr>
    </w:div>
    <w:div w:id="1425345792">
      <w:marLeft w:val="640"/>
      <w:marRight w:val="0"/>
      <w:marTop w:val="0"/>
      <w:marBottom w:val="0"/>
      <w:divBdr>
        <w:top w:val="none" w:sz="0" w:space="0" w:color="auto"/>
        <w:left w:val="none" w:sz="0" w:space="0" w:color="auto"/>
        <w:bottom w:val="none" w:sz="0" w:space="0" w:color="auto"/>
        <w:right w:val="none" w:sz="0" w:space="0" w:color="auto"/>
      </w:divBdr>
    </w:div>
    <w:div w:id="1425414937">
      <w:marLeft w:val="640"/>
      <w:marRight w:val="0"/>
      <w:marTop w:val="0"/>
      <w:marBottom w:val="0"/>
      <w:divBdr>
        <w:top w:val="none" w:sz="0" w:space="0" w:color="auto"/>
        <w:left w:val="none" w:sz="0" w:space="0" w:color="auto"/>
        <w:bottom w:val="none" w:sz="0" w:space="0" w:color="auto"/>
        <w:right w:val="none" w:sz="0" w:space="0" w:color="auto"/>
      </w:divBdr>
    </w:div>
    <w:div w:id="1425492207">
      <w:marLeft w:val="640"/>
      <w:marRight w:val="0"/>
      <w:marTop w:val="0"/>
      <w:marBottom w:val="0"/>
      <w:divBdr>
        <w:top w:val="none" w:sz="0" w:space="0" w:color="auto"/>
        <w:left w:val="none" w:sz="0" w:space="0" w:color="auto"/>
        <w:bottom w:val="none" w:sz="0" w:space="0" w:color="auto"/>
        <w:right w:val="none" w:sz="0" w:space="0" w:color="auto"/>
      </w:divBdr>
    </w:div>
    <w:div w:id="1425497665">
      <w:marLeft w:val="640"/>
      <w:marRight w:val="0"/>
      <w:marTop w:val="0"/>
      <w:marBottom w:val="0"/>
      <w:divBdr>
        <w:top w:val="none" w:sz="0" w:space="0" w:color="auto"/>
        <w:left w:val="none" w:sz="0" w:space="0" w:color="auto"/>
        <w:bottom w:val="none" w:sz="0" w:space="0" w:color="auto"/>
        <w:right w:val="none" w:sz="0" w:space="0" w:color="auto"/>
      </w:divBdr>
    </w:div>
    <w:div w:id="1425607114">
      <w:marLeft w:val="640"/>
      <w:marRight w:val="0"/>
      <w:marTop w:val="0"/>
      <w:marBottom w:val="0"/>
      <w:divBdr>
        <w:top w:val="none" w:sz="0" w:space="0" w:color="auto"/>
        <w:left w:val="none" w:sz="0" w:space="0" w:color="auto"/>
        <w:bottom w:val="none" w:sz="0" w:space="0" w:color="auto"/>
        <w:right w:val="none" w:sz="0" w:space="0" w:color="auto"/>
      </w:divBdr>
    </w:div>
    <w:div w:id="1425608159">
      <w:marLeft w:val="640"/>
      <w:marRight w:val="0"/>
      <w:marTop w:val="0"/>
      <w:marBottom w:val="0"/>
      <w:divBdr>
        <w:top w:val="none" w:sz="0" w:space="0" w:color="auto"/>
        <w:left w:val="none" w:sz="0" w:space="0" w:color="auto"/>
        <w:bottom w:val="none" w:sz="0" w:space="0" w:color="auto"/>
        <w:right w:val="none" w:sz="0" w:space="0" w:color="auto"/>
      </w:divBdr>
    </w:div>
    <w:div w:id="1425609822">
      <w:marLeft w:val="640"/>
      <w:marRight w:val="0"/>
      <w:marTop w:val="0"/>
      <w:marBottom w:val="0"/>
      <w:divBdr>
        <w:top w:val="none" w:sz="0" w:space="0" w:color="auto"/>
        <w:left w:val="none" w:sz="0" w:space="0" w:color="auto"/>
        <w:bottom w:val="none" w:sz="0" w:space="0" w:color="auto"/>
        <w:right w:val="none" w:sz="0" w:space="0" w:color="auto"/>
      </w:divBdr>
    </w:div>
    <w:div w:id="1425682805">
      <w:marLeft w:val="640"/>
      <w:marRight w:val="0"/>
      <w:marTop w:val="0"/>
      <w:marBottom w:val="0"/>
      <w:divBdr>
        <w:top w:val="none" w:sz="0" w:space="0" w:color="auto"/>
        <w:left w:val="none" w:sz="0" w:space="0" w:color="auto"/>
        <w:bottom w:val="none" w:sz="0" w:space="0" w:color="auto"/>
        <w:right w:val="none" w:sz="0" w:space="0" w:color="auto"/>
      </w:divBdr>
    </w:div>
    <w:div w:id="1425766456">
      <w:marLeft w:val="640"/>
      <w:marRight w:val="0"/>
      <w:marTop w:val="0"/>
      <w:marBottom w:val="0"/>
      <w:divBdr>
        <w:top w:val="none" w:sz="0" w:space="0" w:color="auto"/>
        <w:left w:val="none" w:sz="0" w:space="0" w:color="auto"/>
        <w:bottom w:val="none" w:sz="0" w:space="0" w:color="auto"/>
        <w:right w:val="none" w:sz="0" w:space="0" w:color="auto"/>
      </w:divBdr>
    </w:div>
    <w:div w:id="1425804600">
      <w:marLeft w:val="640"/>
      <w:marRight w:val="0"/>
      <w:marTop w:val="0"/>
      <w:marBottom w:val="0"/>
      <w:divBdr>
        <w:top w:val="none" w:sz="0" w:space="0" w:color="auto"/>
        <w:left w:val="none" w:sz="0" w:space="0" w:color="auto"/>
        <w:bottom w:val="none" w:sz="0" w:space="0" w:color="auto"/>
        <w:right w:val="none" w:sz="0" w:space="0" w:color="auto"/>
      </w:divBdr>
    </w:div>
    <w:div w:id="1425805663">
      <w:marLeft w:val="640"/>
      <w:marRight w:val="0"/>
      <w:marTop w:val="0"/>
      <w:marBottom w:val="0"/>
      <w:divBdr>
        <w:top w:val="none" w:sz="0" w:space="0" w:color="auto"/>
        <w:left w:val="none" w:sz="0" w:space="0" w:color="auto"/>
        <w:bottom w:val="none" w:sz="0" w:space="0" w:color="auto"/>
        <w:right w:val="none" w:sz="0" w:space="0" w:color="auto"/>
      </w:divBdr>
    </w:div>
    <w:div w:id="1425808746">
      <w:marLeft w:val="640"/>
      <w:marRight w:val="0"/>
      <w:marTop w:val="0"/>
      <w:marBottom w:val="0"/>
      <w:divBdr>
        <w:top w:val="none" w:sz="0" w:space="0" w:color="auto"/>
        <w:left w:val="none" w:sz="0" w:space="0" w:color="auto"/>
        <w:bottom w:val="none" w:sz="0" w:space="0" w:color="auto"/>
        <w:right w:val="none" w:sz="0" w:space="0" w:color="auto"/>
      </w:divBdr>
    </w:div>
    <w:div w:id="1425833214">
      <w:marLeft w:val="640"/>
      <w:marRight w:val="0"/>
      <w:marTop w:val="0"/>
      <w:marBottom w:val="0"/>
      <w:divBdr>
        <w:top w:val="none" w:sz="0" w:space="0" w:color="auto"/>
        <w:left w:val="none" w:sz="0" w:space="0" w:color="auto"/>
        <w:bottom w:val="none" w:sz="0" w:space="0" w:color="auto"/>
        <w:right w:val="none" w:sz="0" w:space="0" w:color="auto"/>
      </w:divBdr>
    </w:div>
    <w:div w:id="1425875812">
      <w:marLeft w:val="640"/>
      <w:marRight w:val="0"/>
      <w:marTop w:val="0"/>
      <w:marBottom w:val="0"/>
      <w:divBdr>
        <w:top w:val="none" w:sz="0" w:space="0" w:color="auto"/>
        <w:left w:val="none" w:sz="0" w:space="0" w:color="auto"/>
        <w:bottom w:val="none" w:sz="0" w:space="0" w:color="auto"/>
        <w:right w:val="none" w:sz="0" w:space="0" w:color="auto"/>
      </w:divBdr>
    </w:div>
    <w:div w:id="1426144347">
      <w:marLeft w:val="640"/>
      <w:marRight w:val="0"/>
      <w:marTop w:val="0"/>
      <w:marBottom w:val="0"/>
      <w:divBdr>
        <w:top w:val="none" w:sz="0" w:space="0" w:color="auto"/>
        <w:left w:val="none" w:sz="0" w:space="0" w:color="auto"/>
        <w:bottom w:val="none" w:sz="0" w:space="0" w:color="auto"/>
        <w:right w:val="none" w:sz="0" w:space="0" w:color="auto"/>
      </w:divBdr>
    </w:div>
    <w:div w:id="1426145366">
      <w:marLeft w:val="640"/>
      <w:marRight w:val="0"/>
      <w:marTop w:val="0"/>
      <w:marBottom w:val="0"/>
      <w:divBdr>
        <w:top w:val="none" w:sz="0" w:space="0" w:color="auto"/>
        <w:left w:val="none" w:sz="0" w:space="0" w:color="auto"/>
        <w:bottom w:val="none" w:sz="0" w:space="0" w:color="auto"/>
        <w:right w:val="none" w:sz="0" w:space="0" w:color="auto"/>
      </w:divBdr>
    </w:div>
    <w:div w:id="1426146801">
      <w:marLeft w:val="640"/>
      <w:marRight w:val="0"/>
      <w:marTop w:val="0"/>
      <w:marBottom w:val="0"/>
      <w:divBdr>
        <w:top w:val="none" w:sz="0" w:space="0" w:color="auto"/>
        <w:left w:val="none" w:sz="0" w:space="0" w:color="auto"/>
        <w:bottom w:val="none" w:sz="0" w:space="0" w:color="auto"/>
        <w:right w:val="none" w:sz="0" w:space="0" w:color="auto"/>
      </w:divBdr>
    </w:div>
    <w:div w:id="1426148865">
      <w:marLeft w:val="640"/>
      <w:marRight w:val="0"/>
      <w:marTop w:val="0"/>
      <w:marBottom w:val="0"/>
      <w:divBdr>
        <w:top w:val="none" w:sz="0" w:space="0" w:color="auto"/>
        <w:left w:val="none" w:sz="0" w:space="0" w:color="auto"/>
        <w:bottom w:val="none" w:sz="0" w:space="0" w:color="auto"/>
        <w:right w:val="none" w:sz="0" w:space="0" w:color="auto"/>
      </w:divBdr>
    </w:div>
    <w:div w:id="1426222066">
      <w:marLeft w:val="640"/>
      <w:marRight w:val="0"/>
      <w:marTop w:val="0"/>
      <w:marBottom w:val="0"/>
      <w:divBdr>
        <w:top w:val="none" w:sz="0" w:space="0" w:color="auto"/>
        <w:left w:val="none" w:sz="0" w:space="0" w:color="auto"/>
        <w:bottom w:val="none" w:sz="0" w:space="0" w:color="auto"/>
        <w:right w:val="none" w:sz="0" w:space="0" w:color="auto"/>
      </w:divBdr>
    </w:div>
    <w:div w:id="1426263082">
      <w:marLeft w:val="640"/>
      <w:marRight w:val="0"/>
      <w:marTop w:val="0"/>
      <w:marBottom w:val="0"/>
      <w:divBdr>
        <w:top w:val="none" w:sz="0" w:space="0" w:color="auto"/>
        <w:left w:val="none" w:sz="0" w:space="0" w:color="auto"/>
        <w:bottom w:val="none" w:sz="0" w:space="0" w:color="auto"/>
        <w:right w:val="none" w:sz="0" w:space="0" w:color="auto"/>
      </w:divBdr>
    </w:div>
    <w:div w:id="1426463902">
      <w:marLeft w:val="640"/>
      <w:marRight w:val="0"/>
      <w:marTop w:val="0"/>
      <w:marBottom w:val="0"/>
      <w:divBdr>
        <w:top w:val="none" w:sz="0" w:space="0" w:color="auto"/>
        <w:left w:val="none" w:sz="0" w:space="0" w:color="auto"/>
        <w:bottom w:val="none" w:sz="0" w:space="0" w:color="auto"/>
        <w:right w:val="none" w:sz="0" w:space="0" w:color="auto"/>
      </w:divBdr>
    </w:div>
    <w:div w:id="1426538354">
      <w:marLeft w:val="640"/>
      <w:marRight w:val="0"/>
      <w:marTop w:val="0"/>
      <w:marBottom w:val="0"/>
      <w:divBdr>
        <w:top w:val="none" w:sz="0" w:space="0" w:color="auto"/>
        <w:left w:val="none" w:sz="0" w:space="0" w:color="auto"/>
        <w:bottom w:val="none" w:sz="0" w:space="0" w:color="auto"/>
        <w:right w:val="none" w:sz="0" w:space="0" w:color="auto"/>
      </w:divBdr>
    </w:div>
    <w:div w:id="1426607792">
      <w:marLeft w:val="640"/>
      <w:marRight w:val="0"/>
      <w:marTop w:val="0"/>
      <w:marBottom w:val="0"/>
      <w:divBdr>
        <w:top w:val="none" w:sz="0" w:space="0" w:color="auto"/>
        <w:left w:val="none" w:sz="0" w:space="0" w:color="auto"/>
        <w:bottom w:val="none" w:sz="0" w:space="0" w:color="auto"/>
        <w:right w:val="none" w:sz="0" w:space="0" w:color="auto"/>
      </w:divBdr>
    </w:div>
    <w:div w:id="1426611507">
      <w:marLeft w:val="640"/>
      <w:marRight w:val="0"/>
      <w:marTop w:val="0"/>
      <w:marBottom w:val="0"/>
      <w:divBdr>
        <w:top w:val="none" w:sz="0" w:space="0" w:color="auto"/>
        <w:left w:val="none" w:sz="0" w:space="0" w:color="auto"/>
        <w:bottom w:val="none" w:sz="0" w:space="0" w:color="auto"/>
        <w:right w:val="none" w:sz="0" w:space="0" w:color="auto"/>
      </w:divBdr>
    </w:div>
    <w:div w:id="1426614644">
      <w:marLeft w:val="640"/>
      <w:marRight w:val="0"/>
      <w:marTop w:val="0"/>
      <w:marBottom w:val="0"/>
      <w:divBdr>
        <w:top w:val="none" w:sz="0" w:space="0" w:color="auto"/>
        <w:left w:val="none" w:sz="0" w:space="0" w:color="auto"/>
        <w:bottom w:val="none" w:sz="0" w:space="0" w:color="auto"/>
        <w:right w:val="none" w:sz="0" w:space="0" w:color="auto"/>
      </w:divBdr>
    </w:div>
    <w:div w:id="1426685734">
      <w:marLeft w:val="640"/>
      <w:marRight w:val="0"/>
      <w:marTop w:val="0"/>
      <w:marBottom w:val="0"/>
      <w:divBdr>
        <w:top w:val="none" w:sz="0" w:space="0" w:color="auto"/>
        <w:left w:val="none" w:sz="0" w:space="0" w:color="auto"/>
        <w:bottom w:val="none" w:sz="0" w:space="0" w:color="auto"/>
        <w:right w:val="none" w:sz="0" w:space="0" w:color="auto"/>
      </w:divBdr>
    </w:div>
    <w:div w:id="1426726712">
      <w:marLeft w:val="640"/>
      <w:marRight w:val="0"/>
      <w:marTop w:val="0"/>
      <w:marBottom w:val="0"/>
      <w:divBdr>
        <w:top w:val="none" w:sz="0" w:space="0" w:color="auto"/>
        <w:left w:val="none" w:sz="0" w:space="0" w:color="auto"/>
        <w:bottom w:val="none" w:sz="0" w:space="0" w:color="auto"/>
        <w:right w:val="none" w:sz="0" w:space="0" w:color="auto"/>
      </w:divBdr>
    </w:div>
    <w:div w:id="1426731937">
      <w:marLeft w:val="640"/>
      <w:marRight w:val="0"/>
      <w:marTop w:val="0"/>
      <w:marBottom w:val="0"/>
      <w:divBdr>
        <w:top w:val="none" w:sz="0" w:space="0" w:color="auto"/>
        <w:left w:val="none" w:sz="0" w:space="0" w:color="auto"/>
        <w:bottom w:val="none" w:sz="0" w:space="0" w:color="auto"/>
        <w:right w:val="none" w:sz="0" w:space="0" w:color="auto"/>
      </w:divBdr>
    </w:div>
    <w:div w:id="1426732259">
      <w:marLeft w:val="640"/>
      <w:marRight w:val="0"/>
      <w:marTop w:val="0"/>
      <w:marBottom w:val="0"/>
      <w:divBdr>
        <w:top w:val="none" w:sz="0" w:space="0" w:color="auto"/>
        <w:left w:val="none" w:sz="0" w:space="0" w:color="auto"/>
        <w:bottom w:val="none" w:sz="0" w:space="0" w:color="auto"/>
        <w:right w:val="none" w:sz="0" w:space="0" w:color="auto"/>
      </w:divBdr>
    </w:div>
    <w:div w:id="1426802723">
      <w:marLeft w:val="640"/>
      <w:marRight w:val="0"/>
      <w:marTop w:val="0"/>
      <w:marBottom w:val="0"/>
      <w:divBdr>
        <w:top w:val="none" w:sz="0" w:space="0" w:color="auto"/>
        <w:left w:val="none" w:sz="0" w:space="0" w:color="auto"/>
        <w:bottom w:val="none" w:sz="0" w:space="0" w:color="auto"/>
        <w:right w:val="none" w:sz="0" w:space="0" w:color="auto"/>
      </w:divBdr>
    </w:div>
    <w:div w:id="1426994304">
      <w:marLeft w:val="640"/>
      <w:marRight w:val="0"/>
      <w:marTop w:val="0"/>
      <w:marBottom w:val="0"/>
      <w:divBdr>
        <w:top w:val="none" w:sz="0" w:space="0" w:color="auto"/>
        <w:left w:val="none" w:sz="0" w:space="0" w:color="auto"/>
        <w:bottom w:val="none" w:sz="0" w:space="0" w:color="auto"/>
        <w:right w:val="none" w:sz="0" w:space="0" w:color="auto"/>
      </w:divBdr>
    </w:div>
    <w:div w:id="1426996230">
      <w:marLeft w:val="640"/>
      <w:marRight w:val="0"/>
      <w:marTop w:val="0"/>
      <w:marBottom w:val="0"/>
      <w:divBdr>
        <w:top w:val="none" w:sz="0" w:space="0" w:color="auto"/>
        <w:left w:val="none" w:sz="0" w:space="0" w:color="auto"/>
        <w:bottom w:val="none" w:sz="0" w:space="0" w:color="auto"/>
        <w:right w:val="none" w:sz="0" w:space="0" w:color="auto"/>
      </w:divBdr>
    </w:div>
    <w:div w:id="1426999201">
      <w:marLeft w:val="640"/>
      <w:marRight w:val="0"/>
      <w:marTop w:val="0"/>
      <w:marBottom w:val="0"/>
      <w:divBdr>
        <w:top w:val="none" w:sz="0" w:space="0" w:color="auto"/>
        <w:left w:val="none" w:sz="0" w:space="0" w:color="auto"/>
        <w:bottom w:val="none" w:sz="0" w:space="0" w:color="auto"/>
        <w:right w:val="none" w:sz="0" w:space="0" w:color="auto"/>
      </w:divBdr>
    </w:div>
    <w:div w:id="1427001742">
      <w:marLeft w:val="640"/>
      <w:marRight w:val="0"/>
      <w:marTop w:val="0"/>
      <w:marBottom w:val="0"/>
      <w:divBdr>
        <w:top w:val="none" w:sz="0" w:space="0" w:color="auto"/>
        <w:left w:val="none" w:sz="0" w:space="0" w:color="auto"/>
        <w:bottom w:val="none" w:sz="0" w:space="0" w:color="auto"/>
        <w:right w:val="none" w:sz="0" w:space="0" w:color="auto"/>
      </w:divBdr>
    </w:div>
    <w:div w:id="1427189061">
      <w:marLeft w:val="640"/>
      <w:marRight w:val="0"/>
      <w:marTop w:val="0"/>
      <w:marBottom w:val="0"/>
      <w:divBdr>
        <w:top w:val="none" w:sz="0" w:space="0" w:color="auto"/>
        <w:left w:val="none" w:sz="0" w:space="0" w:color="auto"/>
        <w:bottom w:val="none" w:sz="0" w:space="0" w:color="auto"/>
        <w:right w:val="none" w:sz="0" w:space="0" w:color="auto"/>
      </w:divBdr>
    </w:div>
    <w:div w:id="1427312869">
      <w:marLeft w:val="640"/>
      <w:marRight w:val="0"/>
      <w:marTop w:val="0"/>
      <w:marBottom w:val="0"/>
      <w:divBdr>
        <w:top w:val="none" w:sz="0" w:space="0" w:color="auto"/>
        <w:left w:val="none" w:sz="0" w:space="0" w:color="auto"/>
        <w:bottom w:val="none" w:sz="0" w:space="0" w:color="auto"/>
        <w:right w:val="none" w:sz="0" w:space="0" w:color="auto"/>
      </w:divBdr>
    </w:div>
    <w:div w:id="1427380383">
      <w:marLeft w:val="640"/>
      <w:marRight w:val="0"/>
      <w:marTop w:val="0"/>
      <w:marBottom w:val="0"/>
      <w:divBdr>
        <w:top w:val="none" w:sz="0" w:space="0" w:color="auto"/>
        <w:left w:val="none" w:sz="0" w:space="0" w:color="auto"/>
        <w:bottom w:val="none" w:sz="0" w:space="0" w:color="auto"/>
        <w:right w:val="none" w:sz="0" w:space="0" w:color="auto"/>
      </w:divBdr>
    </w:div>
    <w:div w:id="1427456829">
      <w:marLeft w:val="640"/>
      <w:marRight w:val="0"/>
      <w:marTop w:val="0"/>
      <w:marBottom w:val="0"/>
      <w:divBdr>
        <w:top w:val="none" w:sz="0" w:space="0" w:color="auto"/>
        <w:left w:val="none" w:sz="0" w:space="0" w:color="auto"/>
        <w:bottom w:val="none" w:sz="0" w:space="0" w:color="auto"/>
        <w:right w:val="none" w:sz="0" w:space="0" w:color="auto"/>
      </w:divBdr>
    </w:div>
    <w:div w:id="1427506506">
      <w:marLeft w:val="640"/>
      <w:marRight w:val="0"/>
      <w:marTop w:val="0"/>
      <w:marBottom w:val="0"/>
      <w:divBdr>
        <w:top w:val="none" w:sz="0" w:space="0" w:color="auto"/>
        <w:left w:val="none" w:sz="0" w:space="0" w:color="auto"/>
        <w:bottom w:val="none" w:sz="0" w:space="0" w:color="auto"/>
        <w:right w:val="none" w:sz="0" w:space="0" w:color="auto"/>
      </w:divBdr>
    </w:div>
    <w:div w:id="1427533947">
      <w:marLeft w:val="640"/>
      <w:marRight w:val="0"/>
      <w:marTop w:val="0"/>
      <w:marBottom w:val="0"/>
      <w:divBdr>
        <w:top w:val="none" w:sz="0" w:space="0" w:color="auto"/>
        <w:left w:val="none" w:sz="0" w:space="0" w:color="auto"/>
        <w:bottom w:val="none" w:sz="0" w:space="0" w:color="auto"/>
        <w:right w:val="none" w:sz="0" w:space="0" w:color="auto"/>
      </w:divBdr>
    </w:div>
    <w:div w:id="1427537227">
      <w:marLeft w:val="640"/>
      <w:marRight w:val="0"/>
      <w:marTop w:val="0"/>
      <w:marBottom w:val="0"/>
      <w:divBdr>
        <w:top w:val="none" w:sz="0" w:space="0" w:color="auto"/>
        <w:left w:val="none" w:sz="0" w:space="0" w:color="auto"/>
        <w:bottom w:val="none" w:sz="0" w:space="0" w:color="auto"/>
        <w:right w:val="none" w:sz="0" w:space="0" w:color="auto"/>
      </w:divBdr>
    </w:div>
    <w:div w:id="1427650180">
      <w:marLeft w:val="640"/>
      <w:marRight w:val="0"/>
      <w:marTop w:val="0"/>
      <w:marBottom w:val="0"/>
      <w:divBdr>
        <w:top w:val="none" w:sz="0" w:space="0" w:color="auto"/>
        <w:left w:val="none" w:sz="0" w:space="0" w:color="auto"/>
        <w:bottom w:val="none" w:sz="0" w:space="0" w:color="auto"/>
        <w:right w:val="none" w:sz="0" w:space="0" w:color="auto"/>
      </w:divBdr>
    </w:div>
    <w:div w:id="1427732768">
      <w:marLeft w:val="640"/>
      <w:marRight w:val="0"/>
      <w:marTop w:val="0"/>
      <w:marBottom w:val="0"/>
      <w:divBdr>
        <w:top w:val="none" w:sz="0" w:space="0" w:color="auto"/>
        <w:left w:val="none" w:sz="0" w:space="0" w:color="auto"/>
        <w:bottom w:val="none" w:sz="0" w:space="0" w:color="auto"/>
        <w:right w:val="none" w:sz="0" w:space="0" w:color="auto"/>
      </w:divBdr>
    </w:div>
    <w:div w:id="1427732773">
      <w:marLeft w:val="640"/>
      <w:marRight w:val="0"/>
      <w:marTop w:val="0"/>
      <w:marBottom w:val="0"/>
      <w:divBdr>
        <w:top w:val="none" w:sz="0" w:space="0" w:color="auto"/>
        <w:left w:val="none" w:sz="0" w:space="0" w:color="auto"/>
        <w:bottom w:val="none" w:sz="0" w:space="0" w:color="auto"/>
        <w:right w:val="none" w:sz="0" w:space="0" w:color="auto"/>
      </w:divBdr>
    </w:div>
    <w:div w:id="1427769391">
      <w:marLeft w:val="640"/>
      <w:marRight w:val="0"/>
      <w:marTop w:val="0"/>
      <w:marBottom w:val="0"/>
      <w:divBdr>
        <w:top w:val="none" w:sz="0" w:space="0" w:color="auto"/>
        <w:left w:val="none" w:sz="0" w:space="0" w:color="auto"/>
        <w:bottom w:val="none" w:sz="0" w:space="0" w:color="auto"/>
        <w:right w:val="none" w:sz="0" w:space="0" w:color="auto"/>
      </w:divBdr>
    </w:div>
    <w:div w:id="1427772247">
      <w:marLeft w:val="640"/>
      <w:marRight w:val="0"/>
      <w:marTop w:val="0"/>
      <w:marBottom w:val="0"/>
      <w:divBdr>
        <w:top w:val="none" w:sz="0" w:space="0" w:color="auto"/>
        <w:left w:val="none" w:sz="0" w:space="0" w:color="auto"/>
        <w:bottom w:val="none" w:sz="0" w:space="0" w:color="auto"/>
        <w:right w:val="none" w:sz="0" w:space="0" w:color="auto"/>
      </w:divBdr>
    </w:div>
    <w:div w:id="1427774061">
      <w:marLeft w:val="640"/>
      <w:marRight w:val="0"/>
      <w:marTop w:val="0"/>
      <w:marBottom w:val="0"/>
      <w:divBdr>
        <w:top w:val="none" w:sz="0" w:space="0" w:color="auto"/>
        <w:left w:val="none" w:sz="0" w:space="0" w:color="auto"/>
        <w:bottom w:val="none" w:sz="0" w:space="0" w:color="auto"/>
        <w:right w:val="none" w:sz="0" w:space="0" w:color="auto"/>
      </w:divBdr>
    </w:div>
    <w:div w:id="1427917219">
      <w:marLeft w:val="640"/>
      <w:marRight w:val="0"/>
      <w:marTop w:val="0"/>
      <w:marBottom w:val="0"/>
      <w:divBdr>
        <w:top w:val="none" w:sz="0" w:space="0" w:color="auto"/>
        <w:left w:val="none" w:sz="0" w:space="0" w:color="auto"/>
        <w:bottom w:val="none" w:sz="0" w:space="0" w:color="auto"/>
        <w:right w:val="none" w:sz="0" w:space="0" w:color="auto"/>
      </w:divBdr>
    </w:div>
    <w:div w:id="1428036219">
      <w:marLeft w:val="640"/>
      <w:marRight w:val="0"/>
      <w:marTop w:val="0"/>
      <w:marBottom w:val="0"/>
      <w:divBdr>
        <w:top w:val="none" w:sz="0" w:space="0" w:color="auto"/>
        <w:left w:val="none" w:sz="0" w:space="0" w:color="auto"/>
        <w:bottom w:val="none" w:sz="0" w:space="0" w:color="auto"/>
        <w:right w:val="none" w:sz="0" w:space="0" w:color="auto"/>
      </w:divBdr>
    </w:div>
    <w:div w:id="1428038546">
      <w:marLeft w:val="640"/>
      <w:marRight w:val="0"/>
      <w:marTop w:val="0"/>
      <w:marBottom w:val="0"/>
      <w:divBdr>
        <w:top w:val="none" w:sz="0" w:space="0" w:color="auto"/>
        <w:left w:val="none" w:sz="0" w:space="0" w:color="auto"/>
        <w:bottom w:val="none" w:sz="0" w:space="0" w:color="auto"/>
        <w:right w:val="none" w:sz="0" w:space="0" w:color="auto"/>
      </w:divBdr>
    </w:div>
    <w:div w:id="1428041896">
      <w:marLeft w:val="640"/>
      <w:marRight w:val="0"/>
      <w:marTop w:val="0"/>
      <w:marBottom w:val="0"/>
      <w:divBdr>
        <w:top w:val="none" w:sz="0" w:space="0" w:color="auto"/>
        <w:left w:val="none" w:sz="0" w:space="0" w:color="auto"/>
        <w:bottom w:val="none" w:sz="0" w:space="0" w:color="auto"/>
        <w:right w:val="none" w:sz="0" w:space="0" w:color="auto"/>
      </w:divBdr>
    </w:div>
    <w:div w:id="1428111469">
      <w:marLeft w:val="640"/>
      <w:marRight w:val="0"/>
      <w:marTop w:val="0"/>
      <w:marBottom w:val="0"/>
      <w:divBdr>
        <w:top w:val="none" w:sz="0" w:space="0" w:color="auto"/>
        <w:left w:val="none" w:sz="0" w:space="0" w:color="auto"/>
        <w:bottom w:val="none" w:sz="0" w:space="0" w:color="auto"/>
        <w:right w:val="none" w:sz="0" w:space="0" w:color="auto"/>
      </w:divBdr>
    </w:div>
    <w:div w:id="1428188237">
      <w:marLeft w:val="640"/>
      <w:marRight w:val="0"/>
      <w:marTop w:val="0"/>
      <w:marBottom w:val="0"/>
      <w:divBdr>
        <w:top w:val="none" w:sz="0" w:space="0" w:color="auto"/>
        <w:left w:val="none" w:sz="0" w:space="0" w:color="auto"/>
        <w:bottom w:val="none" w:sz="0" w:space="0" w:color="auto"/>
        <w:right w:val="none" w:sz="0" w:space="0" w:color="auto"/>
      </w:divBdr>
    </w:div>
    <w:div w:id="1428228880">
      <w:marLeft w:val="640"/>
      <w:marRight w:val="0"/>
      <w:marTop w:val="0"/>
      <w:marBottom w:val="0"/>
      <w:divBdr>
        <w:top w:val="none" w:sz="0" w:space="0" w:color="auto"/>
        <w:left w:val="none" w:sz="0" w:space="0" w:color="auto"/>
        <w:bottom w:val="none" w:sz="0" w:space="0" w:color="auto"/>
        <w:right w:val="none" w:sz="0" w:space="0" w:color="auto"/>
      </w:divBdr>
    </w:div>
    <w:div w:id="1428378966">
      <w:marLeft w:val="640"/>
      <w:marRight w:val="0"/>
      <w:marTop w:val="0"/>
      <w:marBottom w:val="0"/>
      <w:divBdr>
        <w:top w:val="none" w:sz="0" w:space="0" w:color="auto"/>
        <w:left w:val="none" w:sz="0" w:space="0" w:color="auto"/>
        <w:bottom w:val="none" w:sz="0" w:space="0" w:color="auto"/>
        <w:right w:val="none" w:sz="0" w:space="0" w:color="auto"/>
      </w:divBdr>
    </w:div>
    <w:div w:id="1428385885">
      <w:marLeft w:val="640"/>
      <w:marRight w:val="0"/>
      <w:marTop w:val="0"/>
      <w:marBottom w:val="0"/>
      <w:divBdr>
        <w:top w:val="none" w:sz="0" w:space="0" w:color="auto"/>
        <w:left w:val="none" w:sz="0" w:space="0" w:color="auto"/>
        <w:bottom w:val="none" w:sz="0" w:space="0" w:color="auto"/>
        <w:right w:val="none" w:sz="0" w:space="0" w:color="auto"/>
      </w:divBdr>
    </w:div>
    <w:div w:id="1428388424">
      <w:marLeft w:val="640"/>
      <w:marRight w:val="0"/>
      <w:marTop w:val="0"/>
      <w:marBottom w:val="0"/>
      <w:divBdr>
        <w:top w:val="none" w:sz="0" w:space="0" w:color="auto"/>
        <w:left w:val="none" w:sz="0" w:space="0" w:color="auto"/>
        <w:bottom w:val="none" w:sz="0" w:space="0" w:color="auto"/>
        <w:right w:val="none" w:sz="0" w:space="0" w:color="auto"/>
      </w:divBdr>
    </w:div>
    <w:div w:id="1428424145">
      <w:marLeft w:val="640"/>
      <w:marRight w:val="0"/>
      <w:marTop w:val="0"/>
      <w:marBottom w:val="0"/>
      <w:divBdr>
        <w:top w:val="none" w:sz="0" w:space="0" w:color="auto"/>
        <w:left w:val="none" w:sz="0" w:space="0" w:color="auto"/>
        <w:bottom w:val="none" w:sz="0" w:space="0" w:color="auto"/>
        <w:right w:val="none" w:sz="0" w:space="0" w:color="auto"/>
      </w:divBdr>
    </w:div>
    <w:div w:id="1428502898">
      <w:marLeft w:val="640"/>
      <w:marRight w:val="0"/>
      <w:marTop w:val="0"/>
      <w:marBottom w:val="0"/>
      <w:divBdr>
        <w:top w:val="none" w:sz="0" w:space="0" w:color="auto"/>
        <w:left w:val="none" w:sz="0" w:space="0" w:color="auto"/>
        <w:bottom w:val="none" w:sz="0" w:space="0" w:color="auto"/>
        <w:right w:val="none" w:sz="0" w:space="0" w:color="auto"/>
      </w:divBdr>
    </w:div>
    <w:div w:id="1428694050">
      <w:marLeft w:val="640"/>
      <w:marRight w:val="0"/>
      <w:marTop w:val="0"/>
      <w:marBottom w:val="0"/>
      <w:divBdr>
        <w:top w:val="none" w:sz="0" w:space="0" w:color="auto"/>
        <w:left w:val="none" w:sz="0" w:space="0" w:color="auto"/>
        <w:bottom w:val="none" w:sz="0" w:space="0" w:color="auto"/>
        <w:right w:val="none" w:sz="0" w:space="0" w:color="auto"/>
      </w:divBdr>
    </w:div>
    <w:div w:id="1428765918">
      <w:marLeft w:val="640"/>
      <w:marRight w:val="0"/>
      <w:marTop w:val="0"/>
      <w:marBottom w:val="0"/>
      <w:divBdr>
        <w:top w:val="none" w:sz="0" w:space="0" w:color="auto"/>
        <w:left w:val="none" w:sz="0" w:space="0" w:color="auto"/>
        <w:bottom w:val="none" w:sz="0" w:space="0" w:color="auto"/>
        <w:right w:val="none" w:sz="0" w:space="0" w:color="auto"/>
      </w:divBdr>
    </w:div>
    <w:div w:id="1428816783">
      <w:marLeft w:val="640"/>
      <w:marRight w:val="0"/>
      <w:marTop w:val="0"/>
      <w:marBottom w:val="0"/>
      <w:divBdr>
        <w:top w:val="none" w:sz="0" w:space="0" w:color="auto"/>
        <w:left w:val="none" w:sz="0" w:space="0" w:color="auto"/>
        <w:bottom w:val="none" w:sz="0" w:space="0" w:color="auto"/>
        <w:right w:val="none" w:sz="0" w:space="0" w:color="auto"/>
      </w:divBdr>
    </w:div>
    <w:div w:id="1428843111">
      <w:marLeft w:val="640"/>
      <w:marRight w:val="0"/>
      <w:marTop w:val="0"/>
      <w:marBottom w:val="0"/>
      <w:divBdr>
        <w:top w:val="none" w:sz="0" w:space="0" w:color="auto"/>
        <w:left w:val="none" w:sz="0" w:space="0" w:color="auto"/>
        <w:bottom w:val="none" w:sz="0" w:space="0" w:color="auto"/>
        <w:right w:val="none" w:sz="0" w:space="0" w:color="auto"/>
      </w:divBdr>
    </w:div>
    <w:div w:id="1428844235">
      <w:marLeft w:val="640"/>
      <w:marRight w:val="0"/>
      <w:marTop w:val="0"/>
      <w:marBottom w:val="0"/>
      <w:divBdr>
        <w:top w:val="none" w:sz="0" w:space="0" w:color="auto"/>
        <w:left w:val="none" w:sz="0" w:space="0" w:color="auto"/>
        <w:bottom w:val="none" w:sz="0" w:space="0" w:color="auto"/>
        <w:right w:val="none" w:sz="0" w:space="0" w:color="auto"/>
      </w:divBdr>
    </w:div>
    <w:div w:id="1428960107">
      <w:marLeft w:val="640"/>
      <w:marRight w:val="0"/>
      <w:marTop w:val="0"/>
      <w:marBottom w:val="0"/>
      <w:divBdr>
        <w:top w:val="none" w:sz="0" w:space="0" w:color="auto"/>
        <w:left w:val="none" w:sz="0" w:space="0" w:color="auto"/>
        <w:bottom w:val="none" w:sz="0" w:space="0" w:color="auto"/>
        <w:right w:val="none" w:sz="0" w:space="0" w:color="auto"/>
      </w:divBdr>
    </w:div>
    <w:div w:id="1429086132">
      <w:marLeft w:val="640"/>
      <w:marRight w:val="0"/>
      <w:marTop w:val="0"/>
      <w:marBottom w:val="0"/>
      <w:divBdr>
        <w:top w:val="none" w:sz="0" w:space="0" w:color="auto"/>
        <w:left w:val="none" w:sz="0" w:space="0" w:color="auto"/>
        <w:bottom w:val="none" w:sz="0" w:space="0" w:color="auto"/>
        <w:right w:val="none" w:sz="0" w:space="0" w:color="auto"/>
      </w:divBdr>
    </w:div>
    <w:div w:id="1429086219">
      <w:marLeft w:val="640"/>
      <w:marRight w:val="0"/>
      <w:marTop w:val="0"/>
      <w:marBottom w:val="0"/>
      <w:divBdr>
        <w:top w:val="none" w:sz="0" w:space="0" w:color="auto"/>
        <w:left w:val="none" w:sz="0" w:space="0" w:color="auto"/>
        <w:bottom w:val="none" w:sz="0" w:space="0" w:color="auto"/>
        <w:right w:val="none" w:sz="0" w:space="0" w:color="auto"/>
      </w:divBdr>
    </w:div>
    <w:div w:id="1429086251">
      <w:marLeft w:val="640"/>
      <w:marRight w:val="0"/>
      <w:marTop w:val="0"/>
      <w:marBottom w:val="0"/>
      <w:divBdr>
        <w:top w:val="none" w:sz="0" w:space="0" w:color="auto"/>
        <w:left w:val="none" w:sz="0" w:space="0" w:color="auto"/>
        <w:bottom w:val="none" w:sz="0" w:space="0" w:color="auto"/>
        <w:right w:val="none" w:sz="0" w:space="0" w:color="auto"/>
      </w:divBdr>
    </w:div>
    <w:div w:id="1429156150">
      <w:marLeft w:val="640"/>
      <w:marRight w:val="0"/>
      <w:marTop w:val="0"/>
      <w:marBottom w:val="0"/>
      <w:divBdr>
        <w:top w:val="none" w:sz="0" w:space="0" w:color="auto"/>
        <w:left w:val="none" w:sz="0" w:space="0" w:color="auto"/>
        <w:bottom w:val="none" w:sz="0" w:space="0" w:color="auto"/>
        <w:right w:val="none" w:sz="0" w:space="0" w:color="auto"/>
      </w:divBdr>
    </w:div>
    <w:div w:id="1429231192">
      <w:marLeft w:val="640"/>
      <w:marRight w:val="0"/>
      <w:marTop w:val="0"/>
      <w:marBottom w:val="0"/>
      <w:divBdr>
        <w:top w:val="none" w:sz="0" w:space="0" w:color="auto"/>
        <w:left w:val="none" w:sz="0" w:space="0" w:color="auto"/>
        <w:bottom w:val="none" w:sz="0" w:space="0" w:color="auto"/>
        <w:right w:val="none" w:sz="0" w:space="0" w:color="auto"/>
      </w:divBdr>
    </w:div>
    <w:div w:id="1429233123">
      <w:marLeft w:val="640"/>
      <w:marRight w:val="0"/>
      <w:marTop w:val="0"/>
      <w:marBottom w:val="0"/>
      <w:divBdr>
        <w:top w:val="none" w:sz="0" w:space="0" w:color="auto"/>
        <w:left w:val="none" w:sz="0" w:space="0" w:color="auto"/>
        <w:bottom w:val="none" w:sz="0" w:space="0" w:color="auto"/>
        <w:right w:val="none" w:sz="0" w:space="0" w:color="auto"/>
      </w:divBdr>
    </w:div>
    <w:div w:id="1429236518">
      <w:marLeft w:val="640"/>
      <w:marRight w:val="0"/>
      <w:marTop w:val="0"/>
      <w:marBottom w:val="0"/>
      <w:divBdr>
        <w:top w:val="none" w:sz="0" w:space="0" w:color="auto"/>
        <w:left w:val="none" w:sz="0" w:space="0" w:color="auto"/>
        <w:bottom w:val="none" w:sz="0" w:space="0" w:color="auto"/>
        <w:right w:val="none" w:sz="0" w:space="0" w:color="auto"/>
      </w:divBdr>
    </w:div>
    <w:div w:id="1429274978">
      <w:marLeft w:val="640"/>
      <w:marRight w:val="0"/>
      <w:marTop w:val="0"/>
      <w:marBottom w:val="0"/>
      <w:divBdr>
        <w:top w:val="none" w:sz="0" w:space="0" w:color="auto"/>
        <w:left w:val="none" w:sz="0" w:space="0" w:color="auto"/>
        <w:bottom w:val="none" w:sz="0" w:space="0" w:color="auto"/>
        <w:right w:val="none" w:sz="0" w:space="0" w:color="auto"/>
      </w:divBdr>
    </w:div>
    <w:div w:id="1429276083">
      <w:marLeft w:val="640"/>
      <w:marRight w:val="0"/>
      <w:marTop w:val="0"/>
      <w:marBottom w:val="0"/>
      <w:divBdr>
        <w:top w:val="none" w:sz="0" w:space="0" w:color="auto"/>
        <w:left w:val="none" w:sz="0" w:space="0" w:color="auto"/>
        <w:bottom w:val="none" w:sz="0" w:space="0" w:color="auto"/>
        <w:right w:val="none" w:sz="0" w:space="0" w:color="auto"/>
      </w:divBdr>
    </w:div>
    <w:div w:id="1429279465">
      <w:marLeft w:val="640"/>
      <w:marRight w:val="0"/>
      <w:marTop w:val="0"/>
      <w:marBottom w:val="0"/>
      <w:divBdr>
        <w:top w:val="none" w:sz="0" w:space="0" w:color="auto"/>
        <w:left w:val="none" w:sz="0" w:space="0" w:color="auto"/>
        <w:bottom w:val="none" w:sz="0" w:space="0" w:color="auto"/>
        <w:right w:val="none" w:sz="0" w:space="0" w:color="auto"/>
      </w:divBdr>
    </w:div>
    <w:div w:id="1429498457">
      <w:marLeft w:val="640"/>
      <w:marRight w:val="0"/>
      <w:marTop w:val="0"/>
      <w:marBottom w:val="0"/>
      <w:divBdr>
        <w:top w:val="none" w:sz="0" w:space="0" w:color="auto"/>
        <w:left w:val="none" w:sz="0" w:space="0" w:color="auto"/>
        <w:bottom w:val="none" w:sz="0" w:space="0" w:color="auto"/>
        <w:right w:val="none" w:sz="0" w:space="0" w:color="auto"/>
      </w:divBdr>
    </w:div>
    <w:div w:id="1429499403">
      <w:marLeft w:val="640"/>
      <w:marRight w:val="0"/>
      <w:marTop w:val="0"/>
      <w:marBottom w:val="0"/>
      <w:divBdr>
        <w:top w:val="none" w:sz="0" w:space="0" w:color="auto"/>
        <w:left w:val="none" w:sz="0" w:space="0" w:color="auto"/>
        <w:bottom w:val="none" w:sz="0" w:space="0" w:color="auto"/>
        <w:right w:val="none" w:sz="0" w:space="0" w:color="auto"/>
      </w:divBdr>
    </w:div>
    <w:div w:id="1429541298">
      <w:marLeft w:val="640"/>
      <w:marRight w:val="0"/>
      <w:marTop w:val="0"/>
      <w:marBottom w:val="0"/>
      <w:divBdr>
        <w:top w:val="none" w:sz="0" w:space="0" w:color="auto"/>
        <w:left w:val="none" w:sz="0" w:space="0" w:color="auto"/>
        <w:bottom w:val="none" w:sz="0" w:space="0" w:color="auto"/>
        <w:right w:val="none" w:sz="0" w:space="0" w:color="auto"/>
      </w:divBdr>
    </w:div>
    <w:div w:id="1429618669">
      <w:marLeft w:val="640"/>
      <w:marRight w:val="0"/>
      <w:marTop w:val="0"/>
      <w:marBottom w:val="0"/>
      <w:divBdr>
        <w:top w:val="none" w:sz="0" w:space="0" w:color="auto"/>
        <w:left w:val="none" w:sz="0" w:space="0" w:color="auto"/>
        <w:bottom w:val="none" w:sz="0" w:space="0" w:color="auto"/>
        <w:right w:val="none" w:sz="0" w:space="0" w:color="auto"/>
      </w:divBdr>
    </w:div>
    <w:div w:id="1429623124">
      <w:marLeft w:val="640"/>
      <w:marRight w:val="0"/>
      <w:marTop w:val="0"/>
      <w:marBottom w:val="0"/>
      <w:divBdr>
        <w:top w:val="none" w:sz="0" w:space="0" w:color="auto"/>
        <w:left w:val="none" w:sz="0" w:space="0" w:color="auto"/>
        <w:bottom w:val="none" w:sz="0" w:space="0" w:color="auto"/>
        <w:right w:val="none" w:sz="0" w:space="0" w:color="auto"/>
      </w:divBdr>
    </w:div>
    <w:div w:id="1429737225">
      <w:marLeft w:val="640"/>
      <w:marRight w:val="0"/>
      <w:marTop w:val="0"/>
      <w:marBottom w:val="0"/>
      <w:divBdr>
        <w:top w:val="none" w:sz="0" w:space="0" w:color="auto"/>
        <w:left w:val="none" w:sz="0" w:space="0" w:color="auto"/>
        <w:bottom w:val="none" w:sz="0" w:space="0" w:color="auto"/>
        <w:right w:val="none" w:sz="0" w:space="0" w:color="auto"/>
      </w:divBdr>
    </w:div>
    <w:div w:id="1429811785">
      <w:marLeft w:val="640"/>
      <w:marRight w:val="0"/>
      <w:marTop w:val="0"/>
      <w:marBottom w:val="0"/>
      <w:divBdr>
        <w:top w:val="none" w:sz="0" w:space="0" w:color="auto"/>
        <w:left w:val="none" w:sz="0" w:space="0" w:color="auto"/>
        <w:bottom w:val="none" w:sz="0" w:space="0" w:color="auto"/>
        <w:right w:val="none" w:sz="0" w:space="0" w:color="auto"/>
      </w:divBdr>
    </w:div>
    <w:div w:id="1429884127">
      <w:marLeft w:val="640"/>
      <w:marRight w:val="0"/>
      <w:marTop w:val="0"/>
      <w:marBottom w:val="0"/>
      <w:divBdr>
        <w:top w:val="none" w:sz="0" w:space="0" w:color="auto"/>
        <w:left w:val="none" w:sz="0" w:space="0" w:color="auto"/>
        <w:bottom w:val="none" w:sz="0" w:space="0" w:color="auto"/>
        <w:right w:val="none" w:sz="0" w:space="0" w:color="auto"/>
      </w:divBdr>
    </w:div>
    <w:div w:id="1429888704">
      <w:marLeft w:val="640"/>
      <w:marRight w:val="0"/>
      <w:marTop w:val="0"/>
      <w:marBottom w:val="0"/>
      <w:divBdr>
        <w:top w:val="none" w:sz="0" w:space="0" w:color="auto"/>
        <w:left w:val="none" w:sz="0" w:space="0" w:color="auto"/>
        <w:bottom w:val="none" w:sz="0" w:space="0" w:color="auto"/>
        <w:right w:val="none" w:sz="0" w:space="0" w:color="auto"/>
      </w:divBdr>
    </w:div>
    <w:div w:id="1430002378">
      <w:marLeft w:val="640"/>
      <w:marRight w:val="0"/>
      <w:marTop w:val="0"/>
      <w:marBottom w:val="0"/>
      <w:divBdr>
        <w:top w:val="none" w:sz="0" w:space="0" w:color="auto"/>
        <w:left w:val="none" w:sz="0" w:space="0" w:color="auto"/>
        <w:bottom w:val="none" w:sz="0" w:space="0" w:color="auto"/>
        <w:right w:val="none" w:sz="0" w:space="0" w:color="auto"/>
      </w:divBdr>
    </w:div>
    <w:div w:id="1430083350">
      <w:marLeft w:val="640"/>
      <w:marRight w:val="0"/>
      <w:marTop w:val="0"/>
      <w:marBottom w:val="0"/>
      <w:divBdr>
        <w:top w:val="none" w:sz="0" w:space="0" w:color="auto"/>
        <w:left w:val="none" w:sz="0" w:space="0" w:color="auto"/>
        <w:bottom w:val="none" w:sz="0" w:space="0" w:color="auto"/>
        <w:right w:val="none" w:sz="0" w:space="0" w:color="auto"/>
      </w:divBdr>
    </w:div>
    <w:div w:id="1430084255">
      <w:marLeft w:val="640"/>
      <w:marRight w:val="0"/>
      <w:marTop w:val="0"/>
      <w:marBottom w:val="0"/>
      <w:divBdr>
        <w:top w:val="none" w:sz="0" w:space="0" w:color="auto"/>
        <w:left w:val="none" w:sz="0" w:space="0" w:color="auto"/>
        <w:bottom w:val="none" w:sz="0" w:space="0" w:color="auto"/>
        <w:right w:val="none" w:sz="0" w:space="0" w:color="auto"/>
      </w:divBdr>
    </w:div>
    <w:div w:id="1430151473">
      <w:marLeft w:val="640"/>
      <w:marRight w:val="0"/>
      <w:marTop w:val="0"/>
      <w:marBottom w:val="0"/>
      <w:divBdr>
        <w:top w:val="none" w:sz="0" w:space="0" w:color="auto"/>
        <w:left w:val="none" w:sz="0" w:space="0" w:color="auto"/>
        <w:bottom w:val="none" w:sz="0" w:space="0" w:color="auto"/>
        <w:right w:val="none" w:sz="0" w:space="0" w:color="auto"/>
      </w:divBdr>
    </w:div>
    <w:div w:id="1430157002">
      <w:marLeft w:val="640"/>
      <w:marRight w:val="0"/>
      <w:marTop w:val="0"/>
      <w:marBottom w:val="0"/>
      <w:divBdr>
        <w:top w:val="none" w:sz="0" w:space="0" w:color="auto"/>
        <w:left w:val="none" w:sz="0" w:space="0" w:color="auto"/>
        <w:bottom w:val="none" w:sz="0" w:space="0" w:color="auto"/>
        <w:right w:val="none" w:sz="0" w:space="0" w:color="auto"/>
      </w:divBdr>
    </w:div>
    <w:div w:id="1430158443">
      <w:marLeft w:val="640"/>
      <w:marRight w:val="0"/>
      <w:marTop w:val="0"/>
      <w:marBottom w:val="0"/>
      <w:divBdr>
        <w:top w:val="none" w:sz="0" w:space="0" w:color="auto"/>
        <w:left w:val="none" w:sz="0" w:space="0" w:color="auto"/>
        <w:bottom w:val="none" w:sz="0" w:space="0" w:color="auto"/>
        <w:right w:val="none" w:sz="0" w:space="0" w:color="auto"/>
      </w:divBdr>
    </w:div>
    <w:div w:id="1430196223">
      <w:marLeft w:val="640"/>
      <w:marRight w:val="0"/>
      <w:marTop w:val="0"/>
      <w:marBottom w:val="0"/>
      <w:divBdr>
        <w:top w:val="none" w:sz="0" w:space="0" w:color="auto"/>
        <w:left w:val="none" w:sz="0" w:space="0" w:color="auto"/>
        <w:bottom w:val="none" w:sz="0" w:space="0" w:color="auto"/>
        <w:right w:val="none" w:sz="0" w:space="0" w:color="auto"/>
      </w:divBdr>
    </w:div>
    <w:div w:id="1430197705">
      <w:marLeft w:val="640"/>
      <w:marRight w:val="0"/>
      <w:marTop w:val="0"/>
      <w:marBottom w:val="0"/>
      <w:divBdr>
        <w:top w:val="none" w:sz="0" w:space="0" w:color="auto"/>
        <w:left w:val="none" w:sz="0" w:space="0" w:color="auto"/>
        <w:bottom w:val="none" w:sz="0" w:space="0" w:color="auto"/>
        <w:right w:val="none" w:sz="0" w:space="0" w:color="auto"/>
      </w:divBdr>
    </w:div>
    <w:div w:id="1430349008">
      <w:marLeft w:val="640"/>
      <w:marRight w:val="0"/>
      <w:marTop w:val="0"/>
      <w:marBottom w:val="0"/>
      <w:divBdr>
        <w:top w:val="none" w:sz="0" w:space="0" w:color="auto"/>
        <w:left w:val="none" w:sz="0" w:space="0" w:color="auto"/>
        <w:bottom w:val="none" w:sz="0" w:space="0" w:color="auto"/>
        <w:right w:val="none" w:sz="0" w:space="0" w:color="auto"/>
      </w:divBdr>
    </w:div>
    <w:div w:id="1430395795">
      <w:marLeft w:val="640"/>
      <w:marRight w:val="0"/>
      <w:marTop w:val="0"/>
      <w:marBottom w:val="0"/>
      <w:divBdr>
        <w:top w:val="none" w:sz="0" w:space="0" w:color="auto"/>
        <w:left w:val="none" w:sz="0" w:space="0" w:color="auto"/>
        <w:bottom w:val="none" w:sz="0" w:space="0" w:color="auto"/>
        <w:right w:val="none" w:sz="0" w:space="0" w:color="auto"/>
      </w:divBdr>
    </w:div>
    <w:div w:id="1430420752">
      <w:marLeft w:val="640"/>
      <w:marRight w:val="0"/>
      <w:marTop w:val="0"/>
      <w:marBottom w:val="0"/>
      <w:divBdr>
        <w:top w:val="none" w:sz="0" w:space="0" w:color="auto"/>
        <w:left w:val="none" w:sz="0" w:space="0" w:color="auto"/>
        <w:bottom w:val="none" w:sz="0" w:space="0" w:color="auto"/>
        <w:right w:val="none" w:sz="0" w:space="0" w:color="auto"/>
      </w:divBdr>
    </w:div>
    <w:div w:id="1430464968">
      <w:marLeft w:val="640"/>
      <w:marRight w:val="0"/>
      <w:marTop w:val="0"/>
      <w:marBottom w:val="0"/>
      <w:divBdr>
        <w:top w:val="none" w:sz="0" w:space="0" w:color="auto"/>
        <w:left w:val="none" w:sz="0" w:space="0" w:color="auto"/>
        <w:bottom w:val="none" w:sz="0" w:space="0" w:color="auto"/>
        <w:right w:val="none" w:sz="0" w:space="0" w:color="auto"/>
      </w:divBdr>
    </w:div>
    <w:div w:id="1430467778">
      <w:marLeft w:val="640"/>
      <w:marRight w:val="0"/>
      <w:marTop w:val="0"/>
      <w:marBottom w:val="0"/>
      <w:divBdr>
        <w:top w:val="none" w:sz="0" w:space="0" w:color="auto"/>
        <w:left w:val="none" w:sz="0" w:space="0" w:color="auto"/>
        <w:bottom w:val="none" w:sz="0" w:space="0" w:color="auto"/>
        <w:right w:val="none" w:sz="0" w:space="0" w:color="auto"/>
      </w:divBdr>
    </w:div>
    <w:div w:id="1430468792">
      <w:marLeft w:val="640"/>
      <w:marRight w:val="0"/>
      <w:marTop w:val="0"/>
      <w:marBottom w:val="0"/>
      <w:divBdr>
        <w:top w:val="none" w:sz="0" w:space="0" w:color="auto"/>
        <w:left w:val="none" w:sz="0" w:space="0" w:color="auto"/>
        <w:bottom w:val="none" w:sz="0" w:space="0" w:color="auto"/>
        <w:right w:val="none" w:sz="0" w:space="0" w:color="auto"/>
      </w:divBdr>
    </w:div>
    <w:div w:id="1430544108">
      <w:marLeft w:val="640"/>
      <w:marRight w:val="0"/>
      <w:marTop w:val="0"/>
      <w:marBottom w:val="0"/>
      <w:divBdr>
        <w:top w:val="none" w:sz="0" w:space="0" w:color="auto"/>
        <w:left w:val="none" w:sz="0" w:space="0" w:color="auto"/>
        <w:bottom w:val="none" w:sz="0" w:space="0" w:color="auto"/>
        <w:right w:val="none" w:sz="0" w:space="0" w:color="auto"/>
      </w:divBdr>
    </w:div>
    <w:div w:id="1430545501">
      <w:marLeft w:val="640"/>
      <w:marRight w:val="0"/>
      <w:marTop w:val="0"/>
      <w:marBottom w:val="0"/>
      <w:divBdr>
        <w:top w:val="none" w:sz="0" w:space="0" w:color="auto"/>
        <w:left w:val="none" w:sz="0" w:space="0" w:color="auto"/>
        <w:bottom w:val="none" w:sz="0" w:space="0" w:color="auto"/>
        <w:right w:val="none" w:sz="0" w:space="0" w:color="auto"/>
      </w:divBdr>
    </w:div>
    <w:div w:id="1430589301">
      <w:marLeft w:val="640"/>
      <w:marRight w:val="0"/>
      <w:marTop w:val="0"/>
      <w:marBottom w:val="0"/>
      <w:divBdr>
        <w:top w:val="none" w:sz="0" w:space="0" w:color="auto"/>
        <w:left w:val="none" w:sz="0" w:space="0" w:color="auto"/>
        <w:bottom w:val="none" w:sz="0" w:space="0" w:color="auto"/>
        <w:right w:val="none" w:sz="0" w:space="0" w:color="auto"/>
      </w:divBdr>
    </w:div>
    <w:div w:id="1430589472">
      <w:marLeft w:val="640"/>
      <w:marRight w:val="0"/>
      <w:marTop w:val="0"/>
      <w:marBottom w:val="0"/>
      <w:divBdr>
        <w:top w:val="none" w:sz="0" w:space="0" w:color="auto"/>
        <w:left w:val="none" w:sz="0" w:space="0" w:color="auto"/>
        <w:bottom w:val="none" w:sz="0" w:space="0" w:color="auto"/>
        <w:right w:val="none" w:sz="0" w:space="0" w:color="auto"/>
      </w:divBdr>
    </w:div>
    <w:div w:id="1430656926">
      <w:marLeft w:val="640"/>
      <w:marRight w:val="0"/>
      <w:marTop w:val="0"/>
      <w:marBottom w:val="0"/>
      <w:divBdr>
        <w:top w:val="none" w:sz="0" w:space="0" w:color="auto"/>
        <w:left w:val="none" w:sz="0" w:space="0" w:color="auto"/>
        <w:bottom w:val="none" w:sz="0" w:space="0" w:color="auto"/>
        <w:right w:val="none" w:sz="0" w:space="0" w:color="auto"/>
      </w:divBdr>
    </w:div>
    <w:div w:id="1430665547">
      <w:marLeft w:val="640"/>
      <w:marRight w:val="0"/>
      <w:marTop w:val="0"/>
      <w:marBottom w:val="0"/>
      <w:divBdr>
        <w:top w:val="none" w:sz="0" w:space="0" w:color="auto"/>
        <w:left w:val="none" w:sz="0" w:space="0" w:color="auto"/>
        <w:bottom w:val="none" w:sz="0" w:space="0" w:color="auto"/>
        <w:right w:val="none" w:sz="0" w:space="0" w:color="auto"/>
      </w:divBdr>
    </w:div>
    <w:div w:id="1430731737">
      <w:marLeft w:val="640"/>
      <w:marRight w:val="0"/>
      <w:marTop w:val="0"/>
      <w:marBottom w:val="0"/>
      <w:divBdr>
        <w:top w:val="none" w:sz="0" w:space="0" w:color="auto"/>
        <w:left w:val="none" w:sz="0" w:space="0" w:color="auto"/>
        <w:bottom w:val="none" w:sz="0" w:space="0" w:color="auto"/>
        <w:right w:val="none" w:sz="0" w:space="0" w:color="auto"/>
      </w:divBdr>
    </w:div>
    <w:div w:id="1430738661">
      <w:marLeft w:val="640"/>
      <w:marRight w:val="0"/>
      <w:marTop w:val="0"/>
      <w:marBottom w:val="0"/>
      <w:divBdr>
        <w:top w:val="none" w:sz="0" w:space="0" w:color="auto"/>
        <w:left w:val="none" w:sz="0" w:space="0" w:color="auto"/>
        <w:bottom w:val="none" w:sz="0" w:space="0" w:color="auto"/>
        <w:right w:val="none" w:sz="0" w:space="0" w:color="auto"/>
      </w:divBdr>
    </w:div>
    <w:div w:id="1430849902">
      <w:marLeft w:val="640"/>
      <w:marRight w:val="0"/>
      <w:marTop w:val="0"/>
      <w:marBottom w:val="0"/>
      <w:divBdr>
        <w:top w:val="none" w:sz="0" w:space="0" w:color="auto"/>
        <w:left w:val="none" w:sz="0" w:space="0" w:color="auto"/>
        <w:bottom w:val="none" w:sz="0" w:space="0" w:color="auto"/>
        <w:right w:val="none" w:sz="0" w:space="0" w:color="auto"/>
      </w:divBdr>
    </w:div>
    <w:div w:id="1431003467">
      <w:marLeft w:val="640"/>
      <w:marRight w:val="0"/>
      <w:marTop w:val="0"/>
      <w:marBottom w:val="0"/>
      <w:divBdr>
        <w:top w:val="none" w:sz="0" w:space="0" w:color="auto"/>
        <w:left w:val="none" w:sz="0" w:space="0" w:color="auto"/>
        <w:bottom w:val="none" w:sz="0" w:space="0" w:color="auto"/>
        <w:right w:val="none" w:sz="0" w:space="0" w:color="auto"/>
      </w:divBdr>
    </w:div>
    <w:div w:id="1431003946">
      <w:marLeft w:val="640"/>
      <w:marRight w:val="0"/>
      <w:marTop w:val="0"/>
      <w:marBottom w:val="0"/>
      <w:divBdr>
        <w:top w:val="none" w:sz="0" w:space="0" w:color="auto"/>
        <w:left w:val="none" w:sz="0" w:space="0" w:color="auto"/>
        <w:bottom w:val="none" w:sz="0" w:space="0" w:color="auto"/>
        <w:right w:val="none" w:sz="0" w:space="0" w:color="auto"/>
      </w:divBdr>
    </w:div>
    <w:div w:id="1431044561">
      <w:marLeft w:val="640"/>
      <w:marRight w:val="0"/>
      <w:marTop w:val="0"/>
      <w:marBottom w:val="0"/>
      <w:divBdr>
        <w:top w:val="none" w:sz="0" w:space="0" w:color="auto"/>
        <w:left w:val="none" w:sz="0" w:space="0" w:color="auto"/>
        <w:bottom w:val="none" w:sz="0" w:space="0" w:color="auto"/>
        <w:right w:val="none" w:sz="0" w:space="0" w:color="auto"/>
      </w:divBdr>
    </w:div>
    <w:div w:id="1431194252">
      <w:marLeft w:val="640"/>
      <w:marRight w:val="0"/>
      <w:marTop w:val="0"/>
      <w:marBottom w:val="0"/>
      <w:divBdr>
        <w:top w:val="none" w:sz="0" w:space="0" w:color="auto"/>
        <w:left w:val="none" w:sz="0" w:space="0" w:color="auto"/>
        <w:bottom w:val="none" w:sz="0" w:space="0" w:color="auto"/>
        <w:right w:val="none" w:sz="0" w:space="0" w:color="auto"/>
      </w:divBdr>
    </w:div>
    <w:div w:id="1431241713">
      <w:marLeft w:val="640"/>
      <w:marRight w:val="0"/>
      <w:marTop w:val="0"/>
      <w:marBottom w:val="0"/>
      <w:divBdr>
        <w:top w:val="none" w:sz="0" w:space="0" w:color="auto"/>
        <w:left w:val="none" w:sz="0" w:space="0" w:color="auto"/>
        <w:bottom w:val="none" w:sz="0" w:space="0" w:color="auto"/>
        <w:right w:val="none" w:sz="0" w:space="0" w:color="auto"/>
      </w:divBdr>
    </w:div>
    <w:div w:id="1431243147">
      <w:marLeft w:val="640"/>
      <w:marRight w:val="0"/>
      <w:marTop w:val="0"/>
      <w:marBottom w:val="0"/>
      <w:divBdr>
        <w:top w:val="none" w:sz="0" w:space="0" w:color="auto"/>
        <w:left w:val="none" w:sz="0" w:space="0" w:color="auto"/>
        <w:bottom w:val="none" w:sz="0" w:space="0" w:color="auto"/>
        <w:right w:val="none" w:sz="0" w:space="0" w:color="auto"/>
      </w:divBdr>
    </w:div>
    <w:div w:id="1431271070">
      <w:marLeft w:val="640"/>
      <w:marRight w:val="0"/>
      <w:marTop w:val="0"/>
      <w:marBottom w:val="0"/>
      <w:divBdr>
        <w:top w:val="none" w:sz="0" w:space="0" w:color="auto"/>
        <w:left w:val="none" w:sz="0" w:space="0" w:color="auto"/>
        <w:bottom w:val="none" w:sz="0" w:space="0" w:color="auto"/>
        <w:right w:val="none" w:sz="0" w:space="0" w:color="auto"/>
      </w:divBdr>
    </w:div>
    <w:div w:id="1431389389">
      <w:marLeft w:val="640"/>
      <w:marRight w:val="0"/>
      <w:marTop w:val="0"/>
      <w:marBottom w:val="0"/>
      <w:divBdr>
        <w:top w:val="none" w:sz="0" w:space="0" w:color="auto"/>
        <w:left w:val="none" w:sz="0" w:space="0" w:color="auto"/>
        <w:bottom w:val="none" w:sz="0" w:space="0" w:color="auto"/>
        <w:right w:val="none" w:sz="0" w:space="0" w:color="auto"/>
      </w:divBdr>
    </w:div>
    <w:div w:id="1431464326">
      <w:marLeft w:val="640"/>
      <w:marRight w:val="0"/>
      <w:marTop w:val="0"/>
      <w:marBottom w:val="0"/>
      <w:divBdr>
        <w:top w:val="none" w:sz="0" w:space="0" w:color="auto"/>
        <w:left w:val="none" w:sz="0" w:space="0" w:color="auto"/>
        <w:bottom w:val="none" w:sz="0" w:space="0" w:color="auto"/>
        <w:right w:val="none" w:sz="0" w:space="0" w:color="auto"/>
      </w:divBdr>
    </w:div>
    <w:div w:id="1431465976">
      <w:marLeft w:val="640"/>
      <w:marRight w:val="0"/>
      <w:marTop w:val="0"/>
      <w:marBottom w:val="0"/>
      <w:divBdr>
        <w:top w:val="none" w:sz="0" w:space="0" w:color="auto"/>
        <w:left w:val="none" w:sz="0" w:space="0" w:color="auto"/>
        <w:bottom w:val="none" w:sz="0" w:space="0" w:color="auto"/>
        <w:right w:val="none" w:sz="0" w:space="0" w:color="auto"/>
      </w:divBdr>
    </w:div>
    <w:div w:id="1431466189">
      <w:marLeft w:val="640"/>
      <w:marRight w:val="0"/>
      <w:marTop w:val="0"/>
      <w:marBottom w:val="0"/>
      <w:divBdr>
        <w:top w:val="none" w:sz="0" w:space="0" w:color="auto"/>
        <w:left w:val="none" w:sz="0" w:space="0" w:color="auto"/>
        <w:bottom w:val="none" w:sz="0" w:space="0" w:color="auto"/>
        <w:right w:val="none" w:sz="0" w:space="0" w:color="auto"/>
      </w:divBdr>
    </w:div>
    <w:div w:id="1431506428">
      <w:marLeft w:val="640"/>
      <w:marRight w:val="0"/>
      <w:marTop w:val="0"/>
      <w:marBottom w:val="0"/>
      <w:divBdr>
        <w:top w:val="none" w:sz="0" w:space="0" w:color="auto"/>
        <w:left w:val="none" w:sz="0" w:space="0" w:color="auto"/>
        <w:bottom w:val="none" w:sz="0" w:space="0" w:color="auto"/>
        <w:right w:val="none" w:sz="0" w:space="0" w:color="auto"/>
      </w:divBdr>
    </w:div>
    <w:div w:id="1431587463">
      <w:marLeft w:val="640"/>
      <w:marRight w:val="0"/>
      <w:marTop w:val="0"/>
      <w:marBottom w:val="0"/>
      <w:divBdr>
        <w:top w:val="none" w:sz="0" w:space="0" w:color="auto"/>
        <w:left w:val="none" w:sz="0" w:space="0" w:color="auto"/>
        <w:bottom w:val="none" w:sz="0" w:space="0" w:color="auto"/>
        <w:right w:val="none" w:sz="0" w:space="0" w:color="auto"/>
      </w:divBdr>
    </w:div>
    <w:div w:id="1431655462">
      <w:marLeft w:val="640"/>
      <w:marRight w:val="0"/>
      <w:marTop w:val="0"/>
      <w:marBottom w:val="0"/>
      <w:divBdr>
        <w:top w:val="none" w:sz="0" w:space="0" w:color="auto"/>
        <w:left w:val="none" w:sz="0" w:space="0" w:color="auto"/>
        <w:bottom w:val="none" w:sz="0" w:space="0" w:color="auto"/>
        <w:right w:val="none" w:sz="0" w:space="0" w:color="auto"/>
      </w:divBdr>
    </w:div>
    <w:div w:id="1431657913">
      <w:marLeft w:val="640"/>
      <w:marRight w:val="0"/>
      <w:marTop w:val="0"/>
      <w:marBottom w:val="0"/>
      <w:divBdr>
        <w:top w:val="none" w:sz="0" w:space="0" w:color="auto"/>
        <w:left w:val="none" w:sz="0" w:space="0" w:color="auto"/>
        <w:bottom w:val="none" w:sz="0" w:space="0" w:color="auto"/>
        <w:right w:val="none" w:sz="0" w:space="0" w:color="auto"/>
      </w:divBdr>
    </w:div>
    <w:div w:id="1431659365">
      <w:marLeft w:val="640"/>
      <w:marRight w:val="0"/>
      <w:marTop w:val="0"/>
      <w:marBottom w:val="0"/>
      <w:divBdr>
        <w:top w:val="none" w:sz="0" w:space="0" w:color="auto"/>
        <w:left w:val="none" w:sz="0" w:space="0" w:color="auto"/>
        <w:bottom w:val="none" w:sz="0" w:space="0" w:color="auto"/>
        <w:right w:val="none" w:sz="0" w:space="0" w:color="auto"/>
      </w:divBdr>
    </w:div>
    <w:div w:id="1431702481">
      <w:marLeft w:val="640"/>
      <w:marRight w:val="0"/>
      <w:marTop w:val="0"/>
      <w:marBottom w:val="0"/>
      <w:divBdr>
        <w:top w:val="none" w:sz="0" w:space="0" w:color="auto"/>
        <w:left w:val="none" w:sz="0" w:space="0" w:color="auto"/>
        <w:bottom w:val="none" w:sz="0" w:space="0" w:color="auto"/>
        <w:right w:val="none" w:sz="0" w:space="0" w:color="auto"/>
      </w:divBdr>
    </w:div>
    <w:div w:id="1431703523">
      <w:marLeft w:val="640"/>
      <w:marRight w:val="0"/>
      <w:marTop w:val="0"/>
      <w:marBottom w:val="0"/>
      <w:divBdr>
        <w:top w:val="none" w:sz="0" w:space="0" w:color="auto"/>
        <w:left w:val="none" w:sz="0" w:space="0" w:color="auto"/>
        <w:bottom w:val="none" w:sz="0" w:space="0" w:color="auto"/>
        <w:right w:val="none" w:sz="0" w:space="0" w:color="auto"/>
      </w:divBdr>
    </w:div>
    <w:div w:id="1431775229">
      <w:marLeft w:val="640"/>
      <w:marRight w:val="0"/>
      <w:marTop w:val="0"/>
      <w:marBottom w:val="0"/>
      <w:divBdr>
        <w:top w:val="none" w:sz="0" w:space="0" w:color="auto"/>
        <w:left w:val="none" w:sz="0" w:space="0" w:color="auto"/>
        <w:bottom w:val="none" w:sz="0" w:space="0" w:color="auto"/>
        <w:right w:val="none" w:sz="0" w:space="0" w:color="auto"/>
      </w:divBdr>
    </w:div>
    <w:div w:id="1431853856">
      <w:marLeft w:val="640"/>
      <w:marRight w:val="0"/>
      <w:marTop w:val="0"/>
      <w:marBottom w:val="0"/>
      <w:divBdr>
        <w:top w:val="none" w:sz="0" w:space="0" w:color="auto"/>
        <w:left w:val="none" w:sz="0" w:space="0" w:color="auto"/>
        <w:bottom w:val="none" w:sz="0" w:space="0" w:color="auto"/>
        <w:right w:val="none" w:sz="0" w:space="0" w:color="auto"/>
      </w:divBdr>
    </w:div>
    <w:div w:id="1431897443">
      <w:marLeft w:val="640"/>
      <w:marRight w:val="0"/>
      <w:marTop w:val="0"/>
      <w:marBottom w:val="0"/>
      <w:divBdr>
        <w:top w:val="none" w:sz="0" w:space="0" w:color="auto"/>
        <w:left w:val="none" w:sz="0" w:space="0" w:color="auto"/>
        <w:bottom w:val="none" w:sz="0" w:space="0" w:color="auto"/>
        <w:right w:val="none" w:sz="0" w:space="0" w:color="auto"/>
      </w:divBdr>
    </w:div>
    <w:div w:id="1432050423">
      <w:marLeft w:val="640"/>
      <w:marRight w:val="0"/>
      <w:marTop w:val="0"/>
      <w:marBottom w:val="0"/>
      <w:divBdr>
        <w:top w:val="none" w:sz="0" w:space="0" w:color="auto"/>
        <w:left w:val="none" w:sz="0" w:space="0" w:color="auto"/>
        <w:bottom w:val="none" w:sz="0" w:space="0" w:color="auto"/>
        <w:right w:val="none" w:sz="0" w:space="0" w:color="auto"/>
      </w:divBdr>
    </w:div>
    <w:div w:id="1432093508">
      <w:marLeft w:val="640"/>
      <w:marRight w:val="0"/>
      <w:marTop w:val="0"/>
      <w:marBottom w:val="0"/>
      <w:divBdr>
        <w:top w:val="none" w:sz="0" w:space="0" w:color="auto"/>
        <w:left w:val="none" w:sz="0" w:space="0" w:color="auto"/>
        <w:bottom w:val="none" w:sz="0" w:space="0" w:color="auto"/>
        <w:right w:val="none" w:sz="0" w:space="0" w:color="auto"/>
      </w:divBdr>
    </w:div>
    <w:div w:id="1432122580">
      <w:marLeft w:val="640"/>
      <w:marRight w:val="0"/>
      <w:marTop w:val="0"/>
      <w:marBottom w:val="0"/>
      <w:divBdr>
        <w:top w:val="none" w:sz="0" w:space="0" w:color="auto"/>
        <w:left w:val="none" w:sz="0" w:space="0" w:color="auto"/>
        <w:bottom w:val="none" w:sz="0" w:space="0" w:color="auto"/>
        <w:right w:val="none" w:sz="0" w:space="0" w:color="auto"/>
      </w:divBdr>
    </w:div>
    <w:div w:id="1432160391">
      <w:marLeft w:val="640"/>
      <w:marRight w:val="0"/>
      <w:marTop w:val="0"/>
      <w:marBottom w:val="0"/>
      <w:divBdr>
        <w:top w:val="none" w:sz="0" w:space="0" w:color="auto"/>
        <w:left w:val="none" w:sz="0" w:space="0" w:color="auto"/>
        <w:bottom w:val="none" w:sz="0" w:space="0" w:color="auto"/>
        <w:right w:val="none" w:sz="0" w:space="0" w:color="auto"/>
      </w:divBdr>
    </w:div>
    <w:div w:id="1432161961">
      <w:marLeft w:val="640"/>
      <w:marRight w:val="0"/>
      <w:marTop w:val="0"/>
      <w:marBottom w:val="0"/>
      <w:divBdr>
        <w:top w:val="none" w:sz="0" w:space="0" w:color="auto"/>
        <w:left w:val="none" w:sz="0" w:space="0" w:color="auto"/>
        <w:bottom w:val="none" w:sz="0" w:space="0" w:color="auto"/>
        <w:right w:val="none" w:sz="0" w:space="0" w:color="auto"/>
      </w:divBdr>
    </w:div>
    <w:div w:id="1432235681">
      <w:marLeft w:val="640"/>
      <w:marRight w:val="0"/>
      <w:marTop w:val="0"/>
      <w:marBottom w:val="0"/>
      <w:divBdr>
        <w:top w:val="none" w:sz="0" w:space="0" w:color="auto"/>
        <w:left w:val="none" w:sz="0" w:space="0" w:color="auto"/>
        <w:bottom w:val="none" w:sz="0" w:space="0" w:color="auto"/>
        <w:right w:val="none" w:sz="0" w:space="0" w:color="auto"/>
      </w:divBdr>
    </w:div>
    <w:div w:id="1432311559">
      <w:marLeft w:val="640"/>
      <w:marRight w:val="0"/>
      <w:marTop w:val="0"/>
      <w:marBottom w:val="0"/>
      <w:divBdr>
        <w:top w:val="none" w:sz="0" w:space="0" w:color="auto"/>
        <w:left w:val="none" w:sz="0" w:space="0" w:color="auto"/>
        <w:bottom w:val="none" w:sz="0" w:space="0" w:color="auto"/>
        <w:right w:val="none" w:sz="0" w:space="0" w:color="auto"/>
      </w:divBdr>
    </w:div>
    <w:div w:id="1432360324">
      <w:marLeft w:val="640"/>
      <w:marRight w:val="0"/>
      <w:marTop w:val="0"/>
      <w:marBottom w:val="0"/>
      <w:divBdr>
        <w:top w:val="none" w:sz="0" w:space="0" w:color="auto"/>
        <w:left w:val="none" w:sz="0" w:space="0" w:color="auto"/>
        <w:bottom w:val="none" w:sz="0" w:space="0" w:color="auto"/>
        <w:right w:val="none" w:sz="0" w:space="0" w:color="auto"/>
      </w:divBdr>
    </w:div>
    <w:div w:id="1432432526">
      <w:marLeft w:val="640"/>
      <w:marRight w:val="0"/>
      <w:marTop w:val="0"/>
      <w:marBottom w:val="0"/>
      <w:divBdr>
        <w:top w:val="none" w:sz="0" w:space="0" w:color="auto"/>
        <w:left w:val="none" w:sz="0" w:space="0" w:color="auto"/>
        <w:bottom w:val="none" w:sz="0" w:space="0" w:color="auto"/>
        <w:right w:val="none" w:sz="0" w:space="0" w:color="auto"/>
      </w:divBdr>
    </w:div>
    <w:div w:id="1432434227">
      <w:marLeft w:val="640"/>
      <w:marRight w:val="0"/>
      <w:marTop w:val="0"/>
      <w:marBottom w:val="0"/>
      <w:divBdr>
        <w:top w:val="none" w:sz="0" w:space="0" w:color="auto"/>
        <w:left w:val="none" w:sz="0" w:space="0" w:color="auto"/>
        <w:bottom w:val="none" w:sz="0" w:space="0" w:color="auto"/>
        <w:right w:val="none" w:sz="0" w:space="0" w:color="auto"/>
      </w:divBdr>
    </w:div>
    <w:div w:id="1432505332">
      <w:marLeft w:val="640"/>
      <w:marRight w:val="0"/>
      <w:marTop w:val="0"/>
      <w:marBottom w:val="0"/>
      <w:divBdr>
        <w:top w:val="none" w:sz="0" w:space="0" w:color="auto"/>
        <w:left w:val="none" w:sz="0" w:space="0" w:color="auto"/>
        <w:bottom w:val="none" w:sz="0" w:space="0" w:color="auto"/>
        <w:right w:val="none" w:sz="0" w:space="0" w:color="auto"/>
      </w:divBdr>
    </w:div>
    <w:div w:id="1432505404">
      <w:marLeft w:val="640"/>
      <w:marRight w:val="0"/>
      <w:marTop w:val="0"/>
      <w:marBottom w:val="0"/>
      <w:divBdr>
        <w:top w:val="none" w:sz="0" w:space="0" w:color="auto"/>
        <w:left w:val="none" w:sz="0" w:space="0" w:color="auto"/>
        <w:bottom w:val="none" w:sz="0" w:space="0" w:color="auto"/>
        <w:right w:val="none" w:sz="0" w:space="0" w:color="auto"/>
      </w:divBdr>
    </w:div>
    <w:div w:id="1432776239">
      <w:marLeft w:val="640"/>
      <w:marRight w:val="0"/>
      <w:marTop w:val="0"/>
      <w:marBottom w:val="0"/>
      <w:divBdr>
        <w:top w:val="none" w:sz="0" w:space="0" w:color="auto"/>
        <w:left w:val="none" w:sz="0" w:space="0" w:color="auto"/>
        <w:bottom w:val="none" w:sz="0" w:space="0" w:color="auto"/>
        <w:right w:val="none" w:sz="0" w:space="0" w:color="auto"/>
      </w:divBdr>
    </w:div>
    <w:div w:id="1432815917">
      <w:marLeft w:val="640"/>
      <w:marRight w:val="0"/>
      <w:marTop w:val="0"/>
      <w:marBottom w:val="0"/>
      <w:divBdr>
        <w:top w:val="none" w:sz="0" w:space="0" w:color="auto"/>
        <w:left w:val="none" w:sz="0" w:space="0" w:color="auto"/>
        <w:bottom w:val="none" w:sz="0" w:space="0" w:color="auto"/>
        <w:right w:val="none" w:sz="0" w:space="0" w:color="auto"/>
      </w:divBdr>
    </w:div>
    <w:div w:id="1432820369">
      <w:marLeft w:val="640"/>
      <w:marRight w:val="0"/>
      <w:marTop w:val="0"/>
      <w:marBottom w:val="0"/>
      <w:divBdr>
        <w:top w:val="none" w:sz="0" w:space="0" w:color="auto"/>
        <w:left w:val="none" w:sz="0" w:space="0" w:color="auto"/>
        <w:bottom w:val="none" w:sz="0" w:space="0" w:color="auto"/>
        <w:right w:val="none" w:sz="0" w:space="0" w:color="auto"/>
      </w:divBdr>
    </w:div>
    <w:div w:id="1432896599">
      <w:marLeft w:val="640"/>
      <w:marRight w:val="0"/>
      <w:marTop w:val="0"/>
      <w:marBottom w:val="0"/>
      <w:divBdr>
        <w:top w:val="none" w:sz="0" w:space="0" w:color="auto"/>
        <w:left w:val="none" w:sz="0" w:space="0" w:color="auto"/>
        <w:bottom w:val="none" w:sz="0" w:space="0" w:color="auto"/>
        <w:right w:val="none" w:sz="0" w:space="0" w:color="auto"/>
      </w:divBdr>
    </w:div>
    <w:div w:id="1432898684">
      <w:marLeft w:val="640"/>
      <w:marRight w:val="0"/>
      <w:marTop w:val="0"/>
      <w:marBottom w:val="0"/>
      <w:divBdr>
        <w:top w:val="none" w:sz="0" w:space="0" w:color="auto"/>
        <w:left w:val="none" w:sz="0" w:space="0" w:color="auto"/>
        <w:bottom w:val="none" w:sz="0" w:space="0" w:color="auto"/>
        <w:right w:val="none" w:sz="0" w:space="0" w:color="auto"/>
      </w:divBdr>
    </w:div>
    <w:div w:id="1432969864">
      <w:marLeft w:val="640"/>
      <w:marRight w:val="0"/>
      <w:marTop w:val="0"/>
      <w:marBottom w:val="0"/>
      <w:divBdr>
        <w:top w:val="none" w:sz="0" w:space="0" w:color="auto"/>
        <w:left w:val="none" w:sz="0" w:space="0" w:color="auto"/>
        <w:bottom w:val="none" w:sz="0" w:space="0" w:color="auto"/>
        <w:right w:val="none" w:sz="0" w:space="0" w:color="auto"/>
      </w:divBdr>
    </w:div>
    <w:div w:id="1433013582">
      <w:marLeft w:val="640"/>
      <w:marRight w:val="0"/>
      <w:marTop w:val="0"/>
      <w:marBottom w:val="0"/>
      <w:divBdr>
        <w:top w:val="none" w:sz="0" w:space="0" w:color="auto"/>
        <w:left w:val="none" w:sz="0" w:space="0" w:color="auto"/>
        <w:bottom w:val="none" w:sz="0" w:space="0" w:color="auto"/>
        <w:right w:val="none" w:sz="0" w:space="0" w:color="auto"/>
      </w:divBdr>
    </w:div>
    <w:div w:id="1433093123">
      <w:marLeft w:val="640"/>
      <w:marRight w:val="0"/>
      <w:marTop w:val="0"/>
      <w:marBottom w:val="0"/>
      <w:divBdr>
        <w:top w:val="none" w:sz="0" w:space="0" w:color="auto"/>
        <w:left w:val="none" w:sz="0" w:space="0" w:color="auto"/>
        <w:bottom w:val="none" w:sz="0" w:space="0" w:color="auto"/>
        <w:right w:val="none" w:sz="0" w:space="0" w:color="auto"/>
      </w:divBdr>
    </w:div>
    <w:div w:id="1433167333">
      <w:marLeft w:val="640"/>
      <w:marRight w:val="0"/>
      <w:marTop w:val="0"/>
      <w:marBottom w:val="0"/>
      <w:divBdr>
        <w:top w:val="none" w:sz="0" w:space="0" w:color="auto"/>
        <w:left w:val="none" w:sz="0" w:space="0" w:color="auto"/>
        <w:bottom w:val="none" w:sz="0" w:space="0" w:color="auto"/>
        <w:right w:val="none" w:sz="0" w:space="0" w:color="auto"/>
      </w:divBdr>
    </w:div>
    <w:div w:id="1433207179">
      <w:marLeft w:val="640"/>
      <w:marRight w:val="0"/>
      <w:marTop w:val="0"/>
      <w:marBottom w:val="0"/>
      <w:divBdr>
        <w:top w:val="none" w:sz="0" w:space="0" w:color="auto"/>
        <w:left w:val="none" w:sz="0" w:space="0" w:color="auto"/>
        <w:bottom w:val="none" w:sz="0" w:space="0" w:color="auto"/>
        <w:right w:val="none" w:sz="0" w:space="0" w:color="auto"/>
      </w:divBdr>
    </w:div>
    <w:div w:id="1433280785">
      <w:marLeft w:val="640"/>
      <w:marRight w:val="0"/>
      <w:marTop w:val="0"/>
      <w:marBottom w:val="0"/>
      <w:divBdr>
        <w:top w:val="none" w:sz="0" w:space="0" w:color="auto"/>
        <w:left w:val="none" w:sz="0" w:space="0" w:color="auto"/>
        <w:bottom w:val="none" w:sz="0" w:space="0" w:color="auto"/>
        <w:right w:val="none" w:sz="0" w:space="0" w:color="auto"/>
      </w:divBdr>
    </w:div>
    <w:div w:id="1433281688">
      <w:marLeft w:val="640"/>
      <w:marRight w:val="0"/>
      <w:marTop w:val="0"/>
      <w:marBottom w:val="0"/>
      <w:divBdr>
        <w:top w:val="none" w:sz="0" w:space="0" w:color="auto"/>
        <w:left w:val="none" w:sz="0" w:space="0" w:color="auto"/>
        <w:bottom w:val="none" w:sz="0" w:space="0" w:color="auto"/>
        <w:right w:val="none" w:sz="0" w:space="0" w:color="auto"/>
      </w:divBdr>
    </w:div>
    <w:div w:id="1433404581">
      <w:marLeft w:val="640"/>
      <w:marRight w:val="0"/>
      <w:marTop w:val="0"/>
      <w:marBottom w:val="0"/>
      <w:divBdr>
        <w:top w:val="none" w:sz="0" w:space="0" w:color="auto"/>
        <w:left w:val="none" w:sz="0" w:space="0" w:color="auto"/>
        <w:bottom w:val="none" w:sz="0" w:space="0" w:color="auto"/>
        <w:right w:val="none" w:sz="0" w:space="0" w:color="auto"/>
      </w:divBdr>
    </w:div>
    <w:div w:id="1433477196">
      <w:marLeft w:val="640"/>
      <w:marRight w:val="0"/>
      <w:marTop w:val="0"/>
      <w:marBottom w:val="0"/>
      <w:divBdr>
        <w:top w:val="none" w:sz="0" w:space="0" w:color="auto"/>
        <w:left w:val="none" w:sz="0" w:space="0" w:color="auto"/>
        <w:bottom w:val="none" w:sz="0" w:space="0" w:color="auto"/>
        <w:right w:val="none" w:sz="0" w:space="0" w:color="auto"/>
      </w:divBdr>
    </w:div>
    <w:div w:id="1433626732">
      <w:bodyDiv w:val="1"/>
      <w:marLeft w:val="0"/>
      <w:marRight w:val="0"/>
      <w:marTop w:val="0"/>
      <w:marBottom w:val="0"/>
      <w:divBdr>
        <w:top w:val="none" w:sz="0" w:space="0" w:color="auto"/>
        <w:left w:val="none" w:sz="0" w:space="0" w:color="auto"/>
        <w:bottom w:val="none" w:sz="0" w:space="0" w:color="auto"/>
        <w:right w:val="none" w:sz="0" w:space="0" w:color="auto"/>
      </w:divBdr>
    </w:div>
    <w:div w:id="1433667840">
      <w:marLeft w:val="640"/>
      <w:marRight w:val="0"/>
      <w:marTop w:val="0"/>
      <w:marBottom w:val="0"/>
      <w:divBdr>
        <w:top w:val="none" w:sz="0" w:space="0" w:color="auto"/>
        <w:left w:val="none" w:sz="0" w:space="0" w:color="auto"/>
        <w:bottom w:val="none" w:sz="0" w:space="0" w:color="auto"/>
        <w:right w:val="none" w:sz="0" w:space="0" w:color="auto"/>
      </w:divBdr>
    </w:div>
    <w:div w:id="1433817918">
      <w:marLeft w:val="640"/>
      <w:marRight w:val="0"/>
      <w:marTop w:val="0"/>
      <w:marBottom w:val="0"/>
      <w:divBdr>
        <w:top w:val="none" w:sz="0" w:space="0" w:color="auto"/>
        <w:left w:val="none" w:sz="0" w:space="0" w:color="auto"/>
        <w:bottom w:val="none" w:sz="0" w:space="0" w:color="auto"/>
        <w:right w:val="none" w:sz="0" w:space="0" w:color="auto"/>
      </w:divBdr>
    </w:div>
    <w:div w:id="1433939949">
      <w:marLeft w:val="640"/>
      <w:marRight w:val="0"/>
      <w:marTop w:val="0"/>
      <w:marBottom w:val="0"/>
      <w:divBdr>
        <w:top w:val="none" w:sz="0" w:space="0" w:color="auto"/>
        <w:left w:val="none" w:sz="0" w:space="0" w:color="auto"/>
        <w:bottom w:val="none" w:sz="0" w:space="0" w:color="auto"/>
        <w:right w:val="none" w:sz="0" w:space="0" w:color="auto"/>
      </w:divBdr>
    </w:div>
    <w:div w:id="1433940388">
      <w:marLeft w:val="640"/>
      <w:marRight w:val="0"/>
      <w:marTop w:val="0"/>
      <w:marBottom w:val="0"/>
      <w:divBdr>
        <w:top w:val="none" w:sz="0" w:space="0" w:color="auto"/>
        <w:left w:val="none" w:sz="0" w:space="0" w:color="auto"/>
        <w:bottom w:val="none" w:sz="0" w:space="0" w:color="auto"/>
        <w:right w:val="none" w:sz="0" w:space="0" w:color="auto"/>
      </w:divBdr>
    </w:div>
    <w:div w:id="1434012264">
      <w:marLeft w:val="640"/>
      <w:marRight w:val="0"/>
      <w:marTop w:val="0"/>
      <w:marBottom w:val="0"/>
      <w:divBdr>
        <w:top w:val="none" w:sz="0" w:space="0" w:color="auto"/>
        <w:left w:val="none" w:sz="0" w:space="0" w:color="auto"/>
        <w:bottom w:val="none" w:sz="0" w:space="0" w:color="auto"/>
        <w:right w:val="none" w:sz="0" w:space="0" w:color="auto"/>
      </w:divBdr>
    </w:div>
    <w:div w:id="1434083536">
      <w:marLeft w:val="640"/>
      <w:marRight w:val="0"/>
      <w:marTop w:val="0"/>
      <w:marBottom w:val="0"/>
      <w:divBdr>
        <w:top w:val="none" w:sz="0" w:space="0" w:color="auto"/>
        <w:left w:val="none" w:sz="0" w:space="0" w:color="auto"/>
        <w:bottom w:val="none" w:sz="0" w:space="0" w:color="auto"/>
        <w:right w:val="none" w:sz="0" w:space="0" w:color="auto"/>
      </w:divBdr>
    </w:div>
    <w:div w:id="1434130189">
      <w:marLeft w:val="640"/>
      <w:marRight w:val="0"/>
      <w:marTop w:val="0"/>
      <w:marBottom w:val="0"/>
      <w:divBdr>
        <w:top w:val="none" w:sz="0" w:space="0" w:color="auto"/>
        <w:left w:val="none" w:sz="0" w:space="0" w:color="auto"/>
        <w:bottom w:val="none" w:sz="0" w:space="0" w:color="auto"/>
        <w:right w:val="none" w:sz="0" w:space="0" w:color="auto"/>
      </w:divBdr>
    </w:div>
    <w:div w:id="1434202226">
      <w:marLeft w:val="640"/>
      <w:marRight w:val="0"/>
      <w:marTop w:val="0"/>
      <w:marBottom w:val="0"/>
      <w:divBdr>
        <w:top w:val="none" w:sz="0" w:space="0" w:color="auto"/>
        <w:left w:val="none" w:sz="0" w:space="0" w:color="auto"/>
        <w:bottom w:val="none" w:sz="0" w:space="0" w:color="auto"/>
        <w:right w:val="none" w:sz="0" w:space="0" w:color="auto"/>
      </w:divBdr>
    </w:div>
    <w:div w:id="1434325480">
      <w:marLeft w:val="640"/>
      <w:marRight w:val="0"/>
      <w:marTop w:val="0"/>
      <w:marBottom w:val="0"/>
      <w:divBdr>
        <w:top w:val="none" w:sz="0" w:space="0" w:color="auto"/>
        <w:left w:val="none" w:sz="0" w:space="0" w:color="auto"/>
        <w:bottom w:val="none" w:sz="0" w:space="0" w:color="auto"/>
        <w:right w:val="none" w:sz="0" w:space="0" w:color="auto"/>
      </w:divBdr>
    </w:div>
    <w:div w:id="1434396874">
      <w:marLeft w:val="640"/>
      <w:marRight w:val="0"/>
      <w:marTop w:val="0"/>
      <w:marBottom w:val="0"/>
      <w:divBdr>
        <w:top w:val="none" w:sz="0" w:space="0" w:color="auto"/>
        <w:left w:val="none" w:sz="0" w:space="0" w:color="auto"/>
        <w:bottom w:val="none" w:sz="0" w:space="0" w:color="auto"/>
        <w:right w:val="none" w:sz="0" w:space="0" w:color="auto"/>
      </w:divBdr>
    </w:div>
    <w:div w:id="1434398440">
      <w:marLeft w:val="640"/>
      <w:marRight w:val="0"/>
      <w:marTop w:val="0"/>
      <w:marBottom w:val="0"/>
      <w:divBdr>
        <w:top w:val="none" w:sz="0" w:space="0" w:color="auto"/>
        <w:left w:val="none" w:sz="0" w:space="0" w:color="auto"/>
        <w:bottom w:val="none" w:sz="0" w:space="0" w:color="auto"/>
        <w:right w:val="none" w:sz="0" w:space="0" w:color="auto"/>
      </w:divBdr>
    </w:div>
    <w:div w:id="1434399019">
      <w:marLeft w:val="640"/>
      <w:marRight w:val="0"/>
      <w:marTop w:val="0"/>
      <w:marBottom w:val="0"/>
      <w:divBdr>
        <w:top w:val="none" w:sz="0" w:space="0" w:color="auto"/>
        <w:left w:val="none" w:sz="0" w:space="0" w:color="auto"/>
        <w:bottom w:val="none" w:sz="0" w:space="0" w:color="auto"/>
        <w:right w:val="none" w:sz="0" w:space="0" w:color="auto"/>
      </w:divBdr>
    </w:div>
    <w:div w:id="1434469559">
      <w:marLeft w:val="640"/>
      <w:marRight w:val="0"/>
      <w:marTop w:val="0"/>
      <w:marBottom w:val="0"/>
      <w:divBdr>
        <w:top w:val="none" w:sz="0" w:space="0" w:color="auto"/>
        <w:left w:val="none" w:sz="0" w:space="0" w:color="auto"/>
        <w:bottom w:val="none" w:sz="0" w:space="0" w:color="auto"/>
        <w:right w:val="none" w:sz="0" w:space="0" w:color="auto"/>
      </w:divBdr>
    </w:div>
    <w:div w:id="1434476540">
      <w:marLeft w:val="640"/>
      <w:marRight w:val="0"/>
      <w:marTop w:val="0"/>
      <w:marBottom w:val="0"/>
      <w:divBdr>
        <w:top w:val="none" w:sz="0" w:space="0" w:color="auto"/>
        <w:left w:val="none" w:sz="0" w:space="0" w:color="auto"/>
        <w:bottom w:val="none" w:sz="0" w:space="0" w:color="auto"/>
        <w:right w:val="none" w:sz="0" w:space="0" w:color="auto"/>
      </w:divBdr>
    </w:div>
    <w:div w:id="1434517788">
      <w:marLeft w:val="640"/>
      <w:marRight w:val="0"/>
      <w:marTop w:val="0"/>
      <w:marBottom w:val="0"/>
      <w:divBdr>
        <w:top w:val="none" w:sz="0" w:space="0" w:color="auto"/>
        <w:left w:val="none" w:sz="0" w:space="0" w:color="auto"/>
        <w:bottom w:val="none" w:sz="0" w:space="0" w:color="auto"/>
        <w:right w:val="none" w:sz="0" w:space="0" w:color="auto"/>
      </w:divBdr>
    </w:div>
    <w:div w:id="1434519016">
      <w:marLeft w:val="640"/>
      <w:marRight w:val="0"/>
      <w:marTop w:val="0"/>
      <w:marBottom w:val="0"/>
      <w:divBdr>
        <w:top w:val="none" w:sz="0" w:space="0" w:color="auto"/>
        <w:left w:val="none" w:sz="0" w:space="0" w:color="auto"/>
        <w:bottom w:val="none" w:sz="0" w:space="0" w:color="auto"/>
        <w:right w:val="none" w:sz="0" w:space="0" w:color="auto"/>
      </w:divBdr>
    </w:div>
    <w:div w:id="1434740480">
      <w:marLeft w:val="640"/>
      <w:marRight w:val="0"/>
      <w:marTop w:val="0"/>
      <w:marBottom w:val="0"/>
      <w:divBdr>
        <w:top w:val="none" w:sz="0" w:space="0" w:color="auto"/>
        <w:left w:val="none" w:sz="0" w:space="0" w:color="auto"/>
        <w:bottom w:val="none" w:sz="0" w:space="0" w:color="auto"/>
        <w:right w:val="none" w:sz="0" w:space="0" w:color="auto"/>
      </w:divBdr>
    </w:div>
    <w:div w:id="1434856512">
      <w:marLeft w:val="640"/>
      <w:marRight w:val="0"/>
      <w:marTop w:val="0"/>
      <w:marBottom w:val="0"/>
      <w:divBdr>
        <w:top w:val="none" w:sz="0" w:space="0" w:color="auto"/>
        <w:left w:val="none" w:sz="0" w:space="0" w:color="auto"/>
        <w:bottom w:val="none" w:sz="0" w:space="0" w:color="auto"/>
        <w:right w:val="none" w:sz="0" w:space="0" w:color="auto"/>
      </w:divBdr>
    </w:div>
    <w:div w:id="1434857890">
      <w:marLeft w:val="640"/>
      <w:marRight w:val="0"/>
      <w:marTop w:val="0"/>
      <w:marBottom w:val="0"/>
      <w:divBdr>
        <w:top w:val="none" w:sz="0" w:space="0" w:color="auto"/>
        <w:left w:val="none" w:sz="0" w:space="0" w:color="auto"/>
        <w:bottom w:val="none" w:sz="0" w:space="0" w:color="auto"/>
        <w:right w:val="none" w:sz="0" w:space="0" w:color="auto"/>
      </w:divBdr>
    </w:div>
    <w:div w:id="1434932490">
      <w:marLeft w:val="640"/>
      <w:marRight w:val="0"/>
      <w:marTop w:val="0"/>
      <w:marBottom w:val="0"/>
      <w:divBdr>
        <w:top w:val="none" w:sz="0" w:space="0" w:color="auto"/>
        <w:left w:val="none" w:sz="0" w:space="0" w:color="auto"/>
        <w:bottom w:val="none" w:sz="0" w:space="0" w:color="auto"/>
        <w:right w:val="none" w:sz="0" w:space="0" w:color="auto"/>
      </w:divBdr>
    </w:div>
    <w:div w:id="1434935998">
      <w:marLeft w:val="640"/>
      <w:marRight w:val="0"/>
      <w:marTop w:val="0"/>
      <w:marBottom w:val="0"/>
      <w:divBdr>
        <w:top w:val="none" w:sz="0" w:space="0" w:color="auto"/>
        <w:left w:val="none" w:sz="0" w:space="0" w:color="auto"/>
        <w:bottom w:val="none" w:sz="0" w:space="0" w:color="auto"/>
        <w:right w:val="none" w:sz="0" w:space="0" w:color="auto"/>
      </w:divBdr>
    </w:div>
    <w:div w:id="1434937914">
      <w:marLeft w:val="640"/>
      <w:marRight w:val="0"/>
      <w:marTop w:val="0"/>
      <w:marBottom w:val="0"/>
      <w:divBdr>
        <w:top w:val="none" w:sz="0" w:space="0" w:color="auto"/>
        <w:left w:val="none" w:sz="0" w:space="0" w:color="auto"/>
        <w:bottom w:val="none" w:sz="0" w:space="0" w:color="auto"/>
        <w:right w:val="none" w:sz="0" w:space="0" w:color="auto"/>
      </w:divBdr>
    </w:div>
    <w:div w:id="1434980090">
      <w:marLeft w:val="640"/>
      <w:marRight w:val="0"/>
      <w:marTop w:val="0"/>
      <w:marBottom w:val="0"/>
      <w:divBdr>
        <w:top w:val="none" w:sz="0" w:space="0" w:color="auto"/>
        <w:left w:val="none" w:sz="0" w:space="0" w:color="auto"/>
        <w:bottom w:val="none" w:sz="0" w:space="0" w:color="auto"/>
        <w:right w:val="none" w:sz="0" w:space="0" w:color="auto"/>
      </w:divBdr>
    </w:div>
    <w:div w:id="1435054026">
      <w:marLeft w:val="640"/>
      <w:marRight w:val="0"/>
      <w:marTop w:val="0"/>
      <w:marBottom w:val="0"/>
      <w:divBdr>
        <w:top w:val="none" w:sz="0" w:space="0" w:color="auto"/>
        <w:left w:val="none" w:sz="0" w:space="0" w:color="auto"/>
        <w:bottom w:val="none" w:sz="0" w:space="0" w:color="auto"/>
        <w:right w:val="none" w:sz="0" w:space="0" w:color="auto"/>
      </w:divBdr>
    </w:div>
    <w:div w:id="1435054706">
      <w:marLeft w:val="640"/>
      <w:marRight w:val="0"/>
      <w:marTop w:val="0"/>
      <w:marBottom w:val="0"/>
      <w:divBdr>
        <w:top w:val="none" w:sz="0" w:space="0" w:color="auto"/>
        <w:left w:val="none" w:sz="0" w:space="0" w:color="auto"/>
        <w:bottom w:val="none" w:sz="0" w:space="0" w:color="auto"/>
        <w:right w:val="none" w:sz="0" w:space="0" w:color="auto"/>
      </w:divBdr>
    </w:div>
    <w:div w:id="1435055779">
      <w:marLeft w:val="640"/>
      <w:marRight w:val="0"/>
      <w:marTop w:val="0"/>
      <w:marBottom w:val="0"/>
      <w:divBdr>
        <w:top w:val="none" w:sz="0" w:space="0" w:color="auto"/>
        <w:left w:val="none" w:sz="0" w:space="0" w:color="auto"/>
        <w:bottom w:val="none" w:sz="0" w:space="0" w:color="auto"/>
        <w:right w:val="none" w:sz="0" w:space="0" w:color="auto"/>
      </w:divBdr>
    </w:div>
    <w:div w:id="1435057227">
      <w:marLeft w:val="640"/>
      <w:marRight w:val="0"/>
      <w:marTop w:val="0"/>
      <w:marBottom w:val="0"/>
      <w:divBdr>
        <w:top w:val="none" w:sz="0" w:space="0" w:color="auto"/>
        <w:left w:val="none" w:sz="0" w:space="0" w:color="auto"/>
        <w:bottom w:val="none" w:sz="0" w:space="0" w:color="auto"/>
        <w:right w:val="none" w:sz="0" w:space="0" w:color="auto"/>
      </w:divBdr>
    </w:div>
    <w:div w:id="1435124748">
      <w:marLeft w:val="640"/>
      <w:marRight w:val="0"/>
      <w:marTop w:val="0"/>
      <w:marBottom w:val="0"/>
      <w:divBdr>
        <w:top w:val="none" w:sz="0" w:space="0" w:color="auto"/>
        <w:left w:val="none" w:sz="0" w:space="0" w:color="auto"/>
        <w:bottom w:val="none" w:sz="0" w:space="0" w:color="auto"/>
        <w:right w:val="none" w:sz="0" w:space="0" w:color="auto"/>
      </w:divBdr>
    </w:div>
    <w:div w:id="1435126097">
      <w:marLeft w:val="640"/>
      <w:marRight w:val="0"/>
      <w:marTop w:val="0"/>
      <w:marBottom w:val="0"/>
      <w:divBdr>
        <w:top w:val="none" w:sz="0" w:space="0" w:color="auto"/>
        <w:left w:val="none" w:sz="0" w:space="0" w:color="auto"/>
        <w:bottom w:val="none" w:sz="0" w:space="0" w:color="auto"/>
        <w:right w:val="none" w:sz="0" w:space="0" w:color="auto"/>
      </w:divBdr>
    </w:div>
    <w:div w:id="1435129986">
      <w:marLeft w:val="640"/>
      <w:marRight w:val="0"/>
      <w:marTop w:val="0"/>
      <w:marBottom w:val="0"/>
      <w:divBdr>
        <w:top w:val="none" w:sz="0" w:space="0" w:color="auto"/>
        <w:left w:val="none" w:sz="0" w:space="0" w:color="auto"/>
        <w:bottom w:val="none" w:sz="0" w:space="0" w:color="auto"/>
        <w:right w:val="none" w:sz="0" w:space="0" w:color="auto"/>
      </w:divBdr>
    </w:div>
    <w:div w:id="1435130938">
      <w:marLeft w:val="640"/>
      <w:marRight w:val="0"/>
      <w:marTop w:val="0"/>
      <w:marBottom w:val="0"/>
      <w:divBdr>
        <w:top w:val="none" w:sz="0" w:space="0" w:color="auto"/>
        <w:left w:val="none" w:sz="0" w:space="0" w:color="auto"/>
        <w:bottom w:val="none" w:sz="0" w:space="0" w:color="auto"/>
        <w:right w:val="none" w:sz="0" w:space="0" w:color="auto"/>
      </w:divBdr>
    </w:div>
    <w:div w:id="1435132287">
      <w:marLeft w:val="640"/>
      <w:marRight w:val="0"/>
      <w:marTop w:val="0"/>
      <w:marBottom w:val="0"/>
      <w:divBdr>
        <w:top w:val="none" w:sz="0" w:space="0" w:color="auto"/>
        <w:left w:val="none" w:sz="0" w:space="0" w:color="auto"/>
        <w:bottom w:val="none" w:sz="0" w:space="0" w:color="auto"/>
        <w:right w:val="none" w:sz="0" w:space="0" w:color="auto"/>
      </w:divBdr>
    </w:div>
    <w:div w:id="1435174326">
      <w:marLeft w:val="640"/>
      <w:marRight w:val="0"/>
      <w:marTop w:val="0"/>
      <w:marBottom w:val="0"/>
      <w:divBdr>
        <w:top w:val="none" w:sz="0" w:space="0" w:color="auto"/>
        <w:left w:val="none" w:sz="0" w:space="0" w:color="auto"/>
        <w:bottom w:val="none" w:sz="0" w:space="0" w:color="auto"/>
        <w:right w:val="none" w:sz="0" w:space="0" w:color="auto"/>
      </w:divBdr>
    </w:div>
    <w:div w:id="1435200346">
      <w:marLeft w:val="640"/>
      <w:marRight w:val="0"/>
      <w:marTop w:val="0"/>
      <w:marBottom w:val="0"/>
      <w:divBdr>
        <w:top w:val="none" w:sz="0" w:space="0" w:color="auto"/>
        <w:left w:val="none" w:sz="0" w:space="0" w:color="auto"/>
        <w:bottom w:val="none" w:sz="0" w:space="0" w:color="auto"/>
        <w:right w:val="none" w:sz="0" w:space="0" w:color="auto"/>
      </w:divBdr>
    </w:div>
    <w:div w:id="1435245307">
      <w:marLeft w:val="640"/>
      <w:marRight w:val="0"/>
      <w:marTop w:val="0"/>
      <w:marBottom w:val="0"/>
      <w:divBdr>
        <w:top w:val="none" w:sz="0" w:space="0" w:color="auto"/>
        <w:left w:val="none" w:sz="0" w:space="0" w:color="auto"/>
        <w:bottom w:val="none" w:sz="0" w:space="0" w:color="auto"/>
        <w:right w:val="none" w:sz="0" w:space="0" w:color="auto"/>
      </w:divBdr>
    </w:div>
    <w:div w:id="1435246788">
      <w:marLeft w:val="640"/>
      <w:marRight w:val="0"/>
      <w:marTop w:val="0"/>
      <w:marBottom w:val="0"/>
      <w:divBdr>
        <w:top w:val="none" w:sz="0" w:space="0" w:color="auto"/>
        <w:left w:val="none" w:sz="0" w:space="0" w:color="auto"/>
        <w:bottom w:val="none" w:sz="0" w:space="0" w:color="auto"/>
        <w:right w:val="none" w:sz="0" w:space="0" w:color="auto"/>
      </w:divBdr>
    </w:div>
    <w:div w:id="1435400086">
      <w:marLeft w:val="640"/>
      <w:marRight w:val="0"/>
      <w:marTop w:val="0"/>
      <w:marBottom w:val="0"/>
      <w:divBdr>
        <w:top w:val="none" w:sz="0" w:space="0" w:color="auto"/>
        <w:left w:val="none" w:sz="0" w:space="0" w:color="auto"/>
        <w:bottom w:val="none" w:sz="0" w:space="0" w:color="auto"/>
        <w:right w:val="none" w:sz="0" w:space="0" w:color="auto"/>
      </w:divBdr>
    </w:div>
    <w:div w:id="1435438155">
      <w:marLeft w:val="640"/>
      <w:marRight w:val="0"/>
      <w:marTop w:val="0"/>
      <w:marBottom w:val="0"/>
      <w:divBdr>
        <w:top w:val="none" w:sz="0" w:space="0" w:color="auto"/>
        <w:left w:val="none" w:sz="0" w:space="0" w:color="auto"/>
        <w:bottom w:val="none" w:sz="0" w:space="0" w:color="auto"/>
        <w:right w:val="none" w:sz="0" w:space="0" w:color="auto"/>
      </w:divBdr>
    </w:div>
    <w:div w:id="1435443392">
      <w:marLeft w:val="640"/>
      <w:marRight w:val="0"/>
      <w:marTop w:val="0"/>
      <w:marBottom w:val="0"/>
      <w:divBdr>
        <w:top w:val="none" w:sz="0" w:space="0" w:color="auto"/>
        <w:left w:val="none" w:sz="0" w:space="0" w:color="auto"/>
        <w:bottom w:val="none" w:sz="0" w:space="0" w:color="auto"/>
        <w:right w:val="none" w:sz="0" w:space="0" w:color="auto"/>
      </w:divBdr>
    </w:div>
    <w:div w:id="1435513996">
      <w:marLeft w:val="640"/>
      <w:marRight w:val="0"/>
      <w:marTop w:val="0"/>
      <w:marBottom w:val="0"/>
      <w:divBdr>
        <w:top w:val="none" w:sz="0" w:space="0" w:color="auto"/>
        <w:left w:val="none" w:sz="0" w:space="0" w:color="auto"/>
        <w:bottom w:val="none" w:sz="0" w:space="0" w:color="auto"/>
        <w:right w:val="none" w:sz="0" w:space="0" w:color="auto"/>
      </w:divBdr>
    </w:div>
    <w:div w:id="1435515086">
      <w:marLeft w:val="640"/>
      <w:marRight w:val="0"/>
      <w:marTop w:val="0"/>
      <w:marBottom w:val="0"/>
      <w:divBdr>
        <w:top w:val="none" w:sz="0" w:space="0" w:color="auto"/>
        <w:left w:val="none" w:sz="0" w:space="0" w:color="auto"/>
        <w:bottom w:val="none" w:sz="0" w:space="0" w:color="auto"/>
        <w:right w:val="none" w:sz="0" w:space="0" w:color="auto"/>
      </w:divBdr>
    </w:div>
    <w:div w:id="1435517018">
      <w:marLeft w:val="640"/>
      <w:marRight w:val="0"/>
      <w:marTop w:val="0"/>
      <w:marBottom w:val="0"/>
      <w:divBdr>
        <w:top w:val="none" w:sz="0" w:space="0" w:color="auto"/>
        <w:left w:val="none" w:sz="0" w:space="0" w:color="auto"/>
        <w:bottom w:val="none" w:sz="0" w:space="0" w:color="auto"/>
        <w:right w:val="none" w:sz="0" w:space="0" w:color="auto"/>
      </w:divBdr>
    </w:div>
    <w:div w:id="1436055657">
      <w:marLeft w:val="640"/>
      <w:marRight w:val="0"/>
      <w:marTop w:val="0"/>
      <w:marBottom w:val="0"/>
      <w:divBdr>
        <w:top w:val="none" w:sz="0" w:space="0" w:color="auto"/>
        <w:left w:val="none" w:sz="0" w:space="0" w:color="auto"/>
        <w:bottom w:val="none" w:sz="0" w:space="0" w:color="auto"/>
        <w:right w:val="none" w:sz="0" w:space="0" w:color="auto"/>
      </w:divBdr>
    </w:div>
    <w:div w:id="1436100873">
      <w:marLeft w:val="640"/>
      <w:marRight w:val="0"/>
      <w:marTop w:val="0"/>
      <w:marBottom w:val="0"/>
      <w:divBdr>
        <w:top w:val="none" w:sz="0" w:space="0" w:color="auto"/>
        <w:left w:val="none" w:sz="0" w:space="0" w:color="auto"/>
        <w:bottom w:val="none" w:sz="0" w:space="0" w:color="auto"/>
        <w:right w:val="none" w:sz="0" w:space="0" w:color="auto"/>
      </w:divBdr>
    </w:div>
    <w:div w:id="1436245376">
      <w:marLeft w:val="640"/>
      <w:marRight w:val="0"/>
      <w:marTop w:val="0"/>
      <w:marBottom w:val="0"/>
      <w:divBdr>
        <w:top w:val="none" w:sz="0" w:space="0" w:color="auto"/>
        <w:left w:val="none" w:sz="0" w:space="0" w:color="auto"/>
        <w:bottom w:val="none" w:sz="0" w:space="0" w:color="auto"/>
        <w:right w:val="none" w:sz="0" w:space="0" w:color="auto"/>
      </w:divBdr>
    </w:div>
    <w:div w:id="1436246472">
      <w:marLeft w:val="640"/>
      <w:marRight w:val="0"/>
      <w:marTop w:val="0"/>
      <w:marBottom w:val="0"/>
      <w:divBdr>
        <w:top w:val="none" w:sz="0" w:space="0" w:color="auto"/>
        <w:left w:val="none" w:sz="0" w:space="0" w:color="auto"/>
        <w:bottom w:val="none" w:sz="0" w:space="0" w:color="auto"/>
        <w:right w:val="none" w:sz="0" w:space="0" w:color="auto"/>
      </w:divBdr>
    </w:div>
    <w:div w:id="1436250082">
      <w:marLeft w:val="640"/>
      <w:marRight w:val="0"/>
      <w:marTop w:val="0"/>
      <w:marBottom w:val="0"/>
      <w:divBdr>
        <w:top w:val="none" w:sz="0" w:space="0" w:color="auto"/>
        <w:left w:val="none" w:sz="0" w:space="0" w:color="auto"/>
        <w:bottom w:val="none" w:sz="0" w:space="0" w:color="auto"/>
        <w:right w:val="none" w:sz="0" w:space="0" w:color="auto"/>
      </w:divBdr>
    </w:div>
    <w:div w:id="1436364052">
      <w:marLeft w:val="640"/>
      <w:marRight w:val="0"/>
      <w:marTop w:val="0"/>
      <w:marBottom w:val="0"/>
      <w:divBdr>
        <w:top w:val="none" w:sz="0" w:space="0" w:color="auto"/>
        <w:left w:val="none" w:sz="0" w:space="0" w:color="auto"/>
        <w:bottom w:val="none" w:sz="0" w:space="0" w:color="auto"/>
        <w:right w:val="none" w:sz="0" w:space="0" w:color="auto"/>
      </w:divBdr>
    </w:div>
    <w:div w:id="1436440128">
      <w:marLeft w:val="640"/>
      <w:marRight w:val="0"/>
      <w:marTop w:val="0"/>
      <w:marBottom w:val="0"/>
      <w:divBdr>
        <w:top w:val="none" w:sz="0" w:space="0" w:color="auto"/>
        <w:left w:val="none" w:sz="0" w:space="0" w:color="auto"/>
        <w:bottom w:val="none" w:sz="0" w:space="0" w:color="auto"/>
        <w:right w:val="none" w:sz="0" w:space="0" w:color="auto"/>
      </w:divBdr>
    </w:div>
    <w:div w:id="1436441869">
      <w:marLeft w:val="640"/>
      <w:marRight w:val="0"/>
      <w:marTop w:val="0"/>
      <w:marBottom w:val="0"/>
      <w:divBdr>
        <w:top w:val="none" w:sz="0" w:space="0" w:color="auto"/>
        <w:left w:val="none" w:sz="0" w:space="0" w:color="auto"/>
        <w:bottom w:val="none" w:sz="0" w:space="0" w:color="auto"/>
        <w:right w:val="none" w:sz="0" w:space="0" w:color="auto"/>
      </w:divBdr>
    </w:div>
    <w:div w:id="1436486606">
      <w:marLeft w:val="640"/>
      <w:marRight w:val="0"/>
      <w:marTop w:val="0"/>
      <w:marBottom w:val="0"/>
      <w:divBdr>
        <w:top w:val="none" w:sz="0" w:space="0" w:color="auto"/>
        <w:left w:val="none" w:sz="0" w:space="0" w:color="auto"/>
        <w:bottom w:val="none" w:sz="0" w:space="0" w:color="auto"/>
        <w:right w:val="none" w:sz="0" w:space="0" w:color="auto"/>
      </w:divBdr>
    </w:div>
    <w:div w:id="1436630435">
      <w:marLeft w:val="640"/>
      <w:marRight w:val="0"/>
      <w:marTop w:val="0"/>
      <w:marBottom w:val="0"/>
      <w:divBdr>
        <w:top w:val="none" w:sz="0" w:space="0" w:color="auto"/>
        <w:left w:val="none" w:sz="0" w:space="0" w:color="auto"/>
        <w:bottom w:val="none" w:sz="0" w:space="0" w:color="auto"/>
        <w:right w:val="none" w:sz="0" w:space="0" w:color="auto"/>
      </w:divBdr>
    </w:div>
    <w:div w:id="1436705232">
      <w:marLeft w:val="640"/>
      <w:marRight w:val="0"/>
      <w:marTop w:val="0"/>
      <w:marBottom w:val="0"/>
      <w:divBdr>
        <w:top w:val="none" w:sz="0" w:space="0" w:color="auto"/>
        <w:left w:val="none" w:sz="0" w:space="0" w:color="auto"/>
        <w:bottom w:val="none" w:sz="0" w:space="0" w:color="auto"/>
        <w:right w:val="none" w:sz="0" w:space="0" w:color="auto"/>
      </w:divBdr>
    </w:div>
    <w:div w:id="1436750146">
      <w:marLeft w:val="640"/>
      <w:marRight w:val="0"/>
      <w:marTop w:val="0"/>
      <w:marBottom w:val="0"/>
      <w:divBdr>
        <w:top w:val="none" w:sz="0" w:space="0" w:color="auto"/>
        <w:left w:val="none" w:sz="0" w:space="0" w:color="auto"/>
        <w:bottom w:val="none" w:sz="0" w:space="0" w:color="auto"/>
        <w:right w:val="none" w:sz="0" w:space="0" w:color="auto"/>
      </w:divBdr>
    </w:div>
    <w:div w:id="1436900053">
      <w:marLeft w:val="640"/>
      <w:marRight w:val="0"/>
      <w:marTop w:val="0"/>
      <w:marBottom w:val="0"/>
      <w:divBdr>
        <w:top w:val="none" w:sz="0" w:space="0" w:color="auto"/>
        <w:left w:val="none" w:sz="0" w:space="0" w:color="auto"/>
        <w:bottom w:val="none" w:sz="0" w:space="0" w:color="auto"/>
        <w:right w:val="none" w:sz="0" w:space="0" w:color="auto"/>
      </w:divBdr>
    </w:div>
    <w:div w:id="1436943750">
      <w:marLeft w:val="640"/>
      <w:marRight w:val="0"/>
      <w:marTop w:val="0"/>
      <w:marBottom w:val="0"/>
      <w:divBdr>
        <w:top w:val="none" w:sz="0" w:space="0" w:color="auto"/>
        <w:left w:val="none" w:sz="0" w:space="0" w:color="auto"/>
        <w:bottom w:val="none" w:sz="0" w:space="0" w:color="auto"/>
        <w:right w:val="none" w:sz="0" w:space="0" w:color="auto"/>
      </w:divBdr>
    </w:div>
    <w:div w:id="1436975025">
      <w:marLeft w:val="640"/>
      <w:marRight w:val="0"/>
      <w:marTop w:val="0"/>
      <w:marBottom w:val="0"/>
      <w:divBdr>
        <w:top w:val="none" w:sz="0" w:space="0" w:color="auto"/>
        <w:left w:val="none" w:sz="0" w:space="0" w:color="auto"/>
        <w:bottom w:val="none" w:sz="0" w:space="0" w:color="auto"/>
        <w:right w:val="none" w:sz="0" w:space="0" w:color="auto"/>
      </w:divBdr>
    </w:div>
    <w:div w:id="1437093188">
      <w:marLeft w:val="640"/>
      <w:marRight w:val="0"/>
      <w:marTop w:val="0"/>
      <w:marBottom w:val="0"/>
      <w:divBdr>
        <w:top w:val="none" w:sz="0" w:space="0" w:color="auto"/>
        <w:left w:val="none" w:sz="0" w:space="0" w:color="auto"/>
        <w:bottom w:val="none" w:sz="0" w:space="0" w:color="auto"/>
        <w:right w:val="none" w:sz="0" w:space="0" w:color="auto"/>
      </w:divBdr>
    </w:div>
    <w:div w:id="1437093572">
      <w:marLeft w:val="640"/>
      <w:marRight w:val="0"/>
      <w:marTop w:val="0"/>
      <w:marBottom w:val="0"/>
      <w:divBdr>
        <w:top w:val="none" w:sz="0" w:space="0" w:color="auto"/>
        <w:left w:val="none" w:sz="0" w:space="0" w:color="auto"/>
        <w:bottom w:val="none" w:sz="0" w:space="0" w:color="auto"/>
        <w:right w:val="none" w:sz="0" w:space="0" w:color="auto"/>
      </w:divBdr>
    </w:div>
    <w:div w:id="1437100217">
      <w:marLeft w:val="640"/>
      <w:marRight w:val="0"/>
      <w:marTop w:val="0"/>
      <w:marBottom w:val="0"/>
      <w:divBdr>
        <w:top w:val="none" w:sz="0" w:space="0" w:color="auto"/>
        <w:left w:val="none" w:sz="0" w:space="0" w:color="auto"/>
        <w:bottom w:val="none" w:sz="0" w:space="0" w:color="auto"/>
        <w:right w:val="none" w:sz="0" w:space="0" w:color="auto"/>
      </w:divBdr>
    </w:div>
    <w:div w:id="1437140911">
      <w:marLeft w:val="640"/>
      <w:marRight w:val="0"/>
      <w:marTop w:val="0"/>
      <w:marBottom w:val="0"/>
      <w:divBdr>
        <w:top w:val="none" w:sz="0" w:space="0" w:color="auto"/>
        <w:left w:val="none" w:sz="0" w:space="0" w:color="auto"/>
        <w:bottom w:val="none" w:sz="0" w:space="0" w:color="auto"/>
        <w:right w:val="none" w:sz="0" w:space="0" w:color="auto"/>
      </w:divBdr>
    </w:div>
    <w:div w:id="1437171061">
      <w:marLeft w:val="640"/>
      <w:marRight w:val="0"/>
      <w:marTop w:val="0"/>
      <w:marBottom w:val="0"/>
      <w:divBdr>
        <w:top w:val="none" w:sz="0" w:space="0" w:color="auto"/>
        <w:left w:val="none" w:sz="0" w:space="0" w:color="auto"/>
        <w:bottom w:val="none" w:sz="0" w:space="0" w:color="auto"/>
        <w:right w:val="none" w:sz="0" w:space="0" w:color="auto"/>
      </w:divBdr>
    </w:div>
    <w:div w:id="1437288838">
      <w:marLeft w:val="640"/>
      <w:marRight w:val="0"/>
      <w:marTop w:val="0"/>
      <w:marBottom w:val="0"/>
      <w:divBdr>
        <w:top w:val="none" w:sz="0" w:space="0" w:color="auto"/>
        <w:left w:val="none" w:sz="0" w:space="0" w:color="auto"/>
        <w:bottom w:val="none" w:sz="0" w:space="0" w:color="auto"/>
        <w:right w:val="none" w:sz="0" w:space="0" w:color="auto"/>
      </w:divBdr>
    </w:div>
    <w:div w:id="1437293167">
      <w:marLeft w:val="640"/>
      <w:marRight w:val="0"/>
      <w:marTop w:val="0"/>
      <w:marBottom w:val="0"/>
      <w:divBdr>
        <w:top w:val="none" w:sz="0" w:space="0" w:color="auto"/>
        <w:left w:val="none" w:sz="0" w:space="0" w:color="auto"/>
        <w:bottom w:val="none" w:sz="0" w:space="0" w:color="auto"/>
        <w:right w:val="none" w:sz="0" w:space="0" w:color="auto"/>
      </w:divBdr>
    </w:div>
    <w:div w:id="1437363398">
      <w:marLeft w:val="640"/>
      <w:marRight w:val="0"/>
      <w:marTop w:val="0"/>
      <w:marBottom w:val="0"/>
      <w:divBdr>
        <w:top w:val="none" w:sz="0" w:space="0" w:color="auto"/>
        <w:left w:val="none" w:sz="0" w:space="0" w:color="auto"/>
        <w:bottom w:val="none" w:sz="0" w:space="0" w:color="auto"/>
        <w:right w:val="none" w:sz="0" w:space="0" w:color="auto"/>
      </w:divBdr>
    </w:div>
    <w:div w:id="1437558601">
      <w:marLeft w:val="640"/>
      <w:marRight w:val="0"/>
      <w:marTop w:val="0"/>
      <w:marBottom w:val="0"/>
      <w:divBdr>
        <w:top w:val="none" w:sz="0" w:space="0" w:color="auto"/>
        <w:left w:val="none" w:sz="0" w:space="0" w:color="auto"/>
        <w:bottom w:val="none" w:sz="0" w:space="0" w:color="auto"/>
        <w:right w:val="none" w:sz="0" w:space="0" w:color="auto"/>
      </w:divBdr>
    </w:div>
    <w:div w:id="1437675972">
      <w:marLeft w:val="640"/>
      <w:marRight w:val="0"/>
      <w:marTop w:val="0"/>
      <w:marBottom w:val="0"/>
      <w:divBdr>
        <w:top w:val="none" w:sz="0" w:space="0" w:color="auto"/>
        <w:left w:val="none" w:sz="0" w:space="0" w:color="auto"/>
        <w:bottom w:val="none" w:sz="0" w:space="0" w:color="auto"/>
        <w:right w:val="none" w:sz="0" w:space="0" w:color="auto"/>
      </w:divBdr>
    </w:div>
    <w:div w:id="1437873213">
      <w:marLeft w:val="640"/>
      <w:marRight w:val="0"/>
      <w:marTop w:val="0"/>
      <w:marBottom w:val="0"/>
      <w:divBdr>
        <w:top w:val="none" w:sz="0" w:space="0" w:color="auto"/>
        <w:left w:val="none" w:sz="0" w:space="0" w:color="auto"/>
        <w:bottom w:val="none" w:sz="0" w:space="0" w:color="auto"/>
        <w:right w:val="none" w:sz="0" w:space="0" w:color="auto"/>
      </w:divBdr>
    </w:div>
    <w:div w:id="1438210421">
      <w:marLeft w:val="640"/>
      <w:marRight w:val="0"/>
      <w:marTop w:val="0"/>
      <w:marBottom w:val="0"/>
      <w:divBdr>
        <w:top w:val="none" w:sz="0" w:space="0" w:color="auto"/>
        <w:left w:val="none" w:sz="0" w:space="0" w:color="auto"/>
        <w:bottom w:val="none" w:sz="0" w:space="0" w:color="auto"/>
        <w:right w:val="none" w:sz="0" w:space="0" w:color="auto"/>
      </w:divBdr>
    </w:div>
    <w:div w:id="1438213621">
      <w:marLeft w:val="640"/>
      <w:marRight w:val="0"/>
      <w:marTop w:val="0"/>
      <w:marBottom w:val="0"/>
      <w:divBdr>
        <w:top w:val="none" w:sz="0" w:space="0" w:color="auto"/>
        <w:left w:val="none" w:sz="0" w:space="0" w:color="auto"/>
        <w:bottom w:val="none" w:sz="0" w:space="0" w:color="auto"/>
        <w:right w:val="none" w:sz="0" w:space="0" w:color="auto"/>
      </w:divBdr>
    </w:div>
    <w:div w:id="1438481648">
      <w:marLeft w:val="640"/>
      <w:marRight w:val="0"/>
      <w:marTop w:val="0"/>
      <w:marBottom w:val="0"/>
      <w:divBdr>
        <w:top w:val="none" w:sz="0" w:space="0" w:color="auto"/>
        <w:left w:val="none" w:sz="0" w:space="0" w:color="auto"/>
        <w:bottom w:val="none" w:sz="0" w:space="0" w:color="auto"/>
        <w:right w:val="none" w:sz="0" w:space="0" w:color="auto"/>
      </w:divBdr>
    </w:div>
    <w:div w:id="1438482003">
      <w:marLeft w:val="640"/>
      <w:marRight w:val="0"/>
      <w:marTop w:val="0"/>
      <w:marBottom w:val="0"/>
      <w:divBdr>
        <w:top w:val="none" w:sz="0" w:space="0" w:color="auto"/>
        <w:left w:val="none" w:sz="0" w:space="0" w:color="auto"/>
        <w:bottom w:val="none" w:sz="0" w:space="0" w:color="auto"/>
        <w:right w:val="none" w:sz="0" w:space="0" w:color="auto"/>
      </w:divBdr>
    </w:div>
    <w:div w:id="1438521937">
      <w:marLeft w:val="640"/>
      <w:marRight w:val="0"/>
      <w:marTop w:val="0"/>
      <w:marBottom w:val="0"/>
      <w:divBdr>
        <w:top w:val="none" w:sz="0" w:space="0" w:color="auto"/>
        <w:left w:val="none" w:sz="0" w:space="0" w:color="auto"/>
        <w:bottom w:val="none" w:sz="0" w:space="0" w:color="auto"/>
        <w:right w:val="none" w:sz="0" w:space="0" w:color="auto"/>
      </w:divBdr>
    </w:div>
    <w:div w:id="1438528546">
      <w:marLeft w:val="640"/>
      <w:marRight w:val="0"/>
      <w:marTop w:val="0"/>
      <w:marBottom w:val="0"/>
      <w:divBdr>
        <w:top w:val="none" w:sz="0" w:space="0" w:color="auto"/>
        <w:left w:val="none" w:sz="0" w:space="0" w:color="auto"/>
        <w:bottom w:val="none" w:sz="0" w:space="0" w:color="auto"/>
        <w:right w:val="none" w:sz="0" w:space="0" w:color="auto"/>
      </w:divBdr>
    </w:div>
    <w:div w:id="1438718853">
      <w:marLeft w:val="640"/>
      <w:marRight w:val="0"/>
      <w:marTop w:val="0"/>
      <w:marBottom w:val="0"/>
      <w:divBdr>
        <w:top w:val="none" w:sz="0" w:space="0" w:color="auto"/>
        <w:left w:val="none" w:sz="0" w:space="0" w:color="auto"/>
        <w:bottom w:val="none" w:sz="0" w:space="0" w:color="auto"/>
        <w:right w:val="none" w:sz="0" w:space="0" w:color="auto"/>
      </w:divBdr>
    </w:div>
    <w:div w:id="1438721045">
      <w:marLeft w:val="640"/>
      <w:marRight w:val="0"/>
      <w:marTop w:val="0"/>
      <w:marBottom w:val="0"/>
      <w:divBdr>
        <w:top w:val="none" w:sz="0" w:space="0" w:color="auto"/>
        <w:left w:val="none" w:sz="0" w:space="0" w:color="auto"/>
        <w:bottom w:val="none" w:sz="0" w:space="0" w:color="auto"/>
        <w:right w:val="none" w:sz="0" w:space="0" w:color="auto"/>
      </w:divBdr>
    </w:div>
    <w:div w:id="1438789508">
      <w:marLeft w:val="640"/>
      <w:marRight w:val="0"/>
      <w:marTop w:val="0"/>
      <w:marBottom w:val="0"/>
      <w:divBdr>
        <w:top w:val="none" w:sz="0" w:space="0" w:color="auto"/>
        <w:left w:val="none" w:sz="0" w:space="0" w:color="auto"/>
        <w:bottom w:val="none" w:sz="0" w:space="0" w:color="auto"/>
        <w:right w:val="none" w:sz="0" w:space="0" w:color="auto"/>
      </w:divBdr>
    </w:div>
    <w:div w:id="1438911154">
      <w:marLeft w:val="640"/>
      <w:marRight w:val="0"/>
      <w:marTop w:val="0"/>
      <w:marBottom w:val="0"/>
      <w:divBdr>
        <w:top w:val="none" w:sz="0" w:space="0" w:color="auto"/>
        <w:left w:val="none" w:sz="0" w:space="0" w:color="auto"/>
        <w:bottom w:val="none" w:sz="0" w:space="0" w:color="auto"/>
        <w:right w:val="none" w:sz="0" w:space="0" w:color="auto"/>
      </w:divBdr>
    </w:div>
    <w:div w:id="1438985247">
      <w:marLeft w:val="640"/>
      <w:marRight w:val="0"/>
      <w:marTop w:val="0"/>
      <w:marBottom w:val="0"/>
      <w:divBdr>
        <w:top w:val="none" w:sz="0" w:space="0" w:color="auto"/>
        <w:left w:val="none" w:sz="0" w:space="0" w:color="auto"/>
        <w:bottom w:val="none" w:sz="0" w:space="0" w:color="auto"/>
        <w:right w:val="none" w:sz="0" w:space="0" w:color="auto"/>
      </w:divBdr>
    </w:div>
    <w:div w:id="1439057840">
      <w:marLeft w:val="640"/>
      <w:marRight w:val="0"/>
      <w:marTop w:val="0"/>
      <w:marBottom w:val="0"/>
      <w:divBdr>
        <w:top w:val="none" w:sz="0" w:space="0" w:color="auto"/>
        <w:left w:val="none" w:sz="0" w:space="0" w:color="auto"/>
        <w:bottom w:val="none" w:sz="0" w:space="0" w:color="auto"/>
        <w:right w:val="none" w:sz="0" w:space="0" w:color="auto"/>
      </w:divBdr>
    </w:div>
    <w:div w:id="1439060894">
      <w:marLeft w:val="640"/>
      <w:marRight w:val="0"/>
      <w:marTop w:val="0"/>
      <w:marBottom w:val="0"/>
      <w:divBdr>
        <w:top w:val="none" w:sz="0" w:space="0" w:color="auto"/>
        <w:left w:val="none" w:sz="0" w:space="0" w:color="auto"/>
        <w:bottom w:val="none" w:sz="0" w:space="0" w:color="auto"/>
        <w:right w:val="none" w:sz="0" w:space="0" w:color="auto"/>
      </w:divBdr>
    </w:div>
    <w:div w:id="1439062182">
      <w:marLeft w:val="640"/>
      <w:marRight w:val="0"/>
      <w:marTop w:val="0"/>
      <w:marBottom w:val="0"/>
      <w:divBdr>
        <w:top w:val="none" w:sz="0" w:space="0" w:color="auto"/>
        <w:left w:val="none" w:sz="0" w:space="0" w:color="auto"/>
        <w:bottom w:val="none" w:sz="0" w:space="0" w:color="auto"/>
        <w:right w:val="none" w:sz="0" w:space="0" w:color="auto"/>
      </w:divBdr>
    </w:div>
    <w:div w:id="1439105576">
      <w:marLeft w:val="640"/>
      <w:marRight w:val="0"/>
      <w:marTop w:val="0"/>
      <w:marBottom w:val="0"/>
      <w:divBdr>
        <w:top w:val="none" w:sz="0" w:space="0" w:color="auto"/>
        <w:left w:val="none" w:sz="0" w:space="0" w:color="auto"/>
        <w:bottom w:val="none" w:sz="0" w:space="0" w:color="auto"/>
        <w:right w:val="none" w:sz="0" w:space="0" w:color="auto"/>
      </w:divBdr>
    </w:div>
    <w:div w:id="1439176420">
      <w:marLeft w:val="640"/>
      <w:marRight w:val="0"/>
      <w:marTop w:val="0"/>
      <w:marBottom w:val="0"/>
      <w:divBdr>
        <w:top w:val="none" w:sz="0" w:space="0" w:color="auto"/>
        <w:left w:val="none" w:sz="0" w:space="0" w:color="auto"/>
        <w:bottom w:val="none" w:sz="0" w:space="0" w:color="auto"/>
        <w:right w:val="none" w:sz="0" w:space="0" w:color="auto"/>
      </w:divBdr>
    </w:div>
    <w:div w:id="1439177228">
      <w:marLeft w:val="640"/>
      <w:marRight w:val="0"/>
      <w:marTop w:val="0"/>
      <w:marBottom w:val="0"/>
      <w:divBdr>
        <w:top w:val="none" w:sz="0" w:space="0" w:color="auto"/>
        <w:left w:val="none" w:sz="0" w:space="0" w:color="auto"/>
        <w:bottom w:val="none" w:sz="0" w:space="0" w:color="auto"/>
        <w:right w:val="none" w:sz="0" w:space="0" w:color="auto"/>
      </w:divBdr>
    </w:div>
    <w:div w:id="1439255578">
      <w:marLeft w:val="640"/>
      <w:marRight w:val="0"/>
      <w:marTop w:val="0"/>
      <w:marBottom w:val="0"/>
      <w:divBdr>
        <w:top w:val="none" w:sz="0" w:space="0" w:color="auto"/>
        <w:left w:val="none" w:sz="0" w:space="0" w:color="auto"/>
        <w:bottom w:val="none" w:sz="0" w:space="0" w:color="auto"/>
        <w:right w:val="none" w:sz="0" w:space="0" w:color="auto"/>
      </w:divBdr>
    </w:div>
    <w:div w:id="1439326002">
      <w:marLeft w:val="640"/>
      <w:marRight w:val="0"/>
      <w:marTop w:val="0"/>
      <w:marBottom w:val="0"/>
      <w:divBdr>
        <w:top w:val="none" w:sz="0" w:space="0" w:color="auto"/>
        <w:left w:val="none" w:sz="0" w:space="0" w:color="auto"/>
        <w:bottom w:val="none" w:sz="0" w:space="0" w:color="auto"/>
        <w:right w:val="none" w:sz="0" w:space="0" w:color="auto"/>
      </w:divBdr>
    </w:div>
    <w:div w:id="1439332689">
      <w:marLeft w:val="640"/>
      <w:marRight w:val="0"/>
      <w:marTop w:val="0"/>
      <w:marBottom w:val="0"/>
      <w:divBdr>
        <w:top w:val="none" w:sz="0" w:space="0" w:color="auto"/>
        <w:left w:val="none" w:sz="0" w:space="0" w:color="auto"/>
        <w:bottom w:val="none" w:sz="0" w:space="0" w:color="auto"/>
        <w:right w:val="none" w:sz="0" w:space="0" w:color="auto"/>
      </w:divBdr>
    </w:div>
    <w:div w:id="1439373385">
      <w:marLeft w:val="640"/>
      <w:marRight w:val="0"/>
      <w:marTop w:val="0"/>
      <w:marBottom w:val="0"/>
      <w:divBdr>
        <w:top w:val="none" w:sz="0" w:space="0" w:color="auto"/>
        <w:left w:val="none" w:sz="0" w:space="0" w:color="auto"/>
        <w:bottom w:val="none" w:sz="0" w:space="0" w:color="auto"/>
        <w:right w:val="none" w:sz="0" w:space="0" w:color="auto"/>
      </w:divBdr>
    </w:div>
    <w:div w:id="1439443692">
      <w:marLeft w:val="640"/>
      <w:marRight w:val="0"/>
      <w:marTop w:val="0"/>
      <w:marBottom w:val="0"/>
      <w:divBdr>
        <w:top w:val="none" w:sz="0" w:space="0" w:color="auto"/>
        <w:left w:val="none" w:sz="0" w:space="0" w:color="auto"/>
        <w:bottom w:val="none" w:sz="0" w:space="0" w:color="auto"/>
        <w:right w:val="none" w:sz="0" w:space="0" w:color="auto"/>
      </w:divBdr>
    </w:div>
    <w:div w:id="1439523202">
      <w:marLeft w:val="640"/>
      <w:marRight w:val="0"/>
      <w:marTop w:val="0"/>
      <w:marBottom w:val="0"/>
      <w:divBdr>
        <w:top w:val="none" w:sz="0" w:space="0" w:color="auto"/>
        <w:left w:val="none" w:sz="0" w:space="0" w:color="auto"/>
        <w:bottom w:val="none" w:sz="0" w:space="0" w:color="auto"/>
        <w:right w:val="none" w:sz="0" w:space="0" w:color="auto"/>
      </w:divBdr>
    </w:div>
    <w:div w:id="1439524378">
      <w:marLeft w:val="640"/>
      <w:marRight w:val="0"/>
      <w:marTop w:val="0"/>
      <w:marBottom w:val="0"/>
      <w:divBdr>
        <w:top w:val="none" w:sz="0" w:space="0" w:color="auto"/>
        <w:left w:val="none" w:sz="0" w:space="0" w:color="auto"/>
        <w:bottom w:val="none" w:sz="0" w:space="0" w:color="auto"/>
        <w:right w:val="none" w:sz="0" w:space="0" w:color="auto"/>
      </w:divBdr>
    </w:div>
    <w:div w:id="1439526675">
      <w:marLeft w:val="640"/>
      <w:marRight w:val="0"/>
      <w:marTop w:val="0"/>
      <w:marBottom w:val="0"/>
      <w:divBdr>
        <w:top w:val="none" w:sz="0" w:space="0" w:color="auto"/>
        <w:left w:val="none" w:sz="0" w:space="0" w:color="auto"/>
        <w:bottom w:val="none" w:sz="0" w:space="0" w:color="auto"/>
        <w:right w:val="none" w:sz="0" w:space="0" w:color="auto"/>
      </w:divBdr>
    </w:div>
    <w:div w:id="1439637482">
      <w:marLeft w:val="640"/>
      <w:marRight w:val="0"/>
      <w:marTop w:val="0"/>
      <w:marBottom w:val="0"/>
      <w:divBdr>
        <w:top w:val="none" w:sz="0" w:space="0" w:color="auto"/>
        <w:left w:val="none" w:sz="0" w:space="0" w:color="auto"/>
        <w:bottom w:val="none" w:sz="0" w:space="0" w:color="auto"/>
        <w:right w:val="none" w:sz="0" w:space="0" w:color="auto"/>
      </w:divBdr>
    </w:div>
    <w:div w:id="1439638158">
      <w:marLeft w:val="640"/>
      <w:marRight w:val="0"/>
      <w:marTop w:val="0"/>
      <w:marBottom w:val="0"/>
      <w:divBdr>
        <w:top w:val="none" w:sz="0" w:space="0" w:color="auto"/>
        <w:left w:val="none" w:sz="0" w:space="0" w:color="auto"/>
        <w:bottom w:val="none" w:sz="0" w:space="0" w:color="auto"/>
        <w:right w:val="none" w:sz="0" w:space="0" w:color="auto"/>
      </w:divBdr>
    </w:div>
    <w:div w:id="1439909511">
      <w:marLeft w:val="640"/>
      <w:marRight w:val="0"/>
      <w:marTop w:val="0"/>
      <w:marBottom w:val="0"/>
      <w:divBdr>
        <w:top w:val="none" w:sz="0" w:space="0" w:color="auto"/>
        <w:left w:val="none" w:sz="0" w:space="0" w:color="auto"/>
        <w:bottom w:val="none" w:sz="0" w:space="0" w:color="auto"/>
        <w:right w:val="none" w:sz="0" w:space="0" w:color="auto"/>
      </w:divBdr>
    </w:div>
    <w:div w:id="1439911084">
      <w:marLeft w:val="640"/>
      <w:marRight w:val="0"/>
      <w:marTop w:val="0"/>
      <w:marBottom w:val="0"/>
      <w:divBdr>
        <w:top w:val="none" w:sz="0" w:space="0" w:color="auto"/>
        <w:left w:val="none" w:sz="0" w:space="0" w:color="auto"/>
        <w:bottom w:val="none" w:sz="0" w:space="0" w:color="auto"/>
        <w:right w:val="none" w:sz="0" w:space="0" w:color="auto"/>
      </w:divBdr>
    </w:div>
    <w:div w:id="1439912814">
      <w:marLeft w:val="640"/>
      <w:marRight w:val="0"/>
      <w:marTop w:val="0"/>
      <w:marBottom w:val="0"/>
      <w:divBdr>
        <w:top w:val="none" w:sz="0" w:space="0" w:color="auto"/>
        <w:left w:val="none" w:sz="0" w:space="0" w:color="auto"/>
        <w:bottom w:val="none" w:sz="0" w:space="0" w:color="auto"/>
        <w:right w:val="none" w:sz="0" w:space="0" w:color="auto"/>
      </w:divBdr>
    </w:div>
    <w:div w:id="1439981833">
      <w:marLeft w:val="640"/>
      <w:marRight w:val="0"/>
      <w:marTop w:val="0"/>
      <w:marBottom w:val="0"/>
      <w:divBdr>
        <w:top w:val="none" w:sz="0" w:space="0" w:color="auto"/>
        <w:left w:val="none" w:sz="0" w:space="0" w:color="auto"/>
        <w:bottom w:val="none" w:sz="0" w:space="0" w:color="auto"/>
        <w:right w:val="none" w:sz="0" w:space="0" w:color="auto"/>
      </w:divBdr>
    </w:div>
    <w:div w:id="1439988171">
      <w:marLeft w:val="640"/>
      <w:marRight w:val="0"/>
      <w:marTop w:val="0"/>
      <w:marBottom w:val="0"/>
      <w:divBdr>
        <w:top w:val="none" w:sz="0" w:space="0" w:color="auto"/>
        <w:left w:val="none" w:sz="0" w:space="0" w:color="auto"/>
        <w:bottom w:val="none" w:sz="0" w:space="0" w:color="auto"/>
        <w:right w:val="none" w:sz="0" w:space="0" w:color="auto"/>
      </w:divBdr>
    </w:div>
    <w:div w:id="1440100498">
      <w:marLeft w:val="640"/>
      <w:marRight w:val="0"/>
      <w:marTop w:val="0"/>
      <w:marBottom w:val="0"/>
      <w:divBdr>
        <w:top w:val="none" w:sz="0" w:space="0" w:color="auto"/>
        <w:left w:val="none" w:sz="0" w:space="0" w:color="auto"/>
        <w:bottom w:val="none" w:sz="0" w:space="0" w:color="auto"/>
        <w:right w:val="none" w:sz="0" w:space="0" w:color="auto"/>
      </w:divBdr>
    </w:div>
    <w:div w:id="1440101527">
      <w:marLeft w:val="640"/>
      <w:marRight w:val="0"/>
      <w:marTop w:val="0"/>
      <w:marBottom w:val="0"/>
      <w:divBdr>
        <w:top w:val="none" w:sz="0" w:space="0" w:color="auto"/>
        <w:left w:val="none" w:sz="0" w:space="0" w:color="auto"/>
        <w:bottom w:val="none" w:sz="0" w:space="0" w:color="auto"/>
        <w:right w:val="none" w:sz="0" w:space="0" w:color="auto"/>
      </w:divBdr>
    </w:div>
    <w:div w:id="1440102080">
      <w:marLeft w:val="640"/>
      <w:marRight w:val="0"/>
      <w:marTop w:val="0"/>
      <w:marBottom w:val="0"/>
      <w:divBdr>
        <w:top w:val="none" w:sz="0" w:space="0" w:color="auto"/>
        <w:left w:val="none" w:sz="0" w:space="0" w:color="auto"/>
        <w:bottom w:val="none" w:sz="0" w:space="0" w:color="auto"/>
        <w:right w:val="none" w:sz="0" w:space="0" w:color="auto"/>
      </w:divBdr>
    </w:div>
    <w:div w:id="1440219256">
      <w:marLeft w:val="640"/>
      <w:marRight w:val="0"/>
      <w:marTop w:val="0"/>
      <w:marBottom w:val="0"/>
      <w:divBdr>
        <w:top w:val="none" w:sz="0" w:space="0" w:color="auto"/>
        <w:left w:val="none" w:sz="0" w:space="0" w:color="auto"/>
        <w:bottom w:val="none" w:sz="0" w:space="0" w:color="auto"/>
        <w:right w:val="none" w:sz="0" w:space="0" w:color="auto"/>
      </w:divBdr>
    </w:div>
    <w:div w:id="1440222854">
      <w:marLeft w:val="640"/>
      <w:marRight w:val="0"/>
      <w:marTop w:val="0"/>
      <w:marBottom w:val="0"/>
      <w:divBdr>
        <w:top w:val="none" w:sz="0" w:space="0" w:color="auto"/>
        <w:left w:val="none" w:sz="0" w:space="0" w:color="auto"/>
        <w:bottom w:val="none" w:sz="0" w:space="0" w:color="auto"/>
        <w:right w:val="none" w:sz="0" w:space="0" w:color="auto"/>
      </w:divBdr>
    </w:div>
    <w:div w:id="1440298359">
      <w:marLeft w:val="640"/>
      <w:marRight w:val="0"/>
      <w:marTop w:val="0"/>
      <w:marBottom w:val="0"/>
      <w:divBdr>
        <w:top w:val="none" w:sz="0" w:space="0" w:color="auto"/>
        <w:left w:val="none" w:sz="0" w:space="0" w:color="auto"/>
        <w:bottom w:val="none" w:sz="0" w:space="0" w:color="auto"/>
        <w:right w:val="none" w:sz="0" w:space="0" w:color="auto"/>
      </w:divBdr>
    </w:div>
    <w:div w:id="1440370177">
      <w:marLeft w:val="640"/>
      <w:marRight w:val="0"/>
      <w:marTop w:val="0"/>
      <w:marBottom w:val="0"/>
      <w:divBdr>
        <w:top w:val="none" w:sz="0" w:space="0" w:color="auto"/>
        <w:left w:val="none" w:sz="0" w:space="0" w:color="auto"/>
        <w:bottom w:val="none" w:sz="0" w:space="0" w:color="auto"/>
        <w:right w:val="none" w:sz="0" w:space="0" w:color="auto"/>
      </w:divBdr>
    </w:div>
    <w:div w:id="1440372966">
      <w:marLeft w:val="640"/>
      <w:marRight w:val="0"/>
      <w:marTop w:val="0"/>
      <w:marBottom w:val="0"/>
      <w:divBdr>
        <w:top w:val="none" w:sz="0" w:space="0" w:color="auto"/>
        <w:left w:val="none" w:sz="0" w:space="0" w:color="auto"/>
        <w:bottom w:val="none" w:sz="0" w:space="0" w:color="auto"/>
        <w:right w:val="none" w:sz="0" w:space="0" w:color="auto"/>
      </w:divBdr>
    </w:div>
    <w:div w:id="1440373778">
      <w:marLeft w:val="640"/>
      <w:marRight w:val="0"/>
      <w:marTop w:val="0"/>
      <w:marBottom w:val="0"/>
      <w:divBdr>
        <w:top w:val="none" w:sz="0" w:space="0" w:color="auto"/>
        <w:left w:val="none" w:sz="0" w:space="0" w:color="auto"/>
        <w:bottom w:val="none" w:sz="0" w:space="0" w:color="auto"/>
        <w:right w:val="none" w:sz="0" w:space="0" w:color="auto"/>
      </w:divBdr>
    </w:div>
    <w:div w:id="1440442371">
      <w:marLeft w:val="640"/>
      <w:marRight w:val="0"/>
      <w:marTop w:val="0"/>
      <w:marBottom w:val="0"/>
      <w:divBdr>
        <w:top w:val="none" w:sz="0" w:space="0" w:color="auto"/>
        <w:left w:val="none" w:sz="0" w:space="0" w:color="auto"/>
        <w:bottom w:val="none" w:sz="0" w:space="0" w:color="auto"/>
        <w:right w:val="none" w:sz="0" w:space="0" w:color="auto"/>
      </w:divBdr>
    </w:div>
    <w:div w:id="1440488708">
      <w:marLeft w:val="640"/>
      <w:marRight w:val="0"/>
      <w:marTop w:val="0"/>
      <w:marBottom w:val="0"/>
      <w:divBdr>
        <w:top w:val="none" w:sz="0" w:space="0" w:color="auto"/>
        <w:left w:val="none" w:sz="0" w:space="0" w:color="auto"/>
        <w:bottom w:val="none" w:sz="0" w:space="0" w:color="auto"/>
        <w:right w:val="none" w:sz="0" w:space="0" w:color="auto"/>
      </w:divBdr>
    </w:div>
    <w:div w:id="1440493332">
      <w:marLeft w:val="640"/>
      <w:marRight w:val="0"/>
      <w:marTop w:val="0"/>
      <w:marBottom w:val="0"/>
      <w:divBdr>
        <w:top w:val="none" w:sz="0" w:space="0" w:color="auto"/>
        <w:left w:val="none" w:sz="0" w:space="0" w:color="auto"/>
        <w:bottom w:val="none" w:sz="0" w:space="0" w:color="auto"/>
        <w:right w:val="none" w:sz="0" w:space="0" w:color="auto"/>
      </w:divBdr>
    </w:div>
    <w:div w:id="1440565614">
      <w:marLeft w:val="640"/>
      <w:marRight w:val="0"/>
      <w:marTop w:val="0"/>
      <w:marBottom w:val="0"/>
      <w:divBdr>
        <w:top w:val="none" w:sz="0" w:space="0" w:color="auto"/>
        <w:left w:val="none" w:sz="0" w:space="0" w:color="auto"/>
        <w:bottom w:val="none" w:sz="0" w:space="0" w:color="auto"/>
        <w:right w:val="none" w:sz="0" w:space="0" w:color="auto"/>
      </w:divBdr>
    </w:div>
    <w:div w:id="1440567387">
      <w:marLeft w:val="640"/>
      <w:marRight w:val="0"/>
      <w:marTop w:val="0"/>
      <w:marBottom w:val="0"/>
      <w:divBdr>
        <w:top w:val="none" w:sz="0" w:space="0" w:color="auto"/>
        <w:left w:val="none" w:sz="0" w:space="0" w:color="auto"/>
        <w:bottom w:val="none" w:sz="0" w:space="0" w:color="auto"/>
        <w:right w:val="none" w:sz="0" w:space="0" w:color="auto"/>
      </w:divBdr>
    </w:div>
    <w:div w:id="1440637595">
      <w:marLeft w:val="640"/>
      <w:marRight w:val="0"/>
      <w:marTop w:val="0"/>
      <w:marBottom w:val="0"/>
      <w:divBdr>
        <w:top w:val="none" w:sz="0" w:space="0" w:color="auto"/>
        <w:left w:val="none" w:sz="0" w:space="0" w:color="auto"/>
        <w:bottom w:val="none" w:sz="0" w:space="0" w:color="auto"/>
        <w:right w:val="none" w:sz="0" w:space="0" w:color="auto"/>
      </w:divBdr>
    </w:div>
    <w:div w:id="1440644584">
      <w:marLeft w:val="640"/>
      <w:marRight w:val="0"/>
      <w:marTop w:val="0"/>
      <w:marBottom w:val="0"/>
      <w:divBdr>
        <w:top w:val="none" w:sz="0" w:space="0" w:color="auto"/>
        <w:left w:val="none" w:sz="0" w:space="0" w:color="auto"/>
        <w:bottom w:val="none" w:sz="0" w:space="0" w:color="auto"/>
        <w:right w:val="none" w:sz="0" w:space="0" w:color="auto"/>
      </w:divBdr>
    </w:div>
    <w:div w:id="1440754371">
      <w:marLeft w:val="640"/>
      <w:marRight w:val="0"/>
      <w:marTop w:val="0"/>
      <w:marBottom w:val="0"/>
      <w:divBdr>
        <w:top w:val="none" w:sz="0" w:space="0" w:color="auto"/>
        <w:left w:val="none" w:sz="0" w:space="0" w:color="auto"/>
        <w:bottom w:val="none" w:sz="0" w:space="0" w:color="auto"/>
        <w:right w:val="none" w:sz="0" w:space="0" w:color="auto"/>
      </w:divBdr>
    </w:div>
    <w:div w:id="1440876585">
      <w:marLeft w:val="640"/>
      <w:marRight w:val="0"/>
      <w:marTop w:val="0"/>
      <w:marBottom w:val="0"/>
      <w:divBdr>
        <w:top w:val="none" w:sz="0" w:space="0" w:color="auto"/>
        <w:left w:val="none" w:sz="0" w:space="0" w:color="auto"/>
        <w:bottom w:val="none" w:sz="0" w:space="0" w:color="auto"/>
        <w:right w:val="none" w:sz="0" w:space="0" w:color="auto"/>
      </w:divBdr>
    </w:div>
    <w:div w:id="1440905486">
      <w:marLeft w:val="640"/>
      <w:marRight w:val="0"/>
      <w:marTop w:val="0"/>
      <w:marBottom w:val="0"/>
      <w:divBdr>
        <w:top w:val="none" w:sz="0" w:space="0" w:color="auto"/>
        <w:left w:val="none" w:sz="0" w:space="0" w:color="auto"/>
        <w:bottom w:val="none" w:sz="0" w:space="0" w:color="auto"/>
        <w:right w:val="none" w:sz="0" w:space="0" w:color="auto"/>
      </w:divBdr>
    </w:div>
    <w:div w:id="1440906875">
      <w:marLeft w:val="640"/>
      <w:marRight w:val="0"/>
      <w:marTop w:val="0"/>
      <w:marBottom w:val="0"/>
      <w:divBdr>
        <w:top w:val="none" w:sz="0" w:space="0" w:color="auto"/>
        <w:left w:val="none" w:sz="0" w:space="0" w:color="auto"/>
        <w:bottom w:val="none" w:sz="0" w:space="0" w:color="auto"/>
        <w:right w:val="none" w:sz="0" w:space="0" w:color="auto"/>
      </w:divBdr>
    </w:div>
    <w:div w:id="1440955427">
      <w:marLeft w:val="640"/>
      <w:marRight w:val="0"/>
      <w:marTop w:val="0"/>
      <w:marBottom w:val="0"/>
      <w:divBdr>
        <w:top w:val="none" w:sz="0" w:space="0" w:color="auto"/>
        <w:left w:val="none" w:sz="0" w:space="0" w:color="auto"/>
        <w:bottom w:val="none" w:sz="0" w:space="0" w:color="auto"/>
        <w:right w:val="none" w:sz="0" w:space="0" w:color="auto"/>
      </w:divBdr>
    </w:div>
    <w:div w:id="1441025668">
      <w:marLeft w:val="640"/>
      <w:marRight w:val="0"/>
      <w:marTop w:val="0"/>
      <w:marBottom w:val="0"/>
      <w:divBdr>
        <w:top w:val="none" w:sz="0" w:space="0" w:color="auto"/>
        <w:left w:val="none" w:sz="0" w:space="0" w:color="auto"/>
        <w:bottom w:val="none" w:sz="0" w:space="0" w:color="auto"/>
        <w:right w:val="none" w:sz="0" w:space="0" w:color="auto"/>
      </w:divBdr>
    </w:div>
    <w:div w:id="1441071797">
      <w:marLeft w:val="640"/>
      <w:marRight w:val="0"/>
      <w:marTop w:val="0"/>
      <w:marBottom w:val="0"/>
      <w:divBdr>
        <w:top w:val="none" w:sz="0" w:space="0" w:color="auto"/>
        <w:left w:val="none" w:sz="0" w:space="0" w:color="auto"/>
        <w:bottom w:val="none" w:sz="0" w:space="0" w:color="auto"/>
        <w:right w:val="none" w:sz="0" w:space="0" w:color="auto"/>
      </w:divBdr>
    </w:div>
    <w:div w:id="1441073881">
      <w:marLeft w:val="640"/>
      <w:marRight w:val="0"/>
      <w:marTop w:val="0"/>
      <w:marBottom w:val="0"/>
      <w:divBdr>
        <w:top w:val="none" w:sz="0" w:space="0" w:color="auto"/>
        <w:left w:val="none" w:sz="0" w:space="0" w:color="auto"/>
        <w:bottom w:val="none" w:sz="0" w:space="0" w:color="auto"/>
        <w:right w:val="none" w:sz="0" w:space="0" w:color="auto"/>
      </w:divBdr>
    </w:div>
    <w:div w:id="1441101351">
      <w:marLeft w:val="640"/>
      <w:marRight w:val="0"/>
      <w:marTop w:val="0"/>
      <w:marBottom w:val="0"/>
      <w:divBdr>
        <w:top w:val="none" w:sz="0" w:space="0" w:color="auto"/>
        <w:left w:val="none" w:sz="0" w:space="0" w:color="auto"/>
        <w:bottom w:val="none" w:sz="0" w:space="0" w:color="auto"/>
        <w:right w:val="none" w:sz="0" w:space="0" w:color="auto"/>
      </w:divBdr>
    </w:div>
    <w:div w:id="1441142037">
      <w:marLeft w:val="640"/>
      <w:marRight w:val="0"/>
      <w:marTop w:val="0"/>
      <w:marBottom w:val="0"/>
      <w:divBdr>
        <w:top w:val="none" w:sz="0" w:space="0" w:color="auto"/>
        <w:left w:val="none" w:sz="0" w:space="0" w:color="auto"/>
        <w:bottom w:val="none" w:sz="0" w:space="0" w:color="auto"/>
        <w:right w:val="none" w:sz="0" w:space="0" w:color="auto"/>
      </w:divBdr>
    </w:div>
    <w:div w:id="1441334089">
      <w:marLeft w:val="640"/>
      <w:marRight w:val="0"/>
      <w:marTop w:val="0"/>
      <w:marBottom w:val="0"/>
      <w:divBdr>
        <w:top w:val="none" w:sz="0" w:space="0" w:color="auto"/>
        <w:left w:val="none" w:sz="0" w:space="0" w:color="auto"/>
        <w:bottom w:val="none" w:sz="0" w:space="0" w:color="auto"/>
        <w:right w:val="none" w:sz="0" w:space="0" w:color="auto"/>
      </w:divBdr>
    </w:div>
    <w:div w:id="1441410399">
      <w:marLeft w:val="640"/>
      <w:marRight w:val="0"/>
      <w:marTop w:val="0"/>
      <w:marBottom w:val="0"/>
      <w:divBdr>
        <w:top w:val="none" w:sz="0" w:space="0" w:color="auto"/>
        <w:left w:val="none" w:sz="0" w:space="0" w:color="auto"/>
        <w:bottom w:val="none" w:sz="0" w:space="0" w:color="auto"/>
        <w:right w:val="none" w:sz="0" w:space="0" w:color="auto"/>
      </w:divBdr>
    </w:div>
    <w:div w:id="1441562244">
      <w:marLeft w:val="640"/>
      <w:marRight w:val="0"/>
      <w:marTop w:val="0"/>
      <w:marBottom w:val="0"/>
      <w:divBdr>
        <w:top w:val="none" w:sz="0" w:space="0" w:color="auto"/>
        <w:left w:val="none" w:sz="0" w:space="0" w:color="auto"/>
        <w:bottom w:val="none" w:sz="0" w:space="0" w:color="auto"/>
        <w:right w:val="none" w:sz="0" w:space="0" w:color="auto"/>
      </w:divBdr>
    </w:div>
    <w:div w:id="1441610776">
      <w:marLeft w:val="640"/>
      <w:marRight w:val="0"/>
      <w:marTop w:val="0"/>
      <w:marBottom w:val="0"/>
      <w:divBdr>
        <w:top w:val="none" w:sz="0" w:space="0" w:color="auto"/>
        <w:left w:val="none" w:sz="0" w:space="0" w:color="auto"/>
        <w:bottom w:val="none" w:sz="0" w:space="0" w:color="auto"/>
        <w:right w:val="none" w:sz="0" w:space="0" w:color="auto"/>
      </w:divBdr>
    </w:div>
    <w:div w:id="1441681967">
      <w:marLeft w:val="640"/>
      <w:marRight w:val="0"/>
      <w:marTop w:val="0"/>
      <w:marBottom w:val="0"/>
      <w:divBdr>
        <w:top w:val="none" w:sz="0" w:space="0" w:color="auto"/>
        <w:left w:val="none" w:sz="0" w:space="0" w:color="auto"/>
        <w:bottom w:val="none" w:sz="0" w:space="0" w:color="auto"/>
        <w:right w:val="none" w:sz="0" w:space="0" w:color="auto"/>
      </w:divBdr>
    </w:div>
    <w:div w:id="1441684691">
      <w:marLeft w:val="640"/>
      <w:marRight w:val="0"/>
      <w:marTop w:val="0"/>
      <w:marBottom w:val="0"/>
      <w:divBdr>
        <w:top w:val="none" w:sz="0" w:space="0" w:color="auto"/>
        <w:left w:val="none" w:sz="0" w:space="0" w:color="auto"/>
        <w:bottom w:val="none" w:sz="0" w:space="0" w:color="auto"/>
        <w:right w:val="none" w:sz="0" w:space="0" w:color="auto"/>
      </w:divBdr>
    </w:div>
    <w:div w:id="1441805100">
      <w:marLeft w:val="640"/>
      <w:marRight w:val="0"/>
      <w:marTop w:val="0"/>
      <w:marBottom w:val="0"/>
      <w:divBdr>
        <w:top w:val="none" w:sz="0" w:space="0" w:color="auto"/>
        <w:left w:val="none" w:sz="0" w:space="0" w:color="auto"/>
        <w:bottom w:val="none" w:sz="0" w:space="0" w:color="auto"/>
        <w:right w:val="none" w:sz="0" w:space="0" w:color="auto"/>
      </w:divBdr>
    </w:div>
    <w:div w:id="1441993464">
      <w:marLeft w:val="640"/>
      <w:marRight w:val="0"/>
      <w:marTop w:val="0"/>
      <w:marBottom w:val="0"/>
      <w:divBdr>
        <w:top w:val="none" w:sz="0" w:space="0" w:color="auto"/>
        <w:left w:val="none" w:sz="0" w:space="0" w:color="auto"/>
        <w:bottom w:val="none" w:sz="0" w:space="0" w:color="auto"/>
        <w:right w:val="none" w:sz="0" w:space="0" w:color="auto"/>
      </w:divBdr>
    </w:div>
    <w:div w:id="1441996940">
      <w:marLeft w:val="640"/>
      <w:marRight w:val="0"/>
      <w:marTop w:val="0"/>
      <w:marBottom w:val="0"/>
      <w:divBdr>
        <w:top w:val="none" w:sz="0" w:space="0" w:color="auto"/>
        <w:left w:val="none" w:sz="0" w:space="0" w:color="auto"/>
        <w:bottom w:val="none" w:sz="0" w:space="0" w:color="auto"/>
        <w:right w:val="none" w:sz="0" w:space="0" w:color="auto"/>
      </w:divBdr>
    </w:div>
    <w:div w:id="1442144049">
      <w:marLeft w:val="640"/>
      <w:marRight w:val="0"/>
      <w:marTop w:val="0"/>
      <w:marBottom w:val="0"/>
      <w:divBdr>
        <w:top w:val="none" w:sz="0" w:space="0" w:color="auto"/>
        <w:left w:val="none" w:sz="0" w:space="0" w:color="auto"/>
        <w:bottom w:val="none" w:sz="0" w:space="0" w:color="auto"/>
        <w:right w:val="none" w:sz="0" w:space="0" w:color="auto"/>
      </w:divBdr>
    </w:div>
    <w:div w:id="1442144672">
      <w:marLeft w:val="640"/>
      <w:marRight w:val="0"/>
      <w:marTop w:val="0"/>
      <w:marBottom w:val="0"/>
      <w:divBdr>
        <w:top w:val="none" w:sz="0" w:space="0" w:color="auto"/>
        <w:left w:val="none" w:sz="0" w:space="0" w:color="auto"/>
        <w:bottom w:val="none" w:sz="0" w:space="0" w:color="auto"/>
        <w:right w:val="none" w:sz="0" w:space="0" w:color="auto"/>
      </w:divBdr>
    </w:div>
    <w:div w:id="1442214887">
      <w:marLeft w:val="640"/>
      <w:marRight w:val="0"/>
      <w:marTop w:val="0"/>
      <w:marBottom w:val="0"/>
      <w:divBdr>
        <w:top w:val="none" w:sz="0" w:space="0" w:color="auto"/>
        <w:left w:val="none" w:sz="0" w:space="0" w:color="auto"/>
        <w:bottom w:val="none" w:sz="0" w:space="0" w:color="auto"/>
        <w:right w:val="none" w:sz="0" w:space="0" w:color="auto"/>
      </w:divBdr>
    </w:div>
    <w:div w:id="1442266018">
      <w:marLeft w:val="640"/>
      <w:marRight w:val="0"/>
      <w:marTop w:val="0"/>
      <w:marBottom w:val="0"/>
      <w:divBdr>
        <w:top w:val="none" w:sz="0" w:space="0" w:color="auto"/>
        <w:left w:val="none" w:sz="0" w:space="0" w:color="auto"/>
        <w:bottom w:val="none" w:sz="0" w:space="0" w:color="auto"/>
        <w:right w:val="none" w:sz="0" w:space="0" w:color="auto"/>
      </w:divBdr>
    </w:div>
    <w:div w:id="1442454553">
      <w:marLeft w:val="640"/>
      <w:marRight w:val="0"/>
      <w:marTop w:val="0"/>
      <w:marBottom w:val="0"/>
      <w:divBdr>
        <w:top w:val="none" w:sz="0" w:space="0" w:color="auto"/>
        <w:left w:val="none" w:sz="0" w:space="0" w:color="auto"/>
        <w:bottom w:val="none" w:sz="0" w:space="0" w:color="auto"/>
        <w:right w:val="none" w:sz="0" w:space="0" w:color="auto"/>
      </w:divBdr>
    </w:div>
    <w:div w:id="1442528755">
      <w:marLeft w:val="640"/>
      <w:marRight w:val="0"/>
      <w:marTop w:val="0"/>
      <w:marBottom w:val="0"/>
      <w:divBdr>
        <w:top w:val="none" w:sz="0" w:space="0" w:color="auto"/>
        <w:left w:val="none" w:sz="0" w:space="0" w:color="auto"/>
        <w:bottom w:val="none" w:sz="0" w:space="0" w:color="auto"/>
        <w:right w:val="none" w:sz="0" w:space="0" w:color="auto"/>
      </w:divBdr>
    </w:div>
    <w:div w:id="1442606512">
      <w:marLeft w:val="640"/>
      <w:marRight w:val="0"/>
      <w:marTop w:val="0"/>
      <w:marBottom w:val="0"/>
      <w:divBdr>
        <w:top w:val="none" w:sz="0" w:space="0" w:color="auto"/>
        <w:left w:val="none" w:sz="0" w:space="0" w:color="auto"/>
        <w:bottom w:val="none" w:sz="0" w:space="0" w:color="auto"/>
        <w:right w:val="none" w:sz="0" w:space="0" w:color="auto"/>
      </w:divBdr>
    </w:div>
    <w:div w:id="1442653344">
      <w:marLeft w:val="640"/>
      <w:marRight w:val="0"/>
      <w:marTop w:val="0"/>
      <w:marBottom w:val="0"/>
      <w:divBdr>
        <w:top w:val="none" w:sz="0" w:space="0" w:color="auto"/>
        <w:left w:val="none" w:sz="0" w:space="0" w:color="auto"/>
        <w:bottom w:val="none" w:sz="0" w:space="0" w:color="auto"/>
        <w:right w:val="none" w:sz="0" w:space="0" w:color="auto"/>
      </w:divBdr>
    </w:div>
    <w:div w:id="1442719798">
      <w:marLeft w:val="640"/>
      <w:marRight w:val="0"/>
      <w:marTop w:val="0"/>
      <w:marBottom w:val="0"/>
      <w:divBdr>
        <w:top w:val="none" w:sz="0" w:space="0" w:color="auto"/>
        <w:left w:val="none" w:sz="0" w:space="0" w:color="auto"/>
        <w:bottom w:val="none" w:sz="0" w:space="0" w:color="auto"/>
        <w:right w:val="none" w:sz="0" w:space="0" w:color="auto"/>
      </w:divBdr>
    </w:div>
    <w:div w:id="1442719897">
      <w:marLeft w:val="640"/>
      <w:marRight w:val="0"/>
      <w:marTop w:val="0"/>
      <w:marBottom w:val="0"/>
      <w:divBdr>
        <w:top w:val="none" w:sz="0" w:space="0" w:color="auto"/>
        <w:left w:val="none" w:sz="0" w:space="0" w:color="auto"/>
        <w:bottom w:val="none" w:sz="0" w:space="0" w:color="auto"/>
        <w:right w:val="none" w:sz="0" w:space="0" w:color="auto"/>
      </w:divBdr>
    </w:div>
    <w:div w:id="1442841692">
      <w:marLeft w:val="640"/>
      <w:marRight w:val="0"/>
      <w:marTop w:val="0"/>
      <w:marBottom w:val="0"/>
      <w:divBdr>
        <w:top w:val="none" w:sz="0" w:space="0" w:color="auto"/>
        <w:left w:val="none" w:sz="0" w:space="0" w:color="auto"/>
        <w:bottom w:val="none" w:sz="0" w:space="0" w:color="auto"/>
        <w:right w:val="none" w:sz="0" w:space="0" w:color="auto"/>
      </w:divBdr>
    </w:div>
    <w:div w:id="1442912671">
      <w:marLeft w:val="640"/>
      <w:marRight w:val="0"/>
      <w:marTop w:val="0"/>
      <w:marBottom w:val="0"/>
      <w:divBdr>
        <w:top w:val="none" w:sz="0" w:space="0" w:color="auto"/>
        <w:left w:val="none" w:sz="0" w:space="0" w:color="auto"/>
        <w:bottom w:val="none" w:sz="0" w:space="0" w:color="auto"/>
        <w:right w:val="none" w:sz="0" w:space="0" w:color="auto"/>
      </w:divBdr>
    </w:div>
    <w:div w:id="1442914997">
      <w:marLeft w:val="640"/>
      <w:marRight w:val="0"/>
      <w:marTop w:val="0"/>
      <w:marBottom w:val="0"/>
      <w:divBdr>
        <w:top w:val="none" w:sz="0" w:space="0" w:color="auto"/>
        <w:left w:val="none" w:sz="0" w:space="0" w:color="auto"/>
        <w:bottom w:val="none" w:sz="0" w:space="0" w:color="auto"/>
        <w:right w:val="none" w:sz="0" w:space="0" w:color="auto"/>
      </w:divBdr>
    </w:div>
    <w:div w:id="1443184393">
      <w:marLeft w:val="640"/>
      <w:marRight w:val="0"/>
      <w:marTop w:val="0"/>
      <w:marBottom w:val="0"/>
      <w:divBdr>
        <w:top w:val="none" w:sz="0" w:space="0" w:color="auto"/>
        <w:left w:val="none" w:sz="0" w:space="0" w:color="auto"/>
        <w:bottom w:val="none" w:sz="0" w:space="0" w:color="auto"/>
        <w:right w:val="none" w:sz="0" w:space="0" w:color="auto"/>
      </w:divBdr>
    </w:div>
    <w:div w:id="1443187258">
      <w:marLeft w:val="640"/>
      <w:marRight w:val="0"/>
      <w:marTop w:val="0"/>
      <w:marBottom w:val="0"/>
      <w:divBdr>
        <w:top w:val="none" w:sz="0" w:space="0" w:color="auto"/>
        <w:left w:val="none" w:sz="0" w:space="0" w:color="auto"/>
        <w:bottom w:val="none" w:sz="0" w:space="0" w:color="auto"/>
        <w:right w:val="none" w:sz="0" w:space="0" w:color="auto"/>
      </w:divBdr>
    </w:div>
    <w:div w:id="1443262365">
      <w:marLeft w:val="640"/>
      <w:marRight w:val="0"/>
      <w:marTop w:val="0"/>
      <w:marBottom w:val="0"/>
      <w:divBdr>
        <w:top w:val="none" w:sz="0" w:space="0" w:color="auto"/>
        <w:left w:val="none" w:sz="0" w:space="0" w:color="auto"/>
        <w:bottom w:val="none" w:sz="0" w:space="0" w:color="auto"/>
        <w:right w:val="none" w:sz="0" w:space="0" w:color="auto"/>
      </w:divBdr>
    </w:div>
    <w:div w:id="1443299343">
      <w:marLeft w:val="640"/>
      <w:marRight w:val="0"/>
      <w:marTop w:val="0"/>
      <w:marBottom w:val="0"/>
      <w:divBdr>
        <w:top w:val="none" w:sz="0" w:space="0" w:color="auto"/>
        <w:left w:val="none" w:sz="0" w:space="0" w:color="auto"/>
        <w:bottom w:val="none" w:sz="0" w:space="0" w:color="auto"/>
        <w:right w:val="none" w:sz="0" w:space="0" w:color="auto"/>
      </w:divBdr>
    </w:div>
    <w:div w:id="1443307096">
      <w:marLeft w:val="640"/>
      <w:marRight w:val="0"/>
      <w:marTop w:val="0"/>
      <w:marBottom w:val="0"/>
      <w:divBdr>
        <w:top w:val="none" w:sz="0" w:space="0" w:color="auto"/>
        <w:left w:val="none" w:sz="0" w:space="0" w:color="auto"/>
        <w:bottom w:val="none" w:sz="0" w:space="0" w:color="auto"/>
        <w:right w:val="none" w:sz="0" w:space="0" w:color="auto"/>
      </w:divBdr>
    </w:div>
    <w:div w:id="1443308726">
      <w:marLeft w:val="640"/>
      <w:marRight w:val="0"/>
      <w:marTop w:val="0"/>
      <w:marBottom w:val="0"/>
      <w:divBdr>
        <w:top w:val="none" w:sz="0" w:space="0" w:color="auto"/>
        <w:left w:val="none" w:sz="0" w:space="0" w:color="auto"/>
        <w:bottom w:val="none" w:sz="0" w:space="0" w:color="auto"/>
        <w:right w:val="none" w:sz="0" w:space="0" w:color="auto"/>
      </w:divBdr>
    </w:div>
    <w:div w:id="1443379917">
      <w:marLeft w:val="640"/>
      <w:marRight w:val="0"/>
      <w:marTop w:val="0"/>
      <w:marBottom w:val="0"/>
      <w:divBdr>
        <w:top w:val="none" w:sz="0" w:space="0" w:color="auto"/>
        <w:left w:val="none" w:sz="0" w:space="0" w:color="auto"/>
        <w:bottom w:val="none" w:sz="0" w:space="0" w:color="auto"/>
        <w:right w:val="none" w:sz="0" w:space="0" w:color="auto"/>
      </w:divBdr>
    </w:div>
    <w:div w:id="1443381387">
      <w:marLeft w:val="640"/>
      <w:marRight w:val="0"/>
      <w:marTop w:val="0"/>
      <w:marBottom w:val="0"/>
      <w:divBdr>
        <w:top w:val="none" w:sz="0" w:space="0" w:color="auto"/>
        <w:left w:val="none" w:sz="0" w:space="0" w:color="auto"/>
        <w:bottom w:val="none" w:sz="0" w:space="0" w:color="auto"/>
        <w:right w:val="none" w:sz="0" w:space="0" w:color="auto"/>
      </w:divBdr>
    </w:div>
    <w:div w:id="1443527285">
      <w:marLeft w:val="640"/>
      <w:marRight w:val="0"/>
      <w:marTop w:val="0"/>
      <w:marBottom w:val="0"/>
      <w:divBdr>
        <w:top w:val="none" w:sz="0" w:space="0" w:color="auto"/>
        <w:left w:val="none" w:sz="0" w:space="0" w:color="auto"/>
        <w:bottom w:val="none" w:sz="0" w:space="0" w:color="auto"/>
        <w:right w:val="none" w:sz="0" w:space="0" w:color="auto"/>
      </w:divBdr>
    </w:div>
    <w:div w:id="1443649004">
      <w:marLeft w:val="640"/>
      <w:marRight w:val="0"/>
      <w:marTop w:val="0"/>
      <w:marBottom w:val="0"/>
      <w:divBdr>
        <w:top w:val="none" w:sz="0" w:space="0" w:color="auto"/>
        <w:left w:val="none" w:sz="0" w:space="0" w:color="auto"/>
        <w:bottom w:val="none" w:sz="0" w:space="0" w:color="auto"/>
        <w:right w:val="none" w:sz="0" w:space="0" w:color="auto"/>
      </w:divBdr>
    </w:div>
    <w:div w:id="1443843581">
      <w:marLeft w:val="640"/>
      <w:marRight w:val="0"/>
      <w:marTop w:val="0"/>
      <w:marBottom w:val="0"/>
      <w:divBdr>
        <w:top w:val="none" w:sz="0" w:space="0" w:color="auto"/>
        <w:left w:val="none" w:sz="0" w:space="0" w:color="auto"/>
        <w:bottom w:val="none" w:sz="0" w:space="0" w:color="auto"/>
        <w:right w:val="none" w:sz="0" w:space="0" w:color="auto"/>
      </w:divBdr>
    </w:div>
    <w:div w:id="1443914910">
      <w:marLeft w:val="640"/>
      <w:marRight w:val="0"/>
      <w:marTop w:val="0"/>
      <w:marBottom w:val="0"/>
      <w:divBdr>
        <w:top w:val="none" w:sz="0" w:space="0" w:color="auto"/>
        <w:left w:val="none" w:sz="0" w:space="0" w:color="auto"/>
        <w:bottom w:val="none" w:sz="0" w:space="0" w:color="auto"/>
        <w:right w:val="none" w:sz="0" w:space="0" w:color="auto"/>
      </w:divBdr>
    </w:div>
    <w:div w:id="1443916829">
      <w:marLeft w:val="640"/>
      <w:marRight w:val="0"/>
      <w:marTop w:val="0"/>
      <w:marBottom w:val="0"/>
      <w:divBdr>
        <w:top w:val="none" w:sz="0" w:space="0" w:color="auto"/>
        <w:left w:val="none" w:sz="0" w:space="0" w:color="auto"/>
        <w:bottom w:val="none" w:sz="0" w:space="0" w:color="auto"/>
        <w:right w:val="none" w:sz="0" w:space="0" w:color="auto"/>
      </w:divBdr>
    </w:div>
    <w:div w:id="1443956888">
      <w:marLeft w:val="640"/>
      <w:marRight w:val="0"/>
      <w:marTop w:val="0"/>
      <w:marBottom w:val="0"/>
      <w:divBdr>
        <w:top w:val="none" w:sz="0" w:space="0" w:color="auto"/>
        <w:left w:val="none" w:sz="0" w:space="0" w:color="auto"/>
        <w:bottom w:val="none" w:sz="0" w:space="0" w:color="auto"/>
        <w:right w:val="none" w:sz="0" w:space="0" w:color="auto"/>
      </w:divBdr>
    </w:div>
    <w:div w:id="1444112579">
      <w:marLeft w:val="640"/>
      <w:marRight w:val="0"/>
      <w:marTop w:val="0"/>
      <w:marBottom w:val="0"/>
      <w:divBdr>
        <w:top w:val="none" w:sz="0" w:space="0" w:color="auto"/>
        <w:left w:val="none" w:sz="0" w:space="0" w:color="auto"/>
        <w:bottom w:val="none" w:sz="0" w:space="0" w:color="auto"/>
        <w:right w:val="none" w:sz="0" w:space="0" w:color="auto"/>
      </w:divBdr>
    </w:div>
    <w:div w:id="1444113029">
      <w:marLeft w:val="640"/>
      <w:marRight w:val="0"/>
      <w:marTop w:val="0"/>
      <w:marBottom w:val="0"/>
      <w:divBdr>
        <w:top w:val="none" w:sz="0" w:space="0" w:color="auto"/>
        <w:left w:val="none" w:sz="0" w:space="0" w:color="auto"/>
        <w:bottom w:val="none" w:sz="0" w:space="0" w:color="auto"/>
        <w:right w:val="none" w:sz="0" w:space="0" w:color="auto"/>
      </w:divBdr>
    </w:div>
    <w:div w:id="1444114655">
      <w:marLeft w:val="640"/>
      <w:marRight w:val="0"/>
      <w:marTop w:val="0"/>
      <w:marBottom w:val="0"/>
      <w:divBdr>
        <w:top w:val="none" w:sz="0" w:space="0" w:color="auto"/>
        <w:left w:val="none" w:sz="0" w:space="0" w:color="auto"/>
        <w:bottom w:val="none" w:sz="0" w:space="0" w:color="auto"/>
        <w:right w:val="none" w:sz="0" w:space="0" w:color="auto"/>
      </w:divBdr>
    </w:div>
    <w:div w:id="1444181920">
      <w:marLeft w:val="640"/>
      <w:marRight w:val="0"/>
      <w:marTop w:val="0"/>
      <w:marBottom w:val="0"/>
      <w:divBdr>
        <w:top w:val="none" w:sz="0" w:space="0" w:color="auto"/>
        <w:left w:val="none" w:sz="0" w:space="0" w:color="auto"/>
        <w:bottom w:val="none" w:sz="0" w:space="0" w:color="auto"/>
        <w:right w:val="none" w:sz="0" w:space="0" w:color="auto"/>
      </w:divBdr>
    </w:div>
    <w:div w:id="1444224335">
      <w:marLeft w:val="640"/>
      <w:marRight w:val="0"/>
      <w:marTop w:val="0"/>
      <w:marBottom w:val="0"/>
      <w:divBdr>
        <w:top w:val="none" w:sz="0" w:space="0" w:color="auto"/>
        <w:left w:val="none" w:sz="0" w:space="0" w:color="auto"/>
        <w:bottom w:val="none" w:sz="0" w:space="0" w:color="auto"/>
        <w:right w:val="none" w:sz="0" w:space="0" w:color="auto"/>
      </w:divBdr>
    </w:div>
    <w:div w:id="1444228083">
      <w:marLeft w:val="640"/>
      <w:marRight w:val="0"/>
      <w:marTop w:val="0"/>
      <w:marBottom w:val="0"/>
      <w:divBdr>
        <w:top w:val="none" w:sz="0" w:space="0" w:color="auto"/>
        <w:left w:val="none" w:sz="0" w:space="0" w:color="auto"/>
        <w:bottom w:val="none" w:sz="0" w:space="0" w:color="auto"/>
        <w:right w:val="none" w:sz="0" w:space="0" w:color="auto"/>
      </w:divBdr>
    </w:div>
    <w:div w:id="1444230346">
      <w:marLeft w:val="640"/>
      <w:marRight w:val="0"/>
      <w:marTop w:val="0"/>
      <w:marBottom w:val="0"/>
      <w:divBdr>
        <w:top w:val="none" w:sz="0" w:space="0" w:color="auto"/>
        <w:left w:val="none" w:sz="0" w:space="0" w:color="auto"/>
        <w:bottom w:val="none" w:sz="0" w:space="0" w:color="auto"/>
        <w:right w:val="none" w:sz="0" w:space="0" w:color="auto"/>
      </w:divBdr>
    </w:div>
    <w:div w:id="1444350358">
      <w:marLeft w:val="640"/>
      <w:marRight w:val="0"/>
      <w:marTop w:val="0"/>
      <w:marBottom w:val="0"/>
      <w:divBdr>
        <w:top w:val="none" w:sz="0" w:space="0" w:color="auto"/>
        <w:left w:val="none" w:sz="0" w:space="0" w:color="auto"/>
        <w:bottom w:val="none" w:sz="0" w:space="0" w:color="auto"/>
        <w:right w:val="none" w:sz="0" w:space="0" w:color="auto"/>
      </w:divBdr>
    </w:div>
    <w:div w:id="1444423758">
      <w:marLeft w:val="640"/>
      <w:marRight w:val="0"/>
      <w:marTop w:val="0"/>
      <w:marBottom w:val="0"/>
      <w:divBdr>
        <w:top w:val="none" w:sz="0" w:space="0" w:color="auto"/>
        <w:left w:val="none" w:sz="0" w:space="0" w:color="auto"/>
        <w:bottom w:val="none" w:sz="0" w:space="0" w:color="auto"/>
        <w:right w:val="none" w:sz="0" w:space="0" w:color="auto"/>
      </w:divBdr>
    </w:div>
    <w:div w:id="1444492645">
      <w:marLeft w:val="640"/>
      <w:marRight w:val="0"/>
      <w:marTop w:val="0"/>
      <w:marBottom w:val="0"/>
      <w:divBdr>
        <w:top w:val="none" w:sz="0" w:space="0" w:color="auto"/>
        <w:left w:val="none" w:sz="0" w:space="0" w:color="auto"/>
        <w:bottom w:val="none" w:sz="0" w:space="0" w:color="auto"/>
        <w:right w:val="none" w:sz="0" w:space="0" w:color="auto"/>
      </w:divBdr>
    </w:div>
    <w:div w:id="1444642639">
      <w:marLeft w:val="640"/>
      <w:marRight w:val="0"/>
      <w:marTop w:val="0"/>
      <w:marBottom w:val="0"/>
      <w:divBdr>
        <w:top w:val="none" w:sz="0" w:space="0" w:color="auto"/>
        <w:left w:val="none" w:sz="0" w:space="0" w:color="auto"/>
        <w:bottom w:val="none" w:sz="0" w:space="0" w:color="auto"/>
        <w:right w:val="none" w:sz="0" w:space="0" w:color="auto"/>
      </w:divBdr>
    </w:div>
    <w:div w:id="1444691965">
      <w:marLeft w:val="640"/>
      <w:marRight w:val="0"/>
      <w:marTop w:val="0"/>
      <w:marBottom w:val="0"/>
      <w:divBdr>
        <w:top w:val="none" w:sz="0" w:space="0" w:color="auto"/>
        <w:left w:val="none" w:sz="0" w:space="0" w:color="auto"/>
        <w:bottom w:val="none" w:sz="0" w:space="0" w:color="auto"/>
        <w:right w:val="none" w:sz="0" w:space="0" w:color="auto"/>
      </w:divBdr>
    </w:div>
    <w:div w:id="1444762568">
      <w:marLeft w:val="640"/>
      <w:marRight w:val="0"/>
      <w:marTop w:val="0"/>
      <w:marBottom w:val="0"/>
      <w:divBdr>
        <w:top w:val="none" w:sz="0" w:space="0" w:color="auto"/>
        <w:left w:val="none" w:sz="0" w:space="0" w:color="auto"/>
        <w:bottom w:val="none" w:sz="0" w:space="0" w:color="auto"/>
        <w:right w:val="none" w:sz="0" w:space="0" w:color="auto"/>
      </w:divBdr>
    </w:div>
    <w:div w:id="1444766857">
      <w:marLeft w:val="640"/>
      <w:marRight w:val="0"/>
      <w:marTop w:val="0"/>
      <w:marBottom w:val="0"/>
      <w:divBdr>
        <w:top w:val="none" w:sz="0" w:space="0" w:color="auto"/>
        <w:left w:val="none" w:sz="0" w:space="0" w:color="auto"/>
        <w:bottom w:val="none" w:sz="0" w:space="0" w:color="auto"/>
        <w:right w:val="none" w:sz="0" w:space="0" w:color="auto"/>
      </w:divBdr>
    </w:div>
    <w:div w:id="1444768749">
      <w:marLeft w:val="640"/>
      <w:marRight w:val="0"/>
      <w:marTop w:val="0"/>
      <w:marBottom w:val="0"/>
      <w:divBdr>
        <w:top w:val="none" w:sz="0" w:space="0" w:color="auto"/>
        <w:left w:val="none" w:sz="0" w:space="0" w:color="auto"/>
        <w:bottom w:val="none" w:sz="0" w:space="0" w:color="auto"/>
        <w:right w:val="none" w:sz="0" w:space="0" w:color="auto"/>
      </w:divBdr>
    </w:div>
    <w:div w:id="1444768906">
      <w:marLeft w:val="640"/>
      <w:marRight w:val="0"/>
      <w:marTop w:val="0"/>
      <w:marBottom w:val="0"/>
      <w:divBdr>
        <w:top w:val="none" w:sz="0" w:space="0" w:color="auto"/>
        <w:left w:val="none" w:sz="0" w:space="0" w:color="auto"/>
        <w:bottom w:val="none" w:sz="0" w:space="0" w:color="auto"/>
        <w:right w:val="none" w:sz="0" w:space="0" w:color="auto"/>
      </w:divBdr>
    </w:div>
    <w:div w:id="1444836918">
      <w:marLeft w:val="640"/>
      <w:marRight w:val="0"/>
      <w:marTop w:val="0"/>
      <w:marBottom w:val="0"/>
      <w:divBdr>
        <w:top w:val="none" w:sz="0" w:space="0" w:color="auto"/>
        <w:left w:val="none" w:sz="0" w:space="0" w:color="auto"/>
        <w:bottom w:val="none" w:sz="0" w:space="0" w:color="auto"/>
        <w:right w:val="none" w:sz="0" w:space="0" w:color="auto"/>
      </w:divBdr>
    </w:div>
    <w:div w:id="1444838836">
      <w:marLeft w:val="640"/>
      <w:marRight w:val="0"/>
      <w:marTop w:val="0"/>
      <w:marBottom w:val="0"/>
      <w:divBdr>
        <w:top w:val="none" w:sz="0" w:space="0" w:color="auto"/>
        <w:left w:val="none" w:sz="0" w:space="0" w:color="auto"/>
        <w:bottom w:val="none" w:sz="0" w:space="0" w:color="auto"/>
        <w:right w:val="none" w:sz="0" w:space="0" w:color="auto"/>
      </w:divBdr>
    </w:div>
    <w:div w:id="1444956342">
      <w:marLeft w:val="640"/>
      <w:marRight w:val="0"/>
      <w:marTop w:val="0"/>
      <w:marBottom w:val="0"/>
      <w:divBdr>
        <w:top w:val="none" w:sz="0" w:space="0" w:color="auto"/>
        <w:left w:val="none" w:sz="0" w:space="0" w:color="auto"/>
        <w:bottom w:val="none" w:sz="0" w:space="0" w:color="auto"/>
        <w:right w:val="none" w:sz="0" w:space="0" w:color="auto"/>
      </w:divBdr>
    </w:div>
    <w:div w:id="1445224908">
      <w:marLeft w:val="640"/>
      <w:marRight w:val="0"/>
      <w:marTop w:val="0"/>
      <w:marBottom w:val="0"/>
      <w:divBdr>
        <w:top w:val="none" w:sz="0" w:space="0" w:color="auto"/>
        <w:left w:val="none" w:sz="0" w:space="0" w:color="auto"/>
        <w:bottom w:val="none" w:sz="0" w:space="0" w:color="auto"/>
        <w:right w:val="none" w:sz="0" w:space="0" w:color="auto"/>
      </w:divBdr>
    </w:div>
    <w:div w:id="1445230488">
      <w:marLeft w:val="640"/>
      <w:marRight w:val="0"/>
      <w:marTop w:val="0"/>
      <w:marBottom w:val="0"/>
      <w:divBdr>
        <w:top w:val="none" w:sz="0" w:space="0" w:color="auto"/>
        <w:left w:val="none" w:sz="0" w:space="0" w:color="auto"/>
        <w:bottom w:val="none" w:sz="0" w:space="0" w:color="auto"/>
        <w:right w:val="none" w:sz="0" w:space="0" w:color="auto"/>
      </w:divBdr>
    </w:div>
    <w:div w:id="1445272149">
      <w:marLeft w:val="640"/>
      <w:marRight w:val="0"/>
      <w:marTop w:val="0"/>
      <w:marBottom w:val="0"/>
      <w:divBdr>
        <w:top w:val="none" w:sz="0" w:space="0" w:color="auto"/>
        <w:left w:val="none" w:sz="0" w:space="0" w:color="auto"/>
        <w:bottom w:val="none" w:sz="0" w:space="0" w:color="auto"/>
        <w:right w:val="none" w:sz="0" w:space="0" w:color="auto"/>
      </w:divBdr>
    </w:div>
    <w:div w:id="1445421213">
      <w:marLeft w:val="640"/>
      <w:marRight w:val="0"/>
      <w:marTop w:val="0"/>
      <w:marBottom w:val="0"/>
      <w:divBdr>
        <w:top w:val="none" w:sz="0" w:space="0" w:color="auto"/>
        <w:left w:val="none" w:sz="0" w:space="0" w:color="auto"/>
        <w:bottom w:val="none" w:sz="0" w:space="0" w:color="auto"/>
        <w:right w:val="none" w:sz="0" w:space="0" w:color="auto"/>
      </w:divBdr>
    </w:div>
    <w:div w:id="1445464635">
      <w:marLeft w:val="640"/>
      <w:marRight w:val="0"/>
      <w:marTop w:val="0"/>
      <w:marBottom w:val="0"/>
      <w:divBdr>
        <w:top w:val="none" w:sz="0" w:space="0" w:color="auto"/>
        <w:left w:val="none" w:sz="0" w:space="0" w:color="auto"/>
        <w:bottom w:val="none" w:sz="0" w:space="0" w:color="auto"/>
        <w:right w:val="none" w:sz="0" w:space="0" w:color="auto"/>
      </w:divBdr>
    </w:div>
    <w:div w:id="1445611597">
      <w:marLeft w:val="640"/>
      <w:marRight w:val="0"/>
      <w:marTop w:val="0"/>
      <w:marBottom w:val="0"/>
      <w:divBdr>
        <w:top w:val="none" w:sz="0" w:space="0" w:color="auto"/>
        <w:left w:val="none" w:sz="0" w:space="0" w:color="auto"/>
        <w:bottom w:val="none" w:sz="0" w:space="0" w:color="auto"/>
        <w:right w:val="none" w:sz="0" w:space="0" w:color="auto"/>
      </w:divBdr>
    </w:div>
    <w:div w:id="1445618440">
      <w:marLeft w:val="640"/>
      <w:marRight w:val="0"/>
      <w:marTop w:val="0"/>
      <w:marBottom w:val="0"/>
      <w:divBdr>
        <w:top w:val="none" w:sz="0" w:space="0" w:color="auto"/>
        <w:left w:val="none" w:sz="0" w:space="0" w:color="auto"/>
        <w:bottom w:val="none" w:sz="0" w:space="0" w:color="auto"/>
        <w:right w:val="none" w:sz="0" w:space="0" w:color="auto"/>
      </w:divBdr>
    </w:div>
    <w:div w:id="1445687935">
      <w:marLeft w:val="640"/>
      <w:marRight w:val="0"/>
      <w:marTop w:val="0"/>
      <w:marBottom w:val="0"/>
      <w:divBdr>
        <w:top w:val="none" w:sz="0" w:space="0" w:color="auto"/>
        <w:left w:val="none" w:sz="0" w:space="0" w:color="auto"/>
        <w:bottom w:val="none" w:sz="0" w:space="0" w:color="auto"/>
        <w:right w:val="none" w:sz="0" w:space="0" w:color="auto"/>
      </w:divBdr>
    </w:div>
    <w:div w:id="1445728097">
      <w:marLeft w:val="640"/>
      <w:marRight w:val="0"/>
      <w:marTop w:val="0"/>
      <w:marBottom w:val="0"/>
      <w:divBdr>
        <w:top w:val="none" w:sz="0" w:space="0" w:color="auto"/>
        <w:left w:val="none" w:sz="0" w:space="0" w:color="auto"/>
        <w:bottom w:val="none" w:sz="0" w:space="0" w:color="auto"/>
        <w:right w:val="none" w:sz="0" w:space="0" w:color="auto"/>
      </w:divBdr>
    </w:div>
    <w:div w:id="1445803332">
      <w:marLeft w:val="640"/>
      <w:marRight w:val="0"/>
      <w:marTop w:val="0"/>
      <w:marBottom w:val="0"/>
      <w:divBdr>
        <w:top w:val="none" w:sz="0" w:space="0" w:color="auto"/>
        <w:left w:val="none" w:sz="0" w:space="0" w:color="auto"/>
        <w:bottom w:val="none" w:sz="0" w:space="0" w:color="auto"/>
        <w:right w:val="none" w:sz="0" w:space="0" w:color="auto"/>
      </w:divBdr>
    </w:div>
    <w:div w:id="1445997561">
      <w:marLeft w:val="640"/>
      <w:marRight w:val="0"/>
      <w:marTop w:val="0"/>
      <w:marBottom w:val="0"/>
      <w:divBdr>
        <w:top w:val="none" w:sz="0" w:space="0" w:color="auto"/>
        <w:left w:val="none" w:sz="0" w:space="0" w:color="auto"/>
        <w:bottom w:val="none" w:sz="0" w:space="0" w:color="auto"/>
        <w:right w:val="none" w:sz="0" w:space="0" w:color="auto"/>
      </w:divBdr>
    </w:div>
    <w:div w:id="1446003590">
      <w:marLeft w:val="640"/>
      <w:marRight w:val="0"/>
      <w:marTop w:val="0"/>
      <w:marBottom w:val="0"/>
      <w:divBdr>
        <w:top w:val="none" w:sz="0" w:space="0" w:color="auto"/>
        <w:left w:val="none" w:sz="0" w:space="0" w:color="auto"/>
        <w:bottom w:val="none" w:sz="0" w:space="0" w:color="auto"/>
        <w:right w:val="none" w:sz="0" w:space="0" w:color="auto"/>
      </w:divBdr>
    </w:div>
    <w:div w:id="1446118974">
      <w:marLeft w:val="640"/>
      <w:marRight w:val="0"/>
      <w:marTop w:val="0"/>
      <w:marBottom w:val="0"/>
      <w:divBdr>
        <w:top w:val="none" w:sz="0" w:space="0" w:color="auto"/>
        <w:left w:val="none" w:sz="0" w:space="0" w:color="auto"/>
        <w:bottom w:val="none" w:sz="0" w:space="0" w:color="auto"/>
        <w:right w:val="none" w:sz="0" w:space="0" w:color="auto"/>
      </w:divBdr>
    </w:div>
    <w:div w:id="1446198332">
      <w:marLeft w:val="640"/>
      <w:marRight w:val="0"/>
      <w:marTop w:val="0"/>
      <w:marBottom w:val="0"/>
      <w:divBdr>
        <w:top w:val="none" w:sz="0" w:space="0" w:color="auto"/>
        <w:left w:val="none" w:sz="0" w:space="0" w:color="auto"/>
        <w:bottom w:val="none" w:sz="0" w:space="0" w:color="auto"/>
        <w:right w:val="none" w:sz="0" w:space="0" w:color="auto"/>
      </w:divBdr>
    </w:div>
    <w:div w:id="1446346593">
      <w:marLeft w:val="640"/>
      <w:marRight w:val="0"/>
      <w:marTop w:val="0"/>
      <w:marBottom w:val="0"/>
      <w:divBdr>
        <w:top w:val="none" w:sz="0" w:space="0" w:color="auto"/>
        <w:left w:val="none" w:sz="0" w:space="0" w:color="auto"/>
        <w:bottom w:val="none" w:sz="0" w:space="0" w:color="auto"/>
        <w:right w:val="none" w:sz="0" w:space="0" w:color="auto"/>
      </w:divBdr>
    </w:div>
    <w:div w:id="1446388937">
      <w:marLeft w:val="640"/>
      <w:marRight w:val="0"/>
      <w:marTop w:val="0"/>
      <w:marBottom w:val="0"/>
      <w:divBdr>
        <w:top w:val="none" w:sz="0" w:space="0" w:color="auto"/>
        <w:left w:val="none" w:sz="0" w:space="0" w:color="auto"/>
        <w:bottom w:val="none" w:sz="0" w:space="0" w:color="auto"/>
        <w:right w:val="none" w:sz="0" w:space="0" w:color="auto"/>
      </w:divBdr>
    </w:div>
    <w:div w:id="1446457708">
      <w:marLeft w:val="640"/>
      <w:marRight w:val="0"/>
      <w:marTop w:val="0"/>
      <w:marBottom w:val="0"/>
      <w:divBdr>
        <w:top w:val="none" w:sz="0" w:space="0" w:color="auto"/>
        <w:left w:val="none" w:sz="0" w:space="0" w:color="auto"/>
        <w:bottom w:val="none" w:sz="0" w:space="0" w:color="auto"/>
        <w:right w:val="none" w:sz="0" w:space="0" w:color="auto"/>
      </w:divBdr>
    </w:div>
    <w:div w:id="1446460705">
      <w:marLeft w:val="640"/>
      <w:marRight w:val="0"/>
      <w:marTop w:val="0"/>
      <w:marBottom w:val="0"/>
      <w:divBdr>
        <w:top w:val="none" w:sz="0" w:space="0" w:color="auto"/>
        <w:left w:val="none" w:sz="0" w:space="0" w:color="auto"/>
        <w:bottom w:val="none" w:sz="0" w:space="0" w:color="auto"/>
        <w:right w:val="none" w:sz="0" w:space="0" w:color="auto"/>
      </w:divBdr>
    </w:div>
    <w:div w:id="1446461569">
      <w:bodyDiv w:val="1"/>
      <w:marLeft w:val="0"/>
      <w:marRight w:val="0"/>
      <w:marTop w:val="0"/>
      <w:marBottom w:val="0"/>
      <w:divBdr>
        <w:top w:val="none" w:sz="0" w:space="0" w:color="auto"/>
        <w:left w:val="none" w:sz="0" w:space="0" w:color="auto"/>
        <w:bottom w:val="none" w:sz="0" w:space="0" w:color="auto"/>
        <w:right w:val="none" w:sz="0" w:space="0" w:color="auto"/>
      </w:divBdr>
    </w:div>
    <w:div w:id="1446534150">
      <w:marLeft w:val="640"/>
      <w:marRight w:val="0"/>
      <w:marTop w:val="0"/>
      <w:marBottom w:val="0"/>
      <w:divBdr>
        <w:top w:val="none" w:sz="0" w:space="0" w:color="auto"/>
        <w:left w:val="none" w:sz="0" w:space="0" w:color="auto"/>
        <w:bottom w:val="none" w:sz="0" w:space="0" w:color="auto"/>
        <w:right w:val="none" w:sz="0" w:space="0" w:color="auto"/>
      </w:divBdr>
    </w:div>
    <w:div w:id="1446539401">
      <w:marLeft w:val="640"/>
      <w:marRight w:val="0"/>
      <w:marTop w:val="0"/>
      <w:marBottom w:val="0"/>
      <w:divBdr>
        <w:top w:val="none" w:sz="0" w:space="0" w:color="auto"/>
        <w:left w:val="none" w:sz="0" w:space="0" w:color="auto"/>
        <w:bottom w:val="none" w:sz="0" w:space="0" w:color="auto"/>
        <w:right w:val="none" w:sz="0" w:space="0" w:color="auto"/>
      </w:divBdr>
    </w:div>
    <w:div w:id="1446582736">
      <w:marLeft w:val="640"/>
      <w:marRight w:val="0"/>
      <w:marTop w:val="0"/>
      <w:marBottom w:val="0"/>
      <w:divBdr>
        <w:top w:val="none" w:sz="0" w:space="0" w:color="auto"/>
        <w:left w:val="none" w:sz="0" w:space="0" w:color="auto"/>
        <w:bottom w:val="none" w:sz="0" w:space="0" w:color="auto"/>
        <w:right w:val="none" w:sz="0" w:space="0" w:color="auto"/>
      </w:divBdr>
    </w:div>
    <w:div w:id="1446652851">
      <w:marLeft w:val="640"/>
      <w:marRight w:val="0"/>
      <w:marTop w:val="0"/>
      <w:marBottom w:val="0"/>
      <w:divBdr>
        <w:top w:val="none" w:sz="0" w:space="0" w:color="auto"/>
        <w:left w:val="none" w:sz="0" w:space="0" w:color="auto"/>
        <w:bottom w:val="none" w:sz="0" w:space="0" w:color="auto"/>
        <w:right w:val="none" w:sz="0" w:space="0" w:color="auto"/>
      </w:divBdr>
    </w:div>
    <w:div w:id="1446655549">
      <w:marLeft w:val="640"/>
      <w:marRight w:val="0"/>
      <w:marTop w:val="0"/>
      <w:marBottom w:val="0"/>
      <w:divBdr>
        <w:top w:val="none" w:sz="0" w:space="0" w:color="auto"/>
        <w:left w:val="none" w:sz="0" w:space="0" w:color="auto"/>
        <w:bottom w:val="none" w:sz="0" w:space="0" w:color="auto"/>
        <w:right w:val="none" w:sz="0" w:space="0" w:color="auto"/>
      </w:divBdr>
    </w:div>
    <w:div w:id="1446970763">
      <w:marLeft w:val="640"/>
      <w:marRight w:val="0"/>
      <w:marTop w:val="0"/>
      <w:marBottom w:val="0"/>
      <w:divBdr>
        <w:top w:val="none" w:sz="0" w:space="0" w:color="auto"/>
        <w:left w:val="none" w:sz="0" w:space="0" w:color="auto"/>
        <w:bottom w:val="none" w:sz="0" w:space="0" w:color="auto"/>
        <w:right w:val="none" w:sz="0" w:space="0" w:color="auto"/>
      </w:divBdr>
    </w:div>
    <w:div w:id="1446997982">
      <w:marLeft w:val="640"/>
      <w:marRight w:val="0"/>
      <w:marTop w:val="0"/>
      <w:marBottom w:val="0"/>
      <w:divBdr>
        <w:top w:val="none" w:sz="0" w:space="0" w:color="auto"/>
        <w:left w:val="none" w:sz="0" w:space="0" w:color="auto"/>
        <w:bottom w:val="none" w:sz="0" w:space="0" w:color="auto"/>
        <w:right w:val="none" w:sz="0" w:space="0" w:color="auto"/>
      </w:divBdr>
    </w:div>
    <w:div w:id="1447045432">
      <w:marLeft w:val="640"/>
      <w:marRight w:val="0"/>
      <w:marTop w:val="0"/>
      <w:marBottom w:val="0"/>
      <w:divBdr>
        <w:top w:val="none" w:sz="0" w:space="0" w:color="auto"/>
        <w:left w:val="none" w:sz="0" w:space="0" w:color="auto"/>
        <w:bottom w:val="none" w:sz="0" w:space="0" w:color="auto"/>
        <w:right w:val="none" w:sz="0" w:space="0" w:color="auto"/>
      </w:divBdr>
    </w:div>
    <w:div w:id="1447237800">
      <w:marLeft w:val="640"/>
      <w:marRight w:val="0"/>
      <w:marTop w:val="0"/>
      <w:marBottom w:val="0"/>
      <w:divBdr>
        <w:top w:val="none" w:sz="0" w:space="0" w:color="auto"/>
        <w:left w:val="none" w:sz="0" w:space="0" w:color="auto"/>
        <w:bottom w:val="none" w:sz="0" w:space="0" w:color="auto"/>
        <w:right w:val="none" w:sz="0" w:space="0" w:color="auto"/>
      </w:divBdr>
    </w:div>
    <w:div w:id="1447306707">
      <w:marLeft w:val="640"/>
      <w:marRight w:val="0"/>
      <w:marTop w:val="0"/>
      <w:marBottom w:val="0"/>
      <w:divBdr>
        <w:top w:val="none" w:sz="0" w:space="0" w:color="auto"/>
        <w:left w:val="none" w:sz="0" w:space="0" w:color="auto"/>
        <w:bottom w:val="none" w:sz="0" w:space="0" w:color="auto"/>
        <w:right w:val="none" w:sz="0" w:space="0" w:color="auto"/>
      </w:divBdr>
    </w:div>
    <w:div w:id="1447384046">
      <w:marLeft w:val="640"/>
      <w:marRight w:val="0"/>
      <w:marTop w:val="0"/>
      <w:marBottom w:val="0"/>
      <w:divBdr>
        <w:top w:val="none" w:sz="0" w:space="0" w:color="auto"/>
        <w:left w:val="none" w:sz="0" w:space="0" w:color="auto"/>
        <w:bottom w:val="none" w:sz="0" w:space="0" w:color="auto"/>
        <w:right w:val="none" w:sz="0" w:space="0" w:color="auto"/>
      </w:divBdr>
    </w:div>
    <w:div w:id="1447387123">
      <w:marLeft w:val="640"/>
      <w:marRight w:val="0"/>
      <w:marTop w:val="0"/>
      <w:marBottom w:val="0"/>
      <w:divBdr>
        <w:top w:val="none" w:sz="0" w:space="0" w:color="auto"/>
        <w:left w:val="none" w:sz="0" w:space="0" w:color="auto"/>
        <w:bottom w:val="none" w:sz="0" w:space="0" w:color="auto"/>
        <w:right w:val="none" w:sz="0" w:space="0" w:color="auto"/>
      </w:divBdr>
    </w:div>
    <w:div w:id="1447387635">
      <w:marLeft w:val="640"/>
      <w:marRight w:val="0"/>
      <w:marTop w:val="0"/>
      <w:marBottom w:val="0"/>
      <w:divBdr>
        <w:top w:val="none" w:sz="0" w:space="0" w:color="auto"/>
        <w:left w:val="none" w:sz="0" w:space="0" w:color="auto"/>
        <w:bottom w:val="none" w:sz="0" w:space="0" w:color="auto"/>
        <w:right w:val="none" w:sz="0" w:space="0" w:color="auto"/>
      </w:divBdr>
    </w:div>
    <w:div w:id="1447388993">
      <w:marLeft w:val="640"/>
      <w:marRight w:val="0"/>
      <w:marTop w:val="0"/>
      <w:marBottom w:val="0"/>
      <w:divBdr>
        <w:top w:val="none" w:sz="0" w:space="0" w:color="auto"/>
        <w:left w:val="none" w:sz="0" w:space="0" w:color="auto"/>
        <w:bottom w:val="none" w:sz="0" w:space="0" w:color="auto"/>
        <w:right w:val="none" w:sz="0" w:space="0" w:color="auto"/>
      </w:divBdr>
    </w:div>
    <w:div w:id="1447432889">
      <w:marLeft w:val="640"/>
      <w:marRight w:val="0"/>
      <w:marTop w:val="0"/>
      <w:marBottom w:val="0"/>
      <w:divBdr>
        <w:top w:val="none" w:sz="0" w:space="0" w:color="auto"/>
        <w:left w:val="none" w:sz="0" w:space="0" w:color="auto"/>
        <w:bottom w:val="none" w:sz="0" w:space="0" w:color="auto"/>
        <w:right w:val="none" w:sz="0" w:space="0" w:color="auto"/>
      </w:divBdr>
    </w:div>
    <w:div w:id="1447460388">
      <w:marLeft w:val="640"/>
      <w:marRight w:val="0"/>
      <w:marTop w:val="0"/>
      <w:marBottom w:val="0"/>
      <w:divBdr>
        <w:top w:val="none" w:sz="0" w:space="0" w:color="auto"/>
        <w:left w:val="none" w:sz="0" w:space="0" w:color="auto"/>
        <w:bottom w:val="none" w:sz="0" w:space="0" w:color="auto"/>
        <w:right w:val="none" w:sz="0" w:space="0" w:color="auto"/>
      </w:divBdr>
    </w:div>
    <w:div w:id="1447502351">
      <w:marLeft w:val="640"/>
      <w:marRight w:val="0"/>
      <w:marTop w:val="0"/>
      <w:marBottom w:val="0"/>
      <w:divBdr>
        <w:top w:val="none" w:sz="0" w:space="0" w:color="auto"/>
        <w:left w:val="none" w:sz="0" w:space="0" w:color="auto"/>
        <w:bottom w:val="none" w:sz="0" w:space="0" w:color="auto"/>
        <w:right w:val="none" w:sz="0" w:space="0" w:color="auto"/>
      </w:divBdr>
    </w:div>
    <w:div w:id="1447502808">
      <w:marLeft w:val="640"/>
      <w:marRight w:val="0"/>
      <w:marTop w:val="0"/>
      <w:marBottom w:val="0"/>
      <w:divBdr>
        <w:top w:val="none" w:sz="0" w:space="0" w:color="auto"/>
        <w:left w:val="none" w:sz="0" w:space="0" w:color="auto"/>
        <w:bottom w:val="none" w:sz="0" w:space="0" w:color="auto"/>
        <w:right w:val="none" w:sz="0" w:space="0" w:color="auto"/>
      </w:divBdr>
    </w:div>
    <w:div w:id="1447507097">
      <w:marLeft w:val="640"/>
      <w:marRight w:val="0"/>
      <w:marTop w:val="0"/>
      <w:marBottom w:val="0"/>
      <w:divBdr>
        <w:top w:val="none" w:sz="0" w:space="0" w:color="auto"/>
        <w:left w:val="none" w:sz="0" w:space="0" w:color="auto"/>
        <w:bottom w:val="none" w:sz="0" w:space="0" w:color="auto"/>
        <w:right w:val="none" w:sz="0" w:space="0" w:color="auto"/>
      </w:divBdr>
    </w:div>
    <w:div w:id="1447582417">
      <w:marLeft w:val="640"/>
      <w:marRight w:val="0"/>
      <w:marTop w:val="0"/>
      <w:marBottom w:val="0"/>
      <w:divBdr>
        <w:top w:val="none" w:sz="0" w:space="0" w:color="auto"/>
        <w:left w:val="none" w:sz="0" w:space="0" w:color="auto"/>
        <w:bottom w:val="none" w:sz="0" w:space="0" w:color="auto"/>
        <w:right w:val="none" w:sz="0" w:space="0" w:color="auto"/>
      </w:divBdr>
    </w:div>
    <w:div w:id="1447583535">
      <w:marLeft w:val="640"/>
      <w:marRight w:val="0"/>
      <w:marTop w:val="0"/>
      <w:marBottom w:val="0"/>
      <w:divBdr>
        <w:top w:val="none" w:sz="0" w:space="0" w:color="auto"/>
        <w:left w:val="none" w:sz="0" w:space="0" w:color="auto"/>
        <w:bottom w:val="none" w:sz="0" w:space="0" w:color="auto"/>
        <w:right w:val="none" w:sz="0" w:space="0" w:color="auto"/>
      </w:divBdr>
    </w:div>
    <w:div w:id="1447698533">
      <w:marLeft w:val="640"/>
      <w:marRight w:val="0"/>
      <w:marTop w:val="0"/>
      <w:marBottom w:val="0"/>
      <w:divBdr>
        <w:top w:val="none" w:sz="0" w:space="0" w:color="auto"/>
        <w:left w:val="none" w:sz="0" w:space="0" w:color="auto"/>
        <w:bottom w:val="none" w:sz="0" w:space="0" w:color="auto"/>
        <w:right w:val="none" w:sz="0" w:space="0" w:color="auto"/>
      </w:divBdr>
    </w:div>
    <w:div w:id="1447702218">
      <w:marLeft w:val="640"/>
      <w:marRight w:val="0"/>
      <w:marTop w:val="0"/>
      <w:marBottom w:val="0"/>
      <w:divBdr>
        <w:top w:val="none" w:sz="0" w:space="0" w:color="auto"/>
        <w:left w:val="none" w:sz="0" w:space="0" w:color="auto"/>
        <w:bottom w:val="none" w:sz="0" w:space="0" w:color="auto"/>
        <w:right w:val="none" w:sz="0" w:space="0" w:color="auto"/>
      </w:divBdr>
    </w:div>
    <w:div w:id="1447772533">
      <w:marLeft w:val="640"/>
      <w:marRight w:val="0"/>
      <w:marTop w:val="0"/>
      <w:marBottom w:val="0"/>
      <w:divBdr>
        <w:top w:val="none" w:sz="0" w:space="0" w:color="auto"/>
        <w:left w:val="none" w:sz="0" w:space="0" w:color="auto"/>
        <w:bottom w:val="none" w:sz="0" w:space="0" w:color="auto"/>
        <w:right w:val="none" w:sz="0" w:space="0" w:color="auto"/>
      </w:divBdr>
    </w:div>
    <w:div w:id="1447888378">
      <w:marLeft w:val="640"/>
      <w:marRight w:val="0"/>
      <w:marTop w:val="0"/>
      <w:marBottom w:val="0"/>
      <w:divBdr>
        <w:top w:val="none" w:sz="0" w:space="0" w:color="auto"/>
        <w:left w:val="none" w:sz="0" w:space="0" w:color="auto"/>
        <w:bottom w:val="none" w:sz="0" w:space="0" w:color="auto"/>
        <w:right w:val="none" w:sz="0" w:space="0" w:color="auto"/>
      </w:divBdr>
    </w:div>
    <w:div w:id="1447894133">
      <w:marLeft w:val="640"/>
      <w:marRight w:val="0"/>
      <w:marTop w:val="0"/>
      <w:marBottom w:val="0"/>
      <w:divBdr>
        <w:top w:val="none" w:sz="0" w:space="0" w:color="auto"/>
        <w:left w:val="none" w:sz="0" w:space="0" w:color="auto"/>
        <w:bottom w:val="none" w:sz="0" w:space="0" w:color="auto"/>
        <w:right w:val="none" w:sz="0" w:space="0" w:color="auto"/>
      </w:divBdr>
    </w:div>
    <w:div w:id="1447969036">
      <w:marLeft w:val="640"/>
      <w:marRight w:val="0"/>
      <w:marTop w:val="0"/>
      <w:marBottom w:val="0"/>
      <w:divBdr>
        <w:top w:val="none" w:sz="0" w:space="0" w:color="auto"/>
        <w:left w:val="none" w:sz="0" w:space="0" w:color="auto"/>
        <w:bottom w:val="none" w:sz="0" w:space="0" w:color="auto"/>
        <w:right w:val="none" w:sz="0" w:space="0" w:color="auto"/>
      </w:divBdr>
    </w:div>
    <w:div w:id="1448037887">
      <w:marLeft w:val="640"/>
      <w:marRight w:val="0"/>
      <w:marTop w:val="0"/>
      <w:marBottom w:val="0"/>
      <w:divBdr>
        <w:top w:val="none" w:sz="0" w:space="0" w:color="auto"/>
        <w:left w:val="none" w:sz="0" w:space="0" w:color="auto"/>
        <w:bottom w:val="none" w:sz="0" w:space="0" w:color="auto"/>
        <w:right w:val="none" w:sz="0" w:space="0" w:color="auto"/>
      </w:divBdr>
    </w:div>
    <w:div w:id="1448039358">
      <w:marLeft w:val="640"/>
      <w:marRight w:val="0"/>
      <w:marTop w:val="0"/>
      <w:marBottom w:val="0"/>
      <w:divBdr>
        <w:top w:val="none" w:sz="0" w:space="0" w:color="auto"/>
        <w:left w:val="none" w:sz="0" w:space="0" w:color="auto"/>
        <w:bottom w:val="none" w:sz="0" w:space="0" w:color="auto"/>
        <w:right w:val="none" w:sz="0" w:space="0" w:color="auto"/>
      </w:divBdr>
    </w:div>
    <w:div w:id="1448112701">
      <w:marLeft w:val="640"/>
      <w:marRight w:val="0"/>
      <w:marTop w:val="0"/>
      <w:marBottom w:val="0"/>
      <w:divBdr>
        <w:top w:val="none" w:sz="0" w:space="0" w:color="auto"/>
        <w:left w:val="none" w:sz="0" w:space="0" w:color="auto"/>
        <w:bottom w:val="none" w:sz="0" w:space="0" w:color="auto"/>
        <w:right w:val="none" w:sz="0" w:space="0" w:color="auto"/>
      </w:divBdr>
    </w:div>
    <w:div w:id="1448234867">
      <w:marLeft w:val="640"/>
      <w:marRight w:val="0"/>
      <w:marTop w:val="0"/>
      <w:marBottom w:val="0"/>
      <w:divBdr>
        <w:top w:val="none" w:sz="0" w:space="0" w:color="auto"/>
        <w:left w:val="none" w:sz="0" w:space="0" w:color="auto"/>
        <w:bottom w:val="none" w:sz="0" w:space="0" w:color="auto"/>
        <w:right w:val="none" w:sz="0" w:space="0" w:color="auto"/>
      </w:divBdr>
    </w:div>
    <w:div w:id="1448307698">
      <w:marLeft w:val="640"/>
      <w:marRight w:val="0"/>
      <w:marTop w:val="0"/>
      <w:marBottom w:val="0"/>
      <w:divBdr>
        <w:top w:val="none" w:sz="0" w:space="0" w:color="auto"/>
        <w:left w:val="none" w:sz="0" w:space="0" w:color="auto"/>
        <w:bottom w:val="none" w:sz="0" w:space="0" w:color="auto"/>
        <w:right w:val="none" w:sz="0" w:space="0" w:color="auto"/>
      </w:divBdr>
    </w:div>
    <w:div w:id="1448308364">
      <w:marLeft w:val="640"/>
      <w:marRight w:val="0"/>
      <w:marTop w:val="0"/>
      <w:marBottom w:val="0"/>
      <w:divBdr>
        <w:top w:val="none" w:sz="0" w:space="0" w:color="auto"/>
        <w:left w:val="none" w:sz="0" w:space="0" w:color="auto"/>
        <w:bottom w:val="none" w:sz="0" w:space="0" w:color="auto"/>
        <w:right w:val="none" w:sz="0" w:space="0" w:color="auto"/>
      </w:divBdr>
    </w:div>
    <w:div w:id="1448348114">
      <w:marLeft w:val="640"/>
      <w:marRight w:val="0"/>
      <w:marTop w:val="0"/>
      <w:marBottom w:val="0"/>
      <w:divBdr>
        <w:top w:val="none" w:sz="0" w:space="0" w:color="auto"/>
        <w:left w:val="none" w:sz="0" w:space="0" w:color="auto"/>
        <w:bottom w:val="none" w:sz="0" w:space="0" w:color="auto"/>
        <w:right w:val="none" w:sz="0" w:space="0" w:color="auto"/>
      </w:divBdr>
    </w:div>
    <w:div w:id="1448425845">
      <w:marLeft w:val="640"/>
      <w:marRight w:val="0"/>
      <w:marTop w:val="0"/>
      <w:marBottom w:val="0"/>
      <w:divBdr>
        <w:top w:val="none" w:sz="0" w:space="0" w:color="auto"/>
        <w:left w:val="none" w:sz="0" w:space="0" w:color="auto"/>
        <w:bottom w:val="none" w:sz="0" w:space="0" w:color="auto"/>
        <w:right w:val="none" w:sz="0" w:space="0" w:color="auto"/>
      </w:divBdr>
    </w:div>
    <w:div w:id="1448502264">
      <w:marLeft w:val="640"/>
      <w:marRight w:val="0"/>
      <w:marTop w:val="0"/>
      <w:marBottom w:val="0"/>
      <w:divBdr>
        <w:top w:val="none" w:sz="0" w:space="0" w:color="auto"/>
        <w:left w:val="none" w:sz="0" w:space="0" w:color="auto"/>
        <w:bottom w:val="none" w:sz="0" w:space="0" w:color="auto"/>
        <w:right w:val="none" w:sz="0" w:space="0" w:color="auto"/>
      </w:divBdr>
    </w:div>
    <w:div w:id="1448542620">
      <w:marLeft w:val="640"/>
      <w:marRight w:val="0"/>
      <w:marTop w:val="0"/>
      <w:marBottom w:val="0"/>
      <w:divBdr>
        <w:top w:val="none" w:sz="0" w:space="0" w:color="auto"/>
        <w:left w:val="none" w:sz="0" w:space="0" w:color="auto"/>
        <w:bottom w:val="none" w:sz="0" w:space="0" w:color="auto"/>
        <w:right w:val="none" w:sz="0" w:space="0" w:color="auto"/>
      </w:divBdr>
    </w:div>
    <w:div w:id="1448550355">
      <w:marLeft w:val="640"/>
      <w:marRight w:val="0"/>
      <w:marTop w:val="0"/>
      <w:marBottom w:val="0"/>
      <w:divBdr>
        <w:top w:val="none" w:sz="0" w:space="0" w:color="auto"/>
        <w:left w:val="none" w:sz="0" w:space="0" w:color="auto"/>
        <w:bottom w:val="none" w:sz="0" w:space="0" w:color="auto"/>
        <w:right w:val="none" w:sz="0" w:space="0" w:color="auto"/>
      </w:divBdr>
    </w:div>
    <w:div w:id="1448620741">
      <w:marLeft w:val="640"/>
      <w:marRight w:val="0"/>
      <w:marTop w:val="0"/>
      <w:marBottom w:val="0"/>
      <w:divBdr>
        <w:top w:val="none" w:sz="0" w:space="0" w:color="auto"/>
        <w:left w:val="none" w:sz="0" w:space="0" w:color="auto"/>
        <w:bottom w:val="none" w:sz="0" w:space="0" w:color="auto"/>
        <w:right w:val="none" w:sz="0" w:space="0" w:color="auto"/>
      </w:divBdr>
    </w:div>
    <w:div w:id="1448741185">
      <w:marLeft w:val="640"/>
      <w:marRight w:val="0"/>
      <w:marTop w:val="0"/>
      <w:marBottom w:val="0"/>
      <w:divBdr>
        <w:top w:val="none" w:sz="0" w:space="0" w:color="auto"/>
        <w:left w:val="none" w:sz="0" w:space="0" w:color="auto"/>
        <w:bottom w:val="none" w:sz="0" w:space="0" w:color="auto"/>
        <w:right w:val="none" w:sz="0" w:space="0" w:color="auto"/>
      </w:divBdr>
    </w:div>
    <w:div w:id="1448741757">
      <w:marLeft w:val="640"/>
      <w:marRight w:val="0"/>
      <w:marTop w:val="0"/>
      <w:marBottom w:val="0"/>
      <w:divBdr>
        <w:top w:val="none" w:sz="0" w:space="0" w:color="auto"/>
        <w:left w:val="none" w:sz="0" w:space="0" w:color="auto"/>
        <w:bottom w:val="none" w:sz="0" w:space="0" w:color="auto"/>
        <w:right w:val="none" w:sz="0" w:space="0" w:color="auto"/>
      </w:divBdr>
    </w:div>
    <w:div w:id="1448742714">
      <w:marLeft w:val="640"/>
      <w:marRight w:val="0"/>
      <w:marTop w:val="0"/>
      <w:marBottom w:val="0"/>
      <w:divBdr>
        <w:top w:val="none" w:sz="0" w:space="0" w:color="auto"/>
        <w:left w:val="none" w:sz="0" w:space="0" w:color="auto"/>
        <w:bottom w:val="none" w:sz="0" w:space="0" w:color="auto"/>
        <w:right w:val="none" w:sz="0" w:space="0" w:color="auto"/>
      </w:divBdr>
    </w:div>
    <w:div w:id="1448816416">
      <w:marLeft w:val="640"/>
      <w:marRight w:val="0"/>
      <w:marTop w:val="0"/>
      <w:marBottom w:val="0"/>
      <w:divBdr>
        <w:top w:val="none" w:sz="0" w:space="0" w:color="auto"/>
        <w:left w:val="none" w:sz="0" w:space="0" w:color="auto"/>
        <w:bottom w:val="none" w:sz="0" w:space="0" w:color="auto"/>
        <w:right w:val="none" w:sz="0" w:space="0" w:color="auto"/>
      </w:divBdr>
    </w:div>
    <w:div w:id="1448816534">
      <w:marLeft w:val="640"/>
      <w:marRight w:val="0"/>
      <w:marTop w:val="0"/>
      <w:marBottom w:val="0"/>
      <w:divBdr>
        <w:top w:val="none" w:sz="0" w:space="0" w:color="auto"/>
        <w:left w:val="none" w:sz="0" w:space="0" w:color="auto"/>
        <w:bottom w:val="none" w:sz="0" w:space="0" w:color="auto"/>
        <w:right w:val="none" w:sz="0" w:space="0" w:color="auto"/>
      </w:divBdr>
    </w:div>
    <w:div w:id="1448966022">
      <w:marLeft w:val="640"/>
      <w:marRight w:val="0"/>
      <w:marTop w:val="0"/>
      <w:marBottom w:val="0"/>
      <w:divBdr>
        <w:top w:val="none" w:sz="0" w:space="0" w:color="auto"/>
        <w:left w:val="none" w:sz="0" w:space="0" w:color="auto"/>
        <w:bottom w:val="none" w:sz="0" w:space="0" w:color="auto"/>
        <w:right w:val="none" w:sz="0" w:space="0" w:color="auto"/>
      </w:divBdr>
    </w:div>
    <w:div w:id="1449008050">
      <w:marLeft w:val="640"/>
      <w:marRight w:val="0"/>
      <w:marTop w:val="0"/>
      <w:marBottom w:val="0"/>
      <w:divBdr>
        <w:top w:val="none" w:sz="0" w:space="0" w:color="auto"/>
        <w:left w:val="none" w:sz="0" w:space="0" w:color="auto"/>
        <w:bottom w:val="none" w:sz="0" w:space="0" w:color="auto"/>
        <w:right w:val="none" w:sz="0" w:space="0" w:color="auto"/>
      </w:divBdr>
    </w:div>
    <w:div w:id="1449008699">
      <w:marLeft w:val="640"/>
      <w:marRight w:val="0"/>
      <w:marTop w:val="0"/>
      <w:marBottom w:val="0"/>
      <w:divBdr>
        <w:top w:val="none" w:sz="0" w:space="0" w:color="auto"/>
        <w:left w:val="none" w:sz="0" w:space="0" w:color="auto"/>
        <w:bottom w:val="none" w:sz="0" w:space="0" w:color="auto"/>
        <w:right w:val="none" w:sz="0" w:space="0" w:color="auto"/>
      </w:divBdr>
    </w:div>
    <w:div w:id="1449078951">
      <w:marLeft w:val="640"/>
      <w:marRight w:val="0"/>
      <w:marTop w:val="0"/>
      <w:marBottom w:val="0"/>
      <w:divBdr>
        <w:top w:val="none" w:sz="0" w:space="0" w:color="auto"/>
        <w:left w:val="none" w:sz="0" w:space="0" w:color="auto"/>
        <w:bottom w:val="none" w:sz="0" w:space="0" w:color="auto"/>
        <w:right w:val="none" w:sz="0" w:space="0" w:color="auto"/>
      </w:divBdr>
    </w:div>
    <w:div w:id="1449083131">
      <w:marLeft w:val="640"/>
      <w:marRight w:val="0"/>
      <w:marTop w:val="0"/>
      <w:marBottom w:val="0"/>
      <w:divBdr>
        <w:top w:val="none" w:sz="0" w:space="0" w:color="auto"/>
        <w:left w:val="none" w:sz="0" w:space="0" w:color="auto"/>
        <w:bottom w:val="none" w:sz="0" w:space="0" w:color="auto"/>
        <w:right w:val="none" w:sz="0" w:space="0" w:color="auto"/>
      </w:divBdr>
    </w:div>
    <w:div w:id="1449159302">
      <w:marLeft w:val="640"/>
      <w:marRight w:val="0"/>
      <w:marTop w:val="0"/>
      <w:marBottom w:val="0"/>
      <w:divBdr>
        <w:top w:val="none" w:sz="0" w:space="0" w:color="auto"/>
        <w:left w:val="none" w:sz="0" w:space="0" w:color="auto"/>
        <w:bottom w:val="none" w:sz="0" w:space="0" w:color="auto"/>
        <w:right w:val="none" w:sz="0" w:space="0" w:color="auto"/>
      </w:divBdr>
    </w:div>
    <w:div w:id="1449161437">
      <w:marLeft w:val="640"/>
      <w:marRight w:val="0"/>
      <w:marTop w:val="0"/>
      <w:marBottom w:val="0"/>
      <w:divBdr>
        <w:top w:val="none" w:sz="0" w:space="0" w:color="auto"/>
        <w:left w:val="none" w:sz="0" w:space="0" w:color="auto"/>
        <w:bottom w:val="none" w:sz="0" w:space="0" w:color="auto"/>
        <w:right w:val="none" w:sz="0" w:space="0" w:color="auto"/>
      </w:divBdr>
    </w:div>
    <w:div w:id="1449397666">
      <w:marLeft w:val="640"/>
      <w:marRight w:val="0"/>
      <w:marTop w:val="0"/>
      <w:marBottom w:val="0"/>
      <w:divBdr>
        <w:top w:val="none" w:sz="0" w:space="0" w:color="auto"/>
        <w:left w:val="none" w:sz="0" w:space="0" w:color="auto"/>
        <w:bottom w:val="none" w:sz="0" w:space="0" w:color="auto"/>
        <w:right w:val="none" w:sz="0" w:space="0" w:color="auto"/>
      </w:divBdr>
    </w:div>
    <w:div w:id="1449425379">
      <w:marLeft w:val="640"/>
      <w:marRight w:val="0"/>
      <w:marTop w:val="0"/>
      <w:marBottom w:val="0"/>
      <w:divBdr>
        <w:top w:val="none" w:sz="0" w:space="0" w:color="auto"/>
        <w:left w:val="none" w:sz="0" w:space="0" w:color="auto"/>
        <w:bottom w:val="none" w:sz="0" w:space="0" w:color="auto"/>
        <w:right w:val="none" w:sz="0" w:space="0" w:color="auto"/>
      </w:divBdr>
    </w:div>
    <w:div w:id="1449471318">
      <w:marLeft w:val="640"/>
      <w:marRight w:val="0"/>
      <w:marTop w:val="0"/>
      <w:marBottom w:val="0"/>
      <w:divBdr>
        <w:top w:val="none" w:sz="0" w:space="0" w:color="auto"/>
        <w:left w:val="none" w:sz="0" w:space="0" w:color="auto"/>
        <w:bottom w:val="none" w:sz="0" w:space="0" w:color="auto"/>
        <w:right w:val="none" w:sz="0" w:space="0" w:color="auto"/>
      </w:divBdr>
    </w:div>
    <w:div w:id="1449473086">
      <w:marLeft w:val="640"/>
      <w:marRight w:val="0"/>
      <w:marTop w:val="0"/>
      <w:marBottom w:val="0"/>
      <w:divBdr>
        <w:top w:val="none" w:sz="0" w:space="0" w:color="auto"/>
        <w:left w:val="none" w:sz="0" w:space="0" w:color="auto"/>
        <w:bottom w:val="none" w:sz="0" w:space="0" w:color="auto"/>
        <w:right w:val="none" w:sz="0" w:space="0" w:color="auto"/>
      </w:divBdr>
    </w:div>
    <w:div w:id="1449618077">
      <w:marLeft w:val="640"/>
      <w:marRight w:val="0"/>
      <w:marTop w:val="0"/>
      <w:marBottom w:val="0"/>
      <w:divBdr>
        <w:top w:val="none" w:sz="0" w:space="0" w:color="auto"/>
        <w:left w:val="none" w:sz="0" w:space="0" w:color="auto"/>
        <w:bottom w:val="none" w:sz="0" w:space="0" w:color="auto"/>
        <w:right w:val="none" w:sz="0" w:space="0" w:color="auto"/>
      </w:divBdr>
    </w:div>
    <w:div w:id="1449659234">
      <w:marLeft w:val="640"/>
      <w:marRight w:val="0"/>
      <w:marTop w:val="0"/>
      <w:marBottom w:val="0"/>
      <w:divBdr>
        <w:top w:val="none" w:sz="0" w:space="0" w:color="auto"/>
        <w:left w:val="none" w:sz="0" w:space="0" w:color="auto"/>
        <w:bottom w:val="none" w:sz="0" w:space="0" w:color="auto"/>
        <w:right w:val="none" w:sz="0" w:space="0" w:color="auto"/>
      </w:divBdr>
    </w:div>
    <w:div w:id="1449740306">
      <w:marLeft w:val="640"/>
      <w:marRight w:val="0"/>
      <w:marTop w:val="0"/>
      <w:marBottom w:val="0"/>
      <w:divBdr>
        <w:top w:val="none" w:sz="0" w:space="0" w:color="auto"/>
        <w:left w:val="none" w:sz="0" w:space="0" w:color="auto"/>
        <w:bottom w:val="none" w:sz="0" w:space="0" w:color="auto"/>
        <w:right w:val="none" w:sz="0" w:space="0" w:color="auto"/>
      </w:divBdr>
    </w:div>
    <w:div w:id="1449743116">
      <w:marLeft w:val="640"/>
      <w:marRight w:val="0"/>
      <w:marTop w:val="0"/>
      <w:marBottom w:val="0"/>
      <w:divBdr>
        <w:top w:val="none" w:sz="0" w:space="0" w:color="auto"/>
        <w:left w:val="none" w:sz="0" w:space="0" w:color="auto"/>
        <w:bottom w:val="none" w:sz="0" w:space="0" w:color="auto"/>
        <w:right w:val="none" w:sz="0" w:space="0" w:color="auto"/>
      </w:divBdr>
    </w:div>
    <w:div w:id="1449931524">
      <w:marLeft w:val="640"/>
      <w:marRight w:val="0"/>
      <w:marTop w:val="0"/>
      <w:marBottom w:val="0"/>
      <w:divBdr>
        <w:top w:val="none" w:sz="0" w:space="0" w:color="auto"/>
        <w:left w:val="none" w:sz="0" w:space="0" w:color="auto"/>
        <w:bottom w:val="none" w:sz="0" w:space="0" w:color="auto"/>
        <w:right w:val="none" w:sz="0" w:space="0" w:color="auto"/>
      </w:divBdr>
    </w:div>
    <w:div w:id="1449936373">
      <w:marLeft w:val="640"/>
      <w:marRight w:val="0"/>
      <w:marTop w:val="0"/>
      <w:marBottom w:val="0"/>
      <w:divBdr>
        <w:top w:val="none" w:sz="0" w:space="0" w:color="auto"/>
        <w:left w:val="none" w:sz="0" w:space="0" w:color="auto"/>
        <w:bottom w:val="none" w:sz="0" w:space="0" w:color="auto"/>
        <w:right w:val="none" w:sz="0" w:space="0" w:color="auto"/>
      </w:divBdr>
    </w:div>
    <w:div w:id="1450003986">
      <w:marLeft w:val="640"/>
      <w:marRight w:val="0"/>
      <w:marTop w:val="0"/>
      <w:marBottom w:val="0"/>
      <w:divBdr>
        <w:top w:val="none" w:sz="0" w:space="0" w:color="auto"/>
        <w:left w:val="none" w:sz="0" w:space="0" w:color="auto"/>
        <w:bottom w:val="none" w:sz="0" w:space="0" w:color="auto"/>
        <w:right w:val="none" w:sz="0" w:space="0" w:color="auto"/>
      </w:divBdr>
    </w:div>
    <w:div w:id="1450054631">
      <w:marLeft w:val="640"/>
      <w:marRight w:val="0"/>
      <w:marTop w:val="0"/>
      <w:marBottom w:val="0"/>
      <w:divBdr>
        <w:top w:val="none" w:sz="0" w:space="0" w:color="auto"/>
        <w:left w:val="none" w:sz="0" w:space="0" w:color="auto"/>
        <w:bottom w:val="none" w:sz="0" w:space="0" w:color="auto"/>
        <w:right w:val="none" w:sz="0" w:space="0" w:color="auto"/>
      </w:divBdr>
    </w:div>
    <w:div w:id="1450201969">
      <w:marLeft w:val="640"/>
      <w:marRight w:val="0"/>
      <w:marTop w:val="0"/>
      <w:marBottom w:val="0"/>
      <w:divBdr>
        <w:top w:val="none" w:sz="0" w:space="0" w:color="auto"/>
        <w:left w:val="none" w:sz="0" w:space="0" w:color="auto"/>
        <w:bottom w:val="none" w:sz="0" w:space="0" w:color="auto"/>
        <w:right w:val="none" w:sz="0" w:space="0" w:color="auto"/>
      </w:divBdr>
    </w:div>
    <w:div w:id="1450202314">
      <w:marLeft w:val="640"/>
      <w:marRight w:val="0"/>
      <w:marTop w:val="0"/>
      <w:marBottom w:val="0"/>
      <w:divBdr>
        <w:top w:val="none" w:sz="0" w:space="0" w:color="auto"/>
        <w:left w:val="none" w:sz="0" w:space="0" w:color="auto"/>
        <w:bottom w:val="none" w:sz="0" w:space="0" w:color="auto"/>
        <w:right w:val="none" w:sz="0" w:space="0" w:color="auto"/>
      </w:divBdr>
    </w:div>
    <w:div w:id="1450247339">
      <w:marLeft w:val="640"/>
      <w:marRight w:val="0"/>
      <w:marTop w:val="0"/>
      <w:marBottom w:val="0"/>
      <w:divBdr>
        <w:top w:val="none" w:sz="0" w:space="0" w:color="auto"/>
        <w:left w:val="none" w:sz="0" w:space="0" w:color="auto"/>
        <w:bottom w:val="none" w:sz="0" w:space="0" w:color="auto"/>
        <w:right w:val="none" w:sz="0" w:space="0" w:color="auto"/>
      </w:divBdr>
    </w:div>
    <w:div w:id="1450583984">
      <w:marLeft w:val="640"/>
      <w:marRight w:val="0"/>
      <w:marTop w:val="0"/>
      <w:marBottom w:val="0"/>
      <w:divBdr>
        <w:top w:val="none" w:sz="0" w:space="0" w:color="auto"/>
        <w:left w:val="none" w:sz="0" w:space="0" w:color="auto"/>
        <w:bottom w:val="none" w:sz="0" w:space="0" w:color="auto"/>
        <w:right w:val="none" w:sz="0" w:space="0" w:color="auto"/>
      </w:divBdr>
    </w:div>
    <w:div w:id="1450592289">
      <w:marLeft w:val="640"/>
      <w:marRight w:val="0"/>
      <w:marTop w:val="0"/>
      <w:marBottom w:val="0"/>
      <w:divBdr>
        <w:top w:val="none" w:sz="0" w:space="0" w:color="auto"/>
        <w:left w:val="none" w:sz="0" w:space="0" w:color="auto"/>
        <w:bottom w:val="none" w:sz="0" w:space="0" w:color="auto"/>
        <w:right w:val="none" w:sz="0" w:space="0" w:color="auto"/>
      </w:divBdr>
    </w:div>
    <w:div w:id="1450667427">
      <w:marLeft w:val="640"/>
      <w:marRight w:val="0"/>
      <w:marTop w:val="0"/>
      <w:marBottom w:val="0"/>
      <w:divBdr>
        <w:top w:val="none" w:sz="0" w:space="0" w:color="auto"/>
        <w:left w:val="none" w:sz="0" w:space="0" w:color="auto"/>
        <w:bottom w:val="none" w:sz="0" w:space="0" w:color="auto"/>
        <w:right w:val="none" w:sz="0" w:space="0" w:color="auto"/>
      </w:divBdr>
    </w:div>
    <w:div w:id="1450709694">
      <w:marLeft w:val="640"/>
      <w:marRight w:val="0"/>
      <w:marTop w:val="0"/>
      <w:marBottom w:val="0"/>
      <w:divBdr>
        <w:top w:val="none" w:sz="0" w:space="0" w:color="auto"/>
        <w:left w:val="none" w:sz="0" w:space="0" w:color="auto"/>
        <w:bottom w:val="none" w:sz="0" w:space="0" w:color="auto"/>
        <w:right w:val="none" w:sz="0" w:space="0" w:color="auto"/>
      </w:divBdr>
    </w:div>
    <w:div w:id="1450776922">
      <w:marLeft w:val="640"/>
      <w:marRight w:val="0"/>
      <w:marTop w:val="0"/>
      <w:marBottom w:val="0"/>
      <w:divBdr>
        <w:top w:val="none" w:sz="0" w:space="0" w:color="auto"/>
        <w:left w:val="none" w:sz="0" w:space="0" w:color="auto"/>
        <w:bottom w:val="none" w:sz="0" w:space="0" w:color="auto"/>
        <w:right w:val="none" w:sz="0" w:space="0" w:color="auto"/>
      </w:divBdr>
    </w:div>
    <w:div w:id="1450782846">
      <w:marLeft w:val="640"/>
      <w:marRight w:val="0"/>
      <w:marTop w:val="0"/>
      <w:marBottom w:val="0"/>
      <w:divBdr>
        <w:top w:val="none" w:sz="0" w:space="0" w:color="auto"/>
        <w:left w:val="none" w:sz="0" w:space="0" w:color="auto"/>
        <w:bottom w:val="none" w:sz="0" w:space="0" w:color="auto"/>
        <w:right w:val="none" w:sz="0" w:space="0" w:color="auto"/>
      </w:divBdr>
    </w:div>
    <w:div w:id="1450785012">
      <w:marLeft w:val="640"/>
      <w:marRight w:val="0"/>
      <w:marTop w:val="0"/>
      <w:marBottom w:val="0"/>
      <w:divBdr>
        <w:top w:val="none" w:sz="0" w:space="0" w:color="auto"/>
        <w:left w:val="none" w:sz="0" w:space="0" w:color="auto"/>
        <w:bottom w:val="none" w:sz="0" w:space="0" w:color="auto"/>
        <w:right w:val="none" w:sz="0" w:space="0" w:color="auto"/>
      </w:divBdr>
    </w:div>
    <w:div w:id="1450931206">
      <w:marLeft w:val="640"/>
      <w:marRight w:val="0"/>
      <w:marTop w:val="0"/>
      <w:marBottom w:val="0"/>
      <w:divBdr>
        <w:top w:val="none" w:sz="0" w:space="0" w:color="auto"/>
        <w:left w:val="none" w:sz="0" w:space="0" w:color="auto"/>
        <w:bottom w:val="none" w:sz="0" w:space="0" w:color="auto"/>
        <w:right w:val="none" w:sz="0" w:space="0" w:color="auto"/>
      </w:divBdr>
    </w:div>
    <w:div w:id="1450971192">
      <w:marLeft w:val="640"/>
      <w:marRight w:val="0"/>
      <w:marTop w:val="0"/>
      <w:marBottom w:val="0"/>
      <w:divBdr>
        <w:top w:val="none" w:sz="0" w:space="0" w:color="auto"/>
        <w:left w:val="none" w:sz="0" w:space="0" w:color="auto"/>
        <w:bottom w:val="none" w:sz="0" w:space="0" w:color="auto"/>
        <w:right w:val="none" w:sz="0" w:space="0" w:color="auto"/>
      </w:divBdr>
    </w:div>
    <w:div w:id="1451050791">
      <w:marLeft w:val="640"/>
      <w:marRight w:val="0"/>
      <w:marTop w:val="0"/>
      <w:marBottom w:val="0"/>
      <w:divBdr>
        <w:top w:val="none" w:sz="0" w:space="0" w:color="auto"/>
        <w:left w:val="none" w:sz="0" w:space="0" w:color="auto"/>
        <w:bottom w:val="none" w:sz="0" w:space="0" w:color="auto"/>
        <w:right w:val="none" w:sz="0" w:space="0" w:color="auto"/>
      </w:divBdr>
    </w:div>
    <w:div w:id="1451124059">
      <w:marLeft w:val="640"/>
      <w:marRight w:val="0"/>
      <w:marTop w:val="0"/>
      <w:marBottom w:val="0"/>
      <w:divBdr>
        <w:top w:val="none" w:sz="0" w:space="0" w:color="auto"/>
        <w:left w:val="none" w:sz="0" w:space="0" w:color="auto"/>
        <w:bottom w:val="none" w:sz="0" w:space="0" w:color="auto"/>
        <w:right w:val="none" w:sz="0" w:space="0" w:color="auto"/>
      </w:divBdr>
    </w:div>
    <w:div w:id="1451125874">
      <w:marLeft w:val="640"/>
      <w:marRight w:val="0"/>
      <w:marTop w:val="0"/>
      <w:marBottom w:val="0"/>
      <w:divBdr>
        <w:top w:val="none" w:sz="0" w:space="0" w:color="auto"/>
        <w:left w:val="none" w:sz="0" w:space="0" w:color="auto"/>
        <w:bottom w:val="none" w:sz="0" w:space="0" w:color="auto"/>
        <w:right w:val="none" w:sz="0" w:space="0" w:color="auto"/>
      </w:divBdr>
    </w:div>
    <w:div w:id="1451167263">
      <w:marLeft w:val="640"/>
      <w:marRight w:val="0"/>
      <w:marTop w:val="0"/>
      <w:marBottom w:val="0"/>
      <w:divBdr>
        <w:top w:val="none" w:sz="0" w:space="0" w:color="auto"/>
        <w:left w:val="none" w:sz="0" w:space="0" w:color="auto"/>
        <w:bottom w:val="none" w:sz="0" w:space="0" w:color="auto"/>
        <w:right w:val="none" w:sz="0" w:space="0" w:color="auto"/>
      </w:divBdr>
    </w:div>
    <w:div w:id="1451171299">
      <w:marLeft w:val="640"/>
      <w:marRight w:val="0"/>
      <w:marTop w:val="0"/>
      <w:marBottom w:val="0"/>
      <w:divBdr>
        <w:top w:val="none" w:sz="0" w:space="0" w:color="auto"/>
        <w:left w:val="none" w:sz="0" w:space="0" w:color="auto"/>
        <w:bottom w:val="none" w:sz="0" w:space="0" w:color="auto"/>
        <w:right w:val="none" w:sz="0" w:space="0" w:color="auto"/>
      </w:divBdr>
    </w:div>
    <w:div w:id="1451171808">
      <w:marLeft w:val="640"/>
      <w:marRight w:val="0"/>
      <w:marTop w:val="0"/>
      <w:marBottom w:val="0"/>
      <w:divBdr>
        <w:top w:val="none" w:sz="0" w:space="0" w:color="auto"/>
        <w:left w:val="none" w:sz="0" w:space="0" w:color="auto"/>
        <w:bottom w:val="none" w:sz="0" w:space="0" w:color="auto"/>
        <w:right w:val="none" w:sz="0" w:space="0" w:color="auto"/>
      </w:divBdr>
    </w:div>
    <w:div w:id="1451172035">
      <w:marLeft w:val="640"/>
      <w:marRight w:val="0"/>
      <w:marTop w:val="0"/>
      <w:marBottom w:val="0"/>
      <w:divBdr>
        <w:top w:val="none" w:sz="0" w:space="0" w:color="auto"/>
        <w:left w:val="none" w:sz="0" w:space="0" w:color="auto"/>
        <w:bottom w:val="none" w:sz="0" w:space="0" w:color="auto"/>
        <w:right w:val="none" w:sz="0" w:space="0" w:color="auto"/>
      </w:divBdr>
    </w:div>
    <w:div w:id="1451241241">
      <w:marLeft w:val="640"/>
      <w:marRight w:val="0"/>
      <w:marTop w:val="0"/>
      <w:marBottom w:val="0"/>
      <w:divBdr>
        <w:top w:val="none" w:sz="0" w:space="0" w:color="auto"/>
        <w:left w:val="none" w:sz="0" w:space="0" w:color="auto"/>
        <w:bottom w:val="none" w:sz="0" w:space="0" w:color="auto"/>
        <w:right w:val="none" w:sz="0" w:space="0" w:color="auto"/>
      </w:divBdr>
    </w:div>
    <w:div w:id="1451313414">
      <w:marLeft w:val="640"/>
      <w:marRight w:val="0"/>
      <w:marTop w:val="0"/>
      <w:marBottom w:val="0"/>
      <w:divBdr>
        <w:top w:val="none" w:sz="0" w:space="0" w:color="auto"/>
        <w:left w:val="none" w:sz="0" w:space="0" w:color="auto"/>
        <w:bottom w:val="none" w:sz="0" w:space="0" w:color="auto"/>
        <w:right w:val="none" w:sz="0" w:space="0" w:color="auto"/>
      </w:divBdr>
    </w:div>
    <w:div w:id="1451318656">
      <w:marLeft w:val="640"/>
      <w:marRight w:val="0"/>
      <w:marTop w:val="0"/>
      <w:marBottom w:val="0"/>
      <w:divBdr>
        <w:top w:val="none" w:sz="0" w:space="0" w:color="auto"/>
        <w:left w:val="none" w:sz="0" w:space="0" w:color="auto"/>
        <w:bottom w:val="none" w:sz="0" w:space="0" w:color="auto"/>
        <w:right w:val="none" w:sz="0" w:space="0" w:color="auto"/>
      </w:divBdr>
    </w:div>
    <w:div w:id="1451321241">
      <w:marLeft w:val="640"/>
      <w:marRight w:val="0"/>
      <w:marTop w:val="0"/>
      <w:marBottom w:val="0"/>
      <w:divBdr>
        <w:top w:val="none" w:sz="0" w:space="0" w:color="auto"/>
        <w:left w:val="none" w:sz="0" w:space="0" w:color="auto"/>
        <w:bottom w:val="none" w:sz="0" w:space="0" w:color="auto"/>
        <w:right w:val="none" w:sz="0" w:space="0" w:color="auto"/>
      </w:divBdr>
    </w:div>
    <w:div w:id="1451361964">
      <w:marLeft w:val="640"/>
      <w:marRight w:val="0"/>
      <w:marTop w:val="0"/>
      <w:marBottom w:val="0"/>
      <w:divBdr>
        <w:top w:val="none" w:sz="0" w:space="0" w:color="auto"/>
        <w:left w:val="none" w:sz="0" w:space="0" w:color="auto"/>
        <w:bottom w:val="none" w:sz="0" w:space="0" w:color="auto"/>
        <w:right w:val="none" w:sz="0" w:space="0" w:color="auto"/>
      </w:divBdr>
    </w:div>
    <w:div w:id="1451389136">
      <w:marLeft w:val="640"/>
      <w:marRight w:val="0"/>
      <w:marTop w:val="0"/>
      <w:marBottom w:val="0"/>
      <w:divBdr>
        <w:top w:val="none" w:sz="0" w:space="0" w:color="auto"/>
        <w:left w:val="none" w:sz="0" w:space="0" w:color="auto"/>
        <w:bottom w:val="none" w:sz="0" w:space="0" w:color="auto"/>
        <w:right w:val="none" w:sz="0" w:space="0" w:color="auto"/>
      </w:divBdr>
    </w:div>
    <w:div w:id="1451624390">
      <w:marLeft w:val="640"/>
      <w:marRight w:val="0"/>
      <w:marTop w:val="0"/>
      <w:marBottom w:val="0"/>
      <w:divBdr>
        <w:top w:val="none" w:sz="0" w:space="0" w:color="auto"/>
        <w:left w:val="none" w:sz="0" w:space="0" w:color="auto"/>
        <w:bottom w:val="none" w:sz="0" w:space="0" w:color="auto"/>
        <w:right w:val="none" w:sz="0" w:space="0" w:color="auto"/>
      </w:divBdr>
    </w:div>
    <w:div w:id="1451628254">
      <w:marLeft w:val="640"/>
      <w:marRight w:val="0"/>
      <w:marTop w:val="0"/>
      <w:marBottom w:val="0"/>
      <w:divBdr>
        <w:top w:val="none" w:sz="0" w:space="0" w:color="auto"/>
        <w:left w:val="none" w:sz="0" w:space="0" w:color="auto"/>
        <w:bottom w:val="none" w:sz="0" w:space="0" w:color="auto"/>
        <w:right w:val="none" w:sz="0" w:space="0" w:color="auto"/>
      </w:divBdr>
    </w:div>
    <w:div w:id="1451630011">
      <w:marLeft w:val="640"/>
      <w:marRight w:val="0"/>
      <w:marTop w:val="0"/>
      <w:marBottom w:val="0"/>
      <w:divBdr>
        <w:top w:val="none" w:sz="0" w:space="0" w:color="auto"/>
        <w:left w:val="none" w:sz="0" w:space="0" w:color="auto"/>
        <w:bottom w:val="none" w:sz="0" w:space="0" w:color="auto"/>
        <w:right w:val="none" w:sz="0" w:space="0" w:color="auto"/>
      </w:divBdr>
    </w:div>
    <w:div w:id="1451632749">
      <w:marLeft w:val="640"/>
      <w:marRight w:val="0"/>
      <w:marTop w:val="0"/>
      <w:marBottom w:val="0"/>
      <w:divBdr>
        <w:top w:val="none" w:sz="0" w:space="0" w:color="auto"/>
        <w:left w:val="none" w:sz="0" w:space="0" w:color="auto"/>
        <w:bottom w:val="none" w:sz="0" w:space="0" w:color="auto"/>
        <w:right w:val="none" w:sz="0" w:space="0" w:color="auto"/>
      </w:divBdr>
    </w:div>
    <w:div w:id="1451633027">
      <w:marLeft w:val="640"/>
      <w:marRight w:val="0"/>
      <w:marTop w:val="0"/>
      <w:marBottom w:val="0"/>
      <w:divBdr>
        <w:top w:val="none" w:sz="0" w:space="0" w:color="auto"/>
        <w:left w:val="none" w:sz="0" w:space="0" w:color="auto"/>
        <w:bottom w:val="none" w:sz="0" w:space="0" w:color="auto"/>
        <w:right w:val="none" w:sz="0" w:space="0" w:color="auto"/>
      </w:divBdr>
    </w:div>
    <w:div w:id="1451705425">
      <w:marLeft w:val="640"/>
      <w:marRight w:val="0"/>
      <w:marTop w:val="0"/>
      <w:marBottom w:val="0"/>
      <w:divBdr>
        <w:top w:val="none" w:sz="0" w:space="0" w:color="auto"/>
        <w:left w:val="none" w:sz="0" w:space="0" w:color="auto"/>
        <w:bottom w:val="none" w:sz="0" w:space="0" w:color="auto"/>
        <w:right w:val="none" w:sz="0" w:space="0" w:color="auto"/>
      </w:divBdr>
    </w:div>
    <w:div w:id="1451706683">
      <w:marLeft w:val="640"/>
      <w:marRight w:val="0"/>
      <w:marTop w:val="0"/>
      <w:marBottom w:val="0"/>
      <w:divBdr>
        <w:top w:val="none" w:sz="0" w:space="0" w:color="auto"/>
        <w:left w:val="none" w:sz="0" w:space="0" w:color="auto"/>
        <w:bottom w:val="none" w:sz="0" w:space="0" w:color="auto"/>
        <w:right w:val="none" w:sz="0" w:space="0" w:color="auto"/>
      </w:divBdr>
    </w:div>
    <w:div w:id="1451778246">
      <w:marLeft w:val="640"/>
      <w:marRight w:val="0"/>
      <w:marTop w:val="0"/>
      <w:marBottom w:val="0"/>
      <w:divBdr>
        <w:top w:val="none" w:sz="0" w:space="0" w:color="auto"/>
        <w:left w:val="none" w:sz="0" w:space="0" w:color="auto"/>
        <w:bottom w:val="none" w:sz="0" w:space="0" w:color="auto"/>
        <w:right w:val="none" w:sz="0" w:space="0" w:color="auto"/>
      </w:divBdr>
    </w:div>
    <w:div w:id="1451821808">
      <w:marLeft w:val="640"/>
      <w:marRight w:val="0"/>
      <w:marTop w:val="0"/>
      <w:marBottom w:val="0"/>
      <w:divBdr>
        <w:top w:val="none" w:sz="0" w:space="0" w:color="auto"/>
        <w:left w:val="none" w:sz="0" w:space="0" w:color="auto"/>
        <w:bottom w:val="none" w:sz="0" w:space="0" w:color="auto"/>
        <w:right w:val="none" w:sz="0" w:space="0" w:color="auto"/>
      </w:divBdr>
    </w:div>
    <w:div w:id="1451824787">
      <w:marLeft w:val="640"/>
      <w:marRight w:val="0"/>
      <w:marTop w:val="0"/>
      <w:marBottom w:val="0"/>
      <w:divBdr>
        <w:top w:val="none" w:sz="0" w:space="0" w:color="auto"/>
        <w:left w:val="none" w:sz="0" w:space="0" w:color="auto"/>
        <w:bottom w:val="none" w:sz="0" w:space="0" w:color="auto"/>
        <w:right w:val="none" w:sz="0" w:space="0" w:color="auto"/>
      </w:divBdr>
    </w:div>
    <w:div w:id="1452095368">
      <w:marLeft w:val="640"/>
      <w:marRight w:val="0"/>
      <w:marTop w:val="0"/>
      <w:marBottom w:val="0"/>
      <w:divBdr>
        <w:top w:val="none" w:sz="0" w:space="0" w:color="auto"/>
        <w:left w:val="none" w:sz="0" w:space="0" w:color="auto"/>
        <w:bottom w:val="none" w:sz="0" w:space="0" w:color="auto"/>
        <w:right w:val="none" w:sz="0" w:space="0" w:color="auto"/>
      </w:divBdr>
    </w:div>
    <w:div w:id="1452238871">
      <w:marLeft w:val="640"/>
      <w:marRight w:val="0"/>
      <w:marTop w:val="0"/>
      <w:marBottom w:val="0"/>
      <w:divBdr>
        <w:top w:val="none" w:sz="0" w:space="0" w:color="auto"/>
        <w:left w:val="none" w:sz="0" w:space="0" w:color="auto"/>
        <w:bottom w:val="none" w:sz="0" w:space="0" w:color="auto"/>
        <w:right w:val="none" w:sz="0" w:space="0" w:color="auto"/>
      </w:divBdr>
    </w:div>
    <w:div w:id="1452432222">
      <w:marLeft w:val="640"/>
      <w:marRight w:val="0"/>
      <w:marTop w:val="0"/>
      <w:marBottom w:val="0"/>
      <w:divBdr>
        <w:top w:val="none" w:sz="0" w:space="0" w:color="auto"/>
        <w:left w:val="none" w:sz="0" w:space="0" w:color="auto"/>
        <w:bottom w:val="none" w:sz="0" w:space="0" w:color="auto"/>
        <w:right w:val="none" w:sz="0" w:space="0" w:color="auto"/>
      </w:divBdr>
    </w:div>
    <w:div w:id="1452433366">
      <w:marLeft w:val="640"/>
      <w:marRight w:val="0"/>
      <w:marTop w:val="0"/>
      <w:marBottom w:val="0"/>
      <w:divBdr>
        <w:top w:val="none" w:sz="0" w:space="0" w:color="auto"/>
        <w:left w:val="none" w:sz="0" w:space="0" w:color="auto"/>
        <w:bottom w:val="none" w:sz="0" w:space="0" w:color="auto"/>
        <w:right w:val="none" w:sz="0" w:space="0" w:color="auto"/>
      </w:divBdr>
    </w:div>
    <w:div w:id="1452435858">
      <w:marLeft w:val="640"/>
      <w:marRight w:val="0"/>
      <w:marTop w:val="0"/>
      <w:marBottom w:val="0"/>
      <w:divBdr>
        <w:top w:val="none" w:sz="0" w:space="0" w:color="auto"/>
        <w:left w:val="none" w:sz="0" w:space="0" w:color="auto"/>
        <w:bottom w:val="none" w:sz="0" w:space="0" w:color="auto"/>
        <w:right w:val="none" w:sz="0" w:space="0" w:color="auto"/>
      </w:divBdr>
    </w:div>
    <w:div w:id="1452436239">
      <w:marLeft w:val="640"/>
      <w:marRight w:val="0"/>
      <w:marTop w:val="0"/>
      <w:marBottom w:val="0"/>
      <w:divBdr>
        <w:top w:val="none" w:sz="0" w:space="0" w:color="auto"/>
        <w:left w:val="none" w:sz="0" w:space="0" w:color="auto"/>
        <w:bottom w:val="none" w:sz="0" w:space="0" w:color="auto"/>
        <w:right w:val="none" w:sz="0" w:space="0" w:color="auto"/>
      </w:divBdr>
    </w:div>
    <w:div w:id="1452551522">
      <w:marLeft w:val="640"/>
      <w:marRight w:val="0"/>
      <w:marTop w:val="0"/>
      <w:marBottom w:val="0"/>
      <w:divBdr>
        <w:top w:val="none" w:sz="0" w:space="0" w:color="auto"/>
        <w:left w:val="none" w:sz="0" w:space="0" w:color="auto"/>
        <w:bottom w:val="none" w:sz="0" w:space="0" w:color="auto"/>
        <w:right w:val="none" w:sz="0" w:space="0" w:color="auto"/>
      </w:divBdr>
    </w:div>
    <w:div w:id="1452555611">
      <w:marLeft w:val="640"/>
      <w:marRight w:val="0"/>
      <w:marTop w:val="0"/>
      <w:marBottom w:val="0"/>
      <w:divBdr>
        <w:top w:val="none" w:sz="0" w:space="0" w:color="auto"/>
        <w:left w:val="none" w:sz="0" w:space="0" w:color="auto"/>
        <w:bottom w:val="none" w:sz="0" w:space="0" w:color="auto"/>
        <w:right w:val="none" w:sz="0" w:space="0" w:color="auto"/>
      </w:divBdr>
    </w:div>
    <w:div w:id="1452630687">
      <w:marLeft w:val="640"/>
      <w:marRight w:val="0"/>
      <w:marTop w:val="0"/>
      <w:marBottom w:val="0"/>
      <w:divBdr>
        <w:top w:val="none" w:sz="0" w:space="0" w:color="auto"/>
        <w:left w:val="none" w:sz="0" w:space="0" w:color="auto"/>
        <w:bottom w:val="none" w:sz="0" w:space="0" w:color="auto"/>
        <w:right w:val="none" w:sz="0" w:space="0" w:color="auto"/>
      </w:divBdr>
    </w:div>
    <w:div w:id="1452675017">
      <w:marLeft w:val="640"/>
      <w:marRight w:val="0"/>
      <w:marTop w:val="0"/>
      <w:marBottom w:val="0"/>
      <w:divBdr>
        <w:top w:val="none" w:sz="0" w:space="0" w:color="auto"/>
        <w:left w:val="none" w:sz="0" w:space="0" w:color="auto"/>
        <w:bottom w:val="none" w:sz="0" w:space="0" w:color="auto"/>
        <w:right w:val="none" w:sz="0" w:space="0" w:color="auto"/>
      </w:divBdr>
    </w:div>
    <w:div w:id="1452748971">
      <w:marLeft w:val="640"/>
      <w:marRight w:val="0"/>
      <w:marTop w:val="0"/>
      <w:marBottom w:val="0"/>
      <w:divBdr>
        <w:top w:val="none" w:sz="0" w:space="0" w:color="auto"/>
        <w:left w:val="none" w:sz="0" w:space="0" w:color="auto"/>
        <w:bottom w:val="none" w:sz="0" w:space="0" w:color="auto"/>
        <w:right w:val="none" w:sz="0" w:space="0" w:color="auto"/>
      </w:divBdr>
    </w:div>
    <w:div w:id="1452817643">
      <w:marLeft w:val="640"/>
      <w:marRight w:val="0"/>
      <w:marTop w:val="0"/>
      <w:marBottom w:val="0"/>
      <w:divBdr>
        <w:top w:val="none" w:sz="0" w:space="0" w:color="auto"/>
        <w:left w:val="none" w:sz="0" w:space="0" w:color="auto"/>
        <w:bottom w:val="none" w:sz="0" w:space="0" w:color="auto"/>
        <w:right w:val="none" w:sz="0" w:space="0" w:color="auto"/>
      </w:divBdr>
    </w:div>
    <w:div w:id="1452893203">
      <w:marLeft w:val="640"/>
      <w:marRight w:val="0"/>
      <w:marTop w:val="0"/>
      <w:marBottom w:val="0"/>
      <w:divBdr>
        <w:top w:val="none" w:sz="0" w:space="0" w:color="auto"/>
        <w:left w:val="none" w:sz="0" w:space="0" w:color="auto"/>
        <w:bottom w:val="none" w:sz="0" w:space="0" w:color="auto"/>
        <w:right w:val="none" w:sz="0" w:space="0" w:color="auto"/>
      </w:divBdr>
    </w:div>
    <w:div w:id="1452896849">
      <w:marLeft w:val="640"/>
      <w:marRight w:val="0"/>
      <w:marTop w:val="0"/>
      <w:marBottom w:val="0"/>
      <w:divBdr>
        <w:top w:val="none" w:sz="0" w:space="0" w:color="auto"/>
        <w:left w:val="none" w:sz="0" w:space="0" w:color="auto"/>
        <w:bottom w:val="none" w:sz="0" w:space="0" w:color="auto"/>
        <w:right w:val="none" w:sz="0" w:space="0" w:color="auto"/>
      </w:divBdr>
    </w:div>
    <w:div w:id="1452939934">
      <w:marLeft w:val="640"/>
      <w:marRight w:val="0"/>
      <w:marTop w:val="0"/>
      <w:marBottom w:val="0"/>
      <w:divBdr>
        <w:top w:val="none" w:sz="0" w:space="0" w:color="auto"/>
        <w:left w:val="none" w:sz="0" w:space="0" w:color="auto"/>
        <w:bottom w:val="none" w:sz="0" w:space="0" w:color="auto"/>
        <w:right w:val="none" w:sz="0" w:space="0" w:color="auto"/>
      </w:divBdr>
    </w:div>
    <w:div w:id="1453019965">
      <w:marLeft w:val="640"/>
      <w:marRight w:val="0"/>
      <w:marTop w:val="0"/>
      <w:marBottom w:val="0"/>
      <w:divBdr>
        <w:top w:val="none" w:sz="0" w:space="0" w:color="auto"/>
        <w:left w:val="none" w:sz="0" w:space="0" w:color="auto"/>
        <w:bottom w:val="none" w:sz="0" w:space="0" w:color="auto"/>
        <w:right w:val="none" w:sz="0" w:space="0" w:color="auto"/>
      </w:divBdr>
    </w:div>
    <w:div w:id="1453088065">
      <w:marLeft w:val="640"/>
      <w:marRight w:val="0"/>
      <w:marTop w:val="0"/>
      <w:marBottom w:val="0"/>
      <w:divBdr>
        <w:top w:val="none" w:sz="0" w:space="0" w:color="auto"/>
        <w:left w:val="none" w:sz="0" w:space="0" w:color="auto"/>
        <w:bottom w:val="none" w:sz="0" w:space="0" w:color="auto"/>
        <w:right w:val="none" w:sz="0" w:space="0" w:color="auto"/>
      </w:divBdr>
    </w:div>
    <w:div w:id="1453205014">
      <w:marLeft w:val="640"/>
      <w:marRight w:val="0"/>
      <w:marTop w:val="0"/>
      <w:marBottom w:val="0"/>
      <w:divBdr>
        <w:top w:val="none" w:sz="0" w:space="0" w:color="auto"/>
        <w:left w:val="none" w:sz="0" w:space="0" w:color="auto"/>
        <w:bottom w:val="none" w:sz="0" w:space="0" w:color="auto"/>
        <w:right w:val="none" w:sz="0" w:space="0" w:color="auto"/>
      </w:divBdr>
    </w:div>
    <w:div w:id="1453212623">
      <w:marLeft w:val="640"/>
      <w:marRight w:val="0"/>
      <w:marTop w:val="0"/>
      <w:marBottom w:val="0"/>
      <w:divBdr>
        <w:top w:val="none" w:sz="0" w:space="0" w:color="auto"/>
        <w:left w:val="none" w:sz="0" w:space="0" w:color="auto"/>
        <w:bottom w:val="none" w:sz="0" w:space="0" w:color="auto"/>
        <w:right w:val="none" w:sz="0" w:space="0" w:color="auto"/>
      </w:divBdr>
    </w:div>
    <w:div w:id="1453284373">
      <w:marLeft w:val="640"/>
      <w:marRight w:val="0"/>
      <w:marTop w:val="0"/>
      <w:marBottom w:val="0"/>
      <w:divBdr>
        <w:top w:val="none" w:sz="0" w:space="0" w:color="auto"/>
        <w:left w:val="none" w:sz="0" w:space="0" w:color="auto"/>
        <w:bottom w:val="none" w:sz="0" w:space="0" w:color="auto"/>
        <w:right w:val="none" w:sz="0" w:space="0" w:color="auto"/>
      </w:divBdr>
    </w:div>
    <w:div w:id="1453399589">
      <w:marLeft w:val="640"/>
      <w:marRight w:val="0"/>
      <w:marTop w:val="0"/>
      <w:marBottom w:val="0"/>
      <w:divBdr>
        <w:top w:val="none" w:sz="0" w:space="0" w:color="auto"/>
        <w:left w:val="none" w:sz="0" w:space="0" w:color="auto"/>
        <w:bottom w:val="none" w:sz="0" w:space="0" w:color="auto"/>
        <w:right w:val="none" w:sz="0" w:space="0" w:color="auto"/>
      </w:divBdr>
    </w:div>
    <w:div w:id="1453406355">
      <w:marLeft w:val="640"/>
      <w:marRight w:val="0"/>
      <w:marTop w:val="0"/>
      <w:marBottom w:val="0"/>
      <w:divBdr>
        <w:top w:val="none" w:sz="0" w:space="0" w:color="auto"/>
        <w:left w:val="none" w:sz="0" w:space="0" w:color="auto"/>
        <w:bottom w:val="none" w:sz="0" w:space="0" w:color="auto"/>
        <w:right w:val="none" w:sz="0" w:space="0" w:color="auto"/>
      </w:divBdr>
    </w:div>
    <w:div w:id="1453477091">
      <w:marLeft w:val="640"/>
      <w:marRight w:val="0"/>
      <w:marTop w:val="0"/>
      <w:marBottom w:val="0"/>
      <w:divBdr>
        <w:top w:val="none" w:sz="0" w:space="0" w:color="auto"/>
        <w:left w:val="none" w:sz="0" w:space="0" w:color="auto"/>
        <w:bottom w:val="none" w:sz="0" w:space="0" w:color="auto"/>
        <w:right w:val="none" w:sz="0" w:space="0" w:color="auto"/>
      </w:divBdr>
    </w:div>
    <w:div w:id="1453590777">
      <w:marLeft w:val="640"/>
      <w:marRight w:val="0"/>
      <w:marTop w:val="0"/>
      <w:marBottom w:val="0"/>
      <w:divBdr>
        <w:top w:val="none" w:sz="0" w:space="0" w:color="auto"/>
        <w:left w:val="none" w:sz="0" w:space="0" w:color="auto"/>
        <w:bottom w:val="none" w:sz="0" w:space="0" w:color="auto"/>
        <w:right w:val="none" w:sz="0" w:space="0" w:color="auto"/>
      </w:divBdr>
    </w:div>
    <w:div w:id="1453667715">
      <w:marLeft w:val="640"/>
      <w:marRight w:val="0"/>
      <w:marTop w:val="0"/>
      <w:marBottom w:val="0"/>
      <w:divBdr>
        <w:top w:val="none" w:sz="0" w:space="0" w:color="auto"/>
        <w:left w:val="none" w:sz="0" w:space="0" w:color="auto"/>
        <w:bottom w:val="none" w:sz="0" w:space="0" w:color="auto"/>
        <w:right w:val="none" w:sz="0" w:space="0" w:color="auto"/>
      </w:divBdr>
    </w:div>
    <w:div w:id="1453749254">
      <w:marLeft w:val="640"/>
      <w:marRight w:val="0"/>
      <w:marTop w:val="0"/>
      <w:marBottom w:val="0"/>
      <w:divBdr>
        <w:top w:val="none" w:sz="0" w:space="0" w:color="auto"/>
        <w:left w:val="none" w:sz="0" w:space="0" w:color="auto"/>
        <w:bottom w:val="none" w:sz="0" w:space="0" w:color="auto"/>
        <w:right w:val="none" w:sz="0" w:space="0" w:color="auto"/>
      </w:divBdr>
    </w:div>
    <w:div w:id="1453941135">
      <w:marLeft w:val="640"/>
      <w:marRight w:val="0"/>
      <w:marTop w:val="0"/>
      <w:marBottom w:val="0"/>
      <w:divBdr>
        <w:top w:val="none" w:sz="0" w:space="0" w:color="auto"/>
        <w:left w:val="none" w:sz="0" w:space="0" w:color="auto"/>
        <w:bottom w:val="none" w:sz="0" w:space="0" w:color="auto"/>
        <w:right w:val="none" w:sz="0" w:space="0" w:color="auto"/>
      </w:divBdr>
    </w:div>
    <w:div w:id="1454057907">
      <w:marLeft w:val="640"/>
      <w:marRight w:val="0"/>
      <w:marTop w:val="0"/>
      <w:marBottom w:val="0"/>
      <w:divBdr>
        <w:top w:val="none" w:sz="0" w:space="0" w:color="auto"/>
        <w:left w:val="none" w:sz="0" w:space="0" w:color="auto"/>
        <w:bottom w:val="none" w:sz="0" w:space="0" w:color="auto"/>
        <w:right w:val="none" w:sz="0" w:space="0" w:color="auto"/>
      </w:divBdr>
    </w:div>
    <w:div w:id="1454245704">
      <w:marLeft w:val="640"/>
      <w:marRight w:val="0"/>
      <w:marTop w:val="0"/>
      <w:marBottom w:val="0"/>
      <w:divBdr>
        <w:top w:val="none" w:sz="0" w:space="0" w:color="auto"/>
        <w:left w:val="none" w:sz="0" w:space="0" w:color="auto"/>
        <w:bottom w:val="none" w:sz="0" w:space="0" w:color="auto"/>
        <w:right w:val="none" w:sz="0" w:space="0" w:color="auto"/>
      </w:divBdr>
    </w:div>
    <w:div w:id="1454247458">
      <w:marLeft w:val="640"/>
      <w:marRight w:val="0"/>
      <w:marTop w:val="0"/>
      <w:marBottom w:val="0"/>
      <w:divBdr>
        <w:top w:val="none" w:sz="0" w:space="0" w:color="auto"/>
        <w:left w:val="none" w:sz="0" w:space="0" w:color="auto"/>
        <w:bottom w:val="none" w:sz="0" w:space="0" w:color="auto"/>
        <w:right w:val="none" w:sz="0" w:space="0" w:color="auto"/>
      </w:divBdr>
    </w:div>
    <w:div w:id="1454323738">
      <w:marLeft w:val="640"/>
      <w:marRight w:val="0"/>
      <w:marTop w:val="0"/>
      <w:marBottom w:val="0"/>
      <w:divBdr>
        <w:top w:val="none" w:sz="0" w:space="0" w:color="auto"/>
        <w:left w:val="none" w:sz="0" w:space="0" w:color="auto"/>
        <w:bottom w:val="none" w:sz="0" w:space="0" w:color="auto"/>
        <w:right w:val="none" w:sz="0" w:space="0" w:color="auto"/>
      </w:divBdr>
    </w:div>
    <w:div w:id="1454400545">
      <w:marLeft w:val="640"/>
      <w:marRight w:val="0"/>
      <w:marTop w:val="0"/>
      <w:marBottom w:val="0"/>
      <w:divBdr>
        <w:top w:val="none" w:sz="0" w:space="0" w:color="auto"/>
        <w:left w:val="none" w:sz="0" w:space="0" w:color="auto"/>
        <w:bottom w:val="none" w:sz="0" w:space="0" w:color="auto"/>
        <w:right w:val="none" w:sz="0" w:space="0" w:color="auto"/>
      </w:divBdr>
    </w:div>
    <w:div w:id="1454516347">
      <w:marLeft w:val="640"/>
      <w:marRight w:val="0"/>
      <w:marTop w:val="0"/>
      <w:marBottom w:val="0"/>
      <w:divBdr>
        <w:top w:val="none" w:sz="0" w:space="0" w:color="auto"/>
        <w:left w:val="none" w:sz="0" w:space="0" w:color="auto"/>
        <w:bottom w:val="none" w:sz="0" w:space="0" w:color="auto"/>
        <w:right w:val="none" w:sz="0" w:space="0" w:color="auto"/>
      </w:divBdr>
    </w:div>
    <w:div w:id="1454518235">
      <w:marLeft w:val="640"/>
      <w:marRight w:val="0"/>
      <w:marTop w:val="0"/>
      <w:marBottom w:val="0"/>
      <w:divBdr>
        <w:top w:val="none" w:sz="0" w:space="0" w:color="auto"/>
        <w:left w:val="none" w:sz="0" w:space="0" w:color="auto"/>
        <w:bottom w:val="none" w:sz="0" w:space="0" w:color="auto"/>
        <w:right w:val="none" w:sz="0" w:space="0" w:color="auto"/>
      </w:divBdr>
    </w:div>
    <w:div w:id="1454598820">
      <w:marLeft w:val="640"/>
      <w:marRight w:val="0"/>
      <w:marTop w:val="0"/>
      <w:marBottom w:val="0"/>
      <w:divBdr>
        <w:top w:val="none" w:sz="0" w:space="0" w:color="auto"/>
        <w:left w:val="none" w:sz="0" w:space="0" w:color="auto"/>
        <w:bottom w:val="none" w:sz="0" w:space="0" w:color="auto"/>
        <w:right w:val="none" w:sz="0" w:space="0" w:color="auto"/>
      </w:divBdr>
    </w:div>
    <w:div w:id="1454664883">
      <w:marLeft w:val="640"/>
      <w:marRight w:val="0"/>
      <w:marTop w:val="0"/>
      <w:marBottom w:val="0"/>
      <w:divBdr>
        <w:top w:val="none" w:sz="0" w:space="0" w:color="auto"/>
        <w:left w:val="none" w:sz="0" w:space="0" w:color="auto"/>
        <w:bottom w:val="none" w:sz="0" w:space="0" w:color="auto"/>
        <w:right w:val="none" w:sz="0" w:space="0" w:color="auto"/>
      </w:divBdr>
    </w:div>
    <w:div w:id="1454710375">
      <w:marLeft w:val="640"/>
      <w:marRight w:val="0"/>
      <w:marTop w:val="0"/>
      <w:marBottom w:val="0"/>
      <w:divBdr>
        <w:top w:val="none" w:sz="0" w:space="0" w:color="auto"/>
        <w:left w:val="none" w:sz="0" w:space="0" w:color="auto"/>
        <w:bottom w:val="none" w:sz="0" w:space="0" w:color="auto"/>
        <w:right w:val="none" w:sz="0" w:space="0" w:color="auto"/>
      </w:divBdr>
    </w:div>
    <w:div w:id="1454788650">
      <w:marLeft w:val="640"/>
      <w:marRight w:val="0"/>
      <w:marTop w:val="0"/>
      <w:marBottom w:val="0"/>
      <w:divBdr>
        <w:top w:val="none" w:sz="0" w:space="0" w:color="auto"/>
        <w:left w:val="none" w:sz="0" w:space="0" w:color="auto"/>
        <w:bottom w:val="none" w:sz="0" w:space="0" w:color="auto"/>
        <w:right w:val="none" w:sz="0" w:space="0" w:color="auto"/>
      </w:divBdr>
    </w:div>
    <w:div w:id="1454864162">
      <w:marLeft w:val="640"/>
      <w:marRight w:val="0"/>
      <w:marTop w:val="0"/>
      <w:marBottom w:val="0"/>
      <w:divBdr>
        <w:top w:val="none" w:sz="0" w:space="0" w:color="auto"/>
        <w:left w:val="none" w:sz="0" w:space="0" w:color="auto"/>
        <w:bottom w:val="none" w:sz="0" w:space="0" w:color="auto"/>
        <w:right w:val="none" w:sz="0" w:space="0" w:color="auto"/>
      </w:divBdr>
    </w:div>
    <w:div w:id="1454902768">
      <w:marLeft w:val="640"/>
      <w:marRight w:val="0"/>
      <w:marTop w:val="0"/>
      <w:marBottom w:val="0"/>
      <w:divBdr>
        <w:top w:val="none" w:sz="0" w:space="0" w:color="auto"/>
        <w:left w:val="none" w:sz="0" w:space="0" w:color="auto"/>
        <w:bottom w:val="none" w:sz="0" w:space="0" w:color="auto"/>
        <w:right w:val="none" w:sz="0" w:space="0" w:color="auto"/>
      </w:divBdr>
    </w:div>
    <w:div w:id="1454903274">
      <w:marLeft w:val="640"/>
      <w:marRight w:val="0"/>
      <w:marTop w:val="0"/>
      <w:marBottom w:val="0"/>
      <w:divBdr>
        <w:top w:val="none" w:sz="0" w:space="0" w:color="auto"/>
        <w:left w:val="none" w:sz="0" w:space="0" w:color="auto"/>
        <w:bottom w:val="none" w:sz="0" w:space="0" w:color="auto"/>
        <w:right w:val="none" w:sz="0" w:space="0" w:color="auto"/>
      </w:divBdr>
    </w:div>
    <w:div w:id="1454903607">
      <w:marLeft w:val="640"/>
      <w:marRight w:val="0"/>
      <w:marTop w:val="0"/>
      <w:marBottom w:val="0"/>
      <w:divBdr>
        <w:top w:val="none" w:sz="0" w:space="0" w:color="auto"/>
        <w:left w:val="none" w:sz="0" w:space="0" w:color="auto"/>
        <w:bottom w:val="none" w:sz="0" w:space="0" w:color="auto"/>
        <w:right w:val="none" w:sz="0" w:space="0" w:color="auto"/>
      </w:divBdr>
    </w:div>
    <w:div w:id="1454977461">
      <w:marLeft w:val="640"/>
      <w:marRight w:val="0"/>
      <w:marTop w:val="0"/>
      <w:marBottom w:val="0"/>
      <w:divBdr>
        <w:top w:val="none" w:sz="0" w:space="0" w:color="auto"/>
        <w:left w:val="none" w:sz="0" w:space="0" w:color="auto"/>
        <w:bottom w:val="none" w:sz="0" w:space="0" w:color="auto"/>
        <w:right w:val="none" w:sz="0" w:space="0" w:color="auto"/>
      </w:divBdr>
    </w:div>
    <w:div w:id="1454981868">
      <w:marLeft w:val="640"/>
      <w:marRight w:val="0"/>
      <w:marTop w:val="0"/>
      <w:marBottom w:val="0"/>
      <w:divBdr>
        <w:top w:val="none" w:sz="0" w:space="0" w:color="auto"/>
        <w:left w:val="none" w:sz="0" w:space="0" w:color="auto"/>
        <w:bottom w:val="none" w:sz="0" w:space="0" w:color="auto"/>
        <w:right w:val="none" w:sz="0" w:space="0" w:color="auto"/>
      </w:divBdr>
    </w:div>
    <w:div w:id="1454982656">
      <w:marLeft w:val="640"/>
      <w:marRight w:val="0"/>
      <w:marTop w:val="0"/>
      <w:marBottom w:val="0"/>
      <w:divBdr>
        <w:top w:val="none" w:sz="0" w:space="0" w:color="auto"/>
        <w:left w:val="none" w:sz="0" w:space="0" w:color="auto"/>
        <w:bottom w:val="none" w:sz="0" w:space="0" w:color="auto"/>
        <w:right w:val="none" w:sz="0" w:space="0" w:color="auto"/>
      </w:divBdr>
    </w:div>
    <w:div w:id="1455052959">
      <w:marLeft w:val="640"/>
      <w:marRight w:val="0"/>
      <w:marTop w:val="0"/>
      <w:marBottom w:val="0"/>
      <w:divBdr>
        <w:top w:val="none" w:sz="0" w:space="0" w:color="auto"/>
        <w:left w:val="none" w:sz="0" w:space="0" w:color="auto"/>
        <w:bottom w:val="none" w:sz="0" w:space="0" w:color="auto"/>
        <w:right w:val="none" w:sz="0" w:space="0" w:color="auto"/>
      </w:divBdr>
    </w:div>
    <w:div w:id="1455101742">
      <w:marLeft w:val="640"/>
      <w:marRight w:val="0"/>
      <w:marTop w:val="0"/>
      <w:marBottom w:val="0"/>
      <w:divBdr>
        <w:top w:val="none" w:sz="0" w:space="0" w:color="auto"/>
        <w:left w:val="none" w:sz="0" w:space="0" w:color="auto"/>
        <w:bottom w:val="none" w:sz="0" w:space="0" w:color="auto"/>
        <w:right w:val="none" w:sz="0" w:space="0" w:color="auto"/>
      </w:divBdr>
    </w:div>
    <w:div w:id="1455102605">
      <w:marLeft w:val="640"/>
      <w:marRight w:val="0"/>
      <w:marTop w:val="0"/>
      <w:marBottom w:val="0"/>
      <w:divBdr>
        <w:top w:val="none" w:sz="0" w:space="0" w:color="auto"/>
        <w:left w:val="none" w:sz="0" w:space="0" w:color="auto"/>
        <w:bottom w:val="none" w:sz="0" w:space="0" w:color="auto"/>
        <w:right w:val="none" w:sz="0" w:space="0" w:color="auto"/>
      </w:divBdr>
    </w:div>
    <w:div w:id="1455175248">
      <w:marLeft w:val="640"/>
      <w:marRight w:val="0"/>
      <w:marTop w:val="0"/>
      <w:marBottom w:val="0"/>
      <w:divBdr>
        <w:top w:val="none" w:sz="0" w:space="0" w:color="auto"/>
        <w:left w:val="none" w:sz="0" w:space="0" w:color="auto"/>
        <w:bottom w:val="none" w:sz="0" w:space="0" w:color="auto"/>
        <w:right w:val="none" w:sz="0" w:space="0" w:color="auto"/>
      </w:divBdr>
    </w:div>
    <w:div w:id="1455178370">
      <w:marLeft w:val="640"/>
      <w:marRight w:val="0"/>
      <w:marTop w:val="0"/>
      <w:marBottom w:val="0"/>
      <w:divBdr>
        <w:top w:val="none" w:sz="0" w:space="0" w:color="auto"/>
        <w:left w:val="none" w:sz="0" w:space="0" w:color="auto"/>
        <w:bottom w:val="none" w:sz="0" w:space="0" w:color="auto"/>
        <w:right w:val="none" w:sz="0" w:space="0" w:color="auto"/>
      </w:divBdr>
    </w:div>
    <w:div w:id="1455295882">
      <w:marLeft w:val="640"/>
      <w:marRight w:val="0"/>
      <w:marTop w:val="0"/>
      <w:marBottom w:val="0"/>
      <w:divBdr>
        <w:top w:val="none" w:sz="0" w:space="0" w:color="auto"/>
        <w:left w:val="none" w:sz="0" w:space="0" w:color="auto"/>
        <w:bottom w:val="none" w:sz="0" w:space="0" w:color="auto"/>
        <w:right w:val="none" w:sz="0" w:space="0" w:color="auto"/>
      </w:divBdr>
    </w:div>
    <w:div w:id="1455324825">
      <w:marLeft w:val="640"/>
      <w:marRight w:val="0"/>
      <w:marTop w:val="0"/>
      <w:marBottom w:val="0"/>
      <w:divBdr>
        <w:top w:val="none" w:sz="0" w:space="0" w:color="auto"/>
        <w:left w:val="none" w:sz="0" w:space="0" w:color="auto"/>
        <w:bottom w:val="none" w:sz="0" w:space="0" w:color="auto"/>
        <w:right w:val="none" w:sz="0" w:space="0" w:color="auto"/>
      </w:divBdr>
    </w:div>
    <w:div w:id="1455556291">
      <w:marLeft w:val="640"/>
      <w:marRight w:val="0"/>
      <w:marTop w:val="0"/>
      <w:marBottom w:val="0"/>
      <w:divBdr>
        <w:top w:val="none" w:sz="0" w:space="0" w:color="auto"/>
        <w:left w:val="none" w:sz="0" w:space="0" w:color="auto"/>
        <w:bottom w:val="none" w:sz="0" w:space="0" w:color="auto"/>
        <w:right w:val="none" w:sz="0" w:space="0" w:color="auto"/>
      </w:divBdr>
    </w:div>
    <w:div w:id="1455558752">
      <w:marLeft w:val="640"/>
      <w:marRight w:val="0"/>
      <w:marTop w:val="0"/>
      <w:marBottom w:val="0"/>
      <w:divBdr>
        <w:top w:val="none" w:sz="0" w:space="0" w:color="auto"/>
        <w:left w:val="none" w:sz="0" w:space="0" w:color="auto"/>
        <w:bottom w:val="none" w:sz="0" w:space="0" w:color="auto"/>
        <w:right w:val="none" w:sz="0" w:space="0" w:color="auto"/>
      </w:divBdr>
    </w:div>
    <w:div w:id="1455563542">
      <w:marLeft w:val="640"/>
      <w:marRight w:val="0"/>
      <w:marTop w:val="0"/>
      <w:marBottom w:val="0"/>
      <w:divBdr>
        <w:top w:val="none" w:sz="0" w:space="0" w:color="auto"/>
        <w:left w:val="none" w:sz="0" w:space="0" w:color="auto"/>
        <w:bottom w:val="none" w:sz="0" w:space="0" w:color="auto"/>
        <w:right w:val="none" w:sz="0" w:space="0" w:color="auto"/>
      </w:divBdr>
    </w:div>
    <w:div w:id="1455634624">
      <w:marLeft w:val="640"/>
      <w:marRight w:val="0"/>
      <w:marTop w:val="0"/>
      <w:marBottom w:val="0"/>
      <w:divBdr>
        <w:top w:val="none" w:sz="0" w:space="0" w:color="auto"/>
        <w:left w:val="none" w:sz="0" w:space="0" w:color="auto"/>
        <w:bottom w:val="none" w:sz="0" w:space="0" w:color="auto"/>
        <w:right w:val="none" w:sz="0" w:space="0" w:color="auto"/>
      </w:divBdr>
    </w:div>
    <w:div w:id="1455637307">
      <w:marLeft w:val="640"/>
      <w:marRight w:val="0"/>
      <w:marTop w:val="0"/>
      <w:marBottom w:val="0"/>
      <w:divBdr>
        <w:top w:val="none" w:sz="0" w:space="0" w:color="auto"/>
        <w:left w:val="none" w:sz="0" w:space="0" w:color="auto"/>
        <w:bottom w:val="none" w:sz="0" w:space="0" w:color="auto"/>
        <w:right w:val="none" w:sz="0" w:space="0" w:color="auto"/>
      </w:divBdr>
    </w:div>
    <w:div w:id="1455711304">
      <w:marLeft w:val="640"/>
      <w:marRight w:val="0"/>
      <w:marTop w:val="0"/>
      <w:marBottom w:val="0"/>
      <w:divBdr>
        <w:top w:val="none" w:sz="0" w:space="0" w:color="auto"/>
        <w:left w:val="none" w:sz="0" w:space="0" w:color="auto"/>
        <w:bottom w:val="none" w:sz="0" w:space="0" w:color="auto"/>
        <w:right w:val="none" w:sz="0" w:space="0" w:color="auto"/>
      </w:divBdr>
    </w:div>
    <w:div w:id="1455908073">
      <w:marLeft w:val="640"/>
      <w:marRight w:val="0"/>
      <w:marTop w:val="0"/>
      <w:marBottom w:val="0"/>
      <w:divBdr>
        <w:top w:val="none" w:sz="0" w:space="0" w:color="auto"/>
        <w:left w:val="none" w:sz="0" w:space="0" w:color="auto"/>
        <w:bottom w:val="none" w:sz="0" w:space="0" w:color="auto"/>
        <w:right w:val="none" w:sz="0" w:space="0" w:color="auto"/>
      </w:divBdr>
    </w:div>
    <w:div w:id="1456095861">
      <w:marLeft w:val="640"/>
      <w:marRight w:val="0"/>
      <w:marTop w:val="0"/>
      <w:marBottom w:val="0"/>
      <w:divBdr>
        <w:top w:val="none" w:sz="0" w:space="0" w:color="auto"/>
        <w:left w:val="none" w:sz="0" w:space="0" w:color="auto"/>
        <w:bottom w:val="none" w:sz="0" w:space="0" w:color="auto"/>
        <w:right w:val="none" w:sz="0" w:space="0" w:color="auto"/>
      </w:divBdr>
    </w:div>
    <w:div w:id="1456096191">
      <w:marLeft w:val="640"/>
      <w:marRight w:val="0"/>
      <w:marTop w:val="0"/>
      <w:marBottom w:val="0"/>
      <w:divBdr>
        <w:top w:val="none" w:sz="0" w:space="0" w:color="auto"/>
        <w:left w:val="none" w:sz="0" w:space="0" w:color="auto"/>
        <w:bottom w:val="none" w:sz="0" w:space="0" w:color="auto"/>
        <w:right w:val="none" w:sz="0" w:space="0" w:color="auto"/>
      </w:divBdr>
    </w:div>
    <w:div w:id="1456100735">
      <w:marLeft w:val="640"/>
      <w:marRight w:val="0"/>
      <w:marTop w:val="0"/>
      <w:marBottom w:val="0"/>
      <w:divBdr>
        <w:top w:val="none" w:sz="0" w:space="0" w:color="auto"/>
        <w:left w:val="none" w:sz="0" w:space="0" w:color="auto"/>
        <w:bottom w:val="none" w:sz="0" w:space="0" w:color="auto"/>
        <w:right w:val="none" w:sz="0" w:space="0" w:color="auto"/>
      </w:divBdr>
    </w:div>
    <w:div w:id="1456101110">
      <w:marLeft w:val="640"/>
      <w:marRight w:val="0"/>
      <w:marTop w:val="0"/>
      <w:marBottom w:val="0"/>
      <w:divBdr>
        <w:top w:val="none" w:sz="0" w:space="0" w:color="auto"/>
        <w:left w:val="none" w:sz="0" w:space="0" w:color="auto"/>
        <w:bottom w:val="none" w:sz="0" w:space="0" w:color="auto"/>
        <w:right w:val="none" w:sz="0" w:space="0" w:color="auto"/>
      </w:divBdr>
    </w:div>
    <w:div w:id="1456145429">
      <w:marLeft w:val="640"/>
      <w:marRight w:val="0"/>
      <w:marTop w:val="0"/>
      <w:marBottom w:val="0"/>
      <w:divBdr>
        <w:top w:val="none" w:sz="0" w:space="0" w:color="auto"/>
        <w:left w:val="none" w:sz="0" w:space="0" w:color="auto"/>
        <w:bottom w:val="none" w:sz="0" w:space="0" w:color="auto"/>
        <w:right w:val="none" w:sz="0" w:space="0" w:color="auto"/>
      </w:divBdr>
    </w:div>
    <w:div w:id="1456213311">
      <w:marLeft w:val="640"/>
      <w:marRight w:val="0"/>
      <w:marTop w:val="0"/>
      <w:marBottom w:val="0"/>
      <w:divBdr>
        <w:top w:val="none" w:sz="0" w:space="0" w:color="auto"/>
        <w:left w:val="none" w:sz="0" w:space="0" w:color="auto"/>
        <w:bottom w:val="none" w:sz="0" w:space="0" w:color="auto"/>
        <w:right w:val="none" w:sz="0" w:space="0" w:color="auto"/>
      </w:divBdr>
    </w:div>
    <w:div w:id="1456213724">
      <w:marLeft w:val="640"/>
      <w:marRight w:val="0"/>
      <w:marTop w:val="0"/>
      <w:marBottom w:val="0"/>
      <w:divBdr>
        <w:top w:val="none" w:sz="0" w:space="0" w:color="auto"/>
        <w:left w:val="none" w:sz="0" w:space="0" w:color="auto"/>
        <w:bottom w:val="none" w:sz="0" w:space="0" w:color="auto"/>
        <w:right w:val="none" w:sz="0" w:space="0" w:color="auto"/>
      </w:divBdr>
    </w:div>
    <w:div w:id="1456213741">
      <w:marLeft w:val="640"/>
      <w:marRight w:val="0"/>
      <w:marTop w:val="0"/>
      <w:marBottom w:val="0"/>
      <w:divBdr>
        <w:top w:val="none" w:sz="0" w:space="0" w:color="auto"/>
        <w:left w:val="none" w:sz="0" w:space="0" w:color="auto"/>
        <w:bottom w:val="none" w:sz="0" w:space="0" w:color="auto"/>
        <w:right w:val="none" w:sz="0" w:space="0" w:color="auto"/>
      </w:divBdr>
    </w:div>
    <w:div w:id="1456363122">
      <w:marLeft w:val="640"/>
      <w:marRight w:val="0"/>
      <w:marTop w:val="0"/>
      <w:marBottom w:val="0"/>
      <w:divBdr>
        <w:top w:val="none" w:sz="0" w:space="0" w:color="auto"/>
        <w:left w:val="none" w:sz="0" w:space="0" w:color="auto"/>
        <w:bottom w:val="none" w:sz="0" w:space="0" w:color="auto"/>
        <w:right w:val="none" w:sz="0" w:space="0" w:color="auto"/>
      </w:divBdr>
    </w:div>
    <w:div w:id="1456364611">
      <w:marLeft w:val="640"/>
      <w:marRight w:val="0"/>
      <w:marTop w:val="0"/>
      <w:marBottom w:val="0"/>
      <w:divBdr>
        <w:top w:val="none" w:sz="0" w:space="0" w:color="auto"/>
        <w:left w:val="none" w:sz="0" w:space="0" w:color="auto"/>
        <w:bottom w:val="none" w:sz="0" w:space="0" w:color="auto"/>
        <w:right w:val="none" w:sz="0" w:space="0" w:color="auto"/>
      </w:divBdr>
    </w:div>
    <w:div w:id="1456367228">
      <w:marLeft w:val="640"/>
      <w:marRight w:val="0"/>
      <w:marTop w:val="0"/>
      <w:marBottom w:val="0"/>
      <w:divBdr>
        <w:top w:val="none" w:sz="0" w:space="0" w:color="auto"/>
        <w:left w:val="none" w:sz="0" w:space="0" w:color="auto"/>
        <w:bottom w:val="none" w:sz="0" w:space="0" w:color="auto"/>
        <w:right w:val="none" w:sz="0" w:space="0" w:color="auto"/>
      </w:divBdr>
    </w:div>
    <w:div w:id="1456407745">
      <w:marLeft w:val="640"/>
      <w:marRight w:val="0"/>
      <w:marTop w:val="0"/>
      <w:marBottom w:val="0"/>
      <w:divBdr>
        <w:top w:val="none" w:sz="0" w:space="0" w:color="auto"/>
        <w:left w:val="none" w:sz="0" w:space="0" w:color="auto"/>
        <w:bottom w:val="none" w:sz="0" w:space="0" w:color="auto"/>
        <w:right w:val="none" w:sz="0" w:space="0" w:color="auto"/>
      </w:divBdr>
    </w:div>
    <w:div w:id="1456410395">
      <w:marLeft w:val="640"/>
      <w:marRight w:val="0"/>
      <w:marTop w:val="0"/>
      <w:marBottom w:val="0"/>
      <w:divBdr>
        <w:top w:val="none" w:sz="0" w:space="0" w:color="auto"/>
        <w:left w:val="none" w:sz="0" w:space="0" w:color="auto"/>
        <w:bottom w:val="none" w:sz="0" w:space="0" w:color="auto"/>
        <w:right w:val="none" w:sz="0" w:space="0" w:color="auto"/>
      </w:divBdr>
    </w:div>
    <w:div w:id="1456414212">
      <w:marLeft w:val="640"/>
      <w:marRight w:val="0"/>
      <w:marTop w:val="0"/>
      <w:marBottom w:val="0"/>
      <w:divBdr>
        <w:top w:val="none" w:sz="0" w:space="0" w:color="auto"/>
        <w:left w:val="none" w:sz="0" w:space="0" w:color="auto"/>
        <w:bottom w:val="none" w:sz="0" w:space="0" w:color="auto"/>
        <w:right w:val="none" w:sz="0" w:space="0" w:color="auto"/>
      </w:divBdr>
    </w:div>
    <w:div w:id="1456481062">
      <w:marLeft w:val="640"/>
      <w:marRight w:val="0"/>
      <w:marTop w:val="0"/>
      <w:marBottom w:val="0"/>
      <w:divBdr>
        <w:top w:val="none" w:sz="0" w:space="0" w:color="auto"/>
        <w:left w:val="none" w:sz="0" w:space="0" w:color="auto"/>
        <w:bottom w:val="none" w:sz="0" w:space="0" w:color="auto"/>
        <w:right w:val="none" w:sz="0" w:space="0" w:color="auto"/>
      </w:divBdr>
    </w:div>
    <w:div w:id="1456485587">
      <w:marLeft w:val="640"/>
      <w:marRight w:val="0"/>
      <w:marTop w:val="0"/>
      <w:marBottom w:val="0"/>
      <w:divBdr>
        <w:top w:val="none" w:sz="0" w:space="0" w:color="auto"/>
        <w:left w:val="none" w:sz="0" w:space="0" w:color="auto"/>
        <w:bottom w:val="none" w:sz="0" w:space="0" w:color="auto"/>
        <w:right w:val="none" w:sz="0" w:space="0" w:color="auto"/>
      </w:divBdr>
    </w:div>
    <w:div w:id="1456561322">
      <w:marLeft w:val="640"/>
      <w:marRight w:val="0"/>
      <w:marTop w:val="0"/>
      <w:marBottom w:val="0"/>
      <w:divBdr>
        <w:top w:val="none" w:sz="0" w:space="0" w:color="auto"/>
        <w:left w:val="none" w:sz="0" w:space="0" w:color="auto"/>
        <w:bottom w:val="none" w:sz="0" w:space="0" w:color="auto"/>
        <w:right w:val="none" w:sz="0" w:space="0" w:color="auto"/>
      </w:divBdr>
    </w:div>
    <w:div w:id="1456749709">
      <w:marLeft w:val="640"/>
      <w:marRight w:val="0"/>
      <w:marTop w:val="0"/>
      <w:marBottom w:val="0"/>
      <w:divBdr>
        <w:top w:val="none" w:sz="0" w:space="0" w:color="auto"/>
        <w:left w:val="none" w:sz="0" w:space="0" w:color="auto"/>
        <w:bottom w:val="none" w:sz="0" w:space="0" w:color="auto"/>
        <w:right w:val="none" w:sz="0" w:space="0" w:color="auto"/>
      </w:divBdr>
    </w:div>
    <w:div w:id="1456752037">
      <w:marLeft w:val="640"/>
      <w:marRight w:val="0"/>
      <w:marTop w:val="0"/>
      <w:marBottom w:val="0"/>
      <w:divBdr>
        <w:top w:val="none" w:sz="0" w:space="0" w:color="auto"/>
        <w:left w:val="none" w:sz="0" w:space="0" w:color="auto"/>
        <w:bottom w:val="none" w:sz="0" w:space="0" w:color="auto"/>
        <w:right w:val="none" w:sz="0" w:space="0" w:color="auto"/>
      </w:divBdr>
    </w:div>
    <w:div w:id="1456800664">
      <w:marLeft w:val="640"/>
      <w:marRight w:val="0"/>
      <w:marTop w:val="0"/>
      <w:marBottom w:val="0"/>
      <w:divBdr>
        <w:top w:val="none" w:sz="0" w:space="0" w:color="auto"/>
        <w:left w:val="none" w:sz="0" w:space="0" w:color="auto"/>
        <w:bottom w:val="none" w:sz="0" w:space="0" w:color="auto"/>
        <w:right w:val="none" w:sz="0" w:space="0" w:color="auto"/>
      </w:divBdr>
    </w:div>
    <w:div w:id="1456874045">
      <w:marLeft w:val="640"/>
      <w:marRight w:val="0"/>
      <w:marTop w:val="0"/>
      <w:marBottom w:val="0"/>
      <w:divBdr>
        <w:top w:val="none" w:sz="0" w:space="0" w:color="auto"/>
        <w:left w:val="none" w:sz="0" w:space="0" w:color="auto"/>
        <w:bottom w:val="none" w:sz="0" w:space="0" w:color="auto"/>
        <w:right w:val="none" w:sz="0" w:space="0" w:color="auto"/>
      </w:divBdr>
    </w:div>
    <w:div w:id="1456944228">
      <w:marLeft w:val="640"/>
      <w:marRight w:val="0"/>
      <w:marTop w:val="0"/>
      <w:marBottom w:val="0"/>
      <w:divBdr>
        <w:top w:val="none" w:sz="0" w:space="0" w:color="auto"/>
        <w:left w:val="none" w:sz="0" w:space="0" w:color="auto"/>
        <w:bottom w:val="none" w:sz="0" w:space="0" w:color="auto"/>
        <w:right w:val="none" w:sz="0" w:space="0" w:color="auto"/>
      </w:divBdr>
    </w:div>
    <w:div w:id="1457065763">
      <w:marLeft w:val="640"/>
      <w:marRight w:val="0"/>
      <w:marTop w:val="0"/>
      <w:marBottom w:val="0"/>
      <w:divBdr>
        <w:top w:val="none" w:sz="0" w:space="0" w:color="auto"/>
        <w:left w:val="none" w:sz="0" w:space="0" w:color="auto"/>
        <w:bottom w:val="none" w:sz="0" w:space="0" w:color="auto"/>
        <w:right w:val="none" w:sz="0" w:space="0" w:color="auto"/>
      </w:divBdr>
    </w:div>
    <w:div w:id="1457067685">
      <w:marLeft w:val="640"/>
      <w:marRight w:val="0"/>
      <w:marTop w:val="0"/>
      <w:marBottom w:val="0"/>
      <w:divBdr>
        <w:top w:val="none" w:sz="0" w:space="0" w:color="auto"/>
        <w:left w:val="none" w:sz="0" w:space="0" w:color="auto"/>
        <w:bottom w:val="none" w:sz="0" w:space="0" w:color="auto"/>
        <w:right w:val="none" w:sz="0" w:space="0" w:color="auto"/>
      </w:divBdr>
    </w:div>
    <w:div w:id="1457139017">
      <w:marLeft w:val="640"/>
      <w:marRight w:val="0"/>
      <w:marTop w:val="0"/>
      <w:marBottom w:val="0"/>
      <w:divBdr>
        <w:top w:val="none" w:sz="0" w:space="0" w:color="auto"/>
        <w:left w:val="none" w:sz="0" w:space="0" w:color="auto"/>
        <w:bottom w:val="none" w:sz="0" w:space="0" w:color="auto"/>
        <w:right w:val="none" w:sz="0" w:space="0" w:color="auto"/>
      </w:divBdr>
    </w:div>
    <w:div w:id="1457144730">
      <w:marLeft w:val="640"/>
      <w:marRight w:val="0"/>
      <w:marTop w:val="0"/>
      <w:marBottom w:val="0"/>
      <w:divBdr>
        <w:top w:val="none" w:sz="0" w:space="0" w:color="auto"/>
        <w:left w:val="none" w:sz="0" w:space="0" w:color="auto"/>
        <w:bottom w:val="none" w:sz="0" w:space="0" w:color="auto"/>
        <w:right w:val="none" w:sz="0" w:space="0" w:color="auto"/>
      </w:divBdr>
    </w:div>
    <w:div w:id="1457328554">
      <w:marLeft w:val="640"/>
      <w:marRight w:val="0"/>
      <w:marTop w:val="0"/>
      <w:marBottom w:val="0"/>
      <w:divBdr>
        <w:top w:val="none" w:sz="0" w:space="0" w:color="auto"/>
        <w:left w:val="none" w:sz="0" w:space="0" w:color="auto"/>
        <w:bottom w:val="none" w:sz="0" w:space="0" w:color="auto"/>
        <w:right w:val="none" w:sz="0" w:space="0" w:color="auto"/>
      </w:divBdr>
    </w:div>
    <w:div w:id="1457409052">
      <w:marLeft w:val="640"/>
      <w:marRight w:val="0"/>
      <w:marTop w:val="0"/>
      <w:marBottom w:val="0"/>
      <w:divBdr>
        <w:top w:val="none" w:sz="0" w:space="0" w:color="auto"/>
        <w:left w:val="none" w:sz="0" w:space="0" w:color="auto"/>
        <w:bottom w:val="none" w:sz="0" w:space="0" w:color="auto"/>
        <w:right w:val="none" w:sz="0" w:space="0" w:color="auto"/>
      </w:divBdr>
    </w:div>
    <w:div w:id="1457411253">
      <w:marLeft w:val="640"/>
      <w:marRight w:val="0"/>
      <w:marTop w:val="0"/>
      <w:marBottom w:val="0"/>
      <w:divBdr>
        <w:top w:val="none" w:sz="0" w:space="0" w:color="auto"/>
        <w:left w:val="none" w:sz="0" w:space="0" w:color="auto"/>
        <w:bottom w:val="none" w:sz="0" w:space="0" w:color="auto"/>
        <w:right w:val="none" w:sz="0" w:space="0" w:color="auto"/>
      </w:divBdr>
    </w:div>
    <w:div w:id="1457411655">
      <w:marLeft w:val="640"/>
      <w:marRight w:val="0"/>
      <w:marTop w:val="0"/>
      <w:marBottom w:val="0"/>
      <w:divBdr>
        <w:top w:val="none" w:sz="0" w:space="0" w:color="auto"/>
        <w:left w:val="none" w:sz="0" w:space="0" w:color="auto"/>
        <w:bottom w:val="none" w:sz="0" w:space="0" w:color="auto"/>
        <w:right w:val="none" w:sz="0" w:space="0" w:color="auto"/>
      </w:divBdr>
    </w:div>
    <w:div w:id="1457603169">
      <w:marLeft w:val="640"/>
      <w:marRight w:val="0"/>
      <w:marTop w:val="0"/>
      <w:marBottom w:val="0"/>
      <w:divBdr>
        <w:top w:val="none" w:sz="0" w:space="0" w:color="auto"/>
        <w:left w:val="none" w:sz="0" w:space="0" w:color="auto"/>
        <w:bottom w:val="none" w:sz="0" w:space="0" w:color="auto"/>
        <w:right w:val="none" w:sz="0" w:space="0" w:color="auto"/>
      </w:divBdr>
    </w:div>
    <w:div w:id="1457677389">
      <w:marLeft w:val="640"/>
      <w:marRight w:val="0"/>
      <w:marTop w:val="0"/>
      <w:marBottom w:val="0"/>
      <w:divBdr>
        <w:top w:val="none" w:sz="0" w:space="0" w:color="auto"/>
        <w:left w:val="none" w:sz="0" w:space="0" w:color="auto"/>
        <w:bottom w:val="none" w:sz="0" w:space="0" w:color="auto"/>
        <w:right w:val="none" w:sz="0" w:space="0" w:color="auto"/>
      </w:divBdr>
    </w:div>
    <w:div w:id="1457790538">
      <w:marLeft w:val="640"/>
      <w:marRight w:val="0"/>
      <w:marTop w:val="0"/>
      <w:marBottom w:val="0"/>
      <w:divBdr>
        <w:top w:val="none" w:sz="0" w:space="0" w:color="auto"/>
        <w:left w:val="none" w:sz="0" w:space="0" w:color="auto"/>
        <w:bottom w:val="none" w:sz="0" w:space="0" w:color="auto"/>
        <w:right w:val="none" w:sz="0" w:space="0" w:color="auto"/>
      </w:divBdr>
    </w:div>
    <w:div w:id="1457797689">
      <w:marLeft w:val="640"/>
      <w:marRight w:val="0"/>
      <w:marTop w:val="0"/>
      <w:marBottom w:val="0"/>
      <w:divBdr>
        <w:top w:val="none" w:sz="0" w:space="0" w:color="auto"/>
        <w:left w:val="none" w:sz="0" w:space="0" w:color="auto"/>
        <w:bottom w:val="none" w:sz="0" w:space="0" w:color="auto"/>
        <w:right w:val="none" w:sz="0" w:space="0" w:color="auto"/>
      </w:divBdr>
    </w:div>
    <w:div w:id="1457798135">
      <w:marLeft w:val="640"/>
      <w:marRight w:val="0"/>
      <w:marTop w:val="0"/>
      <w:marBottom w:val="0"/>
      <w:divBdr>
        <w:top w:val="none" w:sz="0" w:space="0" w:color="auto"/>
        <w:left w:val="none" w:sz="0" w:space="0" w:color="auto"/>
        <w:bottom w:val="none" w:sz="0" w:space="0" w:color="auto"/>
        <w:right w:val="none" w:sz="0" w:space="0" w:color="auto"/>
      </w:divBdr>
    </w:div>
    <w:div w:id="1457917583">
      <w:marLeft w:val="640"/>
      <w:marRight w:val="0"/>
      <w:marTop w:val="0"/>
      <w:marBottom w:val="0"/>
      <w:divBdr>
        <w:top w:val="none" w:sz="0" w:space="0" w:color="auto"/>
        <w:left w:val="none" w:sz="0" w:space="0" w:color="auto"/>
        <w:bottom w:val="none" w:sz="0" w:space="0" w:color="auto"/>
        <w:right w:val="none" w:sz="0" w:space="0" w:color="auto"/>
      </w:divBdr>
    </w:div>
    <w:div w:id="1458256676">
      <w:marLeft w:val="640"/>
      <w:marRight w:val="0"/>
      <w:marTop w:val="0"/>
      <w:marBottom w:val="0"/>
      <w:divBdr>
        <w:top w:val="none" w:sz="0" w:space="0" w:color="auto"/>
        <w:left w:val="none" w:sz="0" w:space="0" w:color="auto"/>
        <w:bottom w:val="none" w:sz="0" w:space="0" w:color="auto"/>
        <w:right w:val="none" w:sz="0" w:space="0" w:color="auto"/>
      </w:divBdr>
    </w:div>
    <w:div w:id="1458259238">
      <w:marLeft w:val="640"/>
      <w:marRight w:val="0"/>
      <w:marTop w:val="0"/>
      <w:marBottom w:val="0"/>
      <w:divBdr>
        <w:top w:val="none" w:sz="0" w:space="0" w:color="auto"/>
        <w:left w:val="none" w:sz="0" w:space="0" w:color="auto"/>
        <w:bottom w:val="none" w:sz="0" w:space="0" w:color="auto"/>
        <w:right w:val="none" w:sz="0" w:space="0" w:color="auto"/>
      </w:divBdr>
    </w:div>
    <w:div w:id="1458333114">
      <w:marLeft w:val="640"/>
      <w:marRight w:val="0"/>
      <w:marTop w:val="0"/>
      <w:marBottom w:val="0"/>
      <w:divBdr>
        <w:top w:val="none" w:sz="0" w:space="0" w:color="auto"/>
        <w:left w:val="none" w:sz="0" w:space="0" w:color="auto"/>
        <w:bottom w:val="none" w:sz="0" w:space="0" w:color="auto"/>
        <w:right w:val="none" w:sz="0" w:space="0" w:color="auto"/>
      </w:divBdr>
    </w:div>
    <w:div w:id="1458375389">
      <w:marLeft w:val="640"/>
      <w:marRight w:val="0"/>
      <w:marTop w:val="0"/>
      <w:marBottom w:val="0"/>
      <w:divBdr>
        <w:top w:val="none" w:sz="0" w:space="0" w:color="auto"/>
        <w:left w:val="none" w:sz="0" w:space="0" w:color="auto"/>
        <w:bottom w:val="none" w:sz="0" w:space="0" w:color="auto"/>
        <w:right w:val="none" w:sz="0" w:space="0" w:color="auto"/>
      </w:divBdr>
    </w:div>
    <w:div w:id="1458376665">
      <w:marLeft w:val="640"/>
      <w:marRight w:val="0"/>
      <w:marTop w:val="0"/>
      <w:marBottom w:val="0"/>
      <w:divBdr>
        <w:top w:val="none" w:sz="0" w:space="0" w:color="auto"/>
        <w:left w:val="none" w:sz="0" w:space="0" w:color="auto"/>
        <w:bottom w:val="none" w:sz="0" w:space="0" w:color="auto"/>
        <w:right w:val="none" w:sz="0" w:space="0" w:color="auto"/>
      </w:divBdr>
    </w:div>
    <w:div w:id="1458380022">
      <w:marLeft w:val="640"/>
      <w:marRight w:val="0"/>
      <w:marTop w:val="0"/>
      <w:marBottom w:val="0"/>
      <w:divBdr>
        <w:top w:val="none" w:sz="0" w:space="0" w:color="auto"/>
        <w:left w:val="none" w:sz="0" w:space="0" w:color="auto"/>
        <w:bottom w:val="none" w:sz="0" w:space="0" w:color="auto"/>
        <w:right w:val="none" w:sz="0" w:space="0" w:color="auto"/>
      </w:divBdr>
    </w:div>
    <w:div w:id="1458448973">
      <w:marLeft w:val="640"/>
      <w:marRight w:val="0"/>
      <w:marTop w:val="0"/>
      <w:marBottom w:val="0"/>
      <w:divBdr>
        <w:top w:val="none" w:sz="0" w:space="0" w:color="auto"/>
        <w:left w:val="none" w:sz="0" w:space="0" w:color="auto"/>
        <w:bottom w:val="none" w:sz="0" w:space="0" w:color="auto"/>
        <w:right w:val="none" w:sz="0" w:space="0" w:color="auto"/>
      </w:divBdr>
    </w:div>
    <w:div w:id="1458449306">
      <w:marLeft w:val="640"/>
      <w:marRight w:val="0"/>
      <w:marTop w:val="0"/>
      <w:marBottom w:val="0"/>
      <w:divBdr>
        <w:top w:val="none" w:sz="0" w:space="0" w:color="auto"/>
        <w:left w:val="none" w:sz="0" w:space="0" w:color="auto"/>
        <w:bottom w:val="none" w:sz="0" w:space="0" w:color="auto"/>
        <w:right w:val="none" w:sz="0" w:space="0" w:color="auto"/>
      </w:divBdr>
    </w:div>
    <w:div w:id="1458455381">
      <w:marLeft w:val="640"/>
      <w:marRight w:val="0"/>
      <w:marTop w:val="0"/>
      <w:marBottom w:val="0"/>
      <w:divBdr>
        <w:top w:val="none" w:sz="0" w:space="0" w:color="auto"/>
        <w:left w:val="none" w:sz="0" w:space="0" w:color="auto"/>
        <w:bottom w:val="none" w:sz="0" w:space="0" w:color="auto"/>
        <w:right w:val="none" w:sz="0" w:space="0" w:color="auto"/>
      </w:divBdr>
    </w:div>
    <w:div w:id="1458527763">
      <w:marLeft w:val="640"/>
      <w:marRight w:val="0"/>
      <w:marTop w:val="0"/>
      <w:marBottom w:val="0"/>
      <w:divBdr>
        <w:top w:val="none" w:sz="0" w:space="0" w:color="auto"/>
        <w:left w:val="none" w:sz="0" w:space="0" w:color="auto"/>
        <w:bottom w:val="none" w:sz="0" w:space="0" w:color="auto"/>
        <w:right w:val="none" w:sz="0" w:space="0" w:color="auto"/>
      </w:divBdr>
    </w:div>
    <w:div w:id="1458599439">
      <w:marLeft w:val="640"/>
      <w:marRight w:val="0"/>
      <w:marTop w:val="0"/>
      <w:marBottom w:val="0"/>
      <w:divBdr>
        <w:top w:val="none" w:sz="0" w:space="0" w:color="auto"/>
        <w:left w:val="none" w:sz="0" w:space="0" w:color="auto"/>
        <w:bottom w:val="none" w:sz="0" w:space="0" w:color="auto"/>
        <w:right w:val="none" w:sz="0" w:space="0" w:color="auto"/>
      </w:divBdr>
    </w:div>
    <w:div w:id="1458639481">
      <w:marLeft w:val="640"/>
      <w:marRight w:val="0"/>
      <w:marTop w:val="0"/>
      <w:marBottom w:val="0"/>
      <w:divBdr>
        <w:top w:val="none" w:sz="0" w:space="0" w:color="auto"/>
        <w:left w:val="none" w:sz="0" w:space="0" w:color="auto"/>
        <w:bottom w:val="none" w:sz="0" w:space="0" w:color="auto"/>
        <w:right w:val="none" w:sz="0" w:space="0" w:color="auto"/>
      </w:divBdr>
    </w:div>
    <w:div w:id="1458720648">
      <w:marLeft w:val="640"/>
      <w:marRight w:val="0"/>
      <w:marTop w:val="0"/>
      <w:marBottom w:val="0"/>
      <w:divBdr>
        <w:top w:val="none" w:sz="0" w:space="0" w:color="auto"/>
        <w:left w:val="none" w:sz="0" w:space="0" w:color="auto"/>
        <w:bottom w:val="none" w:sz="0" w:space="0" w:color="auto"/>
        <w:right w:val="none" w:sz="0" w:space="0" w:color="auto"/>
      </w:divBdr>
    </w:div>
    <w:div w:id="1458912491">
      <w:marLeft w:val="640"/>
      <w:marRight w:val="0"/>
      <w:marTop w:val="0"/>
      <w:marBottom w:val="0"/>
      <w:divBdr>
        <w:top w:val="none" w:sz="0" w:space="0" w:color="auto"/>
        <w:left w:val="none" w:sz="0" w:space="0" w:color="auto"/>
        <w:bottom w:val="none" w:sz="0" w:space="0" w:color="auto"/>
        <w:right w:val="none" w:sz="0" w:space="0" w:color="auto"/>
      </w:divBdr>
    </w:div>
    <w:div w:id="1458985257">
      <w:marLeft w:val="640"/>
      <w:marRight w:val="0"/>
      <w:marTop w:val="0"/>
      <w:marBottom w:val="0"/>
      <w:divBdr>
        <w:top w:val="none" w:sz="0" w:space="0" w:color="auto"/>
        <w:left w:val="none" w:sz="0" w:space="0" w:color="auto"/>
        <w:bottom w:val="none" w:sz="0" w:space="0" w:color="auto"/>
        <w:right w:val="none" w:sz="0" w:space="0" w:color="auto"/>
      </w:divBdr>
    </w:div>
    <w:div w:id="1459033028">
      <w:marLeft w:val="640"/>
      <w:marRight w:val="0"/>
      <w:marTop w:val="0"/>
      <w:marBottom w:val="0"/>
      <w:divBdr>
        <w:top w:val="none" w:sz="0" w:space="0" w:color="auto"/>
        <w:left w:val="none" w:sz="0" w:space="0" w:color="auto"/>
        <w:bottom w:val="none" w:sz="0" w:space="0" w:color="auto"/>
        <w:right w:val="none" w:sz="0" w:space="0" w:color="auto"/>
      </w:divBdr>
    </w:div>
    <w:div w:id="1459034235">
      <w:marLeft w:val="640"/>
      <w:marRight w:val="0"/>
      <w:marTop w:val="0"/>
      <w:marBottom w:val="0"/>
      <w:divBdr>
        <w:top w:val="none" w:sz="0" w:space="0" w:color="auto"/>
        <w:left w:val="none" w:sz="0" w:space="0" w:color="auto"/>
        <w:bottom w:val="none" w:sz="0" w:space="0" w:color="auto"/>
        <w:right w:val="none" w:sz="0" w:space="0" w:color="auto"/>
      </w:divBdr>
    </w:div>
    <w:div w:id="1459059138">
      <w:marLeft w:val="640"/>
      <w:marRight w:val="0"/>
      <w:marTop w:val="0"/>
      <w:marBottom w:val="0"/>
      <w:divBdr>
        <w:top w:val="none" w:sz="0" w:space="0" w:color="auto"/>
        <w:left w:val="none" w:sz="0" w:space="0" w:color="auto"/>
        <w:bottom w:val="none" w:sz="0" w:space="0" w:color="auto"/>
        <w:right w:val="none" w:sz="0" w:space="0" w:color="auto"/>
      </w:divBdr>
    </w:div>
    <w:div w:id="1459059561">
      <w:marLeft w:val="640"/>
      <w:marRight w:val="0"/>
      <w:marTop w:val="0"/>
      <w:marBottom w:val="0"/>
      <w:divBdr>
        <w:top w:val="none" w:sz="0" w:space="0" w:color="auto"/>
        <w:left w:val="none" w:sz="0" w:space="0" w:color="auto"/>
        <w:bottom w:val="none" w:sz="0" w:space="0" w:color="auto"/>
        <w:right w:val="none" w:sz="0" w:space="0" w:color="auto"/>
      </w:divBdr>
    </w:div>
    <w:div w:id="1459102528">
      <w:marLeft w:val="640"/>
      <w:marRight w:val="0"/>
      <w:marTop w:val="0"/>
      <w:marBottom w:val="0"/>
      <w:divBdr>
        <w:top w:val="none" w:sz="0" w:space="0" w:color="auto"/>
        <w:left w:val="none" w:sz="0" w:space="0" w:color="auto"/>
        <w:bottom w:val="none" w:sz="0" w:space="0" w:color="auto"/>
        <w:right w:val="none" w:sz="0" w:space="0" w:color="auto"/>
      </w:divBdr>
    </w:div>
    <w:div w:id="1459105704">
      <w:marLeft w:val="640"/>
      <w:marRight w:val="0"/>
      <w:marTop w:val="0"/>
      <w:marBottom w:val="0"/>
      <w:divBdr>
        <w:top w:val="none" w:sz="0" w:space="0" w:color="auto"/>
        <w:left w:val="none" w:sz="0" w:space="0" w:color="auto"/>
        <w:bottom w:val="none" w:sz="0" w:space="0" w:color="auto"/>
        <w:right w:val="none" w:sz="0" w:space="0" w:color="auto"/>
      </w:divBdr>
    </w:div>
    <w:div w:id="1459253748">
      <w:marLeft w:val="640"/>
      <w:marRight w:val="0"/>
      <w:marTop w:val="0"/>
      <w:marBottom w:val="0"/>
      <w:divBdr>
        <w:top w:val="none" w:sz="0" w:space="0" w:color="auto"/>
        <w:left w:val="none" w:sz="0" w:space="0" w:color="auto"/>
        <w:bottom w:val="none" w:sz="0" w:space="0" w:color="auto"/>
        <w:right w:val="none" w:sz="0" w:space="0" w:color="auto"/>
      </w:divBdr>
    </w:div>
    <w:div w:id="1459256995">
      <w:marLeft w:val="640"/>
      <w:marRight w:val="0"/>
      <w:marTop w:val="0"/>
      <w:marBottom w:val="0"/>
      <w:divBdr>
        <w:top w:val="none" w:sz="0" w:space="0" w:color="auto"/>
        <w:left w:val="none" w:sz="0" w:space="0" w:color="auto"/>
        <w:bottom w:val="none" w:sz="0" w:space="0" w:color="auto"/>
        <w:right w:val="none" w:sz="0" w:space="0" w:color="auto"/>
      </w:divBdr>
    </w:div>
    <w:div w:id="1459297970">
      <w:marLeft w:val="640"/>
      <w:marRight w:val="0"/>
      <w:marTop w:val="0"/>
      <w:marBottom w:val="0"/>
      <w:divBdr>
        <w:top w:val="none" w:sz="0" w:space="0" w:color="auto"/>
        <w:left w:val="none" w:sz="0" w:space="0" w:color="auto"/>
        <w:bottom w:val="none" w:sz="0" w:space="0" w:color="auto"/>
        <w:right w:val="none" w:sz="0" w:space="0" w:color="auto"/>
      </w:divBdr>
    </w:div>
    <w:div w:id="1459446288">
      <w:marLeft w:val="640"/>
      <w:marRight w:val="0"/>
      <w:marTop w:val="0"/>
      <w:marBottom w:val="0"/>
      <w:divBdr>
        <w:top w:val="none" w:sz="0" w:space="0" w:color="auto"/>
        <w:left w:val="none" w:sz="0" w:space="0" w:color="auto"/>
        <w:bottom w:val="none" w:sz="0" w:space="0" w:color="auto"/>
        <w:right w:val="none" w:sz="0" w:space="0" w:color="auto"/>
      </w:divBdr>
    </w:div>
    <w:div w:id="1459491927">
      <w:marLeft w:val="640"/>
      <w:marRight w:val="0"/>
      <w:marTop w:val="0"/>
      <w:marBottom w:val="0"/>
      <w:divBdr>
        <w:top w:val="none" w:sz="0" w:space="0" w:color="auto"/>
        <w:left w:val="none" w:sz="0" w:space="0" w:color="auto"/>
        <w:bottom w:val="none" w:sz="0" w:space="0" w:color="auto"/>
        <w:right w:val="none" w:sz="0" w:space="0" w:color="auto"/>
      </w:divBdr>
    </w:div>
    <w:div w:id="1459492483">
      <w:marLeft w:val="640"/>
      <w:marRight w:val="0"/>
      <w:marTop w:val="0"/>
      <w:marBottom w:val="0"/>
      <w:divBdr>
        <w:top w:val="none" w:sz="0" w:space="0" w:color="auto"/>
        <w:left w:val="none" w:sz="0" w:space="0" w:color="auto"/>
        <w:bottom w:val="none" w:sz="0" w:space="0" w:color="auto"/>
        <w:right w:val="none" w:sz="0" w:space="0" w:color="auto"/>
      </w:divBdr>
    </w:div>
    <w:div w:id="1459494468">
      <w:marLeft w:val="640"/>
      <w:marRight w:val="0"/>
      <w:marTop w:val="0"/>
      <w:marBottom w:val="0"/>
      <w:divBdr>
        <w:top w:val="none" w:sz="0" w:space="0" w:color="auto"/>
        <w:left w:val="none" w:sz="0" w:space="0" w:color="auto"/>
        <w:bottom w:val="none" w:sz="0" w:space="0" w:color="auto"/>
        <w:right w:val="none" w:sz="0" w:space="0" w:color="auto"/>
      </w:divBdr>
    </w:div>
    <w:div w:id="1459564997">
      <w:marLeft w:val="640"/>
      <w:marRight w:val="0"/>
      <w:marTop w:val="0"/>
      <w:marBottom w:val="0"/>
      <w:divBdr>
        <w:top w:val="none" w:sz="0" w:space="0" w:color="auto"/>
        <w:left w:val="none" w:sz="0" w:space="0" w:color="auto"/>
        <w:bottom w:val="none" w:sz="0" w:space="0" w:color="auto"/>
        <w:right w:val="none" w:sz="0" w:space="0" w:color="auto"/>
      </w:divBdr>
    </w:div>
    <w:div w:id="1459566405">
      <w:marLeft w:val="640"/>
      <w:marRight w:val="0"/>
      <w:marTop w:val="0"/>
      <w:marBottom w:val="0"/>
      <w:divBdr>
        <w:top w:val="none" w:sz="0" w:space="0" w:color="auto"/>
        <w:left w:val="none" w:sz="0" w:space="0" w:color="auto"/>
        <w:bottom w:val="none" w:sz="0" w:space="0" w:color="auto"/>
        <w:right w:val="none" w:sz="0" w:space="0" w:color="auto"/>
      </w:divBdr>
    </w:div>
    <w:div w:id="1459570806">
      <w:marLeft w:val="640"/>
      <w:marRight w:val="0"/>
      <w:marTop w:val="0"/>
      <w:marBottom w:val="0"/>
      <w:divBdr>
        <w:top w:val="none" w:sz="0" w:space="0" w:color="auto"/>
        <w:left w:val="none" w:sz="0" w:space="0" w:color="auto"/>
        <w:bottom w:val="none" w:sz="0" w:space="0" w:color="auto"/>
        <w:right w:val="none" w:sz="0" w:space="0" w:color="auto"/>
      </w:divBdr>
    </w:div>
    <w:div w:id="1459687120">
      <w:marLeft w:val="640"/>
      <w:marRight w:val="0"/>
      <w:marTop w:val="0"/>
      <w:marBottom w:val="0"/>
      <w:divBdr>
        <w:top w:val="none" w:sz="0" w:space="0" w:color="auto"/>
        <w:left w:val="none" w:sz="0" w:space="0" w:color="auto"/>
        <w:bottom w:val="none" w:sz="0" w:space="0" w:color="auto"/>
        <w:right w:val="none" w:sz="0" w:space="0" w:color="auto"/>
      </w:divBdr>
    </w:div>
    <w:div w:id="1459763600">
      <w:marLeft w:val="640"/>
      <w:marRight w:val="0"/>
      <w:marTop w:val="0"/>
      <w:marBottom w:val="0"/>
      <w:divBdr>
        <w:top w:val="none" w:sz="0" w:space="0" w:color="auto"/>
        <w:left w:val="none" w:sz="0" w:space="0" w:color="auto"/>
        <w:bottom w:val="none" w:sz="0" w:space="0" w:color="auto"/>
        <w:right w:val="none" w:sz="0" w:space="0" w:color="auto"/>
      </w:divBdr>
    </w:div>
    <w:div w:id="1459837098">
      <w:marLeft w:val="640"/>
      <w:marRight w:val="0"/>
      <w:marTop w:val="0"/>
      <w:marBottom w:val="0"/>
      <w:divBdr>
        <w:top w:val="none" w:sz="0" w:space="0" w:color="auto"/>
        <w:left w:val="none" w:sz="0" w:space="0" w:color="auto"/>
        <w:bottom w:val="none" w:sz="0" w:space="0" w:color="auto"/>
        <w:right w:val="none" w:sz="0" w:space="0" w:color="auto"/>
      </w:divBdr>
    </w:div>
    <w:div w:id="1459838401">
      <w:marLeft w:val="640"/>
      <w:marRight w:val="0"/>
      <w:marTop w:val="0"/>
      <w:marBottom w:val="0"/>
      <w:divBdr>
        <w:top w:val="none" w:sz="0" w:space="0" w:color="auto"/>
        <w:left w:val="none" w:sz="0" w:space="0" w:color="auto"/>
        <w:bottom w:val="none" w:sz="0" w:space="0" w:color="auto"/>
        <w:right w:val="none" w:sz="0" w:space="0" w:color="auto"/>
      </w:divBdr>
    </w:div>
    <w:div w:id="1459881668">
      <w:marLeft w:val="640"/>
      <w:marRight w:val="0"/>
      <w:marTop w:val="0"/>
      <w:marBottom w:val="0"/>
      <w:divBdr>
        <w:top w:val="none" w:sz="0" w:space="0" w:color="auto"/>
        <w:left w:val="none" w:sz="0" w:space="0" w:color="auto"/>
        <w:bottom w:val="none" w:sz="0" w:space="0" w:color="auto"/>
        <w:right w:val="none" w:sz="0" w:space="0" w:color="auto"/>
      </w:divBdr>
    </w:div>
    <w:div w:id="1459907737">
      <w:marLeft w:val="640"/>
      <w:marRight w:val="0"/>
      <w:marTop w:val="0"/>
      <w:marBottom w:val="0"/>
      <w:divBdr>
        <w:top w:val="none" w:sz="0" w:space="0" w:color="auto"/>
        <w:left w:val="none" w:sz="0" w:space="0" w:color="auto"/>
        <w:bottom w:val="none" w:sz="0" w:space="0" w:color="auto"/>
        <w:right w:val="none" w:sz="0" w:space="0" w:color="auto"/>
      </w:divBdr>
    </w:div>
    <w:div w:id="1459951790">
      <w:marLeft w:val="640"/>
      <w:marRight w:val="0"/>
      <w:marTop w:val="0"/>
      <w:marBottom w:val="0"/>
      <w:divBdr>
        <w:top w:val="none" w:sz="0" w:space="0" w:color="auto"/>
        <w:left w:val="none" w:sz="0" w:space="0" w:color="auto"/>
        <w:bottom w:val="none" w:sz="0" w:space="0" w:color="auto"/>
        <w:right w:val="none" w:sz="0" w:space="0" w:color="auto"/>
      </w:divBdr>
    </w:div>
    <w:div w:id="1459954608">
      <w:marLeft w:val="640"/>
      <w:marRight w:val="0"/>
      <w:marTop w:val="0"/>
      <w:marBottom w:val="0"/>
      <w:divBdr>
        <w:top w:val="none" w:sz="0" w:space="0" w:color="auto"/>
        <w:left w:val="none" w:sz="0" w:space="0" w:color="auto"/>
        <w:bottom w:val="none" w:sz="0" w:space="0" w:color="auto"/>
        <w:right w:val="none" w:sz="0" w:space="0" w:color="auto"/>
      </w:divBdr>
    </w:div>
    <w:div w:id="1460144201">
      <w:marLeft w:val="640"/>
      <w:marRight w:val="0"/>
      <w:marTop w:val="0"/>
      <w:marBottom w:val="0"/>
      <w:divBdr>
        <w:top w:val="none" w:sz="0" w:space="0" w:color="auto"/>
        <w:left w:val="none" w:sz="0" w:space="0" w:color="auto"/>
        <w:bottom w:val="none" w:sz="0" w:space="0" w:color="auto"/>
        <w:right w:val="none" w:sz="0" w:space="0" w:color="auto"/>
      </w:divBdr>
    </w:div>
    <w:div w:id="1460146173">
      <w:marLeft w:val="640"/>
      <w:marRight w:val="0"/>
      <w:marTop w:val="0"/>
      <w:marBottom w:val="0"/>
      <w:divBdr>
        <w:top w:val="none" w:sz="0" w:space="0" w:color="auto"/>
        <w:left w:val="none" w:sz="0" w:space="0" w:color="auto"/>
        <w:bottom w:val="none" w:sz="0" w:space="0" w:color="auto"/>
        <w:right w:val="none" w:sz="0" w:space="0" w:color="auto"/>
      </w:divBdr>
    </w:div>
    <w:div w:id="1460151776">
      <w:marLeft w:val="640"/>
      <w:marRight w:val="0"/>
      <w:marTop w:val="0"/>
      <w:marBottom w:val="0"/>
      <w:divBdr>
        <w:top w:val="none" w:sz="0" w:space="0" w:color="auto"/>
        <w:left w:val="none" w:sz="0" w:space="0" w:color="auto"/>
        <w:bottom w:val="none" w:sz="0" w:space="0" w:color="auto"/>
        <w:right w:val="none" w:sz="0" w:space="0" w:color="auto"/>
      </w:divBdr>
    </w:div>
    <w:div w:id="1460222715">
      <w:marLeft w:val="640"/>
      <w:marRight w:val="0"/>
      <w:marTop w:val="0"/>
      <w:marBottom w:val="0"/>
      <w:divBdr>
        <w:top w:val="none" w:sz="0" w:space="0" w:color="auto"/>
        <w:left w:val="none" w:sz="0" w:space="0" w:color="auto"/>
        <w:bottom w:val="none" w:sz="0" w:space="0" w:color="auto"/>
        <w:right w:val="none" w:sz="0" w:space="0" w:color="auto"/>
      </w:divBdr>
    </w:div>
    <w:div w:id="1460340139">
      <w:marLeft w:val="640"/>
      <w:marRight w:val="0"/>
      <w:marTop w:val="0"/>
      <w:marBottom w:val="0"/>
      <w:divBdr>
        <w:top w:val="none" w:sz="0" w:space="0" w:color="auto"/>
        <w:left w:val="none" w:sz="0" w:space="0" w:color="auto"/>
        <w:bottom w:val="none" w:sz="0" w:space="0" w:color="auto"/>
        <w:right w:val="none" w:sz="0" w:space="0" w:color="auto"/>
      </w:divBdr>
    </w:div>
    <w:div w:id="1460418941">
      <w:marLeft w:val="640"/>
      <w:marRight w:val="0"/>
      <w:marTop w:val="0"/>
      <w:marBottom w:val="0"/>
      <w:divBdr>
        <w:top w:val="none" w:sz="0" w:space="0" w:color="auto"/>
        <w:left w:val="none" w:sz="0" w:space="0" w:color="auto"/>
        <w:bottom w:val="none" w:sz="0" w:space="0" w:color="auto"/>
        <w:right w:val="none" w:sz="0" w:space="0" w:color="auto"/>
      </w:divBdr>
    </w:div>
    <w:div w:id="1460492096">
      <w:marLeft w:val="640"/>
      <w:marRight w:val="0"/>
      <w:marTop w:val="0"/>
      <w:marBottom w:val="0"/>
      <w:divBdr>
        <w:top w:val="none" w:sz="0" w:space="0" w:color="auto"/>
        <w:left w:val="none" w:sz="0" w:space="0" w:color="auto"/>
        <w:bottom w:val="none" w:sz="0" w:space="0" w:color="auto"/>
        <w:right w:val="none" w:sz="0" w:space="0" w:color="auto"/>
      </w:divBdr>
    </w:div>
    <w:div w:id="1460495494">
      <w:marLeft w:val="640"/>
      <w:marRight w:val="0"/>
      <w:marTop w:val="0"/>
      <w:marBottom w:val="0"/>
      <w:divBdr>
        <w:top w:val="none" w:sz="0" w:space="0" w:color="auto"/>
        <w:left w:val="none" w:sz="0" w:space="0" w:color="auto"/>
        <w:bottom w:val="none" w:sz="0" w:space="0" w:color="auto"/>
        <w:right w:val="none" w:sz="0" w:space="0" w:color="auto"/>
      </w:divBdr>
    </w:div>
    <w:div w:id="1460562507">
      <w:marLeft w:val="640"/>
      <w:marRight w:val="0"/>
      <w:marTop w:val="0"/>
      <w:marBottom w:val="0"/>
      <w:divBdr>
        <w:top w:val="none" w:sz="0" w:space="0" w:color="auto"/>
        <w:left w:val="none" w:sz="0" w:space="0" w:color="auto"/>
        <w:bottom w:val="none" w:sz="0" w:space="0" w:color="auto"/>
        <w:right w:val="none" w:sz="0" w:space="0" w:color="auto"/>
      </w:divBdr>
    </w:div>
    <w:div w:id="1460606451">
      <w:marLeft w:val="640"/>
      <w:marRight w:val="0"/>
      <w:marTop w:val="0"/>
      <w:marBottom w:val="0"/>
      <w:divBdr>
        <w:top w:val="none" w:sz="0" w:space="0" w:color="auto"/>
        <w:left w:val="none" w:sz="0" w:space="0" w:color="auto"/>
        <w:bottom w:val="none" w:sz="0" w:space="0" w:color="auto"/>
        <w:right w:val="none" w:sz="0" w:space="0" w:color="auto"/>
      </w:divBdr>
    </w:div>
    <w:div w:id="1460608437">
      <w:marLeft w:val="640"/>
      <w:marRight w:val="0"/>
      <w:marTop w:val="0"/>
      <w:marBottom w:val="0"/>
      <w:divBdr>
        <w:top w:val="none" w:sz="0" w:space="0" w:color="auto"/>
        <w:left w:val="none" w:sz="0" w:space="0" w:color="auto"/>
        <w:bottom w:val="none" w:sz="0" w:space="0" w:color="auto"/>
        <w:right w:val="none" w:sz="0" w:space="0" w:color="auto"/>
      </w:divBdr>
    </w:div>
    <w:div w:id="1460614358">
      <w:marLeft w:val="640"/>
      <w:marRight w:val="0"/>
      <w:marTop w:val="0"/>
      <w:marBottom w:val="0"/>
      <w:divBdr>
        <w:top w:val="none" w:sz="0" w:space="0" w:color="auto"/>
        <w:left w:val="none" w:sz="0" w:space="0" w:color="auto"/>
        <w:bottom w:val="none" w:sz="0" w:space="0" w:color="auto"/>
        <w:right w:val="none" w:sz="0" w:space="0" w:color="auto"/>
      </w:divBdr>
    </w:div>
    <w:div w:id="1460614534">
      <w:marLeft w:val="640"/>
      <w:marRight w:val="0"/>
      <w:marTop w:val="0"/>
      <w:marBottom w:val="0"/>
      <w:divBdr>
        <w:top w:val="none" w:sz="0" w:space="0" w:color="auto"/>
        <w:left w:val="none" w:sz="0" w:space="0" w:color="auto"/>
        <w:bottom w:val="none" w:sz="0" w:space="0" w:color="auto"/>
        <w:right w:val="none" w:sz="0" w:space="0" w:color="auto"/>
      </w:divBdr>
    </w:div>
    <w:div w:id="1460761279">
      <w:marLeft w:val="640"/>
      <w:marRight w:val="0"/>
      <w:marTop w:val="0"/>
      <w:marBottom w:val="0"/>
      <w:divBdr>
        <w:top w:val="none" w:sz="0" w:space="0" w:color="auto"/>
        <w:left w:val="none" w:sz="0" w:space="0" w:color="auto"/>
        <w:bottom w:val="none" w:sz="0" w:space="0" w:color="auto"/>
        <w:right w:val="none" w:sz="0" w:space="0" w:color="auto"/>
      </w:divBdr>
    </w:div>
    <w:div w:id="1460798694">
      <w:marLeft w:val="640"/>
      <w:marRight w:val="0"/>
      <w:marTop w:val="0"/>
      <w:marBottom w:val="0"/>
      <w:divBdr>
        <w:top w:val="none" w:sz="0" w:space="0" w:color="auto"/>
        <w:left w:val="none" w:sz="0" w:space="0" w:color="auto"/>
        <w:bottom w:val="none" w:sz="0" w:space="0" w:color="auto"/>
        <w:right w:val="none" w:sz="0" w:space="0" w:color="auto"/>
      </w:divBdr>
    </w:div>
    <w:div w:id="1460874693">
      <w:marLeft w:val="640"/>
      <w:marRight w:val="0"/>
      <w:marTop w:val="0"/>
      <w:marBottom w:val="0"/>
      <w:divBdr>
        <w:top w:val="none" w:sz="0" w:space="0" w:color="auto"/>
        <w:left w:val="none" w:sz="0" w:space="0" w:color="auto"/>
        <w:bottom w:val="none" w:sz="0" w:space="0" w:color="auto"/>
        <w:right w:val="none" w:sz="0" w:space="0" w:color="auto"/>
      </w:divBdr>
    </w:div>
    <w:div w:id="1460882995">
      <w:marLeft w:val="640"/>
      <w:marRight w:val="0"/>
      <w:marTop w:val="0"/>
      <w:marBottom w:val="0"/>
      <w:divBdr>
        <w:top w:val="none" w:sz="0" w:space="0" w:color="auto"/>
        <w:left w:val="none" w:sz="0" w:space="0" w:color="auto"/>
        <w:bottom w:val="none" w:sz="0" w:space="0" w:color="auto"/>
        <w:right w:val="none" w:sz="0" w:space="0" w:color="auto"/>
      </w:divBdr>
    </w:div>
    <w:div w:id="1460883291">
      <w:marLeft w:val="640"/>
      <w:marRight w:val="0"/>
      <w:marTop w:val="0"/>
      <w:marBottom w:val="0"/>
      <w:divBdr>
        <w:top w:val="none" w:sz="0" w:space="0" w:color="auto"/>
        <w:left w:val="none" w:sz="0" w:space="0" w:color="auto"/>
        <w:bottom w:val="none" w:sz="0" w:space="0" w:color="auto"/>
        <w:right w:val="none" w:sz="0" w:space="0" w:color="auto"/>
      </w:divBdr>
    </w:div>
    <w:div w:id="1460995701">
      <w:marLeft w:val="640"/>
      <w:marRight w:val="0"/>
      <w:marTop w:val="0"/>
      <w:marBottom w:val="0"/>
      <w:divBdr>
        <w:top w:val="none" w:sz="0" w:space="0" w:color="auto"/>
        <w:left w:val="none" w:sz="0" w:space="0" w:color="auto"/>
        <w:bottom w:val="none" w:sz="0" w:space="0" w:color="auto"/>
        <w:right w:val="none" w:sz="0" w:space="0" w:color="auto"/>
      </w:divBdr>
    </w:div>
    <w:div w:id="1461026082">
      <w:marLeft w:val="640"/>
      <w:marRight w:val="0"/>
      <w:marTop w:val="0"/>
      <w:marBottom w:val="0"/>
      <w:divBdr>
        <w:top w:val="none" w:sz="0" w:space="0" w:color="auto"/>
        <w:left w:val="none" w:sz="0" w:space="0" w:color="auto"/>
        <w:bottom w:val="none" w:sz="0" w:space="0" w:color="auto"/>
        <w:right w:val="none" w:sz="0" w:space="0" w:color="auto"/>
      </w:divBdr>
    </w:div>
    <w:div w:id="1461341505">
      <w:marLeft w:val="640"/>
      <w:marRight w:val="0"/>
      <w:marTop w:val="0"/>
      <w:marBottom w:val="0"/>
      <w:divBdr>
        <w:top w:val="none" w:sz="0" w:space="0" w:color="auto"/>
        <w:left w:val="none" w:sz="0" w:space="0" w:color="auto"/>
        <w:bottom w:val="none" w:sz="0" w:space="0" w:color="auto"/>
        <w:right w:val="none" w:sz="0" w:space="0" w:color="auto"/>
      </w:divBdr>
    </w:div>
    <w:div w:id="1461412302">
      <w:marLeft w:val="640"/>
      <w:marRight w:val="0"/>
      <w:marTop w:val="0"/>
      <w:marBottom w:val="0"/>
      <w:divBdr>
        <w:top w:val="none" w:sz="0" w:space="0" w:color="auto"/>
        <w:left w:val="none" w:sz="0" w:space="0" w:color="auto"/>
        <w:bottom w:val="none" w:sz="0" w:space="0" w:color="auto"/>
        <w:right w:val="none" w:sz="0" w:space="0" w:color="auto"/>
      </w:divBdr>
    </w:div>
    <w:div w:id="1461412453">
      <w:marLeft w:val="640"/>
      <w:marRight w:val="0"/>
      <w:marTop w:val="0"/>
      <w:marBottom w:val="0"/>
      <w:divBdr>
        <w:top w:val="none" w:sz="0" w:space="0" w:color="auto"/>
        <w:left w:val="none" w:sz="0" w:space="0" w:color="auto"/>
        <w:bottom w:val="none" w:sz="0" w:space="0" w:color="auto"/>
        <w:right w:val="none" w:sz="0" w:space="0" w:color="auto"/>
      </w:divBdr>
    </w:div>
    <w:div w:id="1461417013">
      <w:marLeft w:val="640"/>
      <w:marRight w:val="0"/>
      <w:marTop w:val="0"/>
      <w:marBottom w:val="0"/>
      <w:divBdr>
        <w:top w:val="none" w:sz="0" w:space="0" w:color="auto"/>
        <w:left w:val="none" w:sz="0" w:space="0" w:color="auto"/>
        <w:bottom w:val="none" w:sz="0" w:space="0" w:color="auto"/>
        <w:right w:val="none" w:sz="0" w:space="0" w:color="auto"/>
      </w:divBdr>
    </w:div>
    <w:div w:id="1461458748">
      <w:marLeft w:val="640"/>
      <w:marRight w:val="0"/>
      <w:marTop w:val="0"/>
      <w:marBottom w:val="0"/>
      <w:divBdr>
        <w:top w:val="none" w:sz="0" w:space="0" w:color="auto"/>
        <w:left w:val="none" w:sz="0" w:space="0" w:color="auto"/>
        <w:bottom w:val="none" w:sz="0" w:space="0" w:color="auto"/>
        <w:right w:val="none" w:sz="0" w:space="0" w:color="auto"/>
      </w:divBdr>
    </w:div>
    <w:div w:id="1461531250">
      <w:marLeft w:val="640"/>
      <w:marRight w:val="0"/>
      <w:marTop w:val="0"/>
      <w:marBottom w:val="0"/>
      <w:divBdr>
        <w:top w:val="none" w:sz="0" w:space="0" w:color="auto"/>
        <w:left w:val="none" w:sz="0" w:space="0" w:color="auto"/>
        <w:bottom w:val="none" w:sz="0" w:space="0" w:color="auto"/>
        <w:right w:val="none" w:sz="0" w:space="0" w:color="auto"/>
      </w:divBdr>
    </w:div>
    <w:div w:id="1461533319">
      <w:marLeft w:val="640"/>
      <w:marRight w:val="0"/>
      <w:marTop w:val="0"/>
      <w:marBottom w:val="0"/>
      <w:divBdr>
        <w:top w:val="none" w:sz="0" w:space="0" w:color="auto"/>
        <w:left w:val="none" w:sz="0" w:space="0" w:color="auto"/>
        <w:bottom w:val="none" w:sz="0" w:space="0" w:color="auto"/>
        <w:right w:val="none" w:sz="0" w:space="0" w:color="auto"/>
      </w:divBdr>
    </w:div>
    <w:div w:id="1461536318">
      <w:marLeft w:val="640"/>
      <w:marRight w:val="0"/>
      <w:marTop w:val="0"/>
      <w:marBottom w:val="0"/>
      <w:divBdr>
        <w:top w:val="none" w:sz="0" w:space="0" w:color="auto"/>
        <w:left w:val="none" w:sz="0" w:space="0" w:color="auto"/>
        <w:bottom w:val="none" w:sz="0" w:space="0" w:color="auto"/>
        <w:right w:val="none" w:sz="0" w:space="0" w:color="auto"/>
      </w:divBdr>
    </w:div>
    <w:div w:id="1461537563">
      <w:marLeft w:val="640"/>
      <w:marRight w:val="0"/>
      <w:marTop w:val="0"/>
      <w:marBottom w:val="0"/>
      <w:divBdr>
        <w:top w:val="none" w:sz="0" w:space="0" w:color="auto"/>
        <w:left w:val="none" w:sz="0" w:space="0" w:color="auto"/>
        <w:bottom w:val="none" w:sz="0" w:space="0" w:color="auto"/>
        <w:right w:val="none" w:sz="0" w:space="0" w:color="auto"/>
      </w:divBdr>
    </w:div>
    <w:div w:id="1461611321">
      <w:marLeft w:val="640"/>
      <w:marRight w:val="0"/>
      <w:marTop w:val="0"/>
      <w:marBottom w:val="0"/>
      <w:divBdr>
        <w:top w:val="none" w:sz="0" w:space="0" w:color="auto"/>
        <w:left w:val="none" w:sz="0" w:space="0" w:color="auto"/>
        <w:bottom w:val="none" w:sz="0" w:space="0" w:color="auto"/>
        <w:right w:val="none" w:sz="0" w:space="0" w:color="auto"/>
      </w:divBdr>
    </w:div>
    <w:div w:id="1461723674">
      <w:marLeft w:val="640"/>
      <w:marRight w:val="0"/>
      <w:marTop w:val="0"/>
      <w:marBottom w:val="0"/>
      <w:divBdr>
        <w:top w:val="none" w:sz="0" w:space="0" w:color="auto"/>
        <w:left w:val="none" w:sz="0" w:space="0" w:color="auto"/>
        <w:bottom w:val="none" w:sz="0" w:space="0" w:color="auto"/>
        <w:right w:val="none" w:sz="0" w:space="0" w:color="auto"/>
      </w:divBdr>
    </w:div>
    <w:div w:id="1461728298">
      <w:marLeft w:val="640"/>
      <w:marRight w:val="0"/>
      <w:marTop w:val="0"/>
      <w:marBottom w:val="0"/>
      <w:divBdr>
        <w:top w:val="none" w:sz="0" w:space="0" w:color="auto"/>
        <w:left w:val="none" w:sz="0" w:space="0" w:color="auto"/>
        <w:bottom w:val="none" w:sz="0" w:space="0" w:color="auto"/>
        <w:right w:val="none" w:sz="0" w:space="0" w:color="auto"/>
      </w:divBdr>
    </w:div>
    <w:div w:id="1461729313">
      <w:marLeft w:val="640"/>
      <w:marRight w:val="0"/>
      <w:marTop w:val="0"/>
      <w:marBottom w:val="0"/>
      <w:divBdr>
        <w:top w:val="none" w:sz="0" w:space="0" w:color="auto"/>
        <w:left w:val="none" w:sz="0" w:space="0" w:color="auto"/>
        <w:bottom w:val="none" w:sz="0" w:space="0" w:color="auto"/>
        <w:right w:val="none" w:sz="0" w:space="0" w:color="auto"/>
      </w:divBdr>
    </w:div>
    <w:div w:id="1461800967">
      <w:bodyDiv w:val="1"/>
      <w:marLeft w:val="0"/>
      <w:marRight w:val="0"/>
      <w:marTop w:val="0"/>
      <w:marBottom w:val="0"/>
      <w:divBdr>
        <w:top w:val="none" w:sz="0" w:space="0" w:color="auto"/>
        <w:left w:val="none" w:sz="0" w:space="0" w:color="auto"/>
        <w:bottom w:val="none" w:sz="0" w:space="0" w:color="auto"/>
        <w:right w:val="none" w:sz="0" w:space="0" w:color="auto"/>
      </w:divBdr>
      <w:divsChild>
        <w:div w:id="67384344">
          <w:marLeft w:val="640"/>
          <w:marRight w:val="0"/>
          <w:marTop w:val="0"/>
          <w:marBottom w:val="0"/>
          <w:divBdr>
            <w:top w:val="none" w:sz="0" w:space="0" w:color="auto"/>
            <w:left w:val="none" w:sz="0" w:space="0" w:color="auto"/>
            <w:bottom w:val="none" w:sz="0" w:space="0" w:color="auto"/>
            <w:right w:val="none" w:sz="0" w:space="0" w:color="auto"/>
          </w:divBdr>
        </w:div>
        <w:div w:id="140390574">
          <w:marLeft w:val="640"/>
          <w:marRight w:val="0"/>
          <w:marTop w:val="0"/>
          <w:marBottom w:val="0"/>
          <w:divBdr>
            <w:top w:val="none" w:sz="0" w:space="0" w:color="auto"/>
            <w:left w:val="none" w:sz="0" w:space="0" w:color="auto"/>
            <w:bottom w:val="none" w:sz="0" w:space="0" w:color="auto"/>
            <w:right w:val="none" w:sz="0" w:space="0" w:color="auto"/>
          </w:divBdr>
        </w:div>
        <w:div w:id="153106035">
          <w:marLeft w:val="640"/>
          <w:marRight w:val="0"/>
          <w:marTop w:val="0"/>
          <w:marBottom w:val="0"/>
          <w:divBdr>
            <w:top w:val="none" w:sz="0" w:space="0" w:color="auto"/>
            <w:left w:val="none" w:sz="0" w:space="0" w:color="auto"/>
            <w:bottom w:val="none" w:sz="0" w:space="0" w:color="auto"/>
            <w:right w:val="none" w:sz="0" w:space="0" w:color="auto"/>
          </w:divBdr>
        </w:div>
        <w:div w:id="208959443">
          <w:marLeft w:val="640"/>
          <w:marRight w:val="0"/>
          <w:marTop w:val="0"/>
          <w:marBottom w:val="0"/>
          <w:divBdr>
            <w:top w:val="none" w:sz="0" w:space="0" w:color="auto"/>
            <w:left w:val="none" w:sz="0" w:space="0" w:color="auto"/>
            <w:bottom w:val="none" w:sz="0" w:space="0" w:color="auto"/>
            <w:right w:val="none" w:sz="0" w:space="0" w:color="auto"/>
          </w:divBdr>
        </w:div>
        <w:div w:id="250357284">
          <w:marLeft w:val="640"/>
          <w:marRight w:val="0"/>
          <w:marTop w:val="0"/>
          <w:marBottom w:val="0"/>
          <w:divBdr>
            <w:top w:val="none" w:sz="0" w:space="0" w:color="auto"/>
            <w:left w:val="none" w:sz="0" w:space="0" w:color="auto"/>
            <w:bottom w:val="none" w:sz="0" w:space="0" w:color="auto"/>
            <w:right w:val="none" w:sz="0" w:space="0" w:color="auto"/>
          </w:divBdr>
        </w:div>
        <w:div w:id="274413775">
          <w:marLeft w:val="640"/>
          <w:marRight w:val="0"/>
          <w:marTop w:val="0"/>
          <w:marBottom w:val="0"/>
          <w:divBdr>
            <w:top w:val="none" w:sz="0" w:space="0" w:color="auto"/>
            <w:left w:val="none" w:sz="0" w:space="0" w:color="auto"/>
            <w:bottom w:val="none" w:sz="0" w:space="0" w:color="auto"/>
            <w:right w:val="none" w:sz="0" w:space="0" w:color="auto"/>
          </w:divBdr>
        </w:div>
        <w:div w:id="350036818">
          <w:marLeft w:val="640"/>
          <w:marRight w:val="0"/>
          <w:marTop w:val="0"/>
          <w:marBottom w:val="0"/>
          <w:divBdr>
            <w:top w:val="none" w:sz="0" w:space="0" w:color="auto"/>
            <w:left w:val="none" w:sz="0" w:space="0" w:color="auto"/>
            <w:bottom w:val="none" w:sz="0" w:space="0" w:color="auto"/>
            <w:right w:val="none" w:sz="0" w:space="0" w:color="auto"/>
          </w:divBdr>
        </w:div>
        <w:div w:id="355890472">
          <w:marLeft w:val="640"/>
          <w:marRight w:val="0"/>
          <w:marTop w:val="0"/>
          <w:marBottom w:val="0"/>
          <w:divBdr>
            <w:top w:val="none" w:sz="0" w:space="0" w:color="auto"/>
            <w:left w:val="none" w:sz="0" w:space="0" w:color="auto"/>
            <w:bottom w:val="none" w:sz="0" w:space="0" w:color="auto"/>
            <w:right w:val="none" w:sz="0" w:space="0" w:color="auto"/>
          </w:divBdr>
        </w:div>
        <w:div w:id="429814918">
          <w:marLeft w:val="640"/>
          <w:marRight w:val="0"/>
          <w:marTop w:val="0"/>
          <w:marBottom w:val="0"/>
          <w:divBdr>
            <w:top w:val="none" w:sz="0" w:space="0" w:color="auto"/>
            <w:left w:val="none" w:sz="0" w:space="0" w:color="auto"/>
            <w:bottom w:val="none" w:sz="0" w:space="0" w:color="auto"/>
            <w:right w:val="none" w:sz="0" w:space="0" w:color="auto"/>
          </w:divBdr>
        </w:div>
        <w:div w:id="500699755">
          <w:marLeft w:val="640"/>
          <w:marRight w:val="0"/>
          <w:marTop w:val="0"/>
          <w:marBottom w:val="0"/>
          <w:divBdr>
            <w:top w:val="none" w:sz="0" w:space="0" w:color="auto"/>
            <w:left w:val="none" w:sz="0" w:space="0" w:color="auto"/>
            <w:bottom w:val="none" w:sz="0" w:space="0" w:color="auto"/>
            <w:right w:val="none" w:sz="0" w:space="0" w:color="auto"/>
          </w:divBdr>
        </w:div>
        <w:div w:id="587807561">
          <w:marLeft w:val="640"/>
          <w:marRight w:val="0"/>
          <w:marTop w:val="0"/>
          <w:marBottom w:val="0"/>
          <w:divBdr>
            <w:top w:val="none" w:sz="0" w:space="0" w:color="auto"/>
            <w:left w:val="none" w:sz="0" w:space="0" w:color="auto"/>
            <w:bottom w:val="none" w:sz="0" w:space="0" w:color="auto"/>
            <w:right w:val="none" w:sz="0" w:space="0" w:color="auto"/>
          </w:divBdr>
        </w:div>
        <w:div w:id="605506694">
          <w:marLeft w:val="640"/>
          <w:marRight w:val="0"/>
          <w:marTop w:val="0"/>
          <w:marBottom w:val="0"/>
          <w:divBdr>
            <w:top w:val="none" w:sz="0" w:space="0" w:color="auto"/>
            <w:left w:val="none" w:sz="0" w:space="0" w:color="auto"/>
            <w:bottom w:val="none" w:sz="0" w:space="0" w:color="auto"/>
            <w:right w:val="none" w:sz="0" w:space="0" w:color="auto"/>
          </w:divBdr>
        </w:div>
        <w:div w:id="655036470">
          <w:marLeft w:val="640"/>
          <w:marRight w:val="0"/>
          <w:marTop w:val="0"/>
          <w:marBottom w:val="0"/>
          <w:divBdr>
            <w:top w:val="none" w:sz="0" w:space="0" w:color="auto"/>
            <w:left w:val="none" w:sz="0" w:space="0" w:color="auto"/>
            <w:bottom w:val="none" w:sz="0" w:space="0" w:color="auto"/>
            <w:right w:val="none" w:sz="0" w:space="0" w:color="auto"/>
          </w:divBdr>
        </w:div>
        <w:div w:id="686250361">
          <w:marLeft w:val="640"/>
          <w:marRight w:val="0"/>
          <w:marTop w:val="0"/>
          <w:marBottom w:val="0"/>
          <w:divBdr>
            <w:top w:val="none" w:sz="0" w:space="0" w:color="auto"/>
            <w:left w:val="none" w:sz="0" w:space="0" w:color="auto"/>
            <w:bottom w:val="none" w:sz="0" w:space="0" w:color="auto"/>
            <w:right w:val="none" w:sz="0" w:space="0" w:color="auto"/>
          </w:divBdr>
        </w:div>
        <w:div w:id="702444758">
          <w:marLeft w:val="640"/>
          <w:marRight w:val="0"/>
          <w:marTop w:val="0"/>
          <w:marBottom w:val="0"/>
          <w:divBdr>
            <w:top w:val="none" w:sz="0" w:space="0" w:color="auto"/>
            <w:left w:val="none" w:sz="0" w:space="0" w:color="auto"/>
            <w:bottom w:val="none" w:sz="0" w:space="0" w:color="auto"/>
            <w:right w:val="none" w:sz="0" w:space="0" w:color="auto"/>
          </w:divBdr>
        </w:div>
        <w:div w:id="825055366">
          <w:marLeft w:val="640"/>
          <w:marRight w:val="0"/>
          <w:marTop w:val="0"/>
          <w:marBottom w:val="0"/>
          <w:divBdr>
            <w:top w:val="none" w:sz="0" w:space="0" w:color="auto"/>
            <w:left w:val="none" w:sz="0" w:space="0" w:color="auto"/>
            <w:bottom w:val="none" w:sz="0" w:space="0" w:color="auto"/>
            <w:right w:val="none" w:sz="0" w:space="0" w:color="auto"/>
          </w:divBdr>
        </w:div>
        <w:div w:id="837812699">
          <w:marLeft w:val="640"/>
          <w:marRight w:val="0"/>
          <w:marTop w:val="0"/>
          <w:marBottom w:val="0"/>
          <w:divBdr>
            <w:top w:val="none" w:sz="0" w:space="0" w:color="auto"/>
            <w:left w:val="none" w:sz="0" w:space="0" w:color="auto"/>
            <w:bottom w:val="none" w:sz="0" w:space="0" w:color="auto"/>
            <w:right w:val="none" w:sz="0" w:space="0" w:color="auto"/>
          </w:divBdr>
        </w:div>
        <w:div w:id="924463063">
          <w:marLeft w:val="640"/>
          <w:marRight w:val="0"/>
          <w:marTop w:val="0"/>
          <w:marBottom w:val="0"/>
          <w:divBdr>
            <w:top w:val="none" w:sz="0" w:space="0" w:color="auto"/>
            <w:left w:val="none" w:sz="0" w:space="0" w:color="auto"/>
            <w:bottom w:val="none" w:sz="0" w:space="0" w:color="auto"/>
            <w:right w:val="none" w:sz="0" w:space="0" w:color="auto"/>
          </w:divBdr>
        </w:div>
        <w:div w:id="926231126">
          <w:marLeft w:val="640"/>
          <w:marRight w:val="0"/>
          <w:marTop w:val="0"/>
          <w:marBottom w:val="0"/>
          <w:divBdr>
            <w:top w:val="none" w:sz="0" w:space="0" w:color="auto"/>
            <w:left w:val="none" w:sz="0" w:space="0" w:color="auto"/>
            <w:bottom w:val="none" w:sz="0" w:space="0" w:color="auto"/>
            <w:right w:val="none" w:sz="0" w:space="0" w:color="auto"/>
          </w:divBdr>
        </w:div>
        <w:div w:id="1054810774">
          <w:marLeft w:val="640"/>
          <w:marRight w:val="0"/>
          <w:marTop w:val="0"/>
          <w:marBottom w:val="0"/>
          <w:divBdr>
            <w:top w:val="none" w:sz="0" w:space="0" w:color="auto"/>
            <w:left w:val="none" w:sz="0" w:space="0" w:color="auto"/>
            <w:bottom w:val="none" w:sz="0" w:space="0" w:color="auto"/>
            <w:right w:val="none" w:sz="0" w:space="0" w:color="auto"/>
          </w:divBdr>
        </w:div>
        <w:div w:id="1135022425">
          <w:marLeft w:val="640"/>
          <w:marRight w:val="0"/>
          <w:marTop w:val="0"/>
          <w:marBottom w:val="0"/>
          <w:divBdr>
            <w:top w:val="none" w:sz="0" w:space="0" w:color="auto"/>
            <w:left w:val="none" w:sz="0" w:space="0" w:color="auto"/>
            <w:bottom w:val="none" w:sz="0" w:space="0" w:color="auto"/>
            <w:right w:val="none" w:sz="0" w:space="0" w:color="auto"/>
          </w:divBdr>
        </w:div>
        <w:div w:id="1156410836">
          <w:marLeft w:val="640"/>
          <w:marRight w:val="0"/>
          <w:marTop w:val="0"/>
          <w:marBottom w:val="0"/>
          <w:divBdr>
            <w:top w:val="none" w:sz="0" w:space="0" w:color="auto"/>
            <w:left w:val="none" w:sz="0" w:space="0" w:color="auto"/>
            <w:bottom w:val="none" w:sz="0" w:space="0" w:color="auto"/>
            <w:right w:val="none" w:sz="0" w:space="0" w:color="auto"/>
          </w:divBdr>
        </w:div>
        <w:div w:id="1239363274">
          <w:marLeft w:val="640"/>
          <w:marRight w:val="0"/>
          <w:marTop w:val="0"/>
          <w:marBottom w:val="0"/>
          <w:divBdr>
            <w:top w:val="none" w:sz="0" w:space="0" w:color="auto"/>
            <w:left w:val="none" w:sz="0" w:space="0" w:color="auto"/>
            <w:bottom w:val="none" w:sz="0" w:space="0" w:color="auto"/>
            <w:right w:val="none" w:sz="0" w:space="0" w:color="auto"/>
          </w:divBdr>
        </w:div>
        <w:div w:id="1282153715">
          <w:marLeft w:val="640"/>
          <w:marRight w:val="0"/>
          <w:marTop w:val="0"/>
          <w:marBottom w:val="0"/>
          <w:divBdr>
            <w:top w:val="none" w:sz="0" w:space="0" w:color="auto"/>
            <w:left w:val="none" w:sz="0" w:space="0" w:color="auto"/>
            <w:bottom w:val="none" w:sz="0" w:space="0" w:color="auto"/>
            <w:right w:val="none" w:sz="0" w:space="0" w:color="auto"/>
          </w:divBdr>
        </w:div>
        <w:div w:id="1323967404">
          <w:marLeft w:val="640"/>
          <w:marRight w:val="0"/>
          <w:marTop w:val="0"/>
          <w:marBottom w:val="0"/>
          <w:divBdr>
            <w:top w:val="none" w:sz="0" w:space="0" w:color="auto"/>
            <w:left w:val="none" w:sz="0" w:space="0" w:color="auto"/>
            <w:bottom w:val="none" w:sz="0" w:space="0" w:color="auto"/>
            <w:right w:val="none" w:sz="0" w:space="0" w:color="auto"/>
          </w:divBdr>
        </w:div>
        <w:div w:id="1384021611">
          <w:marLeft w:val="640"/>
          <w:marRight w:val="0"/>
          <w:marTop w:val="0"/>
          <w:marBottom w:val="0"/>
          <w:divBdr>
            <w:top w:val="none" w:sz="0" w:space="0" w:color="auto"/>
            <w:left w:val="none" w:sz="0" w:space="0" w:color="auto"/>
            <w:bottom w:val="none" w:sz="0" w:space="0" w:color="auto"/>
            <w:right w:val="none" w:sz="0" w:space="0" w:color="auto"/>
          </w:divBdr>
        </w:div>
        <w:div w:id="1504277476">
          <w:marLeft w:val="640"/>
          <w:marRight w:val="0"/>
          <w:marTop w:val="0"/>
          <w:marBottom w:val="0"/>
          <w:divBdr>
            <w:top w:val="none" w:sz="0" w:space="0" w:color="auto"/>
            <w:left w:val="none" w:sz="0" w:space="0" w:color="auto"/>
            <w:bottom w:val="none" w:sz="0" w:space="0" w:color="auto"/>
            <w:right w:val="none" w:sz="0" w:space="0" w:color="auto"/>
          </w:divBdr>
        </w:div>
        <w:div w:id="1512136917">
          <w:marLeft w:val="640"/>
          <w:marRight w:val="0"/>
          <w:marTop w:val="0"/>
          <w:marBottom w:val="0"/>
          <w:divBdr>
            <w:top w:val="none" w:sz="0" w:space="0" w:color="auto"/>
            <w:left w:val="none" w:sz="0" w:space="0" w:color="auto"/>
            <w:bottom w:val="none" w:sz="0" w:space="0" w:color="auto"/>
            <w:right w:val="none" w:sz="0" w:space="0" w:color="auto"/>
          </w:divBdr>
        </w:div>
        <w:div w:id="1526796579">
          <w:marLeft w:val="640"/>
          <w:marRight w:val="0"/>
          <w:marTop w:val="0"/>
          <w:marBottom w:val="0"/>
          <w:divBdr>
            <w:top w:val="none" w:sz="0" w:space="0" w:color="auto"/>
            <w:left w:val="none" w:sz="0" w:space="0" w:color="auto"/>
            <w:bottom w:val="none" w:sz="0" w:space="0" w:color="auto"/>
            <w:right w:val="none" w:sz="0" w:space="0" w:color="auto"/>
          </w:divBdr>
        </w:div>
        <w:div w:id="1615943449">
          <w:marLeft w:val="640"/>
          <w:marRight w:val="0"/>
          <w:marTop w:val="0"/>
          <w:marBottom w:val="0"/>
          <w:divBdr>
            <w:top w:val="none" w:sz="0" w:space="0" w:color="auto"/>
            <w:left w:val="none" w:sz="0" w:space="0" w:color="auto"/>
            <w:bottom w:val="none" w:sz="0" w:space="0" w:color="auto"/>
            <w:right w:val="none" w:sz="0" w:space="0" w:color="auto"/>
          </w:divBdr>
        </w:div>
        <w:div w:id="1669089220">
          <w:marLeft w:val="640"/>
          <w:marRight w:val="0"/>
          <w:marTop w:val="0"/>
          <w:marBottom w:val="0"/>
          <w:divBdr>
            <w:top w:val="none" w:sz="0" w:space="0" w:color="auto"/>
            <w:left w:val="none" w:sz="0" w:space="0" w:color="auto"/>
            <w:bottom w:val="none" w:sz="0" w:space="0" w:color="auto"/>
            <w:right w:val="none" w:sz="0" w:space="0" w:color="auto"/>
          </w:divBdr>
        </w:div>
        <w:div w:id="1683319845">
          <w:marLeft w:val="640"/>
          <w:marRight w:val="0"/>
          <w:marTop w:val="0"/>
          <w:marBottom w:val="0"/>
          <w:divBdr>
            <w:top w:val="none" w:sz="0" w:space="0" w:color="auto"/>
            <w:left w:val="none" w:sz="0" w:space="0" w:color="auto"/>
            <w:bottom w:val="none" w:sz="0" w:space="0" w:color="auto"/>
            <w:right w:val="none" w:sz="0" w:space="0" w:color="auto"/>
          </w:divBdr>
        </w:div>
        <w:div w:id="1720591553">
          <w:marLeft w:val="640"/>
          <w:marRight w:val="0"/>
          <w:marTop w:val="0"/>
          <w:marBottom w:val="0"/>
          <w:divBdr>
            <w:top w:val="none" w:sz="0" w:space="0" w:color="auto"/>
            <w:left w:val="none" w:sz="0" w:space="0" w:color="auto"/>
            <w:bottom w:val="none" w:sz="0" w:space="0" w:color="auto"/>
            <w:right w:val="none" w:sz="0" w:space="0" w:color="auto"/>
          </w:divBdr>
        </w:div>
        <w:div w:id="1730153170">
          <w:marLeft w:val="640"/>
          <w:marRight w:val="0"/>
          <w:marTop w:val="0"/>
          <w:marBottom w:val="0"/>
          <w:divBdr>
            <w:top w:val="none" w:sz="0" w:space="0" w:color="auto"/>
            <w:left w:val="none" w:sz="0" w:space="0" w:color="auto"/>
            <w:bottom w:val="none" w:sz="0" w:space="0" w:color="auto"/>
            <w:right w:val="none" w:sz="0" w:space="0" w:color="auto"/>
          </w:divBdr>
        </w:div>
      </w:divsChild>
    </w:div>
    <w:div w:id="1461991580">
      <w:marLeft w:val="640"/>
      <w:marRight w:val="0"/>
      <w:marTop w:val="0"/>
      <w:marBottom w:val="0"/>
      <w:divBdr>
        <w:top w:val="none" w:sz="0" w:space="0" w:color="auto"/>
        <w:left w:val="none" w:sz="0" w:space="0" w:color="auto"/>
        <w:bottom w:val="none" w:sz="0" w:space="0" w:color="auto"/>
        <w:right w:val="none" w:sz="0" w:space="0" w:color="auto"/>
      </w:divBdr>
    </w:div>
    <w:div w:id="1462115945">
      <w:marLeft w:val="640"/>
      <w:marRight w:val="0"/>
      <w:marTop w:val="0"/>
      <w:marBottom w:val="0"/>
      <w:divBdr>
        <w:top w:val="none" w:sz="0" w:space="0" w:color="auto"/>
        <w:left w:val="none" w:sz="0" w:space="0" w:color="auto"/>
        <w:bottom w:val="none" w:sz="0" w:space="0" w:color="auto"/>
        <w:right w:val="none" w:sz="0" w:space="0" w:color="auto"/>
      </w:divBdr>
    </w:div>
    <w:div w:id="1462310730">
      <w:marLeft w:val="640"/>
      <w:marRight w:val="0"/>
      <w:marTop w:val="0"/>
      <w:marBottom w:val="0"/>
      <w:divBdr>
        <w:top w:val="none" w:sz="0" w:space="0" w:color="auto"/>
        <w:left w:val="none" w:sz="0" w:space="0" w:color="auto"/>
        <w:bottom w:val="none" w:sz="0" w:space="0" w:color="auto"/>
        <w:right w:val="none" w:sz="0" w:space="0" w:color="auto"/>
      </w:divBdr>
    </w:div>
    <w:div w:id="1462335413">
      <w:marLeft w:val="640"/>
      <w:marRight w:val="0"/>
      <w:marTop w:val="0"/>
      <w:marBottom w:val="0"/>
      <w:divBdr>
        <w:top w:val="none" w:sz="0" w:space="0" w:color="auto"/>
        <w:left w:val="none" w:sz="0" w:space="0" w:color="auto"/>
        <w:bottom w:val="none" w:sz="0" w:space="0" w:color="auto"/>
        <w:right w:val="none" w:sz="0" w:space="0" w:color="auto"/>
      </w:divBdr>
    </w:div>
    <w:div w:id="1462384535">
      <w:marLeft w:val="640"/>
      <w:marRight w:val="0"/>
      <w:marTop w:val="0"/>
      <w:marBottom w:val="0"/>
      <w:divBdr>
        <w:top w:val="none" w:sz="0" w:space="0" w:color="auto"/>
        <w:left w:val="none" w:sz="0" w:space="0" w:color="auto"/>
        <w:bottom w:val="none" w:sz="0" w:space="0" w:color="auto"/>
        <w:right w:val="none" w:sz="0" w:space="0" w:color="auto"/>
      </w:divBdr>
    </w:div>
    <w:div w:id="1462385332">
      <w:marLeft w:val="640"/>
      <w:marRight w:val="0"/>
      <w:marTop w:val="0"/>
      <w:marBottom w:val="0"/>
      <w:divBdr>
        <w:top w:val="none" w:sz="0" w:space="0" w:color="auto"/>
        <w:left w:val="none" w:sz="0" w:space="0" w:color="auto"/>
        <w:bottom w:val="none" w:sz="0" w:space="0" w:color="auto"/>
        <w:right w:val="none" w:sz="0" w:space="0" w:color="auto"/>
      </w:divBdr>
    </w:div>
    <w:div w:id="1462454485">
      <w:marLeft w:val="640"/>
      <w:marRight w:val="0"/>
      <w:marTop w:val="0"/>
      <w:marBottom w:val="0"/>
      <w:divBdr>
        <w:top w:val="none" w:sz="0" w:space="0" w:color="auto"/>
        <w:left w:val="none" w:sz="0" w:space="0" w:color="auto"/>
        <w:bottom w:val="none" w:sz="0" w:space="0" w:color="auto"/>
        <w:right w:val="none" w:sz="0" w:space="0" w:color="auto"/>
      </w:divBdr>
    </w:div>
    <w:div w:id="1462454829">
      <w:marLeft w:val="640"/>
      <w:marRight w:val="0"/>
      <w:marTop w:val="0"/>
      <w:marBottom w:val="0"/>
      <w:divBdr>
        <w:top w:val="none" w:sz="0" w:space="0" w:color="auto"/>
        <w:left w:val="none" w:sz="0" w:space="0" w:color="auto"/>
        <w:bottom w:val="none" w:sz="0" w:space="0" w:color="auto"/>
        <w:right w:val="none" w:sz="0" w:space="0" w:color="auto"/>
      </w:divBdr>
    </w:div>
    <w:div w:id="1462457411">
      <w:marLeft w:val="640"/>
      <w:marRight w:val="0"/>
      <w:marTop w:val="0"/>
      <w:marBottom w:val="0"/>
      <w:divBdr>
        <w:top w:val="none" w:sz="0" w:space="0" w:color="auto"/>
        <w:left w:val="none" w:sz="0" w:space="0" w:color="auto"/>
        <w:bottom w:val="none" w:sz="0" w:space="0" w:color="auto"/>
        <w:right w:val="none" w:sz="0" w:space="0" w:color="auto"/>
      </w:divBdr>
    </w:div>
    <w:div w:id="1462458549">
      <w:marLeft w:val="640"/>
      <w:marRight w:val="0"/>
      <w:marTop w:val="0"/>
      <w:marBottom w:val="0"/>
      <w:divBdr>
        <w:top w:val="none" w:sz="0" w:space="0" w:color="auto"/>
        <w:left w:val="none" w:sz="0" w:space="0" w:color="auto"/>
        <w:bottom w:val="none" w:sz="0" w:space="0" w:color="auto"/>
        <w:right w:val="none" w:sz="0" w:space="0" w:color="auto"/>
      </w:divBdr>
    </w:div>
    <w:div w:id="1462460294">
      <w:marLeft w:val="640"/>
      <w:marRight w:val="0"/>
      <w:marTop w:val="0"/>
      <w:marBottom w:val="0"/>
      <w:divBdr>
        <w:top w:val="none" w:sz="0" w:space="0" w:color="auto"/>
        <w:left w:val="none" w:sz="0" w:space="0" w:color="auto"/>
        <w:bottom w:val="none" w:sz="0" w:space="0" w:color="auto"/>
        <w:right w:val="none" w:sz="0" w:space="0" w:color="auto"/>
      </w:divBdr>
    </w:div>
    <w:div w:id="1462501939">
      <w:marLeft w:val="640"/>
      <w:marRight w:val="0"/>
      <w:marTop w:val="0"/>
      <w:marBottom w:val="0"/>
      <w:divBdr>
        <w:top w:val="none" w:sz="0" w:space="0" w:color="auto"/>
        <w:left w:val="none" w:sz="0" w:space="0" w:color="auto"/>
        <w:bottom w:val="none" w:sz="0" w:space="0" w:color="auto"/>
        <w:right w:val="none" w:sz="0" w:space="0" w:color="auto"/>
      </w:divBdr>
    </w:div>
    <w:div w:id="1462529781">
      <w:marLeft w:val="640"/>
      <w:marRight w:val="0"/>
      <w:marTop w:val="0"/>
      <w:marBottom w:val="0"/>
      <w:divBdr>
        <w:top w:val="none" w:sz="0" w:space="0" w:color="auto"/>
        <w:left w:val="none" w:sz="0" w:space="0" w:color="auto"/>
        <w:bottom w:val="none" w:sz="0" w:space="0" w:color="auto"/>
        <w:right w:val="none" w:sz="0" w:space="0" w:color="auto"/>
      </w:divBdr>
    </w:div>
    <w:div w:id="1462578182">
      <w:marLeft w:val="640"/>
      <w:marRight w:val="0"/>
      <w:marTop w:val="0"/>
      <w:marBottom w:val="0"/>
      <w:divBdr>
        <w:top w:val="none" w:sz="0" w:space="0" w:color="auto"/>
        <w:left w:val="none" w:sz="0" w:space="0" w:color="auto"/>
        <w:bottom w:val="none" w:sz="0" w:space="0" w:color="auto"/>
        <w:right w:val="none" w:sz="0" w:space="0" w:color="auto"/>
      </w:divBdr>
    </w:div>
    <w:div w:id="1462648791">
      <w:marLeft w:val="640"/>
      <w:marRight w:val="0"/>
      <w:marTop w:val="0"/>
      <w:marBottom w:val="0"/>
      <w:divBdr>
        <w:top w:val="none" w:sz="0" w:space="0" w:color="auto"/>
        <w:left w:val="none" w:sz="0" w:space="0" w:color="auto"/>
        <w:bottom w:val="none" w:sz="0" w:space="0" w:color="auto"/>
        <w:right w:val="none" w:sz="0" w:space="0" w:color="auto"/>
      </w:divBdr>
    </w:div>
    <w:div w:id="1462728950">
      <w:marLeft w:val="640"/>
      <w:marRight w:val="0"/>
      <w:marTop w:val="0"/>
      <w:marBottom w:val="0"/>
      <w:divBdr>
        <w:top w:val="none" w:sz="0" w:space="0" w:color="auto"/>
        <w:left w:val="none" w:sz="0" w:space="0" w:color="auto"/>
        <w:bottom w:val="none" w:sz="0" w:space="0" w:color="auto"/>
        <w:right w:val="none" w:sz="0" w:space="0" w:color="auto"/>
      </w:divBdr>
    </w:div>
    <w:div w:id="1462916389">
      <w:marLeft w:val="640"/>
      <w:marRight w:val="0"/>
      <w:marTop w:val="0"/>
      <w:marBottom w:val="0"/>
      <w:divBdr>
        <w:top w:val="none" w:sz="0" w:space="0" w:color="auto"/>
        <w:left w:val="none" w:sz="0" w:space="0" w:color="auto"/>
        <w:bottom w:val="none" w:sz="0" w:space="0" w:color="auto"/>
        <w:right w:val="none" w:sz="0" w:space="0" w:color="auto"/>
      </w:divBdr>
    </w:div>
    <w:div w:id="1462960786">
      <w:marLeft w:val="640"/>
      <w:marRight w:val="0"/>
      <w:marTop w:val="0"/>
      <w:marBottom w:val="0"/>
      <w:divBdr>
        <w:top w:val="none" w:sz="0" w:space="0" w:color="auto"/>
        <w:left w:val="none" w:sz="0" w:space="0" w:color="auto"/>
        <w:bottom w:val="none" w:sz="0" w:space="0" w:color="auto"/>
        <w:right w:val="none" w:sz="0" w:space="0" w:color="auto"/>
      </w:divBdr>
    </w:div>
    <w:div w:id="1462963854">
      <w:marLeft w:val="640"/>
      <w:marRight w:val="0"/>
      <w:marTop w:val="0"/>
      <w:marBottom w:val="0"/>
      <w:divBdr>
        <w:top w:val="none" w:sz="0" w:space="0" w:color="auto"/>
        <w:left w:val="none" w:sz="0" w:space="0" w:color="auto"/>
        <w:bottom w:val="none" w:sz="0" w:space="0" w:color="auto"/>
        <w:right w:val="none" w:sz="0" w:space="0" w:color="auto"/>
      </w:divBdr>
    </w:div>
    <w:div w:id="1462965285">
      <w:marLeft w:val="640"/>
      <w:marRight w:val="0"/>
      <w:marTop w:val="0"/>
      <w:marBottom w:val="0"/>
      <w:divBdr>
        <w:top w:val="none" w:sz="0" w:space="0" w:color="auto"/>
        <w:left w:val="none" w:sz="0" w:space="0" w:color="auto"/>
        <w:bottom w:val="none" w:sz="0" w:space="0" w:color="auto"/>
        <w:right w:val="none" w:sz="0" w:space="0" w:color="auto"/>
      </w:divBdr>
    </w:div>
    <w:div w:id="1462966812">
      <w:marLeft w:val="640"/>
      <w:marRight w:val="0"/>
      <w:marTop w:val="0"/>
      <w:marBottom w:val="0"/>
      <w:divBdr>
        <w:top w:val="none" w:sz="0" w:space="0" w:color="auto"/>
        <w:left w:val="none" w:sz="0" w:space="0" w:color="auto"/>
        <w:bottom w:val="none" w:sz="0" w:space="0" w:color="auto"/>
        <w:right w:val="none" w:sz="0" w:space="0" w:color="auto"/>
      </w:divBdr>
    </w:div>
    <w:div w:id="1463034756">
      <w:marLeft w:val="640"/>
      <w:marRight w:val="0"/>
      <w:marTop w:val="0"/>
      <w:marBottom w:val="0"/>
      <w:divBdr>
        <w:top w:val="none" w:sz="0" w:space="0" w:color="auto"/>
        <w:left w:val="none" w:sz="0" w:space="0" w:color="auto"/>
        <w:bottom w:val="none" w:sz="0" w:space="0" w:color="auto"/>
        <w:right w:val="none" w:sz="0" w:space="0" w:color="auto"/>
      </w:divBdr>
    </w:div>
    <w:div w:id="1463117151">
      <w:marLeft w:val="640"/>
      <w:marRight w:val="0"/>
      <w:marTop w:val="0"/>
      <w:marBottom w:val="0"/>
      <w:divBdr>
        <w:top w:val="none" w:sz="0" w:space="0" w:color="auto"/>
        <w:left w:val="none" w:sz="0" w:space="0" w:color="auto"/>
        <w:bottom w:val="none" w:sz="0" w:space="0" w:color="auto"/>
        <w:right w:val="none" w:sz="0" w:space="0" w:color="auto"/>
      </w:divBdr>
    </w:div>
    <w:div w:id="1463187734">
      <w:marLeft w:val="640"/>
      <w:marRight w:val="0"/>
      <w:marTop w:val="0"/>
      <w:marBottom w:val="0"/>
      <w:divBdr>
        <w:top w:val="none" w:sz="0" w:space="0" w:color="auto"/>
        <w:left w:val="none" w:sz="0" w:space="0" w:color="auto"/>
        <w:bottom w:val="none" w:sz="0" w:space="0" w:color="auto"/>
        <w:right w:val="none" w:sz="0" w:space="0" w:color="auto"/>
      </w:divBdr>
    </w:div>
    <w:div w:id="1463303557">
      <w:marLeft w:val="640"/>
      <w:marRight w:val="0"/>
      <w:marTop w:val="0"/>
      <w:marBottom w:val="0"/>
      <w:divBdr>
        <w:top w:val="none" w:sz="0" w:space="0" w:color="auto"/>
        <w:left w:val="none" w:sz="0" w:space="0" w:color="auto"/>
        <w:bottom w:val="none" w:sz="0" w:space="0" w:color="auto"/>
        <w:right w:val="none" w:sz="0" w:space="0" w:color="auto"/>
      </w:divBdr>
    </w:div>
    <w:div w:id="1463381723">
      <w:marLeft w:val="640"/>
      <w:marRight w:val="0"/>
      <w:marTop w:val="0"/>
      <w:marBottom w:val="0"/>
      <w:divBdr>
        <w:top w:val="none" w:sz="0" w:space="0" w:color="auto"/>
        <w:left w:val="none" w:sz="0" w:space="0" w:color="auto"/>
        <w:bottom w:val="none" w:sz="0" w:space="0" w:color="auto"/>
        <w:right w:val="none" w:sz="0" w:space="0" w:color="auto"/>
      </w:divBdr>
    </w:div>
    <w:div w:id="1463383091">
      <w:marLeft w:val="640"/>
      <w:marRight w:val="0"/>
      <w:marTop w:val="0"/>
      <w:marBottom w:val="0"/>
      <w:divBdr>
        <w:top w:val="none" w:sz="0" w:space="0" w:color="auto"/>
        <w:left w:val="none" w:sz="0" w:space="0" w:color="auto"/>
        <w:bottom w:val="none" w:sz="0" w:space="0" w:color="auto"/>
        <w:right w:val="none" w:sz="0" w:space="0" w:color="auto"/>
      </w:divBdr>
    </w:div>
    <w:div w:id="1463421795">
      <w:marLeft w:val="640"/>
      <w:marRight w:val="0"/>
      <w:marTop w:val="0"/>
      <w:marBottom w:val="0"/>
      <w:divBdr>
        <w:top w:val="none" w:sz="0" w:space="0" w:color="auto"/>
        <w:left w:val="none" w:sz="0" w:space="0" w:color="auto"/>
        <w:bottom w:val="none" w:sz="0" w:space="0" w:color="auto"/>
        <w:right w:val="none" w:sz="0" w:space="0" w:color="auto"/>
      </w:divBdr>
    </w:div>
    <w:div w:id="1463494736">
      <w:marLeft w:val="640"/>
      <w:marRight w:val="0"/>
      <w:marTop w:val="0"/>
      <w:marBottom w:val="0"/>
      <w:divBdr>
        <w:top w:val="none" w:sz="0" w:space="0" w:color="auto"/>
        <w:left w:val="none" w:sz="0" w:space="0" w:color="auto"/>
        <w:bottom w:val="none" w:sz="0" w:space="0" w:color="auto"/>
        <w:right w:val="none" w:sz="0" w:space="0" w:color="auto"/>
      </w:divBdr>
    </w:div>
    <w:div w:id="1463502113">
      <w:marLeft w:val="640"/>
      <w:marRight w:val="0"/>
      <w:marTop w:val="0"/>
      <w:marBottom w:val="0"/>
      <w:divBdr>
        <w:top w:val="none" w:sz="0" w:space="0" w:color="auto"/>
        <w:left w:val="none" w:sz="0" w:space="0" w:color="auto"/>
        <w:bottom w:val="none" w:sz="0" w:space="0" w:color="auto"/>
        <w:right w:val="none" w:sz="0" w:space="0" w:color="auto"/>
      </w:divBdr>
    </w:div>
    <w:div w:id="1463574475">
      <w:marLeft w:val="640"/>
      <w:marRight w:val="0"/>
      <w:marTop w:val="0"/>
      <w:marBottom w:val="0"/>
      <w:divBdr>
        <w:top w:val="none" w:sz="0" w:space="0" w:color="auto"/>
        <w:left w:val="none" w:sz="0" w:space="0" w:color="auto"/>
        <w:bottom w:val="none" w:sz="0" w:space="0" w:color="auto"/>
        <w:right w:val="none" w:sz="0" w:space="0" w:color="auto"/>
      </w:divBdr>
    </w:div>
    <w:div w:id="1463619801">
      <w:marLeft w:val="640"/>
      <w:marRight w:val="0"/>
      <w:marTop w:val="0"/>
      <w:marBottom w:val="0"/>
      <w:divBdr>
        <w:top w:val="none" w:sz="0" w:space="0" w:color="auto"/>
        <w:left w:val="none" w:sz="0" w:space="0" w:color="auto"/>
        <w:bottom w:val="none" w:sz="0" w:space="0" w:color="auto"/>
        <w:right w:val="none" w:sz="0" w:space="0" w:color="auto"/>
      </w:divBdr>
    </w:div>
    <w:div w:id="1463621484">
      <w:marLeft w:val="640"/>
      <w:marRight w:val="0"/>
      <w:marTop w:val="0"/>
      <w:marBottom w:val="0"/>
      <w:divBdr>
        <w:top w:val="none" w:sz="0" w:space="0" w:color="auto"/>
        <w:left w:val="none" w:sz="0" w:space="0" w:color="auto"/>
        <w:bottom w:val="none" w:sz="0" w:space="0" w:color="auto"/>
        <w:right w:val="none" w:sz="0" w:space="0" w:color="auto"/>
      </w:divBdr>
    </w:div>
    <w:div w:id="1463763745">
      <w:marLeft w:val="640"/>
      <w:marRight w:val="0"/>
      <w:marTop w:val="0"/>
      <w:marBottom w:val="0"/>
      <w:divBdr>
        <w:top w:val="none" w:sz="0" w:space="0" w:color="auto"/>
        <w:left w:val="none" w:sz="0" w:space="0" w:color="auto"/>
        <w:bottom w:val="none" w:sz="0" w:space="0" w:color="auto"/>
        <w:right w:val="none" w:sz="0" w:space="0" w:color="auto"/>
      </w:divBdr>
    </w:div>
    <w:div w:id="1463766389">
      <w:marLeft w:val="640"/>
      <w:marRight w:val="0"/>
      <w:marTop w:val="0"/>
      <w:marBottom w:val="0"/>
      <w:divBdr>
        <w:top w:val="none" w:sz="0" w:space="0" w:color="auto"/>
        <w:left w:val="none" w:sz="0" w:space="0" w:color="auto"/>
        <w:bottom w:val="none" w:sz="0" w:space="0" w:color="auto"/>
        <w:right w:val="none" w:sz="0" w:space="0" w:color="auto"/>
      </w:divBdr>
    </w:div>
    <w:div w:id="1463769986">
      <w:marLeft w:val="640"/>
      <w:marRight w:val="0"/>
      <w:marTop w:val="0"/>
      <w:marBottom w:val="0"/>
      <w:divBdr>
        <w:top w:val="none" w:sz="0" w:space="0" w:color="auto"/>
        <w:left w:val="none" w:sz="0" w:space="0" w:color="auto"/>
        <w:bottom w:val="none" w:sz="0" w:space="0" w:color="auto"/>
        <w:right w:val="none" w:sz="0" w:space="0" w:color="auto"/>
      </w:divBdr>
    </w:div>
    <w:div w:id="1463843124">
      <w:marLeft w:val="640"/>
      <w:marRight w:val="0"/>
      <w:marTop w:val="0"/>
      <w:marBottom w:val="0"/>
      <w:divBdr>
        <w:top w:val="none" w:sz="0" w:space="0" w:color="auto"/>
        <w:left w:val="none" w:sz="0" w:space="0" w:color="auto"/>
        <w:bottom w:val="none" w:sz="0" w:space="0" w:color="auto"/>
        <w:right w:val="none" w:sz="0" w:space="0" w:color="auto"/>
      </w:divBdr>
    </w:div>
    <w:div w:id="1463883322">
      <w:marLeft w:val="640"/>
      <w:marRight w:val="0"/>
      <w:marTop w:val="0"/>
      <w:marBottom w:val="0"/>
      <w:divBdr>
        <w:top w:val="none" w:sz="0" w:space="0" w:color="auto"/>
        <w:left w:val="none" w:sz="0" w:space="0" w:color="auto"/>
        <w:bottom w:val="none" w:sz="0" w:space="0" w:color="auto"/>
        <w:right w:val="none" w:sz="0" w:space="0" w:color="auto"/>
      </w:divBdr>
    </w:div>
    <w:div w:id="1463883706">
      <w:marLeft w:val="640"/>
      <w:marRight w:val="0"/>
      <w:marTop w:val="0"/>
      <w:marBottom w:val="0"/>
      <w:divBdr>
        <w:top w:val="none" w:sz="0" w:space="0" w:color="auto"/>
        <w:left w:val="none" w:sz="0" w:space="0" w:color="auto"/>
        <w:bottom w:val="none" w:sz="0" w:space="0" w:color="auto"/>
        <w:right w:val="none" w:sz="0" w:space="0" w:color="auto"/>
      </w:divBdr>
    </w:div>
    <w:div w:id="1464082543">
      <w:marLeft w:val="640"/>
      <w:marRight w:val="0"/>
      <w:marTop w:val="0"/>
      <w:marBottom w:val="0"/>
      <w:divBdr>
        <w:top w:val="none" w:sz="0" w:space="0" w:color="auto"/>
        <w:left w:val="none" w:sz="0" w:space="0" w:color="auto"/>
        <w:bottom w:val="none" w:sz="0" w:space="0" w:color="auto"/>
        <w:right w:val="none" w:sz="0" w:space="0" w:color="auto"/>
      </w:divBdr>
    </w:div>
    <w:div w:id="1464083754">
      <w:marLeft w:val="640"/>
      <w:marRight w:val="0"/>
      <w:marTop w:val="0"/>
      <w:marBottom w:val="0"/>
      <w:divBdr>
        <w:top w:val="none" w:sz="0" w:space="0" w:color="auto"/>
        <w:left w:val="none" w:sz="0" w:space="0" w:color="auto"/>
        <w:bottom w:val="none" w:sz="0" w:space="0" w:color="auto"/>
        <w:right w:val="none" w:sz="0" w:space="0" w:color="auto"/>
      </w:divBdr>
    </w:div>
    <w:div w:id="1464151552">
      <w:marLeft w:val="640"/>
      <w:marRight w:val="0"/>
      <w:marTop w:val="0"/>
      <w:marBottom w:val="0"/>
      <w:divBdr>
        <w:top w:val="none" w:sz="0" w:space="0" w:color="auto"/>
        <w:left w:val="none" w:sz="0" w:space="0" w:color="auto"/>
        <w:bottom w:val="none" w:sz="0" w:space="0" w:color="auto"/>
        <w:right w:val="none" w:sz="0" w:space="0" w:color="auto"/>
      </w:divBdr>
    </w:div>
    <w:div w:id="1464152753">
      <w:marLeft w:val="640"/>
      <w:marRight w:val="0"/>
      <w:marTop w:val="0"/>
      <w:marBottom w:val="0"/>
      <w:divBdr>
        <w:top w:val="none" w:sz="0" w:space="0" w:color="auto"/>
        <w:left w:val="none" w:sz="0" w:space="0" w:color="auto"/>
        <w:bottom w:val="none" w:sz="0" w:space="0" w:color="auto"/>
        <w:right w:val="none" w:sz="0" w:space="0" w:color="auto"/>
      </w:divBdr>
    </w:div>
    <w:div w:id="1464156487">
      <w:marLeft w:val="640"/>
      <w:marRight w:val="0"/>
      <w:marTop w:val="0"/>
      <w:marBottom w:val="0"/>
      <w:divBdr>
        <w:top w:val="none" w:sz="0" w:space="0" w:color="auto"/>
        <w:left w:val="none" w:sz="0" w:space="0" w:color="auto"/>
        <w:bottom w:val="none" w:sz="0" w:space="0" w:color="auto"/>
        <w:right w:val="none" w:sz="0" w:space="0" w:color="auto"/>
      </w:divBdr>
    </w:div>
    <w:div w:id="1464230775">
      <w:marLeft w:val="640"/>
      <w:marRight w:val="0"/>
      <w:marTop w:val="0"/>
      <w:marBottom w:val="0"/>
      <w:divBdr>
        <w:top w:val="none" w:sz="0" w:space="0" w:color="auto"/>
        <w:left w:val="none" w:sz="0" w:space="0" w:color="auto"/>
        <w:bottom w:val="none" w:sz="0" w:space="0" w:color="auto"/>
        <w:right w:val="none" w:sz="0" w:space="0" w:color="auto"/>
      </w:divBdr>
    </w:div>
    <w:div w:id="1464230837">
      <w:marLeft w:val="640"/>
      <w:marRight w:val="0"/>
      <w:marTop w:val="0"/>
      <w:marBottom w:val="0"/>
      <w:divBdr>
        <w:top w:val="none" w:sz="0" w:space="0" w:color="auto"/>
        <w:left w:val="none" w:sz="0" w:space="0" w:color="auto"/>
        <w:bottom w:val="none" w:sz="0" w:space="0" w:color="auto"/>
        <w:right w:val="none" w:sz="0" w:space="0" w:color="auto"/>
      </w:divBdr>
    </w:div>
    <w:div w:id="1464301770">
      <w:marLeft w:val="640"/>
      <w:marRight w:val="0"/>
      <w:marTop w:val="0"/>
      <w:marBottom w:val="0"/>
      <w:divBdr>
        <w:top w:val="none" w:sz="0" w:space="0" w:color="auto"/>
        <w:left w:val="none" w:sz="0" w:space="0" w:color="auto"/>
        <w:bottom w:val="none" w:sz="0" w:space="0" w:color="auto"/>
        <w:right w:val="none" w:sz="0" w:space="0" w:color="auto"/>
      </w:divBdr>
    </w:div>
    <w:div w:id="1464346719">
      <w:marLeft w:val="640"/>
      <w:marRight w:val="0"/>
      <w:marTop w:val="0"/>
      <w:marBottom w:val="0"/>
      <w:divBdr>
        <w:top w:val="none" w:sz="0" w:space="0" w:color="auto"/>
        <w:left w:val="none" w:sz="0" w:space="0" w:color="auto"/>
        <w:bottom w:val="none" w:sz="0" w:space="0" w:color="auto"/>
        <w:right w:val="none" w:sz="0" w:space="0" w:color="auto"/>
      </w:divBdr>
    </w:div>
    <w:div w:id="1464419104">
      <w:marLeft w:val="640"/>
      <w:marRight w:val="0"/>
      <w:marTop w:val="0"/>
      <w:marBottom w:val="0"/>
      <w:divBdr>
        <w:top w:val="none" w:sz="0" w:space="0" w:color="auto"/>
        <w:left w:val="none" w:sz="0" w:space="0" w:color="auto"/>
        <w:bottom w:val="none" w:sz="0" w:space="0" w:color="auto"/>
        <w:right w:val="none" w:sz="0" w:space="0" w:color="auto"/>
      </w:divBdr>
    </w:div>
    <w:div w:id="1464423648">
      <w:marLeft w:val="640"/>
      <w:marRight w:val="0"/>
      <w:marTop w:val="0"/>
      <w:marBottom w:val="0"/>
      <w:divBdr>
        <w:top w:val="none" w:sz="0" w:space="0" w:color="auto"/>
        <w:left w:val="none" w:sz="0" w:space="0" w:color="auto"/>
        <w:bottom w:val="none" w:sz="0" w:space="0" w:color="auto"/>
        <w:right w:val="none" w:sz="0" w:space="0" w:color="auto"/>
      </w:divBdr>
    </w:div>
    <w:div w:id="1464427751">
      <w:marLeft w:val="640"/>
      <w:marRight w:val="0"/>
      <w:marTop w:val="0"/>
      <w:marBottom w:val="0"/>
      <w:divBdr>
        <w:top w:val="none" w:sz="0" w:space="0" w:color="auto"/>
        <w:left w:val="none" w:sz="0" w:space="0" w:color="auto"/>
        <w:bottom w:val="none" w:sz="0" w:space="0" w:color="auto"/>
        <w:right w:val="none" w:sz="0" w:space="0" w:color="auto"/>
      </w:divBdr>
    </w:div>
    <w:div w:id="1464469679">
      <w:marLeft w:val="640"/>
      <w:marRight w:val="0"/>
      <w:marTop w:val="0"/>
      <w:marBottom w:val="0"/>
      <w:divBdr>
        <w:top w:val="none" w:sz="0" w:space="0" w:color="auto"/>
        <w:left w:val="none" w:sz="0" w:space="0" w:color="auto"/>
        <w:bottom w:val="none" w:sz="0" w:space="0" w:color="auto"/>
        <w:right w:val="none" w:sz="0" w:space="0" w:color="auto"/>
      </w:divBdr>
    </w:div>
    <w:div w:id="1464469935">
      <w:marLeft w:val="640"/>
      <w:marRight w:val="0"/>
      <w:marTop w:val="0"/>
      <w:marBottom w:val="0"/>
      <w:divBdr>
        <w:top w:val="none" w:sz="0" w:space="0" w:color="auto"/>
        <w:left w:val="none" w:sz="0" w:space="0" w:color="auto"/>
        <w:bottom w:val="none" w:sz="0" w:space="0" w:color="auto"/>
        <w:right w:val="none" w:sz="0" w:space="0" w:color="auto"/>
      </w:divBdr>
    </w:div>
    <w:div w:id="1464470062">
      <w:marLeft w:val="640"/>
      <w:marRight w:val="0"/>
      <w:marTop w:val="0"/>
      <w:marBottom w:val="0"/>
      <w:divBdr>
        <w:top w:val="none" w:sz="0" w:space="0" w:color="auto"/>
        <w:left w:val="none" w:sz="0" w:space="0" w:color="auto"/>
        <w:bottom w:val="none" w:sz="0" w:space="0" w:color="auto"/>
        <w:right w:val="none" w:sz="0" w:space="0" w:color="auto"/>
      </w:divBdr>
    </w:div>
    <w:div w:id="1464495583">
      <w:marLeft w:val="640"/>
      <w:marRight w:val="0"/>
      <w:marTop w:val="0"/>
      <w:marBottom w:val="0"/>
      <w:divBdr>
        <w:top w:val="none" w:sz="0" w:space="0" w:color="auto"/>
        <w:left w:val="none" w:sz="0" w:space="0" w:color="auto"/>
        <w:bottom w:val="none" w:sz="0" w:space="0" w:color="auto"/>
        <w:right w:val="none" w:sz="0" w:space="0" w:color="auto"/>
      </w:divBdr>
    </w:div>
    <w:div w:id="1464807277">
      <w:marLeft w:val="640"/>
      <w:marRight w:val="0"/>
      <w:marTop w:val="0"/>
      <w:marBottom w:val="0"/>
      <w:divBdr>
        <w:top w:val="none" w:sz="0" w:space="0" w:color="auto"/>
        <w:left w:val="none" w:sz="0" w:space="0" w:color="auto"/>
        <w:bottom w:val="none" w:sz="0" w:space="0" w:color="auto"/>
        <w:right w:val="none" w:sz="0" w:space="0" w:color="auto"/>
      </w:divBdr>
    </w:div>
    <w:div w:id="1464814503">
      <w:marLeft w:val="640"/>
      <w:marRight w:val="0"/>
      <w:marTop w:val="0"/>
      <w:marBottom w:val="0"/>
      <w:divBdr>
        <w:top w:val="none" w:sz="0" w:space="0" w:color="auto"/>
        <w:left w:val="none" w:sz="0" w:space="0" w:color="auto"/>
        <w:bottom w:val="none" w:sz="0" w:space="0" w:color="auto"/>
        <w:right w:val="none" w:sz="0" w:space="0" w:color="auto"/>
      </w:divBdr>
    </w:div>
    <w:div w:id="1464814609">
      <w:marLeft w:val="640"/>
      <w:marRight w:val="0"/>
      <w:marTop w:val="0"/>
      <w:marBottom w:val="0"/>
      <w:divBdr>
        <w:top w:val="none" w:sz="0" w:space="0" w:color="auto"/>
        <w:left w:val="none" w:sz="0" w:space="0" w:color="auto"/>
        <w:bottom w:val="none" w:sz="0" w:space="0" w:color="auto"/>
        <w:right w:val="none" w:sz="0" w:space="0" w:color="auto"/>
      </w:divBdr>
    </w:div>
    <w:div w:id="1464881304">
      <w:marLeft w:val="640"/>
      <w:marRight w:val="0"/>
      <w:marTop w:val="0"/>
      <w:marBottom w:val="0"/>
      <w:divBdr>
        <w:top w:val="none" w:sz="0" w:space="0" w:color="auto"/>
        <w:left w:val="none" w:sz="0" w:space="0" w:color="auto"/>
        <w:bottom w:val="none" w:sz="0" w:space="0" w:color="auto"/>
        <w:right w:val="none" w:sz="0" w:space="0" w:color="auto"/>
      </w:divBdr>
    </w:div>
    <w:div w:id="1464928749">
      <w:marLeft w:val="640"/>
      <w:marRight w:val="0"/>
      <w:marTop w:val="0"/>
      <w:marBottom w:val="0"/>
      <w:divBdr>
        <w:top w:val="none" w:sz="0" w:space="0" w:color="auto"/>
        <w:left w:val="none" w:sz="0" w:space="0" w:color="auto"/>
        <w:bottom w:val="none" w:sz="0" w:space="0" w:color="auto"/>
        <w:right w:val="none" w:sz="0" w:space="0" w:color="auto"/>
      </w:divBdr>
    </w:div>
    <w:div w:id="1465003767">
      <w:marLeft w:val="640"/>
      <w:marRight w:val="0"/>
      <w:marTop w:val="0"/>
      <w:marBottom w:val="0"/>
      <w:divBdr>
        <w:top w:val="none" w:sz="0" w:space="0" w:color="auto"/>
        <w:left w:val="none" w:sz="0" w:space="0" w:color="auto"/>
        <w:bottom w:val="none" w:sz="0" w:space="0" w:color="auto"/>
        <w:right w:val="none" w:sz="0" w:space="0" w:color="auto"/>
      </w:divBdr>
    </w:div>
    <w:div w:id="1465149953">
      <w:marLeft w:val="640"/>
      <w:marRight w:val="0"/>
      <w:marTop w:val="0"/>
      <w:marBottom w:val="0"/>
      <w:divBdr>
        <w:top w:val="none" w:sz="0" w:space="0" w:color="auto"/>
        <w:left w:val="none" w:sz="0" w:space="0" w:color="auto"/>
        <w:bottom w:val="none" w:sz="0" w:space="0" w:color="auto"/>
        <w:right w:val="none" w:sz="0" w:space="0" w:color="auto"/>
      </w:divBdr>
    </w:div>
    <w:div w:id="1465193486">
      <w:marLeft w:val="640"/>
      <w:marRight w:val="0"/>
      <w:marTop w:val="0"/>
      <w:marBottom w:val="0"/>
      <w:divBdr>
        <w:top w:val="none" w:sz="0" w:space="0" w:color="auto"/>
        <w:left w:val="none" w:sz="0" w:space="0" w:color="auto"/>
        <w:bottom w:val="none" w:sz="0" w:space="0" w:color="auto"/>
        <w:right w:val="none" w:sz="0" w:space="0" w:color="auto"/>
      </w:divBdr>
    </w:div>
    <w:div w:id="1465347627">
      <w:marLeft w:val="640"/>
      <w:marRight w:val="0"/>
      <w:marTop w:val="0"/>
      <w:marBottom w:val="0"/>
      <w:divBdr>
        <w:top w:val="none" w:sz="0" w:space="0" w:color="auto"/>
        <w:left w:val="none" w:sz="0" w:space="0" w:color="auto"/>
        <w:bottom w:val="none" w:sz="0" w:space="0" w:color="auto"/>
        <w:right w:val="none" w:sz="0" w:space="0" w:color="auto"/>
      </w:divBdr>
    </w:div>
    <w:div w:id="1465393194">
      <w:marLeft w:val="640"/>
      <w:marRight w:val="0"/>
      <w:marTop w:val="0"/>
      <w:marBottom w:val="0"/>
      <w:divBdr>
        <w:top w:val="none" w:sz="0" w:space="0" w:color="auto"/>
        <w:left w:val="none" w:sz="0" w:space="0" w:color="auto"/>
        <w:bottom w:val="none" w:sz="0" w:space="0" w:color="auto"/>
        <w:right w:val="none" w:sz="0" w:space="0" w:color="auto"/>
      </w:divBdr>
    </w:div>
    <w:div w:id="1465393826">
      <w:marLeft w:val="640"/>
      <w:marRight w:val="0"/>
      <w:marTop w:val="0"/>
      <w:marBottom w:val="0"/>
      <w:divBdr>
        <w:top w:val="none" w:sz="0" w:space="0" w:color="auto"/>
        <w:left w:val="none" w:sz="0" w:space="0" w:color="auto"/>
        <w:bottom w:val="none" w:sz="0" w:space="0" w:color="auto"/>
        <w:right w:val="none" w:sz="0" w:space="0" w:color="auto"/>
      </w:divBdr>
    </w:div>
    <w:div w:id="1465462435">
      <w:marLeft w:val="640"/>
      <w:marRight w:val="0"/>
      <w:marTop w:val="0"/>
      <w:marBottom w:val="0"/>
      <w:divBdr>
        <w:top w:val="none" w:sz="0" w:space="0" w:color="auto"/>
        <w:left w:val="none" w:sz="0" w:space="0" w:color="auto"/>
        <w:bottom w:val="none" w:sz="0" w:space="0" w:color="auto"/>
        <w:right w:val="none" w:sz="0" w:space="0" w:color="auto"/>
      </w:divBdr>
    </w:div>
    <w:div w:id="1465541872">
      <w:marLeft w:val="640"/>
      <w:marRight w:val="0"/>
      <w:marTop w:val="0"/>
      <w:marBottom w:val="0"/>
      <w:divBdr>
        <w:top w:val="none" w:sz="0" w:space="0" w:color="auto"/>
        <w:left w:val="none" w:sz="0" w:space="0" w:color="auto"/>
        <w:bottom w:val="none" w:sz="0" w:space="0" w:color="auto"/>
        <w:right w:val="none" w:sz="0" w:space="0" w:color="auto"/>
      </w:divBdr>
    </w:div>
    <w:div w:id="1465544026">
      <w:marLeft w:val="640"/>
      <w:marRight w:val="0"/>
      <w:marTop w:val="0"/>
      <w:marBottom w:val="0"/>
      <w:divBdr>
        <w:top w:val="none" w:sz="0" w:space="0" w:color="auto"/>
        <w:left w:val="none" w:sz="0" w:space="0" w:color="auto"/>
        <w:bottom w:val="none" w:sz="0" w:space="0" w:color="auto"/>
        <w:right w:val="none" w:sz="0" w:space="0" w:color="auto"/>
      </w:divBdr>
    </w:div>
    <w:div w:id="1465612427">
      <w:marLeft w:val="640"/>
      <w:marRight w:val="0"/>
      <w:marTop w:val="0"/>
      <w:marBottom w:val="0"/>
      <w:divBdr>
        <w:top w:val="none" w:sz="0" w:space="0" w:color="auto"/>
        <w:left w:val="none" w:sz="0" w:space="0" w:color="auto"/>
        <w:bottom w:val="none" w:sz="0" w:space="0" w:color="auto"/>
        <w:right w:val="none" w:sz="0" w:space="0" w:color="auto"/>
      </w:divBdr>
    </w:div>
    <w:div w:id="1465662936">
      <w:marLeft w:val="640"/>
      <w:marRight w:val="0"/>
      <w:marTop w:val="0"/>
      <w:marBottom w:val="0"/>
      <w:divBdr>
        <w:top w:val="none" w:sz="0" w:space="0" w:color="auto"/>
        <w:left w:val="none" w:sz="0" w:space="0" w:color="auto"/>
        <w:bottom w:val="none" w:sz="0" w:space="0" w:color="auto"/>
        <w:right w:val="none" w:sz="0" w:space="0" w:color="auto"/>
      </w:divBdr>
    </w:div>
    <w:div w:id="1465733385">
      <w:marLeft w:val="640"/>
      <w:marRight w:val="0"/>
      <w:marTop w:val="0"/>
      <w:marBottom w:val="0"/>
      <w:divBdr>
        <w:top w:val="none" w:sz="0" w:space="0" w:color="auto"/>
        <w:left w:val="none" w:sz="0" w:space="0" w:color="auto"/>
        <w:bottom w:val="none" w:sz="0" w:space="0" w:color="auto"/>
        <w:right w:val="none" w:sz="0" w:space="0" w:color="auto"/>
      </w:divBdr>
    </w:div>
    <w:div w:id="1465737245">
      <w:marLeft w:val="640"/>
      <w:marRight w:val="0"/>
      <w:marTop w:val="0"/>
      <w:marBottom w:val="0"/>
      <w:divBdr>
        <w:top w:val="none" w:sz="0" w:space="0" w:color="auto"/>
        <w:left w:val="none" w:sz="0" w:space="0" w:color="auto"/>
        <w:bottom w:val="none" w:sz="0" w:space="0" w:color="auto"/>
        <w:right w:val="none" w:sz="0" w:space="0" w:color="auto"/>
      </w:divBdr>
    </w:div>
    <w:div w:id="1465780133">
      <w:marLeft w:val="640"/>
      <w:marRight w:val="0"/>
      <w:marTop w:val="0"/>
      <w:marBottom w:val="0"/>
      <w:divBdr>
        <w:top w:val="none" w:sz="0" w:space="0" w:color="auto"/>
        <w:left w:val="none" w:sz="0" w:space="0" w:color="auto"/>
        <w:bottom w:val="none" w:sz="0" w:space="0" w:color="auto"/>
        <w:right w:val="none" w:sz="0" w:space="0" w:color="auto"/>
      </w:divBdr>
    </w:div>
    <w:div w:id="1465804645">
      <w:marLeft w:val="640"/>
      <w:marRight w:val="0"/>
      <w:marTop w:val="0"/>
      <w:marBottom w:val="0"/>
      <w:divBdr>
        <w:top w:val="none" w:sz="0" w:space="0" w:color="auto"/>
        <w:left w:val="none" w:sz="0" w:space="0" w:color="auto"/>
        <w:bottom w:val="none" w:sz="0" w:space="0" w:color="auto"/>
        <w:right w:val="none" w:sz="0" w:space="0" w:color="auto"/>
      </w:divBdr>
    </w:div>
    <w:div w:id="1465856500">
      <w:marLeft w:val="640"/>
      <w:marRight w:val="0"/>
      <w:marTop w:val="0"/>
      <w:marBottom w:val="0"/>
      <w:divBdr>
        <w:top w:val="none" w:sz="0" w:space="0" w:color="auto"/>
        <w:left w:val="none" w:sz="0" w:space="0" w:color="auto"/>
        <w:bottom w:val="none" w:sz="0" w:space="0" w:color="auto"/>
        <w:right w:val="none" w:sz="0" w:space="0" w:color="auto"/>
      </w:divBdr>
    </w:div>
    <w:div w:id="1465924460">
      <w:marLeft w:val="640"/>
      <w:marRight w:val="0"/>
      <w:marTop w:val="0"/>
      <w:marBottom w:val="0"/>
      <w:divBdr>
        <w:top w:val="none" w:sz="0" w:space="0" w:color="auto"/>
        <w:left w:val="none" w:sz="0" w:space="0" w:color="auto"/>
        <w:bottom w:val="none" w:sz="0" w:space="0" w:color="auto"/>
        <w:right w:val="none" w:sz="0" w:space="0" w:color="auto"/>
      </w:divBdr>
    </w:div>
    <w:div w:id="1465927912">
      <w:marLeft w:val="640"/>
      <w:marRight w:val="0"/>
      <w:marTop w:val="0"/>
      <w:marBottom w:val="0"/>
      <w:divBdr>
        <w:top w:val="none" w:sz="0" w:space="0" w:color="auto"/>
        <w:left w:val="none" w:sz="0" w:space="0" w:color="auto"/>
        <w:bottom w:val="none" w:sz="0" w:space="0" w:color="auto"/>
        <w:right w:val="none" w:sz="0" w:space="0" w:color="auto"/>
      </w:divBdr>
    </w:div>
    <w:div w:id="1465931169">
      <w:marLeft w:val="640"/>
      <w:marRight w:val="0"/>
      <w:marTop w:val="0"/>
      <w:marBottom w:val="0"/>
      <w:divBdr>
        <w:top w:val="none" w:sz="0" w:space="0" w:color="auto"/>
        <w:left w:val="none" w:sz="0" w:space="0" w:color="auto"/>
        <w:bottom w:val="none" w:sz="0" w:space="0" w:color="auto"/>
        <w:right w:val="none" w:sz="0" w:space="0" w:color="auto"/>
      </w:divBdr>
    </w:div>
    <w:div w:id="1466001805">
      <w:marLeft w:val="640"/>
      <w:marRight w:val="0"/>
      <w:marTop w:val="0"/>
      <w:marBottom w:val="0"/>
      <w:divBdr>
        <w:top w:val="none" w:sz="0" w:space="0" w:color="auto"/>
        <w:left w:val="none" w:sz="0" w:space="0" w:color="auto"/>
        <w:bottom w:val="none" w:sz="0" w:space="0" w:color="auto"/>
        <w:right w:val="none" w:sz="0" w:space="0" w:color="auto"/>
      </w:divBdr>
    </w:div>
    <w:div w:id="1466117566">
      <w:marLeft w:val="640"/>
      <w:marRight w:val="0"/>
      <w:marTop w:val="0"/>
      <w:marBottom w:val="0"/>
      <w:divBdr>
        <w:top w:val="none" w:sz="0" w:space="0" w:color="auto"/>
        <w:left w:val="none" w:sz="0" w:space="0" w:color="auto"/>
        <w:bottom w:val="none" w:sz="0" w:space="0" w:color="auto"/>
        <w:right w:val="none" w:sz="0" w:space="0" w:color="auto"/>
      </w:divBdr>
    </w:div>
    <w:div w:id="1466200064">
      <w:marLeft w:val="640"/>
      <w:marRight w:val="0"/>
      <w:marTop w:val="0"/>
      <w:marBottom w:val="0"/>
      <w:divBdr>
        <w:top w:val="none" w:sz="0" w:space="0" w:color="auto"/>
        <w:left w:val="none" w:sz="0" w:space="0" w:color="auto"/>
        <w:bottom w:val="none" w:sz="0" w:space="0" w:color="auto"/>
        <w:right w:val="none" w:sz="0" w:space="0" w:color="auto"/>
      </w:divBdr>
    </w:div>
    <w:div w:id="1466268754">
      <w:marLeft w:val="640"/>
      <w:marRight w:val="0"/>
      <w:marTop w:val="0"/>
      <w:marBottom w:val="0"/>
      <w:divBdr>
        <w:top w:val="none" w:sz="0" w:space="0" w:color="auto"/>
        <w:left w:val="none" w:sz="0" w:space="0" w:color="auto"/>
        <w:bottom w:val="none" w:sz="0" w:space="0" w:color="auto"/>
        <w:right w:val="none" w:sz="0" w:space="0" w:color="auto"/>
      </w:divBdr>
    </w:div>
    <w:div w:id="1466313711">
      <w:marLeft w:val="640"/>
      <w:marRight w:val="0"/>
      <w:marTop w:val="0"/>
      <w:marBottom w:val="0"/>
      <w:divBdr>
        <w:top w:val="none" w:sz="0" w:space="0" w:color="auto"/>
        <w:left w:val="none" w:sz="0" w:space="0" w:color="auto"/>
        <w:bottom w:val="none" w:sz="0" w:space="0" w:color="auto"/>
        <w:right w:val="none" w:sz="0" w:space="0" w:color="auto"/>
      </w:divBdr>
    </w:div>
    <w:div w:id="1466314523">
      <w:marLeft w:val="640"/>
      <w:marRight w:val="0"/>
      <w:marTop w:val="0"/>
      <w:marBottom w:val="0"/>
      <w:divBdr>
        <w:top w:val="none" w:sz="0" w:space="0" w:color="auto"/>
        <w:left w:val="none" w:sz="0" w:space="0" w:color="auto"/>
        <w:bottom w:val="none" w:sz="0" w:space="0" w:color="auto"/>
        <w:right w:val="none" w:sz="0" w:space="0" w:color="auto"/>
      </w:divBdr>
    </w:div>
    <w:div w:id="1466508634">
      <w:marLeft w:val="640"/>
      <w:marRight w:val="0"/>
      <w:marTop w:val="0"/>
      <w:marBottom w:val="0"/>
      <w:divBdr>
        <w:top w:val="none" w:sz="0" w:space="0" w:color="auto"/>
        <w:left w:val="none" w:sz="0" w:space="0" w:color="auto"/>
        <w:bottom w:val="none" w:sz="0" w:space="0" w:color="auto"/>
        <w:right w:val="none" w:sz="0" w:space="0" w:color="auto"/>
      </w:divBdr>
    </w:div>
    <w:div w:id="1466511980">
      <w:marLeft w:val="640"/>
      <w:marRight w:val="0"/>
      <w:marTop w:val="0"/>
      <w:marBottom w:val="0"/>
      <w:divBdr>
        <w:top w:val="none" w:sz="0" w:space="0" w:color="auto"/>
        <w:left w:val="none" w:sz="0" w:space="0" w:color="auto"/>
        <w:bottom w:val="none" w:sz="0" w:space="0" w:color="auto"/>
        <w:right w:val="none" w:sz="0" w:space="0" w:color="auto"/>
      </w:divBdr>
    </w:div>
    <w:div w:id="1466577621">
      <w:marLeft w:val="640"/>
      <w:marRight w:val="0"/>
      <w:marTop w:val="0"/>
      <w:marBottom w:val="0"/>
      <w:divBdr>
        <w:top w:val="none" w:sz="0" w:space="0" w:color="auto"/>
        <w:left w:val="none" w:sz="0" w:space="0" w:color="auto"/>
        <w:bottom w:val="none" w:sz="0" w:space="0" w:color="auto"/>
        <w:right w:val="none" w:sz="0" w:space="0" w:color="auto"/>
      </w:divBdr>
    </w:div>
    <w:div w:id="1466578876">
      <w:marLeft w:val="640"/>
      <w:marRight w:val="0"/>
      <w:marTop w:val="0"/>
      <w:marBottom w:val="0"/>
      <w:divBdr>
        <w:top w:val="none" w:sz="0" w:space="0" w:color="auto"/>
        <w:left w:val="none" w:sz="0" w:space="0" w:color="auto"/>
        <w:bottom w:val="none" w:sz="0" w:space="0" w:color="auto"/>
        <w:right w:val="none" w:sz="0" w:space="0" w:color="auto"/>
      </w:divBdr>
    </w:div>
    <w:div w:id="1466584960">
      <w:marLeft w:val="640"/>
      <w:marRight w:val="0"/>
      <w:marTop w:val="0"/>
      <w:marBottom w:val="0"/>
      <w:divBdr>
        <w:top w:val="none" w:sz="0" w:space="0" w:color="auto"/>
        <w:left w:val="none" w:sz="0" w:space="0" w:color="auto"/>
        <w:bottom w:val="none" w:sz="0" w:space="0" w:color="auto"/>
        <w:right w:val="none" w:sz="0" w:space="0" w:color="auto"/>
      </w:divBdr>
    </w:div>
    <w:div w:id="1466585913">
      <w:marLeft w:val="640"/>
      <w:marRight w:val="0"/>
      <w:marTop w:val="0"/>
      <w:marBottom w:val="0"/>
      <w:divBdr>
        <w:top w:val="none" w:sz="0" w:space="0" w:color="auto"/>
        <w:left w:val="none" w:sz="0" w:space="0" w:color="auto"/>
        <w:bottom w:val="none" w:sz="0" w:space="0" w:color="auto"/>
        <w:right w:val="none" w:sz="0" w:space="0" w:color="auto"/>
      </w:divBdr>
    </w:div>
    <w:div w:id="1466656940">
      <w:marLeft w:val="640"/>
      <w:marRight w:val="0"/>
      <w:marTop w:val="0"/>
      <w:marBottom w:val="0"/>
      <w:divBdr>
        <w:top w:val="none" w:sz="0" w:space="0" w:color="auto"/>
        <w:left w:val="none" w:sz="0" w:space="0" w:color="auto"/>
        <w:bottom w:val="none" w:sz="0" w:space="0" w:color="auto"/>
        <w:right w:val="none" w:sz="0" w:space="0" w:color="auto"/>
      </w:divBdr>
    </w:div>
    <w:div w:id="1466696460">
      <w:marLeft w:val="640"/>
      <w:marRight w:val="0"/>
      <w:marTop w:val="0"/>
      <w:marBottom w:val="0"/>
      <w:divBdr>
        <w:top w:val="none" w:sz="0" w:space="0" w:color="auto"/>
        <w:left w:val="none" w:sz="0" w:space="0" w:color="auto"/>
        <w:bottom w:val="none" w:sz="0" w:space="0" w:color="auto"/>
        <w:right w:val="none" w:sz="0" w:space="0" w:color="auto"/>
      </w:divBdr>
    </w:div>
    <w:div w:id="1466775169">
      <w:marLeft w:val="640"/>
      <w:marRight w:val="0"/>
      <w:marTop w:val="0"/>
      <w:marBottom w:val="0"/>
      <w:divBdr>
        <w:top w:val="none" w:sz="0" w:space="0" w:color="auto"/>
        <w:left w:val="none" w:sz="0" w:space="0" w:color="auto"/>
        <w:bottom w:val="none" w:sz="0" w:space="0" w:color="auto"/>
        <w:right w:val="none" w:sz="0" w:space="0" w:color="auto"/>
      </w:divBdr>
    </w:div>
    <w:div w:id="1466778221">
      <w:marLeft w:val="640"/>
      <w:marRight w:val="0"/>
      <w:marTop w:val="0"/>
      <w:marBottom w:val="0"/>
      <w:divBdr>
        <w:top w:val="none" w:sz="0" w:space="0" w:color="auto"/>
        <w:left w:val="none" w:sz="0" w:space="0" w:color="auto"/>
        <w:bottom w:val="none" w:sz="0" w:space="0" w:color="auto"/>
        <w:right w:val="none" w:sz="0" w:space="0" w:color="auto"/>
      </w:divBdr>
    </w:div>
    <w:div w:id="1466848359">
      <w:marLeft w:val="640"/>
      <w:marRight w:val="0"/>
      <w:marTop w:val="0"/>
      <w:marBottom w:val="0"/>
      <w:divBdr>
        <w:top w:val="none" w:sz="0" w:space="0" w:color="auto"/>
        <w:left w:val="none" w:sz="0" w:space="0" w:color="auto"/>
        <w:bottom w:val="none" w:sz="0" w:space="0" w:color="auto"/>
        <w:right w:val="none" w:sz="0" w:space="0" w:color="auto"/>
      </w:divBdr>
    </w:div>
    <w:div w:id="1466892407">
      <w:marLeft w:val="640"/>
      <w:marRight w:val="0"/>
      <w:marTop w:val="0"/>
      <w:marBottom w:val="0"/>
      <w:divBdr>
        <w:top w:val="none" w:sz="0" w:space="0" w:color="auto"/>
        <w:left w:val="none" w:sz="0" w:space="0" w:color="auto"/>
        <w:bottom w:val="none" w:sz="0" w:space="0" w:color="auto"/>
        <w:right w:val="none" w:sz="0" w:space="0" w:color="auto"/>
      </w:divBdr>
    </w:div>
    <w:div w:id="1467089611">
      <w:marLeft w:val="640"/>
      <w:marRight w:val="0"/>
      <w:marTop w:val="0"/>
      <w:marBottom w:val="0"/>
      <w:divBdr>
        <w:top w:val="none" w:sz="0" w:space="0" w:color="auto"/>
        <w:left w:val="none" w:sz="0" w:space="0" w:color="auto"/>
        <w:bottom w:val="none" w:sz="0" w:space="0" w:color="auto"/>
        <w:right w:val="none" w:sz="0" w:space="0" w:color="auto"/>
      </w:divBdr>
    </w:div>
    <w:div w:id="1467355987">
      <w:marLeft w:val="640"/>
      <w:marRight w:val="0"/>
      <w:marTop w:val="0"/>
      <w:marBottom w:val="0"/>
      <w:divBdr>
        <w:top w:val="none" w:sz="0" w:space="0" w:color="auto"/>
        <w:left w:val="none" w:sz="0" w:space="0" w:color="auto"/>
        <w:bottom w:val="none" w:sz="0" w:space="0" w:color="auto"/>
        <w:right w:val="none" w:sz="0" w:space="0" w:color="auto"/>
      </w:divBdr>
    </w:div>
    <w:div w:id="1467358116">
      <w:marLeft w:val="640"/>
      <w:marRight w:val="0"/>
      <w:marTop w:val="0"/>
      <w:marBottom w:val="0"/>
      <w:divBdr>
        <w:top w:val="none" w:sz="0" w:space="0" w:color="auto"/>
        <w:left w:val="none" w:sz="0" w:space="0" w:color="auto"/>
        <w:bottom w:val="none" w:sz="0" w:space="0" w:color="auto"/>
        <w:right w:val="none" w:sz="0" w:space="0" w:color="auto"/>
      </w:divBdr>
    </w:div>
    <w:div w:id="1467435006">
      <w:marLeft w:val="640"/>
      <w:marRight w:val="0"/>
      <w:marTop w:val="0"/>
      <w:marBottom w:val="0"/>
      <w:divBdr>
        <w:top w:val="none" w:sz="0" w:space="0" w:color="auto"/>
        <w:left w:val="none" w:sz="0" w:space="0" w:color="auto"/>
        <w:bottom w:val="none" w:sz="0" w:space="0" w:color="auto"/>
        <w:right w:val="none" w:sz="0" w:space="0" w:color="auto"/>
      </w:divBdr>
    </w:div>
    <w:div w:id="1467435215">
      <w:marLeft w:val="640"/>
      <w:marRight w:val="0"/>
      <w:marTop w:val="0"/>
      <w:marBottom w:val="0"/>
      <w:divBdr>
        <w:top w:val="none" w:sz="0" w:space="0" w:color="auto"/>
        <w:left w:val="none" w:sz="0" w:space="0" w:color="auto"/>
        <w:bottom w:val="none" w:sz="0" w:space="0" w:color="auto"/>
        <w:right w:val="none" w:sz="0" w:space="0" w:color="auto"/>
      </w:divBdr>
    </w:div>
    <w:div w:id="1467501681">
      <w:marLeft w:val="640"/>
      <w:marRight w:val="0"/>
      <w:marTop w:val="0"/>
      <w:marBottom w:val="0"/>
      <w:divBdr>
        <w:top w:val="none" w:sz="0" w:space="0" w:color="auto"/>
        <w:left w:val="none" w:sz="0" w:space="0" w:color="auto"/>
        <w:bottom w:val="none" w:sz="0" w:space="0" w:color="auto"/>
        <w:right w:val="none" w:sz="0" w:space="0" w:color="auto"/>
      </w:divBdr>
    </w:div>
    <w:div w:id="1467504028">
      <w:marLeft w:val="640"/>
      <w:marRight w:val="0"/>
      <w:marTop w:val="0"/>
      <w:marBottom w:val="0"/>
      <w:divBdr>
        <w:top w:val="none" w:sz="0" w:space="0" w:color="auto"/>
        <w:left w:val="none" w:sz="0" w:space="0" w:color="auto"/>
        <w:bottom w:val="none" w:sz="0" w:space="0" w:color="auto"/>
        <w:right w:val="none" w:sz="0" w:space="0" w:color="auto"/>
      </w:divBdr>
    </w:div>
    <w:div w:id="1467506809">
      <w:marLeft w:val="640"/>
      <w:marRight w:val="0"/>
      <w:marTop w:val="0"/>
      <w:marBottom w:val="0"/>
      <w:divBdr>
        <w:top w:val="none" w:sz="0" w:space="0" w:color="auto"/>
        <w:left w:val="none" w:sz="0" w:space="0" w:color="auto"/>
        <w:bottom w:val="none" w:sz="0" w:space="0" w:color="auto"/>
        <w:right w:val="none" w:sz="0" w:space="0" w:color="auto"/>
      </w:divBdr>
    </w:div>
    <w:div w:id="1467577499">
      <w:marLeft w:val="640"/>
      <w:marRight w:val="0"/>
      <w:marTop w:val="0"/>
      <w:marBottom w:val="0"/>
      <w:divBdr>
        <w:top w:val="none" w:sz="0" w:space="0" w:color="auto"/>
        <w:left w:val="none" w:sz="0" w:space="0" w:color="auto"/>
        <w:bottom w:val="none" w:sz="0" w:space="0" w:color="auto"/>
        <w:right w:val="none" w:sz="0" w:space="0" w:color="auto"/>
      </w:divBdr>
    </w:div>
    <w:div w:id="1467746272">
      <w:marLeft w:val="640"/>
      <w:marRight w:val="0"/>
      <w:marTop w:val="0"/>
      <w:marBottom w:val="0"/>
      <w:divBdr>
        <w:top w:val="none" w:sz="0" w:space="0" w:color="auto"/>
        <w:left w:val="none" w:sz="0" w:space="0" w:color="auto"/>
        <w:bottom w:val="none" w:sz="0" w:space="0" w:color="auto"/>
        <w:right w:val="none" w:sz="0" w:space="0" w:color="auto"/>
      </w:divBdr>
    </w:div>
    <w:div w:id="1467771823">
      <w:marLeft w:val="640"/>
      <w:marRight w:val="0"/>
      <w:marTop w:val="0"/>
      <w:marBottom w:val="0"/>
      <w:divBdr>
        <w:top w:val="none" w:sz="0" w:space="0" w:color="auto"/>
        <w:left w:val="none" w:sz="0" w:space="0" w:color="auto"/>
        <w:bottom w:val="none" w:sz="0" w:space="0" w:color="auto"/>
        <w:right w:val="none" w:sz="0" w:space="0" w:color="auto"/>
      </w:divBdr>
    </w:div>
    <w:div w:id="1467776135">
      <w:marLeft w:val="640"/>
      <w:marRight w:val="0"/>
      <w:marTop w:val="0"/>
      <w:marBottom w:val="0"/>
      <w:divBdr>
        <w:top w:val="none" w:sz="0" w:space="0" w:color="auto"/>
        <w:left w:val="none" w:sz="0" w:space="0" w:color="auto"/>
        <w:bottom w:val="none" w:sz="0" w:space="0" w:color="auto"/>
        <w:right w:val="none" w:sz="0" w:space="0" w:color="auto"/>
      </w:divBdr>
    </w:div>
    <w:div w:id="1467892819">
      <w:marLeft w:val="640"/>
      <w:marRight w:val="0"/>
      <w:marTop w:val="0"/>
      <w:marBottom w:val="0"/>
      <w:divBdr>
        <w:top w:val="none" w:sz="0" w:space="0" w:color="auto"/>
        <w:left w:val="none" w:sz="0" w:space="0" w:color="auto"/>
        <w:bottom w:val="none" w:sz="0" w:space="0" w:color="auto"/>
        <w:right w:val="none" w:sz="0" w:space="0" w:color="auto"/>
      </w:divBdr>
    </w:div>
    <w:div w:id="1467969577">
      <w:marLeft w:val="640"/>
      <w:marRight w:val="0"/>
      <w:marTop w:val="0"/>
      <w:marBottom w:val="0"/>
      <w:divBdr>
        <w:top w:val="none" w:sz="0" w:space="0" w:color="auto"/>
        <w:left w:val="none" w:sz="0" w:space="0" w:color="auto"/>
        <w:bottom w:val="none" w:sz="0" w:space="0" w:color="auto"/>
        <w:right w:val="none" w:sz="0" w:space="0" w:color="auto"/>
      </w:divBdr>
    </w:div>
    <w:div w:id="1467970037">
      <w:marLeft w:val="640"/>
      <w:marRight w:val="0"/>
      <w:marTop w:val="0"/>
      <w:marBottom w:val="0"/>
      <w:divBdr>
        <w:top w:val="none" w:sz="0" w:space="0" w:color="auto"/>
        <w:left w:val="none" w:sz="0" w:space="0" w:color="auto"/>
        <w:bottom w:val="none" w:sz="0" w:space="0" w:color="auto"/>
        <w:right w:val="none" w:sz="0" w:space="0" w:color="auto"/>
      </w:divBdr>
    </w:div>
    <w:div w:id="1468009109">
      <w:marLeft w:val="640"/>
      <w:marRight w:val="0"/>
      <w:marTop w:val="0"/>
      <w:marBottom w:val="0"/>
      <w:divBdr>
        <w:top w:val="none" w:sz="0" w:space="0" w:color="auto"/>
        <w:left w:val="none" w:sz="0" w:space="0" w:color="auto"/>
        <w:bottom w:val="none" w:sz="0" w:space="0" w:color="auto"/>
        <w:right w:val="none" w:sz="0" w:space="0" w:color="auto"/>
      </w:divBdr>
    </w:div>
    <w:div w:id="1468086978">
      <w:marLeft w:val="640"/>
      <w:marRight w:val="0"/>
      <w:marTop w:val="0"/>
      <w:marBottom w:val="0"/>
      <w:divBdr>
        <w:top w:val="none" w:sz="0" w:space="0" w:color="auto"/>
        <w:left w:val="none" w:sz="0" w:space="0" w:color="auto"/>
        <w:bottom w:val="none" w:sz="0" w:space="0" w:color="auto"/>
        <w:right w:val="none" w:sz="0" w:space="0" w:color="auto"/>
      </w:divBdr>
    </w:div>
    <w:div w:id="1468164629">
      <w:marLeft w:val="640"/>
      <w:marRight w:val="0"/>
      <w:marTop w:val="0"/>
      <w:marBottom w:val="0"/>
      <w:divBdr>
        <w:top w:val="none" w:sz="0" w:space="0" w:color="auto"/>
        <w:left w:val="none" w:sz="0" w:space="0" w:color="auto"/>
        <w:bottom w:val="none" w:sz="0" w:space="0" w:color="auto"/>
        <w:right w:val="none" w:sz="0" w:space="0" w:color="auto"/>
      </w:divBdr>
    </w:div>
    <w:div w:id="1468205389">
      <w:marLeft w:val="640"/>
      <w:marRight w:val="0"/>
      <w:marTop w:val="0"/>
      <w:marBottom w:val="0"/>
      <w:divBdr>
        <w:top w:val="none" w:sz="0" w:space="0" w:color="auto"/>
        <w:left w:val="none" w:sz="0" w:space="0" w:color="auto"/>
        <w:bottom w:val="none" w:sz="0" w:space="0" w:color="auto"/>
        <w:right w:val="none" w:sz="0" w:space="0" w:color="auto"/>
      </w:divBdr>
    </w:div>
    <w:div w:id="1468275662">
      <w:marLeft w:val="640"/>
      <w:marRight w:val="0"/>
      <w:marTop w:val="0"/>
      <w:marBottom w:val="0"/>
      <w:divBdr>
        <w:top w:val="none" w:sz="0" w:space="0" w:color="auto"/>
        <w:left w:val="none" w:sz="0" w:space="0" w:color="auto"/>
        <w:bottom w:val="none" w:sz="0" w:space="0" w:color="auto"/>
        <w:right w:val="none" w:sz="0" w:space="0" w:color="auto"/>
      </w:divBdr>
    </w:div>
    <w:div w:id="1468279850">
      <w:marLeft w:val="640"/>
      <w:marRight w:val="0"/>
      <w:marTop w:val="0"/>
      <w:marBottom w:val="0"/>
      <w:divBdr>
        <w:top w:val="none" w:sz="0" w:space="0" w:color="auto"/>
        <w:left w:val="none" w:sz="0" w:space="0" w:color="auto"/>
        <w:bottom w:val="none" w:sz="0" w:space="0" w:color="auto"/>
        <w:right w:val="none" w:sz="0" w:space="0" w:color="auto"/>
      </w:divBdr>
    </w:div>
    <w:div w:id="1468280828">
      <w:marLeft w:val="640"/>
      <w:marRight w:val="0"/>
      <w:marTop w:val="0"/>
      <w:marBottom w:val="0"/>
      <w:divBdr>
        <w:top w:val="none" w:sz="0" w:space="0" w:color="auto"/>
        <w:left w:val="none" w:sz="0" w:space="0" w:color="auto"/>
        <w:bottom w:val="none" w:sz="0" w:space="0" w:color="auto"/>
        <w:right w:val="none" w:sz="0" w:space="0" w:color="auto"/>
      </w:divBdr>
    </w:div>
    <w:div w:id="1468284066">
      <w:marLeft w:val="640"/>
      <w:marRight w:val="0"/>
      <w:marTop w:val="0"/>
      <w:marBottom w:val="0"/>
      <w:divBdr>
        <w:top w:val="none" w:sz="0" w:space="0" w:color="auto"/>
        <w:left w:val="none" w:sz="0" w:space="0" w:color="auto"/>
        <w:bottom w:val="none" w:sz="0" w:space="0" w:color="auto"/>
        <w:right w:val="none" w:sz="0" w:space="0" w:color="auto"/>
      </w:divBdr>
    </w:div>
    <w:div w:id="1468400327">
      <w:marLeft w:val="640"/>
      <w:marRight w:val="0"/>
      <w:marTop w:val="0"/>
      <w:marBottom w:val="0"/>
      <w:divBdr>
        <w:top w:val="none" w:sz="0" w:space="0" w:color="auto"/>
        <w:left w:val="none" w:sz="0" w:space="0" w:color="auto"/>
        <w:bottom w:val="none" w:sz="0" w:space="0" w:color="auto"/>
        <w:right w:val="none" w:sz="0" w:space="0" w:color="auto"/>
      </w:divBdr>
    </w:div>
    <w:div w:id="1468401915">
      <w:marLeft w:val="640"/>
      <w:marRight w:val="0"/>
      <w:marTop w:val="0"/>
      <w:marBottom w:val="0"/>
      <w:divBdr>
        <w:top w:val="none" w:sz="0" w:space="0" w:color="auto"/>
        <w:left w:val="none" w:sz="0" w:space="0" w:color="auto"/>
        <w:bottom w:val="none" w:sz="0" w:space="0" w:color="auto"/>
        <w:right w:val="none" w:sz="0" w:space="0" w:color="auto"/>
      </w:divBdr>
    </w:div>
    <w:div w:id="1468618866">
      <w:marLeft w:val="640"/>
      <w:marRight w:val="0"/>
      <w:marTop w:val="0"/>
      <w:marBottom w:val="0"/>
      <w:divBdr>
        <w:top w:val="none" w:sz="0" w:space="0" w:color="auto"/>
        <w:left w:val="none" w:sz="0" w:space="0" w:color="auto"/>
        <w:bottom w:val="none" w:sz="0" w:space="0" w:color="auto"/>
        <w:right w:val="none" w:sz="0" w:space="0" w:color="auto"/>
      </w:divBdr>
    </w:div>
    <w:div w:id="1468626198">
      <w:marLeft w:val="640"/>
      <w:marRight w:val="0"/>
      <w:marTop w:val="0"/>
      <w:marBottom w:val="0"/>
      <w:divBdr>
        <w:top w:val="none" w:sz="0" w:space="0" w:color="auto"/>
        <w:left w:val="none" w:sz="0" w:space="0" w:color="auto"/>
        <w:bottom w:val="none" w:sz="0" w:space="0" w:color="auto"/>
        <w:right w:val="none" w:sz="0" w:space="0" w:color="auto"/>
      </w:divBdr>
    </w:div>
    <w:div w:id="1468669378">
      <w:marLeft w:val="640"/>
      <w:marRight w:val="0"/>
      <w:marTop w:val="0"/>
      <w:marBottom w:val="0"/>
      <w:divBdr>
        <w:top w:val="none" w:sz="0" w:space="0" w:color="auto"/>
        <w:left w:val="none" w:sz="0" w:space="0" w:color="auto"/>
        <w:bottom w:val="none" w:sz="0" w:space="0" w:color="auto"/>
        <w:right w:val="none" w:sz="0" w:space="0" w:color="auto"/>
      </w:divBdr>
    </w:div>
    <w:div w:id="1468746114">
      <w:marLeft w:val="640"/>
      <w:marRight w:val="0"/>
      <w:marTop w:val="0"/>
      <w:marBottom w:val="0"/>
      <w:divBdr>
        <w:top w:val="none" w:sz="0" w:space="0" w:color="auto"/>
        <w:left w:val="none" w:sz="0" w:space="0" w:color="auto"/>
        <w:bottom w:val="none" w:sz="0" w:space="0" w:color="auto"/>
        <w:right w:val="none" w:sz="0" w:space="0" w:color="auto"/>
      </w:divBdr>
    </w:div>
    <w:div w:id="1468890238">
      <w:marLeft w:val="640"/>
      <w:marRight w:val="0"/>
      <w:marTop w:val="0"/>
      <w:marBottom w:val="0"/>
      <w:divBdr>
        <w:top w:val="none" w:sz="0" w:space="0" w:color="auto"/>
        <w:left w:val="none" w:sz="0" w:space="0" w:color="auto"/>
        <w:bottom w:val="none" w:sz="0" w:space="0" w:color="auto"/>
        <w:right w:val="none" w:sz="0" w:space="0" w:color="auto"/>
      </w:divBdr>
    </w:div>
    <w:div w:id="1469011598">
      <w:marLeft w:val="640"/>
      <w:marRight w:val="0"/>
      <w:marTop w:val="0"/>
      <w:marBottom w:val="0"/>
      <w:divBdr>
        <w:top w:val="none" w:sz="0" w:space="0" w:color="auto"/>
        <w:left w:val="none" w:sz="0" w:space="0" w:color="auto"/>
        <w:bottom w:val="none" w:sz="0" w:space="0" w:color="auto"/>
        <w:right w:val="none" w:sz="0" w:space="0" w:color="auto"/>
      </w:divBdr>
    </w:div>
    <w:div w:id="1469055868">
      <w:marLeft w:val="640"/>
      <w:marRight w:val="0"/>
      <w:marTop w:val="0"/>
      <w:marBottom w:val="0"/>
      <w:divBdr>
        <w:top w:val="none" w:sz="0" w:space="0" w:color="auto"/>
        <w:left w:val="none" w:sz="0" w:space="0" w:color="auto"/>
        <w:bottom w:val="none" w:sz="0" w:space="0" w:color="auto"/>
        <w:right w:val="none" w:sz="0" w:space="0" w:color="auto"/>
      </w:divBdr>
    </w:div>
    <w:div w:id="1469056011">
      <w:marLeft w:val="640"/>
      <w:marRight w:val="0"/>
      <w:marTop w:val="0"/>
      <w:marBottom w:val="0"/>
      <w:divBdr>
        <w:top w:val="none" w:sz="0" w:space="0" w:color="auto"/>
        <w:left w:val="none" w:sz="0" w:space="0" w:color="auto"/>
        <w:bottom w:val="none" w:sz="0" w:space="0" w:color="auto"/>
        <w:right w:val="none" w:sz="0" w:space="0" w:color="auto"/>
      </w:divBdr>
    </w:div>
    <w:div w:id="1469127216">
      <w:marLeft w:val="640"/>
      <w:marRight w:val="0"/>
      <w:marTop w:val="0"/>
      <w:marBottom w:val="0"/>
      <w:divBdr>
        <w:top w:val="none" w:sz="0" w:space="0" w:color="auto"/>
        <w:left w:val="none" w:sz="0" w:space="0" w:color="auto"/>
        <w:bottom w:val="none" w:sz="0" w:space="0" w:color="auto"/>
        <w:right w:val="none" w:sz="0" w:space="0" w:color="auto"/>
      </w:divBdr>
    </w:div>
    <w:div w:id="1469131989">
      <w:marLeft w:val="640"/>
      <w:marRight w:val="0"/>
      <w:marTop w:val="0"/>
      <w:marBottom w:val="0"/>
      <w:divBdr>
        <w:top w:val="none" w:sz="0" w:space="0" w:color="auto"/>
        <w:left w:val="none" w:sz="0" w:space="0" w:color="auto"/>
        <w:bottom w:val="none" w:sz="0" w:space="0" w:color="auto"/>
        <w:right w:val="none" w:sz="0" w:space="0" w:color="auto"/>
      </w:divBdr>
    </w:div>
    <w:div w:id="1469132112">
      <w:marLeft w:val="640"/>
      <w:marRight w:val="0"/>
      <w:marTop w:val="0"/>
      <w:marBottom w:val="0"/>
      <w:divBdr>
        <w:top w:val="none" w:sz="0" w:space="0" w:color="auto"/>
        <w:left w:val="none" w:sz="0" w:space="0" w:color="auto"/>
        <w:bottom w:val="none" w:sz="0" w:space="0" w:color="auto"/>
        <w:right w:val="none" w:sz="0" w:space="0" w:color="auto"/>
      </w:divBdr>
    </w:div>
    <w:div w:id="1469321606">
      <w:marLeft w:val="640"/>
      <w:marRight w:val="0"/>
      <w:marTop w:val="0"/>
      <w:marBottom w:val="0"/>
      <w:divBdr>
        <w:top w:val="none" w:sz="0" w:space="0" w:color="auto"/>
        <w:left w:val="none" w:sz="0" w:space="0" w:color="auto"/>
        <w:bottom w:val="none" w:sz="0" w:space="0" w:color="auto"/>
        <w:right w:val="none" w:sz="0" w:space="0" w:color="auto"/>
      </w:divBdr>
    </w:div>
    <w:div w:id="1469401435">
      <w:marLeft w:val="640"/>
      <w:marRight w:val="0"/>
      <w:marTop w:val="0"/>
      <w:marBottom w:val="0"/>
      <w:divBdr>
        <w:top w:val="none" w:sz="0" w:space="0" w:color="auto"/>
        <w:left w:val="none" w:sz="0" w:space="0" w:color="auto"/>
        <w:bottom w:val="none" w:sz="0" w:space="0" w:color="auto"/>
        <w:right w:val="none" w:sz="0" w:space="0" w:color="auto"/>
      </w:divBdr>
    </w:div>
    <w:div w:id="1469401779">
      <w:marLeft w:val="640"/>
      <w:marRight w:val="0"/>
      <w:marTop w:val="0"/>
      <w:marBottom w:val="0"/>
      <w:divBdr>
        <w:top w:val="none" w:sz="0" w:space="0" w:color="auto"/>
        <w:left w:val="none" w:sz="0" w:space="0" w:color="auto"/>
        <w:bottom w:val="none" w:sz="0" w:space="0" w:color="auto"/>
        <w:right w:val="none" w:sz="0" w:space="0" w:color="auto"/>
      </w:divBdr>
    </w:div>
    <w:div w:id="1469470745">
      <w:marLeft w:val="640"/>
      <w:marRight w:val="0"/>
      <w:marTop w:val="0"/>
      <w:marBottom w:val="0"/>
      <w:divBdr>
        <w:top w:val="none" w:sz="0" w:space="0" w:color="auto"/>
        <w:left w:val="none" w:sz="0" w:space="0" w:color="auto"/>
        <w:bottom w:val="none" w:sz="0" w:space="0" w:color="auto"/>
        <w:right w:val="none" w:sz="0" w:space="0" w:color="auto"/>
      </w:divBdr>
    </w:div>
    <w:div w:id="1469545702">
      <w:marLeft w:val="640"/>
      <w:marRight w:val="0"/>
      <w:marTop w:val="0"/>
      <w:marBottom w:val="0"/>
      <w:divBdr>
        <w:top w:val="none" w:sz="0" w:space="0" w:color="auto"/>
        <w:left w:val="none" w:sz="0" w:space="0" w:color="auto"/>
        <w:bottom w:val="none" w:sz="0" w:space="0" w:color="auto"/>
        <w:right w:val="none" w:sz="0" w:space="0" w:color="auto"/>
      </w:divBdr>
    </w:div>
    <w:div w:id="1469585307">
      <w:marLeft w:val="640"/>
      <w:marRight w:val="0"/>
      <w:marTop w:val="0"/>
      <w:marBottom w:val="0"/>
      <w:divBdr>
        <w:top w:val="none" w:sz="0" w:space="0" w:color="auto"/>
        <w:left w:val="none" w:sz="0" w:space="0" w:color="auto"/>
        <w:bottom w:val="none" w:sz="0" w:space="0" w:color="auto"/>
        <w:right w:val="none" w:sz="0" w:space="0" w:color="auto"/>
      </w:divBdr>
    </w:div>
    <w:div w:id="1469587686">
      <w:marLeft w:val="640"/>
      <w:marRight w:val="0"/>
      <w:marTop w:val="0"/>
      <w:marBottom w:val="0"/>
      <w:divBdr>
        <w:top w:val="none" w:sz="0" w:space="0" w:color="auto"/>
        <w:left w:val="none" w:sz="0" w:space="0" w:color="auto"/>
        <w:bottom w:val="none" w:sz="0" w:space="0" w:color="auto"/>
        <w:right w:val="none" w:sz="0" w:space="0" w:color="auto"/>
      </w:divBdr>
    </w:div>
    <w:div w:id="1469780147">
      <w:marLeft w:val="640"/>
      <w:marRight w:val="0"/>
      <w:marTop w:val="0"/>
      <w:marBottom w:val="0"/>
      <w:divBdr>
        <w:top w:val="none" w:sz="0" w:space="0" w:color="auto"/>
        <w:left w:val="none" w:sz="0" w:space="0" w:color="auto"/>
        <w:bottom w:val="none" w:sz="0" w:space="0" w:color="auto"/>
        <w:right w:val="none" w:sz="0" w:space="0" w:color="auto"/>
      </w:divBdr>
    </w:div>
    <w:div w:id="1469784831">
      <w:marLeft w:val="640"/>
      <w:marRight w:val="0"/>
      <w:marTop w:val="0"/>
      <w:marBottom w:val="0"/>
      <w:divBdr>
        <w:top w:val="none" w:sz="0" w:space="0" w:color="auto"/>
        <w:left w:val="none" w:sz="0" w:space="0" w:color="auto"/>
        <w:bottom w:val="none" w:sz="0" w:space="0" w:color="auto"/>
        <w:right w:val="none" w:sz="0" w:space="0" w:color="auto"/>
      </w:divBdr>
    </w:div>
    <w:div w:id="1469786086">
      <w:marLeft w:val="640"/>
      <w:marRight w:val="0"/>
      <w:marTop w:val="0"/>
      <w:marBottom w:val="0"/>
      <w:divBdr>
        <w:top w:val="none" w:sz="0" w:space="0" w:color="auto"/>
        <w:left w:val="none" w:sz="0" w:space="0" w:color="auto"/>
        <w:bottom w:val="none" w:sz="0" w:space="0" w:color="auto"/>
        <w:right w:val="none" w:sz="0" w:space="0" w:color="auto"/>
      </w:divBdr>
    </w:div>
    <w:div w:id="1469977847">
      <w:marLeft w:val="640"/>
      <w:marRight w:val="0"/>
      <w:marTop w:val="0"/>
      <w:marBottom w:val="0"/>
      <w:divBdr>
        <w:top w:val="none" w:sz="0" w:space="0" w:color="auto"/>
        <w:left w:val="none" w:sz="0" w:space="0" w:color="auto"/>
        <w:bottom w:val="none" w:sz="0" w:space="0" w:color="auto"/>
        <w:right w:val="none" w:sz="0" w:space="0" w:color="auto"/>
      </w:divBdr>
    </w:div>
    <w:div w:id="1470048117">
      <w:marLeft w:val="640"/>
      <w:marRight w:val="0"/>
      <w:marTop w:val="0"/>
      <w:marBottom w:val="0"/>
      <w:divBdr>
        <w:top w:val="none" w:sz="0" w:space="0" w:color="auto"/>
        <w:left w:val="none" w:sz="0" w:space="0" w:color="auto"/>
        <w:bottom w:val="none" w:sz="0" w:space="0" w:color="auto"/>
        <w:right w:val="none" w:sz="0" w:space="0" w:color="auto"/>
      </w:divBdr>
    </w:div>
    <w:div w:id="1470049712">
      <w:marLeft w:val="640"/>
      <w:marRight w:val="0"/>
      <w:marTop w:val="0"/>
      <w:marBottom w:val="0"/>
      <w:divBdr>
        <w:top w:val="none" w:sz="0" w:space="0" w:color="auto"/>
        <w:left w:val="none" w:sz="0" w:space="0" w:color="auto"/>
        <w:bottom w:val="none" w:sz="0" w:space="0" w:color="auto"/>
        <w:right w:val="none" w:sz="0" w:space="0" w:color="auto"/>
      </w:divBdr>
    </w:div>
    <w:div w:id="1470053072">
      <w:marLeft w:val="640"/>
      <w:marRight w:val="0"/>
      <w:marTop w:val="0"/>
      <w:marBottom w:val="0"/>
      <w:divBdr>
        <w:top w:val="none" w:sz="0" w:space="0" w:color="auto"/>
        <w:left w:val="none" w:sz="0" w:space="0" w:color="auto"/>
        <w:bottom w:val="none" w:sz="0" w:space="0" w:color="auto"/>
        <w:right w:val="none" w:sz="0" w:space="0" w:color="auto"/>
      </w:divBdr>
    </w:div>
    <w:div w:id="1470171521">
      <w:marLeft w:val="640"/>
      <w:marRight w:val="0"/>
      <w:marTop w:val="0"/>
      <w:marBottom w:val="0"/>
      <w:divBdr>
        <w:top w:val="none" w:sz="0" w:space="0" w:color="auto"/>
        <w:left w:val="none" w:sz="0" w:space="0" w:color="auto"/>
        <w:bottom w:val="none" w:sz="0" w:space="0" w:color="auto"/>
        <w:right w:val="none" w:sz="0" w:space="0" w:color="auto"/>
      </w:divBdr>
    </w:div>
    <w:div w:id="1470201575">
      <w:marLeft w:val="640"/>
      <w:marRight w:val="0"/>
      <w:marTop w:val="0"/>
      <w:marBottom w:val="0"/>
      <w:divBdr>
        <w:top w:val="none" w:sz="0" w:space="0" w:color="auto"/>
        <w:left w:val="none" w:sz="0" w:space="0" w:color="auto"/>
        <w:bottom w:val="none" w:sz="0" w:space="0" w:color="auto"/>
        <w:right w:val="none" w:sz="0" w:space="0" w:color="auto"/>
      </w:divBdr>
    </w:div>
    <w:div w:id="1470394457">
      <w:marLeft w:val="640"/>
      <w:marRight w:val="0"/>
      <w:marTop w:val="0"/>
      <w:marBottom w:val="0"/>
      <w:divBdr>
        <w:top w:val="none" w:sz="0" w:space="0" w:color="auto"/>
        <w:left w:val="none" w:sz="0" w:space="0" w:color="auto"/>
        <w:bottom w:val="none" w:sz="0" w:space="0" w:color="auto"/>
        <w:right w:val="none" w:sz="0" w:space="0" w:color="auto"/>
      </w:divBdr>
    </w:div>
    <w:div w:id="1470443391">
      <w:marLeft w:val="640"/>
      <w:marRight w:val="0"/>
      <w:marTop w:val="0"/>
      <w:marBottom w:val="0"/>
      <w:divBdr>
        <w:top w:val="none" w:sz="0" w:space="0" w:color="auto"/>
        <w:left w:val="none" w:sz="0" w:space="0" w:color="auto"/>
        <w:bottom w:val="none" w:sz="0" w:space="0" w:color="auto"/>
        <w:right w:val="none" w:sz="0" w:space="0" w:color="auto"/>
      </w:divBdr>
    </w:div>
    <w:div w:id="1470514251">
      <w:marLeft w:val="640"/>
      <w:marRight w:val="0"/>
      <w:marTop w:val="0"/>
      <w:marBottom w:val="0"/>
      <w:divBdr>
        <w:top w:val="none" w:sz="0" w:space="0" w:color="auto"/>
        <w:left w:val="none" w:sz="0" w:space="0" w:color="auto"/>
        <w:bottom w:val="none" w:sz="0" w:space="0" w:color="auto"/>
        <w:right w:val="none" w:sz="0" w:space="0" w:color="auto"/>
      </w:divBdr>
    </w:div>
    <w:div w:id="1470636088">
      <w:marLeft w:val="640"/>
      <w:marRight w:val="0"/>
      <w:marTop w:val="0"/>
      <w:marBottom w:val="0"/>
      <w:divBdr>
        <w:top w:val="none" w:sz="0" w:space="0" w:color="auto"/>
        <w:left w:val="none" w:sz="0" w:space="0" w:color="auto"/>
        <w:bottom w:val="none" w:sz="0" w:space="0" w:color="auto"/>
        <w:right w:val="none" w:sz="0" w:space="0" w:color="auto"/>
      </w:divBdr>
    </w:div>
    <w:div w:id="1470705080">
      <w:marLeft w:val="640"/>
      <w:marRight w:val="0"/>
      <w:marTop w:val="0"/>
      <w:marBottom w:val="0"/>
      <w:divBdr>
        <w:top w:val="none" w:sz="0" w:space="0" w:color="auto"/>
        <w:left w:val="none" w:sz="0" w:space="0" w:color="auto"/>
        <w:bottom w:val="none" w:sz="0" w:space="0" w:color="auto"/>
        <w:right w:val="none" w:sz="0" w:space="0" w:color="auto"/>
      </w:divBdr>
    </w:div>
    <w:div w:id="1470705852">
      <w:marLeft w:val="640"/>
      <w:marRight w:val="0"/>
      <w:marTop w:val="0"/>
      <w:marBottom w:val="0"/>
      <w:divBdr>
        <w:top w:val="none" w:sz="0" w:space="0" w:color="auto"/>
        <w:left w:val="none" w:sz="0" w:space="0" w:color="auto"/>
        <w:bottom w:val="none" w:sz="0" w:space="0" w:color="auto"/>
        <w:right w:val="none" w:sz="0" w:space="0" w:color="auto"/>
      </w:divBdr>
    </w:div>
    <w:div w:id="1470971912">
      <w:marLeft w:val="640"/>
      <w:marRight w:val="0"/>
      <w:marTop w:val="0"/>
      <w:marBottom w:val="0"/>
      <w:divBdr>
        <w:top w:val="none" w:sz="0" w:space="0" w:color="auto"/>
        <w:left w:val="none" w:sz="0" w:space="0" w:color="auto"/>
        <w:bottom w:val="none" w:sz="0" w:space="0" w:color="auto"/>
        <w:right w:val="none" w:sz="0" w:space="0" w:color="auto"/>
      </w:divBdr>
    </w:div>
    <w:div w:id="1471022591">
      <w:marLeft w:val="640"/>
      <w:marRight w:val="0"/>
      <w:marTop w:val="0"/>
      <w:marBottom w:val="0"/>
      <w:divBdr>
        <w:top w:val="none" w:sz="0" w:space="0" w:color="auto"/>
        <w:left w:val="none" w:sz="0" w:space="0" w:color="auto"/>
        <w:bottom w:val="none" w:sz="0" w:space="0" w:color="auto"/>
        <w:right w:val="none" w:sz="0" w:space="0" w:color="auto"/>
      </w:divBdr>
    </w:div>
    <w:div w:id="1471052911">
      <w:marLeft w:val="640"/>
      <w:marRight w:val="0"/>
      <w:marTop w:val="0"/>
      <w:marBottom w:val="0"/>
      <w:divBdr>
        <w:top w:val="none" w:sz="0" w:space="0" w:color="auto"/>
        <w:left w:val="none" w:sz="0" w:space="0" w:color="auto"/>
        <w:bottom w:val="none" w:sz="0" w:space="0" w:color="auto"/>
        <w:right w:val="none" w:sz="0" w:space="0" w:color="auto"/>
      </w:divBdr>
    </w:div>
    <w:div w:id="1471090286">
      <w:marLeft w:val="640"/>
      <w:marRight w:val="0"/>
      <w:marTop w:val="0"/>
      <w:marBottom w:val="0"/>
      <w:divBdr>
        <w:top w:val="none" w:sz="0" w:space="0" w:color="auto"/>
        <w:left w:val="none" w:sz="0" w:space="0" w:color="auto"/>
        <w:bottom w:val="none" w:sz="0" w:space="0" w:color="auto"/>
        <w:right w:val="none" w:sz="0" w:space="0" w:color="auto"/>
      </w:divBdr>
    </w:div>
    <w:div w:id="1471167634">
      <w:marLeft w:val="640"/>
      <w:marRight w:val="0"/>
      <w:marTop w:val="0"/>
      <w:marBottom w:val="0"/>
      <w:divBdr>
        <w:top w:val="none" w:sz="0" w:space="0" w:color="auto"/>
        <w:left w:val="none" w:sz="0" w:space="0" w:color="auto"/>
        <w:bottom w:val="none" w:sz="0" w:space="0" w:color="auto"/>
        <w:right w:val="none" w:sz="0" w:space="0" w:color="auto"/>
      </w:divBdr>
    </w:div>
    <w:div w:id="1471170105">
      <w:marLeft w:val="640"/>
      <w:marRight w:val="0"/>
      <w:marTop w:val="0"/>
      <w:marBottom w:val="0"/>
      <w:divBdr>
        <w:top w:val="none" w:sz="0" w:space="0" w:color="auto"/>
        <w:left w:val="none" w:sz="0" w:space="0" w:color="auto"/>
        <w:bottom w:val="none" w:sz="0" w:space="0" w:color="auto"/>
        <w:right w:val="none" w:sz="0" w:space="0" w:color="auto"/>
      </w:divBdr>
    </w:div>
    <w:div w:id="1471170598">
      <w:marLeft w:val="640"/>
      <w:marRight w:val="0"/>
      <w:marTop w:val="0"/>
      <w:marBottom w:val="0"/>
      <w:divBdr>
        <w:top w:val="none" w:sz="0" w:space="0" w:color="auto"/>
        <w:left w:val="none" w:sz="0" w:space="0" w:color="auto"/>
        <w:bottom w:val="none" w:sz="0" w:space="0" w:color="auto"/>
        <w:right w:val="none" w:sz="0" w:space="0" w:color="auto"/>
      </w:divBdr>
    </w:div>
    <w:div w:id="1471171938">
      <w:marLeft w:val="640"/>
      <w:marRight w:val="0"/>
      <w:marTop w:val="0"/>
      <w:marBottom w:val="0"/>
      <w:divBdr>
        <w:top w:val="none" w:sz="0" w:space="0" w:color="auto"/>
        <w:left w:val="none" w:sz="0" w:space="0" w:color="auto"/>
        <w:bottom w:val="none" w:sz="0" w:space="0" w:color="auto"/>
        <w:right w:val="none" w:sz="0" w:space="0" w:color="auto"/>
      </w:divBdr>
    </w:div>
    <w:div w:id="1471240929">
      <w:marLeft w:val="640"/>
      <w:marRight w:val="0"/>
      <w:marTop w:val="0"/>
      <w:marBottom w:val="0"/>
      <w:divBdr>
        <w:top w:val="none" w:sz="0" w:space="0" w:color="auto"/>
        <w:left w:val="none" w:sz="0" w:space="0" w:color="auto"/>
        <w:bottom w:val="none" w:sz="0" w:space="0" w:color="auto"/>
        <w:right w:val="none" w:sz="0" w:space="0" w:color="auto"/>
      </w:divBdr>
    </w:div>
    <w:div w:id="1471249190">
      <w:marLeft w:val="640"/>
      <w:marRight w:val="0"/>
      <w:marTop w:val="0"/>
      <w:marBottom w:val="0"/>
      <w:divBdr>
        <w:top w:val="none" w:sz="0" w:space="0" w:color="auto"/>
        <w:left w:val="none" w:sz="0" w:space="0" w:color="auto"/>
        <w:bottom w:val="none" w:sz="0" w:space="0" w:color="auto"/>
        <w:right w:val="none" w:sz="0" w:space="0" w:color="auto"/>
      </w:divBdr>
    </w:div>
    <w:div w:id="1471360119">
      <w:marLeft w:val="640"/>
      <w:marRight w:val="0"/>
      <w:marTop w:val="0"/>
      <w:marBottom w:val="0"/>
      <w:divBdr>
        <w:top w:val="none" w:sz="0" w:space="0" w:color="auto"/>
        <w:left w:val="none" w:sz="0" w:space="0" w:color="auto"/>
        <w:bottom w:val="none" w:sz="0" w:space="0" w:color="auto"/>
        <w:right w:val="none" w:sz="0" w:space="0" w:color="auto"/>
      </w:divBdr>
    </w:div>
    <w:div w:id="1471362824">
      <w:marLeft w:val="640"/>
      <w:marRight w:val="0"/>
      <w:marTop w:val="0"/>
      <w:marBottom w:val="0"/>
      <w:divBdr>
        <w:top w:val="none" w:sz="0" w:space="0" w:color="auto"/>
        <w:left w:val="none" w:sz="0" w:space="0" w:color="auto"/>
        <w:bottom w:val="none" w:sz="0" w:space="0" w:color="auto"/>
        <w:right w:val="none" w:sz="0" w:space="0" w:color="auto"/>
      </w:divBdr>
    </w:div>
    <w:div w:id="1471365645">
      <w:marLeft w:val="640"/>
      <w:marRight w:val="0"/>
      <w:marTop w:val="0"/>
      <w:marBottom w:val="0"/>
      <w:divBdr>
        <w:top w:val="none" w:sz="0" w:space="0" w:color="auto"/>
        <w:left w:val="none" w:sz="0" w:space="0" w:color="auto"/>
        <w:bottom w:val="none" w:sz="0" w:space="0" w:color="auto"/>
        <w:right w:val="none" w:sz="0" w:space="0" w:color="auto"/>
      </w:divBdr>
    </w:div>
    <w:div w:id="1471366495">
      <w:marLeft w:val="640"/>
      <w:marRight w:val="0"/>
      <w:marTop w:val="0"/>
      <w:marBottom w:val="0"/>
      <w:divBdr>
        <w:top w:val="none" w:sz="0" w:space="0" w:color="auto"/>
        <w:left w:val="none" w:sz="0" w:space="0" w:color="auto"/>
        <w:bottom w:val="none" w:sz="0" w:space="0" w:color="auto"/>
        <w:right w:val="none" w:sz="0" w:space="0" w:color="auto"/>
      </w:divBdr>
    </w:div>
    <w:div w:id="1471433603">
      <w:marLeft w:val="640"/>
      <w:marRight w:val="0"/>
      <w:marTop w:val="0"/>
      <w:marBottom w:val="0"/>
      <w:divBdr>
        <w:top w:val="none" w:sz="0" w:space="0" w:color="auto"/>
        <w:left w:val="none" w:sz="0" w:space="0" w:color="auto"/>
        <w:bottom w:val="none" w:sz="0" w:space="0" w:color="auto"/>
        <w:right w:val="none" w:sz="0" w:space="0" w:color="auto"/>
      </w:divBdr>
    </w:div>
    <w:div w:id="1471436848">
      <w:marLeft w:val="640"/>
      <w:marRight w:val="0"/>
      <w:marTop w:val="0"/>
      <w:marBottom w:val="0"/>
      <w:divBdr>
        <w:top w:val="none" w:sz="0" w:space="0" w:color="auto"/>
        <w:left w:val="none" w:sz="0" w:space="0" w:color="auto"/>
        <w:bottom w:val="none" w:sz="0" w:space="0" w:color="auto"/>
        <w:right w:val="none" w:sz="0" w:space="0" w:color="auto"/>
      </w:divBdr>
    </w:div>
    <w:div w:id="1471439046">
      <w:marLeft w:val="640"/>
      <w:marRight w:val="0"/>
      <w:marTop w:val="0"/>
      <w:marBottom w:val="0"/>
      <w:divBdr>
        <w:top w:val="none" w:sz="0" w:space="0" w:color="auto"/>
        <w:left w:val="none" w:sz="0" w:space="0" w:color="auto"/>
        <w:bottom w:val="none" w:sz="0" w:space="0" w:color="auto"/>
        <w:right w:val="none" w:sz="0" w:space="0" w:color="auto"/>
      </w:divBdr>
    </w:div>
    <w:div w:id="1471479990">
      <w:marLeft w:val="640"/>
      <w:marRight w:val="0"/>
      <w:marTop w:val="0"/>
      <w:marBottom w:val="0"/>
      <w:divBdr>
        <w:top w:val="none" w:sz="0" w:space="0" w:color="auto"/>
        <w:left w:val="none" w:sz="0" w:space="0" w:color="auto"/>
        <w:bottom w:val="none" w:sz="0" w:space="0" w:color="auto"/>
        <w:right w:val="none" w:sz="0" w:space="0" w:color="auto"/>
      </w:divBdr>
    </w:div>
    <w:div w:id="1471509554">
      <w:marLeft w:val="640"/>
      <w:marRight w:val="0"/>
      <w:marTop w:val="0"/>
      <w:marBottom w:val="0"/>
      <w:divBdr>
        <w:top w:val="none" w:sz="0" w:space="0" w:color="auto"/>
        <w:left w:val="none" w:sz="0" w:space="0" w:color="auto"/>
        <w:bottom w:val="none" w:sz="0" w:space="0" w:color="auto"/>
        <w:right w:val="none" w:sz="0" w:space="0" w:color="auto"/>
      </w:divBdr>
    </w:div>
    <w:div w:id="1471511052">
      <w:marLeft w:val="640"/>
      <w:marRight w:val="0"/>
      <w:marTop w:val="0"/>
      <w:marBottom w:val="0"/>
      <w:divBdr>
        <w:top w:val="none" w:sz="0" w:space="0" w:color="auto"/>
        <w:left w:val="none" w:sz="0" w:space="0" w:color="auto"/>
        <w:bottom w:val="none" w:sz="0" w:space="0" w:color="auto"/>
        <w:right w:val="none" w:sz="0" w:space="0" w:color="auto"/>
      </w:divBdr>
    </w:div>
    <w:div w:id="1471677298">
      <w:marLeft w:val="640"/>
      <w:marRight w:val="0"/>
      <w:marTop w:val="0"/>
      <w:marBottom w:val="0"/>
      <w:divBdr>
        <w:top w:val="none" w:sz="0" w:space="0" w:color="auto"/>
        <w:left w:val="none" w:sz="0" w:space="0" w:color="auto"/>
        <w:bottom w:val="none" w:sz="0" w:space="0" w:color="auto"/>
        <w:right w:val="none" w:sz="0" w:space="0" w:color="auto"/>
      </w:divBdr>
    </w:div>
    <w:div w:id="1471745168">
      <w:marLeft w:val="640"/>
      <w:marRight w:val="0"/>
      <w:marTop w:val="0"/>
      <w:marBottom w:val="0"/>
      <w:divBdr>
        <w:top w:val="none" w:sz="0" w:space="0" w:color="auto"/>
        <w:left w:val="none" w:sz="0" w:space="0" w:color="auto"/>
        <w:bottom w:val="none" w:sz="0" w:space="0" w:color="auto"/>
        <w:right w:val="none" w:sz="0" w:space="0" w:color="auto"/>
      </w:divBdr>
    </w:div>
    <w:div w:id="1471820297">
      <w:marLeft w:val="640"/>
      <w:marRight w:val="0"/>
      <w:marTop w:val="0"/>
      <w:marBottom w:val="0"/>
      <w:divBdr>
        <w:top w:val="none" w:sz="0" w:space="0" w:color="auto"/>
        <w:left w:val="none" w:sz="0" w:space="0" w:color="auto"/>
        <w:bottom w:val="none" w:sz="0" w:space="0" w:color="auto"/>
        <w:right w:val="none" w:sz="0" w:space="0" w:color="auto"/>
      </w:divBdr>
    </w:div>
    <w:div w:id="1471820602">
      <w:marLeft w:val="640"/>
      <w:marRight w:val="0"/>
      <w:marTop w:val="0"/>
      <w:marBottom w:val="0"/>
      <w:divBdr>
        <w:top w:val="none" w:sz="0" w:space="0" w:color="auto"/>
        <w:left w:val="none" w:sz="0" w:space="0" w:color="auto"/>
        <w:bottom w:val="none" w:sz="0" w:space="0" w:color="auto"/>
        <w:right w:val="none" w:sz="0" w:space="0" w:color="auto"/>
      </w:divBdr>
    </w:div>
    <w:div w:id="1471821518">
      <w:marLeft w:val="640"/>
      <w:marRight w:val="0"/>
      <w:marTop w:val="0"/>
      <w:marBottom w:val="0"/>
      <w:divBdr>
        <w:top w:val="none" w:sz="0" w:space="0" w:color="auto"/>
        <w:left w:val="none" w:sz="0" w:space="0" w:color="auto"/>
        <w:bottom w:val="none" w:sz="0" w:space="0" w:color="auto"/>
        <w:right w:val="none" w:sz="0" w:space="0" w:color="auto"/>
      </w:divBdr>
    </w:div>
    <w:div w:id="1471939336">
      <w:marLeft w:val="640"/>
      <w:marRight w:val="0"/>
      <w:marTop w:val="0"/>
      <w:marBottom w:val="0"/>
      <w:divBdr>
        <w:top w:val="none" w:sz="0" w:space="0" w:color="auto"/>
        <w:left w:val="none" w:sz="0" w:space="0" w:color="auto"/>
        <w:bottom w:val="none" w:sz="0" w:space="0" w:color="auto"/>
        <w:right w:val="none" w:sz="0" w:space="0" w:color="auto"/>
      </w:divBdr>
    </w:div>
    <w:div w:id="1472020266">
      <w:marLeft w:val="640"/>
      <w:marRight w:val="0"/>
      <w:marTop w:val="0"/>
      <w:marBottom w:val="0"/>
      <w:divBdr>
        <w:top w:val="none" w:sz="0" w:space="0" w:color="auto"/>
        <w:left w:val="none" w:sz="0" w:space="0" w:color="auto"/>
        <w:bottom w:val="none" w:sz="0" w:space="0" w:color="auto"/>
        <w:right w:val="none" w:sz="0" w:space="0" w:color="auto"/>
      </w:divBdr>
    </w:div>
    <w:div w:id="1472090780">
      <w:marLeft w:val="640"/>
      <w:marRight w:val="0"/>
      <w:marTop w:val="0"/>
      <w:marBottom w:val="0"/>
      <w:divBdr>
        <w:top w:val="none" w:sz="0" w:space="0" w:color="auto"/>
        <w:left w:val="none" w:sz="0" w:space="0" w:color="auto"/>
        <w:bottom w:val="none" w:sz="0" w:space="0" w:color="auto"/>
        <w:right w:val="none" w:sz="0" w:space="0" w:color="auto"/>
      </w:divBdr>
    </w:div>
    <w:div w:id="1472164224">
      <w:marLeft w:val="640"/>
      <w:marRight w:val="0"/>
      <w:marTop w:val="0"/>
      <w:marBottom w:val="0"/>
      <w:divBdr>
        <w:top w:val="none" w:sz="0" w:space="0" w:color="auto"/>
        <w:left w:val="none" w:sz="0" w:space="0" w:color="auto"/>
        <w:bottom w:val="none" w:sz="0" w:space="0" w:color="auto"/>
        <w:right w:val="none" w:sz="0" w:space="0" w:color="auto"/>
      </w:divBdr>
    </w:div>
    <w:div w:id="1472213204">
      <w:marLeft w:val="640"/>
      <w:marRight w:val="0"/>
      <w:marTop w:val="0"/>
      <w:marBottom w:val="0"/>
      <w:divBdr>
        <w:top w:val="none" w:sz="0" w:space="0" w:color="auto"/>
        <w:left w:val="none" w:sz="0" w:space="0" w:color="auto"/>
        <w:bottom w:val="none" w:sz="0" w:space="0" w:color="auto"/>
        <w:right w:val="none" w:sz="0" w:space="0" w:color="auto"/>
      </w:divBdr>
    </w:div>
    <w:div w:id="1472285105">
      <w:marLeft w:val="640"/>
      <w:marRight w:val="0"/>
      <w:marTop w:val="0"/>
      <w:marBottom w:val="0"/>
      <w:divBdr>
        <w:top w:val="none" w:sz="0" w:space="0" w:color="auto"/>
        <w:left w:val="none" w:sz="0" w:space="0" w:color="auto"/>
        <w:bottom w:val="none" w:sz="0" w:space="0" w:color="auto"/>
        <w:right w:val="none" w:sz="0" w:space="0" w:color="auto"/>
      </w:divBdr>
    </w:div>
    <w:div w:id="1472285873">
      <w:marLeft w:val="640"/>
      <w:marRight w:val="0"/>
      <w:marTop w:val="0"/>
      <w:marBottom w:val="0"/>
      <w:divBdr>
        <w:top w:val="none" w:sz="0" w:space="0" w:color="auto"/>
        <w:left w:val="none" w:sz="0" w:space="0" w:color="auto"/>
        <w:bottom w:val="none" w:sz="0" w:space="0" w:color="auto"/>
        <w:right w:val="none" w:sz="0" w:space="0" w:color="auto"/>
      </w:divBdr>
    </w:div>
    <w:div w:id="1472291375">
      <w:marLeft w:val="640"/>
      <w:marRight w:val="0"/>
      <w:marTop w:val="0"/>
      <w:marBottom w:val="0"/>
      <w:divBdr>
        <w:top w:val="none" w:sz="0" w:space="0" w:color="auto"/>
        <w:left w:val="none" w:sz="0" w:space="0" w:color="auto"/>
        <w:bottom w:val="none" w:sz="0" w:space="0" w:color="auto"/>
        <w:right w:val="none" w:sz="0" w:space="0" w:color="auto"/>
      </w:divBdr>
    </w:div>
    <w:div w:id="1472476096">
      <w:marLeft w:val="640"/>
      <w:marRight w:val="0"/>
      <w:marTop w:val="0"/>
      <w:marBottom w:val="0"/>
      <w:divBdr>
        <w:top w:val="none" w:sz="0" w:space="0" w:color="auto"/>
        <w:left w:val="none" w:sz="0" w:space="0" w:color="auto"/>
        <w:bottom w:val="none" w:sz="0" w:space="0" w:color="auto"/>
        <w:right w:val="none" w:sz="0" w:space="0" w:color="auto"/>
      </w:divBdr>
    </w:div>
    <w:div w:id="1472482979">
      <w:marLeft w:val="640"/>
      <w:marRight w:val="0"/>
      <w:marTop w:val="0"/>
      <w:marBottom w:val="0"/>
      <w:divBdr>
        <w:top w:val="none" w:sz="0" w:space="0" w:color="auto"/>
        <w:left w:val="none" w:sz="0" w:space="0" w:color="auto"/>
        <w:bottom w:val="none" w:sz="0" w:space="0" w:color="auto"/>
        <w:right w:val="none" w:sz="0" w:space="0" w:color="auto"/>
      </w:divBdr>
    </w:div>
    <w:div w:id="1472484028">
      <w:marLeft w:val="640"/>
      <w:marRight w:val="0"/>
      <w:marTop w:val="0"/>
      <w:marBottom w:val="0"/>
      <w:divBdr>
        <w:top w:val="none" w:sz="0" w:space="0" w:color="auto"/>
        <w:left w:val="none" w:sz="0" w:space="0" w:color="auto"/>
        <w:bottom w:val="none" w:sz="0" w:space="0" w:color="auto"/>
        <w:right w:val="none" w:sz="0" w:space="0" w:color="auto"/>
      </w:divBdr>
    </w:div>
    <w:div w:id="1472553667">
      <w:marLeft w:val="640"/>
      <w:marRight w:val="0"/>
      <w:marTop w:val="0"/>
      <w:marBottom w:val="0"/>
      <w:divBdr>
        <w:top w:val="none" w:sz="0" w:space="0" w:color="auto"/>
        <w:left w:val="none" w:sz="0" w:space="0" w:color="auto"/>
        <w:bottom w:val="none" w:sz="0" w:space="0" w:color="auto"/>
        <w:right w:val="none" w:sz="0" w:space="0" w:color="auto"/>
      </w:divBdr>
    </w:div>
    <w:div w:id="1472600527">
      <w:marLeft w:val="640"/>
      <w:marRight w:val="0"/>
      <w:marTop w:val="0"/>
      <w:marBottom w:val="0"/>
      <w:divBdr>
        <w:top w:val="none" w:sz="0" w:space="0" w:color="auto"/>
        <w:left w:val="none" w:sz="0" w:space="0" w:color="auto"/>
        <w:bottom w:val="none" w:sz="0" w:space="0" w:color="auto"/>
        <w:right w:val="none" w:sz="0" w:space="0" w:color="auto"/>
      </w:divBdr>
    </w:div>
    <w:div w:id="1472863645">
      <w:marLeft w:val="640"/>
      <w:marRight w:val="0"/>
      <w:marTop w:val="0"/>
      <w:marBottom w:val="0"/>
      <w:divBdr>
        <w:top w:val="none" w:sz="0" w:space="0" w:color="auto"/>
        <w:left w:val="none" w:sz="0" w:space="0" w:color="auto"/>
        <w:bottom w:val="none" w:sz="0" w:space="0" w:color="auto"/>
        <w:right w:val="none" w:sz="0" w:space="0" w:color="auto"/>
      </w:divBdr>
    </w:div>
    <w:div w:id="1472866037">
      <w:marLeft w:val="640"/>
      <w:marRight w:val="0"/>
      <w:marTop w:val="0"/>
      <w:marBottom w:val="0"/>
      <w:divBdr>
        <w:top w:val="none" w:sz="0" w:space="0" w:color="auto"/>
        <w:left w:val="none" w:sz="0" w:space="0" w:color="auto"/>
        <w:bottom w:val="none" w:sz="0" w:space="0" w:color="auto"/>
        <w:right w:val="none" w:sz="0" w:space="0" w:color="auto"/>
      </w:divBdr>
    </w:div>
    <w:div w:id="1472868464">
      <w:marLeft w:val="640"/>
      <w:marRight w:val="0"/>
      <w:marTop w:val="0"/>
      <w:marBottom w:val="0"/>
      <w:divBdr>
        <w:top w:val="none" w:sz="0" w:space="0" w:color="auto"/>
        <w:left w:val="none" w:sz="0" w:space="0" w:color="auto"/>
        <w:bottom w:val="none" w:sz="0" w:space="0" w:color="auto"/>
        <w:right w:val="none" w:sz="0" w:space="0" w:color="auto"/>
      </w:divBdr>
    </w:div>
    <w:div w:id="1472938290">
      <w:marLeft w:val="640"/>
      <w:marRight w:val="0"/>
      <w:marTop w:val="0"/>
      <w:marBottom w:val="0"/>
      <w:divBdr>
        <w:top w:val="none" w:sz="0" w:space="0" w:color="auto"/>
        <w:left w:val="none" w:sz="0" w:space="0" w:color="auto"/>
        <w:bottom w:val="none" w:sz="0" w:space="0" w:color="auto"/>
        <w:right w:val="none" w:sz="0" w:space="0" w:color="auto"/>
      </w:divBdr>
    </w:div>
    <w:div w:id="1472944145">
      <w:marLeft w:val="640"/>
      <w:marRight w:val="0"/>
      <w:marTop w:val="0"/>
      <w:marBottom w:val="0"/>
      <w:divBdr>
        <w:top w:val="none" w:sz="0" w:space="0" w:color="auto"/>
        <w:left w:val="none" w:sz="0" w:space="0" w:color="auto"/>
        <w:bottom w:val="none" w:sz="0" w:space="0" w:color="auto"/>
        <w:right w:val="none" w:sz="0" w:space="0" w:color="auto"/>
      </w:divBdr>
    </w:div>
    <w:div w:id="1473017748">
      <w:marLeft w:val="640"/>
      <w:marRight w:val="0"/>
      <w:marTop w:val="0"/>
      <w:marBottom w:val="0"/>
      <w:divBdr>
        <w:top w:val="none" w:sz="0" w:space="0" w:color="auto"/>
        <w:left w:val="none" w:sz="0" w:space="0" w:color="auto"/>
        <w:bottom w:val="none" w:sz="0" w:space="0" w:color="auto"/>
        <w:right w:val="none" w:sz="0" w:space="0" w:color="auto"/>
      </w:divBdr>
    </w:div>
    <w:div w:id="1473057063">
      <w:marLeft w:val="640"/>
      <w:marRight w:val="0"/>
      <w:marTop w:val="0"/>
      <w:marBottom w:val="0"/>
      <w:divBdr>
        <w:top w:val="none" w:sz="0" w:space="0" w:color="auto"/>
        <w:left w:val="none" w:sz="0" w:space="0" w:color="auto"/>
        <w:bottom w:val="none" w:sz="0" w:space="0" w:color="auto"/>
        <w:right w:val="none" w:sz="0" w:space="0" w:color="auto"/>
      </w:divBdr>
    </w:div>
    <w:div w:id="1473061842">
      <w:marLeft w:val="640"/>
      <w:marRight w:val="0"/>
      <w:marTop w:val="0"/>
      <w:marBottom w:val="0"/>
      <w:divBdr>
        <w:top w:val="none" w:sz="0" w:space="0" w:color="auto"/>
        <w:left w:val="none" w:sz="0" w:space="0" w:color="auto"/>
        <w:bottom w:val="none" w:sz="0" w:space="0" w:color="auto"/>
        <w:right w:val="none" w:sz="0" w:space="0" w:color="auto"/>
      </w:divBdr>
    </w:div>
    <w:div w:id="1473137266">
      <w:marLeft w:val="640"/>
      <w:marRight w:val="0"/>
      <w:marTop w:val="0"/>
      <w:marBottom w:val="0"/>
      <w:divBdr>
        <w:top w:val="none" w:sz="0" w:space="0" w:color="auto"/>
        <w:left w:val="none" w:sz="0" w:space="0" w:color="auto"/>
        <w:bottom w:val="none" w:sz="0" w:space="0" w:color="auto"/>
        <w:right w:val="none" w:sz="0" w:space="0" w:color="auto"/>
      </w:divBdr>
    </w:div>
    <w:div w:id="1473210013">
      <w:marLeft w:val="640"/>
      <w:marRight w:val="0"/>
      <w:marTop w:val="0"/>
      <w:marBottom w:val="0"/>
      <w:divBdr>
        <w:top w:val="none" w:sz="0" w:space="0" w:color="auto"/>
        <w:left w:val="none" w:sz="0" w:space="0" w:color="auto"/>
        <w:bottom w:val="none" w:sz="0" w:space="0" w:color="auto"/>
        <w:right w:val="none" w:sz="0" w:space="0" w:color="auto"/>
      </w:divBdr>
    </w:div>
    <w:div w:id="1473251387">
      <w:marLeft w:val="640"/>
      <w:marRight w:val="0"/>
      <w:marTop w:val="0"/>
      <w:marBottom w:val="0"/>
      <w:divBdr>
        <w:top w:val="none" w:sz="0" w:space="0" w:color="auto"/>
        <w:left w:val="none" w:sz="0" w:space="0" w:color="auto"/>
        <w:bottom w:val="none" w:sz="0" w:space="0" w:color="auto"/>
        <w:right w:val="none" w:sz="0" w:space="0" w:color="auto"/>
      </w:divBdr>
    </w:div>
    <w:div w:id="1473325206">
      <w:marLeft w:val="640"/>
      <w:marRight w:val="0"/>
      <w:marTop w:val="0"/>
      <w:marBottom w:val="0"/>
      <w:divBdr>
        <w:top w:val="none" w:sz="0" w:space="0" w:color="auto"/>
        <w:left w:val="none" w:sz="0" w:space="0" w:color="auto"/>
        <w:bottom w:val="none" w:sz="0" w:space="0" w:color="auto"/>
        <w:right w:val="none" w:sz="0" w:space="0" w:color="auto"/>
      </w:divBdr>
    </w:div>
    <w:div w:id="1473404724">
      <w:marLeft w:val="640"/>
      <w:marRight w:val="0"/>
      <w:marTop w:val="0"/>
      <w:marBottom w:val="0"/>
      <w:divBdr>
        <w:top w:val="none" w:sz="0" w:space="0" w:color="auto"/>
        <w:left w:val="none" w:sz="0" w:space="0" w:color="auto"/>
        <w:bottom w:val="none" w:sz="0" w:space="0" w:color="auto"/>
        <w:right w:val="none" w:sz="0" w:space="0" w:color="auto"/>
      </w:divBdr>
    </w:div>
    <w:div w:id="1473595978">
      <w:marLeft w:val="640"/>
      <w:marRight w:val="0"/>
      <w:marTop w:val="0"/>
      <w:marBottom w:val="0"/>
      <w:divBdr>
        <w:top w:val="none" w:sz="0" w:space="0" w:color="auto"/>
        <w:left w:val="none" w:sz="0" w:space="0" w:color="auto"/>
        <w:bottom w:val="none" w:sz="0" w:space="0" w:color="auto"/>
        <w:right w:val="none" w:sz="0" w:space="0" w:color="auto"/>
      </w:divBdr>
    </w:div>
    <w:div w:id="1473596466">
      <w:marLeft w:val="640"/>
      <w:marRight w:val="0"/>
      <w:marTop w:val="0"/>
      <w:marBottom w:val="0"/>
      <w:divBdr>
        <w:top w:val="none" w:sz="0" w:space="0" w:color="auto"/>
        <w:left w:val="none" w:sz="0" w:space="0" w:color="auto"/>
        <w:bottom w:val="none" w:sz="0" w:space="0" w:color="auto"/>
        <w:right w:val="none" w:sz="0" w:space="0" w:color="auto"/>
      </w:divBdr>
    </w:div>
    <w:div w:id="1473713583">
      <w:marLeft w:val="640"/>
      <w:marRight w:val="0"/>
      <w:marTop w:val="0"/>
      <w:marBottom w:val="0"/>
      <w:divBdr>
        <w:top w:val="none" w:sz="0" w:space="0" w:color="auto"/>
        <w:left w:val="none" w:sz="0" w:space="0" w:color="auto"/>
        <w:bottom w:val="none" w:sz="0" w:space="0" w:color="auto"/>
        <w:right w:val="none" w:sz="0" w:space="0" w:color="auto"/>
      </w:divBdr>
    </w:div>
    <w:div w:id="1473791792">
      <w:marLeft w:val="640"/>
      <w:marRight w:val="0"/>
      <w:marTop w:val="0"/>
      <w:marBottom w:val="0"/>
      <w:divBdr>
        <w:top w:val="none" w:sz="0" w:space="0" w:color="auto"/>
        <w:left w:val="none" w:sz="0" w:space="0" w:color="auto"/>
        <w:bottom w:val="none" w:sz="0" w:space="0" w:color="auto"/>
        <w:right w:val="none" w:sz="0" w:space="0" w:color="auto"/>
      </w:divBdr>
    </w:div>
    <w:div w:id="1473978893">
      <w:marLeft w:val="640"/>
      <w:marRight w:val="0"/>
      <w:marTop w:val="0"/>
      <w:marBottom w:val="0"/>
      <w:divBdr>
        <w:top w:val="none" w:sz="0" w:space="0" w:color="auto"/>
        <w:left w:val="none" w:sz="0" w:space="0" w:color="auto"/>
        <w:bottom w:val="none" w:sz="0" w:space="0" w:color="auto"/>
        <w:right w:val="none" w:sz="0" w:space="0" w:color="auto"/>
      </w:divBdr>
    </w:div>
    <w:div w:id="1473987552">
      <w:marLeft w:val="640"/>
      <w:marRight w:val="0"/>
      <w:marTop w:val="0"/>
      <w:marBottom w:val="0"/>
      <w:divBdr>
        <w:top w:val="none" w:sz="0" w:space="0" w:color="auto"/>
        <w:left w:val="none" w:sz="0" w:space="0" w:color="auto"/>
        <w:bottom w:val="none" w:sz="0" w:space="0" w:color="auto"/>
        <w:right w:val="none" w:sz="0" w:space="0" w:color="auto"/>
      </w:divBdr>
    </w:div>
    <w:div w:id="1474132465">
      <w:marLeft w:val="640"/>
      <w:marRight w:val="0"/>
      <w:marTop w:val="0"/>
      <w:marBottom w:val="0"/>
      <w:divBdr>
        <w:top w:val="none" w:sz="0" w:space="0" w:color="auto"/>
        <w:left w:val="none" w:sz="0" w:space="0" w:color="auto"/>
        <w:bottom w:val="none" w:sz="0" w:space="0" w:color="auto"/>
        <w:right w:val="none" w:sz="0" w:space="0" w:color="auto"/>
      </w:divBdr>
    </w:div>
    <w:div w:id="1474175634">
      <w:marLeft w:val="640"/>
      <w:marRight w:val="0"/>
      <w:marTop w:val="0"/>
      <w:marBottom w:val="0"/>
      <w:divBdr>
        <w:top w:val="none" w:sz="0" w:space="0" w:color="auto"/>
        <w:left w:val="none" w:sz="0" w:space="0" w:color="auto"/>
        <w:bottom w:val="none" w:sz="0" w:space="0" w:color="auto"/>
        <w:right w:val="none" w:sz="0" w:space="0" w:color="auto"/>
      </w:divBdr>
    </w:div>
    <w:div w:id="1474179032">
      <w:marLeft w:val="640"/>
      <w:marRight w:val="0"/>
      <w:marTop w:val="0"/>
      <w:marBottom w:val="0"/>
      <w:divBdr>
        <w:top w:val="none" w:sz="0" w:space="0" w:color="auto"/>
        <w:left w:val="none" w:sz="0" w:space="0" w:color="auto"/>
        <w:bottom w:val="none" w:sz="0" w:space="0" w:color="auto"/>
        <w:right w:val="none" w:sz="0" w:space="0" w:color="auto"/>
      </w:divBdr>
    </w:div>
    <w:div w:id="1474251324">
      <w:marLeft w:val="640"/>
      <w:marRight w:val="0"/>
      <w:marTop w:val="0"/>
      <w:marBottom w:val="0"/>
      <w:divBdr>
        <w:top w:val="none" w:sz="0" w:space="0" w:color="auto"/>
        <w:left w:val="none" w:sz="0" w:space="0" w:color="auto"/>
        <w:bottom w:val="none" w:sz="0" w:space="0" w:color="auto"/>
        <w:right w:val="none" w:sz="0" w:space="0" w:color="auto"/>
      </w:divBdr>
    </w:div>
    <w:div w:id="1474326655">
      <w:marLeft w:val="640"/>
      <w:marRight w:val="0"/>
      <w:marTop w:val="0"/>
      <w:marBottom w:val="0"/>
      <w:divBdr>
        <w:top w:val="none" w:sz="0" w:space="0" w:color="auto"/>
        <w:left w:val="none" w:sz="0" w:space="0" w:color="auto"/>
        <w:bottom w:val="none" w:sz="0" w:space="0" w:color="auto"/>
        <w:right w:val="none" w:sz="0" w:space="0" w:color="auto"/>
      </w:divBdr>
    </w:div>
    <w:div w:id="1474372963">
      <w:marLeft w:val="640"/>
      <w:marRight w:val="0"/>
      <w:marTop w:val="0"/>
      <w:marBottom w:val="0"/>
      <w:divBdr>
        <w:top w:val="none" w:sz="0" w:space="0" w:color="auto"/>
        <w:left w:val="none" w:sz="0" w:space="0" w:color="auto"/>
        <w:bottom w:val="none" w:sz="0" w:space="0" w:color="auto"/>
        <w:right w:val="none" w:sz="0" w:space="0" w:color="auto"/>
      </w:divBdr>
    </w:div>
    <w:div w:id="1474520255">
      <w:marLeft w:val="640"/>
      <w:marRight w:val="0"/>
      <w:marTop w:val="0"/>
      <w:marBottom w:val="0"/>
      <w:divBdr>
        <w:top w:val="none" w:sz="0" w:space="0" w:color="auto"/>
        <w:left w:val="none" w:sz="0" w:space="0" w:color="auto"/>
        <w:bottom w:val="none" w:sz="0" w:space="0" w:color="auto"/>
        <w:right w:val="none" w:sz="0" w:space="0" w:color="auto"/>
      </w:divBdr>
    </w:div>
    <w:div w:id="1474563189">
      <w:marLeft w:val="640"/>
      <w:marRight w:val="0"/>
      <w:marTop w:val="0"/>
      <w:marBottom w:val="0"/>
      <w:divBdr>
        <w:top w:val="none" w:sz="0" w:space="0" w:color="auto"/>
        <w:left w:val="none" w:sz="0" w:space="0" w:color="auto"/>
        <w:bottom w:val="none" w:sz="0" w:space="0" w:color="auto"/>
        <w:right w:val="none" w:sz="0" w:space="0" w:color="auto"/>
      </w:divBdr>
    </w:div>
    <w:div w:id="1474592542">
      <w:marLeft w:val="640"/>
      <w:marRight w:val="0"/>
      <w:marTop w:val="0"/>
      <w:marBottom w:val="0"/>
      <w:divBdr>
        <w:top w:val="none" w:sz="0" w:space="0" w:color="auto"/>
        <w:left w:val="none" w:sz="0" w:space="0" w:color="auto"/>
        <w:bottom w:val="none" w:sz="0" w:space="0" w:color="auto"/>
        <w:right w:val="none" w:sz="0" w:space="0" w:color="auto"/>
      </w:divBdr>
    </w:div>
    <w:div w:id="1474637157">
      <w:marLeft w:val="640"/>
      <w:marRight w:val="0"/>
      <w:marTop w:val="0"/>
      <w:marBottom w:val="0"/>
      <w:divBdr>
        <w:top w:val="none" w:sz="0" w:space="0" w:color="auto"/>
        <w:left w:val="none" w:sz="0" w:space="0" w:color="auto"/>
        <w:bottom w:val="none" w:sz="0" w:space="0" w:color="auto"/>
        <w:right w:val="none" w:sz="0" w:space="0" w:color="auto"/>
      </w:divBdr>
    </w:div>
    <w:div w:id="1474638308">
      <w:marLeft w:val="640"/>
      <w:marRight w:val="0"/>
      <w:marTop w:val="0"/>
      <w:marBottom w:val="0"/>
      <w:divBdr>
        <w:top w:val="none" w:sz="0" w:space="0" w:color="auto"/>
        <w:left w:val="none" w:sz="0" w:space="0" w:color="auto"/>
        <w:bottom w:val="none" w:sz="0" w:space="0" w:color="auto"/>
        <w:right w:val="none" w:sz="0" w:space="0" w:color="auto"/>
      </w:divBdr>
    </w:div>
    <w:div w:id="1474758244">
      <w:marLeft w:val="640"/>
      <w:marRight w:val="0"/>
      <w:marTop w:val="0"/>
      <w:marBottom w:val="0"/>
      <w:divBdr>
        <w:top w:val="none" w:sz="0" w:space="0" w:color="auto"/>
        <w:left w:val="none" w:sz="0" w:space="0" w:color="auto"/>
        <w:bottom w:val="none" w:sz="0" w:space="0" w:color="auto"/>
        <w:right w:val="none" w:sz="0" w:space="0" w:color="auto"/>
      </w:divBdr>
    </w:div>
    <w:div w:id="1474786118">
      <w:marLeft w:val="640"/>
      <w:marRight w:val="0"/>
      <w:marTop w:val="0"/>
      <w:marBottom w:val="0"/>
      <w:divBdr>
        <w:top w:val="none" w:sz="0" w:space="0" w:color="auto"/>
        <w:left w:val="none" w:sz="0" w:space="0" w:color="auto"/>
        <w:bottom w:val="none" w:sz="0" w:space="0" w:color="auto"/>
        <w:right w:val="none" w:sz="0" w:space="0" w:color="auto"/>
      </w:divBdr>
    </w:div>
    <w:div w:id="1474836095">
      <w:marLeft w:val="640"/>
      <w:marRight w:val="0"/>
      <w:marTop w:val="0"/>
      <w:marBottom w:val="0"/>
      <w:divBdr>
        <w:top w:val="none" w:sz="0" w:space="0" w:color="auto"/>
        <w:left w:val="none" w:sz="0" w:space="0" w:color="auto"/>
        <w:bottom w:val="none" w:sz="0" w:space="0" w:color="auto"/>
        <w:right w:val="none" w:sz="0" w:space="0" w:color="auto"/>
      </w:divBdr>
    </w:div>
    <w:div w:id="1474910854">
      <w:marLeft w:val="640"/>
      <w:marRight w:val="0"/>
      <w:marTop w:val="0"/>
      <w:marBottom w:val="0"/>
      <w:divBdr>
        <w:top w:val="none" w:sz="0" w:space="0" w:color="auto"/>
        <w:left w:val="none" w:sz="0" w:space="0" w:color="auto"/>
        <w:bottom w:val="none" w:sz="0" w:space="0" w:color="auto"/>
        <w:right w:val="none" w:sz="0" w:space="0" w:color="auto"/>
      </w:divBdr>
    </w:div>
    <w:div w:id="1475029095">
      <w:marLeft w:val="640"/>
      <w:marRight w:val="0"/>
      <w:marTop w:val="0"/>
      <w:marBottom w:val="0"/>
      <w:divBdr>
        <w:top w:val="none" w:sz="0" w:space="0" w:color="auto"/>
        <w:left w:val="none" w:sz="0" w:space="0" w:color="auto"/>
        <w:bottom w:val="none" w:sz="0" w:space="0" w:color="auto"/>
        <w:right w:val="none" w:sz="0" w:space="0" w:color="auto"/>
      </w:divBdr>
    </w:div>
    <w:div w:id="1475100570">
      <w:marLeft w:val="640"/>
      <w:marRight w:val="0"/>
      <w:marTop w:val="0"/>
      <w:marBottom w:val="0"/>
      <w:divBdr>
        <w:top w:val="none" w:sz="0" w:space="0" w:color="auto"/>
        <w:left w:val="none" w:sz="0" w:space="0" w:color="auto"/>
        <w:bottom w:val="none" w:sz="0" w:space="0" w:color="auto"/>
        <w:right w:val="none" w:sz="0" w:space="0" w:color="auto"/>
      </w:divBdr>
    </w:div>
    <w:div w:id="1475175629">
      <w:marLeft w:val="640"/>
      <w:marRight w:val="0"/>
      <w:marTop w:val="0"/>
      <w:marBottom w:val="0"/>
      <w:divBdr>
        <w:top w:val="none" w:sz="0" w:space="0" w:color="auto"/>
        <w:left w:val="none" w:sz="0" w:space="0" w:color="auto"/>
        <w:bottom w:val="none" w:sz="0" w:space="0" w:color="auto"/>
        <w:right w:val="none" w:sz="0" w:space="0" w:color="auto"/>
      </w:divBdr>
    </w:div>
    <w:div w:id="1475176313">
      <w:marLeft w:val="640"/>
      <w:marRight w:val="0"/>
      <w:marTop w:val="0"/>
      <w:marBottom w:val="0"/>
      <w:divBdr>
        <w:top w:val="none" w:sz="0" w:space="0" w:color="auto"/>
        <w:left w:val="none" w:sz="0" w:space="0" w:color="auto"/>
        <w:bottom w:val="none" w:sz="0" w:space="0" w:color="auto"/>
        <w:right w:val="none" w:sz="0" w:space="0" w:color="auto"/>
      </w:divBdr>
    </w:div>
    <w:div w:id="1475221908">
      <w:marLeft w:val="640"/>
      <w:marRight w:val="0"/>
      <w:marTop w:val="0"/>
      <w:marBottom w:val="0"/>
      <w:divBdr>
        <w:top w:val="none" w:sz="0" w:space="0" w:color="auto"/>
        <w:left w:val="none" w:sz="0" w:space="0" w:color="auto"/>
        <w:bottom w:val="none" w:sz="0" w:space="0" w:color="auto"/>
        <w:right w:val="none" w:sz="0" w:space="0" w:color="auto"/>
      </w:divBdr>
    </w:div>
    <w:div w:id="1475368359">
      <w:marLeft w:val="640"/>
      <w:marRight w:val="0"/>
      <w:marTop w:val="0"/>
      <w:marBottom w:val="0"/>
      <w:divBdr>
        <w:top w:val="none" w:sz="0" w:space="0" w:color="auto"/>
        <w:left w:val="none" w:sz="0" w:space="0" w:color="auto"/>
        <w:bottom w:val="none" w:sz="0" w:space="0" w:color="auto"/>
        <w:right w:val="none" w:sz="0" w:space="0" w:color="auto"/>
      </w:divBdr>
    </w:div>
    <w:div w:id="1475412193">
      <w:marLeft w:val="640"/>
      <w:marRight w:val="0"/>
      <w:marTop w:val="0"/>
      <w:marBottom w:val="0"/>
      <w:divBdr>
        <w:top w:val="none" w:sz="0" w:space="0" w:color="auto"/>
        <w:left w:val="none" w:sz="0" w:space="0" w:color="auto"/>
        <w:bottom w:val="none" w:sz="0" w:space="0" w:color="auto"/>
        <w:right w:val="none" w:sz="0" w:space="0" w:color="auto"/>
      </w:divBdr>
    </w:div>
    <w:div w:id="1475414767">
      <w:marLeft w:val="640"/>
      <w:marRight w:val="0"/>
      <w:marTop w:val="0"/>
      <w:marBottom w:val="0"/>
      <w:divBdr>
        <w:top w:val="none" w:sz="0" w:space="0" w:color="auto"/>
        <w:left w:val="none" w:sz="0" w:space="0" w:color="auto"/>
        <w:bottom w:val="none" w:sz="0" w:space="0" w:color="auto"/>
        <w:right w:val="none" w:sz="0" w:space="0" w:color="auto"/>
      </w:divBdr>
    </w:div>
    <w:div w:id="1475609967">
      <w:marLeft w:val="640"/>
      <w:marRight w:val="0"/>
      <w:marTop w:val="0"/>
      <w:marBottom w:val="0"/>
      <w:divBdr>
        <w:top w:val="none" w:sz="0" w:space="0" w:color="auto"/>
        <w:left w:val="none" w:sz="0" w:space="0" w:color="auto"/>
        <w:bottom w:val="none" w:sz="0" w:space="0" w:color="auto"/>
        <w:right w:val="none" w:sz="0" w:space="0" w:color="auto"/>
      </w:divBdr>
    </w:div>
    <w:div w:id="1475637005">
      <w:marLeft w:val="640"/>
      <w:marRight w:val="0"/>
      <w:marTop w:val="0"/>
      <w:marBottom w:val="0"/>
      <w:divBdr>
        <w:top w:val="none" w:sz="0" w:space="0" w:color="auto"/>
        <w:left w:val="none" w:sz="0" w:space="0" w:color="auto"/>
        <w:bottom w:val="none" w:sz="0" w:space="0" w:color="auto"/>
        <w:right w:val="none" w:sz="0" w:space="0" w:color="auto"/>
      </w:divBdr>
    </w:div>
    <w:div w:id="1475760870">
      <w:marLeft w:val="640"/>
      <w:marRight w:val="0"/>
      <w:marTop w:val="0"/>
      <w:marBottom w:val="0"/>
      <w:divBdr>
        <w:top w:val="none" w:sz="0" w:space="0" w:color="auto"/>
        <w:left w:val="none" w:sz="0" w:space="0" w:color="auto"/>
        <w:bottom w:val="none" w:sz="0" w:space="0" w:color="auto"/>
        <w:right w:val="none" w:sz="0" w:space="0" w:color="auto"/>
      </w:divBdr>
    </w:div>
    <w:div w:id="1475833116">
      <w:marLeft w:val="640"/>
      <w:marRight w:val="0"/>
      <w:marTop w:val="0"/>
      <w:marBottom w:val="0"/>
      <w:divBdr>
        <w:top w:val="none" w:sz="0" w:space="0" w:color="auto"/>
        <w:left w:val="none" w:sz="0" w:space="0" w:color="auto"/>
        <w:bottom w:val="none" w:sz="0" w:space="0" w:color="auto"/>
        <w:right w:val="none" w:sz="0" w:space="0" w:color="auto"/>
      </w:divBdr>
    </w:div>
    <w:div w:id="1475872269">
      <w:marLeft w:val="640"/>
      <w:marRight w:val="0"/>
      <w:marTop w:val="0"/>
      <w:marBottom w:val="0"/>
      <w:divBdr>
        <w:top w:val="none" w:sz="0" w:space="0" w:color="auto"/>
        <w:left w:val="none" w:sz="0" w:space="0" w:color="auto"/>
        <w:bottom w:val="none" w:sz="0" w:space="0" w:color="auto"/>
        <w:right w:val="none" w:sz="0" w:space="0" w:color="auto"/>
      </w:divBdr>
    </w:div>
    <w:div w:id="1475945928">
      <w:marLeft w:val="640"/>
      <w:marRight w:val="0"/>
      <w:marTop w:val="0"/>
      <w:marBottom w:val="0"/>
      <w:divBdr>
        <w:top w:val="none" w:sz="0" w:space="0" w:color="auto"/>
        <w:left w:val="none" w:sz="0" w:space="0" w:color="auto"/>
        <w:bottom w:val="none" w:sz="0" w:space="0" w:color="auto"/>
        <w:right w:val="none" w:sz="0" w:space="0" w:color="auto"/>
      </w:divBdr>
    </w:div>
    <w:div w:id="1476020938">
      <w:marLeft w:val="640"/>
      <w:marRight w:val="0"/>
      <w:marTop w:val="0"/>
      <w:marBottom w:val="0"/>
      <w:divBdr>
        <w:top w:val="none" w:sz="0" w:space="0" w:color="auto"/>
        <w:left w:val="none" w:sz="0" w:space="0" w:color="auto"/>
        <w:bottom w:val="none" w:sz="0" w:space="0" w:color="auto"/>
        <w:right w:val="none" w:sz="0" w:space="0" w:color="auto"/>
      </w:divBdr>
    </w:div>
    <w:div w:id="1476024640">
      <w:marLeft w:val="640"/>
      <w:marRight w:val="0"/>
      <w:marTop w:val="0"/>
      <w:marBottom w:val="0"/>
      <w:divBdr>
        <w:top w:val="none" w:sz="0" w:space="0" w:color="auto"/>
        <w:left w:val="none" w:sz="0" w:space="0" w:color="auto"/>
        <w:bottom w:val="none" w:sz="0" w:space="0" w:color="auto"/>
        <w:right w:val="none" w:sz="0" w:space="0" w:color="auto"/>
      </w:divBdr>
    </w:div>
    <w:div w:id="1476024840">
      <w:marLeft w:val="640"/>
      <w:marRight w:val="0"/>
      <w:marTop w:val="0"/>
      <w:marBottom w:val="0"/>
      <w:divBdr>
        <w:top w:val="none" w:sz="0" w:space="0" w:color="auto"/>
        <w:left w:val="none" w:sz="0" w:space="0" w:color="auto"/>
        <w:bottom w:val="none" w:sz="0" w:space="0" w:color="auto"/>
        <w:right w:val="none" w:sz="0" w:space="0" w:color="auto"/>
      </w:divBdr>
    </w:div>
    <w:div w:id="1476140810">
      <w:marLeft w:val="640"/>
      <w:marRight w:val="0"/>
      <w:marTop w:val="0"/>
      <w:marBottom w:val="0"/>
      <w:divBdr>
        <w:top w:val="none" w:sz="0" w:space="0" w:color="auto"/>
        <w:left w:val="none" w:sz="0" w:space="0" w:color="auto"/>
        <w:bottom w:val="none" w:sz="0" w:space="0" w:color="auto"/>
        <w:right w:val="none" w:sz="0" w:space="0" w:color="auto"/>
      </w:divBdr>
    </w:div>
    <w:div w:id="1476145701">
      <w:marLeft w:val="640"/>
      <w:marRight w:val="0"/>
      <w:marTop w:val="0"/>
      <w:marBottom w:val="0"/>
      <w:divBdr>
        <w:top w:val="none" w:sz="0" w:space="0" w:color="auto"/>
        <w:left w:val="none" w:sz="0" w:space="0" w:color="auto"/>
        <w:bottom w:val="none" w:sz="0" w:space="0" w:color="auto"/>
        <w:right w:val="none" w:sz="0" w:space="0" w:color="auto"/>
      </w:divBdr>
    </w:div>
    <w:div w:id="1476222698">
      <w:marLeft w:val="640"/>
      <w:marRight w:val="0"/>
      <w:marTop w:val="0"/>
      <w:marBottom w:val="0"/>
      <w:divBdr>
        <w:top w:val="none" w:sz="0" w:space="0" w:color="auto"/>
        <w:left w:val="none" w:sz="0" w:space="0" w:color="auto"/>
        <w:bottom w:val="none" w:sz="0" w:space="0" w:color="auto"/>
        <w:right w:val="none" w:sz="0" w:space="0" w:color="auto"/>
      </w:divBdr>
    </w:div>
    <w:div w:id="1476264131">
      <w:marLeft w:val="640"/>
      <w:marRight w:val="0"/>
      <w:marTop w:val="0"/>
      <w:marBottom w:val="0"/>
      <w:divBdr>
        <w:top w:val="none" w:sz="0" w:space="0" w:color="auto"/>
        <w:left w:val="none" w:sz="0" w:space="0" w:color="auto"/>
        <w:bottom w:val="none" w:sz="0" w:space="0" w:color="auto"/>
        <w:right w:val="none" w:sz="0" w:space="0" w:color="auto"/>
      </w:divBdr>
    </w:div>
    <w:div w:id="1476295828">
      <w:marLeft w:val="640"/>
      <w:marRight w:val="0"/>
      <w:marTop w:val="0"/>
      <w:marBottom w:val="0"/>
      <w:divBdr>
        <w:top w:val="none" w:sz="0" w:space="0" w:color="auto"/>
        <w:left w:val="none" w:sz="0" w:space="0" w:color="auto"/>
        <w:bottom w:val="none" w:sz="0" w:space="0" w:color="auto"/>
        <w:right w:val="none" w:sz="0" w:space="0" w:color="auto"/>
      </w:divBdr>
    </w:div>
    <w:div w:id="1476529596">
      <w:marLeft w:val="640"/>
      <w:marRight w:val="0"/>
      <w:marTop w:val="0"/>
      <w:marBottom w:val="0"/>
      <w:divBdr>
        <w:top w:val="none" w:sz="0" w:space="0" w:color="auto"/>
        <w:left w:val="none" w:sz="0" w:space="0" w:color="auto"/>
        <w:bottom w:val="none" w:sz="0" w:space="0" w:color="auto"/>
        <w:right w:val="none" w:sz="0" w:space="0" w:color="auto"/>
      </w:divBdr>
    </w:div>
    <w:div w:id="1476723885">
      <w:marLeft w:val="640"/>
      <w:marRight w:val="0"/>
      <w:marTop w:val="0"/>
      <w:marBottom w:val="0"/>
      <w:divBdr>
        <w:top w:val="none" w:sz="0" w:space="0" w:color="auto"/>
        <w:left w:val="none" w:sz="0" w:space="0" w:color="auto"/>
        <w:bottom w:val="none" w:sz="0" w:space="0" w:color="auto"/>
        <w:right w:val="none" w:sz="0" w:space="0" w:color="auto"/>
      </w:divBdr>
    </w:div>
    <w:div w:id="1476726906">
      <w:marLeft w:val="640"/>
      <w:marRight w:val="0"/>
      <w:marTop w:val="0"/>
      <w:marBottom w:val="0"/>
      <w:divBdr>
        <w:top w:val="none" w:sz="0" w:space="0" w:color="auto"/>
        <w:left w:val="none" w:sz="0" w:space="0" w:color="auto"/>
        <w:bottom w:val="none" w:sz="0" w:space="0" w:color="auto"/>
        <w:right w:val="none" w:sz="0" w:space="0" w:color="auto"/>
      </w:divBdr>
    </w:div>
    <w:div w:id="1476752380">
      <w:marLeft w:val="640"/>
      <w:marRight w:val="0"/>
      <w:marTop w:val="0"/>
      <w:marBottom w:val="0"/>
      <w:divBdr>
        <w:top w:val="none" w:sz="0" w:space="0" w:color="auto"/>
        <w:left w:val="none" w:sz="0" w:space="0" w:color="auto"/>
        <w:bottom w:val="none" w:sz="0" w:space="0" w:color="auto"/>
        <w:right w:val="none" w:sz="0" w:space="0" w:color="auto"/>
      </w:divBdr>
    </w:div>
    <w:div w:id="1476869309">
      <w:marLeft w:val="640"/>
      <w:marRight w:val="0"/>
      <w:marTop w:val="0"/>
      <w:marBottom w:val="0"/>
      <w:divBdr>
        <w:top w:val="none" w:sz="0" w:space="0" w:color="auto"/>
        <w:left w:val="none" w:sz="0" w:space="0" w:color="auto"/>
        <w:bottom w:val="none" w:sz="0" w:space="0" w:color="auto"/>
        <w:right w:val="none" w:sz="0" w:space="0" w:color="auto"/>
      </w:divBdr>
    </w:div>
    <w:div w:id="1476948309">
      <w:marLeft w:val="640"/>
      <w:marRight w:val="0"/>
      <w:marTop w:val="0"/>
      <w:marBottom w:val="0"/>
      <w:divBdr>
        <w:top w:val="none" w:sz="0" w:space="0" w:color="auto"/>
        <w:left w:val="none" w:sz="0" w:space="0" w:color="auto"/>
        <w:bottom w:val="none" w:sz="0" w:space="0" w:color="auto"/>
        <w:right w:val="none" w:sz="0" w:space="0" w:color="auto"/>
      </w:divBdr>
    </w:div>
    <w:div w:id="1476990640">
      <w:marLeft w:val="640"/>
      <w:marRight w:val="0"/>
      <w:marTop w:val="0"/>
      <w:marBottom w:val="0"/>
      <w:divBdr>
        <w:top w:val="none" w:sz="0" w:space="0" w:color="auto"/>
        <w:left w:val="none" w:sz="0" w:space="0" w:color="auto"/>
        <w:bottom w:val="none" w:sz="0" w:space="0" w:color="auto"/>
        <w:right w:val="none" w:sz="0" w:space="0" w:color="auto"/>
      </w:divBdr>
    </w:div>
    <w:div w:id="1477182410">
      <w:marLeft w:val="640"/>
      <w:marRight w:val="0"/>
      <w:marTop w:val="0"/>
      <w:marBottom w:val="0"/>
      <w:divBdr>
        <w:top w:val="none" w:sz="0" w:space="0" w:color="auto"/>
        <w:left w:val="none" w:sz="0" w:space="0" w:color="auto"/>
        <w:bottom w:val="none" w:sz="0" w:space="0" w:color="auto"/>
        <w:right w:val="none" w:sz="0" w:space="0" w:color="auto"/>
      </w:divBdr>
    </w:div>
    <w:div w:id="1477188831">
      <w:marLeft w:val="640"/>
      <w:marRight w:val="0"/>
      <w:marTop w:val="0"/>
      <w:marBottom w:val="0"/>
      <w:divBdr>
        <w:top w:val="none" w:sz="0" w:space="0" w:color="auto"/>
        <w:left w:val="none" w:sz="0" w:space="0" w:color="auto"/>
        <w:bottom w:val="none" w:sz="0" w:space="0" w:color="auto"/>
        <w:right w:val="none" w:sz="0" w:space="0" w:color="auto"/>
      </w:divBdr>
    </w:div>
    <w:div w:id="1477255837">
      <w:marLeft w:val="640"/>
      <w:marRight w:val="0"/>
      <w:marTop w:val="0"/>
      <w:marBottom w:val="0"/>
      <w:divBdr>
        <w:top w:val="none" w:sz="0" w:space="0" w:color="auto"/>
        <w:left w:val="none" w:sz="0" w:space="0" w:color="auto"/>
        <w:bottom w:val="none" w:sz="0" w:space="0" w:color="auto"/>
        <w:right w:val="none" w:sz="0" w:space="0" w:color="auto"/>
      </w:divBdr>
    </w:div>
    <w:div w:id="1477258011">
      <w:marLeft w:val="640"/>
      <w:marRight w:val="0"/>
      <w:marTop w:val="0"/>
      <w:marBottom w:val="0"/>
      <w:divBdr>
        <w:top w:val="none" w:sz="0" w:space="0" w:color="auto"/>
        <w:left w:val="none" w:sz="0" w:space="0" w:color="auto"/>
        <w:bottom w:val="none" w:sz="0" w:space="0" w:color="auto"/>
        <w:right w:val="none" w:sz="0" w:space="0" w:color="auto"/>
      </w:divBdr>
    </w:div>
    <w:div w:id="1477258609">
      <w:marLeft w:val="640"/>
      <w:marRight w:val="0"/>
      <w:marTop w:val="0"/>
      <w:marBottom w:val="0"/>
      <w:divBdr>
        <w:top w:val="none" w:sz="0" w:space="0" w:color="auto"/>
        <w:left w:val="none" w:sz="0" w:space="0" w:color="auto"/>
        <w:bottom w:val="none" w:sz="0" w:space="0" w:color="auto"/>
        <w:right w:val="none" w:sz="0" w:space="0" w:color="auto"/>
      </w:divBdr>
    </w:div>
    <w:div w:id="1477340117">
      <w:marLeft w:val="640"/>
      <w:marRight w:val="0"/>
      <w:marTop w:val="0"/>
      <w:marBottom w:val="0"/>
      <w:divBdr>
        <w:top w:val="none" w:sz="0" w:space="0" w:color="auto"/>
        <w:left w:val="none" w:sz="0" w:space="0" w:color="auto"/>
        <w:bottom w:val="none" w:sz="0" w:space="0" w:color="auto"/>
        <w:right w:val="none" w:sz="0" w:space="0" w:color="auto"/>
      </w:divBdr>
    </w:div>
    <w:div w:id="1477379663">
      <w:marLeft w:val="640"/>
      <w:marRight w:val="0"/>
      <w:marTop w:val="0"/>
      <w:marBottom w:val="0"/>
      <w:divBdr>
        <w:top w:val="none" w:sz="0" w:space="0" w:color="auto"/>
        <w:left w:val="none" w:sz="0" w:space="0" w:color="auto"/>
        <w:bottom w:val="none" w:sz="0" w:space="0" w:color="auto"/>
        <w:right w:val="none" w:sz="0" w:space="0" w:color="auto"/>
      </w:divBdr>
    </w:div>
    <w:div w:id="1477406710">
      <w:marLeft w:val="640"/>
      <w:marRight w:val="0"/>
      <w:marTop w:val="0"/>
      <w:marBottom w:val="0"/>
      <w:divBdr>
        <w:top w:val="none" w:sz="0" w:space="0" w:color="auto"/>
        <w:left w:val="none" w:sz="0" w:space="0" w:color="auto"/>
        <w:bottom w:val="none" w:sz="0" w:space="0" w:color="auto"/>
        <w:right w:val="none" w:sz="0" w:space="0" w:color="auto"/>
      </w:divBdr>
    </w:div>
    <w:div w:id="1477448735">
      <w:marLeft w:val="640"/>
      <w:marRight w:val="0"/>
      <w:marTop w:val="0"/>
      <w:marBottom w:val="0"/>
      <w:divBdr>
        <w:top w:val="none" w:sz="0" w:space="0" w:color="auto"/>
        <w:left w:val="none" w:sz="0" w:space="0" w:color="auto"/>
        <w:bottom w:val="none" w:sz="0" w:space="0" w:color="auto"/>
        <w:right w:val="none" w:sz="0" w:space="0" w:color="auto"/>
      </w:divBdr>
    </w:div>
    <w:div w:id="1477456610">
      <w:marLeft w:val="640"/>
      <w:marRight w:val="0"/>
      <w:marTop w:val="0"/>
      <w:marBottom w:val="0"/>
      <w:divBdr>
        <w:top w:val="none" w:sz="0" w:space="0" w:color="auto"/>
        <w:left w:val="none" w:sz="0" w:space="0" w:color="auto"/>
        <w:bottom w:val="none" w:sz="0" w:space="0" w:color="auto"/>
        <w:right w:val="none" w:sz="0" w:space="0" w:color="auto"/>
      </w:divBdr>
    </w:div>
    <w:div w:id="1477524432">
      <w:marLeft w:val="640"/>
      <w:marRight w:val="0"/>
      <w:marTop w:val="0"/>
      <w:marBottom w:val="0"/>
      <w:divBdr>
        <w:top w:val="none" w:sz="0" w:space="0" w:color="auto"/>
        <w:left w:val="none" w:sz="0" w:space="0" w:color="auto"/>
        <w:bottom w:val="none" w:sz="0" w:space="0" w:color="auto"/>
        <w:right w:val="none" w:sz="0" w:space="0" w:color="auto"/>
      </w:divBdr>
    </w:div>
    <w:div w:id="1477532138">
      <w:marLeft w:val="640"/>
      <w:marRight w:val="0"/>
      <w:marTop w:val="0"/>
      <w:marBottom w:val="0"/>
      <w:divBdr>
        <w:top w:val="none" w:sz="0" w:space="0" w:color="auto"/>
        <w:left w:val="none" w:sz="0" w:space="0" w:color="auto"/>
        <w:bottom w:val="none" w:sz="0" w:space="0" w:color="auto"/>
        <w:right w:val="none" w:sz="0" w:space="0" w:color="auto"/>
      </w:divBdr>
    </w:div>
    <w:div w:id="1477600557">
      <w:marLeft w:val="640"/>
      <w:marRight w:val="0"/>
      <w:marTop w:val="0"/>
      <w:marBottom w:val="0"/>
      <w:divBdr>
        <w:top w:val="none" w:sz="0" w:space="0" w:color="auto"/>
        <w:left w:val="none" w:sz="0" w:space="0" w:color="auto"/>
        <w:bottom w:val="none" w:sz="0" w:space="0" w:color="auto"/>
        <w:right w:val="none" w:sz="0" w:space="0" w:color="auto"/>
      </w:divBdr>
    </w:div>
    <w:div w:id="1477603389">
      <w:marLeft w:val="640"/>
      <w:marRight w:val="0"/>
      <w:marTop w:val="0"/>
      <w:marBottom w:val="0"/>
      <w:divBdr>
        <w:top w:val="none" w:sz="0" w:space="0" w:color="auto"/>
        <w:left w:val="none" w:sz="0" w:space="0" w:color="auto"/>
        <w:bottom w:val="none" w:sz="0" w:space="0" w:color="auto"/>
        <w:right w:val="none" w:sz="0" w:space="0" w:color="auto"/>
      </w:divBdr>
    </w:div>
    <w:div w:id="1477607206">
      <w:marLeft w:val="640"/>
      <w:marRight w:val="0"/>
      <w:marTop w:val="0"/>
      <w:marBottom w:val="0"/>
      <w:divBdr>
        <w:top w:val="none" w:sz="0" w:space="0" w:color="auto"/>
        <w:left w:val="none" w:sz="0" w:space="0" w:color="auto"/>
        <w:bottom w:val="none" w:sz="0" w:space="0" w:color="auto"/>
        <w:right w:val="none" w:sz="0" w:space="0" w:color="auto"/>
      </w:divBdr>
    </w:div>
    <w:div w:id="1477649784">
      <w:marLeft w:val="640"/>
      <w:marRight w:val="0"/>
      <w:marTop w:val="0"/>
      <w:marBottom w:val="0"/>
      <w:divBdr>
        <w:top w:val="none" w:sz="0" w:space="0" w:color="auto"/>
        <w:left w:val="none" w:sz="0" w:space="0" w:color="auto"/>
        <w:bottom w:val="none" w:sz="0" w:space="0" w:color="auto"/>
        <w:right w:val="none" w:sz="0" w:space="0" w:color="auto"/>
      </w:divBdr>
    </w:div>
    <w:div w:id="1477724714">
      <w:marLeft w:val="640"/>
      <w:marRight w:val="0"/>
      <w:marTop w:val="0"/>
      <w:marBottom w:val="0"/>
      <w:divBdr>
        <w:top w:val="none" w:sz="0" w:space="0" w:color="auto"/>
        <w:left w:val="none" w:sz="0" w:space="0" w:color="auto"/>
        <w:bottom w:val="none" w:sz="0" w:space="0" w:color="auto"/>
        <w:right w:val="none" w:sz="0" w:space="0" w:color="auto"/>
      </w:divBdr>
    </w:div>
    <w:div w:id="1477800434">
      <w:marLeft w:val="640"/>
      <w:marRight w:val="0"/>
      <w:marTop w:val="0"/>
      <w:marBottom w:val="0"/>
      <w:divBdr>
        <w:top w:val="none" w:sz="0" w:space="0" w:color="auto"/>
        <w:left w:val="none" w:sz="0" w:space="0" w:color="auto"/>
        <w:bottom w:val="none" w:sz="0" w:space="0" w:color="auto"/>
        <w:right w:val="none" w:sz="0" w:space="0" w:color="auto"/>
      </w:divBdr>
    </w:div>
    <w:div w:id="1477995184">
      <w:marLeft w:val="640"/>
      <w:marRight w:val="0"/>
      <w:marTop w:val="0"/>
      <w:marBottom w:val="0"/>
      <w:divBdr>
        <w:top w:val="none" w:sz="0" w:space="0" w:color="auto"/>
        <w:left w:val="none" w:sz="0" w:space="0" w:color="auto"/>
        <w:bottom w:val="none" w:sz="0" w:space="0" w:color="auto"/>
        <w:right w:val="none" w:sz="0" w:space="0" w:color="auto"/>
      </w:divBdr>
    </w:div>
    <w:div w:id="1478106159">
      <w:marLeft w:val="640"/>
      <w:marRight w:val="0"/>
      <w:marTop w:val="0"/>
      <w:marBottom w:val="0"/>
      <w:divBdr>
        <w:top w:val="none" w:sz="0" w:space="0" w:color="auto"/>
        <w:left w:val="none" w:sz="0" w:space="0" w:color="auto"/>
        <w:bottom w:val="none" w:sz="0" w:space="0" w:color="auto"/>
        <w:right w:val="none" w:sz="0" w:space="0" w:color="auto"/>
      </w:divBdr>
    </w:div>
    <w:div w:id="1478109485">
      <w:marLeft w:val="640"/>
      <w:marRight w:val="0"/>
      <w:marTop w:val="0"/>
      <w:marBottom w:val="0"/>
      <w:divBdr>
        <w:top w:val="none" w:sz="0" w:space="0" w:color="auto"/>
        <w:left w:val="none" w:sz="0" w:space="0" w:color="auto"/>
        <w:bottom w:val="none" w:sz="0" w:space="0" w:color="auto"/>
        <w:right w:val="none" w:sz="0" w:space="0" w:color="auto"/>
      </w:divBdr>
    </w:div>
    <w:div w:id="1478372660">
      <w:marLeft w:val="640"/>
      <w:marRight w:val="0"/>
      <w:marTop w:val="0"/>
      <w:marBottom w:val="0"/>
      <w:divBdr>
        <w:top w:val="none" w:sz="0" w:space="0" w:color="auto"/>
        <w:left w:val="none" w:sz="0" w:space="0" w:color="auto"/>
        <w:bottom w:val="none" w:sz="0" w:space="0" w:color="auto"/>
        <w:right w:val="none" w:sz="0" w:space="0" w:color="auto"/>
      </w:divBdr>
    </w:div>
    <w:div w:id="1478376029">
      <w:marLeft w:val="640"/>
      <w:marRight w:val="0"/>
      <w:marTop w:val="0"/>
      <w:marBottom w:val="0"/>
      <w:divBdr>
        <w:top w:val="none" w:sz="0" w:space="0" w:color="auto"/>
        <w:left w:val="none" w:sz="0" w:space="0" w:color="auto"/>
        <w:bottom w:val="none" w:sz="0" w:space="0" w:color="auto"/>
        <w:right w:val="none" w:sz="0" w:space="0" w:color="auto"/>
      </w:divBdr>
    </w:div>
    <w:div w:id="1478566776">
      <w:marLeft w:val="640"/>
      <w:marRight w:val="0"/>
      <w:marTop w:val="0"/>
      <w:marBottom w:val="0"/>
      <w:divBdr>
        <w:top w:val="none" w:sz="0" w:space="0" w:color="auto"/>
        <w:left w:val="none" w:sz="0" w:space="0" w:color="auto"/>
        <w:bottom w:val="none" w:sz="0" w:space="0" w:color="auto"/>
        <w:right w:val="none" w:sz="0" w:space="0" w:color="auto"/>
      </w:divBdr>
    </w:div>
    <w:div w:id="1478570159">
      <w:marLeft w:val="640"/>
      <w:marRight w:val="0"/>
      <w:marTop w:val="0"/>
      <w:marBottom w:val="0"/>
      <w:divBdr>
        <w:top w:val="none" w:sz="0" w:space="0" w:color="auto"/>
        <w:left w:val="none" w:sz="0" w:space="0" w:color="auto"/>
        <w:bottom w:val="none" w:sz="0" w:space="0" w:color="auto"/>
        <w:right w:val="none" w:sz="0" w:space="0" w:color="auto"/>
      </w:divBdr>
    </w:div>
    <w:div w:id="1478690807">
      <w:marLeft w:val="640"/>
      <w:marRight w:val="0"/>
      <w:marTop w:val="0"/>
      <w:marBottom w:val="0"/>
      <w:divBdr>
        <w:top w:val="none" w:sz="0" w:space="0" w:color="auto"/>
        <w:left w:val="none" w:sz="0" w:space="0" w:color="auto"/>
        <w:bottom w:val="none" w:sz="0" w:space="0" w:color="auto"/>
        <w:right w:val="none" w:sz="0" w:space="0" w:color="auto"/>
      </w:divBdr>
    </w:div>
    <w:div w:id="1478691480">
      <w:marLeft w:val="640"/>
      <w:marRight w:val="0"/>
      <w:marTop w:val="0"/>
      <w:marBottom w:val="0"/>
      <w:divBdr>
        <w:top w:val="none" w:sz="0" w:space="0" w:color="auto"/>
        <w:left w:val="none" w:sz="0" w:space="0" w:color="auto"/>
        <w:bottom w:val="none" w:sz="0" w:space="0" w:color="auto"/>
        <w:right w:val="none" w:sz="0" w:space="0" w:color="auto"/>
      </w:divBdr>
    </w:div>
    <w:div w:id="1478766927">
      <w:marLeft w:val="640"/>
      <w:marRight w:val="0"/>
      <w:marTop w:val="0"/>
      <w:marBottom w:val="0"/>
      <w:divBdr>
        <w:top w:val="none" w:sz="0" w:space="0" w:color="auto"/>
        <w:left w:val="none" w:sz="0" w:space="0" w:color="auto"/>
        <w:bottom w:val="none" w:sz="0" w:space="0" w:color="auto"/>
        <w:right w:val="none" w:sz="0" w:space="0" w:color="auto"/>
      </w:divBdr>
    </w:div>
    <w:div w:id="1479030794">
      <w:marLeft w:val="640"/>
      <w:marRight w:val="0"/>
      <w:marTop w:val="0"/>
      <w:marBottom w:val="0"/>
      <w:divBdr>
        <w:top w:val="none" w:sz="0" w:space="0" w:color="auto"/>
        <w:left w:val="none" w:sz="0" w:space="0" w:color="auto"/>
        <w:bottom w:val="none" w:sz="0" w:space="0" w:color="auto"/>
        <w:right w:val="none" w:sz="0" w:space="0" w:color="auto"/>
      </w:divBdr>
    </w:div>
    <w:div w:id="1479033458">
      <w:marLeft w:val="640"/>
      <w:marRight w:val="0"/>
      <w:marTop w:val="0"/>
      <w:marBottom w:val="0"/>
      <w:divBdr>
        <w:top w:val="none" w:sz="0" w:space="0" w:color="auto"/>
        <w:left w:val="none" w:sz="0" w:space="0" w:color="auto"/>
        <w:bottom w:val="none" w:sz="0" w:space="0" w:color="auto"/>
        <w:right w:val="none" w:sz="0" w:space="0" w:color="auto"/>
      </w:divBdr>
    </w:div>
    <w:div w:id="1479105431">
      <w:marLeft w:val="640"/>
      <w:marRight w:val="0"/>
      <w:marTop w:val="0"/>
      <w:marBottom w:val="0"/>
      <w:divBdr>
        <w:top w:val="none" w:sz="0" w:space="0" w:color="auto"/>
        <w:left w:val="none" w:sz="0" w:space="0" w:color="auto"/>
        <w:bottom w:val="none" w:sz="0" w:space="0" w:color="auto"/>
        <w:right w:val="none" w:sz="0" w:space="0" w:color="auto"/>
      </w:divBdr>
    </w:div>
    <w:div w:id="1479109312">
      <w:marLeft w:val="640"/>
      <w:marRight w:val="0"/>
      <w:marTop w:val="0"/>
      <w:marBottom w:val="0"/>
      <w:divBdr>
        <w:top w:val="none" w:sz="0" w:space="0" w:color="auto"/>
        <w:left w:val="none" w:sz="0" w:space="0" w:color="auto"/>
        <w:bottom w:val="none" w:sz="0" w:space="0" w:color="auto"/>
        <w:right w:val="none" w:sz="0" w:space="0" w:color="auto"/>
      </w:divBdr>
    </w:div>
    <w:div w:id="1479149637">
      <w:marLeft w:val="640"/>
      <w:marRight w:val="0"/>
      <w:marTop w:val="0"/>
      <w:marBottom w:val="0"/>
      <w:divBdr>
        <w:top w:val="none" w:sz="0" w:space="0" w:color="auto"/>
        <w:left w:val="none" w:sz="0" w:space="0" w:color="auto"/>
        <w:bottom w:val="none" w:sz="0" w:space="0" w:color="auto"/>
        <w:right w:val="none" w:sz="0" w:space="0" w:color="auto"/>
      </w:divBdr>
    </w:div>
    <w:div w:id="1479223893">
      <w:marLeft w:val="640"/>
      <w:marRight w:val="0"/>
      <w:marTop w:val="0"/>
      <w:marBottom w:val="0"/>
      <w:divBdr>
        <w:top w:val="none" w:sz="0" w:space="0" w:color="auto"/>
        <w:left w:val="none" w:sz="0" w:space="0" w:color="auto"/>
        <w:bottom w:val="none" w:sz="0" w:space="0" w:color="auto"/>
        <w:right w:val="none" w:sz="0" w:space="0" w:color="auto"/>
      </w:divBdr>
    </w:div>
    <w:div w:id="1479225671">
      <w:marLeft w:val="640"/>
      <w:marRight w:val="0"/>
      <w:marTop w:val="0"/>
      <w:marBottom w:val="0"/>
      <w:divBdr>
        <w:top w:val="none" w:sz="0" w:space="0" w:color="auto"/>
        <w:left w:val="none" w:sz="0" w:space="0" w:color="auto"/>
        <w:bottom w:val="none" w:sz="0" w:space="0" w:color="auto"/>
        <w:right w:val="none" w:sz="0" w:space="0" w:color="auto"/>
      </w:divBdr>
    </w:div>
    <w:div w:id="1479227538">
      <w:marLeft w:val="640"/>
      <w:marRight w:val="0"/>
      <w:marTop w:val="0"/>
      <w:marBottom w:val="0"/>
      <w:divBdr>
        <w:top w:val="none" w:sz="0" w:space="0" w:color="auto"/>
        <w:left w:val="none" w:sz="0" w:space="0" w:color="auto"/>
        <w:bottom w:val="none" w:sz="0" w:space="0" w:color="auto"/>
        <w:right w:val="none" w:sz="0" w:space="0" w:color="auto"/>
      </w:divBdr>
    </w:div>
    <w:div w:id="1479374415">
      <w:marLeft w:val="640"/>
      <w:marRight w:val="0"/>
      <w:marTop w:val="0"/>
      <w:marBottom w:val="0"/>
      <w:divBdr>
        <w:top w:val="none" w:sz="0" w:space="0" w:color="auto"/>
        <w:left w:val="none" w:sz="0" w:space="0" w:color="auto"/>
        <w:bottom w:val="none" w:sz="0" w:space="0" w:color="auto"/>
        <w:right w:val="none" w:sz="0" w:space="0" w:color="auto"/>
      </w:divBdr>
    </w:div>
    <w:div w:id="1479491338">
      <w:marLeft w:val="640"/>
      <w:marRight w:val="0"/>
      <w:marTop w:val="0"/>
      <w:marBottom w:val="0"/>
      <w:divBdr>
        <w:top w:val="none" w:sz="0" w:space="0" w:color="auto"/>
        <w:left w:val="none" w:sz="0" w:space="0" w:color="auto"/>
        <w:bottom w:val="none" w:sz="0" w:space="0" w:color="auto"/>
        <w:right w:val="none" w:sz="0" w:space="0" w:color="auto"/>
      </w:divBdr>
    </w:div>
    <w:div w:id="1479615005">
      <w:marLeft w:val="640"/>
      <w:marRight w:val="0"/>
      <w:marTop w:val="0"/>
      <w:marBottom w:val="0"/>
      <w:divBdr>
        <w:top w:val="none" w:sz="0" w:space="0" w:color="auto"/>
        <w:left w:val="none" w:sz="0" w:space="0" w:color="auto"/>
        <w:bottom w:val="none" w:sz="0" w:space="0" w:color="auto"/>
        <w:right w:val="none" w:sz="0" w:space="0" w:color="auto"/>
      </w:divBdr>
    </w:div>
    <w:div w:id="1479686931">
      <w:marLeft w:val="640"/>
      <w:marRight w:val="0"/>
      <w:marTop w:val="0"/>
      <w:marBottom w:val="0"/>
      <w:divBdr>
        <w:top w:val="none" w:sz="0" w:space="0" w:color="auto"/>
        <w:left w:val="none" w:sz="0" w:space="0" w:color="auto"/>
        <w:bottom w:val="none" w:sz="0" w:space="0" w:color="auto"/>
        <w:right w:val="none" w:sz="0" w:space="0" w:color="auto"/>
      </w:divBdr>
    </w:div>
    <w:div w:id="1479885130">
      <w:marLeft w:val="640"/>
      <w:marRight w:val="0"/>
      <w:marTop w:val="0"/>
      <w:marBottom w:val="0"/>
      <w:divBdr>
        <w:top w:val="none" w:sz="0" w:space="0" w:color="auto"/>
        <w:left w:val="none" w:sz="0" w:space="0" w:color="auto"/>
        <w:bottom w:val="none" w:sz="0" w:space="0" w:color="auto"/>
        <w:right w:val="none" w:sz="0" w:space="0" w:color="auto"/>
      </w:divBdr>
    </w:div>
    <w:div w:id="1480000324">
      <w:marLeft w:val="640"/>
      <w:marRight w:val="0"/>
      <w:marTop w:val="0"/>
      <w:marBottom w:val="0"/>
      <w:divBdr>
        <w:top w:val="none" w:sz="0" w:space="0" w:color="auto"/>
        <w:left w:val="none" w:sz="0" w:space="0" w:color="auto"/>
        <w:bottom w:val="none" w:sz="0" w:space="0" w:color="auto"/>
        <w:right w:val="none" w:sz="0" w:space="0" w:color="auto"/>
      </w:divBdr>
    </w:div>
    <w:div w:id="1480074960">
      <w:marLeft w:val="640"/>
      <w:marRight w:val="0"/>
      <w:marTop w:val="0"/>
      <w:marBottom w:val="0"/>
      <w:divBdr>
        <w:top w:val="none" w:sz="0" w:space="0" w:color="auto"/>
        <w:left w:val="none" w:sz="0" w:space="0" w:color="auto"/>
        <w:bottom w:val="none" w:sz="0" w:space="0" w:color="auto"/>
        <w:right w:val="none" w:sz="0" w:space="0" w:color="auto"/>
      </w:divBdr>
    </w:div>
    <w:div w:id="1480146741">
      <w:marLeft w:val="640"/>
      <w:marRight w:val="0"/>
      <w:marTop w:val="0"/>
      <w:marBottom w:val="0"/>
      <w:divBdr>
        <w:top w:val="none" w:sz="0" w:space="0" w:color="auto"/>
        <w:left w:val="none" w:sz="0" w:space="0" w:color="auto"/>
        <w:bottom w:val="none" w:sz="0" w:space="0" w:color="auto"/>
        <w:right w:val="none" w:sz="0" w:space="0" w:color="auto"/>
      </w:divBdr>
    </w:div>
    <w:div w:id="1480267105">
      <w:marLeft w:val="640"/>
      <w:marRight w:val="0"/>
      <w:marTop w:val="0"/>
      <w:marBottom w:val="0"/>
      <w:divBdr>
        <w:top w:val="none" w:sz="0" w:space="0" w:color="auto"/>
        <w:left w:val="none" w:sz="0" w:space="0" w:color="auto"/>
        <w:bottom w:val="none" w:sz="0" w:space="0" w:color="auto"/>
        <w:right w:val="none" w:sz="0" w:space="0" w:color="auto"/>
      </w:divBdr>
    </w:div>
    <w:div w:id="1480269095">
      <w:marLeft w:val="640"/>
      <w:marRight w:val="0"/>
      <w:marTop w:val="0"/>
      <w:marBottom w:val="0"/>
      <w:divBdr>
        <w:top w:val="none" w:sz="0" w:space="0" w:color="auto"/>
        <w:left w:val="none" w:sz="0" w:space="0" w:color="auto"/>
        <w:bottom w:val="none" w:sz="0" w:space="0" w:color="auto"/>
        <w:right w:val="none" w:sz="0" w:space="0" w:color="auto"/>
      </w:divBdr>
    </w:div>
    <w:div w:id="1480271351">
      <w:marLeft w:val="640"/>
      <w:marRight w:val="0"/>
      <w:marTop w:val="0"/>
      <w:marBottom w:val="0"/>
      <w:divBdr>
        <w:top w:val="none" w:sz="0" w:space="0" w:color="auto"/>
        <w:left w:val="none" w:sz="0" w:space="0" w:color="auto"/>
        <w:bottom w:val="none" w:sz="0" w:space="0" w:color="auto"/>
        <w:right w:val="none" w:sz="0" w:space="0" w:color="auto"/>
      </w:divBdr>
    </w:div>
    <w:div w:id="1480338296">
      <w:marLeft w:val="640"/>
      <w:marRight w:val="0"/>
      <w:marTop w:val="0"/>
      <w:marBottom w:val="0"/>
      <w:divBdr>
        <w:top w:val="none" w:sz="0" w:space="0" w:color="auto"/>
        <w:left w:val="none" w:sz="0" w:space="0" w:color="auto"/>
        <w:bottom w:val="none" w:sz="0" w:space="0" w:color="auto"/>
        <w:right w:val="none" w:sz="0" w:space="0" w:color="auto"/>
      </w:divBdr>
    </w:div>
    <w:div w:id="1480344810">
      <w:marLeft w:val="640"/>
      <w:marRight w:val="0"/>
      <w:marTop w:val="0"/>
      <w:marBottom w:val="0"/>
      <w:divBdr>
        <w:top w:val="none" w:sz="0" w:space="0" w:color="auto"/>
        <w:left w:val="none" w:sz="0" w:space="0" w:color="auto"/>
        <w:bottom w:val="none" w:sz="0" w:space="0" w:color="auto"/>
        <w:right w:val="none" w:sz="0" w:space="0" w:color="auto"/>
      </w:divBdr>
    </w:div>
    <w:div w:id="1480422711">
      <w:marLeft w:val="640"/>
      <w:marRight w:val="0"/>
      <w:marTop w:val="0"/>
      <w:marBottom w:val="0"/>
      <w:divBdr>
        <w:top w:val="none" w:sz="0" w:space="0" w:color="auto"/>
        <w:left w:val="none" w:sz="0" w:space="0" w:color="auto"/>
        <w:bottom w:val="none" w:sz="0" w:space="0" w:color="auto"/>
        <w:right w:val="none" w:sz="0" w:space="0" w:color="auto"/>
      </w:divBdr>
    </w:div>
    <w:div w:id="1480459541">
      <w:marLeft w:val="640"/>
      <w:marRight w:val="0"/>
      <w:marTop w:val="0"/>
      <w:marBottom w:val="0"/>
      <w:divBdr>
        <w:top w:val="none" w:sz="0" w:space="0" w:color="auto"/>
        <w:left w:val="none" w:sz="0" w:space="0" w:color="auto"/>
        <w:bottom w:val="none" w:sz="0" w:space="0" w:color="auto"/>
        <w:right w:val="none" w:sz="0" w:space="0" w:color="auto"/>
      </w:divBdr>
    </w:div>
    <w:div w:id="1480732127">
      <w:marLeft w:val="640"/>
      <w:marRight w:val="0"/>
      <w:marTop w:val="0"/>
      <w:marBottom w:val="0"/>
      <w:divBdr>
        <w:top w:val="none" w:sz="0" w:space="0" w:color="auto"/>
        <w:left w:val="none" w:sz="0" w:space="0" w:color="auto"/>
        <w:bottom w:val="none" w:sz="0" w:space="0" w:color="auto"/>
        <w:right w:val="none" w:sz="0" w:space="0" w:color="auto"/>
      </w:divBdr>
    </w:div>
    <w:div w:id="1480734509">
      <w:marLeft w:val="640"/>
      <w:marRight w:val="0"/>
      <w:marTop w:val="0"/>
      <w:marBottom w:val="0"/>
      <w:divBdr>
        <w:top w:val="none" w:sz="0" w:space="0" w:color="auto"/>
        <w:left w:val="none" w:sz="0" w:space="0" w:color="auto"/>
        <w:bottom w:val="none" w:sz="0" w:space="0" w:color="auto"/>
        <w:right w:val="none" w:sz="0" w:space="0" w:color="auto"/>
      </w:divBdr>
    </w:div>
    <w:div w:id="1480804125">
      <w:marLeft w:val="640"/>
      <w:marRight w:val="0"/>
      <w:marTop w:val="0"/>
      <w:marBottom w:val="0"/>
      <w:divBdr>
        <w:top w:val="none" w:sz="0" w:space="0" w:color="auto"/>
        <w:left w:val="none" w:sz="0" w:space="0" w:color="auto"/>
        <w:bottom w:val="none" w:sz="0" w:space="0" w:color="auto"/>
        <w:right w:val="none" w:sz="0" w:space="0" w:color="auto"/>
      </w:divBdr>
    </w:div>
    <w:div w:id="1480807982">
      <w:marLeft w:val="640"/>
      <w:marRight w:val="0"/>
      <w:marTop w:val="0"/>
      <w:marBottom w:val="0"/>
      <w:divBdr>
        <w:top w:val="none" w:sz="0" w:space="0" w:color="auto"/>
        <w:left w:val="none" w:sz="0" w:space="0" w:color="auto"/>
        <w:bottom w:val="none" w:sz="0" w:space="0" w:color="auto"/>
        <w:right w:val="none" w:sz="0" w:space="0" w:color="auto"/>
      </w:divBdr>
    </w:div>
    <w:div w:id="1480808774">
      <w:marLeft w:val="640"/>
      <w:marRight w:val="0"/>
      <w:marTop w:val="0"/>
      <w:marBottom w:val="0"/>
      <w:divBdr>
        <w:top w:val="none" w:sz="0" w:space="0" w:color="auto"/>
        <w:left w:val="none" w:sz="0" w:space="0" w:color="auto"/>
        <w:bottom w:val="none" w:sz="0" w:space="0" w:color="auto"/>
        <w:right w:val="none" w:sz="0" w:space="0" w:color="auto"/>
      </w:divBdr>
    </w:div>
    <w:div w:id="1480879964">
      <w:marLeft w:val="640"/>
      <w:marRight w:val="0"/>
      <w:marTop w:val="0"/>
      <w:marBottom w:val="0"/>
      <w:divBdr>
        <w:top w:val="none" w:sz="0" w:space="0" w:color="auto"/>
        <w:left w:val="none" w:sz="0" w:space="0" w:color="auto"/>
        <w:bottom w:val="none" w:sz="0" w:space="0" w:color="auto"/>
        <w:right w:val="none" w:sz="0" w:space="0" w:color="auto"/>
      </w:divBdr>
    </w:div>
    <w:div w:id="1480922307">
      <w:marLeft w:val="640"/>
      <w:marRight w:val="0"/>
      <w:marTop w:val="0"/>
      <w:marBottom w:val="0"/>
      <w:divBdr>
        <w:top w:val="none" w:sz="0" w:space="0" w:color="auto"/>
        <w:left w:val="none" w:sz="0" w:space="0" w:color="auto"/>
        <w:bottom w:val="none" w:sz="0" w:space="0" w:color="auto"/>
        <w:right w:val="none" w:sz="0" w:space="0" w:color="auto"/>
      </w:divBdr>
    </w:div>
    <w:div w:id="1480999074">
      <w:marLeft w:val="640"/>
      <w:marRight w:val="0"/>
      <w:marTop w:val="0"/>
      <w:marBottom w:val="0"/>
      <w:divBdr>
        <w:top w:val="none" w:sz="0" w:space="0" w:color="auto"/>
        <w:left w:val="none" w:sz="0" w:space="0" w:color="auto"/>
        <w:bottom w:val="none" w:sz="0" w:space="0" w:color="auto"/>
        <w:right w:val="none" w:sz="0" w:space="0" w:color="auto"/>
      </w:divBdr>
    </w:div>
    <w:div w:id="1481069505">
      <w:marLeft w:val="640"/>
      <w:marRight w:val="0"/>
      <w:marTop w:val="0"/>
      <w:marBottom w:val="0"/>
      <w:divBdr>
        <w:top w:val="none" w:sz="0" w:space="0" w:color="auto"/>
        <w:left w:val="none" w:sz="0" w:space="0" w:color="auto"/>
        <w:bottom w:val="none" w:sz="0" w:space="0" w:color="auto"/>
        <w:right w:val="none" w:sz="0" w:space="0" w:color="auto"/>
      </w:divBdr>
    </w:div>
    <w:div w:id="1481074047">
      <w:marLeft w:val="640"/>
      <w:marRight w:val="0"/>
      <w:marTop w:val="0"/>
      <w:marBottom w:val="0"/>
      <w:divBdr>
        <w:top w:val="none" w:sz="0" w:space="0" w:color="auto"/>
        <w:left w:val="none" w:sz="0" w:space="0" w:color="auto"/>
        <w:bottom w:val="none" w:sz="0" w:space="0" w:color="auto"/>
        <w:right w:val="none" w:sz="0" w:space="0" w:color="auto"/>
      </w:divBdr>
    </w:div>
    <w:div w:id="1481264741">
      <w:marLeft w:val="640"/>
      <w:marRight w:val="0"/>
      <w:marTop w:val="0"/>
      <w:marBottom w:val="0"/>
      <w:divBdr>
        <w:top w:val="none" w:sz="0" w:space="0" w:color="auto"/>
        <w:left w:val="none" w:sz="0" w:space="0" w:color="auto"/>
        <w:bottom w:val="none" w:sz="0" w:space="0" w:color="auto"/>
        <w:right w:val="none" w:sz="0" w:space="0" w:color="auto"/>
      </w:divBdr>
    </w:div>
    <w:div w:id="1481271639">
      <w:marLeft w:val="640"/>
      <w:marRight w:val="0"/>
      <w:marTop w:val="0"/>
      <w:marBottom w:val="0"/>
      <w:divBdr>
        <w:top w:val="none" w:sz="0" w:space="0" w:color="auto"/>
        <w:left w:val="none" w:sz="0" w:space="0" w:color="auto"/>
        <w:bottom w:val="none" w:sz="0" w:space="0" w:color="auto"/>
        <w:right w:val="none" w:sz="0" w:space="0" w:color="auto"/>
      </w:divBdr>
    </w:div>
    <w:div w:id="1481387064">
      <w:marLeft w:val="640"/>
      <w:marRight w:val="0"/>
      <w:marTop w:val="0"/>
      <w:marBottom w:val="0"/>
      <w:divBdr>
        <w:top w:val="none" w:sz="0" w:space="0" w:color="auto"/>
        <w:left w:val="none" w:sz="0" w:space="0" w:color="auto"/>
        <w:bottom w:val="none" w:sz="0" w:space="0" w:color="auto"/>
        <w:right w:val="none" w:sz="0" w:space="0" w:color="auto"/>
      </w:divBdr>
    </w:div>
    <w:div w:id="1481387264">
      <w:marLeft w:val="640"/>
      <w:marRight w:val="0"/>
      <w:marTop w:val="0"/>
      <w:marBottom w:val="0"/>
      <w:divBdr>
        <w:top w:val="none" w:sz="0" w:space="0" w:color="auto"/>
        <w:left w:val="none" w:sz="0" w:space="0" w:color="auto"/>
        <w:bottom w:val="none" w:sz="0" w:space="0" w:color="auto"/>
        <w:right w:val="none" w:sz="0" w:space="0" w:color="auto"/>
      </w:divBdr>
    </w:div>
    <w:div w:id="1481388913">
      <w:marLeft w:val="640"/>
      <w:marRight w:val="0"/>
      <w:marTop w:val="0"/>
      <w:marBottom w:val="0"/>
      <w:divBdr>
        <w:top w:val="none" w:sz="0" w:space="0" w:color="auto"/>
        <w:left w:val="none" w:sz="0" w:space="0" w:color="auto"/>
        <w:bottom w:val="none" w:sz="0" w:space="0" w:color="auto"/>
        <w:right w:val="none" w:sz="0" w:space="0" w:color="auto"/>
      </w:divBdr>
    </w:div>
    <w:div w:id="1481456704">
      <w:marLeft w:val="640"/>
      <w:marRight w:val="0"/>
      <w:marTop w:val="0"/>
      <w:marBottom w:val="0"/>
      <w:divBdr>
        <w:top w:val="none" w:sz="0" w:space="0" w:color="auto"/>
        <w:left w:val="none" w:sz="0" w:space="0" w:color="auto"/>
        <w:bottom w:val="none" w:sz="0" w:space="0" w:color="auto"/>
        <w:right w:val="none" w:sz="0" w:space="0" w:color="auto"/>
      </w:divBdr>
    </w:div>
    <w:div w:id="1481533344">
      <w:marLeft w:val="640"/>
      <w:marRight w:val="0"/>
      <w:marTop w:val="0"/>
      <w:marBottom w:val="0"/>
      <w:divBdr>
        <w:top w:val="none" w:sz="0" w:space="0" w:color="auto"/>
        <w:left w:val="none" w:sz="0" w:space="0" w:color="auto"/>
        <w:bottom w:val="none" w:sz="0" w:space="0" w:color="auto"/>
        <w:right w:val="none" w:sz="0" w:space="0" w:color="auto"/>
      </w:divBdr>
    </w:div>
    <w:div w:id="1481534647">
      <w:marLeft w:val="640"/>
      <w:marRight w:val="0"/>
      <w:marTop w:val="0"/>
      <w:marBottom w:val="0"/>
      <w:divBdr>
        <w:top w:val="none" w:sz="0" w:space="0" w:color="auto"/>
        <w:left w:val="none" w:sz="0" w:space="0" w:color="auto"/>
        <w:bottom w:val="none" w:sz="0" w:space="0" w:color="auto"/>
        <w:right w:val="none" w:sz="0" w:space="0" w:color="auto"/>
      </w:divBdr>
    </w:div>
    <w:div w:id="1481656870">
      <w:marLeft w:val="640"/>
      <w:marRight w:val="0"/>
      <w:marTop w:val="0"/>
      <w:marBottom w:val="0"/>
      <w:divBdr>
        <w:top w:val="none" w:sz="0" w:space="0" w:color="auto"/>
        <w:left w:val="none" w:sz="0" w:space="0" w:color="auto"/>
        <w:bottom w:val="none" w:sz="0" w:space="0" w:color="auto"/>
        <w:right w:val="none" w:sz="0" w:space="0" w:color="auto"/>
      </w:divBdr>
    </w:div>
    <w:div w:id="1481726312">
      <w:marLeft w:val="640"/>
      <w:marRight w:val="0"/>
      <w:marTop w:val="0"/>
      <w:marBottom w:val="0"/>
      <w:divBdr>
        <w:top w:val="none" w:sz="0" w:space="0" w:color="auto"/>
        <w:left w:val="none" w:sz="0" w:space="0" w:color="auto"/>
        <w:bottom w:val="none" w:sz="0" w:space="0" w:color="auto"/>
        <w:right w:val="none" w:sz="0" w:space="0" w:color="auto"/>
      </w:divBdr>
    </w:div>
    <w:div w:id="1481772237">
      <w:marLeft w:val="640"/>
      <w:marRight w:val="0"/>
      <w:marTop w:val="0"/>
      <w:marBottom w:val="0"/>
      <w:divBdr>
        <w:top w:val="none" w:sz="0" w:space="0" w:color="auto"/>
        <w:left w:val="none" w:sz="0" w:space="0" w:color="auto"/>
        <w:bottom w:val="none" w:sz="0" w:space="0" w:color="auto"/>
        <w:right w:val="none" w:sz="0" w:space="0" w:color="auto"/>
      </w:divBdr>
    </w:div>
    <w:div w:id="1481775913">
      <w:marLeft w:val="640"/>
      <w:marRight w:val="0"/>
      <w:marTop w:val="0"/>
      <w:marBottom w:val="0"/>
      <w:divBdr>
        <w:top w:val="none" w:sz="0" w:space="0" w:color="auto"/>
        <w:left w:val="none" w:sz="0" w:space="0" w:color="auto"/>
        <w:bottom w:val="none" w:sz="0" w:space="0" w:color="auto"/>
        <w:right w:val="none" w:sz="0" w:space="0" w:color="auto"/>
      </w:divBdr>
    </w:div>
    <w:div w:id="1481850385">
      <w:marLeft w:val="640"/>
      <w:marRight w:val="0"/>
      <w:marTop w:val="0"/>
      <w:marBottom w:val="0"/>
      <w:divBdr>
        <w:top w:val="none" w:sz="0" w:space="0" w:color="auto"/>
        <w:left w:val="none" w:sz="0" w:space="0" w:color="auto"/>
        <w:bottom w:val="none" w:sz="0" w:space="0" w:color="auto"/>
        <w:right w:val="none" w:sz="0" w:space="0" w:color="auto"/>
      </w:divBdr>
    </w:div>
    <w:div w:id="1481924134">
      <w:marLeft w:val="640"/>
      <w:marRight w:val="0"/>
      <w:marTop w:val="0"/>
      <w:marBottom w:val="0"/>
      <w:divBdr>
        <w:top w:val="none" w:sz="0" w:space="0" w:color="auto"/>
        <w:left w:val="none" w:sz="0" w:space="0" w:color="auto"/>
        <w:bottom w:val="none" w:sz="0" w:space="0" w:color="auto"/>
        <w:right w:val="none" w:sz="0" w:space="0" w:color="auto"/>
      </w:divBdr>
    </w:div>
    <w:div w:id="1481927147">
      <w:marLeft w:val="640"/>
      <w:marRight w:val="0"/>
      <w:marTop w:val="0"/>
      <w:marBottom w:val="0"/>
      <w:divBdr>
        <w:top w:val="none" w:sz="0" w:space="0" w:color="auto"/>
        <w:left w:val="none" w:sz="0" w:space="0" w:color="auto"/>
        <w:bottom w:val="none" w:sz="0" w:space="0" w:color="auto"/>
        <w:right w:val="none" w:sz="0" w:space="0" w:color="auto"/>
      </w:divBdr>
    </w:div>
    <w:div w:id="1482113901">
      <w:marLeft w:val="640"/>
      <w:marRight w:val="0"/>
      <w:marTop w:val="0"/>
      <w:marBottom w:val="0"/>
      <w:divBdr>
        <w:top w:val="none" w:sz="0" w:space="0" w:color="auto"/>
        <w:left w:val="none" w:sz="0" w:space="0" w:color="auto"/>
        <w:bottom w:val="none" w:sz="0" w:space="0" w:color="auto"/>
        <w:right w:val="none" w:sz="0" w:space="0" w:color="auto"/>
      </w:divBdr>
    </w:div>
    <w:div w:id="1482116547">
      <w:marLeft w:val="640"/>
      <w:marRight w:val="0"/>
      <w:marTop w:val="0"/>
      <w:marBottom w:val="0"/>
      <w:divBdr>
        <w:top w:val="none" w:sz="0" w:space="0" w:color="auto"/>
        <w:left w:val="none" w:sz="0" w:space="0" w:color="auto"/>
        <w:bottom w:val="none" w:sz="0" w:space="0" w:color="auto"/>
        <w:right w:val="none" w:sz="0" w:space="0" w:color="auto"/>
      </w:divBdr>
    </w:div>
    <w:div w:id="1482117657">
      <w:marLeft w:val="640"/>
      <w:marRight w:val="0"/>
      <w:marTop w:val="0"/>
      <w:marBottom w:val="0"/>
      <w:divBdr>
        <w:top w:val="none" w:sz="0" w:space="0" w:color="auto"/>
        <w:left w:val="none" w:sz="0" w:space="0" w:color="auto"/>
        <w:bottom w:val="none" w:sz="0" w:space="0" w:color="auto"/>
        <w:right w:val="none" w:sz="0" w:space="0" w:color="auto"/>
      </w:divBdr>
    </w:div>
    <w:div w:id="1482119967">
      <w:marLeft w:val="640"/>
      <w:marRight w:val="0"/>
      <w:marTop w:val="0"/>
      <w:marBottom w:val="0"/>
      <w:divBdr>
        <w:top w:val="none" w:sz="0" w:space="0" w:color="auto"/>
        <w:left w:val="none" w:sz="0" w:space="0" w:color="auto"/>
        <w:bottom w:val="none" w:sz="0" w:space="0" w:color="auto"/>
        <w:right w:val="none" w:sz="0" w:space="0" w:color="auto"/>
      </w:divBdr>
    </w:div>
    <w:div w:id="1482163007">
      <w:marLeft w:val="640"/>
      <w:marRight w:val="0"/>
      <w:marTop w:val="0"/>
      <w:marBottom w:val="0"/>
      <w:divBdr>
        <w:top w:val="none" w:sz="0" w:space="0" w:color="auto"/>
        <w:left w:val="none" w:sz="0" w:space="0" w:color="auto"/>
        <w:bottom w:val="none" w:sz="0" w:space="0" w:color="auto"/>
        <w:right w:val="none" w:sz="0" w:space="0" w:color="auto"/>
      </w:divBdr>
    </w:div>
    <w:div w:id="1482232567">
      <w:marLeft w:val="640"/>
      <w:marRight w:val="0"/>
      <w:marTop w:val="0"/>
      <w:marBottom w:val="0"/>
      <w:divBdr>
        <w:top w:val="none" w:sz="0" w:space="0" w:color="auto"/>
        <w:left w:val="none" w:sz="0" w:space="0" w:color="auto"/>
        <w:bottom w:val="none" w:sz="0" w:space="0" w:color="auto"/>
        <w:right w:val="none" w:sz="0" w:space="0" w:color="auto"/>
      </w:divBdr>
    </w:div>
    <w:div w:id="1482238214">
      <w:marLeft w:val="640"/>
      <w:marRight w:val="0"/>
      <w:marTop w:val="0"/>
      <w:marBottom w:val="0"/>
      <w:divBdr>
        <w:top w:val="none" w:sz="0" w:space="0" w:color="auto"/>
        <w:left w:val="none" w:sz="0" w:space="0" w:color="auto"/>
        <w:bottom w:val="none" w:sz="0" w:space="0" w:color="auto"/>
        <w:right w:val="none" w:sz="0" w:space="0" w:color="auto"/>
      </w:divBdr>
    </w:div>
    <w:div w:id="1482379502">
      <w:marLeft w:val="640"/>
      <w:marRight w:val="0"/>
      <w:marTop w:val="0"/>
      <w:marBottom w:val="0"/>
      <w:divBdr>
        <w:top w:val="none" w:sz="0" w:space="0" w:color="auto"/>
        <w:left w:val="none" w:sz="0" w:space="0" w:color="auto"/>
        <w:bottom w:val="none" w:sz="0" w:space="0" w:color="auto"/>
        <w:right w:val="none" w:sz="0" w:space="0" w:color="auto"/>
      </w:divBdr>
    </w:div>
    <w:div w:id="1482379884">
      <w:marLeft w:val="640"/>
      <w:marRight w:val="0"/>
      <w:marTop w:val="0"/>
      <w:marBottom w:val="0"/>
      <w:divBdr>
        <w:top w:val="none" w:sz="0" w:space="0" w:color="auto"/>
        <w:left w:val="none" w:sz="0" w:space="0" w:color="auto"/>
        <w:bottom w:val="none" w:sz="0" w:space="0" w:color="auto"/>
        <w:right w:val="none" w:sz="0" w:space="0" w:color="auto"/>
      </w:divBdr>
    </w:div>
    <w:div w:id="1482427806">
      <w:marLeft w:val="640"/>
      <w:marRight w:val="0"/>
      <w:marTop w:val="0"/>
      <w:marBottom w:val="0"/>
      <w:divBdr>
        <w:top w:val="none" w:sz="0" w:space="0" w:color="auto"/>
        <w:left w:val="none" w:sz="0" w:space="0" w:color="auto"/>
        <w:bottom w:val="none" w:sz="0" w:space="0" w:color="auto"/>
        <w:right w:val="none" w:sz="0" w:space="0" w:color="auto"/>
      </w:divBdr>
    </w:div>
    <w:div w:id="1482428193">
      <w:marLeft w:val="640"/>
      <w:marRight w:val="0"/>
      <w:marTop w:val="0"/>
      <w:marBottom w:val="0"/>
      <w:divBdr>
        <w:top w:val="none" w:sz="0" w:space="0" w:color="auto"/>
        <w:left w:val="none" w:sz="0" w:space="0" w:color="auto"/>
        <w:bottom w:val="none" w:sz="0" w:space="0" w:color="auto"/>
        <w:right w:val="none" w:sz="0" w:space="0" w:color="auto"/>
      </w:divBdr>
    </w:div>
    <w:div w:id="1482575560">
      <w:marLeft w:val="640"/>
      <w:marRight w:val="0"/>
      <w:marTop w:val="0"/>
      <w:marBottom w:val="0"/>
      <w:divBdr>
        <w:top w:val="none" w:sz="0" w:space="0" w:color="auto"/>
        <w:left w:val="none" w:sz="0" w:space="0" w:color="auto"/>
        <w:bottom w:val="none" w:sz="0" w:space="0" w:color="auto"/>
        <w:right w:val="none" w:sz="0" w:space="0" w:color="auto"/>
      </w:divBdr>
    </w:div>
    <w:div w:id="1482576299">
      <w:marLeft w:val="640"/>
      <w:marRight w:val="0"/>
      <w:marTop w:val="0"/>
      <w:marBottom w:val="0"/>
      <w:divBdr>
        <w:top w:val="none" w:sz="0" w:space="0" w:color="auto"/>
        <w:left w:val="none" w:sz="0" w:space="0" w:color="auto"/>
        <w:bottom w:val="none" w:sz="0" w:space="0" w:color="auto"/>
        <w:right w:val="none" w:sz="0" w:space="0" w:color="auto"/>
      </w:divBdr>
    </w:div>
    <w:div w:id="1482576735">
      <w:marLeft w:val="640"/>
      <w:marRight w:val="0"/>
      <w:marTop w:val="0"/>
      <w:marBottom w:val="0"/>
      <w:divBdr>
        <w:top w:val="none" w:sz="0" w:space="0" w:color="auto"/>
        <w:left w:val="none" w:sz="0" w:space="0" w:color="auto"/>
        <w:bottom w:val="none" w:sz="0" w:space="0" w:color="auto"/>
        <w:right w:val="none" w:sz="0" w:space="0" w:color="auto"/>
      </w:divBdr>
    </w:div>
    <w:div w:id="1482577875">
      <w:marLeft w:val="640"/>
      <w:marRight w:val="0"/>
      <w:marTop w:val="0"/>
      <w:marBottom w:val="0"/>
      <w:divBdr>
        <w:top w:val="none" w:sz="0" w:space="0" w:color="auto"/>
        <w:left w:val="none" w:sz="0" w:space="0" w:color="auto"/>
        <w:bottom w:val="none" w:sz="0" w:space="0" w:color="auto"/>
        <w:right w:val="none" w:sz="0" w:space="0" w:color="auto"/>
      </w:divBdr>
    </w:div>
    <w:div w:id="1482579447">
      <w:marLeft w:val="640"/>
      <w:marRight w:val="0"/>
      <w:marTop w:val="0"/>
      <w:marBottom w:val="0"/>
      <w:divBdr>
        <w:top w:val="none" w:sz="0" w:space="0" w:color="auto"/>
        <w:left w:val="none" w:sz="0" w:space="0" w:color="auto"/>
        <w:bottom w:val="none" w:sz="0" w:space="0" w:color="auto"/>
        <w:right w:val="none" w:sz="0" w:space="0" w:color="auto"/>
      </w:divBdr>
    </w:div>
    <w:div w:id="1482649054">
      <w:marLeft w:val="640"/>
      <w:marRight w:val="0"/>
      <w:marTop w:val="0"/>
      <w:marBottom w:val="0"/>
      <w:divBdr>
        <w:top w:val="none" w:sz="0" w:space="0" w:color="auto"/>
        <w:left w:val="none" w:sz="0" w:space="0" w:color="auto"/>
        <w:bottom w:val="none" w:sz="0" w:space="0" w:color="auto"/>
        <w:right w:val="none" w:sz="0" w:space="0" w:color="auto"/>
      </w:divBdr>
    </w:div>
    <w:div w:id="1482652033">
      <w:marLeft w:val="640"/>
      <w:marRight w:val="0"/>
      <w:marTop w:val="0"/>
      <w:marBottom w:val="0"/>
      <w:divBdr>
        <w:top w:val="none" w:sz="0" w:space="0" w:color="auto"/>
        <w:left w:val="none" w:sz="0" w:space="0" w:color="auto"/>
        <w:bottom w:val="none" w:sz="0" w:space="0" w:color="auto"/>
        <w:right w:val="none" w:sz="0" w:space="0" w:color="auto"/>
      </w:divBdr>
    </w:div>
    <w:div w:id="1482693013">
      <w:marLeft w:val="640"/>
      <w:marRight w:val="0"/>
      <w:marTop w:val="0"/>
      <w:marBottom w:val="0"/>
      <w:divBdr>
        <w:top w:val="none" w:sz="0" w:space="0" w:color="auto"/>
        <w:left w:val="none" w:sz="0" w:space="0" w:color="auto"/>
        <w:bottom w:val="none" w:sz="0" w:space="0" w:color="auto"/>
        <w:right w:val="none" w:sz="0" w:space="0" w:color="auto"/>
      </w:divBdr>
    </w:div>
    <w:div w:id="1482841894">
      <w:marLeft w:val="640"/>
      <w:marRight w:val="0"/>
      <w:marTop w:val="0"/>
      <w:marBottom w:val="0"/>
      <w:divBdr>
        <w:top w:val="none" w:sz="0" w:space="0" w:color="auto"/>
        <w:left w:val="none" w:sz="0" w:space="0" w:color="auto"/>
        <w:bottom w:val="none" w:sz="0" w:space="0" w:color="auto"/>
        <w:right w:val="none" w:sz="0" w:space="0" w:color="auto"/>
      </w:divBdr>
    </w:div>
    <w:div w:id="1482848994">
      <w:marLeft w:val="640"/>
      <w:marRight w:val="0"/>
      <w:marTop w:val="0"/>
      <w:marBottom w:val="0"/>
      <w:divBdr>
        <w:top w:val="none" w:sz="0" w:space="0" w:color="auto"/>
        <w:left w:val="none" w:sz="0" w:space="0" w:color="auto"/>
        <w:bottom w:val="none" w:sz="0" w:space="0" w:color="auto"/>
        <w:right w:val="none" w:sz="0" w:space="0" w:color="auto"/>
      </w:divBdr>
    </w:div>
    <w:div w:id="1482962244">
      <w:marLeft w:val="640"/>
      <w:marRight w:val="0"/>
      <w:marTop w:val="0"/>
      <w:marBottom w:val="0"/>
      <w:divBdr>
        <w:top w:val="none" w:sz="0" w:space="0" w:color="auto"/>
        <w:left w:val="none" w:sz="0" w:space="0" w:color="auto"/>
        <w:bottom w:val="none" w:sz="0" w:space="0" w:color="auto"/>
        <w:right w:val="none" w:sz="0" w:space="0" w:color="auto"/>
      </w:divBdr>
    </w:div>
    <w:div w:id="1482966753">
      <w:marLeft w:val="640"/>
      <w:marRight w:val="0"/>
      <w:marTop w:val="0"/>
      <w:marBottom w:val="0"/>
      <w:divBdr>
        <w:top w:val="none" w:sz="0" w:space="0" w:color="auto"/>
        <w:left w:val="none" w:sz="0" w:space="0" w:color="auto"/>
        <w:bottom w:val="none" w:sz="0" w:space="0" w:color="auto"/>
        <w:right w:val="none" w:sz="0" w:space="0" w:color="auto"/>
      </w:divBdr>
    </w:div>
    <w:div w:id="1483040701">
      <w:marLeft w:val="640"/>
      <w:marRight w:val="0"/>
      <w:marTop w:val="0"/>
      <w:marBottom w:val="0"/>
      <w:divBdr>
        <w:top w:val="none" w:sz="0" w:space="0" w:color="auto"/>
        <w:left w:val="none" w:sz="0" w:space="0" w:color="auto"/>
        <w:bottom w:val="none" w:sz="0" w:space="0" w:color="auto"/>
        <w:right w:val="none" w:sz="0" w:space="0" w:color="auto"/>
      </w:divBdr>
    </w:div>
    <w:div w:id="1483157810">
      <w:marLeft w:val="640"/>
      <w:marRight w:val="0"/>
      <w:marTop w:val="0"/>
      <w:marBottom w:val="0"/>
      <w:divBdr>
        <w:top w:val="none" w:sz="0" w:space="0" w:color="auto"/>
        <w:left w:val="none" w:sz="0" w:space="0" w:color="auto"/>
        <w:bottom w:val="none" w:sz="0" w:space="0" w:color="auto"/>
        <w:right w:val="none" w:sz="0" w:space="0" w:color="auto"/>
      </w:divBdr>
    </w:div>
    <w:div w:id="1483229487">
      <w:marLeft w:val="640"/>
      <w:marRight w:val="0"/>
      <w:marTop w:val="0"/>
      <w:marBottom w:val="0"/>
      <w:divBdr>
        <w:top w:val="none" w:sz="0" w:space="0" w:color="auto"/>
        <w:left w:val="none" w:sz="0" w:space="0" w:color="auto"/>
        <w:bottom w:val="none" w:sz="0" w:space="0" w:color="auto"/>
        <w:right w:val="none" w:sz="0" w:space="0" w:color="auto"/>
      </w:divBdr>
    </w:div>
    <w:div w:id="1483236256">
      <w:marLeft w:val="640"/>
      <w:marRight w:val="0"/>
      <w:marTop w:val="0"/>
      <w:marBottom w:val="0"/>
      <w:divBdr>
        <w:top w:val="none" w:sz="0" w:space="0" w:color="auto"/>
        <w:left w:val="none" w:sz="0" w:space="0" w:color="auto"/>
        <w:bottom w:val="none" w:sz="0" w:space="0" w:color="auto"/>
        <w:right w:val="none" w:sz="0" w:space="0" w:color="auto"/>
      </w:divBdr>
    </w:div>
    <w:div w:id="1483279363">
      <w:marLeft w:val="640"/>
      <w:marRight w:val="0"/>
      <w:marTop w:val="0"/>
      <w:marBottom w:val="0"/>
      <w:divBdr>
        <w:top w:val="none" w:sz="0" w:space="0" w:color="auto"/>
        <w:left w:val="none" w:sz="0" w:space="0" w:color="auto"/>
        <w:bottom w:val="none" w:sz="0" w:space="0" w:color="auto"/>
        <w:right w:val="none" w:sz="0" w:space="0" w:color="auto"/>
      </w:divBdr>
    </w:div>
    <w:div w:id="1483422196">
      <w:marLeft w:val="640"/>
      <w:marRight w:val="0"/>
      <w:marTop w:val="0"/>
      <w:marBottom w:val="0"/>
      <w:divBdr>
        <w:top w:val="none" w:sz="0" w:space="0" w:color="auto"/>
        <w:left w:val="none" w:sz="0" w:space="0" w:color="auto"/>
        <w:bottom w:val="none" w:sz="0" w:space="0" w:color="auto"/>
        <w:right w:val="none" w:sz="0" w:space="0" w:color="auto"/>
      </w:divBdr>
    </w:div>
    <w:div w:id="1483423096">
      <w:marLeft w:val="640"/>
      <w:marRight w:val="0"/>
      <w:marTop w:val="0"/>
      <w:marBottom w:val="0"/>
      <w:divBdr>
        <w:top w:val="none" w:sz="0" w:space="0" w:color="auto"/>
        <w:left w:val="none" w:sz="0" w:space="0" w:color="auto"/>
        <w:bottom w:val="none" w:sz="0" w:space="0" w:color="auto"/>
        <w:right w:val="none" w:sz="0" w:space="0" w:color="auto"/>
      </w:divBdr>
    </w:div>
    <w:div w:id="1483539428">
      <w:marLeft w:val="640"/>
      <w:marRight w:val="0"/>
      <w:marTop w:val="0"/>
      <w:marBottom w:val="0"/>
      <w:divBdr>
        <w:top w:val="none" w:sz="0" w:space="0" w:color="auto"/>
        <w:left w:val="none" w:sz="0" w:space="0" w:color="auto"/>
        <w:bottom w:val="none" w:sz="0" w:space="0" w:color="auto"/>
        <w:right w:val="none" w:sz="0" w:space="0" w:color="auto"/>
      </w:divBdr>
    </w:div>
    <w:div w:id="1483615391">
      <w:marLeft w:val="640"/>
      <w:marRight w:val="0"/>
      <w:marTop w:val="0"/>
      <w:marBottom w:val="0"/>
      <w:divBdr>
        <w:top w:val="none" w:sz="0" w:space="0" w:color="auto"/>
        <w:left w:val="none" w:sz="0" w:space="0" w:color="auto"/>
        <w:bottom w:val="none" w:sz="0" w:space="0" w:color="auto"/>
        <w:right w:val="none" w:sz="0" w:space="0" w:color="auto"/>
      </w:divBdr>
    </w:div>
    <w:div w:id="1483692029">
      <w:marLeft w:val="640"/>
      <w:marRight w:val="0"/>
      <w:marTop w:val="0"/>
      <w:marBottom w:val="0"/>
      <w:divBdr>
        <w:top w:val="none" w:sz="0" w:space="0" w:color="auto"/>
        <w:left w:val="none" w:sz="0" w:space="0" w:color="auto"/>
        <w:bottom w:val="none" w:sz="0" w:space="0" w:color="auto"/>
        <w:right w:val="none" w:sz="0" w:space="0" w:color="auto"/>
      </w:divBdr>
    </w:div>
    <w:div w:id="1483694371">
      <w:marLeft w:val="640"/>
      <w:marRight w:val="0"/>
      <w:marTop w:val="0"/>
      <w:marBottom w:val="0"/>
      <w:divBdr>
        <w:top w:val="none" w:sz="0" w:space="0" w:color="auto"/>
        <w:left w:val="none" w:sz="0" w:space="0" w:color="auto"/>
        <w:bottom w:val="none" w:sz="0" w:space="0" w:color="auto"/>
        <w:right w:val="none" w:sz="0" w:space="0" w:color="auto"/>
      </w:divBdr>
    </w:div>
    <w:div w:id="1483695074">
      <w:marLeft w:val="640"/>
      <w:marRight w:val="0"/>
      <w:marTop w:val="0"/>
      <w:marBottom w:val="0"/>
      <w:divBdr>
        <w:top w:val="none" w:sz="0" w:space="0" w:color="auto"/>
        <w:left w:val="none" w:sz="0" w:space="0" w:color="auto"/>
        <w:bottom w:val="none" w:sz="0" w:space="0" w:color="auto"/>
        <w:right w:val="none" w:sz="0" w:space="0" w:color="auto"/>
      </w:divBdr>
    </w:div>
    <w:div w:id="1483935002">
      <w:marLeft w:val="640"/>
      <w:marRight w:val="0"/>
      <w:marTop w:val="0"/>
      <w:marBottom w:val="0"/>
      <w:divBdr>
        <w:top w:val="none" w:sz="0" w:space="0" w:color="auto"/>
        <w:left w:val="none" w:sz="0" w:space="0" w:color="auto"/>
        <w:bottom w:val="none" w:sz="0" w:space="0" w:color="auto"/>
        <w:right w:val="none" w:sz="0" w:space="0" w:color="auto"/>
      </w:divBdr>
    </w:div>
    <w:div w:id="1484194602">
      <w:marLeft w:val="640"/>
      <w:marRight w:val="0"/>
      <w:marTop w:val="0"/>
      <w:marBottom w:val="0"/>
      <w:divBdr>
        <w:top w:val="none" w:sz="0" w:space="0" w:color="auto"/>
        <w:left w:val="none" w:sz="0" w:space="0" w:color="auto"/>
        <w:bottom w:val="none" w:sz="0" w:space="0" w:color="auto"/>
        <w:right w:val="none" w:sz="0" w:space="0" w:color="auto"/>
      </w:divBdr>
    </w:div>
    <w:div w:id="1484201191">
      <w:marLeft w:val="640"/>
      <w:marRight w:val="0"/>
      <w:marTop w:val="0"/>
      <w:marBottom w:val="0"/>
      <w:divBdr>
        <w:top w:val="none" w:sz="0" w:space="0" w:color="auto"/>
        <w:left w:val="none" w:sz="0" w:space="0" w:color="auto"/>
        <w:bottom w:val="none" w:sz="0" w:space="0" w:color="auto"/>
        <w:right w:val="none" w:sz="0" w:space="0" w:color="auto"/>
      </w:divBdr>
    </w:div>
    <w:div w:id="1484345959">
      <w:marLeft w:val="640"/>
      <w:marRight w:val="0"/>
      <w:marTop w:val="0"/>
      <w:marBottom w:val="0"/>
      <w:divBdr>
        <w:top w:val="none" w:sz="0" w:space="0" w:color="auto"/>
        <w:left w:val="none" w:sz="0" w:space="0" w:color="auto"/>
        <w:bottom w:val="none" w:sz="0" w:space="0" w:color="auto"/>
        <w:right w:val="none" w:sz="0" w:space="0" w:color="auto"/>
      </w:divBdr>
    </w:div>
    <w:div w:id="1484390881">
      <w:marLeft w:val="640"/>
      <w:marRight w:val="0"/>
      <w:marTop w:val="0"/>
      <w:marBottom w:val="0"/>
      <w:divBdr>
        <w:top w:val="none" w:sz="0" w:space="0" w:color="auto"/>
        <w:left w:val="none" w:sz="0" w:space="0" w:color="auto"/>
        <w:bottom w:val="none" w:sz="0" w:space="0" w:color="auto"/>
        <w:right w:val="none" w:sz="0" w:space="0" w:color="auto"/>
      </w:divBdr>
    </w:div>
    <w:div w:id="1484422331">
      <w:marLeft w:val="640"/>
      <w:marRight w:val="0"/>
      <w:marTop w:val="0"/>
      <w:marBottom w:val="0"/>
      <w:divBdr>
        <w:top w:val="none" w:sz="0" w:space="0" w:color="auto"/>
        <w:left w:val="none" w:sz="0" w:space="0" w:color="auto"/>
        <w:bottom w:val="none" w:sz="0" w:space="0" w:color="auto"/>
        <w:right w:val="none" w:sz="0" w:space="0" w:color="auto"/>
      </w:divBdr>
    </w:div>
    <w:div w:id="1484538975">
      <w:marLeft w:val="640"/>
      <w:marRight w:val="0"/>
      <w:marTop w:val="0"/>
      <w:marBottom w:val="0"/>
      <w:divBdr>
        <w:top w:val="none" w:sz="0" w:space="0" w:color="auto"/>
        <w:left w:val="none" w:sz="0" w:space="0" w:color="auto"/>
        <w:bottom w:val="none" w:sz="0" w:space="0" w:color="auto"/>
        <w:right w:val="none" w:sz="0" w:space="0" w:color="auto"/>
      </w:divBdr>
    </w:div>
    <w:div w:id="1484619653">
      <w:marLeft w:val="640"/>
      <w:marRight w:val="0"/>
      <w:marTop w:val="0"/>
      <w:marBottom w:val="0"/>
      <w:divBdr>
        <w:top w:val="none" w:sz="0" w:space="0" w:color="auto"/>
        <w:left w:val="none" w:sz="0" w:space="0" w:color="auto"/>
        <w:bottom w:val="none" w:sz="0" w:space="0" w:color="auto"/>
        <w:right w:val="none" w:sz="0" w:space="0" w:color="auto"/>
      </w:divBdr>
    </w:div>
    <w:div w:id="1484735082">
      <w:marLeft w:val="640"/>
      <w:marRight w:val="0"/>
      <w:marTop w:val="0"/>
      <w:marBottom w:val="0"/>
      <w:divBdr>
        <w:top w:val="none" w:sz="0" w:space="0" w:color="auto"/>
        <w:left w:val="none" w:sz="0" w:space="0" w:color="auto"/>
        <w:bottom w:val="none" w:sz="0" w:space="0" w:color="auto"/>
        <w:right w:val="none" w:sz="0" w:space="0" w:color="auto"/>
      </w:divBdr>
    </w:div>
    <w:div w:id="1484737928">
      <w:marLeft w:val="640"/>
      <w:marRight w:val="0"/>
      <w:marTop w:val="0"/>
      <w:marBottom w:val="0"/>
      <w:divBdr>
        <w:top w:val="none" w:sz="0" w:space="0" w:color="auto"/>
        <w:left w:val="none" w:sz="0" w:space="0" w:color="auto"/>
        <w:bottom w:val="none" w:sz="0" w:space="0" w:color="auto"/>
        <w:right w:val="none" w:sz="0" w:space="0" w:color="auto"/>
      </w:divBdr>
    </w:div>
    <w:div w:id="1484856564">
      <w:marLeft w:val="640"/>
      <w:marRight w:val="0"/>
      <w:marTop w:val="0"/>
      <w:marBottom w:val="0"/>
      <w:divBdr>
        <w:top w:val="none" w:sz="0" w:space="0" w:color="auto"/>
        <w:left w:val="none" w:sz="0" w:space="0" w:color="auto"/>
        <w:bottom w:val="none" w:sz="0" w:space="0" w:color="auto"/>
        <w:right w:val="none" w:sz="0" w:space="0" w:color="auto"/>
      </w:divBdr>
    </w:div>
    <w:div w:id="1484932316">
      <w:marLeft w:val="640"/>
      <w:marRight w:val="0"/>
      <w:marTop w:val="0"/>
      <w:marBottom w:val="0"/>
      <w:divBdr>
        <w:top w:val="none" w:sz="0" w:space="0" w:color="auto"/>
        <w:left w:val="none" w:sz="0" w:space="0" w:color="auto"/>
        <w:bottom w:val="none" w:sz="0" w:space="0" w:color="auto"/>
        <w:right w:val="none" w:sz="0" w:space="0" w:color="auto"/>
      </w:divBdr>
    </w:div>
    <w:div w:id="1485125329">
      <w:marLeft w:val="640"/>
      <w:marRight w:val="0"/>
      <w:marTop w:val="0"/>
      <w:marBottom w:val="0"/>
      <w:divBdr>
        <w:top w:val="none" w:sz="0" w:space="0" w:color="auto"/>
        <w:left w:val="none" w:sz="0" w:space="0" w:color="auto"/>
        <w:bottom w:val="none" w:sz="0" w:space="0" w:color="auto"/>
        <w:right w:val="none" w:sz="0" w:space="0" w:color="auto"/>
      </w:divBdr>
    </w:div>
    <w:div w:id="1485194845">
      <w:marLeft w:val="640"/>
      <w:marRight w:val="0"/>
      <w:marTop w:val="0"/>
      <w:marBottom w:val="0"/>
      <w:divBdr>
        <w:top w:val="none" w:sz="0" w:space="0" w:color="auto"/>
        <w:left w:val="none" w:sz="0" w:space="0" w:color="auto"/>
        <w:bottom w:val="none" w:sz="0" w:space="0" w:color="auto"/>
        <w:right w:val="none" w:sz="0" w:space="0" w:color="auto"/>
      </w:divBdr>
    </w:div>
    <w:div w:id="1485201980">
      <w:marLeft w:val="640"/>
      <w:marRight w:val="0"/>
      <w:marTop w:val="0"/>
      <w:marBottom w:val="0"/>
      <w:divBdr>
        <w:top w:val="none" w:sz="0" w:space="0" w:color="auto"/>
        <w:left w:val="none" w:sz="0" w:space="0" w:color="auto"/>
        <w:bottom w:val="none" w:sz="0" w:space="0" w:color="auto"/>
        <w:right w:val="none" w:sz="0" w:space="0" w:color="auto"/>
      </w:divBdr>
    </w:div>
    <w:div w:id="1485315449">
      <w:marLeft w:val="640"/>
      <w:marRight w:val="0"/>
      <w:marTop w:val="0"/>
      <w:marBottom w:val="0"/>
      <w:divBdr>
        <w:top w:val="none" w:sz="0" w:space="0" w:color="auto"/>
        <w:left w:val="none" w:sz="0" w:space="0" w:color="auto"/>
        <w:bottom w:val="none" w:sz="0" w:space="0" w:color="auto"/>
        <w:right w:val="none" w:sz="0" w:space="0" w:color="auto"/>
      </w:divBdr>
    </w:div>
    <w:div w:id="1485396384">
      <w:marLeft w:val="640"/>
      <w:marRight w:val="0"/>
      <w:marTop w:val="0"/>
      <w:marBottom w:val="0"/>
      <w:divBdr>
        <w:top w:val="none" w:sz="0" w:space="0" w:color="auto"/>
        <w:left w:val="none" w:sz="0" w:space="0" w:color="auto"/>
        <w:bottom w:val="none" w:sz="0" w:space="0" w:color="auto"/>
        <w:right w:val="none" w:sz="0" w:space="0" w:color="auto"/>
      </w:divBdr>
    </w:div>
    <w:div w:id="1485469143">
      <w:marLeft w:val="640"/>
      <w:marRight w:val="0"/>
      <w:marTop w:val="0"/>
      <w:marBottom w:val="0"/>
      <w:divBdr>
        <w:top w:val="none" w:sz="0" w:space="0" w:color="auto"/>
        <w:left w:val="none" w:sz="0" w:space="0" w:color="auto"/>
        <w:bottom w:val="none" w:sz="0" w:space="0" w:color="auto"/>
        <w:right w:val="none" w:sz="0" w:space="0" w:color="auto"/>
      </w:divBdr>
    </w:div>
    <w:div w:id="1485471440">
      <w:marLeft w:val="640"/>
      <w:marRight w:val="0"/>
      <w:marTop w:val="0"/>
      <w:marBottom w:val="0"/>
      <w:divBdr>
        <w:top w:val="none" w:sz="0" w:space="0" w:color="auto"/>
        <w:left w:val="none" w:sz="0" w:space="0" w:color="auto"/>
        <w:bottom w:val="none" w:sz="0" w:space="0" w:color="auto"/>
        <w:right w:val="none" w:sz="0" w:space="0" w:color="auto"/>
      </w:divBdr>
    </w:div>
    <w:div w:id="1485508150">
      <w:marLeft w:val="640"/>
      <w:marRight w:val="0"/>
      <w:marTop w:val="0"/>
      <w:marBottom w:val="0"/>
      <w:divBdr>
        <w:top w:val="none" w:sz="0" w:space="0" w:color="auto"/>
        <w:left w:val="none" w:sz="0" w:space="0" w:color="auto"/>
        <w:bottom w:val="none" w:sz="0" w:space="0" w:color="auto"/>
        <w:right w:val="none" w:sz="0" w:space="0" w:color="auto"/>
      </w:divBdr>
    </w:div>
    <w:div w:id="1485513090">
      <w:marLeft w:val="640"/>
      <w:marRight w:val="0"/>
      <w:marTop w:val="0"/>
      <w:marBottom w:val="0"/>
      <w:divBdr>
        <w:top w:val="none" w:sz="0" w:space="0" w:color="auto"/>
        <w:left w:val="none" w:sz="0" w:space="0" w:color="auto"/>
        <w:bottom w:val="none" w:sz="0" w:space="0" w:color="auto"/>
        <w:right w:val="none" w:sz="0" w:space="0" w:color="auto"/>
      </w:divBdr>
    </w:div>
    <w:div w:id="1485656008">
      <w:marLeft w:val="640"/>
      <w:marRight w:val="0"/>
      <w:marTop w:val="0"/>
      <w:marBottom w:val="0"/>
      <w:divBdr>
        <w:top w:val="none" w:sz="0" w:space="0" w:color="auto"/>
        <w:left w:val="none" w:sz="0" w:space="0" w:color="auto"/>
        <w:bottom w:val="none" w:sz="0" w:space="0" w:color="auto"/>
        <w:right w:val="none" w:sz="0" w:space="0" w:color="auto"/>
      </w:divBdr>
    </w:div>
    <w:div w:id="1485656820">
      <w:marLeft w:val="640"/>
      <w:marRight w:val="0"/>
      <w:marTop w:val="0"/>
      <w:marBottom w:val="0"/>
      <w:divBdr>
        <w:top w:val="none" w:sz="0" w:space="0" w:color="auto"/>
        <w:left w:val="none" w:sz="0" w:space="0" w:color="auto"/>
        <w:bottom w:val="none" w:sz="0" w:space="0" w:color="auto"/>
        <w:right w:val="none" w:sz="0" w:space="0" w:color="auto"/>
      </w:divBdr>
    </w:div>
    <w:div w:id="1485702135">
      <w:marLeft w:val="640"/>
      <w:marRight w:val="0"/>
      <w:marTop w:val="0"/>
      <w:marBottom w:val="0"/>
      <w:divBdr>
        <w:top w:val="none" w:sz="0" w:space="0" w:color="auto"/>
        <w:left w:val="none" w:sz="0" w:space="0" w:color="auto"/>
        <w:bottom w:val="none" w:sz="0" w:space="0" w:color="auto"/>
        <w:right w:val="none" w:sz="0" w:space="0" w:color="auto"/>
      </w:divBdr>
    </w:div>
    <w:div w:id="1485702942">
      <w:marLeft w:val="640"/>
      <w:marRight w:val="0"/>
      <w:marTop w:val="0"/>
      <w:marBottom w:val="0"/>
      <w:divBdr>
        <w:top w:val="none" w:sz="0" w:space="0" w:color="auto"/>
        <w:left w:val="none" w:sz="0" w:space="0" w:color="auto"/>
        <w:bottom w:val="none" w:sz="0" w:space="0" w:color="auto"/>
        <w:right w:val="none" w:sz="0" w:space="0" w:color="auto"/>
      </w:divBdr>
    </w:div>
    <w:div w:id="1485776563">
      <w:marLeft w:val="640"/>
      <w:marRight w:val="0"/>
      <w:marTop w:val="0"/>
      <w:marBottom w:val="0"/>
      <w:divBdr>
        <w:top w:val="none" w:sz="0" w:space="0" w:color="auto"/>
        <w:left w:val="none" w:sz="0" w:space="0" w:color="auto"/>
        <w:bottom w:val="none" w:sz="0" w:space="0" w:color="auto"/>
        <w:right w:val="none" w:sz="0" w:space="0" w:color="auto"/>
      </w:divBdr>
    </w:div>
    <w:div w:id="1485777063">
      <w:marLeft w:val="640"/>
      <w:marRight w:val="0"/>
      <w:marTop w:val="0"/>
      <w:marBottom w:val="0"/>
      <w:divBdr>
        <w:top w:val="none" w:sz="0" w:space="0" w:color="auto"/>
        <w:left w:val="none" w:sz="0" w:space="0" w:color="auto"/>
        <w:bottom w:val="none" w:sz="0" w:space="0" w:color="auto"/>
        <w:right w:val="none" w:sz="0" w:space="0" w:color="auto"/>
      </w:divBdr>
    </w:div>
    <w:div w:id="1485849726">
      <w:marLeft w:val="640"/>
      <w:marRight w:val="0"/>
      <w:marTop w:val="0"/>
      <w:marBottom w:val="0"/>
      <w:divBdr>
        <w:top w:val="none" w:sz="0" w:space="0" w:color="auto"/>
        <w:left w:val="none" w:sz="0" w:space="0" w:color="auto"/>
        <w:bottom w:val="none" w:sz="0" w:space="0" w:color="auto"/>
        <w:right w:val="none" w:sz="0" w:space="0" w:color="auto"/>
      </w:divBdr>
    </w:div>
    <w:div w:id="1485853767">
      <w:marLeft w:val="640"/>
      <w:marRight w:val="0"/>
      <w:marTop w:val="0"/>
      <w:marBottom w:val="0"/>
      <w:divBdr>
        <w:top w:val="none" w:sz="0" w:space="0" w:color="auto"/>
        <w:left w:val="none" w:sz="0" w:space="0" w:color="auto"/>
        <w:bottom w:val="none" w:sz="0" w:space="0" w:color="auto"/>
        <w:right w:val="none" w:sz="0" w:space="0" w:color="auto"/>
      </w:divBdr>
    </w:div>
    <w:div w:id="1485901418">
      <w:marLeft w:val="640"/>
      <w:marRight w:val="0"/>
      <w:marTop w:val="0"/>
      <w:marBottom w:val="0"/>
      <w:divBdr>
        <w:top w:val="none" w:sz="0" w:space="0" w:color="auto"/>
        <w:left w:val="none" w:sz="0" w:space="0" w:color="auto"/>
        <w:bottom w:val="none" w:sz="0" w:space="0" w:color="auto"/>
        <w:right w:val="none" w:sz="0" w:space="0" w:color="auto"/>
      </w:divBdr>
    </w:div>
    <w:div w:id="1485929467">
      <w:marLeft w:val="480"/>
      <w:marRight w:val="0"/>
      <w:marTop w:val="0"/>
      <w:marBottom w:val="0"/>
      <w:divBdr>
        <w:top w:val="none" w:sz="0" w:space="0" w:color="auto"/>
        <w:left w:val="none" w:sz="0" w:space="0" w:color="auto"/>
        <w:bottom w:val="none" w:sz="0" w:space="0" w:color="auto"/>
        <w:right w:val="none" w:sz="0" w:space="0" w:color="auto"/>
      </w:divBdr>
    </w:div>
    <w:div w:id="1485967379">
      <w:marLeft w:val="640"/>
      <w:marRight w:val="0"/>
      <w:marTop w:val="0"/>
      <w:marBottom w:val="0"/>
      <w:divBdr>
        <w:top w:val="none" w:sz="0" w:space="0" w:color="auto"/>
        <w:left w:val="none" w:sz="0" w:space="0" w:color="auto"/>
        <w:bottom w:val="none" w:sz="0" w:space="0" w:color="auto"/>
        <w:right w:val="none" w:sz="0" w:space="0" w:color="auto"/>
      </w:divBdr>
    </w:div>
    <w:div w:id="1485968186">
      <w:marLeft w:val="640"/>
      <w:marRight w:val="0"/>
      <w:marTop w:val="0"/>
      <w:marBottom w:val="0"/>
      <w:divBdr>
        <w:top w:val="none" w:sz="0" w:space="0" w:color="auto"/>
        <w:left w:val="none" w:sz="0" w:space="0" w:color="auto"/>
        <w:bottom w:val="none" w:sz="0" w:space="0" w:color="auto"/>
        <w:right w:val="none" w:sz="0" w:space="0" w:color="auto"/>
      </w:divBdr>
    </w:div>
    <w:div w:id="1486042424">
      <w:marLeft w:val="640"/>
      <w:marRight w:val="0"/>
      <w:marTop w:val="0"/>
      <w:marBottom w:val="0"/>
      <w:divBdr>
        <w:top w:val="none" w:sz="0" w:space="0" w:color="auto"/>
        <w:left w:val="none" w:sz="0" w:space="0" w:color="auto"/>
        <w:bottom w:val="none" w:sz="0" w:space="0" w:color="auto"/>
        <w:right w:val="none" w:sz="0" w:space="0" w:color="auto"/>
      </w:divBdr>
    </w:div>
    <w:div w:id="1486044067">
      <w:marLeft w:val="640"/>
      <w:marRight w:val="0"/>
      <w:marTop w:val="0"/>
      <w:marBottom w:val="0"/>
      <w:divBdr>
        <w:top w:val="none" w:sz="0" w:space="0" w:color="auto"/>
        <w:left w:val="none" w:sz="0" w:space="0" w:color="auto"/>
        <w:bottom w:val="none" w:sz="0" w:space="0" w:color="auto"/>
        <w:right w:val="none" w:sz="0" w:space="0" w:color="auto"/>
      </w:divBdr>
    </w:div>
    <w:div w:id="1486044606">
      <w:marLeft w:val="640"/>
      <w:marRight w:val="0"/>
      <w:marTop w:val="0"/>
      <w:marBottom w:val="0"/>
      <w:divBdr>
        <w:top w:val="none" w:sz="0" w:space="0" w:color="auto"/>
        <w:left w:val="none" w:sz="0" w:space="0" w:color="auto"/>
        <w:bottom w:val="none" w:sz="0" w:space="0" w:color="auto"/>
        <w:right w:val="none" w:sz="0" w:space="0" w:color="auto"/>
      </w:divBdr>
    </w:div>
    <w:div w:id="1486050348">
      <w:marLeft w:val="640"/>
      <w:marRight w:val="0"/>
      <w:marTop w:val="0"/>
      <w:marBottom w:val="0"/>
      <w:divBdr>
        <w:top w:val="none" w:sz="0" w:space="0" w:color="auto"/>
        <w:left w:val="none" w:sz="0" w:space="0" w:color="auto"/>
        <w:bottom w:val="none" w:sz="0" w:space="0" w:color="auto"/>
        <w:right w:val="none" w:sz="0" w:space="0" w:color="auto"/>
      </w:divBdr>
    </w:div>
    <w:div w:id="1486165237">
      <w:marLeft w:val="640"/>
      <w:marRight w:val="0"/>
      <w:marTop w:val="0"/>
      <w:marBottom w:val="0"/>
      <w:divBdr>
        <w:top w:val="none" w:sz="0" w:space="0" w:color="auto"/>
        <w:left w:val="none" w:sz="0" w:space="0" w:color="auto"/>
        <w:bottom w:val="none" w:sz="0" w:space="0" w:color="auto"/>
        <w:right w:val="none" w:sz="0" w:space="0" w:color="auto"/>
      </w:divBdr>
    </w:div>
    <w:div w:id="1486168984">
      <w:marLeft w:val="640"/>
      <w:marRight w:val="0"/>
      <w:marTop w:val="0"/>
      <w:marBottom w:val="0"/>
      <w:divBdr>
        <w:top w:val="none" w:sz="0" w:space="0" w:color="auto"/>
        <w:left w:val="none" w:sz="0" w:space="0" w:color="auto"/>
        <w:bottom w:val="none" w:sz="0" w:space="0" w:color="auto"/>
        <w:right w:val="none" w:sz="0" w:space="0" w:color="auto"/>
      </w:divBdr>
    </w:div>
    <w:div w:id="1486169960">
      <w:marLeft w:val="640"/>
      <w:marRight w:val="0"/>
      <w:marTop w:val="0"/>
      <w:marBottom w:val="0"/>
      <w:divBdr>
        <w:top w:val="none" w:sz="0" w:space="0" w:color="auto"/>
        <w:left w:val="none" w:sz="0" w:space="0" w:color="auto"/>
        <w:bottom w:val="none" w:sz="0" w:space="0" w:color="auto"/>
        <w:right w:val="none" w:sz="0" w:space="0" w:color="auto"/>
      </w:divBdr>
    </w:div>
    <w:div w:id="1486242666">
      <w:marLeft w:val="640"/>
      <w:marRight w:val="0"/>
      <w:marTop w:val="0"/>
      <w:marBottom w:val="0"/>
      <w:divBdr>
        <w:top w:val="none" w:sz="0" w:space="0" w:color="auto"/>
        <w:left w:val="none" w:sz="0" w:space="0" w:color="auto"/>
        <w:bottom w:val="none" w:sz="0" w:space="0" w:color="auto"/>
        <w:right w:val="none" w:sz="0" w:space="0" w:color="auto"/>
      </w:divBdr>
    </w:div>
    <w:div w:id="1486318223">
      <w:marLeft w:val="640"/>
      <w:marRight w:val="0"/>
      <w:marTop w:val="0"/>
      <w:marBottom w:val="0"/>
      <w:divBdr>
        <w:top w:val="none" w:sz="0" w:space="0" w:color="auto"/>
        <w:left w:val="none" w:sz="0" w:space="0" w:color="auto"/>
        <w:bottom w:val="none" w:sz="0" w:space="0" w:color="auto"/>
        <w:right w:val="none" w:sz="0" w:space="0" w:color="auto"/>
      </w:divBdr>
    </w:div>
    <w:div w:id="1486386976">
      <w:marLeft w:val="640"/>
      <w:marRight w:val="0"/>
      <w:marTop w:val="0"/>
      <w:marBottom w:val="0"/>
      <w:divBdr>
        <w:top w:val="none" w:sz="0" w:space="0" w:color="auto"/>
        <w:left w:val="none" w:sz="0" w:space="0" w:color="auto"/>
        <w:bottom w:val="none" w:sz="0" w:space="0" w:color="auto"/>
        <w:right w:val="none" w:sz="0" w:space="0" w:color="auto"/>
      </w:divBdr>
    </w:div>
    <w:div w:id="1486512586">
      <w:marLeft w:val="640"/>
      <w:marRight w:val="0"/>
      <w:marTop w:val="0"/>
      <w:marBottom w:val="0"/>
      <w:divBdr>
        <w:top w:val="none" w:sz="0" w:space="0" w:color="auto"/>
        <w:left w:val="none" w:sz="0" w:space="0" w:color="auto"/>
        <w:bottom w:val="none" w:sz="0" w:space="0" w:color="auto"/>
        <w:right w:val="none" w:sz="0" w:space="0" w:color="auto"/>
      </w:divBdr>
    </w:div>
    <w:div w:id="1486622858">
      <w:marLeft w:val="640"/>
      <w:marRight w:val="0"/>
      <w:marTop w:val="0"/>
      <w:marBottom w:val="0"/>
      <w:divBdr>
        <w:top w:val="none" w:sz="0" w:space="0" w:color="auto"/>
        <w:left w:val="none" w:sz="0" w:space="0" w:color="auto"/>
        <w:bottom w:val="none" w:sz="0" w:space="0" w:color="auto"/>
        <w:right w:val="none" w:sz="0" w:space="0" w:color="auto"/>
      </w:divBdr>
    </w:div>
    <w:div w:id="1486626038">
      <w:marLeft w:val="640"/>
      <w:marRight w:val="0"/>
      <w:marTop w:val="0"/>
      <w:marBottom w:val="0"/>
      <w:divBdr>
        <w:top w:val="none" w:sz="0" w:space="0" w:color="auto"/>
        <w:left w:val="none" w:sz="0" w:space="0" w:color="auto"/>
        <w:bottom w:val="none" w:sz="0" w:space="0" w:color="auto"/>
        <w:right w:val="none" w:sz="0" w:space="0" w:color="auto"/>
      </w:divBdr>
    </w:div>
    <w:div w:id="1486628976">
      <w:marLeft w:val="640"/>
      <w:marRight w:val="0"/>
      <w:marTop w:val="0"/>
      <w:marBottom w:val="0"/>
      <w:divBdr>
        <w:top w:val="none" w:sz="0" w:space="0" w:color="auto"/>
        <w:left w:val="none" w:sz="0" w:space="0" w:color="auto"/>
        <w:bottom w:val="none" w:sz="0" w:space="0" w:color="auto"/>
        <w:right w:val="none" w:sz="0" w:space="0" w:color="auto"/>
      </w:divBdr>
    </w:div>
    <w:div w:id="1486773163">
      <w:marLeft w:val="640"/>
      <w:marRight w:val="0"/>
      <w:marTop w:val="0"/>
      <w:marBottom w:val="0"/>
      <w:divBdr>
        <w:top w:val="none" w:sz="0" w:space="0" w:color="auto"/>
        <w:left w:val="none" w:sz="0" w:space="0" w:color="auto"/>
        <w:bottom w:val="none" w:sz="0" w:space="0" w:color="auto"/>
        <w:right w:val="none" w:sz="0" w:space="0" w:color="auto"/>
      </w:divBdr>
    </w:div>
    <w:div w:id="1486778407">
      <w:marLeft w:val="640"/>
      <w:marRight w:val="0"/>
      <w:marTop w:val="0"/>
      <w:marBottom w:val="0"/>
      <w:divBdr>
        <w:top w:val="none" w:sz="0" w:space="0" w:color="auto"/>
        <w:left w:val="none" w:sz="0" w:space="0" w:color="auto"/>
        <w:bottom w:val="none" w:sz="0" w:space="0" w:color="auto"/>
        <w:right w:val="none" w:sz="0" w:space="0" w:color="auto"/>
      </w:divBdr>
    </w:div>
    <w:div w:id="1486780010">
      <w:marLeft w:val="640"/>
      <w:marRight w:val="0"/>
      <w:marTop w:val="0"/>
      <w:marBottom w:val="0"/>
      <w:divBdr>
        <w:top w:val="none" w:sz="0" w:space="0" w:color="auto"/>
        <w:left w:val="none" w:sz="0" w:space="0" w:color="auto"/>
        <w:bottom w:val="none" w:sz="0" w:space="0" w:color="auto"/>
        <w:right w:val="none" w:sz="0" w:space="0" w:color="auto"/>
      </w:divBdr>
    </w:div>
    <w:div w:id="1486972056">
      <w:marLeft w:val="640"/>
      <w:marRight w:val="0"/>
      <w:marTop w:val="0"/>
      <w:marBottom w:val="0"/>
      <w:divBdr>
        <w:top w:val="none" w:sz="0" w:space="0" w:color="auto"/>
        <w:left w:val="none" w:sz="0" w:space="0" w:color="auto"/>
        <w:bottom w:val="none" w:sz="0" w:space="0" w:color="auto"/>
        <w:right w:val="none" w:sz="0" w:space="0" w:color="auto"/>
      </w:divBdr>
    </w:div>
    <w:div w:id="1486975434">
      <w:marLeft w:val="640"/>
      <w:marRight w:val="0"/>
      <w:marTop w:val="0"/>
      <w:marBottom w:val="0"/>
      <w:divBdr>
        <w:top w:val="none" w:sz="0" w:space="0" w:color="auto"/>
        <w:left w:val="none" w:sz="0" w:space="0" w:color="auto"/>
        <w:bottom w:val="none" w:sz="0" w:space="0" w:color="auto"/>
        <w:right w:val="none" w:sz="0" w:space="0" w:color="auto"/>
      </w:divBdr>
    </w:div>
    <w:div w:id="1487015343">
      <w:marLeft w:val="640"/>
      <w:marRight w:val="0"/>
      <w:marTop w:val="0"/>
      <w:marBottom w:val="0"/>
      <w:divBdr>
        <w:top w:val="none" w:sz="0" w:space="0" w:color="auto"/>
        <w:left w:val="none" w:sz="0" w:space="0" w:color="auto"/>
        <w:bottom w:val="none" w:sz="0" w:space="0" w:color="auto"/>
        <w:right w:val="none" w:sz="0" w:space="0" w:color="auto"/>
      </w:divBdr>
    </w:div>
    <w:div w:id="1487089759">
      <w:marLeft w:val="640"/>
      <w:marRight w:val="0"/>
      <w:marTop w:val="0"/>
      <w:marBottom w:val="0"/>
      <w:divBdr>
        <w:top w:val="none" w:sz="0" w:space="0" w:color="auto"/>
        <w:left w:val="none" w:sz="0" w:space="0" w:color="auto"/>
        <w:bottom w:val="none" w:sz="0" w:space="0" w:color="auto"/>
        <w:right w:val="none" w:sz="0" w:space="0" w:color="auto"/>
      </w:divBdr>
    </w:div>
    <w:div w:id="1487240183">
      <w:marLeft w:val="640"/>
      <w:marRight w:val="0"/>
      <w:marTop w:val="0"/>
      <w:marBottom w:val="0"/>
      <w:divBdr>
        <w:top w:val="none" w:sz="0" w:space="0" w:color="auto"/>
        <w:left w:val="none" w:sz="0" w:space="0" w:color="auto"/>
        <w:bottom w:val="none" w:sz="0" w:space="0" w:color="auto"/>
        <w:right w:val="none" w:sz="0" w:space="0" w:color="auto"/>
      </w:divBdr>
    </w:div>
    <w:div w:id="1487283222">
      <w:marLeft w:val="640"/>
      <w:marRight w:val="0"/>
      <w:marTop w:val="0"/>
      <w:marBottom w:val="0"/>
      <w:divBdr>
        <w:top w:val="none" w:sz="0" w:space="0" w:color="auto"/>
        <w:left w:val="none" w:sz="0" w:space="0" w:color="auto"/>
        <w:bottom w:val="none" w:sz="0" w:space="0" w:color="auto"/>
        <w:right w:val="none" w:sz="0" w:space="0" w:color="auto"/>
      </w:divBdr>
    </w:div>
    <w:div w:id="1487356494">
      <w:marLeft w:val="640"/>
      <w:marRight w:val="0"/>
      <w:marTop w:val="0"/>
      <w:marBottom w:val="0"/>
      <w:divBdr>
        <w:top w:val="none" w:sz="0" w:space="0" w:color="auto"/>
        <w:left w:val="none" w:sz="0" w:space="0" w:color="auto"/>
        <w:bottom w:val="none" w:sz="0" w:space="0" w:color="auto"/>
        <w:right w:val="none" w:sz="0" w:space="0" w:color="auto"/>
      </w:divBdr>
    </w:div>
    <w:div w:id="1487356801">
      <w:marLeft w:val="640"/>
      <w:marRight w:val="0"/>
      <w:marTop w:val="0"/>
      <w:marBottom w:val="0"/>
      <w:divBdr>
        <w:top w:val="none" w:sz="0" w:space="0" w:color="auto"/>
        <w:left w:val="none" w:sz="0" w:space="0" w:color="auto"/>
        <w:bottom w:val="none" w:sz="0" w:space="0" w:color="auto"/>
        <w:right w:val="none" w:sz="0" w:space="0" w:color="auto"/>
      </w:divBdr>
    </w:div>
    <w:div w:id="1487474646">
      <w:marLeft w:val="640"/>
      <w:marRight w:val="0"/>
      <w:marTop w:val="0"/>
      <w:marBottom w:val="0"/>
      <w:divBdr>
        <w:top w:val="none" w:sz="0" w:space="0" w:color="auto"/>
        <w:left w:val="none" w:sz="0" w:space="0" w:color="auto"/>
        <w:bottom w:val="none" w:sz="0" w:space="0" w:color="auto"/>
        <w:right w:val="none" w:sz="0" w:space="0" w:color="auto"/>
      </w:divBdr>
    </w:div>
    <w:div w:id="1487477212">
      <w:marLeft w:val="640"/>
      <w:marRight w:val="0"/>
      <w:marTop w:val="0"/>
      <w:marBottom w:val="0"/>
      <w:divBdr>
        <w:top w:val="none" w:sz="0" w:space="0" w:color="auto"/>
        <w:left w:val="none" w:sz="0" w:space="0" w:color="auto"/>
        <w:bottom w:val="none" w:sz="0" w:space="0" w:color="auto"/>
        <w:right w:val="none" w:sz="0" w:space="0" w:color="auto"/>
      </w:divBdr>
    </w:div>
    <w:div w:id="1487629399">
      <w:marLeft w:val="640"/>
      <w:marRight w:val="0"/>
      <w:marTop w:val="0"/>
      <w:marBottom w:val="0"/>
      <w:divBdr>
        <w:top w:val="none" w:sz="0" w:space="0" w:color="auto"/>
        <w:left w:val="none" w:sz="0" w:space="0" w:color="auto"/>
        <w:bottom w:val="none" w:sz="0" w:space="0" w:color="auto"/>
        <w:right w:val="none" w:sz="0" w:space="0" w:color="auto"/>
      </w:divBdr>
    </w:div>
    <w:div w:id="1487630020">
      <w:marLeft w:val="640"/>
      <w:marRight w:val="0"/>
      <w:marTop w:val="0"/>
      <w:marBottom w:val="0"/>
      <w:divBdr>
        <w:top w:val="none" w:sz="0" w:space="0" w:color="auto"/>
        <w:left w:val="none" w:sz="0" w:space="0" w:color="auto"/>
        <w:bottom w:val="none" w:sz="0" w:space="0" w:color="auto"/>
        <w:right w:val="none" w:sz="0" w:space="0" w:color="auto"/>
      </w:divBdr>
    </w:div>
    <w:div w:id="1487670206">
      <w:marLeft w:val="640"/>
      <w:marRight w:val="0"/>
      <w:marTop w:val="0"/>
      <w:marBottom w:val="0"/>
      <w:divBdr>
        <w:top w:val="none" w:sz="0" w:space="0" w:color="auto"/>
        <w:left w:val="none" w:sz="0" w:space="0" w:color="auto"/>
        <w:bottom w:val="none" w:sz="0" w:space="0" w:color="auto"/>
        <w:right w:val="none" w:sz="0" w:space="0" w:color="auto"/>
      </w:divBdr>
    </w:div>
    <w:div w:id="1487672402">
      <w:marLeft w:val="640"/>
      <w:marRight w:val="0"/>
      <w:marTop w:val="0"/>
      <w:marBottom w:val="0"/>
      <w:divBdr>
        <w:top w:val="none" w:sz="0" w:space="0" w:color="auto"/>
        <w:left w:val="none" w:sz="0" w:space="0" w:color="auto"/>
        <w:bottom w:val="none" w:sz="0" w:space="0" w:color="auto"/>
        <w:right w:val="none" w:sz="0" w:space="0" w:color="auto"/>
      </w:divBdr>
    </w:div>
    <w:div w:id="1487745550">
      <w:marLeft w:val="640"/>
      <w:marRight w:val="0"/>
      <w:marTop w:val="0"/>
      <w:marBottom w:val="0"/>
      <w:divBdr>
        <w:top w:val="none" w:sz="0" w:space="0" w:color="auto"/>
        <w:left w:val="none" w:sz="0" w:space="0" w:color="auto"/>
        <w:bottom w:val="none" w:sz="0" w:space="0" w:color="auto"/>
        <w:right w:val="none" w:sz="0" w:space="0" w:color="auto"/>
      </w:divBdr>
    </w:div>
    <w:div w:id="1487817849">
      <w:marLeft w:val="640"/>
      <w:marRight w:val="0"/>
      <w:marTop w:val="0"/>
      <w:marBottom w:val="0"/>
      <w:divBdr>
        <w:top w:val="none" w:sz="0" w:space="0" w:color="auto"/>
        <w:left w:val="none" w:sz="0" w:space="0" w:color="auto"/>
        <w:bottom w:val="none" w:sz="0" w:space="0" w:color="auto"/>
        <w:right w:val="none" w:sz="0" w:space="0" w:color="auto"/>
      </w:divBdr>
    </w:div>
    <w:div w:id="1487891321">
      <w:marLeft w:val="640"/>
      <w:marRight w:val="0"/>
      <w:marTop w:val="0"/>
      <w:marBottom w:val="0"/>
      <w:divBdr>
        <w:top w:val="none" w:sz="0" w:space="0" w:color="auto"/>
        <w:left w:val="none" w:sz="0" w:space="0" w:color="auto"/>
        <w:bottom w:val="none" w:sz="0" w:space="0" w:color="auto"/>
        <w:right w:val="none" w:sz="0" w:space="0" w:color="auto"/>
      </w:divBdr>
    </w:div>
    <w:div w:id="1487933088">
      <w:marLeft w:val="640"/>
      <w:marRight w:val="0"/>
      <w:marTop w:val="0"/>
      <w:marBottom w:val="0"/>
      <w:divBdr>
        <w:top w:val="none" w:sz="0" w:space="0" w:color="auto"/>
        <w:left w:val="none" w:sz="0" w:space="0" w:color="auto"/>
        <w:bottom w:val="none" w:sz="0" w:space="0" w:color="auto"/>
        <w:right w:val="none" w:sz="0" w:space="0" w:color="auto"/>
      </w:divBdr>
    </w:div>
    <w:div w:id="1487942617">
      <w:marLeft w:val="640"/>
      <w:marRight w:val="0"/>
      <w:marTop w:val="0"/>
      <w:marBottom w:val="0"/>
      <w:divBdr>
        <w:top w:val="none" w:sz="0" w:space="0" w:color="auto"/>
        <w:left w:val="none" w:sz="0" w:space="0" w:color="auto"/>
        <w:bottom w:val="none" w:sz="0" w:space="0" w:color="auto"/>
        <w:right w:val="none" w:sz="0" w:space="0" w:color="auto"/>
      </w:divBdr>
    </w:div>
    <w:div w:id="1488011767">
      <w:marLeft w:val="640"/>
      <w:marRight w:val="0"/>
      <w:marTop w:val="0"/>
      <w:marBottom w:val="0"/>
      <w:divBdr>
        <w:top w:val="none" w:sz="0" w:space="0" w:color="auto"/>
        <w:left w:val="none" w:sz="0" w:space="0" w:color="auto"/>
        <w:bottom w:val="none" w:sz="0" w:space="0" w:color="auto"/>
        <w:right w:val="none" w:sz="0" w:space="0" w:color="auto"/>
      </w:divBdr>
    </w:div>
    <w:div w:id="1488085041">
      <w:marLeft w:val="640"/>
      <w:marRight w:val="0"/>
      <w:marTop w:val="0"/>
      <w:marBottom w:val="0"/>
      <w:divBdr>
        <w:top w:val="none" w:sz="0" w:space="0" w:color="auto"/>
        <w:left w:val="none" w:sz="0" w:space="0" w:color="auto"/>
        <w:bottom w:val="none" w:sz="0" w:space="0" w:color="auto"/>
        <w:right w:val="none" w:sz="0" w:space="0" w:color="auto"/>
      </w:divBdr>
    </w:div>
    <w:div w:id="1488127382">
      <w:marLeft w:val="640"/>
      <w:marRight w:val="0"/>
      <w:marTop w:val="0"/>
      <w:marBottom w:val="0"/>
      <w:divBdr>
        <w:top w:val="none" w:sz="0" w:space="0" w:color="auto"/>
        <w:left w:val="none" w:sz="0" w:space="0" w:color="auto"/>
        <w:bottom w:val="none" w:sz="0" w:space="0" w:color="auto"/>
        <w:right w:val="none" w:sz="0" w:space="0" w:color="auto"/>
      </w:divBdr>
    </w:div>
    <w:div w:id="1488132678">
      <w:marLeft w:val="640"/>
      <w:marRight w:val="0"/>
      <w:marTop w:val="0"/>
      <w:marBottom w:val="0"/>
      <w:divBdr>
        <w:top w:val="none" w:sz="0" w:space="0" w:color="auto"/>
        <w:left w:val="none" w:sz="0" w:space="0" w:color="auto"/>
        <w:bottom w:val="none" w:sz="0" w:space="0" w:color="auto"/>
        <w:right w:val="none" w:sz="0" w:space="0" w:color="auto"/>
      </w:divBdr>
    </w:div>
    <w:div w:id="1488134541">
      <w:marLeft w:val="640"/>
      <w:marRight w:val="0"/>
      <w:marTop w:val="0"/>
      <w:marBottom w:val="0"/>
      <w:divBdr>
        <w:top w:val="none" w:sz="0" w:space="0" w:color="auto"/>
        <w:left w:val="none" w:sz="0" w:space="0" w:color="auto"/>
        <w:bottom w:val="none" w:sz="0" w:space="0" w:color="auto"/>
        <w:right w:val="none" w:sz="0" w:space="0" w:color="auto"/>
      </w:divBdr>
    </w:div>
    <w:div w:id="1488204812">
      <w:marLeft w:val="640"/>
      <w:marRight w:val="0"/>
      <w:marTop w:val="0"/>
      <w:marBottom w:val="0"/>
      <w:divBdr>
        <w:top w:val="none" w:sz="0" w:space="0" w:color="auto"/>
        <w:left w:val="none" w:sz="0" w:space="0" w:color="auto"/>
        <w:bottom w:val="none" w:sz="0" w:space="0" w:color="auto"/>
        <w:right w:val="none" w:sz="0" w:space="0" w:color="auto"/>
      </w:divBdr>
    </w:div>
    <w:div w:id="1488205477">
      <w:marLeft w:val="640"/>
      <w:marRight w:val="0"/>
      <w:marTop w:val="0"/>
      <w:marBottom w:val="0"/>
      <w:divBdr>
        <w:top w:val="none" w:sz="0" w:space="0" w:color="auto"/>
        <w:left w:val="none" w:sz="0" w:space="0" w:color="auto"/>
        <w:bottom w:val="none" w:sz="0" w:space="0" w:color="auto"/>
        <w:right w:val="none" w:sz="0" w:space="0" w:color="auto"/>
      </w:divBdr>
    </w:div>
    <w:div w:id="1488208628">
      <w:marLeft w:val="640"/>
      <w:marRight w:val="0"/>
      <w:marTop w:val="0"/>
      <w:marBottom w:val="0"/>
      <w:divBdr>
        <w:top w:val="none" w:sz="0" w:space="0" w:color="auto"/>
        <w:left w:val="none" w:sz="0" w:space="0" w:color="auto"/>
        <w:bottom w:val="none" w:sz="0" w:space="0" w:color="auto"/>
        <w:right w:val="none" w:sz="0" w:space="0" w:color="auto"/>
      </w:divBdr>
    </w:div>
    <w:div w:id="1488285349">
      <w:marLeft w:val="640"/>
      <w:marRight w:val="0"/>
      <w:marTop w:val="0"/>
      <w:marBottom w:val="0"/>
      <w:divBdr>
        <w:top w:val="none" w:sz="0" w:space="0" w:color="auto"/>
        <w:left w:val="none" w:sz="0" w:space="0" w:color="auto"/>
        <w:bottom w:val="none" w:sz="0" w:space="0" w:color="auto"/>
        <w:right w:val="none" w:sz="0" w:space="0" w:color="auto"/>
      </w:divBdr>
    </w:div>
    <w:div w:id="1488352282">
      <w:marLeft w:val="640"/>
      <w:marRight w:val="0"/>
      <w:marTop w:val="0"/>
      <w:marBottom w:val="0"/>
      <w:divBdr>
        <w:top w:val="none" w:sz="0" w:space="0" w:color="auto"/>
        <w:left w:val="none" w:sz="0" w:space="0" w:color="auto"/>
        <w:bottom w:val="none" w:sz="0" w:space="0" w:color="auto"/>
        <w:right w:val="none" w:sz="0" w:space="0" w:color="auto"/>
      </w:divBdr>
    </w:div>
    <w:div w:id="1488549300">
      <w:marLeft w:val="640"/>
      <w:marRight w:val="0"/>
      <w:marTop w:val="0"/>
      <w:marBottom w:val="0"/>
      <w:divBdr>
        <w:top w:val="none" w:sz="0" w:space="0" w:color="auto"/>
        <w:left w:val="none" w:sz="0" w:space="0" w:color="auto"/>
        <w:bottom w:val="none" w:sz="0" w:space="0" w:color="auto"/>
        <w:right w:val="none" w:sz="0" w:space="0" w:color="auto"/>
      </w:divBdr>
    </w:div>
    <w:div w:id="1488549830">
      <w:marLeft w:val="640"/>
      <w:marRight w:val="0"/>
      <w:marTop w:val="0"/>
      <w:marBottom w:val="0"/>
      <w:divBdr>
        <w:top w:val="none" w:sz="0" w:space="0" w:color="auto"/>
        <w:left w:val="none" w:sz="0" w:space="0" w:color="auto"/>
        <w:bottom w:val="none" w:sz="0" w:space="0" w:color="auto"/>
        <w:right w:val="none" w:sz="0" w:space="0" w:color="auto"/>
      </w:divBdr>
    </w:div>
    <w:div w:id="1488591586">
      <w:marLeft w:val="640"/>
      <w:marRight w:val="0"/>
      <w:marTop w:val="0"/>
      <w:marBottom w:val="0"/>
      <w:divBdr>
        <w:top w:val="none" w:sz="0" w:space="0" w:color="auto"/>
        <w:left w:val="none" w:sz="0" w:space="0" w:color="auto"/>
        <w:bottom w:val="none" w:sz="0" w:space="0" w:color="auto"/>
        <w:right w:val="none" w:sz="0" w:space="0" w:color="auto"/>
      </w:divBdr>
    </w:div>
    <w:div w:id="1488592377">
      <w:marLeft w:val="640"/>
      <w:marRight w:val="0"/>
      <w:marTop w:val="0"/>
      <w:marBottom w:val="0"/>
      <w:divBdr>
        <w:top w:val="none" w:sz="0" w:space="0" w:color="auto"/>
        <w:left w:val="none" w:sz="0" w:space="0" w:color="auto"/>
        <w:bottom w:val="none" w:sz="0" w:space="0" w:color="auto"/>
        <w:right w:val="none" w:sz="0" w:space="0" w:color="auto"/>
      </w:divBdr>
    </w:div>
    <w:div w:id="1488597078">
      <w:marLeft w:val="640"/>
      <w:marRight w:val="0"/>
      <w:marTop w:val="0"/>
      <w:marBottom w:val="0"/>
      <w:divBdr>
        <w:top w:val="none" w:sz="0" w:space="0" w:color="auto"/>
        <w:left w:val="none" w:sz="0" w:space="0" w:color="auto"/>
        <w:bottom w:val="none" w:sz="0" w:space="0" w:color="auto"/>
        <w:right w:val="none" w:sz="0" w:space="0" w:color="auto"/>
      </w:divBdr>
    </w:div>
    <w:div w:id="1488787793">
      <w:marLeft w:val="640"/>
      <w:marRight w:val="0"/>
      <w:marTop w:val="0"/>
      <w:marBottom w:val="0"/>
      <w:divBdr>
        <w:top w:val="none" w:sz="0" w:space="0" w:color="auto"/>
        <w:left w:val="none" w:sz="0" w:space="0" w:color="auto"/>
        <w:bottom w:val="none" w:sz="0" w:space="0" w:color="auto"/>
        <w:right w:val="none" w:sz="0" w:space="0" w:color="auto"/>
      </w:divBdr>
    </w:div>
    <w:div w:id="1488788230">
      <w:marLeft w:val="640"/>
      <w:marRight w:val="0"/>
      <w:marTop w:val="0"/>
      <w:marBottom w:val="0"/>
      <w:divBdr>
        <w:top w:val="none" w:sz="0" w:space="0" w:color="auto"/>
        <w:left w:val="none" w:sz="0" w:space="0" w:color="auto"/>
        <w:bottom w:val="none" w:sz="0" w:space="0" w:color="auto"/>
        <w:right w:val="none" w:sz="0" w:space="0" w:color="auto"/>
      </w:divBdr>
    </w:div>
    <w:div w:id="1488788909">
      <w:marLeft w:val="640"/>
      <w:marRight w:val="0"/>
      <w:marTop w:val="0"/>
      <w:marBottom w:val="0"/>
      <w:divBdr>
        <w:top w:val="none" w:sz="0" w:space="0" w:color="auto"/>
        <w:left w:val="none" w:sz="0" w:space="0" w:color="auto"/>
        <w:bottom w:val="none" w:sz="0" w:space="0" w:color="auto"/>
        <w:right w:val="none" w:sz="0" w:space="0" w:color="auto"/>
      </w:divBdr>
    </w:div>
    <w:div w:id="1488981681">
      <w:marLeft w:val="640"/>
      <w:marRight w:val="0"/>
      <w:marTop w:val="0"/>
      <w:marBottom w:val="0"/>
      <w:divBdr>
        <w:top w:val="none" w:sz="0" w:space="0" w:color="auto"/>
        <w:left w:val="none" w:sz="0" w:space="0" w:color="auto"/>
        <w:bottom w:val="none" w:sz="0" w:space="0" w:color="auto"/>
        <w:right w:val="none" w:sz="0" w:space="0" w:color="auto"/>
      </w:divBdr>
    </w:div>
    <w:div w:id="1489054133">
      <w:marLeft w:val="640"/>
      <w:marRight w:val="0"/>
      <w:marTop w:val="0"/>
      <w:marBottom w:val="0"/>
      <w:divBdr>
        <w:top w:val="none" w:sz="0" w:space="0" w:color="auto"/>
        <w:left w:val="none" w:sz="0" w:space="0" w:color="auto"/>
        <w:bottom w:val="none" w:sz="0" w:space="0" w:color="auto"/>
        <w:right w:val="none" w:sz="0" w:space="0" w:color="auto"/>
      </w:divBdr>
    </w:div>
    <w:div w:id="1489054703">
      <w:marLeft w:val="640"/>
      <w:marRight w:val="0"/>
      <w:marTop w:val="0"/>
      <w:marBottom w:val="0"/>
      <w:divBdr>
        <w:top w:val="none" w:sz="0" w:space="0" w:color="auto"/>
        <w:left w:val="none" w:sz="0" w:space="0" w:color="auto"/>
        <w:bottom w:val="none" w:sz="0" w:space="0" w:color="auto"/>
        <w:right w:val="none" w:sz="0" w:space="0" w:color="auto"/>
      </w:divBdr>
    </w:div>
    <w:div w:id="1489056861">
      <w:marLeft w:val="640"/>
      <w:marRight w:val="0"/>
      <w:marTop w:val="0"/>
      <w:marBottom w:val="0"/>
      <w:divBdr>
        <w:top w:val="none" w:sz="0" w:space="0" w:color="auto"/>
        <w:left w:val="none" w:sz="0" w:space="0" w:color="auto"/>
        <w:bottom w:val="none" w:sz="0" w:space="0" w:color="auto"/>
        <w:right w:val="none" w:sz="0" w:space="0" w:color="auto"/>
      </w:divBdr>
    </w:div>
    <w:div w:id="1489131537">
      <w:marLeft w:val="640"/>
      <w:marRight w:val="0"/>
      <w:marTop w:val="0"/>
      <w:marBottom w:val="0"/>
      <w:divBdr>
        <w:top w:val="none" w:sz="0" w:space="0" w:color="auto"/>
        <w:left w:val="none" w:sz="0" w:space="0" w:color="auto"/>
        <w:bottom w:val="none" w:sz="0" w:space="0" w:color="auto"/>
        <w:right w:val="none" w:sz="0" w:space="0" w:color="auto"/>
      </w:divBdr>
    </w:div>
    <w:div w:id="1489177800">
      <w:marLeft w:val="640"/>
      <w:marRight w:val="0"/>
      <w:marTop w:val="0"/>
      <w:marBottom w:val="0"/>
      <w:divBdr>
        <w:top w:val="none" w:sz="0" w:space="0" w:color="auto"/>
        <w:left w:val="none" w:sz="0" w:space="0" w:color="auto"/>
        <w:bottom w:val="none" w:sz="0" w:space="0" w:color="auto"/>
        <w:right w:val="none" w:sz="0" w:space="0" w:color="auto"/>
      </w:divBdr>
    </w:div>
    <w:div w:id="1489246309">
      <w:marLeft w:val="640"/>
      <w:marRight w:val="0"/>
      <w:marTop w:val="0"/>
      <w:marBottom w:val="0"/>
      <w:divBdr>
        <w:top w:val="none" w:sz="0" w:space="0" w:color="auto"/>
        <w:left w:val="none" w:sz="0" w:space="0" w:color="auto"/>
        <w:bottom w:val="none" w:sz="0" w:space="0" w:color="auto"/>
        <w:right w:val="none" w:sz="0" w:space="0" w:color="auto"/>
      </w:divBdr>
    </w:div>
    <w:div w:id="1489324937">
      <w:marLeft w:val="640"/>
      <w:marRight w:val="0"/>
      <w:marTop w:val="0"/>
      <w:marBottom w:val="0"/>
      <w:divBdr>
        <w:top w:val="none" w:sz="0" w:space="0" w:color="auto"/>
        <w:left w:val="none" w:sz="0" w:space="0" w:color="auto"/>
        <w:bottom w:val="none" w:sz="0" w:space="0" w:color="auto"/>
        <w:right w:val="none" w:sz="0" w:space="0" w:color="auto"/>
      </w:divBdr>
    </w:div>
    <w:div w:id="1489396875">
      <w:marLeft w:val="640"/>
      <w:marRight w:val="0"/>
      <w:marTop w:val="0"/>
      <w:marBottom w:val="0"/>
      <w:divBdr>
        <w:top w:val="none" w:sz="0" w:space="0" w:color="auto"/>
        <w:left w:val="none" w:sz="0" w:space="0" w:color="auto"/>
        <w:bottom w:val="none" w:sz="0" w:space="0" w:color="auto"/>
        <w:right w:val="none" w:sz="0" w:space="0" w:color="auto"/>
      </w:divBdr>
    </w:div>
    <w:div w:id="1489398905">
      <w:marLeft w:val="640"/>
      <w:marRight w:val="0"/>
      <w:marTop w:val="0"/>
      <w:marBottom w:val="0"/>
      <w:divBdr>
        <w:top w:val="none" w:sz="0" w:space="0" w:color="auto"/>
        <w:left w:val="none" w:sz="0" w:space="0" w:color="auto"/>
        <w:bottom w:val="none" w:sz="0" w:space="0" w:color="auto"/>
        <w:right w:val="none" w:sz="0" w:space="0" w:color="auto"/>
      </w:divBdr>
    </w:div>
    <w:div w:id="1489520344">
      <w:marLeft w:val="640"/>
      <w:marRight w:val="0"/>
      <w:marTop w:val="0"/>
      <w:marBottom w:val="0"/>
      <w:divBdr>
        <w:top w:val="none" w:sz="0" w:space="0" w:color="auto"/>
        <w:left w:val="none" w:sz="0" w:space="0" w:color="auto"/>
        <w:bottom w:val="none" w:sz="0" w:space="0" w:color="auto"/>
        <w:right w:val="none" w:sz="0" w:space="0" w:color="auto"/>
      </w:divBdr>
    </w:div>
    <w:div w:id="1489589292">
      <w:marLeft w:val="640"/>
      <w:marRight w:val="0"/>
      <w:marTop w:val="0"/>
      <w:marBottom w:val="0"/>
      <w:divBdr>
        <w:top w:val="none" w:sz="0" w:space="0" w:color="auto"/>
        <w:left w:val="none" w:sz="0" w:space="0" w:color="auto"/>
        <w:bottom w:val="none" w:sz="0" w:space="0" w:color="auto"/>
        <w:right w:val="none" w:sz="0" w:space="0" w:color="auto"/>
      </w:divBdr>
    </w:div>
    <w:div w:id="1489593784">
      <w:marLeft w:val="640"/>
      <w:marRight w:val="0"/>
      <w:marTop w:val="0"/>
      <w:marBottom w:val="0"/>
      <w:divBdr>
        <w:top w:val="none" w:sz="0" w:space="0" w:color="auto"/>
        <w:left w:val="none" w:sz="0" w:space="0" w:color="auto"/>
        <w:bottom w:val="none" w:sz="0" w:space="0" w:color="auto"/>
        <w:right w:val="none" w:sz="0" w:space="0" w:color="auto"/>
      </w:divBdr>
    </w:div>
    <w:div w:id="1489665497">
      <w:marLeft w:val="640"/>
      <w:marRight w:val="0"/>
      <w:marTop w:val="0"/>
      <w:marBottom w:val="0"/>
      <w:divBdr>
        <w:top w:val="none" w:sz="0" w:space="0" w:color="auto"/>
        <w:left w:val="none" w:sz="0" w:space="0" w:color="auto"/>
        <w:bottom w:val="none" w:sz="0" w:space="0" w:color="auto"/>
        <w:right w:val="none" w:sz="0" w:space="0" w:color="auto"/>
      </w:divBdr>
    </w:div>
    <w:div w:id="1489708482">
      <w:marLeft w:val="640"/>
      <w:marRight w:val="0"/>
      <w:marTop w:val="0"/>
      <w:marBottom w:val="0"/>
      <w:divBdr>
        <w:top w:val="none" w:sz="0" w:space="0" w:color="auto"/>
        <w:left w:val="none" w:sz="0" w:space="0" w:color="auto"/>
        <w:bottom w:val="none" w:sz="0" w:space="0" w:color="auto"/>
        <w:right w:val="none" w:sz="0" w:space="0" w:color="auto"/>
      </w:divBdr>
    </w:div>
    <w:div w:id="1489712258">
      <w:marLeft w:val="640"/>
      <w:marRight w:val="0"/>
      <w:marTop w:val="0"/>
      <w:marBottom w:val="0"/>
      <w:divBdr>
        <w:top w:val="none" w:sz="0" w:space="0" w:color="auto"/>
        <w:left w:val="none" w:sz="0" w:space="0" w:color="auto"/>
        <w:bottom w:val="none" w:sz="0" w:space="0" w:color="auto"/>
        <w:right w:val="none" w:sz="0" w:space="0" w:color="auto"/>
      </w:divBdr>
    </w:div>
    <w:div w:id="1489712715">
      <w:marLeft w:val="640"/>
      <w:marRight w:val="0"/>
      <w:marTop w:val="0"/>
      <w:marBottom w:val="0"/>
      <w:divBdr>
        <w:top w:val="none" w:sz="0" w:space="0" w:color="auto"/>
        <w:left w:val="none" w:sz="0" w:space="0" w:color="auto"/>
        <w:bottom w:val="none" w:sz="0" w:space="0" w:color="auto"/>
        <w:right w:val="none" w:sz="0" w:space="0" w:color="auto"/>
      </w:divBdr>
    </w:div>
    <w:div w:id="1489982085">
      <w:marLeft w:val="640"/>
      <w:marRight w:val="0"/>
      <w:marTop w:val="0"/>
      <w:marBottom w:val="0"/>
      <w:divBdr>
        <w:top w:val="none" w:sz="0" w:space="0" w:color="auto"/>
        <w:left w:val="none" w:sz="0" w:space="0" w:color="auto"/>
        <w:bottom w:val="none" w:sz="0" w:space="0" w:color="auto"/>
        <w:right w:val="none" w:sz="0" w:space="0" w:color="auto"/>
      </w:divBdr>
    </w:div>
    <w:div w:id="1490054379">
      <w:marLeft w:val="640"/>
      <w:marRight w:val="0"/>
      <w:marTop w:val="0"/>
      <w:marBottom w:val="0"/>
      <w:divBdr>
        <w:top w:val="none" w:sz="0" w:space="0" w:color="auto"/>
        <w:left w:val="none" w:sz="0" w:space="0" w:color="auto"/>
        <w:bottom w:val="none" w:sz="0" w:space="0" w:color="auto"/>
        <w:right w:val="none" w:sz="0" w:space="0" w:color="auto"/>
      </w:divBdr>
    </w:div>
    <w:div w:id="1490319185">
      <w:marLeft w:val="640"/>
      <w:marRight w:val="0"/>
      <w:marTop w:val="0"/>
      <w:marBottom w:val="0"/>
      <w:divBdr>
        <w:top w:val="none" w:sz="0" w:space="0" w:color="auto"/>
        <w:left w:val="none" w:sz="0" w:space="0" w:color="auto"/>
        <w:bottom w:val="none" w:sz="0" w:space="0" w:color="auto"/>
        <w:right w:val="none" w:sz="0" w:space="0" w:color="auto"/>
      </w:divBdr>
    </w:div>
    <w:div w:id="1490361869">
      <w:marLeft w:val="640"/>
      <w:marRight w:val="0"/>
      <w:marTop w:val="0"/>
      <w:marBottom w:val="0"/>
      <w:divBdr>
        <w:top w:val="none" w:sz="0" w:space="0" w:color="auto"/>
        <w:left w:val="none" w:sz="0" w:space="0" w:color="auto"/>
        <w:bottom w:val="none" w:sz="0" w:space="0" w:color="auto"/>
        <w:right w:val="none" w:sz="0" w:space="0" w:color="auto"/>
      </w:divBdr>
    </w:div>
    <w:div w:id="1490363804">
      <w:marLeft w:val="640"/>
      <w:marRight w:val="0"/>
      <w:marTop w:val="0"/>
      <w:marBottom w:val="0"/>
      <w:divBdr>
        <w:top w:val="none" w:sz="0" w:space="0" w:color="auto"/>
        <w:left w:val="none" w:sz="0" w:space="0" w:color="auto"/>
        <w:bottom w:val="none" w:sz="0" w:space="0" w:color="auto"/>
        <w:right w:val="none" w:sz="0" w:space="0" w:color="auto"/>
      </w:divBdr>
    </w:div>
    <w:div w:id="1490369721">
      <w:marLeft w:val="640"/>
      <w:marRight w:val="0"/>
      <w:marTop w:val="0"/>
      <w:marBottom w:val="0"/>
      <w:divBdr>
        <w:top w:val="none" w:sz="0" w:space="0" w:color="auto"/>
        <w:left w:val="none" w:sz="0" w:space="0" w:color="auto"/>
        <w:bottom w:val="none" w:sz="0" w:space="0" w:color="auto"/>
        <w:right w:val="none" w:sz="0" w:space="0" w:color="auto"/>
      </w:divBdr>
    </w:div>
    <w:div w:id="1490439653">
      <w:marLeft w:val="640"/>
      <w:marRight w:val="0"/>
      <w:marTop w:val="0"/>
      <w:marBottom w:val="0"/>
      <w:divBdr>
        <w:top w:val="none" w:sz="0" w:space="0" w:color="auto"/>
        <w:left w:val="none" w:sz="0" w:space="0" w:color="auto"/>
        <w:bottom w:val="none" w:sz="0" w:space="0" w:color="auto"/>
        <w:right w:val="none" w:sz="0" w:space="0" w:color="auto"/>
      </w:divBdr>
    </w:div>
    <w:div w:id="1490442420">
      <w:marLeft w:val="640"/>
      <w:marRight w:val="0"/>
      <w:marTop w:val="0"/>
      <w:marBottom w:val="0"/>
      <w:divBdr>
        <w:top w:val="none" w:sz="0" w:space="0" w:color="auto"/>
        <w:left w:val="none" w:sz="0" w:space="0" w:color="auto"/>
        <w:bottom w:val="none" w:sz="0" w:space="0" w:color="auto"/>
        <w:right w:val="none" w:sz="0" w:space="0" w:color="auto"/>
      </w:divBdr>
    </w:div>
    <w:div w:id="1490512271">
      <w:marLeft w:val="640"/>
      <w:marRight w:val="0"/>
      <w:marTop w:val="0"/>
      <w:marBottom w:val="0"/>
      <w:divBdr>
        <w:top w:val="none" w:sz="0" w:space="0" w:color="auto"/>
        <w:left w:val="none" w:sz="0" w:space="0" w:color="auto"/>
        <w:bottom w:val="none" w:sz="0" w:space="0" w:color="auto"/>
        <w:right w:val="none" w:sz="0" w:space="0" w:color="auto"/>
      </w:divBdr>
    </w:div>
    <w:div w:id="1490556391">
      <w:marLeft w:val="640"/>
      <w:marRight w:val="0"/>
      <w:marTop w:val="0"/>
      <w:marBottom w:val="0"/>
      <w:divBdr>
        <w:top w:val="none" w:sz="0" w:space="0" w:color="auto"/>
        <w:left w:val="none" w:sz="0" w:space="0" w:color="auto"/>
        <w:bottom w:val="none" w:sz="0" w:space="0" w:color="auto"/>
        <w:right w:val="none" w:sz="0" w:space="0" w:color="auto"/>
      </w:divBdr>
    </w:div>
    <w:div w:id="1490557854">
      <w:marLeft w:val="640"/>
      <w:marRight w:val="0"/>
      <w:marTop w:val="0"/>
      <w:marBottom w:val="0"/>
      <w:divBdr>
        <w:top w:val="none" w:sz="0" w:space="0" w:color="auto"/>
        <w:left w:val="none" w:sz="0" w:space="0" w:color="auto"/>
        <w:bottom w:val="none" w:sz="0" w:space="0" w:color="auto"/>
        <w:right w:val="none" w:sz="0" w:space="0" w:color="auto"/>
      </w:divBdr>
    </w:div>
    <w:div w:id="1490635904">
      <w:marLeft w:val="640"/>
      <w:marRight w:val="0"/>
      <w:marTop w:val="0"/>
      <w:marBottom w:val="0"/>
      <w:divBdr>
        <w:top w:val="none" w:sz="0" w:space="0" w:color="auto"/>
        <w:left w:val="none" w:sz="0" w:space="0" w:color="auto"/>
        <w:bottom w:val="none" w:sz="0" w:space="0" w:color="auto"/>
        <w:right w:val="none" w:sz="0" w:space="0" w:color="auto"/>
      </w:divBdr>
    </w:div>
    <w:div w:id="1490710549">
      <w:marLeft w:val="640"/>
      <w:marRight w:val="0"/>
      <w:marTop w:val="0"/>
      <w:marBottom w:val="0"/>
      <w:divBdr>
        <w:top w:val="none" w:sz="0" w:space="0" w:color="auto"/>
        <w:left w:val="none" w:sz="0" w:space="0" w:color="auto"/>
        <w:bottom w:val="none" w:sz="0" w:space="0" w:color="auto"/>
        <w:right w:val="none" w:sz="0" w:space="0" w:color="auto"/>
      </w:divBdr>
    </w:div>
    <w:div w:id="1490710930">
      <w:marLeft w:val="640"/>
      <w:marRight w:val="0"/>
      <w:marTop w:val="0"/>
      <w:marBottom w:val="0"/>
      <w:divBdr>
        <w:top w:val="none" w:sz="0" w:space="0" w:color="auto"/>
        <w:left w:val="none" w:sz="0" w:space="0" w:color="auto"/>
        <w:bottom w:val="none" w:sz="0" w:space="0" w:color="auto"/>
        <w:right w:val="none" w:sz="0" w:space="0" w:color="auto"/>
      </w:divBdr>
    </w:div>
    <w:div w:id="1490748277">
      <w:marLeft w:val="640"/>
      <w:marRight w:val="0"/>
      <w:marTop w:val="0"/>
      <w:marBottom w:val="0"/>
      <w:divBdr>
        <w:top w:val="none" w:sz="0" w:space="0" w:color="auto"/>
        <w:left w:val="none" w:sz="0" w:space="0" w:color="auto"/>
        <w:bottom w:val="none" w:sz="0" w:space="0" w:color="auto"/>
        <w:right w:val="none" w:sz="0" w:space="0" w:color="auto"/>
      </w:divBdr>
    </w:div>
    <w:div w:id="1490750793">
      <w:marLeft w:val="640"/>
      <w:marRight w:val="0"/>
      <w:marTop w:val="0"/>
      <w:marBottom w:val="0"/>
      <w:divBdr>
        <w:top w:val="none" w:sz="0" w:space="0" w:color="auto"/>
        <w:left w:val="none" w:sz="0" w:space="0" w:color="auto"/>
        <w:bottom w:val="none" w:sz="0" w:space="0" w:color="auto"/>
        <w:right w:val="none" w:sz="0" w:space="0" w:color="auto"/>
      </w:divBdr>
    </w:div>
    <w:div w:id="1490752781">
      <w:marLeft w:val="640"/>
      <w:marRight w:val="0"/>
      <w:marTop w:val="0"/>
      <w:marBottom w:val="0"/>
      <w:divBdr>
        <w:top w:val="none" w:sz="0" w:space="0" w:color="auto"/>
        <w:left w:val="none" w:sz="0" w:space="0" w:color="auto"/>
        <w:bottom w:val="none" w:sz="0" w:space="0" w:color="auto"/>
        <w:right w:val="none" w:sz="0" w:space="0" w:color="auto"/>
      </w:divBdr>
    </w:div>
    <w:div w:id="1490755104">
      <w:marLeft w:val="640"/>
      <w:marRight w:val="0"/>
      <w:marTop w:val="0"/>
      <w:marBottom w:val="0"/>
      <w:divBdr>
        <w:top w:val="none" w:sz="0" w:space="0" w:color="auto"/>
        <w:left w:val="none" w:sz="0" w:space="0" w:color="auto"/>
        <w:bottom w:val="none" w:sz="0" w:space="0" w:color="auto"/>
        <w:right w:val="none" w:sz="0" w:space="0" w:color="auto"/>
      </w:divBdr>
    </w:div>
    <w:div w:id="1490822978">
      <w:marLeft w:val="640"/>
      <w:marRight w:val="0"/>
      <w:marTop w:val="0"/>
      <w:marBottom w:val="0"/>
      <w:divBdr>
        <w:top w:val="none" w:sz="0" w:space="0" w:color="auto"/>
        <w:left w:val="none" w:sz="0" w:space="0" w:color="auto"/>
        <w:bottom w:val="none" w:sz="0" w:space="0" w:color="auto"/>
        <w:right w:val="none" w:sz="0" w:space="0" w:color="auto"/>
      </w:divBdr>
    </w:div>
    <w:div w:id="1490829366">
      <w:marLeft w:val="640"/>
      <w:marRight w:val="0"/>
      <w:marTop w:val="0"/>
      <w:marBottom w:val="0"/>
      <w:divBdr>
        <w:top w:val="none" w:sz="0" w:space="0" w:color="auto"/>
        <w:left w:val="none" w:sz="0" w:space="0" w:color="auto"/>
        <w:bottom w:val="none" w:sz="0" w:space="0" w:color="auto"/>
        <w:right w:val="none" w:sz="0" w:space="0" w:color="auto"/>
      </w:divBdr>
    </w:div>
    <w:div w:id="1490900221">
      <w:marLeft w:val="640"/>
      <w:marRight w:val="0"/>
      <w:marTop w:val="0"/>
      <w:marBottom w:val="0"/>
      <w:divBdr>
        <w:top w:val="none" w:sz="0" w:space="0" w:color="auto"/>
        <w:left w:val="none" w:sz="0" w:space="0" w:color="auto"/>
        <w:bottom w:val="none" w:sz="0" w:space="0" w:color="auto"/>
        <w:right w:val="none" w:sz="0" w:space="0" w:color="auto"/>
      </w:divBdr>
    </w:div>
    <w:div w:id="1490947253">
      <w:marLeft w:val="640"/>
      <w:marRight w:val="0"/>
      <w:marTop w:val="0"/>
      <w:marBottom w:val="0"/>
      <w:divBdr>
        <w:top w:val="none" w:sz="0" w:space="0" w:color="auto"/>
        <w:left w:val="none" w:sz="0" w:space="0" w:color="auto"/>
        <w:bottom w:val="none" w:sz="0" w:space="0" w:color="auto"/>
        <w:right w:val="none" w:sz="0" w:space="0" w:color="auto"/>
      </w:divBdr>
    </w:div>
    <w:div w:id="1490950053">
      <w:marLeft w:val="640"/>
      <w:marRight w:val="0"/>
      <w:marTop w:val="0"/>
      <w:marBottom w:val="0"/>
      <w:divBdr>
        <w:top w:val="none" w:sz="0" w:space="0" w:color="auto"/>
        <w:left w:val="none" w:sz="0" w:space="0" w:color="auto"/>
        <w:bottom w:val="none" w:sz="0" w:space="0" w:color="auto"/>
        <w:right w:val="none" w:sz="0" w:space="0" w:color="auto"/>
      </w:divBdr>
    </w:div>
    <w:div w:id="1490973984">
      <w:marLeft w:val="640"/>
      <w:marRight w:val="0"/>
      <w:marTop w:val="0"/>
      <w:marBottom w:val="0"/>
      <w:divBdr>
        <w:top w:val="none" w:sz="0" w:space="0" w:color="auto"/>
        <w:left w:val="none" w:sz="0" w:space="0" w:color="auto"/>
        <w:bottom w:val="none" w:sz="0" w:space="0" w:color="auto"/>
        <w:right w:val="none" w:sz="0" w:space="0" w:color="auto"/>
      </w:divBdr>
    </w:div>
    <w:div w:id="1490974026">
      <w:marLeft w:val="640"/>
      <w:marRight w:val="0"/>
      <w:marTop w:val="0"/>
      <w:marBottom w:val="0"/>
      <w:divBdr>
        <w:top w:val="none" w:sz="0" w:space="0" w:color="auto"/>
        <w:left w:val="none" w:sz="0" w:space="0" w:color="auto"/>
        <w:bottom w:val="none" w:sz="0" w:space="0" w:color="auto"/>
        <w:right w:val="none" w:sz="0" w:space="0" w:color="auto"/>
      </w:divBdr>
    </w:div>
    <w:div w:id="1491016106">
      <w:marLeft w:val="640"/>
      <w:marRight w:val="0"/>
      <w:marTop w:val="0"/>
      <w:marBottom w:val="0"/>
      <w:divBdr>
        <w:top w:val="none" w:sz="0" w:space="0" w:color="auto"/>
        <w:left w:val="none" w:sz="0" w:space="0" w:color="auto"/>
        <w:bottom w:val="none" w:sz="0" w:space="0" w:color="auto"/>
        <w:right w:val="none" w:sz="0" w:space="0" w:color="auto"/>
      </w:divBdr>
    </w:div>
    <w:div w:id="1491024850">
      <w:marLeft w:val="640"/>
      <w:marRight w:val="0"/>
      <w:marTop w:val="0"/>
      <w:marBottom w:val="0"/>
      <w:divBdr>
        <w:top w:val="none" w:sz="0" w:space="0" w:color="auto"/>
        <w:left w:val="none" w:sz="0" w:space="0" w:color="auto"/>
        <w:bottom w:val="none" w:sz="0" w:space="0" w:color="auto"/>
        <w:right w:val="none" w:sz="0" w:space="0" w:color="auto"/>
      </w:divBdr>
    </w:div>
    <w:div w:id="1491096408">
      <w:marLeft w:val="480"/>
      <w:marRight w:val="0"/>
      <w:marTop w:val="0"/>
      <w:marBottom w:val="0"/>
      <w:divBdr>
        <w:top w:val="none" w:sz="0" w:space="0" w:color="auto"/>
        <w:left w:val="none" w:sz="0" w:space="0" w:color="auto"/>
        <w:bottom w:val="none" w:sz="0" w:space="0" w:color="auto"/>
        <w:right w:val="none" w:sz="0" w:space="0" w:color="auto"/>
      </w:divBdr>
    </w:div>
    <w:div w:id="1491142721">
      <w:marLeft w:val="640"/>
      <w:marRight w:val="0"/>
      <w:marTop w:val="0"/>
      <w:marBottom w:val="0"/>
      <w:divBdr>
        <w:top w:val="none" w:sz="0" w:space="0" w:color="auto"/>
        <w:left w:val="none" w:sz="0" w:space="0" w:color="auto"/>
        <w:bottom w:val="none" w:sz="0" w:space="0" w:color="auto"/>
        <w:right w:val="none" w:sz="0" w:space="0" w:color="auto"/>
      </w:divBdr>
    </w:div>
    <w:div w:id="1491143155">
      <w:marLeft w:val="640"/>
      <w:marRight w:val="0"/>
      <w:marTop w:val="0"/>
      <w:marBottom w:val="0"/>
      <w:divBdr>
        <w:top w:val="none" w:sz="0" w:space="0" w:color="auto"/>
        <w:left w:val="none" w:sz="0" w:space="0" w:color="auto"/>
        <w:bottom w:val="none" w:sz="0" w:space="0" w:color="auto"/>
        <w:right w:val="none" w:sz="0" w:space="0" w:color="auto"/>
      </w:divBdr>
    </w:div>
    <w:div w:id="1491286530">
      <w:marLeft w:val="640"/>
      <w:marRight w:val="0"/>
      <w:marTop w:val="0"/>
      <w:marBottom w:val="0"/>
      <w:divBdr>
        <w:top w:val="none" w:sz="0" w:space="0" w:color="auto"/>
        <w:left w:val="none" w:sz="0" w:space="0" w:color="auto"/>
        <w:bottom w:val="none" w:sz="0" w:space="0" w:color="auto"/>
        <w:right w:val="none" w:sz="0" w:space="0" w:color="auto"/>
      </w:divBdr>
    </w:div>
    <w:div w:id="1491362461">
      <w:marLeft w:val="640"/>
      <w:marRight w:val="0"/>
      <w:marTop w:val="0"/>
      <w:marBottom w:val="0"/>
      <w:divBdr>
        <w:top w:val="none" w:sz="0" w:space="0" w:color="auto"/>
        <w:left w:val="none" w:sz="0" w:space="0" w:color="auto"/>
        <w:bottom w:val="none" w:sz="0" w:space="0" w:color="auto"/>
        <w:right w:val="none" w:sz="0" w:space="0" w:color="auto"/>
      </w:divBdr>
    </w:div>
    <w:div w:id="1491367228">
      <w:marLeft w:val="640"/>
      <w:marRight w:val="0"/>
      <w:marTop w:val="0"/>
      <w:marBottom w:val="0"/>
      <w:divBdr>
        <w:top w:val="none" w:sz="0" w:space="0" w:color="auto"/>
        <w:left w:val="none" w:sz="0" w:space="0" w:color="auto"/>
        <w:bottom w:val="none" w:sz="0" w:space="0" w:color="auto"/>
        <w:right w:val="none" w:sz="0" w:space="0" w:color="auto"/>
      </w:divBdr>
    </w:div>
    <w:div w:id="1491480339">
      <w:marLeft w:val="640"/>
      <w:marRight w:val="0"/>
      <w:marTop w:val="0"/>
      <w:marBottom w:val="0"/>
      <w:divBdr>
        <w:top w:val="none" w:sz="0" w:space="0" w:color="auto"/>
        <w:left w:val="none" w:sz="0" w:space="0" w:color="auto"/>
        <w:bottom w:val="none" w:sz="0" w:space="0" w:color="auto"/>
        <w:right w:val="none" w:sz="0" w:space="0" w:color="auto"/>
      </w:divBdr>
    </w:div>
    <w:div w:id="1491482319">
      <w:marLeft w:val="640"/>
      <w:marRight w:val="0"/>
      <w:marTop w:val="0"/>
      <w:marBottom w:val="0"/>
      <w:divBdr>
        <w:top w:val="none" w:sz="0" w:space="0" w:color="auto"/>
        <w:left w:val="none" w:sz="0" w:space="0" w:color="auto"/>
        <w:bottom w:val="none" w:sz="0" w:space="0" w:color="auto"/>
        <w:right w:val="none" w:sz="0" w:space="0" w:color="auto"/>
      </w:divBdr>
    </w:div>
    <w:div w:id="1491631981">
      <w:marLeft w:val="640"/>
      <w:marRight w:val="0"/>
      <w:marTop w:val="0"/>
      <w:marBottom w:val="0"/>
      <w:divBdr>
        <w:top w:val="none" w:sz="0" w:space="0" w:color="auto"/>
        <w:left w:val="none" w:sz="0" w:space="0" w:color="auto"/>
        <w:bottom w:val="none" w:sz="0" w:space="0" w:color="auto"/>
        <w:right w:val="none" w:sz="0" w:space="0" w:color="auto"/>
      </w:divBdr>
    </w:div>
    <w:div w:id="1491676148">
      <w:marLeft w:val="640"/>
      <w:marRight w:val="0"/>
      <w:marTop w:val="0"/>
      <w:marBottom w:val="0"/>
      <w:divBdr>
        <w:top w:val="none" w:sz="0" w:space="0" w:color="auto"/>
        <w:left w:val="none" w:sz="0" w:space="0" w:color="auto"/>
        <w:bottom w:val="none" w:sz="0" w:space="0" w:color="auto"/>
        <w:right w:val="none" w:sz="0" w:space="0" w:color="auto"/>
      </w:divBdr>
    </w:div>
    <w:div w:id="1491750665">
      <w:marLeft w:val="640"/>
      <w:marRight w:val="0"/>
      <w:marTop w:val="0"/>
      <w:marBottom w:val="0"/>
      <w:divBdr>
        <w:top w:val="none" w:sz="0" w:space="0" w:color="auto"/>
        <w:left w:val="none" w:sz="0" w:space="0" w:color="auto"/>
        <w:bottom w:val="none" w:sz="0" w:space="0" w:color="auto"/>
        <w:right w:val="none" w:sz="0" w:space="0" w:color="auto"/>
      </w:divBdr>
    </w:div>
    <w:div w:id="1491752658">
      <w:marLeft w:val="640"/>
      <w:marRight w:val="0"/>
      <w:marTop w:val="0"/>
      <w:marBottom w:val="0"/>
      <w:divBdr>
        <w:top w:val="none" w:sz="0" w:space="0" w:color="auto"/>
        <w:left w:val="none" w:sz="0" w:space="0" w:color="auto"/>
        <w:bottom w:val="none" w:sz="0" w:space="0" w:color="auto"/>
        <w:right w:val="none" w:sz="0" w:space="0" w:color="auto"/>
      </w:divBdr>
    </w:div>
    <w:div w:id="1491796451">
      <w:marLeft w:val="640"/>
      <w:marRight w:val="0"/>
      <w:marTop w:val="0"/>
      <w:marBottom w:val="0"/>
      <w:divBdr>
        <w:top w:val="none" w:sz="0" w:space="0" w:color="auto"/>
        <w:left w:val="none" w:sz="0" w:space="0" w:color="auto"/>
        <w:bottom w:val="none" w:sz="0" w:space="0" w:color="auto"/>
        <w:right w:val="none" w:sz="0" w:space="0" w:color="auto"/>
      </w:divBdr>
    </w:div>
    <w:div w:id="1491797835">
      <w:marLeft w:val="640"/>
      <w:marRight w:val="0"/>
      <w:marTop w:val="0"/>
      <w:marBottom w:val="0"/>
      <w:divBdr>
        <w:top w:val="none" w:sz="0" w:space="0" w:color="auto"/>
        <w:left w:val="none" w:sz="0" w:space="0" w:color="auto"/>
        <w:bottom w:val="none" w:sz="0" w:space="0" w:color="auto"/>
        <w:right w:val="none" w:sz="0" w:space="0" w:color="auto"/>
      </w:divBdr>
    </w:div>
    <w:div w:id="1491821862">
      <w:marLeft w:val="640"/>
      <w:marRight w:val="0"/>
      <w:marTop w:val="0"/>
      <w:marBottom w:val="0"/>
      <w:divBdr>
        <w:top w:val="none" w:sz="0" w:space="0" w:color="auto"/>
        <w:left w:val="none" w:sz="0" w:space="0" w:color="auto"/>
        <w:bottom w:val="none" w:sz="0" w:space="0" w:color="auto"/>
        <w:right w:val="none" w:sz="0" w:space="0" w:color="auto"/>
      </w:divBdr>
    </w:div>
    <w:div w:id="1491873609">
      <w:marLeft w:val="640"/>
      <w:marRight w:val="0"/>
      <w:marTop w:val="0"/>
      <w:marBottom w:val="0"/>
      <w:divBdr>
        <w:top w:val="none" w:sz="0" w:space="0" w:color="auto"/>
        <w:left w:val="none" w:sz="0" w:space="0" w:color="auto"/>
        <w:bottom w:val="none" w:sz="0" w:space="0" w:color="auto"/>
        <w:right w:val="none" w:sz="0" w:space="0" w:color="auto"/>
      </w:divBdr>
    </w:div>
    <w:div w:id="1491943081">
      <w:marLeft w:val="640"/>
      <w:marRight w:val="0"/>
      <w:marTop w:val="0"/>
      <w:marBottom w:val="0"/>
      <w:divBdr>
        <w:top w:val="none" w:sz="0" w:space="0" w:color="auto"/>
        <w:left w:val="none" w:sz="0" w:space="0" w:color="auto"/>
        <w:bottom w:val="none" w:sz="0" w:space="0" w:color="auto"/>
        <w:right w:val="none" w:sz="0" w:space="0" w:color="auto"/>
      </w:divBdr>
    </w:div>
    <w:div w:id="1492210286">
      <w:marLeft w:val="640"/>
      <w:marRight w:val="0"/>
      <w:marTop w:val="0"/>
      <w:marBottom w:val="0"/>
      <w:divBdr>
        <w:top w:val="none" w:sz="0" w:space="0" w:color="auto"/>
        <w:left w:val="none" w:sz="0" w:space="0" w:color="auto"/>
        <w:bottom w:val="none" w:sz="0" w:space="0" w:color="auto"/>
        <w:right w:val="none" w:sz="0" w:space="0" w:color="auto"/>
      </w:divBdr>
    </w:div>
    <w:div w:id="1492212864">
      <w:marLeft w:val="640"/>
      <w:marRight w:val="0"/>
      <w:marTop w:val="0"/>
      <w:marBottom w:val="0"/>
      <w:divBdr>
        <w:top w:val="none" w:sz="0" w:space="0" w:color="auto"/>
        <w:left w:val="none" w:sz="0" w:space="0" w:color="auto"/>
        <w:bottom w:val="none" w:sz="0" w:space="0" w:color="auto"/>
        <w:right w:val="none" w:sz="0" w:space="0" w:color="auto"/>
      </w:divBdr>
    </w:div>
    <w:div w:id="1492217915">
      <w:marLeft w:val="640"/>
      <w:marRight w:val="0"/>
      <w:marTop w:val="0"/>
      <w:marBottom w:val="0"/>
      <w:divBdr>
        <w:top w:val="none" w:sz="0" w:space="0" w:color="auto"/>
        <w:left w:val="none" w:sz="0" w:space="0" w:color="auto"/>
        <w:bottom w:val="none" w:sz="0" w:space="0" w:color="auto"/>
        <w:right w:val="none" w:sz="0" w:space="0" w:color="auto"/>
      </w:divBdr>
    </w:div>
    <w:div w:id="1492255704">
      <w:marLeft w:val="640"/>
      <w:marRight w:val="0"/>
      <w:marTop w:val="0"/>
      <w:marBottom w:val="0"/>
      <w:divBdr>
        <w:top w:val="none" w:sz="0" w:space="0" w:color="auto"/>
        <w:left w:val="none" w:sz="0" w:space="0" w:color="auto"/>
        <w:bottom w:val="none" w:sz="0" w:space="0" w:color="auto"/>
        <w:right w:val="none" w:sz="0" w:space="0" w:color="auto"/>
      </w:divBdr>
    </w:div>
    <w:div w:id="1492405393">
      <w:marLeft w:val="640"/>
      <w:marRight w:val="0"/>
      <w:marTop w:val="0"/>
      <w:marBottom w:val="0"/>
      <w:divBdr>
        <w:top w:val="none" w:sz="0" w:space="0" w:color="auto"/>
        <w:left w:val="none" w:sz="0" w:space="0" w:color="auto"/>
        <w:bottom w:val="none" w:sz="0" w:space="0" w:color="auto"/>
        <w:right w:val="none" w:sz="0" w:space="0" w:color="auto"/>
      </w:divBdr>
    </w:div>
    <w:div w:id="1492520978">
      <w:marLeft w:val="640"/>
      <w:marRight w:val="0"/>
      <w:marTop w:val="0"/>
      <w:marBottom w:val="0"/>
      <w:divBdr>
        <w:top w:val="none" w:sz="0" w:space="0" w:color="auto"/>
        <w:left w:val="none" w:sz="0" w:space="0" w:color="auto"/>
        <w:bottom w:val="none" w:sz="0" w:space="0" w:color="auto"/>
        <w:right w:val="none" w:sz="0" w:space="0" w:color="auto"/>
      </w:divBdr>
    </w:div>
    <w:div w:id="1492521200">
      <w:marLeft w:val="640"/>
      <w:marRight w:val="0"/>
      <w:marTop w:val="0"/>
      <w:marBottom w:val="0"/>
      <w:divBdr>
        <w:top w:val="none" w:sz="0" w:space="0" w:color="auto"/>
        <w:left w:val="none" w:sz="0" w:space="0" w:color="auto"/>
        <w:bottom w:val="none" w:sz="0" w:space="0" w:color="auto"/>
        <w:right w:val="none" w:sz="0" w:space="0" w:color="auto"/>
      </w:divBdr>
    </w:div>
    <w:div w:id="1492676318">
      <w:marLeft w:val="640"/>
      <w:marRight w:val="0"/>
      <w:marTop w:val="0"/>
      <w:marBottom w:val="0"/>
      <w:divBdr>
        <w:top w:val="none" w:sz="0" w:space="0" w:color="auto"/>
        <w:left w:val="none" w:sz="0" w:space="0" w:color="auto"/>
        <w:bottom w:val="none" w:sz="0" w:space="0" w:color="auto"/>
        <w:right w:val="none" w:sz="0" w:space="0" w:color="auto"/>
      </w:divBdr>
    </w:div>
    <w:div w:id="1492713729">
      <w:marLeft w:val="640"/>
      <w:marRight w:val="0"/>
      <w:marTop w:val="0"/>
      <w:marBottom w:val="0"/>
      <w:divBdr>
        <w:top w:val="none" w:sz="0" w:space="0" w:color="auto"/>
        <w:left w:val="none" w:sz="0" w:space="0" w:color="auto"/>
        <w:bottom w:val="none" w:sz="0" w:space="0" w:color="auto"/>
        <w:right w:val="none" w:sz="0" w:space="0" w:color="auto"/>
      </w:divBdr>
    </w:div>
    <w:div w:id="1492790803">
      <w:marLeft w:val="640"/>
      <w:marRight w:val="0"/>
      <w:marTop w:val="0"/>
      <w:marBottom w:val="0"/>
      <w:divBdr>
        <w:top w:val="none" w:sz="0" w:space="0" w:color="auto"/>
        <w:left w:val="none" w:sz="0" w:space="0" w:color="auto"/>
        <w:bottom w:val="none" w:sz="0" w:space="0" w:color="auto"/>
        <w:right w:val="none" w:sz="0" w:space="0" w:color="auto"/>
      </w:divBdr>
    </w:div>
    <w:div w:id="1492866431">
      <w:marLeft w:val="640"/>
      <w:marRight w:val="0"/>
      <w:marTop w:val="0"/>
      <w:marBottom w:val="0"/>
      <w:divBdr>
        <w:top w:val="none" w:sz="0" w:space="0" w:color="auto"/>
        <w:left w:val="none" w:sz="0" w:space="0" w:color="auto"/>
        <w:bottom w:val="none" w:sz="0" w:space="0" w:color="auto"/>
        <w:right w:val="none" w:sz="0" w:space="0" w:color="auto"/>
      </w:divBdr>
    </w:div>
    <w:div w:id="1492910158">
      <w:marLeft w:val="640"/>
      <w:marRight w:val="0"/>
      <w:marTop w:val="0"/>
      <w:marBottom w:val="0"/>
      <w:divBdr>
        <w:top w:val="none" w:sz="0" w:space="0" w:color="auto"/>
        <w:left w:val="none" w:sz="0" w:space="0" w:color="auto"/>
        <w:bottom w:val="none" w:sz="0" w:space="0" w:color="auto"/>
        <w:right w:val="none" w:sz="0" w:space="0" w:color="auto"/>
      </w:divBdr>
    </w:div>
    <w:div w:id="1492915266">
      <w:marLeft w:val="640"/>
      <w:marRight w:val="0"/>
      <w:marTop w:val="0"/>
      <w:marBottom w:val="0"/>
      <w:divBdr>
        <w:top w:val="none" w:sz="0" w:space="0" w:color="auto"/>
        <w:left w:val="none" w:sz="0" w:space="0" w:color="auto"/>
        <w:bottom w:val="none" w:sz="0" w:space="0" w:color="auto"/>
        <w:right w:val="none" w:sz="0" w:space="0" w:color="auto"/>
      </w:divBdr>
    </w:div>
    <w:div w:id="1492941096">
      <w:marLeft w:val="640"/>
      <w:marRight w:val="0"/>
      <w:marTop w:val="0"/>
      <w:marBottom w:val="0"/>
      <w:divBdr>
        <w:top w:val="none" w:sz="0" w:space="0" w:color="auto"/>
        <w:left w:val="none" w:sz="0" w:space="0" w:color="auto"/>
        <w:bottom w:val="none" w:sz="0" w:space="0" w:color="auto"/>
        <w:right w:val="none" w:sz="0" w:space="0" w:color="auto"/>
      </w:divBdr>
    </w:div>
    <w:div w:id="1492986862">
      <w:marLeft w:val="640"/>
      <w:marRight w:val="0"/>
      <w:marTop w:val="0"/>
      <w:marBottom w:val="0"/>
      <w:divBdr>
        <w:top w:val="none" w:sz="0" w:space="0" w:color="auto"/>
        <w:left w:val="none" w:sz="0" w:space="0" w:color="auto"/>
        <w:bottom w:val="none" w:sz="0" w:space="0" w:color="auto"/>
        <w:right w:val="none" w:sz="0" w:space="0" w:color="auto"/>
      </w:divBdr>
    </w:div>
    <w:div w:id="1493132784">
      <w:marLeft w:val="640"/>
      <w:marRight w:val="0"/>
      <w:marTop w:val="0"/>
      <w:marBottom w:val="0"/>
      <w:divBdr>
        <w:top w:val="none" w:sz="0" w:space="0" w:color="auto"/>
        <w:left w:val="none" w:sz="0" w:space="0" w:color="auto"/>
        <w:bottom w:val="none" w:sz="0" w:space="0" w:color="auto"/>
        <w:right w:val="none" w:sz="0" w:space="0" w:color="auto"/>
      </w:divBdr>
    </w:div>
    <w:div w:id="1493177518">
      <w:marLeft w:val="640"/>
      <w:marRight w:val="0"/>
      <w:marTop w:val="0"/>
      <w:marBottom w:val="0"/>
      <w:divBdr>
        <w:top w:val="none" w:sz="0" w:space="0" w:color="auto"/>
        <w:left w:val="none" w:sz="0" w:space="0" w:color="auto"/>
        <w:bottom w:val="none" w:sz="0" w:space="0" w:color="auto"/>
        <w:right w:val="none" w:sz="0" w:space="0" w:color="auto"/>
      </w:divBdr>
    </w:div>
    <w:div w:id="1493183999">
      <w:marLeft w:val="640"/>
      <w:marRight w:val="0"/>
      <w:marTop w:val="0"/>
      <w:marBottom w:val="0"/>
      <w:divBdr>
        <w:top w:val="none" w:sz="0" w:space="0" w:color="auto"/>
        <w:left w:val="none" w:sz="0" w:space="0" w:color="auto"/>
        <w:bottom w:val="none" w:sz="0" w:space="0" w:color="auto"/>
        <w:right w:val="none" w:sz="0" w:space="0" w:color="auto"/>
      </w:divBdr>
    </w:div>
    <w:div w:id="1493251585">
      <w:marLeft w:val="640"/>
      <w:marRight w:val="0"/>
      <w:marTop w:val="0"/>
      <w:marBottom w:val="0"/>
      <w:divBdr>
        <w:top w:val="none" w:sz="0" w:space="0" w:color="auto"/>
        <w:left w:val="none" w:sz="0" w:space="0" w:color="auto"/>
        <w:bottom w:val="none" w:sz="0" w:space="0" w:color="auto"/>
        <w:right w:val="none" w:sz="0" w:space="0" w:color="auto"/>
      </w:divBdr>
    </w:div>
    <w:div w:id="1493328727">
      <w:marLeft w:val="640"/>
      <w:marRight w:val="0"/>
      <w:marTop w:val="0"/>
      <w:marBottom w:val="0"/>
      <w:divBdr>
        <w:top w:val="none" w:sz="0" w:space="0" w:color="auto"/>
        <w:left w:val="none" w:sz="0" w:space="0" w:color="auto"/>
        <w:bottom w:val="none" w:sz="0" w:space="0" w:color="auto"/>
        <w:right w:val="none" w:sz="0" w:space="0" w:color="auto"/>
      </w:divBdr>
    </w:div>
    <w:div w:id="1493374094">
      <w:marLeft w:val="640"/>
      <w:marRight w:val="0"/>
      <w:marTop w:val="0"/>
      <w:marBottom w:val="0"/>
      <w:divBdr>
        <w:top w:val="none" w:sz="0" w:space="0" w:color="auto"/>
        <w:left w:val="none" w:sz="0" w:space="0" w:color="auto"/>
        <w:bottom w:val="none" w:sz="0" w:space="0" w:color="auto"/>
        <w:right w:val="none" w:sz="0" w:space="0" w:color="auto"/>
      </w:divBdr>
    </w:div>
    <w:div w:id="1493451866">
      <w:marLeft w:val="640"/>
      <w:marRight w:val="0"/>
      <w:marTop w:val="0"/>
      <w:marBottom w:val="0"/>
      <w:divBdr>
        <w:top w:val="none" w:sz="0" w:space="0" w:color="auto"/>
        <w:left w:val="none" w:sz="0" w:space="0" w:color="auto"/>
        <w:bottom w:val="none" w:sz="0" w:space="0" w:color="auto"/>
        <w:right w:val="none" w:sz="0" w:space="0" w:color="auto"/>
      </w:divBdr>
    </w:div>
    <w:div w:id="1493596181">
      <w:marLeft w:val="640"/>
      <w:marRight w:val="0"/>
      <w:marTop w:val="0"/>
      <w:marBottom w:val="0"/>
      <w:divBdr>
        <w:top w:val="none" w:sz="0" w:space="0" w:color="auto"/>
        <w:left w:val="none" w:sz="0" w:space="0" w:color="auto"/>
        <w:bottom w:val="none" w:sz="0" w:space="0" w:color="auto"/>
        <w:right w:val="none" w:sz="0" w:space="0" w:color="auto"/>
      </w:divBdr>
    </w:div>
    <w:div w:id="1493643648">
      <w:marLeft w:val="640"/>
      <w:marRight w:val="0"/>
      <w:marTop w:val="0"/>
      <w:marBottom w:val="0"/>
      <w:divBdr>
        <w:top w:val="none" w:sz="0" w:space="0" w:color="auto"/>
        <w:left w:val="none" w:sz="0" w:space="0" w:color="auto"/>
        <w:bottom w:val="none" w:sz="0" w:space="0" w:color="auto"/>
        <w:right w:val="none" w:sz="0" w:space="0" w:color="auto"/>
      </w:divBdr>
    </w:div>
    <w:div w:id="1493714160">
      <w:marLeft w:val="640"/>
      <w:marRight w:val="0"/>
      <w:marTop w:val="0"/>
      <w:marBottom w:val="0"/>
      <w:divBdr>
        <w:top w:val="none" w:sz="0" w:space="0" w:color="auto"/>
        <w:left w:val="none" w:sz="0" w:space="0" w:color="auto"/>
        <w:bottom w:val="none" w:sz="0" w:space="0" w:color="auto"/>
        <w:right w:val="none" w:sz="0" w:space="0" w:color="auto"/>
      </w:divBdr>
    </w:div>
    <w:div w:id="1493719591">
      <w:marLeft w:val="640"/>
      <w:marRight w:val="0"/>
      <w:marTop w:val="0"/>
      <w:marBottom w:val="0"/>
      <w:divBdr>
        <w:top w:val="none" w:sz="0" w:space="0" w:color="auto"/>
        <w:left w:val="none" w:sz="0" w:space="0" w:color="auto"/>
        <w:bottom w:val="none" w:sz="0" w:space="0" w:color="auto"/>
        <w:right w:val="none" w:sz="0" w:space="0" w:color="auto"/>
      </w:divBdr>
    </w:div>
    <w:div w:id="1493793699">
      <w:marLeft w:val="640"/>
      <w:marRight w:val="0"/>
      <w:marTop w:val="0"/>
      <w:marBottom w:val="0"/>
      <w:divBdr>
        <w:top w:val="none" w:sz="0" w:space="0" w:color="auto"/>
        <w:left w:val="none" w:sz="0" w:space="0" w:color="auto"/>
        <w:bottom w:val="none" w:sz="0" w:space="0" w:color="auto"/>
        <w:right w:val="none" w:sz="0" w:space="0" w:color="auto"/>
      </w:divBdr>
    </w:div>
    <w:div w:id="1493830418">
      <w:marLeft w:val="640"/>
      <w:marRight w:val="0"/>
      <w:marTop w:val="0"/>
      <w:marBottom w:val="0"/>
      <w:divBdr>
        <w:top w:val="none" w:sz="0" w:space="0" w:color="auto"/>
        <w:left w:val="none" w:sz="0" w:space="0" w:color="auto"/>
        <w:bottom w:val="none" w:sz="0" w:space="0" w:color="auto"/>
        <w:right w:val="none" w:sz="0" w:space="0" w:color="auto"/>
      </w:divBdr>
    </w:div>
    <w:div w:id="1493833507">
      <w:marLeft w:val="640"/>
      <w:marRight w:val="0"/>
      <w:marTop w:val="0"/>
      <w:marBottom w:val="0"/>
      <w:divBdr>
        <w:top w:val="none" w:sz="0" w:space="0" w:color="auto"/>
        <w:left w:val="none" w:sz="0" w:space="0" w:color="auto"/>
        <w:bottom w:val="none" w:sz="0" w:space="0" w:color="auto"/>
        <w:right w:val="none" w:sz="0" w:space="0" w:color="auto"/>
      </w:divBdr>
    </w:div>
    <w:div w:id="1493834268">
      <w:marLeft w:val="640"/>
      <w:marRight w:val="0"/>
      <w:marTop w:val="0"/>
      <w:marBottom w:val="0"/>
      <w:divBdr>
        <w:top w:val="none" w:sz="0" w:space="0" w:color="auto"/>
        <w:left w:val="none" w:sz="0" w:space="0" w:color="auto"/>
        <w:bottom w:val="none" w:sz="0" w:space="0" w:color="auto"/>
        <w:right w:val="none" w:sz="0" w:space="0" w:color="auto"/>
      </w:divBdr>
    </w:div>
    <w:div w:id="1493910866">
      <w:marLeft w:val="640"/>
      <w:marRight w:val="0"/>
      <w:marTop w:val="0"/>
      <w:marBottom w:val="0"/>
      <w:divBdr>
        <w:top w:val="none" w:sz="0" w:space="0" w:color="auto"/>
        <w:left w:val="none" w:sz="0" w:space="0" w:color="auto"/>
        <w:bottom w:val="none" w:sz="0" w:space="0" w:color="auto"/>
        <w:right w:val="none" w:sz="0" w:space="0" w:color="auto"/>
      </w:divBdr>
    </w:div>
    <w:div w:id="1494024399">
      <w:marLeft w:val="640"/>
      <w:marRight w:val="0"/>
      <w:marTop w:val="0"/>
      <w:marBottom w:val="0"/>
      <w:divBdr>
        <w:top w:val="none" w:sz="0" w:space="0" w:color="auto"/>
        <w:left w:val="none" w:sz="0" w:space="0" w:color="auto"/>
        <w:bottom w:val="none" w:sz="0" w:space="0" w:color="auto"/>
        <w:right w:val="none" w:sz="0" w:space="0" w:color="auto"/>
      </w:divBdr>
    </w:div>
    <w:div w:id="1494032361">
      <w:marLeft w:val="640"/>
      <w:marRight w:val="0"/>
      <w:marTop w:val="0"/>
      <w:marBottom w:val="0"/>
      <w:divBdr>
        <w:top w:val="none" w:sz="0" w:space="0" w:color="auto"/>
        <w:left w:val="none" w:sz="0" w:space="0" w:color="auto"/>
        <w:bottom w:val="none" w:sz="0" w:space="0" w:color="auto"/>
        <w:right w:val="none" w:sz="0" w:space="0" w:color="auto"/>
      </w:divBdr>
    </w:div>
    <w:div w:id="1494106290">
      <w:marLeft w:val="640"/>
      <w:marRight w:val="0"/>
      <w:marTop w:val="0"/>
      <w:marBottom w:val="0"/>
      <w:divBdr>
        <w:top w:val="none" w:sz="0" w:space="0" w:color="auto"/>
        <w:left w:val="none" w:sz="0" w:space="0" w:color="auto"/>
        <w:bottom w:val="none" w:sz="0" w:space="0" w:color="auto"/>
        <w:right w:val="none" w:sz="0" w:space="0" w:color="auto"/>
      </w:divBdr>
    </w:div>
    <w:div w:id="1494175331">
      <w:marLeft w:val="640"/>
      <w:marRight w:val="0"/>
      <w:marTop w:val="0"/>
      <w:marBottom w:val="0"/>
      <w:divBdr>
        <w:top w:val="none" w:sz="0" w:space="0" w:color="auto"/>
        <w:left w:val="none" w:sz="0" w:space="0" w:color="auto"/>
        <w:bottom w:val="none" w:sz="0" w:space="0" w:color="auto"/>
        <w:right w:val="none" w:sz="0" w:space="0" w:color="auto"/>
      </w:divBdr>
    </w:div>
    <w:div w:id="1494445802">
      <w:marLeft w:val="640"/>
      <w:marRight w:val="0"/>
      <w:marTop w:val="0"/>
      <w:marBottom w:val="0"/>
      <w:divBdr>
        <w:top w:val="none" w:sz="0" w:space="0" w:color="auto"/>
        <w:left w:val="none" w:sz="0" w:space="0" w:color="auto"/>
        <w:bottom w:val="none" w:sz="0" w:space="0" w:color="auto"/>
        <w:right w:val="none" w:sz="0" w:space="0" w:color="auto"/>
      </w:divBdr>
    </w:div>
    <w:div w:id="1494447182">
      <w:marLeft w:val="640"/>
      <w:marRight w:val="0"/>
      <w:marTop w:val="0"/>
      <w:marBottom w:val="0"/>
      <w:divBdr>
        <w:top w:val="none" w:sz="0" w:space="0" w:color="auto"/>
        <w:left w:val="none" w:sz="0" w:space="0" w:color="auto"/>
        <w:bottom w:val="none" w:sz="0" w:space="0" w:color="auto"/>
        <w:right w:val="none" w:sz="0" w:space="0" w:color="auto"/>
      </w:divBdr>
    </w:div>
    <w:div w:id="1494568691">
      <w:marLeft w:val="640"/>
      <w:marRight w:val="0"/>
      <w:marTop w:val="0"/>
      <w:marBottom w:val="0"/>
      <w:divBdr>
        <w:top w:val="none" w:sz="0" w:space="0" w:color="auto"/>
        <w:left w:val="none" w:sz="0" w:space="0" w:color="auto"/>
        <w:bottom w:val="none" w:sz="0" w:space="0" w:color="auto"/>
        <w:right w:val="none" w:sz="0" w:space="0" w:color="auto"/>
      </w:divBdr>
    </w:div>
    <w:div w:id="1494643230">
      <w:marLeft w:val="640"/>
      <w:marRight w:val="0"/>
      <w:marTop w:val="0"/>
      <w:marBottom w:val="0"/>
      <w:divBdr>
        <w:top w:val="none" w:sz="0" w:space="0" w:color="auto"/>
        <w:left w:val="none" w:sz="0" w:space="0" w:color="auto"/>
        <w:bottom w:val="none" w:sz="0" w:space="0" w:color="auto"/>
        <w:right w:val="none" w:sz="0" w:space="0" w:color="auto"/>
      </w:divBdr>
    </w:div>
    <w:div w:id="1494688610">
      <w:marLeft w:val="640"/>
      <w:marRight w:val="0"/>
      <w:marTop w:val="0"/>
      <w:marBottom w:val="0"/>
      <w:divBdr>
        <w:top w:val="none" w:sz="0" w:space="0" w:color="auto"/>
        <w:left w:val="none" w:sz="0" w:space="0" w:color="auto"/>
        <w:bottom w:val="none" w:sz="0" w:space="0" w:color="auto"/>
        <w:right w:val="none" w:sz="0" w:space="0" w:color="auto"/>
      </w:divBdr>
    </w:div>
    <w:div w:id="1494758872">
      <w:marLeft w:val="640"/>
      <w:marRight w:val="0"/>
      <w:marTop w:val="0"/>
      <w:marBottom w:val="0"/>
      <w:divBdr>
        <w:top w:val="none" w:sz="0" w:space="0" w:color="auto"/>
        <w:left w:val="none" w:sz="0" w:space="0" w:color="auto"/>
        <w:bottom w:val="none" w:sz="0" w:space="0" w:color="auto"/>
        <w:right w:val="none" w:sz="0" w:space="0" w:color="auto"/>
      </w:divBdr>
    </w:div>
    <w:div w:id="1494761376">
      <w:marLeft w:val="640"/>
      <w:marRight w:val="0"/>
      <w:marTop w:val="0"/>
      <w:marBottom w:val="0"/>
      <w:divBdr>
        <w:top w:val="none" w:sz="0" w:space="0" w:color="auto"/>
        <w:left w:val="none" w:sz="0" w:space="0" w:color="auto"/>
        <w:bottom w:val="none" w:sz="0" w:space="0" w:color="auto"/>
        <w:right w:val="none" w:sz="0" w:space="0" w:color="auto"/>
      </w:divBdr>
    </w:div>
    <w:div w:id="1494837624">
      <w:marLeft w:val="640"/>
      <w:marRight w:val="0"/>
      <w:marTop w:val="0"/>
      <w:marBottom w:val="0"/>
      <w:divBdr>
        <w:top w:val="none" w:sz="0" w:space="0" w:color="auto"/>
        <w:left w:val="none" w:sz="0" w:space="0" w:color="auto"/>
        <w:bottom w:val="none" w:sz="0" w:space="0" w:color="auto"/>
        <w:right w:val="none" w:sz="0" w:space="0" w:color="auto"/>
      </w:divBdr>
    </w:div>
    <w:div w:id="1494877066">
      <w:marLeft w:val="640"/>
      <w:marRight w:val="0"/>
      <w:marTop w:val="0"/>
      <w:marBottom w:val="0"/>
      <w:divBdr>
        <w:top w:val="none" w:sz="0" w:space="0" w:color="auto"/>
        <w:left w:val="none" w:sz="0" w:space="0" w:color="auto"/>
        <w:bottom w:val="none" w:sz="0" w:space="0" w:color="auto"/>
        <w:right w:val="none" w:sz="0" w:space="0" w:color="auto"/>
      </w:divBdr>
    </w:div>
    <w:div w:id="1494877919">
      <w:marLeft w:val="640"/>
      <w:marRight w:val="0"/>
      <w:marTop w:val="0"/>
      <w:marBottom w:val="0"/>
      <w:divBdr>
        <w:top w:val="none" w:sz="0" w:space="0" w:color="auto"/>
        <w:left w:val="none" w:sz="0" w:space="0" w:color="auto"/>
        <w:bottom w:val="none" w:sz="0" w:space="0" w:color="auto"/>
        <w:right w:val="none" w:sz="0" w:space="0" w:color="auto"/>
      </w:divBdr>
    </w:div>
    <w:div w:id="1495217276">
      <w:marLeft w:val="640"/>
      <w:marRight w:val="0"/>
      <w:marTop w:val="0"/>
      <w:marBottom w:val="0"/>
      <w:divBdr>
        <w:top w:val="none" w:sz="0" w:space="0" w:color="auto"/>
        <w:left w:val="none" w:sz="0" w:space="0" w:color="auto"/>
        <w:bottom w:val="none" w:sz="0" w:space="0" w:color="auto"/>
        <w:right w:val="none" w:sz="0" w:space="0" w:color="auto"/>
      </w:divBdr>
    </w:div>
    <w:div w:id="1495295787">
      <w:marLeft w:val="640"/>
      <w:marRight w:val="0"/>
      <w:marTop w:val="0"/>
      <w:marBottom w:val="0"/>
      <w:divBdr>
        <w:top w:val="none" w:sz="0" w:space="0" w:color="auto"/>
        <w:left w:val="none" w:sz="0" w:space="0" w:color="auto"/>
        <w:bottom w:val="none" w:sz="0" w:space="0" w:color="auto"/>
        <w:right w:val="none" w:sz="0" w:space="0" w:color="auto"/>
      </w:divBdr>
    </w:div>
    <w:div w:id="1495298623">
      <w:marLeft w:val="640"/>
      <w:marRight w:val="0"/>
      <w:marTop w:val="0"/>
      <w:marBottom w:val="0"/>
      <w:divBdr>
        <w:top w:val="none" w:sz="0" w:space="0" w:color="auto"/>
        <w:left w:val="none" w:sz="0" w:space="0" w:color="auto"/>
        <w:bottom w:val="none" w:sz="0" w:space="0" w:color="auto"/>
        <w:right w:val="none" w:sz="0" w:space="0" w:color="auto"/>
      </w:divBdr>
    </w:div>
    <w:div w:id="1495336559">
      <w:marLeft w:val="640"/>
      <w:marRight w:val="0"/>
      <w:marTop w:val="0"/>
      <w:marBottom w:val="0"/>
      <w:divBdr>
        <w:top w:val="none" w:sz="0" w:space="0" w:color="auto"/>
        <w:left w:val="none" w:sz="0" w:space="0" w:color="auto"/>
        <w:bottom w:val="none" w:sz="0" w:space="0" w:color="auto"/>
        <w:right w:val="none" w:sz="0" w:space="0" w:color="auto"/>
      </w:divBdr>
    </w:div>
    <w:div w:id="1495338669">
      <w:marLeft w:val="640"/>
      <w:marRight w:val="0"/>
      <w:marTop w:val="0"/>
      <w:marBottom w:val="0"/>
      <w:divBdr>
        <w:top w:val="none" w:sz="0" w:space="0" w:color="auto"/>
        <w:left w:val="none" w:sz="0" w:space="0" w:color="auto"/>
        <w:bottom w:val="none" w:sz="0" w:space="0" w:color="auto"/>
        <w:right w:val="none" w:sz="0" w:space="0" w:color="auto"/>
      </w:divBdr>
    </w:div>
    <w:div w:id="1495339524">
      <w:marLeft w:val="640"/>
      <w:marRight w:val="0"/>
      <w:marTop w:val="0"/>
      <w:marBottom w:val="0"/>
      <w:divBdr>
        <w:top w:val="none" w:sz="0" w:space="0" w:color="auto"/>
        <w:left w:val="none" w:sz="0" w:space="0" w:color="auto"/>
        <w:bottom w:val="none" w:sz="0" w:space="0" w:color="auto"/>
        <w:right w:val="none" w:sz="0" w:space="0" w:color="auto"/>
      </w:divBdr>
    </w:div>
    <w:div w:id="1495341158">
      <w:marLeft w:val="640"/>
      <w:marRight w:val="0"/>
      <w:marTop w:val="0"/>
      <w:marBottom w:val="0"/>
      <w:divBdr>
        <w:top w:val="none" w:sz="0" w:space="0" w:color="auto"/>
        <w:left w:val="none" w:sz="0" w:space="0" w:color="auto"/>
        <w:bottom w:val="none" w:sz="0" w:space="0" w:color="auto"/>
        <w:right w:val="none" w:sz="0" w:space="0" w:color="auto"/>
      </w:divBdr>
    </w:div>
    <w:div w:id="1495410473">
      <w:marLeft w:val="640"/>
      <w:marRight w:val="0"/>
      <w:marTop w:val="0"/>
      <w:marBottom w:val="0"/>
      <w:divBdr>
        <w:top w:val="none" w:sz="0" w:space="0" w:color="auto"/>
        <w:left w:val="none" w:sz="0" w:space="0" w:color="auto"/>
        <w:bottom w:val="none" w:sz="0" w:space="0" w:color="auto"/>
        <w:right w:val="none" w:sz="0" w:space="0" w:color="auto"/>
      </w:divBdr>
    </w:div>
    <w:div w:id="1495415144">
      <w:marLeft w:val="640"/>
      <w:marRight w:val="0"/>
      <w:marTop w:val="0"/>
      <w:marBottom w:val="0"/>
      <w:divBdr>
        <w:top w:val="none" w:sz="0" w:space="0" w:color="auto"/>
        <w:left w:val="none" w:sz="0" w:space="0" w:color="auto"/>
        <w:bottom w:val="none" w:sz="0" w:space="0" w:color="auto"/>
        <w:right w:val="none" w:sz="0" w:space="0" w:color="auto"/>
      </w:divBdr>
    </w:div>
    <w:div w:id="1495487183">
      <w:marLeft w:val="640"/>
      <w:marRight w:val="0"/>
      <w:marTop w:val="0"/>
      <w:marBottom w:val="0"/>
      <w:divBdr>
        <w:top w:val="none" w:sz="0" w:space="0" w:color="auto"/>
        <w:left w:val="none" w:sz="0" w:space="0" w:color="auto"/>
        <w:bottom w:val="none" w:sz="0" w:space="0" w:color="auto"/>
        <w:right w:val="none" w:sz="0" w:space="0" w:color="auto"/>
      </w:divBdr>
    </w:div>
    <w:div w:id="1495494482">
      <w:marLeft w:val="640"/>
      <w:marRight w:val="0"/>
      <w:marTop w:val="0"/>
      <w:marBottom w:val="0"/>
      <w:divBdr>
        <w:top w:val="none" w:sz="0" w:space="0" w:color="auto"/>
        <w:left w:val="none" w:sz="0" w:space="0" w:color="auto"/>
        <w:bottom w:val="none" w:sz="0" w:space="0" w:color="auto"/>
        <w:right w:val="none" w:sz="0" w:space="0" w:color="auto"/>
      </w:divBdr>
    </w:div>
    <w:div w:id="1495532142">
      <w:marLeft w:val="640"/>
      <w:marRight w:val="0"/>
      <w:marTop w:val="0"/>
      <w:marBottom w:val="0"/>
      <w:divBdr>
        <w:top w:val="none" w:sz="0" w:space="0" w:color="auto"/>
        <w:left w:val="none" w:sz="0" w:space="0" w:color="auto"/>
        <w:bottom w:val="none" w:sz="0" w:space="0" w:color="auto"/>
        <w:right w:val="none" w:sz="0" w:space="0" w:color="auto"/>
      </w:divBdr>
    </w:div>
    <w:div w:id="1495730001">
      <w:marLeft w:val="640"/>
      <w:marRight w:val="0"/>
      <w:marTop w:val="0"/>
      <w:marBottom w:val="0"/>
      <w:divBdr>
        <w:top w:val="none" w:sz="0" w:space="0" w:color="auto"/>
        <w:left w:val="none" w:sz="0" w:space="0" w:color="auto"/>
        <w:bottom w:val="none" w:sz="0" w:space="0" w:color="auto"/>
        <w:right w:val="none" w:sz="0" w:space="0" w:color="auto"/>
      </w:divBdr>
    </w:div>
    <w:div w:id="1495755447">
      <w:marLeft w:val="640"/>
      <w:marRight w:val="0"/>
      <w:marTop w:val="0"/>
      <w:marBottom w:val="0"/>
      <w:divBdr>
        <w:top w:val="none" w:sz="0" w:space="0" w:color="auto"/>
        <w:left w:val="none" w:sz="0" w:space="0" w:color="auto"/>
        <w:bottom w:val="none" w:sz="0" w:space="0" w:color="auto"/>
        <w:right w:val="none" w:sz="0" w:space="0" w:color="auto"/>
      </w:divBdr>
    </w:div>
    <w:div w:id="1495874613">
      <w:marLeft w:val="640"/>
      <w:marRight w:val="0"/>
      <w:marTop w:val="0"/>
      <w:marBottom w:val="0"/>
      <w:divBdr>
        <w:top w:val="none" w:sz="0" w:space="0" w:color="auto"/>
        <w:left w:val="none" w:sz="0" w:space="0" w:color="auto"/>
        <w:bottom w:val="none" w:sz="0" w:space="0" w:color="auto"/>
        <w:right w:val="none" w:sz="0" w:space="0" w:color="auto"/>
      </w:divBdr>
    </w:div>
    <w:div w:id="1495953111">
      <w:marLeft w:val="640"/>
      <w:marRight w:val="0"/>
      <w:marTop w:val="0"/>
      <w:marBottom w:val="0"/>
      <w:divBdr>
        <w:top w:val="none" w:sz="0" w:space="0" w:color="auto"/>
        <w:left w:val="none" w:sz="0" w:space="0" w:color="auto"/>
        <w:bottom w:val="none" w:sz="0" w:space="0" w:color="auto"/>
        <w:right w:val="none" w:sz="0" w:space="0" w:color="auto"/>
      </w:divBdr>
    </w:div>
    <w:div w:id="1495955647">
      <w:marLeft w:val="640"/>
      <w:marRight w:val="0"/>
      <w:marTop w:val="0"/>
      <w:marBottom w:val="0"/>
      <w:divBdr>
        <w:top w:val="none" w:sz="0" w:space="0" w:color="auto"/>
        <w:left w:val="none" w:sz="0" w:space="0" w:color="auto"/>
        <w:bottom w:val="none" w:sz="0" w:space="0" w:color="auto"/>
        <w:right w:val="none" w:sz="0" w:space="0" w:color="auto"/>
      </w:divBdr>
    </w:div>
    <w:div w:id="1495995090">
      <w:marLeft w:val="640"/>
      <w:marRight w:val="0"/>
      <w:marTop w:val="0"/>
      <w:marBottom w:val="0"/>
      <w:divBdr>
        <w:top w:val="none" w:sz="0" w:space="0" w:color="auto"/>
        <w:left w:val="none" w:sz="0" w:space="0" w:color="auto"/>
        <w:bottom w:val="none" w:sz="0" w:space="0" w:color="auto"/>
        <w:right w:val="none" w:sz="0" w:space="0" w:color="auto"/>
      </w:divBdr>
    </w:div>
    <w:div w:id="1496072466">
      <w:marLeft w:val="640"/>
      <w:marRight w:val="0"/>
      <w:marTop w:val="0"/>
      <w:marBottom w:val="0"/>
      <w:divBdr>
        <w:top w:val="none" w:sz="0" w:space="0" w:color="auto"/>
        <w:left w:val="none" w:sz="0" w:space="0" w:color="auto"/>
        <w:bottom w:val="none" w:sz="0" w:space="0" w:color="auto"/>
        <w:right w:val="none" w:sz="0" w:space="0" w:color="auto"/>
      </w:divBdr>
    </w:div>
    <w:div w:id="1496073750">
      <w:marLeft w:val="640"/>
      <w:marRight w:val="0"/>
      <w:marTop w:val="0"/>
      <w:marBottom w:val="0"/>
      <w:divBdr>
        <w:top w:val="none" w:sz="0" w:space="0" w:color="auto"/>
        <w:left w:val="none" w:sz="0" w:space="0" w:color="auto"/>
        <w:bottom w:val="none" w:sz="0" w:space="0" w:color="auto"/>
        <w:right w:val="none" w:sz="0" w:space="0" w:color="auto"/>
      </w:divBdr>
    </w:div>
    <w:div w:id="1496215844">
      <w:marLeft w:val="640"/>
      <w:marRight w:val="0"/>
      <w:marTop w:val="0"/>
      <w:marBottom w:val="0"/>
      <w:divBdr>
        <w:top w:val="none" w:sz="0" w:space="0" w:color="auto"/>
        <w:left w:val="none" w:sz="0" w:space="0" w:color="auto"/>
        <w:bottom w:val="none" w:sz="0" w:space="0" w:color="auto"/>
        <w:right w:val="none" w:sz="0" w:space="0" w:color="auto"/>
      </w:divBdr>
    </w:div>
    <w:div w:id="1496217986">
      <w:marLeft w:val="640"/>
      <w:marRight w:val="0"/>
      <w:marTop w:val="0"/>
      <w:marBottom w:val="0"/>
      <w:divBdr>
        <w:top w:val="none" w:sz="0" w:space="0" w:color="auto"/>
        <w:left w:val="none" w:sz="0" w:space="0" w:color="auto"/>
        <w:bottom w:val="none" w:sz="0" w:space="0" w:color="auto"/>
        <w:right w:val="none" w:sz="0" w:space="0" w:color="auto"/>
      </w:divBdr>
    </w:div>
    <w:div w:id="1496259543">
      <w:marLeft w:val="640"/>
      <w:marRight w:val="0"/>
      <w:marTop w:val="0"/>
      <w:marBottom w:val="0"/>
      <w:divBdr>
        <w:top w:val="none" w:sz="0" w:space="0" w:color="auto"/>
        <w:left w:val="none" w:sz="0" w:space="0" w:color="auto"/>
        <w:bottom w:val="none" w:sz="0" w:space="0" w:color="auto"/>
        <w:right w:val="none" w:sz="0" w:space="0" w:color="auto"/>
      </w:divBdr>
    </w:div>
    <w:div w:id="1496413080">
      <w:marLeft w:val="640"/>
      <w:marRight w:val="0"/>
      <w:marTop w:val="0"/>
      <w:marBottom w:val="0"/>
      <w:divBdr>
        <w:top w:val="none" w:sz="0" w:space="0" w:color="auto"/>
        <w:left w:val="none" w:sz="0" w:space="0" w:color="auto"/>
        <w:bottom w:val="none" w:sz="0" w:space="0" w:color="auto"/>
        <w:right w:val="none" w:sz="0" w:space="0" w:color="auto"/>
      </w:divBdr>
    </w:div>
    <w:div w:id="1496457915">
      <w:marLeft w:val="640"/>
      <w:marRight w:val="0"/>
      <w:marTop w:val="0"/>
      <w:marBottom w:val="0"/>
      <w:divBdr>
        <w:top w:val="none" w:sz="0" w:space="0" w:color="auto"/>
        <w:left w:val="none" w:sz="0" w:space="0" w:color="auto"/>
        <w:bottom w:val="none" w:sz="0" w:space="0" w:color="auto"/>
        <w:right w:val="none" w:sz="0" w:space="0" w:color="auto"/>
      </w:divBdr>
    </w:div>
    <w:div w:id="1496608757">
      <w:marLeft w:val="640"/>
      <w:marRight w:val="0"/>
      <w:marTop w:val="0"/>
      <w:marBottom w:val="0"/>
      <w:divBdr>
        <w:top w:val="none" w:sz="0" w:space="0" w:color="auto"/>
        <w:left w:val="none" w:sz="0" w:space="0" w:color="auto"/>
        <w:bottom w:val="none" w:sz="0" w:space="0" w:color="auto"/>
        <w:right w:val="none" w:sz="0" w:space="0" w:color="auto"/>
      </w:divBdr>
    </w:div>
    <w:div w:id="1496726215">
      <w:marLeft w:val="640"/>
      <w:marRight w:val="0"/>
      <w:marTop w:val="0"/>
      <w:marBottom w:val="0"/>
      <w:divBdr>
        <w:top w:val="none" w:sz="0" w:space="0" w:color="auto"/>
        <w:left w:val="none" w:sz="0" w:space="0" w:color="auto"/>
        <w:bottom w:val="none" w:sz="0" w:space="0" w:color="auto"/>
        <w:right w:val="none" w:sz="0" w:space="0" w:color="auto"/>
      </w:divBdr>
    </w:div>
    <w:div w:id="1496799219">
      <w:marLeft w:val="640"/>
      <w:marRight w:val="0"/>
      <w:marTop w:val="0"/>
      <w:marBottom w:val="0"/>
      <w:divBdr>
        <w:top w:val="none" w:sz="0" w:space="0" w:color="auto"/>
        <w:left w:val="none" w:sz="0" w:space="0" w:color="auto"/>
        <w:bottom w:val="none" w:sz="0" w:space="0" w:color="auto"/>
        <w:right w:val="none" w:sz="0" w:space="0" w:color="auto"/>
      </w:divBdr>
    </w:div>
    <w:div w:id="1496800780">
      <w:marLeft w:val="640"/>
      <w:marRight w:val="0"/>
      <w:marTop w:val="0"/>
      <w:marBottom w:val="0"/>
      <w:divBdr>
        <w:top w:val="none" w:sz="0" w:space="0" w:color="auto"/>
        <w:left w:val="none" w:sz="0" w:space="0" w:color="auto"/>
        <w:bottom w:val="none" w:sz="0" w:space="0" w:color="auto"/>
        <w:right w:val="none" w:sz="0" w:space="0" w:color="auto"/>
      </w:divBdr>
    </w:div>
    <w:div w:id="1496844619">
      <w:marLeft w:val="640"/>
      <w:marRight w:val="0"/>
      <w:marTop w:val="0"/>
      <w:marBottom w:val="0"/>
      <w:divBdr>
        <w:top w:val="none" w:sz="0" w:space="0" w:color="auto"/>
        <w:left w:val="none" w:sz="0" w:space="0" w:color="auto"/>
        <w:bottom w:val="none" w:sz="0" w:space="0" w:color="auto"/>
        <w:right w:val="none" w:sz="0" w:space="0" w:color="auto"/>
      </w:divBdr>
    </w:div>
    <w:div w:id="1496872650">
      <w:marLeft w:val="640"/>
      <w:marRight w:val="0"/>
      <w:marTop w:val="0"/>
      <w:marBottom w:val="0"/>
      <w:divBdr>
        <w:top w:val="none" w:sz="0" w:space="0" w:color="auto"/>
        <w:left w:val="none" w:sz="0" w:space="0" w:color="auto"/>
        <w:bottom w:val="none" w:sz="0" w:space="0" w:color="auto"/>
        <w:right w:val="none" w:sz="0" w:space="0" w:color="auto"/>
      </w:divBdr>
    </w:div>
    <w:div w:id="1496915247">
      <w:marLeft w:val="640"/>
      <w:marRight w:val="0"/>
      <w:marTop w:val="0"/>
      <w:marBottom w:val="0"/>
      <w:divBdr>
        <w:top w:val="none" w:sz="0" w:space="0" w:color="auto"/>
        <w:left w:val="none" w:sz="0" w:space="0" w:color="auto"/>
        <w:bottom w:val="none" w:sz="0" w:space="0" w:color="auto"/>
        <w:right w:val="none" w:sz="0" w:space="0" w:color="auto"/>
      </w:divBdr>
    </w:div>
    <w:div w:id="1497040559">
      <w:marLeft w:val="640"/>
      <w:marRight w:val="0"/>
      <w:marTop w:val="0"/>
      <w:marBottom w:val="0"/>
      <w:divBdr>
        <w:top w:val="none" w:sz="0" w:space="0" w:color="auto"/>
        <w:left w:val="none" w:sz="0" w:space="0" w:color="auto"/>
        <w:bottom w:val="none" w:sz="0" w:space="0" w:color="auto"/>
        <w:right w:val="none" w:sz="0" w:space="0" w:color="auto"/>
      </w:divBdr>
    </w:div>
    <w:div w:id="1497065137">
      <w:marLeft w:val="480"/>
      <w:marRight w:val="0"/>
      <w:marTop w:val="0"/>
      <w:marBottom w:val="0"/>
      <w:divBdr>
        <w:top w:val="none" w:sz="0" w:space="0" w:color="auto"/>
        <w:left w:val="none" w:sz="0" w:space="0" w:color="auto"/>
        <w:bottom w:val="none" w:sz="0" w:space="0" w:color="auto"/>
        <w:right w:val="none" w:sz="0" w:space="0" w:color="auto"/>
      </w:divBdr>
    </w:div>
    <w:div w:id="1497065251">
      <w:marLeft w:val="640"/>
      <w:marRight w:val="0"/>
      <w:marTop w:val="0"/>
      <w:marBottom w:val="0"/>
      <w:divBdr>
        <w:top w:val="none" w:sz="0" w:space="0" w:color="auto"/>
        <w:left w:val="none" w:sz="0" w:space="0" w:color="auto"/>
        <w:bottom w:val="none" w:sz="0" w:space="0" w:color="auto"/>
        <w:right w:val="none" w:sz="0" w:space="0" w:color="auto"/>
      </w:divBdr>
    </w:div>
    <w:div w:id="1497068687">
      <w:marLeft w:val="640"/>
      <w:marRight w:val="0"/>
      <w:marTop w:val="0"/>
      <w:marBottom w:val="0"/>
      <w:divBdr>
        <w:top w:val="none" w:sz="0" w:space="0" w:color="auto"/>
        <w:left w:val="none" w:sz="0" w:space="0" w:color="auto"/>
        <w:bottom w:val="none" w:sz="0" w:space="0" w:color="auto"/>
        <w:right w:val="none" w:sz="0" w:space="0" w:color="auto"/>
      </w:divBdr>
    </w:div>
    <w:div w:id="1497109401">
      <w:marLeft w:val="640"/>
      <w:marRight w:val="0"/>
      <w:marTop w:val="0"/>
      <w:marBottom w:val="0"/>
      <w:divBdr>
        <w:top w:val="none" w:sz="0" w:space="0" w:color="auto"/>
        <w:left w:val="none" w:sz="0" w:space="0" w:color="auto"/>
        <w:bottom w:val="none" w:sz="0" w:space="0" w:color="auto"/>
        <w:right w:val="none" w:sz="0" w:space="0" w:color="auto"/>
      </w:divBdr>
    </w:div>
    <w:div w:id="1497110306">
      <w:marLeft w:val="640"/>
      <w:marRight w:val="0"/>
      <w:marTop w:val="0"/>
      <w:marBottom w:val="0"/>
      <w:divBdr>
        <w:top w:val="none" w:sz="0" w:space="0" w:color="auto"/>
        <w:left w:val="none" w:sz="0" w:space="0" w:color="auto"/>
        <w:bottom w:val="none" w:sz="0" w:space="0" w:color="auto"/>
        <w:right w:val="none" w:sz="0" w:space="0" w:color="auto"/>
      </w:divBdr>
    </w:div>
    <w:div w:id="1497261957">
      <w:marLeft w:val="640"/>
      <w:marRight w:val="0"/>
      <w:marTop w:val="0"/>
      <w:marBottom w:val="0"/>
      <w:divBdr>
        <w:top w:val="none" w:sz="0" w:space="0" w:color="auto"/>
        <w:left w:val="none" w:sz="0" w:space="0" w:color="auto"/>
        <w:bottom w:val="none" w:sz="0" w:space="0" w:color="auto"/>
        <w:right w:val="none" w:sz="0" w:space="0" w:color="auto"/>
      </w:divBdr>
    </w:div>
    <w:div w:id="1497266030">
      <w:marLeft w:val="640"/>
      <w:marRight w:val="0"/>
      <w:marTop w:val="0"/>
      <w:marBottom w:val="0"/>
      <w:divBdr>
        <w:top w:val="none" w:sz="0" w:space="0" w:color="auto"/>
        <w:left w:val="none" w:sz="0" w:space="0" w:color="auto"/>
        <w:bottom w:val="none" w:sz="0" w:space="0" w:color="auto"/>
        <w:right w:val="none" w:sz="0" w:space="0" w:color="auto"/>
      </w:divBdr>
    </w:div>
    <w:div w:id="1497306306">
      <w:marLeft w:val="640"/>
      <w:marRight w:val="0"/>
      <w:marTop w:val="0"/>
      <w:marBottom w:val="0"/>
      <w:divBdr>
        <w:top w:val="none" w:sz="0" w:space="0" w:color="auto"/>
        <w:left w:val="none" w:sz="0" w:space="0" w:color="auto"/>
        <w:bottom w:val="none" w:sz="0" w:space="0" w:color="auto"/>
        <w:right w:val="none" w:sz="0" w:space="0" w:color="auto"/>
      </w:divBdr>
    </w:div>
    <w:div w:id="1497308324">
      <w:marLeft w:val="640"/>
      <w:marRight w:val="0"/>
      <w:marTop w:val="0"/>
      <w:marBottom w:val="0"/>
      <w:divBdr>
        <w:top w:val="none" w:sz="0" w:space="0" w:color="auto"/>
        <w:left w:val="none" w:sz="0" w:space="0" w:color="auto"/>
        <w:bottom w:val="none" w:sz="0" w:space="0" w:color="auto"/>
        <w:right w:val="none" w:sz="0" w:space="0" w:color="auto"/>
      </w:divBdr>
    </w:div>
    <w:div w:id="1497501900">
      <w:marLeft w:val="640"/>
      <w:marRight w:val="0"/>
      <w:marTop w:val="0"/>
      <w:marBottom w:val="0"/>
      <w:divBdr>
        <w:top w:val="none" w:sz="0" w:space="0" w:color="auto"/>
        <w:left w:val="none" w:sz="0" w:space="0" w:color="auto"/>
        <w:bottom w:val="none" w:sz="0" w:space="0" w:color="auto"/>
        <w:right w:val="none" w:sz="0" w:space="0" w:color="auto"/>
      </w:divBdr>
    </w:div>
    <w:div w:id="1497529792">
      <w:marLeft w:val="640"/>
      <w:marRight w:val="0"/>
      <w:marTop w:val="0"/>
      <w:marBottom w:val="0"/>
      <w:divBdr>
        <w:top w:val="none" w:sz="0" w:space="0" w:color="auto"/>
        <w:left w:val="none" w:sz="0" w:space="0" w:color="auto"/>
        <w:bottom w:val="none" w:sz="0" w:space="0" w:color="auto"/>
        <w:right w:val="none" w:sz="0" w:space="0" w:color="auto"/>
      </w:divBdr>
    </w:div>
    <w:div w:id="1497645994">
      <w:marLeft w:val="640"/>
      <w:marRight w:val="0"/>
      <w:marTop w:val="0"/>
      <w:marBottom w:val="0"/>
      <w:divBdr>
        <w:top w:val="none" w:sz="0" w:space="0" w:color="auto"/>
        <w:left w:val="none" w:sz="0" w:space="0" w:color="auto"/>
        <w:bottom w:val="none" w:sz="0" w:space="0" w:color="auto"/>
        <w:right w:val="none" w:sz="0" w:space="0" w:color="auto"/>
      </w:divBdr>
    </w:div>
    <w:div w:id="1497646197">
      <w:marLeft w:val="640"/>
      <w:marRight w:val="0"/>
      <w:marTop w:val="0"/>
      <w:marBottom w:val="0"/>
      <w:divBdr>
        <w:top w:val="none" w:sz="0" w:space="0" w:color="auto"/>
        <w:left w:val="none" w:sz="0" w:space="0" w:color="auto"/>
        <w:bottom w:val="none" w:sz="0" w:space="0" w:color="auto"/>
        <w:right w:val="none" w:sz="0" w:space="0" w:color="auto"/>
      </w:divBdr>
    </w:div>
    <w:div w:id="1497719625">
      <w:marLeft w:val="640"/>
      <w:marRight w:val="0"/>
      <w:marTop w:val="0"/>
      <w:marBottom w:val="0"/>
      <w:divBdr>
        <w:top w:val="none" w:sz="0" w:space="0" w:color="auto"/>
        <w:left w:val="none" w:sz="0" w:space="0" w:color="auto"/>
        <w:bottom w:val="none" w:sz="0" w:space="0" w:color="auto"/>
        <w:right w:val="none" w:sz="0" w:space="0" w:color="auto"/>
      </w:divBdr>
    </w:div>
    <w:div w:id="1497722142">
      <w:marLeft w:val="640"/>
      <w:marRight w:val="0"/>
      <w:marTop w:val="0"/>
      <w:marBottom w:val="0"/>
      <w:divBdr>
        <w:top w:val="none" w:sz="0" w:space="0" w:color="auto"/>
        <w:left w:val="none" w:sz="0" w:space="0" w:color="auto"/>
        <w:bottom w:val="none" w:sz="0" w:space="0" w:color="auto"/>
        <w:right w:val="none" w:sz="0" w:space="0" w:color="auto"/>
      </w:divBdr>
    </w:div>
    <w:div w:id="1497724397">
      <w:marLeft w:val="640"/>
      <w:marRight w:val="0"/>
      <w:marTop w:val="0"/>
      <w:marBottom w:val="0"/>
      <w:divBdr>
        <w:top w:val="none" w:sz="0" w:space="0" w:color="auto"/>
        <w:left w:val="none" w:sz="0" w:space="0" w:color="auto"/>
        <w:bottom w:val="none" w:sz="0" w:space="0" w:color="auto"/>
        <w:right w:val="none" w:sz="0" w:space="0" w:color="auto"/>
      </w:divBdr>
    </w:div>
    <w:div w:id="1497841973">
      <w:marLeft w:val="640"/>
      <w:marRight w:val="0"/>
      <w:marTop w:val="0"/>
      <w:marBottom w:val="0"/>
      <w:divBdr>
        <w:top w:val="none" w:sz="0" w:space="0" w:color="auto"/>
        <w:left w:val="none" w:sz="0" w:space="0" w:color="auto"/>
        <w:bottom w:val="none" w:sz="0" w:space="0" w:color="auto"/>
        <w:right w:val="none" w:sz="0" w:space="0" w:color="auto"/>
      </w:divBdr>
    </w:div>
    <w:div w:id="1497845321">
      <w:marLeft w:val="640"/>
      <w:marRight w:val="0"/>
      <w:marTop w:val="0"/>
      <w:marBottom w:val="0"/>
      <w:divBdr>
        <w:top w:val="none" w:sz="0" w:space="0" w:color="auto"/>
        <w:left w:val="none" w:sz="0" w:space="0" w:color="auto"/>
        <w:bottom w:val="none" w:sz="0" w:space="0" w:color="auto"/>
        <w:right w:val="none" w:sz="0" w:space="0" w:color="auto"/>
      </w:divBdr>
    </w:div>
    <w:div w:id="1497914626">
      <w:marLeft w:val="640"/>
      <w:marRight w:val="0"/>
      <w:marTop w:val="0"/>
      <w:marBottom w:val="0"/>
      <w:divBdr>
        <w:top w:val="none" w:sz="0" w:space="0" w:color="auto"/>
        <w:left w:val="none" w:sz="0" w:space="0" w:color="auto"/>
        <w:bottom w:val="none" w:sz="0" w:space="0" w:color="auto"/>
        <w:right w:val="none" w:sz="0" w:space="0" w:color="auto"/>
      </w:divBdr>
    </w:div>
    <w:div w:id="1497921916">
      <w:marLeft w:val="640"/>
      <w:marRight w:val="0"/>
      <w:marTop w:val="0"/>
      <w:marBottom w:val="0"/>
      <w:divBdr>
        <w:top w:val="none" w:sz="0" w:space="0" w:color="auto"/>
        <w:left w:val="none" w:sz="0" w:space="0" w:color="auto"/>
        <w:bottom w:val="none" w:sz="0" w:space="0" w:color="auto"/>
        <w:right w:val="none" w:sz="0" w:space="0" w:color="auto"/>
      </w:divBdr>
    </w:div>
    <w:div w:id="1497962898">
      <w:marLeft w:val="640"/>
      <w:marRight w:val="0"/>
      <w:marTop w:val="0"/>
      <w:marBottom w:val="0"/>
      <w:divBdr>
        <w:top w:val="none" w:sz="0" w:space="0" w:color="auto"/>
        <w:left w:val="none" w:sz="0" w:space="0" w:color="auto"/>
        <w:bottom w:val="none" w:sz="0" w:space="0" w:color="auto"/>
        <w:right w:val="none" w:sz="0" w:space="0" w:color="auto"/>
      </w:divBdr>
    </w:div>
    <w:div w:id="1497989108">
      <w:marLeft w:val="640"/>
      <w:marRight w:val="0"/>
      <w:marTop w:val="0"/>
      <w:marBottom w:val="0"/>
      <w:divBdr>
        <w:top w:val="none" w:sz="0" w:space="0" w:color="auto"/>
        <w:left w:val="none" w:sz="0" w:space="0" w:color="auto"/>
        <w:bottom w:val="none" w:sz="0" w:space="0" w:color="auto"/>
        <w:right w:val="none" w:sz="0" w:space="0" w:color="auto"/>
      </w:divBdr>
    </w:div>
    <w:div w:id="1498224761">
      <w:marLeft w:val="640"/>
      <w:marRight w:val="0"/>
      <w:marTop w:val="0"/>
      <w:marBottom w:val="0"/>
      <w:divBdr>
        <w:top w:val="none" w:sz="0" w:space="0" w:color="auto"/>
        <w:left w:val="none" w:sz="0" w:space="0" w:color="auto"/>
        <w:bottom w:val="none" w:sz="0" w:space="0" w:color="auto"/>
        <w:right w:val="none" w:sz="0" w:space="0" w:color="auto"/>
      </w:divBdr>
    </w:div>
    <w:div w:id="1498230226">
      <w:marLeft w:val="640"/>
      <w:marRight w:val="0"/>
      <w:marTop w:val="0"/>
      <w:marBottom w:val="0"/>
      <w:divBdr>
        <w:top w:val="none" w:sz="0" w:space="0" w:color="auto"/>
        <w:left w:val="none" w:sz="0" w:space="0" w:color="auto"/>
        <w:bottom w:val="none" w:sz="0" w:space="0" w:color="auto"/>
        <w:right w:val="none" w:sz="0" w:space="0" w:color="auto"/>
      </w:divBdr>
    </w:div>
    <w:div w:id="1498300173">
      <w:marLeft w:val="640"/>
      <w:marRight w:val="0"/>
      <w:marTop w:val="0"/>
      <w:marBottom w:val="0"/>
      <w:divBdr>
        <w:top w:val="none" w:sz="0" w:space="0" w:color="auto"/>
        <w:left w:val="none" w:sz="0" w:space="0" w:color="auto"/>
        <w:bottom w:val="none" w:sz="0" w:space="0" w:color="auto"/>
        <w:right w:val="none" w:sz="0" w:space="0" w:color="auto"/>
      </w:divBdr>
    </w:div>
    <w:div w:id="1498301508">
      <w:marLeft w:val="640"/>
      <w:marRight w:val="0"/>
      <w:marTop w:val="0"/>
      <w:marBottom w:val="0"/>
      <w:divBdr>
        <w:top w:val="none" w:sz="0" w:space="0" w:color="auto"/>
        <w:left w:val="none" w:sz="0" w:space="0" w:color="auto"/>
        <w:bottom w:val="none" w:sz="0" w:space="0" w:color="auto"/>
        <w:right w:val="none" w:sz="0" w:space="0" w:color="auto"/>
      </w:divBdr>
    </w:div>
    <w:div w:id="1498302016">
      <w:marLeft w:val="640"/>
      <w:marRight w:val="0"/>
      <w:marTop w:val="0"/>
      <w:marBottom w:val="0"/>
      <w:divBdr>
        <w:top w:val="none" w:sz="0" w:space="0" w:color="auto"/>
        <w:left w:val="none" w:sz="0" w:space="0" w:color="auto"/>
        <w:bottom w:val="none" w:sz="0" w:space="0" w:color="auto"/>
        <w:right w:val="none" w:sz="0" w:space="0" w:color="auto"/>
      </w:divBdr>
    </w:div>
    <w:div w:id="1498303461">
      <w:marLeft w:val="640"/>
      <w:marRight w:val="0"/>
      <w:marTop w:val="0"/>
      <w:marBottom w:val="0"/>
      <w:divBdr>
        <w:top w:val="none" w:sz="0" w:space="0" w:color="auto"/>
        <w:left w:val="none" w:sz="0" w:space="0" w:color="auto"/>
        <w:bottom w:val="none" w:sz="0" w:space="0" w:color="auto"/>
        <w:right w:val="none" w:sz="0" w:space="0" w:color="auto"/>
      </w:divBdr>
    </w:div>
    <w:div w:id="1498307037">
      <w:marLeft w:val="640"/>
      <w:marRight w:val="0"/>
      <w:marTop w:val="0"/>
      <w:marBottom w:val="0"/>
      <w:divBdr>
        <w:top w:val="none" w:sz="0" w:space="0" w:color="auto"/>
        <w:left w:val="none" w:sz="0" w:space="0" w:color="auto"/>
        <w:bottom w:val="none" w:sz="0" w:space="0" w:color="auto"/>
        <w:right w:val="none" w:sz="0" w:space="0" w:color="auto"/>
      </w:divBdr>
    </w:div>
    <w:div w:id="1498375213">
      <w:marLeft w:val="640"/>
      <w:marRight w:val="0"/>
      <w:marTop w:val="0"/>
      <w:marBottom w:val="0"/>
      <w:divBdr>
        <w:top w:val="none" w:sz="0" w:space="0" w:color="auto"/>
        <w:left w:val="none" w:sz="0" w:space="0" w:color="auto"/>
        <w:bottom w:val="none" w:sz="0" w:space="0" w:color="auto"/>
        <w:right w:val="none" w:sz="0" w:space="0" w:color="auto"/>
      </w:divBdr>
    </w:div>
    <w:div w:id="1498378146">
      <w:marLeft w:val="640"/>
      <w:marRight w:val="0"/>
      <w:marTop w:val="0"/>
      <w:marBottom w:val="0"/>
      <w:divBdr>
        <w:top w:val="none" w:sz="0" w:space="0" w:color="auto"/>
        <w:left w:val="none" w:sz="0" w:space="0" w:color="auto"/>
        <w:bottom w:val="none" w:sz="0" w:space="0" w:color="auto"/>
        <w:right w:val="none" w:sz="0" w:space="0" w:color="auto"/>
      </w:divBdr>
    </w:div>
    <w:div w:id="1498496057">
      <w:marLeft w:val="640"/>
      <w:marRight w:val="0"/>
      <w:marTop w:val="0"/>
      <w:marBottom w:val="0"/>
      <w:divBdr>
        <w:top w:val="none" w:sz="0" w:space="0" w:color="auto"/>
        <w:left w:val="none" w:sz="0" w:space="0" w:color="auto"/>
        <w:bottom w:val="none" w:sz="0" w:space="0" w:color="auto"/>
        <w:right w:val="none" w:sz="0" w:space="0" w:color="auto"/>
      </w:divBdr>
    </w:div>
    <w:div w:id="1498500002">
      <w:marLeft w:val="640"/>
      <w:marRight w:val="0"/>
      <w:marTop w:val="0"/>
      <w:marBottom w:val="0"/>
      <w:divBdr>
        <w:top w:val="none" w:sz="0" w:space="0" w:color="auto"/>
        <w:left w:val="none" w:sz="0" w:space="0" w:color="auto"/>
        <w:bottom w:val="none" w:sz="0" w:space="0" w:color="auto"/>
        <w:right w:val="none" w:sz="0" w:space="0" w:color="auto"/>
      </w:divBdr>
    </w:div>
    <w:div w:id="1498571221">
      <w:marLeft w:val="640"/>
      <w:marRight w:val="0"/>
      <w:marTop w:val="0"/>
      <w:marBottom w:val="0"/>
      <w:divBdr>
        <w:top w:val="none" w:sz="0" w:space="0" w:color="auto"/>
        <w:left w:val="none" w:sz="0" w:space="0" w:color="auto"/>
        <w:bottom w:val="none" w:sz="0" w:space="0" w:color="auto"/>
        <w:right w:val="none" w:sz="0" w:space="0" w:color="auto"/>
      </w:divBdr>
    </w:div>
    <w:div w:id="1498689669">
      <w:marLeft w:val="640"/>
      <w:marRight w:val="0"/>
      <w:marTop w:val="0"/>
      <w:marBottom w:val="0"/>
      <w:divBdr>
        <w:top w:val="none" w:sz="0" w:space="0" w:color="auto"/>
        <w:left w:val="none" w:sz="0" w:space="0" w:color="auto"/>
        <w:bottom w:val="none" w:sz="0" w:space="0" w:color="auto"/>
        <w:right w:val="none" w:sz="0" w:space="0" w:color="auto"/>
      </w:divBdr>
    </w:div>
    <w:div w:id="1498690551">
      <w:marLeft w:val="640"/>
      <w:marRight w:val="0"/>
      <w:marTop w:val="0"/>
      <w:marBottom w:val="0"/>
      <w:divBdr>
        <w:top w:val="none" w:sz="0" w:space="0" w:color="auto"/>
        <w:left w:val="none" w:sz="0" w:space="0" w:color="auto"/>
        <w:bottom w:val="none" w:sz="0" w:space="0" w:color="auto"/>
        <w:right w:val="none" w:sz="0" w:space="0" w:color="auto"/>
      </w:divBdr>
    </w:div>
    <w:div w:id="1498693420">
      <w:marLeft w:val="640"/>
      <w:marRight w:val="0"/>
      <w:marTop w:val="0"/>
      <w:marBottom w:val="0"/>
      <w:divBdr>
        <w:top w:val="none" w:sz="0" w:space="0" w:color="auto"/>
        <w:left w:val="none" w:sz="0" w:space="0" w:color="auto"/>
        <w:bottom w:val="none" w:sz="0" w:space="0" w:color="auto"/>
        <w:right w:val="none" w:sz="0" w:space="0" w:color="auto"/>
      </w:divBdr>
    </w:div>
    <w:div w:id="1498765440">
      <w:marLeft w:val="640"/>
      <w:marRight w:val="0"/>
      <w:marTop w:val="0"/>
      <w:marBottom w:val="0"/>
      <w:divBdr>
        <w:top w:val="none" w:sz="0" w:space="0" w:color="auto"/>
        <w:left w:val="none" w:sz="0" w:space="0" w:color="auto"/>
        <w:bottom w:val="none" w:sz="0" w:space="0" w:color="auto"/>
        <w:right w:val="none" w:sz="0" w:space="0" w:color="auto"/>
      </w:divBdr>
    </w:div>
    <w:div w:id="1498811723">
      <w:marLeft w:val="480"/>
      <w:marRight w:val="0"/>
      <w:marTop w:val="0"/>
      <w:marBottom w:val="0"/>
      <w:divBdr>
        <w:top w:val="none" w:sz="0" w:space="0" w:color="auto"/>
        <w:left w:val="none" w:sz="0" w:space="0" w:color="auto"/>
        <w:bottom w:val="none" w:sz="0" w:space="0" w:color="auto"/>
        <w:right w:val="none" w:sz="0" w:space="0" w:color="auto"/>
      </w:divBdr>
    </w:div>
    <w:div w:id="1498886262">
      <w:marLeft w:val="640"/>
      <w:marRight w:val="0"/>
      <w:marTop w:val="0"/>
      <w:marBottom w:val="0"/>
      <w:divBdr>
        <w:top w:val="none" w:sz="0" w:space="0" w:color="auto"/>
        <w:left w:val="none" w:sz="0" w:space="0" w:color="auto"/>
        <w:bottom w:val="none" w:sz="0" w:space="0" w:color="auto"/>
        <w:right w:val="none" w:sz="0" w:space="0" w:color="auto"/>
      </w:divBdr>
    </w:div>
    <w:div w:id="1498956041">
      <w:marLeft w:val="640"/>
      <w:marRight w:val="0"/>
      <w:marTop w:val="0"/>
      <w:marBottom w:val="0"/>
      <w:divBdr>
        <w:top w:val="none" w:sz="0" w:space="0" w:color="auto"/>
        <w:left w:val="none" w:sz="0" w:space="0" w:color="auto"/>
        <w:bottom w:val="none" w:sz="0" w:space="0" w:color="auto"/>
        <w:right w:val="none" w:sz="0" w:space="0" w:color="auto"/>
      </w:divBdr>
    </w:div>
    <w:div w:id="1499031376">
      <w:marLeft w:val="640"/>
      <w:marRight w:val="0"/>
      <w:marTop w:val="0"/>
      <w:marBottom w:val="0"/>
      <w:divBdr>
        <w:top w:val="none" w:sz="0" w:space="0" w:color="auto"/>
        <w:left w:val="none" w:sz="0" w:space="0" w:color="auto"/>
        <w:bottom w:val="none" w:sz="0" w:space="0" w:color="auto"/>
        <w:right w:val="none" w:sz="0" w:space="0" w:color="auto"/>
      </w:divBdr>
    </w:div>
    <w:div w:id="1499031800">
      <w:marLeft w:val="640"/>
      <w:marRight w:val="0"/>
      <w:marTop w:val="0"/>
      <w:marBottom w:val="0"/>
      <w:divBdr>
        <w:top w:val="none" w:sz="0" w:space="0" w:color="auto"/>
        <w:left w:val="none" w:sz="0" w:space="0" w:color="auto"/>
        <w:bottom w:val="none" w:sz="0" w:space="0" w:color="auto"/>
        <w:right w:val="none" w:sz="0" w:space="0" w:color="auto"/>
      </w:divBdr>
    </w:div>
    <w:div w:id="1499032933">
      <w:marLeft w:val="640"/>
      <w:marRight w:val="0"/>
      <w:marTop w:val="0"/>
      <w:marBottom w:val="0"/>
      <w:divBdr>
        <w:top w:val="none" w:sz="0" w:space="0" w:color="auto"/>
        <w:left w:val="none" w:sz="0" w:space="0" w:color="auto"/>
        <w:bottom w:val="none" w:sz="0" w:space="0" w:color="auto"/>
        <w:right w:val="none" w:sz="0" w:space="0" w:color="auto"/>
      </w:divBdr>
    </w:div>
    <w:div w:id="1499032941">
      <w:marLeft w:val="640"/>
      <w:marRight w:val="0"/>
      <w:marTop w:val="0"/>
      <w:marBottom w:val="0"/>
      <w:divBdr>
        <w:top w:val="none" w:sz="0" w:space="0" w:color="auto"/>
        <w:left w:val="none" w:sz="0" w:space="0" w:color="auto"/>
        <w:bottom w:val="none" w:sz="0" w:space="0" w:color="auto"/>
        <w:right w:val="none" w:sz="0" w:space="0" w:color="auto"/>
      </w:divBdr>
    </w:div>
    <w:div w:id="1499073907">
      <w:marLeft w:val="640"/>
      <w:marRight w:val="0"/>
      <w:marTop w:val="0"/>
      <w:marBottom w:val="0"/>
      <w:divBdr>
        <w:top w:val="none" w:sz="0" w:space="0" w:color="auto"/>
        <w:left w:val="none" w:sz="0" w:space="0" w:color="auto"/>
        <w:bottom w:val="none" w:sz="0" w:space="0" w:color="auto"/>
        <w:right w:val="none" w:sz="0" w:space="0" w:color="auto"/>
      </w:divBdr>
    </w:div>
    <w:div w:id="1499150127">
      <w:marLeft w:val="640"/>
      <w:marRight w:val="0"/>
      <w:marTop w:val="0"/>
      <w:marBottom w:val="0"/>
      <w:divBdr>
        <w:top w:val="none" w:sz="0" w:space="0" w:color="auto"/>
        <w:left w:val="none" w:sz="0" w:space="0" w:color="auto"/>
        <w:bottom w:val="none" w:sz="0" w:space="0" w:color="auto"/>
        <w:right w:val="none" w:sz="0" w:space="0" w:color="auto"/>
      </w:divBdr>
    </w:div>
    <w:div w:id="1499156761">
      <w:marLeft w:val="640"/>
      <w:marRight w:val="0"/>
      <w:marTop w:val="0"/>
      <w:marBottom w:val="0"/>
      <w:divBdr>
        <w:top w:val="none" w:sz="0" w:space="0" w:color="auto"/>
        <w:left w:val="none" w:sz="0" w:space="0" w:color="auto"/>
        <w:bottom w:val="none" w:sz="0" w:space="0" w:color="auto"/>
        <w:right w:val="none" w:sz="0" w:space="0" w:color="auto"/>
      </w:divBdr>
    </w:div>
    <w:div w:id="1499157518">
      <w:marLeft w:val="640"/>
      <w:marRight w:val="0"/>
      <w:marTop w:val="0"/>
      <w:marBottom w:val="0"/>
      <w:divBdr>
        <w:top w:val="none" w:sz="0" w:space="0" w:color="auto"/>
        <w:left w:val="none" w:sz="0" w:space="0" w:color="auto"/>
        <w:bottom w:val="none" w:sz="0" w:space="0" w:color="auto"/>
        <w:right w:val="none" w:sz="0" w:space="0" w:color="auto"/>
      </w:divBdr>
    </w:div>
    <w:div w:id="1499225795">
      <w:marLeft w:val="640"/>
      <w:marRight w:val="0"/>
      <w:marTop w:val="0"/>
      <w:marBottom w:val="0"/>
      <w:divBdr>
        <w:top w:val="none" w:sz="0" w:space="0" w:color="auto"/>
        <w:left w:val="none" w:sz="0" w:space="0" w:color="auto"/>
        <w:bottom w:val="none" w:sz="0" w:space="0" w:color="auto"/>
        <w:right w:val="none" w:sz="0" w:space="0" w:color="auto"/>
      </w:divBdr>
    </w:div>
    <w:div w:id="1499229076">
      <w:marLeft w:val="640"/>
      <w:marRight w:val="0"/>
      <w:marTop w:val="0"/>
      <w:marBottom w:val="0"/>
      <w:divBdr>
        <w:top w:val="none" w:sz="0" w:space="0" w:color="auto"/>
        <w:left w:val="none" w:sz="0" w:space="0" w:color="auto"/>
        <w:bottom w:val="none" w:sz="0" w:space="0" w:color="auto"/>
        <w:right w:val="none" w:sz="0" w:space="0" w:color="auto"/>
      </w:divBdr>
    </w:div>
    <w:div w:id="1499270187">
      <w:marLeft w:val="640"/>
      <w:marRight w:val="0"/>
      <w:marTop w:val="0"/>
      <w:marBottom w:val="0"/>
      <w:divBdr>
        <w:top w:val="none" w:sz="0" w:space="0" w:color="auto"/>
        <w:left w:val="none" w:sz="0" w:space="0" w:color="auto"/>
        <w:bottom w:val="none" w:sz="0" w:space="0" w:color="auto"/>
        <w:right w:val="none" w:sz="0" w:space="0" w:color="auto"/>
      </w:divBdr>
    </w:div>
    <w:div w:id="1499272309">
      <w:marLeft w:val="640"/>
      <w:marRight w:val="0"/>
      <w:marTop w:val="0"/>
      <w:marBottom w:val="0"/>
      <w:divBdr>
        <w:top w:val="none" w:sz="0" w:space="0" w:color="auto"/>
        <w:left w:val="none" w:sz="0" w:space="0" w:color="auto"/>
        <w:bottom w:val="none" w:sz="0" w:space="0" w:color="auto"/>
        <w:right w:val="none" w:sz="0" w:space="0" w:color="auto"/>
      </w:divBdr>
    </w:div>
    <w:div w:id="1499274116">
      <w:marLeft w:val="640"/>
      <w:marRight w:val="0"/>
      <w:marTop w:val="0"/>
      <w:marBottom w:val="0"/>
      <w:divBdr>
        <w:top w:val="none" w:sz="0" w:space="0" w:color="auto"/>
        <w:left w:val="none" w:sz="0" w:space="0" w:color="auto"/>
        <w:bottom w:val="none" w:sz="0" w:space="0" w:color="auto"/>
        <w:right w:val="none" w:sz="0" w:space="0" w:color="auto"/>
      </w:divBdr>
    </w:div>
    <w:div w:id="1499345286">
      <w:marLeft w:val="640"/>
      <w:marRight w:val="0"/>
      <w:marTop w:val="0"/>
      <w:marBottom w:val="0"/>
      <w:divBdr>
        <w:top w:val="none" w:sz="0" w:space="0" w:color="auto"/>
        <w:left w:val="none" w:sz="0" w:space="0" w:color="auto"/>
        <w:bottom w:val="none" w:sz="0" w:space="0" w:color="auto"/>
        <w:right w:val="none" w:sz="0" w:space="0" w:color="auto"/>
      </w:divBdr>
    </w:div>
    <w:div w:id="1499540065">
      <w:marLeft w:val="640"/>
      <w:marRight w:val="0"/>
      <w:marTop w:val="0"/>
      <w:marBottom w:val="0"/>
      <w:divBdr>
        <w:top w:val="none" w:sz="0" w:space="0" w:color="auto"/>
        <w:left w:val="none" w:sz="0" w:space="0" w:color="auto"/>
        <w:bottom w:val="none" w:sz="0" w:space="0" w:color="auto"/>
        <w:right w:val="none" w:sz="0" w:space="0" w:color="auto"/>
      </w:divBdr>
    </w:div>
    <w:div w:id="1499540244">
      <w:marLeft w:val="640"/>
      <w:marRight w:val="0"/>
      <w:marTop w:val="0"/>
      <w:marBottom w:val="0"/>
      <w:divBdr>
        <w:top w:val="none" w:sz="0" w:space="0" w:color="auto"/>
        <w:left w:val="none" w:sz="0" w:space="0" w:color="auto"/>
        <w:bottom w:val="none" w:sz="0" w:space="0" w:color="auto"/>
        <w:right w:val="none" w:sz="0" w:space="0" w:color="auto"/>
      </w:divBdr>
    </w:div>
    <w:div w:id="1499808992">
      <w:marLeft w:val="640"/>
      <w:marRight w:val="0"/>
      <w:marTop w:val="0"/>
      <w:marBottom w:val="0"/>
      <w:divBdr>
        <w:top w:val="none" w:sz="0" w:space="0" w:color="auto"/>
        <w:left w:val="none" w:sz="0" w:space="0" w:color="auto"/>
        <w:bottom w:val="none" w:sz="0" w:space="0" w:color="auto"/>
        <w:right w:val="none" w:sz="0" w:space="0" w:color="auto"/>
      </w:divBdr>
    </w:div>
    <w:div w:id="1499882757">
      <w:marLeft w:val="640"/>
      <w:marRight w:val="0"/>
      <w:marTop w:val="0"/>
      <w:marBottom w:val="0"/>
      <w:divBdr>
        <w:top w:val="none" w:sz="0" w:space="0" w:color="auto"/>
        <w:left w:val="none" w:sz="0" w:space="0" w:color="auto"/>
        <w:bottom w:val="none" w:sz="0" w:space="0" w:color="auto"/>
        <w:right w:val="none" w:sz="0" w:space="0" w:color="auto"/>
      </w:divBdr>
    </w:div>
    <w:div w:id="1499887325">
      <w:marLeft w:val="640"/>
      <w:marRight w:val="0"/>
      <w:marTop w:val="0"/>
      <w:marBottom w:val="0"/>
      <w:divBdr>
        <w:top w:val="none" w:sz="0" w:space="0" w:color="auto"/>
        <w:left w:val="none" w:sz="0" w:space="0" w:color="auto"/>
        <w:bottom w:val="none" w:sz="0" w:space="0" w:color="auto"/>
        <w:right w:val="none" w:sz="0" w:space="0" w:color="auto"/>
      </w:divBdr>
    </w:div>
    <w:div w:id="1500079681">
      <w:marLeft w:val="640"/>
      <w:marRight w:val="0"/>
      <w:marTop w:val="0"/>
      <w:marBottom w:val="0"/>
      <w:divBdr>
        <w:top w:val="none" w:sz="0" w:space="0" w:color="auto"/>
        <w:left w:val="none" w:sz="0" w:space="0" w:color="auto"/>
        <w:bottom w:val="none" w:sz="0" w:space="0" w:color="auto"/>
        <w:right w:val="none" w:sz="0" w:space="0" w:color="auto"/>
      </w:divBdr>
    </w:div>
    <w:div w:id="1500080237">
      <w:marLeft w:val="640"/>
      <w:marRight w:val="0"/>
      <w:marTop w:val="0"/>
      <w:marBottom w:val="0"/>
      <w:divBdr>
        <w:top w:val="none" w:sz="0" w:space="0" w:color="auto"/>
        <w:left w:val="none" w:sz="0" w:space="0" w:color="auto"/>
        <w:bottom w:val="none" w:sz="0" w:space="0" w:color="auto"/>
        <w:right w:val="none" w:sz="0" w:space="0" w:color="auto"/>
      </w:divBdr>
    </w:div>
    <w:div w:id="1500151004">
      <w:marLeft w:val="640"/>
      <w:marRight w:val="0"/>
      <w:marTop w:val="0"/>
      <w:marBottom w:val="0"/>
      <w:divBdr>
        <w:top w:val="none" w:sz="0" w:space="0" w:color="auto"/>
        <w:left w:val="none" w:sz="0" w:space="0" w:color="auto"/>
        <w:bottom w:val="none" w:sz="0" w:space="0" w:color="auto"/>
        <w:right w:val="none" w:sz="0" w:space="0" w:color="auto"/>
      </w:divBdr>
    </w:div>
    <w:div w:id="1500191906">
      <w:marLeft w:val="640"/>
      <w:marRight w:val="0"/>
      <w:marTop w:val="0"/>
      <w:marBottom w:val="0"/>
      <w:divBdr>
        <w:top w:val="none" w:sz="0" w:space="0" w:color="auto"/>
        <w:left w:val="none" w:sz="0" w:space="0" w:color="auto"/>
        <w:bottom w:val="none" w:sz="0" w:space="0" w:color="auto"/>
        <w:right w:val="none" w:sz="0" w:space="0" w:color="auto"/>
      </w:divBdr>
    </w:div>
    <w:div w:id="1500193742">
      <w:marLeft w:val="640"/>
      <w:marRight w:val="0"/>
      <w:marTop w:val="0"/>
      <w:marBottom w:val="0"/>
      <w:divBdr>
        <w:top w:val="none" w:sz="0" w:space="0" w:color="auto"/>
        <w:left w:val="none" w:sz="0" w:space="0" w:color="auto"/>
        <w:bottom w:val="none" w:sz="0" w:space="0" w:color="auto"/>
        <w:right w:val="none" w:sz="0" w:space="0" w:color="auto"/>
      </w:divBdr>
    </w:div>
    <w:div w:id="1500387722">
      <w:marLeft w:val="640"/>
      <w:marRight w:val="0"/>
      <w:marTop w:val="0"/>
      <w:marBottom w:val="0"/>
      <w:divBdr>
        <w:top w:val="none" w:sz="0" w:space="0" w:color="auto"/>
        <w:left w:val="none" w:sz="0" w:space="0" w:color="auto"/>
        <w:bottom w:val="none" w:sz="0" w:space="0" w:color="auto"/>
        <w:right w:val="none" w:sz="0" w:space="0" w:color="auto"/>
      </w:divBdr>
    </w:div>
    <w:div w:id="1500389851">
      <w:marLeft w:val="640"/>
      <w:marRight w:val="0"/>
      <w:marTop w:val="0"/>
      <w:marBottom w:val="0"/>
      <w:divBdr>
        <w:top w:val="none" w:sz="0" w:space="0" w:color="auto"/>
        <w:left w:val="none" w:sz="0" w:space="0" w:color="auto"/>
        <w:bottom w:val="none" w:sz="0" w:space="0" w:color="auto"/>
        <w:right w:val="none" w:sz="0" w:space="0" w:color="auto"/>
      </w:divBdr>
    </w:div>
    <w:div w:id="1500391884">
      <w:marLeft w:val="640"/>
      <w:marRight w:val="0"/>
      <w:marTop w:val="0"/>
      <w:marBottom w:val="0"/>
      <w:divBdr>
        <w:top w:val="none" w:sz="0" w:space="0" w:color="auto"/>
        <w:left w:val="none" w:sz="0" w:space="0" w:color="auto"/>
        <w:bottom w:val="none" w:sz="0" w:space="0" w:color="auto"/>
        <w:right w:val="none" w:sz="0" w:space="0" w:color="auto"/>
      </w:divBdr>
    </w:div>
    <w:div w:id="1500466895">
      <w:marLeft w:val="640"/>
      <w:marRight w:val="0"/>
      <w:marTop w:val="0"/>
      <w:marBottom w:val="0"/>
      <w:divBdr>
        <w:top w:val="none" w:sz="0" w:space="0" w:color="auto"/>
        <w:left w:val="none" w:sz="0" w:space="0" w:color="auto"/>
        <w:bottom w:val="none" w:sz="0" w:space="0" w:color="auto"/>
        <w:right w:val="none" w:sz="0" w:space="0" w:color="auto"/>
      </w:divBdr>
    </w:div>
    <w:div w:id="1500538721">
      <w:marLeft w:val="640"/>
      <w:marRight w:val="0"/>
      <w:marTop w:val="0"/>
      <w:marBottom w:val="0"/>
      <w:divBdr>
        <w:top w:val="none" w:sz="0" w:space="0" w:color="auto"/>
        <w:left w:val="none" w:sz="0" w:space="0" w:color="auto"/>
        <w:bottom w:val="none" w:sz="0" w:space="0" w:color="auto"/>
        <w:right w:val="none" w:sz="0" w:space="0" w:color="auto"/>
      </w:divBdr>
    </w:div>
    <w:div w:id="1500578993">
      <w:marLeft w:val="640"/>
      <w:marRight w:val="0"/>
      <w:marTop w:val="0"/>
      <w:marBottom w:val="0"/>
      <w:divBdr>
        <w:top w:val="none" w:sz="0" w:space="0" w:color="auto"/>
        <w:left w:val="none" w:sz="0" w:space="0" w:color="auto"/>
        <w:bottom w:val="none" w:sz="0" w:space="0" w:color="auto"/>
        <w:right w:val="none" w:sz="0" w:space="0" w:color="auto"/>
      </w:divBdr>
    </w:div>
    <w:div w:id="1500579629">
      <w:marLeft w:val="640"/>
      <w:marRight w:val="0"/>
      <w:marTop w:val="0"/>
      <w:marBottom w:val="0"/>
      <w:divBdr>
        <w:top w:val="none" w:sz="0" w:space="0" w:color="auto"/>
        <w:left w:val="none" w:sz="0" w:space="0" w:color="auto"/>
        <w:bottom w:val="none" w:sz="0" w:space="0" w:color="auto"/>
        <w:right w:val="none" w:sz="0" w:space="0" w:color="auto"/>
      </w:divBdr>
    </w:div>
    <w:div w:id="1500580940">
      <w:marLeft w:val="640"/>
      <w:marRight w:val="0"/>
      <w:marTop w:val="0"/>
      <w:marBottom w:val="0"/>
      <w:divBdr>
        <w:top w:val="none" w:sz="0" w:space="0" w:color="auto"/>
        <w:left w:val="none" w:sz="0" w:space="0" w:color="auto"/>
        <w:bottom w:val="none" w:sz="0" w:space="0" w:color="auto"/>
        <w:right w:val="none" w:sz="0" w:space="0" w:color="auto"/>
      </w:divBdr>
    </w:div>
    <w:div w:id="1500582452">
      <w:marLeft w:val="640"/>
      <w:marRight w:val="0"/>
      <w:marTop w:val="0"/>
      <w:marBottom w:val="0"/>
      <w:divBdr>
        <w:top w:val="none" w:sz="0" w:space="0" w:color="auto"/>
        <w:left w:val="none" w:sz="0" w:space="0" w:color="auto"/>
        <w:bottom w:val="none" w:sz="0" w:space="0" w:color="auto"/>
        <w:right w:val="none" w:sz="0" w:space="0" w:color="auto"/>
      </w:divBdr>
    </w:div>
    <w:div w:id="1500654811">
      <w:marLeft w:val="640"/>
      <w:marRight w:val="0"/>
      <w:marTop w:val="0"/>
      <w:marBottom w:val="0"/>
      <w:divBdr>
        <w:top w:val="none" w:sz="0" w:space="0" w:color="auto"/>
        <w:left w:val="none" w:sz="0" w:space="0" w:color="auto"/>
        <w:bottom w:val="none" w:sz="0" w:space="0" w:color="auto"/>
        <w:right w:val="none" w:sz="0" w:space="0" w:color="auto"/>
      </w:divBdr>
    </w:div>
    <w:div w:id="1500775401">
      <w:marLeft w:val="640"/>
      <w:marRight w:val="0"/>
      <w:marTop w:val="0"/>
      <w:marBottom w:val="0"/>
      <w:divBdr>
        <w:top w:val="none" w:sz="0" w:space="0" w:color="auto"/>
        <w:left w:val="none" w:sz="0" w:space="0" w:color="auto"/>
        <w:bottom w:val="none" w:sz="0" w:space="0" w:color="auto"/>
        <w:right w:val="none" w:sz="0" w:space="0" w:color="auto"/>
      </w:divBdr>
    </w:div>
    <w:div w:id="1500845106">
      <w:marLeft w:val="640"/>
      <w:marRight w:val="0"/>
      <w:marTop w:val="0"/>
      <w:marBottom w:val="0"/>
      <w:divBdr>
        <w:top w:val="none" w:sz="0" w:space="0" w:color="auto"/>
        <w:left w:val="none" w:sz="0" w:space="0" w:color="auto"/>
        <w:bottom w:val="none" w:sz="0" w:space="0" w:color="auto"/>
        <w:right w:val="none" w:sz="0" w:space="0" w:color="auto"/>
      </w:divBdr>
    </w:div>
    <w:div w:id="1500847816">
      <w:marLeft w:val="640"/>
      <w:marRight w:val="0"/>
      <w:marTop w:val="0"/>
      <w:marBottom w:val="0"/>
      <w:divBdr>
        <w:top w:val="none" w:sz="0" w:space="0" w:color="auto"/>
        <w:left w:val="none" w:sz="0" w:space="0" w:color="auto"/>
        <w:bottom w:val="none" w:sz="0" w:space="0" w:color="auto"/>
        <w:right w:val="none" w:sz="0" w:space="0" w:color="auto"/>
      </w:divBdr>
    </w:div>
    <w:div w:id="1500851961">
      <w:marLeft w:val="640"/>
      <w:marRight w:val="0"/>
      <w:marTop w:val="0"/>
      <w:marBottom w:val="0"/>
      <w:divBdr>
        <w:top w:val="none" w:sz="0" w:space="0" w:color="auto"/>
        <w:left w:val="none" w:sz="0" w:space="0" w:color="auto"/>
        <w:bottom w:val="none" w:sz="0" w:space="0" w:color="auto"/>
        <w:right w:val="none" w:sz="0" w:space="0" w:color="auto"/>
      </w:divBdr>
    </w:div>
    <w:div w:id="1500926372">
      <w:marLeft w:val="640"/>
      <w:marRight w:val="0"/>
      <w:marTop w:val="0"/>
      <w:marBottom w:val="0"/>
      <w:divBdr>
        <w:top w:val="none" w:sz="0" w:space="0" w:color="auto"/>
        <w:left w:val="none" w:sz="0" w:space="0" w:color="auto"/>
        <w:bottom w:val="none" w:sz="0" w:space="0" w:color="auto"/>
        <w:right w:val="none" w:sz="0" w:space="0" w:color="auto"/>
      </w:divBdr>
    </w:div>
    <w:div w:id="1501236962">
      <w:marLeft w:val="640"/>
      <w:marRight w:val="0"/>
      <w:marTop w:val="0"/>
      <w:marBottom w:val="0"/>
      <w:divBdr>
        <w:top w:val="none" w:sz="0" w:space="0" w:color="auto"/>
        <w:left w:val="none" w:sz="0" w:space="0" w:color="auto"/>
        <w:bottom w:val="none" w:sz="0" w:space="0" w:color="auto"/>
        <w:right w:val="none" w:sz="0" w:space="0" w:color="auto"/>
      </w:divBdr>
    </w:div>
    <w:div w:id="1501238533">
      <w:marLeft w:val="640"/>
      <w:marRight w:val="0"/>
      <w:marTop w:val="0"/>
      <w:marBottom w:val="0"/>
      <w:divBdr>
        <w:top w:val="none" w:sz="0" w:space="0" w:color="auto"/>
        <w:left w:val="none" w:sz="0" w:space="0" w:color="auto"/>
        <w:bottom w:val="none" w:sz="0" w:space="0" w:color="auto"/>
        <w:right w:val="none" w:sz="0" w:space="0" w:color="auto"/>
      </w:divBdr>
    </w:div>
    <w:div w:id="1501312750">
      <w:marLeft w:val="640"/>
      <w:marRight w:val="0"/>
      <w:marTop w:val="0"/>
      <w:marBottom w:val="0"/>
      <w:divBdr>
        <w:top w:val="none" w:sz="0" w:space="0" w:color="auto"/>
        <w:left w:val="none" w:sz="0" w:space="0" w:color="auto"/>
        <w:bottom w:val="none" w:sz="0" w:space="0" w:color="auto"/>
        <w:right w:val="none" w:sz="0" w:space="0" w:color="auto"/>
      </w:divBdr>
    </w:div>
    <w:div w:id="1501384886">
      <w:marLeft w:val="640"/>
      <w:marRight w:val="0"/>
      <w:marTop w:val="0"/>
      <w:marBottom w:val="0"/>
      <w:divBdr>
        <w:top w:val="none" w:sz="0" w:space="0" w:color="auto"/>
        <w:left w:val="none" w:sz="0" w:space="0" w:color="auto"/>
        <w:bottom w:val="none" w:sz="0" w:space="0" w:color="auto"/>
        <w:right w:val="none" w:sz="0" w:space="0" w:color="auto"/>
      </w:divBdr>
    </w:div>
    <w:div w:id="1501386591">
      <w:marLeft w:val="640"/>
      <w:marRight w:val="0"/>
      <w:marTop w:val="0"/>
      <w:marBottom w:val="0"/>
      <w:divBdr>
        <w:top w:val="none" w:sz="0" w:space="0" w:color="auto"/>
        <w:left w:val="none" w:sz="0" w:space="0" w:color="auto"/>
        <w:bottom w:val="none" w:sz="0" w:space="0" w:color="auto"/>
        <w:right w:val="none" w:sz="0" w:space="0" w:color="auto"/>
      </w:divBdr>
    </w:div>
    <w:div w:id="1501391403">
      <w:marLeft w:val="640"/>
      <w:marRight w:val="0"/>
      <w:marTop w:val="0"/>
      <w:marBottom w:val="0"/>
      <w:divBdr>
        <w:top w:val="none" w:sz="0" w:space="0" w:color="auto"/>
        <w:left w:val="none" w:sz="0" w:space="0" w:color="auto"/>
        <w:bottom w:val="none" w:sz="0" w:space="0" w:color="auto"/>
        <w:right w:val="none" w:sz="0" w:space="0" w:color="auto"/>
      </w:divBdr>
    </w:div>
    <w:div w:id="1501505117">
      <w:marLeft w:val="640"/>
      <w:marRight w:val="0"/>
      <w:marTop w:val="0"/>
      <w:marBottom w:val="0"/>
      <w:divBdr>
        <w:top w:val="none" w:sz="0" w:space="0" w:color="auto"/>
        <w:left w:val="none" w:sz="0" w:space="0" w:color="auto"/>
        <w:bottom w:val="none" w:sz="0" w:space="0" w:color="auto"/>
        <w:right w:val="none" w:sz="0" w:space="0" w:color="auto"/>
      </w:divBdr>
    </w:div>
    <w:div w:id="1501583499">
      <w:marLeft w:val="640"/>
      <w:marRight w:val="0"/>
      <w:marTop w:val="0"/>
      <w:marBottom w:val="0"/>
      <w:divBdr>
        <w:top w:val="none" w:sz="0" w:space="0" w:color="auto"/>
        <w:left w:val="none" w:sz="0" w:space="0" w:color="auto"/>
        <w:bottom w:val="none" w:sz="0" w:space="0" w:color="auto"/>
        <w:right w:val="none" w:sz="0" w:space="0" w:color="auto"/>
      </w:divBdr>
    </w:div>
    <w:div w:id="1501627640">
      <w:marLeft w:val="640"/>
      <w:marRight w:val="0"/>
      <w:marTop w:val="0"/>
      <w:marBottom w:val="0"/>
      <w:divBdr>
        <w:top w:val="none" w:sz="0" w:space="0" w:color="auto"/>
        <w:left w:val="none" w:sz="0" w:space="0" w:color="auto"/>
        <w:bottom w:val="none" w:sz="0" w:space="0" w:color="auto"/>
        <w:right w:val="none" w:sz="0" w:space="0" w:color="auto"/>
      </w:divBdr>
    </w:div>
    <w:div w:id="1501695237">
      <w:marLeft w:val="640"/>
      <w:marRight w:val="0"/>
      <w:marTop w:val="0"/>
      <w:marBottom w:val="0"/>
      <w:divBdr>
        <w:top w:val="none" w:sz="0" w:space="0" w:color="auto"/>
        <w:left w:val="none" w:sz="0" w:space="0" w:color="auto"/>
        <w:bottom w:val="none" w:sz="0" w:space="0" w:color="auto"/>
        <w:right w:val="none" w:sz="0" w:space="0" w:color="auto"/>
      </w:divBdr>
    </w:div>
    <w:div w:id="1501888653">
      <w:marLeft w:val="640"/>
      <w:marRight w:val="0"/>
      <w:marTop w:val="0"/>
      <w:marBottom w:val="0"/>
      <w:divBdr>
        <w:top w:val="none" w:sz="0" w:space="0" w:color="auto"/>
        <w:left w:val="none" w:sz="0" w:space="0" w:color="auto"/>
        <w:bottom w:val="none" w:sz="0" w:space="0" w:color="auto"/>
        <w:right w:val="none" w:sz="0" w:space="0" w:color="auto"/>
      </w:divBdr>
    </w:div>
    <w:div w:id="1501970872">
      <w:marLeft w:val="640"/>
      <w:marRight w:val="0"/>
      <w:marTop w:val="0"/>
      <w:marBottom w:val="0"/>
      <w:divBdr>
        <w:top w:val="none" w:sz="0" w:space="0" w:color="auto"/>
        <w:left w:val="none" w:sz="0" w:space="0" w:color="auto"/>
        <w:bottom w:val="none" w:sz="0" w:space="0" w:color="auto"/>
        <w:right w:val="none" w:sz="0" w:space="0" w:color="auto"/>
      </w:divBdr>
    </w:div>
    <w:div w:id="1502039459">
      <w:marLeft w:val="640"/>
      <w:marRight w:val="0"/>
      <w:marTop w:val="0"/>
      <w:marBottom w:val="0"/>
      <w:divBdr>
        <w:top w:val="none" w:sz="0" w:space="0" w:color="auto"/>
        <w:left w:val="none" w:sz="0" w:space="0" w:color="auto"/>
        <w:bottom w:val="none" w:sz="0" w:space="0" w:color="auto"/>
        <w:right w:val="none" w:sz="0" w:space="0" w:color="auto"/>
      </w:divBdr>
    </w:div>
    <w:div w:id="1502043488">
      <w:marLeft w:val="640"/>
      <w:marRight w:val="0"/>
      <w:marTop w:val="0"/>
      <w:marBottom w:val="0"/>
      <w:divBdr>
        <w:top w:val="none" w:sz="0" w:space="0" w:color="auto"/>
        <w:left w:val="none" w:sz="0" w:space="0" w:color="auto"/>
        <w:bottom w:val="none" w:sz="0" w:space="0" w:color="auto"/>
        <w:right w:val="none" w:sz="0" w:space="0" w:color="auto"/>
      </w:divBdr>
    </w:div>
    <w:div w:id="1502087393">
      <w:marLeft w:val="640"/>
      <w:marRight w:val="0"/>
      <w:marTop w:val="0"/>
      <w:marBottom w:val="0"/>
      <w:divBdr>
        <w:top w:val="none" w:sz="0" w:space="0" w:color="auto"/>
        <w:left w:val="none" w:sz="0" w:space="0" w:color="auto"/>
        <w:bottom w:val="none" w:sz="0" w:space="0" w:color="auto"/>
        <w:right w:val="none" w:sz="0" w:space="0" w:color="auto"/>
      </w:divBdr>
    </w:div>
    <w:div w:id="1502115736">
      <w:marLeft w:val="640"/>
      <w:marRight w:val="0"/>
      <w:marTop w:val="0"/>
      <w:marBottom w:val="0"/>
      <w:divBdr>
        <w:top w:val="none" w:sz="0" w:space="0" w:color="auto"/>
        <w:left w:val="none" w:sz="0" w:space="0" w:color="auto"/>
        <w:bottom w:val="none" w:sz="0" w:space="0" w:color="auto"/>
        <w:right w:val="none" w:sz="0" w:space="0" w:color="auto"/>
      </w:divBdr>
    </w:div>
    <w:div w:id="1502156780">
      <w:marLeft w:val="640"/>
      <w:marRight w:val="0"/>
      <w:marTop w:val="0"/>
      <w:marBottom w:val="0"/>
      <w:divBdr>
        <w:top w:val="none" w:sz="0" w:space="0" w:color="auto"/>
        <w:left w:val="none" w:sz="0" w:space="0" w:color="auto"/>
        <w:bottom w:val="none" w:sz="0" w:space="0" w:color="auto"/>
        <w:right w:val="none" w:sz="0" w:space="0" w:color="auto"/>
      </w:divBdr>
    </w:div>
    <w:div w:id="1502156950">
      <w:marLeft w:val="640"/>
      <w:marRight w:val="0"/>
      <w:marTop w:val="0"/>
      <w:marBottom w:val="0"/>
      <w:divBdr>
        <w:top w:val="none" w:sz="0" w:space="0" w:color="auto"/>
        <w:left w:val="none" w:sz="0" w:space="0" w:color="auto"/>
        <w:bottom w:val="none" w:sz="0" w:space="0" w:color="auto"/>
        <w:right w:val="none" w:sz="0" w:space="0" w:color="auto"/>
      </w:divBdr>
    </w:div>
    <w:div w:id="1502231185">
      <w:marLeft w:val="640"/>
      <w:marRight w:val="0"/>
      <w:marTop w:val="0"/>
      <w:marBottom w:val="0"/>
      <w:divBdr>
        <w:top w:val="none" w:sz="0" w:space="0" w:color="auto"/>
        <w:left w:val="none" w:sz="0" w:space="0" w:color="auto"/>
        <w:bottom w:val="none" w:sz="0" w:space="0" w:color="auto"/>
        <w:right w:val="none" w:sz="0" w:space="0" w:color="auto"/>
      </w:divBdr>
    </w:div>
    <w:div w:id="1502308816">
      <w:marLeft w:val="640"/>
      <w:marRight w:val="0"/>
      <w:marTop w:val="0"/>
      <w:marBottom w:val="0"/>
      <w:divBdr>
        <w:top w:val="none" w:sz="0" w:space="0" w:color="auto"/>
        <w:left w:val="none" w:sz="0" w:space="0" w:color="auto"/>
        <w:bottom w:val="none" w:sz="0" w:space="0" w:color="auto"/>
        <w:right w:val="none" w:sz="0" w:space="0" w:color="auto"/>
      </w:divBdr>
    </w:div>
    <w:div w:id="1502349527">
      <w:marLeft w:val="640"/>
      <w:marRight w:val="0"/>
      <w:marTop w:val="0"/>
      <w:marBottom w:val="0"/>
      <w:divBdr>
        <w:top w:val="none" w:sz="0" w:space="0" w:color="auto"/>
        <w:left w:val="none" w:sz="0" w:space="0" w:color="auto"/>
        <w:bottom w:val="none" w:sz="0" w:space="0" w:color="auto"/>
        <w:right w:val="none" w:sz="0" w:space="0" w:color="auto"/>
      </w:divBdr>
    </w:div>
    <w:div w:id="1502355888">
      <w:marLeft w:val="640"/>
      <w:marRight w:val="0"/>
      <w:marTop w:val="0"/>
      <w:marBottom w:val="0"/>
      <w:divBdr>
        <w:top w:val="none" w:sz="0" w:space="0" w:color="auto"/>
        <w:left w:val="none" w:sz="0" w:space="0" w:color="auto"/>
        <w:bottom w:val="none" w:sz="0" w:space="0" w:color="auto"/>
        <w:right w:val="none" w:sz="0" w:space="0" w:color="auto"/>
      </w:divBdr>
    </w:div>
    <w:div w:id="1502357494">
      <w:marLeft w:val="640"/>
      <w:marRight w:val="0"/>
      <w:marTop w:val="0"/>
      <w:marBottom w:val="0"/>
      <w:divBdr>
        <w:top w:val="none" w:sz="0" w:space="0" w:color="auto"/>
        <w:left w:val="none" w:sz="0" w:space="0" w:color="auto"/>
        <w:bottom w:val="none" w:sz="0" w:space="0" w:color="auto"/>
        <w:right w:val="none" w:sz="0" w:space="0" w:color="auto"/>
      </w:divBdr>
    </w:div>
    <w:div w:id="1502425150">
      <w:marLeft w:val="640"/>
      <w:marRight w:val="0"/>
      <w:marTop w:val="0"/>
      <w:marBottom w:val="0"/>
      <w:divBdr>
        <w:top w:val="none" w:sz="0" w:space="0" w:color="auto"/>
        <w:left w:val="none" w:sz="0" w:space="0" w:color="auto"/>
        <w:bottom w:val="none" w:sz="0" w:space="0" w:color="auto"/>
        <w:right w:val="none" w:sz="0" w:space="0" w:color="auto"/>
      </w:divBdr>
    </w:div>
    <w:div w:id="1502426789">
      <w:marLeft w:val="640"/>
      <w:marRight w:val="0"/>
      <w:marTop w:val="0"/>
      <w:marBottom w:val="0"/>
      <w:divBdr>
        <w:top w:val="none" w:sz="0" w:space="0" w:color="auto"/>
        <w:left w:val="none" w:sz="0" w:space="0" w:color="auto"/>
        <w:bottom w:val="none" w:sz="0" w:space="0" w:color="auto"/>
        <w:right w:val="none" w:sz="0" w:space="0" w:color="auto"/>
      </w:divBdr>
    </w:div>
    <w:div w:id="1502504364">
      <w:marLeft w:val="640"/>
      <w:marRight w:val="0"/>
      <w:marTop w:val="0"/>
      <w:marBottom w:val="0"/>
      <w:divBdr>
        <w:top w:val="none" w:sz="0" w:space="0" w:color="auto"/>
        <w:left w:val="none" w:sz="0" w:space="0" w:color="auto"/>
        <w:bottom w:val="none" w:sz="0" w:space="0" w:color="auto"/>
        <w:right w:val="none" w:sz="0" w:space="0" w:color="auto"/>
      </w:divBdr>
    </w:div>
    <w:div w:id="1502624656">
      <w:marLeft w:val="640"/>
      <w:marRight w:val="0"/>
      <w:marTop w:val="0"/>
      <w:marBottom w:val="0"/>
      <w:divBdr>
        <w:top w:val="none" w:sz="0" w:space="0" w:color="auto"/>
        <w:left w:val="none" w:sz="0" w:space="0" w:color="auto"/>
        <w:bottom w:val="none" w:sz="0" w:space="0" w:color="auto"/>
        <w:right w:val="none" w:sz="0" w:space="0" w:color="auto"/>
      </w:divBdr>
    </w:div>
    <w:div w:id="1502625698">
      <w:marLeft w:val="480"/>
      <w:marRight w:val="0"/>
      <w:marTop w:val="0"/>
      <w:marBottom w:val="0"/>
      <w:divBdr>
        <w:top w:val="none" w:sz="0" w:space="0" w:color="auto"/>
        <w:left w:val="none" w:sz="0" w:space="0" w:color="auto"/>
        <w:bottom w:val="none" w:sz="0" w:space="0" w:color="auto"/>
        <w:right w:val="none" w:sz="0" w:space="0" w:color="auto"/>
      </w:divBdr>
    </w:div>
    <w:div w:id="1502626487">
      <w:marLeft w:val="640"/>
      <w:marRight w:val="0"/>
      <w:marTop w:val="0"/>
      <w:marBottom w:val="0"/>
      <w:divBdr>
        <w:top w:val="none" w:sz="0" w:space="0" w:color="auto"/>
        <w:left w:val="none" w:sz="0" w:space="0" w:color="auto"/>
        <w:bottom w:val="none" w:sz="0" w:space="0" w:color="auto"/>
        <w:right w:val="none" w:sz="0" w:space="0" w:color="auto"/>
      </w:divBdr>
    </w:div>
    <w:div w:id="1502697761">
      <w:marLeft w:val="640"/>
      <w:marRight w:val="0"/>
      <w:marTop w:val="0"/>
      <w:marBottom w:val="0"/>
      <w:divBdr>
        <w:top w:val="none" w:sz="0" w:space="0" w:color="auto"/>
        <w:left w:val="none" w:sz="0" w:space="0" w:color="auto"/>
        <w:bottom w:val="none" w:sz="0" w:space="0" w:color="auto"/>
        <w:right w:val="none" w:sz="0" w:space="0" w:color="auto"/>
      </w:divBdr>
    </w:div>
    <w:div w:id="1502700958">
      <w:marLeft w:val="640"/>
      <w:marRight w:val="0"/>
      <w:marTop w:val="0"/>
      <w:marBottom w:val="0"/>
      <w:divBdr>
        <w:top w:val="none" w:sz="0" w:space="0" w:color="auto"/>
        <w:left w:val="none" w:sz="0" w:space="0" w:color="auto"/>
        <w:bottom w:val="none" w:sz="0" w:space="0" w:color="auto"/>
        <w:right w:val="none" w:sz="0" w:space="0" w:color="auto"/>
      </w:divBdr>
    </w:div>
    <w:div w:id="1502815454">
      <w:marLeft w:val="640"/>
      <w:marRight w:val="0"/>
      <w:marTop w:val="0"/>
      <w:marBottom w:val="0"/>
      <w:divBdr>
        <w:top w:val="none" w:sz="0" w:space="0" w:color="auto"/>
        <w:left w:val="none" w:sz="0" w:space="0" w:color="auto"/>
        <w:bottom w:val="none" w:sz="0" w:space="0" w:color="auto"/>
        <w:right w:val="none" w:sz="0" w:space="0" w:color="auto"/>
      </w:divBdr>
    </w:div>
    <w:div w:id="1502817091">
      <w:marLeft w:val="640"/>
      <w:marRight w:val="0"/>
      <w:marTop w:val="0"/>
      <w:marBottom w:val="0"/>
      <w:divBdr>
        <w:top w:val="none" w:sz="0" w:space="0" w:color="auto"/>
        <w:left w:val="none" w:sz="0" w:space="0" w:color="auto"/>
        <w:bottom w:val="none" w:sz="0" w:space="0" w:color="auto"/>
        <w:right w:val="none" w:sz="0" w:space="0" w:color="auto"/>
      </w:divBdr>
    </w:div>
    <w:div w:id="1502817510">
      <w:marLeft w:val="640"/>
      <w:marRight w:val="0"/>
      <w:marTop w:val="0"/>
      <w:marBottom w:val="0"/>
      <w:divBdr>
        <w:top w:val="none" w:sz="0" w:space="0" w:color="auto"/>
        <w:left w:val="none" w:sz="0" w:space="0" w:color="auto"/>
        <w:bottom w:val="none" w:sz="0" w:space="0" w:color="auto"/>
        <w:right w:val="none" w:sz="0" w:space="0" w:color="auto"/>
      </w:divBdr>
    </w:div>
    <w:div w:id="1502887735">
      <w:marLeft w:val="640"/>
      <w:marRight w:val="0"/>
      <w:marTop w:val="0"/>
      <w:marBottom w:val="0"/>
      <w:divBdr>
        <w:top w:val="none" w:sz="0" w:space="0" w:color="auto"/>
        <w:left w:val="none" w:sz="0" w:space="0" w:color="auto"/>
        <w:bottom w:val="none" w:sz="0" w:space="0" w:color="auto"/>
        <w:right w:val="none" w:sz="0" w:space="0" w:color="auto"/>
      </w:divBdr>
    </w:div>
    <w:div w:id="1502894244">
      <w:marLeft w:val="640"/>
      <w:marRight w:val="0"/>
      <w:marTop w:val="0"/>
      <w:marBottom w:val="0"/>
      <w:divBdr>
        <w:top w:val="none" w:sz="0" w:space="0" w:color="auto"/>
        <w:left w:val="none" w:sz="0" w:space="0" w:color="auto"/>
        <w:bottom w:val="none" w:sz="0" w:space="0" w:color="auto"/>
        <w:right w:val="none" w:sz="0" w:space="0" w:color="auto"/>
      </w:divBdr>
    </w:div>
    <w:div w:id="1502966449">
      <w:marLeft w:val="640"/>
      <w:marRight w:val="0"/>
      <w:marTop w:val="0"/>
      <w:marBottom w:val="0"/>
      <w:divBdr>
        <w:top w:val="none" w:sz="0" w:space="0" w:color="auto"/>
        <w:left w:val="none" w:sz="0" w:space="0" w:color="auto"/>
        <w:bottom w:val="none" w:sz="0" w:space="0" w:color="auto"/>
        <w:right w:val="none" w:sz="0" w:space="0" w:color="auto"/>
      </w:divBdr>
    </w:div>
    <w:div w:id="1503158965">
      <w:marLeft w:val="640"/>
      <w:marRight w:val="0"/>
      <w:marTop w:val="0"/>
      <w:marBottom w:val="0"/>
      <w:divBdr>
        <w:top w:val="none" w:sz="0" w:space="0" w:color="auto"/>
        <w:left w:val="none" w:sz="0" w:space="0" w:color="auto"/>
        <w:bottom w:val="none" w:sz="0" w:space="0" w:color="auto"/>
        <w:right w:val="none" w:sz="0" w:space="0" w:color="auto"/>
      </w:divBdr>
    </w:div>
    <w:div w:id="1503159003">
      <w:marLeft w:val="640"/>
      <w:marRight w:val="0"/>
      <w:marTop w:val="0"/>
      <w:marBottom w:val="0"/>
      <w:divBdr>
        <w:top w:val="none" w:sz="0" w:space="0" w:color="auto"/>
        <w:left w:val="none" w:sz="0" w:space="0" w:color="auto"/>
        <w:bottom w:val="none" w:sz="0" w:space="0" w:color="auto"/>
        <w:right w:val="none" w:sz="0" w:space="0" w:color="auto"/>
      </w:divBdr>
    </w:div>
    <w:div w:id="1503162701">
      <w:marLeft w:val="640"/>
      <w:marRight w:val="0"/>
      <w:marTop w:val="0"/>
      <w:marBottom w:val="0"/>
      <w:divBdr>
        <w:top w:val="none" w:sz="0" w:space="0" w:color="auto"/>
        <w:left w:val="none" w:sz="0" w:space="0" w:color="auto"/>
        <w:bottom w:val="none" w:sz="0" w:space="0" w:color="auto"/>
        <w:right w:val="none" w:sz="0" w:space="0" w:color="auto"/>
      </w:divBdr>
    </w:div>
    <w:div w:id="1503202951">
      <w:marLeft w:val="640"/>
      <w:marRight w:val="0"/>
      <w:marTop w:val="0"/>
      <w:marBottom w:val="0"/>
      <w:divBdr>
        <w:top w:val="none" w:sz="0" w:space="0" w:color="auto"/>
        <w:left w:val="none" w:sz="0" w:space="0" w:color="auto"/>
        <w:bottom w:val="none" w:sz="0" w:space="0" w:color="auto"/>
        <w:right w:val="none" w:sz="0" w:space="0" w:color="auto"/>
      </w:divBdr>
    </w:div>
    <w:div w:id="1503276576">
      <w:marLeft w:val="640"/>
      <w:marRight w:val="0"/>
      <w:marTop w:val="0"/>
      <w:marBottom w:val="0"/>
      <w:divBdr>
        <w:top w:val="none" w:sz="0" w:space="0" w:color="auto"/>
        <w:left w:val="none" w:sz="0" w:space="0" w:color="auto"/>
        <w:bottom w:val="none" w:sz="0" w:space="0" w:color="auto"/>
        <w:right w:val="none" w:sz="0" w:space="0" w:color="auto"/>
      </w:divBdr>
    </w:div>
    <w:div w:id="1503278790">
      <w:marLeft w:val="640"/>
      <w:marRight w:val="0"/>
      <w:marTop w:val="0"/>
      <w:marBottom w:val="0"/>
      <w:divBdr>
        <w:top w:val="none" w:sz="0" w:space="0" w:color="auto"/>
        <w:left w:val="none" w:sz="0" w:space="0" w:color="auto"/>
        <w:bottom w:val="none" w:sz="0" w:space="0" w:color="auto"/>
        <w:right w:val="none" w:sz="0" w:space="0" w:color="auto"/>
      </w:divBdr>
    </w:div>
    <w:div w:id="1503351431">
      <w:marLeft w:val="640"/>
      <w:marRight w:val="0"/>
      <w:marTop w:val="0"/>
      <w:marBottom w:val="0"/>
      <w:divBdr>
        <w:top w:val="none" w:sz="0" w:space="0" w:color="auto"/>
        <w:left w:val="none" w:sz="0" w:space="0" w:color="auto"/>
        <w:bottom w:val="none" w:sz="0" w:space="0" w:color="auto"/>
        <w:right w:val="none" w:sz="0" w:space="0" w:color="auto"/>
      </w:divBdr>
    </w:div>
    <w:div w:id="1503354025">
      <w:marLeft w:val="640"/>
      <w:marRight w:val="0"/>
      <w:marTop w:val="0"/>
      <w:marBottom w:val="0"/>
      <w:divBdr>
        <w:top w:val="none" w:sz="0" w:space="0" w:color="auto"/>
        <w:left w:val="none" w:sz="0" w:space="0" w:color="auto"/>
        <w:bottom w:val="none" w:sz="0" w:space="0" w:color="auto"/>
        <w:right w:val="none" w:sz="0" w:space="0" w:color="auto"/>
      </w:divBdr>
    </w:div>
    <w:div w:id="1503472422">
      <w:marLeft w:val="640"/>
      <w:marRight w:val="0"/>
      <w:marTop w:val="0"/>
      <w:marBottom w:val="0"/>
      <w:divBdr>
        <w:top w:val="none" w:sz="0" w:space="0" w:color="auto"/>
        <w:left w:val="none" w:sz="0" w:space="0" w:color="auto"/>
        <w:bottom w:val="none" w:sz="0" w:space="0" w:color="auto"/>
        <w:right w:val="none" w:sz="0" w:space="0" w:color="auto"/>
      </w:divBdr>
    </w:div>
    <w:div w:id="1503474158">
      <w:marLeft w:val="640"/>
      <w:marRight w:val="0"/>
      <w:marTop w:val="0"/>
      <w:marBottom w:val="0"/>
      <w:divBdr>
        <w:top w:val="none" w:sz="0" w:space="0" w:color="auto"/>
        <w:left w:val="none" w:sz="0" w:space="0" w:color="auto"/>
        <w:bottom w:val="none" w:sz="0" w:space="0" w:color="auto"/>
        <w:right w:val="none" w:sz="0" w:space="0" w:color="auto"/>
      </w:divBdr>
    </w:div>
    <w:div w:id="1503619495">
      <w:marLeft w:val="640"/>
      <w:marRight w:val="0"/>
      <w:marTop w:val="0"/>
      <w:marBottom w:val="0"/>
      <w:divBdr>
        <w:top w:val="none" w:sz="0" w:space="0" w:color="auto"/>
        <w:left w:val="none" w:sz="0" w:space="0" w:color="auto"/>
        <w:bottom w:val="none" w:sz="0" w:space="0" w:color="auto"/>
        <w:right w:val="none" w:sz="0" w:space="0" w:color="auto"/>
      </w:divBdr>
    </w:div>
    <w:div w:id="1503742579">
      <w:marLeft w:val="640"/>
      <w:marRight w:val="0"/>
      <w:marTop w:val="0"/>
      <w:marBottom w:val="0"/>
      <w:divBdr>
        <w:top w:val="none" w:sz="0" w:space="0" w:color="auto"/>
        <w:left w:val="none" w:sz="0" w:space="0" w:color="auto"/>
        <w:bottom w:val="none" w:sz="0" w:space="0" w:color="auto"/>
        <w:right w:val="none" w:sz="0" w:space="0" w:color="auto"/>
      </w:divBdr>
    </w:div>
    <w:div w:id="1503814038">
      <w:marLeft w:val="640"/>
      <w:marRight w:val="0"/>
      <w:marTop w:val="0"/>
      <w:marBottom w:val="0"/>
      <w:divBdr>
        <w:top w:val="none" w:sz="0" w:space="0" w:color="auto"/>
        <w:left w:val="none" w:sz="0" w:space="0" w:color="auto"/>
        <w:bottom w:val="none" w:sz="0" w:space="0" w:color="auto"/>
        <w:right w:val="none" w:sz="0" w:space="0" w:color="auto"/>
      </w:divBdr>
    </w:div>
    <w:div w:id="1503855407">
      <w:marLeft w:val="640"/>
      <w:marRight w:val="0"/>
      <w:marTop w:val="0"/>
      <w:marBottom w:val="0"/>
      <w:divBdr>
        <w:top w:val="none" w:sz="0" w:space="0" w:color="auto"/>
        <w:left w:val="none" w:sz="0" w:space="0" w:color="auto"/>
        <w:bottom w:val="none" w:sz="0" w:space="0" w:color="auto"/>
        <w:right w:val="none" w:sz="0" w:space="0" w:color="auto"/>
      </w:divBdr>
    </w:div>
    <w:div w:id="1503861565">
      <w:marLeft w:val="640"/>
      <w:marRight w:val="0"/>
      <w:marTop w:val="0"/>
      <w:marBottom w:val="0"/>
      <w:divBdr>
        <w:top w:val="none" w:sz="0" w:space="0" w:color="auto"/>
        <w:left w:val="none" w:sz="0" w:space="0" w:color="auto"/>
        <w:bottom w:val="none" w:sz="0" w:space="0" w:color="auto"/>
        <w:right w:val="none" w:sz="0" w:space="0" w:color="auto"/>
      </w:divBdr>
    </w:div>
    <w:div w:id="1504013043">
      <w:marLeft w:val="640"/>
      <w:marRight w:val="0"/>
      <w:marTop w:val="0"/>
      <w:marBottom w:val="0"/>
      <w:divBdr>
        <w:top w:val="none" w:sz="0" w:space="0" w:color="auto"/>
        <w:left w:val="none" w:sz="0" w:space="0" w:color="auto"/>
        <w:bottom w:val="none" w:sz="0" w:space="0" w:color="auto"/>
        <w:right w:val="none" w:sz="0" w:space="0" w:color="auto"/>
      </w:divBdr>
    </w:div>
    <w:div w:id="1504081176">
      <w:marLeft w:val="640"/>
      <w:marRight w:val="0"/>
      <w:marTop w:val="0"/>
      <w:marBottom w:val="0"/>
      <w:divBdr>
        <w:top w:val="none" w:sz="0" w:space="0" w:color="auto"/>
        <w:left w:val="none" w:sz="0" w:space="0" w:color="auto"/>
        <w:bottom w:val="none" w:sz="0" w:space="0" w:color="auto"/>
        <w:right w:val="none" w:sz="0" w:space="0" w:color="auto"/>
      </w:divBdr>
    </w:div>
    <w:div w:id="1504082209">
      <w:marLeft w:val="640"/>
      <w:marRight w:val="0"/>
      <w:marTop w:val="0"/>
      <w:marBottom w:val="0"/>
      <w:divBdr>
        <w:top w:val="none" w:sz="0" w:space="0" w:color="auto"/>
        <w:left w:val="none" w:sz="0" w:space="0" w:color="auto"/>
        <w:bottom w:val="none" w:sz="0" w:space="0" w:color="auto"/>
        <w:right w:val="none" w:sz="0" w:space="0" w:color="auto"/>
      </w:divBdr>
    </w:div>
    <w:div w:id="1504082524">
      <w:marLeft w:val="640"/>
      <w:marRight w:val="0"/>
      <w:marTop w:val="0"/>
      <w:marBottom w:val="0"/>
      <w:divBdr>
        <w:top w:val="none" w:sz="0" w:space="0" w:color="auto"/>
        <w:left w:val="none" w:sz="0" w:space="0" w:color="auto"/>
        <w:bottom w:val="none" w:sz="0" w:space="0" w:color="auto"/>
        <w:right w:val="none" w:sz="0" w:space="0" w:color="auto"/>
      </w:divBdr>
    </w:div>
    <w:div w:id="1504083230">
      <w:marLeft w:val="640"/>
      <w:marRight w:val="0"/>
      <w:marTop w:val="0"/>
      <w:marBottom w:val="0"/>
      <w:divBdr>
        <w:top w:val="none" w:sz="0" w:space="0" w:color="auto"/>
        <w:left w:val="none" w:sz="0" w:space="0" w:color="auto"/>
        <w:bottom w:val="none" w:sz="0" w:space="0" w:color="auto"/>
        <w:right w:val="none" w:sz="0" w:space="0" w:color="auto"/>
      </w:divBdr>
    </w:div>
    <w:div w:id="1504125278">
      <w:marLeft w:val="640"/>
      <w:marRight w:val="0"/>
      <w:marTop w:val="0"/>
      <w:marBottom w:val="0"/>
      <w:divBdr>
        <w:top w:val="none" w:sz="0" w:space="0" w:color="auto"/>
        <w:left w:val="none" w:sz="0" w:space="0" w:color="auto"/>
        <w:bottom w:val="none" w:sz="0" w:space="0" w:color="auto"/>
        <w:right w:val="none" w:sz="0" w:space="0" w:color="auto"/>
      </w:divBdr>
    </w:div>
    <w:div w:id="1504125390">
      <w:marLeft w:val="640"/>
      <w:marRight w:val="0"/>
      <w:marTop w:val="0"/>
      <w:marBottom w:val="0"/>
      <w:divBdr>
        <w:top w:val="none" w:sz="0" w:space="0" w:color="auto"/>
        <w:left w:val="none" w:sz="0" w:space="0" w:color="auto"/>
        <w:bottom w:val="none" w:sz="0" w:space="0" w:color="auto"/>
        <w:right w:val="none" w:sz="0" w:space="0" w:color="auto"/>
      </w:divBdr>
    </w:div>
    <w:div w:id="1504200746">
      <w:marLeft w:val="640"/>
      <w:marRight w:val="0"/>
      <w:marTop w:val="0"/>
      <w:marBottom w:val="0"/>
      <w:divBdr>
        <w:top w:val="none" w:sz="0" w:space="0" w:color="auto"/>
        <w:left w:val="none" w:sz="0" w:space="0" w:color="auto"/>
        <w:bottom w:val="none" w:sz="0" w:space="0" w:color="auto"/>
        <w:right w:val="none" w:sz="0" w:space="0" w:color="auto"/>
      </w:divBdr>
    </w:div>
    <w:div w:id="1504200807">
      <w:marLeft w:val="640"/>
      <w:marRight w:val="0"/>
      <w:marTop w:val="0"/>
      <w:marBottom w:val="0"/>
      <w:divBdr>
        <w:top w:val="none" w:sz="0" w:space="0" w:color="auto"/>
        <w:left w:val="none" w:sz="0" w:space="0" w:color="auto"/>
        <w:bottom w:val="none" w:sz="0" w:space="0" w:color="auto"/>
        <w:right w:val="none" w:sz="0" w:space="0" w:color="auto"/>
      </w:divBdr>
    </w:div>
    <w:div w:id="1504203726">
      <w:marLeft w:val="640"/>
      <w:marRight w:val="0"/>
      <w:marTop w:val="0"/>
      <w:marBottom w:val="0"/>
      <w:divBdr>
        <w:top w:val="none" w:sz="0" w:space="0" w:color="auto"/>
        <w:left w:val="none" w:sz="0" w:space="0" w:color="auto"/>
        <w:bottom w:val="none" w:sz="0" w:space="0" w:color="auto"/>
        <w:right w:val="none" w:sz="0" w:space="0" w:color="auto"/>
      </w:divBdr>
    </w:div>
    <w:div w:id="1504204631">
      <w:marLeft w:val="640"/>
      <w:marRight w:val="0"/>
      <w:marTop w:val="0"/>
      <w:marBottom w:val="0"/>
      <w:divBdr>
        <w:top w:val="none" w:sz="0" w:space="0" w:color="auto"/>
        <w:left w:val="none" w:sz="0" w:space="0" w:color="auto"/>
        <w:bottom w:val="none" w:sz="0" w:space="0" w:color="auto"/>
        <w:right w:val="none" w:sz="0" w:space="0" w:color="auto"/>
      </w:divBdr>
    </w:div>
    <w:div w:id="1504272942">
      <w:marLeft w:val="640"/>
      <w:marRight w:val="0"/>
      <w:marTop w:val="0"/>
      <w:marBottom w:val="0"/>
      <w:divBdr>
        <w:top w:val="none" w:sz="0" w:space="0" w:color="auto"/>
        <w:left w:val="none" w:sz="0" w:space="0" w:color="auto"/>
        <w:bottom w:val="none" w:sz="0" w:space="0" w:color="auto"/>
        <w:right w:val="none" w:sz="0" w:space="0" w:color="auto"/>
      </w:divBdr>
    </w:div>
    <w:div w:id="1504273214">
      <w:marLeft w:val="640"/>
      <w:marRight w:val="0"/>
      <w:marTop w:val="0"/>
      <w:marBottom w:val="0"/>
      <w:divBdr>
        <w:top w:val="none" w:sz="0" w:space="0" w:color="auto"/>
        <w:left w:val="none" w:sz="0" w:space="0" w:color="auto"/>
        <w:bottom w:val="none" w:sz="0" w:space="0" w:color="auto"/>
        <w:right w:val="none" w:sz="0" w:space="0" w:color="auto"/>
      </w:divBdr>
    </w:div>
    <w:div w:id="1504317420">
      <w:marLeft w:val="640"/>
      <w:marRight w:val="0"/>
      <w:marTop w:val="0"/>
      <w:marBottom w:val="0"/>
      <w:divBdr>
        <w:top w:val="none" w:sz="0" w:space="0" w:color="auto"/>
        <w:left w:val="none" w:sz="0" w:space="0" w:color="auto"/>
        <w:bottom w:val="none" w:sz="0" w:space="0" w:color="auto"/>
        <w:right w:val="none" w:sz="0" w:space="0" w:color="auto"/>
      </w:divBdr>
    </w:div>
    <w:div w:id="1504321187">
      <w:marLeft w:val="640"/>
      <w:marRight w:val="0"/>
      <w:marTop w:val="0"/>
      <w:marBottom w:val="0"/>
      <w:divBdr>
        <w:top w:val="none" w:sz="0" w:space="0" w:color="auto"/>
        <w:left w:val="none" w:sz="0" w:space="0" w:color="auto"/>
        <w:bottom w:val="none" w:sz="0" w:space="0" w:color="auto"/>
        <w:right w:val="none" w:sz="0" w:space="0" w:color="auto"/>
      </w:divBdr>
    </w:div>
    <w:div w:id="1504390455">
      <w:marLeft w:val="640"/>
      <w:marRight w:val="0"/>
      <w:marTop w:val="0"/>
      <w:marBottom w:val="0"/>
      <w:divBdr>
        <w:top w:val="none" w:sz="0" w:space="0" w:color="auto"/>
        <w:left w:val="none" w:sz="0" w:space="0" w:color="auto"/>
        <w:bottom w:val="none" w:sz="0" w:space="0" w:color="auto"/>
        <w:right w:val="none" w:sz="0" w:space="0" w:color="auto"/>
      </w:divBdr>
    </w:div>
    <w:div w:id="1504514616">
      <w:marLeft w:val="640"/>
      <w:marRight w:val="0"/>
      <w:marTop w:val="0"/>
      <w:marBottom w:val="0"/>
      <w:divBdr>
        <w:top w:val="none" w:sz="0" w:space="0" w:color="auto"/>
        <w:left w:val="none" w:sz="0" w:space="0" w:color="auto"/>
        <w:bottom w:val="none" w:sz="0" w:space="0" w:color="auto"/>
        <w:right w:val="none" w:sz="0" w:space="0" w:color="auto"/>
      </w:divBdr>
    </w:div>
    <w:div w:id="1504541898">
      <w:marLeft w:val="640"/>
      <w:marRight w:val="0"/>
      <w:marTop w:val="0"/>
      <w:marBottom w:val="0"/>
      <w:divBdr>
        <w:top w:val="none" w:sz="0" w:space="0" w:color="auto"/>
        <w:left w:val="none" w:sz="0" w:space="0" w:color="auto"/>
        <w:bottom w:val="none" w:sz="0" w:space="0" w:color="auto"/>
        <w:right w:val="none" w:sz="0" w:space="0" w:color="auto"/>
      </w:divBdr>
    </w:div>
    <w:div w:id="1504667753">
      <w:marLeft w:val="640"/>
      <w:marRight w:val="0"/>
      <w:marTop w:val="0"/>
      <w:marBottom w:val="0"/>
      <w:divBdr>
        <w:top w:val="none" w:sz="0" w:space="0" w:color="auto"/>
        <w:left w:val="none" w:sz="0" w:space="0" w:color="auto"/>
        <w:bottom w:val="none" w:sz="0" w:space="0" w:color="auto"/>
        <w:right w:val="none" w:sz="0" w:space="0" w:color="auto"/>
      </w:divBdr>
    </w:div>
    <w:div w:id="1504782136">
      <w:marLeft w:val="640"/>
      <w:marRight w:val="0"/>
      <w:marTop w:val="0"/>
      <w:marBottom w:val="0"/>
      <w:divBdr>
        <w:top w:val="none" w:sz="0" w:space="0" w:color="auto"/>
        <w:left w:val="none" w:sz="0" w:space="0" w:color="auto"/>
        <w:bottom w:val="none" w:sz="0" w:space="0" w:color="auto"/>
        <w:right w:val="none" w:sz="0" w:space="0" w:color="auto"/>
      </w:divBdr>
    </w:div>
    <w:div w:id="1504855439">
      <w:marLeft w:val="640"/>
      <w:marRight w:val="0"/>
      <w:marTop w:val="0"/>
      <w:marBottom w:val="0"/>
      <w:divBdr>
        <w:top w:val="none" w:sz="0" w:space="0" w:color="auto"/>
        <w:left w:val="none" w:sz="0" w:space="0" w:color="auto"/>
        <w:bottom w:val="none" w:sz="0" w:space="0" w:color="auto"/>
        <w:right w:val="none" w:sz="0" w:space="0" w:color="auto"/>
      </w:divBdr>
    </w:div>
    <w:div w:id="1504903372">
      <w:marLeft w:val="640"/>
      <w:marRight w:val="0"/>
      <w:marTop w:val="0"/>
      <w:marBottom w:val="0"/>
      <w:divBdr>
        <w:top w:val="none" w:sz="0" w:space="0" w:color="auto"/>
        <w:left w:val="none" w:sz="0" w:space="0" w:color="auto"/>
        <w:bottom w:val="none" w:sz="0" w:space="0" w:color="auto"/>
        <w:right w:val="none" w:sz="0" w:space="0" w:color="auto"/>
      </w:divBdr>
    </w:div>
    <w:div w:id="1504932852">
      <w:marLeft w:val="640"/>
      <w:marRight w:val="0"/>
      <w:marTop w:val="0"/>
      <w:marBottom w:val="0"/>
      <w:divBdr>
        <w:top w:val="none" w:sz="0" w:space="0" w:color="auto"/>
        <w:left w:val="none" w:sz="0" w:space="0" w:color="auto"/>
        <w:bottom w:val="none" w:sz="0" w:space="0" w:color="auto"/>
        <w:right w:val="none" w:sz="0" w:space="0" w:color="auto"/>
      </w:divBdr>
    </w:div>
    <w:div w:id="1504979159">
      <w:marLeft w:val="640"/>
      <w:marRight w:val="0"/>
      <w:marTop w:val="0"/>
      <w:marBottom w:val="0"/>
      <w:divBdr>
        <w:top w:val="none" w:sz="0" w:space="0" w:color="auto"/>
        <w:left w:val="none" w:sz="0" w:space="0" w:color="auto"/>
        <w:bottom w:val="none" w:sz="0" w:space="0" w:color="auto"/>
        <w:right w:val="none" w:sz="0" w:space="0" w:color="auto"/>
      </w:divBdr>
    </w:div>
    <w:div w:id="1505045599">
      <w:marLeft w:val="640"/>
      <w:marRight w:val="0"/>
      <w:marTop w:val="0"/>
      <w:marBottom w:val="0"/>
      <w:divBdr>
        <w:top w:val="none" w:sz="0" w:space="0" w:color="auto"/>
        <w:left w:val="none" w:sz="0" w:space="0" w:color="auto"/>
        <w:bottom w:val="none" w:sz="0" w:space="0" w:color="auto"/>
        <w:right w:val="none" w:sz="0" w:space="0" w:color="auto"/>
      </w:divBdr>
    </w:div>
    <w:div w:id="1505047786">
      <w:marLeft w:val="640"/>
      <w:marRight w:val="0"/>
      <w:marTop w:val="0"/>
      <w:marBottom w:val="0"/>
      <w:divBdr>
        <w:top w:val="none" w:sz="0" w:space="0" w:color="auto"/>
        <w:left w:val="none" w:sz="0" w:space="0" w:color="auto"/>
        <w:bottom w:val="none" w:sz="0" w:space="0" w:color="auto"/>
        <w:right w:val="none" w:sz="0" w:space="0" w:color="auto"/>
      </w:divBdr>
    </w:div>
    <w:div w:id="1505052149">
      <w:marLeft w:val="640"/>
      <w:marRight w:val="0"/>
      <w:marTop w:val="0"/>
      <w:marBottom w:val="0"/>
      <w:divBdr>
        <w:top w:val="none" w:sz="0" w:space="0" w:color="auto"/>
        <w:left w:val="none" w:sz="0" w:space="0" w:color="auto"/>
        <w:bottom w:val="none" w:sz="0" w:space="0" w:color="auto"/>
        <w:right w:val="none" w:sz="0" w:space="0" w:color="auto"/>
      </w:divBdr>
    </w:div>
    <w:div w:id="1505052822">
      <w:marLeft w:val="640"/>
      <w:marRight w:val="0"/>
      <w:marTop w:val="0"/>
      <w:marBottom w:val="0"/>
      <w:divBdr>
        <w:top w:val="none" w:sz="0" w:space="0" w:color="auto"/>
        <w:left w:val="none" w:sz="0" w:space="0" w:color="auto"/>
        <w:bottom w:val="none" w:sz="0" w:space="0" w:color="auto"/>
        <w:right w:val="none" w:sz="0" w:space="0" w:color="auto"/>
      </w:divBdr>
    </w:div>
    <w:div w:id="1505122767">
      <w:marLeft w:val="640"/>
      <w:marRight w:val="0"/>
      <w:marTop w:val="0"/>
      <w:marBottom w:val="0"/>
      <w:divBdr>
        <w:top w:val="none" w:sz="0" w:space="0" w:color="auto"/>
        <w:left w:val="none" w:sz="0" w:space="0" w:color="auto"/>
        <w:bottom w:val="none" w:sz="0" w:space="0" w:color="auto"/>
        <w:right w:val="none" w:sz="0" w:space="0" w:color="auto"/>
      </w:divBdr>
    </w:div>
    <w:div w:id="1505241024">
      <w:marLeft w:val="640"/>
      <w:marRight w:val="0"/>
      <w:marTop w:val="0"/>
      <w:marBottom w:val="0"/>
      <w:divBdr>
        <w:top w:val="none" w:sz="0" w:space="0" w:color="auto"/>
        <w:left w:val="none" w:sz="0" w:space="0" w:color="auto"/>
        <w:bottom w:val="none" w:sz="0" w:space="0" w:color="auto"/>
        <w:right w:val="none" w:sz="0" w:space="0" w:color="auto"/>
      </w:divBdr>
    </w:div>
    <w:div w:id="1505317861">
      <w:marLeft w:val="640"/>
      <w:marRight w:val="0"/>
      <w:marTop w:val="0"/>
      <w:marBottom w:val="0"/>
      <w:divBdr>
        <w:top w:val="none" w:sz="0" w:space="0" w:color="auto"/>
        <w:left w:val="none" w:sz="0" w:space="0" w:color="auto"/>
        <w:bottom w:val="none" w:sz="0" w:space="0" w:color="auto"/>
        <w:right w:val="none" w:sz="0" w:space="0" w:color="auto"/>
      </w:divBdr>
    </w:div>
    <w:div w:id="1505394637">
      <w:marLeft w:val="640"/>
      <w:marRight w:val="0"/>
      <w:marTop w:val="0"/>
      <w:marBottom w:val="0"/>
      <w:divBdr>
        <w:top w:val="none" w:sz="0" w:space="0" w:color="auto"/>
        <w:left w:val="none" w:sz="0" w:space="0" w:color="auto"/>
        <w:bottom w:val="none" w:sz="0" w:space="0" w:color="auto"/>
        <w:right w:val="none" w:sz="0" w:space="0" w:color="auto"/>
      </w:divBdr>
    </w:div>
    <w:div w:id="1505584548">
      <w:marLeft w:val="640"/>
      <w:marRight w:val="0"/>
      <w:marTop w:val="0"/>
      <w:marBottom w:val="0"/>
      <w:divBdr>
        <w:top w:val="none" w:sz="0" w:space="0" w:color="auto"/>
        <w:left w:val="none" w:sz="0" w:space="0" w:color="auto"/>
        <w:bottom w:val="none" w:sz="0" w:space="0" w:color="auto"/>
        <w:right w:val="none" w:sz="0" w:space="0" w:color="auto"/>
      </w:divBdr>
    </w:div>
    <w:div w:id="1505585241">
      <w:marLeft w:val="640"/>
      <w:marRight w:val="0"/>
      <w:marTop w:val="0"/>
      <w:marBottom w:val="0"/>
      <w:divBdr>
        <w:top w:val="none" w:sz="0" w:space="0" w:color="auto"/>
        <w:left w:val="none" w:sz="0" w:space="0" w:color="auto"/>
        <w:bottom w:val="none" w:sz="0" w:space="0" w:color="auto"/>
        <w:right w:val="none" w:sz="0" w:space="0" w:color="auto"/>
      </w:divBdr>
    </w:div>
    <w:div w:id="1505780467">
      <w:marLeft w:val="640"/>
      <w:marRight w:val="0"/>
      <w:marTop w:val="0"/>
      <w:marBottom w:val="0"/>
      <w:divBdr>
        <w:top w:val="none" w:sz="0" w:space="0" w:color="auto"/>
        <w:left w:val="none" w:sz="0" w:space="0" w:color="auto"/>
        <w:bottom w:val="none" w:sz="0" w:space="0" w:color="auto"/>
        <w:right w:val="none" w:sz="0" w:space="0" w:color="auto"/>
      </w:divBdr>
    </w:div>
    <w:div w:id="1505899035">
      <w:marLeft w:val="640"/>
      <w:marRight w:val="0"/>
      <w:marTop w:val="0"/>
      <w:marBottom w:val="0"/>
      <w:divBdr>
        <w:top w:val="none" w:sz="0" w:space="0" w:color="auto"/>
        <w:left w:val="none" w:sz="0" w:space="0" w:color="auto"/>
        <w:bottom w:val="none" w:sz="0" w:space="0" w:color="auto"/>
        <w:right w:val="none" w:sz="0" w:space="0" w:color="auto"/>
      </w:divBdr>
    </w:div>
    <w:div w:id="1505900488">
      <w:marLeft w:val="640"/>
      <w:marRight w:val="0"/>
      <w:marTop w:val="0"/>
      <w:marBottom w:val="0"/>
      <w:divBdr>
        <w:top w:val="none" w:sz="0" w:space="0" w:color="auto"/>
        <w:left w:val="none" w:sz="0" w:space="0" w:color="auto"/>
        <w:bottom w:val="none" w:sz="0" w:space="0" w:color="auto"/>
        <w:right w:val="none" w:sz="0" w:space="0" w:color="auto"/>
      </w:divBdr>
    </w:div>
    <w:div w:id="1505901481">
      <w:marLeft w:val="640"/>
      <w:marRight w:val="0"/>
      <w:marTop w:val="0"/>
      <w:marBottom w:val="0"/>
      <w:divBdr>
        <w:top w:val="none" w:sz="0" w:space="0" w:color="auto"/>
        <w:left w:val="none" w:sz="0" w:space="0" w:color="auto"/>
        <w:bottom w:val="none" w:sz="0" w:space="0" w:color="auto"/>
        <w:right w:val="none" w:sz="0" w:space="0" w:color="auto"/>
      </w:divBdr>
    </w:div>
    <w:div w:id="1505971742">
      <w:marLeft w:val="640"/>
      <w:marRight w:val="0"/>
      <w:marTop w:val="0"/>
      <w:marBottom w:val="0"/>
      <w:divBdr>
        <w:top w:val="none" w:sz="0" w:space="0" w:color="auto"/>
        <w:left w:val="none" w:sz="0" w:space="0" w:color="auto"/>
        <w:bottom w:val="none" w:sz="0" w:space="0" w:color="auto"/>
        <w:right w:val="none" w:sz="0" w:space="0" w:color="auto"/>
      </w:divBdr>
    </w:div>
    <w:div w:id="1505977341">
      <w:marLeft w:val="640"/>
      <w:marRight w:val="0"/>
      <w:marTop w:val="0"/>
      <w:marBottom w:val="0"/>
      <w:divBdr>
        <w:top w:val="none" w:sz="0" w:space="0" w:color="auto"/>
        <w:left w:val="none" w:sz="0" w:space="0" w:color="auto"/>
        <w:bottom w:val="none" w:sz="0" w:space="0" w:color="auto"/>
        <w:right w:val="none" w:sz="0" w:space="0" w:color="auto"/>
      </w:divBdr>
    </w:div>
    <w:div w:id="1506164160">
      <w:marLeft w:val="640"/>
      <w:marRight w:val="0"/>
      <w:marTop w:val="0"/>
      <w:marBottom w:val="0"/>
      <w:divBdr>
        <w:top w:val="none" w:sz="0" w:space="0" w:color="auto"/>
        <w:left w:val="none" w:sz="0" w:space="0" w:color="auto"/>
        <w:bottom w:val="none" w:sz="0" w:space="0" w:color="auto"/>
        <w:right w:val="none" w:sz="0" w:space="0" w:color="auto"/>
      </w:divBdr>
    </w:div>
    <w:div w:id="1506165130">
      <w:marLeft w:val="640"/>
      <w:marRight w:val="0"/>
      <w:marTop w:val="0"/>
      <w:marBottom w:val="0"/>
      <w:divBdr>
        <w:top w:val="none" w:sz="0" w:space="0" w:color="auto"/>
        <w:left w:val="none" w:sz="0" w:space="0" w:color="auto"/>
        <w:bottom w:val="none" w:sz="0" w:space="0" w:color="auto"/>
        <w:right w:val="none" w:sz="0" w:space="0" w:color="auto"/>
      </w:divBdr>
    </w:div>
    <w:div w:id="1506357103">
      <w:marLeft w:val="640"/>
      <w:marRight w:val="0"/>
      <w:marTop w:val="0"/>
      <w:marBottom w:val="0"/>
      <w:divBdr>
        <w:top w:val="none" w:sz="0" w:space="0" w:color="auto"/>
        <w:left w:val="none" w:sz="0" w:space="0" w:color="auto"/>
        <w:bottom w:val="none" w:sz="0" w:space="0" w:color="auto"/>
        <w:right w:val="none" w:sz="0" w:space="0" w:color="auto"/>
      </w:divBdr>
    </w:div>
    <w:div w:id="1506363204">
      <w:marLeft w:val="640"/>
      <w:marRight w:val="0"/>
      <w:marTop w:val="0"/>
      <w:marBottom w:val="0"/>
      <w:divBdr>
        <w:top w:val="none" w:sz="0" w:space="0" w:color="auto"/>
        <w:left w:val="none" w:sz="0" w:space="0" w:color="auto"/>
        <w:bottom w:val="none" w:sz="0" w:space="0" w:color="auto"/>
        <w:right w:val="none" w:sz="0" w:space="0" w:color="auto"/>
      </w:divBdr>
    </w:div>
    <w:div w:id="1506555203">
      <w:marLeft w:val="640"/>
      <w:marRight w:val="0"/>
      <w:marTop w:val="0"/>
      <w:marBottom w:val="0"/>
      <w:divBdr>
        <w:top w:val="none" w:sz="0" w:space="0" w:color="auto"/>
        <w:left w:val="none" w:sz="0" w:space="0" w:color="auto"/>
        <w:bottom w:val="none" w:sz="0" w:space="0" w:color="auto"/>
        <w:right w:val="none" w:sz="0" w:space="0" w:color="auto"/>
      </w:divBdr>
    </w:div>
    <w:div w:id="1506555604">
      <w:marLeft w:val="640"/>
      <w:marRight w:val="0"/>
      <w:marTop w:val="0"/>
      <w:marBottom w:val="0"/>
      <w:divBdr>
        <w:top w:val="none" w:sz="0" w:space="0" w:color="auto"/>
        <w:left w:val="none" w:sz="0" w:space="0" w:color="auto"/>
        <w:bottom w:val="none" w:sz="0" w:space="0" w:color="auto"/>
        <w:right w:val="none" w:sz="0" w:space="0" w:color="auto"/>
      </w:divBdr>
    </w:div>
    <w:div w:id="1506556340">
      <w:marLeft w:val="640"/>
      <w:marRight w:val="0"/>
      <w:marTop w:val="0"/>
      <w:marBottom w:val="0"/>
      <w:divBdr>
        <w:top w:val="none" w:sz="0" w:space="0" w:color="auto"/>
        <w:left w:val="none" w:sz="0" w:space="0" w:color="auto"/>
        <w:bottom w:val="none" w:sz="0" w:space="0" w:color="auto"/>
        <w:right w:val="none" w:sz="0" w:space="0" w:color="auto"/>
      </w:divBdr>
    </w:div>
    <w:div w:id="1506702706">
      <w:marLeft w:val="640"/>
      <w:marRight w:val="0"/>
      <w:marTop w:val="0"/>
      <w:marBottom w:val="0"/>
      <w:divBdr>
        <w:top w:val="none" w:sz="0" w:space="0" w:color="auto"/>
        <w:left w:val="none" w:sz="0" w:space="0" w:color="auto"/>
        <w:bottom w:val="none" w:sz="0" w:space="0" w:color="auto"/>
        <w:right w:val="none" w:sz="0" w:space="0" w:color="auto"/>
      </w:divBdr>
    </w:div>
    <w:div w:id="1506941856">
      <w:marLeft w:val="640"/>
      <w:marRight w:val="0"/>
      <w:marTop w:val="0"/>
      <w:marBottom w:val="0"/>
      <w:divBdr>
        <w:top w:val="none" w:sz="0" w:space="0" w:color="auto"/>
        <w:left w:val="none" w:sz="0" w:space="0" w:color="auto"/>
        <w:bottom w:val="none" w:sz="0" w:space="0" w:color="auto"/>
        <w:right w:val="none" w:sz="0" w:space="0" w:color="auto"/>
      </w:divBdr>
    </w:div>
    <w:div w:id="1507138730">
      <w:marLeft w:val="640"/>
      <w:marRight w:val="0"/>
      <w:marTop w:val="0"/>
      <w:marBottom w:val="0"/>
      <w:divBdr>
        <w:top w:val="none" w:sz="0" w:space="0" w:color="auto"/>
        <w:left w:val="none" w:sz="0" w:space="0" w:color="auto"/>
        <w:bottom w:val="none" w:sz="0" w:space="0" w:color="auto"/>
        <w:right w:val="none" w:sz="0" w:space="0" w:color="auto"/>
      </w:divBdr>
    </w:div>
    <w:div w:id="1507211791">
      <w:marLeft w:val="640"/>
      <w:marRight w:val="0"/>
      <w:marTop w:val="0"/>
      <w:marBottom w:val="0"/>
      <w:divBdr>
        <w:top w:val="none" w:sz="0" w:space="0" w:color="auto"/>
        <w:left w:val="none" w:sz="0" w:space="0" w:color="auto"/>
        <w:bottom w:val="none" w:sz="0" w:space="0" w:color="auto"/>
        <w:right w:val="none" w:sz="0" w:space="0" w:color="auto"/>
      </w:divBdr>
    </w:div>
    <w:div w:id="1507283809">
      <w:marLeft w:val="640"/>
      <w:marRight w:val="0"/>
      <w:marTop w:val="0"/>
      <w:marBottom w:val="0"/>
      <w:divBdr>
        <w:top w:val="none" w:sz="0" w:space="0" w:color="auto"/>
        <w:left w:val="none" w:sz="0" w:space="0" w:color="auto"/>
        <w:bottom w:val="none" w:sz="0" w:space="0" w:color="auto"/>
        <w:right w:val="none" w:sz="0" w:space="0" w:color="auto"/>
      </w:divBdr>
    </w:div>
    <w:div w:id="1507287763">
      <w:marLeft w:val="640"/>
      <w:marRight w:val="0"/>
      <w:marTop w:val="0"/>
      <w:marBottom w:val="0"/>
      <w:divBdr>
        <w:top w:val="none" w:sz="0" w:space="0" w:color="auto"/>
        <w:left w:val="none" w:sz="0" w:space="0" w:color="auto"/>
        <w:bottom w:val="none" w:sz="0" w:space="0" w:color="auto"/>
        <w:right w:val="none" w:sz="0" w:space="0" w:color="auto"/>
      </w:divBdr>
    </w:div>
    <w:div w:id="1507360651">
      <w:marLeft w:val="640"/>
      <w:marRight w:val="0"/>
      <w:marTop w:val="0"/>
      <w:marBottom w:val="0"/>
      <w:divBdr>
        <w:top w:val="none" w:sz="0" w:space="0" w:color="auto"/>
        <w:left w:val="none" w:sz="0" w:space="0" w:color="auto"/>
        <w:bottom w:val="none" w:sz="0" w:space="0" w:color="auto"/>
        <w:right w:val="none" w:sz="0" w:space="0" w:color="auto"/>
      </w:divBdr>
    </w:div>
    <w:div w:id="1507401390">
      <w:marLeft w:val="640"/>
      <w:marRight w:val="0"/>
      <w:marTop w:val="0"/>
      <w:marBottom w:val="0"/>
      <w:divBdr>
        <w:top w:val="none" w:sz="0" w:space="0" w:color="auto"/>
        <w:left w:val="none" w:sz="0" w:space="0" w:color="auto"/>
        <w:bottom w:val="none" w:sz="0" w:space="0" w:color="auto"/>
        <w:right w:val="none" w:sz="0" w:space="0" w:color="auto"/>
      </w:divBdr>
    </w:div>
    <w:div w:id="1507551613">
      <w:marLeft w:val="640"/>
      <w:marRight w:val="0"/>
      <w:marTop w:val="0"/>
      <w:marBottom w:val="0"/>
      <w:divBdr>
        <w:top w:val="none" w:sz="0" w:space="0" w:color="auto"/>
        <w:left w:val="none" w:sz="0" w:space="0" w:color="auto"/>
        <w:bottom w:val="none" w:sz="0" w:space="0" w:color="auto"/>
        <w:right w:val="none" w:sz="0" w:space="0" w:color="auto"/>
      </w:divBdr>
    </w:div>
    <w:div w:id="1507552744">
      <w:marLeft w:val="640"/>
      <w:marRight w:val="0"/>
      <w:marTop w:val="0"/>
      <w:marBottom w:val="0"/>
      <w:divBdr>
        <w:top w:val="none" w:sz="0" w:space="0" w:color="auto"/>
        <w:left w:val="none" w:sz="0" w:space="0" w:color="auto"/>
        <w:bottom w:val="none" w:sz="0" w:space="0" w:color="auto"/>
        <w:right w:val="none" w:sz="0" w:space="0" w:color="auto"/>
      </w:divBdr>
    </w:div>
    <w:div w:id="1507553159">
      <w:marLeft w:val="640"/>
      <w:marRight w:val="0"/>
      <w:marTop w:val="0"/>
      <w:marBottom w:val="0"/>
      <w:divBdr>
        <w:top w:val="none" w:sz="0" w:space="0" w:color="auto"/>
        <w:left w:val="none" w:sz="0" w:space="0" w:color="auto"/>
        <w:bottom w:val="none" w:sz="0" w:space="0" w:color="auto"/>
        <w:right w:val="none" w:sz="0" w:space="0" w:color="auto"/>
      </w:divBdr>
    </w:div>
    <w:div w:id="1507555065">
      <w:marLeft w:val="640"/>
      <w:marRight w:val="0"/>
      <w:marTop w:val="0"/>
      <w:marBottom w:val="0"/>
      <w:divBdr>
        <w:top w:val="none" w:sz="0" w:space="0" w:color="auto"/>
        <w:left w:val="none" w:sz="0" w:space="0" w:color="auto"/>
        <w:bottom w:val="none" w:sz="0" w:space="0" w:color="auto"/>
        <w:right w:val="none" w:sz="0" w:space="0" w:color="auto"/>
      </w:divBdr>
    </w:div>
    <w:div w:id="1507555201">
      <w:marLeft w:val="640"/>
      <w:marRight w:val="0"/>
      <w:marTop w:val="0"/>
      <w:marBottom w:val="0"/>
      <w:divBdr>
        <w:top w:val="none" w:sz="0" w:space="0" w:color="auto"/>
        <w:left w:val="none" w:sz="0" w:space="0" w:color="auto"/>
        <w:bottom w:val="none" w:sz="0" w:space="0" w:color="auto"/>
        <w:right w:val="none" w:sz="0" w:space="0" w:color="auto"/>
      </w:divBdr>
    </w:div>
    <w:div w:id="1507600548">
      <w:marLeft w:val="640"/>
      <w:marRight w:val="0"/>
      <w:marTop w:val="0"/>
      <w:marBottom w:val="0"/>
      <w:divBdr>
        <w:top w:val="none" w:sz="0" w:space="0" w:color="auto"/>
        <w:left w:val="none" w:sz="0" w:space="0" w:color="auto"/>
        <w:bottom w:val="none" w:sz="0" w:space="0" w:color="auto"/>
        <w:right w:val="none" w:sz="0" w:space="0" w:color="auto"/>
      </w:divBdr>
    </w:div>
    <w:div w:id="1507790893">
      <w:marLeft w:val="640"/>
      <w:marRight w:val="0"/>
      <w:marTop w:val="0"/>
      <w:marBottom w:val="0"/>
      <w:divBdr>
        <w:top w:val="none" w:sz="0" w:space="0" w:color="auto"/>
        <w:left w:val="none" w:sz="0" w:space="0" w:color="auto"/>
        <w:bottom w:val="none" w:sz="0" w:space="0" w:color="auto"/>
        <w:right w:val="none" w:sz="0" w:space="0" w:color="auto"/>
      </w:divBdr>
    </w:div>
    <w:div w:id="1507793982">
      <w:marLeft w:val="640"/>
      <w:marRight w:val="0"/>
      <w:marTop w:val="0"/>
      <w:marBottom w:val="0"/>
      <w:divBdr>
        <w:top w:val="none" w:sz="0" w:space="0" w:color="auto"/>
        <w:left w:val="none" w:sz="0" w:space="0" w:color="auto"/>
        <w:bottom w:val="none" w:sz="0" w:space="0" w:color="auto"/>
        <w:right w:val="none" w:sz="0" w:space="0" w:color="auto"/>
      </w:divBdr>
    </w:div>
    <w:div w:id="1507865714">
      <w:marLeft w:val="640"/>
      <w:marRight w:val="0"/>
      <w:marTop w:val="0"/>
      <w:marBottom w:val="0"/>
      <w:divBdr>
        <w:top w:val="none" w:sz="0" w:space="0" w:color="auto"/>
        <w:left w:val="none" w:sz="0" w:space="0" w:color="auto"/>
        <w:bottom w:val="none" w:sz="0" w:space="0" w:color="auto"/>
        <w:right w:val="none" w:sz="0" w:space="0" w:color="auto"/>
      </w:divBdr>
    </w:div>
    <w:div w:id="1507935556">
      <w:marLeft w:val="640"/>
      <w:marRight w:val="0"/>
      <w:marTop w:val="0"/>
      <w:marBottom w:val="0"/>
      <w:divBdr>
        <w:top w:val="none" w:sz="0" w:space="0" w:color="auto"/>
        <w:left w:val="none" w:sz="0" w:space="0" w:color="auto"/>
        <w:bottom w:val="none" w:sz="0" w:space="0" w:color="auto"/>
        <w:right w:val="none" w:sz="0" w:space="0" w:color="auto"/>
      </w:divBdr>
    </w:div>
    <w:div w:id="1507944708">
      <w:marLeft w:val="640"/>
      <w:marRight w:val="0"/>
      <w:marTop w:val="0"/>
      <w:marBottom w:val="0"/>
      <w:divBdr>
        <w:top w:val="none" w:sz="0" w:space="0" w:color="auto"/>
        <w:left w:val="none" w:sz="0" w:space="0" w:color="auto"/>
        <w:bottom w:val="none" w:sz="0" w:space="0" w:color="auto"/>
        <w:right w:val="none" w:sz="0" w:space="0" w:color="auto"/>
      </w:divBdr>
    </w:div>
    <w:div w:id="1508015796">
      <w:marLeft w:val="640"/>
      <w:marRight w:val="0"/>
      <w:marTop w:val="0"/>
      <w:marBottom w:val="0"/>
      <w:divBdr>
        <w:top w:val="none" w:sz="0" w:space="0" w:color="auto"/>
        <w:left w:val="none" w:sz="0" w:space="0" w:color="auto"/>
        <w:bottom w:val="none" w:sz="0" w:space="0" w:color="auto"/>
        <w:right w:val="none" w:sz="0" w:space="0" w:color="auto"/>
      </w:divBdr>
    </w:div>
    <w:div w:id="1508207985">
      <w:marLeft w:val="640"/>
      <w:marRight w:val="0"/>
      <w:marTop w:val="0"/>
      <w:marBottom w:val="0"/>
      <w:divBdr>
        <w:top w:val="none" w:sz="0" w:space="0" w:color="auto"/>
        <w:left w:val="none" w:sz="0" w:space="0" w:color="auto"/>
        <w:bottom w:val="none" w:sz="0" w:space="0" w:color="auto"/>
        <w:right w:val="none" w:sz="0" w:space="0" w:color="auto"/>
      </w:divBdr>
    </w:div>
    <w:div w:id="1508211535">
      <w:marLeft w:val="640"/>
      <w:marRight w:val="0"/>
      <w:marTop w:val="0"/>
      <w:marBottom w:val="0"/>
      <w:divBdr>
        <w:top w:val="none" w:sz="0" w:space="0" w:color="auto"/>
        <w:left w:val="none" w:sz="0" w:space="0" w:color="auto"/>
        <w:bottom w:val="none" w:sz="0" w:space="0" w:color="auto"/>
        <w:right w:val="none" w:sz="0" w:space="0" w:color="auto"/>
      </w:divBdr>
    </w:div>
    <w:div w:id="1508255034">
      <w:marLeft w:val="640"/>
      <w:marRight w:val="0"/>
      <w:marTop w:val="0"/>
      <w:marBottom w:val="0"/>
      <w:divBdr>
        <w:top w:val="none" w:sz="0" w:space="0" w:color="auto"/>
        <w:left w:val="none" w:sz="0" w:space="0" w:color="auto"/>
        <w:bottom w:val="none" w:sz="0" w:space="0" w:color="auto"/>
        <w:right w:val="none" w:sz="0" w:space="0" w:color="auto"/>
      </w:divBdr>
    </w:div>
    <w:div w:id="1508399754">
      <w:marLeft w:val="640"/>
      <w:marRight w:val="0"/>
      <w:marTop w:val="0"/>
      <w:marBottom w:val="0"/>
      <w:divBdr>
        <w:top w:val="none" w:sz="0" w:space="0" w:color="auto"/>
        <w:left w:val="none" w:sz="0" w:space="0" w:color="auto"/>
        <w:bottom w:val="none" w:sz="0" w:space="0" w:color="auto"/>
        <w:right w:val="none" w:sz="0" w:space="0" w:color="auto"/>
      </w:divBdr>
    </w:div>
    <w:div w:id="1508473424">
      <w:marLeft w:val="640"/>
      <w:marRight w:val="0"/>
      <w:marTop w:val="0"/>
      <w:marBottom w:val="0"/>
      <w:divBdr>
        <w:top w:val="none" w:sz="0" w:space="0" w:color="auto"/>
        <w:left w:val="none" w:sz="0" w:space="0" w:color="auto"/>
        <w:bottom w:val="none" w:sz="0" w:space="0" w:color="auto"/>
        <w:right w:val="none" w:sz="0" w:space="0" w:color="auto"/>
      </w:divBdr>
    </w:div>
    <w:div w:id="1508522973">
      <w:marLeft w:val="640"/>
      <w:marRight w:val="0"/>
      <w:marTop w:val="0"/>
      <w:marBottom w:val="0"/>
      <w:divBdr>
        <w:top w:val="none" w:sz="0" w:space="0" w:color="auto"/>
        <w:left w:val="none" w:sz="0" w:space="0" w:color="auto"/>
        <w:bottom w:val="none" w:sz="0" w:space="0" w:color="auto"/>
        <w:right w:val="none" w:sz="0" w:space="0" w:color="auto"/>
      </w:divBdr>
    </w:div>
    <w:div w:id="1508590600">
      <w:marLeft w:val="640"/>
      <w:marRight w:val="0"/>
      <w:marTop w:val="0"/>
      <w:marBottom w:val="0"/>
      <w:divBdr>
        <w:top w:val="none" w:sz="0" w:space="0" w:color="auto"/>
        <w:left w:val="none" w:sz="0" w:space="0" w:color="auto"/>
        <w:bottom w:val="none" w:sz="0" w:space="0" w:color="auto"/>
        <w:right w:val="none" w:sz="0" w:space="0" w:color="auto"/>
      </w:divBdr>
    </w:div>
    <w:div w:id="1508591300">
      <w:marLeft w:val="640"/>
      <w:marRight w:val="0"/>
      <w:marTop w:val="0"/>
      <w:marBottom w:val="0"/>
      <w:divBdr>
        <w:top w:val="none" w:sz="0" w:space="0" w:color="auto"/>
        <w:left w:val="none" w:sz="0" w:space="0" w:color="auto"/>
        <w:bottom w:val="none" w:sz="0" w:space="0" w:color="auto"/>
        <w:right w:val="none" w:sz="0" w:space="0" w:color="auto"/>
      </w:divBdr>
    </w:div>
    <w:div w:id="1508666519">
      <w:marLeft w:val="640"/>
      <w:marRight w:val="0"/>
      <w:marTop w:val="0"/>
      <w:marBottom w:val="0"/>
      <w:divBdr>
        <w:top w:val="none" w:sz="0" w:space="0" w:color="auto"/>
        <w:left w:val="none" w:sz="0" w:space="0" w:color="auto"/>
        <w:bottom w:val="none" w:sz="0" w:space="0" w:color="auto"/>
        <w:right w:val="none" w:sz="0" w:space="0" w:color="auto"/>
      </w:divBdr>
    </w:div>
    <w:div w:id="1508786808">
      <w:marLeft w:val="640"/>
      <w:marRight w:val="0"/>
      <w:marTop w:val="0"/>
      <w:marBottom w:val="0"/>
      <w:divBdr>
        <w:top w:val="none" w:sz="0" w:space="0" w:color="auto"/>
        <w:left w:val="none" w:sz="0" w:space="0" w:color="auto"/>
        <w:bottom w:val="none" w:sz="0" w:space="0" w:color="auto"/>
        <w:right w:val="none" w:sz="0" w:space="0" w:color="auto"/>
      </w:divBdr>
    </w:div>
    <w:div w:id="1508860774">
      <w:marLeft w:val="640"/>
      <w:marRight w:val="0"/>
      <w:marTop w:val="0"/>
      <w:marBottom w:val="0"/>
      <w:divBdr>
        <w:top w:val="none" w:sz="0" w:space="0" w:color="auto"/>
        <w:left w:val="none" w:sz="0" w:space="0" w:color="auto"/>
        <w:bottom w:val="none" w:sz="0" w:space="0" w:color="auto"/>
        <w:right w:val="none" w:sz="0" w:space="0" w:color="auto"/>
      </w:divBdr>
    </w:div>
    <w:div w:id="1508866832">
      <w:marLeft w:val="640"/>
      <w:marRight w:val="0"/>
      <w:marTop w:val="0"/>
      <w:marBottom w:val="0"/>
      <w:divBdr>
        <w:top w:val="none" w:sz="0" w:space="0" w:color="auto"/>
        <w:left w:val="none" w:sz="0" w:space="0" w:color="auto"/>
        <w:bottom w:val="none" w:sz="0" w:space="0" w:color="auto"/>
        <w:right w:val="none" w:sz="0" w:space="0" w:color="auto"/>
      </w:divBdr>
    </w:div>
    <w:div w:id="1508902688">
      <w:marLeft w:val="640"/>
      <w:marRight w:val="0"/>
      <w:marTop w:val="0"/>
      <w:marBottom w:val="0"/>
      <w:divBdr>
        <w:top w:val="none" w:sz="0" w:space="0" w:color="auto"/>
        <w:left w:val="none" w:sz="0" w:space="0" w:color="auto"/>
        <w:bottom w:val="none" w:sz="0" w:space="0" w:color="auto"/>
        <w:right w:val="none" w:sz="0" w:space="0" w:color="auto"/>
      </w:divBdr>
    </w:div>
    <w:div w:id="1508986380">
      <w:marLeft w:val="640"/>
      <w:marRight w:val="0"/>
      <w:marTop w:val="0"/>
      <w:marBottom w:val="0"/>
      <w:divBdr>
        <w:top w:val="none" w:sz="0" w:space="0" w:color="auto"/>
        <w:left w:val="none" w:sz="0" w:space="0" w:color="auto"/>
        <w:bottom w:val="none" w:sz="0" w:space="0" w:color="auto"/>
        <w:right w:val="none" w:sz="0" w:space="0" w:color="auto"/>
      </w:divBdr>
    </w:div>
    <w:div w:id="1509055273">
      <w:marLeft w:val="640"/>
      <w:marRight w:val="0"/>
      <w:marTop w:val="0"/>
      <w:marBottom w:val="0"/>
      <w:divBdr>
        <w:top w:val="none" w:sz="0" w:space="0" w:color="auto"/>
        <w:left w:val="none" w:sz="0" w:space="0" w:color="auto"/>
        <w:bottom w:val="none" w:sz="0" w:space="0" w:color="auto"/>
        <w:right w:val="none" w:sz="0" w:space="0" w:color="auto"/>
      </w:divBdr>
    </w:div>
    <w:div w:id="1509056669">
      <w:marLeft w:val="640"/>
      <w:marRight w:val="0"/>
      <w:marTop w:val="0"/>
      <w:marBottom w:val="0"/>
      <w:divBdr>
        <w:top w:val="none" w:sz="0" w:space="0" w:color="auto"/>
        <w:left w:val="none" w:sz="0" w:space="0" w:color="auto"/>
        <w:bottom w:val="none" w:sz="0" w:space="0" w:color="auto"/>
        <w:right w:val="none" w:sz="0" w:space="0" w:color="auto"/>
      </w:divBdr>
    </w:div>
    <w:div w:id="1509098128">
      <w:marLeft w:val="640"/>
      <w:marRight w:val="0"/>
      <w:marTop w:val="0"/>
      <w:marBottom w:val="0"/>
      <w:divBdr>
        <w:top w:val="none" w:sz="0" w:space="0" w:color="auto"/>
        <w:left w:val="none" w:sz="0" w:space="0" w:color="auto"/>
        <w:bottom w:val="none" w:sz="0" w:space="0" w:color="auto"/>
        <w:right w:val="none" w:sz="0" w:space="0" w:color="auto"/>
      </w:divBdr>
    </w:div>
    <w:div w:id="1509179575">
      <w:marLeft w:val="640"/>
      <w:marRight w:val="0"/>
      <w:marTop w:val="0"/>
      <w:marBottom w:val="0"/>
      <w:divBdr>
        <w:top w:val="none" w:sz="0" w:space="0" w:color="auto"/>
        <w:left w:val="none" w:sz="0" w:space="0" w:color="auto"/>
        <w:bottom w:val="none" w:sz="0" w:space="0" w:color="auto"/>
        <w:right w:val="none" w:sz="0" w:space="0" w:color="auto"/>
      </w:divBdr>
    </w:div>
    <w:div w:id="1509322610">
      <w:marLeft w:val="640"/>
      <w:marRight w:val="0"/>
      <w:marTop w:val="0"/>
      <w:marBottom w:val="0"/>
      <w:divBdr>
        <w:top w:val="none" w:sz="0" w:space="0" w:color="auto"/>
        <w:left w:val="none" w:sz="0" w:space="0" w:color="auto"/>
        <w:bottom w:val="none" w:sz="0" w:space="0" w:color="auto"/>
        <w:right w:val="none" w:sz="0" w:space="0" w:color="auto"/>
      </w:divBdr>
    </w:div>
    <w:div w:id="1509326667">
      <w:marLeft w:val="640"/>
      <w:marRight w:val="0"/>
      <w:marTop w:val="0"/>
      <w:marBottom w:val="0"/>
      <w:divBdr>
        <w:top w:val="none" w:sz="0" w:space="0" w:color="auto"/>
        <w:left w:val="none" w:sz="0" w:space="0" w:color="auto"/>
        <w:bottom w:val="none" w:sz="0" w:space="0" w:color="auto"/>
        <w:right w:val="none" w:sz="0" w:space="0" w:color="auto"/>
      </w:divBdr>
    </w:div>
    <w:div w:id="1509366744">
      <w:marLeft w:val="640"/>
      <w:marRight w:val="0"/>
      <w:marTop w:val="0"/>
      <w:marBottom w:val="0"/>
      <w:divBdr>
        <w:top w:val="none" w:sz="0" w:space="0" w:color="auto"/>
        <w:left w:val="none" w:sz="0" w:space="0" w:color="auto"/>
        <w:bottom w:val="none" w:sz="0" w:space="0" w:color="auto"/>
        <w:right w:val="none" w:sz="0" w:space="0" w:color="auto"/>
      </w:divBdr>
    </w:div>
    <w:div w:id="1509372556">
      <w:marLeft w:val="640"/>
      <w:marRight w:val="0"/>
      <w:marTop w:val="0"/>
      <w:marBottom w:val="0"/>
      <w:divBdr>
        <w:top w:val="none" w:sz="0" w:space="0" w:color="auto"/>
        <w:left w:val="none" w:sz="0" w:space="0" w:color="auto"/>
        <w:bottom w:val="none" w:sz="0" w:space="0" w:color="auto"/>
        <w:right w:val="none" w:sz="0" w:space="0" w:color="auto"/>
      </w:divBdr>
    </w:div>
    <w:div w:id="1509516594">
      <w:marLeft w:val="640"/>
      <w:marRight w:val="0"/>
      <w:marTop w:val="0"/>
      <w:marBottom w:val="0"/>
      <w:divBdr>
        <w:top w:val="none" w:sz="0" w:space="0" w:color="auto"/>
        <w:left w:val="none" w:sz="0" w:space="0" w:color="auto"/>
        <w:bottom w:val="none" w:sz="0" w:space="0" w:color="auto"/>
        <w:right w:val="none" w:sz="0" w:space="0" w:color="auto"/>
      </w:divBdr>
    </w:div>
    <w:div w:id="1509518750">
      <w:marLeft w:val="640"/>
      <w:marRight w:val="0"/>
      <w:marTop w:val="0"/>
      <w:marBottom w:val="0"/>
      <w:divBdr>
        <w:top w:val="none" w:sz="0" w:space="0" w:color="auto"/>
        <w:left w:val="none" w:sz="0" w:space="0" w:color="auto"/>
        <w:bottom w:val="none" w:sz="0" w:space="0" w:color="auto"/>
        <w:right w:val="none" w:sz="0" w:space="0" w:color="auto"/>
      </w:divBdr>
    </w:div>
    <w:div w:id="1509559413">
      <w:marLeft w:val="640"/>
      <w:marRight w:val="0"/>
      <w:marTop w:val="0"/>
      <w:marBottom w:val="0"/>
      <w:divBdr>
        <w:top w:val="none" w:sz="0" w:space="0" w:color="auto"/>
        <w:left w:val="none" w:sz="0" w:space="0" w:color="auto"/>
        <w:bottom w:val="none" w:sz="0" w:space="0" w:color="auto"/>
        <w:right w:val="none" w:sz="0" w:space="0" w:color="auto"/>
      </w:divBdr>
    </w:div>
    <w:div w:id="1509636312">
      <w:marLeft w:val="640"/>
      <w:marRight w:val="0"/>
      <w:marTop w:val="0"/>
      <w:marBottom w:val="0"/>
      <w:divBdr>
        <w:top w:val="none" w:sz="0" w:space="0" w:color="auto"/>
        <w:left w:val="none" w:sz="0" w:space="0" w:color="auto"/>
        <w:bottom w:val="none" w:sz="0" w:space="0" w:color="auto"/>
        <w:right w:val="none" w:sz="0" w:space="0" w:color="auto"/>
      </w:divBdr>
    </w:div>
    <w:div w:id="1509636915">
      <w:marLeft w:val="640"/>
      <w:marRight w:val="0"/>
      <w:marTop w:val="0"/>
      <w:marBottom w:val="0"/>
      <w:divBdr>
        <w:top w:val="none" w:sz="0" w:space="0" w:color="auto"/>
        <w:left w:val="none" w:sz="0" w:space="0" w:color="auto"/>
        <w:bottom w:val="none" w:sz="0" w:space="0" w:color="auto"/>
        <w:right w:val="none" w:sz="0" w:space="0" w:color="auto"/>
      </w:divBdr>
    </w:div>
    <w:div w:id="1509638540">
      <w:marLeft w:val="640"/>
      <w:marRight w:val="0"/>
      <w:marTop w:val="0"/>
      <w:marBottom w:val="0"/>
      <w:divBdr>
        <w:top w:val="none" w:sz="0" w:space="0" w:color="auto"/>
        <w:left w:val="none" w:sz="0" w:space="0" w:color="auto"/>
        <w:bottom w:val="none" w:sz="0" w:space="0" w:color="auto"/>
        <w:right w:val="none" w:sz="0" w:space="0" w:color="auto"/>
      </w:divBdr>
    </w:div>
    <w:div w:id="1509709493">
      <w:marLeft w:val="640"/>
      <w:marRight w:val="0"/>
      <w:marTop w:val="0"/>
      <w:marBottom w:val="0"/>
      <w:divBdr>
        <w:top w:val="none" w:sz="0" w:space="0" w:color="auto"/>
        <w:left w:val="none" w:sz="0" w:space="0" w:color="auto"/>
        <w:bottom w:val="none" w:sz="0" w:space="0" w:color="auto"/>
        <w:right w:val="none" w:sz="0" w:space="0" w:color="auto"/>
      </w:divBdr>
    </w:div>
    <w:div w:id="1509713533">
      <w:marLeft w:val="640"/>
      <w:marRight w:val="0"/>
      <w:marTop w:val="0"/>
      <w:marBottom w:val="0"/>
      <w:divBdr>
        <w:top w:val="none" w:sz="0" w:space="0" w:color="auto"/>
        <w:left w:val="none" w:sz="0" w:space="0" w:color="auto"/>
        <w:bottom w:val="none" w:sz="0" w:space="0" w:color="auto"/>
        <w:right w:val="none" w:sz="0" w:space="0" w:color="auto"/>
      </w:divBdr>
    </w:div>
    <w:div w:id="1509752917">
      <w:marLeft w:val="640"/>
      <w:marRight w:val="0"/>
      <w:marTop w:val="0"/>
      <w:marBottom w:val="0"/>
      <w:divBdr>
        <w:top w:val="none" w:sz="0" w:space="0" w:color="auto"/>
        <w:left w:val="none" w:sz="0" w:space="0" w:color="auto"/>
        <w:bottom w:val="none" w:sz="0" w:space="0" w:color="auto"/>
        <w:right w:val="none" w:sz="0" w:space="0" w:color="auto"/>
      </w:divBdr>
    </w:div>
    <w:div w:id="1509758336">
      <w:marLeft w:val="640"/>
      <w:marRight w:val="0"/>
      <w:marTop w:val="0"/>
      <w:marBottom w:val="0"/>
      <w:divBdr>
        <w:top w:val="none" w:sz="0" w:space="0" w:color="auto"/>
        <w:left w:val="none" w:sz="0" w:space="0" w:color="auto"/>
        <w:bottom w:val="none" w:sz="0" w:space="0" w:color="auto"/>
        <w:right w:val="none" w:sz="0" w:space="0" w:color="auto"/>
      </w:divBdr>
    </w:div>
    <w:div w:id="1509902314">
      <w:marLeft w:val="640"/>
      <w:marRight w:val="0"/>
      <w:marTop w:val="0"/>
      <w:marBottom w:val="0"/>
      <w:divBdr>
        <w:top w:val="none" w:sz="0" w:space="0" w:color="auto"/>
        <w:left w:val="none" w:sz="0" w:space="0" w:color="auto"/>
        <w:bottom w:val="none" w:sz="0" w:space="0" w:color="auto"/>
        <w:right w:val="none" w:sz="0" w:space="0" w:color="auto"/>
      </w:divBdr>
    </w:div>
    <w:div w:id="1509950456">
      <w:marLeft w:val="640"/>
      <w:marRight w:val="0"/>
      <w:marTop w:val="0"/>
      <w:marBottom w:val="0"/>
      <w:divBdr>
        <w:top w:val="none" w:sz="0" w:space="0" w:color="auto"/>
        <w:left w:val="none" w:sz="0" w:space="0" w:color="auto"/>
        <w:bottom w:val="none" w:sz="0" w:space="0" w:color="auto"/>
        <w:right w:val="none" w:sz="0" w:space="0" w:color="auto"/>
      </w:divBdr>
    </w:div>
    <w:div w:id="1509978694">
      <w:marLeft w:val="640"/>
      <w:marRight w:val="0"/>
      <w:marTop w:val="0"/>
      <w:marBottom w:val="0"/>
      <w:divBdr>
        <w:top w:val="none" w:sz="0" w:space="0" w:color="auto"/>
        <w:left w:val="none" w:sz="0" w:space="0" w:color="auto"/>
        <w:bottom w:val="none" w:sz="0" w:space="0" w:color="auto"/>
        <w:right w:val="none" w:sz="0" w:space="0" w:color="auto"/>
      </w:divBdr>
    </w:div>
    <w:div w:id="1509981906">
      <w:marLeft w:val="640"/>
      <w:marRight w:val="0"/>
      <w:marTop w:val="0"/>
      <w:marBottom w:val="0"/>
      <w:divBdr>
        <w:top w:val="none" w:sz="0" w:space="0" w:color="auto"/>
        <w:left w:val="none" w:sz="0" w:space="0" w:color="auto"/>
        <w:bottom w:val="none" w:sz="0" w:space="0" w:color="auto"/>
        <w:right w:val="none" w:sz="0" w:space="0" w:color="auto"/>
      </w:divBdr>
    </w:div>
    <w:div w:id="1510020615">
      <w:marLeft w:val="640"/>
      <w:marRight w:val="0"/>
      <w:marTop w:val="0"/>
      <w:marBottom w:val="0"/>
      <w:divBdr>
        <w:top w:val="none" w:sz="0" w:space="0" w:color="auto"/>
        <w:left w:val="none" w:sz="0" w:space="0" w:color="auto"/>
        <w:bottom w:val="none" w:sz="0" w:space="0" w:color="auto"/>
        <w:right w:val="none" w:sz="0" w:space="0" w:color="auto"/>
      </w:divBdr>
    </w:div>
    <w:div w:id="1510024091">
      <w:marLeft w:val="640"/>
      <w:marRight w:val="0"/>
      <w:marTop w:val="0"/>
      <w:marBottom w:val="0"/>
      <w:divBdr>
        <w:top w:val="none" w:sz="0" w:space="0" w:color="auto"/>
        <w:left w:val="none" w:sz="0" w:space="0" w:color="auto"/>
        <w:bottom w:val="none" w:sz="0" w:space="0" w:color="auto"/>
        <w:right w:val="none" w:sz="0" w:space="0" w:color="auto"/>
      </w:divBdr>
    </w:div>
    <w:div w:id="1510024409">
      <w:marLeft w:val="640"/>
      <w:marRight w:val="0"/>
      <w:marTop w:val="0"/>
      <w:marBottom w:val="0"/>
      <w:divBdr>
        <w:top w:val="none" w:sz="0" w:space="0" w:color="auto"/>
        <w:left w:val="none" w:sz="0" w:space="0" w:color="auto"/>
        <w:bottom w:val="none" w:sz="0" w:space="0" w:color="auto"/>
        <w:right w:val="none" w:sz="0" w:space="0" w:color="auto"/>
      </w:divBdr>
    </w:div>
    <w:div w:id="1510025593">
      <w:marLeft w:val="640"/>
      <w:marRight w:val="0"/>
      <w:marTop w:val="0"/>
      <w:marBottom w:val="0"/>
      <w:divBdr>
        <w:top w:val="none" w:sz="0" w:space="0" w:color="auto"/>
        <w:left w:val="none" w:sz="0" w:space="0" w:color="auto"/>
        <w:bottom w:val="none" w:sz="0" w:space="0" w:color="auto"/>
        <w:right w:val="none" w:sz="0" w:space="0" w:color="auto"/>
      </w:divBdr>
    </w:div>
    <w:div w:id="1510097440">
      <w:marLeft w:val="640"/>
      <w:marRight w:val="0"/>
      <w:marTop w:val="0"/>
      <w:marBottom w:val="0"/>
      <w:divBdr>
        <w:top w:val="none" w:sz="0" w:space="0" w:color="auto"/>
        <w:left w:val="none" w:sz="0" w:space="0" w:color="auto"/>
        <w:bottom w:val="none" w:sz="0" w:space="0" w:color="auto"/>
        <w:right w:val="none" w:sz="0" w:space="0" w:color="auto"/>
      </w:divBdr>
    </w:div>
    <w:div w:id="1510098589">
      <w:marLeft w:val="480"/>
      <w:marRight w:val="0"/>
      <w:marTop w:val="0"/>
      <w:marBottom w:val="0"/>
      <w:divBdr>
        <w:top w:val="none" w:sz="0" w:space="0" w:color="auto"/>
        <w:left w:val="none" w:sz="0" w:space="0" w:color="auto"/>
        <w:bottom w:val="none" w:sz="0" w:space="0" w:color="auto"/>
        <w:right w:val="none" w:sz="0" w:space="0" w:color="auto"/>
      </w:divBdr>
    </w:div>
    <w:div w:id="1510103106">
      <w:marLeft w:val="640"/>
      <w:marRight w:val="0"/>
      <w:marTop w:val="0"/>
      <w:marBottom w:val="0"/>
      <w:divBdr>
        <w:top w:val="none" w:sz="0" w:space="0" w:color="auto"/>
        <w:left w:val="none" w:sz="0" w:space="0" w:color="auto"/>
        <w:bottom w:val="none" w:sz="0" w:space="0" w:color="auto"/>
        <w:right w:val="none" w:sz="0" w:space="0" w:color="auto"/>
      </w:divBdr>
    </w:div>
    <w:div w:id="1510290018">
      <w:marLeft w:val="640"/>
      <w:marRight w:val="0"/>
      <w:marTop w:val="0"/>
      <w:marBottom w:val="0"/>
      <w:divBdr>
        <w:top w:val="none" w:sz="0" w:space="0" w:color="auto"/>
        <w:left w:val="none" w:sz="0" w:space="0" w:color="auto"/>
        <w:bottom w:val="none" w:sz="0" w:space="0" w:color="auto"/>
        <w:right w:val="none" w:sz="0" w:space="0" w:color="auto"/>
      </w:divBdr>
    </w:div>
    <w:div w:id="1510292577">
      <w:marLeft w:val="640"/>
      <w:marRight w:val="0"/>
      <w:marTop w:val="0"/>
      <w:marBottom w:val="0"/>
      <w:divBdr>
        <w:top w:val="none" w:sz="0" w:space="0" w:color="auto"/>
        <w:left w:val="none" w:sz="0" w:space="0" w:color="auto"/>
        <w:bottom w:val="none" w:sz="0" w:space="0" w:color="auto"/>
        <w:right w:val="none" w:sz="0" w:space="0" w:color="auto"/>
      </w:divBdr>
    </w:div>
    <w:div w:id="1510556734">
      <w:marLeft w:val="640"/>
      <w:marRight w:val="0"/>
      <w:marTop w:val="0"/>
      <w:marBottom w:val="0"/>
      <w:divBdr>
        <w:top w:val="none" w:sz="0" w:space="0" w:color="auto"/>
        <w:left w:val="none" w:sz="0" w:space="0" w:color="auto"/>
        <w:bottom w:val="none" w:sz="0" w:space="0" w:color="auto"/>
        <w:right w:val="none" w:sz="0" w:space="0" w:color="auto"/>
      </w:divBdr>
    </w:div>
    <w:div w:id="1510606001">
      <w:marLeft w:val="640"/>
      <w:marRight w:val="0"/>
      <w:marTop w:val="0"/>
      <w:marBottom w:val="0"/>
      <w:divBdr>
        <w:top w:val="none" w:sz="0" w:space="0" w:color="auto"/>
        <w:left w:val="none" w:sz="0" w:space="0" w:color="auto"/>
        <w:bottom w:val="none" w:sz="0" w:space="0" w:color="auto"/>
        <w:right w:val="none" w:sz="0" w:space="0" w:color="auto"/>
      </w:divBdr>
    </w:div>
    <w:div w:id="1510632880">
      <w:marLeft w:val="640"/>
      <w:marRight w:val="0"/>
      <w:marTop w:val="0"/>
      <w:marBottom w:val="0"/>
      <w:divBdr>
        <w:top w:val="none" w:sz="0" w:space="0" w:color="auto"/>
        <w:left w:val="none" w:sz="0" w:space="0" w:color="auto"/>
        <w:bottom w:val="none" w:sz="0" w:space="0" w:color="auto"/>
        <w:right w:val="none" w:sz="0" w:space="0" w:color="auto"/>
      </w:divBdr>
    </w:div>
    <w:div w:id="1510633270">
      <w:marLeft w:val="640"/>
      <w:marRight w:val="0"/>
      <w:marTop w:val="0"/>
      <w:marBottom w:val="0"/>
      <w:divBdr>
        <w:top w:val="none" w:sz="0" w:space="0" w:color="auto"/>
        <w:left w:val="none" w:sz="0" w:space="0" w:color="auto"/>
        <w:bottom w:val="none" w:sz="0" w:space="0" w:color="auto"/>
        <w:right w:val="none" w:sz="0" w:space="0" w:color="auto"/>
      </w:divBdr>
    </w:div>
    <w:div w:id="1510675070">
      <w:marLeft w:val="640"/>
      <w:marRight w:val="0"/>
      <w:marTop w:val="0"/>
      <w:marBottom w:val="0"/>
      <w:divBdr>
        <w:top w:val="none" w:sz="0" w:space="0" w:color="auto"/>
        <w:left w:val="none" w:sz="0" w:space="0" w:color="auto"/>
        <w:bottom w:val="none" w:sz="0" w:space="0" w:color="auto"/>
        <w:right w:val="none" w:sz="0" w:space="0" w:color="auto"/>
      </w:divBdr>
    </w:div>
    <w:div w:id="1510830453">
      <w:marLeft w:val="640"/>
      <w:marRight w:val="0"/>
      <w:marTop w:val="0"/>
      <w:marBottom w:val="0"/>
      <w:divBdr>
        <w:top w:val="none" w:sz="0" w:space="0" w:color="auto"/>
        <w:left w:val="none" w:sz="0" w:space="0" w:color="auto"/>
        <w:bottom w:val="none" w:sz="0" w:space="0" w:color="auto"/>
        <w:right w:val="none" w:sz="0" w:space="0" w:color="auto"/>
      </w:divBdr>
    </w:div>
    <w:div w:id="1510832569">
      <w:marLeft w:val="640"/>
      <w:marRight w:val="0"/>
      <w:marTop w:val="0"/>
      <w:marBottom w:val="0"/>
      <w:divBdr>
        <w:top w:val="none" w:sz="0" w:space="0" w:color="auto"/>
        <w:left w:val="none" w:sz="0" w:space="0" w:color="auto"/>
        <w:bottom w:val="none" w:sz="0" w:space="0" w:color="auto"/>
        <w:right w:val="none" w:sz="0" w:space="0" w:color="auto"/>
      </w:divBdr>
    </w:div>
    <w:div w:id="1510833199">
      <w:marLeft w:val="640"/>
      <w:marRight w:val="0"/>
      <w:marTop w:val="0"/>
      <w:marBottom w:val="0"/>
      <w:divBdr>
        <w:top w:val="none" w:sz="0" w:space="0" w:color="auto"/>
        <w:left w:val="none" w:sz="0" w:space="0" w:color="auto"/>
        <w:bottom w:val="none" w:sz="0" w:space="0" w:color="auto"/>
        <w:right w:val="none" w:sz="0" w:space="0" w:color="auto"/>
      </w:divBdr>
    </w:div>
    <w:div w:id="1510868547">
      <w:marLeft w:val="640"/>
      <w:marRight w:val="0"/>
      <w:marTop w:val="0"/>
      <w:marBottom w:val="0"/>
      <w:divBdr>
        <w:top w:val="none" w:sz="0" w:space="0" w:color="auto"/>
        <w:left w:val="none" w:sz="0" w:space="0" w:color="auto"/>
        <w:bottom w:val="none" w:sz="0" w:space="0" w:color="auto"/>
        <w:right w:val="none" w:sz="0" w:space="0" w:color="auto"/>
      </w:divBdr>
    </w:div>
    <w:div w:id="1511026324">
      <w:marLeft w:val="640"/>
      <w:marRight w:val="0"/>
      <w:marTop w:val="0"/>
      <w:marBottom w:val="0"/>
      <w:divBdr>
        <w:top w:val="none" w:sz="0" w:space="0" w:color="auto"/>
        <w:left w:val="none" w:sz="0" w:space="0" w:color="auto"/>
        <w:bottom w:val="none" w:sz="0" w:space="0" w:color="auto"/>
        <w:right w:val="none" w:sz="0" w:space="0" w:color="auto"/>
      </w:divBdr>
    </w:div>
    <w:div w:id="1511068614">
      <w:marLeft w:val="640"/>
      <w:marRight w:val="0"/>
      <w:marTop w:val="0"/>
      <w:marBottom w:val="0"/>
      <w:divBdr>
        <w:top w:val="none" w:sz="0" w:space="0" w:color="auto"/>
        <w:left w:val="none" w:sz="0" w:space="0" w:color="auto"/>
        <w:bottom w:val="none" w:sz="0" w:space="0" w:color="auto"/>
        <w:right w:val="none" w:sz="0" w:space="0" w:color="auto"/>
      </w:divBdr>
    </w:div>
    <w:div w:id="1511214390">
      <w:marLeft w:val="640"/>
      <w:marRight w:val="0"/>
      <w:marTop w:val="0"/>
      <w:marBottom w:val="0"/>
      <w:divBdr>
        <w:top w:val="none" w:sz="0" w:space="0" w:color="auto"/>
        <w:left w:val="none" w:sz="0" w:space="0" w:color="auto"/>
        <w:bottom w:val="none" w:sz="0" w:space="0" w:color="auto"/>
        <w:right w:val="none" w:sz="0" w:space="0" w:color="auto"/>
      </w:divBdr>
    </w:div>
    <w:div w:id="1511334796">
      <w:marLeft w:val="640"/>
      <w:marRight w:val="0"/>
      <w:marTop w:val="0"/>
      <w:marBottom w:val="0"/>
      <w:divBdr>
        <w:top w:val="none" w:sz="0" w:space="0" w:color="auto"/>
        <w:left w:val="none" w:sz="0" w:space="0" w:color="auto"/>
        <w:bottom w:val="none" w:sz="0" w:space="0" w:color="auto"/>
        <w:right w:val="none" w:sz="0" w:space="0" w:color="auto"/>
      </w:divBdr>
    </w:div>
    <w:div w:id="1511413601">
      <w:marLeft w:val="640"/>
      <w:marRight w:val="0"/>
      <w:marTop w:val="0"/>
      <w:marBottom w:val="0"/>
      <w:divBdr>
        <w:top w:val="none" w:sz="0" w:space="0" w:color="auto"/>
        <w:left w:val="none" w:sz="0" w:space="0" w:color="auto"/>
        <w:bottom w:val="none" w:sz="0" w:space="0" w:color="auto"/>
        <w:right w:val="none" w:sz="0" w:space="0" w:color="auto"/>
      </w:divBdr>
    </w:div>
    <w:div w:id="1511489502">
      <w:marLeft w:val="640"/>
      <w:marRight w:val="0"/>
      <w:marTop w:val="0"/>
      <w:marBottom w:val="0"/>
      <w:divBdr>
        <w:top w:val="none" w:sz="0" w:space="0" w:color="auto"/>
        <w:left w:val="none" w:sz="0" w:space="0" w:color="auto"/>
        <w:bottom w:val="none" w:sz="0" w:space="0" w:color="auto"/>
        <w:right w:val="none" w:sz="0" w:space="0" w:color="auto"/>
      </w:divBdr>
    </w:div>
    <w:div w:id="1511600624">
      <w:marLeft w:val="640"/>
      <w:marRight w:val="0"/>
      <w:marTop w:val="0"/>
      <w:marBottom w:val="0"/>
      <w:divBdr>
        <w:top w:val="none" w:sz="0" w:space="0" w:color="auto"/>
        <w:left w:val="none" w:sz="0" w:space="0" w:color="auto"/>
        <w:bottom w:val="none" w:sz="0" w:space="0" w:color="auto"/>
        <w:right w:val="none" w:sz="0" w:space="0" w:color="auto"/>
      </w:divBdr>
    </w:div>
    <w:div w:id="1511602573">
      <w:marLeft w:val="640"/>
      <w:marRight w:val="0"/>
      <w:marTop w:val="0"/>
      <w:marBottom w:val="0"/>
      <w:divBdr>
        <w:top w:val="none" w:sz="0" w:space="0" w:color="auto"/>
        <w:left w:val="none" w:sz="0" w:space="0" w:color="auto"/>
        <w:bottom w:val="none" w:sz="0" w:space="0" w:color="auto"/>
        <w:right w:val="none" w:sz="0" w:space="0" w:color="auto"/>
      </w:divBdr>
    </w:div>
    <w:div w:id="1511677772">
      <w:marLeft w:val="640"/>
      <w:marRight w:val="0"/>
      <w:marTop w:val="0"/>
      <w:marBottom w:val="0"/>
      <w:divBdr>
        <w:top w:val="none" w:sz="0" w:space="0" w:color="auto"/>
        <w:left w:val="none" w:sz="0" w:space="0" w:color="auto"/>
        <w:bottom w:val="none" w:sz="0" w:space="0" w:color="auto"/>
        <w:right w:val="none" w:sz="0" w:space="0" w:color="auto"/>
      </w:divBdr>
    </w:div>
    <w:div w:id="1511680275">
      <w:marLeft w:val="640"/>
      <w:marRight w:val="0"/>
      <w:marTop w:val="0"/>
      <w:marBottom w:val="0"/>
      <w:divBdr>
        <w:top w:val="none" w:sz="0" w:space="0" w:color="auto"/>
        <w:left w:val="none" w:sz="0" w:space="0" w:color="auto"/>
        <w:bottom w:val="none" w:sz="0" w:space="0" w:color="auto"/>
        <w:right w:val="none" w:sz="0" w:space="0" w:color="auto"/>
      </w:divBdr>
    </w:div>
    <w:div w:id="1511748609">
      <w:marLeft w:val="640"/>
      <w:marRight w:val="0"/>
      <w:marTop w:val="0"/>
      <w:marBottom w:val="0"/>
      <w:divBdr>
        <w:top w:val="none" w:sz="0" w:space="0" w:color="auto"/>
        <w:left w:val="none" w:sz="0" w:space="0" w:color="auto"/>
        <w:bottom w:val="none" w:sz="0" w:space="0" w:color="auto"/>
        <w:right w:val="none" w:sz="0" w:space="0" w:color="auto"/>
      </w:divBdr>
    </w:div>
    <w:div w:id="1511750372">
      <w:marLeft w:val="640"/>
      <w:marRight w:val="0"/>
      <w:marTop w:val="0"/>
      <w:marBottom w:val="0"/>
      <w:divBdr>
        <w:top w:val="none" w:sz="0" w:space="0" w:color="auto"/>
        <w:left w:val="none" w:sz="0" w:space="0" w:color="auto"/>
        <w:bottom w:val="none" w:sz="0" w:space="0" w:color="auto"/>
        <w:right w:val="none" w:sz="0" w:space="0" w:color="auto"/>
      </w:divBdr>
    </w:div>
    <w:div w:id="1511945603">
      <w:marLeft w:val="640"/>
      <w:marRight w:val="0"/>
      <w:marTop w:val="0"/>
      <w:marBottom w:val="0"/>
      <w:divBdr>
        <w:top w:val="none" w:sz="0" w:space="0" w:color="auto"/>
        <w:left w:val="none" w:sz="0" w:space="0" w:color="auto"/>
        <w:bottom w:val="none" w:sz="0" w:space="0" w:color="auto"/>
        <w:right w:val="none" w:sz="0" w:space="0" w:color="auto"/>
      </w:divBdr>
    </w:div>
    <w:div w:id="1512061548">
      <w:marLeft w:val="640"/>
      <w:marRight w:val="0"/>
      <w:marTop w:val="0"/>
      <w:marBottom w:val="0"/>
      <w:divBdr>
        <w:top w:val="none" w:sz="0" w:space="0" w:color="auto"/>
        <w:left w:val="none" w:sz="0" w:space="0" w:color="auto"/>
        <w:bottom w:val="none" w:sz="0" w:space="0" w:color="auto"/>
        <w:right w:val="none" w:sz="0" w:space="0" w:color="auto"/>
      </w:divBdr>
    </w:div>
    <w:div w:id="1512136816">
      <w:marLeft w:val="640"/>
      <w:marRight w:val="0"/>
      <w:marTop w:val="0"/>
      <w:marBottom w:val="0"/>
      <w:divBdr>
        <w:top w:val="none" w:sz="0" w:space="0" w:color="auto"/>
        <w:left w:val="none" w:sz="0" w:space="0" w:color="auto"/>
        <w:bottom w:val="none" w:sz="0" w:space="0" w:color="auto"/>
        <w:right w:val="none" w:sz="0" w:space="0" w:color="auto"/>
      </w:divBdr>
    </w:div>
    <w:div w:id="1512141068">
      <w:marLeft w:val="640"/>
      <w:marRight w:val="0"/>
      <w:marTop w:val="0"/>
      <w:marBottom w:val="0"/>
      <w:divBdr>
        <w:top w:val="none" w:sz="0" w:space="0" w:color="auto"/>
        <w:left w:val="none" w:sz="0" w:space="0" w:color="auto"/>
        <w:bottom w:val="none" w:sz="0" w:space="0" w:color="auto"/>
        <w:right w:val="none" w:sz="0" w:space="0" w:color="auto"/>
      </w:divBdr>
    </w:div>
    <w:div w:id="1512253860">
      <w:marLeft w:val="640"/>
      <w:marRight w:val="0"/>
      <w:marTop w:val="0"/>
      <w:marBottom w:val="0"/>
      <w:divBdr>
        <w:top w:val="none" w:sz="0" w:space="0" w:color="auto"/>
        <w:left w:val="none" w:sz="0" w:space="0" w:color="auto"/>
        <w:bottom w:val="none" w:sz="0" w:space="0" w:color="auto"/>
        <w:right w:val="none" w:sz="0" w:space="0" w:color="auto"/>
      </w:divBdr>
    </w:div>
    <w:div w:id="1512253931">
      <w:marLeft w:val="640"/>
      <w:marRight w:val="0"/>
      <w:marTop w:val="0"/>
      <w:marBottom w:val="0"/>
      <w:divBdr>
        <w:top w:val="none" w:sz="0" w:space="0" w:color="auto"/>
        <w:left w:val="none" w:sz="0" w:space="0" w:color="auto"/>
        <w:bottom w:val="none" w:sz="0" w:space="0" w:color="auto"/>
        <w:right w:val="none" w:sz="0" w:space="0" w:color="auto"/>
      </w:divBdr>
    </w:div>
    <w:div w:id="1512259117">
      <w:marLeft w:val="640"/>
      <w:marRight w:val="0"/>
      <w:marTop w:val="0"/>
      <w:marBottom w:val="0"/>
      <w:divBdr>
        <w:top w:val="none" w:sz="0" w:space="0" w:color="auto"/>
        <w:left w:val="none" w:sz="0" w:space="0" w:color="auto"/>
        <w:bottom w:val="none" w:sz="0" w:space="0" w:color="auto"/>
        <w:right w:val="none" w:sz="0" w:space="0" w:color="auto"/>
      </w:divBdr>
    </w:div>
    <w:div w:id="1512332438">
      <w:marLeft w:val="640"/>
      <w:marRight w:val="0"/>
      <w:marTop w:val="0"/>
      <w:marBottom w:val="0"/>
      <w:divBdr>
        <w:top w:val="none" w:sz="0" w:space="0" w:color="auto"/>
        <w:left w:val="none" w:sz="0" w:space="0" w:color="auto"/>
        <w:bottom w:val="none" w:sz="0" w:space="0" w:color="auto"/>
        <w:right w:val="none" w:sz="0" w:space="0" w:color="auto"/>
      </w:divBdr>
    </w:div>
    <w:div w:id="1512377138">
      <w:marLeft w:val="640"/>
      <w:marRight w:val="0"/>
      <w:marTop w:val="0"/>
      <w:marBottom w:val="0"/>
      <w:divBdr>
        <w:top w:val="none" w:sz="0" w:space="0" w:color="auto"/>
        <w:left w:val="none" w:sz="0" w:space="0" w:color="auto"/>
        <w:bottom w:val="none" w:sz="0" w:space="0" w:color="auto"/>
        <w:right w:val="none" w:sz="0" w:space="0" w:color="auto"/>
      </w:divBdr>
    </w:div>
    <w:div w:id="1512640084">
      <w:marLeft w:val="640"/>
      <w:marRight w:val="0"/>
      <w:marTop w:val="0"/>
      <w:marBottom w:val="0"/>
      <w:divBdr>
        <w:top w:val="none" w:sz="0" w:space="0" w:color="auto"/>
        <w:left w:val="none" w:sz="0" w:space="0" w:color="auto"/>
        <w:bottom w:val="none" w:sz="0" w:space="0" w:color="auto"/>
        <w:right w:val="none" w:sz="0" w:space="0" w:color="auto"/>
      </w:divBdr>
    </w:div>
    <w:div w:id="1512642771">
      <w:marLeft w:val="640"/>
      <w:marRight w:val="0"/>
      <w:marTop w:val="0"/>
      <w:marBottom w:val="0"/>
      <w:divBdr>
        <w:top w:val="none" w:sz="0" w:space="0" w:color="auto"/>
        <w:left w:val="none" w:sz="0" w:space="0" w:color="auto"/>
        <w:bottom w:val="none" w:sz="0" w:space="0" w:color="auto"/>
        <w:right w:val="none" w:sz="0" w:space="0" w:color="auto"/>
      </w:divBdr>
    </w:div>
    <w:div w:id="1512721816">
      <w:marLeft w:val="640"/>
      <w:marRight w:val="0"/>
      <w:marTop w:val="0"/>
      <w:marBottom w:val="0"/>
      <w:divBdr>
        <w:top w:val="none" w:sz="0" w:space="0" w:color="auto"/>
        <w:left w:val="none" w:sz="0" w:space="0" w:color="auto"/>
        <w:bottom w:val="none" w:sz="0" w:space="0" w:color="auto"/>
        <w:right w:val="none" w:sz="0" w:space="0" w:color="auto"/>
      </w:divBdr>
    </w:div>
    <w:div w:id="1512791451">
      <w:marLeft w:val="640"/>
      <w:marRight w:val="0"/>
      <w:marTop w:val="0"/>
      <w:marBottom w:val="0"/>
      <w:divBdr>
        <w:top w:val="none" w:sz="0" w:space="0" w:color="auto"/>
        <w:left w:val="none" w:sz="0" w:space="0" w:color="auto"/>
        <w:bottom w:val="none" w:sz="0" w:space="0" w:color="auto"/>
        <w:right w:val="none" w:sz="0" w:space="0" w:color="auto"/>
      </w:divBdr>
    </w:div>
    <w:div w:id="1512795774">
      <w:marLeft w:val="640"/>
      <w:marRight w:val="0"/>
      <w:marTop w:val="0"/>
      <w:marBottom w:val="0"/>
      <w:divBdr>
        <w:top w:val="none" w:sz="0" w:space="0" w:color="auto"/>
        <w:left w:val="none" w:sz="0" w:space="0" w:color="auto"/>
        <w:bottom w:val="none" w:sz="0" w:space="0" w:color="auto"/>
        <w:right w:val="none" w:sz="0" w:space="0" w:color="auto"/>
      </w:divBdr>
    </w:div>
    <w:div w:id="1512911252">
      <w:marLeft w:val="640"/>
      <w:marRight w:val="0"/>
      <w:marTop w:val="0"/>
      <w:marBottom w:val="0"/>
      <w:divBdr>
        <w:top w:val="none" w:sz="0" w:space="0" w:color="auto"/>
        <w:left w:val="none" w:sz="0" w:space="0" w:color="auto"/>
        <w:bottom w:val="none" w:sz="0" w:space="0" w:color="auto"/>
        <w:right w:val="none" w:sz="0" w:space="0" w:color="auto"/>
      </w:divBdr>
    </w:div>
    <w:div w:id="1512990029">
      <w:marLeft w:val="640"/>
      <w:marRight w:val="0"/>
      <w:marTop w:val="0"/>
      <w:marBottom w:val="0"/>
      <w:divBdr>
        <w:top w:val="none" w:sz="0" w:space="0" w:color="auto"/>
        <w:left w:val="none" w:sz="0" w:space="0" w:color="auto"/>
        <w:bottom w:val="none" w:sz="0" w:space="0" w:color="auto"/>
        <w:right w:val="none" w:sz="0" w:space="0" w:color="auto"/>
      </w:divBdr>
    </w:div>
    <w:div w:id="1513031320">
      <w:marLeft w:val="640"/>
      <w:marRight w:val="0"/>
      <w:marTop w:val="0"/>
      <w:marBottom w:val="0"/>
      <w:divBdr>
        <w:top w:val="none" w:sz="0" w:space="0" w:color="auto"/>
        <w:left w:val="none" w:sz="0" w:space="0" w:color="auto"/>
        <w:bottom w:val="none" w:sz="0" w:space="0" w:color="auto"/>
        <w:right w:val="none" w:sz="0" w:space="0" w:color="auto"/>
      </w:divBdr>
    </w:div>
    <w:div w:id="1513034246">
      <w:marLeft w:val="640"/>
      <w:marRight w:val="0"/>
      <w:marTop w:val="0"/>
      <w:marBottom w:val="0"/>
      <w:divBdr>
        <w:top w:val="none" w:sz="0" w:space="0" w:color="auto"/>
        <w:left w:val="none" w:sz="0" w:space="0" w:color="auto"/>
        <w:bottom w:val="none" w:sz="0" w:space="0" w:color="auto"/>
        <w:right w:val="none" w:sz="0" w:space="0" w:color="auto"/>
      </w:divBdr>
    </w:div>
    <w:div w:id="1513103307">
      <w:marLeft w:val="640"/>
      <w:marRight w:val="0"/>
      <w:marTop w:val="0"/>
      <w:marBottom w:val="0"/>
      <w:divBdr>
        <w:top w:val="none" w:sz="0" w:space="0" w:color="auto"/>
        <w:left w:val="none" w:sz="0" w:space="0" w:color="auto"/>
        <w:bottom w:val="none" w:sz="0" w:space="0" w:color="auto"/>
        <w:right w:val="none" w:sz="0" w:space="0" w:color="auto"/>
      </w:divBdr>
    </w:div>
    <w:div w:id="1513104285">
      <w:marLeft w:val="640"/>
      <w:marRight w:val="0"/>
      <w:marTop w:val="0"/>
      <w:marBottom w:val="0"/>
      <w:divBdr>
        <w:top w:val="none" w:sz="0" w:space="0" w:color="auto"/>
        <w:left w:val="none" w:sz="0" w:space="0" w:color="auto"/>
        <w:bottom w:val="none" w:sz="0" w:space="0" w:color="auto"/>
        <w:right w:val="none" w:sz="0" w:space="0" w:color="auto"/>
      </w:divBdr>
    </w:div>
    <w:div w:id="1513299909">
      <w:marLeft w:val="640"/>
      <w:marRight w:val="0"/>
      <w:marTop w:val="0"/>
      <w:marBottom w:val="0"/>
      <w:divBdr>
        <w:top w:val="none" w:sz="0" w:space="0" w:color="auto"/>
        <w:left w:val="none" w:sz="0" w:space="0" w:color="auto"/>
        <w:bottom w:val="none" w:sz="0" w:space="0" w:color="auto"/>
        <w:right w:val="none" w:sz="0" w:space="0" w:color="auto"/>
      </w:divBdr>
    </w:div>
    <w:div w:id="1513378198">
      <w:marLeft w:val="640"/>
      <w:marRight w:val="0"/>
      <w:marTop w:val="0"/>
      <w:marBottom w:val="0"/>
      <w:divBdr>
        <w:top w:val="none" w:sz="0" w:space="0" w:color="auto"/>
        <w:left w:val="none" w:sz="0" w:space="0" w:color="auto"/>
        <w:bottom w:val="none" w:sz="0" w:space="0" w:color="auto"/>
        <w:right w:val="none" w:sz="0" w:space="0" w:color="auto"/>
      </w:divBdr>
    </w:div>
    <w:div w:id="1513379574">
      <w:marLeft w:val="640"/>
      <w:marRight w:val="0"/>
      <w:marTop w:val="0"/>
      <w:marBottom w:val="0"/>
      <w:divBdr>
        <w:top w:val="none" w:sz="0" w:space="0" w:color="auto"/>
        <w:left w:val="none" w:sz="0" w:space="0" w:color="auto"/>
        <w:bottom w:val="none" w:sz="0" w:space="0" w:color="auto"/>
        <w:right w:val="none" w:sz="0" w:space="0" w:color="auto"/>
      </w:divBdr>
    </w:div>
    <w:div w:id="1513448121">
      <w:marLeft w:val="640"/>
      <w:marRight w:val="0"/>
      <w:marTop w:val="0"/>
      <w:marBottom w:val="0"/>
      <w:divBdr>
        <w:top w:val="none" w:sz="0" w:space="0" w:color="auto"/>
        <w:left w:val="none" w:sz="0" w:space="0" w:color="auto"/>
        <w:bottom w:val="none" w:sz="0" w:space="0" w:color="auto"/>
        <w:right w:val="none" w:sz="0" w:space="0" w:color="auto"/>
      </w:divBdr>
    </w:div>
    <w:div w:id="1513716854">
      <w:marLeft w:val="640"/>
      <w:marRight w:val="0"/>
      <w:marTop w:val="0"/>
      <w:marBottom w:val="0"/>
      <w:divBdr>
        <w:top w:val="none" w:sz="0" w:space="0" w:color="auto"/>
        <w:left w:val="none" w:sz="0" w:space="0" w:color="auto"/>
        <w:bottom w:val="none" w:sz="0" w:space="0" w:color="auto"/>
        <w:right w:val="none" w:sz="0" w:space="0" w:color="auto"/>
      </w:divBdr>
    </w:div>
    <w:div w:id="1513759033">
      <w:marLeft w:val="640"/>
      <w:marRight w:val="0"/>
      <w:marTop w:val="0"/>
      <w:marBottom w:val="0"/>
      <w:divBdr>
        <w:top w:val="none" w:sz="0" w:space="0" w:color="auto"/>
        <w:left w:val="none" w:sz="0" w:space="0" w:color="auto"/>
        <w:bottom w:val="none" w:sz="0" w:space="0" w:color="auto"/>
        <w:right w:val="none" w:sz="0" w:space="0" w:color="auto"/>
      </w:divBdr>
    </w:div>
    <w:div w:id="1513764712">
      <w:marLeft w:val="640"/>
      <w:marRight w:val="0"/>
      <w:marTop w:val="0"/>
      <w:marBottom w:val="0"/>
      <w:divBdr>
        <w:top w:val="none" w:sz="0" w:space="0" w:color="auto"/>
        <w:left w:val="none" w:sz="0" w:space="0" w:color="auto"/>
        <w:bottom w:val="none" w:sz="0" w:space="0" w:color="auto"/>
        <w:right w:val="none" w:sz="0" w:space="0" w:color="auto"/>
      </w:divBdr>
    </w:div>
    <w:div w:id="1513910738">
      <w:marLeft w:val="640"/>
      <w:marRight w:val="0"/>
      <w:marTop w:val="0"/>
      <w:marBottom w:val="0"/>
      <w:divBdr>
        <w:top w:val="none" w:sz="0" w:space="0" w:color="auto"/>
        <w:left w:val="none" w:sz="0" w:space="0" w:color="auto"/>
        <w:bottom w:val="none" w:sz="0" w:space="0" w:color="auto"/>
        <w:right w:val="none" w:sz="0" w:space="0" w:color="auto"/>
      </w:divBdr>
    </w:div>
    <w:div w:id="1513953210">
      <w:marLeft w:val="640"/>
      <w:marRight w:val="0"/>
      <w:marTop w:val="0"/>
      <w:marBottom w:val="0"/>
      <w:divBdr>
        <w:top w:val="none" w:sz="0" w:space="0" w:color="auto"/>
        <w:left w:val="none" w:sz="0" w:space="0" w:color="auto"/>
        <w:bottom w:val="none" w:sz="0" w:space="0" w:color="auto"/>
        <w:right w:val="none" w:sz="0" w:space="0" w:color="auto"/>
      </w:divBdr>
    </w:div>
    <w:div w:id="1513958505">
      <w:marLeft w:val="640"/>
      <w:marRight w:val="0"/>
      <w:marTop w:val="0"/>
      <w:marBottom w:val="0"/>
      <w:divBdr>
        <w:top w:val="none" w:sz="0" w:space="0" w:color="auto"/>
        <w:left w:val="none" w:sz="0" w:space="0" w:color="auto"/>
        <w:bottom w:val="none" w:sz="0" w:space="0" w:color="auto"/>
        <w:right w:val="none" w:sz="0" w:space="0" w:color="auto"/>
      </w:divBdr>
    </w:div>
    <w:div w:id="1514027548">
      <w:marLeft w:val="640"/>
      <w:marRight w:val="0"/>
      <w:marTop w:val="0"/>
      <w:marBottom w:val="0"/>
      <w:divBdr>
        <w:top w:val="none" w:sz="0" w:space="0" w:color="auto"/>
        <w:left w:val="none" w:sz="0" w:space="0" w:color="auto"/>
        <w:bottom w:val="none" w:sz="0" w:space="0" w:color="auto"/>
        <w:right w:val="none" w:sz="0" w:space="0" w:color="auto"/>
      </w:divBdr>
    </w:div>
    <w:div w:id="1514148086">
      <w:marLeft w:val="640"/>
      <w:marRight w:val="0"/>
      <w:marTop w:val="0"/>
      <w:marBottom w:val="0"/>
      <w:divBdr>
        <w:top w:val="none" w:sz="0" w:space="0" w:color="auto"/>
        <w:left w:val="none" w:sz="0" w:space="0" w:color="auto"/>
        <w:bottom w:val="none" w:sz="0" w:space="0" w:color="auto"/>
        <w:right w:val="none" w:sz="0" w:space="0" w:color="auto"/>
      </w:divBdr>
    </w:div>
    <w:div w:id="1514219402">
      <w:marLeft w:val="640"/>
      <w:marRight w:val="0"/>
      <w:marTop w:val="0"/>
      <w:marBottom w:val="0"/>
      <w:divBdr>
        <w:top w:val="none" w:sz="0" w:space="0" w:color="auto"/>
        <w:left w:val="none" w:sz="0" w:space="0" w:color="auto"/>
        <w:bottom w:val="none" w:sz="0" w:space="0" w:color="auto"/>
        <w:right w:val="none" w:sz="0" w:space="0" w:color="auto"/>
      </w:divBdr>
    </w:div>
    <w:div w:id="1514226449">
      <w:marLeft w:val="640"/>
      <w:marRight w:val="0"/>
      <w:marTop w:val="0"/>
      <w:marBottom w:val="0"/>
      <w:divBdr>
        <w:top w:val="none" w:sz="0" w:space="0" w:color="auto"/>
        <w:left w:val="none" w:sz="0" w:space="0" w:color="auto"/>
        <w:bottom w:val="none" w:sz="0" w:space="0" w:color="auto"/>
        <w:right w:val="none" w:sz="0" w:space="0" w:color="auto"/>
      </w:divBdr>
    </w:div>
    <w:div w:id="1514228150">
      <w:marLeft w:val="640"/>
      <w:marRight w:val="0"/>
      <w:marTop w:val="0"/>
      <w:marBottom w:val="0"/>
      <w:divBdr>
        <w:top w:val="none" w:sz="0" w:space="0" w:color="auto"/>
        <w:left w:val="none" w:sz="0" w:space="0" w:color="auto"/>
        <w:bottom w:val="none" w:sz="0" w:space="0" w:color="auto"/>
        <w:right w:val="none" w:sz="0" w:space="0" w:color="auto"/>
      </w:divBdr>
    </w:div>
    <w:div w:id="1514295024">
      <w:marLeft w:val="640"/>
      <w:marRight w:val="0"/>
      <w:marTop w:val="0"/>
      <w:marBottom w:val="0"/>
      <w:divBdr>
        <w:top w:val="none" w:sz="0" w:space="0" w:color="auto"/>
        <w:left w:val="none" w:sz="0" w:space="0" w:color="auto"/>
        <w:bottom w:val="none" w:sz="0" w:space="0" w:color="auto"/>
        <w:right w:val="none" w:sz="0" w:space="0" w:color="auto"/>
      </w:divBdr>
    </w:div>
    <w:div w:id="1514298530">
      <w:marLeft w:val="640"/>
      <w:marRight w:val="0"/>
      <w:marTop w:val="0"/>
      <w:marBottom w:val="0"/>
      <w:divBdr>
        <w:top w:val="none" w:sz="0" w:space="0" w:color="auto"/>
        <w:left w:val="none" w:sz="0" w:space="0" w:color="auto"/>
        <w:bottom w:val="none" w:sz="0" w:space="0" w:color="auto"/>
        <w:right w:val="none" w:sz="0" w:space="0" w:color="auto"/>
      </w:divBdr>
    </w:div>
    <w:div w:id="1514299506">
      <w:marLeft w:val="640"/>
      <w:marRight w:val="0"/>
      <w:marTop w:val="0"/>
      <w:marBottom w:val="0"/>
      <w:divBdr>
        <w:top w:val="none" w:sz="0" w:space="0" w:color="auto"/>
        <w:left w:val="none" w:sz="0" w:space="0" w:color="auto"/>
        <w:bottom w:val="none" w:sz="0" w:space="0" w:color="auto"/>
        <w:right w:val="none" w:sz="0" w:space="0" w:color="auto"/>
      </w:divBdr>
    </w:div>
    <w:div w:id="1514488724">
      <w:marLeft w:val="640"/>
      <w:marRight w:val="0"/>
      <w:marTop w:val="0"/>
      <w:marBottom w:val="0"/>
      <w:divBdr>
        <w:top w:val="none" w:sz="0" w:space="0" w:color="auto"/>
        <w:left w:val="none" w:sz="0" w:space="0" w:color="auto"/>
        <w:bottom w:val="none" w:sz="0" w:space="0" w:color="auto"/>
        <w:right w:val="none" w:sz="0" w:space="0" w:color="auto"/>
      </w:divBdr>
    </w:div>
    <w:div w:id="1514489605">
      <w:marLeft w:val="640"/>
      <w:marRight w:val="0"/>
      <w:marTop w:val="0"/>
      <w:marBottom w:val="0"/>
      <w:divBdr>
        <w:top w:val="none" w:sz="0" w:space="0" w:color="auto"/>
        <w:left w:val="none" w:sz="0" w:space="0" w:color="auto"/>
        <w:bottom w:val="none" w:sz="0" w:space="0" w:color="auto"/>
        <w:right w:val="none" w:sz="0" w:space="0" w:color="auto"/>
      </w:divBdr>
    </w:div>
    <w:div w:id="1514490670">
      <w:marLeft w:val="640"/>
      <w:marRight w:val="0"/>
      <w:marTop w:val="0"/>
      <w:marBottom w:val="0"/>
      <w:divBdr>
        <w:top w:val="none" w:sz="0" w:space="0" w:color="auto"/>
        <w:left w:val="none" w:sz="0" w:space="0" w:color="auto"/>
        <w:bottom w:val="none" w:sz="0" w:space="0" w:color="auto"/>
        <w:right w:val="none" w:sz="0" w:space="0" w:color="auto"/>
      </w:divBdr>
    </w:div>
    <w:div w:id="1514566090">
      <w:marLeft w:val="640"/>
      <w:marRight w:val="0"/>
      <w:marTop w:val="0"/>
      <w:marBottom w:val="0"/>
      <w:divBdr>
        <w:top w:val="none" w:sz="0" w:space="0" w:color="auto"/>
        <w:left w:val="none" w:sz="0" w:space="0" w:color="auto"/>
        <w:bottom w:val="none" w:sz="0" w:space="0" w:color="auto"/>
        <w:right w:val="none" w:sz="0" w:space="0" w:color="auto"/>
      </w:divBdr>
    </w:div>
    <w:div w:id="1514606948">
      <w:marLeft w:val="640"/>
      <w:marRight w:val="0"/>
      <w:marTop w:val="0"/>
      <w:marBottom w:val="0"/>
      <w:divBdr>
        <w:top w:val="none" w:sz="0" w:space="0" w:color="auto"/>
        <w:left w:val="none" w:sz="0" w:space="0" w:color="auto"/>
        <w:bottom w:val="none" w:sz="0" w:space="0" w:color="auto"/>
        <w:right w:val="none" w:sz="0" w:space="0" w:color="auto"/>
      </w:divBdr>
    </w:div>
    <w:div w:id="1514683420">
      <w:marLeft w:val="640"/>
      <w:marRight w:val="0"/>
      <w:marTop w:val="0"/>
      <w:marBottom w:val="0"/>
      <w:divBdr>
        <w:top w:val="none" w:sz="0" w:space="0" w:color="auto"/>
        <w:left w:val="none" w:sz="0" w:space="0" w:color="auto"/>
        <w:bottom w:val="none" w:sz="0" w:space="0" w:color="auto"/>
        <w:right w:val="none" w:sz="0" w:space="0" w:color="auto"/>
      </w:divBdr>
    </w:div>
    <w:div w:id="1514683735">
      <w:marLeft w:val="640"/>
      <w:marRight w:val="0"/>
      <w:marTop w:val="0"/>
      <w:marBottom w:val="0"/>
      <w:divBdr>
        <w:top w:val="none" w:sz="0" w:space="0" w:color="auto"/>
        <w:left w:val="none" w:sz="0" w:space="0" w:color="auto"/>
        <w:bottom w:val="none" w:sz="0" w:space="0" w:color="auto"/>
        <w:right w:val="none" w:sz="0" w:space="0" w:color="auto"/>
      </w:divBdr>
    </w:div>
    <w:div w:id="1514684336">
      <w:marLeft w:val="640"/>
      <w:marRight w:val="0"/>
      <w:marTop w:val="0"/>
      <w:marBottom w:val="0"/>
      <w:divBdr>
        <w:top w:val="none" w:sz="0" w:space="0" w:color="auto"/>
        <w:left w:val="none" w:sz="0" w:space="0" w:color="auto"/>
        <w:bottom w:val="none" w:sz="0" w:space="0" w:color="auto"/>
        <w:right w:val="none" w:sz="0" w:space="0" w:color="auto"/>
      </w:divBdr>
    </w:div>
    <w:div w:id="1514757220">
      <w:marLeft w:val="640"/>
      <w:marRight w:val="0"/>
      <w:marTop w:val="0"/>
      <w:marBottom w:val="0"/>
      <w:divBdr>
        <w:top w:val="none" w:sz="0" w:space="0" w:color="auto"/>
        <w:left w:val="none" w:sz="0" w:space="0" w:color="auto"/>
        <w:bottom w:val="none" w:sz="0" w:space="0" w:color="auto"/>
        <w:right w:val="none" w:sz="0" w:space="0" w:color="auto"/>
      </w:divBdr>
    </w:div>
    <w:div w:id="1514758742">
      <w:marLeft w:val="640"/>
      <w:marRight w:val="0"/>
      <w:marTop w:val="0"/>
      <w:marBottom w:val="0"/>
      <w:divBdr>
        <w:top w:val="none" w:sz="0" w:space="0" w:color="auto"/>
        <w:left w:val="none" w:sz="0" w:space="0" w:color="auto"/>
        <w:bottom w:val="none" w:sz="0" w:space="0" w:color="auto"/>
        <w:right w:val="none" w:sz="0" w:space="0" w:color="auto"/>
      </w:divBdr>
    </w:div>
    <w:div w:id="1514760194">
      <w:marLeft w:val="640"/>
      <w:marRight w:val="0"/>
      <w:marTop w:val="0"/>
      <w:marBottom w:val="0"/>
      <w:divBdr>
        <w:top w:val="none" w:sz="0" w:space="0" w:color="auto"/>
        <w:left w:val="none" w:sz="0" w:space="0" w:color="auto"/>
        <w:bottom w:val="none" w:sz="0" w:space="0" w:color="auto"/>
        <w:right w:val="none" w:sz="0" w:space="0" w:color="auto"/>
      </w:divBdr>
    </w:div>
    <w:div w:id="1514881310">
      <w:marLeft w:val="640"/>
      <w:marRight w:val="0"/>
      <w:marTop w:val="0"/>
      <w:marBottom w:val="0"/>
      <w:divBdr>
        <w:top w:val="none" w:sz="0" w:space="0" w:color="auto"/>
        <w:left w:val="none" w:sz="0" w:space="0" w:color="auto"/>
        <w:bottom w:val="none" w:sz="0" w:space="0" w:color="auto"/>
        <w:right w:val="none" w:sz="0" w:space="0" w:color="auto"/>
      </w:divBdr>
    </w:div>
    <w:div w:id="1514956342">
      <w:marLeft w:val="640"/>
      <w:marRight w:val="0"/>
      <w:marTop w:val="0"/>
      <w:marBottom w:val="0"/>
      <w:divBdr>
        <w:top w:val="none" w:sz="0" w:space="0" w:color="auto"/>
        <w:left w:val="none" w:sz="0" w:space="0" w:color="auto"/>
        <w:bottom w:val="none" w:sz="0" w:space="0" w:color="auto"/>
        <w:right w:val="none" w:sz="0" w:space="0" w:color="auto"/>
      </w:divBdr>
    </w:div>
    <w:div w:id="1514957210">
      <w:marLeft w:val="640"/>
      <w:marRight w:val="0"/>
      <w:marTop w:val="0"/>
      <w:marBottom w:val="0"/>
      <w:divBdr>
        <w:top w:val="none" w:sz="0" w:space="0" w:color="auto"/>
        <w:left w:val="none" w:sz="0" w:space="0" w:color="auto"/>
        <w:bottom w:val="none" w:sz="0" w:space="0" w:color="auto"/>
        <w:right w:val="none" w:sz="0" w:space="0" w:color="auto"/>
      </w:divBdr>
    </w:div>
    <w:div w:id="1515001051">
      <w:marLeft w:val="640"/>
      <w:marRight w:val="0"/>
      <w:marTop w:val="0"/>
      <w:marBottom w:val="0"/>
      <w:divBdr>
        <w:top w:val="none" w:sz="0" w:space="0" w:color="auto"/>
        <w:left w:val="none" w:sz="0" w:space="0" w:color="auto"/>
        <w:bottom w:val="none" w:sz="0" w:space="0" w:color="auto"/>
        <w:right w:val="none" w:sz="0" w:space="0" w:color="auto"/>
      </w:divBdr>
    </w:div>
    <w:div w:id="1515148003">
      <w:marLeft w:val="640"/>
      <w:marRight w:val="0"/>
      <w:marTop w:val="0"/>
      <w:marBottom w:val="0"/>
      <w:divBdr>
        <w:top w:val="none" w:sz="0" w:space="0" w:color="auto"/>
        <w:left w:val="none" w:sz="0" w:space="0" w:color="auto"/>
        <w:bottom w:val="none" w:sz="0" w:space="0" w:color="auto"/>
        <w:right w:val="none" w:sz="0" w:space="0" w:color="auto"/>
      </w:divBdr>
    </w:div>
    <w:div w:id="1515149940">
      <w:marLeft w:val="640"/>
      <w:marRight w:val="0"/>
      <w:marTop w:val="0"/>
      <w:marBottom w:val="0"/>
      <w:divBdr>
        <w:top w:val="none" w:sz="0" w:space="0" w:color="auto"/>
        <w:left w:val="none" w:sz="0" w:space="0" w:color="auto"/>
        <w:bottom w:val="none" w:sz="0" w:space="0" w:color="auto"/>
        <w:right w:val="none" w:sz="0" w:space="0" w:color="auto"/>
      </w:divBdr>
    </w:div>
    <w:div w:id="1515338863">
      <w:bodyDiv w:val="1"/>
      <w:marLeft w:val="0"/>
      <w:marRight w:val="0"/>
      <w:marTop w:val="0"/>
      <w:marBottom w:val="0"/>
      <w:divBdr>
        <w:top w:val="none" w:sz="0" w:space="0" w:color="auto"/>
        <w:left w:val="none" w:sz="0" w:space="0" w:color="auto"/>
        <w:bottom w:val="none" w:sz="0" w:space="0" w:color="auto"/>
        <w:right w:val="none" w:sz="0" w:space="0" w:color="auto"/>
      </w:divBdr>
    </w:div>
    <w:div w:id="1515420310">
      <w:marLeft w:val="640"/>
      <w:marRight w:val="0"/>
      <w:marTop w:val="0"/>
      <w:marBottom w:val="0"/>
      <w:divBdr>
        <w:top w:val="none" w:sz="0" w:space="0" w:color="auto"/>
        <w:left w:val="none" w:sz="0" w:space="0" w:color="auto"/>
        <w:bottom w:val="none" w:sz="0" w:space="0" w:color="auto"/>
        <w:right w:val="none" w:sz="0" w:space="0" w:color="auto"/>
      </w:divBdr>
    </w:div>
    <w:div w:id="1515454922">
      <w:marLeft w:val="640"/>
      <w:marRight w:val="0"/>
      <w:marTop w:val="0"/>
      <w:marBottom w:val="0"/>
      <w:divBdr>
        <w:top w:val="none" w:sz="0" w:space="0" w:color="auto"/>
        <w:left w:val="none" w:sz="0" w:space="0" w:color="auto"/>
        <w:bottom w:val="none" w:sz="0" w:space="0" w:color="auto"/>
        <w:right w:val="none" w:sz="0" w:space="0" w:color="auto"/>
      </w:divBdr>
    </w:div>
    <w:div w:id="1515530377">
      <w:marLeft w:val="640"/>
      <w:marRight w:val="0"/>
      <w:marTop w:val="0"/>
      <w:marBottom w:val="0"/>
      <w:divBdr>
        <w:top w:val="none" w:sz="0" w:space="0" w:color="auto"/>
        <w:left w:val="none" w:sz="0" w:space="0" w:color="auto"/>
        <w:bottom w:val="none" w:sz="0" w:space="0" w:color="auto"/>
        <w:right w:val="none" w:sz="0" w:space="0" w:color="auto"/>
      </w:divBdr>
    </w:div>
    <w:div w:id="1515530420">
      <w:marLeft w:val="640"/>
      <w:marRight w:val="0"/>
      <w:marTop w:val="0"/>
      <w:marBottom w:val="0"/>
      <w:divBdr>
        <w:top w:val="none" w:sz="0" w:space="0" w:color="auto"/>
        <w:left w:val="none" w:sz="0" w:space="0" w:color="auto"/>
        <w:bottom w:val="none" w:sz="0" w:space="0" w:color="auto"/>
        <w:right w:val="none" w:sz="0" w:space="0" w:color="auto"/>
      </w:divBdr>
    </w:div>
    <w:div w:id="1515531953">
      <w:marLeft w:val="640"/>
      <w:marRight w:val="0"/>
      <w:marTop w:val="0"/>
      <w:marBottom w:val="0"/>
      <w:divBdr>
        <w:top w:val="none" w:sz="0" w:space="0" w:color="auto"/>
        <w:left w:val="none" w:sz="0" w:space="0" w:color="auto"/>
        <w:bottom w:val="none" w:sz="0" w:space="0" w:color="auto"/>
        <w:right w:val="none" w:sz="0" w:space="0" w:color="auto"/>
      </w:divBdr>
    </w:div>
    <w:div w:id="1515536918">
      <w:marLeft w:val="640"/>
      <w:marRight w:val="0"/>
      <w:marTop w:val="0"/>
      <w:marBottom w:val="0"/>
      <w:divBdr>
        <w:top w:val="none" w:sz="0" w:space="0" w:color="auto"/>
        <w:left w:val="none" w:sz="0" w:space="0" w:color="auto"/>
        <w:bottom w:val="none" w:sz="0" w:space="0" w:color="auto"/>
        <w:right w:val="none" w:sz="0" w:space="0" w:color="auto"/>
      </w:divBdr>
    </w:div>
    <w:div w:id="1515613754">
      <w:marLeft w:val="640"/>
      <w:marRight w:val="0"/>
      <w:marTop w:val="0"/>
      <w:marBottom w:val="0"/>
      <w:divBdr>
        <w:top w:val="none" w:sz="0" w:space="0" w:color="auto"/>
        <w:left w:val="none" w:sz="0" w:space="0" w:color="auto"/>
        <w:bottom w:val="none" w:sz="0" w:space="0" w:color="auto"/>
        <w:right w:val="none" w:sz="0" w:space="0" w:color="auto"/>
      </w:divBdr>
    </w:div>
    <w:div w:id="1515682368">
      <w:marLeft w:val="640"/>
      <w:marRight w:val="0"/>
      <w:marTop w:val="0"/>
      <w:marBottom w:val="0"/>
      <w:divBdr>
        <w:top w:val="none" w:sz="0" w:space="0" w:color="auto"/>
        <w:left w:val="none" w:sz="0" w:space="0" w:color="auto"/>
        <w:bottom w:val="none" w:sz="0" w:space="0" w:color="auto"/>
        <w:right w:val="none" w:sz="0" w:space="0" w:color="auto"/>
      </w:divBdr>
    </w:div>
    <w:div w:id="1515731127">
      <w:marLeft w:val="640"/>
      <w:marRight w:val="0"/>
      <w:marTop w:val="0"/>
      <w:marBottom w:val="0"/>
      <w:divBdr>
        <w:top w:val="none" w:sz="0" w:space="0" w:color="auto"/>
        <w:left w:val="none" w:sz="0" w:space="0" w:color="auto"/>
        <w:bottom w:val="none" w:sz="0" w:space="0" w:color="auto"/>
        <w:right w:val="none" w:sz="0" w:space="0" w:color="auto"/>
      </w:divBdr>
    </w:div>
    <w:div w:id="1515876014">
      <w:marLeft w:val="640"/>
      <w:marRight w:val="0"/>
      <w:marTop w:val="0"/>
      <w:marBottom w:val="0"/>
      <w:divBdr>
        <w:top w:val="none" w:sz="0" w:space="0" w:color="auto"/>
        <w:left w:val="none" w:sz="0" w:space="0" w:color="auto"/>
        <w:bottom w:val="none" w:sz="0" w:space="0" w:color="auto"/>
        <w:right w:val="none" w:sz="0" w:space="0" w:color="auto"/>
      </w:divBdr>
    </w:div>
    <w:div w:id="1516111859">
      <w:marLeft w:val="640"/>
      <w:marRight w:val="0"/>
      <w:marTop w:val="0"/>
      <w:marBottom w:val="0"/>
      <w:divBdr>
        <w:top w:val="none" w:sz="0" w:space="0" w:color="auto"/>
        <w:left w:val="none" w:sz="0" w:space="0" w:color="auto"/>
        <w:bottom w:val="none" w:sz="0" w:space="0" w:color="auto"/>
        <w:right w:val="none" w:sz="0" w:space="0" w:color="auto"/>
      </w:divBdr>
    </w:div>
    <w:div w:id="1516189838">
      <w:marLeft w:val="640"/>
      <w:marRight w:val="0"/>
      <w:marTop w:val="0"/>
      <w:marBottom w:val="0"/>
      <w:divBdr>
        <w:top w:val="none" w:sz="0" w:space="0" w:color="auto"/>
        <w:left w:val="none" w:sz="0" w:space="0" w:color="auto"/>
        <w:bottom w:val="none" w:sz="0" w:space="0" w:color="auto"/>
        <w:right w:val="none" w:sz="0" w:space="0" w:color="auto"/>
      </w:divBdr>
    </w:div>
    <w:div w:id="1516193890">
      <w:marLeft w:val="640"/>
      <w:marRight w:val="0"/>
      <w:marTop w:val="0"/>
      <w:marBottom w:val="0"/>
      <w:divBdr>
        <w:top w:val="none" w:sz="0" w:space="0" w:color="auto"/>
        <w:left w:val="none" w:sz="0" w:space="0" w:color="auto"/>
        <w:bottom w:val="none" w:sz="0" w:space="0" w:color="auto"/>
        <w:right w:val="none" w:sz="0" w:space="0" w:color="auto"/>
      </w:divBdr>
    </w:div>
    <w:div w:id="1516263638">
      <w:marLeft w:val="640"/>
      <w:marRight w:val="0"/>
      <w:marTop w:val="0"/>
      <w:marBottom w:val="0"/>
      <w:divBdr>
        <w:top w:val="none" w:sz="0" w:space="0" w:color="auto"/>
        <w:left w:val="none" w:sz="0" w:space="0" w:color="auto"/>
        <w:bottom w:val="none" w:sz="0" w:space="0" w:color="auto"/>
        <w:right w:val="none" w:sz="0" w:space="0" w:color="auto"/>
      </w:divBdr>
    </w:div>
    <w:div w:id="1516265792">
      <w:marLeft w:val="640"/>
      <w:marRight w:val="0"/>
      <w:marTop w:val="0"/>
      <w:marBottom w:val="0"/>
      <w:divBdr>
        <w:top w:val="none" w:sz="0" w:space="0" w:color="auto"/>
        <w:left w:val="none" w:sz="0" w:space="0" w:color="auto"/>
        <w:bottom w:val="none" w:sz="0" w:space="0" w:color="auto"/>
        <w:right w:val="none" w:sz="0" w:space="0" w:color="auto"/>
      </w:divBdr>
    </w:div>
    <w:div w:id="1516338132">
      <w:marLeft w:val="640"/>
      <w:marRight w:val="0"/>
      <w:marTop w:val="0"/>
      <w:marBottom w:val="0"/>
      <w:divBdr>
        <w:top w:val="none" w:sz="0" w:space="0" w:color="auto"/>
        <w:left w:val="none" w:sz="0" w:space="0" w:color="auto"/>
        <w:bottom w:val="none" w:sz="0" w:space="0" w:color="auto"/>
        <w:right w:val="none" w:sz="0" w:space="0" w:color="auto"/>
      </w:divBdr>
    </w:div>
    <w:div w:id="1516504350">
      <w:bodyDiv w:val="1"/>
      <w:marLeft w:val="0"/>
      <w:marRight w:val="0"/>
      <w:marTop w:val="0"/>
      <w:marBottom w:val="0"/>
      <w:divBdr>
        <w:top w:val="none" w:sz="0" w:space="0" w:color="auto"/>
        <w:left w:val="none" w:sz="0" w:space="0" w:color="auto"/>
        <w:bottom w:val="none" w:sz="0" w:space="0" w:color="auto"/>
        <w:right w:val="none" w:sz="0" w:space="0" w:color="auto"/>
      </w:divBdr>
      <w:divsChild>
        <w:div w:id="9845674">
          <w:marLeft w:val="640"/>
          <w:marRight w:val="0"/>
          <w:marTop w:val="0"/>
          <w:marBottom w:val="0"/>
          <w:divBdr>
            <w:top w:val="none" w:sz="0" w:space="0" w:color="auto"/>
            <w:left w:val="none" w:sz="0" w:space="0" w:color="auto"/>
            <w:bottom w:val="none" w:sz="0" w:space="0" w:color="auto"/>
            <w:right w:val="none" w:sz="0" w:space="0" w:color="auto"/>
          </w:divBdr>
        </w:div>
        <w:div w:id="50887205">
          <w:marLeft w:val="640"/>
          <w:marRight w:val="0"/>
          <w:marTop w:val="0"/>
          <w:marBottom w:val="0"/>
          <w:divBdr>
            <w:top w:val="none" w:sz="0" w:space="0" w:color="auto"/>
            <w:left w:val="none" w:sz="0" w:space="0" w:color="auto"/>
            <w:bottom w:val="none" w:sz="0" w:space="0" w:color="auto"/>
            <w:right w:val="none" w:sz="0" w:space="0" w:color="auto"/>
          </w:divBdr>
        </w:div>
        <w:div w:id="107092393">
          <w:marLeft w:val="640"/>
          <w:marRight w:val="0"/>
          <w:marTop w:val="0"/>
          <w:marBottom w:val="0"/>
          <w:divBdr>
            <w:top w:val="none" w:sz="0" w:space="0" w:color="auto"/>
            <w:left w:val="none" w:sz="0" w:space="0" w:color="auto"/>
            <w:bottom w:val="none" w:sz="0" w:space="0" w:color="auto"/>
            <w:right w:val="none" w:sz="0" w:space="0" w:color="auto"/>
          </w:divBdr>
        </w:div>
        <w:div w:id="170266499">
          <w:marLeft w:val="640"/>
          <w:marRight w:val="0"/>
          <w:marTop w:val="0"/>
          <w:marBottom w:val="0"/>
          <w:divBdr>
            <w:top w:val="none" w:sz="0" w:space="0" w:color="auto"/>
            <w:left w:val="none" w:sz="0" w:space="0" w:color="auto"/>
            <w:bottom w:val="none" w:sz="0" w:space="0" w:color="auto"/>
            <w:right w:val="none" w:sz="0" w:space="0" w:color="auto"/>
          </w:divBdr>
        </w:div>
        <w:div w:id="184292245">
          <w:marLeft w:val="640"/>
          <w:marRight w:val="0"/>
          <w:marTop w:val="0"/>
          <w:marBottom w:val="0"/>
          <w:divBdr>
            <w:top w:val="none" w:sz="0" w:space="0" w:color="auto"/>
            <w:left w:val="none" w:sz="0" w:space="0" w:color="auto"/>
            <w:bottom w:val="none" w:sz="0" w:space="0" w:color="auto"/>
            <w:right w:val="none" w:sz="0" w:space="0" w:color="auto"/>
          </w:divBdr>
        </w:div>
        <w:div w:id="285701610">
          <w:marLeft w:val="640"/>
          <w:marRight w:val="0"/>
          <w:marTop w:val="0"/>
          <w:marBottom w:val="0"/>
          <w:divBdr>
            <w:top w:val="none" w:sz="0" w:space="0" w:color="auto"/>
            <w:left w:val="none" w:sz="0" w:space="0" w:color="auto"/>
            <w:bottom w:val="none" w:sz="0" w:space="0" w:color="auto"/>
            <w:right w:val="none" w:sz="0" w:space="0" w:color="auto"/>
          </w:divBdr>
        </w:div>
        <w:div w:id="304092733">
          <w:marLeft w:val="640"/>
          <w:marRight w:val="0"/>
          <w:marTop w:val="0"/>
          <w:marBottom w:val="0"/>
          <w:divBdr>
            <w:top w:val="none" w:sz="0" w:space="0" w:color="auto"/>
            <w:left w:val="none" w:sz="0" w:space="0" w:color="auto"/>
            <w:bottom w:val="none" w:sz="0" w:space="0" w:color="auto"/>
            <w:right w:val="none" w:sz="0" w:space="0" w:color="auto"/>
          </w:divBdr>
        </w:div>
        <w:div w:id="455177570">
          <w:marLeft w:val="640"/>
          <w:marRight w:val="0"/>
          <w:marTop w:val="0"/>
          <w:marBottom w:val="0"/>
          <w:divBdr>
            <w:top w:val="none" w:sz="0" w:space="0" w:color="auto"/>
            <w:left w:val="none" w:sz="0" w:space="0" w:color="auto"/>
            <w:bottom w:val="none" w:sz="0" w:space="0" w:color="auto"/>
            <w:right w:val="none" w:sz="0" w:space="0" w:color="auto"/>
          </w:divBdr>
        </w:div>
        <w:div w:id="483357712">
          <w:marLeft w:val="640"/>
          <w:marRight w:val="0"/>
          <w:marTop w:val="0"/>
          <w:marBottom w:val="0"/>
          <w:divBdr>
            <w:top w:val="none" w:sz="0" w:space="0" w:color="auto"/>
            <w:left w:val="none" w:sz="0" w:space="0" w:color="auto"/>
            <w:bottom w:val="none" w:sz="0" w:space="0" w:color="auto"/>
            <w:right w:val="none" w:sz="0" w:space="0" w:color="auto"/>
          </w:divBdr>
        </w:div>
        <w:div w:id="549731770">
          <w:marLeft w:val="640"/>
          <w:marRight w:val="0"/>
          <w:marTop w:val="0"/>
          <w:marBottom w:val="0"/>
          <w:divBdr>
            <w:top w:val="none" w:sz="0" w:space="0" w:color="auto"/>
            <w:left w:val="none" w:sz="0" w:space="0" w:color="auto"/>
            <w:bottom w:val="none" w:sz="0" w:space="0" w:color="auto"/>
            <w:right w:val="none" w:sz="0" w:space="0" w:color="auto"/>
          </w:divBdr>
        </w:div>
        <w:div w:id="551498908">
          <w:marLeft w:val="640"/>
          <w:marRight w:val="0"/>
          <w:marTop w:val="0"/>
          <w:marBottom w:val="0"/>
          <w:divBdr>
            <w:top w:val="none" w:sz="0" w:space="0" w:color="auto"/>
            <w:left w:val="none" w:sz="0" w:space="0" w:color="auto"/>
            <w:bottom w:val="none" w:sz="0" w:space="0" w:color="auto"/>
            <w:right w:val="none" w:sz="0" w:space="0" w:color="auto"/>
          </w:divBdr>
        </w:div>
        <w:div w:id="559949353">
          <w:marLeft w:val="640"/>
          <w:marRight w:val="0"/>
          <w:marTop w:val="0"/>
          <w:marBottom w:val="0"/>
          <w:divBdr>
            <w:top w:val="none" w:sz="0" w:space="0" w:color="auto"/>
            <w:left w:val="none" w:sz="0" w:space="0" w:color="auto"/>
            <w:bottom w:val="none" w:sz="0" w:space="0" w:color="auto"/>
            <w:right w:val="none" w:sz="0" w:space="0" w:color="auto"/>
          </w:divBdr>
        </w:div>
        <w:div w:id="562107292">
          <w:marLeft w:val="640"/>
          <w:marRight w:val="0"/>
          <w:marTop w:val="0"/>
          <w:marBottom w:val="0"/>
          <w:divBdr>
            <w:top w:val="none" w:sz="0" w:space="0" w:color="auto"/>
            <w:left w:val="none" w:sz="0" w:space="0" w:color="auto"/>
            <w:bottom w:val="none" w:sz="0" w:space="0" w:color="auto"/>
            <w:right w:val="none" w:sz="0" w:space="0" w:color="auto"/>
          </w:divBdr>
        </w:div>
        <w:div w:id="585774788">
          <w:marLeft w:val="640"/>
          <w:marRight w:val="0"/>
          <w:marTop w:val="0"/>
          <w:marBottom w:val="0"/>
          <w:divBdr>
            <w:top w:val="none" w:sz="0" w:space="0" w:color="auto"/>
            <w:left w:val="none" w:sz="0" w:space="0" w:color="auto"/>
            <w:bottom w:val="none" w:sz="0" w:space="0" w:color="auto"/>
            <w:right w:val="none" w:sz="0" w:space="0" w:color="auto"/>
          </w:divBdr>
        </w:div>
        <w:div w:id="603654238">
          <w:marLeft w:val="640"/>
          <w:marRight w:val="0"/>
          <w:marTop w:val="0"/>
          <w:marBottom w:val="0"/>
          <w:divBdr>
            <w:top w:val="none" w:sz="0" w:space="0" w:color="auto"/>
            <w:left w:val="none" w:sz="0" w:space="0" w:color="auto"/>
            <w:bottom w:val="none" w:sz="0" w:space="0" w:color="auto"/>
            <w:right w:val="none" w:sz="0" w:space="0" w:color="auto"/>
          </w:divBdr>
        </w:div>
        <w:div w:id="613099831">
          <w:marLeft w:val="640"/>
          <w:marRight w:val="0"/>
          <w:marTop w:val="0"/>
          <w:marBottom w:val="0"/>
          <w:divBdr>
            <w:top w:val="none" w:sz="0" w:space="0" w:color="auto"/>
            <w:left w:val="none" w:sz="0" w:space="0" w:color="auto"/>
            <w:bottom w:val="none" w:sz="0" w:space="0" w:color="auto"/>
            <w:right w:val="none" w:sz="0" w:space="0" w:color="auto"/>
          </w:divBdr>
        </w:div>
        <w:div w:id="638152115">
          <w:marLeft w:val="640"/>
          <w:marRight w:val="0"/>
          <w:marTop w:val="0"/>
          <w:marBottom w:val="0"/>
          <w:divBdr>
            <w:top w:val="none" w:sz="0" w:space="0" w:color="auto"/>
            <w:left w:val="none" w:sz="0" w:space="0" w:color="auto"/>
            <w:bottom w:val="none" w:sz="0" w:space="0" w:color="auto"/>
            <w:right w:val="none" w:sz="0" w:space="0" w:color="auto"/>
          </w:divBdr>
        </w:div>
        <w:div w:id="654143617">
          <w:marLeft w:val="640"/>
          <w:marRight w:val="0"/>
          <w:marTop w:val="0"/>
          <w:marBottom w:val="0"/>
          <w:divBdr>
            <w:top w:val="none" w:sz="0" w:space="0" w:color="auto"/>
            <w:left w:val="none" w:sz="0" w:space="0" w:color="auto"/>
            <w:bottom w:val="none" w:sz="0" w:space="0" w:color="auto"/>
            <w:right w:val="none" w:sz="0" w:space="0" w:color="auto"/>
          </w:divBdr>
        </w:div>
        <w:div w:id="669716324">
          <w:marLeft w:val="640"/>
          <w:marRight w:val="0"/>
          <w:marTop w:val="0"/>
          <w:marBottom w:val="0"/>
          <w:divBdr>
            <w:top w:val="none" w:sz="0" w:space="0" w:color="auto"/>
            <w:left w:val="none" w:sz="0" w:space="0" w:color="auto"/>
            <w:bottom w:val="none" w:sz="0" w:space="0" w:color="auto"/>
            <w:right w:val="none" w:sz="0" w:space="0" w:color="auto"/>
          </w:divBdr>
        </w:div>
        <w:div w:id="676232327">
          <w:marLeft w:val="640"/>
          <w:marRight w:val="0"/>
          <w:marTop w:val="0"/>
          <w:marBottom w:val="0"/>
          <w:divBdr>
            <w:top w:val="none" w:sz="0" w:space="0" w:color="auto"/>
            <w:left w:val="none" w:sz="0" w:space="0" w:color="auto"/>
            <w:bottom w:val="none" w:sz="0" w:space="0" w:color="auto"/>
            <w:right w:val="none" w:sz="0" w:space="0" w:color="auto"/>
          </w:divBdr>
        </w:div>
        <w:div w:id="684021651">
          <w:marLeft w:val="640"/>
          <w:marRight w:val="0"/>
          <w:marTop w:val="0"/>
          <w:marBottom w:val="0"/>
          <w:divBdr>
            <w:top w:val="none" w:sz="0" w:space="0" w:color="auto"/>
            <w:left w:val="none" w:sz="0" w:space="0" w:color="auto"/>
            <w:bottom w:val="none" w:sz="0" w:space="0" w:color="auto"/>
            <w:right w:val="none" w:sz="0" w:space="0" w:color="auto"/>
          </w:divBdr>
        </w:div>
        <w:div w:id="695810756">
          <w:marLeft w:val="640"/>
          <w:marRight w:val="0"/>
          <w:marTop w:val="0"/>
          <w:marBottom w:val="0"/>
          <w:divBdr>
            <w:top w:val="none" w:sz="0" w:space="0" w:color="auto"/>
            <w:left w:val="none" w:sz="0" w:space="0" w:color="auto"/>
            <w:bottom w:val="none" w:sz="0" w:space="0" w:color="auto"/>
            <w:right w:val="none" w:sz="0" w:space="0" w:color="auto"/>
          </w:divBdr>
        </w:div>
        <w:div w:id="696614812">
          <w:marLeft w:val="640"/>
          <w:marRight w:val="0"/>
          <w:marTop w:val="0"/>
          <w:marBottom w:val="0"/>
          <w:divBdr>
            <w:top w:val="none" w:sz="0" w:space="0" w:color="auto"/>
            <w:left w:val="none" w:sz="0" w:space="0" w:color="auto"/>
            <w:bottom w:val="none" w:sz="0" w:space="0" w:color="auto"/>
            <w:right w:val="none" w:sz="0" w:space="0" w:color="auto"/>
          </w:divBdr>
        </w:div>
        <w:div w:id="706217815">
          <w:marLeft w:val="640"/>
          <w:marRight w:val="0"/>
          <w:marTop w:val="0"/>
          <w:marBottom w:val="0"/>
          <w:divBdr>
            <w:top w:val="none" w:sz="0" w:space="0" w:color="auto"/>
            <w:left w:val="none" w:sz="0" w:space="0" w:color="auto"/>
            <w:bottom w:val="none" w:sz="0" w:space="0" w:color="auto"/>
            <w:right w:val="none" w:sz="0" w:space="0" w:color="auto"/>
          </w:divBdr>
        </w:div>
        <w:div w:id="960377481">
          <w:marLeft w:val="640"/>
          <w:marRight w:val="0"/>
          <w:marTop w:val="0"/>
          <w:marBottom w:val="0"/>
          <w:divBdr>
            <w:top w:val="none" w:sz="0" w:space="0" w:color="auto"/>
            <w:left w:val="none" w:sz="0" w:space="0" w:color="auto"/>
            <w:bottom w:val="none" w:sz="0" w:space="0" w:color="auto"/>
            <w:right w:val="none" w:sz="0" w:space="0" w:color="auto"/>
          </w:divBdr>
        </w:div>
        <w:div w:id="992368948">
          <w:marLeft w:val="640"/>
          <w:marRight w:val="0"/>
          <w:marTop w:val="0"/>
          <w:marBottom w:val="0"/>
          <w:divBdr>
            <w:top w:val="none" w:sz="0" w:space="0" w:color="auto"/>
            <w:left w:val="none" w:sz="0" w:space="0" w:color="auto"/>
            <w:bottom w:val="none" w:sz="0" w:space="0" w:color="auto"/>
            <w:right w:val="none" w:sz="0" w:space="0" w:color="auto"/>
          </w:divBdr>
        </w:div>
        <w:div w:id="1000738701">
          <w:marLeft w:val="640"/>
          <w:marRight w:val="0"/>
          <w:marTop w:val="0"/>
          <w:marBottom w:val="0"/>
          <w:divBdr>
            <w:top w:val="none" w:sz="0" w:space="0" w:color="auto"/>
            <w:left w:val="none" w:sz="0" w:space="0" w:color="auto"/>
            <w:bottom w:val="none" w:sz="0" w:space="0" w:color="auto"/>
            <w:right w:val="none" w:sz="0" w:space="0" w:color="auto"/>
          </w:divBdr>
        </w:div>
        <w:div w:id="1053238703">
          <w:marLeft w:val="640"/>
          <w:marRight w:val="0"/>
          <w:marTop w:val="0"/>
          <w:marBottom w:val="0"/>
          <w:divBdr>
            <w:top w:val="none" w:sz="0" w:space="0" w:color="auto"/>
            <w:left w:val="none" w:sz="0" w:space="0" w:color="auto"/>
            <w:bottom w:val="none" w:sz="0" w:space="0" w:color="auto"/>
            <w:right w:val="none" w:sz="0" w:space="0" w:color="auto"/>
          </w:divBdr>
        </w:div>
        <w:div w:id="1065101570">
          <w:marLeft w:val="640"/>
          <w:marRight w:val="0"/>
          <w:marTop w:val="0"/>
          <w:marBottom w:val="0"/>
          <w:divBdr>
            <w:top w:val="none" w:sz="0" w:space="0" w:color="auto"/>
            <w:left w:val="none" w:sz="0" w:space="0" w:color="auto"/>
            <w:bottom w:val="none" w:sz="0" w:space="0" w:color="auto"/>
            <w:right w:val="none" w:sz="0" w:space="0" w:color="auto"/>
          </w:divBdr>
        </w:div>
        <w:div w:id="1080174113">
          <w:marLeft w:val="640"/>
          <w:marRight w:val="0"/>
          <w:marTop w:val="0"/>
          <w:marBottom w:val="0"/>
          <w:divBdr>
            <w:top w:val="none" w:sz="0" w:space="0" w:color="auto"/>
            <w:left w:val="none" w:sz="0" w:space="0" w:color="auto"/>
            <w:bottom w:val="none" w:sz="0" w:space="0" w:color="auto"/>
            <w:right w:val="none" w:sz="0" w:space="0" w:color="auto"/>
          </w:divBdr>
        </w:div>
        <w:div w:id="1149175805">
          <w:marLeft w:val="640"/>
          <w:marRight w:val="0"/>
          <w:marTop w:val="0"/>
          <w:marBottom w:val="0"/>
          <w:divBdr>
            <w:top w:val="none" w:sz="0" w:space="0" w:color="auto"/>
            <w:left w:val="none" w:sz="0" w:space="0" w:color="auto"/>
            <w:bottom w:val="none" w:sz="0" w:space="0" w:color="auto"/>
            <w:right w:val="none" w:sz="0" w:space="0" w:color="auto"/>
          </w:divBdr>
        </w:div>
        <w:div w:id="1179852080">
          <w:marLeft w:val="640"/>
          <w:marRight w:val="0"/>
          <w:marTop w:val="0"/>
          <w:marBottom w:val="0"/>
          <w:divBdr>
            <w:top w:val="none" w:sz="0" w:space="0" w:color="auto"/>
            <w:left w:val="none" w:sz="0" w:space="0" w:color="auto"/>
            <w:bottom w:val="none" w:sz="0" w:space="0" w:color="auto"/>
            <w:right w:val="none" w:sz="0" w:space="0" w:color="auto"/>
          </w:divBdr>
        </w:div>
        <w:div w:id="1179932099">
          <w:marLeft w:val="640"/>
          <w:marRight w:val="0"/>
          <w:marTop w:val="0"/>
          <w:marBottom w:val="0"/>
          <w:divBdr>
            <w:top w:val="none" w:sz="0" w:space="0" w:color="auto"/>
            <w:left w:val="none" w:sz="0" w:space="0" w:color="auto"/>
            <w:bottom w:val="none" w:sz="0" w:space="0" w:color="auto"/>
            <w:right w:val="none" w:sz="0" w:space="0" w:color="auto"/>
          </w:divBdr>
        </w:div>
        <w:div w:id="1198812724">
          <w:marLeft w:val="640"/>
          <w:marRight w:val="0"/>
          <w:marTop w:val="0"/>
          <w:marBottom w:val="0"/>
          <w:divBdr>
            <w:top w:val="none" w:sz="0" w:space="0" w:color="auto"/>
            <w:left w:val="none" w:sz="0" w:space="0" w:color="auto"/>
            <w:bottom w:val="none" w:sz="0" w:space="0" w:color="auto"/>
            <w:right w:val="none" w:sz="0" w:space="0" w:color="auto"/>
          </w:divBdr>
        </w:div>
        <w:div w:id="1216087385">
          <w:marLeft w:val="640"/>
          <w:marRight w:val="0"/>
          <w:marTop w:val="0"/>
          <w:marBottom w:val="0"/>
          <w:divBdr>
            <w:top w:val="none" w:sz="0" w:space="0" w:color="auto"/>
            <w:left w:val="none" w:sz="0" w:space="0" w:color="auto"/>
            <w:bottom w:val="none" w:sz="0" w:space="0" w:color="auto"/>
            <w:right w:val="none" w:sz="0" w:space="0" w:color="auto"/>
          </w:divBdr>
        </w:div>
        <w:div w:id="1228567437">
          <w:marLeft w:val="640"/>
          <w:marRight w:val="0"/>
          <w:marTop w:val="0"/>
          <w:marBottom w:val="0"/>
          <w:divBdr>
            <w:top w:val="none" w:sz="0" w:space="0" w:color="auto"/>
            <w:left w:val="none" w:sz="0" w:space="0" w:color="auto"/>
            <w:bottom w:val="none" w:sz="0" w:space="0" w:color="auto"/>
            <w:right w:val="none" w:sz="0" w:space="0" w:color="auto"/>
          </w:divBdr>
        </w:div>
        <w:div w:id="1254515577">
          <w:marLeft w:val="640"/>
          <w:marRight w:val="0"/>
          <w:marTop w:val="0"/>
          <w:marBottom w:val="0"/>
          <w:divBdr>
            <w:top w:val="none" w:sz="0" w:space="0" w:color="auto"/>
            <w:left w:val="none" w:sz="0" w:space="0" w:color="auto"/>
            <w:bottom w:val="none" w:sz="0" w:space="0" w:color="auto"/>
            <w:right w:val="none" w:sz="0" w:space="0" w:color="auto"/>
          </w:divBdr>
        </w:div>
        <w:div w:id="1273589959">
          <w:marLeft w:val="640"/>
          <w:marRight w:val="0"/>
          <w:marTop w:val="0"/>
          <w:marBottom w:val="0"/>
          <w:divBdr>
            <w:top w:val="none" w:sz="0" w:space="0" w:color="auto"/>
            <w:left w:val="none" w:sz="0" w:space="0" w:color="auto"/>
            <w:bottom w:val="none" w:sz="0" w:space="0" w:color="auto"/>
            <w:right w:val="none" w:sz="0" w:space="0" w:color="auto"/>
          </w:divBdr>
        </w:div>
        <w:div w:id="1286935294">
          <w:marLeft w:val="640"/>
          <w:marRight w:val="0"/>
          <w:marTop w:val="0"/>
          <w:marBottom w:val="0"/>
          <w:divBdr>
            <w:top w:val="none" w:sz="0" w:space="0" w:color="auto"/>
            <w:left w:val="none" w:sz="0" w:space="0" w:color="auto"/>
            <w:bottom w:val="none" w:sz="0" w:space="0" w:color="auto"/>
            <w:right w:val="none" w:sz="0" w:space="0" w:color="auto"/>
          </w:divBdr>
        </w:div>
        <w:div w:id="1311709631">
          <w:marLeft w:val="640"/>
          <w:marRight w:val="0"/>
          <w:marTop w:val="0"/>
          <w:marBottom w:val="0"/>
          <w:divBdr>
            <w:top w:val="none" w:sz="0" w:space="0" w:color="auto"/>
            <w:left w:val="none" w:sz="0" w:space="0" w:color="auto"/>
            <w:bottom w:val="none" w:sz="0" w:space="0" w:color="auto"/>
            <w:right w:val="none" w:sz="0" w:space="0" w:color="auto"/>
          </w:divBdr>
        </w:div>
        <w:div w:id="1378429325">
          <w:marLeft w:val="640"/>
          <w:marRight w:val="0"/>
          <w:marTop w:val="0"/>
          <w:marBottom w:val="0"/>
          <w:divBdr>
            <w:top w:val="none" w:sz="0" w:space="0" w:color="auto"/>
            <w:left w:val="none" w:sz="0" w:space="0" w:color="auto"/>
            <w:bottom w:val="none" w:sz="0" w:space="0" w:color="auto"/>
            <w:right w:val="none" w:sz="0" w:space="0" w:color="auto"/>
          </w:divBdr>
        </w:div>
        <w:div w:id="1452361338">
          <w:marLeft w:val="640"/>
          <w:marRight w:val="0"/>
          <w:marTop w:val="0"/>
          <w:marBottom w:val="0"/>
          <w:divBdr>
            <w:top w:val="none" w:sz="0" w:space="0" w:color="auto"/>
            <w:left w:val="none" w:sz="0" w:space="0" w:color="auto"/>
            <w:bottom w:val="none" w:sz="0" w:space="0" w:color="auto"/>
            <w:right w:val="none" w:sz="0" w:space="0" w:color="auto"/>
          </w:divBdr>
        </w:div>
        <w:div w:id="1574659667">
          <w:marLeft w:val="640"/>
          <w:marRight w:val="0"/>
          <w:marTop w:val="0"/>
          <w:marBottom w:val="0"/>
          <w:divBdr>
            <w:top w:val="none" w:sz="0" w:space="0" w:color="auto"/>
            <w:left w:val="none" w:sz="0" w:space="0" w:color="auto"/>
            <w:bottom w:val="none" w:sz="0" w:space="0" w:color="auto"/>
            <w:right w:val="none" w:sz="0" w:space="0" w:color="auto"/>
          </w:divBdr>
        </w:div>
        <w:div w:id="1619680482">
          <w:marLeft w:val="640"/>
          <w:marRight w:val="0"/>
          <w:marTop w:val="0"/>
          <w:marBottom w:val="0"/>
          <w:divBdr>
            <w:top w:val="none" w:sz="0" w:space="0" w:color="auto"/>
            <w:left w:val="none" w:sz="0" w:space="0" w:color="auto"/>
            <w:bottom w:val="none" w:sz="0" w:space="0" w:color="auto"/>
            <w:right w:val="none" w:sz="0" w:space="0" w:color="auto"/>
          </w:divBdr>
        </w:div>
        <w:div w:id="1642149888">
          <w:marLeft w:val="640"/>
          <w:marRight w:val="0"/>
          <w:marTop w:val="0"/>
          <w:marBottom w:val="0"/>
          <w:divBdr>
            <w:top w:val="none" w:sz="0" w:space="0" w:color="auto"/>
            <w:left w:val="none" w:sz="0" w:space="0" w:color="auto"/>
            <w:bottom w:val="none" w:sz="0" w:space="0" w:color="auto"/>
            <w:right w:val="none" w:sz="0" w:space="0" w:color="auto"/>
          </w:divBdr>
        </w:div>
        <w:div w:id="1700348635">
          <w:marLeft w:val="640"/>
          <w:marRight w:val="0"/>
          <w:marTop w:val="0"/>
          <w:marBottom w:val="0"/>
          <w:divBdr>
            <w:top w:val="none" w:sz="0" w:space="0" w:color="auto"/>
            <w:left w:val="none" w:sz="0" w:space="0" w:color="auto"/>
            <w:bottom w:val="none" w:sz="0" w:space="0" w:color="auto"/>
            <w:right w:val="none" w:sz="0" w:space="0" w:color="auto"/>
          </w:divBdr>
        </w:div>
      </w:divsChild>
    </w:div>
    <w:div w:id="1516528898">
      <w:marLeft w:val="640"/>
      <w:marRight w:val="0"/>
      <w:marTop w:val="0"/>
      <w:marBottom w:val="0"/>
      <w:divBdr>
        <w:top w:val="none" w:sz="0" w:space="0" w:color="auto"/>
        <w:left w:val="none" w:sz="0" w:space="0" w:color="auto"/>
        <w:bottom w:val="none" w:sz="0" w:space="0" w:color="auto"/>
        <w:right w:val="none" w:sz="0" w:space="0" w:color="auto"/>
      </w:divBdr>
    </w:div>
    <w:div w:id="1516530422">
      <w:marLeft w:val="640"/>
      <w:marRight w:val="0"/>
      <w:marTop w:val="0"/>
      <w:marBottom w:val="0"/>
      <w:divBdr>
        <w:top w:val="none" w:sz="0" w:space="0" w:color="auto"/>
        <w:left w:val="none" w:sz="0" w:space="0" w:color="auto"/>
        <w:bottom w:val="none" w:sz="0" w:space="0" w:color="auto"/>
        <w:right w:val="none" w:sz="0" w:space="0" w:color="auto"/>
      </w:divBdr>
    </w:div>
    <w:div w:id="1516531970">
      <w:marLeft w:val="640"/>
      <w:marRight w:val="0"/>
      <w:marTop w:val="0"/>
      <w:marBottom w:val="0"/>
      <w:divBdr>
        <w:top w:val="none" w:sz="0" w:space="0" w:color="auto"/>
        <w:left w:val="none" w:sz="0" w:space="0" w:color="auto"/>
        <w:bottom w:val="none" w:sz="0" w:space="0" w:color="auto"/>
        <w:right w:val="none" w:sz="0" w:space="0" w:color="auto"/>
      </w:divBdr>
    </w:div>
    <w:div w:id="1516579782">
      <w:marLeft w:val="640"/>
      <w:marRight w:val="0"/>
      <w:marTop w:val="0"/>
      <w:marBottom w:val="0"/>
      <w:divBdr>
        <w:top w:val="none" w:sz="0" w:space="0" w:color="auto"/>
        <w:left w:val="none" w:sz="0" w:space="0" w:color="auto"/>
        <w:bottom w:val="none" w:sz="0" w:space="0" w:color="auto"/>
        <w:right w:val="none" w:sz="0" w:space="0" w:color="auto"/>
      </w:divBdr>
    </w:div>
    <w:div w:id="1516648468">
      <w:marLeft w:val="640"/>
      <w:marRight w:val="0"/>
      <w:marTop w:val="0"/>
      <w:marBottom w:val="0"/>
      <w:divBdr>
        <w:top w:val="none" w:sz="0" w:space="0" w:color="auto"/>
        <w:left w:val="none" w:sz="0" w:space="0" w:color="auto"/>
        <w:bottom w:val="none" w:sz="0" w:space="0" w:color="auto"/>
        <w:right w:val="none" w:sz="0" w:space="0" w:color="auto"/>
      </w:divBdr>
    </w:div>
    <w:div w:id="1516649462">
      <w:marLeft w:val="640"/>
      <w:marRight w:val="0"/>
      <w:marTop w:val="0"/>
      <w:marBottom w:val="0"/>
      <w:divBdr>
        <w:top w:val="none" w:sz="0" w:space="0" w:color="auto"/>
        <w:left w:val="none" w:sz="0" w:space="0" w:color="auto"/>
        <w:bottom w:val="none" w:sz="0" w:space="0" w:color="auto"/>
        <w:right w:val="none" w:sz="0" w:space="0" w:color="auto"/>
      </w:divBdr>
    </w:div>
    <w:div w:id="1516649793">
      <w:marLeft w:val="640"/>
      <w:marRight w:val="0"/>
      <w:marTop w:val="0"/>
      <w:marBottom w:val="0"/>
      <w:divBdr>
        <w:top w:val="none" w:sz="0" w:space="0" w:color="auto"/>
        <w:left w:val="none" w:sz="0" w:space="0" w:color="auto"/>
        <w:bottom w:val="none" w:sz="0" w:space="0" w:color="auto"/>
        <w:right w:val="none" w:sz="0" w:space="0" w:color="auto"/>
      </w:divBdr>
    </w:div>
    <w:div w:id="1516729099">
      <w:marLeft w:val="640"/>
      <w:marRight w:val="0"/>
      <w:marTop w:val="0"/>
      <w:marBottom w:val="0"/>
      <w:divBdr>
        <w:top w:val="none" w:sz="0" w:space="0" w:color="auto"/>
        <w:left w:val="none" w:sz="0" w:space="0" w:color="auto"/>
        <w:bottom w:val="none" w:sz="0" w:space="0" w:color="auto"/>
        <w:right w:val="none" w:sz="0" w:space="0" w:color="auto"/>
      </w:divBdr>
    </w:div>
    <w:div w:id="1516765211">
      <w:marLeft w:val="640"/>
      <w:marRight w:val="0"/>
      <w:marTop w:val="0"/>
      <w:marBottom w:val="0"/>
      <w:divBdr>
        <w:top w:val="none" w:sz="0" w:space="0" w:color="auto"/>
        <w:left w:val="none" w:sz="0" w:space="0" w:color="auto"/>
        <w:bottom w:val="none" w:sz="0" w:space="0" w:color="auto"/>
        <w:right w:val="none" w:sz="0" w:space="0" w:color="auto"/>
      </w:divBdr>
    </w:div>
    <w:div w:id="1516842811">
      <w:marLeft w:val="640"/>
      <w:marRight w:val="0"/>
      <w:marTop w:val="0"/>
      <w:marBottom w:val="0"/>
      <w:divBdr>
        <w:top w:val="none" w:sz="0" w:space="0" w:color="auto"/>
        <w:left w:val="none" w:sz="0" w:space="0" w:color="auto"/>
        <w:bottom w:val="none" w:sz="0" w:space="0" w:color="auto"/>
        <w:right w:val="none" w:sz="0" w:space="0" w:color="auto"/>
      </w:divBdr>
    </w:div>
    <w:div w:id="1516964248">
      <w:marLeft w:val="640"/>
      <w:marRight w:val="0"/>
      <w:marTop w:val="0"/>
      <w:marBottom w:val="0"/>
      <w:divBdr>
        <w:top w:val="none" w:sz="0" w:space="0" w:color="auto"/>
        <w:left w:val="none" w:sz="0" w:space="0" w:color="auto"/>
        <w:bottom w:val="none" w:sz="0" w:space="0" w:color="auto"/>
        <w:right w:val="none" w:sz="0" w:space="0" w:color="auto"/>
      </w:divBdr>
    </w:div>
    <w:div w:id="1517231304">
      <w:marLeft w:val="640"/>
      <w:marRight w:val="0"/>
      <w:marTop w:val="0"/>
      <w:marBottom w:val="0"/>
      <w:divBdr>
        <w:top w:val="none" w:sz="0" w:space="0" w:color="auto"/>
        <w:left w:val="none" w:sz="0" w:space="0" w:color="auto"/>
        <w:bottom w:val="none" w:sz="0" w:space="0" w:color="auto"/>
        <w:right w:val="none" w:sz="0" w:space="0" w:color="auto"/>
      </w:divBdr>
    </w:div>
    <w:div w:id="1517306928">
      <w:marLeft w:val="640"/>
      <w:marRight w:val="0"/>
      <w:marTop w:val="0"/>
      <w:marBottom w:val="0"/>
      <w:divBdr>
        <w:top w:val="none" w:sz="0" w:space="0" w:color="auto"/>
        <w:left w:val="none" w:sz="0" w:space="0" w:color="auto"/>
        <w:bottom w:val="none" w:sz="0" w:space="0" w:color="auto"/>
        <w:right w:val="none" w:sz="0" w:space="0" w:color="auto"/>
      </w:divBdr>
    </w:div>
    <w:div w:id="1517386249">
      <w:marLeft w:val="640"/>
      <w:marRight w:val="0"/>
      <w:marTop w:val="0"/>
      <w:marBottom w:val="0"/>
      <w:divBdr>
        <w:top w:val="none" w:sz="0" w:space="0" w:color="auto"/>
        <w:left w:val="none" w:sz="0" w:space="0" w:color="auto"/>
        <w:bottom w:val="none" w:sz="0" w:space="0" w:color="auto"/>
        <w:right w:val="none" w:sz="0" w:space="0" w:color="auto"/>
      </w:divBdr>
    </w:div>
    <w:div w:id="1517424373">
      <w:marLeft w:val="640"/>
      <w:marRight w:val="0"/>
      <w:marTop w:val="0"/>
      <w:marBottom w:val="0"/>
      <w:divBdr>
        <w:top w:val="none" w:sz="0" w:space="0" w:color="auto"/>
        <w:left w:val="none" w:sz="0" w:space="0" w:color="auto"/>
        <w:bottom w:val="none" w:sz="0" w:space="0" w:color="auto"/>
        <w:right w:val="none" w:sz="0" w:space="0" w:color="auto"/>
      </w:divBdr>
    </w:div>
    <w:div w:id="1517425044">
      <w:marLeft w:val="640"/>
      <w:marRight w:val="0"/>
      <w:marTop w:val="0"/>
      <w:marBottom w:val="0"/>
      <w:divBdr>
        <w:top w:val="none" w:sz="0" w:space="0" w:color="auto"/>
        <w:left w:val="none" w:sz="0" w:space="0" w:color="auto"/>
        <w:bottom w:val="none" w:sz="0" w:space="0" w:color="auto"/>
        <w:right w:val="none" w:sz="0" w:space="0" w:color="auto"/>
      </w:divBdr>
    </w:div>
    <w:div w:id="1517498957">
      <w:marLeft w:val="480"/>
      <w:marRight w:val="0"/>
      <w:marTop w:val="0"/>
      <w:marBottom w:val="0"/>
      <w:divBdr>
        <w:top w:val="none" w:sz="0" w:space="0" w:color="auto"/>
        <w:left w:val="none" w:sz="0" w:space="0" w:color="auto"/>
        <w:bottom w:val="none" w:sz="0" w:space="0" w:color="auto"/>
        <w:right w:val="none" w:sz="0" w:space="0" w:color="auto"/>
      </w:divBdr>
    </w:div>
    <w:div w:id="1517697789">
      <w:marLeft w:val="640"/>
      <w:marRight w:val="0"/>
      <w:marTop w:val="0"/>
      <w:marBottom w:val="0"/>
      <w:divBdr>
        <w:top w:val="none" w:sz="0" w:space="0" w:color="auto"/>
        <w:left w:val="none" w:sz="0" w:space="0" w:color="auto"/>
        <w:bottom w:val="none" w:sz="0" w:space="0" w:color="auto"/>
        <w:right w:val="none" w:sz="0" w:space="0" w:color="auto"/>
      </w:divBdr>
    </w:div>
    <w:div w:id="1517815647">
      <w:marLeft w:val="640"/>
      <w:marRight w:val="0"/>
      <w:marTop w:val="0"/>
      <w:marBottom w:val="0"/>
      <w:divBdr>
        <w:top w:val="none" w:sz="0" w:space="0" w:color="auto"/>
        <w:left w:val="none" w:sz="0" w:space="0" w:color="auto"/>
        <w:bottom w:val="none" w:sz="0" w:space="0" w:color="auto"/>
        <w:right w:val="none" w:sz="0" w:space="0" w:color="auto"/>
      </w:divBdr>
    </w:div>
    <w:div w:id="1517887605">
      <w:marLeft w:val="640"/>
      <w:marRight w:val="0"/>
      <w:marTop w:val="0"/>
      <w:marBottom w:val="0"/>
      <w:divBdr>
        <w:top w:val="none" w:sz="0" w:space="0" w:color="auto"/>
        <w:left w:val="none" w:sz="0" w:space="0" w:color="auto"/>
        <w:bottom w:val="none" w:sz="0" w:space="0" w:color="auto"/>
        <w:right w:val="none" w:sz="0" w:space="0" w:color="auto"/>
      </w:divBdr>
    </w:div>
    <w:div w:id="1518078152">
      <w:marLeft w:val="640"/>
      <w:marRight w:val="0"/>
      <w:marTop w:val="0"/>
      <w:marBottom w:val="0"/>
      <w:divBdr>
        <w:top w:val="none" w:sz="0" w:space="0" w:color="auto"/>
        <w:left w:val="none" w:sz="0" w:space="0" w:color="auto"/>
        <w:bottom w:val="none" w:sz="0" w:space="0" w:color="auto"/>
        <w:right w:val="none" w:sz="0" w:space="0" w:color="auto"/>
      </w:divBdr>
    </w:div>
    <w:div w:id="1518078424">
      <w:marLeft w:val="640"/>
      <w:marRight w:val="0"/>
      <w:marTop w:val="0"/>
      <w:marBottom w:val="0"/>
      <w:divBdr>
        <w:top w:val="none" w:sz="0" w:space="0" w:color="auto"/>
        <w:left w:val="none" w:sz="0" w:space="0" w:color="auto"/>
        <w:bottom w:val="none" w:sz="0" w:space="0" w:color="auto"/>
        <w:right w:val="none" w:sz="0" w:space="0" w:color="auto"/>
      </w:divBdr>
    </w:div>
    <w:div w:id="1518081407">
      <w:marLeft w:val="640"/>
      <w:marRight w:val="0"/>
      <w:marTop w:val="0"/>
      <w:marBottom w:val="0"/>
      <w:divBdr>
        <w:top w:val="none" w:sz="0" w:space="0" w:color="auto"/>
        <w:left w:val="none" w:sz="0" w:space="0" w:color="auto"/>
        <w:bottom w:val="none" w:sz="0" w:space="0" w:color="auto"/>
        <w:right w:val="none" w:sz="0" w:space="0" w:color="auto"/>
      </w:divBdr>
    </w:div>
    <w:div w:id="1518084300">
      <w:marLeft w:val="640"/>
      <w:marRight w:val="0"/>
      <w:marTop w:val="0"/>
      <w:marBottom w:val="0"/>
      <w:divBdr>
        <w:top w:val="none" w:sz="0" w:space="0" w:color="auto"/>
        <w:left w:val="none" w:sz="0" w:space="0" w:color="auto"/>
        <w:bottom w:val="none" w:sz="0" w:space="0" w:color="auto"/>
        <w:right w:val="none" w:sz="0" w:space="0" w:color="auto"/>
      </w:divBdr>
    </w:div>
    <w:div w:id="1518152014">
      <w:marLeft w:val="640"/>
      <w:marRight w:val="0"/>
      <w:marTop w:val="0"/>
      <w:marBottom w:val="0"/>
      <w:divBdr>
        <w:top w:val="none" w:sz="0" w:space="0" w:color="auto"/>
        <w:left w:val="none" w:sz="0" w:space="0" w:color="auto"/>
        <w:bottom w:val="none" w:sz="0" w:space="0" w:color="auto"/>
        <w:right w:val="none" w:sz="0" w:space="0" w:color="auto"/>
      </w:divBdr>
    </w:div>
    <w:div w:id="1518153192">
      <w:marLeft w:val="640"/>
      <w:marRight w:val="0"/>
      <w:marTop w:val="0"/>
      <w:marBottom w:val="0"/>
      <w:divBdr>
        <w:top w:val="none" w:sz="0" w:space="0" w:color="auto"/>
        <w:left w:val="none" w:sz="0" w:space="0" w:color="auto"/>
        <w:bottom w:val="none" w:sz="0" w:space="0" w:color="auto"/>
        <w:right w:val="none" w:sz="0" w:space="0" w:color="auto"/>
      </w:divBdr>
    </w:div>
    <w:div w:id="1518154364">
      <w:marLeft w:val="640"/>
      <w:marRight w:val="0"/>
      <w:marTop w:val="0"/>
      <w:marBottom w:val="0"/>
      <w:divBdr>
        <w:top w:val="none" w:sz="0" w:space="0" w:color="auto"/>
        <w:left w:val="none" w:sz="0" w:space="0" w:color="auto"/>
        <w:bottom w:val="none" w:sz="0" w:space="0" w:color="auto"/>
        <w:right w:val="none" w:sz="0" w:space="0" w:color="auto"/>
      </w:divBdr>
    </w:div>
    <w:div w:id="1518278098">
      <w:marLeft w:val="640"/>
      <w:marRight w:val="0"/>
      <w:marTop w:val="0"/>
      <w:marBottom w:val="0"/>
      <w:divBdr>
        <w:top w:val="none" w:sz="0" w:space="0" w:color="auto"/>
        <w:left w:val="none" w:sz="0" w:space="0" w:color="auto"/>
        <w:bottom w:val="none" w:sz="0" w:space="0" w:color="auto"/>
        <w:right w:val="none" w:sz="0" w:space="0" w:color="auto"/>
      </w:divBdr>
    </w:div>
    <w:div w:id="1518427068">
      <w:marLeft w:val="640"/>
      <w:marRight w:val="0"/>
      <w:marTop w:val="0"/>
      <w:marBottom w:val="0"/>
      <w:divBdr>
        <w:top w:val="none" w:sz="0" w:space="0" w:color="auto"/>
        <w:left w:val="none" w:sz="0" w:space="0" w:color="auto"/>
        <w:bottom w:val="none" w:sz="0" w:space="0" w:color="auto"/>
        <w:right w:val="none" w:sz="0" w:space="0" w:color="auto"/>
      </w:divBdr>
    </w:div>
    <w:div w:id="1518537333">
      <w:marLeft w:val="640"/>
      <w:marRight w:val="0"/>
      <w:marTop w:val="0"/>
      <w:marBottom w:val="0"/>
      <w:divBdr>
        <w:top w:val="none" w:sz="0" w:space="0" w:color="auto"/>
        <w:left w:val="none" w:sz="0" w:space="0" w:color="auto"/>
        <w:bottom w:val="none" w:sz="0" w:space="0" w:color="auto"/>
        <w:right w:val="none" w:sz="0" w:space="0" w:color="auto"/>
      </w:divBdr>
    </w:div>
    <w:div w:id="1518540153">
      <w:marLeft w:val="640"/>
      <w:marRight w:val="0"/>
      <w:marTop w:val="0"/>
      <w:marBottom w:val="0"/>
      <w:divBdr>
        <w:top w:val="none" w:sz="0" w:space="0" w:color="auto"/>
        <w:left w:val="none" w:sz="0" w:space="0" w:color="auto"/>
        <w:bottom w:val="none" w:sz="0" w:space="0" w:color="auto"/>
        <w:right w:val="none" w:sz="0" w:space="0" w:color="auto"/>
      </w:divBdr>
    </w:div>
    <w:div w:id="1518542671">
      <w:marLeft w:val="640"/>
      <w:marRight w:val="0"/>
      <w:marTop w:val="0"/>
      <w:marBottom w:val="0"/>
      <w:divBdr>
        <w:top w:val="none" w:sz="0" w:space="0" w:color="auto"/>
        <w:left w:val="none" w:sz="0" w:space="0" w:color="auto"/>
        <w:bottom w:val="none" w:sz="0" w:space="0" w:color="auto"/>
        <w:right w:val="none" w:sz="0" w:space="0" w:color="auto"/>
      </w:divBdr>
    </w:div>
    <w:div w:id="1518615372">
      <w:marLeft w:val="640"/>
      <w:marRight w:val="0"/>
      <w:marTop w:val="0"/>
      <w:marBottom w:val="0"/>
      <w:divBdr>
        <w:top w:val="none" w:sz="0" w:space="0" w:color="auto"/>
        <w:left w:val="none" w:sz="0" w:space="0" w:color="auto"/>
        <w:bottom w:val="none" w:sz="0" w:space="0" w:color="auto"/>
        <w:right w:val="none" w:sz="0" w:space="0" w:color="auto"/>
      </w:divBdr>
    </w:div>
    <w:div w:id="1518692671">
      <w:marLeft w:val="640"/>
      <w:marRight w:val="0"/>
      <w:marTop w:val="0"/>
      <w:marBottom w:val="0"/>
      <w:divBdr>
        <w:top w:val="none" w:sz="0" w:space="0" w:color="auto"/>
        <w:left w:val="none" w:sz="0" w:space="0" w:color="auto"/>
        <w:bottom w:val="none" w:sz="0" w:space="0" w:color="auto"/>
        <w:right w:val="none" w:sz="0" w:space="0" w:color="auto"/>
      </w:divBdr>
    </w:div>
    <w:div w:id="1518694627">
      <w:marLeft w:val="640"/>
      <w:marRight w:val="0"/>
      <w:marTop w:val="0"/>
      <w:marBottom w:val="0"/>
      <w:divBdr>
        <w:top w:val="none" w:sz="0" w:space="0" w:color="auto"/>
        <w:left w:val="none" w:sz="0" w:space="0" w:color="auto"/>
        <w:bottom w:val="none" w:sz="0" w:space="0" w:color="auto"/>
        <w:right w:val="none" w:sz="0" w:space="0" w:color="auto"/>
      </w:divBdr>
    </w:div>
    <w:div w:id="1518738753">
      <w:marLeft w:val="640"/>
      <w:marRight w:val="0"/>
      <w:marTop w:val="0"/>
      <w:marBottom w:val="0"/>
      <w:divBdr>
        <w:top w:val="none" w:sz="0" w:space="0" w:color="auto"/>
        <w:left w:val="none" w:sz="0" w:space="0" w:color="auto"/>
        <w:bottom w:val="none" w:sz="0" w:space="0" w:color="auto"/>
        <w:right w:val="none" w:sz="0" w:space="0" w:color="auto"/>
      </w:divBdr>
    </w:div>
    <w:div w:id="1518739082">
      <w:marLeft w:val="640"/>
      <w:marRight w:val="0"/>
      <w:marTop w:val="0"/>
      <w:marBottom w:val="0"/>
      <w:divBdr>
        <w:top w:val="none" w:sz="0" w:space="0" w:color="auto"/>
        <w:left w:val="none" w:sz="0" w:space="0" w:color="auto"/>
        <w:bottom w:val="none" w:sz="0" w:space="0" w:color="auto"/>
        <w:right w:val="none" w:sz="0" w:space="0" w:color="auto"/>
      </w:divBdr>
    </w:div>
    <w:div w:id="1518957060">
      <w:marLeft w:val="640"/>
      <w:marRight w:val="0"/>
      <w:marTop w:val="0"/>
      <w:marBottom w:val="0"/>
      <w:divBdr>
        <w:top w:val="none" w:sz="0" w:space="0" w:color="auto"/>
        <w:left w:val="none" w:sz="0" w:space="0" w:color="auto"/>
        <w:bottom w:val="none" w:sz="0" w:space="0" w:color="auto"/>
        <w:right w:val="none" w:sz="0" w:space="0" w:color="auto"/>
      </w:divBdr>
    </w:div>
    <w:div w:id="1518958346">
      <w:marLeft w:val="640"/>
      <w:marRight w:val="0"/>
      <w:marTop w:val="0"/>
      <w:marBottom w:val="0"/>
      <w:divBdr>
        <w:top w:val="none" w:sz="0" w:space="0" w:color="auto"/>
        <w:left w:val="none" w:sz="0" w:space="0" w:color="auto"/>
        <w:bottom w:val="none" w:sz="0" w:space="0" w:color="auto"/>
        <w:right w:val="none" w:sz="0" w:space="0" w:color="auto"/>
      </w:divBdr>
    </w:div>
    <w:div w:id="1519078150">
      <w:marLeft w:val="640"/>
      <w:marRight w:val="0"/>
      <w:marTop w:val="0"/>
      <w:marBottom w:val="0"/>
      <w:divBdr>
        <w:top w:val="none" w:sz="0" w:space="0" w:color="auto"/>
        <w:left w:val="none" w:sz="0" w:space="0" w:color="auto"/>
        <w:bottom w:val="none" w:sz="0" w:space="0" w:color="auto"/>
        <w:right w:val="none" w:sz="0" w:space="0" w:color="auto"/>
      </w:divBdr>
    </w:div>
    <w:div w:id="1519198231">
      <w:marLeft w:val="640"/>
      <w:marRight w:val="0"/>
      <w:marTop w:val="0"/>
      <w:marBottom w:val="0"/>
      <w:divBdr>
        <w:top w:val="none" w:sz="0" w:space="0" w:color="auto"/>
        <w:left w:val="none" w:sz="0" w:space="0" w:color="auto"/>
        <w:bottom w:val="none" w:sz="0" w:space="0" w:color="auto"/>
        <w:right w:val="none" w:sz="0" w:space="0" w:color="auto"/>
      </w:divBdr>
    </w:div>
    <w:div w:id="1519199708">
      <w:marLeft w:val="640"/>
      <w:marRight w:val="0"/>
      <w:marTop w:val="0"/>
      <w:marBottom w:val="0"/>
      <w:divBdr>
        <w:top w:val="none" w:sz="0" w:space="0" w:color="auto"/>
        <w:left w:val="none" w:sz="0" w:space="0" w:color="auto"/>
        <w:bottom w:val="none" w:sz="0" w:space="0" w:color="auto"/>
        <w:right w:val="none" w:sz="0" w:space="0" w:color="auto"/>
      </w:divBdr>
    </w:div>
    <w:div w:id="1519346769">
      <w:marLeft w:val="640"/>
      <w:marRight w:val="0"/>
      <w:marTop w:val="0"/>
      <w:marBottom w:val="0"/>
      <w:divBdr>
        <w:top w:val="none" w:sz="0" w:space="0" w:color="auto"/>
        <w:left w:val="none" w:sz="0" w:space="0" w:color="auto"/>
        <w:bottom w:val="none" w:sz="0" w:space="0" w:color="auto"/>
        <w:right w:val="none" w:sz="0" w:space="0" w:color="auto"/>
      </w:divBdr>
    </w:div>
    <w:div w:id="1519346771">
      <w:marLeft w:val="640"/>
      <w:marRight w:val="0"/>
      <w:marTop w:val="0"/>
      <w:marBottom w:val="0"/>
      <w:divBdr>
        <w:top w:val="none" w:sz="0" w:space="0" w:color="auto"/>
        <w:left w:val="none" w:sz="0" w:space="0" w:color="auto"/>
        <w:bottom w:val="none" w:sz="0" w:space="0" w:color="auto"/>
        <w:right w:val="none" w:sz="0" w:space="0" w:color="auto"/>
      </w:divBdr>
    </w:div>
    <w:div w:id="1519352549">
      <w:marLeft w:val="640"/>
      <w:marRight w:val="0"/>
      <w:marTop w:val="0"/>
      <w:marBottom w:val="0"/>
      <w:divBdr>
        <w:top w:val="none" w:sz="0" w:space="0" w:color="auto"/>
        <w:left w:val="none" w:sz="0" w:space="0" w:color="auto"/>
        <w:bottom w:val="none" w:sz="0" w:space="0" w:color="auto"/>
        <w:right w:val="none" w:sz="0" w:space="0" w:color="auto"/>
      </w:divBdr>
    </w:div>
    <w:div w:id="1519464228">
      <w:marLeft w:val="640"/>
      <w:marRight w:val="0"/>
      <w:marTop w:val="0"/>
      <w:marBottom w:val="0"/>
      <w:divBdr>
        <w:top w:val="none" w:sz="0" w:space="0" w:color="auto"/>
        <w:left w:val="none" w:sz="0" w:space="0" w:color="auto"/>
        <w:bottom w:val="none" w:sz="0" w:space="0" w:color="auto"/>
        <w:right w:val="none" w:sz="0" w:space="0" w:color="auto"/>
      </w:divBdr>
    </w:div>
    <w:div w:id="1519465730">
      <w:marLeft w:val="640"/>
      <w:marRight w:val="0"/>
      <w:marTop w:val="0"/>
      <w:marBottom w:val="0"/>
      <w:divBdr>
        <w:top w:val="none" w:sz="0" w:space="0" w:color="auto"/>
        <w:left w:val="none" w:sz="0" w:space="0" w:color="auto"/>
        <w:bottom w:val="none" w:sz="0" w:space="0" w:color="auto"/>
        <w:right w:val="none" w:sz="0" w:space="0" w:color="auto"/>
      </w:divBdr>
    </w:div>
    <w:div w:id="1519468735">
      <w:marLeft w:val="640"/>
      <w:marRight w:val="0"/>
      <w:marTop w:val="0"/>
      <w:marBottom w:val="0"/>
      <w:divBdr>
        <w:top w:val="none" w:sz="0" w:space="0" w:color="auto"/>
        <w:left w:val="none" w:sz="0" w:space="0" w:color="auto"/>
        <w:bottom w:val="none" w:sz="0" w:space="0" w:color="auto"/>
        <w:right w:val="none" w:sz="0" w:space="0" w:color="auto"/>
      </w:divBdr>
    </w:div>
    <w:div w:id="1519586237">
      <w:marLeft w:val="640"/>
      <w:marRight w:val="0"/>
      <w:marTop w:val="0"/>
      <w:marBottom w:val="0"/>
      <w:divBdr>
        <w:top w:val="none" w:sz="0" w:space="0" w:color="auto"/>
        <w:left w:val="none" w:sz="0" w:space="0" w:color="auto"/>
        <w:bottom w:val="none" w:sz="0" w:space="0" w:color="auto"/>
        <w:right w:val="none" w:sz="0" w:space="0" w:color="auto"/>
      </w:divBdr>
    </w:div>
    <w:div w:id="1519731349">
      <w:marLeft w:val="640"/>
      <w:marRight w:val="0"/>
      <w:marTop w:val="0"/>
      <w:marBottom w:val="0"/>
      <w:divBdr>
        <w:top w:val="none" w:sz="0" w:space="0" w:color="auto"/>
        <w:left w:val="none" w:sz="0" w:space="0" w:color="auto"/>
        <w:bottom w:val="none" w:sz="0" w:space="0" w:color="auto"/>
        <w:right w:val="none" w:sz="0" w:space="0" w:color="auto"/>
      </w:divBdr>
    </w:div>
    <w:div w:id="1519731490">
      <w:marLeft w:val="640"/>
      <w:marRight w:val="0"/>
      <w:marTop w:val="0"/>
      <w:marBottom w:val="0"/>
      <w:divBdr>
        <w:top w:val="none" w:sz="0" w:space="0" w:color="auto"/>
        <w:left w:val="none" w:sz="0" w:space="0" w:color="auto"/>
        <w:bottom w:val="none" w:sz="0" w:space="0" w:color="auto"/>
        <w:right w:val="none" w:sz="0" w:space="0" w:color="auto"/>
      </w:divBdr>
    </w:div>
    <w:div w:id="1519739003">
      <w:marLeft w:val="640"/>
      <w:marRight w:val="0"/>
      <w:marTop w:val="0"/>
      <w:marBottom w:val="0"/>
      <w:divBdr>
        <w:top w:val="none" w:sz="0" w:space="0" w:color="auto"/>
        <w:left w:val="none" w:sz="0" w:space="0" w:color="auto"/>
        <w:bottom w:val="none" w:sz="0" w:space="0" w:color="auto"/>
        <w:right w:val="none" w:sz="0" w:space="0" w:color="auto"/>
      </w:divBdr>
    </w:div>
    <w:div w:id="1519739326">
      <w:marLeft w:val="640"/>
      <w:marRight w:val="0"/>
      <w:marTop w:val="0"/>
      <w:marBottom w:val="0"/>
      <w:divBdr>
        <w:top w:val="none" w:sz="0" w:space="0" w:color="auto"/>
        <w:left w:val="none" w:sz="0" w:space="0" w:color="auto"/>
        <w:bottom w:val="none" w:sz="0" w:space="0" w:color="auto"/>
        <w:right w:val="none" w:sz="0" w:space="0" w:color="auto"/>
      </w:divBdr>
    </w:div>
    <w:div w:id="1519807403">
      <w:marLeft w:val="640"/>
      <w:marRight w:val="0"/>
      <w:marTop w:val="0"/>
      <w:marBottom w:val="0"/>
      <w:divBdr>
        <w:top w:val="none" w:sz="0" w:space="0" w:color="auto"/>
        <w:left w:val="none" w:sz="0" w:space="0" w:color="auto"/>
        <w:bottom w:val="none" w:sz="0" w:space="0" w:color="auto"/>
        <w:right w:val="none" w:sz="0" w:space="0" w:color="auto"/>
      </w:divBdr>
    </w:div>
    <w:div w:id="1519812395">
      <w:marLeft w:val="640"/>
      <w:marRight w:val="0"/>
      <w:marTop w:val="0"/>
      <w:marBottom w:val="0"/>
      <w:divBdr>
        <w:top w:val="none" w:sz="0" w:space="0" w:color="auto"/>
        <w:left w:val="none" w:sz="0" w:space="0" w:color="auto"/>
        <w:bottom w:val="none" w:sz="0" w:space="0" w:color="auto"/>
        <w:right w:val="none" w:sz="0" w:space="0" w:color="auto"/>
      </w:divBdr>
    </w:div>
    <w:div w:id="1519850292">
      <w:marLeft w:val="640"/>
      <w:marRight w:val="0"/>
      <w:marTop w:val="0"/>
      <w:marBottom w:val="0"/>
      <w:divBdr>
        <w:top w:val="none" w:sz="0" w:space="0" w:color="auto"/>
        <w:left w:val="none" w:sz="0" w:space="0" w:color="auto"/>
        <w:bottom w:val="none" w:sz="0" w:space="0" w:color="auto"/>
        <w:right w:val="none" w:sz="0" w:space="0" w:color="auto"/>
      </w:divBdr>
    </w:div>
    <w:div w:id="1520043419">
      <w:marLeft w:val="640"/>
      <w:marRight w:val="0"/>
      <w:marTop w:val="0"/>
      <w:marBottom w:val="0"/>
      <w:divBdr>
        <w:top w:val="none" w:sz="0" w:space="0" w:color="auto"/>
        <w:left w:val="none" w:sz="0" w:space="0" w:color="auto"/>
        <w:bottom w:val="none" w:sz="0" w:space="0" w:color="auto"/>
        <w:right w:val="none" w:sz="0" w:space="0" w:color="auto"/>
      </w:divBdr>
    </w:div>
    <w:div w:id="1520044646">
      <w:marLeft w:val="640"/>
      <w:marRight w:val="0"/>
      <w:marTop w:val="0"/>
      <w:marBottom w:val="0"/>
      <w:divBdr>
        <w:top w:val="none" w:sz="0" w:space="0" w:color="auto"/>
        <w:left w:val="none" w:sz="0" w:space="0" w:color="auto"/>
        <w:bottom w:val="none" w:sz="0" w:space="0" w:color="auto"/>
        <w:right w:val="none" w:sz="0" w:space="0" w:color="auto"/>
      </w:divBdr>
    </w:div>
    <w:div w:id="1520047210">
      <w:marLeft w:val="640"/>
      <w:marRight w:val="0"/>
      <w:marTop w:val="0"/>
      <w:marBottom w:val="0"/>
      <w:divBdr>
        <w:top w:val="none" w:sz="0" w:space="0" w:color="auto"/>
        <w:left w:val="none" w:sz="0" w:space="0" w:color="auto"/>
        <w:bottom w:val="none" w:sz="0" w:space="0" w:color="auto"/>
        <w:right w:val="none" w:sz="0" w:space="0" w:color="auto"/>
      </w:divBdr>
    </w:div>
    <w:div w:id="1520050708">
      <w:marLeft w:val="640"/>
      <w:marRight w:val="0"/>
      <w:marTop w:val="0"/>
      <w:marBottom w:val="0"/>
      <w:divBdr>
        <w:top w:val="none" w:sz="0" w:space="0" w:color="auto"/>
        <w:left w:val="none" w:sz="0" w:space="0" w:color="auto"/>
        <w:bottom w:val="none" w:sz="0" w:space="0" w:color="auto"/>
        <w:right w:val="none" w:sz="0" w:space="0" w:color="auto"/>
      </w:divBdr>
    </w:div>
    <w:div w:id="1520123151">
      <w:marLeft w:val="640"/>
      <w:marRight w:val="0"/>
      <w:marTop w:val="0"/>
      <w:marBottom w:val="0"/>
      <w:divBdr>
        <w:top w:val="none" w:sz="0" w:space="0" w:color="auto"/>
        <w:left w:val="none" w:sz="0" w:space="0" w:color="auto"/>
        <w:bottom w:val="none" w:sz="0" w:space="0" w:color="auto"/>
        <w:right w:val="none" w:sz="0" w:space="0" w:color="auto"/>
      </w:divBdr>
    </w:div>
    <w:div w:id="1520196091">
      <w:marLeft w:val="640"/>
      <w:marRight w:val="0"/>
      <w:marTop w:val="0"/>
      <w:marBottom w:val="0"/>
      <w:divBdr>
        <w:top w:val="none" w:sz="0" w:space="0" w:color="auto"/>
        <w:left w:val="none" w:sz="0" w:space="0" w:color="auto"/>
        <w:bottom w:val="none" w:sz="0" w:space="0" w:color="auto"/>
        <w:right w:val="none" w:sz="0" w:space="0" w:color="auto"/>
      </w:divBdr>
    </w:div>
    <w:div w:id="1520241461">
      <w:marLeft w:val="640"/>
      <w:marRight w:val="0"/>
      <w:marTop w:val="0"/>
      <w:marBottom w:val="0"/>
      <w:divBdr>
        <w:top w:val="none" w:sz="0" w:space="0" w:color="auto"/>
        <w:left w:val="none" w:sz="0" w:space="0" w:color="auto"/>
        <w:bottom w:val="none" w:sz="0" w:space="0" w:color="auto"/>
        <w:right w:val="none" w:sz="0" w:space="0" w:color="auto"/>
      </w:divBdr>
    </w:div>
    <w:div w:id="1520318324">
      <w:marLeft w:val="640"/>
      <w:marRight w:val="0"/>
      <w:marTop w:val="0"/>
      <w:marBottom w:val="0"/>
      <w:divBdr>
        <w:top w:val="none" w:sz="0" w:space="0" w:color="auto"/>
        <w:left w:val="none" w:sz="0" w:space="0" w:color="auto"/>
        <w:bottom w:val="none" w:sz="0" w:space="0" w:color="auto"/>
        <w:right w:val="none" w:sz="0" w:space="0" w:color="auto"/>
      </w:divBdr>
    </w:div>
    <w:div w:id="1520388495">
      <w:marLeft w:val="640"/>
      <w:marRight w:val="0"/>
      <w:marTop w:val="0"/>
      <w:marBottom w:val="0"/>
      <w:divBdr>
        <w:top w:val="none" w:sz="0" w:space="0" w:color="auto"/>
        <w:left w:val="none" w:sz="0" w:space="0" w:color="auto"/>
        <w:bottom w:val="none" w:sz="0" w:space="0" w:color="auto"/>
        <w:right w:val="none" w:sz="0" w:space="0" w:color="auto"/>
      </w:divBdr>
    </w:div>
    <w:div w:id="1520435417">
      <w:marLeft w:val="640"/>
      <w:marRight w:val="0"/>
      <w:marTop w:val="0"/>
      <w:marBottom w:val="0"/>
      <w:divBdr>
        <w:top w:val="none" w:sz="0" w:space="0" w:color="auto"/>
        <w:left w:val="none" w:sz="0" w:space="0" w:color="auto"/>
        <w:bottom w:val="none" w:sz="0" w:space="0" w:color="auto"/>
        <w:right w:val="none" w:sz="0" w:space="0" w:color="auto"/>
      </w:divBdr>
    </w:div>
    <w:div w:id="1520436246">
      <w:marLeft w:val="640"/>
      <w:marRight w:val="0"/>
      <w:marTop w:val="0"/>
      <w:marBottom w:val="0"/>
      <w:divBdr>
        <w:top w:val="none" w:sz="0" w:space="0" w:color="auto"/>
        <w:left w:val="none" w:sz="0" w:space="0" w:color="auto"/>
        <w:bottom w:val="none" w:sz="0" w:space="0" w:color="auto"/>
        <w:right w:val="none" w:sz="0" w:space="0" w:color="auto"/>
      </w:divBdr>
    </w:div>
    <w:div w:id="1520462420">
      <w:marLeft w:val="640"/>
      <w:marRight w:val="0"/>
      <w:marTop w:val="0"/>
      <w:marBottom w:val="0"/>
      <w:divBdr>
        <w:top w:val="none" w:sz="0" w:space="0" w:color="auto"/>
        <w:left w:val="none" w:sz="0" w:space="0" w:color="auto"/>
        <w:bottom w:val="none" w:sz="0" w:space="0" w:color="auto"/>
        <w:right w:val="none" w:sz="0" w:space="0" w:color="auto"/>
      </w:divBdr>
    </w:div>
    <w:div w:id="1520462807">
      <w:marLeft w:val="640"/>
      <w:marRight w:val="0"/>
      <w:marTop w:val="0"/>
      <w:marBottom w:val="0"/>
      <w:divBdr>
        <w:top w:val="none" w:sz="0" w:space="0" w:color="auto"/>
        <w:left w:val="none" w:sz="0" w:space="0" w:color="auto"/>
        <w:bottom w:val="none" w:sz="0" w:space="0" w:color="auto"/>
        <w:right w:val="none" w:sz="0" w:space="0" w:color="auto"/>
      </w:divBdr>
    </w:div>
    <w:div w:id="1520506351">
      <w:marLeft w:val="640"/>
      <w:marRight w:val="0"/>
      <w:marTop w:val="0"/>
      <w:marBottom w:val="0"/>
      <w:divBdr>
        <w:top w:val="none" w:sz="0" w:space="0" w:color="auto"/>
        <w:left w:val="none" w:sz="0" w:space="0" w:color="auto"/>
        <w:bottom w:val="none" w:sz="0" w:space="0" w:color="auto"/>
        <w:right w:val="none" w:sz="0" w:space="0" w:color="auto"/>
      </w:divBdr>
    </w:div>
    <w:div w:id="1520508551">
      <w:marLeft w:val="640"/>
      <w:marRight w:val="0"/>
      <w:marTop w:val="0"/>
      <w:marBottom w:val="0"/>
      <w:divBdr>
        <w:top w:val="none" w:sz="0" w:space="0" w:color="auto"/>
        <w:left w:val="none" w:sz="0" w:space="0" w:color="auto"/>
        <w:bottom w:val="none" w:sz="0" w:space="0" w:color="auto"/>
        <w:right w:val="none" w:sz="0" w:space="0" w:color="auto"/>
      </w:divBdr>
    </w:div>
    <w:div w:id="1520582862">
      <w:marLeft w:val="640"/>
      <w:marRight w:val="0"/>
      <w:marTop w:val="0"/>
      <w:marBottom w:val="0"/>
      <w:divBdr>
        <w:top w:val="none" w:sz="0" w:space="0" w:color="auto"/>
        <w:left w:val="none" w:sz="0" w:space="0" w:color="auto"/>
        <w:bottom w:val="none" w:sz="0" w:space="0" w:color="auto"/>
        <w:right w:val="none" w:sz="0" w:space="0" w:color="auto"/>
      </w:divBdr>
    </w:div>
    <w:div w:id="1520659650">
      <w:marLeft w:val="640"/>
      <w:marRight w:val="0"/>
      <w:marTop w:val="0"/>
      <w:marBottom w:val="0"/>
      <w:divBdr>
        <w:top w:val="none" w:sz="0" w:space="0" w:color="auto"/>
        <w:left w:val="none" w:sz="0" w:space="0" w:color="auto"/>
        <w:bottom w:val="none" w:sz="0" w:space="0" w:color="auto"/>
        <w:right w:val="none" w:sz="0" w:space="0" w:color="auto"/>
      </w:divBdr>
    </w:div>
    <w:div w:id="1520703322">
      <w:marLeft w:val="640"/>
      <w:marRight w:val="0"/>
      <w:marTop w:val="0"/>
      <w:marBottom w:val="0"/>
      <w:divBdr>
        <w:top w:val="none" w:sz="0" w:space="0" w:color="auto"/>
        <w:left w:val="none" w:sz="0" w:space="0" w:color="auto"/>
        <w:bottom w:val="none" w:sz="0" w:space="0" w:color="auto"/>
        <w:right w:val="none" w:sz="0" w:space="0" w:color="auto"/>
      </w:divBdr>
    </w:div>
    <w:div w:id="1520775034">
      <w:marLeft w:val="640"/>
      <w:marRight w:val="0"/>
      <w:marTop w:val="0"/>
      <w:marBottom w:val="0"/>
      <w:divBdr>
        <w:top w:val="none" w:sz="0" w:space="0" w:color="auto"/>
        <w:left w:val="none" w:sz="0" w:space="0" w:color="auto"/>
        <w:bottom w:val="none" w:sz="0" w:space="0" w:color="auto"/>
        <w:right w:val="none" w:sz="0" w:space="0" w:color="auto"/>
      </w:divBdr>
    </w:div>
    <w:div w:id="1520856698">
      <w:marLeft w:val="640"/>
      <w:marRight w:val="0"/>
      <w:marTop w:val="0"/>
      <w:marBottom w:val="0"/>
      <w:divBdr>
        <w:top w:val="none" w:sz="0" w:space="0" w:color="auto"/>
        <w:left w:val="none" w:sz="0" w:space="0" w:color="auto"/>
        <w:bottom w:val="none" w:sz="0" w:space="0" w:color="auto"/>
        <w:right w:val="none" w:sz="0" w:space="0" w:color="auto"/>
      </w:divBdr>
    </w:div>
    <w:div w:id="1520896003">
      <w:marLeft w:val="640"/>
      <w:marRight w:val="0"/>
      <w:marTop w:val="0"/>
      <w:marBottom w:val="0"/>
      <w:divBdr>
        <w:top w:val="none" w:sz="0" w:space="0" w:color="auto"/>
        <w:left w:val="none" w:sz="0" w:space="0" w:color="auto"/>
        <w:bottom w:val="none" w:sz="0" w:space="0" w:color="auto"/>
        <w:right w:val="none" w:sz="0" w:space="0" w:color="auto"/>
      </w:divBdr>
    </w:div>
    <w:div w:id="1520924624">
      <w:marLeft w:val="640"/>
      <w:marRight w:val="0"/>
      <w:marTop w:val="0"/>
      <w:marBottom w:val="0"/>
      <w:divBdr>
        <w:top w:val="none" w:sz="0" w:space="0" w:color="auto"/>
        <w:left w:val="none" w:sz="0" w:space="0" w:color="auto"/>
        <w:bottom w:val="none" w:sz="0" w:space="0" w:color="auto"/>
        <w:right w:val="none" w:sz="0" w:space="0" w:color="auto"/>
      </w:divBdr>
    </w:div>
    <w:div w:id="1520971515">
      <w:marLeft w:val="640"/>
      <w:marRight w:val="0"/>
      <w:marTop w:val="0"/>
      <w:marBottom w:val="0"/>
      <w:divBdr>
        <w:top w:val="none" w:sz="0" w:space="0" w:color="auto"/>
        <w:left w:val="none" w:sz="0" w:space="0" w:color="auto"/>
        <w:bottom w:val="none" w:sz="0" w:space="0" w:color="auto"/>
        <w:right w:val="none" w:sz="0" w:space="0" w:color="auto"/>
      </w:divBdr>
    </w:div>
    <w:div w:id="1520972168">
      <w:marLeft w:val="640"/>
      <w:marRight w:val="0"/>
      <w:marTop w:val="0"/>
      <w:marBottom w:val="0"/>
      <w:divBdr>
        <w:top w:val="none" w:sz="0" w:space="0" w:color="auto"/>
        <w:left w:val="none" w:sz="0" w:space="0" w:color="auto"/>
        <w:bottom w:val="none" w:sz="0" w:space="0" w:color="auto"/>
        <w:right w:val="none" w:sz="0" w:space="0" w:color="auto"/>
      </w:divBdr>
    </w:div>
    <w:div w:id="1520973328">
      <w:marLeft w:val="640"/>
      <w:marRight w:val="0"/>
      <w:marTop w:val="0"/>
      <w:marBottom w:val="0"/>
      <w:divBdr>
        <w:top w:val="none" w:sz="0" w:space="0" w:color="auto"/>
        <w:left w:val="none" w:sz="0" w:space="0" w:color="auto"/>
        <w:bottom w:val="none" w:sz="0" w:space="0" w:color="auto"/>
        <w:right w:val="none" w:sz="0" w:space="0" w:color="auto"/>
      </w:divBdr>
    </w:div>
    <w:div w:id="1521043219">
      <w:marLeft w:val="640"/>
      <w:marRight w:val="0"/>
      <w:marTop w:val="0"/>
      <w:marBottom w:val="0"/>
      <w:divBdr>
        <w:top w:val="none" w:sz="0" w:space="0" w:color="auto"/>
        <w:left w:val="none" w:sz="0" w:space="0" w:color="auto"/>
        <w:bottom w:val="none" w:sz="0" w:space="0" w:color="auto"/>
        <w:right w:val="none" w:sz="0" w:space="0" w:color="auto"/>
      </w:divBdr>
    </w:div>
    <w:div w:id="1521043301">
      <w:marLeft w:val="640"/>
      <w:marRight w:val="0"/>
      <w:marTop w:val="0"/>
      <w:marBottom w:val="0"/>
      <w:divBdr>
        <w:top w:val="none" w:sz="0" w:space="0" w:color="auto"/>
        <w:left w:val="none" w:sz="0" w:space="0" w:color="auto"/>
        <w:bottom w:val="none" w:sz="0" w:space="0" w:color="auto"/>
        <w:right w:val="none" w:sz="0" w:space="0" w:color="auto"/>
      </w:divBdr>
    </w:div>
    <w:div w:id="1521117491">
      <w:marLeft w:val="640"/>
      <w:marRight w:val="0"/>
      <w:marTop w:val="0"/>
      <w:marBottom w:val="0"/>
      <w:divBdr>
        <w:top w:val="none" w:sz="0" w:space="0" w:color="auto"/>
        <w:left w:val="none" w:sz="0" w:space="0" w:color="auto"/>
        <w:bottom w:val="none" w:sz="0" w:space="0" w:color="auto"/>
        <w:right w:val="none" w:sz="0" w:space="0" w:color="auto"/>
      </w:divBdr>
    </w:div>
    <w:div w:id="1521119812">
      <w:marLeft w:val="640"/>
      <w:marRight w:val="0"/>
      <w:marTop w:val="0"/>
      <w:marBottom w:val="0"/>
      <w:divBdr>
        <w:top w:val="none" w:sz="0" w:space="0" w:color="auto"/>
        <w:left w:val="none" w:sz="0" w:space="0" w:color="auto"/>
        <w:bottom w:val="none" w:sz="0" w:space="0" w:color="auto"/>
        <w:right w:val="none" w:sz="0" w:space="0" w:color="auto"/>
      </w:divBdr>
    </w:div>
    <w:div w:id="1521160896">
      <w:marLeft w:val="640"/>
      <w:marRight w:val="0"/>
      <w:marTop w:val="0"/>
      <w:marBottom w:val="0"/>
      <w:divBdr>
        <w:top w:val="none" w:sz="0" w:space="0" w:color="auto"/>
        <w:left w:val="none" w:sz="0" w:space="0" w:color="auto"/>
        <w:bottom w:val="none" w:sz="0" w:space="0" w:color="auto"/>
        <w:right w:val="none" w:sz="0" w:space="0" w:color="auto"/>
      </w:divBdr>
    </w:div>
    <w:div w:id="1521354180">
      <w:marLeft w:val="640"/>
      <w:marRight w:val="0"/>
      <w:marTop w:val="0"/>
      <w:marBottom w:val="0"/>
      <w:divBdr>
        <w:top w:val="none" w:sz="0" w:space="0" w:color="auto"/>
        <w:left w:val="none" w:sz="0" w:space="0" w:color="auto"/>
        <w:bottom w:val="none" w:sz="0" w:space="0" w:color="auto"/>
        <w:right w:val="none" w:sz="0" w:space="0" w:color="auto"/>
      </w:divBdr>
    </w:div>
    <w:div w:id="1521360932">
      <w:marLeft w:val="640"/>
      <w:marRight w:val="0"/>
      <w:marTop w:val="0"/>
      <w:marBottom w:val="0"/>
      <w:divBdr>
        <w:top w:val="none" w:sz="0" w:space="0" w:color="auto"/>
        <w:left w:val="none" w:sz="0" w:space="0" w:color="auto"/>
        <w:bottom w:val="none" w:sz="0" w:space="0" w:color="auto"/>
        <w:right w:val="none" w:sz="0" w:space="0" w:color="auto"/>
      </w:divBdr>
    </w:div>
    <w:div w:id="1521507058">
      <w:marLeft w:val="640"/>
      <w:marRight w:val="0"/>
      <w:marTop w:val="0"/>
      <w:marBottom w:val="0"/>
      <w:divBdr>
        <w:top w:val="none" w:sz="0" w:space="0" w:color="auto"/>
        <w:left w:val="none" w:sz="0" w:space="0" w:color="auto"/>
        <w:bottom w:val="none" w:sz="0" w:space="0" w:color="auto"/>
        <w:right w:val="none" w:sz="0" w:space="0" w:color="auto"/>
      </w:divBdr>
    </w:div>
    <w:div w:id="1521507995">
      <w:marLeft w:val="640"/>
      <w:marRight w:val="0"/>
      <w:marTop w:val="0"/>
      <w:marBottom w:val="0"/>
      <w:divBdr>
        <w:top w:val="none" w:sz="0" w:space="0" w:color="auto"/>
        <w:left w:val="none" w:sz="0" w:space="0" w:color="auto"/>
        <w:bottom w:val="none" w:sz="0" w:space="0" w:color="auto"/>
        <w:right w:val="none" w:sz="0" w:space="0" w:color="auto"/>
      </w:divBdr>
    </w:div>
    <w:div w:id="1521553948">
      <w:marLeft w:val="640"/>
      <w:marRight w:val="0"/>
      <w:marTop w:val="0"/>
      <w:marBottom w:val="0"/>
      <w:divBdr>
        <w:top w:val="none" w:sz="0" w:space="0" w:color="auto"/>
        <w:left w:val="none" w:sz="0" w:space="0" w:color="auto"/>
        <w:bottom w:val="none" w:sz="0" w:space="0" w:color="auto"/>
        <w:right w:val="none" w:sz="0" w:space="0" w:color="auto"/>
      </w:divBdr>
    </w:div>
    <w:div w:id="1521696963">
      <w:marLeft w:val="640"/>
      <w:marRight w:val="0"/>
      <w:marTop w:val="0"/>
      <w:marBottom w:val="0"/>
      <w:divBdr>
        <w:top w:val="none" w:sz="0" w:space="0" w:color="auto"/>
        <w:left w:val="none" w:sz="0" w:space="0" w:color="auto"/>
        <w:bottom w:val="none" w:sz="0" w:space="0" w:color="auto"/>
        <w:right w:val="none" w:sz="0" w:space="0" w:color="auto"/>
      </w:divBdr>
    </w:div>
    <w:div w:id="1521814696">
      <w:marLeft w:val="640"/>
      <w:marRight w:val="0"/>
      <w:marTop w:val="0"/>
      <w:marBottom w:val="0"/>
      <w:divBdr>
        <w:top w:val="none" w:sz="0" w:space="0" w:color="auto"/>
        <w:left w:val="none" w:sz="0" w:space="0" w:color="auto"/>
        <w:bottom w:val="none" w:sz="0" w:space="0" w:color="auto"/>
        <w:right w:val="none" w:sz="0" w:space="0" w:color="auto"/>
      </w:divBdr>
    </w:div>
    <w:div w:id="1521819467">
      <w:marLeft w:val="640"/>
      <w:marRight w:val="0"/>
      <w:marTop w:val="0"/>
      <w:marBottom w:val="0"/>
      <w:divBdr>
        <w:top w:val="none" w:sz="0" w:space="0" w:color="auto"/>
        <w:left w:val="none" w:sz="0" w:space="0" w:color="auto"/>
        <w:bottom w:val="none" w:sz="0" w:space="0" w:color="auto"/>
        <w:right w:val="none" w:sz="0" w:space="0" w:color="auto"/>
      </w:divBdr>
    </w:div>
    <w:div w:id="1521895955">
      <w:marLeft w:val="640"/>
      <w:marRight w:val="0"/>
      <w:marTop w:val="0"/>
      <w:marBottom w:val="0"/>
      <w:divBdr>
        <w:top w:val="none" w:sz="0" w:space="0" w:color="auto"/>
        <w:left w:val="none" w:sz="0" w:space="0" w:color="auto"/>
        <w:bottom w:val="none" w:sz="0" w:space="0" w:color="auto"/>
        <w:right w:val="none" w:sz="0" w:space="0" w:color="auto"/>
      </w:divBdr>
    </w:div>
    <w:div w:id="1521897454">
      <w:marLeft w:val="640"/>
      <w:marRight w:val="0"/>
      <w:marTop w:val="0"/>
      <w:marBottom w:val="0"/>
      <w:divBdr>
        <w:top w:val="none" w:sz="0" w:space="0" w:color="auto"/>
        <w:left w:val="none" w:sz="0" w:space="0" w:color="auto"/>
        <w:bottom w:val="none" w:sz="0" w:space="0" w:color="auto"/>
        <w:right w:val="none" w:sz="0" w:space="0" w:color="auto"/>
      </w:divBdr>
    </w:div>
    <w:div w:id="1522040271">
      <w:marLeft w:val="640"/>
      <w:marRight w:val="0"/>
      <w:marTop w:val="0"/>
      <w:marBottom w:val="0"/>
      <w:divBdr>
        <w:top w:val="none" w:sz="0" w:space="0" w:color="auto"/>
        <w:left w:val="none" w:sz="0" w:space="0" w:color="auto"/>
        <w:bottom w:val="none" w:sz="0" w:space="0" w:color="auto"/>
        <w:right w:val="none" w:sz="0" w:space="0" w:color="auto"/>
      </w:divBdr>
    </w:div>
    <w:div w:id="1522086645">
      <w:marLeft w:val="640"/>
      <w:marRight w:val="0"/>
      <w:marTop w:val="0"/>
      <w:marBottom w:val="0"/>
      <w:divBdr>
        <w:top w:val="none" w:sz="0" w:space="0" w:color="auto"/>
        <w:left w:val="none" w:sz="0" w:space="0" w:color="auto"/>
        <w:bottom w:val="none" w:sz="0" w:space="0" w:color="auto"/>
        <w:right w:val="none" w:sz="0" w:space="0" w:color="auto"/>
      </w:divBdr>
    </w:div>
    <w:div w:id="1522088756">
      <w:marLeft w:val="640"/>
      <w:marRight w:val="0"/>
      <w:marTop w:val="0"/>
      <w:marBottom w:val="0"/>
      <w:divBdr>
        <w:top w:val="none" w:sz="0" w:space="0" w:color="auto"/>
        <w:left w:val="none" w:sz="0" w:space="0" w:color="auto"/>
        <w:bottom w:val="none" w:sz="0" w:space="0" w:color="auto"/>
        <w:right w:val="none" w:sz="0" w:space="0" w:color="auto"/>
      </w:divBdr>
    </w:div>
    <w:div w:id="1522166128">
      <w:marLeft w:val="640"/>
      <w:marRight w:val="0"/>
      <w:marTop w:val="0"/>
      <w:marBottom w:val="0"/>
      <w:divBdr>
        <w:top w:val="none" w:sz="0" w:space="0" w:color="auto"/>
        <w:left w:val="none" w:sz="0" w:space="0" w:color="auto"/>
        <w:bottom w:val="none" w:sz="0" w:space="0" w:color="auto"/>
        <w:right w:val="none" w:sz="0" w:space="0" w:color="auto"/>
      </w:divBdr>
    </w:div>
    <w:div w:id="1522166675">
      <w:marLeft w:val="640"/>
      <w:marRight w:val="0"/>
      <w:marTop w:val="0"/>
      <w:marBottom w:val="0"/>
      <w:divBdr>
        <w:top w:val="none" w:sz="0" w:space="0" w:color="auto"/>
        <w:left w:val="none" w:sz="0" w:space="0" w:color="auto"/>
        <w:bottom w:val="none" w:sz="0" w:space="0" w:color="auto"/>
        <w:right w:val="none" w:sz="0" w:space="0" w:color="auto"/>
      </w:divBdr>
    </w:div>
    <w:div w:id="1522284832">
      <w:marLeft w:val="640"/>
      <w:marRight w:val="0"/>
      <w:marTop w:val="0"/>
      <w:marBottom w:val="0"/>
      <w:divBdr>
        <w:top w:val="none" w:sz="0" w:space="0" w:color="auto"/>
        <w:left w:val="none" w:sz="0" w:space="0" w:color="auto"/>
        <w:bottom w:val="none" w:sz="0" w:space="0" w:color="auto"/>
        <w:right w:val="none" w:sz="0" w:space="0" w:color="auto"/>
      </w:divBdr>
    </w:div>
    <w:div w:id="1522285175">
      <w:marLeft w:val="640"/>
      <w:marRight w:val="0"/>
      <w:marTop w:val="0"/>
      <w:marBottom w:val="0"/>
      <w:divBdr>
        <w:top w:val="none" w:sz="0" w:space="0" w:color="auto"/>
        <w:left w:val="none" w:sz="0" w:space="0" w:color="auto"/>
        <w:bottom w:val="none" w:sz="0" w:space="0" w:color="auto"/>
        <w:right w:val="none" w:sz="0" w:space="0" w:color="auto"/>
      </w:divBdr>
    </w:div>
    <w:div w:id="1522351326">
      <w:marLeft w:val="640"/>
      <w:marRight w:val="0"/>
      <w:marTop w:val="0"/>
      <w:marBottom w:val="0"/>
      <w:divBdr>
        <w:top w:val="none" w:sz="0" w:space="0" w:color="auto"/>
        <w:left w:val="none" w:sz="0" w:space="0" w:color="auto"/>
        <w:bottom w:val="none" w:sz="0" w:space="0" w:color="auto"/>
        <w:right w:val="none" w:sz="0" w:space="0" w:color="auto"/>
      </w:divBdr>
    </w:div>
    <w:div w:id="1522469332">
      <w:marLeft w:val="640"/>
      <w:marRight w:val="0"/>
      <w:marTop w:val="0"/>
      <w:marBottom w:val="0"/>
      <w:divBdr>
        <w:top w:val="none" w:sz="0" w:space="0" w:color="auto"/>
        <w:left w:val="none" w:sz="0" w:space="0" w:color="auto"/>
        <w:bottom w:val="none" w:sz="0" w:space="0" w:color="auto"/>
        <w:right w:val="none" w:sz="0" w:space="0" w:color="auto"/>
      </w:divBdr>
    </w:div>
    <w:div w:id="1522473662">
      <w:marLeft w:val="640"/>
      <w:marRight w:val="0"/>
      <w:marTop w:val="0"/>
      <w:marBottom w:val="0"/>
      <w:divBdr>
        <w:top w:val="none" w:sz="0" w:space="0" w:color="auto"/>
        <w:left w:val="none" w:sz="0" w:space="0" w:color="auto"/>
        <w:bottom w:val="none" w:sz="0" w:space="0" w:color="auto"/>
        <w:right w:val="none" w:sz="0" w:space="0" w:color="auto"/>
      </w:divBdr>
    </w:div>
    <w:div w:id="1522548720">
      <w:marLeft w:val="640"/>
      <w:marRight w:val="0"/>
      <w:marTop w:val="0"/>
      <w:marBottom w:val="0"/>
      <w:divBdr>
        <w:top w:val="none" w:sz="0" w:space="0" w:color="auto"/>
        <w:left w:val="none" w:sz="0" w:space="0" w:color="auto"/>
        <w:bottom w:val="none" w:sz="0" w:space="0" w:color="auto"/>
        <w:right w:val="none" w:sz="0" w:space="0" w:color="auto"/>
      </w:divBdr>
    </w:div>
    <w:div w:id="1522627897">
      <w:marLeft w:val="640"/>
      <w:marRight w:val="0"/>
      <w:marTop w:val="0"/>
      <w:marBottom w:val="0"/>
      <w:divBdr>
        <w:top w:val="none" w:sz="0" w:space="0" w:color="auto"/>
        <w:left w:val="none" w:sz="0" w:space="0" w:color="auto"/>
        <w:bottom w:val="none" w:sz="0" w:space="0" w:color="auto"/>
        <w:right w:val="none" w:sz="0" w:space="0" w:color="auto"/>
      </w:divBdr>
    </w:div>
    <w:div w:id="1522628662">
      <w:marLeft w:val="640"/>
      <w:marRight w:val="0"/>
      <w:marTop w:val="0"/>
      <w:marBottom w:val="0"/>
      <w:divBdr>
        <w:top w:val="none" w:sz="0" w:space="0" w:color="auto"/>
        <w:left w:val="none" w:sz="0" w:space="0" w:color="auto"/>
        <w:bottom w:val="none" w:sz="0" w:space="0" w:color="auto"/>
        <w:right w:val="none" w:sz="0" w:space="0" w:color="auto"/>
      </w:divBdr>
    </w:div>
    <w:div w:id="1522669814">
      <w:marLeft w:val="640"/>
      <w:marRight w:val="0"/>
      <w:marTop w:val="0"/>
      <w:marBottom w:val="0"/>
      <w:divBdr>
        <w:top w:val="none" w:sz="0" w:space="0" w:color="auto"/>
        <w:left w:val="none" w:sz="0" w:space="0" w:color="auto"/>
        <w:bottom w:val="none" w:sz="0" w:space="0" w:color="auto"/>
        <w:right w:val="none" w:sz="0" w:space="0" w:color="auto"/>
      </w:divBdr>
    </w:div>
    <w:div w:id="1522815398">
      <w:marLeft w:val="640"/>
      <w:marRight w:val="0"/>
      <w:marTop w:val="0"/>
      <w:marBottom w:val="0"/>
      <w:divBdr>
        <w:top w:val="none" w:sz="0" w:space="0" w:color="auto"/>
        <w:left w:val="none" w:sz="0" w:space="0" w:color="auto"/>
        <w:bottom w:val="none" w:sz="0" w:space="0" w:color="auto"/>
        <w:right w:val="none" w:sz="0" w:space="0" w:color="auto"/>
      </w:divBdr>
    </w:div>
    <w:div w:id="1522889101">
      <w:marLeft w:val="640"/>
      <w:marRight w:val="0"/>
      <w:marTop w:val="0"/>
      <w:marBottom w:val="0"/>
      <w:divBdr>
        <w:top w:val="none" w:sz="0" w:space="0" w:color="auto"/>
        <w:left w:val="none" w:sz="0" w:space="0" w:color="auto"/>
        <w:bottom w:val="none" w:sz="0" w:space="0" w:color="auto"/>
        <w:right w:val="none" w:sz="0" w:space="0" w:color="auto"/>
      </w:divBdr>
    </w:div>
    <w:div w:id="1522890473">
      <w:marLeft w:val="640"/>
      <w:marRight w:val="0"/>
      <w:marTop w:val="0"/>
      <w:marBottom w:val="0"/>
      <w:divBdr>
        <w:top w:val="none" w:sz="0" w:space="0" w:color="auto"/>
        <w:left w:val="none" w:sz="0" w:space="0" w:color="auto"/>
        <w:bottom w:val="none" w:sz="0" w:space="0" w:color="auto"/>
        <w:right w:val="none" w:sz="0" w:space="0" w:color="auto"/>
      </w:divBdr>
    </w:div>
    <w:div w:id="1522933086">
      <w:marLeft w:val="640"/>
      <w:marRight w:val="0"/>
      <w:marTop w:val="0"/>
      <w:marBottom w:val="0"/>
      <w:divBdr>
        <w:top w:val="none" w:sz="0" w:space="0" w:color="auto"/>
        <w:left w:val="none" w:sz="0" w:space="0" w:color="auto"/>
        <w:bottom w:val="none" w:sz="0" w:space="0" w:color="auto"/>
        <w:right w:val="none" w:sz="0" w:space="0" w:color="auto"/>
      </w:divBdr>
    </w:div>
    <w:div w:id="1522935340">
      <w:marLeft w:val="640"/>
      <w:marRight w:val="0"/>
      <w:marTop w:val="0"/>
      <w:marBottom w:val="0"/>
      <w:divBdr>
        <w:top w:val="none" w:sz="0" w:space="0" w:color="auto"/>
        <w:left w:val="none" w:sz="0" w:space="0" w:color="auto"/>
        <w:bottom w:val="none" w:sz="0" w:space="0" w:color="auto"/>
        <w:right w:val="none" w:sz="0" w:space="0" w:color="auto"/>
      </w:divBdr>
    </w:div>
    <w:div w:id="1523203398">
      <w:marLeft w:val="640"/>
      <w:marRight w:val="0"/>
      <w:marTop w:val="0"/>
      <w:marBottom w:val="0"/>
      <w:divBdr>
        <w:top w:val="none" w:sz="0" w:space="0" w:color="auto"/>
        <w:left w:val="none" w:sz="0" w:space="0" w:color="auto"/>
        <w:bottom w:val="none" w:sz="0" w:space="0" w:color="auto"/>
        <w:right w:val="none" w:sz="0" w:space="0" w:color="auto"/>
      </w:divBdr>
    </w:div>
    <w:div w:id="1523203574">
      <w:marLeft w:val="640"/>
      <w:marRight w:val="0"/>
      <w:marTop w:val="0"/>
      <w:marBottom w:val="0"/>
      <w:divBdr>
        <w:top w:val="none" w:sz="0" w:space="0" w:color="auto"/>
        <w:left w:val="none" w:sz="0" w:space="0" w:color="auto"/>
        <w:bottom w:val="none" w:sz="0" w:space="0" w:color="auto"/>
        <w:right w:val="none" w:sz="0" w:space="0" w:color="auto"/>
      </w:divBdr>
    </w:div>
    <w:div w:id="1523205905">
      <w:marLeft w:val="640"/>
      <w:marRight w:val="0"/>
      <w:marTop w:val="0"/>
      <w:marBottom w:val="0"/>
      <w:divBdr>
        <w:top w:val="none" w:sz="0" w:space="0" w:color="auto"/>
        <w:left w:val="none" w:sz="0" w:space="0" w:color="auto"/>
        <w:bottom w:val="none" w:sz="0" w:space="0" w:color="auto"/>
        <w:right w:val="none" w:sz="0" w:space="0" w:color="auto"/>
      </w:divBdr>
    </w:div>
    <w:div w:id="1523283329">
      <w:marLeft w:val="640"/>
      <w:marRight w:val="0"/>
      <w:marTop w:val="0"/>
      <w:marBottom w:val="0"/>
      <w:divBdr>
        <w:top w:val="none" w:sz="0" w:space="0" w:color="auto"/>
        <w:left w:val="none" w:sz="0" w:space="0" w:color="auto"/>
        <w:bottom w:val="none" w:sz="0" w:space="0" w:color="auto"/>
        <w:right w:val="none" w:sz="0" w:space="0" w:color="auto"/>
      </w:divBdr>
    </w:div>
    <w:div w:id="1523319140">
      <w:marLeft w:val="480"/>
      <w:marRight w:val="0"/>
      <w:marTop w:val="0"/>
      <w:marBottom w:val="0"/>
      <w:divBdr>
        <w:top w:val="none" w:sz="0" w:space="0" w:color="auto"/>
        <w:left w:val="none" w:sz="0" w:space="0" w:color="auto"/>
        <w:bottom w:val="none" w:sz="0" w:space="0" w:color="auto"/>
        <w:right w:val="none" w:sz="0" w:space="0" w:color="auto"/>
      </w:divBdr>
    </w:div>
    <w:div w:id="1523323072">
      <w:marLeft w:val="640"/>
      <w:marRight w:val="0"/>
      <w:marTop w:val="0"/>
      <w:marBottom w:val="0"/>
      <w:divBdr>
        <w:top w:val="none" w:sz="0" w:space="0" w:color="auto"/>
        <w:left w:val="none" w:sz="0" w:space="0" w:color="auto"/>
        <w:bottom w:val="none" w:sz="0" w:space="0" w:color="auto"/>
        <w:right w:val="none" w:sz="0" w:space="0" w:color="auto"/>
      </w:divBdr>
    </w:div>
    <w:div w:id="1523393553">
      <w:marLeft w:val="640"/>
      <w:marRight w:val="0"/>
      <w:marTop w:val="0"/>
      <w:marBottom w:val="0"/>
      <w:divBdr>
        <w:top w:val="none" w:sz="0" w:space="0" w:color="auto"/>
        <w:left w:val="none" w:sz="0" w:space="0" w:color="auto"/>
        <w:bottom w:val="none" w:sz="0" w:space="0" w:color="auto"/>
        <w:right w:val="none" w:sz="0" w:space="0" w:color="auto"/>
      </w:divBdr>
    </w:div>
    <w:div w:id="1523474162">
      <w:marLeft w:val="640"/>
      <w:marRight w:val="0"/>
      <w:marTop w:val="0"/>
      <w:marBottom w:val="0"/>
      <w:divBdr>
        <w:top w:val="none" w:sz="0" w:space="0" w:color="auto"/>
        <w:left w:val="none" w:sz="0" w:space="0" w:color="auto"/>
        <w:bottom w:val="none" w:sz="0" w:space="0" w:color="auto"/>
        <w:right w:val="none" w:sz="0" w:space="0" w:color="auto"/>
      </w:divBdr>
    </w:div>
    <w:div w:id="1523586308">
      <w:marLeft w:val="640"/>
      <w:marRight w:val="0"/>
      <w:marTop w:val="0"/>
      <w:marBottom w:val="0"/>
      <w:divBdr>
        <w:top w:val="none" w:sz="0" w:space="0" w:color="auto"/>
        <w:left w:val="none" w:sz="0" w:space="0" w:color="auto"/>
        <w:bottom w:val="none" w:sz="0" w:space="0" w:color="auto"/>
        <w:right w:val="none" w:sz="0" w:space="0" w:color="auto"/>
      </w:divBdr>
    </w:div>
    <w:div w:id="1523590373">
      <w:marLeft w:val="640"/>
      <w:marRight w:val="0"/>
      <w:marTop w:val="0"/>
      <w:marBottom w:val="0"/>
      <w:divBdr>
        <w:top w:val="none" w:sz="0" w:space="0" w:color="auto"/>
        <w:left w:val="none" w:sz="0" w:space="0" w:color="auto"/>
        <w:bottom w:val="none" w:sz="0" w:space="0" w:color="auto"/>
        <w:right w:val="none" w:sz="0" w:space="0" w:color="auto"/>
      </w:divBdr>
    </w:div>
    <w:div w:id="1523591591">
      <w:marLeft w:val="640"/>
      <w:marRight w:val="0"/>
      <w:marTop w:val="0"/>
      <w:marBottom w:val="0"/>
      <w:divBdr>
        <w:top w:val="none" w:sz="0" w:space="0" w:color="auto"/>
        <w:left w:val="none" w:sz="0" w:space="0" w:color="auto"/>
        <w:bottom w:val="none" w:sz="0" w:space="0" w:color="auto"/>
        <w:right w:val="none" w:sz="0" w:space="0" w:color="auto"/>
      </w:divBdr>
    </w:div>
    <w:div w:id="1523742858">
      <w:marLeft w:val="640"/>
      <w:marRight w:val="0"/>
      <w:marTop w:val="0"/>
      <w:marBottom w:val="0"/>
      <w:divBdr>
        <w:top w:val="none" w:sz="0" w:space="0" w:color="auto"/>
        <w:left w:val="none" w:sz="0" w:space="0" w:color="auto"/>
        <w:bottom w:val="none" w:sz="0" w:space="0" w:color="auto"/>
        <w:right w:val="none" w:sz="0" w:space="0" w:color="auto"/>
      </w:divBdr>
    </w:div>
    <w:div w:id="1523862384">
      <w:marLeft w:val="640"/>
      <w:marRight w:val="0"/>
      <w:marTop w:val="0"/>
      <w:marBottom w:val="0"/>
      <w:divBdr>
        <w:top w:val="none" w:sz="0" w:space="0" w:color="auto"/>
        <w:left w:val="none" w:sz="0" w:space="0" w:color="auto"/>
        <w:bottom w:val="none" w:sz="0" w:space="0" w:color="auto"/>
        <w:right w:val="none" w:sz="0" w:space="0" w:color="auto"/>
      </w:divBdr>
    </w:div>
    <w:div w:id="1523974171">
      <w:marLeft w:val="640"/>
      <w:marRight w:val="0"/>
      <w:marTop w:val="0"/>
      <w:marBottom w:val="0"/>
      <w:divBdr>
        <w:top w:val="none" w:sz="0" w:space="0" w:color="auto"/>
        <w:left w:val="none" w:sz="0" w:space="0" w:color="auto"/>
        <w:bottom w:val="none" w:sz="0" w:space="0" w:color="auto"/>
        <w:right w:val="none" w:sz="0" w:space="0" w:color="auto"/>
      </w:divBdr>
    </w:div>
    <w:div w:id="1524049775">
      <w:marLeft w:val="640"/>
      <w:marRight w:val="0"/>
      <w:marTop w:val="0"/>
      <w:marBottom w:val="0"/>
      <w:divBdr>
        <w:top w:val="none" w:sz="0" w:space="0" w:color="auto"/>
        <w:left w:val="none" w:sz="0" w:space="0" w:color="auto"/>
        <w:bottom w:val="none" w:sz="0" w:space="0" w:color="auto"/>
        <w:right w:val="none" w:sz="0" w:space="0" w:color="auto"/>
      </w:divBdr>
    </w:div>
    <w:div w:id="1524054439">
      <w:marLeft w:val="640"/>
      <w:marRight w:val="0"/>
      <w:marTop w:val="0"/>
      <w:marBottom w:val="0"/>
      <w:divBdr>
        <w:top w:val="none" w:sz="0" w:space="0" w:color="auto"/>
        <w:left w:val="none" w:sz="0" w:space="0" w:color="auto"/>
        <w:bottom w:val="none" w:sz="0" w:space="0" w:color="auto"/>
        <w:right w:val="none" w:sz="0" w:space="0" w:color="auto"/>
      </w:divBdr>
    </w:div>
    <w:div w:id="1524057693">
      <w:marLeft w:val="640"/>
      <w:marRight w:val="0"/>
      <w:marTop w:val="0"/>
      <w:marBottom w:val="0"/>
      <w:divBdr>
        <w:top w:val="none" w:sz="0" w:space="0" w:color="auto"/>
        <w:left w:val="none" w:sz="0" w:space="0" w:color="auto"/>
        <w:bottom w:val="none" w:sz="0" w:space="0" w:color="auto"/>
        <w:right w:val="none" w:sz="0" w:space="0" w:color="auto"/>
      </w:divBdr>
    </w:div>
    <w:div w:id="1524129757">
      <w:marLeft w:val="640"/>
      <w:marRight w:val="0"/>
      <w:marTop w:val="0"/>
      <w:marBottom w:val="0"/>
      <w:divBdr>
        <w:top w:val="none" w:sz="0" w:space="0" w:color="auto"/>
        <w:left w:val="none" w:sz="0" w:space="0" w:color="auto"/>
        <w:bottom w:val="none" w:sz="0" w:space="0" w:color="auto"/>
        <w:right w:val="none" w:sz="0" w:space="0" w:color="auto"/>
      </w:divBdr>
    </w:div>
    <w:div w:id="1524129940">
      <w:marLeft w:val="640"/>
      <w:marRight w:val="0"/>
      <w:marTop w:val="0"/>
      <w:marBottom w:val="0"/>
      <w:divBdr>
        <w:top w:val="none" w:sz="0" w:space="0" w:color="auto"/>
        <w:left w:val="none" w:sz="0" w:space="0" w:color="auto"/>
        <w:bottom w:val="none" w:sz="0" w:space="0" w:color="auto"/>
        <w:right w:val="none" w:sz="0" w:space="0" w:color="auto"/>
      </w:divBdr>
    </w:div>
    <w:div w:id="1524245325">
      <w:marLeft w:val="640"/>
      <w:marRight w:val="0"/>
      <w:marTop w:val="0"/>
      <w:marBottom w:val="0"/>
      <w:divBdr>
        <w:top w:val="none" w:sz="0" w:space="0" w:color="auto"/>
        <w:left w:val="none" w:sz="0" w:space="0" w:color="auto"/>
        <w:bottom w:val="none" w:sz="0" w:space="0" w:color="auto"/>
        <w:right w:val="none" w:sz="0" w:space="0" w:color="auto"/>
      </w:divBdr>
    </w:div>
    <w:div w:id="1524247553">
      <w:marLeft w:val="640"/>
      <w:marRight w:val="0"/>
      <w:marTop w:val="0"/>
      <w:marBottom w:val="0"/>
      <w:divBdr>
        <w:top w:val="none" w:sz="0" w:space="0" w:color="auto"/>
        <w:left w:val="none" w:sz="0" w:space="0" w:color="auto"/>
        <w:bottom w:val="none" w:sz="0" w:space="0" w:color="auto"/>
        <w:right w:val="none" w:sz="0" w:space="0" w:color="auto"/>
      </w:divBdr>
    </w:div>
    <w:div w:id="1524399886">
      <w:marLeft w:val="640"/>
      <w:marRight w:val="0"/>
      <w:marTop w:val="0"/>
      <w:marBottom w:val="0"/>
      <w:divBdr>
        <w:top w:val="none" w:sz="0" w:space="0" w:color="auto"/>
        <w:left w:val="none" w:sz="0" w:space="0" w:color="auto"/>
        <w:bottom w:val="none" w:sz="0" w:space="0" w:color="auto"/>
        <w:right w:val="none" w:sz="0" w:space="0" w:color="auto"/>
      </w:divBdr>
    </w:div>
    <w:div w:id="1524443299">
      <w:marLeft w:val="640"/>
      <w:marRight w:val="0"/>
      <w:marTop w:val="0"/>
      <w:marBottom w:val="0"/>
      <w:divBdr>
        <w:top w:val="none" w:sz="0" w:space="0" w:color="auto"/>
        <w:left w:val="none" w:sz="0" w:space="0" w:color="auto"/>
        <w:bottom w:val="none" w:sz="0" w:space="0" w:color="auto"/>
        <w:right w:val="none" w:sz="0" w:space="0" w:color="auto"/>
      </w:divBdr>
    </w:div>
    <w:div w:id="1524513274">
      <w:marLeft w:val="640"/>
      <w:marRight w:val="0"/>
      <w:marTop w:val="0"/>
      <w:marBottom w:val="0"/>
      <w:divBdr>
        <w:top w:val="none" w:sz="0" w:space="0" w:color="auto"/>
        <w:left w:val="none" w:sz="0" w:space="0" w:color="auto"/>
        <w:bottom w:val="none" w:sz="0" w:space="0" w:color="auto"/>
        <w:right w:val="none" w:sz="0" w:space="0" w:color="auto"/>
      </w:divBdr>
    </w:div>
    <w:div w:id="1524514166">
      <w:marLeft w:val="640"/>
      <w:marRight w:val="0"/>
      <w:marTop w:val="0"/>
      <w:marBottom w:val="0"/>
      <w:divBdr>
        <w:top w:val="none" w:sz="0" w:space="0" w:color="auto"/>
        <w:left w:val="none" w:sz="0" w:space="0" w:color="auto"/>
        <w:bottom w:val="none" w:sz="0" w:space="0" w:color="auto"/>
        <w:right w:val="none" w:sz="0" w:space="0" w:color="auto"/>
      </w:divBdr>
    </w:div>
    <w:div w:id="1524517615">
      <w:marLeft w:val="640"/>
      <w:marRight w:val="0"/>
      <w:marTop w:val="0"/>
      <w:marBottom w:val="0"/>
      <w:divBdr>
        <w:top w:val="none" w:sz="0" w:space="0" w:color="auto"/>
        <w:left w:val="none" w:sz="0" w:space="0" w:color="auto"/>
        <w:bottom w:val="none" w:sz="0" w:space="0" w:color="auto"/>
        <w:right w:val="none" w:sz="0" w:space="0" w:color="auto"/>
      </w:divBdr>
    </w:div>
    <w:div w:id="1524592669">
      <w:marLeft w:val="640"/>
      <w:marRight w:val="0"/>
      <w:marTop w:val="0"/>
      <w:marBottom w:val="0"/>
      <w:divBdr>
        <w:top w:val="none" w:sz="0" w:space="0" w:color="auto"/>
        <w:left w:val="none" w:sz="0" w:space="0" w:color="auto"/>
        <w:bottom w:val="none" w:sz="0" w:space="0" w:color="auto"/>
        <w:right w:val="none" w:sz="0" w:space="0" w:color="auto"/>
      </w:divBdr>
    </w:div>
    <w:div w:id="1524632944">
      <w:marLeft w:val="640"/>
      <w:marRight w:val="0"/>
      <w:marTop w:val="0"/>
      <w:marBottom w:val="0"/>
      <w:divBdr>
        <w:top w:val="none" w:sz="0" w:space="0" w:color="auto"/>
        <w:left w:val="none" w:sz="0" w:space="0" w:color="auto"/>
        <w:bottom w:val="none" w:sz="0" w:space="0" w:color="auto"/>
        <w:right w:val="none" w:sz="0" w:space="0" w:color="auto"/>
      </w:divBdr>
    </w:div>
    <w:div w:id="1524707448">
      <w:marLeft w:val="640"/>
      <w:marRight w:val="0"/>
      <w:marTop w:val="0"/>
      <w:marBottom w:val="0"/>
      <w:divBdr>
        <w:top w:val="none" w:sz="0" w:space="0" w:color="auto"/>
        <w:left w:val="none" w:sz="0" w:space="0" w:color="auto"/>
        <w:bottom w:val="none" w:sz="0" w:space="0" w:color="auto"/>
        <w:right w:val="none" w:sz="0" w:space="0" w:color="auto"/>
      </w:divBdr>
    </w:div>
    <w:div w:id="1524710616">
      <w:marLeft w:val="640"/>
      <w:marRight w:val="0"/>
      <w:marTop w:val="0"/>
      <w:marBottom w:val="0"/>
      <w:divBdr>
        <w:top w:val="none" w:sz="0" w:space="0" w:color="auto"/>
        <w:left w:val="none" w:sz="0" w:space="0" w:color="auto"/>
        <w:bottom w:val="none" w:sz="0" w:space="0" w:color="auto"/>
        <w:right w:val="none" w:sz="0" w:space="0" w:color="auto"/>
      </w:divBdr>
    </w:div>
    <w:div w:id="1524779315">
      <w:bodyDiv w:val="1"/>
      <w:marLeft w:val="0"/>
      <w:marRight w:val="0"/>
      <w:marTop w:val="0"/>
      <w:marBottom w:val="0"/>
      <w:divBdr>
        <w:top w:val="none" w:sz="0" w:space="0" w:color="auto"/>
        <w:left w:val="none" w:sz="0" w:space="0" w:color="auto"/>
        <w:bottom w:val="none" w:sz="0" w:space="0" w:color="auto"/>
        <w:right w:val="none" w:sz="0" w:space="0" w:color="auto"/>
      </w:divBdr>
    </w:div>
    <w:div w:id="1524826193">
      <w:marLeft w:val="640"/>
      <w:marRight w:val="0"/>
      <w:marTop w:val="0"/>
      <w:marBottom w:val="0"/>
      <w:divBdr>
        <w:top w:val="none" w:sz="0" w:space="0" w:color="auto"/>
        <w:left w:val="none" w:sz="0" w:space="0" w:color="auto"/>
        <w:bottom w:val="none" w:sz="0" w:space="0" w:color="auto"/>
        <w:right w:val="none" w:sz="0" w:space="0" w:color="auto"/>
      </w:divBdr>
    </w:div>
    <w:div w:id="1524829478">
      <w:marLeft w:val="640"/>
      <w:marRight w:val="0"/>
      <w:marTop w:val="0"/>
      <w:marBottom w:val="0"/>
      <w:divBdr>
        <w:top w:val="none" w:sz="0" w:space="0" w:color="auto"/>
        <w:left w:val="none" w:sz="0" w:space="0" w:color="auto"/>
        <w:bottom w:val="none" w:sz="0" w:space="0" w:color="auto"/>
        <w:right w:val="none" w:sz="0" w:space="0" w:color="auto"/>
      </w:divBdr>
    </w:div>
    <w:div w:id="1524858757">
      <w:marLeft w:val="640"/>
      <w:marRight w:val="0"/>
      <w:marTop w:val="0"/>
      <w:marBottom w:val="0"/>
      <w:divBdr>
        <w:top w:val="none" w:sz="0" w:space="0" w:color="auto"/>
        <w:left w:val="none" w:sz="0" w:space="0" w:color="auto"/>
        <w:bottom w:val="none" w:sz="0" w:space="0" w:color="auto"/>
        <w:right w:val="none" w:sz="0" w:space="0" w:color="auto"/>
      </w:divBdr>
    </w:div>
    <w:div w:id="1524896683">
      <w:marLeft w:val="640"/>
      <w:marRight w:val="0"/>
      <w:marTop w:val="0"/>
      <w:marBottom w:val="0"/>
      <w:divBdr>
        <w:top w:val="none" w:sz="0" w:space="0" w:color="auto"/>
        <w:left w:val="none" w:sz="0" w:space="0" w:color="auto"/>
        <w:bottom w:val="none" w:sz="0" w:space="0" w:color="auto"/>
        <w:right w:val="none" w:sz="0" w:space="0" w:color="auto"/>
      </w:divBdr>
    </w:div>
    <w:div w:id="1524906189">
      <w:marLeft w:val="640"/>
      <w:marRight w:val="0"/>
      <w:marTop w:val="0"/>
      <w:marBottom w:val="0"/>
      <w:divBdr>
        <w:top w:val="none" w:sz="0" w:space="0" w:color="auto"/>
        <w:left w:val="none" w:sz="0" w:space="0" w:color="auto"/>
        <w:bottom w:val="none" w:sz="0" w:space="0" w:color="auto"/>
        <w:right w:val="none" w:sz="0" w:space="0" w:color="auto"/>
      </w:divBdr>
    </w:div>
    <w:div w:id="1524977379">
      <w:marLeft w:val="640"/>
      <w:marRight w:val="0"/>
      <w:marTop w:val="0"/>
      <w:marBottom w:val="0"/>
      <w:divBdr>
        <w:top w:val="none" w:sz="0" w:space="0" w:color="auto"/>
        <w:left w:val="none" w:sz="0" w:space="0" w:color="auto"/>
        <w:bottom w:val="none" w:sz="0" w:space="0" w:color="auto"/>
        <w:right w:val="none" w:sz="0" w:space="0" w:color="auto"/>
      </w:divBdr>
    </w:div>
    <w:div w:id="1524980870">
      <w:marLeft w:val="640"/>
      <w:marRight w:val="0"/>
      <w:marTop w:val="0"/>
      <w:marBottom w:val="0"/>
      <w:divBdr>
        <w:top w:val="none" w:sz="0" w:space="0" w:color="auto"/>
        <w:left w:val="none" w:sz="0" w:space="0" w:color="auto"/>
        <w:bottom w:val="none" w:sz="0" w:space="0" w:color="auto"/>
        <w:right w:val="none" w:sz="0" w:space="0" w:color="auto"/>
      </w:divBdr>
    </w:div>
    <w:div w:id="1525024240">
      <w:marLeft w:val="640"/>
      <w:marRight w:val="0"/>
      <w:marTop w:val="0"/>
      <w:marBottom w:val="0"/>
      <w:divBdr>
        <w:top w:val="none" w:sz="0" w:space="0" w:color="auto"/>
        <w:left w:val="none" w:sz="0" w:space="0" w:color="auto"/>
        <w:bottom w:val="none" w:sz="0" w:space="0" w:color="auto"/>
        <w:right w:val="none" w:sz="0" w:space="0" w:color="auto"/>
      </w:divBdr>
    </w:div>
    <w:div w:id="1525054056">
      <w:marLeft w:val="640"/>
      <w:marRight w:val="0"/>
      <w:marTop w:val="0"/>
      <w:marBottom w:val="0"/>
      <w:divBdr>
        <w:top w:val="none" w:sz="0" w:space="0" w:color="auto"/>
        <w:left w:val="none" w:sz="0" w:space="0" w:color="auto"/>
        <w:bottom w:val="none" w:sz="0" w:space="0" w:color="auto"/>
        <w:right w:val="none" w:sz="0" w:space="0" w:color="auto"/>
      </w:divBdr>
    </w:div>
    <w:div w:id="1525054070">
      <w:marLeft w:val="640"/>
      <w:marRight w:val="0"/>
      <w:marTop w:val="0"/>
      <w:marBottom w:val="0"/>
      <w:divBdr>
        <w:top w:val="none" w:sz="0" w:space="0" w:color="auto"/>
        <w:left w:val="none" w:sz="0" w:space="0" w:color="auto"/>
        <w:bottom w:val="none" w:sz="0" w:space="0" w:color="auto"/>
        <w:right w:val="none" w:sz="0" w:space="0" w:color="auto"/>
      </w:divBdr>
    </w:div>
    <w:div w:id="1525166137">
      <w:marLeft w:val="640"/>
      <w:marRight w:val="0"/>
      <w:marTop w:val="0"/>
      <w:marBottom w:val="0"/>
      <w:divBdr>
        <w:top w:val="none" w:sz="0" w:space="0" w:color="auto"/>
        <w:left w:val="none" w:sz="0" w:space="0" w:color="auto"/>
        <w:bottom w:val="none" w:sz="0" w:space="0" w:color="auto"/>
        <w:right w:val="none" w:sz="0" w:space="0" w:color="auto"/>
      </w:divBdr>
    </w:div>
    <w:div w:id="1525243057">
      <w:marLeft w:val="640"/>
      <w:marRight w:val="0"/>
      <w:marTop w:val="0"/>
      <w:marBottom w:val="0"/>
      <w:divBdr>
        <w:top w:val="none" w:sz="0" w:space="0" w:color="auto"/>
        <w:left w:val="none" w:sz="0" w:space="0" w:color="auto"/>
        <w:bottom w:val="none" w:sz="0" w:space="0" w:color="auto"/>
        <w:right w:val="none" w:sz="0" w:space="0" w:color="auto"/>
      </w:divBdr>
    </w:div>
    <w:div w:id="1525290747">
      <w:marLeft w:val="640"/>
      <w:marRight w:val="0"/>
      <w:marTop w:val="0"/>
      <w:marBottom w:val="0"/>
      <w:divBdr>
        <w:top w:val="none" w:sz="0" w:space="0" w:color="auto"/>
        <w:left w:val="none" w:sz="0" w:space="0" w:color="auto"/>
        <w:bottom w:val="none" w:sz="0" w:space="0" w:color="auto"/>
        <w:right w:val="none" w:sz="0" w:space="0" w:color="auto"/>
      </w:divBdr>
    </w:div>
    <w:div w:id="1525291104">
      <w:marLeft w:val="640"/>
      <w:marRight w:val="0"/>
      <w:marTop w:val="0"/>
      <w:marBottom w:val="0"/>
      <w:divBdr>
        <w:top w:val="none" w:sz="0" w:space="0" w:color="auto"/>
        <w:left w:val="none" w:sz="0" w:space="0" w:color="auto"/>
        <w:bottom w:val="none" w:sz="0" w:space="0" w:color="auto"/>
        <w:right w:val="none" w:sz="0" w:space="0" w:color="auto"/>
      </w:divBdr>
    </w:div>
    <w:div w:id="1525484440">
      <w:marLeft w:val="640"/>
      <w:marRight w:val="0"/>
      <w:marTop w:val="0"/>
      <w:marBottom w:val="0"/>
      <w:divBdr>
        <w:top w:val="none" w:sz="0" w:space="0" w:color="auto"/>
        <w:left w:val="none" w:sz="0" w:space="0" w:color="auto"/>
        <w:bottom w:val="none" w:sz="0" w:space="0" w:color="auto"/>
        <w:right w:val="none" w:sz="0" w:space="0" w:color="auto"/>
      </w:divBdr>
    </w:div>
    <w:div w:id="1525511414">
      <w:marLeft w:val="640"/>
      <w:marRight w:val="0"/>
      <w:marTop w:val="0"/>
      <w:marBottom w:val="0"/>
      <w:divBdr>
        <w:top w:val="none" w:sz="0" w:space="0" w:color="auto"/>
        <w:left w:val="none" w:sz="0" w:space="0" w:color="auto"/>
        <w:bottom w:val="none" w:sz="0" w:space="0" w:color="auto"/>
        <w:right w:val="none" w:sz="0" w:space="0" w:color="auto"/>
      </w:divBdr>
    </w:div>
    <w:div w:id="1525554397">
      <w:marLeft w:val="640"/>
      <w:marRight w:val="0"/>
      <w:marTop w:val="0"/>
      <w:marBottom w:val="0"/>
      <w:divBdr>
        <w:top w:val="none" w:sz="0" w:space="0" w:color="auto"/>
        <w:left w:val="none" w:sz="0" w:space="0" w:color="auto"/>
        <w:bottom w:val="none" w:sz="0" w:space="0" w:color="auto"/>
        <w:right w:val="none" w:sz="0" w:space="0" w:color="auto"/>
      </w:divBdr>
    </w:div>
    <w:div w:id="1525561626">
      <w:marLeft w:val="480"/>
      <w:marRight w:val="0"/>
      <w:marTop w:val="0"/>
      <w:marBottom w:val="0"/>
      <w:divBdr>
        <w:top w:val="none" w:sz="0" w:space="0" w:color="auto"/>
        <w:left w:val="none" w:sz="0" w:space="0" w:color="auto"/>
        <w:bottom w:val="none" w:sz="0" w:space="0" w:color="auto"/>
        <w:right w:val="none" w:sz="0" w:space="0" w:color="auto"/>
      </w:divBdr>
    </w:div>
    <w:div w:id="1525636195">
      <w:marLeft w:val="640"/>
      <w:marRight w:val="0"/>
      <w:marTop w:val="0"/>
      <w:marBottom w:val="0"/>
      <w:divBdr>
        <w:top w:val="none" w:sz="0" w:space="0" w:color="auto"/>
        <w:left w:val="none" w:sz="0" w:space="0" w:color="auto"/>
        <w:bottom w:val="none" w:sz="0" w:space="0" w:color="auto"/>
        <w:right w:val="none" w:sz="0" w:space="0" w:color="auto"/>
      </w:divBdr>
    </w:div>
    <w:div w:id="1525748041">
      <w:marLeft w:val="640"/>
      <w:marRight w:val="0"/>
      <w:marTop w:val="0"/>
      <w:marBottom w:val="0"/>
      <w:divBdr>
        <w:top w:val="none" w:sz="0" w:space="0" w:color="auto"/>
        <w:left w:val="none" w:sz="0" w:space="0" w:color="auto"/>
        <w:bottom w:val="none" w:sz="0" w:space="0" w:color="auto"/>
        <w:right w:val="none" w:sz="0" w:space="0" w:color="auto"/>
      </w:divBdr>
    </w:div>
    <w:div w:id="1525749265">
      <w:marLeft w:val="640"/>
      <w:marRight w:val="0"/>
      <w:marTop w:val="0"/>
      <w:marBottom w:val="0"/>
      <w:divBdr>
        <w:top w:val="none" w:sz="0" w:space="0" w:color="auto"/>
        <w:left w:val="none" w:sz="0" w:space="0" w:color="auto"/>
        <w:bottom w:val="none" w:sz="0" w:space="0" w:color="auto"/>
        <w:right w:val="none" w:sz="0" w:space="0" w:color="auto"/>
      </w:divBdr>
    </w:div>
    <w:div w:id="1525750752">
      <w:marLeft w:val="640"/>
      <w:marRight w:val="0"/>
      <w:marTop w:val="0"/>
      <w:marBottom w:val="0"/>
      <w:divBdr>
        <w:top w:val="none" w:sz="0" w:space="0" w:color="auto"/>
        <w:left w:val="none" w:sz="0" w:space="0" w:color="auto"/>
        <w:bottom w:val="none" w:sz="0" w:space="0" w:color="auto"/>
        <w:right w:val="none" w:sz="0" w:space="0" w:color="auto"/>
      </w:divBdr>
    </w:div>
    <w:div w:id="1525823282">
      <w:marLeft w:val="640"/>
      <w:marRight w:val="0"/>
      <w:marTop w:val="0"/>
      <w:marBottom w:val="0"/>
      <w:divBdr>
        <w:top w:val="none" w:sz="0" w:space="0" w:color="auto"/>
        <w:left w:val="none" w:sz="0" w:space="0" w:color="auto"/>
        <w:bottom w:val="none" w:sz="0" w:space="0" w:color="auto"/>
        <w:right w:val="none" w:sz="0" w:space="0" w:color="auto"/>
      </w:divBdr>
    </w:div>
    <w:div w:id="1525823602">
      <w:marLeft w:val="640"/>
      <w:marRight w:val="0"/>
      <w:marTop w:val="0"/>
      <w:marBottom w:val="0"/>
      <w:divBdr>
        <w:top w:val="none" w:sz="0" w:space="0" w:color="auto"/>
        <w:left w:val="none" w:sz="0" w:space="0" w:color="auto"/>
        <w:bottom w:val="none" w:sz="0" w:space="0" w:color="auto"/>
        <w:right w:val="none" w:sz="0" w:space="0" w:color="auto"/>
      </w:divBdr>
    </w:div>
    <w:div w:id="1525828720">
      <w:marLeft w:val="640"/>
      <w:marRight w:val="0"/>
      <w:marTop w:val="0"/>
      <w:marBottom w:val="0"/>
      <w:divBdr>
        <w:top w:val="none" w:sz="0" w:space="0" w:color="auto"/>
        <w:left w:val="none" w:sz="0" w:space="0" w:color="auto"/>
        <w:bottom w:val="none" w:sz="0" w:space="0" w:color="auto"/>
        <w:right w:val="none" w:sz="0" w:space="0" w:color="auto"/>
      </w:divBdr>
    </w:div>
    <w:div w:id="1525898699">
      <w:marLeft w:val="640"/>
      <w:marRight w:val="0"/>
      <w:marTop w:val="0"/>
      <w:marBottom w:val="0"/>
      <w:divBdr>
        <w:top w:val="none" w:sz="0" w:space="0" w:color="auto"/>
        <w:left w:val="none" w:sz="0" w:space="0" w:color="auto"/>
        <w:bottom w:val="none" w:sz="0" w:space="0" w:color="auto"/>
        <w:right w:val="none" w:sz="0" w:space="0" w:color="auto"/>
      </w:divBdr>
    </w:div>
    <w:div w:id="1526018774">
      <w:marLeft w:val="640"/>
      <w:marRight w:val="0"/>
      <w:marTop w:val="0"/>
      <w:marBottom w:val="0"/>
      <w:divBdr>
        <w:top w:val="none" w:sz="0" w:space="0" w:color="auto"/>
        <w:left w:val="none" w:sz="0" w:space="0" w:color="auto"/>
        <w:bottom w:val="none" w:sz="0" w:space="0" w:color="auto"/>
        <w:right w:val="none" w:sz="0" w:space="0" w:color="auto"/>
      </w:divBdr>
    </w:div>
    <w:div w:id="1526096429">
      <w:marLeft w:val="640"/>
      <w:marRight w:val="0"/>
      <w:marTop w:val="0"/>
      <w:marBottom w:val="0"/>
      <w:divBdr>
        <w:top w:val="none" w:sz="0" w:space="0" w:color="auto"/>
        <w:left w:val="none" w:sz="0" w:space="0" w:color="auto"/>
        <w:bottom w:val="none" w:sz="0" w:space="0" w:color="auto"/>
        <w:right w:val="none" w:sz="0" w:space="0" w:color="auto"/>
      </w:divBdr>
    </w:div>
    <w:div w:id="1526209798">
      <w:marLeft w:val="640"/>
      <w:marRight w:val="0"/>
      <w:marTop w:val="0"/>
      <w:marBottom w:val="0"/>
      <w:divBdr>
        <w:top w:val="none" w:sz="0" w:space="0" w:color="auto"/>
        <w:left w:val="none" w:sz="0" w:space="0" w:color="auto"/>
        <w:bottom w:val="none" w:sz="0" w:space="0" w:color="auto"/>
        <w:right w:val="none" w:sz="0" w:space="0" w:color="auto"/>
      </w:divBdr>
    </w:div>
    <w:div w:id="1526216834">
      <w:marLeft w:val="640"/>
      <w:marRight w:val="0"/>
      <w:marTop w:val="0"/>
      <w:marBottom w:val="0"/>
      <w:divBdr>
        <w:top w:val="none" w:sz="0" w:space="0" w:color="auto"/>
        <w:left w:val="none" w:sz="0" w:space="0" w:color="auto"/>
        <w:bottom w:val="none" w:sz="0" w:space="0" w:color="auto"/>
        <w:right w:val="none" w:sz="0" w:space="0" w:color="auto"/>
      </w:divBdr>
    </w:div>
    <w:div w:id="1526364806">
      <w:marLeft w:val="640"/>
      <w:marRight w:val="0"/>
      <w:marTop w:val="0"/>
      <w:marBottom w:val="0"/>
      <w:divBdr>
        <w:top w:val="none" w:sz="0" w:space="0" w:color="auto"/>
        <w:left w:val="none" w:sz="0" w:space="0" w:color="auto"/>
        <w:bottom w:val="none" w:sz="0" w:space="0" w:color="auto"/>
        <w:right w:val="none" w:sz="0" w:space="0" w:color="auto"/>
      </w:divBdr>
    </w:div>
    <w:div w:id="1526409606">
      <w:marLeft w:val="640"/>
      <w:marRight w:val="0"/>
      <w:marTop w:val="0"/>
      <w:marBottom w:val="0"/>
      <w:divBdr>
        <w:top w:val="none" w:sz="0" w:space="0" w:color="auto"/>
        <w:left w:val="none" w:sz="0" w:space="0" w:color="auto"/>
        <w:bottom w:val="none" w:sz="0" w:space="0" w:color="auto"/>
        <w:right w:val="none" w:sz="0" w:space="0" w:color="auto"/>
      </w:divBdr>
    </w:div>
    <w:div w:id="1526475802">
      <w:marLeft w:val="640"/>
      <w:marRight w:val="0"/>
      <w:marTop w:val="0"/>
      <w:marBottom w:val="0"/>
      <w:divBdr>
        <w:top w:val="none" w:sz="0" w:space="0" w:color="auto"/>
        <w:left w:val="none" w:sz="0" w:space="0" w:color="auto"/>
        <w:bottom w:val="none" w:sz="0" w:space="0" w:color="auto"/>
        <w:right w:val="none" w:sz="0" w:space="0" w:color="auto"/>
      </w:divBdr>
    </w:div>
    <w:div w:id="1526479937">
      <w:marLeft w:val="640"/>
      <w:marRight w:val="0"/>
      <w:marTop w:val="0"/>
      <w:marBottom w:val="0"/>
      <w:divBdr>
        <w:top w:val="none" w:sz="0" w:space="0" w:color="auto"/>
        <w:left w:val="none" w:sz="0" w:space="0" w:color="auto"/>
        <w:bottom w:val="none" w:sz="0" w:space="0" w:color="auto"/>
        <w:right w:val="none" w:sz="0" w:space="0" w:color="auto"/>
      </w:divBdr>
    </w:div>
    <w:div w:id="1526480065">
      <w:marLeft w:val="640"/>
      <w:marRight w:val="0"/>
      <w:marTop w:val="0"/>
      <w:marBottom w:val="0"/>
      <w:divBdr>
        <w:top w:val="none" w:sz="0" w:space="0" w:color="auto"/>
        <w:left w:val="none" w:sz="0" w:space="0" w:color="auto"/>
        <w:bottom w:val="none" w:sz="0" w:space="0" w:color="auto"/>
        <w:right w:val="none" w:sz="0" w:space="0" w:color="auto"/>
      </w:divBdr>
    </w:div>
    <w:div w:id="1526559378">
      <w:marLeft w:val="640"/>
      <w:marRight w:val="0"/>
      <w:marTop w:val="0"/>
      <w:marBottom w:val="0"/>
      <w:divBdr>
        <w:top w:val="none" w:sz="0" w:space="0" w:color="auto"/>
        <w:left w:val="none" w:sz="0" w:space="0" w:color="auto"/>
        <w:bottom w:val="none" w:sz="0" w:space="0" w:color="auto"/>
        <w:right w:val="none" w:sz="0" w:space="0" w:color="auto"/>
      </w:divBdr>
    </w:div>
    <w:div w:id="1526600053">
      <w:marLeft w:val="640"/>
      <w:marRight w:val="0"/>
      <w:marTop w:val="0"/>
      <w:marBottom w:val="0"/>
      <w:divBdr>
        <w:top w:val="none" w:sz="0" w:space="0" w:color="auto"/>
        <w:left w:val="none" w:sz="0" w:space="0" w:color="auto"/>
        <w:bottom w:val="none" w:sz="0" w:space="0" w:color="auto"/>
        <w:right w:val="none" w:sz="0" w:space="0" w:color="auto"/>
      </w:divBdr>
    </w:div>
    <w:div w:id="1526600142">
      <w:marLeft w:val="640"/>
      <w:marRight w:val="0"/>
      <w:marTop w:val="0"/>
      <w:marBottom w:val="0"/>
      <w:divBdr>
        <w:top w:val="none" w:sz="0" w:space="0" w:color="auto"/>
        <w:left w:val="none" w:sz="0" w:space="0" w:color="auto"/>
        <w:bottom w:val="none" w:sz="0" w:space="0" w:color="auto"/>
        <w:right w:val="none" w:sz="0" w:space="0" w:color="auto"/>
      </w:divBdr>
    </w:div>
    <w:div w:id="1526603507">
      <w:marLeft w:val="640"/>
      <w:marRight w:val="0"/>
      <w:marTop w:val="0"/>
      <w:marBottom w:val="0"/>
      <w:divBdr>
        <w:top w:val="none" w:sz="0" w:space="0" w:color="auto"/>
        <w:left w:val="none" w:sz="0" w:space="0" w:color="auto"/>
        <w:bottom w:val="none" w:sz="0" w:space="0" w:color="auto"/>
        <w:right w:val="none" w:sz="0" w:space="0" w:color="auto"/>
      </w:divBdr>
    </w:div>
    <w:div w:id="1526673246">
      <w:marLeft w:val="640"/>
      <w:marRight w:val="0"/>
      <w:marTop w:val="0"/>
      <w:marBottom w:val="0"/>
      <w:divBdr>
        <w:top w:val="none" w:sz="0" w:space="0" w:color="auto"/>
        <w:left w:val="none" w:sz="0" w:space="0" w:color="auto"/>
        <w:bottom w:val="none" w:sz="0" w:space="0" w:color="auto"/>
        <w:right w:val="none" w:sz="0" w:space="0" w:color="auto"/>
      </w:divBdr>
    </w:div>
    <w:div w:id="1526793160">
      <w:marLeft w:val="640"/>
      <w:marRight w:val="0"/>
      <w:marTop w:val="0"/>
      <w:marBottom w:val="0"/>
      <w:divBdr>
        <w:top w:val="none" w:sz="0" w:space="0" w:color="auto"/>
        <w:left w:val="none" w:sz="0" w:space="0" w:color="auto"/>
        <w:bottom w:val="none" w:sz="0" w:space="0" w:color="auto"/>
        <w:right w:val="none" w:sz="0" w:space="0" w:color="auto"/>
      </w:divBdr>
    </w:div>
    <w:div w:id="1526867139">
      <w:marLeft w:val="640"/>
      <w:marRight w:val="0"/>
      <w:marTop w:val="0"/>
      <w:marBottom w:val="0"/>
      <w:divBdr>
        <w:top w:val="none" w:sz="0" w:space="0" w:color="auto"/>
        <w:left w:val="none" w:sz="0" w:space="0" w:color="auto"/>
        <w:bottom w:val="none" w:sz="0" w:space="0" w:color="auto"/>
        <w:right w:val="none" w:sz="0" w:space="0" w:color="auto"/>
      </w:divBdr>
    </w:div>
    <w:div w:id="1526871713">
      <w:marLeft w:val="640"/>
      <w:marRight w:val="0"/>
      <w:marTop w:val="0"/>
      <w:marBottom w:val="0"/>
      <w:divBdr>
        <w:top w:val="none" w:sz="0" w:space="0" w:color="auto"/>
        <w:left w:val="none" w:sz="0" w:space="0" w:color="auto"/>
        <w:bottom w:val="none" w:sz="0" w:space="0" w:color="auto"/>
        <w:right w:val="none" w:sz="0" w:space="0" w:color="auto"/>
      </w:divBdr>
    </w:div>
    <w:div w:id="1526938297">
      <w:marLeft w:val="640"/>
      <w:marRight w:val="0"/>
      <w:marTop w:val="0"/>
      <w:marBottom w:val="0"/>
      <w:divBdr>
        <w:top w:val="none" w:sz="0" w:space="0" w:color="auto"/>
        <w:left w:val="none" w:sz="0" w:space="0" w:color="auto"/>
        <w:bottom w:val="none" w:sz="0" w:space="0" w:color="auto"/>
        <w:right w:val="none" w:sz="0" w:space="0" w:color="auto"/>
      </w:divBdr>
    </w:div>
    <w:div w:id="1526944356">
      <w:marLeft w:val="640"/>
      <w:marRight w:val="0"/>
      <w:marTop w:val="0"/>
      <w:marBottom w:val="0"/>
      <w:divBdr>
        <w:top w:val="none" w:sz="0" w:space="0" w:color="auto"/>
        <w:left w:val="none" w:sz="0" w:space="0" w:color="auto"/>
        <w:bottom w:val="none" w:sz="0" w:space="0" w:color="auto"/>
        <w:right w:val="none" w:sz="0" w:space="0" w:color="auto"/>
      </w:divBdr>
    </w:div>
    <w:div w:id="1526947026">
      <w:marLeft w:val="640"/>
      <w:marRight w:val="0"/>
      <w:marTop w:val="0"/>
      <w:marBottom w:val="0"/>
      <w:divBdr>
        <w:top w:val="none" w:sz="0" w:space="0" w:color="auto"/>
        <w:left w:val="none" w:sz="0" w:space="0" w:color="auto"/>
        <w:bottom w:val="none" w:sz="0" w:space="0" w:color="auto"/>
        <w:right w:val="none" w:sz="0" w:space="0" w:color="auto"/>
      </w:divBdr>
    </w:div>
    <w:div w:id="1527057060">
      <w:marLeft w:val="640"/>
      <w:marRight w:val="0"/>
      <w:marTop w:val="0"/>
      <w:marBottom w:val="0"/>
      <w:divBdr>
        <w:top w:val="none" w:sz="0" w:space="0" w:color="auto"/>
        <w:left w:val="none" w:sz="0" w:space="0" w:color="auto"/>
        <w:bottom w:val="none" w:sz="0" w:space="0" w:color="auto"/>
        <w:right w:val="none" w:sz="0" w:space="0" w:color="auto"/>
      </w:divBdr>
    </w:div>
    <w:div w:id="1527134332">
      <w:marLeft w:val="640"/>
      <w:marRight w:val="0"/>
      <w:marTop w:val="0"/>
      <w:marBottom w:val="0"/>
      <w:divBdr>
        <w:top w:val="none" w:sz="0" w:space="0" w:color="auto"/>
        <w:left w:val="none" w:sz="0" w:space="0" w:color="auto"/>
        <w:bottom w:val="none" w:sz="0" w:space="0" w:color="auto"/>
        <w:right w:val="none" w:sz="0" w:space="0" w:color="auto"/>
      </w:divBdr>
    </w:div>
    <w:div w:id="1527137319">
      <w:marLeft w:val="640"/>
      <w:marRight w:val="0"/>
      <w:marTop w:val="0"/>
      <w:marBottom w:val="0"/>
      <w:divBdr>
        <w:top w:val="none" w:sz="0" w:space="0" w:color="auto"/>
        <w:left w:val="none" w:sz="0" w:space="0" w:color="auto"/>
        <w:bottom w:val="none" w:sz="0" w:space="0" w:color="auto"/>
        <w:right w:val="none" w:sz="0" w:space="0" w:color="auto"/>
      </w:divBdr>
    </w:div>
    <w:div w:id="1527282278">
      <w:marLeft w:val="640"/>
      <w:marRight w:val="0"/>
      <w:marTop w:val="0"/>
      <w:marBottom w:val="0"/>
      <w:divBdr>
        <w:top w:val="none" w:sz="0" w:space="0" w:color="auto"/>
        <w:left w:val="none" w:sz="0" w:space="0" w:color="auto"/>
        <w:bottom w:val="none" w:sz="0" w:space="0" w:color="auto"/>
        <w:right w:val="none" w:sz="0" w:space="0" w:color="auto"/>
      </w:divBdr>
    </w:div>
    <w:div w:id="1527333169">
      <w:marLeft w:val="640"/>
      <w:marRight w:val="0"/>
      <w:marTop w:val="0"/>
      <w:marBottom w:val="0"/>
      <w:divBdr>
        <w:top w:val="none" w:sz="0" w:space="0" w:color="auto"/>
        <w:left w:val="none" w:sz="0" w:space="0" w:color="auto"/>
        <w:bottom w:val="none" w:sz="0" w:space="0" w:color="auto"/>
        <w:right w:val="none" w:sz="0" w:space="0" w:color="auto"/>
      </w:divBdr>
    </w:div>
    <w:div w:id="1527408399">
      <w:marLeft w:val="640"/>
      <w:marRight w:val="0"/>
      <w:marTop w:val="0"/>
      <w:marBottom w:val="0"/>
      <w:divBdr>
        <w:top w:val="none" w:sz="0" w:space="0" w:color="auto"/>
        <w:left w:val="none" w:sz="0" w:space="0" w:color="auto"/>
        <w:bottom w:val="none" w:sz="0" w:space="0" w:color="auto"/>
        <w:right w:val="none" w:sz="0" w:space="0" w:color="auto"/>
      </w:divBdr>
    </w:div>
    <w:div w:id="1527524601">
      <w:marLeft w:val="640"/>
      <w:marRight w:val="0"/>
      <w:marTop w:val="0"/>
      <w:marBottom w:val="0"/>
      <w:divBdr>
        <w:top w:val="none" w:sz="0" w:space="0" w:color="auto"/>
        <w:left w:val="none" w:sz="0" w:space="0" w:color="auto"/>
        <w:bottom w:val="none" w:sz="0" w:space="0" w:color="auto"/>
        <w:right w:val="none" w:sz="0" w:space="0" w:color="auto"/>
      </w:divBdr>
    </w:div>
    <w:div w:id="1527526784">
      <w:marLeft w:val="640"/>
      <w:marRight w:val="0"/>
      <w:marTop w:val="0"/>
      <w:marBottom w:val="0"/>
      <w:divBdr>
        <w:top w:val="none" w:sz="0" w:space="0" w:color="auto"/>
        <w:left w:val="none" w:sz="0" w:space="0" w:color="auto"/>
        <w:bottom w:val="none" w:sz="0" w:space="0" w:color="auto"/>
        <w:right w:val="none" w:sz="0" w:space="0" w:color="auto"/>
      </w:divBdr>
    </w:div>
    <w:div w:id="1527673696">
      <w:marLeft w:val="640"/>
      <w:marRight w:val="0"/>
      <w:marTop w:val="0"/>
      <w:marBottom w:val="0"/>
      <w:divBdr>
        <w:top w:val="none" w:sz="0" w:space="0" w:color="auto"/>
        <w:left w:val="none" w:sz="0" w:space="0" w:color="auto"/>
        <w:bottom w:val="none" w:sz="0" w:space="0" w:color="auto"/>
        <w:right w:val="none" w:sz="0" w:space="0" w:color="auto"/>
      </w:divBdr>
    </w:div>
    <w:div w:id="1527712232">
      <w:marLeft w:val="640"/>
      <w:marRight w:val="0"/>
      <w:marTop w:val="0"/>
      <w:marBottom w:val="0"/>
      <w:divBdr>
        <w:top w:val="none" w:sz="0" w:space="0" w:color="auto"/>
        <w:left w:val="none" w:sz="0" w:space="0" w:color="auto"/>
        <w:bottom w:val="none" w:sz="0" w:space="0" w:color="auto"/>
        <w:right w:val="none" w:sz="0" w:space="0" w:color="auto"/>
      </w:divBdr>
    </w:div>
    <w:div w:id="1527718691">
      <w:marLeft w:val="640"/>
      <w:marRight w:val="0"/>
      <w:marTop w:val="0"/>
      <w:marBottom w:val="0"/>
      <w:divBdr>
        <w:top w:val="none" w:sz="0" w:space="0" w:color="auto"/>
        <w:left w:val="none" w:sz="0" w:space="0" w:color="auto"/>
        <w:bottom w:val="none" w:sz="0" w:space="0" w:color="auto"/>
        <w:right w:val="none" w:sz="0" w:space="0" w:color="auto"/>
      </w:divBdr>
    </w:div>
    <w:div w:id="1527790922">
      <w:marLeft w:val="640"/>
      <w:marRight w:val="0"/>
      <w:marTop w:val="0"/>
      <w:marBottom w:val="0"/>
      <w:divBdr>
        <w:top w:val="none" w:sz="0" w:space="0" w:color="auto"/>
        <w:left w:val="none" w:sz="0" w:space="0" w:color="auto"/>
        <w:bottom w:val="none" w:sz="0" w:space="0" w:color="auto"/>
        <w:right w:val="none" w:sz="0" w:space="0" w:color="auto"/>
      </w:divBdr>
    </w:div>
    <w:div w:id="1527793509">
      <w:marLeft w:val="640"/>
      <w:marRight w:val="0"/>
      <w:marTop w:val="0"/>
      <w:marBottom w:val="0"/>
      <w:divBdr>
        <w:top w:val="none" w:sz="0" w:space="0" w:color="auto"/>
        <w:left w:val="none" w:sz="0" w:space="0" w:color="auto"/>
        <w:bottom w:val="none" w:sz="0" w:space="0" w:color="auto"/>
        <w:right w:val="none" w:sz="0" w:space="0" w:color="auto"/>
      </w:divBdr>
    </w:div>
    <w:div w:id="1527864247">
      <w:marLeft w:val="640"/>
      <w:marRight w:val="0"/>
      <w:marTop w:val="0"/>
      <w:marBottom w:val="0"/>
      <w:divBdr>
        <w:top w:val="none" w:sz="0" w:space="0" w:color="auto"/>
        <w:left w:val="none" w:sz="0" w:space="0" w:color="auto"/>
        <w:bottom w:val="none" w:sz="0" w:space="0" w:color="auto"/>
        <w:right w:val="none" w:sz="0" w:space="0" w:color="auto"/>
      </w:divBdr>
    </w:div>
    <w:div w:id="1527865073">
      <w:marLeft w:val="640"/>
      <w:marRight w:val="0"/>
      <w:marTop w:val="0"/>
      <w:marBottom w:val="0"/>
      <w:divBdr>
        <w:top w:val="none" w:sz="0" w:space="0" w:color="auto"/>
        <w:left w:val="none" w:sz="0" w:space="0" w:color="auto"/>
        <w:bottom w:val="none" w:sz="0" w:space="0" w:color="auto"/>
        <w:right w:val="none" w:sz="0" w:space="0" w:color="auto"/>
      </w:divBdr>
    </w:div>
    <w:div w:id="1527865638">
      <w:marLeft w:val="640"/>
      <w:marRight w:val="0"/>
      <w:marTop w:val="0"/>
      <w:marBottom w:val="0"/>
      <w:divBdr>
        <w:top w:val="none" w:sz="0" w:space="0" w:color="auto"/>
        <w:left w:val="none" w:sz="0" w:space="0" w:color="auto"/>
        <w:bottom w:val="none" w:sz="0" w:space="0" w:color="auto"/>
        <w:right w:val="none" w:sz="0" w:space="0" w:color="auto"/>
      </w:divBdr>
    </w:div>
    <w:div w:id="1527937917">
      <w:marLeft w:val="640"/>
      <w:marRight w:val="0"/>
      <w:marTop w:val="0"/>
      <w:marBottom w:val="0"/>
      <w:divBdr>
        <w:top w:val="none" w:sz="0" w:space="0" w:color="auto"/>
        <w:left w:val="none" w:sz="0" w:space="0" w:color="auto"/>
        <w:bottom w:val="none" w:sz="0" w:space="0" w:color="auto"/>
        <w:right w:val="none" w:sz="0" w:space="0" w:color="auto"/>
      </w:divBdr>
    </w:div>
    <w:div w:id="1527937966">
      <w:marLeft w:val="640"/>
      <w:marRight w:val="0"/>
      <w:marTop w:val="0"/>
      <w:marBottom w:val="0"/>
      <w:divBdr>
        <w:top w:val="none" w:sz="0" w:space="0" w:color="auto"/>
        <w:left w:val="none" w:sz="0" w:space="0" w:color="auto"/>
        <w:bottom w:val="none" w:sz="0" w:space="0" w:color="auto"/>
        <w:right w:val="none" w:sz="0" w:space="0" w:color="auto"/>
      </w:divBdr>
    </w:div>
    <w:div w:id="1527938501">
      <w:marLeft w:val="640"/>
      <w:marRight w:val="0"/>
      <w:marTop w:val="0"/>
      <w:marBottom w:val="0"/>
      <w:divBdr>
        <w:top w:val="none" w:sz="0" w:space="0" w:color="auto"/>
        <w:left w:val="none" w:sz="0" w:space="0" w:color="auto"/>
        <w:bottom w:val="none" w:sz="0" w:space="0" w:color="auto"/>
        <w:right w:val="none" w:sz="0" w:space="0" w:color="auto"/>
      </w:divBdr>
    </w:div>
    <w:div w:id="1527987806">
      <w:marLeft w:val="640"/>
      <w:marRight w:val="0"/>
      <w:marTop w:val="0"/>
      <w:marBottom w:val="0"/>
      <w:divBdr>
        <w:top w:val="none" w:sz="0" w:space="0" w:color="auto"/>
        <w:left w:val="none" w:sz="0" w:space="0" w:color="auto"/>
        <w:bottom w:val="none" w:sz="0" w:space="0" w:color="auto"/>
        <w:right w:val="none" w:sz="0" w:space="0" w:color="auto"/>
      </w:divBdr>
    </w:div>
    <w:div w:id="1528058096">
      <w:marLeft w:val="640"/>
      <w:marRight w:val="0"/>
      <w:marTop w:val="0"/>
      <w:marBottom w:val="0"/>
      <w:divBdr>
        <w:top w:val="none" w:sz="0" w:space="0" w:color="auto"/>
        <w:left w:val="none" w:sz="0" w:space="0" w:color="auto"/>
        <w:bottom w:val="none" w:sz="0" w:space="0" w:color="auto"/>
        <w:right w:val="none" w:sz="0" w:space="0" w:color="auto"/>
      </w:divBdr>
    </w:div>
    <w:div w:id="1528103837">
      <w:marLeft w:val="640"/>
      <w:marRight w:val="0"/>
      <w:marTop w:val="0"/>
      <w:marBottom w:val="0"/>
      <w:divBdr>
        <w:top w:val="none" w:sz="0" w:space="0" w:color="auto"/>
        <w:left w:val="none" w:sz="0" w:space="0" w:color="auto"/>
        <w:bottom w:val="none" w:sz="0" w:space="0" w:color="auto"/>
        <w:right w:val="none" w:sz="0" w:space="0" w:color="auto"/>
      </w:divBdr>
    </w:div>
    <w:div w:id="1528252835">
      <w:marLeft w:val="640"/>
      <w:marRight w:val="0"/>
      <w:marTop w:val="0"/>
      <w:marBottom w:val="0"/>
      <w:divBdr>
        <w:top w:val="none" w:sz="0" w:space="0" w:color="auto"/>
        <w:left w:val="none" w:sz="0" w:space="0" w:color="auto"/>
        <w:bottom w:val="none" w:sz="0" w:space="0" w:color="auto"/>
        <w:right w:val="none" w:sz="0" w:space="0" w:color="auto"/>
      </w:divBdr>
    </w:div>
    <w:div w:id="1528366682">
      <w:marLeft w:val="640"/>
      <w:marRight w:val="0"/>
      <w:marTop w:val="0"/>
      <w:marBottom w:val="0"/>
      <w:divBdr>
        <w:top w:val="none" w:sz="0" w:space="0" w:color="auto"/>
        <w:left w:val="none" w:sz="0" w:space="0" w:color="auto"/>
        <w:bottom w:val="none" w:sz="0" w:space="0" w:color="auto"/>
        <w:right w:val="none" w:sz="0" w:space="0" w:color="auto"/>
      </w:divBdr>
    </w:div>
    <w:div w:id="1528371799">
      <w:marLeft w:val="640"/>
      <w:marRight w:val="0"/>
      <w:marTop w:val="0"/>
      <w:marBottom w:val="0"/>
      <w:divBdr>
        <w:top w:val="none" w:sz="0" w:space="0" w:color="auto"/>
        <w:left w:val="none" w:sz="0" w:space="0" w:color="auto"/>
        <w:bottom w:val="none" w:sz="0" w:space="0" w:color="auto"/>
        <w:right w:val="none" w:sz="0" w:space="0" w:color="auto"/>
      </w:divBdr>
    </w:div>
    <w:div w:id="1528522156">
      <w:marLeft w:val="640"/>
      <w:marRight w:val="0"/>
      <w:marTop w:val="0"/>
      <w:marBottom w:val="0"/>
      <w:divBdr>
        <w:top w:val="none" w:sz="0" w:space="0" w:color="auto"/>
        <w:left w:val="none" w:sz="0" w:space="0" w:color="auto"/>
        <w:bottom w:val="none" w:sz="0" w:space="0" w:color="auto"/>
        <w:right w:val="none" w:sz="0" w:space="0" w:color="auto"/>
      </w:divBdr>
    </w:div>
    <w:div w:id="1528525714">
      <w:marLeft w:val="640"/>
      <w:marRight w:val="0"/>
      <w:marTop w:val="0"/>
      <w:marBottom w:val="0"/>
      <w:divBdr>
        <w:top w:val="none" w:sz="0" w:space="0" w:color="auto"/>
        <w:left w:val="none" w:sz="0" w:space="0" w:color="auto"/>
        <w:bottom w:val="none" w:sz="0" w:space="0" w:color="auto"/>
        <w:right w:val="none" w:sz="0" w:space="0" w:color="auto"/>
      </w:divBdr>
    </w:div>
    <w:div w:id="1528562583">
      <w:marLeft w:val="640"/>
      <w:marRight w:val="0"/>
      <w:marTop w:val="0"/>
      <w:marBottom w:val="0"/>
      <w:divBdr>
        <w:top w:val="none" w:sz="0" w:space="0" w:color="auto"/>
        <w:left w:val="none" w:sz="0" w:space="0" w:color="auto"/>
        <w:bottom w:val="none" w:sz="0" w:space="0" w:color="auto"/>
        <w:right w:val="none" w:sz="0" w:space="0" w:color="auto"/>
      </w:divBdr>
    </w:div>
    <w:div w:id="1528566795">
      <w:marLeft w:val="640"/>
      <w:marRight w:val="0"/>
      <w:marTop w:val="0"/>
      <w:marBottom w:val="0"/>
      <w:divBdr>
        <w:top w:val="none" w:sz="0" w:space="0" w:color="auto"/>
        <w:left w:val="none" w:sz="0" w:space="0" w:color="auto"/>
        <w:bottom w:val="none" w:sz="0" w:space="0" w:color="auto"/>
        <w:right w:val="none" w:sz="0" w:space="0" w:color="auto"/>
      </w:divBdr>
    </w:div>
    <w:div w:id="1528713650">
      <w:marLeft w:val="640"/>
      <w:marRight w:val="0"/>
      <w:marTop w:val="0"/>
      <w:marBottom w:val="0"/>
      <w:divBdr>
        <w:top w:val="none" w:sz="0" w:space="0" w:color="auto"/>
        <w:left w:val="none" w:sz="0" w:space="0" w:color="auto"/>
        <w:bottom w:val="none" w:sz="0" w:space="0" w:color="auto"/>
        <w:right w:val="none" w:sz="0" w:space="0" w:color="auto"/>
      </w:divBdr>
    </w:div>
    <w:div w:id="1528760873">
      <w:marLeft w:val="640"/>
      <w:marRight w:val="0"/>
      <w:marTop w:val="0"/>
      <w:marBottom w:val="0"/>
      <w:divBdr>
        <w:top w:val="none" w:sz="0" w:space="0" w:color="auto"/>
        <w:left w:val="none" w:sz="0" w:space="0" w:color="auto"/>
        <w:bottom w:val="none" w:sz="0" w:space="0" w:color="auto"/>
        <w:right w:val="none" w:sz="0" w:space="0" w:color="auto"/>
      </w:divBdr>
    </w:div>
    <w:div w:id="1528786333">
      <w:marLeft w:val="480"/>
      <w:marRight w:val="0"/>
      <w:marTop w:val="0"/>
      <w:marBottom w:val="0"/>
      <w:divBdr>
        <w:top w:val="none" w:sz="0" w:space="0" w:color="auto"/>
        <w:left w:val="none" w:sz="0" w:space="0" w:color="auto"/>
        <w:bottom w:val="none" w:sz="0" w:space="0" w:color="auto"/>
        <w:right w:val="none" w:sz="0" w:space="0" w:color="auto"/>
      </w:divBdr>
    </w:div>
    <w:div w:id="1528829237">
      <w:marLeft w:val="640"/>
      <w:marRight w:val="0"/>
      <w:marTop w:val="0"/>
      <w:marBottom w:val="0"/>
      <w:divBdr>
        <w:top w:val="none" w:sz="0" w:space="0" w:color="auto"/>
        <w:left w:val="none" w:sz="0" w:space="0" w:color="auto"/>
        <w:bottom w:val="none" w:sz="0" w:space="0" w:color="auto"/>
        <w:right w:val="none" w:sz="0" w:space="0" w:color="auto"/>
      </w:divBdr>
    </w:div>
    <w:div w:id="1528832957">
      <w:marLeft w:val="640"/>
      <w:marRight w:val="0"/>
      <w:marTop w:val="0"/>
      <w:marBottom w:val="0"/>
      <w:divBdr>
        <w:top w:val="none" w:sz="0" w:space="0" w:color="auto"/>
        <w:left w:val="none" w:sz="0" w:space="0" w:color="auto"/>
        <w:bottom w:val="none" w:sz="0" w:space="0" w:color="auto"/>
        <w:right w:val="none" w:sz="0" w:space="0" w:color="auto"/>
      </w:divBdr>
    </w:div>
    <w:div w:id="1528981526">
      <w:marLeft w:val="640"/>
      <w:marRight w:val="0"/>
      <w:marTop w:val="0"/>
      <w:marBottom w:val="0"/>
      <w:divBdr>
        <w:top w:val="none" w:sz="0" w:space="0" w:color="auto"/>
        <w:left w:val="none" w:sz="0" w:space="0" w:color="auto"/>
        <w:bottom w:val="none" w:sz="0" w:space="0" w:color="auto"/>
        <w:right w:val="none" w:sz="0" w:space="0" w:color="auto"/>
      </w:divBdr>
    </w:div>
    <w:div w:id="1528984835">
      <w:marLeft w:val="640"/>
      <w:marRight w:val="0"/>
      <w:marTop w:val="0"/>
      <w:marBottom w:val="0"/>
      <w:divBdr>
        <w:top w:val="none" w:sz="0" w:space="0" w:color="auto"/>
        <w:left w:val="none" w:sz="0" w:space="0" w:color="auto"/>
        <w:bottom w:val="none" w:sz="0" w:space="0" w:color="auto"/>
        <w:right w:val="none" w:sz="0" w:space="0" w:color="auto"/>
      </w:divBdr>
    </w:div>
    <w:div w:id="1529102435">
      <w:marLeft w:val="640"/>
      <w:marRight w:val="0"/>
      <w:marTop w:val="0"/>
      <w:marBottom w:val="0"/>
      <w:divBdr>
        <w:top w:val="none" w:sz="0" w:space="0" w:color="auto"/>
        <w:left w:val="none" w:sz="0" w:space="0" w:color="auto"/>
        <w:bottom w:val="none" w:sz="0" w:space="0" w:color="auto"/>
        <w:right w:val="none" w:sz="0" w:space="0" w:color="auto"/>
      </w:divBdr>
    </w:div>
    <w:div w:id="1529176465">
      <w:marLeft w:val="640"/>
      <w:marRight w:val="0"/>
      <w:marTop w:val="0"/>
      <w:marBottom w:val="0"/>
      <w:divBdr>
        <w:top w:val="none" w:sz="0" w:space="0" w:color="auto"/>
        <w:left w:val="none" w:sz="0" w:space="0" w:color="auto"/>
        <w:bottom w:val="none" w:sz="0" w:space="0" w:color="auto"/>
        <w:right w:val="none" w:sz="0" w:space="0" w:color="auto"/>
      </w:divBdr>
    </w:div>
    <w:div w:id="1529220625">
      <w:marLeft w:val="640"/>
      <w:marRight w:val="0"/>
      <w:marTop w:val="0"/>
      <w:marBottom w:val="0"/>
      <w:divBdr>
        <w:top w:val="none" w:sz="0" w:space="0" w:color="auto"/>
        <w:left w:val="none" w:sz="0" w:space="0" w:color="auto"/>
        <w:bottom w:val="none" w:sz="0" w:space="0" w:color="auto"/>
        <w:right w:val="none" w:sz="0" w:space="0" w:color="auto"/>
      </w:divBdr>
    </w:div>
    <w:div w:id="1529247791">
      <w:marLeft w:val="640"/>
      <w:marRight w:val="0"/>
      <w:marTop w:val="0"/>
      <w:marBottom w:val="0"/>
      <w:divBdr>
        <w:top w:val="none" w:sz="0" w:space="0" w:color="auto"/>
        <w:left w:val="none" w:sz="0" w:space="0" w:color="auto"/>
        <w:bottom w:val="none" w:sz="0" w:space="0" w:color="auto"/>
        <w:right w:val="none" w:sz="0" w:space="0" w:color="auto"/>
      </w:divBdr>
    </w:div>
    <w:div w:id="1529292452">
      <w:marLeft w:val="640"/>
      <w:marRight w:val="0"/>
      <w:marTop w:val="0"/>
      <w:marBottom w:val="0"/>
      <w:divBdr>
        <w:top w:val="none" w:sz="0" w:space="0" w:color="auto"/>
        <w:left w:val="none" w:sz="0" w:space="0" w:color="auto"/>
        <w:bottom w:val="none" w:sz="0" w:space="0" w:color="auto"/>
        <w:right w:val="none" w:sz="0" w:space="0" w:color="auto"/>
      </w:divBdr>
    </w:div>
    <w:div w:id="1529563672">
      <w:marLeft w:val="640"/>
      <w:marRight w:val="0"/>
      <w:marTop w:val="0"/>
      <w:marBottom w:val="0"/>
      <w:divBdr>
        <w:top w:val="none" w:sz="0" w:space="0" w:color="auto"/>
        <w:left w:val="none" w:sz="0" w:space="0" w:color="auto"/>
        <w:bottom w:val="none" w:sz="0" w:space="0" w:color="auto"/>
        <w:right w:val="none" w:sz="0" w:space="0" w:color="auto"/>
      </w:divBdr>
    </w:div>
    <w:div w:id="1529640468">
      <w:marLeft w:val="640"/>
      <w:marRight w:val="0"/>
      <w:marTop w:val="0"/>
      <w:marBottom w:val="0"/>
      <w:divBdr>
        <w:top w:val="none" w:sz="0" w:space="0" w:color="auto"/>
        <w:left w:val="none" w:sz="0" w:space="0" w:color="auto"/>
        <w:bottom w:val="none" w:sz="0" w:space="0" w:color="auto"/>
        <w:right w:val="none" w:sz="0" w:space="0" w:color="auto"/>
      </w:divBdr>
    </w:div>
    <w:div w:id="1529831707">
      <w:marLeft w:val="640"/>
      <w:marRight w:val="0"/>
      <w:marTop w:val="0"/>
      <w:marBottom w:val="0"/>
      <w:divBdr>
        <w:top w:val="none" w:sz="0" w:space="0" w:color="auto"/>
        <w:left w:val="none" w:sz="0" w:space="0" w:color="auto"/>
        <w:bottom w:val="none" w:sz="0" w:space="0" w:color="auto"/>
        <w:right w:val="none" w:sz="0" w:space="0" w:color="auto"/>
      </w:divBdr>
    </w:div>
    <w:div w:id="1529836002">
      <w:marLeft w:val="640"/>
      <w:marRight w:val="0"/>
      <w:marTop w:val="0"/>
      <w:marBottom w:val="0"/>
      <w:divBdr>
        <w:top w:val="none" w:sz="0" w:space="0" w:color="auto"/>
        <w:left w:val="none" w:sz="0" w:space="0" w:color="auto"/>
        <w:bottom w:val="none" w:sz="0" w:space="0" w:color="auto"/>
        <w:right w:val="none" w:sz="0" w:space="0" w:color="auto"/>
      </w:divBdr>
    </w:div>
    <w:div w:id="1529875989">
      <w:marLeft w:val="640"/>
      <w:marRight w:val="0"/>
      <w:marTop w:val="0"/>
      <w:marBottom w:val="0"/>
      <w:divBdr>
        <w:top w:val="none" w:sz="0" w:space="0" w:color="auto"/>
        <w:left w:val="none" w:sz="0" w:space="0" w:color="auto"/>
        <w:bottom w:val="none" w:sz="0" w:space="0" w:color="auto"/>
        <w:right w:val="none" w:sz="0" w:space="0" w:color="auto"/>
      </w:divBdr>
    </w:div>
    <w:div w:id="1529876289">
      <w:marLeft w:val="640"/>
      <w:marRight w:val="0"/>
      <w:marTop w:val="0"/>
      <w:marBottom w:val="0"/>
      <w:divBdr>
        <w:top w:val="none" w:sz="0" w:space="0" w:color="auto"/>
        <w:left w:val="none" w:sz="0" w:space="0" w:color="auto"/>
        <w:bottom w:val="none" w:sz="0" w:space="0" w:color="auto"/>
        <w:right w:val="none" w:sz="0" w:space="0" w:color="auto"/>
      </w:divBdr>
    </w:div>
    <w:div w:id="1529879107">
      <w:marLeft w:val="640"/>
      <w:marRight w:val="0"/>
      <w:marTop w:val="0"/>
      <w:marBottom w:val="0"/>
      <w:divBdr>
        <w:top w:val="none" w:sz="0" w:space="0" w:color="auto"/>
        <w:left w:val="none" w:sz="0" w:space="0" w:color="auto"/>
        <w:bottom w:val="none" w:sz="0" w:space="0" w:color="auto"/>
        <w:right w:val="none" w:sz="0" w:space="0" w:color="auto"/>
      </w:divBdr>
    </w:div>
    <w:div w:id="1529950116">
      <w:marLeft w:val="640"/>
      <w:marRight w:val="0"/>
      <w:marTop w:val="0"/>
      <w:marBottom w:val="0"/>
      <w:divBdr>
        <w:top w:val="none" w:sz="0" w:space="0" w:color="auto"/>
        <w:left w:val="none" w:sz="0" w:space="0" w:color="auto"/>
        <w:bottom w:val="none" w:sz="0" w:space="0" w:color="auto"/>
        <w:right w:val="none" w:sz="0" w:space="0" w:color="auto"/>
      </w:divBdr>
    </w:div>
    <w:div w:id="1530023151">
      <w:marLeft w:val="640"/>
      <w:marRight w:val="0"/>
      <w:marTop w:val="0"/>
      <w:marBottom w:val="0"/>
      <w:divBdr>
        <w:top w:val="none" w:sz="0" w:space="0" w:color="auto"/>
        <w:left w:val="none" w:sz="0" w:space="0" w:color="auto"/>
        <w:bottom w:val="none" w:sz="0" w:space="0" w:color="auto"/>
        <w:right w:val="none" w:sz="0" w:space="0" w:color="auto"/>
      </w:divBdr>
    </w:div>
    <w:div w:id="1530071461">
      <w:marLeft w:val="640"/>
      <w:marRight w:val="0"/>
      <w:marTop w:val="0"/>
      <w:marBottom w:val="0"/>
      <w:divBdr>
        <w:top w:val="none" w:sz="0" w:space="0" w:color="auto"/>
        <w:left w:val="none" w:sz="0" w:space="0" w:color="auto"/>
        <w:bottom w:val="none" w:sz="0" w:space="0" w:color="auto"/>
        <w:right w:val="none" w:sz="0" w:space="0" w:color="auto"/>
      </w:divBdr>
    </w:div>
    <w:div w:id="1530097440">
      <w:marLeft w:val="640"/>
      <w:marRight w:val="0"/>
      <w:marTop w:val="0"/>
      <w:marBottom w:val="0"/>
      <w:divBdr>
        <w:top w:val="none" w:sz="0" w:space="0" w:color="auto"/>
        <w:left w:val="none" w:sz="0" w:space="0" w:color="auto"/>
        <w:bottom w:val="none" w:sz="0" w:space="0" w:color="auto"/>
        <w:right w:val="none" w:sz="0" w:space="0" w:color="auto"/>
      </w:divBdr>
    </w:div>
    <w:div w:id="1530293304">
      <w:marLeft w:val="640"/>
      <w:marRight w:val="0"/>
      <w:marTop w:val="0"/>
      <w:marBottom w:val="0"/>
      <w:divBdr>
        <w:top w:val="none" w:sz="0" w:space="0" w:color="auto"/>
        <w:left w:val="none" w:sz="0" w:space="0" w:color="auto"/>
        <w:bottom w:val="none" w:sz="0" w:space="0" w:color="auto"/>
        <w:right w:val="none" w:sz="0" w:space="0" w:color="auto"/>
      </w:divBdr>
    </w:div>
    <w:div w:id="1530298043">
      <w:marLeft w:val="640"/>
      <w:marRight w:val="0"/>
      <w:marTop w:val="0"/>
      <w:marBottom w:val="0"/>
      <w:divBdr>
        <w:top w:val="none" w:sz="0" w:space="0" w:color="auto"/>
        <w:left w:val="none" w:sz="0" w:space="0" w:color="auto"/>
        <w:bottom w:val="none" w:sz="0" w:space="0" w:color="auto"/>
        <w:right w:val="none" w:sz="0" w:space="0" w:color="auto"/>
      </w:divBdr>
    </w:div>
    <w:div w:id="1530337171">
      <w:marLeft w:val="640"/>
      <w:marRight w:val="0"/>
      <w:marTop w:val="0"/>
      <w:marBottom w:val="0"/>
      <w:divBdr>
        <w:top w:val="none" w:sz="0" w:space="0" w:color="auto"/>
        <w:left w:val="none" w:sz="0" w:space="0" w:color="auto"/>
        <w:bottom w:val="none" w:sz="0" w:space="0" w:color="auto"/>
        <w:right w:val="none" w:sz="0" w:space="0" w:color="auto"/>
      </w:divBdr>
    </w:div>
    <w:div w:id="1530337680">
      <w:marLeft w:val="640"/>
      <w:marRight w:val="0"/>
      <w:marTop w:val="0"/>
      <w:marBottom w:val="0"/>
      <w:divBdr>
        <w:top w:val="none" w:sz="0" w:space="0" w:color="auto"/>
        <w:left w:val="none" w:sz="0" w:space="0" w:color="auto"/>
        <w:bottom w:val="none" w:sz="0" w:space="0" w:color="auto"/>
        <w:right w:val="none" w:sz="0" w:space="0" w:color="auto"/>
      </w:divBdr>
    </w:div>
    <w:div w:id="1530408913">
      <w:marLeft w:val="640"/>
      <w:marRight w:val="0"/>
      <w:marTop w:val="0"/>
      <w:marBottom w:val="0"/>
      <w:divBdr>
        <w:top w:val="none" w:sz="0" w:space="0" w:color="auto"/>
        <w:left w:val="none" w:sz="0" w:space="0" w:color="auto"/>
        <w:bottom w:val="none" w:sz="0" w:space="0" w:color="auto"/>
        <w:right w:val="none" w:sz="0" w:space="0" w:color="auto"/>
      </w:divBdr>
    </w:div>
    <w:div w:id="1530410841">
      <w:marLeft w:val="640"/>
      <w:marRight w:val="0"/>
      <w:marTop w:val="0"/>
      <w:marBottom w:val="0"/>
      <w:divBdr>
        <w:top w:val="none" w:sz="0" w:space="0" w:color="auto"/>
        <w:left w:val="none" w:sz="0" w:space="0" w:color="auto"/>
        <w:bottom w:val="none" w:sz="0" w:space="0" w:color="auto"/>
        <w:right w:val="none" w:sz="0" w:space="0" w:color="auto"/>
      </w:divBdr>
    </w:div>
    <w:div w:id="1530414857">
      <w:marLeft w:val="640"/>
      <w:marRight w:val="0"/>
      <w:marTop w:val="0"/>
      <w:marBottom w:val="0"/>
      <w:divBdr>
        <w:top w:val="none" w:sz="0" w:space="0" w:color="auto"/>
        <w:left w:val="none" w:sz="0" w:space="0" w:color="auto"/>
        <w:bottom w:val="none" w:sz="0" w:space="0" w:color="auto"/>
        <w:right w:val="none" w:sz="0" w:space="0" w:color="auto"/>
      </w:divBdr>
    </w:div>
    <w:div w:id="1530486694">
      <w:marLeft w:val="640"/>
      <w:marRight w:val="0"/>
      <w:marTop w:val="0"/>
      <w:marBottom w:val="0"/>
      <w:divBdr>
        <w:top w:val="none" w:sz="0" w:space="0" w:color="auto"/>
        <w:left w:val="none" w:sz="0" w:space="0" w:color="auto"/>
        <w:bottom w:val="none" w:sz="0" w:space="0" w:color="auto"/>
        <w:right w:val="none" w:sz="0" w:space="0" w:color="auto"/>
      </w:divBdr>
    </w:div>
    <w:div w:id="1530685058">
      <w:marLeft w:val="640"/>
      <w:marRight w:val="0"/>
      <w:marTop w:val="0"/>
      <w:marBottom w:val="0"/>
      <w:divBdr>
        <w:top w:val="none" w:sz="0" w:space="0" w:color="auto"/>
        <w:left w:val="none" w:sz="0" w:space="0" w:color="auto"/>
        <w:bottom w:val="none" w:sz="0" w:space="0" w:color="auto"/>
        <w:right w:val="none" w:sz="0" w:space="0" w:color="auto"/>
      </w:divBdr>
    </w:div>
    <w:div w:id="1530726725">
      <w:marLeft w:val="640"/>
      <w:marRight w:val="0"/>
      <w:marTop w:val="0"/>
      <w:marBottom w:val="0"/>
      <w:divBdr>
        <w:top w:val="none" w:sz="0" w:space="0" w:color="auto"/>
        <w:left w:val="none" w:sz="0" w:space="0" w:color="auto"/>
        <w:bottom w:val="none" w:sz="0" w:space="0" w:color="auto"/>
        <w:right w:val="none" w:sz="0" w:space="0" w:color="auto"/>
      </w:divBdr>
    </w:div>
    <w:div w:id="1530752814">
      <w:marLeft w:val="640"/>
      <w:marRight w:val="0"/>
      <w:marTop w:val="0"/>
      <w:marBottom w:val="0"/>
      <w:divBdr>
        <w:top w:val="none" w:sz="0" w:space="0" w:color="auto"/>
        <w:left w:val="none" w:sz="0" w:space="0" w:color="auto"/>
        <w:bottom w:val="none" w:sz="0" w:space="0" w:color="auto"/>
        <w:right w:val="none" w:sz="0" w:space="0" w:color="auto"/>
      </w:divBdr>
    </w:div>
    <w:div w:id="1530873601">
      <w:marLeft w:val="640"/>
      <w:marRight w:val="0"/>
      <w:marTop w:val="0"/>
      <w:marBottom w:val="0"/>
      <w:divBdr>
        <w:top w:val="none" w:sz="0" w:space="0" w:color="auto"/>
        <w:left w:val="none" w:sz="0" w:space="0" w:color="auto"/>
        <w:bottom w:val="none" w:sz="0" w:space="0" w:color="auto"/>
        <w:right w:val="none" w:sz="0" w:space="0" w:color="auto"/>
      </w:divBdr>
    </w:div>
    <w:div w:id="1530988010">
      <w:marLeft w:val="640"/>
      <w:marRight w:val="0"/>
      <w:marTop w:val="0"/>
      <w:marBottom w:val="0"/>
      <w:divBdr>
        <w:top w:val="none" w:sz="0" w:space="0" w:color="auto"/>
        <w:left w:val="none" w:sz="0" w:space="0" w:color="auto"/>
        <w:bottom w:val="none" w:sz="0" w:space="0" w:color="auto"/>
        <w:right w:val="none" w:sz="0" w:space="0" w:color="auto"/>
      </w:divBdr>
    </w:div>
    <w:div w:id="1531145597">
      <w:marLeft w:val="640"/>
      <w:marRight w:val="0"/>
      <w:marTop w:val="0"/>
      <w:marBottom w:val="0"/>
      <w:divBdr>
        <w:top w:val="none" w:sz="0" w:space="0" w:color="auto"/>
        <w:left w:val="none" w:sz="0" w:space="0" w:color="auto"/>
        <w:bottom w:val="none" w:sz="0" w:space="0" w:color="auto"/>
        <w:right w:val="none" w:sz="0" w:space="0" w:color="auto"/>
      </w:divBdr>
    </w:div>
    <w:div w:id="1531184466">
      <w:marLeft w:val="640"/>
      <w:marRight w:val="0"/>
      <w:marTop w:val="0"/>
      <w:marBottom w:val="0"/>
      <w:divBdr>
        <w:top w:val="none" w:sz="0" w:space="0" w:color="auto"/>
        <w:left w:val="none" w:sz="0" w:space="0" w:color="auto"/>
        <w:bottom w:val="none" w:sz="0" w:space="0" w:color="auto"/>
        <w:right w:val="none" w:sz="0" w:space="0" w:color="auto"/>
      </w:divBdr>
    </w:div>
    <w:div w:id="1531261509">
      <w:marLeft w:val="640"/>
      <w:marRight w:val="0"/>
      <w:marTop w:val="0"/>
      <w:marBottom w:val="0"/>
      <w:divBdr>
        <w:top w:val="none" w:sz="0" w:space="0" w:color="auto"/>
        <w:left w:val="none" w:sz="0" w:space="0" w:color="auto"/>
        <w:bottom w:val="none" w:sz="0" w:space="0" w:color="auto"/>
        <w:right w:val="none" w:sz="0" w:space="0" w:color="auto"/>
      </w:divBdr>
    </w:div>
    <w:div w:id="1531262143">
      <w:marLeft w:val="640"/>
      <w:marRight w:val="0"/>
      <w:marTop w:val="0"/>
      <w:marBottom w:val="0"/>
      <w:divBdr>
        <w:top w:val="none" w:sz="0" w:space="0" w:color="auto"/>
        <w:left w:val="none" w:sz="0" w:space="0" w:color="auto"/>
        <w:bottom w:val="none" w:sz="0" w:space="0" w:color="auto"/>
        <w:right w:val="none" w:sz="0" w:space="0" w:color="auto"/>
      </w:divBdr>
    </w:div>
    <w:div w:id="1531263909">
      <w:marLeft w:val="640"/>
      <w:marRight w:val="0"/>
      <w:marTop w:val="0"/>
      <w:marBottom w:val="0"/>
      <w:divBdr>
        <w:top w:val="none" w:sz="0" w:space="0" w:color="auto"/>
        <w:left w:val="none" w:sz="0" w:space="0" w:color="auto"/>
        <w:bottom w:val="none" w:sz="0" w:space="0" w:color="auto"/>
        <w:right w:val="none" w:sz="0" w:space="0" w:color="auto"/>
      </w:divBdr>
    </w:div>
    <w:div w:id="1531331362">
      <w:marLeft w:val="640"/>
      <w:marRight w:val="0"/>
      <w:marTop w:val="0"/>
      <w:marBottom w:val="0"/>
      <w:divBdr>
        <w:top w:val="none" w:sz="0" w:space="0" w:color="auto"/>
        <w:left w:val="none" w:sz="0" w:space="0" w:color="auto"/>
        <w:bottom w:val="none" w:sz="0" w:space="0" w:color="auto"/>
        <w:right w:val="none" w:sz="0" w:space="0" w:color="auto"/>
      </w:divBdr>
    </w:div>
    <w:div w:id="1531331726">
      <w:marLeft w:val="640"/>
      <w:marRight w:val="0"/>
      <w:marTop w:val="0"/>
      <w:marBottom w:val="0"/>
      <w:divBdr>
        <w:top w:val="none" w:sz="0" w:space="0" w:color="auto"/>
        <w:left w:val="none" w:sz="0" w:space="0" w:color="auto"/>
        <w:bottom w:val="none" w:sz="0" w:space="0" w:color="auto"/>
        <w:right w:val="none" w:sz="0" w:space="0" w:color="auto"/>
      </w:divBdr>
    </w:div>
    <w:div w:id="1531335260">
      <w:marLeft w:val="640"/>
      <w:marRight w:val="0"/>
      <w:marTop w:val="0"/>
      <w:marBottom w:val="0"/>
      <w:divBdr>
        <w:top w:val="none" w:sz="0" w:space="0" w:color="auto"/>
        <w:left w:val="none" w:sz="0" w:space="0" w:color="auto"/>
        <w:bottom w:val="none" w:sz="0" w:space="0" w:color="auto"/>
        <w:right w:val="none" w:sz="0" w:space="0" w:color="auto"/>
      </w:divBdr>
    </w:div>
    <w:div w:id="1531337234">
      <w:marLeft w:val="640"/>
      <w:marRight w:val="0"/>
      <w:marTop w:val="0"/>
      <w:marBottom w:val="0"/>
      <w:divBdr>
        <w:top w:val="none" w:sz="0" w:space="0" w:color="auto"/>
        <w:left w:val="none" w:sz="0" w:space="0" w:color="auto"/>
        <w:bottom w:val="none" w:sz="0" w:space="0" w:color="auto"/>
        <w:right w:val="none" w:sz="0" w:space="0" w:color="auto"/>
      </w:divBdr>
    </w:div>
    <w:div w:id="1531337847">
      <w:marLeft w:val="640"/>
      <w:marRight w:val="0"/>
      <w:marTop w:val="0"/>
      <w:marBottom w:val="0"/>
      <w:divBdr>
        <w:top w:val="none" w:sz="0" w:space="0" w:color="auto"/>
        <w:left w:val="none" w:sz="0" w:space="0" w:color="auto"/>
        <w:bottom w:val="none" w:sz="0" w:space="0" w:color="auto"/>
        <w:right w:val="none" w:sz="0" w:space="0" w:color="auto"/>
      </w:divBdr>
    </w:div>
    <w:div w:id="1531338710">
      <w:marLeft w:val="640"/>
      <w:marRight w:val="0"/>
      <w:marTop w:val="0"/>
      <w:marBottom w:val="0"/>
      <w:divBdr>
        <w:top w:val="none" w:sz="0" w:space="0" w:color="auto"/>
        <w:left w:val="none" w:sz="0" w:space="0" w:color="auto"/>
        <w:bottom w:val="none" w:sz="0" w:space="0" w:color="auto"/>
        <w:right w:val="none" w:sz="0" w:space="0" w:color="auto"/>
      </w:divBdr>
    </w:div>
    <w:div w:id="1531340553">
      <w:marLeft w:val="640"/>
      <w:marRight w:val="0"/>
      <w:marTop w:val="0"/>
      <w:marBottom w:val="0"/>
      <w:divBdr>
        <w:top w:val="none" w:sz="0" w:space="0" w:color="auto"/>
        <w:left w:val="none" w:sz="0" w:space="0" w:color="auto"/>
        <w:bottom w:val="none" w:sz="0" w:space="0" w:color="auto"/>
        <w:right w:val="none" w:sz="0" w:space="0" w:color="auto"/>
      </w:divBdr>
    </w:div>
    <w:div w:id="1531532017">
      <w:marLeft w:val="640"/>
      <w:marRight w:val="0"/>
      <w:marTop w:val="0"/>
      <w:marBottom w:val="0"/>
      <w:divBdr>
        <w:top w:val="none" w:sz="0" w:space="0" w:color="auto"/>
        <w:left w:val="none" w:sz="0" w:space="0" w:color="auto"/>
        <w:bottom w:val="none" w:sz="0" w:space="0" w:color="auto"/>
        <w:right w:val="none" w:sz="0" w:space="0" w:color="auto"/>
      </w:divBdr>
    </w:div>
    <w:div w:id="1531576685">
      <w:marLeft w:val="640"/>
      <w:marRight w:val="0"/>
      <w:marTop w:val="0"/>
      <w:marBottom w:val="0"/>
      <w:divBdr>
        <w:top w:val="none" w:sz="0" w:space="0" w:color="auto"/>
        <w:left w:val="none" w:sz="0" w:space="0" w:color="auto"/>
        <w:bottom w:val="none" w:sz="0" w:space="0" w:color="auto"/>
        <w:right w:val="none" w:sz="0" w:space="0" w:color="auto"/>
      </w:divBdr>
    </w:div>
    <w:div w:id="1531606057">
      <w:marLeft w:val="640"/>
      <w:marRight w:val="0"/>
      <w:marTop w:val="0"/>
      <w:marBottom w:val="0"/>
      <w:divBdr>
        <w:top w:val="none" w:sz="0" w:space="0" w:color="auto"/>
        <w:left w:val="none" w:sz="0" w:space="0" w:color="auto"/>
        <w:bottom w:val="none" w:sz="0" w:space="0" w:color="auto"/>
        <w:right w:val="none" w:sz="0" w:space="0" w:color="auto"/>
      </w:divBdr>
    </w:div>
    <w:div w:id="1531643621">
      <w:marLeft w:val="640"/>
      <w:marRight w:val="0"/>
      <w:marTop w:val="0"/>
      <w:marBottom w:val="0"/>
      <w:divBdr>
        <w:top w:val="none" w:sz="0" w:space="0" w:color="auto"/>
        <w:left w:val="none" w:sz="0" w:space="0" w:color="auto"/>
        <w:bottom w:val="none" w:sz="0" w:space="0" w:color="auto"/>
        <w:right w:val="none" w:sz="0" w:space="0" w:color="auto"/>
      </w:divBdr>
    </w:div>
    <w:div w:id="1531643765">
      <w:marLeft w:val="640"/>
      <w:marRight w:val="0"/>
      <w:marTop w:val="0"/>
      <w:marBottom w:val="0"/>
      <w:divBdr>
        <w:top w:val="none" w:sz="0" w:space="0" w:color="auto"/>
        <w:left w:val="none" w:sz="0" w:space="0" w:color="auto"/>
        <w:bottom w:val="none" w:sz="0" w:space="0" w:color="auto"/>
        <w:right w:val="none" w:sz="0" w:space="0" w:color="auto"/>
      </w:divBdr>
    </w:div>
    <w:div w:id="1531725633">
      <w:marLeft w:val="640"/>
      <w:marRight w:val="0"/>
      <w:marTop w:val="0"/>
      <w:marBottom w:val="0"/>
      <w:divBdr>
        <w:top w:val="none" w:sz="0" w:space="0" w:color="auto"/>
        <w:left w:val="none" w:sz="0" w:space="0" w:color="auto"/>
        <w:bottom w:val="none" w:sz="0" w:space="0" w:color="auto"/>
        <w:right w:val="none" w:sz="0" w:space="0" w:color="auto"/>
      </w:divBdr>
    </w:div>
    <w:div w:id="1531726226">
      <w:marLeft w:val="640"/>
      <w:marRight w:val="0"/>
      <w:marTop w:val="0"/>
      <w:marBottom w:val="0"/>
      <w:divBdr>
        <w:top w:val="none" w:sz="0" w:space="0" w:color="auto"/>
        <w:left w:val="none" w:sz="0" w:space="0" w:color="auto"/>
        <w:bottom w:val="none" w:sz="0" w:space="0" w:color="auto"/>
        <w:right w:val="none" w:sz="0" w:space="0" w:color="auto"/>
      </w:divBdr>
    </w:div>
    <w:div w:id="1531793348">
      <w:marLeft w:val="640"/>
      <w:marRight w:val="0"/>
      <w:marTop w:val="0"/>
      <w:marBottom w:val="0"/>
      <w:divBdr>
        <w:top w:val="none" w:sz="0" w:space="0" w:color="auto"/>
        <w:left w:val="none" w:sz="0" w:space="0" w:color="auto"/>
        <w:bottom w:val="none" w:sz="0" w:space="0" w:color="auto"/>
        <w:right w:val="none" w:sz="0" w:space="0" w:color="auto"/>
      </w:divBdr>
    </w:div>
    <w:div w:id="1531795924">
      <w:marLeft w:val="640"/>
      <w:marRight w:val="0"/>
      <w:marTop w:val="0"/>
      <w:marBottom w:val="0"/>
      <w:divBdr>
        <w:top w:val="none" w:sz="0" w:space="0" w:color="auto"/>
        <w:left w:val="none" w:sz="0" w:space="0" w:color="auto"/>
        <w:bottom w:val="none" w:sz="0" w:space="0" w:color="auto"/>
        <w:right w:val="none" w:sz="0" w:space="0" w:color="auto"/>
      </w:divBdr>
    </w:div>
    <w:div w:id="1531991993">
      <w:marLeft w:val="640"/>
      <w:marRight w:val="0"/>
      <w:marTop w:val="0"/>
      <w:marBottom w:val="0"/>
      <w:divBdr>
        <w:top w:val="none" w:sz="0" w:space="0" w:color="auto"/>
        <w:left w:val="none" w:sz="0" w:space="0" w:color="auto"/>
        <w:bottom w:val="none" w:sz="0" w:space="0" w:color="auto"/>
        <w:right w:val="none" w:sz="0" w:space="0" w:color="auto"/>
      </w:divBdr>
    </w:div>
    <w:div w:id="1531993055">
      <w:marLeft w:val="640"/>
      <w:marRight w:val="0"/>
      <w:marTop w:val="0"/>
      <w:marBottom w:val="0"/>
      <w:divBdr>
        <w:top w:val="none" w:sz="0" w:space="0" w:color="auto"/>
        <w:left w:val="none" w:sz="0" w:space="0" w:color="auto"/>
        <w:bottom w:val="none" w:sz="0" w:space="0" w:color="auto"/>
        <w:right w:val="none" w:sz="0" w:space="0" w:color="auto"/>
      </w:divBdr>
    </w:div>
    <w:div w:id="1532108579">
      <w:marLeft w:val="640"/>
      <w:marRight w:val="0"/>
      <w:marTop w:val="0"/>
      <w:marBottom w:val="0"/>
      <w:divBdr>
        <w:top w:val="none" w:sz="0" w:space="0" w:color="auto"/>
        <w:left w:val="none" w:sz="0" w:space="0" w:color="auto"/>
        <w:bottom w:val="none" w:sz="0" w:space="0" w:color="auto"/>
        <w:right w:val="none" w:sz="0" w:space="0" w:color="auto"/>
      </w:divBdr>
    </w:div>
    <w:div w:id="1532188404">
      <w:marLeft w:val="640"/>
      <w:marRight w:val="0"/>
      <w:marTop w:val="0"/>
      <w:marBottom w:val="0"/>
      <w:divBdr>
        <w:top w:val="none" w:sz="0" w:space="0" w:color="auto"/>
        <w:left w:val="none" w:sz="0" w:space="0" w:color="auto"/>
        <w:bottom w:val="none" w:sz="0" w:space="0" w:color="auto"/>
        <w:right w:val="none" w:sz="0" w:space="0" w:color="auto"/>
      </w:divBdr>
    </w:div>
    <w:div w:id="1532304069">
      <w:marLeft w:val="640"/>
      <w:marRight w:val="0"/>
      <w:marTop w:val="0"/>
      <w:marBottom w:val="0"/>
      <w:divBdr>
        <w:top w:val="none" w:sz="0" w:space="0" w:color="auto"/>
        <w:left w:val="none" w:sz="0" w:space="0" w:color="auto"/>
        <w:bottom w:val="none" w:sz="0" w:space="0" w:color="auto"/>
        <w:right w:val="none" w:sz="0" w:space="0" w:color="auto"/>
      </w:divBdr>
    </w:div>
    <w:div w:id="1532836911">
      <w:marLeft w:val="640"/>
      <w:marRight w:val="0"/>
      <w:marTop w:val="0"/>
      <w:marBottom w:val="0"/>
      <w:divBdr>
        <w:top w:val="none" w:sz="0" w:space="0" w:color="auto"/>
        <w:left w:val="none" w:sz="0" w:space="0" w:color="auto"/>
        <w:bottom w:val="none" w:sz="0" w:space="0" w:color="auto"/>
        <w:right w:val="none" w:sz="0" w:space="0" w:color="auto"/>
      </w:divBdr>
    </w:div>
    <w:div w:id="1532912327">
      <w:marLeft w:val="640"/>
      <w:marRight w:val="0"/>
      <w:marTop w:val="0"/>
      <w:marBottom w:val="0"/>
      <w:divBdr>
        <w:top w:val="none" w:sz="0" w:space="0" w:color="auto"/>
        <w:left w:val="none" w:sz="0" w:space="0" w:color="auto"/>
        <w:bottom w:val="none" w:sz="0" w:space="0" w:color="auto"/>
        <w:right w:val="none" w:sz="0" w:space="0" w:color="auto"/>
      </w:divBdr>
    </w:div>
    <w:div w:id="1533108523">
      <w:marLeft w:val="640"/>
      <w:marRight w:val="0"/>
      <w:marTop w:val="0"/>
      <w:marBottom w:val="0"/>
      <w:divBdr>
        <w:top w:val="none" w:sz="0" w:space="0" w:color="auto"/>
        <w:left w:val="none" w:sz="0" w:space="0" w:color="auto"/>
        <w:bottom w:val="none" w:sz="0" w:space="0" w:color="auto"/>
        <w:right w:val="none" w:sz="0" w:space="0" w:color="auto"/>
      </w:divBdr>
    </w:div>
    <w:div w:id="1533112502">
      <w:marLeft w:val="640"/>
      <w:marRight w:val="0"/>
      <w:marTop w:val="0"/>
      <w:marBottom w:val="0"/>
      <w:divBdr>
        <w:top w:val="none" w:sz="0" w:space="0" w:color="auto"/>
        <w:left w:val="none" w:sz="0" w:space="0" w:color="auto"/>
        <w:bottom w:val="none" w:sz="0" w:space="0" w:color="auto"/>
        <w:right w:val="none" w:sz="0" w:space="0" w:color="auto"/>
      </w:divBdr>
    </w:div>
    <w:div w:id="1533155252">
      <w:marLeft w:val="640"/>
      <w:marRight w:val="0"/>
      <w:marTop w:val="0"/>
      <w:marBottom w:val="0"/>
      <w:divBdr>
        <w:top w:val="none" w:sz="0" w:space="0" w:color="auto"/>
        <w:left w:val="none" w:sz="0" w:space="0" w:color="auto"/>
        <w:bottom w:val="none" w:sz="0" w:space="0" w:color="auto"/>
        <w:right w:val="none" w:sz="0" w:space="0" w:color="auto"/>
      </w:divBdr>
    </w:div>
    <w:div w:id="1533227539">
      <w:marLeft w:val="640"/>
      <w:marRight w:val="0"/>
      <w:marTop w:val="0"/>
      <w:marBottom w:val="0"/>
      <w:divBdr>
        <w:top w:val="none" w:sz="0" w:space="0" w:color="auto"/>
        <w:left w:val="none" w:sz="0" w:space="0" w:color="auto"/>
        <w:bottom w:val="none" w:sz="0" w:space="0" w:color="auto"/>
        <w:right w:val="none" w:sz="0" w:space="0" w:color="auto"/>
      </w:divBdr>
    </w:div>
    <w:div w:id="1533229892">
      <w:marLeft w:val="640"/>
      <w:marRight w:val="0"/>
      <w:marTop w:val="0"/>
      <w:marBottom w:val="0"/>
      <w:divBdr>
        <w:top w:val="none" w:sz="0" w:space="0" w:color="auto"/>
        <w:left w:val="none" w:sz="0" w:space="0" w:color="auto"/>
        <w:bottom w:val="none" w:sz="0" w:space="0" w:color="auto"/>
        <w:right w:val="none" w:sz="0" w:space="0" w:color="auto"/>
      </w:divBdr>
    </w:div>
    <w:div w:id="1533374594">
      <w:marLeft w:val="640"/>
      <w:marRight w:val="0"/>
      <w:marTop w:val="0"/>
      <w:marBottom w:val="0"/>
      <w:divBdr>
        <w:top w:val="none" w:sz="0" w:space="0" w:color="auto"/>
        <w:left w:val="none" w:sz="0" w:space="0" w:color="auto"/>
        <w:bottom w:val="none" w:sz="0" w:space="0" w:color="auto"/>
        <w:right w:val="none" w:sz="0" w:space="0" w:color="auto"/>
      </w:divBdr>
    </w:div>
    <w:div w:id="1533376923">
      <w:marLeft w:val="640"/>
      <w:marRight w:val="0"/>
      <w:marTop w:val="0"/>
      <w:marBottom w:val="0"/>
      <w:divBdr>
        <w:top w:val="none" w:sz="0" w:space="0" w:color="auto"/>
        <w:left w:val="none" w:sz="0" w:space="0" w:color="auto"/>
        <w:bottom w:val="none" w:sz="0" w:space="0" w:color="auto"/>
        <w:right w:val="none" w:sz="0" w:space="0" w:color="auto"/>
      </w:divBdr>
    </w:div>
    <w:div w:id="1533415640">
      <w:marLeft w:val="640"/>
      <w:marRight w:val="0"/>
      <w:marTop w:val="0"/>
      <w:marBottom w:val="0"/>
      <w:divBdr>
        <w:top w:val="none" w:sz="0" w:space="0" w:color="auto"/>
        <w:left w:val="none" w:sz="0" w:space="0" w:color="auto"/>
        <w:bottom w:val="none" w:sz="0" w:space="0" w:color="auto"/>
        <w:right w:val="none" w:sz="0" w:space="0" w:color="auto"/>
      </w:divBdr>
    </w:div>
    <w:div w:id="1533422795">
      <w:marLeft w:val="640"/>
      <w:marRight w:val="0"/>
      <w:marTop w:val="0"/>
      <w:marBottom w:val="0"/>
      <w:divBdr>
        <w:top w:val="none" w:sz="0" w:space="0" w:color="auto"/>
        <w:left w:val="none" w:sz="0" w:space="0" w:color="auto"/>
        <w:bottom w:val="none" w:sz="0" w:space="0" w:color="auto"/>
        <w:right w:val="none" w:sz="0" w:space="0" w:color="auto"/>
      </w:divBdr>
    </w:div>
    <w:div w:id="1533424693">
      <w:marLeft w:val="640"/>
      <w:marRight w:val="0"/>
      <w:marTop w:val="0"/>
      <w:marBottom w:val="0"/>
      <w:divBdr>
        <w:top w:val="none" w:sz="0" w:space="0" w:color="auto"/>
        <w:left w:val="none" w:sz="0" w:space="0" w:color="auto"/>
        <w:bottom w:val="none" w:sz="0" w:space="0" w:color="auto"/>
        <w:right w:val="none" w:sz="0" w:space="0" w:color="auto"/>
      </w:divBdr>
    </w:div>
    <w:div w:id="1533542516">
      <w:marLeft w:val="640"/>
      <w:marRight w:val="0"/>
      <w:marTop w:val="0"/>
      <w:marBottom w:val="0"/>
      <w:divBdr>
        <w:top w:val="none" w:sz="0" w:space="0" w:color="auto"/>
        <w:left w:val="none" w:sz="0" w:space="0" w:color="auto"/>
        <w:bottom w:val="none" w:sz="0" w:space="0" w:color="auto"/>
        <w:right w:val="none" w:sz="0" w:space="0" w:color="auto"/>
      </w:divBdr>
    </w:div>
    <w:div w:id="1533609349">
      <w:marLeft w:val="640"/>
      <w:marRight w:val="0"/>
      <w:marTop w:val="0"/>
      <w:marBottom w:val="0"/>
      <w:divBdr>
        <w:top w:val="none" w:sz="0" w:space="0" w:color="auto"/>
        <w:left w:val="none" w:sz="0" w:space="0" w:color="auto"/>
        <w:bottom w:val="none" w:sz="0" w:space="0" w:color="auto"/>
        <w:right w:val="none" w:sz="0" w:space="0" w:color="auto"/>
      </w:divBdr>
    </w:div>
    <w:div w:id="1533762992">
      <w:marLeft w:val="640"/>
      <w:marRight w:val="0"/>
      <w:marTop w:val="0"/>
      <w:marBottom w:val="0"/>
      <w:divBdr>
        <w:top w:val="none" w:sz="0" w:space="0" w:color="auto"/>
        <w:left w:val="none" w:sz="0" w:space="0" w:color="auto"/>
        <w:bottom w:val="none" w:sz="0" w:space="0" w:color="auto"/>
        <w:right w:val="none" w:sz="0" w:space="0" w:color="auto"/>
      </w:divBdr>
    </w:div>
    <w:div w:id="1533806382">
      <w:marLeft w:val="640"/>
      <w:marRight w:val="0"/>
      <w:marTop w:val="0"/>
      <w:marBottom w:val="0"/>
      <w:divBdr>
        <w:top w:val="none" w:sz="0" w:space="0" w:color="auto"/>
        <w:left w:val="none" w:sz="0" w:space="0" w:color="auto"/>
        <w:bottom w:val="none" w:sz="0" w:space="0" w:color="auto"/>
        <w:right w:val="none" w:sz="0" w:space="0" w:color="auto"/>
      </w:divBdr>
    </w:div>
    <w:div w:id="1533885015">
      <w:marLeft w:val="640"/>
      <w:marRight w:val="0"/>
      <w:marTop w:val="0"/>
      <w:marBottom w:val="0"/>
      <w:divBdr>
        <w:top w:val="none" w:sz="0" w:space="0" w:color="auto"/>
        <w:left w:val="none" w:sz="0" w:space="0" w:color="auto"/>
        <w:bottom w:val="none" w:sz="0" w:space="0" w:color="auto"/>
        <w:right w:val="none" w:sz="0" w:space="0" w:color="auto"/>
      </w:divBdr>
    </w:div>
    <w:div w:id="1533953353">
      <w:marLeft w:val="640"/>
      <w:marRight w:val="0"/>
      <w:marTop w:val="0"/>
      <w:marBottom w:val="0"/>
      <w:divBdr>
        <w:top w:val="none" w:sz="0" w:space="0" w:color="auto"/>
        <w:left w:val="none" w:sz="0" w:space="0" w:color="auto"/>
        <w:bottom w:val="none" w:sz="0" w:space="0" w:color="auto"/>
        <w:right w:val="none" w:sz="0" w:space="0" w:color="auto"/>
      </w:divBdr>
    </w:div>
    <w:div w:id="1533959718">
      <w:marLeft w:val="640"/>
      <w:marRight w:val="0"/>
      <w:marTop w:val="0"/>
      <w:marBottom w:val="0"/>
      <w:divBdr>
        <w:top w:val="none" w:sz="0" w:space="0" w:color="auto"/>
        <w:left w:val="none" w:sz="0" w:space="0" w:color="auto"/>
        <w:bottom w:val="none" w:sz="0" w:space="0" w:color="auto"/>
        <w:right w:val="none" w:sz="0" w:space="0" w:color="auto"/>
      </w:divBdr>
    </w:div>
    <w:div w:id="1534152420">
      <w:marLeft w:val="640"/>
      <w:marRight w:val="0"/>
      <w:marTop w:val="0"/>
      <w:marBottom w:val="0"/>
      <w:divBdr>
        <w:top w:val="none" w:sz="0" w:space="0" w:color="auto"/>
        <w:left w:val="none" w:sz="0" w:space="0" w:color="auto"/>
        <w:bottom w:val="none" w:sz="0" w:space="0" w:color="auto"/>
        <w:right w:val="none" w:sz="0" w:space="0" w:color="auto"/>
      </w:divBdr>
    </w:div>
    <w:div w:id="1534266716">
      <w:marLeft w:val="640"/>
      <w:marRight w:val="0"/>
      <w:marTop w:val="0"/>
      <w:marBottom w:val="0"/>
      <w:divBdr>
        <w:top w:val="none" w:sz="0" w:space="0" w:color="auto"/>
        <w:left w:val="none" w:sz="0" w:space="0" w:color="auto"/>
        <w:bottom w:val="none" w:sz="0" w:space="0" w:color="auto"/>
        <w:right w:val="none" w:sz="0" w:space="0" w:color="auto"/>
      </w:divBdr>
    </w:div>
    <w:div w:id="1534728039">
      <w:marLeft w:val="640"/>
      <w:marRight w:val="0"/>
      <w:marTop w:val="0"/>
      <w:marBottom w:val="0"/>
      <w:divBdr>
        <w:top w:val="none" w:sz="0" w:space="0" w:color="auto"/>
        <w:left w:val="none" w:sz="0" w:space="0" w:color="auto"/>
        <w:bottom w:val="none" w:sz="0" w:space="0" w:color="auto"/>
        <w:right w:val="none" w:sz="0" w:space="0" w:color="auto"/>
      </w:divBdr>
    </w:div>
    <w:div w:id="1534807029">
      <w:marLeft w:val="640"/>
      <w:marRight w:val="0"/>
      <w:marTop w:val="0"/>
      <w:marBottom w:val="0"/>
      <w:divBdr>
        <w:top w:val="none" w:sz="0" w:space="0" w:color="auto"/>
        <w:left w:val="none" w:sz="0" w:space="0" w:color="auto"/>
        <w:bottom w:val="none" w:sz="0" w:space="0" w:color="auto"/>
        <w:right w:val="none" w:sz="0" w:space="0" w:color="auto"/>
      </w:divBdr>
    </w:div>
    <w:div w:id="1534809701">
      <w:marLeft w:val="640"/>
      <w:marRight w:val="0"/>
      <w:marTop w:val="0"/>
      <w:marBottom w:val="0"/>
      <w:divBdr>
        <w:top w:val="none" w:sz="0" w:space="0" w:color="auto"/>
        <w:left w:val="none" w:sz="0" w:space="0" w:color="auto"/>
        <w:bottom w:val="none" w:sz="0" w:space="0" w:color="auto"/>
        <w:right w:val="none" w:sz="0" w:space="0" w:color="auto"/>
      </w:divBdr>
    </w:div>
    <w:div w:id="1534879232">
      <w:marLeft w:val="640"/>
      <w:marRight w:val="0"/>
      <w:marTop w:val="0"/>
      <w:marBottom w:val="0"/>
      <w:divBdr>
        <w:top w:val="none" w:sz="0" w:space="0" w:color="auto"/>
        <w:left w:val="none" w:sz="0" w:space="0" w:color="auto"/>
        <w:bottom w:val="none" w:sz="0" w:space="0" w:color="auto"/>
        <w:right w:val="none" w:sz="0" w:space="0" w:color="auto"/>
      </w:divBdr>
    </w:div>
    <w:div w:id="1534998610">
      <w:marLeft w:val="640"/>
      <w:marRight w:val="0"/>
      <w:marTop w:val="0"/>
      <w:marBottom w:val="0"/>
      <w:divBdr>
        <w:top w:val="none" w:sz="0" w:space="0" w:color="auto"/>
        <w:left w:val="none" w:sz="0" w:space="0" w:color="auto"/>
        <w:bottom w:val="none" w:sz="0" w:space="0" w:color="auto"/>
        <w:right w:val="none" w:sz="0" w:space="0" w:color="auto"/>
      </w:divBdr>
    </w:div>
    <w:div w:id="1535072558">
      <w:marLeft w:val="640"/>
      <w:marRight w:val="0"/>
      <w:marTop w:val="0"/>
      <w:marBottom w:val="0"/>
      <w:divBdr>
        <w:top w:val="none" w:sz="0" w:space="0" w:color="auto"/>
        <w:left w:val="none" w:sz="0" w:space="0" w:color="auto"/>
        <w:bottom w:val="none" w:sz="0" w:space="0" w:color="auto"/>
        <w:right w:val="none" w:sz="0" w:space="0" w:color="auto"/>
      </w:divBdr>
    </w:div>
    <w:div w:id="1535074810">
      <w:marLeft w:val="640"/>
      <w:marRight w:val="0"/>
      <w:marTop w:val="0"/>
      <w:marBottom w:val="0"/>
      <w:divBdr>
        <w:top w:val="none" w:sz="0" w:space="0" w:color="auto"/>
        <w:left w:val="none" w:sz="0" w:space="0" w:color="auto"/>
        <w:bottom w:val="none" w:sz="0" w:space="0" w:color="auto"/>
        <w:right w:val="none" w:sz="0" w:space="0" w:color="auto"/>
      </w:divBdr>
    </w:div>
    <w:div w:id="1535075072">
      <w:marLeft w:val="640"/>
      <w:marRight w:val="0"/>
      <w:marTop w:val="0"/>
      <w:marBottom w:val="0"/>
      <w:divBdr>
        <w:top w:val="none" w:sz="0" w:space="0" w:color="auto"/>
        <w:left w:val="none" w:sz="0" w:space="0" w:color="auto"/>
        <w:bottom w:val="none" w:sz="0" w:space="0" w:color="auto"/>
        <w:right w:val="none" w:sz="0" w:space="0" w:color="auto"/>
      </w:divBdr>
    </w:div>
    <w:div w:id="1535121043">
      <w:marLeft w:val="640"/>
      <w:marRight w:val="0"/>
      <w:marTop w:val="0"/>
      <w:marBottom w:val="0"/>
      <w:divBdr>
        <w:top w:val="none" w:sz="0" w:space="0" w:color="auto"/>
        <w:left w:val="none" w:sz="0" w:space="0" w:color="auto"/>
        <w:bottom w:val="none" w:sz="0" w:space="0" w:color="auto"/>
        <w:right w:val="none" w:sz="0" w:space="0" w:color="auto"/>
      </w:divBdr>
    </w:div>
    <w:div w:id="1535145457">
      <w:marLeft w:val="640"/>
      <w:marRight w:val="0"/>
      <w:marTop w:val="0"/>
      <w:marBottom w:val="0"/>
      <w:divBdr>
        <w:top w:val="none" w:sz="0" w:space="0" w:color="auto"/>
        <w:left w:val="none" w:sz="0" w:space="0" w:color="auto"/>
        <w:bottom w:val="none" w:sz="0" w:space="0" w:color="auto"/>
        <w:right w:val="none" w:sz="0" w:space="0" w:color="auto"/>
      </w:divBdr>
    </w:div>
    <w:div w:id="1535147279">
      <w:marLeft w:val="640"/>
      <w:marRight w:val="0"/>
      <w:marTop w:val="0"/>
      <w:marBottom w:val="0"/>
      <w:divBdr>
        <w:top w:val="none" w:sz="0" w:space="0" w:color="auto"/>
        <w:left w:val="none" w:sz="0" w:space="0" w:color="auto"/>
        <w:bottom w:val="none" w:sz="0" w:space="0" w:color="auto"/>
        <w:right w:val="none" w:sz="0" w:space="0" w:color="auto"/>
      </w:divBdr>
    </w:div>
    <w:div w:id="1535188538">
      <w:marLeft w:val="640"/>
      <w:marRight w:val="0"/>
      <w:marTop w:val="0"/>
      <w:marBottom w:val="0"/>
      <w:divBdr>
        <w:top w:val="none" w:sz="0" w:space="0" w:color="auto"/>
        <w:left w:val="none" w:sz="0" w:space="0" w:color="auto"/>
        <w:bottom w:val="none" w:sz="0" w:space="0" w:color="auto"/>
        <w:right w:val="none" w:sz="0" w:space="0" w:color="auto"/>
      </w:divBdr>
    </w:div>
    <w:div w:id="1535269983">
      <w:marLeft w:val="640"/>
      <w:marRight w:val="0"/>
      <w:marTop w:val="0"/>
      <w:marBottom w:val="0"/>
      <w:divBdr>
        <w:top w:val="none" w:sz="0" w:space="0" w:color="auto"/>
        <w:left w:val="none" w:sz="0" w:space="0" w:color="auto"/>
        <w:bottom w:val="none" w:sz="0" w:space="0" w:color="auto"/>
        <w:right w:val="none" w:sz="0" w:space="0" w:color="auto"/>
      </w:divBdr>
    </w:div>
    <w:div w:id="1535388558">
      <w:marLeft w:val="640"/>
      <w:marRight w:val="0"/>
      <w:marTop w:val="0"/>
      <w:marBottom w:val="0"/>
      <w:divBdr>
        <w:top w:val="none" w:sz="0" w:space="0" w:color="auto"/>
        <w:left w:val="none" w:sz="0" w:space="0" w:color="auto"/>
        <w:bottom w:val="none" w:sz="0" w:space="0" w:color="auto"/>
        <w:right w:val="none" w:sz="0" w:space="0" w:color="auto"/>
      </w:divBdr>
    </w:div>
    <w:div w:id="1535533776">
      <w:marLeft w:val="640"/>
      <w:marRight w:val="0"/>
      <w:marTop w:val="0"/>
      <w:marBottom w:val="0"/>
      <w:divBdr>
        <w:top w:val="none" w:sz="0" w:space="0" w:color="auto"/>
        <w:left w:val="none" w:sz="0" w:space="0" w:color="auto"/>
        <w:bottom w:val="none" w:sz="0" w:space="0" w:color="auto"/>
        <w:right w:val="none" w:sz="0" w:space="0" w:color="auto"/>
      </w:divBdr>
    </w:div>
    <w:div w:id="1535537143">
      <w:marLeft w:val="640"/>
      <w:marRight w:val="0"/>
      <w:marTop w:val="0"/>
      <w:marBottom w:val="0"/>
      <w:divBdr>
        <w:top w:val="none" w:sz="0" w:space="0" w:color="auto"/>
        <w:left w:val="none" w:sz="0" w:space="0" w:color="auto"/>
        <w:bottom w:val="none" w:sz="0" w:space="0" w:color="auto"/>
        <w:right w:val="none" w:sz="0" w:space="0" w:color="auto"/>
      </w:divBdr>
    </w:div>
    <w:div w:id="1535539999">
      <w:marLeft w:val="640"/>
      <w:marRight w:val="0"/>
      <w:marTop w:val="0"/>
      <w:marBottom w:val="0"/>
      <w:divBdr>
        <w:top w:val="none" w:sz="0" w:space="0" w:color="auto"/>
        <w:left w:val="none" w:sz="0" w:space="0" w:color="auto"/>
        <w:bottom w:val="none" w:sz="0" w:space="0" w:color="auto"/>
        <w:right w:val="none" w:sz="0" w:space="0" w:color="auto"/>
      </w:divBdr>
    </w:div>
    <w:div w:id="1535540892">
      <w:marLeft w:val="640"/>
      <w:marRight w:val="0"/>
      <w:marTop w:val="0"/>
      <w:marBottom w:val="0"/>
      <w:divBdr>
        <w:top w:val="none" w:sz="0" w:space="0" w:color="auto"/>
        <w:left w:val="none" w:sz="0" w:space="0" w:color="auto"/>
        <w:bottom w:val="none" w:sz="0" w:space="0" w:color="auto"/>
        <w:right w:val="none" w:sz="0" w:space="0" w:color="auto"/>
      </w:divBdr>
    </w:div>
    <w:div w:id="1535655564">
      <w:marLeft w:val="640"/>
      <w:marRight w:val="0"/>
      <w:marTop w:val="0"/>
      <w:marBottom w:val="0"/>
      <w:divBdr>
        <w:top w:val="none" w:sz="0" w:space="0" w:color="auto"/>
        <w:left w:val="none" w:sz="0" w:space="0" w:color="auto"/>
        <w:bottom w:val="none" w:sz="0" w:space="0" w:color="auto"/>
        <w:right w:val="none" w:sz="0" w:space="0" w:color="auto"/>
      </w:divBdr>
    </w:div>
    <w:div w:id="1535657467">
      <w:marLeft w:val="640"/>
      <w:marRight w:val="0"/>
      <w:marTop w:val="0"/>
      <w:marBottom w:val="0"/>
      <w:divBdr>
        <w:top w:val="none" w:sz="0" w:space="0" w:color="auto"/>
        <w:left w:val="none" w:sz="0" w:space="0" w:color="auto"/>
        <w:bottom w:val="none" w:sz="0" w:space="0" w:color="auto"/>
        <w:right w:val="none" w:sz="0" w:space="0" w:color="auto"/>
      </w:divBdr>
    </w:div>
    <w:div w:id="1535733055">
      <w:marLeft w:val="640"/>
      <w:marRight w:val="0"/>
      <w:marTop w:val="0"/>
      <w:marBottom w:val="0"/>
      <w:divBdr>
        <w:top w:val="none" w:sz="0" w:space="0" w:color="auto"/>
        <w:left w:val="none" w:sz="0" w:space="0" w:color="auto"/>
        <w:bottom w:val="none" w:sz="0" w:space="0" w:color="auto"/>
        <w:right w:val="none" w:sz="0" w:space="0" w:color="auto"/>
      </w:divBdr>
    </w:div>
    <w:div w:id="1535773244">
      <w:marLeft w:val="640"/>
      <w:marRight w:val="0"/>
      <w:marTop w:val="0"/>
      <w:marBottom w:val="0"/>
      <w:divBdr>
        <w:top w:val="none" w:sz="0" w:space="0" w:color="auto"/>
        <w:left w:val="none" w:sz="0" w:space="0" w:color="auto"/>
        <w:bottom w:val="none" w:sz="0" w:space="0" w:color="auto"/>
        <w:right w:val="none" w:sz="0" w:space="0" w:color="auto"/>
      </w:divBdr>
    </w:div>
    <w:div w:id="1535844077">
      <w:marLeft w:val="640"/>
      <w:marRight w:val="0"/>
      <w:marTop w:val="0"/>
      <w:marBottom w:val="0"/>
      <w:divBdr>
        <w:top w:val="none" w:sz="0" w:space="0" w:color="auto"/>
        <w:left w:val="none" w:sz="0" w:space="0" w:color="auto"/>
        <w:bottom w:val="none" w:sz="0" w:space="0" w:color="auto"/>
        <w:right w:val="none" w:sz="0" w:space="0" w:color="auto"/>
      </w:divBdr>
    </w:div>
    <w:div w:id="1535846395">
      <w:marLeft w:val="640"/>
      <w:marRight w:val="0"/>
      <w:marTop w:val="0"/>
      <w:marBottom w:val="0"/>
      <w:divBdr>
        <w:top w:val="none" w:sz="0" w:space="0" w:color="auto"/>
        <w:left w:val="none" w:sz="0" w:space="0" w:color="auto"/>
        <w:bottom w:val="none" w:sz="0" w:space="0" w:color="auto"/>
        <w:right w:val="none" w:sz="0" w:space="0" w:color="auto"/>
      </w:divBdr>
    </w:div>
    <w:div w:id="1535848322">
      <w:marLeft w:val="640"/>
      <w:marRight w:val="0"/>
      <w:marTop w:val="0"/>
      <w:marBottom w:val="0"/>
      <w:divBdr>
        <w:top w:val="none" w:sz="0" w:space="0" w:color="auto"/>
        <w:left w:val="none" w:sz="0" w:space="0" w:color="auto"/>
        <w:bottom w:val="none" w:sz="0" w:space="0" w:color="auto"/>
        <w:right w:val="none" w:sz="0" w:space="0" w:color="auto"/>
      </w:divBdr>
    </w:div>
    <w:div w:id="1535850885">
      <w:marLeft w:val="640"/>
      <w:marRight w:val="0"/>
      <w:marTop w:val="0"/>
      <w:marBottom w:val="0"/>
      <w:divBdr>
        <w:top w:val="none" w:sz="0" w:space="0" w:color="auto"/>
        <w:left w:val="none" w:sz="0" w:space="0" w:color="auto"/>
        <w:bottom w:val="none" w:sz="0" w:space="0" w:color="auto"/>
        <w:right w:val="none" w:sz="0" w:space="0" w:color="auto"/>
      </w:divBdr>
    </w:div>
    <w:div w:id="1535919466">
      <w:marLeft w:val="640"/>
      <w:marRight w:val="0"/>
      <w:marTop w:val="0"/>
      <w:marBottom w:val="0"/>
      <w:divBdr>
        <w:top w:val="none" w:sz="0" w:space="0" w:color="auto"/>
        <w:left w:val="none" w:sz="0" w:space="0" w:color="auto"/>
        <w:bottom w:val="none" w:sz="0" w:space="0" w:color="auto"/>
        <w:right w:val="none" w:sz="0" w:space="0" w:color="auto"/>
      </w:divBdr>
    </w:div>
    <w:div w:id="1535921068">
      <w:marLeft w:val="640"/>
      <w:marRight w:val="0"/>
      <w:marTop w:val="0"/>
      <w:marBottom w:val="0"/>
      <w:divBdr>
        <w:top w:val="none" w:sz="0" w:space="0" w:color="auto"/>
        <w:left w:val="none" w:sz="0" w:space="0" w:color="auto"/>
        <w:bottom w:val="none" w:sz="0" w:space="0" w:color="auto"/>
        <w:right w:val="none" w:sz="0" w:space="0" w:color="auto"/>
      </w:divBdr>
    </w:div>
    <w:div w:id="1535924754">
      <w:marLeft w:val="640"/>
      <w:marRight w:val="0"/>
      <w:marTop w:val="0"/>
      <w:marBottom w:val="0"/>
      <w:divBdr>
        <w:top w:val="none" w:sz="0" w:space="0" w:color="auto"/>
        <w:left w:val="none" w:sz="0" w:space="0" w:color="auto"/>
        <w:bottom w:val="none" w:sz="0" w:space="0" w:color="auto"/>
        <w:right w:val="none" w:sz="0" w:space="0" w:color="auto"/>
      </w:divBdr>
    </w:div>
    <w:div w:id="1536040382">
      <w:marLeft w:val="640"/>
      <w:marRight w:val="0"/>
      <w:marTop w:val="0"/>
      <w:marBottom w:val="0"/>
      <w:divBdr>
        <w:top w:val="none" w:sz="0" w:space="0" w:color="auto"/>
        <w:left w:val="none" w:sz="0" w:space="0" w:color="auto"/>
        <w:bottom w:val="none" w:sz="0" w:space="0" w:color="auto"/>
        <w:right w:val="none" w:sz="0" w:space="0" w:color="auto"/>
      </w:divBdr>
    </w:div>
    <w:div w:id="1536111630">
      <w:marLeft w:val="640"/>
      <w:marRight w:val="0"/>
      <w:marTop w:val="0"/>
      <w:marBottom w:val="0"/>
      <w:divBdr>
        <w:top w:val="none" w:sz="0" w:space="0" w:color="auto"/>
        <w:left w:val="none" w:sz="0" w:space="0" w:color="auto"/>
        <w:bottom w:val="none" w:sz="0" w:space="0" w:color="auto"/>
        <w:right w:val="none" w:sz="0" w:space="0" w:color="auto"/>
      </w:divBdr>
    </w:div>
    <w:div w:id="1536115881">
      <w:marLeft w:val="640"/>
      <w:marRight w:val="0"/>
      <w:marTop w:val="0"/>
      <w:marBottom w:val="0"/>
      <w:divBdr>
        <w:top w:val="none" w:sz="0" w:space="0" w:color="auto"/>
        <w:left w:val="none" w:sz="0" w:space="0" w:color="auto"/>
        <w:bottom w:val="none" w:sz="0" w:space="0" w:color="auto"/>
        <w:right w:val="none" w:sz="0" w:space="0" w:color="auto"/>
      </w:divBdr>
    </w:div>
    <w:div w:id="1536306127">
      <w:marLeft w:val="640"/>
      <w:marRight w:val="0"/>
      <w:marTop w:val="0"/>
      <w:marBottom w:val="0"/>
      <w:divBdr>
        <w:top w:val="none" w:sz="0" w:space="0" w:color="auto"/>
        <w:left w:val="none" w:sz="0" w:space="0" w:color="auto"/>
        <w:bottom w:val="none" w:sz="0" w:space="0" w:color="auto"/>
        <w:right w:val="none" w:sz="0" w:space="0" w:color="auto"/>
      </w:divBdr>
    </w:div>
    <w:div w:id="1536312873">
      <w:marLeft w:val="640"/>
      <w:marRight w:val="0"/>
      <w:marTop w:val="0"/>
      <w:marBottom w:val="0"/>
      <w:divBdr>
        <w:top w:val="none" w:sz="0" w:space="0" w:color="auto"/>
        <w:left w:val="none" w:sz="0" w:space="0" w:color="auto"/>
        <w:bottom w:val="none" w:sz="0" w:space="0" w:color="auto"/>
        <w:right w:val="none" w:sz="0" w:space="0" w:color="auto"/>
      </w:divBdr>
    </w:div>
    <w:div w:id="1536314357">
      <w:marLeft w:val="640"/>
      <w:marRight w:val="0"/>
      <w:marTop w:val="0"/>
      <w:marBottom w:val="0"/>
      <w:divBdr>
        <w:top w:val="none" w:sz="0" w:space="0" w:color="auto"/>
        <w:left w:val="none" w:sz="0" w:space="0" w:color="auto"/>
        <w:bottom w:val="none" w:sz="0" w:space="0" w:color="auto"/>
        <w:right w:val="none" w:sz="0" w:space="0" w:color="auto"/>
      </w:divBdr>
    </w:div>
    <w:div w:id="1536428591">
      <w:marLeft w:val="640"/>
      <w:marRight w:val="0"/>
      <w:marTop w:val="0"/>
      <w:marBottom w:val="0"/>
      <w:divBdr>
        <w:top w:val="none" w:sz="0" w:space="0" w:color="auto"/>
        <w:left w:val="none" w:sz="0" w:space="0" w:color="auto"/>
        <w:bottom w:val="none" w:sz="0" w:space="0" w:color="auto"/>
        <w:right w:val="none" w:sz="0" w:space="0" w:color="auto"/>
      </w:divBdr>
    </w:div>
    <w:div w:id="1536431574">
      <w:marLeft w:val="640"/>
      <w:marRight w:val="0"/>
      <w:marTop w:val="0"/>
      <w:marBottom w:val="0"/>
      <w:divBdr>
        <w:top w:val="none" w:sz="0" w:space="0" w:color="auto"/>
        <w:left w:val="none" w:sz="0" w:space="0" w:color="auto"/>
        <w:bottom w:val="none" w:sz="0" w:space="0" w:color="auto"/>
        <w:right w:val="none" w:sz="0" w:space="0" w:color="auto"/>
      </w:divBdr>
    </w:div>
    <w:div w:id="1536502605">
      <w:marLeft w:val="640"/>
      <w:marRight w:val="0"/>
      <w:marTop w:val="0"/>
      <w:marBottom w:val="0"/>
      <w:divBdr>
        <w:top w:val="none" w:sz="0" w:space="0" w:color="auto"/>
        <w:left w:val="none" w:sz="0" w:space="0" w:color="auto"/>
        <w:bottom w:val="none" w:sz="0" w:space="0" w:color="auto"/>
        <w:right w:val="none" w:sz="0" w:space="0" w:color="auto"/>
      </w:divBdr>
    </w:div>
    <w:div w:id="1536504302">
      <w:marLeft w:val="640"/>
      <w:marRight w:val="0"/>
      <w:marTop w:val="0"/>
      <w:marBottom w:val="0"/>
      <w:divBdr>
        <w:top w:val="none" w:sz="0" w:space="0" w:color="auto"/>
        <w:left w:val="none" w:sz="0" w:space="0" w:color="auto"/>
        <w:bottom w:val="none" w:sz="0" w:space="0" w:color="auto"/>
        <w:right w:val="none" w:sz="0" w:space="0" w:color="auto"/>
      </w:divBdr>
    </w:div>
    <w:div w:id="1536624734">
      <w:marLeft w:val="640"/>
      <w:marRight w:val="0"/>
      <w:marTop w:val="0"/>
      <w:marBottom w:val="0"/>
      <w:divBdr>
        <w:top w:val="none" w:sz="0" w:space="0" w:color="auto"/>
        <w:left w:val="none" w:sz="0" w:space="0" w:color="auto"/>
        <w:bottom w:val="none" w:sz="0" w:space="0" w:color="auto"/>
        <w:right w:val="none" w:sz="0" w:space="0" w:color="auto"/>
      </w:divBdr>
    </w:div>
    <w:div w:id="1536772996">
      <w:marLeft w:val="640"/>
      <w:marRight w:val="0"/>
      <w:marTop w:val="0"/>
      <w:marBottom w:val="0"/>
      <w:divBdr>
        <w:top w:val="none" w:sz="0" w:space="0" w:color="auto"/>
        <w:left w:val="none" w:sz="0" w:space="0" w:color="auto"/>
        <w:bottom w:val="none" w:sz="0" w:space="0" w:color="auto"/>
        <w:right w:val="none" w:sz="0" w:space="0" w:color="auto"/>
      </w:divBdr>
    </w:div>
    <w:div w:id="1536774356">
      <w:marLeft w:val="640"/>
      <w:marRight w:val="0"/>
      <w:marTop w:val="0"/>
      <w:marBottom w:val="0"/>
      <w:divBdr>
        <w:top w:val="none" w:sz="0" w:space="0" w:color="auto"/>
        <w:left w:val="none" w:sz="0" w:space="0" w:color="auto"/>
        <w:bottom w:val="none" w:sz="0" w:space="0" w:color="auto"/>
        <w:right w:val="none" w:sz="0" w:space="0" w:color="auto"/>
      </w:divBdr>
    </w:div>
    <w:div w:id="1536846657">
      <w:marLeft w:val="640"/>
      <w:marRight w:val="0"/>
      <w:marTop w:val="0"/>
      <w:marBottom w:val="0"/>
      <w:divBdr>
        <w:top w:val="none" w:sz="0" w:space="0" w:color="auto"/>
        <w:left w:val="none" w:sz="0" w:space="0" w:color="auto"/>
        <w:bottom w:val="none" w:sz="0" w:space="0" w:color="auto"/>
        <w:right w:val="none" w:sz="0" w:space="0" w:color="auto"/>
      </w:divBdr>
    </w:div>
    <w:div w:id="1536885053">
      <w:marLeft w:val="640"/>
      <w:marRight w:val="0"/>
      <w:marTop w:val="0"/>
      <w:marBottom w:val="0"/>
      <w:divBdr>
        <w:top w:val="none" w:sz="0" w:space="0" w:color="auto"/>
        <w:left w:val="none" w:sz="0" w:space="0" w:color="auto"/>
        <w:bottom w:val="none" w:sz="0" w:space="0" w:color="auto"/>
        <w:right w:val="none" w:sz="0" w:space="0" w:color="auto"/>
      </w:divBdr>
    </w:div>
    <w:div w:id="1536966498">
      <w:marLeft w:val="640"/>
      <w:marRight w:val="0"/>
      <w:marTop w:val="0"/>
      <w:marBottom w:val="0"/>
      <w:divBdr>
        <w:top w:val="none" w:sz="0" w:space="0" w:color="auto"/>
        <w:left w:val="none" w:sz="0" w:space="0" w:color="auto"/>
        <w:bottom w:val="none" w:sz="0" w:space="0" w:color="auto"/>
        <w:right w:val="none" w:sz="0" w:space="0" w:color="auto"/>
      </w:divBdr>
    </w:div>
    <w:div w:id="1536967127">
      <w:marLeft w:val="640"/>
      <w:marRight w:val="0"/>
      <w:marTop w:val="0"/>
      <w:marBottom w:val="0"/>
      <w:divBdr>
        <w:top w:val="none" w:sz="0" w:space="0" w:color="auto"/>
        <w:left w:val="none" w:sz="0" w:space="0" w:color="auto"/>
        <w:bottom w:val="none" w:sz="0" w:space="0" w:color="auto"/>
        <w:right w:val="none" w:sz="0" w:space="0" w:color="auto"/>
      </w:divBdr>
    </w:div>
    <w:div w:id="1536969475">
      <w:marLeft w:val="640"/>
      <w:marRight w:val="0"/>
      <w:marTop w:val="0"/>
      <w:marBottom w:val="0"/>
      <w:divBdr>
        <w:top w:val="none" w:sz="0" w:space="0" w:color="auto"/>
        <w:left w:val="none" w:sz="0" w:space="0" w:color="auto"/>
        <w:bottom w:val="none" w:sz="0" w:space="0" w:color="auto"/>
        <w:right w:val="none" w:sz="0" w:space="0" w:color="auto"/>
      </w:divBdr>
    </w:div>
    <w:div w:id="1537044005">
      <w:marLeft w:val="640"/>
      <w:marRight w:val="0"/>
      <w:marTop w:val="0"/>
      <w:marBottom w:val="0"/>
      <w:divBdr>
        <w:top w:val="none" w:sz="0" w:space="0" w:color="auto"/>
        <w:left w:val="none" w:sz="0" w:space="0" w:color="auto"/>
        <w:bottom w:val="none" w:sz="0" w:space="0" w:color="auto"/>
        <w:right w:val="none" w:sz="0" w:space="0" w:color="auto"/>
      </w:divBdr>
    </w:div>
    <w:div w:id="1537228894">
      <w:marLeft w:val="640"/>
      <w:marRight w:val="0"/>
      <w:marTop w:val="0"/>
      <w:marBottom w:val="0"/>
      <w:divBdr>
        <w:top w:val="none" w:sz="0" w:space="0" w:color="auto"/>
        <w:left w:val="none" w:sz="0" w:space="0" w:color="auto"/>
        <w:bottom w:val="none" w:sz="0" w:space="0" w:color="auto"/>
        <w:right w:val="none" w:sz="0" w:space="0" w:color="auto"/>
      </w:divBdr>
    </w:div>
    <w:div w:id="1537230480">
      <w:marLeft w:val="640"/>
      <w:marRight w:val="0"/>
      <w:marTop w:val="0"/>
      <w:marBottom w:val="0"/>
      <w:divBdr>
        <w:top w:val="none" w:sz="0" w:space="0" w:color="auto"/>
        <w:left w:val="none" w:sz="0" w:space="0" w:color="auto"/>
        <w:bottom w:val="none" w:sz="0" w:space="0" w:color="auto"/>
        <w:right w:val="none" w:sz="0" w:space="0" w:color="auto"/>
      </w:divBdr>
    </w:div>
    <w:div w:id="1537351310">
      <w:marLeft w:val="640"/>
      <w:marRight w:val="0"/>
      <w:marTop w:val="0"/>
      <w:marBottom w:val="0"/>
      <w:divBdr>
        <w:top w:val="none" w:sz="0" w:space="0" w:color="auto"/>
        <w:left w:val="none" w:sz="0" w:space="0" w:color="auto"/>
        <w:bottom w:val="none" w:sz="0" w:space="0" w:color="auto"/>
        <w:right w:val="none" w:sz="0" w:space="0" w:color="auto"/>
      </w:divBdr>
    </w:div>
    <w:div w:id="1537355453">
      <w:marLeft w:val="640"/>
      <w:marRight w:val="0"/>
      <w:marTop w:val="0"/>
      <w:marBottom w:val="0"/>
      <w:divBdr>
        <w:top w:val="none" w:sz="0" w:space="0" w:color="auto"/>
        <w:left w:val="none" w:sz="0" w:space="0" w:color="auto"/>
        <w:bottom w:val="none" w:sz="0" w:space="0" w:color="auto"/>
        <w:right w:val="none" w:sz="0" w:space="0" w:color="auto"/>
      </w:divBdr>
    </w:div>
    <w:div w:id="1537501317">
      <w:marLeft w:val="640"/>
      <w:marRight w:val="0"/>
      <w:marTop w:val="0"/>
      <w:marBottom w:val="0"/>
      <w:divBdr>
        <w:top w:val="none" w:sz="0" w:space="0" w:color="auto"/>
        <w:left w:val="none" w:sz="0" w:space="0" w:color="auto"/>
        <w:bottom w:val="none" w:sz="0" w:space="0" w:color="auto"/>
        <w:right w:val="none" w:sz="0" w:space="0" w:color="auto"/>
      </w:divBdr>
    </w:div>
    <w:div w:id="1537540381">
      <w:marLeft w:val="640"/>
      <w:marRight w:val="0"/>
      <w:marTop w:val="0"/>
      <w:marBottom w:val="0"/>
      <w:divBdr>
        <w:top w:val="none" w:sz="0" w:space="0" w:color="auto"/>
        <w:left w:val="none" w:sz="0" w:space="0" w:color="auto"/>
        <w:bottom w:val="none" w:sz="0" w:space="0" w:color="auto"/>
        <w:right w:val="none" w:sz="0" w:space="0" w:color="auto"/>
      </w:divBdr>
    </w:div>
    <w:div w:id="1537617098">
      <w:marLeft w:val="640"/>
      <w:marRight w:val="0"/>
      <w:marTop w:val="0"/>
      <w:marBottom w:val="0"/>
      <w:divBdr>
        <w:top w:val="none" w:sz="0" w:space="0" w:color="auto"/>
        <w:left w:val="none" w:sz="0" w:space="0" w:color="auto"/>
        <w:bottom w:val="none" w:sz="0" w:space="0" w:color="auto"/>
        <w:right w:val="none" w:sz="0" w:space="0" w:color="auto"/>
      </w:divBdr>
    </w:div>
    <w:div w:id="1537619096">
      <w:marLeft w:val="640"/>
      <w:marRight w:val="0"/>
      <w:marTop w:val="0"/>
      <w:marBottom w:val="0"/>
      <w:divBdr>
        <w:top w:val="none" w:sz="0" w:space="0" w:color="auto"/>
        <w:left w:val="none" w:sz="0" w:space="0" w:color="auto"/>
        <w:bottom w:val="none" w:sz="0" w:space="0" w:color="auto"/>
        <w:right w:val="none" w:sz="0" w:space="0" w:color="auto"/>
      </w:divBdr>
    </w:div>
    <w:div w:id="1537813903">
      <w:marLeft w:val="640"/>
      <w:marRight w:val="0"/>
      <w:marTop w:val="0"/>
      <w:marBottom w:val="0"/>
      <w:divBdr>
        <w:top w:val="none" w:sz="0" w:space="0" w:color="auto"/>
        <w:left w:val="none" w:sz="0" w:space="0" w:color="auto"/>
        <w:bottom w:val="none" w:sz="0" w:space="0" w:color="auto"/>
        <w:right w:val="none" w:sz="0" w:space="0" w:color="auto"/>
      </w:divBdr>
    </w:div>
    <w:div w:id="1537817298">
      <w:marLeft w:val="640"/>
      <w:marRight w:val="0"/>
      <w:marTop w:val="0"/>
      <w:marBottom w:val="0"/>
      <w:divBdr>
        <w:top w:val="none" w:sz="0" w:space="0" w:color="auto"/>
        <w:left w:val="none" w:sz="0" w:space="0" w:color="auto"/>
        <w:bottom w:val="none" w:sz="0" w:space="0" w:color="auto"/>
        <w:right w:val="none" w:sz="0" w:space="0" w:color="auto"/>
      </w:divBdr>
    </w:div>
    <w:div w:id="1537891976">
      <w:marLeft w:val="640"/>
      <w:marRight w:val="0"/>
      <w:marTop w:val="0"/>
      <w:marBottom w:val="0"/>
      <w:divBdr>
        <w:top w:val="none" w:sz="0" w:space="0" w:color="auto"/>
        <w:left w:val="none" w:sz="0" w:space="0" w:color="auto"/>
        <w:bottom w:val="none" w:sz="0" w:space="0" w:color="auto"/>
        <w:right w:val="none" w:sz="0" w:space="0" w:color="auto"/>
      </w:divBdr>
    </w:div>
    <w:div w:id="1537959918">
      <w:marLeft w:val="640"/>
      <w:marRight w:val="0"/>
      <w:marTop w:val="0"/>
      <w:marBottom w:val="0"/>
      <w:divBdr>
        <w:top w:val="none" w:sz="0" w:space="0" w:color="auto"/>
        <w:left w:val="none" w:sz="0" w:space="0" w:color="auto"/>
        <w:bottom w:val="none" w:sz="0" w:space="0" w:color="auto"/>
        <w:right w:val="none" w:sz="0" w:space="0" w:color="auto"/>
      </w:divBdr>
    </w:div>
    <w:div w:id="1537961625">
      <w:marLeft w:val="640"/>
      <w:marRight w:val="0"/>
      <w:marTop w:val="0"/>
      <w:marBottom w:val="0"/>
      <w:divBdr>
        <w:top w:val="none" w:sz="0" w:space="0" w:color="auto"/>
        <w:left w:val="none" w:sz="0" w:space="0" w:color="auto"/>
        <w:bottom w:val="none" w:sz="0" w:space="0" w:color="auto"/>
        <w:right w:val="none" w:sz="0" w:space="0" w:color="auto"/>
      </w:divBdr>
    </w:div>
    <w:div w:id="1537962232">
      <w:marLeft w:val="640"/>
      <w:marRight w:val="0"/>
      <w:marTop w:val="0"/>
      <w:marBottom w:val="0"/>
      <w:divBdr>
        <w:top w:val="none" w:sz="0" w:space="0" w:color="auto"/>
        <w:left w:val="none" w:sz="0" w:space="0" w:color="auto"/>
        <w:bottom w:val="none" w:sz="0" w:space="0" w:color="auto"/>
        <w:right w:val="none" w:sz="0" w:space="0" w:color="auto"/>
      </w:divBdr>
    </w:div>
    <w:div w:id="1538003729">
      <w:marLeft w:val="640"/>
      <w:marRight w:val="0"/>
      <w:marTop w:val="0"/>
      <w:marBottom w:val="0"/>
      <w:divBdr>
        <w:top w:val="none" w:sz="0" w:space="0" w:color="auto"/>
        <w:left w:val="none" w:sz="0" w:space="0" w:color="auto"/>
        <w:bottom w:val="none" w:sz="0" w:space="0" w:color="auto"/>
        <w:right w:val="none" w:sz="0" w:space="0" w:color="auto"/>
      </w:divBdr>
    </w:div>
    <w:div w:id="1538004943">
      <w:marLeft w:val="640"/>
      <w:marRight w:val="0"/>
      <w:marTop w:val="0"/>
      <w:marBottom w:val="0"/>
      <w:divBdr>
        <w:top w:val="none" w:sz="0" w:space="0" w:color="auto"/>
        <w:left w:val="none" w:sz="0" w:space="0" w:color="auto"/>
        <w:bottom w:val="none" w:sz="0" w:space="0" w:color="auto"/>
        <w:right w:val="none" w:sz="0" w:space="0" w:color="auto"/>
      </w:divBdr>
    </w:div>
    <w:div w:id="1538159457">
      <w:marLeft w:val="640"/>
      <w:marRight w:val="0"/>
      <w:marTop w:val="0"/>
      <w:marBottom w:val="0"/>
      <w:divBdr>
        <w:top w:val="none" w:sz="0" w:space="0" w:color="auto"/>
        <w:left w:val="none" w:sz="0" w:space="0" w:color="auto"/>
        <w:bottom w:val="none" w:sz="0" w:space="0" w:color="auto"/>
        <w:right w:val="none" w:sz="0" w:space="0" w:color="auto"/>
      </w:divBdr>
    </w:div>
    <w:div w:id="1538204531">
      <w:marLeft w:val="640"/>
      <w:marRight w:val="0"/>
      <w:marTop w:val="0"/>
      <w:marBottom w:val="0"/>
      <w:divBdr>
        <w:top w:val="none" w:sz="0" w:space="0" w:color="auto"/>
        <w:left w:val="none" w:sz="0" w:space="0" w:color="auto"/>
        <w:bottom w:val="none" w:sz="0" w:space="0" w:color="auto"/>
        <w:right w:val="none" w:sz="0" w:space="0" w:color="auto"/>
      </w:divBdr>
    </w:div>
    <w:div w:id="1538275255">
      <w:marLeft w:val="640"/>
      <w:marRight w:val="0"/>
      <w:marTop w:val="0"/>
      <w:marBottom w:val="0"/>
      <w:divBdr>
        <w:top w:val="none" w:sz="0" w:space="0" w:color="auto"/>
        <w:left w:val="none" w:sz="0" w:space="0" w:color="auto"/>
        <w:bottom w:val="none" w:sz="0" w:space="0" w:color="auto"/>
        <w:right w:val="none" w:sz="0" w:space="0" w:color="auto"/>
      </w:divBdr>
    </w:div>
    <w:div w:id="1538424641">
      <w:marLeft w:val="640"/>
      <w:marRight w:val="0"/>
      <w:marTop w:val="0"/>
      <w:marBottom w:val="0"/>
      <w:divBdr>
        <w:top w:val="none" w:sz="0" w:space="0" w:color="auto"/>
        <w:left w:val="none" w:sz="0" w:space="0" w:color="auto"/>
        <w:bottom w:val="none" w:sz="0" w:space="0" w:color="auto"/>
        <w:right w:val="none" w:sz="0" w:space="0" w:color="auto"/>
      </w:divBdr>
    </w:div>
    <w:div w:id="1538464617">
      <w:marLeft w:val="640"/>
      <w:marRight w:val="0"/>
      <w:marTop w:val="0"/>
      <w:marBottom w:val="0"/>
      <w:divBdr>
        <w:top w:val="none" w:sz="0" w:space="0" w:color="auto"/>
        <w:left w:val="none" w:sz="0" w:space="0" w:color="auto"/>
        <w:bottom w:val="none" w:sz="0" w:space="0" w:color="auto"/>
        <w:right w:val="none" w:sz="0" w:space="0" w:color="auto"/>
      </w:divBdr>
    </w:div>
    <w:div w:id="1538465384">
      <w:marLeft w:val="640"/>
      <w:marRight w:val="0"/>
      <w:marTop w:val="0"/>
      <w:marBottom w:val="0"/>
      <w:divBdr>
        <w:top w:val="none" w:sz="0" w:space="0" w:color="auto"/>
        <w:left w:val="none" w:sz="0" w:space="0" w:color="auto"/>
        <w:bottom w:val="none" w:sz="0" w:space="0" w:color="auto"/>
        <w:right w:val="none" w:sz="0" w:space="0" w:color="auto"/>
      </w:divBdr>
    </w:div>
    <w:div w:id="1538471503">
      <w:marLeft w:val="640"/>
      <w:marRight w:val="0"/>
      <w:marTop w:val="0"/>
      <w:marBottom w:val="0"/>
      <w:divBdr>
        <w:top w:val="none" w:sz="0" w:space="0" w:color="auto"/>
        <w:left w:val="none" w:sz="0" w:space="0" w:color="auto"/>
        <w:bottom w:val="none" w:sz="0" w:space="0" w:color="auto"/>
        <w:right w:val="none" w:sz="0" w:space="0" w:color="auto"/>
      </w:divBdr>
    </w:div>
    <w:div w:id="1538590798">
      <w:marLeft w:val="640"/>
      <w:marRight w:val="0"/>
      <w:marTop w:val="0"/>
      <w:marBottom w:val="0"/>
      <w:divBdr>
        <w:top w:val="none" w:sz="0" w:space="0" w:color="auto"/>
        <w:left w:val="none" w:sz="0" w:space="0" w:color="auto"/>
        <w:bottom w:val="none" w:sz="0" w:space="0" w:color="auto"/>
        <w:right w:val="none" w:sz="0" w:space="0" w:color="auto"/>
      </w:divBdr>
    </w:div>
    <w:div w:id="1538666003">
      <w:marLeft w:val="640"/>
      <w:marRight w:val="0"/>
      <w:marTop w:val="0"/>
      <w:marBottom w:val="0"/>
      <w:divBdr>
        <w:top w:val="none" w:sz="0" w:space="0" w:color="auto"/>
        <w:left w:val="none" w:sz="0" w:space="0" w:color="auto"/>
        <w:bottom w:val="none" w:sz="0" w:space="0" w:color="auto"/>
        <w:right w:val="none" w:sz="0" w:space="0" w:color="auto"/>
      </w:divBdr>
    </w:div>
    <w:div w:id="1538666981">
      <w:marLeft w:val="640"/>
      <w:marRight w:val="0"/>
      <w:marTop w:val="0"/>
      <w:marBottom w:val="0"/>
      <w:divBdr>
        <w:top w:val="none" w:sz="0" w:space="0" w:color="auto"/>
        <w:left w:val="none" w:sz="0" w:space="0" w:color="auto"/>
        <w:bottom w:val="none" w:sz="0" w:space="0" w:color="auto"/>
        <w:right w:val="none" w:sz="0" w:space="0" w:color="auto"/>
      </w:divBdr>
    </w:div>
    <w:div w:id="1538734603">
      <w:marLeft w:val="640"/>
      <w:marRight w:val="0"/>
      <w:marTop w:val="0"/>
      <w:marBottom w:val="0"/>
      <w:divBdr>
        <w:top w:val="none" w:sz="0" w:space="0" w:color="auto"/>
        <w:left w:val="none" w:sz="0" w:space="0" w:color="auto"/>
        <w:bottom w:val="none" w:sz="0" w:space="0" w:color="auto"/>
        <w:right w:val="none" w:sz="0" w:space="0" w:color="auto"/>
      </w:divBdr>
    </w:div>
    <w:div w:id="1538738977">
      <w:marLeft w:val="640"/>
      <w:marRight w:val="0"/>
      <w:marTop w:val="0"/>
      <w:marBottom w:val="0"/>
      <w:divBdr>
        <w:top w:val="none" w:sz="0" w:space="0" w:color="auto"/>
        <w:left w:val="none" w:sz="0" w:space="0" w:color="auto"/>
        <w:bottom w:val="none" w:sz="0" w:space="0" w:color="auto"/>
        <w:right w:val="none" w:sz="0" w:space="0" w:color="auto"/>
      </w:divBdr>
    </w:div>
    <w:div w:id="1538808116">
      <w:marLeft w:val="640"/>
      <w:marRight w:val="0"/>
      <w:marTop w:val="0"/>
      <w:marBottom w:val="0"/>
      <w:divBdr>
        <w:top w:val="none" w:sz="0" w:space="0" w:color="auto"/>
        <w:left w:val="none" w:sz="0" w:space="0" w:color="auto"/>
        <w:bottom w:val="none" w:sz="0" w:space="0" w:color="auto"/>
        <w:right w:val="none" w:sz="0" w:space="0" w:color="auto"/>
      </w:divBdr>
    </w:div>
    <w:div w:id="1538809799">
      <w:marLeft w:val="640"/>
      <w:marRight w:val="0"/>
      <w:marTop w:val="0"/>
      <w:marBottom w:val="0"/>
      <w:divBdr>
        <w:top w:val="none" w:sz="0" w:space="0" w:color="auto"/>
        <w:left w:val="none" w:sz="0" w:space="0" w:color="auto"/>
        <w:bottom w:val="none" w:sz="0" w:space="0" w:color="auto"/>
        <w:right w:val="none" w:sz="0" w:space="0" w:color="auto"/>
      </w:divBdr>
    </w:div>
    <w:div w:id="1538815449">
      <w:marLeft w:val="640"/>
      <w:marRight w:val="0"/>
      <w:marTop w:val="0"/>
      <w:marBottom w:val="0"/>
      <w:divBdr>
        <w:top w:val="none" w:sz="0" w:space="0" w:color="auto"/>
        <w:left w:val="none" w:sz="0" w:space="0" w:color="auto"/>
        <w:bottom w:val="none" w:sz="0" w:space="0" w:color="auto"/>
        <w:right w:val="none" w:sz="0" w:space="0" w:color="auto"/>
      </w:divBdr>
    </w:div>
    <w:div w:id="1538934508">
      <w:marLeft w:val="640"/>
      <w:marRight w:val="0"/>
      <w:marTop w:val="0"/>
      <w:marBottom w:val="0"/>
      <w:divBdr>
        <w:top w:val="none" w:sz="0" w:space="0" w:color="auto"/>
        <w:left w:val="none" w:sz="0" w:space="0" w:color="auto"/>
        <w:bottom w:val="none" w:sz="0" w:space="0" w:color="auto"/>
        <w:right w:val="none" w:sz="0" w:space="0" w:color="auto"/>
      </w:divBdr>
    </w:div>
    <w:div w:id="1538934836">
      <w:marLeft w:val="640"/>
      <w:marRight w:val="0"/>
      <w:marTop w:val="0"/>
      <w:marBottom w:val="0"/>
      <w:divBdr>
        <w:top w:val="none" w:sz="0" w:space="0" w:color="auto"/>
        <w:left w:val="none" w:sz="0" w:space="0" w:color="auto"/>
        <w:bottom w:val="none" w:sz="0" w:space="0" w:color="auto"/>
        <w:right w:val="none" w:sz="0" w:space="0" w:color="auto"/>
      </w:divBdr>
    </w:div>
    <w:div w:id="1539196678">
      <w:marLeft w:val="640"/>
      <w:marRight w:val="0"/>
      <w:marTop w:val="0"/>
      <w:marBottom w:val="0"/>
      <w:divBdr>
        <w:top w:val="none" w:sz="0" w:space="0" w:color="auto"/>
        <w:left w:val="none" w:sz="0" w:space="0" w:color="auto"/>
        <w:bottom w:val="none" w:sz="0" w:space="0" w:color="auto"/>
        <w:right w:val="none" w:sz="0" w:space="0" w:color="auto"/>
      </w:divBdr>
    </w:div>
    <w:div w:id="1539202015">
      <w:marLeft w:val="640"/>
      <w:marRight w:val="0"/>
      <w:marTop w:val="0"/>
      <w:marBottom w:val="0"/>
      <w:divBdr>
        <w:top w:val="none" w:sz="0" w:space="0" w:color="auto"/>
        <w:left w:val="none" w:sz="0" w:space="0" w:color="auto"/>
        <w:bottom w:val="none" w:sz="0" w:space="0" w:color="auto"/>
        <w:right w:val="none" w:sz="0" w:space="0" w:color="auto"/>
      </w:divBdr>
    </w:div>
    <w:div w:id="1539395002">
      <w:marLeft w:val="640"/>
      <w:marRight w:val="0"/>
      <w:marTop w:val="0"/>
      <w:marBottom w:val="0"/>
      <w:divBdr>
        <w:top w:val="none" w:sz="0" w:space="0" w:color="auto"/>
        <w:left w:val="none" w:sz="0" w:space="0" w:color="auto"/>
        <w:bottom w:val="none" w:sz="0" w:space="0" w:color="auto"/>
        <w:right w:val="none" w:sz="0" w:space="0" w:color="auto"/>
      </w:divBdr>
    </w:div>
    <w:div w:id="1539463775">
      <w:marLeft w:val="640"/>
      <w:marRight w:val="0"/>
      <w:marTop w:val="0"/>
      <w:marBottom w:val="0"/>
      <w:divBdr>
        <w:top w:val="none" w:sz="0" w:space="0" w:color="auto"/>
        <w:left w:val="none" w:sz="0" w:space="0" w:color="auto"/>
        <w:bottom w:val="none" w:sz="0" w:space="0" w:color="auto"/>
        <w:right w:val="none" w:sz="0" w:space="0" w:color="auto"/>
      </w:divBdr>
    </w:div>
    <w:div w:id="1539467444">
      <w:marLeft w:val="640"/>
      <w:marRight w:val="0"/>
      <w:marTop w:val="0"/>
      <w:marBottom w:val="0"/>
      <w:divBdr>
        <w:top w:val="none" w:sz="0" w:space="0" w:color="auto"/>
        <w:left w:val="none" w:sz="0" w:space="0" w:color="auto"/>
        <w:bottom w:val="none" w:sz="0" w:space="0" w:color="auto"/>
        <w:right w:val="none" w:sz="0" w:space="0" w:color="auto"/>
      </w:divBdr>
    </w:div>
    <w:div w:id="1539470512">
      <w:marLeft w:val="640"/>
      <w:marRight w:val="0"/>
      <w:marTop w:val="0"/>
      <w:marBottom w:val="0"/>
      <w:divBdr>
        <w:top w:val="none" w:sz="0" w:space="0" w:color="auto"/>
        <w:left w:val="none" w:sz="0" w:space="0" w:color="auto"/>
        <w:bottom w:val="none" w:sz="0" w:space="0" w:color="auto"/>
        <w:right w:val="none" w:sz="0" w:space="0" w:color="auto"/>
      </w:divBdr>
    </w:div>
    <w:div w:id="1539507671">
      <w:marLeft w:val="640"/>
      <w:marRight w:val="0"/>
      <w:marTop w:val="0"/>
      <w:marBottom w:val="0"/>
      <w:divBdr>
        <w:top w:val="none" w:sz="0" w:space="0" w:color="auto"/>
        <w:left w:val="none" w:sz="0" w:space="0" w:color="auto"/>
        <w:bottom w:val="none" w:sz="0" w:space="0" w:color="auto"/>
        <w:right w:val="none" w:sz="0" w:space="0" w:color="auto"/>
      </w:divBdr>
    </w:div>
    <w:div w:id="1539661315">
      <w:marLeft w:val="640"/>
      <w:marRight w:val="0"/>
      <w:marTop w:val="0"/>
      <w:marBottom w:val="0"/>
      <w:divBdr>
        <w:top w:val="none" w:sz="0" w:space="0" w:color="auto"/>
        <w:left w:val="none" w:sz="0" w:space="0" w:color="auto"/>
        <w:bottom w:val="none" w:sz="0" w:space="0" w:color="auto"/>
        <w:right w:val="none" w:sz="0" w:space="0" w:color="auto"/>
      </w:divBdr>
    </w:div>
    <w:div w:id="1539662631">
      <w:marLeft w:val="640"/>
      <w:marRight w:val="0"/>
      <w:marTop w:val="0"/>
      <w:marBottom w:val="0"/>
      <w:divBdr>
        <w:top w:val="none" w:sz="0" w:space="0" w:color="auto"/>
        <w:left w:val="none" w:sz="0" w:space="0" w:color="auto"/>
        <w:bottom w:val="none" w:sz="0" w:space="0" w:color="auto"/>
        <w:right w:val="none" w:sz="0" w:space="0" w:color="auto"/>
      </w:divBdr>
    </w:div>
    <w:div w:id="1539665320">
      <w:marLeft w:val="640"/>
      <w:marRight w:val="0"/>
      <w:marTop w:val="0"/>
      <w:marBottom w:val="0"/>
      <w:divBdr>
        <w:top w:val="none" w:sz="0" w:space="0" w:color="auto"/>
        <w:left w:val="none" w:sz="0" w:space="0" w:color="auto"/>
        <w:bottom w:val="none" w:sz="0" w:space="0" w:color="auto"/>
        <w:right w:val="none" w:sz="0" w:space="0" w:color="auto"/>
      </w:divBdr>
    </w:div>
    <w:div w:id="1539707631">
      <w:marLeft w:val="640"/>
      <w:marRight w:val="0"/>
      <w:marTop w:val="0"/>
      <w:marBottom w:val="0"/>
      <w:divBdr>
        <w:top w:val="none" w:sz="0" w:space="0" w:color="auto"/>
        <w:left w:val="none" w:sz="0" w:space="0" w:color="auto"/>
        <w:bottom w:val="none" w:sz="0" w:space="0" w:color="auto"/>
        <w:right w:val="none" w:sz="0" w:space="0" w:color="auto"/>
      </w:divBdr>
    </w:div>
    <w:div w:id="1539850690">
      <w:marLeft w:val="640"/>
      <w:marRight w:val="0"/>
      <w:marTop w:val="0"/>
      <w:marBottom w:val="0"/>
      <w:divBdr>
        <w:top w:val="none" w:sz="0" w:space="0" w:color="auto"/>
        <w:left w:val="none" w:sz="0" w:space="0" w:color="auto"/>
        <w:bottom w:val="none" w:sz="0" w:space="0" w:color="auto"/>
        <w:right w:val="none" w:sz="0" w:space="0" w:color="auto"/>
      </w:divBdr>
    </w:div>
    <w:div w:id="1539852179">
      <w:marLeft w:val="640"/>
      <w:marRight w:val="0"/>
      <w:marTop w:val="0"/>
      <w:marBottom w:val="0"/>
      <w:divBdr>
        <w:top w:val="none" w:sz="0" w:space="0" w:color="auto"/>
        <w:left w:val="none" w:sz="0" w:space="0" w:color="auto"/>
        <w:bottom w:val="none" w:sz="0" w:space="0" w:color="auto"/>
        <w:right w:val="none" w:sz="0" w:space="0" w:color="auto"/>
      </w:divBdr>
    </w:div>
    <w:div w:id="1539858765">
      <w:marLeft w:val="640"/>
      <w:marRight w:val="0"/>
      <w:marTop w:val="0"/>
      <w:marBottom w:val="0"/>
      <w:divBdr>
        <w:top w:val="none" w:sz="0" w:space="0" w:color="auto"/>
        <w:left w:val="none" w:sz="0" w:space="0" w:color="auto"/>
        <w:bottom w:val="none" w:sz="0" w:space="0" w:color="auto"/>
        <w:right w:val="none" w:sz="0" w:space="0" w:color="auto"/>
      </w:divBdr>
    </w:div>
    <w:div w:id="1539928073">
      <w:marLeft w:val="640"/>
      <w:marRight w:val="0"/>
      <w:marTop w:val="0"/>
      <w:marBottom w:val="0"/>
      <w:divBdr>
        <w:top w:val="none" w:sz="0" w:space="0" w:color="auto"/>
        <w:left w:val="none" w:sz="0" w:space="0" w:color="auto"/>
        <w:bottom w:val="none" w:sz="0" w:space="0" w:color="auto"/>
        <w:right w:val="none" w:sz="0" w:space="0" w:color="auto"/>
      </w:divBdr>
    </w:div>
    <w:div w:id="1539971798">
      <w:marLeft w:val="640"/>
      <w:marRight w:val="0"/>
      <w:marTop w:val="0"/>
      <w:marBottom w:val="0"/>
      <w:divBdr>
        <w:top w:val="none" w:sz="0" w:space="0" w:color="auto"/>
        <w:left w:val="none" w:sz="0" w:space="0" w:color="auto"/>
        <w:bottom w:val="none" w:sz="0" w:space="0" w:color="auto"/>
        <w:right w:val="none" w:sz="0" w:space="0" w:color="auto"/>
      </w:divBdr>
    </w:div>
    <w:div w:id="1540124420">
      <w:marLeft w:val="640"/>
      <w:marRight w:val="0"/>
      <w:marTop w:val="0"/>
      <w:marBottom w:val="0"/>
      <w:divBdr>
        <w:top w:val="none" w:sz="0" w:space="0" w:color="auto"/>
        <w:left w:val="none" w:sz="0" w:space="0" w:color="auto"/>
        <w:bottom w:val="none" w:sz="0" w:space="0" w:color="auto"/>
        <w:right w:val="none" w:sz="0" w:space="0" w:color="auto"/>
      </w:divBdr>
    </w:div>
    <w:div w:id="1540163315">
      <w:marLeft w:val="640"/>
      <w:marRight w:val="0"/>
      <w:marTop w:val="0"/>
      <w:marBottom w:val="0"/>
      <w:divBdr>
        <w:top w:val="none" w:sz="0" w:space="0" w:color="auto"/>
        <w:left w:val="none" w:sz="0" w:space="0" w:color="auto"/>
        <w:bottom w:val="none" w:sz="0" w:space="0" w:color="auto"/>
        <w:right w:val="none" w:sz="0" w:space="0" w:color="auto"/>
      </w:divBdr>
    </w:div>
    <w:div w:id="1540314252">
      <w:marLeft w:val="640"/>
      <w:marRight w:val="0"/>
      <w:marTop w:val="0"/>
      <w:marBottom w:val="0"/>
      <w:divBdr>
        <w:top w:val="none" w:sz="0" w:space="0" w:color="auto"/>
        <w:left w:val="none" w:sz="0" w:space="0" w:color="auto"/>
        <w:bottom w:val="none" w:sz="0" w:space="0" w:color="auto"/>
        <w:right w:val="none" w:sz="0" w:space="0" w:color="auto"/>
      </w:divBdr>
    </w:div>
    <w:div w:id="1540319526">
      <w:marLeft w:val="640"/>
      <w:marRight w:val="0"/>
      <w:marTop w:val="0"/>
      <w:marBottom w:val="0"/>
      <w:divBdr>
        <w:top w:val="none" w:sz="0" w:space="0" w:color="auto"/>
        <w:left w:val="none" w:sz="0" w:space="0" w:color="auto"/>
        <w:bottom w:val="none" w:sz="0" w:space="0" w:color="auto"/>
        <w:right w:val="none" w:sz="0" w:space="0" w:color="auto"/>
      </w:divBdr>
    </w:div>
    <w:div w:id="1540436421">
      <w:marLeft w:val="640"/>
      <w:marRight w:val="0"/>
      <w:marTop w:val="0"/>
      <w:marBottom w:val="0"/>
      <w:divBdr>
        <w:top w:val="none" w:sz="0" w:space="0" w:color="auto"/>
        <w:left w:val="none" w:sz="0" w:space="0" w:color="auto"/>
        <w:bottom w:val="none" w:sz="0" w:space="0" w:color="auto"/>
        <w:right w:val="none" w:sz="0" w:space="0" w:color="auto"/>
      </w:divBdr>
    </w:div>
    <w:div w:id="1540437600">
      <w:marLeft w:val="640"/>
      <w:marRight w:val="0"/>
      <w:marTop w:val="0"/>
      <w:marBottom w:val="0"/>
      <w:divBdr>
        <w:top w:val="none" w:sz="0" w:space="0" w:color="auto"/>
        <w:left w:val="none" w:sz="0" w:space="0" w:color="auto"/>
        <w:bottom w:val="none" w:sz="0" w:space="0" w:color="auto"/>
        <w:right w:val="none" w:sz="0" w:space="0" w:color="auto"/>
      </w:divBdr>
    </w:div>
    <w:div w:id="1540505441">
      <w:marLeft w:val="640"/>
      <w:marRight w:val="0"/>
      <w:marTop w:val="0"/>
      <w:marBottom w:val="0"/>
      <w:divBdr>
        <w:top w:val="none" w:sz="0" w:space="0" w:color="auto"/>
        <w:left w:val="none" w:sz="0" w:space="0" w:color="auto"/>
        <w:bottom w:val="none" w:sz="0" w:space="0" w:color="auto"/>
        <w:right w:val="none" w:sz="0" w:space="0" w:color="auto"/>
      </w:divBdr>
    </w:div>
    <w:div w:id="1540510014">
      <w:marLeft w:val="640"/>
      <w:marRight w:val="0"/>
      <w:marTop w:val="0"/>
      <w:marBottom w:val="0"/>
      <w:divBdr>
        <w:top w:val="none" w:sz="0" w:space="0" w:color="auto"/>
        <w:left w:val="none" w:sz="0" w:space="0" w:color="auto"/>
        <w:bottom w:val="none" w:sz="0" w:space="0" w:color="auto"/>
        <w:right w:val="none" w:sz="0" w:space="0" w:color="auto"/>
      </w:divBdr>
    </w:div>
    <w:div w:id="1540511326">
      <w:marLeft w:val="640"/>
      <w:marRight w:val="0"/>
      <w:marTop w:val="0"/>
      <w:marBottom w:val="0"/>
      <w:divBdr>
        <w:top w:val="none" w:sz="0" w:space="0" w:color="auto"/>
        <w:left w:val="none" w:sz="0" w:space="0" w:color="auto"/>
        <w:bottom w:val="none" w:sz="0" w:space="0" w:color="auto"/>
        <w:right w:val="none" w:sz="0" w:space="0" w:color="auto"/>
      </w:divBdr>
    </w:div>
    <w:div w:id="1540580611">
      <w:marLeft w:val="640"/>
      <w:marRight w:val="0"/>
      <w:marTop w:val="0"/>
      <w:marBottom w:val="0"/>
      <w:divBdr>
        <w:top w:val="none" w:sz="0" w:space="0" w:color="auto"/>
        <w:left w:val="none" w:sz="0" w:space="0" w:color="auto"/>
        <w:bottom w:val="none" w:sz="0" w:space="0" w:color="auto"/>
        <w:right w:val="none" w:sz="0" w:space="0" w:color="auto"/>
      </w:divBdr>
    </w:div>
    <w:div w:id="1540583684">
      <w:marLeft w:val="640"/>
      <w:marRight w:val="0"/>
      <w:marTop w:val="0"/>
      <w:marBottom w:val="0"/>
      <w:divBdr>
        <w:top w:val="none" w:sz="0" w:space="0" w:color="auto"/>
        <w:left w:val="none" w:sz="0" w:space="0" w:color="auto"/>
        <w:bottom w:val="none" w:sz="0" w:space="0" w:color="auto"/>
        <w:right w:val="none" w:sz="0" w:space="0" w:color="auto"/>
      </w:divBdr>
    </w:div>
    <w:div w:id="1540700690">
      <w:marLeft w:val="640"/>
      <w:marRight w:val="0"/>
      <w:marTop w:val="0"/>
      <w:marBottom w:val="0"/>
      <w:divBdr>
        <w:top w:val="none" w:sz="0" w:space="0" w:color="auto"/>
        <w:left w:val="none" w:sz="0" w:space="0" w:color="auto"/>
        <w:bottom w:val="none" w:sz="0" w:space="0" w:color="auto"/>
        <w:right w:val="none" w:sz="0" w:space="0" w:color="auto"/>
      </w:divBdr>
    </w:div>
    <w:div w:id="1540704759">
      <w:marLeft w:val="640"/>
      <w:marRight w:val="0"/>
      <w:marTop w:val="0"/>
      <w:marBottom w:val="0"/>
      <w:divBdr>
        <w:top w:val="none" w:sz="0" w:space="0" w:color="auto"/>
        <w:left w:val="none" w:sz="0" w:space="0" w:color="auto"/>
        <w:bottom w:val="none" w:sz="0" w:space="0" w:color="auto"/>
        <w:right w:val="none" w:sz="0" w:space="0" w:color="auto"/>
      </w:divBdr>
    </w:div>
    <w:div w:id="1540817461">
      <w:marLeft w:val="640"/>
      <w:marRight w:val="0"/>
      <w:marTop w:val="0"/>
      <w:marBottom w:val="0"/>
      <w:divBdr>
        <w:top w:val="none" w:sz="0" w:space="0" w:color="auto"/>
        <w:left w:val="none" w:sz="0" w:space="0" w:color="auto"/>
        <w:bottom w:val="none" w:sz="0" w:space="0" w:color="auto"/>
        <w:right w:val="none" w:sz="0" w:space="0" w:color="auto"/>
      </w:divBdr>
    </w:div>
    <w:div w:id="1540899876">
      <w:marLeft w:val="640"/>
      <w:marRight w:val="0"/>
      <w:marTop w:val="0"/>
      <w:marBottom w:val="0"/>
      <w:divBdr>
        <w:top w:val="none" w:sz="0" w:space="0" w:color="auto"/>
        <w:left w:val="none" w:sz="0" w:space="0" w:color="auto"/>
        <w:bottom w:val="none" w:sz="0" w:space="0" w:color="auto"/>
        <w:right w:val="none" w:sz="0" w:space="0" w:color="auto"/>
      </w:divBdr>
    </w:div>
    <w:div w:id="1540972251">
      <w:marLeft w:val="640"/>
      <w:marRight w:val="0"/>
      <w:marTop w:val="0"/>
      <w:marBottom w:val="0"/>
      <w:divBdr>
        <w:top w:val="none" w:sz="0" w:space="0" w:color="auto"/>
        <w:left w:val="none" w:sz="0" w:space="0" w:color="auto"/>
        <w:bottom w:val="none" w:sz="0" w:space="0" w:color="auto"/>
        <w:right w:val="none" w:sz="0" w:space="0" w:color="auto"/>
      </w:divBdr>
    </w:div>
    <w:div w:id="1540974402">
      <w:marLeft w:val="640"/>
      <w:marRight w:val="0"/>
      <w:marTop w:val="0"/>
      <w:marBottom w:val="0"/>
      <w:divBdr>
        <w:top w:val="none" w:sz="0" w:space="0" w:color="auto"/>
        <w:left w:val="none" w:sz="0" w:space="0" w:color="auto"/>
        <w:bottom w:val="none" w:sz="0" w:space="0" w:color="auto"/>
        <w:right w:val="none" w:sz="0" w:space="0" w:color="auto"/>
      </w:divBdr>
    </w:div>
    <w:div w:id="1541014397">
      <w:marLeft w:val="640"/>
      <w:marRight w:val="0"/>
      <w:marTop w:val="0"/>
      <w:marBottom w:val="0"/>
      <w:divBdr>
        <w:top w:val="none" w:sz="0" w:space="0" w:color="auto"/>
        <w:left w:val="none" w:sz="0" w:space="0" w:color="auto"/>
        <w:bottom w:val="none" w:sz="0" w:space="0" w:color="auto"/>
        <w:right w:val="none" w:sz="0" w:space="0" w:color="auto"/>
      </w:divBdr>
    </w:div>
    <w:div w:id="1541043931">
      <w:marLeft w:val="640"/>
      <w:marRight w:val="0"/>
      <w:marTop w:val="0"/>
      <w:marBottom w:val="0"/>
      <w:divBdr>
        <w:top w:val="none" w:sz="0" w:space="0" w:color="auto"/>
        <w:left w:val="none" w:sz="0" w:space="0" w:color="auto"/>
        <w:bottom w:val="none" w:sz="0" w:space="0" w:color="auto"/>
        <w:right w:val="none" w:sz="0" w:space="0" w:color="auto"/>
      </w:divBdr>
    </w:div>
    <w:div w:id="1541090839">
      <w:marLeft w:val="640"/>
      <w:marRight w:val="0"/>
      <w:marTop w:val="0"/>
      <w:marBottom w:val="0"/>
      <w:divBdr>
        <w:top w:val="none" w:sz="0" w:space="0" w:color="auto"/>
        <w:left w:val="none" w:sz="0" w:space="0" w:color="auto"/>
        <w:bottom w:val="none" w:sz="0" w:space="0" w:color="auto"/>
        <w:right w:val="none" w:sz="0" w:space="0" w:color="auto"/>
      </w:divBdr>
    </w:div>
    <w:div w:id="1541094321">
      <w:marLeft w:val="640"/>
      <w:marRight w:val="0"/>
      <w:marTop w:val="0"/>
      <w:marBottom w:val="0"/>
      <w:divBdr>
        <w:top w:val="none" w:sz="0" w:space="0" w:color="auto"/>
        <w:left w:val="none" w:sz="0" w:space="0" w:color="auto"/>
        <w:bottom w:val="none" w:sz="0" w:space="0" w:color="auto"/>
        <w:right w:val="none" w:sz="0" w:space="0" w:color="auto"/>
      </w:divBdr>
    </w:div>
    <w:div w:id="1541164656">
      <w:marLeft w:val="640"/>
      <w:marRight w:val="0"/>
      <w:marTop w:val="0"/>
      <w:marBottom w:val="0"/>
      <w:divBdr>
        <w:top w:val="none" w:sz="0" w:space="0" w:color="auto"/>
        <w:left w:val="none" w:sz="0" w:space="0" w:color="auto"/>
        <w:bottom w:val="none" w:sz="0" w:space="0" w:color="auto"/>
        <w:right w:val="none" w:sz="0" w:space="0" w:color="auto"/>
      </w:divBdr>
    </w:div>
    <w:div w:id="1541168617">
      <w:marLeft w:val="640"/>
      <w:marRight w:val="0"/>
      <w:marTop w:val="0"/>
      <w:marBottom w:val="0"/>
      <w:divBdr>
        <w:top w:val="none" w:sz="0" w:space="0" w:color="auto"/>
        <w:left w:val="none" w:sz="0" w:space="0" w:color="auto"/>
        <w:bottom w:val="none" w:sz="0" w:space="0" w:color="auto"/>
        <w:right w:val="none" w:sz="0" w:space="0" w:color="auto"/>
      </w:divBdr>
    </w:div>
    <w:div w:id="1541242409">
      <w:marLeft w:val="640"/>
      <w:marRight w:val="0"/>
      <w:marTop w:val="0"/>
      <w:marBottom w:val="0"/>
      <w:divBdr>
        <w:top w:val="none" w:sz="0" w:space="0" w:color="auto"/>
        <w:left w:val="none" w:sz="0" w:space="0" w:color="auto"/>
        <w:bottom w:val="none" w:sz="0" w:space="0" w:color="auto"/>
        <w:right w:val="none" w:sz="0" w:space="0" w:color="auto"/>
      </w:divBdr>
    </w:div>
    <w:div w:id="1541356277">
      <w:marLeft w:val="640"/>
      <w:marRight w:val="0"/>
      <w:marTop w:val="0"/>
      <w:marBottom w:val="0"/>
      <w:divBdr>
        <w:top w:val="none" w:sz="0" w:space="0" w:color="auto"/>
        <w:left w:val="none" w:sz="0" w:space="0" w:color="auto"/>
        <w:bottom w:val="none" w:sz="0" w:space="0" w:color="auto"/>
        <w:right w:val="none" w:sz="0" w:space="0" w:color="auto"/>
      </w:divBdr>
    </w:div>
    <w:div w:id="1541358499">
      <w:marLeft w:val="640"/>
      <w:marRight w:val="0"/>
      <w:marTop w:val="0"/>
      <w:marBottom w:val="0"/>
      <w:divBdr>
        <w:top w:val="none" w:sz="0" w:space="0" w:color="auto"/>
        <w:left w:val="none" w:sz="0" w:space="0" w:color="auto"/>
        <w:bottom w:val="none" w:sz="0" w:space="0" w:color="auto"/>
        <w:right w:val="none" w:sz="0" w:space="0" w:color="auto"/>
      </w:divBdr>
    </w:div>
    <w:div w:id="1541360309">
      <w:marLeft w:val="640"/>
      <w:marRight w:val="0"/>
      <w:marTop w:val="0"/>
      <w:marBottom w:val="0"/>
      <w:divBdr>
        <w:top w:val="none" w:sz="0" w:space="0" w:color="auto"/>
        <w:left w:val="none" w:sz="0" w:space="0" w:color="auto"/>
        <w:bottom w:val="none" w:sz="0" w:space="0" w:color="auto"/>
        <w:right w:val="none" w:sz="0" w:space="0" w:color="auto"/>
      </w:divBdr>
    </w:div>
    <w:div w:id="1541436211">
      <w:marLeft w:val="640"/>
      <w:marRight w:val="0"/>
      <w:marTop w:val="0"/>
      <w:marBottom w:val="0"/>
      <w:divBdr>
        <w:top w:val="none" w:sz="0" w:space="0" w:color="auto"/>
        <w:left w:val="none" w:sz="0" w:space="0" w:color="auto"/>
        <w:bottom w:val="none" w:sz="0" w:space="0" w:color="auto"/>
        <w:right w:val="none" w:sz="0" w:space="0" w:color="auto"/>
      </w:divBdr>
    </w:div>
    <w:div w:id="1541474207">
      <w:marLeft w:val="640"/>
      <w:marRight w:val="0"/>
      <w:marTop w:val="0"/>
      <w:marBottom w:val="0"/>
      <w:divBdr>
        <w:top w:val="none" w:sz="0" w:space="0" w:color="auto"/>
        <w:left w:val="none" w:sz="0" w:space="0" w:color="auto"/>
        <w:bottom w:val="none" w:sz="0" w:space="0" w:color="auto"/>
        <w:right w:val="none" w:sz="0" w:space="0" w:color="auto"/>
      </w:divBdr>
    </w:div>
    <w:div w:id="1541474288">
      <w:marLeft w:val="640"/>
      <w:marRight w:val="0"/>
      <w:marTop w:val="0"/>
      <w:marBottom w:val="0"/>
      <w:divBdr>
        <w:top w:val="none" w:sz="0" w:space="0" w:color="auto"/>
        <w:left w:val="none" w:sz="0" w:space="0" w:color="auto"/>
        <w:bottom w:val="none" w:sz="0" w:space="0" w:color="auto"/>
        <w:right w:val="none" w:sz="0" w:space="0" w:color="auto"/>
      </w:divBdr>
    </w:div>
    <w:div w:id="1541550467">
      <w:marLeft w:val="640"/>
      <w:marRight w:val="0"/>
      <w:marTop w:val="0"/>
      <w:marBottom w:val="0"/>
      <w:divBdr>
        <w:top w:val="none" w:sz="0" w:space="0" w:color="auto"/>
        <w:left w:val="none" w:sz="0" w:space="0" w:color="auto"/>
        <w:bottom w:val="none" w:sz="0" w:space="0" w:color="auto"/>
        <w:right w:val="none" w:sz="0" w:space="0" w:color="auto"/>
      </w:divBdr>
    </w:div>
    <w:div w:id="1541550700">
      <w:marLeft w:val="640"/>
      <w:marRight w:val="0"/>
      <w:marTop w:val="0"/>
      <w:marBottom w:val="0"/>
      <w:divBdr>
        <w:top w:val="none" w:sz="0" w:space="0" w:color="auto"/>
        <w:left w:val="none" w:sz="0" w:space="0" w:color="auto"/>
        <w:bottom w:val="none" w:sz="0" w:space="0" w:color="auto"/>
        <w:right w:val="none" w:sz="0" w:space="0" w:color="auto"/>
      </w:divBdr>
    </w:div>
    <w:div w:id="1541553518">
      <w:marLeft w:val="640"/>
      <w:marRight w:val="0"/>
      <w:marTop w:val="0"/>
      <w:marBottom w:val="0"/>
      <w:divBdr>
        <w:top w:val="none" w:sz="0" w:space="0" w:color="auto"/>
        <w:left w:val="none" w:sz="0" w:space="0" w:color="auto"/>
        <w:bottom w:val="none" w:sz="0" w:space="0" w:color="auto"/>
        <w:right w:val="none" w:sz="0" w:space="0" w:color="auto"/>
      </w:divBdr>
    </w:div>
    <w:div w:id="1541555703">
      <w:marLeft w:val="640"/>
      <w:marRight w:val="0"/>
      <w:marTop w:val="0"/>
      <w:marBottom w:val="0"/>
      <w:divBdr>
        <w:top w:val="none" w:sz="0" w:space="0" w:color="auto"/>
        <w:left w:val="none" w:sz="0" w:space="0" w:color="auto"/>
        <w:bottom w:val="none" w:sz="0" w:space="0" w:color="auto"/>
        <w:right w:val="none" w:sz="0" w:space="0" w:color="auto"/>
      </w:divBdr>
    </w:div>
    <w:div w:id="1541629943">
      <w:marLeft w:val="640"/>
      <w:marRight w:val="0"/>
      <w:marTop w:val="0"/>
      <w:marBottom w:val="0"/>
      <w:divBdr>
        <w:top w:val="none" w:sz="0" w:space="0" w:color="auto"/>
        <w:left w:val="none" w:sz="0" w:space="0" w:color="auto"/>
        <w:bottom w:val="none" w:sz="0" w:space="0" w:color="auto"/>
        <w:right w:val="none" w:sz="0" w:space="0" w:color="auto"/>
      </w:divBdr>
    </w:div>
    <w:div w:id="1541630922">
      <w:marLeft w:val="640"/>
      <w:marRight w:val="0"/>
      <w:marTop w:val="0"/>
      <w:marBottom w:val="0"/>
      <w:divBdr>
        <w:top w:val="none" w:sz="0" w:space="0" w:color="auto"/>
        <w:left w:val="none" w:sz="0" w:space="0" w:color="auto"/>
        <w:bottom w:val="none" w:sz="0" w:space="0" w:color="auto"/>
        <w:right w:val="none" w:sz="0" w:space="0" w:color="auto"/>
      </w:divBdr>
    </w:div>
    <w:div w:id="1541741581">
      <w:marLeft w:val="640"/>
      <w:marRight w:val="0"/>
      <w:marTop w:val="0"/>
      <w:marBottom w:val="0"/>
      <w:divBdr>
        <w:top w:val="none" w:sz="0" w:space="0" w:color="auto"/>
        <w:left w:val="none" w:sz="0" w:space="0" w:color="auto"/>
        <w:bottom w:val="none" w:sz="0" w:space="0" w:color="auto"/>
        <w:right w:val="none" w:sz="0" w:space="0" w:color="auto"/>
      </w:divBdr>
    </w:div>
    <w:div w:id="1541746193">
      <w:marLeft w:val="640"/>
      <w:marRight w:val="0"/>
      <w:marTop w:val="0"/>
      <w:marBottom w:val="0"/>
      <w:divBdr>
        <w:top w:val="none" w:sz="0" w:space="0" w:color="auto"/>
        <w:left w:val="none" w:sz="0" w:space="0" w:color="auto"/>
        <w:bottom w:val="none" w:sz="0" w:space="0" w:color="auto"/>
        <w:right w:val="none" w:sz="0" w:space="0" w:color="auto"/>
      </w:divBdr>
    </w:div>
    <w:div w:id="1541825230">
      <w:marLeft w:val="640"/>
      <w:marRight w:val="0"/>
      <w:marTop w:val="0"/>
      <w:marBottom w:val="0"/>
      <w:divBdr>
        <w:top w:val="none" w:sz="0" w:space="0" w:color="auto"/>
        <w:left w:val="none" w:sz="0" w:space="0" w:color="auto"/>
        <w:bottom w:val="none" w:sz="0" w:space="0" w:color="auto"/>
        <w:right w:val="none" w:sz="0" w:space="0" w:color="auto"/>
      </w:divBdr>
    </w:div>
    <w:div w:id="1541933620">
      <w:marLeft w:val="640"/>
      <w:marRight w:val="0"/>
      <w:marTop w:val="0"/>
      <w:marBottom w:val="0"/>
      <w:divBdr>
        <w:top w:val="none" w:sz="0" w:space="0" w:color="auto"/>
        <w:left w:val="none" w:sz="0" w:space="0" w:color="auto"/>
        <w:bottom w:val="none" w:sz="0" w:space="0" w:color="auto"/>
        <w:right w:val="none" w:sz="0" w:space="0" w:color="auto"/>
      </w:divBdr>
    </w:div>
    <w:div w:id="1541937229">
      <w:marLeft w:val="640"/>
      <w:marRight w:val="0"/>
      <w:marTop w:val="0"/>
      <w:marBottom w:val="0"/>
      <w:divBdr>
        <w:top w:val="none" w:sz="0" w:space="0" w:color="auto"/>
        <w:left w:val="none" w:sz="0" w:space="0" w:color="auto"/>
        <w:bottom w:val="none" w:sz="0" w:space="0" w:color="auto"/>
        <w:right w:val="none" w:sz="0" w:space="0" w:color="auto"/>
      </w:divBdr>
    </w:div>
    <w:div w:id="1542324292">
      <w:marLeft w:val="640"/>
      <w:marRight w:val="0"/>
      <w:marTop w:val="0"/>
      <w:marBottom w:val="0"/>
      <w:divBdr>
        <w:top w:val="none" w:sz="0" w:space="0" w:color="auto"/>
        <w:left w:val="none" w:sz="0" w:space="0" w:color="auto"/>
        <w:bottom w:val="none" w:sz="0" w:space="0" w:color="auto"/>
        <w:right w:val="none" w:sz="0" w:space="0" w:color="auto"/>
      </w:divBdr>
    </w:div>
    <w:div w:id="1542325937">
      <w:marLeft w:val="640"/>
      <w:marRight w:val="0"/>
      <w:marTop w:val="0"/>
      <w:marBottom w:val="0"/>
      <w:divBdr>
        <w:top w:val="none" w:sz="0" w:space="0" w:color="auto"/>
        <w:left w:val="none" w:sz="0" w:space="0" w:color="auto"/>
        <w:bottom w:val="none" w:sz="0" w:space="0" w:color="auto"/>
        <w:right w:val="none" w:sz="0" w:space="0" w:color="auto"/>
      </w:divBdr>
    </w:div>
    <w:div w:id="1542328448">
      <w:marLeft w:val="640"/>
      <w:marRight w:val="0"/>
      <w:marTop w:val="0"/>
      <w:marBottom w:val="0"/>
      <w:divBdr>
        <w:top w:val="none" w:sz="0" w:space="0" w:color="auto"/>
        <w:left w:val="none" w:sz="0" w:space="0" w:color="auto"/>
        <w:bottom w:val="none" w:sz="0" w:space="0" w:color="auto"/>
        <w:right w:val="none" w:sz="0" w:space="0" w:color="auto"/>
      </w:divBdr>
    </w:div>
    <w:div w:id="1542397962">
      <w:marLeft w:val="640"/>
      <w:marRight w:val="0"/>
      <w:marTop w:val="0"/>
      <w:marBottom w:val="0"/>
      <w:divBdr>
        <w:top w:val="none" w:sz="0" w:space="0" w:color="auto"/>
        <w:left w:val="none" w:sz="0" w:space="0" w:color="auto"/>
        <w:bottom w:val="none" w:sz="0" w:space="0" w:color="auto"/>
        <w:right w:val="none" w:sz="0" w:space="0" w:color="auto"/>
      </w:divBdr>
    </w:div>
    <w:div w:id="1542401655">
      <w:marLeft w:val="640"/>
      <w:marRight w:val="0"/>
      <w:marTop w:val="0"/>
      <w:marBottom w:val="0"/>
      <w:divBdr>
        <w:top w:val="none" w:sz="0" w:space="0" w:color="auto"/>
        <w:left w:val="none" w:sz="0" w:space="0" w:color="auto"/>
        <w:bottom w:val="none" w:sz="0" w:space="0" w:color="auto"/>
        <w:right w:val="none" w:sz="0" w:space="0" w:color="auto"/>
      </w:divBdr>
    </w:div>
    <w:div w:id="1542402827">
      <w:marLeft w:val="640"/>
      <w:marRight w:val="0"/>
      <w:marTop w:val="0"/>
      <w:marBottom w:val="0"/>
      <w:divBdr>
        <w:top w:val="none" w:sz="0" w:space="0" w:color="auto"/>
        <w:left w:val="none" w:sz="0" w:space="0" w:color="auto"/>
        <w:bottom w:val="none" w:sz="0" w:space="0" w:color="auto"/>
        <w:right w:val="none" w:sz="0" w:space="0" w:color="auto"/>
      </w:divBdr>
    </w:div>
    <w:div w:id="1542479494">
      <w:marLeft w:val="640"/>
      <w:marRight w:val="0"/>
      <w:marTop w:val="0"/>
      <w:marBottom w:val="0"/>
      <w:divBdr>
        <w:top w:val="none" w:sz="0" w:space="0" w:color="auto"/>
        <w:left w:val="none" w:sz="0" w:space="0" w:color="auto"/>
        <w:bottom w:val="none" w:sz="0" w:space="0" w:color="auto"/>
        <w:right w:val="none" w:sz="0" w:space="0" w:color="auto"/>
      </w:divBdr>
    </w:div>
    <w:div w:id="1542522894">
      <w:marLeft w:val="640"/>
      <w:marRight w:val="0"/>
      <w:marTop w:val="0"/>
      <w:marBottom w:val="0"/>
      <w:divBdr>
        <w:top w:val="none" w:sz="0" w:space="0" w:color="auto"/>
        <w:left w:val="none" w:sz="0" w:space="0" w:color="auto"/>
        <w:bottom w:val="none" w:sz="0" w:space="0" w:color="auto"/>
        <w:right w:val="none" w:sz="0" w:space="0" w:color="auto"/>
      </w:divBdr>
    </w:div>
    <w:div w:id="1542549647">
      <w:marLeft w:val="640"/>
      <w:marRight w:val="0"/>
      <w:marTop w:val="0"/>
      <w:marBottom w:val="0"/>
      <w:divBdr>
        <w:top w:val="none" w:sz="0" w:space="0" w:color="auto"/>
        <w:left w:val="none" w:sz="0" w:space="0" w:color="auto"/>
        <w:bottom w:val="none" w:sz="0" w:space="0" w:color="auto"/>
        <w:right w:val="none" w:sz="0" w:space="0" w:color="auto"/>
      </w:divBdr>
    </w:div>
    <w:div w:id="1542593482">
      <w:marLeft w:val="640"/>
      <w:marRight w:val="0"/>
      <w:marTop w:val="0"/>
      <w:marBottom w:val="0"/>
      <w:divBdr>
        <w:top w:val="none" w:sz="0" w:space="0" w:color="auto"/>
        <w:left w:val="none" w:sz="0" w:space="0" w:color="auto"/>
        <w:bottom w:val="none" w:sz="0" w:space="0" w:color="auto"/>
        <w:right w:val="none" w:sz="0" w:space="0" w:color="auto"/>
      </w:divBdr>
    </w:div>
    <w:div w:id="1542598245">
      <w:marLeft w:val="640"/>
      <w:marRight w:val="0"/>
      <w:marTop w:val="0"/>
      <w:marBottom w:val="0"/>
      <w:divBdr>
        <w:top w:val="none" w:sz="0" w:space="0" w:color="auto"/>
        <w:left w:val="none" w:sz="0" w:space="0" w:color="auto"/>
        <w:bottom w:val="none" w:sz="0" w:space="0" w:color="auto"/>
        <w:right w:val="none" w:sz="0" w:space="0" w:color="auto"/>
      </w:divBdr>
    </w:div>
    <w:div w:id="1542784892">
      <w:marLeft w:val="640"/>
      <w:marRight w:val="0"/>
      <w:marTop w:val="0"/>
      <w:marBottom w:val="0"/>
      <w:divBdr>
        <w:top w:val="none" w:sz="0" w:space="0" w:color="auto"/>
        <w:left w:val="none" w:sz="0" w:space="0" w:color="auto"/>
        <w:bottom w:val="none" w:sz="0" w:space="0" w:color="auto"/>
        <w:right w:val="none" w:sz="0" w:space="0" w:color="auto"/>
      </w:divBdr>
    </w:div>
    <w:div w:id="1542789847">
      <w:marLeft w:val="640"/>
      <w:marRight w:val="0"/>
      <w:marTop w:val="0"/>
      <w:marBottom w:val="0"/>
      <w:divBdr>
        <w:top w:val="none" w:sz="0" w:space="0" w:color="auto"/>
        <w:left w:val="none" w:sz="0" w:space="0" w:color="auto"/>
        <w:bottom w:val="none" w:sz="0" w:space="0" w:color="auto"/>
        <w:right w:val="none" w:sz="0" w:space="0" w:color="auto"/>
      </w:divBdr>
    </w:div>
    <w:div w:id="1542864656">
      <w:marLeft w:val="640"/>
      <w:marRight w:val="0"/>
      <w:marTop w:val="0"/>
      <w:marBottom w:val="0"/>
      <w:divBdr>
        <w:top w:val="none" w:sz="0" w:space="0" w:color="auto"/>
        <w:left w:val="none" w:sz="0" w:space="0" w:color="auto"/>
        <w:bottom w:val="none" w:sz="0" w:space="0" w:color="auto"/>
        <w:right w:val="none" w:sz="0" w:space="0" w:color="auto"/>
      </w:divBdr>
    </w:div>
    <w:div w:id="1542939580">
      <w:marLeft w:val="640"/>
      <w:marRight w:val="0"/>
      <w:marTop w:val="0"/>
      <w:marBottom w:val="0"/>
      <w:divBdr>
        <w:top w:val="none" w:sz="0" w:space="0" w:color="auto"/>
        <w:left w:val="none" w:sz="0" w:space="0" w:color="auto"/>
        <w:bottom w:val="none" w:sz="0" w:space="0" w:color="auto"/>
        <w:right w:val="none" w:sz="0" w:space="0" w:color="auto"/>
      </w:divBdr>
    </w:div>
    <w:div w:id="1542942147">
      <w:marLeft w:val="640"/>
      <w:marRight w:val="0"/>
      <w:marTop w:val="0"/>
      <w:marBottom w:val="0"/>
      <w:divBdr>
        <w:top w:val="none" w:sz="0" w:space="0" w:color="auto"/>
        <w:left w:val="none" w:sz="0" w:space="0" w:color="auto"/>
        <w:bottom w:val="none" w:sz="0" w:space="0" w:color="auto"/>
        <w:right w:val="none" w:sz="0" w:space="0" w:color="auto"/>
      </w:divBdr>
    </w:div>
    <w:div w:id="1543051211">
      <w:marLeft w:val="640"/>
      <w:marRight w:val="0"/>
      <w:marTop w:val="0"/>
      <w:marBottom w:val="0"/>
      <w:divBdr>
        <w:top w:val="none" w:sz="0" w:space="0" w:color="auto"/>
        <w:left w:val="none" w:sz="0" w:space="0" w:color="auto"/>
        <w:bottom w:val="none" w:sz="0" w:space="0" w:color="auto"/>
        <w:right w:val="none" w:sz="0" w:space="0" w:color="auto"/>
      </w:divBdr>
    </w:div>
    <w:div w:id="1543129868">
      <w:marLeft w:val="640"/>
      <w:marRight w:val="0"/>
      <w:marTop w:val="0"/>
      <w:marBottom w:val="0"/>
      <w:divBdr>
        <w:top w:val="none" w:sz="0" w:space="0" w:color="auto"/>
        <w:left w:val="none" w:sz="0" w:space="0" w:color="auto"/>
        <w:bottom w:val="none" w:sz="0" w:space="0" w:color="auto"/>
        <w:right w:val="none" w:sz="0" w:space="0" w:color="auto"/>
      </w:divBdr>
    </w:div>
    <w:div w:id="1543133502">
      <w:marLeft w:val="640"/>
      <w:marRight w:val="0"/>
      <w:marTop w:val="0"/>
      <w:marBottom w:val="0"/>
      <w:divBdr>
        <w:top w:val="none" w:sz="0" w:space="0" w:color="auto"/>
        <w:left w:val="none" w:sz="0" w:space="0" w:color="auto"/>
        <w:bottom w:val="none" w:sz="0" w:space="0" w:color="auto"/>
        <w:right w:val="none" w:sz="0" w:space="0" w:color="auto"/>
      </w:divBdr>
    </w:div>
    <w:div w:id="1543135117">
      <w:marLeft w:val="640"/>
      <w:marRight w:val="0"/>
      <w:marTop w:val="0"/>
      <w:marBottom w:val="0"/>
      <w:divBdr>
        <w:top w:val="none" w:sz="0" w:space="0" w:color="auto"/>
        <w:left w:val="none" w:sz="0" w:space="0" w:color="auto"/>
        <w:bottom w:val="none" w:sz="0" w:space="0" w:color="auto"/>
        <w:right w:val="none" w:sz="0" w:space="0" w:color="auto"/>
      </w:divBdr>
    </w:div>
    <w:div w:id="1543177661">
      <w:marLeft w:val="640"/>
      <w:marRight w:val="0"/>
      <w:marTop w:val="0"/>
      <w:marBottom w:val="0"/>
      <w:divBdr>
        <w:top w:val="none" w:sz="0" w:space="0" w:color="auto"/>
        <w:left w:val="none" w:sz="0" w:space="0" w:color="auto"/>
        <w:bottom w:val="none" w:sz="0" w:space="0" w:color="auto"/>
        <w:right w:val="none" w:sz="0" w:space="0" w:color="auto"/>
      </w:divBdr>
    </w:div>
    <w:div w:id="1543253255">
      <w:marLeft w:val="640"/>
      <w:marRight w:val="0"/>
      <w:marTop w:val="0"/>
      <w:marBottom w:val="0"/>
      <w:divBdr>
        <w:top w:val="none" w:sz="0" w:space="0" w:color="auto"/>
        <w:left w:val="none" w:sz="0" w:space="0" w:color="auto"/>
        <w:bottom w:val="none" w:sz="0" w:space="0" w:color="auto"/>
        <w:right w:val="none" w:sz="0" w:space="0" w:color="auto"/>
      </w:divBdr>
    </w:div>
    <w:div w:id="1543321373">
      <w:marLeft w:val="640"/>
      <w:marRight w:val="0"/>
      <w:marTop w:val="0"/>
      <w:marBottom w:val="0"/>
      <w:divBdr>
        <w:top w:val="none" w:sz="0" w:space="0" w:color="auto"/>
        <w:left w:val="none" w:sz="0" w:space="0" w:color="auto"/>
        <w:bottom w:val="none" w:sz="0" w:space="0" w:color="auto"/>
        <w:right w:val="none" w:sz="0" w:space="0" w:color="auto"/>
      </w:divBdr>
    </w:div>
    <w:div w:id="1543326191">
      <w:marLeft w:val="640"/>
      <w:marRight w:val="0"/>
      <w:marTop w:val="0"/>
      <w:marBottom w:val="0"/>
      <w:divBdr>
        <w:top w:val="none" w:sz="0" w:space="0" w:color="auto"/>
        <w:left w:val="none" w:sz="0" w:space="0" w:color="auto"/>
        <w:bottom w:val="none" w:sz="0" w:space="0" w:color="auto"/>
        <w:right w:val="none" w:sz="0" w:space="0" w:color="auto"/>
      </w:divBdr>
    </w:div>
    <w:div w:id="1543326449">
      <w:marLeft w:val="640"/>
      <w:marRight w:val="0"/>
      <w:marTop w:val="0"/>
      <w:marBottom w:val="0"/>
      <w:divBdr>
        <w:top w:val="none" w:sz="0" w:space="0" w:color="auto"/>
        <w:left w:val="none" w:sz="0" w:space="0" w:color="auto"/>
        <w:bottom w:val="none" w:sz="0" w:space="0" w:color="auto"/>
        <w:right w:val="none" w:sz="0" w:space="0" w:color="auto"/>
      </w:divBdr>
    </w:div>
    <w:div w:id="1543327749">
      <w:marLeft w:val="640"/>
      <w:marRight w:val="0"/>
      <w:marTop w:val="0"/>
      <w:marBottom w:val="0"/>
      <w:divBdr>
        <w:top w:val="none" w:sz="0" w:space="0" w:color="auto"/>
        <w:left w:val="none" w:sz="0" w:space="0" w:color="auto"/>
        <w:bottom w:val="none" w:sz="0" w:space="0" w:color="auto"/>
        <w:right w:val="none" w:sz="0" w:space="0" w:color="auto"/>
      </w:divBdr>
    </w:div>
    <w:div w:id="1543328255">
      <w:marLeft w:val="640"/>
      <w:marRight w:val="0"/>
      <w:marTop w:val="0"/>
      <w:marBottom w:val="0"/>
      <w:divBdr>
        <w:top w:val="none" w:sz="0" w:space="0" w:color="auto"/>
        <w:left w:val="none" w:sz="0" w:space="0" w:color="auto"/>
        <w:bottom w:val="none" w:sz="0" w:space="0" w:color="auto"/>
        <w:right w:val="none" w:sz="0" w:space="0" w:color="auto"/>
      </w:divBdr>
    </w:div>
    <w:div w:id="1543328756">
      <w:marLeft w:val="640"/>
      <w:marRight w:val="0"/>
      <w:marTop w:val="0"/>
      <w:marBottom w:val="0"/>
      <w:divBdr>
        <w:top w:val="none" w:sz="0" w:space="0" w:color="auto"/>
        <w:left w:val="none" w:sz="0" w:space="0" w:color="auto"/>
        <w:bottom w:val="none" w:sz="0" w:space="0" w:color="auto"/>
        <w:right w:val="none" w:sz="0" w:space="0" w:color="auto"/>
      </w:divBdr>
    </w:div>
    <w:div w:id="1543399193">
      <w:marLeft w:val="640"/>
      <w:marRight w:val="0"/>
      <w:marTop w:val="0"/>
      <w:marBottom w:val="0"/>
      <w:divBdr>
        <w:top w:val="none" w:sz="0" w:space="0" w:color="auto"/>
        <w:left w:val="none" w:sz="0" w:space="0" w:color="auto"/>
        <w:bottom w:val="none" w:sz="0" w:space="0" w:color="auto"/>
        <w:right w:val="none" w:sz="0" w:space="0" w:color="auto"/>
      </w:divBdr>
    </w:div>
    <w:div w:id="1543401022">
      <w:marLeft w:val="640"/>
      <w:marRight w:val="0"/>
      <w:marTop w:val="0"/>
      <w:marBottom w:val="0"/>
      <w:divBdr>
        <w:top w:val="none" w:sz="0" w:space="0" w:color="auto"/>
        <w:left w:val="none" w:sz="0" w:space="0" w:color="auto"/>
        <w:bottom w:val="none" w:sz="0" w:space="0" w:color="auto"/>
        <w:right w:val="none" w:sz="0" w:space="0" w:color="auto"/>
      </w:divBdr>
    </w:div>
    <w:div w:id="1543401838">
      <w:marLeft w:val="640"/>
      <w:marRight w:val="0"/>
      <w:marTop w:val="0"/>
      <w:marBottom w:val="0"/>
      <w:divBdr>
        <w:top w:val="none" w:sz="0" w:space="0" w:color="auto"/>
        <w:left w:val="none" w:sz="0" w:space="0" w:color="auto"/>
        <w:bottom w:val="none" w:sz="0" w:space="0" w:color="auto"/>
        <w:right w:val="none" w:sz="0" w:space="0" w:color="auto"/>
      </w:divBdr>
    </w:div>
    <w:div w:id="1543440301">
      <w:marLeft w:val="640"/>
      <w:marRight w:val="0"/>
      <w:marTop w:val="0"/>
      <w:marBottom w:val="0"/>
      <w:divBdr>
        <w:top w:val="none" w:sz="0" w:space="0" w:color="auto"/>
        <w:left w:val="none" w:sz="0" w:space="0" w:color="auto"/>
        <w:bottom w:val="none" w:sz="0" w:space="0" w:color="auto"/>
        <w:right w:val="none" w:sz="0" w:space="0" w:color="auto"/>
      </w:divBdr>
    </w:div>
    <w:div w:id="1543522393">
      <w:marLeft w:val="640"/>
      <w:marRight w:val="0"/>
      <w:marTop w:val="0"/>
      <w:marBottom w:val="0"/>
      <w:divBdr>
        <w:top w:val="none" w:sz="0" w:space="0" w:color="auto"/>
        <w:left w:val="none" w:sz="0" w:space="0" w:color="auto"/>
        <w:bottom w:val="none" w:sz="0" w:space="0" w:color="auto"/>
        <w:right w:val="none" w:sz="0" w:space="0" w:color="auto"/>
      </w:divBdr>
    </w:div>
    <w:div w:id="1543592521">
      <w:marLeft w:val="640"/>
      <w:marRight w:val="0"/>
      <w:marTop w:val="0"/>
      <w:marBottom w:val="0"/>
      <w:divBdr>
        <w:top w:val="none" w:sz="0" w:space="0" w:color="auto"/>
        <w:left w:val="none" w:sz="0" w:space="0" w:color="auto"/>
        <w:bottom w:val="none" w:sz="0" w:space="0" w:color="auto"/>
        <w:right w:val="none" w:sz="0" w:space="0" w:color="auto"/>
      </w:divBdr>
    </w:div>
    <w:div w:id="1543635129">
      <w:marLeft w:val="640"/>
      <w:marRight w:val="0"/>
      <w:marTop w:val="0"/>
      <w:marBottom w:val="0"/>
      <w:divBdr>
        <w:top w:val="none" w:sz="0" w:space="0" w:color="auto"/>
        <w:left w:val="none" w:sz="0" w:space="0" w:color="auto"/>
        <w:bottom w:val="none" w:sz="0" w:space="0" w:color="auto"/>
        <w:right w:val="none" w:sz="0" w:space="0" w:color="auto"/>
      </w:divBdr>
    </w:div>
    <w:div w:id="1543637539">
      <w:marLeft w:val="640"/>
      <w:marRight w:val="0"/>
      <w:marTop w:val="0"/>
      <w:marBottom w:val="0"/>
      <w:divBdr>
        <w:top w:val="none" w:sz="0" w:space="0" w:color="auto"/>
        <w:left w:val="none" w:sz="0" w:space="0" w:color="auto"/>
        <w:bottom w:val="none" w:sz="0" w:space="0" w:color="auto"/>
        <w:right w:val="none" w:sz="0" w:space="0" w:color="auto"/>
      </w:divBdr>
    </w:div>
    <w:div w:id="1543639736">
      <w:marLeft w:val="640"/>
      <w:marRight w:val="0"/>
      <w:marTop w:val="0"/>
      <w:marBottom w:val="0"/>
      <w:divBdr>
        <w:top w:val="none" w:sz="0" w:space="0" w:color="auto"/>
        <w:left w:val="none" w:sz="0" w:space="0" w:color="auto"/>
        <w:bottom w:val="none" w:sz="0" w:space="0" w:color="auto"/>
        <w:right w:val="none" w:sz="0" w:space="0" w:color="auto"/>
      </w:divBdr>
    </w:div>
    <w:div w:id="1543664124">
      <w:marLeft w:val="640"/>
      <w:marRight w:val="0"/>
      <w:marTop w:val="0"/>
      <w:marBottom w:val="0"/>
      <w:divBdr>
        <w:top w:val="none" w:sz="0" w:space="0" w:color="auto"/>
        <w:left w:val="none" w:sz="0" w:space="0" w:color="auto"/>
        <w:bottom w:val="none" w:sz="0" w:space="0" w:color="auto"/>
        <w:right w:val="none" w:sz="0" w:space="0" w:color="auto"/>
      </w:divBdr>
    </w:div>
    <w:div w:id="1543666877">
      <w:marLeft w:val="640"/>
      <w:marRight w:val="0"/>
      <w:marTop w:val="0"/>
      <w:marBottom w:val="0"/>
      <w:divBdr>
        <w:top w:val="none" w:sz="0" w:space="0" w:color="auto"/>
        <w:left w:val="none" w:sz="0" w:space="0" w:color="auto"/>
        <w:bottom w:val="none" w:sz="0" w:space="0" w:color="auto"/>
        <w:right w:val="none" w:sz="0" w:space="0" w:color="auto"/>
      </w:divBdr>
    </w:div>
    <w:div w:id="1543709209">
      <w:marLeft w:val="640"/>
      <w:marRight w:val="0"/>
      <w:marTop w:val="0"/>
      <w:marBottom w:val="0"/>
      <w:divBdr>
        <w:top w:val="none" w:sz="0" w:space="0" w:color="auto"/>
        <w:left w:val="none" w:sz="0" w:space="0" w:color="auto"/>
        <w:bottom w:val="none" w:sz="0" w:space="0" w:color="auto"/>
        <w:right w:val="none" w:sz="0" w:space="0" w:color="auto"/>
      </w:divBdr>
    </w:div>
    <w:div w:id="1543713750">
      <w:marLeft w:val="640"/>
      <w:marRight w:val="0"/>
      <w:marTop w:val="0"/>
      <w:marBottom w:val="0"/>
      <w:divBdr>
        <w:top w:val="none" w:sz="0" w:space="0" w:color="auto"/>
        <w:left w:val="none" w:sz="0" w:space="0" w:color="auto"/>
        <w:bottom w:val="none" w:sz="0" w:space="0" w:color="auto"/>
        <w:right w:val="none" w:sz="0" w:space="0" w:color="auto"/>
      </w:divBdr>
    </w:div>
    <w:div w:id="1543786741">
      <w:marLeft w:val="640"/>
      <w:marRight w:val="0"/>
      <w:marTop w:val="0"/>
      <w:marBottom w:val="0"/>
      <w:divBdr>
        <w:top w:val="none" w:sz="0" w:space="0" w:color="auto"/>
        <w:left w:val="none" w:sz="0" w:space="0" w:color="auto"/>
        <w:bottom w:val="none" w:sz="0" w:space="0" w:color="auto"/>
        <w:right w:val="none" w:sz="0" w:space="0" w:color="auto"/>
      </w:divBdr>
    </w:div>
    <w:div w:id="1543790793">
      <w:marLeft w:val="640"/>
      <w:marRight w:val="0"/>
      <w:marTop w:val="0"/>
      <w:marBottom w:val="0"/>
      <w:divBdr>
        <w:top w:val="none" w:sz="0" w:space="0" w:color="auto"/>
        <w:left w:val="none" w:sz="0" w:space="0" w:color="auto"/>
        <w:bottom w:val="none" w:sz="0" w:space="0" w:color="auto"/>
        <w:right w:val="none" w:sz="0" w:space="0" w:color="auto"/>
      </w:divBdr>
    </w:div>
    <w:div w:id="1543900301">
      <w:marLeft w:val="640"/>
      <w:marRight w:val="0"/>
      <w:marTop w:val="0"/>
      <w:marBottom w:val="0"/>
      <w:divBdr>
        <w:top w:val="none" w:sz="0" w:space="0" w:color="auto"/>
        <w:left w:val="none" w:sz="0" w:space="0" w:color="auto"/>
        <w:bottom w:val="none" w:sz="0" w:space="0" w:color="auto"/>
        <w:right w:val="none" w:sz="0" w:space="0" w:color="auto"/>
      </w:divBdr>
    </w:div>
    <w:div w:id="1543906935">
      <w:marLeft w:val="640"/>
      <w:marRight w:val="0"/>
      <w:marTop w:val="0"/>
      <w:marBottom w:val="0"/>
      <w:divBdr>
        <w:top w:val="none" w:sz="0" w:space="0" w:color="auto"/>
        <w:left w:val="none" w:sz="0" w:space="0" w:color="auto"/>
        <w:bottom w:val="none" w:sz="0" w:space="0" w:color="auto"/>
        <w:right w:val="none" w:sz="0" w:space="0" w:color="auto"/>
      </w:divBdr>
    </w:div>
    <w:div w:id="1543977562">
      <w:marLeft w:val="640"/>
      <w:marRight w:val="0"/>
      <w:marTop w:val="0"/>
      <w:marBottom w:val="0"/>
      <w:divBdr>
        <w:top w:val="none" w:sz="0" w:space="0" w:color="auto"/>
        <w:left w:val="none" w:sz="0" w:space="0" w:color="auto"/>
        <w:bottom w:val="none" w:sz="0" w:space="0" w:color="auto"/>
        <w:right w:val="none" w:sz="0" w:space="0" w:color="auto"/>
      </w:divBdr>
    </w:div>
    <w:div w:id="1543978503">
      <w:marLeft w:val="640"/>
      <w:marRight w:val="0"/>
      <w:marTop w:val="0"/>
      <w:marBottom w:val="0"/>
      <w:divBdr>
        <w:top w:val="none" w:sz="0" w:space="0" w:color="auto"/>
        <w:left w:val="none" w:sz="0" w:space="0" w:color="auto"/>
        <w:bottom w:val="none" w:sz="0" w:space="0" w:color="auto"/>
        <w:right w:val="none" w:sz="0" w:space="0" w:color="auto"/>
      </w:divBdr>
    </w:div>
    <w:div w:id="1543978821">
      <w:marLeft w:val="640"/>
      <w:marRight w:val="0"/>
      <w:marTop w:val="0"/>
      <w:marBottom w:val="0"/>
      <w:divBdr>
        <w:top w:val="none" w:sz="0" w:space="0" w:color="auto"/>
        <w:left w:val="none" w:sz="0" w:space="0" w:color="auto"/>
        <w:bottom w:val="none" w:sz="0" w:space="0" w:color="auto"/>
        <w:right w:val="none" w:sz="0" w:space="0" w:color="auto"/>
      </w:divBdr>
    </w:div>
    <w:div w:id="1544057260">
      <w:marLeft w:val="640"/>
      <w:marRight w:val="0"/>
      <w:marTop w:val="0"/>
      <w:marBottom w:val="0"/>
      <w:divBdr>
        <w:top w:val="none" w:sz="0" w:space="0" w:color="auto"/>
        <w:left w:val="none" w:sz="0" w:space="0" w:color="auto"/>
        <w:bottom w:val="none" w:sz="0" w:space="0" w:color="auto"/>
        <w:right w:val="none" w:sz="0" w:space="0" w:color="auto"/>
      </w:divBdr>
    </w:div>
    <w:div w:id="1544096316">
      <w:marLeft w:val="640"/>
      <w:marRight w:val="0"/>
      <w:marTop w:val="0"/>
      <w:marBottom w:val="0"/>
      <w:divBdr>
        <w:top w:val="none" w:sz="0" w:space="0" w:color="auto"/>
        <w:left w:val="none" w:sz="0" w:space="0" w:color="auto"/>
        <w:bottom w:val="none" w:sz="0" w:space="0" w:color="auto"/>
        <w:right w:val="none" w:sz="0" w:space="0" w:color="auto"/>
      </w:divBdr>
    </w:div>
    <w:div w:id="1544096935">
      <w:marLeft w:val="640"/>
      <w:marRight w:val="0"/>
      <w:marTop w:val="0"/>
      <w:marBottom w:val="0"/>
      <w:divBdr>
        <w:top w:val="none" w:sz="0" w:space="0" w:color="auto"/>
        <w:left w:val="none" w:sz="0" w:space="0" w:color="auto"/>
        <w:bottom w:val="none" w:sz="0" w:space="0" w:color="auto"/>
        <w:right w:val="none" w:sz="0" w:space="0" w:color="auto"/>
      </w:divBdr>
    </w:div>
    <w:div w:id="1544291736">
      <w:marLeft w:val="640"/>
      <w:marRight w:val="0"/>
      <w:marTop w:val="0"/>
      <w:marBottom w:val="0"/>
      <w:divBdr>
        <w:top w:val="none" w:sz="0" w:space="0" w:color="auto"/>
        <w:left w:val="none" w:sz="0" w:space="0" w:color="auto"/>
        <w:bottom w:val="none" w:sz="0" w:space="0" w:color="auto"/>
        <w:right w:val="none" w:sz="0" w:space="0" w:color="auto"/>
      </w:divBdr>
    </w:div>
    <w:div w:id="1544293796">
      <w:marLeft w:val="640"/>
      <w:marRight w:val="0"/>
      <w:marTop w:val="0"/>
      <w:marBottom w:val="0"/>
      <w:divBdr>
        <w:top w:val="none" w:sz="0" w:space="0" w:color="auto"/>
        <w:left w:val="none" w:sz="0" w:space="0" w:color="auto"/>
        <w:bottom w:val="none" w:sz="0" w:space="0" w:color="auto"/>
        <w:right w:val="none" w:sz="0" w:space="0" w:color="auto"/>
      </w:divBdr>
    </w:div>
    <w:div w:id="1544322131">
      <w:marLeft w:val="640"/>
      <w:marRight w:val="0"/>
      <w:marTop w:val="0"/>
      <w:marBottom w:val="0"/>
      <w:divBdr>
        <w:top w:val="none" w:sz="0" w:space="0" w:color="auto"/>
        <w:left w:val="none" w:sz="0" w:space="0" w:color="auto"/>
        <w:bottom w:val="none" w:sz="0" w:space="0" w:color="auto"/>
        <w:right w:val="none" w:sz="0" w:space="0" w:color="auto"/>
      </w:divBdr>
    </w:div>
    <w:div w:id="1544517606">
      <w:marLeft w:val="640"/>
      <w:marRight w:val="0"/>
      <w:marTop w:val="0"/>
      <w:marBottom w:val="0"/>
      <w:divBdr>
        <w:top w:val="none" w:sz="0" w:space="0" w:color="auto"/>
        <w:left w:val="none" w:sz="0" w:space="0" w:color="auto"/>
        <w:bottom w:val="none" w:sz="0" w:space="0" w:color="auto"/>
        <w:right w:val="none" w:sz="0" w:space="0" w:color="auto"/>
      </w:divBdr>
    </w:div>
    <w:div w:id="1544519381">
      <w:marLeft w:val="640"/>
      <w:marRight w:val="0"/>
      <w:marTop w:val="0"/>
      <w:marBottom w:val="0"/>
      <w:divBdr>
        <w:top w:val="none" w:sz="0" w:space="0" w:color="auto"/>
        <w:left w:val="none" w:sz="0" w:space="0" w:color="auto"/>
        <w:bottom w:val="none" w:sz="0" w:space="0" w:color="auto"/>
        <w:right w:val="none" w:sz="0" w:space="0" w:color="auto"/>
      </w:divBdr>
    </w:div>
    <w:div w:id="1544558157">
      <w:marLeft w:val="640"/>
      <w:marRight w:val="0"/>
      <w:marTop w:val="0"/>
      <w:marBottom w:val="0"/>
      <w:divBdr>
        <w:top w:val="none" w:sz="0" w:space="0" w:color="auto"/>
        <w:left w:val="none" w:sz="0" w:space="0" w:color="auto"/>
        <w:bottom w:val="none" w:sz="0" w:space="0" w:color="auto"/>
        <w:right w:val="none" w:sz="0" w:space="0" w:color="auto"/>
      </w:divBdr>
    </w:div>
    <w:div w:id="1544563674">
      <w:marLeft w:val="640"/>
      <w:marRight w:val="0"/>
      <w:marTop w:val="0"/>
      <w:marBottom w:val="0"/>
      <w:divBdr>
        <w:top w:val="none" w:sz="0" w:space="0" w:color="auto"/>
        <w:left w:val="none" w:sz="0" w:space="0" w:color="auto"/>
        <w:bottom w:val="none" w:sz="0" w:space="0" w:color="auto"/>
        <w:right w:val="none" w:sz="0" w:space="0" w:color="auto"/>
      </w:divBdr>
    </w:div>
    <w:div w:id="1544632205">
      <w:marLeft w:val="640"/>
      <w:marRight w:val="0"/>
      <w:marTop w:val="0"/>
      <w:marBottom w:val="0"/>
      <w:divBdr>
        <w:top w:val="none" w:sz="0" w:space="0" w:color="auto"/>
        <w:left w:val="none" w:sz="0" w:space="0" w:color="auto"/>
        <w:bottom w:val="none" w:sz="0" w:space="0" w:color="auto"/>
        <w:right w:val="none" w:sz="0" w:space="0" w:color="auto"/>
      </w:divBdr>
    </w:div>
    <w:div w:id="1544706452">
      <w:marLeft w:val="640"/>
      <w:marRight w:val="0"/>
      <w:marTop w:val="0"/>
      <w:marBottom w:val="0"/>
      <w:divBdr>
        <w:top w:val="none" w:sz="0" w:space="0" w:color="auto"/>
        <w:left w:val="none" w:sz="0" w:space="0" w:color="auto"/>
        <w:bottom w:val="none" w:sz="0" w:space="0" w:color="auto"/>
        <w:right w:val="none" w:sz="0" w:space="0" w:color="auto"/>
      </w:divBdr>
    </w:div>
    <w:div w:id="1544824209">
      <w:marLeft w:val="640"/>
      <w:marRight w:val="0"/>
      <w:marTop w:val="0"/>
      <w:marBottom w:val="0"/>
      <w:divBdr>
        <w:top w:val="none" w:sz="0" w:space="0" w:color="auto"/>
        <w:left w:val="none" w:sz="0" w:space="0" w:color="auto"/>
        <w:bottom w:val="none" w:sz="0" w:space="0" w:color="auto"/>
        <w:right w:val="none" w:sz="0" w:space="0" w:color="auto"/>
      </w:divBdr>
    </w:div>
    <w:div w:id="1544902104">
      <w:marLeft w:val="640"/>
      <w:marRight w:val="0"/>
      <w:marTop w:val="0"/>
      <w:marBottom w:val="0"/>
      <w:divBdr>
        <w:top w:val="none" w:sz="0" w:space="0" w:color="auto"/>
        <w:left w:val="none" w:sz="0" w:space="0" w:color="auto"/>
        <w:bottom w:val="none" w:sz="0" w:space="0" w:color="auto"/>
        <w:right w:val="none" w:sz="0" w:space="0" w:color="auto"/>
      </w:divBdr>
    </w:div>
    <w:div w:id="1544905934">
      <w:marLeft w:val="640"/>
      <w:marRight w:val="0"/>
      <w:marTop w:val="0"/>
      <w:marBottom w:val="0"/>
      <w:divBdr>
        <w:top w:val="none" w:sz="0" w:space="0" w:color="auto"/>
        <w:left w:val="none" w:sz="0" w:space="0" w:color="auto"/>
        <w:bottom w:val="none" w:sz="0" w:space="0" w:color="auto"/>
        <w:right w:val="none" w:sz="0" w:space="0" w:color="auto"/>
      </w:divBdr>
    </w:div>
    <w:div w:id="1544948092">
      <w:marLeft w:val="640"/>
      <w:marRight w:val="0"/>
      <w:marTop w:val="0"/>
      <w:marBottom w:val="0"/>
      <w:divBdr>
        <w:top w:val="none" w:sz="0" w:space="0" w:color="auto"/>
        <w:left w:val="none" w:sz="0" w:space="0" w:color="auto"/>
        <w:bottom w:val="none" w:sz="0" w:space="0" w:color="auto"/>
        <w:right w:val="none" w:sz="0" w:space="0" w:color="auto"/>
      </w:divBdr>
    </w:div>
    <w:div w:id="1544976140">
      <w:marLeft w:val="640"/>
      <w:marRight w:val="0"/>
      <w:marTop w:val="0"/>
      <w:marBottom w:val="0"/>
      <w:divBdr>
        <w:top w:val="none" w:sz="0" w:space="0" w:color="auto"/>
        <w:left w:val="none" w:sz="0" w:space="0" w:color="auto"/>
        <w:bottom w:val="none" w:sz="0" w:space="0" w:color="auto"/>
        <w:right w:val="none" w:sz="0" w:space="0" w:color="auto"/>
      </w:divBdr>
    </w:div>
    <w:div w:id="1545019051">
      <w:marLeft w:val="640"/>
      <w:marRight w:val="0"/>
      <w:marTop w:val="0"/>
      <w:marBottom w:val="0"/>
      <w:divBdr>
        <w:top w:val="none" w:sz="0" w:space="0" w:color="auto"/>
        <w:left w:val="none" w:sz="0" w:space="0" w:color="auto"/>
        <w:bottom w:val="none" w:sz="0" w:space="0" w:color="auto"/>
        <w:right w:val="none" w:sz="0" w:space="0" w:color="auto"/>
      </w:divBdr>
    </w:div>
    <w:div w:id="1545021086">
      <w:marLeft w:val="640"/>
      <w:marRight w:val="0"/>
      <w:marTop w:val="0"/>
      <w:marBottom w:val="0"/>
      <w:divBdr>
        <w:top w:val="none" w:sz="0" w:space="0" w:color="auto"/>
        <w:left w:val="none" w:sz="0" w:space="0" w:color="auto"/>
        <w:bottom w:val="none" w:sz="0" w:space="0" w:color="auto"/>
        <w:right w:val="none" w:sz="0" w:space="0" w:color="auto"/>
      </w:divBdr>
    </w:div>
    <w:div w:id="1545025904">
      <w:marLeft w:val="640"/>
      <w:marRight w:val="0"/>
      <w:marTop w:val="0"/>
      <w:marBottom w:val="0"/>
      <w:divBdr>
        <w:top w:val="none" w:sz="0" w:space="0" w:color="auto"/>
        <w:left w:val="none" w:sz="0" w:space="0" w:color="auto"/>
        <w:bottom w:val="none" w:sz="0" w:space="0" w:color="auto"/>
        <w:right w:val="none" w:sz="0" w:space="0" w:color="auto"/>
      </w:divBdr>
    </w:div>
    <w:div w:id="1545092756">
      <w:marLeft w:val="640"/>
      <w:marRight w:val="0"/>
      <w:marTop w:val="0"/>
      <w:marBottom w:val="0"/>
      <w:divBdr>
        <w:top w:val="none" w:sz="0" w:space="0" w:color="auto"/>
        <w:left w:val="none" w:sz="0" w:space="0" w:color="auto"/>
        <w:bottom w:val="none" w:sz="0" w:space="0" w:color="auto"/>
        <w:right w:val="none" w:sz="0" w:space="0" w:color="auto"/>
      </w:divBdr>
    </w:div>
    <w:div w:id="1545142847">
      <w:marLeft w:val="640"/>
      <w:marRight w:val="0"/>
      <w:marTop w:val="0"/>
      <w:marBottom w:val="0"/>
      <w:divBdr>
        <w:top w:val="none" w:sz="0" w:space="0" w:color="auto"/>
        <w:left w:val="none" w:sz="0" w:space="0" w:color="auto"/>
        <w:bottom w:val="none" w:sz="0" w:space="0" w:color="auto"/>
        <w:right w:val="none" w:sz="0" w:space="0" w:color="auto"/>
      </w:divBdr>
    </w:div>
    <w:div w:id="1545168040">
      <w:marLeft w:val="640"/>
      <w:marRight w:val="0"/>
      <w:marTop w:val="0"/>
      <w:marBottom w:val="0"/>
      <w:divBdr>
        <w:top w:val="none" w:sz="0" w:space="0" w:color="auto"/>
        <w:left w:val="none" w:sz="0" w:space="0" w:color="auto"/>
        <w:bottom w:val="none" w:sz="0" w:space="0" w:color="auto"/>
        <w:right w:val="none" w:sz="0" w:space="0" w:color="auto"/>
      </w:divBdr>
    </w:div>
    <w:div w:id="1545214835">
      <w:marLeft w:val="640"/>
      <w:marRight w:val="0"/>
      <w:marTop w:val="0"/>
      <w:marBottom w:val="0"/>
      <w:divBdr>
        <w:top w:val="none" w:sz="0" w:space="0" w:color="auto"/>
        <w:left w:val="none" w:sz="0" w:space="0" w:color="auto"/>
        <w:bottom w:val="none" w:sz="0" w:space="0" w:color="auto"/>
        <w:right w:val="none" w:sz="0" w:space="0" w:color="auto"/>
      </w:divBdr>
    </w:div>
    <w:div w:id="1545289235">
      <w:marLeft w:val="640"/>
      <w:marRight w:val="0"/>
      <w:marTop w:val="0"/>
      <w:marBottom w:val="0"/>
      <w:divBdr>
        <w:top w:val="none" w:sz="0" w:space="0" w:color="auto"/>
        <w:left w:val="none" w:sz="0" w:space="0" w:color="auto"/>
        <w:bottom w:val="none" w:sz="0" w:space="0" w:color="auto"/>
        <w:right w:val="none" w:sz="0" w:space="0" w:color="auto"/>
      </w:divBdr>
    </w:div>
    <w:div w:id="1545368348">
      <w:marLeft w:val="640"/>
      <w:marRight w:val="0"/>
      <w:marTop w:val="0"/>
      <w:marBottom w:val="0"/>
      <w:divBdr>
        <w:top w:val="none" w:sz="0" w:space="0" w:color="auto"/>
        <w:left w:val="none" w:sz="0" w:space="0" w:color="auto"/>
        <w:bottom w:val="none" w:sz="0" w:space="0" w:color="auto"/>
        <w:right w:val="none" w:sz="0" w:space="0" w:color="auto"/>
      </w:divBdr>
    </w:div>
    <w:div w:id="1545407125">
      <w:marLeft w:val="640"/>
      <w:marRight w:val="0"/>
      <w:marTop w:val="0"/>
      <w:marBottom w:val="0"/>
      <w:divBdr>
        <w:top w:val="none" w:sz="0" w:space="0" w:color="auto"/>
        <w:left w:val="none" w:sz="0" w:space="0" w:color="auto"/>
        <w:bottom w:val="none" w:sz="0" w:space="0" w:color="auto"/>
        <w:right w:val="none" w:sz="0" w:space="0" w:color="auto"/>
      </w:divBdr>
    </w:div>
    <w:div w:id="1545410391">
      <w:marLeft w:val="640"/>
      <w:marRight w:val="0"/>
      <w:marTop w:val="0"/>
      <w:marBottom w:val="0"/>
      <w:divBdr>
        <w:top w:val="none" w:sz="0" w:space="0" w:color="auto"/>
        <w:left w:val="none" w:sz="0" w:space="0" w:color="auto"/>
        <w:bottom w:val="none" w:sz="0" w:space="0" w:color="auto"/>
        <w:right w:val="none" w:sz="0" w:space="0" w:color="auto"/>
      </w:divBdr>
    </w:div>
    <w:div w:id="1545410860">
      <w:marLeft w:val="640"/>
      <w:marRight w:val="0"/>
      <w:marTop w:val="0"/>
      <w:marBottom w:val="0"/>
      <w:divBdr>
        <w:top w:val="none" w:sz="0" w:space="0" w:color="auto"/>
        <w:left w:val="none" w:sz="0" w:space="0" w:color="auto"/>
        <w:bottom w:val="none" w:sz="0" w:space="0" w:color="auto"/>
        <w:right w:val="none" w:sz="0" w:space="0" w:color="auto"/>
      </w:divBdr>
    </w:div>
    <w:div w:id="1545436028">
      <w:marLeft w:val="640"/>
      <w:marRight w:val="0"/>
      <w:marTop w:val="0"/>
      <w:marBottom w:val="0"/>
      <w:divBdr>
        <w:top w:val="none" w:sz="0" w:space="0" w:color="auto"/>
        <w:left w:val="none" w:sz="0" w:space="0" w:color="auto"/>
        <w:bottom w:val="none" w:sz="0" w:space="0" w:color="auto"/>
        <w:right w:val="none" w:sz="0" w:space="0" w:color="auto"/>
      </w:divBdr>
    </w:div>
    <w:div w:id="1545481574">
      <w:marLeft w:val="640"/>
      <w:marRight w:val="0"/>
      <w:marTop w:val="0"/>
      <w:marBottom w:val="0"/>
      <w:divBdr>
        <w:top w:val="none" w:sz="0" w:space="0" w:color="auto"/>
        <w:left w:val="none" w:sz="0" w:space="0" w:color="auto"/>
        <w:bottom w:val="none" w:sz="0" w:space="0" w:color="auto"/>
        <w:right w:val="none" w:sz="0" w:space="0" w:color="auto"/>
      </w:divBdr>
    </w:div>
    <w:div w:id="1545484705">
      <w:marLeft w:val="640"/>
      <w:marRight w:val="0"/>
      <w:marTop w:val="0"/>
      <w:marBottom w:val="0"/>
      <w:divBdr>
        <w:top w:val="none" w:sz="0" w:space="0" w:color="auto"/>
        <w:left w:val="none" w:sz="0" w:space="0" w:color="auto"/>
        <w:bottom w:val="none" w:sz="0" w:space="0" w:color="auto"/>
        <w:right w:val="none" w:sz="0" w:space="0" w:color="auto"/>
      </w:divBdr>
    </w:div>
    <w:div w:id="1545563373">
      <w:marLeft w:val="640"/>
      <w:marRight w:val="0"/>
      <w:marTop w:val="0"/>
      <w:marBottom w:val="0"/>
      <w:divBdr>
        <w:top w:val="none" w:sz="0" w:space="0" w:color="auto"/>
        <w:left w:val="none" w:sz="0" w:space="0" w:color="auto"/>
        <w:bottom w:val="none" w:sz="0" w:space="0" w:color="auto"/>
        <w:right w:val="none" w:sz="0" w:space="0" w:color="auto"/>
      </w:divBdr>
    </w:div>
    <w:div w:id="1545629388">
      <w:marLeft w:val="640"/>
      <w:marRight w:val="0"/>
      <w:marTop w:val="0"/>
      <w:marBottom w:val="0"/>
      <w:divBdr>
        <w:top w:val="none" w:sz="0" w:space="0" w:color="auto"/>
        <w:left w:val="none" w:sz="0" w:space="0" w:color="auto"/>
        <w:bottom w:val="none" w:sz="0" w:space="0" w:color="auto"/>
        <w:right w:val="none" w:sz="0" w:space="0" w:color="auto"/>
      </w:divBdr>
    </w:div>
    <w:div w:id="1545631324">
      <w:marLeft w:val="640"/>
      <w:marRight w:val="0"/>
      <w:marTop w:val="0"/>
      <w:marBottom w:val="0"/>
      <w:divBdr>
        <w:top w:val="none" w:sz="0" w:space="0" w:color="auto"/>
        <w:left w:val="none" w:sz="0" w:space="0" w:color="auto"/>
        <w:bottom w:val="none" w:sz="0" w:space="0" w:color="auto"/>
        <w:right w:val="none" w:sz="0" w:space="0" w:color="auto"/>
      </w:divBdr>
    </w:div>
    <w:div w:id="1545750260">
      <w:marLeft w:val="640"/>
      <w:marRight w:val="0"/>
      <w:marTop w:val="0"/>
      <w:marBottom w:val="0"/>
      <w:divBdr>
        <w:top w:val="none" w:sz="0" w:space="0" w:color="auto"/>
        <w:left w:val="none" w:sz="0" w:space="0" w:color="auto"/>
        <w:bottom w:val="none" w:sz="0" w:space="0" w:color="auto"/>
        <w:right w:val="none" w:sz="0" w:space="0" w:color="auto"/>
      </w:divBdr>
    </w:div>
    <w:div w:id="1545752572">
      <w:marLeft w:val="640"/>
      <w:marRight w:val="0"/>
      <w:marTop w:val="0"/>
      <w:marBottom w:val="0"/>
      <w:divBdr>
        <w:top w:val="none" w:sz="0" w:space="0" w:color="auto"/>
        <w:left w:val="none" w:sz="0" w:space="0" w:color="auto"/>
        <w:bottom w:val="none" w:sz="0" w:space="0" w:color="auto"/>
        <w:right w:val="none" w:sz="0" w:space="0" w:color="auto"/>
      </w:divBdr>
    </w:div>
    <w:div w:id="1545755476">
      <w:marLeft w:val="640"/>
      <w:marRight w:val="0"/>
      <w:marTop w:val="0"/>
      <w:marBottom w:val="0"/>
      <w:divBdr>
        <w:top w:val="none" w:sz="0" w:space="0" w:color="auto"/>
        <w:left w:val="none" w:sz="0" w:space="0" w:color="auto"/>
        <w:bottom w:val="none" w:sz="0" w:space="0" w:color="auto"/>
        <w:right w:val="none" w:sz="0" w:space="0" w:color="auto"/>
      </w:divBdr>
    </w:div>
    <w:div w:id="1545825255">
      <w:marLeft w:val="640"/>
      <w:marRight w:val="0"/>
      <w:marTop w:val="0"/>
      <w:marBottom w:val="0"/>
      <w:divBdr>
        <w:top w:val="none" w:sz="0" w:space="0" w:color="auto"/>
        <w:left w:val="none" w:sz="0" w:space="0" w:color="auto"/>
        <w:bottom w:val="none" w:sz="0" w:space="0" w:color="auto"/>
        <w:right w:val="none" w:sz="0" w:space="0" w:color="auto"/>
      </w:divBdr>
    </w:div>
    <w:div w:id="1545868211">
      <w:marLeft w:val="640"/>
      <w:marRight w:val="0"/>
      <w:marTop w:val="0"/>
      <w:marBottom w:val="0"/>
      <w:divBdr>
        <w:top w:val="none" w:sz="0" w:space="0" w:color="auto"/>
        <w:left w:val="none" w:sz="0" w:space="0" w:color="auto"/>
        <w:bottom w:val="none" w:sz="0" w:space="0" w:color="auto"/>
        <w:right w:val="none" w:sz="0" w:space="0" w:color="auto"/>
      </w:divBdr>
    </w:div>
    <w:div w:id="1545873259">
      <w:marLeft w:val="640"/>
      <w:marRight w:val="0"/>
      <w:marTop w:val="0"/>
      <w:marBottom w:val="0"/>
      <w:divBdr>
        <w:top w:val="none" w:sz="0" w:space="0" w:color="auto"/>
        <w:left w:val="none" w:sz="0" w:space="0" w:color="auto"/>
        <w:bottom w:val="none" w:sz="0" w:space="0" w:color="auto"/>
        <w:right w:val="none" w:sz="0" w:space="0" w:color="auto"/>
      </w:divBdr>
    </w:div>
    <w:div w:id="1545946853">
      <w:marLeft w:val="640"/>
      <w:marRight w:val="0"/>
      <w:marTop w:val="0"/>
      <w:marBottom w:val="0"/>
      <w:divBdr>
        <w:top w:val="none" w:sz="0" w:space="0" w:color="auto"/>
        <w:left w:val="none" w:sz="0" w:space="0" w:color="auto"/>
        <w:bottom w:val="none" w:sz="0" w:space="0" w:color="auto"/>
        <w:right w:val="none" w:sz="0" w:space="0" w:color="auto"/>
      </w:divBdr>
    </w:div>
    <w:div w:id="1545948324">
      <w:marLeft w:val="640"/>
      <w:marRight w:val="0"/>
      <w:marTop w:val="0"/>
      <w:marBottom w:val="0"/>
      <w:divBdr>
        <w:top w:val="none" w:sz="0" w:space="0" w:color="auto"/>
        <w:left w:val="none" w:sz="0" w:space="0" w:color="auto"/>
        <w:bottom w:val="none" w:sz="0" w:space="0" w:color="auto"/>
        <w:right w:val="none" w:sz="0" w:space="0" w:color="auto"/>
      </w:divBdr>
    </w:div>
    <w:div w:id="1546018479">
      <w:marLeft w:val="640"/>
      <w:marRight w:val="0"/>
      <w:marTop w:val="0"/>
      <w:marBottom w:val="0"/>
      <w:divBdr>
        <w:top w:val="none" w:sz="0" w:space="0" w:color="auto"/>
        <w:left w:val="none" w:sz="0" w:space="0" w:color="auto"/>
        <w:bottom w:val="none" w:sz="0" w:space="0" w:color="auto"/>
        <w:right w:val="none" w:sz="0" w:space="0" w:color="auto"/>
      </w:divBdr>
    </w:div>
    <w:div w:id="1546021041">
      <w:marLeft w:val="640"/>
      <w:marRight w:val="0"/>
      <w:marTop w:val="0"/>
      <w:marBottom w:val="0"/>
      <w:divBdr>
        <w:top w:val="none" w:sz="0" w:space="0" w:color="auto"/>
        <w:left w:val="none" w:sz="0" w:space="0" w:color="auto"/>
        <w:bottom w:val="none" w:sz="0" w:space="0" w:color="auto"/>
        <w:right w:val="none" w:sz="0" w:space="0" w:color="auto"/>
      </w:divBdr>
    </w:div>
    <w:div w:id="1546059890">
      <w:marLeft w:val="640"/>
      <w:marRight w:val="0"/>
      <w:marTop w:val="0"/>
      <w:marBottom w:val="0"/>
      <w:divBdr>
        <w:top w:val="none" w:sz="0" w:space="0" w:color="auto"/>
        <w:left w:val="none" w:sz="0" w:space="0" w:color="auto"/>
        <w:bottom w:val="none" w:sz="0" w:space="0" w:color="auto"/>
        <w:right w:val="none" w:sz="0" w:space="0" w:color="auto"/>
      </w:divBdr>
    </w:div>
    <w:div w:id="1546061318">
      <w:marLeft w:val="640"/>
      <w:marRight w:val="0"/>
      <w:marTop w:val="0"/>
      <w:marBottom w:val="0"/>
      <w:divBdr>
        <w:top w:val="none" w:sz="0" w:space="0" w:color="auto"/>
        <w:left w:val="none" w:sz="0" w:space="0" w:color="auto"/>
        <w:bottom w:val="none" w:sz="0" w:space="0" w:color="auto"/>
        <w:right w:val="none" w:sz="0" w:space="0" w:color="auto"/>
      </w:divBdr>
    </w:div>
    <w:div w:id="1546137317">
      <w:marLeft w:val="640"/>
      <w:marRight w:val="0"/>
      <w:marTop w:val="0"/>
      <w:marBottom w:val="0"/>
      <w:divBdr>
        <w:top w:val="none" w:sz="0" w:space="0" w:color="auto"/>
        <w:left w:val="none" w:sz="0" w:space="0" w:color="auto"/>
        <w:bottom w:val="none" w:sz="0" w:space="0" w:color="auto"/>
        <w:right w:val="none" w:sz="0" w:space="0" w:color="auto"/>
      </w:divBdr>
    </w:div>
    <w:div w:id="1546218231">
      <w:marLeft w:val="640"/>
      <w:marRight w:val="0"/>
      <w:marTop w:val="0"/>
      <w:marBottom w:val="0"/>
      <w:divBdr>
        <w:top w:val="none" w:sz="0" w:space="0" w:color="auto"/>
        <w:left w:val="none" w:sz="0" w:space="0" w:color="auto"/>
        <w:bottom w:val="none" w:sz="0" w:space="0" w:color="auto"/>
        <w:right w:val="none" w:sz="0" w:space="0" w:color="auto"/>
      </w:divBdr>
    </w:div>
    <w:div w:id="1546257553">
      <w:marLeft w:val="640"/>
      <w:marRight w:val="0"/>
      <w:marTop w:val="0"/>
      <w:marBottom w:val="0"/>
      <w:divBdr>
        <w:top w:val="none" w:sz="0" w:space="0" w:color="auto"/>
        <w:left w:val="none" w:sz="0" w:space="0" w:color="auto"/>
        <w:bottom w:val="none" w:sz="0" w:space="0" w:color="auto"/>
        <w:right w:val="none" w:sz="0" w:space="0" w:color="auto"/>
      </w:divBdr>
    </w:div>
    <w:div w:id="1546331061">
      <w:marLeft w:val="640"/>
      <w:marRight w:val="0"/>
      <w:marTop w:val="0"/>
      <w:marBottom w:val="0"/>
      <w:divBdr>
        <w:top w:val="none" w:sz="0" w:space="0" w:color="auto"/>
        <w:left w:val="none" w:sz="0" w:space="0" w:color="auto"/>
        <w:bottom w:val="none" w:sz="0" w:space="0" w:color="auto"/>
        <w:right w:val="none" w:sz="0" w:space="0" w:color="auto"/>
      </w:divBdr>
    </w:div>
    <w:div w:id="1546480462">
      <w:marLeft w:val="640"/>
      <w:marRight w:val="0"/>
      <w:marTop w:val="0"/>
      <w:marBottom w:val="0"/>
      <w:divBdr>
        <w:top w:val="none" w:sz="0" w:space="0" w:color="auto"/>
        <w:left w:val="none" w:sz="0" w:space="0" w:color="auto"/>
        <w:bottom w:val="none" w:sz="0" w:space="0" w:color="auto"/>
        <w:right w:val="none" w:sz="0" w:space="0" w:color="auto"/>
      </w:divBdr>
    </w:div>
    <w:div w:id="1546521332">
      <w:marLeft w:val="640"/>
      <w:marRight w:val="0"/>
      <w:marTop w:val="0"/>
      <w:marBottom w:val="0"/>
      <w:divBdr>
        <w:top w:val="none" w:sz="0" w:space="0" w:color="auto"/>
        <w:left w:val="none" w:sz="0" w:space="0" w:color="auto"/>
        <w:bottom w:val="none" w:sz="0" w:space="0" w:color="auto"/>
        <w:right w:val="none" w:sz="0" w:space="0" w:color="auto"/>
      </w:divBdr>
    </w:div>
    <w:div w:id="1546602442">
      <w:marLeft w:val="640"/>
      <w:marRight w:val="0"/>
      <w:marTop w:val="0"/>
      <w:marBottom w:val="0"/>
      <w:divBdr>
        <w:top w:val="none" w:sz="0" w:space="0" w:color="auto"/>
        <w:left w:val="none" w:sz="0" w:space="0" w:color="auto"/>
        <w:bottom w:val="none" w:sz="0" w:space="0" w:color="auto"/>
        <w:right w:val="none" w:sz="0" w:space="0" w:color="auto"/>
      </w:divBdr>
    </w:div>
    <w:div w:id="1546722984">
      <w:marLeft w:val="480"/>
      <w:marRight w:val="0"/>
      <w:marTop w:val="0"/>
      <w:marBottom w:val="0"/>
      <w:divBdr>
        <w:top w:val="none" w:sz="0" w:space="0" w:color="auto"/>
        <w:left w:val="none" w:sz="0" w:space="0" w:color="auto"/>
        <w:bottom w:val="none" w:sz="0" w:space="0" w:color="auto"/>
        <w:right w:val="none" w:sz="0" w:space="0" w:color="auto"/>
      </w:divBdr>
    </w:div>
    <w:div w:id="1546789320">
      <w:marLeft w:val="640"/>
      <w:marRight w:val="0"/>
      <w:marTop w:val="0"/>
      <w:marBottom w:val="0"/>
      <w:divBdr>
        <w:top w:val="none" w:sz="0" w:space="0" w:color="auto"/>
        <w:left w:val="none" w:sz="0" w:space="0" w:color="auto"/>
        <w:bottom w:val="none" w:sz="0" w:space="0" w:color="auto"/>
        <w:right w:val="none" w:sz="0" w:space="0" w:color="auto"/>
      </w:divBdr>
    </w:div>
    <w:div w:id="1546792965">
      <w:marLeft w:val="640"/>
      <w:marRight w:val="0"/>
      <w:marTop w:val="0"/>
      <w:marBottom w:val="0"/>
      <w:divBdr>
        <w:top w:val="none" w:sz="0" w:space="0" w:color="auto"/>
        <w:left w:val="none" w:sz="0" w:space="0" w:color="auto"/>
        <w:bottom w:val="none" w:sz="0" w:space="0" w:color="auto"/>
        <w:right w:val="none" w:sz="0" w:space="0" w:color="auto"/>
      </w:divBdr>
    </w:div>
    <w:div w:id="1546912316">
      <w:marLeft w:val="640"/>
      <w:marRight w:val="0"/>
      <w:marTop w:val="0"/>
      <w:marBottom w:val="0"/>
      <w:divBdr>
        <w:top w:val="none" w:sz="0" w:space="0" w:color="auto"/>
        <w:left w:val="none" w:sz="0" w:space="0" w:color="auto"/>
        <w:bottom w:val="none" w:sz="0" w:space="0" w:color="auto"/>
        <w:right w:val="none" w:sz="0" w:space="0" w:color="auto"/>
      </w:divBdr>
    </w:div>
    <w:div w:id="1546915354">
      <w:marLeft w:val="640"/>
      <w:marRight w:val="0"/>
      <w:marTop w:val="0"/>
      <w:marBottom w:val="0"/>
      <w:divBdr>
        <w:top w:val="none" w:sz="0" w:space="0" w:color="auto"/>
        <w:left w:val="none" w:sz="0" w:space="0" w:color="auto"/>
        <w:bottom w:val="none" w:sz="0" w:space="0" w:color="auto"/>
        <w:right w:val="none" w:sz="0" w:space="0" w:color="auto"/>
      </w:divBdr>
    </w:div>
    <w:div w:id="1546916770">
      <w:marLeft w:val="640"/>
      <w:marRight w:val="0"/>
      <w:marTop w:val="0"/>
      <w:marBottom w:val="0"/>
      <w:divBdr>
        <w:top w:val="none" w:sz="0" w:space="0" w:color="auto"/>
        <w:left w:val="none" w:sz="0" w:space="0" w:color="auto"/>
        <w:bottom w:val="none" w:sz="0" w:space="0" w:color="auto"/>
        <w:right w:val="none" w:sz="0" w:space="0" w:color="auto"/>
      </w:divBdr>
    </w:div>
    <w:div w:id="1546983468">
      <w:marLeft w:val="640"/>
      <w:marRight w:val="0"/>
      <w:marTop w:val="0"/>
      <w:marBottom w:val="0"/>
      <w:divBdr>
        <w:top w:val="none" w:sz="0" w:space="0" w:color="auto"/>
        <w:left w:val="none" w:sz="0" w:space="0" w:color="auto"/>
        <w:bottom w:val="none" w:sz="0" w:space="0" w:color="auto"/>
        <w:right w:val="none" w:sz="0" w:space="0" w:color="auto"/>
      </w:divBdr>
    </w:div>
    <w:div w:id="1547109095">
      <w:marLeft w:val="640"/>
      <w:marRight w:val="0"/>
      <w:marTop w:val="0"/>
      <w:marBottom w:val="0"/>
      <w:divBdr>
        <w:top w:val="none" w:sz="0" w:space="0" w:color="auto"/>
        <w:left w:val="none" w:sz="0" w:space="0" w:color="auto"/>
        <w:bottom w:val="none" w:sz="0" w:space="0" w:color="auto"/>
        <w:right w:val="none" w:sz="0" w:space="0" w:color="auto"/>
      </w:divBdr>
    </w:div>
    <w:div w:id="1547136862">
      <w:marLeft w:val="640"/>
      <w:marRight w:val="0"/>
      <w:marTop w:val="0"/>
      <w:marBottom w:val="0"/>
      <w:divBdr>
        <w:top w:val="none" w:sz="0" w:space="0" w:color="auto"/>
        <w:left w:val="none" w:sz="0" w:space="0" w:color="auto"/>
        <w:bottom w:val="none" w:sz="0" w:space="0" w:color="auto"/>
        <w:right w:val="none" w:sz="0" w:space="0" w:color="auto"/>
      </w:divBdr>
    </w:div>
    <w:div w:id="1547182831">
      <w:marLeft w:val="640"/>
      <w:marRight w:val="0"/>
      <w:marTop w:val="0"/>
      <w:marBottom w:val="0"/>
      <w:divBdr>
        <w:top w:val="none" w:sz="0" w:space="0" w:color="auto"/>
        <w:left w:val="none" w:sz="0" w:space="0" w:color="auto"/>
        <w:bottom w:val="none" w:sz="0" w:space="0" w:color="auto"/>
        <w:right w:val="none" w:sz="0" w:space="0" w:color="auto"/>
      </w:divBdr>
    </w:div>
    <w:div w:id="1547183185">
      <w:marLeft w:val="640"/>
      <w:marRight w:val="0"/>
      <w:marTop w:val="0"/>
      <w:marBottom w:val="0"/>
      <w:divBdr>
        <w:top w:val="none" w:sz="0" w:space="0" w:color="auto"/>
        <w:left w:val="none" w:sz="0" w:space="0" w:color="auto"/>
        <w:bottom w:val="none" w:sz="0" w:space="0" w:color="auto"/>
        <w:right w:val="none" w:sz="0" w:space="0" w:color="auto"/>
      </w:divBdr>
    </w:div>
    <w:div w:id="1547252276">
      <w:marLeft w:val="640"/>
      <w:marRight w:val="0"/>
      <w:marTop w:val="0"/>
      <w:marBottom w:val="0"/>
      <w:divBdr>
        <w:top w:val="none" w:sz="0" w:space="0" w:color="auto"/>
        <w:left w:val="none" w:sz="0" w:space="0" w:color="auto"/>
        <w:bottom w:val="none" w:sz="0" w:space="0" w:color="auto"/>
        <w:right w:val="none" w:sz="0" w:space="0" w:color="auto"/>
      </w:divBdr>
    </w:div>
    <w:div w:id="1547255920">
      <w:marLeft w:val="640"/>
      <w:marRight w:val="0"/>
      <w:marTop w:val="0"/>
      <w:marBottom w:val="0"/>
      <w:divBdr>
        <w:top w:val="none" w:sz="0" w:space="0" w:color="auto"/>
        <w:left w:val="none" w:sz="0" w:space="0" w:color="auto"/>
        <w:bottom w:val="none" w:sz="0" w:space="0" w:color="auto"/>
        <w:right w:val="none" w:sz="0" w:space="0" w:color="auto"/>
      </w:divBdr>
    </w:div>
    <w:div w:id="1547256378">
      <w:marLeft w:val="640"/>
      <w:marRight w:val="0"/>
      <w:marTop w:val="0"/>
      <w:marBottom w:val="0"/>
      <w:divBdr>
        <w:top w:val="none" w:sz="0" w:space="0" w:color="auto"/>
        <w:left w:val="none" w:sz="0" w:space="0" w:color="auto"/>
        <w:bottom w:val="none" w:sz="0" w:space="0" w:color="auto"/>
        <w:right w:val="none" w:sz="0" w:space="0" w:color="auto"/>
      </w:divBdr>
    </w:div>
    <w:div w:id="1547256867">
      <w:marLeft w:val="480"/>
      <w:marRight w:val="0"/>
      <w:marTop w:val="0"/>
      <w:marBottom w:val="0"/>
      <w:divBdr>
        <w:top w:val="none" w:sz="0" w:space="0" w:color="auto"/>
        <w:left w:val="none" w:sz="0" w:space="0" w:color="auto"/>
        <w:bottom w:val="none" w:sz="0" w:space="0" w:color="auto"/>
        <w:right w:val="none" w:sz="0" w:space="0" w:color="auto"/>
      </w:divBdr>
    </w:div>
    <w:div w:id="1547328750">
      <w:marLeft w:val="640"/>
      <w:marRight w:val="0"/>
      <w:marTop w:val="0"/>
      <w:marBottom w:val="0"/>
      <w:divBdr>
        <w:top w:val="none" w:sz="0" w:space="0" w:color="auto"/>
        <w:left w:val="none" w:sz="0" w:space="0" w:color="auto"/>
        <w:bottom w:val="none" w:sz="0" w:space="0" w:color="auto"/>
        <w:right w:val="none" w:sz="0" w:space="0" w:color="auto"/>
      </w:divBdr>
    </w:div>
    <w:div w:id="1547372084">
      <w:marLeft w:val="640"/>
      <w:marRight w:val="0"/>
      <w:marTop w:val="0"/>
      <w:marBottom w:val="0"/>
      <w:divBdr>
        <w:top w:val="none" w:sz="0" w:space="0" w:color="auto"/>
        <w:left w:val="none" w:sz="0" w:space="0" w:color="auto"/>
        <w:bottom w:val="none" w:sz="0" w:space="0" w:color="auto"/>
        <w:right w:val="none" w:sz="0" w:space="0" w:color="auto"/>
      </w:divBdr>
    </w:div>
    <w:div w:id="1547445091">
      <w:marLeft w:val="640"/>
      <w:marRight w:val="0"/>
      <w:marTop w:val="0"/>
      <w:marBottom w:val="0"/>
      <w:divBdr>
        <w:top w:val="none" w:sz="0" w:space="0" w:color="auto"/>
        <w:left w:val="none" w:sz="0" w:space="0" w:color="auto"/>
        <w:bottom w:val="none" w:sz="0" w:space="0" w:color="auto"/>
        <w:right w:val="none" w:sz="0" w:space="0" w:color="auto"/>
      </w:divBdr>
    </w:div>
    <w:div w:id="1547447441">
      <w:marLeft w:val="640"/>
      <w:marRight w:val="0"/>
      <w:marTop w:val="0"/>
      <w:marBottom w:val="0"/>
      <w:divBdr>
        <w:top w:val="none" w:sz="0" w:space="0" w:color="auto"/>
        <w:left w:val="none" w:sz="0" w:space="0" w:color="auto"/>
        <w:bottom w:val="none" w:sz="0" w:space="0" w:color="auto"/>
        <w:right w:val="none" w:sz="0" w:space="0" w:color="auto"/>
      </w:divBdr>
    </w:div>
    <w:div w:id="1547529260">
      <w:marLeft w:val="640"/>
      <w:marRight w:val="0"/>
      <w:marTop w:val="0"/>
      <w:marBottom w:val="0"/>
      <w:divBdr>
        <w:top w:val="none" w:sz="0" w:space="0" w:color="auto"/>
        <w:left w:val="none" w:sz="0" w:space="0" w:color="auto"/>
        <w:bottom w:val="none" w:sz="0" w:space="0" w:color="auto"/>
        <w:right w:val="none" w:sz="0" w:space="0" w:color="auto"/>
      </w:divBdr>
    </w:div>
    <w:div w:id="1547571859">
      <w:marLeft w:val="640"/>
      <w:marRight w:val="0"/>
      <w:marTop w:val="0"/>
      <w:marBottom w:val="0"/>
      <w:divBdr>
        <w:top w:val="none" w:sz="0" w:space="0" w:color="auto"/>
        <w:left w:val="none" w:sz="0" w:space="0" w:color="auto"/>
        <w:bottom w:val="none" w:sz="0" w:space="0" w:color="auto"/>
        <w:right w:val="none" w:sz="0" w:space="0" w:color="auto"/>
      </w:divBdr>
    </w:div>
    <w:div w:id="1547637736">
      <w:marLeft w:val="640"/>
      <w:marRight w:val="0"/>
      <w:marTop w:val="0"/>
      <w:marBottom w:val="0"/>
      <w:divBdr>
        <w:top w:val="none" w:sz="0" w:space="0" w:color="auto"/>
        <w:left w:val="none" w:sz="0" w:space="0" w:color="auto"/>
        <w:bottom w:val="none" w:sz="0" w:space="0" w:color="auto"/>
        <w:right w:val="none" w:sz="0" w:space="0" w:color="auto"/>
      </w:divBdr>
    </w:div>
    <w:div w:id="1547645401">
      <w:marLeft w:val="640"/>
      <w:marRight w:val="0"/>
      <w:marTop w:val="0"/>
      <w:marBottom w:val="0"/>
      <w:divBdr>
        <w:top w:val="none" w:sz="0" w:space="0" w:color="auto"/>
        <w:left w:val="none" w:sz="0" w:space="0" w:color="auto"/>
        <w:bottom w:val="none" w:sz="0" w:space="0" w:color="auto"/>
        <w:right w:val="none" w:sz="0" w:space="0" w:color="auto"/>
      </w:divBdr>
    </w:div>
    <w:div w:id="1547645638">
      <w:marLeft w:val="640"/>
      <w:marRight w:val="0"/>
      <w:marTop w:val="0"/>
      <w:marBottom w:val="0"/>
      <w:divBdr>
        <w:top w:val="none" w:sz="0" w:space="0" w:color="auto"/>
        <w:left w:val="none" w:sz="0" w:space="0" w:color="auto"/>
        <w:bottom w:val="none" w:sz="0" w:space="0" w:color="auto"/>
        <w:right w:val="none" w:sz="0" w:space="0" w:color="auto"/>
      </w:divBdr>
    </w:div>
    <w:div w:id="1547646383">
      <w:marLeft w:val="640"/>
      <w:marRight w:val="0"/>
      <w:marTop w:val="0"/>
      <w:marBottom w:val="0"/>
      <w:divBdr>
        <w:top w:val="none" w:sz="0" w:space="0" w:color="auto"/>
        <w:left w:val="none" w:sz="0" w:space="0" w:color="auto"/>
        <w:bottom w:val="none" w:sz="0" w:space="0" w:color="auto"/>
        <w:right w:val="none" w:sz="0" w:space="0" w:color="auto"/>
      </w:divBdr>
    </w:div>
    <w:div w:id="1547834244">
      <w:marLeft w:val="640"/>
      <w:marRight w:val="0"/>
      <w:marTop w:val="0"/>
      <w:marBottom w:val="0"/>
      <w:divBdr>
        <w:top w:val="none" w:sz="0" w:space="0" w:color="auto"/>
        <w:left w:val="none" w:sz="0" w:space="0" w:color="auto"/>
        <w:bottom w:val="none" w:sz="0" w:space="0" w:color="auto"/>
        <w:right w:val="none" w:sz="0" w:space="0" w:color="auto"/>
      </w:divBdr>
    </w:div>
    <w:div w:id="1547838681">
      <w:marLeft w:val="640"/>
      <w:marRight w:val="0"/>
      <w:marTop w:val="0"/>
      <w:marBottom w:val="0"/>
      <w:divBdr>
        <w:top w:val="none" w:sz="0" w:space="0" w:color="auto"/>
        <w:left w:val="none" w:sz="0" w:space="0" w:color="auto"/>
        <w:bottom w:val="none" w:sz="0" w:space="0" w:color="auto"/>
        <w:right w:val="none" w:sz="0" w:space="0" w:color="auto"/>
      </w:divBdr>
    </w:div>
    <w:div w:id="1547985254">
      <w:marLeft w:val="640"/>
      <w:marRight w:val="0"/>
      <w:marTop w:val="0"/>
      <w:marBottom w:val="0"/>
      <w:divBdr>
        <w:top w:val="none" w:sz="0" w:space="0" w:color="auto"/>
        <w:left w:val="none" w:sz="0" w:space="0" w:color="auto"/>
        <w:bottom w:val="none" w:sz="0" w:space="0" w:color="auto"/>
        <w:right w:val="none" w:sz="0" w:space="0" w:color="auto"/>
      </w:divBdr>
    </w:div>
    <w:div w:id="1548029470">
      <w:marLeft w:val="640"/>
      <w:marRight w:val="0"/>
      <w:marTop w:val="0"/>
      <w:marBottom w:val="0"/>
      <w:divBdr>
        <w:top w:val="none" w:sz="0" w:space="0" w:color="auto"/>
        <w:left w:val="none" w:sz="0" w:space="0" w:color="auto"/>
        <w:bottom w:val="none" w:sz="0" w:space="0" w:color="auto"/>
        <w:right w:val="none" w:sz="0" w:space="0" w:color="auto"/>
      </w:divBdr>
    </w:div>
    <w:div w:id="1548030230">
      <w:marLeft w:val="640"/>
      <w:marRight w:val="0"/>
      <w:marTop w:val="0"/>
      <w:marBottom w:val="0"/>
      <w:divBdr>
        <w:top w:val="none" w:sz="0" w:space="0" w:color="auto"/>
        <w:left w:val="none" w:sz="0" w:space="0" w:color="auto"/>
        <w:bottom w:val="none" w:sz="0" w:space="0" w:color="auto"/>
        <w:right w:val="none" w:sz="0" w:space="0" w:color="auto"/>
      </w:divBdr>
    </w:div>
    <w:div w:id="1548103278">
      <w:marLeft w:val="640"/>
      <w:marRight w:val="0"/>
      <w:marTop w:val="0"/>
      <w:marBottom w:val="0"/>
      <w:divBdr>
        <w:top w:val="none" w:sz="0" w:space="0" w:color="auto"/>
        <w:left w:val="none" w:sz="0" w:space="0" w:color="auto"/>
        <w:bottom w:val="none" w:sz="0" w:space="0" w:color="auto"/>
        <w:right w:val="none" w:sz="0" w:space="0" w:color="auto"/>
      </w:divBdr>
    </w:div>
    <w:div w:id="1548105191">
      <w:marLeft w:val="640"/>
      <w:marRight w:val="0"/>
      <w:marTop w:val="0"/>
      <w:marBottom w:val="0"/>
      <w:divBdr>
        <w:top w:val="none" w:sz="0" w:space="0" w:color="auto"/>
        <w:left w:val="none" w:sz="0" w:space="0" w:color="auto"/>
        <w:bottom w:val="none" w:sz="0" w:space="0" w:color="auto"/>
        <w:right w:val="none" w:sz="0" w:space="0" w:color="auto"/>
      </w:divBdr>
    </w:div>
    <w:div w:id="1548372433">
      <w:marLeft w:val="640"/>
      <w:marRight w:val="0"/>
      <w:marTop w:val="0"/>
      <w:marBottom w:val="0"/>
      <w:divBdr>
        <w:top w:val="none" w:sz="0" w:space="0" w:color="auto"/>
        <w:left w:val="none" w:sz="0" w:space="0" w:color="auto"/>
        <w:bottom w:val="none" w:sz="0" w:space="0" w:color="auto"/>
        <w:right w:val="none" w:sz="0" w:space="0" w:color="auto"/>
      </w:divBdr>
    </w:div>
    <w:div w:id="1548447394">
      <w:marLeft w:val="640"/>
      <w:marRight w:val="0"/>
      <w:marTop w:val="0"/>
      <w:marBottom w:val="0"/>
      <w:divBdr>
        <w:top w:val="none" w:sz="0" w:space="0" w:color="auto"/>
        <w:left w:val="none" w:sz="0" w:space="0" w:color="auto"/>
        <w:bottom w:val="none" w:sz="0" w:space="0" w:color="auto"/>
        <w:right w:val="none" w:sz="0" w:space="0" w:color="auto"/>
      </w:divBdr>
    </w:div>
    <w:div w:id="1548487641">
      <w:marLeft w:val="640"/>
      <w:marRight w:val="0"/>
      <w:marTop w:val="0"/>
      <w:marBottom w:val="0"/>
      <w:divBdr>
        <w:top w:val="none" w:sz="0" w:space="0" w:color="auto"/>
        <w:left w:val="none" w:sz="0" w:space="0" w:color="auto"/>
        <w:bottom w:val="none" w:sz="0" w:space="0" w:color="auto"/>
        <w:right w:val="none" w:sz="0" w:space="0" w:color="auto"/>
      </w:divBdr>
    </w:div>
    <w:div w:id="1548487725">
      <w:marLeft w:val="640"/>
      <w:marRight w:val="0"/>
      <w:marTop w:val="0"/>
      <w:marBottom w:val="0"/>
      <w:divBdr>
        <w:top w:val="none" w:sz="0" w:space="0" w:color="auto"/>
        <w:left w:val="none" w:sz="0" w:space="0" w:color="auto"/>
        <w:bottom w:val="none" w:sz="0" w:space="0" w:color="auto"/>
        <w:right w:val="none" w:sz="0" w:space="0" w:color="auto"/>
      </w:divBdr>
    </w:div>
    <w:div w:id="1548492013">
      <w:marLeft w:val="640"/>
      <w:marRight w:val="0"/>
      <w:marTop w:val="0"/>
      <w:marBottom w:val="0"/>
      <w:divBdr>
        <w:top w:val="none" w:sz="0" w:space="0" w:color="auto"/>
        <w:left w:val="none" w:sz="0" w:space="0" w:color="auto"/>
        <w:bottom w:val="none" w:sz="0" w:space="0" w:color="auto"/>
        <w:right w:val="none" w:sz="0" w:space="0" w:color="auto"/>
      </w:divBdr>
    </w:div>
    <w:div w:id="1548494185">
      <w:marLeft w:val="640"/>
      <w:marRight w:val="0"/>
      <w:marTop w:val="0"/>
      <w:marBottom w:val="0"/>
      <w:divBdr>
        <w:top w:val="none" w:sz="0" w:space="0" w:color="auto"/>
        <w:left w:val="none" w:sz="0" w:space="0" w:color="auto"/>
        <w:bottom w:val="none" w:sz="0" w:space="0" w:color="auto"/>
        <w:right w:val="none" w:sz="0" w:space="0" w:color="auto"/>
      </w:divBdr>
    </w:div>
    <w:div w:id="1548570182">
      <w:marLeft w:val="640"/>
      <w:marRight w:val="0"/>
      <w:marTop w:val="0"/>
      <w:marBottom w:val="0"/>
      <w:divBdr>
        <w:top w:val="none" w:sz="0" w:space="0" w:color="auto"/>
        <w:left w:val="none" w:sz="0" w:space="0" w:color="auto"/>
        <w:bottom w:val="none" w:sz="0" w:space="0" w:color="auto"/>
        <w:right w:val="none" w:sz="0" w:space="0" w:color="auto"/>
      </w:divBdr>
    </w:div>
    <w:div w:id="1548644504">
      <w:marLeft w:val="640"/>
      <w:marRight w:val="0"/>
      <w:marTop w:val="0"/>
      <w:marBottom w:val="0"/>
      <w:divBdr>
        <w:top w:val="none" w:sz="0" w:space="0" w:color="auto"/>
        <w:left w:val="none" w:sz="0" w:space="0" w:color="auto"/>
        <w:bottom w:val="none" w:sz="0" w:space="0" w:color="auto"/>
        <w:right w:val="none" w:sz="0" w:space="0" w:color="auto"/>
      </w:divBdr>
    </w:div>
    <w:div w:id="1548687145">
      <w:marLeft w:val="640"/>
      <w:marRight w:val="0"/>
      <w:marTop w:val="0"/>
      <w:marBottom w:val="0"/>
      <w:divBdr>
        <w:top w:val="none" w:sz="0" w:space="0" w:color="auto"/>
        <w:left w:val="none" w:sz="0" w:space="0" w:color="auto"/>
        <w:bottom w:val="none" w:sz="0" w:space="0" w:color="auto"/>
        <w:right w:val="none" w:sz="0" w:space="0" w:color="auto"/>
      </w:divBdr>
    </w:div>
    <w:div w:id="1548763703">
      <w:marLeft w:val="640"/>
      <w:marRight w:val="0"/>
      <w:marTop w:val="0"/>
      <w:marBottom w:val="0"/>
      <w:divBdr>
        <w:top w:val="none" w:sz="0" w:space="0" w:color="auto"/>
        <w:left w:val="none" w:sz="0" w:space="0" w:color="auto"/>
        <w:bottom w:val="none" w:sz="0" w:space="0" w:color="auto"/>
        <w:right w:val="none" w:sz="0" w:space="0" w:color="auto"/>
      </w:divBdr>
    </w:div>
    <w:div w:id="1548832579">
      <w:marLeft w:val="640"/>
      <w:marRight w:val="0"/>
      <w:marTop w:val="0"/>
      <w:marBottom w:val="0"/>
      <w:divBdr>
        <w:top w:val="none" w:sz="0" w:space="0" w:color="auto"/>
        <w:left w:val="none" w:sz="0" w:space="0" w:color="auto"/>
        <w:bottom w:val="none" w:sz="0" w:space="0" w:color="auto"/>
        <w:right w:val="none" w:sz="0" w:space="0" w:color="auto"/>
      </w:divBdr>
    </w:div>
    <w:div w:id="1548880874">
      <w:marLeft w:val="640"/>
      <w:marRight w:val="0"/>
      <w:marTop w:val="0"/>
      <w:marBottom w:val="0"/>
      <w:divBdr>
        <w:top w:val="none" w:sz="0" w:space="0" w:color="auto"/>
        <w:left w:val="none" w:sz="0" w:space="0" w:color="auto"/>
        <w:bottom w:val="none" w:sz="0" w:space="0" w:color="auto"/>
        <w:right w:val="none" w:sz="0" w:space="0" w:color="auto"/>
      </w:divBdr>
    </w:div>
    <w:div w:id="1549103351">
      <w:marLeft w:val="640"/>
      <w:marRight w:val="0"/>
      <w:marTop w:val="0"/>
      <w:marBottom w:val="0"/>
      <w:divBdr>
        <w:top w:val="none" w:sz="0" w:space="0" w:color="auto"/>
        <w:left w:val="none" w:sz="0" w:space="0" w:color="auto"/>
        <w:bottom w:val="none" w:sz="0" w:space="0" w:color="auto"/>
        <w:right w:val="none" w:sz="0" w:space="0" w:color="auto"/>
      </w:divBdr>
    </w:div>
    <w:div w:id="1549220846">
      <w:marLeft w:val="640"/>
      <w:marRight w:val="0"/>
      <w:marTop w:val="0"/>
      <w:marBottom w:val="0"/>
      <w:divBdr>
        <w:top w:val="none" w:sz="0" w:space="0" w:color="auto"/>
        <w:left w:val="none" w:sz="0" w:space="0" w:color="auto"/>
        <w:bottom w:val="none" w:sz="0" w:space="0" w:color="auto"/>
        <w:right w:val="none" w:sz="0" w:space="0" w:color="auto"/>
      </w:divBdr>
    </w:div>
    <w:div w:id="1549221503">
      <w:marLeft w:val="640"/>
      <w:marRight w:val="0"/>
      <w:marTop w:val="0"/>
      <w:marBottom w:val="0"/>
      <w:divBdr>
        <w:top w:val="none" w:sz="0" w:space="0" w:color="auto"/>
        <w:left w:val="none" w:sz="0" w:space="0" w:color="auto"/>
        <w:bottom w:val="none" w:sz="0" w:space="0" w:color="auto"/>
        <w:right w:val="none" w:sz="0" w:space="0" w:color="auto"/>
      </w:divBdr>
    </w:div>
    <w:div w:id="1549221528">
      <w:marLeft w:val="640"/>
      <w:marRight w:val="0"/>
      <w:marTop w:val="0"/>
      <w:marBottom w:val="0"/>
      <w:divBdr>
        <w:top w:val="none" w:sz="0" w:space="0" w:color="auto"/>
        <w:left w:val="none" w:sz="0" w:space="0" w:color="auto"/>
        <w:bottom w:val="none" w:sz="0" w:space="0" w:color="auto"/>
        <w:right w:val="none" w:sz="0" w:space="0" w:color="auto"/>
      </w:divBdr>
    </w:div>
    <w:div w:id="1549225304">
      <w:marLeft w:val="640"/>
      <w:marRight w:val="0"/>
      <w:marTop w:val="0"/>
      <w:marBottom w:val="0"/>
      <w:divBdr>
        <w:top w:val="none" w:sz="0" w:space="0" w:color="auto"/>
        <w:left w:val="none" w:sz="0" w:space="0" w:color="auto"/>
        <w:bottom w:val="none" w:sz="0" w:space="0" w:color="auto"/>
        <w:right w:val="none" w:sz="0" w:space="0" w:color="auto"/>
      </w:divBdr>
    </w:div>
    <w:div w:id="1549417526">
      <w:marLeft w:val="640"/>
      <w:marRight w:val="0"/>
      <w:marTop w:val="0"/>
      <w:marBottom w:val="0"/>
      <w:divBdr>
        <w:top w:val="none" w:sz="0" w:space="0" w:color="auto"/>
        <w:left w:val="none" w:sz="0" w:space="0" w:color="auto"/>
        <w:bottom w:val="none" w:sz="0" w:space="0" w:color="auto"/>
        <w:right w:val="none" w:sz="0" w:space="0" w:color="auto"/>
      </w:divBdr>
    </w:div>
    <w:div w:id="1549486830">
      <w:marLeft w:val="640"/>
      <w:marRight w:val="0"/>
      <w:marTop w:val="0"/>
      <w:marBottom w:val="0"/>
      <w:divBdr>
        <w:top w:val="none" w:sz="0" w:space="0" w:color="auto"/>
        <w:left w:val="none" w:sz="0" w:space="0" w:color="auto"/>
        <w:bottom w:val="none" w:sz="0" w:space="0" w:color="auto"/>
        <w:right w:val="none" w:sz="0" w:space="0" w:color="auto"/>
      </w:divBdr>
    </w:div>
    <w:div w:id="1549490346">
      <w:marLeft w:val="640"/>
      <w:marRight w:val="0"/>
      <w:marTop w:val="0"/>
      <w:marBottom w:val="0"/>
      <w:divBdr>
        <w:top w:val="none" w:sz="0" w:space="0" w:color="auto"/>
        <w:left w:val="none" w:sz="0" w:space="0" w:color="auto"/>
        <w:bottom w:val="none" w:sz="0" w:space="0" w:color="auto"/>
        <w:right w:val="none" w:sz="0" w:space="0" w:color="auto"/>
      </w:divBdr>
    </w:div>
    <w:div w:id="1549494326">
      <w:marLeft w:val="640"/>
      <w:marRight w:val="0"/>
      <w:marTop w:val="0"/>
      <w:marBottom w:val="0"/>
      <w:divBdr>
        <w:top w:val="none" w:sz="0" w:space="0" w:color="auto"/>
        <w:left w:val="none" w:sz="0" w:space="0" w:color="auto"/>
        <w:bottom w:val="none" w:sz="0" w:space="0" w:color="auto"/>
        <w:right w:val="none" w:sz="0" w:space="0" w:color="auto"/>
      </w:divBdr>
    </w:div>
    <w:div w:id="1549561704">
      <w:marLeft w:val="640"/>
      <w:marRight w:val="0"/>
      <w:marTop w:val="0"/>
      <w:marBottom w:val="0"/>
      <w:divBdr>
        <w:top w:val="none" w:sz="0" w:space="0" w:color="auto"/>
        <w:left w:val="none" w:sz="0" w:space="0" w:color="auto"/>
        <w:bottom w:val="none" w:sz="0" w:space="0" w:color="auto"/>
        <w:right w:val="none" w:sz="0" w:space="0" w:color="auto"/>
      </w:divBdr>
    </w:div>
    <w:div w:id="1549610038">
      <w:marLeft w:val="640"/>
      <w:marRight w:val="0"/>
      <w:marTop w:val="0"/>
      <w:marBottom w:val="0"/>
      <w:divBdr>
        <w:top w:val="none" w:sz="0" w:space="0" w:color="auto"/>
        <w:left w:val="none" w:sz="0" w:space="0" w:color="auto"/>
        <w:bottom w:val="none" w:sz="0" w:space="0" w:color="auto"/>
        <w:right w:val="none" w:sz="0" w:space="0" w:color="auto"/>
      </w:divBdr>
    </w:div>
    <w:div w:id="1549612664">
      <w:marLeft w:val="640"/>
      <w:marRight w:val="0"/>
      <w:marTop w:val="0"/>
      <w:marBottom w:val="0"/>
      <w:divBdr>
        <w:top w:val="none" w:sz="0" w:space="0" w:color="auto"/>
        <w:left w:val="none" w:sz="0" w:space="0" w:color="auto"/>
        <w:bottom w:val="none" w:sz="0" w:space="0" w:color="auto"/>
        <w:right w:val="none" w:sz="0" w:space="0" w:color="auto"/>
      </w:divBdr>
    </w:div>
    <w:div w:id="1549680032">
      <w:marLeft w:val="640"/>
      <w:marRight w:val="0"/>
      <w:marTop w:val="0"/>
      <w:marBottom w:val="0"/>
      <w:divBdr>
        <w:top w:val="none" w:sz="0" w:space="0" w:color="auto"/>
        <w:left w:val="none" w:sz="0" w:space="0" w:color="auto"/>
        <w:bottom w:val="none" w:sz="0" w:space="0" w:color="auto"/>
        <w:right w:val="none" w:sz="0" w:space="0" w:color="auto"/>
      </w:divBdr>
    </w:div>
    <w:div w:id="1549680907">
      <w:marLeft w:val="640"/>
      <w:marRight w:val="0"/>
      <w:marTop w:val="0"/>
      <w:marBottom w:val="0"/>
      <w:divBdr>
        <w:top w:val="none" w:sz="0" w:space="0" w:color="auto"/>
        <w:left w:val="none" w:sz="0" w:space="0" w:color="auto"/>
        <w:bottom w:val="none" w:sz="0" w:space="0" w:color="auto"/>
        <w:right w:val="none" w:sz="0" w:space="0" w:color="auto"/>
      </w:divBdr>
    </w:div>
    <w:div w:id="1549760723">
      <w:marLeft w:val="640"/>
      <w:marRight w:val="0"/>
      <w:marTop w:val="0"/>
      <w:marBottom w:val="0"/>
      <w:divBdr>
        <w:top w:val="none" w:sz="0" w:space="0" w:color="auto"/>
        <w:left w:val="none" w:sz="0" w:space="0" w:color="auto"/>
        <w:bottom w:val="none" w:sz="0" w:space="0" w:color="auto"/>
        <w:right w:val="none" w:sz="0" w:space="0" w:color="auto"/>
      </w:divBdr>
    </w:div>
    <w:div w:id="1549798642">
      <w:marLeft w:val="640"/>
      <w:marRight w:val="0"/>
      <w:marTop w:val="0"/>
      <w:marBottom w:val="0"/>
      <w:divBdr>
        <w:top w:val="none" w:sz="0" w:space="0" w:color="auto"/>
        <w:left w:val="none" w:sz="0" w:space="0" w:color="auto"/>
        <w:bottom w:val="none" w:sz="0" w:space="0" w:color="auto"/>
        <w:right w:val="none" w:sz="0" w:space="0" w:color="auto"/>
      </w:divBdr>
    </w:div>
    <w:div w:id="1549874194">
      <w:marLeft w:val="640"/>
      <w:marRight w:val="0"/>
      <w:marTop w:val="0"/>
      <w:marBottom w:val="0"/>
      <w:divBdr>
        <w:top w:val="none" w:sz="0" w:space="0" w:color="auto"/>
        <w:left w:val="none" w:sz="0" w:space="0" w:color="auto"/>
        <w:bottom w:val="none" w:sz="0" w:space="0" w:color="auto"/>
        <w:right w:val="none" w:sz="0" w:space="0" w:color="auto"/>
      </w:divBdr>
    </w:div>
    <w:div w:id="1549881493">
      <w:marLeft w:val="640"/>
      <w:marRight w:val="0"/>
      <w:marTop w:val="0"/>
      <w:marBottom w:val="0"/>
      <w:divBdr>
        <w:top w:val="none" w:sz="0" w:space="0" w:color="auto"/>
        <w:left w:val="none" w:sz="0" w:space="0" w:color="auto"/>
        <w:bottom w:val="none" w:sz="0" w:space="0" w:color="auto"/>
        <w:right w:val="none" w:sz="0" w:space="0" w:color="auto"/>
      </w:divBdr>
    </w:div>
    <w:div w:id="1549947672">
      <w:marLeft w:val="640"/>
      <w:marRight w:val="0"/>
      <w:marTop w:val="0"/>
      <w:marBottom w:val="0"/>
      <w:divBdr>
        <w:top w:val="none" w:sz="0" w:space="0" w:color="auto"/>
        <w:left w:val="none" w:sz="0" w:space="0" w:color="auto"/>
        <w:bottom w:val="none" w:sz="0" w:space="0" w:color="auto"/>
        <w:right w:val="none" w:sz="0" w:space="0" w:color="auto"/>
      </w:divBdr>
    </w:div>
    <w:div w:id="1550074119">
      <w:marLeft w:val="640"/>
      <w:marRight w:val="0"/>
      <w:marTop w:val="0"/>
      <w:marBottom w:val="0"/>
      <w:divBdr>
        <w:top w:val="none" w:sz="0" w:space="0" w:color="auto"/>
        <w:left w:val="none" w:sz="0" w:space="0" w:color="auto"/>
        <w:bottom w:val="none" w:sz="0" w:space="0" w:color="auto"/>
        <w:right w:val="none" w:sz="0" w:space="0" w:color="auto"/>
      </w:divBdr>
    </w:div>
    <w:div w:id="1550217075">
      <w:marLeft w:val="640"/>
      <w:marRight w:val="0"/>
      <w:marTop w:val="0"/>
      <w:marBottom w:val="0"/>
      <w:divBdr>
        <w:top w:val="none" w:sz="0" w:space="0" w:color="auto"/>
        <w:left w:val="none" w:sz="0" w:space="0" w:color="auto"/>
        <w:bottom w:val="none" w:sz="0" w:space="0" w:color="auto"/>
        <w:right w:val="none" w:sz="0" w:space="0" w:color="auto"/>
      </w:divBdr>
    </w:div>
    <w:div w:id="1550220928">
      <w:marLeft w:val="640"/>
      <w:marRight w:val="0"/>
      <w:marTop w:val="0"/>
      <w:marBottom w:val="0"/>
      <w:divBdr>
        <w:top w:val="none" w:sz="0" w:space="0" w:color="auto"/>
        <w:left w:val="none" w:sz="0" w:space="0" w:color="auto"/>
        <w:bottom w:val="none" w:sz="0" w:space="0" w:color="auto"/>
        <w:right w:val="none" w:sz="0" w:space="0" w:color="auto"/>
      </w:divBdr>
    </w:div>
    <w:div w:id="1550261327">
      <w:marLeft w:val="640"/>
      <w:marRight w:val="0"/>
      <w:marTop w:val="0"/>
      <w:marBottom w:val="0"/>
      <w:divBdr>
        <w:top w:val="none" w:sz="0" w:space="0" w:color="auto"/>
        <w:left w:val="none" w:sz="0" w:space="0" w:color="auto"/>
        <w:bottom w:val="none" w:sz="0" w:space="0" w:color="auto"/>
        <w:right w:val="none" w:sz="0" w:space="0" w:color="auto"/>
      </w:divBdr>
    </w:div>
    <w:div w:id="1550262863">
      <w:marLeft w:val="640"/>
      <w:marRight w:val="0"/>
      <w:marTop w:val="0"/>
      <w:marBottom w:val="0"/>
      <w:divBdr>
        <w:top w:val="none" w:sz="0" w:space="0" w:color="auto"/>
        <w:left w:val="none" w:sz="0" w:space="0" w:color="auto"/>
        <w:bottom w:val="none" w:sz="0" w:space="0" w:color="auto"/>
        <w:right w:val="none" w:sz="0" w:space="0" w:color="auto"/>
      </w:divBdr>
    </w:div>
    <w:div w:id="1550410988">
      <w:marLeft w:val="640"/>
      <w:marRight w:val="0"/>
      <w:marTop w:val="0"/>
      <w:marBottom w:val="0"/>
      <w:divBdr>
        <w:top w:val="none" w:sz="0" w:space="0" w:color="auto"/>
        <w:left w:val="none" w:sz="0" w:space="0" w:color="auto"/>
        <w:bottom w:val="none" w:sz="0" w:space="0" w:color="auto"/>
        <w:right w:val="none" w:sz="0" w:space="0" w:color="auto"/>
      </w:divBdr>
    </w:div>
    <w:div w:id="1550413243">
      <w:marLeft w:val="640"/>
      <w:marRight w:val="0"/>
      <w:marTop w:val="0"/>
      <w:marBottom w:val="0"/>
      <w:divBdr>
        <w:top w:val="none" w:sz="0" w:space="0" w:color="auto"/>
        <w:left w:val="none" w:sz="0" w:space="0" w:color="auto"/>
        <w:bottom w:val="none" w:sz="0" w:space="0" w:color="auto"/>
        <w:right w:val="none" w:sz="0" w:space="0" w:color="auto"/>
      </w:divBdr>
    </w:div>
    <w:div w:id="1550414450">
      <w:marLeft w:val="640"/>
      <w:marRight w:val="0"/>
      <w:marTop w:val="0"/>
      <w:marBottom w:val="0"/>
      <w:divBdr>
        <w:top w:val="none" w:sz="0" w:space="0" w:color="auto"/>
        <w:left w:val="none" w:sz="0" w:space="0" w:color="auto"/>
        <w:bottom w:val="none" w:sz="0" w:space="0" w:color="auto"/>
        <w:right w:val="none" w:sz="0" w:space="0" w:color="auto"/>
      </w:divBdr>
    </w:div>
    <w:div w:id="1550606315">
      <w:marLeft w:val="640"/>
      <w:marRight w:val="0"/>
      <w:marTop w:val="0"/>
      <w:marBottom w:val="0"/>
      <w:divBdr>
        <w:top w:val="none" w:sz="0" w:space="0" w:color="auto"/>
        <w:left w:val="none" w:sz="0" w:space="0" w:color="auto"/>
        <w:bottom w:val="none" w:sz="0" w:space="0" w:color="auto"/>
        <w:right w:val="none" w:sz="0" w:space="0" w:color="auto"/>
      </w:divBdr>
    </w:div>
    <w:div w:id="1550651523">
      <w:marLeft w:val="640"/>
      <w:marRight w:val="0"/>
      <w:marTop w:val="0"/>
      <w:marBottom w:val="0"/>
      <w:divBdr>
        <w:top w:val="none" w:sz="0" w:space="0" w:color="auto"/>
        <w:left w:val="none" w:sz="0" w:space="0" w:color="auto"/>
        <w:bottom w:val="none" w:sz="0" w:space="0" w:color="auto"/>
        <w:right w:val="none" w:sz="0" w:space="0" w:color="auto"/>
      </w:divBdr>
    </w:div>
    <w:div w:id="1550652750">
      <w:marLeft w:val="640"/>
      <w:marRight w:val="0"/>
      <w:marTop w:val="0"/>
      <w:marBottom w:val="0"/>
      <w:divBdr>
        <w:top w:val="none" w:sz="0" w:space="0" w:color="auto"/>
        <w:left w:val="none" w:sz="0" w:space="0" w:color="auto"/>
        <w:bottom w:val="none" w:sz="0" w:space="0" w:color="auto"/>
        <w:right w:val="none" w:sz="0" w:space="0" w:color="auto"/>
      </w:divBdr>
    </w:div>
    <w:div w:id="1550720748">
      <w:marLeft w:val="640"/>
      <w:marRight w:val="0"/>
      <w:marTop w:val="0"/>
      <w:marBottom w:val="0"/>
      <w:divBdr>
        <w:top w:val="none" w:sz="0" w:space="0" w:color="auto"/>
        <w:left w:val="none" w:sz="0" w:space="0" w:color="auto"/>
        <w:bottom w:val="none" w:sz="0" w:space="0" w:color="auto"/>
        <w:right w:val="none" w:sz="0" w:space="0" w:color="auto"/>
      </w:divBdr>
    </w:div>
    <w:div w:id="1550722069">
      <w:marLeft w:val="640"/>
      <w:marRight w:val="0"/>
      <w:marTop w:val="0"/>
      <w:marBottom w:val="0"/>
      <w:divBdr>
        <w:top w:val="none" w:sz="0" w:space="0" w:color="auto"/>
        <w:left w:val="none" w:sz="0" w:space="0" w:color="auto"/>
        <w:bottom w:val="none" w:sz="0" w:space="0" w:color="auto"/>
        <w:right w:val="none" w:sz="0" w:space="0" w:color="auto"/>
      </w:divBdr>
    </w:div>
    <w:div w:id="1550723214">
      <w:marLeft w:val="640"/>
      <w:marRight w:val="0"/>
      <w:marTop w:val="0"/>
      <w:marBottom w:val="0"/>
      <w:divBdr>
        <w:top w:val="none" w:sz="0" w:space="0" w:color="auto"/>
        <w:left w:val="none" w:sz="0" w:space="0" w:color="auto"/>
        <w:bottom w:val="none" w:sz="0" w:space="0" w:color="auto"/>
        <w:right w:val="none" w:sz="0" w:space="0" w:color="auto"/>
      </w:divBdr>
    </w:div>
    <w:div w:id="1550726007">
      <w:marLeft w:val="640"/>
      <w:marRight w:val="0"/>
      <w:marTop w:val="0"/>
      <w:marBottom w:val="0"/>
      <w:divBdr>
        <w:top w:val="none" w:sz="0" w:space="0" w:color="auto"/>
        <w:left w:val="none" w:sz="0" w:space="0" w:color="auto"/>
        <w:bottom w:val="none" w:sz="0" w:space="0" w:color="auto"/>
        <w:right w:val="none" w:sz="0" w:space="0" w:color="auto"/>
      </w:divBdr>
    </w:div>
    <w:div w:id="1550992585">
      <w:marLeft w:val="640"/>
      <w:marRight w:val="0"/>
      <w:marTop w:val="0"/>
      <w:marBottom w:val="0"/>
      <w:divBdr>
        <w:top w:val="none" w:sz="0" w:space="0" w:color="auto"/>
        <w:left w:val="none" w:sz="0" w:space="0" w:color="auto"/>
        <w:bottom w:val="none" w:sz="0" w:space="0" w:color="auto"/>
        <w:right w:val="none" w:sz="0" w:space="0" w:color="auto"/>
      </w:divBdr>
    </w:div>
    <w:div w:id="1550995503">
      <w:marLeft w:val="640"/>
      <w:marRight w:val="0"/>
      <w:marTop w:val="0"/>
      <w:marBottom w:val="0"/>
      <w:divBdr>
        <w:top w:val="none" w:sz="0" w:space="0" w:color="auto"/>
        <w:left w:val="none" w:sz="0" w:space="0" w:color="auto"/>
        <w:bottom w:val="none" w:sz="0" w:space="0" w:color="auto"/>
        <w:right w:val="none" w:sz="0" w:space="0" w:color="auto"/>
      </w:divBdr>
    </w:div>
    <w:div w:id="1551064845">
      <w:marLeft w:val="640"/>
      <w:marRight w:val="0"/>
      <w:marTop w:val="0"/>
      <w:marBottom w:val="0"/>
      <w:divBdr>
        <w:top w:val="none" w:sz="0" w:space="0" w:color="auto"/>
        <w:left w:val="none" w:sz="0" w:space="0" w:color="auto"/>
        <w:bottom w:val="none" w:sz="0" w:space="0" w:color="auto"/>
        <w:right w:val="none" w:sz="0" w:space="0" w:color="auto"/>
      </w:divBdr>
    </w:div>
    <w:div w:id="1551071703">
      <w:marLeft w:val="640"/>
      <w:marRight w:val="0"/>
      <w:marTop w:val="0"/>
      <w:marBottom w:val="0"/>
      <w:divBdr>
        <w:top w:val="none" w:sz="0" w:space="0" w:color="auto"/>
        <w:left w:val="none" w:sz="0" w:space="0" w:color="auto"/>
        <w:bottom w:val="none" w:sz="0" w:space="0" w:color="auto"/>
        <w:right w:val="none" w:sz="0" w:space="0" w:color="auto"/>
      </w:divBdr>
    </w:div>
    <w:div w:id="1551107682">
      <w:marLeft w:val="640"/>
      <w:marRight w:val="0"/>
      <w:marTop w:val="0"/>
      <w:marBottom w:val="0"/>
      <w:divBdr>
        <w:top w:val="none" w:sz="0" w:space="0" w:color="auto"/>
        <w:left w:val="none" w:sz="0" w:space="0" w:color="auto"/>
        <w:bottom w:val="none" w:sz="0" w:space="0" w:color="auto"/>
        <w:right w:val="none" w:sz="0" w:space="0" w:color="auto"/>
      </w:divBdr>
    </w:div>
    <w:div w:id="1551113793">
      <w:marLeft w:val="640"/>
      <w:marRight w:val="0"/>
      <w:marTop w:val="0"/>
      <w:marBottom w:val="0"/>
      <w:divBdr>
        <w:top w:val="none" w:sz="0" w:space="0" w:color="auto"/>
        <w:left w:val="none" w:sz="0" w:space="0" w:color="auto"/>
        <w:bottom w:val="none" w:sz="0" w:space="0" w:color="auto"/>
        <w:right w:val="none" w:sz="0" w:space="0" w:color="auto"/>
      </w:divBdr>
    </w:div>
    <w:div w:id="1551187382">
      <w:marLeft w:val="640"/>
      <w:marRight w:val="0"/>
      <w:marTop w:val="0"/>
      <w:marBottom w:val="0"/>
      <w:divBdr>
        <w:top w:val="none" w:sz="0" w:space="0" w:color="auto"/>
        <w:left w:val="none" w:sz="0" w:space="0" w:color="auto"/>
        <w:bottom w:val="none" w:sz="0" w:space="0" w:color="auto"/>
        <w:right w:val="none" w:sz="0" w:space="0" w:color="auto"/>
      </w:divBdr>
    </w:div>
    <w:div w:id="1551306381">
      <w:marLeft w:val="640"/>
      <w:marRight w:val="0"/>
      <w:marTop w:val="0"/>
      <w:marBottom w:val="0"/>
      <w:divBdr>
        <w:top w:val="none" w:sz="0" w:space="0" w:color="auto"/>
        <w:left w:val="none" w:sz="0" w:space="0" w:color="auto"/>
        <w:bottom w:val="none" w:sz="0" w:space="0" w:color="auto"/>
        <w:right w:val="none" w:sz="0" w:space="0" w:color="auto"/>
      </w:divBdr>
    </w:div>
    <w:div w:id="1551383137">
      <w:marLeft w:val="640"/>
      <w:marRight w:val="0"/>
      <w:marTop w:val="0"/>
      <w:marBottom w:val="0"/>
      <w:divBdr>
        <w:top w:val="none" w:sz="0" w:space="0" w:color="auto"/>
        <w:left w:val="none" w:sz="0" w:space="0" w:color="auto"/>
        <w:bottom w:val="none" w:sz="0" w:space="0" w:color="auto"/>
        <w:right w:val="none" w:sz="0" w:space="0" w:color="auto"/>
      </w:divBdr>
    </w:div>
    <w:div w:id="1551451730">
      <w:marLeft w:val="640"/>
      <w:marRight w:val="0"/>
      <w:marTop w:val="0"/>
      <w:marBottom w:val="0"/>
      <w:divBdr>
        <w:top w:val="none" w:sz="0" w:space="0" w:color="auto"/>
        <w:left w:val="none" w:sz="0" w:space="0" w:color="auto"/>
        <w:bottom w:val="none" w:sz="0" w:space="0" w:color="auto"/>
        <w:right w:val="none" w:sz="0" w:space="0" w:color="auto"/>
      </w:divBdr>
    </w:div>
    <w:div w:id="1551456274">
      <w:marLeft w:val="640"/>
      <w:marRight w:val="0"/>
      <w:marTop w:val="0"/>
      <w:marBottom w:val="0"/>
      <w:divBdr>
        <w:top w:val="none" w:sz="0" w:space="0" w:color="auto"/>
        <w:left w:val="none" w:sz="0" w:space="0" w:color="auto"/>
        <w:bottom w:val="none" w:sz="0" w:space="0" w:color="auto"/>
        <w:right w:val="none" w:sz="0" w:space="0" w:color="auto"/>
      </w:divBdr>
    </w:div>
    <w:div w:id="1551499536">
      <w:marLeft w:val="640"/>
      <w:marRight w:val="0"/>
      <w:marTop w:val="0"/>
      <w:marBottom w:val="0"/>
      <w:divBdr>
        <w:top w:val="none" w:sz="0" w:space="0" w:color="auto"/>
        <w:left w:val="none" w:sz="0" w:space="0" w:color="auto"/>
        <w:bottom w:val="none" w:sz="0" w:space="0" w:color="auto"/>
        <w:right w:val="none" w:sz="0" w:space="0" w:color="auto"/>
      </w:divBdr>
    </w:div>
    <w:div w:id="1551570424">
      <w:marLeft w:val="640"/>
      <w:marRight w:val="0"/>
      <w:marTop w:val="0"/>
      <w:marBottom w:val="0"/>
      <w:divBdr>
        <w:top w:val="none" w:sz="0" w:space="0" w:color="auto"/>
        <w:left w:val="none" w:sz="0" w:space="0" w:color="auto"/>
        <w:bottom w:val="none" w:sz="0" w:space="0" w:color="auto"/>
        <w:right w:val="none" w:sz="0" w:space="0" w:color="auto"/>
      </w:divBdr>
    </w:div>
    <w:div w:id="1551764146">
      <w:marLeft w:val="640"/>
      <w:marRight w:val="0"/>
      <w:marTop w:val="0"/>
      <w:marBottom w:val="0"/>
      <w:divBdr>
        <w:top w:val="none" w:sz="0" w:space="0" w:color="auto"/>
        <w:left w:val="none" w:sz="0" w:space="0" w:color="auto"/>
        <w:bottom w:val="none" w:sz="0" w:space="0" w:color="auto"/>
        <w:right w:val="none" w:sz="0" w:space="0" w:color="auto"/>
      </w:divBdr>
    </w:div>
    <w:div w:id="1551841816">
      <w:marLeft w:val="640"/>
      <w:marRight w:val="0"/>
      <w:marTop w:val="0"/>
      <w:marBottom w:val="0"/>
      <w:divBdr>
        <w:top w:val="none" w:sz="0" w:space="0" w:color="auto"/>
        <w:left w:val="none" w:sz="0" w:space="0" w:color="auto"/>
        <w:bottom w:val="none" w:sz="0" w:space="0" w:color="auto"/>
        <w:right w:val="none" w:sz="0" w:space="0" w:color="auto"/>
      </w:divBdr>
    </w:div>
    <w:div w:id="1551915176">
      <w:marLeft w:val="640"/>
      <w:marRight w:val="0"/>
      <w:marTop w:val="0"/>
      <w:marBottom w:val="0"/>
      <w:divBdr>
        <w:top w:val="none" w:sz="0" w:space="0" w:color="auto"/>
        <w:left w:val="none" w:sz="0" w:space="0" w:color="auto"/>
        <w:bottom w:val="none" w:sz="0" w:space="0" w:color="auto"/>
        <w:right w:val="none" w:sz="0" w:space="0" w:color="auto"/>
      </w:divBdr>
    </w:div>
    <w:div w:id="1551917097">
      <w:marLeft w:val="640"/>
      <w:marRight w:val="0"/>
      <w:marTop w:val="0"/>
      <w:marBottom w:val="0"/>
      <w:divBdr>
        <w:top w:val="none" w:sz="0" w:space="0" w:color="auto"/>
        <w:left w:val="none" w:sz="0" w:space="0" w:color="auto"/>
        <w:bottom w:val="none" w:sz="0" w:space="0" w:color="auto"/>
        <w:right w:val="none" w:sz="0" w:space="0" w:color="auto"/>
      </w:divBdr>
    </w:div>
    <w:div w:id="1551960500">
      <w:marLeft w:val="640"/>
      <w:marRight w:val="0"/>
      <w:marTop w:val="0"/>
      <w:marBottom w:val="0"/>
      <w:divBdr>
        <w:top w:val="none" w:sz="0" w:space="0" w:color="auto"/>
        <w:left w:val="none" w:sz="0" w:space="0" w:color="auto"/>
        <w:bottom w:val="none" w:sz="0" w:space="0" w:color="auto"/>
        <w:right w:val="none" w:sz="0" w:space="0" w:color="auto"/>
      </w:divBdr>
    </w:div>
    <w:div w:id="1552115882">
      <w:marLeft w:val="640"/>
      <w:marRight w:val="0"/>
      <w:marTop w:val="0"/>
      <w:marBottom w:val="0"/>
      <w:divBdr>
        <w:top w:val="none" w:sz="0" w:space="0" w:color="auto"/>
        <w:left w:val="none" w:sz="0" w:space="0" w:color="auto"/>
        <w:bottom w:val="none" w:sz="0" w:space="0" w:color="auto"/>
        <w:right w:val="none" w:sz="0" w:space="0" w:color="auto"/>
      </w:divBdr>
    </w:div>
    <w:div w:id="1552154675">
      <w:marLeft w:val="640"/>
      <w:marRight w:val="0"/>
      <w:marTop w:val="0"/>
      <w:marBottom w:val="0"/>
      <w:divBdr>
        <w:top w:val="none" w:sz="0" w:space="0" w:color="auto"/>
        <w:left w:val="none" w:sz="0" w:space="0" w:color="auto"/>
        <w:bottom w:val="none" w:sz="0" w:space="0" w:color="auto"/>
        <w:right w:val="none" w:sz="0" w:space="0" w:color="auto"/>
      </w:divBdr>
    </w:div>
    <w:div w:id="1552185312">
      <w:marLeft w:val="640"/>
      <w:marRight w:val="0"/>
      <w:marTop w:val="0"/>
      <w:marBottom w:val="0"/>
      <w:divBdr>
        <w:top w:val="none" w:sz="0" w:space="0" w:color="auto"/>
        <w:left w:val="none" w:sz="0" w:space="0" w:color="auto"/>
        <w:bottom w:val="none" w:sz="0" w:space="0" w:color="auto"/>
        <w:right w:val="none" w:sz="0" w:space="0" w:color="auto"/>
      </w:divBdr>
    </w:div>
    <w:div w:id="1552186157">
      <w:marLeft w:val="640"/>
      <w:marRight w:val="0"/>
      <w:marTop w:val="0"/>
      <w:marBottom w:val="0"/>
      <w:divBdr>
        <w:top w:val="none" w:sz="0" w:space="0" w:color="auto"/>
        <w:left w:val="none" w:sz="0" w:space="0" w:color="auto"/>
        <w:bottom w:val="none" w:sz="0" w:space="0" w:color="auto"/>
        <w:right w:val="none" w:sz="0" w:space="0" w:color="auto"/>
      </w:divBdr>
    </w:div>
    <w:div w:id="1552308038">
      <w:marLeft w:val="640"/>
      <w:marRight w:val="0"/>
      <w:marTop w:val="0"/>
      <w:marBottom w:val="0"/>
      <w:divBdr>
        <w:top w:val="none" w:sz="0" w:space="0" w:color="auto"/>
        <w:left w:val="none" w:sz="0" w:space="0" w:color="auto"/>
        <w:bottom w:val="none" w:sz="0" w:space="0" w:color="auto"/>
        <w:right w:val="none" w:sz="0" w:space="0" w:color="auto"/>
      </w:divBdr>
    </w:div>
    <w:div w:id="1552422027">
      <w:marLeft w:val="640"/>
      <w:marRight w:val="0"/>
      <w:marTop w:val="0"/>
      <w:marBottom w:val="0"/>
      <w:divBdr>
        <w:top w:val="none" w:sz="0" w:space="0" w:color="auto"/>
        <w:left w:val="none" w:sz="0" w:space="0" w:color="auto"/>
        <w:bottom w:val="none" w:sz="0" w:space="0" w:color="auto"/>
        <w:right w:val="none" w:sz="0" w:space="0" w:color="auto"/>
      </w:divBdr>
    </w:div>
    <w:div w:id="1552423281">
      <w:marLeft w:val="640"/>
      <w:marRight w:val="0"/>
      <w:marTop w:val="0"/>
      <w:marBottom w:val="0"/>
      <w:divBdr>
        <w:top w:val="none" w:sz="0" w:space="0" w:color="auto"/>
        <w:left w:val="none" w:sz="0" w:space="0" w:color="auto"/>
        <w:bottom w:val="none" w:sz="0" w:space="0" w:color="auto"/>
        <w:right w:val="none" w:sz="0" w:space="0" w:color="auto"/>
      </w:divBdr>
    </w:div>
    <w:div w:id="1552426360">
      <w:marLeft w:val="640"/>
      <w:marRight w:val="0"/>
      <w:marTop w:val="0"/>
      <w:marBottom w:val="0"/>
      <w:divBdr>
        <w:top w:val="none" w:sz="0" w:space="0" w:color="auto"/>
        <w:left w:val="none" w:sz="0" w:space="0" w:color="auto"/>
        <w:bottom w:val="none" w:sz="0" w:space="0" w:color="auto"/>
        <w:right w:val="none" w:sz="0" w:space="0" w:color="auto"/>
      </w:divBdr>
    </w:div>
    <w:div w:id="1552500288">
      <w:marLeft w:val="640"/>
      <w:marRight w:val="0"/>
      <w:marTop w:val="0"/>
      <w:marBottom w:val="0"/>
      <w:divBdr>
        <w:top w:val="none" w:sz="0" w:space="0" w:color="auto"/>
        <w:left w:val="none" w:sz="0" w:space="0" w:color="auto"/>
        <w:bottom w:val="none" w:sz="0" w:space="0" w:color="auto"/>
        <w:right w:val="none" w:sz="0" w:space="0" w:color="auto"/>
      </w:divBdr>
    </w:div>
    <w:div w:id="1552571592">
      <w:marLeft w:val="640"/>
      <w:marRight w:val="0"/>
      <w:marTop w:val="0"/>
      <w:marBottom w:val="0"/>
      <w:divBdr>
        <w:top w:val="none" w:sz="0" w:space="0" w:color="auto"/>
        <w:left w:val="none" w:sz="0" w:space="0" w:color="auto"/>
        <w:bottom w:val="none" w:sz="0" w:space="0" w:color="auto"/>
        <w:right w:val="none" w:sz="0" w:space="0" w:color="auto"/>
      </w:divBdr>
    </w:div>
    <w:div w:id="1552615822">
      <w:marLeft w:val="640"/>
      <w:marRight w:val="0"/>
      <w:marTop w:val="0"/>
      <w:marBottom w:val="0"/>
      <w:divBdr>
        <w:top w:val="none" w:sz="0" w:space="0" w:color="auto"/>
        <w:left w:val="none" w:sz="0" w:space="0" w:color="auto"/>
        <w:bottom w:val="none" w:sz="0" w:space="0" w:color="auto"/>
        <w:right w:val="none" w:sz="0" w:space="0" w:color="auto"/>
      </w:divBdr>
    </w:div>
    <w:div w:id="1552693583">
      <w:marLeft w:val="640"/>
      <w:marRight w:val="0"/>
      <w:marTop w:val="0"/>
      <w:marBottom w:val="0"/>
      <w:divBdr>
        <w:top w:val="none" w:sz="0" w:space="0" w:color="auto"/>
        <w:left w:val="none" w:sz="0" w:space="0" w:color="auto"/>
        <w:bottom w:val="none" w:sz="0" w:space="0" w:color="auto"/>
        <w:right w:val="none" w:sz="0" w:space="0" w:color="auto"/>
      </w:divBdr>
    </w:div>
    <w:div w:id="1552762635">
      <w:marLeft w:val="640"/>
      <w:marRight w:val="0"/>
      <w:marTop w:val="0"/>
      <w:marBottom w:val="0"/>
      <w:divBdr>
        <w:top w:val="none" w:sz="0" w:space="0" w:color="auto"/>
        <w:left w:val="none" w:sz="0" w:space="0" w:color="auto"/>
        <w:bottom w:val="none" w:sz="0" w:space="0" w:color="auto"/>
        <w:right w:val="none" w:sz="0" w:space="0" w:color="auto"/>
      </w:divBdr>
    </w:div>
    <w:div w:id="1552765125">
      <w:marLeft w:val="640"/>
      <w:marRight w:val="0"/>
      <w:marTop w:val="0"/>
      <w:marBottom w:val="0"/>
      <w:divBdr>
        <w:top w:val="none" w:sz="0" w:space="0" w:color="auto"/>
        <w:left w:val="none" w:sz="0" w:space="0" w:color="auto"/>
        <w:bottom w:val="none" w:sz="0" w:space="0" w:color="auto"/>
        <w:right w:val="none" w:sz="0" w:space="0" w:color="auto"/>
      </w:divBdr>
    </w:div>
    <w:div w:id="1552766766">
      <w:marLeft w:val="640"/>
      <w:marRight w:val="0"/>
      <w:marTop w:val="0"/>
      <w:marBottom w:val="0"/>
      <w:divBdr>
        <w:top w:val="none" w:sz="0" w:space="0" w:color="auto"/>
        <w:left w:val="none" w:sz="0" w:space="0" w:color="auto"/>
        <w:bottom w:val="none" w:sz="0" w:space="0" w:color="auto"/>
        <w:right w:val="none" w:sz="0" w:space="0" w:color="auto"/>
      </w:divBdr>
    </w:div>
    <w:div w:id="1552769489">
      <w:marLeft w:val="640"/>
      <w:marRight w:val="0"/>
      <w:marTop w:val="0"/>
      <w:marBottom w:val="0"/>
      <w:divBdr>
        <w:top w:val="none" w:sz="0" w:space="0" w:color="auto"/>
        <w:left w:val="none" w:sz="0" w:space="0" w:color="auto"/>
        <w:bottom w:val="none" w:sz="0" w:space="0" w:color="auto"/>
        <w:right w:val="none" w:sz="0" w:space="0" w:color="auto"/>
      </w:divBdr>
    </w:div>
    <w:div w:id="1552810150">
      <w:marLeft w:val="640"/>
      <w:marRight w:val="0"/>
      <w:marTop w:val="0"/>
      <w:marBottom w:val="0"/>
      <w:divBdr>
        <w:top w:val="none" w:sz="0" w:space="0" w:color="auto"/>
        <w:left w:val="none" w:sz="0" w:space="0" w:color="auto"/>
        <w:bottom w:val="none" w:sz="0" w:space="0" w:color="auto"/>
        <w:right w:val="none" w:sz="0" w:space="0" w:color="auto"/>
      </w:divBdr>
    </w:div>
    <w:div w:id="1552889627">
      <w:marLeft w:val="640"/>
      <w:marRight w:val="0"/>
      <w:marTop w:val="0"/>
      <w:marBottom w:val="0"/>
      <w:divBdr>
        <w:top w:val="none" w:sz="0" w:space="0" w:color="auto"/>
        <w:left w:val="none" w:sz="0" w:space="0" w:color="auto"/>
        <w:bottom w:val="none" w:sz="0" w:space="0" w:color="auto"/>
        <w:right w:val="none" w:sz="0" w:space="0" w:color="auto"/>
      </w:divBdr>
    </w:div>
    <w:div w:id="1552955855">
      <w:marLeft w:val="640"/>
      <w:marRight w:val="0"/>
      <w:marTop w:val="0"/>
      <w:marBottom w:val="0"/>
      <w:divBdr>
        <w:top w:val="none" w:sz="0" w:space="0" w:color="auto"/>
        <w:left w:val="none" w:sz="0" w:space="0" w:color="auto"/>
        <w:bottom w:val="none" w:sz="0" w:space="0" w:color="auto"/>
        <w:right w:val="none" w:sz="0" w:space="0" w:color="auto"/>
      </w:divBdr>
    </w:div>
    <w:div w:id="1552963678">
      <w:marLeft w:val="640"/>
      <w:marRight w:val="0"/>
      <w:marTop w:val="0"/>
      <w:marBottom w:val="0"/>
      <w:divBdr>
        <w:top w:val="none" w:sz="0" w:space="0" w:color="auto"/>
        <w:left w:val="none" w:sz="0" w:space="0" w:color="auto"/>
        <w:bottom w:val="none" w:sz="0" w:space="0" w:color="auto"/>
        <w:right w:val="none" w:sz="0" w:space="0" w:color="auto"/>
      </w:divBdr>
    </w:div>
    <w:div w:id="1553074154">
      <w:marLeft w:val="640"/>
      <w:marRight w:val="0"/>
      <w:marTop w:val="0"/>
      <w:marBottom w:val="0"/>
      <w:divBdr>
        <w:top w:val="none" w:sz="0" w:space="0" w:color="auto"/>
        <w:left w:val="none" w:sz="0" w:space="0" w:color="auto"/>
        <w:bottom w:val="none" w:sz="0" w:space="0" w:color="auto"/>
        <w:right w:val="none" w:sz="0" w:space="0" w:color="auto"/>
      </w:divBdr>
    </w:div>
    <w:div w:id="1553077822">
      <w:marLeft w:val="640"/>
      <w:marRight w:val="0"/>
      <w:marTop w:val="0"/>
      <w:marBottom w:val="0"/>
      <w:divBdr>
        <w:top w:val="none" w:sz="0" w:space="0" w:color="auto"/>
        <w:left w:val="none" w:sz="0" w:space="0" w:color="auto"/>
        <w:bottom w:val="none" w:sz="0" w:space="0" w:color="auto"/>
        <w:right w:val="none" w:sz="0" w:space="0" w:color="auto"/>
      </w:divBdr>
    </w:div>
    <w:div w:id="1553155796">
      <w:marLeft w:val="640"/>
      <w:marRight w:val="0"/>
      <w:marTop w:val="0"/>
      <w:marBottom w:val="0"/>
      <w:divBdr>
        <w:top w:val="none" w:sz="0" w:space="0" w:color="auto"/>
        <w:left w:val="none" w:sz="0" w:space="0" w:color="auto"/>
        <w:bottom w:val="none" w:sz="0" w:space="0" w:color="auto"/>
        <w:right w:val="none" w:sz="0" w:space="0" w:color="auto"/>
      </w:divBdr>
    </w:div>
    <w:div w:id="1553232565">
      <w:marLeft w:val="640"/>
      <w:marRight w:val="0"/>
      <w:marTop w:val="0"/>
      <w:marBottom w:val="0"/>
      <w:divBdr>
        <w:top w:val="none" w:sz="0" w:space="0" w:color="auto"/>
        <w:left w:val="none" w:sz="0" w:space="0" w:color="auto"/>
        <w:bottom w:val="none" w:sz="0" w:space="0" w:color="auto"/>
        <w:right w:val="none" w:sz="0" w:space="0" w:color="auto"/>
      </w:divBdr>
    </w:div>
    <w:div w:id="1553275257">
      <w:marLeft w:val="640"/>
      <w:marRight w:val="0"/>
      <w:marTop w:val="0"/>
      <w:marBottom w:val="0"/>
      <w:divBdr>
        <w:top w:val="none" w:sz="0" w:space="0" w:color="auto"/>
        <w:left w:val="none" w:sz="0" w:space="0" w:color="auto"/>
        <w:bottom w:val="none" w:sz="0" w:space="0" w:color="auto"/>
        <w:right w:val="none" w:sz="0" w:space="0" w:color="auto"/>
      </w:divBdr>
    </w:div>
    <w:div w:id="1553423312">
      <w:marLeft w:val="640"/>
      <w:marRight w:val="0"/>
      <w:marTop w:val="0"/>
      <w:marBottom w:val="0"/>
      <w:divBdr>
        <w:top w:val="none" w:sz="0" w:space="0" w:color="auto"/>
        <w:left w:val="none" w:sz="0" w:space="0" w:color="auto"/>
        <w:bottom w:val="none" w:sz="0" w:space="0" w:color="auto"/>
        <w:right w:val="none" w:sz="0" w:space="0" w:color="auto"/>
      </w:divBdr>
    </w:div>
    <w:div w:id="1553423941">
      <w:marLeft w:val="640"/>
      <w:marRight w:val="0"/>
      <w:marTop w:val="0"/>
      <w:marBottom w:val="0"/>
      <w:divBdr>
        <w:top w:val="none" w:sz="0" w:space="0" w:color="auto"/>
        <w:left w:val="none" w:sz="0" w:space="0" w:color="auto"/>
        <w:bottom w:val="none" w:sz="0" w:space="0" w:color="auto"/>
        <w:right w:val="none" w:sz="0" w:space="0" w:color="auto"/>
      </w:divBdr>
    </w:div>
    <w:div w:id="1553496604">
      <w:marLeft w:val="640"/>
      <w:marRight w:val="0"/>
      <w:marTop w:val="0"/>
      <w:marBottom w:val="0"/>
      <w:divBdr>
        <w:top w:val="none" w:sz="0" w:space="0" w:color="auto"/>
        <w:left w:val="none" w:sz="0" w:space="0" w:color="auto"/>
        <w:bottom w:val="none" w:sz="0" w:space="0" w:color="auto"/>
        <w:right w:val="none" w:sz="0" w:space="0" w:color="auto"/>
      </w:divBdr>
    </w:div>
    <w:div w:id="1553732644">
      <w:marLeft w:val="640"/>
      <w:marRight w:val="0"/>
      <w:marTop w:val="0"/>
      <w:marBottom w:val="0"/>
      <w:divBdr>
        <w:top w:val="none" w:sz="0" w:space="0" w:color="auto"/>
        <w:left w:val="none" w:sz="0" w:space="0" w:color="auto"/>
        <w:bottom w:val="none" w:sz="0" w:space="0" w:color="auto"/>
        <w:right w:val="none" w:sz="0" w:space="0" w:color="auto"/>
      </w:divBdr>
    </w:div>
    <w:div w:id="1553732831">
      <w:marLeft w:val="640"/>
      <w:marRight w:val="0"/>
      <w:marTop w:val="0"/>
      <w:marBottom w:val="0"/>
      <w:divBdr>
        <w:top w:val="none" w:sz="0" w:space="0" w:color="auto"/>
        <w:left w:val="none" w:sz="0" w:space="0" w:color="auto"/>
        <w:bottom w:val="none" w:sz="0" w:space="0" w:color="auto"/>
        <w:right w:val="none" w:sz="0" w:space="0" w:color="auto"/>
      </w:divBdr>
    </w:div>
    <w:div w:id="1553736715">
      <w:marLeft w:val="640"/>
      <w:marRight w:val="0"/>
      <w:marTop w:val="0"/>
      <w:marBottom w:val="0"/>
      <w:divBdr>
        <w:top w:val="none" w:sz="0" w:space="0" w:color="auto"/>
        <w:left w:val="none" w:sz="0" w:space="0" w:color="auto"/>
        <w:bottom w:val="none" w:sz="0" w:space="0" w:color="auto"/>
        <w:right w:val="none" w:sz="0" w:space="0" w:color="auto"/>
      </w:divBdr>
    </w:div>
    <w:div w:id="1553954878">
      <w:marLeft w:val="640"/>
      <w:marRight w:val="0"/>
      <w:marTop w:val="0"/>
      <w:marBottom w:val="0"/>
      <w:divBdr>
        <w:top w:val="none" w:sz="0" w:space="0" w:color="auto"/>
        <w:left w:val="none" w:sz="0" w:space="0" w:color="auto"/>
        <w:bottom w:val="none" w:sz="0" w:space="0" w:color="auto"/>
        <w:right w:val="none" w:sz="0" w:space="0" w:color="auto"/>
      </w:divBdr>
    </w:div>
    <w:div w:id="1554005561">
      <w:marLeft w:val="640"/>
      <w:marRight w:val="0"/>
      <w:marTop w:val="0"/>
      <w:marBottom w:val="0"/>
      <w:divBdr>
        <w:top w:val="none" w:sz="0" w:space="0" w:color="auto"/>
        <w:left w:val="none" w:sz="0" w:space="0" w:color="auto"/>
        <w:bottom w:val="none" w:sz="0" w:space="0" w:color="auto"/>
        <w:right w:val="none" w:sz="0" w:space="0" w:color="auto"/>
      </w:divBdr>
    </w:div>
    <w:div w:id="1554147871">
      <w:marLeft w:val="640"/>
      <w:marRight w:val="0"/>
      <w:marTop w:val="0"/>
      <w:marBottom w:val="0"/>
      <w:divBdr>
        <w:top w:val="none" w:sz="0" w:space="0" w:color="auto"/>
        <w:left w:val="none" w:sz="0" w:space="0" w:color="auto"/>
        <w:bottom w:val="none" w:sz="0" w:space="0" w:color="auto"/>
        <w:right w:val="none" w:sz="0" w:space="0" w:color="auto"/>
      </w:divBdr>
    </w:div>
    <w:div w:id="1554149366">
      <w:marLeft w:val="640"/>
      <w:marRight w:val="0"/>
      <w:marTop w:val="0"/>
      <w:marBottom w:val="0"/>
      <w:divBdr>
        <w:top w:val="none" w:sz="0" w:space="0" w:color="auto"/>
        <w:left w:val="none" w:sz="0" w:space="0" w:color="auto"/>
        <w:bottom w:val="none" w:sz="0" w:space="0" w:color="auto"/>
        <w:right w:val="none" w:sz="0" w:space="0" w:color="auto"/>
      </w:divBdr>
    </w:div>
    <w:div w:id="1554270885">
      <w:marLeft w:val="640"/>
      <w:marRight w:val="0"/>
      <w:marTop w:val="0"/>
      <w:marBottom w:val="0"/>
      <w:divBdr>
        <w:top w:val="none" w:sz="0" w:space="0" w:color="auto"/>
        <w:left w:val="none" w:sz="0" w:space="0" w:color="auto"/>
        <w:bottom w:val="none" w:sz="0" w:space="0" w:color="auto"/>
        <w:right w:val="none" w:sz="0" w:space="0" w:color="auto"/>
      </w:divBdr>
    </w:div>
    <w:div w:id="1554271973">
      <w:marLeft w:val="640"/>
      <w:marRight w:val="0"/>
      <w:marTop w:val="0"/>
      <w:marBottom w:val="0"/>
      <w:divBdr>
        <w:top w:val="none" w:sz="0" w:space="0" w:color="auto"/>
        <w:left w:val="none" w:sz="0" w:space="0" w:color="auto"/>
        <w:bottom w:val="none" w:sz="0" w:space="0" w:color="auto"/>
        <w:right w:val="none" w:sz="0" w:space="0" w:color="auto"/>
      </w:divBdr>
    </w:div>
    <w:div w:id="1554342808">
      <w:marLeft w:val="640"/>
      <w:marRight w:val="0"/>
      <w:marTop w:val="0"/>
      <w:marBottom w:val="0"/>
      <w:divBdr>
        <w:top w:val="none" w:sz="0" w:space="0" w:color="auto"/>
        <w:left w:val="none" w:sz="0" w:space="0" w:color="auto"/>
        <w:bottom w:val="none" w:sz="0" w:space="0" w:color="auto"/>
        <w:right w:val="none" w:sz="0" w:space="0" w:color="auto"/>
      </w:divBdr>
    </w:div>
    <w:div w:id="1554344193">
      <w:marLeft w:val="640"/>
      <w:marRight w:val="0"/>
      <w:marTop w:val="0"/>
      <w:marBottom w:val="0"/>
      <w:divBdr>
        <w:top w:val="none" w:sz="0" w:space="0" w:color="auto"/>
        <w:left w:val="none" w:sz="0" w:space="0" w:color="auto"/>
        <w:bottom w:val="none" w:sz="0" w:space="0" w:color="auto"/>
        <w:right w:val="none" w:sz="0" w:space="0" w:color="auto"/>
      </w:divBdr>
    </w:div>
    <w:div w:id="1554345244">
      <w:marLeft w:val="640"/>
      <w:marRight w:val="0"/>
      <w:marTop w:val="0"/>
      <w:marBottom w:val="0"/>
      <w:divBdr>
        <w:top w:val="none" w:sz="0" w:space="0" w:color="auto"/>
        <w:left w:val="none" w:sz="0" w:space="0" w:color="auto"/>
        <w:bottom w:val="none" w:sz="0" w:space="0" w:color="auto"/>
        <w:right w:val="none" w:sz="0" w:space="0" w:color="auto"/>
      </w:divBdr>
    </w:div>
    <w:div w:id="1554347452">
      <w:marLeft w:val="640"/>
      <w:marRight w:val="0"/>
      <w:marTop w:val="0"/>
      <w:marBottom w:val="0"/>
      <w:divBdr>
        <w:top w:val="none" w:sz="0" w:space="0" w:color="auto"/>
        <w:left w:val="none" w:sz="0" w:space="0" w:color="auto"/>
        <w:bottom w:val="none" w:sz="0" w:space="0" w:color="auto"/>
        <w:right w:val="none" w:sz="0" w:space="0" w:color="auto"/>
      </w:divBdr>
    </w:div>
    <w:div w:id="1554348160">
      <w:marLeft w:val="640"/>
      <w:marRight w:val="0"/>
      <w:marTop w:val="0"/>
      <w:marBottom w:val="0"/>
      <w:divBdr>
        <w:top w:val="none" w:sz="0" w:space="0" w:color="auto"/>
        <w:left w:val="none" w:sz="0" w:space="0" w:color="auto"/>
        <w:bottom w:val="none" w:sz="0" w:space="0" w:color="auto"/>
        <w:right w:val="none" w:sz="0" w:space="0" w:color="auto"/>
      </w:divBdr>
    </w:div>
    <w:div w:id="1554463009">
      <w:marLeft w:val="640"/>
      <w:marRight w:val="0"/>
      <w:marTop w:val="0"/>
      <w:marBottom w:val="0"/>
      <w:divBdr>
        <w:top w:val="none" w:sz="0" w:space="0" w:color="auto"/>
        <w:left w:val="none" w:sz="0" w:space="0" w:color="auto"/>
        <w:bottom w:val="none" w:sz="0" w:space="0" w:color="auto"/>
        <w:right w:val="none" w:sz="0" w:space="0" w:color="auto"/>
      </w:divBdr>
    </w:div>
    <w:div w:id="1554541243">
      <w:marLeft w:val="640"/>
      <w:marRight w:val="0"/>
      <w:marTop w:val="0"/>
      <w:marBottom w:val="0"/>
      <w:divBdr>
        <w:top w:val="none" w:sz="0" w:space="0" w:color="auto"/>
        <w:left w:val="none" w:sz="0" w:space="0" w:color="auto"/>
        <w:bottom w:val="none" w:sz="0" w:space="0" w:color="auto"/>
        <w:right w:val="none" w:sz="0" w:space="0" w:color="auto"/>
      </w:divBdr>
    </w:div>
    <w:div w:id="1554581258">
      <w:marLeft w:val="640"/>
      <w:marRight w:val="0"/>
      <w:marTop w:val="0"/>
      <w:marBottom w:val="0"/>
      <w:divBdr>
        <w:top w:val="none" w:sz="0" w:space="0" w:color="auto"/>
        <w:left w:val="none" w:sz="0" w:space="0" w:color="auto"/>
        <w:bottom w:val="none" w:sz="0" w:space="0" w:color="auto"/>
        <w:right w:val="none" w:sz="0" w:space="0" w:color="auto"/>
      </w:divBdr>
    </w:div>
    <w:div w:id="1554584055">
      <w:marLeft w:val="640"/>
      <w:marRight w:val="0"/>
      <w:marTop w:val="0"/>
      <w:marBottom w:val="0"/>
      <w:divBdr>
        <w:top w:val="none" w:sz="0" w:space="0" w:color="auto"/>
        <w:left w:val="none" w:sz="0" w:space="0" w:color="auto"/>
        <w:bottom w:val="none" w:sz="0" w:space="0" w:color="auto"/>
        <w:right w:val="none" w:sz="0" w:space="0" w:color="auto"/>
      </w:divBdr>
    </w:div>
    <w:div w:id="1554779994">
      <w:marLeft w:val="640"/>
      <w:marRight w:val="0"/>
      <w:marTop w:val="0"/>
      <w:marBottom w:val="0"/>
      <w:divBdr>
        <w:top w:val="none" w:sz="0" w:space="0" w:color="auto"/>
        <w:left w:val="none" w:sz="0" w:space="0" w:color="auto"/>
        <w:bottom w:val="none" w:sz="0" w:space="0" w:color="auto"/>
        <w:right w:val="none" w:sz="0" w:space="0" w:color="auto"/>
      </w:divBdr>
    </w:div>
    <w:div w:id="1554852908">
      <w:marLeft w:val="640"/>
      <w:marRight w:val="0"/>
      <w:marTop w:val="0"/>
      <w:marBottom w:val="0"/>
      <w:divBdr>
        <w:top w:val="none" w:sz="0" w:space="0" w:color="auto"/>
        <w:left w:val="none" w:sz="0" w:space="0" w:color="auto"/>
        <w:bottom w:val="none" w:sz="0" w:space="0" w:color="auto"/>
        <w:right w:val="none" w:sz="0" w:space="0" w:color="auto"/>
      </w:divBdr>
    </w:div>
    <w:div w:id="1554925391">
      <w:marLeft w:val="640"/>
      <w:marRight w:val="0"/>
      <w:marTop w:val="0"/>
      <w:marBottom w:val="0"/>
      <w:divBdr>
        <w:top w:val="none" w:sz="0" w:space="0" w:color="auto"/>
        <w:left w:val="none" w:sz="0" w:space="0" w:color="auto"/>
        <w:bottom w:val="none" w:sz="0" w:space="0" w:color="auto"/>
        <w:right w:val="none" w:sz="0" w:space="0" w:color="auto"/>
      </w:divBdr>
    </w:div>
    <w:div w:id="1554999972">
      <w:marLeft w:val="640"/>
      <w:marRight w:val="0"/>
      <w:marTop w:val="0"/>
      <w:marBottom w:val="0"/>
      <w:divBdr>
        <w:top w:val="none" w:sz="0" w:space="0" w:color="auto"/>
        <w:left w:val="none" w:sz="0" w:space="0" w:color="auto"/>
        <w:bottom w:val="none" w:sz="0" w:space="0" w:color="auto"/>
        <w:right w:val="none" w:sz="0" w:space="0" w:color="auto"/>
      </w:divBdr>
    </w:div>
    <w:div w:id="1555044402">
      <w:marLeft w:val="640"/>
      <w:marRight w:val="0"/>
      <w:marTop w:val="0"/>
      <w:marBottom w:val="0"/>
      <w:divBdr>
        <w:top w:val="none" w:sz="0" w:space="0" w:color="auto"/>
        <w:left w:val="none" w:sz="0" w:space="0" w:color="auto"/>
        <w:bottom w:val="none" w:sz="0" w:space="0" w:color="auto"/>
        <w:right w:val="none" w:sz="0" w:space="0" w:color="auto"/>
      </w:divBdr>
    </w:div>
    <w:div w:id="1555119038">
      <w:marLeft w:val="640"/>
      <w:marRight w:val="0"/>
      <w:marTop w:val="0"/>
      <w:marBottom w:val="0"/>
      <w:divBdr>
        <w:top w:val="none" w:sz="0" w:space="0" w:color="auto"/>
        <w:left w:val="none" w:sz="0" w:space="0" w:color="auto"/>
        <w:bottom w:val="none" w:sz="0" w:space="0" w:color="auto"/>
        <w:right w:val="none" w:sz="0" w:space="0" w:color="auto"/>
      </w:divBdr>
    </w:div>
    <w:div w:id="1555120780">
      <w:marLeft w:val="640"/>
      <w:marRight w:val="0"/>
      <w:marTop w:val="0"/>
      <w:marBottom w:val="0"/>
      <w:divBdr>
        <w:top w:val="none" w:sz="0" w:space="0" w:color="auto"/>
        <w:left w:val="none" w:sz="0" w:space="0" w:color="auto"/>
        <w:bottom w:val="none" w:sz="0" w:space="0" w:color="auto"/>
        <w:right w:val="none" w:sz="0" w:space="0" w:color="auto"/>
      </w:divBdr>
    </w:div>
    <w:div w:id="1555121395">
      <w:marLeft w:val="640"/>
      <w:marRight w:val="0"/>
      <w:marTop w:val="0"/>
      <w:marBottom w:val="0"/>
      <w:divBdr>
        <w:top w:val="none" w:sz="0" w:space="0" w:color="auto"/>
        <w:left w:val="none" w:sz="0" w:space="0" w:color="auto"/>
        <w:bottom w:val="none" w:sz="0" w:space="0" w:color="auto"/>
        <w:right w:val="none" w:sz="0" w:space="0" w:color="auto"/>
      </w:divBdr>
    </w:div>
    <w:div w:id="1555121836">
      <w:marLeft w:val="640"/>
      <w:marRight w:val="0"/>
      <w:marTop w:val="0"/>
      <w:marBottom w:val="0"/>
      <w:divBdr>
        <w:top w:val="none" w:sz="0" w:space="0" w:color="auto"/>
        <w:left w:val="none" w:sz="0" w:space="0" w:color="auto"/>
        <w:bottom w:val="none" w:sz="0" w:space="0" w:color="auto"/>
        <w:right w:val="none" w:sz="0" w:space="0" w:color="auto"/>
      </w:divBdr>
    </w:div>
    <w:div w:id="1555123426">
      <w:marLeft w:val="640"/>
      <w:marRight w:val="0"/>
      <w:marTop w:val="0"/>
      <w:marBottom w:val="0"/>
      <w:divBdr>
        <w:top w:val="none" w:sz="0" w:space="0" w:color="auto"/>
        <w:left w:val="none" w:sz="0" w:space="0" w:color="auto"/>
        <w:bottom w:val="none" w:sz="0" w:space="0" w:color="auto"/>
        <w:right w:val="none" w:sz="0" w:space="0" w:color="auto"/>
      </w:divBdr>
    </w:div>
    <w:div w:id="1555190753">
      <w:marLeft w:val="640"/>
      <w:marRight w:val="0"/>
      <w:marTop w:val="0"/>
      <w:marBottom w:val="0"/>
      <w:divBdr>
        <w:top w:val="none" w:sz="0" w:space="0" w:color="auto"/>
        <w:left w:val="none" w:sz="0" w:space="0" w:color="auto"/>
        <w:bottom w:val="none" w:sz="0" w:space="0" w:color="auto"/>
        <w:right w:val="none" w:sz="0" w:space="0" w:color="auto"/>
      </w:divBdr>
    </w:div>
    <w:div w:id="1555194537">
      <w:marLeft w:val="640"/>
      <w:marRight w:val="0"/>
      <w:marTop w:val="0"/>
      <w:marBottom w:val="0"/>
      <w:divBdr>
        <w:top w:val="none" w:sz="0" w:space="0" w:color="auto"/>
        <w:left w:val="none" w:sz="0" w:space="0" w:color="auto"/>
        <w:bottom w:val="none" w:sz="0" w:space="0" w:color="auto"/>
        <w:right w:val="none" w:sz="0" w:space="0" w:color="auto"/>
      </w:divBdr>
    </w:div>
    <w:div w:id="1555265337">
      <w:marLeft w:val="640"/>
      <w:marRight w:val="0"/>
      <w:marTop w:val="0"/>
      <w:marBottom w:val="0"/>
      <w:divBdr>
        <w:top w:val="none" w:sz="0" w:space="0" w:color="auto"/>
        <w:left w:val="none" w:sz="0" w:space="0" w:color="auto"/>
        <w:bottom w:val="none" w:sz="0" w:space="0" w:color="auto"/>
        <w:right w:val="none" w:sz="0" w:space="0" w:color="auto"/>
      </w:divBdr>
    </w:div>
    <w:div w:id="1555309496">
      <w:marLeft w:val="640"/>
      <w:marRight w:val="0"/>
      <w:marTop w:val="0"/>
      <w:marBottom w:val="0"/>
      <w:divBdr>
        <w:top w:val="none" w:sz="0" w:space="0" w:color="auto"/>
        <w:left w:val="none" w:sz="0" w:space="0" w:color="auto"/>
        <w:bottom w:val="none" w:sz="0" w:space="0" w:color="auto"/>
        <w:right w:val="none" w:sz="0" w:space="0" w:color="auto"/>
      </w:divBdr>
    </w:div>
    <w:div w:id="1555314105">
      <w:marLeft w:val="640"/>
      <w:marRight w:val="0"/>
      <w:marTop w:val="0"/>
      <w:marBottom w:val="0"/>
      <w:divBdr>
        <w:top w:val="none" w:sz="0" w:space="0" w:color="auto"/>
        <w:left w:val="none" w:sz="0" w:space="0" w:color="auto"/>
        <w:bottom w:val="none" w:sz="0" w:space="0" w:color="auto"/>
        <w:right w:val="none" w:sz="0" w:space="0" w:color="auto"/>
      </w:divBdr>
    </w:div>
    <w:div w:id="1555315443">
      <w:marLeft w:val="640"/>
      <w:marRight w:val="0"/>
      <w:marTop w:val="0"/>
      <w:marBottom w:val="0"/>
      <w:divBdr>
        <w:top w:val="none" w:sz="0" w:space="0" w:color="auto"/>
        <w:left w:val="none" w:sz="0" w:space="0" w:color="auto"/>
        <w:bottom w:val="none" w:sz="0" w:space="0" w:color="auto"/>
        <w:right w:val="none" w:sz="0" w:space="0" w:color="auto"/>
      </w:divBdr>
    </w:div>
    <w:div w:id="1555385816">
      <w:marLeft w:val="640"/>
      <w:marRight w:val="0"/>
      <w:marTop w:val="0"/>
      <w:marBottom w:val="0"/>
      <w:divBdr>
        <w:top w:val="none" w:sz="0" w:space="0" w:color="auto"/>
        <w:left w:val="none" w:sz="0" w:space="0" w:color="auto"/>
        <w:bottom w:val="none" w:sz="0" w:space="0" w:color="auto"/>
        <w:right w:val="none" w:sz="0" w:space="0" w:color="auto"/>
      </w:divBdr>
    </w:div>
    <w:div w:id="1555386723">
      <w:marLeft w:val="640"/>
      <w:marRight w:val="0"/>
      <w:marTop w:val="0"/>
      <w:marBottom w:val="0"/>
      <w:divBdr>
        <w:top w:val="none" w:sz="0" w:space="0" w:color="auto"/>
        <w:left w:val="none" w:sz="0" w:space="0" w:color="auto"/>
        <w:bottom w:val="none" w:sz="0" w:space="0" w:color="auto"/>
        <w:right w:val="none" w:sz="0" w:space="0" w:color="auto"/>
      </w:divBdr>
    </w:div>
    <w:div w:id="1555392233">
      <w:marLeft w:val="640"/>
      <w:marRight w:val="0"/>
      <w:marTop w:val="0"/>
      <w:marBottom w:val="0"/>
      <w:divBdr>
        <w:top w:val="none" w:sz="0" w:space="0" w:color="auto"/>
        <w:left w:val="none" w:sz="0" w:space="0" w:color="auto"/>
        <w:bottom w:val="none" w:sz="0" w:space="0" w:color="auto"/>
        <w:right w:val="none" w:sz="0" w:space="0" w:color="auto"/>
      </w:divBdr>
    </w:div>
    <w:div w:id="1555392485">
      <w:marLeft w:val="640"/>
      <w:marRight w:val="0"/>
      <w:marTop w:val="0"/>
      <w:marBottom w:val="0"/>
      <w:divBdr>
        <w:top w:val="none" w:sz="0" w:space="0" w:color="auto"/>
        <w:left w:val="none" w:sz="0" w:space="0" w:color="auto"/>
        <w:bottom w:val="none" w:sz="0" w:space="0" w:color="auto"/>
        <w:right w:val="none" w:sz="0" w:space="0" w:color="auto"/>
      </w:divBdr>
    </w:div>
    <w:div w:id="1555507395">
      <w:marLeft w:val="640"/>
      <w:marRight w:val="0"/>
      <w:marTop w:val="0"/>
      <w:marBottom w:val="0"/>
      <w:divBdr>
        <w:top w:val="none" w:sz="0" w:space="0" w:color="auto"/>
        <w:left w:val="none" w:sz="0" w:space="0" w:color="auto"/>
        <w:bottom w:val="none" w:sz="0" w:space="0" w:color="auto"/>
        <w:right w:val="none" w:sz="0" w:space="0" w:color="auto"/>
      </w:divBdr>
    </w:div>
    <w:div w:id="1555507721">
      <w:marLeft w:val="640"/>
      <w:marRight w:val="0"/>
      <w:marTop w:val="0"/>
      <w:marBottom w:val="0"/>
      <w:divBdr>
        <w:top w:val="none" w:sz="0" w:space="0" w:color="auto"/>
        <w:left w:val="none" w:sz="0" w:space="0" w:color="auto"/>
        <w:bottom w:val="none" w:sz="0" w:space="0" w:color="auto"/>
        <w:right w:val="none" w:sz="0" w:space="0" w:color="auto"/>
      </w:divBdr>
    </w:div>
    <w:div w:id="1555508173">
      <w:marLeft w:val="640"/>
      <w:marRight w:val="0"/>
      <w:marTop w:val="0"/>
      <w:marBottom w:val="0"/>
      <w:divBdr>
        <w:top w:val="none" w:sz="0" w:space="0" w:color="auto"/>
        <w:left w:val="none" w:sz="0" w:space="0" w:color="auto"/>
        <w:bottom w:val="none" w:sz="0" w:space="0" w:color="auto"/>
        <w:right w:val="none" w:sz="0" w:space="0" w:color="auto"/>
      </w:divBdr>
    </w:div>
    <w:div w:id="1555579553">
      <w:marLeft w:val="640"/>
      <w:marRight w:val="0"/>
      <w:marTop w:val="0"/>
      <w:marBottom w:val="0"/>
      <w:divBdr>
        <w:top w:val="none" w:sz="0" w:space="0" w:color="auto"/>
        <w:left w:val="none" w:sz="0" w:space="0" w:color="auto"/>
        <w:bottom w:val="none" w:sz="0" w:space="0" w:color="auto"/>
        <w:right w:val="none" w:sz="0" w:space="0" w:color="auto"/>
      </w:divBdr>
    </w:div>
    <w:div w:id="1555582285">
      <w:marLeft w:val="640"/>
      <w:marRight w:val="0"/>
      <w:marTop w:val="0"/>
      <w:marBottom w:val="0"/>
      <w:divBdr>
        <w:top w:val="none" w:sz="0" w:space="0" w:color="auto"/>
        <w:left w:val="none" w:sz="0" w:space="0" w:color="auto"/>
        <w:bottom w:val="none" w:sz="0" w:space="0" w:color="auto"/>
        <w:right w:val="none" w:sz="0" w:space="0" w:color="auto"/>
      </w:divBdr>
    </w:div>
    <w:div w:id="1555652769">
      <w:marLeft w:val="640"/>
      <w:marRight w:val="0"/>
      <w:marTop w:val="0"/>
      <w:marBottom w:val="0"/>
      <w:divBdr>
        <w:top w:val="none" w:sz="0" w:space="0" w:color="auto"/>
        <w:left w:val="none" w:sz="0" w:space="0" w:color="auto"/>
        <w:bottom w:val="none" w:sz="0" w:space="0" w:color="auto"/>
        <w:right w:val="none" w:sz="0" w:space="0" w:color="auto"/>
      </w:divBdr>
    </w:div>
    <w:div w:id="1555696360">
      <w:marLeft w:val="640"/>
      <w:marRight w:val="0"/>
      <w:marTop w:val="0"/>
      <w:marBottom w:val="0"/>
      <w:divBdr>
        <w:top w:val="none" w:sz="0" w:space="0" w:color="auto"/>
        <w:left w:val="none" w:sz="0" w:space="0" w:color="auto"/>
        <w:bottom w:val="none" w:sz="0" w:space="0" w:color="auto"/>
        <w:right w:val="none" w:sz="0" w:space="0" w:color="auto"/>
      </w:divBdr>
    </w:div>
    <w:div w:id="1555699029">
      <w:marLeft w:val="640"/>
      <w:marRight w:val="0"/>
      <w:marTop w:val="0"/>
      <w:marBottom w:val="0"/>
      <w:divBdr>
        <w:top w:val="none" w:sz="0" w:space="0" w:color="auto"/>
        <w:left w:val="none" w:sz="0" w:space="0" w:color="auto"/>
        <w:bottom w:val="none" w:sz="0" w:space="0" w:color="auto"/>
        <w:right w:val="none" w:sz="0" w:space="0" w:color="auto"/>
      </w:divBdr>
    </w:div>
    <w:div w:id="1555700896">
      <w:marLeft w:val="640"/>
      <w:marRight w:val="0"/>
      <w:marTop w:val="0"/>
      <w:marBottom w:val="0"/>
      <w:divBdr>
        <w:top w:val="none" w:sz="0" w:space="0" w:color="auto"/>
        <w:left w:val="none" w:sz="0" w:space="0" w:color="auto"/>
        <w:bottom w:val="none" w:sz="0" w:space="0" w:color="auto"/>
        <w:right w:val="none" w:sz="0" w:space="0" w:color="auto"/>
      </w:divBdr>
    </w:div>
    <w:div w:id="1555849947">
      <w:marLeft w:val="640"/>
      <w:marRight w:val="0"/>
      <w:marTop w:val="0"/>
      <w:marBottom w:val="0"/>
      <w:divBdr>
        <w:top w:val="none" w:sz="0" w:space="0" w:color="auto"/>
        <w:left w:val="none" w:sz="0" w:space="0" w:color="auto"/>
        <w:bottom w:val="none" w:sz="0" w:space="0" w:color="auto"/>
        <w:right w:val="none" w:sz="0" w:space="0" w:color="auto"/>
      </w:divBdr>
    </w:div>
    <w:div w:id="1556039164">
      <w:marLeft w:val="640"/>
      <w:marRight w:val="0"/>
      <w:marTop w:val="0"/>
      <w:marBottom w:val="0"/>
      <w:divBdr>
        <w:top w:val="none" w:sz="0" w:space="0" w:color="auto"/>
        <w:left w:val="none" w:sz="0" w:space="0" w:color="auto"/>
        <w:bottom w:val="none" w:sz="0" w:space="0" w:color="auto"/>
        <w:right w:val="none" w:sz="0" w:space="0" w:color="auto"/>
      </w:divBdr>
    </w:div>
    <w:div w:id="1556086890">
      <w:marLeft w:val="640"/>
      <w:marRight w:val="0"/>
      <w:marTop w:val="0"/>
      <w:marBottom w:val="0"/>
      <w:divBdr>
        <w:top w:val="none" w:sz="0" w:space="0" w:color="auto"/>
        <w:left w:val="none" w:sz="0" w:space="0" w:color="auto"/>
        <w:bottom w:val="none" w:sz="0" w:space="0" w:color="auto"/>
        <w:right w:val="none" w:sz="0" w:space="0" w:color="auto"/>
      </w:divBdr>
    </w:div>
    <w:div w:id="1556115746">
      <w:marLeft w:val="640"/>
      <w:marRight w:val="0"/>
      <w:marTop w:val="0"/>
      <w:marBottom w:val="0"/>
      <w:divBdr>
        <w:top w:val="none" w:sz="0" w:space="0" w:color="auto"/>
        <w:left w:val="none" w:sz="0" w:space="0" w:color="auto"/>
        <w:bottom w:val="none" w:sz="0" w:space="0" w:color="auto"/>
        <w:right w:val="none" w:sz="0" w:space="0" w:color="auto"/>
      </w:divBdr>
    </w:div>
    <w:div w:id="1556118464">
      <w:marLeft w:val="640"/>
      <w:marRight w:val="0"/>
      <w:marTop w:val="0"/>
      <w:marBottom w:val="0"/>
      <w:divBdr>
        <w:top w:val="none" w:sz="0" w:space="0" w:color="auto"/>
        <w:left w:val="none" w:sz="0" w:space="0" w:color="auto"/>
        <w:bottom w:val="none" w:sz="0" w:space="0" w:color="auto"/>
        <w:right w:val="none" w:sz="0" w:space="0" w:color="auto"/>
      </w:divBdr>
    </w:div>
    <w:div w:id="1556234251">
      <w:marLeft w:val="640"/>
      <w:marRight w:val="0"/>
      <w:marTop w:val="0"/>
      <w:marBottom w:val="0"/>
      <w:divBdr>
        <w:top w:val="none" w:sz="0" w:space="0" w:color="auto"/>
        <w:left w:val="none" w:sz="0" w:space="0" w:color="auto"/>
        <w:bottom w:val="none" w:sz="0" w:space="0" w:color="auto"/>
        <w:right w:val="none" w:sz="0" w:space="0" w:color="auto"/>
      </w:divBdr>
    </w:div>
    <w:div w:id="1556236911">
      <w:marLeft w:val="640"/>
      <w:marRight w:val="0"/>
      <w:marTop w:val="0"/>
      <w:marBottom w:val="0"/>
      <w:divBdr>
        <w:top w:val="none" w:sz="0" w:space="0" w:color="auto"/>
        <w:left w:val="none" w:sz="0" w:space="0" w:color="auto"/>
        <w:bottom w:val="none" w:sz="0" w:space="0" w:color="auto"/>
        <w:right w:val="none" w:sz="0" w:space="0" w:color="auto"/>
      </w:divBdr>
    </w:div>
    <w:div w:id="1556354401">
      <w:marLeft w:val="640"/>
      <w:marRight w:val="0"/>
      <w:marTop w:val="0"/>
      <w:marBottom w:val="0"/>
      <w:divBdr>
        <w:top w:val="none" w:sz="0" w:space="0" w:color="auto"/>
        <w:left w:val="none" w:sz="0" w:space="0" w:color="auto"/>
        <w:bottom w:val="none" w:sz="0" w:space="0" w:color="auto"/>
        <w:right w:val="none" w:sz="0" w:space="0" w:color="auto"/>
      </w:divBdr>
    </w:div>
    <w:div w:id="1556426878">
      <w:marLeft w:val="640"/>
      <w:marRight w:val="0"/>
      <w:marTop w:val="0"/>
      <w:marBottom w:val="0"/>
      <w:divBdr>
        <w:top w:val="none" w:sz="0" w:space="0" w:color="auto"/>
        <w:left w:val="none" w:sz="0" w:space="0" w:color="auto"/>
        <w:bottom w:val="none" w:sz="0" w:space="0" w:color="auto"/>
        <w:right w:val="none" w:sz="0" w:space="0" w:color="auto"/>
      </w:divBdr>
    </w:div>
    <w:div w:id="1556434043">
      <w:marLeft w:val="640"/>
      <w:marRight w:val="0"/>
      <w:marTop w:val="0"/>
      <w:marBottom w:val="0"/>
      <w:divBdr>
        <w:top w:val="none" w:sz="0" w:space="0" w:color="auto"/>
        <w:left w:val="none" w:sz="0" w:space="0" w:color="auto"/>
        <w:bottom w:val="none" w:sz="0" w:space="0" w:color="auto"/>
        <w:right w:val="none" w:sz="0" w:space="0" w:color="auto"/>
      </w:divBdr>
    </w:div>
    <w:div w:id="1556547081">
      <w:marLeft w:val="640"/>
      <w:marRight w:val="0"/>
      <w:marTop w:val="0"/>
      <w:marBottom w:val="0"/>
      <w:divBdr>
        <w:top w:val="none" w:sz="0" w:space="0" w:color="auto"/>
        <w:left w:val="none" w:sz="0" w:space="0" w:color="auto"/>
        <w:bottom w:val="none" w:sz="0" w:space="0" w:color="auto"/>
        <w:right w:val="none" w:sz="0" w:space="0" w:color="auto"/>
      </w:divBdr>
    </w:div>
    <w:div w:id="1556620684">
      <w:marLeft w:val="640"/>
      <w:marRight w:val="0"/>
      <w:marTop w:val="0"/>
      <w:marBottom w:val="0"/>
      <w:divBdr>
        <w:top w:val="none" w:sz="0" w:space="0" w:color="auto"/>
        <w:left w:val="none" w:sz="0" w:space="0" w:color="auto"/>
        <w:bottom w:val="none" w:sz="0" w:space="0" w:color="auto"/>
        <w:right w:val="none" w:sz="0" w:space="0" w:color="auto"/>
      </w:divBdr>
    </w:div>
    <w:div w:id="1556624679">
      <w:marLeft w:val="640"/>
      <w:marRight w:val="0"/>
      <w:marTop w:val="0"/>
      <w:marBottom w:val="0"/>
      <w:divBdr>
        <w:top w:val="none" w:sz="0" w:space="0" w:color="auto"/>
        <w:left w:val="none" w:sz="0" w:space="0" w:color="auto"/>
        <w:bottom w:val="none" w:sz="0" w:space="0" w:color="auto"/>
        <w:right w:val="none" w:sz="0" w:space="0" w:color="auto"/>
      </w:divBdr>
    </w:div>
    <w:div w:id="1556627669">
      <w:marLeft w:val="640"/>
      <w:marRight w:val="0"/>
      <w:marTop w:val="0"/>
      <w:marBottom w:val="0"/>
      <w:divBdr>
        <w:top w:val="none" w:sz="0" w:space="0" w:color="auto"/>
        <w:left w:val="none" w:sz="0" w:space="0" w:color="auto"/>
        <w:bottom w:val="none" w:sz="0" w:space="0" w:color="auto"/>
        <w:right w:val="none" w:sz="0" w:space="0" w:color="auto"/>
      </w:divBdr>
    </w:div>
    <w:div w:id="1556812652">
      <w:marLeft w:val="640"/>
      <w:marRight w:val="0"/>
      <w:marTop w:val="0"/>
      <w:marBottom w:val="0"/>
      <w:divBdr>
        <w:top w:val="none" w:sz="0" w:space="0" w:color="auto"/>
        <w:left w:val="none" w:sz="0" w:space="0" w:color="auto"/>
        <w:bottom w:val="none" w:sz="0" w:space="0" w:color="auto"/>
        <w:right w:val="none" w:sz="0" w:space="0" w:color="auto"/>
      </w:divBdr>
    </w:div>
    <w:div w:id="1557009942">
      <w:marLeft w:val="640"/>
      <w:marRight w:val="0"/>
      <w:marTop w:val="0"/>
      <w:marBottom w:val="0"/>
      <w:divBdr>
        <w:top w:val="none" w:sz="0" w:space="0" w:color="auto"/>
        <w:left w:val="none" w:sz="0" w:space="0" w:color="auto"/>
        <w:bottom w:val="none" w:sz="0" w:space="0" w:color="auto"/>
        <w:right w:val="none" w:sz="0" w:space="0" w:color="auto"/>
      </w:divBdr>
    </w:div>
    <w:div w:id="1557087558">
      <w:marLeft w:val="640"/>
      <w:marRight w:val="0"/>
      <w:marTop w:val="0"/>
      <w:marBottom w:val="0"/>
      <w:divBdr>
        <w:top w:val="none" w:sz="0" w:space="0" w:color="auto"/>
        <w:left w:val="none" w:sz="0" w:space="0" w:color="auto"/>
        <w:bottom w:val="none" w:sz="0" w:space="0" w:color="auto"/>
        <w:right w:val="none" w:sz="0" w:space="0" w:color="auto"/>
      </w:divBdr>
    </w:div>
    <w:div w:id="1557158854">
      <w:marLeft w:val="640"/>
      <w:marRight w:val="0"/>
      <w:marTop w:val="0"/>
      <w:marBottom w:val="0"/>
      <w:divBdr>
        <w:top w:val="none" w:sz="0" w:space="0" w:color="auto"/>
        <w:left w:val="none" w:sz="0" w:space="0" w:color="auto"/>
        <w:bottom w:val="none" w:sz="0" w:space="0" w:color="auto"/>
        <w:right w:val="none" w:sz="0" w:space="0" w:color="auto"/>
      </w:divBdr>
    </w:div>
    <w:div w:id="1557279813">
      <w:marLeft w:val="640"/>
      <w:marRight w:val="0"/>
      <w:marTop w:val="0"/>
      <w:marBottom w:val="0"/>
      <w:divBdr>
        <w:top w:val="none" w:sz="0" w:space="0" w:color="auto"/>
        <w:left w:val="none" w:sz="0" w:space="0" w:color="auto"/>
        <w:bottom w:val="none" w:sz="0" w:space="0" w:color="auto"/>
        <w:right w:val="none" w:sz="0" w:space="0" w:color="auto"/>
      </w:divBdr>
    </w:div>
    <w:div w:id="1557397758">
      <w:marLeft w:val="640"/>
      <w:marRight w:val="0"/>
      <w:marTop w:val="0"/>
      <w:marBottom w:val="0"/>
      <w:divBdr>
        <w:top w:val="none" w:sz="0" w:space="0" w:color="auto"/>
        <w:left w:val="none" w:sz="0" w:space="0" w:color="auto"/>
        <w:bottom w:val="none" w:sz="0" w:space="0" w:color="auto"/>
        <w:right w:val="none" w:sz="0" w:space="0" w:color="auto"/>
      </w:divBdr>
    </w:div>
    <w:div w:id="1557475107">
      <w:marLeft w:val="640"/>
      <w:marRight w:val="0"/>
      <w:marTop w:val="0"/>
      <w:marBottom w:val="0"/>
      <w:divBdr>
        <w:top w:val="none" w:sz="0" w:space="0" w:color="auto"/>
        <w:left w:val="none" w:sz="0" w:space="0" w:color="auto"/>
        <w:bottom w:val="none" w:sz="0" w:space="0" w:color="auto"/>
        <w:right w:val="none" w:sz="0" w:space="0" w:color="auto"/>
      </w:divBdr>
    </w:div>
    <w:div w:id="1557542965">
      <w:marLeft w:val="640"/>
      <w:marRight w:val="0"/>
      <w:marTop w:val="0"/>
      <w:marBottom w:val="0"/>
      <w:divBdr>
        <w:top w:val="none" w:sz="0" w:space="0" w:color="auto"/>
        <w:left w:val="none" w:sz="0" w:space="0" w:color="auto"/>
        <w:bottom w:val="none" w:sz="0" w:space="0" w:color="auto"/>
        <w:right w:val="none" w:sz="0" w:space="0" w:color="auto"/>
      </w:divBdr>
    </w:div>
    <w:div w:id="1557619926">
      <w:marLeft w:val="640"/>
      <w:marRight w:val="0"/>
      <w:marTop w:val="0"/>
      <w:marBottom w:val="0"/>
      <w:divBdr>
        <w:top w:val="none" w:sz="0" w:space="0" w:color="auto"/>
        <w:left w:val="none" w:sz="0" w:space="0" w:color="auto"/>
        <w:bottom w:val="none" w:sz="0" w:space="0" w:color="auto"/>
        <w:right w:val="none" w:sz="0" w:space="0" w:color="auto"/>
      </w:divBdr>
    </w:div>
    <w:div w:id="1557661129">
      <w:marLeft w:val="640"/>
      <w:marRight w:val="0"/>
      <w:marTop w:val="0"/>
      <w:marBottom w:val="0"/>
      <w:divBdr>
        <w:top w:val="none" w:sz="0" w:space="0" w:color="auto"/>
        <w:left w:val="none" w:sz="0" w:space="0" w:color="auto"/>
        <w:bottom w:val="none" w:sz="0" w:space="0" w:color="auto"/>
        <w:right w:val="none" w:sz="0" w:space="0" w:color="auto"/>
      </w:divBdr>
    </w:div>
    <w:div w:id="1557811411">
      <w:marLeft w:val="640"/>
      <w:marRight w:val="0"/>
      <w:marTop w:val="0"/>
      <w:marBottom w:val="0"/>
      <w:divBdr>
        <w:top w:val="none" w:sz="0" w:space="0" w:color="auto"/>
        <w:left w:val="none" w:sz="0" w:space="0" w:color="auto"/>
        <w:bottom w:val="none" w:sz="0" w:space="0" w:color="auto"/>
        <w:right w:val="none" w:sz="0" w:space="0" w:color="auto"/>
      </w:divBdr>
    </w:div>
    <w:div w:id="1557860641">
      <w:marLeft w:val="640"/>
      <w:marRight w:val="0"/>
      <w:marTop w:val="0"/>
      <w:marBottom w:val="0"/>
      <w:divBdr>
        <w:top w:val="none" w:sz="0" w:space="0" w:color="auto"/>
        <w:left w:val="none" w:sz="0" w:space="0" w:color="auto"/>
        <w:bottom w:val="none" w:sz="0" w:space="0" w:color="auto"/>
        <w:right w:val="none" w:sz="0" w:space="0" w:color="auto"/>
      </w:divBdr>
    </w:div>
    <w:div w:id="1557937622">
      <w:marLeft w:val="640"/>
      <w:marRight w:val="0"/>
      <w:marTop w:val="0"/>
      <w:marBottom w:val="0"/>
      <w:divBdr>
        <w:top w:val="none" w:sz="0" w:space="0" w:color="auto"/>
        <w:left w:val="none" w:sz="0" w:space="0" w:color="auto"/>
        <w:bottom w:val="none" w:sz="0" w:space="0" w:color="auto"/>
        <w:right w:val="none" w:sz="0" w:space="0" w:color="auto"/>
      </w:divBdr>
    </w:div>
    <w:div w:id="1558007997">
      <w:marLeft w:val="640"/>
      <w:marRight w:val="0"/>
      <w:marTop w:val="0"/>
      <w:marBottom w:val="0"/>
      <w:divBdr>
        <w:top w:val="none" w:sz="0" w:space="0" w:color="auto"/>
        <w:left w:val="none" w:sz="0" w:space="0" w:color="auto"/>
        <w:bottom w:val="none" w:sz="0" w:space="0" w:color="auto"/>
        <w:right w:val="none" w:sz="0" w:space="0" w:color="auto"/>
      </w:divBdr>
    </w:div>
    <w:div w:id="1558123697">
      <w:marLeft w:val="640"/>
      <w:marRight w:val="0"/>
      <w:marTop w:val="0"/>
      <w:marBottom w:val="0"/>
      <w:divBdr>
        <w:top w:val="none" w:sz="0" w:space="0" w:color="auto"/>
        <w:left w:val="none" w:sz="0" w:space="0" w:color="auto"/>
        <w:bottom w:val="none" w:sz="0" w:space="0" w:color="auto"/>
        <w:right w:val="none" w:sz="0" w:space="0" w:color="auto"/>
      </w:divBdr>
    </w:div>
    <w:div w:id="1558276341">
      <w:marLeft w:val="640"/>
      <w:marRight w:val="0"/>
      <w:marTop w:val="0"/>
      <w:marBottom w:val="0"/>
      <w:divBdr>
        <w:top w:val="none" w:sz="0" w:space="0" w:color="auto"/>
        <w:left w:val="none" w:sz="0" w:space="0" w:color="auto"/>
        <w:bottom w:val="none" w:sz="0" w:space="0" w:color="auto"/>
        <w:right w:val="none" w:sz="0" w:space="0" w:color="auto"/>
      </w:divBdr>
    </w:div>
    <w:div w:id="1558470697">
      <w:marLeft w:val="640"/>
      <w:marRight w:val="0"/>
      <w:marTop w:val="0"/>
      <w:marBottom w:val="0"/>
      <w:divBdr>
        <w:top w:val="none" w:sz="0" w:space="0" w:color="auto"/>
        <w:left w:val="none" w:sz="0" w:space="0" w:color="auto"/>
        <w:bottom w:val="none" w:sz="0" w:space="0" w:color="auto"/>
        <w:right w:val="none" w:sz="0" w:space="0" w:color="auto"/>
      </w:divBdr>
    </w:div>
    <w:div w:id="1558472201">
      <w:marLeft w:val="640"/>
      <w:marRight w:val="0"/>
      <w:marTop w:val="0"/>
      <w:marBottom w:val="0"/>
      <w:divBdr>
        <w:top w:val="none" w:sz="0" w:space="0" w:color="auto"/>
        <w:left w:val="none" w:sz="0" w:space="0" w:color="auto"/>
        <w:bottom w:val="none" w:sz="0" w:space="0" w:color="auto"/>
        <w:right w:val="none" w:sz="0" w:space="0" w:color="auto"/>
      </w:divBdr>
    </w:div>
    <w:div w:id="1558660705">
      <w:marLeft w:val="640"/>
      <w:marRight w:val="0"/>
      <w:marTop w:val="0"/>
      <w:marBottom w:val="0"/>
      <w:divBdr>
        <w:top w:val="none" w:sz="0" w:space="0" w:color="auto"/>
        <w:left w:val="none" w:sz="0" w:space="0" w:color="auto"/>
        <w:bottom w:val="none" w:sz="0" w:space="0" w:color="auto"/>
        <w:right w:val="none" w:sz="0" w:space="0" w:color="auto"/>
      </w:divBdr>
    </w:div>
    <w:div w:id="1558777854">
      <w:marLeft w:val="640"/>
      <w:marRight w:val="0"/>
      <w:marTop w:val="0"/>
      <w:marBottom w:val="0"/>
      <w:divBdr>
        <w:top w:val="none" w:sz="0" w:space="0" w:color="auto"/>
        <w:left w:val="none" w:sz="0" w:space="0" w:color="auto"/>
        <w:bottom w:val="none" w:sz="0" w:space="0" w:color="auto"/>
        <w:right w:val="none" w:sz="0" w:space="0" w:color="auto"/>
      </w:divBdr>
    </w:div>
    <w:div w:id="1558779080">
      <w:marLeft w:val="640"/>
      <w:marRight w:val="0"/>
      <w:marTop w:val="0"/>
      <w:marBottom w:val="0"/>
      <w:divBdr>
        <w:top w:val="none" w:sz="0" w:space="0" w:color="auto"/>
        <w:left w:val="none" w:sz="0" w:space="0" w:color="auto"/>
        <w:bottom w:val="none" w:sz="0" w:space="0" w:color="auto"/>
        <w:right w:val="none" w:sz="0" w:space="0" w:color="auto"/>
      </w:divBdr>
    </w:div>
    <w:div w:id="1558786724">
      <w:marLeft w:val="640"/>
      <w:marRight w:val="0"/>
      <w:marTop w:val="0"/>
      <w:marBottom w:val="0"/>
      <w:divBdr>
        <w:top w:val="none" w:sz="0" w:space="0" w:color="auto"/>
        <w:left w:val="none" w:sz="0" w:space="0" w:color="auto"/>
        <w:bottom w:val="none" w:sz="0" w:space="0" w:color="auto"/>
        <w:right w:val="none" w:sz="0" w:space="0" w:color="auto"/>
      </w:divBdr>
    </w:div>
    <w:div w:id="1558787039">
      <w:marLeft w:val="640"/>
      <w:marRight w:val="0"/>
      <w:marTop w:val="0"/>
      <w:marBottom w:val="0"/>
      <w:divBdr>
        <w:top w:val="none" w:sz="0" w:space="0" w:color="auto"/>
        <w:left w:val="none" w:sz="0" w:space="0" w:color="auto"/>
        <w:bottom w:val="none" w:sz="0" w:space="0" w:color="auto"/>
        <w:right w:val="none" w:sz="0" w:space="0" w:color="auto"/>
      </w:divBdr>
    </w:div>
    <w:div w:id="1558854187">
      <w:marLeft w:val="640"/>
      <w:marRight w:val="0"/>
      <w:marTop w:val="0"/>
      <w:marBottom w:val="0"/>
      <w:divBdr>
        <w:top w:val="none" w:sz="0" w:space="0" w:color="auto"/>
        <w:left w:val="none" w:sz="0" w:space="0" w:color="auto"/>
        <w:bottom w:val="none" w:sz="0" w:space="0" w:color="auto"/>
        <w:right w:val="none" w:sz="0" w:space="0" w:color="auto"/>
      </w:divBdr>
    </w:div>
    <w:div w:id="1558860592">
      <w:marLeft w:val="640"/>
      <w:marRight w:val="0"/>
      <w:marTop w:val="0"/>
      <w:marBottom w:val="0"/>
      <w:divBdr>
        <w:top w:val="none" w:sz="0" w:space="0" w:color="auto"/>
        <w:left w:val="none" w:sz="0" w:space="0" w:color="auto"/>
        <w:bottom w:val="none" w:sz="0" w:space="0" w:color="auto"/>
        <w:right w:val="none" w:sz="0" w:space="0" w:color="auto"/>
      </w:divBdr>
    </w:div>
    <w:div w:id="1558932820">
      <w:marLeft w:val="640"/>
      <w:marRight w:val="0"/>
      <w:marTop w:val="0"/>
      <w:marBottom w:val="0"/>
      <w:divBdr>
        <w:top w:val="none" w:sz="0" w:space="0" w:color="auto"/>
        <w:left w:val="none" w:sz="0" w:space="0" w:color="auto"/>
        <w:bottom w:val="none" w:sz="0" w:space="0" w:color="auto"/>
        <w:right w:val="none" w:sz="0" w:space="0" w:color="auto"/>
      </w:divBdr>
    </w:div>
    <w:div w:id="1558935193">
      <w:marLeft w:val="640"/>
      <w:marRight w:val="0"/>
      <w:marTop w:val="0"/>
      <w:marBottom w:val="0"/>
      <w:divBdr>
        <w:top w:val="none" w:sz="0" w:space="0" w:color="auto"/>
        <w:left w:val="none" w:sz="0" w:space="0" w:color="auto"/>
        <w:bottom w:val="none" w:sz="0" w:space="0" w:color="auto"/>
        <w:right w:val="none" w:sz="0" w:space="0" w:color="auto"/>
      </w:divBdr>
    </w:div>
    <w:div w:id="1558976633">
      <w:marLeft w:val="640"/>
      <w:marRight w:val="0"/>
      <w:marTop w:val="0"/>
      <w:marBottom w:val="0"/>
      <w:divBdr>
        <w:top w:val="none" w:sz="0" w:space="0" w:color="auto"/>
        <w:left w:val="none" w:sz="0" w:space="0" w:color="auto"/>
        <w:bottom w:val="none" w:sz="0" w:space="0" w:color="auto"/>
        <w:right w:val="none" w:sz="0" w:space="0" w:color="auto"/>
      </w:divBdr>
    </w:div>
    <w:div w:id="1559051834">
      <w:marLeft w:val="640"/>
      <w:marRight w:val="0"/>
      <w:marTop w:val="0"/>
      <w:marBottom w:val="0"/>
      <w:divBdr>
        <w:top w:val="none" w:sz="0" w:space="0" w:color="auto"/>
        <w:left w:val="none" w:sz="0" w:space="0" w:color="auto"/>
        <w:bottom w:val="none" w:sz="0" w:space="0" w:color="auto"/>
        <w:right w:val="none" w:sz="0" w:space="0" w:color="auto"/>
      </w:divBdr>
    </w:div>
    <w:div w:id="1559248857">
      <w:marLeft w:val="640"/>
      <w:marRight w:val="0"/>
      <w:marTop w:val="0"/>
      <w:marBottom w:val="0"/>
      <w:divBdr>
        <w:top w:val="none" w:sz="0" w:space="0" w:color="auto"/>
        <w:left w:val="none" w:sz="0" w:space="0" w:color="auto"/>
        <w:bottom w:val="none" w:sz="0" w:space="0" w:color="auto"/>
        <w:right w:val="none" w:sz="0" w:space="0" w:color="auto"/>
      </w:divBdr>
    </w:div>
    <w:div w:id="1559319977">
      <w:marLeft w:val="640"/>
      <w:marRight w:val="0"/>
      <w:marTop w:val="0"/>
      <w:marBottom w:val="0"/>
      <w:divBdr>
        <w:top w:val="none" w:sz="0" w:space="0" w:color="auto"/>
        <w:left w:val="none" w:sz="0" w:space="0" w:color="auto"/>
        <w:bottom w:val="none" w:sz="0" w:space="0" w:color="auto"/>
        <w:right w:val="none" w:sz="0" w:space="0" w:color="auto"/>
      </w:divBdr>
    </w:div>
    <w:div w:id="1559393820">
      <w:marLeft w:val="640"/>
      <w:marRight w:val="0"/>
      <w:marTop w:val="0"/>
      <w:marBottom w:val="0"/>
      <w:divBdr>
        <w:top w:val="none" w:sz="0" w:space="0" w:color="auto"/>
        <w:left w:val="none" w:sz="0" w:space="0" w:color="auto"/>
        <w:bottom w:val="none" w:sz="0" w:space="0" w:color="auto"/>
        <w:right w:val="none" w:sz="0" w:space="0" w:color="auto"/>
      </w:divBdr>
    </w:div>
    <w:div w:id="1559587225">
      <w:marLeft w:val="640"/>
      <w:marRight w:val="0"/>
      <w:marTop w:val="0"/>
      <w:marBottom w:val="0"/>
      <w:divBdr>
        <w:top w:val="none" w:sz="0" w:space="0" w:color="auto"/>
        <w:left w:val="none" w:sz="0" w:space="0" w:color="auto"/>
        <w:bottom w:val="none" w:sz="0" w:space="0" w:color="auto"/>
        <w:right w:val="none" w:sz="0" w:space="0" w:color="auto"/>
      </w:divBdr>
    </w:div>
    <w:div w:id="1559589848">
      <w:marLeft w:val="640"/>
      <w:marRight w:val="0"/>
      <w:marTop w:val="0"/>
      <w:marBottom w:val="0"/>
      <w:divBdr>
        <w:top w:val="none" w:sz="0" w:space="0" w:color="auto"/>
        <w:left w:val="none" w:sz="0" w:space="0" w:color="auto"/>
        <w:bottom w:val="none" w:sz="0" w:space="0" w:color="auto"/>
        <w:right w:val="none" w:sz="0" w:space="0" w:color="auto"/>
      </w:divBdr>
    </w:div>
    <w:div w:id="1559633956">
      <w:marLeft w:val="640"/>
      <w:marRight w:val="0"/>
      <w:marTop w:val="0"/>
      <w:marBottom w:val="0"/>
      <w:divBdr>
        <w:top w:val="none" w:sz="0" w:space="0" w:color="auto"/>
        <w:left w:val="none" w:sz="0" w:space="0" w:color="auto"/>
        <w:bottom w:val="none" w:sz="0" w:space="0" w:color="auto"/>
        <w:right w:val="none" w:sz="0" w:space="0" w:color="auto"/>
      </w:divBdr>
    </w:div>
    <w:div w:id="1559822532">
      <w:marLeft w:val="640"/>
      <w:marRight w:val="0"/>
      <w:marTop w:val="0"/>
      <w:marBottom w:val="0"/>
      <w:divBdr>
        <w:top w:val="none" w:sz="0" w:space="0" w:color="auto"/>
        <w:left w:val="none" w:sz="0" w:space="0" w:color="auto"/>
        <w:bottom w:val="none" w:sz="0" w:space="0" w:color="auto"/>
        <w:right w:val="none" w:sz="0" w:space="0" w:color="auto"/>
      </w:divBdr>
    </w:div>
    <w:div w:id="1559853303">
      <w:marLeft w:val="640"/>
      <w:marRight w:val="0"/>
      <w:marTop w:val="0"/>
      <w:marBottom w:val="0"/>
      <w:divBdr>
        <w:top w:val="none" w:sz="0" w:space="0" w:color="auto"/>
        <w:left w:val="none" w:sz="0" w:space="0" w:color="auto"/>
        <w:bottom w:val="none" w:sz="0" w:space="0" w:color="auto"/>
        <w:right w:val="none" w:sz="0" w:space="0" w:color="auto"/>
      </w:divBdr>
    </w:div>
    <w:div w:id="1559895034">
      <w:marLeft w:val="640"/>
      <w:marRight w:val="0"/>
      <w:marTop w:val="0"/>
      <w:marBottom w:val="0"/>
      <w:divBdr>
        <w:top w:val="none" w:sz="0" w:space="0" w:color="auto"/>
        <w:left w:val="none" w:sz="0" w:space="0" w:color="auto"/>
        <w:bottom w:val="none" w:sz="0" w:space="0" w:color="auto"/>
        <w:right w:val="none" w:sz="0" w:space="0" w:color="auto"/>
      </w:divBdr>
    </w:div>
    <w:div w:id="1559898478">
      <w:marLeft w:val="640"/>
      <w:marRight w:val="0"/>
      <w:marTop w:val="0"/>
      <w:marBottom w:val="0"/>
      <w:divBdr>
        <w:top w:val="none" w:sz="0" w:space="0" w:color="auto"/>
        <w:left w:val="none" w:sz="0" w:space="0" w:color="auto"/>
        <w:bottom w:val="none" w:sz="0" w:space="0" w:color="auto"/>
        <w:right w:val="none" w:sz="0" w:space="0" w:color="auto"/>
      </w:divBdr>
    </w:div>
    <w:div w:id="1559971869">
      <w:marLeft w:val="640"/>
      <w:marRight w:val="0"/>
      <w:marTop w:val="0"/>
      <w:marBottom w:val="0"/>
      <w:divBdr>
        <w:top w:val="none" w:sz="0" w:space="0" w:color="auto"/>
        <w:left w:val="none" w:sz="0" w:space="0" w:color="auto"/>
        <w:bottom w:val="none" w:sz="0" w:space="0" w:color="auto"/>
        <w:right w:val="none" w:sz="0" w:space="0" w:color="auto"/>
      </w:divBdr>
    </w:div>
    <w:div w:id="1559976241">
      <w:marLeft w:val="640"/>
      <w:marRight w:val="0"/>
      <w:marTop w:val="0"/>
      <w:marBottom w:val="0"/>
      <w:divBdr>
        <w:top w:val="none" w:sz="0" w:space="0" w:color="auto"/>
        <w:left w:val="none" w:sz="0" w:space="0" w:color="auto"/>
        <w:bottom w:val="none" w:sz="0" w:space="0" w:color="auto"/>
        <w:right w:val="none" w:sz="0" w:space="0" w:color="auto"/>
      </w:divBdr>
    </w:div>
    <w:div w:id="1560020577">
      <w:marLeft w:val="640"/>
      <w:marRight w:val="0"/>
      <w:marTop w:val="0"/>
      <w:marBottom w:val="0"/>
      <w:divBdr>
        <w:top w:val="none" w:sz="0" w:space="0" w:color="auto"/>
        <w:left w:val="none" w:sz="0" w:space="0" w:color="auto"/>
        <w:bottom w:val="none" w:sz="0" w:space="0" w:color="auto"/>
        <w:right w:val="none" w:sz="0" w:space="0" w:color="auto"/>
      </w:divBdr>
    </w:div>
    <w:div w:id="1560049715">
      <w:marLeft w:val="640"/>
      <w:marRight w:val="0"/>
      <w:marTop w:val="0"/>
      <w:marBottom w:val="0"/>
      <w:divBdr>
        <w:top w:val="none" w:sz="0" w:space="0" w:color="auto"/>
        <w:left w:val="none" w:sz="0" w:space="0" w:color="auto"/>
        <w:bottom w:val="none" w:sz="0" w:space="0" w:color="auto"/>
        <w:right w:val="none" w:sz="0" w:space="0" w:color="auto"/>
      </w:divBdr>
    </w:div>
    <w:div w:id="1560096114">
      <w:marLeft w:val="640"/>
      <w:marRight w:val="0"/>
      <w:marTop w:val="0"/>
      <w:marBottom w:val="0"/>
      <w:divBdr>
        <w:top w:val="none" w:sz="0" w:space="0" w:color="auto"/>
        <w:left w:val="none" w:sz="0" w:space="0" w:color="auto"/>
        <w:bottom w:val="none" w:sz="0" w:space="0" w:color="auto"/>
        <w:right w:val="none" w:sz="0" w:space="0" w:color="auto"/>
      </w:divBdr>
    </w:div>
    <w:div w:id="1560168580">
      <w:marLeft w:val="480"/>
      <w:marRight w:val="0"/>
      <w:marTop w:val="0"/>
      <w:marBottom w:val="0"/>
      <w:divBdr>
        <w:top w:val="none" w:sz="0" w:space="0" w:color="auto"/>
        <w:left w:val="none" w:sz="0" w:space="0" w:color="auto"/>
        <w:bottom w:val="none" w:sz="0" w:space="0" w:color="auto"/>
        <w:right w:val="none" w:sz="0" w:space="0" w:color="auto"/>
      </w:divBdr>
    </w:div>
    <w:div w:id="1560286967">
      <w:marLeft w:val="640"/>
      <w:marRight w:val="0"/>
      <w:marTop w:val="0"/>
      <w:marBottom w:val="0"/>
      <w:divBdr>
        <w:top w:val="none" w:sz="0" w:space="0" w:color="auto"/>
        <w:left w:val="none" w:sz="0" w:space="0" w:color="auto"/>
        <w:bottom w:val="none" w:sz="0" w:space="0" w:color="auto"/>
        <w:right w:val="none" w:sz="0" w:space="0" w:color="auto"/>
      </w:divBdr>
    </w:div>
    <w:div w:id="1560431995">
      <w:marLeft w:val="640"/>
      <w:marRight w:val="0"/>
      <w:marTop w:val="0"/>
      <w:marBottom w:val="0"/>
      <w:divBdr>
        <w:top w:val="none" w:sz="0" w:space="0" w:color="auto"/>
        <w:left w:val="none" w:sz="0" w:space="0" w:color="auto"/>
        <w:bottom w:val="none" w:sz="0" w:space="0" w:color="auto"/>
        <w:right w:val="none" w:sz="0" w:space="0" w:color="auto"/>
      </w:divBdr>
    </w:div>
    <w:div w:id="1560479370">
      <w:marLeft w:val="640"/>
      <w:marRight w:val="0"/>
      <w:marTop w:val="0"/>
      <w:marBottom w:val="0"/>
      <w:divBdr>
        <w:top w:val="none" w:sz="0" w:space="0" w:color="auto"/>
        <w:left w:val="none" w:sz="0" w:space="0" w:color="auto"/>
        <w:bottom w:val="none" w:sz="0" w:space="0" w:color="auto"/>
        <w:right w:val="none" w:sz="0" w:space="0" w:color="auto"/>
      </w:divBdr>
    </w:div>
    <w:div w:id="1560483763">
      <w:marLeft w:val="640"/>
      <w:marRight w:val="0"/>
      <w:marTop w:val="0"/>
      <w:marBottom w:val="0"/>
      <w:divBdr>
        <w:top w:val="none" w:sz="0" w:space="0" w:color="auto"/>
        <w:left w:val="none" w:sz="0" w:space="0" w:color="auto"/>
        <w:bottom w:val="none" w:sz="0" w:space="0" w:color="auto"/>
        <w:right w:val="none" w:sz="0" w:space="0" w:color="auto"/>
      </w:divBdr>
    </w:div>
    <w:div w:id="1560628953">
      <w:marLeft w:val="640"/>
      <w:marRight w:val="0"/>
      <w:marTop w:val="0"/>
      <w:marBottom w:val="0"/>
      <w:divBdr>
        <w:top w:val="none" w:sz="0" w:space="0" w:color="auto"/>
        <w:left w:val="none" w:sz="0" w:space="0" w:color="auto"/>
        <w:bottom w:val="none" w:sz="0" w:space="0" w:color="auto"/>
        <w:right w:val="none" w:sz="0" w:space="0" w:color="auto"/>
      </w:divBdr>
    </w:div>
    <w:div w:id="1560633733">
      <w:marLeft w:val="640"/>
      <w:marRight w:val="0"/>
      <w:marTop w:val="0"/>
      <w:marBottom w:val="0"/>
      <w:divBdr>
        <w:top w:val="none" w:sz="0" w:space="0" w:color="auto"/>
        <w:left w:val="none" w:sz="0" w:space="0" w:color="auto"/>
        <w:bottom w:val="none" w:sz="0" w:space="0" w:color="auto"/>
        <w:right w:val="none" w:sz="0" w:space="0" w:color="auto"/>
      </w:divBdr>
    </w:div>
    <w:div w:id="1560705343">
      <w:marLeft w:val="640"/>
      <w:marRight w:val="0"/>
      <w:marTop w:val="0"/>
      <w:marBottom w:val="0"/>
      <w:divBdr>
        <w:top w:val="none" w:sz="0" w:space="0" w:color="auto"/>
        <w:left w:val="none" w:sz="0" w:space="0" w:color="auto"/>
        <w:bottom w:val="none" w:sz="0" w:space="0" w:color="auto"/>
        <w:right w:val="none" w:sz="0" w:space="0" w:color="auto"/>
      </w:divBdr>
    </w:div>
    <w:div w:id="1560751554">
      <w:marLeft w:val="640"/>
      <w:marRight w:val="0"/>
      <w:marTop w:val="0"/>
      <w:marBottom w:val="0"/>
      <w:divBdr>
        <w:top w:val="none" w:sz="0" w:space="0" w:color="auto"/>
        <w:left w:val="none" w:sz="0" w:space="0" w:color="auto"/>
        <w:bottom w:val="none" w:sz="0" w:space="0" w:color="auto"/>
        <w:right w:val="none" w:sz="0" w:space="0" w:color="auto"/>
      </w:divBdr>
    </w:div>
    <w:div w:id="1560751650">
      <w:marLeft w:val="640"/>
      <w:marRight w:val="0"/>
      <w:marTop w:val="0"/>
      <w:marBottom w:val="0"/>
      <w:divBdr>
        <w:top w:val="none" w:sz="0" w:space="0" w:color="auto"/>
        <w:left w:val="none" w:sz="0" w:space="0" w:color="auto"/>
        <w:bottom w:val="none" w:sz="0" w:space="0" w:color="auto"/>
        <w:right w:val="none" w:sz="0" w:space="0" w:color="auto"/>
      </w:divBdr>
    </w:div>
    <w:div w:id="1560893995">
      <w:marLeft w:val="640"/>
      <w:marRight w:val="0"/>
      <w:marTop w:val="0"/>
      <w:marBottom w:val="0"/>
      <w:divBdr>
        <w:top w:val="none" w:sz="0" w:space="0" w:color="auto"/>
        <w:left w:val="none" w:sz="0" w:space="0" w:color="auto"/>
        <w:bottom w:val="none" w:sz="0" w:space="0" w:color="auto"/>
        <w:right w:val="none" w:sz="0" w:space="0" w:color="auto"/>
      </w:divBdr>
    </w:div>
    <w:div w:id="1560940250">
      <w:marLeft w:val="640"/>
      <w:marRight w:val="0"/>
      <w:marTop w:val="0"/>
      <w:marBottom w:val="0"/>
      <w:divBdr>
        <w:top w:val="none" w:sz="0" w:space="0" w:color="auto"/>
        <w:left w:val="none" w:sz="0" w:space="0" w:color="auto"/>
        <w:bottom w:val="none" w:sz="0" w:space="0" w:color="auto"/>
        <w:right w:val="none" w:sz="0" w:space="0" w:color="auto"/>
      </w:divBdr>
    </w:div>
    <w:div w:id="1560945034">
      <w:marLeft w:val="640"/>
      <w:marRight w:val="0"/>
      <w:marTop w:val="0"/>
      <w:marBottom w:val="0"/>
      <w:divBdr>
        <w:top w:val="none" w:sz="0" w:space="0" w:color="auto"/>
        <w:left w:val="none" w:sz="0" w:space="0" w:color="auto"/>
        <w:bottom w:val="none" w:sz="0" w:space="0" w:color="auto"/>
        <w:right w:val="none" w:sz="0" w:space="0" w:color="auto"/>
      </w:divBdr>
    </w:div>
    <w:div w:id="1561020965">
      <w:marLeft w:val="640"/>
      <w:marRight w:val="0"/>
      <w:marTop w:val="0"/>
      <w:marBottom w:val="0"/>
      <w:divBdr>
        <w:top w:val="none" w:sz="0" w:space="0" w:color="auto"/>
        <w:left w:val="none" w:sz="0" w:space="0" w:color="auto"/>
        <w:bottom w:val="none" w:sz="0" w:space="0" w:color="auto"/>
        <w:right w:val="none" w:sz="0" w:space="0" w:color="auto"/>
      </w:divBdr>
    </w:div>
    <w:div w:id="1561088635">
      <w:marLeft w:val="640"/>
      <w:marRight w:val="0"/>
      <w:marTop w:val="0"/>
      <w:marBottom w:val="0"/>
      <w:divBdr>
        <w:top w:val="none" w:sz="0" w:space="0" w:color="auto"/>
        <w:left w:val="none" w:sz="0" w:space="0" w:color="auto"/>
        <w:bottom w:val="none" w:sz="0" w:space="0" w:color="auto"/>
        <w:right w:val="none" w:sz="0" w:space="0" w:color="auto"/>
      </w:divBdr>
    </w:div>
    <w:div w:id="1561164230">
      <w:marLeft w:val="640"/>
      <w:marRight w:val="0"/>
      <w:marTop w:val="0"/>
      <w:marBottom w:val="0"/>
      <w:divBdr>
        <w:top w:val="none" w:sz="0" w:space="0" w:color="auto"/>
        <w:left w:val="none" w:sz="0" w:space="0" w:color="auto"/>
        <w:bottom w:val="none" w:sz="0" w:space="0" w:color="auto"/>
        <w:right w:val="none" w:sz="0" w:space="0" w:color="auto"/>
      </w:divBdr>
    </w:div>
    <w:div w:id="1561208328">
      <w:marLeft w:val="640"/>
      <w:marRight w:val="0"/>
      <w:marTop w:val="0"/>
      <w:marBottom w:val="0"/>
      <w:divBdr>
        <w:top w:val="none" w:sz="0" w:space="0" w:color="auto"/>
        <w:left w:val="none" w:sz="0" w:space="0" w:color="auto"/>
        <w:bottom w:val="none" w:sz="0" w:space="0" w:color="auto"/>
        <w:right w:val="none" w:sz="0" w:space="0" w:color="auto"/>
      </w:divBdr>
    </w:div>
    <w:div w:id="1561287342">
      <w:marLeft w:val="640"/>
      <w:marRight w:val="0"/>
      <w:marTop w:val="0"/>
      <w:marBottom w:val="0"/>
      <w:divBdr>
        <w:top w:val="none" w:sz="0" w:space="0" w:color="auto"/>
        <w:left w:val="none" w:sz="0" w:space="0" w:color="auto"/>
        <w:bottom w:val="none" w:sz="0" w:space="0" w:color="auto"/>
        <w:right w:val="none" w:sz="0" w:space="0" w:color="auto"/>
      </w:divBdr>
    </w:div>
    <w:div w:id="1561360430">
      <w:marLeft w:val="640"/>
      <w:marRight w:val="0"/>
      <w:marTop w:val="0"/>
      <w:marBottom w:val="0"/>
      <w:divBdr>
        <w:top w:val="none" w:sz="0" w:space="0" w:color="auto"/>
        <w:left w:val="none" w:sz="0" w:space="0" w:color="auto"/>
        <w:bottom w:val="none" w:sz="0" w:space="0" w:color="auto"/>
        <w:right w:val="none" w:sz="0" w:space="0" w:color="auto"/>
      </w:divBdr>
    </w:div>
    <w:div w:id="1561398692">
      <w:marLeft w:val="640"/>
      <w:marRight w:val="0"/>
      <w:marTop w:val="0"/>
      <w:marBottom w:val="0"/>
      <w:divBdr>
        <w:top w:val="none" w:sz="0" w:space="0" w:color="auto"/>
        <w:left w:val="none" w:sz="0" w:space="0" w:color="auto"/>
        <w:bottom w:val="none" w:sz="0" w:space="0" w:color="auto"/>
        <w:right w:val="none" w:sz="0" w:space="0" w:color="auto"/>
      </w:divBdr>
    </w:div>
    <w:div w:id="1561404556">
      <w:marLeft w:val="640"/>
      <w:marRight w:val="0"/>
      <w:marTop w:val="0"/>
      <w:marBottom w:val="0"/>
      <w:divBdr>
        <w:top w:val="none" w:sz="0" w:space="0" w:color="auto"/>
        <w:left w:val="none" w:sz="0" w:space="0" w:color="auto"/>
        <w:bottom w:val="none" w:sz="0" w:space="0" w:color="auto"/>
        <w:right w:val="none" w:sz="0" w:space="0" w:color="auto"/>
      </w:divBdr>
    </w:div>
    <w:div w:id="1561408100">
      <w:marLeft w:val="640"/>
      <w:marRight w:val="0"/>
      <w:marTop w:val="0"/>
      <w:marBottom w:val="0"/>
      <w:divBdr>
        <w:top w:val="none" w:sz="0" w:space="0" w:color="auto"/>
        <w:left w:val="none" w:sz="0" w:space="0" w:color="auto"/>
        <w:bottom w:val="none" w:sz="0" w:space="0" w:color="auto"/>
        <w:right w:val="none" w:sz="0" w:space="0" w:color="auto"/>
      </w:divBdr>
    </w:div>
    <w:div w:id="1561549768">
      <w:marLeft w:val="640"/>
      <w:marRight w:val="0"/>
      <w:marTop w:val="0"/>
      <w:marBottom w:val="0"/>
      <w:divBdr>
        <w:top w:val="none" w:sz="0" w:space="0" w:color="auto"/>
        <w:left w:val="none" w:sz="0" w:space="0" w:color="auto"/>
        <w:bottom w:val="none" w:sz="0" w:space="0" w:color="auto"/>
        <w:right w:val="none" w:sz="0" w:space="0" w:color="auto"/>
      </w:divBdr>
    </w:div>
    <w:div w:id="1561549858">
      <w:marLeft w:val="640"/>
      <w:marRight w:val="0"/>
      <w:marTop w:val="0"/>
      <w:marBottom w:val="0"/>
      <w:divBdr>
        <w:top w:val="none" w:sz="0" w:space="0" w:color="auto"/>
        <w:left w:val="none" w:sz="0" w:space="0" w:color="auto"/>
        <w:bottom w:val="none" w:sz="0" w:space="0" w:color="auto"/>
        <w:right w:val="none" w:sz="0" w:space="0" w:color="auto"/>
      </w:divBdr>
    </w:div>
    <w:div w:id="1561551010">
      <w:marLeft w:val="640"/>
      <w:marRight w:val="0"/>
      <w:marTop w:val="0"/>
      <w:marBottom w:val="0"/>
      <w:divBdr>
        <w:top w:val="none" w:sz="0" w:space="0" w:color="auto"/>
        <w:left w:val="none" w:sz="0" w:space="0" w:color="auto"/>
        <w:bottom w:val="none" w:sz="0" w:space="0" w:color="auto"/>
        <w:right w:val="none" w:sz="0" w:space="0" w:color="auto"/>
      </w:divBdr>
    </w:div>
    <w:div w:id="1561596898">
      <w:marLeft w:val="640"/>
      <w:marRight w:val="0"/>
      <w:marTop w:val="0"/>
      <w:marBottom w:val="0"/>
      <w:divBdr>
        <w:top w:val="none" w:sz="0" w:space="0" w:color="auto"/>
        <w:left w:val="none" w:sz="0" w:space="0" w:color="auto"/>
        <w:bottom w:val="none" w:sz="0" w:space="0" w:color="auto"/>
        <w:right w:val="none" w:sz="0" w:space="0" w:color="auto"/>
      </w:divBdr>
    </w:div>
    <w:div w:id="1561668267">
      <w:marLeft w:val="640"/>
      <w:marRight w:val="0"/>
      <w:marTop w:val="0"/>
      <w:marBottom w:val="0"/>
      <w:divBdr>
        <w:top w:val="none" w:sz="0" w:space="0" w:color="auto"/>
        <w:left w:val="none" w:sz="0" w:space="0" w:color="auto"/>
        <w:bottom w:val="none" w:sz="0" w:space="0" w:color="auto"/>
        <w:right w:val="none" w:sz="0" w:space="0" w:color="auto"/>
      </w:divBdr>
    </w:div>
    <w:div w:id="1561672185">
      <w:marLeft w:val="640"/>
      <w:marRight w:val="0"/>
      <w:marTop w:val="0"/>
      <w:marBottom w:val="0"/>
      <w:divBdr>
        <w:top w:val="none" w:sz="0" w:space="0" w:color="auto"/>
        <w:left w:val="none" w:sz="0" w:space="0" w:color="auto"/>
        <w:bottom w:val="none" w:sz="0" w:space="0" w:color="auto"/>
        <w:right w:val="none" w:sz="0" w:space="0" w:color="auto"/>
      </w:divBdr>
    </w:div>
    <w:div w:id="1561747554">
      <w:marLeft w:val="640"/>
      <w:marRight w:val="0"/>
      <w:marTop w:val="0"/>
      <w:marBottom w:val="0"/>
      <w:divBdr>
        <w:top w:val="none" w:sz="0" w:space="0" w:color="auto"/>
        <w:left w:val="none" w:sz="0" w:space="0" w:color="auto"/>
        <w:bottom w:val="none" w:sz="0" w:space="0" w:color="auto"/>
        <w:right w:val="none" w:sz="0" w:space="0" w:color="auto"/>
      </w:divBdr>
    </w:div>
    <w:div w:id="1561748304">
      <w:marLeft w:val="640"/>
      <w:marRight w:val="0"/>
      <w:marTop w:val="0"/>
      <w:marBottom w:val="0"/>
      <w:divBdr>
        <w:top w:val="none" w:sz="0" w:space="0" w:color="auto"/>
        <w:left w:val="none" w:sz="0" w:space="0" w:color="auto"/>
        <w:bottom w:val="none" w:sz="0" w:space="0" w:color="auto"/>
        <w:right w:val="none" w:sz="0" w:space="0" w:color="auto"/>
      </w:divBdr>
    </w:div>
    <w:div w:id="1561869865">
      <w:marLeft w:val="640"/>
      <w:marRight w:val="0"/>
      <w:marTop w:val="0"/>
      <w:marBottom w:val="0"/>
      <w:divBdr>
        <w:top w:val="none" w:sz="0" w:space="0" w:color="auto"/>
        <w:left w:val="none" w:sz="0" w:space="0" w:color="auto"/>
        <w:bottom w:val="none" w:sz="0" w:space="0" w:color="auto"/>
        <w:right w:val="none" w:sz="0" w:space="0" w:color="auto"/>
      </w:divBdr>
    </w:div>
    <w:div w:id="1561944564">
      <w:marLeft w:val="640"/>
      <w:marRight w:val="0"/>
      <w:marTop w:val="0"/>
      <w:marBottom w:val="0"/>
      <w:divBdr>
        <w:top w:val="none" w:sz="0" w:space="0" w:color="auto"/>
        <w:left w:val="none" w:sz="0" w:space="0" w:color="auto"/>
        <w:bottom w:val="none" w:sz="0" w:space="0" w:color="auto"/>
        <w:right w:val="none" w:sz="0" w:space="0" w:color="auto"/>
      </w:divBdr>
    </w:div>
    <w:div w:id="1562016956">
      <w:marLeft w:val="640"/>
      <w:marRight w:val="0"/>
      <w:marTop w:val="0"/>
      <w:marBottom w:val="0"/>
      <w:divBdr>
        <w:top w:val="none" w:sz="0" w:space="0" w:color="auto"/>
        <w:left w:val="none" w:sz="0" w:space="0" w:color="auto"/>
        <w:bottom w:val="none" w:sz="0" w:space="0" w:color="auto"/>
        <w:right w:val="none" w:sz="0" w:space="0" w:color="auto"/>
      </w:divBdr>
    </w:div>
    <w:div w:id="1562061253">
      <w:marLeft w:val="640"/>
      <w:marRight w:val="0"/>
      <w:marTop w:val="0"/>
      <w:marBottom w:val="0"/>
      <w:divBdr>
        <w:top w:val="none" w:sz="0" w:space="0" w:color="auto"/>
        <w:left w:val="none" w:sz="0" w:space="0" w:color="auto"/>
        <w:bottom w:val="none" w:sz="0" w:space="0" w:color="auto"/>
        <w:right w:val="none" w:sz="0" w:space="0" w:color="auto"/>
      </w:divBdr>
    </w:div>
    <w:div w:id="1562252335">
      <w:marLeft w:val="640"/>
      <w:marRight w:val="0"/>
      <w:marTop w:val="0"/>
      <w:marBottom w:val="0"/>
      <w:divBdr>
        <w:top w:val="none" w:sz="0" w:space="0" w:color="auto"/>
        <w:left w:val="none" w:sz="0" w:space="0" w:color="auto"/>
        <w:bottom w:val="none" w:sz="0" w:space="0" w:color="auto"/>
        <w:right w:val="none" w:sz="0" w:space="0" w:color="auto"/>
      </w:divBdr>
    </w:div>
    <w:div w:id="1562325641">
      <w:marLeft w:val="640"/>
      <w:marRight w:val="0"/>
      <w:marTop w:val="0"/>
      <w:marBottom w:val="0"/>
      <w:divBdr>
        <w:top w:val="none" w:sz="0" w:space="0" w:color="auto"/>
        <w:left w:val="none" w:sz="0" w:space="0" w:color="auto"/>
        <w:bottom w:val="none" w:sz="0" w:space="0" w:color="auto"/>
        <w:right w:val="none" w:sz="0" w:space="0" w:color="auto"/>
      </w:divBdr>
    </w:div>
    <w:div w:id="1562330467">
      <w:marLeft w:val="640"/>
      <w:marRight w:val="0"/>
      <w:marTop w:val="0"/>
      <w:marBottom w:val="0"/>
      <w:divBdr>
        <w:top w:val="none" w:sz="0" w:space="0" w:color="auto"/>
        <w:left w:val="none" w:sz="0" w:space="0" w:color="auto"/>
        <w:bottom w:val="none" w:sz="0" w:space="0" w:color="auto"/>
        <w:right w:val="none" w:sz="0" w:space="0" w:color="auto"/>
      </w:divBdr>
    </w:div>
    <w:div w:id="1562474610">
      <w:marLeft w:val="640"/>
      <w:marRight w:val="0"/>
      <w:marTop w:val="0"/>
      <w:marBottom w:val="0"/>
      <w:divBdr>
        <w:top w:val="none" w:sz="0" w:space="0" w:color="auto"/>
        <w:left w:val="none" w:sz="0" w:space="0" w:color="auto"/>
        <w:bottom w:val="none" w:sz="0" w:space="0" w:color="auto"/>
        <w:right w:val="none" w:sz="0" w:space="0" w:color="auto"/>
      </w:divBdr>
    </w:div>
    <w:div w:id="1562596409">
      <w:marLeft w:val="640"/>
      <w:marRight w:val="0"/>
      <w:marTop w:val="0"/>
      <w:marBottom w:val="0"/>
      <w:divBdr>
        <w:top w:val="none" w:sz="0" w:space="0" w:color="auto"/>
        <w:left w:val="none" w:sz="0" w:space="0" w:color="auto"/>
        <w:bottom w:val="none" w:sz="0" w:space="0" w:color="auto"/>
        <w:right w:val="none" w:sz="0" w:space="0" w:color="auto"/>
      </w:divBdr>
    </w:div>
    <w:div w:id="1562787383">
      <w:marLeft w:val="640"/>
      <w:marRight w:val="0"/>
      <w:marTop w:val="0"/>
      <w:marBottom w:val="0"/>
      <w:divBdr>
        <w:top w:val="none" w:sz="0" w:space="0" w:color="auto"/>
        <w:left w:val="none" w:sz="0" w:space="0" w:color="auto"/>
        <w:bottom w:val="none" w:sz="0" w:space="0" w:color="auto"/>
        <w:right w:val="none" w:sz="0" w:space="0" w:color="auto"/>
      </w:divBdr>
    </w:div>
    <w:div w:id="1562860412">
      <w:marLeft w:val="640"/>
      <w:marRight w:val="0"/>
      <w:marTop w:val="0"/>
      <w:marBottom w:val="0"/>
      <w:divBdr>
        <w:top w:val="none" w:sz="0" w:space="0" w:color="auto"/>
        <w:left w:val="none" w:sz="0" w:space="0" w:color="auto"/>
        <w:bottom w:val="none" w:sz="0" w:space="0" w:color="auto"/>
        <w:right w:val="none" w:sz="0" w:space="0" w:color="auto"/>
      </w:divBdr>
    </w:div>
    <w:div w:id="1562863011">
      <w:marLeft w:val="640"/>
      <w:marRight w:val="0"/>
      <w:marTop w:val="0"/>
      <w:marBottom w:val="0"/>
      <w:divBdr>
        <w:top w:val="none" w:sz="0" w:space="0" w:color="auto"/>
        <w:left w:val="none" w:sz="0" w:space="0" w:color="auto"/>
        <w:bottom w:val="none" w:sz="0" w:space="0" w:color="auto"/>
        <w:right w:val="none" w:sz="0" w:space="0" w:color="auto"/>
      </w:divBdr>
    </w:div>
    <w:div w:id="1562863733">
      <w:marLeft w:val="640"/>
      <w:marRight w:val="0"/>
      <w:marTop w:val="0"/>
      <w:marBottom w:val="0"/>
      <w:divBdr>
        <w:top w:val="none" w:sz="0" w:space="0" w:color="auto"/>
        <w:left w:val="none" w:sz="0" w:space="0" w:color="auto"/>
        <w:bottom w:val="none" w:sz="0" w:space="0" w:color="auto"/>
        <w:right w:val="none" w:sz="0" w:space="0" w:color="auto"/>
      </w:divBdr>
    </w:div>
    <w:div w:id="1562903139">
      <w:marLeft w:val="640"/>
      <w:marRight w:val="0"/>
      <w:marTop w:val="0"/>
      <w:marBottom w:val="0"/>
      <w:divBdr>
        <w:top w:val="none" w:sz="0" w:space="0" w:color="auto"/>
        <w:left w:val="none" w:sz="0" w:space="0" w:color="auto"/>
        <w:bottom w:val="none" w:sz="0" w:space="0" w:color="auto"/>
        <w:right w:val="none" w:sz="0" w:space="0" w:color="auto"/>
      </w:divBdr>
    </w:div>
    <w:div w:id="1562980413">
      <w:marLeft w:val="640"/>
      <w:marRight w:val="0"/>
      <w:marTop w:val="0"/>
      <w:marBottom w:val="0"/>
      <w:divBdr>
        <w:top w:val="none" w:sz="0" w:space="0" w:color="auto"/>
        <w:left w:val="none" w:sz="0" w:space="0" w:color="auto"/>
        <w:bottom w:val="none" w:sz="0" w:space="0" w:color="auto"/>
        <w:right w:val="none" w:sz="0" w:space="0" w:color="auto"/>
      </w:divBdr>
    </w:div>
    <w:div w:id="1563058594">
      <w:marLeft w:val="640"/>
      <w:marRight w:val="0"/>
      <w:marTop w:val="0"/>
      <w:marBottom w:val="0"/>
      <w:divBdr>
        <w:top w:val="none" w:sz="0" w:space="0" w:color="auto"/>
        <w:left w:val="none" w:sz="0" w:space="0" w:color="auto"/>
        <w:bottom w:val="none" w:sz="0" w:space="0" w:color="auto"/>
        <w:right w:val="none" w:sz="0" w:space="0" w:color="auto"/>
      </w:divBdr>
    </w:div>
    <w:div w:id="1563061262">
      <w:marLeft w:val="640"/>
      <w:marRight w:val="0"/>
      <w:marTop w:val="0"/>
      <w:marBottom w:val="0"/>
      <w:divBdr>
        <w:top w:val="none" w:sz="0" w:space="0" w:color="auto"/>
        <w:left w:val="none" w:sz="0" w:space="0" w:color="auto"/>
        <w:bottom w:val="none" w:sz="0" w:space="0" w:color="auto"/>
        <w:right w:val="none" w:sz="0" w:space="0" w:color="auto"/>
      </w:divBdr>
    </w:div>
    <w:div w:id="1563129307">
      <w:marLeft w:val="640"/>
      <w:marRight w:val="0"/>
      <w:marTop w:val="0"/>
      <w:marBottom w:val="0"/>
      <w:divBdr>
        <w:top w:val="none" w:sz="0" w:space="0" w:color="auto"/>
        <w:left w:val="none" w:sz="0" w:space="0" w:color="auto"/>
        <w:bottom w:val="none" w:sz="0" w:space="0" w:color="auto"/>
        <w:right w:val="none" w:sz="0" w:space="0" w:color="auto"/>
      </w:divBdr>
    </w:div>
    <w:div w:id="1563327661">
      <w:marLeft w:val="640"/>
      <w:marRight w:val="0"/>
      <w:marTop w:val="0"/>
      <w:marBottom w:val="0"/>
      <w:divBdr>
        <w:top w:val="none" w:sz="0" w:space="0" w:color="auto"/>
        <w:left w:val="none" w:sz="0" w:space="0" w:color="auto"/>
        <w:bottom w:val="none" w:sz="0" w:space="0" w:color="auto"/>
        <w:right w:val="none" w:sz="0" w:space="0" w:color="auto"/>
      </w:divBdr>
    </w:div>
    <w:div w:id="1563328409">
      <w:marLeft w:val="640"/>
      <w:marRight w:val="0"/>
      <w:marTop w:val="0"/>
      <w:marBottom w:val="0"/>
      <w:divBdr>
        <w:top w:val="none" w:sz="0" w:space="0" w:color="auto"/>
        <w:left w:val="none" w:sz="0" w:space="0" w:color="auto"/>
        <w:bottom w:val="none" w:sz="0" w:space="0" w:color="auto"/>
        <w:right w:val="none" w:sz="0" w:space="0" w:color="auto"/>
      </w:divBdr>
    </w:div>
    <w:div w:id="1563444311">
      <w:marLeft w:val="640"/>
      <w:marRight w:val="0"/>
      <w:marTop w:val="0"/>
      <w:marBottom w:val="0"/>
      <w:divBdr>
        <w:top w:val="none" w:sz="0" w:space="0" w:color="auto"/>
        <w:left w:val="none" w:sz="0" w:space="0" w:color="auto"/>
        <w:bottom w:val="none" w:sz="0" w:space="0" w:color="auto"/>
        <w:right w:val="none" w:sz="0" w:space="0" w:color="auto"/>
      </w:divBdr>
    </w:div>
    <w:div w:id="1563638918">
      <w:marLeft w:val="640"/>
      <w:marRight w:val="0"/>
      <w:marTop w:val="0"/>
      <w:marBottom w:val="0"/>
      <w:divBdr>
        <w:top w:val="none" w:sz="0" w:space="0" w:color="auto"/>
        <w:left w:val="none" w:sz="0" w:space="0" w:color="auto"/>
        <w:bottom w:val="none" w:sz="0" w:space="0" w:color="auto"/>
        <w:right w:val="none" w:sz="0" w:space="0" w:color="auto"/>
      </w:divBdr>
    </w:div>
    <w:div w:id="1563709076">
      <w:marLeft w:val="640"/>
      <w:marRight w:val="0"/>
      <w:marTop w:val="0"/>
      <w:marBottom w:val="0"/>
      <w:divBdr>
        <w:top w:val="none" w:sz="0" w:space="0" w:color="auto"/>
        <w:left w:val="none" w:sz="0" w:space="0" w:color="auto"/>
        <w:bottom w:val="none" w:sz="0" w:space="0" w:color="auto"/>
        <w:right w:val="none" w:sz="0" w:space="0" w:color="auto"/>
      </w:divBdr>
    </w:div>
    <w:div w:id="1563709526">
      <w:marLeft w:val="640"/>
      <w:marRight w:val="0"/>
      <w:marTop w:val="0"/>
      <w:marBottom w:val="0"/>
      <w:divBdr>
        <w:top w:val="none" w:sz="0" w:space="0" w:color="auto"/>
        <w:left w:val="none" w:sz="0" w:space="0" w:color="auto"/>
        <w:bottom w:val="none" w:sz="0" w:space="0" w:color="auto"/>
        <w:right w:val="none" w:sz="0" w:space="0" w:color="auto"/>
      </w:divBdr>
    </w:div>
    <w:div w:id="1563759064">
      <w:marLeft w:val="640"/>
      <w:marRight w:val="0"/>
      <w:marTop w:val="0"/>
      <w:marBottom w:val="0"/>
      <w:divBdr>
        <w:top w:val="none" w:sz="0" w:space="0" w:color="auto"/>
        <w:left w:val="none" w:sz="0" w:space="0" w:color="auto"/>
        <w:bottom w:val="none" w:sz="0" w:space="0" w:color="auto"/>
        <w:right w:val="none" w:sz="0" w:space="0" w:color="auto"/>
      </w:divBdr>
    </w:div>
    <w:div w:id="1563783939">
      <w:marLeft w:val="640"/>
      <w:marRight w:val="0"/>
      <w:marTop w:val="0"/>
      <w:marBottom w:val="0"/>
      <w:divBdr>
        <w:top w:val="none" w:sz="0" w:space="0" w:color="auto"/>
        <w:left w:val="none" w:sz="0" w:space="0" w:color="auto"/>
        <w:bottom w:val="none" w:sz="0" w:space="0" w:color="auto"/>
        <w:right w:val="none" w:sz="0" w:space="0" w:color="auto"/>
      </w:divBdr>
    </w:div>
    <w:div w:id="1563905764">
      <w:marLeft w:val="640"/>
      <w:marRight w:val="0"/>
      <w:marTop w:val="0"/>
      <w:marBottom w:val="0"/>
      <w:divBdr>
        <w:top w:val="none" w:sz="0" w:space="0" w:color="auto"/>
        <w:left w:val="none" w:sz="0" w:space="0" w:color="auto"/>
        <w:bottom w:val="none" w:sz="0" w:space="0" w:color="auto"/>
        <w:right w:val="none" w:sz="0" w:space="0" w:color="auto"/>
      </w:divBdr>
    </w:div>
    <w:div w:id="1563981495">
      <w:marLeft w:val="640"/>
      <w:marRight w:val="0"/>
      <w:marTop w:val="0"/>
      <w:marBottom w:val="0"/>
      <w:divBdr>
        <w:top w:val="none" w:sz="0" w:space="0" w:color="auto"/>
        <w:left w:val="none" w:sz="0" w:space="0" w:color="auto"/>
        <w:bottom w:val="none" w:sz="0" w:space="0" w:color="auto"/>
        <w:right w:val="none" w:sz="0" w:space="0" w:color="auto"/>
      </w:divBdr>
    </w:div>
    <w:div w:id="1563983339">
      <w:marLeft w:val="640"/>
      <w:marRight w:val="0"/>
      <w:marTop w:val="0"/>
      <w:marBottom w:val="0"/>
      <w:divBdr>
        <w:top w:val="none" w:sz="0" w:space="0" w:color="auto"/>
        <w:left w:val="none" w:sz="0" w:space="0" w:color="auto"/>
        <w:bottom w:val="none" w:sz="0" w:space="0" w:color="auto"/>
        <w:right w:val="none" w:sz="0" w:space="0" w:color="auto"/>
      </w:divBdr>
    </w:div>
    <w:div w:id="1564021368">
      <w:marLeft w:val="640"/>
      <w:marRight w:val="0"/>
      <w:marTop w:val="0"/>
      <w:marBottom w:val="0"/>
      <w:divBdr>
        <w:top w:val="none" w:sz="0" w:space="0" w:color="auto"/>
        <w:left w:val="none" w:sz="0" w:space="0" w:color="auto"/>
        <w:bottom w:val="none" w:sz="0" w:space="0" w:color="auto"/>
        <w:right w:val="none" w:sz="0" w:space="0" w:color="auto"/>
      </w:divBdr>
    </w:div>
    <w:div w:id="1564024812">
      <w:marLeft w:val="640"/>
      <w:marRight w:val="0"/>
      <w:marTop w:val="0"/>
      <w:marBottom w:val="0"/>
      <w:divBdr>
        <w:top w:val="none" w:sz="0" w:space="0" w:color="auto"/>
        <w:left w:val="none" w:sz="0" w:space="0" w:color="auto"/>
        <w:bottom w:val="none" w:sz="0" w:space="0" w:color="auto"/>
        <w:right w:val="none" w:sz="0" w:space="0" w:color="auto"/>
      </w:divBdr>
    </w:div>
    <w:div w:id="1564102918">
      <w:marLeft w:val="640"/>
      <w:marRight w:val="0"/>
      <w:marTop w:val="0"/>
      <w:marBottom w:val="0"/>
      <w:divBdr>
        <w:top w:val="none" w:sz="0" w:space="0" w:color="auto"/>
        <w:left w:val="none" w:sz="0" w:space="0" w:color="auto"/>
        <w:bottom w:val="none" w:sz="0" w:space="0" w:color="auto"/>
        <w:right w:val="none" w:sz="0" w:space="0" w:color="auto"/>
      </w:divBdr>
    </w:div>
    <w:div w:id="1564172065">
      <w:marLeft w:val="640"/>
      <w:marRight w:val="0"/>
      <w:marTop w:val="0"/>
      <w:marBottom w:val="0"/>
      <w:divBdr>
        <w:top w:val="none" w:sz="0" w:space="0" w:color="auto"/>
        <w:left w:val="none" w:sz="0" w:space="0" w:color="auto"/>
        <w:bottom w:val="none" w:sz="0" w:space="0" w:color="auto"/>
        <w:right w:val="none" w:sz="0" w:space="0" w:color="auto"/>
      </w:divBdr>
    </w:div>
    <w:div w:id="1564218778">
      <w:marLeft w:val="640"/>
      <w:marRight w:val="0"/>
      <w:marTop w:val="0"/>
      <w:marBottom w:val="0"/>
      <w:divBdr>
        <w:top w:val="none" w:sz="0" w:space="0" w:color="auto"/>
        <w:left w:val="none" w:sz="0" w:space="0" w:color="auto"/>
        <w:bottom w:val="none" w:sz="0" w:space="0" w:color="auto"/>
        <w:right w:val="none" w:sz="0" w:space="0" w:color="auto"/>
      </w:divBdr>
    </w:div>
    <w:div w:id="1564218834">
      <w:marLeft w:val="640"/>
      <w:marRight w:val="0"/>
      <w:marTop w:val="0"/>
      <w:marBottom w:val="0"/>
      <w:divBdr>
        <w:top w:val="none" w:sz="0" w:space="0" w:color="auto"/>
        <w:left w:val="none" w:sz="0" w:space="0" w:color="auto"/>
        <w:bottom w:val="none" w:sz="0" w:space="0" w:color="auto"/>
        <w:right w:val="none" w:sz="0" w:space="0" w:color="auto"/>
      </w:divBdr>
    </w:div>
    <w:div w:id="1564366298">
      <w:marLeft w:val="640"/>
      <w:marRight w:val="0"/>
      <w:marTop w:val="0"/>
      <w:marBottom w:val="0"/>
      <w:divBdr>
        <w:top w:val="none" w:sz="0" w:space="0" w:color="auto"/>
        <w:left w:val="none" w:sz="0" w:space="0" w:color="auto"/>
        <w:bottom w:val="none" w:sz="0" w:space="0" w:color="auto"/>
        <w:right w:val="none" w:sz="0" w:space="0" w:color="auto"/>
      </w:divBdr>
    </w:div>
    <w:div w:id="1564410269">
      <w:marLeft w:val="640"/>
      <w:marRight w:val="0"/>
      <w:marTop w:val="0"/>
      <w:marBottom w:val="0"/>
      <w:divBdr>
        <w:top w:val="none" w:sz="0" w:space="0" w:color="auto"/>
        <w:left w:val="none" w:sz="0" w:space="0" w:color="auto"/>
        <w:bottom w:val="none" w:sz="0" w:space="0" w:color="auto"/>
        <w:right w:val="none" w:sz="0" w:space="0" w:color="auto"/>
      </w:divBdr>
    </w:div>
    <w:div w:id="1564440124">
      <w:marLeft w:val="640"/>
      <w:marRight w:val="0"/>
      <w:marTop w:val="0"/>
      <w:marBottom w:val="0"/>
      <w:divBdr>
        <w:top w:val="none" w:sz="0" w:space="0" w:color="auto"/>
        <w:left w:val="none" w:sz="0" w:space="0" w:color="auto"/>
        <w:bottom w:val="none" w:sz="0" w:space="0" w:color="auto"/>
        <w:right w:val="none" w:sz="0" w:space="0" w:color="auto"/>
      </w:divBdr>
    </w:div>
    <w:div w:id="1564485459">
      <w:marLeft w:val="640"/>
      <w:marRight w:val="0"/>
      <w:marTop w:val="0"/>
      <w:marBottom w:val="0"/>
      <w:divBdr>
        <w:top w:val="none" w:sz="0" w:space="0" w:color="auto"/>
        <w:left w:val="none" w:sz="0" w:space="0" w:color="auto"/>
        <w:bottom w:val="none" w:sz="0" w:space="0" w:color="auto"/>
        <w:right w:val="none" w:sz="0" w:space="0" w:color="auto"/>
      </w:divBdr>
    </w:div>
    <w:div w:id="1564560260">
      <w:marLeft w:val="640"/>
      <w:marRight w:val="0"/>
      <w:marTop w:val="0"/>
      <w:marBottom w:val="0"/>
      <w:divBdr>
        <w:top w:val="none" w:sz="0" w:space="0" w:color="auto"/>
        <w:left w:val="none" w:sz="0" w:space="0" w:color="auto"/>
        <w:bottom w:val="none" w:sz="0" w:space="0" w:color="auto"/>
        <w:right w:val="none" w:sz="0" w:space="0" w:color="auto"/>
      </w:divBdr>
    </w:div>
    <w:div w:id="1564562661">
      <w:marLeft w:val="640"/>
      <w:marRight w:val="0"/>
      <w:marTop w:val="0"/>
      <w:marBottom w:val="0"/>
      <w:divBdr>
        <w:top w:val="none" w:sz="0" w:space="0" w:color="auto"/>
        <w:left w:val="none" w:sz="0" w:space="0" w:color="auto"/>
        <w:bottom w:val="none" w:sz="0" w:space="0" w:color="auto"/>
        <w:right w:val="none" w:sz="0" w:space="0" w:color="auto"/>
      </w:divBdr>
    </w:div>
    <w:div w:id="1564636508">
      <w:marLeft w:val="640"/>
      <w:marRight w:val="0"/>
      <w:marTop w:val="0"/>
      <w:marBottom w:val="0"/>
      <w:divBdr>
        <w:top w:val="none" w:sz="0" w:space="0" w:color="auto"/>
        <w:left w:val="none" w:sz="0" w:space="0" w:color="auto"/>
        <w:bottom w:val="none" w:sz="0" w:space="0" w:color="auto"/>
        <w:right w:val="none" w:sz="0" w:space="0" w:color="auto"/>
      </w:divBdr>
    </w:div>
    <w:div w:id="1564753202">
      <w:marLeft w:val="640"/>
      <w:marRight w:val="0"/>
      <w:marTop w:val="0"/>
      <w:marBottom w:val="0"/>
      <w:divBdr>
        <w:top w:val="none" w:sz="0" w:space="0" w:color="auto"/>
        <w:left w:val="none" w:sz="0" w:space="0" w:color="auto"/>
        <w:bottom w:val="none" w:sz="0" w:space="0" w:color="auto"/>
        <w:right w:val="none" w:sz="0" w:space="0" w:color="auto"/>
      </w:divBdr>
    </w:div>
    <w:div w:id="1564757948">
      <w:marLeft w:val="640"/>
      <w:marRight w:val="0"/>
      <w:marTop w:val="0"/>
      <w:marBottom w:val="0"/>
      <w:divBdr>
        <w:top w:val="none" w:sz="0" w:space="0" w:color="auto"/>
        <w:left w:val="none" w:sz="0" w:space="0" w:color="auto"/>
        <w:bottom w:val="none" w:sz="0" w:space="0" w:color="auto"/>
        <w:right w:val="none" w:sz="0" w:space="0" w:color="auto"/>
      </w:divBdr>
    </w:div>
    <w:div w:id="1564759195">
      <w:marLeft w:val="640"/>
      <w:marRight w:val="0"/>
      <w:marTop w:val="0"/>
      <w:marBottom w:val="0"/>
      <w:divBdr>
        <w:top w:val="none" w:sz="0" w:space="0" w:color="auto"/>
        <w:left w:val="none" w:sz="0" w:space="0" w:color="auto"/>
        <w:bottom w:val="none" w:sz="0" w:space="0" w:color="auto"/>
        <w:right w:val="none" w:sz="0" w:space="0" w:color="auto"/>
      </w:divBdr>
    </w:div>
    <w:div w:id="1564759429">
      <w:marLeft w:val="640"/>
      <w:marRight w:val="0"/>
      <w:marTop w:val="0"/>
      <w:marBottom w:val="0"/>
      <w:divBdr>
        <w:top w:val="none" w:sz="0" w:space="0" w:color="auto"/>
        <w:left w:val="none" w:sz="0" w:space="0" w:color="auto"/>
        <w:bottom w:val="none" w:sz="0" w:space="0" w:color="auto"/>
        <w:right w:val="none" w:sz="0" w:space="0" w:color="auto"/>
      </w:divBdr>
    </w:div>
    <w:div w:id="1564833000">
      <w:marLeft w:val="640"/>
      <w:marRight w:val="0"/>
      <w:marTop w:val="0"/>
      <w:marBottom w:val="0"/>
      <w:divBdr>
        <w:top w:val="none" w:sz="0" w:space="0" w:color="auto"/>
        <w:left w:val="none" w:sz="0" w:space="0" w:color="auto"/>
        <w:bottom w:val="none" w:sz="0" w:space="0" w:color="auto"/>
        <w:right w:val="none" w:sz="0" w:space="0" w:color="auto"/>
      </w:divBdr>
    </w:div>
    <w:div w:id="1564877590">
      <w:marLeft w:val="640"/>
      <w:marRight w:val="0"/>
      <w:marTop w:val="0"/>
      <w:marBottom w:val="0"/>
      <w:divBdr>
        <w:top w:val="none" w:sz="0" w:space="0" w:color="auto"/>
        <w:left w:val="none" w:sz="0" w:space="0" w:color="auto"/>
        <w:bottom w:val="none" w:sz="0" w:space="0" w:color="auto"/>
        <w:right w:val="none" w:sz="0" w:space="0" w:color="auto"/>
      </w:divBdr>
    </w:div>
    <w:div w:id="1565020078">
      <w:marLeft w:val="640"/>
      <w:marRight w:val="0"/>
      <w:marTop w:val="0"/>
      <w:marBottom w:val="0"/>
      <w:divBdr>
        <w:top w:val="none" w:sz="0" w:space="0" w:color="auto"/>
        <w:left w:val="none" w:sz="0" w:space="0" w:color="auto"/>
        <w:bottom w:val="none" w:sz="0" w:space="0" w:color="auto"/>
        <w:right w:val="none" w:sz="0" w:space="0" w:color="auto"/>
      </w:divBdr>
    </w:div>
    <w:div w:id="1565025438">
      <w:marLeft w:val="640"/>
      <w:marRight w:val="0"/>
      <w:marTop w:val="0"/>
      <w:marBottom w:val="0"/>
      <w:divBdr>
        <w:top w:val="none" w:sz="0" w:space="0" w:color="auto"/>
        <w:left w:val="none" w:sz="0" w:space="0" w:color="auto"/>
        <w:bottom w:val="none" w:sz="0" w:space="0" w:color="auto"/>
        <w:right w:val="none" w:sz="0" w:space="0" w:color="auto"/>
      </w:divBdr>
    </w:div>
    <w:div w:id="1565065824">
      <w:marLeft w:val="640"/>
      <w:marRight w:val="0"/>
      <w:marTop w:val="0"/>
      <w:marBottom w:val="0"/>
      <w:divBdr>
        <w:top w:val="none" w:sz="0" w:space="0" w:color="auto"/>
        <w:left w:val="none" w:sz="0" w:space="0" w:color="auto"/>
        <w:bottom w:val="none" w:sz="0" w:space="0" w:color="auto"/>
        <w:right w:val="none" w:sz="0" w:space="0" w:color="auto"/>
      </w:divBdr>
    </w:div>
    <w:div w:id="1565068343">
      <w:marLeft w:val="640"/>
      <w:marRight w:val="0"/>
      <w:marTop w:val="0"/>
      <w:marBottom w:val="0"/>
      <w:divBdr>
        <w:top w:val="none" w:sz="0" w:space="0" w:color="auto"/>
        <w:left w:val="none" w:sz="0" w:space="0" w:color="auto"/>
        <w:bottom w:val="none" w:sz="0" w:space="0" w:color="auto"/>
        <w:right w:val="none" w:sz="0" w:space="0" w:color="auto"/>
      </w:divBdr>
    </w:div>
    <w:div w:id="1565094722">
      <w:marLeft w:val="640"/>
      <w:marRight w:val="0"/>
      <w:marTop w:val="0"/>
      <w:marBottom w:val="0"/>
      <w:divBdr>
        <w:top w:val="none" w:sz="0" w:space="0" w:color="auto"/>
        <w:left w:val="none" w:sz="0" w:space="0" w:color="auto"/>
        <w:bottom w:val="none" w:sz="0" w:space="0" w:color="auto"/>
        <w:right w:val="none" w:sz="0" w:space="0" w:color="auto"/>
      </w:divBdr>
    </w:div>
    <w:div w:id="1565143043">
      <w:marLeft w:val="640"/>
      <w:marRight w:val="0"/>
      <w:marTop w:val="0"/>
      <w:marBottom w:val="0"/>
      <w:divBdr>
        <w:top w:val="none" w:sz="0" w:space="0" w:color="auto"/>
        <w:left w:val="none" w:sz="0" w:space="0" w:color="auto"/>
        <w:bottom w:val="none" w:sz="0" w:space="0" w:color="auto"/>
        <w:right w:val="none" w:sz="0" w:space="0" w:color="auto"/>
      </w:divBdr>
    </w:div>
    <w:div w:id="1565216279">
      <w:marLeft w:val="640"/>
      <w:marRight w:val="0"/>
      <w:marTop w:val="0"/>
      <w:marBottom w:val="0"/>
      <w:divBdr>
        <w:top w:val="none" w:sz="0" w:space="0" w:color="auto"/>
        <w:left w:val="none" w:sz="0" w:space="0" w:color="auto"/>
        <w:bottom w:val="none" w:sz="0" w:space="0" w:color="auto"/>
        <w:right w:val="none" w:sz="0" w:space="0" w:color="auto"/>
      </w:divBdr>
    </w:div>
    <w:div w:id="1565407233">
      <w:marLeft w:val="640"/>
      <w:marRight w:val="0"/>
      <w:marTop w:val="0"/>
      <w:marBottom w:val="0"/>
      <w:divBdr>
        <w:top w:val="none" w:sz="0" w:space="0" w:color="auto"/>
        <w:left w:val="none" w:sz="0" w:space="0" w:color="auto"/>
        <w:bottom w:val="none" w:sz="0" w:space="0" w:color="auto"/>
        <w:right w:val="none" w:sz="0" w:space="0" w:color="auto"/>
      </w:divBdr>
    </w:div>
    <w:div w:id="1565487187">
      <w:marLeft w:val="640"/>
      <w:marRight w:val="0"/>
      <w:marTop w:val="0"/>
      <w:marBottom w:val="0"/>
      <w:divBdr>
        <w:top w:val="none" w:sz="0" w:space="0" w:color="auto"/>
        <w:left w:val="none" w:sz="0" w:space="0" w:color="auto"/>
        <w:bottom w:val="none" w:sz="0" w:space="0" w:color="auto"/>
        <w:right w:val="none" w:sz="0" w:space="0" w:color="auto"/>
      </w:divBdr>
    </w:div>
    <w:div w:id="1565527956">
      <w:marLeft w:val="640"/>
      <w:marRight w:val="0"/>
      <w:marTop w:val="0"/>
      <w:marBottom w:val="0"/>
      <w:divBdr>
        <w:top w:val="none" w:sz="0" w:space="0" w:color="auto"/>
        <w:left w:val="none" w:sz="0" w:space="0" w:color="auto"/>
        <w:bottom w:val="none" w:sz="0" w:space="0" w:color="auto"/>
        <w:right w:val="none" w:sz="0" w:space="0" w:color="auto"/>
      </w:divBdr>
    </w:div>
    <w:div w:id="1565532908">
      <w:marLeft w:val="640"/>
      <w:marRight w:val="0"/>
      <w:marTop w:val="0"/>
      <w:marBottom w:val="0"/>
      <w:divBdr>
        <w:top w:val="none" w:sz="0" w:space="0" w:color="auto"/>
        <w:left w:val="none" w:sz="0" w:space="0" w:color="auto"/>
        <w:bottom w:val="none" w:sz="0" w:space="0" w:color="auto"/>
        <w:right w:val="none" w:sz="0" w:space="0" w:color="auto"/>
      </w:divBdr>
    </w:div>
    <w:div w:id="1565599936">
      <w:marLeft w:val="640"/>
      <w:marRight w:val="0"/>
      <w:marTop w:val="0"/>
      <w:marBottom w:val="0"/>
      <w:divBdr>
        <w:top w:val="none" w:sz="0" w:space="0" w:color="auto"/>
        <w:left w:val="none" w:sz="0" w:space="0" w:color="auto"/>
        <w:bottom w:val="none" w:sz="0" w:space="0" w:color="auto"/>
        <w:right w:val="none" w:sz="0" w:space="0" w:color="auto"/>
      </w:divBdr>
    </w:div>
    <w:div w:id="1565601893">
      <w:marLeft w:val="640"/>
      <w:marRight w:val="0"/>
      <w:marTop w:val="0"/>
      <w:marBottom w:val="0"/>
      <w:divBdr>
        <w:top w:val="none" w:sz="0" w:space="0" w:color="auto"/>
        <w:left w:val="none" w:sz="0" w:space="0" w:color="auto"/>
        <w:bottom w:val="none" w:sz="0" w:space="0" w:color="auto"/>
        <w:right w:val="none" w:sz="0" w:space="0" w:color="auto"/>
      </w:divBdr>
    </w:div>
    <w:div w:id="1565607085">
      <w:marLeft w:val="640"/>
      <w:marRight w:val="0"/>
      <w:marTop w:val="0"/>
      <w:marBottom w:val="0"/>
      <w:divBdr>
        <w:top w:val="none" w:sz="0" w:space="0" w:color="auto"/>
        <w:left w:val="none" w:sz="0" w:space="0" w:color="auto"/>
        <w:bottom w:val="none" w:sz="0" w:space="0" w:color="auto"/>
        <w:right w:val="none" w:sz="0" w:space="0" w:color="auto"/>
      </w:divBdr>
    </w:div>
    <w:div w:id="1565750347">
      <w:marLeft w:val="640"/>
      <w:marRight w:val="0"/>
      <w:marTop w:val="0"/>
      <w:marBottom w:val="0"/>
      <w:divBdr>
        <w:top w:val="none" w:sz="0" w:space="0" w:color="auto"/>
        <w:left w:val="none" w:sz="0" w:space="0" w:color="auto"/>
        <w:bottom w:val="none" w:sz="0" w:space="0" w:color="auto"/>
        <w:right w:val="none" w:sz="0" w:space="0" w:color="auto"/>
      </w:divBdr>
    </w:div>
    <w:div w:id="1565868657">
      <w:marLeft w:val="640"/>
      <w:marRight w:val="0"/>
      <w:marTop w:val="0"/>
      <w:marBottom w:val="0"/>
      <w:divBdr>
        <w:top w:val="none" w:sz="0" w:space="0" w:color="auto"/>
        <w:left w:val="none" w:sz="0" w:space="0" w:color="auto"/>
        <w:bottom w:val="none" w:sz="0" w:space="0" w:color="auto"/>
        <w:right w:val="none" w:sz="0" w:space="0" w:color="auto"/>
      </w:divBdr>
    </w:div>
    <w:div w:id="1565874989">
      <w:marLeft w:val="640"/>
      <w:marRight w:val="0"/>
      <w:marTop w:val="0"/>
      <w:marBottom w:val="0"/>
      <w:divBdr>
        <w:top w:val="none" w:sz="0" w:space="0" w:color="auto"/>
        <w:left w:val="none" w:sz="0" w:space="0" w:color="auto"/>
        <w:bottom w:val="none" w:sz="0" w:space="0" w:color="auto"/>
        <w:right w:val="none" w:sz="0" w:space="0" w:color="auto"/>
      </w:divBdr>
    </w:div>
    <w:div w:id="1565918814">
      <w:marLeft w:val="640"/>
      <w:marRight w:val="0"/>
      <w:marTop w:val="0"/>
      <w:marBottom w:val="0"/>
      <w:divBdr>
        <w:top w:val="none" w:sz="0" w:space="0" w:color="auto"/>
        <w:left w:val="none" w:sz="0" w:space="0" w:color="auto"/>
        <w:bottom w:val="none" w:sz="0" w:space="0" w:color="auto"/>
        <w:right w:val="none" w:sz="0" w:space="0" w:color="auto"/>
      </w:divBdr>
    </w:div>
    <w:div w:id="1565949172">
      <w:marLeft w:val="640"/>
      <w:marRight w:val="0"/>
      <w:marTop w:val="0"/>
      <w:marBottom w:val="0"/>
      <w:divBdr>
        <w:top w:val="none" w:sz="0" w:space="0" w:color="auto"/>
        <w:left w:val="none" w:sz="0" w:space="0" w:color="auto"/>
        <w:bottom w:val="none" w:sz="0" w:space="0" w:color="auto"/>
        <w:right w:val="none" w:sz="0" w:space="0" w:color="auto"/>
      </w:divBdr>
    </w:div>
    <w:div w:id="1565992768">
      <w:marLeft w:val="640"/>
      <w:marRight w:val="0"/>
      <w:marTop w:val="0"/>
      <w:marBottom w:val="0"/>
      <w:divBdr>
        <w:top w:val="none" w:sz="0" w:space="0" w:color="auto"/>
        <w:left w:val="none" w:sz="0" w:space="0" w:color="auto"/>
        <w:bottom w:val="none" w:sz="0" w:space="0" w:color="auto"/>
        <w:right w:val="none" w:sz="0" w:space="0" w:color="auto"/>
      </w:divBdr>
    </w:div>
    <w:div w:id="1566069318">
      <w:marLeft w:val="640"/>
      <w:marRight w:val="0"/>
      <w:marTop w:val="0"/>
      <w:marBottom w:val="0"/>
      <w:divBdr>
        <w:top w:val="none" w:sz="0" w:space="0" w:color="auto"/>
        <w:left w:val="none" w:sz="0" w:space="0" w:color="auto"/>
        <w:bottom w:val="none" w:sz="0" w:space="0" w:color="auto"/>
        <w:right w:val="none" w:sz="0" w:space="0" w:color="auto"/>
      </w:divBdr>
    </w:div>
    <w:div w:id="1566140253">
      <w:marLeft w:val="640"/>
      <w:marRight w:val="0"/>
      <w:marTop w:val="0"/>
      <w:marBottom w:val="0"/>
      <w:divBdr>
        <w:top w:val="none" w:sz="0" w:space="0" w:color="auto"/>
        <w:left w:val="none" w:sz="0" w:space="0" w:color="auto"/>
        <w:bottom w:val="none" w:sz="0" w:space="0" w:color="auto"/>
        <w:right w:val="none" w:sz="0" w:space="0" w:color="auto"/>
      </w:divBdr>
    </w:div>
    <w:div w:id="1566179340">
      <w:marLeft w:val="640"/>
      <w:marRight w:val="0"/>
      <w:marTop w:val="0"/>
      <w:marBottom w:val="0"/>
      <w:divBdr>
        <w:top w:val="none" w:sz="0" w:space="0" w:color="auto"/>
        <w:left w:val="none" w:sz="0" w:space="0" w:color="auto"/>
        <w:bottom w:val="none" w:sz="0" w:space="0" w:color="auto"/>
        <w:right w:val="none" w:sz="0" w:space="0" w:color="auto"/>
      </w:divBdr>
    </w:div>
    <w:div w:id="1566179905">
      <w:marLeft w:val="640"/>
      <w:marRight w:val="0"/>
      <w:marTop w:val="0"/>
      <w:marBottom w:val="0"/>
      <w:divBdr>
        <w:top w:val="none" w:sz="0" w:space="0" w:color="auto"/>
        <w:left w:val="none" w:sz="0" w:space="0" w:color="auto"/>
        <w:bottom w:val="none" w:sz="0" w:space="0" w:color="auto"/>
        <w:right w:val="none" w:sz="0" w:space="0" w:color="auto"/>
      </w:divBdr>
    </w:div>
    <w:div w:id="1566184170">
      <w:marLeft w:val="640"/>
      <w:marRight w:val="0"/>
      <w:marTop w:val="0"/>
      <w:marBottom w:val="0"/>
      <w:divBdr>
        <w:top w:val="none" w:sz="0" w:space="0" w:color="auto"/>
        <w:left w:val="none" w:sz="0" w:space="0" w:color="auto"/>
        <w:bottom w:val="none" w:sz="0" w:space="0" w:color="auto"/>
        <w:right w:val="none" w:sz="0" w:space="0" w:color="auto"/>
      </w:divBdr>
    </w:div>
    <w:div w:id="1566185477">
      <w:marLeft w:val="640"/>
      <w:marRight w:val="0"/>
      <w:marTop w:val="0"/>
      <w:marBottom w:val="0"/>
      <w:divBdr>
        <w:top w:val="none" w:sz="0" w:space="0" w:color="auto"/>
        <w:left w:val="none" w:sz="0" w:space="0" w:color="auto"/>
        <w:bottom w:val="none" w:sz="0" w:space="0" w:color="auto"/>
        <w:right w:val="none" w:sz="0" w:space="0" w:color="auto"/>
      </w:divBdr>
    </w:div>
    <w:div w:id="1566186292">
      <w:marLeft w:val="640"/>
      <w:marRight w:val="0"/>
      <w:marTop w:val="0"/>
      <w:marBottom w:val="0"/>
      <w:divBdr>
        <w:top w:val="none" w:sz="0" w:space="0" w:color="auto"/>
        <w:left w:val="none" w:sz="0" w:space="0" w:color="auto"/>
        <w:bottom w:val="none" w:sz="0" w:space="0" w:color="auto"/>
        <w:right w:val="none" w:sz="0" w:space="0" w:color="auto"/>
      </w:divBdr>
    </w:div>
    <w:div w:id="1566255201">
      <w:marLeft w:val="640"/>
      <w:marRight w:val="0"/>
      <w:marTop w:val="0"/>
      <w:marBottom w:val="0"/>
      <w:divBdr>
        <w:top w:val="none" w:sz="0" w:space="0" w:color="auto"/>
        <w:left w:val="none" w:sz="0" w:space="0" w:color="auto"/>
        <w:bottom w:val="none" w:sz="0" w:space="0" w:color="auto"/>
        <w:right w:val="none" w:sz="0" w:space="0" w:color="auto"/>
      </w:divBdr>
    </w:div>
    <w:div w:id="1566261801">
      <w:marLeft w:val="640"/>
      <w:marRight w:val="0"/>
      <w:marTop w:val="0"/>
      <w:marBottom w:val="0"/>
      <w:divBdr>
        <w:top w:val="none" w:sz="0" w:space="0" w:color="auto"/>
        <w:left w:val="none" w:sz="0" w:space="0" w:color="auto"/>
        <w:bottom w:val="none" w:sz="0" w:space="0" w:color="auto"/>
        <w:right w:val="none" w:sz="0" w:space="0" w:color="auto"/>
      </w:divBdr>
    </w:div>
    <w:div w:id="1566263162">
      <w:marLeft w:val="640"/>
      <w:marRight w:val="0"/>
      <w:marTop w:val="0"/>
      <w:marBottom w:val="0"/>
      <w:divBdr>
        <w:top w:val="none" w:sz="0" w:space="0" w:color="auto"/>
        <w:left w:val="none" w:sz="0" w:space="0" w:color="auto"/>
        <w:bottom w:val="none" w:sz="0" w:space="0" w:color="auto"/>
        <w:right w:val="none" w:sz="0" w:space="0" w:color="auto"/>
      </w:divBdr>
    </w:div>
    <w:div w:id="1566330923">
      <w:marLeft w:val="640"/>
      <w:marRight w:val="0"/>
      <w:marTop w:val="0"/>
      <w:marBottom w:val="0"/>
      <w:divBdr>
        <w:top w:val="none" w:sz="0" w:space="0" w:color="auto"/>
        <w:left w:val="none" w:sz="0" w:space="0" w:color="auto"/>
        <w:bottom w:val="none" w:sz="0" w:space="0" w:color="auto"/>
        <w:right w:val="none" w:sz="0" w:space="0" w:color="auto"/>
      </w:divBdr>
    </w:div>
    <w:div w:id="1566333773">
      <w:marLeft w:val="640"/>
      <w:marRight w:val="0"/>
      <w:marTop w:val="0"/>
      <w:marBottom w:val="0"/>
      <w:divBdr>
        <w:top w:val="none" w:sz="0" w:space="0" w:color="auto"/>
        <w:left w:val="none" w:sz="0" w:space="0" w:color="auto"/>
        <w:bottom w:val="none" w:sz="0" w:space="0" w:color="auto"/>
        <w:right w:val="none" w:sz="0" w:space="0" w:color="auto"/>
      </w:divBdr>
    </w:div>
    <w:div w:id="1566336122">
      <w:marLeft w:val="480"/>
      <w:marRight w:val="0"/>
      <w:marTop w:val="0"/>
      <w:marBottom w:val="0"/>
      <w:divBdr>
        <w:top w:val="none" w:sz="0" w:space="0" w:color="auto"/>
        <w:left w:val="none" w:sz="0" w:space="0" w:color="auto"/>
        <w:bottom w:val="none" w:sz="0" w:space="0" w:color="auto"/>
        <w:right w:val="none" w:sz="0" w:space="0" w:color="auto"/>
      </w:divBdr>
    </w:div>
    <w:div w:id="1566407345">
      <w:marLeft w:val="640"/>
      <w:marRight w:val="0"/>
      <w:marTop w:val="0"/>
      <w:marBottom w:val="0"/>
      <w:divBdr>
        <w:top w:val="none" w:sz="0" w:space="0" w:color="auto"/>
        <w:left w:val="none" w:sz="0" w:space="0" w:color="auto"/>
        <w:bottom w:val="none" w:sz="0" w:space="0" w:color="auto"/>
        <w:right w:val="none" w:sz="0" w:space="0" w:color="auto"/>
      </w:divBdr>
    </w:div>
    <w:div w:id="1566716764">
      <w:marLeft w:val="640"/>
      <w:marRight w:val="0"/>
      <w:marTop w:val="0"/>
      <w:marBottom w:val="0"/>
      <w:divBdr>
        <w:top w:val="none" w:sz="0" w:space="0" w:color="auto"/>
        <w:left w:val="none" w:sz="0" w:space="0" w:color="auto"/>
        <w:bottom w:val="none" w:sz="0" w:space="0" w:color="auto"/>
        <w:right w:val="none" w:sz="0" w:space="0" w:color="auto"/>
      </w:divBdr>
    </w:div>
    <w:div w:id="1566795777">
      <w:marLeft w:val="640"/>
      <w:marRight w:val="0"/>
      <w:marTop w:val="0"/>
      <w:marBottom w:val="0"/>
      <w:divBdr>
        <w:top w:val="none" w:sz="0" w:space="0" w:color="auto"/>
        <w:left w:val="none" w:sz="0" w:space="0" w:color="auto"/>
        <w:bottom w:val="none" w:sz="0" w:space="0" w:color="auto"/>
        <w:right w:val="none" w:sz="0" w:space="0" w:color="auto"/>
      </w:divBdr>
    </w:div>
    <w:div w:id="1566797807">
      <w:marLeft w:val="640"/>
      <w:marRight w:val="0"/>
      <w:marTop w:val="0"/>
      <w:marBottom w:val="0"/>
      <w:divBdr>
        <w:top w:val="none" w:sz="0" w:space="0" w:color="auto"/>
        <w:left w:val="none" w:sz="0" w:space="0" w:color="auto"/>
        <w:bottom w:val="none" w:sz="0" w:space="0" w:color="auto"/>
        <w:right w:val="none" w:sz="0" w:space="0" w:color="auto"/>
      </w:divBdr>
    </w:div>
    <w:div w:id="1566987919">
      <w:marLeft w:val="640"/>
      <w:marRight w:val="0"/>
      <w:marTop w:val="0"/>
      <w:marBottom w:val="0"/>
      <w:divBdr>
        <w:top w:val="none" w:sz="0" w:space="0" w:color="auto"/>
        <w:left w:val="none" w:sz="0" w:space="0" w:color="auto"/>
        <w:bottom w:val="none" w:sz="0" w:space="0" w:color="auto"/>
        <w:right w:val="none" w:sz="0" w:space="0" w:color="auto"/>
      </w:divBdr>
    </w:div>
    <w:div w:id="1566989775">
      <w:marLeft w:val="640"/>
      <w:marRight w:val="0"/>
      <w:marTop w:val="0"/>
      <w:marBottom w:val="0"/>
      <w:divBdr>
        <w:top w:val="none" w:sz="0" w:space="0" w:color="auto"/>
        <w:left w:val="none" w:sz="0" w:space="0" w:color="auto"/>
        <w:bottom w:val="none" w:sz="0" w:space="0" w:color="auto"/>
        <w:right w:val="none" w:sz="0" w:space="0" w:color="auto"/>
      </w:divBdr>
    </w:div>
    <w:div w:id="1567031898">
      <w:marLeft w:val="640"/>
      <w:marRight w:val="0"/>
      <w:marTop w:val="0"/>
      <w:marBottom w:val="0"/>
      <w:divBdr>
        <w:top w:val="none" w:sz="0" w:space="0" w:color="auto"/>
        <w:left w:val="none" w:sz="0" w:space="0" w:color="auto"/>
        <w:bottom w:val="none" w:sz="0" w:space="0" w:color="auto"/>
        <w:right w:val="none" w:sz="0" w:space="0" w:color="auto"/>
      </w:divBdr>
    </w:div>
    <w:div w:id="1567034556">
      <w:marLeft w:val="640"/>
      <w:marRight w:val="0"/>
      <w:marTop w:val="0"/>
      <w:marBottom w:val="0"/>
      <w:divBdr>
        <w:top w:val="none" w:sz="0" w:space="0" w:color="auto"/>
        <w:left w:val="none" w:sz="0" w:space="0" w:color="auto"/>
        <w:bottom w:val="none" w:sz="0" w:space="0" w:color="auto"/>
        <w:right w:val="none" w:sz="0" w:space="0" w:color="auto"/>
      </w:divBdr>
    </w:div>
    <w:div w:id="1567060064">
      <w:marLeft w:val="640"/>
      <w:marRight w:val="0"/>
      <w:marTop w:val="0"/>
      <w:marBottom w:val="0"/>
      <w:divBdr>
        <w:top w:val="none" w:sz="0" w:space="0" w:color="auto"/>
        <w:left w:val="none" w:sz="0" w:space="0" w:color="auto"/>
        <w:bottom w:val="none" w:sz="0" w:space="0" w:color="auto"/>
        <w:right w:val="none" w:sz="0" w:space="0" w:color="auto"/>
      </w:divBdr>
    </w:div>
    <w:div w:id="1567107913">
      <w:marLeft w:val="640"/>
      <w:marRight w:val="0"/>
      <w:marTop w:val="0"/>
      <w:marBottom w:val="0"/>
      <w:divBdr>
        <w:top w:val="none" w:sz="0" w:space="0" w:color="auto"/>
        <w:left w:val="none" w:sz="0" w:space="0" w:color="auto"/>
        <w:bottom w:val="none" w:sz="0" w:space="0" w:color="auto"/>
        <w:right w:val="none" w:sz="0" w:space="0" w:color="auto"/>
      </w:divBdr>
    </w:div>
    <w:div w:id="1567253905">
      <w:marLeft w:val="640"/>
      <w:marRight w:val="0"/>
      <w:marTop w:val="0"/>
      <w:marBottom w:val="0"/>
      <w:divBdr>
        <w:top w:val="none" w:sz="0" w:space="0" w:color="auto"/>
        <w:left w:val="none" w:sz="0" w:space="0" w:color="auto"/>
        <w:bottom w:val="none" w:sz="0" w:space="0" w:color="auto"/>
        <w:right w:val="none" w:sz="0" w:space="0" w:color="auto"/>
      </w:divBdr>
    </w:div>
    <w:div w:id="1567254837">
      <w:marLeft w:val="640"/>
      <w:marRight w:val="0"/>
      <w:marTop w:val="0"/>
      <w:marBottom w:val="0"/>
      <w:divBdr>
        <w:top w:val="none" w:sz="0" w:space="0" w:color="auto"/>
        <w:left w:val="none" w:sz="0" w:space="0" w:color="auto"/>
        <w:bottom w:val="none" w:sz="0" w:space="0" w:color="auto"/>
        <w:right w:val="none" w:sz="0" w:space="0" w:color="auto"/>
      </w:divBdr>
    </w:div>
    <w:div w:id="1567256289">
      <w:marLeft w:val="640"/>
      <w:marRight w:val="0"/>
      <w:marTop w:val="0"/>
      <w:marBottom w:val="0"/>
      <w:divBdr>
        <w:top w:val="none" w:sz="0" w:space="0" w:color="auto"/>
        <w:left w:val="none" w:sz="0" w:space="0" w:color="auto"/>
        <w:bottom w:val="none" w:sz="0" w:space="0" w:color="auto"/>
        <w:right w:val="none" w:sz="0" w:space="0" w:color="auto"/>
      </w:divBdr>
    </w:div>
    <w:div w:id="1567257774">
      <w:marLeft w:val="640"/>
      <w:marRight w:val="0"/>
      <w:marTop w:val="0"/>
      <w:marBottom w:val="0"/>
      <w:divBdr>
        <w:top w:val="none" w:sz="0" w:space="0" w:color="auto"/>
        <w:left w:val="none" w:sz="0" w:space="0" w:color="auto"/>
        <w:bottom w:val="none" w:sz="0" w:space="0" w:color="auto"/>
        <w:right w:val="none" w:sz="0" w:space="0" w:color="auto"/>
      </w:divBdr>
    </w:div>
    <w:div w:id="1567305017">
      <w:marLeft w:val="640"/>
      <w:marRight w:val="0"/>
      <w:marTop w:val="0"/>
      <w:marBottom w:val="0"/>
      <w:divBdr>
        <w:top w:val="none" w:sz="0" w:space="0" w:color="auto"/>
        <w:left w:val="none" w:sz="0" w:space="0" w:color="auto"/>
        <w:bottom w:val="none" w:sz="0" w:space="0" w:color="auto"/>
        <w:right w:val="none" w:sz="0" w:space="0" w:color="auto"/>
      </w:divBdr>
    </w:div>
    <w:div w:id="1567377967">
      <w:marLeft w:val="640"/>
      <w:marRight w:val="0"/>
      <w:marTop w:val="0"/>
      <w:marBottom w:val="0"/>
      <w:divBdr>
        <w:top w:val="none" w:sz="0" w:space="0" w:color="auto"/>
        <w:left w:val="none" w:sz="0" w:space="0" w:color="auto"/>
        <w:bottom w:val="none" w:sz="0" w:space="0" w:color="auto"/>
        <w:right w:val="none" w:sz="0" w:space="0" w:color="auto"/>
      </w:divBdr>
    </w:div>
    <w:div w:id="1567449316">
      <w:marLeft w:val="640"/>
      <w:marRight w:val="0"/>
      <w:marTop w:val="0"/>
      <w:marBottom w:val="0"/>
      <w:divBdr>
        <w:top w:val="none" w:sz="0" w:space="0" w:color="auto"/>
        <w:left w:val="none" w:sz="0" w:space="0" w:color="auto"/>
        <w:bottom w:val="none" w:sz="0" w:space="0" w:color="auto"/>
        <w:right w:val="none" w:sz="0" w:space="0" w:color="auto"/>
      </w:divBdr>
    </w:div>
    <w:div w:id="1567491919">
      <w:marLeft w:val="640"/>
      <w:marRight w:val="0"/>
      <w:marTop w:val="0"/>
      <w:marBottom w:val="0"/>
      <w:divBdr>
        <w:top w:val="none" w:sz="0" w:space="0" w:color="auto"/>
        <w:left w:val="none" w:sz="0" w:space="0" w:color="auto"/>
        <w:bottom w:val="none" w:sz="0" w:space="0" w:color="auto"/>
        <w:right w:val="none" w:sz="0" w:space="0" w:color="auto"/>
      </w:divBdr>
    </w:div>
    <w:div w:id="1567496710">
      <w:marLeft w:val="640"/>
      <w:marRight w:val="0"/>
      <w:marTop w:val="0"/>
      <w:marBottom w:val="0"/>
      <w:divBdr>
        <w:top w:val="none" w:sz="0" w:space="0" w:color="auto"/>
        <w:left w:val="none" w:sz="0" w:space="0" w:color="auto"/>
        <w:bottom w:val="none" w:sz="0" w:space="0" w:color="auto"/>
        <w:right w:val="none" w:sz="0" w:space="0" w:color="auto"/>
      </w:divBdr>
    </w:div>
    <w:div w:id="1567496981">
      <w:marLeft w:val="640"/>
      <w:marRight w:val="0"/>
      <w:marTop w:val="0"/>
      <w:marBottom w:val="0"/>
      <w:divBdr>
        <w:top w:val="none" w:sz="0" w:space="0" w:color="auto"/>
        <w:left w:val="none" w:sz="0" w:space="0" w:color="auto"/>
        <w:bottom w:val="none" w:sz="0" w:space="0" w:color="auto"/>
        <w:right w:val="none" w:sz="0" w:space="0" w:color="auto"/>
      </w:divBdr>
    </w:div>
    <w:div w:id="1567497124">
      <w:marLeft w:val="640"/>
      <w:marRight w:val="0"/>
      <w:marTop w:val="0"/>
      <w:marBottom w:val="0"/>
      <w:divBdr>
        <w:top w:val="none" w:sz="0" w:space="0" w:color="auto"/>
        <w:left w:val="none" w:sz="0" w:space="0" w:color="auto"/>
        <w:bottom w:val="none" w:sz="0" w:space="0" w:color="auto"/>
        <w:right w:val="none" w:sz="0" w:space="0" w:color="auto"/>
      </w:divBdr>
    </w:div>
    <w:div w:id="1567564899">
      <w:marLeft w:val="640"/>
      <w:marRight w:val="0"/>
      <w:marTop w:val="0"/>
      <w:marBottom w:val="0"/>
      <w:divBdr>
        <w:top w:val="none" w:sz="0" w:space="0" w:color="auto"/>
        <w:left w:val="none" w:sz="0" w:space="0" w:color="auto"/>
        <w:bottom w:val="none" w:sz="0" w:space="0" w:color="auto"/>
        <w:right w:val="none" w:sz="0" w:space="0" w:color="auto"/>
      </w:divBdr>
    </w:div>
    <w:div w:id="1567565354">
      <w:marLeft w:val="640"/>
      <w:marRight w:val="0"/>
      <w:marTop w:val="0"/>
      <w:marBottom w:val="0"/>
      <w:divBdr>
        <w:top w:val="none" w:sz="0" w:space="0" w:color="auto"/>
        <w:left w:val="none" w:sz="0" w:space="0" w:color="auto"/>
        <w:bottom w:val="none" w:sz="0" w:space="0" w:color="auto"/>
        <w:right w:val="none" w:sz="0" w:space="0" w:color="auto"/>
      </w:divBdr>
    </w:div>
    <w:div w:id="1567567705">
      <w:marLeft w:val="640"/>
      <w:marRight w:val="0"/>
      <w:marTop w:val="0"/>
      <w:marBottom w:val="0"/>
      <w:divBdr>
        <w:top w:val="none" w:sz="0" w:space="0" w:color="auto"/>
        <w:left w:val="none" w:sz="0" w:space="0" w:color="auto"/>
        <w:bottom w:val="none" w:sz="0" w:space="0" w:color="auto"/>
        <w:right w:val="none" w:sz="0" w:space="0" w:color="auto"/>
      </w:divBdr>
    </w:div>
    <w:div w:id="1567570522">
      <w:marLeft w:val="640"/>
      <w:marRight w:val="0"/>
      <w:marTop w:val="0"/>
      <w:marBottom w:val="0"/>
      <w:divBdr>
        <w:top w:val="none" w:sz="0" w:space="0" w:color="auto"/>
        <w:left w:val="none" w:sz="0" w:space="0" w:color="auto"/>
        <w:bottom w:val="none" w:sz="0" w:space="0" w:color="auto"/>
        <w:right w:val="none" w:sz="0" w:space="0" w:color="auto"/>
      </w:divBdr>
    </w:div>
    <w:div w:id="1567686866">
      <w:marLeft w:val="640"/>
      <w:marRight w:val="0"/>
      <w:marTop w:val="0"/>
      <w:marBottom w:val="0"/>
      <w:divBdr>
        <w:top w:val="none" w:sz="0" w:space="0" w:color="auto"/>
        <w:left w:val="none" w:sz="0" w:space="0" w:color="auto"/>
        <w:bottom w:val="none" w:sz="0" w:space="0" w:color="auto"/>
        <w:right w:val="none" w:sz="0" w:space="0" w:color="auto"/>
      </w:divBdr>
    </w:div>
    <w:div w:id="1567687932">
      <w:marLeft w:val="640"/>
      <w:marRight w:val="0"/>
      <w:marTop w:val="0"/>
      <w:marBottom w:val="0"/>
      <w:divBdr>
        <w:top w:val="none" w:sz="0" w:space="0" w:color="auto"/>
        <w:left w:val="none" w:sz="0" w:space="0" w:color="auto"/>
        <w:bottom w:val="none" w:sz="0" w:space="0" w:color="auto"/>
        <w:right w:val="none" w:sz="0" w:space="0" w:color="auto"/>
      </w:divBdr>
    </w:div>
    <w:div w:id="1567689629">
      <w:marLeft w:val="640"/>
      <w:marRight w:val="0"/>
      <w:marTop w:val="0"/>
      <w:marBottom w:val="0"/>
      <w:divBdr>
        <w:top w:val="none" w:sz="0" w:space="0" w:color="auto"/>
        <w:left w:val="none" w:sz="0" w:space="0" w:color="auto"/>
        <w:bottom w:val="none" w:sz="0" w:space="0" w:color="auto"/>
        <w:right w:val="none" w:sz="0" w:space="0" w:color="auto"/>
      </w:divBdr>
    </w:div>
    <w:div w:id="1567691000">
      <w:marLeft w:val="640"/>
      <w:marRight w:val="0"/>
      <w:marTop w:val="0"/>
      <w:marBottom w:val="0"/>
      <w:divBdr>
        <w:top w:val="none" w:sz="0" w:space="0" w:color="auto"/>
        <w:left w:val="none" w:sz="0" w:space="0" w:color="auto"/>
        <w:bottom w:val="none" w:sz="0" w:space="0" w:color="auto"/>
        <w:right w:val="none" w:sz="0" w:space="0" w:color="auto"/>
      </w:divBdr>
    </w:div>
    <w:div w:id="1567716898">
      <w:marLeft w:val="640"/>
      <w:marRight w:val="0"/>
      <w:marTop w:val="0"/>
      <w:marBottom w:val="0"/>
      <w:divBdr>
        <w:top w:val="none" w:sz="0" w:space="0" w:color="auto"/>
        <w:left w:val="none" w:sz="0" w:space="0" w:color="auto"/>
        <w:bottom w:val="none" w:sz="0" w:space="0" w:color="auto"/>
        <w:right w:val="none" w:sz="0" w:space="0" w:color="auto"/>
      </w:divBdr>
    </w:div>
    <w:div w:id="1567758275">
      <w:marLeft w:val="640"/>
      <w:marRight w:val="0"/>
      <w:marTop w:val="0"/>
      <w:marBottom w:val="0"/>
      <w:divBdr>
        <w:top w:val="none" w:sz="0" w:space="0" w:color="auto"/>
        <w:left w:val="none" w:sz="0" w:space="0" w:color="auto"/>
        <w:bottom w:val="none" w:sz="0" w:space="0" w:color="auto"/>
        <w:right w:val="none" w:sz="0" w:space="0" w:color="auto"/>
      </w:divBdr>
    </w:div>
    <w:div w:id="1567883551">
      <w:marLeft w:val="640"/>
      <w:marRight w:val="0"/>
      <w:marTop w:val="0"/>
      <w:marBottom w:val="0"/>
      <w:divBdr>
        <w:top w:val="none" w:sz="0" w:space="0" w:color="auto"/>
        <w:left w:val="none" w:sz="0" w:space="0" w:color="auto"/>
        <w:bottom w:val="none" w:sz="0" w:space="0" w:color="auto"/>
        <w:right w:val="none" w:sz="0" w:space="0" w:color="auto"/>
      </w:divBdr>
    </w:div>
    <w:div w:id="1567915086">
      <w:marLeft w:val="640"/>
      <w:marRight w:val="0"/>
      <w:marTop w:val="0"/>
      <w:marBottom w:val="0"/>
      <w:divBdr>
        <w:top w:val="none" w:sz="0" w:space="0" w:color="auto"/>
        <w:left w:val="none" w:sz="0" w:space="0" w:color="auto"/>
        <w:bottom w:val="none" w:sz="0" w:space="0" w:color="auto"/>
        <w:right w:val="none" w:sz="0" w:space="0" w:color="auto"/>
      </w:divBdr>
    </w:div>
    <w:div w:id="1567915692">
      <w:marLeft w:val="640"/>
      <w:marRight w:val="0"/>
      <w:marTop w:val="0"/>
      <w:marBottom w:val="0"/>
      <w:divBdr>
        <w:top w:val="none" w:sz="0" w:space="0" w:color="auto"/>
        <w:left w:val="none" w:sz="0" w:space="0" w:color="auto"/>
        <w:bottom w:val="none" w:sz="0" w:space="0" w:color="auto"/>
        <w:right w:val="none" w:sz="0" w:space="0" w:color="auto"/>
      </w:divBdr>
    </w:div>
    <w:div w:id="1568035215">
      <w:marLeft w:val="640"/>
      <w:marRight w:val="0"/>
      <w:marTop w:val="0"/>
      <w:marBottom w:val="0"/>
      <w:divBdr>
        <w:top w:val="none" w:sz="0" w:space="0" w:color="auto"/>
        <w:left w:val="none" w:sz="0" w:space="0" w:color="auto"/>
        <w:bottom w:val="none" w:sz="0" w:space="0" w:color="auto"/>
        <w:right w:val="none" w:sz="0" w:space="0" w:color="auto"/>
      </w:divBdr>
    </w:div>
    <w:div w:id="1568035838">
      <w:marLeft w:val="640"/>
      <w:marRight w:val="0"/>
      <w:marTop w:val="0"/>
      <w:marBottom w:val="0"/>
      <w:divBdr>
        <w:top w:val="none" w:sz="0" w:space="0" w:color="auto"/>
        <w:left w:val="none" w:sz="0" w:space="0" w:color="auto"/>
        <w:bottom w:val="none" w:sz="0" w:space="0" w:color="auto"/>
        <w:right w:val="none" w:sz="0" w:space="0" w:color="auto"/>
      </w:divBdr>
    </w:div>
    <w:div w:id="1568104703">
      <w:marLeft w:val="640"/>
      <w:marRight w:val="0"/>
      <w:marTop w:val="0"/>
      <w:marBottom w:val="0"/>
      <w:divBdr>
        <w:top w:val="none" w:sz="0" w:space="0" w:color="auto"/>
        <w:left w:val="none" w:sz="0" w:space="0" w:color="auto"/>
        <w:bottom w:val="none" w:sz="0" w:space="0" w:color="auto"/>
        <w:right w:val="none" w:sz="0" w:space="0" w:color="auto"/>
      </w:divBdr>
    </w:div>
    <w:div w:id="1568343296">
      <w:marLeft w:val="640"/>
      <w:marRight w:val="0"/>
      <w:marTop w:val="0"/>
      <w:marBottom w:val="0"/>
      <w:divBdr>
        <w:top w:val="none" w:sz="0" w:space="0" w:color="auto"/>
        <w:left w:val="none" w:sz="0" w:space="0" w:color="auto"/>
        <w:bottom w:val="none" w:sz="0" w:space="0" w:color="auto"/>
        <w:right w:val="none" w:sz="0" w:space="0" w:color="auto"/>
      </w:divBdr>
    </w:div>
    <w:div w:id="1568345890">
      <w:marLeft w:val="640"/>
      <w:marRight w:val="0"/>
      <w:marTop w:val="0"/>
      <w:marBottom w:val="0"/>
      <w:divBdr>
        <w:top w:val="none" w:sz="0" w:space="0" w:color="auto"/>
        <w:left w:val="none" w:sz="0" w:space="0" w:color="auto"/>
        <w:bottom w:val="none" w:sz="0" w:space="0" w:color="auto"/>
        <w:right w:val="none" w:sz="0" w:space="0" w:color="auto"/>
      </w:divBdr>
    </w:div>
    <w:div w:id="1568417778">
      <w:marLeft w:val="640"/>
      <w:marRight w:val="0"/>
      <w:marTop w:val="0"/>
      <w:marBottom w:val="0"/>
      <w:divBdr>
        <w:top w:val="none" w:sz="0" w:space="0" w:color="auto"/>
        <w:left w:val="none" w:sz="0" w:space="0" w:color="auto"/>
        <w:bottom w:val="none" w:sz="0" w:space="0" w:color="auto"/>
        <w:right w:val="none" w:sz="0" w:space="0" w:color="auto"/>
      </w:divBdr>
    </w:div>
    <w:div w:id="1568497858">
      <w:marLeft w:val="640"/>
      <w:marRight w:val="0"/>
      <w:marTop w:val="0"/>
      <w:marBottom w:val="0"/>
      <w:divBdr>
        <w:top w:val="none" w:sz="0" w:space="0" w:color="auto"/>
        <w:left w:val="none" w:sz="0" w:space="0" w:color="auto"/>
        <w:bottom w:val="none" w:sz="0" w:space="0" w:color="auto"/>
        <w:right w:val="none" w:sz="0" w:space="0" w:color="auto"/>
      </w:divBdr>
    </w:div>
    <w:div w:id="1568564533">
      <w:marLeft w:val="640"/>
      <w:marRight w:val="0"/>
      <w:marTop w:val="0"/>
      <w:marBottom w:val="0"/>
      <w:divBdr>
        <w:top w:val="none" w:sz="0" w:space="0" w:color="auto"/>
        <w:left w:val="none" w:sz="0" w:space="0" w:color="auto"/>
        <w:bottom w:val="none" w:sz="0" w:space="0" w:color="auto"/>
        <w:right w:val="none" w:sz="0" w:space="0" w:color="auto"/>
      </w:divBdr>
    </w:div>
    <w:div w:id="1568568176">
      <w:marLeft w:val="640"/>
      <w:marRight w:val="0"/>
      <w:marTop w:val="0"/>
      <w:marBottom w:val="0"/>
      <w:divBdr>
        <w:top w:val="none" w:sz="0" w:space="0" w:color="auto"/>
        <w:left w:val="none" w:sz="0" w:space="0" w:color="auto"/>
        <w:bottom w:val="none" w:sz="0" w:space="0" w:color="auto"/>
        <w:right w:val="none" w:sz="0" w:space="0" w:color="auto"/>
      </w:divBdr>
    </w:div>
    <w:div w:id="1568568724">
      <w:marLeft w:val="640"/>
      <w:marRight w:val="0"/>
      <w:marTop w:val="0"/>
      <w:marBottom w:val="0"/>
      <w:divBdr>
        <w:top w:val="none" w:sz="0" w:space="0" w:color="auto"/>
        <w:left w:val="none" w:sz="0" w:space="0" w:color="auto"/>
        <w:bottom w:val="none" w:sz="0" w:space="0" w:color="auto"/>
        <w:right w:val="none" w:sz="0" w:space="0" w:color="auto"/>
      </w:divBdr>
    </w:div>
    <w:div w:id="1568570407">
      <w:marLeft w:val="640"/>
      <w:marRight w:val="0"/>
      <w:marTop w:val="0"/>
      <w:marBottom w:val="0"/>
      <w:divBdr>
        <w:top w:val="none" w:sz="0" w:space="0" w:color="auto"/>
        <w:left w:val="none" w:sz="0" w:space="0" w:color="auto"/>
        <w:bottom w:val="none" w:sz="0" w:space="0" w:color="auto"/>
        <w:right w:val="none" w:sz="0" w:space="0" w:color="auto"/>
      </w:divBdr>
    </w:div>
    <w:div w:id="1568607414">
      <w:marLeft w:val="480"/>
      <w:marRight w:val="0"/>
      <w:marTop w:val="0"/>
      <w:marBottom w:val="0"/>
      <w:divBdr>
        <w:top w:val="none" w:sz="0" w:space="0" w:color="auto"/>
        <w:left w:val="none" w:sz="0" w:space="0" w:color="auto"/>
        <w:bottom w:val="none" w:sz="0" w:space="0" w:color="auto"/>
        <w:right w:val="none" w:sz="0" w:space="0" w:color="auto"/>
      </w:divBdr>
    </w:div>
    <w:div w:id="1568689403">
      <w:marLeft w:val="640"/>
      <w:marRight w:val="0"/>
      <w:marTop w:val="0"/>
      <w:marBottom w:val="0"/>
      <w:divBdr>
        <w:top w:val="none" w:sz="0" w:space="0" w:color="auto"/>
        <w:left w:val="none" w:sz="0" w:space="0" w:color="auto"/>
        <w:bottom w:val="none" w:sz="0" w:space="0" w:color="auto"/>
        <w:right w:val="none" w:sz="0" w:space="0" w:color="auto"/>
      </w:divBdr>
    </w:div>
    <w:div w:id="1568805746">
      <w:marLeft w:val="640"/>
      <w:marRight w:val="0"/>
      <w:marTop w:val="0"/>
      <w:marBottom w:val="0"/>
      <w:divBdr>
        <w:top w:val="none" w:sz="0" w:space="0" w:color="auto"/>
        <w:left w:val="none" w:sz="0" w:space="0" w:color="auto"/>
        <w:bottom w:val="none" w:sz="0" w:space="0" w:color="auto"/>
        <w:right w:val="none" w:sz="0" w:space="0" w:color="auto"/>
      </w:divBdr>
    </w:div>
    <w:div w:id="1568806151">
      <w:marLeft w:val="640"/>
      <w:marRight w:val="0"/>
      <w:marTop w:val="0"/>
      <w:marBottom w:val="0"/>
      <w:divBdr>
        <w:top w:val="none" w:sz="0" w:space="0" w:color="auto"/>
        <w:left w:val="none" w:sz="0" w:space="0" w:color="auto"/>
        <w:bottom w:val="none" w:sz="0" w:space="0" w:color="auto"/>
        <w:right w:val="none" w:sz="0" w:space="0" w:color="auto"/>
      </w:divBdr>
    </w:div>
    <w:div w:id="1568833327">
      <w:marLeft w:val="640"/>
      <w:marRight w:val="0"/>
      <w:marTop w:val="0"/>
      <w:marBottom w:val="0"/>
      <w:divBdr>
        <w:top w:val="none" w:sz="0" w:space="0" w:color="auto"/>
        <w:left w:val="none" w:sz="0" w:space="0" w:color="auto"/>
        <w:bottom w:val="none" w:sz="0" w:space="0" w:color="auto"/>
        <w:right w:val="none" w:sz="0" w:space="0" w:color="auto"/>
      </w:divBdr>
    </w:div>
    <w:div w:id="1568874961">
      <w:marLeft w:val="640"/>
      <w:marRight w:val="0"/>
      <w:marTop w:val="0"/>
      <w:marBottom w:val="0"/>
      <w:divBdr>
        <w:top w:val="none" w:sz="0" w:space="0" w:color="auto"/>
        <w:left w:val="none" w:sz="0" w:space="0" w:color="auto"/>
        <w:bottom w:val="none" w:sz="0" w:space="0" w:color="auto"/>
        <w:right w:val="none" w:sz="0" w:space="0" w:color="auto"/>
      </w:divBdr>
    </w:div>
    <w:div w:id="1568884320">
      <w:marLeft w:val="640"/>
      <w:marRight w:val="0"/>
      <w:marTop w:val="0"/>
      <w:marBottom w:val="0"/>
      <w:divBdr>
        <w:top w:val="none" w:sz="0" w:space="0" w:color="auto"/>
        <w:left w:val="none" w:sz="0" w:space="0" w:color="auto"/>
        <w:bottom w:val="none" w:sz="0" w:space="0" w:color="auto"/>
        <w:right w:val="none" w:sz="0" w:space="0" w:color="auto"/>
      </w:divBdr>
    </w:div>
    <w:div w:id="1569150015">
      <w:marLeft w:val="640"/>
      <w:marRight w:val="0"/>
      <w:marTop w:val="0"/>
      <w:marBottom w:val="0"/>
      <w:divBdr>
        <w:top w:val="none" w:sz="0" w:space="0" w:color="auto"/>
        <w:left w:val="none" w:sz="0" w:space="0" w:color="auto"/>
        <w:bottom w:val="none" w:sz="0" w:space="0" w:color="auto"/>
        <w:right w:val="none" w:sz="0" w:space="0" w:color="auto"/>
      </w:divBdr>
    </w:div>
    <w:div w:id="1569271177">
      <w:marLeft w:val="640"/>
      <w:marRight w:val="0"/>
      <w:marTop w:val="0"/>
      <w:marBottom w:val="0"/>
      <w:divBdr>
        <w:top w:val="none" w:sz="0" w:space="0" w:color="auto"/>
        <w:left w:val="none" w:sz="0" w:space="0" w:color="auto"/>
        <w:bottom w:val="none" w:sz="0" w:space="0" w:color="auto"/>
        <w:right w:val="none" w:sz="0" w:space="0" w:color="auto"/>
      </w:divBdr>
    </w:div>
    <w:div w:id="1569346197">
      <w:marLeft w:val="640"/>
      <w:marRight w:val="0"/>
      <w:marTop w:val="0"/>
      <w:marBottom w:val="0"/>
      <w:divBdr>
        <w:top w:val="none" w:sz="0" w:space="0" w:color="auto"/>
        <w:left w:val="none" w:sz="0" w:space="0" w:color="auto"/>
        <w:bottom w:val="none" w:sz="0" w:space="0" w:color="auto"/>
        <w:right w:val="none" w:sz="0" w:space="0" w:color="auto"/>
      </w:divBdr>
    </w:div>
    <w:div w:id="1569413633">
      <w:marLeft w:val="640"/>
      <w:marRight w:val="0"/>
      <w:marTop w:val="0"/>
      <w:marBottom w:val="0"/>
      <w:divBdr>
        <w:top w:val="none" w:sz="0" w:space="0" w:color="auto"/>
        <w:left w:val="none" w:sz="0" w:space="0" w:color="auto"/>
        <w:bottom w:val="none" w:sz="0" w:space="0" w:color="auto"/>
        <w:right w:val="none" w:sz="0" w:space="0" w:color="auto"/>
      </w:divBdr>
    </w:div>
    <w:div w:id="1569419647">
      <w:marLeft w:val="640"/>
      <w:marRight w:val="0"/>
      <w:marTop w:val="0"/>
      <w:marBottom w:val="0"/>
      <w:divBdr>
        <w:top w:val="none" w:sz="0" w:space="0" w:color="auto"/>
        <w:left w:val="none" w:sz="0" w:space="0" w:color="auto"/>
        <w:bottom w:val="none" w:sz="0" w:space="0" w:color="auto"/>
        <w:right w:val="none" w:sz="0" w:space="0" w:color="auto"/>
      </w:divBdr>
    </w:div>
    <w:div w:id="1569533765">
      <w:marLeft w:val="640"/>
      <w:marRight w:val="0"/>
      <w:marTop w:val="0"/>
      <w:marBottom w:val="0"/>
      <w:divBdr>
        <w:top w:val="none" w:sz="0" w:space="0" w:color="auto"/>
        <w:left w:val="none" w:sz="0" w:space="0" w:color="auto"/>
        <w:bottom w:val="none" w:sz="0" w:space="0" w:color="auto"/>
        <w:right w:val="none" w:sz="0" w:space="0" w:color="auto"/>
      </w:divBdr>
    </w:div>
    <w:div w:id="1569536516">
      <w:marLeft w:val="640"/>
      <w:marRight w:val="0"/>
      <w:marTop w:val="0"/>
      <w:marBottom w:val="0"/>
      <w:divBdr>
        <w:top w:val="none" w:sz="0" w:space="0" w:color="auto"/>
        <w:left w:val="none" w:sz="0" w:space="0" w:color="auto"/>
        <w:bottom w:val="none" w:sz="0" w:space="0" w:color="auto"/>
        <w:right w:val="none" w:sz="0" w:space="0" w:color="auto"/>
      </w:divBdr>
    </w:div>
    <w:div w:id="1569657214">
      <w:marLeft w:val="640"/>
      <w:marRight w:val="0"/>
      <w:marTop w:val="0"/>
      <w:marBottom w:val="0"/>
      <w:divBdr>
        <w:top w:val="none" w:sz="0" w:space="0" w:color="auto"/>
        <w:left w:val="none" w:sz="0" w:space="0" w:color="auto"/>
        <w:bottom w:val="none" w:sz="0" w:space="0" w:color="auto"/>
        <w:right w:val="none" w:sz="0" w:space="0" w:color="auto"/>
      </w:divBdr>
    </w:div>
    <w:div w:id="1569802992">
      <w:marLeft w:val="640"/>
      <w:marRight w:val="0"/>
      <w:marTop w:val="0"/>
      <w:marBottom w:val="0"/>
      <w:divBdr>
        <w:top w:val="none" w:sz="0" w:space="0" w:color="auto"/>
        <w:left w:val="none" w:sz="0" w:space="0" w:color="auto"/>
        <w:bottom w:val="none" w:sz="0" w:space="0" w:color="auto"/>
        <w:right w:val="none" w:sz="0" w:space="0" w:color="auto"/>
      </w:divBdr>
    </w:div>
    <w:div w:id="1569805339">
      <w:marLeft w:val="640"/>
      <w:marRight w:val="0"/>
      <w:marTop w:val="0"/>
      <w:marBottom w:val="0"/>
      <w:divBdr>
        <w:top w:val="none" w:sz="0" w:space="0" w:color="auto"/>
        <w:left w:val="none" w:sz="0" w:space="0" w:color="auto"/>
        <w:bottom w:val="none" w:sz="0" w:space="0" w:color="auto"/>
        <w:right w:val="none" w:sz="0" w:space="0" w:color="auto"/>
      </w:divBdr>
    </w:div>
    <w:div w:id="1569805668">
      <w:marLeft w:val="640"/>
      <w:marRight w:val="0"/>
      <w:marTop w:val="0"/>
      <w:marBottom w:val="0"/>
      <w:divBdr>
        <w:top w:val="none" w:sz="0" w:space="0" w:color="auto"/>
        <w:left w:val="none" w:sz="0" w:space="0" w:color="auto"/>
        <w:bottom w:val="none" w:sz="0" w:space="0" w:color="auto"/>
        <w:right w:val="none" w:sz="0" w:space="0" w:color="auto"/>
      </w:divBdr>
    </w:div>
    <w:div w:id="1569807306">
      <w:marLeft w:val="640"/>
      <w:marRight w:val="0"/>
      <w:marTop w:val="0"/>
      <w:marBottom w:val="0"/>
      <w:divBdr>
        <w:top w:val="none" w:sz="0" w:space="0" w:color="auto"/>
        <w:left w:val="none" w:sz="0" w:space="0" w:color="auto"/>
        <w:bottom w:val="none" w:sz="0" w:space="0" w:color="auto"/>
        <w:right w:val="none" w:sz="0" w:space="0" w:color="auto"/>
      </w:divBdr>
    </w:div>
    <w:div w:id="1569850872">
      <w:marLeft w:val="640"/>
      <w:marRight w:val="0"/>
      <w:marTop w:val="0"/>
      <w:marBottom w:val="0"/>
      <w:divBdr>
        <w:top w:val="none" w:sz="0" w:space="0" w:color="auto"/>
        <w:left w:val="none" w:sz="0" w:space="0" w:color="auto"/>
        <w:bottom w:val="none" w:sz="0" w:space="0" w:color="auto"/>
        <w:right w:val="none" w:sz="0" w:space="0" w:color="auto"/>
      </w:divBdr>
    </w:div>
    <w:div w:id="1569877077">
      <w:marLeft w:val="640"/>
      <w:marRight w:val="0"/>
      <w:marTop w:val="0"/>
      <w:marBottom w:val="0"/>
      <w:divBdr>
        <w:top w:val="none" w:sz="0" w:space="0" w:color="auto"/>
        <w:left w:val="none" w:sz="0" w:space="0" w:color="auto"/>
        <w:bottom w:val="none" w:sz="0" w:space="0" w:color="auto"/>
        <w:right w:val="none" w:sz="0" w:space="0" w:color="auto"/>
      </w:divBdr>
    </w:div>
    <w:div w:id="1569880364">
      <w:marLeft w:val="640"/>
      <w:marRight w:val="0"/>
      <w:marTop w:val="0"/>
      <w:marBottom w:val="0"/>
      <w:divBdr>
        <w:top w:val="none" w:sz="0" w:space="0" w:color="auto"/>
        <w:left w:val="none" w:sz="0" w:space="0" w:color="auto"/>
        <w:bottom w:val="none" w:sz="0" w:space="0" w:color="auto"/>
        <w:right w:val="none" w:sz="0" w:space="0" w:color="auto"/>
      </w:divBdr>
    </w:div>
    <w:div w:id="1569880638">
      <w:marLeft w:val="640"/>
      <w:marRight w:val="0"/>
      <w:marTop w:val="0"/>
      <w:marBottom w:val="0"/>
      <w:divBdr>
        <w:top w:val="none" w:sz="0" w:space="0" w:color="auto"/>
        <w:left w:val="none" w:sz="0" w:space="0" w:color="auto"/>
        <w:bottom w:val="none" w:sz="0" w:space="0" w:color="auto"/>
        <w:right w:val="none" w:sz="0" w:space="0" w:color="auto"/>
      </w:divBdr>
    </w:div>
    <w:div w:id="1569925287">
      <w:marLeft w:val="640"/>
      <w:marRight w:val="0"/>
      <w:marTop w:val="0"/>
      <w:marBottom w:val="0"/>
      <w:divBdr>
        <w:top w:val="none" w:sz="0" w:space="0" w:color="auto"/>
        <w:left w:val="none" w:sz="0" w:space="0" w:color="auto"/>
        <w:bottom w:val="none" w:sz="0" w:space="0" w:color="auto"/>
        <w:right w:val="none" w:sz="0" w:space="0" w:color="auto"/>
      </w:divBdr>
    </w:div>
    <w:div w:id="1569994398">
      <w:marLeft w:val="640"/>
      <w:marRight w:val="0"/>
      <w:marTop w:val="0"/>
      <w:marBottom w:val="0"/>
      <w:divBdr>
        <w:top w:val="none" w:sz="0" w:space="0" w:color="auto"/>
        <w:left w:val="none" w:sz="0" w:space="0" w:color="auto"/>
        <w:bottom w:val="none" w:sz="0" w:space="0" w:color="auto"/>
        <w:right w:val="none" w:sz="0" w:space="0" w:color="auto"/>
      </w:divBdr>
    </w:div>
    <w:div w:id="1570118724">
      <w:marLeft w:val="640"/>
      <w:marRight w:val="0"/>
      <w:marTop w:val="0"/>
      <w:marBottom w:val="0"/>
      <w:divBdr>
        <w:top w:val="none" w:sz="0" w:space="0" w:color="auto"/>
        <w:left w:val="none" w:sz="0" w:space="0" w:color="auto"/>
        <w:bottom w:val="none" w:sz="0" w:space="0" w:color="auto"/>
        <w:right w:val="none" w:sz="0" w:space="0" w:color="auto"/>
      </w:divBdr>
    </w:div>
    <w:div w:id="1570268286">
      <w:marLeft w:val="640"/>
      <w:marRight w:val="0"/>
      <w:marTop w:val="0"/>
      <w:marBottom w:val="0"/>
      <w:divBdr>
        <w:top w:val="none" w:sz="0" w:space="0" w:color="auto"/>
        <w:left w:val="none" w:sz="0" w:space="0" w:color="auto"/>
        <w:bottom w:val="none" w:sz="0" w:space="0" w:color="auto"/>
        <w:right w:val="none" w:sz="0" w:space="0" w:color="auto"/>
      </w:divBdr>
    </w:div>
    <w:div w:id="1570308536">
      <w:marLeft w:val="640"/>
      <w:marRight w:val="0"/>
      <w:marTop w:val="0"/>
      <w:marBottom w:val="0"/>
      <w:divBdr>
        <w:top w:val="none" w:sz="0" w:space="0" w:color="auto"/>
        <w:left w:val="none" w:sz="0" w:space="0" w:color="auto"/>
        <w:bottom w:val="none" w:sz="0" w:space="0" w:color="auto"/>
        <w:right w:val="none" w:sz="0" w:space="0" w:color="auto"/>
      </w:divBdr>
    </w:div>
    <w:div w:id="1570312570">
      <w:marLeft w:val="640"/>
      <w:marRight w:val="0"/>
      <w:marTop w:val="0"/>
      <w:marBottom w:val="0"/>
      <w:divBdr>
        <w:top w:val="none" w:sz="0" w:space="0" w:color="auto"/>
        <w:left w:val="none" w:sz="0" w:space="0" w:color="auto"/>
        <w:bottom w:val="none" w:sz="0" w:space="0" w:color="auto"/>
        <w:right w:val="none" w:sz="0" w:space="0" w:color="auto"/>
      </w:divBdr>
    </w:div>
    <w:div w:id="1570336498">
      <w:marLeft w:val="640"/>
      <w:marRight w:val="0"/>
      <w:marTop w:val="0"/>
      <w:marBottom w:val="0"/>
      <w:divBdr>
        <w:top w:val="none" w:sz="0" w:space="0" w:color="auto"/>
        <w:left w:val="none" w:sz="0" w:space="0" w:color="auto"/>
        <w:bottom w:val="none" w:sz="0" w:space="0" w:color="auto"/>
        <w:right w:val="none" w:sz="0" w:space="0" w:color="auto"/>
      </w:divBdr>
    </w:div>
    <w:div w:id="1570462681">
      <w:marLeft w:val="640"/>
      <w:marRight w:val="0"/>
      <w:marTop w:val="0"/>
      <w:marBottom w:val="0"/>
      <w:divBdr>
        <w:top w:val="none" w:sz="0" w:space="0" w:color="auto"/>
        <w:left w:val="none" w:sz="0" w:space="0" w:color="auto"/>
        <w:bottom w:val="none" w:sz="0" w:space="0" w:color="auto"/>
        <w:right w:val="none" w:sz="0" w:space="0" w:color="auto"/>
      </w:divBdr>
    </w:div>
    <w:div w:id="1570579308">
      <w:marLeft w:val="640"/>
      <w:marRight w:val="0"/>
      <w:marTop w:val="0"/>
      <w:marBottom w:val="0"/>
      <w:divBdr>
        <w:top w:val="none" w:sz="0" w:space="0" w:color="auto"/>
        <w:left w:val="none" w:sz="0" w:space="0" w:color="auto"/>
        <w:bottom w:val="none" w:sz="0" w:space="0" w:color="auto"/>
        <w:right w:val="none" w:sz="0" w:space="0" w:color="auto"/>
      </w:divBdr>
    </w:div>
    <w:div w:id="1570925314">
      <w:marLeft w:val="640"/>
      <w:marRight w:val="0"/>
      <w:marTop w:val="0"/>
      <w:marBottom w:val="0"/>
      <w:divBdr>
        <w:top w:val="none" w:sz="0" w:space="0" w:color="auto"/>
        <w:left w:val="none" w:sz="0" w:space="0" w:color="auto"/>
        <w:bottom w:val="none" w:sz="0" w:space="0" w:color="auto"/>
        <w:right w:val="none" w:sz="0" w:space="0" w:color="auto"/>
      </w:divBdr>
    </w:div>
    <w:div w:id="1570966504">
      <w:marLeft w:val="640"/>
      <w:marRight w:val="0"/>
      <w:marTop w:val="0"/>
      <w:marBottom w:val="0"/>
      <w:divBdr>
        <w:top w:val="none" w:sz="0" w:space="0" w:color="auto"/>
        <w:left w:val="none" w:sz="0" w:space="0" w:color="auto"/>
        <w:bottom w:val="none" w:sz="0" w:space="0" w:color="auto"/>
        <w:right w:val="none" w:sz="0" w:space="0" w:color="auto"/>
      </w:divBdr>
    </w:div>
    <w:div w:id="1570967068">
      <w:marLeft w:val="640"/>
      <w:marRight w:val="0"/>
      <w:marTop w:val="0"/>
      <w:marBottom w:val="0"/>
      <w:divBdr>
        <w:top w:val="none" w:sz="0" w:space="0" w:color="auto"/>
        <w:left w:val="none" w:sz="0" w:space="0" w:color="auto"/>
        <w:bottom w:val="none" w:sz="0" w:space="0" w:color="auto"/>
        <w:right w:val="none" w:sz="0" w:space="0" w:color="auto"/>
      </w:divBdr>
    </w:div>
    <w:div w:id="1571034085">
      <w:marLeft w:val="640"/>
      <w:marRight w:val="0"/>
      <w:marTop w:val="0"/>
      <w:marBottom w:val="0"/>
      <w:divBdr>
        <w:top w:val="none" w:sz="0" w:space="0" w:color="auto"/>
        <w:left w:val="none" w:sz="0" w:space="0" w:color="auto"/>
        <w:bottom w:val="none" w:sz="0" w:space="0" w:color="auto"/>
        <w:right w:val="none" w:sz="0" w:space="0" w:color="auto"/>
      </w:divBdr>
    </w:div>
    <w:div w:id="1571036559">
      <w:marLeft w:val="640"/>
      <w:marRight w:val="0"/>
      <w:marTop w:val="0"/>
      <w:marBottom w:val="0"/>
      <w:divBdr>
        <w:top w:val="none" w:sz="0" w:space="0" w:color="auto"/>
        <w:left w:val="none" w:sz="0" w:space="0" w:color="auto"/>
        <w:bottom w:val="none" w:sz="0" w:space="0" w:color="auto"/>
        <w:right w:val="none" w:sz="0" w:space="0" w:color="auto"/>
      </w:divBdr>
    </w:div>
    <w:div w:id="1571038366">
      <w:marLeft w:val="640"/>
      <w:marRight w:val="0"/>
      <w:marTop w:val="0"/>
      <w:marBottom w:val="0"/>
      <w:divBdr>
        <w:top w:val="none" w:sz="0" w:space="0" w:color="auto"/>
        <w:left w:val="none" w:sz="0" w:space="0" w:color="auto"/>
        <w:bottom w:val="none" w:sz="0" w:space="0" w:color="auto"/>
        <w:right w:val="none" w:sz="0" w:space="0" w:color="auto"/>
      </w:divBdr>
    </w:div>
    <w:div w:id="1571039187">
      <w:marLeft w:val="640"/>
      <w:marRight w:val="0"/>
      <w:marTop w:val="0"/>
      <w:marBottom w:val="0"/>
      <w:divBdr>
        <w:top w:val="none" w:sz="0" w:space="0" w:color="auto"/>
        <w:left w:val="none" w:sz="0" w:space="0" w:color="auto"/>
        <w:bottom w:val="none" w:sz="0" w:space="0" w:color="auto"/>
        <w:right w:val="none" w:sz="0" w:space="0" w:color="auto"/>
      </w:divBdr>
    </w:div>
    <w:div w:id="1571111159">
      <w:marLeft w:val="640"/>
      <w:marRight w:val="0"/>
      <w:marTop w:val="0"/>
      <w:marBottom w:val="0"/>
      <w:divBdr>
        <w:top w:val="none" w:sz="0" w:space="0" w:color="auto"/>
        <w:left w:val="none" w:sz="0" w:space="0" w:color="auto"/>
        <w:bottom w:val="none" w:sz="0" w:space="0" w:color="auto"/>
        <w:right w:val="none" w:sz="0" w:space="0" w:color="auto"/>
      </w:divBdr>
    </w:div>
    <w:div w:id="1571115556">
      <w:marLeft w:val="640"/>
      <w:marRight w:val="0"/>
      <w:marTop w:val="0"/>
      <w:marBottom w:val="0"/>
      <w:divBdr>
        <w:top w:val="none" w:sz="0" w:space="0" w:color="auto"/>
        <w:left w:val="none" w:sz="0" w:space="0" w:color="auto"/>
        <w:bottom w:val="none" w:sz="0" w:space="0" w:color="auto"/>
        <w:right w:val="none" w:sz="0" w:space="0" w:color="auto"/>
      </w:divBdr>
    </w:div>
    <w:div w:id="1571115699">
      <w:marLeft w:val="640"/>
      <w:marRight w:val="0"/>
      <w:marTop w:val="0"/>
      <w:marBottom w:val="0"/>
      <w:divBdr>
        <w:top w:val="none" w:sz="0" w:space="0" w:color="auto"/>
        <w:left w:val="none" w:sz="0" w:space="0" w:color="auto"/>
        <w:bottom w:val="none" w:sz="0" w:space="0" w:color="auto"/>
        <w:right w:val="none" w:sz="0" w:space="0" w:color="auto"/>
      </w:divBdr>
    </w:div>
    <w:div w:id="1571160558">
      <w:marLeft w:val="640"/>
      <w:marRight w:val="0"/>
      <w:marTop w:val="0"/>
      <w:marBottom w:val="0"/>
      <w:divBdr>
        <w:top w:val="none" w:sz="0" w:space="0" w:color="auto"/>
        <w:left w:val="none" w:sz="0" w:space="0" w:color="auto"/>
        <w:bottom w:val="none" w:sz="0" w:space="0" w:color="auto"/>
        <w:right w:val="none" w:sz="0" w:space="0" w:color="auto"/>
      </w:divBdr>
    </w:div>
    <w:div w:id="1571232405">
      <w:marLeft w:val="640"/>
      <w:marRight w:val="0"/>
      <w:marTop w:val="0"/>
      <w:marBottom w:val="0"/>
      <w:divBdr>
        <w:top w:val="none" w:sz="0" w:space="0" w:color="auto"/>
        <w:left w:val="none" w:sz="0" w:space="0" w:color="auto"/>
        <w:bottom w:val="none" w:sz="0" w:space="0" w:color="auto"/>
        <w:right w:val="none" w:sz="0" w:space="0" w:color="auto"/>
      </w:divBdr>
    </w:div>
    <w:div w:id="1571307194">
      <w:marLeft w:val="640"/>
      <w:marRight w:val="0"/>
      <w:marTop w:val="0"/>
      <w:marBottom w:val="0"/>
      <w:divBdr>
        <w:top w:val="none" w:sz="0" w:space="0" w:color="auto"/>
        <w:left w:val="none" w:sz="0" w:space="0" w:color="auto"/>
        <w:bottom w:val="none" w:sz="0" w:space="0" w:color="auto"/>
        <w:right w:val="none" w:sz="0" w:space="0" w:color="auto"/>
      </w:divBdr>
    </w:div>
    <w:div w:id="1571307659">
      <w:bodyDiv w:val="1"/>
      <w:marLeft w:val="0"/>
      <w:marRight w:val="0"/>
      <w:marTop w:val="0"/>
      <w:marBottom w:val="0"/>
      <w:divBdr>
        <w:top w:val="none" w:sz="0" w:space="0" w:color="auto"/>
        <w:left w:val="none" w:sz="0" w:space="0" w:color="auto"/>
        <w:bottom w:val="none" w:sz="0" w:space="0" w:color="auto"/>
        <w:right w:val="none" w:sz="0" w:space="0" w:color="auto"/>
      </w:divBdr>
    </w:div>
    <w:div w:id="1571382821">
      <w:marLeft w:val="640"/>
      <w:marRight w:val="0"/>
      <w:marTop w:val="0"/>
      <w:marBottom w:val="0"/>
      <w:divBdr>
        <w:top w:val="none" w:sz="0" w:space="0" w:color="auto"/>
        <w:left w:val="none" w:sz="0" w:space="0" w:color="auto"/>
        <w:bottom w:val="none" w:sz="0" w:space="0" w:color="auto"/>
        <w:right w:val="none" w:sz="0" w:space="0" w:color="auto"/>
      </w:divBdr>
    </w:div>
    <w:div w:id="1571497543">
      <w:marLeft w:val="640"/>
      <w:marRight w:val="0"/>
      <w:marTop w:val="0"/>
      <w:marBottom w:val="0"/>
      <w:divBdr>
        <w:top w:val="none" w:sz="0" w:space="0" w:color="auto"/>
        <w:left w:val="none" w:sz="0" w:space="0" w:color="auto"/>
        <w:bottom w:val="none" w:sz="0" w:space="0" w:color="auto"/>
        <w:right w:val="none" w:sz="0" w:space="0" w:color="auto"/>
      </w:divBdr>
    </w:div>
    <w:div w:id="1571503519">
      <w:marLeft w:val="640"/>
      <w:marRight w:val="0"/>
      <w:marTop w:val="0"/>
      <w:marBottom w:val="0"/>
      <w:divBdr>
        <w:top w:val="none" w:sz="0" w:space="0" w:color="auto"/>
        <w:left w:val="none" w:sz="0" w:space="0" w:color="auto"/>
        <w:bottom w:val="none" w:sz="0" w:space="0" w:color="auto"/>
        <w:right w:val="none" w:sz="0" w:space="0" w:color="auto"/>
      </w:divBdr>
    </w:div>
    <w:div w:id="1571575647">
      <w:marLeft w:val="640"/>
      <w:marRight w:val="0"/>
      <w:marTop w:val="0"/>
      <w:marBottom w:val="0"/>
      <w:divBdr>
        <w:top w:val="none" w:sz="0" w:space="0" w:color="auto"/>
        <w:left w:val="none" w:sz="0" w:space="0" w:color="auto"/>
        <w:bottom w:val="none" w:sz="0" w:space="0" w:color="auto"/>
        <w:right w:val="none" w:sz="0" w:space="0" w:color="auto"/>
      </w:divBdr>
    </w:div>
    <w:div w:id="1571580505">
      <w:marLeft w:val="640"/>
      <w:marRight w:val="0"/>
      <w:marTop w:val="0"/>
      <w:marBottom w:val="0"/>
      <w:divBdr>
        <w:top w:val="none" w:sz="0" w:space="0" w:color="auto"/>
        <w:left w:val="none" w:sz="0" w:space="0" w:color="auto"/>
        <w:bottom w:val="none" w:sz="0" w:space="0" w:color="auto"/>
        <w:right w:val="none" w:sz="0" w:space="0" w:color="auto"/>
      </w:divBdr>
    </w:div>
    <w:div w:id="1571649801">
      <w:marLeft w:val="640"/>
      <w:marRight w:val="0"/>
      <w:marTop w:val="0"/>
      <w:marBottom w:val="0"/>
      <w:divBdr>
        <w:top w:val="none" w:sz="0" w:space="0" w:color="auto"/>
        <w:left w:val="none" w:sz="0" w:space="0" w:color="auto"/>
        <w:bottom w:val="none" w:sz="0" w:space="0" w:color="auto"/>
        <w:right w:val="none" w:sz="0" w:space="0" w:color="auto"/>
      </w:divBdr>
    </w:div>
    <w:div w:id="1571691278">
      <w:marLeft w:val="640"/>
      <w:marRight w:val="0"/>
      <w:marTop w:val="0"/>
      <w:marBottom w:val="0"/>
      <w:divBdr>
        <w:top w:val="none" w:sz="0" w:space="0" w:color="auto"/>
        <w:left w:val="none" w:sz="0" w:space="0" w:color="auto"/>
        <w:bottom w:val="none" w:sz="0" w:space="0" w:color="auto"/>
        <w:right w:val="none" w:sz="0" w:space="0" w:color="auto"/>
      </w:divBdr>
    </w:div>
    <w:div w:id="1571770291">
      <w:marLeft w:val="640"/>
      <w:marRight w:val="0"/>
      <w:marTop w:val="0"/>
      <w:marBottom w:val="0"/>
      <w:divBdr>
        <w:top w:val="none" w:sz="0" w:space="0" w:color="auto"/>
        <w:left w:val="none" w:sz="0" w:space="0" w:color="auto"/>
        <w:bottom w:val="none" w:sz="0" w:space="0" w:color="auto"/>
        <w:right w:val="none" w:sz="0" w:space="0" w:color="auto"/>
      </w:divBdr>
    </w:div>
    <w:div w:id="1571770915">
      <w:marLeft w:val="640"/>
      <w:marRight w:val="0"/>
      <w:marTop w:val="0"/>
      <w:marBottom w:val="0"/>
      <w:divBdr>
        <w:top w:val="none" w:sz="0" w:space="0" w:color="auto"/>
        <w:left w:val="none" w:sz="0" w:space="0" w:color="auto"/>
        <w:bottom w:val="none" w:sz="0" w:space="0" w:color="auto"/>
        <w:right w:val="none" w:sz="0" w:space="0" w:color="auto"/>
      </w:divBdr>
    </w:div>
    <w:div w:id="1571845388">
      <w:marLeft w:val="640"/>
      <w:marRight w:val="0"/>
      <w:marTop w:val="0"/>
      <w:marBottom w:val="0"/>
      <w:divBdr>
        <w:top w:val="none" w:sz="0" w:space="0" w:color="auto"/>
        <w:left w:val="none" w:sz="0" w:space="0" w:color="auto"/>
        <w:bottom w:val="none" w:sz="0" w:space="0" w:color="auto"/>
        <w:right w:val="none" w:sz="0" w:space="0" w:color="auto"/>
      </w:divBdr>
    </w:div>
    <w:div w:id="1571890248">
      <w:marLeft w:val="640"/>
      <w:marRight w:val="0"/>
      <w:marTop w:val="0"/>
      <w:marBottom w:val="0"/>
      <w:divBdr>
        <w:top w:val="none" w:sz="0" w:space="0" w:color="auto"/>
        <w:left w:val="none" w:sz="0" w:space="0" w:color="auto"/>
        <w:bottom w:val="none" w:sz="0" w:space="0" w:color="auto"/>
        <w:right w:val="none" w:sz="0" w:space="0" w:color="auto"/>
      </w:divBdr>
    </w:div>
    <w:div w:id="1572042816">
      <w:marLeft w:val="640"/>
      <w:marRight w:val="0"/>
      <w:marTop w:val="0"/>
      <w:marBottom w:val="0"/>
      <w:divBdr>
        <w:top w:val="none" w:sz="0" w:space="0" w:color="auto"/>
        <w:left w:val="none" w:sz="0" w:space="0" w:color="auto"/>
        <w:bottom w:val="none" w:sz="0" w:space="0" w:color="auto"/>
        <w:right w:val="none" w:sz="0" w:space="0" w:color="auto"/>
      </w:divBdr>
    </w:div>
    <w:div w:id="1572109372">
      <w:marLeft w:val="640"/>
      <w:marRight w:val="0"/>
      <w:marTop w:val="0"/>
      <w:marBottom w:val="0"/>
      <w:divBdr>
        <w:top w:val="none" w:sz="0" w:space="0" w:color="auto"/>
        <w:left w:val="none" w:sz="0" w:space="0" w:color="auto"/>
        <w:bottom w:val="none" w:sz="0" w:space="0" w:color="auto"/>
        <w:right w:val="none" w:sz="0" w:space="0" w:color="auto"/>
      </w:divBdr>
    </w:div>
    <w:div w:id="1572109890">
      <w:marLeft w:val="640"/>
      <w:marRight w:val="0"/>
      <w:marTop w:val="0"/>
      <w:marBottom w:val="0"/>
      <w:divBdr>
        <w:top w:val="none" w:sz="0" w:space="0" w:color="auto"/>
        <w:left w:val="none" w:sz="0" w:space="0" w:color="auto"/>
        <w:bottom w:val="none" w:sz="0" w:space="0" w:color="auto"/>
        <w:right w:val="none" w:sz="0" w:space="0" w:color="auto"/>
      </w:divBdr>
    </w:div>
    <w:div w:id="1572228378">
      <w:marLeft w:val="640"/>
      <w:marRight w:val="0"/>
      <w:marTop w:val="0"/>
      <w:marBottom w:val="0"/>
      <w:divBdr>
        <w:top w:val="none" w:sz="0" w:space="0" w:color="auto"/>
        <w:left w:val="none" w:sz="0" w:space="0" w:color="auto"/>
        <w:bottom w:val="none" w:sz="0" w:space="0" w:color="auto"/>
        <w:right w:val="none" w:sz="0" w:space="0" w:color="auto"/>
      </w:divBdr>
    </w:div>
    <w:div w:id="1572230053">
      <w:marLeft w:val="640"/>
      <w:marRight w:val="0"/>
      <w:marTop w:val="0"/>
      <w:marBottom w:val="0"/>
      <w:divBdr>
        <w:top w:val="none" w:sz="0" w:space="0" w:color="auto"/>
        <w:left w:val="none" w:sz="0" w:space="0" w:color="auto"/>
        <w:bottom w:val="none" w:sz="0" w:space="0" w:color="auto"/>
        <w:right w:val="none" w:sz="0" w:space="0" w:color="auto"/>
      </w:divBdr>
    </w:div>
    <w:div w:id="1572274222">
      <w:marLeft w:val="640"/>
      <w:marRight w:val="0"/>
      <w:marTop w:val="0"/>
      <w:marBottom w:val="0"/>
      <w:divBdr>
        <w:top w:val="none" w:sz="0" w:space="0" w:color="auto"/>
        <w:left w:val="none" w:sz="0" w:space="0" w:color="auto"/>
        <w:bottom w:val="none" w:sz="0" w:space="0" w:color="auto"/>
        <w:right w:val="none" w:sz="0" w:space="0" w:color="auto"/>
      </w:divBdr>
    </w:div>
    <w:div w:id="1572306627">
      <w:marLeft w:val="640"/>
      <w:marRight w:val="0"/>
      <w:marTop w:val="0"/>
      <w:marBottom w:val="0"/>
      <w:divBdr>
        <w:top w:val="none" w:sz="0" w:space="0" w:color="auto"/>
        <w:left w:val="none" w:sz="0" w:space="0" w:color="auto"/>
        <w:bottom w:val="none" w:sz="0" w:space="0" w:color="auto"/>
        <w:right w:val="none" w:sz="0" w:space="0" w:color="auto"/>
      </w:divBdr>
    </w:div>
    <w:div w:id="1572351995">
      <w:marLeft w:val="640"/>
      <w:marRight w:val="0"/>
      <w:marTop w:val="0"/>
      <w:marBottom w:val="0"/>
      <w:divBdr>
        <w:top w:val="none" w:sz="0" w:space="0" w:color="auto"/>
        <w:left w:val="none" w:sz="0" w:space="0" w:color="auto"/>
        <w:bottom w:val="none" w:sz="0" w:space="0" w:color="auto"/>
        <w:right w:val="none" w:sz="0" w:space="0" w:color="auto"/>
      </w:divBdr>
    </w:div>
    <w:div w:id="1572353180">
      <w:marLeft w:val="640"/>
      <w:marRight w:val="0"/>
      <w:marTop w:val="0"/>
      <w:marBottom w:val="0"/>
      <w:divBdr>
        <w:top w:val="none" w:sz="0" w:space="0" w:color="auto"/>
        <w:left w:val="none" w:sz="0" w:space="0" w:color="auto"/>
        <w:bottom w:val="none" w:sz="0" w:space="0" w:color="auto"/>
        <w:right w:val="none" w:sz="0" w:space="0" w:color="auto"/>
      </w:divBdr>
    </w:div>
    <w:div w:id="1572428750">
      <w:marLeft w:val="640"/>
      <w:marRight w:val="0"/>
      <w:marTop w:val="0"/>
      <w:marBottom w:val="0"/>
      <w:divBdr>
        <w:top w:val="none" w:sz="0" w:space="0" w:color="auto"/>
        <w:left w:val="none" w:sz="0" w:space="0" w:color="auto"/>
        <w:bottom w:val="none" w:sz="0" w:space="0" w:color="auto"/>
        <w:right w:val="none" w:sz="0" w:space="0" w:color="auto"/>
      </w:divBdr>
    </w:div>
    <w:div w:id="1572496088">
      <w:marLeft w:val="640"/>
      <w:marRight w:val="0"/>
      <w:marTop w:val="0"/>
      <w:marBottom w:val="0"/>
      <w:divBdr>
        <w:top w:val="none" w:sz="0" w:space="0" w:color="auto"/>
        <w:left w:val="none" w:sz="0" w:space="0" w:color="auto"/>
        <w:bottom w:val="none" w:sz="0" w:space="0" w:color="auto"/>
        <w:right w:val="none" w:sz="0" w:space="0" w:color="auto"/>
      </w:divBdr>
    </w:div>
    <w:div w:id="1572500051">
      <w:marLeft w:val="640"/>
      <w:marRight w:val="0"/>
      <w:marTop w:val="0"/>
      <w:marBottom w:val="0"/>
      <w:divBdr>
        <w:top w:val="none" w:sz="0" w:space="0" w:color="auto"/>
        <w:left w:val="none" w:sz="0" w:space="0" w:color="auto"/>
        <w:bottom w:val="none" w:sz="0" w:space="0" w:color="auto"/>
        <w:right w:val="none" w:sz="0" w:space="0" w:color="auto"/>
      </w:divBdr>
    </w:div>
    <w:div w:id="1572617806">
      <w:marLeft w:val="640"/>
      <w:marRight w:val="0"/>
      <w:marTop w:val="0"/>
      <w:marBottom w:val="0"/>
      <w:divBdr>
        <w:top w:val="none" w:sz="0" w:space="0" w:color="auto"/>
        <w:left w:val="none" w:sz="0" w:space="0" w:color="auto"/>
        <w:bottom w:val="none" w:sz="0" w:space="0" w:color="auto"/>
        <w:right w:val="none" w:sz="0" w:space="0" w:color="auto"/>
      </w:divBdr>
    </w:div>
    <w:div w:id="1572689418">
      <w:marLeft w:val="640"/>
      <w:marRight w:val="0"/>
      <w:marTop w:val="0"/>
      <w:marBottom w:val="0"/>
      <w:divBdr>
        <w:top w:val="none" w:sz="0" w:space="0" w:color="auto"/>
        <w:left w:val="none" w:sz="0" w:space="0" w:color="auto"/>
        <w:bottom w:val="none" w:sz="0" w:space="0" w:color="auto"/>
        <w:right w:val="none" w:sz="0" w:space="0" w:color="auto"/>
      </w:divBdr>
    </w:div>
    <w:div w:id="1572740266">
      <w:marLeft w:val="640"/>
      <w:marRight w:val="0"/>
      <w:marTop w:val="0"/>
      <w:marBottom w:val="0"/>
      <w:divBdr>
        <w:top w:val="none" w:sz="0" w:space="0" w:color="auto"/>
        <w:left w:val="none" w:sz="0" w:space="0" w:color="auto"/>
        <w:bottom w:val="none" w:sz="0" w:space="0" w:color="auto"/>
        <w:right w:val="none" w:sz="0" w:space="0" w:color="auto"/>
      </w:divBdr>
    </w:div>
    <w:div w:id="1572808253">
      <w:marLeft w:val="640"/>
      <w:marRight w:val="0"/>
      <w:marTop w:val="0"/>
      <w:marBottom w:val="0"/>
      <w:divBdr>
        <w:top w:val="none" w:sz="0" w:space="0" w:color="auto"/>
        <w:left w:val="none" w:sz="0" w:space="0" w:color="auto"/>
        <w:bottom w:val="none" w:sz="0" w:space="0" w:color="auto"/>
        <w:right w:val="none" w:sz="0" w:space="0" w:color="auto"/>
      </w:divBdr>
    </w:div>
    <w:div w:id="1572815547">
      <w:marLeft w:val="640"/>
      <w:marRight w:val="0"/>
      <w:marTop w:val="0"/>
      <w:marBottom w:val="0"/>
      <w:divBdr>
        <w:top w:val="none" w:sz="0" w:space="0" w:color="auto"/>
        <w:left w:val="none" w:sz="0" w:space="0" w:color="auto"/>
        <w:bottom w:val="none" w:sz="0" w:space="0" w:color="auto"/>
        <w:right w:val="none" w:sz="0" w:space="0" w:color="auto"/>
      </w:divBdr>
    </w:div>
    <w:div w:id="1572887358">
      <w:marLeft w:val="640"/>
      <w:marRight w:val="0"/>
      <w:marTop w:val="0"/>
      <w:marBottom w:val="0"/>
      <w:divBdr>
        <w:top w:val="none" w:sz="0" w:space="0" w:color="auto"/>
        <w:left w:val="none" w:sz="0" w:space="0" w:color="auto"/>
        <w:bottom w:val="none" w:sz="0" w:space="0" w:color="auto"/>
        <w:right w:val="none" w:sz="0" w:space="0" w:color="auto"/>
      </w:divBdr>
    </w:div>
    <w:div w:id="1573004714">
      <w:marLeft w:val="640"/>
      <w:marRight w:val="0"/>
      <w:marTop w:val="0"/>
      <w:marBottom w:val="0"/>
      <w:divBdr>
        <w:top w:val="none" w:sz="0" w:space="0" w:color="auto"/>
        <w:left w:val="none" w:sz="0" w:space="0" w:color="auto"/>
        <w:bottom w:val="none" w:sz="0" w:space="0" w:color="auto"/>
        <w:right w:val="none" w:sz="0" w:space="0" w:color="auto"/>
      </w:divBdr>
    </w:div>
    <w:div w:id="1573153409">
      <w:marLeft w:val="640"/>
      <w:marRight w:val="0"/>
      <w:marTop w:val="0"/>
      <w:marBottom w:val="0"/>
      <w:divBdr>
        <w:top w:val="none" w:sz="0" w:space="0" w:color="auto"/>
        <w:left w:val="none" w:sz="0" w:space="0" w:color="auto"/>
        <w:bottom w:val="none" w:sz="0" w:space="0" w:color="auto"/>
        <w:right w:val="none" w:sz="0" w:space="0" w:color="auto"/>
      </w:divBdr>
    </w:div>
    <w:div w:id="1573193670">
      <w:marLeft w:val="640"/>
      <w:marRight w:val="0"/>
      <w:marTop w:val="0"/>
      <w:marBottom w:val="0"/>
      <w:divBdr>
        <w:top w:val="none" w:sz="0" w:space="0" w:color="auto"/>
        <w:left w:val="none" w:sz="0" w:space="0" w:color="auto"/>
        <w:bottom w:val="none" w:sz="0" w:space="0" w:color="auto"/>
        <w:right w:val="none" w:sz="0" w:space="0" w:color="auto"/>
      </w:divBdr>
    </w:div>
    <w:div w:id="1573196575">
      <w:marLeft w:val="640"/>
      <w:marRight w:val="0"/>
      <w:marTop w:val="0"/>
      <w:marBottom w:val="0"/>
      <w:divBdr>
        <w:top w:val="none" w:sz="0" w:space="0" w:color="auto"/>
        <w:left w:val="none" w:sz="0" w:space="0" w:color="auto"/>
        <w:bottom w:val="none" w:sz="0" w:space="0" w:color="auto"/>
        <w:right w:val="none" w:sz="0" w:space="0" w:color="auto"/>
      </w:divBdr>
    </w:div>
    <w:div w:id="1573389899">
      <w:marLeft w:val="640"/>
      <w:marRight w:val="0"/>
      <w:marTop w:val="0"/>
      <w:marBottom w:val="0"/>
      <w:divBdr>
        <w:top w:val="none" w:sz="0" w:space="0" w:color="auto"/>
        <w:left w:val="none" w:sz="0" w:space="0" w:color="auto"/>
        <w:bottom w:val="none" w:sz="0" w:space="0" w:color="auto"/>
        <w:right w:val="none" w:sz="0" w:space="0" w:color="auto"/>
      </w:divBdr>
    </w:div>
    <w:div w:id="1573393165">
      <w:marLeft w:val="640"/>
      <w:marRight w:val="0"/>
      <w:marTop w:val="0"/>
      <w:marBottom w:val="0"/>
      <w:divBdr>
        <w:top w:val="none" w:sz="0" w:space="0" w:color="auto"/>
        <w:left w:val="none" w:sz="0" w:space="0" w:color="auto"/>
        <w:bottom w:val="none" w:sz="0" w:space="0" w:color="auto"/>
        <w:right w:val="none" w:sz="0" w:space="0" w:color="auto"/>
      </w:divBdr>
    </w:div>
    <w:div w:id="1573468040">
      <w:marLeft w:val="640"/>
      <w:marRight w:val="0"/>
      <w:marTop w:val="0"/>
      <w:marBottom w:val="0"/>
      <w:divBdr>
        <w:top w:val="none" w:sz="0" w:space="0" w:color="auto"/>
        <w:left w:val="none" w:sz="0" w:space="0" w:color="auto"/>
        <w:bottom w:val="none" w:sz="0" w:space="0" w:color="auto"/>
        <w:right w:val="none" w:sz="0" w:space="0" w:color="auto"/>
      </w:divBdr>
    </w:div>
    <w:div w:id="1573471021">
      <w:marLeft w:val="640"/>
      <w:marRight w:val="0"/>
      <w:marTop w:val="0"/>
      <w:marBottom w:val="0"/>
      <w:divBdr>
        <w:top w:val="none" w:sz="0" w:space="0" w:color="auto"/>
        <w:left w:val="none" w:sz="0" w:space="0" w:color="auto"/>
        <w:bottom w:val="none" w:sz="0" w:space="0" w:color="auto"/>
        <w:right w:val="none" w:sz="0" w:space="0" w:color="auto"/>
      </w:divBdr>
    </w:div>
    <w:div w:id="1573541204">
      <w:marLeft w:val="640"/>
      <w:marRight w:val="0"/>
      <w:marTop w:val="0"/>
      <w:marBottom w:val="0"/>
      <w:divBdr>
        <w:top w:val="none" w:sz="0" w:space="0" w:color="auto"/>
        <w:left w:val="none" w:sz="0" w:space="0" w:color="auto"/>
        <w:bottom w:val="none" w:sz="0" w:space="0" w:color="auto"/>
        <w:right w:val="none" w:sz="0" w:space="0" w:color="auto"/>
      </w:divBdr>
    </w:div>
    <w:div w:id="1573542742">
      <w:marLeft w:val="640"/>
      <w:marRight w:val="0"/>
      <w:marTop w:val="0"/>
      <w:marBottom w:val="0"/>
      <w:divBdr>
        <w:top w:val="none" w:sz="0" w:space="0" w:color="auto"/>
        <w:left w:val="none" w:sz="0" w:space="0" w:color="auto"/>
        <w:bottom w:val="none" w:sz="0" w:space="0" w:color="auto"/>
        <w:right w:val="none" w:sz="0" w:space="0" w:color="auto"/>
      </w:divBdr>
    </w:div>
    <w:div w:id="1573734417">
      <w:marLeft w:val="640"/>
      <w:marRight w:val="0"/>
      <w:marTop w:val="0"/>
      <w:marBottom w:val="0"/>
      <w:divBdr>
        <w:top w:val="none" w:sz="0" w:space="0" w:color="auto"/>
        <w:left w:val="none" w:sz="0" w:space="0" w:color="auto"/>
        <w:bottom w:val="none" w:sz="0" w:space="0" w:color="auto"/>
        <w:right w:val="none" w:sz="0" w:space="0" w:color="auto"/>
      </w:divBdr>
    </w:div>
    <w:div w:id="1573814154">
      <w:marLeft w:val="640"/>
      <w:marRight w:val="0"/>
      <w:marTop w:val="0"/>
      <w:marBottom w:val="0"/>
      <w:divBdr>
        <w:top w:val="none" w:sz="0" w:space="0" w:color="auto"/>
        <w:left w:val="none" w:sz="0" w:space="0" w:color="auto"/>
        <w:bottom w:val="none" w:sz="0" w:space="0" w:color="auto"/>
        <w:right w:val="none" w:sz="0" w:space="0" w:color="auto"/>
      </w:divBdr>
    </w:div>
    <w:div w:id="1573925497">
      <w:marLeft w:val="640"/>
      <w:marRight w:val="0"/>
      <w:marTop w:val="0"/>
      <w:marBottom w:val="0"/>
      <w:divBdr>
        <w:top w:val="none" w:sz="0" w:space="0" w:color="auto"/>
        <w:left w:val="none" w:sz="0" w:space="0" w:color="auto"/>
        <w:bottom w:val="none" w:sz="0" w:space="0" w:color="auto"/>
        <w:right w:val="none" w:sz="0" w:space="0" w:color="auto"/>
      </w:divBdr>
    </w:div>
    <w:div w:id="1573932008">
      <w:marLeft w:val="640"/>
      <w:marRight w:val="0"/>
      <w:marTop w:val="0"/>
      <w:marBottom w:val="0"/>
      <w:divBdr>
        <w:top w:val="none" w:sz="0" w:space="0" w:color="auto"/>
        <w:left w:val="none" w:sz="0" w:space="0" w:color="auto"/>
        <w:bottom w:val="none" w:sz="0" w:space="0" w:color="auto"/>
        <w:right w:val="none" w:sz="0" w:space="0" w:color="auto"/>
      </w:divBdr>
    </w:div>
    <w:div w:id="1574003444">
      <w:marLeft w:val="640"/>
      <w:marRight w:val="0"/>
      <w:marTop w:val="0"/>
      <w:marBottom w:val="0"/>
      <w:divBdr>
        <w:top w:val="none" w:sz="0" w:space="0" w:color="auto"/>
        <w:left w:val="none" w:sz="0" w:space="0" w:color="auto"/>
        <w:bottom w:val="none" w:sz="0" w:space="0" w:color="auto"/>
        <w:right w:val="none" w:sz="0" w:space="0" w:color="auto"/>
      </w:divBdr>
    </w:div>
    <w:div w:id="1574047685">
      <w:marLeft w:val="640"/>
      <w:marRight w:val="0"/>
      <w:marTop w:val="0"/>
      <w:marBottom w:val="0"/>
      <w:divBdr>
        <w:top w:val="none" w:sz="0" w:space="0" w:color="auto"/>
        <w:left w:val="none" w:sz="0" w:space="0" w:color="auto"/>
        <w:bottom w:val="none" w:sz="0" w:space="0" w:color="auto"/>
        <w:right w:val="none" w:sz="0" w:space="0" w:color="auto"/>
      </w:divBdr>
    </w:div>
    <w:div w:id="1574047792">
      <w:marLeft w:val="640"/>
      <w:marRight w:val="0"/>
      <w:marTop w:val="0"/>
      <w:marBottom w:val="0"/>
      <w:divBdr>
        <w:top w:val="none" w:sz="0" w:space="0" w:color="auto"/>
        <w:left w:val="none" w:sz="0" w:space="0" w:color="auto"/>
        <w:bottom w:val="none" w:sz="0" w:space="0" w:color="auto"/>
        <w:right w:val="none" w:sz="0" w:space="0" w:color="auto"/>
      </w:divBdr>
    </w:div>
    <w:div w:id="1574049398">
      <w:marLeft w:val="640"/>
      <w:marRight w:val="0"/>
      <w:marTop w:val="0"/>
      <w:marBottom w:val="0"/>
      <w:divBdr>
        <w:top w:val="none" w:sz="0" w:space="0" w:color="auto"/>
        <w:left w:val="none" w:sz="0" w:space="0" w:color="auto"/>
        <w:bottom w:val="none" w:sz="0" w:space="0" w:color="auto"/>
        <w:right w:val="none" w:sz="0" w:space="0" w:color="auto"/>
      </w:divBdr>
    </w:div>
    <w:div w:id="1574119372">
      <w:marLeft w:val="640"/>
      <w:marRight w:val="0"/>
      <w:marTop w:val="0"/>
      <w:marBottom w:val="0"/>
      <w:divBdr>
        <w:top w:val="none" w:sz="0" w:space="0" w:color="auto"/>
        <w:left w:val="none" w:sz="0" w:space="0" w:color="auto"/>
        <w:bottom w:val="none" w:sz="0" w:space="0" w:color="auto"/>
        <w:right w:val="none" w:sz="0" w:space="0" w:color="auto"/>
      </w:divBdr>
    </w:div>
    <w:div w:id="1574197962">
      <w:marLeft w:val="640"/>
      <w:marRight w:val="0"/>
      <w:marTop w:val="0"/>
      <w:marBottom w:val="0"/>
      <w:divBdr>
        <w:top w:val="none" w:sz="0" w:space="0" w:color="auto"/>
        <w:left w:val="none" w:sz="0" w:space="0" w:color="auto"/>
        <w:bottom w:val="none" w:sz="0" w:space="0" w:color="auto"/>
        <w:right w:val="none" w:sz="0" w:space="0" w:color="auto"/>
      </w:divBdr>
    </w:div>
    <w:div w:id="1574242689">
      <w:marLeft w:val="640"/>
      <w:marRight w:val="0"/>
      <w:marTop w:val="0"/>
      <w:marBottom w:val="0"/>
      <w:divBdr>
        <w:top w:val="none" w:sz="0" w:space="0" w:color="auto"/>
        <w:left w:val="none" w:sz="0" w:space="0" w:color="auto"/>
        <w:bottom w:val="none" w:sz="0" w:space="0" w:color="auto"/>
        <w:right w:val="none" w:sz="0" w:space="0" w:color="auto"/>
      </w:divBdr>
    </w:div>
    <w:div w:id="1574271776">
      <w:marLeft w:val="640"/>
      <w:marRight w:val="0"/>
      <w:marTop w:val="0"/>
      <w:marBottom w:val="0"/>
      <w:divBdr>
        <w:top w:val="none" w:sz="0" w:space="0" w:color="auto"/>
        <w:left w:val="none" w:sz="0" w:space="0" w:color="auto"/>
        <w:bottom w:val="none" w:sz="0" w:space="0" w:color="auto"/>
        <w:right w:val="none" w:sz="0" w:space="0" w:color="auto"/>
      </w:divBdr>
    </w:div>
    <w:div w:id="1574311232">
      <w:marLeft w:val="640"/>
      <w:marRight w:val="0"/>
      <w:marTop w:val="0"/>
      <w:marBottom w:val="0"/>
      <w:divBdr>
        <w:top w:val="none" w:sz="0" w:space="0" w:color="auto"/>
        <w:left w:val="none" w:sz="0" w:space="0" w:color="auto"/>
        <w:bottom w:val="none" w:sz="0" w:space="0" w:color="auto"/>
        <w:right w:val="none" w:sz="0" w:space="0" w:color="auto"/>
      </w:divBdr>
    </w:div>
    <w:div w:id="1574318586">
      <w:marLeft w:val="640"/>
      <w:marRight w:val="0"/>
      <w:marTop w:val="0"/>
      <w:marBottom w:val="0"/>
      <w:divBdr>
        <w:top w:val="none" w:sz="0" w:space="0" w:color="auto"/>
        <w:left w:val="none" w:sz="0" w:space="0" w:color="auto"/>
        <w:bottom w:val="none" w:sz="0" w:space="0" w:color="auto"/>
        <w:right w:val="none" w:sz="0" w:space="0" w:color="auto"/>
      </w:divBdr>
    </w:div>
    <w:div w:id="1574464960">
      <w:marLeft w:val="640"/>
      <w:marRight w:val="0"/>
      <w:marTop w:val="0"/>
      <w:marBottom w:val="0"/>
      <w:divBdr>
        <w:top w:val="none" w:sz="0" w:space="0" w:color="auto"/>
        <w:left w:val="none" w:sz="0" w:space="0" w:color="auto"/>
        <w:bottom w:val="none" w:sz="0" w:space="0" w:color="auto"/>
        <w:right w:val="none" w:sz="0" w:space="0" w:color="auto"/>
      </w:divBdr>
    </w:div>
    <w:div w:id="1574581197">
      <w:marLeft w:val="640"/>
      <w:marRight w:val="0"/>
      <w:marTop w:val="0"/>
      <w:marBottom w:val="0"/>
      <w:divBdr>
        <w:top w:val="none" w:sz="0" w:space="0" w:color="auto"/>
        <w:left w:val="none" w:sz="0" w:space="0" w:color="auto"/>
        <w:bottom w:val="none" w:sz="0" w:space="0" w:color="auto"/>
        <w:right w:val="none" w:sz="0" w:space="0" w:color="auto"/>
      </w:divBdr>
    </w:div>
    <w:div w:id="1574581817">
      <w:marLeft w:val="640"/>
      <w:marRight w:val="0"/>
      <w:marTop w:val="0"/>
      <w:marBottom w:val="0"/>
      <w:divBdr>
        <w:top w:val="none" w:sz="0" w:space="0" w:color="auto"/>
        <w:left w:val="none" w:sz="0" w:space="0" w:color="auto"/>
        <w:bottom w:val="none" w:sz="0" w:space="0" w:color="auto"/>
        <w:right w:val="none" w:sz="0" w:space="0" w:color="auto"/>
      </w:divBdr>
    </w:div>
    <w:div w:id="1574777285">
      <w:marLeft w:val="640"/>
      <w:marRight w:val="0"/>
      <w:marTop w:val="0"/>
      <w:marBottom w:val="0"/>
      <w:divBdr>
        <w:top w:val="none" w:sz="0" w:space="0" w:color="auto"/>
        <w:left w:val="none" w:sz="0" w:space="0" w:color="auto"/>
        <w:bottom w:val="none" w:sz="0" w:space="0" w:color="auto"/>
        <w:right w:val="none" w:sz="0" w:space="0" w:color="auto"/>
      </w:divBdr>
    </w:div>
    <w:div w:id="1574780026">
      <w:marLeft w:val="640"/>
      <w:marRight w:val="0"/>
      <w:marTop w:val="0"/>
      <w:marBottom w:val="0"/>
      <w:divBdr>
        <w:top w:val="none" w:sz="0" w:space="0" w:color="auto"/>
        <w:left w:val="none" w:sz="0" w:space="0" w:color="auto"/>
        <w:bottom w:val="none" w:sz="0" w:space="0" w:color="auto"/>
        <w:right w:val="none" w:sz="0" w:space="0" w:color="auto"/>
      </w:divBdr>
    </w:div>
    <w:div w:id="1574850447">
      <w:marLeft w:val="640"/>
      <w:marRight w:val="0"/>
      <w:marTop w:val="0"/>
      <w:marBottom w:val="0"/>
      <w:divBdr>
        <w:top w:val="none" w:sz="0" w:space="0" w:color="auto"/>
        <w:left w:val="none" w:sz="0" w:space="0" w:color="auto"/>
        <w:bottom w:val="none" w:sz="0" w:space="0" w:color="auto"/>
        <w:right w:val="none" w:sz="0" w:space="0" w:color="auto"/>
      </w:divBdr>
    </w:div>
    <w:div w:id="1574926086">
      <w:marLeft w:val="640"/>
      <w:marRight w:val="0"/>
      <w:marTop w:val="0"/>
      <w:marBottom w:val="0"/>
      <w:divBdr>
        <w:top w:val="none" w:sz="0" w:space="0" w:color="auto"/>
        <w:left w:val="none" w:sz="0" w:space="0" w:color="auto"/>
        <w:bottom w:val="none" w:sz="0" w:space="0" w:color="auto"/>
        <w:right w:val="none" w:sz="0" w:space="0" w:color="auto"/>
      </w:divBdr>
    </w:div>
    <w:div w:id="1574966904">
      <w:marLeft w:val="640"/>
      <w:marRight w:val="0"/>
      <w:marTop w:val="0"/>
      <w:marBottom w:val="0"/>
      <w:divBdr>
        <w:top w:val="none" w:sz="0" w:space="0" w:color="auto"/>
        <w:left w:val="none" w:sz="0" w:space="0" w:color="auto"/>
        <w:bottom w:val="none" w:sz="0" w:space="0" w:color="auto"/>
        <w:right w:val="none" w:sz="0" w:space="0" w:color="auto"/>
      </w:divBdr>
    </w:div>
    <w:div w:id="1575044764">
      <w:marLeft w:val="640"/>
      <w:marRight w:val="0"/>
      <w:marTop w:val="0"/>
      <w:marBottom w:val="0"/>
      <w:divBdr>
        <w:top w:val="none" w:sz="0" w:space="0" w:color="auto"/>
        <w:left w:val="none" w:sz="0" w:space="0" w:color="auto"/>
        <w:bottom w:val="none" w:sz="0" w:space="0" w:color="auto"/>
        <w:right w:val="none" w:sz="0" w:space="0" w:color="auto"/>
      </w:divBdr>
    </w:div>
    <w:div w:id="1575046732">
      <w:marLeft w:val="640"/>
      <w:marRight w:val="0"/>
      <w:marTop w:val="0"/>
      <w:marBottom w:val="0"/>
      <w:divBdr>
        <w:top w:val="none" w:sz="0" w:space="0" w:color="auto"/>
        <w:left w:val="none" w:sz="0" w:space="0" w:color="auto"/>
        <w:bottom w:val="none" w:sz="0" w:space="0" w:color="auto"/>
        <w:right w:val="none" w:sz="0" w:space="0" w:color="auto"/>
      </w:divBdr>
    </w:div>
    <w:div w:id="1575092238">
      <w:marLeft w:val="640"/>
      <w:marRight w:val="0"/>
      <w:marTop w:val="0"/>
      <w:marBottom w:val="0"/>
      <w:divBdr>
        <w:top w:val="none" w:sz="0" w:space="0" w:color="auto"/>
        <w:left w:val="none" w:sz="0" w:space="0" w:color="auto"/>
        <w:bottom w:val="none" w:sz="0" w:space="0" w:color="auto"/>
        <w:right w:val="none" w:sz="0" w:space="0" w:color="auto"/>
      </w:divBdr>
    </w:div>
    <w:div w:id="1575121245">
      <w:marLeft w:val="640"/>
      <w:marRight w:val="0"/>
      <w:marTop w:val="0"/>
      <w:marBottom w:val="0"/>
      <w:divBdr>
        <w:top w:val="none" w:sz="0" w:space="0" w:color="auto"/>
        <w:left w:val="none" w:sz="0" w:space="0" w:color="auto"/>
        <w:bottom w:val="none" w:sz="0" w:space="0" w:color="auto"/>
        <w:right w:val="none" w:sz="0" w:space="0" w:color="auto"/>
      </w:divBdr>
    </w:div>
    <w:div w:id="1575237639">
      <w:marLeft w:val="640"/>
      <w:marRight w:val="0"/>
      <w:marTop w:val="0"/>
      <w:marBottom w:val="0"/>
      <w:divBdr>
        <w:top w:val="none" w:sz="0" w:space="0" w:color="auto"/>
        <w:left w:val="none" w:sz="0" w:space="0" w:color="auto"/>
        <w:bottom w:val="none" w:sz="0" w:space="0" w:color="auto"/>
        <w:right w:val="none" w:sz="0" w:space="0" w:color="auto"/>
      </w:divBdr>
    </w:div>
    <w:div w:id="1575312900">
      <w:marLeft w:val="640"/>
      <w:marRight w:val="0"/>
      <w:marTop w:val="0"/>
      <w:marBottom w:val="0"/>
      <w:divBdr>
        <w:top w:val="none" w:sz="0" w:space="0" w:color="auto"/>
        <w:left w:val="none" w:sz="0" w:space="0" w:color="auto"/>
        <w:bottom w:val="none" w:sz="0" w:space="0" w:color="auto"/>
        <w:right w:val="none" w:sz="0" w:space="0" w:color="auto"/>
      </w:divBdr>
    </w:div>
    <w:div w:id="1575354439">
      <w:marLeft w:val="640"/>
      <w:marRight w:val="0"/>
      <w:marTop w:val="0"/>
      <w:marBottom w:val="0"/>
      <w:divBdr>
        <w:top w:val="none" w:sz="0" w:space="0" w:color="auto"/>
        <w:left w:val="none" w:sz="0" w:space="0" w:color="auto"/>
        <w:bottom w:val="none" w:sz="0" w:space="0" w:color="auto"/>
        <w:right w:val="none" w:sz="0" w:space="0" w:color="auto"/>
      </w:divBdr>
    </w:div>
    <w:div w:id="1575355023">
      <w:marLeft w:val="640"/>
      <w:marRight w:val="0"/>
      <w:marTop w:val="0"/>
      <w:marBottom w:val="0"/>
      <w:divBdr>
        <w:top w:val="none" w:sz="0" w:space="0" w:color="auto"/>
        <w:left w:val="none" w:sz="0" w:space="0" w:color="auto"/>
        <w:bottom w:val="none" w:sz="0" w:space="0" w:color="auto"/>
        <w:right w:val="none" w:sz="0" w:space="0" w:color="auto"/>
      </w:divBdr>
    </w:div>
    <w:div w:id="1575431328">
      <w:marLeft w:val="640"/>
      <w:marRight w:val="0"/>
      <w:marTop w:val="0"/>
      <w:marBottom w:val="0"/>
      <w:divBdr>
        <w:top w:val="none" w:sz="0" w:space="0" w:color="auto"/>
        <w:left w:val="none" w:sz="0" w:space="0" w:color="auto"/>
        <w:bottom w:val="none" w:sz="0" w:space="0" w:color="auto"/>
        <w:right w:val="none" w:sz="0" w:space="0" w:color="auto"/>
      </w:divBdr>
    </w:div>
    <w:div w:id="1575433963">
      <w:marLeft w:val="640"/>
      <w:marRight w:val="0"/>
      <w:marTop w:val="0"/>
      <w:marBottom w:val="0"/>
      <w:divBdr>
        <w:top w:val="none" w:sz="0" w:space="0" w:color="auto"/>
        <w:left w:val="none" w:sz="0" w:space="0" w:color="auto"/>
        <w:bottom w:val="none" w:sz="0" w:space="0" w:color="auto"/>
        <w:right w:val="none" w:sz="0" w:space="0" w:color="auto"/>
      </w:divBdr>
    </w:div>
    <w:div w:id="1575505242">
      <w:marLeft w:val="640"/>
      <w:marRight w:val="0"/>
      <w:marTop w:val="0"/>
      <w:marBottom w:val="0"/>
      <w:divBdr>
        <w:top w:val="none" w:sz="0" w:space="0" w:color="auto"/>
        <w:left w:val="none" w:sz="0" w:space="0" w:color="auto"/>
        <w:bottom w:val="none" w:sz="0" w:space="0" w:color="auto"/>
        <w:right w:val="none" w:sz="0" w:space="0" w:color="auto"/>
      </w:divBdr>
    </w:div>
    <w:div w:id="1575508920">
      <w:marLeft w:val="640"/>
      <w:marRight w:val="0"/>
      <w:marTop w:val="0"/>
      <w:marBottom w:val="0"/>
      <w:divBdr>
        <w:top w:val="none" w:sz="0" w:space="0" w:color="auto"/>
        <w:left w:val="none" w:sz="0" w:space="0" w:color="auto"/>
        <w:bottom w:val="none" w:sz="0" w:space="0" w:color="auto"/>
        <w:right w:val="none" w:sz="0" w:space="0" w:color="auto"/>
      </w:divBdr>
    </w:div>
    <w:div w:id="1575622794">
      <w:marLeft w:val="640"/>
      <w:marRight w:val="0"/>
      <w:marTop w:val="0"/>
      <w:marBottom w:val="0"/>
      <w:divBdr>
        <w:top w:val="none" w:sz="0" w:space="0" w:color="auto"/>
        <w:left w:val="none" w:sz="0" w:space="0" w:color="auto"/>
        <w:bottom w:val="none" w:sz="0" w:space="0" w:color="auto"/>
        <w:right w:val="none" w:sz="0" w:space="0" w:color="auto"/>
      </w:divBdr>
    </w:div>
    <w:div w:id="1575625955">
      <w:marLeft w:val="640"/>
      <w:marRight w:val="0"/>
      <w:marTop w:val="0"/>
      <w:marBottom w:val="0"/>
      <w:divBdr>
        <w:top w:val="none" w:sz="0" w:space="0" w:color="auto"/>
        <w:left w:val="none" w:sz="0" w:space="0" w:color="auto"/>
        <w:bottom w:val="none" w:sz="0" w:space="0" w:color="auto"/>
        <w:right w:val="none" w:sz="0" w:space="0" w:color="auto"/>
      </w:divBdr>
    </w:div>
    <w:div w:id="1575626303">
      <w:marLeft w:val="640"/>
      <w:marRight w:val="0"/>
      <w:marTop w:val="0"/>
      <w:marBottom w:val="0"/>
      <w:divBdr>
        <w:top w:val="none" w:sz="0" w:space="0" w:color="auto"/>
        <w:left w:val="none" w:sz="0" w:space="0" w:color="auto"/>
        <w:bottom w:val="none" w:sz="0" w:space="0" w:color="auto"/>
        <w:right w:val="none" w:sz="0" w:space="0" w:color="auto"/>
      </w:divBdr>
    </w:div>
    <w:div w:id="1575777120">
      <w:marLeft w:val="640"/>
      <w:marRight w:val="0"/>
      <w:marTop w:val="0"/>
      <w:marBottom w:val="0"/>
      <w:divBdr>
        <w:top w:val="none" w:sz="0" w:space="0" w:color="auto"/>
        <w:left w:val="none" w:sz="0" w:space="0" w:color="auto"/>
        <w:bottom w:val="none" w:sz="0" w:space="0" w:color="auto"/>
        <w:right w:val="none" w:sz="0" w:space="0" w:color="auto"/>
      </w:divBdr>
    </w:div>
    <w:div w:id="1575779362">
      <w:marLeft w:val="640"/>
      <w:marRight w:val="0"/>
      <w:marTop w:val="0"/>
      <w:marBottom w:val="0"/>
      <w:divBdr>
        <w:top w:val="none" w:sz="0" w:space="0" w:color="auto"/>
        <w:left w:val="none" w:sz="0" w:space="0" w:color="auto"/>
        <w:bottom w:val="none" w:sz="0" w:space="0" w:color="auto"/>
        <w:right w:val="none" w:sz="0" w:space="0" w:color="auto"/>
      </w:divBdr>
    </w:div>
    <w:div w:id="1575818336">
      <w:marLeft w:val="640"/>
      <w:marRight w:val="0"/>
      <w:marTop w:val="0"/>
      <w:marBottom w:val="0"/>
      <w:divBdr>
        <w:top w:val="none" w:sz="0" w:space="0" w:color="auto"/>
        <w:left w:val="none" w:sz="0" w:space="0" w:color="auto"/>
        <w:bottom w:val="none" w:sz="0" w:space="0" w:color="auto"/>
        <w:right w:val="none" w:sz="0" w:space="0" w:color="auto"/>
      </w:divBdr>
    </w:div>
    <w:div w:id="1576011875">
      <w:marLeft w:val="640"/>
      <w:marRight w:val="0"/>
      <w:marTop w:val="0"/>
      <w:marBottom w:val="0"/>
      <w:divBdr>
        <w:top w:val="none" w:sz="0" w:space="0" w:color="auto"/>
        <w:left w:val="none" w:sz="0" w:space="0" w:color="auto"/>
        <w:bottom w:val="none" w:sz="0" w:space="0" w:color="auto"/>
        <w:right w:val="none" w:sz="0" w:space="0" w:color="auto"/>
      </w:divBdr>
    </w:div>
    <w:div w:id="1576206692">
      <w:marLeft w:val="640"/>
      <w:marRight w:val="0"/>
      <w:marTop w:val="0"/>
      <w:marBottom w:val="0"/>
      <w:divBdr>
        <w:top w:val="none" w:sz="0" w:space="0" w:color="auto"/>
        <w:left w:val="none" w:sz="0" w:space="0" w:color="auto"/>
        <w:bottom w:val="none" w:sz="0" w:space="0" w:color="auto"/>
        <w:right w:val="none" w:sz="0" w:space="0" w:color="auto"/>
      </w:divBdr>
    </w:div>
    <w:div w:id="1576282360">
      <w:marLeft w:val="480"/>
      <w:marRight w:val="0"/>
      <w:marTop w:val="0"/>
      <w:marBottom w:val="0"/>
      <w:divBdr>
        <w:top w:val="none" w:sz="0" w:space="0" w:color="auto"/>
        <w:left w:val="none" w:sz="0" w:space="0" w:color="auto"/>
        <w:bottom w:val="none" w:sz="0" w:space="0" w:color="auto"/>
        <w:right w:val="none" w:sz="0" w:space="0" w:color="auto"/>
      </w:divBdr>
    </w:div>
    <w:div w:id="1576353594">
      <w:marLeft w:val="640"/>
      <w:marRight w:val="0"/>
      <w:marTop w:val="0"/>
      <w:marBottom w:val="0"/>
      <w:divBdr>
        <w:top w:val="none" w:sz="0" w:space="0" w:color="auto"/>
        <w:left w:val="none" w:sz="0" w:space="0" w:color="auto"/>
        <w:bottom w:val="none" w:sz="0" w:space="0" w:color="auto"/>
        <w:right w:val="none" w:sz="0" w:space="0" w:color="auto"/>
      </w:divBdr>
    </w:div>
    <w:div w:id="1576358580">
      <w:marLeft w:val="640"/>
      <w:marRight w:val="0"/>
      <w:marTop w:val="0"/>
      <w:marBottom w:val="0"/>
      <w:divBdr>
        <w:top w:val="none" w:sz="0" w:space="0" w:color="auto"/>
        <w:left w:val="none" w:sz="0" w:space="0" w:color="auto"/>
        <w:bottom w:val="none" w:sz="0" w:space="0" w:color="auto"/>
        <w:right w:val="none" w:sz="0" w:space="0" w:color="auto"/>
      </w:divBdr>
    </w:div>
    <w:div w:id="1576403092">
      <w:marLeft w:val="640"/>
      <w:marRight w:val="0"/>
      <w:marTop w:val="0"/>
      <w:marBottom w:val="0"/>
      <w:divBdr>
        <w:top w:val="none" w:sz="0" w:space="0" w:color="auto"/>
        <w:left w:val="none" w:sz="0" w:space="0" w:color="auto"/>
        <w:bottom w:val="none" w:sz="0" w:space="0" w:color="auto"/>
        <w:right w:val="none" w:sz="0" w:space="0" w:color="auto"/>
      </w:divBdr>
    </w:div>
    <w:div w:id="1576426925">
      <w:marLeft w:val="640"/>
      <w:marRight w:val="0"/>
      <w:marTop w:val="0"/>
      <w:marBottom w:val="0"/>
      <w:divBdr>
        <w:top w:val="none" w:sz="0" w:space="0" w:color="auto"/>
        <w:left w:val="none" w:sz="0" w:space="0" w:color="auto"/>
        <w:bottom w:val="none" w:sz="0" w:space="0" w:color="auto"/>
        <w:right w:val="none" w:sz="0" w:space="0" w:color="auto"/>
      </w:divBdr>
    </w:div>
    <w:div w:id="1576473838">
      <w:marLeft w:val="640"/>
      <w:marRight w:val="0"/>
      <w:marTop w:val="0"/>
      <w:marBottom w:val="0"/>
      <w:divBdr>
        <w:top w:val="none" w:sz="0" w:space="0" w:color="auto"/>
        <w:left w:val="none" w:sz="0" w:space="0" w:color="auto"/>
        <w:bottom w:val="none" w:sz="0" w:space="0" w:color="auto"/>
        <w:right w:val="none" w:sz="0" w:space="0" w:color="auto"/>
      </w:divBdr>
    </w:div>
    <w:div w:id="1576478257">
      <w:marLeft w:val="640"/>
      <w:marRight w:val="0"/>
      <w:marTop w:val="0"/>
      <w:marBottom w:val="0"/>
      <w:divBdr>
        <w:top w:val="none" w:sz="0" w:space="0" w:color="auto"/>
        <w:left w:val="none" w:sz="0" w:space="0" w:color="auto"/>
        <w:bottom w:val="none" w:sz="0" w:space="0" w:color="auto"/>
        <w:right w:val="none" w:sz="0" w:space="0" w:color="auto"/>
      </w:divBdr>
    </w:div>
    <w:div w:id="1576627577">
      <w:marLeft w:val="640"/>
      <w:marRight w:val="0"/>
      <w:marTop w:val="0"/>
      <w:marBottom w:val="0"/>
      <w:divBdr>
        <w:top w:val="none" w:sz="0" w:space="0" w:color="auto"/>
        <w:left w:val="none" w:sz="0" w:space="0" w:color="auto"/>
        <w:bottom w:val="none" w:sz="0" w:space="0" w:color="auto"/>
        <w:right w:val="none" w:sz="0" w:space="0" w:color="auto"/>
      </w:divBdr>
    </w:div>
    <w:div w:id="1576671840">
      <w:marLeft w:val="640"/>
      <w:marRight w:val="0"/>
      <w:marTop w:val="0"/>
      <w:marBottom w:val="0"/>
      <w:divBdr>
        <w:top w:val="none" w:sz="0" w:space="0" w:color="auto"/>
        <w:left w:val="none" w:sz="0" w:space="0" w:color="auto"/>
        <w:bottom w:val="none" w:sz="0" w:space="0" w:color="auto"/>
        <w:right w:val="none" w:sz="0" w:space="0" w:color="auto"/>
      </w:divBdr>
    </w:div>
    <w:div w:id="1576744571">
      <w:marLeft w:val="640"/>
      <w:marRight w:val="0"/>
      <w:marTop w:val="0"/>
      <w:marBottom w:val="0"/>
      <w:divBdr>
        <w:top w:val="none" w:sz="0" w:space="0" w:color="auto"/>
        <w:left w:val="none" w:sz="0" w:space="0" w:color="auto"/>
        <w:bottom w:val="none" w:sz="0" w:space="0" w:color="auto"/>
        <w:right w:val="none" w:sz="0" w:space="0" w:color="auto"/>
      </w:divBdr>
    </w:div>
    <w:div w:id="1576821173">
      <w:marLeft w:val="640"/>
      <w:marRight w:val="0"/>
      <w:marTop w:val="0"/>
      <w:marBottom w:val="0"/>
      <w:divBdr>
        <w:top w:val="none" w:sz="0" w:space="0" w:color="auto"/>
        <w:left w:val="none" w:sz="0" w:space="0" w:color="auto"/>
        <w:bottom w:val="none" w:sz="0" w:space="0" w:color="auto"/>
        <w:right w:val="none" w:sz="0" w:space="0" w:color="auto"/>
      </w:divBdr>
    </w:div>
    <w:div w:id="1576822567">
      <w:marLeft w:val="640"/>
      <w:marRight w:val="0"/>
      <w:marTop w:val="0"/>
      <w:marBottom w:val="0"/>
      <w:divBdr>
        <w:top w:val="none" w:sz="0" w:space="0" w:color="auto"/>
        <w:left w:val="none" w:sz="0" w:space="0" w:color="auto"/>
        <w:bottom w:val="none" w:sz="0" w:space="0" w:color="auto"/>
        <w:right w:val="none" w:sz="0" w:space="0" w:color="auto"/>
      </w:divBdr>
    </w:div>
    <w:div w:id="1576892131">
      <w:marLeft w:val="640"/>
      <w:marRight w:val="0"/>
      <w:marTop w:val="0"/>
      <w:marBottom w:val="0"/>
      <w:divBdr>
        <w:top w:val="none" w:sz="0" w:space="0" w:color="auto"/>
        <w:left w:val="none" w:sz="0" w:space="0" w:color="auto"/>
        <w:bottom w:val="none" w:sz="0" w:space="0" w:color="auto"/>
        <w:right w:val="none" w:sz="0" w:space="0" w:color="auto"/>
      </w:divBdr>
    </w:div>
    <w:div w:id="1576935861">
      <w:marLeft w:val="640"/>
      <w:marRight w:val="0"/>
      <w:marTop w:val="0"/>
      <w:marBottom w:val="0"/>
      <w:divBdr>
        <w:top w:val="none" w:sz="0" w:space="0" w:color="auto"/>
        <w:left w:val="none" w:sz="0" w:space="0" w:color="auto"/>
        <w:bottom w:val="none" w:sz="0" w:space="0" w:color="auto"/>
        <w:right w:val="none" w:sz="0" w:space="0" w:color="auto"/>
      </w:divBdr>
    </w:div>
    <w:div w:id="1576939160">
      <w:marLeft w:val="640"/>
      <w:marRight w:val="0"/>
      <w:marTop w:val="0"/>
      <w:marBottom w:val="0"/>
      <w:divBdr>
        <w:top w:val="none" w:sz="0" w:space="0" w:color="auto"/>
        <w:left w:val="none" w:sz="0" w:space="0" w:color="auto"/>
        <w:bottom w:val="none" w:sz="0" w:space="0" w:color="auto"/>
        <w:right w:val="none" w:sz="0" w:space="0" w:color="auto"/>
      </w:divBdr>
    </w:div>
    <w:div w:id="1577009253">
      <w:marLeft w:val="640"/>
      <w:marRight w:val="0"/>
      <w:marTop w:val="0"/>
      <w:marBottom w:val="0"/>
      <w:divBdr>
        <w:top w:val="none" w:sz="0" w:space="0" w:color="auto"/>
        <w:left w:val="none" w:sz="0" w:space="0" w:color="auto"/>
        <w:bottom w:val="none" w:sz="0" w:space="0" w:color="auto"/>
        <w:right w:val="none" w:sz="0" w:space="0" w:color="auto"/>
      </w:divBdr>
    </w:div>
    <w:div w:id="1577087621">
      <w:marLeft w:val="640"/>
      <w:marRight w:val="0"/>
      <w:marTop w:val="0"/>
      <w:marBottom w:val="0"/>
      <w:divBdr>
        <w:top w:val="none" w:sz="0" w:space="0" w:color="auto"/>
        <w:left w:val="none" w:sz="0" w:space="0" w:color="auto"/>
        <w:bottom w:val="none" w:sz="0" w:space="0" w:color="auto"/>
        <w:right w:val="none" w:sz="0" w:space="0" w:color="auto"/>
      </w:divBdr>
    </w:div>
    <w:div w:id="1577284183">
      <w:marLeft w:val="640"/>
      <w:marRight w:val="0"/>
      <w:marTop w:val="0"/>
      <w:marBottom w:val="0"/>
      <w:divBdr>
        <w:top w:val="none" w:sz="0" w:space="0" w:color="auto"/>
        <w:left w:val="none" w:sz="0" w:space="0" w:color="auto"/>
        <w:bottom w:val="none" w:sz="0" w:space="0" w:color="auto"/>
        <w:right w:val="none" w:sz="0" w:space="0" w:color="auto"/>
      </w:divBdr>
    </w:div>
    <w:div w:id="1577325557">
      <w:marLeft w:val="640"/>
      <w:marRight w:val="0"/>
      <w:marTop w:val="0"/>
      <w:marBottom w:val="0"/>
      <w:divBdr>
        <w:top w:val="none" w:sz="0" w:space="0" w:color="auto"/>
        <w:left w:val="none" w:sz="0" w:space="0" w:color="auto"/>
        <w:bottom w:val="none" w:sz="0" w:space="0" w:color="auto"/>
        <w:right w:val="none" w:sz="0" w:space="0" w:color="auto"/>
      </w:divBdr>
    </w:div>
    <w:div w:id="1577394656">
      <w:marLeft w:val="640"/>
      <w:marRight w:val="0"/>
      <w:marTop w:val="0"/>
      <w:marBottom w:val="0"/>
      <w:divBdr>
        <w:top w:val="none" w:sz="0" w:space="0" w:color="auto"/>
        <w:left w:val="none" w:sz="0" w:space="0" w:color="auto"/>
        <w:bottom w:val="none" w:sz="0" w:space="0" w:color="auto"/>
        <w:right w:val="none" w:sz="0" w:space="0" w:color="auto"/>
      </w:divBdr>
    </w:div>
    <w:div w:id="1577469325">
      <w:marLeft w:val="640"/>
      <w:marRight w:val="0"/>
      <w:marTop w:val="0"/>
      <w:marBottom w:val="0"/>
      <w:divBdr>
        <w:top w:val="none" w:sz="0" w:space="0" w:color="auto"/>
        <w:left w:val="none" w:sz="0" w:space="0" w:color="auto"/>
        <w:bottom w:val="none" w:sz="0" w:space="0" w:color="auto"/>
        <w:right w:val="none" w:sz="0" w:space="0" w:color="auto"/>
      </w:divBdr>
    </w:div>
    <w:div w:id="1577473488">
      <w:marLeft w:val="640"/>
      <w:marRight w:val="0"/>
      <w:marTop w:val="0"/>
      <w:marBottom w:val="0"/>
      <w:divBdr>
        <w:top w:val="none" w:sz="0" w:space="0" w:color="auto"/>
        <w:left w:val="none" w:sz="0" w:space="0" w:color="auto"/>
        <w:bottom w:val="none" w:sz="0" w:space="0" w:color="auto"/>
        <w:right w:val="none" w:sz="0" w:space="0" w:color="auto"/>
      </w:divBdr>
    </w:div>
    <w:div w:id="1577475479">
      <w:marLeft w:val="640"/>
      <w:marRight w:val="0"/>
      <w:marTop w:val="0"/>
      <w:marBottom w:val="0"/>
      <w:divBdr>
        <w:top w:val="none" w:sz="0" w:space="0" w:color="auto"/>
        <w:left w:val="none" w:sz="0" w:space="0" w:color="auto"/>
        <w:bottom w:val="none" w:sz="0" w:space="0" w:color="auto"/>
        <w:right w:val="none" w:sz="0" w:space="0" w:color="auto"/>
      </w:divBdr>
    </w:div>
    <w:div w:id="1577589428">
      <w:marLeft w:val="640"/>
      <w:marRight w:val="0"/>
      <w:marTop w:val="0"/>
      <w:marBottom w:val="0"/>
      <w:divBdr>
        <w:top w:val="none" w:sz="0" w:space="0" w:color="auto"/>
        <w:left w:val="none" w:sz="0" w:space="0" w:color="auto"/>
        <w:bottom w:val="none" w:sz="0" w:space="0" w:color="auto"/>
        <w:right w:val="none" w:sz="0" w:space="0" w:color="auto"/>
      </w:divBdr>
    </w:div>
    <w:div w:id="1577591731">
      <w:marLeft w:val="640"/>
      <w:marRight w:val="0"/>
      <w:marTop w:val="0"/>
      <w:marBottom w:val="0"/>
      <w:divBdr>
        <w:top w:val="none" w:sz="0" w:space="0" w:color="auto"/>
        <w:left w:val="none" w:sz="0" w:space="0" w:color="auto"/>
        <w:bottom w:val="none" w:sz="0" w:space="0" w:color="auto"/>
        <w:right w:val="none" w:sz="0" w:space="0" w:color="auto"/>
      </w:divBdr>
    </w:div>
    <w:div w:id="1577662903">
      <w:marLeft w:val="640"/>
      <w:marRight w:val="0"/>
      <w:marTop w:val="0"/>
      <w:marBottom w:val="0"/>
      <w:divBdr>
        <w:top w:val="none" w:sz="0" w:space="0" w:color="auto"/>
        <w:left w:val="none" w:sz="0" w:space="0" w:color="auto"/>
        <w:bottom w:val="none" w:sz="0" w:space="0" w:color="auto"/>
        <w:right w:val="none" w:sz="0" w:space="0" w:color="auto"/>
      </w:divBdr>
    </w:div>
    <w:div w:id="1577738120">
      <w:marLeft w:val="640"/>
      <w:marRight w:val="0"/>
      <w:marTop w:val="0"/>
      <w:marBottom w:val="0"/>
      <w:divBdr>
        <w:top w:val="none" w:sz="0" w:space="0" w:color="auto"/>
        <w:left w:val="none" w:sz="0" w:space="0" w:color="auto"/>
        <w:bottom w:val="none" w:sz="0" w:space="0" w:color="auto"/>
        <w:right w:val="none" w:sz="0" w:space="0" w:color="auto"/>
      </w:divBdr>
    </w:div>
    <w:div w:id="1577738431">
      <w:marLeft w:val="640"/>
      <w:marRight w:val="0"/>
      <w:marTop w:val="0"/>
      <w:marBottom w:val="0"/>
      <w:divBdr>
        <w:top w:val="none" w:sz="0" w:space="0" w:color="auto"/>
        <w:left w:val="none" w:sz="0" w:space="0" w:color="auto"/>
        <w:bottom w:val="none" w:sz="0" w:space="0" w:color="auto"/>
        <w:right w:val="none" w:sz="0" w:space="0" w:color="auto"/>
      </w:divBdr>
    </w:div>
    <w:div w:id="1577787355">
      <w:marLeft w:val="640"/>
      <w:marRight w:val="0"/>
      <w:marTop w:val="0"/>
      <w:marBottom w:val="0"/>
      <w:divBdr>
        <w:top w:val="none" w:sz="0" w:space="0" w:color="auto"/>
        <w:left w:val="none" w:sz="0" w:space="0" w:color="auto"/>
        <w:bottom w:val="none" w:sz="0" w:space="0" w:color="auto"/>
        <w:right w:val="none" w:sz="0" w:space="0" w:color="auto"/>
      </w:divBdr>
    </w:div>
    <w:div w:id="1577788078">
      <w:marLeft w:val="640"/>
      <w:marRight w:val="0"/>
      <w:marTop w:val="0"/>
      <w:marBottom w:val="0"/>
      <w:divBdr>
        <w:top w:val="none" w:sz="0" w:space="0" w:color="auto"/>
        <w:left w:val="none" w:sz="0" w:space="0" w:color="auto"/>
        <w:bottom w:val="none" w:sz="0" w:space="0" w:color="auto"/>
        <w:right w:val="none" w:sz="0" w:space="0" w:color="auto"/>
      </w:divBdr>
    </w:div>
    <w:div w:id="1577860659">
      <w:marLeft w:val="640"/>
      <w:marRight w:val="0"/>
      <w:marTop w:val="0"/>
      <w:marBottom w:val="0"/>
      <w:divBdr>
        <w:top w:val="none" w:sz="0" w:space="0" w:color="auto"/>
        <w:left w:val="none" w:sz="0" w:space="0" w:color="auto"/>
        <w:bottom w:val="none" w:sz="0" w:space="0" w:color="auto"/>
        <w:right w:val="none" w:sz="0" w:space="0" w:color="auto"/>
      </w:divBdr>
    </w:div>
    <w:div w:id="1577864573">
      <w:marLeft w:val="640"/>
      <w:marRight w:val="0"/>
      <w:marTop w:val="0"/>
      <w:marBottom w:val="0"/>
      <w:divBdr>
        <w:top w:val="none" w:sz="0" w:space="0" w:color="auto"/>
        <w:left w:val="none" w:sz="0" w:space="0" w:color="auto"/>
        <w:bottom w:val="none" w:sz="0" w:space="0" w:color="auto"/>
        <w:right w:val="none" w:sz="0" w:space="0" w:color="auto"/>
      </w:divBdr>
    </w:div>
    <w:div w:id="1577935967">
      <w:marLeft w:val="640"/>
      <w:marRight w:val="0"/>
      <w:marTop w:val="0"/>
      <w:marBottom w:val="0"/>
      <w:divBdr>
        <w:top w:val="none" w:sz="0" w:space="0" w:color="auto"/>
        <w:left w:val="none" w:sz="0" w:space="0" w:color="auto"/>
        <w:bottom w:val="none" w:sz="0" w:space="0" w:color="auto"/>
        <w:right w:val="none" w:sz="0" w:space="0" w:color="auto"/>
      </w:divBdr>
    </w:div>
    <w:div w:id="1577936307">
      <w:marLeft w:val="640"/>
      <w:marRight w:val="0"/>
      <w:marTop w:val="0"/>
      <w:marBottom w:val="0"/>
      <w:divBdr>
        <w:top w:val="none" w:sz="0" w:space="0" w:color="auto"/>
        <w:left w:val="none" w:sz="0" w:space="0" w:color="auto"/>
        <w:bottom w:val="none" w:sz="0" w:space="0" w:color="auto"/>
        <w:right w:val="none" w:sz="0" w:space="0" w:color="auto"/>
      </w:divBdr>
    </w:div>
    <w:div w:id="1577978112">
      <w:marLeft w:val="640"/>
      <w:marRight w:val="0"/>
      <w:marTop w:val="0"/>
      <w:marBottom w:val="0"/>
      <w:divBdr>
        <w:top w:val="none" w:sz="0" w:space="0" w:color="auto"/>
        <w:left w:val="none" w:sz="0" w:space="0" w:color="auto"/>
        <w:bottom w:val="none" w:sz="0" w:space="0" w:color="auto"/>
        <w:right w:val="none" w:sz="0" w:space="0" w:color="auto"/>
      </w:divBdr>
    </w:div>
    <w:div w:id="1578006514">
      <w:marLeft w:val="640"/>
      <w:marRight w:val="0"/>
      <w:marTop w:val="0"/>
      <w:marBottom w:val="0"/>
      <w:divBdr>
        <w:top w:val="none" w:sz="0" w:space="0" w:color="auto"/>
        <w:left w:val="none" w:sz="0" w:space="0" w:color="auto"/>
        <w:bottom w:val="none" w:sz="0" w:space="0" w:color="auto"/>
        <w:right w:val="none" w:sz="0" w:space="0" w:color="auto"/>
      </w:divBdr>
    </w:div>
    <w:div w:id="1578051683">
      <w:marLeft w:val="640"/>
      <w:marRight w:val="0"/>
      <w:marTop w:val="0"/>
      <w:marBottom w:val="0"/>
      <w:divBdr>
        <w:top w:val="none" w:sz="0" w:space="0" w:color="auto"/>
        <w:left w:val="none" w:sz="0" w:space="0" w:color="auto"/>
        <w:bottom w:val="none" w:sz="0" w:space="0" w:color="auto"/>
        <w:right w:val="none" w:sz="0" w:space="0" w:color="auto"/>
      </w:divBdr>
    </w:div>
    <w:div w:id="1578129958">
      <w:marLeft w:val="640"/>
      <w:marRight w:val="0"/>
      <w:marTop w:val="0"/>
      <w:marBottom w:val="0"/>
      <w:divBdr>
        <w:top w:val="none" w:sz="0" w:space="0" w:color="auto"/>
        <w:left w:val="none" w:sz="0" w:space="0" w:color="auto"/>
        <w:bottom w:val="none" w:sz="0" w:space="0" w:color="auto"/>
        <w:right w:val="none" w:sz="0" w:space="0" w:color="auto"/>
      </w:divBdr>
    </w:div>
    <w:div w:id="1578249885">
      <w:marLeft w:val="640"/>
      <w:marRight w:val="0"/>
      <w:marTop w:val="0"/>
      <w:marBottom w:val="0"/>
      <w:divBdr>
        <w:top w:val="none" w:sz="0" w:space="0" w:color="auto"/>
        <w:left w:val="none" w:sz="0" w:space="0" w:color="auto"/>
        <w:bottom w:val="none" w:sz="0" w:space="0" w:color="auto"/>
        <w:right w:val="none" w:sz="0" w:space="0" w:color="auto"/>
      </w:divBdr>
    </w:div>
    <w:div w:id="1578251406">
      <w:marLeft w:val="640"/>
      <w:marRight w:val="0"/>
      <w:marTop w:val="0"/>
      <w:marBottom w:val="0"/>
      <w:divBdr>
        <w:top w:val="none" w:sz="0" w:space="0" w:color="auto"/>
        <w:left w:val="none" w:sz="0" w:space="0" w:color="auto"/>
        <w:bottom w:val="none" w:sz="0" w:space="0" w:color="auto"/>
        <w:right w:val="none" w:sz="0" w:space="0" w:color="auto"/>
      </w:divBdr>
    </w:div>
    <w:div w:id="1578395757">
      <w:marLeft w:val="640"/>
      <w:marRight w:val="0"/>
      <w:marTop w:val="0"/>
      <w:marBottom w:val="0"/>
      <w:divBdr>
        <w:top w:val="none" w:sz="0" w:space="0" w:color="auto"/>
        <w:left w:val="none" w:sz="0" w:space="0" w:color="auto"/>
        <w:bottom w:val="none" w:sz="0" w:space="0" w:color="auto"/>
        <w:right w:val="none" w:sz="0" w:space="0" w:color="auto"/>
      </w:divBdr>
    </w:div>
    <w:div w:id="1578399280">
      <w:marLeft w:val="640"/>
      <w:marRight w:val="0"/>
      <w:marTop w:val="0"/>
      <w:marBottom w:val="0"/>
      <w:divBdr>
        <w:top w:val="none" w:sz="0" w:space="0" w:color="auto"/>
        <w:left w:val="none" w:sz="0" w:space="0" w:color="auto"/>
        <w:bottom w:val="none" w:sz="0" w:space="0" w:color="auto"/>
        <w:right w:val="none" w:sz="0" w:space="0" w:color="auto"/>
      </w:divBdr>
    </w:div>
    <w:div w:id="1578436381">
      <w:marLeft w:val="640"/>
      <w:marRight w:val="0"/>
      <w:marTop w:val="0"/>
      <w:marBottom w:val="0"/>
      <w:divBdr>
        <w:top w:val="none" w:sz="0" w:space="0" w:color="auto"/>
        <w:left w:val="none" w:sz="0" w:space="0" w:color="auto"/>
        <w:bottom w:val="none" w:sz="0" w:space="0" w:color="auto"/>
        <w:right w:val="none" w:sz="0" w:space="0" w:color="auto"/>
      </w:divBdr>
    </w:div>
    <w:div w:id="1578439827">
      <w:marLeft w:val="640"/>
      <w:marRight w:val="0"/>
      <w:marTop w:val="0"/>
      <w:marBottom w:val="0"/>
      <w:divBdr>
        <w:top w:val="none" w:sz="0" w:space="0" w:color="auto"/>
        <w:left w:val="none" w:sz="0" w:space="0" w:color="auto"/>
        <w:bottom w:val="none" w:sz="0" w:space="0" w:color="auto"/>
        <w:right w:val="none" w:sz="0" w:space="0" w:color="auto"/>
      </w:divBdr>
    </w:div>
    <w:div w:id="1578440262">
      <w:marLeft w:val="640"/>
      <w:marRight w:val="0"/>
      <w:marTop w:val="0"/>
      <w:marBottom w:val="0"/>
      <w:divBdr>
        <w:top w:val="none" w:sz="0" w:space="0" w:color="auto"/>
        <w:left w:val="none" w:sz="0" w:space="0" w:color="auto"/>
        <w:bottom w:val="none" w:sz="0" w:space="0" w:color="auto"/>
        <w:right w:val="none" w:sz="0" w:space="0" w:color="auto"/>
      </w:divBdr>
    </w:div>
    <w:div w:id="1578514166">
      <w:marLeft w:val="640"/>
      <w:marRight w:val="0"/>
      <w:marTop w:val="0"/>
      <w:marBottom w:val="0"/>
      <w:divBdr>
        <w:top w:val="none" w:sz="0" w:space="0" w:color="auto"/>
        <w:left w:val="none" w:sz="0" w:space="0" w:color="auto"/>
        <w:bottom w:val="none" w:sz="0" w:space="0" w:color="auto"/>
        <w:right w:val="none" w:sz="0" w:space="0" w:color="auto"/>
      </w:divBdr>
    </w:div>
    <w:div w:id="1578637118">
      <w:marLeft w:val="640"/>
      <w:marRight w:val="0"/>
      <w:marTop w:val="0"/>
      <w:marBottom w:val="0"/>
      <w:divBdr>
        <w:top w:val="none" w:sz="0" w:space="0" w:color="auto"/>
        <w:left w:val="none" w:sz="0" w:space="0" w:color="auto"/>
        <w:bottom w:val="none" w:sz="0" w:space="0" w:color="auto"/>
        <w:right w:val="none" w:sz="0" w:space="0" w:color="auto"/>
      </w:divBdr>
    </w:div>
    <w:div w:id="1578706543">
      <w:marLeft w:val="640"/>
      <w:marRight w:val="0"/>
      <w:marTop w:val="0"/>
      <w:marBottom w:val="0"/>
      <w:divBdr>
        <w:top w:val="none" w:sz="0" w:space="0" w:color="auto"/>
        <w:left w:val="none" w:sz="0" w:space="0" w:color="auto"/>
        <w:bottom w:val="none" w:sz="0" w:space="0" w:color="auto"/>
        <w:right w:val="none" w:sz="0" w:space="0" w:color="auto"/>
      </w:divBdr>
    </w:div>
    <w:div w:id="1578707420">
      <w:marLeft w:val="640"/>
      <w:marRight w:val="0"/>
      <w:marTop w:val="0"/>
      <w:marBottom w:val="0"/>
      <w:divBdr>
        <w:top w:val="none" w:sz="0" w:space="0" w:color="auto"/>
        <w:left w:val="none" w:sz="0" w:space="0" w:color="auto"/>
        <w:bottom w:val="none" w:sz="0" w:space="0" w:color="auto"/>
        <w:right w:val="none" w:sz="0" w:space="0" w:color="auto"/>
      </w:divBdr>
    </w:div>
    <w:div w:id="1578781768">
      <w:marLeft w:val="640"/>
      <w:marRight w:val="0"/>
      <w:marTop w:val="0"/>
      <w:marBottom w:val="0"/>
      <w:divBdr>
        <w:top w:val="none" w:sz="0" w:space="0" w:color="auto"/>
        <w:left w:val="none" w:sz="0" w:space="0" w:color="auto"/>
        <w:bottom w:val="none" w:sz="0" w:space="0" w:color="auto"/>
        <w:right w:val="none" w:sz="0" w:space="0" w:color="auto"/>
      </w:divBdr>
    </w:div>
    <w:div w:id="1578785698">
      <w:marLeft w:val="640"/>
      <w:marRight w:val="0"/>
      <w:marTop w:val="0"/>
      <w:marBottom w:val="0"/>
      <w:divBdr>
        <w:top w:val="none" w:sz="0" w:space="0" w:color="auto"/>
        <w:left w:val="none" w:sz="0" w:space="0" w:color="auto"/>
        <w:bottom w:val="none" w:sz="0" w:space="0" w:color="auto"/>
        <w:right w:val="none" w:sz="0" w:space="0" w:color="auto"/>
      </w:divBdr>
    </w:div>
    <w:div w:id="1578830689">
      <w:marLeft w:val="640"/>
      <w:marRight w:val="0"/>
      <w:marTop w:val="0"/>
      <w:marBottom w:val="0"/>
      <w:divBdr>
        <w:top w:val="none" w:sz="0" w:space="0" w:color="auto"/>
        <w:left w:val="none" w:sz="0" w:space="0" w:color="auto"/>
        <w:bottom w:val="none" w:sz="0" w:space="0" w:color="auto"/>
        <w:right w:val="none" w:sz="0" w:space="0" w:color="auto"/>
      </w:divBdr>
    </w:div>
    <w:div w:id="1578856050">
      <w:marLeft w:val="640"/>
      <w:marRight w:val="0"/>
      <w:marTop w:val="0"/>
      <w:marBottom w:val="0"/>
      <w:divBdr>
        <w:top w:val="none" w:sz="0" w:space="0" w:color="auto"/>
        <w:left w:val="none" w:sz="0" w:space="0" w:color="auto"/>
        <w:bottom w:val="none" w:sz="0" w:space="0" w:color="auto"/>
        <w:right w:val="none" w:sz="0" w:space="0" w:color="auto"/>
      </w:divBdr>
    </w:div>
    <w:div w:id="1578898089">
      <w:marLeft w:val="640"/>
      <w:marRight w:val="0"/>
      <w:marTop w:val="0"/>
      <w:marBottom w:val="0"/>
      <w:divBdr>
        <w:top w:val="none" w:sz="0" w:space="0" w:color="auto"/>
        <w:left w:val="none" w:sz="0" w:space="0" w:color="auto"/>
        <w:bottom w:val="none" w:sz="0" w:space="0" w:color="auto"/>
        <w:right w:val="none" w:sz="0" w:space="0" w:color="auto"/>
      </w:divBdr>
    </w:div>
    <w:div w:id="1578905162">
      <w:marLeft w:val="640"/>
      <w:marRight w:val="0"/>
      <w:marTop w:val="0"/>
      <w:marBottom w:val="0"/>
      <w:divBdr>
        <w:top w:val="none" w:sz="0" w:space="0" w:color="auto"/>
        <w:left w:val="none" w:sz="0" w:space="0" w:color="auto"/>
        <w:bottom w:val="none" w:sz="0" w:space="0" w:color="auto"/>
        <w:right w:val="none" w:sz="0" w:space="0" w:color="auto"/>
      </w:divBdr>
    </w:div>
    <w:div w:id="1578979668">
      <w:marLeft w:val="640"/>
      <w:marRight w:val="0"/>
      <w:marTop w:val="0"/>
      <w:marBottom w:val="0"/>
      <w:divBdr>
        <w:top w:val="none" w:sz="0" w:space="0" w:color="auto"/>
        <w:left w:val="none" w:sz="0" w:space="0" w:color="auto"/>
        <w:bottom w:val="none" w:sz="0" w:space="0" w:color="auto"/>
        <w:right w:val="none" w:sz="0" w:space="0" w:color="auto"/>
      </w:divBdr>
    </w:div>
    <w:div w:id="1578980805">
      <w:marLeft w:val="640"/>
      <w:marRight w:val="0"/>
      <w:marTop w:val="0"/>
      <w:marBottom w:val="0"/>
      <w:divBdr>
        <w:top w:val="none" w:sz="0" w:space="0" w:color="auto"/>
        <w:left w:val="none" w:sz="0" w:space="0" w:color="auto"/>
        <w:bottom w:val="none" w:sz="0" w:space="0" w:color="auto"/>
        <w:right w:val="none" w:sz="0" w:space="0" w:color="auto"/>
      </w:divBdr>
    </w:div>
    <w:div w:id="1579048551">
      <w:marLeft w:val="640"/>
      <w:marRight w:val="0"/>
      <w:marTop w:val="0"/>
      <w:marBottom w:val="0"/>
      <w:divBdr>
        <w:top w:val="none" w:sz="0" w:space="0" w:color="auto"/>
        <w:left w:val="none" w:sz="0" w:space="0" w:color="auto"/>
        <w:bottom w:val="none" w:sz="0" w:space="0" w:color="auto"/>
        <w:right w:val="none" w:sz="0" w:space="0" w:color="auto"/>
      </w:divBdr>
    </w:div>
    <w:div w:id="1579094986">
      <w:marLeft w:val="640"/>
      <w:marRight w:val="0"/>
      <w:marTop w:val="0"/>
      <w:marBottom w:val="0"/>
      <w:divBdr>
        <w:top w:val="none" w:sz="0" w:space="0" w:color="auto"/>
        <w:left w:val="none" w:sz="0" w:space="0" w:color="auto"/>
        <w:bottom w:val="none" w:sz="0" w:space="0" w:color="auto"/>
        <w:right w:val="none" w:sz="0" w:space="0" w:color="auto"/>
      </w:divBdr>
    </w:div>
    <w:div w:id="1579250361">
      <w:marLeft w:val="640"/>
      <w:marRight w:val="0"/>
      <w:marTop w:val="0"/>
      <w:marBottom w:val="0"/>
      <w:divBdr>
        <w:top w:val="none" w:sz="0" w:space="0" w:color="auto"/>
        <w:left w:val="none" w:sz="0" w:space="0" w:color="auto"/>
        <w:bottom w:val="none" w:sz="0" w:space="0" w:color="auto"/>
        <w:right w:val="none" w:sz="0" w:space="0" w:color="auto"/>
      </w:divBdr>
    </w:div>
    <w:div w:id="1579359876">
      <w:marLeft w:val="640"/>
      <w:marRight w:val="0"/>
      <w:marTop w:val="0"/>
      <w:marBottom w:val="0"/>
      <w:divBdr>
        <w:top w:val="none" w:sz="0" w:space="0" w:color="auto"/>
        <w:left w:val="none" w:sz="0" w:space="0" w:color="auto"/>
        <w:bottom w:val="none" w:sz="0" w:space="0" w:color="auto"/>
        <w:right w:val="none" w:sz="0" w:space="0" w:color="auto"/>
      </w:divBdr>
    </w:div>
    <w:div w:id="1579362794">
      <w:marLeft w:val="640"/>
      <w:marRight w:val="0"/>
      <w:marTop w:val="0"/>
      <w:marBottom w:val="0"/>
      <w:divBdr>
        <w:top w:val="none" w:sz="0" w:space="0" w:color="auto"/>
        <w:left w:val="none" w:sz="0" w:space="0" w:color="auto"/>
        <w:bottom w:val="none" w:sz="0" w:space="0" w:color="auto"/>
        <w:right w:val="none" w:sz="0" w:space="0" w:color="auto"/>
      </w:divBdr>
    </w:div>
    <w:div w:id="1579485761">
      <w:marLeft w:val="640"/>
      <w:marRight w:val="0"/>
      <w:marTop w:val="0"/>
      <w:marBottom w:val="0"/>
      <w:divBdr>
        <w:top w:val="none" w:sz="0" w:space="0" w:color="auto"/>
        <w:left w:val="none" w:sz="0" w:space="0" w:color="auto"/>
        <w:bottom w:val="none" w:sz="0" w:space="0" w:color="auto"/>
        <w:right w:val="none" w:sz="0" w:space="0" w:color="auto"/>
      </w:divBdr>
    </w:div>
    <w:div w:id="1579515255">
      <w:marLeft w:val="640"/>
      <w:marRight w:val="0"/>
      <w:marTop w:val="0"/>
      <w:marBottom w:val="0"/>
      <w:divBdr>
        <w:top w:val="none" w:sz="0" w:space="0" w:color="auto"/>
        <w:left w:val="none" w:sz="0" w:space="0" w:color="auto"/>
        <w:bottom w:val="none" w:sz="0" w:space="0" w:color="auto"/>
        <w:right w:val="none" w:sz="0" w:space="0" w:color="auto"/>
      </w:divBdr>
    </w:div>
    <w:div w:id="1579559486">
      <w:marLeft w:val="640"/>
      <w:marRight w:val="0"/>
      <w:marTop w:val="0"/>
      <w:marBottom w:val="0"/>
      <w:divBdr>
        <w:top w:val="none" w:sz="0" w:space="0" w:color="auto"/>
        <w:left w:val="none" w:sz="0" w:space="0" w:color="auto"/>
        <w:bottom w:val="none" w:sz="0" w:space="0" w:color="auto"/>
        <w:right w:val="none" w:sz="0" w:space="0" w:color="auto"/>
      </w:divBdr>
    </w:div>
    <w:div w:id="1579629964">
      <w:marLeft w:val="640"/>
      <w:marRight w:val="0"/>
      <w:marTop w:val="0"/>
      <w:marBottom w:val="0"/>
      <w:divBdr>
        <w:top w:val="none" w:sz="0" w:space="0" w:color="auto"/>
        <w:left w:val="none" w:sz="0" w:space="0" w:color="auto"/>
        <w:bottom w:val="none" w:sz="0" w:space="0" w:color="auto"/>
        <w:right w:val="none" w:sz="0" w:space="0" w:color="auto"/>
      </w:divBdr>
    </w:div>
    <w:div w:id="1579704610">
      <w:marLeft w:val="640"/>
      <w:marRight w:val="0"/>
      <w:marTop w:val="0"/>
      <w:marBottom w:val="0"/>
      <w:divBdr>
        <w:top w:val="none" w:sz="0" w:space="0" w:color="auto"/>
        <w:left w:val="none" w:sz="0" w:space="0" w:color="auto"/>
        <w:bottom w:val="none" w:sz="0" w:space="0" w:color="auto"/>
        <w:right w:val="none" w:sz="0" w:space="0" w:color="auto"/>
      </w:divBdr>
    </w:div>
    <w:div w:id="1579706701">
      <w:marLeft w:val="640"/>
      <w:marRight w:val="0"/>
      <w:marTop w:val="0"/>
      <w:marBottom w:val="0"/>
      <w:divBdr>
        <w:top w:val="none" w:sz="0" w:space="0" w:color="auto"/>
        <w:left w:val="none" w:sz="0" w:space="0" w:color="auto"/>
        <w:bottom w:val="none" w:sz="0" w:space="0" w:color="auto"/>
        <w:right w:val="none" w:sz="0" w:space="0" w:color="auto"/>
      </w:divBdr>
    </w:div>
    <w:div w:id="1579748368">
      <w:marLeft w:val="640"/>
      <w:marRight w:val="0"/>
      <w:marTop w:val="0"/>
      <w:marBottom w:val="0"/>
      <w:divBdr>
        <w:top w:val="none" w:sz="0" w:space="0" w:color="auto"/>
        <w:left w:val="none" w:sz="0" w:space="0" w:color="auto"/>
        <w:bottom w:val="none" w:sz="0" w:space="0" w:color="auto"/>
        <w:right w:val="none" w:sz="0" w:space="0" w:color="auto"/>
      </w:divBdr>
    </w:div>
    <w:div w:id="1579749466">
      <w:marLeft w:val="640"/>
      <w:marRight w:val="0"/>
      <w:marTop w:val="0"/>
      <w:marBottom w:val="0"/>
      <w:divBdr>
        <w:top w:val="none" w:sz="0" w:space="0" w:color="auto"/>
        <w:left w:val="none" w:sz="0" w:space="0" w:color="auto"/>
        <w:bottom w:val="none" w:sz="0" w:space="0" w:color="auto"/>
        <w:right w:val="none" w:sz="0" w:space="0" w:color="auto"/>
      </w:divBdr>
    </w:div>
    <w:div w:id="1579825281">
      <w:marLeft w:val="640"/>
      <w:marRight w:val="0"/>
      <w:marTop w:val="0"/>
      <w:marBottom w:val="0"/>
      <w:divBdr>
        <w:top w:val="none" w:sz="0" w:space="0" w:color="auto"/>
        <w:left w:val="none" w:sz="0" w:space="0" w:color="auto"/>
        <w:bottom w:val="none" w:sz="0" w:space="0" w:color="auto"/>
        <w:right w:val="none" w:sz="0" w:space="0" w:color="auto"/>
      </w:divBdr>
    </w:div>
    <w:div w:id="1579825718">
      <w:marLeft w:val="640"/>
      <w:marRight w:val="0"/>
      <w:marTop w:val="0"/>
      <w:marBottom w:val="0"/>
      <w:divBdr>
        <w:top w:val="none" w:sz="0" w:space="0" w:color="auto"/>
        <w:left w:val="none" w:sz="0" w:space="0" w:color="auto"/>
        <w:bottom w:val="none" w:sz="0" w:space="0" w:color="auto"/>
        <w:right w:val="none" w:sz="0" w:space="0" w:color="auto"/>
      </w:divBdr>
    </w:div>
    <w:div w:id="1579827120">
      <w:marLeft w:val="640"/>
      <w:marRight w:val="0"/>
      <w:marTop w:val="0"/>
      <w:marBottom w:val="0"/>
      <w:divBdr>
        <w:top w:val="none" w:sz="0" w:space="0" w:color="auto"/>
        <w:left w:val="none" w:sz="0" w:space="0" w:color="auto"/>
        <w:bottom w:val="none" w:sz="0" w:space="0" w:color="auto"/>
        <w:right w:val="none" w:sz="0" w:space="0" w:color="auto"/>
      </w:divBdr>
    </w:div>
    <w:div w:id="1579899558">
      <w:marLeft w:val="640"/>
      <w:marRight w:val="0"/>
      <w:marTop w:val="0"/>
      <w:marBottom w:val="0"/>
      <w:divBdr>
        <w:top w:val="none" w:sz="0" w:space="0" w:color="auto"/>
        <w:left w:val="none" w:sz="0" w:space="0" w:color="auto"/>
        <w:bottom w:val="none" w:sz="0" w:space="0" w:color="auto"/>
        <w:right w:val="none" w:sz="0" w:space="0" w:color="auto"/>
      </w:divBdr>
    </w:div>
    <w:div w:id="1579900100">
      <w:marLeft w:val="640"/>
      <w:marRight w:val="0"/>
      <w:marTop w:val="0"/>
      <w:marBottom w:val="0"/>
      <w:divBdr>
        <w:top w:val="none" w:sz="0" w:space="0" w:color="auto"/>
        <w:left w:val="none" w:sz="0" w:space="0" w:color="auto"/>
        <w:bottom w:val="none" w:sz="0" w:space="0" w:color="auto"/>
        <w:right w:val="none" w:sz="0" w:space="0" w:color="auto"/>
      </w:divBdr>
    </w:div>
    <w:div w:id="1580020300">
      <w:marLeft w:val="640"/>
      <w:marRight w:val="0"/>
      <w:marTop w:val="0"/>
      <w:marBottom w:val="0"/>
      <w:divBdr>
        <w:top w:val="none" w:sz="0" w:space="0" w:color="auto"/>
        <w:left w:val="none" w:sz="0" w:space="0" w:color="auto"/>
        <w:bottom w:val="none" w:sz="0" w:space="0" w:color="auto"/>
        <w:right w:val="none" w:sz="0" w:space="0" w:color="auto"/>
      </w:divBdr>
    </w:div>
    <w:div w:id="1580166192">
      <w:marLeft w:val="640"/>
      <w:marRight w:val="0"/>
      <w:marTop w:val="0"/>
      <w:marBottom w:val="0"/>
      <w:divBdr>
        <w:top w:val="none" w:sz="0" w:space="0" w:color="auto"/>
        <w:left w:val="none" w:sz="0" w:space="0" w:color="auto"/>
        <w:bottom w:val="none" w:sz="0" w:space="0" w:color="auto"/>
        <w:right w:val="none" w:sz="0" w:space="0" w:color="auto"/>
      </w:divBdr>
    </w:div>
    <w:div w:id="1580168367">
      <w:marLeft w:val="640"/>
      <w:marRight w:val="0"/>
      <w:marTop w:val="0"/>
      <w:marBottom w:val="0"/>
      <w:divBdr>
        <w:top w:val="none" w:sz="0" w:space="0" w:color="auto"/>
        <w:left w:val="none" w:sz="0" w:space="0" w:color="auto"/>
        <w:bottom w:val="none" w:sz="0" w:space="0" w:color="auto"/>
        <w:right w:val="none" w:sz="0" w:space="0" w:color="auto"/>
      </w:divBdr>
    </w:div>
    <w:div w:id="1580211990">
      <w:marLeft w:val="640"/>
      <w:marRight w:val="0"/>
      <w:marTop w:val="0"/>
      <w:marBottom w:val="0"/>
      <w:divBdr>
        <w:top w:val="none" w:sz="0" w:space="0" w:color="auto"/>
        <w:left w:val="none" w:sz="0" w:space="0" w:color="auto"/>
        <w:bottom w:val="none" w:sz="0" w:space="0" w:color="auto"/>
        <w:right w:val="none" w:sz="0" w:space="0" w:color="auto"/>
      </w:divBdr>
    </w:div>
    <w:div w:id="1580215190">
      <w:marLeft w:val="640"/>
      <w:marRight w:val="0"/>
      <w:marTop w:val="0"/>
      <w:marBottom w:val="0"/>
      <w:divBdr>
        <w:top w:val="none" w:sz="0" w:space="0" w:color="auto"/>
        <w:left w:val="none" w:sz="0" w:space="0" w:color="auto"/>
        <w:bottom w:val="none" w:sz="0" w:space="0" w:color="auto"/>
        <w:right w:val="none" w:sz="0" w:space="0" w:color="auto"/>
      </w:divBdr>
    </w:div>
    <w:div w:id="1580291760">
      <w:marLeft w:val="640"/>
      <w:marRight w:val="0"/>
      <w:marTop w:val="0"/>
      <w:marBottom w:val="0"/>
      <w:divBdr>
        <w:top w:val="none" w:sz="0" w:space="0" w:color="auto"/>
        <w:left w:val="none" w:sz="0" w:space="0" w:color="auto"/>
        <w:bottom w:val="none" w:sz="0" w:space="0" w:color="auto"/>
        <w:right w:val="none" w:sz="0" w:space="0" w:color="auto"/>
      </w:divBdr>
    </w:div>
    <w:div w:id="1580478269">
      <w:marLeft w:val="640"/>
      <w:marRight w:val="0"/>
      <w:marTop w:val="0"/>
      <w:marBottom w:val="0"/>
      <w:divBdr>
        <w:top w:val="none" w:sz="0" w:space="0" w:color="auto"/>
        <w:left w:val="none" w:sz="0" w:space="0" w:color="auto"/>
        <w:bottom w:val="none" w:sz="0" w:space="0" w:color="auto"/>
        <w:right w:val="none" w:sz="0" w:space="0" w:color="auto"/>
      </w:divBdr>
    </w:div>
    <w:div w:id="1580484357">
      <w:marLeft w:val="640"/>
      <w:marRight w:val="0"/>
      <w:marTop w:val="0"/>
      <w:marBottom w:val="0"/>
      <w:divBdr>
        <w:top w:val="none" w:sz="0" w:space="0" w:color="auto"/>
        <w:left w:val="none" w:sz="0" w:space="0" w:color="auto"/>
        <w:bottom w:val="none" w:sz="0" w:space="0" w:color="auto"/>
        <w:right w:val="none" w:sz="0" w:space="0" w:color="auto"/>
      </w:divBdr>
    </w:div>
    <w:div w:id="1580485667">
      <w:marLeft w:val="640"/>
      <w:marRight w:val="0"/>
      <w:marTop w:val="0"/>
      <w:marBottom w:val="0"/>
      <w:divBdr>
        <w:top w:val="none" w:sz="0" w:space="0" w:color="auto"/>
        <w:left w:val="none" w:sz="0" w:space="0" w:color="auto"/>
        <w:bottom w:val="none" w:sz="0" w:space="0" w:color="auto"/>
        <w:right w:val="none" w:sz="0" w:space="0" w:color="auto"/>
      </w:divBdr>
    </w:div>
    <w:div w:id="1580557144">
      <w:marLeft w:val="640"/>
      <w:marRight w:val="0"/>
      <w:marTop w:val="0"/>
      <w:marBottom w:val="0"/>
      <w:divBdr>
        <w:top w:val="none" w:sz="0" w:space="0" w:color="auto"/>
        <w:left w:val="none" w:sz="0" w:space="0" w:color="auto"/>
        <w:bottom w:val="none" w:sz="0" w:space="0" w:color="auto"/>
        <w:right w:val="none" w:sz="0" w:space="0" w:color="auto"/>
      </w:divBdr>
    </w:div>
    <w:div w:id="1580629432">
      <w:marLeft w:val="640"/>
      <w:marRight w:val="0"/>
      <w:marTop w:val="0"/>
      <w:marBottom w:val="0"/>
      <w:divBdr>
        <w:top w:val="none" w:sz="0" w:space="0" w:color="auto"/>
        <w:left w:val="none" w:sz="0" w:space="0" w:color="auto"/>
        <w:bottom w:val="none" w:sz="0" w:space="0" w:color="auto"/>
        <w:right w:val="none" w:sz="0" w:space="0" w:color="auto"/>
      </w:divBdr>
    </w:div>
    <w:div w:id="1580673593">
      <w:marLeft w:val="640"/>
      <w:marRight w:val="0"/>
      <w:marTop w:val="0"/>
      <w:marBottom w:val="0"/>
      <w:divBdr>
        <w:top w:val="none" w:sz="0" w:space="0" w:color="auto"/>
        <w:left w:val="none" w:sz="0" w:space="0" w:color="auto"/>
        <w:bottom w:val="none" w:sz="0" w:space="0" w:color="auto"/>
        <w:right w:val="none" w:sz="0" w:space="0" w:color="auto"/>
      </w:divBdr>
    </w:div>
    <w:div w:id="1580677358">
      <w:marLeft w:val="640"/>
      <w:marRight w:val="0"/>
      <w:marTop w:val="0"/>
      <w:marBottom w:val="0"/>
      <w:divBdr>
        <w:top w:val="none" w:sz="0" w:space="0" w:color="auto"/>
        <w:left w:val="none" w:sz="0" w:space="0" w:color="auto"/>
        <w:bottom w:val="none" w:sz="0" w:space="0" w:color="auto"/>
        <w:right w:val="none" w:sz="0" w:space="0" w:color="auto"/>
      </w:divBdr>
    </w:div>
    <w:div w:id="1580825096">
      <w:marLeft w:val="640"/>
      <w:marRight w:val="0"/>
      <w:marTop w:val="0"/>
      <w:marBottom w:val="0"/>
      <w:divBdr>
        <w:top w:val="none" w:sz="0" w:space="0" w:color="auto"/>
        <w:left w:val="none" w:sz="0" w:space="0" w:color="auto"/>
        <w:bottom w:val="none" w:sz="0" w:space="0" w:color="auto"/>
        <w:right w:val="none" w:sz="0" w:space="0" w:color="auto"/>
      </w:divBdr>
    </w:div>
    <w:div w:id="1580865894">
      <w:marLeft w:val="640"/>
      <w:marRight w:val="0"/>
      <w:marTop w:val="0"/>
      <w:marBottom w:val="0"/>
      <w:divBdr>
        <w:top w:val="none" w:sz="0" w:space="0" w:color="auto"/>
        <w:left w:val="none" w:sz="0" w:space="0" w:color="auto"/>
        <w:bottom w:val="none" w:sz="0" w:space="0" w:color="auto"/>
        <w:right w:val="none" w:sz="0" w:space="0" w:color="auto"/>
      </w:divBdr>
    </w:div>
    <w:div w:id="1580946823">
      <w:marLeft w:val="640"/>
      <w:marRight w:val="0"/>
      <w:marTop w:val="0"/>
      <w:marBottom w:val="0"/>
      <w:divBdr>
        <w:top w:val="none" w:sz="0" w:space="0" w:color="auto"/>
        <w:left w:val="none" w:sz="0" w:space="0" w:color="auto"/>
        <w:bottom w:val="none" w:sz="0" w:space="0" w:color="auto"/>
        <w:right w:val="none" w:sz="0" w:space="0" w:color="auto"/>
      </w:divBdr>
    </w:div>
    <w:div w:id="1581056825">
      <w:marLeft w:val="640"/>
      <w:marRight w:val="0"/>
      <w:marTop w:val="0"/>
      <w:marBottom w:val="0"/>
      <w:divBdr>
        <w:top w:val="none" w:sz="0" w:space="0" w:color="auto"/>
        <w:left w:val="none" w:sz="0" w:space="0" w:color="auto"/>
        <w:bottom w:val="none" w:sz="0" w:space="0" w:color="auto"/>
        <w:right w:val="none" w:sz="0" w:space="0" w:color="auto"/>
      </w:divBdr>
    </w:div>
    <w:div w:id="1581057886">
      <w:marLeft w:val="640"/>
      <w:marRight w:val="0"/>
      <w:marTop w:val="0"/>
      <w:marBottom w:val="0"/>
      <w:divBdr>
        <w:top w:val="none" w:sz="0" w:space="0" w:color="auto"/>
        <w:left w:val="none" w:sz="0" w:space="0" w:color="auto"/>
        <w:bottom w:val="none" w:sz="0" w:space="0" w:color="auto"/>
        <w:right w:val="none" w:sz="0" w:space="0" w:color="auto"/>
      </w:divBdr>
    </w:div>
    <w:div w:id="1581063869">
      <w:marLeft w:val="640"/>
      <w:marRight w:val="0"/>
      <w:marTop w:val="0"/>
      <w:marBottom w:val="0"/>
      <w:divBdr>
        <w:top w:val="none" w:sz="0" w:space="0" w:color="auto"/>
        <w:left w:val="none" w:sz="0" w:space="0" w:color="auto"/>
        <w:bottom w:val="none" w:sz="0" w:space="0" w:color="auto"/>
        <w:right w:val="none" w:sz="0" w:space="0" w:color="auto"/>
      </w:divBdr>
    </w:div>
    <w:div w:id="1581065486">
      <w:marLeft w:val="640"/>
      <w:marRight w:val="0"/>
      <w:marTop w:val="0"/>
      <w:marBottom w:val="0"/>
      <w:divBdr>
        <w:top w:val="none" w:sz="0" w:space="0" w:color="auto"/>
        <w:left w:val="none" w:sz="0" w:space="0" w:color="auto"/>
        <w:bottom w:val="none" w:sz="0" w:space="0" w:color="auto"/>
        <w:right w:val="none" w:sz="0" w:space="0" w:color="auto"/>
      </w:divBdr>
    </w:div>
    <w:div w:id="1581133749">
      <w:marLeft w:val="640"/>
      <w:marRight w:val="0"/>
      <w:marTop w:val="0"/>
      <w:marBottom w:val="0"/>
      <w:divBdr>
        <w:top w:val="none" w:sz="0" w:space="0" w:color="auto"/>
        <w:left w:val="none" w:sz="0" w:space="0" w:color="auto"/>
        <w:bottom w:val="none" w:sz="0" w:space="0" w:color="auto"/>
        <w:right w:val="none" w:sz="0" w:space="0" w:color="auto"/>
      </w:divBdr>
    </w:div>
    <w:div w:id="1581137516">
      <w:marLeft w:val="640"/>
      <w:marRight w:val="0"/>
      <w:marTop w:val="0"/>
      <w:marBottom w:val="0"/>
      <w:divBdr>
        <w:top w:val="none" w:sz="0" w:space="0" w:color="auto"/>
        <w:left w:val="none" w:sz="0" w:space="0" w:color="auto"/>
        <w:bottom w:val="none" w:sz="0" w:space="0" w:color="auto"/>
        <w:right w:val="none" w:sz="0" w:space="0" w:color="auto"/>
      </w:divBdr>
    </w:div>
    <w:div w:id="1581138172">
      <w:marLeft w:val="640"/>
      <w:marRight w:val="0"/>
      <w:marTop w:val="0"/>
      <w:marBottom w:val="0"/>
      <w:divBdr>
        <w:top w:val="none" w:sz="0" w:space="0" w:color="auto"/>
        <w:left w:val="none" w:sz="0" w:space="0" w:color="auto"/>
        <w:bottom w:val="none" w:sz="0" w:space="0" w:color="auto"/>
        <w:right w:val="none" w:sz="0" w:space="0" w:color="auto"/>
      </w:divBdr>
    </w:div>
    <w:div w:id="1581208614">
      <w:marLeft w:val="480"/>
      <w:marRight w:val="0"/>
      <w:marTop w:val="0"/>
      <w:marBottom w:val="0"/>
      <w:divBdr>
        <w:top w:val="none" w:sz="0" w:space="0" w:color="auto"/>
        <w:left w:val="none" w:sz="0" w:space="0" w:color="auto"/>
        <w:bottom w:val="none" w:sz="0" w:space="0" w:color="auto"/>
        <w:right w:val="none" w:sz="0" w:space="0" w:color="auto"/>
      </w:divBdr>
    </w:div>
    <w:div w:id="1581215574">
      <w:marLeft w:val="640"/>
      <w:marRight w:val="0"/>
      <w:marTop w:val="0"/>
      <w:marBottom w:val="0"/>
      <w:divBdr>
        <w:top w:val="none" w:sz="0" w:space="0" w:color="auto"/>
        <w:left w:val="none" w:sz="0" w:space="0" w:color="auto"/>
        <w:bottom w:val="none" w:sz="0" w:space="0" w:color="auto"/>
        <w:right w:val="none" w:sz="0" w:space="0" w:color="auto"/>
      </w:divBdr>
    </w:div>
    <w:div w:id="1581216406">
      <w:marLeft w:val="640"/>
      <w:marRight w:val="0"/>
      <w:marTop w:val="0"/>
      <w:marBottom w:val="0"/>
      <w:divBdr>
        <w:top w:val="none" w:sz="0" w:space="0" w:color="auto"/>
        <w:left w:val="none" w:sz="0" w:space="0" w:color="auto"/>
        <w:bottom w:val="none" w:sz="0" w:space="0" w:color="auto"/>
        <w:right w:val="none" w:sz="0" w:space="0" w:color="auto"/>
      </w:divBdr>
    </w:div>
    <w:div w:id="1581259000">
      <w:marLeft w:val="640"/>
      <w:marRight w:val="0"/>
      <w:marTop w:val="0"/>
      <w:marBottom w:val="0"/>
      <w:divBdr>
        <w:top w:val="none" w:sz="0" w:space="0" w:color="auto"/>
        <w:left w:val="none" w:sz="0" w:space="0" w:color="auto"/>
        <w:bottom w:val="none" w:sz="0" w:space="0" w:color="auto"/>
        <w:right w:val="none" w:sz="0" w:space="0" w:color="auto"/>
      </w:divBdr>
    </w:div>
    <w:div w:id="1581325679">
      <w:marLeft w:val="640"/>
      <w:marRight w:val="0"/>
      <w:marTop w:val="0"/>
      <w:marBottom w:val="0"/>
      <w:divBdr>
        <w:top w:val="none" w:sz="0" w:space="0" w:color="auto"/>
        <w:left w:val="none" w:sz="0" w:space="0" w:color="auto"/>
        <w:bottom w:val="none" w:sz="0" w:space="0" w:color="auto"/>
        <w:right w:val="none" w:sz="0" w:space="0" w:color="auto"/>
      </w:divBdr>
    </w:div>
    <w:div w:id="1581406730">
      <w:marLeft w:val="640"/>
      <w:marRight w:val="0"/>
      <w:marTop w:val="0"/>
      <w:marBottom w:val="0"/>
      <w:divBdr>
        <w:top w:val="none" w:sz="0" w:space="0" w:color="auto"/>
        <w:left w:val="none" w:sz="0" w:space="0" w:color="auto"/>
        <w:bottom w:val="none" w:sz="0" w:space="0" w:color="auto"/>
        <w:right w:val="none" w:sz="0" w:space="0" w:color="auto"/>
      </w:divBdr>
    </w:div>
    <w:div w:id="1581409423">
      <w:marLeft w:val="640"/>
      <w:marRight w:val="0"/>
      <w:marTop w:val="0"/>
      <w:marBottom w:val="0"/>
      <w:divBdr>
        <w:top w:val="none" w:sz="0" w:space="0" w:color="auto"/>
        <w:left w:val="none" w:sz="0" w:space="0" w:color="auto"/>
        <w:bottom w:val="none" w:sz="0" w:space="0" w:color="auto"/>
        <w:right w:val="none" w:sz="0" w:space="0" w:color="auto"/>
      </w:divBdr>
    </w:div>
    <w:div w:id="1581477531">
      <w:marLeft w:val="640"/>
      <w:marRight w:val="0"/>
      <w:marTop w:val="0"/>
      <w:marBottom w:val="0"/>
      <w:divBdr>
        <w:top w:val="none" w:sz="0" w:space="0" w:color="auto"/>
        <w:left w:val="none" w:sz="0" w:space="0" w:color="auto"/>
        <w:bottom w:val="none" w:sz="0" w:space="0" w:color="auto"/>
        <w:right w:val="none" w:sz="0" w:space="0" w:color="auto"/>
      </w:divBdr>
    </w:div>
    <w:div w:id="1581519973">
      <w:marLeft w:val="640"/>
      <w:marRight w:val="0"/>
      <w:marTop w:val="0"/>
      <w:marBottom w:val="0"/>
      <w:divBdr>
        <w:top w:val="none" w:sz="0" w:space="0" w:color="auto"/>
        <w:left w:val="none" w:sz="0" w:space="0" w:color="auto"/>
        <w:bottom w:val="none" w:sz="0" w:space="0" w:color="auto"/>
        <w:right w:val="none" w:sz="0" w:space="0" w:color="auto"/>
      </w:divBdr>
    </w:div>
    <w:div w:id="1581524255">
      <w:marLeft w:val="640"/>
      <w:marRight w:val="0"/>
      <w:marTop w:val="0"/>
      <w:marBottom w:val="0"/>
      <w:divBdr>
        <w:top w:val="none" w:sz="0" w:space="0" w:color="auto"/>
        <w:left w:val="none" w:sz="0" w:space="0" w:color="auto"/>
        <w:bottom w:val="none" w:sz="0" w:space="0" w:color="auto"/>
        <w:right w:val="none" w:sz="0" w:space="0" w:color="auto"/>
      </w:divBdr>
    </w:div>
    <w:div w:id="1581525309">
      <w:marLeft w:val="640"/>
      <w:marRight w:val="0"/>
      <w:marTop w:val="0"/>
      <w:marBottom w:val="0"/>
      <w:divBdr>
        <w:top w:val="none" w:sz="0" w:space="0" w:color="auto"/>
        <w:left w:val="none" w:sz="0" w:space="0" w:color="auto"/>
        <w:bottom w:val="none" w:sz="0" w:space="0" w:color="auto"/>
        <w:right w:val="none" w:sz="0" w:space="0" w:color="auto"/>
      </w:divBdr>
    </w:div>
    <w:div w:id="1581595761">
      <w:marLeft w:val="640"/>
      <w:marRight w:val="0"/>
      <w:marTop w:val="0"/>
      <w:marBottom w:val="0"/>
      <w:divBdr>
        <w:top w:val="none" w:sz="0" w:space="0" w:color="auto"/>
        <w:left w:val="none" w:sz="0" w:space="0" w:color="auto"/>
        <w:bottom w:val="none" w:sz="0" w:space="0" w:color="auto"/>
        <w:right w:val="none" w:sz="0" w:space="0" w:color="auto"/>
      </w:divBdr>
    </w:div>
    <w:div w:id="1581674665">
      <w:marLeft w:val="640"/>
      <w:marRight w:val="0"/>
      <w:marTop w:val="0"/>
      <w:marBottom w:val="0"/>
      <w:divBdr>
        <w:top w:val="none" w:sz="0" w:space="0" w:color="auto"/>
        <w:left w:val="none" w:sz="0" w:space="0" w:color="auto"/>
        <w:bottom w:val="none" w:sz="0" w:space="0" w:color="auto"/>
        <w:right w:val="none" w:sz="0" w:space="0" w:color="auto"/>
      </w:divBdr>
    </w:div>
    <w:div w:id="1581789163">
      <w:marLeft w:val="640"/>
      <w:marRight w:val="0"/>
      <w:marTop w:val="0"/>
      <w:marBottom w:val="0"/>
      <w:divBdr>
        <w:top w:val="none" w:sz="0" w:space="0" w:color="auto"/>
        <w:left w:val="none" w:sz="0" w:space="0" w:color="auto"/>
        <w:bottom w:val="none" w:sz="0" w:space="0" w:color="auto"/>
        <w:right w:val="none" w:sz="0" w:space="0" w:color="auto"/>
      </w:divBdr>
    </w:div>
    <w:div w:id="1581910813">
      <w:marLeft w:val="640"/>
      <w:marRight w:val="0"/>
      <w:marTop w:val="0"/>
      <w:marBottom w:val="0"/>
      <w:divBdr>
        <w:top w:val="none" w:sz="0" w:space="0" w:color="auto"/>
        <w:left w:val="none" w:sz="0" w:space="0" w:color="auto"/>
        <w:bottom w:val="none" w:sz="0" w:space="0" w:color="auto"/>
        <w:right w:val="none" w:sz="0" w:space="0" w:color="auto"/>
      </w:divBdr>
    </w:div>
    <w:div w:id="1581939527">
      <w:marLeft w:val="640"/>
      <w:marRight w:val="0"/>
      <w:marTop w:val="0"/>
      <w:marBottom w:val="0"/>
      <w:divBdr>
        <w:top w:val="none" w:sz="0" w:space="0" w:color="auto"/>
        <w:left w:val="none" w:sz="0" w:space="0" w:color="auto"/>
        <w:bottom w:val="none" w:sz="0" w:space="0" w:color="auto"/>
        <w:right w:val="none" w:sz="0" w:space="0" w:color="auto"/>
      </w:divBdr>
    </w:div>
    <w:div w:id="1582058595">
      <w:marLeft w:val="640"/>
      <w:marRight w:val="0"/>
      <w:marTop w:val="0"/>
      <w:marBottom w:val="0"/>
      <w:divBdr>
        <w:top w:val="none" w:sz="0" w:space="0" w:color="auto"/>
        <w:left w:val="none" w:sz="0" w:space="0" w:color="auto"/>
        <w:bottom w:val="none" w:sz="0" w:space="0" w:color="auto"/>
        <w:right w:val="none" w:sz="0" w:space="0" w:color="auto"/>
      </w:divBdr>
    </w:div>
    <w:div w:id="1582135109">
      <w:marLeft w:val="640"/>
      <w:marRight w:val="0"/>
      <w:marTop w:val="0"/>
      <w:marBottom w:val="0"/>
      <w:divBdr>
        <w:top w:val="none" w:sz="0" w:space="0" w:color="auto"/>
        <w:left w:val="none" w:sz="0" w:space="0" w:color="auto"/>
        <w:bottom w:val="none" w:sz="0" w:space="0" w:color="auto"/>
        <w:right w:val="none" w:sz="0" w:space="0" w:color="auto"/>
      </w:divBdr>
    </w:div>
    <w:div w:id="1582177670">
      <w:marLeft w:val="640"/>
      <w:marRight w:val="0"/>
      <w:marTop w:val="0"/>
      <w:marBottom w:val="0"/>
      <w:divBdr>
        <w:top w:val="none" w:sz="0" w:space="0" w:color="auto"/>
        <w:left w:val="none" w:sz="0" w:space="0" w:color="auto"/>
        <w:bottom w:val="none" w:sz="0" w:space="0" w:color="auto"/>
        <w:right w:val="none" w:sz="0" w:space="0" w:color="auto"/>
      </w:divBdr>
    </w:div>
    <w:div w:id="1582249525">
      <w:marLeft w:val="640"/>
      <w:marRight w:val="0"/>
      <w:marTop w:val="0"/>
      <w:marBottom w:val="0"/>
      <w:divBdr>
        <w:top w:val="none" w:sz="0" w:space="0" w:color="auto"/>
        <w:left w:val="none" w:sz="0" w:space="0" w:color="auto"/>
        <w:bottom w:val="none" w:sz="0" w:space="0" w:color="auto"/>
        <w:right w:val="none" w:sz="0" w:space="0" w:color="auto"/>
      </w:divBdr>
    </w:div>
    <w:div w:id="1582254728">
      <w:marLeft w:val="640"/>
      <w:marRight w:val="0"/>
      <w:marTop w:val="0"/>
      <w:marBottom w:val="0"/>
      <w:divBdr>
        <w:top w:val="none" w:sz="0" w:space="0" w:color="auto"/>
        <w:left w:val="none" w:sz="0" w:space="0" w:color="auto"/>
        <w:bottom w:val="none" w:sz="0" w:space="0" w:color="auto"/>
        <w:right w:val="none" w:sz="0" w:space="0" w:color="auto"/>
      </w:divBdr>
    </w:div>
    <w:div w:id="1582325122">
      <w:marLeft w:val="640"/>
      <w:marRight w:val="0"/>
      <w:marTop w:val="0"/>
      <w:marBottom w:val="0"/>
      <w:divBdr>
        <w:top w:val="none" w:sz="0" w:space="0" w:color="auto"/>
        <w:left w:val="none" w:sz="0" w:space="0" w:color="auto"/>
        <w:bottom w:val="none" w:sz="0" w:space="0" w:color="auto"/>
        <w:right w:val="none" w:sz="0" w:space="0" w:color="auto"/>
      </w:divBdr>
    </w:div>
    <w:div w:id="1582328869">
      <w:marLeft w:val="640"/>
      <w:marRight w:val="0"/>
      <w:marTop w:val="0"/>
      <w:marBottom w:val="0"/>
      <w:divBdr>
        <w:top w:val="none" w:sz="0" w:space="0" w:color="auto"/>
        <w:left w:val="none" w:sz="0" w:space="0" w:color="auto"/>
        <w:bottom w:val="none" w:sz="0" w:space="0" w:color="auto"/>
        <w:right w:val="none" w:sz="0" w:space="0" w:color="auto"/>
      </w:divBdr>
    </w:div>
    <w:div w:id="1582367017">
      <w:marLeft w:val="640"/>
      <w:marRight w:val="0"/>
      <w:marTop w:val="0"/>
      <w:marBottom w:val="0"/>
      <w:divBdr>
        <w:top w:val="none" w:sz="0" w:space="0" w:color="auto"/>
        <w:left w:val="none" w:sz="0" w:space="0" w:color="auto"/>
        <w:bottom w:val="none" w:sz="0" w:space="0" w:color="auto"/>
        <w:right w:val="none" w:sz="0" w:space="0" w:color="auto"/>
      </w:divBdr>
    </w:div>
    <w:div w:id="1582373235">
      <w:marLeft w:val="640"/>
      <w:marRight w:val="0"/>
      <w:marTop w:val="0"/>
      <w:marBottom w:val="0"/>
      <w:divBdr>
        <w:top w:val="none" w:sz="0" w:space="0" w:color="auto"/>
        <w:left w:val="none" w:sz="0" w:space="0" w:color="auto"/>
        <w:bottom w:val="none" w:sz="0" w:space="0" w:color="auto"/>
        <w:right w:val="none" w:sz="0" w:space="0" w:color="auto"/>
      </w:divBdr>
    </w:div>
    <w:div w:id="1582521439">
      <w:marLeft w:val="640"/>
      <w:marRight w:val="0"/>
      <w:marTop w:val="0"/>
      <w:marBottom w:val="0"/>
      <w:divBdr>
        <w:top w:val="none" w:sz="0" w:space="0" w:color="auto"/>
        <w:left w:val="none" w:sz="0" w:space="0" w:color="auto"/>
        <w:bottom w:val="none" w:sz="0" w:space="0" w:color="auto"/>
        <w:right w:val="none" w:sz="0" w:space="0" w:color="auto"/>
      </w:divBdr>
    </w:div>
    <w:div w:id="1582594734">
      <w:marLeft w:val="640"/>
      <w:marRight w:val="0"/>
      <w:marTop w:val="0"/>
      <w:marBottom w:val="0"/>
      <w:divBdr>
        <w:top w:val="none" w:sz="0" w:space="0" w:color="auto"/>
        <w:left w:val="none" w:sz="0" w:space="0" w:color="auto"/>
        <w:bottom w:val="none" w:sz="0" w:space="0" w:color="auto"/>
        <w:right w:val="none" w:sz="0" w:space="0" w:color="auto"/>
      </w:divBdr>
    </w:div>
    <w:div w:id="1582711172">
      <w:marLeft w:val="640"/>
      <w:marRight w:val="0"/>
      <w:marTop w:val="0"/>
      <w:marBottom w:val="0"/>
      <w:divBdr>
        <w:top w:val="none" w:sz="0" w:space="0" w:color="auto"/>
        <w:left w:val="none" w:sz="0" w:space="0" w:color="auto"/>
        <w:bottom w:val="none" w:sz="0" w:space="0" w:color="auto"/>
        <w:right w:val="none" w:sz="0" w:space="0" w:color="auto"/>
      </w:divBdr>
    </w:div>
    <w:div w:id="1582713426">
      <w:marLeft w:val="640"/>
      <w:marRight w:val="0"/>
      <w:marTop w:val="0"/>
      <w:marBottom w:val="0"/>
      <w:divBdr>
        <w:top w:val="none" w:sz="0" w:space="0" w:color="auto"/>
        <w:left w:val="none" w:sz="0" w:space="0" w:color="auto"/>
        <w:bottom w:val="none" w:sz="0" w:space="0" w:color="auto"/>
        <w:right w:val="none" w:sz="0" w:space="0" w:color="auto"/>
      </w:divBdr>
    </w:div>
    <w:div w:id="1582714116">
      <w:marLeft w:val="640"/>
      <w:marRight w:val="0"/>
      <w:marTop w:val="0"/>
      <w:marBottom w:val="0"/>
      <w:divBdr>
        <w:top w:val="none" w:sz="0" w:space="0" w:color="auto"/>
        <w:left w:val="none" w:sz="0" w:space="0" w:color="auto"/>
        <w:bottom w:val="none" w:sz="0" w:space="0" w:color="auto"/>
        <w:right w:val="none" w:sz="0" w:space="0" w:color="auto"/>
      </w:divBdr>
    </w:div>
    <w:div w:id="1582715870">
      <w:marLeft w:val="640"/>
      <w:marRight w:val="0"/>
      <w:marTop w:val="0"/>
      <w:marBottom w:val="0"/>
      <w:divBdr>
        <w:top w:val="none" w:sz="0" w:space="0" w:color="auto"/>
        <w:left w:val="none" w:sz="0" w:space="0" w:color="auto"/>
        <w:bottom w:val="none" w:sz="0" w:space="0" w:color="auto"/>
        <w:right w:val="none" w:sz="0" w:space="0" w:color="auto"/>
      </w:divBdr>
    </w:div>
    <w:div w:id="1582792154">
      <w:marLeft w:val="640"/>
      <w:marRight w:val="0"/>
      <w:marTop w:val="0"/>
      <w:marBottom w:val="0"/>
      <w:divBdr>
        <w:top w:val="none" w:sz="0" w:space="0" w:color="auto"/>
        <w:left w:val="none" w:sz="0" w:space="0" w:color="auto"/>
        <w:bottom w:val="none" w:sz="0" w:space="0" w:color="auto"/>
        <w:right w:val="none" w:sz="0" w:space="0" w:color="auto"/>
      </w:divBdr>
    </w:div>
    <w:div w:id="1582829112">
      <w:marLeft w:val="640"/>
      <w:marRight w:val="0"/>
      <w:marTop w:val="0"/>
      <w:marBottom w:val="0"/>
      <w:divBdr>
        <w:top w:val="none" w:sz="0" w:space="0" w:color="auto"/>
        <w:left w:val="none" w:sz="0" w:space="0" w:color="auto"/>
        <w:bottom w:val="none" w:sz="0" w:space="0" w:color="auto"/>
        <w:right w:val="none" w:sz="0" w:space="0" w:color="auto"/>
      </w:divBdr>
    </w:div>
    <w:div w:id="1582905339">
      <w:marLeft w:val="640"/>
      <w:marRight w:val="0"/>
      <w:marTop w:val="0"/>
      <w:marBottom w:val="0"/>
      <w:divBdr>
        <w:top w:val="none" w:sz="0" w:space="0" w:color="auto"/>
        <w:left w:val="none" w:sz="0" w:space="0" w:color="auto"/>
        <w:bottom w:val="none" w:sz="0" w:space="0" w:color="auto"/>
        <w:right w:val="none" w:sz="0" w:space="0" w:color="auto"/>
      </w:divBdr>
    </w:div>
    <w:div w:id="1583026182">
      <w:marLeft w:val="640"/>
      <w:marRight w:val="0"/>
      <w:marTop w:val="0"/>
      <w:marBottom w:val="0"/>
      <w:divBdr>
        <w:top w:val="none" w:sz="0" w:space="0" w:color="auto"/>
        <w:left w:val="none" w:sz="0" w:space="0" w:color="auto"/>
        <w:bottom w:val="none" w:sz="0" w:space="0" w:color="auto"/>
        <w:right w:val="none" w:sz="0" w:space="0" w:color="auto"/>
      </w:divBdr>
    </w:div>
    <w:div w:id="1583029508">
      <w:marLeft w:val="640"/>
      <w:marRight w:val="0"/>
      <w:marTop w:val="0"/>
      <w:marBottom w:val="0"/>
      <w:divBdr>
        <w:top w:val="none" w:sz="0" w:space="0" w:color="auto"/>
        <w:left w:val="none" w:sz="0" w:space="0" w:color="auto"/>
        <w:bottom w:val="none" w:sz="0" w:space="0" w:color="auto"/>
        <w:right w:val="none" w:sz="0" w:space="0" w:color="auto"/>
      </w:divBdr>
    </w:div>
    <w:div w:id="1583102723">
      <w:marLeft w:val="640"/>
      <w:marRight w:val="0"/>
      <w:marTop w:val="0"/>
      <w:marBottom w:val="0"/>
      <w:divBdr>
        <w:top w:val="none" w:sz="0" w:space="0" w:color="auto"/>
        <w:left w:val="none" w:sz="0" w:space="0" w:color="auto"/>
        <w:bottom w:val="none" w:sz="0" w:space="0" w:color="auto"/>
        <w:right w:val="none" w:sz="0" w:space="0" w:color="auto"/>
      </w:divBdr>
    </w:div>
    <w:div w:id="1583107327">
      <w:marLeft w:val="640"/>
      <w:marRight w:val="0"/>
      <w:marTop w:val="0"/>
      <w:marBottom w:val="0"/>
      <w:divBdr>
        <w:top w:val="none" w:sz="0" w:space="0" w:color="auto"/>
        <w:left w:val="none" w:sz="0" w:space="0" w:color="auto"/>
        <w:bottom w:val="none" w:sz="0" w:space="0" w:color="auto"/>
        <w:right w:val="none" w:sz="0" w:space="0" w:color="auto"/>
      </w:divBdr>
    </w:div>
    <w:div w:id="1583177696">
      <w:marLeft w:val="640"/>
      <w:marRight w:val="0"/>
      <w:marTop w:val="0"/>
      <w:marBottom w:val="0"/>
      <w:divBdr>
        <w:top w:val="none" w:sz="0" w:space="0" w:color="auto"/>
        <w:left w:val="none" w:sz="0" w:space="0" w:color="auto"/>
        <w:bottom w:val="none" w:sz="0" w:space="0" w:color="auto"/>
        <w:right w:val="none" w:sz="0" w:space="0" w:color="auto"/>
      </w:divBdr>
    </w:div>
    <w:div w:id="1583178604">
      <w:marLeft w:val="640"/>
      <w:marRight w:val="0"/>
      <w:marTop w:val="0"/>
      <w:marBottom w:val="0"/>
      <w:divBdr>
        <w:top w:val="none" w:sz="0" w:space="0" w:color="auto"/>
        <w:left w:val="none" w:sz="0" w:space="0" w:color="auto"/>
        <w:bottom w:val="none" w:sz="0" w:space="0" w:color="auto"/>
        <w:right w:val="none" w:sz="0" w:space="0" w:color="auto"/>
      </w:divBdr>
    </w:div>
    <w:div w:id="1583180846">
      <w:marLeft w:val="640"/>
      <w:marRight w:val="0"/>
      <w:marTop w:val="0"/>
      <w:marBottom w:val="0"/>
      <w:divBdr>
        <w:top w:val="none" w:sz="0" w:space="0" w:color="auto"/>
        <w:left w:val="none" w:sz="0" w:space="0" w:color="auto"/>
        <w:bottom w:val="none" w:sz="0" w:space="0" w:color="auto"/>
        <w:right w:val="none" w:sz="0" w:space="0" w:color="auto"/>
      </w:divBdr>
    </w:div>
    <w:div w:id="1583223841">
      <w:marLeft w:val="640"/>
      <w:marRight w:val="0"/>
      <w:marTop w:val="0"/>
      <w:marBottom w:val="0"/>
      <w:divBdr>
        <w:top w:val="none" w:sz="0" w:space="0" w:color="auto"/>
        <w:left w:val="none" w:sz="0" w:space="0" w:color="auto"/>
        <w:bottom w:val="none" w:sz="0" w:space="0" w:color="auto"/>
        <w:right w:val="none" w:sz="0" w:space="0" w:color="auto"/>
      </w:divBdr>
    </w:div>
    <w:div w:id="1583297668">
      <w:marLeft w:val="640"/>
      <w:marRight w:val="0"/>
      <w:marTop w:val="0"/>
      <w:marBottom w:val="0"/>
      <w:divBdr>
        <w:top w:val="none" w:sz="0" w:space="0" w:color="auto"/>
        <w:left w:val="none" w:sz="0" w:space="0" w:color="auto"/>
        <w:bottom w:val="none" w:sz="0" w:space="0" w:color="auto"/>
        <w:right w:val="none" w:sz="0" w:space="0" w:color="auto"/>
      </w:divBdr>
    </w:div>
    <w:div w:id="1583446020">
      <w:marLeft w:val="640"/>
      <w:marRight w:val="0"/>
      <w:marTop w:val="0"/>
      <w:marBottom w:val="0"/>
      <w:divBdr>
        <w:top w:val="none" w:sz="0" w:space="0" w:color="auto"/>
        <w:left w:val="none" w:sz="0" w:space="0" w:color="auto"/>
        <w:bottom w:val="none" w:sz="0" w:space="0" w:color="auto"/>
        <w:right w:val="none" w:sz="0" w:space="0" w:color="auto"/>
      </w:divBdr>
    </w:div>
    <w:div w:id="1583487830">
      <w:marLeft w:val="640"/>
      <w:marRight w:val="0"/>
      <w:marTop w:val="0"/>
      <w:marBottom w:val="0"/>
      <w:divBdr>
        <w:top w:val="none" w:sz="0" w:space="0" w:color="auto"/>
        <w:left w:val="none" w:sz="0" w:space="0" w:color="auto"/>
        <w:bottom w:val="none" w:sz="0" w:space="0" w:color="auto"/>
        <w:right w:val="none" w:sz="0" w:space="0" w:color="auto"/>
      </w:divBdr>
    </w:div>
    <w:div w:id="1583488744">
      <w:marLeft w:val="640"/>
      <w:marRight w:val="0"/>
      <w:marTop w:val="0"/>
      <w:marBottom w:val="0"/>
      <w:divBdr>
        <w:top w:val="none" w:sz="0" w:space="0" w:color="auto"/>
        <w:left w:val="none" w:sz="0" w:space="0" w:color="auto"/>
        <w:bottom w:val="none" w:sz="0" w:space="0" w:color="auto"/>
        <w:right w:val="none" w:sz="0" w:space="0" w:color="auto"/>
      </w:divBdr>
    </w:div>
    <w:div w:id="1583493697">
      <w:marLeft w:val="640"/>
      <w:marRight w:val="0"/>
      <w:marTop w:val="0"/>
      <w:marBottom w:val="0"/>
      <w:divBdr>
        <w:top w:val="none" w:sz="0" w:space="0" w:color="auto"/>
        <w:left w:val="none" w:sz="0" w:space="0" w:color="auto"/>
        <w:bottom w:val="none" w:sz="0" w:space="0" w:color="auto"/>
        <w:right w:val="none" w:sz="0" w:space="0" w:color="auto"/>
      </w:divBdr>
    </w:div>
    <w:div w:id="1583565413">
      <w:marLeft w:val="640"/>
      <w:marRight w:val="0"/>
      <w:marTop w:val="0"/>
      <w:marBottom w:val="0"/>
      <w:divBdr>
        <w:top w:val="none" w:sz="0" w:space="0" w:color="auto"/>
        <w:left w:val="none" w:sz="0" w:space="0" w:color="auto"/>
        <w:bottom w:val="none" w:sz="0" w:space="0" w:color="auto"/>
        <w:right w:val="none" w:sz="0" w:space="0" w:color="auto"/>
      </w:divBdr>
    </w:div>
    <w:div w:id="1583567230">
      <w:marLeft w:val="640"/>
      <w:marRight w:val="0"/>
      <w:marTop w:val="0"/>
      <w:marBottom w:val="0"/>
      <w:divBdr>
        <w:top w:val="none" w:sz="0" w:space="0" w:color="auto"/>
        <w:left w:val="none" w:sz="0" w:space="0" w:color="auto"/>
        <w:bottom w:val="none" w:sz="0" w:space="0" w:color="auto"/>
        <w:right w:val="none" w:sz="0" w:space="0" w:color="auto"/>
      </w:divBdr>
    </w:div>
    <w:div w:id="1583641473">
      <w:marLeft w:val="640"/>
      <w:marRight w:val="0"/>
      <w:marTop w:val="0"/>
      <w:marBottom w:val="0"/>
      <w:divBdr>
        <w:top w:val="none" w:sz="0" w:space="0" w:color="auto"/>
        <w:left w:val="none" w:sz="0" w:space="0" w:color="auto"/>
        <w:bottom w:val="none" w:sz="0" w:space="0" w:color="auto"/>
        <w:right w:val="none" w:sz="0" w:space="0" w:color="auto"/>
      </w:divBdr>
    </w:div>
    <w:div w:id="1583677560">
      <w:marLeft w:val="640"/>
      <w:marRight w:val="0"/>
      <w:marTop w:val="0"/>
      <w:marBottom w:val="0"/>
      <w:divBdr>
        <w:top w:val="none" w:sz="0" w:space="0" w:color="auto"/>
        <w:left w:val="none" w:sz="0" w:space="0" w:color="auto"/>
        <w:bottom w:val="none" w:sz="0" w:space="0" w:color="auto"/>
        <w:right w:val="none" w:sz="0" w:space="0" w:color="auto"/>
      </w:divBdr>
    </w:div>
    <w:div w:id="1583683199">
      <w:marLeft w:val="640"/>
      <w:marRight w:val="0"/>
      <w:marTop w:val="0"/>
      <w:marBottom w:val="0"/>
      <w:divBdr>
        <w:top w:val="none" w:sz="0" w:space="0" w:color="auto"/>
        <w:left w:val="none" w:sz="0" w:space="0" w:color="auto"/>
        <w:bottom w:val="none" w:sz="0" w:space="0" w:color="auto"/>
        <w:right w:val="none" w:sz="0" w:space="0" w:color="auto"/>
      </w:divBdr>
    </w:div>
    <w:div w:id="1583754520">
      <w:marLeft w:val="640"/>
      <w:marRight w:val="0"/>
      <w:marTop w:val="0"/>
      <w:marBottom w:val="0"/>
      <w:divBdr>
        <w:top w:val="none" w:sz="0" w:space="0" w:color="auto"/>
        <w:left w:val="none" w:sz="0" w:space="0" w:color="auto"/>
        <w:bottom w:val="none" w:sz="0" w:space="0" w:color="auto"/>
        <w:right w:val="none" w:sz="0" w:space="0" w:color="auto"/>
      </w:divBdr>
    </w:div>
    <w:div w:id="1583874816">
      <w:marLeft w:val="640"/>
      <w:marRight w:val="0"/>
      <w:marTop w:val="0"/>
      <w:marBottom w:val="0"/>
      <w:divBdr>
        <w:top w:val="none" w:sz="0" w:space="0" w:color="auto"/>
        <w:left w:val="none" w:sz="0" w:space="0" w:color="auto"/>
        <w:bottom w:val="none" w:sz="0" w:space="0" w:color="auto"/>
        <w:right w:val="none" w:sz="0" w:space="0" w:color="auto"/>
      </w:divBdr>
    </w:div>
    <w:div w:id="1583875701">
      <w:marLeft w:val="640"/>
      <w:marRight w:val="0"/>
      <w:marTop w:val="0"/>
      <w:marBottom w:val="0"/>
      <w:divBdr>
        <w:top w:val="none" w:sz="0" w:space="0" w:color="auto"/>
        <w:left w:val="none" w:sz="0" w:space="0" w:color="auto"/>
        <w:bottom w:val="none" w:sz="0" w:space="0" w:color="auto"/>
        <w:right w:val="none" w:sz="0" w:space="0" w:color="auto"/>
      </w:divBdr>
    </w:div>
    <w:div w:id="1583876552">
      <w:marLeft w:val="640"/>
      <w:marRight w:val="0"/>
      <w:marTop w:val="0"/>
      <w:marBottom w:val="0"/>
      <w:divBdr>
        <w:top w:val="none" w:sz="0" w:space="0" w:color="auto"/>
        <w:left w:val="none" w:sz="0" w:space="0" w:color="auto"/>
        <w:bottom w:val="none" w:sz="0" w:space="0" w:color="auto"/>
        <w:right w:val="none" w:sz="0" w:space="0" w:color="auto"/>
      </w:divBdr>
    </w:div>
    <w:div w:id="1584024177">
      <w:marLeft w:val="640"/>
      <w:marRight w:val="0"/>
      <w:marTop w:val="0"/>
      <w:marBottom w:val="0"/>
      <w:divBdr>
        <w:top w:val="none" w:sz="0" w:space="0" w:color="auto"/>
        <w:left w:val="none" w:sz="0" w:space="0" w:color="auto"/>
        <w:bottom w:val="none" w:sz="0" w:space="0" w:color="auto"/>
        <w:right w:val="none" w:sz="0" w:space="0" w:color="auto"/>
      </w:divBdr>
    </w:div>
    <w:div w:id="1584070844">
      <w:marLeft w:val="640"/>
      <w:marRight w:val="0"/>
      <w:marTop w:val="0"/>
      <w:marBottom w:val="0"/>
      <w:divBdr>
        <w:top w:val="none" w:sz="0" w:space="0" w:color="auto"/>
        <w:left w:val="none" w:sz="0" w:space="0" w:color="auto"/>
        <w:bottom w:val="none" w:sz="0" w:space="0" w:color="auto"/>
        <w:right w:val="none" w:sz="0" w:space="0" w:color="auto"/>
      </w:divBdr>
    </w:div>
    <w:div w:id="1584098912">
      <w:marLeft w:val="640"/>
      <w:marRight w:val="0"/>
      <w:marTop w:val="0"/>
      <w:marBottom w:val="0"/>
      <w:divBdr>
        <w:top w:val="none" w:sz="0" w:space="0" w:color="auto"/>
        <w:left w:val="none" w:sz="0" w:space="0" w:color="auto"/>
        <w:bottom w:val="none" w:sz="0" w:space="0" w:color="auto"/>
        <w:right w:val="none" w:sz="0" w:space="0" w:color="auto"/>
      </w:divBdr>
    </w:div>
    <w:div w:id="1584101396">
      <w:marLeft w:val="640"/>
      <w:marRight w:val="0"/>
      <w:marTop w:val="0"/>
      <w:marBottom w:val="0"/>
      <w:divBdr>
        <w:top w:val="none" w:sz="0" w:space="0" w:color="auto"/>
        <w:left w:val="none" w:sz="0" w:space="0" w:color="auto"/>
        <w:bottom w:val="none" w:sz="0" w:space="0" w:color="auto"/>
        <w:right w:val="none" w:sz="0" w:space="0" w:color="auto"/>
      </w:divBdr>
    </w:div>
    <w:div w:id="1584139584">
      <w:marLeft w:val="640"/>
      <w:marRight w:val="0"/>
      <w:marTop w:val="0"/>
      <w:marBottom w:val="0"/>
      <w:divBdr>
        <w:top w:val="none" w:sz="0" w:space="0" w:color="auto"/>
        <w:left w:val="none" w:sz="0" w:space="0" w:color="auto"/>
        <w:bottom w:val="none" w:sz="0" w:space="0" w:color="auto"/>
        <w:right w:val="none" w:sz="0" w:space="0" w:color="auto"/>
      </w:divBdr>
    </w:div>
    <w:div w:id="1584223181">
      <w:marLeft w:val="640"/>
      <w:marRight w:val="0"/>
      <w:marTop w:val="0"/>
      <w:marBottom w:val="0"/>
      <w:divBdr>
        <w:top w:val="none" w:sz="0" w:space="0" w:color="auto"/>
        <w:left w:val="none" w:sz="0" w:space="0" w:color="auto"/>
        <w:bottom w:val="none" w:sz="0" w:space="0" w:color="auto"/>
        <w:right w:val="none" w:sz="0" w:space="0" w:color="auto"/>
      </w:divBdr>
    </w:div>
    <w:div w:id="1584298023">
      <w:marLeft w:val="640"/>
      <w:marRight w:val="0"/>
      <w:marTop w:val="0"/>
      <w:marBottom w:val="0"/>
      <w:divBdr>
        <w:top w:val="none" w:sz="0" w:space="0" w:color="auto"/>
        <w:left w:val="none" w:sz="0" w:space="0" w:color="auto"/>
        <w:bottom w:val="none" w:sz="0" w:space="0" w:color="auto"/>
        <w:right w:val="none" w:sz="0" w:space="0" w:color="auto"/>
      </w:divBdr>
    </w:div>
    <w:div w:id="1584299092">
      <w:marLeft w:val="640"/>
      <w:marRight w:val="0"/>
      <w:marTop w:val="0"/>
      <w:marBottom w:val="0"/>
      <w:divBdr>
        <w:top w:val="none" w:sz="0" w:space="0" w:color="auto"/>
        <w:left w:val="none" w:sz="0" w:space="0" w:color="auto"/>
        <w:bottom w:val="none" w:sz="0" w:space="0" w:color="auto"/>
        <w:right w:val="none" w:sz="0" w:space="0" w:color="auto"/>
      </w:divBdr>
    </w:div>
    <w:div w:id="1584332804">
      <w:marLeft w:val="640"/>
      <w:marRight w:val="0"/>
      <w:marTop w:val="0"/>
      <w:marBottom w:val="0"/>
      <w:divBdr>
        <w:top w:val="none" w:sz="0" w:space="0" w:color="auto"/>
        <w:left w:val="none" w:sz="0" w:space="0" w:color="auto"/>
        <w:bottom w:val="none" w:sz="0" w:space="0" w:color="auto"/>
        <w:right w:val="none" w:sz="0" w:space="0" w:color="auto"/>
      </w:divBdr>
    </w:div>
    <w:div w:id="1584340698">
      <w:marLeft w:val="640"/>
      <w:marRight w:val="0"/>
      <w:marTop w:val="0"/>
      <w:marBottom w:val="0"/>
      <w:divBdr>
        <w:top w:val="none" w:sz="0" w:space="0" w:color="auto"/>
        <w:left w:val="none" w:sz="0" w:space="0" w:color="auto"/>
        <w:bottom w:val="none" w:sz="0" w:space="0" w:color="auto"/>
        <w:right w:val="none" w:sz="0" w:space="0" w:color="auto"/>
      </w:divBdr>
    </w:div>
    <w:div w:id="1584411679">
      <w:marLeft w:val="640"/>
      <w:marRight w:val="0"/>
      <w:marTop w:val="0"/>
      <w:marBottom w:val="0"/>
      <w:divBdr>
        <w:top w:val="none" w:sz="0" w:space="0" w:color="auto"/>
        <w:left w:val="none" w:sz="0" w:space="0" w:color="auto"/>
        <w:bottom w:val="none" w:sz="0" w:space="0" w:color="auto"/>
        <w:right w:val="none" w:sz="0" w:space="0" w:color="auto"/>
      </w:divBdr>
    </w:div>
    <w:div w:id="1584416082">
      <w:marLeft w:val="640"/>
      <w:marRight w:val="0"/>
      <w:marTop w:val="0"/>
      <w:marBottom w:val="0"/>
      <w:divBdr>
        <w:top w:val="none" w:sz="0" w:space="0" w:color="auto"/>
        <w:left w:val="none" w:sz="0" w:space="0" w:color="auto"/>
        <w:bottom w:val="none" w:sz="0" w:space="0" w:color="auto"/>
        <w:right w:val="none" w:sz="0" w:space="0" w:color="auto"/>
      </w:divBdr>
    </w:div>
    <w:div w:id="1584608445">
      <w:marLeft w:val="640"/>
      <w:marRight w:val="0"/>
      <w:marTop w:val="0"/>
      <w:marBottom w:val="0"/>
      <w:divBdr>
        <w:top w:val="none" w:sz="0" w:space="0" w:color="auto"/>
        <w:left w:val="none" w:sz="0" w:space="0" w:color="auto"/>
        <w:bottom w:val="none" w:sz="0" w:space="0" w:color="auto"/>
        <w:right w:val="none" w:sz="0" w:space="0" w:color="auto"/>
      </w:divBdr>
    </w:div>
    <w:div w:id="1584677688">
      <w:marLeft w:val="640"/>
      <w:marRight w:val="0"/>
      <w:marTop w:val="0"/>
      <w:marBottom w:val="0"/>
      <w:divBdr>
        <w:top w:val="none" w:sz="0" w:space="0" w:color="auto"/>
        <w:left w:val="none" w:sz="0" w:space="0" w:color="auto"/>
        <w:bottom w:val="none" w:sz="0" w:space="0" w:color="auto"/>
        <w:right w:val="none" w:sz="0" w:space="0" w:color="auto"/>
      </w:divBdr>
    </w:div>
    <w:div w:id="1584682798">
      <w:marLeft w:val="640"/>
      <w:marRight w:val="0"/>
      <w:marTop w:val="0"/>
      <w:marBottom w:val="0"/>
      <w:divBdr>
        <w:top w:val="none" w:sz="0" w:space="0" w:color="auto"/>
        <w:left w:val="none" w:sz="0" w:space="0" w:color="auto"/>
        <w:bottom w:val="none" w:sz="0" w:space="0" w:color="auto"/>
        <w:right w:val="none" w:sz="0" w:space="0" w:color="auto"/>
      </w:divBdr>
    </w:div>
    <w:div w:id="1584683795">
      <w:marLeft w:val="640"/>
      <w:marRight w:val="0"/>
      <w:marTop w:val="0"/>
      <w:marBottom w:val="0"/>
      <w:divBdr>
        <w:top w:val="none" w:sz="0" w:space="0" w:color="auto"/>
        <w:left w:val="none" w:sz="0" w:space="0" w:color="auto"/>
        <w:bottom w:val="none" w:sz="0" w:space="0" w:color="auto"/>
        <w:right w:val="none" w:sz="0" w:space="0" w:color="auto"/>
      </w:divBdr>
    </w:div>
    <w:div w:id="1584755123">
      <w:marLeft w:val="640"/>
      <w:marRight w:val="0"/>
      <w:marTop w:val="0"/>
      <w:marBottom w:val="0"/>
      <w:divBdr>
        <w:top w:val="none" w:sz="0" w:space="0" w:color="auto"/>
        <w:left w:val="none" w:sz="0" w:space="0" w:color="auto"/>
        <w:bottom w:val="none" w:sz="0" w:space="0" w:color="auto"/>
        <w:right w:val="none" w:sz="0" w:space="0" w:color="auto"/>
      </w:divBdr>
    </w:div>
    <w:div w:id="1584758398">
      <w:marLeft w:val="640"/>
      <w:marRight w:val="0"/>
      <w:marTop w:val="0"/>
      <w:marBottom w:val="0"/>
      <w:divBdr>
        <w:top w:val="none" w:sz="0" w:space="0" w:color="auto"/>
        <w:left w:val="none" w:sz="0" w:space="0" w:color="auto"/>
        <w:bottom w:val="none" w:sz="0" w:space="0" w:color="auto"/>
        <w:right w:val="none" w:sz="0" w:space="0" w:color="auto"/>
      </w:divBdr>
    </w:div>
    <w:div w:id="1584795438">
      <w:marLeft w:val="640"/>
      <w:marRight w:val="0"/>
      <w:marTop w:val="0"/>
      <w:marBottom w:val="0"/>
      <w:divBdr>
        <w:top w:val="none" w:sz="0" w:space="0" w:color="auto"/>
        <w:left w:val="none" w:sz="0" w:space="0" w:color="auto"/>
        <w:bottom w:val="none" w:sz="0" w:space="0" w:color="auto"/>
        <w:right w:val="none" w:sz="0" w:space="0" w:color="auto"/>
      </w:divBdr>
    </w:div>
    <w:div w:id="1584874917">
      <w:marLeft w:val="640"/>
      <w:marRight w:val="0"/>
      <w:marTop w:val="0"/>
      <w:marBottom w:val="0"/>
      <w:divBdr>
        <w:top w:val="none" w:sz="0" w:space="0" w:color="auto"/>
        <w:left w:val="none" w:sz="0" w:space="0" w:color="auto"/>
        <w:bottom w:val="none" w:sz="0" w:space="0" w:color="auto"/>
        <w:right w:val="none" w:sz="0" w:space="0" w:color="auto"/>
      </w:divBdr>
    </w:div>
    <w:div w:id="1584996151">
      <w:marLeft w:val="640"/>
      <w:marRight w:val="0"/>
      <w:marTop w:val="0"/>
      <w:marBottom w:val="0"/>
      <w:divBdr>
        <w:top w:val="none" w:sz="0" w:space="0" w:color="auto"/>
        <w:left w:val="none" w:sz="0" w:space="0" w:color="auto"/>
        <w:bottom w:val="none" w:sz="0" w:space="0" w:color="auto"/>
        <w:right w:val="none" w:sz="0" w:space="0" w:color="auto"/>
      </w:divBdr>
    </w:div>
    <w:div w:id="1585020789">
      <w:marLeft w:val="640"/>
      <w:marRight w:val="0"/>
      <w:marTop w:val="0"/>
      <w:marBottom w:val="0"/>
      <w:divBdr>
        <w:top w:val="none" w:sz="0" w:space="0" w:color="auto"/>
        <w:left w:val="none" w:sz="0" w:space="0" w:color="auto"/>
        <w:bottom w:val="none" w:sz="0" w:space="0" w:color="auto"/>
        <w:right w:val="none" w:sz="0" w:space="0" w:color="auto"/>
      </w:divBdr>
    </w:div>
    <w:div w:id="1585139416">
      <w:marLeft w:val="640"/>
      <w:marRight w:val="0"/>
      <w:marTop w:val="0"/>
      <w:marBottom w:val="0"/>
      <w:divBdr>
        <w:top w:val="none" w:sz="0" w:space="0" w:color="auto"/>
        <w:left w:val="none" w:sz="0" w:space="0" w:color="auto"/>
        <w:bottom w:val="none" w:sz="0" w:space="0" w:color="auto"/>
        <w:right w:val="none" w:sz="0" w:space="0" w:color="auto"/>
      </w:divBdr>
    </w:div>
    <w:div w:id="1585188667">
      <w:marLeft w:val="640"/>
      <w:marRight w:val="0"/>
      <w:marTop w:val="0"/>
      <w:marBottom w:val="0"/>
      <w:divBdr>
        <w:top w:val="none" w:sz="0" w:space="0" w:color="auto"/>
        <w:left w:val="none" w:sz="0" w:space="0" w:color="auto"/>
        <w:bottom w:val="none" w:sz="0" w:space="0" w:color="auto"/>
        <w:right w:val="none" w:sz="0" w:space="0" w:color="auto"/>
      </w:divBdr>
    </w:div>
    <w:div w:id="1585188685">
      <w:marLeft w:val="640"/>
      <w:marRight w:val="0"/>
      <w:marTop w:val="0"/>
      <w:marBottom w:val="0"/>
      <w:divBdr>
        <w:top w:val="none" w:sz="0" w:space="0" w:color="auto"/>
        <w:left w:val="none" w:sz="0" w:space="0" w:color="auto"/>
        <w:bottom w:val="none" w:sz="0" w:space="0" w:color="auto"/>
        <w:right w:val="none" w:sz="0" w:space="0" w:color="auto"/>
      </w:divBdr>
    </w:div>
    <w:div w:id="1585188767">
      <w:marLeft w:val="640"/>
      <w:marRight w:val="0"/>
      <w:marTop w:val="0"/>
      <w:marBottom w:val="0"/>
      <w:divBdr>
        <w:top w:val="none" w:sz="0" w:space="0" w:color="auto"/>
        <w:left w:val="none" w:sz="0" w:space="0" w:color="auto"/>
        <w:bottom w:val="none" w:sz="0" w:space="0" w:color="auto"/>
        <w:right w:val="none" w:sz="0" w:space="0" w:color="auto"/>
      </w:divBdr>
    </w:div>
    <w:div w:id="1585190505">
      <w:marLeft w:val="640"/>
      <w:marRight w:val="0"/>
      <w:marTop w:val="0"/>
      <w:marBottom w:val="0"/>
      <w:divBdr>
        <w:top w:val="none" w:sz="0" w:space="0" w:color="auto"/>
        <w:left w:val="none" w:sz="0" w:space="0" w:color="auto"/>
        <w:bottom w:val="none" w:sz="0" w:space="0" w:color="auto"/>
        <w:right w:val="none" w:sz="0" w:space="0" w:color="auto"/>
      </w:divBdr>
    </w:div>
    <w:div w:id="1585332356">
      <w:marLeft w:val="640"/>
      <w:marRight w:val="0"/>
      <w:marTop w:val="0"/>
      <w:marBottom w:val="0"/>
      <w:divBdr>
        <w:top w:val="none" w:sz="0" w:space="0" w:color="auto"/>
        <w:left w:val="none" w:sz="0" w:space="0" w:color="auto"/>
        <w:bottom w:val="none" w:sz="0" w:space="0" w:color="auto"/>
        <w:right w:val="none" w:sz="0" w:space="0" w:color="auto"/>
      </w:divBdr>
    </w:div>
    <w:div w:id="1585333939">
      <w:marLeft w:val="640"/>
      <w:marRight w:val="0"/>
      <w:marTop w:val="0"/>
      <w:marBottom w:val="0"/>
      <w:divBdr>
        <w:top w:val="none" w:sz="0" w:space="0" w:color="auto"/>
        <w:left w:val="none" w:sz="0" w:space="0" w:color="auto"/>
        <w:bottom w:val="none" w:sz="0" w:space="0" w:color="auto"/>
        <w:right w:val="none" w:sz="0" w:space="0" w:color="auto"/>
      </w:divBdr>
    </w:div>
    <w:div w:id="1585341438">
      <w:marLeft w:val="640"/>
      <w:marRight w:val="0"/>
      <w:marTop w:val="0"/>
      <w:marBottom w:val="0"/>
      <w:divBdr>
        <w:top w:val="none" w:sz="0" w:space="0" w:color="auto"/>
        <w:left w:val="none" w:sz="0" w:space="0" w:color="auto"/>
        <w:bottom w:val="none" w:sz="0" w:space="0" w:color="auto"/>
        <w:right w:val="none" w:sz="0" w:space="0" w:color="auto"/>
      </w:divBdr>
    </w:div>
    <w:div w:id="1585409302">
      <w:marLeft w:val="640"/>
      <w:marRight w:val="0"/>
      <w:marTop w:val="0"/>
      <w:marBottom w:val="0"/>
      <w:divBdr>
        <w:top w:val="none" w:sz="0" w:space="0" w:color="auto"/>
        <w:left w:val="none" w:sz="0" w:space="0" w:color="auto"/>
        <w:bottom w:val="none" w:sz="0" w:space="0" w:color="auto"/>
        <w:right w:val="none" w:sz="0" w:space="0" w:color="auto"/>
      </w:divBdr>
    </w:div>
    <w:div w:id="1585531087">
      <w:marLeft w:val="640"/>
      <w:marRight w:val="0"/>
      <w:marTop w:val="0"/>
      <w:marBottom w:val="0"/>
      <w:divBdr>
        <w:top w:val="none" w:sz="0" w:space="0" w:color="auto"/>
        <w:left w:val="none" w:sz="0" w:space="0" w:color="auto"/>
        <w:bottom w:val="none" w:sz="0" w:space="0" w:color="auto"/>
        <w:right w:val="none" w:sz="0" w:space="0" w:color="auto"/>
      </w:divBdr>
    </w:div>
    <w:div w:id="1585601469">
      <w:marLeft w:val="640"/>
      <w:marRight w:val="0"/>
      <w:marTop w:val="0"/>
      <w:marBottom w:val="0"/>
      <w:divBdr>
        <w:top w:val="none" w:sz="0" w:space="0" w:color="auto"/>
        <w:left w:val="none" w:sz="0" w:space="0" w:color="auto"/>
        <w:bottom w:val="none" w:sz="0" w:space="0" w:color="auto"/>
        <w:right w:val="none" w:sz="0" w:space="0" w:color="auto"/>
      </w:divBdr>
    </w:div>
    <w:div w:id="1585650284">
      <w:marLeft w:val="640"/>
      <w:marRight w:val="0"/>
      <w:marTop w:val="0"/>
      <w:marBottom w:val="0"/>
      <w:divBdr>
        <w:top w:val="none" w:sz="0" w:space="0" w:color="auto"/>
        <w:left w:val="none" w:sz="0" w:space="0" w:color="auto"/>
        <w:bottom w:val="none" w:sz="0" w:space="0" w:color="auto"/>
        <w:right w:val="none" w:sz="0" w:space="0" w:color="auto"/>
      </w:divBdr>
    </w:div>
    <w:div w:id="1585727863">
      <w:marLeft w:val="640"/>
      <w:marRight w:val="0"/>
      <w:marTop w:val="0"/>
      <w:marBottom w:val="0"/>
      <w:divBdr>
        <w:top w:val="none" w:sz="0" w:space="0" w:color="auto"/>
        <w:left w:val="none" w:sz="0" w:space="0" w:color="auto"/>
        <w:bottom w:val="none" w:sz="0" w:space="0" w:color="auto"/>
        <w:right w:val="none" w:sz="0" w:space="0" w:color="auto"/>
      </w:divBdr>
    </w:div>
    <w:div w:id="1585794759">
      <w:marLeft w:val="640"/>
      <w:marRight w:val="0"/>
      <w:marTop w:val="0"/>
      <w:marBottom w:val="0"/>
      <w:divBdr>
        <w:top w:val="none" w:sz="0" w:space="0" w:color="auto"/>
        <w:left w:val="none" w:sz="0" w:space="0" w:color="auto"/>
        <w:bottom w:val="none" w:sz="0" w:space="0" w:color="auto"/>
        <w:right w:val="none" w:sz="0" w:space="0" w:color="auto"/>
      </w:divBdr>
    </w:div>
    <w:div w:id="1585870360">
      <w:marLeft w:val="640"/>
      <w:marRight w:val="0"/>
      <w:marTop w:val="0"/>
      <w:marBottom w:val="0"/>
      <w:divBdr>
        <w:top w:val="none" w:sz="0" w:space="0" w:color="auto"/>
        <w:left w:val="none" w:sz="0" w:space="0" w:color="auto"/>
        <w:bottom w:val="none" w:sz="0" w:space="0" w:color="auto"/>
        <w:right w:val="none" w:sz="0" w:space="0" w:color="auto"/>
      </w:divBdr>
    </w:div>
    <w:div w:id="1585872038">
      <w:marLeft w:val="640"/>
      <w:marRight w:val="0"/>
      <w:marTop w:val="0"/>
      <w:marBottom w:val="0"/>
      <w:divBdr>
        <w:top w:val="none" w:sz="0" w:space="0" w:color="auto"/>
        <w:left w:val="none" w:sz="0" w:space="0" w:color="auto"/>
        <w:bottom w:val="none" w:sz="0" w:space="0" w:color="auto"/>
        <w:right w:val="none" w:sz="0" w:space="0" w:color="auto"/>
      </w:divBdr>
    </w:div>
    <w:div w:id="1585872516">
      <w:marLeft w:val="640"/>
      <w:marRight w:val="0"/>
      <w:marTop w:val="0"/>
      <w:marBottom w:val="0"/>
      <w:divBdr>
        <w:top w:val="none" w:sz="0" w:space="0" w:color="auto"/>
        <w:left w:val="none" w:sz="0" w:space="0" w:color="auto"/>
        <w:bottom w:val="none" w:sz="0" w:space="0" w:color="auto"/>
        <w:right w:val="none" w:sz="0" w:space="0" w:color="auto"/>
      </w:divBdr>
    </w:div>
    <w:div w:id="1585911937">
      <w:marLeft w:val="640"/>
      <w:marRight w:val="0"/>
      <w:marTop w:val="0"/>
      <w:marBottom w:val="0"/>
      <w:divBdr>
        <w:top w:val="none" w:sz="0" w:space="0" w:color="auto"/>
        <w:left w:val="none" w:sz="0" w:space="0" w:color="auto"/>
        <w:bottom w:val="none" w:sz="0" w:space="0" w:color="auto"/>
        <w:right w:val="none" w:sz="0" w:space="0" w:color="auto"/>
      </w:divBdr>
    </w:div>
    <w:div w:id="1585914364">
      <w:marLeft w:val="640"/>
      <w:marRight w:val="0"/>
      <w:marTop w:val="0"/>
      <w:marBottom w:val="0"/>
      <w:divBdr>
        <w:top w:val="none" w:sz="0" w:space="0" w:color="auto"/>
        <w:left w:val="none" w:sz="0" w:space="0" w:color="auto"/>
        <w:bottom w:val="none" w:sz="0" w:space="0" w:color="auto"/>
        <w:right w:val="none" w:sz="0" w:space="0" w:color="auto"/>
      </w:divBdr>
    </w:div>
    <w:div w:id="1585914942">
      <w:marLeft w:val="640"/>
      <w:marRight w:val="0"/>
      <w:marTop w:val="0"/>
      <w:marBottom w:val="0"/>
      <w:divBdr>
        <w:top w:val="none" w:sz="0" w:space="0" w:color="auto"/>
        <w:left w:val="none" w:sz="0" w:space="0" w:color="auto"/>
        <w:bottom w:val="none" w:sz="0" w:space="0" w:color="auto"/>
        <w:right w:val="none" w:sz="0" w:space="0" w:color="auto"/>
      </w:divBdr>
    </w:div>
    <w:div w:id="1585918220">
      <w:marLeft w:val="640"/>
      <w:marRight w:val="0"/>
      <w:marTop w:val="0"/>
      <w:marBottom w:val="0"/>
      <w:divBdr>
        <w:top w:val="none" w:sz="0" w:space="0" w:color="auto"/>
        <w:left w:val="none" w:sz="0" w:space="0" w:color="auto"/>
        <w:bottom w:val="none" w:sz="0" w:space="0" w:color="auto"/>
        <w:right w:val="none" w:sz="0" w:space="0" w:color="auto"/>
      </w:divBdr>
    </w:div>
    <w:div w:id="1585989017">
      <w:marLeft w:val="640"/>
      <w:marRight w:val="0"/>
      <w:marTop w:val="0"/>
      <w:marBottom w:val="0"/>
      <w:divBdr>
        <w:top w:val="none" w:sz="0" w:space="0" w:color="auto"/>
        <w:left w:val="none" w:sz="0" w:space="0" w:color="auto"/>
        <w:bottom w:val="none" w:sz="0" w:space="0" w:color="auto"/>
        <w:right w:val="none" w:sz="0" w:space="0" w:color="auto"/>
      </w:divBdr>
    </w:div>
    <w:div w:id="1586112205">
      <w:marLeft w:val="640"/>
      <w:marRight w:val="0"/>
      <w:marTop w:val="0"/>
      <w:marBottom w:val="0"/>
      <w:divBdr>
        <w:top w:val="none" w:sz="0" w:space="0" w:color="auto"/>
        <w:left w:val="none" w:sz="0" w:space="0" w:color="auto"/>
        <w:bottom w:val="none" w:sz="0" w:space="0" w:color="auto"/>
        <w:right w:val="none" w:sz="0" w:space="0" w:color="auto"/>
      </w:divBdr>
    </w:div>
    <w:div w:id="1586259131">
      <w:marLeft w:val="640"/>
      <w:marRight w:val="0"/>
      <w:marTop w:val="0"/>
      <w:marBottom w:val="0"/>
      <w:divBdr>
        <w:top w:val="none" w:sz="0" w:space="0" w:color="auto"/>
        <w:left w:val="none" w:sz="0" w:space="0" w:color="auto"/>
        <w:bottom w:val="none" w:sz="0" w:space="0" w:color="auto"/>
        <w:right w:val="none" w:sz="0" w:space="0" w:color="auto"/>
      </w:divBdr>
    </w:div>
    <w:div w:id="1586300303">
      <w:marLeft w:val="640"/>
      <w:marRight w:val="0"/>
      <w:marTop w:val="0"/>
      <w:marBottom w:val="0"/>
      <w:divBdr>
        <w:top w:val="none" w:sz="0" w:space="0" w:color="auto"/>
        <w:left w:val="none" w:sz="0" w:space="0" w:color="auto"/>
        <w:bottom w:val="none" w:sz="0" w:space="0" w:color="auto"/>
        <w:right w:val="none" w:sz="0" w:space="0" w:color="auto"/>
      </w:divBdr>
    </w:div>
    <w:div w:id="1586306474">
      <w:marLeft w:val="640"/>
      <w:marRight w:val="0"/>
      <w:marTop w:val="0"/>
      <w:marBottom w:val="0"/>
      <w:divBdr>
        <w:top w:val="none" w:sz="0" w:space="0" w:color="auto"/>
        <w:left w:val="none" w:sz="0" w:space="0" w:color="auto"/>
        <w:bottom w:val="none" w:sz="0" w:space="0" w:color="auto"/>
        <w:right w:val="none" w:sz="0" w:space="0" w:color="auto"/>
      </w:divBdr>
    </w:div>
    <w:div w:id="1586575374">
      <w:marLeft w:val="640"/>
      <w:marRight w:val="0"/>
      <w:marTop w:val="0"/>
      <w:marBottom w:val="0"/>
      <w:divBdr>
        <w:top w:val="none" w:sz="0" w:space="0" w:color="auto"/>
        <w:left w:val="none" w:sz="0" w:space="0" w:color="auto"/>
        <w:bottom w:val="none" w:sz="0" w:space="0" w:color="auto"/>
        <w:right w:val="none" w:sz="0" w:space="0" w:color="auto"/>
      </w:divBdr>
    </w:div>
    <w:div w:id="1586575617">
      <w:marLeft w:val="640"/>
      <w:marRight w:val="0"/>
      <w:marTop w:val="0"/>
      <w:marBottom w:val="0"/>
      <w:divBdr>
        <w:top w:val="none" w:sz="0" w:space="0" w:color="auto"/>
        <w:left w:val="none" w:sz="0" w:space="0" w:color="auto"/>
        <w:bottom w:val="none" w:sz="0" w:space="0" w:color="auto"/>
        <w:right w:val="none" w:sz="0" w:space="0" w:color="auto"/>
      </w:divBdr>
    </w:div>
    <w:div w:id="1586644024">
      <w:marLeft w:val="640"/>
      <w:marRight w:val="0"/>
      <w:marTop w:val="0"/>
      <w:marBottom w:val="0"/>
      <w:divBdr>
        <w:top w:val="none" w:sz="0" w:space="0" w:color="auto"/>
        <w:left w:val="none" w:sz="0" w:space="0" w:color="auto"/>
        <w:bottom w:val="none" w:sz="0" w:space="0" w:color="auto"/>
        <w:right w:val="none" w:sz="0" w:space="0" w:color="auto"/>
      </w:divBdr>
    </w:div>
    <w:div w:id="1586644755">
      <w:marLeft w:val="640"/>
      <w:marRight w:val="0"/>
      <w:marTop w:val="0"/>
      <w:marBottom w:val="0"/>
      <w:divBdr>
        <w:top w:val="none" w:sz="0" w:space="0" w:color="auto"/>
        <w:left w:val="none" w:sz="0" w:space="0" w:color="auto"/>
        <w:bottom w:val="none" w:sz="0" w:space="0" w:color="auto"/>
        <w:right w:val="none" w:sz="0" w:space="0" w:color="auto"/>
      </w:divBdr>
    </w:div>
    <w:div w:id="1586693039">
      <w:marLeft w:val="640"/>
      <w:marRight w:val="0"/>
      <w:marTop w:val="0"/>
      <w:marBottom w:val="0"/>
      <w:divBdr>
        <w:top w:val="none" w:sz="0" w:space="0" w:color="auto"/>
        <w:left w:val="none" w:sz="0" w:space="0" w:color="auto"/>
        <w:bottom w:val="none" w:sz="0" w:space="0" w:color="auto"/>
        <w:right w:val="none" w:sz="0" w:space="0" w:color="auto"/>
      </w:divBdr>
    </w:div>
    <w:div w:id="1586718847">
      <w:marLeft w:val="640"/>
      <w:marRight w:val="0"/>
      <w:marTop w:val="0"/>
      <w:marBottom w:val="0"/>
      <w:divBdr>
        <w:top w:val="none" w:sz="0" w:space="0" w:color="auto"/>
        <w:left w:val="none" w:sz="0" w:space="0" w:color="auto"/>
        <w:bottom w:val="none" w:sz="0" w:space="0" w:color="auto"/>
        <w:right w:val="none" w:sz="0" w:space="0" w:color="auto"/>
      </w:divBdr>
    </w:div>
    <w:div w:id="1586843711">
      <w:marLeft w:val="640"/>
      <w:marRight w:val="0"/>
      <w:marTop w:val="0"/>
      <w:marBottom w:val="0"/>
      <w:divBdr>
        <w:top w:val="none" w:sz="0" w:space="0" w:color="auto"/>
        <w:left w:val="none" w:sz="0" w:space="0" w:color="auto"/>
        <w:bottom w:val="none" w:sz="0" w:space="0" w:color="auto"/>
        <w:right w:val="none" w:sz="0" w:space="0" w:color="auto"/>
      </w:divBdr>
    </w:div>
    <w:div w:id="1586959790">
      <w:marLeft w:val="640"/>
      <w:marRight w:val="0"/>
      <w:marTop w:val="0"/>
      <w:marBottom w:val="0"/>
      <w:divBdr>
        <w:top w:val="none" w:sz="0" w:space="0" w:color="auto"/>
        <w:left w:val="none" w:sz="0" w:space="0" w:color="auto"/>
        <w:bottom w:val="none" w:sz="0" w:space="0" w:color="auto"/>
        <w:right w:val="none" w:sz="0" w:space="0" w:color="auto"/>
      </w:divBdr>
    </w:div>
    <w:div w:id="1586959984">
      <w:marLeft w:val="640"/>
      <w:marRight w:val="0"/>
      <w:marTop w:val="0"/>
      <w:marBottom w:val="0"/>
      <w:divBdr>
        <w:top w:val="none" w:sz="0" w:space="0" w:color="auto"/>
        <w:left w:val="none" w:sz="0" w:space="0" w:color="auto"/>
        <w:bottom w:val="none" w:sz="0" w:space="0" w:color="auto"/>
        <w:right w:val="none" w:sz="0" w:space="0" w:color="auto"/>
      </w:divBdr>
    </w:div>
    <w:div w:id="1587036706">
      <w:marLeft w:val="640"/>
      <w:marRight w:val="0"/>
      <w:marTop w:val="0"/>
      <w:marBottom w:val="0"/>
      <w:divBdr>
        <w:top w:val="none" w:sz="0" w:space="0" w:color="auto"/>
        <w:left w:val="none" w:sz="0" w:space="0" w:color="auto"/>
        <w:bottom w:val="none" w:sz="0" w:space="0" w:color="auto"/>
        <w:right w:val="none" w:sz="0" w:space="0" w:color="auto"/>
      </w:divBdr>
    </w:div>
    <w:div w:id="1587109077">
      <w:marLeft w:val="640"/>
      <w:marRight w:val="0"/>
      <w:marTop w:val="0"/>
      <w:marBottom w:val="0"/>
      <w:divBdr>
        <w:top w:val="none" w:sz="0" w:space="0" w:color="auto"/>
        <w:left w:val="none" w:sz="0" w:space="0" w:color="auto"/>
        <w:bottom w:val="none" w:sz="0" w:space="0" w:color="auto"/>
        <w:right w:val="none" w:sz="0" w:space="0" w:color="auto"/>
      </w:divBdr>
    </w:div>
    <w:div w:id="1587181401">
      <w:marLeft w:val="640"/>
      <w:marRight w:val="0"/>
      <w:marTop w:val="0"/>
      <w:marBottom w:val="0"/>
      <w:divBdr>
        <w:top w:val="none" w:sz="0" w:space="0" w:color="auto"/>
        <w:left w:val="none" w:sz="0" w:space="0" w:color="auto"/>
        <w:bottom w:val="none" w:sz="0" w:space="0" w:color="auto"/>
        <w:right w:val="none" w:sz="0" w:space="0" w:color="auto"/>
      </w:divBdr>
    </w:div>
    <w:div w:id="1587183397">
      <w:marLeft w:val="640"/>
      <w:marRight w:val="0"/>
      <w:marTop w:val="0"/>
      <w:marBottom w:val="0"/>
      <w:divBdr>
        <w:top w:val="none" w:sz="0" w:space="0" w:color="auto"/>
        <w:left w:val="none" w:sz="0" w:space="0" w:color="auto"/>
        <w:bottom w:val="none" w:sz="0" w:space="0" w:color="auto"/>
        <w:right w:val="none" w:sz="0" w:space="0" w:color="auto"/>
      </w:divBdr>
    </w:div>
    <w:div w:id="1587374508">
      <w:marLeft w:val="640"/>
      <w:marRight w:val="0"/>
      <w:marTop w:val="0"/>
      <w:marBottom w:val="0"/>
      <w:divBdr>
        <w:top w:val="none" w:sz="0" w:space="0" w:color="auto"/>
        <w:left w:val="none" w:sz="0" w:space="0" w:color="auto"/>
        <w:bottom w:val="none" w:sz="0" w:space="0" w:color="auto"/>
        <w:right w:val="none" w:sz="0" w:space="0" w:color="auto"/>
      </w:divBdr>
    </w:div>
    <w:div w:id="1587425578">
      <w:marLeft w:val="640"/>
      <w:marRight w:val="0"/>
      <w:marTop w:val="0"/>
      <w:marBottom w:val="0"/>
      <w:divBdr>
        <w:top w:val="none" w:sz="0" w:space="0" w:color="auto"/>
        <w:left w:val="none" w:sz="0" w:space="0" w:color="auto"/>
        <w:bottom w:val="none" w:sz="0" w:space="0" w:color="auto"/>
        <w:right w:val="none" w:sz="0" w:space="0" w:color="auto"/>
      </w:divBdr>
    </w:div>
    <w:div w:id="1587499096">
      <w:marLeft w:val="640"/>
      <w:marRight w:val="0"/>
      <w:marTop w:val="0"/>
      <w:marBottom w:val="0"/>
      <w:divBdr>
        <w:top w:val="none" w:sz="0" w:space="0" w:color="auto"/>
        <w:left w:val="none" w:sz="0" w:space="0" w:color="auto"/>
        <w:bottom w:val="none" w:sz="0" w:space="0" w:color="auto"/>
        <w:right w:val="none" w:sz="0" w:space="0" w:color="auto"/>
      </w:divBdr>
    </w:div>
    <w:div w:id="1587690275">
      <w:marLeft w:val="640"/>
      <w:marRight w:val="0"/>
      <w:marTop w:val="0"/>
      <w:marBottom w:val="0"/>
      <w:divBdr>
        <w:top w:val="none" w:sz="0" w:space="0" w:color="auto"/>
        <w:left w:val="none" w:sz="0" w:space="0" w:color="auto"/>
        <w:bottom w:val="none" w:sz="0" w:space="0" w:color="auto"/>
        <w:right w:val="none" w:sz="0" w:space="0" w:color="auto"/>
      </w:divBdr>
    </w:div>
    <w:div w:id="1587690822">
      <w:marLeft w:val="640"/>
      <w:marRight w:val="0"/>
      <w:marTop w:val="0"/>
      <w:marBottom w:val="0"/>
      <w:divBdr>
        <w:top w:val="none" w:sz="0" w:space="0" w:color="auto"/>
        <w:left w:val="none" w:sz="0" w:space="0" w:color="auto"/>
        <w:bottom w:val="none" w:sz="0" w:space="0" w:color="auto"/>
        <w:right w:val="none" w:sz="0" w:space="0" w:color="auto"/>
      </w:divBdr>
    </w:div>
    <w:div w:id="1587691985">
      <w:marLeft w:val="640"/>
      <w:marRight w:val="0"/>
      <w:marTop w:val="0"/>
      <w:marBottom w:val="0"/>
      <w:divBdr>
        <w:top w:val="none" w:sz="0" w:space="0" w:color="auto"/>
        <w:left w:val="none" w:sz="0" w:space="0" w:color="auto"/>
        <w:bottom w:val="none" w:sz="0" w:space="0" w:color="auto"/>
        <w:right w:val="none" w:sz="0" w:space="0" w:color="auto"/>
      </w:divBdr>
    </w:div>
    <w:div w:id="1587877727">
      <w:marLeft w:val="640"/>
      <w:marRight w:val="0"/>
      <w:marTop w:val="0"/>
      <w:marBottom w:val="0"/>
      <w:divBdr>
        <w:top w:val="none" w:sz="0" w:space="0" w:color="auto"/>
        <w:left w:val="none" w:sz="0" w:space="0" w:color="auto"/>
        <w:bottom w:val="none" w:sz="0" w:space="0" w:color="auto"/>
        <w:right w:val="none" w:sz="0" w:space="0" w:color="auto"/>
      </w:divBdr>
    </w:div>
    <w:div w:id="1587879619">
      <w:marLeft w:val="640"/>
      <w:marRight w:val="0"/>
      <w:marTop w:val="0"/>
      <w:marBottom w:val="0"/>
      <w:divBdr>
        <w:top w:val="none" w:sz="0" w:space="0" w:color="auto"/>
        <w:left w:val="none" w:sz="0" w:space="0" w:color="auto"/>
        <w:bottom w:val="none" w:sz="0" w:space="0" w:color="auto"/>
        <w:right w:val="none" w:sz="0" w:space="0" w:color="auto"/>
      </w:divBdr>
    </w:div>
    <w:div w:id="1587957527">
      <w:marLeft w:val="640"/>
      <w:marRight w:val="0"/>
      <w:marTop w:val="0"/>
      <w:marBottom w:val="0"/>
      <w:divBdr>
        <w:top w:val="none" w:sz="0" w:space="0" w:color="auto"/>
        <w:left w:val="none" w:sz="0" w:space="0" w:color="auto"/>
        <w:bottom w:val="none" w:sz="0" w:space="0" w:color="auto"/>
        <w:right w:val="none" w:sz="0" w:space="0" w:color="auto"/>
      </w:divBdr>
    </w:div>
    <w:div w:id="1588003409">
      <w:marLeft w:val="640"/>
      <w:marRight w:val="0"/>
      <w:marTop w:val="0"/>
      <w:marBottom w:val="0"/>
      <w:divBdr>
        <w:top w:val="none" w:sz="0" w:space="0" w:color="auto"/>
        <w:left w:val="none" w:sz="0" w:space="0" w:color="auto"/>
        <w:bottom w:val="none" w:sz="0" w:space="0" w:color="auto"/>
        <w:right w:val="none" w:sz="0" w:space="0" w:color="auto"/>
      </w:divBdr>
    </w:div>
    <w:div w:id="1588032756">
      <w:marLeft w:val="640"/>
      <w:marRight w:val="0"/>
      <w:marTop w:val="0"/>
      <w:marBottom w:val="0"/>
      <w:divBdr>
        <w:top w:val="none" w:sz="0" w:space="0" w:color="auto"/>
        <w:left w:val="none" w:sz="0" w:space="0" w:color="auto"/>
        <w:bottom w:val="none" w:sz="0" w:space="0" w:color="auto"/>
        <w:right w:val="none" w:sz="0" w:space="0" w:color="auto"/>
      </w:divBdr>
    </w:div>
    <w:div w:id="1588076614">
      <w:marLeft w:val="640"/>
      <w:marRight w:val="0"/>
      <w:marTop w:val="0"/>
      <w:marBottom w:val="0"/>
      <w:divBdr>
        <w:top w:val="none" w:sz="0" w:space="0" w:color="auto"/>
        <w:left w:val="none" w:sz="0" w:space="0" w:color="auto"/>
        <w:bottom w:val="none" w:sz="0" w:space="0" w:color="auto"/>
        <w:right w:val="none" w:sz="0" w:space="0" w:color="auto"/>
      </w:divBdr>
    </w:div>
    <w:div w:id="1588078459">
      <w:marLeft w:val="640"/>
      <w:marRight w:val="0"/>
      <w:marTop w:val="0"/>
      <w:marBottom w:val="0"/>
      <w:divBdr>
        <w:top w:val="none" w:sz="0" w:space="0" w:color="auto"/>
        <w:left w:val="none" w:sz="0" w:space="0" w:color="auto"/>
        <w:bottom w:val="none" w:sz="0" w:space="0" w:color="auto"/>
        <w:right w:val="none" w:sz="0" w:space="0" w:color="auto"/>
      </w:divBdr>
    </w:div>
    <w:div w:id="1588152666">
      <w:marLeft w:val="640"/>
      <w:marRight w:val="0"/>
      <w:marTop w:val="0"/>
      <w:marBottom w:val="0"/>
      <w:divBdr>
        <w:top w:val="none" w:sz="0" w:space="0" w:color="auto"/>
        <w:left w:val="none" w:sz="0" w:space="0" w:color="auto"/>
        <w:bottom w:val="none" w:sz="0" w:space="0" w:color="auto"/>
        <w:right w:val="none" w:sz="0" w:space="0" w:color="auto"/>
      </w:divBdr>
    </w:div>
    <w:div w:id="1588152894">
      <w:marLeft w:val="640"/>
      <w:marRight w:val="0"/>
      <w:marTop w:val="0"/>
      <w:marBottom w:val="0"/>
      <w:divBdr>
        <w:top w:val="none" w:sz="0" w:space="0" w:color="auto"/>
        <w:left w:val="none" w:sz="0" w:space="0" w:color="auto"/>
        <w:bottom w:val="none" w:sz="0" w:space="0" w:color="auto"/>
        <w:right w:val="none" w:sz="0" w:space="0" w:color="auto"/>
      </w:divBdr>
    </w:div>
    <w:div w:id="1588223347">
      <w:marLeft w:val="640"/>
      <w:marRight w:val="0"/>
      <w:marTop w:val="0"/>
      <w:marBottom w:val="0"/>
      <w:divBdr>
        <w:top w:val="none" w:sz="0" w:space="0" w:color="auto"/>
        <w:left w:val="none" w:sz="0" w:space="0" w:color="auto"/>
        <w:bottom w:val="none" w:sz="0" w:space="0" w:color="auto"/>
        <w:right w:val="none" w:sz="0" w:space="0" w:color="auto"/>
      </w:divBdr>
    </w:div>
    <w:div w:id="1588227050">
      <w:marLeft w:val="640"/>
      <w:marRight w:val="0"/>
      <w:marTop w:val="0"/>
      <w:marBottom w:val="0"/>
      <w:divBdr>
        <w:top w:val="none" w:sz="0" w:space="0" w:color="auto"/>
        <w:left w:val="none" w:sz="0" w:space="0" w:color="auto"/>
        <w:bottom w:val="none" w:sz="0" w:space="0" w:color="auto"/>
        <w:right w:val="none" w:sz="0" w:space="0" w:color="auto"/>
      </w:divBdr>
    </w:div>
    <w:div w:id="1588273271">
      <w:marLeft w:val="640"/>
      <w:marRight w:val="0"/>
      <w:marTop w:val="0"/>
      <w:marBottom w:val="0"/>
      <w:divBdr>
        <w:top w:val="none" w:sz="0" w:space="0" w:color="auto"/>
        <w:left w:val="none" w:sz="0" w:space="0" w:color="auto"/>
        <w:bottom w:val="none" w:sz="0" w:space="0" w:color="auto"/>
        <w:right w:val="none" w:sz="0" w:space="0" w:color="auto"/>
      </w:divBdr>
    </w:div>
    <w:div w:id="1588341731">
      <w:marLeft w:val="640"/>
      <w:marRight w:val="0"/>
      <w:marTop w:val="0"/>
      <w:marBottom w:val="0"/>
      <w:divBdr>
        <w:top w:val="none" w:sz="0" w:space="0" w:color="auto"/>
        <w:left w:val="none" w:sz="0" w:space="0" w:color="auto"/>
        <w:bottom w:val="none" w:sz="0" w:space="0" w:color="auto"/>
        <w:right w:val="none" w:sz="0" w:space="0" w:color="auto"/>
      </w:divBdr>
    </w:div>
    <w:div w:id="1588345154">
      <w:marLeft w:val="640"/>
      <w:marRight w:val="0"/>
      <w:marTop w:val="0"/>
      <w:marBottom w:val="0"/>
      <w:divBdr>
        <w:top w:val="none" w:sz="0" w:space="0" w:color="auto"/>
        <w:left w:val="none" w:sz="0" w:space="0" w:color="auto"/>
        <w:bottom w:val="none" w:sz="0" w:space="0" w:color="auto"/>
        <w:right w:val="none" w:sz="0" w:space="0" w:color="auto"/>
      </w:divBdr>
    </w:div>
    <w:div w:id="1588347413">
      <w:marLeft w:val="640"/>
      <w:marRight w:val="0"/>
      <w:marTop w:val="0"/>
      <w:marBottom w:val="0"/>
      <w:divBdr>
        <w:top w:val="none" w:sz="0" w:space="0" w:color="auto"/>
        <w:left w:val="none" w:sz="0" w:space="0" w:color="auto"/>
        <w:bottom w:val="none" w:sz="0" w:space="0" w:color="auto"/>
        <w:right w:val="none" w:sz="0" w:space="0" w:color="auto"/>
      </w:divBdr>
    </w:div>
    <w:div w:id="1588416189">
      <w:marLeft w:val="640"/>
      <w:marRight w:val="0"/>
      <w:marTop w:val="0"/>
      <w:marBottom w:val="0"/>
      <w:divBdr>
        <w:top w:val="none" w:sz="0" w:space="0" w:color="auto"/>
        <w:left w:val="none" w:sz="0" w:space="0" w:color="auto"/>
        <w:bottom w:val="none" w:sz="0" w:space="0" w:color="auto"/>
        <w:right w:val="none" w:sz="0" w:space="0" w:color="auto"/>
      </w:divBdr>
    </w:div>
    <w:div w:id="1588420988">
      <w:marLeft w:val="640"/>
      <w:marRight w:val="0"/>
      <w:marTop w:val="0"/>
      <w:marBottom w:val="0"/>
      <w:divBdr>
        <w:top w:val="none" w:sz="0" w:space="0" w:color="auto"/>
        <w:left w:val="none" w:sz="0" w:space="0" w:color="auto"/>
        <w:bottom w:val="none" w:sz="0" w:space="0" w:color="auto"/>
        <w:right w:val="none" w:sz="0" w:space="0" w:color="auto"/>
      </w:divBdr>
    </w:div>
    <w:div w:id="1588424583">
      <w:marLeft w:val="640"/>
      <w:marRight w:val="0"/>
      <w:marTop w:val="0"/>
      <w:marBottom w:val="0"/>
      <w:divBdr>
        <w:top w:val="none" w:sz="0" w:space="0" w:color="auto"/>
        <w:left w:val="none" w:sz="0" w:space="0" w:color="auto"/>
        <w:bottom w:val="none" w:sz="0" w:space="0" w:color="auto"/>
        <w:right w:val="none" w:sz="0" w:space="0" w:color="auto"/>
      </w:divBdr>
    </w:div>
    <w:div w:id="1588533616">
      <w:marLeft w:val="640"/>
      <w:marRight w:val="0"/>
      <w:marTop w:val="0"/>
      <w:marBottom w:val="0"/>
      <w:divBdr>
        <w:top w:val="none" w:sz="0" w:space="0" w:color="auto"/>
        <w:left w:val="none" w:sz="0" w:space="0" w:color="auto"/>
        <w:bottom w:val="none" w:sz="0" w:space="0" w:color="auto"/>
        <w:right w:val="none" w:sz="0" w:space="0" w:color="auto"/>
      </w:divBdr>
    </w:div>
    <w:div w:id="1588616247">
      <w:marLeft w:val="640"/>
      <w:marRight w:val="0"/>
      <w:marTop w:val="0"/>
      <w:marBottom w:val="0"/>
      <w:divBdr>
        <w:top w:val="none" w:sz="0" w:space="0" w:color="auto"/>
        <w:left w:val="none" w:sz="0" w:space="0" w:color="auto"/>
        <w:bottom w:val="none" w:sz="0" w:space="0" w:color="auto"/>
        <w:right w:val="none" w:sz="0" w:space="0" w:color="auto"/>
      </w:divBdr>
    </w:div>
    <w:div w:id="1588684484">
      <w:marLeft w:val="640"/>
      <w:marRight w:val="0"/>
      <w:marTop w:val="0"/>
      <w:marBottom w:val="0"/>
      <w:divBdr>
        <w:top w:val="none" w:sz="0" w:space="0" w:color="auto"/>
        <w:left w:val="none" w:sz="0" w:space="0" w:color="auto"/>
        <w:bottom w:val="none" w:sz="0" w:space="0" w:color="auto"/>
        <w:right w:val="none" w:sz="0" w:space="0" w:color="auto"/>
      </w:divBdr>
    </w:div>
    <w:div w:id="1588685289">
      <w:marLeft w:val="640"/>
      <w:marRight w:val="0"/>
      <w:marTop w:val="0"/>
      <w:marBottom w:val="0"/>
      <w:divBdr>
        <w:top w:val="none" w:sz="0" w:space="0" w:color="auto"/>
        <w:left w:val="none" w:sz="0" w:space="0" w:color="auto"/>
        <w:bottom w:val="none" w:sz="0" w:space="0" w:color="auto"/>
        <w:right w:val="none" w:sz="0" w:space="0" w:color="auto"/>
      </w:divBdr>
    </w:div>
    <w:div w:id="1588687905">
      <w:marLeft w:val="640"/>
      <w:marRight w:val="0"/>
      <w:marTop w:val="0"/>
      <w:marBottom w:val="0"/>
      <w:divBdr>
        <w:top w:val="none" w:sz="0" w:space="0" w:color="auto"/>
        <w:left w:val="none" w:sz="0" w:space="0" w:color="auto"/>
        <w:bottom w:val="none" w:sz="0" w:space="0" w:color="auto"/>
        <w:right w:val="none" w:sz="0" w:space="0" w:color="auto"/>
      </w:divBdr>
    </w:div>
    <w:div w:id="1588728621">
      <w:marLeft w:val="640"/>
      <w:marRight w:val="0"/>
      <w:marTop w:val="0"/>
      <w:marBottom w:val="0"/>
      <w:divBdr>
        <w:top w:val="none" w:sz="0" w:space="0" w:color="auto"/>
        <w:left w:val="none" w:sz="0" w:space="0" w:color="auto"/>
        <w:bottom w:val="none" w:sz="0" w:space="0" w:color="auto"/>
        <w:right w:val="none" w:sz="0" w:space="0" w:color="auto"/>
      </w:divBdr>
    </w:div>
    <w:div w:id="1588731011">
      <w:marLeft w:val="640"/>
      <w:marRight w:val="0"/>
      <w:marTop w:val="0"/>
      <w:marBottom w:val="0"/>
      <w:divBdr>
        <w:top w:val="none" w:sz="0" w:space="0" w:color="auto"/>
        <w:left w:val="none" w:sz="0" w:space="0" w:color="auto"/>
        <w:bottom w:val="none" w:sz="0" w:space="0" w:color="auto"/>
        <w:right w:val="none" w:sz="0" w:space="0" w:color="auto"/>
      </w:divBdr>
    </w:div>
    <w:div w:id="1588733342">
      <w:marLeft w:val="640"/>
      <w:marRight w:val="0"/>
      <w:marTop w:val="0"/>
      <w:marBottom w:val="0"/>
      <w:divBdr>
        <w:top w:val="none" w:sz="0" w:space="0" w:color="auto"/>
        <w:left w:val="none" w:sz="0" w:space="0" w:color="auto"/>
        <w:bottom w:val="none" w:sz="0" w:space="0" w:color="auto"/>
        <w:right w:val="none" w:sz="0" w:space="0" w:color="auto"/>
      </w:divBdr>
    </w:div>
    <w:div w:id="1588921143">
      <w:marLeft w:val="640"/>
      <w:marRight w:val="0"/>
      <w:marTop w:val="0"/>
      <w:marBottom w:val="0"/>
      <w:divBdr>
        <w:top w:val="none" w:sz="0" w:space="0" w:color="auto"/>
        <w:left w:val="none" w:sz="0" w:space="0" w:color="auto"/>
        <w:bottom w:val="none" w:sz="0" w:space="0" w:color="auto"/>
        <w:right w:val="none" w:sz="0" w:space="0" w:color="auto"/>
      </w:divBdr>
    </w:div>
    <w:div w:id="1588926755">
      <w:marLeft w:val="640"/>
      <w:marRight w:val="0"/>
      <w:marTop w:val="0"/>
      <w:marBottom w:val="0"/>
      <w:divBdr>
        <w:top w:val="none" w:sz="0" w:space="0" w:color="auto"/>
        <w:left w:val="none" w:sz="0" w:space="0" w:color="auto"/>
        <w:bottom w:val="none" w:sz="0" w:space="0" w:color="auto"/>
        <w:right w:val="none" w:sz="0" w:space="0" w:color="auto"/>
      </w:divBdr>
    </w:div>
    <w:div w:id="1589001703">
      <w:marLeft w:val="640"/>
      <w:marRight w:val="0"/>
      <w:marTop w:val="0"/>
      <w:marBottom w:val="0"/>
      <w:divBdr>
        <w:top w:val="none" w:sz="0" w:space="0" w:color="auto"/>
        <w:left w:val="none" w:sz="0" w:space="0" w:color="auto"/>
        <w:bottom w:val="none" w:sz="0" w:space="0" w:color="auto"/>
        <w:right w:val="none" w:sz="0" w:space="0" w:color="auto"/>
      </w:divBdr>
    </w:div>
    <w:div w:id="1589071990">
      <w:marLeft w:val="640"/>
      <w:marRight w:val="0"/>
      <w:marTop w:val="0"/>
      <w:marBottom w:val="0"/>
      <w:divBdr>
        <w:top w:val="none" w:sz="0" w:space="0" w:color="auto"/>
        <w:left w:val="none" w:sz="0" w:space="0" w:color="auto"/>
        <w:bottom w:val="none" w:sz="0" w:space="0" w:color="auto"/>
        <w:right w:val="none" w:sz="0" w:space="0" w:color="auto"/>
      </w:divBdr>
    </w:div>
    <w:div w:id="1589122575">
      <w:marLeft w:val="640"/>
      <w:marRight w:val="0"/>
      <w:marTop w:val="0"/>
      <w:marBottom w:val="0"/>
      <w:divBdr>
        <w:top w:val="none" w:sz="0" w:space="0" w:color="auto"/>
        <w:left w:val="none" w:sz="0" w:space="0" w:color="auto"/>
        <w:bottom w:val="none" w:sz="0" w:space="0" w:color="auto"/>
        <w:right w:val="none" w:sz="0" w:space="0" w:color="auto"/>
      </w:divBdr>
    </w:div>
    <w:div w:id="1589191876">
      <w:marLeft w:val="640"/>
      <w:marRight w:val="0"/>
      <w:marTop w:val="0"/>
      <w:marBottom w:val="0"/>
      <w:divBdr>
        <w:top w:val="none" w:sz="0" w:space="0" w:color="auto"/>
        <w:left w:val="none" w:sz="0" w:space="0" w:color="auto"/>
        <w:bottom w:val="none" w:sz="0" w:space="0" w:color="auto"/>
        <w:right w:val="none" w:sz="0" w:space="0" w:color="auto"/>
      </w:divBdr>
    </w:div>
    <w:div w:id="1589267592">
      <w:marLeft w:val="640"/>
      <w:marRight w:val="0"/>
      <w:marTop w:val="0"/>
      <w:marBottom w:val="0"/>
      <w:divBdr>
        <w:top w:val="none" w:sz="0" w:space="0" w:color="auto"/>
        <w:left w:val="none" w:sz="0" w:space="0" w:color="auto"/>
        <w:bottom w:val="none" w:sz="0" w:space="0" w:color="auto"/>
        <w:right w:val="none" w:sz="0" w:space="0" w:color="auto"/>
      </w:divBdr>
    </w:div>
    <w:div w:id="1589270561">
      <w:marLeft w:val="640"/>
      <w:marRight w:val="0"/>
      <w:marTop w:val="0"/>
      <w:marBottom w:val="0"/>
      <w:divBdr>
        <w:top w:val="none" w:sz="0" w:space="0" w:color="auto"/>
        <w:left w:val="none" w:sz="0" w:space="0" w:color="auto"/>
        <w:bottom w:val="none" w:sz="0" w:space="0" w:color="auto"/>
        <w:right w:val="none" w:sz="0" w:space="0" w:color="auto"/>
      </w:divBdr>
    </w:div>
    <w:div w:id="1589339019">
      <w:marLeft w:val="640"/>
      <w:marRight w:val="0"/>
      <w:marTop w:val="0"/>
      <w:marBottom w:val="0"/>
      <w:divBdr>
        <w:top w:val="none" w:sz="0" w:space="0" w:color="auto"/>
        <w:left w:val="none" w:sz="0" w:space="0" w:color="auto"/>
        <w:bottom w:val="none" w:sz="0" w:space="0" w:color="auto"/>
        <w:right w:val="none" w:sz="0" w:space="0" w:color="auto"/>
      </w:divBdr>
    </w:div>
    <w:div w:id="1589343725">
      <w:marLeft w:val="640"/>
      <w:marRight w:val="0"/>
      <w:marTop w:val="0"/>
      <w:marBottom w:val="0"/>
      <w:divBdr>
        <w:top w:val="none" w:sz="0" w:space="0" w:color="auto"/>
        <w:left w:val="none" w:sz="0" w:space="0" w:color="auto"/>
        <w:bottom w:val="none" w:sz="0" w:space="0" w:color="auto"/>
        <w:right w:val="none" w:sz="0" w:space="0" w:color="auto"/>
      </w:divBdr>
    </w:div>
    <w:div w:id="1589343859">
      <w:marLeft w:val="640"/>
      <w:marRight w:val="0"/>
      <w:marTop w:val="0"/>
      <w:marBottom w:val="0"/>
      <w:divBdr>
        <w:top w:val="none" w:sz="0" w:space="0" w:color="auto"/>
        <w:left w:val="none" w:sz="0" w:space="0" w:color="auto"/>
        <w:bottom w:val="none" w:sz="0" w:space="0" w:color="auto"/>
        <w:right w:val="none" w:sz="0" w:space="0" w:color="auto"/>
      </w:divBdr>
    </w:div>
    <w:div w:id="1589459873">
      <w:marLeft w:val="640"/>
      <w:marRight w:val="0"/>
      <w:marTop w:val="0"/>
      <w:marBottom w:val="0"/>
      <w:divBdr>
        <w:top w:val="none" w:sz="0" w:space="0" w:color="auto"/>
        <w:left w:val="none" w:sz="0" w:space="0" w:color="auto"/>
        <w:bottom w:val="none" w:sz="0" w:space="0" w:color="auto"/>
        <w:right w:val="none" w:sz="0" w:space="0" w:color="auto"/>
      </w:divBdr>
    </w:div>
    <w:div w:id="1589650936">
      <w:marLeft w:val="640"/>
      <w:marRight w:val="0"/>
      <w:marTop w:val="0"/>
      <w:marBottom w:val="0"/>
      <w:divBdr>
        <w:top w:val="none" w:sz="0" w:space="0" w:color="auto"/>
        <w:left w:val="none" w:sz="0" w:space="0" w:color="auto"/>
        <w:bottom w:val="none" w:sz="0" w:space="0" w:color="auto"/>
        <w:right w:val="none" w:sz="0" w:space="0" w:color="auto"/>
      </w:divBdr>
    </w:div>
    <w:div w:id="1589659199">
      <w:marLeft w:val="640"/>
      <w:marRight w:val="0"/>
      <w:marTop w:val="0"/>
      <w:marBottom w:val="0"/>
      <w:divBdr>
        <w:top w:val="none" w:sz="0" w:space="0" w:color="auto"/>
        <w:left w:val="none" w:sz="0" w:space="0" w:color="auto"/>
        <w:bottom w:val="none" w:sz="0" w:space="0" w:color="auto"/>
        <w:right w:val="none" w:sz="0" w:space="0" w:color="auto"/>
      </w:divBdr>
    </w:div>
    <w:div w:id="1589726829">
      <w:marLeft w:val="640"/>
      <w:marRight w:val="0"/>
      <w:marTop w:val="0"/>
      <w:marBottom w:val="0"/>
      <w:divBdr>
        <w:top w:val="none" w:sz="0" w:space="0" w:color="auto"/>
        <w:left w:val="none" w:sz="0" w:space="0" w:color="auto"/>
        <w:bottom w:val="none" w:sz="0" w:space="0" w:color="auto"/>
        <w:right w:val="none" w:sz="0" w:space="0" w:color="auto"/>
      </w:divBdr>
    </w:div>
    <w:div w:id="1589849234">
      <w:marLeft w:val="640"/>
      <w:marRight w:val="0"/>
      <w:marTop w:val="0"/>
      <w:marBottom w:val="0"/>
      <w:divBdr>
        <w:top w:val="none" w:sz="0" w:space="0" w:color="auto"/>
        <w:left w:val="none" w:sz="0" w:space="0" w:color="auto"/>
        <w:bottom w:val="none" w:sz="0" w:space="0" w:color="auto"/>
        <w:right w:val="none" w:sz="0" w:space="0" w:color="auto"/>
      </w:divBdr>
    </w:div>
    <w:div w:id="1589919124">
      <w:marLeft w:val="640"/>
      <w:marRight w:val="0"/>
      <w:marTop w:val="0"/>
      <w:marBottom w:val="0"/>
      <w:divBdr>
        <w:top w:val="none" w:sz="0" w:space="0" w:color="auto"/>
        <w:left w:val="none" w:sz="0" w:space="0" w:color="auto"/>
        <w:bottom w:val="none" w:sz="0" w:space="0" w:color="auto"/>
        <w:right w:val="none" w:sz="0" w:space="0" w:color="auto"/>
      </w:divBdr>
    </w:div>
    <w:div w:id="1589923835">
      <w:marLeft w:val="640"/>
      <w:marRight w:val="0"/>
      <w:marTop w:val="0"/>
      <w:marBottom w:val="0"/>
      <w:divBdr>
        <w:top w:val="none" w:sz="0" w:space="0" w:color="auto"/>
        <w:left w:val="none" w:sz="0" w:space="0" w:color="auto"/>
        <w:bottom w:val="none" w:sz="0" w:space="0" w:color="auto"/>
        <w:right w:val="none" w:sz="0" w:space="0" w:color="auto"/>
      </w:divBdr>
    </w:div>
    <w:div w:id="1590044418">
      <w:marLeft w:val="640"/>
      <w:marRight w:val="0"/>
      <w:marTop w:val="0"/>
      <w:marBottom w:val="0"/>
      <w:divBdr>
        <w:top w:val="none" w:sz="0" w:space="0" w:color="auto"/>
        <w:left w:val="none" w:sz="0" w:space="0" w:color="auto"/>
        <w:bottom w:val="none" w:sz="0" w:space="0" w:color="auto"/>
        <w:right w:val="none" w:sz="0" w:space="0" w:color="auto"/>
      </w:divBdr>
    </w:div>
    <w:div w:id="1590046016">
      <w:marLeft w:val="640"/>
      <w:marRight w:val="0"/>
      <w:marTop w:val="0"/>
      <w:marBottom w:val="0"/>
      <w:divBdr>
        <w:top w:val="none" w:sz="0" w:space="0" w:color="auto"/>
        <w:left w:val="none" w:sz="0" w:space="0" w:color="auto"/>
        <w:bottom w:val="none" w:sz="0" w:space="0" w:color="auto"/>
        <w:right w:val="none" w:sz="0" w:space="0" w:color="auto"/>
      </w:divBdr>
    </w:div>
    <w:div w:id="1590236437">
      <w:marLeft w:val="640"/>
      <w:marRight w:val="0"/>
      <w:marTop w:val="0"/>
      <w:marBottom w:val="0"/>
      <w:divBdr>
        <w:top w:val="none" w:sz="0" w:space="0" w:color="auto"/>
        <w:left w:val="none" w:sz="0" w:space="0" w:color="auto"/>
        <w:bottom w:val="none" w:sz="0" w:space="0" w:color="auto"/>
        <w:right w:val="none" w:sz="0" w:space="0" w:color="auto"/>
      </w:divBdr>
    </w:div>
    <w:div w:id="1590314739">
      <w:marLeft w:val="640"/>
      <w:marRight w:val="0"/>
      <w:marTop w:val="0"/>
      <w:marBottom w:val="0"/>
      <w:divBdr>
        <w:top w:val="none" w:sz="0" w:space="0" w:color="auto"/>
        <w:left w:val="none" w:sz="0" w:space="0" w:color="auto"/>
        <w:bottom w:val="none" w:sz="0" w:space="0" w:color="auto"/>
        <w:right w:val="none" w:sz="0" w:space="0" w:color="auto"/>
      </w:divBdr>
    </w:div>
    <w:div w:id="1590456918">
      <w:marLeft w:val="640"/>
      <w:marRight w:val="0"/>
      <w:marTop w:val="0"/>
      <w:marBottom w:val="0"/>
      <w:divBdr>
        <w:top w:val="none" w:sz="0" w:space="0" w:color="auto"/>
        <w:left w:val="none" w:sz="0" w:space="0" w:color="auto"/>
        <w:bottom w:val="none" w:sz="0" w:space="0" w:color="auto"/>
        <w:right w:val="none" w:sz="0" w:space="0" w:color="auto"/>
      </w:divBdr>
    </w:div>
    <w:div w:id="1590499721">
      <w:marLeft w:val="640"/>
      <w:marRight w:val="0"/>
      <w:marTop w:val="0"/>
      <w:marBottom w:val="0"/>
      <w:divBdr>
        <w:top w:val="none" w:sz="0" w:space="0" w:color="auto"/>
        <w:left w:val="none" w:sz="0" w:space="0" w:color="auto"/>
        <w:bottom w:val="none" w:sz="0" w:space="0" w:color="auto"/>
        <w:right w:val="none" w:sz="0" w:space="0" w:color="auto"/>
      </w:divBdr>
    </w:div>
    <w:div w:id="1590501757">
      <w:marLeft w:val="640"/>
      <w:marRight w:val="0"/>
      <w:marTop w:val="0"/>
      <w:marBottom w:val="0"/>
      <w:divBdr>
        <w:top w:val="none" w:sz="0" w:space="0" w:color="auto"/>
        <w:left w:val="none" w:sz="0" w:space="0" w:color="auto"/>
        <w:bottom w:val="none" w:sz="0" w:space="0" w:color="auto"/>
        <w:right w:val="none" w:sz="0" w:space="0" w:color="auto"/>
      </w:divBdr>
    </w:div>
    <w:div w:id="1590503293">
      <w:marLeft w:val="480"/>
      <w:marRight w:val="0"/>
      <w:marTop w:val="0"/>
      <w:marBottom w:val="0"/>
      <w:divBdr>
        <w:top w:val="none" w:sz="0" w:space="0" w:color="auto"/>
        <w:left w:val="none" w:sz="0" w:space="0" w:color="auto"/>
        <w:bottom w:val="none" w:sz="0" w:space="0" w:color="auto"/>
        <w:right w:val="none" w:sz="0" w:space="0" w:color="auto"/>
      </w:divBdr>
    </w:div>
    <w:div w:id="1590698784">
      <w:marLeft w:val="640"/>
      <w:marRight w:val="0"/>
      <w:marTop w:val="0"/>
      <w:marBottom w:val="0"/>
      <w:divBdr>
        <w:top w:val="none" w:sz="0" w:space="0" w:color="auto"/>
        <w:left w:val="none" w:sz="0" w:space="0" w:color="auto"/>
        <w:bottom w:val="none" w:sz="0" w:space="0" w:color="auto"/>
        <w:right w:val="none" w:sz="0" w:space="0" w:color="auto"/>
      </w:divBdr>
    </w:div>
    <w:div w:id="1590889225">
      <w:marLeft w:val="640"/>
      <w:marRight w:val="0"/>
      <w:marTop w:val="0"/>
      <w:marBottom w:val="0"/>
      <w:divBdr>
        <w:top w:val="none" w:sz="0" w:space="0" w:color="auto"/>
        <w:left w:val="none" w:sz="0" w:space="0" w:color="auto"/>
        <w:bottom w:val="none" w:sz="0" w:space="0" w:color="auto"/>
        <w:right w:val="none" w:sz="0" w:space="0" w:color="auto"/>
      </w:divBdr>
    </w:div>
    <w:div w:id="1590970114">
      <w:marLeft w:val="640"/>
      <w:marRight w:val="0"/>
      <w:marTop w:val="0"/>
      <w:marBottom w:val="0"/>
      <w:divBdr>
        <w:top w:val="none" w:sz="0" w:space="0" w:color="auto"/>
        <w:left w:val="none" w:sz="0" w:space="0" w:color="auto"/>
        <w:bottom w:val="none" w:sz="0" w:space="0" w:color="auto"/>
        <w:right w:val="none" w:sz="0" w:space="0" w:color="auto"/>
      </w:divBdr>
    </w:div>
    <w:div w:id="1591044252">
      <w:marLeft w:val="640"/>
      <w:marRight w:val="0"/>
      <w:marTop w:val="0"/>
      <w:marBottom w:val="0"/>
      <w:divBdr>
        <w:top w:val="none" w:sz="0" w:space="0" w:color="auto"/>
        <w:left w:val="none" w:sz="0" w:space="0" w:color="auto"/>
        <w:bottom w:val="none" w:sz="0" w:space="0" w:color="auto"/>
        <w:right w:val="none" w:sz="0" w:space="0" w:color="auto"/>
      </w:divBdr>
    </w:div>
    <w:div w:id="1591156047">
      <w:marLeft w:val="640"/>
      <w:marRight w:val="0"/>
      <w:marTop w:val="0"/>
      <w:marBottom w:val="0"/>
      <w:divBdr>
        <w:top w:val="none" w:sz="0" w:space="0" w:color="auto"/>
        <w:left w:val="none" w:sz="0" w:space="0" w:color="auto"/>
        <w:bottom w:val="none" w:sz="0" w:space="0" w:color="auto"/>
        <w:right w:val="none" w:sz="0" w:space="0" w:color="auto"/>
      </w:divBdr>
    </w:div>
    <w:div w:id="1591280255">
      <w:marLeft w:val="640"/>
      <w:marRight w:val="0"/>
      <w:marTop w:val="0"/>
      <w:marBottom w:val="0"/>
      <w:divBdr>
        <w:top w:val="none" w:sz="0" w:space="0" w:color="auto"/>
        <w:left w:val="none" w:sz="0" w:space="0" w:color="auto"/>
        <w:bottom w:val="none" w:sz="0" w:space="0" w:color="auto"/>
        <w:right w:val="none" w:sz="0" w:space="0" w:color="auto"/>
      </w:divBdr>
    </w:div>
    <w:div w:id="1591423165">
      <w:marLeft w:val="640"/>
      <w:marRight w:val="0"/>
      <w:marTop w:val="0"/>
      <w:marBottom w:val="0"/>
      <w:divBdr>
        <w:top w:val="none" w:sz="0" w:space="0" w:color="auto"/>
        <w:left w:val="none" w:sz="0" w:space="0" w:color="auto"/>
        <w:bottom w:val="none" w:sz="0" w:space="0" w:color="auto"/>
        <w:right w:val="none" w:sz="0" w:space="0" w:color="auto"/>
      </w:divBdr>
    </w:div>
    <w:div w:id="1591425420">
      <w:marLeft w:val="640"/>
      <w:marRight w:val="0"/>
      <w:marTop w:val="0"/>
      <w:marBottom w:val="0"/>
      <w:divBdr>
        <w:top w:val="none" w:sz="0" w:space="0" w:color="auto"/>
        <w:left w:val="none" w:sz="0" w:space="0" w:color="auto"/>
        <w:bottom w:val="none" w:sz="0" w:space="0" w:color="auto"/>
        <w:right w:val="none" w:sz="0" w:space="0" w:color="auto"/>
      </w:divBdr>
    </w:div>
    <w:div w:id="1591432409">
      <w:marLeft w:val="640"/>
      <w:marRight w:val="0"/>
      <w:marTop w:val="0"/>
      <w:marBottom w:val="0"/>
      <w:divBdr>
        <w:top w:val="none" w:sz="0" w:space="0" w:color="auto"/>
        <w:left w:val="none" w:sz="0" w:space="0" w:color="auto"/>
        <w:bottom w:val="none" w:sz="0" w:space="0" w:color="auto"/>
        <w:right w:val="none" w:sz="0" w:space="0" w:color="auto"/>
      </w:divBdr>
    </w:div>
    <w:div w:id="1591500630">
      <w:marLeft w:val="640"/>
      <w:marRight w:val="0"/>
      <w:marTop w:val="0"/>
      <w:marBottom w:val="0"/>
      <w:divBdr>
        <w:top w:val="none" w:sz="0" w:space="0" w:color="auto"/>
        <w:left w:val="none" w:sz="0" w:space="0" w:color="auto"/>
        <w:bottom w:val="none" w:sz="0" w:space="0" w:color="auto"/>
        <w:right w:val="none" w:sz="0" w:space="0" w:color="auto"/>
      </w:divBdr>
    </w:div>
    <w:div w:id="1591547099">
      <w:marLeft w:val="640"/>
      <w:marRight w:val="0"/>
      <w:marTop w:val="0"/>
      <w:marBottom w:val="0"/>
      <w:divBdr>
        <w:top w:val="none" w:sz="0" w:space="0" w:color="auto"/>
        <w:left w:val="none" w:sz="0" w:space="0" w:color="auto"/>
        <w:bottom w:val="none" w:sz="0" w:space="0" w:color="auto"/>
        <w:right w:val="none" w:sz="0" w:space="0" w:color="auto"/>
      </w:divBdr>
    </w:div>
    <w:div w:id="1591617372">
      <w:marLeft w:val="640"/>
      <w:marRight w:val="0"/>
      <w:marTop w:val="0"/>
      <w:marBottom w:val="0"/>
      <w:divBdr>
        <w:top w:val="none" w:sz="0" w:space="0" w:color="auto"/>
        <w:left w:val="none" w:sz="0" w:space="0" w:color="auto"/>
        <w:bottom w:val="none" w:sz="0" w:space="0" w:color="auto"/>
        <w:right w:val="none" w:sz="0" w:space="0" w:color="auto"/>
      </w:divBdr>
    </w:div>
    <w:div w:id="1591618094">
      <w:marLeft w:val="640"/>
      <w:marRight w:val="0"/>
      <w:marTop w:val="0"/>
      <w:marBottom w:val="0"/>
      <w:divBdr>
        <w:top w:val="none" w:sz="0" w:space="0" w:color="auto"/>
        <w:left w:val="none" w:sz="0" w:space="0" w:color="auto"/>
        <w:bottom w:val="none" w:sz="0" w:space="0" w:color="auto"/>
        <w:right w:val="none" w:sz="0" w:space="0" w:color="auto"/>
      </w:divBdr>
    </w:div>
    <w:div w:id="1591620925">
      <w:marLeft w:val="640"/>
      <w:marRight w:val="0"/>
      <w:marTop w:val="0"/>
      <w:marBottom w:val="0"/>
      <w:divBdr>
        <w:top w:val="none" w:sz="0" w:space="0" w:color="auto"/>
        <w:left w:val="none" w:sz="0" w:space="0" w:color="auto"/>
        <w:bottom w:val="none" w:sz="0" w:space="0" w:color="auto"/>
        <w:right w:val="none" w:sz="0" w:space="0" w:color="auto"/>
      </w:divBdr>
    </w:div>
    <w:div w:id="1591623815">
      <w:marLeft w:val="640"/>
      <w:marRight w:val="0"/>
      <w:marTop w:val="0"/>
      <w:marBottom w:val="0"/>
      <w:divBdr>
        <w:top w:val="none" w:sz="0" w:space="0" w:color="auto"/>
        <w:left w:val="none" w:sz="0" w:space="0" w:color="auto"/>
        <w:bottom w:val="none" w:sz="0" w:space="0" w:color="auto"/>
        <w:right w:val="none" w:sz="0" w:space="0" w:color="auto"/>
      </w:divBdr>
    </w:div>
    <w:div w:id="1591769558">
      <w:marLeft w:val="640"/>
      <w:marRight w:val="0"/>
      <w:marTop w:val="0"/>
      <w:marBottom w:val="0"/>
      <w:divBdr>
        <w:top w:val="none" w:sz="0" w:space="0" w:color="auto"/>
        <w:left w:val="none" w:sz="0" w:space="0" w:color="auto"/>
        <w:bottom w:val="none" w:sz="0" w:space="0" w:color="auto"/>
        <w:right w:val="none" w:sz="0" w:space="0" w:color="auto"/>
      </w:divBdr>
    </w:div>
    <w:div w:id="1591889972">
      <w:marLeft w:val="640"/>
      <w:marRight w:val="0"/>
      <w:marTop w:val="0"/>
      <w:marBottom w:val="0"/>
      <w:divBdr>
        <w:top w:val="none" w:sz="0" w:space="0" w:color="auto"/>
        <w:left w:val="none" w:sz="0" w:space="0" w:color="auto"/>
        <w:bottom w:val="none" w:sz="0" w:space="0" w:color="auto"/>
        <w:right w:val="none" w:sz="0" w:space="0" w:color="auto"/>
      </w:divBdr>
    </w:div>
    <w:div w:id="1592003478">
      <w:marLeft w:val="640"/>
      <w:marRight w:val="0"/>
      <w:marTop w:val="0"/>
      <w:marBottom w:val="0"/>
      <w:divBdr>
        <w:top w:val="none" w:sz="0" w:space="0" w:color="auto"/>
        <w:left w:val="none" w:sz="0" w:space="0" w:color="auto"/>
        <w:bottom w:val="none" w:sz="0" w:space="0" w:color="auto"/>
        <w:right w:val="none" w:sz="0" w:space="0" w:color="auto"/>
      </w:divBdr>
    </w:div>
    <w:div w:id="1592011790">
      <w:marLeft w:val="640"/>
      <w:marRight w:val="0"/>
      <w:marTop w:val="0"/>
      <w:marBottom w:val="0"/>
      <w:divBdr>
        <w:top w:val="none" w:sz="0" w:space="0" w:color="auto"/>
        <w:left w:val="none" w:sz="0" w:space="0" w:color="auto"/>
        <w:bottom w:val="none" w:sz="0" w:space="0" w:color="auto"/>
        <w:right w:val="none" w:sz="0" w:space="0" w:color="auto"/>
      </w:divBdr>
    </w:div>
    <w:div w:id="1592011849">
      <w:marLeft w:val="640"/>
      <w:marRight w:val="0"/>
      <w:marTop w:val="0"/>
      <w:marBottom w:val="0"/>
      <w:divBdr>
        <w:top w:val="none" w:sz="0" w:space="0" w:color="auto"/>
        <w:left w:val="none" w:sz="0" w:space="0" w:color="auto"/>
        <w:bottom w:val="none" w:sz="0" w:space="0" w:color="auto"/>
        <w:right w:val="none" w:sz="0" w:space="0" w:color="auto"/>
      </w:divBdr>
    </w:div>
    <w:div w:id="1592155636">
      <w:marLeft w:val="640"/>
      <w:marRight w:val="0"/>
      <w:marTop w:val="0"/>
      <w:marBottom w:val="0"/>
      <w:divBdr>
        <w:top w:val="none" w:sz="0" w:space="0" w:color="auto"/>
        <w:left w:val="none" w:sz="0" w:space="0" w:color="auto"/>
        <w:bottom w:val="none" w:sz="0" w:space="0" w:color="auto"/>
        <w:right w:val="none" w:sz="0" w:space="0" w:color="auto"/>
      </w:divBdr>
    </w:div>
    <w:div w:id="1592355605">
      <w:marLeft w:val="640"/>
      <w:marRight w:val="0"/>
      <w:marTop w:val="0"/>
      <w:marBottom w:val="0"/>
      <w:divBdr>
        <w:top w:val="none" w:sz="0" w:space="0" w:color="auto"/>
        <w:left w:val="none" w:sz="0" w:space="0" w:color="auto"/>
        <w:bottom w:val="none" w:sz="0" w:space="0" w:color="auto"/>
        <w:right w:val="none" w:sz="0" w:space="0" w:color="auto"/>
      </w:divBdr>
    </w:div>
    <w:div w:id="1592397756">
      <w:marLeft w:val="640"/>
      <w:marRight w:val="0"/>
      <w:marTop w:val="0"/>
      <w:marBottom w:val="0"/>
      <w:divBdr>
        <w:top w:val="none" w:sz="0" w:space="0" w:color="auto"/>
        <w:left w:val="none" w:sz="0" w:space="0" w:color="auto"/>
        <w:bottom w:val="none" w:sz="0" w:space="0" w:color="auto"/>
        <w:right w:val="none" w:sz="0" w:space="0" w:color="auto"/>
      </w:divBdr>
    </w:div>
    <w:div w:id="1592465539">
      <w:marLeft w:val="640"/>
      <w:marRight w:val="0"/>
      <w:marTop w:val="0"/>
      <w:marBottom w:val="0"/>
      <w:divBdr>
        <w:top w:val="none" w:sz="0" w:space="0" w:color="auto"/>
        <w:left w:val="none" w:sz="0" w:space="0" w:color="auto"/>
        <w:bottom w:val="none" w:sz="0" w:space="0" w:color="auto"/>
        <w:right w:val="none" w:sz="0" w:space="0" w:color="auto"/>
      </w:divBdr>
    </w:div>
    <w:div w:id="1592470473">
      <w:marLeft w:val="640"/>
      <w:marRight w:val="0"/>
      <w:marTop w:val="0"/>
      <w:marBottom w:val="0"/>
      <w:divBdr>
        <w:top w:val="none" w:sz="0" w:space="0" w:color="auto"/>
        <w:left w:val="none" w:sz="0" w:space="0" w:color="auto"/>
        <w:bottom w:val="none" w:sz="0" w:space="0" w:color="auto"/>
        <w:right w:val="none" w:sz="0" w:space="0" w:color="auto"/>
      </w:divBdr>
    </w:div>
    <w:div w:id="1592542070">
      <w:marLeft w:val="640"/>
      <w:marRight w:val="0"/>
      <w:marTop w:val="0"/>
      <w:marBottom w:val="0"/>
      <w:divBdr>
        <w:top w:val="none" w:sz="0" w:space="0" w:color="auto"/>
        <w:left w:val="none" w:sz="0" w:space="0" w:color="auto"/>
        <w:bottom w:val="none" w:sz="0" w:space="0" w:color="auto"/>
        <w:right w:val="none" w:sz="0" w:space="0" w:color="auto"/>
      </w:divBdr>
    </w:div>
    <w:div w:id="1592547805">
      <w:marLeft w:val="640"/>
      <w:marRight w:val="0"/>
      <w:marTop w:val="0"/>
      <w:marBottom w:val="0"/>
      <w:divBdr>
        <w:top w:val="none" w:sz="0" w:space="0" w:color="auto"/>
        <w:left w:val="none" w:sz="0" w:space="0" w:color="auto"/>
        <w:bottom w:val="none" w:sz="0" w:space="0" w:color="auto"/>
        <w:right w:val="none" w:sz="0" w:space="0" w:color="auto"/>
      </w:divBdr>
    </w:div>
    <w:div w:id="1592659639">
      <w:marLeft w:val="640"/>
      <w:marRight w:val="0"/>
      <w:marTop w:val="0"/>
      <w:marBottom w:val="0"/>
      <w:divBdr>
        <w:top w:val="none" w:sz="0" w:space="0" w:color="auto"/>
        <w:left w:val="none" w:sz="0" w:space="0" w:color="auto"/>
        <w:bottom w:val="none" w:sz="0" w:space="0" w:color="auto"/>
        <w:right w:val="none" w:sz="0" w:space="0" w:color="auto"/>
      </w:divBdr>
    </w:div>
    <w:div w:id="1592662763">
      <w:marLeft w:val="640"/>
      <w:marRight w:val="0"/>
      <w:marTop w:val="0"/>
      <w:marBottom w:val="0"/>
      <w:divBdr>
        <w:top w:val="none" w:sz="0" w:space="0" w:color="auto"/>
        <w:left w:val="none" w:sz="0" w:space="0" w:color="auto"/>
        <w:bottom w:val="none" w:sz="0" w:space="0" w:color="auto"/>
        <w:right w:val="none" w:sz="0" w:space="0" w:color="auto"/>
      </w:divBdr>
    </w:div>
    <w:div w:id="1592667039">
      <w:marLeft w:val="640"/>
      <w:marRight w:val="0"/>
      <w:marTop w:val="0"/>
      <w:marBottom w:val="0"/>
      <w:divBdr>
        <w:top w:val="none" w:sz="0" w:space="0" w:color="auto"/>
        <w:left w:val="none" w:sz="0" w:space="0" w:color="auto"/>
        <w:bottom w:val="none" w:sz="0" w:space="0" w:color="auto"/>
        <w:right w:val="none" w:sz="0" w:space="0" w:color="auto"/>
      </w:divBdr>
    </w:div>
    <w:div w:id="1592735458">
      <w:marLeft w:val="640"/>
      <w:marRight w:val="0"/>
      <w:marTop w:val="0"/>
      <w:marBottom w:val="0"/>
      <w:divBdr>
        <w:top w:val="none" w:sz="0" w:space="0" w:color="auto"/>
        <w:left w:val="none" w:sz="0" w:space="0" w:color="auto"/>
        <w:bottom w:val="none" w:sz="0" w:space="0" w:color="auto"/>
        <w:right w:val="none" w:sz="0" w:space="0" w:color="auto"/>
      </w:divBdr>
    </w:div>
    <w:div w:id="1592813661">
      <w:marLeft w:val="640"/>
      <w:marRight w:val="0"/>
      <w:marTop w:val="0"/>
      <w:marBottom w:val="0"/>
      <w:divBdr>
        <w:top w:val="none" w:sz="0" w:space="0" w:color="auto"/>
        <w:left w:val="none" w:sz="0" w:space="0" w:color="auto"/>
        <w:bottom w:val="none" w:sz="0" w:space="0" w:color="auto"/>
        <w:right w:val="none" w:sz="0" w:space="0" w:color="auto"/>
      </w:divBdr>
    </w:div>
    <w:div w:id="1592815112">
      <w:marLeft w:val="640"/>
      <w:marRight w:val="0"/>
      <w:marTop w:val="0"/>
      <w:marBottom w:val="0"/>
      <w:divBdr>
        <w:top w:val="none" w:sz="0" w:space="0" w:color="auto"/>
        <w:left w:val="none" w:sz="0" w:space="0" w:color="auto"/>
        <w:bottom w:val="none" w:sz="0" w:space="0" w:color="auto"/>
        <w:right w:val="none" w:sz="0" w:space="0" w:color="auto"/>
      </w:divBdr>
    </w:div>
    <w:div w:id="1592854875">
      <w:marLeft w:val="640"/>
      <w:marRight w:val="0"/>
      <w:marTop w:val="0"/>
      <w:marBottom w:val="0"/>
      <w:divBdr>
        <w:top w:val="none" w:sz="0" w:space="0" w:color="auto"/>
        <w:left w:val="none" w:sz="0" w:space="0" w:color="auto"/>
        <w:bottom w:val="none" w:sz="0" w:space="0" w:color="auto"/>
        <w:right w:val="none" w:sz="0" w:space="0" w:color="auto"/>
      </w:divBdr>
    </w:div>
    <w:div w:id="1593009749">
      <w:marLeft w:val="640"/>
      <w:marRight w:val="0"/>
      <w:marTop w:val="0"/>
      <w:marBottom w:val="0"/>
      <w:divBdr>
        <w:top w:val="none" w:sz="0" w:space="0" w:color="auto"/>
        <w:left w:val="none" w:sz="0" w:space="0" w:color="auto"/>
        <w:bottom w:val="none" w:sz="0" w:space="0" w:color="auto"/>
        <w:right w:val="none" w:sz="0" w:space="0" w:color="auto"/>
      </w:divBdr>
    </w:div>
    <w:div w:id="1593196985">
      <w:marLeft w:val="640"/>
      <w:marRight w:val="0"/>
      <w:marTop w:val="0"/>
      <w:marBottom w:val="0"/>
      <w:divBdr>
        <w:top w:val="none" w:sz="0" w:space="0" w:color="auto"/>
        <w:left w:val="none" w:sz="0" w:space="0" w:color="auto"/>
        <w:bottom w:val="none" w:sz="0" w:space="0" w:color="auto"/>
        <w:right w:val="none" w:sz="0" w:space="0" w:color="auto"/>
      </w:divBdr>
    </w:div>
    <w:div w:id="1593203970">
      <w:marLeft w:val="640"/>
      <w:marRight w:val="0"/>
      <w:marTop w:val="0"/>
      <w:marBottom w:val="0"/>
      <w:divBdr>
        <w:top w:val="none" w:sz="0" w:space="0" w:color="auto"/>
        <w:left w:val="none" w:sz="0" w:space="0" w:color="auto"/>
        <w:bottom w:val="none" w:sz="0" w:space="0" w:color="auto"/>
        <w:right w:val="none" w:sz="0" w:space="0" w:color="auto"/>
      </w:divBdr>
    </w:div>
    <w:div w:id="1593275112">
      <w:marLeft w:val="640"/>
      <w:marRight w:val="0"/>
      <w:marTop w:val="0"/>
      <w:marBottom w:val="0"/>
      <w:divBdr>
        <w:top w:val="none" w:sz="0" w:space="0" w:color="auto"/>
        <w:left w:val="none" w:sz="0" w:space="0" w:color="auto"/>
        <w:bottom w:val="none" w:sz="0" w:space="0" w:color="auto"/>
        <w:right w:val="none" w:sz="0" w:space="0" w:color="auto"/>
      </w:divBdr>
    </w:div>
    <w:div w:id="1593320626">
      <w:marLeft w:val="640"/>
      <w:marRight w:val="0"/>
      <w:marTop w:val="0"/>
      <w:marBottom w:val="0"/>
      <w:divBdr>
        <w:top w:val="none" w:sz="0" w:space="0" w:color="auto"/>
        <w:left w:val="none" w:sz="0" w:space="0" w:color="auto"/>
        <w:bottom w:val="none" w:sz="0" w:space="0" w:color="auto"/>
        <w:right w:val="none" w:sz="0" w:space="0" w:color="auto"/>
      </w:divBdr>
    </w:div>
    <w:div w:id="1593322459">
      <w:marLeft w:val="640"/>
      <w:marRight w:val="0"/>
      <w:marTop w:val="0"/>
      <w:marBottom w:val="0"/>
      <w:divBdr>
        <w:top w:val="none" w:sz="0" w:space="0" w:color="auto"/>
        <w:left w:val="none" w:sz="0" w:space="0" w:color="auto"/>
        <w:bottom w:val="none" w:sz="0" w:space="0" w:color="auto"/>
        <w:right w:val="none" w:sz="0" w:space="0" w:color="auto"/>
      </w:divBdr>
    </w:div>
    <w:div w:id="1593394872">
      <w:marLeft w:val="640"/>
      <w:marRight w:val="0"/>
      <w:marTop w:val="0"/>
      <w:marBottom w:val="0"/>
      <w:divBdr>
        <w:top w:val="none" w:sz="0" w:space="0" w:color="auto"/>
        <w:left w:val="none" w:sz="0" w:space="0" w:color="auto"/>
        <w:bottom w:val="none" w:sz="0" w:space="0" w:color="auto"/>
        <w:right w:val="none" w:sz="0" w:space="0" w:color="auto"/>
      </w:divBdr>
    </w:div>
    <w:div w:id="1593510662">
      <w:marLeft w:val="640"/>
      <w:marRight w:val="0"/>
      <w:marTop w:val="0"/>
      <w:marBottom w:val="0"/>
      <w:divBdr>
        <w:top w:val="none" w:sz="0" w:space="0" w:color="auto"/>
        <w:left w:val="none" w:sz="0" w:space="0" w:color="auto"/>
        <w:bottom w:val="none" w:sz="0" w:space="0" w:color="auto"/>
        <w:right w:val="none" w:sz="0" w:space="0" w:color="auto"/>
      </w:divBdr>
    </w:div>
    <w:div w:id="1593514938">
      <w:marLeft w:val="640"/>
      <w:marRight w:val="0"/>
      <w:marTop w:val="0"/>
      <w:marBottom w:val="0"/>
      <w:divBdr>
        <w:top w:val="none" w:sz="0" w:space="0" w:color="auto"/>
        <w:left w:val="none" w:sz="0" w:space="0" w:color="auto"/>
        <w:bottom w:val="none" w:sz="0" w:space="0" w:color="auto"/>
        <w:right w:val="none" w:sz="0" w:space="0" w:color="auto"/>
      </w:divBdr>
    </w:div>
    <w:div w:id="1593775687">
      <w:marLeft w:val="640"/>
      <w:marRight w:val="0"/>
      <w:marTop w:val="0"/>
      <w:marBottom w:val="0"/>
      <w:divBdr>
        <w:top w:val="none" w:sz="0" w:space="0" w:color="auto"/>
        <w:left w:val="none" w:sz="0" w:space="0" w:color="auto"/>
        <w:bottom w:val="none" w:sz="0" w:space="0" w:color="auto"/>
        <w:right w:val="none" w:sz="0" w:space="0" w:color="auto"/>
      </w:divBdr>
    </w:div>
    <w:div w:id="1593853943">
      <w:marLeft w:val="640"/>
      <w:marRight w:val="0"/>
      <w:marTop w:val="0"/>
      <w:marBottom w:val="0"/>
      <w:divBdr>
        <w:top w:val="none" w:sz="0" w:space="0" w:color="auto"/>
        <w:left w:val="none" w:sz="0" w:space="0" w:color="auto"/>
        <w:bottom w:val="none" w:sz="0" w:space="0" w:color="auto"/>
        <w:right w:val="none" w:sz="0" w:space="0" w:color="auto"/>
      </w:divBdr>
    </w:div>
    <w:div w:id="1593856775">
      <w:marLeft w:val="640"/>
      <w:marRight w:val="0"/>
      <w:marTop w:val="0"/>
      <w:marBottom w:val="0"/>
      <w:divBdr>
        <w:top w:val="none" w:sz="0" w:space="0" w:color="auto"/>
        <w:left w:val="none" w:sz="0" w:space="0" w:color="auto"/>
        <w:bottom w:val="none" w:sz="0" w:space="0" w:color="auto"/>
        <w:right w:val="none" w:sz="0" w:space="0" w:color="auto"/>
      </w:divBdr>
    </w:div>
    <w:div w:id="1593968544">
      <w:marLeft w:val="640"/>
      <w:marRight w:val="0"/>
      <w:marTop w:val="0"/>
      <w:marBottom w:val="0"/>
      <w:divBdr>
        <w:top w:val="none" w:sz="0" w:space="0" w:color="auto"/>
        <w:left w:val="none" w:sz="0" w:space="0" w:color="auto"/>
        <w:bottom w:val="none" w:sz="0" w:space="0" w:color="auto"/>
        <w:right w:val="none" w:sz="0" w:space="0" w:color="auto"/>
      </w:divBdr>
    </w:div>
    <w:div w:id="1593977910">
      <w:marLeft w:val="640"/>
      <w:marRight w:val="0"/>
      <w:marTop w:val="0"/>
      <w:marBottom w:val="0"/>
      <w:divBdr>
        <w:top w:val="none" w:sz="0" w:space="0" w:color="auto"/>
        <w:left w:val="none" w:sz="0" w:space="0" w:color="auto"/>
        <w:bottom w:val="none" w:sz="0" w:space="0" w:color="auto"/>
        <w:right w:val="none" w:sz="0" w:space="0" w:color="auto"/>
      </w:divBdr>
    </w:div>
    <w:div w:id="1594125676">
      <w:marLeft w:val="640"/>
      <w:marRight w:val="0"/>
      <w:marTop w:val="0"/>
      <w:marBottom w:val="0"/>
      <w:divBdr>
        <w:top w:val="none" w:sz="0" w:space="0" w:color="auto"/>
        <w:left w:val="none" w:sz="0" w:space="0" w:color="auto"/>
        <w:bottom w:val="none" w:sz="0" w:space="0" w:color="auto"/>
        <w:right w:val="none" w:sz="0" w:space="0" w:color="auto"/>
      </w:divBdr>
    </w:div>
    <w:div w:id="1594163745">
      <w:marLeft w:val="640"/>
      <w:marRight w:val="0"/>
      <w:marTop w:val="0"/>
      <w:marBottom w:val="0"/>
      <w:divBdr>
        <w:top w:val="none" w:sz="0" w:space="0" w:color="auto"/>
        <w:left w:val="none" w:sz="0" w:space="0" w:color="auto"/>
        <w:bottom w:val="none" w:sz="0" w:space="0" w:color="auto"/>
        <w:right w:val="none" w:sz="0" w:space="0" w:color="auto"/>
      </w:divBdr>
    </w:div>
    <w:div w:id="1594239316">
      <w:marLeft w:val="640"/>
      <w:marRight w:val="0"/>
      <w:marTop w:val="0"/>
      <w:marBottom w:val="0"/>
      <w:divBdr>
        <w:top w:val="none" w:sz="0" w:space="0" w:color="auto"/>
        <w:left w:val="none" w:sz="0" w:space="0" w:color="auto"/>
        <w:bottom w:val="none" w:sz="0" w:space="0" w:color="auto"/>
        <w:right w:val="none" w:sz="0" w:space="0" w:color="auto"/>
      </w:divBdr>
    </w:div>
    <w:div w:id="1594242750">
      <w:marLeft w:val="640"/>
      <w:marRight w:val="0"/>
      <w:marTop w:val="0"/>
      <w:marBottom w:val="0"/>
      <w:divBdr>
        <w:top w:val="none" w:sz="0" w:space="0" w:color="auto"/>
        <w:left w:val="none" w:sz="0" w:space="0" w:color="auto"/>
        <w:bottom w:val="none" w:sz="0" w:space="0" w:color="auto"/>
        <w:right w:val="none" w:sz="0" w:space="0" w:color="auto"/>
      </w:divBdr>
    </w:div>
    <w:div w:id="1594245687">
      <w:marLeft w:val="640"/>
      <w:marRight w:val="0"/>
      <w:marTop w:val="0"/>
      <w:marBottom w:val="0"/>
      <w:divBdr>
        <w:top w:val="none" w:sz="0" w:space="0" w:color="auto"/>
        <w:left w:val="none" w:sz="0" w:space="0" w:color="auto"/>
        <w:bottom w:val="none" w:sz="0" w:space="0" w:color="auto"/>
        <w:right w:val="none" w:sz="0" w:space="0" w:color="auto"/>
      </w:divBdr>
    </w:div>
    <w:div w:id="1594314278">
      <w:marLeft w:val="640"/>
      <w:marRight w:val="0"/>
      <w:marTop w:val="0"/>
      <w:marBottom w:val="0"/>
      <w:divBdr>
        <w:top w:val="none" w:sz="0" w:space="0" w:color="auto"/>
        <w:left w:val="none" w:sz="0" w:space="0" w:color="auto"/>
        <w:bottom w:val="none" w:sz="0" w:space="0" w:color="auto"/>
        <w:right w:val="none" w:sz="0" w:space="0" w:color="auto"/>
      </w:divBdr>
    </w:div>
    <w:div w:id="1594361600">
      <w:marLeft w:val="640"/>
      <w:marRight w:val="0"/>
      <w:marTop w:val="0"/>
      <w:marBottom w:val="0"/>
      <w:divBdr>
        <w:top w:val="none" w:sz="0" w:space="0" w:color="auto"/>
        <w:left w:val="none" w:sz="0" w:space="0" w:color="auto"/>
        <w:bottom w:val="none" w:sz="0" w:space="0" w:color="auto"/>
        <w:right w:val="none" w:sz="0" w:space="0" w:color="auto"/>
      </w:divBdr>
    </w:div>
    <w:div w:id="1594432644">
      <w:marLeft w:val="640"/>
      <w:marRight w:val="0"/>
      <w:marTop w:val="0"/>
      <w:marBottom w:val="0"/>
      <w:divBdr>
        <w:top w:val="none" w:sz="0" w:space="0" w:color="auto"/>
        <w:left w:val="none" w:sz="0" w:space="0" w:color="auto"/>
        <w:bottom w:val="none" w:sz="0" w:space="0" w:color="auto"/>
        <w:right w:val="none" w:sz="0" w:space="0" w:color="auto"/>
      </w:divBdr>
    </w:div>
    <w:div w:id="1594513069">
      <w:marLeft w:val="640"/>
      <w:marRight w:val="0"/>
      <w:marTop w:val="0"/>
      <w:marBottom w:val="0"/>
      <w:divBdr>
        <w:top w:val="none" w:sz="0" w:space="0" w:color="auto"/>
        <w:left w:val="none" w:sz="0" w:space="0" w:color="auto"/>
        <w:bottom w:val="none" w:sz="0" w:space="0" w:color="auto"/>
        <w:right w:val="none" w:sz="0" w:space="0" w:color="auto"/>
      </w:divBdr>
    </w:div>
    <w:div w:id="1594782976">
      <w:marLeft w:val="640"/>
      <w:marRight w:val="0"/>
      <w:marTop w:val="0"/>
      <w:marBottom w:val="0"/>
      <w:divBdr>
        <w:top w:val="none" w:sz="0" w:space="0" w:color="auto"/>
        <w:left w:val="none" w:sz="0" w:space="0" w:color="auto"/>
        <w:bottom w:val="none" w:sz="0" w:space="0" w:color="auto"/>
        <w:right w:val="none" w:sz="0" w:space="0" w:color="auto"/>
      </w:divBdr>
    </w:div>
    <w:div w:id="1594783845">
      <w:marLeft w:val="640"/>
      <w:marRight w:val="0"/>
      <w:marTop w:val="0"/>
      <w:marBottom w:val="0"/>
      <w:divBdr>
        <w:top w:val="none" w:sz="0" w:space="0" w:color="auto"/>
        <w:left w:val="none" w:sz="0" w:space="0" w:color="auto"/>
        <w:bottom w:val="none" w:sz="0" w:space="0" w:color="auto"/>
        <w:right w:val="none" w:sz="0" w:space="0" w:color="auto"/>
      </w:divBdr>
    </w:div>
    <w:div w:id="1594824207">
      <w:marLeft w:val="640"/>
      <w:marRight w:val="0"/>
      <w:marTop w:val="0"/>
      <w:marBottom w:val="0"/>
      <w:divBdr>
        <w:top w:val="none" w:sz="0" w:space="0" w:color="auto"/>
        <w:left w:val="none" w:sz="0" w:space="0" w:color="auto"/>
        <w:bottom w:val="none" w:sz="0" w:space="0" w:color="auto"/>
        <w:right w:val="none" w:sz="0" w:space="0" w:color="auto"/>
      </w:divBdr>
    </w:div>
    <w:div w:id="1594972218">
      <w:marLeft w:val="640"/>
      <w:marRight w:val="0"/>
      <w:marTop w:val="0"/>
      <w:marBottom w:val="0"/>
      <w:divBdr>
        <w:top w:val="none" w:sz="0" w:space="0" w:color="auto"/>
        <w:left w:val="none" w:sz="0" w:space="0" w:color="auto"/>
        <w:bottom w:val="none" w:sz="0" w:space="0" w:color="auto"/>
        <w:right w:val="none" w:sz="0" w:space="0" w:color="auto"/>
      </w:divBdr>
    </w:div>
    <w:div w:id="1594973932">
      <w:marLeft w:val="640"/>
      <w:marRight w:val="0"/>
      <w:marTop w:val="0"/>
      <w:marBottom w:val="0"/>
      <w:divBdr>
        <w:top w:val="none" w:sz="0" w:space="0" w:color="auto"/>
        <w:left w:val="none" w:sz="0" w:space="0" w:color="auto"/>
        <w:bottom w:val="none" w:sz="0" w:space="0" w:color="auto"/>
        <w:right w:val="none" w:sz="0" w:space="0" w:color="auto"/>
      </w:divBdr>
    </w:div>
    <w:div w:id="1595017250">
      <w:marLeft w:val="640"/>
      <w:marRight w:val="0"/>
      <w:marTop w:val="0"/>
      <w:marBottom w:val="0"/>
      <w:divBdr>
        <w:top w:val="none" w:sz="0" w:space="0" w:color="auto"/>
        <w:left w:val="none" w:sz="0" w:space="0" w:color="auto"/>
        <w:bottom w:val="none" w:sz="0" w:space="0" w:color="auto"/>
        <w:right w:val="none" w:sz="0" w:space="0" w:color="auto"/>
      </w:divBdr>
    </w:div>
    <w:div w:id="1595094772">
      <w:marLeft w:val="640"/>
      <w:marRight w:val="0"/>
      <w:marTop w:val="0"/>
      <w:marBottom w:val="0"/>
      <w:divBdr>
        <w:top w:val="none" w:sz="0" w:space="0" w:color="auto"/>
        <w:left w:val="none" w:sz="0" w:space="0" w:color="auto"/>
        <w:bottom w:val="none" w:sz="0" w:space="0" w:color="auto"/>
        <w:right w:val="none" w:sz="0" w:space="0" w:color="auto"/>
      </w:divBdr>
    </w:div>
    <w:div w:id="1595167766">
      <w:marLeft w:val="640"/>
      <w:marRight w:val="0"/>
      <w:marTop w:val="0"/>
      <w:marBottom w:val="0"/>
      <w:divBdr>
        <w:top w:val="none" w:sz="0" w:space="0" w:color="auto"/>
        <w:left w:val="none" w:sz="0" w:space="0" w:color="auto"/>
        <w:bottom w:val="none" w:sz="0" w:space="0" w:color="auto"/>
        <w:right w:val="none" w:sz="0" w:space="0" w:color="auto"/>
      </w:divBdr>
    </w:div>
    <w:div w:id="1595212926">
      <w:marLeft w:val="640"/>
      <w:marRight w:val="0"/>
      <w:marTop w:val="0"/>
      <w:marBottom w:val="0"/>
      <w:divBdr>
        <w:top w:val="none" w:sz="0" w:space="0" w:color="auto"/>
        <w:left w:val="none" w:sz="0" w:space="0" w:color="auto"/>
        <w:bottom w:val="none" w:sz="0" w:space="0" w:color="auto"/>
        <w:right w:val="none" w:sz="0" w:space="0" w:color="auto"/>
      </w:divBdr>
    </w:div>
    <w:div w:id="1595280862">
      <w:marLeft w:val="640"/>
      <w:marRight w:val="0"/>
      <w:marTop w:val="0"/>
      <w:marBottom w:val="0"/>
      <w:divBdr>
        <w:top w:val="none" w:sz="0" w:space="0" w:color="auto"/>
        <w:left w:val="none" w:sz="0" w:space="0" w:color="auto"/>
        <w:bottom w:val="none" w:sz="0" w:space="0" w:color="auto"/>
        <w:right w:val="none" w:sz="0" w:space="0" w:color="auto"/>
      </w:divBdr>
    </w:div>
    <w:div w:id="1595280937">
      <w:marLeft w:val="640"/>
      <w:marRight w:val="0"/>
      <w:marTop w:val="0"/>
      <w:marBottom w:val="0"/>
      <w:divBdr>
        <w:top w:val="none" w:sz="0" w:space="0" w:color="auto"/>
        <w:left w:val="none" w:sz="0" w:space="0" w:color="auto"/>
        <w:bottom w:val="none" w:sz="0" w:space="0" w:color="auto"/>
        <w:right w:val="none" w:sz="0" w:space="0" w:color="auto"/>
      </w:divBdr>
    </w:div>
    <w:div w:id="1595357730">
      <w:marLeft w:val="640"/>
      <w:marRight w:val="0"/>
      <w:marTop w:val="0"/>
      <w:marBottom w:val="0"/>
      <w:divBdr>
        <w:top w:val="none" w:sz="0" w:space="0" w:color="auto"/>
        <w:left w:val="none" w:sz="0" w:space="0" w:color="auto"/>
        <w:bottom w:val="none" w:sz="0" w:space="0" w:color="auto"/>
        <w:right w:val="none" w:sz="0" w:space="0" w:color="auto"/>
      </w:divBdr>
    </w:div>
    <w:div w:id="1595361379">
      <w:marLeft w:val="640"/>
      <w:marRight w:val="0"/>
      <w:marTop w:val="0"/>
      <w:marBottom w:val="0"/>
      <w:divBdr>
        <w:top w:val="none" w:sz="0" w:space="0" w:color="auto"/>
        <w:left w:val="none" w:sz="0" w:space="0" w:color="auto"/>
        <w:bottom w:val="none" w:sz="0" w:space="0" w:color="auto"/>
        <w:right w:val="none" w:sz="0" w:space="0" w:color="auto"/>
      </w:divBdr>
    </w:div>
    <w:div w:id="1595477232">
      <w:marLeft w:val="640"/>
      <w:marRight w:val="0"/>
      <w:marTop w:val="0"/>
      <w:marBottom w:val="0"/>
      <w:divBdr>
        <w:top w:val="none" w:sz="0" w:space="0" w:color="auto"/>
        <w:left w:val="none" w:sz="0" w:space="0" w:color="auto"/>
        <w:bottom w:val="none" w:sz="0" w:space="0" w:color="auto"/>
        <w:right w:val="none" w:sz="0" w:space="0" w:color="auto"/>
      </w:divBdr>
    </w:div>
    <w:div w:id="1595549309">
      <w:marLeft w:val="640"/>
      <w:marRight w:val="0"/>
      <w:marTop w:val="0"/>
      <w:marBottom w:val="0"/>
      <w:divBdr>
        <w:top w:val="none" w:sz="0" w:space="0" w:color="auto"/>
        <w:left w:val="none" w:sz="0" w:space="0" w:color="auto"/>
        <w:bottom w:val="none" w:sz="0" w:space="0" w:color="auto"/>
        <w:right w:val="none" w:sz="0" w:space="0" w:color="auto"/>
      </w:divBdr>
    </w:div>
    <w:div w:id="1595550531">
      <w:marLeft w:val="640"/>
      <w:marRight w:val="0"/>
      <w:marTop w:val="0"/>
      <w:marBottom w:val="0"/>
      <w:divBdr>
        <w:top w:val="none" w:sz="0" w:space="0" w:color="auto"/>
        <w:left w:val="none" w:sz="0" w:space="0" w:color="auto"/>
        <w:bottom w:val="none" w:sz="0" w:space="0" w:color="auto"/>
        <w:right w:val="none" w:sz="0" w:space="0" w:color="auto"/>
      </w:divBdr>
    </w:div>
    <w:div w:id="1595555594">
      <w:marLeft w:val="640"/>
      <w:marRight w:val="0"/>
      <w:marTop w:val="0"/>
      <w:marBottom w:val="0"/>
      <w:divBdr>
        <w:top w:val="none" w:sz="0" w:space="0" w:color="auto"/>
        <w:left w:val="none" w:sz="0" w:space="0" w:color="auto"/>
        <w:bottom w:val="none" w:sz="0" w:space="0" w:color="auto"/>
        <w:right w:val="none" w:sz="0" w:space="0" w:color="auto"/>
      </w:divBdr>
    </w:div>
    <w:div w:id="1595624551">
      <w:marLeft w:val="640"/>
      <w:marRight w:val="0"/>
      <w:marTop w:val="0"/>
      <w:marBottom w:val="0"/>
      <w:divBdr>
        <w:top w:val="none" w:sz="0" w:space="0" w:color="auto"/>
        <w:left w:val="none" w:sz="0" w:space="0" w:color="auto"/>
        <w:bottom w:val="none" w:sz="0" w:space="0" w:color="auto"/>
        <w:right w:val="none" w:sz="0" w:space="0" w:color="auto"/>
      </w:divBdr>
    </w:div>
    <w:div w:id="1595699546">
      <w:marLeft w:val="640"/>
      <w:marRight w:val="0"/>
      <w:marTop w:val="0"/>
      <w:marBottom w:val="0"/>
      <w:divBdr>
        <w:top w:val="none" w:sz="0" w:space="0" w:color="auto"/>
        <w:left w:val="none" w:sz="0" w:space="0" w:color="auto"/>
        <w:bottom w:val="none" w:sz="0" w:space="0" w:color="auto"/>
        <w:right w:val="none" w:sz="0" w:space="0" w:color="auto"/>
      </w:divBdr>
    </w:div>
    <w:div w:id="1595747553">
      <w:marLeft w:val="640"/>
      <w:marRight w:val="0"/>
      <w:marTop w:val="0"/>
      <w:marBottom w:val="0"/>
      <w:divBdr>
        <w:top w:val="none" w:sz="0" w:space="0" w:color="auto"/>
        <w:left w:val="none" w:sz="0" w:space="0" w:color="auto"/>
        <w:bottom w:val="none" w:sz="0" w:space="0" w:color="auto"/>
        <w:right w:val="none" w:sz="0" w:space="0" w:color="auto"/>
      </w:divBdr>
    </w:div>
    <w:div w:id="1595747837">
      <w:marLeft w:val="640"/>
      <w:marRight w:val="0"/>
      <w:marTop w:val="0"/>
      <w:marBottom w:val="0"/>
      <w:divBdr>
        <w:top w:val="none" w:sz="0" w:space="0" w:color="auto"/>
        <w:left w:val="none" w:sz="0" w:space="0" w:color="auto"/>
        <w:bottom w:val="none" w:sz="0" w:space="0" w:color="auto"/>
        <w:right w:val="none" w:sz="0" w:space="0" w:color="auto"/>
      </w:divBdr>
    </w:div>
    <w:div w:id="1595867499">
      <w:marLeft w:val="640"/>
      <w:marRight w:val="0"/>
      <w:marTop w:val="0"/>
      <w:marBottom w:val="0"/>
      <w:divBdr>
        <w:top w:val="none" w:sz="0" w:space="0" w:color="auto"/>
        <w:left w:val="none" w:sz="0" w:space="0" w:color="auto"/>
        <w:bottom w:val="none" w:sz="0" w:space="0" w:color="auto"/>
        <w:right w:val="none" w:sz="0" w:space="0" w:color="auto"/>
      </w:divBdr>
    </w:div>
    <w:div w:id="1595936819">
      <w:marLeft w:val="640"/>
      <w:marRight w:val="0"/>
      <w:marTop w:val="0"/>
      <w:marBottom w:val="0"/>
      <w:divBdr>
        <w:top w:val="none" w:sz="0" w:space="0" w:color="auto"/>
        <w:left w:val="none" w:sz="0" w:space="0" w:color="auto"/>
        <w:bottom w:val="none" w:sz="0" w:space="0" w:color="auto"/>
        <w:right w:val="none" w:sz="0" w:space="0" w:color="auto"/>
      </w:divBdr>
    </w:div>
    <w:div w:id="1595943978">
      <w:marLeft w:val="640"/>
      <w:marRight w:val="0"/>
      <w:marTop w:val="0"/>
      <w:marBottom w:val="0"/>
      <w:divBdr>
        <w:top w:val="none" w:sz="0" w:space="0" w:color="auto"/>
        <w:left w:val="none" w:sz="0" w:space="0" w:color="auto"/>
        <w:bottom w:val="none" w:sz="0" w:space="0" w:color="auto"/>
        <w:right w:val="none" w:sz="0" w:space="0" w:color="auto"/>
      </w:divBdr>
    </w:div>
    <w:div w:id="1596016104">
      <w:marLeft w:val="640"/>
      <w:marRight w:val="0"/>
      <w:marTop w:val="0"/>
      <w:marBottom w:val="0"/>
      <w:divBdr>
        <w:top w:val="none" w:sz="0" w:space="0" w:color="auto"/>
        <w:left w:val="none" w:sz="0" w:space="0" w:color="auto"/>
        <w:bottom w:val="none" w:sz="0" w:space="0" w:color="auto"/>
        <w:right w:val="none" w:sz="0" w:space="0" w:color="auto"/>
      </w:divBdr>
    </w:div>
    <w:div w:id="1596088624">
      <w:marLeft w:val="640"/>
      <w:marRight w:val="0"/>
      <w:marTop w:val="0"/>
      <w:marBottom w:val="0"/>
      <w:divBdr>
        <w:top w:val="none" w:sz="0" w:space="0" w:color="auto"/>
        <w:left w:val="none" w:sz="0" w:space="0" w:color="auto"/>
        <w:bottom w:val="none" w:sz="0" w:space="0" w:color="auto"/>
        <w:right w:val="none" w:sz="0" w:space="0" w:color="auto"/>
      </w:divBdr>
    </w:div>
    <w:div w:id="1596092069">
      <w:marLeft w:val="640"/>
      <w:marRight w:val="0"/>
      <w:marTop w:val="0"/>
      <w:marBottom w:val="0"/>
      <w:divBdr>
        <w:top w:val="none" w:sz="0" w:space="0" w:color="auto"/>
        <w:left w:val="none" w:sz="0" w:space="0" w:color="auto"/>
        <w:bottom w:val="none" w:sz="0" w:space="0" w:color="auto"/>
        <w:right w:val="none" w:sz="0" w:space="0" w:color="auto"/>
      </w:divBdr>
    </w:div>
    <w:div w:id="1596133696">
      <w:marLeft w:val="640"/>
      <w:marRight w:val="0"/>
      <w:marTop w:val="0"/>
      <w:marBottom w:val="0"/>
      <w:divBdr>
        <w:top w:val="none" w:sz="0" w:space="0" w:color="auto"/>
        <w:left w:val="none" w:sz="0" w:space="0" w:color="auto"/>
        <w:bottom w:val="none" w:sz="0" w:space="0" w:color="auto"/>
        <w:right w:val="none" w:sz="0" w:space="0" w:color="auto"/>
      </w:divBdr>
    </w:div>
    <w:div w:id="1596160706">
      <w:marLeft w:val="640"/>
      <w:marRight w:val="0"/>
      <w:marTop w:val="0"/>
      <w:marBottom w:val="0"/>
      <w:divBdr>
        <w:top w:val="none" w:sz="0" w:space="0" w:color="auto"/>
        <w:left w:val="none" w:sz="0" w:space="0" w:color="auto"/>
        <w:bottom w:val="none" w:sz="0" w:space="0" w:color="auto"/>
        <w:right w:val="none" w:sz="0" w:space="0" w:color="auto"/>
      </w:divBdr>
    </w:div>
    <w:div w:id="1596211927">
      <w:marLeft w:val="640"/>
      <w:marRight w:val="0"/>
      <w:marTop w:val="0"/>
      <w:marBottom w:val="0"/>
      <w:divBdr>
        <w:top w:val="none" w:sz="0" w:space="0" w:color="auto"/>
        <w:left w:val="none" w:sz="0" w:space="0" w:color="auto"/>
        <w:bottom w:val="none" w:sz="0" w:space="0" w:color="auto"/>
        <w:right w:val="none" w:sz="0" w:space="0" w:color="auto"/>
      </w:divBdr>
    </w:div>
    <w:div w:id="1596481153">
      <w:marLeft w:val="640"/>
      <w:marRight w:val="0"/>
      <w:marTop w:val="0"/>
      <w:marBottom w:val="0"/>
      <w:divBdr>
        <w:top w:val="none" w:sz="0" w:space="0" w:color="auto"/>
        <w:left w:val="none" w:sz="0" w:space="0" w:color="auto"/>
        <w:bottom w:val="none" w:sz="0" w:space="0" w:color="auto"/>
        <w:right w:val="none" w:sz="0" w:space="0" w:color="auto"/>
      </w:divBdr>
    </w:div>
    <w:div w:id="1596551916">
      <w:marLeft w:val="640"/>
      <w:marRight w:val="0"/>
      <w:marTop w:val="0"/>
      <w:marBottom w:val="0"/>
      <w:divBdr>
        <w:top w:val="none" w:sz="0" w:space="0" w:color="auto"/>
        <w:left w:val="none" w:sz="0" w:space="0" w:color="auto"/>
        <w:bottom w:val="none" w:sz="0" w:space="0" w:color="auto"/>
        <w:right w:val="none" w:sz="0" w:space="0" w:color="auto"/>
      </w:divBdr>
    </w:div>
    <w:div w:id="1596666447">
      <w:marLeft w:val="640"/>
      <w:marRight w:val="0"/>
      <w:marTop w:val="0"/>
      <w:marBottom w:val="0"/>
      <w:divBdr>
        <w:top w:val="none" w:sz="0" w:space="0" w:color="auto"/>
        <w:left w:val="none" w:sz="0" w:space="0" w:color="auto"/>
        <w:bottom w:val="none" w:sz="0" w:space="0" w:color="auto"/>
        <w:right w:val="none" w:sz="0" w:space="0" w:color="auto"/>
      </w:divBdr>
    </w:div>
    <w:div w:id="1596669602">
      <w:marLeft w:val="640"/>
      <w:marRight w:val="0"/>
      <w:marTop w:val="0"/>
      <w:marBottom w:val="0"/>
      <w:divBdr>
        <w:top w:val="none" w:sz="0" w:space="0" w:color="auto"/>
        <w:left w:val="none" w:sz="0" w:space="0" w:color="auto"/>
        <w:bottom w:val="none" w:sz="0" w:space="0" w:color="auto"/>
        <w:right w:val="none" w:sz="0" w:space="0" w:color="auto"/>
      </w:divBdr>
    </w:div>
    <w:div w:id="1596673017">
      <w:marLeft w:val="640"/>
      <w:marRight w:val="0"/>
      <w:marTop w:val="0"/>
      <w:marBottom w:val="0"/>
      <w:divBdr>
        <w:top w:val="none" w:sz="0" w:space="0" w:color="auto"/>
        <w:left w:val="none" w:sz="0" w:space="0" w:color="auto"/>
        <w:bottom w:val="none" w:sz="0" w:space="0" w:color="auto"/>
        <w:right w:val="none" w:sz="0" w:space="0" w:color="auto"/>
      </w:divBdr>
    </w:div>
    <w:div w:id="1596747520">
      <w:marLeft w:val="480"/>
      <w:marRight w:val="0"/>
      <w:marTop w:val="0"/>
      <w:marBottom w:val="0"/>
      <w:divBdr>
        <w:top w:val="none" w:sz="0" w:space="0" w:color="auto"/>
        <w:left w:val="none" w:sz="0" w:space="0" w:color="auto"/>
        <w:bottom w:val="none" w:sz="0" w:space="0" w:color="auto"/>
        <w:right w:val="none" w:sz="0" w:space="0" w:color="auto"/>
      </w:divBdr>
    </w:div>
    <w:div w:id="1596815999">
      <w:marLeft w:val="640"/>
      <w:marRight w:val="0"/>
      <w:marTop w:val="0"/>
      <w:marBottom w:val="0"/>
      <w:divBdr>
        <w:top w:val="none" w:sz="0" w:space="0" w:color="auto"/>
        <w:left w:val="none" w:sz="0" w:space="0" w:color="auto"/>
        <w:bottom w:val="none" w:sz="0" w:space="0" w:color="auto"/>
        <w:right w:val="none" w:sz="0" w:space="0" w:color="auto"/>
      </w:divBdr>
    </w:div>
    <w:div w:id="1596816575">
      <w:marLeft w:val="640"/>
      <w:marRight w:val="0"/>
      <w:marTop w:val="0"/>
      <w:marBottom w:val="0"/>
      <w:divBdr>
        <w:top w:val="none" w:sz="0" w:space="0" w:color="auto"/>
        <w:left w:val="none" w:sz="0" w:space="0" w:color="auto"/>
        <w:bottom w:val="none" w:sz="0" w:space="0" w:color="auto"/>
        <w:right w:val="none" w:sz="0" w:space="0" w:color="auto"/>
      </w:divBdr>
    </w:div>
    <w:div w:id="1597053550">
      <w:marLeft w:val="640"/>
      <w:marRight w:val="0"/>
      <w:marTop w:val="0"/>
      <w:marBottom w:val="0"/>
      <w:divBdr>
        <w:top w:val="none" w:sz="0" w:space="0" w:color="auto"/>
        <w:left w:val="none" w:sz="0" w:space="0" w:color="auto"/>
        <w:bottom w:val="none" w:sz="0" w:space="0" w:color="auto"/>
        <w:right w:val="none" w:sz="0" w:space="0" w:color="auto"/>
      </w:divBdr>
    </w:div>
    <w:div w:id="1597132628">
      <w:marLeft w:val="640"/>
      <w:marRight w:val="0"/>
      <w:marTop w:val="0"/>
      <w:marBottom w:val="0"/>
      <w:divBdr>
        <w:top w:val="none" w:sz="0" w:space="0" w:color="auto"/>
        <w:left w:val="none" w:sz="0" w:space="0" w:color="auto"/>
        <w:bottom w:val="none" w:sz="0" w:space="0" w:color="auto"/>
        <w:right w:val="none" w:sz="0" w:space="0" w:color="auto"/>
      </w:divBdr>
    </w:div>
    <w:div w:id="1597202354">
      <w:marLeft w:val="640"/>
      <w:marRight w:val="0"/>
      <w:marTop w:val="0"/>
      <w:marBottom w:val="0"/>
      <w:divBdr>
        <w:top w:val="none" w:sz="0" w:space="0" w:color="auto"/>
        <w:left w:val="none" w:sz="0" w:space="0" w:color="auto"/>
        <w:bottom w:val="none" w:sz="0" w:space="0" w:color="auto"/>
        <w:right w:val="none" w:sz="0" w:space="0" w:color="auto"/>
      </w:divBdr>
    </w:div>
    <w:div w:id="1597596171">
      <w:marLeft w:val="640"/>
      <w:marRight w:val="0"/>
      <w:marTop w:val="0"/>
      <w:marBottom w:val="0"/>
      <w:divBdr>
        <w:top w:val="none" w:sz="0" w:space="0" w:color="auto"/>
        <w:left w:val="none" w:sz="0" w:space="0" w:color="auto"/>
        <w:bottom w:val="none" w:sz="0" w:space="0" w:color="auto"/>
        <w:right w:val="none" w:sz="0" w:space="0" w:color="auto"/>
      </w:divBdr>
    </w:div>
    <w:div w:id="1597597168">
      <w:marLeft w:val="640"/>
      <w:marRight w:val="0"/>
      <w:marTop w:val="0"/>
      <w:marBottom w:val="0"/>
      <w:divBdr>
        <w:top w:val="none" w:sz="0" w:space="0" w:color="auto"/>
        <w:left w:val="none" w:sz="0" w:space="0" w:color="auto"/>
        <w:bottom w:val="none" w:sz="0" w:space="0" w:color="auto"/>
        <w:right w:val="none" w:sz="0" w:space="0" w:color="auto"/>
      </w:divBdr>
    </w:div>
    <w:div w:id="1597637743">
      <w:marLeft w:val="640"/>
      <w:marRight w:val="0"/>
      <w:marTop w:val="0"/>
      <w:marBottom w:val="0"/>
      <w:divBdr>
        <w:top w:val="none" w:sz="0" w:space="0" w:color="auto"/>
        <w:left w:val="none" w:sz="0" w:space="0" w:color="auto"/>
        <w:bottom w:val="none" w:sz="0" w:space="0" w:color="auto"/>
        <w:right w:val="none" w:sz="0" w:space="0" w:color="auto"/>
      </w:divBdr>
    </w:div>
    <w:div w:id="1597664423">
      <w:marLeft w:val="640"/>
      <w:marRight w:val="0"/>
      <w:marTop w:val="0"/>
      <w:marBottom w:val="0"/>
      <w:divBdr>
        <w:top w:val="none" w:sz="0" w:space="0" w:color="auto"/>
        <w:left w:val="none" w:sz="0" w:space="0" w:color="auto"/>
        <w:bottom w:val="none" w:sz="0" w:space="0" w:color="auto"/>
        <w:right w:val="none" w:sz="0" w:space="0" w:color="auto"/>
      </w:divBdr>
    </w:div>
    <w:div w:id="1597668347">
      <w:marLeft w:val="640"/>
      <w:marRight w:val="0"/>
      <w:marTop w:val="0"/>
      <w:marBottom w:val="0"/>
      <w:divBdr>
        <w:top w:val="none" w:sz="0" w:space="0" w:color="auto"/>
        <w:left w:val="none" w:sz="0" w:space="0" w:color="auto"/>
        <w:bottom w:val="none" w:sz="0" w:space="0" w:color="auto"/>
        <w:right w:val="none" w:sz="0" w:space="0" w:color="auto"/>
      </w:divBdr>
    </w:div>
    <w:div w:id="1597862031">
      <w:marLeft w:val="640"/>
      <w:marRight w:val="0"/>
      <w:marTop w:val="0"/>
      <w:marBottom w:val="0"/>
      <w:divBdr>
        <w:top w:val="none" w:sz="0" w:space="0" w:color="auto"/>
        <w:left w:val="none" w:sz="0" w:space="0" w:color="auto"/>
        <w:bottom w:val="none" w:sz="0" w:space="0" w:color="auto"/>
        <w:right w:val="none" w:sz="0" w:space="0" w:color="auto"/>
      </w:divBdr>
    </w:div>
    <w:div w:id="1597865962">
      <w:marLeft w:val="640"/>
      <w:marRight w:val="0"/>
      <w:marTop w:val="0"/>
      <w:marBottom w:val="0"/>
      <w:divBdr>
        <w:top w:val="none" w:sz="0" w:space="0" w:color="auto"/>
        <w:left w:val="none" w:sz="0" w:space="0" w:color="auto"/>
        <w:bottom w:val="none" w:sz="0" w:space="0" w:color="auto"/>
        <w:right w:val="none" w:sz="0" w:space="0" w:color="auto"/>
      </w:divBdr>
    </w:div>
    <w:div w:id="1597901175">
      <w:marLeft w:val="640"/>
      <w:marRight w:val="0"/>
      <w:marTop w:val="0"/>
      <w:marBottom w:val="0"/>
      <w:divBdr>
        <w:top w:val="none" w:sz="0" w:space="0" w:color="auto"/>
        <w:left w:val="none" w:sz="0" w:space="0" w:color="auto"/>
        <w:bottom w:val="none" w:sz="0" w:space="0" w:color="auto"/>
        <w:right w:val="none" w:sz="0" w:space="0" w:color="auto"/>
      </w:divBdr>
    </w:div>
    <w:div w:id="1597903203">
      <w:marLeft w:val="640"/>
      <w:marRight w:val="0"/>
      <w:marTop w:val="0"/>
      <w:marBottom w:val="0"/>
      <w:divBdr>
        <w:top w:val="none" w:sz="0" w:space="0" w:color="auto"/>
        <w:left w:val="none" w:sz="0" w:space="0" w:color="auto"/>
        <w:bottom w:val="none" w:sz="0" w:space="0" w:color="auto"/>
        <w:right w:val="none" w:sz="0" w:space="0" w:color="auto"/>
      </w:divBdr>
    </w:div>
    <w:div w:id="1598051161">
      <w:marLeft w:val="640"/>
      <w:marRight w:val="0"/>
      <w:marTop w:val="0"/>
      <w:marBottom w:val="0"/>
      <w:divBdr>
        <w:top w:val="none" w:sz="0" w:space="0" w:color="auto"/>
        <w:left w:val="none" w:sz="0" w:space="0" w:color="auto"/>
        <w:bottom w:val="none" w:sz="0" w:space="0" w:color="auto"/>
        <w:right w:val="none" w:sz="0" w:space="0" w:color="auto"/>
      </w:divBdr>
    </w:div>
    <w:div w:id="1598052605">
      <w:marLeft w:val="640"/>
      <w:marRight w:val="0"/>
      <w:marTop w:val="0"/>
      <w:marBottom w:val="0"/>
      <w:divBdr>
        <w:top w:val="none" w:sz="0" w:space="0" w:color="auto"/>
        <w:left w:val="none" w:sz="0" w:space="0" w:color="auto"/>
        <w:bottom w:val="none" w:sz="0" w:space="0" w:color="auto"/>
        <w:right w:val="none" w:sz="0" w:space="0" w:color="auto"/>
      </w:divBdr>
    </w:div>
    <w:div w:id="1598102211">
      <w:marLeft w:val="640"/>
      <w:marRight w:val="0"/>
      <w:marTop w:val="0"/>
      <w:marBottom w:val="0"/>
      <w:divBdr>
        <w:top w:val="none" w:sz="0" w:space="0" w:color="auto"/>
        <w:left w:val="none" w:sz="0" w:space="0" w:color="auto"/>
        <w:bottom w:val="none" w:sz="0" w:space="0" w:color="auto"/>
        <w:right w:val="none" w:sz="0" w:space="0" w:color="auto"/>
      </w:divBdr>
    </w:div>
    <w:div w:id="1598246566">
      <w:marLeft w:val="640"/>
      <w:marRight w:val="0"/>
      <w:marTop w:val="0"/>
      <w:marBottom w:val="0"/>
      <w:divBdr>
        <w:top w:val="none" w:sz="0" w:space="0" w:color="auto"/>
        <w:left w:val="none" w:sz="0" w:space="0" w:color="auto"/>
        <w:bottom w:val="none" w:sz="0" w:space="0" w:color="auto"/>
        <w:right w:val="none" w:sz="0" w:space="0" w:color="auto"/>
      </w:divBdr>
    </w:div>
    <w:div w:id="1598247246">
      <w:marLeft w:val="640"/>
      <w:marRight w:val="0"/>
      <w:marTop w:val="0"/>
      <w:marBottom w:val="0"/>
      <w:divBdr>
        <w:top w:val="none" w:sz="0" w:space="0" w:color="auto"/>
        <w:left w:val="none" w:sz="0" w:space="0" w:color="auto"/>
        <w:bottom w:val="none" w:sz="0" w:space="0" w:color="auto"/>
        <w:right w:val="none" w:sz="0" w:space="0" w:color="auto"/>
      </w:divBdr>
    </w:div>
    <w:div w:id="1598370046">
      <w:marLeft w:val="640"/>
      <w:marRight w:val="0"/>
      <w:marTop w:val="0"/>
      <w:marBottom w:val="0"/>
      <w:divBdr>
        <w:top w:val="none" w:sz="0" w:space="0" w:color="auto"/>
        <w:left w:val="none" w:sz="0" w:space="0" w:color="auto"/>
        <w:bottom w:val="none" w:sz="0" w:space="0" w:color="auto"/>
        <w:right w:val="none" w:sz="0" w:space="0" w:color="auto"/>
      </w:divBdr>
    </w:div>
    <w:div w:id="1598517562">
      <w:marLeft w:val="640"/>
      <w:marRight w:val="0"/>
      <w:marTop w:val="0"/>
      <w:marBottom w:val="0"/>
      <w:divBdr>
        <w:top w:val="none" w:sz="0" w:space="0" w:color="auto"/>
        <w:left w:val="none" w:sz="0" w:space="0" w:color="auto"/>
        <w:bottom w:val="none" w:sz="0" w:space="0" w:color="auto"/>
        <w:right w:val="none" w:sz="0" w:space="0" w:color="auto"/>
      </w:divBdr>
    </w:div>
    <w:div w:id="1598557921">
      <w:marLeft w:val="640"/>
      <w:marRight w:val="0"/>
      <w:marTop w:val="0"/>
      <w:marBottom w:val="0"/>
      <w:divBdr>
        <w:top w:val="none" w:sz="0" w:space="0" w:color="auto"/>
        <w:left w:val="none" w:sz="0" w:space="0" w:color="auto"/>
        <w:bottom w:val="none" w:sz="0" w:space="0" w:color="auto"/>
        <w:right w:val="none" w:sz="0" w:space="0" w:color="auto"/>
      </w:divBdr>
    </w:div>
    <w:div w:id="1598564480">
      <w:marLeft w:val="640"/>
      <w:marRight w:val="0"/>
      <w:marTop w:val="0"/>
      <w:marBottom w:val="0"/>
      <w:divBdr>
        <w:top w:val="none" w:sz="0" w:space="0" w:color="auto"/>
        <w:left w:val="none" w:sz="0" w:space="0" w:color="auto"/>
        <w:bottom w:val="none" w:sz="0" w:space="0" w:color="auto"/>
        <w:right w:val="none" w:sz="0" w:space="0" w:color="auto"/>
      </w:divBdr>
    </w:div>
    <w:div w:id="1598639175">
      <w:marLeft w:val="640"/>
      <w:marRight w:val="0"/>
      <w:marTop w:val="0"/>
      <w:marBottom w:val="0"/>
      <w:divBdr>
        <w:top w:val="none" w:sz="0" w:space="0" w:color="auto"/>
        <w:left w:val="none" w:sz="0" w:space="0" w:color="auto"/>
        <w:bottom w:val="none" w:sz="0" w:space="0" w:color="auto"/>
        <w:right w:val="none" w:sz="0" w:space="0" w:color="auto"/>
      </w:divBdr>
    </w:div>
    <w:div w:id="1598706421">
      <w:marLeft w:val="640"/>
      <w:marRight w:val="0"/>
      <w:marTop w:val="0"/>
      <w:marBottom w:val="0"/>
      <w:divBdr>
        <w:top w:val="none" w:sz="0" w:space="0" w:color="auto"/>
        <w:left w:val="none" w:sz="0" w:space="0" w:color="auto"/>
        <w:bottom w:val="none" w:sz="0" w:space="0" w:color="auto"/>
        <w:right w:val="none" w:sz="0" w:space="0" w:color="auto"/>
      </w:divBdr>
    </w:div>
    <w:div w:id="1598827873">
      <w:marLeft w:val="640"/>
      <w:marRight w:val="0"/>
      <w:marTop w:val="0"/>
      <w:marBottom w:val="0"/>
      <w:divBdr>
        <w:top w:val="none" w:sz="0" w:space="0" w:color="auto"/>
        <w:left w:val="none" w:sz="0" w:space="0" w:color="auto"/>
        <w:bottom w:val="none" w:sz="0" w:space="0" w:color="auto"/>
        <w:right w:val="none" w:sz="0" w:space="0" w:color="auto"/>
      </w:divBdr>
    </w:div>
    <w:div w:id="1598831361">
      <w:marLeft w:val="640"/>
      <w:marRight w:val="0"/>
      <w:marTop w:val="0"/>
      <w:marBottom w:val="0"/>
      <w:divBdr>
        <w:top w:val="none" w:sz="0" w:space="0" w:color="auto"/>
        <w:left w:val="none" w:sz="0" w:space="0" w:color="auto"/>
        <w:bottom w:val="none" w:sz="0" w:space="0" w:color="auto"/>
        <w:right w:val="none" w:sz="0" w:space="0" w:color="auto"/>
      </w:divBdr>
    </w:div>
    <w:div w:id="1598832282">
      <w:marLeft w:val="640"/>
      <w:marRight w:val="0"/>
      <w:marTop w:val="0"/>
      <w:marBottom w:val="0"/>
      <w:divBdr>
        <w:top w:val="none" w:sz="0" w:space="0" w:color="auto"/>
        <w:left w:val="none" w:sz="0" w:space="0" w:color="auto"/>
        <w:bottom w:val="none" w:sz="0" w:space="0" w:color="auto"/>
        <w:right w:val="none" w:sz="0" w:space="0" w:color="auto"/>
      </w:divBdr>
    </w:div>
    <w:div w:id="1598832478">
      <w:marLeft w:val="640"/>
      <w:marRight w:val="0"/>
      <w:marTop w:val="0"/>
      <w:marBottom w:val="0"/>
      <w:divBdr>
        <w:top w:val="none" w:sz="0" w:space="0" w:color="auto"/>
        <w:left w:val="none" w:sz="0" w:space="0" w:color="auto"/>
        <w:bottom w:val="none" w:sz="0" w:space="0" w:color="auto"/>
        <w:right w:val="none" w:sz="0" w:space="0" w:color="auto"/>
      </w:divBdr>
    </w:div>
    <w:div w:id="1598902896">
      <w:marLeft w:val="640"/>
      <w:marRight w:val="0"/>
      <w:marTop w:val="0"/>
      <w:marBottom w:val="0"/>
      <w:divBdr>
        <w:top w:val="none" w:sz="0" w:space="0" w:color="auto"/>
        <w:left w:val="none" w:sz="0" w:space="0" w:color="auto"/>
        <w:bottom w:val="none" w:sz="0" w:space="0" w:color="auto"/>
        <w:right w:val="none" w:sz="0" w:space="0" w:color="auto"/>
      </w:divBdr>
    </w:div>
    <w:div w:id="1598977290">
      <w:marLeft w:val="640"/>
      <w:marRight w:val="0"/>
      <w:marTop w:val="0"/>
      <w:marBottom w:val="0"/>
      <w:divBdr>
        <w:top w:val="none" w:sz="0" w:space="0" w:color="auto"/>
        <w:left w:val="none" w:sz="0" w:space="0" w:color="auto"/>
        <w:bottom w:val="none" w:sz="0" w:space="0" w:color="auto"/>
        <w:right w:val="none" w:sz="0" w:space="0" w:color="auto"/>
      </w:divBdr>
    </w:div>
    <w:div w:id="1599287531">
      <w:marLeft w:val="640"/>
      <w:marRight w:val="0"/>
      <w:marTop w:val="0"/>
      <w:marBottom w:val="0"/>
      <w:divBdr>
        <w:top w:val="none" w:sz="0" w:space="0" w:color="auto"/>
        <w:left w:val="none" w:sz="0" w:space="0" w:color="auto"/>
        <w:bottom w:val="none" w:sz="0" w:space="0" w:color="auto"/>
        <w:right w:val="none" w:sz="0" w:space="0" w:color="auto"/>
      </w:divBdr>
    </w:div>
    <w:div w:id="1599294329">
      <w:marLeft w:val="640"/>
      <w:marRight w:val="0"/>
      <w:marTop w:val="0"/>
      <w:marBottom w:val="0"/>
      <w:divBdr>
        <w:top w:val="none" w:sz="0" w:space="0" w:color="auto"/>
        <w:left w:val="none" w:sz="0" w:space="0" w:color="auto"/>
        <w:bottom w:val="none" w:sz="0" w:space="0" w:color="auto"/>
        <w:right w:val="none" w:sz="0" w:space="0" w:color="auto"/>
      </w:divBdr>
    </w:div>
    <w:div w:id="1599369118">
      <w:marLeft w:val="640"/>
      <w:marRight w:val="0"/>
      <w:marTop w:val="0"/>
      <w:marBottom w:val="0"/>
      <w:divBdr>
        <w:top w:val="none" w:sz="0" w:space="0" w:color="auto"/>
        <w:left w:val="none" w:sz="0" w:space="0" w:color="auto"/>
        <w:bottom w:val="none" w:sz="0" w:space="0" w:color="auto"/>
        <w:right w:val="none" w:sz="0" w:space="0" w:color="auto"/>
      </w:divBdr>
    </w:div>
    <w:div w:id="1599408021">
      <w:marLeft w:val="640"/>
      <w:marRight w:val="0"/>
      <w:marTop w:val="0"/>
      <w:marBottom w:val="0"/>
      <w:divBdr>
        <w:top w:val="none" w:sz="0" w:space="0" w:color="auto"/>
        <w:left w:val="none" w:sz="0" w:space="0" w:color="auto"/>
        <w:bottom w:val="none" w:sz="0" w:space="0" w:color="auto"/>
        <w:right w:val="none" w:sz="0" w:space="0" w:color="auto"/>
      </w:divBdr>
    </w:div>
    <w:div w:id="1599483001">
      <w:marLeft w:val="640"/>
      <w:marRight w:val="0"/>
      <w:marTop w:val="0"/>
      <w:marBottom w:val="0"/>
      <w:divBdr>
        <w:top w:val="none" w:sz="0" w:space="0" w:color="auto"/>
        <w:left w:val="none" w:sz="0" w:space="0" w:color="auto"/>
        <w:bottom w:val="none" w:sz="0" w:space="0" w:color="auto"/>
        <w:right w:val="none" w:sz="0" w:space="0" w:color="auto"/>
      </w:divBdr>
    </w:div>
    <w:div w:id="1599563298">
      <w:marLeft w:val="640"/>
      <w:marRight w:val="0"/>
      <w:marTop w:val="0"/>
      <w:marBottom w:val="0"/>
      <w:divBdr>
        <w:top w:val="none" w:sz="0" w:space="0" w:color="auto"/>
        <w:left w:val="none" w:sz="0" w:space="0" w:color="auto"/>
        <w:bottom w:val="none" w:sz="0" w:space="0" w:color="auto"/>
        <w:right w:val="none" w:sz="0" w:space="0" w:color="auto"/>
      </w:divBdr>
    </w:div>
    <w:div w:id="1599634698">
      <w:marLeft w:val="640"/>
      <w:marRight w:val="0"/>
      <w:marTop w:val="0"/>
      <w:marBottom w:val="0"/>
      <w:divBdr>
        <w:top w:val="none" w:sz="0" w:space="0" w:color="auto"/>
        <w:left w:val="none" w:sz="0" w:space="0" w:color="auto"/>
        <w:bottom w:val="none" w:sz="0" w:space="0" w:color="auto"/>
        <w:right w:val="none" w:sz="0" w:space="0" w:color="auto"/>
      </w:divBdr>
    </w:div>
    <w:div w:id="1599675923">
      <w:marLeft w:val="640"/>
      <w:marRight w:val="0"/>
      <w:marTop w:val="0"/>
      <w:marBottom w:val="0"/>
      <w:divBdr>
        <w:top w:val="none" w:sz="0" w:space="0" w:color="auto"/>
        <w:left w:val="none" w:sz="0" w:space="0" w:color="auto"/>
        <w:bottom w:val="none" w:sz="0" w:space="0" w:color="auto"/>
        <w:right w:val="none" w:sz="0" w:space="0" w:color="auto"/>
      </w:divBdr>
    </w:div>
    <w:div w:id="1599831561">
      <w:marLeft w:val="640"/>
      <w:marRight w:val="0"/>
      <w:marTop w:val="0"/>
      <w:marBottom w:val="0"/>
      <w:divBdr>
        <w:top w:val="none" w:sz="0" w:space="0" w:color="auto"/>
        <w:left w:val="none" w:sz="0" w:space="0" w:color="auto"/>
        <w:bottom w:val="none" w:sz="0" w:space="0" w:color="auto"/>
        <w:right w:val="none" w:sz="0" w:space="0" w:color="auto"/>
      </w:divBdr>
    </w:div>
    <w:div w:id="1600018405">
      <w:marLeft w:val="640"/>
      <w:marRight w:val="0"/>
      <w:marTop w:val="0"/>
      <w:marBottom w:val="0"/>
      <w:divBdr>
        <w:top w:val="none" w:sz="0" w:space="0" w:color="auto"/>
        <w:left w:val="none" w:sz="0" w:space="0" w:color="auto"/>
        <w:bottom w:val="none" w:sz="0" w:space="0" w:color="auto"/>
        <w:right w:val="none" w:sz="0" w:space="0" w:color="auto"/>
      </w:divBdr>
    </w:div>
    <w:div w:id="1600142441">
      <w:marLeft w:val="640"/>
      <w:marRight w:val="0"/>
      <w:marTop w:val="0"/>
      <w:marBottom w:val="0"/>
      <w:divBdr>
        <w:top w:val="none" w:sz="0" w:space="0" w:color="auto"/>
        <w:left w:val="none" w:sz="0" w:space="0" w:color="auto"/>
        <w:bottom w:val="none" w:sz="0" w:space="0" w:color="auto"/>
        <w:right w:val="none" w:sz="0" w:space="0" w:color="auto"/>
      </w:divBdr>
    </w:div>
    <w:div w:id="1600209911">
      <w:marLeft w:val="640"/>
      <w:marRight w:val="0"/>
      <w:marTop w:val="0"/>
      <w:marBottom w:val="0"/>
      <w:divBdr>
        <w:top w:val="none" w:sz="0" w:space="0" w:color="auto"/>
        <w:left w:val="none" w:sz="0" w:space="0" w:color="auto"/>
        <w:bottom w:val="none" w:sz="0" w:space="0" w:color="auto"/>
        <w:right w:val="none" w:sz="0" w:space="0" w:color="auto"/>
      </w:divBdr>
    </w:div>
    <w:div w:id="1600288149">
      <w:marLeft w:val="640"/>
      <w:marRight w:val="0"/>
      <w:marTop w:val="0"/>
      <w:marBottom w:val="0"/>
      <w:divBdr>
        <w:top w:val="none" w:sz="0" w:space="0" w:color="auto"/>
        <w:left w:val="none" w:sz="0" w:space="0" w:color="auto"/>
        <w:bottom w:val="none" w:sz="0" w:space="0" w:color="auto"/>
        <w:right w:val="none" w:sz="0" w:space="0" w:color="auto"/>
      </w:divBdr>
    </w:div>
    <w:div w:id="1600330046">
      <w:marLeft w:val="640"/>
      <w:marRight w:val="0"/>
      <w:marTop w:val="0"/>
      <w:marBottom w:val="0"/>
      <w:divBdr>
        <w:top w:val="none" w:sz="0" w:space="0" w:color="auto"/>
        <w:left w:val="none" w:sz="0" w:space="0" w:color="auto"/>
        <w:bottom w:val="none" w:sz="0" w:space="0" w:color="auto"/>
        <w:right w:val="none" w:sz="0" w:space="0" w:color="auto"/>
      </w:divBdr>
    </w:div>
    <w:div w:id="1600331329">
      <w:marLeft w:val="640"/>
      <w:marRight w:val="0"/>
      <w:marTop w:val="0"/>
      <w:marBottom w:val="0"/>
      <w:divBdr>
        <w:top w:val="none" w:sz="0" w:space="0" w:color="auto"/>
        <w:left w:val="none" w:sz="0" w:space="0" w:color="auto"/>
        <w:bottom w:val="none" w:sz="0" w:space="0" w:color="auto"/>
        <w:right w:val="none" w:sz="0" w:space="0" w:color="auto"/>
      </w:divBdr>
    </w:div>
    <w:div w:id="1600332210">
      <w:marLeft w:val="640"/>
      <w:marRight w:val="0"/>
      <w:marTop w:val="0"/>
      <w:marBottom w:val="0"/>
      <w:divBdr>
        <w:top w:val="none" w:sz="0" w:space="0" w:color="auto"/>
        <w:left w:val="none" w:sz="0" w:space="0" w:color="auto"/>
        <w:bottom w:val="none" w:sz="0" w:space="0" w:color="auto"/>
        <w:right w:val="none" w:sz="0" w:space="0" w:color="auto"/>
      </w:divBdr>
    </w:div>
    <w:div w:id="1600336788">
      <w:marLeft w:val="640"/>
      <w:marRight w:val="0"/>
      <w:marTop w:val="0"/>
      <w:marBottom w:val="0"/>
      <w:divBdr>
        <w:top w:val="none" w:sz="0" w:space="0" w:color="auto"/>
        <w:left w:val="none" w:sz="0" w:space="0" w:color="auto"/>
        <w:bottom w:val="none" w:sz="0" w:space="0" w:color="auto"/>
        <w:right w:val="none" w:sz="0" w:space="0" w:color="auto"/>
      </w:divBdr>
    </w:div>
    <w:div w:id="1600403539">
      <w:marLeft w:val="640"/>
      <w:marRight w:val="0"/>
      <w:marTop w:val="0"/>
      <w:marBottom w:val="0"/>
      <w:divBdr>
        <w:top w:val="none" w:sz="0" w:space="0" w:color="auto"/>
        <w:left w:val="none" w:sz="0" w:space="0" w:color="auto"/>
        <w:bottom w:val="none" w:sz="0" w:space="0" w:color="auto"/>
        <w:right w:val="none" w:sz="0" w:space="0" w:color="auto"/>
      </w:divBdr>
    </w:div>
    <w:div w:id="1600406765">
      <w:marLeft w:val="640"/>
      <w:marRight w:val="0"/>
      <w:marTop w:val="0"/>
      <w:marBottom w:val="0"/>
      <w:divBdr>
        <w:top w:val="none" w:sz="0" w:space="0" w:color="auto"/>
        <w:left w:val="none" w:sz="0" w:space="0" w:color="auto"/>
        <w:bottom w:val="none" w:sz="0" w:space="0" w:color="auto"/>
        <w:right w:val="none" w:sz="0" w:space="0" w:color="auto"/>
      </w:divBdr>
    </w:div>
    <w:div w:id="1600411524">
      <w:marLeft w:val="640"/>
      <w:marRight w:val="0"/>
      <w:marTop w:val="0"/>
      <w:marBottom w:val="0"/>
      <w:divBdr>
        <w:top w:val="none" w:sz="0" w:space="0" w:color="auto"/>
        <w:left w:val="none" w:sz="0" w:space="0" w:color="auto"/>
        <w:bottom w:val="none" w:sz="0" w:space="0" w:color="auto"/>
        <w:right w:val="none" w:sz="0" w:space="0" w:color="auto"/>
      </w:divBdr>
    </w:div>
    <w:div w:id="1600598005">
      <w:marLeft w:val="640"/>
      <w:marRight w:val="0"/>
      <w:marTop w:val="0"/>
      <w:marBottom w:val="0"/>
      <w:divBdr>
        <w:top w:val="none" w:sz="0" w:space="0" w:color="auto"/>
        <w:left w:val="none" w:sz="0" w:space="0" w:color="auto"/>
        <w:bottom w:val="none" w:sz="0" w:space="0" w:color="auto"/>
        <w:right w:val="none" w:sz="0" w:space="0" w:color="auto"/>
      </w:divBdr>
    </w:div>
    <w:div w:id="1600674260">
      <w:marLeft w:val="640"/>
      <w:marRight w:val="0"/>
      <w:marTop w:val="0"/>
      <w:marBottom w:val="0"/>
      <w:divBdr>
        <w:top w:val="none" w:sz="0" w:space="0" w:color="auto"/>
        <w:left w:val="none" w:sz="0" w:space="0" w:color="auto"/>
        <w:bottom w:val="none" w:sz="0" w:space="0" w:color="auto"/>
        <w:right w:val="none" w:sz="0" w:space="0" w:color="auto"/>
      </w:divBdr>
    </w:div>
    <w:div w:id="1600674261">
      <w:marLeft w:val="640"/>
      <w:marRight w:val="0"/>
      <w:marTop w:val="0"/>
      <w:marBottom w:val="0"/>
      <w:divBdr>
        <w:top w:val="none" w:sz="0" w:space="0" w:color="auto"/>
        <w:left w:val="none" w:sz="0" w:space="0" w:color="auto"/>
        <w:bottom w:val="none" w:sz="0" w:space="0" w:color="auto"/>
        <w:right w:val="none" w:sz="0" w:space="0" w:color="auto"/>
      </w:divBdr>
    </w:div>
    <w:div w:id="1600719183">
      <w:marLeft w:val="640"/>
      <w:marRight w:val="0"/>
      <w:marTop w:val="0"/>
      <w:marBottom w:val="0"/>
      <w:divBdr>
        <w:top w:val="none" w:sz="0" w:space="0" w:color="auto"/>
        <w:left w:val="none" w:sz="0" w:space="0" w:color="auto"/>
        <w:bottom w:val="none" w:sz="0" w:space="0" w:color="auto"/>
        <w:right w:val="none" w:sz="0" w:space="0" w:color="auto"/>
      </w:divBdr>
    </w:div>
    <w:div w:id="1600719256">
      <w:marLeft w:val="640"/>
      <w:marRight w:val="0"/>
      <w:marTop w:val="0"/>
      <w:marBottom w:val="0"/>
      <w:divBdr>
        <w:top w:val="none" w:sz="0" w:space="0" w:color="auto"/>
        <w:left w:val="none" w:sz="0" w:space="0" w:color="auto"/>
        <w:bottom w:val="none" w:sz="0" w:space="0" w:color="auto"/>
        <w:right w:val="none" w:sz="0" w:space="0" w:color="auto"/>
      </w:divBdr>
    </w:div>
    <w:div w:id="1600793611">
      <w:marLeft w:val="640"/>
      <w:marRight w:val="0"/>
      <w:marTop w:val="0"/>
      <w:marBottom w:val="0"/>
      <w:divBdr>
        <w:top w:val="none" w:sz="0" w:space="0" w:color="auto"/>
        <w:left w:val="none" w:sz="0" w:space="0" w:color="auto"/>
        <w:bottom w:val="none" w:sz="0" w:space="0" w:color="auto"/>
        <w:right w:val="none" w:sz="0" w:space="0" w:color="auto"/>
      </w:divBdr>
    </w:div>
    <w:div w:id="1600795776">
      <w:marLeft w:val="640"/>
      <w:marRight w:val="0"/>
      <w:marTop w:val="0"/>
      <w:marBottom w:val="0"/>
      <w:divBdr>
        <w:top w:val="none" w:sz="0" w:space="0" w:color="auto"/>
        <w:left w:val="none" w:sz="0" w:space="0" w:color="auto"/>
        <w:bottom w:val="none" w:sz="0" w:space="0" w:color="auto"/>
        <w:right w:val="none" w:sz="0" w:space="0" w:color="auto"/>
      </w:divBdr>
    </w:div>
    <w:div w:id="1600871162">
      <w:marLeft w:val="640"/>
      <w:marRight w:val="0"/>
      <w:marTop w:val="0"/>
      <w:marBottom w:val="0"/>
      <w:divBdr>
        <w:top w:val="none" w:sz="0" w:space="0" w:color="auto"/>
        <w:left w:val="none" w:sz="0" w:space="0" w:color="auto"/>
        <w:bottom w:val="none" w:sz="0" w:space="0" w:color="auto"/>
        <w:right w:val="none" w:sz="0" w:space="0" w:color="auto"/>
      </w:divBdr>
    </w:div>
    <w:div w:id="1600871658">
      <w:marLeft w:val="640"/>
      <w:marRight w:val="0"/>
      <w:marTop w:val="0"/>
      <w:marBottom w:val="0"/>
      <w:divBdr>
        <w:top w:val="none" w:sz="0" w:space="0" w:color="auto"/>
        <w:left w:val="none" w:sz="0" w:space="0" w:color="auto"/>
        <w:bottom w:val="none" w:sz="0" w:space="0" w:color="auto"/>
        <w:right w:val="none" w:sz="0" w:space="0" w:color="auto"/>
      </w:divBdr>
    </w:div>
    <w:div w:id="1600874503">
      <w:marLeft w:val="640"/>
      <w:marRight w:val="0"/>
      <w:marTop w:val="0"/>
      <w:marBottom w:val="0"/>
      <w:divBdr>
        <w:top w:val="none" w:sz="0" w:space="0" w:color="auto"/>
        <w:left w:val="none" w:sz="0" w:space="0" w:color="auto"/>
        <w:bottom w:val="none" w:sz="0" w:space="0" w:color="auto"/>
        <w:right w:val="none" w:sz="0" w:space="0" w:color="auto"/>
      </w:divBdr>
    </w:div>
    <w:div w:id="1600915406">
      <w:marLeft w:val="640"/>
      <w:marRight w:val="0"/>
      <w:marTop w:val="0"/>
      <w:marBottom w:val="0"/>
      <w:divBdr>
        <w:top w:val="none" w:sz="0" w:space="0" w:color="auto"/>
        <w:left w:val="none" w:sz="0" w:space="0" w:color="auto"/>
        <w:bottom w:val="none" w:sz="0" w:space="0" w:color="auto"/>
        <w:right w:val="none" w:sz="0" w:space="0" w:color="auto"/>
      </w:divBdr>
    </w:div>
    <w:div w:id="1600943029">
      <w:marLeft w:val="640"/>
      <w:marRight w:val="0"/>
      <w:marTop w:val="0"/>
      <w:marBottom w:val="0"/>
      <w:divBdr>
        <w:top w:val="none" w:sz="0" w:space="0" w:color="auto"/>
        <w:left w:val="none" w:sz="0" w:space="0" w:color="auto"/>
        <w:bottom w:val="none" w:sz="0" w:space="0" w:color="auto"/>
        <w:right w:val="none" w:sz="0" w:space="0" w:color="auto"/>
      </w:divBdr>
    </w:div>
    <w:div w:id="1601135783">
      <w:marLeft w:val="640"/>
      <w:marRight w:val="0"/>
      <w:marTop w:val="0"/>
      <w:marBottom w:val="0"/>
      <w:divBdr>
        <w:top w:val="none" w:sz="0" w:space="0" w:color="auto"/>
        <w:left w:val="none" w:sz="0" w:space="0" w:color="auto"/>
        <w:bottom w:val="none" w:sz="0" w:space="0" w:color="auto"/>
        <w:right w:val="none" w:sz="0" w:space="0" w:color="auto"/>
      </w:divBdr>
    </w:div>
    <w:div w:id="1601182315">
      <w:marLeft w:val="640"/>
      <w:marRight w:val="0"/>
      <w:marTop w:val="0"/>
      <w:marBottom w:val="0"/>
      <w:divBdr>
        <w:top w:val="none" w:sz="0" w:space="0" w:color="auto"/>
        <w:left w:val="none" w:sz="0" w:space="0" w:color="auto"/>
        <w:bottom w:val="none" w:sz="0" w:space="0" w:color="auto"/>
        <w:right w:val="none" w:sz="0" w:space="0" w:color="auto"/>
      </w:divBdr>
    </w:div>
    <w:div w:id="1601251829">
      <w:marLeft w:val="640"/>
      <w:marRight w:val="0"/>
      <w:marTop w:val="0"/>
      <w:marBottom w:val="0"/>
      <w:divBdr>
        <w:top w:val="none" w:sz="0" w:space="0" w:color="auto"/>
        <w:left w:val="none" w:sz="0" w:space="0" w:color="auto"/>
        <w:bottom w:val="none" w:sz="0" w:space="0" w:color="auto"/>
        <w:right w:val="none" w:sz="0" w:space="0" w:color="auto"/>
      </w:divBdr>
    </w:div>
    <w:div w:id="1601259400">
      <w:marLeft w:val="640"/>
      <w:marRight w:val="0"/>
      <w:marTop w:val="0"/>
      <w:marBottom w:val="0"/>
      <w:divBdr>
        <w:top w:val="none" w:sz="0" w:space="0" w:color="auto"/>
        <w:left w:val="none" w:sz="0" w:space="0" w:color="auto"/>
        <w:bottom w:val="none" w:sz="0" w:space="0" w:color="auto"/>
        <w:right w:val="none" w:sz="0" w:space="0" w:color="auto"/>
      </w:divBdr>
    </w:div>
    <w:div w:id="1601331891">
      <w:marLeft w:val="640"/>
      <w:marRight w:val="0"/>
      <w:marTop w:val="0"/>
      <w:marBottom w:val="0"/>
      <w:divBdr>
        <w:top w:val="none" w:sz="0" w:space="0" w:color="auto"/>
        <w:left w:val="none" w:sz="0" w:space="0" w:color="auto"/>
        <w:bottom w:val="none" w:sz="0" w:space="0" w:color="auto"/>
        <w:right w:val="none" w:sz="0" w:space="0" w:color="auto"/>
      </w:divBdr>
    </w:div>
    <w:div w:id="1601332041">
      <w:marLeft w:val="640"/>
      <w:marRight w:val="0"/>
      <w:marTop w:val="0"/>
      <w:marBottom w:val="0"/>
      <w:divBdr>
        <w:top w:val="none" w:sz="0" w:space="0" w:color="auto"/>
        <w:left w:val="none" w:sz="0" w:space="0" w:color="auto"/>
        <w:bottom w:val="none" w:sz="0" w:space="0" w:color="auto"/>
        <w:right w:val="none" w:sz="0" w:space="0" w:color="auto"/>
      </w:divBdr>
    </w:div>
    <w:div w:id="1601374042">
      <w:marLeft w:val="640"/>
      <w:marRight w:val="0"/>
      <w:marTop w:val="0"/>
      <w:marBottom w:val="0"/>
      <w:divBdr>
        <w:top w:val="none" w:sz="0" w:space="0" w:color="auto"/>
        <w:left w:val="none" w:sz="0" w:space="0" w:color="auto"/>
        <w:bottom w:val="none" w:sz="0" w:space="0" w:color="auto"/>
        <w:right w:val="none" w:sz="0" w:space="0" w:color="auto"/>
      </w:divBdr>
    </w:div>
    <w:div w:id="1601378672">
      <w:marLeft w:val="640"/>
      <w:marRight w:val="0"/>
      <w:marTop w:val="0"/>
      <w:marBottom w:val="0"/>
      <w:divBdr>
        <w:top w:val="none" w:sz="0" w:space="0" w:color="auto"/>
        <w:left w:val="none" w:sz="0" w:space="0" w:color="auto"/>
        <w:bottom w:val="none" w:sz="0" w:space="0" w:color="auto"/>
        <w:right w:val="none" w:sz="0" w:space="0" w:color="auto"/>
      </w:divBdr>
    </w:div>
    <w:div w:id="1601451265">
      <w:marLeft w:val="640"/>
      <w:marRight w:val="0"/>
      <w:marTop w:val="0"/>
      <w:marBottom w:val="0"/>
      <w:divBdr>
        <w:top w:val="none" w:sz="0" w:space="0" w:color="auto"/>
        <w:left w:val="none" w:sz="0" w:space="0" w:color="auto"/>
        <w:bottom w:val="none" w:sz="0" w:space="0" w:color="auto"/>
        <w:right w:val="none" w:sz="0" w:space="0" w:color="auto"/>
      </w:divBdr>
    </w:div>
    <w:div w:id="1601524338">
      <w:marLeft w:val="640"/>
      <w:marRight w:val="0"/>
      <w:marTop w:val="0"/>
      <w:marBottom w:val="0"/>
      <w:divBdr>
        <w:top w:val="none" w:sz="0" w:space="0" w:color="auto"/>
        <w:left w:val="none" w:sz="0" w:space="0" w:color="auto"/>
        <w:bottom w:val="none" w:sz="0" w:space="0" w:color="auto"/>
        <w:right w:val="none" w:sz="0" w:space="0" w:color="auto"/>
      </w:divBdr>
    </w:div>
    <w:div w:id="1601600602">
      <w:marLeft w:val="640"/>
      <w:marRight w:val="0"/>
      <w:marTop w:val="0"/>
      <w:marBottom w:val="0"/>
      <w:divBdr>
        <w:top w:val="none" w:sz="0" w:space="0" w:color="auto"/>
        <w:left w:val="none" w:sz="0" w:space="0" w:color="auto"/>
        <w:bottom w:val="none" w:sz="0" w:space="0" w:color="auto"/>
        <w:right w:val="none" w:sz="0" w:space="0" w:color="auto"/>
      </w:divBdr>
    </w:div>
    <w:div w:id="1601641571">
      <w:marLeft w:val="640"/>
      <w:marRight w:val="0"/>
      <w:marTop w:val="0"/>
      <w:marBottom w:val="0"/>
      <w:divBdr>
        <w:top w:val="none" w:sz="0" w:space="0" w:color="auto"/>
        <w:left w:val="none" w:sz="0" w:space="0" w:color="auto"/>
        <w:bottom w:val="none" w:sz="0" w:space="0" w:color="auto"/>
        <w:right w:val="none" w:sz="0" w:space="0" w:color="auto"/>
      </w:divBdr>
    </w:div>
    <w:div w:id="1601645778">
      <w:marLeft w:val="640"/>
      <w:marRight w:val="0"/>
      <w:marTop w:val="0"/>
      <w:marBottom w:val="0"/>
      <w:divBdr>
        <w:top w:val="none" w:sz="0" w:space="0" w:color="auto"/>
        <w:left w:val="none" w:sz="0" w:space="0" w:color="auto"/>
        <w:bottom w:val="none" w:sz="0" w:space="0" w:color="auto"/>
        <w:right w:val="none" w:sz="0" w:space="0" w:color="auto"/>
      </w:divBdr>
    </w:div>
    <w:div w:id="1601716674">
      <w:marLeft w:val="640"/>
      <w:marRight w:val="0"/>
      <w:marTop w:val="0"/>
      <w:marBottom w:val="0"/>
      <w:divBdr>
        <w:top w:val="none" w:sz="0" w:space="0" w:color="auto"/>
        <w:left w:val="none" w:sz="0" w:space="0" w:color="auto"/>
        <w:bottom w:val="none" w:sz="0" w:space="0" w:color="auto"/>
        <w:right w:val="none" w:sz="0" w:space="0" w:color="auto"/>
      </w:divBdr>
    </w:div>
    <w:div w:id="1601717112">
      <w:marLeft w:val="640"/>
      <w:marRight w:val="0"/>
      <w:marTop w:val="0"/>
      <w:marBottom w:val="0"/>
      <w:divBdr>
        <w:top w:val="none" w:sz="0" w:space="0" w:color="auto"/>
        <w:left w:val="none" w:sz="0" w:space="0" w:color="auto"/>
        <w:bottom w:val="none" w:sz="0" w:space="0" w:color="auto"/>
        <w:right w:val="none" w:sz="0" w:space="0" w:color="auto"/>
      </w:divBdr>
    </w:div>
    <w:div w:id="1601717938">
      <w:marLeft w:val="640"/>
      <w:marRight w:val="0"/>
      <w:marTop w:val="0"/>
      <w:marBottom w:val="0"/>
      <w:divBdr>
        <w:top w:val="none" w:sz="0" w:space="0" w:color="auto"/>
        <w:left w:val="none" w:sz="0" w:space="0" w:color="auto"/>
        <w:bottom w:val="none" w:sz="0" w:space="0" w:color="auto"/>
        <w:right w:val="none" w:sz="0" w:space="0" w:color="auto"/>
      </w:divBdr>
    </w:div>
    <w:div w:id="1601719177">
      <w:marLeft w:val="640"/>
      <w:marRight w:val="0"/>
      <w:marTop w:val="0"/>
      <w:marBottom w:val="0"/>
      <w:divBdr>
        <w:top w:val="none" w:sz="0" w:space="0" w:color="auto"/>
        <w:left w:val="none" w:sz="0" w:space="0" w:color="auto"/>
        <w:bottom w:val="none" w:sz="0" w:space="0" w:color="auto"/>
        <w:right w:val="none" w:sz="0" w:space="0" w:color="auto"/>
      </w:divBdr>
    </w:div>
    <w:div w:id="1601765857">
      <w:marLeft w:val="640"/>
      <w:marRight w:val="0"/>
      <w:marTop w:val="0"/>
      <w:marBottom w:val="0"/>
      <w:divBdr>
        <w:top w:val="none" w:sz="0" w:space="0" w:color="auto"/>
        <w:left w:val="none" w:sz="0" w:space="0" w:color="auto"/>
        <w:bottom w:val="none" w:sz="0" w:space="0" w:color="auto"/>
        <w:right w:val="none" w:sz="0" w:space="0" w:color="auto"/>
      </w:divBdr>
    </w:div>
    <w:div w:id="1601795062">
      <w:marLeft w:val="640"/>
      <w:marRight w:val="0"/>
      <w:marTop w:val="0"/>
      <w:marBottom w:val="0"/>
      <w:divBdr>
        <w:top w:val="none" w:sz="0" w:space="0" w:color="auto"/>
        <w:left w:val="none" w:sz="0" w:space="0" w:color="auto"/>
        <w:bottom w:val="none" w:sz="0" w:space="0" w:color="auto"/>
        <w:right w:val="none" w:sz="0" w:space="0" w:color="auto"/>
      </w:divBdr>
    </w:div>
    <w:div w:id="1601837164">
      <w:marLeft w:val="640"/>
      <w:marRight w:val="0"/>
      <w:marTop w:val="0"/>
      <w:marBottom w:val="0"/>
      <w:divBdr>
        <w:top w:val="none" w:sz="0" w:space="0" w:color="auto"/>
        <w:left w:val="none" w:sz="0" w:space="0" w:color="auto"/>
        <w:bottom w:val="none" w:sz="0" w:space="0" w:color="auto"/>
        <w:right w:val="none" w:sz="0" w:space="0" w:color="auto"/>
      </w:divBdr>
    </w:div>
    <w:div w:id="1601983387">
      <w:marLeft w:val="640"/>
      <w:marRight w:val="0"/>
      <w:marTop w:val="0"/>
      <w:marBottom w:val="0"/>
      <w:divBdr>
        <w:top w:val="none" w:sz="0" w:space="0" w:color="auto"/>
        <w:left w:val="none" w:sz="0" w:space="0" w:color="auto"/>
        <w:bottom w:val="none" w:sz="0" w:space="0" w:color="auto"/>
        <w:right w:val="none" w:sz="0" w:space="0" w:color="auto"/>
      </w:divBdr>
    </w:div>
    <w:div w:id="1601988053">
      <w:marLeft w:val="640"/>
      <w:marRight w:val="0"/>
      <w:marTop w:val="0"/>
      <w:marBottom w:val="0"/>
      <w:divBdr>
        <w:top w:val="none" w:sz="0" w:space="0" w:color="auto"/>
        <w:left w:val="none" w:sz="0" w:space="0" w:color="auto"/>
        <w:bottom w:val="none" w:sz="0" w:space="0" w:color="auto"/>
        <w:right w:val="none" w:sz="0" w:space="0" w:color="auto"/>
      </w:divBdr>
    </w:div>
    <w:div w:id="1602032233">
      <w:marLeft w:val="640"/>
      <w:marRight w:val="0"/>
      <w:marTop w:val="0"/>
      <w:marBottom w:val="0"/>
      <w:divBdr>
        <w:top w:val="none" w:sz="0" w:space="0" w:color="auto"/>
        <w:left w:val="none" w:sz="0" w:space="0" w:color="auto"/>
        <w:bottom w:val="none" w:sz="0" w:space="0" w:color="auto"/>
        <w:right w:val="none" w:sz="0" w:space="0" w:color="auto"/>
      </w:divBdr>
    </w:div>
    <w:div w:id="1602058599">
      <w:marLeft w:val="640"/>
      <w:marRight w:val="0"/>
      <w:marTop w:val="0"/>
      <w:marBottom w:val="0"/>
      <w:divBdr>
        <w:top w:val="none" w:sz="0" w:space="0" w:color="auto"/>
        <w:left w:val="none" w:sz="0" w:space="0" w:color="auto"/>
        <w:bottom w:val="none" w:sz="0" w:space="0" w:color="auto"/>
        <w:right w:val="none" w:sz="0" w:space="0" w:color="auto"/>
      </w:divBdr>
    </w:div>
    <w:div w:id="1602108898">
      <w:marLeft w:val="640"/>
      <w:marRight w:val="0"/>
      <w:marTop w:val="0"/>
      <w:marBottom w:val="0"/>
      <w:divBdr>
        <w:top w:val="none" w:sz="0" w:space="0" w:color="auto"/>
        <w:left w:val="none" w:sz="0" w:space="0" w:color="auto"/>
        <w:bottom w:val="none" w:sz="0" w:space="0" w:color="auto"/>
        <w:right w:val="none" w:sz="0" w:space="0" w:color="auto"/>
      </w:divBdr>
    </w:div>
    <w:div w:id="1602109961">
      <w:marLeft w:val="640"/>
      <w:marRight w:val="0"/>
      <w:marTop w:val="0"/>
      <w:marBottom w:val="0"/>
      <w:divBdr>
        <w:top w:val="none" w:sz="0" w:space="0" w:color="auto"/>
        <w:left w:val="none" w:sz="0" w:space="0" w:color="auto"/>
        <w:bottom w:val="none" w:sz="0" w:space="0" w:color="auto"/>
        <w:right w:val="none" w:sz="0" w:space="0" w:color="auto"/>
      </w:divBdr>
    </w:div>
    <w:div w:id="1602377966">
      <w:marLeft w:val="640"/>
      <w:marRight w:val="0"/>
      <w:marTop w:val="0"/>
      <w:marBottom w:val="0"/>
      <w:divBdr>
        <w:top w:val="none" w:sz="0" w:space="0" w:color="auto"/>
        <w:left w:val="none" w:sz="0" w:space="0" w:color="auto"/>
        <w:bottom w:val="none" w:sz="0" w:space="0" w:color="auto"/>
        <w:right w:val="none" w:sz="0" w:space="0" w:color="auto"/>
      </w:divBdr>
    </w:div>
    <w:div w:id="1602448277">
      <w:marLeft w:val="640"/>
      <w:marRight w:val="0"/>
      <w:marTop w:val="0"/>
      <w:marBottom w:val="0"/>
      <w:divBdr>
        <w:top w:val="none" w:sz="0" w:space="0" w:color="auto"/>
        <w:left w:val="none" w:sz="0" w:space="0" w:color="auto"/>
        <w:bottom w:val="none" w:sz="0" w:space="0" w:color="auto"/>
        <w:right w:val="none" w:sz="0" w:space="0" w:color="auto"/>
      </w:divBdr>
    </w:div>
    <w:div w:id="1602449767">
      <w:marLeft w:val="640"/>
      <w:marRight w:val="0"/>
      <w:marTop w:val="0"/>
      <w:marBottom w:val="0"/>
      <w:divBdr>
        <w:top w:val="none" w:sz="0" w:space="0" w:color="auto"/>
        <w:left w:val="none" w:sz="0" w:space="0" w:color="auto"/>
        <w:bottom w:val="none" w:sz="0" w:space="0" w:color="auto"/>
        <w:right w:val="none" w:sz="0" w:space="0" w:color="auto"/>
      </w:divBdr>
    </w:div>
    <w:div w:id="1602449989">
      <w:marLeft w:val="640"/>
      <w:marRight w:val="0"/>
      <w:marTop w:val="0"/>
      <w:marBottom w:val="0"/>
      <w:divBdr>
        <w:top w:val="none" w:sz="0" w:space="0" w:color="auto"/>
        <w:left w:val="none" w:sz="0" w:space="0" w:color="auto"/>
        <w:bottom w:val="none" w:sz="0" w:space="0" w:color="auto"/>
        <w:right w:val="none" w:sz="0" w:space="0" w:color="auto"/>
      </w:divBdr>
    </w:div>
    <w:div w:id="1602452845">
      <w:marLeft w:val="640"/>
      <w:marRight w:val="0"/>
      <w:marTop w:val="0"/>
      <w:marBottom w:val="0"/>
      <w:divBdr>
        <w:top w:val="none" w:sz="0" w:space="0" w:color="auto"/>
        <w:left w:val="none" w:sz="0" w:space="0" w:color="auto"/>
        <w:bottom w:val="none" w:sz="0" w:space="0" w:color="auto"/>
        <w:right w:val="none" w:sz="0" w:space="0" w:color="auto"/>
      </w:divBdr>
    </w:div>
    <w:div w:id="1602562891">
      <w:marLeft w:val="640"/>
      <w:marRight w:val="0"/>
      <w:marTop w:val="0"/>
      <w:marBottom w:val="0"/>
      <w:divBdr>
        <w:top w:val="none" w:sz="0" w:space="0" w:color="auto"/>
        <w:left w:val="none" w:sz="0" w:space="0" w:color="auto"/>
        <w:bottom w:val="none" w:sz="0" w:space="0" w:color="auto"/>
        <w:right w:val="none" w:sz="0" w:space="0" w:color="auto"/>
      </w:divBdr>
    </w:div>
    <w:div w:id="1602564016">
      <w:marLeft w:val="640"/>
      <w:marRight w:val="0"/>
      <w:marTop w:val="0"/>
      <w:marBottom w:val="0"/>
      <w:divBdr>
        <w:top w:val="none" w:sz="0" w:space="0" w:color="auto"/>
        <w:left w:val="none" w:sz="0" w:space="0" w:color="auto"/>
        <w:bottom w:val="none" w:sz="0" w:space="0" w:color="auto"/>
        <w:right w:val="none" w:sz="0" w:space="0" w:color="auto"/>
      </w:divBdr>
    </w:div>
    <w:div w:id="1602566042">
      <w:marLeft w:val="640"/>
      <w:marRight w:val="0"/>
      <w:marTop w:val="0"/>
      <w:marBottom w:val="0"/>
      <w:divBdr>
        <w:top w:val="none" w:sz="0" w:space="0" w:color="auto"/>
        <w:left w:val="none" w:sz="0" w:space="0" w:color="auto"/>
        <w:bottom w:val="none" w:sz="0" w:space="0" w:color="auto"/>
        <w:right w:val="none" w:sz="0" w:space="0" w:color="auto"/>
      </w:divBdr>
    </w:div>
    <w:div w:id="1602640902">
      <w:marLeft w:val="640"/>
      <w:marRight w:val="0"/>
      <w:marTop w:val="0"/>
      <w:marBottom w:val="0"/>
      <w:divBdr>
        <w:top w:val="none" w:sz="0" w:space="0" w:color="auto"/>
        <w:left w:val="none" w:sz="0" w:space="0" w:color="auto"/>
        <w:bottom w:val="none" w:sz="0" w:space="0" w:color="auto"/>
        <w:right w:val="none" w:sz="0" w:space="0" w:color="auto"/>
      </w:divBdr>
    </w:div>
    <w:div w:id="1602646917">
      <w:marLeft w:val="640"/>
      <w:marRight w:val="0"/>
      <w:marTop w:val="0"/>
      <w:marBottom w:val="0"/>
      <w:divBdr>
        <w:top w:val="none" w:sz="0" w:space="0" w:color="auto"/>
        <w:left w:val="none" w:sz="0" w:space="0" w:color="auto"/>
        <w:bottom w:val="none" w:sz="0" w:space="0" w:color="auto"/>
        <w:right w:val="none" w:sz="0" w:space="0" w:color="auto"/>
      </w:divBdr>
    </w:div>
    <w:div w:id="1602713900">
      <w:marLeft w:val="640"/>
      <w:marRight w:val="0"/>
      <w:marTop w:val="0"/>
      <w:marBottom w:val="0"/>
      <w:divBdr>
        <w:top w:val="none" w:sz="0" w:space="0" w:color="auto"/>
        <w:left w:val="none" w:sz="0" w:space="0" w:color="auto"/>
        <w:bottom w:val="none" w:sz="0" w:space="0" w:color="auto"/>
        <w:right w:val="none" w:sz="0" w:space="0" w:color="auto"/>
      </w:divBdr>
    </w:div>
    <w:div w:id="1602765000">
      <w:marLeft w:val="640"/>
      <w:marRight w:val="0"/>
      <w:marTop w:val="0"/>
      <w:marBottom w:val="0"/>
      <w:divBdr>
        <w:top w:val="none" w:sz="0" w:space="0" w:color="auto"/>
        <w:left w:val="none" w:sz="0" w:space="0" w:color="auto"/>
        <w:bottom w:val="none" w:sz="0" w:space="0" w:color="auto"/>
        <w:right w:val="none" w:sz="0" w:space="0" w:color="auto"/>
      </w:divBdr>
    </w:div>
    <w:div w:id="1602907263">
      <w:marLeft w:val="640"/>
      <w:marRight w:val="0"/>
      <w:marTop w:val="0"/>
      <w:marBottom w:val="0"/>
      <w:divBdr>
        <w:top w:val="none" w:sz="0" w:space="0" w:color="auto"/>
        <w:left w:val="none" w:sz="0" w:space="0" w:color="auto"/>
        <w:bottom w:val="none" w:sz="0" w:space="0" w:color="auto"/>
        <w:right w:val="none" w:sz="0" w:space="0" w:color="auto"/>
      </w:divBdr>
    </w:div>
    <w:div w:id="1602955623">
      <w:marLeft w:val="640"/>
      <w:marRight w:val="0"/>
      <w:marTop w:val="0"/>
      <w:marBottom w:val="0"/>
      <w:divBdr>
        <w:top w:val="none" w:sz="0" w:space="0" w:color="auto"/>
        <w:left w:val="none" w:sz="0" w:space="0" w:color="auto"/>
        <w:bottom w:val="none" w:sz="0" w:space="0" w:color="auto"/>
        <w:right w:val="none" w:sz="0" w:space="0" w:color="auto"/>
      </w:divBdr>
    </w:div>
    <w:div w:id="1602955678">
      <w:marLeft w:val="640"/>
      <w:marRight w:val="0"/>
      <w:marTop w:val="0"/>
      <w:marBottom w:val="0"/>
      <w:divBdr>
        <w:top w:val="none" w:sz="0" w:space="0" w:color="auto"/>
        <w:left w:val="none" w:sz="0" w:space="0" w:color="auto"/>
        <w:bottom w:val="none" w:sz="0" w:space="0" w:color="auto"/>
        <w:right w:val="none" w:sz="0" w:space="0" w:color="auto"/>
      </w:divBdr>
    </w:div>
    <w:div w:id="1603025445">
      <w:marLeft w:val="640"/>
      <w:marRight w:val="0"/>
      <w:marTop w:val="0"/>
      <w:marBottom w:val="0"/>
      <w:divBdr>
        <w:top w:val="none" w:sz="0" w:space="0" w:color="auto"/>
        <w:left w:val="none" w:sz="0" w:space="0" w:color="auto"/>
        <w:bottom w:val="none" w:sz="0" w:space="0" w:color="auto"/>
        <w:right w:val="none" w:sz="0" w:space="0" w:color="auto"/>
      </w:divBdr>
    </w:div>
    <w:div w:id="1603142930">
      <w:marLeft w:val="640"/>
      <w:marRight w:val="0"/>
      <w:marTop w:val="0"/>
      <w:marBottom w:val="0"/>
      <w:divBdr>
        <w:top w:val="none" w:sz="0" w:space="0" w:color="auto"/>
        <w:left w:val="none" w:sz="0" w:space="0" w:color="auto"/>
        <w:bottom w:val="none" w:sz="0" w:space="0" w:color="auto"/>
        <w:right w:val="none" w:sz="0" w:space="0" w:color="auto"/>
      </w:divBdr>
    </w:div>
    <w:div w:id="1603222475">
      <w:marLeft w:val="640"/>
      <w:marRight w:val="0"/>
      <w:marTop w:val="0"/>
      <w:marBottom w:val="0"/>
      <w:divBdr>
        <w:top w:val="none" w:sz="0" w:space="0" w:color="auto"/>
        <w:left w:val="none" w:sz="0" w:space="0" w:color="auto"/>
        <w:bottom w:val="none" w:sz="0" w:space="0" w:color="auto"/>
        <w:right w:val="none" w:sz="0" w:space="0" w:color="auto"/>
      </w:divBdr>
    </w:div>
    <w:div w:id="1603223117">
      <w:marLeft w:val="640"/>
      <w:marRight w:val="0"/>
      <w:marTop w:val="0"/>
      <w:marBottom w:val="0"/>
      <w:divBdr>
        <w:top w:val="none" w:sz="0" w:space="0" w:color="auto"/>
        <w:left w:val="none" w:sz="0" w:space="0" w:color="auto"/>
        <w:bottom w:val="none" w:sz="0" w:space="0" w:color="auto"/>
        <w:right w:val="none" w:sz="0" w:space="0" w:color="auto"/>
      </w:divBdr>
    </w:div>
    <w:div w:id="1603224673">
      <w:marLeft w:val="640"/>
      <w:marRight w:val="0"/>
      <w:marTop w:val="0"/>
      <w:marBottom w:val="0"/>
      <w:divBdr>
        <w:top w:val="none" w:sz="0" w:space="0" w:color="auto"/>
        <w:left w:val="none" w:sz="0" w:space="0" w:color="auto"/>
        <w:bottom w:val="none" w:sz="0" w:space="0" w:color="auto"/>
        <w:right w:val="none" w:sz="0" w:space="0" w:color="auto"/>
      </w:divBdr>
    </w:div>
    <w:div w:id="1603342672">
      <w:marLeft w:val="640"/>
      <w:marRight w:val="0"/>
      <w:marTop w:val="0"/>
      <w:marBottom w:val="0"/>
      <w:divBdr>
        <w:top w:val="none" w:sz="0" w:space="0" w:color="auto"/>
        <w:left w:val="none" w:sz="0" w:space="0" w:color="auto"/>
        <w:bottom w:val="none" w:sz="0" w:space="0" w:color="auto"/>
        <w:right w:val="none" w:sz="0" w:space="0" w:color="auto"/>
      </w:divBdr>
    </w:div>
    <w:div w:id="1603342791">
      <w:marLeft w:val="640"/>
      <w:marRight w:val="0"/>
      <w:marTop w:val="0"/>
      <w:marBottom w:val="0"/>
      <w:divBdr>
        <w:top w:val="none" w:sz="0" w:space="0" w:color="auto"/>
        <w:left w:val="none" w:sz="0" w:space="0" w:color="auto"/>
        <w:bottom w:val="none" w:sz="0" w:space="0" w:color="auto"/>
        <w:right w:val="none" w:sz="0" w:space="0" w:color="auto"/>
      </w:divBdr>
    </w:div>
    <w:div w:id="1603416316">
      <w:marLeft w:val="640"/>
      <w:marRight w:val="0"/>
      <w:marTop w:val="0"/>
      <w:marBottom w:val="0"/>
      <w:divBdr>
        <w:top w:val="none" w:sz="0" w:space="0" w:color="auto"/>
        <w:left w:val="none" w:sz="0" w:space="0" w:color="auto"/>
        <w:bottom w:val="none" w:sz="0" w:space="0" w:color="auto"/>
        <w:right w:val="none" w:sz="0" w:space="0" w:color="auto"/>
      </w:divBdr>
    </w:div>
    <w:div w:id="1603416759">
      <w:marLeft w:val="640"/>
      <w:marRight w:val="0"/>
      <w:marTop w:val="0"/>
      <w:marBottom w:val="0"/>
      <w:divBdr>
        <w:top w:val="none" w:sz="0" w:space="0" w:color="auto"/>
        <w:left w:val="none" w:sz="0" w:space="0" w:color="auto"/>
        <w:bottom w:val="none" w:sz="0" w:space="0" w:color="auto"/>
        <w:right w:val="none" w:sz="0" w:space="0" w:color="auto"/>
      </w:divBdr>
    </w:div>
    <w:div w:id="1603492094">
      <w:marLeft w:val="640"/>
      <w:marRight w:val="0"/>
      <w:marTop w:val="0"/>
      <w:marBottom w:val="0"/>
      <w:divBdr>
        <w:top w:val="none" w:sz="0" w:space="0" w:color="auto"/>
        <w:left w:val="none" w:sz="0" w:space="0" w:color="auto"/>
        <w:bottom w:val="none" w:sz="0" w:space="0" w:color="auto"/>
        <w:right w:val="none" w:sz="0" w:space="0" w:color="auto"/>
      </w:divBdr>
    </w:div>
    <w:div w:id="1603495933">
      <w:marLeft w:val="640"/>
      <w:marRight w:val="0"/>
      <w:marTop w:val="0"/>
      <w:marBottom w:val="0"/>
      <w:divBdr>
        <w:top w:val="none" w:sz="0" w:space="0" w:color="auto"/>
        <w:left w:val="none" w:sz="0" w:space="0" w:color="auto"/>
        <w:bottom w:val="none" w:sz="0" w:space="0" w:color="auto"/>
        <w:right w:val="none" w:sz="0" w:space="0" w:color="auto"/>
      </w:divBdr>
    </w:div>
    <w:div w:id="1603567520">
      <w:marLeft w:val="640"/>
      <w:marRight w:val="0"/>
      <w:marTop w:val="0"/>
      <w:marBottom w:val="0"/>
      <w:divBdr>
        <w:top w:val="none" w:sz="0" w:space="0" w:color="auto"/>
        <w:left w:val="none" w:sz="0" w:space="0" w:color="auto"/>
        <w:bottom w:val="none" w:sz="0" w:space="0" w:color="auto"/>
        <w:right w:val="none" w:sz="0" w:space="0" w:color="auto"/>
      </w:divBdr>
    </w:div>
    <w:div w:id="1603609876">
      <w:marLeft w:val="640"/>
      <w:marRight w:val="0"/>
      <w:marTop w:val="0"/>
      <w:marBottom w:val="0"/>
      <w:divBdr>
        <w:top w:val="none" w:sz="0" w:space="0" w:color="auto"/>
        <w:left w:val="none" w:sz="0" w:space="0" w:color="auto"/>
        <w:bottom w:val="none" w:sz="0" w:space="0" w:color="auto"/>
        <w:right w:val="none" w:sz="0" w:space="0" w:color="auto"/>
      </w:divBdr>
    </w:div>
    <w:div w:id="1603805595">
      <w:marLeft w:val="640"/>
      <w:marRight w:val="0"/>
      <w:marTop w:val="0"/>
      <w:marBottom w:val="0"/>
      <w:divBdr>
        <w:top w:val="none" w:sz="0" w:space="0" w:color="auto"/>
        <w:left w:val="none" w:sz="0" w:space="0" w:color="auto"/>
        <w:bottom w:val="none" w:sz="0" w:space="0" w:color="auto"/>
        <w:right w:val="none" w:sz="0" w:space="0" w:color="auto"/>
      </w:divBdr>
    </w:div>
    <w:div w:id="1603882059">
      <w:marLeft w:val="640"/>
      <w:marRight w:val="0"/>
      <w:marTop w:val="0"/>
      <w:marBottom w:val="0"/>
      <w:divBdr>
        <w:top w:val="none" w:sz="0" w:space="0" w:color="auto"/>
        <w:left w:val="none" w:sz="0" w:space="0" w:color="auto"/>
        <w:bottom w:val="none" w:sz="0" w:space="0" w:color="auto"/>
        <w:right w:val="none" w:sz="0" w:space="0" w:color="auto"/>
      </w:divBdr>
    </w:div>
    <w:div w:id="1603957251">
      <w:marLeft w:val="640"/>
      <w:marRight w:val="0"/>
      <w:marTop w:val="0"/>
      <w:marBottom w:val="0"/>
      <w:divBdr>
        <w:top w:val="none" w:sz="0" w:space="0" w:color="auto"/>
        <w:left w:val="none" w:sz="0" w:space="0" w:color="auto"/>
        <w:bottom w:val="none" w:sz="0" w:space="0" w:color="auto"/>
        <w:right w:val="none" w:sz="0" w:space="0" w:color="auto"/>
      </w:divBdr>
    </w:div>
    <w:div w:id="1603997315">
      <w:marLeft w:val="640"/>
      <w:marRight w:val="0"/>
      <w:marTop w:val="0"/>
      <w:marBottom w:val="0"/>
      <w:divBdr>
        <w:top w:val="none" w:sz="0" w:space="0" w:color="auto"/>
        <w:left w:val="none" w:sz="0" w:space="0" w:color="auto"/>
        <w:bottom w:val="none" w:sz="0" w:space="0" w:color="auto"/>
        <w:right w:val="none" w:sz="0" w:space="0" w:color="auto"/>
      </w:divBdr>
    </w:div>
    <w:div w:id="1604024732">
      <w:marLeft w:val="640"/>
      <w:marRight w:val="0"/>
      <w:marTop w:val="0"/>
      <w:marBottom w:val="0"/>
      <w:divBdr>
        <w:top w:val="none" w:sz="0" w:space="0" w:color="auto"/>
        <w:left w:val="none" w:sz="0" w:space="0" w:color="auto"/>
        <w:bottom w:val="none" w:sz="0" w:space="0" w:color="auto"/>
        <w:right w:val="none" w:sz="0" w:space="0" w:color="auto"/>
      </w:divBdr>
    </w:div>
    <w:div w:id="1604067020">
      <w:marLeft w:val="640"/>
      <w:marRight w:val="0"/>
      <w:marTop w:val="0"/>
      <w:marBottom w:val="0"/>
      <w:divBdr>
        <w:top w:val="none" w:sz="0" w:space="0" w:color="auto"/>
        <w:left w:val="none" w:sz="0" w:space="0" w:color="auto"/>
        <w:bottom w:val="none" w:sz="0" w:space="0" w:color="auto"/>
        <w:right w:val="none" w:sz="0" w:space="0" w:color="auto"/>
      </w:divBdr>
    </w:div>
    <w:div w:id="1604073519">
      <w:marLeft w:val="640"/>
      <w:marRight w:val="0"/>
      <w:marTop w:val="0"/>
      <w:marBottom w:val="0"/>
      <w:divBdr>
        <w:top w:val="none" w:sz="0" w:space="0" w:color="auto"/>
        <w:left w:val="none" w:sz="0" w:space="0" w:color="auto"/>
        <w:bottom w:val="none" w:sz="0" w:space="0" w:color="auto"/>
        <w:right w:val="none" w:sz="0" w:space="0" w:color="auto"/>
      </w:divBdr>
    </w:div>
    <w:div w:id="1604264846">
      <w:marLeft w:val="640"/>
      <w:marRight w:val="0"/>
      <w:marTop w:val="0"/>
      <w:marBottom w:val="0"/>
      <w:divBdr>
        <w:top w:val="none" w:sz="0" w:space="0" w:color="auto"/>
        <w:left w:val="none" w:sz="0" w:space="0" w:color="auto"/>
        <w:bottom w:val="none" w:sz="0" w:space="0" w:color="auto"/>
        <w:right w:val="none" w:sz="0" w:space="0" w:color="auto"/>
      </w:divBdr>
    </w:div>
    <w:div w:id="1604344082">
      <w:marLeft w:val="640"/>
      <w:marRight w:val="0"/>
      <w:marTop w:val="0"/>
      <w:marBottom w:val="0"/>
      <w:divBdr>
        <w:top w:val="none" w:sz="0" w:space="0" w:color="auto"/>
        <w:left w:val="none" w:sz="0" w:space="0" w:color="auto"/>
        <w:bottom w:val="none" w:sz="0" w:space="0" w:color="auto"/>
        <w:right w:val="none" w:sz="0" w:space="0" w:color="auto"/>
      </w:divBdr>
    </w:div>
    <w:div w:id="1604413407">
      <w:marLeft w:val="640"/>
      <w:marRight w:val="0"/>
      <w:marTop w:val="0"/>
      <w:marBottom w:val="0"/>
      <w:divBdr>
        <w:top w:val="none" w:sz="0" w:space="0" w:color="auto"/>
        <w:left w:val="none" w:sz="0" w:space="0" w:color="auto"/>
        <w:bottom w:val="none" w:sz="0" w:space="0" w:color="auto"/>
        <w:right w:val="none" w:sz="0" w:space="0" w:color="auto"/>
      </w:divBdr>
    </w:div>
    <w:div w:id="1604456959">
      <w:marLeft w:val="640"/>
      <w:marRight w:val="0"/>
      <w:marTop w:val="0"/>
      <w:marBottom w:val="0"/>
      <w:divBdr>
        <w:top w:val="none" w:sz="0" w:space="0" w:color="auto"/>
        <w:left w:val="none" w:sz="0" w:space="0" w:color="auto"/>
        <w:bottom w:val="none" w:sz="0" w:space="0" w:color="auto"/>
        <w:right w:val="none" w:sz="0" w:space="0" w:color="auto"/>
      </w:divBdr>
    </w:div>
    <w:div w:id="1604460768">
      <w:marLeft w:val="640"/>
      <w:marRight w:val="0"/>
      <w:marTop w:val="0"/>
      <w:marBottom w:val="0"/>
      <w:divBdr>
        <w:top w:val="none" w:sz="0" w:space="0" w:color="auto"/>
        <w:left w:val="none" w:sz="0" w:space="0" w:color="auto"/>
        <w:bottom w:val="none" w:sz="0" w:space="0" w:color="auto"/>
        <w:right w:val="none" w:sz="0" w:space="0" w:color="auto"/>
      </w:divBdr>
    </w:div>
    <w:div w:id="1604533646">
      <w:marLeft w:val="640"/>
      <w:marRight w:val="0"/>
      <w:marTop w:val="0"/>
      <w:marBottom w:val="0"/>
      <w:divBdr>
        <w:top w:val="none" w:sz="0" w:space="0" w:color="auto"/>
        <w:left w:val="none" w:sz="0" w:space="0" w:color="auto"/>
        <w:bottom w:val="none" w:sz="0" w:space="0" w:color="auto"/>
        <w:right w:val="none" w:sz="0" w:space="0" w:color="auto"/>
      </w:divBdr>
    </w:div>
    <w:div w:id="1604722377">
      <w:marLeft w:val="640"/>
      <w:marRight w:val="0"/>
      <w:marTop w:val="0"/>
      <w:marBottom w:val="0"/>
      <w:divBdr>
        <w:top w:val="none" w:sz="0" w:space="0" w:color="auto"/>
        <w:left w:val="none" w:sz="0" w:space="0" w:color="auto"/>
        <w:bottom w:val="none" w:sz="0" w:space="0" w:color="auto"/>
        <w:right w:val="none" w:sz="0" w:space="0" w:color="auto"/>
      </w:divBdr>
    </w:div>
    <w:div w:id="1604801601">
      <w:marLeft w:val="640"/>
      <w:marRight w:val="0"/>
      <w:marTop w:val="0"/>
      <w:marBottom w:val="0"/>
      <w:divBdr>
        <w:top w:val="none" w:sz="0" w:space="0" w:color="auto"/>
        <w:left w:val="none" w:sz="0" w:space="0" w:color="auto"/>
        <w:bottom w:val="none" w:sz="0" w:space="0" w:color="auto"/>
        <w:right w:val="none" w:sz="0" w:space="0" w:color="auto"/>
      </w:divBdr>
    </w:div>
    <w:div w:id="1604802853">
      <w:marLeft w:val="640"/>
      <w:marRight w:val="0"/>
      <w:marTop w:val="0"/>
      <w:marBottom w:val="0"/>
      <w:divBdr>
        <w:top w:val="none" w:sz="0" w:space="0" w:color="auto"/>
        <w:left w:val="none" w:sz="0" w:space="0" w:color="auto"/>
        <w:bottom w:val="none" w:sz="0" w:space="0" w:color="auto"/>
        <w:right w:val="none" w:sz="0" w:space="0" w:color="auto"/>
      </w:divBdr>
    </w:div>
    <w:div w:id="1604991496">
      <w:marLeft w:val="640"/>
      <w:marRight w:val="0"/>
      <w:marTop w:val="0"/>
      <w:marBottom w:val="0"/>
      <w:divBdr>
        <w:top w:val="none" w:sz="0" w:space="0" w:color="auto"/>
        <w:left w:val="none" w:sz="0" w:space="0" w:color="auto"/>
        <w:bottom w:val="none" w:sz="0" w:space="0" w:color="auto"/>
        <w:right w:val="none" w:sz="0" w:space="0" w:color="auto"/>
      </w:divBdr>
    </w:div>
    <w:div w:id="1604997314">
      <w:marLeft w:val="640"/>
      <w:marRight w:val="0"/>
      <w:marTop w:val="0"/>
      <w:marBottom w:val="0"/>
      <w:divBdr>
        <w:top w:val="none" w:sz="0" w:space="0" w:color="auto"/>
        <w:left w:val="none" w:sz="0" w:space="0" w:color="auto"/>
        <w:bottom w:val="none" w:sz="0" w:space="0" w:color="auto"/>
        <w:right w:val="none" w:sz="0" w:space="0" w:color="auto"/>
      </w:divBdr>
    </w:div>
    <w:div w:id="1605074566">
      <w:marLeft w:val="640"/>
      <w:marRight w:val="0"/>
      <w:marTop w:val="0"/>
      <w:marBottom w:val="0"/>
      <w:divBdr>
        <w:top w:val="none" w:sz="0" w:space="0" w:color="auto"/>
        <w:left w:val="none" w:sz="0" w:space="0" w:color="auto"/>
        <w:bottom w:val="none" w:sz="0" w:space="0" w:color="auto"/>
        <w:right w:val="none" w:sz="0" w:space="0" w:color="auto"/>
      </w:divBdr>
    </w:div>
    <w:div w:id="1605111618">
      <w:bodyDiv w:val="1"/>
      <w:marLeft w:val="0"/>
      <w:marRight w:val="0"/>
      <w:marTop w:val="0"/>
      <w:marBottom w:val="0"/>
      <w:divBdr>
        <w:top w:val="none" w:sz="0" w:space="0" w:color="auto"/>
        <w:left w:val="none" w:sz="0" w:space="0" w:color="auto"/>
        <w:bottom w:val="none" w:sz="0" w:space="0" w:color="auto"/>
        <w:right w:val="none" w:sz="0" w:space="0" w:color="auto"/>
      </w:divBdr>
      <w:divsChild>
        <w:div w:id="42564331">
          <w:marLeft w:val="640"/>
          <w:marRight w:val="0"/>
          <w:marTop w:val="0"/>
          <w:marBottom w:val="0"/>
          <w:divBdr>
            <w:top w:val="none" w:sz="0" w:space="0" w:color="auto"/>
            <w:left w:val="none" w:sz="0" w:space="0" w:color="auto"/>
            <w:bottom w:val="none" w:sz="0" w:space="0" w:color="auto"/>
            <w:right w:val="none" w:sz="0" w:space="0" w:color="auto"/>
          </w:divBdr>
        </w:div>
        <w:div w:id="104422948">
          <w:marLeft w:val="640"/>
          <w:marRight w:val="0"/>
          <w:marTop w:val="0"/>
          <w:marBottom w:val="0"/>
          <w:divBdr>
            <w:top w:val="none" w:sz="0" w:space="0" w:color="auto"/>
            <w:left w:val="none" w:sz="0" w:space="0" w:color="auto"/>
            <w:bottom w:val="none" w:sz="0" w:space="0" w:color="auto"/>
            <w:right w:val="none" w:sz="0" w:space="0" w:color="auto"/>
          </w:divBdr>
        </w:div>
        <w:div w:id="425267679">
          <w:marLeft w:val="640"/>
          <w:marRight w:val="0"/>
          <w:marTop w:val="0"/>
          <w:marBottom w:val="0"/>
          <w:divBdr>
            <w:top w:val="none" w:sz="0" w:space="0" w:color="auto"/>
            <w:left w:val="none" w:sz="0" w:space="0" w:color="auto"/>
            <w:bottom w:val="none" w:sz="0" w:space="0" w:color="auto"/>
            <w:right w:val="none" w:sz="0" w:space="0" w:color="auto"/>
          </w:divBdr>
        </w:div>
        <w:div w:id="981426034">
          <w:marLeft w:val="640"/>
          <w:marRight w:val="0"/>
          <w:marTop w:val="0"/>
          <w:marBottom w:val="0"/>
          <w:divBdr>
            <w:top w:val="none" w:sz="0" w:space="0" w:color="auto"/>
            <w:left w:val="none" w:sz="0" w:space="0" w:color="auto"/>
            <w:bottom w:val="none" w:sz="0" w:space="0" w:color="auto"/>
            <w:right w:val="none" w:sz="0" w:space="0" w:color="auto"/>
          </w:divBdr>
        </w:div>
        <w:div w:id="1074280875">
          <w:marLeft w:val="640"/>
          <w:marRight w:val="0"/>
          <w:marTop w:val="0"/>
          <w:marBottom w:val="0"/>
          <w:divBdr>
            <w:top w:val="none" w:sz="0" w:space="0" w:color="auto"/>
            <w:left w:val="none" w:sz="0" w:space="0" w:color="auto"/>
            <w:bottom w:val="none" w:sz="0" w:space="0" w:color="auto"/>
            <w:right w:val="none" w:sz="0" w:space="0" w:color="auto"/>
          </w:divBdr>
        </w:div>
        <w:div w:id="1428381111">
          <w:marLeft w:val="640"/>
          <w:marRight w:val="0"/>
          <w:marTop w:val="0"/>
          <w:marBottom w:val="0"/>
          <w:divBdr>
            <w:top w:val="none" w:sz="0" w:space="0" w:color="auto"/>
            <w:left w:val="none" w:sz="0" w:space="0" w:color="auto"/>
            <w:bottom w:val="none" w:sz="0" w:space="0" w:color="auto"/>
            <w:right w:val="none" w:sz="0" w:space="0" w:color="auto"/>
          </w:divBdr>
        </w:div>
        <w:div w:id="1482382277">
          <w:marLeft w:val="640"/>
          <w:marRight w:val="0"/>
          <w:marTop w:val="0"/>
          <w:marBottom w:val="0"/>
          <w:divBdr>
            <w:top w:val="none" w:sz="0" w:space="0" w:color="auto"/>
            <w:left w:val="none" w:sz="0" w:space="0" w:color="auto"/>
            <w:bottom w:val="none" w:sz="0" w:space="0" w:color="auto"/>
            <w:right w:val="none" w:sz="0" w:space="0" w:color="auto"/>
          </w:divBdr>
        </w:div>
        <w:div w:id="1555510409">
          <w:marLeft w:val="640"/>
          <w:marRight w:val="0"/>
          <w:marTop w:val="0"/>
          <w:marBottom w:val="0"/>
          <w:divBdr>
            <w:top w:val="none" w:sz="0" w:space="0" w:color="auto"/>
            <w:left w:val="none" w:sz="0" w:space="0" w:color="auto"/>
            <w:bottom w:val="none" w:sz="0" w:space="0" w:color="auto"/>
            <w:right w:val="none" w:sz="0" w:space="0" w:color="auto"/>
          </w:divBdr>
        </w:div>
      </w:divsChild>
    </w:div>
    <w:div w:id="1605111837">
      <w:marLeft w:val="640"/>
      <w:marRight w:val="0"/>
      <w:marTop w:val="0"/>
      <w:marBottom w:val="0"/>
      <w:divBdr>
        <w:top w:val="none" w:sz="0" w:space="0" w:color="auto"/>
        <w:left w:val="none" w:sz="0" w:space="0" w:color="auto"/>
        <w:bottom w:val="none" w:sz="0" w:space="0" w:color="auto"/>
        <w:right w:val="none" w:sz="0" w:space="0" w:color="auto"/>
      </w:divBdr>
    </w:div>
    <w:div w:id="1605116605">
      <w:marLeft w:val="640"/>
      <w:marRight w:val="0"/>
      <w:marTop w:val="0"/>
      <w:marBottom w:val="0"/>
      <w:divBdr>
        <w:top w:val="none" w:sz="0" w:space="0" w:color="auto"/>
        <w:left w:val="none" w:sz="0" w:space="0" w:color="auto"/>
        <w:bottom w:val="none" w:sz="0" w:space="0" w:color="auto"/>
        <w:right w:val="none" w:sz="0" w:space="0" w:color="auto"/>
      </w:divBdr>
    </w:div>
    <w:div w:id="1605186348">
      <w:marLeft w:val="640"/>
      <w:marRight w:val="0"/>
      <w:marTop w:val="0"/>
      <w:marBottom w:val="0"/>
      <w:divBdr>
        <w:top w:val="none" w:sz="0" w:space="0" w:color="auto"/>
        <w:left w:val="none" w:sz="0" w:space="0" w:color="auto"/>
        <w:bottom w:val="none" w:sz="0" w:space="0" w:color="auto"/>
        <w:right w:val="none" w:sz="0" w:space="0" w:color="auto"/>
      </w:divBdr>
    </w:div>
    <w:div w:id="1605458841">
      <w:marLeft w:val="640"/>
      <w:marRight w:val="0"/>
      <w:marTop w:val="0"/>
      <w:marBottom w:val="0"/>
      <w:divBdr>
        <w:top w:val="none" w:sz="0" w:space="0" w:color="auto"/>
        <w:left w:val="none" w:sz="0" w:space="0" w:color="auto"/>
        <w:bottom w:val="none" w:sz="0" w:space="0" w:color="auto"/>
        <w:right w:val="none" w:sz="0" w:space="0" w:color="auto"/>
      </w:divBdr>
    </w:div>
    <w:div w:id="1605528169">
      <w:marLeft w:val="640"/>
      <w:marRight w:val="0"/>
      <w:marTop w:val="0"/>
      <w:marBottom w:val="0"/>
      <w:divBdr>
        <w:top w:val="none" w:sz="0" w:space="0" w:color="auto"/>
        <w:left w:val="none" w:sz="0" w:space="0" w:color="auto"/>
        <w:bottom w:val="none" w:sz="0" w:space="0" w:color="auto"/>
        <w:right w:val="none" w:sz="0" w:space="0" w:color="auto"/>
      </w:divBdr>
    </w:div>
    <w:div w:id="1605650787">
      <w:marLeft w:val="640"/>
      <w:marRight w:val="0"/>
      <w:marTop w:val="0"/>
      <w:marBottom w:val="0"/>
      <w:divBdr>
        <w:top w:val="none" w:sz="0" w:space="0" w:color="auto"/>
        <w:left w:val="none" w:sz="0" w:space="0" w:color="auto"/>
        <w:bottom w:val="none" w:sz="0" w:space="0" w:color="auto"/>
        <w:right w:val="none" w:sz="0" w:space="0" w:color="auto"/>
      </w:divBdr>
    </w:div>
    <w:div w:id="1605728060">
      <w:marLeft w:val="640"/>
      <w:marRight w:val="0"/>
      <w:marTop w:val="0"/>
      <w:marBottom w:val="0"/>
      <w:divBdr>
        <w:top w:val="none" w:sz="0" w:space="0" w:color="auto"/>
        <w:left w:val="none" w:sz="0" w:space="0" w:color="auto"/>
        <w:bottom w:val="none" w:sz="0" w:space="0" w:color="auto"/>
        <w:right w:val="none" w:sz="0" w:space="0" w:color="auto"/>
      </w:divBdr>
    </w:div>
    <w:div w:id="1605765718">
      <w:marLeft w:val="640"/>
      <w:marRight w:val="0"/>
      <w:marTop w:val="0"/>
      <w:marBottom w:val="0"/>
      <w:divBdr>
        <w:top w:val="none" w:sz="0" w:space="0" w:color="auto"/>
        <w:left w:val="none" w:sz="0" w:space="0" w:color="auto"/>
        <w:bottom w:val="none" w:sz="0" w:space="0" w:color="auto"/>
        <w:right w:val="none" w:sz="0" w:space="0" w:color="auto"/>
      </w:divBdr>
    </w:div>
    <w:div w:id="1605769949">
      <w:bodyDiv w:val="1"/>
      <w:marLeft w:val="0"/>
      <w:marRight w:val="0"/>
      <w:marTop w:val="0"/>
      <w:marBottom w:val="0"/>
      <w:divBdr>
        <w:top w:val="none" w:sz="0" w:space="0" w:color="auto"/>
        <w:left w:val="none" w:sz="0" w:space="0" w:color="auto"/>
        <w:bottom w:val="none" w:sz="0" w:space="0" w:color="auto"/>
        <w:right w:val="none" w:sz="0" w:space="0" w:color="auto"/>
      </w:divBdr>
      <w:divsChild>
        <w:div w:id="31538198">
          <w:marLeft w:val="640"/>
          <w:marRight w:val="0"/>
          <w:marTop w:val="0"/>
          <w:marBottom w:val="0"/>
          <w:divBdr>
            <w:top w:val="none" w:sz="0" w:space="0" w:color="auto"/>
            <w:left w:val="none" w:sz="0" w:space="0" w:color="auto"/>
            <w:bottom w:val="none" w:sz="0" w:space="0" w:color="auto"/>
            <w:right w:val="none" w:sz="0" w:space="0" w:color="auto"/>
          </w:divBdr>
        </w:div>
        <w:div w:id="63918638">
          <w:marLeft w:val="640"/>
          <w:marRight w:val="0"/>
          <w:marTop w:val="0"/>
          <w:marBottom w:val="0"/>
          <w:divBdr>
            <w:top w:val="none" w:sz="0" w:space="0" w:color="auto"/>
            <w:left w:val="none" w:sz="0" w:space="0" w:color="auto"/>
            <w:bottom w:val="none" w:sz="0" w:space="0" w:color="auto"/>
            <w:right w:val="none" w:sz="0" w:space="0" w:color="auto"/>
          </w:divBdr>
        </w:div>
        <w:div w:id="106313177">
          <w:marLeft w:val="640"/>
          <w:marRight w:val="0"/>
          <w:marTop w:val="0"/>
          <w:marBottom w:val="0"/>
          <w:divBdr>
            <w:top w:val="none" w:sz="0" w:space="0" w:color="auto"/>
            <w:left w:val="none" w:sz="0" w:space="0" w:color="auto"/>
            <w:bottom w:val="none" w:sz="0" w:space="0" w:color="auto"/>
            <w:right w:val="none" w:sz="0" w:space="0" w:color="auto"/>
          </w:divBdr>
        </w:div>
        <w:div w:id="123276334">
          <w:marLeft w:val="640"/>
          <w:marRight w:val="0"/>
          <w:marTop w:val="0"/>
          <w:marBottom w:val="0"/>
          <w:divBdr>
            <w:top w:val="none" w:sz="0" w:space="0" w:color="auto"/>
            <w:left w:val="none" w:sz="0" w:space="0" w:color="auto"/>
            <w:bottom w:val="none" w:sz="0" w:space="0" w:color="auto"/>
            <w:right w:val="none" w:sz="0" w:space="0" w:color="auto"/>
          </w:divBdr>
        </w:div>
        <w:div w:id="123698091">
          <w:marLeft w:val="640"/>
          <w:marRight w:val="0"/>
          <w:marTop w:val="0"/>
          <w:marBottom w:val="0"/>
          <w:divBdr>
            <w:top w:val="none" w:sz="0" w:space="0" w:color="auto"/>
            <w:left w:val="none" w:sz="0" w:space="0" w:color="auto"/>
            <w:bottom w:val="none" w:sz="0" w:space="0" w:color="auto"/>
            <w:right w:val="none" w:sz="0" w:space="0" w:color="auto"/>
          </w:divBdr>
        </w:div>
        <w:div w:id="263415890">
          <w:marLeft w:val="640"/>
          <w:marRight w:val="0"/>
          <w:marTop w:val="0"/>
          <w:marBottom w:val="0"/>
          <w:divBdr>
            <w:top w:val="none" w:sz="0" w:space="0" w:color="auto"/>
            <w:left w:val="none" w:sz="0" w:space="0" w:color="auto"/>
            <w:bottom w:val="none" w:sz="0" w:space="0" w:color="auto"/>
            <w:right w:val="none" w:sz="0" w:space="0" w:color="auto"/>
          </w:divBdr>
        </w:div>
        <w:div w:id="281814622">
          <w:marLeft w:val="640"/>
          <w:marRight w:val="0"/>
          <w:marTop w:val="0"/>
          <w:marBottom w:val="0"/>
          <w:divBdr>
            <w:top w:val="none" w:sz="0" w:space="0" w:color="auto"/>
            <w:left w:val="none" w:sz="0" w:space="0" w:color="auto"/>
            <w:bottom w:val="none" w:sz="0" w:space="0" w:color="auto"/>
            <w:right w:val="none" w:sz="0" w:space="0" w:color="auto"/>
          </w:divBdr>
        </w:div>
        <w:div w:id="310839933">
          <w:marLeft w:val="640"/>
          <w:marRight w:val="0"/>
          <w:marTop w:val="0"/>
          <w:marBottom w:val="0"/>
          <w:divBdr>
            <w:top w:val="none" w:sz="0" w:space="0" w:color="auto"/>
            <w:left w:val="none" w:sz="0" w:space="0" w:color="auto"/>
            <w:bottom w:val="none" w:sz="0" w:space="0" w:color="auto"/>
            <w:right w:val="none" w:sz="0" w:space="0" w:color="auto"/>
          </w:divBdr>
        </w:div>
        <w:div w:id="424695499">
          <w:marLeft w:val="640"/>
          <w:marRight w:val="0"/>
          <w:marTop w:val="0"/>
          <w:marBottom w:val="0"/>
          <w:divBdr>
            <w:top w:val="none" w:sz="0" w:space="0" w:color="auto"/>
            <w:left w:val="none" w:sz="0" w:space="0" w:color="auto"/>
            <w:bottom w:val="none" w:sz="0" w:space="0" w:color="auto"/>
            <w:right w:val="none" w:sz="0" w:space="0" w:color="auto"/>
          </w:divBdr>
        </w:div>
        <w:div w:id="435829947">
          <w:marLeft w:val="640"/>
          <w:marRight w:val="0"/>
          <w:marTop w:val="0"/>
          <w:marBottom w:val="0"/>
          <w:divBdr>
            <w:top w:val="none" w:sz="0" w:space="0" w:color="auto"/>
            <w:left w:val="none" w:sz="0" w:space="0" w:color="auto"/>
            <w:bottom w:val="none" w:sz="0" w:space="0" w:color="auto"/>
            <w:right w:val="none" w:sz="0" w:space="0" w:color="auto"/>
          </w:divBdr>
        </w:div>
        <w:div w:id="469174462">
          <w:marLeft w:val="640"/>
          <w:marRight w:val="0"/>
          <w:marTop w:val="0"/>
          <w:marBottom w:val="0"/>
          <w:divBdr>
            <w:top w:val="none" w:sz="0" w:space="0" w:color="auto"/>
            <w:left w:val="none" w:sz="0" w:space="0" w:color="auto"/>
            <w:bottom w:val="none" w:sz="0" w:space="0" w:color="auto"/>
            <w:right w:val="none" w:sz="0" w:space="0" w:color="auto"/>
          </w:divBdr>
        </w:div>
        <w:div w:id="514273216">
          <w:marLeft w:val="640"/>
          <w:marRight w:val="0"/>
          <w:marTop w:val="0"/>
          <w:marBottom w:val="0"/>
          <w:divBdr>
            <w:top w:val="none" w:sz="0" w:space="0" w:color="auto"/>
            <w:left w:val="none" w:sz="0" w:space="0" w:color="auto"/>
            <w:bottom w:val="none" w:sz="0" w:space="0" w:color="auto"/>
            <w:right w:val="none" w:sz="0" w:space="0" w:color="auto"/>
          </w:divBdr>
        </w:div>
        <w:div w:id="619071967">
          <w:marLeft w:val="640"/>
          <w:marRight w:val="0"/>
          <w:marTop w:val="0"/>
          <w:marBottom w:val="0"/>
          <w:divBdr>
            <w:top w:val="none" w:sz="0" w:space="0" w:color="auto"/>
            <w:left w:val="none" w:sz="0" w:space="0" w:color="auto"/>
            <w:bottom w:val="none" w:sz="0" w:space="0" w:color="auto"/>
            <w:right w:val="none" w:sz="0" w:space="0" w:color="auto"/>
          </w:divBdr>
        </w:div>
        <w:div w:id="646982598">
          <w:marLeft w:val="640"/>
          <w:marRight w:val="0"/>
          <w:marTop w:val="0"/>
          <w:marBottom w:val="0"/>
          <w:divBdr>
            <w:top w:val="none" w:sz="0" w:space="0" w:color="auto"/>
            <w:left w:val="none" w:sz="0" w:space="0" w:color="auto"/>
            <w:bottom w:val="none" w:sz="0" w:space="0" w:color="auto"/>
            <w:right w:val="none" w:sz="0" w:space="0" w:color="auto"/>
          </w:divBdr>
        </w:div>
        <w:div w:id="658534774">
          <w:marLeft w:val="640"/>
          <w:marRight w:val="0"/>
          <w:marTop w:val="0"/>
          <w:marBottom w:val="0"/>
          <w:divBdr>
            <w:top w:val="none" w:sz="0" w:space="0" w:color="auto"/>
            <w:left w:val="none" w:sz="0" w:space="0" w:color="auto"/>
            <w:bottom w:val="none" w:sz="0" w:space="0" w:color="auto"/>
            <w:right w:val="none" w:sz="0" w:space="0" w:color="auto"/>
          </w:divBdr>
        </w:div>
        <w:div w:id="662511976">
          <w:marLeft w:val="640"/>
          <w:marRight w:val="0"/>
          <w:marTop w:val="0"/>
          <w:marBottom w:val="0"/>
          <w:divBdr>
            <w:top w:val="none" w:sz="0" w:space="0" w:color="auto"/>
            <w:left w:val="none" w:sz="0" w:space="0" w:color="auto"/>
            <w:bottom w:val="none" w:sz="0" w:space="0" w:color="auto"/>
            <w:right w:val="none" w:sz="0" w:space="0" w:color="auto"/>
          </w:divBdr>
        </w:div>
        <w:div w:id="694185823">
          <w:marLeft w:val="640"/>
          <w:marRight w:val="0"/>
          <w:marTop w:val="0"/>
          <w:marBottom w:val="0"/>
          <w:divBdr>
            <w:top w:val="none" w:sz="0" w:space="0" w:color="auto"/>
            <w:left w:val="none" w:sz="0" w:space="0" w:color="auto"/>
            <w:bottom w:val="none" w:sz="0" w:space="0" w:color="auto"/>
            <w:right w:val="none" w:sz="0" w:space="0" w:color="auto"/>
          </w:divBdr>
        </w:div>
        <w:div w:id="740103549">
          <w:marLeft w:val="640"/>
          <w:marRight w:val="0"/>
          <w:marTop w:val="0"/>
          <w:marBottom w:val="0"/>
          <w:divBdr>
            <w:top w:val="none" w:sz="0" w:space="0" w:color="auto"/>
            <w:left w:val="none" w:sz="0" w:space="0" w:color="auto"/>
            <w:bottom w:val="none" w:sz="0" w:space="0" w:color="auto"/>
            <w:right w:val="none" w:sz="0" w:space="0" w:color="auto"/>
          </w:divBdr>
        </w:div>
        <w:div w:id="751587427">
          <w:marLeft w:val="640"/>
          <w:marRight w:val="0"/>
          <w:marTop w:val="0"/>
          <w:marBottom w:val="0"/>
          <w:divBdr>
            <w:top w:val="none" w:sz="0" w:space="0" w:color="auto"/>
            <w:left w:val="none" w:sz="0" w:space="0" w:color="auto"/>
            <w:bottom w:val="none" w:sz="0" w:space="0" w:color="auto"/>
            <w:right w:val="none" w:sz="0" w:space="0" w:color="auto"/>
          </w:divBdr>
        </w:div>
        <w:div w:id="760294579">
          <w:marLeft w:val="640"/>
          <w:marRight w:val="0"/>
          <w:marTop w:val="0"/>
          <w:marBottom w:val="0"/>
          <w:divBdr>
            <w:top w:val="none" w:sz="0" w:space="0" w:color="auto"/>
            <w:left w:val="none" w:sz="0" w:space="0" w:color="auto"/>
            <w:bottom w:val="none" w:sz="0" w:space="0" w:color="auto"/>
            <w:right w:val="none" w:sz="0" w:space="0" w:color="auto"/>
          </w:divBdr>
        </w:div>
        <w:div w:id="786582938">
          <w:marLeft w:val="640"/>
          <w:marRight w:val="0"/>
          <w:marTop w:val="0"/>
          <w:marBottom w:val="0"/>
          <w:divBdr>
            <w:top w:val="none" w:sz="0" w:space="0" w:color="auto"/>
            <w:left w:val="none" w:sz="0" w:space="0" w:color="auto"/>
            <w:bottom w:val="none" w:sz="0" w:space="0" w:color="auto"/>
            <w:right w:val="none" w:sz="0" w:space="0" w:color="auto"/>
          </w:divBdr>
        </w:div>
        <w:div w:id="837157377">
          <w:marLeft w:val="640"/>
          <w:marRight w:val="0"/>
          <w:marTop w:val="0"/>
          <w:marBottom w:val="0"/>
          <w:divBdr>
            <w:top w:val="none" w:sz="0" w:space="0" w:color="auto"/>
            <w:left w:val="none" w:sz="0" w:space="0" w:color="auto"/>
            <w:bottom w:val="none" w:sz="0" w:space="0" w:color="auto"/>
            <w:right w:val="none" w:sz="0" w:space="0" w:color="auto"/>
          </w:divBdr>
        </w:div>
        <w:div w:id="864293656">
          <w:marLeft w:val="640"/>
          <w:marRight w:val="0"/>
          <w:marTop w:val="0"/>
          <w:marBottom w:val="0"/>
          <w:divBdr>
            <w:top w:val="none" w:sz="0" w:space="0" w:color="auto"/>
            <w:left w:val="none" w:sz="0" w:space="0" w:color="auto"/>
            <w:bottom w:val="none" w:sz="0" w:space="0" w:color="auto"/>
            <w:right w:val="none" w:sz="0" w:space="0" w:color="auto"/>
          </w:divBdr>
        </w:div>
        <w:div w:id="891501267">
          <w:marLeft w:val="640"/>
          <w:marRight w:val="0"/>
          <w:marTop w:val="0"/>
          <w:marBottom w:val="0"/>
          <w:divBdr>
            <w:top w:val="none" w:sz="0" w:space="0" w:color="auto"/>
            <w:left w:val="none" w:sz="0" w:space="0" w:color="auto"/>
            <w:bottom w:val="none" w:sz="0" w:space="0" w:color="auto"/>
            <w:right w:val="none" w:sz="0" w:space="0" w:color="auto"/>
          </w:divBdr>
        </w:div>
        <w:div w:id="901525575">
          <w:marLeft w:val="640"/>
          <w:marRight w:val="0"/>
          <w:marTop w:val="0"/>
          <w:marBottom w:val="0"/>
          <w:divBdr>
            <w:top w:val="none" w:sz="0" w:space="0" w:color="auto"/>
            <w:left w:val="none" w:sz="0" w:space="0" w:color="auto"/>
            <w:bottom w:val="none" w:sz="0" w:space="0" w:color="auto"/>
            <w:right w:val="none" w:sz="0" w:space="0" w:color="auto"/>
          </w:divBdr>
        </w:div>
        <w:div w:id="915941841">
          <w:marLeft w:val="640"/>
          <w:marRight w:val="0"/>
          <w:marTop w:val="0"/>
          <w:marBottom w:val="0"/>
          <w:divBdr>
            <w:top w:val="none" w:sz="0" w:space="0" w:color="auto"/>
            <w:left w:val="none" w:sz="0" w:space="0" w:color="auto"/>
            <w:bottom w:val="none" w:sz="0" w:space="0" w:color="auto"/>
            <w:right w:val="none" w:sz="0" w:space="0" w:color="auto"/>
          </w:divBdr>
        </w:div>
        <w:div w:id="945693266">
          <w:marLeft w:val="640"/>
          <w:marRight w:val="0"/>
          <w:marTop w:val="0"/>
          <w:marBottom w:val="0"/>
          <w:divBdr>
            <w:top w:val="none" w:sz="0" w:space="0" w:color="auto"/>
            <w:left w:val="none" w:sz="0" w:space="0" w:color="auto"/>
            <w:bottom w:val="none" w:sz="0" w:space="0" w:color="auto"/>
            <w:right w:val="none" w:sz="0" w:space="0" w:color="auto"/>
          </w:divBdr>
        </w:div>
        <w:div w:id="997685126">
          <w:marLeft w:val="640"/>
          <w:marRight w:val="0"/>
          <w:marTop w:val="0"/>
          <w:marBottom w:val="0"/>
          <w:divBdr>
            <w:top w:val="none" w:sz="0" w:space="0" w:color="auto"/>
            <w:left w:val="none" w:sz="0" w:space="0" w:color="auto"/>
            <w:bottom w:val="none" w:sz="0" w:space="0" w:color="auto"/>
            <w:right w:val="none" w:sz="0" w:space="0" w:color="auto"/>
          </w:divBdr>
        </w:div>
        <w:div w:id="1001153568">
          <w:marLeft w:val="640"/>
          <w:marRight w:val="0"/>
          <w:marTop w:val="0"/>
          <w:marBottom w:val="0"/>
          <w:divBdr>
            <w:top w:val="none" w:sz="0" w:space="0" w:color="auto"/>
            <w:left w:val="none" w:sz="0" w:space="0" w:color="auto"/>
            <w:bottom w:val="none" w:sz="0" w:space="0" w:color="auto"/>
            <w:right w:val="none" w:sz="0" w:space="0" w:color="auto"/>
          </w:divBdr>
        </w:div>
        <w:div w:id="1002009935">
          <w:marLeft w:val="640"/>
          <w:marRight w:val="0"/>
          <w:marTop w:val="0"/>
          <w:marBottom w:val="0"/>
          <w:divBdr>
            <w:top w:val="none" w:sz="0" w:space="0" w:color="auto"/>
            <w:left w:val="none" w:sz="0" w:space="0" w:color="auto"/>
            <w:bottom w:val="none" w:sz="0" w:space="0" w:color="auto"/>
            <w:right w:val="none" w:sz="0" w:space="0" w:color="auto"/>
          </w:divBdr>
        </w:div>
        <w:div w:id="1119910228">
          <w:marLeft w:val="640"/>
          <w:marRight w:val="0"/>
          <w:marTop w:val="0"/>
          <w:marBottom w:val="0"/>
          <w:divBdr>
            <w:top w:val="none" w:sz="0" w:space="0" w:color="auto"/>
            <w:left w:val="none" w:sz="0" w:space="0" w:color="auto"/>
            <w:bottom w:val="none" w:sz="0" w:space="0" w:color="auto"/>
            <w:right w:val="none" w:sz="0" w:space="0" w:color="auto"/>
          </w:divBdr>
        </w:div>
        <w:div w:id="1229807339">
          <w:marLeft w:val="640"/>
          <w:marRight w:val="0"/>
          <w:marTop w:val="0"/>
          <w:marBottom w:val="0"/>
          <w:divBdr>
            <w:top w:val="none" w:sz="0" w:space="0" w:color="auto"/>
            <w:left w:val="none" w:sz="0" w:space="0" w:color="auto"/>
            <w:bottom w:val="none" w:sz="0" w:space="0" w:color="auto"/>
            <w:right w:val="none" w:sz="0" w:space="0" w:color="auto"/>
          </w:divBdr>
        </w:div>
        <w:div w:id="1316379593">
          <w:marLeft w:val="640"/>
          <w:marRight w:val="0"/>
          <w:marTop w:val="0"/>
          <w:marBottom w:val="0"/>
          <w:divBdr>
            <w:top w:val="none" w:sz="0" w:space="0" w:color="auto"/>
            <w:left w:val="none" w:sz="0" w:space="0" w:color="auto"/>
            <w:bottom w:val="none" w:sz="0" w:space="0" w:color="auto"/>
            <w:right w:val="none" w:sz="0" w:space="0" w:color="auto"/>
          </w:divBdr>
        </w:div>
        <w:div w:id="1338575910">
          <w:marLeft w:val="640"/>
          <w:marRight w:val="0"/>
          <w:marTop w:val="0"/>
          <w:marBottom w:val="0"/>
          <w:divBdr>
            <w:top w:val="none" w:sz="0" w:space="0" w:color="auto"/>
            <w:left w:val="none" w:sz="0" w:space="0" w:color="auto"/>
            <w:bottom w:val="none" w:sz="0" w:space="0" w:color="auto"/>
            <w:right w:val="none" w:sz="0" w:space="0" w:color="auto"/>
          </w:divBdr>
        </w:div>
        <w:div w:id="1342119877">
          <w:marLeft w:val="640"/>
          <w:marRight w:val="0"/>
          <w:marTop w:val="0"/>
          <w:marBottom w:val="0"/>
          <w:divBdr>
            <w:top w:val="none" w:sz="0" w:space="0" w:color="auto"/>
            <w:left w:val="none" w:sz="0" w:space="0" w:color="auto"/>
            <w:bottom w:val="none" w:sz="0" w:space="0" w:color="auto"/>
            <w:right w:val="none" w:sz="0" w:space="0" w:color="auto"/>
          </w:divBdr>
        </w:div>
        <w:div w:id="1343312265">
          <w:marLeft w:val="640"/>
          <w:marRight w:val="0"/>
          <w:marTop w:val="0"/>
          <w:marBottom w:val="0"/>
          <w:divBdr>
            <w:top w:val="none" w:sz="0" w:space="0" w:color="auto"/>
            <w:left w:val="none" w:sz="0" w:space="0" w:color="auto"/>
            <w:bottom w:val="none" w:sz="0" w:space="0" w:color="auto"/>
            <w:right w:val="none" w:sz="0" w:space="0" w:color="auto"/>
          </w:divBdr>
        </w:div>
        <w:div w:id="1359500751">
          <w:marLeft w:val="640"/>
          <w:marRight w:val="0"/>
          <w:marTop w:val="0"/>
          <w:marBottom w:val="0"/>
          <w:divBdr>
            <w:top w:val="none" w:sz="0" w:space="0" w:color="auto"/>
            <w:left w:val="none" w:sz="0" w:space="0" w:color="auto"/>
            <w:bottom w:val="none" w:sz="0" w:space="0" w:color="auto"/>
            <w:right w:val="none" w:sz="0" w:space="0" w:color="auto"/>
          </w:divBdr>
        </w:div>
        <w:div w:id="1382095903">
          <w:marLeft w:val="640"/>
          <w:marRight w:val="0"/>
          <w:marTop w:val="0"/>
          <w:marBottom w:val="0"/>
          <w:divBdr>
            <w:top w:val="none" w:sz="0" w:space="0" w:color="auto"/>
            <w:left w:val="none" w:sz="0" w:space="0" w:color="auto"/>
            <w:bottom w:val="none" w:sz="0" w:space="0" w:color="auto"/>
            <w:right w:val="none" w:sz="0" w:space="0" w:color="auto"/>
          </w:divBdr>
        </w:div>
        <w:div w:id="1455099870">
          <w:marLeft w:val="640"/>
          <w:marRight w:val="0"/>
          <w:marTop w:val="0"/>
          <w:marBottom w:val="0"/>
          <w:divBdr>
            <w:top w:val="none" w:sz="0" w:space="0" w:color="auto"/>
            <w:left w:val="none" w:sz="0" w:space="0" w:color="auto"/>
            <w:bottom w:val="none" w:sz="0" w:space="0" w:color="auto"/>
            <w:right w:val="none" w:sz="0" w:space="0" w:color="auto"/>
          </w:divBdr>
        </w:div>
        <w:div w:id="1504198757">
          <w:marLeft w:val="640"/>
          <w:marRight w:val="0"/>
          <w:marTop w:val="0"/>
          <w:marBottom w:val="0"/>
          <w:divBdr>
            <w:top w:val="none" w:sz="0" w:space="0" w:color="auto"/>
            <w:left w:val="none" w:sz="0" w:space="0" w:color="auto"/>
            <w:bottom w:val="none" w:sz="0" w:space="0" w:color="auto"/>
            <w:right w:val="none" w:sz="0" w:space="0" w:color="auto"/>
          </w:divBdr>
        </w:div>
        <w:div w:id="1507556324">
          <w:marLeft w:val="640"/>
          <w:marRight w:val="0"/>
          <w:marTop w:val="0"/>
          <w:marBottom w:val="0"/>
          <w:divBdr>
            <w:top w:val="none" w:sz="0" w:space="0" w:color="auto"/>
            <w:left w:val="none" w:sz="0" w:space="0" w:color="auto"/>
            <w:bottom w:val="none" w:sz="0" w:space="0" w:color="auto"/>
            <w:right w:val="none" w:sz="0" w:space="0" w:color="auto"/>
          </w:divBdr>
        </w:div>
        <w:div w:id="1563784281">
          <w:marLeft w:val="640"/>
          <w:marRight w:val="0"/>
          <w:marTop w:val="0"/>
          <w:marBottom w:val="0"/>
          <w:divBdr>
            <w:top w:val="none" w:sz="0" w:space="0" w:color="auto"/>
            <w:left w:val="none" w:sz="0" w:space="0" w:color="auto"/>
            <w:bottom w:val="none" w:sz="0" w:space="0" w:color="auto"/>
            <w:right w:val="none" w:sz="0" w:space="0" w:color="auto"/>
          </w:divBdr>
        </w:div>
        <w:div w:id="1581326980">
          <w:marLeft w:val="640"/>
          <w:marRight w:val="0"/>
          <w:marTop w:val="0"/>
          <w:marBottom w:val="0"/>
          <w:divBdr>
            <w:top w:val="none" w:sz="0" w:space="0" w:color="auto"/>
            <w:left w:val="none" w:sz="0" w:space="0" w:color="auto"/>
            <w:bottom w:val="none" w:sz="0" w:space="0" w:color="auto"/>
            <w:right w:val="none" w:sz="0" w:space="0" w:color="auto"/>
          </w:divBdr>
        </w:div>
        <w:div w:id="1703051193">
          <w:marLeft w:val="640"/>
          <w:marRight w:val="0"/>
          <w:marTop w:val="0"/>
          <w:marBottom w:val="0"/>
          <w:divBdr>
            <w:top w:val="none" w:sz="0" w:space="0" w:color="auto"/>
            <w:left w:val="none" w:sz="0" w:space="0" w:color="auto"/>
            <w:bottom w:val="none" w:sz="0" w:space="0" w:color="auto"/>
            <w:right w:val="none" w:sz="0" w:space="0" w:color="auto"/>
          </w:divBdr>
        </w:div>
        <w:div w:id="1719817208">
          <w:marLeft w:val="640"/>
          <w:marRight w:val="0"/>
          <w:marTop w:val="0"/>
          <w:marBottom w:val="0"/>
          <w:divBdr>
            <w:top w:val="none" w:sz="0" w:space="0" w:color="auto"/>
            <w:left w:val="none" w:sz="0" w:space="0" w:color="auto"/>
            <w:bottom w:val="none" w:sz="0" w:space="0" w:color="auto"/>
            <w:right w:val="none" w:sz="0" w:space="0" w:color="auto"/>
          </w:divBdr>
        </w:div>
        <w:div w:id="1734770137">
          <w:marLeft w:val="640"/>
          <w:marRight w:val="0"/>
          <w:marTop w:val="0"/>
          <w:marBottom w:val="0"/>
          <w:divBdr>
            <w:top w:val="none" w:sz="0" w:space="0" w:color="auto"/>
            <w:left w:val="none" w:sz="0" w:space="0" w:color="auto"/>
            <w:bottom w:val="none" w:sz="0" w:space="0" w:color="auto"/>
            <w:right w:val="none" w:sz="0" w:space="0" w:color="auto"/>
          </w:divBdr>
        </w:div>
      </w:divsChild>
    </w:div>
    <w:div w:id="1605960296">
      <w:marLeft w:val="640"/>
      <w:marRight w:val="0"/>
      <w:marTop w:val="0"/>
      <w:marBottom w:val="0"/>
      <w:divBdr>
        <w:top w:val="none" w:sz="0" w:space="0" w:color="auto"/>
        <w:left w:val="none" w:sz="0" w:space="0" w:color="auto"/>
        <w:bottom w:val="none" w:sz="0" w:space="0" w:color="auto"/>
        <w:right w:val="none" w:sz="0" w:space="0" w:color="auto"/>
      </w:divBdr>
    </w:div>
    <w:div w:id="1605964507">
      <w:marLeft w:val="640"/>
      <w:marRight w:val="0"/>
      <w:marTop w:val="0"/>
      <w:marBottom w:val="0"/>
      <w:divBdr>
        <w:top w:val="none" w:sz="0" w:space="0" w:color="auto"/>
        <w:left w:val="none" w:sz="0" w:space="0" w:color="auto"/>
        <w:bottom w:val="none" w:sz="0" w:space="0" w:color="auto"/>
        <w:right w:val="none" w:sz="0" w:space="0" w:color="auto"/>
      </w:divBdr>
    </w:div>
    <w:div w:id="1605965854">
      <w:marLeft w:val="640"/>
      <w:marRight w:val="0"/>
      <w:marTop w:val="0"/>
      <w:marBottom w:val="0"/>
      <w:divBdr>
        <w:top w:val="none" w:sz="0" w:space="0" w:color="auto"/>
        <w:left w:val="none" w:sz="0" w:space="0" w:color="auto"/>
        <w:bottom w:val="none" w:sz="0" w:space="0" w:color="auto"/>
        <w:right w:val="none" w:sz="0" w:space="0" w:color="auto"/>
      </w:divBdr>
    </w:div>
    <w:div w:id="1606040112">
      <w:marLeft w:val="640"/>
      <w:marRight w:val="0"/>
      <w:marTop w:val="0"/>
      <w:marBottom w:val="0"/>
      <w:divBdr>
        <w:top w:val="none" w:sz="0" w:space="0" w:color="auto"/>
        <w:left w:val="none" w:sz="0" w:space="0" w:color="auto"/>
        <w:bottom w:val="none" w:sz="0" w:space="0" w:color="auto"/>
        <w:right w:val="none" w:sz="0" w:space="0" w:color="auto"/>
      </w:divBdr>
    </w:div>
    <w:div w:id="1606183025">
      <w:marLeft w:val="640"/>
      <w:marRight w:val="0"/>
      <w:marTop w:val="0"/>
      <w:marBottom w:val="0"/>
      <w:divBdr>
        <w:top w:val="none" w:sz="0" w:space="0" w:color="auto"/>
        <w:left w:val="none" w:sz="0" w:space="0" w:color="auto"/>
        <w:bottom w:val="none" w:sz="0" w:space="0" w:color="auto"/>
        <w:right w:val="none" w:sz="0" w:space="0" w:color="auto"/>
      </w:divBdr>
    </w:div>
    <w:div w:id="1606185142">
      <w:bodyDiv w:val="1"/>
      <w:marLeft w:val="0"/>
      <w:marRight w:val="0"/>
      <w:marTop w:val="0"/>
      <w:marBottom w:val="0"/>
      <w:divBdr>
        <w:top w:val="none" w:sz="0" w:space="0" w:color="auto"/>
        <w:left w:val="none" w:sz="0" w:space="0" w:color="auto"/>
        <w:bottom w:val="none" w:sz="0" w:space="0" w:color="auto"/>
        <w:right w:val="none" w:sz="0" w:space="0" w:color="auto"/>
      </w:divBdr>
    </w:div>
    <w:div w:id="1606186170">
      <w:marLeft w:val="640"/>
      <w:marRight w:val="0"/>
      <w:marTop w:val="0"/>
      <w:marBottom w:val="0"/>
      <w:divBdr>
        <w:top w:val="none" w:sz="0" w:space="0" w:color="auto"/>
        <w:left w:val="none" w:sz="0" w:space="0" w:color="auto"/>
        <w:bottom w:val="none" w:sz="0" w:space="0" w:color="auto"/>
        <w:right w:val="none" w:sz="0" w:space="0" w:color="auto"/>
      </w:divBdr>
    </w:div>
    <w:div w:id="1606227822">
      <w:marLeft w:val="640"/>
      <w:marRight w:val="0"/>
      <w:marTop w:val="0"/>
      <w:marBottom w:val="0"/>
      <w:divBdr>
        <w:top w:val="none" w:sz="0" w:space="0" w:color="auto"/>
        <w:left w:val="none" w:sz="0" w:space="0" w:color="auto"/>
        <w:bottom w:val="none" w:sz="0" w:space="0" w:color="auto"/>
        <w:right w:val="none" w:sz="0" w:space="0" w:color="auto"/>
      </w:divBdr>
    </w:div>
    <w:div w:id="1606234501">
      <w:marLeft w:val="640"/>
      <w:marRight w:val="0"/>
      <w:marTop w:val="0"/>
      <w:marBottom w:val="0"/>
      <w:divBdr>
        <w:top w:val="none" w:sz="0" w:space="0" w:color="auto"/>
        <w:left w:val="none" w:sz="0" w:space="0" w:color="auto"/>
        <w:bottom w:val="none" w:sz="0" w:space="0" w:color="auto"/>
        <w:right w:val="none" w:sz="0" w:space="0" w:color="auto"/>
      </w:divBdr>
    </w:div>
    <w:div w:id="1606303178">
      <w:marLeft w:val="640"/>
      <w:marRight w:val="0"/>
      <w:marTop w:val="0"/>
      <w:marBottom w:val="0"/>
      <w:divBdr>
        <w:top w:val="none" w:sz="0" w:space="0" w:color="auto"/>
        <w:left w:val="none" w:sz="0" w:space="0" w:color="auto"/>
        <w:bottom w:val="none" w:sz="0" w:space="0" w:color="auto"/>
        <w:right w:val="none" w:sz="0" w:space="0" w:color="auto"/>
      </w:divBdr>
    </w:div>
    <w:div w:id="1606303453">
      <w:marLeft w:val="640"/>
      <w:marRight w:val="0"/>
      <w:marTop w:val="0"/>
      <w:marBottom w:val="0"/>
      <w:divBdr>
        <w:top w:val="none" w:sz="0" w:space="0" w:color="auto"/>
        <w:left w:val="none" w:sz="0" w:space="0" w:color="auto"/>
        <w:bottom w:val="none" w:sz="0" w:space="0" w:color="auto"/>
        <w:right w:val="none" w:sz="0" w:space="0" w:color="auto"/>
      </w:divBdr>
    </w:div>
    <w:div w:id="1606307515">
      <w:marLeft w:val="640"/>
      <w:marRight w:val="0"/>
      <w:marTop w:val="0"/>
      <w:marBottom w:val="0"/>
      <w:divBdr>
        <w:top w:val="none" w:sz="0" w:space="0" w:color="auto"/>
        <w:left w:val="none" w:sz="0" w:space="0" w:color="auto"/>
        <w:bottom w:val="none" w:sz="0" w:space="0" w:color="auto"/>
        <w:right w:val="none" w:sz="0" w:space="0" w:color="auto"/>
      </w:divBdr>
    </w:div>
    <w:div w:id="1606424147">
      <w:marLeft w:val="640"/>
      <w:marRight w:val="0"/>
      <w:marTop w:val="0"/>
      <w:marBottom w:val="0"/>
      <w:divBdr>
        <w:top w:val="none" w:sz="0" w:space="0" w:color="auto"/>
        <w:left w:val="none" w:sz="0" w:space="0" w:color="auto"/>
        <w:bottom w:val="none" w:sz="0" w:space="0" w:color="auto"/>
        <w:right w:val="none" w:sz="0" w:space="0" w:color="auto"/>
      </w:divBdr>
    </w:div>
    <w:div w:id="1606499244">
      <w:marLeft w:val="640"/>
      <w:marRight w:val="0"/>
      <w:marTop w:val="0"/>
      <w:marBottom w:val="0"/>
      <w:divBdr>
        <w:top w:val="none" w:sz="0" w:space="0" w:color="auto"/>
        <w:left w:val="none" w:sz="0" w:space="0" w:color="auto"/>
        <w:bottom w:val="none" w:sz="0" w:space="0" w:color="auto"/>
        <w:right w:val="none" w:sz="0" w:space="0" w:color="auto"/>
      </w:divBdr>
    </w:div>
    <w:div w:id="1606500812">
      <w:marLeft w:val="640"/>
      <w:marRight w:val="0"/>
      <w:marTop w:val="0"/>
      <w:marBottom w:val="0"/>
      <w:divBdr>
        <w:top w:val="none" w:sz="0" w:space="0" w:color="auto"/>
        <w:left w:val="none" w:sz="0" w:space="0" w:color="auto"/>
        <w:bottom w:val="none" w:sz="0" w:space="0" w:color="auto"/>
        <w:right w:val="none" w:sz="0" w:space="0" w:color="auto"/>
      </w:divBdr>
    </w:div>
    <w:div w:id="1606574969">
      <w:marLeft w:val="640"/>
      <w:marRight w:val="0"/>
      <w:marTop w:val="0"/>
      <w:marBottom w:val="0"/>
      <w:divBdr>
        <w:top w:val="none" w:sz="0" w:space="0" w:color="auto"/>
        <w:left w:val="none" w:sz="0" w:space="0" w:color="auto"/>
        <w:bottom w:val="none" w:sz="0" w:space="0" w:color="auto"/>
        <w:right w:val="none" w:sz="0" w:space="0" w:color="auto"/>
      </w:divBdr>
    </w:div>
    <w:div w:id="1606812903">
      <w:marLeft w:val="640"/>
      <w:marRight w:val="0"/>
      <w:marTop w:val="0"/>
      <w:marBottom w:val="0"/>
      <w:divBdr>
        <w:top w:val="none" w:sz="0" w:space="0" w:color="auto"/>
        <w:left w:val="none" w:sz="0" w:space="0" w:color="auto"/>
        <w:bottom w:val="none" w:sz="0" w:space="0" w:color="auto"/>
        <w:right w:val="none" w:sz="0" w:space="0" w:color="auto"/>
      </w:divBdr>
    </w:div>
    <w:div w:id="1606843032">
      <w:marLeft w:val="640"/>
      <w:marRight w:val="0"/>
      <w:marTop w:val="0"/>
      <w:marBottom w:val="0"/>
      <w:divBdr>
        <w:top w:val="none" w:sz="0" w:space="0" w:color="auto"/>
        <w:left w:val="none" w:sz="0" w:space="0" w:color="auto"/>
        <w:bottom w:val="none" w:sz="0" w:space="0" w:color="auto"/>
        <w:right w:val="none" w:sz="0" w:space="0" w:color="auto"/>
      </w:divBdr>
    </w:div>
    <w:div w:id="1607032664">
      <w:marLeft w:val="640"/>
      <w:marRight w:val="0"/>
      <w:marTop w:val="0"/>
      <w:marBottom w:val="0"/>
      <w:divBdr>
        <w:top w:val="none" w:sz="0" w:space="0" w:color="auto"/>
        <w:left w:val="none" w:sz="0" w:space="0" w:color="auto"/>
        <w:bottom w:val="none" w:sz="0" w:space="0" w:color="auto"/>
        <w:right w:val="none" w:sz="0" w:space="0" w:color="auto"/>
      </w:divBdr>
    </w:div>
    <w:div w:id="1607035031">
      <w:marLeft w:val="640"/>
      <w:marRight w:val="0"/>
      <w:marTop w:val="0"/>
      <w:marBottom w:val="0"/>
      <w:divBdr>
        <w:top w:val="none" w:sz="0" w:space="0" w:color="auto"/>
        <w:left w:val="none" w:sz="0" w:space="0" w:color="auto"/>
        <w:bottom w:val="none" w:sz="0" w:space="0" w:color="auto"/>
        <w:right w:val="none" w:sz="0" w:space="0" w:color="auto"/>
      </w:divBdr>
    </w:div>
    <w:div w:id="1607035304">
      <w:marLeft w:val="640"/>
      <w:marRight w:val="0"/>
      <w:marTop w:val="0"/>
      <w:marBottom w:val="0"/>
      <w:divBdr>
        <w:top w:val="none" w:sz="0" w:space="0" w:color="auto"/>
        <w:left w:val="none" w:sz="0" w:space="0" w:color="auto"/>
        <w:bottom w:val="none" w:sz="0" w:space="0" w:color="auto"/>
        <w:right w:val="none" w:sz="0" w:space="0" w:color="auto"/>
      </w:divBdr>
    </w:div>
    <w:div w:id="1607036298">
      <w:marLeft w:val="640"/>
      <w:marRight w:val="0"/>
      <w:marTop w:val="0"/>
      <w:marBottom w:val="0"/>
      <w:divBdr>
        <w:top w:val="none" w:sz="0" w:space="0" w:color="auto"/>
        <w:left w:val="none" w:sz="0" w:space="0" w:color="auto"/>
        <w:bottom w:val="none" w:sz="0" w:space="0" w:color="auto"/>
        <w:right w:val="none" w:sz="0" w:space="0" w:color="auto"/>
      </w:divBdr>
    </w:div>
    <w:div w:id="1607036561">
      <w:marLeft w:val="640"/>
      <w:marRight w:val="0"/>
      <w:marTop w:val="0"/>
      <w:marBottom w:val="0"/>
      <w:divBdr>
        <w:top w:val="none" w:sz="0" w:space="0" w:color="auto"/>
        <w:left w:val="none" w:sz="0" w:space="0" w:color="auto"/>
        <w:bottom w:val="none" w:sz="0" w:space="0" w:color="auto"/>
        <w:right w:val="none" w:sz="0" w:space="0" w:color="auto"/>
      </w:divBdr>
    </w:div>
    <w:div w:id="1607149656">
      <w:marLeft w:val="640"/>
      <w:marRight w:val="0"/>
      <w:marTop w:val="0"/>
      <w:marBottom w:val="0"/>
      <w:divBdr>
        <w:top w:val="none" w:sz="0" w:space="0" w:color="auto"/>
        <w:left w:val="none" w:sz="0" w:space="0" w:color="auto"/>
        <w:bottom w:val="none" w:sz="0" w:space="0" w:color="auto"/>
        <w:right w:val="none" w:sz="0" w:space="0" w:color="auto"/>
      </w:divBdr>
    </w:div>
    <w:div w:id="1607149724">
      <w:marLeft w:val="640"/>
      <w:marRight w:val="0"/>
      <w:marTop w:val="0"/>
      <w:marBottom w:val="0"/>
      <w:divBdr>
        <w:top w:val="none" w:sz="0" w:space="0" w:color="auto"/>
        <w:left w:val="none" w:sz="0" w:space="0" w:color="auto"/>
        <w:bottom w:val="none" w:sz="0" w:space="0" w:color="auto"/>
        <w:right w:val="none" w:sz="0" w:space="0" w:color="auto"/>
      </w:divBdr>
    </w:div>
    <w:div w:id="1607152130">
      <w:marLeft w:val="640"/>
      <w:marRight w:val="0"/>
      <w:marTop w:val="0"/>
      <w:marBottom w:val="0"/>
      <w:divBdr>
        <w:top w:val="none" w:sz="0" w:space="0" w:color="auto"/>
        <w:left w:val="none" w:sz="0" w:space="0" w:color="auto"/>
        <w:bottom w:val="none" w:sz="0" w:space="0" w:color="auto"/>
        <w:right w:val="none" w:sz="0" w:space="0" w:color="auto"/>
      </w:divBdr>
    </w:div>
    <w:div w:id="1607225723">
      <w:marLeft w:val="640"/>
      <w:marRight w:val="0"/>
      <w:marTop w:val="0"/>
      <w:marBottom w:val="0"/>
      <w:divBdr>
        <w:top w:val="none" w:sz="0" w:space="0" w:color="auto"/>
        <w:left w:val="none" w:sz="0" w:space="0" w:color="auto"/>
        <w:bottom w:val="none" w:sz="0" w:space="0" w:color="auto"/>
        <w:right w:val="none" w:sz="0" w:space="0" w:color="auto"/>
      </w:divBdr>
    </w:div>
    <w:div w:id="1607230198">
      <w:marLeft w:val="640"/>
      <w:marRight w:val="0"/>
      <w:marTop w:val="0"/>
      <w:marBottom w:val="0"/>
      <w:divBdr>
        <w:top w:val="none" w:sz="0" w:space="0" w:color="auto"/>
        <w:left w:val="none" w:sz="0" w:space="0" w:color="auto"/>
        <w:bottom w:val="none" w:sz="0" w:space="0" w:color="auto"/>
        <w:right w:val="none" w:sz="0" w:space="0" w:color="auto"/>
      </w:divBdr>
    </w:div>
    <w:div w:id="1607273890">
      <w:marLeft w:val="640"/>
      <w:marRight w:val="0"/>
      <w:marTop w:val="0"/>
      <w:marBottom w:val="0"/>
      <w:divBdr>
        <w:top w:val="none" w:sz="0" w:space="0" w:color="auto"/>
        <w:left w:val="none" w:sz="0" w:space="0" w:color="auto"/>
        <w:bottom w:val="none" w:sz="0" w:space="0" w:color="auto"/>
        <w:right w:val="none" w:sz="0" w:space="0" w:color="auto"/>
      </w:divBdr>
    </w:div>
    <w:div w:id="1607493942">
      <w:marLeft w:val="640"/>
      <w:marRight w:val="0"/>
      <w:marTop w:val="0"/>
      <w:marBottom w:val="0"/>
      <w:divBdr>
        <w:top w:val="none" w:sz="0" w:space="0" w:color="auto"/>
        <w:left w:val="none" w:sz="0" w:space="0" w:color="auto"/>
        <w:bottom w:val="none" w:sz="0" w:space="0" w:color="auto"/>
        <w:right w:val="none" w:sz="0" w:space="0" w:color="auto"/>
      </w:divBdr>
    </w:div>
    <w:div w:id="1607616971">
      <w:marLeft w:val="640"/>
      <w:marRight w:val="0"/>
      <w:marTop w:val="0"/>
      <w:marBottom w:val="0"/>
      <w:divBdr>
        <w:top w:val="none" w:sz="0" w:space="0" w:color="auto"/>
        <w:left w:val="none" w:sz="0" w:space="0" w:color="auto"/>
        <w:bottom w:val="none" w:sz="0" w:space="0" w:color="auto"/>
        <w:right w:val="none" w:sz="0" w:space="0" w:color="auto"/>
      </w:divBdr>
    </w:div>
    <w:div w:id="1607619515">
      <w:marLeft w:val="640"/>
      <w:marRight w:val="0"/>
      <w:marTop w:val="0"/>
      <w:marBottom w:val="0"/>
      <w:divBdr>
        <w:top w:val="none" w:sz="0" w:space="0" w:color="auto"/>
        <w:left w:val="none" w:sz="0" w:space="0" w:color="auto"/>
        <w:bottom w:val="none" w:sz="0" w:space="0" w:color="auto"/>
        <w:right w:val="none" w:sz="0" w:space="0" w:color="auto"/>
      </w:divBdr>
    </w:div>
    <w:div w:id="1607619547">
      <w:marLeft w:val="640"/>
      <w:marRight w:val="0"/>
      <w:marTop w:val="0"/>
      <w:marBottom w:val="0"/>
      <w:divBdr>
        <w:top w:val="none" w:sz="0" w:space="0" w:color="auto"/>
        <w:left w:val="none" w:sz="0" w:space="0" w:color="auto"/>
        <w:bottom w:val="none" w:sz="0" w:space="0" w:color="auto"/>
        <w:right w:val="none" w:sz="0" w:space="0" w:color="auto"/>
      </w:divBdr>
    </w:div>
    <w:div w:id="1608000598">
      <w:marLeft w:val="640"/>
      <w:marRight w:val="0"/>
      <w:marTop w:val="0"/>
      <w:marBottom w:val="0"/>
      <w:divBdr>
        <w:top w:val="none" w:sz="0" w:space="0" w:color="auto"/>
        <w:left w:val="none" w:sz="0" w:space="0" w:color="auto"/>
        <w:bottom w:val="none" w:sz="0" w:space="0" w:color="auto"/>
        <w:right w:val="none" w:sz="0" w:space="0" w:color="auto"/>
      </w:divBdr>
    </w:div>
    <w:div w:id="1608007398">
      <w:marLeft w:val="640"/>
      <w:marRight w:val="0"/>
      <w:marTop w:val="0"/>
      <w:marBottom w:val="0"/>
      <w:divBdr>
        <w:top w:val="none" w:sz="0" w:space="0" w:color="auto"/>
        <w:left w:val="none" w:sz="0" w:space="0" w:color="auto"/>
        <w:bottom w:val="none" w:sz="0" w:space="0" w:color="auto"/>
        <w:right w:val="none" w:sz="0" w:space="0" w:color="auto"/>
      </w:divBdr>
    </w:div>
    <w:div w:id="1608073154">
      <w:marLeft w:val="640"/>
      <w:marRight w:val="0"/>
      <w:marTop w:val="0"/>
      <w:marBottom w:val="0"/>
      <w:divBdr>
        <w:top w:val="none" w:sz="0" w:space="0" w:color="auto"/>
        <w:left w:val="none" w:sz="0" w:space="0" w:color="auto"/>
        <w:bottom w:val="none" w:sz="0" w:space="0" w:color="auto"/>
        <w:right w:val="none" w:sz="0" w:space="0" w:color="auto"/>
      </w:divBdr>
    </w:div>
    <w:div w:id="1608082781">
      <w:marLeft w:val="640"/>
      <w:marRight w:val="0"/>
      <w:marTop w:val="0"/>
      <w:marBottom w:val="0"/>
      <w:divBdr>
        <w:top w:val="none" w:sz="0" w:space="0" w:color="auto"/>
        <w:left w:val="none" w:sz="0" w:space="0" w:color="auto"/>
        <w:bottom w:val="none" w:sz="0" w:space="0" w:color="auto"/>
        <w:right w:val="none" w:sz="0" w:space="0" w:color="auto"/>
      </w:divBdr>
    </w:div>
    <w:div w:id="1608123265">
      <w:marLeft w:val="640"/>
      <w:marRight w:val="0"/>
      <w:marTop w:val="0"/>
      <w:marBottom w:val="0"/>
      <w:divBdr>
        <w:top w:val="none" w:sz="0" w:space="0" w:color="auto"/>
        <w:left w:val="none" w:sz="0" w:space="0" w:color="auto"/>
        <w:bottom w:val="none" w:sz="0" w:space="0" w:color="auto"/>
        <w:right w:val="none" w:sz="0" w:space="0" w:color="auto"/>
      </w:divBdr>
    </w:div>
    <w:div w:id="1608153021">
      <w:marLeft w:val="640"/>
      <w:marRight w:val="0"/>
      <w:marTop w:val="0"/>
      <w:marBottom w:val="0"/>
      <w:divBdr>
        <w:top w:val="none" w:sz="0" w:space="0" w:color="auto"/>
        <w:left w:val="none" w:sz="0" w:space="0" w:color="auto"/>
        <w:bottom w:val="none" w:sz="0" w:space="0" w:color="auto"/>
        <w:right w:val="none" w:sz="0" w:space="0" w:color="auto"/>
      </w:divBdr>
    </w:div>
    <w:div w:id="1608195484">
      <w:marLeft w:val="640"/>
      <w:marRight w:val="0"/>
      <w:marTop w:val="0"/>
      <w:marBottom w:val="0"/>
      <w:divBdr>
        <w:top w:val="none" w:sz="0" w:space="0" w:color="auto"/>
        <w:left w:val="none" w:sz="0" w:space="0" w:color="auto"/>
        <w:bottom w:val="none" w:sz="0" w:space="0" w:color="auto"/>
        <w:right w:val="none" w:sz="0" w:space="0" w:color="auto"/>
      </w:divBdr>
    </w:div>
    <w:div w:id="1608196987">
      <w:marLeft w:val="640"/>
      <w:marRight w:val="0"/>
      <w:marTop w:val="0"/>
      <w:marBottom w:val="0"/>
      <w:divBdr>
        <w:top w:val="none" w:sz="0" w:space="0" w:color="auto"/>
        <w:left w:val="none" w:sz="0" w:space="0" w:color="auto"/>
        <w:bottom w:val="none" w:sz="0" w:space="0" w:color="auto"/>
        <w:right w:val="none" w:sz="0" w:space="0" w:color="auto"/>
      </w:divBdr>
    </w:div>
    <w:div w:id="1608197172">
      <w:marLeft w:val="640"/>
      <w:marRight w:val="0"/>
      <w:marTop w:val="0"/>
      <w:marBottom w:val="0"/>
      <w:divBdr>
        <w:top w:val="none" w:sz="0" w:space="0" w:color="auto"/>
        <w:left w:val="none" w:sz="0" w:space="0" w:color="auto"/>
        <w:bottom w:val="none" w:sz="0" w:space="0" w:color="auto"/>
        <w:right w:val="none" w:sz="0" w:space="0" w:color="auto"/>
      </w:divBdr>
    </w:div>
    <w:div w:id="1608199704">
      <w:marLeft w:val="640"/>
      <w:marRight w:val="0"/>
      <w:marTop w:val="0"/>
      <w:marBottom w:val="0"/>
      <w:divBdr>
        <w:top w:val="none" w:sz="0" w:space="0" w:color="auto"/>
        <w:left w:val="none" w:sz="0" w:space="0" w:color="auto"/>
        <w:bottom w:val="none" w:sz="0" w:space="0" w:color="auto"/>
        <w:right w:val="none" w:sz="0" w:space="0" w:color="auto"/>
      </w:divBdr>
    </w:div>
    <w:div w:id="1608266959">
      <w:marLeft w:val="640"/>
      <w:marRight w:val="0"/>
      <w:marTop w:val="0"/>
      <w:marBottom w:val="0"/>
      <w:divBdr>
        <w:top w:val="none" w:sz="0" w:space="0" w:color="auto"/>
        <w:left w:val="none" w:sz="0" w:space="0" w:color="auto"/>
        <w:bottom w:val="none" w:sz="0" w:space="0" w:color="auto"/>
        <w:right w:val="none" w:sz="0" w:space="0" w:color="auto"/>
      </w:divBdr>
    </w:div>
    <w:div w:id="1608347556">
      <w:marLeft w:val="640"/>
      <w:marRight w:val="0"/>
      <w:marTop w:val="0"/>
      <w:marBottom w:val="0"/>
      <w:divBdr>
        <w:top w:val="none" w:sz="0" w:space="0" w:color="auto"/>
        <w:left w:val="none" w:sz="0" w:space="0" w:color="auto"/>
        <w:bottom w:val="none" w:sz="0" w:space="0" w:color="auto"/>
        <w:right w:val="none" w:sz="0" w:space="0" w:color="auto"/>
      </w:divBdr>
    </w:div>
    <w:div w:id="1608393418">
      <w:marLeft w:val="640"/>
      <w:marRight w:val="0"/>
      <w:marTop w:val="0"/>
      <w:marBottom w:val="0"/>
      <w:divBdr>
        <w:top w:val="none" w:sz="0" w:space="0" w:color="auto"/>
        <w:left w:val="none" w:sz="0" w:space="0" w:color="auto"/>
        <w:bottom w:val="none" w:sz="0" w:space="0" w:color="auto"/>
        <w:right w:val="none" w:sz="0" w:space="0" w:color="auto"/>
      </w:divBdr>
    </w:div>
    <w:div w:id="1608737424">
      <w:marLeft w:val="640"/>
      <w:marRight w:val="0"/>
      <w:marTop w:val="0"/>
      <w:marBottom w:val="0"/>
      <w:divBdr>
        <w:top w:val="none" w:sz="0" w:space="0" w:color="auto"/>
        <w:left w:val="none" w:sz="0" w:space="0" w:color="auto"/>
        <w:bottom w:val="none" w:sz="0" w:space="0" w:color="auto"/>
        <w:right w:val="none" w:sz="0" w:space="0" w:color="auto"/>
      </w:divBdr>
    </w:div>
    <w:div w:id="1608846518">
      <w:marLeft w:val="640"/>
      <w:marRight w:val="0"/>
      <w:marTop w:val="0"/>
      <w:marBottom w:val="0"/>
      <w:divBdr>
        <w:top w:val="none" w:sz="0" w:space="0" w:color="auto"/>
        <w:left w:val="none" w:sz="0" w:space="0" w:color="auto"/>
        <w:bottom w:val="none" w:sz="0" w:space="0" w:color="auto"/>
        <w:right w:val="none" w:sz="0" w:space="0" w:color="auto"/>
      </w:divBdr>
    </w:div>
    <w:div w:id="1608850067">
      <w:marLeft w:val="640"/>
      <w:marRight w:val="0"/>
      <w:marTop w:val="0"/>
      <w:marBottom w:val="0"/>
      <w:divBdr>
        <w:top w:val="none" w:sz="0" w:space="0" w:color="auto"/>
        <w:left w:val="none" w:sz="0" w:space="0" w:color="auto"/>
        <w:bottom w:val="none" w:sz="0" w:space="0" w:color="auto"/>
        <w:right w:val="none" w:sz="0" w:space="0" w:color="auto"/>
      </w:divBdr>
    </w:div>
    <w:div w:id="1608852818">
      <w:marLeft w:val="640"/>
      <w:marRight w:val="0"/>
      <w:marTop w:val="0"/>
      <w:marBottom w:val="0"/>
      <w:divBdr>
        <w:top w:val="none" w:sz="0" w:space="0" w:color="auto"/>
        <w:left w:val="none" w:sz="0" w:space="0" w:color="auto"/>
        <w:bottom w:val="none" w:sz="0" w:space="0" w:color="auto"/>
        <w:right w:val="none" w:sz="0" w:space="0" w:color="auto"/>
      </w:divBdr>
    </w:div>
    <w:div w:id="1608854033">
      <w:marLeft w:val="640"/>
      <w:marRight w:val="0"/>
      <w:marTop w:val="0"/>
      <w:marBottom w:val="0"/>
      <w:divBdr>
        <w:top w:val="none" w:sz="0" w:space="0" w:color="auto"/>
        <w:left w:val="none" w:sz="0" w:space="0" w:color="auto"/>
        <w:bottom w:val="none" w:sz="0" w:space="0" w:color="auto"/>
        <w:right w:val="none" w:sz="0" w:space="0" w:color="auto"/>
      </w:divBdr>
    </w:div>
    <w:div w:id="1609041097">
      <w:marLeft w:val="640"/>
      <w:marRight w:val="0"/>
      <w:marTop w:val="0"/>
      <w:marBottom w:val="0"/>
      <w:divBdr>
        <w:top w:val="none" w:sz="0" w:space="0" w:color="auto"/>
        <w:left w:val="none" w:sz="0" w:space="0" w:color="auto"/>
        <w:bottom w:val="none" w:sz="0" w:space="0" w:color="auto"/>
        <w:right w:val="none" w:sz="0" w:space="0" w:color="auto"/>
      </w:divBdr>
    </w:div>
    <w:div w:id="1609043647">
      <w:marLeft w:val="640"/>
      <w:marRight w:val="0"/>
      <w:marTop w:val="0"/>
      <w:marBottom w:val="0"/>
      <w:divBdr>
        <w:top w:val="none" w:sz="0" w:space="0" w:color="auto"/>
        <w:left w:val="none" w:sz="0" w:space="0" w:color="auto"/>
        <w:bottom w:val="none" w:sz="0" w:space="0" w:color="auto"/>
        <w:right w:val="none" w:sz="0" w:space="0" w:color="auto"/>
      </w:divBdr>
    </w:div>
    <w:div w:id="1609385680">
      <w:marLeft w:val="640"/>
      <w:marRight w:val="0"/>
      <w:marTop w:val="0"/>
      <w:marBottom w:val="0"/>
      <w:divBdr>
        <w:top w:val="none" w:sz="0" w:space="0" w:color="auto"/>
        <w:left w:val="none" w:sz="0" w:space="0" w:color="auto"/>
        <w:bottom w:val="none" w:sz="0" w:space="0" w:color="auto"/>
        <w:right w:val="none" w:sz="0" w:space="0" w:color="auto"/>
      </w:divBdr>
    </w:div>
    <w:div w:id="1609391250">
      <w:marLeft w:val="640"/>
      <w:marRight w:val="0"/>
      <w:marTop w:val="0"/>
      <w:marBottom w:val="0"/>
      <w:divBdr>
        <w:top w:val="none" w:sz="0" w:space="0" w:color="auto"/>
        <w:left w:val="none" w:sz="0" w:space="0" w:color="auto"/>
        <w:bottom w:val="none" w:sz="0" w:space="0" w:color="auto"/>
        <w:right w:val="none" w:sz="0" w:space="0" w:color="auto"/>
      </w:divBdr>
    </w:div>
    <w:div w:id="1609463778">
      <w:marLeft w:val="640"/>
      <w:marRight w:val="0"/>
      <w:marTop w:val="0"/>
      <w:marBottom w:val="0"/>
      <w:divBdr>
        <w:top w:val="none" w:sz="0" w:space="0" w:color="auto"/>
        <w:left w:val="none" w:sz="0" w:space="0" w:color="auto"/>
        <w:bottom w:val="none" w:sz="0" w:space="0" w:color="auto"/>
        <w:right w:val="none" w:sz="0" w:space="0" w:color="auto"/>
      </w:divBdr>
    </w:div>
    <w:div w:id="1609508267">
      <w:marLeft w:val="640"/>
      <w:marRight w:val="0"/>
      <w:marTop w:val="0"/>
      <w:marBottom w:val="0"/>
      <w:divBdr>
        <w:top w:val="none" w:sz="0" w:space="0" w:color="auto"/>
        <w:left w:val="none" w:sz="0" w:space="0" w:color="auto"/>
        <w:bottom w:val="none" w:sz="0" w:space="0" w:color="auto"/>
        <w:right w:val="none" w:sz="0" w:space="0" w:color="auto"/>
      </w:divBdr>
    </w:div>
    <w:div w:id="1609700512">
      <w:marLeft w:val="640"/>
      <w:marRight w:val="0"/>
      <w:marTop w:val="0"/>
      <w:marBottom w:val="0"/>
      <w:divBdr>
        <w:top w:val="none" w:sz="0" w:space="0" w:color="auto"/>
        <w:left w:val="none" w:sz="0" w:space="0" w:color="auto"/>
        <w:bottom w:val="none" w:sz="0" w:space="0" w:color="auto"/>
        <w:right w:val="none" w:sz="0" w:space="0" w:color="auto"/>
      </w:divBdr>
    </w:div>
    <w:div w:id="1609703000">
      <w:marLeft w:val="640"/>
      <w:marRight w:val="0"/>
      <w:marTop w:val="0"/>
      <w:marBottom w:val="0"/>
      <w:divBdr>
        <w:top w:val="none" w:sz="0" w:space="0" w:color="auto"/>
        <w:left w:val="none" w:sz="0" w:space="0" w:color="auto"/>
        <w:bottom w:val="none" w:sz="0" w:space="0" w:color="auto"/>
        <w:right w:val="none" w:sz="0" w:space="0" w:color="auto"/>
      </w:divBdr>
    </w:div>
    <w:div w:id="1609770963">
      <w:marLeft w:val="640"/>
      <w:marRight w:val="0"/>
      <w:marTop w:val="0"/>
      <w:marBottom w:val="0"/>
      <w:divBdr>
        <w:top w:val="none" w:sz="0" w:space="0" w:color="auto"/>
        <w:left w:val="none" w:sz="0" w:space="0" w:color="auto"/>
        <w:bottom w:val="none" w:sz="0" w:space="0" w:color="auto"/>
        <w:right w:val="none" w:sz="0" w:space="0" w:color="auto"/>
      </w:divBdr>
    </w:div>
    <w:div w:id="1609845880">
      <w:marLeft w:val="640"/>
      <w:marRight w:val="0"/>
      <w:marTop w:val="0"/>
      <w:marBottom w:val="0"/>
      <w:divBdr>
        <w:top w:val="none" w:sz="0" w:space="0" w:color="auto"/>
        <w:left w:val="none" w:sz="0" w:space="0" w:color="auto"/>
        <w:bottom w:val="none" w:sz="0" w:space="0" w:color="auto"/>
        <w:right w:val="none" w:sz="0" w:space="0" w:color="auto"/>
      </w:divBdr>
    </w:div>
    <w:div w:id="1609894914">
      <w:marLeft w:val="640"/>
      <w:marRight w:val="0"/>
      <w:marTop w:val="0"/>
      <w:marBottom w:val="0"/>
      <w:divBdr>
        <w:top w:val="none" w:sz="0" w:space="0" w:color="auto"/>
        <w:left w:val="none" w:sz="0" w:space="0" w:color="auto"/>
        <w:bottom w:val="none" w:sz="0" w:space="0" w:color="auto"/>
        <w:right w:val="none" w:sz="0" w:space="0" w:color="auto"/>
      </w:divBdr>
    </w:div>
    <w:div w:id="1610042364">
      <w:marLeft w:val="640"/>
      <w:marRight w:val="0"/>
      <w:marTop w:val="0"/>
      <w:marBottom w:val="0"/>
      <w:divBdr>
        <w:top w:val="none" w:sz="0" w:space="0" w:color="auto"/>
        <w:left w:val="none" w:sz="0" w:space="0" w:color="auto"/>
        <w:bottom w:val="none" w:sz="0" w:space="0" w:color="auto"/>
        <w:right w:val="none" w:sz="0" w:space="0" w:color="auto"/>
      </w:divBdr>
    </w:div>
    <w:div w:id="1610046425">
      <w:marLeft w:val="640"/>
      <w:marRight w:val="0"/>
      <w:marTop w:val="0"/>
      <w:marBottom w:val="0"/>
      <w:divBdr>
        <w:top w:val="none" w:sz="0" w:space="0" w:color="auto"/>
        <w:left w:val="none" w:sz="0" w:space="0" w:color="auto"/>
        <w:bottom w:val="none" w:sz="0" w:space="0" w:color="auto"/>
        <w:right w:val="none" w:sz="0" w:space="0" w:color="auto"/>
      </w:divBdr>
    </w:div>
    <w:div w:id="1610233254">
      <w:marLeft w:val="640"/>
      <w:marRight w:val="0"/>
      <w:marTop w:val="0"/>
      <w:marBottom w:val="0"/>
      <w:divBdr>
        <w:top w:val="none" w:sz="0" w:space="0" w:color="auto"/>
        <w:left w:val="none" w:sz="0" w:space="0" w:color="auto"/>
        <w:bottom w:val="none" w:sz="0" w:space="0" w:color="auto"/>
        <w:right w:val="none" w:sz="0" w:space="0" w:color="auto"/>
      </w:divBdr>
    </w:div>
    <w:div w:id="1610235738">
      <w:marLeft w:val="640"/>
      <w:marRight w:val="0"/>
      <w:marTop w:val="0"/>
      <w:marBottom w:val="0"/>
      <w:divBdr>
        <w:top w:val="none" w:sz="0" w:space="0" w:color="auto"/>
        <w:left w:val="none" w:sz="0" w:space="0" w:color="auto"/>
        <w:bottom w:val="none" w:sz="0" w:space="0" w:color="auto"/>
        <w:right w:val="none" w:sz="0" w:space="0" w:color="auto"/>
      </w:divBdr>
    </w:div>
    <w:div w:id="1610315239">
      <w:marLeft w:val="640"/>
      <w:marRight w:val="0"/>
      <w:marTop w:val="0"/>
      <w:marBottom w:val="0"/>
      <w:divBdr>
        <w:top w:val="none" w:sz="0" w:space="0" w:color="auto"/>
        <w:left w:val="none" w:sz="0" w:space="0" w:color="auto"/>
        <w:bottom w:val="none" w:sz="0" w:space="0" w:color="auto"/>
        <w:right w:val="none" w:sz="0" w:space="0" w:color="auto"/>
      </w:divBdr>
    </w:div>
    <w:div w:id="1610428667">
      <w:marLeft w:val="640"/>
      <w:marRight w:val="0"/>
      <w:marTop w:val="0"/>
      <w:marBottom w:val="0"/>
      <w:divBdr>
        <w:top w:val="none" w:sz="0" w:space="0" w:color="auto"/>
        <w:left w:val="none" w:sz="0" w:space="0" w:color="auto"/>
        <w:bottom w:val="none" w:sz="0" w:space="0" w:color="auto"/>
        <w:right w:val="none" w:sz="0" w:space="0" w:color="auto"/>
      </w:divBdr>
    </w:div>
    <w:div w:id="1610432418">
      <w:marLeft w:val="640"/>
      <w:marRight w:val="0"/>
      <w:marTop w:val="0"/>
      <w:marBottom w:val="0"/>
      <w:divBdr>
        <w:top w:val="none" w:sz="0" w:space="0" w:color="auto"/>
        <w:left w:val="none" w:sz="0" w:space="0" w:color="auto"/>
        <w:bottom w:val="none" w:sz="0" w:space="0" w:color="auto"/>
        <w:right w:val="none" w:sz="0" w:space="0" w:color="auto"/>
      </w:divBdr>
    </w:div>
    <w:div w:id="1610432823">
      <w:marLeft w:val="640"/>
      <w:marRight w:val="0"/>
      <w:marTop w:val="0"/>
      <w:marBottom w:val="0"/>
      <w:divBdr>
        <w:top w:val="none" w:sz="0" w:space="0" w:color="auto"/>
        <w:left w:val="none" w:sz="0" w:space="0" w:color="auto"/>
        <w:bottom w:val="none" w:sz="0" w:space="0" w:color="auto"/>
        <w:right w:val="none" w:sz="0" w:space="0" w:color="auto"/>
      </w:divBdr>
    </w:div>
    <w:div w:id="1610501002">
      <w:marLeft w:val="640"/>
      <w:marRight w:val="0"/>
      <w:marTop w:val="0"/>
      <w:marBottom w:val="0"/>
      <w:divBdr>
        <w:top w:val="none" w:sz="0" w:space="0" w:color="auto"/>
        <w:left w:val="none" w:sz="0" w:space="0" w:color="auto"/>
        <w:bottom w:val="none" w:sz="0" w:space="0" w:color="auto"/>
        <w:right w:val="none" w:sz="0" w:space="0" w:color="auto"/>
      </w:divBdr>
    </w:div>
    <w:div w:id="1610622270">
      <w:marLeft w:val="640"/>
      <w:marRight w:val="0"/>
      <w:marTop w:val="0"/>
      <w:marBottom w:val="0"/>
      <w:divBdr>
        <w:top w:val="none" w:sz="0" w:space="0" w:color="auto"/>
        <w:left w:val="none" w:sz="0" w:space="0" w:color="auto"/>
        <w:bottom w:val="none" w:sz="0" w:space="0" w:color="auto"/>
        <w:right w:val="none" w:sz="0" w:space="0" w:color="auto"/>
      </w:divBdr>
    </w:div>
    <w:div w:id="1610626320">
      <w:marLeft w:val="640"/>
      <w:marRight w:val="0"/>
      <w:marTop w:val="0"/>
      <w:marBottom w:val="0"/>
      <w:divBdr>
        <w:top w:val="none" w:sz="0" w:space="0" w:color="auto"/>
        <w:left w:val="none" w:sz="0" w:space="0" w:color="auto"/>
        <w:bottom w:val="none" w:sz="0" w:space="0" w:color="auto"/>
        <w:right w:val="none" w:sz="0" w:space="0" w:color="auto"/>
      </w:divBdr>
    </w:div>
    <w:div w:id="1610627595">
      <w:marLeft w:val="640"/>
      <w:marRight w:val="0"/>
      <w:marTop w:val="0"/>
      <w:marBottom w:val="0"/>
      <w:divBdr>
        <w:top w:val="none" w:sz="0" w:space="0" w:color="auto"/>
        <w:left w:val="none" w:sz="0" w:space="0" w:color="auto"/>
        <w:bottom w:val="none" w:sz="0" w:space="0" w:color="auto"/>
        <w:right w:val="none" w:sz="0" w:space="0" w:color="auto"/>
      </w:divBdr>
    </w:div>
    <w:div w:id="1610695180">
      <w:marLeft w:val="640"/>
      <w:marRight w:val="0"/>
      <w:marTop w:val="0"/>
      <w:marBottom w:val="0"/>
      <w:divBdr>
        <w:top w:val="none" w:sz="0" w:space="0" w:color="auto"/>
        <w:left w:val="none" w:sz="0" w:space="0" w:color="auto"/>
        <w:bottom w:val="none" w:sz="0" w:space="0" w:color="auto"/>
        <w:right w:val="none" w:sz="0" w:space="0" w:color="auto"/>
      </w:divBdr>
    </w:div>
    <w:div w:id="1610700564">
      <w:marLeft w:val="640"/>
      <w:marRight w:val="0"/>
      <w:marTop w:val="0"/>
      <w:marBottom w:val="0"/>
      <w:divBdr>
        <w:top w:val="none" w:sz="0" w:space="0" w:color="auto"/>
        <w:left w:val="none" w:sz="0" w:space="0" w:color="auto"/>
        <w:bottom w:val="none" w:sz="0" w:space="0" w:color="auto"/>
        <w:right w:val="none" w:sz="0" w:space="0" w:color="auto"/>
      </w:divBdr>
    </w:div>
    <w:div w:id="1610702937">
      <w:marLeft w:val="640"/>
      <w:marRight w:val="0"/>
      <w:marTop w:val="0"/>
      <w:marBottom w:val="0"/>
      <w:divBdr>
        <w:top w:val="none" w:sz="0" w:space="0" w:color="auto"/>
        <w:left w:val="none" w:sz="0" w:space="0" w:color="auto"/>
        <w:bottom w:val="none" w:sz="0" w:space="0" w:color="auto"/>
        <w:right w:val="none" w:sz="0" w:space="0" w:color="auto"/>
      </w:divBdr>
    </w:div>
    <w:div w:id="1610703832">
      <w:marLeft w:val="640"/>
      <w:marRight w:val="0"/>
      <w:marTop w:val="0"/>
      <w:marBottom w:val="0"/>
      <w:divBdr>
        <w:top w:val="none" w:sz="0" w:space="0" w:color="auto"/>
        <w:left w:val="none" w:sz="0" w:space="0" w:color="auto"/>
        <w:bottom w:val="none" w:sz="0" w:space="0" w:color="auto"/>
        <w:right w:val="none" w:sz="0" w:space="0" w:color="auto"/>
      </w:divBdr>
    </w:div>
    <w:div w:id="1610770273">
      <w:bodyDiv w:val="1"/>
      <w:marLeft w:val="0"/>
      <w:marRight w:val="0"/>
      <w:marTop w:val="0"/>
      <w:marBottom w:val="0"/>
      <w:divBdr>
        <w:top w:val="none" w:sz="0" w:space="0" w:color="auto"/>
        <w:left w:val="none" w:sz="0" w:space="0" w:color="auto"/>
        <w:bottom w:val="none" w:sz="0" w:space="0" w:color="auto"/>
        <w:right w:val="none" w:sz="0" w:space="0" w:color="auto"/>
      </w:divBdr>
    </w:div>
    <w:div w:id="1610772189">
      <w:marLeft w:val="640"/>
      <w:marRight w:val="0"/>
      <w:marTop w:val="0"/>
      <w:marBottom w:val="0"/>
      <w:divBdr>
        <w:top w:val="none" w:sz="0" w:space="0" w:color="auto"/>
        <w:left w:val="none" w:sz="0" w:space="0" w:color="auto"/>
        <w:bottom w:val="none" w:sz="0" w:space="0" w:color="auto"/>
        <w:right w:val="none" w:sz="0" w:space="0" w:color="auto"/>
      </w:divBdr>
    </w:div>
    <w:div w:id="1610774699">
      <w:marLeft w:val="640"/>
      <w:marRight w:val="0"/>
      <w:marTop w:val="0"/>
      <w:marBottom w:val="0"/>
      <w:divBdr>
        <w:top w:val="none" w:sz="0" w:space="0" w:color="auto"/>
        <w:left w:val="none" w:sz="0" w:space="0" w:color="auto"/>
        <w:bottom w:val="none" w:sz="0" w:space="0" w:color="auto"/>
        <w:right w:val="none" w:sz="0" w:space="0" w:color="auto"/>
      </w:divBdr>
    </w:div>
    <w:div w:id="1610775240">
      <w:marLeft w:val="640"/>
      <w:marRight w:val="0"/>
      <w:marTop w:val="0"/>
      <w:marBottom w:val="0"/>
      <w:divBdr>
        <w:top w:val="none" w:sz="0" w:space="0" w:color="auto"/>
        <w:left w:val="none" w:sz="0" w:space="0" w:color="auto"/>
        <w:bottom w:val="none" w:sz="0" w:space="0" w:color="auto"/>
        <w:right w:val="none" w:sz="0" w:space="0" w:color="auto"/>
      </w:divBdr>
    </w:div>
    <w:div w:id="1610968499">
      <w:marLeft w:val="640"/>
      <w:marRight w:val="0"/>
      <w:marTop w:val="0"/>
      <w:marBottom w:val="0"/>
      <w:divBdr>
        <w:top w:val="none" w:sz="0" w:space="0" w:color="auto"/>
        <w:left w:val="none" w:sz="0" w:space="0" w:color="auto"/>
        <w:bottom w:val="none" w:sz="0" w:space="0" w:color="auto"/>
        <w:right w:val="none" w:sz="0" w:space="0" w:color="auto"/>
      </w:divBdr>
    </w:div>
    <w:div w:id="1611081852">
      <w:marLeft w:val="640"/>
      <w:marRight w:val="0"/>
      <w:marTop w:val="0"/>
      <w:marBottom w:val="0"/>
      <w:divBdr>
        <w:top w:val="none" w:sz="0" w:space="0" w:color="auto"/>
        <w:left w:val="none" w:sz="0" w:space="0" w:color="auto"/>
        <w:bottom w:val="none" w:sz="0" w:space="0" w:color="auto"/>
        <w:right w:val="none" w:sz="0" w:space="0" w:color="auto"/>
      </w:divBdr>
    </w:div>
    <w:div w:id="1611086141">
      <w:marLeft w:val="640"/>
      <w:marRight w:val="0"/>
      <w:marTop w:val="0"/>
      <w:marBottom w:val="0"/>
      <w:divBdr>
        <w:top w:val="none" w:sz="0" w:space="0" w:color="auto"/>
        <w:left w:val="none" w:sz="0" w:space="0" w:color="auto"/>
        <w:bottom w:val="none" w:sz="0" w:space="0" w:color="auto"/>
        <w:right w:val="none" w:sz="0" w:space="0" w:color="auto"/>
      </w:divBdr>
    </w:div>
    <w:div w:id="1611159260">
      <w:marLeft w:val="640"/>
      <w:marRight w:val="0"/>
      <w:marTop w:val="0"/>
      <w:marBottom w:val="0"/>
      <w:divBdr>
        <w:top w:val="none" w:sz="0" w:space="0" w:color="auto"/>
        <w:left w:val="none" w:sz="0" w:space="0" w:color="auto"/>
        <w:bottom w:val="none" w:sz="0" w:space="0" w:color="auto"/>
        <w:right w:val="none" w:sz="0" w:space="0" w:color="auto"/>
      </w:divBdr>
    </w:div>
    <w:div w:id="1611159348">
      <w:marLeft w:val="640"/>
      <w:marRight w:val="0"/>
      <w:marTop w:val="0"/>
      <w:marBottom w:val="0"/>
      <w:divBdr>
        <w:top w:val="none" w:sz="0" w:space="0" w:color="auto"/>
        <w:left w:val="none" w:sz="0" w:space="0" w:color="auto"/>
        <w:bottom w:val="none" w:sz="0" w:space="0" w:color="auto"/>
        <w:right w:val="none" w:sz="0" w:space="0" w:color="auto"/>
      </w:divBdr>
    </w:div>
    <w:div w:id="1611205154">
      <w:marLeft w:val="640"/>
      <w:marRight w:val="0"/>
      <w:marTop w:val="0"/>
      <w:marBottom w:val="0"/>
      <w:divBdr>
        <w:top w:val="none" w:sz="0" w:space="0" w:color="auto"/>
        <w:left w:val="none" w:sz="0" w:space="0" w:color="auto"/>
        <w:bottom w:val="none" w:sz="0" w:space="0" w:color="auto"/>
        <w:right w:val="none" w:sz="0" w:space="0" w:color="auto"/>
      </w:divBdr>
    </w:div>
    <w:div w:id="1611207809">
      <w:marLeft w:val="640"/>
      <w:marRight w:val="0"/>
      <w:marTop w:val="0"/>
      <w:marBottom w:val="0"/>
      <w:divBdr>
        <w:top w:val="none" w:sz="0" w:space="0" w:color="auto"/>
        <w:left w:val="none" w:sz="0" w:space="0" w:color="auto"/>
        <w:bottom w:val="none" w:sz="0" w:space="0" w:color="auto"/>
        <w:right w:val="none" w:sz="0" w:space="0" w:color="auto"/>
      </w:divBdr>
    </w:div>
    <w:div w:id="1611232451">
      <w:marLeft w:val="640"/>
      <w:marRight w:val="0"/>
      <w:marTop w:val="0"/>
      <w:marBottom w:val="0"/>
      <w:divBdr>
        <w:top w:val="none" w:sz="0" w:space="0" w:color="auto"/>
        <w:left w:val="none" w:sz="0" w:space="0" w:color="auto"/>
        <w:bottom w:val="none" w:sz="0" w:space="0" w:color="auto"/>
        <w:right w:val="none" w:sz="0" w:space="0" w:color="auto"/>
      </w:divBdr>
    </w:div>
    <w:div w:id="1611350523">
      <w:marLeft w:val="640"/>
      <w:marRight w:val="0"/>
      <w:marTop w:val="0"/>
      <w:marBottom w:val="0"/>
      <w:divBdr>
        <w:top w:val="none" w:sz="0" w:space="0" w:color="auto"/>
        <w:left w:val="none" w:sz="0" w:space="0" w:color="auto"/>
        <w:bottom w:val="none" w:sz="0" w:space="0" w:color="auto"/>
        <w:right w:val="none" w:sz="0" w:space="0" w:color="auto"/>
      </w:divBdr>
    </w:div>
    <w:div w:id="1611467491">
      <w:marLeft w:val="640"/>
      <w:marRight w:val="0"/>
      <w:marTop w:val="0"/>
      <w:marBottom w:val="0"/>
      <w:divBdr>
        <w:top w:val="none" w:sz="0" w:space="0" w:color="auto"/>
        <w:left w:val="none" w:sz="0" w:space="0" w:color="auto"/>
        <w:bottom w:val="none" w:sz="0" w:space="0" w:color="auto"/>
        <w:right w:val="none" w:sz="0" w:space="0" w:color="auto"/>
      </w:divBdr>
    </w:div>
    <w:div w:id="1611545396">
      <w:marLeft w:val="640"/>
      <w:marRight w:val="0"/>
      <w:marTop w:val="0"/>
      <w:marBottom w:val="0"/>
      <w:divBdr>
        <w:top w:val="none" w:sz="0" w:space="0" w:color="auto"/>
        <w:left w:val="none" w:sz="0" w:space="0" w:color="auto"/>
        <w:bottom w:val="none" w:sz="0" w:space="0" w:color="auto"/>
        <w:right w:val="none" w:sz="0" w:space="0" w:color="auto"/>
      </w:divBdr>
    </w:div>
    <w:div w:id="1611548514">
      <w:marLeft w:val="480"/>
      <w:marRight w:val="0"/>
      <w:marTop w:val="0"/>
      <w:marBottom w:val="0"/>
      <w:divBdr>
        <w:top w:val="none" w:sz="0" w:space="0" w:color="auto"/>
        <w:left w:val="none" w:sz="0" w:space="0" w:color="auto"/>
        <w:bottom w:val="none" w:sz="0" w:space="0" w:color="auto"/>
        <w:right w:val="none" w:sz="0" w:space="0" w:color="auto"/>
      </w:divBdr>
    </w:div>
    <w:div w:id="1611549624">
      <w:marLeft w:val="640"/>
      <w:marRight w:val="0"/>
      <w:marTop w:val="0"/>
      <w:marBottom w:val="0"/>
      <w:divBdr>
        <w:top w:val="none" w:sz="0" w:space="0" w:color="auto"/>
        <w:left w:val="none" w:sz="0" w:space="0" w:color="auto"/>
        <w:bottom w:val="none" w:sz="0" w:space="0" w:color="auto"/>
        <w:right w:val="none" w:sz="0" w:space="0" w:color="auto"/>
      </w:divBdr>
    </w:div>
    <w:div w:id="1611745712">
      <w:marLeft w:val="640"/>
      <w:marRight w:val="0"/>
      <w:marTop w:val="0"/>
      <w:marBottom w:val="0"/>
      <w:divBdr>
        <w:top w:val="none" w:sz="0" w:space="0" w:color="auto"/>
        <w:left w:val="none" w:sz="0" w:space="0" w:color="auto"/>
        <w:bottom w:val="none" w:sz="0" w:space="0" w:color="auto"/>
        <w:right w:val="none" w:sz="0" w:space="0" w:color="auto"/>
      </w:divBdr>
    </w:div>
    <w:div w:id="1611813373">
      <w:marLeft w:val="640"/>
      <w:marRight w:val="0"/>
      <w:marTop w:val="0"/>
      <w:marBottom w:val="0"/>
      <w:divBdr>
        <w:top w:val="none" w:sz="0" w:space="0" w:color="auto"/>
        <w:left w:val="none" w:sz="0" w:space="0" w:color="auto"/>
        <w:bottom w:val="none" w:sz="0" w:space="0" w:color="auto"/>
        <w:right w:val="none" w:sz="0" w:space="0" w:color="auto"/>
      </w:divBdr>
    </w:div>
    <w:div w:id="1611819606">
      <w:marLeft w:val="640"/>
      <w:marRight w:val="0"/>
      <w:marTop w:val="0"/>
      <w:marBottom w:val="0"/>
      <w:divBdr>
        <w:top w:val="none" w:sz="0" w:space="0" w:color="auto"/>
        <w:left w:val="none" w:sz="0" w:space="0" w:color="auto"/>
        <w:bottom w:val="none" w:sz="0" w:space="0" w:color="auto"/>
        <w:right w:val="none" w:sz="0" w:space="0" w:color="auto"/>
      </w:divBdr>
    </w:div>
    <w:div w:id="1611861549">
      <w:marLeft w:val="640"/>
      <w:marRight w:val="0"/>
      <w:marTop w:val="0"/>
      <w:marBottom w:val="0"/>
      <w:divBdr>
        <w:top w:val="none" w:sz="0" w:space="0" w:color="auto"/>
        <w:left w:val="none" w:sz="0" w:space="0" w:color="auto"/>
        <w:bottom w:val="none" w:sz="0" w:space="0" w:color="auto"/>
        <w:right w:val="none" w:sz="0" w:space="0" w:color="auto"/>
      </w:divBdr>
    </w:div>
    <w:div w:id="1612013523">
      <w:marLeft w:val="640"/>
      <w:marRight w:val="0"/>
      <w:marTop w:val="0"/>
      <w:marBottom w:val="0"/>
      <w:divBdr>
        <w:top w:val="none" w:sz="0" w:space="0" w:color="auto"/>
        <w:left w:val="none" w:sz="0" w:space="0" w:color="auto"/>
        <w:bottom w:val="none" w:sz="0" w:space="0" w:color="auto"/>
        <w:right w:val="none" w:sz="0" w:space="0" w:color="auto"/>
      </w:divBdr>
    </w:div>
    <w:div w:id="1612054576">
      <w:marLeft w:val="640"/>
      <w:marRight w:val="0"/>
      <w:marTop w:val="0"/>
      <w:marBottom w:val="0"/>
      <w:divBdr>
        <w:top w:val="none" w:sz="0" w:space="0" w:color="auto"/>
        <w:left w:val="none" w:sz="0" w:space="0" w:color="auto"/>
        <w:bottom w:val="none" w:sz="0" w:space="0" w:color="auto"/>
        <w:right w:val="none" w:sz="0" w:space="0" w:color="auto"/>
      </w:divBdr>
    </w:div>
    <w:div w:id="1612125136">
      <w:marLeft w:val="640"/>
      <w:marRight w:val="0"/>
      <w:marTop w:val="0"/>
      <w:marBottom w:val="0"/>
      <w:divBdr>
        <w:top w:val="none" w:sz="0" w:space="0" w:color="auto"/>
        <w:left w:val="none" w:sz="0" w:space="0" w:color="auto"/>
        <w:bottom w:val="none" w:sz="0" w:space="0" w:color="auto"/>
        <w:right w:val="none" w:sz="0" w:space="0" w:color="auto"/>
      </w:divBdr>
    </w:div>
    <w:div w:id="1612203770">
      <w:marLeft w:val="640"/>
      <w:marRight w:val="0"/>
      <w:marTop w:val="0"/>
      <w:marBottom w:val="0"/>
      <w:divBdr>
        <w:top w:val="none" w:sz="0" w:space="0" w:color="auto"/>
        <w:left w:val="none" w:sz="0" w:space="0" w:color="auto"/>
        <w:bottom w:val="none" w:sz="0" w:space="0" w:color="auto"/>
        <w:right w:val="none" w:sz="0" w:space="0" w:color="auto"/>
      </w:divBdr>
    </w:div>
    <w:div w:id="1612395377">
      <w:marLeft w:val="640"/>
      <w:marRight w:val="0"/>
      <w:marTop w:val="0"/>
      <w:marBottom w:val="0"/>
      <w:divBdr>
        <w:top w:val="none" w:sz="0" w:space="0" w:color="auto"/>
        <w:left w:val="none" w:sz="0" w:space="0" w:color="auto"/>
        <w:bottom w:val="none" w:sz="0" w:space="0" w:color="auto"/>
        <w:right w:val="none" w:sz="0" w:space="0" w:color="auto"/>
      </w:divBdr>
    </w:div>
    <w:div w:id="1612397487">
      <w:marLeft w:val="640"/>
      <w:marRight w:val="0"/>
      <w:marTop w:val="0"/>
      <w:marBottom w:val="0"/>
      <w:divBdr>
        <w:top w:val="none" w:sz="0" w:space="0" w:color="auto"/>
        <w:left w:val="none" w:sz="0" w:space="0" w:color="auto"/>
        <w:bottom w:val="none" w:sz="0" w:space="0" w:color="auto"/>
        <w:right w:val="none" w:sz="0" w:space="0" w:color="auto"/>
      </w:divBdr>
    </w:div>
    <w:div w:id="1612471840">
      <w:marLeft w:val="640"/>
      <w:marRight w:val="0"/>
      <w:marTop w:val="0"/>
      <w:marBottom w:val="0"/>
      <w:divBdr>
        <w:top w:val="none" w:sz="0" w:space="0" w:color="auto"/>
        <w:left w:val="none" w:sz="0" w:space="0" w:color="auto"/>
        <w:bottom w:val="none" w:sz="0" w:space="0" w:color="auto"/>
        <w:right w:val="none" w:sz="0" w:space="0" w:color="auto"/>
      </w:divBdr>
    </w:div>
    <w:div w:id="1612472603">
      <w:marLeft w:val="640"/>
      <w:marRight w:val="0"/>
      <w:marTop w:val="0"/>
      <w:marBottom w:val="0"/>
      <w:divBdr>
        <w:top w:val="none" w:sz="0" w:space="0" w:color="auto"/>
        <w:left w:val="none" w:sz="0" w:space="0" w:color="auto"/>
        <w:bottom w:val="none" w:sz="0" w:space="0" w:color="auto"/>
        <w:right w:val="none" w:sz="0" w:space="0" w:color="auto"/>
      </w:divBdr>
    </w:div>
    <w:div w:id="1612585232">
      <w:marLeft w:val="640"/>
      <w:marRight w:val="0"/>
      <w:marTop w:val="0"/>
      <w:marBottom w:val="0"/>
      <w:divBdr>
        <w:top w:val="none" w:sz="0" w:space="0" w:color="auto"/>
        <w:left w:val="none" w:sz="0" w:space="0" w:color="auto"/>
        <w:bottom w:val="none" w:sz="0" w:space="0" w:color="auto"/>
        <w:right w:val="none" w:sz="0" w:space="0" w:color="auto"/>
      </w:divBdr>
    </w:div>
    <w:div w:id="1612585509">
      <w:marLeft w:val="640"/>
      <w:marRight w:val="0"/>
      <w:marTop w:val="0"/>
      <w:marBottom w:val="0"/>
      <w:divBdr>
        <w:top w:val="none" w:sz="0" w:space="0" w:color="auto"/>
        <w:left w:val="none" w:sz="0" w:space="0" w:color="auto"/>
        <w:bottom w:val="none" w:sz="0" w:space="0" w:color="auto"/>
        <w:right w:val="none" w:sz="0" w:space="0" w:color="auto"/>
      </w:divBdr>
    </w:div>
    <w:div w:id="1612666085">
      <w:marLeft w:val="640"/>
      <w:marRight w:val="0"/>
      <w:marTop w:val="0"/>
      <w:marBottom w:val="0"/>
      <w:divBdr>
        <w:top w:val="none" w:sz="0" w:space="0" w:color="auto"/>
        <w:left w:val="none" w:sz="0" w:space="0" w:color="auto"/>
        <w:bottom w:val="none" w:sz="0" w:space="0" w:color="auto"/>
        <w:right w:val="none" w:sz="0" w:space="0" w:color="auto"/>
      </w:divBdr>
    </w:div>
    <w:div w:id="1612667935">
      <w:marLeft w:val="640"/>
      <w:marRight w:val="0"/>
      <w:marTop w:val="0"/>
      <w:marBottom w:val="0"/>
      <w:divBdr>
        <w:top w:val="none" w:sz="0" w:space="0" w:color="auto"/>
        <w:left w:val="none" w:sz="0" w:space="0" w:color="auto"/>
        <w:bottom w:val="none" w:sz="0" w:space="0" w:color="auto"/>
        <w:right w:val="none" w:sz="0" w:space="0" w:color="auto"/>
      </w:divBdr>
    </w:div>
    <w:div w:id="1612711409">
      <w:marLeft w:val="640"/>
      <w:marRight w:val="0"/>
      <w:marTop w:val="0"/>
      <w:marBottom w:val="0"/>
      <w:divBdr>
        <w:top w:val="none" w:sz="0" w:space="0" w:color="auto"/>
        <w:left w:val="none" w:sz="0" w:space="0" w:color="auto"/>
        <w:bottom w:val="none" w:sz="0" w:space="0" w:color="auto"/>
        <w:right w:val="none" w:sz="0" w:space="0" w:color="auto"/>
      </w:divBdr>
    </w:div>
    <w:div w:id="1612779490">
      <w:marLeft w:val="640"/>
      <w:marRight w:val="0"/>
      <w:marTop w:val="0"/>
      <w:marBottom w:val="0"/>
      <w:divBdr>
        <w:top w:val="none" w:sz="0" w:space="0" w:color="auto"/>
        <w:left w:val="none" w:sz="0" w:space="0" w:color="auto"/>
        <w:bottom w:val="none" w:sz="0" w:space="0" w:color="auto"/>
        <w:right w:val="none" w:sz="0" w:space="0" w:color="auto"/>
      </w:divBdr>
    </w:div>
    <w:div w:id="1612783050">
      <w:marLeft w:val="640"/>
      <w:marRight w:val="0"/>
      <w:marTop w:val="0"/>
      <w:marBottom w:val="0"/>
      <w:divBdr>
        <w:top w:val="none" w:sz="0" w:space="0" w:color="auto"/>
        <w:left w:val="none" w:sz="0" w:space="0" w:color="auto"/>
        <w:bottom w:val="none" w:sz="0" w:space="0" w:color="auto"/>
        <w:right w:val="none" w:sz="0" w:space="0" w:color="auto"/>
      </w:divBdr>
    </w:div>
    <w:div w:id="1612858612">
      <w:marLeft w:val="640"/>
      <w:marRight w:val="0"/>
      <w:marTop w:val="0"/>
      <w:marBottom w:val="0"/>
      <w:divBdr>
        <w:top w:val="none" w:sz="0" w:space="0" w:color="auto"/>
        <w:left w:val="none" w:sz="0" w:space="0" w:color="auto"/>
        <w:bottom w:val="none" w:sz="0" w:space="0" w:color="auto"/>
        <w:right w:val="none" w:sz="0" w:space="0" w:color="auto"/>
      </w:divBdr>
    </w:div>
    <w:div w:id="1612861700">
      <w:marLeft w:val="640"/>
      <w:marRight w:val="0"/>
      <w:marTop w:val="0"/>
      <w:marBottom w:val="0"/>
      <w:divBdr>
        <w:top w:val="none" w:sz="0" w:space="0" w:color="auto"/>
        <w:left w:val="none" w:sz="0" w:space="0" w:color="auto"/>
        <w:bottom w:val="none" w:sz="0" w:space="0" w:color="auto"/>
        <w:right w:val="none" w:sz="0" w:space="0" w:color="auto"/>
      </w:divBdr>
    </w:div>
    <w:div w:id="1612976439">
      <w:marLeft w:val="640"/>
      <w:marRight w:val="0"/>
      <w:marTop w:val="0"/>
      <w:marBottom w:val="0"/>
      <w:divBdr>
        <w:top w:val="none" w:sz="0" w:space="0" w:color="auto"/>
        <w:left w:val="none" w:sz="0" w:space="0" w:color="auto"/>
        <w:bottom w:val="none" w:sz="0" w:space="0" w:color="auto"/>
        <w:right w:val="none" w:sz="0" w:space="0" w:color="auto"/>
      </w:divBdr>
    </w:div>
    <w:div w:id="1612977196">
      <w:marLeft w:val="640"/>
      <w:marRight w:val="0"/>
      <w:marTop w:val="0"/>
      <w:marBottom w:val="0"/>
      <w:divBdr>
        <w:top w:val="none" w:sz="0" w:space="0" w:color="auto"/>
        <w:left w:val="none" w:sz="0" w:space="0" w:color="auto"/>
        <w:bottom w:val="none" w:sz="0" w:space="0" w:color="auto"/>
        <w:right w:val="none" w:sz="0" w:space="0" w:color="auto"/>
      </w:divBdr>
    </w:div>
    <w:div w:id="1612980249">
      <w:marLeft w:val="640"/>
      <w:marRight w:val="0"/>
      <w:marTop w:val="0"/>
      <w:marBottom w:val="0"/>
      <w:divBdr>
        <w:top w:val="none" w:sz="0" w:space="0" w:color="auto"/>
        <w:left w:val="none" w:sz="0" w:space="0" w:color="auto"/>
        <w:bottom w:val="none" w:sz="0" w:space="0" w:color="auto"/>
        <w:right w:val="none" w:sz="0" w:space="0" w:color="auto"/>
      </w:divBdr>
    </w:div>
    <w:div w:id="1613054103">
      <w:marLeft w:val="640"/>
      <w:marRight w:val="0"/>
      <w:marTop w:val="0"/>
      <w:marBottom w:val="0"/>
      <w:divBdr>
        <w:top w:val="none" w:sz="0" w:space="0" w:color="auto"/>
        <w:left w:val="none" w:sz="0" w:space="0" w:color="auto"/>
        <w:bottom w:val="none" w:sz="0" w:space="0" w:color="auto"/>
        <w:right w:val="none" w:sz="0" w:space="0" w:color="auto"/>
      </w:divBdr>
    </w:div>
    <w:div w:id="1613130936">
      <w:marLeft w:val="640"/>
      <w:marRight w:val="0"/>
      <w:marTop w:val="0"/>
      <w:marBottom w:val="0"/>
      <w:divBdr>
        <w:top w:val="none" w:sz="0" w:space="0" w:color="auto"/>
        <w:left w:val="none" w:sz="0" w:space="0" w:color="auto"/>
        <w:bottom w:val="none" w:sz="0" w:space="0" w:color="auto"/>
        <w:right w:val="none" w:sz="0" w:space="0" w:color="auto"/>
      </w:divBdr>
    </w:div>
    <w:div w:id="1613170862">
      <w:marLeft w:val="640"/>
      <w:marRight w:val="0"/>
      <w:marTop w:val="0"/>
      <w:marBottom w:val="0"/>
      <w:divBdr>
        <w:top w:val="none" w:sz="0" w:space="0" w:color="auto"/>
        <w:left w:val="none" w:sz="0" w:space="0" w:color="auto"/>
        <w:bottom w:val="none" w:sz="0" w:space="0" w:color="auto"/>
        <w:right w:val="none" w:sz="0" w:space="0" w:color="auto"/>
      </w:divBdr>
    </w:div>
    <w:div w:id="1613172594">
      <w:marLeft w:val="640"/>
      <w:marRight w:val="0"/>
      <w:marTop w:val="0"/>
      <w:marBottom w:val="0"/>
      <w:divBdr>
        <w:top w:val="none" w:sz="0" w:space="0" w:color="auto"/>
        <w:left w:val="none" w:sz="0" w:space="0" w:color="auto"/>
        <w:bottom w:val="none" w:sz="0" w:space="0" w:color="auto"/>
        <w:right w:val="none" w:sz="0" w:space="0" w:color="auto"/>
      </w:divBdr>
    </w:div>
    <w:div w:id="1613172840">
      <w:marLeft w:val="640"/>
      <w:marRight w:val="0"/>
      <w:marTop w:val="0"/>
      <w:marBottom w:val="0"/>
      <w:divBdr>
        <w:top w:val="none" w:sz="0" w:space="0" w:color="auto"/>
        <w:left w:val="none" w:sz="0" w:space="0" w:color="auto"/>
        <w:bottom w:val="none" w:sz="0" w:space="0" w:color="auto"/>
        <w:right w:val="none" w:sz="0" w:space="0" w:color="auto"/>
      </w:divBdr>
    </w:div>
    <w:div w:id="1613241095">
      <w:marLeft w:val="640"/>
      <w:marRight w:val="0"/>
      <w:marTop w:val="0"/>
      <w:marBottom w:val="0"/>
      <w:divBdr>
        <w:top w:val="none" w:sz="0" w:space="0" w:color="auto"/>
        <w:left w:val="none" w:sz="0" w:space="0" w:color="auto"/>
        <w:bottom w:val="none" w:sz="0" w:space="0" w:color="auto"/>
        <w:right w:val="none" w:sz="0" w:space="0" w:color="auto"/>
      </w:divBdr>
    </w:div>
    <w:div w:id="1613249171">
      <w:marLeft w:val="640"/>
      <w:marRight w:val="0"/>
      <w:marTop w:val="0"/>
      <w:marBottom w:val="0"/>
      <w:divBdr>
        <w:top w:val="none" w:sz="0" w:space="0" w:color="auto"/>
        <w:left w:val="none" w:sz="0" w:space="0" w:color="auto"/>
        <w:bottom w:val="none" w:sz="0" w:space="0" w:color="auto"/>
        <w:right w:val="none" w:sz="0" w:space="0" w:color="auto"/>
      </w:divBdr>
    </w:div>
    <w:div w:id="1613706575">
      <w:marLeft w:val="640"/>
      <w:marRight w:val="0"/>
      <w:marTop w:val="0"/>
      <w:marBottom w:val="0"/>
      <w:divBdr>
        <w:top w:val="none" w:sz="0" w:space="0" w:color="auto"/>
        <w:left w:val="none" w:sz="0" w:space="0" w:color="auto"/>
        <w:bottom w:val="none" w:sz="0" w:space="0" w:color="auto"/>
        <w:right w:val="none" w:sz="0" w:space="0" w:color="auto"/>
      </w:divBdr>
    </w:div>
    <w:div w:id="1613777698">
      <w:marLeft w:val="640"/>
      <w:marRight w:val="0"/>
      <w:marTop w:val="0"/>
      <w:marBottom w:val="0"/>
      <w:divBdr>
        <w:top w:val="none" w:sz="0" w:space="0" w:color="auto"/>
        <w:left w:val="none" w:sz="0" w:space="0" w:color="auto"/>
        <w:bottom w:val="none" w:sz="0" w:space="0" w:color="auto"/>
        <w:right w:val="none" w:sz="0" w:space="0" w:color="auto"/>
      </w:divBdr>
    </w:div>
    <w:div w:id="1613827168">
      <w:marLeft w:val="640"/>
      <w:marRight w:val="0"/>
      <w:marTop w:val="0"/>
      <w:marBottom w:val="0"/>
      <w:divBdr>
        <w:top w:val="none" w:sz="0" w:space="0" w:color="auto"/>
        <w:left w:val="none" w:sz="0" w:space="0" w:color="auto"/>
        <w:bottom w:val="none" w:sz="0" w:space="0" w:color="auto"/>
        <w:right w:val="none" w:sz="0" w:space="0" w:color="auto"/>
      </w:divBdr>
    </w:div>
    <w:div w:id="1613855901">
      <w:marLeft w:val="640"/>
      <w:marRight w:val="0"/>
      <w:marTop w:val="0"/>
      <w:marBottom w:val="0"/>
      <w:divBdr>
        <w:top w:val="none" w:sz="0" w:space="0" w:color="auto"/>
        <w:left w:val="none" w:sz="0" w:space="0" w:color="auto"/>
        <w:bottom w:val="none" w:sz="0" w:space="0" w:color="auto"/>
        <w:right w:val="none" w:sz="0" w:space="0" w:color="auto"/>
      </w:divBdr>
    </w:div>
    <w:div w:id="1614089113">
      <w:marLeft w:val="640"/>
      <w:marRight w:val="0"/>
      <w:marTop w:val="0"/>
      <w:marBottom w:val="0"/>
      <w:divBdr>
        <w:top w:val="none" w:sz="0" w:space="0" w:color="auto"/>
        <w:left w:val="none" w:sz="0" w:space="0" w:color="auto"/>
        <w:bottom w:val="none" w:sz="0" w:space="0" w:color="auto"/>
        <w:right w:val="none" w:sz="0" w:space="0" w:color="auto"/>
      </w:divBdr>
    </w:div>
    <w:div w:id="1614095457">
      <w:marLeft w:val="640"/>
      <w:marRight w:val="0"/>
      <w:marTop w:val="0"/>
      <w:marBottom w:val="0"/>
      <w:divBdr>
        <w:top w:val="none" w:sz="0" w:space="0" w:color="auto"/>
        <w:left w:val="none" w:sz="0" w:space="0" w:color="auto"/>
        <w:bottom w:val="none" w:sz="0" w:space="0" w:color="auto"/>
        <w:right w:val="none" w:sz="0" w:space="0" w:color="auto"/>
      </w:divBdr>
    </w:div>
    <w:div w:id="1614164668">
      <w:marLeft w:val="640"/>
      <w:marRight w:val="0"/>
      <w:marTop w:val="0"/>
      <w:marBottom w:val="0"/>
      <w:divBdr>
        <w:top w:val="none" w:sz="0" w:space="0" w:color="auto"/>
        <w:left w:val="none" w:sz="0" w:space="0" w:color="auto"/>
        <w:bottom w:val="none" w:sz="0" w:space="0" w:color="auto"/>
        <w:right w:val="none" w:sz="0" w:space="0" w:color="auto"/>
      </w:divBdr>
    </w:div>
    <w:div w:id="1614243814">
      <w:marLeft w:val="640"/>
      <w:marRight w:val="0"/>
      <w:marTop w:val="0"/>
      <w:marBottom w:val="0"/>
      <w:divBdr>
        <w:top w:val="none" w:sz="0" w:space="0" w:color="auto"/>
        <w:left w:val="none" w:sz="0" w:space="0" w:color="auto"/>
        <w:bottom w:val="none" w:sz="0" w:space="0" w:color="auto"/>
        <w:right w:val="none" w:sz="0" w:space="0" w:color="auto"/>
      </w:divBdr>
    </w:div>
    <w:div w:id="1614362674">
      <w:marLeft w:val="640"/>
      <w:marRight w:val="0"/>
      <w:marTop w:val="0"/>
      <w:marBottom w:val="0"/>
      <w:divBdr>
        <w:top w:val="none" w:sz="0" w:space="0" w:color="auto"/>
        <w:left w:val="none" w:sz="0" w:space="0" w:color="auto"/>
        <w:bottom w:val="none" w:sz="0" w:space="0" w:color="auto"/>
        <w:right w:val="none" w:sz="0" w:space="0" w:color="auto"/>
      </w:divBdr>
    </w:div>
    <w:div w:id="1614362869">
      <w:marLeft w:val="640"/>
      <w:marRight w:val="0"/>
      <w:marTop w:val="0"/>
      <w:marBottom w:val="0"/>
      <w:divBdr>
        <w:top w:val="none" w:sz="0" w:space="0" w:color="auto"/>
        <w:left w:val="none" w:sz="0" w:space="0" w:color="auto"/>
        <w:bottom w:val="none" w:sz="0" w:space="0" w:color="auto"/>
        <w:right w:val="none" w:sz="0" w:space="0" w:color="auto"/>
      </w:divBdr>
    </w:div>
    <w:div w:id="1614365004">
      <w:marLeft w:val="640"/>
      <w:marRight w:val="0"/>
      <w:marTop w:val="0"/>
      <w:marBottom w:val="0"/>
      <w:divBdr>
        <w:top w:val="none" w:sz="0" w:space="0" w:color="auto"/>
        <w:left w:val="none" w:sz="0" w:space="0" w:color="auto"/>
        <w:bottom w:val="none" w:sz="0" w:space="0" w:color="auto"/>
        <w:right w:val="none" w:sz="0" w:space="0" w:color="auto"/>
      </w:divBdr>
    </w:div>
    <w:div w:id="1614479683">
      <w:marLeft w:val="640"/>
      <w:marRight w:val="0"/>
      <w:marTop w:val="0"/>
      <w:marBottom w:val="0"/>
      <w:divBdr>
        <w:top w:val="none" w:sz="0" w:space="0" w:color="auto"/>
        <w:left w:val="none" w:sz="0" w:space="0" w:color="auto"/>
        <w:bottom w:val="none" w:sz="0" w:space="0" w:color="auto"/>
        <w:right w:val="none" w:sz="0" w:space="0" w:color="auto"/>
      </w:divBdr>
    </w:div>
    <w:div w:id="1614484152">
      <w:marLeft w:val="640"/>
      <w:marRight w:val="0"/>
      <w:marTop w:val="0"/>
      <w:marBottom w:val="0"/>
      <w:divBdr>
        <w:top w:val="none" w:sz="0" w:space="0" w:color="auto"/>
        <w:left w:val="none" w:sz="0" w:space="0" w:color="auto"/>
        <w:bottom w:val="none" w:sz="0" w:space="0" w:color="auto"/>
        <w:right w:val="none" w:sz="0" w:space="0" w:color="auto"/>
      </w:divBdr>
    </w:div>
    <w:div w:id="1614553567">
      <w:marLeft w:val="640"/>
      <w:marRight w:val="0"/>
      <w:marTop w:val="0"/>
      <w:marBottom w:val="0"/>
      <w:divBdr>
        <w:top w:val="none" w:sz="0" w:space="0" w:color="auto"/>
        <w:left w:val="none" w:sz="0" w:space="0" w:color="auto"/>
        <w:bottom w:val="none" w:sz="0" w:space="0" w:color="auto"/>
        <w:right w:val="none" w:sz="0" w:space="0" w:color="auto"/>
      </w:divBdr>
    </w:div>
    <w:div w:id="1614631941">
      <w:marLeft w:val="640"/>
      <w:marRight w:val="0"/>
      <w:marTop w:val="0"/>
      <w:marBottom w:val="0"/>
      <w:divBdr>
        <w:top w:val="none" w:sz="0" w:space="0" w:color="auto"/>
        <w:left w:val="none" w:sz="0" w:space="0" w:color="auto"/>
        <w:bottom w:val="none" w:sz="0" w:space="0" w:color="auto"/>
        <w:right w:val="none" w:sz="0" w:space="0" w:color="auto"/>
      </w:divBdr>
    </w:div>
    <w:div w:id="1614635569">
      <w:marLeft w:val="640"/>
      <w:marRight w:val="0"/>
      <w:marTop w:val="0"/>
      <w:marBottom w:val="0"/>
      <w:divBdr>
        <w:top w:val="none" w:sz="0" w:space="0" w:color="auto"/>
        <w:left w:val="none" w:sz="0" w:space="0" w:color="auto"/>
        <w:bottom w:val="none" w:sz="0" w:space="0" w:color="auto"/>
        <w:right w:val="none" w:sz="0" w:space="0" w:color="auto"/>
      </w:divBdr>
    </w:div>
    <w:div w:id="1614676105">
      <w:marLeft w:val="640"/>
      <w:marRight w:val="0"/>
      <w:marTop w:val="0"/>
      <w:marBottom w:val="0"/>
      <w:divBdr>
        <w:top w:val="none" w:sz="0" w:space="0" w:color="auto"/>
        <w:left w:val="none" w:sz="0" w:space="0" w:color="auto"/>
        <w:bottom w:val="none" w:sz="0" w:space="0" w:color="auto"/>
        <w:right w:val="none" w:sz="0" w:space="0" w:color="auto"/>
      </w:divBdr>
    </w:div>
    <w:div w:id="1614677095">
      <w:marLeft w:val="640"/>
      <w:marRight w:val="0"/>
      <w:marTop w:val="0"/>
      <w:marBottom w:val="0"/>
      <w:divBdr>
        <w:top w:val="none" w:sz="0" w:space="0" w:color="auto"/>
        <w:left w:val="none" w:sz="0" w:space="0" w:color="auto"/>
        <w:bottom w:val="none" w:sz="0" w:space="0" w:color="auto"/>
        <w:right w:val="none" w:sz="0" w:space="0" w:color="auto"/>
      </w:divBdr>
    </w:div>
    <w:div w:id="1614703038">
      <w:marLeft w:val="640"/>
      <w:marRight w:val="0"/>
      <w:marTop w:val="0"/>
      <w:marBottom w:val="0"/>
      <w:divBdr>
        <w:top w:val="none" w:sz="0" w:space="0" w:color="auto"/>
        <w:left w:val="none" w:sz="0" w:space="0" w:color="auto"/>
        <w:bottom w:val="none" w:sz="0" w:space="0" w:color="auto"/>
        <w:right w:val="none" w:sz="0" w:space="0" w:color="auto"/>
      </w:divBdr>
    </w:div>
    <w:div w:id="1614828517">
      <w:marLeft w:val="640"/>
      <w:marRight w:val="0"/>
      <w:marTop w:val="0"/>
      <w:marBottom w:val="0"/>
      <w:divBdr>
        <w:top w:val="none" w:sz="0" w:space="0" w:color="auto"/>
        <w:left w:val="none" w:sz="0" w:space="0" w:color="auto"/>
        <w:bottom w:val="none" w:sz="0" w:space="0" w:color="auto"/>
        <w:right w:val="none" w:sz="0" w:space="0" w:color="auto"/>
      </w:divBdr>
    </w:div>
    <w:div w:id="1615014755">
      <w:marLeft w:val="640"/>
      <w:marRight w:val="0"/>
      <w:marTop w:val="0"/>
      <w:marBottom w:val="0"/>
      <w:divBdr>
        <w:top w:val="none" w:sz="0" w:space="0" w:color="auto"/>
        <w:left w:val="none" w:sz="0" w:space="0" w:color="auto"/>
        <w:bottom w:val="none" w:sz="0" w:space="0" w:color="auto"/>
        <w:right w:val="none" w:sz="0" w:space="0" w:color="auto"/>
      </w:divBdr>
    </w:div>
    <w:div w:id="1615016059">
      <w:marLeft w:val="640"/>
      <w:marRight w:val="0"/>
      <w:marTop w:val="0"/>
      <w:marBottom w:val="0"/>
      <w:divBdr>
        <w:top w:val="none" w:sz="0" w:space="0" w:color="auto"/>
        <w:left w:val="none" w:sz="0" w:space="0" w:color="auto"/>
        <w:bottom w:val="none" w:sz="0" w:space="0" w:color="auto"/>
        <w:right w:val="none" w:sz="0" w:space="0" w:color="auto"/>
      </w:divBdr>
    </w:div>
    <w:div w:id="1615134817">
      <w:marLeft w:val="640"/>
      <w:marRight w:val="0"/>
      <w:marTop w:val="0"/>
      <w:marBottom w:val="0"/>
      <w:divBdr>
        <w:top w:val="none" w:sz="0" w:space="0" w:color="auto"/>
        <w:left w:val="none" w:sz="0" w:space="0" w:color="auto"/>
        <w:bottom w:val="none" w:sz="0" w:space="0" w:color="auto"/>
        <w:right w:val="none" w:sz="0" w:space="0" w:color="auto"/>
      </w:divBdr>
    </w:div>
    <w:div w:id="1615208242">
      <w:marLeft w:val="640"/>
      <w:marRight w:val="0"/>
      <w:marTop w:val="0"/>
      <w:marBottom w:val="0"/>
      <w:divBdr>
        <w:top w:val="none" w:sz="0" w:space="0" w:color="auto"/>
        <w:left w:val="none" w:sz="0" w:space="0" w:color="auto"/>
        <w:bottom w:val="none" w:sz="0" w:space="0" w:color="auto"/>
        <w:right w:val="none" w:sz="0" w:space="0" w:color="auto"/>
      </w:divBdr>
    </w:div>
    <w:div w:id="1615214271">
      <w:marLeft w:val="640"/>
      <w:marRight w:val="0"/>
      <w:marTop w:val="0"/>
      <w:marBottom w:val="0"/>
      <w:divBdr>
        <w:top w:val="none" w:sz="0" w:space="0" w:color="auto"/>
        <w:left w:val="none" w:sz="0" w:space="0" w:color="auto"/>
        <w:bottom w:val="none" w:sz="0" w:space="0" w:color="auto"/>
        <w:right w:val="none" w:sz="0" w:space="0" w:color="auto"/>
      </w:divBdr>
    </w:div>
    <w:div w:id="1615289052">
      <w:marLeft w:val="640"/>
      <w:marRight w:val="0"/>
      <w:marTop w:val="0"/>
      <w:marBottom w:val="0"/>
      <w:divBdr>
        <w:top w:val="none" w:sz="0" w:space="0" w:color="auto"/>
        <w:left w:val="none" w:sz="0" w:space="0" w:color="auto"/>
        <w:bottom w:val="none" w:sz="0" w:space="0" w:color="auto"/>
        <w:right w:val="none" w:sz="0" w:space="0" w:color="auto"/>
      </w:divBdr>
    </w:div>
    <w:div w:id="1615479002">
      <w:marLeft w:val="640"/>
      <w:marRight w:val="0"/>
      <w:marTop w:val="0"/>
      <w:marBottom w:val="0"/>
      <w:divBdr>
        <w:top w:val="none" w:sz="0" w:space="0" w:color="auto"/>
        <w:left w:val="none" w:sz="0" w:space="0" w:color="auto"/>
        <w:bottom w:val="none" w:sz="0" w:space="0" w:color="auto"/>
        <w:right w:val="none" w:sz="0" w:space="0" w:color="auto"/>
      </w:divBdr>
    </w:div>
    <w:div w:id="1615743420">
      <w:marLeft w:val="640"/>
      <w:marRight w:val="0"/>
      <w:marTop w:val="0"/>
      <w:marBottom w:val="0"/>
      <w:divBdr>
        <w:top w:val="none" w:sz="0" w:space="0" w:color="auto"/>
        <w:left w:val="none" w:sz="0" w:space="0" w:color="auto"/>
        <w:bottom w:val="none" w:sz="0" w:space="0" w:color="auto"/>
        <w:right w:val="none" w:sz="0" w:space="0" w:color="auto"/>
      </w:divBdr>
    </w:div>
    <w:div w:id="1615743914">
      <w:marLeft w:val="640"/>
      <w:marRight w:val="0"/>
      <w:marTop w:val="0"/>
      <w:marBottom w:val="0"/>
      <w:divBdr>
        <w:top w:val="none" w:sz="0" w:space="0" w:color="auto"/>
        <w:left w:val="none" w:sz="0" w:space="0" w:color="auto"/>
        <w:bottom w:val="none" w:sz="0" w:space="0" w:color="auto"/>
        <w:right w:val="none" w:sz="0" w:space="0" w:color="auto"/>
      </w:divBdr>
    </w:div>
    <w:div w:id="1615792312">
      <w:marLeft w:val="640"/>
      <w:marRight w:val="0"/>
      <w:marTop w:val="0"/>
      <w:marBottom w:val="0"/>
      <w:divBdr>
        <w:top w:val="none" w:sz="0" w:space="0" w:color="auto"/>
        <w:left w:val="none" w:sz="0" w:space="0" w:color="auto"/>
        <w:bottom w:val="none" w:sz="0" w:space="0" w:color="auto"/>
        <w:right w:val="none" w:sz="0" w:space="0" w:color="auto"/>
      </w:divBdr>
    </w:div>
    <w:div w:id="1615819965">
      <w:marLeft w:val="640"/>
      <w:marRight w:val="0"/>
      <w:marTop w:val="0"/>
      <w:marBottom w:val="0"/>
      <w:divBdr>
        <w:top w:val="none" w:sz="0" w:space="0" w:color="auto"/>
        <w:left w:val="none" w:sz="0" w:space="0" w:color="auto"/>
        <w:bottom w:val="none" w:sz="0" w:space="0" w:color="auto"/>
        <w:right w:val="none" w:sz="0" w:space="0" w:color="auto"/>
      </w:divBdr>
    </w:div>
    <w:div w:id="1615866747">
      <w:marLeft w:val="640"/>
      <w:marRight w:val="0"/>
      <w:marTop w:val="0"/>
      <w:marBottom w:val="0"/>
      <w:divBdr>
        <w:top w:val="none" w:sz="0" w:space="0" w:color="auto"/>
        <w:left w:val="none" w:sz="0" w:space="0" w:color="auto"/>
        <w:bottom w:val="none" w:sz="0" w:space="0" w:color="auto"/>
        <w:right w:val="none" w:sz="0" w:space="0" w:color="auto"/>
      </w:divBdr>
    </w:div>
    <w:div w:id="1616057282">
      <w:marLeft w:val="640"/>
      <w:marRight w:val="0"/>
      <w:marTop w:val="0"/>
      <w:marBottom w:val="0"/>
      <w:divBdr>
        <w:top w:val="none" w:sz="0" w:space="0" w:color="auto"/>
        <w:left w:val="none" w:sz="0" w:space="0" w:color="auto"/>
        <w:bottom w:val="none" w:sz="0" w:space="0" w:color="auto"/>
        <w:right w:val="none" w:sz="0" w:space="0" w:color="auto"/>
      </w:divBdr>
    </w:div>
    <w:div w:id="1616131066">
      <w:marLeft w:val="640"/>
      <w:marRight w:val="0"/>
      <w:marTop w:val="0"/>
      <w:marBottom w:val="0"/>
      <w:divBdr>
        <w:top w:val="none" w:sz="0" w:space="0" w:color="auto"/>
        <w:left w:val="none" w:sz="0" w:space="0" w:color="auto"/>
        <w:bottom w:val="none" w:sz="0" w:space="0" w:color="auto"/>
        <w:right w:val="none" w:sz="0" w:space="0" w:color="auto"/>
      </w:divBdr>
    </w:div>
    <w:div w:id="1616131261">
      <w:marLeft w:val="640"/>
      <w:marRight w:val="0"/>
      <w:marTop w:val="0"/>
      <w:marBottom w:val="0"/>
      <w:divBdr>
        <w:top w:val="none" w:sz="0" w:space="0" w:color="auto"/>
        <w:left w:val="none" w:sz="0" w:space="0" w:color="auto"/>
        <w:bottom w:val="none" w:sz="0" w:space="0" w:color="auto"/>
        <w:right w:val="none" w:sz="0" w:space="0" w:color="auto"/>
      </w:divBdr>
    </w:div>
    <w:div w:id="1616255399">
      <w:marLeft w:val="640"/>
      <w:marRight w:val="0"/>
      <w:marTop w:val="0"/>
      <w:marBottom w:val="0"/>
      <w:divBdr>
        <w:top w:val="none" w:sz="0" w:space="0" w:color="auto"/>
        <w:left w:val="none" w:sz="0" w:space="0" w:color="auto"/>
        <w:bottom w:val="none" w:sz="0" w:space="0" w:color="auto"/>
        <w:right w:val="none" w:sz="0" w:space="0" w:color="auto"/>
      </w:divBdr>
    </w:div>
    <w:div w:id="1616330719">
      <w:marLeft w:val="640"/>
      <w:marRight w:val="0"/>
      <w:marTop w:val="0"/>
      <w:marBottom w:val="0"/>
      <w:divBdr>
        <w:top w:val="none" w:sz="0" w:space="0" w:color="auto"/>
        <w:left w:val="none" w:sz="0" w:space="0" w:color="auto"/>
        <w:bottom w:val="none" w:sz="0" w:space="0" w:color="auto"/>
        <w:right w:val="none" w:sz="0" w:space="0" w:color="auto"/>
      </w:divBdr>
    </w:div>
    <w:div w:id="1616406958">
      <w:marLeft w:val="640"/>
      <w:marRight w:val="0"/>
      <w:marTop w:val="0"/>
      <w:marBottom w:val="0"/>
      <w:divBdr>
        <w:top w:val="none" w:sz="0" w:space="0" w:color="auto"/>
        <w:left w:val="none" w:sz="0" w:space="0" w:color="auto"/>
        <w:bottom w:val="none" w:sz="0" w:space="0" w:color="auto"/>
        <w:right w:val="none" w:sz="0" w:space="0" w:color="auto"/>
      </w:divBdr>
    </w:div>
    <w:div w:id="1616475247">
      <w:marLeft w:val="640"/>
      <w:marRight w:val="0"/>
      <w:marTop w:val="0"/>
      <w:marBottom w:val="0"/>
      <w:divBdr>
        <w:top w:val="none" w:sz="0" w:space="0" w:color="auto"/>
        <w:left w:val="none" w:sz="0" w:space="0" w:color="auto"/>
        <w:bottom w:val="none" w:sz="0" w:space="0" w:color="auto"/>
        <w:right w:val="none" w:sz="0" w:space="0" w:color="auto"/>
      </w:divBdr>
    </w:div>
    <w:div w:id="1616522562">
      <w:marLeft w:val="640"/>
      <w:marRight w:val="0"/>
      <w:marTop w:val="0"/>
      <w:marBottom w:val="0"/>
      <w:divBdr>
        <w:top w:val="none" w:sz="0" w:space="0" w:color="auto"/>
        <w:left w:val="none" w:sz="0" w:space="0" w:color="auto"/>
        <w:bottom w:val="none" w:sz="0" w:space="0" w:color="auto"/>
        <w:right w:val="none" w:sz="0" w:space="0" w:color="auto"/>
      </w:divBdr>
    </w:div>
    <w:div w:id="1616525058">
      <w:marLeft w:val="640"/>
      <w:marRight w:val="0"/>
      <w:marTop w:val="0"/>
      <w:marBottom w:val="0"/>
      <w:divBdr>
        <w:top w:val="none" w:sz="0" w:space="0" w:color="auto"/>
        <w:left w:val="none" w:sz="0" w:space="0" w:color="auto"/>
        <w:bottom w:val="none" w:sz="0" w:space="0" w:color="auto"/>
        <w:right w:val="none" w:sz="0" w:space="0" w:color="auto"/>
      </w:divBdr>
    </w:div>
    <w:div w:id="1616642562">
      <w:marLeft w:val="640"/>
      <w:marRight w:val="0"/>
      <w:marTop w:val="0"/>
      <w:marBottom w:val="0"/>
      <w:divBdr>
        <w:top w:val="none" w:sz="0" w:space="0" w:color="auto"/>
        <w:left w:val="none" w:sz="0" w:space="0" w:color="auto"/>
        <w:bottom w:val="none" w:sz="0" w:space="0" w:color="auto"/>
        <w:right w:val="none" w:sz="0" w:space="0" w:color="auto"/>
      </w:divBdr>
    </w:div>
    <w:div w:id="1616668908">
      <w:marLeft w:val="640"/>
      <w:marRight w:val="0"/>
      <w:marTop w:val="0"/>
      <w:marBottom w:val="0"/>
      <w:divBdr>
        <w:top w:val="none" w:sz="0" w:space="0" w:color="auto"/>
        <w:left w:val="none" w:sz="0" w:space="0" w:color="auto"/>
        <w:bottom w:val="none" w:sz="0" w:space="0" w:color="auto"/>
        <w:right w:val="none" w:sz="0" w:space="0" w:color="auto"/>
      </w:divBdr>
    </w:div>
    <w:div w:id="1616673784">
      <w:marLeft w:val="640"/>
      <w:marRight w:val="0"/>
      <w:marTop w:val="0"/>
      <w:marBottom w:val="0"/>
      <w:divBdr>
        <w:top w:val="none" w:sz="0" w:space="0" w:color="auto"/>
        <w:left w:val="none" w:sz="0" w:space="0" w:color="auto"/>
        <w:bottom w:val="none" w:sz="0" w:space="0" w:color="auto"/>
        <w:right w:val="none" w:sz="0" w:space="0" w:color="auto"/>
      </w:divBdr>
    </w:div>
    <w:div w:id="1616715554">
      <w:marLeft w:val="640"/>
      <w:marRight w:val="0"/>
      <w:marTop w:val="0"/>
      <w:marBottom w:val="0"/>
      <w:divBdr>
        <w:top w:val="none" w:sz="0" w:space="0" w:color="auto"/>
        <w:left w:val="none" w:sz="0" w:space="0" w:color="auto"/>
        <w:bottom w:val="none" w:sz="0" w:space="0" w:color="auto"/>
        <w:right w:val="none" w:sz="0" w:space="0" w:color="auto"/>
      </w:divBdr>
    </w:div>
    <w:div w:id="1616716439">
      <w:marLeft w:val="640"/>
      <w:marRight w:val="0"/>
      <w:marTop w:val="0"/>
      <w:marBottom w:val="0"/>
      <w:divBdr>
        <w:top w:val="none" w:sz="0" w:space="0" w:color="auto"/>
        <w:left w:val="none" w:sz="0" w:space="0" w:color="auto"/>
        <w:bottom w:val="none" w:sz="0" w:space="0" w:color="auto"/>
        <w:right w:val="none" w:sz="0" w:space="0" w:color="auto"/>
      </w:divBdr>
    </w:div>
    <w:div w:id="1616717603">
      <w:marLeft w:val="640"/>
      <w:marRight w:val="0"/>
      <w:marTop w:val="0"/>
      <w:marBottom w:val="0"/>
      <w:divBdr>
        <w:top w:val="none" w:sz="0" w:space="0" w:color="auto"/>
        <w:left w:val="none" w:sz="0" w:space="0" w:color="auto"/>
        <w:bottom w:val="none" w:sz="0" w:space="0" w:color="auto"/>
        <w:right w:val="none" w:sz="0" w:space="0" w:color="auto"/>
      </w:divBdr>
    </w:div>
    <w:div w:id="1616787059">
      <w:marLeft w:val="640"/>
      <w:marRight w:val="0"/>
      <w:marTop w:val="0"/>
      <w:marBottom w:val="0"/>
      <w:divBdr>
        <w:top w:val="none" w:sz="0" w:space="0" w:color="auto"/>
        <w:left w:val="none" w:sz="0" w:space="0" w:color="auto"/>
        <w:bottom w:val="none" w:sz="0" w:space="0" w:color="auto"/>
        <w:right w:val="none" w:sz="0" w:space="0" w:color="auto"/>
      </w:divBdr>
    </w:div>
    <w:div w:id="1616861584">
      <w:marLeft w:val="640"/>
      <w:marRight w:val="0"/>
      <w:marTop w:val="0"/>
      <w:marBottom w:val="0"/>
      <w:divBdr>
        <w:top w:val="none" w:sz="0" w:space="0" w:color="auto"/>
        <w:left w:val="none" w:sz="0" w:space="0" w:color="auto"/>
        <w:bottom w:val="none" w:sz="0" w:space="0" w:color="auto"/>
        <w:right w:val="none" w:sz="0" w:space="0" w:color="auto"/>
      </w:divBdr>
    </w:div>
    <w:div w:id="1616864762">
      <w:marLeft w:val="640"/>
      <w:marRight w:val="0"/>
      <w:marTop w:val="0"/>
      <w:marBottom w:val="0"/>
      <w:divBdr>
        <w:top w:val="none" w:sz="0" w:space="0" w:color="auto"/>
        <w:left w:val="none" w:sz="0" w:space="0" w:color="auto"/>
        <w:bottom w:val="none" w:sz="0" w:space="0" w:color="auto"/>
        <w:right w:val="none" w:sz="0" w:space="0" w:color="auto"/>
      </w:divBdr>
    </w:div>
    <w:div w:id="1616868250">
      <w:marLeft w:val="640"/>
      <w:marRight w:val="0"/>
      <w:marTop w:val="0"/>
      <w:marBottom w:val="0"/>
      <w:divBdr>
        <w:top w:val="none" w:sz="0" w:space="0" w:color="auto"/>
        <w:left w:val="none" w:sz="0" w:space="0" w:color="auto"/>
        <w:bottom w:val="none" w:sz="0" w:space="0" w:color="auto"/>
        <w:right w:val="none" w:sz="0" w:space="0" w:color="auto"/>
      </w:divBdr>
    </w:div>
    <w:div w:id="1616905760">
      <w:marLeft w:val="640"/>
      <w:marRight w:val="0"/>
      <w:marTop w:val="0"/>
      <w:marBottom w:val="0"/>
      <w:divBdr>
        <w:top w:val="none" w:sz="0" w:space="0" w:color="auto"/>
        <w:left w:val="none" w:sz="0" w:space="0" w:color="auto"/>
        <w:bottom w:val="none" w:sz="0" w:space="0" w:color="auto"/>
        <w:right w:val="none" w:sz="0" w:space="0" w:color="auto"/>
      </w:divBdr>
    </w:div>
    <w:div w:id="1616910137">
      <w:marLeft w:val="640"/>
      <w:marRight w:val="0"/>
      <w:marTop w:val="0"/>
      <w:marBottom w:val="0"/>
      <w:divBdr>
        <w:top w:val="none" w:sz="0" w:space="0" w:color="auto"/>
        <w:left w:val="none" w:sz="0" w:space="0" w:color="auto"/>
        <w:bottom w:val="none" w:sz="0" w:space="0" w:color="auto"/>
        <w:right w:val="none" w:sz="0" w:space="0" w:color="auto"/>
      </w:divBdr>
    </w:div>
    <w:div w:id="1616984481">
      <w:marLeft w:val="640"/>
      <w:marRight w:val="0"/>
      <w:marTop w:val="0"/>
      <w:marBottom w:val="0"/>
      <w:divBdr>
        <w:top w:val="none" w:sz="0" w:space="0" w:color="auto"/>
        <w:left w:val="none" w:sz="0" w:space="0" w:color="auto"/>
        <w:bottom w:val="none" w:sz="0" w:space="0" w:color="auto"/>
        <w:right w:val="none" w:sz="0" w:space="0" w:color="auto"/>
      </w:divBdr>
    </w:div>
    <w:div w:id="1617101142">
      <w:marLeft w:val="640"/>
      <w:marRight w:val="0"/>
      <w:marTop w:val="0"/>
      <w:marBottom w:val="0"/>
      <w:divBdr>
        <w:top w:val="none" w:sz="0" w:space="0" w:color="auto"/>
        <w:left w:val="none" w:sz="0" w:space="0" w:color="auto"/>
        <w:bottom w:val="none" w:sz="0" w:space="0" w:color="auto"/>
        <w:right w:val="none" w:sz="0" w:space="0" w:color="auto"/>
      </w:divBdr>
    </w:div>
    <w:div w:id="1617105210">
      <w:marLeft w:val="640"/>
      <w:marRight w:val="0"/>
      <w:marTop w:val="0"/>
      <w:marBottom w:val="0"/>
      <w:divBdr>
        <w:top w:val="none" w:sz="0" w:space="0" w:color="auto"/>
        <w:left w:val="none" w:sz="0" w:space="0" w:color="auto"/>
        <w:bottom w:val="none" w:sz="0" w:space="0" w:color="auto"/>
        <w:right w:val="none" w:sz="0" w:space="0" w:color="auto"/>
      </w:divBdr>
    </w:div>
    <w:div w:id="1617179418">
      <w:marLeft w:val="640"/>
      <w:marRight w:val="0"/>
      <w:marTop w:val="0"/>
      <w:marBottom w:val="0"/>
      <w:divBdr>
        <w:top w:val="none" w:sz="0" w:space="0" w:color="auto"/>
        <w:left w:val="none" w:sz="0" w:space="0" w:color="auto"/>
        <w:bottom w:val="none" w:sz="0" w:space="0" w:color="auto"/>
        <w:right w:val="none" w:sz="0" w:space="0" w:color="auto"/>
      </w:divBdr>
    </w:div>
    <w:div w:id="1617322745">
      <w:marLeft w:val="640"/>
      <w:marRight w:val="0"/>
      <w:marTop w:val="0"/>
      <w:marBottom w:val="0"/>
      <w:divBdr>
        <w:top w:val="none" w:sz="0" w:space="0" w:color="auto"/>
        <w:left w:val="none" w:sz="0" w:space="0" w:color="auto"/>
        <w:bottom w:val="none" w:sz="0" w:space="0" w:color="auto"/>
        <w:right w:val="none" w:sz="0" w:space="0" w:color="auto"/>
      </w:divBdr>
    </w:div>
    <w:div w:id="1617372467">
      <w:marLeft w:val="640"/>
      <w:marRight w:val="0"/>
      <w:marTop w:val="0"/>
      <w:marBottom w:val="0"/>
      <w:divBdr>
        <w:top w:val="none" w:sz="0" w:space="0" w:color="auto"/>
        <w:left w:val="none" w:sz="0" w:space="0" w:color="auto"/>
        <w:bottom w:val="none" w:sz="0" w:space="0" w:color="auto"/>
        <w:right w:val="none" w:sz="0" w:space="0" w:color="auto"/>
      </w:divBdr>
    </w:div>
    <w:div w:id="1617592031">
      <w:marLeft w:val="640"/>
      <w:marRight w:val="0"/>
      <w:marTop w:val="0"/>
      <w:marBottom w:val="0"/>
      <w:divBdr>
        <w:top w:val="none" w:sz="0" w:space="0" w:color="auto"/>
        <w:left w:val="none" w:sz="0" w:space="0" w:color="auto"/>
        <w:bottom w:val="none" w:sz="0" w:space="0" w:color="auto"/>
        <w:right w:val="none" w:sz="0" w:space="0" w:color="auto"/>
      </w:divBdr>
    </w:div>
    <w:div w:id="1617788442">
      <w:marLeft w:val="640"/>
      <w:marRight w:val="0"/>
      <w:marTop w:val="0"/>
      <w:marBottom w:val="0"/>
      <w:divBdr>
        <w:top w:val="none" w:sz="0" w:space="0" w:color="auto"/>
        <w:left w:val="none" w:sz="0" w:space="0" w:color="auto"/>
        <w:bottom w:val="none" w:sz="0" w:space="0" w:color="auto"/>
        <w:right w:val="none" w:sz="0" w:space="0" w:color="auto"/>
      </w:divBdr>
    </w:div>
    <w:div w:id="1617908599">
      <w:marLeft w:val="640"/>
      <w:marRight w:val="0"/>
      <w:marTop w:val="0"/>
      <w:marBottom w:val="0"/>
      <w:divBdr>
        <w:top w:val="none" w:sz="0" w:space="0" w:color="auto"/>
        <w:left w:val="none" w:sz="0" w:space="0" w:color="auto"/>
        <w:bottom w:val="none" w:sz="0" w:space="0" w:color="auto"/>
        <w:right w:val="none" w:sz="0" w:space="0" w:color="auto"/>
      </w:divBdr>
    </w:div>
    <w:div w:id="1617982979">
      <w:marLeft w:val="640"/>
      <w:marRight w:val="0"/>
      <w:marTop w:val="0"/>
      <w:marBottom w:val="0"/>
      <w:divBdr>
        <w:top w:val="none" w:sz="0" w:space="0" w:color="auto"/>
        <w:left w:val="none" w:sz="0" w:space="0" w:color="auto"/>
        <w:bottom w:val="none" w:sz="0" w:space="0" w:color="auto"/>
        <w:right w:val="none" w:sz="0" w:space="0" w:color="auto"/>
      </w:divBdr>
    </w:div>
    <w:div w:id="1617983305">
      <w:marLeft w:val="640"/>
      <w:marRight w:val="0"/>
      <w:marTop w:val="0"/>
      <w:marBottom w:val="0"/>
      <w:divBdr>
        <w:top w:val="none" w:sz="0" w:space="0" w:color="auto"/>
        <w:left w:val="none" w:sz="0" w:space="0" w:color="auto"/>
        <w:bottom w:val="none" w:sz="0" w:space="0" w:color="auto"/>
        <w:right w:val="none" w:sz="0" w:space="0" w:color="auto"/>
      </w:divBdr>
    </w:div>
    <w:div w:id="1618026809">
      <w:marLeft w:val="640"/>
      <w:marRight w:val="0"/>
      <w:marTop w:val="0"/>
      <w:marBottom w:val="0"/>
      <w:divBdr>
        <w:top w:val="none" w:sz="0" w:space="0" w:color="auto"/>
        <w:left w:val="none" w:sz="0" w:space="0" w:color="auto"/>
        <w:bottom w:val="none" w:sz="0" w:space="0" w:color="auto"/>
        <w:right w:val="none" w:sz="0" w:space="0" w:color="auto"/>
      </w:divBdr>
    </w:div>
    <w:div w:id="1618100941">
      <w:marLeft w:val="480"/>
      <w:marRight w:val="0"/>
      <w:marTop w:val="0"/>
      <w:marBottom w:val="0"/>
      <w:divBdr>
        <w:top w:val="none" w:sz="0" w:space="0" w:color="auto"/>
        <w:left w:val="none" w:sz="0" w:space="0" w:color="auto"/>
        <w:bottom w:val="none" w:sz="0" w:space="0" w:color="auto"/>
        <w:right w:val="none" w:sz="0" w:space="0" w:color="auto"/>
      </w:divBdr>
    </w:div>
    <w:div w:id="1618102143">
      <w:marLeft w:val="640"/>
      <w:marRight w:val="0"/>
      <w:marTop w:val="0"/>
      <w:marBottom w:val="0"/>
      <w:divBdr>
        <w:top w:val="none" w:sz="0" w:space="0" w:color="auto"/>
        <w:left w:val="none" w:sz="0" w:space="0" w:color="auto"/>
        <w:bottom w:val="none" w:sz="0" w:space="0" w:color="auto"/>
        <w:right w:val="none" w:sz="0" w:space="0" w:color="auto"/>
      </w:divBdr>
    </w:div>
    <w:div w:id="1618102255">
      <w:marLeft w:val="640"/>
      <w:marRight w:val="0"/>
      <w:marTop w:val="0"/>
      <w:marBottom w:val="0"/>
      <w:divBdr>
        <w:top w:val="none" w:sz="0" w:space="0" w:color="auto"/>
        <w:left w:val="none" w:sz="0" w:space="0" w:color="auto"/>
        <w:bottom w:val="none" w:sz="0" w:space="0" w:color="auto"/>
        <w:right w:val="none" w:sz="0" w:space="0" w:color="auto"/>
      </w:divBdr>
    </w:div>
    <w:div w:id="1618104311">
      <w:marLeft w:val="640"/>
      <w:marRight w:val="0"/>
      <w:marTop w:val="0"/>
      <w:marBottom w:val="0"/>
      <w:divBdr>
        <w:top w:val="none" w:sz="0" w:space="0" w:color="auto"/>
        <w:left w:val="none" w:sz="0" w:space="0" w:color="auto"/>
        <w:bottom w:val="none" w:sz="0" w:space="0" w:color="auto"/>
        <w:right w:val="none" w:sz="0" w:space="0" w:color="auto"/>
      </w:divBdr>
    </w:div>
    <w:div w:id="1618219728">
      <w:marLeft w:val="640"/>
      <w:marRight w:val="0"/>
      <w:marTop w:val="0"/>
      <w:marBottom w:val="0"/>
      <w:divBdr>
        <w:top w:val="none" w:sz="0" w:space="0" w:color="auto"/>
        <w:left w:val="none" w:sz="0" w:space="0" w:color="auto"/>
        <w:bottom w:val="none" w:sz="0" w:space="0" w:color="auto"/>
        <w:right w:val="none" w:sz="0" w:space="0" w:color="auto"/>
      </w:divBdr>
    </w:div>
    <w:div w:id="1618289290">
      <w:marLeft w:val="640"/>
      <w:marRight w:val="0"/>
      <w:marTop w:val="0"/>
      <w:marBottom w:val="0"/>
      <w:divBdr>
        <w:top w:val="none" w:sz="0" w:space="0" w:color="auto"/>
        <w:left w:val="none" w:sz="0" w:space="0" w:color="auto"/>
        <w:bottom w:val="none" w:sz="0" w:space="0" w:color="auto"/>
        <w:right w:val="none" w:sz="0" w:space="0" w:color="auto"/>
      </w:divBdr>
    </w:div>
    <w:div w:id="1618297108">
      <w:marLeft w:val="640"/>
      <w:marRight w:val="0"/>
      <w:marTop w:val="0"/>
      <w:marBottom w:val="0"/>
      <w:divBdr>
        <w:top w:val="none" w:sz="0" w:space="0" w:color="auto"/>
        <w:left w:val="none" w:sz="0" w:space="0" w:color="auto"/>
        <w:bottom w:val="none" w:sz="0" w:space="0" w:color="auto"/>
        <w:right w:val="none" w:sz="0" w:space="0" w:color="auto"/>
      </w:divBdr>
    </w:div>
    <w:div w:id="1618365753">
      <w:marLeft w:val="640"/>
      <w:marRight w:val="0"/>
      <w:marTop w:val="0"/>
      <w:marBottom w:val="0"/>
      <w:divBdr>
        <w:top w:val="none" w:sz="0" w:space="0" w:color="auto"/>
        <w:left w:val="none" w:sz="0" w:space="0" w:color="auto"/>
        <w:bottom w:val="none" w:sz="0" w:space="0" w:color="auto"/>
        <w:right w:val="none" w:sz="0" w:space="0" w:color="auto"/>
      </w:divBdr>
    </w:div>
    <w:div w:id="1618488953">
      <w:marLeft w:val="640"/>
      <w:marRight w:val="0"/>
      <w:marTop w:val="0"/>
      <w:marBottom w:val="0"/>
      <w:divBdr>
        <w:top w:val="none" w:sz="0" w:space="0" w:color="auto"/>
        <w:left w:val="none" w:sz="0" w:space="0" w:color="auto"/>
        <w:bottom w:val="none" w:sz="0" w:space="0" w:color="auto"/>
        <w:right w:val="none" w:sz="0" w:space="0" w:color="auto"/>
      </w:divBdr>
    </w:div>
    <w:div w:id="1618558767">
      <w:marLeft w:val="640"/>
      <w:marRight w:val="0"/>
      <w:marTop w:val="0"/>
      <w:marBottom w:val="0"/>
      <w:divBdr>
        <w:top w:val="none" w:sz="0" w:space="0" w:color="auto"/>
        <w:left w:val="none" w:sz="0" w:space="0" w:color="auto"/>
        <w:bottom w:val="none" w:sz="0" w:space="0" w:color="auto"/>
        <w:right w:val="none" w:sz="0" w:space="0" w:color="auto"/>
      </w:divBdr>
    </w:div>
    <w:div w:id="1618634830">
      <w:marLeft w:val="640"/>
      <w:marRight w:val="0"/>
      <w:marTop w:val="0"/>
      <w:marBottom w:val="0"/>
      <w:divBdr>
        <w:top w:val="none" w:sz="0" w:space="0" w:color="auto"/>
        <w:left w:val="none" w:sz="0" w:space="0" w:color="auto"/>
        <w:bottom w:val="none" w:sz="0" w:space="0" w:color="auto"/>
        <w:right w:val="none" w:sz="0" w:space="0" w:color="auto"/>
      </w:divBdr>
    </w:div>
    <w:div w:id="1618638853">
      <w:marLeft w:val="640"/>
      <w:marRight w:val="0"/>
      <w:marTop w:val="0"/>
      <w:marBottom w:val="0"/>
      <w:divBdr>
        <w:top w:val="none" w:sz="0" w:space="0" w:color="auto"/>
        <w:left w:val="none" w:sz="0" w:space="0" w:color="auto"/>
        <w:bottom w:val="none" w:sz="0" w:space="0" w:color="auto"/>
        <w:right w:val="none" w:sz="0" w:space="0" w:color="auto"/>
      </w:divBdr>
    </w:div>
    <w:div w:id="1618678773">
      <w:marLeft w:val="640"/>
      <w:marRight w:val="0"/>
      <w:marTop w:val="0"/>
      <w:marBottom w:val="0"/>
      <w:divBdr>
        <w:top w:val="none" w:sz="0" w:space="0" w:color="auto"/>
        <w:left w:val="none" w:sz="0" w:space="0" w:color="auto"/>
        <w:bottom w:val="none" w:sz="0" w:space="0" w:color="auto"/>
        <w:right w:val="none" w:sz="0" w:space="0" w:color="auto"/>
      </w:divBdr>
    </w:div>
    <w:div w:id="1618680309">
      <w:marLeft w:val="640"/>
      <w:marRight w:val="0"/>
      <w:marTop w:val="0"/>
      <w:marBottom w:val="0"/>
      <w:divBdr>
        <w:top w:val="none" w:sz="0" w:space="0" w:color="auto"/>
        <w:left w:val="none" w:sz="0" w:space="0" w:color="auto"/>
        <w:bottom w:val="none" w:sz="0" w:space="0" w:color="auto"/>
        <w:right w:val="none" w:sz="0" w:space="0" w:color="auto"/>
      </w:divBdr>
    </w:div>
    <w:div w:id="1618826267">
      <w:marLeft w:val="640"/>
      <w:marRight w:val="0"/>
      <w:marTop w:val="0"/>
      <w:marBottom w:val="0"/>
      <w:divBdr>
        <w:top w:val="none" w:sz="0" w:space="0" w:color="auto"/>
        <w:left w:val="none" w:sz="0" w:space="0" w:color="auto"/>
        <w:bottom w:val="none" w:sz="0" w:space="0" w:color="auto"/>
        <w:right w:val="none" w:sz="0" w:space="0" w:color="auto"/>
      </w:divBdr>
    </w:div>
    <w:div w:id="1618826361">
      <w:marLeft w:val="640"/>
      <w:marRight w:val="0"/>
      <w:marTop w:val="0"/>
      <w:marBottom w:val="0"/>
      <w:divBdr>
        <w:top w:val="none" w:sz="0" w:space="0" w:color="auto"/>
        <w:left w:val="none" w:sz="0" w:space="0" w:color="auto"/>
        <w:bottom w:val="none" w:sz="0" w:space="0" w:color="auto"/>
        <w:right w:val="none" w:sz="0" w:space="0" w:color="auto"/>
      </w:divBdr>
    </w:div>
    <w:div w:id="1618826656">
      <w:marLeft w:val="640"/>
      <w:marRight w:val="0"/>
      <w:marTop w:val="0"/>
      <w:marBottom w:val="0"/>
      <w:divBdr>
        <w:top w:val="none" w:sz="0" w:space="0" w:color="auto"/>
        <w:left w:val="none" w:sz="0" w:space="0" w:color="auto"/>
        <w:bottom w:val="none" w:sz="0" w:space="0" w:color="auto"/>
        <w:right w:val="none" w:sz="0" w:space="0" w:color="auto"/>
      </w:divBdr>
    </w:div>
    <w:div w:id="1618878133">
      <w:marLeft w:val="640"/>
      <w:marRight w:val="0"/>
      <w:marTop w:val="0"/>
      <w:marBottom w:val="0"/>
      <w:divBdr>
        <w:top w:val="none" w:sz="0" w:space="0" w:color="auto"/>
        <w:left w:val="none" w:sz="0" w:space="0" w:color="auto"/>
        <w:bottom w:val="none" w:sz="0" w:space="0" w:color="auto"/>
        <w:right w:val="none" w:sz="0" w:space="0" w:color="auto"/>
      </w:divBdr>
    </w:div>
    <w:div w:id="1618947715">
      <w:marLeft w:val="640"/>
      <w:marRight w:val="0"/>
      <w:marTop w:val="0"/>
      <w:marBottom w:val="0"/>
      <w:divBdr>
        <w:top w:val="none" w:sz="0" w:space="0" w:color="auto"/>
        <w:left w:val="none" w:sz="0" w:space="0" w:color="auto"/>
        <w:bottom w:val="none" w:sz="0" w:space="0" w:color="auto"/>
        <w:right w:val="none" w:sz="0" w:space="0" w:color="auto"/>
      </w:divBdr>
    </w:div>
    <w:div w:id="1619020597">
      <w:marLeft w:val="640"/>
      <w:marRight w:val="0"/>
      <w:marTop w:val="0"/>
      <w:marBottom w:val="0"/>
      <w:divBdr>
        <w:top w:val="none" w:sz="0" w:space="0" w:color="auto"/>
        <w:left w:val="none" w:sz="0" w:space="0" w:color="auto"/>
        <w:bottom w:val="none" w:sz="0" w:space="0" w:color="auto"/>
        <w:right w:val="none" w:sz="0" w:space="0" w:color="auto"/>
      </w:divBdr>
    </w:div>
    <w:div w:id="1619097245">
      <w:marLeft w:val="640"/>
      <w:marRight w:val="0"/>
      <w:marTop w:val="0"/>
      <w:marBottom w:val="0"/>
      <w:divBdr>
        <w:top w:val="none" w:sz="0" w:space="0" w:color="auto"/>
        <w:left w:val="none" w:sz="0" w:space="0" w:color="auto"/>
        <w:bottom w:val="none" w:sz="0" w:space="0" w:color="auto"/>
        <w:right w:val="none" w:sz="0" w:space="0" w:color="auto"/>
      </w:divBdr>
    </w:div>
    <w:div w:id="1619139100">
      <w:marLeft w:val="640"/>
      <w:marRight w:val="0"/>
      <w:marTop w:val="0"/>
      <w:marBottom w:val="0"/>
      <w:divBdr>
        <w:top w:val="none" w:sz="0" w:space="0" w:color="auto"/>
        <w:left w:val="none" w:sz="0" w:space="0" w:color="auto"/>
        <w:bottom w:val="none" w:sz="0" w:space="0" w:color="auto"/>
        <w:right w:val="none" w:sz="0" w:space="0" w:color="auto"/>
      </w:divBdr>
    </w:div>
    <w:div w:id="1619143175">
      <w:marLeft w:val="640"/>
      <w:marRight w:val="0"/>
      <w:marTop w:val="0"/>
      <w:marBottom w:val="0"/>
      <w:divBdr>
        <w:top w:val="none" w:sz="0" w:space="0" w:color="auto"/>
        <w:left w:val="none" w:sz="0" w:space="0" w:color="auto"/>
        <w:bottom w:val="none" w:sz="0" w:space="0" w:color="auto"/>
        <w:right w:val="none" w:sz="0" w:space="0" w:color="auto"/>
      </w:divBdr>
    </w:div>
    <w:div w:id="1619220310">
      <w:marLeft w:val="640"/>
      <w:marRight w:val="0"/>
      <w:marTop w:val="0"/>
      <w:marBottom w:val="0"/>
      <w:divBdr>
        <w:top w:val="none" w:sz="0" w:space="0" w:color="auto"/>
        <w:left w:val="none" w:sz="0" w:space="0" w:color="auto"/>
        <w:bottom w:val="none" w:sz="0" w:space="0" w:color="auto"/>
        <w:right w:val="none" w:sz="0" w:space="0" w:color="auto"/>
      </w:divBdr>
    </w:div>
    <w:div w:id="1619330973">
      <w:marLeft w:val="640"/>
      <w:marRight w:val="0"/>
      <w:marTop w:val="0"/>
      <w:marBottom w:val="0"/>
      <w:divBdr>
        <w:top w:val="none" w:sz="0" w:space="0" w:color="auto"/>
        <w:left w:val="none" w:sz="0" w:space="0" w:color="auto"/>
        <w:bottom w:val="none" w:sz="0" w:space="0" w:color="auto"/>
        <w:right w:val="none" w:sz="0" w:space="0" w:color="auto"/>
      </w:divBdr>
    </w:div>
    <w:div w:id="1619410773">
      <w:marLeft w:val="640"/>
      <w:marRight w:val="0"/>
      <w:marTop w:val="0"/>
      <w:marBottom w:val="0"/>
      <w:divBdr>
        <w:top w:val="none" w:sz="0" w:space="0" w:color="auto"/>
        <w:left w:val="none" w:sz="0" w:space="0" w:color="auto"/>
        <w:bottom w:val="none" w:sz="0" w:space="0" w:color="auto"/>
        <w:right w:val="none" w:sz="0" w:space="0" w:color="auto"/>
      </w:divBdr>
    </w:div>
    <w:div w:id="1619482707">
      <w:marLeft w:val="640"/>
      <w:marRight w:val="0"/>
      <w:marTop w:val="0"/>
      <w:marBottom w:val="0"/>
      <w:divBdr>
        <w:top w:val="none" w:sz="0" w:space="0" w:color="auto"/>
        <w:left w:val="none" w:sz="0" w:space="0" w:color="auto"/>
        <w:bottom w:val="none" w:sz="0" w:space="0" w:color="auto"/>
        <w:right w:val="none" w:sz="0" w:space="0" w:color="auto"/>
      </w:divBdr>
    </w:div>
    <w:div w:id="1619484944">
      <w:marLeft w:val="640"/>
      <w:marRight w:val="0"/>
      <w:marTop w:val="0"/>
      <w:marBottom w:val="0"/>
      <w:divBdr>
        <w:top w:val="none" w:sz="0" w:space="0" w:color="auto"/>
        <w:left w:val="none" w:sz="0" w:space="0" w:color="auto"/>
        <w:bottom w:val="none" w:sz="0" w:space="0" w:color="auto"/>
        <w:right w:val="none" w:sz="0" w:space="0" w:color="auto"/>
      </w:divBdr>
    </w:div>
    <w:div w:id="1619526450">
      <w:marLeft w:val="640"/>
      <w:marRight w:val="0"/>
      <w:marTop w:val="0"/>
      <w:marBottom w:val="0"/>
      <w:divBdr>
        <w:top w:val="none" w:sz="0" w:space="0" w:color="auto"/>
        <w:left w:val="none" w:sz="0" w:space="0" w:color="auto"/>
        <w:bottom w:val="none" w:sz="0" w:space="0" w:color="auto"/>
        <w:right w:val="none" w:sz="0" w:space="0" w:color="auto"/>
      </w:divBdr>
    </w:div>
    <w:div w:id="1619676250">
      <w:marLeft w:val="640"/>
      <w:marRight w:val="0"/>
      <w:marTop w:val="0"/>
      <w:marBottom w:val="0"/>
      <w:divBdr>
        <w:top w:val="none" w:sz="0" w:space="0" w:color="auto"/>
        <w:left w:val="none" w:sz="0" w:space="0" w:color="auto"/>
        <w:bottom w:val="none" w:sz="0" w:space="0" w:color="auto"/>
        <w:right w:val="none" w:sz="0" w:space="0" w:color="auto"/>
      </w:divBdr>
    </w:div>
    <w:div w:id="1619677653">
      <w:marLeft w:val="640"/>
      <w:marRight w:val="0"/>
      <w:marTop w:val="0"/>
      <w:marBottom w:val="0"/>
      <w:divBdr>
        <w:top w:val="none" w:sz="0" w:space="0" w:color="auto"/>
        <w:left w:val="none" w:sz="0" w:space="0" w:color="auto"/>
        <w:bottom w:val="none" w:sz="0" w:space="0" w:color="auto"/>
        <w:right w:val="none" w:sz="0" w:space="0" w:color="auto"/>
      </w:divBdr>
    </w:div>
    <w:div w:id="1619722983">
      <w:marLeft w:val="640"/>
      <w:marRight w:val="0"/>
      <w:marTop w:val="0"/>
      <w:marBottom w:val="0"/>
      <w:divBdr>
        <w:top w:val="none" w:sz="0" w:space="0" w:color="auto"/>
        <w:left w:val="none" w:sz="0" w:space="0" w:color="auto"/>
        <w:bottom w:val="none" w:sz="0" w:space="0" w:color="auto"/>
        <w:right w:val="none" w:sz="0" w:space="0" w:color="auto"/>
      </w:divBdr>
    </w:div>
    <w:div w:id="1619723317">
      <w:marLeft w:val="640"/>
      <w:marRight w:val="0"/>
      <w:marTop w:val="0"/>
      <w:marBottom w:val="0"/>
      <w:divBdr>
        <w:top w:val="none" w:sz="0" w:space="0" w:color="auto"/>
        <w:left w:val="none" w:sz="0" w:space="0" w:color="auto"/>
        <w:bottom w:val="none" w:sz="0" w:space="0" w:color="auto"/>
        <w:right w:val="none" w:sz="0" w:space="0" w:color="auto"/>
      </w:divBdr>
    </w:div>
    <w:div w:id="1619727050">
      <w:marLeft w:val="640"/>
      <w:marRight w:val="0"/>
      <w:marTop w:val="0"/>
      <w:marBottom w:val="0"/>
      <w:divBdr>
        <w:top w:val="none" w:sz="0" w:space="0" w:color="auto"/>
        <w:left w:val="none" w:sz="0" w:space="0" w:color="auto"/>
        <w:bottom w:val="none" w:sz="0" w:space="0" w:color="auto"/>
        <w:right w:val="none" w:sz="0" w:space="0" w:color="auto"/>
      </w:divBdr>
    </w:div>
    <w:div w:id="1619753170">
      <w:marLeft w:val="640"/>
      <w:marRight w:val="0"/>
      <w:marTop w:val="0"/>
      <w:marBottom w:val="0"/>
      <w:divBdr>
        <w:top w:val="none" w:sz="0" w:space="0" w:color="auto"/>
        <w:left w:val="none" w:sz="0" w:space="0" w:color="auto"/>
        <w:bottom w:val="none" w:sz="0" w:space="0" w:color="auto"/>
        <w:right w:val="none" w:sz="0" w:space="0" w:color="auto"/>
      </w:divBdr>
    </w:div>
    <w:div w:id="1619871936">
      <w:marLeft w:val="640"/>
      <w:marRight w:val="0"/>
      <w:marTop w:val="0"/>
      <w:marBottom w:val="0"/>
      <w:divBdr>
        <w:top w:val="none" w:sz="0" w:space="0" w:color="auto"/>
        <w:left w:val="none" w:sz="0" w:space="0" w:color="auto"/>
        <w:bottom w:val="none" w:sz="0" w:space="0" w:color="auto"/>
        <w:right w:val="none" w:sz="0" w:space="0" w:color="auto"/>
      </w:divBdr>
    </w:div>
    <w:div w:id="1619873963">
      <w:marLeft w:val="640"/>
      <w:marRight w:val="0"/>
      <w:marTop w:val="0"/>
      <w:marBottom w:val="0"/>
      <w:divBdr>
        <w:top w:val="none" w:sz="0" w:space="0" w:color="auto"/>
        <w:left w:val="none" w:sz="0" w:space="0" w:color="auto"/>
        <w:bottom w:val="none" w:sz="0" w:space="0" w:color="auto"/>
        <w:right w:val="none" w:sz="0" w:space="0" w:color="auto"/>
      </w:divBdr>
    </w:div>
    <w:div w:id="1619944055">
      <w:marLeft w:val="640"/>
      <w:marRight w:val="0"/>
      <w:marTop w:val="0"/>
      <w:marBottom w:val="0"/>
      <w:divBdr>
        <w:top w:val="none" w:sz="0" w:space="0" w:color="auto"/>
        <w:left w:val="none" w:sz="0" w:space="0" w:color="auto"/>
        <w:bottom w:val="none" w:sz="0" w:space="0" w:color="auto"/>
        <w:right w:val="none" w:sz="0" w:space="0" w:color="auto"/>
      </w:divBdr>
    </w:div>
    <w:div w:id="1620067872">
      <w:marLeft w:val="640"/>
      <w:marRight w:val="0"/>
      <w:marTop w:val="0"/>
      <w:marBottom w:val="0"/>
      <w:divBdr>
        <w:top w:val="none" w:sz="0" w:space="0" w:color="auto"/>
        <w:left w:val="none" w:sz="0" w:space="0" w:color="auto"/>
        <w:bottom w:val="none" w:sz="0" w:space="0" w:color="auto"/>
        <w:right w:val="none" w:sz="0" w:space="0" w:color="auto"/>
      </w:divBdr>
    </w:div>
    <w:div w:id="1620070791">
      <w:marLeft w:val="640"/>
      <w:marRight w:val="0"/>
      <w:marTop w:val="0"/>
      <w:marBottom w:val="0"/>
      <w:divBdr>
        <w:top w:val="none" w:sz="0" w:space="0" w:color="auto"/>
        <w:left w:val="none" w:sz="0" w:space="0" w:color="auto"/>
        <w:bottom w:val="none" w:sz="0" w:space="0" w:color="auto"/>
        <w:right w:val="none" w:sz="0" w:space="0" w:color="auto"/>
      </w:divBdr>
    </w:div>
    <w:div w:id="1620183391">
      <w:marLeft w:val="640"/>
      <w:marRight w:val="0"/>
      <w:marTop w:val="0"/>
      <w:marBottom w:val="0"/>
      <w:divBdr>
        <w:top w:val="none" w:sz="0" w:space="0" w:color="auto"/>
        <w:left w:val="none" w:sz="0" w:space="0" w:color="auto"/>
        <w:bottom w:val="none" w:sz="0" w:space="0" w:color="auto"/>
        <w:right w:val="none" w:sz="0" w:space="0" w:color="auto"/>
      </w:divBdr>
    </w:div>
    <w:div w:id="1620183528">
      <w:marLeft w:val="640"/>
      <w:marRight w:val="0"/>
      <w:marTop w:val="0"/>
      <w:marBottom w:val="0"/>
      <w:divBdr>
        <w:top w:val="none" w:sz="0" w:space="0" w:color="auto"/>
        <w:left w:val="none" w:sz="0" w:space="0" w:color="auto"/>
        <w:bottom w:val="none" w:sz="0" w:space="0" w:color="auto"/>
        <w:right w:val="none" w:sz="0" w:space="0" w:color="auto"/>
      </w:divBdr>
    </w:div>
    <w:div w:id="1620188567">
      <w:marLeft w:val="640"/>
      <w:marRight w:val="0"/>
      <w:marTop w:val="0"/>
      <w:marBottom w:val="0"/>
      <w:divBdr>
        <w:top w:val="none" w:sz="0" w:space="0" w:color="auto"/>
        <w:left w:val="none" w:sz="0" w:space="0" w:color="auto"/>
        <w:bottom w:val="none" w:sz="0" w:space="0" w:color="auto"/>
        <w:right w:val="none" w:sz="0" w:space="0" w:color="auto"/>
      </w:divBdr>
    </w:div>
    <w:div w:id="1620720363">
      <w:marLeft w:val="640"/>
      <w:marRight w:val="0"/>
      <w:marTop w:val="0"/>
      <w:marBottom w:val="0"/>
      <w:divBdr>
        <w:top w:val="none" w:sz="0" w:space="0" w:color="auto"/>
        <w:left w:val="none" w:sz="0" w:space="0" w:color="auto"/>
        <w:bottom w:val="none" w:sz="0" w:space="0" w:color="auto"/>
        <w:right w:val="none" w:sz="0" w:space="0" w:color="auto"/>
      </w:divBdr>
    </w:div>
    <w:div w:id="1620799515">
      <w:marLeft w:val="640"/>
      <w:marRight w:val="0"/>
      <w:marTop w:val="0"/>
      <w:marBottom w:val="0"/>
      <w:divBdr>
        <w:top w:val="none" w:sz="0" w:space="0" w:color="auto"/>
        <w:left w:val="none" w:sz="0" w:space="0" w:color="auto"/>
        <w:bottom w:val="none" w:sz="0" w:space="0" w:color="auto"/>
        <w:right w:val="none" w:sz="0" w:space="0" w:color="auto"/>
      </w:divBdr>
    </w:div>
    <w:div w:id="1620992320">
      <w:marLeft w:val="640"/>
      <w:marRight w:val="0"/>
      <w:marTop w:val="0"/>
      <w:marBottom w:val="0"/>
      <w:divBdr>
        <w:top w:val="none" w:sz="0" w:space="0" w:color="auto"/>
        <w:left w:val="none" w:sz="0" w:space="0" w:color="auto"/>
        <w:bottom w:val="none" w:sz="0" w:space="0" w:color="auto"/>
        <w:right w:val="none" w:sz="0" w:space="0" w:color="auto"/>
      </w:divBdr>
    </w:div>
    <w:div w:id="1621033615">
      <w:marLeft w:val="640"/>
      <w:marRight w:val="0"/>
      <w:marTop w:val="0"/>
      <w:marBottom w:val="0"/>
      <w:divBdr>
        <w:top w:val="none" w:sz="0" w:space="0" w:color="auto"/>
        <w:left w:val="none" w:sz="0" w:space="0" w:color="auto"/>
        <w:bottom w:val="none" w:sz="0" w:space="0" w:color="auto"/>
        <w:right w:val="none" w:sz="0" w:space="0" w:color="auto"/>
      </w:divBdr>
    </w:div>
    <w:div w:id="1621033794">
      <w:marLeft w:val="640"/>
      <w:marRight w:val="0"/>
      <w:marTop w:val="0"/>
      <w:marBottom w:val="0"/>
      <w:divBdr>
        <w:top w:val="none" w:sz="0" w:space="0" w:color="auto"/>
        <w:left w:val="none" w:sz="0" w:space="0" w:color="auto"/>
        <w:bottom w:val="none" w:sz="0" w:space="0" w:color="auto"/>
        <w:right w:val="none" w:sz="0" w:space="0" w:color="auto"/>
      </w:divBdr>
    </w:div>
    <w:div w:id="1621061347">
      <w:marLeft w:val="640"/>
      <w:marRight w:val="0"/>
      <w:marTop w:val="0"/>
      <w:marBottom w:val="0"/>
      <w:divBdr>
        <w:top w:val="none" w:sz="0" w:space="0" w:color="auto"/>
        <w:left w:val="none" w:sz="0" w:space="0" w:color="auto"/>
        <w:bottom w:val="none" w:sz="0" w:space="0" w:color="auto"/>
        <w:right w:val="none" w:sz="0" w:space="0" w:color="auto"/>
      </w:divBdr>
    </w:div>
    <w:div w:id="1621065424">
      <w:marLeft w:val="640"/>
      <w:marRight w:val="0"/>
      <w:marTop w:val="0"/>
      <w:marBottom w:val="0"/>
      <w:divBdr>
        <w:top w:val="none" w:sz="0" w:space="0" w:color="auto"/>
        <w:left w:val="none" w:sz="0" w:space="0" w:color="auto"/>
        <w:bottom w:val="none" w:sz="0" w:space="0" w:color="auto"/>
        <w:right w:val="none" w:sz="0" w:space="0" w:color="auto"/>
      </w:divBdr>
    </w:div>
    <w:div w:id="1621108943">
      <w:marLeft w:val="640"/>
      <w:marRight w:val="0"/>
      <w:marTop w:val="0"/>
      <w:marBottom w:val="0"/>
      <w:divBdr>
        <w:top w:val="none" w:sz="0" w:space="0" w:color="auto"/>
        <w:left w:val="none" w:sz="0" w:space="0" w:color="auto"/>
        <w:bottom w:val="none" w:sz="0" w:space="0" w:color="auto"/>
        <w:right w:val="none" w:sz="0" w:space="0" w:color="auto"/>
      </w:divBdr>
    </w:div>
    <w:div w:id="1621182076">
      <w:marLeft w:val="640"/>
      <w:marRight w:val="0"/>
      <w:marTop w:val="0"/>
      <w:marBottom w:val="0"/>
      <w:divBdr>
        <w:top w:val="none" w:sz="0" w:space="0" w:color="auto"/>
        <w:left w:val="none" w:sz="0" w:space="0" w:color="auto"/>
        <w:bottom w:val="none" w:sz="0" w:space="0" w:color="auto"/>
        <w:right w:val="none" w:sz="0" w:space="0" w:color="auto"/>
      </w:divBdr>
    </w:div>
    <w:div w:id="1621183650">
      <w:marLeft w:val="640"/>
      <w:marRight w:val="0"/>
      <w:marTop w:val="0"/>
      <w:marBottom w:val="0"/>
      <w:divBdr>
        <w:top w:val="none" w:sz="0" w:space="0" w:color="auto"/>
        <w:left w:val="none" w:sz="0" w:space="0" w:color="auto"/>
        <w:bottom w:val="none" w:sz="0" w:space="0" w:color="auto"/>
        <w:right w:val="none" w:sz="0" w:space="0" w:color="auto"/>
      </w:divBdr>
    </w:div>
    <w:div w:id="1621258517">
      <w:marLeft w:val="640"/>
      <w:marRight w:val="0"/>
      <w:marTop w:val="0"/>
      <w:marBottom w:val="0"/>
      <w:divBdr>
        <w:top w:val="none" w:sz="0" w:space="0" w:color="auto"/>
        <w:left w:val="none" w:sz="0" w:space="0" w:color="auto"/>
        <w:bottom w:val="none" w:sz="0" w:space="0" w:color="auto"/>
        <w:right w:val="none" w:sz="0" w:space="0" w:color="auto"/>
      </w:divBdr>
    </w:div>
    <w:div w:id="1621260782">
      <w:marLeft w:val="640"/>
      <w:marRight w:val="0"/>
      <w:marTop w:val="0"/>
      <w:marBottom w:val="0"/>
      <w:divBdr>
        <w:top w:val="none" w:sz="0" w:space="0" w:color="auto"/>
        <w:left w:val="none" w:sz="0" w:space="0" w:color="auto"/>
        <w:bottom w:val="none" w:sz="0" w:space="0" w:color="auto"/>
        <w:right w:val="none" w:sz="0" w:space="0" w:color="auto"/>
      </w:divBdr>
    </w:div>
    <w:div w:id="1621375235">
      <w:marLeft w:val="640"/>
      <w:marRight w:val="0"/>
      <w:marTop w:val="0"/>
      <w:marBottom w:val="0"/>
      <w:divBdr>
        <w:top w:val="none" w:sz="0" w:space="0" w:color="auto"/>
        <w:left w:val="none" w:sz="0" w:space="0" w:color="auto"/>
        <w:bottom w:val="none" w:sz="0" w:space="0" w:color="auto"/>
        <w:right w:val="none" w:sz="0" w:space="0" w:color="auto"/>
      </w:divBdr>
    </w:div>
    <w:div w:id="1621448806">
      <w:marLeft w:val="640"/>
      <w:marRight w:val="0"/>
      <w:marTop w:val="0"/>
      <w:marBottom w:val="0"/>
      <w:divBdr>
        <w:top w:val="none" w:sz="0" w:space="0" w:color="auto"/>
        <w:left w:val="none" w:sz="0" w:space="0" w:color="auto"/>
        <w:bottom w:val="none" w:sz="0" w:space="0" w:color="auto"/>
        <w:right w:val="none" w:sz="0" w:space="0" w:color="auto"/>
      </w:divBdr>
    </w:div>
    <w:div w:id="1621491914">
      <w:marLeft w:val="640"/>
      <w:marRight w:val="0"/>
      <w:marTop w:val="0"/>
      <w:marBottom w:val="0"/>
      <w:divBdr>
        <w:top w:val="none" w:sz="0" w:space="0" w:color="auto"/>
        <w:left w:val="none" w:sz="0" w:space="0" w:color="auto"/>
        <w:bottom w:val="none" w:sz="0" w:space="0" w:color="auto"/>
        <w:right w:val="none" w:sz="0" w:space="0" w:color="auto"/>
      </w:divBdr>
    </w:div>
    <w:div w:id="1621493331">
      <w:marLeft w:val="640"/>
      <w:marRight w:val="0"/>
      <w:marTop w:val="0"/>
      <w:marBottom w:val="0"/>
      <w:divBdr>
        <w:top w:val="none" w:sz="0" w:space="0" w:color="auto"/>
        <w:left w:val="none" w:sz="0" w:space="0" w:color="auto"/>
        <w:bottom w:val="none" w:sz="0" w:space="0" w:color="auto"/>
        <w:right w:val="none" w:sz="0" w:space="0" w:color="auto"/>
      </w:divBdr>
    </w:div>
    <w:div w:id="1621497940">
      <w:marLeft w:val="640"/>
      <w:marRight w:val="0"/>
      <w:marTop w:val="0"/>
      <w:marBottom w:val="0"/>
      <w:divBdr>
        <w:top w:val="none" w:sz="0" w:space="0" w:color="auto"/>
        <w:left w:val="none" w:sz="0" w:space="0" w:color="auto"/>
        <w:bottom w:val="none" w:sz="0" w:space="0" w:color="auto"/>
        <w:right w:val="none" w:sz="0" w:space="0" w:color="auto"/>
      </w:divBdr>
    </w:div>
    <w:div w:id="1621498407">
      <w:marLeft w:val="640"/>
      <w:marRight w:val="0"/>
      <w:marTop w:val="0"/>
      <w:marBottom w:val="0"/>
      <w:divBdr>
        <w:top w:val="none" w:sz="0" w:space="0" w:color="auto"/>
        <w:left w:val="none" w:sz="0" w:space="0" w:color="auto"/>
        <w:bottom w:val="none" w:sz="0" w:space="0" w:color="auto"/>
        <w:right w:val="none" w:sz="0" w:space="0" w:color="auto"/>
      </w:divBdr>
    </w:div>
    <w:div w:id="1621523063">
      <w:marLeft w:val="640"/>
      <w:marRight w:val="0"/>
      <w:marTop w:val="0"/>
      <w:marBottom w:val="0"/>
      <w:divBdr>
        <w:top w:val="none" w:sz="0" w:space="0" w:color="auto"/>
        <w:left w:val="none" w:sz="0" w:space="0" w:color="auto"/>
        <w:bottom w:val="none" w:sz="0" w:space="0" w:color="auto"/>
        <w:right w:val="none" w:sz="0" w:space="0" w:color="auto"/>
      </w:divBdr>
    </w:div>
    <w:div w:id="1621523504">
      <w:marLeft w:val="640"/>
      <w:marRight w:val="0"/>
      <w:marTop w:val="0"/>
      <w:marBottom w:val="0"/>
      <w:divBdr>
        <w:top w:val="none" w:sz="0" w:space="0" w:color="auto"/>
        <w:left w:val="none" w:sz="0" w:space="0" w:color="auto"/>
        <w:bottom w:val="none" w:sz="0" w:space="0" w:color="auto"/>
        <w:right w:val="none" w:sz="0" w:space="0" w:color="auto"/>
      </w:divBdr>
    </w:div>
    <w:div w:id="1621523705">
      <w:marLeft w:val="640"/>
      <w:marRight w:val="0"/>
      <w:marTop w:val="0"/>
      <w:marBottom w:val="0"/>
      <w:divBdr>
        <w:top w:val="none" w:sz="0" w:space="0" w:color="auto"/>
        <w:left w:val="none" w:sz="0" w:space="0" w:color="auto"/>
        <w:bottom w:val="none" w:sz="0" w:space="0" w:color="auto"/>
        <w:right w:val="none" w:sz="0" w:space="0" w:color="auto"/>
      </w:divBdr>
    </w:div>
    <w:div w:id="1621567297">
      <w:marLeft w:val="640"/>
      <w:marRight w:val="0"/>
      <w:marTop w:val="0"/>
      <w:marBottom w:val="0"/>
      <w:divBdr>
        <w:top w:val="none" w:sz="0" w:space="0" w:color="auto"/>
        <w:left w:val="none" w:sz="0" w:space="0" w:color="auto"/>
        <w:bottom w:val="none" w:sz="0" w:space="0" w:color="auto"/>
        <w:right w:val="none" w:sz="0" w:space="0" w:color="auto"/>
      </w:divBdr>
    </w:div>
    <w:div w:id="1621643790">
      <w:marLeft w:val="640"/>
      <w:marRight w:val="0"/>
      <w:marTop w:val="0"/>
      <w:marBottom w:val="0"/>
      <w:divBdr>
        <w:top w:val="none" w:sz="0" w:space="0" w:color="auto"/>
        <w:left w:val="none" w:sz="0" w:space="0" w:color="auto"/>
        <w:bottom w:val="none" w:sz="0" w:space="0" w:color="auto"/>
        <w:right w:val="none" w:sz="0" w:space="0" w:color="auto"/>
      </w:divBdr>
    </w:div>
    <w:div w:id="1621836402">
      <w:marLeft w:val="640"/>
      <w:marRight w:val="0"/>
      <w:marTop w:val="0"/>
      <w:marBottom w:val="0"/>
      <w:divBdr>
        <w:top w:val="none" w:sz="0" w:space="0" w:color="auto"/>
        <w:left w:val="none" w:sz="0" w:space="0" w:color="auto"/>
        <w:bottom w:val="none" w:sz="0" w:space="0" w:color="auto"/>
        <w:right w:val="none" w:sz="0" w:space="0" w:color="auto"/>
      </w:divBdr>
    </w:div>
    <w:div w:id="1621840934">
      <w:marLeft w:val="640"/>
      <w:marRight w:val="0"/>
      <w:marTop w:val="0"/>
      <w:marBottom w:val="0"/>
      <w:divBdr>
        <w:top w:val="none" w:sz="0" w:space="0" w:color="auto"/>
        <w:left w:val="none" w:sz="0" w:space="0" w:color="auto"/>
        <w:bottom w:val="none" w:sz="0" w:space="0" w:color="auto"/>
        <w:right w:val="none" w:sz="0" w:space="0" w:color="auto"/>
      </w:divBdr>
    </w:div>
    <w:div w:id="1621842849">
      <w:marLeft w:val="640"/>
      <w:marRight w:val="0"/>
      <w:marTop w:val="0"/>
      <w:marBottom w:val="0"/>
      <w:divBdr>
        <w:top w:val="none" w:sz="0" w:space="0" w:color="auto"/>
        <w:left w:val="none" w:sz="0" w:space="0" w:color="auto"/>
        <w:bottom w:val="none" w:sz="0" w:space="0" w:color="auto"/>
        <w:right w:val="none" w:sz="0" w:space="0" w:color="auto"/>
      </w:divBdr>
    </w:div>
    <w:div w:id="1621915867">
      <w:marLeft w:val="640"/>
      <w:marRight w:val="0"/>
      <w:marTop w:val="0"/>
      <w:marBottom w:val="0"/>
      <w:divBdr>
        <w:top w:val="none" w:sz="0" w:space="0" w:color="auto"/>
        <w:left w:val="none" w:sz="0" w:space="0" w:color="auto"/>
        <w:bottom w:val="none" w:sz="0" w:space="0" w:color="auto"/>
        <w:right w:val="none" w:sz="0" w:space="0" w:color="auto"/>
      </w:divBdr>
    </w:div>
    <w:div w:id="1621916628">
      <w:marLeft w:val="640"/>
      <w:marRight w:val="0"/>
      <w:marTop w:val="0"/>
      <w:marBottom w:val="0"/>
      <w:divBdr>
        <w:top w:val="none" w:sz="0" w:space="0" w:color="auto"/>
        <w:left w:val="none" w:sz="0" w:space="0" w:color="auto"/>
        <w:bottom w:val="none" w:sz="0" w:space="0" w:color="auto"/>
        <w:right w:val="none" w:sz="0" w:space="0" w:color="auto"/>
      </w:divBdr>
    </w:div>
    <w:div w:id="1621957722">
      <w:marLeft w:val="640"/>
      <w:marRight w:val="0"/>
      <w:marTop w:val="0"/>
      <w:marBottom w:val="0"/>
      <w:divBdr>
        <w:top w:val="none" w:sz="0" w:space="0" w:color="auto"/>
        <w:left w:val="none" w:sz="0" w:space="0" w:color="auto"/>
        <w:bottom w:val="none" w:sz="0" w:space="0" w:color="auto"/>
        <w:right w:val="none" w:sz="0" w:space="0" w:color="auto"/>
      </w:divBdr>
    </w:div>
    <w:div w:id="1622030059">
      <w:marLeft w:val="640"/>
      <w:marRight w:val="0"/>
      <w:marTop w:val="0"/>
      <w:marBottom w:val="0"/>
      <w:divBdr>
        <w:top w:val="none" w:sz="0" w:space="0" w:color="auto"/>
        <w:left w:val="none" w:sz="0" w:space="0" w:color="auto"/>
        <w:bottom w:val="none" w:sz="0" w:space="0" w:color="auto"/>
        <w:right w:val="none" w:sz="0" w:space="0" w:color="auto"/>
      </w:divBdr>
    </w:div>
    <w:div w:id="1622301404">
      <w:marLeft w:val="640"/>
      <w:marRight w:val="0"/>
      <w:marTop w:val="0"/>
      <w:marBottom w:val="0"/>
      <w:divBdr>
        <w:top w:val="none" w:sz="0" w:space="0" w:color="auto"/>
        <w:left w:val="none" w:sz="0" w:space="0" w:color="auto"/>
        <w:bottom w:val="none" w:sz="0" w:space="0" w:color="auto"/>
        <w:right w:val="none" w:sz="0" w:space="0" w:color="auto"/>
      </w:divBdr>
    </w:div>
    <w:div w:id="1622344600">
      <w:marLeft w:val="640"/>
      <w:marRight w:val="0"/>
      <w:marTop w:val="0"/>
      <w:marBottom w:val="0"/>
      <w:divBdr>
        <w:top w:val="none" w:sz="0" w:space="0" w:color="auto"/>
        <w:left w:val="none" w:sz="0" w:space="0" w:color="auto"/>
        <w:bottom w:val="none" w:sz="0" w:space="0" w:color="auto"/>
        <w:right w:val="none" w:sz="0" w:space="0" w:color="auto"/>
      </w:divBdr>
    </w:div>
    <w:div w:id="1622374439">
      <w:marLeft w:val="640"/>
      <w:marRight w:val="0"/>
      <w:marTop w:val="0"/>
      <w:marBottom w:val="0"/>
      <w:divBdr>
        <w:top w:val="none" w:sz="0" w:space="0" w:color="auto"/>
        <w:left w:val="none" w:sz="0" w:space="0" w:color="auto"/>
        <w:bottom w:val="none" w:sz="0" w:space="0" w:color="auto"/>
        <w:right w:val="none" w:sz="0" w:space="0" w:color="auto"/>
      </w:divBdr>
    </w:div>
    <w:div w:id="1622421607">
      <w:marLeft w:val="640"/>
      <w:marRight w:val="0"/>
      <w:marTop w:val="0"/>
      <w:marBottom w:val="0"/>
      <w:divBdr>
        <w:top w:val="none" w:sz="0" w:space="0" w:color="auto"/>
        <w:left w:val="none" w:sz="0" w:space="0" w:color="auto"/>
        <w:bottom w:val="none" w:sz="0" w:space="0" w:color="auto"/>
        <w:right w:val="none" w:sz="0" w:space="0" w:color="auto"/>
      </w:divBdr>
    </w:div>
    <w:div w:id="1622421720">
      <w:marLeft w:val="640"/>
      <w:marRight w:val="0"/>
      <w:marTop w:val="0"/>
      <w:marBottom w:val="0"/>
      <w:divBdr>
        <w:top w:val="none" w:sz="0" w:space="0" w:color="auto"/>
        <w:left w:val="none" w:sz="0" w:space="0" w:color="auto"/>
        <w:bottom w:val="none" w:sz="0" w:space="0" w:color="auto"/>
        <w:right w:val="none" w:sz="0" w:space="0" w:color="auto"/>
      </w:divBdr>
    </w:div>
    <w:div w:id="1622421973">
      <w:marLeft w:val="640"/>
      <w:marRight w:val="0"/>
      <w:marTop w:val="0"/>
      <w:marBottom w:val="0"/>
      <w:divBdr>
        <w:top w:val="none" w:sz="0" w:space="0" w:color="auto"/>
        <w:left w:val="none" w:sz="0" w:space="0" w:color="auto"/>
        <w:bottom w:val="none" w:sz="0" w:space="0" w:color="auto"/>
        <w:right w:val="none" w:sz="0" w:space="0" w:color="auto"/>
      </w:divBdr>
    </w:div>
    <w:div w:id="1622498848">
      <w:marLeft w:val="640"/>
      <w:marRight w:val="0"/>
      <w:marTop w:val="0"/>
      <w:marBottom w:val="0"/>
      <w:divBdr>
        <w:top w:val="none" w:sz="0" w:space="0" w:color="auto"/>
        <w:left w:val="none" w:sz="0" w:space="0" w:color="auto"/>
        <w:bottom w:val="none" w:sz="0" w:space="0" w:color="auto"/>
        <w:right w:val="none" w:sz="0" w:space="0" w:color="auto"/>
      </w:divBdr>
    </w:div>
    <w:div w:id="1622540451">
      <w:marLeft w:val="640"/>
      <w:marRight w:val="0"/>
      <w:marTop w:val="0"/>
      <w:marBottom w:val="0"/>
      <w:divBdr>
        <w:top w:val="none" w:sz="0" w:space="0" w:color="auto"/>
        <w:left w:val="none" w:sz="0" w:space="0" w:color="auto"/>
        <w:bottom w:val="none" w:sz="0" w:space="0" w:color="auto"/>
        <w:right w:val="none" w:sz="0" w:space="0" w:color="auto"/>
      </w:divBdr>
    </w:div>
    <w:div w:id="1622567946">
      <w:marLeft w:val="640"/>
      <w:marRight w:val="0"/>
      <w:marTop w:val="0"/>
      <w:marBottom w:val="0"/>
      <w:divBdr>
        <w:top w:val="none" w:sz="0" w:space="0" w:color="auto"/>
        <w:left w:val="none" w:sz="0" w:space="0" w:color="auto"/>
        <w:bottom w:val="none" w:sz="0" w:space="0" w:color="auto"/>
        <w:right w:val="none" w:sz="0" w:space="0" w:color="auto"/>
      </w:divBdr>
    </w:div>
    <w:div w:id="1622569155">
      <w:marLeft w:val="640"/>
      <w:marRight w:val="0"/>
      <w:marTop w:val="0"/>
      <w:marBottom w:val="0"/>
      <w:divBdr>
        <w:top w:val="none" w:sz="0" w:space="0" w:color="auto"/>
        <w:left w:val="none" w:sz="0" w:space="0" w:color="auto"/>
        <w:bottom w:val="none" w:sz="0" w:space="0" w:color="auto"/>
        <w:right w:val="none" w:sz="0" w:space="0" w:color="auto"/>
      </w:divBdr>
    </w:div>
    <w:div w:id="1622610031">
      <w:marLeft w:val="640"/>
      <w:marRight w:val="0"/>
      <w:marTop w:val="0"/>
      <w:marBottom w:val="0"/>
      <w:divBdr>
        <w:top w:val="none" w:sz="0" w:space="0" w:color="auto"/>
        <w:left w:val="none" w:sz="0" w:space="0" w:color="auto"/>
        <w:bottom w:val="none" w:sz="0" w:space="0" w:color="auto"/>
        <w:right w:val="none" w:sz="0" w:space="0" w:color="auto"/>
      </w:divBdr>
    </w:div>
    <w:div w:id="1622611426">
      <w:marLeft w:val="640"/>
      <w:marRight w:val="0"/>
      <w:marTop w:val="0"/>
      <w:marBottom w:val="0"/>
      <w:divBdr>
        <w:top w:val="none" w:sz="0" w:space="0" w:color="auto"/>
        <w:left w:val="none" w:sz="0" w:space="0" w:color="auto"/>
        <w:bottom w:val="none" w:sz="0" w:space="0" w:color="auto"/>
        <w:right w:val="none" w:sz="0" w:space="0" w:color="auto"/>
      </w:divBdr>
    </w:div>
    <w:div w:id="1622689957">
      <w:marLeft w:val="640"/>
      <w:marRight w:val="0"/>
      <w:marTop w:val="0"/>
      <w:marBottom w:val="0"/>
      <w:divBdr>
        <w:top w:val="none" w:sz="0" w:space="0" w:color="auto"/>
        <w:left w:val="none" w:sz="0" w:space="0" w:color="auto"/>
        <w:bottom w:val="none" w:sz="0" w:space="0" w:color="auto"/>
        <w:right w:val="none" w:sz="0" w:space="0" w:color="auto"/>
      </w:divBdr>
    </w:div>
    <w:div w:id="1622762134">
      <w:marLeft w:val="640"/>
      <w:marRight w:val="0"/>
      <w:marTop w:val="0"/>
      <w:marBottom w:val="0"/>
      <w:divBdr>
        <w:top w:val="none" w:sz="0" w:space="0" w:color="auto"/>
        <w:left w:val="none" w:sz="0" w:space="0" w:color="auto"/>
        <w:bottom w:val="none" w:sz="0" w:space="0" w:color="auto"/>
        <w:right w:val="none" w:sz="0" w:space="0" w:color="auto"/>
      </w:divBdr>
    </w:div>
    <w:div w:id="1622764883">
      <w:marLeft w:val="640"/>
      <w:marRight w:val="0"/>
      <w:marTop w:val="0"/>
      <w:marBottom w:val="0"/>
      <w:divBdr>
        <w:top w:val="none" w:sz="0" w:space="0" w:color="auto"/>
        <w:left w:val="none" w:sz="0" w:space="0" w:color="auto"/>
        <w:bottom w:val="none" w:sz="0" w:space="0" w:color="auto"/>
        <w:right w:val="none" w:sz="0" w:space="0" w:color="auto"/>
      </w:divBdr>
    </w:div>
    <w:div w:id="1622803420">
      <w:marLeft w:val="640"/>
      <w:marRight w:val="0"/>
      <w:marTop w:val="0"/>
      <w:marBottom w:val="0"/>
      <w:divBdr>
        <w:top w:val="none" w:sz="0" w:space="0" w:color="auto"/>
        <w:left w:val="none" w:sz="0" w:space="0" w:color="auto"/>
        <w:bottom w:val="none" w:sz="0" w:space="0" w:color="auto"/>
        <w:right w:val="none" w:sz="0" w:space="0" w:color="auto"/>
      </w:divBdr>
    </w:div>
    <w:div w:id="1622877746">
      <w:marLeft w:val="640"/>
      <w:marRight w:val="0"/>
      <w:marTop w:val="0"/>
      <w:marBottom w:val="0"/>
      <w:divBdr>
        <w:top w:val="none" w:sz="0" w:space="0" w:color="auto"/>
        <w:left w:val="none" w:sz="0" w:space="0" w:color="auto"/>
        <w:bottom w:val="none" w:sz="0" w:space="0" w:color="auto"/>
        <w:right w:val="none" w:sz="0" w:space="0" w:color="auto"/>
      </w:divBdr>
    </w:div>
    <w:div w:id="1622884693">
      <w:marLeft w:val="640"/>
      <w:marRight w:val="0"/>
      <w:marTop w:val="0"/>
      <w:marBottom w:val="0"/>
      <w:divBdr>
        <w:top w:val="none" w:sz="0" w:space="0" w:color="auto"/>
        <w:left w:val="none" w:sz="0" w:space="0" w:color="auto"/>
        <w:bottom w:val="none" w:sz="0" w:space="0" w:color="auto"/>
        <w:right w:val="none" w:sz="0" w:space="0" w:color="auto"/>
      </w:divBdr>
    </w:div>
    <w:div w:id="1622954356">
      <w:marLeft w:val="640"/>
      <w:marRight w:val="0"/>
      <w:marTop w:val="0"/>
      <w:marBottom w:val="0"/>
      <w:divBdr>
        <w:top w:val="none" w:sz="0" w:space="0" w:color="auto"/>
        <w:left w:val="none" w:sz="0" w:space="0" w:color="auto"/>
        <w:bottom w:val="none" w:sz="0" w:space="0" w:color="auto"/>
        <w:right w:val="none" w:sz="0" w:space="0" w:color="auto"/>
      </w:divBdr>
    </w:div>
    <w:div w:id="1622958139">
      <w:marLeft w:val="640"/>
      <w:marRight w:val="0"/>
      <w:marTop w:val="0"/>
      <w:marBottom w:val="0"/>
      <w:divBdr>
        <w:top w:val="none" w:sz="0" w:space="0" w:color="auto"/>
        <w:left w:val="none" w:sz="0" w:space="0" w:color="auto"/>
        <w:bottom w:val="none" w:sz="0" w:space="0" w:color="auto"/>
        <w:right w:val="none" w:sz="0" w:space="0" w:color="auto"/>
      </w:divBdr>
    </w:div>
    <w:div w:id="1623074052">
      <w:marLeft w:val="640"/>
      <w:marRight w:val="0"/>
      <w:marTop w:val="0"/>
      <w:marBottom w:val="0"/>
      <w:divBdr>
        <w:top w:val="none" w:sz="0" w:space="0" w:color="auto"/>
        <w:left w:val="none" w:sz="0" w:space="0" w:color="auto"/>
        <w:bottom w:val="none" w:sz="0" w:space="0" w:color="auto"/>
        <w:right w:val="none" w:sz="0" w:space="0" w:color="auto"/>
      </w:divBdr>
    </w:div>
    <w:div w:id="1623144859">
      <w:marLeft w:val="640"/>
      <w:marRight w:val="0"/>
      <w:marTop w:val="0"/>
      <w:marBottom w:val="0"/>
      <w:divBdr>
        <w:top w:val="none" w:sz="0" w:space="0" w:color="auto"/>
        <w:left w:val="none" w:sz="0" w:space="0" w:color="auto"/>
        <w:bottom w:val="none" w:sz="0" w:space="0" w:color="auto"/>
        <w:right w:val="none" w:sz="0" w:space="0" w:color="auto"/>
      </w:divBdr>
    </w:div>
    <w:div w:id="1623148709">
      <w:marLeft w:val="640"/>
      <w:marRight w:val="0"/>
      <w:marTop w:val="0"/>
      <w:marBottom w:val="0"/>
      <w:divBdr>
        <w:top w:val="none" w:sz="0" w:space="0" w:color="auto"/>
        <w:left w:val="none" w:sz="0" w:space="0" w:color="auto"/>
        <w:bottom w:val="none" w:sz="0" w:space="0" w:color="auto"/>
        <w:right w:val="none" w:sz="0" w:space="0" w:color="auto"/>
      </w:divBdr>
    </w:div>
    <w:div w:id="1623225995">
      <w:marLeft w:val="640"/>
      <w:marRight w:val="0"/>
      <w:marTop w:val="0"/>
      <w:marBottom w:val="0"/>
      <w:divBdr>
        <w:top w:val="none" w:sz="0" w:space="0" w:color="auto"/>
        <w:left w:val="none" w:sz="0" w:space="0" w:color="auto"/>
        <w:bottom w:val="none" w:sz="0" w:space="0" w:color="auto"/>
        <w:right w:val="none" w:sz="0" w:space="0" w:color="auto"/>
      </w:divBdr>
    </w:div>
    <w:div w:id="1623270713">
      <w:marLeft w:val="640"/>
      <w:marRight w:val="0"/>
      <w:marTop w:val="0"/>
      <w:marBottom w:val="0"/>
      <w:divBdr>
        <w:top w:val="none" w:sz="0" w:space="0" w:color="auto"/>
        <w:left w:val="none" w:sz="0" w:space="0" w:color="auto"/>
        <w:bottom w:val="none" w:sz="0" w:space="0" w:color="auto"/>
        <w:right w:val="none" w:sz="0" w:space="0" w:color="auto"/>
      </w:divBdr>
    </w:div>
    <w:div w:id="1623339763">
      <w:marLeft w:val="640"/>
      <w:marRight w:val="0"/>
      <w:marTop w:val="0"/>
      <w:marBottom w:val="0"/>
      <w:divBdr>
        <w:top w:val="none" w:sz="0" w:space="0" w:color="auto"/>
        <w:left w:val="none" w:sz="0" w:space="0" w:color="auto"/>
        <w:bottom w:val="none" w:sz="0" w:space="0" w:color="auto"/>
        <w:right w:val="none" w:sz="0" w:space="0" w:color="auto"/>
      </w:divBdr>
    </w:div>
    <w:div w:id="1623419792">
      <w:marLeft w:val="640"/>
      <w:marRight w:val="0"/>
      <w:marTop w:val="0"/>
      <w:marBottom w:val="0"/>
      <w:divBdr>
        <w:top w:val="none" w:sz="0" w:space="0" w:color="auto"/>
        <w:left w:val="none" w:sz="0" w:space="0" w:color="auto"/>
        <w:bottom w:val="none" w:sz="0" w:space="0" w:color="auto"/>
        <w:right w:val="none" w:sz="0" w:space="0" w:color="auto"/>
      </w:divBdr>
    </w:div>
    <w:div w:id="1623461986">
      <w:marLeft w:val="640"/>
      <w:marRight w:val="0"/>
      <w:marTop w:val="0"/>
      <w:marBottom w:val="0"/>
      <w:divBdr>
        <w:top w:val="none" w:sz="0" w:space="0" w:color="auto"/>
        <w:left w:val="none" w:sz="0" w:space="0" w:color="auto"/>
        <w:bottom w:val="none" w:sz="0" w:space="0" w:color="auto"/>
        <w:right w:val="none" w:sz="0" w:space="0" w:color="auto"/>
      </w:divBdr>
    </w:div>
    <w:div w:id="1623538844">
      <w:marLeft w:val="640"/>
      <w:marRight w:val="0"/>
      <w:marTop w:val="0"/>
      <w:marBottom w:val="0"/>
      <w:divBdr>
        <w:top w:val="none" w:sz="0" w:space="0" w:color="auto"/>
        <w:left w:val="none" w:sz="0" w:space="0" w:color="auto"/>
        <w:bottom w:val="none" w:sz="0" w:space="0" w:color="auto"/>
        <w:right w:val="none" w:sz="0" w:space="0" w:color="auto"/>
      </w:divBdr>
    </w:div>
    <w:div w:id="1623606739">
      <w:marLeft w:val="640"/>
      <w:marRight w:val="0"/>
      <w:marTop w:val="0"/>
      <w:marBottom w:val="0"/>
      <w:divBdr>
        <w:top w:val="none" w:sz="0" w:space="0" w:color="auto"/>
        <w:left w:val="none" w:sz="0" w:space="0" w:color="auto"/>
        <w:bottom w:val="none" w:sz="0" w:space="0" w:color="auto"/>
        <w:right w:val="none" w:sz="0" w:space="0" w:color="auto"/>
      </w:divBdr>
    </w:div>
    <w:div w:id="1623684147">
      <w:marLeft w:val="640"/>
      <w:marRight w:val="0"/>
      <w:marTop w:val="0"/>
      <w:marBottom w:val="0"/>
      <w:divBdr>
        <w:top w:val="none" w:sz="0" w:space="0" w:color="auto"/>
        <w:left w:val="none" w:sz="0" w:space="0" w:color="auto"/>
        <w:bottom w:val="none" w:sz="0" w:space="0" w:color="auto"/>
        <w:right w:val="none" w:sz="0" w:space="0" w:color="auto"/>
      </w:divBdr>
    </w:div>
    <w:div w:id="1623685246">
      <w:marLeft w:val="640"/>
      <w:marRight w:val="0"/>
      <w:marTop w:val="0"/>
      <w:marBottom w:val="0"/>
      <w:divBdr>
        <w:top w:val="none" w:sz="0" w:space="0" w:color="auto"/>
        <w:left w:val="none" w:sz="0" w:space="0" w:color="auto"/>
        <w:bottom w:val="none" w:sz="0" w:space="0" w:color="auto"/>
        <w:right w:val="none" w:sz="0" w:space="0" w:color="auto"/>
      </w:divBdr>
    </w:div>
    <w:div w:id="1623800361">
      <w:marLeft w:val="640"/>
      <w:marRight w:val="0"/>
      <w:marTop w:val="0"/>
      <w:marBottom w:val="0"/>
      <w:divBdr>
        <w:top w:val="none" w:sz="0" w:space="0" w:color="auto"/>
        <w:left w:val="none" w:sz="0" w:space="0" w:color="auto"/>
        <w:bottom w:val="none" w:sz="0" w:space="0" w:color="auto"/>
        <w:right w:val="none" w:sz="0" w:space="0" w:color="auto"/>
      </w:divBdr>
    </w:div>
    <w:div w:id="1623802827">
      <w:marLeft w:val="640"/>
      <w:marRight w:val="0"/>
      <w:marTop w:val="0"/>
      <w:marBottom w:val="0"/>
      <w:divBdr>
        <w:top w:val="none" w:sz="0" w:space="0" w:color="auto"/>
        <w:left w:val="none" w:sz="0" w:space="0" w:color="auto"/>
        <w:bottom w:val="none" w:sz="0" w:space="0" w:color="auto"/>
        <w:right w:val="none" w:sz="0" w:space="0" w:color="auto"/>
      </w:divBdr>
    </w:div>
    <w:div w:id="1623806082">
      <w:marLeft w:val="640"/>
      <w:marRight w:val="0"/>
      <w:marTop w:val="0"/>
      <w:marBottom w:val="0"/>
      <w:divBdr>
        <w:top w:val="none" w:sz="0" w:space="0" w:color="auto"/>
        <w:left w:val="none" w:sz="0" w:space="0" w:color="auto"/>
        <w:bottom w:val="none" w:sz="0" w:space="0" w:color="auto"/>
        <w:right w:val="none" w:sz="0" w:space="0" w:color="auto"/>
      </w:divBdr>
    </w:div>
    <w:div w:id="1623807258">
      <w:marLeft w:val="640"/>
      <w:marRight w:val="0"/>
      <w:marTop w:val="0"/>
      <w:marBottom w:val="0"/>
      <w:divBdr>
        <w:top w:val="none" w:sz="0" w:space="0" w:color="auto"/>
        <w:left w:val="none" w:sz="0" w:space="0" w:color="auto"/>
        <w:bottom w:val="none" w:sz="0" w:space="0" w:color="auto"/>
        <w:right w:val="none" w:sz="0" w:space="0" w:color="auto"/>
      </w:divBdr>
    </w:div>
    <w:div w:id="1623808513">
      <w:marLeft w:val="640"/>
      <w:marRight w:val="0"/>
      <w:marTop w:val="0"/>
      <w:marBottom w:val="0"/>
      <w:divBdr>
        <w:top w:val="none" w:sz="0" w:space="0" w:color="auto"/>
        <w:left w:val="none" w:sz="0" w:space="0" w:color="auto"/>
        <w:bottom w:val="none" w:sz="0" w:space="0" w:color="auto"/>
        <w:right w:val="none" w:sz="0" w:space="0" w:color="auto"/>
      </w:divBdr>
    </w:div>
    <w:div w:id="1624000856">
      <w:marLeft w:val="640"/>
      <w:marRight w:val="0"/>
      <w:marTop w:val="0"/>
      <w:marBottom w:val="0"/>
      <w:divBdr>
        <w:top w:val="none" w:sz="0" w:space="0" w:color="auto"/>
        <w:left w:val="none" w:sz="0" w:space="0" w:color="auto"/>
        <w:bottom w:val="none" w:sz="0" w:space="0" w:color="auto"/>
        <w:right w:val="none" w:sz="0" w:space="0" w:color="auto"/>
      </w:divBdr>
    </w:div>
    <w:div w:id="1624194886">
      <w:marLeft w:val="640"/>
      <w:marRight w:val="0"/>
      <w:marTop w:val="0"/>
      <w:marBottom w:val="0"/>
      <w:divBdr>
        <w:top w:val="none" w:sz="0" w:space="0" w:color="auto"/>
        <w:left w:val="none" w:sz="0" w:space="0" w:color="auto"/>
        <w:bottom w:val="none" w:sz="0" w:space="0" w:color="auto"/>
        <w:right w:val="none" w:sz="0" w:space="0" w:color="auto"/>
      </w:divBdr>
    </w:div>
    <w:div w:id="1624262766">
      <w:marLeft w:val="640"/>
      <w:marRight w:val="0"/>
      <w:marTop w:val="0"/>
      <w:marBottom w:val="0"/>
      <w:divBdr>
        <w:top w:val="none" w:sz="0" w:space="0" w:color="auto"/>
        <w:left w:val="none" w:sz="0" w:space="0" w:color="auto"/>
        <w:bottom w:val="none" w:sz="0" w:space="0" w:color="auto"/>
        <w:right w:val="none" w:sz="0" w:space="0" w:color="auto"/>
      </w:divBdr>
    </w:div>
    <w:div w:id="1624337266">
      <w:marLeft w:val="640"/>
      <w:marRight w:val="0"/>
      <w:marTop w:val="0"/>
      <w:marBottom w:val="0"/>
      <w:divBdr>
        <w:top w:val="none" w:sz="0" w:space="0" w:color="auto"/>
        <w:left w:val="none" w:sz="0" w:space="0" w:color="auto"/>
        <w:bottom w:val="none" w:sz="0" w:space="0" w:color="auto"/>
        <w:right w:val="none" w:sz="0" w:space="0" w:color="auto"/>
      </w:divBdr>
    </w:div>
    <w:div w:id="1624337989">
      <w:marLeft w:val="640"/>
      <w:marRight w:val="0"/>
      <w:marTop w:val="0"/>
      <w:marBottom w:val="0"/>
      <w:divBdr>
        <w:top w:val="none" w:sz="0" w:space="0" w:color="auto"/>
        <w:left w:val="none" w:sz="0" w:space="0" w:color="auto"/>
        <w:bottom w:val="none" w:sz="0" w:space="0" w:color="auto"/>
        <w:right w:val="none" w:sz="0" w:space="0" w:color="auto"/>
      </w:divBdr>
    </w:div>
    <w:div w:id="1624339093">
      <w:marLeft w:val="640"/>
      <w:marRight w:val="0"/>
      <w:marTop w:val="0"/>
      <w:marBottom w:val="0"/>
      <w:divBdr>
        <w:top w:val="none" w:sz="0" w:space="0" w:color="auto"/>
        <w:left w:val="none" w:sz="0" w:space="0" w:color="auto"/>
        <w:bottom w:val="none" w:sz="0" w:space="0" w:color="auto"/>
        <w:right w:val="none" w:sz="0" w:space="0" w:color="auto"/>
      </w:divBdr>
    </w:div>
    <w:div w:id="1624382962">
      <w:marLeft w:val="640"/>
      <w:marRight w:val="0"/>
      <w:marTop w:val="0"/>
      <w:marBottom w:val="0"/>
      <w:divBdr>
        <w:top w:val="none" w:sz="0" w:space="0" w:color="auto"/>
        <w:left w:val="none" w:sz="0" w:space="0" w:color="auto"/>
        <w:bottom w:val="none" w:sz="0" w:space="0" w:color="auto"/>
        <w:right w:val="none" w:sz="0" w:space="0" w:color="auto"/>
      </w:divBdr>
    </w:div>
    <w:div w:id="1624386411">
      <w:marLeft w:val="640"/>
      <w:marRight w:val="0"/>
      <w:marTop w:val="0"/>
      <w:marBottom w:val="0"/>
      <w:divBdr>
        <w:top w:val="none" w:sz="0" w:space="0" w:color="auto"/>
        <w:left w:val="none" w:sz="0" w:space="0" w:color="auto"/>
        <w:bottom w:val="none" w:sz="0" w:space="0" w:color="auto"/>
        <w:right w:val="none" w:sz="0" w:space="0" w:color="auto"/>
      </w:divBdr>
    </w:div>
    <w:div w:id="1624463693">
      <w:marLeft w:val="640"/>
      <w:marRight w:val="0"/>
      <w:marTop w:val="0"/>
      <w:marBottom w:val="0"/>
      <w:divBdr>
        <w:top w:val="none" w:sz="0" w:space="0" w:color="auto"/>
        <w:left w:val="none" w:sz="0" w:space="0" w:color="auto"/>
        <w:bottom w:val="none" w:sz="0" w:space="0" w:color="auto"/>
        <w:right w:val="none" w:sz="0" w:space="0" w:color="auto"/>
      </w:divBdr>
    </w:div>
    <w:div w:id="1624531457">
      <w:marLeft w:val="640"/>
      <w:marRight w:val="0"/>
      <w:marTop w:val="0"/>
      <w:marBottom w:val="0"/>
      <w:divBdr>
        <w:top w:val="none" w:sz="0" w:space="0" w:color="auto"/>
        <w:left w:val="none" w:sz="0" w:space="0" w:color="auto"/>
        <w:bottom w:val="none" w:sz="0" w:space="0" w:color="auto"/>
        <w:right w:val="none" w:sz="0" w:space="0" w:color="auto"/>
      </w:divBdr>
    </w:div>
    <w:div w:id="1624725569">
      <w:marLeft w:val="640"/>
      <w:marRight w:val="0"/>
      <w:marTop w:val="0"/>
      <w:marBottom w:val="0"/>
      <w:divBdr>
        <w:top w:val="none" w:sz="0" w:space="0" w:color="auto"/>
        <w:left w:val="none" w:sz="0" w:space="0" w:color="auto"/>
        <w:bottom w:val="none" w:sz="0" w:space="0" w:color="auto"/>
        <w:right w:val="none" w:sz="0" w:space="0" w:color="auto"/>
      </w:divBdr>
    </w:div>
    <w:div w:id="1624728903">
      <w:marLeft w:val="640"/>
      <w:marRight w:val="0"/>
      <w:marTop w:val="0"/>
      <w:marBottom w:val="0"/>
      <w:divBdr>
        <w:top w:val="none" w:sz="0" w:space="0" w:color="auto"/>
        <w:left w:val="none" w:sz="0" w:space="0" w:color="auto"/>
        <w:bottom w:val="none" w:sz="0" w:space="0" w:color="auto"/>
        <w:right w:val="none" w:sz="0" w:space="0" w:color="auto"/>
      </w:divBdr>
    </w:div>
    <w:div w:id="1624729128">
      <w:marLeft w:val="640"/>
      <w:marRight w:val="0"/>
      <w:marTop w:val="0"/>
      <w:marBottom w:val="0"/>
      <w:divBdr>
        <w:top w:val="none" w:sz="0" w:space="0" w:color="auto"/>
        <w:left w:val="none" w:sz="0" w:space="0" w:color="auto"/>
        <w:bottom w:val="none" w:sz="0" w:space="0" w:color="auto"/>
        <w:right w:val="none" w:sz="0" w:space="0" w:color="auto"/>
      </w:divBdr>
    </w:div>
    <w:div w:id="1624731334">
      <w:marLeft w:val="640"/>
      <w:marRight w:val="0"/>
      <w:marTop w:val="0"/>
      <w:marBottom w:val="0"/>
      <w:divBdr>
        <w:top w:val="none" w:sz="0" w:space="0" w:color="auto"/>
        <w:left w:val="none" w:sz="0" w:space="0" w:color="auto"/>
        <w:bottom w:val="none" w:sz="0" w:space="0" w:color="auto"/>
        <w:right w:val="none" w:sz="0" w:space="0" w:color="auto"/>
      </w:divBdr>
    </w:div>
    <w:div w:id="1624842793">
      <w:marLeft w:val="640"/>
      <w:marRight w:val="0"/>
      <w:marTop w:val="0"/>
      <w:marBottom w:val="0"/>
      <w:divBdr>
        <w:top w:val="none" w:sz="0" w:space="0" w:color="auto"/>
        <w:left w:val="none" w:sz="0" w:space="0" w:color="auto"/>
        <w:bottom w:val="none" w:sz="0" w:space="0" w:color="auto"/>
        <w:right w:val="none" w:sz="0" w:space="0" w:color="auto"/>
      </w:divBdr>
    </w:div>
    <w:div w:id="1624917979">
      <w:marLeft w:val="640"/>
      <w:marRight w:val="0"/>
      <w:marTop w:val="0"/>
      <w:marBottom w:val="0"/>
      <w:divBdr>
        <w:top w:val="none" w:sz="0" w:space="0" w:color="auto"/>
        <w:left w:val="none" w:sz="0" w:space="0" w:color="auto"/>
        <w:bottom w:val="none" w:sz="0" w:space="0" w:color="auto"/>
        <w:right w:val="none" w:sz="0" w:space="0" w:color="auto"/>
      </w:divBdr>
    </w:div>
    <w:div w:id="1624921537">
      <w:marLeft w:val="480"/>
      <w:marRight w:val="0"/>
      <w:marTop w:val="0"/>
      <w:marBottom w:val="0"/>
      <w:divBdr>
        <w:top w:val="none" w:sz="0" w:space="0" w:color="auto"/>
        <w:left w:val="none" w:sz="0" w:space="0" w:color="auto"/>
        <w:bottom w:val="none" w:sz="0" w:space="0" w:color="auto"/>
        <w:right w:val="none" w:sz="0" w:space="0" w:color="auto"/>
      </w:divBdr>
    </w:div>
    <w:div w:id="1625038180">
      <w:marLeft w:val="640"/>
      <w:marRight w:val="0"/>
      <w:marTop w:val="0"/>
      <w:marBottom w:val="0"/>
      <w:divBdr>
        <w:top w:val="none" w:sz="0" w:space="0" w:color="auto"/>
        <w:left w:val="none" w:sz="0" w:space="0" w:color="auto"/>
        <w:bottom w:val="none" w:sz="0" w:space="0" w:color="auto"/>
        <w:right w:val="none" w:sz="0" w:space="0" w:color="auto"/>
      </w:divBdr>
    </w:div>
    <w:div w:id="1625043183">
      <w:marLeft w:val="640"/>
      <w:marRight w:val="0"/>
      <w:marTop w:val="0"/>
      <w:marBottom w:val="0"/>
      <w:divBdr>
        <w:top w:val="none" w:sz="0" w:space="0" w:color="auto"/>
        <w:left w:val="none" w:sz="0" w:space="0" w:color="auto"/>
        <w:bottom w:val="none" w:sz="0" w:space="0" w:color="auto"/>
        <w:right w:val="none" w:sz="0" w:space="0" w:color="auto"/>
      </w:divBdr>
    </w:div>
    <w:div w:id="1625110599">
      <w:marLeft w:val="640"/>
      <w:marRight w:val="0"/>
      <w:marTop w:val="0"/>
      <w:marBottom w:val="0"/>
      <w:divBdr>
        <w:top w:val="none" w:sz="0" w:space="0" w:color="auto"/>
        <w:left w:val="none" w:sz="0" w:space="0" w:color="auto"/>
        <w:bottom w:val="none" w:sz="0" w:space="0" w:color="auto"/>
        <w:right w:val="none" w:sz="0" w:space="0" w:color="auto"/>
      </w:divBdr>
    </w:div>
    <w:div w:id="1625113967">
      <w:marLeft w:val="640"/>
      <w:marRight w:val="0"/>
      <w:marTop w:val="0"/>
      <w:marBottom w:val="0"/>
      <w:divBdr>
        <w:top w:val="none" w:sz="0" w:space="0" w:color="auto"/>
        <w:left w:val="none" w:sz="0" w:space="0" w:color="auto"/>
        <w:bottom w:val="none" w:sz="0" w:space="0" w:color="auto"/>
        <w:right w:val="none" w:sz="0" w:space="0" w:color="auto"/>
      </w:divBdr>
    </w:div>
    <w:div w:id="1625187369">
      <w:marLeft w:val="640"/>
      <w:marRight w:val="0"/>
      <w:marTop w:val="0"/>
      <w:marBottom w:val="0"/>
      <w:divBdr>
        <w:top w:val="none" w:sz="0" w:space="0" w:color="auto"/>
        <w:left w:val="none" w:sz="0" w:space="0" w:color="auto"/>
        <w:bottom w:val="none" w:sz="0" w:space="0" w:color="auto"/>
        <w:right w:val="none" w:sz="0" w:space="0" w:color="auto"/>
      </w:divBdr>
    </w:div>
    <w:div w:id="1625192445">
      <w:marLeft w:val="640"/>
      <w:marRight w:val="0"/>
      <w:marTop w:val="0"/>
      <w:marBottom w:val="0"/>
      <w:divBdr>
        <w:top w:val="none" w:sz="0" w:space="0" w:color="auto"/>
        <w:left w:val="none" w:sz="0" w:space="0" w:color="auto"/>
        <w:bottom w:val="none" w:sz="0" w:space="0" w:color="auto"/>
        <w:right w:val="none" w:sz="0" w:space="0" w:color="auto"/>
      </w:divBdr>
    </w:div>
    <w:div w:id="1625303620">
      <w:marLeft w:val="640"/>
      <w:marRight w:val="0"/>
      <w:marTop w:val="0"/>
      <w:marBottom w:val="0"/>
      <w:divBdr>
        <w:top w:val="none" w:sz="0" w:space="0" w:color="auto"/>
        <w:left w:val="none" w:sz="0" w:space="0" w:color="auto"/>
        <w:bottom w:val="none" w:sz="0" w:space="0" w:color="auto"/>
        <w:right w:val="none" w:sz="0" w:space="0" w:color="auto"/>
      </w:divBdr>
    </w:div>
    <w:div w:id="1625383482">
      <w:marLeft w:val="640"/>
      <w:marRight w:val="0"/>
      <w:marTop w:val="0"/>
      <w:marBottom w:val="0"/>
      <w:divBdr>
        <w:top w:val="none" w:sz="0" w:space="0" w:color="auto"/>
        <w:left w:val="none" w:sz="0" w:space="0" w:color="auto"/>
        <w:bottom w:val="none" w:sz="0" w:space="0" w:color="auto"/>
        <w:right w:val="none" w:sz="0" w:space="0" w:color="auto"/>
      </w:divBdr>
    </w:div>
    <w:div w:id="1625386990">
      <w:marLeft w:val="640"/>
      <w:marRight w:val="0"/>
      <w:marTop w:val="0"/>
      <w:marBottom w:val="0"/>
      <w:divBdr>
        <w:top w:val="none" w:sz="0" w:space="0" w:color="auto"/>
        <w:left w:val="none" w:sz="0" w:space="0" w:color="auto"/>
        <w:bottom w:val="none" w:sz="0" w:space="0" w:color="auto"/>
        <w:right w:val="none" w:sz="0" w:space="0" w:color="auto"/>
      </w:divBdr>
    </w:div>
    <w:div w:id="1625424117">
      <w:marLeft w:val="640"/>
      <w:marRight w:val="0"/>
      <w:marTop w:val="0"/>
      <w:marBottom w:val="0"/>
      <w:divBdr>
        <w:top w:val="none" w:sz="0" w:space="0" w:color="auto"/>
        <w:left w:val="none" w:sz="0" w:space="0" w:color="auto"/>
        <w:bottom w:val="none" w:sz="0" w:space="0" w:color="auto"/>
        <w:right w:val="none" w:sz="0" w:space="0" w:color="auto"/>
      </w:divBdr>
    </w:div>
    <w:div w:id="1625504112">
      <w:marLeft w:val="640"/>
      <w:marRight w:val="0"/>
      <w:marTop w:val="0"/>
      <w:marBottom w:val="0"/>
      <w:divBdr>
        <w:top w:val="none" w:sz="0" w:space="0" w:color="auto"/>
        <w:left w:val="none" w:sz="0" w:space="0" w:color="auto"/>
        <w:bottom w:val="none" w:sz="0" w:space="0" w:color="auto"/>
        <w:right w:val="none" w:sz="0" w:space="0" w:color="auto"/>
      </w:divBdr>
    </w:div>
    <w:div w:id="1625766195">
      <w:marLeft w:val="640"/>
      <w:marRight w:val="0"/>
      <w:marTop w:val="0"/>
      <w:marBottom w:val="0"/>
      <w:divBdr>
        <w:top w:val="none" w:sz="0" w:space="0" w:color="auto"/>
        <w:left w:val="none" w:sz="0" w:space="0" w:color="auto"/>
        <w:bottom w:val="none" w:sz="0" w:space="0" w:color="auto"/>
        <w:right w:val="none" w:sz="0" w:space="0" w:color="auto"/>
      </w:divBdr>
    </w:div>
    <w:div w:id="1625769135">
      <w:marLeft w:val="640"/>
      <w:marRight w:val="0"/>
      <w:marTop w:val="0"/>
      <w:marBottom w:val="0"/>
      <w:divBdr>
        <w:top w:val="none" w:sz="0" w:space="0" w:color="auto"/>
        <w:left w:val="none" w:sz="0" w:space="0" w:color="auto"/>
        <w:bottom w:val="none" w:sz="0" w:space="0" w:color="auto"/>
        <w:right w:val="none" w:sz="0" w:space="0" w:color="auto"/>
      </w:divBdr>
    </w:div>
    <w:div w:id="1625773009">
      <w:marLeft w:val="640"/>
      <w:marRight w:val="0"/>
      <w:marTop w:val="0"/>
      <w:marBottom w:val="0"/>
      <w:divBdr>
        <w:top w:val="none" w:sz="0" w:space="0" w:color="auto"/>
        <w:left w:val="none" w:sz="0" w:space="0" w:color="auto"/>
        <w:bottom w:val="none" w:sz="0" w:space="0" w:color="auto"/>
        <w:right w:val="none" w:sz="0" w:space="0" w:color="auto"/>
      </w:divBdr>
    </w:div>
    <w:div w:id="1625841349">
      <w:marLeft w:val="640"/>
      <w:marRight w:val="0"/>
      <w:marTop w:val="0"/>
      <w:marBottom w:val="0"/>
      <w:divBdr>
        <w:top w:val="none" w:sz="0" w:space="0" w:color="auto"/>
        <w:left w:val="none" w:sz="0" w:space="0" w:color="auto"/>
        <w:bottom w:val="none" w:sz="0" w:space="0" w:color="auto"/>
        <w:right w:val="none" w:sz="0" w:space="0" w:color="auto"/>
      </w:divBdr>
    </w:div>
    <w:div w:id="1625885155">
      <w:marLeft w:val="640"/>
      <w:marRight w:val="0"/>
      <w:marTop w:val="0"/>
      <w:marBottom w:val="0"/>
      <w:divBdr>
        <w:top w:val="none" w:sz="0" w:space="0" w:color="auto"/>
        <w:left w:val="none" w:sz="0" w:space="0" w:color="auto"/>
        <w:bottom w:val="none" w:sz="0" w:space="0" w:color="auto"/>
        <w:right w:val="none" w:sz="0" w:space="0" w:color="auto"/>
      </w:divBdr>
    </w:div>
    <w:div w:id="1625887104">
      <w:marLeft w:val="640"/>
      <w:marRight w:val="0"/>
      <w:marTop w:val="0"/>
      <w:marBottom w:val="0"/>
      <w:divBdr>
        <w:top w:val="none" w:sz="0" w:space="0" w:color="auto"/>
        <w:left w:val="none" w:sz="0" w:space="0" w:color="auto"/>
        <w:bottom w:val="none" w:sz="0" w:space="0" w:color="auto"/>
        <w:right w:val="none" w:sz="0" w:space="0" w:color="auto"/>
      </w:divBdr>
    </w:div>
    <w:div w:id="1625888437">
      <w:marLeft w:val="640"/>
      <w:marRight w:val="0"/>
      <w:marTop w:val="0"/>
      <w:marBottom w:val="0"/>
      <w:divBdr>
        <w:top w:val="none" w:sz="0" w:space="0" w:color="auto"/>
        <w:left w:val="none" w:sz="0" w:space="0" w:color="auto"/>
        <w:bottom w:val="none" w:sz="0" w:space="0" w:color="auto"/>
        <w:right w:val="none" w:sz="0" w:space="0" w:color="auto"/>
      </w:divBdr>
    </w:div>
    <w:div w:id="1625891334">
      <w:marLeft w:val="640"/>
      <w:marRight w:val="0"/>
      <w:marTop w:val="0"/>
      <w:marBottom w:val="0"/>
      <w:divBdr>
        <w:top w:val="none" w:sz="0" w:space="0" w:color="auto"/>
        <w:left w:val="none" w:sz="0" w:space="0" w:color="auto"/>
        <w:bottom w:val="none" w:sz="0" w:space="0" w:color="auto"/>
        <w:right w:val="none" w:sz="0" w:space="0" w:color="auto"/>
      </w:divBdr>
    </w:div>
    <w:div w:id="1625961616">
      <w:marLeft w:val="640"/>
      <w:marRight w:val="0"/>
      <w:marTop w:val="0"/>
      <w:marBottom w:val="0"/>
      <w:divBdr>
        <w:top w:val="none" w:sz="0" w:space="0" w:color="auto"/>
        <w:left w:val="none" w:sz="0" w:space="0" w:color="auto"/>
        <w:bottom w:val="none" w:sz="0" w:space="0" w:color="auto"/>
        <w:right w:val="none" w:sz="0" w:space="0" w:color="auto"/>
      </w:divBdr>
    </w:div>
    <w:div w:id="1625965517">
      <w:marLeft w:val="640"/>
      <w:marRight w:val="0"/>
      <w:marTop w:val="0"/>
      <w:marBottom w:val="0"/>
      <w:divBdr>
        <w:top w:val="none" w:sz="0" w:space="0" w:color="auto"/>
        <w:left w:val="none" w:sz="0" w:space="0" w:color="auto"/>
        <w:bottom w:val="none" w:sz="0" w:space="0" w:color="auto"/>
        <w:right w:val="none" w:sz="0" w:space="0" w:color="auto"/>
      </w:divBdr>
    </w:div>
    <w:div w:id="1626035300">
      <w:marLeft w:val="640"/>
      <w:marRight w:val="0"/>
      <w:marTop w:val="0"/>
      <w:marBottom w:val="0"/>
      <w:divBdr>
        <w:top w:val="none" w:sz="0" w:space="0" w:color="auto"/>
        <w:left w:val="none" w:sz="0" w:space="0" w:color="auto"/>
        <w:bottom w:val="none" w:sz="0" w:space="0" w:color="auto"/>
        <w:right w:val="none" w:sz="0" w:space="0" w:color="auto"/>
      </w:divBdr>
    </w:div>
    <w:div w:id="1626040200">
      <w:marLeft w:val="640"/>
      <w:marRight w:val="0"/>
      <w:marTop w:val="0"/>
      <w:marBottom w:val="0"/>
      <w:divBdr>
        <w:top w:val="none" w:sz="0" w:space="0" w:color="auto"/>
        <w:left w:val="none" w:sz="0" w:space="0" w:color="auto"/>
        <w:bottom w:val="none" w:sz="0" w:space="0" w:color="auto"/>
        <w:right w:val="none" w:sz="0" w:space="0" w:color="auto"/>
      </w:divBdr>
    </w:div>
    <w:div w:id="1626040727">
      <w:marLeft w:val="640"/>
      <w:marRight w:val="0"/>
      <w:marTop w:val="0"/>
      <w:marBottom w:val="0"/>
      <w:divBdr>
        <w:top w:val="none" w:sz="0" w:space="0" w:color="auto"/>
        <w:left w:val="none" w:sz="0" w:space="0" w:color="auto"/>
        <w:bottom w:val="none" w:sz="0" w:space="0" w:color="auto"/>
        <w:right w:val="none" w:sz="0" w:space="0" w:color="auto"/>
      </w:divBdr>
    </w:div>
    <w:div w:id="1626081034">
      <w:marLeft w:val="640"/>
      <w:marRight w:val="0"/>
      <w:marTop w:val="0"/>
      <w:marBottom w:val="0"/>
      <w:divBdr>
        <w:top w:val="none" w:sz="0" w:space="0" w:color="auto"/>
        <w:left w:val="none" w:sz="0" w:space="0" w:color="auto"/>
        <w:bottom w:val="none" w:sz="0" w:space="0" w:color="auto"/>
        <w:right w:val="none" w:sz="0" w:space="0" w:color="auto"/>
      </w:divBdr>
    </w:div>
    <w:div w:id="1626083310">
      <w:marLeft w:val="640"/>
      <w:marRight w:val="0"/>
      <w:marTop w:val="0"/>
      <w:marBottom w:val="0"/>
      <w:divBdr>
        <w:top w:val="none" w:sz="0" w:space="0" w:color="auto"/>
        <w:left w:val="none" w:sz="0" w:space="0" w:color="auto"/>
        <w:bottom w:val="none" w:sz="0" w:space="0" w:color="auto"/>
        <w:right w:val="none" w:sz="0" w:space="0" w:color="auto"/>
      </w:divBdr>
    </w:div>
    <w:div w:id="1626109449">
      <w:marLeft w:val="640"/>
      <w:marRight w:val="0"/>
      <w:marTop w:val="0"/>
      <w:marBottom w:val="0"/>
      <w:divBdr>
        <w:top w:val="none" w:sz="0" w:space="0" w:color="auto"/>
        <w:left w:val="none" w:sz="0" w:space="0" w:color="auto"/>
        <w:bottom w:val="none" w:sz="0" w:space="0" w:color="auto"/>
        <w:right w:val="none" w:sz="0" w:space="0" w:color="auto"/>
      </w:divBdr>
    </w:div>
    <w:div w:id="1626229668">
      <w:marLeft w:val="640"/>
      <w:marRight w:val="0"/>
      <w:marTop w:val="0"/>
      <w:marBottom w:val="0"/>
      <w:divBdr>
        <w:top w:val="none" w:sz="0" w:space="0" w:color="auto"/>
        <w:left w:val="none" w:sz="0" w:space="0" w:color="auto"/>
        <w:bottom w:val="none" w:sz="0" w:space="0" w:color="auto"/>
        <w:right w:val="none" w:sz="0" w:space="0" w:color="auto"/>
      </w:divBdr>
    </w:div>
    <w:div w:id="1626231341">
      <w:marLeft w:val="640"/>
      <w:marRight w:val="0"/>
      <w:marTop w:val="0"/>
      <w:marBottom w:val="0"/>
      <w:divBdr>
        <w:top w:val="none" w:sz="0" w:space="0" w:color="auto"/>
        <w:left w:val="none" w:sz="0" w:space="0" w:color="auto"/>
        <w:bottom w:val="none" w:sz="0" w:space="0" w:color="auto"/>
        <w:right w:val="none" w:sz="0" w:space="0" w:color="auto"/>
      </w:divBdr>
    </w:div>
    <w:div w:id="1626232202">
      <w:marLeft w:val="640"/>
      <w:marRight w:val="0"/>
      <w:marTop w:val="0"/>
      <w:marBottom w:val="0"/>
      <w:divBdr>
        <w:top w:val="none" w:sz="0" w:space="0" w:color="auto"/>
        <w:left w:val="none" w:sz="0" w:space="0" w:color="auto"/>
        <w:bottom w:val="none" w:sz="0" w:space="0" w:color="auto"/>
        <w:right w:val="none" w:sz="0" w:space="0" w:color="auto"/>
      </w:divBdr>
    </w:div>
    <w:div w:id="1626426305">
      <w:marLeft w:val="640"/>
      <w:marRight w:val="0"/>
      <w:marTop w:val="0"/>
      <w:marBottom w:val="0"/>
      <w:divBdr>
        <w:top w:val="none" w:sz="0" w:space="0" w:color="auto"/>
        <w:left w:val="none" w:sz="0" w:space="0" w:color="auto"/>
        <w:bottom w:val="none" w:sz="0" w:space="0" w:color="auto"/>
        <w:right w:val="none" w:sz="0" w:space="0" w:color="auto"/>
      </w:divBdr>
    </w:div>
    <w:div w:id="1626430137">
      <w:marLeft w:val="640"/>
      <w:marRight w:val="0"/>
      <w:marTop w:val="0"/>
      <w:marBottom w:val="0"/>
      <w:divBdr>
        <w:top w:val="none" w:sz="0" w:space="0" w:color="auto"/>
        <w:left w:val="none" w:sz="0" w:space="0" w:color="auto"/>
        <w:bottom w:val="none" w:sz="0" w:space="0" w:color="auto"/>
        <w:right w:val="none" w:sz="0" w:space="0" w:color="auto"/>
      </w:divBdr>
    </w:div>
    <w:div w:id="1626499590">
      <w:marLeft w:val="640"/>
      <w:marRight w:val="0"/>
      <w:marTop w:val="0"/>
      <w:marBottom w:val="0"/>
      <w:divBdr>
        <w:top w:val="none" w:sz="0" w:space="0" w:color="auto"/>
        <w:left w:val="none" w:sz="0" w:space="0" w:color="auto"/>
        <w:bottom w:val="none" w:sz="0" w:space="0" w:color="auto"/>
        <w:right w:val="none" w:sz="0" w:space="0" w:color="auto"/>
      </w:divBdr>
    </w:div>
    <w:div w:id="1626547087">
      <w:marLeft w:val="640"/>
      <w:marRight w:val="0"/>
      <w:marTop w:val="0"/>
      <w:marBottom w:val="0"/>
      <w:divBdr>
        <w:top w:val="none" w:sz="0" w:space="0" w:color="auto"/>
        <w:left w:val="none" w:sz="0" w:space="0" w:color="auto"/>
        <w:bottom w:val="none" w:sz="0" w:space="0" w:color="auto"/>
        <w:right w:val="none" w:sz="0" w:space="0" w:color="auto"/>
      </w:divBdr>
    </w:div>
    <w:div w:id="1626693016">
      <w:marLeft w:val="640"/>
      <w:marRight w:val="0"/>
      <w:marTop w:val="0"/>
      <w:marBottom w:val="0"/>
      <w:divBdr>
        <w:top w:val="none" w:sz="0" w:space="0" w:color="auto"/>
        <w:left w:val="none" w:sz="0" w:space="0" w:color="auto"/>
        <w:bottom w:val="none" w:sz="0" w:space="0" w:color="auto"/>
        <w:right w:val="none" w:sz="0" w:space="0" w:color="auto"/>
      </w:divBdr>
    </w:div>
    <w:div w:id="1626693955">
      <w:marLeft w:val="640"/>
      <w:marRight w:val="0"/>
      <w:marTop w:val="0"/>
      <w:marBottom w:val="0"/>
      <w:divBdr>
        <w:top w:val="none" w:sz="0" w:space="0" w:color="auto"/>
        <w:left w:val="none" w:sz="0" w:space="0" w:color="auto"/>
        <w:bottom w:val="none" w:sz="0" w:space="0" w:color="auto"/>
        <w:right w:val="none" w:sz="0" w:space="0" w:color="auto"/>
      </w:divBdr>
    </w:div>
    <w:div w:id="1626740596">
      <w:marLeft w:val="640"/>
      <w:marRight w:val="0"/>
      <w:marTop w:val="0"/>
      <w:marBottom w:val="0"/>
      <w:divBdr>
        <w:top w:val="none" w:sz="0" w:space="0" w:color="auto"/>
        <w:left w:val="none" w:sz="0" w:space="0" w:color="auto"/>
        <w:bottom w:val="none" w:sz="0" w:space="0" w:color="auto"/>
        <w:right w:val="none" w:sz="0" w:space="0" w:color="auto"/>
      </w:divBdr>
    </w:div>
    <w:div w:id="1626765340">
      <w:marLeft w:val="640"/>
      <w:marRight w:val="0"/>
      <w:marTop w:val="0"/>
      <w:marBottom w:val="0"/>
      <w:divBdr>
        <w:top w:val="none" w:sz="0" w:space="0" w:color="auto"/>
        <w:left w:val="none" w:sz="0" w:space="0" w:color="auto"/>
        <w:bottom w:val="none" w:sz="0" w:space="0" w:color="auto"/>
        <w:right w:val="none" w:sz="0" w:space="0" w:color="auto"/>
      </w:divBdr>
    </w:div>
    <w:div w:id="1626810482">
      <w:marLeft w:val="640"/>
      <w:marRight w:val="0"/>
      <w:marTop w:val="0"/>
      <w:marBottom w:val="0"/>
      <w:divBdr>
        <w:top w:val="none" w:sz="0" w:space="0" w:color="auto"/>
        <w:left w:val="none" w:sz="0" w:space="0" w:color="auto"/>
        <w:bottom w:val="none" w:sz="0" w:space="0" w:color="auto"/>
        <w:right w:val="none" w:sz="0" w:space="0" w:color="auto"/>
      </w:divBdr>
    </w:div>
    <w:div w:id="1626815840">
      <w:marLeft w:val="640"/>
      <w:marRight w:val="0"/>
      <w:marTop w:val="0"/>
      <w:marBottom w:val="0"/>
      <w:divBdr>
        <w:top w:val="none" w:sz="0" w:space="0" w:color="auto"/>
        <w:left w:val="none" w:sz="0" w:space="0" w:color="auto"/>
        <w:bottom w:val="none" w:sz="0" w:space="0" w:color="auto"/>
        <w:right w:val="none" w:sz="0" w:space="0" w:color="auto"/>
      </w:divBdr>
    </w:div>
    <w:div w:id="1626888944">
      <w:marLeft w:val="640"/>
      <w:marRight w:val="0"/>
      <w:marTop w:val="0"/>
      <w:marBottom w:val="0"/>
      <w:divBdr>
        <w:top w:val="none" w:sz="0" w:space="0" w:color="auto"/>
        <w:left w:val="none" w:sz="0" w:space="0" w:color="auto"/>
        <w:bottom w:val="none" w:sz="0" w:space="0" w:color="auto"/>
        <w:right w:val="none" w:sz="0" w:space="0" w:color="auto"/>
      </w:divBdr>
    </w:div>
    <w:div w:id="1626891459">
      <w:marLeft w:val="640"/>
      <w:marRight w:val="0"/>
      <w:marTop w:val="0"/>
      <w:marBottom w:val="0"/>
      <w:divBdr>
        <w:top w:val="none" w:sz="0" w:space="0" w:color="auto"/>
        <w:left w:val="none" w:sz="0" w:space="0" w:color="auto"/>
        <w:bottom w:val="none" w:sz="0" w:space="0" w:color="auto"/>
        <w:right w:val="none" w:sz="0" w:space="0" w:color="auto"/>
      </w:divBdr>
    </w:div>
    <w:div w:id="1627080639">
      <w:marLeft w:val="640"/>
      <w:marRight w:val="0"/>
      <w:marTop w:val="0"/>
      <w:marBottom w:val="0"/>
      <w:divBdr>
        <w:top w:val="none" w:sz="0" w:space="0" w:color="auto"/>
        <w:left w:val="none" w:sz="0" w:space="0" w:color="auto"/>
        <w:bottom w:val="none" w:sz="0" w:space="0" w:color="auto"/>
        <w:right w:val="none" w:sz="0" w:space="0" w:color="auto"/>
      </w:divBdr>
    </w:div>
    <w:div w:id="1627269467">
      <w:marLeft w:val="640"/>
      <w:marRight w:val="0"/>
      <w:marTop w:val="0"/>
      <w:marBottom w:val="0"/>
      <w:divBdr>
        <w:top w:val="none" w:sz="0" w:space="0" w:color="auto"/>
        <w:left w:val="none" w:sz="0" w:space="0" w:color="auto"/>
        <w:bottom w:val="none" w:sz="0" w:space="0" w:color="auto"/>
        <w:right w:val="none" w:sz="0" w:space="0" w:color="auto"/>
      </w:divBdr>
    </w:div>
    <w:div w:id="1627273880">
      <w:marLeft w:val="640"/>
      <w:marRight w:val="0"/>
      <w:marTop w:val="0"/>
      <w:marBottom w:val="0"/>
      <w:divBdr>
        <w:top w:val="none" w:sz="0" w:space="0" w:color="auto"/>
        <w:left w:val="none" w:sz="0" w:space="0" w:color="auto"/>
        <w:bottom w:val="none" w:sz="0" w:space="0" w:color="auto"/>
        <w:right w:val="none" w:sz="0" w:space="0" w:color="auto"/>
      </w:divBdr>
    </w:div>
    <w:div w:id="1627352085">
      <w:marLeft w:val="640"/>
      <w:marRight w:val="0"/>
      <w:marTop w:val="0"/>
      <w:marBottom w:val="0"/>
      <w:divBdr>
        <w:top w:val="none" w:sz="0" w:space="0" w:color="auto"/>
        <w:left w:val="none" w:sz="0" w:space="0" w:color="auto"/>
        <w:bottom w:val="none" w:sz="0" w:space="0" w:color="auto"/>
        <w:right w:val="none" w:sz="0" w:space="0" w:color="auto"/>
      </w:divBdr>
    </w:div>
    <w:div w:id="1627545789">
      <w:marLeft w:val="640"/>
      <w:marRight w:val="0"/>
      <w:marTop w:val="0"/>
      <w:marBottom w:val="0"/>
      <w:divBdr>
        <w:top w:val="none" w:sz="0" w:space="0" w:color="auto"/>
        <w:left w:val="none" w:sz="0" w:space="0" w:color="auto"/>
        <w:bottom w:val="none" w:sz="0" w:space="0" w:color="auto"/>
        <w:right w:val="none" w:sz="0" w:space="0" w:color="auto"/>
      </w:divBdr>
    </w:div>
    <w:div w:id="1627615709">
      <w:marLeft w:val="640"/>
      <w:marRight w:val="0"/>
      <w:marTop w:val="0"/>
      <w:marBottom w:val="0"/>
      <w:divBdr>
        <w:top w:val="none" w:sz="0" w:space="0" w:color="auto"/>
        <w:left w:val="none" w:sz="0" w:space="0" w:color="auto"/>
        <w:bottom w:val="none" w:sz="0" w:space="0" w:color="auto"/>
        <w:right w:val="none" w:sz="0" w:space="0" w:color="auto"/>
      </w:divBdr>
    </w:div>
    <w:div w:id="1627658566">
      <w:marLeft w:val="640"/>
      <w:marRight w:val="0"/>
      <w:marTop w:val="0"/>
      <w:marBottom w:val="0"/>
      <w:divBdr>
        <w:top w:val="none" w:sz="0" w:space="0" w:color="auto"/>
        <w:left w:val="none" w:sz="0" w:space="0" w:color="auto"/>
        <w:bottom w:val="none" w:sz="0" w:space="0" w:color="auto"/>
        <w:right w:val="none" w:sz="0" w:space="0" w:color="auto"/>
      </w:divBdr>
    </w:div>
    <w:div w:id="1627660061">
      <w:marLeft w:val="640"/>
      <w:marRight w:val="0"/>
      <w:marTop w:val="0"/>
      <w:marBottom w:val="0"/>
      <w:divBdr>
        <w:top w:val="none" w:sz="0" w:space="0" w:color="auto"/>
        <w:left w:val="none" w:sz="0" w:space="0" w:color="auto"/>
        <w:bottom w:val="none" w:sz="0" w:space="0" w:color="auto"/>
        <w:right w:val="none" w:sz="0" w:space="0" w:color="auto"/>
      </w:divBdr>
    </w:div>
    <w:div w:id="1627665399">
      <w:marLeft w:val="640"/>
      <w:marRight w:val="0"/>
      <w:marTop w:val="0"/>
      <w:marBottom w:val="0"/>
      <w:divBdr>
        <w:top w:val="none" w:sz="0" w:space="0" w:color="auto"/>
        <w:left w:val="none" w:sz="0" w:space="0" w:color="auto"/>
        <w:bottom w:val="none" w:sz="0" w:space="0" w:color="auto"/>
        <w:right w:val="none" w:sz="0" w:space="0" w:color="auto"/>
      </w:divBdr>
    </w:div>
    <w:div w:id="1627732348">
      <w:marLeft w:val="640"/>
      <w:marRight w:val="0"/>
      <w:marTop w:val="0"/>
      <w:marBottom w:val="0"/>
      <w:divBdr>
        <w:top w:val="none" w:sz="0" w:space="0" w:color="auto"/>
        <w:left w:val="none" w:sz="0" w:space="0" w:color="auto"/>
        <w:bottom w:val="none" w:sz="0" w:space="0" w:color="auto"/>
        <w:right w:val="none" w:sz="0" w:space="0" w:color="auto"/>
      </w:divBdr>
    </w:div>
    <w:div w:id="1627732992">
      <w:marLeft w:val="640"/>
      <w:marRight w:val="0"/>
      <w:marTop w:val="0"/>
      <w:marBottom w:val="0"/>
      <w:divBdr>
        <w:top w:val="none" w:sz="0" w:space="0" w:color="auto"/>
        <w:left w:val="none" w:sz="0" w:space="0" w:color="auto"/>
        <w:bottom w:val="none" w:sz="0" w:space="0" w:color="auto"/>
        <w:right w:val="none" w:sz="0" w:space="0" w:color="auto"/>
      </w:divBdr>
    </w:div>
    <w:div w:id="1627737588">
      <w:marLeft w:val="640"/>
      <w:marRight w:val="0"/>
      <w:marTop w:val="0"/>
      <w:marBottom w:val="0"/>
      <w:divBdr>
        <w:top w:val="none" w:sz="0" w:space="0" w:color="auto"/>
        <w:left w:val="none" w:sz="0" w:space="0" w:color="auto"/>
        <w:bottom w:val="none" w:sz="0" w:space="0" w:color="auto"/>
        <w:right w:val="none" w:sz="0" w:space="0" w:color="auto"/>
      </w:divBdr>
    </w:div>
    <w:div w:id="1627813013">
      <w:marLeft w:val="640"/>
      <w:marRight w:val="0"/>
      <w:marTop w:val="0"/>
      <w:marBottom w:val="0"/>
      <w:divBdr>
        <w:top w:val="none" w:sz="0" w:space="0" w:color="auto"/>
        <w:left w:val="none" w:sz="0" w:space="0" w:color="auto"/>
        <w:bottom w:val="none" w:sz="0" w:space="0" w:color="auto"/>
        <w:right w:val="none" w:sz="0" w:space="0" w:color="auto"/>
      </w:divBdr>
    </w:div>
    <w:div w:id="1627855954">
      <w:bodyDiv w:val="1"/>
      <w:marLeft w:val="0"/>
      <w:marRight w:val="0"/>
      <w:marTop w:val="0"/>
      <w:marBottom w:val="0"/>
      <w:divBdr>
        <w:top w:val="none" w:sz="0" w:space="0" w:color="auto"/>
        <w:left w:val="none" w:sz="0" w:space="0" w:color="auto"/>
        <w:bottom w:val="none" w:sz="0" w:space="0" w:color="auto"/>
        <w:right w:val="none" w:sz="0" w:space="0" w:color="auto"/>
      </w:divBdr>
    </w:div>
    <w:div w:id="1627857000">
      <w:marLeft w:val="640"/>
      <w:marRight w:val="0"/>
      <w:marTop w:val="0"/>
      <w:marBottom w:val="0"/>
      <w:divBdr>
        <w:top w:val="none" w:sz="0" w:space="0" w:color="auto"/>
        <w:left w:val="none" w:sz="0" w:space="0" w:color="auto"/>
        <w:bottom w:val="none" w:sz="0" w:space="0" w:color="auto"/>
        <w:right w:val="none" w:sz="0" w:space="0" w:color="auto"/>
      </w:divBdr>
    </w:div>
    <w:div w:id="1627925010">
      <w:marLeft w:val="640"/>
      <w:marRight w:val="0"/>
      <w:marTop w:val="0"/>
      <w:marBottom w:val="0"/>
      <w:divBdr>
        <w:top w:val="none" w:sz="0" w:space="0" w:color="auto"/>
        <w:left w:val="none" w:sz="0" w:space="0" w:color="auto"/>
        <w:bottom w:val="none" w:sz="0" w:space="0" w:color="auto"/>
        <w:right w:val="none" w:sz="0" w:space="0" w:color="auto"/>
      </w:divBdr>
    </w:div>
    <w:div w:id="1627925232">
      <w:marLeft w:val="640"/>
      <w:marRight w:val="0"/>
      <w:marTop w:val="0"/>
      <w:marBottom w:val="0"/>
      <w:divBdr>
        <w:top w:val="none" w:sz="0" w:space="0" w:color="auto"/>
        <w:left w:val="none" w:sz="0" w:space="0" w:color="auto"/>
        <w:bottom w:val="none" w:sz="0" w:space="0" w:color="auto"/>
        <w:right w:val="none" w:sz="0" w:space="0" w:color="auto"/>
      </w:divBdr>
    </w:div>
    <w:div w:id="1628050940">
      <w:marLeft w:val="640"/>
      <w:marRight w:val="0"/>
      <w:marTop w:val="0"/>
      <w:marBottom w:val="0"/>
      <w:divBdr>
        <w:top w:val="none" w:sz="0" w:space="0" w:color="auto"/>
        <w:left w:val="none" w:sz="0" w:space="0" w:color="auto"/>
        <w:bottom w:val="none" w:sz="0" w:space="0" w:color="auto"/>
        <w:right w:val="none" w:sz="0" w:space="0" w:color="auto"/>
      </w:divBdr>
    </w:div>
    <w:div w:id="1628197341">
      <w:marLeft w:val="640"/>
      <w:marRight w:val="0"/>
      <w:marTop w:val="0"/>
      <w:marBottom w:val="0"/>
      <w:divBdr>
        <w:top w:val="none" w:sz="0" w:space="0" w:color="auto"/>
        <w:left w:val="none" w:sz="0" w:space="0" w:color="auto"/>
        <w:bottom w:val="none" w:sz="0" w:space="0" w:color="auto"/>
        <w:right w:val="none" w:sz="0" w:space="0" w:color="auto"/>
      </w:divBdr>
    </w:div>
    <w:div w:id="1628200745">
      <w:marLeft w:val="640"/>
      <w:marRight w:val="0"/>
      <w:marTop w:val="0"/>
      <w:marBottom w:val="0"/>
      <w:divBdr>
        <w:top w:val="none" w:sz="0" w:space="0" w:color="auto"/>
        <w:left w:val="none" w:sz="0" w:space="0" w:color="auto"/>
        <w:bottom w:val="none" w:sz="0" w:space="0" w:color="auto"/>
        <w:right w:val="none" w:sz="0" w:space="0" w:color="auto"/>
      </w:divBdr>
    </w:div>
    <w:div w:id="1628202277">
      <w:marLeft w:val="640"/>
      <w:marRight w:val="0"/>
      <w:marTop w:val="0"/>
      <w:marBottom w:val="0"/>
      <w:divBdr>
        <w:top w:val="none" w:sz="0" w:space="0" w:color="auto"/>
        <w:left w:val="none" w:sz="0" w:space="0" w:color="auto"/>
        <w:bottom w:val="none" w:sz="0" w:space="0" w:color="auto"/>
        <w:right w:val="none" w:sz="0" w:space="0" w:color="auto"/>
      </w:divBdr>
    </w:div>
    <w:div w:id="1628389358">
      <w:marLeft w:val="640"/>
      <w:marRight w:val="0"/>
      <w:marTop w:val="0"/>
      <w:marBottom w:val="0"/>
      <w:divBdr>
        <w:top w:val="none" w:sz="0" w:space="0" w:color="auto"/>
        <w:left w:val="none" w:sz="0" w:space="0" w:color="auto"/>
        <w:bottom w:val="none" w:sz="0" w:space="0" w:color="auto"/>
        <w:right w:val="none" w:sz="0" w:space="0" w:color="auto"/>
      </w:divBdr>
    </w:div>
    <w:div w:id="1628506861">
      <w:marLeft w:val="640"/>
      <w:marRight w:val="0"/>
      <w:marTop w:val="0"/>
      <w:marBottom w:val="0"/>
      <w:divBdr>
        <w:top w:val="none" w:sz="0" w:space="0" w:color="auto"/>
        <w:left w:val="none" w:sz="0" w:space="0" w:color="auto"/>
        <w:bottom w:val="none" w:sz="0" w:space="0" w:color="auto"/>
        <w:right w:val="none" w:sz="0" w:space="0" w:color="auto"/>
      </w:divBdr>
    </w:div>
    <w:div w:id="1628507357">
      <w:marLeft w:val="640"/>
      <w:marRight w:val="0"/>
      <w:marTop w:val="0"/>
      <w:marBottom w:val="0"/>
      <w:divBdr>
        <w:top w:val="none" w:sz="0" w:space="0" w:color="auto"/>
        <w:left w:val="none" w:sz="0" w:space="0" w:color="auto"/>
        <w:bottom w:val="none" w:sz="0" w:space="0" w:color="auto"/>
        <w:right w:val="none" w:sz="0" w:space="0" w:color="auto"/>
      </w:divBdr>
    </w:div>
    <w:div w:id="1628513638">
      <w:marLeft w:val="640"/>
      <w:marRight w:val="0"/>
      <w:marTop w:val="0"/>
      <w:marBottom w:val="0"/>
      <w:divBdr>
        <w:top w:val="none" w:sz="0" w:space="0" w:color="auto"/>
        <w:left w:val="none" w:sz="0" w:space="0" w:color="auto"/>
        <w:bottom w:val="none" w:sz="0" w:space="0" w:color="auto"/>
        <w:right w:val="none" w:sz="0" w:space="0" w:color="auto"/>
      </w:divBdr>
    </w:div>
    <w:div w:id="1628705942">
      <w:marLeft w:val="640"/>
      <w:marRight w:val="0"/>
      <w:marTop w:val="0"/>
      <w:marBottom w:val="0"/>
      <w:divBdr>
        <w:top w:val="none" w:sz="0" w:space="0" w:color="auto"/>
        <w:left w:val="none" w:sz="0" w:space="0" w:color="auto"/>
        <w:bottom w:val="none" w:sz="0" w:space="0" w:color="auto"/>
        <w:right w:val="none" w:sz="0" w:space="0" w:color="auto"/>
      </w:divBdr>
    </w:div>
    <w:div w:id="1628732373">
      <w:marLeft w:val="640"/>
      <w:marRight w:val="0"/>
      <w:marTop w:val="0"/>
      <w:marBottom w:val="0"/>
      <w:divBdr>
        <w:top w:val="none" w:sz="0" w:space="0" w:color="auto"/>
        <w:left w:val="none" w:sz="0" w:space="0" w:color="auto"/>
        <w:bottom w:val="none" w:sz="0" w:space="0" w:color="auto"/>
        <w:right w:val="none" w:sz="0" w:space="0" w:color="auto"/>
      </w:divBdr>
    </w:div>
    <w:div w:id="1628773872">
      <w:marLeft w:val="640"/>
      <w:marRight w:val="0"/>
      <w:marTop w:val="0"/>
      <w:marBottom w:val="0"/>
      <w:divBdr>
        <w:top w:val="none" w:sz="0" w:space="0" w:color="auto"/>
        <w:left w:val="none" w:sz="0" w:space="0" w:color="auto"/>
        <w:bottom w:val="none" w:sz="0" w:space="0" w:color="auto"/>
        <w:right w:val="none" w:sz="0" w:space="0" w:color="auto"/>
      </w:divBdr>
    </w:div>
    <w:div w:id="1628778219">
      <w:marLeft w:val="640"/>
      <w:marRight w:val="0"/>
      <w:marTop w:val="0"/>
      <w:marBottom w:val="0"/>
      <w:divBdr>
        <w:top w:val="none" w:sz="0" w:space="0" w:color="auto"/>
        <w:left w:val="none" w:sz="0" w:space="0" w:color="auto"/>
        <w:bottom w:val="none" w:sz="0" w:space="0" w:color="auto"/>
        <w:right w:val="none" w:sz="0" w:space="0" w:color="auto"/>
      </w:divBdr>
    </w:div>
    <w:div w:id="1628857371">
      <w:marLeft w:val="640"/>
      <w:marRight w:val="0"/>
      <w:marTop w:val="0"/>
      <w:marBottom w:val="0"/>
      <w:divBdr>
        <w:top w:val="none" w:sz="0" w:space="0" w:color="auto"/>
        <w:left w:val="none" w:sz="0" w:space="0" w:color="auto"/>
        <w:bottom w:val="none" w:sz="0" w:space="0" w:color="auto"/>
        <w:right w:val="none" w:sz="0" w:space="0" w:color="auto"/>
      </w:divBdr>
    </w:div>
    <w:div w:id="1628972285">
      <w:marLeft w:val="640"/>
      <w:marRight w:val="0"/>
      <w:marTop w:val="0"/>
      <w:marBottom w:val="0"/>
      <w:divBdr>
        <w:top w:val="none" w:sz="0" w:space="0" w:color="auto"/>
        <w:left w:val="none" w:sz="0" w:space="0" w:color="auto"/>
        <w:bottom w:val="none" w:sz="0" w:space="0" w:color="auto"/>
        <w:right w:val="none" w:sz="0" w:space="0" w:color="auto"/>
      </w:divBdr>
    </w:div>
    <w:div w:id="1629044654">
      <w:marLeft w:val="640"/>
      <w:marRight w:val="0"/>
      <w:marTop w:val="0"/>
      <w:marBottom w:val="0"/>
      <w:divBdr>
        <w:top w:val="none" w:sz="0" w:space="0" w:color="auto"/>
        <w:left w:val="none" w:sz="0" w:space="0" w:color="auto"/>
        <w:bottom w:val="none" w:sz="0" w:space="0" w:color="auto"/>
        <w:right w:val="none" w:sz="0" w:space="0" w:color="auto"/>
      </w:divBdr>
    </w:div>
    <w:div w:id="1629167868">
      <w:marLeft w:val="640"/>
      <w:marRight w:val="0"/>
      <w:marTop w:val="0"/>
      <w:marBottom w:val="0"/>
      <w:divBdr>
        <w:top w:val="none" w:sz="0" w:space="0" w:color="auto"/>
        <w:left w:val="none" w:sz="0" w:space="0" w:color="auto"/>
        <w:bottom w:val="none" w:sz="0" w:space="0" w:color="auto"/>
        <w:right w:val="none" w:sz="0" w:space="0" w:color="auto"/>
      </w:divBdr>
    </w:div>
    <w:div w:id="1629242417">
      <w:marLeft w:val="640"/>
      <w:marRight w:val="0"/>
      <w:marTop w:val="0"/>
      <w:marBottom w:val="0"/>
      <w:divBdr>
        <w:top w:val="none" w:sz="0" w:space="0" w:color="auto"/>
        <w:left w:val="none" w:sz="0" w:space="0" w:color="auto"/>
        <w:bottom w:val="none" w:sz="0" w:space="0" w:color="auto"/>
        <w:right w:val="none" w:sz="0" w:space="0" w:color="auto"/>
      </w:divBdr>
    </w:div>
    <w:div w:id="1629361848">
      <w:marLeft w:val="640"/>
      <w:marRight w:val="0"/>
      <w:marTop w:val="0"/>
      <w:marBottom w:val="0"/>
      <w:divBdr>
        <w:top w:val="none" w:sz="0" w:space="0" w:color="auto"/>
        <w:left w:val="none" w:sz="0" w:space="0" w:color="auto"/>
        <w:bottom w:val="none" w:sz="0" w:space="0" w:color="auto"/>
        <w:right w:val="none" w:sz="0" w:space="0" w:color="auto"/>
      </w:divBdr>
    </w:div>
    <w:div w:id="1629436743">
      <w:marLeft w:val="640"/>
      <w:marRight w:val="0"/>
      <w:marTop w:val="0"/>
      <w:marBottom w:val="0"/>
      <w:divBdr>
        <w:top w:val="none" w:sz="0" w:space="0" w:color="auto"/>
        <w:left w:val="none" w:sz="0" w:space="0" w:color="auto"/>
        <w:bottom w:val="none" w:sz="0" w:space="0" w:color="auto"/>
        <w:right w:val="none" w:sz="0" w:space="0" w:color="auto"/>
      </w:divBdr>
    </w:div>
    <w:div w:id="1629437357">
      <w:marLeft w:val="640"/>
      <w:marRight w:val="0"/>
      <w:marTop w:val="0"/>
      <w:marBottom w:val="0"/>
      <w:divBdr>
        <w:top w:val="none" w:sz="0" w:space="0" w:color="auto"/>
        <w:left w:val="none" w:sz="0" w:space="0" w:color="auto"/>
        <w:bottom w:val="none" w:sz="0" w:space="0" w:color="auto"/>
        <w:right w:val="none" w:sz="0" w:space="0" w:color="auto"/>
      </w:divBdr>
    </w:div>
    <w:div w:id="1629702308">
      <w:marLeft w:val="640"/>
      <w:marRight w:val="0"/>
      <w:marTop w:val="0"/>
      <w:marBottom w:val="0"/>
      <w:divBdr>
        <w:top w:val="none" w:sz="0" w:space="0" w:color="auto"/>
        <w:left w:val="none" w:sz="0" w:space="0" w:color="auto"/>
        <w:bottom w:val="none" w:sz="0" w:space="0" w:color="auto"/>
        <w:right w:val="none" w:sz="0" w:space="0" w:color="auto"/>
      </w:divBdr>
    </w:div>
    <w:div w:id="1629706439">
      <w:marLeft w:val="640"/>
      <w:marRight w:val="0"/>
      <w:marTop w:val="0"/>
      <w:marBottom w:val="0"/>
      <w:divBdr>
        <w:top w:val="none" w:sz="0" w:space="0" w:color="auto"/>
        <w:left w:val="none" w:sz="0" w:space="0" w:color="auto"/>
        <w:bottom w:val="none" w:sz="0" w:space="0" w:color="auto"/>
        <w:right w:val="none" w:sz="0" w:space="0" w:color="auto"/>
      </w:divBdr>
    </w:div>
    <w:div w:id="1629775935">
      <w:marLeft w:val="640"/>
      <w:marRight w:val="0"/>
      <w:marTop w:val="0"/>
      <w:marBottom w:val="0"/>
      <w:divBdr>
        <w:top w:val="none" w:sz="0" w:space="0" w:color="auto"/>
        <w:left w:val="none" w:sz="0" w:space="0" w:color="auto"/>
        <w:bottom w:val="none" w:sz="0" w:space="0" w:color="auto"/>
        <w:right w:val="none" w:sz="0" w:space="0" w:color="auto"/>
      </w:divBdr>
    </w:div>
    <w:div w:id="1629818570">
      <w:marLeft w:val="640"/>
      <w:marRight w:val="0"/>
      <w:marTop w:val="0"/>
      <w:marBottom w:val="0"/>
      <w:divBdr>
        <w:top w:val="none" w:sz="0" w:space="0" w:color="auto"/>
        <w:left w:val="none" w:sz="0" w:space="0" w:color="auto"/>
        <w:bottom w:val="none" w:sz="0" w:space="0" w:color="auto"/>
        <w:right w:val="none" w:sz="0" w:space="0" w:color="auto"/>
      </w:divBdr>
    </w:div>
    <w:div w:id="1629820180">
      <w:marLeft w:val="640"/>
      <w:marRight w:val="0"/>
      <w:marTop w:val="0"/>
      <w:marBottom w:val="0"/>
      <w:divBdr>
        <w:top w:val="none" w:sz="0" w:space="0" w:color="auto"/>
        <w:left w:val="none" w:sz="0" w:space="0" w:color="auto"/>
        <w:bottom w:val="none" w:sz="0" w:space="0" w:color="auto"/>
        <w:right w:val="none" w:sz="0" w:space="0" w:color="auto"/>
      </w:divBdr>
    </w:div>
    <w:div w:id="1629823796">
      <w:marLeft w:val="640"/>
      <w:marRight w:val="0"/>
      <w:marTop w:val="0"/>
      <w:marBottom w:val="0"/>
      <w:divBdr>
        <w:top w:val="none" w:sz="0" w:space="0" w:color="auto"/>
        <w:left w:val="none" w:sz="0" w:space="0" w:color="auto"/>
        <w:bottom w:val="none" w:sz="0" w:space="0" w:color="auto"/>
        <w:right w:val="none" w:sz="0" w:space="0" w:color="auto"/>
      </w:divBdr>
    </w:div>
    <w:div w:id="1630086472">
      <w:marLeft w:val="640"/>
      <w:marRight w:val="0"/>
      <w:marTop w:val="0"/>
      <w:marBottom w:val="0"/>
      <w:divBdr>
        <w:top w:val="none" w:sz="0" w:space="0" w:color="auto"/>
        <w:left w:val="none" w:sz="0" w:space="0" w:color="auto"/>
        <w:bottom w:val="none" w:sz="0" w:space="0" w:color="auto"/>
        <w:right w:val="none" w:sz="0" w:space="0" w:color="auto"/>
      </w:divBdr>
    </w:div>
    <w:div w:id="1630089053">
      <w:marLeft w:val="640"/>
      <w:marRight w:val="0"/>
      <w:marTop w:val="0"/>
      <w:marBottom w:val="0"/>
      <w:divBdr>
        <w:top w:val="none" w:sz="0" w:space="0" w:color="auto"/>
        <w:left w:val="none" w:sz="0" w:space="0" w:color="auto"/>
        <w:bottom w:val="none" w:sz="0" w:space="0" w:color="auto"/>
        <w:right w:val="none" w:sz="0" w:space="0" w:color="auto"/>
      </w:divBdr>
    </w:div>
    <w:div w:id="1630159951">
      <w:marLeft w:val="640"/>
      <w:marRight w:val="0"/>
      <w:marTop w:val="0"/>
      <w:marBottom w:val="0"/>
      <w:divBdr>
        <w:top w:val="none" w:sz="0" w:space="0" w:color="auto"/>
        <w:left w:val="none" w:sz="0" w:space="0" w:color="auto"/>
        <w:bottom w:val="none" w:sz="0" w:space="0" w:color="auto"/>
        <w:right w:val="none" w:sz="0" w:space="0" w:color="auto"/>
      </w:divBdr>
    </w:div>
    <w:div w:id="1630165157">
      <w:marLeft w:val="640"/>
      <w:marRight w:val="0"/>
      <w:marTop w:val="0"/>
      <w:marBottom w:val="0"/>
      <w:divBdr>
        <w:top w:val="none" w:sz="0" w:space="0" w:color="auto"/>
        <w:left w:val="none" w:sz="0" w:space="0" w:color="auto"/>
        <w:bottom w:val="none" w:sz="0" w:space="0" w:color="auto"/>
        <w:right w:val="none" w:sz="0" w:space="0" w:color="auto"/>
      </w:divBdr>
    </w:div>
    <w:div w:id="1630234642">
      <w:marLeft w:val="640"/>
      <w:marRight w:val="0"/>
      <w:marTop w:val="0"/>
      <w:marBottom w:val="0"/>
      <w:divBdr>
        <w:top w:val="none" w:sz="0" w:space="0" w:color="auto"/>
        <w:left w:val="none" w:sz="0" w:space="0" w:color="auto"/>
        <w:bottom w:val="none" w:sz="0" w:space="0" w:color="auto"/>
        <w:right w:val="none" w:sz="0" w:space="0" w:color="auto"/>
      </w:divBdr>
    </w:div>
    <w:div w:id="1630239605">
      <w:marLeft w:val="640"/>
      <w:marRight w:val="0"/>
      <w:marTop w:val="0"/>
      <w:marBottom w:val="0"/>
      <w:divBdr>
        <w:top w:val="none" w:sz="0" w:space="0" w:color="auto"/>
        <w:left w:val="none" w:sz="0" w:space="0" w:color="auto"/>
        <w:bottom w:val="none" w:sz="0" w:space="0" w:color="auto"/>
        <w:right w:val="none" w:sz="0" w:space="0" w:color="auto"/>
      </w:divBdr>
    </w:div>
    <w:div w:id="1630355795">
      <w:marLeft w:val="640"/>
      <w:marRight w:val="0"/>
      <w:marTop w:val="0"/>
      <w:marBottom w:val="0"/>
      <w:divBdr>
        <w:top w:val="none" w:sz="0" w:space="0" w:color="auto"/>
        <w:left w:val="none" w:sz="0" w:space="0" w:color="auto"/>
        <w:bottom w:val="none" w:sz="0" w:space="0" w:color="auto"/>
        <w:right w:val="none" w:sz="0" w:space="0" w:color="auto"/>
      </w:divBdr>
    </w:div>
    <w:div w:id="1630428736">
      <w:marLeft w:val="640"/>
      <w:marRight w:val="0"/>
      <w:marTop w:val="0"/>
      <w:marBottom w:val="0"/>
      <w:divBdr>
        <w:top w:val="none" w:sz="0" w:space="0" w:color="auto"/>
        <w:left w:val="none" w:sz="0" w:space="0" w:color="auto"/>
        <w:bottom w:val="none" w:sz="0" w:space="0" w:color="auto"/>
        <w:right w:val="none" w:sz="0" w:space="0" w:color="auto"/>
      </w:divBdr>
    </w:div>
    <w:div w:id="1630429103">
      <w:marLeft w:val="640"/>
      <w:marRight w:val="0"/>
      <w:marTop w:val="0"/>
      <w:marBottom w:val="0"/>
      <w:divBdr>
        <w:top w:val="none" w:sz="0" w:space="0" w:color="auto"/>
        <w:left w:val="none" w:sz="0" w:space="0" w:color="auto"/>
        <w:bottom w:val="none" w:sz="0" w:space="0" w:color="auto"/>
        <w:right w:val="none" w:sz="0" w:space="0" w:color="auto"/>
      </w:divBdr>
    </w:div>
    <w:div w:id="1630624345">
      <w:marLeft w:val="640"/>
      <w:marRight w:val="0"/>
      <w:marTop w:val="0"/>
      <w:marBottom w:val="0"/>
      <w:divBdr>
        <w:top w:val="none" w:sz="0" w:space="0" w:color="auto"/>
        <w:left w:val="none" w:sz="0" w:space="0" w:color="auto"/>
        <w:bottom w:val="none" w:sz="0" w:space="0" w:color="auto"/>
        <w:right w:val="none" w:sz="0" w:space="0" w:color="auto"/>
      </w:divBdr>
    </w:div>
    <w:div w:id="1630630576">
      <w:marLeft w:val="640"/>
      <w:marRight w:val="0"/>
      <w:marTop w:val="0"/>
      <w:marBottom w:val="0"/>
      <w:divBdr>
        <w:top w:val="none" w:sz="0" w:space="0" w:color="auto"/>
        <w:left w:val="none" w:sz="0" w:space="0" w:color="auto"/>
        <w:bottom w:val="none" w:sz="0" w:space="0" w:color="auto"/>
        <w:right w:val="none" w:sz="0" w:space="0" w:color="auto"/>
      </w:divBdr>
    </w:div>
    <w:div w:id="1630892139">
      <w:marLeft w:val="640"/>
      <w:marRight w:val="0"/>
      <w:marTop w:val="0"/>
      <w:marBottom w:val="0"/>
      <w:divBdr>
        <w:top w:val="none" w:sz="0" w:space="0" w:color="auto"/>
        <w:left w:val="none" w:sz="0" w:space="0" w:color="auto"/>
        <w:bottom w:val="none" w:sz="0" w:space="0" w:color="auto"/>
        <w:right w:val="none" w:sz="0" w:space="0" w:color="auto"/>
      </w:divBdr>
    </w:div>
    <w:div w:id="1630894064">
      <w:marLeft w:val="640"/>
      <w:marRight w:val="0"/>
      <w:marTop w:val="0"/>
      <w:marBottom w:val="0"/>
      <w:divBdr>
        <w:top w:val="none" w:sz="0" w:space="0" w:color="auto"/>
        <w:left w:val="none" w:sz="0" w:space="0" w:color="auto"/>
        <w:bottom w:val="none" w:sz="0" w:space="0" w:color="auto"/>
        <w:right w:val="none" w:sz="0" w:space="0" w:color="auto"/>
      </w:divBdr>
    </w:div>
    <w:div w:id="1630938901">
      <w:marLeft w:val="640"/>
      <w:marRight w:val="0"/>
      <w:marTop w:val="0"/>
      <w:marBottom w:val="0"/>
      <w:divBdr>
        <w:top w:val="none" w:sz="0" w:space="0" w:color="auto"/>
        <w:left w:val="none" w:sz="0" w:space="0" w:color="auto"/>
        <w:bottom w:val="none" w:sz="0" w:space="0" w:color="auto"/>
        <w:right w:val="none" w:sz="0" w:space="0" w:color="auto"/>
      </w:divBdr>
    </w:div>
    <w:div w:id="1631083006">
      <w:marLeft w:val="640"/>
      <w:marRight w:val="0"/>
      <w:marTop w:val="0"/>
      <w:marBottom w:val="0"/>
      <w:divBdr>
        <w:top w:val="none" w:sz="0" w:space="0" w:color="auto"/>
        <w:left w:val="none" w:sz="0" w:space="0" w:color="auto"/>
        <w:bottom w:val="none" w:sz="0" w:space="0" w:color="auto"/>
        <w:right w:val="none" w:sz="0" w:space="0" w:color="auto"/>
      </w:divBdr>
    </w:div>
    <w:div w:id="1631086656">
      <w:marLeft w:val="640"/>
      <w:marRight w:val="0"/>
      <w:marTop w:val="0"/>
      <w:marBottom w:val="0"/>
      <w:divBdr>
        <w:top w:val="none" w:sz="0" w:space="0" w:color="auto"/>
        <w:left w:val="none" w:sz="0" w:space="0" w:color="auto"/>
        <w:bottom w:val="none" w:sz="0" w:space="0" w:color="auto"/>
        <w:right w:val="none" w:sz="0" w:space="0" w:color="auto"/>
      </w:divBdr>
    </w:div>
    <w:div w:id="1631087483">
      <w:marLeft w:val="640"/>
      <w:marRight w:val="0"/>
      <w:marTop w:val="0"/>
      <w:marBottom w:val="0"/>
      <w:divBdr>
        <w:top w:val="none" w:sz="0" w:space="0" w:color="auto"/>
        <w:left w:val="none" w:sz="0" w:space="0" w:color="auto"/>
        <w:bottom w:val="none" w:sz="0" w:space="0" w:color="auto"/>
        <w:right w:val="none" w:sz="0" w:space="0" w:color="auto"/>
      </w:divBdr>
    </w:div>
    <w:div w:id="1631130666">
      <w:marLeft w:val="640"/>
      <w:marRight w:val="0"/>
      <w:marTop w:val="0"/>
      <w:marBottom w:val="0"/>
      <w:divBdr>
        <w:top w:val="none" w:sz="0" w:space="0" w:color="auto"/>
        <w:left w:val="none" w:sz="0" w:space="0" w:color="auto"/>
        <w:bottom w:val="none" w:sz="0" w:space="0" w:color="auto"/>
        <w:right w:val="none" w:sz="0" w:space="0" w:color="auto"/>
      </w:divBdr>
    </w:div>
    <w:div w:id="1631203068">
      <w:marLeft w:val="640"/>
      <w:marRight w:val="0"/>
      <w:marTop w:val="0"/>
      <w:marBottom w:val="0"/>
      <w:divBdr>
        <w:top w:val="none" w:sz="0" w:space="0" w:color="auto"/>
        <w:left w:val="none" w:sz="0" w:space="0" w:color="auto"/>
        <w:bottom w:val="none" w:sz="0" w:space="0" w:color="auto"/>
        <w:right w:val="none" w:sz="0" w:space="0" w:color="auto"/>
      </w:divBdr>
    </w:div>
    <w:div w:id="1631203263">
      <w:marLeft w:val="640"/>
      <w:marRight w:val="0"/>
      <w:marTop w:val="0"/>
      <w:marBottom w:val="0"/>
      <w:divBdr>
        <w:top w:val="none" w:sz="0" w:space="0" w:color="auto"/>
        <w:left w:val="none" w:sz="0" w:space="0" w:color="auto"/>
        <w:bottom w:val="none" w:sz="0" w:space="0" w:color="auto"/>
        <w:right w:val="none" w:sz="0" w:space="0" w:color="auto"/>
      </w:divBdr>
    </w:div>
    <w:div w:id="1631203534">
      <w:marLeft w:val="640"/>
      <w:marRight w:val="0"/>
      <w:marTop w:val="0"/>
      <w:marBottom w:val="0"/>
      <w:divBdr>
        <w:top w:val="none" w:sz="0" w:space="0" w:color="auto"/>
        <w:left w:val="none" w:sz="0" w:space="0" w:color="auto"/>
        <w:bottom w:val="none" w:sz="0" w:space="0" w:color="auto"/>
        <w:right w:val="none" w:sz="0" w:space="0" w:color="auto"/>
      </w:divBdr>
    </w:div>
    <w:div w:id="1631205285">
      <w:marLeft w:val="640"/>
      <w:marRight w:val="0"/>
      <w:marTop w:val="0"/>
      <w:marBottom w:val="0"/>
      <w:divBdr>
        <w:top w:val="none" w:sz="0" w:space="0" w:color="auto"/>
        <w:left w:val="none" w:sz="0" w:space="0" w:color="auto"/>
        <w:bottom w:val="none" w:sz="0" w:space="0" w:color="auto"/>
        <w:right w:val="none" w:sz="0" w:space="0" w:color="auto"/>
      </w:divBdr>
    </w:div>
    <w:div w:id="1631401370">
      <w:marLeft w:val="640"/>
      <w:marRight w:val="0"/>
      <w:marTop w:val="0"/>
      <w:marBottom w:val="0"/>
      <w:divBdr>
        <w:top w:val="none" w:sz="0" w:space="0" w:color="auto"/>
        <w:left w:val="none" w:sz="0" w:space="0" w:color="auto"/>
        <w:bottom w:val="none" w:sz="0" w:space="0" w:color="auto"/>
        <w:right w:val="none" w:sz="0" w:space="0" w:color="auto"/>
      </w:divBdr>
    </w:div>
    <w:div w:id="1631519339">
      <w:marLeft w:val="640"/>
      <w:marRight w:val="0"/>
      <w:marTop w:val="0"/>
      <w:marBottom w:val="0"/>
      <w:divBdr>
        <w:top w:val="none" w:sz="0" w:space="0" w:color="auto"/>
        <w:left w:val="none" w:sz="0" w:space="0" w:color="auto"/>
        <w:bottom w:val="none" w:sz="0" w:space="0" w:color="auto"/>
        <w:right w:val="none" w:sz="0" w:space="0" w:color="auto"/>
      </w:divBdr>
    </w:div>
    <w:div w:id="1631548868">
      <w:marLeft w:val="640"/>
      <w:marRight w:val="0"/>
      <w:marTop w:val="0"/>
      <w:marBottom w:val="0"/>
      <w:divBdr>
        <w:top w:val="none" w:sz="0" w:space="0" w:color="auto"/>
        <w:left w:val="none" w:sz="0" w:space="0" w:color="auto"/>
        <w:bottom w:val="none" w:sz="0" w:space="0" w:color="auto"/>
        <w:right w:val="none" w:sz="0" w:space="0" w:color="auto"/>
      </w:divBdr>
    </w:div>
    <w:div w:id="1631548967">
      <w:marLeft w:val="640"/>
      <w:marRight w:val="0"/>
      <w:marTop w:val="0"/>
      <w:marBottom w:val="0"/>
      <w:divBdr>
        <w:top w:val="none" w:sz="0" w:space="0" w:color="auto"/>
        <w:left w:val="none" w:sz="0" w:space="0" w:color="auto"/>
        <w:bottom w:val="none" w:sz="0" w:space="0" w:color="auto"/>
        <w:right w:val="none" w:sz="0" w:space="0" w:color="auto"/>
      </w:divBdr>
    </w:div>
    <w:div w:id="1631551034">
      <w:marLeft w:val="640"/>
      <w:marRight w:val="0"/>
      <w:marTop w:val="0"/>
      <w:marBottom w:val="0"/>
      <w:divBdr>
        <w:top w:val="none" w:sz="0" w:space="0" w:color="auto"/>
        <w:left w:val="none" w:sz="0" w:space="0" w:color="auto"/>
        <w:bottom w:val="none" w:sz="0" w:space="0" w:color="auto"/>
        <w:right w:val="none" w:sz="0" w:space="0" w:color="auto"/>
      </w:divBdr>
    </w:div>
    <w:div w:id="1631594673">
      <w:marLeft w:val="640"/>
      <w:marRight w:val="0"/>
      <w:marTop w:val="0"/>
      <w:marBottom w:val="0"/>
      <w:divBdr>
        <w:top w:val="none" w:sz="0" w:space="0" w:color="auto"/>
        <w:left w:val="none" w:sz="0" w:space="0" w:color="auto"/>
        <w:bottom w:val="none" w:sz="0" w:space="0" w:color="auto"/>
        <w:right w:val="none" w:sz="0" w:space="0" w:color="auto"/>
      </w:divBdr>
    </w:div>
    <w:div w:id="1631664243">
      <w:marLeft w:val="640"/>
      <w:marRight w:val="0"/>
      <w:marTop w:val="0"/>
      <w:marBottom w:val="0"/>
      <w:divBdr>
        <w:top w:val="none" w:sz="0" w:space="0" w:color="auto"/>
        <w:left w:val="none" w:sz="0" w:space="0" w:color="auto"/>
        <w:bottom w:val="none" w:sz="0" w:space="0" w:color="auto"/>
        <w:right w:val="none" w:sz="0" w:space="0" w:color="auto"/>
      </w:divBdr>
    </w:div>
    <w:div w:id="1632053012">
      <w:marLeft w:val="640"/>
      <w:marRight w:val="0"/>
      <w:marTop w:val="0"/>
      <w:marBottom w:val="0"/>
      <w:divBdr>
        <w:top w:val="none" w:sz="0" w:space="0" w:color="auto"/>
        <w:left w:val="none" w:sz="0" w:space="0" w:color="auto"/>
        <w:bottom w:val="none" w:sz="0" w:space="0" w:color="auto"/>
        <w:right w:val="none" w:sz="0" w:space="0" w:color="auto"/>
      </w:divBdr>
    </w:div>
    <w:div w:id="1632249635">
      <w:marLeft w:val="640"/>
      <w:marRight w:val="0"/>
      <w:marTop w:val="0"/>
      <w:marBottom w:val="0"/>
      <w:divBdr>
        <w:top w:val="none" w:sz="0" w:space="0" w:color="auto"/>
        <w:left w:val="none" w:sz="0" w:space="0" w:color="auto"/>
        <w:bottom w:val="none" w:sz="0" w:space="0" w:color="auto"/>
        <w:right w:val="none" w:sz="0" w:space="0" w:color="auto"/>
      </w:divBdr>
    </w:div>
    <w:div w:id="1632318723">
      <w:marLeft w:val="480"/>
      <w:marRight w:val="0"/>
      <w:marTop w:val="0"/>
      <w:marBottom w:val="0"/>
      <w:divBdr>
        <w:top w:val="none" w:sz="0" w:space="0" w:color="auto"/>
        <w:left w:val="none" w:sz="0" w:space="0" w:color="auto"/>
        <w:bottom w:val="none" w:sz="0" w:space="0" w:color="auto"/>
        <w:right w:val="none" w:sz="0" w:space="0" w:color="auto"/>
      </w:divBdr>
    </w:div>
    <w:div w:id="1632324092">
      <w:marLeft w:val="640"/>
      <w:marRight w:val="0"/>
      <w:marTop w:val="0"/>
      <w:marBottom w:val="0"/>
      <w:divBdr>
        <w:top w:val="none" w:sz="0" w:space="0" w:color="auto"/>
        <w:left w:val="none" w:sz="0" w:space="0" w:color="auto"/>
        <w:bottom w:val="none" w:sz="0" w:space="0" w:color="auto"/>
        <w:right w:val="none" w:sz="0" w:space="0" w:color="auto"/>
      </w:divBdr>
    </w:div>
    <w:div w:id="1632396715">
      <w:marLeft w:val="640"/>
      <w:marRight w:val="0"/>
      <w:marTop w:val="0"/>
      <w:marBottom w:val="0"/>
      <w:divBdr>
        <w:top w:val="none" w:sz="0" w:space="0" w:color="auto"/>
        <w:left w:val="none" w:sz="0" w:space="0" w:color="auto"/>
        <w:bottom w:val="none" w:sz="0" w:space="0" w:color="auto"/>
        <w:right w:val="none" w:sz="0" w:space="0" w:color="auto"/>
      </w:divBdr>
    </w:div>
    <w:div w:id="1632398248">
      <w:marLeft w:val="640"/>
      <w:marRight w:val="0"/>
      <w:marTop w:val="0"/>
      <w:marBottom w:val="0"/>
      <w:divBdr>
        <w:top w:val="none" w:sz="0" w:space="0" w:color="auto"/>
        <w:left w:val="none" w:sz="0" w:space="0" w:color="auto"/>
        <w:bottom w:val="none" w:sz="0" w:space="0" w:color="auto"/>
        <w:right w:val="none" w:sz="0" w:space="0" w:color="auto"/>
      </w:divBdr>
    </w:div>
    <w:div w:id="1632438552">
      <w:marLeft w:val="640"/>
      <w:marRight w:val="0"/>
      <w:marTop w:val="0"/>
      <w:marBottom w:val="0"/>
      <w:divBdr>
        <w:top w:val="none" w:sz="0" w:space="0" w:color="auto"/>
        <w:left w:val="none" w:sz="0" w:space="0" w:color="auto"/>
        <w:bottom w:val="none" w:sz="0" w:space="0" w:color="auto"/>
        <w:right w:val="none" w:sz="0" w:space="0" w:color="auto"/>
      </w:divBdr>
    </w:div>
    <w:div w:id="1632516270">
      <w:marLeft w:val="640"/>
      <w:marRight w:val="0"/>
      <w:marTop w:val="0"/>
      <w:marBottom w:val="0"/>
      <w:divBdr>
        <w:top w:val="none" w:sz="0" w:space="0" w:color="auto"/>
        <w:left w:val="none" w:sz="0" w:space="0" w:color="auto"/>
        <w:bottom w:val="none" w:sz="0" w:space="0" w:color="auto"/>
        <w:right w:val="none" w:sz="0" w:space="0" w:color="auto"/>
      </w:divBdr>
    </w:div>
    <w:div w:id="1632592775">
      <w:marLeft w:val="640"/>
      <w:marRight w:val="0"/>
      <w:marTop w:val="0"/>
      <w:marBottom w:val="0"/>
      <w:divBdr>
        <w:top w:val="none" w:sz="0" w:space="0" w:color="auto"/>
        <w:left w:val="none" w:sz="0" w:space="0" w:color="auto"/>
        <w:bottom w:val="none" w:sz="0" w:space="0" w:color="auto"/>
        <w:right w:val="none" w:sz="0" w:space="0" w:color="auto"/>
      </w:divBdr>
    </w:div>
    <w:div w:id="1632633361">
      <w:marLeft w:val="640"/>
      <w:marRight w:val="0"/>
      <w:marTop w:val="0"/>
      <w:marBottom w:val="0"/>
      <w:divBdr>
        <w:top w:val="none" w:sz="0" w:space="0" w:color="auto"/>
        <w:left w:val="none" w:sz="0" w:space="0" w:color="auto"/>
        <w:bottom w:val="none" w:sz="0" w:space="0" w:color="auto"/>
        <w:right w:val="none" w:sz="0" w:space="0" w:color="auto"/>
      </w:divBdr>
    </w:div>
    <w:div w:id="1632663252">
      <w:marLeft w:val="640"/>
      <w:marRight w:val="0"/>
      <w:marTop w:val="0"/>
      <w:marBottom w:val="0"/>
      <w:divBdr>
        <w:top w:val="none" w:sz="0" w:space="0" w:color="auto"/>
        <w:left w:val="none" w:sz="0" w:space="0" w:color="auto"/>
        <w:bottom w:val="none" w:sz="0" w:space="0" w:color="auto"/>
        <w:right w:val="none" w:sz="0" w:space="0" w:color="auto"/>
      </w:divBdr>
    </w:div>
    <w:div w:id="1632711835">
      <w:marLeft w:val="640"/>
      <w:marRight w:val="0"/>
      <w:marTop w:val="0"/>
      <w:marBottom w:val="0"/>
      <w:divBdr>
        <w:top w:val="none" w:sz="0" w:space="0" w:color="auto"/>
        <w:left w:val="none" w:sz="0" w:space="0" w:color="auto"/>
        <w:bottom w:val="none" w:sz="0" w:space="0" w:color="auto"/>
        <w:right w:val="none" w:sz="0" w:space="0" w:color="auto"/>
      </w:divBdr>
    </w:div>
    <w:div w:id="1632788972">
      <w:marLeft w:val="640"/>
      <w:marRight w:val="0"/>
      <w:marTop w:val="0"/>
      <w:marBottom w:val="0"/>
      <w:divBdr>
        <w:top w:val="none" w:sz="0" w:space="0" w:color="auto"/>
        <w:left w:val="none" w:sz="0" w:space="0" w:color="auto"/>
        <w:bottom w:val="none" w:sz="0" w:space="0" w:color="auto"/>
        <w:right w:val="none" w:sz="0" w:space="0" w:color="auto"/>
      </w:divBdr>
    </w:div>
    <w:div w:id="1632899219">
      <w:marLeft w:val="640"/>
      <w:marRight w:val="0"/>
      <w:marTop w:val="0"/>
      <w:marBottom w:val="0"/>
      <w:divBdr>
        <w:top w:val="none" w:sz="0" w:space="0" w:color="auto"/>
        <w:left w:val="none" w:sz="0" w:space="0" w:color="auto"/>
        <w:bottom w:val="none" w:sz="0" w:space="0" w:color="auto"/>
        <w:right w:val="none" w:sz="0" w:space="0" w:color="auto"/>
      </w:divBdr>
    </w:div>
    <w:div w:id="1632975874">
      <w:marLeft w:val="640"/>
      <w:marRight w:val="0"/>
      <w:marTop w:val="0"/>
      <w:marBottom w:val="0"/>
      <w:divBdr>
        <w:top w:val="none" w:sz="0" w:space="0" w:color="auto"/>
        <w:left w:val="none" w:sz="0" w:space="0" w:color="auto"/>
        <w:bottom w:val="none" w:sz="0" w:space="0" w:color="auto"/>
        <w:right w:val="none" w:sz="0" w:space="0" w:color="auto"/>
      </w:divBdr>
    </w:div>
    <w:div w:id="1632977406">
      <w:marLeft w:val="640"/>
      <w:marRight w:val="0"/>
      <w:marTop w:val="0"/>
      <w:marBottom w:val="0"/>
      <w:divBdr>
        <w:top w:val="none" w:sz="0" w:space="0" w:color="auto"/>
        <w:left w:val="none" w:sz="0" w:space="0" w:color="auto"/>
        <w:bottom w:val="none" w:sz="0" w:space="0" w:color="auto"/>
        <w:right w:val="none" w:sz="0" w:space="0" w:color="auto"/>
      </w:divBdr>
    </w:div>
    <w:div w:id="1633052828">
      <w:marLeft w:val="640"/>
      <w:marRight w:val="0"/>
      <w:marTop w:val="0"/>
      <w:marBottom w:val="0"/>
      <w:divBdr>
        <w:top w:val="none" w:sz="0" w:space="0" w:color="auto"/>
        <w:left w:val="none" w:sz="0" w:space="0" w:color="auto"/>
        <w:bottom w:val="none" w:sz="0" w:space="0" w:color="auto"/>
        <w:right w:val="none" w:sz="0" w:space="0" w:color="auto"/>
      </w:divBdr>
    </w:div>
    <w:div w:id="1633318489">
      <w:marLeft w:val="640"/>
      <w:marRight w:val="0"/>
      <w:marTop w:val="0"/>
      <w:marBottom w:val="0"/>
      <w:divBdr>
        <w:top w:val="none" w:sz="0" w:space="0" w:color="auto"/>
        <w:left w:val="none" w:sz="0" w:space="0" w:color="auto"/>
        <w:bottom w:val="none" w:sz="0" w:space="0" w:color="auto"/>
        <w:right w:val="none" w:sz="0" w:space="0" w:color="auto"/>
      </w:divBdr>
    </w:div>
    <w:div w:id="1633435474">
      <w:marLeft w:val="640"/>
      <w:marRight w:val="0"/>
      <w:marTop w:val="0"/>
      <w:marBottom w:val="0"/>
      <w:divBdr>
        <w:top w:val="none" w:sz="0" w:space="0" w:color="auto"/>
        <w:left w:val="none" w:sz="0" w:space="0" w:color="auto"/>
        <w:bottom w:val="none" w:sz="0" w:space="0" w:color="auto"/>
        <w:right w:val="none" w:sz="0" w:space="0" w:color="auto"/>
      </w:divBdr>
    </w:div>
    <w:div w:id="1633438948">
      <w:marLeft w:val="640"/>
      <w:marRight w:val="0"/>
      <w:marTop w:val="0"/>
      <w:marBottom w:val="0"/>
      <w:divBdr>
        <w:top w:val="none" w:sz="0" w:space="0" w:color="auto"/>
        <w:left w:val="none" w:sz="0" w:space="0" w:color="auto"/>
        <w:bottom w:val="none" w:sz="0" w:space="0" w:color="auto"/>
        <w:right w:val="none" w:sz="0" w:space="0" w:color="auto"/>
      </w:divBdr>
    </w:div>
    <w:div w:id="1633441074">
      <w:marLeft w:val="640"/>
      <w:marRight w:val="0"/>
      <w:marTop w:val="0"/>
      <w:marBottom w:val="0"/>
      <w:divBdr>
        <w:top w:val="none" w:sz="0" w:space="0" w:color="auto"/>
        <w:left w:val="none" w:sz="0" w:space="0" w:color="auto"/>
        <w:bottom w:val="none" w:sz="0" w:space="0" w:color="auto"/>
        <w:right w:val="none" w:sz="0" w:space="0" w:color="auto"/>
      </w:divBdr>
    </w:div>
    <w:div w:id="1633442214">
      <w:marLeft w:val="640"/>
      <w:marRight w:val="0"/>
      <w:marTop w:val="0"/>
      <w:marBottom w:val="0"/>
      <w:divBdr>
        <w:top w:val="none" w:sz="0" w:space="0" w:color="auto"/>
        <w:left w:val="none" w:sz="0" w:space="0" w:color="auto"/>
        <w:bottom w:val="none" w:sz="0" w:space="0" w:color="auto"/>
        <w:right w:val="none" w:sz="0" w:space="0" w:color="auto"/>
      </w:divBdr>
    </w:div>
    <w:div w:id="1633486286">
      <w:marLeft w:val="640"/>
      <w:marRight w:val="0"/>
      <w:marTop w:val="0"/>
      <w:marBottom w:val="0"/>
      <w:divBdr>
        <w:top w:val="none" w:sz="0" w:space="0" w:color="auto"/>
        <w:left w:val="none" w:sz="0" w:space="0" w:color="auto"/>
        <w:bottom w:val="none" w:sz="0" w:space="0" w:color="auto"/>
        <w:right w:val="none" w:sz="0" w:space="0" w:color="auto"/>
      </w:divBdr>
    </w:div>
    <w:div w:id="1633514707">
      <w:marLeft w:val="640"/>
      <w:marRight w:val="0"/>
      <w:marTop w:val="0"/>
      <w:marBottom w:val="0"/>
      <w:divBdr>
        <w:top w:val="none" w:sz="0" w:space="0" w:color="auto"/>
        <w:left w:val="none" w:sz="0" w:space="0" w:color="auto"/>
        <w:bottom w:val="none" w:sz="0" w:space="0" w:color="auto"/>
        <w:right w:val="none" w:sz="0" w:space="0" w:color="auto"/>
      </w:divBdr>
    </w:div>
    <w:div w:id="1633558024">
      <w:marLeft w:val="640"/>
      <w:marRight w:val="0"/>
      <w:marTop w:val="0"/>
      <w:marBottom w:val="0"/>
      <w:divBdr>
        <w:top w:val="none" w:sz="0" w:space="0" w:color="auto"/>
        <w:left w:val="none" w:sz="0" w:space="0" w:color="auto"/>
        <w:bottom w:val="none" w:sz="0" w:space="0" w:color="auto"/>
        <w:right w:val="none" w:sz="0" w:space="0" w:color="auto"/>
      </w:divBdr>
    </w:div>
    <w:div w:id="1633709033">
      <w:marLeft w:val="640"/>
      <w:marRight w:val="0"/>
      <w:marTop w:val="0"/>
      <w:marBottom w:val="0"/>
      <w:divBdr>
        <w:top w:val="none" w:sz="0" w:space="0" w:color="auto"/>
        <w:left w:val="none" w:sz="0" w:space="0" w:color="auto"/>
        <w:bottom w:val="none" w:sz="0" w:space="0" w:color="auto"/>
        <w:right w:val="none" w:sz="0" w:space="0" w:color="auto"/>
      </w:divBdr>
    </w:div>
    <w:div w:id="1633711067">
      <w:marLeft w:val="640"/>
      <w:marRight w:val="0"/>
      <w:marTop w:val="0"/>
      <w:marBottom w:val="0"/>
      <w:divBdr>
        <w:top w:val="none" w:sz="0" w:space="0" w:color="auto"/>
        <w:left w:val="none" w:sz="0" w:space="0" w:color="auto"/>
        <w:bottom w:val="none" w:sz="0" w:space="0" w:color="auto"/>
        <w:right w:val="none" w:sz="0" w:space="0" w:color="auto"/>
      </w:divBdr>
    </w:div>
    <w:div w:id="1633748558">
      <w:marLeft w:val="640"/>
      <w:marRight w:val="0"/>
      <w:marTop w:val="0"/>
      <w:marBottom w:val="0"/>
      <w:divBdr>
        <w:top w:val="none" w:sz="0" w:space="0" w:color="auto"/>
        <w:left w:val="none" w:sz="0" w:space="0" w:color="auto"/>
        <w:bottom w:val="none" w:sz="0" w:space="0" w:color="auto"/>
        <w:right w:val="none" w:sz="0" w:space="0" w:color="auto"/>
      </w:divBdr>
    </w:div>
    <w:div w:id="1633944086">
      <w:marLeft w:val="640"/>
      <w:marRight w:val="0"/>
      <w:marTop w:val="0"/>
      <w:marBottom w:val="0"/>
      <w:divBdr>
        <w:top w:val="none" w:sz="0" w:space="0" w:color="auto"/>
        <w:left w:val="none" w:sz="0" w:space="0" w:color="auto"/>
        <w:bottom w:val="none" w:sz="0" w:space="0" w:color="auto"/>
        <w:right w:val="none" w:sz="0" w:space="0" w:color="auto"/>
      </w:divBdr>
    </w:div>
    <w:div w:id="1633975111">
      <w:marLeft w:val="640"/>
      <w:marRight w:val="0"/>
      <w:marTop w:val="0"/>
      <w:marBottom w:val="0"/>
      <w:divBdr>
        <w:top w:val="none" w:sz="0" w:space="0" w:color="auto"/>
        <w:left w:val="none" w:sz="0" w:space="0" w:color="auto"/>
        <w:bottom w:val="none" w:sz="0" w:space="0" w:color="auto"/>
        <w:right w:val="none" w:sz="0" w:space="0" w:color="auto"/>
      </w:divBdr>
    </w:div>
    <w:div w:id="1634022930">
      <w:marLeft w:val="640"/>
      <w:marRight w:val="0"/>
      <w:marTop w:val="0"/>
      <w:marBottom w:val="0"/>
      <w:divBdr>
        <w:top w:val="none" w:sz="0" w:space="0" w:color="auto"/>
        <w:left w:val="none" w:sz="0" w:space="0" w:color="auto"/>
        <w:bottom w:val="none" w:sz="0" w:space="0" w:color="auto"/>
        <w:right w:val="none" w:sz="0" w:space="0" w:color="auto"/>
      </w:divBdr>
    </w:div>
    <w:div w:id="1634091492">
      <w:marLeft w:val="640"/>
      <w:marRight w:val="0"/>
      <w:marTop w:val="0"/>
      <w:marBottom w:val="0"/>
      <w:divBdr>
        <w:top w:val="none" w:sz="0" w:space="0" w:color="auto"/>
        <w:left w:val="none" w:sz="0" w:space="0" w:color="auto"/>
        <w:bottom w:val="none" w:sz="0" w:space="0" w:color="auto"/>
        <w:right w:val="none" w:sz="0" w:space="0" w:color="auto"/>
      </w:divBdr>
    </w:div>
    <w:div w:id="1634094941">
      <w:marLeft w:val="640"/>
      <w:marRight w:val="0"/>
      <w:marTop w:val="0"/>
      <w:marBottom w:val="0"/>
      <w:divBdr>
        <w:top w:val="none" w:sz="0" w:space="0" w:color="auto"/>
        <w:left w:val="none" w:sz="0" w:space="0" w:color="auto"/>
        <w:bottom w:val="none" w:sz="0" w:space="0" w:color="auto"/>
        <w:right w:val="none" w:sz="0" w:space="0" w:color="auto"/>
      </w:divBdr>
    </w:div>
    <w:div w:id="1634099699">
      <w:marLeft w:val="640"/>
      <w:marRight w:val="0"/>
      <w:marTop w:val="0"/>
      <w:marBottom w:val="0"/>
      <w:divBdr>
        <w:top w:val="none" w:sz="0" w:space="0" w:color="auto"/>
        <w:left w:val="none" w:sz="0" w:space="0" w:color="auto"/>
        <w:bottom w:val="none" w:sz="0" w:space="0" w:color="auto"/>
        <w:right w:val="none" w:sz="0" w:space="0" w:color="auto"/>
      </w:divBdr>
    </w:div>
    <w:div w:id="1634168183">
      <w:marLeft w:val="640"/>
      <w:marRight w:val="0"/>
      <w:marTop w:val="0"/>
      <w:marBottom w:val="0"/>
      <w:divBdr>
        <w:top w:val="none" w:sz="0" w:space="0" w:color="auto"/>
        <w:left w:val="none" w:sz="0" w:space="0" w:color="auto"/>
        <w:bottom w:val="none" w:sz="0" w:space="0" w:color="auto"/>
        <w:right w:val="none" w:sz="0" w:space="0" w:color="auto"/>
      </w:divBdr>
    </w:div>
    <w:div w:id="1634360300">
      <w:marLeft w:val="640"/>
      <w:marRight w:val="0"/>
      <w:marTop w:val="0"/>
      <w:marBottom w:val="0"/>
      <w:divBdr>
        <w:top w:val="none" w:sz="0" w:space="0" w:color="auto"/>
        <w:left w:val="none" w:sz="0" w:space="0" w:color="auto"/>
        <w:bottom w:val="none" w:sz="0" w:space="0" w:color="auto"/>
        <w:right w:val="none" w:sz="0" w:space="0" w:color="auto"/>
      </w:divBdr>
    </w:div>
    <w:div w:id="1634361527">
      <w:marLeft w:val="640"/>
      <w:marRight w:val="0"/>
      <w:marTop w:val="0"/>
      <w:marBottom w:val="0"/>
      <w:divBdr>
        <w:top w:val="none" w:sz="0" w:space="0" w:color="auto"/>
        <w:left w:val="none" w:sz="0" w:space="0" w:color="auto"/>
        <w:bottom w:val="none" w:sz="0" w:space="0" w:color="auto"/>
        <w:right w:val="none" w:sz="0" w:space="0" w:color="auto"/>
      </w:divBdr>
    </w:div>
    <w:div w:id="1634478492">
      <w:marLeft w:val="640"/>
      <w:marRight w:val="0"/>
      <w:marTop w:val="0"/>
      <w:marBottom w:val="0"/>
      <w:divBdr>
        <w:top w:val="none" w:sz="0" w:space="0" w:color="auto"/>
        <w:left w:val="none" w:sz="0" w:space="0" w:color="auto"/>
        <w:bottom w:val="none" w:sz="0" w:space="0" w:color="auto"/>
        <w:right w:val="none" w:sz="0" w:space="0" w:color="auto"/>
      </w:divBdr>
    </w:div>
    <w:div w:id="1634482827">
      <w:marLeft w:val="640"/>
      <w:marRight w:val="0"/>
      <w:marTop w:val="0"/>
      <w:marBottom w:val="0"/>
      <w:divBdr>
        <w:top w:val="none" w:sz="0" w:space="0" w:color="auto"/>
        <w:left w:val="none" w:sz="0" w:space="0" w:color="auto"/>
        <w:bottom w:val="none" w:sz="0" w:space="0" w:color="auto"/>
        <w:right w:val="none" w:sz="0" w:space="0" w:color="auto"/>
      </w:divBdr>
    </w:div>
    <w:div w:id="1634558422">
      <w:marLeft w:val="640"/>
      <w:marRight w:val="0"/>
      <w:marTop w:val="0"/>
      <w:marBottom w:val="0"/>
      <w:divBdr>
        <w:top w:val="none" w:sz="0" w:space="0" w:color="auto"/>
        <w:left w:val="none" w:sz="0" w:space="0" w:color="auto"/>
        <w:bottom w:val="none" w:sz="0" w:space="0" w:color="auto"/>
        <w:right w:val="none" w:sz="0" w:space="0" w:color="auto"/>
      </w:divBdr>
    </w:div>
    <w:div w:id="1634559188">
      <w:marLeft w:val="640"/>
      <w:marRight w:val="0"/>
      <w:marTop w:val="0"/>
      <w:marBottom w:val="0"/>
      <w:divBdr>
        <w:top w:val="none" w:sz="0" w:space="0" w:color="auto"/>
        <w:left w:val="none" w:sz="0" w:space="0" w:color="auto"/>
        <w:bottom w:val="none" w:sz="0" w:space="0" w:color="auto"/>
        <w:right w:val="none" w:sz="0" w:space="0" w:color="auto"/>
      </w:divBdr>
    </w:div>
    <w:div w:id="1634602622">
      <w:marLeft w:val="640"/>
      <w:marRight w:val="0"/>
      <w:marTop w:val="0"/>
      <w:marBottom w:val="0"/>
      <w:divBdr>
        <w:top w:val="none" w:sz="0" w:space="0" w:color="auto"/>
        <w:left w:val="none" w:sz="0" w:space="0" w:color="auto"/>
        <w:bottom w:val="none" w:sz="0" w:space="0" w:color="auto"/>
        <w:right w:val="none" w:sz="0" w:space="0" w:color="auto"/>
      </w:divBdr>
    </w:div>
    <w:div w:id="1634864901">
      <w:marLeft w:val="640"/>
      <w:marRight w:val="0"/>
      <w:marTop w:val="0"/>
      <w:marBottom w:val="0"/>
      <w:divBdr>
        <w:top w:val="none" w:sz="0" w:space="0" w:color="auto"/>
        <w:left w:val="none" w:sz="0" w:space="0" w:color="auto"/>
        <w:bottom w:val="none" w:sz="0" w:space="0" w:color="auto"/>
        <w:right w:val="none" w:sz="0" w:space="0" w:color="auto"/>
      </w:divBdr>
    </w:div>
    <w:div w:id="1635023987">
      <w:marLeft w:val="640"/>
      <w:marRight w:val="0"/>
      <w:marTop w:val="0"/>
      <w:marBottom w:val="0"/>
      <w:divBdr>
        <w:top w:val="none" w:sz="0" w:space="0" w:color="auto"/>
        <w:left w:val="none" w:sz="0" w:space="0" w:color="auto"/>
        <w:bottom w:val="none" w:sz="0" w:space="0" w:color="auto"/>
        <w:right w:val="none" w:sz="0" w:space="0" w:color="auto"/>
      </w:divBdr>
    </w:div>
    <w:div w:id="1635058392">
      <w:marLeft w:val="640"/>
      <w:marRight w:val="0"/>
      <w:marTop w:val="0"/>
      <w:marBottom w:val="0"/>
      <w:divBdr>
        <w:top w:val="none" w:sz="0" w:space="0" w:color="auto"/>
        <w:left w:val="none" w:sz="0" w:space="0" w:color="auto"/>
        <w:bottom w:val="none" w:sz="0" w:space="0" w:color="auto"/>
        <w:right w:val="none" w:sz="0" w:space="0" w:color="auto"/>
      </w:divBdr>
    </w:div>
    <w:div w:id="1635060528">
      <w:marLeft w:val="640"/>
      <w:marRight w:val="0"/>
      <w:marTop w:val="0"/>
      <w:marBottom w:val="0"/>
      <w:divBdr>
        <w:top w:val="none" w:sz="0" w:space="0" w:color="auto"/>
        <w:left w:val="none" w:sz="0" w:space="0" w:color="auto"/>
        <w:bottom w:val="none" w:sz="0" w:space="0" w:color="auto"/>
        <w:right w:val="none" w:sz="0" w:space="0" w:color="auto"/>
      </w:divBdr>
    </w:div>
    <w:div w:id="1635061549">
      <w:marLeft w:val="640"/>
      <w:marRight w:val="0"/>
      <w:marTop w:val="0"/>
      <w:marBottom w:val="0"/>
      <w:divBdr>
        <w:top w:val="none" w:sz="0" w:space="0" w:color="auto"/>
        <w:left w:val="none" w:sz="0" w:space="0" w:color="auto"/>
        <w:bottom w:val="none" w:sz="0" w:space="0" w:color="auto"/>
        <w:right w:val="none" w:sz="0" w:space="0" w:color="auto"/>
      </w:divBdr>
    </w:div>
    <w:div w:id="1635063815">
      <w:marLeft w:val="640"/>
      <w:marRight w:val="0"/>
      <w:marTop w:val="0"/>
      <w:marBottom w:val="0"/>
      <w:divBdr>
        <w:top w:val="none" w:sz="0" w:space="0" w:color="auto"/>
        <w:left w:val="none" w:sz="0" w:space="0" w:color="auto"/>
        <w:bottom w:val="none" w:sz="0" w:space="0" w:color="auto"/>
        <w:right w:val="none" w:sz="0" w:space="0" w:color="auto"/>
      </w:divBdr>
    </w:div>
    <w:div w:id="1635065671">
      <w:marLeft w:val="640"/>
      <w:marRight w:val="0"/>
      <w:marTop w:val="0"/>
      <w:marBottom w:val="0"/>
      <w:divBdr>
        <w:top w:val="none" w:sz="0" w:space="0" w:color="auto"/>
        <w:left w:val="none" w:sz="0" w:space="0" w:color="auto"/>
        <w:bottom w:val="none" w:sz="0" w:space="0" w:color="auto"/>
        <w:right w:val="none" w:sz="0" w:space="0" w:color="auto"/>
      </w:divBdr>
    </w:div>
    <w:div w:id="1635137638">
      <w:marLeft w:val="640"/>
      <w:marRight w:val="0"/>
      <w:marTop w:val="0"/>
      <w:marBottom w:val="0"/>
      <w:divBdr>
        <w:top w:val="none" w:sz="0" w:space="0" w:color="auto"/>
        <w:left w:val="none" w:sz="0" w:space="0" w:color="auto"/>
        <w:bottom w:val="none" w:sz="0" w:space="0" w:color="auto"/>
        <w:right w:val="none" w:sz="0" w:space="0" w:color="auto"/>
      </w:divBdr>
    </w:div>
    <w:div w:id="1635217246">
      <w:marLeft w:val="640"/>
      <w:marRight w:val="0"/>
      <w:marTop w:val="0"/>
      <w:marBottom w:val="0"/>
      <w:divBdr>
        <w:top w:val="none" w:sz="0" w:space="0" w:color="auto"/>
        <w:left w:val="none" w:sz="0" w:space="0" w:color="auto"/>
        <w:bottom w:val="none" w:sz="0" w:space="0" w:color="auto"/>
        <w:right w:val="none" w:sz="0" w:space="0" w:color="auto"/>
      </w:divBdr>
    </w:div>
    <w:div w:id="1635255644">
      <w:marLeft w:val="640"/>
      <w:marRight w:val="0"/>
      <w:marTop w:val="0"/>
      <w:marBottom w:val="0"/>
      <w:divBdr>
        <w:top w:val="none" w:sz="0" w:space="0" w:color="auto"/>
        <w:left w:val="none" w:sz="0" w:space="0" w:color="auto"/>
        <w:bottom w:val="none" w:sz="0" w:space="0" w:color="auto"/>
        <w:right w:val="none" w:sz="0" w:space="0" w:color="auto"/>
      </w:divBdr>
    </w:div>
    <w:div w:id="1635284074">
      <w:marLeft w:val="640"/>
      <w:marRight w:val="0"/>
      <w:marTop w:val="0"/>
      <w:marBottom w:val="0"/>
      <w:divBdr>
        <w:top w:val="none" w:sz="0" w:space="0" w:color="auto"/>
        <w:left w:val="none" w:sz="0" w:space="0" w:color="auto"/>
        <w:bottom w:val="none" w:sz="0" w:space="0" w:color="auto"/>
        <w:right w:val="none" w:sz="0" w:space="0" w:color="auto"/>
      </w:divBdr>
    </w:div>
    <w:div w:id="1635284107">
      <w:marLeft w:val="640"/>
      <w:marRight w:val="0"/>
      <w:marTop w:val="0"/>
      <w:marBottom w:val="0"/>
      <w:divBdr>
        <w:top w:val="none" w:sz="0" w:space="0" w:color="auto"/>
        <w:left w:val="none" w:sz="0" w:space="0" w:color="auto"/>
        <w:bottom w:val="none" w:sz="0" w:space="0" w:color="auto"/>
        <w:right w:val="none" w:sz="0" w:space="0" w:color="auto"/>
      </w:divBdr>
    </w:div>
    <w:div w:id="1635408920">
      <w:marLeft w:val="640"/>
      <w:marRight w:val="0"/>
      <w:marTop w:val="0"/>
      <w:marBottom w:val="0"/>
      <w:divBdr>
        <w:top w:val="none" w:sz="0" w:space="0" w:color="auto"/>
        <w:left w:val="none" w:sz="0" w:space="0" w:color="auto"/>
        <w:bottom w:val="none" w:sz="0" w:space="0" w:color="auto"/>
        <w:right w:val="none" w:sz="0" w:space="0" w:color="auto"/>
      </w:divBdr>
    </w:div>
    <w:div w:id="1635450949">
      <w:marLeft w:val="640"/>
      <w:marRight w:val="0"/>
      <w:marTop w:val="0"/>
      <w:marBottom w:val="0"/>
      <w:divBdr>
        <w:top w:val="none" w:sz="0" w:space="0" w:color="auto"/>
        <w:left w:val="none" w:sz="0" w:space="0" w:color="auto"/>
        <w:bottom w:val="none" w:sz="0" w:space="0" w:color="auto"/>
        <w:right w:val="none" w:sz="0" w:space="0" w:color="auto"/>
      </w:divBdr>
    </w:div>
    <w:div w:id="1635451814">
      <w:marLeft w:val="640"/>
      <w:marRight w:val="0"/>
      <w:marTop w:val="0"/>
      <w:marBottom w:val="0"/>
      <w:divBdr>
        <w:top w:val="none" w:sz="0" w:space="0" w:color="auto"/>
        <w:left w:val="none" w:sz="0" w:space="0" w:color="auto"/>
        <w:bottom w:val="none" w:sz="0" w:space="0" w:color="auto"/>
        <w:right w:val="none" w:sz="0" w:space="0" w:color="auto"/>
      </w:divBdr>
    </w:div>
    <w:div w:id="1635522096">
      <w:marLeft w:val="640"/>
      <w:marRight w:val="0"/>
      <w:marTop w:val="0"/>
      <w:marBottom w:val="0"/>
      <w:divBdr>
        <w:top w:val="none" w:sz="0" w:space="0" w:color="auto"/>
        <w:left w:val="none" w:sz="0" w:space="0" w:color="auto"/>
        <w:bottom w:val="none" w:sz="0" w:space="0" w:color="auto"/>
        <w:right w:val="none" w:sz="0" w:space="0" w:color="auto"/>
      </w:divBdr>
    </w:div>
    <w:div w:id="1635528594">
      <w:marLeft w:val="640"/>
      <w:marRight w:val="0"/>
      <w:marTop w:val="0"/>
      <w:marBottom w:val="0"/>
      <w:divBdr>
        <w:top w:val="none" w:sz="0" w:space="0" w:color="auto"/>
        <w:left w:val="none" w:sz="0" w:space="0" w:color="auto"/>
        <w:bottom w:val="none" w:sz="0" w:space="0" w:color="auto"/>
        <w:right w:val="none" w:sz="0" w:space="0" w:color="auto"/>
      </w:divBdr>
    </w:div>
    <w:div w:id="1635528798">
      <w:marLeft w:val="640"/>
      <w:marRight w:val="0"/>
      <w:marTop w:val="0"/>
      <w:marBottom w:val="0"/>
      <w:divBdr>
        <w:top w:val="none" w:sz="0" w:space="0" w:color="auto"/>
        <w:left w:val="none" w:sz="0" w:space="0" w:color="auto"/>
        <w:bottom w:val="none" w:sz="0" w:space="0" w:color="auto"/>
        <w:right w:val="none" w:sz="0" w:space="0" w:color="auto"/>
      </w:divBdr>
    </w:div>
    <w:div w:id="1635670082">
      <w:marLeft w:val="640"/>
      <w:marRight w:val="0"/>
      <w:marTop w:val="0"/>
      <w:marBottom w:val="0"/>
      <w:divBdr>
        <w:top w:val="none" w:sz="0" w:space="0" w:color="auto"/>
        <w:left w:val="none" w:sz="0" w:space="0" w:color="auto"/>
        <w:bottom w:val="none" w:sz="0" w:space="0" w:color="auto"/>
        <w:right w:val="none" w:sz="0" w:space="0" w:color="auto"/>
      </w:divBdr>
    </w:div>
    <w:div w:id="1635792186">
      <w:marLeft w:val="640"/>
      <w:marRight w:val="0"/>
      <w:marTop w:val="0"/>
      <w:marBottom w:val="0"/>
      <w:divBdr>
        <w:top w:val="none" w:sz="0" w:space="0" w:color="auto"/>
        <w:left w:val="none" w:sz="0" w:space="0" w:color="auto"/>
        <w:bottom w:val="none" w:sz="0" w:space="0" w:color="auto"/>
        <w:right w:val="none" w:sz="0" w:space="0" w:color="auto"/>
      </w:divBdr>
    </w:div>
    <w:div w:id="1635794602">
      <w:marLeft w:val="640"/>
      <w:marRight w:val="0"/>
      <w:marTop w:val="0"/>
      <w:marBottom w:val="0"/>
      <w:divBdr>
        <w:top w:val="none" w:sz="0" w:space="0" w:color="auto"/>
        <w:left w:val="none" w:sz="0" w:space="0" w:color="auto"/>
        <w:bottom w:val="none" w:sz="0" w:space="0" w:color="auto"/>
        <w:right w:val="none" w:sz="0" w:space="0" w:color="auto"/>
      </w:divBdr>
    </w:div>
    <w:div w:id="1635796096">
      <w:marLeft w:val="640"/>
      <w:marRight w:val="0"/>
      <w:marTop w:val="0"/>
      <w:marBottom w:val="0"/>
      <w:divBdr>
        <w:top w:val="none" w:sz="0" w:space="0" w:color="auto"/>
        <w:left w:val="none" w:sz="0" w:space="0" w:color="auto"/>
        <w:bottom w:val="none" w:sz="0" w:space="0" w:color="auto"/>
        <w:right w:val="none" w:sz="0" w:space="0" w:color="auto"/>
      </w:divBdr>
    </w:div>
    <w:div w:id="1636057903">
      <w:marLeft w:val="640"/>
      <w:marRight w:val="0"/>
      <w:marTop w:val="0"/>
      <w:marBottom w:val="0"/>
      <w:divBdr>
        <w:top w:val="none" w:sz="0" w:space="0" w:color="auto"/>
        <w:left w:val="none" w:sz="0" w:space="0" w:color="auto"/>
        <w:bottom w:val="none" w:sz="0" w:space="0" w:color="auto"/>
        <w:right w:val="none" w:sz="0" w:space="0" w:color="auto"/>
      </w:divBdr>
    </w:div>
    <w:div w:id="1636138238">
      <w:marLeft w:val="640"/>
      <w:marRight w:val="0"/>
      <w:marTop w:val="0"/>
      <w:marBottom w:val="0"/>
      <w:divBdr>
        <w:top w:val="none" w:sz="0" w:space="0" w:color="auto"/>
        <w:left w:val="none" w:sz="0" w:space="0" w:color="auto"/>
        <w:bottom w:val="none" w:sz="0" w:space="0" w:color="auto"/>
        <w:right w:val="none" w:sz="0" w:space="0" w:color="auto"/>
      </w:divBdr>
    </w:div>
    <w:div w:id="1636325411">
      <w:marLeft w:val="640"/>
      <w:marRight w:val="0"/>
      <w:marTop w:val="0"/>
      <w:marBottom w:val="0"/>
      <w:divBdr>
        <w:top w:val="none" w:sz="0" w:space="0" w:color="auto"/>
        <w:left w:val="none" w:sz="0" w:space="0" w:color="auto"/>
        <w:bottom w:val="none" w:sz="0" w:space="0" w:color="auto"/>
        <w:right w:val="none" w:sz="0" w:space="0" w:color="auto"/>
      </w:divBdr>
    </w:div>
    <w:div w:id="1636333437">
      <w:marLeft w:val="640"/>
      <w:marRight w:val="0"/>
      <w:marTop w:val="0"/>
      <w:marBottom w:val="0"/>
      <w:divBdr>
        <w:top w:val="none" w:sz="0" w:space="0" w:color="auto"/>
        <w:left w:val="none" w:sz="0" w:space="0" w:color="auto"/>
        <w:bottom w:val="none" w:sz="0" w:space="0" w:color="auto"/>
        <w:right w:val="none" w:sz="0" w:space="0" w:color="auto"/>
      </w:divBdr>
    </w:div>
    <w:div w:id="1636373008">
      <w:marLeft w:val="640"/>
      <w:marRight w:val="0"/>
      <w:marTop w:val="0"/>
      <w:marBottom w:val="0"/>
      <w:divBdr>
        <w:top w:val="none" w:sz="0" w:space="0" w:color="auto"/>
        <w:left w:val="none" w:sz="0" w:space="0" w:color="auto"/>
        <w:bottom w:val="none" w:sz="0" w:space="0" w:color="auto"/>
        <w:right w:val="none" w:sz="0" w:space="0" w:color="auto"/>
      </w:divBdr>
    </w:div>
    <w:div w:id="1636374852">
      <w:marLeft w:val="640"/>
      <w:marRight w:val="0"/>
      <w:marTop w:val="0"/>
      <w:marBottom w:val="0"/>
      <w:divBdr>
        <w:top w:val="none" w:sz="0" w:space="0" w:color="auto"/>
        <w:left w:val="none" w:sz="0" w:space="0" w:color="auto"/>
        <w:bottom w:val="none" w:sz="0" w:space="0" w:color="auto"/>
        <w:right w:val="none" w:sz="0" w:space="0" w:color="auto"/>
      </w:divBdr>
    </w:div>
    <w:div w:id="1636375906">
      <w:marLeft w:val="640"/>
      <w:marRight w:val="0"/>
      <w:marTop w:val="0"/>
      <w:marBottom w:val="0"/>
      <w:divBdr>
        <w:top w:val="none" w:sz="0" w:space="0" w:color="auto"/>
        <w:left w:val="none" w:sz="0" w:space="0" w:color="auto"/>
        <w:bottom w:val="none" w:sz="0" w:space="0" w:color="auto"/>
        <w:right w:val="none" w:sz="0" w:space="0" w:color="auto"/>
      </w:divBdr>
    </w:div>
    <w:div w:id="1636445838">
      <w:marLeft w:val="640"/>
      <w:marRight w:val="0"/>
      <w:marTop w:val="0"/>
      <w:marBottom w:val="0"/>
      <w:divBdr>
        <w:top w:val="none" w:sz="0" w:space="0" w:color="auto"/>
        <w:left w:val="none" w:sz="0" w:space="0" w:color="auto"/>
        <w:bottom w:val="none" w:sz="0" w:space="0" w:color="auto"/>
        <w:right w:val="none" w:sz="0" w:space="0" w:color="auto"/>
      </w:divBdr>
    </w:div>
    <w:div w:id="1636525432">
      <w:marLeft w:val="640"/>
      <w:marRight w:val="0"/>
      <w:marTop w:val="0"/>
      <w:marBottom w:val="0"/>
      <w:divBdr>
        <w:top w:val="none" w:sz="0" w:space="0" w:color="auto"/>
        <w:left w:val="none" w:sz="0" w:space="0" w:color="auto"/>
        <w:bottom w:val="none" w:sz="0" w:space="0" w:color="auto"/>
        <w:right w:val="none" w:sz="0" w:space="0" w:color="auto"/>
      </w:divBdr>
    </w:div>
    <w:div w:id="1636566840">
      <w:marLeft w:val="640"/>
      <w:marRight w:val="0"/>
      <w:marTop w:val="0"/>
      <w:marBottom w:val="0"/>
      <w:divBdr>
        <w:top w:val="none" w:sz="0" w:space="0" w:color="auto"/>
        <w:left w:val="none" w:sz="0" w:space="0" w:color="auto"/>
        <w:bottom w:val="none" w:sz="0" w:space="0" w:color="auto"/>
        <w:right w:val="none" w:sz="0" w:space="0" w:color="auto"/>
      </w:divBdr>
    </w:div>
    <w:div w:id="1636638124">
      <w:marLeft w:val="640"/>
      <w:marRight w:val="0"/>
      <w:marTop w:val="0"/>
      <w:marBottom w:val="0"/>
      <w:divBdr>
        <w:top w:val="none" w:sz="0" w:space="0" w:color="auto"/>
        <w:left w:val="none" w:sz="0" w:space="0" w:color="auto"/>
        <w:bottom w:val="none" w:sz="0" w:space="0" w:color="auto"/>
        <w:right w:val="none" w:sz="0" w:space="0" w:color="auto"/>
      </w:divBdr>
    </w:div>
    <w:div w:id="1636713642">
      <w:marLeft w:val="640"/>
      <w:marRight w:val="0"/>
      <w:marTop w:val="0"/>
      <w:marBottom w:val="0"/>
      <w:divBdr>
        <w:top w:val="none" w:sz="0" w:space="0" w:color="auto"/>
        <w:left w:val="none" w:sz="0" w:space="0" w:color="auto"/>
        <w:bottom w:val="none" w:sz="0" w:space="0" w:color="auto"/>
        <w:right w:val="none" w:sz="0" w:space="0" w:color="auto"/>
      </w:divBdr>
    </w:div>
    <w:div w:id="1636793404">
      <w:marLeft w:val="640"/>
      <w:marRight w:val="0"/>
      <w:marTop w:val="0"/>
      <w:marBottom w:val="0"/>
      <w:divBdr>
        <w:top w:val="none" w:sz="0" w:space="0" w:color="auto"/>
        <w:left w:val="none" w:sz="0" w:space="0" w:color="auto"/>
        <w:bottom w:val="none" w:sz="0" w:space="0" w:color="auto"/>
        <w:right w:val="none" w:sz="0" w:space="0" w:color="auto"/>
      </w:divBdr>
    </w:div>
    <w:div w:id="1636832686">
      <w:marLeft w:val="640"/>
      <w:marRight w:val="0"/>
      <w:marTop w:val="0"/>
      <w:marBottom w:val="0"/>
      <w:divBdr>
        <w:top w:val="none" w:sz="0" w:space="0" w:color="auto"/>
        <w:left w:val="none" w:sz="0" w:space="0" w:color="auto"/>
        <w:bottom w:val="none" w:sz="0" w:space="0" w:color="auto"/>
        <w:right w:val="none" w:sz="0" w:space="0" w:color="auto"/>
      </w:divBdr>
    </w:div>
    <w:div w:id="1636836172">
      <w:marLeft w:val="640"/>
      <w:marRight w:val="0"/>
      <w:marTop w:val="0"/>
      <w:marBottom w:val="0"/>
      <w:divBdr>
        <w:top w:val="none" w:sz="0" w:space="0" w:color="auto"/>
        <w:left w:val="none" w:sz="0" w:space="0" w:color="auto"/>
        <w:bottom w:val="none" w:sz="0" w:space="0" w:color="auto"/>
        <w:right w:val="none" w:sz="0" w:space="0" w:color="auto"/>
      </w:divBdr>
    </w:div>
    <w:div w:id="1637025395">
      <w:marLeft w:val="640"/>
      <w:marRight w:val="0"/>
      <w:marTop w:val="0"/>
      <w:marBottom w:val="0"/>
      <w:divBdr>
        <w:top w:val="none" w:sz="0" w:space="0" w:color="auto"/>
        <w:left w:val="none" w:sz="0" w:space="0" w:color="auto"/>
        <w:bottom w:val="none" w:sz="0" w:space="0" w:color="auto"/>
        <w:right w:val="none" w:sz="0" w:space="0" w:color="auto"/>
      </w:divBdr>
    </w:div>
    <w:div w:id="1637102319">
      <w:marLeft w:val="640"/>
      <w:marRight w:val="0"/>
      <w:marTop w:val="0"/>
      <w:marBottom w:val="0"/>
      <w:divBdr>
        <w:top w:val="none" w:sz="0" w:space="0" w:color="auto"/>
        <w:left w:val="none" w:sz="0" w:space="0" w:color="auto"/>
        <w:bottom w:val="none" w:sz="0" w:space="0" w:color="auto"/>
        <w:right w:val="none" w:sz="0" w:space="0" w:color="auto"/>
      </w:divBdr>
    </w:div>
    <w:div w:id="1637102498">
      <w:marLeft w:val="640"/>
      <w:marRight w:val="0"/>
      <w:marTop w:val="0"/>
      <w:marBottom w:val="0"/>
      <w:divBdr>
        <w:top w:val="none" w:sz="0" w:space="0" w:color="auto"/>
        <w:left w:val="none" w:sz="0" w:space="0" w:color="auto"/>
        <w:bottom w:val="none" w:sz="0" w:space="0" w:color="auto"/>
        <w:right w:val="none" w:sz="0" w:space="0" w:color="auto"/>
      </w:divBdr>
    </w:div>
    <w:div w:id="1637177552">
      <w:marLeft w:val="640"/>
      <w:marRight w:val="0"/>
      <w:marTop w:val="0"/>
      <w:marBottom w:val="0"/>
      <w:divBdr>
        <w:top w:val="none" w:sz="0" w:space="0" w:color="auto"/>
        <w:left w:val="none" w:sz="0" w:space="0" w:color="auto"/>
        <w:bottom w:val="none" w:sz="0" w:space="0" w:color="auto"/>
        <w:right w:val="none" w:sz="0" w:space="0" w:color="auto"/>
      </w:divBdr>
    </w:div>
    <w:div w:id="1637181850">
      <w:marLeft w:val="640"/>
      <w:marRight w:val="0"/>
      <w:marTop w:val="0"/>
      <w:marBottom w:val="0"/>
      <w:divBdr>
        <w:top w:val="none" w:sz="0" w:space="0" w:color="auto"/>
        <w:left w:val="none" w:sz="0" w:space="0" w:color="auto"/>
        <w:bottom w:val="none" w:sz="0" w:space="0" w:color="auto"/>
        <w:right w:val="none" w:sz="0" w:space="0" w:color="auto"/>
      </w:divBdr>
    </w:div>
    <w:div w:id="1637298627">
      <w:marLeft w:val="640"/>
      <w:marRight w:val="0"/>
      <w:marTop w:val="0"/>
      <w:marBottom w:val="0"/>
      <w:divBdr>
        <w:top w:val="none" w:sz="0" w:space="0" w:color="auto"/>
        <w:left w:val="none" w:sz="0" w:space="0" w:color="auto"/>
        <w:bottom w:val="none" w:sz="0" w:space="0" w:color="auto"/>
        <w:right w:val="none" w:sz="0" w:space="0" w:color="auto"/>
      </w:divBdr>
    </w:div>
    <w:div w:id="1637418181">
      <w:marLeft w:val="640"/>
      <w:marRight w:val="0"/>
      <w:marTop w:val="0"/>
      <w:marBottom w:val="0"/>
      <w:divBdr>
        <w:top w:val="none" w:sz="0" w:space="0" w:color="auto"/>
        <w:left w:val="none" w:sz="0" w:space="0" w:color="auto"/>
        <w:bottom w:val="none" w:sz="0" w:space="0" w:color="auto"/>
        <w:right w:val="none" w:sz="0" w:space="0" w:color="auto"/>
      </w:divBdr>
    </w:div>
    <w:div w:id="1637491052">
      <w:marLeft w:val="640"/>
      <w:marRight w:val="0"/>
      <w:marTop w:val="0"/>
      <w:marBottom w:val="0"/>
      <w:divBdr>
        <w:top w:val="none" w:sz="0" w:space="0" w:color="auto"/>
        <w:left w:val="none" w:sz="0" w:space="0" w:color="auto"/>
        <w:bottom w:val="none" w:sz="0" w:space="0" w:color="auto"/>
        <w:right w:val="none" w:sz="0" w:space="0" w:color="auto"/>
      </w:divBdr>
    </w:div>
    <w:div w:id="1637560630">
      <w:marLeft w:val="640"/>
      <w:marRight w:val="0"/>
      <w:marTop w:val="0"/>
      <w:marBottom w:val="0"/>
      <w:divBdr>
        <w:top w:val="none" w:sz="0" w:space="0" w:color="auto"/>
        <w:left w:val="none" w:sz="0" w:space="0" w:color="auto"/>
        <w:bottom w:val="none" w:sz="0" w:space="0" w:color="auto"/>
        <w:right w:val="none" w:sz="0" w:space="0" w:color="auto"/>
      </w:divBdr>
    </w:div>
    <w:div w:id="1637568386">
      <w:marLeft w:val="640"/>
      <w:marRight w:val="0"/>
      <w:marTop w:val="0"/>
      <w:marBottom w:val="0"/>
      <w:divBdr>
        <w:top w:val="none" w:sz="0" w:space="0" w:color="auto"/>
        <w:left w:val="none" w:sz="0" w:space="0" w:color="auto"/>
        <w:bottom w:val="none" w:sz="0" w:space="0" w:color="auto"/>
        <w:right w:val="none" w:sz="0" w:space="0" w:color="auto"/>
      </w:divBdr>
    </w:div>
    <w:div w:id="1637636149">
      <w:marLeft w:val="640"/>
      <w:marRight w:val="0"/>
      <w:marTop w:val="0"/>
      <w:marBottom w:val="0"/>
      <w:divBdr>
        <w:top w:val="none" w:sz="0" w:space="0" w:color="auto"/>
        <w:left w:val="none" w:sz="0" w:space="0" w:color="auto"/>
        <w:bottom w:val="none" w:sz="0" w:space="0" w:color="auto"/>
        <w:right w:val="none" w:sz="0" w:space="0" w:color="auto"/>
      </w:divBdr>
    </w:div>
    <w:div w:id="1637755313">
      <w:marLeft w:val="640"/>
      <w:marRight w:val="0"/>
      <w:marTop w:val="0"/>
      <w:marBottom w:val="0"/>
      <w:divBdr>
        <w:top w:val="none" w:sz="0" w:space="0" w:color="auto"/>
        <w:left w:val="none" w:sz="0" w:space="0" w:color="auto"/>
        <w:bottom w:val="none" w:sz="0" w:space="0" w:color="auto"/>
        <w:right w:val="none" w:sz="0" w:space="0" w:color="auto"/>
      </w:divBdr>
    </w:div>
    <w:div w:id="1637757970">
      <w:marLeft w:val="640"/>
      <w:marRight w:val="0"/>
      <w:marTop w:val="0"/>
      <w:marBottom w:val="0"/>
      <w:divBdr>
        <w:top w:val="none" w:sz="0" w:space="0" w:color="auto"/>
        <w:left w:val="none" w:sz="0" w:space="0" w:color="auto"/>
        <w:bottom w:val="none" w:sz="0" w:space="0" w:color="auto"/>
        <w:right w:val="none" w:sz="0" w:space="0" w:color="auto"/>
      </w:divBdr>
    </w:div>
    <w:div w:id="1637834241">
      <w:marLeft w:val="640"/>
      <w:marRight w:val="0"/>
      <w:marTop w:val="0"/>
      <w:marBottom w:val="0"/>
      <w:divBdr>
        <w:top w:val="none" w:sz="0" w:space="0" w:color="auto"/>
        <w:left w:val="none" w:sz="0" w:space="0" w:color="auto"/>
        <w:bottom w:val="none" w:sz="0" w:space="0" w:color="auto"/>
        <w:right w:val="none" w:sz="0" w:space="0" w:color="auto"/>
      </w:divBdr>
    </w:div>
    <w:div w:id="1637904343">
      <w:marLeft w:val="640"/>
      <w:marRight w:val="0"/>
      <w:marTop w:val="0"/>
      <w:marBottom w:val="0"/>
      <w:divBdr>
        <w:top w:val="none" w:sz="0" w:space="0" w:color="auto"/>
        <w:left w:val="none" w:sz="0" w:space="0" w:color="auto"/>
        <w:bottom w:val="none" w:sz="0" w:space="0" w:color="auto"/>
        <w:right w:val="none" w:sz="0" w:space="0" w:color="auto"/>
      </w:divBdr>
    </w:div>
    <w:div w:id="1638147924">
      <w:marLeft w:val="640"/>
      <w:marRight w:val="0"/>
      <w:marTop w:val="0"/>
      <w:marBottom w:val="0"/>
      <w:divBdr>
        <w:top w:val="none" w:sz="0" w:space="0" w:color="auto"/>
        <w:left w:val="none" w:sz="0" w:space="0" w:color="auto"/>
        <w:bottom w:val="none" w:sz="0" w:space="0" w:color="auto"/>
        <w:right w:val="none" w:sz="0" w:space="0" w:color="auto"/>
      </w:divBdr>
    </w:div>
    <w:div w:id="1638216826">
      <w:marLeft w:val="640"/>
      <w:marRight w:val="0"/>
      <w:marTop w:val="0"/>
      <w:marBottom w:val="0"/>
      <w:divBdr>
        <w:top w:val="none" w:sz="0" w:space="0" w:color="auto"/>
        <w:left w:val="none" w:sz="0" w:space="0" w:color="auto"/>
        <w:bottom w:val="none" w:sz="0" w:space="0" w:color="auto"/>
        <w:right w:val="none" w:sz="0" w:space="0" w:color="auto"/>
      </w:divBdr>
    </w:div>
    <w:div w:id="1638291699">
      <w:marLeft w:val="640"/>
      <w:marRight w:val="0"/>
      <w:marTop w:val="0"/>
      <w:marBottom w:val="0"/>
      <w:divBdr>
        <w:top w:val="none" w:sz="0" w:space="0" w:color="auto"/>
        <w:left w:val="none" w:sz="0" w:space="0" w:color="auto"/>
        <w:bottom w:val="none" w:sz="0" w:space="0" w:color="auto"/>
        <w:right w:val="none" w:sz="0" w:space="0" w:color="auto"/>
      </w:divBdr>
    </w:div>
    <w:div w:id="1638299070">
      <w:marLeft w:val="640"/>
      <w:marRight w:val="0"/>
      <w:marTop w:val="0"/>
      <w:marBottom w:val="0"/>
      <w:divBdr>
        <w:top w:val="none" w:sz="0" w:space="0" w:color="auto"/>
        <w:left w:val="none" w:sz="0" w:space="0" w:color="auto"/>
        <w:bottom w:val="none" w:sz="0" w:space="0" w:color="auto"/>
        <w:right w:val="none" w:sz="0" w:space="0" w:color="auto"/>
      </w:divBdr>
    </w:div>
    <w:div w:id="1638336549">
      <w:bodyDiv w:val="1"/>
      <w:marLeft w:val="0"/>
      <w:marRight w:val="0"/>
      <w:marTop w:val="0"/>
      <w:marBottom w:val="0"/>
      <w:divBdr>
        <w:top w:val="none" w:sz="0" w:space="0" w:color="auto"/>
        <w:left w:val="none" w:sz="0" w:space="0" w:color="auto"/>
        <w:bottom w:val="none" w:sz="0" w:space="0" w:color="auto"/>
        <w:right w:val="none" w:sz="0" w:space="0" w:color="auto"/>
      </w:divBdr>
    </w:div>
    <w:div w:id="1638336897">
      <w:marLeft w:val="640"/>
      <w:marRight w:val="0"/>
      <w:marTop w:val="0"/>
      <w:marBottom w:val="0"/>
      <w:divBdr>
        <w:top w:val="none" w:sz="0" w:space="0" w:color="auto"/>
        <w:left w:val="none" w:sz="0" w:space="0" w:color="auto"/>
        <w:bottom w:val="none" w:sz="0" w:space="0" w:color="auto"/>
        <w:right w:val="none" w:sz="0" w:space="0" w:color="auto"/>
      </w:divBdr>
    </w:div>
    <w:div w:id="1638338339">
      <w:marLeft w:val="640"/>
      <w:marRight w:val="0"/>
      <w:marTop w:val="0"/>
      <w:marBottom w:val="0"/>
      <w:divBdr>
        <w:top w:val="none" w:sz="0" w:space="0" w:color="auto"/>
        <w:left w:val="none" w:sz="0" w:space="0" w:color="auto"/>
        <w:bottom w:val="none" w:sz="0" w:space="0" w:color="auto"/>
        <w:right w:val="none" w:sz="0" w:space="0" w:color="auto"/>
      </w:divBdr>
    </w:div>
    <w:div w:id="1638416542">
      <w:marLeft w:val="640"/>
      <w:marRight w:val="0"/>
      <w:marTop w:val="0"/>
      <w:marBottom w:val="0"/>
      <w:divBdr>
        <w:top w:val="none" w:sz="0" w:space="0" w:color="auto"/>
        <w:left w:val="none" w:sz="0" w:space="0" w:color="auto"/>
        <w:bottom w:val="none" w:sz="0" w:space="0" w:color="auto"/>
        <w:right w:val="none" w:sz="0" w:space="0" w:color="auto"/>
      </w:divBdr>
    </w:div>
    <w:div w:id="1638561351">
      <w:marLeft w:val="640"/>
      <w:marRight w:val="0"/>
      <w:marTop w:val="0"/>
      <w:marBottom w:val="0"/>
      <w:divBdr>
        <w:top w:val="none" w:sz="0" w:space="0" w:color="auto"/>
        <w:left w:val="none" w:sz="0" w:space="0" w:color="auto"/>
        <w:bottom w:val="none" w:sz="0" w:space="0" w:color="auto"/>
        <w:right w:val="none" w:sz="0" w:space="0" w:color="auto"/>
      </w:divBdr>
    </w:div>
    <w:div w:id="1638680127">
      <w:marLeft w:val="640"/>
      <w:marRight w:val="0"/>
      <w:marTop w:val="0"/>
      <w:marBottom w:val="0"/>
      <w:divBdr>
        <w:top w:val="none" w:sz="0" w:space="0" w:color="auto"/>
        <w:left w:val="none" w:sz="0" w:space="0" w:color="auto"/>
        <w:bottom w:val="none" w:sz="0" w:space="0" w:color="auto"/>
        <w:right w:val="none" w:sz="0" w:space="0" w:color="auto"/>
      </w:divBdr>
    </w:div>
    <w:div w:id="1638683285">
      <w:marLeft w:val="640"/>
      <w:marRight w:val="0"/>
      <w:marTop w:val="0"/>
      <w:marBottom w:val="0"/>
      <w:divBdr>
        <w:top w:val="none" w:sz="0" w:space="0" w:color="auto"/>
        <w:left w:val="none" w:sz="0" w:space="0" w:color="auto"/>
        <w:bottom w:val="none" w:sz="0" w:space="0" w:color="auto"/>
        <w:right w:val="none" w:sz="0" w:space="0" w:color="auto"/>
      </w:divBdr>
    </w:div>
    <w:div w:id="1638684165">
      <w:marLeft w:val="640"/>
      <w:marRight w:val="0"/>
      <w:marTop w:val="0"/>
      <w:marBottom w:val="0"/>
      <w:divBdr>
        <w:top w:val="none" w:sz="0" w:space="0" w:color="auto"/>
        <w:left w:val="none" w:sz="0" w:space="0" w:color="auto"/>
        <w:bottom w:val="none" w:sz="0" w:space="0" w:color="auto"/>
        <w:right w:val="none" w:sz="0" w:space="0" w:color="auto"/>
      </w:divBdr>
    </w:div>
    <w:div w:id="1638686240">
      <w:marLeft w:val="640"/>
      <w:marRight w:val="0"/>
      <w:marTop w:val="0"/>
      <w:marBottom w:val="0"/>
      <w:divBdr>
        <w:top w:val="none" w:sz="0" w:space="0" w:color="auto"/>
        <w:left w:val="none" w:sz="0" w:space="0" w:color="auto"/>
        <w:bottom w:val="none" w:sz="0" w:space="0" w:color="auto"/>
        <w:right w:val="none" w:sz="0" w:space="0" w:color="auto"/>
      </w:divBdr>
    </w:div>
    <w:div w:id="1638686921">
      <w:marLeft w:val="640"/>
      <w:marRight w:val="0"/>
      <w:marTop w:val="0"/>
      <w:marBottom w:val="0"/>
      <w:divBdr>
        <w:top w:val="none" w:sz="0" w:space="0" w:color="auto"/>
        <w:left w:val="none" w:sz="0" w:space="0" w:color="auto"/>
        <w:bottom w:val="none" w:sz="0" w:space="0" w:color="auto"/>
        <w:right w:val="none" w:sz="0" w:space="0" w:color="auto"/>
      </w:divBdr>
    </w:div>
    <w:div w:id="1638876086">
      <w:marLeft w:val="640"/>
      <w:marRight w:val="0"/>
      <w:marTop w:val="0"/>
      <w:marBottom w:val="0"/>
      <w:divBdr>
        <w:top w:val="none" w:sz="0" w:space="0" w:color="auto"/>
        <w:left w:val="none" w:sz="0" w:space="0" w:color="auto"/>
        <w:bottom w:val="none" w:sz="0" w:space="0" w:color="auto"/>
        <w:right w:val="none" w:sz="0" w:space="0" w:color="auto"/>
      </w:divBdr>
    </w:div>
    <w:div w:id="1638877092">
      <w:marLeft w:val="640"/>
      <w:marRight w:val="0"/>
      <w:marTop w:val="0"/>
      <w:marBottom w:val="0"/>
      <w:divBdr>
        <w:top w:val="none" w:sz="0" w:space="0" w:color="auto"/>
        <w:left w:val="none" w:sz="0" w:space="0" w:color="auto"/>
        <w:bottom w:val="none" w:sz="0" w:space="0" w:color="auto"/>
        <w:right w:val="none" w:sz="0" w:space="0" w:color="auto"/>
      </w:divBdr>
    </w:div>
    <w:div w:id="1638878611">
      <w:marLeft w:val="640"/>
      <w:marRight w:val="0"/>
      <w:marTop w:val="0"/>
      <w:marBottom w:val="0"/>
      <w:divBdr>
        <w:top w:val="none" w:sz="0" w:space="0" w:color="auto"/>
        <w:left w:val="none" w:sz="0" w:space="0" w:color="auto"/>
        <w:bottom w:val="none" w:sz="0" w:space="0" w:color="auto"/>
        <w:right w:val="none" w:sz="0" w:space="0" w:color="auto"/>
      </w:divBdr>
    </w:div>
    <w:div w:id="1638949790">
      <w:marLeft w:val="640"/>
      <w:marRight w:val="0"/>
      <w:marTop w:val="0"/>
      <w:marBottom w:val="0"/>
      <w:divBdr>
        <w:top w:val="none" w:sz="0" w:space="0" w:color="auto"/>
        <w:left w:val="none" w:sz="0" w:space="0" w:color="auto"/>
        <w:bottom w:val="none" w:sz="0" w:space="0" w:color="auto"/>
        <w:right w:val="none" w:sz="0" w:space="0" w:color="auto"/>
      </w:divBdr>
    </w:div>
    <w:div w:id="1638992484">
      <w:marLeft w:val="640"/>
      <w:marRight w:val="0"/>
      <w:marTop w:val="0"/>
      <w:marBottom w:val="0"/>
      <w:divBdr>
        <w:top w:val="none" w:sz="0" w:space="0" w:color="auto"/>
        <w:left w:val="none" w:sz="0" w:space="0" w:color="auto"/>
        <w:bottom w:val="none" w:sz="0" w:space="0" w:color="auto"/>
        <w:right w:val="none" w:sz="0" w:space="0" w:color="auto"/>
      </w:divBdr>
    </w:div>
    <w:div w:id="1638993831">
      <w:marLeft w:val="640"/>
      <w:marRight w:val="0"/>
      <w:marTop w:val="0"/>
      <w:marBottom w:val="0"/>
      <w:divBdr>
        <w:top w:val="none" w:sz="0" w:space="0" w:color="auto"/>
        <w:left w:val="none" w:sz="0" w:space="0" w:color="auto"/>
        <w:bottom w:val="none" w:sz="0" w:space="0" w:color="auto"/>
        <w:right w:val="none" w:sz="0" w:space="0" w:color="auto"/>
      </w:divBdr>
    </w:div>
    <w:div w:id="1639070244">
      <w:marLeft w:val="640"/>
      <w:marRight w:val="0"/>
      <w:marTop w:val="0"/>
      <w:marBottom w:val="0"/>
      <w:divBdr>
        <w:top w:val="none" w:sz="0" w:space="0" w:color="auto"/>
        <w:left w:val="none" w:sz="0" w:space="0" w:color="auto"/>
        <w:bottom w:val="none" w:sz="0" w:space="0" w:color="auto"/>
        <w:right w:val="none" w:sz="0" w:space="0" w:color="auto"/>
      </w:divBdr>
    </w:div>
    <w:div w:id="1639145322">
      <w:marLeft w:val="640"/>
      <w:marRight w:val="0"/>
      <w:marTop w:val="0"/>
      <w:marBottom w:val="0"/>
      <w:divBdr>
        <w:top w:val="none" w:sz="0" w:space="0" w:color="auto"/>
        <w:left w:val="none" w:sz="0" w:space="0" w:color="auto"/>
        <w:bottom w:val="none" w:sz="0" w:space="0" w:color="auto"/>
        <w:right w:val="none" w:sz="0" w:space="0" w:color="auto"/>
      </w:divBdr>
    </w:div>
    <w:div w:id="1639147249">
      <w:marLeft w:val="640"/>
      <w:marRight w:val="0"/>
      <w:marTop w:val="0"/>
      <w:marBottom w:val="0"/>
      <w:divBdr>
        <w:top w:val="none" w:sz="0" w:space="0" w:color="auto"/>
        <w:left w:val="none" w:sz="0" w:space="0" w:color="auto"/>
        <w:bottom w:val="none" w:sz="0" w:space="0" w:color="auto"/>
        <w:right w:val="none" w:sz="0" w:space="0" w:color="auto"/>
      </w:divBdr>
    </w:div>
    <w:div w:id="1639148596">
      <w:marLeft w:val="640"/>
      <w:marRight w:val="0"/>
      <w:marTop w:val="0"/>
      <w:marBottom w:val="0"/>
      <w:divBdr>
        <w:top w:val="none" w:sz="0" w:space="0" w:color="auto"/>
        <w:left w:val="none" w:sz="0" w:space="0" w:color="auto"/>
        <w:bottom w:val="none" w:sz="0" w:space="0" w:color="auto"/>
        <w:right w:val="none" w:sz="0" w:space="0" w:color="auto"/>
      </w:divBdr>
    </w:div>
    <w:div w:id="1639262078">
      <w:marLeft w:val="640"/>
      <w:marRight w:val="0"/>
      <w:marTop w:val="0"/>
      <w:marBottom w:val="0"/>
      <w:divBdr>
        <w:top w:val="none" w:sz="0" w:space="0" w:color="auto"/>
        <w:left w:val="none" w:sz="0" w:space="0" w:color="auto"/>
        <w:bottom w:val="none" w:sz="0" w:space="0" w:color="auto"/>
        <w:right w:val="none" w:sz="0" w:space="0" w:color="auto"/>
      </w:divBdr>
    </w:div>
    <w:div w:id="1639264815">
      <w:marLeft w:val="640"/>
      <w:marRight w:val="0"/>
      <w:marTop w:val="0"/>
      <w:marBottom w:val="0"/>
      <w:divBdr>
        <w:top w:val="none" w:sz="0" w:space="0" w:color="auto"/>
        <w:left w:val="none" w:sz="0" w:space="0" w:color="auto"/>
        <w:bottom w:val="none" w:sz="0" w:space="0" w:color="auto"/>
        <w:right w:val="none" w:sz="0" w:space="0" w:color="auto"/>
      </w:divBdr>
    </w:div>
    <w:div w:id="1639264824">
      <w:marLeft w:val="640"/>
      <w:marRight w:val="0"/>
      <w:marTop w:val="0"/>
      <w:marBottom w:val="0"/>
      <w:divBdr>
        <w:top w:val="none" w:sz="0" w:space="0" w:color="auto"/>
        <w:left w:val="none" w:sz="0" w:space="0" w:color="auto"/>
        <w:bottom w:val="none" w:sz="0" w:space="0" w:color="auto"/>
        <w:right w:val="none" w:sz="0" w:space="0" w:color="auto"/>
      </w:divBdr>
    </w:div>
    <w:div w:id="1639384613">
      <w:marLeft w:val="640"/>
      <w:marRight w:val="0"/>
      <w:marTop w:val="0"/>
      <w:marBottom w:val="0"/>
      <w:divBdr>
        <w:top w:val="none" w:sz="0" w:space="0" w:color="auto"/>
        <w:left w:val="none" w:sz="0" w:space="0" w:color="auto"/>
        <w:bottom w:val="none" w:sz="0" w:space="0" w:color="auto"/>
        <w:right w:val="none" w:sz="0" w:space="0" w:color="auto"/>
      </w:divBdr>
    </w:div>
    <w:div w:id="1639413213">
      <w:marLeft w:val="640"/>
      <w:marRight w:val="0"/>
      <w:marTop w:val="0"/>
      <w:marBottom w:val="0"/>
      <w:divBdr>
        <w:top w:val="none" w:sz="0" w:space="0" w:color="auto"/>
        <w:left w:val="none" w:sz="0" w:space="0" w:color="auto"/>
        <w:bottom w:val="none" w:sz="0" w:space="0" w:color="auto"/>
        <w:right w:val="none" w:sz="0" w:space="0" w:color="auto"/>
      </w:divBdr>
    </w:div>
    <w:div w:id="1639453635">
      <w:marLeft w:val="640"/>
      <w:marRight w:val="0"/>
      <w:marTop w:val="0"/>
      <w:marBottom w:val="0"/>
      <w:divBdr>
        <w:top w:val="none" w:sz="0" w:space="0" w:color="auto"/>
        <w:left w:val="none" w:sz="0" w:space="0" w:color="auto"/>
        <w:bottom w:val="none" w:sz="0" w:space="0" w:color="auto"/>
        <w:right w:val="none" w:sz="0" w:space="0" w:color="auto"/>
      </w:divBdr>
    </w:div>
    <w:div w:id="1639454009">
      <w:marLeft w:val="640"/>
      <w:marRight w:val="0"/>
      <w:marTop w:val="0"/>
      <w:marBottom w:val="0"/>
      <w:divBdr>
        <w:top w:val="none" w:sz="0" w:space="0" w:color="auto"/>
        <w:left w:val="none" w:sz="0" w:space="0" w:color="auto"/>
        <w:bottom w:val="none" w:sz="0" w:space="0" w:color="auto"/>
        <w:right w:val="none" w:sz="0" w:space="0" w:color="auto"/>
      </w:divBdr>
    </w:div>
    <w:div w:id="1639609719">
      <w:marLeft w:val="640"/>
      <w:marRight w:val="0"/>
      <w:marTop w:val="0"/>
      <w:marBottom w:val="0"/>
      <w:divBdr>
        <w:top w:val="none" w:sz="0" w:space="0" w:color="auto"/>
        <w:left w:val="none" w:sz="0" w:space="0" w:color="auto"/>
        <w:bottom w:val="none" w:sz="0" w:space="0" w:color="auto"/>
        <w:right w:val="none" w:sz="0" w:space="0" w:color="auto"/>
      </w:divBdr>
    </w:div>
    <w:div w:id="1639610760">
      <w:marLeft w:val="640"/>
      <w:marRight w:val="0"/>
      <w:marTop w:val="0"/>
      <w:marBottom w:val="0"/>
      <w:divBdr>
        <w:top w:val="none" w:sz="0" w:space="0" w:color="auto"/>
        <w:left w:val="none" w:sz="0" w:space="0" w:color="auto"/>
        <w:bottom w:val="none" w:sz="0" w:space="0" w:color="auto"/>
        <w:right w:val="none" w:sz="0" w:space="0" w:color="auto"/>
      </w:divBdr>
    </w:div>
    <w:div w:id="1639647446">
      <w:marLeft w:val="640"/>
      <w:marRight w:val="0"/>
      <w:marTop w:val="0"/>
      <w:marBottom w:val="0"/>
      <w:divBdr>
        <w:top w:val="none" w:sz="0" w:space="0" w:color="auto"/>
        <w:left w:val="none" w:sz="0" w:space="0" w:color="auto"/>
        <w:bottom w:val="none" w:sz="0" w:space="0" w:color="auto"/>
        <w:right w:val="none" w:sz="0" w:space="0" w:color="auto"/>
      </w:divBdr>
    </w:div>
    <w:div w:id="1639719922">
      <w:marLeft w:val="640"/>
      <w:marRight w:val="0"/>
      <w:marTop w:val="0"/>
      <w:marBottom w:val="0"/>
      <w:divBdr>
        <w:top w:val="none" w:sz="0" w:space="0" w:color="auto"/>
        <w:left w:val="none" w:sz="0" w:space="0" w:color="auto"/>
        <w:bottom w:val="none" w:sz="0" w:space="0" w:color="auto"/>
        <w:right w:val="none" w:sz="0" w:space="0" w:color="auto"/>
      </w:divBdr>
    </w:div>
    <w:div w:id="1639721619">
      <w:marLeft w:val="640"/>
      <w:marRight w:val="0"/>
      <w:marTop w:val="0"/>
      <w:marBottom w:val="0"/>
      <w:divBdr>
        <w:top w:val="none" w:sz="0" w:space="0" w:color="auto"/>
        <w:left w:val="none" w:sz="0" w:space="0" w:color="auto"/>
        <w:bottom w:val="none" w:sz="0" w:space="0" w:color="auto"/>
        <w:right w:val="none" w:sz="0" w:space="0" w:color="auto"/>
      </w:divBdr>
    </w:div>
    <w:div w:id="1639800721">
      <w:marLeft w:val="640"/>
      <w:marRight w:val="0"/>
      <w:marTop w:val="0"/>
      <w:marBottom w:val="0"/>
      <w:divBdr>
        <w:top w:val="none" w:sz="0" w:space="0" w:color="auto"/>
        <w:left w:val="none" w:sz="0" w:space="0" w:color="auto"/>
        <w:bottom w:val="none" w:sz="0" w:space="0" w:color="auto"/>
        <w:right w:val="none" w:sz="0" w:space="0" w:color="auto"/>
      </w:divBdr>
    </w:div>
    <w:div w:id="1639917074">
      <w:marLeft w:val="640"/>
      <w:marRight w:val="0"/>
      <w:marTop w:val="0"/>
      <w:marBottom w:val="0"/>
      <w:divBdr>
        <w:top w:val="none" w:sz="0" w:space="0" w:color="auto"/>
        <w:left w:val="none" w:sz="0" w:space="0" w:color="auto"/>
        <w:bottom w:val="none" w:sz="0" w:space="0" w:color="auto"/>
        <w:right w:val="none" w:sz="0" w:space="0" w:color="auto"/>
      </w:divBdr>
    </w:div>
    <w:div w:id="1639990173">
      <w:marLeft w:val="640"/>
      <w:marRight w:val="0"/>
      <w:marTop w:val="0"/>
      <w:marBottom w:val="0"/>
      <w:divBdr>
        <w:top w:val="none" w:sz="0" w:space="0" w:color="auto"/>
        <w:left w:val="none" w:sz="0" w:space="0" w:color="auto"/>
        <w:bottom w:val="none" w:sz="0" w:space="0" w:color="auto"/>
        <w:right w:val="none" w:sz="0" w:space="0" w:color="auto"/>
      </w:divBdr>
    </w:div>
    <w:div w:id="1640182488">
      <w:marLeft w:val="640"/>
      <w:marRight w:val="0"/>
      <w:marTop w:val="0"/>
      <w:marBottom w:val="0"/>
      <w:divBdr>
        <w:top w:val="none" w:sz="0" w:space="0" w:color="auto"/>
        <w:left w:val="none" w:sz="0" w:space="0" w:color="auto"/>
        <w:bottom w:val="none" w:sz="0" w:space="0" w:color="auto"/>
        <w:right w:val="none" w:sz="0" w:space="0" w:color="auto"/>
      </w:divBdr>
    </w:div>
    <w:div w:id="1640258638">
      <w:marLeft w:val="640"/>
      <w:marRight w:val="0"/>
      <w:marTop w:val="0"/>
      <w:marBottom w:val="0"/>
      <w:divBdr>
        <w:top w:val="none" w:sz="0" w:space="0" w:color="auto"/>
        <w:left w:val="none" w:sz="0" w:space="0" w:color="auto"/>
        <w:bottom w:val="none" w:sz="0" w:space="0" w:color="auto"/>
        <w:right w:val="none" w:sz="0" w:space="0" w:color="auto"/>
      </w:divBdr>
    </w:div>
    <w:div w:id="1640259825">
      <w:marLeft w:val="640"/>
      <w:marRight w:val="0"/>
      <w:marTop w:val="0"/>
      <w:marBottom w:val="0"/>
      <w:divBdr>
        <w:top w:val="none" w:sz="0" w:space="0" w:color="auto"/>
        <w:left w:val="none" w:sz="0" w:space="0" w:color="auto"/>
        <w:bottom w:val="none" w:sz="0" w:space="0" w:color="auto"/>
        <w:right w:val="none" w:sz="0" w:space="0" w:color="auto"/>
      </w:divBdr>
    </w:div>
    <w:div w:id="1640260702">
      <w:marLeft w:val="640"/>
      <w:marRight w:val="0"/>
      <w:marTop w:val="0"/>
      <w:marBottom w:val="0"/>
      <w:divBdr>
        <w:top w:val="none" w:sz="0" w:space="0" w:color="auto"/>
        <w:left w:val="none" w:sz="0" w:space="0" w:color="auto"/>
        <w:bottom w:val="none" w:sz="0" w:space="0" w:color="auto"/>
        <w:right w:val="none" w:sz="0" w:space="0" w:color="auto"/>
      </w:divBdr>
    </w:div>
    <w:div w:id="1640264274">
      <w:marLeft w:val="640"/>
      <w:marRight w:val="0"/>
      <w:marTop w:val="0"/>
      <w:marBottom w:val="0"/>
      <w:divBdr>
        <w:top w:val="none" w:sz="0" w:space="0" w:color="auto"/>
        <w:left w:val="none" w:sz="0" w:space="0" w:color="auto"/>
        <w:bottom w:val="none" w:sz="0" w:space="0" w:color="auto"/>
        <w:right w:val="none" w:sz="0" w:space="0" w:color="auto"/>
      </w:divBdr>
    </w:div>
    <w:div w:id="1640303299">
      <w:marLeft w:val="640"/>
      <w:marRight w:val="0"/>
      <w:marTop w:val="0"/>
      <w:marBottom w:val="0"/>
      <w:divBdr>
        <w:top w:val="none" w:sz="0" w:space="0" w:color="auto"/>
        <w:left w:val="none" w:sz="0" w:space="0" w:color="auto"/>
        <w:bottom w:val="none" w:sz="0" w:space="0" w:color="auto"/>
        <w:right w:val="none" w:sz="0" w:space="0" w:color="auto"/>
      </w:divBdr>
    </w:div>
    <w:div w:id="1640308778">
      <w:marLeft w:val="640"/>
      <w:marRight w:val="0"/>
      <w:marTop w:val="0"/>
      <w:marBottom w:val="0"/>
      <w:divBdr>
        <w:top w:val="none" w:sz="0" w:space="0" w:color="auto"/>
        <w:left w:val="none" w:sz="0" w:space="0" w:color="auto"/>
        <w:bottom w:val="none" w:sz="0" w:space="0" w:color="auto"/>
        <w:right w:val="none" w:sz="0" w:space="0" w:color="auto"/>
      </w:divBdr>
    </w:div>
    <w:div w:id="1640377129">
      <w:marLeft w:val="640"/>
      <w:marRight w:val="0"/>
      <w:marTop w:val="0"/>
      <w:marBottom w:val="0"/>
      <w:divBdr>
        <w:top w:val="none" w:sz="0" w:space="0" w:color="auto"/>
        <w:left w:val="none" w:sz="0" w:space="0" w:color="auto"/>
        <w:bottom w:val="none" w:sz="0" w:space="0" w:color="auto"/>
        <w:right w:val="none" w:sz="0" w:space="0" w:color="auto"/>
      </w:divBdr>
    </w:div>
    <w:div w:id="1640380275">
      <w:marLeft w:val="640"/>
      <w:marRight w:val="0"/>
      <w:marTop w:val="0"/>
      <w:marBottom w:val="0"/>
      <w:divBdr>
        <w:top w:val="none" w:sz="0" w:space="0" w:color="auto"/>
        <w:left w:val="none" w:sz="0" w:space="0" w:color="auto"/>
        <w:bottom w:val="none" w:sz="0" w:space="0" w:color="auto"/>
        <w:right w:val="none" w:sz="0" w:space="0" w:color="auto"/>
      </w:divBdr>
    </w:div>
    <w:div w:id="1640452489">
      <w:marLeft w:val="640"/>
      <w:marRight w:val="0"/>
      <w:marTop w:val="0"/>
      <w:marBottom w:val="0"/>
      <w:divBdr>
        <w:top w:val="none" w:sz="0" w:space="0" w:color="auto"/>
        <w:left w:val="none" w:sz="0" w:space="0" w:color="auto"/>
        <w:bottom w:val="none" w:sz="0" w:space="0" w:color="auto"/>
        <w:right w:val="none" w:sz="0" w:space="0" w:color="auto"/>
      </w:divBdr>
    </w:div>
    <w:div w:id="1640501721">
      <w:marLeft w:val="640"/>
      <w:marRight w:val="0"/>
      <w:marTop w:val="0"/>
      <w:marBottom w:val="0"/>
      <w:divBdr>
        <w:top w:val="none" w:sz="0" w:space="0" w:color="auto"/>
        <w:left w:val="none" w:sz="0" w:space="0" w:color="auto"/>
        <w:bottom w:val="none" w:sz="0" w:space="0" w:color="auto"/>
        <w:right w:val="none" w:sz="0" w:space="0" w:color="auto"/>
      </w:divBdr>
    </w:div>
    <w:div w:id="1640527937">
      <w:marLeft w:val="640"/>
      <w:marRight w:val="0"/>
      <w:marTop w:val="0"/>
      <w:marBottom w:val="0"/>
      <w:divBdr>
        <w:top w:val="none" w:sz="0" w:space="0" w:color="auto"/>
        <w:left w:val="none" w:sz="0" w:space="0" w:color="auto"/>
        <w:bottom w:val="none" w:sz="0" w:space="0" w:color="auto"/>
        <w:right w:val="none" w:sz="0" w:space="0" w:color="auto"/>
      </w:divBdr>
    </w:div>
    <w:div w:id="1640575422">
      <w:marLeft w:val="640"/>
      <w:marRight w:val="0"/>
      <w:marTop w:val="0"/>
      <w:marBottom w:val="0"/>
      <w:divBdr>
        <w:top w:val="none" w:sz="0" w:space="0" w:color="auto"/>
        <w:left w:val="none" w:sz="0" w:space="0" w:color="auto"/>
        <w:bottom w:val="none" w:sz="0" w:space="0" w:color="auto"/>
        <w:right w:val="none" w:sz="0" w:space="0" w:color="auto"/>
      </w:divBdr>
    </w:div>
    <w:div w:id="1640763987">
      <w:marLeft w:val="640"/>
      <w:marRight w:val="0"/>
      <w:marTop w:val="0"/>
      <w:marBottom w:val="0"/>
      <w:divBdr>
        <w:top w:val="none" w:sz="0" w:space="0" w:color="auto"/>
        <w:left w:val="none" w:sz="0" w:space="0" w:color="auto"/>
        <w:bottom w:val="none" w:sz="0" w:space="0" w:color="auto"/>
        <w:right w:val="none" w:sz="0" w:space="0" w:color="auto"/>
      </w:divBdr>
    </w:div>
    <w:div w:id="1640764163">
      <w:marLeft w:val="640"/>
      <w:marRight w:val="0"/>
      <w:marTop w:val="0"/>
      <w:marBottom w:val="0"/>
      <w:divBdr>
        <w:top w:val="none" w:sz="0" w:space="0" w:color="auto"/>
        <w:left w:val="none" w:sz="0" w:space="0" w:color="auto"/>
        <w:bottom w:val="none" w:sz="0" w:space="0" w:color="auto"/>
        <w:right w:val="none" w:sz="0" w:space="0" w:color="auto"/>
      </w:divBdr>
    </w:div>
    <w:div w:id="1640916081">
      <w:marLeft w:val="640"/>
      <w:marRight w:val="0"/>
      <w:marTop w:val="0"/>
      <w:marBottom w:val="0"/>
      <w:divBdr>
        <w:top w:val="none" w:sz="0" w:space="0" w:color="auto"/>
        <w:left w:val="none" w:sz="0" w:space="0" w:color="auto"/>
        <w:bottom w:val="none" w:sz="0" w:space="0" w:color="auto"/>
        <w:right w:val="none" w:sz="0" w:space="0" w:color="auto"/>
      </w:divBdr>
    </w:div>
    <w:div w:id="1641037810">
      <w:marLeft w:val="640"/>
      <w:marRight w:val="0"/>
      <w:marTop w:val="0"/>
      <w:marBottom w:val="0"/>
      <w:divBdr>
        <w:top w:val="none" w:sz="0" w:space="0" w:color="auto"/>
        <w:left w:val="none" w:sz="0" w:space="0" w:color="auto"/>
        <w:bottom w:val="none" w:sz="0" w:space="0" w:color="auto"/>
        <w:right w:val="none" w:sz="0" w:space="0" w:color="auto"/>
      </w:divBdr>
    </w:div>
    <w:div w:id="1641154946">
      <w:marLeft w:val="640"/>
      <w:marRight w:val="0"/>
      <w:marTop w:val="0"/>
      <w:marBottom w:val="0"/>
      <w:divBdr>
        <w:top w:val="none" w:sz="0" w:space="0" w:color="auto"/>
        <w:left w:val="none" w:sz="0" w:space="0" w:color="auto"/>
        <w:bottom w:val="none" w:sz="0" w:space="0" w:color="auto"/>
        <w:right w:val="none" w:sz="0" w:space="0" w:color="auto"/>
      </w:divBdr>
    </w:div>
    <w:div w:id="1641155527">
      <w:marLeft w:val="640"/>
      <w:marRight w:val="0"/>
      <w:marTop w:val="0"/>
      <w:marBottom w:val="0"/>
      <w:divBdr>
        <w:top w:val="none" w:sz="0" w:space="0" w:color="auto"/>
        <w:left w:val="none" w:sz="0" w:space="0" w:color="auto"/>
        <w:bottom w:val="none" w:sz="0" w:space="0" w:color="auto"/>
        <w:right w:val="none" w:sz="0" w:space="0" w:color="auto"/>
      </w:divBdr>
    </w:div>
    <w:div w:id="1641183750">
      <w:marLeft w:val="640"/>
      <w:marRight w:val="0"/>
      <w:marTop w:val="0"/>
      <w:marBottom w:val="0"/>
      <w:divBdr>
        <w:top w:val="none" w:sz="0" w:space="0" w:color="auto"/>
        <w:left w:val="none" w:sz="0" w:space="0" w:color="auto"/>
        <w:bottom w:val="none" w:sz="0" w:space="0" w:color="auto"/>
        <w:right w:val="none" w:sz="0" w:space="0" w:color="auto"/>
      </w:divBdr>
    </w:div>
    <w:div w:id="1641306737">
      <w:marLeft w:val="640"/>
      <w:marRight w:val="0"/>
      <w:marTop w:val="0"/>
      <w:marBottom w:val="0"/>
      <w:divBdr>
        <w:top w:val="none" w:sz="0" w:space="0" w:color="auto"/>
        <w:left w:val="none" w:sz="0" w:space="0" w:color="auto"/>
        <w:bottom w:val="none" w:sz="0" w:space="0" w:color="auto"/>
        <w:right w:val="none" w:sz="0" w:space="0" w:color="auto"/>
      </w:divBdr>
    </w:div>
    <w:div w:id="1641570767">
      <w:marLeft w:val="640"/>
      <w:marRight w:val="0"/>
      <w:marTop w:val="0"/>
      <w:marBottom w:val="0"/>
      <w:divBdr>
        <w:top w:val="none" w:sz="0" w:space="0" w:color="auto"/>
        <w:left w:val="none" w:sz="0" w:space="0" w:color="auto"/>
        <w:bottom w:val="none" w:sz="0" w:space="0" w:color="auto"/>
        <w:right w:val="none" w:sz="0" w:space="0" w:color="auto"/>
      </w:divBdr>
    </w:div>
    <w:div w:id="1641880191">
      <w:marLeft w:val="640"/>
      <w:marRight w:val="0"/>
      <w:marTop w:val="0"/>
      <w:marBottom w:val="0"/>
      <w:divBdr>
        <w:top w:val="none" w:sz="0" w:space="0" w:color="auto"/>
        <w:left w:val="none" w:sz="0" w:space="0" w:color="auto"/>
        <w:bottom w:val="none" w:sz="0" w:space="0" w:color="auto"/>
        <w:right w:val="none" w:sz="0" w:space="0" w:color="auto"/>
      </w:divBdr>
    </w:div>
    <w:div w:id="1641882987">
      <w:marLeft w:val="640"/>
      <w:marRight w:val="0"/>
      <w:marTop w:val="0"/>
      <w:marBottom w:val="0"/>
      <w:divBdr>
        <w:top w:val="none" w:sz="0" w:space="0" w:color="auto"/>
        <w:left w:val="none" w:sz="0" w:space="0" w:color="auto"/>
        <w:bottom w:val="none" w:sz="0" w:space="0" w:color="auto"/>
        <w:right w:val="none" w:sz="0" w:space="0" w:color="auto"/>
      </w:divBdr>
    </w:div>
    <w:div w:id="1642075634">
      <w:marLeft w:val="640"/>
      <w:marRight w:val="0"/>
      <w:marTop w:val="0"/>
      <w:marBottom w:val="0"/>
      <w:divBdr>
        <w:top w:val="none" w:sz="0" w:space="0" w:color="auto"/>
        <w:left w:val="none" w:sz="0" w:space="0" w:color="auto"/>
        <w:bottom w:val="none" w:sz="0" w:space="0" w:color="auto"/>
        <w:right w:val="none" w:sz="0" w:space="0" w:color="auto"/>
      </w:divBdr>
    </w:div>
    <w:div w:id="1642076114">
      <w:marLeft w:val="640"/>
      <w:marRight w:val="0"/>
      <w:marTop w:val="0"/>
      <w:marBottom w:val="0"/>
      <w:divBdr>
        <w:top w:val="none" w:sz="0" w:space="0" w:color="auto"/>
        <w:left w:val="none" w:sz="0" w:space="0" w:color="auto"/>
        <w:bottom w:val="none" w:sz="0" w:space="0" w:color="auto"/>
        <w:right w:val="none" w:sz="0" w:space="0" w:color="auto"/>
      </w:divBdr>
    </w:div>
    <w:div w:id="1642147897">
      <w:marLeft w:val="640"/>
      <w:marRight w:val="0"/>
      <w:marTop w:val="0"/>
      <w:marBottom w:val="0"/>
      <w:divBdr>
        <w:top w:val="none" w:sz="0" w:space="0" w:color="auto"/>
        <w:left w:val="none" w:sz="0" w:space="0" w:color="auto"/>
        <w:bottom w:val="none" w:sz="0" w:space="0" w:color="auto"/>
        <w:right w:val="none" w:sz="0" w:space="0" w:color="auto"/>
      </w:divBdr>
    </w:div>
    <w:div w:id="1642225999">
      <w:marLeft w:val="640"/>
      <w:marRight w:val="0"/>
      <w:marTop w:val="0"/>
      <w:marBottom w:val="0"/>
      <w:divBdr>
        <w:top w:val="none" w:sz="0" w:space="0" w:color="auto"/>
        <w:left w:val="none" w:sz="0" w:space="0" w:color="auto"/>
        <w:bottom w:val="none" w:sz="0" w:space="0" w:color="auto"/>
        <w:right w:val="none" w:sz="0" w:space="0" w:color="auto"/>
      </w:divBdr>
    </w:div>
    <w:div w:id="1642229165">
      <w:marLeft w:val="640"/>
      <w:marRight w:val="0"/>
      <w:marTop w:val="0"/>
      <w:marBottom w:val="0"/>
      <w:divBdr>
        <w:top w:val="none" w:sz="0" w:space="0" w:color="auto"/>
        <w:left w:val="none" w:sz="0" w:space="0" w:color="auto"/>
        <w:bottom w:val="none" w:sz="0" w:space="0" w:color="auto"/>
        <w:right w:val="none" w:sz="0" w:space="0" w:color="auto"/>
      </w:divBdr>
    </w:div>
    <w:div w:id="1642421357">
      <w:marLeft w:val="640"/>
      <w:marRight w:val="0"/>
      <w:marTop w:val="0"/>
      <w:marBottom w:val="0"/>
      <w:divBdr>
        <w:top w:val="none" w:sz="0" w:space="0" w:color="auto"/>
        <w:left w:val="none" w:sz="0" w:space="0" w:color="auto"/>
        <w:bottom w:val="none" w:sz="0" w:space="0" w:color="auto"/>
        <w:right w:val="none" w:sz="0" w:space="0" w:color="auto"/>
      </w:divBdr>
    </w:div>
    <w:div w:id="1642491581">
      <w:marLeft w:val="640"/>
      <w:marRight w:val="0"/>
      <w:marTop w:val="0"/>
      <w:marBottom w:val="0"/>
      <w:divBdr>
        <w:top w:val="none" w:sz="0" w:space="0" w:color="auto"/>
        <w:left w:val="none" w:sz="0" w:space="0" w:color="auto"/>
        <w:bottom w:val="none" w:sz="0" w:space="0" w:color="auto"/>
        <w:right w:val="none" w:sz="0" w:space="0" w:color="auto"/>
      </w:divBdr>
    </w:div>
    <w:div w:id="1642535920">
      <w:marLeft w:val="640"/>
      <w:marRight w:val="0"/>
      <w:marTop w:val="0"/>
      <w:marBottom w:val="0"/>
      <w:divBdr>
        <w:top w:val="none" w:sz="0" w:space="0" w:color="auto"/>
        <w:left w:val="none" w:sz="0" w:space="0" w:color="auto"/>
        <w:bottom w:val="none" w:sz="0" w:space="0" w:color="auto"/>
        <w:right w:val="none" w:sz="0" w:space="0" w:color="auto"/>
      </w:divBdr>
    </w:div>
    <w:div w:id="1642729159">
      <w:marLeft w:val="640"/>
      <w:marRight w:val="0"/>
      <w:marTop w:val="0"/>
      <w:marBottom w:val="0"/>
      <w:divBdr>
        <w:top w:val="none" w:sz="0" w:space="0" w:color="auto"/>
        <w:left w:val="none" w:sz="0" w:space="0" w:color="auto"/>
        <w:bottom w:val="none" w:sz="0" w:space="0" w:color="auto"/>
        <w:right w:val="none" w:sz="0" w:space="0" w:color="auto"/>
      </w:divBdr>
    </w:div>
    <w:div w:id="1642997340">
      <w:marLeft w:val="640"/>
      <w:marRight w:val="0"/>
      <w:marTop w:val="0"/>
      <w:marBottom w:val="0"/>
      <w:divBdr>
        <w:top w:val="none" w:sz="0" w:space="0" w:color="auto"/>
        <w:left w:val="none" w:sz="0" w:space="0" w:color="auto"/>
        <w:bottom w:val="none" w:sz="0" w:space="0" w:color="auto"/>
        <w:right w:val="none" w:sz="0" w:space="0" w:color="auto"/>
      </w:divBdr>
    </w:div>
    <w:div w:id="1643119206">
      <w:marLeft w:val="640"/>
      <w:marRight w:val="0"/>
      <w:marTop w:val="0"/>
      <w:marBottom w:val="0"/>
      <w:divBdr>
        <w:top w:val="none" w:sz="0" w:space="0" w:color="auto"/>
        <w:left w:val="none" w:sz="0" w:space="0" w:color="auto"/>
        <w:bottom w:val="none" w:sz="0" w:space="0" w:color="auto"/>
        <w:right w:val="none" w:sz="0" w:space="0" w:color="auto"/>
      </w:divBdr>
    </w:div>
    <w:div w:id="1643121477">
      <w:marLeft w:val="640"/>
      <w:marRight w:val="0"/>
      <w:marTop w:val="0"/>
      <w:marBottom w:val="0"/>
      <w:divBdr>
        <w:top w:val="none" w:sz="0" w:space="0" w:color="auto"/>
        <w:left w:val="none" w:sz="0" w:space="0" w:color="auto"/>
        <w:bottom w:val="none" w:sz="0" w:space="0" w:color="auto"/>
        <w:right w:val="none" w:sz="0" w:space="0" w:color="auto"/>
      </w:divBdr>
    </w:div>
    <w:div w:id="1643194771">
      <w:marLeft w:val="640"/>
      <w:marRight w:val="0"/>
      <w:marTop w:val="0"/>
      <w:marBottom w:val="0"/>
      <w:divBdr>
        <w:top w:val="none" w:sz="0" w:space="0" w:color="auto"/>
        <w:left w:val="none" w:sz="0" w:space="0" w:color="auto"/>
        <w:bottom w:val="none" w:sz="0" w:space="0" w:color="auto"/>
        <w:right w:val="none" w:sz="0" w:space="0" w:color="auto"/>
      </w:divBdr>
    </w:div>
    <w:div w:id="1643267196">
      <w:marLeft w:val="640"/>
      <w:marRight w:val="0"/>
      <w:marTop w:val="0"/>
      <w:marBottom w:val="0"/>
      <w:divBdr>
        <w:top w:val="none" w:sz="0" w:space="0" w:color="auto"/>
        <w:left w:val="none" w:sz="0" w:space="0" w:color="auto"/>
        <w:bottom w:val="none" w:sz="0" w:space="0" w:color="auto"/>
        <w:right w:val="none" w:sz="0" w:space="0" w:color="auto"/>
      </w:divBdr>
    </w:div>
    <w:div w:id="1643269786">
      <w:marLeft w:val="640"/>
      <w:marRight w:val="0"/>
      <w:marTop w:val="0"/>
      <w:marBottom w:val="0"/>
      <w:divBdr>
        <w:top w:val="none" w:sz="0" w:space="0" w:color="auto"/>
        <w:left w:val="none" w:sz="0" w:space="0" w:color="auto"/>
        <w:bottom w:val="none" w:sz="0" w:space="0" w:color="auto"/>
        <w:right w:val="none" w:sz="0" w:space="0" w:color="auto"/>
      </w:divBdr>
    </w:div>
    <w:div w:id="1643273427">
      <w:marLeft w:val="640"/>
      <w:marRight w:val="0"/>
      <w:marTop w:val="0"/>
      <w:marBottom w:val="0"/>
      <w:divBdr>
        <w:top w:val="none" w:sz="0" w:space="0" w:color="auto"/>
        <w:left w:val="none" w:sz="0" w:space="0" w:color="auto"/>
        <w:bottom w:val="none" w:sz="0" w:space="0" w:color="auto"/>
        <w:right w:val="none" w:sz="0" w:space="0" w:color="auto"/>
      </w:divBdr>
    </w:div>
    <w:div w:id="1643341663">
      <w:marLeft w:val="640"/>
      <w:marRight w:val="0"/>
      <w:marTop w:val="0"/>
      <w:marBottom w:val="0"/>
      <w:divBdr>
        <w:top w:val="none" w:sz="0" w:space="0" w:color="auto"/>
        <w:left w:val="none" w:sz="0" w:space="0" w:color="auto"/>
        <w:bottom w:val="none" w:sz="0" w:space="0" w:color="auto"/>
        <w:right w:val="none" w:sz="0" w:space="0" w:color="auto"/>
      </w:divBdr>
    </w:div>
    <w:div w:id="1643383324">
      <w:marLeft w:val="640"/>
      <w:marRight w:val="0"/>
      <w:marTop w:val="0"/>
      <w:marBottom w:val="0"/>
      <w:divBdr>
        <w:top w:val="none" w:sz="0" w:space="0" w:color="auto"/>
        <w:left w:val="none" w:sz="0" w:space="0" w:color="auto"/>
        <w:bottom w:val="none" w:sz="0" w:space="0" w:color="auto"/>
        <w:right w:val="none" w:sz="0" w:space="0" w:color="auto"/>
      </w:divBdr>
    </w:div>
    <w:div w:id="1643534601">
      <w:marLeft w:val="640"/>
      <w:marRight w:val="0"/>
      <w:marTop w:val="0"/>
      <w:marBottom w:val="0"/>
      <w:divBdr>
        <w:top w:val="none" w:sz="0" w:space="0" w:color="auto"/>
        <w:left w:val="none" w:sz="0" w:space="0" w:color="auto"/>
        <w:bottom w:val="none" w:sz="0" w:space="0" w:color="auto"/>
        <w:right w:val="none" w:sz="0" w:space="0" w:color="auto"/>
      </w:divBdr>
    </w:div>
    <w:div w:id="1643535462">
      <w:marLeft w:val="640"/>
      <w:marRight w:val="0"/>
      <w:marTop w:val="0"/>
      <w:marBottom w:val="0"/>
      <w:divBdr>
        <w:top w:val="none" w:sz="0" w:space="0" w:color="auto"/>
        <w:left w:val="none" w:sz="0" w:space="0" w:color="auto"/>
        <w:bottom w:val="none" w:sz="0" w:space="0" w:color="auto"/>
        <w:right w:val="none" w:sz="0" w:space="0" w:color="auto"/>
      </w:divBdr>
    </w:div>
    <w:div w:id="1643542205">
      <w:marLeft w:val="640"/>
      <w:marRight w:val="0"/>
      <w:marTop w:val="0"/>
      <w:marBottom w:val="0"/>
      <w:divBdr>
        <w:top w:val="none" w:sz="0" w:space="0" w:color="auto"/>
        <w:left w:val="none" w:sz="0" w:space="0" w:color="auto"/>
        <w:bottom w:val="none" w:sz="0" w:space="0" w:color="auto"/>
        <w:right w:val="none" w:sz="0" w:space="0" w:color="auto"/>
      </w:divBdr>
    </w:div>
    <w:div w:id="1643655672">
      <w:marLeft w:val="640"/>
      <w:marRight w:val="0"/>
      <w:marTop w:val="0"/>
      <w:marBottom w:val="0"/>
      <w:divBdr>
        <w:top w:val="none" w:sz="0" w:space="0" w:color="auto"/>
        <w:left w:val="none" w:sz="0" w:space="0" w:color="auto"/>
        <w:bottom w:val="none" w:sz="0" w:space="0" w:color="auto"/>
        <w:right w:val="none" w:sz="0" w:space="0" w:color="auto"/>
      </w:divBdr>
    </w:div>
    <w:div w:id="1643657402">
      <w:marLeft w:val="640"/>
      <w:marRight w:val="0"/>
      <w:marTop w:val="0"/>
      <w:marBottom w:val="0"/>
      <w:divBdr>
        <w:top w:val="none" w:sz="0" w:space="0" w:color="auto"/>
        <w:left w:val="none" w:sz="0" w:space="0" w:color="auto"/>
        <w:bottom w:val="none" w:sz="0" w:space="0" w:color="auto"/>
        <w:right w:val="none" w:sz="0" w:space="0" w:color="auto"/>
      </w:divBdr>
    </w:div>
    <w:div w:id="1643727186">
      <w:marLeft w:val="640"/>
      <w:marRight w:val="0"/>
      <w:marTop w:val="0"/>
      <w:marBottom w:val="0"/>
      <w:divBdr>
        <w:top w:val="none" w:sz="0" w:space="0" w:color="auto"/>
        <w:left w:val="none" w:sz="0" w:space="0" w:color="auto"/>
        <w:bottom w:val="none" w:sz="0" w:space="0" w:color="auto"/>
        <w:right w:val="none" w:sz="0" w:space="0" w:color="auto"/>
      </w:divBdr>
    </w:div>
    <w:div w:id="1643735532">
      <w:marLeft w:val="640"/>
      <w:marRight w:val="0"/>
      <w:marTop w:val="0"/>
      <w:marBottom w:val="0"/>
      <w:divBdr>
        <w:top w:val="none" w:sz="0" w:space="0" w:color="auto"/>
        <w:left w:val="none" w:sz="0" w:space="0" w:color="auto"/>
        <w:bottom w:val="none" w:sz="0" w:space="0" w:color="auto"/>
        <w:right w:val="none" w:sz="0" w:space="0" w:color="auto"/>
      </w:divBdr>
    </w:div>
    <w:div w:id="1643803538">
      <w:marLeft w:val="640"/>
      <w:marRight w:val="0"/>
      <w:marTop w:val="0"/>
      <w:marBottom w:val="0"/>
      <w:divBdr>
        <w:top w:val="none" w:sz="0" w:space="0" w:color="auto"/>
        <w:left w:val="none" w:sz="0" w:space="0" w:color="auto"/>
        <w:bottom w:val="none" w:sz="0" w:space="0" w:color="auto"/>
        <w:right w:val="none" w:sz="0" w:space="0" w:color="auto"/>
      </w:divBdr>
    </w:div>
    <w:div w:id="1643805371">
      <w:marLeft w:val="640"/>
      <w:marRight w:val="0"/>
      <w:marTop w:val="0"/>
      <w:marBottom w:val="0"/>
      <w:divBdr>
        <w:top w:val="none" w:sz="0" w:space="0" w:color="auto"/>
        <w:left w:val="none" w:sz="0" w:space="0" w:color="auto"/>
        <w:bottom w:val="none" w:sz="0" w:space="0" w:color="auto"/>
        <w:right w:val="none" w:sz="0" w:space="0" w:color="auto"/>
      </w:divBdr>
    </w:div>
    <w:div w:id="1643849430">
      <w:marLeft w:val="640"/>
      <w:marRight w:val="0"/>
      <w:marTop w:val="0"/>
      <w:marBottom w:val="0"/>
      <w:divBdr>
        <w:top w:val="none" w:sz="0" w:space="0" w:color="auto"/>
        <w:left w:val="none" w:sz="0" w:space="0" w:color="auto"/>
        <w:bottom w:val="none" w:sz="0" w:space="0" w:color="auto"/>
        <w:right w:val="none" w:sz="0" w:space="0" w:color="auto"/>
      </w:divBdr>
    </w:div>
    <w:div w:id="1643852304">
      <w:marLeft w:val="640"/>
      <w:marRight w:val="0"/>
      <w:marTop w:val="0"/>
      <w:marBottom w:val="0"/>
      <w:divBdr>
        <w:top w:val="none" w:sz="0" w:space="0" w:color="auto"/>
        <w:left w:val="none" w:sz="0" w:space="0" w:color="auto"/>
        <w:bottom w:val="none" w:sz="0" w:space="0" w:color="auto"/>
        <w:right w:val="none" w:sz="0" w:space="0" w:color="auto"/>
      </w:divBdr>
    </w:div>
    <w:div w:id="1643853740">
      <w:marLeft w:val="640"/>
      <w:marRight w:val="0"/>
      <w:marTop w:val="0"/>
      <w:marBottom w:val="0"/>
      <w:divBdr>
        <w:top w:val="none" w:sz="0" w:space="0" w:color="auto"/>
        <w:left w:val="none" w:sz="0" w:space="0" w:color="auto"/>
        <w:bottom w:val="none" w:sz="0" w:space="0" w:color="auto"/>
        <w:right w:val="none" w:sz="0" w:space="0" w:color="auto"/>
      </w:divBdr>
    </w:div>
    <w:div w:id="1643919696">
      <w:marLeft w:val="640"/>
      <w:marRight w:val="0"/>
      <w:marTop w:val="0"/>
      <w:marBottom w:val="0"/>
      <w:divBdr>
        <w:top w:val="none" w:sz="0" w:space="0" w:color="auto"/>
        <w:left w:val="none" w:sz="0" w:space="0" w:color="auto"/>
        <w:bottom w:val="none" w:sz="0" w:space="0" w:color="auto"/>
        <w:right w:val="none" w:sz="0" w:space="0" w:color="auto"/>
      </w:divBdr>
    </w:div>
    <w:div w:id="1643924770">
      <w:marLeft w:val="640"/>
      <w:marRight w:val="0"/>
      <w:marTop w:val="0"/>
      <w:marBottom w:val="0"/>
      <w:divBdr>
        <w:top w:val="none" w:sz="0" w:space="0" w:color="auto"/>
        <w:left w:val="none" w:sz="0" w:space="0" w:color="auto"/>
        <w:bottom w:val="none" w:sz="0" w:space="0" w:color="auto"/>
        <w:right w:val="none" w:sz="0" w:space="0" w:color="auto"/>
      </w:divBdr>
    </w:div>
    <w:div w:id="1643926045">
      <w:marLeft w:val="640"/>
      <w:marRight w:val="0"/>
      <w:marTop w:val="0"/>
      <w:marBottom w:val="0"/>
      <w:divBdr>
        <w:top w:val="none" w:sz="0" w:space="0" w:color="auto"/>
        <w:left w:val="none" w:sz="0" w:space="0" w:color="auto"/>
        <w:bottom w:val="none" w:sz="0" w:space="0" w:color="auto"/>
        <w:right w:val="none" w:sz="0" w:space="0" w:color="auto"/>
      </w:divBdr>
    </w:div>
    <w:div w:id="1643972003">
      <w:marLeft w:val="640"/>
      <w:marRight w:val="0"/>
      <w:marTop w:val="0"/>
      <w:marBottom w:val="0"/>
      <w:divBdr>
        <w:top w:val="none" w:sz="0" w:space="0" w:color="auto"/>
        <w:left w:val="none" w:sz="0" w:space="0" w:color="auto"/>
        <w:bottom w:val="none" w:sz="0" w:space="0" w:color="auto"/>
        <w:right w:val="none" w:sz="0" w:space="0" w:color="auto"/>
      </w:divBdr>
    </w:div>
    <w:div w:id="1644040449">
      <w:marLeft w:val="640"/>
      <w:marRight w:val="0"/>
      <w:marTop w:val="0"/>
      <w:marBottom w:val="0"/>
      <w:divBdr>
        <w:top w:val="none" w:sz="0" w:space="0" w:color="auto"/>
        <w:left w:val="none" w:sz="0" w:space="0" w:color="auto"/>
        <w:bottom w:val="none" w:sz="0" w:space="0" w:color="auto"/>
        <w:right w:val="none" w:sz="0" w:space="0" w:color="auto"/>
      </w:divBdr>
    </w:div>
    <w:div w:id="1644264791">
      <w:marLeft w:val="640"/>
      <w:marRight w:val="0"/>
      <w:marTop w:val="0"/>
      <w:marBottom w:val="0"/>
      <w:divBdr>
        <w:top w:val="none" w:sz="0" w:space="0" w:color="auto"/>
        <w:left w:val="none" w:sz="0" w:space="0" w:color="auto"/>
        <w:bottom w:val="none" w:sz="0" w:space="0" w:color="auto"/>
        <w:right w:val="none" w:sz="0" w:space="0" w:color="auto"/>
      </w:divBdr>
    </w:div>
    <w:div w:id="1644264902">
      <w:marLeft w:val="640"/>
      <w:marRight w:val="0"/>
      <w:marTop w:val="0"/>
      <w:marBottom w:val="0"/>
      <w:divBdr>
        <w:top w:val="none" w:sz="0" w:space="0" w:color="auto"/>
        <w:left w:val="none" w:sz="0" w:space="0" w:color="auto"/>
        <w:bottom w:val="none" w:sz="0" w:space="0" w:color="auto"/>
        <w:right w:val="none" w:sz="0" w:space="0" w:color="auto"/>
      </w:divBdr>
    </w:div>
    <w:div w:id="1644383076">
      <w:marLeft w:val="640"/>
      <w:marRight w:val="0"/>
      <w:marTop w:val="0"/>
      <w:marBottom w:val="0"/>
      <w:divBdr>
        <w:top w:val="none" w:sz="0" w:space="0" w:color="auto"/>
        <w:left w:val="none" w:sz="0" w:space="0" w:color="auto"/>
        <w:bottom w:val="none" w:sz="0" w:space="0" w:color="auto"/>
        <w:right w:val="none" w:sz="0" w:space="0" w:color="auto"/>
      </w:divBdr>
    </w:div>
    <w:div w:id="1644388231">
      <w:marLeft w:val="640"/>
      <w:marRight w:val="0"/>
      <w:marTop w:val="0"/>
      <w:marBottom w:val="0"/>
      <w:divBdr>
        <w:top w:val="none" w:sz="0" w:space="0" w:color="auto"/>
        <w:left w:val="none" w:sz="0" w:space="0" w:color="auto"/>
        <w:bottom w:val="none" w:sz="0" w:space="0" w:color="auto"/>
        <w:right w:val="none" w:sz="0" w:space="0" w:color="auto"/>
      </w:divBdr>
    </w:div>
    <w:div w:id="1644461984">
      <w:marLeft w:val="640"/>
      <w:marRight w:val="0"/>
      <w:marTop w:val="0"/>
      <w:marBottom w:val="0"/>
      <w:divBdr>
        <w:top w:val="none" w:sz="0" w:space="0" w:color="auto"/>
        <w:left w:val="none" w:sz="0" w:space="0" w:color="auto"/>
        <w:bottom w:val="none" w:sz="0" w:space="0" w:color="auto"/>
        <w:right w:val="none" w:sz="0" w:space="0" w:color="auto"/>
      </w:divBdr>
    </w:div>
    <w:div w:id="1644501237">
      <w:marLeft w:val="640"/>
      <w:marRight w:val="0"/>
      <w:marTop w:val="0"/>
      <w:marBottom w:val="0"/>
      <w:divBdr>
        <w:top w:val="none" w:sz="0" w:space="0" w:color="auto"/>
        <w:left w:val="none" w:sz="0" w:space="0" w:color="auto"/>
        <w:bottom w:val="none" w:sz="0" w:space="0" w:color="auto"/>
        <w:right w:val="none" w:sz="0" w:space="0" w:color="auto"/>
      </w:divBdr>
    </w:div>
    <w:div w:id="1644581918">
      <w:marLeft w:val="640"/>
      <w:marRight w:val="0"/>
      <w:marTop w:val="0"/>
      <w:marBottom w:val="0"/>
      <w:divBdr>
        <w:top w:val="none" w:sz="0" w:space="0" w:color="auto"/>
        <w:left w:val="none" w:sz="0" w:space="0" w:color="auto"/>
        <w:bottom w:val="none" w:sz="0" w:space="0" w:color="auto"/>
        <w:right w:val="none" w:sz="0" w:space="0" w:color="auto"/>
      </w:divBdr>
    </w:div>
    <w:div w:id="1644652164">
      <w:marLeft w:val="640"/>
      <w:marRight w:val="0"/>
      <w:marTop w:val="0"/>
      <w:marBottom w:val="0"/>
      <w:divBdr>
        <w:top w:val="none" w:sz="0" w:space="0" w:color="auto"/>
        <w:left w:val="none" w:sz="0" w:space="0" w:color="auto"/>
        <w:bottom w:val="none" w:sz="0" w:space="0" w:color="auto"/>
        <w:right w:val="none" w:sz="0" w:space="0" w:color="auto"/>
      </w:divBdr>
    </w:div>
    <w:div w:id="1644657994">
      <w:marLeft w:val="640"/>
      <w:marRight w:val="0"/>
      <w:marTop w:val="0"/>
      <w:marBottom w:val="0"/>
      <w:divBdr>
        <w:top w:val="none" w:sz="0" w:space="0" w:color="auto"/>
        <w:left w:val="none" w:sz="0" w:space="0" w:color="auto"/>
        <w:bottom w:val="none" w:sz="0" w:space="0" w:color="auto"/>
        <w:right w:val="none" w:sz="0" w:space="0" w:color="auto"/>
      </w:divBdr>
    </w:div>
    <w:div w:id="1644699081">
      <w:marLeft w:val="640"/>
      <w:marRight w:val="0"/>
      <w:marTop w:val="0"/>
      <w:marBottom w:val="0"/>
      <w:divBdr>
        <w:top w:val="none" w:sz="0" w:space="0" w:color="auto"/>
        <w:left w:val="none" w:sz="0" w:space="0" w:color="auto"/>
        <w:bottom w:val="none" w:sz="0" w:space="0" w:color="auto"/>
        <w:right w:val="none" w:sz="0" w:space="0" w:color="auto"/>
      </w:divBdr>
    </w:div>
    <w:div w:id="1644845578">
      <w:marLeft w:val="640"/>
      <w:marRight w:val="0"/>
      <w:marTop w:val="0"/>
      <w:marBottom w:val="0"/>
      <w:divBdr>
        <w:top w:val="none" w:sz="0" w:space="0" w:color="auto"/>
        <w:left w:val="none" w:sz="0" w:space="0" w:color="auto"/>
        <w:bottom w:val="none" w:sz="0" w:space="0" w:color="auto"/>
        <w:right w:val="none" w:sz="0" w:space="0" w:color="auto"/>
      </w:divBdr>
    </w:div>
    <w:div w:id="1644848146">
      <w:marLeft w:val="640"/>
      <w:marRight w:val="0"/>
      <w:marTop w:val="0"/>
      <w:marBottom w:val="0"/>
      <w:divBdr>
        <w:top w:val="none" w:sz="0" w:space="0" w:color="auto"/>
        <w:left w:val="none" w:sz="0" w:space="0" w:color="auto"/>
        <w:bottom w:val="none" w:sz="0" w:space="0" w:color="auto"/>
        <w:right w:val="none" w:sz="0" w:space="0" w:color="auto"/>
      </w:divBdr>
    </w:div>
    <w:div w:id="1644889478">
      <w:marLeft w:val="640"/>
      <w:marRight w:val="0"/>
      <w:marTop w:val="0"/>
      <w:marBottom w:val="0"/>
      <w:divBdr>
        <w:top w:val="none" w:sz="0" w:space="0" w:color="auto"/>
        <w:left w:val="none" w:sz="0" w:space="0" w:color="auto"/>
        <w:bottom w:val="none" w:sz="0" w:space="0" w:color="auto"/>
        <w:right w:val="none" w:sz="0" w:space="0" w:color="auto"/>
      </w:divBdr>
    </w:div>
    <w:div w:id="1644889506">
      <w:marLeft w:val="640"/>
      <w:marRight w:val="0"/>
      <w:marTop w:val="0"/>
      <w:marBottom w:val="0"/>
      <w:divBdr>
        <w:top w:val="none" w:sz="0" w:space="0" w:color="auto"/>
        <w:left w:val="none" w:sz="0" w:space="0" w:color="auto"/>
        <w:bottom w:val="none" w:sz="0" w:space="0" w:color="auto"/>
        <w:right w:val="none" w:sz="0" w:space="0" w:color="auto"/>
      </w:divBdr>
    </w:div>
    <w:div w:id="1644892602">
      <w:marLeft w:val="640"/>
      <w:marRight w:val="0"/>
      <w:marTop w:val="0"/>
      <w:marBottom w:val="0"/>
      <w:divBdr>
        <w:top w:val="none" w:sz="0" w:space="0" w:color="auto"/>
        <w:left w:val="none" w:sz="0" w:space="0" w:color="auto"/>
        <w:bottom w:val="none" w:sz="0" w:space="0" w:color="auto"/>
        <w:right w:val="none" w:sz="0" w:space="0" w:color="auto"/>
      </w:divBdr>
    </w:div>
    <w:div w:id="1644919981">
      <w:marLeft w:val="640"/>
      <w:marRight w:val="0"/>
      <w:marTop w:val="0"/>
      <w:marBottom w:val="0"/>
      <w:divBdr>
        <w:top w:val="none" w:sz="0" w:space="0" w:color="auto"/>
        <w:left w:val="none" w:sz="0" w:space="0" w:color="auto"/>
        <w:bottom w:val="none" w:sz="0" w:space="0" w:color="auto"/>
        <w:right w:val="none" w:sz="0" w:space="0" w:color="auto"/>
      </w:divBdr>
    </w:div>
    <w:div w:id="1644961492">
      <w:marLeft w:val="640"/>
      <w:marRight w:val="0"/>
      <w:marTop w:val="0"/>
      <w:marBottom w:val="0"/>
      <w:divBdr>
        <w:top w:val="none" w:sz="0" w:space="0" w:color="auto"/>
        <w:left w:val="none" w:sz="0" w:space="0" w:color="auto"/>
        <w:bottom w:val="none" w:sz="0" w:space="0" w:color="auto"/>
        <w:right w:val="none" w:sz="0" w:space="0" w:color="auto"/>
      </w:divBdr>
    </w:div>
    <w:div w:id="1644965286">
      <w:marLeft w:val="640"/>
      <w:marRight w:val="0"/>
      <w:marTop w:val="0"/>
      <w:marBottom w:val="0"/>
      <w:divBdr>
        <w:top w:val="none" w:sz="0" w:space="0" w:color="auto"/>
        <w:left w:val="none" w:sz="0" w:space="0" w:color="auto"/>
        <w:bottom w:val="none" w:sz="0" w:space="0" w:color="auto"/>
        <w:right w:val="none" w:sz="0" w:space="0" w:color="auto"/>
      </w:divBdr>
    </w:div>
    <w:div w:id="1644967095">
      <w:marLeft w:val="640"/>
      <w:marRight w:val="0"/>
      <w:marTop w:val="0"/>
      <w:marBottom w:val="0"/>
      <w:divBdr>
        <w:top w:val="none" w:sz="0" w:space="0" w:color="auto"/>
        <w:left w:val="none" w:sz="0" w:space="0" w:color="auto"/>
        <w:bottom w:val="none" w:sz="0" w:space="0" w:color="auto"/>
        <w:right w:val="none" w:sz="0" w:space="0" w:color="auto"/>
      </w:divBdr>
    </w:div>
    <w:div w:id="1645039063">
      <w:marLeft w:val="640"/>
      <w:marRight w:val="0"/>
      <w:marTop w:val="0"/>
      <w:marBottom w:val="0"/>
      <w:divBdr>
        <w:top w:val="none" w:sz="0" w:space="0" w:color="auto"/>
        <w:left w:val="none" w:sz="0" w:space="0" w:color="auto"/>
        <w:bottom w:val="none" w:sz="0" w:space="0" w:color="auto"/>
        <w:right w:val="none" w:sz="0" w:space="0" w:color="auto"/>
      </w:divBdr>
    </w:div>
    <w:div w:id="1645039849">
      <w:marLeft w:val="640"/>
      <w:marRight w:val="0"/>
      <w:marTop w:val="0"/>
      <w:marBottom w:val="0"/>
      <w:divBdr>
        <w:top w:val="none" w:sz="0" w:space="0" w:color="auto"/>
        <w:left w:val="none" w:sz="0" w:space="0" w:color="auto"/>
        <w:bottom w:val="none" w:sz="0" w:space="0" w:color="auto"/>
        <w:right w:val="none" w:sz="0" w:space="0" w:color="auto"/>
      </w:divBdr>
    </w:div>
    <w:div w:id="1645086436">
      <w:marLeft w:val="640"/>
      <w:marRight w:val="0"/>
      <w:marTop w:val="0"/>
      <w:marBottom w:val="0"/>
      <w:divBdr>
        <w:top w:val="none" w:sz="0" w:space="0" w:color="auto"/>
        <w:left w:val="none" w:sz="0" w:space="0" w:color="auto"/>
        <w:bottom w:val="none" w:sz="0" w:space="0" w:color="auto"/>
        <w:right w:val="none" w:sz="0" w:space="0" w:color="auto"/>
      </w:divBdr>
    </w:div>
    <w:div w:id="1645161998">
      <w:marLeft w:val="640"/>
      <w:marRight w:val="0"/>
      <w:marTop w:val="0"/>
      <w:marBottom w:val="0"/>
      <w:divBdr>
        <w:top w:val="none" w:sz="0" w:space="0" w:color="auto"/>
        <w:left w:val="none" w:sz="0" w:space="0" w:color="auto"/>
        <w:bottom w:val="none" w:sz="0" w:space="0" w:color="auto"/>
        <w:right w:val="none" w:sz="0" w:space="0" w:color="auto"/>
      </w:divBdr>
    </w:div>
    <w:div w:id="1645350335">
      <w:marLeft w:val="640"/>
      <w:marRight w:val="0"/>
      <w:marTop w:val="0"/>
      <w:marBottom w:val="0"/>
      <w:divBdr>
        <w:top w:val="none" w:sz="0" w:space="0" w:color="auto"/>
        <w:left w:val="none" w:sz="0" w:space="0" w:color="auto"/>
        <w:bottom w:val="none" w:sz="0" w:space="0" w:color="auto"/>
        <w:right w:val="none" w:sz="0" w:space="0" w:color="auto"/>
      </w:divBdr>
    </w:div>
    <w:div w:id="1645354585">
      <w:marLeft w:val="640"/>
      <w:marRight w:val="0"/>
      <w:marTop w:val="0"/>
      <w:marBottom w:val="0"/>
      <w:divBdr>
        <w:top w:val="none" w:sz="0" w:space="0" w:color="auto"/>
        <w:left w:val="none" w:sz="0" w:space="0" w:color="auto"/>
        <w:bottom w:val="none" w:sz="0" w:space="0" w:color="auto"/>
        <w:right w:val="none" w:sz="0" w:space="0" w:color="auto"/>
      </w:divBdr>
    </w:div>
    <w:div w:id="1645425909">
      <w:marLeft w:val="640"/>
      <w:marRight w:val="0"/>
      <w:marTop w:val="0"/>
      <w:marBottom w:val="0"/>
      <w:divBdr>
        <w:top w:val="none" w:sz="0" w:space="0" w:color="auto"/>
        <w:left w:val="none" w:sz="0" w:space="0" w:color="auto"/>
        <w:bottom w:val="none" w:sz="0" w:space="0" w:color="auto"/>
        <w:right w:val="none" w:sz="0" w:space="0" w:color="auto"/>
      </w:divBdr>
    </w:div>
    <w:div w:id="1645432070">
      <w:marLeft w:val="640"/>
      <w:marRight w:val="0"/>
      <w:marTop w:val="0"/>
      <w:marBottom w:val="0"/>
      <w:divBdr>
        <w:top w:val="none" w:sz="0" w:space="0" w:color="auto"/>
        <w:left w:val="none" w:sz="0" w:space="0" w:color="auto"/>
        <w:bottom w:val="none" w:sz="0" w:space="0" w:color="auto"/>
        <w:right w:val="none" w:sz="0" w:space="0" w:color="auto"/>
      </w:divBdr>
    </w:div>
    <w:div w:id="1645499159">
      <w:marLeft w:val="640"/>
      <w:marRight w:val="0"/>
      <w:marTop w:val="0"/>
      <w:marBottom w:val="0"/>
      <w:divBdr>
        <w:top w:val="none" w:sz="0" w:space="0" w:color="auto"/>
        <w:left w:val="none" w:sz="0" w:space="0" w:color="auto"/>
        <w:bottom w:val="none" w:sz="0" w:space="0" w:color="auto"/>
        <w:right w:val="none" w:sz="0" w:space="0" w:color="auto"/>
      </w:divBdr>
    </w:div>
    <w:div w:id="1645499335">
      <w:marLeft w:val="640"/>
      <w:marRight w:val="0"/>
      <w:marTop w:val="0"/>
      <w:marBottom w:val="0"/>
      <w:divBdr>
        <w:top w:val="none" w:sz="0" w:space="0" w:color="auto"/>
        <w:left w:val="none" w:sz="0" w:space="0" w:color="auto"/>
        <w:bottom w:val="none" w:sz="0" w:space="0" w:color="auto"/>
        <w:right w:val="none" w:sz="0" w:space="0" w:color="auto"/>
      </w:divBdr>
    </w:div>
    <w:div w:id="1645499486">
      <w:marLeft w:val="640"/>
      <w:marRight w:val="0"/>
      <w:marTop w:val="0"/>
      <w:marBottom w:val="0"/>
      <w:divBdr>
        <w:top w:val="none" w:sz="0" w:space="0" w:color="auto"/>
        <w:left w:val="none" w:sz="0" w:space="0" w:color="auto"/>
        <w:bottom w:val="none" w:sz="0" w:space="0" w:color="auto"/>
        <w:right w:val="none" w:sz="0" w:space="0" w:color="auto"/>
      </w:divBdr>
    </w:div>
    <w:div w:id="1645507334">
      <w:marLeft w:val="640"/>
      <w:marRight w:val="0"/>
      <w:marTop w:val="0"/>
      <w:marBottom w:val="0"/>
      <w:divBdr>
        <w:top w:val="none" w:sz="0" w:space="0" w:color="auto"/>
        <w:left w:val="none" w:sz="0" w:space="0" w:color="auto"/>
        <w:bottom w:val="none" w:sz="0" w:space="0" w:color="auto"/>
        <w:right w:val="none" w:sz="0" w:space="0" w:color="auto"/>
      </w:divBdr>
    </w:div>
    <w:div w:id="1645508595">
      <w:marLeft w:val="640"/>
      <w:marRight w:val="0"/>
      <w:marTop w:val="0"/>
      <w:marBottom w:val="0"/>
      <w:divBdr>
        <w:top w:val="none" w:sz="0" w:space="0" w:color="auto"/>
        <w:left w:val="none" w:sz="0" w:space="0" w:color="auto"/>
        <w:bottom w:val="none" w:sz="0" w:space="0" w:color="auto"/>
        <w:right w:val="none" w:sz="0" w:space="0" w:color="auto"/>
      </w:divBdr>
    </w:div>
    <w:div w:id="1645771170">
      <w:marLeft w:val="640"/>
      <w:marRight w:val="0"/>
      <w:marTop w:val="0"/>
      <w:marBottom w:val="0"/>
      <w:divBdr>
        <w:top w:val="none" w:sz="0" w:space="0" w:color="auto"/>
        <w:left w:val="none" w:sz="0" w:space="0" w:color="auto"/>
        <w:bottom w:val="none" w:sz="0" w:space="0" w:color="auto"/>
        <w:right w:val="none" w:sz="0" w:space="0" w:color="auto"/>
      </w:divBdr>
    </w:div>
    <w:div w:id="1645813347">
      <w:marLeft w:val="640"/>
      <w:marRight w:val="0"/>
      <w:marTop w:val="0"/>
      <w:marBottom w:val="0"/>
      <w:divBdr>
        <w:top w:val="none" w:sz="0" w:space="0" w:color="auto"/>
        <w:left w:val="none" w:sz="0" w:space="0" w:color="auto"/>
        <w:bottom w:val="none" w:sz="0" w:space="0" w:color="auto"/>
        <w:right w:val="none" w:sz="0" w:space="0" w:color="auto"/>
      </w:divBdr>
    </w:div>
    <w:div w:id="1645815834">
      <w:marLeft w:val="640"/>
      <w:marRight w:val="0"/>
      <w:marTop w:val="0"/>
      <w:marBottom w:val="0"/>
      <w:divBdr>
        <w:top w:val="none" w:sz="0" w:space="0" w:color="auto"/>
        <w:left w:val="none" w:sz="0" w:space="0" w:color="auto"/>
        <w:bottom w:val="none" w:sz="0" w:space="0" w:color="auto"/>
        <w:right w:val="none" w:sz="0" w:space="0" w:color="auto"/>
      </w:divBdr>
    </w:div>
    <w:div w:id="1645818198">
      <w:marLeft w:val="640"/>
      <w:marRight w:val="0"/>
      <w:marTop w:val="0"/>
      <w:marBottom w:val="0"/>
      <w:divBdr>
        <w:top w:val="none" w:sz="0" w:space="0" w:color="auto"/>
        <w:left w:val="none" w:sz="0" w:space="0" w:color="auto"/>
        <w:bottom w:val="none" w:sz="0" w:space="0" w:color="auto"/>
        <w:right w:val="none" w:sz="0" w:space="0" w:color="auto"/>
      </w:divBdr>
    </w:div>
    <w:div w:id="1645889660">
      <w:marLeft w:val="640"/>
      <w:marRight w:val="0"/>
      <w:marTop w:val="0"/>
      <w:marBottom w:val="0"/>
      <w:divBdr>
        <w:top w:val="none" w:sz="0" w:space="0" w:color="auto"/>
        <w:left w:val="none" w:sz="0" w:space="0" w:color="auto"/>
        <w:bottom w:val="none" w:sz="0" w:space="0" w:color="auto"/>
        <w:right w:val="none" w:sz="0" w:space="0" w:color="auto"/>
      </w:divBdr>
    </w:div>
    <w:div w:id="1645966055">
      <w:marLeft w:val="640"/>
      <w:marRight w:val="0"/>
      <w:marTop w:val="0"/>
      <w:marBottom w:val="0"/>
      <w:divBdr>
        <w:top w:val="none" w:sz="0" w:space="0" w:color="auto"/>
        <w:left w:val="none" w:sz="0" w:space="0" w:color="auto"/>
        <w:bottom w:val="none" w:sz="0" w:space="0" w:color="auto"/>
        <w:right w:val="none" w:sz="0" w:space="0" w:color="auto"/>
      </w:divBdr>
    </w:div>
    <w:div w:id="1645968897">
      <w:marLeft w:val="640"/>
      <w:marRight w:val="0"/>
      <w:marTop w:val="0"/>
      <w:marBottom w:val="0"/>
      <w:divBdr>
        <w:top w:val="none" w:sz="0" w:space="0" w:color="auto"/>
        <w:left w:val="none" w:sz="0" w:space="0" w:color="auto"/>
        <w:bottom w:val="none" w:sz="0" w:space="0" w:color="auto"/>
        <w:right w:val="none" w:sz="0" w:space="0" w:color="auto"/>
      </w:divBdr>
    </w:div>
    <w:div w:id="1646005447">
      <w:marLeft w:val="640"/>
      <w:marRight w:val="0"/>
      <w:marTop w:val="0"/>
      <w:marBottom w:val="0"/>
      <w:divBdr>
        <w:top w:val="none" w:sz="0" w:space="0" w:color="auto"/>
        <w:left w:val="none" w:sz="0" w:space="0" w:color="auto"/>
        <w:bottom w:val="none" w:sz="0" w:space="0" w:color="auto"/>
        <w:right w:val="none" w:sz="0" w:space="0" w:color="auto"/>
      </w:divBdr>
    </w:div>
    <w:div w:id="1646009016">
      <w:marLeft w:val="640"/>
      <w:marRight w:val="0"/>
      <w:marTop w:val="0"/>
      <w:marBottom w:val="0"/>
      <w:divBdr>
        <w:top w:val="none" w:sz="0" w:space="0" w:color="auto"/>
        <w:left w:val="none" w:sz="0" w:space="0" w:color="auto"/>
        <w:bottom w:val="none" w:sz="0" w:space="0" w:color="auto"/>
        <w:right w:val="none" w:sz="0" w:space="0" w:color="auto"/>
      </w:divBdr>
    </w:div>
    <w:div w:id="1646011379">
      <w:marLeft w:val="640"/>
      <w:marRight w:val="0"/>
      <w:marTop w:val="0"/>
      <w:marBottom w:val="0"/>
      <w:divBdr>
        <w:top w:val="none" w:sz="0" w:space="0" w:color="auto"/>
        <w:left w:val="none" w:sz="0" w:space="0" w:color="auto"/>
        <w:bottom w:val="none" w:sz="0" w:space="0" w:color="auto"/>
        <w:right w:val="none" w:sz="0" w:space="0" w:color="auto"/>
      </w:divBdr>
    </w:div>
    <w:div w:id="1646159765">
      <w:marLeft w:val="640"/>
      <w:marRight w:val="0"/>
      <w:marTop w:val="0"/>
      <w:marBottom w:val="0"/>
      <w:divBdr>
        <w:top w:val="none" w:sz="0" w:space="0" w:color="auto"/>
        <w:left w:val="none" w:sz="0" w:space="0" w:color="auto"/>
        <w:bottom w:val="none" w:sz="0" w:space="0" w:color="auto"/>
        <w:right w:val="none" w:sz="0" w:space="0" w:color="auto"/>
      </w:divBdr>
    </w:div>
    <w:div w:id="1646273939">
      <w:marLeft w:val="640"/>
      <w:marRight w:val="0"/>
      <w:marTop w:val="0"/>
      <w:marBottom w:val="0"/>
      <w:divBdr>
        <w:top w:val="none" w:sz="0" w:space="0" w:color="auto"/>
        <w:left w:val="none" w:sz="0" w:space="0" w:color="auto"/>
        <w:bottom w:val="none" w:sz="0" w:space="0" w:color="auto"/>
        <w:right w:val="none" w:sz="0" w:space="0" w:color="auto"/>
      </w:divBdr>
    </w:div>
    <w:div w:id="1646348595">
      <w:marLeft w:val="640"/>
      <w:marRight w:val="0"/>
      <w:marTop w:val="0"/>
      <w:marBottom w:val="0"/>
      <w:divBdr>
        <w:top w:val="none" w:sz="0" w:space="0" w:color="auto"/>
        <w:left w:val="none" w:sz="0" w:space="0" w:color="auto"/>
        <w:bottom w:val="none" w:sz="0" w:space="0" w:color="auto"/>
        <w:right w:val="none" w:sz="0" w:space="0" w:color="auto"/>
      </w:divBdr>
    </w:div>
    <w:div w:id="1646396793">
      <w:marLeft w:val="640"/>
      <w:marRight w:val="0"/>
      <w:marTop w:val="0"/>
      <w:marBottom w:val="0"/>
      <w:divBdr>
        <w:top w:val="none" w:sz="0" w:space="0" w:color="auto"/>
        <w:left w:val="none" w:sz="0" w:space="0" w:color="auto"/>
        <w:bottom w:val="none" w:sz="0" w:space="0" w:color="auto"/>
        <w:right w:val="none" w:sz="0" w:space="0" w:color="auto"/>
      </w:divBdr>
    </w:div>
    <w:div w:id="1646426829">
      <w:marLeft w:val="640"/>
      <w:marRight w:val="0"/>
      <w:marTop w:val="0"/>
      <w:marBottom w:val="0"/>
      <w:divBdr>
        <w:top w:val="none" w:sz="0" w:space="0" w:color="auto"/>
        <w:left w:val="none" w:sz="0" w:space="0" w:color="auto"/>
        <w:bottom w:val="none" w:sz="0" w:space="0" w:color="auto"/>
        <w:right w:val="none" w:sz="0" w:space="0" w:color="auto"/>
      </w:divBdr>
    </w:div>
    <w:div w:id="1646662760">
      <w:marLeft w:val="640"/>
      <w:marRight w:val="0"/>
      <w:marTop w:val="0"/>
      <w:marBottom w:val="0"/>
      <w:divBdr>
        <w:top w:val="none" w:sz="0" w:space="0" w:color="auto"/>
        <w:left w:val="none" w:sz="0" w:space="0" w:color="auto"/>
        <w:bottom w:val="none" w:sz="0" w:space="0" w:color="auto"/>
        <w:right w:val="none" w:sz="0" w:space="0" w:color="auto"/>
      </w:divBdr>
    </w:div>
    <w:div w:id="1646734712">
      <w:marLeft w:val="640"/>
      <w:marRight w:val="0"/>
      <w:marTop w:val="0"/>
      <w:marBottom w:val="0"/>
      <w:divBdr>
        <w:top w:val="none" w:sz="0" w:space="0" w:color="auto"/>
        <w:left w:val="none" w:sz="0" w:space="0" w:color="auto"/>
        <w:bottom w:val="none" w:sz="0" w:space="0" w:color="auto"/>
        <w:right w:val="none" w:sz="0" w:space="0" w:color="auto"/>
      </w:divBdr>
    </w:div>
    <w:div w:id="1646738789">
      <w:marLeft w:val="640"/>
      <w:marRight w:val="0"/>
      <w:marTop w:val="0"/>
      <w:marBottom w:val="0"/>
      <w:divBdr>
        <w:top w:val="none" w:sz="0" w:space="0" w:color="auto"/>
        <w:left w:val="none" w:sz="0" w:space="0" w:color="auto"/>
        <w:bottom w:val="none" w:sz="0" w:space="0" w:color="auto"/>
        <w:right w:val="none" w:sz="0" w:space="0" w:color="auto"/>
      </w:divBdr>
    </w:div>
    <w:div w:id="1646812329">
      <w:marLeft w:val="640"/>
      <w:marRight w:val="0"/>
      <w:marTop w:val="0"/>
      <w:marBottom w:val="0"/>
      <w:divBdr>
        <w:top w:val="none" w:sz="0" w:space="0" w:color="auto"/>
        <w:left w:val="none" w:sz="0" w:space="0" w:color="auto"/>
        <w:bottom w:val="none" w:sz="0" w:space="0" w:color="auto"/>
        <w:right w:val="none" w:sz="0" w:space="0" w:color="auto"/>
      </w:divBdr>
    </w:div>
    <w:div w:id="1646884858">
      <w:marLeft w:val="640"/>
      <w:marRight w:val="0"/>
      <w:marTop w:val="0"/>
      <w:marBottom w:val="0"/>
      <w:divBdr>
        <w:top w:val="none" w:sz="0" w:space="0" w:color="auto"/>
        <w:left w:val="none" w:sz="0" w:space="0" w:color="auto"/>
        <w:bottom w:val="none" w:sz="0" w:space="0" w:color="auto"/>
        <w:right w:val="none" w:sz="0" w:space="0" w:color="auto"/>
      </w:divBdr>
    </w:div>
    <w:div w:id="1647003831">
      <w:marLeft w:val="640"/>
      <w:marRight w:val="0"/>
      <w:marTop w:val="0"/>
      <w:marBottom w:val="0"/>
      <w:divBdr>
        <w:top w:val="none" w:sz="0" w:space="0" w:color="auto"/>
        <w:left w:val="none" w:sz="0" w:space="0" w:color="auto"/>
        <w:bottom w:val="none" w:sz="0" w:space="0" w:color="auto"/>
        <w:right w:val="none" w:sz="0" w:space="0" w:color="auto"/>
      </w:divBdr>
    </w:div>
    <w:div w:id="1647052293">
      <w:marLeft w:val="640"/>
      <w:marRight w:val="0"/>
      <w:marTop w:val="0"/>
      <w:marBottom w:val="0"/>
      <w:divBdr>
        <w:top w:val="none" w:sz="0" w:space="0" w:color="auto"/>
        <w:left w:val="none" w:sz="0" w:space="0" w:color="auto"/>
        <w:bottom w:val="none" w:sz="0" w:space="0" w:color="auto"/>
        <w:right w:val="none" w:sz="0" w:space="0" w:color="auto"/>
      </w:divBdr>
    </w:div>
    <w:div w:id="1647052367">
      <w:marLeft w:val="640"/>
      <w:marRight w:val="0"/>
      <w:marTop w:val="0"/>
      <w:marBottom w:val="0"/>
      <w:divBdr>
        <w:top w:val="none" w:sz="0" w:space="0" w:color="auto"/>
        <w:left w:val="none" w:sz="0" w:space="0" w:color="auto"/>
        <w:bottom w:val="none" w:sz="0" w:space="0" w:color="auto"/>
        <w:right w:val="none" w:sz="0" w:space="0" w:color="auto"/>
      </w:divBdr>
    </w:div>
    <w:div w:id="1647079210">
      <w:marLeft w:val="640"/>
      <w:marRight w:val="0"/>
      <w:marTop w:val="0"/>
      <w:marBottom w:val="0"/>
      <w:divBdr>
        <w:top w:val="none" w:sz="0" w:space="0" w:color="auto"/>
        <w:left w:val="none" w:sz="0" w:space="0" w:color="auto"/>
        <w:bottom w:val="none" w:sz="0" w:space="0" w:color="auto"/>
        <w:right w:val="none" w:sz="0" w:space="0" w:color="auto"/>
      </w:divBdr>
    </w:div>
    <w:div w:id="1647082328">
      <w:marLeft w:val="640"/>
      <w:marRight w:val="0"/>
      <w:marTop w:val="0"/>
      <w:marBottom w:val="0"/>
      <w:divBdr>
        <w:top w:val="none" w:sz="0" w:space="0" w:color="auto"/>
        <w:left w:val="none" w:sz="0" w:space="0" w:color="auto"/>
        <w:bottom w:val="none" w:sz="0" w:space="0" w:color="auto"/>
        <w:right w:val="none" w:sz="0" w:space="0" w:color="auto"/>
      </w:divBdr>
    </w:div>
    <w:div w:id="1647122239">
      <w:marLeft w:val="640"/>
      <w:marRight w:val="0"/>
      <w:marTop w:val="0"/>
      <w:marBottom w:val="0"/>
      <w:divBdr>
        <w:top w:val="none" w:sz="0" w:space="0" w:color="auto"/>
        <w:left w:val="none" w:sz="0" w:space="0" w:color="auto"/>
        <w:bottom w:val="none" w:sz="0" w:space="0" w:color="auto"/>
        <w:right w:val="none" w:sz="0" w:space="0" w:color="auto"/>
      </w:divBdr>
    </w:div>
    <w:div w:id="1647199758">
      <w:marLeft w:val="640"/>
      <w:marRight w:val="0"/>
      <w:marTop w:val="0"/>
      <w:marBottom w:val="0"/>
      <w:divBdr>
        <w:top w:val="none" w:sz="0" w:space="0" w:color="auto"/>
        <w:left w:val="none" w:sz="0" w:space="0" w:color="auto"/>
        <w:bottom w:val="none" w:sz="0" w:space="0" w:color="auto"/>
        <w:right w:val="none" w:sz="0" w:space="0" w:color="auto"/>
      </w:divBdr>
    </w:div>
    <w:div w:id="1647276699">
      <w:marLeft w:val="640"/>
      <w:marRight w:val="0"/>
      <w:marTop w:val="0"/>
      <w:marBottom w:val="0"/>
      <w:divBdr>
        <w:top w:val="none" w:sz="0" w:space="0" w:color="auto"/>
        <w:left w:val="none" w:sz="0" w:space="0" w:color="auto"/>
        <w:bottom w:val="none" w:sz="0" w:space="0" w:color="auto"/>
        <w:right w:val="none" w:sz="0" w:space="0" w:color="auto"/>
      </w:divBdr>
    </w:div>
    <w:div w:id="1647276979">
      <w:marLeft w:val="640"/>
      <w:marRight w:val="0"/>
      <w:marTop w:val="0"/>
      <w:marBottom w:val="0"/>
      <w:divBdr>
        <w:top w:val="none" w:sz="0" w:space="0" w:color="auto"/>
        <w:left w:val="none" w:sz="0" w:space="0" w:color="auto"/>
        <w:bottom w:val="none" w:sz="0" w:space="0" w:color="auto"/>
        <w:right w:val="none" w:sz="0" w:space="0" w:color="auto"/>
      </w:divBdr>
    </w:div>
    <w:div w:id="1647319000">
      <w:marLeft w:val="640"/>
      <w:marRight w:val="0"/>
      <w:marTop w:val="0"/>
      <w:marBottom w:val="0"/>
      <w:divBdr>
        <w:top w:val="none" w:sz="0" w:space="0" w:color="auto"/>
        <w:left w:val="none" w:sz="0" w:space="0" w:color="auto"/>
        <w:bottom w:val="none" w:sz="0" w:space="0" w:color="auto"/>
        <w:right w:val="none" w:sz="0" w:space="0" w:color="auto"/>
      </w:divBdr>
    </w:div>
    <w:div w:id="1647389501">
      <w:marLeft w:val="640"/>
      <w:marRight w:val="0"/>
      <w:marTop w:val="0"/>
      <w:marBottom w:val="0"/>
      <w:divBdr>
        <w:top w:val="none" w:sz="0" w:space="0" w:color="auto"/>
        <w:left w:val="none" w:sz="0" w:space="0" w:color="auto"/>
        <w:bottom w:val="none" w:sz="0" w:space="0" w:color="auto"/>
        <w:right w:val="none" w:sz="0" w:space="0" w:color="auto"/>
      </w:divBdr>
    </w:div>
    <w:div w:id="1647509777">
      <w:marLeft w:val="640"/>
      <w:marRight w:val="0"/>
      <w:marTop w:val="0"/>
      <w:marBottom w:val="0"/>
      <w:divBdr>
        <w:top w:val="none" w:sz="0" w:space="0" w:color="auto"/>
        <w:left w:val="none" w:sz="0" w:space="0" w:color="auto"/>
        <w:bottom w:val="none" w:sz="0" w:space="0" w:color="auto"/>
        <w:right w:val="none" w:sz="0" w:space="0" w:color="auto"/>
      </w:divBdr>
    </w:div>
    <w:div w:id="1647511594">
      <w:marLeft w:val="640"/>
      <w:marRight w:val="0"/>
      <w:marTop w:val="0"/>
      <w:marBottom w:val="0"/>
      <w:divBdr>
        <w:top w:val="none" w:sz="0" w:space="0" w:color="auto"/>
        <w:left w:val="none" w:sz="0" w:space="0" w:color="auto"/>
        <w:bottom w:val="none" w:sz="0" w:space="0" w:color="auto"/>
        <w:right w:val="none" w:sz="0" w:space="0" w:color="auto"/>
      </w:divBdr>
    </w:div>
    <w:div w:id="1647589238">
      <w:marLeft w:val="640"/>
      <w:marRight w:val="0"/>
      <w:marTop w:val="0"/>
      <w:marBottom w:val="0"/>
      <w:divBdr>
        <w:top w:val="none" w:sz="0" w:space="0" w:color="auto"/>
        <w:left w:val="none" w:sz="0" w:space="0" w:color="auto"/>
        <w:bottom w:val="none" w:sz="0" w:space="0" w:color="auto"/>
        <w:right w:val="none" w:sz="0" w:space="0" w:color="auto"/>
      </w:divBdr>
    </w:div>
    <w:div w:id="1647659499">
      <w:marLeft w:val="480"/>
      <w:marRight w:val="0"/>
      <w:marTop w:val="0"/>
      <w:marBottom w:val="0"/>
      <w:divBdr>
        <w:top w:val="none" w:sz="0" w:space="0" w:color="auto"/>
        <w:left w:val="none" w:sz="0" w:space="0" w:color="auto"/>
        <w:bottom w:val="none" w:sz="0" w:space="0" w:color="auto"/>
        <w:right w:val="none" w:sz="0" w:space="0" w:color="auto"/>
      </w:divBdr>
    </w:div>
    <w:div w:id="1647665637">
      <w:marLeft w:val="640"/>
      <w:marRight w:val="0"/>
      <w:marTop w:val="0"/>
      <w:marBottom w:val="0"/>
      <w:divBdr>
        <w:top w:val="none" w:sz="0" w:space="0" w:color="auto"/>
        <w:left w:val="none" w:sz="0" w:space="0" w:color="auto"/>
        <w:bottom w:val="none" w:sz="0" w:space="0" w:color="auto"/>
        <w:right w:val="none" w:sz="0" w:space="0" w:color="auto"/>
      </w:divBdr>
    </w:div>
    <w:div w:id="1647707876">
      <w:marLeft w:val="640"/>
      <w:marRight w:val="0"/>
      <w:marTop w:val="0"/>
      <w:marBottom w:val="0"/>
      <w:divBdr>
        <w:top w:val="none" w:sz="0" w:space="0" w:color="auto"/>
        <w:left w:val="none" w:sz="0" w:space="0" w:color="auto"/>
        <w:bottom w:val="none" w:sz="0" w:space="0" w:color="auto"/>
        <w:right w:val="none" w:sz="0" w:space="0" w:color="auto"/>
      </w:divBdr>
    </w:div>
    <w:div w:id="1647778708">
      <w:marLeft w:val="640"/>
      <w:marRight w:val="0"/>
      <w:marTop w:val="0"/>
      <w:marBottom w:val="0"/>
      <w:divBdr>
        <w:top w:val="none" w:sz="0" w:space="0" w:color="auto"/>
        <w:left w:val="none" w:sz="0" w:space="0" w:color="auto"/>
        <w:bottom w:val="none" w:sz="0" w:space="0" w:color="auto"/>
        <w:right w:val="none" w:sz="0" w:space="0" w:color="auto"/>
      </w:divBdr>
    </w:div>
    <w:div w:id="1647859054">
      <w:marLeft w:val="640"/>
      <w:marRight w:val="0"/>
      <w:marTop w:val="0"/>
      <w:marBottom w:val="0"/>
      <w:divBdr>
        <w:top w:val="none" w:sz="0" w:space="0" w:color="auto"/>
        <w:left w:val="none" w:sz="0" w:space="0" w:color="auto"/>
        <w:bottom w:val="none" w:sz="0" w:space="0" w:color="auto"/>
        <w:right w:val="none" w:sz="0" w:space="0" w:color="auto"/>
      </w:divBdr>
    </w:div>
    <w:div w:id="1647928939">
      <w:marLeft w:val="640"/>
      <w:marRight w:val="0"/>
      <w:marTop w:val="0"/>
      <w:marBottom w:val="0"/>
      <w:divBdr>
        <w:top w:val="none" w:sz="0" w:space="0" w:color="auto"/>
        <w:left w:val="none" w:sz="0" w:space="0" w:color="auto"/>
        <w:bottom w:val="none" w:sz="0" w:space="0" w:color="auto"/>
        <w:right w:val="none" w:sz="0" w:space="0" w:color="auto"/>
      </w:divBdr>
    </w:div>
    <w:div w:id="1647932094">
      <w:marLeft w:val="640"/>
      <w:marRight w:val="0"/>
      <w:marTop w:val="0"/>
      <w:marBottom w:val="0"/>
      <w:divBdr>
        <w:top w:val="none" w:sz="0" w:space="0" w:color="auto"/>
        <w:left w:val="none" w:sz="0" w:space="0" w:color="auto"/>
        <w:bottom w:val="none" w:sz="0" w:space="0" w:color="auto"/>
        <w:right w:val="none" w:sz="0" w:space="0" w:color="auto"/>
      </w:divBdr>
    </w:div>
    <w:div w:id="1648240424">
      <w:marLeft w:val="640"/>
      <w:marRight w:val="0"/>
      <w:marTop w:val="0"/>
      <w:marBottom w:val="0"/>
      <w:divBdr>
        <w:top w:val="none" w:sz="0" w:space="0" w:color="auto"/>
        <w:left w:val="none" w:sz="0" w:space="0" w:color="auto"/>
        <w:bottom w:val="none" w:sz="0" w:space="0" w:color="auto"/>
        <w:right w:val="none" w:sz="0" w:space="0" w:color="auto"/>
      </w:divBdr>
    </w:div>
    <w:div w:id="1648388628">
      <w:marLeft w:val="640"/>
      <w:marRight w:val="0"/>
      <w:marTop w:val="0"/>
      <w:marBottom w:val="0"/>
      <w:divBdr>
        <w:top w:val="none" w:sz="0" w:space="0" w:color="auto"/>
        <w:left w:val="none" w:sz="0" w:space="0" w:color="auto"/>
        <w:bottom w:val="none" w:sz="0" w:space="0" w:color="auto"/>
        <w:right w:val="none" w:sz="0" w:space="0" w:color="auto"/>
      </w:divBdr>
    </w:div>
    <w:div w:id="1648393120">
      <w:marLeft w:val="640"/>
      <w:marRight w:val="0"/>
      <w:marTop w:val="0"/>
      <w:marBottom w:val="0"/>
      <w:divBdr>
        <w:top w:val="none" w:sz="0" w:space="0" w:color="auto"/>
        <w:left w:val="none" w:sz="0" w:space="0" w:color="auto"/>
        <w:bottom w:val="none" w:sz="0" w:space="0" w:color="auto"/>
        <w:right w:val="none" w:sz="0" w:space="0" w:color="auto"/>
      </w:divBdr>
    </w:div>
    <w:div w:id="1648438101">
      <w:marLeft w:val="640"/>
      <w:marRight w:val="0"/>
      <w:marTop w:val="0"/>
      <w:marBottom w:val="0"/>
      <w:divBdr>
        <w:top w:val="none" w:sz="0" w:space="0" w:color="auto"/>
        <w:left w:val="none" w:sz="0" w:space="0" w:color="auto"/>
        <w:bottom w:val="none" w:sz="0" w:space="0" w:color="auto"/>
        <w:right w:val="none" w:sz="0" w:space="0" w:color="auto"/>
      </w:divBdr>
    </w:div>
    <w:div w:id="1648440748">
      <w:marLeft w:val="640"/>
      <w:marRight w:val="0"/>
      <w:marTop w:val="0"/>
      <w:marBottom w:val="0"/>
      <w:divBdr>
        <w:top w:val="none" w:sz="0" w:space="0" w:color="auto"/>
        <w:left w:val="none" w:sz="0" w:space="0" w:color="auto"/>
        <w:bottom w:val="none" w:sz="0" w:space="0" w:color="auto"/>
        <w:right w:val="none" w:sz="0" w:space="0" w:color="auto"/>
      </w:divBdr>
    </w:div>
    <w:div w:id="1648512048">
      <w:marLeft w:val="640"/>
      <w:marRight w:val="0"/>
      <w:marTop w:val="0"/>
      <w:marBottom w:val="0"/>
      <w:divBdr>
        <w:top w:val="none" w:sz="0" w:space="0" w:color="auto"/>
        <w:left w:val="none" w:sz="0" w:space="0" w:color="auto"/>
        <w:bottom w:val="none" w:sz="0" w:space="0" w:color="auto"/>
        <w:right w:val="none" w:sz="0" w:space="0" w:color="auto"/>
      </w:divBdr>
    </w:div>
    <w:div w:id="1648701956">
      <w:marLeft w:val="640"/>
      <w:marRight w:val="0"/>
      <w:marTop w:val="0"/>
      <w:marBottom w:val="0"/>
      <w:divBdr>
        <w:top w:val="none" w:sz="0" w:space="0" w:color="auto"/>
        <w:left w:val="none" w:sz="0" w:space="0" w:color="auto"/>
        <w:bottom w:val="none" w:sz="0" w:space="0" w:color="auto"/>
        <w:right w:val="none" w:sz="0" w:space="0" w:color="auto"/>
      </w:divBdr>
    </w:div>
    <w:div w:id="1648709090">
      <w:marLeft w:val="640"/>
      <w:marRight w:val="0"/>
      <w:marTop w:val="0"/>
      <w:marBottom w:val="0"/>
      <w:divBdr>
        <w:top w:val="none" w:sz="0" w:space="0" w:color="auto"/>
        <w:left w:val="none" w:sz="0" w:space="0" w:color="auto"/>
        <w:bottom w:val="none" w:sz="0" w:space="0" w:color="auto"/>
        <w:right w:val="none" w:sz="0" w:space="0" w:color="auto"/>
      </w:divBdr>
    </w:div>
    <w:div w:id="1648782738">
      <w:marLeft w:val="640"/>
      <w:marRight w:val="0"/>
      <w:marTop w:val="0"/>
      <w:marBottom w:val="0"/>
      <w:divBdr>
        <w:top w:val="none" w:sz="0" w:space="0" w:color="auto"/>
        <w:left w:val="none" w:sz="0" w:space="0" w:color="auto"/>
        <w:bottom w:val="none" w:sz="0" w:space="0" w:color="auto"/>
        <w:right w:val="none" w:sz="0" w:space="0" w:color="auto"/>
      </w:divBdr>
    </w:div>
    <w:div w:id="1648969389">
      <w:marLeft w:val="640"/>
      <w:marRight w:val="0"/>
      <w:marTop w:val="0"/>
      <w:marBottom w:val="0"/>
      <w:divBdr>
        <w:top w:val="none" w:sz="0" w:space="0" w:color="auto"/>
        <w:left w:val="none" w:sz="0" w:space="0" w:color="auto"/>
        <w:bottom w:val="none" w:sz="0" w:space="0" w:color="auto"/>
        <w:right w:val="none" w:sz="0" w:space="0" w:color="auto"/>
      </w:divBdr>
    </w:div>
    <w:div w:id="1648971073">
      <w:marLeft w:val="640"/>
      <w:marRight w:val="0"/>
      <w:marTop w:val="0"/>
      <w:marBottom w:val="0"/>
      <w:divBdr>
        <w:top w:val="none" w:sz="0" w:space="0" w:color="auto"/>
        <w:left w:val="none" w:sz="0" w:space="0" w:color="auto"/>
        <w:bottom w:val="none" w:sz="0" w:space="0" w:color="auto"/>
        <w:right w:val="none" w:sz="0" w:space="0" w:color="auto"/>
      </w:divBdr>
    </w:div>
    <w:div w:id="1648972263">
      <w:marLeft w:val="640"/>
      <w:marRight w:val="0"/>
      <w:marTop w:val="0"/>
      <w:marBottom w:val="0"/>
      <w:divBdr>
        <w:top w:val="none" w:sz="0" w:space="0" w:color="auto"/>
        <w:left w:val="none" w:sz="0" w:space="0" w:color="auto"/>
        <w:bottom w:val="none" w:sz="0" w:space="0" w:color="auto"/>
        <w:right w:val="none" w:sz="0" w:space="0" w:color="auto"/>
      </w:divBdr>
    </w:div>
    <w:div w:id="1649044925">
      <w:marLeft w:val="640"/>
      <w:marRight w:val="0"/>
      <w:marTop w:val="0"/>
      <w:marBottom w:val="0"/>
      <w:divBdr>
        <w:top w:val="none" w:sz="0" w:space="0" w:color="auto"/>
        <w:left w:val="none" w:sz="0" w:space="0" w:color="auto"/>
        <w:bottom w:val="none" w:sz="0" w:space="0" w:color="auto"/>
        <w:right w:val="none" w:sz="0" w:space="0" w:color="auto"/>
      </w:divBdr>
    </w:div>
    <w:div w:id="1649088065">
      <w:marLeft w:val="640"/>
      <w:marRight w:val="0"/>
      <w:marTop w:val="0"/>
      <w:marBottom w:val="0"/>
      <w:divBdr>
        <w:top w:val="none" w:sz="0" w:space="0" w:color="auto"/>
        <w:left w:val="none" w:sz="0" w:space="0" w:color="auto"/>
        <w:bottom w:val="none" w:sz="0" w:space="0" w:color="auto"/>
        <w:right w:val="none" w:sz="0" w:space="0" w:color="auto"/>
      </w:divBdr>
    </w:div>
    <w:div w:id="1649165303">
      <w:marLeft w:val="640"/>
      <w:marRight w:val="0"/>
      <w:marTop w:val="0"/>
      <w:marBottom w:val="0"/>
      <w:divBdr>
        <w:top w:val="none" w:sz="0" w:space="0" w:color="auto"/>
        <w:left w:val="none" w:sz="0" w:space="0" w:color="auto"/>
        <w:bottom w:val="none" w:sz="0" w:space="0" w:color="auto"/>
        <w:right w:val="none" w:sz="0" w:space="0" w:color="auto"/>
      </w:divBdr>
    </w:div>
    <w:div w:id="1649167456">
      <w:marLeft w:val="640"/>
      <w:marRight w:val="0"/>
      <w:marTop w:val="0"/>
      <w:marBottom w:val="0"/>
      <w:divBdr>
        <w:top w:val="none" w:sz="0" w:space="0" w:color="auto"/>
        <w:left w:val="none" w:sz="0" w:space="0" w:color="auto"/>
        <w:bottom w:val="none" w:sz="0" w:space="0" w:color="auto"/>
        <w:right w:val="none" w:sz="0" w:space="0" w:color="auto"/>
      </w:divBdr>
    </w:div>
    <w:div w:id="1649244521">
      <w:marLeft w:val="640"/>
      <w:marRight w:val="0"/>
      <w:marTop w:val="0"/>
      <w:marBottom w:val="0"/>
      <w:divBdr>
        <w:top w:val="none" w:sz="0" w:space="0" w:color="auto"/>
        <w:left w:val="none" w:sz="0" w:space="0" w:color="auto"/>
        <w:bottom w:val="none" w:sz="0" w:space="0" w:color="auto"/>
        <w:right w:val="none" w:sz="0" w:space="0" w:color="auto"/>
      </w:divBdr>
    </w:div>
    <w:div w:id="1649286413">
      <w:marLeft w:val="640"/>
      <w:marRight w:val="0"/>
      <w:marTop w:val="0"/>
      <w:marBottom w:val="0"/>
      <w:divBdr>
        <w:top w:val="none" w:sz="0" w:space="0" w:color="auto"/>
        <w:left w:val="none" w:sz="0" w:space="0" w:color="auto"/>
        <w:bottom w:val="none" w:sz="0" w:space="0" w:color="auto"/>
        <w:right w:val="none" w:sz="0" w:space="0" w:color="auto"/>
      </w:divBdr>
    </w:div>
    <w:div w:id="1649432815">
      <w:marLeft w:val="640"/>
      <w:marRight w:val="0"/>
      <w:marTop w:val="0"/>
      <w:marBottom w:val="0"/>
      <w:divBdr>
        <w:top w:val="none" w:sz="0" w:space="0" w:color="auto"/>
        <w:left w:val="none" w:sz="0" w:space="0" w:color="auto"/>
        <w:bottom w:val="none" w:sz="0" w:space="0" w:color="auto"/>
        <w:right w:val="none" w:sz="0" w:space="0" w:color="auto"/>
      </w:divBdr>
    </w:div>
    <w:div w:id="1649433606">
      <w:marLeft w:val="640"/>
      <w:marRight w:val="0"/>
      <w:marTop w:val="0"/>
      <w:marBottom w:val="0"/>
      <w:divBdr>
        <w:top w:val="none" w:sz="0" w:space="0" w:color="auto"/>
        <w:left w:val="none" w:sz="0" w:space="0" w:color="auto"/>
        <w:bottom w:val="none" w:sz="0" w:space="0" w:color="auto"/>
        <w:right w:val="none" w:sz="0" w:space="0" w:color="auto"/>
      </w:divBdr>
    </w:div>
    <w:div w:id="1649434454">
      <w:marLeft w:val="640"/>
      <w:marRight w:val="0"/>
      <w:marTop w:val="0"/>
      <w:marBottom w:val="0"/>
      <w:divBdr>
        <w:top w:val="none" w:sz="0" w:space="0" w:color="auto"/>
        <w:left w:val="none" w:sz="0" w:space="0" w:color="auto"/>
        <w:bottom w:val="none" w:sz="0" w:space="0" w:color="auto"/>
        <w:right w:val="none" w:sz="0" w:space="0" w:color="auto"/>
      </w:divBdr>
    </w:div>
    <w:div w:id="1649557718">
      <w:marLeft w:val="480"/>
      <w:marRight w:val="0"/>
      <w:marTop w:val="0"/>
      <w:marBottom w:val="0"/>
      <w:divBdr>
        <w:top w:val="none" w:sz="0" w:space="0" w:color="auto"/>
        <w:left w:val="none" w:sz="0" w:space="0" w:color="auto"/>
        <w:bottom w:val="none" w:sz="0" w:space="0" w:color="auto"/>
        <w:right w:val="none" w:sz="0" w:space="0" w:color="auto"/>
      </w:divBdr>
    </w:div>
    <w:div w:id="1649631028">
      <w:marLeft w:val="640"/>
      <w:marRight w:val="0"/>
      <w:marTop w:val="0"/>
      <w:marBottom w:val="0"/>
      <w:divBdr>
        <w:top w:val="none" w:sz="0" w:space="0" w:color="auto"/>
        <w:left w:val="none" w:sz="0" w:space="0" w:color="auto"/>
        <w:bottom w:val="none" w:sz="0" w:space="0" w:color="auto"/>
        <w:right w:val="none" w:sz="0" w:space="0" w:color="auto"/>
      </w:divBdr>
    </w:div>
    <w:div w:id="1649746373">
      <w:marLeft w:val="640"/>
      <w:marRight w:val="0"/>
      <w:marTop w:val="0"/>
      <w:marBottom w:val="0"/>
      <w:divBdr>
        <w:top w:val="none" w:sz="0" w:space="0" w:color="auto"/>
        <w:left w:val="none" w:sz="0" w:space="0" w:color="auto"/>
        <w:bottom w:val="none" w:sz="0" w:space="0" w:color="auto"/>
        <w:right w:val="none" w:sz="0" w:space="0" w:color="auto"/>
      </w:divBdr>
    </w:div>
    <w:div w:id="1649746897">
      <w:marLeft w:val="640"/>
      <w:marRight w:val="0"/>
      <w:marTop w:val="0"/>
      <w:marBottom w:val="0"/>
      <w:divBdr>
        <w:top w:val="none" w:sz="0" w:space="0" w:color="auto"/>
        <w:left w:val="none" w:sz="0" w:space="0" w:color="auto"/>
        <w:bottom w:val="none" w:sz="0" w:space="0" w:color="auto"/>
        <w:right w:val="none" w:sz="0" w:space="0" w:color="auto"/>
      </w:divBdr>
    </w:div>
    <w:div w:id="1650018115">
      <w:marLeft w:val="640"/>
      <w:marRight w:val="0"/>
      <w:marTop w:val="0"/>
      <w:marBottom w:val="0"/>
      <w:divBdr>
        <w:top w:val="none" w:sz="0" w:space="0" w:color="auto"/>
        <w:left w:val="none" w:sz="0" w:space="0" w:color="auto"/>
        <w:bottom w:val="none" w:sz="0" w:space="0" w:color="auto"/>
        <w:right w:val="none" w:sz="0" w:space="0" w:color="auto"/>
      </w:divBdr>
    </w:div>
    <w:div w:id="1650094457">
      <w:marLeft w:val="640"/>
      <w:marRight w:val="0"/>
      <w:marTop w:val="0"/>
      <w:marBottom w:val="0"/>
      <w:divBdr>
        <w:top w:val="none" w:sz="0" w:space="0" w:color="auto"/>
        <w:left w:val="none" w:sz="0" w:space="0" w:color="auto"/>
        <w:bottom w:val="none" w:sz="0" w:space="0" w:color="auto"/>
        <w:right w:val="none" w:sz="0" w:space="0" w:color="auto"/>
      </w:divBdr>
    </w:div>
    <w:div w:id="1650288769">
      <w:marLeft w:val="640"/>
      <w:marRight w:val="0"/>
      <w:marTop w:val="0"/>
      <w:marBottom w:val="0"/>
      <w:divBdr>
        <w:top w:val="none" w:sz="0" w:space="0" w:color="auto"/>
        <w:left w:val="none" w:sz="0" w:space="0" w:color="auto"/>
        <w:bottom w:val="none" w:sz="0" w:space="0" w:color="auto"/>
        <w:right w:val="none" w:sz="0" w:space="0" w:color="auto"/>
      </w:divBdr>
    </w:div>
    <w:div w:id="1650354713">
      <w:marLeft w:val="640"/>
      <w:marRight w:val="0"/>
      <w:marTop w:val="0"/>
      <w:marBottom w:val="0"/>
      <w:divBdr>
        <w:top w:val="none" w:sz="0" w:space="0" w:color="auto"/>
        <w:left w:val="none" w:sz="0" w:space="0" w:color="auto"/>
        <w:bottom w:val="none" w:sz="0" w:space="0" w:color="auto"/>
        <w:right w:val="none" w:sz="0" w:space="0" w:color="auto"/>
      </w:divBdr>
    </w:div>
    <w:div w:id="1650403002">
      <w:marLeft w:val="640"/>
      <w:marRight w:val="0"/>
      <w:marTop w:val="0"/>
      <w:marBottom w:val="0"/>
      <w:divBdr>
        <w:top w:val="none" w:sz="0" w:space="0" w:color="auto"/>
        <w:left w:val="none" w:sz="0" w:space="0" w:color="auto"/>
        <w:bottom w:val="none" w:sz="0" w:space="0" w:color="auto"/>
        <w:right w:val="none" w:sz="0" w:space="0" w:color="auto"/>
      </w:divBdr>
    </w:div>
    <w:div w:id="1650479258">
      <w:marLeft w:val="640"/>
      <w:marRight w:val="0"/>
      <w:marTop w:val="0"/>
      <w:marBottom w:val="0"/>
      <w:divBdr>
        <w:top w:val="none" w:sz="0" w:space="0" w:color="auto"/>
        <w:left w:val="none" w:sz="0" w:space="0" w:color="auto"/>
        <w:bottom w:val="none" w:sz="0" w:space="0" w:color="auto"/>
        <w:right w:val="none" w:sz="0" w:space="0" w:color="auto"/>
      </w:divBdr>
    </w:div>
    <w:div w:id="1650548451">
      <w:marLeft w:val="640"/>
      <w:marRight w:val="0"/>
      <w:marTop w:val="0"/>
      <w:marBottom w:val="0"/>
      <w:divBdr>
        <w:top w:val="none" w:sz="0" w:space="0" w:color="auto"/>
        <w:left w:val="none" w:sz="0" w:space="0" w:color="auto"/>
        <w:bottom w:val="none" w:sz="0" w:space="0" w:color="auto"/>
        <w:right w:val="none" w:sz="0" w:space="0" w:color="auto"/>
      </w:divBdr>
    </w:div>
    <w:div w:id="1650555809">
      <w:marLeft w:val="640"/>
      <w:marRight w:val="0"/>
      <w:marTop w:val="0"/>
      <w:marBottom w:val="0"/>
      <w:divBdr>
        <w:top w:val="none" w:sz="0" w:space="0" w:color="auto"/>
        <w:left w:val="none" w:sz="0" w:space="0" w:color="auto"/>
        <w:bottom w:val="none" w:sz="0" w:space="0" w:color="auto"/>
        <w:right w:val="none" w:sz="0" w:space="0" w:color="auto"/>
      </w:divBdr>
    </w:div>
    <w:div w:id="1650665628">
      <w:marLeft w:val="640"/>
      <w:marRight w:val="0"/>
      <w:marTop w:val="0"/>
      <w:marBottom w:val="0"/>
      <w:divBdr>
        <w:top w:val="none" w:sz="0" w:space="0" w:color="auto"/>
        <w:left w:val="none" w:sz="0" w:space="0" w:color="auto"/>
        <w:bottom w:val="none" w:sz="0" w:space="0" w:color="auto"/>
        <w:right w:val="none" w:sz="0" w:space="0" w:color="auto"/>
      </w:divBdr>
    </w:div>
    <w:div w:id="1650666589">
      <w:marLeft w:val="640"/>
      <w:marRight w:val="0"/>
      <w:marTop w:val="0"/>
      <w:marBottom w:val="0"/>
      <w:divBdr>
        <w:top w:val="none" w:sz="0" w:space="0" w:color="auto"/>
        <w:left w:val="none" w:sz="0" w:space="0" w:color="auto"/>
        <w:bottom w:val="none" w:sz="0" w:space="0" w:color="auto"/>
        <w:right w:val="none" w:sz="0" w:space="0" w:color="auto"/>
      </w:divBdr>
    </w:div>
    <w:div w:id="1650668489">
      <w:marLeft w:val="640"/>
      <w:marRight w:val="0"/>
      <w:marTop w:val="0"/>
      <w:marBottom w:val="0"/>
      <w:divBdr>
        <w:top w:val="none" w:sz="0" w:space="0" w:color="auto"/>
        <w:left w:val="none" w:sz="0" w:space="0" w:color="auto"/>
        <w:bottom w:val="none" w:sz="0" w:space="0" w:color="auto"/>
        <w:right w:val="none" w:sz="0" w:space="0" w:color="auto"/>
      </w:divBdr>
    </w:div>
    <w:div w:id="1650742368">
      <w:marLeft w:val="640"/>
      <w:marRight w:val="0"/>
      <w:marTop w:val="0"/>
      <w:marBottom w:val="0"/>
      <w:divBdr>
        <w:top w:val="none" w:sz="0" w:space="0" w:color="auto"/>
        <w:left w:val="none" w:sz="0" w:space="0" w:color="auto"/>
        <w:bottom w:val="none" w:sz="0" w:space="0" w:color="auto"/>
        <w:right w:val="none" w:sz="0" w:space="0" w:color="auto"/>
      </w:divBdr>
    </w:div>
    <w:div w:id="1650747974">
      <w:marLeft w:val="640"/>
      <w:marRight w:val="0"/>
      <w:marTop w:val="0"/>
      <w:marBottom w:val="0"/>
      <w:divBdr>
        <w:top w:val="none" w:sz="0" w:space="0" w:color="auto"/>
        <w:left w:val="none" w:sz="0" w:space="0" w:color="auto"/>
        <w:bottom w:val="none" w:sz="0" w:space="0" w:color="auto"/>
        <w:right w:val="none" w:sz="0" w:space="0" w:color="auto"/>
      </w:divBdr>
    </w:div>
    <w:div w:id="1650787592">
      <w:marLeft w:val="640"/>
      <w:marRight w:val="0"/>
      <w:marTop w:val="0"/>
      <w:marBottom w:val="0"/>
      <w:divBdr>
        <w:top w:val="none" w:sz="0" w:space="0" w:color="auto"/>
        <w:left w:val="none" w:sz="0" w:space="0" w:color="auto"/>
        <w:bottom w:val="none" w:sz="0" w:space="0" w:color="auto"/>
        <w:right w:val="none" w:sz="0" w:space="0" w:color="auto"/>
      </w:divBdr>
    </w:div>
    <w:div w:id="1650863511">
      <w:marLeft w:val="640"/>
      <w:marRight w:val="0"/>
      <w:marTop w:val="0"/>
      <w:marBottom w:val="0"/>
      <w:divBdr>
        <w:top w:val="none" w:sz="0" w:space="0" w:color="auto"/>
        <w:left w:val="none" w:sz="0" w:space="0" w:color="auto"/>
        <w:bottom w:val="none" w:sz="0" w:space="0" w:color="auto"/>
        <w:right w:val="none" w:sz="0" w:space="0" w:color="auto"/>
      </w:divBdr>
    </w:div>
    <w:div w:id="1650867170">
      <w:marLeft w:val="640"/>
      <w:marRight w:val="0"/>
      <w:marTop w:val="0"/>
      <w:marBottom w:val="0"/>
      <w:divBdr>
        <w:top w:val="none" w:sz="0" w:space="0" w:color="auto"/>
        <w:left w:val="none" w:sz="0" w:space="0" w:color="auto"/>
        <w:bottom w:val="none" w:sz="0" w:space="0" w:color="auto"/>
        <w:right w:val="none" w:sz="0" w:space="0" w:color="auto"/>
      </w:divBdr>
    </w:div>
    <w:div w:id="1650867880">
      <w:marLeft w:val="640"/>
      <w:marRight w:val="0"/>
      <w:marTop w:val="0"/>
      <w:marBottom w:val="0"/>
      <w:divBdr>
        <w:top w:val="none" w:sz="0" w:space="0" w:color="auto"/>
        <w:left w:val="none" w:sz="0" w:space="0" w:color="auto"/>
        <w:bottom w:val="none" w:sz="0" w:space="0" w:color="auto"/>
        <w:right w:val="none" w:sz="0" w:space="0" w:color="auto"/>
      </w:divBdr>
    </w:div>
    <w:div w:id="1650938644">
      <w:marLeft w:val="640"/>
      <w:marRight w:val="0"/>
      <w:marTop w:val="0"/>
      <w:marBottom w:val="0"/>
      <w:divBdr>
        <w:top w:val="none" w:sz="0" w:space="0" w:color="auto"/>
        <w:left w:val="none" w:sz="0" w:space="0" w:color="auto"/>
        <w:bottom w:val="none" w:sz="0" w:space="0" w:color="auto"/>
        <w:right w:val="none" w:sz="0" w:space="0" w:color="auto"/>
      </w:divBdr>
    </w:div>
    <w:div w:id="1651055542">
      <w:marLeft w:val="640"/>
      <w:marRight w:val="0"/>
      <w:marTop w:val="0"/>
      <w:marBottom w:val="0"/>
      <w:divBdr>
        <w:top w:val="none" w:sz="0" w:space="0" w:color="auto"/>
        <w:left w:val="none" w:sz="0" w:space="0" w:color="auto"/>
        <w:bottom w:val="none" w:sz="0" w:space="0" w:color="auto"/>
        <w:right w:val="none" w:sz="0" w:space="0" w:color="auto"/>
      </w:divBdr>
    </w:div>
    <w:div w:id="1651061341">
      <w:marLeft w:val="640"/>
      <w:marRight w:val="0"/>
      <w:marTop w:val="0"/>
      <w:marBottom w:val="0"/>
      <w:divBdr>
        <w:top w:val="none" w:sz="0" w:space="0" w:color="auto"/>
        <w:left w:val="none" w:sz="0" w:space="0" w:color="auto"/>
        <w:bottom w:val="none" w:sz="0" w:space="0" w:color="auto"/>
        <w:right w:val="none" w:sz="0" w:space="0" w:color="auto"/>
      </w:divBdr>
    </w:div>
    <w:div w:id="1651398682">
      <w:marLeft w:val="640"/>
      <w:marRight w:val="0"/>
      <w:marTop w:val="0"/>
      <w:marBottom w:val="0"/>
      <w:divBdr>
        <w:top w:val="none" w:sz="0" w:space="0" w:color="auto"/>
        <w:left w:val="none" w:sz="0" w:space="0" w:color="auto"/>
        <w:bottom w:val="none" w:sz="0" w:space="0" w:color="auto"/>
        <w:right w:val="none" w:sz="0" w:space="0" w:color="auto"/>
      </w:divBdr>
    </w:div>
    <w:div w:id="1651403962">
      <w:marLeft w:val="640"/>
      <w:marRight w:val="0"/>
      <w:marTop w:val="0"/>
      <w:marBottom w:val="0"/>
      <w:divBdr>
        <w:top w:val="none" w:sz="0" w:space="0" w:color="auto"/>
        <w:left w:val="none" w:sz="0" w:space="0" w:color="auto"/>
        <w:bottom w:val="none" w:sz="0" w:space="0" w:color="auto"/>
        <w:right w:val="none" w:sz="0" w:space="0" w:color="auto"/>
      </w:divBdr>
    </w:div>
    <w:div w:id="1651405588">
      <w:marLeft w:val="640"/>
      <w:marRight w:val="0"/>
      <w:marTop w:val="0"/>
      <w:marBottom w:val="0"/>
      <w:divBdr>
        <w:top w:val="none" w:sz="0" w:space="0" w:color="auto"/>
        <w:left w:val="none" w:sz="0" w:space="0" w:color="auto"/>
        <w:bottom w:val="none" w:sz="0" w:space="0" w:color="auto"/>
        <w:right w:val="none" w:sz="0" w:space="0" w:color="auto"/>
      </w:divBdr>
    </w:div>
    <w:div w:id="1651591442">
      <w:marLeft w:val="640"/>
      <w:marRight w:val="0"/>
      <w:marTop w:val="0"/>
      <w:marBottom w:val="0"/>
      <w:divBdr>
        <w:top w:val="none" w:sz="0" w:space="0" w:color="auto"/>
        <w:left w:val="none" w:sz="0" w:space="0" w:color="auto"/>
        <w:bottom w:val="none" w:sz="0" w:space="0" w:color="auto"/>
        <w:right w:val="none" w:sz="0" w:space="0" w:color="auto"/>
      </w:divBdr>
    </w:div>
    <w:div w:id="1651640458">
      <w:marLeft w:val="640"/>
      <w:marRight w:val="0"/>
      <w:marTop w:val="0"/>
      <w:marBottom w:val="0"/>
      <w:divBdr>
        <w:top w:val="none" w:sz="0" w:space="0" w:color="auto"/>
        <w:left w:val="none" w:sz="0" w:space="0" w:color="auto"/>
        <w:bottom w:val="none" w:sz="0" w:space="0" w:color="auto"/>
        <w:right w:val="none" w:sz="0" w:space="0" w:color="auto"/>
      </w:divBdr>
    </w:div>
    <w:div w:id="1651708936">
      <w:marLeft w:val="640"/>
      <w:marRight w:val="0"/>
      <w:marTop w:val="0"/>
      <w:marBottom w:val="0"/>
      <w:divBdr>
        <w:top w:val="none" w:sz="0" w:space="0" w:color="auto"/>
        <w:left w:val="none" w:sz="0" w:space="0" w:color="auto"/>
        <w:bottom w:val="none" w:sz="0" w:space="0" w:color="auto"/>
        <w:right w:val="none" w:sz="0" w:space="0" w:color="auto"/>
      </w:divBdr>
    </w:div>
    <w:div w:id="1651859560">
      <w:marLeft w:val="640"/>
      <w:marRight w:val="0"/>
      <w:marTop w:val="0"/>
      <w:marBottom w:val="0"/>
      <w:divBdr>
        <w:top w:val="none" w:sz="0" w:space="0" w:color="auto"/>
        <w:left w:val="none" w:sz="0" w:space="0" w:color="auto"/>
        <w:bottom w:val="none" w:sz="0" w:space="0" w:color="auto"/>
        <w:right w:val="none" w:sz="0" w:space="0" w:color="auto"/>
      </w:divBdr>
    </w:div>
    <w:div w:id="1651866959">
      <w:marLeft w:val="640"/>
      <w:marRight w:val="0"/>
      <w:marTop w:val="0"/>
      <w:marBottom w:val="0"/>
      <w:divBdr>
        <w:top w:val="none" w:sz="0" w:space="0" w:color="auto"/>
        <w:left w:val="none" w:sz="0" w:space="0" w:color="auto"/>
        <w:bottom w:val="none" w:sz="0" w:space="0" w:color="auto"/>
        <w:right w:val="none" w:sz="0" w:space="0" w:color="auto"/>
      </w:divBdr>
    </w:div>
    <w:div w:id="1652060074">
      <w:marLeft w:val="640"/>
      <w:marRight w:val="0"/>
      <w:marTop w:val="0"/>
      <w:marBottom w:val="0"/>
      <w:divBdr>
        <w:top w:val="none" w:sz="0" w:space="0" w:color="auto"/>
        <w:left w:val="none" w:sz="0" w:space="0" w:color="auto"/>
        <w:bottom w:val="none" w:sz="0" w:space="0" w:color="auto"/>
        <w:right w:val="none" w:sz="0" w:space="0" w:color="auto"/>
      </w:divBdr>
    </w:div>
    <w:div w:id="1652171930">
      <w:marLeft w:val="640"/>
      <w:marRight w:val="0"/>
      <w:marTop w:val="0"/>
      <w:marBottom w:val="0"/>
      <w:divBdr>
        <w:top w:val="none" w:sz="0" w:space="0" w:color="auto"/>
        <w:left w:val="none" w:sz="0" w:space="0" w:color="auto"/>
        <w:bottom w:val="none" w:sz="0" w:space="0" w:color="auto"/>
        <w:right w:val="none" w:sz="0" w:space="0" w:color="auto"/>
      </w:divBdr>
    </w:div>
    <w:div w:id="1652250124">
      <w:marLeft w:val="640"/>
      <w:marRight w:val="0"/>
      <w:marTop w:val="0"/>
      <w:marBottom w:val="0"/>
      <w:divBdr>
        <w:top w:val="none" w:sz="0" w:space="0" w:color="auto"/>
        <w:left w:val="none" w:sz="0" w:space="0" w:color="auto"/>
        <w:bottom w:val="none" w:sz="0" w:space="0" w:color="auto"/>
        <w:right w:val="none" w:sz="0" w:space="0" w:color="auto"/>
      </w:divBdr>
    </w:div>
    <w:div w:id="1652252201">
      <w:marLeft w:val="640"/>
      <w:marRight w:val="0"/>
      <w:marTop w:val="0"/>
      <w:marBottom w:val="0"/>
      <w:divBdr>
        <w:top w:val="none" w:sz="0" w:space="0" w:color="auto"/>
        <w:left w:val="none" w:sz="0" w:space="0" w:color="auto"/>
        <w:bottom w:val="none" w:sz="0" w:space="0" w:color="auto"/>
        <w:right w:val="none" w:sz="0" w:space="0" w:color="auto"/>
      </w:divBdr>
    </w:div>
    <w:div w:id="1652294354">
      <w:marLeft w:val="640"/>
      <w:marRight w:val="0"/>
      <w:marTop w:val="0"/>
      <w:marBottom w:val="0"/>
      <w:divBdr>
        <w:top w:val="none" w:sz="0" w:space="0" w:color="auto"/>
        <w:left w:val="none" w:sz="0" w:space="0" w:color="auto"/>
        <w:bottom w:val="none" w:sz="0" w:space="0" w:color="auto"/>
        <w:right w:val="none" w:sz="0" w:space="0" w:color="auto"/>
      </w:divBdr>
    </w:div>
    <w:div w:id="1652295343">
      <w:marLeft w:val="640"/>
      <w:marRight w:val="0"/>
      <w:marTop w:val="0"/>
      <w:marBottom w:val="0"/>
      <w:divBdr>
        <w:top w:val="none" w:sz="0" w:space="0" w:color="auto"/>
        <w:left w:val="none" w:sz="0" w:space="0" w:color="auto"/>
        <w:bottom w:val="none" w:sz="0" w:space="0" w:color="auto"/>
        <w:right w:val="none" w:sz="0" w:space="0" w:color="auto"/>
      </w:divBdr>
    </w:div>
    <w:div w:id="1652296737">
      <w:marLeft w:val="640"/>
      <w:marRight w:val="0"/>
      <w:marTop w:val="0"/>
      <w:marBottom w:val="0"/>
      <w:divBdr>
        <w:top w:val="none" w:sz="0" w:space="0" w:color="auto"/>
        <w:left w:val="none" w:sz="0" w:space="0" w:color="auto"/>
        <w:bottom w:val="none" w:sz="0" w:space="0" w:color="auto"/>
        <w:right w:val="none" w:sz="0" w:space="0" w:color="auto"/>
      </w:divBdr>
    </w:div>
    <w:div w:id="1652371227">
      <w:marLeft w:val="640"/>
      <w:marRight w:val="0"/>
      <w:marTop w:val="0"/>
      <w:marBottom w:val="0"/>
      <w:divBdr>
        <w:top w:val="none" w:sz="0" w:space="0" w:color="auto"/>
        <w:left w:val="none" w:sz="0" w:space="0" w:color="auto"/>
        <w:bottom w:val="none" w:sz="0" w:space="0" w:color="auto"/>
        <w:right w:val="none" w:sz="0" w:space="0" w:color="auto"/>
      </w:divBdr>
    </w:div>
    <w:div w:id="1652441758">
      <w:marLeft w:val="640"/>
      <w:marRight w:val="0"/>
      <w:marTop w:val="0"/>
      <w:marBottom w:val="0"/>
      <w:divBdr>
        <w:top w:val="none" w:sz="0" w:space="0" w:color="auto"/>
        <w:left w:val="none" w:sz="0" w:space="0" w:color="auto"/>
        <w:bottom w:val="none" w:sz="0" w:space="0" w:color="auto"/>
        <w:right w:val="none" w:sz="0" w:space="0" w:color="auto"/>
      </w:divBdr>
    </w:div>
    <w:div w:id="1652445790">
      <w:marLeft w:val="640"/>
      <w:marRight w:val="0"/>
      <w:marTop w:val="0"/>
      <w:marBottom w:val="0"/>
      <w:divBdr>
        <w:top w:val="none" w:sz="0" w:space="0" w:color="auto"/>
        <w:left w:val="none" w:sz="0" w:space="0" w:color="auto"/>
        <w:bottom w:val="none" w:sz="0" w:space="0" w:color="auto"/>
        <w:right w:val="none" w:sz="0" w:space="0" w:color="auto"/>
      </w:divBdr>
    </w:div>
    <w:div w:id="1652563375">
      <w:marLeft w:val="640"/>
      <w:marRight w:val="0"/>
      <w:marTop w:val="0"/>
      <w:marBottom w:val="0"/>
      <w:divBdr>
        <w:top w:val="none" w:sz="0" w:space="0" w:color="auto"/>
        <w:left w:val="none" w:sz="0" w:space="0" w:color="auto"/>
        <w:bottom w:val="none" w:sz="0" w:space="0" w:color="auto"/>
        <w:right w:val="none" w:sz="0" w:space="0" w:color="auto"/>
      </w:divBdr>
    </w:div>
    <w:div w:id="1652633105">
      <w:marLeft w:val="640"/>
      <w:marRight w:val="0"/>
      <w:marTop w:val="0"/>
      <w:marBottom w:val="0"/>
      <w:divBdr>
        <w:top w:val="none" w:sz="0" w:space="0" w:color="auto"/>
        <w:left w:val="none" w:sz="0" w:space="0" w:color="auto"/>
        <w:bottom w:val="none" w:sz="0" w:space="0" w:color="auto"/>
        <w:right w:val="none" w:sz="0" w:space="0" w:color="auto"/>
      </w:divBdr>
    </w:div>
    <w:div w:id="1652633507">
      <w:marLeft w:val="640"/>
      <w:marRight w:val="0"/>
      <w:marTop w:val="0"/>
      <w:marBottom w:val="0"/>
      <w:divBdr>
        <w:top w:val="none" w:sz="0" w:space="0" w:color="auto"/>
        <w:left w:val="none" w:sz="0" w:space="0" w:color="auto"/>
        <w:bottom w:val="none" w:sz="0" w:space="0" w:color="auto"/>
        <w:right w:val="none" w:sz="0" w:space="0" w:color="auto"/>
      </w:divBdr>
    </w:div>
    <w:div w:id="1652635874">
      <w:marLeft w:val="640"/>
      <w:marRight w:val="0"/>
      <w:marTop w:val="0"/>
      <w:marBottom w:val="0"/>
      <w:divBdr>
        <w:top w:val="none" w:sz="0" w:space="0" w:color="auto"/>
        <w:left w:val="none" w:sz="0" w:space="0" w:color="auto"/>
        <w:bottom w:val="none" w:sz="0" w:space="0" w:color="auto"/>
        <w:right w:val="none" w:sz="0" w:space="0" w:color="auto"/>
      </w:divBdr>
    </w:div>
    <w:div w:id="1652714845">
      <w:marLeft w:val="640"/>
      <w:marRight w:val="0"/>
      <w:marTop w:val="0"/>
      <w:marBottom w:val="0"/>
      <w:divBdr>
        <w:top w:val="none" w:sz="0" w:space="0" w:color="auto"/>
        <w:left w:val="none" w:sz="0" w:space="0" w:color="auto"/>
        <w:bottom w:val="none" w:sz="0" w:space="0" w:color="auto"/>
        <w:right w:val="none" w:sz="0" w:space="0" w:color="auto"/>
      </w:divBdr>
    </w:div>
    <w:div w:id="1652758178">
      <w:marLeft w:val="640"/>
      <w:marRight w:val="0"/>
      <w:marTop w:val="0"/>
      <w:marBottom w:val="0"/>
      <w:divBdr>
        <w:top w:val="none" w:sz="0" w:space="0" w:color="auto"/>
        <w:left w:val="none" w:sz="0" w:space="0" w:color="auto"/>
        <w:bottom w:val="none" w:sz="0" w:space="0" w:color="auto"/>
        <w:right w:val="none" w:sz="0" w:space="0" w:color="auto"/>
      </w:divBdr>
    </w:div>
    <w:div w:id="1652782696">
      <w:marLeft w:val="640"/>
      <w:marRight w:val="0"/>
      <w:marTop w:val="0"/>
      <w:marBottom w:val="0"/>
      <w:divBdr>
        <w:top w:val="none" w:sz="0" w:space="0" w:color="auto"/>
        <w:left w:val="none" w:sz="0" w:space="0" w:color="auto"/>
        <w:bottom w:val="none" w:sz="0" w:space="0" w:color="auto"/>
        <w:right w:val="none" w:sz="0" w:space="0" w:color="auto"/>
      </w:divBdr>
    </w:div>
    <w:div w:id="1652783841">
      <w:marLeft w:val="640"/>
      <w:marRight w:val="0"/>
      <w:marTop w:val="0"/>
      <w:marBottom w:val="0"/>
      <w:divBdr>
        <w:top w:val="none" w:sz="0" w:space="0" w:color="auto"/>
        <w:left w:val="none" w:sz="0" w:space="0" w:color="auto"/>
        <w:bottom w:val="none" w:sz="0" w:space="0" w:color="auto"/>
        <w:right w:val="none" w:sz="0" w:space="0" w:color="auto"/>
      </w:divBdr>
    </w:div>
    <w:div w:id="1652906614">
      <w:marLeft w:val="640"/>
      <w:marRight w:val="0"/>
      <w:marTop w:val="0"/>
      <w:marBottom w:val="0"/>
      <w:divBdr>
        <w:top w:val="none" w:sz="0" w:space="0" w:color="auto"/>
        <w:left w:val="none" w:sz="0" w:space="0" w:color="auto"/>
        <w:bottom w:val="none" w:sz="0" w:space="0" w:color="auto"/>
        <w:right w:val="none" w:sz="0" w:space="0" w:color="auto"/>
      </w:divBdr>
    </w:div>
    <w:div w:id="1652981543">
      <w:marLeft w:val="640"/>
      <w:marRight w:val="0"/>
      <w:marTop w:val="0"/>
      <w:marBottom w:val="0"/>
      <w:divBdr>
        <w:top w:val="none" w:sz="0" w:space="0" w:color="auto"/>
        <w:left w:val="none" w:sz="0" w:space="0" w:color="auto"/>
        <w:bottom w:val="none" w:sz="0" w:space="0" w:color="auto"/>
        <w:right w:val="none" w:sz="0" w:space="0" w:color="auto"/>
      </w:divBdr>
    </w:div>
    <w:div w:id="1653098009">
      <w:marLeft w:val="640"/>
      <w:marRight w:val="0"/>
      <w:marTop w:val="0"/>
      <w:marBottom w:val="0"/>
      <w:divBdr>
        <w:top w:val="none" w:sz="0" w:space="0" w:color="auto"/>
        <w:left w:val="none" w:sz="0" w:space="0" w:color="auto"/>
        <w:bottom w:val="none" w:sz="0" w:space="0" w:color="auto"/>
        <w:right w:val="none" w:sz="0" w:space="0" w:color="auto"/>
      </w:divBdr>
    </w:div>
    <w:div w:id="1653171768">
      <w:marLeft w:val="640"/>
      <w:marRight w:val="0"/>
      <w:marTop w:val="0"/>
      <w:marBottom w:val="0"/>
      <w:divBdr>
        <w:top w:val="none" w:sz="0" w:space="0" w:color="auto"/>
        <w:left w:val="none" w:sz="0" w:space="0" w:color="auto"/>
        <w:bottom w:val="none" w:sz="0" w:space="0" w:color="auto"/>
        <w:right w:val="none" w:sz="0" w:space="0" w:color="auto"/>
      </w:divBdr>
    </w:div>
    <w:div w:id="1653177790">
      <w:marLeft w:val="640"/>
      <w:marRight w:val="0"/>
      <w:marTop w:val="0"/>
      <w:marBottom w:val="0"/>
      <w:divBdr>
        <w:top w:val="none" w:sz="0" w:space="0" w:color="auto"/>
        <w:left w:val="none" w:sz="0" w:space="0" w:color="auto"/>
        <w:bottom w:val="none" w:sz="0" w:space="0" w:color="auto"/>
        <w:right w:val="none" w:sz="0" w:space="0" w:color="auto"/>
      </w:divBdr>
    </w:div>
    <w:div w:id="1653217540">
      <w:marLeft w:val="640"/>
      <w:marRight w:val="0"/>
      <w:marTop w:val="0"/>
      <w:marBottom w:val="0"/>
      <w:divBdr>
        <w:top w:val="none" w:sz="0" w:space="0" w:color="auto"/>
        <w:left w:val="none" w:sz="0" w:space="0" w:color="auto"/>
        <w:bottom w:val="none" w:sz="0" w:space="0" w:color="auto"/>
        <w:right w:val="none" w:sz="0" w:space="0" w:color="auto"/>
      </w:divBdr>
    </w:div>
    <w:div w:id="1653288674">
      <w:marLeft w:val="640"/>
      <w:marRight w:val="0"/>
      <w:marTop w:val="0"/>
      <w:marBottom w:val="0"/>
      <w:divBdr>
        <w:top w:val="none" w:sz="0" w:space="0" w:color="auto"/>
        <w:left w:val="none" w:sz="0" w:space="0" w:color="auto"/>
        <w:bottom w:val="none" w:sz="0" w:space="0" w:color="auto"/>
        <w:right w:val="none" w:sz="0" w:space="0" w:color="auto"/>
      </w:divBdr>
    </w:div>
    <w:div w:id="1653289627">
      <w:marLeft w:val="640"/>
      <w:marRight w:val="0"/>
      <w:marTop w:val="0"/>
      <w:marBottom w:val="0"/>
      <w:divBdr>
        <w:top w:val="none" w:sz="0" w:space="0" w:color="auto"/>
        <w:left w:val="none" w:sz="0" w:space="0" w:color="auto"/>
        <w:bottom w:val="none" w:sz="0" w:space="0" w:color="auto"/>
        <w:right w:val="none" w:sz="0" w:space="0" w:color="auto"/>
      </w:divBdr>
    </w:div>
    <w:div w:id="1653408660">
      <w:marLeft w:val="640"/>
      <w:marRight w:val="0"/>
      <w:marTop w:val="0"/>
      <w:marBottom w:val="0"/>
      <w:divBdr>
        <w:top w:val="none" w:sz="0" w:space="0" w:color="auto"/>
        <w:left w:val="none" w:sz="0" w:space="0" w:color="auto"/>
        <w:bottom w:val="none" w:sz="0" w:space="0" w:color="auto"/>
        <w:right w:val="none" w:sz="0" w:space="0" w:color="auto"/>
      </w:divBdr>
    </w:div>
    <w:div w:id="1653410904">
      <w:marLeft w:val="640"/>
      <w:marRight w:val="0"/>
      <w:marTop w:val="0"/>
      <w:marBottom w:val="0"/>
      <w:divBdr>
        <w:top w:val="none" w:sz="0" w:space="0" w:color="auto"/>
        <w:left w:val="none" w:sz="0" w:space="0" w:color="auto"/>
        <w:bottom w:val="none" w:sz="0" w:space="0" w:color="auto"/>
        <w:right w:val="none" w:sz="0" w:space="0" w:color="auto"/>
      </w:divBdr>
    </w:div>
    <w:div w:id="1653485621">
      <w:marLeft w:val="640"/>
      <w:marRight w:val="0"/>
      <w:marTop w:val="0"/>
      <w:marBottom w:val="0"/>
      <w:divBdr>
        <w:top w:val="none" w:sz="0" w:space="0" w:color="auto"/>
        <w:left w:val="none" w:sz="0" w:space="0" w:color="auto"/>
        <w:bottom w:val="none" w:sz="0" w:space="0" w:color="auto"/>
        <w:right w:val="none" w:sz="0" w:space="0" w:color="auto"/>
      </w:divBdr>
    </w:div>
    <w:div w:id="1653556328">
      <w:marLeft w:val="640"/>
      <w:marRight w:val="0"/>
      <w:marTop w:val="0"/>
      <w:marBottom w:val="0"/>
      <w:divBdr>
        <w:top w:val="none" w:sz="0" w:space="0" w:color="auto"/>
        <w:left w:val="none" w:sz="0" w:space="0" w:color="auto"/>
        <w:bottom w:val="none" w:sz="0" w:space="0" w:color="auto"/>
        <w:right w:val="none" w:sz="0" w:space="0" w:color="auto"/>
      </w:divBdr>
    </w:div>
    <w:div w:id="1653564457">
      <w:marLeft w:val="640"/>
      <w:marRight w:val="0"/>
      <w:marTop w:val="0"/>
      <w:marBottom w:val="0"/>
      <w:divBdr>
        <w:top w:val="none" w:sz="0" w:space="0" w:color="auto"/>
        <w:left w:val="none" w:sz="0" w:space="0" w:color="auto"/>
        <w:bottom w:val="none" w:sz="0" w:space="0" w:color="auto"/>
        <w:right w:val="none" w:sz="0" w:space="0" w:color="auto"/>
      </w:divBdr>
    </w:div>
    <w:div w:id="1653607712">
      <w:marLeft w:val="640"/>
      <w:marRight w:val="0"/>
      <w:marTop w:val="0"/>
      <w:marBottom w:val="0"/>
      <w:divBdr>
        <w:top w:val="none" w:sz="0" w:space="0" w:color="auto"/>
        <w:left w:val="none" w:sz="0" w:space="0" w:color="auto"/>
        <w:bottom w:val="none" w:sz="0" w:space="0" w:color="auto"/>
        <w:right w:val="none" w:sz="0" w:space="0" w:color="auto"/>
      </w:divBdr>
    </w:div>
    <w:div w:id="1653679599">
      <w:marLeft w:val="640"/>
      <w:marRight w:val="0"/>
      <w:marTop w:val="0"/>
      <w:marBottom w:val="0"/>
      <w:divBdr>
        <w:top w:val="none" w:sz="0" w:space="0" w:color="auto"/>
        <w:left w:val="none" w:sz="0" w:space="0" w:color="auto"/>
        <w:bottom w:val="none" w:sz="0" w:space="0" w:color="auto"/>
        <w:right w:val="none" w:sz="0" w:space="0" w:color="auto"/>
      </w:divBdr>
    </w:div>
    <w:div w:id="1653824617">
      <w:marLeft w:val="640"/>
      <w:marRight w:val="0"/>
      <w:marTop w:val="0"/>
      <w:marBottom w:val="0"/>
      <w:divBdr>
        <w:top w:val="none" w:sz="0" w:space="0" w:color="auto"/>
        <w:left w:val="none" w:sz="0" w:space="0" w:color="auto"/>
        <w:bottom w:val="none" w:sz="0" w:space="0" w:color="auto"/>
        <w:right w:val="none" w:sz="0" w:space="0" w:color="auto"/>
      </w:divBdr>
    </w:div>
    <w:div w:id="1653825456">
      <w:marLeft w:val="640"/>
      <w:marRight w:val="0"/>
      <w:marTop w:val="0"/>
      <w:marBottom w:val="0"/>
      <w:divBdr>
        <w:top w:val="none" w:sz="0" w:space="0" w:color="auto"/>
        <w:left w:val="none" w:sz="0" w:space="0" w:color="auto"/>
        <w:bottom w:val="none" w:sz="0" w:space="0" w:color="auto"/>
        <w:right w:val="none" w:sz="0" w:space="0" w:color="auto"/>
      </w:divBdr>
    </w:div>
    <w:div w:id="1653829386">
      <w:marLeft w:val="640"/>
      <w:marRight w:val="0"/>
      <w:marTop w:val="0"/>
      <w:marBottom w:val="0"/>
      <w:divBdr>
        <w:top w:val="none" w:sz="0" w:space="0" w:color="auto"/>
        <w:left w:val="none" w:sz="0" w:space="0" w:color="auto"/>
        <w:bottom w:val="none" w:sz="0" w:space="0" w:color="auto"/>
        <w:right w:val="none" w:sz="0" w:space="0" w:color="auto"/>
      </w:divBdr>
    </w:div>
    <w:div w:id="1653832761">
      <w:marLeft w:val="640"/>
      <w:marRight w:val="0"/>
      <w:marTop w:val="0"/>
      <w:marBottom w:val="0"/>
      <w:divBdr>
        <w:top w:val="none" w:sz="0" w:space="0" w:color="auto"/>
        <w:left w:val="none" w:sz="0" w:space="0" w:color="auto"/>
        <w:bottom w:val="none" w:sz="0" w:space="0" w:color="auto"/>
        <w:right w:val="none" w:sz="0" w:space="0" w:color="auto"/>
      </w:divBdr>
    </w:div>
    <w:div w:id="1653942210">
      <w:marLeft w:val="640"/>
      <w:marRight w:val="0"/>
      <w:marTop w:val="0"/>
      <w:marBottom w:val="0"/>
      <w:divBdr>
        <w:top w:val="none" w:sz="0" w:space="0" w:color="auto"/>
        <w:left w:val="none" w:sz="0" w:space="0" w:color="auto"/>
        <w:bottom w:val="none" w:sz="0" w:space="0" w:color="auto"/>
        <w:right w:val="none" w:sz="0" w:space="0" w:color="auto"/>
      </w:divBdr>
    </w:div>
    <w:div w:id="1653943959">
      <w:marLeft w:val="640"/>
      <w:marRight w:val="0"/>
      <w:marTop w:val="0"/>
      <w:marBottom w:val="0"/>
      <w:divBdr>
        <w:top w:val="none" w:sz="0" w:space="0" w:color="auto"/>
        <w:left w:val="none" w:sz="0" w:space="0" w:color="auto"/>
        <w:bottom w:val="none" w:sz="0" w:space="0" w:color="auto"/>
        <w:right w:val="none" w:sz="0" w:space="0" w:color="auto"/>
      </w:divBdr>
    </w:div>
    <w:div w:id="1654262800">
      <w:marLeft w:val="640"/>
      <w:marRight w:val="0"/>
      <w:marTop w:val="0"/>
      <w:marBottom w:val="0"/>
      <w:divBdr>
        <w:top w:val="none" w:sz="0" w:space="0" w:color="auto"/>
        <w:left w:val="none" w:sz="0" w:space="0" w:color="auto"/>
        <w:bottom w:val="none" w:sz="0" w:space="0" w:color="auto"/>
        <w:right w:val="none" w:sz="0" w:space="0" w:color="auto"/>
      </w:divBdr>
    </w:div>
    <w:div w:id="1654413250">
      <w:marLeft w:val="640"/>
      <w:marRight w:val="0"/>
      <w:marTop w:val="0"/>
      <w:marBottom w:val="0"/>
      <w:divBdr>
        <w:top w:val="none" w:sz="0" w:space="0" w:color="auto"/>
        <w:left w:val="none" w:sz="0" w:space="0" w:color="auto"/>
        <w:bottom w:val="none" w:sz="0" w:space="0" w:color="auto"/>
        <w:right w:val="none" w:sz="0" w:space="0" w:color="auto"/>
      </w:divBdr>
    </w:div>
    <w:div w:id="1654488090">
      <w:marLeft w:val="640"/>
      <w:marRight w:val="0"/>
      <w:marTop w:val="0"/>
      <w:marBottom w:val="0"/>
      <w:divBdr>
        <w:top w:val="none" w:sz="0" w:space="0" w:color="auto"/>
        <w:left w:val="none" w:sz="0" w:space="0" w:color="auto"/>
        <w:bottom w:val="none" w:sz="0" w:space="0" w:color="auto"/>
        <w:right w:val="none" w:sz="0" w:space="0" w:color="auto"/>
      </w:divBdr>
    </w:div>
    <w:div w:id="1654527303">
      <w:marLeft w:val="640"/>
      <w:marRight w:val="0"/>
      <w:marTop w:val="0"/>
      <w:marBottom w:val="0"/>
      <w:divBdr>
        <w:top w:val="none" w:sz="0" w:space="0" w:color="auto"/>
        <w:left w:val="none" w:sz="0" w:space="0" w:color="auto"/>
        <w:bottom w:val="none" w:sz="0" w:space="0" w:color="auto"/>
        <w:right w:val="none" w:sz="0" w:space="0" w:color="auto"/>
      </w:divBdr>
    </w:div>
    <w:div w:id="1654597411">
      <w:marLeft w:val="640"/>
      <w:marRight w:val="0"/>
      <w:marTop w:val="0"/>
      <w:marBottom w:val="0"/>
      <w:divBdr>
        <w:top w:val="none" w:sz="0" w:space="0" w:color="auto"/>
        <w:left w:val="none" w:sz="0" w:space="0" w:color="auto"/>
        <w:bottom w:val="none" w:sz="0" w:space="0" w:color="auto"/>
        <w:right w:val="none" w:sz="0" w:space="0" w:color="auto"/>
      </w:divBdr>
    </w:div>
    <w:div w:id="1654604001">
      <w:marLeft w:val="640"/>
      <w:marRight w:val="0"/>
      <w:marTop w:val="0"/>
      <w:marBottom w:val="0"/>
      <w:divBdr>
        <w:top w:val="none" w:sz="0" w:space="0" w:color="auto"/>
        <w:left w:val="none" w:sz="0" w:space="0" w:color="auto"/>
        <w:bottom w:val="none" w:sz="0" w:space="0" w:color="auto"/>
        <w:right w:val="none" w:sz="0" w:space="0" w:color="auto"/>
      </w:divBdr>
    </w:div>
    <w:div w:id="1654604295">
      <w:marLeft w:val="640"/>
      <w:marRight w:val="0"/>
      <w:marTop w:val="0"/>
      <w:marBottom w:val="0"/>
      <w:divBdr>
        <w:top w:val="none" w:sz="0" w:space="0" w:color="auto"/>
        <w:left w:val="none" w:sz="0" w:space="0" w:color="auto"/>
        <w:bottom w:val="none" w:sz="0" w:space="0" w:color="auto"/>
        <w:right w:val="none" w:sz="0" w:space="0" w:color="auto"/>
      </w:divBdr>
    </w:div>
    <w:div w:id="1654677465">
      <w:marLeft w:val="640"/>
      <w:marRight w:val="0"/>
      <w:marTop w:val="0"/>
      <w:marBottom w:val="0"/>
      <w:divBdr>
        <w:top w:val="none" w:sz="0" w:space="0" w:color="auto"/>
        <w:left w:val="none" w:sz="0" w:space="0" w:color="auto"/>
        <w:bottom w:val="none" w:sz="0" w:space="0" w:color="auto"/>
        <w:right w:val="none" w:sz="0" w:space="0" w:color="auto"/>
      </w:divBdr>
    </w:div>
    <w:div w:id="1654681190">
      <w:marLeft w:val="640"/>
      <w:marRight w:val="0"/>
      <w:marTop w:val="0"/>
      <w:marBottom w:val="0"/>
      <w:divBdr>
        <w:top w:val="none" w:sz="0" w:space="0" w:color="auto"/>
        <w:left w:val="none" w:sz="0" w:space="0" w:color="auto"/>
        <w:bottom w:val="none" w:sz="0" w:space="0" w:color="auto"/>
        <w:right w:val="none" w:sz="0" w:space="0" w:color="auto"/>
      </w:divBdr>
    </w:div>
    <w:div w:id="1654720791">
      <w:marLeft w:val="640"/>
      <w:marRight w:val="0"/>
      <w:marTop w:val="0"/>
      <w:marBottom w:val="0"/>
      <w:divBdr>
        <w:top w:val="none" w:sz="0" w:space="0" w:color="auto"/>
        <w:left w:val="none" w:sz="0" w:space="0" w:color="auto"/>
        <w:bottom w:val="none" w:sz="0" w:space="0" w:color="auto"/>
        <w:right w:val="none" w:sz="0" w:space="0" w:color="auto"/>
      </w:divBdr>
    </w:div>
    <w:div w:id="1654724424">
      <w:marLeft w:val="640"/>
      <w:marRight w:val="0"/>
      <w:marTop w:val="0"/>
      <w:marBottom w:val="0"/>
      <w:divBdr>
        <w:top w:val="none" w:sz="0" w:space="0" w:color="auto"/>
        <w:left w:val="none" w:sz="0" w:space="0" w:color="auto"/>
        <w:bottom w:val="none" w:sz="0" w:space="0" w:color="auto"/>
        <w:right w:val="none" w:sz="0" w:space="0" w:color="auto"/>
      </w:divBdr>
    </w:div>
    <w:div w:id="1654985515">
      <w:marLeft w:val="640"/>
      <w:marRight w:val="0"/>
      <w:marTop w:val="0"/>
      <w:marBottom w:val="0"/>
      <w:divBdr>
        <w:top w:val="none" w:sz="0" w:space="0" w:color="auto"/>
        <w:left w:val="none" w:sz="0" w:space="0" w:color="auto"/>
        <w:bottom w:val="none" w:sz="0" w:space="0" w:color="auto"/>
        <w:right w:val="none" w:sz="0" w:space="0" w:color="auto"/>
      </w:divBdr>
    </w:div>
    <w:div w:id="1655138906">
      <w:marLeft w:val="640"/>
      <w:marRight w:val="0"/>
      <w:marTop w:val="0"/>
      <w:marBottom w:val="0"/>
      <w:divBdr>
        <w:top w:val="none" w:sz="0" w:space="0" w:color="auto"/>
        <w:left w:val="none" w:sz="0" w:space="0" w:color="auto"/>
        <w:bottom w:val="none" w:sz="0" w:space="0" w:color="auto"/>
        <w:right w:val="none" w:sz="0" w:space="0" w:color="auto"/>
      </w:divBdr>
    </w:div>
    <w:div w:id="1655142730">
      <w:marLeft w:val="640"/>
      <w:marRight w:val="0"/>
      <w:marTop w:val="0"/>
      <w:marBottom w:val="0"/>
      <w:divBdr>
        <w:top w:val="none" w:sz="0" w:space="0" w:color="auto"/>
        <w:left w:val="none" w:sz="0" w:space="0" w:color="auto"/>
        <w:bottom w:val="none" w:sz="0" w:space="0" w:color="auto"/>
        <w:right w:val="none" w:sz="0" w:space="0" w:color="auto"/>
      </w:divBdr>
    </w:div>
    <w:div w:id="1655522950">
      <w:marLeft w:val="640"/>
      <w:marRight w:val="0"/>
      <w:marTop w:val="0"/>
      <w:marBottom w:val="0"/>
      <w:divBdr>
        <w:top w:val="none" w:sz="0" w:space="0" w:color="auto"/>
        <w:left w:val="none" w:sz="0" w:space="0" w:color="auto"/>
        <w:bottom w:val="none" w:sz="0" w:space="0" w:color="auto"/>
        <w:right w:val="none" w:sz="0" w:space="0" w:color="auto"/>
      </w:divBdr>
    </w:div>
    <w:div w:id="1655571119">
      <w:marLeft w:val="640"/>
      <w:marRight w:val="0"/>
      <w:marTop w:val="0"/>
      <w:marBottom w:val="0"/>
      <w:divBdr>
        <w:top w:val="none" w:sz="0" w:space="0" w:color="auto"/>
        <w:left w:val="none" w:sz="0" w:space="0" w:color="auto"/>
        <w:bottom w:val="none" w:sz="0" w:space="0" w:color="auto"/>
        <w:right w:val="none" w:sz="0" w:space="0" w:color="auto"/>
      </w:divBdr>
    </w:div>
    <w:div w:id="1655602506">
      <w:marLeft w:val="640"/>
      <w:marRight w:val="0"/>
      <w:marTop w:val="0"/>
      <w:marBottom w:val="0"/>
      <w:divBdr>
        <w:top w:val="none" w:sz="0" w:space="0" w:color="auto"/>
        <w:left w:val="none" w:sz="0" w:space="0" w:color="auto"/>
        <w:bottom w:val="none" w:sz="0" w:space="0" w:color="auto"/>
        <w:right w:val="none" w:sz="0" w:space="0" w:color="auto"/>
      </w:divBdr>
    </w:div>
    <w:div w:id="1655644137">
      <w:marLeft w:val="640"/>
      <w:marRight w:val="0"/>
      <w:marTop w:val="0"/>
      <w:marBottom w:val="0"/>
      <w:divBdr>
        <w:top w:val="none" w:sz="0" w:space="0" w:color="auto"/>
        <w:left w:val="none" w:sz="0" w:space="0" w:color="auto"/>
        <w:bottom w:val="none" w:sz="0" w:space="0" w:color="auto"/>
        <w:right w:val="none" w:sz="0" w:space="0" w:color="auto"/>
      </w:divBdr>
    </w:div>
    <w:div w:id="1655790688">
      <w:marLeft w:val="640"/>
      <w:marRight w:val="0"/>
      <w:marTop w:val="0"/>
      <w:marBottom w:val="0"/>
      <w:divBdr>
        <w:top w:val="none" w:sz="0" w:space="0" w:color="auto"/>
        <w:left w:val="none" w:sz="0" w:space="0" w:color="auto"/>
        <w:bottom w:val="none" w:sz="0" w:space="0" w:color="auto"/>
        <w:right w:val="none" w:sz="0" w:space="0" w:color="auto"/>
      </w:divBdr>
    </w:div>
    <w:div w:id="1655907916">
      <w:marLeft w:val="640"/>
      <w:marRight w:val="0"/>
      <w:marTop w:val="0"/>
      <w:marBottom w:val="0"/>
      <w:divBdr>
        <w:top w:val="none" w:sz="0" w:space="0" w:color="auto"/>
        <w:left w:val="none" w:sz="0" w:space="0" w:color="auto"/>
        <w:bottom w:val="none" w:sz="0" w:space="0" w:color="auto"/>
        <w:right w:val="none" w:sz="0" w:space="0" w:color="auto"/>
      </w:divBdr>
    </w:div>
    <w:div w:id="1655913193">
      <w:marLeft w:val="640"/>
      <w:marRight w:val="0"/>
      <w:marTop w:val="0"/>
      <w:marBottom w:val="0"/>
      <w:divBdr>
        <w:top w:val="none" w:sz="0" w:space="0" w:color="auto"/>
        <w:left w:val="none" w:sz="0" w:space="0" w:color="auto"/>
        <w:bottom w:val="none" w:sz="0" w:space="0" w:color="auto"/>
        <w:right w:val="none" w:sz="0" w:space="0" w:color="auto"/>
      </w:divBdr>
    </w:div>
    <w:div w:id="1655915346">
      <w:marLeft w:val="640"/>
      <w:marRight w:val="0"/>
      <w:marTop w:val="0"/>
      <w:marBottom w:val="0"/>
      <w:divBdr>
        <w:top w:val="none" w:sz="0" w:space="0" w:color="auto"/>
        <w:left w:val="none" w:sz="0" w:space="0" w:color="auto"/>
        <w:bottom w:val="none" w:sz="0" w:space="0" w:color="auto"/>
        <w:right w:val="none" w:sz="0" w:space="0" w:color="auto"/>
      </w:divBdr>
    </w:div>
    <w:div w:id="1655985749">
      <w:marLeft w:val="640"/>
      <w:marRight w:val="0"/>
      <w:marTop w:val="0"/>
      <w:marBottom w:val="0"/>
      <w:divBdr>
        <w:top w:val="none" w:sz="0" w:space="0" w:color="auto"/>
        <w:left w:val="none" w:sz="0" w:space="0" w:color="auto"/>
        <w:bottom w:val="none" w:sz="0" w:space="0" w:color="auto"/>
        <w:right w:val="none" w:sz="0" w:space="0" w:color="auto"/>
      </w:divBdr>
    </w:div>
    <w:div w:id="1656029271">
      <w:marLeft w:val="640"/>
      <w:marRight w:val="0"/>
      <w:marTop w:val="0"/>
      <w:marBottom w:val="0"/>
      <w:divBdr>
        <w:top w:val="none" w:sz="0" w:space="0" w:color="auto"/>
        <w:left w:val="none" w:sz="0" w:space="0" w:color="auto"/>
        <w:bottom w:val="none" w:sz="0" w:space="0" w:color="auto"/>
        <w:right w:val="none" w:sz="0" w:space="0" w:color="auto"/>
      </w:divBdr>
    </w:div>
    <w:div w:id="1656033978">
      <w:marLeft w:val="640"/>
      <w:marRight w:val="0"/>
      <w:marTop w:val="0"/>
      <w:marBottom w:val="0"/>
      <w:divBdr>
        <w:top w:val="none" w:sz="0" w:space="0" w:color="auto"/>
        <w:left w:val="none" w:sz="0" w:space="0" w:color="auto"/>
        <w:bottom w:val="none" w:sz="0" w:space="0" w:color="auto"/>
        <w:right w:val="none" w:sz="0" w:space="0" w:color="auto"/>
      </w:divBdr>
    </w:div>
    <w:div w:id="1656034031">
      <w:marLeft w:val="640"/>
      <w:marRight w:val="0"/>
      <w:marTop w:val="0"/>
      <w:marBottom w:val="0"/>
      <w:divBdr>
        <w:top w:val="none" w:sz="0" w:space="0" w:color="auto"/>
        <w:left w:val="none" w:sz="0" w:space="0" w:color="auto"/>
        <w:bottom w:val="none" w:sz="0" w:space="0" w:color="auto"/>
        <w:right w:val="none" w:sz="0" w:space="0" w:color="auto"/>
      </w:divBdr>
    </w:div>
    <w:div w:id="1656059124">
      <w:marLeft w:val="640"/>
      <w:marRight w:val="0"/>
      <w:marTop w:val="0"/>
      <w:marBottom w:val="0"/>
      <w:divBdr>
        <w:top w:val="none" w:sz="0" w:space="0" w:color="auto"/>
        <w:left w:val="none" w:sz="0" w:space="0" w:color="auto"/>
        <w:bottom w:val="none" w:sz="0" w:space="0" w:color="auto"/>
        <w:right w:val="none" w:sz="0" w:space="0" w:color="auto"/>
      </w:divBdr>
    </w:div>
    <w:div w:id="1656258404">
      <w:marLeft w:val="640"/>
      <w:marRight w:val="0"/>
      <w:marTop w:val="0"/>
      <w:marBottom w:val="0"/>
      <w:divBdr>
        <w:top w:val="none" w:sz="0" w:space="0" w:color="auto"/>
        <w:left w:val="none" w:sz="0" w:space="0" w:color="auto"/>
        <w:bottom w:val="none" w:sz="0" w:space="0" w:color="auto"/>
        <w:right w:val="none" w:sz="0" w:space="0" w:color="auto"/>
      </w:divBdr>
    </w:div>
    <w:div w:id="1656299226">
      <w:marLeft w:val="640"/>
      <w:marRight w:val="0"/>
      <w:marTop w:val="0"/>
      <w:marBottom w:val="0"/>
      <w:divBdr>
        <w:top w:val="none" w:sz="0" w:space="0" w:color="auto"/>
        <w:left w:val="none" w:sz="0" w:space="0" w:color="auto"/>
        <w:bottom w:val="none" w:sz="0" w:space="0" w:color="auto"/>
        <w:right w:val="none" w:sz="0" w:space="0" w:color="auto"/>
      </w:divBdr>
    </w:div>
    <w:div w:id="1656301715">
      <w:marLeft w:val="640"/>
      <w:marRight w:val="0"/>
      <w:marTop w:val="0"/>
      <w:marBottom w:val="0"/>
      <w:divBdr>
        <w:top w:val="none" w:sz="0" w:space="0" w:color="auto"/>
        <w:left w:val="none" w:sz="0" w:space="0" w:color="auto"/>
        <w:bottom w:val="none" w:sz="0" w:space="0" w:color="auto"/>
        <w:right w:val="none" w:sz="0" w:space="0" w:color="auto"/>
      </w:divBdr>
    </w:div>
    <w:div w:id="1656372602">
      <w:marLeft w:val="640"/>
      <w:marRight w:val="0"/>
      <w:marTop w:val="0"/>
      <w:marBottom w:val="0"/>
      <w:divBdr>
        <w:top w:val="none" w:sz="0" w:space="0" w:color="auto"/>
        <w:left w:val="none" w:sz="0" w:space="0" w:color="auto"/>
        <w:bottom w:val="none" w:sz="0" w:space="0" w:color="auto"/>
        <w:right w:val="none" w:sz="0" w:space="0" w:color="auto"/>
      </w:divBdr>
    </w:div>
    <w:div w:id="1656448581">
      <w:marLeft w:val="640"/>
      <w:marRight w:val="0"/>
      <w:marTop w:val="0"/>
      <w:marBottom w:val="0"/>
      <w:divBdr>
        <w:top w:val="none" w:sz="0" w:space="0" w:color="auto"/>
        <w:left w:val="none" w:sz="0" w:space="0" w:color="auto"/>
        <w:bottom w:val="none" w:sz="0" w:space="0" w:color="auto"/>
        <w:right w:val="none" w:sz="0" w:space="0" w:color="auto"/>
      </w:divBdr>
    </w:div>
    <w:div w:id="1656491703">
      <w:marLeft w:val="640"/>
      <w:marRight w:val="0"/>
      <w:marTop w:val="0"/>
      <w:marBottom w:val="0"/>
      <w:divBdr>
        <w:top w:val="none" w:sz="0" w:space="0" w:color="auto"/>
        <w:left w:val="none" w:sz="0" w:space="0" w:color="auto"/>
        <w:bottom w:val="none" w:sz="0" w:space="0" w:color="auto"/>
        <w:right w:val="none" w:sz="0" w:space="0" w:color="auto"/>
      </w:divBdr>
    </w:div>
    <w:div w:id="1656492141">
      <w:marLeft w:val="640"/>
      <w:marRight w:val="0"/>
      <w:marTop w:val="0"/>
      <w:marBottom w:val="0"/>
      <w:divBdr>
        <w:top w:val="none" w:sz="0" w:space="0" w:color="auto"/>
        <w:left w:val="none" w:sz="0" w:space="0" w:color="auto"/>
        <w:bottom w:val="none" w:sz="0" w:space="0" w:color="auto"/>
        <w:right w:val="none" w:sz="0" w:space="0" w:color="auto"/>
      </w:divBdr>
    </w:div>
    <w:div w:id="1656492299">
      <w:marLeft w:val="640"/>
      <w:marRight w:val="0"/>
      <w:marTop w:val="0"/>
      <w:marBottom w:val="0"/>
      <w:divBdr>
        <w:top w:val="none" w:sz="0" w:space="0" w:color="auto"/>
        <w:left w:val="none" w:sz="0" w:space="0" w:color="auto"/>
        <w:bottom w:val="none" w:sz="0" w:space="0" w:color="auto"/>
        <w:right w:val="none" w:sz="0" w:space="0" w:color="auto"/>
      </w:divBdr>
    </w:div>
    <w:div w:id="1656644967">
      <w:marLeft w:val="640"/>
      <w:marRight w:val="0"/>
      <w:marTop w:val="0"/>
      <w:marBottom w:val="0"/>
      <w:divBdr>
        <w:top w:val="none" w:sz="0" w:space="0" w:color="auto"/>
        <w:left w:val="none" w:sz="0" w:space="0" w:color="auto"/>
        <w:bottom w:val="none" w:sz="0" w:space="0" w:color="auto"/>
        <w:right w:val="none" w:sz="0" w:space="0" w:color="auto"/>
      </w:divBdr>
    </w:div>
    <w:div w:id="1656647456">
      <w:marLeft w:val="640"/>
      <w:marRight w:val="0"/>
      <w:marTop w:val="0"/>
      <w:marBottom w:val="0"/>
      <w:divBdr>
        <w:top w:val="none" w:sz="0" w:space="0" w:color="auto"/>
        <w:left w:val="none" w:sz="0" w:space="0" w:color="auto"/>
        <w:bottom w:val="none" w:sz="0" w:space="0" w:color="auto"/>
        <w:right w:val="none" w:sz="0" w:space="0" w:color="auto"/>
      </w:divBdr>
    </w:div>
    <w:div w:id="1656688179">
      <w:marLeft w:val="640"/>
      <w:marRight w:val="0"/>
      <w:marTop w:val="0"/>
      <w:marBottom w:val="0"/>
      <w:divBdr>
        <w:top w:val="none" w:sz="0" w:space="0" w:color="auto"/>
        <w:left w:val="none" w:sz="0" w:space="0" w:color="auto"/>
        <w:bottom w:val="none" w:sz="0" w:space="0" w:color="auto"/>
        <w:right w:val="none" w:sz="0" w:space="0" w:color="auto"/>
      </w:divBdr>
    </w:div>
    <w:div w:id="1656833106">
      <w:marLeft w:val="640"/>
      <w:marRight w:val="0"/>
      <w:marTop w:val="0"/>
      <w:marBottom w:val="0"/>
      <w:divBdr>
        <w:top w:val="none" w:sz="0" w:space="0" w:color="auto"/>
        <w:left w:val="none" w:sz="0" w:space="0" w:color="auto"/>
        <w:bottom w:val="none" w:sz="0" w:space="0" w:color="auto"/>
        <w:right w:val="none" w:sz="0" w:space="0" w:color="auto"/>
      </w:divBdr>
    </w:div>
    <w:div w:id="1656839973">
      <w:marLeft w:val="640"/>
      <w:marRight w:val="0"/>
      <w:marTop w:val="0"/>
      <w:marBottom w:val="0"/>
      <w:divBdr>
        <w:top w:val="none" w:sz="0" w:space="0" w:color="auto"/>
        <w:left w:val="none" w:sz="0" w:space="0" w:color="auto"/>
        <w:bottom w:val="none" w:sz="0" w:space="0" w:color="auto"/>
        <w:right w:val="none" w:sz="0" w:space="0" w:color="auto"/>
      </w:divBdr>
    </w:div>
    <w:div w:id="1656957853">
      <w:marLeft w:val="640"/>
      <w:marRight w:val="0"/>
      <w:marTop w:val="0"/>
      <w:marBottom w:val="0"/>
      <w:divBdr>
        <w:top w:val="none" w:sz="0" w:space="0" w:color="auto"/>
        <w:left w:val="none" w:sz="0" w:space="0" w:color="auto"/>
        <w:bottom w:val="none" w:sz="0" w:space="0" w:color="auto"/>
        <w:right w:val="none" w:sz="0" w:space="0" w:color="auto"/>
      </w:divBdr>
    </w:div>
    <w:div w:id="1657025486">
      <w:marLeft w:val="640"/>
      <w:marRight w:val="0"/>
      <w:marTop w:val="0"/>
      <w:marBottom w:val="0"/>
      <w:divBdr>
        <w:top w:val="none" w:sz="0" w:space="0" w:color="auto"/>
        <w:left w:val="none" w:sz="0" w:space="0" w:color="auto"/>
        <w:bottom w:val="none" w:sz="0" w:space="0" w:color="auto"/>
        <w:right w:val="none" w:sz="0" w:space="0" w:color="auto"/>
      </w:divBdr>
    </w:div>
    <w:div w:id="1657027042">
      <w:marLeft w:val="640"/>
      <w:marRight w:val="0"/>
      <w:marTop w:val="0"/>
      <w:marBottom w:val="0"/>
      <w:divBdr>
        <w:top w:val="none" w:sz="0" w:space="0" w:color="auto"/>
        <w:left w:val="none" w:sz="0" w:space="0" w:color="auto"/>
        <w:bottom w:val="none" w:sz="0" w:space="0" w:color="auto"/>
        <w:right w:val="none" w:sz="0" w:space="0" w:color="auto"/>
      </w:divBdr>
    </w:div>
    <w:div w:id="1657031667">
      <w:marLeft w:val="640"/>
      <w:marRight w:val="0"/>
      <w:marTop w:val="0"/>
      <w:marBottom w:val="0"/>
      <w:divBdr>
        <w:top w:val="none" w:sz="0" w:space="0" w:color="auto"/>
        <w:left w:val="none" w:sz="0" w:space="0" w:color="auto"/>
        <w:bottom w:val="none" w:sz="0" w:space="0" w:color="auto"/>
        <w:right w:val="none" w:sz="0" w:space="0" w:color="auto"/>
      </w:divBdr>
    </w:div>
    <w:div w:id="1657034297">
      <w:marLeft w:val="640"/>
      <w:marRight w:val="0"/>
      <w:marTop w:val="0"/>
      <w:marBottom w:val="0"/>
      <w:divBdr>
        <w:top w:val="none" w:sz="0" w:space="0" w:color="auto"/>
        <w:left w:val="none" w:sz="0" w:space="0" w:color="auto"/>
        <w:bottom w:val="none" w:sz="0" w:space="0" w:color="auto"/>
        <w:right w:val="none" w:sz="0" w:space="0" w:color="auto"/>
      </w:divBdr>
    </w:div>
    <w:div w:id="1657101644">
      <w:marLeft w:val="640"/>
      <w:marRight w:val="0"/>
      <w:marTop w:val="0"/>
      <w:marBottom w:val="0"/>
      <w:divBdr>
        <w:top w:val="none" w:sz="0" w:space="0" w:color="auto"/>
        <w:left w:val="none" w:sz="0" w:space="0" w:color="auto"/>
        <w:bottom w:val="none" w:sz="0" w:space="0" w:color="auto"/>
        <w:right w:val="none" w:sz="0" w:space="0" w:color="auto"/>
      </w:divBdr>
    </w:div>
    <w:div w:id="1657104218">
      <w:marLeft w:val="640"/>
      <w:marRight w:val="0"/>
      <w:marTop w:val="0"/>
      <w:marBottom w:val="0"/>
      <w:divBdr>
        <w:top w:val="none" w:sz="0" w:space="0" w:color="auto"/>
        <w:left w:val="none" w:sz="0" w:space="0" w:color="auto"/>
        <w:bottom w:val="none" w:sz="0" w:space="0" w:color="auto"/>
        <w:right w:val="none" w:sz="0" w:space="0" w:color="auto"/>
      </w:divBdr>
    </w:div>
    <w:div w:id="1657143988">
      <w:marLeft w:val="640"/>
      <w:marRight w:val="0"/>
      <w:marTop w:val="0"/>
      <w:marBottom w:val="0"/>
      <w:divBdr>
        <w:top w:val="none" w:sz="0" w:space="0" w:color="auto"/>
        <w:left w:val="none" w:sz="0" w:space="0" w:color="auto"/>
        <w:bottom w:val="none" w:sz="0" w:space="0" w:color="auto"/>
        <w:right w:val="none" w:sz="0" w:space="0" w:color="auto"/>
      </w:divBdr>
    </w:div>
    <w:div w:id="1657219501">
      <w:marLeft w:val="640"/>
      <w:marRight w:val="0"/>
      <w:marTop w:val="0"/>
      <w:marBottom w:val="0"/>
      <w:divBdr>
        <w:top w:val="none" w:sz="0" w:space="0" w:color="auto"/>
        <w:left w:val="none" w:sz="0" w:space="0" w:color="auto"/>
        <w:bottom w:val="none" w:sz="0" w:space="0" w:color="auto"/>
        <w:right w:val="none" w:sz="0" w:space="0" w:color="auto"/>
      </w:divBdr>
    </w:div>
    <w:div w:id="1657227347">
      <w:marLeft w:val="640"/>
      <w:marRight w:val="0"/>
      <w:marTop w:val="0"/>
      <w:marBottom w:val="0"/>
      <w:divBdr>
        <w:top w:val="none" w:sz="0" w:space="0" w:color="auto"/>
        <w:left w:val="none" w:sz="0" w:space="0" w:color="auto"/>
        <w:bottom w:val="none" w:sz="0" w:space="0" w:color="auto"/>
        <w:right w:val="none" w:sz="0" w:space="0" w:color="auto"/>
      </w:divBdr>
    </w:div>
    <w:div w:id="1657342670">
      <w:marLeft w:val="640"/>
      <w:marRight w:val="0"/>
      <w:marTop w:val="0"/>
      <w:marBottom w:val="0"/>
      <w:divBdr>
        <w:top w:val="none" w:sz="0" w:space="0" w:color="auto"/>
        <w:left w:val="none" w:sz="0" w:space="0" w:color="auto"/>
        <w:bottom w:val="none" w:sz="0" w:space="0" w:color="auto"/>
        <w:right w:val="none" w:sz="0" w:space="0" w:color="auto"/>
      </w:divBdr>
    </w:div>
    <w:div w:id="1657369197">
      <w:marLeft w:val="640"/>
      <w:marRight w:val="0"/>
      <w:marTop w:val="0"/>
      <w:marBottom w:val="0"/>
      <w:divBdr>
        <w:top w:val="none" w:sz="0" w:space="0" w:color="auto"/>
        <w:left w:val="none" w:sz="0" w:space="0" w:color="auto"/>
        <w:bottom w:val="none" w:sz="0" w:space="0" w:color="auto"/>
        <w:right w:val="none" w:sz="0" w:space="0" w:color="auto"/>
      </w:divBdr>
    </w:div>
    <w:div w:id="1657562686">
      <w:marLeft w:val="640"/>
      <w:marRight w:val="0"/>
      <w:marTop w:val="0"/>
      <w:marBottom w:val="0"/>
      <w:divBdr>
        <w:top w:val="none" w:sz="0" w:space="0" w:color="auto"/>
        <w:left w:val="none" w:sz="0" w:space="0" w:color="auto"/>
        <w:bottom w:val="none" w:sz="0" w:space="0" w:color="auto"/>
        <w:right w:val="none" w:sz="0" w:space="0" w:color="auto"/>
      </w:divBdr>
    </w:div>
    <w:div w:id="1657568954">
      <w:marLeft w:val="640"/>
      <w:marRight w:val="0"/>
      <w:marTop w:val="0"/>
      <w:marBottom w:val="0"/>
      <w:divBdr>
        <w:top w:val="none" w:sz="0" w:space="0" w:color="auto"/>
        <w:left w:val="none" w:sz="0" w:space="0" w:color="auto"/>
        <w:bottom w:val="none" w:sz="0" w:space="0" w:color="auto"/>
        <w:right w:val="none" w:sz="0" w:space="0" w:color="auto"/>
      </w:divBdr>
    </w:div>
    <w:div w:id="1657613793">
      <w:marLeft w:val="640"/>
      <w:marRight w:val="0"/>
      <w:marTop w:val="0"/>
      <w:marBottom w:val="0"/>
      <w:divBdr>
        <w:top w:val="none" w:sz="0" w:space="0" w:color="auto"/>
        <w:left w:val="none" w:sz="0" w:space="0" w:color="auto"/>
        <w:bottom w:val="none" w:sz="0" w:space="0" w:color="auto"/>
        <w:right w:val="none" w:sz="0" w:space="0" w:color="auto"/>
      </w:divBdr>
    </w:div>
    <w:div w:id="1657614041">
      <w:marLeft w:val="640"/>
      <w:marRight w:val="0"/>
      <w:marTop w:val="0"/>
      <w:marBottom w:val="0"/>
      <w:divBdr>
        <w:top w:val="none" w:sz="0" w:space="0" w:color="auto"/>
        <w:left w:val="none" w:sz="0" w:space="0" w:color="auto"/>
        <w:bottom w:val="none" w:sz="0" w:space="0" w:color="auto"/>
        <w:right w:val="none" w:sz="0" w:space="0" w:color="auto"/>
      </w:divBdr>
    </w:div>
    <w:div w:id="1657683774">
      <w:marLeft w:val="640"/>
      <w:marRight w:val="0"/>
      <w:marTop w:val="0"/>
      <w:marBottom w:val="0"/>
      <w:divBdr>
        <w:top w:val="none" w:sz="0" w:space="0" w:color="auto"/>
        <w:left w:val="none" w:sz="0" w:space="0" w:color="auto"/>
        <w:bottom w:val="none" w:sz="0" w:space="0" w:color="auto"/>
        <w:right w:val="none" w:sz="0" w:space="0" w:color="auto"/>
      </w:divBdr>
    </w:div>
    <w:div w:id="1657687981">
      <w:marLeft w:val="640"/>
      <w:marRight w:val="0"/>
      <w:marTop w:val="0"/>
      <w:marBottom w:val="0"/>
      <w:divBdr>
        <w:top w:val="none" w:sz="0" w:space="0" w:color="auto"/>
        <w:left w:val="none" w:sz="0" w:space="0" w:color="auto"/>
        <w:bottom w:val="none" w:sz="0" w:space="0" w:color="auto"/>
        <w:right w:val="none" w:sz="0" w:space="0" w:color="auto"/>
      </w:divBdr>
    </w:div>
    <w:div w:id="1657802132">
      <w:marLeft w:val="640"/>
      <w:marRight w:val="0"/>
      <w:marTop w:val="0"/>
      <w:marBottom w:val="0"/>
      <w:divBdr>
        <w:top w:val="none" w:sz="0" w:space="0" w:color="auto"/>
        <w:left w:val="none" w:sz="0" w:space="0" w:color="auto"/>
        <w:bottom w:val="none" w:sz="0" w:space="0" w:color="auto"/>
        <w:right w:val="none" w:sz="0" w:space="0" w:color="auto"/>
      </w:divBdr>
    </w:div>
    <w:div w:id="1657956325">
      <w:marLeft w:val="640"/>
      <w:marRight w:val="0"/>
      <w:marTop w:val="0"/>
      <w:marBottom w:val="0"/>
      <w:divBdr>
        <w:top w:val="none" w:sz="0" w:space="0" w:color="auto"/>
        <w:left w:val="none" w:sz="0" w:space="0" w:color="auto"/>
        <w:bottom w:val="none" w:sz="0" w:space="0" w:color="auto"/>
        <w:right w:val="none" w:sz="0" w:space="0" w:color="auto"/>
      </w:divBdr>
    </w:div>
    <w:div w:id="1657957010">
      <w:marLeft w:val="640"/>
      <w:marRight w:val="0"/>
      <w:marTop w:val="0"/>
      <w:marBottom w:val="0"/>
      <w:divBdr>
        <w:top w:val="none" w:sz="0" w:space="0" w:color="auto"/>
        <w:left w:val="none" w:sz="0" w:space="0" w:color="auto"/>
        <w:bottom w:val="none" w:sz="0" w:space="0" w:color="auto"/>
        <w:right w:val="none" w:sz="0" w:space="0" w:color="auto"/>
      </w:divBdr>
    </w:div>
    <w:div w:id="1657997381">
      <w:marLeft w:val="640"/>
      <w:marRight w:val="0"/>
      <w:marTop w:val="0"/>
      <w:marBottom w:val="0"/>
      <w:divBdr>
        <w:top w:val="none" w:sz="0" w:space="0" w:color="auto"/>
        <w:left w:val="none" w:sz="0" w:space="0" w:color="auto"/>
        <w:bottom w:val="none" w:sz="0" w:space="0" w:color="auto"/>
        <w:right w:val="none" w:sz="0" w:space="0" w:color="auto"/>
      </w:divBdr>
    </w:div>
    <w:div w:id="1658069133">
      <w:marLeft w:val="640"/>
      <w:marRight w:val="0"/>
      <w:marTop w:val="0"/>
      <w:marBottom w:val="0"/>
      <w:divBdr>
        <w:top w:val="none" w:sz="0" w:space="0" w:color="auto"/>
        <w:left w:val="none" w:sz="0" w:space="0" w:color="auto"/>
        <w:bottom w:val="none" w:sz="0" w:space="0" w:color="auto"/>
        <w:right w:val="none" w:sz="0" w:space="0" w:color="auto"/>
      </w:divBdr>
    </w:div>
    <w:div w:id="1658073788">
      <w:marLeft w:val="640"/>
      <w:marRight w:val="0"/>
      <w:marTop w:val="0"/>
      <w:marBottom w:val="0"/>
      <w:divBdr>
        <w:top w:val="none" w:sz="0" w:space="0" w:color="auto"/>
        <w:left w:val="none" w:sz="0" w:space="0" w:color="auto"/>
        <w:bottom w:val="none" w:sz="0" w:space="0" w:color="auto"/>
        <w:right w:val="none" w:sz="0" w:space="0" w:color="auto"/>
      </w:divBdr>
    </w:div>
    <w:div w:id="1658219034">
      <w:marLeft w:val="640"/>
      <w:marRight w:val="0"/>
      <w:marTop w:val="0"/>
      <w:marBottom w:val="0"/>
      <w:divBdr>
        <w:top w:val="none" w:sz="0" w:space="0" w:color="auto"/>
        <w:left w:val="none" w:sz="0" w:space="0" w:color="auto"/>
        <w:bottom w:val="none" w:sz="0" w:space="0" w:color="auto"/>
        <w:right w:val="none" w:sz="0" w:space="0" w:color="auto"/>
      </w:divBdr>
    </w:div>
    <w:div w:id="1658222841">
      <w:marLeft w:val="640"/>
      <w:marRight w:val="0"/>
      <w:marTop w:val="0"/>
      <w:marBottom w:val="0"/>
      <w:divBdr>
        <w:top w:val="none" w:sz="0" w:space="0" w:color="auto"/>
        <w:left w:val="none" w:sz="0" w:space="0" w:color="auto"/>
        <w:bottom w:val="none" w:sz="0" w:space="0" w:color="auto"/>
        <w:right w:val="none" w:sz="0" w:space="0" w:color="auto"/>
      </w:divBdr>
    </w:div>
    <w:div w:id="1658260358">
      <w:marLeft w:val="640"/>
      <w:marRight w:val="0"/>
      <w:marTop w:val="0"/>
      <w:marBottom w:val="0"/>
      <w:divBdr>
        <w:top w:val="none" w:sz="0" w:space="0" w:color="auto"/>
        <w:left w:val="none" w:sz="0" w:space="0" w:color="auto"/>
        <w:bottom w:val="none" w:sz="0" w:space="0" w:color="auto"/>
        <w:right w:val="none" w:sz="0" w:space="0" w:color="auto"/>
      </w:divBdr>
    </w:div>
    <w:div w:id="1658267050">
      <w:marLeft w:val="640"/>
      <w:marRight w:val="0"/>
      <w:marTop w:val="0"/>
      <w:marBottom w:val="0"/>
      <w:divBdr>
        <w:top w:val="none" w:sz="0" w:space="0" w:color="auto"/>
        <w:left w:val="none" w:sz="0" w:space="0" w:color="auto"/>
        <w:bottom w:val="none" w:sz="0" w:space="0" w:color="auto"/>
        <w:right w:val="none" w:sz="0" w:space="0" w:color="auto"/>
      </w:divBdr>
    </w:div>
    <w:div w:id="1658461864">
      <w:marLeft w:val="640"/>
      <w:marRight w:val="0"/>
      <w:marTop w:val="0"/>
      <w:marBottom w:val="0"/>
      <w:divBdr>
        <w:top w:val="none" w:sz="0" w:space="0" w:color="auto"/>
        <w:left w:val="none" w:sz="0" w:space="0" w:color="auto"/>
        <w:bottom w:val="none" w:sz="0" w:space="0" w:color="auto"/>
        <w:right w:val="none" w:sz="0" w:space="0" w:color="auto"/>
      </w:divBdr>
    </w:div>
    <w:div w:id="1658537961">
      <w:marLeft w:val="640"/>
      <w:marRight w:val="0"/>
      <w:marTop w:val="0"/>
      <w:marBottom w:val="0"/>
      <w:divBdr>
        <w:top w:val="none" w:sz="0" w:space="0" w:color="auto"/>
        <w:left w:val="none" w:sz="0" w:space="0" w:color="auto"/>
        <w:bottom w:val="none" w:sz="0" w:space="0" w:color="auto"/>
        <w:right w:val="none" w:sz="0" w:space="0" w:color="auto"/>
      </w:divBdr>
    </w:div>
    <w:div w:id="1658606209">
      <w:marLeft w:val="640"/>
      <w:marRight w:val="0"/>
      <w:marTop w:val="0"/>
      <w:marBottom w:val="0"/>
      <w:divBdr>
        <w:top w:val="none" w:sz="0" w:space="0" w:color="auto"/>
        <w:left w:val="none" w:sz="0" w:space="0" w:color="auto"/>
        <w:bottom w:val="none" w:sz="0" w:space="0" w:color="auto"/>
        <w:right w:val="none" w:sz="0" w:space="0" w:color="auto"/>
      </w:divBdr>
    </w:div>
    <w:div w:id="1658608581">
      <w:marLeft w:val="640"/>
      <w:marRight w:val="0"/>
      <w:marTop w:val="0"/>
      <w:marBottom w:val="0"/>
      <w:divBdr>
        <w:top w:val="none" w:sz="0" w:space="0" w:color="auto"/>
        <w:left w:val="none" w:sz="0" w:space="0" w:color="auto"/>
        <w:bottom w:val="none" w:sz="0" w:space="0" w:color="auto"/>
        <w:right w:val="none" w:sz="0" w:space="0" w:color="auto"/>
      </w:divBdr>
    </w:div>
    <w:div w:id="1658681845">
      <w:marLeft w:val="640"/>
      <w:marRight w:val="0"/>
      <w:marTop w:val="0"/>
      <w:marBottom w:val="0"/>
      <w:divBdr>
        <w:top w:val="none" w:sz="0" w:space="0" w:color="auto"/>
        <w:left w:val="none" w:sz="0" w:space="0" w:color="auto"/>
        <w:bottom w:val="none" w:sz="0" w:space="0" w:color="auto"/>
        <w:right w:val="none" w:sz="0" w:space="0" w:color="auto"/>
      </w:divBdr>
    </w:div>
    <w:div w:id="1658797709">
      <w:marLeft w:val="640"/>
      <w:marRight w:val="0"/>
      <w:marTop w:val="0"/>
      <w:marBottom w:val="0"/>
      <w:divBdr>
        <w:top w:val="none" w:sz="0" w:space="0" w:color="auto"/>
        <w:left w:val="none" w:sz="0" w:space="0" w:color="auto"/>
        <w:bottom w:val="none" w:sz="0" w:space="0" w:color="auto"/>
        <w:right w:val="none" w:sz="0" w:space="0" w:color="auto"/>
      </w:divBdr>
    </w:div>
    <w:div w:id="1659075866">
      <w:marLeft w:val="640"/>
      <w:marRight w:val="0"/>
      <w:marTop w:val="0"/>
      <w:marBottom w:val="0"/>
      <w:divBdr>
        <w:top w:val="none" w:sz="0" w:space="0" w:color="auto"/>
        <w:left w:val="none" w:sz="0" w:space="0" w:color="auto"/>
        <w:bottom w:val="none" w:sz="0" w:space="0" w:color="auto"/>
        <w:right w:val="none" w:sz="0" w:space="0" w:color="auto"/>
      </w:divBdr>
    </w:div>
    <w:div w:id="1659115519">
      <w:marLeft w:val="640"/>
      <w:marRight w:val="0"/>
      <w:marTop w:val="0"/>
      <w:marBottom w:val="0"/>
      <w:divBdr>
        <w:top w:val="none" w:sz="0" w:space="0" w:color="auto"/>
        <w:left w:val="none" w:sz="0" w:space="0" w:color="auto"/>
        <w:bottom w:val="none" w:sz="0" w:space="0" w:color="auto"/>
        <w:right w:val="none" w:sz="0" w:space="0" w:color="auto"/>
      </w:divBdr>
    </w:div>
    <w:div w:id="1659186615">
      <w:marLeft w:val="640"/>
      <w:marRight w:val="0"/>
      <w:marTop w:val="0"/>
      <w:marBottom w:val="0"/>
      <w:divBdr>
        <w:top w:val="none" w:sz="0" w:space="0" w:color="auto"/>
        <w:left w:val="none" w:sz="0" w:space="0" w:color="auto"/>
        <w:bottom w:val="none" w:sz="0" w:space="0" w:color="auto"/>
        <w:right w:val="none" w:sz="0" w:space="0" w:color="auto"/>
      </w:divBdr>
    </w:div>
    <w:div w:id="1659262218">
      <w:marLeft w:val="640"/>
      <w:marRight w:val="0"/>
      <w:marTop w:val="0"/>
      <w:marBottom w:val="0"/>
      <w:divBdr>
        <w:top w:val="none" w:sz="0" w:space="0" w:color="auto"/>
        <w:left w:val="none" w:sz="0" w:space="0" w:color="auto"/>
        <w:bottom w:val="none" w:sz="0" w:space="0" w:color="auto"/>
        <w:right w:val="none" w:sz="0" w:space="0" w:color="auto"/>
      </w:divBdr>
    </w:div>
    <w:div w:id="1659266495">
      <w:marLeft w:val="640"/>
      <w:marRight w:val="0"/>
      <w:marTop w:val="0"/>
      <w:marBottom w:val="0"/>
      <w:divBdr>
        <w:top w:val="none" w:sz="0" w:space="0" w:color="auto"/>
        <w:left w:val="none" w:sz="0" w:space="0" w:color="auto"/>
        <w:bottom w:val="none" w:sz="0" w:space="0" w:color="auto"/>
        <w:right w:val="none" w:sz="0" w:space="0" w:color="auto"/>
      </w:divBdr>
    </w:div>
    <w:div w:id="1659267833">
      <w:marLeft w:val="640"/>
      <w:marRight w:val="0"/>
      <w:marTop w:val="0"/>
      <w:marBottom w:val="0"/>
      <w:divBdr>
        <w:top w:val="none" w:sz="0" w:space="0" w:color="auto"/>
        <w:left w:val="none" w:sz="0" w:space="0" w:color="auto"/>
        <w:bottom w:val="none" w:sz="0" w:space="0" w:color="auto"/>
        <w:right w:val="none" w:sz="0" w:space="0" w:color="auto"/>
      </w:divBdr>
    </w:div>
    <w:div w:id="1659380100">
      <w:marLeft w:val="640"/>
      <w:marRight w:val="0"/>
      <w:marTop w:val="0"/>
      <w:marBottom w:val="0"/>
      <w:divBdr>
        <w:top w:val="none" w:sz="0" w:space="0" w:color="auto"/>
        <w:left w:val="none" w:sz="0" w:space="0" w:color="auto"/>
        <w:bottom w:val="none" w:sz="0" w:space="0" w:color="auto"/>
        <w:right w:val="none" w:sz="0" w:space="0" w:color="auto"/>
      </w:divBdr>
    </w:div>
    <w:div w:id="1659531967">
      <w:marLeft w:val="640"/>
      <w:marRight w:val="0"/>
      <w:marTop w:val="0"/>
      <w:marBottom w:val="0"/>
      <w:divBdr>
        <w:top w:val="none" w:sz="0" w:space="0" w:color="auto"/>
        <w:left w:val="none" w:sz="0" w:space="0" w:color="auto"/>
        <w:bottom w:val="none" w:sz="0" w:space="0" w:color="auto"/>
        <w:right w:val="none" w:sz="0" w:space="0" w:color="auto"/>
      </w:divBdr>
    </w:div>
    <w:div w:id="1659576331">
      <w:marLeft w:val="640"/>
      <w:marRight w:val="0"/>
      <w:marTop w:val="0"/>
      <w:marBottom w:val="0"/>
      <w:divBdr>
        <w:top w:val="none" w:sz="0" w:space="0" w:color="auto"/>
        <w:left w:val="none" w:sz="0" w:space="0" w:color="auto"/>
        <w:bottom w:val="none" w:sz="0" w:space="0" w:color="auto"/>
        <w:right w:val="none" w:sz="0" w:space="0" w:color="auto"/>
      </w:divBdr>
    </w:div>
    <w:div w:id="1659651085">
      <w:marLeft w:val="480"/>
      <w:marRight w:val="0"/>
      <w:marTop w:val="0"/>
      <w:marBottom w:val="0"/>
      <w:divBdr>
        <w:top w:val="none" w:sz="0" w:space="0" w:color="auto"/>
        <w:left w:val="none" w:sz="0" w:space="0" w:color="auto"/>
        <w:bottom w:val="none" w:sz="0" w:space="0" w:color="auto"/>
        <w:right w:val="none" w:sz="0" w:space="0" w:color="auto"/>
      </w:divBdr>
    </w:div>
    <w:div w:id="1659721874">
      <w:marLeft w:val="640"/>
      <w:marRight w:val="0"/>
      <w:marTop w:val="0"/>
      <w:marBottom w:val="0"/>
      <w:divBdr>
        <w:top w:val="none" w:sz="0" w:space="0" w:color="auto"/>
        <w:left w:val="none" w:sz="0" w:space="0" w:color="auto"/>
        <w:bottom w:val="none" w:sz="0" w:space="0" w:color="auto"/>
        <w:right w:val="none" w:sz="0" w:space="0" w:color="auto"/>
      </w:divBdr>
    </w:div>
    <w:div w:id="1659771967">
      <w:marLeft w:val="640"/>
      <w:marRight w:val="0"/>
      <w:marTop w:val="0"/>
      <w:marBottom w:val="0"/>
      <w:divBdr>
        <w:top w:val="none" w:sz="0" w:space="0" w:color="auto"/>
        <w:left w:val="none" w:sz="0" w:space="0" w:color="auto"/>
        <w:bottom w:val="none" w:sz="0" w:space="0" w:color="auto"/>
        <w:right w:val="none" w:sz="0" w:space="0" w:color="auto"/>
      </w:divBdr>
    </w:div>
    <w:div w:id="1659963204">
      <w:marLeft w:val="640"/>
      <w:marRight w:val="0"/>
      <w:marTop w:val="0"/>
      <w:marBottom w:val="0"/>
      <w:divBdr>
        <w:top w:val="none" w:sz="0" w:space="0" w:color="auto"/>
        <w:left w:val="none" w:sz="0" w:space="0" w:color="auto"/>
        <w:bottom w:val="none" w:sz="0" w:space="0" w:color="auto"/>
        <w:right w:val="none" w:sz="0" w:space="0" w:color="auto"/>
      </w:divBdr>
    </w:div>
    <w:div w:id="1660035027">
      <w:marLeft w:val="640"/>
      <w:marRight w:val="0"/>
      <w:marTop w:val="0"/>
      <w:marBottom w:val="0"/>
      <w:divBdr>
        <w:top w:val="none" w:sz="0" w:space="0" w:color="auto"/>
        <w:left w:val="none" w:sz="0" w:space="0" w:color="auto"/>
        <w:bottom w:val="none" w:sz="0" w:space="0" w:color="auto"/>
        <w:right w:val="none" w:sz="0" w:space="0" w:color="auto"/>
      </w:divBdr>
    </w:div>
    <w:div w:id="1660042372">
      <w:marLeft w:val="640"/>
      <w:marRight w:val="0"/>
      <w:marTop w:val="0"/>
      <w:marBottom w:val="0"/>
      <w:divBdr>
        <w:top w:val="none" w:sz="0" w:space="0" w:color="auto"/>
        <w:left w:val="none" w:sz="0" w:space="0" w:color="auto"/>
        <w:bottom w:val="none" w:sz="0" w:space="0" w:color="auto"/>
        <w:right w:val="none" w:sz="0" w:space="0" w:color="auto"/>
      </w:divBdr>
    </w:div>
    <w:div w:id="1660115398">
      <w:marLeft w:val="640"/>
      <w:marRight w:val="0"/>
      <w:marTop w:val="0"/>
      <w:marBottom w:val="0"/>
      <w:divBdr>
        <w:top w:val="none" w:sz="0" w:space="0" w:color="auto"/>
        <w:left w:val="none" w:sz="0" w:space="0" w:color="auto"/>
        <w:bottom w:val="none" w:sz="0" w:space="0" w:color="auto"/>
        <w:right w:val="none" w:sz="0" w:space="0" w:color="auto"/>
      </w:divBdr>
    </w:div>
    <w:div w:id="1660233958">
      <w:marLeft w:val="640"/>
      <w:marRight w:val="0"/>
      <w:marTop w:val="0"/>
      <w:marBottom w:val="0"/>
      <w:divBdr>
        <w:top w:val="none" w:sz="0" w:space="0" w:color="auto"/>
        <w:left w:val="none" w:sz="0" w:space="0" w:color="auto"/>
        <w:bottom w:val="none" w:sz="0" w:space="0" w:color="auto"/>
        <w:right w:val="none" w:sz="0" w:space="0" w:color="auto"/>
      </w:divBdr>
    </w:div>
    <w:div w:id="1660306467">
      <w:marLeft w:val="640"/>
      <w:marRight w:val="0"/>
      <w:marTop w:val="0"/>
      <w:marBottom w:val="0"/>
      <w:divBdr>
        <w:top w:val="none" w:sz="0" w:space="0" w:color="auto"/>
        <w:left w:val="none" w:sz="0" w:space="0" w:color="auto"/>
        <w:bottom w:val="none" w:sz="0" w:space="0" w:color="auto"/>
        <w:right w:val="none" w:sz="0" w:space="0" w:color="auto"/>
      </w:divBdr>
    </w:div>
    <w:div w:id="1660306567">
      <w:marLeft w:val="640"/>
      <w:marRight w:val="0"/>
      <w:marTop w:val="0"/>
      <w:marBottom w:val="0"/>
      <w:divBdr>
        <w:top w:val="none" w:sz="0" w:space="0" w:color="auto"/>
        <w:left w:val="none" w:sz="0" w:space="0" w:color="auto"/>
        <w:bottom w:val="none" w:sz="0" w:space="0" w:color="auto"/>
        <w:right w:val="none" w:sz="0" w:space="0" w:color="auto"/>
      </w:divBdr>
    </w:div>
    <w:div w:id="1660308210">
      <w:marLeft w:val="640"/>
      <w:marRight w:val="0"/>
      <w:marTop w:val="0"/>
      <w:marBottom w:val="0"/>
      <w:divBdr>
        <w:top w:val="none" w:sz="0" w:space="0" w:color="auto"/>
        <w:left w:val="none" w:sz="0" w:space="0" w:color="auto"/>
        <w:bottom w:val="none" w:sz="0" w:space="0" w:color="auto"/>
        <w:right w:val="none" w:sz="0" w:space="0" w:color="auto"/>
      </w:divBdr>
    </w:div>
    <w:div w:id="1660381070">
      <w:marLeft w:val="640"/>
      <w:marRight w:val="0"/>
      <w:marTop w:val="0"/>
      <w:marBottom w:val="0"/>
      <w:divBdr>
        <w:top w:val="none" w:sz="0" w:space="0" w:color="auto"/>
        <w:left w:val="none" w:sz="0" w:space="0" w:color="auto"/>
        <w:bottom w:val="none" w:sz="0" w:space="0" w:color="auto"/>
        <w:right w:val="none" w:sz="0" w:space="0" w:color="auto"/>
      </w:divBdr>
    </w:div>
    <w:div w:id="1660495743">
      <w:marLeft w:val="640"/>
      <w:marRight w:val="0"/>
      <w:marTop w:val="0"/>
      <w:marBottom w:val="0"/>
      <w:divBdr>
        <w:top w:val="none" w:sz="0" w:space="0" w:color="auto"/>
        <w:left w:val="none" w:sz="0" w:space="0" w:color="auto"/>
        <w:bottom w:val="none" w:sz="0" w:space="0" w:color="auto"/>
        <w:right w:val="none" w:sz="0" w:space="0" w:color="auto"/>
      </w:divBdr>
    </w:div>
    <w:div w:id="1660496774">
      <w:marLeft w:val="640"/>
      <w:marRight w:val="0"/>
      <w:marTop w:val="0"/>
      <w:marBottom w:val="0"/>
      <w:divBdr>
        <w:top w:val="none" w:sz="0" w:space="0" w:color="auto"/>
        <w:left w:val="none" w:sz="0" w:space="0" w:color="auto"/>
        <w:bottom w:val="none" w:sz="0" w:space="0" w:color="auto"/>
        <w:right w:val="none" w:sz="0" w:space="0" w:color="auto"/>
      </w:divBdr>
    </w:div>
    <w:div w:id="1660764620">
      <w:marLeft w:val="640"/>
      <w:marRight w:val="0"/>
      <w:marTop w:val="0"/>
      <w:marBottom w:val="0"/>
      <w:divBdr>
        <w:top w:val="none" w:sz="0" w:space="0" w:color="auto"/>
        <w:left w:val="none" w:sz="0" w:space="0" w:color="auto"/>
        <w:bottom w:val="none" w:sz="0" w:space="0" w:color="auto"/>
        <w:right w:val="none" w:sz="0" w:space="0" w:color="auto"/>
      </w:divBdr>
    </w:div>
    <w:div w:id="1660765837">
      <w:marLeft w:val="640"/>
      <w:marRight w:val="0"/>
      <w:marTop w:val="0"/>
      <w:marBottom w:val="0"/>
      <w:divBdr>
        <w:top w:val="none" w:sz="0" w:space="0" w:color="auto"/>
        <w:left w:val="none" w:sz="0" w:space="0" w:color="auto"/>
        <w:bottom w:val="none" w:sz="0" w:space="0" w:color="auto"/>
        <w:right w:val="none" w:sz="0" w:space="0" w:color="auto"/>
      </w:divBdr>
    </w:div>
    <w:div w:id="1660770012">
      <w:marLeft w:val="640"/>
      <w:marRight w:val="0"/>
      <w:marTop w:val="0"/>
      <w:marBottom w:val="0"/>
      <w:divBdr>
        <w:top w:val="none" w:sz="0" w:space="0" w:color="auto"/>
        <w:left w:val="none" w:sz="0" w:space="0" w:color="auto"/>
        <w:bottom w:val="none" w:sz="0" w:space="0" w:color="auto"/>
        <w:right w:val="none" w:sz="0" w:space="0" w:color="auto"/>
      </w:divBdr>
    </w:div>
    <w:div w:id="1660813728">
      <w:marLeft w:val="640"/>
      <w:marRight w:val="0"/>
      <w:marTop w:val="0"/>
      <w:marBottom w:val="0"/>
      <w:divBdr>
        <w:top w:val="none" w:sz="0" w:space="0" w:color="auto"/>
        <w:left w:val="none" w:sz="0" w:space="0" w:color="auto"/>
        <w:bottom w:val="none" w:sz="0" w:space="0" w:color="auto"/>
        <w:right w:val="none" w:sz="0" w:space="0" w:color="auto"/>
      </w:divBdr>
    </w:div>
    <w:div w:id="1660844962">
      <w:marLeft w:val="640"/>
      <w:marRight w:val="0"/>
      <w:marTop w:val="0"/>
      <w:marBottom w:val="0"/>
      <w:divBdr>
        <w:top w:val="none" w:sz="0" w:space="0" w:color="auto"/>
        <w:left w:val="none" w:sz="0" w:space="0" w:color="auto"/>
        <w:bottom w:val="none" w:sz="0" w:space="0" w:color="auto"/>
        <w:right w:val="none" w:sz="0" w:space="0" w:color="auto"/>
      </w:divBdr>
    </w:div>
    <w:div w:id="1660884333">
      <w:marLeft w:val="640"/>
      <w:marRight w:val="0"/>
      <w:marTop w:val="0"/>
      <w:marBottom w:val="0"/>
      <w:divBdr>
        <w:top w:val="none" w:sz="0" w:space="0" w:color="auto"/>
        <w:left w:val="none" w:sz="0" w:space="0" w:color="auto"/>
        <w:bottom w:val="none" w:sz="0" w:space="0" w:color="auto"/>
        <w:right w:val="none" w:sz="0" w:space="0" w:color="auto"/>
      </w:divBdr>
    </w:div>
    <w:div w:id="1661078781">
      <w:marLeft w:val="640"/>
      <w:marRight w:val="0"/>
      <w:marTop w:val="0"/>
      <w:marBottom w:val="0"/>
      <w:divBdr>
        <w:top w:val="none" w:sz="0" w:space="0" w:color="auto"/>
        <w:left w:val="none" w:sz="0" w:space="0" w:color="auto"/>
        <w:bottom w:val="none" w:sz="0" w:space="0" w:color="auto"/>
        <w:right w:val="none" w:sz="0" w:space="0" w:color="auto"/>
      </w:divBdr>
    </w:div>
    <w:div w:id="1661082456">
      <w:marLeft w:val="640"/>
      <w:marRight w:val="0"/>
      <w:marTop w:val="0"/>
      <w:marBottom w:val="0"/>
      <w:divBdr>
        <w:top w:val="none" w:sz="0" w:space="0" w:color="auto"/>
        <w:left w:val="none" w:sz="0" w:space="0" w:color="auto"/>
        <w:bottom w:val="none" w:sz="0" w:space="0" w:color="auto"/>
        <w:right w:val="none" w:sz="0" w:space="0" w:color="auto"/>
      </w:divBdr>
    </w:div>
    <w:div w:id="1661083989">
      <w:marLeft w:val="640"/>
      <w:marRight w:val="0"/>
      <w:marTop w:val="0"/>
      <w:marBottom w:val="0"/>
      <w:divBdr>
        <w:top w:val="none" w:sz="0" w:space="0" w:color="auto"/>
        <w:left w:val="none" w:sz="0" w:space="0" w:color="auto"/>
        <w:bottom w:val="none" w:sz="0" w:space="0" w:color="auto"/>
        <w:right w:val="none" w:sz="0" w:space="0" w:color="auto"/>
      </w:divBdr>
    </w:div>
    <w:div w:id="1661152865">
      <w:marLeft w:val="640"/>
      <w:marRight w:val="0"/>
      <w:marTop w:val="0"/>
      <w:marBottom w:val="0"/>
      <w:divBdr>
        <w:top w:val="none" w:sz="0" w:space="0" w:color="auto"/>
        <w:left w:val="none" w:sz="0" w:space="0" w:color="auto"/>
        <w:bottom w:val="none" w:sz="0" w:space="0" w:color="auto"/>
        <w:right w:val="none" w:sz="0" w:space="0" w:color="auto"/>
      </w:divBdr>
    </w:div>
    <w:div w:id="1661158531">
      <w:marLeft w:val="640"/>
      <w:marRight w:val="0"/>
      <w:marTop w:val="0"/>
      <w:marBottom w:val="0"/>
      <w:divBdr>
        <w:top w:val="none" w:sz="0" w:space="0" w:color="auto"/>
        <w:left w:val="none" w:sz="0" w:space="0" w:color="auto"/>
        <w:bottom w:val="none" w:sz="0" w:space="0" w:color="auto"/>
        <w:right w:val="none" w:sz="0" w:space="0" w:color="auto"/>
      </w:divBdr>
    </w:div>
    <w:div w:id="1661231367">
      <w:marLeft w:val="640"/>
      <w:marRight w:val="0"/>
      <w:marTop w:val="0"/>
      <w:marBottom w:val="0"/>
      <w:divBdr>
        <w:top w:val="none" w:sz="0" w:space="0" w:color="auto"/>
        <w:left w:val="none" w:sz="0" w:space="0" w:color="auto"/>
        <w:bottom w:val="none" w:sz="0" w:space="0" w:color="auto"/>
        <w:right w:val="none" w:sz="0" w:space="0" w:color="auto"/>
      </w:divBdr>
    </w:div>
    <w:div w:id="1661303258">
      <w:marLeft w:val="640"/>
      <w:marRight w:val="0"/>
      <w:marTop w:val="0"/>
      <w:marBottom w:val="0"/>
      <w:divBdr>
        <w:top w:val="none" w:sz="0" w:space="0" w:color="auto"/>
        <w:left w:val="none" w:sz="0" w:space="0" w:color="auto"/>
        <w:bottom w:val="none" w:sz="0" w:space="0" w:color="auto"/>
        <w:right w:val="none" w:sz="0" w:space="0" w:color="auto"/>
      </w:divBdr>
    </w:div>
    <w:div w:id="1661345165">
      <w:marLeft w:val="640"/>
      <w:marRight w:val="0"/>
      <w:marTop w:val="0"/>
      <w:marBottom w:val="0"/>
      <w:divBdr>
        <w:top w:val="none" w:sz="0" w:space="0" w:color="auto"/>
        <w:left w:val="none" w:sz="0" w:space="0" w:color="auto"/>
        <w:bottom w:val="none" w:sz="0" w:space="0" w:color="auto"/>
        <w:right w:val="none" w:sz="0" w:space="0" w:color="auto"/>
      </w:divBdr>
    </w:div>
    <w:div w:id="1661348892">
      <w:marLeft w:val="640"/>
      <w:marRight w:val="0"/>
      <w:marTop w:val="0"/>
      <w:marBottom w:val="0"/>
      <w:divBdr>
        <w:top w:val="none" w:sz="0" w:space="0" w:color="auto"/>
        <w:left w:val="none" w:sz="0" w:space="0" w:color="auto"/>
        <w:bottom w:val="none" w:sz="0" w:space="0" w:color="auto"/>
        <w:right w:val="none" w:sz="0" w:space="0" w:color="auto"/>
      </w:divBdr>
    </w:div>
    <w:div w:id="1661421712">
      <w:marLeft w:val="640"/>
      <w:marRight w:val="0"/>
      <w:marTop w:val="0"/>
      <w:marBottom w:val="0"/>
      <w:divBdr>
        <w:top w:val="none" w:sz="0" w:space="0" w:color="auto"/>
        <w:left w:val="none" w:sz="0" w:space="0" w:color="auto"/>
        <w:bottom w:val="none" w:sz="0" w:space="0" w:color="auto"/>
        <w:right w:val="none" w:sz="0" w:space="0" w:color="auto"/>
      </w:divBdr>
    </w:div>
    <w:div w:id="1661425389">
      <w:marLeft w:val="640"/>
      <w:marRight w:val="0"/>
      <w:marTop w:val="0"/>
      <w:marBottom w:val="0"/>
      <w:divBdr>
        <w:top w:val="none" w:sz="0" w:space="0" w:color="auto"/>
        <w:left w:val="none" w:sz="0" w:space="0" w:color="auto"/>
        <w:bottom w:val="none" w:sz="0" w:space="0" w:color="auto"/>
        <w:right w:val="none" w:sz="0" w:space="0" w:color="auto"/>
      </w:divBdr>
    </w:div>
    <w:div w:id="1661469422">
      <w:marLeft w:val="640"/>
      <w:marRight w:val="0"/>
      <w:marTop w:val="0"/>
      <w:marBottom w:val="0"/>
      <w:divBdr>
        <w:top w:val="none" w:sz="0" w:space="0" w:color="auto"/>
        <w:left w:val="none" w:sz="0" w:space="0" w:color="auto"/>
        <w:bottom w:val="none" w:sz="0" w:space="0" w:color="auto"/>
        <w:right w:val="none" w:sz="0" w:space="0" w:color="auto"/>
      </w:divBdr>
    </w:div>
    <w:div w:id="1661736857">
      <w:marLeft w:val="640"/>
      <w:marRight w:val="0"/>
      <w:marTop w:val="0"/>
      <w:marBottom w:val="0"/>
      <w:divBdr>
        <w:top w:val="none" w:sz="0" w:space="0" w:color="auto"/>
        <w:left w:val="none" w:sz="0" w:space="0" w:color="auto"/>
        <w:bottom w:val="none" w:sz="0" w:space="0" w:color="auto"/>
        <w:right w:val="none" w:sz="0" w:space="0" w:color="auto"/>
      </w:divBdr>
    </w:div>
    <w:div w:id="1661738665">
      <w:marLeft w:val="640"/>
      <w:marRight w:val="0"/>
      <w:marTop w:val="0"/>
      <w:marBottom w:val="0"/>
      <w:divBdr>
        <w:top w:val="none" w:sz="0" w:space="0" w:color="auto"/>
        <w:left w:val="none" w:sz="0" w:space="0" w:color="auto"/>
        <w:bottom w:val="none" w:sz="0" w:space="0" w:color="auto"/>
        <w:right w:val="none" w:sz="0" w:space="0" w:color="auto"/>
      </w:divBdr>
    </w:div>
    <w:div w:id="1661739030">
      <w:marLeft w:val="640"/>
      <w:marRight w:val="0"/>
      <w:marTop w:val="0"/>
      <w:marBottom w:val="0"/>
      <w:divBdr>
        <w:top w:val="none" w:sz="0" w:space="0" w:color="auto"/>
        <w:left w:val="none" w:sz="0" w:space="0" w:color="auto"/>
        <w:bottom w:val="none" w:sz="0" w:space="0" w:color="auto"/>
        <w:right w:val="none" w:sz="0" w:space="0" w:color="auto"/>
      </w:divBdr>
    </w:div>
    <w:div w:id="1661881409">
      <w:marLeft w:val="640"/>
      <w:marRight w:val="0"/>
      <w:marTop w:val="0"/>
      <w:marBottom w:val="0"/>
      <w:divBdr>
        <w:top w:val="none" w:sz="0" w:space="0" w:color="auto"/>
        <w:left w:val="none" w:sz="0" w:space="0" w:color="auto"/>
        <w:bottom w:val="none" w:sz="0" w:space="0" w:color="auto"/>
        <w:right w:val="none" w:sz="0" w:space="0" w:color="auto"/>
      </w:divBdr>
    </w:div>
    <w:div w:id="1661957093">
      <w:marLeft w:val="640"/>
      <w:marRight w:val="0"/>
      <w:marTop w:val="0"/>
      <w:marBottom w:val="0"/>
      <w:divBdr>
        <w:top w:val="none" w:sz="0" w:space="0" w:color="auto"/>
        <w:left w:val="none" w:sz="0" w:space="0" w:color="auto"/>
        <w:bottom w:val="none" w:sz="0" w:space="0" w:color="auto"/>
        <w:right w:val="none" w:sz="0" w:space="0" w:color="auto"/>
      </w:divBdr>
    </w:div>
    <w:div w:id="1661959644">
      <w:marLeft w:val="640"/>
      <w:marRight w:val="0"/>
      <w:marTop w:val="0"/>
      <w:marBottom w:val="0"/>
      <w:divBdr>
        <w:top w:val="none" w:sz="0" w:space="0" w:color="auto"/>
        <w:left w:val="none" w:sz="0" w:space="0" w:color="auto"/>
        <w:bottom w:val="none" w:sz="0" w:space="0" w:color="auto"/>
        <w:right w:val="none" w:sz="0" w:space="0" w:color="auto"/>
      </w:divBdr>
    </w:div>
    <w:div w:id="1662074256">
      <w:marLeft w:val="640"/>
      <w:marRight w:val="0"/>
      <w:marTop w:val="0"/>
      <w:marBottom w:val="0"/>
      <w:divBdr>
        <w:top w:val="none" w:sz="0" w:space="0" w:color="auto"/>
        <w:left w:val="none" w:sz="0" w:space="0" w:color="auto"/>
        <w:bottom w:val="none" w:sz="0" w:space="0" w:color="auto"/>
        <w:right w:val="none" w:sz="0" w:space="0" w:color="auto"/>
      </w:divBdr>
    </w:div>
    <w:div w:id="1662156784">
      <w:marLeft w:val="640"/>
      <w:marRight w:val="0"/>
      <w:marTop w:val="0"/>
      <w:marBottom w:val="0"/>
      <w:divBdr>
        <w:top w:val="none" w:sz="0" w:space="0" w:color="auto"/>
        <w:left w:val="none" w:sz="0" w:space="0" w:color="auto"/>
        <w:bottom w:val="none" w:sz="0" w:space="0" w:color="auto"/>
        <w:right w:val="none" w:sz="0" w:space="0" w:color="auto"/>
      </w:divBdr>
    </w:div>
    <w:div w:id="1662273548">
      <w:marLeft w:val="640"/>
      <w:marRight w:val="0"/>
      <w:marTop w:val="0"/>
      <w:marBottom w:val="0"/>
      <w:divBdr>
        <w:top w:val="none" w:sz="0" w:space="0" w:color="auto"/>
        <w:left w:val="none" w:sz="0" w:space="0" w:color="auto"/>
        <w:bottom w:val="none" w:sz="0" w:space="0" w:color="auto"/>
        <w:right w:val="none" w:sz="0" w:space="0" w:color="auto"/>
      </w:divBdr>
    </w:div>
    <w:div w:id="1662273997">
      <w:marLeft w:val="640"/>
      <w:marRight w:val="0"/>
      <w:marTop w:val="0"/>
      <w:marBottom w:val="0"/>
      <w:divBdr>
        <w:top w:val="none" w:sz="0" w:space="0" w:color="auto"/>
        <w:left w:val="none" w:sz="0" w:space="0" w:color="auto"/>
        <w:bottom w:val="none" w:sz="0" w:space="0" w:color="auto"/>
        <w:right w:val="none" w:sz="0" w:space="0" w:color="auto"/>
      </w:divBdr>
    </w:div>
    <w:div w:id="1662276017">
      <w:marLeft w:val="640"/>
      <w:marRight w:val="0"/>
      <w:marTop w:val="0"/>
      <w:marBottom w:val="0"/>
      <w:divBdr>
        <w:top w:val="none" w:sz="0" w:space="0" w:color="auto"/>
        <w:left w:val="none" w:sz="0" w:space="0" w:color="auto"/>
        <w:bottom w:val="none" w:sz="0" w:space="0" w:color="auto"/>
        <w:right w:val="none" w:sz="0" w:space="0" w:color="auto"/>
      </w:divBdr>
    </w:div>
    <w:div w:id="1662342807">
      <w:marLeft w:val="640"/>
      <w:marRight w:val="0"/>
      <w:marTop w:val="0"/>
      <w:marBottom w:val="0"/>
      <w:divBdr>
        <w:top w:val="none" w:sz="0" w:space="0" w:color="auto"/>
        <w:left w:val="none" w:sz="0" w:space="0" w:color="auto"/>
        <w:bottom w:val="none" w:sz="0" w:space="0" w:color="auto"/>
        <w:right w:val="none" w:sz="0" w:space="0" w:color="auto"/>
      </w:divBdr>
    </w:div>
    <w:div w:id="1662346793">
      <w:marLeft w:val="640"/>
      <w:marRight w:val="0"/>
      <w:marTop w:val="0"/>
      <w:marBottom w:val="0"/>
      <w:divBdr>
        <w:top w:val="none" w:sz="0" w:space="0" w:color="auto"/>
        <w:left w:val="none" w:sz="0" w:space="0" w:color="auto"/>
        <w:bottom w:val="none" w:sz="0" w:space="0" w:color="auto"/>
        <w:right w:val="none" w:sz="0" w:space="0" w:color="auto"/>
      </w:divBdr>
    </w:div>
    <w:div w:id="1662389524">
      <w:marLeft w:val="640"/>
      <w:marRight w:val="0"/>
      <w:marTop w:val="0"/>
      <w:marBottom w:val="0"/>
      <w:divBdr>
        <w:top w:val="none" w:sz="0" w:space="0" w:color="auto"/>
        <w:left w:val="none" w:sz="0" w:space="0" w:color="auto"/>
        <w:bottom w:val="none" w:sz="0" w:space="0" w:color="auto"/>
        <w:right w:val="none" w:sz="0" w:space="0" w:color="auto"/>
      </w:divBdr>
    </w:div>
    <w:div w:id="1662465324">
      <w:marLeft w:val="640"/>
      <w:marRight w:val="0"/>
      <w:marTop w:val="0"/>
      <w:marBottom w:val="0"/>
      <w:divBdr>
        <w:top w:val="none" w:sz="0" w:space="0" w:color="auto"/>
        <w:left w:val="none" w:sz="0" w:space="0" w:color="auto"/>
        <w:bottom w:val="none" w:sz="0" w:space="0" w:color="auto"/>
        <w:right w:val="none" w:sz="0" w:space="0" w:color="auto"/>
      </w:divBdr>
    </w:div>
    <w:div w:id="1662614699">
      <w:marLeft w:val="640"/>
      <w:marRight w:val="0"/>
      <w:marTop w:val="0"/>
      <w:marBottom w:val="0"/>
      <w:divBdr>
        <w:top w:val="none" w:sz="0" w:space="0" w:color="auto"/>
        <w:left w:val="none" w:sz="0" w:space="0" w:color="auto"/>
        <w:bottom w:val="none" w:sz="0" w:space="0" w:color="auto"/>
        <w:right w:val="none" w:sz="0" w:space="0" w:color="auto"/>
      </w:divBdr>
    </w:div>
    <w:div w:id="1662654082">
      <w:marLeft w:val="640"/>
      <w:marRight w:val="0"/>
      <w:marTop w:val="0"/>
      <w:marBottom w:val="0"/>
      <w:divBdr>
        <w:top w:val="none" w:sz="0" w:space="0" w:color="auto"/>
        <w:left w:val="none" w:sz="0" w:space="0" w:color="auto"/>
        <w:bottom w:val="none" w:sz="0" w:space="0" w:color="auto"/>
        <w:right w:val="none" w:sz="0" w:space="0" w:color="auto"/>
      </w:divBdr>
    </w:div>
    <w:div w:id="1662656763">
      <w:marLeft w:val="640"/>
      <w:marRight w:val="0"/>
      <w:marTop w:val="0"/>
      <w:marBottom w:val="0"/>
      <w:divBdr>
        <w:top w:val="none" w:sz="0" w:space="0" w:color="auto"/>
        <w:left w:val="none" w:sz="0" w:space="0" w:color="auto"/>
        <w:bottom w:val="none" w:sz="0" w:space="0" w:color="auto"/>
        <w:right w:val="none" w:sz="0" w:space="0" w:color="auto"/>
      </w:divBdr>
    </w:div>
    <w:div w:id="1662729158">
      <w:marLeft w:val="640"/>
      <w:marRight w:val="0"/>
      <w:marTop w:val="0"/>
      <w:marBottom w:val="0"/>
      <w:divBdr>
        <w:top w:val="none" w:sz="0" w:space="0" w:color="auto"/>
        <w:left w:val="none" w:sz="0" w:space="0" w:color="auto"/>
        <w:bottom w:val="none" w:sz="0" w:space="0" w:color="auto"/>
        <w:right w:val="none" w:sz="0" w:space="0" w:color="auto"/>
      </w:divBdr>
    </w:div>
    <w:div w:id="1662729720">
      <w:marLeft w:val="640"/>
      <w:marRight w:val="0"/>
      <w:marTop w:val="0"/>
      <w:marBottom w:val="0"/>
      <w:divBdr>
        <w:top w:val="none" w:sz="0" w:space="0" w:color="auto"/>
        <w:left w:val="none" w:sz="0" w:space="0" w:color="auto"/>
        <w:bottom w:val="none" w:sz="0" w:space="0" w:color="auto"/>
        <w:right w:val="none" w:sz="0" w:space="0" w:color="auto"/>
      </w:divBdr>
    </w:div>
    <w:div w:id="1662738809">
      <w:marLeft w:val="640"/>
      <w:marRight w:val="0"/>
      <w:marTop w:val="0"/>
      <w:marBottom w:val="0"/>
      <w:divBdr>
        <w:top w:val="none" w:sz="0" w:space="0" w:color="auto"/>
        <w:left w:val="none" w:sz="0" w:space="0" w:color="auto"/>
        <w:bottom w:val="none" w:sz="0" w:space="0" w:color="auto"/>
        <w:right w:val="none" w:sz="0" w:space="0" w:color="auto"/>
      </w:divBdr>
    </w:div>
    <w:div w:id="1662851224">
      <w:marLeft w:val="640"/>
      <w:marRight w:val="0"/>
      <w:marTop w:val="0"/>
      <w:marBottom w:val="0"/>
      <w:divBdr>
        <w:top w:val="none" w:sz="0" w:space="0" w:color="auto"/>
        <w:left w:val="none" w:sz="0" w:space="0" w:color="auto"/>
        <w:bottom w:val="none" w:sz="0" w:space="0" w:color="auto"/>
        <w:right w:val="none" w:sz="0" w:space="0" w:color="auto"/>
      </w:divBdr>
    </w:div>
    <w:div w:id="1662923901">
      <w:marLeft w:val="640"/>
      <w:marRight w:val="0"/>
      <w:marTop w:val="0"/>
      <w:marBottom w:val="0"/>
      <w:divBdr>
        <w:top w:val="none" w:sz="0" w:space="0" w:color="auto"/>
        <w:left w:val="none" w:sz="0" w:space="0" w:color="auto"/>
        <w:bottom w:val="none" w:sz="0" w:space="0" w:color="auto"/>
        <w:right w:val="none" w:sz="0" w:space="0" w:color="auto"/>
      </w:divBdr>
    </w:div>
    <w:div w:id="1663002464">
      <w:marLeft w:val="640"/>
      <w:marRight w:val="0"/>
      <w:marTop w:val="0"/>
      <w:marBottom w:val="0"/>
      <w:divBdr>
        <w:top w:val="none" w:sz="0" w:space="0" w:color="auto"/>
        <w:left w:val="none" w:sz="0" w:space="0" w:color="auto"/>
        <w:bottom w:val="none" w:sz="0" w:space="0" w:color="auto"/>
        <w:right w:val="none" w:sz="0" w:space="0" w:color="auto"/>
      </w:divBdr>
    </w:div>
    <w:div w:id="1663005513">
      <w:marLeft w:val="640"/>
      <w:marRight w:val="0"/>
      <w:marTop w:val="0"/>
      <w:marBottom w:val="0"/>
      <w:divBdr>
        <w:top w:val="none" w:sz="0" w:space="0" w:color="auto"/>
        <w:left w:val="none" w:sz="0" w:space="0" w:color="auto"/>
        <w:bottom w:val="none" w:sz="0" w:space="0" w:color="auto"/>
        <w:right w:val="none" w:sz="0" w:space="0" w:color="auto"/>
      </w:divBdr>
    </w:div>
    <w:div w:id="1663048664">
      <w:marLeft w:val="640"/>
      <w:marRight w:val="0"/>
      <w:marTop w:val="0"/>
      <w:marBottom w:val="0"/>
      <w:divBdr>
        <w:top w:val="none" w:sz="0" w:space="0" w:color="auto"/>
        <w:left w:val="none" w:sz="0" w:space="0" w:color="auto"/>
        <w:bottom w:val="none" w:sz="0" w:space="0" w:color="auto"/>
        <w:right w:val="none" w:sz="0" w:space="0" w:color="auto"/>
      </w:divBdr>
    </w:div>
    <w:div w:id="1663073441">
      <w:marLeft w:val="640"/>
      <w:marRight w:val="0"/>
      <w:marTop w:val="0"/>
      <w:marBottom w:val="0"/>
      <w:divBdr>
        <w:top w:val="none" w:sz="0" w:space="0" w:color="auto"/>
        <w:left w:val="none" w:sz="0" w:space="0" w:color="auto"/>
        <w:bottom w:val="none" w:sz="0" w:space="0" w:color="auto"/>
        <w:right w:val="none" w:sz="0" w:space="0" w:color="auto"/>
      </w:divBdr>
    </w:div>
    <w:div w:id="1663073485">
      <w:marLeft w:val="640"/>
      <w:marRight w:val="0"/>
      <w:marTop w:val="0"/>
      <w:marBottom w:val="0"/>
      <w:divBdr>
        <w:top w:val="none" w:sz="0" w:space="0" w:color="auto"/>
        <w:left w:val="none" w:sz="0" w:space="0" w:color="auto"/>
        <w:bottom w:val="none" w:sz="0" w:space="0" w:color="auto"/>
        <w:right w:val="none" w:sz="0" w:space="0" w:color="auto"/>
      </w:divBdr>
    </w:div>
    <w:div w:id="1663241706">
      <w:marLeft w:val="640"/>
      <w:marRight w:val="0"/>
      <w:marTop w:val="0"/>
      <w:marBottom w:val="0"/>
      <w:divBdr>
        <w:top w:val="none" w:sz="0" w:space="0" w:color="auto"/>
        <w:left w:val="none" w:sz="0" w:space="0" w:color="auto"/>
        <w:bottom w:val="none" w:sz="0" w:space="0" w:color="auto"/>
        <w:right w:val="none" w:sz="0" w:space="0" w:color="auto"/>
      </w:divBdr>
    </w:div>
    <w:div w:id="1663267399">
      <w:marLeft w:val="640"/>
      <w:marRight w:val="0"/>
      <w:marTop w:val="0"/>
      <w:marBottom w:val="0"/>
      <w:divBdr>
        <w:top w:val="none" w:sz="0" w:space="0" w:color="auto"/>
        <w:left w:val="none" w:sz="0" w:space="0" w:color="auto"/>
        <w:bottom w:val="none" w:sz="0" w:space="0" w:color="auto"/>
        <w:right w:val="none" w:sz="0" w:space="0" w:color="auto"/>
      </w:divBdr>
    </w:div>
    <w:div w:id="1663313364">
      <w:marLeft w:val="640"/>
      <w:marRight w:val="0"/>
      <w:marTop w:val="0"/>
      <w:marBottom w:val="0"/>
      <w:divBdr>
        <w:top w:val="none" w:sz="0" w:space="0" w:color="auto"/>
        <w:left w:val="none" w:sz="0" w:space="0" w:color="auto"/>
        <w:bottom w:val="none" w:sz="0" w:space="0" w:color="auto"/>
        <w:right w:val="none" w:sz="0" w:space="0" w:color="auto"/>
      </w:divBdr>
    </w:div>
    <w:div w:id="1663389850">
      <w:marLeft w:val="640"/>
      <w:marRight w:val="0"/>
      <w:marTop w:val="0"/>
      <w:marBottom w:val="0"/>
      <w:divBdr>
        <w:top w:val="none" w:sz="0" w:space="0" w:color="auto"/>
        <w:left w:val="none" w:sz="0" w:space="0" w:color="auto"/>
        <w:bottom w:val="none" w:sz="0" w:space="0" w:color="auto"/>
        <w:right w:val="none" w:sz="0" w:space="0" w:color="auto"/>
      </w:divBdr>
    </w:div>
    <w:div w:id="1663436226">
      <w:marLeft w:val="640"/>
      <w:marRight w:val="0"/>
      <w:marTop w:val="0"/>
      <w:marBottom w:val="0"/>
      <w:divBdr>
        <w:top w:val="none" w:sz="0" w:space="0" w:color="auto"/>
        <w:left w:val="none" w:sz="0" w:space="0" w:color="auto"/>
        <w:bottom w:val="none" w:sz="0" w:space="0" w:color="auto"/>
        <w:right w:val="none" w:sz="0" w:space="0" w:color="auto"/>
      </w:divBdr>
    </w:div>
    <w:div w:id="1663464424">
      <w:marLeft w:val="640"/>
      <w:marRight w:val="0"/>
      <w:marTop w:val="0"/>
      <w:marBottom w:val="0"/>
      <w:divBdr>
        <w:top w:val="none" w:sz="0" w:space="0" w:color="auto"/>
        <w:left w:val="none" w:sz="0" w:space="0" w:color="auto"/>
        <w:bottom w:val="none" w:sz="0" w:space="0" w:color="auto"/>
        <w:right w:val="none" w:sz="0" w:space="0" w:color="auto"/>
      </w:divBdr>
    </w:div>
    <w:div w:id="1663509160">
      <w:marLeft w:val="640"/>
      <w:marRight w:val="0"/>
      <w:marTop w:val="0"/>
      <w:marBottom w:val="0"/>
      <w:divBdr>
        <w:top w:val="none" w:sz="0" w:space="0" w:color="auto"/>
        <w:left w:val="none" w:sz="0" w:space="0" w:color="auto"/>
        <w:bottom w:val="none" w:sz="0" w:space="0" w:color="auto"/>
        <w:right w:val="none" w:sz="0" w:space="0" w:color="auto"/>
      </w:divBdr>
    </w:div>
    <w:div w:id="1663660956">
      <w:marLeft w:val="640"/>
      <w:marRight w:val="0"/>
      <w:marTop w:val="0"/>
      <w:marBottom w:val="0"/>
      <w:divBdr>
        <w:top w:val="none" w:sz="0" w:space="0" w:color="auto"/>
        <w:left w:val="none" w:sz="0" w:space="0" w:color="auto"/>
        <w:bottom w:val="none" w:sz="0" w:space="0" w:color="auto"/>
        <w:right w:val="none" w:sz="0" w:space="0" w:color="auto"/>
      </w:divBdr>
    </w:div>
    <w:div w:id="1663697994">
      <w:marLeft w:val="640"/>
      <w:marRight w:val="0"/>
      <w:marTop w:val="0"/>
      <w:marBottom w:val="0"/>
      <w:divBdr>
        <w:top w:val="none" w:sz="0" w:space="0" w:color="auto"/>
        <w:left w:val="none" w:sz="0" w:space="0" w:color="auto"/>
        <w:bottom w:val="none" w:sz="0" w:space="0" w:color="auto"/>
        <w:right w:val="none" w:sz="0" w:space="0" w:color="auto"/>
      </w:divBdr>
    </w:div>
    <w:div w:id="1663778022">
      <w:marLeft w:val="640"/>
      <w:marRight w:val="0"/>
      <w:marTop w:val="0"/>
      <w:marBottom w:val="0"/>
      <w:divBdr>
        <w:top w:val="none" w:sz="0" w:space="0" w:color="auto"/>
        <w:left w:val="none" w:sz="0" w:space="0" w:color="auto"/>
        <w:bottom w:val="none" w:sz="0" w:space="0" w:color="auto"/>
        <w:right w:val="none" w:sz="0" w:space="0" w:color="auto"/>
      </w:divBdr>
    </w:div>
    <w:div w:id="1663779985">
      <w:marLeft w:val="640"/>
      <w:marRight w:val="0"/>
      <w:marTop w:val="0"/>
      <w:marBottom w:val="0"/>
      <w:divBdr>
        <w:top w:val="none" w:sz="0" w:space="0" w:color="auto"/>
        <w:left w:val="none" w:sz="0" w:space="0" w:color="auto"/>
        <w:bottom w:val="none" w:sz="0" w:space="0" w:color="auto"/>
        <w:right w:val="none" w:sz="0" w:space="0" w:color="auto"/>
      </w:divBdr>
    </w:div>
    <w:div w:id="1663848250">
      <w:marLeft w:val="640"/>
      <w:marRight w:val="0"/>
      <w:marTop w:val="0"/>
      <w:marBottom w:val="0"/>
      <w:divBdr>
        <w:top w:val="none" w:sz="0" w:space="0" w:color="auto"/>
        <w:left w:val="none" w:sz="0" w:space="0" w:color="auto"/>
        <w:bottom w:val="none" w:sz="0" w:space="0" w:color="auto"/>
        <w:right w:val="none" w:sz="0" w:space="0" w:color="auto"/>
      </w:divBdr>
    </w:div>
    <w:div w:id="1663853113">
      <w:marLeft w:val="640"/>
      <w:marRight w:val="0"/>
      <w:marTop w:val="0"/>
      <w:marBottom w:val="0"/>
      <w:divBdr>
        <w:top w:val="none" w:sz="0" w:space="0" w:color="auto"/>
        <w:left w:val="none" w:sz="0" w:space="0" w:color="auto"/>
        <w:bottom w:val="none" w:sz="0" w:space="0" w:color="auto"/>
        <w:right w:val="none" w:sz="0" w:space="0" w:color="auto"/>
      </w:divBdr>
    </w:div>
    <w:div w:id="1663966557">
      <w:marLeft w:val="640"/>
      <w:marRight w:val="0"/>
      <w:marTop w:val="0"/>
      <w:marBottom w:val="0"/>
      <w:divBdr>
        <w:top w:val="none" w:sz="0" w:space="0" w:color="auto"/>
        <w:left w:val="none" w:sz="0" w:space="0" w:color="auto"/>
        <w:bottom w:val="none" w:sz="0" w:space="0" w:color="auto"/>
        <w:right w:val="none" w:sz="0" w:space="0" w:color="auto"/>
      </w:divBdr>
    </w:div>
    <w:div w:id="1663972929">
      <w:marLeft w:val="640"/>
      <w:marRight w:val="0"/>
      <w:marTop w:val="0"/>
      <w:marBottom w:val="0"/>
      <w:divBdr>
        <w:top w:val="none" w:sz="0" w:space="0" w:color="auto"/>
        <w:left w:val="none" w:sz="0" w:space="0" w:color="auto"/>
        <w:bottom w:val="none" w:sz="0" w:space="0" w:color="auto"/>
        <w:right w:val="none" w:sz="0" w:space="0" w:color="auto"/>
      </w:divBdr>
    </w:div>
    <w:div w:id="1664119796">
      <w:marLeft w:val="640"/>
      <w:marRight w:val="0"/>
      <w:marTop w:val="0"/>
      <w:marBottom w:val="0"/>
      <w:divBdr>
        <w:top w:val="none" w:sz="0" w:space="0" w:color="auto"/>
        <w:left w:val="none" w:sz="0" w:space="0" w:color="auto"/>
        <w:bottom w:val="none" w:sz="0" w:space="0" w:color="auto"/>
        <w:right w:val="none" w:sz="0" w:space="0" w:color="auto"/>
      </w:divBdr>
    </w:div>
    <w:div w:id="1664162451">
      <w:marLeft w:val="640"/>
      <w:marRight w:val="0"/>
      <w:marTop w:val="0"/>
      <w:marBottom w:val="0"/>
      <w:divBdr>
        <w:top w:val="none" w:sz="0" w:space="0" w:color="auto"/>
        <w:left w:val="none" w:sz="0" w:space="0" w:color="auto"/>
        <w:bottom w:val="none" w:sz="0" w:space="0" w:color="auto"/>
        <w:right w:val="none" w:sz="0" w:space="0" w:color="auto"/>
      </w:divBdr>
    </w:div>
    <w:div w:id="1664239067">
      <w:marLeft w:val="640"/>
      <w:marRight w:val="0"/>
      <w:marTop w:val="0"/>
      <w:marBottom w:val="0"/>
      <w:divBdr>
        <w:top w:val="none" w:sz="0" w:space="0" w:color="auto"/>
        <w:left w:val="none" w:sz="0" w:space="0" w:color="auto"/>
        <w:bottom w:val="none" w:sz="0" w:space="0" w:color="auto"/>
        <w:right w:val="none" w:sz="0" w:space="0" w:color="auto"/>
      </w:divBdr>
    </w:div>
    <w:div w:id="1664239762">
      <w:marLeft w:val="640"/>
      <w:marRight w:val="0"/>
      <w:marTop w:val="0"/>
      <w:marBottom w:val="0"/>
      <w:divBdr>
        <w:top w:val="none" w:sz="0" w:space="0" w:color="auto"/>
        <w:left w:val="none" w:sz="0" w:space="0" w:color="auto"/>
        <w:bottom w:val="none" w:sz="0" w:space="0" w:color="auto"/>
        <w:right w:val="none" w:sz="0" w:space="0" w:color="auto"/>
      </w:divBdr>
    </w:div>
    <w:div w:id="1664503205">
      <w:marLeft w:val="640"/>
      <w:marRight w:val="0"/>
      <w:marTop w:val="0"/>
      <w:marBottom w:val="0"/>
      <w:divBdr>
        <w:top w:val="none" w:sz="0" w:space="0" w:color="auto"/>
        <w:left w:val="none" w:sz="0" w:space="0" w:color="auto"/>
        <w:bottom w:val="none" w:sz="0" w:space="0" w:color="auto"/>
        <w:right w:val="none" w:sz="0" w:space="0" w:color="auto"/>
      </w:divBdr>
    </w:div>
    <w:div w:id="1664508859">
      <w:marLeft w:val="640"/>
      <w:marRight w:val="0"/>
      <w:marTop w:val="0"/>
      <w:marBottom w:val="0"/>
      <w:divBdr>
        <w:top w:val="none" w:sz="0" w:space="0" w:color="auto"/>
        <w:left w:val="none" w:sz="0" w:space="0" w:color="auto"/>
        <w:bottom w:val="none" w:sz="0" w:space="0" w:color="auto"/>
        <w:right w:val="none" w:sz="0" w:space="0" w:color="auto"/>
      </w:divBdr>
    </w:div>
    <w:div w:id="1664553229">
      <w:marLeft w:val="640"/>
      <w:marRight w:val="0"/>
      <w:marTop w:val="0"/>
      <w:marBottom w:val="0"/>
      <w:divBdr>
        <w:top w:val="none" w:sz="0" w:space="0" w:color="auto"/>
        <w:left w:val="none" w:sz="0" w:space="0" w:color="auto"/>
        <w:bottom w:val="none" w:sz="0" w:space="0" w:color="auto"/>
        <w:right w:val="none" w:sz="0" w:space="0" w:color="auto"/>
      </w:divBdr>
    </w:div>
    <w:div w:id="1664821324">
      <w:marLeft w:val="640"/>
      <w:marRight w:val="0"/>
      <w:marTop w:val="0"/>
      <w:marBottom w:val="0"/>
      <w:divBdr>
        <w:top w:val="none" w:sz="0" w:space="0" w:color="auto"/>
        <w:left w:val="none" w:sz="0" w:space="0" w:color="auto"/>
        <w:bottom w:val="none" w:sz="0" w:space="0" w:color="auto"/>
        <w:right w:val="none" w:sz="0" w:space="0" w:color="auto"/>
      </w:divBdr>
    </w:div>
    <w:div w:id="1664895152">
      <w:marLeft w:val="640"/>
      <w:marRight w:val="0"/>
      <w:marTop w:val="0"/>
      <w:marBottom w:val="0"/>
      <w:divBdr>
        <w:top w:val="none" w:sz="0" w:space="0" w:color="auto"/>
        <w:left w:val="none" w:sz="0" w:space="0" w:color="auto"/>
        <w:bottom w:val="none" w:sz="0" w:space="0" w:color="auto"/>
        <w:right w:val="none" w:sz="0" w:space="0" w:color="auto"/>
      </w:divBdr>
    </w:div>
    <w:div w:id="1664973049">
      <w:marLeft w:val="640"/>
      <w:marRight w:val="0"/>
      <w:marTop w:val="0"/>
      <w:marBottom w:val="0"/>
      <w:divBdr>
        <w:top w:val="none" w:sz="0" w:space="0" w:color="auto"/>
        <w:left w:val="none" w:sz="0" w:space="0" w:color="auto"/>
        <w:bottom w:val="none" w:sz="0" w:space="0" w:color="auto"/>
        <w:right w:val="none" w:sz="0" w:space="0" w:color="auto"/>
      </w:divBdr>
    </w:div>
    <w:div w:id="1665007644">
      <w:marLeft w:val="640"/>
      <w:marRight w:val="0"/>
      <w:marTop w:val="0"/>
      <w:marBottom w:val="0"/>
      <w:divBdr>
        <w:top w:val="none" w:sz="0" w:space="0" w:color="auto"/>
        <w:left w:val="none" w:sz="0" w:space="0" w:color="auto"/>
        <w:bottom w:val="none" w:sz="0" w:space="0" w:color="auto"/>
        <w:right w:val="none" w:sz="0" w:space="0" w:color="auto"/>
      </w:divBdr>
    </w:div>
    <w:div w:id="1665087246">
      <w:marLeft w:val="640"/>
      <w:marRight w:val="0"/>
      <w:marTop w:val="0"/>
      <w:marBottom w:val="0"/>
      <w:divBdr>
        <w:top w:val="none" w:sz="0" w:space="0" w:color="auto"/>
        <w:left w:val="none" w:sz="0" w:space="0" w:color="auto"/>
        <w:bottom w:val="none" w:sz="0" w:space="0" w:color="auto"/>
        <w:right w:val="none" w:sz="0" w:space="0" w:color="auto"/>
      </w:divBdr>
    </w:div>
    <w:div w:id="1665090242">
      <w:marLeft w:val="640"/>
      <w:marRight w:val="0"/>
      <w:marTop w:val="0"/>
      <w:marBottom w:val="0"/>
      <w:divBdr>
        <w:top w:val="none" w:sz="0" w:space="0" w:color="auto"/>
        <w:left w:val="none" w:sz="0" w:space="0" w:color="auto"/>
        <w:bottom w:val="none" w:sz="0" w:space="0" w:color="auto"/>
        <w:right w:val="none" w:sz="0" w:space="0" w:color="auto"/>
      </w:divBdr>
    </w:div>
    <w:div w:id="1665159401">
      <w:marLeft w:val="640"/>
      <w:marRight w:val="0"/>
      <w:marTop w:val="0"/>
      <w:marBottom w:val="0"/>
      <w:divBdr>
        <w:top w:val="none" w:sz="0" w:space="0" w:color="auto"/>
        <w:left w:val="none" w:sz="0" w:space="0" w:color="auto"/>
        <w:bottom w:val="none" w:sz="0" w:space="0" w:color="auto"/>
        <w:right w:val="none" w:sz="0" w:space="0" w:color="auto"/>
      </w:divBdr>
    </w:div>
    <w:div w:id="1665160654">
      <w:marLeft w:val="640"/>
      <w:marRight w:val="0"/>
      <w:marTop w:val="0"/>
      <w:marBottom w:val="0"/>
      <w:divBdr>
        <w:top w:val="none" w:sz="0" w:space="0" w:color="auto"/>
        <w:left w:val="none" w:sz="0" w:space="0" w:color="auto"/>
        <w:bottom w:val="none" w:sz="0" w:space="0" w:color="auto"/>
        <w:right w:val="none" w:sz="0" w:space="0" w:color="auto"/>
      </w:divBdr>
    </w:div>
    <w:div w:id="1665275827">
      <w:marLeft w:val="640"/>
      <w:marRight w:val="0"/>
      <w:marTop w:val="0"/>
      <w:marBottom w:val="0"/>
      <w:divBdr>
        <w:top w:val="none" w:sz="0" w:space="0" w:color="auto"/>
        <w:left w:val="none" w:sz="0" w:space="0" w:color="auto"/>
        <w:bottom w:val="none" w:sz="0" w:space="0" w:color="auto"/>
        <w:right w:val="none" w:sz="0" w:space="0" w:color="auto"/>
      </w:divBdr>
    </w:div>
    <w:div w:id="1665350290">
      <w:marLeft w:val="640"/>
      <w:marRight w:val="0"/>
      <w:marTop w:val="0"/>
      <w:marBottom w:val="0"/>
      <w:divBdr>
        <w:top w:val="none" w:sz="0" w:space="0" w:color="auto"/>
        <w:left w:val="none" w:sz="0" w:space="0" w:color="auto"/>
        <w:bottom w:val="none" w:sz="0" w:space="0" w:color="auto"/>
        <w:right w:val="none" w:sz="0" w:space="0" w:color="auto"/>
      </w:divBdr>
    </w:div>
    <w:div w:id="1665353505">
      <w:marLeft w:val="640"/>
      <w:marRight w:val="0"/>
      <w:marTop w:val="0"/>
      <w:marBottom w:val="0"/>
      <w:divBdr>
        <w:top w:val="none" w:sz="0" w:space="0" w:color="auto"/>
        <w:left w:val="none" w:sz="0" w:space="0" w:color="auto"/>
        <w:bottom w:val="none" w:sz="0" w:space="0" w:color="auto"/>
        <w:right w:val="none" w:sz="0" w:space="0" w:color="auto"/>
      </w:divBdr>
    </w:div>
    <w:div w:id="1665355722">
      <w:marLeft w:val="640"/>
      <w:marRight w:val="0"/>
      <w:marTop w:val="0"/>
      <w:marBottom w:val="0"/>
      <w:divBdr>
        <w:top w:val="none" w:sz="0" w:space="0" w:color="auto"/>
        <w:left w:val="none" w:sz="0" w:space="0" w:color="auto"/>
        <w:bottom w:val="none" w:sz="0" w:space="0" w:color="auto"/>
        <w:right w:val="none" w:sz="0" w:space="0" w:color="auto"/>
      </w:divBdr>
    </w:div>
    <w:div w:id="1665471232">
      <w:marLeft w:val="640"/>
      <w:marRight w:val="0"/>
      <w:marTop w:val="0"/>
      <w:marBottom w:val="0"/>
      <w:divBdr>
        <w:top w:val="none" w:sz="0" w:space="0" w:color="auto"/>
        <w:left w:val="none" w:sz="0" w:space="0" w:color="auto"/>
        <w:bottom w:val="none" w:sz="0" w:space="0" w:color="auto"/>
        <w:right w:val="none" w:sz="0" w:space="0" w:color="auto"/>
      </w:divBdr>
    </w:div>
    <w:div w:id="1665473729">
      <w:marLeft w:val="640"/>
      <w:marRight w:val="0"/>
      <w:marTop w:val="0"/>
      <w:marBottom w:val="0"/>
      <w:divBdr>
        <w:top w:val="none" w:sz="0" w:space="0" w:color="auto"/>
        <w:left w:val="none" w:sz="0" w:space="0" w:color="auto"/>
        <w:bottom w:val="none" w:sz="0" w:space="0" w:color="auto"/>
        <w:right w:val="none" w:sz="0" w:space="0" w:color="auto"/>
      </w:divBdr>
    </w:div>
    <w:div w:id="1665474560">
      <w:marLeft w:val="640"/>
      <w:marRight w:val="0"/>
      <w:marTop w:val="0"/>
      <w:marBottom w:val="0"/>
      <w:divBdr>
        <w:top w:val="none" w:sz="0" w:space="0" w:color="auto"/>
        <w:left w:val="none" w:sz="0" w:space="0" w:color="auto"/>
        <w:bottom w:val="none" w:sz="0" w:space="0" w:color="auto"/>
        <w:right w:val="none" w:sz="0" w:space="0" w:color="auto"/>
      </w:divBdr>
    </w:div>
    <w:div w:id="1665549638">
      <w:marLeft w:val="640"/>
      <w:marRight w:val="0"/>
      <w:marTop w:val="0"/>
      <w:marBottom w:val="0"/>
      <w:divBdr>
        <w:top w:val="none" w:sz="0" w:space="0" w:color="auto"/>
        <w:left w:val="none" w:sz="0" w:space="0" w:color="auto"/>
        <w:bottom w:val="none" w:sz="0" w:space="0" w:color="auto"/>
        <w:right w:val="none" w:sz="0" w:space="0" w:color="auto"/>
      </w:divBdr>
    </w:div>
    <w:div w:id="1665622115">
      <w:marLeft w:val="640"/>
      <w:marRight w:val="0"/>
      <w:marTop w:val="0"/>
      <w:marBottom w:val="0"/>
      <w:divBdr>
        <w:top w:val="none" w:sz="0" w:space="0" w:color="auto"/>
        <w:left w:val="none" w:sz="0" w:space="0" w:color="auto"/>
        <w:bottom w:val="none" w:sz="0" w:space="0" w:color="auto"/>
        <w:right w:val="none" w:sz="0" w:space="0" w:color="auto"/>
      </w:divBdr>
    </w:div>
    <w:div w:id="1665627524">
      <w:marLeft w:val="640"/>
      <w:marRight w:val="0"/>
      <w:marTop w:val="0"/>
      <w:marBottom w:val="0"/>
      <w:divBdr>
        <w:top w:val="none" w:sz="0" w:space="0" w:color="auto"/>
        <w:left w:val="none" w:sz="0" w:space="0" w:color="auto"/>
        <w:bottom w:val="none" w:sz="0" w:space="0" w:color="auto"/>
        <w:right w:val="none" w:sz="0" w:space="0" w:color="auto"/>
      </w:divBdr>
    </w:div>
    <w:div w:id="1665668115">
      <w:marLeft w:val="640"/>
      <w:marRight w:val="0"/>
      <w:marTop w:val="0"/>
      <w:marBottom w:val="0"/>
      <w:divBdr>
        <w:top w:val="none" w:sz="0" w:space="0" w:color="auto"/>
        <w:left w:val="none" w:sz="0" w:space="0" w:color="auto"/>
        <w:bottom w:val="none" w:sz="0" w:space="0" w:color="auto"/>
        <w:right w:val="none" w:sz="0" w:space="0" w:color="auto"/>
      </w:divBdr>
    </w:div>
    <w:div w:id="1665737527">
      <w:marLeft w:val="640"/>
      <w:marRight w:val="0"/>
      <w:marTop w:val="0"/>
      <w:marBottom w:val="0"/>
      <w:divBdr>
        <w:top w:val="none" w:sz="0" w:space="0" w:color="auto"/>
        <w:left w:val="none" w:sz="0" w:space="0" w:color="auto"/>
        <w:bottom w:val="none" w:sz="0" w:space="0" w:color="auto"/>
        <w:right w:val="none" w:sz="0" w:space="0" w:color="auto"/>
      </w:divBdr>
    </w:div>
    <w:div w:id="1665891523">
      <w:marLeft w:val="640"/>
      <w:marRight w:val="0"/>
      <w:marTop w:val="0"/>
      <w:marBottom w:val="0"/>
      <w:divBdr>
        <w:top w:val="none" w:sz="0" w:space="0" w:color="auto"/>
        <w:left w:val="none" w:sz="0" w:space="0" w:color="auto"/>
        <w:bottom w:val="none" w:sz="0" w:space="0" w:color="auto"/>
        <w:right w:val="none" w:sz="0" w:space="0" w:color="auto"/>
      </w:divBdr>
    </w:div>
    <w:div w:id="1665931954">
      <w:marLeft w:val="640"/>
      <w:marRight w:val="0"/>
      <w:marTop w:val="0"/>
      <w:marBottom w:val="0"/>
      <w:divBdr>
        <w:top w:val="none" w:sz="0" w:space="0" w:color="auto"/>
        <w:left w:val="none" w:sz="0" w:space="0" w:color="auto"/>
        <w:bottom w:val="none" w:sz="0" w:space="0" w:color="auto"/>
        <w:right w:val="none" w:sz="0" w:space="0" w:color="auto"/>
      </w:divBdr>
    </w:div>
    <w:div w:id="1665932277">
      <w:marLeft w:val="640"/>
      <w:marRight w:val="0"/>
      <w:marTop w:val="0"/>
      <w:marBottom w:val="0"/>
      <w:divBdr>
        <w:top w:val="none" w:sz="0" w:space="0" w:color="auto"/>
        <w:left w:val="none" w:sz="0" w:space="0" w:color="auto"/>
        <w:bottom w:val="none" w:sz="0" w:space="0" w:color="auto"/>
        <w:right w:val="none" w:sz="0" w:space="0" w:color="auto"/>
      </w:divBdr>
    </w:div>
    <w:div w:id="1666056280">
      <w:marLeft w:val="640"/>
      <w:marRight w:val="0"/>
      <w:marTop w:val="0"/>
      <w:marBottom w:val="0"/>
      <w:divBdr>
        <w:top w:val="none" w:sz="0" w:space="0" w:color="auto"/>
        <w:left w:val="none" w:sz="0" w:space="0" w:color="auto"/>
        <w:bottom w:val="none" w:sz="0" w:space="0" w:color="auto"/>
        <w:right w:val="none" w:sz="0" w:space="0" w:color="auto"/>
      </w:divBdr>
    </w:div>
    <w:div w:id="1666082402">
      <w:marLeft w:val="640"/>
      <w:marRight w:val="0"/>
      <w:marTop w:val="0"/>
      <w:marBottom w:val="0"/>
      <w:divBdr>
        <w:top w:val="none" w:sz="0" w:space="0" w:color="auto"/>
        <w:left w:val="none" w:sz="0" w:space="0" w:color="auto"/>
        <w:bottom w:val="none" w:sz="0" w:space="0" w:color="auto"/>
        <w:right w:val="none" w:sz="0" w:space="0" w:color="auto"/>
      </w:divBdr>
    </w:div>
    <w:div w:id="1666207292">
      <w:marLeft w:val="640"/>
      <w:marRight w:val="0"/>
      <w:marTop w:val="0"/>
      <w:marBottom w:val="0"/>
      <w:divBdr>
        <w:top w:val="none" w:sz="0" w:space="0" w:color="auto"/>
        <w:left w:val="none" w:sz="0" w:space="0" w:color="auto"/>
        <w:bottom w:val="none" w:sz="0" w:space="0" w:color="auto"/>
        <w:right w:val="none" w:sz="0" w:space="0" w:color="auto"/>
      </w:divBdr>
    </w:div>
    <w:div w:id="1666395715">
      <w:marLeft w:val="640"/>
      <w:marRight w:val="0"/>
      <w:marTop w:val="0"/>
      <w:marBottom w:val="0"/>
      <w:divBdr>
        <w:top w:val="none" w:sz="0" w:space="0" w:color="auto"/>
        <w:left w:val="none" w:sz="0" w:space="0" w:color="auto"/>
        <w:bottom w:val="none" w:sz="0" w:space="0" w:color="auto"/>
        <w:right w:val="none" w:sz="0" w:space="0" w:color="auto"/>
      </w:divBdr>
    </w:div>
    <w:div w:id="1666472099">
      <w:marLeft w:val="640"/>
      <w:marRight w:val="0"/>
      <w:marTop w:val="0"/>
      <w:marBottom w:val="0"/>
      <w:divBdr>
        <w:top w:val="none" w:sz="0" w:space="0" w:color="auto"/>
        <w:left w:val="none" w:sz="0" w:space="0" w:color="auto"/>
        <w:bottom w:val="none" w:sz="0" w:space="0" w:color="auto"/>
        <w:right w:val="none" w:sz="0" w:space="0" w:color="auto"/>
      </w:divBdr>
    </w:div>
    <w:div w:id="1666473272">
      <w:marLeft w:val="640"/>
      <w:marRight w:val="0"/>
      <w:marTop w:val="0"/>
      <w:marBottom w:val="0"/>
      <w:divBdr>
        <w:top w:val="none" w:sz="0" w:space="0" w:color="auto"/>
        <w:left w:val="none" w:sz="0" w:space="0" w:color="auto"/>
        <w:bottom w:val="none" w:sz="0" w:space="0" w:color="auto"/>
        <w:right w:val="none" w:sz="0" w:space="0" w:color="auto"/>
      </w:divBdr>
    </w:div>
    <w:div w:id="1666475419">
      <w:marLeft w:val="640"/>
      <w:marRight w:val="0"/>
      <w:marTop w:val="0"/>
      <w:marBottom w:val="0"/>
      <w:divBdr>
        <w:top w:val="none" w:sz="0" w:space="0" w:color="auto"/>
        <w:left w:val="none" w:sz="0" w:space="0" w:color="auto"/>
        <w:bottom w:val="none" w:sz="0" w:space="0" w:color="auto"/>
        <w:right w:val="none" w:sz="0" w:space="0" w:color="auto"/>
      </w:divBdr>
    </w:div>
    <w:div w:id="1666518711">
      <w:marLeft w:val="640"/>
      <w:marRight w:val="0"/>
      <w:marTop w:val="0"/>
      <w:marBottom w:val="0"/>
      <w:divBdr>
        <w:top w:val="none" w:sz="0" w:space="0" w:color="auto"/>
        <w:left w:val="none" w:sz="0" w:space="0" w:color="auto"/>
        <w:bottom w:val="none" w:sz="0" w:space="0" w:color="auto"/>
        <w:right w:val="none" w:sz="0" w:space="0" w:color="auto"/>
      </w:divBdr>
    </w:div>
    <w:div w:id="1666543340">
      <w:marLeft w:val="640"/>
      <w:marRight w:val="0"/>
      <w:marTop w:val="0"/>
      <w:marBottom w:val="0"/>
      <w:divBdr>
        <w:top w:val="none" w:sz="0" w:space="0" w:color="auto"/>
        <w:left w:val="none" w:sz="0" w:space="0" w:color="auto"/>
        <w:bottom w:val="none" w:sz="0" w:space="0" w:color="auto"/>
        <w:right w:val="none" w:sz="0" w:space="0" w:color="auto"/>
      </w:divBdr>
    </w:div>
    <w:div w:id="1666587802">
      <w:marLeft w:val="640"/>
      <w:marRight w:val="0"/>
      <w:marTop w:val="0"/>
      <w:marBottom w:val="0"/>
      <w:divBdr>
        <w:top w:val="none" w:sz="0" w:space="0" w:color="auto"/>
        <w:left w:val="none" w:sz="0" w:space="0" w:color="auto"/>
        <w:bottom w:val="none" w:sz="0" w:space="0" w:color="auto"/>
        <w:right w:val="none" w:sz="0" w:space="0" w:color="auto"/>
      </w:divBdr>
    </w:div>
    <w:div w:id="1666589587">
      <w:marLeft w:val="640"/>
      <w:marRight w:val="0"/>
      <w:marTop w:val="0"/>
      <w:marBottom w:val="0"/>
      <w:divBdr>
        <w:top w:val="none" w:sz="0" w:space="0" w:color="auto"/>
        <w:left w:val="none" w:sz="0" w:space="0" w:color="auto"/>
        <w:bottom w:val="none" w:sz="0" w:space="0" w:color="auto"/>
        <w:right w:val="none" w:sz="0" w:space="0" w:color="auto"/>
      </w:divBdr>
    </w:div>
    <w:div w:id="1666664322">
      <w:marLeft w:val="640"/>
      <w:marRight w:val="0"/>
      <w:marTop w:val="0"/>
      <w:marBottom w:val="0"/>
      <w:divBdr>
        <w:top w:val="none" w:sz="0" w:space="0" w:color="auto"/>
        <w:left w:val="none" w:sz="0" w:space="0" w:color="auto"/>
        <w:bottom w:val="none" w:sz="0" w:space="0" w:color="auto"/>
        <w:right w:val="none" w:sz="0" w:space="0" w:color="auto"/>
      </w:divBdr>
    </w:div>
    <w:div w:id="1666780069">
      <w:marLeft w:val="640"/>
      <w:marRight w:val="0"/>
      <w:marTop w:val="0"/>
      <w:marBottom w:val="0"/>
      <w:divBdr>
        <w:top w:val="none" w:sz="0" w:space="0" w:color="auto"/>
        <w:left w:val="none" w:sz="0" w:space="0" w:color="auto"/>
        <w:bottom w:val="none" w:sz="0" w:space="0" w:color="auto"/>
        <w:right w:val="none" w:sz="0" w:space="0" w:color="auto"/>
      </w:divBdr>
    </w:div>
    <w:div w:id="1666780310">
      <w:marLeft w:val="640"/>
      <w:marRight w:val="0"/>
      <w:marTop w:val="0"/>
      <w:marBottom w:val="0"/>
      <w:divBdr>
        <w:top w:val="none" w:sz="0" w:space="0" w:color="auto"/>
        <w:left w:val="none" w:sz="0" w:space="0" w:color="auto"/>
        <w:bottom w:val="none" w:sz="0" w:space="0" w:color="auto"/>
        <w:right w:val="none" w:sz="0" w:space="0" w:color="auto"/>
      </w:divBdr>
    </w:div>
    <w:div w:id="1666781430">
      <w:marLeft w:val="640"/>
      <w:marRight w:val="0"/>
      <w:marTop w:val="0"/>
      <w:marBottom w:val="0"/>
      <w:divBdr>
        <w:top w:val="none" w:sz="0" w:space="0" w:color="auto"/>
        <w:left w:val="none" w:sz="0" w:space="0" w:color="auto"/>
        <w:bottom w:val="none" w:sz="0" w:space="0" w:color="auto"/>
        <w:right w:val="none" w:sz="0" w:space="0" w:color="auto"/>
      </w:divBdr>
    </w:div>
    <w:div w:id="1666859393">
      <w:marLeft w:val="640"/>
      <w:marRight w:val="0"/>
      <w:marTop w:val="0"/>
      <w:marBottom w:val="0"/>
      <w:divBdr>
        <w:top w:val="none" w:sz="0" w:space="0" w:color="auto"/>
        <w:left w:val="none" w:sz="0" w:space="0" w:color="auto"/>
        <w:bottom w:val="none" w:sz="0" w:space="0" w:color="auto"/>
        <w:right w:val="none" w:sz="0" w:space="0" w:color="auto"/>
      </w:divBdr>
    </w:div>
    <w:div w:id="1666936383">
      <w:marLeft w:val="640"/>
      <w:marRight w:val="0"/>
      <w:marTop w:val="0"/>
      <w:marBottom w:val="0"/>
      <w:divBdr>
        <w:top w:val="none" w:sz="0" w:space="0" w:color="auto"/>
        <w:left w:val="none" w:sz="0" w:space="0" w:color="auto"/>
        <w:bottom w:val="none" w:sz="0" w:space="0" w:color="auto"/>
        <w:right w:val="none" w:sz="0" w:space="0" w:color="auto"/>
      </w:divBdr>
    </w:div>
    <w:div w:id="1666980827">
      <w:marLeft w:val="640"/>
      <w:marRight w:val="0"/>
      <w:marTop w:val="0"/>
      <w:marBottom w:val="0"/>
      <w:divBdr>
        <w:top w:val="none" w:sz="0" w:space="0" w:color="auto"/>
        <w:left w:val="none" w:sz="0" w:space="0" w:color="auto"/>
        <w:bottom w:val="none" w:sz="0" w:space="0" w:color="auto"/>
        <w:right w:val="none" w:sz="0" w:space="0" w:color="auto"/>
      </w:divBdr>
    </w:div>
    <w:div w:id="1667005217">
      <w:marLeft w:val="640"/>
      <w:marRight w:val="0"/>
      <w:marTop w:val="0"/>
      <w:marBottom w:val="0"/>
      <w:divBdr>
        <w:top w:val="none" w:sz="0" w:space="0" w:color="auto"/>
        <w:left w:val="none" w:sz="0" w:space="0" w:color="auto"/>
        <w:bottom w:val="none" w:sz="0" w:space="0" w:color="auto"/>
        <w:right w:val="none" w:sz="0" w:space="0" w:color="auto"/>
      </w:divBdr>
    </w:div>
    <w:div w:id="1667052087">
      <w:marLeft w:val="640"/>
      <w:marRight w:val="0"/>
      <w:marTop w:val="0"/>
      <w:marBottom w:val="0"/>
      <w:divBdr>
        <w:top w:val="none" w:sz="0" w:space="0" w:color="auto"/>
        <w:left w:val="none" w:sz="0" w:space="0" w:color="auto"/>
        <w:bottom w:val="none" w:sz="0" w:space="0" w:color="auto"/>
        <w:right w:val="none" w:sz="0" w:space="0" w:color="auto"/>
      </w:divBdr>
    </w:div>
    <w:div w:id="1667172551">
      <w:marLeft w:val="640"/>
      <w:marRight w:val="0"/>
      <w:marTop w:val="0"/>
      <w:marBottom w:val="0"/>
      <w:divBdr>
        <w:top w:val="none" w:sz="0" w:space="0" w:color="auto"/>
        <w:left w:val="none" w:sz="0" w:space="0" w:color="auto"/>
        <w:bottom w:val="none" w:sz="0" w:space="0" w:color="auto"/>
        <w:right w:val="none" w:sz="0" w:space="0" w:color="auto"/>
      </w:divBdr>
    </w:div>
    <w:div w:id="1667245049">
      <w:marLeft w:val="640"/>
      <w:marRight w:val="0"/>
      <w:marTop w:val="0"/>
      <w:marBottom w:val="0"/>
      <w:divBdr>
        <w:top w:val="none" w:sz="0" w:space="0" w:color="auto"/>
        <w:left w:val="none" w:sz="0" w:space="0" w:color="auto"/>
        <w:bottom w:val="none" w:sz="0" w:space="0" w:color="auto"/>
        <w:right w:val="none" w:sz="0" w:space="0" w:color="auto"/>
      </w:divBdr>
    </w:div>
    <w:div w:id="1667246793">
      <w:marLeft w:val="640"/>
      <w:marRight w:val="0"/>
      <w:marTop w:val="0"/>
      <w:marBottom w:val="0"/>
      <w:divBdr>
        <w:top w:val="none" w:sz="0" w:space="0" w:color="auto"/>
        <w:left w:val="none" w:sz="0" w:space="0" w:color="auto"/>
        <w:bottom w:val="none" w:sz="0" w:space="0" w:color="auto"/>
        <w:right w:val="none" w:sz="0" w:space="0" w:color="auto"/>
      </w:divBdr>
    </w:div>
    <w:div w:id="1667319933">
      <w:marLeft w:val="640"/>
      <w:marRight w:val="0"/>
      <w:marTop w:val="0"/>
      <w:marBottom w:val="0"/>
      <w:divBdr>
        <w:top w:val="none" w:sz="0" w:space="0" w:color="auto"/>
        <w:left w:val="none" w:sz="0" w:space="0" w:color="auto"/>
        <w:bottom w:val="none" w:sz="0" w:space="0" w:color="auto"/>
        <w:right w:val="none" w:sz="0" w:space="0" w:color="auto"/>
      </w:divBdr>
    </w:div>
    <w:div w:id="1667320848">
      <w:marLeft w:val="640"/>
      <w:marRight w:val="0"/>
      <w:marTop w:val="0"/>
      <w:marBottom w:val="0"/>
      <w:divBdr>
        <w:top w:val="none" w:sz="0" w:space="0" w:color="auto"/>
        <w:left w:val="none" w:sz="0" w:space="0" w:color="auto"/>
        <w:bottom w:val="none" w:sz="0" w:space="0" w:color="auto"/>
        <w:right w:val="none" w:sz="0" w:space="0" w:color="auto"/>
      </w:divBdr>
    </w:div>
    <w:div w:id="1667323158">
      <w:marLeft w:val="640"/>
      <w:marRight w:val="0"/>
      <w:marTop w:val="0"/>
      <w:marBottom w:val="0"/>
      <w:divBdr>
        <w:top w:val="none" w:sz="0" w:space="0" w:color="auto"/>
        <w:left w:val="none" w:sz="0" w:space="0" w:color="auto"/>
        <w:bottom w:val="none" w:sz="0" w:space="0" w:color="auto"/>
        <w:right w:val="none" w:sz="0" w:space="0" w:color="auto"/>
      </w:divBdr>
    </w:div>
    <w:div w:id="1667398973">
      <w:marLeft w:val="640"/>
      <w:marRight w:val="0"/>
      <w:marTop w:val="0"/>
      <w:marBottom w:val="0"/>
      <w:divBdr>
        <w:top w:val="none" w:sz="0" w:space="0" w:color="auto"/>
        <w:left w:val="none" w:sz="0" w:space="0" w:color="auto"/>
        <w:bottom w:val="none" w:sz="0" w:space="0" w:color="auto"/>
        <w:right w:val="none" w:sz="0" w:space="0" w:color="auto"/>
      </w:divBdr>
    </w:div>
    <w:div w:id="1667437437">
      <w:marLeft w:val="640"/>
      <w:marRight w:val="0"/>
      <w:marTop w:val="0"/>
      <w:marBottom w:val="0"/>
      <w:divBdr>
        <w:top w:val="none" w:sz="0" w:space="0" w:color="auto"/>
        <w:left w:val="none" w:sz="0" w:space="0" w:color="auto"/>
        <w:bottom w:val="none" w:sz="0" w:space="0" w:color="auto"/>
        <w:right w:val="none" w:sz="0" w:space="0" w:color="auto"/>
      </w:divBdr>
    </w:div>
    <w:div w:id="1667517498">
      <w:marLeft w:val="640"/>
      <w:marRight w:val="0"/>
      <w:marTop w:val="0"/>
      <w:marBottom w:val="0"/>
      <w:divBdr>
        <w:top w:val="none" w:sz="0" w:space="0" w:color="auto"/>
        <w:left w:val="none" w:sz="0" w:space="0" w:color="auto"/>
        <w:bottom w:val="none" w:sz="0" w:space="0" w:color="auto"/>
        <w:right w:val="none" w:sz="0" w:space="0" w:color="auto"/>
      </w:divBdr>
    </w:div>
    <w:div w:id="1667592536">
      <w:marLeft w:val="640"/>
      <w:marRight w:val="0"/>
      <w:marTop w:val="0"/>
      <w:marBottom w:val="0"/>
      <w:divBdr>
        <w:top w:val="none" w:sz="0" w:space="0" w:color="auto"/>
        <w:left w:val="none" w:sz="0" w:space="0" w:color="auto"/>
        <w:bottom w:val="none" w:sz="0" w:space="0" w:color="auto"/>
        <w:right w:val="none" w:sz="0" w:space="0" w:color="auto"/>
      </w:divBdr>
    </w:div>
    <w:div w:id="1667708358">
      <w:marLeft w:val="640"/>
      <w:marRight w:val="0"/>
      <w:marTop w:val="0"/>
      <w:marBottom w:val="0"/>
      <w:divBdr>
        <w:top w:val="none" w:sz="0" w:space="0" w:color="auto"/>
        <w:left w:val="none" w:sz="0" w:space="0" w:color="auto"/>
        <w:bottom w:val="none" w:sz="0" w:space="0" w:color="auto"/>
        <w:right w:val="none" w:sz="0" w:space="0" w:color="auto"/>
      </w:divBdr>
    </w:div>
    <w:div w:id="1667780290">
      <w:marLeft w:val="640"/>
      <w:marRight w:val="0"/>
      <w:marTop w:val="0"/>
      <w:marBottom w:val="0"/>
      <w:divBdr>
        <w:top w:val="none" w:sz="0" w:space="0" w:color="auto"/>
        <w:left w:val="none" w:sz="0" w:space="0" w:color="auto"/>
        <w:bottom w:val="none" w:sz="0" w:space="0" w:color="auto"/>
        <w:right w:val="none" w:sz="0" w:space="0" w:color="auto"/>
      </w:divBdr>
    </w:div>
    <w:div w:id="1667976444">
      <w:marLeft w:val="640"/>
      <w:marRight w:val="0"/>
      <w:marTop w:val="0"/>
      <w:marBottom w:val="0"/>
      <w:divBdr>
        <w:top w:val="none" w:sz="0" w:space="0" w:color="auto"/>
        <w:left w:val="none" w:sz="0" w:space="0" w:color="auto"/>
        <w:bottom w:val="none" w:sz="0" w:space="0" w:color="auto"/>
        <w:right w:val="none" w:sz="0" w:space="0" w:color="auto"/>
      </w:divBdr>
    </w:div>
    <w:div w:id="1668050789">
      <w:marLeft w:val="640"/>
      <w:marRight w:val="0"/>
      <w:marTop w:val="0"/>
      <w:marBottom w:val="0"/>
      <w:divBdr>
        <w:top w:val="none" w:sz="0" w:space="0" w:color="auto"/>
        <w:left w:val="none" w:sz="0" w:space="0" w:color="auto"/>
        <w:bottom w:val="none" w:sz="0" w:space="0" w:color="auto"/>
        <w:right w:val="none" w:sz="0" w:space="0" w:color="auto"/>
      </w:divBdr>
    </w:div>
    <w:div w:id="1668050923">
      <w:marLeft w:val="640"/>
      <w:marRight w:val="0"/>
      <w:marTop w:val="0"/>
      <w:marBottom w:val="0"/>
      <w:divBdr>
        <w:top w:val="none" w:sz="0" w:space="0" w:color="auto"/>
        <w:left w:val="none" w:sz="0" w:space="0" w:color="auto"/>
        <w:bottom w:val="none" w:sz="0" w:space="0" w:color="auto"/>
        <w:right w:val="none" w:sz="0" w:space="0" w:color="auto"/>
      </w:divBdr>
    </w:div>
    <w:div w:id="1668091037">
      <w:marLeft w:val="640"/>
      <w:marRight w:val="0"/>
      <w:marTop w:val="0"/>
      <w:marBottom w:val="0"/>
      <w:divBdr>
        <w:top w:val="none" w:sz="0" w:space="0" w:color="auto"/>
        <w:left w:val="none" w:sz="0" w:space="0" w:color="auto"/>
        <w:bottom w:val="none" w:sz="0" w:space="0" w:color="auto"/>
        <w:right w:val="none" w:sz="0" w:space="0" w:color="auto"/>
      </w:divBdr>
    </w:div>
    <w:div w:id="1668168998">
      <w:marLeft w:val="640"/>
      <w:marRight w:val="0"/>
      <w:marTop w:val="0"/>
      <w:marBottom w:val="0"/>
      <w:divBdr>
        <w:top w:val="none" w:sz="0" w:space="0" w:color="auto"/>
        <w:left w:val="none" w:sz="0" w:space="0" w:color="auto"/>
        <w:bottom w:val="none" w:sz="0" w:space="0" w:color="auto"/>
        <w:right w:val="none" w:sz="0" w:space="0" w:color="auto"/>
      </w:divBdr>
    </w:div>
    <w:div w:id="1668170795">
      <w:marLeft w:val="640"/>
      <w:marRight w:val="0"/>
      <w:marTop w:val="0"/>
      <w:marBottom w:val="0"/>
      <w:divBdr>
        <w:top w:val="none" w:sz="0" w:space="0" w:color="auto"/>
        <w:left w:val="none" w:sz="0" w:space="0" w:color="auto"/>
        <w:bottom w:val="none" w:sz="0" w:space="0" w:color="auto"/>
        <w:right w:val="none" w:sz="0" w:space="0" w:color="auto"/>
      </w:divBdr>
    </w:div>
    <w:div w:id="1668240672">
      <w:marLeft w:val="640"/>
      <w:marRight w:val="0"/>
      <w:marTop w:val="0"/>
      <w:marBottom w:val="0"/>
      <w:divBdr>
        <w:top w:val="none" w:sz="0" w:space="0" w:color="auto"/>
        <w:left w:val="none" w:sz="0" w:space="0" w:color="auto"/>
        <w:bottom w:val="none" w:sz="0" w:space="0" w:color="auto"/>
        <w:right w:val="none" w:sz="0" w:space="0" w:color="auto"/>
      </w:divBdr>
    </w:div>
    <w:div w:id="1668241840">
      <w:marLeft w:val="640"/>
      <w:marRight w:val="0"/>
      <w:marTop w:val="0"/>
      <w:marBottom w:val="0"/>
      <w:divBdr>
        <w:top w:val="none" w:sz="0" w:space="0" w:color="auto"/>
        <w:left w:val="none" w:sz="0" w:space="0" w:color="auto"/>
        <w:bottom w:val="none" w:sz="0" w:space="0" w:color="auto"/>
        <w:right w:val="none" w:sz="0" w:space="0" w:color="auto"/>
      </w:divBdr>
    </w:div>
    <w:div w:id="1668316035">
      <w:marLeft w:val="640"/>
      <w:marRight w:val="0"/>
      <w:marTop w:val="0"/>
      <w:marBottom w:val="0"/>
      <w:divBdr>
        <w:top w:val="none" w:sz="0" w:space="0" w:color="auto"/>
        <w:left w:val="none" w:sz="0" w:space="0" w:color="auto"/>
        <w:bottom w:val="none" w:sz="0" w:space="0" w:color="auto"/>
        <w:right w:val="none" w:sz="0" w:space="0" w:color="auto"/>
      </w:divBdr>
    </w:div>
    <w:div w:id="1668316312">
      <w:marLeft w:val="640"/>
      <w:marRight w:val="0"/>
      <w:marTop w:val="0"/>
      <w:marBottom w:val="0"/>
      <w:divBdr>
        <w:top w:val="none" w:sz="0" w:space="0" w:color="auto"/>
        <w:left w:val="none" w:sz="0" w:space="0" w:color="auto"/>
        <w:bottom w:val="none" w:sz="0" w:space="0" w:color="auto"/>
        <w:right w:val="none" w:sz="0" w:space="0" w:color="auto"/>
      </w:divBdr>
    </w:div>
    <w:div w:id="1668360626">
      <w:marLeft w:val="640"/>
      <w:marRight w:val="0"/>
      <w:marTop w:val="0"/>
      <w:marBottom w:val="0"/>
      <w:divBdr>
        <w:top w:val="none" w:sz="0" w:space="0" w:color="auto"/>
        <w:left w:val="none" w:sz="0" w:space="0" w:color="auto"/>
        <w:bottom w:val="none" w:sz="0" w:space="0" w:color="auto"/>
        <w:right w:val="none" w:sz="0" w:space="0" w:color="auto"/>
      </w:divBdr>
    </w:div>
    <w:div w:id="1668362134">
      <w:marLeft w:val="640"/>
      <w:marRight w:val="0"/>
      <w:marTop w:val="0"/>
      <w:marBottom w:val="0"/>
      <w:divBdr>
        <w:top w:val="none" w:sz="0" w:space="0" w:color="auto"/>
        <w:left w:val="none" w:sz="0" w:space="0" w:color="auto"/>
        <w:bottom w:val="none" w:sz="0" w:space="0" w:color="auto"/>
        <w:right w:val="none" w:sz="0" w:space="0" w:color="auto"/>
      </w:divBdr>
    </w:div>
    <w:div w:id="1668441271">
      <w:marLeft w:val="640"/>
      <w:marRight w:val="0"/>
      <w:marTop w:val="0"/>
      <w:marBottom w:val="0"/>
      <w:divBdr>
        <w:top w:val="none" w:sz="0" w:space="0" w:color="auto"/>
        <w:left w:val="none" w:sz="0" w:space="0" w:color="auto"/>
        <w:bottom w:val="none" w:sz="0" w:space="0" w:color="auto"/>
        <w:right w:val="none" w:sz="0" w:space="0" w:color="auto"/>
      </w:divBdr>
    </w:div>
    <w:div w:id="1668551335">
      <w:marLeft w:val="640"/>
      <w:marRight w:val="0"/>
      <w:marTop w:val="0"/>
      <w:marBottom w:val="0"/>
      <w:divBdr>
        <w:top w:val="none" w:sz="0" w:space="0" w:color="auto"/>
        <w:left w:val="none" w:sz="0" w:space="0" w:color="auto"/>
        <w:bottom w:val="none" w:sz="0" w:space="0" w:color="auto"/>
        <w:right w:val="none" w:sz="0" w:space="0" w:color="auto"/>
      </w:divBdr>
    </w:div>
    <w:div w:id="1668703901">
      <w:marLeft w:val="640"/>
      <w:marRight w:val="0"/>
      <w:marTop w:val="0"/>
      <w:marBottom w:val="0"/>
      <w:divBdr>
        <w:top w:val="none" w:sz="0" w:space="0" w:color="auto"/>
        <w:left w:val="none" w:sz="0" w:space="0" w:color="auto"/>
        <w:bottom w:val="none" w:sz="0" w:space="0" w:color="auto"/>
        <w:right w:val="none" w:sz="0" w:space="0" w:color="auto"/>
      </w:divBdr>
    </w:div>
    <w:div w:id="1668705349">
      <w:marLeft w:val="480"/>
      <w:marRight w:val="0"/>
      <w:marTop w:val="0"/>
      <w:marBottom w:val="0"/>
      <w:divBdr>
        <w:top w:val="none" w:sz="0" w:space="0" w:color="auto"/>
        <w:left w:val="none" w:sz="0" w:space="0" w:color="auto"/>
        <w:bottom w:val="none" w:sz="0" w:space="0" w:color="auto"/>
        <w:right w:val="none" w:sz="0" w:space="0" w:color="auto"/>
      </w:divBdr>
    </w:div>
    <w:div w:id="1668749841">
      <w:marLeft w:val="640"/>
      <w:marRight w:val="0"/>
      <w:marTop w:val="0"/>
      <w:marBottom w:val="0"/>
      <w:divBdr>
        <w:top w:val="none" w:sz="0" w:space="0" w:color="auto"/>
        <w:left w:val="none" w:sz="0" w:space="0" w:color="auto"/>
        <w:bottom w:val="none" w:sz="0" w:space="0" w:color="auto"/>
        <w:right w:val="none" w:sz="0" w:space="0" w:color="auto"/>
      </w:divBdr>
    </w:div>
    <w:div w:id="1668752659">
      <w:marLeft w:val="640"/>
      <w:marRight w:val="0"/>
      <w:marTop w:val="0"/>
      <w:marBottom w:val="0"/>
      <w:divBdr>
        <w:top w:val="none" w:sz="0" w:space="0" w:color="auto"/>
        <w:left w:val="none" w:sz="0" w:space="0" w:color="auto"/>
        <w:bottom w:val="none" w:sz="0" w:space="0" w:color="auto"/>
        <w:right w:val="none" w:sz="0" w:space="0" w:color="auto"/>
      </w:divBdr>
    </w:div>
    <w:div w:id="1668820291">
      <w:marLeft w:val="640"/>
      <w:marRight w:val="0"/>
      <w:marTop w:val="0"/>
      <w:marBottom w:val="0"/>
      <w:divBdr>
        <w:top w:val="none" w:sz="0" w:space="0" w:color="auto"/>
        <w:left w:val="none" w:sz="0" w:space="0" w:color="auto"/>
        <w:bottom w:val="none" w:sz="0" w:space="0" w:color="auto"/>
        <w:right w:val="none" w:sz="0" w:space="0" w:color="auto"/>
      </w:divBdr>
    </w:div>
    <w:div w:id="1668826924">
      <w:marLeft w:val="640"/>
      <w:marRight w:val="0"/>
      <w:marTop w:val="0"/>
      <w:marBottom w:val="0"/>
      <w:divBdr>
        <w:top w:val="none" w:sz="0" w:space="0" w:color="auto"/>
        <w:left w:val="none" w:sz="0" w:space="0" w:color="auto"/>
        <w:bottom w:val="none" w:sz="0" w:space="0" w:color="auto"/>
        <w:right w:val="none" w:sz="0" w:space="0" w:color="auto"/>
      </w:divBdr>
    </w:div>
    <w:div w:id="1668827675">
      <w:marLeft w:val="640"/>
      <w:marRight w:val="0"/>
      <w:marTop w:val="0"/>
      <w:marBottom w:val="0"/>
      <w:divBdr>
        <w:top w:val="none" w:sz="0" w:space="0" w:color="auto"/>
        <w:left w:val="none" w:sz="0" w:space="0" w:color="auto"/>
        <w:bottom w:val="none" w:sz="0" w:space="0" w:color="auto"/>
        <w:right w:val="none" w:sz="0" w:space="0" w:color="auto"/>
      </w:divBdr>
    </w:div>
    <w:div w:id="1668902041">
      <w:marLeft w:val="640"/>
      <w:marRight w:val="0"/>
      <w:marTop w:val="0"/>
      <w:marBottom w:val="0"/>
      <w:divBdr>
        <w:top w:val="none" w:sz="0" w:space="0" w:color="auto"/>
        <w:left w:val="none" w:sz="0" w:space="0" w:color="auto"/>
        <w:bottom w:val="none" w:sz="0" w:space="0" w:color="auto"/>
        <w:right w:val="none" w:sz="0" w:space="0" w:color="auto"/>
      </w:divBdr>
    </w:div>
    <w:div w:id="1668902971">
      <w:marLeft w:val="640"/>
      <w:marRight w:val="0"/>
      <w:marTop w:val="0"/>
      <w:marBottom w:val="0"/>
      <w:divBdr>
        <w:top w:val="none" w:sz="0" w:space="0" w:color="auto"/>
        <w:left w:val="none" w:sz="0" w:space="0" w:color="auto"/>
        <w:bottom w:val="none" w:sz="0" w:space="0" w:color="auto"/>
        <w:right w:val="none" w:sz="0" w:space="0" w:color="auto"/>
      </w:divBdr>
    </w:div>
    <w:div w:id="1669021788">
      <w:marLeft w:val="640"/>
      <w:marRight w:val="0"/>
      <w:marTop w:val="0"/>
      <w:marBottom w:val="0"/>
      <w:divBdr>
        <w:top w:val="none" w:sz="0" w:space="0" w:color="auto"/>
        <w:left w:val="none" w:sz="0" w:space="0" w:color="auto"/>
        <w:bottom w:val="none" w:sz="0" w:space="0" w:color="auto"/>
        <w:right w:val="none" w:sz="0" w:space="0" w:color="auto"/>
      </w:divBdr>
    </w:div>
    <w:div w:id="1669136427">
      <w:marLeft w:val="640"/>
      <w:marRight w:val="0"/>
      <w:marTop w:val="0"/>
      <w:marBottom w:val="0"/>
      <w:divBdr>
        <w:top w:val="none" w:sz="0" w:space="0" w:color="auto"/>
        <w:left w:val="none" w:sz="0" w:space="0" w:color="auto"/>
        <w:bottom w:val="none" w:sz="0" w:space="0" w:color="auto"/>
        <w:right w:val="none" w:sz="0" w:space="0" w:color="auto"/>
      </w:divBdr>
    </w:div>
    <w:div w:id="1669289804">
      <w:marLeft w:val="640"/>
      <w:marRight w:val="0"/>
      <w:marTop w:val="0"/>
      <w:marBottom w:val="0"/>
      <w:divBdr>
        <w:top w:val="none" w:sz="0" w:space="0" w:color="auto"/>
        <w:left w:val="none" w:sz="0" w:space="0" w:color="auto"/>
        <w:bottom w:val="none" w:sz="0" w:space="0" w:color="auto"/>
        <w:right w:val="none" w:sz="0" w:space="0" w:color="auto"/>
      </w:divBdr>
    </w:div>
    <w:div w:id="1669291455">
      <w:marLeft w:val="640"/>
      <w:marRight w:val="0"/>
      <w:marTop w:val="0"/>
      <w:marBottom w:val="0"/>
      <w:divBdr>
        <w:top w:val="none" w:sz="0" w:space="0" w:color="auto"/>
        <w:left w:val="none" w:sz="0" w:space="0" w:color="auto"/>
        <w:bottom w:val="none" w:sz="0" w:space="0" w:color="auto"/>
        <w:right w:val="none" w:sz="0" w:space="0" w:color="auto"/>
      </w:divBdr>
    </w:div>
    <w:div w:id="1669357903">
      <w:marLeft w:val="640"/>
      <w:marRight w:val="0"/>
      <w:marTop w:val="0"/>
      <w:marBottom w:val="0"/>
      <w:divBdr>
        <w:top w:val="none" w:sz="0" w:space="0" w:color="auto"/>
        <w:left w:val="none" w:sz="0" w:space="0" w:color="auto"/>
        <w:bottom w:val="none" w:sz="0" w:space="0" w:color="auto"/>
        <w:right w:val="none" w:sz="0" w:space="0" w:color="auto"/>
      </w:divBdr>
    </w:div>
    <w:div w:id="1669399800">
      <w:marLeft w:val="640"/>
      <w:marRight w:val="0"/>
      <w:marTop w:val="0"/>
      <w:marBottom w:val="0"/>
      <w:divBdr>
        <w:top w:val="none" w:sz="0" w:space="0" w:color="auto"/>
        <w:left w:val="none" w:sz="0" w:space="0" w:color="auto"/>
        <w:bottom w:val="none" w:sz="0" w:space="0" w:color="auto"/>
        <w:right w:val="none" w:sz="0" w:space="0" w:color="auto"/>
      </w:divBdr>
    </w:div>
    <w:div w:id="1669483427">
      <w:marLeft w:val="640"/>
      <w:marRight w:val="0"/>
      <w:marTop w:val="0"/>
      <w:marBottom w:val="0"/>
      <w:divBdr>
        <w:top w:val="none" w:sz="0" w:space="0" w:color="auto"/>
        <w:left w:val="none" w:sz="0" w:space="0" w:color="auto"/>
        <w:bottom w:val="none" w:sz="0" w:space="0" w:color="auto"/>
        <w:right w:val="none" w:sz="0" w:space="0" w:color="auto"/>
      </w:divBdr>
    </w:div>
    <w:div w:id="1669674297">
      <w:marLeft w:val="640"/>
      <w:marRight w:val="0"/>
      <w:marTop w:val="0"/>
      <w:marBottom w:val="0"/>
      <w:divBdr>
        <w:top w:val="none" w:sz="0" w:space="0" w:color="auto"/>
        <w:left w:val="none" w:sz="0" w:space="0" w:color="auto"/>
        <w:bottom w:val="none" w:sz="0" w:space="0" w:color="auto"/>
        <w:right w:val="none" w:sz="0" w:space="0" w:color="auto"/>
      </w:divBdr>
    </w:div>
    <w:div w:id="1669677573">
      <w:marLeft w:val="640"/>
      <w:marRight w:val="0"/>
      <w:marTop w:val="0"/>
      <w:marBottom w:val="0"/>
      <w:divBdr>
        <w:top w:val="none" w:sz="0" w:space="0" w:color="auto"/>
        <w:left w:val="none" w:sz="0" w:space="0" w:color="auto"/>
        <w:bottom w:val="none" w:sz="0" w:space="0" w:color="auto"/>
        <w:right w:val="none" w:sz="0" w:space="0" w:color="auto"/>
      </w:divBdr>
    </w:div>
    <w:div w:id="1669750023">
      <w:marLeft w:val="640"/>
      <w:marRight w:val="0"/>
      <w:marTop w:val="0"/>
      <w:marBottom w:val="0"/>
      <w:divBdr>
        <w:top w:val="none" w:sz="0" w:space="0" w:color="auto"/>
        <w:left w:val="none" w:sz="0" w:space="0" w:color="auto"/>
        <w:bottom w:val="none" w:sz="0" w:space="0" w:color="auto"/>
        <w:right w:val="none" w:sz="0" w:space="0" w:color="auto"/>
      </w:divBdr>
    </w:div>
    <w:div w:id="1669938115">
      <w:marLeft w:val="640"/>
      <w:marRight w:val="0"/>
      <w:marTop w:val="0"/>
      <w:marBottom w:val="0"/>
      <w:divBdr>
        <w:top w:val="none" w:sz="0" w:space="0" w:color="auto"/>
        <w:left w:val="none" w:sz="0" w:space="0" w:color="auto"/>
        <w:bottom w:val="none" w:sz="0" w:space="0" w:color="auto"/>
        <w:right w:val="none" w:sz="0" w:space="0" w:color="auto"/>
      </w:divBdr>
    </w:div>
    <w:div w:id="1669943431">
      <w:marLeft w:val="640"/>
      <w:marRight w:val="0"/>
      <w:marTop w:val="0"/>
      <w:marBottom w:val="0"/>
      <w:divBdr>
        <w:top w:val="none" w:sz="0" w:space="0" w:color="auto"/>
        <w:left w:val="none" w:sz="0" w:space="0" w:color="auto"/>
        <w:bottom w:val="none" w:sz="0" w:space="0" w:color="auto"/>
        <w:right w:val="none" w:sz="0" w:space="0" w:color="auto"/>
      </w:divBdr>
    </w:div>
    <w:div w:id="1669944576">
      <w:marLeft w:val="640"/>
      <w:marRight w:val="0"/>
      <w:marTop w:val="0"/>
      <w:marBottom w:val="0"/>
      <w:divBdr>
        <w:top w:val="none" w:sz="0" w:space="0" w:color="auto"/>
        <w:left w:val="none" w:sz="0" w:space="0" w:color="auto"/>
        <w:bottom w:val="none" w:sz="0" w:space="0" w:color="auto"/>
        <w:right w:val="none" w:sz="0" w:space="0" w:color="auto"/>
      </w:divBdr>
    </w:div>
    <w:div w:id="1670208534">
      <w:marLeft w:val="640"/>
      <w:marRight w:val="0"/>
      <w:marTop w:val="0"/>
      <w:marBottom w:val="0"/>
      <w:divBdr>
        <w:top w:val="none" w:sz="0" w:space="0" w:color="auto"/>
        <w:left w:val="none" w:sz="0" w:space="0" w:color="auto"/>
        <w:bottom w:val="none" w:sz="0" w:space="0" w:color="auto"/>
        <w:right w:val="none" w:sz="0" w:space="0" w:color="auto"/>
      </w:divBdr>
    </w:div>
    <w:div w:id="1670281088">
      <w:marLeft w:val="640"/>
      <w:marRight w:val="0"/>
      <w:marTop w:val="0"/>
      <w:marBottom w:val="0"/>
      <w:divBdr>
        <w:top w:val="none" w:sz="0" w:space="0" w:color="auto"/>
        <w:left w:val="none" w:sz="0" w:space="0" w:color="auto"/>
        <w:bottom w:val="none" w:sz="0" w:space="0" w:color="auto"/>
        <w:right w:val="none" w:sz="0" w:space="0" w:color="auto"/>
      </w:divBdr>
    </w:div>
    <w:div w:id="1670331109">
      <w:marLeft w:val="640"/>
      <w:marRight w:val="0"/>
      <w:marTop w:val="0"/>
      <w:marBottom w:val="0"/>
      <w:divBdr>
        <w:top w:val="none" w:sz="0" w:space="0" w:color="auto"/>
        <w:left w:val="none" w:sz="0" w:space="0" w:color="auto"/>
        <w:bottom w:val="none" w:sz="0" w:space="0" w:color="auto"/>
        <w:right w:val="none" w:sz="0" w:space="0" w:color="auto"/>
      </w:divBdr>
    </w:div>
    <w:div w:id="1670404968">
      <w:marLeft w:val="640"/>
      <w:marRight w:val="0"/>
      <w:marTop w:val="0"/>
      <w:marBottom w:val="0"/>
      <w:divBdr>
        <w:top w:val="none" w:sz="0" w:space="0" w:color="auto"/>
        <w:left w:val="none" w:sz="0" w:space="0" w:color="auto"/>
        <w:bottom w:val="none" w:sz="0" w:space="0" w:color="auto"/>
        <w:right w:val="none" w:sz="0" w:space="0" w:color="auto"/>
      </w:divBdr>
    </w:div>
    <w:div w:id="1670408423">
      <w:marLeft w:val="640"/>
      <w:marRight w:val="0"/>
      <w:marTop w:val="0"/>
      <w:marBottom w:val="0"/>
      <w:divBdr>
        <w:top w:val="none" w:sz="0" w:space="0" w:color="auto"/>
        <w:left w:val="none" w:sz="0" w:space="0" w:color="auto"/>
        <w:bottom w:val="none" w:sz="0" w:space="0" w:color="auto"/>
        <w:right w:val="none" w:sz="0" w:space="0" w:color="auto"/>
      </w:divBdr>
    </w:div>
    <w:div w:id="1670477519">
      <w:marLeft w:val="640"/>
      <w:marRight w:val="0"/>
      <w:marTop w:val="0"/>
      <w:marBottom w:val="0"/>
      <w:divBdr>
        <w:top w:val="none" w:sz="0" w:space="0" w:color="auto"/>
        <w:left w:val="none" w:sz="0" w:space="0" w:color="auto"/>
        <w:bottom w:val="none" w:sz="0" w:space="0" w:color="auto"/>
        <w:right w:val="none" w:sz="0" w:space="0" w:color="auto"/>
      </w:divBdr>
    </w:div>
    <w:div w:id="1670520688">
      <w:marLeft w:val="640"/>
      <w:marRight w:val="0"/>
      <w:marTop w:val="0"/>
      <w:marBottom w:val="0"/>
      <w:divBdr>
        <w:top w:val="none" w:sz="0" w:space="0" w:color="auto"/>
        <w:left w:val="none" w:sz="0" w:space="0" w:color="auto"/>
        <w:bottom w:val="none" w:sz="0" w:space="0" w:color="auto"/>
        <w:right w:val="none" w:sz="0" w:space="0" w:color="auto"/>
      </w:divBdr>
    </w:div>
    <w:div w:id="1670524352">
      <w:marLeft w:val="640"/>
      <w:marRight w:val="0"/>
      <w:marTop w:val="0"/>
      <w:marBottom w:val="0"/>
      <w:divBdr>
        <w:top w:val="none" w:sz="0" w:space="0" w:color="auto"/>
        <w:left w:val="none" w:sz="0" w:space="0" w:color="auto"/>
        <w:bottom w:val="none" w:sz="0" w:space="0" w:color="auto"/>
        <w:right w:val="none" w:sz="0" w:space="0" w:color="auto"/>
      </w:divBdr>
    </w:div>
    <w:div w:id="1670525540">
      <w:marLeft w:val="640"/>
      <w:marRight w:val="0"/>
      <w:marTop w:val="0"/>
      <w:marBottom w:val="0"/>
      <w:divBdr>
        <w:top w:val="none" w:sz="0" w:space="0" w:color="auto"/>
        <w:left w:val="none" w:sz="0" w:space="0" w:color="auto"/>
        <w:bottom w:val="none" w:sz="0" w:space="0" w:color="auto"/>
        <w:right w:val="none" w:sz="0" w:space="0" w:color="auto"/>
      </w:divBdr>
    </w:div>
    <w:div w:id="1670668130">
      <w:marLeft w:val="640"/>
      <w:marRight w:val="0"/>
      <w:marTop w:val="0"/>
      <w:marBottom w:val="0"/>
      <w:divBdr>
        <w:top w:val="none" w:sz="0" w:space="0" w:color="auto"/>
        <w:left w:val="none" w:sz="0" w:space="0" w:color="auto"/>
        <w:bottom w:val="none" w:sz="0" w:space="0" w:color="auto"/>
        <w:right w:val="none" w:sz="0" w:space="0" w:color="auto"/>
      </w:divBdr>
    </w:div>
    <w:div w:id="1670712161">
      <w:marLeft w:val="640"/>
      <w:marRight w:val="0"/>
      <w:marTop w:val="0"/>
      <w:marBottom w:val="0"/>
      <w:divBdr>
        <w:top w:val="none" w:sz="0" w:space="0" w:color="auto"/>
        <w:left w:val="none" w:sz="0" w:space="0" w:color="auto"/>
        <w:bottom w:val="none" w:sz="0" w:space="0" w:color="auto"/>
        <w:right w:val="none" w:sz="0" w:space="0" w:color="auto"/>
      </w:divBdr>
    </w:div>
    <w:div w:id="1670715462">
      <w:marLeft w:val="640"/>
      <w:marRight w:val="0"/>
      <w:marTop w:val="0"/>
      <w:marBottom w:val="0"/>
      <w:divBdr>
        <w:top w:val="none" w:sz="0" w:space="0" w:color="auto"/>
        <w:left w:val="none" w:sz="0" w:space="0" w:color="auto"/>
        <w:bottom w:val="none" w:sz="0" w:space="0" w:color="auto"/>
        <w:right w:val="none" w:sz="0" w:space="0" w:color="auto"/>
      </w:divBdr>
    </w:div>
    <w:div w:id="1670794164">
      <w:marLeft w:val="640"/>
      <w:marRight w:val="0"/>
      <w:marTop w:val="0"/>
      <w:marBottom w:val="0"/>
      <w:divBdr>
        <w:top w:val="none" w:sz="0" w:space="0" w:color="auto"/>
        <w:left w:val="none" w:sz="0" w:space="0" w:color="auto"/>
        <w:bottom w:val="none" w:sz="0" w:space="0" w:color="auto"/>
        <w:right w:val="none" w:sz="0" w:space="0" w:color="auto"/>
      </w:divBdr>
    </w:div>
    <w:div w:id="1670867947">
      <w:marLeft w:val="640"/>
      <w:marRight w:val="0"/>
      <w:marTop w:val="0"/>
      <w:marBottom w:val="0"/>
      <w:divBdr>
        <w:top w:val="none" w:sz="0" w:space="0" w:color="auto"/>
        <w:left w:val="none" w:sz="0" w:space="0" w:color="auto"/>
        <w:bottom w:val="none" w:sz="0" w:space="0" w:color="auto"/>
        <w:right w:val="none" w:sz="0" w:space="0" w:color="auto"/>
      </w:divBdr>
    </w:div>
    <w:div w:id="1670869168">
      <w:marLeft w:val="640"/>
      <w:marRight w:val="0"/>
      <w:marTop w:val="0"/>
      <w:marBottom w:val="0"/>
      <w:divBdr>
        <w:top w:val="none" w:sz="0" w:space="0" w:color="auto"/>
        <w:left w:val="none" w:sz="0" w:space="0" w:color="auto"/>
        <w:bottom w:val="none" w:sz="0" w:space="0" w:color="auto"/>
        <w:right w:val="none" w:sz="0" w:space="0" w:color="auto"/>
      </w:divBdr>
    </w:div>
    <w:div w:id="1670908052">
      <w:bodyDiv w:val="1"/>
      <w:marLeft w:val="0"/>
      <w:marRight w:val="0"/>
      <w:marTop w:val="0"/>
      <w:marBottom w:val="0"/>
      <w:divBdr>
        <w:top w:val="none" w:sz="0" w:space="0" w:color="auto"/>
        <w:left w:val="none" w:sz="0" w:space="0" w:color="auto"/>
        <w:bottom w:val="none" w:sz="0" w:space="0" w:color="auto"/>
        <w:right w:val="none" w:sz="0" w:space="0" w:color="auto"/>
      </w:divBdr>
    </w:div>
    <w:div w:id="1671256713">
      <w:marLeft w:val="640"/>
      <w:marRight w:val="0"/>
      <w:marTop w:val="0"/>
      <w:marBottom w:val="0"/>
      <w:divBdr>
        <w:top w:val="none" w:sz="0" w:space="0" w:color="auto"/>
        <w:left w:val="none" w:sz="0" w:space="0" w:color="auto"/>
        <w:bottom w:val="none" w:sz="0" w:space="0" w:color="auto"/>
        <w:right w:val="none" w:sz="0" w:space="0" w:color="auto"/>
      </w:divBdr>
    </w:div>
    <w:div w:id="1671447233">
      <w:marLeft w:val="640"/>
      <w:marRight w:val="0"/>
      <w:marTop w:val="0"/>
      <w:marBottom w:val="0"/>
      <w:divBdr>
        <w:top w:val="none" w:sz="0" w:space="0" w:color="auto"/>
        <w:left w:val="none" w:sz="0" w:space="0" w:color="auto"/>
        <w:bottom w:val="none" w:sz="0" w:space="0" w:color="auto"/>
        <w:right w:val="none" w:sz="0" w:space="0" w:color="auto"/>
      </w:divBdr>
    </w:div>
    <w:div w:id="1671521201">
      <w:marLeft w:val="640"/>
      <w:marRight w:val="0"/>
      <w:marTop w:val="0"/>
      <w:marBottom w:val="0"/>
      <w:divBdr>
        <w:top w:val="none" w:sz="0" w:space="0" w:color="auto"/>
        <w:left w:val="none" w:sz="0" w:space="0" w:color="auto"/>
        <w:bottom w:val="none" w:sz="0" w:space="0" w:color="auto"/>
        <w:right w:val="none" w:sz="0" w:space="0" w:color="auto"/>
      </w:divBdr>
    </w:div>
    <w:div w:id="1671592078">
      <w:marLeft w:val="640"/>
      <w:marRight w:val="0"/>
      <w:marTop w:val="0"/>
      <w:marBottom w:val="0"/>
      <w:divBdr>
        <w:top w:val="none" w:sz="0" w:space="0" w:color="auto"/>
        <w:left w:val="none" w:sz="0" w:space="0" w:color="auto"/>
        <w:bottom w:val="none" w:sz="0" w:space="0" w:color="auto"/>
        <w:right w:val="none" w:sz="0" w:space="0" w:color="auto"/>
      </w:divBdr>
    </w:div>
    <w:div w:id="1671712193">
      <w:marLeft w:val="640"/>
      <w:marRight w:val="0"/>
      <w:marTop w:val="0"/>
      <w:marBottom w:val="0"/>
      <w:divBdr>
        <w:top w:val="none" w:sz="0" w:space="0" w:color="auto"/>
        <w:left w:val="none" w:sz="0" w:space="0" w:color="auto"/>
        <w:bottom w:val="none" w:sz="0" w:space="0" w:color="auto"/>
        <w:right w:val="none" w:sz="0" w:space="0" w:color="auto"/>
      </w:divBdr>
    </w:div>
    <w:div w:id="1671758655">
      <w:marLeft w:val="640"/>
      <w:marRight w:val="0"/>
      <w:marTop w:val="0"/>
      <w:marBottom w:val="0"/>
      <w:divBdr>
        <w:top w:val="none" w:sz="0" w:space="0" w:color="auto"/>
        <w:left w:val="none" w:sz="0" w:space="0" w:color="auto"/>
        <w:bottom w:val="none" w:sz="0" w:space="0" w:color="auto"/>
        <w:right w:val="none" w:sz="0" w:space="0" w:color="auto"/>
      </w:divBdr>
    </w:div>
    <w:div w:id="1671785768">
      <w:marLeft w:val="640"/>
      <w:marRight w:val="0"/>
      <w:marTop w:val="0"/>
      <w:marBottom w:val="0"/>
      <w:divBdr>
        <w:top w:val="none" w:sz="0" w:space="0" w:color="auto"/>
        <w:left w:val="none" w:sz="0" w:space="0" w:color="auto"/>
        <w:bottom w:val="none" w:sz="0" w:space="0" w:color="auto"/>
        <w:right w:val="none" w:sz="0" w:space="0" w:color="auto"/>
      </w:divBdr>
    </w:div>
    <w:div w:id="1671789510">
      <w:marLeft w:val="640"/>
      <w:marRight w:val="0"/>
      <w:marTop w:val="0"/>
      <w:marBottom w:val="0"/>
      <w:divBdr>
        <w:top w:val="none" w:sz="0" w:space="0" w:color="auto"/>
        <w:left w:val="none" w:sz="0" w:space="0" w:color="auto"/>
        <w:bottom w:val="none" w:sz="0" w:space="0" w:color="auto"/>
        <w:right w:val="none" w:sz="0" w:space="0" w:color="auto"/>
      </w:divBdr>
    </w:div>
    <w:div w:id="1671981349">
      <w:marLeft w:val="640"/>
      <w:marRight w:val="0"/>
      <w:marTop w:val="0"/>
      <w:marBottom w:val="0"/>
      <w:divBdr>
        <w:top w:val="none" w:sz="0" w:space="0" w:color="auto"/>
        <w:left w:val="none" w:sz="0" w:space="0" w:color="auto"/>
        <w:bottom w:val="none" w:sz="0" w:space="0" w:color="auto"/>
        <w:right w:val="none" w:sz="0" w:space="0" w:color="auto"/>
      </w:divBdr>
    </w:div>
    <w:div w:id="1671986842">
      <w:marLeft w:val="640"/>
      <w:marRight w:val="0"/>
      <w:marTop w:val="0"/>
      <w:marBottom w:val="0"/>
      <w:divBdr>
        <w:top w:val="none" w:sz="0" w:space="0" w:color="auto"/>
        <w:left w:val="none" w:sz="0" w:space="0" w:color="auto"/>
        <w:bottom w:val="none" w:sz="0" w:space="0" w:color="auto"/>
        <w:right w:val="none" w:sz="0" w:space="0" w:color="auto"/>
      </w:divBdr>
    </w:div>
    <w:div w:id="1672026766">
      <w:marLeft w:val="640"/>
      <w:marRight w:val="0"/>
      <w:marTop w:val="0"/>
      <w:marBottom w:val="0"/>
      <w:divBdr>
        <w:top w:val="none" w:sz="0" w:space="0" w:color="auto"/>
        <w:left w:val="none" w:sz="0" w:space="0" w:color="auto"/>
        <w:bottom w:val="none" w:sz="0" w:space="0" w:color="auto"/>
        <w:right w:val="none" w:sz="0" w:space="0" w:color="auto"/>
      </w:divBdr>
    </w:div>
    <w:div w:id="1672028278">
      <w:marLeft w:val="640"/>
      <w:marRight w:val="0"/>
      <w:marTop w:val="0"/>
      <w:marBottom w:val="0"/>
      <w:divBdr>
        <w:top w:val="none" w:sz="0" w:space="0" w:color="auto"/>
        <w:left w:val="none" w:sz="0" w:space="0" w:color="auto"/>
        <w:bottom w:val="none" w:sz="0" w:space="0" w:color="auto"/>
        <w:right w:val="none" w:sz="0" w:space="0" w:color="auto"/>
      </w:divBdr>
    </w:div>
    <w:div w:id="1672030097">
      <w:marLeft w:val="640"/>
      <w:marRight w:val="0"/>
      <w:marTop w:val="0"/>
      <w:marBottom w:val="0"/>
      <w:divBdr>
        <w:top w:val="none" w:sz="0" w:space="0" w:color="auto"/>
        <w:left w:val="none" w:sz="0" w:space="0" w:color="auto"/>
        <w:bottom w:val="none" w:sz="0" w:space="0" w:color="auto"/>
        <w:right w:val="none" w:sz="0" w:space="0" w:color="auto"/>
      </w:divBdr>
    </w:div>
    <w:div w:id="1672175659">
      <w:marLeft w:val="640"/>
      <w:marRight w:val="0"/>
      <w:marTop w:val="0"/>
      <w:marBottom w:val="0"/>
      <w:divBdr>
        <w:top w:val="none" w:sz="0" w:space="0" w:color="auto"/>
        <w:left w:val="none" w:sz="0" w:space="0" w:color="auto"/>
        <w:bottom w:val="none" w:sz="0" w:space="0" w:color="auto"/>
        <w:right w:val="none" w:sz="0" w:space="0" w:color="auto"/>
      </w:divBdr>
    </w:div>
    <w:div w:id="1672223370">
      <w:marLeft w:val="640"/>
      <w:marRight w:val="0"/>
      <w:marTop w:val="0"/>
      <w:marBottom w:val="0"/>
      <w:divBdr>
        <w:top w:val="none" w:sz="0" w:space="0" w:color="auto"/>
        <w:left w:val="none" w:sz="0" w:space="0" w:color="auto"/>
        <w:bottom w:val="none" w:sz="0" w:space="0" w:color="auto"/>
        <w:right w:val="none" w:sz="0" w:space="0" w:color="auto"/>
      </w:divBdr>
    </w:div>
    <w:div w:id="1672247439">
      <w:marLeft w:val="640"/>
      <w:marRight w:val="0"/>
      <w:marTop w:val="0"/>
      <w:marBottom w:val="0"/>
      <w:divBdr>
        <w:top w:val="none" w:sz="0" w:space="0" w:color="auto"/>
        <w:left w:val="none" w:sz="0" w:space="0" w:color="auto"/>
        <w:bottom w:val="none" w:sz="0" w:space="0" w:color="auto"/>
        <w:right w:val="none" w:sz="0" w:space="0" w:color="auto"/>
      </w:divBdr>
    </w:div>
    <w:div w:id="1672370071">
      <w:marLeft w:val="640"/>
      <w:marRight w:val="0"/>
      <w:marTop w:val="0"/>
      <w:marBottom w:val="0"/>
      <w:divBdr>
        <w:top w:val="none" w:sz="0" w:space="0" w:color="auto"/>
        <w:left w:val="none" w:sz="0" w:space="0" w:color="auto"/>
        <w:bottom w:val="none" w:sz="0" w:space="0" w:color="auto"/>
        <w:right w:val="none" w:sz="0" w:space="0" w:color="auto"/>
      </w:divBdr>
    </w:div>
    <w:div w:id="1672374208">
      <w:marLeft w:val="640"/>
      <w:marRight w:val="0"/>
      <w:marTop w:val="0"/>
      <w:marBottom w:val="0"/>
      <w:divBdr>
        <w:top w:val="none" w:sz="0" w:space="0" w:color="auto"/>
        <w:left w:val="none" w:sz="0" w:space="0" w:color="auto"/>
        <w:bottom w:val="none" w:sz="0" w:space="0" w:color="auto"/>
        <w:right w:val="none" w:sz="0" w:space="0" w:color="auto"/>
      </w:divBdr>
    </w:div>
    <w:div w:id="1672414213">
      <w:marLeft w:val="640"/>
      <w:marRight w:val="0"/>
      <w:marTop w:val="0"/>
      <w:marBottom w:val="0"/>
      <w:divBdr>
        <w:top w:val="none" w:sz="0" w:space="0" w:color="auto"/>
        <w:left w:val="none" w:sz="0" w:space="0" w:color="auto"/>
        <w:bottom w:val="none" w:sz="0" w:space="0" w:color="auto"/>
        <w:right w:val="none" w:sz="0" w:space="0" w:color="auto"/>
      </w:divBdr>
    </w:div>
    <w:div w:id="1672444294">
      <w:marLeft w:val="640"/>
      <w:marRight w:val="0"/>
      <w:marTop w:val="0"/>
      <w:marBottom w:val="0"/>
      <w:divBdr>
        <w:top w:val="none" w:sz="0" w:space="0" w:color="auto"/>
        <w:left w:val="none" w:sz="0" w:space="0" w:color="auto"/>
        <w:bottom w:val="none" w:sz="0" w:space="0" w:color="auto"/>
        <w:right w:val="none" w:sz="0" w:space="0" w:color="auto"/>
      </w:divBdr>
    </w:div>
    <w:div w:id="1672491107">
      <w:marLeft w:val="640"/>
      <w:marRight w:val="0"/>
      <w:marTop w:val="0"/>
      <w:marBottom w:val="0"/>
      <w:divBdr>
        <w:top w:val="none" w:sz="0" w:space="0" w:color="auto"/>
        <w:left w:val="none" w:sz="0" w:space="0" w:color="auto"/>
        <w:bottom w:val="none" w:sz="0" w:space="0" w:color="auto"/>
        <w:right w:val="none" w:sz="0" w:space="0" w:color="auto"/>
      </w:divBdr>
    </w:div>
    <w:div w:id="1672492536">
      <w:marLeft w:val="640"/>
      <w:marRight w:val="0"/>
      <w:marTop w:val="0"/>
      <w:marBottom w:val="0"/>
      <w:divBdr>
        <w:top w:val="none" w:sz="0" w:space="0" w:color="auto"/>
        <w:left w:val="none" w:sz="0" w:space="0" w:color="auto"/>
        <w:bottom w:val="none" w:sz="0" w:space="0" w:color="auto"/>
        <w:right w:val="none" w:sz="0" w:space="0" w:color="auto"/>
      </w:divBdr>
    </w:div>
    <w:div w:id="1672564510">
      <w:marLeft w:val="640"/>
      <w:marRight w:val="0"/>
      <w:marTop w:val="0"/>
      <w:marBottom w:val="0"/>
      <w:divBdr>
        <w:top w:val="none" w:sz="0" w:space="0" w:color="auto"/>
        <w:left w:val="none" w:sz="0" w:space="0" w:color="auto"/>
        <w:bottom w:val="none" w:sz="0" w:space="0" w:color="auto"/>
        <w:right w:val="none" w:sz="0" w:space="0" w:color="auto"/>
      </w:divBdr>
    </w:div>
    <w:div w:id="1672564803">
      <w:marLeft w:val="640"/>
      <w:marRight w:val="0"/>
      <w:marTop w:val="0"/>
      <w:marBottom w:val="0"/>
      <w:divBdr>
        <w:top w:val="none" w:sz="0" w:space="0" w:color="auto"/>
        <w:left w:val="none" w:sz="0" w:space="0" w:color="auto"/>
        <w:bottom w:val="none" w:sz="0" w:space="0" w:color="auto"/>
        <w:right w:val="none" w:sz="0" w:space="0" w:color="auto"/>
      </w:divBdr>
    </w:div>
    <w:div w:id="1673100819">
      <w:marLeft w:val="640"/>
      <w:marRight w:val="0"/>
      <w:marTop w:val="0"/>
      <w:marBottom w:val="0"/>
      <w:divBdr>
        <w:top w:val="none" w:sz="0" w:space="0" w:color="auto"/>
        <w:left w:val="none" w:sz="0" w:space="0" w:color="auto"/>
        <w:bottom w:val="none" w:sz="0" w:space="0" w:color="auto"/>
        <w:right w:val="none" w:sz="0" w:space="0" w:color="auto"/>
      </w:divBdr>
    </w:div>
    <w:div w:id="1673100971">
      <w:marLeft w:val="640"/>
      <w:marRight w:val="0"/>
      <w:marTop w:val="0"/>
      <w:marBottom w:val="0"/>
      <w:divBdr>
        <w:top w:val="none" w:sz="0" w:space="0" w:color="auto"/>
        <w:left w:val="none" w:sz="0" w:space="0" w:color="auto"/>
        <w:bottom w:val="none" w:sz="0" w:space="0" w:color="auto"/>
        <w:right w:val="none" w:sz="0" w:space="0" w:color="auto"/>
      </w:divBdr>
    </w:div>
    <w:div w:id="1673142121">
      <w:marLeft w:val="640"/>
      <w:marRight w:val="0"/>
      <w:marTop w:val="0"/>
      <w:marBottom w:val="0"/>
      <w:divBdr>
        <w:top w:val="none" w:sz="0" w:space="0" w:color="auto"/>
        <w:left w:val="none" w:sz="0" w:space="0" w:color="auto"/>
        <w:bottom w:val="none" w:sz="0" w:space="0" w:color="auto"/>
        <w:right w:val="none" w:sz="0" w:space="0" w:color="auto"/>
      </w:divBdr>
    </w:div>
    <w:div w:id="1673216141">
      <w:marLeft w:val="640"/>
      <w:marRight w:val="0"/>
      <w:marTop w:val="0"/>
      <w:marBottom w:val="0"/>
      <w:divBdr>
        <w:top w:val="none" w:sz="0" w:space="0" w:color="auto"/>
        <w:left w:val="none" w:sz="0" w:space="0" w:color="auto"/>
        <w:bottom w:val="none" w:sz="0" w:space="0" w:color="auto"/>
        <w:right w:val="none" w:sz="0" w:space="0" w:color="auto"/>
      </w:divBdr>
    </w:div>
    <w:div w:id="1673293450">
      <w:marLeft w:val="640"/>
      <w:marRight w:val="0"/>
      <w:marTop w:val="0"/>
      <w:marBottom w:val="0"/>
      <w:divBdr>
        <w:top w:val="none" w:sz="0" w:space="0" w:color="auto"/>
        <w:left w:val="none" w:sz="0" w:space="0" w:color="auto"/>
        <w:bottom w:val="none" w:sz="0" w:space="0" w:color="auto"/>
        <w:right w:val="none" w:sz="0" w:space="0" w:color="auto"/>
      </w:divBdr>
    </w:div>
    <w:div w:id="1673410831">
      <w:marLeft w:val="640"/>
      <w:marRight w:val="0"/>
      <w:marTop w:val="0"/>
      <w:marBottom w:val="0"/>
      <w:divBdr>
        <w:top w:val="none" w:sz="0" w:space="0" w:color="auto"/>
        <w:left w:val="none" w:sz="0" w:space="0" w:color="auto"/>
        <w:bottom w:val="none" w:sz="0" w:space="0" w:color="auto"/>
        <w:right w:val="none" w:sz="0" w:space="0" w:color="auto"/>
      </w:divBdr>
    </w:div>
    <w:div w:id="1673529365">
      <w:marLeft w:val="640"/>
      <w:marRight w:val="0"/>
      <w:marTop w:val="0"/>
      <w:marBottom w:val="0"/>
      <w:divBdr>
        <w:top w:val="none" w:sz="0" w:space="0" w:color="auto"/>
        <w:left w:val="none" w:sz="0" w:space="0" w:color="auto"/>
        <w:bottom w:val="none" w:sz="0" w:space="0" w:color="auto"/>
        <w:right w:val="none" w:sz="0" w:space="0" w:color="auto"/>
      </w:divBdr>
    </w:div>
    <w:div w:id="1673533795">
      <w:marLeft w:val="640"/>
      <w:marRight w:val="0"/>
      <w:marTop w:val="0"/>
      <w:marBottom w:val="0"/>
      <w:divBdr>
        <w:top w:val="none" w:sz="0" w:space="0" w:color="auto"/>
        <w:left w:val="none" w:sz="0" w:space="0" w:color="auto"/>
        <w:bottom w:val="none" w:sz="0" w:space="0" w:color="auto"/>
        <w:right w:val="none" w:sz="0" w:space="0" w:color="auto"/>
      </w:divBdr>
    </w:div>
    <w:div w:id="1673678359">
      <w:marLeft w:val="640"/>
      <w:marRight w:val="0"/>
      <w:marTop w:val="0"/>
      <w:marBottom w:val="0"/>
      <w:divBdr>
        <w:top w:val="none" w:sz="0" w:space="0" w:color="auto"/>
        <w:left w:val="none" w:sz="0" w:space="0" w:color="auto"/>
        <w:bottom w:val="none" w:sz="0" w:space="0" w:color="auto"/>
        <w:right w:val="none" w:sz="0" w:space="0" w:color="auto"/>
      </w:divBdr>
    </w:div>
    <w:div w:id="1673684872">
      <w:marLeft w:val="640"/>
      <w:marRight w:val="0"/>
      <w:marTop w:val="0"/>
      <w:marBottom w:val="0"/>
      <w:divBdr>
        <w:top w:val="none" w:sz="0" w:space="0" w:color="auto"/>
        <w:left w:val="none" w:sz="0" w:space="0" w:color="auto"/>
        <w:bottom w:val="none" w:sz="0" w:space="0" w:color="auto"/>
        <w:right w:val="none" w:sz="0" w:space="0" w:color="auto"/>
      </w:divBdr>
    </w:div>
    <w:div w:id="1673797542">
      <w:marLeft w:val="640"/>
      <w:marRight w:val="0"/>
      <w:marTop w:val="0"/>
      <w:marBottom w:val="0"/>
      <w:divBdr>
        <w:top w:val="none" w:sz="0" w:space="0" w:color="auto"/>
        <w:left w:val="none" w:sz="0" w:space="0" w:color="auto"/>
        <w:bottom w:val="none" w:sz="0" w:space="0" w:color="auto"/>
        <w:right w:val="none" w:sz="0" w:space="0" w:color="auto"/>
      </w:divBdr>
    </w:div>
    <w:div w:id="1673800633">
      <w:marLeft w:val="640"/>
      <w:marRight w:val="0"/>
      <w:marTop w:val="0"/>
      <w:marBottom w:val="0"/>
      <w:divBdr>
        <w:top w:val="none" w:sz="0" w:space="0" w:color="auto"/>
        <w:left w:val="none" w:sz="0" w:space="0" w:color="auto"/>
        <w:bottom w:val="none" w:sz="0" w:space="0" w:color="auto"/>
        <w:right w:val="none" w:sz="0" w:space="0" w:color="auto"/>
      </w:divBdr>
    </w:div>
    <w:div w:id="1673920932">
      <w:marLeft w:val="640"/>
      <w:marRight w:val="0"/>
      <w:marTop w:val="0"/>
      <w:marBottom w:val="0"/>
      <w:divBdr>
        <w:top w:val="none" w:sz="0" w:space="0" w:color="auto"/>
        <w:left w:val="none" w:sz="0" w:space="0" w:color="auto"/>
        <w:bottom w:val="none" w:sz="0" w:space="0" w:color="auto"/>
        <w:right w:val="none" w:sz="0" w:space="0" w:color="auto"/>
      </w:divBdr>
    </w:div>
    <w:div w:id="1674065625">
      <w:marLeft w:val="640"/>
      <w:marRight w:val="0"/>
      <w:marTop w:val="0"/>
      <w:marBottom w:val="0"/>
      <w:divBdr>
        <w:top w:val="none" w:sz="0" w:space="0" w:color="auto"/>
        <w:left w:val="none" w:sz="0" w:space="0" w:color="auto"/>
        <w:bottom w:val="none" w:sz="0" w:space="0" w:color="auto"/>
        <w:right w:val="none" w:sz="0" w:space="0" w:color="auto"/>
      </w:divBdr>
    </w:div>
    <w:div w:id="1674213414">
      <w:marLeft w:val="640"/>
      <w:marRight w:val="0"/>
      <w:marTop w:val="0"/>
      <w:marBottom w:val="0"/>
      <w:divBdr>
        <w:top w:val="none" w:sz="0" w:space="0" w:color="auto"/>
        <w:left w:val="none" w:sz="0" w:space="0" w:color="auto"/>
        <w:bottom w:val="none" w:sz="0" w:space="0" w:color="auto"/>
        <w:right w:val="none" w:sz="0" w:space="0" w:color="auto"/>
      </w:divBdr>
    </w:div>
    <w:div w:id="1674259968">
      <w:marLeft w:val="640"/>
      <w:marRight w:val="0"/>
      <w:marTop w:val="0"/>
      <w:marBottom w:val="0"/>
      <w:divBdr>
        <w:top w:val="none" w:sz="0" w:space="0" w:color="auto"/>
        <w:left w:val="none" w:sz="0" w:space="0" w:color="auto"/>
        <w:bottom w:val="none" w:sz="0" w:space="0" w:color="auto"/>
        <w:right w:val="none" w:sz="0" w:space="0" w:color="auto"/>
      </w:divBdr>
    </w:div>
    <w:div w:id="1674263719">
      <w:marLeft w:val="640"/>
      <w:marRight w:val="0"/>
      <w:marTop w:val="0"/>
      <w:marBottom w:val="0"/>
      <w:divBdr>
        <w:top w:val="none" w:sz="0" w:space="0" w:color="auto"/>
        <w:left w:val="none" w:sz="0" w:space="0" w:color="auto"/>
        <w:bottom w:val="none" w:sz="0" w:space="0" w:color="auto"/>
        <w:right w:val="none" w:sz="0" w:space="0" w:color="auto"/>
      </w:divBdr>
    </w:div>
    <w:div w:id="1674407916">
      <w:marLeft w:val="640"/>
      <w:marRight w:val="0"/>
      <w:marTop w:val="0"/>
      <w:marBottom w:val="0"/>
      <w:divBdr>
        <w:top w:val="none" w:sz="0" w:space="0" w:color="auto"/>
        <w:left w:val="none" w:sz="0" w:space="0" w:color="auto"/>
        <w:bottom w:val="none" w:sz="0" w:space="0" w:color="auto"/>
        <w:right w:val="none" w:sz="0" w:space="0" w:color="auto"/>
      </w:divBdr>
    </w:div>
    <w:div w:id="1674410242">
      <w:marLeft w:val="640"/>
      <w:marRight w:val="0"/>
      <w:marTop w:val="0"/>
      <w:marBottom w:val="0"/>
      <w:divBdr>
        <w:top w:val="none" w:sz="0" w:space="0" w:color="auto"/>
        <w:left w:val="none" w:sz="0" w:space="0" w:color="auto"/>
        <w:bottom w:val="none" w:sz="0" w:space="0" w:color="auto"/>
        <w:right w:val="none" w:sz="0" w:space="0" w:color="auto"/>
      </w:divBdr>
    </w:div>
    <w:div w:id="1674410911">
      <w:marLeft w:val="640"/>
      <w:marRight w:val="0"/>
      <w:marTop w:val="0"/>
      <w:marBottom w:val="0"/>
      <w:divBdr>
        <w:top w:val="none" w:sz="0" w:space="0" w:color="auto"/>
        <w:left w:val="none" w:sz="0" w:space="0" w:color="auto"/>
        <w:bottom w:val="none" w:sz="0" w:space="0" w:color="auto"/>
        <w:right w:val="none" w:sz="0" w:space="0" w:color="auto"/>
      </w:divBdr>
    </w:div>
    <w:div w:id="1674451127">
      <w:marLeft w:val="640"/>
      <w:marRight w:val="0"/>
      <w:marTop w:val="0"/>
      <w:marBottom w:val="0"/>
      <w:divBdr>
        <w:top w:val="none" w:sz="0" w:space="0" w:color="auto"/>
        <w:left w:val="none" w:sz="0" w:space="0" w:color="auto"/>
        <w:bottom w:val="none" w:sz="0" w:space="0" w:color="auto"/>
        <w:right w:val="none" w:sz="0" w:space="0" w:color="auto"/>
      </w:divBdr>
    </w:div>
    <w:div w:id="1674453034">
      <w:marLeft w:val="640"/>
      <w:marRight w:val="0"/>
      <w:marTop w:val="0"/>
      <w:marBottom w:val="0"/>
      <w:divBdr>
        <w:top w:val="none" w:sz="0" w:space="0" w:color="auto"/>
        <w:left w:val="none" w:sz="0" w:space="0" w:color="auto"/>
        <w:bottom w:val="none" w:sz="0" w:space="0" w:color="auto"/>
        <w:right w:val="none" w:sz="0" w:space="0" w:color="auto"/>
      </w:divBdr>
    </w:div>
    <w:div w:id="1674455207">
      <w:marLeft w:val="640"/>
      <w:marRight w:val="0"/>
      <w:marTop w:val="0"/>
      <w:marBottom w:val="0"/>
      <w:divBdr>
        <w:top w:val="none" w:sz="0" w:space="0" w:color="auto"/>
        <w:left w:val="none" w:sz="0" w:space="0" w:color="auto"/>
        <w:bottom w:val="none" w:sz="0" w:space="0" w:color="auto"/>
        <w:right w:val="none" w:sz="0" w:space="0" w:color="auto"/>
      </w:divBdr>
    </w:div>
    <w:div w:id="1674524802">
      <w:marLeft w:val="640"/>
      <w:marRight w:val="0"/>
      <w:marTop w:val="0"/>
      <w:marBottom w:val="0"/>
      <w:divBdr>
        <w:top w:val="none" w:sz="0" w:space="0" w:color="auto"/>
        <w:left w:val="none" w:sz="0" w:space="0" w:color="auto"/>
        <w:bottom w:val="none" w:sz="0" w:space="0" w:color="auto"/>
        <w:right w:val="none" w:sz="0" w:space="0" w:color="auto"/>
      </w:divBdr>
    </w:div>
    <w:div w:id="1674527763">
      <w:marLeft w:val="640"/>
      <w:marRight w:val="0"/>
      <w:marTop w:val="0"/>
      <w:marBottom w:val="0"/>
      <w:divBdr>
        <w:top w:val="none" w:sz="0" w:space="0" w:color="auto"/>
        <w:left w:val="none" w:sz="0" w:space="0" w:color="auto"/>
        <w:bottom w:val="none" w:sz="0" w:space="0" w:color="auto"/>
        <w:right w:val="none" w:sz="0" w:space="0" w:color="auto"/>
      </w:divBdr>
    </w:div>
    <w:div w:id="1674529168">
      <w:marLeft w:val="640"/>
      <w:marRight w:val="0"/>
      <w:marTop w:val="0"/>
      <w:marBottom w:val="0"/>
      <w:divBdr>
        <w:top w:val="none" w:sz="0" w:space="0" w:color="auto"/>
        <w:left w:val="none" w:sz="0" w:space="0" w:color="auto"/>
        <w:bottom w:val="none" w:sz="0" w:space="0" w:color="auto"/>
        <w:right w:val="none" w:sz="0" w:space="0" w:color="auto"/>
      </w:divBdr>
    </w:div>
    <w:div w:id="1674529208">
      <w:marLeft w:val="640"/>
      <w:marRight w:val="0"/>
      <w:marTop w:val="0"/>
      <w:marBottom w:val="0"/>
      <w:divBdr>
        <w:top w:val="none" w:sz="0" w:space="0" w:color="auto"/>
        <w:left w:val="none" w:sz="0" w:space="0" w:color="auto"/>
        <w:bottom w:val="none" w:sz="0" w:space="0" w:color="auto"/>
        <w:right w:val="none" w:sz="0" w:space="0" w:color="auto"/>
      </w:divBdr>
    </w:div>
    <w:div w:id="1674530117">
      <w:marLeft w:val="640"/>
      <w:marRight w:val="0"/>
      <w:marTop w:val="0"/>
      <w:marBottom w:val="0"/>
      <w:divBdr>
        <w:top w:val="none" w:sz="0" w:space="0" w:color="auto"/>
        <w:left w:val="none" w:sz="0" w:space="0" w:color="auto"/>
        <w:bottom w:val="none" w:sz="0" w:space="0" w:color="auto"/>
        <w:right w:val="none" w:sz="0" w:space="0" w:color="auto"/>
      </w:divBdr>
    </w:div>
    <w:div w:id="1674576126">
      <w:marLeft w:val="640"/>
      <w:marRight w:val="0"/>
      <w:marTop w:val="0"/>
      <w:marBottom w:val="0"/>
      <w:divBdr>
        <w:top w:val="none" w:sz="0" w:space="0" w:color="auto"/>
        <w:left w:val="none" w:sz="0" w:space="0" w:color="auto"/>
        <w:bottom w:val="none" w:sz="0" w:space="0" w:color="auto"/>
        <w:right w:val="none" w:sz="0" w:space="0" w:color="auto"/>
      </w:divBdr>
    </w:div>
    <w:div w:id="1674602572">
      <w:marLeft w:val="640"/>
      <w:marRight w:val="0"/>
      <w:marTop w:val="0"/>
      <w:marBottom w:val="0"/>
      <w:divBdr>
        <w:top w:val="none" w:sz="0" w:space="0" w:color="auto"/>
        <w:left w:val="none" w:sz="0" w:space="0" w:color="auto"/>
        <w:bottom w:val="none" w:sz="0" w:space="0" w:color="auto"/>
        <w:right w:val="none" w:sz="0" w:space="0" w:color="auto"/>
      </w:divBdr>
    </w:div>
    <w:div w:id="1674647118">
      <w:marLeft w:val="640"/>
      <w:marRight w:val="0"/>
      <w:marTop w:val="0"/>
      <w:marBottom w:val="0"/>
      <w:divBdr>
        <w:top w:val="none" w:sz="0" w:space="0" w:color="auto"/>
        <w:left w:val="none" w:sz="0" w:space="0" w:color="auto"/>
        <w:bottom w:val="none" w:sz="0" w:space="0" w:color="auto"/>
        <w:right w:val="none" w:sz="0" w:space="0" w:color="auto"/>
      </w:divBdr>
    </w:div>
    <w:div w:id="1674721982">
      <w:marLeft w:val="640"/>
      <w:marRight w:val="0"/>
      <w:marTop w:val="0"/>
      <w:marBottom w:val="0"/>
      <w:divBdr>
        <w:top w:val="none" w:sz="0" w:space="0" w:color="auto"/>
        <w:left w:val="none" w:sz="0" w:space="0" w:color="auto"/>
        <w:bottom w:val="none" w:sz="0" w:space="0" w:color="auto"/>
        <w:right w:val="none" w:sz="0" w:space="0" w:color="auto"/>
      </w:divBdr>
    </w:div>
    <w:div w:id="1674795913">
      <w:marLeft w:val="640"/>
      <w:marRight w:val="0"/>
      <w:marTop w:val="0"/>
      <w:marBottom w:val="0"/>
      <w:divBdr>
        <w:top w:val="none" w:sz="0" w:space="0" w:color="auto"/>
        <w:left w:val="none" w:sz="0" w:space="0" w:color="auto"/>
        <w:bottom w:val="none" w:sz="0" w:space="0" w:color="auto"/>
        <w:right w:val="none" w:sz="0" w:space="0" w:color="auto"/>
      </w:divBdr>
    </w:div>
    <w:div w:id="1674799777">
      <w:marLeft w:val="640"/>
      <w:marRight w:val="0"/>
      <w:marTop w:val="0"/>
      <w:marBottom w:val="0"/>
      <w:divBdr>
        <w:top w:val="none" w:sz="0" w:space="0" w:color="auto"/>
        <w:left w:val="none" w:sz="0" w:space="0" w:color="auto"/>
        <w:bottom w:val="none" w:sz="0" w:space="0" w:color="auto"/>
        <w:right w:val="none" w:sz="0" w:space="0" w:color="auto"/>
      </w:divBdr>
    </w:div>
    <w:div w:id="1674844464">
      <w:marLeft w:val="640"/>
      <w:marRight w:val="0"/>
      <w:marTop w:val="0"/>
      <w:marBottom w:val="0"/>
      <w:divBdr>
        <w:top w:val="none" w:sz="0" w:space="0" w:color="auto"/>
        <w:left w:val="none" w:sz="0" w:space="0" w:color="auto"/>
        <w:bottom w:val="none" w:sz="0" w:space="0" w:color="auto"/>
        <w:right w:val="none" w:sz="0" w:space="0" w:color="auto"/>
      </w:divBdr>
    </w:div>
    <w:div w:id="1674986132">
      <w:marLeft w:val="640"/>
      <w:marRight w:val="0"/>
      <w:marTop w:val="0"/>
      <w:marBottom w:val="0"/>
      <w:divBdr>
        <w:top w:val="none" w:sz="0" w:space="0" w:color="auto"/>
        <w:left w:val="none" w:sz="0" w:space="0" w:color="auto"/>
        <w:bottom w:val="none" w:sz="0" w:space="0" w:color="auto"/>
        <w:right w:val="none" w:sz="0" w:space="0" w:color="auto"/>
      </w:divBdr>
    </w:div>
    <w:div w:id="1674992854">
      <w:marLeft w:val="640"/>
      <w:marRight w:val="0"/>
      <w:marTop w:val="0"/>
      <w:marBottom w:val="0"/>
      <w:divBdr>
        <w:top w:val="none" w:sz="0" w:space="0" w:color="auto"/>
        <w:left w:val="none" w:sz="0" w:space="0" w:color="auto"/>
        <w:bottom w:val="none" w:sz="0" w:space="0" w:color="auto"/>
        <w:right w:val="none" w:sz="0" w:space="0" w:color="auto"/>
      </w:divBdr>
    </w:div>
    <w:div w:id="1675104967">
      <w:marLeft w:val="640"/>
      <w:marRight w:val="0"/>
      <w:marTop w:val="0"/>
      <w:marBottom w:val="0"/>
      <w:divBdr>
        <w:top w:val="none" w:sz="0" w:space="0" w:color="auto"/>
        <w:left w:val="none" w:sz="0" w:space="0" w:color="auto"/>
        <w:bottom w:val="none" w:sz="0" w:space="0" w:color="auto"/>
        <w:right w:val="none" w:sz="0" w:space="0" w:color="auto"/>
      </w:divBdr>
    </w:div>
    <w:div w:id="1675109467">
      <w:marLeft w:val="640"/>
      <w:marRight w:val="0"/>
      <w:marTop w:val="0"/>
      <w:marBottom w:val="0"/>
      <w:divBdr>
        <w:top w:val="none" w:sz="0" w:space="0" w:color="auto"/>
        <w:left w:val="none" w:sz="0" w:space="0" w:color="auto"/>
        <w:bottom w:val="none" w:sz="0" w:space="0" w:color="auto"/>
        <w:right w:val="none" w:sz="0" w:space="0" w:color="auto"/>
      </w:divBdr>
    </w:div>
    <w:div w:id="1675179688">
      <w:marLeft w:val="640"/>
      <w:marRight w:val="0"/>
      <w:marTop w:val="0"/>
      <w:marBottom w:val="0"/>
      <w:divBdr>
        <w:top w:val="none" w:sz="0" w:space="0" w:color="auto"/>
        <w:left w:val="none" w:sz="0" w:space="0" w:color="auto"/>
        <w:bottom w:val="none" w:sz="0" w:space="0" w:color="auto"/>
        <w:right w:val="none" w:sz="0" w:space="0" w:color="auto"/>
      </w:divBdr>
    </w:div>
    <w:div w:id="1675259556">
      <w:marLeft w:val="640"/>
      <w:marRight w:val="0"/>
      <w:marTop w:val="0"/>
      <w:marBottom w:val="0"/>
      <w:divBdr>
        <w:top w:val="none" w:sz="0" w:space="0" w:color="auto"/>
        <w:left w:val="none" w:sz="0" w:space="0" w:color="auto"/>
        <w:bottom w:val="none" w:sz="0" w:space="0" w:color="auto"/>
        <w:right w:val="none" w:sz="0" w:space="0" w:color="auto"/>
      </w:divBdr>
    </w:div>
    <w:div w:id="1675301867">
      <w:marLeft w:val="640"/>
      <w:marRight w:val="0"/>
      <w:marTop w:val="0"/>
      <w:marBottom w:val="0"/>
      <w:divBdr>
        <w:top w:val="none" w:sz="0" w:space="0" w:color="auto"/>
        <w:left w:val="none" w:sz="0" w:space="0" w:color="auto"/>
        <w:bottom w:val="none" w:sz="0" w:space="0" w:color="auto"/>
        <w:right w:val="none" w:sz="0" w:space="0" w:color="auto"/>
      </w:divBdr>
    </w:div>
    <w:div w:id="1675381827">
      <w:marLeft w:val="640"/>
      <w:marRight w:val="0"/>
      <w:marTop w:val="0"/>
      <w:marBottom w:val="0"/>
      <w:divBdr>
        <w:top w:val="none" w:sz="0" w:space="0" w:color="auto"/>
        <w:left w:val="none" w:sz="0" w:space="0" w:color="auto"/>
        <w:bottom w:val="none" w:sz="0" w:space="0" w:color="auto"/>
        <w:right w:val="none" w:sz="0" w:space="0" w:color="auto"/>
      </w:divBdr>
    </w:div>
    <w:div w:id="1675455261">
      <w:marLeft w:val="640"/>
      <w:marRight w:val="0"/>
      <w:marTop w:val="0"/>
      <w:marBottom w:val="0"/>
      <w:divBdr>
        <w:top w:val="none" w:sz="0" w:space="0" w:color="auto"/>
        <w:left w:val="none" w:sz="0" w:space="0" w:color="auto"/>
        <w:bottom w:val="none" w:sz="0" w:space="0" w:color="auto"/>
        <w:right w:val="none" w:sz="0" w:space="0" w:color="auto"/>
      </w:divBdr>
    </w:div>
    <w:div w:id="1675456722">
      <w:marLeft w:val="640"/>
      <w:marRight w:val="0"/>
      <w:marTop w:val="0"/>
      <w:marBottom w:val="0"/>
      <w:divBdr>
        <w:top w:val="none" w:sz="0" w:space="0" w:color="auto"/>
        <w:left w:val="none" w:sz="0" w:space="0" w:color="auto"/>
        <w:bottom w:val="none" w:sz="0" w:space="0" w:color="auto"/>
        <w:right w:val="none" w:sz="0" w:space="0" w:color="auto"/>
      </w:divBdr>
    </w:div>
    <w:div w:id="1675646241">
      <w:marLeft w:val="640"/>
      <w:marRight w:val="0"/>
      <w:marTop w:val="0"/>
      <w:marBottom w:val="0"/>
      <w:divBdr>
        <w:top w:val="none" w:sz="0" w:space="0" w:color="auto"/>
        <w:left w:val="none" w:sz="0" w:space="0" w:color="auto"/>
        <w:bottom w:val="none" w:sz="0" w:space="0" w:color="auto"/>
        <w:right w:val="none" w:sz="0" w:space="0" w:color="auto"/>
      </w:divBdr>
    </w:div>
    <w:div w:id="1675690254">
      <w:marLeft w:val="640"/>
      <w:marRight w:val="0"/>
      <w:marTop w:val="0"/>
      <w:marBottom w:val="0"/>
      <w:divBdr>
        <w:top w:val="none" w:sz="0" w:space="0" w:color="auto"/>
        <w:left w:val="none" w:sz="0" w:space="0" w:color="auto"/>
        <w:bottom w:val="none" w:sz="0" w:space="0" w:color="auto"/>
        <w:right w:val="none" w:sz="0" w:space="0" w:color="auto"/>
      </w:divBdr>
    </w:div>
    <w:div w:id="1675719575">
      <w:marLeft w:val="640"/>
      <w:marRight w:val="0"/>
      <w:marTop w:val="0"/>
      <w:marBottom w:val="0"/>
      <w:divBdr>
        <w:top w:val="none" w:sz="0" w:space="0" w:color="auto"/>
        <w:left w:val="none" w:sz="0" w:space="0" w:color="auto"/>
        <w:bottom w:val="none" w:sz="0" w:space="0" w:color="auto"/>
        <w:right w:val="none" w:sz="0" w:space="0" w:color="auto"/>
      </w:divBdr>
    </w:div>
    <w:div w:id="1675763909">
      <w:marLeft w:val="640"/>
      <w:marRight w:val="0"/>
      <w:marTop w:val="0"/>
      <w:marBottom w:val="0"/>
      <w:divBdr>
        <w:top w:val="none" w:sz="0" w:space="0" w:color="auto"/>
        <w:left w:val="none" w:sz="0" w:space="0" w:color="auto"/>
        <w:bottom w:val="none" w:sz="0" w:space="0" w:color="auto"/>
        <w:right w:val="none" w:sz="0" w:space="0" w:color="auto"/>
      </w:divBdr>
    </w:div>
    <w:div w:id="1675764813">
      <w:marLeft w:val="640"/>
      <w:marRight w:val="0"/>
      <w:marTop w:val="0"/>
      <w:marBottom w:val="0"/>
      <w:divBdr>
        <w:top w:val="none" w:sz="0" w:space="0" w:color="auto"/>
        <w:left w:val="none" w:sz="0" w:space="0" w:color="auto"/>
        <w:bottom w:val="none" w:sz="0" w:space="0" w:color="auto"/>
        <w:right w:val="none" w:sz="0" w:space="0" w:color="auto"/>
      </w:divBdr>
    </w:div>
    <w:div w:id="1675838126">
      <w:marLeft w:val="640"/>
      <w:marRight w:val="0"/>
      <w:marTop w:val="0"/>
      <w:marBottom w:val="0"/>
      <w:divBdr>
        <w:top w:val="none" w:sz="0" w:space="0" w:color="auto"/>
        <w:left w:val="none" w:sz="0" w:space="0" w:color="auto"/>
        <w:bottom w:val="none" w:sz="0" w:space="0" w:color="auto"/>
        <w:right w:val="none" w:sz="0" w:space="0" w:color="auto"/>
      </w:divBdr>
    </w:div>
    <w:div w:id="1675843757">
      <w:marLeft w:val="640"/>
      <w:marRight w:val="0"/>
      <w:marTop w:val="0"/>
      <w:marBottom w:val="0"/>
      <w:divBdr>
        <w:top w:val="none" w:sz="0" w:space="0" w:color="auto"/>
        <w:left w:val="none" w:sz="0" w:space="0" w:color="auto"/>
        <w:bottom w:val="none" w:sz="0" w:space="0" w:color="auto"/>
        <w:right w:val="none" w:sz="0" w:space="0" w:color="auto"/>
      </w:divBdr>
    </w:div>
    <w:div w:id="1675914458">
      <w:marLeft w:val="640"/>
      <w:marRight w:val="0"/>
      <w:marTop w:val="0"/>
      <w:marBottom w:val="0"/>
      <w:divBdr>
        <w:top w:val="none" w:sz="0" w:space="0" w:color="auto"/>
        <w:left w:val="none" w:sz="0" w:space="0" w:color="auto"/>
        <w:bottom w:val="none" w:sz="0" w:space="0" w:color="auto"/>
        <w:right w:val="none" w:sz="0" w:space="0" w:color="auto"/>
      </w:divBdr>
    </w:div>
    <w:div w:id="1676036244">
      <w:marLeft w:val="640"/>
      <w:marRight w:val="0"/>
      <w:marTop w:val="0"/>
      <w:marBottom w:val="0"/>
      <w:divBdr>
        <w:top w:val="none" w:sz="0" w:space="0" w:color="auto"/>
        <w:left w:val="none" w:sz="0" w:space="0" w:color="auto"/>
        <w:bottom w:val="none" w:sz="0" w:space="0" w:color="auto"/>
        <w:right w:val="none" w:sz="0" w:space="0" w:color="auto"/>
      </w:divBdr>
    </w:div>
    <w:div w:id="1676104198">
      <w:marLeft w:val="640"/>
      <w:marRight w:val="0"/>
      <w:marTop w:val="0"/>
      <w:marBottom w:val="0"/>
      <w:divBdr>
        <w:top w:val="none" w:sz="0" w:space="0" w:color="auto"/>
        <w:left w:val="none" w:sz="0" w:space="0" w:color="auto"/>
        <w:bottom w:val="none" w:sz="0" w:space="0" w:color="auto"/>
        <w:right w:val="none" w:sz="0" w:space="0" w:color="auto"/>
      </w:divBdr>
    </w:div>
    <w:div w:id="1676178687">
      <w:marLeft w:val="640"/>
      <w:marRight w:val="0"/>
      <w:marTop w:val="0"/>
      <w:marBottom w:val="0"/>
      <w:divBdr>
        <w:top w:val="none" w:sz="0" w:space="0" w:color="auto"/>
        <w:left w:val="none" w:sz="0" w:space="0" w:color="auto"/>
        <w:bottom w:val="none" w:sz="0" w:space="0" w:color="auto"/>
        <w:right w:val="none" w:sz="0" w:space="0" w:color="auto"/>
      </w:divBdr>
    </w:div>
    <w:div w:id="1676222972">
      <w:marLeft w:val="640"/>
      <w:marRight w:val="0"/>
      <w:marTop w:val="0"/>
      <w:marBottom w:val="0"/>
      <w:divBdr>
        <w:top w:val="none" w:sz="0" w:space="0" w:color="auto"/>
        <w:left w:val="none" w:sz="0" w:space="0" w:color="auto"/>
        <w:bottom w:val="none" w:sz="0" w:space="0" w:color="auto"/>
        <w:right w:val="none" w:sz="0" w:space="0" w:color="auto"/>
      </w:divBdr>
    </w:div>
    <w:div w:id="1676300681">
      <w:marLeft w:val="640"/>
      <w:marRight w:val="0"/>
      <w:marTop w:val="0"/>
      <w:marBottom w:val="0"/>
      <w:divBdr>
        <w:top w:val="none" w:sz="0" w:space="0" w:color="auto"/>
        <w:left w:val="none" w:sz="0" w:space="0" w:color="auto"/>
        <w:bottom w:val="none" w:sz="0" w:space="0" w:color="auto"/>
        <w:right w:val="none" w:sz="0" w:space="0" w:color="auto"/>
      </w:divBdr>
    </w:div>
    <w:div w:id="1676375545">
      <w:marLeft w:val="640"/>
      <w:marRight w:val="0"/>
      <w:marTop w:val="0"/>
      <w:marBottom w:val="0"/>
      <w:divBdr>
        <w:top w:val="none" w:sz="0" w:space="0" w:color="auto"/>
        <w:left w:val="none" w:sz="0" w:space="0" w:color="auto"/>
        <w:bottom w:val="none" w:sz="0" w:space="0" w:color="auto"/>
        <w:right w:val="none" w:sz="0" w:space="0" w:color="auto"/>
      </w:divBdr>
    </w:div>
    <w:div w:id="1676376075">
      <w:marLeft w:val="640"/>
      <w:marRight w:val="0"/>
      <w:marTop w:val="0"/>
      <w:marBottom w:val="0"/>
      <w:divBdr>
        <w:top w:val="none" w:sz="0" w:space="0" w:color="auto"/>
        <w:left w:val="none" w:sz="0" w:space="0" w:color="auto"/>
        <w:bottom w:val="none" w:sz="0" w:space="0" w:color="auto"/>
        <w:right w:val="none" w:sz="0" w:space="0" w:color="auto"/>
      </w:divBdr>
    </w:div>
    <w:div w:id="1676497835">
      <w:marLeft w:val="640"/>
      <w:marRight w:val="0"/>
      <w:marTop w:val="0"/>
      <w:marBottom w:val="0"/>
      <w:divBdr>
        <w:top w:val="none" w:sz="0" w:space="0" w:color="auto"/>
        <w:left w:val="none" w:sz="0" w:space="0" w:color="auto"/>
        <w:bottom w:val="none" w:sz="0" w:space="0" w:color="auto"/>
        <w:right w:val="none" w:sz="0" w:space="0" w:color="auto"/>
      </w:divBdr>
    </w:div>
    <w:div w:id="1676616031">
      <w:marLeft w:val="640"/>
      <w:marRight w:val="0"/>
      <w:marTop w:val="0"/>
      <w:marBottom w:val="0"/>
      <w:divBdr>
        <w:top w:val="none" w:sz="0" w:space="0" w:color="auto"/>
        <w:left w:val="none" w:sz="0" w:space="0" w:color="auto"/>
        <w:bottom w:val="none" w:sz="0" w:space="0" w:color="auto"/>
        <w:right w:val="none" w:sz="0" w:space="0" w:color="auto"/>
      </w:divBdr>
    </w:div>
    <w:div w:id="1676763111">
      <w:marLeft w:val="640"/>
      <w:marRight w:val="0"/>
      <w:marTop w:val="0"/>
      <w:marBottom w:val="0"/>
      <w:divBdr>
        <w:top w:val="none" w:sz="0" w:space="0" w:color="auto"/>
        <w:left w:val="none" w:sz="0" w:space="0" w:color="auto"/>
        <w:bottom w:val="none" w:sz="0" w:space="0" w:color="auto"/>
        <w:right w:val="none" w:sz="0" w:space="0" w:color="auto"/>
      </w:divBdr>
    </w:div>
    <w:div w:id="1676767328">
      <w:marLeft w:val="640"/>
      <w:marRight w:val="0"/>
      <w:marTop w:val="0"/>
      <w:marBottom w:val="0"/>
      <w:divBdr>
        <w:top w:val="none" w:sz="0" w:space="0" w:color="auto"/>
        <w:left w:val="none" w:sz="0" w:space="0" w:color="auto"/>
        <w:bottom w:val="none" w:sz="0" w:space="0" w:color="auto"/>
        <w:right w:val="none" w:sz="0" w:space="0" w:color="auto"/>
      </w:divBdr>
    </w:div>
    <w:div w:id="1676808900">
      <w:marLeft w:val="640"/>
      <w:marRight w:val="0"/>
      <w:marTop w:val="0"/>
      <w:marBottom w:val="0"/>
      <w:divBdr>
        <w:top w:val="none" w:sz="0" w:space="0" w:color="auto"/>
        <w:left w:val="none" w:sz="0" w:space="0" w:color="auto"/>
        <w:bottom w:val="none" w:sz="0" w:space="0" w:color="auto"/>
        <w:right w:val="none" w:sz="0" w:space="0" w:color="auto"/>
      </w:divBdr>
    </w:div>
    <w:div w:id="1676879075">
      <w:marLeft w:val="640"/>
      <w:marRight w:val="0"/>
      <w:marTop w:val="0"/>
      <w:marBottom w:val="0"/>
      <w:divBdr>
        <w:top w:val="none" w:sz="0" w:space="0" w:color="auto"/>
        <w:left w:val="none" w:sz="0" w:space="0" w:color="auto"/>
        <w:bottom w:val="none" w:sz="0" w:space="0" w:color="auto"/>
        <w:right w:val="none" w:sz="0" w:space="0" w:color="auto"/>
      </w:divBdr>
    </w:div>
    <w:div w:id="1677032450">
      <w:marLeft w:val="640"/>
      <w:marRight w:val="0"/>
      <w:marTop w:val="0"/>
      <w:marBottom w:val="0"/>
      <w:divBdr>
        <w:top w:val="none" w:sz="0" w:space="0" w:color="auto"/>
        <w:left w:val="none" w:sz="0" w:space="0" w:color="auto"/>
        <w:bottom w:val="none" w:sz="0" w:space="0" w:color="auto"/>
        <w:right w:val="none" w:sz="0" w:space="0" w:color="auto"/>
      </w:divBdr>
    </w:div>
    <w:div w:id="1677078304">
      <w:marLeft w:val="640"/>
      <w:marRight w:val="0"/>
      <w:marTop w:val="0"/>
      <w:marBottom w:val="0"/>
      <w:divBdr>
        <w:top w:val="none" w:sz="0" w:space="0" w:color="auto"/>
        <w:left w:val="none" w:sz="0" w:space="0" w:color="auto"/>
        <w:bottom w:val="none" w:sz="0" w:space="0" w:color="auto"/>
        <w:right w:val="none" w:sz="0" w:space="0" w:color="auto"/>
      </w:divBdr>
    </w:div>
    <w:div w:id="1677152019">
      <w:marLeft w:val="640"/>
      <w:marRight w:val="0"/>
      <w:marTop w:val="0"/>
      <w:marBottom w:val="0"/>
      <w:divBdr>
        <w:top w:val="none" w:sz="0" w:space="0" w:color="auto"/>
        <w:left w:val="none" w:sz="0" w:space="0" w:color="auto"/>
        <w:bottom w:val="none" w:sz="0" w:space="0" w:color="auto"/>
        <w:right w:val="none" w:sz="0" w:space="0" w:color="auto"/>
      </w:divBdr>
    </w:div>
    <w:div w:id="1677153394">
      <w:marLeft w:val="640"/>
      <w:marRight w:val="0"/>
      <w:marTop w:val="0"/>
      <w:marBottom w:val="0"/>
      <w:divBdr>
        <w:top w:val="none" w:sz="0" w:space="0" w:color="auto"/>
        <w:left w:val="none" w:sz="0" w:space="0" w:color="auto"/>
        <w:bottom w:val="none" w:sz="0" w:space="0" w:color="auto"/>
        <w:right w:val="none" w:sz="0" w:space="0" w:color="auto"/>
      </w:divBdr>
    </w:div>
    <w:div w:id="1677225042">
      <w:marLeft w:val="640"/>
      <w:marRight w:val="0"/>
      <w:marTop w:val="0"/>
      <w:marBottom w:val="0"/>
      <w:divBdr>
        <w:top w:val="none" w:sz="0" w:space="0" w:color="auto"/>
        <w:left w:val="none" w:sz="0" w:space="0" w:color="auto"/>
        <w:bottom w:val="none" w:sz="0" w:space="0" w:color="auto"/>
        <w:right w:val="none" w:sz="0" w:space="0" w:color="auto"/>
      </w:divBdr>
    </w:div>
    <w:div w:id="1677229970">
      <w:marLeft w:val="640"/>
      <w:marRight w:val="0"/>
      <w:marTop w:val="0"/>
      <w:marBottom w:val="0"/>
      <w:divBdr>
        <w:top w:val="none" w:sz="0" w:space="0" w:color="auto"/>
        <w:left w:val="none" w:sz="0" w:space="0" w:color="auto"/>
        <w:bottom w:val="none" w:sz="0" w:space="0" w:color="auto"/>
        <w:right w:val="none" w:sz="0" w:space="0" w:color="auto"/>
      </w:divBdr>
    </w:div>
    <w:div w:id="1677230027">
      <w:marLeft w:val="640"/>
      <w:marRight w:val="0"/>
      <w:marTop w:val="0"/>
      <w:marBottom w:val="0"/>
      <w:divBdr>
        <w:top w:val="none" w:sz="0" w:space="0" w:color="auto"/>
        <w:left w:val="none" w:sz="0" w:space="0" w:color="auto"/>
        <w:bottom w:val="none" w:sz="0" w:space="0" w:color="auto"/>
        <w:right w:val="none" w:sz="0" w:space="0" w:color="auto"/>
      </w:divBdr>
    </w:div>
    <w:div w:id="1677267196">
      <w:marLeft w:val="640"/>
      <w:marRight w:val="0"/>
      <w:marTop w:val="0"/>
      <w:marBottom w:val="0"/>
      <w:divBdr>
        <w:top w:val="none" w:sz="0" w:space="0" w:color="auto"/>
        <w:left w:val="none" w:sz="0" w:space="0" w:color="auto"/>
        <w:bottom w:val="none" w:sz="0" w:space="0" w:color="auto"/>
        <w:right w:val="none" w:sz="0" w:space="0" w:color="auto"/>
      </w:divBdr>
    </w:div>
    <w:div w:id="1677271097">
      <w:marLeft w:val="640"/>
      <w:marRight w:val="0"/>
      <w:marTop w:val="0"/>
      <w:marBottom w:val="0"/>
      <w:divBdr>
        <w:top w:val="none" w:sz="0" w:space="0" w:color="auto"/>
        <w:left w:val="none" w:sz="0" w:space="0" w:color="auto"/>
        <w:bottom w:val="none" w:sz="0" w:space="0" w:color="auto"/>
        <w:right w:val="none" w:sz="0" w:space="0" w:color="auto"/>
      </w:divBdr>
    </w:div>
    <w:div w:id="1677341293">
      <w:marLeft w:val="640"/>
      <w:marRight w:val="0"/>
      <w:marTop w:val="0"/>
      <w:marBottom w:val="0"/>
      <w:divBdr>
        <w:top w:val="none" w:sz="0" w:space="0" w:color="auto"/>
        <w:left w:val="none" w:sz="0" w:space="0" w:color="auto"/>
        <w:bottom w:val="none" w:sz="0" w:space="0" w:color="auto"/>
        <w:right w:val="none" w:sz="0" w:space="0" w:color="auto"/>
      </w:divBdr>
    </w:div>
    <w:div w:id="1677460720">
      <w:marLeft w:val="640"/>
      <w:marRight w:val="0"/>
      <w:marTop w:val="0"/>
      <w:marBottom w:val="0"/>
      <w:divBdr>
        <w:top w:val="none" w:sz="0" w:space="0" w:color="auto"/>
        <w:left w:val="none" w:sz="0" w:space="0" w:color="auto"/>
        <w:bottom w:val="none" w:sz="0" w:space="0" w:color="auto"/>
        <w:right w:val="none" w:sz="0" w:space="0" w:color="auto"/>
      </w:divBdr>
    </w:div>
    <w:div w:id="1677462587">
      <w:marLeft w:val="640"/>
      <w:marRight w:val="0"/>
      <w:marTop w:val="0"/>
      <w:marBottom w:val="0"/>
      <w:divBdr>
        <w:top w:val="none" w:sz="0" w:space="0" w:color="auto"/>
        <w:left w:val="none" w:sz="0" w:space="0" w:color="auto"/>
        <w:bottom w:val="none" w:sz="0" w:space="0" w:color="auto"/>
        <w:right w:val="none" w:sz="0" w:space="0" w:color="auto"/>
      </w:divBdr>
    </w:div>
    <w:div w:id="1677464728">
      <w:marLeft w:val="640"/>
      <w:marRight w:val="0"/>
      <w:marTop w:val="0"/>
      <w:marBottom w:val="0"/>
      <w:divBdr>
        <w:top w:val="none" w:sz="0" w:space="0" w:color="auto"/>
        <w:left w:val="none" w:sz="0" w:space="0" w:color="auto"/>
        <w:bottom w:val="none" w:sz="0" w:space="0" w:color="auto"/>
        <w:right w:val="none" w:sz="0" w:space="0" w:color="auto"/>
      </w:divBdr>
    </w:div>
    <w:div w:id="1677540497">
      <w:marLeft w:val="640"/>
      <w:marRight w:val="0"/>
      <w:marTop w:val="0"/>
      <w:marBottom w:val="0"/>
      <w:divBdr>
        <w:top w:val="none" w:sz="0" w:space="0" w:color="auto"/>
        <w:left w:val="none" w:sz="0" w:space="0" w:color="auto"/>
        <w:bottom w:val="none" w:sz="0" w:space="0" w:color="auto"/>
        <w:right w:val="none" w:sz="0" w:space="0" w:color="auto"/>
      </w:divBdr>
    </w:div>
    <w:div w:id="1677807477">
      <w:bodyDiv w:val="1"/>
      <w:marLeft w:val="0"/>
      <w:marRight w:val="0"/>
      <w:marTop w:val="0"/>
      <w:marBottom w:val="0"/>
      <w:divBdr>
        <w:top w:val="none" w:sz="0" w:space="0" w:color="auto"/>
        <w:left w:val="none" w:sz="0" w:space="0" w:color="auto"/>
        <w:bottom w:val="none" w:sz="0" w:space="0" w:color="auto"/>
        <w:right w:val="none" w:sz="0" w:space="0" w:color="auto"/>
      </w:divBdr>
      <w:divsChild>
        <w:div w:id="17660052">
          <w:marLeft w:val="640"/>
          <w:marRight w:val="0"/>
          <w:marTop w:val="0"/>
          <w:marBottom w:val="0"/>
          <w:divBdr>
            <w:top w:val="none" w:sz="0" w:space="0" w:color="auto"/>
            <w:left w:val="none" w:sz="0" w:space="0" w:color="auto"/>
            <w:bottom w:val="none" w:sz="0" w:space="0" w:color="auto"/>
            <w:right w:val="none" w:sz="0" w:space="0" w:color="auto"/>
          </w:divBdr>
        </w:div>
        <w:div w:id="122815457">
          <w:marLeft w:val="640"/>
          <w:marRight w:val="0"/>
          <w:marTop w:val="0"/>
          <w:marBottom w:val="0"/>
          <w:divBdr>
            <w:top w:val="none" w:sz="0" w:space="0" w:color="auto"/>
            <w:left w:val="none" w:sz="0" w:space="0" w:color="auto"/>
            <w:bottom w:val="none" w:sz="0" w:space="0" w:color="auto"/>
            <w:right w:val="none" w:sz="0" w:space="0" w:color="auto"/>
          </w:divBdr>
        </w:div>
        <w:div w:id="144323080">
          <w:marLeft w:val="640"/>
          <w:marRight w:val="0"/>
          <w:marTop w:val="0"/>
          <w:marBottom w:val="0"/>
          <w:divBdr>
            <w:top w:val="none" w:sz="0" w:space="0" w:color="auto"/>
            <w:left w:val="none" w:sz="0" w:space="0" w:color="auto"/>
            <w:bottom w:val="none" w:sz="0" w:space="0" w:color="auto"/>
            <w:right w:val="none" w:sz="0" w:space="0" w:color="auto"/>
          </w:divBdr>
        </w:div>
        <w:div w:id="348795254">
          <w:marLeft w:val="640"/>
          <w:marRight w:val="0"/>
          <w:marTop w:val="0"/>
          <w:marBottom w:val="0"/>
          <w:divBdr>
            <w:top w:val="none" w:sz="0" w:space="0" w:color="auto"/>
            <w:left w:val="none" w:sz="0" w:space="0" w:color="auto"/>
            <w:bottom w:val="none" w:sz="0" w:space="0" w:color="auto"/>
            <w:right w:val="none" w:sz="0" w:space="0" w:color="auto"/>
          </w:divBdr>
        </w:div>
        <w:div w:id="417211899">
          <w:marLeft w:val="640"/>
          <w:marRight w:val="0"/>
          <w:marTop w:val="0"/>
          <w:marBottom w:val="0"/>
          <w:divBdr>
            <w:top w:val="none" w:sz="0" w:space="0" w:color="auto"/>
            <w:left w:val="none" w:sz="0" w:space="0" w:color="auto"/>
            <w:bottom w:val="none" w:sz="0" w:space="0" w:color="auto"/>
            <w:right w:val="none" w:sz="0" w:space="0" w:color="auto"/>
          </w:divBdr>
        </w:div>
        <w:div w:id="475998780">
          <w:marLeft w:val="640"/>
          <w:marRight w:val="0"/>
          <w:marTop w:val="0"/>
          <w:marBottom w:val="0"/>
          <w:divBdr>
            <w:top w:val="none" w:sz="0" w:space="0" w:color="auto"/>
            <w:left w:val="none" w:sz="0" w:space="0" w:color="auto"/>
            <w:bottom w:val="none" w:sz="0" w:space="0" w:color="auto"/>
            <w:right w:val="none" w:sz="0" w:space="0" w:color="auto"/>
          </w:divBdr>
        </w:div>
        <w:div w:id="562250721">
          <w:marLeft w:val="640"/>
          <w:marRight w:val="0"/>
          <w:marTop w:val="0"/>
          <w:marBottom w:val="0"/>
          <w:divBdr>
            <w:top w:val="none" w:sz="0" w:space="0" w:color="auto"/>
            <w:left w:val="none" w:sz="0" w:space="0" w:color="auto"/>
            <w:bottom w:val="none" w:sz="0" w:space="0" w:color="auto"/>
            <w:right w:val="none" w:sz="0" w:space="0" w:color="auto"/>
          </w:divBdr>
        </w:div>
        <w:div w:id="599875299">
          <w:marLeft w:val="640"/>
          <w:marRight w:val="0"/>
          <w:marTop w:val="0"/>
          <w:marBottom w:val="0"/>
          <w:divBdr>
            <w:top w:val="none" w:sz="0" w:space="0" w:color="auto"/>
            <w:left w:val="none" w:sz="0" w:space="0" w:color="auto"/>
            <w:bottom w:val="none" w:sz="0" w:space="0" w:color="auto"/>
            <w:right w:val="none" w:sz="0" w:space="0" w:color="auto"/>
          </w:divBdr>
        </w:div>
        <w:div w:id="600183339">
          <w:marLeft w:val="640"/>
          <w:marRight w:val="0"/>
          <w:marTop w:val="0"/>
          <w:marBottom w:val="0"/>
          <w:divBdr>
            <w:top w:val="none" w:sz="0" w:space="0" w:color="auto"/>
            <w:left w:val="none" w:sz="0" w:space="0" w:color="auto"/>
            <w:bottom w:val="none" w:sz="0" w:space="0" w:color="auto"/>
            <w:right w:val="none" w:sz="0" w:space="0" w:color="auto"/>
          </w:divBdr>
        </w:div>
        <w:div w:id="614992245">
          <w:marLeft w:val="640"/>
          <w:marRight w:val="0"/>
          <w:marTop w:val="0"/>
          <w:marBottom w:val="0"/>
          <w:divBdr>
            <w:top w:val="none" w:sz="0" w:space="0" w:color="auto"/>
            <w:left w:val="none" w:sz="0" w:space="0" w:color="auto"/>
            <w:bottom w:val="none" w:sz="0" w:space="0" w:color="auto"/>
            <w:right w:val="none" w:sz="0" w:space="0" w:color="auto"/>
          </w:divBdr>
        </w:div>
        <w:div w:id="735932656">
          <w:marLeft w:val="640"/>
          <w:marRight w:val="0"/>
          <w:marTop w:val="0"/>
          <w:marBottom w:val="0"/>
          <w:divBdr>
            <w:top w:val="none" w:sz="0" w:space="0" w:color="auto"/>
            <w:left w:val="none" w:sz="0" w:space="0" w:color="auto"/>
            <w:bottom w:val="none" w:sz="0" w:space="0" w:color="auto"/>
            <w:right w:val="none" w:sz="0" w:space="0" w:color="auto"/>
          </w:divBdr>
        </w:div>
        <w:div w:id="846822754">
          <w:marLeft w:val="640"/>
          <w:marRight w:val="0"/>
          <w:marTop w:val="0"/>
          <w:marBottom w:val="0"/>
          <w:divBdr>
            <w:top w:val="none" w:sz="0" w:space="0" w:color="auto"/>
            <w:left w:val="none" w:sz="0" w:space="0" w:color="auto"/>
            <w:bottom w:val="none" w:sz="0" w:space="0" w:color="auto"/>
            <w:right w:val="none" w:sz="0" w:space="0" w:color="auto"/>
          </w:divBdr>
        </w:div>
        <w:div w:id="847673280">
          <w:marLeft w:val="640"/>
          <w:marRight w:val="0"/>
          <w:marTop w:val="0"/>
          <w:marBottom w:val="0"/>
          <w:divBdr>
            <w:top w:val="none" w:sz="0" w:space="0" w:color="auto"/>
            <w:left w:val="none" w:sz="0" w:space="0" w:color="auto"/>
            <w:bottom w:val="none" w:sz="0" w:space="0" w:color="auto"/>
            <w:right w:val="none" w:sz="0" w:space="0" w:color="auto"/>
          </w:divBdr>
        </w:div>
        <w:div w:id="880635354">
          <w:marLeft w:val="640"/>
          <w:marRight w:val="0"/>
          <w:marTop w:val="0"/>
          <w:marBottom w:val="0"/>
          <w:divBdr>
            <w:top w:val="none" w:sz="0" w:space="0" w:color="auto"/>
            <w:left w:val="none" w:sz="0" w:space="0" w:color="auto"/>
            <w:bottom w:val="none" w:sz="0" w:space="0" w:color="auto"/>
            <w:right w:val="none" w:sz="0" w:space="0" w:color="auto"/>
          </w:divBdr>
        </w:div>
        <w:div w:id="929388134">
          <w:marLeft w:val="640"/>
          <w:marRight w:val="0"/>
          <w:marTop w:val="0"/>
          <w:marBottom w:val="0"/>
          <w:divBdr>
            <w:top w:val="none" w:sz="0" w:space="0" w:color="auto"/>
            <w:left w:val="none" w:sz="0" w:space="0" w:color="auto"/>
            <w:bottom w:val="none" w:sz="0" w:space="0" w:color="auto"/>
            <w:right w:val="none" w:sz="0" w:space="0" w:color="auto"/>
          </w:divBdr>
        </w:div>
        <w:div w:id="929656632">
          <w:marLeft w:val="640"/>
          <w:marRight w:val="0"/>
          <w:marTop w:val="0"/>
          <w:marBottom w:val="0"/>
          <w:divBdr>
            <w:top w:val="none" w:sz="0" w:space="0" w:color="auto"/>
            <w:left w:val="none" w:sz="0" w:space="0" w:color="auto"/>
            <w:bottom w:val="none" w:sz="0" w:space="0" w:color="auto"/>
            <w:right w:val="none" w:sz="0" w:space="0" w:color="auto"/>
          </w:divBdr>
        </w:div>
        <w:div w:id="1004019182">
          <w:marLeft w:val="640"/>
          <w:marRight w:val="0"/>
          <w:marTop w:val="0"/>
          <w:marBottom w:val="0"/>
          <w:divBdr>
            <w:top w:val="none" w:sz="0" w:space="0" w:color="auto"/>
            <w:left w:val="none" w:sz="0" w:space="0" w:color="auto"/>
            <w:bottom w:val="none" w:sz="0" w:space="0" w:color="auto"/>
            <w:right w:val="none" w:sz="0" w:space="0" w:color="auto"/>
          </w:divBdr>
        </w:div>
        <w:div w:id="1042052236">
          <w:marLeft w:val="640"/>
          <w:marRight w:val="0"/>
          <w:marTop w:val="0"/>
          <w:marBottom w:val="0"/>
          <w:divBdr>
            <w:top w:val="none" w:sz="0" w:space="0" w:color="auto"/>
            <w:left w:val="none" w:sz="0" w:space="0" w:color="auto"/>
            <w:bottom w:val="none" w:sz="0" w:space="0" w:color="auto"/>
            <w:right w:val="none" w:sz="0" w:space="0" w:color="auto"/>
          </w:divBdr>
        </w:div>
        <w:div w:id="1097289589">
          <w:marLeft w:val="640"/>
          <w:marRight w:val="0"/>
          <w:marTop w:val="0"/>
          <w:marBottom w:val="0"/>
          <w:divBdr>
            <w:top w:val="none" w:sz="0" w:space="0" w:color="auto"/>
            <w:left w:val="none" w:sz="0" w:space="0" w:color="auto"/>
            <w:bottom w:val="none" w:sz="0" w:space="0" w:color="auto"/>
            <w:right w:val="none" w:sz="0" w:space="0" w:color="auto"/>
          </w:divBdr>
        </w:div>
        <w:div w:id="1099831403">
          <w:marLeft w:val="640"/>
          <w:marRight w:val="0"/>
          <w:marTop w:val="0"/>
          <w:marBottom w:val="0"/>
          <w:divBdr>
            <w:top w:val="none" w:sz="0" w:space="0" w:color="auto"/>
            <w:left w:val="none" w:sz="0" w:space="0" w:color="auto"/>
            <w:bottom w:val="none" w:sz="0" w:space="0" w:color="auto"/>
            <w:right w:val="none" w:sz="0" w:space="0" w:color="auto"/>
          </w:divBdr>
        </w:div>
        <w:div w:id="1111242329">
          <w:marLeft w:val="640"/>
          <w:marRight w:val="0"/>
          <w:marTop w:val="0"/>
          <w:marBottom w:val="0"/>
          <w:divBdr>
            <w:top w:val="none" w:sz="0" w:space="0" w:color="auto"/>
            <w:left w:val="none" w:sz="0" w:space="0" w:color="auto"/>
            <w:bottom w:val="none" w:sz="0" w:space="0" w:color="auto"/>
            <w:right w:val="none" w:sz="0" w:space="0" w:color="auto"/>
          </w:divBdr>
        </w:div>
        <w:div w:id="1112362040">
          <w:marLeft w:val="640"/>
          <w:marRight w:val="0"/>
          <w:marTop w:val="0"/>
          <w:marBottom w:val="0"/>
          <w:divBdr>
            <w:top w:val="none" w:sz="0" w:space="0" w:color="auto"/>
            <w:left w:val="none" w:sz="0" w:space="0" w:color="auto"/>
            <w:bottom w:val="none" w:sz="0" w:space="0" w:color="auto"/>
            <w:right w:val="none" w:sz="0" w:space="0" w:color="auto"/>
          </w:divBdr>
        </w:div>
        <w:div w:id="1112699609">
          <w:marLeft w:val="640"/>
          <w:marRight w:val="0"/>
          <w:marTop w:val="0"/>
          <w:marBottom w:val="0"/>
          <w:divBdr>
            <w:top w:val="none" w:sz="0" w:space="0" w:color="auto"/>
            <w:left w:val="none" w:sz="0" w:space="0" w:color="auto"/>
            <w:bottom w:val="none" w:sz="0" w:space="0" w:color="auto"/>
            <w:right w:val="none" w:sz="0" w:space="0" w:color="auto"/>
          </w:divBdr>
        </w:div>
        <w:div w:id="1146505950">
          <w:marLeft w:val="640"/>
          <w:marRight w:val="0"/>
          <w:marTop w:val="0"/>
          <w:marBottom w:val="0"/>
          <w:divBdr>
            <w:top w:val="none" w:sz="0" w:space="0" w:color="auto"/>
            <w:left w:val="none" w:sz="0" w:space="0" w:color="auto"/>
            <w:bottom w:val="none" w:sz="0" w:space="0" w:color="auto"/>
            <w:right w:val="none" w:sz="0" w:space="0" w:color="auto"/>
          </w:divBdr>
        </w:div>
        <w:div w:id="1157070623">
          <w:marLeft w:val="640"/>
          <w:marRight w:val="0"/>
          <w:marTop w:val="0"/>
          <w:marBottom w:val="0"/>
          <w:divBdr>
            <w:top w:val="none" w:sz="0" w:space="0" w:color="auto"/>
            <w:left w:val="none" w:sz="0" w:space="0" w:color="auto"/>
            <w:bottom w:val="none" w:sz="0" w:space="0" w:color="auto"/>
            <w:right w:val="none" w:sz="0" w:space="0" w:color="auto"/>
          </w:divBdr>
        </w:div>
        <w:div w:id="1329286657">
          <w:marLeft w:val="640"/>
          <w:marRight w:val="0"/>
          <w:marTop w:val="0"/>
          <w:marBottom w:val="0"/>
          <w:divBdr>
            <w:top w:val="none" w:sz="0" w:space="0" w:color="auto"/>
            <w:left w:val="none" w:sz="0" w:space="0" w:color="auto"/>
            <w:bottom w:val="none" w:sz="0" w:space="0" w:color="auto"/>
            <w:right w:val="none" w:sz="0" w:space="0" w:color="auto"/>
          </w:divBdr>
        </w:div>
        <w:div w:id="1337608362">
          <w:marLeft w:val="640"/>
          <w:marRight w:val="0"/>
          <w:marTop w:val="0"/>
          <w:marBottom w:val="0"/>
          <w:divBdr>
            <w:top w:val="none" w:sz="0" w:space="0" w:color="auto"/>
            <w:left w:val="none" w:sz="0" w:space="0" w:color="auto"/>
            <w:bottom w:val="none" w:sz="0" w:space="0" w:color="auto"/>
            <w:right w:val="none" w:sz="0" w:space="0" w:color="auto"/>
          </w:divBdr>
        </w:div>
        <w:div w:id="1358386112">
          <w:marLeft w:val="640"/>
          <w:marRight w:val="0"/>
          <w:marTop w:val="0"/>
          <w:marBottom w:val="0"/>
          <w:divBdr>
            <w:top w:val="none" w:sz="0" w:space="0" w:color="auto"/>
            <w:left w:val="none" w:sz="0" w:space="0" w:color="auto"/>
            <w:bottom w:val="none" w:sz="0" w:space="0" w:color="auto"/>
            <w:right w:val="none" w:sz="0" w:space="0" w:color="auto"/>
          </w:divBdr>
        </w:div>
        <w:div w:id="1371300402">
          <w:marLeft w:val="640"/>
          <w:marRight w:val="0"/>
          <w:marTop w:val="0"/>
          <w:marBottom w:val="0"/>
          <w:divBdr>
            <w:top w:val="none" w:sz="0" w:space="0" w:color="auto"/>
            <w:left w:val="none" w:sz="0" w:space="0" w:color="auto"/>
            <w:bottom w:val="none" w:sz="0" w:space="0" w:color="auto"/>
            <w:right w:val="none" w:sz="0" w:space="0" w:color="auto"/>
          </w:divBdr>
        </w:div>
        <w:div w:id="1428041897">
          <w:marLeft w:val="640"/>
          <w:marRight w:val="0"/>
          <w:marTop w:val="0"/>
          <w:marBottom w:val="0"/>
          <w:divBdr>
            <w:top w:val="none" w:sz="0" w:space="0" w:color="auto"/>
            <w:left w:val="none" w:sz="0" w:space="0" w:color="auto"/>
            <w:bottom w:val="none" w:sz="0" w:space="0" w:color="auto"/>
            <w:right w:val="none" w:sz="0" w:space="0" w:color="auto"/>
          </w:divBdr>
        </w:div>
        <w:div w:id="1434398993">
          <w:marLeft w:val="640"/>
          <w:marRight w:val="0"/>
          <w:marTop w:val="0"/>
          <w:marBottom w:val="0"/>
          <w:divBdr>
            <w:top w:val="none" w:sz="0" w:space="0" w:color="auto"/>
            <w:left w:val="none" w:sz="0" w:space="0" w:color="auto"/>
            <w:bottom w:val="none" w:sz="0" w:space="0" w:color="auto"/>
            <w:right w:val="none" w:sz="0" w:space="0" w:color="auto"/>
          </w:divBdr>
        </w:div>
        <w:div w:id="1441025058">
          <w:marLeft w:val="640"/>
          <w:marRight w:val="0"/>
          <w:marTop w:val="0"/>
          <w:marBottom w:val="0"/>
          <w:divBdr>
            <w:top w:val="none" w:sz="0" w:space="0" w:color="auto"/>
            <w:left w:val="none" w:sz="0" w:space="0" w:color="auto"/>
            <w:bottom w:val="none" w:sz="0" w:space="0" w:color="auto"/>
            <w:right w:val="none" w:sz="0" w:space="0" w:color="auto"/>
          </w:divBdr>
        </w:div>
        <w:div w:id="1497184783">
          <w:marLeft w:val="640"/>
          <w:marRight w:val="0"/>
          <w:marTop w:val="0"/>
          <w:marBottom w:val="0"/>
          <w:divBdr>
            <w:top w:val="none" w:sz="0" w:space="0" w:color="auto"/>
            <w:left w:val="none" w:sz="0" w:space="0" w:color="auto"/>
            <w:bottom w:val="none" w:sz="0" w:space="0" w:color="auto"/>
            <w:right w:val="none" w:sz="0" w:space="0" w:color="auto"/>
          </w:divBdr>
        </w:div>
        <w:div w:id="1565337818">
          <w:marLeft w:val="640"/>
          <w:marRight w:val="0"/>
          <w:marTop w:val="0"/>
          <w:marBottom w:val="0"/>
          <w:divBdr>
            <w:top w:val="none" w:sz="0" w:space="0" w:color="auto"/>
            <w:left w:val="none" w:sz="0" w:space="0" w:color="auto"/>
            <w:bottom w:val="none" w:sz="0" w:space="0" w:color="auto"/>
            <w:right w:val="none" w:sz="0" w:space="0" w:color="auto"/>
          </w:divBdr>
        </w:div>
        <w:div w:id="1680039431">
          <w:marLeft w:val="640"/>
          <w:marRight w:val="0"/>
          <w:marTop w:val="0"/>
          <w:marBottom w:val="0"/>
          <w:divBdr>
            <w:top w:val="none" w:sz="0" w:space="0" w:color="auto"/>
            <w:left w:val="none" w:sz="0" w:space="0" w:color="auto"/>
            <w:bottom w:val="none" w:sz="0" w:space="0" w:color="auto"/>
            <w:right w:val="none" w:sz="0" w:space="0" w:color="auto"/>
          </w:divBdr>
        </w:div>
        <w:div w:id="1682976065">
          <w:marLeft w:val="640"/>
          <w:marRight w:val="0"/>
          <w:marTop w:val="0"/>
          <w:marBottom w:val="0"/>
          <w:divBdr>
            <w:top w:val="none" w:sz="0" w:space="0" w:color="auto"/>
            <w:left w:val="none" w:sz="0" w:space="0" w:color="auto"/>
            <w:bottom w:val="none" w:sz="0" w:space="0" w:color="auto"/>
            <w:right w:val="none" w:sz="0" w:space="0" w:color="auto"/>
          </w:divBdr>
        </w:div>
        <w:div w:id="1745907872">
          <w:marLeft w:val="640"/>
          <w:marRight w:val="0"/>
          <w:marTop w:val="0"/>
          <w:marBottom w:val="0"/>
          <w:divBdr>
            <w:top w:val="none" w:sz="0" w:space="0" w:color="auto"/>
            <w:left w:val="none" w:sz="0" w:space="0" w:color="auto"/>
            <w:bottom w:val="none" w:sz="0" w:space="0" w:color="auto"/>
            <w:right w:val="none" w:sz="0" w:space="0" w:color="auto"/>
          </w:divBdr>
        </w:div>
      </w:divsChild>
    </w:div>
    <w:div w:id="1677808907">
      <w:marLeft w:val="640"/>
      <w:marRight w:val="0"/>
      <w:marTop w:val="0"/>
      <w:marBottom w:val="0"/>
      <w:divBdr>
        <w:top w:val="none" w:sz="0" w:space="0" w:color="auto"/>
        <w:left w:val="none" w:sz="0" w:space="0" w:color="auto"/>
        <w:bottom w:val="none" w:sz="0" w:space="0" w:color="auto"/>
        <w:right w:val="none" w:sz="0" w:space="0" w:color="auto"/>
      </w:divBdr>
    </w:div>
    <w:div w:id="1677923564">
      <w:marLeft w:val="640"/>
      <w:marRight w:val="0"/>
      <w:marTop w:val="0"/>
      <w:marBottom w:val="0"/>
      <w:divBdr>
        <w:top w:val="none" w:sz="0" w:space="0" w:color="auto"/>
        <w:left w:val="none" w:sz="0" w:space="0" w:color="auto"/>
        <w:bottom w:val="none" w:sz="0" w:space="0" w:color="auto"/>
        <w:right w:val="none" w:sz="0" w:space="0" w:color="auto"/>
      </w:divBdr>
    </w:div>
    <w:div w:id="1677994262">
      <w:marLeft w:val="640"/>
      <w:marRight w:val="0"/>
      <w:marTop w:val="0"/>
      <w:marBottom w:val="0"/>
      <w:divBdr>
        <w:top w:val="none" w:sz="0" w:space="0" w:color="auto"/>
        <w:left w:val="none" w:sz="0" w:space="0" w:color="auto"/>
        <w:bottom w:val="none" w:sz="0" w:space="0" w:color="auto"/>
        <w:right w:val="none" w:sz="0" w:space="0" w:color="auto"/>
      </w:divBdr>
    </w:div>
    <w:div w:id="1678073215">
      <w:marLeft w:val="640"/>
      <w:marRight w:val="0"/>
      <w:marTop w:val="0"/>
      <w:marBottom w:val="0"/>
      <w:divBdr>
        <w:top w:val="none" w:sz="0" w:space="0" w:color="auto"/>
        <w:left w:val="none" w:sz="0" w:space="0" w:color="auto"/>
        <w:bottom w:val="none" w:sz="0" w:space="0" w:color="auto"/>
        <w:right w:val="none" w:sz="0" w:space="0" w:color="auto"/>
      </w:divBdr>
    </w:div>
    <w:div w:id="1678118365">
      <w:marLeft w:val="640"/>
      <w:marRight w:val="0"/>
      <w:marTop w:val="0"/>
      <w:marBottom w:val="0"/>
      <w:divBdr>
        <w:top w:val="none" w:sz="0" w:space="0" w:color="auto"/>
        <w:left w:val="none" w:sz="0" w:space="0" w:color="auto"/>
        <w:bottom w:val="none" w:sz="0" w:space="0" w:color="auto"/>
        <w:right w:val="none" w:sz="0" w:space="0" w:color="auto"/>
      </w:divBdr>
    </w:div>
    <w:div w:id="1678119828">
      <w:marLeft w:val="640"/>
      <w:marRight w:val="0"/>
      <w:marTop w:val="0"/>
      <w:marBottom w:val="0"/>
      <w:divBdr>
        <w:top w:val="none" w:sz="0" w:space="0" w:color="auto"/>
        <w:left w:val="none" w:sz="0" w:space="0" w:color="auto"/>
        <w:bottom w:val="none" w:sz="0" w:space="0" w:color="auto"/>
        <w:right w:val="none" w:sz="0" w:space="0" w:color="auto"/>
      </w:divBdr>
    </w:div>
    <w:div w:id="1678144414">
      <w:marLeft w:val="640"/>
      <w:marRight w:val="0"/>
      <w:marTop w:val="0"/>
      <w:marBottom w:val="0"/>
      <w:divBdr>
        <w:top w:val="none" w:sz="0" w:space="0" w:color="auto"/>
        <w:left w:val="none" w:sz="0" w:space="0" w:color="auto"/>
        <w:bottom w:val="none" w:sz="0" w:space="0" w:color="auto"/>
        <w:right w:val="none" w:sz="0" w:space="0" w:color="auto"/>
      </w:divBdr>
    </w:div>
    <w:div w:id="1678263956">
      <w:marLeft w:val="640"/>
      <w:marRight w:val="0"/>
      <w:marTop w:val="0"/>
      <w:marBottom w:val="0"/>
      <w:divBdr>
        <w:top w:val="none" w:sz="0" w:space="0" w:color="auto"/>
        <w:left w:val="none" w:sz="0" w:space="0" w:color="auto"/>
        <w:bottom w:val="none" w:sz="0" w:space="0" w:color="auto"/>
        <w:right w:val="none" w:sz="0" w:space="0" w:color="auto"/>
      </w:divBdr>
    </w:div>
    <w:div w:id="1678270354">
      <w:marLeft w:val="640"/>
      <w:marRight w:val="0"/>
      <w:marTop w:val="0"/>
      <w:marBottom w:val="0"/>
      <w:divBdr>
        <w:top w:val="none" w:sz="0" w:space="0" w:color="auto"/>
        <w:left w:val="none" w:sz="0" w:space="0" w:color="auto"/>
        <w:bottom w:val="none" w:sz="0" w:space="0" w:color="auto"/>
        <w:right w:val="none" w:sz="0" w:space="0" w:color="auto"/>
      </w:divBdr>
    </w:div>
    <w:div w:id="1678382783">
      <w:marLeft w:val="640"/>
      <w:marRight w:val="0"/>
      <w:marTop w:val="0"/>
      <w:marBottom w:val="0"/>
      <w:divBdr>
        <w:top w:val="none" w:sz="0" w:space="0" w:color="auto"/>
        <w:left w:val="none" w:sz="0" w:space="0" w:color="auto"/>
        <w:bottom w:val="none" w:sz="0" w:space="0" w:color="auto"/>
        <w:right w:val="none" w:sz="0" w:space="0" w:color="auto"/>
      </w:divBdr>
    </w:div>
    <w:div w:id="1678573960">
      <w:marLeft w:val="640"/>
      <w:marRight w:val="0"/>
      <w:marTop w:val="0"/>
      <w:marBottom w:val="0"/>
      <w:divBdr>
        <w:top w:val="none" w:sz="0" w:space="0" w:color="auto"/>
        <w:left w:val="none" w:sz="0" w:space="0" w:color="auto"/>
        <w:bottom w:val="none" w:sz="0" w:space="0" w:color="auto"/>
        <w:right w:val="none" w:sz="0" w:space="0" w:color="auto"/>
      </w:divBdr>
    </w:div>
    <w:div w:id="1678579088">
      <w:marLeft w:val="640"/>
      <w:marRight w:val="0"/>
      <w:marTop w:val="0"/>
      <w:marBottom w:val="0"/>
      <w:divBdr>
        <w:top w:val="none" w:sz="0" w:space="0" w:color="auto"/>
        <w:left w:val="none" w:sz="0" w:space="0" w:color="auto"/>
        <w:bottom w:val="none" w:sz="0" w:space="0" w:color="auto"/>
        <w:right w:val="none" w:sz="0" w:space="0" w:color="auto"/>
      </w:divBdr>
    </w:div>
    <w:div w:id="1678581990">
      <w:marLeft w:val="640"/>
      <w:marRight w:val="0"/>
      <w:marTop w:val="0"/>
      <w:marBottom w:val="0"/>
      <w:divBdr>
        <w:top w:val="none" w:sz="0" w:space="0" w:color="auto"/>
        <w:left w:val="none" w:sz="0" w:space="0" w:color="auto"/>
        <w:bottom w:val="none" w:sz="0" w:space="0" w:color="auto"/>
        <w:right w:val="none" w:sz="0" w:space="0" w:color="auto"/>
      </w:divBdr>
    </w:div>
    <w:div w:id="1678653410">
      <w:marLeft w:val="640"/>
      <w:marRight w:val="0"/>
      <w:marTop w:val="0"/>
      <w:marBottom w:val="0"/>
      <w:divBdr>
        <w:top w:val="none" w:sz="0" w:space="0" w:color="auto"/>
        <w:left w:val="none" w:sz="0" w:space="0" w:color="auto"/>
        <w:bottom w:val="none" w:sz="0" w:space="0" w:color="auto"/>
        <w:right w:val="none" w:sz="0" w:space="0" w:color="auto"/>
      </w:divBdr>
    </w:div>
    <w:div w:id="1678655633">
      <w:marLeft w:val="640"/>
      <w:marRight w:val="0"/>
      <w:marTop w:val="0"/>
      <w:marBottom w:val="0"/>
      <w:divBdr>
        <w:top w:val="none" w:sz="0" w:space="0" w:color="auto"/>
        <w:left w:val="none" w:sz="0" w:space="0" w:color="auto"/>
        <w:bottom w:val="none" w:sz="0" w:space="0" w:color="auto"/>
        <w:right w:val="none" w:sz="0" w:space="0" w:color="auto"/>
      </w:divBdr>
    </w:div>
    <w:div w:id="1678729416">
      <w:marLeft w:val="640"/>
      <w:marRight w:val="0"/>
      <w:marTop w:val="0"/>
      <w:marBottom w:val="0"/>
      <w:divBdr>
        <w:top w:val="none" w:sz="0" w:space="0" w:color="auto"/>
        <w:left w:val="none" w:sz="0" w:space="0" w:color="auto"/>
        <w:bottom w:val="none" w:sz="0" w:space="0" w:color="auto"/>
        <w:right w:val="none" w:sz="0" w:space="0" w:color="auto"/>
      </w:divBdr>
    </w:div>
    <w:div w:id="1678844803">
      <w:marLeft w:val="640"/>
      <w:marRight w:val="0"/>
      <w:marTop w:val="0"/>
      <w:marBottom w:val="0"/>
      <w:divBdr>
        <w:top w:val="none" w:sz="0" w:space="0" w:color="auto"/>
        <w:left w:val="none" w:sz="0" w:space="0" w:color="auto"/>
        <w:bottom w:val="none" w:sz="0" w:space="0" w:color="auto"/>
        <w:right w:val="none" w:sz="0" w:space="0" w:color="auto"/>
      </w:divBdr>
    </w:div>
    <w:div w:id="1678920202">
      <w:marLeft w:val="640"/>
      <w:marRight w:val="0"/>
      <w:marTop w:val="0"/>
      <w:marBottom w:val="0"/>
      <w:divBdr>
        <w:top w:val="none" w:sz="0" w:space="0" w:color="auto"/>
        <w:left w:val="none" w:sz="0" w:space="0" w:color="auto"/>
        <w:bottom w:val="none" w:sz="0" w:space="0" w:color="auto"/>
        <w:right w:val="none" w:sz="0" w:space="0" w:color="auto"/>
      </w:divBdr>
    </w:div>
    <w:div w:id="1679040671">
      <w:marLeft w:val="640"/>
      <w:marRight w:val="0"/>
      <w:marTop w:val="0"/>
      <w:marBottom w:val="0"/>
      <w:divBdr>
        <w:top w:val="none" w:sz="0" w:space="0" w:color="auto"/>
        <w:left w:val="none" w:sz="0" w:space="0" w:color="auto"/>
        <w:bottom w:val="none" w:sz="0" w:space="0" w:color="auto"/>
        <w:right w:val="none" w:sz="0" w:space="0" w:color="auto"/>
      </w:divBdr>
    </w:div>
    <w:div w:id="1679042527">
      <w:marLeft w:val="640"/>
      <w:marRight w:val="0"/>
      <w:marTop w:val="0"/>
      <w:marBottom w:val="0"/>
      <w:divBdr>
        <w:top w:val="none" w:sz="0" w:space="0" w:color="auto"/>
        <w:left w:val="none" w:sz="0" w:space="0" w:color="auto"/>
        <w:bottom w:val="none" w:sz="0" w:space="0" w:color="auto"/>
        <w:right w:val="none" w:sz="0" w:space="0" w:color="auto"/>
      </w:divBdr>
    </w:div>
    <w:div w:id="1679045115">
      <w:marLeft w:val="640"/>
      <w:marRight w:val="0"/>
      <w:marTop w:val="0"/>
      <w:marBottom w:val="0"/>
      <w:divBdr>
        <w:top w:val="none" w:sz="0" w:space="0" w:color="auto"/>
        <w:left w:val="none" w:sz="0" w:space="0" w:color="auto"/>
        <w:bottom w:val="none" w:sz="0" w:space="0" w:color="auto"/>
        <w:right w:val="none" w:sz="0" w:space="0" w:color="auto"/>
      </w:divBdr>
    </w:div>
    <w:div w:id="1679120530">
      <w:marLeft w:val="640"/>
      <w:marRight w:val="0"/>
      <w:marTop w:val="0"/>
      <w:marBottom w:val="0"/>
      <w:divBdr>
        <w:top w:val="none" w:sz="0" w:space="0" w:color="auto"/>
        <w:left w:val="none" w:sz="0" w:space="0" w:color="auto"/>
        <w:bottom w:val="none" w:sz="0" w:space="0" w:color="auto"/>
        <w:right w:val="none" w:sz="0" w:space="0" w:color="auto"/>
      </w:divBdr>
    </w:div>
    <w:div w:id="1679187659">
      <w:marLeft w:val="640"/>
      <w:marRight w:val="0"/>
      <w:marTop w:val="0"/>
      <w:marBottom w:val="0"/>
      <w:divBdr>
        <w:top w:val="none" w:sz="0" w:space="0" w:color="auto"/>
        <w:left w:val="none" w:sz="0" w:space="0" w:color="auto"/>
        <w:bottom w:val="none" w:sz="0" w:space="0" w:color="auto"/>
        <w:right w:val="none" w:sz="0" w:space="0" w:color="auto"/>
      </w:divBdr>
    </w:div>
    <w:div w:id="1679232134">
      <w:marLeft w:val="640"/>
      <w:marRight w:val="0"/>
      <w:marTop w:val="0"/>
      <w:marBottom w:val="0"/>
      <w:divBdr>
        <w:top w:val="none" w:sz="0" w:space="0" w:color="auto"/>
        <w:left w:val="none" w:sz="0" w:space="0" w:color="auto"/>
        <w:bottom w:val="none" w:sz="0" w:space="0" w:color="auto"/>
        <w:right w:val="none" w:sz="0" w:space="0" w:color="auto"/>
      </w:divBdr>
    </w:div>
    <w:div w:id="1679234234">
      <w:marLeft w:val="640"/>
      <w:marRight w:val="0"/>
      <w:marTop w:val="0"/>
      <w:marBottom w:val="0"/>
      <w:divBdr>
        <w:top w:val="none" w:sz="0" w:space="0" w:color="auto"/>
        <w:left w:val="none" w:sz="0" w:space="0" w:color="auto"/>
        <w:bottom w:val="none" w:sz="0" w:space="0" w:color="auto"/>
        <w:right w:val="none" w:sz="0" w:space="0" w:color="auto"/>
      </w:divBdr>
    </w:div>
    <w:div w:id="1679427202">
      <w:marLeft w:val="640"/>
      <w:marRight w:val="0"/>
      <w:marTop w:val="0"/>
      <w:marBottom w:val="0"/>
      <w:divBdr>
        <w:top w:val="none" w:sz="0" w:space="0" w:color="auto"/>
        <w:left w:val="none" w:sz="0" w:space="0" w:color="auto"/>
        <w:bottom w:val="none" w:sz="0" w:space="0" w:color="auto"/>
        <w:right w:val="none" w:sz="0" w:space="0" w:color="auto"/>
      </w:divBdr>
    </w:div>
    <w:div w:id="1679455646">
      <w:marLeft w:val="640"/>
      <w:marRight w:val="0"/>
      <w:marTop w:val="0"/>
      <w:marBottom w:val="0"/>
      <w:divBdr>
        <w:top w:val="none" w:sz="0" w:space="0" w:color="auto"/>
        <w:left w:val="none" w:sz="0" w:space="0" w:color="auto"/>
        <w:bottom w:val="none" w:sz="0" w:space="0" w:color="auto"/>
        <w:right w:val="none" w:sz="0" w:space="0" w:color="auto"/>
      </w:divBdr>
    </w:div>
    <w:div w:id="1679500345">
      <w:marLeft w:val="640"/>
      <w:marRight w:val="0"/>
      <w:marTop w:val="0"/>
      <w:marBottom w:val="0"/>
      <w:divBdr>
        <w:top w:val="none" w:sz="0" w:space="0" w:color="auto"/>
        <w:left w:val="none" w:sz="0" w:space="0" w:color="auto"/>
        <w:bottom w:val="none" w:sz="0" w:space="0" w:color="auto"/>
        <w:right w:val="none" w:sz="0" w:space="0" w:color="auto"/>
      </w:divBdr>
    </w:div>
    <w:div w:id="1679577917">
      <w:marLeft w:val="640"/>
      <w:marRight w:val="0"/>
      <w:marTop w:val="0"/>
      <w:marBottom w:val="0"/>
      <w:divBdr>
        <w:top w:val="none" w:sz="0" w:space="0" w:color="auto"/>
        <w:left w:val="none" w:sz="0" w:space="0" w:color="auto"/>
        <w:bottom w:val="none" w:sz="0" w:space="0" w:color="auto"/>
        <w:right w:val="none" w:sz="0" w:space="0" w:color="auto"/>
      </w:divBdr>
    </w:div>
    <w:div w:id="1679581449">
      <w:marLeft w:val="640"/>
      <w:marRight w:val="0"/>
      <w:marTop w:val="0"/>
      <w:marBottom w:val="0"/>
      <w:divBdr>
        <w:top w:val="none" w:sz="0" w:space="0" w:color="auto"/>
        <w:left w:val="none" w:sz="0" w:space="0" w:color="auto"/>
        <w:bottom w:val="none" w:sz="0" w:space="0" w:color="auto"/>
        <w:right w:val="none" w:sz="0" w:space="0" w:color="auto"/>
      </w:divBdr>
    </w:div>
    <w:div w:id="1679582543">
      <w:marLeft w:val="640"/>
      <w:marRight w:val="0"/>
      <w:marTop w:val="0"/>
      <w:marBottom w:val="0"/>
      <w:divBdr>
        <w:top w:val="none" w:sz="0" w:space="0" w:color="auto"/>
        <w:left w:val="none" w:sz="0" w:space="0" w:color="auto"/>
        <w:bottom w:val="none" w:sz="0" w:space="0" w:color="auto"/>
        <w:right w:val="none" w:sz="0" w:space="0" w:color="auto"/>
      </w:divBdr>
    </w:div>
    <w:div w:id="1679690836">
      <w:marLeft w:val="640"/>
      <w:marRight w:val="0"/>
      <w:marTop w:val="0"/>
      <w:marBottom w:val="0"/>
      <w:divBdr>
        <w:top w:val="none" w:sz="0" w:space="0" w:color="auto"/>
        <w:left w:val="none" w:sz="0" w:space="0" w:color="auto"/>
        <w:bottom w:val="none" w:sz="0" w:space="0" w:color="auto"/>
        <w:right w:val="none" w:sz="0" w:space="0" w:color="auto"/>
      </w:divBdr>
    </w:div>
    <w:div w:id="1679696069">
      <w:marLeft w:val="640"/>
      <w:marRight w:val="0"/>
      <w:marTop w:val="0"/>
      <w:marBottom w:val="0"/>
      <w:divBdr>
        <w:top w:val="none" w:sz="0" w:space="0" w:color="auto"/>
        <w:left w:val="none" w:sz="0" w:space="0" w:color="auto"/>
        <w:bottom w:val="none" w:sz="0" w:space="0" w:color="auto"/>
        <w:right w:val="none" w:sz="0" w:space="0" w:color="auto"/>
      </w:divBdr>
    </w:div>
    <w:div w:id="1679844330">
      <w:marLeft w:val="640"/>
      <w:marRight w:val="0"/>
      <w:marTop w:val="0"/>
      <w:marBottom w:val="0"/>
      <w:divBdr>
        <w:top w:val="none" w:sz="0" w:space="0" w:color="auto"/>
        <w:left w:val="none" w:sz="0" w:space="0" w:color="auto"/>
        <w:bottom w:val="none" w:sz="0" w:space="0" w:color="auto"/>
        <w:right w:val="none" w:sz="0" w:space="0" w:color="auto"/>
      </w:divBdr>
    </w:div>
    <w:div w:id="1679850015">
      <w:marLeft w:val="640"/>
      <w:marRight w:val="0"/>
      <w:marTop w:val="0"/>
      <w:marBottom w:val="0"/>
      <w:divBdr>
        <w:top w:val="none" w:sz="0" w:space="0" w:color="auto"/>
        <w:left w:val="none" w:sz="0" w:space="0" w:color="auto"/>
        <w:bottom w:val="none" w:sz="0" w:space="0" w:color="auto"/>
        <w:right w:val="none" w:sz="0" w:space="0" w:color="auto"/>
      </w:divBdr>
    </w:div>
    <w:div w:id="1679960205">
      <w:marLeft w:val="640"/>
      <w:marRight w:val="0"/>
      <w:marTop w:val="0"/>
      <w:marBottom w:val="0"/>
      <w:divBdr>
        <w:top w:val="none" w:sz="0" w:space="0" w:color="auto"/>
        <w:left w:val="none" w:sz="0" w:space="0" w:color="auto"/>
        <w:bottom w:val="none" w:sz="0" w:space="0" w:color="auto"/>
        <w:right w:val="none" w:sz="0" w:space="0" w:color="auto"/>
      </w:divBdr>
    </w:div>
    <w:div w:id="1679960610">
      <w:marLeft w:val="640"/>
      <w:marRight w:val="0"/>
      <w:marTop w:val="0"/>
      <w:marBottom w:val="0"/>
      <w:divBdr>
        <w:top w:val="none" w:sz="0" w:space="0" w:color="auto"/>
        <w:left w:val="none" w:sz="0" w:space="0" w:color="auto"/>
        <w:bottom w:val="none" w:sz="0" w:space="0" w:color="auto"/>
        <w:right w:val="none" w:sz="0" w:space="0" w:color="auto"/>
      </w:divBdr>
    </w:div>
    <w:div w:id="1680086400">
      <w:marLeft w:val="640"/>
      <w:marRight w:val="0"/>
      <w:marTop w:val="0"/>
      <w:marBottom w:val="0"/>
      <w:divBdr>
        <w:top w:val="none" w:sz="0" w:space="0" w:color="auto"/>
        <w:left w:val="none" w:sz="0" w:space="0" w:color="auto"/>
        <w:bottom w:val="none" w:sz="0" w:space="0" w:color="auto"/>
        <w:right w:val="none" w:sz="0" w:space="0" w:color="auto"/>
      </w:divBdr>
    </w:div>
    <w:div w:id="1680158557">
      <w:marLeft w:val="640"/>
      <w:marRight w:val="0"/>
      <w:marTop w:val="0"/>
      <w:marBottom w:val="0"/>
      <w:divBdr>
        <w:top w:val="none" w:sz="0" w:space="0" w:color="auto"/>
        <w:left w:val="none" w:sz="0" w:space="0" w:color="auto"/>
        <w:bottom w:val="none" w:sz="0" w:space="0" w:color="auto"/>
        <w:right w:val="none" w:sz="0" w:space="0" w:color="auto"/>
      </w:divBdr>
    </w:div>
    <w:div w:id="1680228194">
      <w:marLeft w:val="640"/>
      <w:marRight w:val="0"/>
      <w:marTop w:val="0"/>
      <w:marBottom w:val="0"/>
      <w:divBdr>
        <w:top w:val="none" w:sz="0" w:space="0" w:color="auto"/>
        <w:left w:val="none" w:sz="0" w:space="0" w:color="auto"/>
        <w:bottom w:val="none" w:sz="0" w:space="0" w:color="auto"/>
        <w:right w:val="none" w:sz="0" w:space="0" w:color="auto"/>
      </w:divBdr>
    </w:div>
    <w:div w:id="1680235708">
      <w:marLeft w:val="640"/>
      <w:marRight w:val="0"/>
      <w:marTop w:val="0"/>
      <w:marBottom w:val="0"/>
      <w:divBdr>
        <w:top w:val="none" w:sz="0" w:space="0" w:color="auto"/>
        <w:left w:val="none" w:sz="0" w:space="0" w:color="auto"/>
        <w:bottom w:val="none" w:sz="0" w:space="0" w:color="auto"/>
        <w:right w:val="none" w:sz="0" w:space="0" w:color="auto"/>
      </w:divBdr>
    </w:div>
    <w:div w:id="1680279301">
      <w:marLeft w:val="640"/>
      <w:marRight w:val="0"/>
      <w:marTop w:val="0"/>
      <w:marBottom w:val="0"/>
      <w:divBdr>
        <w:top w:val="none" w:sz="0" w:space="0" w:color="auto"/>
        <w:left w:val="none" w:sz="0" w:space="0" w:color="auto"/>
        <w:bottom w:val="none" w:sz="0" w:space="0" w:color="auto"/>
        <w:right w:val="none" w:sz="0" w:space="0" w:color="auto"/>
      </w:divBdr>
    </w:div>
    <w:div w:id="1680279325">
      <w:marLeft w:val="640"/>
      <w:marRight w:val="0"/>
      <w:marTop w:val="0"/>
      <w:marBottom w:val="0"/>
      <w:divBdr>
        <w:top w:val="none" w:sz="0" w:space="0" w:color="auto"/>
        <w:left w:val="none" w:sz="0" w:space="0" w:color="auto"/>
        <w:bottom w:val="none" w:sz="0" w:space="0" w:color="auto"/>
        <w:right w:val="none" w:sz="0" w:space="0" w:color="auto"/>
      </w:divBdr>
    </w:div>
    <w:div w:id="1680426369">
      <w:marLeft w:val="640"/>
      <w:marRight w:val="0"/>
      <w:marTop w:val="0"/>
      <w:marBottom w:val="0"/>
      <w:divBdr>
        <w:top w:val="none" w:sz="0" w:space="0" w:color="auto"/>
        <w:left w:val="none" w:sz="0" w:space="0" w:color="auto"/>
        <w:bottom w:val="none" w:sz="0" w:space="0" w:color="auto"/>
        <w:right w:val="none" w:sz="0" w:space="0" w:color="auto"/>
      </w:divBdr>
    </w:div>
    <w:div w:id="1680427296">
      <w:marLeft w:val="640"/>
      <w:marRight w:val="0"/>
      <w:marTop w:val="0"/>
      <w:marBottom w:val="0"/>
      <w:divBdr>
        <w:top w:val="none" w:sz="0" w:space="0" w:color="auto"/>
        <w:left w:val="none" w:sz="0" w:space="0" w:color="auto"/>
        <w:bottom w:val="none" w:sz="0" w:space="0" w:color="auto"/>
        <w:right w:val="none" w:sz="0" w:space="0" w:color="auto"/>
      </w:divBdr>
    </w:div>
    <w:div w:id="1680428606">
      <w:marLeft w:val="640"/>
      <w:marRight w:val="0"/>
      <w:marTop w:val="0"/>
      <w:marBottom w:val="0"/>
      <w:divBdr>
        <w:top w:val="none" w:sz="0" w:space="0" w:color="auto"/>
        <w:left w:val="none" w:sz="0" w:space="0" w:color="auto"/>
        <w:bottom w:val="none" w:sz="0" w:space="0" w:color="auto"/>
        <w:right w:val="none" w:sz="0" w:space="0" w:color="auto"/>
      </w:divBdr>
    </w:div>
    <w:div w:id="1680429684">
      <w:marLeft w:val="640"/>
      <w:marRight w:val="0"/>
      <w:marTop w:val="0"/>
      <w:marBottom w:val="0"/>
      <w:divBdr>
        <w:top w:val="none" w:sz="0" w:space="0" w:color="auto"/>
        <w:left w:val="none" w:sz="0" w:space="0" w:color="auto"/>
        <w:bottom w:val="none" w:sz="0" w:space="0" w:color="auto"/>
        <w:right w:val="none" w:sz="0" w:space="0" w:color="auto"/>
      </w:divBdr>
    </w:div>
    <w:div w:id="1680548892">
      <w:marLeft w:val="640"/>
      <w:marRight w:val="0"/>
      <w:marTop w:val="0"/>
      <w:marBottom w:val="0"/>
      <w:divBdr>
        <w:top w:val="none" w:sz="0" w:space="0" w:color="auto"/>
        <w:left w:val="none" w:sz="0" w:space="0" w:color="auto"/>
        <w:bottom w:val="none" w:sz="0" w:space="0" w:color="auto"/>
        <w:right w:val="none" w:sz="0" w:space="0" w:color="auto"/>
      </w:divBdr>
    </w:div>
    <w:div w:id="1680699429">
      <w:marLeft w:val="640"/>
      <w:marRight w:val="0"/>
      <w:marTop w:val="0"/>
      <w:marBottom w:val="0"/>
      <w:divBdr>
        <w:top w:val="none" w:sz="0" w:space="0" w:color="auto"/>
        <w:left w:val="none" w:sz="0" w:space="0" w:color="auto"/>
        <w:bottom w:val="none" w:sz="0" w:space="0" w:color="auto"/>
        <w:right w:val="none" w:sz="0" w:space="0" w:color="auto"/>
      </w:divBdr>
    </w:div>
    <w:div w:id="1680816978">
      <w:marLeft w:val="640"/>
      <w:marRight w:val="0"/>
      <w:marTop w:val="0"/>
      <w:marBottom w:val="0"/>
      <w:divBdr>
        <w:top w:val="none" w:sz="0" w:space="0" w:color="auto"/>
        <w:left w:val="none" w:sz="0" w:space="0" w:color="auto"/>
        <w:bottom w:val="none" w:sz="0" w:space="0" w:color="auto"/>
        <w:right w:val="none" w:sz="0" w:space="0" w:color="auto"/>
      </w:divBdr>
    </w:div>
    <w:div w:id="1680884897">
      <w:marLeft w:val="640"/>
      <w:marRight w:val="0"/>
      <w:marTop w:val="0"/>
      <w:marBottom w:val="0"/>
      <w:divBdr>
        <w:top w:val="none" w:sz="0" w:space="0" w:color="auto"/>
        <w:left w:val="none" w:sz="0" w:space="0" w:color="auto"/>
        <w:bottom w:val="none" w:sz="0" w:space="0" w:color="auto"/>
        <w:right w:val="none" w:sz="0" w:space="0" w:color="auto"/>
      </w:divBdr>
    </w:div>
    <w:div w:id="1680885066">
      <w:marLeft w:val="640"/>
      <w:marRight w:val="0"/>
      <w:marTop w:val="0"/>
      <w:marBottom w:val="0"/>
      <w:divBdr>
        <w:top w:val="none" w:sz="0" w:space="0" w:color="auto"/>
        <w:left w:val="none" w:sz="0" w:space="0" w:color="auto"/>
        <w:bottom w:val="none" w:sz="0" w:space="0" w:color="auto"/>
        <w:right w:val="none" w:sz="0" w:space="0" w:color="auto"/>
      </w:divBdr>
    </w:div>
    <w:div w:id="1680891294">
      <w:marLeft w:val="640"/>
      <w:marRight w:val="0"/>
      <w:marTop w:val="0"/>
      <w:marBottom w:val="0"/>
      <w:divBdr>
        <w:top w:val="none" w:sz="0" w:space="0" w:color="auto"/>
        <w:left w:val="none" w:sz="0" w:space="0" w:color="auto"/>
        <w:bottom w:val="none" w:sz="0" w:space="0" w:color="auto"/>
        <w:right w:val="none" w:sz="0" w:space="0" w:color="auto"/>
      </w:divBdr>
    </w:div>
    <w:div w:id="1680891723">
      <w:marLeft w:val="640"/>
      <w:marRight w:val="0"/>
      <w:marTop w:val="0"/>
      <w:marBottom w:val="0"/>
      <w:divBdr>
        <w:top w:val="none" w:sz="0" w:space="0" w:color="auto"/>
        <w:left w:val="none" w:sz="0" w:space="0" w:color="auto"/>
        <w:bottom w:val="none" w:sz="0" w:space="0" w:color="auto"/>
        <w:right w:val="none" w:sz="0" w:space="0" w:color="auto"/>
      </w:divBdr>
    </w:div>
    <w:div w:id="1680961592">
      <w:marLeft w:val="640"/>
      <w:marRight w:val="0"/>
      <w:marTop w:val="0"/>
      <w:marBottom w:val="0"/>
      <w:divBdr>
        <w:top w:val="none" w:sz="0" w:space="0" w:color="auto"/>
        <w:left w:val="none" w:sz="0" w:space="0" w:color="auto"/>
        <w:bottom w:val="none" w:sz="0" w:space="0" w:color="auto"/>
        <w:right w:val="none" w:sz="0" w:space="0" w:color="auto"/>
      </w:divBdr>
    </w:div>
    <w:div w:id="1680962733">
      <w:marLeft w:val="640"/>
      <w:marRight w:val="0"/>
      <w:marTop w:val="0"/>
      <w:marBottom w:val="0"/>
      <w:divBdr>
        <w:top w:val="none" w:sz="0" w:space="0" w:color="auto"/>
        <w:left w:val="none" w:sz="0" w:space="0" w:color="auto"/>
        <w:bottom w:val="none" w:sz="0" w:space="0" w:color="auto"/>
        <w:right w:val="none" w:sz="0" w:space="0" w:color="auto"/>
      </w:divBdr>
    </w:div>
    <w:div w:id="1681002231">
      <w:marLeft w:val="640"/>
      <w:marRight w:val="0"/>
      <w:marTop w:val="0"/>
      <w:marBottom w:val="0"/>
      <w:divBdr>
        <w:top w:val="none" w:sz="0" w:space="0" w:color="auto"/>
        <w:left w:val="none" w:sz="0" w:space="0" w:color="auto"/>
        <w:bottom w:val="none" w:sz="0" w:space="0" w:color="auto"/>
        <w:right w:val="none" w:sz="0" w:space="0" w:color="auto"/>
      </w:divBdr>
    </w:div>
    <w:div w:id="1681003840">
      <w:marLeft w:val="640"/>
      <w:marRight w:val="0"/>
      <w:marTop w:val="0"/>
      <w:marBottom w:val="0"/>
      <w:divBdr>
        <w:top w:val="none" w:sz="0" w:space="0" w:color="auto"/>
        <w:left w:val="none" w:sz="0" w:space="0" w:color="auto"/>
        <w:bottom w:val="none" w:sz="0" w:space="0" w:color="auto"/>
        <w:right w:val="none" w:sz="0" w:space="0" w:color="auto"/>
      </w:divBdr>
    </w:div>
    <w:div w:id="1681005617">
      <w:marLeft w:val="640"/>
      <w:marRight w:val="0"/>
      <w:marTop w:val="0"/>
      <w:marBottom w:val="0"/>
      <w:divBdr>
        <w:top w:val="none" w:sz="0" w:space="0" w:color="auto"/>
        <w:left w:val="none" w:sz="0" w:space="0" w:color="auto"/>
        <w:bottom w:val="none" w:sz="0" w:space="0" w:color="auto"/>
        <w:right w:val="none" w:sz="0" w:space="0" w:color="auto"/>
      </w:divBdr>
    </w:div>
    <w:div w:id="1681008135">
      <w:marLeft w:val="640"/>
      <w:marRight w:val="0"/>
      <w:marTop w:val="0"/>
      <w:marBottom w:val="0"/>
      <w:divBdr>
        <w:top w:val="none" w:sz="0" w:space="0" w:color="auto"/>
        <w:left w:val="none" w:sz="0" w:space="0" w:color="auto"/>
        <w:bottom w:val="none" w:sz="0" w:space="0" w:color="auto"/>
        <w:right w:val="none" w:sz="0" w:space="0" w:color="auto"/>
      </w:divBdr>
    </w:div>
    <w:div w:id="1681085012">
      <w:marLeft w:val="640"/>
      <w:marRight w:val="0"/>
      <w:marTop w:val="0"/>
      <w:marBottom w:val="0"/>
      <w:divBdr>
        <w:top w:val="none" w:sz="0" w:space="0" w:color="auto"/>
        <w:left w:val="none" w:sz="0" w:space="0" w:color="auto"/>
        <w:bottom w:val="none" w:sz="0" w:space="0" w:color="auto"/>
        <w:right w:val="none" w:sz="0" w:space="0" w:color="auto"/>
      </w:divBdr>
    </w:div>
    <w:div w:id="1681152930">
      <w:marLeft w:val="640"/>
      <w:marRight w:val="0"/>
      <w:marTop w:val="0"/>
      <w:marBottom w:val="0"/>
      <w:divBdr>
        <w:top w:val="none" w:sz="0" w:space="0" w:color="auto"/>
        <w:left w:val="none" w:sz="0" w:space="0" w:color="auto"/>
        <w:bottom w:val="none" w:sz="0" w:space="0" w:color="auto"/>
        <w:right w:val="none" w:sz="0" w:space="0" w:color="auto"/>
      </w:divBdr>
    </w:div>
    <w:div w:id="1681156559">
      <w:marLeft w:val="640"/>
      <w:marRight w:val="0"/>
      <w:marTop w:val="0"/>
      <w:marBottom w:val="0"/>
      <w:divBdr>
        <w:top w:val="none" w:sz="0" w:space="0" w:color="auto"/>
        <w:left w:val="none" w:sz="0" w:space="0" w:color="auto"/>
        <w:bottom w:val="none" w:sz="0" w:space="0" w:color="auto"/>
        <w:right w:val="none" w:sz="0" w:space="0" w:color="auto"/>
      </w:divBdr>
    </w:div>
    <w:div w:id="1681159102">
      <w:marLeft w:val="640"/>
      <w:marRight w:val="0"/>
      <w:marTop w:val="0"/>
      <w:marBottom w:val="0"/>
      <w:divBdr>
        <w:top w:val="none" w:sz="0" w:space="0" w:color="auto"/>
        <w:left w:val="none" w:sz="0" w:space="0" w:color="auto"/>
        <w:bottom w:val="none" w:sz="0" w:space="0" w:color="auto"/>
        <w:right w:val="none" w:sz="0" w:space="0" w:color="auto"/>
      </w:divBdr>
    </w:div>
    <w:div w:id="1681200644">
      <w:marLeft w:val="640"/>
      <w:marRight w:val="0"/>
      <w:marTop w:val="0"/>
      <w:marBottom w:val="0"/>
      <w:divBdr>
        <w:top w:val="none" w:sz="0" w:space="0" w:color="auto"/>
        <w:left w:val="none" w:sz="0" w:space="0" w:color="auto"/>
        <w:bottom w:val="none" w:sz="0" w:space="0" w:color="auto"/>
        <w:right w:val="none" w:sz="0" w:space="0" w:color="auto"/>
      </w:divBdr>
    </w:div>
    <w:div w:id="1681200859">
      <w:marLeft w:val="640"/>
      <w:marRight w:val="0"/>
      <w:marTop w:val="0"/>
      <w:marBottom w:val="0"/>
      <w:divBdr>
        <w:top w:val="none" w:sz="0" w:space="0" w:color="auto"/>
        <w:left w:val="none" w:sz="0" w:space="0" w:color="auto"/>
        <w:bottom w:val="none" w:sz="0" w:space="0" w:color="auto"/>
        <w:right w:val="none" w:sz="0" w:space="0" w:color="auto"/>
      </w:divBdr>
    </w:div>
    <w:div w:id="1681278635">
      <w:marLeft w:val="640"/>
      <w:marRight w:val="0"/>
      <w:marTop w:val="0"/>
      <w:marBottom w:val="0"/>
      <w:divBdr>
        <w:top w:val="none" w:sz="0" w:space="0" w:color="auto"/>
        <w:left w:val="none" w:sz="0" w:space="0" w:color="auto"/>
        <w:bottom w:val="none" w:sz="0" w:space="0" w:color="auto"/>
        <w:right w:val="none" w:sz="0" w:space="0" w:color="auto"/>
      </w:divBdr>
    </w:div>
    <w:div w:id="1681352860">
      <w:marLeft w:val="640"/>
      <w:marRight w:val="0"/>
      <w:marTop w:val="0"/>
      <w:marBottom w:val="0"/>
      <w:divBdr>
        <w:top w:val="none" w:sz="0" w:space="0" w:color="auto"/>
        <w:left w:val="none" w:sz="0" w:space="0" w:color="auto"/>
        <w:bottom w:val="none" w:sz="0" w:space="0" w:color="auto"/>
        <w:right w:val="none" w:sz="0" w:space="0" w:color="auto"/>
      </w:divBdr>
    </w:div>
    <w:div w:id="1681397375">
      <w:marLeft w:val="640"/>
      <w:marRight w:val="0"/>
      <w:marTop w:val="0"/>
      <w:marBottom w:val="0"/>
      <w:divBdr>
        <w:top w:val="none" w:sz="0" w:space="0" w:color="auto"/>
        <w:left w:val="none" w:sz="0" w:space="0" w:color="auto"/>
        <w:bottom w:val="none" w:sz="0" w:space="0" w:color="auto"/>
        <w:right w:val="none" w:sz="0" w:space="0" w:color="auto"/>
      </w:divBdr>
    </w:div>
    <w:div w:id="1681590226">
      <w:marLeft w:val="640"/>
      <w:marRight w:val="0"/>
      <w:marTop w:val="0"/>
      <w:marBottom w:val="0"/>
      <w:divBdr>
        <w:top w:val="none" w:sz="0" w:space="0" w:color="auto"/>
        <w:left w:val="none" w:sz="0" w:space="0" w:color="auto"/>
        <w:bottom w:val="none" w:sz="0" w:space="0" w:color="auto"/>
        <w:right w:val="none" w:sz="0" w:space="0" w:color="auto"/>
      </w:divBdr>
    </w:div>
    <w:div w:id="1681659291">
      <w:marLeft w:val="640"/>
      <w:marRight w:val="0"/>
      <w:marTop w:val="0"/>
      <w:marBottom w:val="0"/>
      <w:divBdr>
        <w:top w:val="none" w:sz="0" w:space="0" w:color="auto"/>
        <w:left w:val="none" w:sz="0" w:space="0" w:color="auto"/>
        <w:bottom w:val="none" w:sz="0" w:space="0" w:color="auto"/>
        <w:right w:val="none" w:sz="0" w:space="0" w:color="auto"/>
      </w:divBdr>
    </w:div>
    <w:div w:id="1681660027">
      <w:marLeft w:val="640"/>
      <w:marRight w:val="0"/>
      <w:marTop w:val="0"/>
      <w:marBottom w:val="0"/>
      <w:divBdr>
        <w:top w:val="none" w:sz="0" w:space="0" w:color="auto"/>
        <w:left w:val="none" w:sz="0" w:space="0" w:color="auto"/>
        <w:bottom w:val="none" w:sz="0" w:space="0" w:color="auto"/>
        <w:right w:val="none" w:sz="0" w:space="0" w:color="auto"/>
      </w:divBdr>
    </w:div>
    <w:div w:id="1681660910">
      <w:marLeft w:val="640"/>
      <w:marRight w:val="0"/>
      <w:marTop w:val="0"/>
      <w:marBottom w:val="0"/>
      <w:divBdr>
        <w:top w:val="none" w:sz="0" w:space="0" w:color="auto"/>
        <w:left w:val="none" w:sz="0" w:space="0" w:color="auto"/>
        <w:bottom w:val="none" w:sz="0" w:space="0" w:color="auto"/>
        <w:right w:val="none" w:sz="0" w:space="0" w:color="auto"/>
      </w:divBdr>
    </w:div>
    <w:div w:id="1681741441">
      <w:marLeft w:val="640"/>
      <w:marRight w:val="0"/>
      <w:marTop w:val="0"/>
      <w:marBottom w:val="0"/>
      <w:divBdr>
        <w:top w:val="none" w:sz="0" w:space="0" w:color="auto"/>
        <w:left w:val="none" w:sz="0" w:space="0" w:color="auto"/>
        <w:bottom w:val="none" w:sz="0" w:space="0" w:color="auto"/>
        <w:right w:val="none" w:sz="0" w:space="0" w:color="auto"/>
      </w:divBdr>
    </w:div>
    <w:div w:id="1681854900">
      <w:marLeft w:val="480"/>
      <w:marRight w:val="0"/>
      <w:marTop w:val="0"/>
      <w:marBottom w:val="0"/>
      <w:divBdr>
        <w:top w:val="none" w:sz="0" w:space="0" w:color="auto"/>
        <w:left w:val="none" w:sz="0" w:space="0" w:color="auto"/>
        <w:bottom w:val="none" w:sz="0" w:space="0" w:color="auto"/>
        <w:right w:val="none" w:sz="0" w:space="0" w:color="auto"/>
      </w:divBdr>
    </w:div>
    <w:div w:id="1681927013">
      <w:marLeft w:val="640"/>
      <w:marRight w:val="0"/>
      <w:marTop w:val="0"/>
      <w:marBottom w:val="0"/>
      <w:divBdr>
        <w:top w:val="none" w:sz="0" w:space="0" w:color="auto"/>
        <w:left w:val="none" w:sz="0" w:space="0" w:color="auto"/>
        <w:bottom w:val="none" w:sz="0" w:space="0" w:color="auto"/>
        <w:right w:val="none" w:sz="0" w:space="0" w:color="auto"/>
      </w:divBdr>
    </w:div>
    <w:div w:id="1681927976">
      <w:marLeft w:val="640"/>
      <w:marRight w:val="0"/>
      <w:marTop w:val="0"/>
      <w:marBottom w:val="0"/>
      <w:divBdr>
        <w:top w:val="none" w:sz="0" w:space="0" w:color="auto"/>
        <w:left w:val="none" w:sz="0" w:space="0" w:color="auto"/>
        <w:bottom w:val="none" w:sz="0" w:space="0" w:color="auto"/>
        <w:right w:val="none" w:sz="0" w:space="0" w:color="auto"/>
      </w:divBdr>
    </w:div>
    <w:div w:id="1681928209">
      <w:marLeft w:val="640"/>
      <w:marRight w:val="0"/>
      <w:marTop w:val="0"/>
      <w:marBottom w:val="0"/>
      <w:divBdr>
        <w:top w:val="none" w:sz="0" w:space="0" w:color="auto"/>
        <w:left w:val="none" w:sz="0" w:space="0" w:color="auto"/>
        <w:bottom w:val="none" w:sz="0" w:space="0" w:color="auto"/>
        <w:right w:val="none" w:sz="0" w:space="0" w:color="auto"/>
      </w:divBdr>
    </w:div>
    <w:div w:id="1681933422">
      <w:marLeft w:val="640"/>
      <w:marRight w:val="0"/>
      <w:marTop w:val="0"/>
      <w:marBottom w:val="0"/>
      <w:divBdr>
        <w:top w:val="none" w:sz="0" w:space="0" w:color="auto"/>
        <w:left w:val="none" w:sz="0" w:space="0" w:color="auto"/>
        <w:bottom w:val="none" w:sz="0" w:space="0" w:color="auto"/>
        <w:right w:val="none" w:sz="0" w:space="0" w:color="auto"/>
      </w:divBdr>
    </w:div>
    <w:div w:id="1682003877">
      <w:marLeft w:val="640"/>
      <w:marRight w:val="0"/>
      <w:marTop w:val="0"/>
      <w:marBottom w:val="0"/>
      <w:divBdr>
        <w:top w:val="none" w:sz="0" w:space="0" w:color="auto"/>
        <w:left w:val="none" w:sz="0" w:space="0" w:color="auto"/>
        <w:bottom w:val="none" w:sz="0" w:space="0" w:color="auto"/>
        <w:right w:val="none" w:sz="0" w:space="0" w:color="auto"/>
      </w:divBdr>
    </w:div>
    <w:div w:id="1682005273">
      <w:marLeft w:val="640"/>
      <w:marRight w:val="0"/>
      <w:marTop w:val="0"/>
      <w:marBottom w:val="0"/>
      <w:divBdr>
        <w:top w:val="none" w:sz="0" w:space="0" w:color="auto"/>
        <w:left w:val="none" w:sz="0" w:space="0" w:color="auto"/>
        <w:bottom w:val="none" w:sz="0" w:space="0" w:color="auto"/>
        <w:right w:val="none" w:sz="0" w:space="0" w:color="auto"/>
      </w:divBdr>
    </w:div>
    <w:div w:id="1682048326">
      <w:marLeft w:val="640"/>
      <w:marRight w:val="0"/>
      <w:marTop w:val="0"/>
      <w:marBottom w:val="0"/>
      <w:divBdr>
        <w:top w:val="none" w:sz="0" w:space="0" w:color="auto"/>
        <w:left w:val="none" w:sz="0" w:space="0" w:color="auto"/>
        <w:bottom w:val="none" w:sz="0" w:space="0" w:color="auto"/>
        <w:right w:val="none" w:sz="0" w:space="0" w:color="auto"/>
      </w:divBdr>
    </w:div>
    <w:div w:id="1682051398">
      <w:marLeft w:val="640"/>
      <w:marRight w:val="0"/>
      <w:marTop w:val="0"/>
      <w:marBottom w:val="0"/>
      <w:divBdr>
        <w:top w:val="none" w:sz="0" w:space="0" w:color="auto"/>
        <w:left w:val="none" w:sz="0" w:space="0" w:color="auto"/>
        <w:bottom w:val="none" w:sz="0" w:space="0" w:color="auto"/>
        <w:right w:val="none" w:sz="0" w:space="0" w:color="auto"/>
      </w:divBdr>
    </w:div>
    <w:div w:id="1682124897">
      <w:marLeft w:val="640"/>
      <w:marRight w:val="0"/>
      <w:marTop w:val="0"/>
      <w:marBottom w:val="0"/>
      <w:divBdr>
        <w:top w:val="none" w:sz="0" w:space="0" w:color="auto"/>
        <w:left w:val="none" w:sz="0" w:space="0" w:color="auto"/>
        <w:bottom w:val="none" w:sz="0" w:space="0" w:color="auto"/>
        <w:right w:val="none" w:sz="0" w:space="0" w:color="auto"/>
      </w:divBdr>
    </w:div>
    <w:div w:id="1682196247">
      <w:marLeft w:val="640"/>
      <w:marRight w:val="0"/>
      <w:marTop w:val="0"/>
      <w:marBottom w:val="0"/>
      <w:divBdr>
        <w:top w:val="none" w:sz="0" w:space="0" w:color="auto"/>
        <w:left w:val="none" w:sz="0" w:space="0" w:color="auto"/>
        <w:bottom w:val="none" w:sz="0" w:space="0" w:color="auto"/>
        <w:right w:val="none" w:sz="0" w:space="0" w:color="auto"/>
      </w:divBdr>
    </w:div>
    <w:div w:id="1682272683">
      <w:marLeft w:val="640"/>
      <w:marRight w:val="0"/>
      <w:marTop w:val="0"/>
      <w:marBottom w:val="0"/>
      <w:divBdr>
        <w:top w:val="none" w:sz="0" w:space="0" w:color="auto"/>
        <w:left w:val="none" w:sz="0" w:space="0" w:color="auto"/>
        <w:bottom w:val="none" w:sz="0" w:space="0" w:color="auto"/>
        <w:right w:val="none" w:sz="0" w:space="0" w:color="auto"/>
      </w:divBdr>
    </w:div>
    <w:div w:id="1682319127">
      <w:marLeft w:val="640"/>
      <w:marRight w:val="0"/>
      <w:marTop w:val="0"/>
      <w:marBottom w:val="0"/>
      <w:divBdr>
        <w:top w:val="none" w:sz="0" w:space="0" w:color="auto"/>
        <w:left w:val="none" w:sz="0" w:space="0" w:color="auto"/>
        <w:bottom w:val="none" w:sz="0" w:space="0" w:color="auto"/>
        <w:right w:val="none" w:sz="0" w:space="0" w:color="auto"/>
      </w:divBdr>
    </w:div>
    <w:div w:id="1682467823">
      <w:marLeft w:val="640"/>
      <w:marRight w:val="0"/>
      <w:marTop w:val="0"/>
      <w:marBottom w:val="0"/>
      <w:divBdr>
        <w:top w:val="none" w:sz="0" w:space="0" w:color="auto"/>
        <w:left w:val="none" w:sz="0" w:space="0" w:color="auto"/>
        <w:bottom w:val="none" w:sz="0" w:space="0" w:color="auto"/>
        <w:right w:val="none" w:sz="0" w:space="0" w:color="auto"/>
      </w:divBdr>
    </w:div>
    <w:div w:id="1682514076">
      <w:marLeft w:val="640"/>
      <w:marRight w:val="0"/>
      <w:marTop w:val="0"/>
      <w:marBottom w:val="0"/>
      <w:divBdr>
        <w:top w:val="none" w:sz="0" w:space="0" w:color="auto"/>
        <w:left w:val="none" w:sz="0" w:space="0" w:color="auto"/>
        <w:bottom w:val="none" w:sz="0" w:space="0" w:color="auto"/>
        <w:right w:val="none" w:sz="0" w:space="0" w:color="auto"/>
      </w:divBdr>
    </w:div>
    <w:div w:id="1682588009">
      <w:marLeft w:val="640"/>
      <w:marRight w:val="0"/>
      <w:marTop w:val="0"/>
      <w:marBottom w:val="0"/>
      <w:divBdr>
        <w:top w:val="none" w:sz="0" w:space="0" w:color="auto"/>
        <w:left w:val="none" w:sz="0" w:space="0" w:color="auto"/>
        <w:bottom w:val="none" w:sz="0" w:space="0" w:color="auto"/>
        <w:right w:val="none" w:sz="0" w:space="0" w:color="auto"/>
      </w:divBdr>
    </w:div>
    <w:div w:id="1682660543">
      <w:marLeft w:val="640"/>
      <w:marRight w:val="0"/>
      <w:marTop w:val="0"/>
      <w:marBottom w:val="0"/>
      <w:divBdr>
        <w:top w:val="none" w:sz="0" w:space="0" w:color="auto"/>
        <w:left w:val="none" w:sz="0" w:space="0" w:color="auto"/>
        <w:bottom w:val="none" w:sz="0" w:space="0" w:color="auto"/>
        <w:right w:val="none" w:sz="0" w:space="0" w:color="auto"/>
      </w:divBdr>
    </w:div>
    <w:div w:id="1682660734">
      <w:marLeft w:val="640"/>
      <w:marRight w:val="0"/>
      <w:marTop w:val="0"/>
      <w:marBottom w:val="0"/>
      <w:divBdr>
        <w:top w:val="none" w:sz="0" w:space="0" w:color="auto"/>
        <w:left w:val="none" w:sz="0" w:space="0" w:color="auto"/>
        <w:bottom w:val="none" w:sz="0" w:space="0" w:color="auto"/>
        <w:right w:val="none" w:sz="0" w:space="0" w:color="auto"/>
      </w:divBdr>
    </w:div>
    <w:div w:id="1682706438">
      <w:marLeft w:val="640"/>
      <w:marRight w:val="0"/>
      <w:marTop w:val="0"/>
      <w:marBottom w:val="0"/>
      <w:divBdr>
        <w:top w:val="none" w:sz="0" w:space="0" w:color="auto"/>
        <w:left w:val="none" w:sz="0" w:space="0" w:color="auto"/>
        <w:bottom w:val="none" w:sz="0" w:space="0" w:color="auto"/>
        <w:right w:val="none" w:sz="0" w:space="0" w:color="auto"/>
      </w:divBdr>
    </w:div>
    <w:div w:id="1682733053">
      <w:marLeft w:val="640"/>
      <w:marRight w:val="0"/>
      <w:marTop w:val="0"/>
      <w:marBottom w:val="0"/>
      <w:divBdr>
        <w:top w:val="none" w:sz="0" w:space="0" w:color="auto"/>
        <w:left w:val="none" w:sz="0" w:space="0" w:color="auto"/>
        <w:bottom w:val="none" w:sz="0" w:space="0" w:color="auto"/>
        <w:right w:val="none" w:sz="0" w:space="0" w:color="auto"/>
      </w:divBdr>
    </w:div>
    <w:div w:id="1682775540">
      <w:marLeft w:val="640"/>
      <w:marRight w:val="0"/>
      <w:marTop w:val="0"/>
      <w:marBottom w:val="0"/>
      <w:divBdr>
        <w:top w:val="none" w:sz="0" w:space="0" w:color="auto"/>
        <w:left w:val="none" w:sz="0" w:space="0" w:color="auto"/>
        <w:bottom w:val="none" w:sz="0" w:space="0" w:color="auto"/>
        <w:right w:val="none" w:sz="0" w:space="0" w:color="auto"/>
      </w:divBdr>
    </w:div>
    <w:div w:id="1682775579">
      <w:marLeft w:val="640"/>
      <w:marRight w:val="0"/>
      <w:marTop w:val="0"/>
      <w:marBottom w:val="0"/>
      <w:divBdr>
        <w:top w:val="none" w:sz="0" w:space="0" w:color="auto"/>
        <w:left w:val="none" w:sz="0" w:space="0" w:color="auto"/>
        <w:bottom w:val="none" w:sz="0" w:space="0" w:color="auto"/>
        <w:right w:val="none" w:sz="0" w:space="0" w:color="auto"/>
      </w:divBdr>
    </w:div>
    <w:div w:id="1682779001">
      <w:marLeft w:val="640"/>
      <w:marRight w:val="0"/>
      <w:marTop w:val="0"/>
      <w:marBottom w:val="0"/>
      <w:divBdr>
        <w:top w:val="none" w:sz="0" w:space="0" w:color="auto"/>
        <w:left w:val="none" w:sz="0" w:space="0" w:color="auto"/>
        <w:bottom w:val="none" w:sz="0" w:space="0" w:color="auto"/>
        <w:right w:val="none" w:sz="0" w:space="0" w:color="auto"/>
      </w:divBdr>
    </w:div>
    <w:div w:id="1682857437">
      <w:marLeft w:val="640"/>
      <w:marRight w:val="0"/>
      <w:marTop w:val="0"/>
      <w:marBottom w:val="0"/>
      <w:divBdr>
        <w:top w:val="none" w:sz="0" w:space="0" w:color="auto"/>
        <w:left w:val="none" w:sz="0" w:space="0" w:color="auto"/>
        <w:bottom w:val="none" w:sz="0" w:space="0" w:color="auto"/>
        <w:right w:val="none" w:sz="0" w:space="0" w:color="auto"/>
      </w:divBdr>
    </w:div>
    <w:div w:id="1682931598">
      <w:marLeft w:val="640"/>
      <w:marRight w:val="0"/>
      <w:marTop w:val="0"/>
      <w:marBottom w:val="0"/>
      <w:divBdr>
        <w:top w:val="none" w:sz="0" w:space="0" w:color="auto"/>
        <w:left w:val="none" w:sz="0" w:space="0" w:color="auto"/>
        <w:bottom w:val="none" w:sz="0" w:space="0" w:color="auto"/>
        <w:right w:val="none" w:sz="0" w:space="0" w:color="auto"/>
      </w:divBdr>
    </w:div>
    <w:div w:id="1683049962">
      <w:marLeft w:val="640"/>
      <w:marRight w:val="0"/>
      <w:marTop w:val="0"/>
      <w:marBottom w:val="0"/>
      <w:divBdr>
        <w:top w:val="none" w:sz="0" w:space="0" w:color="auto"/>
        <w:left w:val="none" w:sz="0" w:space="0" w:color="auto"/>
        <w:bottom w:val="none" w:sz="0" w:space="0" w:color="auto"/>
        <w:right w:val="none" w:sz="0" w:space="0" w:color="auto"/>
      </w:divBdr>
    </w:div>
    <w:div w:id="1683118882">
      <w:marLeft w:val="640"/>
      <w:marRight w:val="0"/>
      <w:marTop w:val="0"/>
      <w:marBottom w:val="0"/>
      <w:divBdr>
        <w:top w:val="none" w:sz="0" w:space="0" w:color="auto"/>
        <w:left w:val="none" w:sz="0" w:space="0" w:color="auto"/>
        <w:bottom w:val="none" w:sz="0" w:space="0" w:color="auto"/>
        <w:right w:val="none" w:sz="0" w:space="0" w:color="auto"/>
      </w:divBdr>
    </w:div>
    <w:div w:id="1683161412">
      <w:marLeft w:val="640"/>
      <w:marRight w:val="0"/>
      <w:marTop w:val="0"/>
      <w:marBottom w:val="0"/>
      <w:divBdr>
        <w:top w:val="none" w:sz="0" w:space="0" w:color="auto"/>
        <w:left w:val="none" w:sz="0" w:space="0" w:color="auto"/>
        <w:bottom w:val="none" w:sz="0" w:space="0" w:color="auto"/>
        <w:right w:val="none" w:sz="0" w:space="0" w:color="auto"/>
      </w:divBdr>
    </w:div>
    <w:div w:id="1683166917">
      <w:marLeft w:val="640"/>
      <w:marRight w:val="0"/>
      <w:marTop w:val="0"/>
      <w:marBottom w:val="0"/>
      <w:divBdr>
        <w:top w:val="none" w:sz="0" w:space="0" w:color="auto"/>
        <w:left w:val="none" w:sz="0" w:space="0" w:color="auto"/>
        <w:bottom w:val="none" w:sz="0" w:space="0" w:color="auto"/>
        <w:right w:val="none" w:sz="0" w:space="0" w:color="auto"/>
      </w:divBdr>
    </w:div>
    <w:div w:id="1683168852">
      <w:marLeft w:val="640"/>
      <w:marRight w:val="0"/>
      <w:marTop w:val="0"/>
      <w:marBottom w:val="0"/>
      <w:divBdr>
        <w:top w:val="none" w:sz="0" w:space="0" w:color="auto"/>
        <w:left w:val="none" w:sz="0" w:space="0" w:color="auto"/>
        <w:bottom w:val="none" w:sz="0" w:space="0" w:color="auto"/>
        <w:right w:val="none" w:sz="0" w:space="0" w:color="auto"/>
      </w:divBdr>
    </w:div>
    <w:div w:id="1683244850">
      <w:marLeft w:val="640"/>
      <w:marRight w:val="0"/>
      <w:marTop w:val="0"/>
      <w:marBottom w:val="0"/>
      <w:divBdr>
        <w:top w:val="none" w:sz="0" w:space="0" w:color="auto"/>
        <w:left w:val="none" w:sz="0" w:space="0" w:color="auto"/>
        <w:bottom w:val="none" w:sz="0" w:space="0" w:color="auto"/>
        <w:right w:val="none" w:sz="0" w:space="0" w:color="auto"/>
      </w:divBdr>
    </w:div>
    <w:div w:id="1683505265">
      <w:marLeft w:val="640"/>
      <w:marRight w:val="0"/>
      <w:marTop w:val="0"/>
      <w:marBottom w:val="0"/>
      <w:divBdr>
        <w:top w:val="none" w:sz="0" w:space="0" w:color="auto"/>
        <w:left w:val="none" w:sz="0" w:space="0" w:color="auto"/>
        <w:bottom w:val="none" w:sz="0" w:space="0" w:color="auto"/>
        <w:right w:val="none" w:sz="0" w:space="0" w:color="auto"/>
      </w:divBdr>
    </w:div>
    <w:div w:id="1683507509">
      <w:marLeft w:val="640"/>
      <w:marRight w:val="0"/>
      <w:marTop w:val="0"/>
      <w:marBottom w:val="0"/>
      <w:divBdr>
        <w:top w:val="none" w:sz="0" w:space="0" w:color="auto"/>
        <w:left w:val="none" w:sz="0" w:space="0" w:color="auto"/>
        <w:bottom w:val="none" w:sz="0" w:space="0" w:color="auto"/>
        <w:right w:val="none" w:sz="0" w:space="0" w:color="auto"/>
      </w:divBdr>
    </w:div>
    <w:div w:id="1683700467">
      <w:marLeft w:val="640"/>
      <w:marRight w:val="0"/>
      <w:marTop w:val="0"/>
      <w:marBottom w:val="0"/>
      <w:divBdr>
        <w:top w:val="none" w:sz="0" w:space="0" w:color="auto"/>
        <w:left w:val="none" w:sz="0" w:space="0" w:color="auto"/>
        <w:bottom w:val="none" w:sz="0" w:space="0" w:color="auto"/>
        <w:right w:val="none" w:sz="0" w:space="0" w:color="auto"/>
      </w:divBdr>
    </w:div>
    <w:div w:id="1683773190">
      <w:marLeft w:val="640"/>
      <w:marRight w:val="0"/>
      <w:marTop w:val="0"/>
      <w:marBottom w:val="0"/>
      <w:divBdr>
        <w:top w:val="none" w:sz="0" w:space="0" w:color="auto"/>
        <w:left w:val="none" w:sz="0" w:space="0" w:color="auto"/>
        <w:bottom w:val="none" w:sz="0" w:space="0" w:color="auto"/>
        <w:right w:val="none" w:sz="0" w:space="0" w:color="auto"/>
      </w:divBdr>
    </w:div>
    <w:div w:id="1683774407">
      <w:marLeft w:val="640"/>
      <w:marRight w:val="0"/>
      <w:marTop w:val="0"/>
      <w:marBottom w:val="0"/>
      <w:divBdr>
        <w:top w:val="none" w:sz="0" w:space="0" w:color="auto"/>
        <w:left w:val="none" w:sz="0" w:space="0" w:color="auto"/>
        <w:bottom w:val="none" w:sz="0" w:space="0" w:color="auto"/>
        <w:right w:val="none" w:sz="0" w:space="0" w:color="auto"/>
      </w:divBdr>
    </w:div>
    <w:div w:id="1683821040">
      <w:marLeft w:val="640"/>
      <w:marRight w:val="0"/>
      <w:marTop w:val="0"/>
      <w:marBottom w:val="0"/>
      <w:divBdr>
        <w:top w:val="none" w:sz="0" w:space="0" w:color="auto"/>
        <w:left w:val="none" w:sz="0" w:space="0" w:color="auto"/>
        <w:bottom w:val="none" w:sz="0" w:space="0" w:color="auto"/>
        <w:right w:val="none" w:sz="0" w:space="0" w:color="auto"/>
      </w:divBdr>
    </w:div>
    <w:div w:id="1683969352">
      <w:marLeft w:val="640"/>
      <w:marRight w:val="0"/>
      <w:marTop w:val="0"/>
      <w:marBottom w:val="0"/>
      <w:divBdr>
        <w:top w:val="none" w:sz="0" w:space="0" w:color="auto"/>
        <w:left w:val="none" w:sz="0" w:space="0" w:color="auto"/>
        <w:bottom w:val="none" w:sz="0" w:space="0" w:color="auto"/>
        <w:right w:val="none" w:sz="0" w:space="0" w:color="auto"/>
      </w:divBdr>
    </w:div>
    <w:div w:id="1684042418">
      <w:marLeft w:val="640"/>
      <w:marRight w:val="0"/>
      <w:marTop w:val="0"/>
      <w:marBottom w:val="0"/>
      <w:divBdr>
        <w:top w:val="none" w:sz="0" w:space="0" w:color="auto"/>
        <w:left w:val="none" w:sz="0" w:space="0" w:color="auto"/>
        <w:bottom w:val="none" w:sz="0" w:space="0" w:color="auto"/>
        <w:right w:val="none" w:sz="0" w:space="0" w:color="auto"/>
      </w:divBdr>
    </w:div>
    <w:div w:id="1684087816">
      <w:marLeft w:val="640"/>
      <w:marRight w:val="0"/>
      <w:marTop w:val="0"/>
      <w:marBottom w:val="0"/>
      <w:divBdr>
        <w:top w:val="none" w:sz="0" w:space="0" w:color="auto"/>
        <w:left w:val="none" w:sz="0" w:space="0" w:color="auto"/>
        <w:bottom w:val="none" w:sz="0" w:space="0" w:color="auto"/>
        <w:right w:val="none" w:sz="0" w:space="0" w:color="auto"/>
      </w:divBdr>
    </w:div>
    <w:div w:id="1684090763">
      <w:marLeft w:val="640"/>
      <w:marRight w:val="0"/>
      <w:marTop w:val="0"/>
      <w:marBottom w:val="0"/>
      <w:divBdr>
        <w:top w:val="none" w:sz="0" w:space="0" w:color="auto"/>
        <w:left w:val="none" w:sz="0" w:space="0" w:color="auto"/>
        <w:bottom w:val="none" w:sz="0" w:space="0" w:color="auto"/>
        <w:right w:val="none" w:sz="0" w:space="0" w:color="auto"/>
      </w:divBdr>
    </w:div>
    <w:div w:id="1684160475">
      <w:marLeft w:val="640"/>
      <w:marRight w:val="0"/>
      <w:marTop w:val="0"/>
      <w:marBottom w:val="0"/>
      <w:divBdr>
        <w:top w:val="none" w:sz="0" w:space="0" w:color="auto"/>
        <w:left w:val="none" w:sz="0" w:space="0" w:color="auto"/>
        <w:bottom w:val="none" w:sz="0" w:space="0" w:color="auto"/>
        <w:right w:val="none" w:sz="0" w:space="0" w:color="auto"/>
      </w:divBdr>
    </w:div>
    <w:div w:id="1684359204">
      <w:marLeft w:val="640"/>
      <w:marRight w:val="0"/>
      <w:marTop w:val="0"/>
      <w:marBottom w:val="0"/>
      <w:divBdr>
        <w:top w:val="none" w:sz="0" w:space="0" w:color="auto"/>
        <w:left w:val="none" w:sz="0" w:space="0" w:color="auto"/>
        <w:bottom w:val="none" w:sz="0" w:space="0" w:color="auto"/>
        <w:right w:val="none" w:sz="0" w:space="0" w:color="auto"/>
      </w:divBdr>
    </w:div>
    <w:div w:id="1684359348">
      <w:marLeft w:val="640"/>
      <w:marRight w:val="0"/>
      <w:marTop w:val="0"/>
      <w:marBottom w:val="0"/>
      <w:divBdr>
        <w:top w:val="none" w:sz="0" w:space="0" w:color="auto"/>
        <w:left w:val="none" w:sz="0" w:space="0" w:color="auto"/>
        <w:bottom w:val="none" w:sz="0" w:space="0" w:color="auto"/>
        <w:right w:val="none" w:sz="0" w:space="0" w:color="auto"/>
      </w:divBdr>
    </w:div>
    <w:div w:id="1684430955">
      <w:marLeft w:val="640"/>
      <w:marRight w:val="0"/>
      <w:marTop w:val="0"/>
      <w:marBottom w:val="0"/>
      <w:divBdr>
        <w:top w:val="none" w:sz="0" w:space="0" w:color="auto"/>
        <w:left w:val="none" w:sz="0" w:space="0" w:color="auto"/>
        <w:bottom w:val="none" w:sz="0" w:space="0" w:color="auto"/>
        <w:right w:val="none" w:sz="0" w:space="0" w:color="auto"/>
      </w:divBdr>
    </w:div>
    <w:div w:id="1684548740">
      <w:marLeft w:val="640"/>
      <w:marRight w:val="0"/>
      <w:marTop w:val="0"/>
      <w:marBottom w:val="0"/>
      <w:divBdr>
        <w:top w:val="none" w:sz="0" w:space="0" w:color="auto"/>
        <w:left w:val="none" w:sz="0" w:space="0" w:color="auto"/>
        <w:bottom w:val="none" w:sz="0" w:space="0" w:color="auto"/>
        <w:right w:val="none" w:sz="0" w:space="0" w:color="auto"/>
      </w:divBdr>
    </w:div>
    <w:div w:id="1684621657">
      <w:marLeft w:val="640"/>
      <w:marRight w:val="0"/>
      <w:marTop w:val="0"/>
      <w:marBottom w:val="0"/>
      <w:divBdr>
        <w:top w:val="none" w:sz="0" w:space="0" w:color="auto"/>
        <w:left w:val="none" w:sz="0" w:space="0" w:color="auto"/>
        <w:bottom w:val="none" w:sz="0" w:space="0" w:color="auto"/>
        <w:right w:val="none" w:sz="0" w:space="0" w:color="auto"/>
      </w:divBdr>
    </w:div>
    <w:div w:id="1684669088">
      <w:marLeft w:val="640"/>
      <w:marRight w:val="0"/>
      <w:marTop w:val="0"/>
      <w:marBottom w:val="0"/>
      <w:divBdr>
        <w:top w:val="none" w:sz="0" w:space="0" w:color="auto"/>
        <w:left w:val="none" w:sz="0" w:space="0" w:color="auto"/>
        <w:bottom w:val="none" w:sz="0" w:space="0" w:color="auto"/>
        <w:right w:val="none" w:sz="0" w:space="0" w:color="auto"/>
      </w:divBdr>
    </w:div>
    <w:div w:id="1684669135">
      <w:marLeft w:val="640"/>
      <w:marRight w:val="0"/>
      <w:marTop w:val="0"/>
      <w:marBottom w:val="0"/>
      <w:divBdr>
        <w:top w:val="none" w:sz="0" w:space="0" w:color="auto"/>
        <w:left w:val="none" w:sz="0" w:space="0" w:color="auto"/>
        <w:bottom w:val="none" w:sz="0" w:space="0" w:color="auto"/>
        <w:right w:val="none" w:sz="0" w:space="0" w:color="auto"/>
      </w:divBdr>
    </w:div>
    <w:div w:id="1684670391">
      <w:marLeft w:val="640"/>
      <w:marRight w:val="0"/>
      <w:marTop w:val="0"/>
      <w:marBottom w:val="0"/>
      <w:divBdr>
        <w:top w:val="none" w:sz="0" w:space="0" w:color="auto"/>
        <w:left w:val="none" w:sz="0" w:space="0" w:color="auto"/>
        <w:bottom w:val="none" w:sz="0" w:space="0" w:color="auto"/>
        <w:right w:val="none" w:sz="0" w:space="0" w:color="auto"/>
      </w:divBdr>
    </w:div>
    <w:div w:id="1684865856">
      <w:marLeft w:val="640"/>
      <w:marRight w:val="0"/>
      <w:marTop w:val="0"/>
      <w:marBottom w:val="0"/>
      <w:divBdr>
        <w:top w:val="none" w:sz="0" w:space="0" w:color="auto"/>
        <w:left w:val="none" w:sz="0" w:space="0" w:color="auto"/>
        <w:bottom w:val="none" w:sz="0" w:space="0" w:color="auto"/>
        <w:right w:val="none" w:sz="0" w:space="0" w:color="auto"/>
      </w:divBdr>
    </w:div>
    <w:div w:id="1684866276">
      <w:marLeft w:val="640"/>
      <w:marRight w:val="0"/>
      <w:marTop w:val="0"/>
      <w:marBottom w:val="0"/>
      <w:divBdr>
        <w:top w:val="none" w:sz="0" w:space="0" w:color="auto"/>
        <w:left w:val="none" w:sz="0" w:space="0" w:color="auto"/>
        <w:bottom w:val="none" w:sz="0" w:space="0" w:color="auto"/>
        <w:right w:val="none" w:sz="0" w:space="0" w:color="auto"/>
      </w:divBdr>
    </w:div>
    <w:div w:id="1684939674">
      <w:marLeft w:val="640"/>
      <w:marRight w:val="0"/>
      <w:marTop w:val="0"/>
      <w:marBottom w:val="0"/>
      <w:divBdr>
        <w:top w:val="none" w:sz="0" w:space="0" w:color="auto"/>
        <w:left w:val="none" w:sz="0" w:space="0" w:color="auto"/>
        <w:bottom w:val="none" w:sz="0" w:space="0" w:color="auto"/>
        <w:right w:val="none" w:sz="0" w:space="0" w:color="auto"/>
      </w:divBdr>
    </w:div>
    <w:div w:id="1685009277">
      <w:marLeft w:val="640"/>
      <w:marRight w:val="0"/>
      <w:marTop w:val="0"/>
      <w:marBottom w:val="0"/>
      <w:divBdr>
        <w:top w:val="none" w:sz="0" w:space="0" w:color="auto"/>
        <w:left w:val="none" w:sz="0" w:space="0" w:color="auto"/>
        <w:bottom w:val="none" w:sz="0" w:space="0" w:color="auto"/>
        <w:right w:val="none" w:sz="0" w:space="0" w:color="auto"/>
      </w:divBdr>
    </w:div>
    <w:div w:id="1685014578">
      <w:marLeft w:val="640"/>
      <w:marRight w:val="0"/>
      <w:marTop w:val="0"/>
      <w:marBottom w:val="0"/>
      <w:divBdr>
        <w:top w:val="none" w:sz="0" w:space="0" w:color="auto"/>
        <w:left w:val="none" w:sz="0" w:space="0" w:color="auto"/>
        <w:bottom w:val="none" w:sz="0" w:space="0" w:color="auto"/>
        <w:right w:val="none" w:sz="0" w:space="0" w:color="auto"/>
      </w:divBdr>
    </w:div>
    <w:div w:id="1685083984">
      <w:marLeft w:val="640"/>
      <w:marRight w:val="0"/>
      <w:marTop w:val="0"/>
      <w:marBottom w:val="0"/>
      <w:divBdr>
        <w:top w:val="none" w:sz="0" w:space="0" w:color="auto"/>
        <w:left w:val="none" w:sz="0" w:space="0" w:color="auto"/>
        <w:bottom w:val="none" w:sz="0" w:space="0" w:color="auto"/>
        <w:right w:val="none" w:sz="0" w:space="0" w:color="auto"/>
      </w:divBdr>
    </w:div>
    <w:div w:id="1685089111">
      <w:marLeft w:val="640"/>
      <w:marRight w:val="0"/>
      <w:marTop w:val="0"/>
      <w:marBottom w:val="0"/>
      <w:divBdr>
        <w:top w:val="none" w:sz="0" w:space="0" w:color="auto"/>
        <w:left w:val="none" w:sz="0" w:space="0" w:color="auto"/>
        <w:bottom w:val="none" w:sz="0" w:space="0" w:color="auto"/>
        <w:right w:val="none" w:sz="0" w:space="0" w:color="auto"/>
      </w:divBdr>
    </w:div>
    <w:div w:id="1685091208">
      <w:marLeft w:val="640"/>
      <w:marRight w:val="0"/>
      <w:marTop w:val="0"/>
      <w:marBottom w:val="0"/>
      <w:divBdr>
        <w:top w:val="none" w:sz="0" w:space="0" w:color="auto"/>
        <w:left w:val="none" w:sz="0" w:space="0" w:color="auto"/>
        <w:bottom w:val="none" w:sz="0" w:space="0" w:color="auto"/>
        <w:right w:val="none" w:sz="0" w:space="0" w:color="auto"/>
      </w:divBdr>
    </w:div>
    <w:div w:id="1685131309">
      <w:marLeft w:val="640"/>
      <w:marRight w:val="0"/>
      <w:marTop w:val="0"/>
      <w:marBottom w:val="0"/>
      <w:divBdr>
        <w:top w:val="none" w:sz="0" w:space="0" w:color="auto"/>
        <w:left w:val="none" w:sz="0" w:space="0" w:color="auto"/>
        <w:bottom w:val="none" w:sz="0" w:space="0" w:color="auto"/>
        <w:right w:val="none" w:sz="0" w:space="0" w:color="auto"/>
      </w:divBdr>
    </w:div>
    <w:div w:id="1685132292">
      <w:marLeft w:val="640"/>
      <w:marRight w:val="0"/>
      <w:marTop w:val="0"/>
      <w:marBottom w:val="0"/>
      <w:divBdr>
        <w:top w:val="none" w:sz="0" w:space="0" w:color="auto"/>
        <w:left w:val="none" w:sz="0" w:space="0" w:color="auto"/>
        <w:bottom w:val="none" w:sz="0" w:space="0" w:color="auto"/>
        <w:right w:val="none" w:sz="0" w:space="0" w:color="auto"/>
      </w:divBdr>
    </w:div>
    <w:div w:id="1685202637">
      <w:marLeft w:val="640"/>
      <w:marRight w:val="0"/>
      <w:marTop w:val="0"/>
      <w:marBottom w:val="0"/>
      <w:divBdr>
        <w:top w:val="none" w:sz="0" w:space="0" w:color="auto"/>
        <w:left w:val="none" w:sz="0" w:space="0" w:color="auto"/>
        <w:bottom w:val="none" w:sz="0" w:space="0" w:color="auto"/>
        <w:right w:val="none" w:sz="0" w:space="0" w:color="auto"/>
      </w:divBdr>
    </w:div>
    <w:div w:id="1685285130">
      <w:marLeft w:val="640"/>
      <w:marRight w:val="0"/>
      <w:marTop w:val="0"/>
      <w:marBottom w:val="0"/>
      <w:divBdr>
        <w:top w:val="none" w:sz="0" w:space="0" w:color="auto"/>
        <w:left w:val="none" w:sz="0" w:space="0" w:color="auto"/>
        <w:bottom w:val="none" w:sz="0" w:space="0" w:color="auto"/>
        <w:right w:val="none" w:sz="0" w:space="0" w:color="auto"/>
      </w:divBdr>
    </w:div>
    <w:div w:id="1685395419">
      <w:marLeft w:val="640"/>
      <w:marRight w:val="0"/>
      <w:marTop w:val="0"/>
      <w:marBottom w:val="0"/>
      <w:divBdr>
        <w:top w:val="none" w:sz="0" w:space="0" w:color="auto"/>
        <w:left w:val="none" w:sz="0" w:space="0" w:color="auto"/>
        <w:bottom w:val="none" w:sz="0" w:space="0" w:color="auto"/>
        <w:right w:val="none" w:sz="0" w:space="0" w:color="auto"/>
      </w:divBdr>
    </w:div>
    <w:div w:id="1685396336">
      <w:marLeft w:val="640"/>
      <w:marRight w:val="0"/>
      <w:marTop w:val="0"/>
      <w:marBottom w:val="0"/>
      <w:divBdr>
        <w:top w:val="none" w:sz="0" w:space="0" w:color="auto"/>
        <w:left w:val="none" w:sz="0" w:space="0" w:color="auto"/>
        <w:bottom w:val="none" w:sz="0" w:space="0" w:color="auto"/>
        <w:right w:val="none" w:sz="0" w:space="0" w:color="auto"/>
      </w:divBdr>
    </w:div>
    <w:div w:id="1685396593">
      <w:marLeft w:val="640"/>
      <w:marRight w:val="0"/>
      <w:marTop w:val="0"/>
      <w:marBottom w:val="0"/>
      <w:divBdr>
        <w:top w:val="none" w:sz="0" w:space="0" w:color="auto"/>
        <w:left w:val="none" w:sz="0" w:space="0" w:color="auto"/>
        <w:bottom w:val="none" w:sz="0" w:space="0" w:color="auto"/>
        <w:right w:val="none" w:sz="0" w:space="0" w:color="auto"/>
      </w:divBdr>
    </w:div>
    <w:div w:id="1685400412">
      <w:marLeft w:val="640"/>
      <w:marRight w:val="0"/>
      <w:marTop w:val="0"/>
      <w:marBottom w:val="0"/>
      <w:divBdr>
        <w:top w:val="none" w:sz="0" w:space="0" w:color="auto"/>
        <w:left w:val="none" w:sz="0" w:space="0" w:color="auto"/>
        <w:bottom w:val="none" w:sz="0" w:space="0" w:color="auto"/>
        <w:right w:val="none" w:sz="0" w:space="0" w:color="auto"/>
      </w:divBdr>
    </w:div>
    <w:div w:id="1685470556">
      <w:marLeft w:val="640"/>
      <w:marRight w:val="0"/>
      <w:marTop w:val="0"/>
      <w:marBottom w:val="0"/>
      <w:divBdr>
        <w:top w:val="none" w:sz="0" w:space="0" w:color="auto"/>
        <w:left w:val="none" w:sz="0" w:space="0" w:color="auto"/>
        <w:bottom w:val="none" w:sz="0" w:space="0" w:color="auto"/>
        <w:right w:val="none" w:sz="0" w:space="0" w:color="auto"/>
      </w:divBdr>
    </w:div>
    <w:div w:id="1685471362">
      <w:marLeft w:val="640"/>
      <w:marRight w:val="0"/>
      <w:marTop w:val="0"/>
      <w:marBottom w:val="0"/>
      <w:divBdr>
        <w:top w:val="none" w:sz="0" w:space="0" w:color="auto"/>
        <w:left w:val="none" w:sz="0" w:space="0" w:color="auto"/>
        <w:bottom w:val="none" w:sz="0" w:space="0" w:color="auto"/>
        <w:right w:val="none" w:sz="0" w:space="0" w:color="auto"/>
      </w:divBdr>
    </w:div>
    <w:div w:id="1685472540">
      <w:marLeft w:val="640"/>
      <w:marRight w:val="0"/>
      <w:marTop w:val="0"/>
      <w:marBottom w:val="0"/>
      <w:divBdr>
        <w:top w:val="none" w:sz="0" w:space="0" w:color="auto"/>
        <w:left w:val="none" w:sz="0" w:space="0" w:color="auto"/>
        <w:bottom w:val="none" w:sz="0" w:space="0" w:color="auto"/>
        <w:right w:val="none" w:sz="0" w:space="0" w:color="auto"/>
      </w:divBdr>
    </w:div>
    <w:div w:id="1685520776">
      <w:marLeft w:val="640"/>
      <w:marRight w:val="0"/>
      <w:marTop w:val="0"/>
      <w:marBottom w:val="0"/>
      <w:divBdr>
        <w:top w:val="none" w:sz="0" w:space="0" w:color="auto"/>
        <w:left w:val="none" w:sz="0" w:space="0" w:color="auto"/>
        <w:bottom w:val="none" w:sz="0" w:space="0" w:color="auto"/>
        <w:right w:val="none" w:sz="0" w:space="0" w:color="auto"/>
      </w:divBdr>
    </w:div>
    <w:div w:id="1685550822">
      <w:marLeft w:val="640"/>
      <w:marRight w:val="0"/>
      <w:marTop w:val="0"/>
      <w:marBottom w:val="0"/>
      <w:divBdr>
        <w:top w:val="none" w:sz="0" w:space="0" w:color="auto"/>
        <w:left w:val="none" w:sz="0" w:space="0" w:color="auto"/>
        <w:bottom w:val="none" w:sz="0" w:space="0" w:color="auto"/>
        <w:right w:val="none" w:sz="0" w:space="0" w:color="auto"/>
      </w:divBdr>
    </w:div>
    <w:div w:id="1685552195">
      <w:marLeft w:val="640"/>
      <w:marRight w:val="0"/>
      <w:marTop w:val="0"/>
      <w:marBottom w:val="0"/>
      <w:divBdr>
        <w:top w:val="none" w:sz="0" w:space="0" w:color="auto"/>
        <w:left w:val="none" w:sz="0" w:space="0" w:color="auto"/>
        <w:bottom w:val="none" w:sz="0" w:space="0" w:color="auto"/>
        <w:right w:val="none" w:sz="0" w:space="0" w:color="auto"/>
      </w:divBdr>
    </w:div>
    <w:div w:id="1685592221">
      <w:marLeft w:val="640"/>
      <w:marRight w:val="0"/>
      <w:marTop w:val="0"/>
      <w:marBottom w:val="0"/>
      <w:divBdr>
        <w:top w:val="none" w:sz="0" w:space="0" w:color="auto"/>
        <w:left w:val="none" w:sz="0" w:space="0" w:color="auto"/>
        <w:bottom w:val="none" w:sz="0" w:space="0" w:color="auto"/>
        <w:right w:val="none" w:sz="0" w:space="0" w:color="auto"/>
      </w:divBdr>
    </w:div>
    <w:div w:id="1685670035">
      <w:marLeft w:val="640"/>
      <w:marRight w:val="0"/>
      <w:marTop w:val="0"/>
      <w:marBottom w:val="0"/>
      <w:divBdr>
        <w:top w:val="none" w:sz="0" w:space="0" w:color="auto"/>
        <w:left w:val="none" w:sz="0" w:space="0" w:color="auto"/>
        <w:bottom w:val="none" w:sz="0" w:space="0" w:color="auto"/>
        <w:right w:val="none" w:sz="0" w:space="0" w:color="auto"/>
      </w:divBdr>
    </w:div>
    <w:div w:id="1685673327">
      <w:marLeft w:val="640"/>
      <w:marRight w:val="0"/>
      <w:marTop w:val="0"/>
      <w:marBottom w:val="0"/>
      <w:divBdr>
        <w:top w:val="none" w:sz="0" w:space="0" w:color="auto"/>
        <w:left w:val="none" w:sz="0" w:space="0" w:color="auto"/>
        <w:bottom w:val="none" w:sz="0" w:space="0" w:color="auto"/>
        <w:right w:val="none" w:sz="0" w:space="0" w:color="auto"/>
      </w:divBdr>
    </w:div>
    <w:div w:id="1685741705">
      <w:marLeft w:val="640"/>
      <w:marRight w:val="0"/>
      <w:marTop w:val="0"/>
      <w:marBottom w:val="0"/>
      <w:divBdr>
        <w:top w:val="none" w:sz="0" w:space="0" w:color="auto"/>
        <w:left w:val="none" w:sz="0" w:space="0" w:color="auto"/>
        <w:bottom w:val="none" w:sz="0" w:space="0" w:color="auto"/>
        <w:right w:val="none" w:sz="0" w:space="0" w:color="auto"/>
      </w:divBdr>
    </w:div>
    <w:div w:id="1685857379">
      <w:marLeft w:val="640"/>
      <w:marRight w:val="0"/>
      <w:marTop w:val="0"/>
      <w:marBottom w:val="0"/>
      <w:divBdr>
        <w:top w:val="none" w:sz="0" w:space="0" w:color="auto"/>
        <w:left w:val="none" w:sz="0" w:space="0" w:color="auto"/>
        <w:bottom w:val="none" w:sz="0" w:space="0" w:color="auto"/>
        <w:right w:val="none" w:sz="0" w:space="0" w:color="auto"/>
      </w:divBdr>
    </w:div>
    <w:div w:id="1685864160">
      <w:marLeft w:val="640"/>
      <w:marRight w:val="0"/>
      <w:marTop w:val="0"/>
      <w:marBottom w:val="0"/>
      <w:divBdr>
        <w:top w:val="none" w:sz="0" w:space="0" w:color="auto"/>
        <w:left w:val="none" w:sz="0" w:space="0" w:color="auto"/>
        <w:bottom w:val="none" w:sz="0" w:space="0" w:color="auto"/>
        <w:right w:val="none" w:sz="0" w:space="0" w:color="auto"/>
      </w:divBdr>
    </w:div>
    <w:div w:id="1685939657">
      <w:marLeft w:val="640"/>
      <w:marRight w:val="0"/>
      <w:marTop w:val="0"/>
      <w:marBottom w:val="0"/>
      <w:divBdr>
        <w:top w:val="none" w:sz="0" w:space="0" w:color="auto"/>
        <w:left w:val="none" w:sz="0" w:space="0" w:color="auto"/>
        <w:bottom w:val="none" w:sz="0" w:space="0" w:color="auto"/>
        <w:right w:val="none" w:sz="0" w:space="0" w:color="auto"/>
      </w:divBdr>
    </w:div>
    <w:div w:id="1685979795">
      <w:marLeft w:val="640"/>
      <w:marRight w:val="0"/>
      <w:marTop w:val="0"/>
      <w:marBottom w:val="0"/>
      <w:divBdr>
        <w:top w:val="none" w:sz="0" w:space="0" w:color="auto"/>
        <w:left w:val="none" w:sz="0" w:space="0" w:color="auto"/>
        <w:bottom w:val="none" w:sz="0" w:space="0" w:color="auto"/>
        <w:right w:val="none" w:sz="0" w:space="0" w:color="auto"/>
      </w:divBdr>
    </w:div>
    <w:div w:id="1686129194">
      <w:marLeft w:val="640"/>
      <w:marRight w:val="0"/>
      <w:marTop w:val="0"/>
      <w:marBottom w:val="0"/>
      <w:divBdr>
        <w:top w:val="none" w:sz="0" w:space="0" w:color="auto"/>
        <w:left w:val="none" w:sz="0" w:space="0" w:color="auto"/>
        <w:bottom w:val="none" w:sz="0" w:space="0" w:color="auto"/>
        <w:right w:val="none" w:sz="0" w:space="0" w:color="auto"/>
      </w:divBdr>
    </w:div>
    <w:div w:id="1686134875">
      <w:marLeft w:val="640"/>
      <w:marRight w:val="0"/>
      <w:marTop w:val="0"/>
      <w:marBottom w:val="0"/>
      <w:divBdr>
        <w:top w:val="none" w:sz="0" w:space="0" w:color="auto"/>
        <w:left w:val="none" w:sz="0" w:space="0" w:color="auto"/>
        <w:bottom w:val="none" w:sz="0" w:space="0" w:color="auto"/>
        <w:right w:val="none" w:sz="0" w:space="0" w:color="auto"/>
      </w:divBdr>
    </w:div>
    <w:div w:id="1686248570">
      <w:marLeft w:val="640"/>
      <w:marRight w:val="0"/>
      <w:marTop w:val="0"/>
      <w:marBottom w:val="0"/>
      <w:divBdr>
        <w:top w:val="none" w:sz="0" w:space="0" w:color="auto"/>
        <w:left w:val="none" w:sz="0" w:space="0" w:color="auto"/>
        <w:bottom w:val="none" w:sz="0" w:space="0" w:color="auto"/>
        <w:right w:val="none" w:sz="0" w:space="0" w:color="auto"/>
      </w:divBdr>
    </w:div>
    <w:div w:id="1686319900">
      <w:marLeft w:val="640"/>
      <w:marRight w:val="0"/>
      <w:marTop w:val="0"/>
      <w:marBottom w:val="0"/>
      <w:divBdr>
        <w:top w:val="none" w:sz="0" w:space="0" w:color="auto"/>
        <w:left w:val="none" w:sz="0" w:space="0" w:color="auto"/>
        <w:bottom w:val="none" w:sz="0" w:space="0" w:color="auto"/>
        <w:right w:val="none" w:sz="0" w:space="0" w:color="auto"/>
      </w:divBdr>
    </w:div>
    <w:div w:id="1686323315">
      <w:marLeft w:val="640"/>
      <w:marRight w:val="0"/>
      <w:marTop w:val="0"/>
      <w:marBottom w:val="0"/>
      <w:divBdr>
        <w:top w:val="none" w:sz="0" w:space="0" w:color="auto"/>
        <w:left w:val="none" w:sz="0" w:space="0" w:color="auto"/>
        <w:bottom w:val="none" w:sz="0" w:space="0" w:color="auto"/>
        <w:right w:val="none" w:sz="0" w:space="0" w:color="auto"/>
      </w:divBdr>
    </w:div>
    <w:div w:id="1686327403">
      <w:marLeft w:val="640"/>
      <w:marRight w:val="0"/>
      <w:marTop w:val="0"/>
      <w:marBottom w:val="0"/>
      <w:divBdr>
        <w:top w:val="none" w:sz="0" w:space="0" w:color="auto"/>
        <w:left w:val="none" w:sz="0" w:space="0" w:color="auto"/>
        <w:bottom w:val="none" w:sz="0" w:space="0" w:color="auto"/>
        <w:right w:val="none" w:sz="0" w:space="0" w:color="auto"/>
      </w:divBdr>
    </w:div>
    <w:div w:id="1686397715">
      <w:marLeft w:val="640"/>
      <w:marRight w:val="0"/>
      <w:marTop w:val="0"/>
      <w:marBottom w:val="0"/>
      <w:divBdr>
        <w:top w:val="none" w:sz="0" w:space="0" w:color="auto"/>
        <w:left w:val="none" w:sz="0" w:space="0" w:color="auto"/>
        <w:bottom w:val="none" w:sz="0" w:space="0" w:color="auto"/>
        <w:right w:val="none" w:sz="0" w:space="0" w:color="auto"/>
      </w:divBdr>
    </w:div>
    <w:div w:id="1686517232">
      <w:marLeft w:val="640"/>
      <w:marRight w:val="0"/>
      <w:marTop w:val="0"/>
      <w:marBottom w:val="0"/>
      <w:divBdr>
        <w:top w:val="none" w:sz="0" w:space="0" w:color="auto"/>
        <w:left w:val="none" w:sz="0" w:space="0" w:color="auto"/>
        <w:bottom w:val="none" w:sz="0" w:space="0" w:color="auto"/>
        <w:right w:val="none" w:sz="0" w:space="0" w:color="auto"/>
      </w:divBdr>
    </w:div>
    <w:div w:id="1686519813">
      <w:marLeft w:val="640"/>
      <w:marRight w:val="0"/>
      <w:marTop w:val="0"/>
      <w:marBottom w:val="0"/>
      <w:divBdr>
        <w:top w:val="none" w:sz="0" w:space="0" w:color="auto"/>
        <w:left w:val="none" w:sz="0" w:space="0" w:color="auto"/>
        <w:bottom w:val="none" w:sz="0" w:space="0" w:color="auto"/>
        <w:right w:val="none" w:sz="0" w:space="0" w:color="auto"/>
      </w:divBdr>
    </w:div>
    <w:div w:id="1686714530">
      <w:marLeft w:val="640"/>
      <w:marRight w:val="0"/>
      <w:marTop w:val="0"/>
      <w:marBottom w:val="0"/>
      <w:divBdr>
        <w:top w:val="none" w:sz="0" w:space="0" w:color="auto"/>
        <w:left w:val="none" w:sz="0" w:space="0" w:color="auto"/>
        <w:bottom w:val="none" w:sz="0" w:space="0" w:color="auto"/>
        <w:right w:val="none" w:sz="0" w:space="0" w:color="auto"/>
      </w:divBdr>
    </w:div>
    <w:div w:id="1686788030">
      <w:marLeft w:val="640"/>
      <w:marRight w:val="0"/>
      <w:marTop w:val="0"/>
      <w:marBottom w:val="0"/>
      <w:divBdr>
        <w:top w:val="none" w:sz="0" w:space="0" w:color="auto"/>
        <w:left w:val="none" w:sz="0" w:space="0" w:color="auto"/>
        <w:bottom w:val="none" w:sz="0" w:space="0" w:color="auto"/>
        <w:right w:val="none" w:sz="0" w:space="0" w:color="auto"/>
      </w:divBdr>
    </w:div>
    <w:div w:id="1686857435">
      <w:marLeft w:val="640"/>
      <w:marRight w:val="0"/>
      <w:marTop w:val="0"/>
      <w:marBottom w:val="0"/>
      <w:divBdr>
        <w:top w:val="none" w:sz="0" w:space="0" w:color="auto"/>
        <w:left w:val="none" w:sz="0" w:space="0" w:color="auto"/>
        <w:bottom w:val="none" w:sz="0" w:space="0" w:color="auto"/>
        <w:right w:val="none" w:sz="0" w:space="0" w:color="auto"/>
      </w:divBdr>
    </w:div>
    <w:div w:id="1686858866">
      <w:marLeft w:val="640"/>
      <w:marRight w:val="0"/>
      <w:marTop w:val="0"/>
      <w:marBottom w:val="0"/>
      <w:divBdr>
        <w:top w:val="none" w:sz="0" w:space="0" w:color="auto"/>
        <w:left w:val="none" w:sz="0" w:space="0" w:color="auto"/>
        <w:bottom w:val="none" w:sz="0" w:space="0" w:color="auto"/>
        <w:right w:val="none" w:sz="0" w:space="0" w:color="auto"/>
      </w:divBdr>
    </w:div>
    <w:div w:id="1686862827">
      <w:marLeft w:val="640"/>
      <w:marRight w:val="0"/>
      <w:marTop w:val="0"/>
      <w:marBottom w:val="0"/>
      <w:divBdr>
        <w:top w:val="none" w:sz="0" w:space="0" w:color="auto"/>
        <w:left w:val="none" w:sz="0" w:space="0" w:color="auto"/>
        <w:bottom w:val="none" w:sz="0" w:space="0" w:color="auto"/>
        <w:right w:val="none" w:sz="0" w:space="0" w:color="auto"/>
      </w:divBdr>
    </w:div>
    <w:div w:id="1686908215">
      <w:marLeft w:val="640"/>
      <w:marRight w:val="0"/>
      <w:marTop w:val="0"/>
      <w:marBottom w:val="0"/>
      <w:divBdr>
        <w:top w:val="none" w:sz="0" w:space="0" w:color="auto"/>
        <w:left w:val="none" w:sz="0" w:space="0" w:color="auto"/>
        <w:bottom w:val="none" w:sz="0" w:space="0" w:color="auto"/>
        <w:right w:val="none" w:sz="0" w:space="0" w:color="auto"/>
      </w:divBdr>
    </w:div>
    <w:div w:id="1686979288">
      <w:marLeft w:val="640"/>
      <w:marRight w:val="0"/>
      <w:marTop w:val="0"/>
      <w:marBottom w:val="0"/>
      <w:divBdr>
        <w:top w:val="none" w:sz="0" w:space="0" w:color="auto"/>
        <w:left w:val="none" w:sz="0" w:space="0" w:color="auto"/>
        <w:bottom w:val="none" w:sz="0" w:space="0" w:color="auto"/>
        <w:right w:val="none" w:sz="0" w:space="0" w:color="auto"/>
      </w:divBdr>
    </w:div>
    <w:div w:id="1687054022">
      <w:marLeft w:val="640"/>
      <w:marRight w:val="0"/>
      <w:marTop w:val="0"/>
      <w:marBottom w:val="0"/>
      <w:divBdr>
        <w:top w:val="none" w:sz="0" w:space="0" w:color="auto"/>
        <w:left w:val="none" w:sz="0" w:space="0" w:color="auto"/>
        <w:bottom w:val="none" w:sz="0" w:space="0" w:color="auto"/>
        <w:right w:val="none" w:sz="0" w:space="0" w:color="auto"/>
      </w:divBdr>
    </w:div>
    <w:div w:id="1687251096">
      <w:marLeft w:val="640"/>
      <w:marRight w:val="0"/>
      <w:marTop w:val="0"/>
      <w:marBottom w:val="0"/>
      <w:divBdr>
        <w:top w:val="none" w:sz="0" w:space="0" w:color="auto"/>
        <w:left w:val="none" w:sz="0" w:space="0" w:color="auto"/>
        <w:bottom w:val="none" w:sz="0" w:space="0" w:color="auto"/>
        <w:right w:val="none" w:sz="0" w:space="0" w:color="auto"/>
      </w:divBdr>
    </w:div>
    <w:div w:id="1687321736">
      <w:marLeft w:val="640"/>
      <w:marRight w:val="0"/>
      <w:marTop w:val="0"/>
      <w:marBottom w:val="0"/>
      <w:divBdr>
        <w:top w:val="none" w:sz="0" w:space="0" w:color="auto"/>
        <w:left w:val="none" w:sz="0" w:space="0" w:color="auto"/>
        <w:bottom w:val="none" w:sz="0" w:space="0" w:color="auto"/>
        <w:right w:val="none" w:sz="0" w:space="0" w:color="auto"/>
      </w:divBdr>
    </w:div>
    <w:div w:id="1687364693">
      <w:marLeft w:val="640"/>
      <w:marRight w:val="0"/>
      <w:marTop w:val="0"/>
      <w:marBottom w:val="0"/>
      <w:divBdr>
        <w:top w:val="none" w:sz="0" w:space="0" w:color="auto"/>
        <w:left w:val="none" w:sz="0" w:space="0" w:color="auto"/>
        <w:bottom w:val="none" w:sz="0" w:space="0" w:color="auto"/>
        <w:right w:val="none" w:sz="0" w:space="0" w:color="auto"/>
      </w:divBdr>
    </w:div>
    <w:div w:id="1687367608">
      <w:marLeft w:val="640"/>
      <w:marRight w:val="0"/>
      <w:marTop w:val="0"/>
      <w:marBottom w:val="0"/>
      <w:divBdr>
        <w:top w:val="none" w:sz="0" w:space="0" w:color="auto"/>
        <w:left w:val="none" w:sz="0" w:space="0" w:color="auto"/>
        <w:bottom w:val="none" w:sz="0" w:space="0" w:color="auto"/>
        <w:right w:val="none" w:sz="0" w:space="0" w:color="auto"/>
      </w:divBdr>
    </w:div>
    <w:div w:id="1687559376">
      <w:marLeft w:val="640"/>
      <w:marRight w:val="0"/>
      <w:marTop w:val="0"/>
      <w:marBottom w:val="0"/>
      <w:divBdr>
        <w:top w:val="none" w:sz="0" w:space="0" w:color="auto"/>
        <w:left w:val="none" w:sz="0" w:space="0" w:color="auto"/>
        <w:bottom w:val="none" w:sz="0" w:space="0" w:color="auto"/>
        <w:right w:val="none" w:sz="0" w:space="0" w:color="auto"/>
      </w:divBdr>
    </w:div>
    <w:div w:id="1687632463">
      <w:marLeft w:val="640"/>
      <w:marRight w:val="0"/>
      <w:marTop w:val="0"/>
      <w:marBottom w:val="0"/>
      <w:divBdr>
        <w:top w:val="none" w:sz="0" w:space="0" w:color="auto"/>
        <w:left w:val="none" w:sz="0" w:space="0" w:color="auto"/>
        <w:bottom w:val="none" w:sz="0" w:space="0" w:color="auto"/>
        <w:right w:val="none" w:sz="0" w:space="0" w:color="auto"/>
      </w:divBdr>
    </w:div>
    <w:div w:id="1687705154">
      <w:marLeft w:val="640"/>
      <w:marRight w:val="0"/>
      <w:marTop w:val="0"/>
      <w:marBottom w:val="0"/>
      <w:divBdr>
        <w:top w:val="none" w:sz="0" w:space="0" w:color="auto"/>
        <w:left w:val="none" w:sz="0" w:space="0" w:color="auto"/>
        <w:bottom w:val="none" w:sz="0" w:space="0" w:color="auto"/>
        <w:right w:val="none" w:sz="0" w:space="0" w:color="auto"/>
      </w:divBdr>
    </w:div>
    <w:div w:id="1687905161">
      <w:marLeft w:val="640"/>
      <w:marRight w:val="0"/>
      <w:marTop w:val="0"/>
      <w:marBottom w:val="0"/>
      <w:divBdr>
        <w:top w:val="none" w:sz="0" w:space="0" w:color="auto"/>
        <w:left w:val="none" w:sz="0" w:space="0" w:color="auto"/>
        <w:bottom w:val="none" w:sz="0" w:space="0" w:color="auto"/>
        <w:right w:val="none" w:sz="0" w:space="0" w:color="auto"/>
      </w:divBdr>
    </w:div>
    <w:div w:id="1687946212">
      <w:marLeft w:val="640"/>
      <w:marRight w:val="0"/>
      <w:marTop w:val="0"/>
      <w:marBottom w:val="0"/>
      <w:divBdr>
        <w:top w:val="none" w:sz="0" w:space="0" w:color="auto"/>
        <w:left w:val="none" w:sz="0" w:space="0" w:color="auto"/>
        <w:bottom w:val="none" w:sz="0" w:space="0" w:color="auto"/>
        <w:right w:val="none" w:sz="0" w:space="0" w:color="auto"/>
      </w:divBdr>
    </w:div>
    <w:div w:id="1687976805">
      <w:marLeft w:val="640"/>
      <w:marRight w:val="0"/>
      <w:marTop w:val="0"/>
      <w:marBottom w:val="0"/>
      <w:divBdr>
        <w:top w:val="none" w:sz="0" w:space="0" w:color="auto"/>
        <w:left w:val="none" w:sz="0" w:space="0" w:color="auto"/>
        <w:bottom w:val="none" w:sz="0" w:space="0" w:color="auto"/>
        <w:right w:val="none" w:sz="0" w:space="0" w:color="auto"/>
      </w:divBdr>
    </w:div>
    <w:div w:id="1688092418">
      <w:marLeft w:val="640"/>
      <w:marRight w:val="0"/>
      <w:marTop w:val="0"/>
      <w:marBottom w:val="0"/>
      <w:divBdr>
        <w:top w:val="none" w:sz="0" w:space="0" w:color="auto"/>
        <w:left w:val="none" w:sz="0" w:space="0" w:color="auto"/>
        <w:bottom w:val="none" w:sz="0" w:space="0" w:color="auto"/>
        <w:right w:val="none" w:sz="0" w:space="0" w:color="auto"/>
      </w:divBdr>
    </w:div>
    <w:div w:id="1688094698">
      <w:marLeft w:val="640"/>
      <w:marRight w:val="0"/>
      <w:marTop w:val="0"/>
      <w:marBottom w:val="0"/>
      <w:divBdr>
        <w:top w:val="none" w:sz="0" w:space="0" w:color="auto"/>
        <w:left w:val="none" w:sz="0" w:space="0" w:color="auto"/>
        <w:bottom w:val="none" w:sz="0" w:space="0" w:color="auto"/>
        <w:right w:val="none" w:sz="0" w:space="0" w:color="auto"/>
      </w:divBdr>
    </w:div>
    <w:div w:id="1688172448">
      <w:marLeft w:val="640"/>
      <w:marRight w:val="0"/>
      <w:marTop w:val="0"/>
      <w:marBottom w:val="0"/>
      <w:divBdr>
        <w:top w:val="none" w:sz="0" w:space="0" w:color="auto"/>
        <w:left w:val="none" w:sz="0" w:space="0" w:color="auto"/>
        <w:bottom w:val="none" w:sz="0" w:space="0" w:color="auto"/>
        <w:right w:val="none" w:sz="0" w:space="0" w:color="auto"/>
      </w:divBdr>
    </w:div>
    <w:div w:id="1688360123">
      <w:marLeft w:val="640"/>
      <w:marRight w:val="0"/>
      <w:marTop w:val="0"/>
      <w:marBottom w:val="0"/>
      <w:divBdr>
        <w:top w:val="none" w:sz="0" w:space="0" w:color="auto"/>
        <w:left w:val="none" w:sz="0" w:space="0" w:color="auto"/>
        <w:bottom w:val="none" w:sz="0" w:space="0" w:color="auto"/>
        <w:right w:val="none" w:sz="0" w:space="0" w:color="auto"/>
      </w:divBdr>
    </w:div>
    <w:div w:id="1688367903">
      <w:marLeft w:val="640"/>
      <w:marRight w:val="0"/>
      <w:marTop w:val="0"/>
      <w:marBottom w:val="0"/>
      <w:divBdr>
        <w:top w:val="none" w:sz="0" w:space="0" w:color="auto"/>
        <w:left w:val="none" w:sz="0" w:space="0" w:color="auto"/>
        <w:bottom w:val="none" w:sz="0" w:space="0" w:color="auto"/>
        <w:right w:val="none" w:sz="0" w:space="0" w:color="auto"/>
      </w:divBdr>
    </w:div>
    <w:div w:id="1688404465">
      <w:marLeft w:val="640"/>
      <w:marRight w:val="0"/>
      <w:marTop w:val="0"/>
      <w:marBottom w:val="0"/>
      <w:divBdr>
        <w:top w:val="none" w:sz="0" w:space="0" w:color="auto"/>
        <w:left w:val="none" w:sz="0" w:space="0" w:color="auto"/>
        <w:bottom w:val="none" w:sz="0" w:space="0" w:color="auto"/>
        <w:right w:val="none" w:sz="0" w:space="0" w:color="auto"/>
      </w:divBdr>
    </w:div>
    <w:div w:id="1688479397">
      <w:marLeft w:val="640"/>
      <w:marRight w:val="0"/>
      <w:marTop w:val="0"/>
      <w:marBottom w:val="0"/>
      <w:divBdr>
        <w:top w:val="none" w:sz="0" w:space="0" w:color="auto"/>
        <w:left w:val="none" w:sz="0" w:space="0" w:color="auto"/>
        <w:bottom w:val="none" w:sz="0" w:space="0" w:color="auto"/>
        <w:right w:val="none" w:sz="0" w:space="0" w:color="auto"/>
      </w:divBdr>
    </w:div>
    <w:div w:id="1688554498">
      <w:marLeft w:val="640"/>
      <w:marRight w:val="0"/>
      <w:marTop w:val="0"/>
      <w:marBottom w:val="0"/>
      <w:divBdr>
        <w:top w:val="none" w:sz="0" w:space="0" w:color="auto"/>
        <w:left w:val="none" w:sz="0" w:space="0" w:color="auto"/>
        <w:bottom w:val="none" w:sz="0" w:space="0" w:color="auto"/>
        <w:right w:val="none" w:sz="0" w:space="0" w:color="auto"/>
      </w:divBdr>
    </w:div>
    <w:div w:id="1688747325">
      <w:marLeft w:val="640"/>
      <w:marRight w:val="0"/>
      <w:marTop w:val="0"/>
      <w:marBottom w:val="0"/>
      <w:divBdr>
        <w:top w:val="none" w:sz="0" w:space="0" w:color="auto"/>
        <w:left w:val="none" w:sz="0" w:space="0" w:color="auto"/>
        <w:bottom w:val="none" w:sz="0" w:space="0" w:color="auto"/>
        <w:right w:val="none" w:sz="0" w:space="0" w:color="auto"/>
      </w:divBdr>
    </w:div>
    <w:div w:id="1688750246">
      <w:marLeft w:val="640"/>
      <w:marRight w:val="0"/>
      <w:marTop w:val="0"/>
      <w:marBottom w:val="0"/>
      <w:divBdr>
        <w:top w:val="none" w:sz="0" w:space="0" w:color="auto"/>
        <w:left w:val="none" w:sz="0" w:space="0" w:color="auto"/>
        <w:bottom w:val="none" w:sz="0" w:space="0" w:color="auto"/>
        <w:right w:val="none" w:sz="0" w:space="0" w:color="auto"/>
      </w:divBdr>
    </w:div>
    <w:div w:id="1688940999">
      <w:marLeft w:val="640"/>
      <w:marRight w:val="0"/>
      <w:marTop w:val="0"/>
      <w:marBottom w:val="0"/>
      <w:divBdr>
        <w:top w:val="none" w:sz="0" w:space="0" w:color="auto"/>
        <w:left w:val="none" w:sz="0" w:space="0" w:color="auto"/>
        <w:bottom w:val="none" w:sz="0" w:space="0" w:color="auto"/>
        <w:right w:val="none" w:sz="0" w:space="0" w:color="auto"/>
      </w:divBdr>
    </w:div>
    <w:div w:id="1688941743">
      <w:marLeft w:val="640"/>
      <w:marRight w:val="0"/>
      <w:marTop w:val="0"/>
      <w:marBottom w:val="0"/>
      <w:divBdr>
        <w:top w:val="none" w:sz="0" w:space="0" w:color="auto"/>
        <w:left w:val="none" w:sz="0" w:space="0" w:color="auto"/>
        <w:bottom w:val="none" w:sz="0" w:space="0" w:color="auto"/>
        <w:right w:val="none" w:sz="0" w:space="0" w:color="auto"/>
      </w:divBdr>
    </w:div>
    <w:div w:id="1689061531">
      <w:marLeft w:val="640"/>
      <w:marRight w:val="0"/>
      <w:marTop w:val="0"/>
      <w:marBottom w:val="0"/>
      <w:divBdr>
        <w:top w:val="none" w:sz="0" w:space="0" w:color="auto"/>
        <w:left w:val="none" w:sz="0" w:space="0" w:color="auto"/>
        <w:bottom w:val="none" w:sz="0" w:space="0" w:color="auto"/>
        <w:right w:val="none" w:sz="0" w:space="0" w:color="auto"/>
      </w:divBdr>
    </w:div>
    <w:div w:id="1689065649">
      <w:marLeft w:val="640"/>
      <w:marRight w:val="0"/>
      <w:marTop w:val="0"/>
      <w:marBottom w:val="0"/>
      <w:divBdr>
        <w:top w:val="none" w:sz="0" w:space="0" w:color="auto"/>
        <w:left w:val="none" w:sz="0" w:space="0" w:color="auto"/>
        <w:bottom w:val="none" w:sz="0" w:space="0" w:color="auto"/>
        <w:right w:val="none" w:sz="0" w:space="0" w:color="auto"/>
      </w:divBdr>
    </w:div>
    <w:div w:id="1689142882">
      <w:marLeft w:val="640"/>
      <w:marRight w:val="0"/>
      <w:marTop w:val="0"/>
      <w:marBottom w:val="0"/>
      <w:divBdr>
        <w:top w:val="none" w:sz="0" w:space="0" w:color="auto"/>
        <w:left w:val="none" w:sz="0" w:space="0" w:color="auto"/>
        <w:bottom w:val="none" w:sz="0" w:space="0" w:color="auto"/>
        <w:right w:val="none" w:sz="0" w:space="0" w:color="auto"/>
      </w:divBdr>
    </w:div>
    <w:div w:id="1689403878">
      <w:marLeft w:val="640"/>
      <w:marRight w:val="0"/>
      <w:marTop w:val="0"/>
      <w:marBottom w:val="0"/>
      <w:divBdr>
        <w:top w:val="none" w:sz="0" w:space="0" w:color="auto"/>
        <w:left w:val="none" w:sz="0" w:space="0" w:color="auto"/>
        <w:bottom w:val="none" w:sz="0" w:space="0" w:color="auto"/>
        <w:right w:val="none" w:sz="0" w:space="0" w:color="auto"/>
      </w:divBdr>
    </w:div>
    <w:div w:id="1689409942">
      <w:marLeft w:val="640"/>
      <w:marRight w:val="0"/>
      <w:marTop w:val="0"/>
      <w:marBottom w:val="0"/>
      <w:divBdr>
        <w:top w:val="none" w:sz="0" w:space="0" w:color="auto"/>
        <w:left w:val="none" w:sz="0" w:space="0" w:color="auto"/>
        <w:bottom w:val="none" w:sz="0" w:space="0" w:color="auto"/>
        <w:right w:val="none" w:sz="0" w:space="0" w:color="auto"/>
      </w:divBdr>
    </w:div>
    <w:div w:id="1689453334">
      <w:marLeft w:val="640"/>
      <w:marRight w:val="0"/>
      <w:marTop w:val="0"/>
      <w:marBottom w:val="0"/>
      <w:divBdr>
        <w:top w:val="none" w:sz="0" w:space="0" w:color="auto"/>
        <w:left w:val="none" w:sz="0" w:space="0" w:color="auto"/>
        <w:bottom w:val="none" w:sz="0" w:space="0" w:color="auto"/>
        <w:right w:val="none" w:sz="0" w:space="0" w:color="auto"/>
      </w:divBdr>
    </w:div>
    <w:div w:id="1689480701">
      <w:marLeft w:val="640"/>
      <w:marRight w:val="0"/>
      <w:marTop w:val="0"/>
      <w:marBottom w:val="0"/>
      <w:divBdr>
        <w:top w:val="none" w:sz="0" w:space="0" w:color="auto"/>
        <w:left w:val="none" w:sz="0" w:space="0" w:color="auto"/>
        <w:bottom w:val="none" w:sz="0" w:space="0" w:color="auto"/>
        <w:right w:val="none" w:sz="0" w:space="0" w:color="auto"/>
      </w:divBdr>
    </w:div>
    <w:div w:id="1689483662">
      <w:marLeft w:val="640"/>
      <w:marRight w:val="0"/>
      <w:marTop w:val="0"/>
      <w:marBottom w:val="0"/>
      <w:divBdr>
        <w:top w:val="none" w:sz="0" w:space="0" w:color="auto"/>
        <w:left w:val="none" w:sz="0" w:space="0" w:color="auto"/>
        <w:bottom w:val="none" w:sz="0" w:space="0" w:color="auto"/>
        <w:right w:val="none" w:sz="0" w:space="0" w:color="auto"/>
      </w:divBdr>
    </w:div>
    <w:div w:id="1689528515">
      <w:marLeft w:val="640"/>
      <w:marRight w:val="0"/>
      <w:marTop w:val="0"/>
      <w:marBottom w:val="0"/>
      <w:divBdr>
        <w:top w:val="none" w:sz="0" w:space="0" w:color="auto"/>
        <w:left w:val="none" w:sz="0" w:space="0" w:color="auto"/>
        <w:bottom w:val="none" w:sz="0" w:space="0" w:color="auto"/>
        <w:right w:val="none" w:sz="0" w:space="0" w:color="auto"/>
      </w:divBdr>
    </w:div>
    <w:div w:id="1689596114">
      <w:marLeft w:val="640"/>
      <w:marRight w:val="0"/>
      <w:marTop w:val="0"/>
      <w:marBottom w:val="0"/>
      <w:divBdr>
        <w:top w:val="none" w:sz="0" w:space="0" w:color="auto"/>
        <w:left w:val="none" w:sz="0" w:space="0" w:color="auto"/>
        <w:bottom w:val="none" w:sz="0" w:space="0" w:color="auto"/>
        <w:right w:val="none" w:sz="0" w:space="0" w:color="auto"/>
      </w:divBdr>
    </w:div>
    <w:div w:id="1689600108">
      <w:marLeft w:val="640"/>
      <w:marRight w:val="0"/>
      <w:marTop w:val="0"/>
      <w:marBottom w:val="0"/>
      <w:divBdr>
        <w:top w:val="none" w:sz="0" w:space="0" w:color="auto"/>
        <w:left w:val="none" w:sz="0" w:space="0" w:color="auto"/>
        <w:bottom w:val="none" w:sz="0" w:space="0" w:color="auto"/>
        <w:right w:val="none" w:sz="0" w:space="0" w:color="auto"/>
      </w:divBdr>
    </w:div>
    <w:div w:id="1689717425">
      <w:marLeft w:val="640"/>
      <w:marRight w:val="0"/>
      <w:marTop w:val="0"/>
      <w:marBottom w:val="0"/>
      <w:divBdr>
        <w:top w:val="none" w:sz="0" w:space="0" w:color="auto"/>
        <w:left w:val="none" w:sz="0" w:space="0" w:color="auto"/>
        <w:bottom w:val="none" w:sz="0" w:space="0" w:color="auto"/>
        <w:right w:val="none" w:sz="0" w:space="0" w:color="auto"/>
      </w:divBdr>
    </w:div>
    <w:div w:id="1689719153">
      <w:marLeft w:val="640"/>
      <w:marRight w:val="0"/>
      <w:marTop w:val="0"/>
      <w:marBottom w:val="0"/>
      <w:divBdr>
        <w:top w:val="none" w:sz="0" w:space="0" w:color="auto"/>
        <w:left w:val="none" w:sz="0" w:space="0" w:color="auto"/>
        <w:bottom w:val="none" w:sz="0" w:space="0" w:color="auto"/>
        <w:right w:val="none" w:sz="0" w:space="0" w:color="auto"/>
      </w:divBdr>
    </w:div>
    <w:div w:id="1689747285">
      <w:marLeft w:val="640"/>
      <w:marRight w:val="0"/>
      <w:marTop w:val="0"/>
      <w:marBottom w:val="0"/>
      <w:divBdr>
        <w:top w:val="none" w:sz="0" w:space="0" w:color="auto"/>
        <w:left w:val="none" w:sz="0" w:space="0" w:color="auto"/>
        <w:bottom w:val="none" w:sz="0" w:space="0" w:color="auto"/>
        <w:right w:val="none" w:sz="0" w:space="0" w:color="auto"/>
      </w:divBdr>
    </w:div>
    <w:div w:id="1689747356">
      <w:marLeft w:val="640"/>
      <w:marRight w:val="0"/>
      <w:marTop w:val="0"/>
      <w:marBottom w:val="0"/>
      <w:divBdr>
        <w:top w:val="none" w:sz="0" w:space="0" w:color="auto"/>
        <w:left w:val="none" w:sz="0" w:space="0" w:color="auto"/>
        <w:bottom w:val="none" w:sz="0" w:space="0" w:color="auto"/>
        <w:right w:val="none" w:sz="0" w:space="0" w:color="auto"/>
      </w:divBdr>
    </w:div>
    <w:div w:id="1689791369">
      <w:marLeft w:val="640"/>
      <w:marRight w:val="0"/>
      <w:marTop w:val="0"/>
      <w:marBottom w:val="0"/>
      <w:divBdr>
        <w:top w:val="none" w:sz="0" w:space="0" w:color="auto"/>
        <w:left w:val="none" w:sz="0" w:space="0" w:color="auto"/>
        <w:bottom w:val="none" w:sz="0" w:space="0" w:color="auto"/>
        <w:right w:val="none" w:sz="0" w:space="0" w:color="auto"/>
      </w:divBdr>
    </w:div>
    <w:div w:id="1689870129">
      <w:marLeft w:val="640"/>
      <w:marRight w:val="0"/>
      <w:marTop w:val="0"/>
      <w:marBottom w:val="0"/>
      <w:divBdr>
        <w:top w:val="none" w:sz="0" w:space="0" w:color="auto"/>
        <w:left w:val="none" w:sz="0" w:space="0" w:color="auto"/>
        <w:bottom w:val="none" w:sz="0" w:space="0" w:color="auto"/>
        <w:right w:val="none" w:sz="0" w:space="0" w:color="auto"/>
      </w:divBdr>
    </w:div>
    <w:div w:id="1689912704">
      <w:marLeft w:val="640"/>
      <w:marRight w:val="0"/>
      <w:marTop w:val="0"/>
      <w:marBottom w:val="0"/>
      <w:divBdr>
        <w:top w:val="none" w:sz="0" w:space="0" w:color="auto"/>
        <w:left w:val="none" w:sz="0" w:space="0" w:color="auto"/>
        <w:bottom w:val="none" w:sz="0" w:space="0" w:color="auto"/>
        <w:right w:val="none" w:sz="0" w:space="0" w:color="auto"/>
      </w:divBdr>
    </w:div>
    <w:div w:id="1689914579">
      <w:marLeft w:val="640"/>
      <w:marRight w:val="0"/>
      <w:marTop w:val="0"/>
      <w:marBottom w:val="0"/>
      <w:divBdr>
        <w:top w:val="none" w:sz="0" w:space="0" w:color="auto"/>
        <w:left w:val="none" w:sz="0" w:space="0" w:color="auto"/>
        <w:bottom w:val="none" w:sz="0" w:space="0" w:color="auto"/>
        <w:right w:val="none" w:sz="0" w:space="0" w:color="auto"/>
      </w:divBdr>
    </w:div>
    <w:div w:id="1689941167">
      <w:marLeft w:val="640"/>
      <w:marRight w:val="0"/>
      <w:marTop w:val="0"/>
      <w:marBottom w:val="0"/>
      <w:divBdr>
        <w:top w:val="none" w:sz="0" w:space="0" w:color="auto"/>
        <w:left w:val="none" w:sz="0" w:space="0" w:color="auto"/>
        <w:bottom w:val="none" w:sz="0" w:space="0" w:color="auto"/>
        <w:right w:val="none" w:sz="0" w:space="0" w:color="auto"/>
      </w:divBdr>
    </w:div>
    <w:div w:id="1689988607">
      <w:marLeft w:val="640"/>
      <w:marRight w:val="0"/>
      <w:marTop w:val="0"/>
      <w:marBottom w:val="0"/>
      <w:divBdr>
        <w:top w:val="none" w:sz="0" w:space="0" w:color="auto"/>
        <w:left w:val="none" w:sz="0" w:space="0" w:color="auto"/>
        <w:bottom w:val="none" w:sz="0" w:space="0" w:color="auto"/>
        <w:right w:val="none" w:sz="0" w:space="0" w:color="auto"/>
      </w:divBdr>
    </w:div>
    <w:div w:id="1690133554">
      <w:marLeft w:val="640"/>
      <w:marRight w:val="0"/>
      <w:marTop w:val="0"/>
      <w:marBottom w:val="0"/>
      <w:divBdr>
        <w:top w:val="none" w:sz="0" w:space="0" w:color="auto"/>
        <w:left w:val="none" w:sz="0" w:space="0" w:color="auto"/>
        <w:bottom w:val="none" w:sz="0" w:space="0" w:color="auto"/>
        <w:right w:val="none" w:sz="0" w:space="0" w:color="auto"/>
      </w:divBdr>
    </w:div>
    <w:div w:id="1690179347">
      <w:bodyDiv w:val="1"/>
      <w:marLeft w:val="0"/>
      <w:marRight w:val="0"/>
      <w:marTop w:val="0"/>
      <w:marBottom w:val="0"/>
      <w:divBdr>
        <w:top w:val="none" w:sz="0" w:space="0" w:color="auto"/>
        <w:left w:val="none" w:sz="0" w:space="0" w:color="auto"/>
        <w:bottom w:val="none" w:sz="0" w:space="0" w:color="auto"/>
        <w:right w:val="none" w:sz="0" w:space="0" w:color="auto"/>
      </w:divBdr>
    </w:div>
    <w:div w:id="1690181062">
      <w:marLeft w:val="640"/>
      <w:marRight w:val="0"/>
      <w:marTop w:val="0"/>
      <w:marBottom w:val="0"/>
      <w:divBdr>
        <w:top w:val="none" w:sz="0" w:space="0" w:color="auto"/>
        <w:left w:val="none" w:sz="0" w:space="0" w:color="auto"/>
        <w:bottom w:val="none" w:sz="0" w:space="0" w:color="auto"/>
        <w:right w:val="none" w:sz="0" w:space="0" w:color="auto"/>
      </w:divBdr>
    </w:div>
    <w:div w:id="1690326112">
      <w:marLeft w:val="640"/>
      <w:marRight w:val="0"/>
      <w:marTop w:val="0"/>
      <w:marBottom w:val="0"/>
      <w:divBdr>
        <w:top w:val="none" w:sz="0" w:space="0" w:color="auto"/>
        <w:left w:val="none" w:sz="0" w:space="0" w:color="auto"/>
        <w:bottom w:val="none" w:sz="0" w:space="0" w:color="auto"/>
        <w:right w:val="none" w:sz="0" w:space="0" w:color="auto"/>
      </w:divBdr>
    </w:div>
    <w:div w:id="1690527186">
      <w:marLeft w:val="640"/>
      <w:marRight w:val="0"/>
      <w:marTop w:val="0"/>
      <w:marBottom w:val="0"/>
      <w:divBdr>
        <w:top w:val="none" w:sz="0" w:space="0" w:color="auto"/>
        <w:left w:val="none" w:sz="0" w:space="0" w:color="auto"/>
        <w:bottom w:val="none" w:sz="0" w:space="0" w:color="auto"/>
        <w:right w:val="none" w:sz="0" w:space="0" w:color="auto"/>
      </w:divBdr>
    </w:div>
    <w:div w:id="1690568301">
      <w:marLeft w:val="640"/>
      <w:marRight w:val="0"/>
      <w:marTop w:val="0"/>
      <w:marBottom w:val="0"/>
      <w:divBdr>
        <w:top w:val="none" w:sz="0" w:space="0" w:color="auto"/>
        <w:left w:val="none" w:sz="0" w:space="0" w:color="auto"/>
        <w:bottom w:val="none" w:sz="0" w:space="0" w:color="auto"/>
        <w:right w:val="none" w:sz="0" w:space="0" w:color="auto"/>
      </w:divBdr>
    </w:div>
    <w:div w:id="1690640376">
      <w:marLeft w:val="640"/>
      <w:marRight w:val="0"/>
      <w:marTop w:val="0"/>
      <w:marBottom w:val="0"/>
      <w:divBdr>
        <w:top w:val="none" w:sz="0" w:space="0" w:color="auto"/>
        <w:left w:val="none" w:sz="0" w:space="0" w:color="auto"/>
        <w:bottom w:val="none" w:sz="0" w:space="0" w:color="auto"/>
        <w:right w:val="none" w:sz="0" w:space="0" w:color="auto"/>
      </w:divBdr>
    </w:div>
    <w:div w:id="1690644917">
      <w:marLeft w:val="640"/>
      <w:marRight w:val="0"/>
      <w:marTop w:val="0"/>
      <w:marBottom w:val="0"/>
      <w:divBdr>
        <w:top w:val="none" w:sz="0" w:space="0" w:color="auto"/>
        <w:left w:val="none" w:sz="0" w:space="0" w:color="auto"/>
        <w:bottom w:val="none" w:sz="0" w:space="0" w:color="auto"/>
        <w:right w:val="none" w:sz="0" w:space="0" w:color="auto"/>
      </w:divBdr>
    </w:div>
    <w:div w:id="1690717161">
      <w:marLeft w:val="640"/>
      <w:marRight w:val="0"/>
      <w:marTop w:val="0"/>
      <w:marBottom w:val="0"/>
      <w:divBdr>
        <w:top w:val="none" w:sz="0" w:space="0" w:color="auto"/>
        <w:left w:val="none" w:sz="0" w:space="0" w:color="auto"/>
        <w:bottom w:val="none" w:sz="0" w:space="0" w:color="auto"/>
        <w:right w:val="none" w:sz="0" w:space="0" w:color="auto"/>
      </w:divBdr>
    </w:div>
    <w:div w:id="1690791726">
      <w:marLeft w:val="640"/>
      <w:marRight w:val="0"/>
      <w:marTop w:val="0"/>
      <w:marBottom w:val="0"/>
      <w:divBdr>
        <w:top w:val="none" w:sz="0" w:space="0" w:color="auto"/>
        <w:left w:val="none" w:sz="0" w:space="0" w:color="auto"/>
        <w:bottom w:val="none" w:sz="0" w:space="0" w:color="auto"/>
        <w:right w:val="none" w:sz="0" w:space="0" w:color="auto"/>
      </w:divBdr>
    </w:div>
    <w:div w:id="1690792331">
      <w:marLeft w:val="640"/>
      <w:marRight w:val="0"/>
      <w:marTop w:val="0"/>
      <w:marBottom w:val="0"/>
      <w:divBdr>
        <w:top w:val="none" w:sz="0" w:space="0" w:color="auto"/>
        <w:left w:val="none" w:sz="0" w:space="0" w:color="auto"/>
        <w:bottom w:val="none" w:sz="0" w:space="0" w:color="auto"/>
        <w:right w:val="none" w:sz="0" w:space="0" w:color="auto"/>
      </w:divBdr>
    </w:div>
    <w:div w:id="1690905869">
      <w:marLeft w:val="640"/>
      <w:marRight w:val="0"/>
      <w:marTop w:val="0"/>
      <w:marBottom w:val="0"/>
      <w:divBdr>
        <w:top w:val="none" w:sz="0" w:space="0" w:color="auto"/>
        <w:left w:val="none" w:sz="0" w:space="0" w:color="auto"/>
        <w:bottom w:val="none" w:sz="0" w:space="0" w:color="auto"/>
        <w:right w:val="none" w:sz="0" w:space="0" w:color="auto"/>
      </w:divBdr>
    </w:div>
    <w:div w:id="1690909159">
      <w:marLeft w:val="640"/>
      <w:marRight w:val="0"/>
      <w:marTop w:val="0"/>
      <w:marBottom w:val="0"/>
      <w:divBdr>
        <w:top w:val="none" w:sz="0" w:space="0" w:color="auto"/>
        <w:left w:val="none" w:sz="0" w:space="0" w:color="auto"/>
        <w:bottom w:val="none" w:sz="0" w:space="0" w:color="auto"/>
        <w:right w:val="none" w:sz="0" w:space="0" w:color="auto"/>
      </w:divBdr>
    </w:div>
    <w:div w:id="1690911351">
      <w:marLeft w:val="640"/>
      <w:marRight w:val="0"/>
      <w:marTop w:val="0"/>
      <w:marBottom w:val="0"/>
      <w:divBdr>
        <w:top w:val="none" w:sz="0" w:space="0" w:color="auto"/>
        <w:left w:val="none" w:sz="0" w:space="0" w:color="auto"/>
        <w:bottom w:val="none" w:sz="0" w:space="0" w:color="auto"/>
        <w:right w:val="none" w:sz="0" w:space="0" w:color="auto"/>
      </w:divBdr>
    </w:div>
    <w:div w:id="1691056750">
      <w:marLeft w:val="640"/>
      <w:marRight w:val="0"/>
      <w:marTop w:val="0"/>
      <w:marBottom w:val="0"/>
      <w:divBdr>
        <w:top w:val="none" w:sz="0" w:space="0" w:color="auto"/>
        <w:left w:val="none" w:sz="0" w:space="0" w:color="auto"/>
        <w:bottom w:val="none" w:sz="0" w:space="0" w:color="auto"/>
        <w:right w:val="none" w:sz="0" w:space="0" w:color="auto"/>
      </w:divBdr>
    </w:div>
    <w:div w:id="1691058146">
      <w:marLeft w:val="640"/>
      <w:marRight w:val="0"/>
      <w:marTop w:val="0"/>
      <w:marBottom w:val="0"/>
      <w:divBdr>
        <w:top w:val="none" w:sz="0" w:space="0" w:color="auto"/>
        <w:left w:val="none" w:sz="0" w:space="0" w:color="auto"/>
        <w:bottom w:val="none" w:sz="0" w:space="0" w:color="auto"/>
        <w:right w:val="none" w:sz="0" w:space="0" w:color="auto"/>
      </w:divBdr>
    </w:div>
    <w:div w:id="1691103717">
      <w:marLeft w:val="640"/>
      <w:marRight w:val="0"/>
      <w:marTop w:val="0"/>
      <w:marBottom w:val="0"/>
      <w:divBdr>
        <w:top w:val="none" w:sz="0" w:space="0" w:color="auto"/>
        <w:left w:val="none" w:sz="0" w:space="0" w:color="auto"/>
        <w:bottom w:val="none" w:sz="0" w:space="0" w:color="auto"/>
        <w:right w:val="none" w:sz="0" w:space="0" w:color="auto"/>
      </w:divBdr>
    </w:div>
    <w:div w:id="1691181996">
      <w:marLeft w:val="640"/>
      <w:marRight w:val="0"/>
      <w:marTop w:val="0"/>
      <w:marBottom w:val="0"/>
      <w:divBdr>
        <w:top w:val="none" w:sz="0" w:space="0" w:color="auto"/>
        <w:left w:val="none" w:sz="0" w:space="0" w:color="auto"/>
        <w:bottom w:val="none" w:sz="0" w:space="0" w:color="auto"/>
        <w:right w:val="none" w:sz="0" w:space="0" w:color="auto"/>
      </w:divBdr>
    </w:div>
    <w:div w:id="1691253092">
      <w:marLeft w:val="640"/>
      <w:marRight w:val="0"/>
      <w:marTop w:val="0"/>
      <w:marBottom w:val="0"/>
      <w:divBdr>
        <w:top w:val="none" w:sz="0" w:space="0" w:color="auto"/>
        <w:left w:val="none" w:sz="0" w:space="0" w:color="auto"/>
        <w:bottom w:val="none" w:sz="0" w:space="0" w:color="auto"/>
        <w:right w:val="none" w:sz="0" w:space="0" w:color="auto"/>
      </w:divBdr>
    </w:div>
    <w:div w:id="1691297923">
      <w:marLeft w:val="640"/>
      <w:marRight w:val="0"/>
      <w:marTop w:val="0"/>
      <w:marBottom w:val="0"/>
      <w:divBdr>
        <w:top w:val="none" w:sz="0" w:space="0" w:color="auto"/>
        <w:left w:val="none" w:sz="0" w:space="0" w:color="auto"/>
        <w:bottom w:val="none" w:sz="0" w:space="0" w:color="auto"/>
        <w:right w:val="none" w:sz="0" w:space="0" w:color="auto"/>
      </w:divBdr>
    </w:div>
    <w:div w:id="1691301490">
      <w:marLeft w:val="640"/>
      <w:marRight w:val="0"/>
      <w:marTop w:val="0"/>
      <w:marBottom w:val="0"/>
      <w:divBdr>
        <w:top w:val="none" w:sz="0" w:space="0" w:color="auto"/>
        <w:left w:val="none" w:sz="0" w:space="0" w:color="auto"/>
        <w:bottom w:val="none" w:sz="0" w:space="0" w:color="auto"/>
        <w:right w:val="none" w:sz="0" w:space="0" w:color="auto"/>
      </w:divBdr>
    </w:div>
    <w:div w:id="1691371845">
      <w:marLeft w:val="640"/>
      <w:marRight w:val="0"/>
      <w:marTop w:val="0"/>
      <w:marBottom w:val="0"/>
      <w:divBdr>
        <w:top w:val="none" w:sz="0" w:space="0" w:color="auto"/>
        <w:left w:val="none" w:sz="0" w:space="0" w:color="auto"/>
        <w:bottom w:val="none" w:sz="0" w:space="0" w:color="auto"/>
        <w:right w:val="none" w:sz="0" w:space="0" w:color="auto"/>
      </w:divBdr>
    </w:div>
    <w:div w:id="1691494432">
      <w:bodyDiv w:val="1"/>
      <w:marLeft w:val="0"/>
      <w:marRight w:val="0"/>
      <w:marTop w:val="0"/>
      <w:marBottom w:val="0"/>
      <w:divBdr>
        <w:top w:val="none" w:sz="0" w:space="0" w:color="auto"/>
        <w:left w:val="none" w:sz="0" w:space="0" w:color="auto"/>
        <w:bottom w:val="none" w:sz="0" w:space="0" w:color="auto"/>
        <w:right w:val="none" w:sz="0" w:space="0" w:color="auto"/>
      </w:divBdr>
      <w:divsChild>
        <w:div w:id="1072045351">
          <w:marLeft w:val="0"/>
          <w:marRight w:val="0"/>
          <w:marTop w:val="0"/>
          <w:marBottom w:val="0"/>
          <w:divBdr>
            <w:top w:val="none" w:sz="0" w:space="0" w:color="auto"/>
            <w:left w:val="none" w:sz="0" w:space="0" w:color="auto"/>
            <w:bottom w:val="none" w:sz="0" w:space="0" w:color="auto"/>
            <w:right w:val="none" w:sz="0" w:space="0" w:color="auto"/>
          </w:divBdr>
        </w:div>
        <w:div w:id="1739984939">
          <w:marLeft w:val="0"/>
          <w:marRight w:val="0"/>
          <w:marTop w:val="0"/>
          <w:marBottom w:val="0"/>
          <w:divBdr>
            <w:top w:val="none" w:sz="0" w:space="0" w:color="auto"/>
            <w:left w:val="none" w:sz="0" w:space="0" w:color="auto"/>
            <w:bottom w:val="none" w:sz="0" w:space="0" w:color="auto"/>
            <w:right w:val="none" w:sz="0" w:space="0" w:color="auto"/>
          </w:divBdr>
        </w:div>
      </w:divsChild>
    </w:div>
    <w:div w:id="1691568179">
      <w:marLeft w:val="640"/>
      <w:marRight w:val="0"/>
      <w:marTop w:val="0"/>
      <w:marBottom w:val="0"/>
      <w:divBdr>
        <w:top w:val="none" w:sz="0" w:space="0" w:color="auto"/>
        <w:left w:val="none" w:sz="0" w:space="0" w:color="auto"/>
        <w:bottom w:val="none" w:sz="0" w:space="0" w:color="auto"/>
        <w:right w:val="none" w:sz="0" w:space="0" w:color="auto"/>
      </w:divBdr>
    </w:div>
    <w:div w:id="1691643742">
      <w:marLeft w:val="640"/>
      <w:marRight w:val="0"/>
      <w:marTop w:val="0"/>
      <w:marBottom w:val="0"/>
      <w:divBdr>
        <w:top w:val="none" w:sz="0" w:space="0" w:color="auto"/>
        <w:left w:val="none" w:sz="0" w:space="0" w:color="auto"/>
        <w:bottom w:val="none" w:sz="0" w:space="0" w:color="auto"/>
        <w:right w:val="none" w:sz="0" w:space="0" w:color="auto"/>
      </w:divBdr>
    </w:div>
    <w:div w:id="1691645522">
      <w:marLeft w:val="640"/>
      <w:marRight w:val="0"/>
      <w:marTop w:val="0"/>
      <w:marBottom w:val="0"/>
      <w:divBdr>
        <w:top w:val="none" w:sz="0" w:space="0" w:color="auto"/>
        <w:left w:val="none" w:sz="0" w:space="0" w:color="auto"/>
        <w:bottom w:val="none" w:sz="0" w:space="0" w:color="auto"/>
        <w:right w:val="none" w:sz="0" w:space="0" w:color="auto"/>
      </w:divBdr>
    </w:div>
    <w:div w:id="1691683380">
      <w:marLeft w:val="640"/>
      <w:marRight w:val="0"/>
      <w:marTop w:val="0"/>
      <w:marBottom w:val="0"/>
      <w:divBdr>
        <w:top w:val="none" w:sz="0" w:space="0" w:color="auto"/>
        <w:left w:val="none" w:sz="0" w:space="0" w:color="auto"/>
        <w:bottom w:val="none" w:sz="0" w:space="0" w:color="auto"/>
        <w:right w:val="none" w:sz="0" w:space="0" w:color="auto"/>
      </w:divBdr>
    </w:div>
    <w:div w:id="1691686425">
      <w:marLeft w:val="640"/>
      <w:marRight w:val="0"/>
      <w:marTop w:val="0"/>
      <w:marBottom w:val="0"/>
      <w:divBdr>
        <w:top w:val="none" w:sz="0" w:space="0" w:color="auto"/>
        <w:left w:val="none" w:sz="0" w:space="0" w:color="auto"/>
        <w:bottom w:val="none" w:sz="0" w:space="0" w:color="auto"/>
        <w:right w:val="none" w:sz="0" w:space="0" w:color="auto"/>
      </w:divBdr>
    </w:div>
    <w:div w:id="1691829972">
      <w:marLeft w:val="640"/>
      <w:marRight w:val="0"/>
      <w:marTop w:val="0"/>
      <w:marBottom w:val="0"/>
      <w:divBdr>
        <w:top w:val="none" w:sz="0" w:space="0" w:color="auto"/>
        <w:left w:val="none" w:sz="0" w:space="0" w:color="auto"/>
        <w:bottom w:val="none" w:sz="0" w:space="0" w:color="auto"/>
        <w:right w:val="none" w:sz="0" w:space="0" w:color="auto"/>
      </w:divBdr>
    </w:div>
    <w:div w:id="1691834734">
      <w:marLeft w:val="640"/>
      <w:marRight w:val="0"/>
      <w:marTop w:val="0"/>
      <w:marBottom w:val="0"/>
      <w:divBdr>
        <w:top w:val="none" w:sz="0" w:space="0" w:color="auto"/>
        <w:left w:val="none" w:sz="0" w:space="0" w:color="auto"/>
        <w:bottom w:val="none" w:sz="0" w:space="0" w:color="auto"/>
        <w:right w:val="none" w:sz="0" w:space="0" w:color="auto"/>
      </w:divBdr>
    </w:div>
    <w:div w:id="1691836754">
      <w:marLeft w:val="640"/>
      <w:marRight w:val="0"/>
      <w:marTop w:val="0"/>
      <w:marBottom w:val="0"/>
      <w:divBdr>
        <w:top w:val="none" w:sz="0" w:space="0" w:color="auto"/>
        <w:left w:val="none" w:sz="0" w:space="0" w:color="auto"/>
        <w:bottom w:val="none" w:sz="0" w:space="0" w:color="auto"/>
        <w:right w:val="none" w:sz="0" w:space="0" w:color="auto"/>
      </w:divBdr>
    </w:div>
    <w:div w:id="1691880060">
      <w:marLeft w:val="640"/>
      <w:marRight w:val="0"/>
      <w:marTop w:val="0"/>
      <w:marBottom w:val="0"/>
      <w:divBdr>
        <w:top w:val="none" w:sz="0" w:space="0" w:color="auto"/>
        <w:left w:val="none" w:sz="0" w:space="0" w:color="auto"/>
        <w:bottom w:val="none" w:sz="0" w:space="0" w:color="auto"/>
        <w:right w:val="none" w:sz="0" w:space="0" w:color="auto"/>
      </w:divBdr>
    </w:div>
    <w:div w:id="1691948219">
      <w:marLeft w:val="640"/>
      <w:marRight w:val="0"/>
      <w:marTop w:val="0"/>
      <w:marBottom w:val="0"/>
      <w:divBdr>
        <w:top w:val="none" w:sz="0" w:space="0" w:color="auto"/>
        <w:left w:val="none" w:sz="0" w:space="0" w:color="auto"/>
        <w:bottom w:val="none" w:sz="0" w:space="0" w:color="auto"/>
        <w:right w:val="none" w:sz="0" w:space="0" w:color="auto"/>
      </w:divBdr>
    </w:div>
    <w:div w:id="1691948964">
      <w:marLeft w:val="640"/>
      <w:marRight w:val="0"/>
      <w:marTop w:val="0"/>
      <w:marBottom w:val="0"/>
      <w:divBdr>
        <w:top w:val="none" w:sz="0" w:space="0" w:color="auto"/>
        <w:left w:val="none" w:sz="0" w:space="0" w:color="auto"/>
        <w:bottom w:val="none" w:sz="0" w:space="0" w:color="auto"/>
        <w:right w:val="none" w:sz="0" w:space="0" w:color="auto"/>
      </w:divBdr>
    </w:div>
    <w:div w:id="1691956673">
      <w:marLeft w:val="640"/>
      <w:marRight w:val="0"/>
      <w:marTop w:val="0"/>
      <w:marBottom w:val="0"/>
      <w:divBdr>
        <w:top w:val="none" w:sz="0" w:space="0" w:color="auto"/>
        <w:left w:val="none" w:sz="0" w:space="0" w:color="auto"/>
        <w:bottom w:val="none" w:sz="0" w:space="0" w:color="auto"/>
        <w:right w:val="none" w:sz="0" w:space="0" w:color="auto"/>
      </w:divBdr>
    </w:div>
    <w:div w:id="1692218702">
      <w:marLeft w:val="640"/>
      <w:marRight w:val="0"/>
      <w:marTop w:val="0"/>
      <w:marBottom w:val="0"/>
      <w:divBdr>
        <w:top w:val="none" w:sz="0" w:space="0" w:color="auto"/>
        <w:left w:val="none" w:sz="0" w:space="0" w:color="auto"/>
        <w:bottom w:val="none" w:sz="0" w:space="0" w:color="auto"/>
        <w:right w:val="none" w:sz="0" w:space="0" w:color="auto"/>
      </w:divBdr>
    </w:div>
    <w:div w:id="1692292671">
      <w:marLeft w:val="640"/>
      <w:marRight w:val="0"/>
      <w:marTop w:val="0"/>
      <w:marBottom w:val="0"/>
      <w:divBdr>
        <w:top w:val="none" w:sz="0" w:space="0" w:color="auto"/>
        <w:left w:val="none" w:sz="0" w:space="0" w:color="auto"/>
        <w:bottom w:val="none" w:sz="0" w:space="0" w:color="auto"/>
        <w:right w:val="none" w:sz="0" w:space="0" w:color="auto"/>
      </w:divBdr>
    </w:div>
    <w:div w:id="1692294858">
      <w:marLeft w:val="640"/>
      <w:marRight w:val="0"/>
      <w:marTop w:val="0"/>
      <w:marBottom w:val="0"/>
      <w:divBdr>
        <w:top w:val="none" w:sz="0" w:space="0" w:color="auto"/>
        <w:left w:val="none" w:sz="0" w:space="0" w:color="auto"/>
        <w:bottom w:val="none" w:sz="0" w:space="0" w:color="auto"/>
        <w:right w:val="none" w:sz="0" w:space="0" w:color="auto"/>
      </w:divBdr>
    </w:div>
    <w:div w:id="1692339054">
      <w:marLeft w:val="640"/>
      <w:marRight w:val="0"/>
      <w:marTop w:val="0"/>
      <w:marBottom w:val="0"/>
      <w:divBdr>
        <w:top w:val="none" w:sz="0" w:space="0" w:color="auto"/>
        <w:left w:val="none" w:sz="0" w:space="0" w:color="auto"/>
        <w:bottom w:val="none" w:sz="0" w:space="0" w:color="auto"/>
        <w:right w:val="none" w:sz="0" w:space="0" w:color="auto"/>
      </w:divBdr>
    </w:div>
    <w:div w:id="1692409520">
      <w:marLeft w:val="640"/>
      <w:marRight w:val="0"/>
      <w:marTop w:val="0"/>
      <w:marBottom w:val="0"/>
      <w:divBdr>
        <w:top w:val="none" w:sz="0" w:space="0" w:color="auto"/>
        <w:left w:val="none" w:sz="0" w:space="0" w:color="auto"/>
        <w:bottom w:val="none" w:sz="0" w:space="0" w:color="auto"/>
        <w:right w:val="none" w:sz="0" w:space="0" w:color="auto"/>
      </w:divBdr>
    </w:div>
    <w:div w:id="1692562439">
      <w:marLeft w:val="640"/>
      <w:marRight w:val="0"/>
      <w:marTop w:val="0"/>
      <w:marBottom w:val="0"/>
      <w:divBdr>
        <w:top w:val="none" w:sz="0" w:space="0" w:color="auto"/>
        <w:left w:val="none" w:sz="0" w:space="0" w:color="auto"/>
        <w:bottom w:val="none" w:sz="0" w:space="0" w:color="auto"/>
        <w:right w:val="none" w:sz="0" w:space="0" w:color="auto"/>
      </w:divBdr>
    </w:div>
    <w:div w:id="1692562493">
      <w:bodyDiv w:val="1"/>
      <w:marLeft w:val="0"/>
      <w:marRight w:val="0"/>
      <w:marTop w:val="0"/>
      <w:marBottom w:val="0"/>
      <w:divBdr>
        <w:top w:val="none" w:sz="0" w:space="0" w:color="auto"/>
        <w:left w:val="none" w:sz="0" w:space="0" w:color="auto"/>
        <w:bottom w:val="none" w:sz="0" w:space="0" w:color="auto"/>
        <w:right w:val="none" w:sz="0" w:space="0" w:color="auto"/>
      </w:divBdr>
      <w:divsChild>
        <w:div w:id="57215775">
          <w:marLeft w:val="480"/>
          <w:marRight w:val="0"/>
          <w:marTop w:val="0"/>
          <w:marBottom w:val="0"/>
          <w:divBdr>
            <w:top w:val="none" w:sz="0" w:space="0" w:color="auto"/>
            <w:left w:val="none" w:sz="0" w:space="0" w:color="auto"/>
            <w:bottom w:val="none" w:sz="0" w:space="0" w:color="auto"/>
            <w:right w:val="none" w:sz="0" w:space="0" w:color="auto"/>
          </w:divBdr>
        </w:div>
        <w:div w:id="91823613">
          <w:marLeft w:val="480"/>
          <w:marRight w:val="0"/>
          <w:marTop w:val="0"/>
          <w:marBottom w:val="0"/>
          <w:divBdr>
            <w:top w:val="none" w:sz="0" w:space="0" w:color="auto"/>
            <w:left w:val="none" w:sz="0" w:space="0" w:color="auto"/>
            <w:bottom w:val="none" w:sz="0" w:space="0" w:color="auto"/>
            <w:right w:val="none" w:sz="0" w:space="0" w:color="auto"/>
          </w:divBdr>
        </w:div>
        <w:div w:id="93092795">
          <w:marLeft w:val="480"/>
          <w:marRight w:val="0"/>
          <w:marTop w:val="0"/>
          <w:marBottom w:val="0"/>
          <w:divBdr>
            <w:top w:val="none" w:sz="0" w:space="0" w:color="auto"/>
            <w:left w:val="none" w:sz="0" w:space="0" w:color="auto"/>
            <w:bottom w:val="none" w:sz="0" w:space="0" w:color="auto"/>
            <w:right w:val="none" w:sz="0" w:space="0" w:color="auto"/>
          </w:divBdr>
        </w:div>
        <w:div w:id="105581126">
          <w:marLeft w:val="480"/>
          <w:marRight w:val="0"/>
          <w:marTop w:val="0"/>
          <w:marBottom w:val="0"/>
          <w:divBdr>
            <w:top w:val="none" w:sz="0" w:space="0" w:color="auto"/>
            <w:left w:val="none" w:sz="0" w:space="0" w:color="auto"/>
            <w:bottom w:val="none" w:sz="0" w:space="0" w:color="auto"/>
            <w:right w:val="none" w:sz="0" w:space="0" w:color="auto"/>
          </w:divBdr>
        </w:div>
        <w:div w:id="133572520">
          <w:marLeft w:val="480"/>
          <w:marRight w:val="0"/>
          <w:marTop w:val="0"/>
          <w:marBottom w:val="0"/>
          <w:divBdr>
            <w:top w:val="none" w:sz="0" w:space="0" w:color="auto"/>
            <w:left w:val="none" w:sz="0" w:space="0" w:color="auto"/>
            <w:bottom w:val="none" w:sz="0" w:space="0" w:color="auto"/>
            <w:right w:val="none" w:sz="0" w:space="0" w:color="auto"/>
          </w:divBdr>
        </w:div>
        <w:div w:id="147982988">
          <w:marLeft w:val="480"/>
          <w:marRight w:val="0"/>
          <w:marTop w:val="0"/>
          <w:marBottom w:val="0"/>
          <w:divBdr>
            <w:top w:val="none" w:sz="0" w:space="0" w:color="auto"/>
            <w:left w:val="none" w:sz="0" w:space="0" w:color="auto"/>
            <w:bottom w:val="none" w:sz="0" w:space="0" w:color="auto"/>
            <w:right w:val="none" w:sz="0" w:space="0" w:color="auto"/>
          </w:divBdr>
        </w:div>
        <w:div w:id="603225362">
          <w:marLeft w:val="480"/>
          <w:marRight w:val="0"/>
          <w:marTop w:val="0"/>
          <w:marBottom w:val="0"/>
          <w:divBdr>
            <w:top w:val="none" w:sz="0" w:space="0" w:color="auto"/>
            <w:left w:val="none" w:sz="0" w:space="0" w:color="auto"/>
            <w:bottom w:val="none" w:sz="0" w:space="0" w:color="auto"/>
            <w:right w:val="none" w:sz="0" w:space="0" w:color="auto"/>
          </w:divBdr>
        </w:div>
        <w:div w:id="613094835">
          <w:marLeft w:val="480"/>
          <w:marRight w:val="0"/>
          <w:marTop w:val="0"/>
          <w:marBottom w:val="0"/>
          <w:divBdr>
            <w:top w:val="none" w:sz="0" w:space="0" w:color="auto"/>
            <w:left w:val="none" w:sz="0" w:space="0" w:color="auto"/>
            <w:bottom w:val="none" w:sz="0" w:space="0" w:color="auto"/>
            <w:right w:val="none" w:sz="0" w:space="0" w:color="auto"/>
          </w:divBdr>
        </w:div>
        <w:div w:id="627902354">
          <w:marLeft w:val="480"/>
          <w:marRight w:val="0"/>
          <w:marTop w:val="0"/>
          <w:marBottom w:val="0"/>
          <w:divBdr>
            <w:top w:val="none" w:sz="0" w:space="0" w:color="auto"/>
            <w:left w:val="none" w:sz="0" w:space="0" w:color="auto"/>
            <w:bottom w:val="none" w:sz="0" w:space="0" w:color="auto"/>
            <w:right w:val="none" w:sz="0" w:space="0" w:color="auto"/>
          </w:divBdr>
        </w:div>
        <w:div w:id="653872268">
          <w:marLeft w:val="480"/>
          <w:marRight w:val="0"/>
          <w:marTop w:val="0"/>
          <w:marBottom w:val="0"/>
          <w:divBdr>
            <w:top w:val="none" w:sz="0" w:space="0" w:color="auto"/>
            <w:left w:val="none" w:sz="0" w:space="0" w:color="auto"/>
            <w:bottom w:val="none" w:sz="0" w:space="0" w:color="auto"/>
            <w:right w:val="none" w:sz="0" w:space="0" w:color="auto"/>
          </w:divBdr>
        </w:div>
        <w:div w:id="663512175">
          <w:marLeft w:val="480"/>
          <w:marRight w:val="0"/>
          <w:marTop w:val="0"/>
          <w:marBottom w:val="0"/>
          <w:divBdr>
            <w:top w:val="none" w:sz="0" w:space="0" w:color="auto"/>
            <w:left w:val="none" w:sz="0" w:space="0" w:color="auto"/>
            <w:bottom w:val="none" w:sz="0" w:space="0" w:color="auto"/>
            <w:right w:val="none" w:sz="0" w:space="0" w:color="auto"/>
          </w:divBdr>
        </w:div>
        <w:div w:id="709184132">
          <w:marLeft w:val="480"/>
          <w:marRight w:val="0"/>
          <w:marTop w:val="0"/>
          <w:marBottom w:val="0"/>
          <w:divBdr>
            <w:top w:val="none" w:sz="0" w:space="0" w:color="auto"/>
            <w:left w:val="none" w:sz="0" w:space="0" w:color="auto"/>
            <w:bottom w:val="none" w:sz="0" w:space="0" w:color="auto"/>
            <w:right w:val="none" w:sz="0" w:space="0" w:color="auto"/>
          </w:divBdr>
        </w:div>
        <w:div w:id="739057908">
          <w:marLeft w:val="480"/>
          <w:marRight w:val="0"/>
          <w:marTop w:val="0"/>
          <w:marBottom w:val="0"/>
          <w:divBdr>
            <w:top w:val="none" w:sz="0" w:space="0" w:color="auto"/>
            <w:left w:val="none" w:sz="0" w:space="0" w:color="auto"/>
            <w:bottom w:val="none" w:sz="0" w:space="0" w:color="auto"/>
            <w:right w:val="none" w:sz="0" w:space="0" w:color="auto"/>
          </w:divBdr>
        </w:div>
        <w:div w:id="740644098">
          <w:marLeft w:val="480"/>
          <w:marRight w:val="0"/>
          <w:marTop w:val="0"/>
          <w:marBottom w:val="0"/>
          <w:divBdr>
            <w:top w:val="none" w:sz="0" w:space="0" w:color="auto"/>
            <w:left w:val="none" w:sz="0" w:space="0" w:color="auto"/>
            <w:bottom w:val="none" w:sz="0" w:space="0" w:color="auto"/>
            <w:right w:val="none" w:sz="0" w:space="0" w:color="auto"/>
          </w:divBdr>
        </w:div>
        <w:div w:id="786922760">
          <w:marLeft w:val="480"/>
          <w:marRight w:val="0"/>
          <w:marTop w:val="0"/>
          <w:marBottom w:val="0"/>
          <w:divBdr>
            <w:top w:val="none" w:sz="0" w:space="0" w:color="auto"/>
            <w:left w:val="none" w:sz="0" w:space="0" w:color="auto"/>
            <w:bottom w:val="none" w:sz="0" w:space="0" w:color="auto"/>
            <w:right w:val="none" w:sz="0" w:space="0" w:color="auto"/>
          </w:divBdr>
        </w:div>
        <w:div w:id="803355700">
          <w:marLeft w:val="480"/>
          <w:marRight w:val="0"/>
          <w:marTop w:val="0"/>
          <w:marBottom w:val="0"/>
          <w:divBdr>
            <w:top w:val="none" w:sz="0" w:space="0" w:color="auto"/>
            <w:left w:val="none" w:sz="0" w:space="0" w:color="auto"/>
            <w:bottom w:val="none" w:sz="0" w:space="0" w:color="auto"/>
            <w:right w:val="none" w:sz="0" w:space="0" w:color="auto"/>
          </w:divBdr>
        </w:div>
        <w:div w:id="883761479">
          <w:marLeft w:val="480"/>
          <w:marRight w:val="0"/>
          <w:marTop w:val="0"/>
          <w:marBottom w:val="0"/>
          <w:divBdr>
            <w:top w:val="none" w:sz="0" w:space="0" w:color="auto"/>
            <w:left w:val="none" w:sz="0" w:space="0" w:color="auto"/>
            <w:bottom w:val="none" w:sz="0" w:space="0" w:color="auto"/>
            <w:right w:val="none" w:sz="0" w:space="0" w:color="auto"/>
          </w:divBdr>
        </w:div>
        <w:div w:id="891816956">
          <w:marLeft w:val="480"/>
          <w:marRight w:val="0"/>
          <w:marTop w:val="0"/>
          <w:marBottom w:val="0"/>
          <w:divBdr>
            <w:top w:val="none" w:sz="0" w:space="0" w:color="auto"/>
            <w:left w:val="none" w:sz="0" w:space="0" w:color="auto"/>
            <w:bottom w:val="none" w:sz="0" w:space="0" w:color="auto"/>
            <w:right w:val="none" w:sz="0" w:space="0" w:color="auto"/>
          </w:divBdr>
        </w:div>
        <w:div w:id="939603573">
          <w:marLeft w:val="480"/>
          <w:marRight w:val="0"/>
          <w:marTop w:val="0"/>
          <w:marBottom w:val="0"/>
          <w:divBdr>
            <w:top w:val="none" w:sz="0" w:space="0" w:color="auto"/>
            <w:left w:val="none" w:sz="0" w:space="0" w:color="auto"/>
            <w:bottom w:val="none" w:sz="0" w:space="0" w:color="auto"/>
            <w:right w:val="none" w:sz="0" w:space="0" w:color="auto"/>
          </w:divBdr>
        </w:div>
        <w:div w:id="964582348">
          <w:marLeft w:val="480"/>
          <w:marRight w:val="0"/>
          <w:marTop w:val="0"/>
          <w:marBottom w:val="0"/>
          <w:divBdr>
            <w:top w:val="none" w:sz="0" w:space="0" w:color="auto"/>
            <w:left w:val="none" w:sz="0" w:space="0" w:color="auto"/>
            <w:bottom w:val="none" w:sz="0" w:space="0" w:color="auto"/>
            <w:right w:val="none" w:sz="0" w:space="0" w:color="auto"/>
          </w:divBdr>
        </w:div>
        <w:div w:id="979502228">
          <w:marLeft w:val="480"/>
          <w:marRight w:val="0"/>
          <w:marTop w:val="0"/>
          <w:marBottom w:val="0"/>
          <w:divBdr>
            <w:top w:val="none" w:sz="0" w:space="0" w:color="auto"/>
            <w:left w:val="none" w:sz="0" w:space="0" w:color="auto"/>
            <w:bottom w:val="none" w:sz="0" w:space="0" w:color="auto"/>
            <w:right w:val="none" w:sz="0" w:space="0" w:color="auto"/>
          </w:divBdr>
        </w:div>
        <w:div w:id="1018851729">
          <w:marLeft w:val="480"/>
          <w:marRight w:val="0"/>
          <w:marTop w:val="0"/>
          <w:marBottom w:val="0"/>
          <w:divBdr>
            <w:top w:val="none" w:sz="0" w:space="0" w:color="auto"/>
            <w:left w:val="none" w:sz="0" w:space="0" w:color="auto"/>
            <w:bottom w:val="none" w:sz="0" w:space="0" w:color="auto"/>
            <w:right w:val="none" w:sz="0" w:space="0" w:color="auto"/>
          </w:divBdr>
        </w:div>
        <w:div w:id="1020932579">
          <w:marLeft w:val="480"/>
          <w:marRight w:val="0"/>
          <w:marTop w:val="0"/>
          <w:marBottom w:val="0"/>
          <w:divBdr>
            <w:top w:val="none" w:sz="0" w:space="0" w:color="auto"/>
            <w:left w:val="none" w:sz="0" w:space="0" w:color="auto"/>
            <w:bottom w:val="none" w:sz="0" w:space="0" w:color="auto"/>
            <w:right w:val="none" w:sz="0" w:space="0" w:color="auto"/>
          </w:divBdr>
        </w:div>
        <w:div w:id="1027756828">
          <w:marLeft w:val="480"/>
          <w:marRight w:val="0"/>
          <w:marTop w:val="0"/>
          <w:marBottom w:val="0"/>
          <w:divBdr>
            <w:top w:val="none" w:sz="0" w:space="0" w:color="auto"/>
            <w:left w:val="none" w:sz="0" w:space="0" w:color="auto"/>
            <w:bottom w:val="none" w:sz="0" w:space="0" w:color="auto"/>
            <w:right w:val="none" w:sz="0" w:space="0" w:color="auto"/>
          </w:divBdr>
        </w:div>
        <w:div w:id="1036277291">
          <w:marLeft w:val="480"/>
          <w:marRight w:val="0"/>
          <w:marTop w:val="0"/>
          <w:marBottom w:val="0"/>
          <w:divBdr>
            <w:top w:val="none" w:sz="0" w:space="0" w:color="auto"/>
            <w:left w:val="none" w:sz="0" w:space="0" w:color="auto"/>
            <w:bottom w:val="none" w:sz="0" w:space="0" w:color="auto"/>
            <w:right w:val="none" w:sz="0" w:space="0" w:color="auto"/>
          </w:divBdr>
        </w:div>
        <w:div w:id="1071348003">
          <w:marLeft w:val="480"/>
          <w:marRight w:val="0"/>
          <w:marTop w:val="0"/>
          <w:marBottom w:val="0"/>
          <w:divBdr>
            <w:top w:val="none" w:sz="0" w:space="0" w:color="auto"/>
            <w:left w:val="none" w:sz="0" w:space="0" w:color="auto"/>
            <w:bottom w:val="none" w:sz="0" w:space="0" w:color="auto"/>
            <w:right w:val="none" w:sz="0" w:space="0" w:color="auto"/>
          </w:divBdr>
        </w:div>
        <w:div w:id="1077359828">
          <w:marLeft w:val="480"/>
          <w:marRight w:val="0"/>
          <w:marTop w:val="0"/>
          <w:marBottom w:val="0"/>
          <w:divBdr>
            <w:top w:val="none" w:sz="0" w:space="0" w:color="auto"/>
            <w:left w:val="none" w:sz="0" w:space="0" w:color="auto"/>
            <w:bottom w:val="none" w:sz="0" w:space="0" w:color="auto"/>
            <w:right w:val="none" w:sz="0" w:space="0" w:color="auto"/>
          </w:divBdr>
        </w:div>
        <w:div w:id="1096562942">
          <w:marLeft w:val="480"/>
          <w:marRight w:val="0"/>
          <w:marTop w:val="0"/>
          <w:marBottom w:val="0"/>
          <w:divBdr>
            <w:top w:val="none" w:sz="0" w:space="0" w:color="auto"/>
            <w:left w:val="none" w:sz="0" w:space="0" w:color="auto"/>
            <w:bottom w:val="none" w:sz="0" w:space="0" w:color="auto"/>
            <w:right w:val="none" w:sz="0" w:space="0" w:color="auto"/>
          </w:divBdr>
        </w:div>
        <w:div w:id="1174799990">
          <w:marLeft w:val="480"/>
          <w:marRight w:val="0"/>
          <w:marTop w:val="0"/>
          <w:marBottom w:val="0"/>
          <w:divBdr>
            <w:top w:val="none" w:sz="0" w:space="0" w:color="auto"/>
            <w:left w:val="none" w:sz="0" w:space="0" w:color="auto"/>
            <w:bottom w:val="none" w:sz="0" w:space="0" w:color="auto"/>
            <w:right w:val="none" w:sz="0" w:space="0" w:color="auto"/>
          </w:divBdr>
        </w:div>
        <w:div w:id="1197540960">
          <w:marLeft w:val="480"/>
          <w:marRight w:val="0"/>
          <w:marTop w:val="0"/>
          <w:marBottom w:val="0"/>
          <w:divBdr>
            <w:top w:val="none" w:sz="0" w:space="0" w:color="auto"/>
            <w:left w:val="none" w:sz="0" w:space="0" w:color="auto"/>
            <w:bottom w:val="none" w:sz="0" w:space="0" w:color="auto"/>
            <w:right w:val="none" w:sz="0" w:space="0" w:color="auto"/>
          </w:divBdr>
        </w:div>
        <w:div w:id="1253201697">
          <w:marLeft w:val="480"/>
          <w:marRight w:val="0"/>
          <w:marTop w:val="0"/>
          <w:marBottom w:val="0"/>
          <w:divBdr>
            <w:top w:val="none" w:sz="0" w:space="0" w:color="auto"/>
            <w:left w:val="none" w:sz="0" w:space="0" w:color="auto"/>
            <w:bottom w:val="none" w:sz="0" w:space="0" w:color="auto"/>
            <w:right w:val="none" w:sz="0" w:space="0" w:color="auto"/>
          </w:divBdr>
        </w:div>
        <w:div w:id="1258169686">
          <w:marLeft w:val="480"/>
          <w:marRight w:val="0"/>
          <w:marTop w:val="0"/>
          <w:marBottom w:val="0"/>
          <w:divBdr>
            <w:top w:val="none" w:sz="0" w:space="0" w:color="auto"/>
            <w:left w:val="none" w:sz="0" w:space="0" w:color="auto"/>
            <w:bottom w:val="none" w:sz="0" w:space="0" w:color="auto"/>
            <w:right w:val="none" w:sz="0" w:space="0" w:color="auto"/>
          </w:divBdr>
        </w:div>
        <w:div w:id="1280137330">
          <w:marLeft w:val="480"/>
          <w:marRight w:val="0"/>
          <w:marTop w:val="0"/>
          <w:marBottom w:val="0"/>
          <w:divBdr>
            <w:top w:val="none" w:sz="0" w:space="0" w:color="auto"/>
            <w:left w:val="none" w:sz="0" w:space="0" w:color="auto"/>
            <w:bottom w:val="none" w:sz="0" w:space="0" w:color="auto"/>
            <w:right w:val="none" w:sz="0" w:space="0" w:color="auto"/>
          </w:divBdr>
        </w:div>
        <w:div w:id="1323696955">
          <w:marLeft w:val="480"/>
          <w:marRight w:val="0"/>
          <w:marTop w:val="0"/>
          <w:marBottom w:val="0"/>
          <w:divBdr>
            <w:top w:val="none" w:sz="0" w:space="0" w:color="auto"/>
            <w:left w:val="none" w:sz="0" w:space="0" w:color="auto"/>
            <w:bottom w:val="none" w:sz="0" w:space="0" w:color="auto"/>
            <w:right w:val="none" w:sz="0" w:space="0" w:color="auto"/>
          </w:divBdr>
        </w:div>
        <w:div w:id="1344669496">
          <w:marLeft w:val="480"/>
          <w:marRight w:val="0"/>
          <w:marTop w:val="0"/>
          <w:marBottom w:val="0"/>
          <w:divBdr>
            <w:top w:val="none" w:sz="0" w:space="0" w:color="auto"/>
            <w:left w:val="none" w:sz="0" w:space="0" w:color="auto"/>
            <w:bottom w:val="none" w:sz="0" w:space="0" w:color="auto"/>
            <w:right w:val="none" w:sz="0" w:space="0" w:color="auto"/>
          </w:divBdr>
        </w:div>
        <w:div w:id="1360813043">
          <w:marLeft w:val="480"/>
          <w:marRight w:val="0"/>
          <w:marTop w:val="0"/>
          <w:marBottom w:val="0"/>
          <w:divBdr>
            <w:top w:val="none" w:sz="0" w:space="0" w:color="auto"/>
            <w:left w:val="none" w:sz="0" w:space="0" w:color="auto"/>
            <w:bottom w:val="none" w:sz="0" w:space="0" w:color="auto"/>
            <w:right w:val="none" w:sz="0" w:space="0" w:color="auto"/>
          </w:divBdr>
        </w:div>
        <w:div w:id="1372262077">
          <w:marLeft w:val="480"/>
          <w:marRight w:val="0"/>
          <w:marTop w:val="0"/>
          <w:marBottom w:val="0"/>
          <w:divBdr>
            <w:top w:val="none" w:sz="0" w:space="0" w:color="auto"/>
            <w:left w:val="none" w:sz="0" w:space="0" w:color="auto"/>
            <w:bottom w:val="none" w:sz="0" w:space="0" w:color="auto"/>
            <w:right w:val="none" w:sz="0" w:space="0" w:color="auto"/>
          </w:divBdr>
        </w:div>
        <w:div w:id="1427726742">
          <w:marLeft w:val="480"/>
          <w:marRight w:val="0"/>
          <w:marTop w:val="0"/>
          <w:marBottom w:val="0"/>
          <w:divBdr>
            <w:top w:val="none" w:sz="0" w:space="0" w:color="auto"/>
            <w:left w:val="none" w:sz="0" w:space="0" w:color="auto"/>
            <w:bottom w:val="none" w:sz="0" w:space="0" w:color="auto"/>
            <w:right w:val="none" w:sz="0" w:space="0" w:color="auto"/>
          </w:divBdr>
        </w:div>
        <w:div w:id="1457681721">
          <w:marLeft w:val="480"/>
          <w:marRight w:val="0"/>
          <w:marTop w:val="0"/>
          <w:marBottom w:val="0"/>
          <w:divBdr>
            <w:top w:val="none" w:sz="0" w:space="0" w:color="auto"/>
            <w:left w:val="none" w:sz="0" w:space="0" w:color="auto"/>
            <w:bottom w:val="none" w:sz="0" w:space="0" w:color="auto"/>
            <w:right w:val="none" w:sz="0" w:space="0" w:color="auto"/>
          </w:divBdr>
        </w:div>
        <w:div w:id="1470904072">
          <w:marLeft w:val="480"/>
          <w:marRight w:val="0"/>
          <w:marTop w:val="0"/>
          <w:marBottom w:val="0"/>
          <w:divBdr>
            <w:top w:val="none" w:sz="0" w:space="0" w:color="auto"/>
            <w:left w:val="none" w:sz="0" w:space="0" w:color="auto"/>
            <w:bottom w:val="none" w:sz="0" w:space="0" w:color="auto"/>
            <w:right w:val="none" w:sz="0" w:space="0" w:color="auto"/>
          </w:divBdr>
        </w:div>
        <w:div w:id="1539511400">
          <w:marLeft w:val="480"/>
          <w:marRight w:val="0"/>
          <w:marTop w:val="0"/>
          <w:marBottom w:val="0"/>
          <w:divBdr>
            <w:top w:val="none" w:sz="0" w:space="0" w:color="auto"/>
            <w:left w:val="none" w:sz="0" w:space="0" w:color="auto"/>
            <w:bottom w:val="none" w:sz="0" w:space="0" w:color="auto"/>
            <w:right w:val="none" w:sz="0" w:space="0" w:color="auto"/>
          </w:divBdr>
        </w:div>
        <w:div w:id="1599948634">
          <w:marLeft w:val="480"/>
          <w:marRight w:val="0"/>
          <w:marTop w:val="0"/>
          <w:marBottom w:val="0"/>
          <w:divBdr>
            <w:top w:val="none" w:sz="0" w:space="0" w:color="auto"/>
            <w:left w:val="none" w:sz="0" w:space="0" w:color="auto"/>
            <w:bottom w:val="none" w:sz="0" w:space="0" w:color="auto"/>
            <w:right w:val="none" w:sz="0" w:space="0" w:color="auto"/>
          </w:divBdr>
        </w:div>
        <w:div w:id="1612516293">
          <w:marLeft w:val="480"/>
          <w:marRight w:val="0"/>
          <w:marTop w:val="0"/>
          <w:marBottom w:val="0"/>
          <w:divBdr>
            <w:top w:val="none" w:sz="0" w:space="0" w:color="auto"/>
            <w:left w:val="none" w:sz="0" w:space="0" w:color="auto"/>
            <w:bottom w:val="none" w:sz="0" w:space="0" w:color="auto"/>
            <w:right w:val="none" w:sz="0" w:space="0" w:color="auto"/>
          </w:divBdr>
        </w:div>
      </w:divsChild>
    </w:div>
    <w:div w:id="1692604155">
      <w:marLeft w:val="640"/>
      <w:marRight w:val="0"/>
      <w:marTop w:val="0"/>
      <w:marBottom w:val="0"/>
      <w:divBdr>
        <w:top w:val="none" w:sz="0" w:space="0" w:color="auto"/>
        <w:left w:val="none" w:sz="0" w:space="0" w:color="auto"/>
        <w:bottom w:val="none" w:sz="0" w:space="0" w:color="auto"/>
        <w:right w:val="none" w:sz="0" w:space="0" w:color="auto"/>
      </w:divBdr>
    </w:div>
    <w:div w:id="1692682190">
      <w:marLeft w:val="640"/>
      <w:marRight w:val="0"/>
      <w:marTop w:val="0"/>
      <w:marBottom w:val="0"/>
      <w:divBdr>
        <w:top w:val="none" w:sz="0" w:space="0" w:color="auto"/>
        <w:left w:val="none" w:sz="0" w:space="0" w:color="auto"/>
        <w:bottom w:val="none" w:sz="0" w:space="0" w:color="auto"/>
        <w:right w:val="none" w:sz="0" w:space="0" w:color="auto"/>
      </w:divBdr>
    </w:div>
    <w:div w:id="1692754426">
      <w:marLeft w:val="640"/>
      <w:marRight w:val="0"/>
      <w:marTop w:val="0"/>
      <w:marBottom w:val="0"/>
      <w:divBdr>
        <w:top w:val="none" w:sz="0" w:space="0" w:color="auto"/>
        <w:left w:val="none" w:sz="0" w:space="0" w:color="auto"/>
        <w:bottom w:val="none" w:sz="0" w:space="0" w:color="auto"/>
        <w:right w:val="none" w:sz="0" w:space="0" w:color="auto"/>
      </w:divBdr>
    </w:div>
    <w:div w:id="1692802319">
      <w:marLeft w:val="640"/>
      <w:marRight w:val="0"/>
      <w:marTop w:val="0"/>
      <w:marBottom w:val="0"/>
      <w:divBdr>
        <w:top w:val="none" w:sz="0" w:space="0" w:color="auto"/>
        <w:left w:val="none" w:sz="0" w:space="0" w:color="auto"/>
        <w:bottom w:val="none" w:sz="0" w:space="0" w:color="auto"/>
        <w:right w:val="none" w:sz="0" w:space="0" w:color="auto"/>
      </w:divBdr>
    </w:div>
    <w:div w:id="1692803953">
      <w:marLeft w:val="640"/>
      <w:marRight w:val="0"/>
      <w:marTop w:val="0"/>
      <w:marBottom w:val="0"/>
      <w:divBdr>
        <w:top w:val="none" w:sz="0" w:space="0" w:color="auto"/>
        <w:left w:val="none" w:sz="0" w:space="0" w:color="auto"/>
        <w:bottom w:val="none" w:sz="0" w:space="0" w:color="auto"/>
        <w:right w:val="none" w:sz="0" w:space="0" w:color="auto"/>
      </w:divBdr>
    </w:div>
    <w:div w:id="1692874867">
      <w:marLeft w:val="640"/>
      <w:marRight w:val="0"/>
      <w:marTop w:val="0"/>
      <w:marBottom w:val="0"/>
      <w:divBdr>
        <w:top w:val="none" w:sz="0" w:space="0" w:color="auto"/>
        <w:left w:val="none" w:sz="0" w:space="0" w:color="auto"/>
        <w:bottom w:val="none" w:sz="0" w:space="0" w:color="auto"/>
        <w:right w:val="none" w:sz="0" w:space="0" w:color="auto"/>
      </w:divBdr>
    </w:div>
    <w:div w:id="1692881034">
      <w:marLeft w:val="640"/>
      <w:marRight w:val="0"/>
      <w:marTop w:val="0"/>
      <w:marBottom w:val="0"/>
      <w:divBdr>
        <w:top w:val="none" w:sz="0" w:space="0" w:color="auto"/>
        <w:left w:val="none" w:sz="0" w:space="0" w:color="auto"/>
        <w:bottom w:val="none" w:sz="0" w:space="0" w:color="auto"/>
        <w:right w:val="none" w:sz="0" w:space="0" w:color="auto"/>
      </w:divBdr>
    </w:div>
    <w:div w:id="1692949025">
      <w:marLeft w:val="640"/>
      <w:marRight w:val="0"/>
      <w:marTop w:val="0"/>
      <w:marBottom w:val="0"/>
      <w:divBdr>
        <w:top w:val="none" w:sz="0" w:space="0" w:color="auto"/>
        <w:left w:val="none" w:sz="0" w:space="0" w:color="auto"/>
        <w:bottom w:val="none" w:sz="0" w:space="0" w:color="auto"/>
        <w:right w:val="none" w:sz="0" w:space="0" w:color="auto"/>
      </w:divBdr>
    </w:div>
    <w:div w:id="1692952104">
      <w:bodyDiv w:val="1"/>
      <w:marLeft w:val="0"/>
      <w:marRight w:val="0"/>
      <w:marTop w:val="0"/>
      <w:marBottom w:val="0"/>
      <w:divBdr>
        <w:top w:val="none" w:sz="0" w:space="0" w:color="auto"/>
        <w:left w:val="none" w:sz="0" w:space="0" w:color="auto"/>
        <w:bottom w:val="none" w:sz="0" w:space="0" w:color="auto"/>
        <w:right w:val="none" w:sz="0" w:space="0" w:color="auto"/>
      </w:divBdr>
    </w:div>
    <w:div w:id="1692953739">
      <w:marLeft w:val="640"/>
      <w:marRight w:val="0"/>
      <w:marTop w:val="0"/>
      <w:marBottom w:val="0"/>
      <w:divBdr>
        <w:top w:val="none" w:sz="0" w:space="0" w:color="auto"/>
        <w:left w:val="none" w:sz="0" w:space="0" w:color="auto"/>
        <w:bottom w:val="none" w:sz="0" w:space="0" w:color="auto"/>
        <w:right w:val="none" w:sz="0" w:space="0" w:color="auto"/>
      </w:divBdr>
    </w:div>
    <w:div w:id="1692993218">
      <w:marLeft w:val="640"/>
      <w:marRight w:val="0"/>
      <w:marTop w:val="0"/>
      <w:marBottom w:val="0"/>
      <w:divBdr>
        <w:top w:val="none" w:sz="0" w:space="0" w:color="auto"/>
        <w:left w:val="none" w:sz="0" w:space="0" w:color="auto"/>
        <w:bottom w:val="none" w:sz="0" w:space="0" w:color="auto"/>
        <w:right w:val="none" w:sz="0" w:space="0" w:color="auto"/>
      </w:divBdr>
    </w:div>
    <w:div w:id="1693191874">
      <w:marLeft w:val="640"/>
      <w:marRight w:val="0"/>
      <w:marTop w:val="0"/>
      <w:marBottom w:val="0"/>
      <w:divBdr>
        <w:top w:val="none" w:sz="0" w:space="0" w:color="auto"/>
        <w:left w:val="none" w:sz="0" w:space="0" w:color="auto"/>
        <w:bottom w:val="none" w:sz="0" w:space="0" w:color="auto"/>
        <w:right w:val="none" w:sz="0" w:space="0" w:color="auto"/>
      </w:divBdr>
    </w:div>
    <w:div w:id="1693218022">
      <w:marLeft w:val="640"/>
      <w:marRight w:val="0"/>
      <w:marTop w:val="0"/>
      <w:marBottom w:val="0"/>
      <w:divBdr>
        <w:top w:val="none" w:sz="0" w:space="0" w:color="auto"/>
        <w:left w:val="none" w:sz="0" w:space="0" w:color="auto"/>
        <w:bottom w:val="none" w:sz="0" w:space="0" w:color="auto"/>
        <w:right w:val="none" w:sz="0" w:space="0" w:color="auto"/>
      </w:divBdr>
    </w:div>
    <w:div w:id="1693263219">
      <w:marLeft w:val="640"/>
      <w:marRight w:val="0"/>
      <w:marTop w:val="0"/>
      <w:marBottom w:val="0"/>
      <w:divBdr>
        <w:top w:val="none" w:sz="0" w:space="0" w:color="auto"/>
        <w:left w:val="none" w:sz="0" w:space="0" w:color="auto"/>
        <w:bottom w:val="none" w:sz="0" w:space="0" w:color="auto"/>
        <w:right w:val="none" w:sz="0" w:space="0" w:color="auto"/>
      </w:divBdr>
    </w:div>
    <w:div w:id="1693265431">
      <w:marLeft w:val="640"/>
      <w:marRight w:val="0"/>
      <w:marTop w:val="0"/>
      <w:marBottom w:val="0"/>
      <w:divBdr>
        <w:top w:val="none" w:sz="0" w:space="0" w:color="auto"/>
        <w:left w:val="none" w:sz="0" w:space="0" w:color="auto"/>
        <w:bottom w:val="none" w:sz="0" w:space="0" w:color="auto"/>
        <w:right w:val="none" w:sz="0" w:space="0" w:color="auto"/>
      </w:divBdr>
    </w:div>
    <w:div w:id="1693334033">
      <w:marLeft w:val="640"/>
      <w:marRight w:val="0"/>
      <w:marTop w:val="0"/>
      <w:marBottom w:val="0"/>
      <w:divBdr>
        <w:top w:val="none" w:sz="0" w:space="0" w:color="auto"/>
        <w:left w:val="none" w:sz="0" w:space="0" w:color="auto"/>
        <w:bottom w:val="none" w:sz="0" w:space="0" w:color="auto"/>
        <w:right w:val="none" w:sz="0" w:space="0" w:color="auto"/>
      </w:divBdr>
    </w:div>
    <w:div w:id="1693414071">
      <w:marLeft w:val="640"/>
      <w:marRight w:val="0"/>
      <w:marTop w:val="0"/>
      <w:marBottom w:val="0"/>
      <w:divBdr>
        <w:top w:val="none" w:sz="0" w:space="0" w:color="auto"/>
        <w:left w:val="none" w:sz="0" w:space="0" w:color="auto"/>
        <w:bottom w:val="none" w:sz="0" w:space="0" w:color="auto"/>
        <w:right w:val="none" w:sz="0" w:space="0" w:color="auto"/>
      </w:divBdr>
    </w:div>
    <w:div w:id="1693414901">
      <w:marLeft w:val="640"/>
      <w:marRight w:val="0"/>
      <w:marTop w:val="0"/>
      <w:marBottom w:val="0"/>
      <w:divBdr>
        <w:top w:val="none" w:sz="0" w:space="0" w:color="auto"/>
        <w:left w:val="none" w:sz="0" w:space="0" w:color="auto"/>
        <w:bottom w:val="none" w:sz="0" w:space="0" w:color="auto"/>
        <w:right w:val="none" w:sz="0" w:space="0" w:color="auto"/>
      </w:divBdr>
    </w:div>
    <w:div w:id="1693453450">
      <w:marLeft w:val="640"/>
      <w:marRight w:val="0"/>
      <w:marTop w:val="0"/>
      <w:marBottom w:val="0"/>
      <w:divBdr>
        <w:top w:val="none" w:sz="0" w:space="0" w:color="auto"/>
        <w:left w:val="none" w:sz="0" w:space="0" w:color="auto"/>
        <w:bottom w:val="none" w:sz="0" w:space="0" w:color="auto"/>
        <w:right w:val="none" w:sz="0" w:space="0" w:color="auto"/>
      </w:divBdr>
    </w:div>
    <w:div w:id="1693455855">
      <w:marLeft w:val="640"/>
      <w:marRight w:val="0"/>
      <w:marTop w:val="0"/>
      <w:marBottom w:val="0"/>
      <w:divBdr>
        <w:top w:val="none" w:sz="0" w:space="0" w:color="auto"/>
        <w:left w:val="none" w:sz="0" w:space="0" w:color="auto"/>
        <w:bottom w:val="none" w:sz="0" w:space="0" w:color="auto"/>
        <w:right w:val="none" w:sz="0" w:space="0" w:color="auto"/>
      </w:divBdr>
    </w:div>
    <w:div w:id="1693460421">
      <w:marLeft w:val="640"/>
      <w:marRight w:val="0"/>
      <w:marTop w:val="0"/>
      <w:marBottom w:val="0"/>
      <w:divBdr>
        <w:top w:val="none" w:sz="0" w:space="0" w:color="auto"/>
        <w:left w:val="none" w:sz="0" w:space="0" w:color="auto"/>
        <w:bottom w:val="none" w:sz="0" w:space="0" w:color="auto"/>
        <w:right w:val="none" w:sz="0" w:space="0" w:color="auto"/>
      </w:divBdr>
    </w:div>
    <w:div w:id="1693535952">
      <w:marLeft w:val="640"/>
      <w:marRight w:val="0"/>
      <w:marTop w:val="0"/>
      <w:marBottom w:val="0"/>
      <w:divBdr>
        <w:top w:val="none" w:sz="0" w:space="0" w:color="auto"/>
        <w:left w:val="none" w:sz="0" w:space="0" w:color="auto"/>
        <w:bottom w:val="none" w:sz="0" w:space="0" w:color="auto"/>
        <w:right w:val="none" w:sz="0" w:space="0" w:color="auto"/>
      </w:divBdr>
    </w:div>
    <w:div w:id="1693602540">
      <w:marLeft w:val="640"/>
      <w:marRight w:val="0"/>
      <w:marTop w:val="0"/>
      <w:marBottom w:val="0"/>
      <w:divBdr>
        <w:top w:val="none" w:sz="0" w:space="0" w:color="auto"/>
        <w:left w:val="none" w:sz="0" w:space="0" w:color="auto"/>
        <w:bottom w:val="none" w:sz="0" w:space="0" w:color="auto"/>
        <w:right w:val="none" w:sz="0" w:space="0" w:color="auto"/>
      </w:divBdr>
    </w:div>
    <w:div w:id="1693800563">
      <w:marLeft w:val="640"/>
      <w:marRight w:val="0"/>
      <w:marTop w:val="0"/>
      <w:marBottom w:val="0"/>
      <w:divBdr>
        <w:top w:val="none" w:sz="0" w:space="0" w:color="auto"/>
        <w:left w:val="none" w:sz="0" w:space="0" w:color="auto"/>
        <w:bottom w:val="none" w:sz="0" w:space="0" w:color="auto"/>
        <w:right w:val="none" w:sz="0" w:space="0" w:color="auto"/>
      </w:divBdr>
    </w:div>
    <w:div w:id="1693803084">
      <w:marLeft w:val="640"/>
      <w:marRight w:val="0"/>
      <w:marTop w:val="0"/>
      <w:marBottom w:val="0"/>
      <w:divBdr>
        <w:top w:val="none" w:sz="0" w:space="0" w:color="auto"/>
        <w:left w:val="none" w:sz="0" w:space="0" w:color="auto"/>
        <w:bottom w:val="none" w:sz="0" w:space="0" w:color="auto"/>
        <w:right w:val="none" w:sz="0" w:space="0" w:color="auto"/>
      </w:divBdr>
    </w:div>
    <w:div w:id="1693805170">
      <w:marLeft w:val="640"/>
      <w:marRight w:val="0"/>
      <w:marTop w:val="0"/>
      <w:marBottom w:val="0"/>
      <w:divBdr>
        <w:top w:val="none" w:sz="0" w:space="0" w:color="auto"/>
        <w:left w:val="none" w:sz="0" w:space="0" w:color="auto"/>
        <w:bottom w:val="none" w:sz="0" w:space="0" w:color="auto"/>
        <w:right w:val="none" w:sz="0" w:space="0" w:color="auto"/>
      </w:divBdr>
    </w:div>
    <w:div w:id="1693843845">
      <w:marLeft w:val="640"/>
      <w:marRight w:val="0"/>
      <w:marTop w:val="0"/>
      <w:marBottom w:val="0"/>
      <w:divBdr>
        <w:top w:val="none" w:sz="0" w:space="0" w:color="auto"/>
        <w:left w:val="none" w:sz="0" w:space="0" w:color="auto"/>
        <w:bottom w:val="none" w:sz="0" w:space="0" w:color="auto"/>
        <w:right w:val="none" w:sz="0" w:space="0" w:color="auto"/>
      </w:divBdr>
    </w:div>
    <w:div w:id="1693989834">
      <w:marLeft w:val="640"/>
      <w:marRight w:val="0"/>
      <w:marTop w:val="0"/>
      <w:marBottom w:val="0"/>
      <w:divBdr>
        <w:top w:val="none" w:sz="0" w:space="0" w:color="auto"/>
        <w:left w:val="none" w:sz="0" w:space="0" w:color="auto"/>
        <w:bottom w:val="none" w:sz="0" w:space="0" w:color="auto"/>
        <w:right w:val="none" w:sz="0" w:space="0" w:color="auto"/>
      </w:divBdr>
    </w:div>
    <w:div w:id="1694115318">
      <w:marLeft w:val="640"/>
      <w:marRight w:val="0"/>
      <w:marTop w:val="0"/>
      <w:marBottom w:val="0"/>
      <w:divBdr>
        <w:top w:val="none" w:sz="0" w:space="0" w:color="auto"/>
        <w:left w:val="none" w:sz="0" w:space="0" w:color="auto"/>
        <w:bottom w:val="none" w:sz="0" w:space="0" w:color="auto"/>
        <w:right w:val="none" w:sz="0" w:space="0" w:color="auto"/>
      </w:divBdr>
    </w:div>
    <w:div w:id="1694183058">
      <w:marLeft w:val="640"/>
      <w:marRight w:val="0"/>
      <w:marTop w:val="0"/>
      <w:marBottom w:val="0"/>
      <w:divBdr>
        <w:top w:val="none" w:sz="0" w:space="0" w:color="auto"/>
        <w:left w:val="none" w:sz="0" w:space="0" w:color="auto"/>
        <w:bottom w:val="none" w:sz="0" w:space="0" w:color="auto"/>
        <w:right w:val="none" w:sz="0" w:space="0" w:color="auto"/>
      </w:divBdr>
    </w:div>
    <w:div w:id="1694186625">
      <w:marLeft w:val="640"/>
      <w:marRight w:val="0"/>
      <w:marTop w:val="0"/>
      <w:marBottom w:val="0"/>
      <w:divBdr>
        <w:top w:val="none" w:sz="0" w:space="0" w:color="auto"/>
        <w:left w:val="none" w:sz="0" w:space="0" w:color="auto"/>
        <w:bottom w:val="none" w:sz="0" w:space="0" w:color="auto"/>
        <w:right w:val="none" w:sz="0" w:space="0" w:color="auto"/>
      </w:divBdr>
    </w:div>
    <w:div w:id="1694188306">
      <w:marLeft w:val="640"/>
      <w:marRight w:val="0"/>
      <w:marTop w:val="0"/>
      <w:marBottom w:val="0"/>
      <w:divBdr>
        <w:top w:val="none" w:sz="0" w:space="0" w:color="auto"/>
        <w:left w:val="none" w:sz="0" w:space="0" w:color="auto"/>
        <w:bottom w:val="none" w:sz="0" w:space="0" w:color="auto"/>
        <w:right w:val="none" w:sz="0" w:space="0" w:color="auto"/>
      </w:divBdr>
    </w:div>
    <w:div w:id="1694188707">
      <w:marLeft w:val="640"/>
      <w:marRight w:val="0"/>
      <w:marTop w:val="0"/>
      <w:marBottom w:val="0"/>
      <w:divBdr>
        <w:top w:val="none" w:sz="0" w:space="0" w:color="auto"/>
        <w:left w:val="none" w:sz="0" w:space="0" w:color="auto"/>
        <w:bottom w:val="none" w:sz="0" w:space="0" w:color="auto"/>
        <w:right w:val="none" w:sz="0" w:space="0" w:color="auto"/>
      </w:divBdr>
    </w:div>
    <w:div w:id="1694263735">
      <w:marLeft w:val="640"/>
      <w:marRight w:val="0"/>
      <w:marTop w:val="0"/>
      <w:marBottom w:val="0"/>
      <w:divBdr>
        <w:top w:val="none" w:sz="0" w:space="0" w:color="auto"/>
        <w:left w:val="none" w:sz="0" w:space="0" w:color="auto"/>
        <w:bottom w:val="none" w:sz="0" w:space="0" w:color="auto"/>
        <w:right w:val="none" w:sz="0" w:space="0" w:color="auto"/>
      </w:divBdr>
    </w:div>
    <w:div w:id="1694305680">
      <w:marLeft w:val="640"/>
      <w:marRight w:val="0"/>
      <w:marTop w:val="0"/>
      <w:marBottom w:val="0"/>
      <w:divBdr>
        <w:top w:val="none" w:sz="0" w:space="0" w:color="auto"/>
        <w:left w:val="none" w:sz="0" w:space="0" w:color="auto"/>
        <w:bottom w:val="none" w:sz="0" w:space="0" w:color="auto"/>
        <w:right w:val="none" w:sz="0" w:space="0" w:color="auto"/>
      </w:divBdr>
    </w:div>
    <w:div w:id="1694381684">
      <w:marLeft w:val="640"/>
      <w:marRight w:val="0"/>
      <w:marTop w:val="0"/>
      <w:marBottom w:val="0"/>
      <w:divBdr>
        <w:top w:val="none" w:sz="0" w:space="0" w:color="auto"/>
        <w:left w:val="none" w:sz="0" w:space="0" w:color="auto"/>
        <w:bottom w:val="none" w:sz="0" w:space="0" w:color="auto"/>
        <w:right w:val="none" w:sz="0" w:space="0" w:color="auto"/>
      </w:divBdr>
    </w:div>
    <w:div w:id="1694458343">
      <w:marLeft w:val="640"/>
      <w:marRight w:val="0"/>
      <w:marTop w:val="0"/>
      <w:marBottom w:val="0"/>
      <w:divBdr>
        <w:top w:val="none" w:sz="0" w:space="0" w:color="auto"/>
        <w:left w:val="none" w:sz="0" w:space="0" w:color="auto"/>
        <w:bottom w:val="none" w:sz="0" w:space="0" w:color="auto"/>
        <w:right w:val="none" w:sz="0" w:space="0" w:color="auto"/>
      </w:divBdr>
    </w:div>
    <w:div w:id="1694526342">
      <w:marLeft w:val="640"/>
      <w:marRight w:val="0"/>
      <w:marTop w:val="0"/>
      <w:marBottom w:val="0"/>
      <w:divBdr>
        <w:top w:val="none" w:sz="0" w:space="0" w:color="auto"/>
        <w:left w:val="none" w:sz="0" w:space="0" w:color="auto"/>
        <w:bottom w:val="none" w:sz="0" w:space="0" w:color="auto"/>
        <w:right w:val="none" w:sz="0" w:space="0" w:color="auto"/>
      </w:divBdr>
    </w:div>
    <w:div w:id="1694530161">
      <w:marLeft w:val="640"/>
      <w:marRight w:val="0"/>
      <w:marTop w:val="0"/>
      <w:marBottom w:val="0"/>
      <w:divBdr>
        <w:top w:val="none" w:sz="0" w:space="0" w:color="auto"/>
        <w:left w:val="none" w:sz="0" w:space="0" w:color="auto"/>
        <w:bottom w:val="none" w:sz="0" w:space="0" w:color="auto"/>
        <w:right w:val="none" w:sz="0" w:space="0" w:color="auto"/>
      </w:divBdr>
    </w:div>
    <w:div w:id="1694571999">
      <w:marLeft w:val="640"/>
      <w:marRight w:val="0"/>
      <w:marTop w:val="0"/>
      <w:marBottom w:val="0"/>
      <w:divBdr>
        <w:top w:val="none" w:sz="0" w:space="0" w:color="auto"/>
        <w:left w:val="none" w:sz="0" w:space="0" w:color="auto"/>
        <w:bottom w:val="none" w:sz="0" w:space="0" w:color="auto"/>
        <w:right w:val="none" w:sz="0" w:space="0" w:color="auto"/>
      </w:divBdr>
    </w:div>
    <w:div w:id="1694575692">
      <w:marLeft w:val="640"/>
      <w:marRight w:val="0"/>
      <w:marTop w:val="0"/>
      <w:marBottom w:val="0"/>
      <w:divBdr>
        <w:top w:val="none" w:sz="0" w:space="0" w:color="auto"/>
        <w:left w:val="none" w:sz="0" w:space="0" w:color="auto"/>
        <w:bottom w:val="none" w:sz="0" w:space="0" w:color="auto"/>
        <w:right w:val="none" w:sz="0" w:space="0" w:color="auto"/>
      </w:divBdr>
    </w:div>
    <w:div w:id="1694646959">
      <w:marLeft w:val="640"/>
      <w:marRight w:val="0"/>
      <w:marTop w:val="0"/>
      <w:marBottom w:val="0"/>
      <w:divBdr>
        <w:top w:val="none" w:sz="0" w:space="0" w:color="auto"/>
        <w:left w:val="none" w:sz="0" w:space="0" w:color="auto"/>
        <w:bottom w:val="none" w:sz="0" w:space="0" w:color="auto"/>
        <w:right w:val="none" w:sz="0" w:space="0" w:color="auto"/>
      </w:divBdr>
    </w:div>
    <w:div w:id="1694722718">
      <w:marLeft w:val="640"/>
      <w:marRight w:val="0"/>
      <w:marTop w:val="0"/>
      <w:marBottom w:val="0"/>
      <w:divBdr>
        <w:top w:val="none" w:sz="0" w:space="0" w:color="auto"/>
        <w:left w:val="none" w:sz="0" w:space="0" w:color="auto"/>
        <w:bottom w:val="none" w:sz="0" w:space="0" w:color="auto"/>
        <w:right w:val="none" w:sz="0" w:space="0" w:color="auto"/>
      </w:divBdr>
    </w:div>
    <w:div w:id="1694762748">
      <w:marLeft w:val="640"/>
      <w:marRight w:val="0"/>
      <w:marTop w:val="0"/>
      <w:marBottom w:val="0"/>
      <w:divBdr>
        <w:top w:val="none" w:sz="0" w:space="0" w:color="auto"/>
        <w:left w:val="none" w:sz="0" w:space="0" w:color="auto"/>
        <w:bottom w:val="none" w:sz="0" w:space="0" w:color="auto"/>
        <w:right w:val="none" w:sz="0" w:space="0" w:color="auto"/>
      </w:divBdr>
    </w:div>
    <w:div w:id="1694837950">
      <w:marLeft w:val="640"/>
      <w:marRight w:val="0"/>
      <w:marTop w:val="0"/>
      <w:marBottom w:val="0"/>
      <w:divBdr>
        <w:top w:val="none" w:sz="0" w:space="0" w:color="auto"/>
        <w:left w:val="none" w:sz="0" w:space="0" w:color="auto"/>
        <w:bottom w:val="none" w:sz="0" w:space="0" w:color="auto"/>
        <w:right w:val="none" w:sz="0" w:space="0" w:color="auto"/>
      </w:divBdr>
    </w:div>
    <w:div w:id="1694845529">
      <w:marLeft w:val="640"/>
      <w:marRight w:val="0"/>
      <w:marTop w:val="0"/>
      <w:marBottom w:val="0"/>
      <w:divBdr>
        <w:top w:val="none" w:sz="0" w:space="0" w:color="auto"/>
        <w:left w:val="none" w:sz="0" w:space="0" w:color="auto"/>
        <w:bottom w:val="none" w:sz="0" w:space="0" w:color="auto"/>
        <w:right w:val="none" w:sz="0" w:space="0" w:color="auto"/>
      </w:divBdr>
    </w:div>
    <w:div w:id="1695030809">
      <w:marLeft w:val="640"/>
      <w:marRight w:val="0"/>
      <w:marTop w:val="0"/>
      <w:marBottom w:val="0"/>
      <w:divBdr>
        <w:top w:val="none" w:sz="0" w:space="0" w:color="auto"/>
        <w:left w:val="none" w:sz="0" w:space="0" w:color="auto"/>
        <w:bottom w:val="none" w:sz="0" w:space="0" w:color="auto"/>
        <w:right w:val="none" w:sz="0" w:space="0" w:color="auto"/>
      </w:divBdr>
    </w:div>
    <w:div w:id="1695031422">
      <w:marLeft w:val="640"/>
      <w:marRight w:val="0"/>
      <w:marTop w:val="0"/>
      <w:marBottom w:val="0"/>
      <w:divBdr>
        <w:top w:val="none" w:sz="0" w:space="0" w:color="auto"/>
        <w:left w:val="none" w:sz="0" w:space="0" w:color="auto"/>
        <w:bottom w:val="none" w:sz="0" w:space="0" w:color="auto"/>
        <w:right w:val="none" w:sz="0" w:space="0" w:color="auto"/>
      </w:divBdr>
    </w:div>
    <w:div w:id="1695111814">
      <w:marLeft w:val="640"/>
      <w:marRight w:val="0"/>
      <w:marTop w:val="0"/>
      <w:marBottom w:val="0"/>
      <w:divBdr>
        <w:top w:val="none" w:sz="0" w:space="0" w:color="auto"/>
        <w:left w:val="none" w:sz="0" w:space="0" w:color="auto"/>
        <w:bottom w:val="none" w:sz="0" w:space="0" w:color="auto"/>
        <w:right w:val="none" w:sz="0" w:space="0" w:color="auto"/>
      </w:divBdr>
    </w:div>
    <w:div w:id="1695229002">
      <w:marLeft w:val="640"/>
      <w:marRight w:val="0"/>
      <w:marTop w:val="0"/>
      <w:marBottom w:val="0"/>
      <w:divBdr>
        <w:top w:val="none" w:sz="0" w:space="0" w:color="auto"/>
        <w:left w:val="none" w:sz="0" w:space="0" w:color="auto"/>
        <w:bottom w:val="none" w:sz="0" w:space="0" w:color="auto"/>
        <w:right w:val="none" w:sz="0" w:space="0" w:color="auto"/>
      </w:divBdr>
    </w:div>
    <w:div w:id="1695233586">
      <w:marLeft w:val="640"/>
      <w:marRight w:val="0"/>
      <w:marTop w:val="0"/>
      <w:marBottom w:val="0"/>
      <w:divBdr>
        <w:top w:val="none" w:sz="0" w:space="0" w:color="auto"/>
        <w:left w:val="none" w:sz="0" w:space="0" w:color="auto"/>
        <w:bottom w:val="none" w:sz="0" w:space="0" w:color="auto"/>
        <w:right w:val="none" w:sz="0" w:space="0" w:color="auto"/>
      </w:divBdr>
    </w:div>
    <w:div w:id="1695300391">
      <w:marLeft w:val="640"/>
      <w:marRight w:val="0"/>
      <w:marTop w:val="0"/>
      <w:marBottom w:val="0"/>
      <w:divBdr>
        <w:top w:val="none" w:sz="0" w:space="0" w:color="auto"/>
        <w:left w:val="none" w:sz="0" w:space="0" w:color="auto"/>
        <w:bottom w:val="none" w:sz="0" w:space="0" w:color="auto"/>
        <w:right w:val="none" w:sz="0" w:space="0" w:color="auto"/>
      </w:divBdr>
    </w:div>
    <w:div w:id="1695380111">
      <w:marLeft w:val="640"/>
      <w:marRight w:val="0"/>
      <w:marTop w:val="0"/>
      <w:marBottom w:val="0"/>
      <w:divBdr>
        <w:top w:val="none" w:sz="0" w:space="0" w:color="auto"/>
        <w:left w:val="none" w:sz="0" w:space="0" w:color="auto"/>
        <w:bottom w:val="none" w:sz="0" w:space="0" w:color="auto"/>
        <w:right w:val="none" w:sz="0" w:space="0" w:color="auto"/>
      </w:divBdr>
    </w:div>
    <w:div w:id="1695417714">
      <w:marLeft w:val="640"/>
      <w:marRight w:val="0"/>
      <w:marTop w:val="0"/>
      <w:marBottom w:val="0"/>
      <w:divBdr>
        <w:top w:val="none" w:sz="0" w:space="0" w:color="auto"/>
        <w:left w:val="none" w:sz="0" w:space="0" w:color="auto"/>
        <w:bottom w:val="none" w:sz="0" w:space="0" w:color="auto"/>
        <w:right w:val="none" w:sz="0" w:space="0" w:color="auto"/>
      </w:divBdr>
    </w:div>
    <w:div w:id="1695426496">
      <w:marLeft w:val="640"/>
      <w:marRight w:val="0"/>
      <w:marTop w:val="0"/>
      <w:marBottom w:val="0"/>
      <w:divBdr>
        <w:top w:val="none" w:sz="0" w:space="0" w:color="auto"/>
        <w:left w:val="none" w:sz="0" w:space="0" w:color="auto"/>
        <w:bottom w:val="none" w:sz="0" w:space="0" w:color="auto"/>
        <w:right w:val="none" w:sz="0" w:space="0" w:color="auto"/>
      </w:divBdr>
    </w:div>
    <w:div w:id="1695496621">
      <w:marLeft w:val="640"/>
      <w:marRight w:val="0"/>
      <w:marTop w:val="0"/>
      <w:marBottom w:val="0"/>
      <w:divBdr>
        <w:top w:val="none" w:sz="0" w:space="0" w:color="auto"/>
        <w:left w:val="none" w:sz="0" w:space="0" w:color="auto"/>
        <w:bottom w:val="none" w:sz="0" w:space="0" w:color="auto"/>
        <w:right w:val="none" w:sz="0" w:space="0" w:color="auto"/>
      </w:divBdr>
    </w:div>
    <w:div w:id="1695497104">
      <w:marLeft w:val="640"/>
      <w:marRight w:val="0"/>
      <w:marTop w:val="0"/>
      <w:marBottom w:val="0"/>
      <w:divBdr>
        <w:top w:val="none" w:sz="0" w:space="0" w:color="auto"/>
        <w:left w:val="none" w:sz="0" w:space="0" w:color="auto"/>
        <w:bottom w:val="none" w:sz="0" w:space="0" w:color="auto"/>
        <w:right w:val="none" w:sz="0" w:space="0" w:color="auto"/>
      </w:divBdr>
    </w:div>
    <w:div w:id="1695499297">
      <w:marLeft w:val="640"/>
      <w:marRight w:val="0"/>
      <w:marTop w:val="0"/>
      <w:marBottom w:val="0"/>
      <w:divBdr>
        <w:top w:val="none" w:sz="0" w:space="0" w:color="auto"/>
        <w:left w:val="none" w:sz="0" w:space="0" w:color="auto"/>
        <w:bottom w:val="none" w:sz="0" w:space="0" w:color="auto"/>
        <w:right w:val="none" w:sz="0" w:space="0" w:color="auto"/>
      </w:divBdr>
    </w:div>
    <w:div w:id="1695576942">
      <w:marLeft w:val="640"/>
      <w:marRight w:val="0"/>
      <w:marTop w:val="0"/>
      <w:marBottom w:val="0"/>
      <w:divBdr>
        <w:top w:val="none" w:sz="0" w:space="0" w:color="auto"/>
        <w:left w:val="none" w:sz="0" w:space="0" w:color="auto"/>
        <w:bottom w:val="none" w:sz="0" w:space="0" w:color="auto"/>
        <w:right w:val="none" w:sz="0" w:space="0" w:color="auto"/>
      </w:divBdr>
    </w:div>
    <w:div w:id="1695577160">
      <w:marLeft w:val="640"/>
      <w:marRight w:val="0"/>
      <w:marTop w:val="0"/>
      <w:marBottom w:val="0"/>
      <w:divBdr>
        <w:top w:val="none" w:sz="0" w:space="0" w:color="auto"/>
        <w:left w:val="none" w:sz="0" w:space="0" w:color="auto"/>
        <w:bottom w:val="none" w:sz="0" w:space="0" w:color="auto"/>
        <w:right w:val="none" w:sz="0" w:space="0" w:color="auto"/>
      </w:divBdr>
    </w:div>
    <w:div w:id="1695691708">
      <w:marLeft w:val="640"/>
      <w:marRight w:val="0"/>
      <w:marTop w:val="0"/>
      <w:marBottom w:val="0"/>
      <w:divBdr>
        <w:top w:val="none" w:sz="0" w:space="0" w:color="auto"/>
        <w:left w:val="none" w:sz="0" w:space="0" w:color="auto"/>
        <w:bottom w:val="none" w:sz="0" w:space="0" w:color="auto"/>
        <w:right w:val="none" w:sz="0" w:space="0" w:color="auto"/>
      </w:divBdr>
    </w:div>
    <w:div w:id="1695761369">
      <w:marLeft w:val="640"/>
      <w:marRight w:val="0"/>
      <w:marTop w:val="0"/>
      <w:marBottom w:val="0"/>
      <w:divBdr>
        <w:top w:val="none" w:sz="0" w:space="0" w:color="auto"/>
        <w:left w:val="none" w:sz="0" w:space="0" w:color="auto"/>
        <w:bottom w:val="none" w:sz="0" w:space="0" w:color="auto"/>
        <w:right w:val="none" w:sz="0" w:space="0" w:color="auto"/>
      </w:divBdr>
    </w:div>
    <w:div w:id="1695764765">
      <w:marLeft w:val="640"/>
      <w:marRight w:val="0"/>
      <w:marTop w:val="0"/>
      <w:marBottom w:val="0"/>
      <w:divBdr>
        <w:top w:val="none" w:sz="0" w:space="0" w:color="auto"/>
        <w:left w:val="none" w:sz="0" w:space="0" w:color="auto"/>
        <w:bottom w:val="none" w:sz="0" w:space="0" w:color="auto"/>
        <w:right w:val="none" w:sz="0" w:space="0" w:color="auto"/>
      </w:divBdr>
    </w:div>
    <w:div w:id="1695810653">
      <w:marLeft w:val="640"/>
      <w:marRight w:val="0"/>
      <w:marTop w:val="0"/>
      <w:marBottom w:val="0"/>
      <w:divBdr>
        <w:top w:val="none" w:sz="0" w:space="0" w:color="auto"/>
        <w:left w:val="none" w:sz="0" w:space="0" w:color="auto"/>
        <w:bottom w:val="none" w:sz="0" w:space="0" w:color="auto"/>
        <w:right w:val="none" w:sz="0" w:space="0" w:color="auto"/>
      </w:divBdr>
    </w:div>
    <w:div w:id="1695810993">
      <w:marLeft w:val="640"/>
      <w:marRight w:val="0"/>
      <w:marTop w:val="0"/>
      <w:marBottom w:val="0"/>
      <w:divBdr>
        <w:top w:val="none" w:sz="0" w:space="0" w:color="auto"/>
        <w:left w:val="none" w:sz="0" w:space="0" w:color="auto"/>
        <w:bottom w:val="none" w:sz="0" w:space="0" w:color="auto"/>
        <w:right w:val="none" w:sz="0" w:space="0" w:color="auto"/>
      </w:divBdr>
    </w:div>
    <w:div w:id="1695954728">
      <w:marLeft w:val="640"/>
      <w:marRight w:val="0"/>
      <w:marTop w:val="0"/>
      <w:marBottom w:val="0"/>
      <w:divBdr>
        <w:top w:val="none" w:sz="0" w:space="0" w:color="auto"/>
        <w:left w:val="none" w:sz="0" w:space="0" w:color="auto"/>
        <w:bottom w:val="none" w:sz="0" w:space="0" w:color="auto"/>
        <w:right w:val="none" w:sz="0" w:space="0" w:color="auto"/>
      </w:divBdr>
    </w:div>
    <w:div w:id="1695961442">
      <w:marLeft w:val="640"/>
      <w:marRight w:val="0"/>
      <w:marTop w:val="0"/>
      <w:marBottom w:val="0"/>
      <w:divBdr>
        <w:top w:val="none" w:sz="0" w:space="0" w:color="auto"/>
        <w:left w:val="none" w:sz="0" w:space="0" w:color="auto"/>
        <w:bottom w:val="none" w:sz="0" w:space="0" w:color="auto"/>
        <w:right w:val="none" w:sz="0" w:space="0" w:color="auto"/>
      </w:divBdr>
    </w:div>
    <w:div w:id="1696080825">
      <w:marLeft w:val="640"/>
      <w:marRight w:val="0"/>
      <w:marTop w:val="0"/>
      <w:marBottom w:val="0"/>
      <w:divBdr>
        <w:top w:val="none" w:sz="0" w:space="0" w:color="auto"/>
        <w:left w:val="none" w:sz="0" w:space="0" w:color="auto"/>
        <w:bottom w:val="none" w:sz="0" w:space="0" w:color="auto"/>
        <w:right w:val="none" w:sz="0" w:space="0" w:color="auto"/>
      </w:divBdr>
    </w:div>
    <w:div w:id="1696231967">
      <w:marLeft w:val="640"/>
      <w:marRight w:val="0"/>
      <w:marTop w:val="0"/>
      <w:marBottom w:val="0"/>
      <w:divBdr>
        <w:top w:val="none" w:sz="0" w:space="0" w:color="auto"/>
        <w:left w:val="none" w:sz="0" w:space="0" w:color="auto"/>
        <w:bottom w:val="none" w:sz="0" w:space="0" w:color="auto"/>
        <w:right w:val="none" w:sz="0" w:space="0" w:color="auto"/>
      </w:divBdr>
    </w:div>
    <w:div w:id="1696346917">
      <w:marLeft w:val="640"/>
      <w:marRight w:val="0"/>
      <w:marTop w:val="0"/>
      <w:marBottom w:val="0"/>
      <w:divBdr>
        <w:top w:val="none" w:sz="0" w:space="0" w:color="auto"/>
        <w:left w:val="none" w:sz="0" w:space="0" w:color="auto"/>
        <w:bottom w:val="none" w:sz="0" w:space="0" w:color="auto"/>
        <w:right w:val="none" w:sz="0" w:space="0" w:color="auto"/>
      </w:divBdr>
    </w:div>
    <w:div w:id="1696350141">
      <w:marLeft w:val="640"/>
      <w:marRight w:val="0"/>
      <w:marTop w:val="0"/>
      <w:marBottom w:val="0"/>
      <w:divBdr>
        <w:top w:val="none" w:sz="0" w:space="0" w:color="auto"/>
        <w:left w:val="none" w:sz="0" w:space="0" w:color="auto"/>
        <w:bottom w:val="none" w:sz="0" w:space="0" w:color="auto"/>
        <w:right w:val="none" w:sz="0" w:space="0" w:color="auto"/>
      </w:divBdr>
    </w:div>
    <w:div w:id="1696420424">
      <w:marLeft w:val="640"/>
      <w:marRight w:val="0"/>
      <w:marTop w:val="0"/>
      <w:marBottom w:val="0"/>
      <w:divBdr>
        <w:top w:val="none" w:sz="0" w:space="0" w:color="auto"/>
        <w:left w:val="none" w:sz="0" w:space="0" w:color="auto"/>
        <w:bottom w:val="none" w:sz="0" w:space="0" w:color="auto"/>
        <w:right w:val="none" w:sz="0" w:space="0" w:color="auto"/>
      </w:divBdr>
    </w:div>
    <w:div w:id="1696492874">
      <w:marLeft w:val="640"/>
      <w:marRight w:val="0"/>
      <w:marTop w:val="0"/>
      <w:marBottom w:val="0"/>
      <w:divBdr>
        <w:top w:val="none" w:sz="0" w:space="0" w:color="auto"/>
        <w:left w:val="none" w:sz="0" w:space="0" w:color="auto"/>
        <w:bottom w:val="none" w:sz="0" w:space="0" w:color="auto"/>
        <w:right w:val="none" w:sz="0" w:space="0" w:color="auto"/>
      </w:divBdr>
    </w:div>
    <w:div w:id="1696495670">
      <w:marLeft w:val="640"/>
      <w:marRight w:val="0"/>
      <w:marTop w:val="0"/>
      <w:marBottom w:val="0"/>
      <w:divBdr>
        <w:top w:val="none" w:sz="0" w:space="0" w:color="auto"/>
        <w:left w:val="none" w:sz="0" w:space="0" w:color="auto"/>
        <w:bottom w:val="none" w:sz="0" w:space="0" w:color="auto"/>
        <w:right w:val="none" w:sz="0" w:space="0" w:color="auto"/>
      </w:divBdr>
    </w:div>
    <w:div w:id="1696806219">
      <w:marLeft w:val="640"/>
      <w:marRight w:val="0"/>
      <w:marTop w:val="0"/>
      <w:marBottom w:val="0"/>
      <w:divBdr>
        <w:top w:val="none" w:sz="0" w:space="0" w:color="auto"/>
        <w:left w:val="none" w:sz="0" w:space="0" w:color="auto"/>
        <w:bottom w:val="none" w:sz="0" w:space="0" w:color="auto"/>
        <w:right w:val="none" w:sz="0" w:space="0" w:color="auto"/>
      </w:divBdr>
    </w:div>
    <w:div w:id="1696806955">
      <w:marLeft w:val="640"/>
      <w:marRight w:val="0"/>
      <w:marTop w:val="0"/>
      <w:marBottom w:val="0"/>
      <w:divBdr>
        <w:top w:val="none" w:sz="0" w:space="0" w:color="auto"/>
        <w:left w:val="none" w:sz="0" w:space="0" w:color="auto"/>
        <w:bottom w:val="none" w:sz="0" w:space="0" w:color="auto"/>
        <w:right w:val="none" w:sz="0" w:space="0" w:color="auto"/>
      </w:divBdr>
    </w:div>
    <w:div w:id="1696809697">
      <w:marLeft w:val="640"/>
      <w:marRight w:val="0"/>
      <w:marTop w:val="0"/>
      <w:marBottom w:val="0"/>
      <w:divBdr>
        <w:top w:val="none" w:sz="0" w:space="0" w:color="auto"/>
        <w:left w:val="none" w:sz="0" w:space="0" w:color="auto"/>
        <w:bottom w:val="none" w:sz="0" w:space="0" w:color="auto"/>
        <w:right w:val="none" w:sz="0" w:space="0" w:color="auto"/>
      </w:divBdr>
    </w:div>
    <w:div w:id="1696878697">
      <w:marLeft w:val="640"/>
      <w:marRight w:val="0"/>
      <w:marTop w:val="0"/>
      <w:marBottom w:val="0"/>
      <w:divBdr>
        <w:top w:val="none" w:sz="0" w:space="0" w:color="auto"/>
        <w:left w:val="none" w:sz="0" w:space="0" w:color="auto"/>
        <w:bottom w:val="none" w:sz="0" w:space="0" w:color="auto"/>
        <w:right w:val="none" w:sz="0" w:space="0" w:color="auto"/>
      </w:divBdr>
    </w:div>
    <w:div w:id="1696927713">
      <w:marLeft w:val="640"/>
      <w:marRight w:val="0"/>
      <w:marTop w:val="0"/>
      <w:marBottom w:val="0"/>
      <w:divBdr>
        <w:top w:val="none" w:sz="0" w:space="0" w:color="auto"/>
        <w:left w:val="none" w:sz="0" w:space="0" w:color="auto"/>
        <w:bottom w:val="none" w:sz="0" w:space="0" w:color="auto"/>
        <w:right w:val="none" w:sz="0" w:space="0" w:color="auto"/>
      </w:divBdr>
    </w:div>
    <w:div w:id="1697000248">
      <w:marLeft w:val="480"/>
      <w:marRight w:val="0"/>
      <w:marTop w:val="0"/>
      <w:marBottom w:val="0"/>
      <w:divBdr>
        <w:top w:val="none" w:sz="0" w:space="0" w:color="auto"/>
        <w:left w:val="none" w:sz="0" w:space="0" w:color="auto"/>
        <w:bottom w:val="none" w:sz="0" w:space="0" w:color="auto"/>
        <w:right w:val="none" w:sz="0" w:space="0" w:color="auto"/>
      </w:divBdr>
    </w:div>
    <w:div w:id="1697147607">
      <w:marLeft w:val="640"/>
      <w:marRight w:val="0"/>
      <w:marTop w:val="0"/>
      <w:marBottom w:val="0"/>
      <w:divBdr>
        <w:top w:val="none" w:sz="0" w:space="0" w:color="auto"/>
        <w:left w:val="none" w:sz="0" w:space="0" w:color="auto"/>
        <w:bottom w:val="none" w:sz="0" w:space="0" w:color="auto"/>
        <w:right w:val="none" w:sz="0" w:space="0" w:color="auto"/>
      </w:divBdr>
    </w:div>
    <w:div w:id="1697148092">
      <w:marLeft w:val="640"/>
      <w:marRight w:val="0"/>
      <w:marTop w:val="0"/>
      <w:marBottom w:val="0"/>
      <w:divBdr>
        <w:top w:val="none" w:sz="0" w:space="0" w:color="auto"/>
        <w:left w:val="none" w:sz="0" w:space="0" w:color="auto"/>
        <w:bottom w:val="none" w:sz="0" w:space="0" w:color="auto"/>
        <w:right w:val="none" w:sz="0" w:space="0" w:color="auto"/>
      </w:divBdr>
    </w:div>
    <w:div w:id="1697271020">
      <w:marLeft w:val="640"/>
      <w:marRight w:val="0"/>
      <w:marTop w:val="0"/>
      <w:marBottom w:val="0"/>
      <w:divBdr>
        <w:top w:val="none" w:sz="0" w:space="0" w:color="auto"/>
        <w:left w:val="none" w:sz="0" w:space="0" w:color="auto"/>
        <w:bottom w:val="none" w:sz="0" w:space="0" w:color="auto"/>
        <w:right w:val="none" w:sz="0" w:space="0" w:color="auto"/>
      </w:divBdr>
    </w:div>
    <w:div w:id="1697347534">
      <w:marLeft w:val="640"/>
      <w:marRight w:val="0"/>
      <w:marTop w:val="0"/>
      <w:marBottom w:val="0"/>
      <w:divBdr>
        <w:top w:val="none" w:sz="0" w:space="0" w:color="auto"/>
        <w:left w:val="none" w:sz="0" w:space="0" w:color="auto"/>
        <w:bottom w:val="none" w:sz="0" w:space="0" w:color="auto"/>
        <w:right w:val="none" w:sz="0" w:space="0" w:color="auto"/>
      </w:divBdr>
    </w:div>
    <w:div w:id="1697348508">
      <w:marLeft w:val="640"/>
      <w:marRight w:val="0"/>
      <w:marTop w:val="0"/>
      <w:marBottom w:val="0"/>
      <w:divBdr>
        <w:top w:val="none" w:sz="0" w:space="0" w:color="auto"/>
        <w:left w:val="none" w:sz="0" w:space="0" w:color="auto"/>
        <w:bottom w:val="none" w:sz="0" w:space="0" w:color="auto"/>
        <w:right w:val="none" w:sz="0" w:space="0" w:color="auto"/>
      </w:divBdr>
    </w:div>
    <w:div w:id="1697465572">
      <w:marLeft w:val="640"/>
      <w:marRight w:val="0"/>
      <w:marTop w:val="0"/>
      <w:marBottom w:val="0"/>
      <w:divBdr>
        <w:top w:val="none" w:sz="0" w:space="0" w:color="auto"/>
        <w:left w:val="none" w:sz="0" w:space="0" w:color="auto"/>
        <w:bottom w:val="none" w:sz="0" w:space="0" w:color="auto"/>
        <w:right w:val="none" w:sz="0" w:space="0" w:color="auto"/>
      </w:divBdr>
    </w:div>
    <w:div w:id="1697541313">
      <w:marLeft w:val="640"/>
      <w:marRight w:val="0"/>
      <w:marTop w:val="0"/>
      <w:marBottom w:val="0"/>
      <w:divBdr>
        <w:top w:val="none" w:sz="0" w:space="0" w:color="auto"/>
        <w:left w:val="none" w:sz="0" w:space="0" w:color="auto"/>
        <w:bottom w:val="none" w:sz="0" w:space="0" w:color="auto"/>
        <w:right w:val="none" w:sz="0" w:space="0" w:color="auto"/>
      </w:divBdr>
    </w:div>
    <w:div w:id="1697584738">
      <w:marLeft w:val="640"/>
      <w:marRight w:val="0"/>
      <w:marTop w:val="0"/>
      <w:marBottom w:val="0"/>
      <w:divBdr>
        <w:top w:val="none" w:sz="0" w:space="0" w:color="auto"/>
        <w:left w:val="none" w:sz="0" w:space="0" w:color="auto"/>
        <w:bottom w:val="none" w:sz="0" w:space="0" w:color="auto"/>
        <w:right w:val="none" w:sz="0" w:space="0" w:color="auto"/>
      </w:divBdr>
    </w:div>
    <w:div w:id="1697658693">
      <w:marLeft w:val="640"/>
      <w:marRight w:val="0"/>
      <w:marTop w:val="0"/>
      <w:marBottom w:val="0"/>
      <w:divBdr>
        <w:top w:val="none" w:sz="0" w:space="0" w:color="auto"/>
        <w:left w:val="none" w:sz="0" w:space="0" w:color="auto"/>
        <w:bottom w:val="none" w:sz="0" w:space="0" w:color="auto"/>
        <w:right w:val="none" w:sz="0" w:space="0" w:color="auto"/>
      </w:divBdr>
    </w:div>
    <w:div w:id="1697806270">
      <w:marLeft w:val="640"/>
      <w:marRight w:val="0"/>
      <w:marTop w:val="0"/>
      <w:marBottom w:val="0"/>
      <w:divBdr>
        <w:top w:val="none" w:sz="0" w:space="0" w:color="auto"/>
        <w:left w:val="none" w:sz="0" w:space="0" w:color="auto"/>
        <w:bottom w:val="none" w:sz="0" w:space="0" w:color="auto"/>
        <w:right w:val="none" w:sz="0" w:space="0" w:color="auto"/>
      </w:divBdr>
    </w:div>
    <w:div w:id="1698003886">
      <w:marLeft w:val="640"/>
      <w:marRight w:val="0"/>
      <w:marTop w:val="0"/>
      <w:marBottom w:val="0"/>
      <w:divBdr>
        <w:top w:val="none" w:sz="0" w:space="0" w:color="auto"/>
        <w:left w:val="none" w:sz="0" w:space="0" w:color="auto"/>
        <w:bottom w:val="none" w:sz="0" w:space="0" w:color="auto"/>
        <w:right w:val="none" w:sz="0" w:space="0" w:color="auto"/>
      </w:divBdr>
    </w:div>
    <w:div w:id="1698193222">
      <w:marLeft w:val="640"/>
      <w:marRight w:val="0"/>
      <w:marTop w:val="0"/>
      <w:marBottom w:val="0"/>
      <w:divBdr>
        <w:top w:val="none" w:sz="0" w:space="0" w:color="auto"/>
        <w:left w:val="none" w:sz="0" w:space="0" w:color="auto"/>
        <w:bottom w:val="none" w:sz="0" w:space="0" w:color="auto"/>
        <w:right w:val="none" w:sz="0" w:space="0" w:color="auto"/>
      </w:divBdr>
    </w:div>
    <w:div w:id="1698194030">
      <w:marLeft w:val="640"/>
      <w:marRight w:val="0"/>
      <w:marTop w:val="0"/>
      <w:marBottom w:val="0"/>
      <w:divBdr>
        <w:top w:val="none" w:sz="0" w:space="0" w:color="auto"/>
        <w:left w:val="none" w:sz="0" w:space="0" w:color="auto"/>
        <w:bottom w:val="none" w:sz="0" w:space="0" w:color="auto"/>
        <w:right w:val="none" w:sz="0" w:space="0" w:color="auto"/>
      </w:divBdr>
    </w:div>
    <w:div w:id="1698236388">
      <w:marLeft w:val="640"/>
      <w:marRight w:val="0"/>
      <w:marTop w:val="0"/>
      <w:marBottom w:val="0"/>
      <w:divBdr>
        <w:top w:val="none" w:sz="0" w:space="0" w:color="auto"/>
        <w:left w:val="none" w:sz="0" w:space="0" w:color="auto"/>
        <w:bottom w:val="none" w:sz="0" w:space="0" w:color="auto"/>
        <w:right w:val="none" w:sz="0" w:space="0" w:color="auto"/>
      </w:divBdr>
    </w:div>
    <w:div w:id="1698387565">
      <w:marLeft w:val="640"/>
      <w:marRight w:val="0"/>
      <w:marTop w:val="0"/>
      <w:marBottom w:val="0"/>
      <w:divBdr>
        <w:top w:val="none" w:sz="0" w:space="0" w:color="auto"/>
        <w:left w:val="none" w:sz="0" w:space="0" w:color="auto"/>
        <w:bottom w:val="none" w:sz="0" w:space="0" w:color="auto"/>
        <w:right w:val="none" w:sz="0" w:space="0" w:color="auto"/>
      </w:divBdr>
    </w:div>
    <w:div w:id="1698431139">
      <w:marLeft w:val="640"/>
      <w:marRight w:val="0"/>
      <w:marTop w:val="0"/>
      <w:marBottom w:val="0"/>
      <w:divBdr>
        <w:top w:val="none" w:sz="0" w:space="0" w:color="auto"/>
        <w:left w:val="none" w:sz="0" w:space="0" w:color="auto"/>
        <w:bottom w:val="none" w:sz="0" w:space="0" w:color="auto"/>
        <w:right w:val="none" w:sz="0" w:space="0" w:color="auto"/>
      </w:divBdr>
    </w:div>
    <w:div w:id="1698431756">
      <w:marLeft w:val="640"/>
      <w:marRight w:val="0"/>
      <w:marTop w:val="0"/>
      <w:marBottom w:val="0"/>
      <w:divBdr>
        <w:top w:val="none" w:sz="0" w:space="0" w:color="auto"/>
        <w:left w:val="none" w:sz="0" w:space="0" w:color="auto"/>
        <w:bottom w:val="none" w:sz="0" w:space="0" w:color="auto"/>
        <w:right w:val="none" w:sz="0" w:space="0" w:color="auto"/>
      </w:divBdr>
    </w:div>
    <w:div w:id="1698846241">
      <w:marLeft w:val="640"/>
      <w:marRight w:val="0"/>
      <w:marTop w:val="0"/>
      <w:marBottom w:val="0"/>
      <w:divBdr>
        <w:top w:val="none" w:sz="0" w:space="0" w:color="auto"/>
        <w:left w:val="none" w:sz="0" w:space="0" w:color="auto"/>
        <w:bottom w:val="none" w:sz="0" w:space="0" w:color="auto"/>
        <w:right w:val="none" w:sz="0" w:space="0" w:color="auto"/>
      </w:divBdr>
    </w:div>
    <w:div w:id="1698847525">
      <w:marLeft w:val="640"/>
      <w:marRight w:val="0"/>
      <w:marTop w:val="0"/>
      <w:marBottom w:val="0"/>
      <w:divBdr>
        <w:top w:val="none" w:sz="0" w:space="0" w:color="auto"/>
        <w:left w:val="none" w:sz="0" w:space="0" w:color="auto"/>
        <w:bottom w:val="none" w:sz="0" w:space="0" w:color="auto"/>
        <w:right w:val="none" w:sz="0" w:space="0" w:color="auto"/>
      </w:divBdr>
    </w:div>
    <w:div w:id="1698851273">
      <w:marLeft w:val="640"/>
      <w:marRight w:val="0"/>
      <w:marTop w:val="0"/>
      <w:marBottom w:val="0"/>
      <w:divBdr>
        <w:top w:val="none" w:sz="0" w:space="0" w:color="auto"/>
        <w:left w:val="none" w:sz="0" w:space="0" w:color="auto"/>
        <w:bottom w:val="none" w:sz="0" w:space="0" w:color="auto"/>
        <w:right w:val="none" w:sz="0" w:space="0" w:color="auto"/>
      </w:divBdr>
    </w:div>
    <w:div w:id="1698921126">
      <w:marLeft w:val="640"/>
      <w:marRight w:val="0"/>
      <w:marTop w:val="0"/>
      <w:marBottom w:val="0"/>
      <w:divBdr>
        <w:top w:val="none" w:sz="0" w:space="0" w:color="auto"/>
        <w:left w:val="none" w:sz="0" w:space="0" w:color="auto"/>
        <w:bottom w:val="none" w:sz="0" w:space="0" w:color="auto"/>
        <w:right w:val="none" w:sz="0" w:space="0" w:color="auto"/>
      </w:divBdr>
    </w:div>
    <w:div w:id="1698962444">
      <w:marLeft w:val="640"/>
      <w:marRight w:val="0"/>
      <w:marTop w:val="0"/>
      <w:marBottom w:val="0"/>
      <w:divBdr>
        <w:top w:val="none" w:sz="0" w:space="0" w:color="auto"/>
        <w:left w:val="none" w:sz="0" w:space="0" w:color="auto"/>
        <w:bottom w:val="none" w:sz="0" w:space="0" w:color="auto"/>
        <w:right w:val="none" w:sz="0" w:space="0" w:color="auto"/>
      </w:divBdr>
    </w:div>
    <w:div w:id="1698964781">
      <w:marLeft w:val="480"/>
      <w:marRight w:val="0"/>
      <w:marTop w:val="0"/>
      <w:marBottom w:val="0"/>
      <w:divBdr>
        <w:top w:val="none" w:sz="0" w:space="0" w:color="auto"/>
        <w:left w:val="none" w:sz="0" w:space="0" w:color="auto"/>
        <w:bottom w:val="none" w:sz="0" w:space="0" w:color="auto"/>
        <w:right w:val="none" w:sz="0" w:space="0" w:color="auto"/>
      </w:divBdr>
    </w:div>
    <w:div w:id="1699041058">
      <w:marLeft w:val="640"/>
      <w:marRight w:val="0"/>
      <w:marTop w:val="0"/>
      <w:marBottom w:val="0"/>
      <w:divBdr>
        <w:top w:val="none" w:sz="0" w:space="0" w:color="auto"/>
        <w:left w:val="none" w:sz="0" w:space="0" w:color="auto"/>
        <w:bottom w:val="none" w:sz="0" w:space="0" w:color="auto"/>
        <w:right w:val="none" w:sz="0" w:space="0" w:color="auto"/>
      </w:divBdr>
    </w:div>
    <w:div w:id="1699088007">
      <w:marLeft w:val="640"/>
      <w:marRight w:val="0"/>
      <w:marTop w:val="0"/>
      <w:marBottom w:val="0"/>
      <w:divBdr>
        <w:top w:val="none" w:sz="0" w:space="0" w:color="auto"/>
        <w:left w:val="none" w:sz="0" w:space="0" w:color="auto"/>
        <w:bottom w:val="none" w:sz="0" w:space="0" w:color="auto"/>
        <w:right w:val="none" w:sz="0" w:space="0" w:color="auto"/>
      </w:divBdr>
    </w:div>
    <w:div w:id="1699157803">
      <w:marLeft w:val="640"/>
      <w:marRight w:val="0"/>
      <w:marTop w:val="0"/>
      <w:marBottom w:val="0"/>
      <w:divBdr>
        <w:top w:val="none" w:sz="0" w:space="0" w:color="auto"/>
        <w:left w:val="none" w:sz="0" w:space="0" w:color="auto"/>
        <w:bottom w:val="none" w:sz="0" w:space="0" w:color="auto"/>
        <w:right w:val="none" w:sz="0" w:space="0" w:color="auto"/>
      </w:divBdr>
    </w:div>
    <w:div w:id="1699159613">
      <w:marLeft w:val="640"/>
      <w:marRight w:val="0"/>
      <w:marTop w:val="0"/>
      <w:marBottom w:val="0"/>
      <w:divBdr>
        <w:top w:val="none" w:sz="0" w:space="0" w:color="auto"/>
        <w:left w:val="none" w:sz="0" w:space="0" w:color="auto"/>
        <w:bottom w:val="none" w:sz="0" w:space="0" w:color="auto"/>
        <w:right w:val="none" w:sz="0" w:space="0" w:color="auto"/>
      </w:divBdr>
    </w:div>
    <w:div w:id="1699313324">
      <w:marLeft w:val="640"/>
      <w:marRight w:val="0"/>
      <w:marTop w:val="0"/>
      <w:marBottom w:val="0"/>
      <w:divBdr>
        <w:top w:val="none" w:sz="0" w:space="0" w:color="auto"/>
        <w:left w:val="none" w:sz="0" w:space="0" w:color="auto"/>
        <w:bottom w:val="none" w:sz="0" w:space="0" w:color="auto"/>
        <w:right w:val="none" w:sz="0" w:space="0" w:color="auto"/>
      </w:divBdr>
    </w:div>
    <w:div w:id="1699550402">
      <w:marLeft w:val="640"/>
      <w:marRight w:val="0"/>
      <w:marTop w:val="0"/>
      <w:marBottom w:val="0"/>
      <w:divBdr>
        <w:top w:val="none" w:sz="0" w:space="0" w:color="auto"/>
        <w:left w:val="none" w:sz="0" w:space="0" w:color="auto"/>
        <w:bottom w:val="none" w:sz="0" w:space="0" w:color="auto"/>
        <w:right w:val="none" w:sz="0" w:space="0" w:color="auto"/>
      </w:divBdr>
    </w:div>
    <w:div w:id="1699625572">
      <w:marLeft w:val="640"/>
      <w:marRight w:val="0"/>
      <w:marTop w:val="0"/>
      <w:marBottom w:val="0"/>
      <w:divBdr>
        <w:top w:val="none" w:sz="0" w:space="0" w:color="auto"/>
        <w:left w:val="none" w:sz="0" w:space="0" w:color="auto"/>
        <w:bottom w:val="none" w:sz="0" w:space="0" w:color="auto"/>
        <w:right w:val="none" w:sz="0" w:space="0" w:color="auto"/>
      </w:divBdr>
    </w:div>
    <w:div w:id="1699627184">
      <w:marLeft w:val="640"/>
      <w:marRight w:val="0"/>
      <w:marTop w:val="0"/>
      <w:marBottom w:val="0"/>
      <w:divBdr>
        <w:top w:val="none" w:sz="0" w:space="0" w:color="auto"/>
        <w:left w:val="none" w:sz="0" w:space="0" w:color="auto"/>
        <w:bottom w:val="none" w:sz="0" w:space="0" w:color="auto"/>
        <w:right w:val="none" w:sz="0" w:space="0" w:color="auto"/>
      </w:divBdr>
    </w:div>
    <w:div w:id="1699694955">
      <w:marLeft w:val="640"/>
      <w:marRight w:val="0"/>
      <w:marTop w:val="0"/>
      <w:marBottom w:val="0"/>
      <w:divBdr>
        <w:top w:val="none" w:sz="0" w:space="0" w:color="auto"/>
        <w:left w:val="none" w:sz="0" w:space="0" w:color="auto"/>
        <w:bottom w:val="none" w:sz="0" w:space="0" w:color="auto"/>
        <w:right w:val="none" w:sz="0" w:space="0" w:color="auto"/>
      </w:divBdr>
    </w:div>
    <w:div w:id="1699771377">
      <w:marLeft w:val="640"/>
      <w:marRight w:val="0"/>
      <w:marTop w:val="0"/>
      <w:marBottom w:val="0"/>
      <w:divBdr>
        <w:top w:val="none" w:sz="0" w:space="0" w:color="auto"/>
        <w:left w:val="none" w:sz="0" w:space="0" w:color="auto"/>
        <w:bottom w:val="none" w:sz="0" w:space="0" w:color="auto"/>
        <w:right w:val="none" w:sz="0" w:space="0" w:color="auto"/>
      </w:divBdr>
    </w:div>
    <w:div w:id="1699813883">
      <w:marLeft w:val="640"/>
      <w:marRight w:val="0"/>
      <w:marTop w:val="0"/>
      <w:marBottom w:val="0"/>
      <w:divBdr>
        <w:top w:val="none" w:sz="0" w:space="0" w:color="auto"/>
        <w:left w:val="none" w:sz="0" w:space="0" w:color="auto"/>
        <w:bottom w:val="none" w:sz="0" w:space="0" w:color="auto"/>
        <w:right w:val="none" w:sz="0" w:space="0" w:color="auto"/>
      </w:divBdr>
    </w:div>
    <w:div w:id="1699938525">
      <w:marLeft w:val="640"/>
      <w:marRight w:val="0"/>
      <w:marTop w:val="0"/>
      <w:marBottom w:val="0"/>
      <w:divBdr>
        <w:top w:val="none" w:sz="0" w:space="0" w:color="auto"/>
        <w:left w:val="none" w:sz="0" w:space="0" w:color="auto"/>
        <w:bottom w:val="none" w:sz="0" w:space="0" w:color="auto"/>
        <w:right w:val="none" w:sz="0" w:space="0" w:color="auto"/>
      </w:divBdr>
    </w:div>
    <w:div w:id="1699969587">
      <w:marLeft w:val="640"/>
      <w:marRight w:val="0"/>
      <w:marTop w:val="0"/>
      <w:marBottom w:val="0"/>
      <w:divBdr>
        <w:top w:val="none" w:sz="0" w:space="0" w:color="auto"/>
        <w:left w:val="none" w:sz="0" w:space="0" w:color="auto"/>
        <w:bottom w:val="none" w:sz="0" w:space="0" w:color="auto"/>
        <w:right w:val="none" w:sz="0" w:space="0" w:color="auto"/>
      </w:divBdr>
    </w:div>
    <w:div w:id="1700004162">
      <w:marLeft w:val="640"/>
      <w:marRight w:val="0"/>
      <w:marTop w:val="0"/>
      <w:marBottom w:val="0"/>
      <w:divBdr>
        <w:top w:val="none" w:sz="0" w:space="0" w:color="auto"/>
        <w:left w:val="none" w:sz="0" w:space="0" w:color="auto"/>
        <w:bottom w:val="none" w:sz="0" w:space="0" w:color="auto"/>
        <w:right w:val="none" w:sz="0" w:space="0" w:color="auto"/>
      </w:divBdr>
    </w:div>
    <w:div w:id="1700079663">
      <w:bodyDiv w:val="1"/>
      <w:marLeft w:val="0"/>
      <w:marRight w:val="0"/>
      <w:marTop w:val="0"/>
      <w:marBottom w:val="0"/>
      <w:divBdr>
        <w:top w:val="none" w:sz="0" w:space="0" w:color="auto"/>
        <w:left w:val="none" w:sz="0" w:space="0" w:color="auto"/>
        <w:bottom w:val="none" w:sz="0" w:space="0" w:color="auto"/>
        <w:right w:val="none" w:sz="0" w:space="0" w:color="auto"/>
      </w:divBdr>
    </w:div>
    <w:div w:id="1700277405">
      <w:marLeft w:val="640"/>
      <w:marRight w:val="0"/>
      <w:marTop w:val="0"/>
      <w:marBottom w:val="0"/>
      <w:divBdr>
        <w:top w:val="none" w:sz="0" w:space="0" w:color="auto"/>
        <w:left w:val="none" w:sz="0" w:space="0" w:color="auto"/>
        <w:bottom w:val="none" w:sz="0" w:space="0" w:color="auto"/>
        <w:right w:val="none" w:sz="0" w:space="0" w:color="auto"/>
      </w:divBdr>
    </w:div>
    <w:div w:id="1700429154">
      <w:marLeft w:val="640"/>
      <w:marRight w:val="0"/>
      <w:marTop w:val="0"/>
      <w:marBottom w:val="0"/>
      <w:divBdr>
        <w:top w:val="none" w:sz="0" w:space="0" w:color="auto"/>
        <w:left w:val="none" w:sz="0" w:space="0" w:color="auto"/>
        <w:bottom w:val="none" w:sz="0" w:space="0" w:color="auto"/>
        <w:right w:val="none" w:sz="0" w:space="0" w:color="auto"/>
      </w:divBdr>
    </w:div>
    <w:div w:id="1700542674">
      <w:marLeft w:val="640"/>
      <w:marRight w:val="0"/>
      <w:marTop w:val="0"/>
      <w:marBottom w:val="0"/>
      <w:divBdr>
        <w:top w:val="none" w:sz="0" w:space="0" w:color="auto"/>
        <w:left w:val="none" w:sz="0" w:space="0" w:color="auto"/>
        <w:bottom w:val="none" w:sz="0" w:space="0" w:color="auto"/>
        <w:right w:val="none" w:sz="0" w:space="0" w:color="auto"/>
      </w:divBdr>
    </w:div>
    <w:div w:id="1700735956">
      <w:marLeft w:val="640"/>
      <w:marRight w:val="0"/>
      <w:marTop w:val="0"/>
      <w:marBottom w:val="0"/>
      <w:divBdr>
        <w:top w:val="none" w:sz="0" w:space="0" w:color="auto"/>
        <w:left w:val="none" w:sz="0" w:space="0" w:color="auto"/>
        <w:bottom w:val="none" w:sz="0" w:space="0" w:color="auto"/>
        <w:right w:val="none" w:sz="0" w:space="0" w:color="auto"/>
      </w:divBdr>
    </w:div>
    <w:div w:id="1700737133">
      <w:marLeft w:val="640"/>
      <w:marRight w:val="0"/>
      <w:marTop w:val="0"/>
      <w:marBottom w:val="0"/>
      <w:divBdr>
        <w:top w:val="none" w:sz="0" w:space="0" w:color="auto"/>
        <w:left w:val="none" w:sz="0" w:space="0" w:color="auto"/>
        <w:bottom w:val="none" w:sz="0" w:space="0" w:color="auto"/>
        <w:right w:val="none" w:sz="0" w:space="0" w:color="auto"/>
      </w:divBdr>
    </w:div>
    <w:div w:id="1700744427">
      <w:marLeft w:val="640"/>
      <w:marRight w:val="0"/>
      <w:marTop w:val="0"/>
      <w:marBottom w:val="0"/>
      <w:divBdr>
        <w:top w:val="none" w:sz="0" w:space="0" w:color="auto"/>
        <w:left w:val="none" w:sz="0" w:space="0" w:color="auto"/>
        <w:bottom w:val="none" w:sz="0" w:space="0" w:color="auto"/>
        <w:right w:val="none" w:sz="0" w:space="0" w:color="auto"/>
      </w:divBdr>
    </w:div>
    <w:div w:id="1700812675">
      <w:marLeft w:val="640"/>
      <w:marRight w:val="0"/>
      <w:marTop w:val="0"/>
      <w:marBottom w:val="0"/>
      <w:divBdr>
        <w:top w:val="none" w:sz="0" w:space="0" w:color="auto"/>
        <w:left w:val="none" w:sz="0" w:space="0" w:color="auto"/>
        <w:bottom w:val="none" w:sz="0" w:space="0" w:color="auto"/>
        <w:right w:val="none" w:sz="0" w:space="0" w:color="auto"/>
      </w:divBdr>
    </w:div>
    <w:div w:id="1700860721">
      <w:marLeft w:val="640"/>
      <w:marRight w:val="0"/>
      <w:marTop w:val="0"/>
      <w:marBottom w:val="0"/>
      <w:divBdr>
        <w:top w:val="none" w:sz="0" w:space="0" w:color="auto"/>
        <w:left w:val="none" w:sz="0" w:space="0" w:color="auto"/>
        <w:bottom w:val="none" w:sz="0" w:space="0" w:color="auto"/>
        <w:right w:val="none" w:sz="0" w:space="0" w:color="auto"/>
      </w:divBdr>
    </w:div>
    <w:div w:id="1701003959">
      <w:marLeft w:val="640"/>
      <w:marRight w:val="0"/>
      <w:marTop w:val="0"/>
      <w:marBottom w:val="0"/>
      <w:divBdr>
        <w:top w:val="none" w:sz="0" w:space="0" w:color="auto"/>
        <w:left w:val="none" w:sz="0" w:space="0" w:color="auto"/>
        <w:bottom w:val="none" w:sz="0" w:space="0" w:color="auto"/>
        <w:right w:val="none" w:sz="0" w:space="0" w:color="auto"/>
      </w:divBdr>
    </w:div>
    <w:div w:id="1701005392">
      <w:marLeft w:val="640"/>
      <w:marRight w:val="0"/>
      <w:marTop w:val="0"/>
      <w:marBottom w:val="0"/>
      <w:divBdr>
        <w:top w:val="none" w:sz="0" w:space="0" w:color="auto"/>
        <w:left w:val="none" w:sz="0" w:space="0" w:color="auto"/>
        <w:bottom w:val="none" w:sz="0" w:space="0" w:color="auto"/>
        <w:right w:val="none" w:sz="0" w:space="0" w:color="auto"/>
      </w:divBdr>
    </w:div>
    <w:div w:id="1701200110">
      <w:marLeft w:val="640"/>
      <w:marRight w:val="0"/>
      <w:marTop w:val="0"/>
      <w:marBottom w:val="0"/>
      <w:divBdr>
        <w:top w:val="none" w:sz="0" w:space="0" w:color="auto"/>
        <w:left w:val="none" w:sz="0" w:space="0" w:color="auto"/>
        <w:bottom w:val="none" w:sz="0" w:space="0" w:color="auto"/>
        <w:right w:val="none" w:sz="0" w:space="0" w:color="auto"/>
      </w:divBdr>
    </w:div>
    <w:div w:id="1701204256">
      <w:marLeft w:val="640"/>
      <w:marRight w:val="0"/>
      <w:marTop w:val="0"/>
      <w:marBottom w:val="0"/>
      <w:divBdr>
        <w:top w:val="none" w:sz="0" w:space="0" w:color="auto"/>
        <w:left w:val="none" w:sz="0" w:space="0" w:color="auto"/>
        <w:bottom w:val="none" w:sz="0" w:space="0" w:color="auto"/>
        <w:right w:val="none" w:sz="0" w:space="0" w:color="auto"/>
      </w:divBdr>
    </w:div>
    <w:div w:id="1701318552">
      <w:marLeft w:val="640"/>
      <w:marRight w:val="0"/>
      <w:marTop w:val="0"/>
      <w:marBottom w:val="0"/>
      <w:divBdr>
        <w:top w:val="none" w:sz="0" w:space="0" w:color="auto"/>
        <w:left w:val="none" w:sz="0" w:space="0" w:color="auto"/>
        <w:bottom w:val="none" w:sz="0" w:space="0" w:color="auto"/>
        <w:right w:val="none" w:sz="0" w:space="0" w:color="auto"/>
      </w:divBdr>
    </w:div>
    <w:div w:id="1701390172">
      <w:marLeft w:val="640"/>
      <w:marRight w:val="0"/>
      <w:marTop w:val="0"/>
      <w:marBottom w:val="0"/>
      <w:divBdr>
        <w:top w:val="none" w:sz="0" w:space="0" w:color="auto"/>
        <w:left w:val="none" w:sz="0" w:space="0" w:color="auto"/>
        <w:bottom w:val="none" w:sz="0" w:space="0" w:color="auto"/>
        <w:right w:val="none" w:sz="0" w:space="0" w:color="auto"/>
      </w:divBdr>
    </w:div>
    <w:div w:id="1701394780">
      <w:marLeft w:val="640"/>
      <w:marRight w:val="0"/>
      <w:marTop w:val="0"/>
      <w:marBottom w:val="0"/>
      <w:divBdr>
        <w:top w:val="none" w:sz="0" w:space="0" w:color="auto"/>
        <w:left w:val="none" w:sz="0" w:space="0" w:color="auto"/>
        <w:bottom w:val="none" w:sz="0" w:space="0" w:color="auto"/>
        <w:right w:val="none" w:sz="0" w:space="0" w:color="auto"/>
      </w:divBdr>
    </w:div>
    <w:div w:id="1701396462">
      <w:marLeft w:val="640"/>
      <w:marRight w:val="0"/>
      <w:marTop w:val="0"/>
      <w:marBottom w:val="0"/>
      <w:divBdr>
        <w:top w:val="none" w:sz="0" w:space="0" w:color="auto"/>
        <w:left w:val="none" w:sz="0" w:space="0" w:color="auto"/>
        <w:bottom w:val="none" w:sz="0" w:space="0" w:color="auto"/>
        <w:right w:val="none" w:sz="0" w:space="0" w:color="auto"/>
      </w:divBdr>
    </w:div>
    <w:div w:id="1701468606">
      <w:marLeft w:val="640"/>
      <w:marRight w:val="0"/>
      <w:marTop w:val="0"/>
      <w:marBottom w:val="0"/>
      <w:divBdr>
        <w:top w:val="none" w:sz="0" w:space="0" w:color="auto"/>
        <w:left w:val="none" w:sz="0" w:space="0" w:color="auto"/>
        <w:bottom w:val="none" w:sz="0" w:space="0" w:color="auto"/>
        <w:right w:val="none" w:sz="0" w:space="0" w:color="auto"/>
      </w:divBdr>
    </w:div>
    <w:div w:id="1701470540">
      <w:marLeft w:val="640"/>
      <w:marRight w:val="0"/>
      <w:marTop w:val="0"/>
      <w:marBottom w:val="0"/>
      <w:divBdr>
        <w:top w:val="none" w:sz="0" w:space="0" w:color="auto"/>
        <w:left w:val="none" w:sz="0" w:space="0" w:color="auto"/>
        <w:bottom w:val="none" w:sz="0" w:space="0" w:color="auto"/>
        <w:right w:val="none" w:sz="0" w:space="0" w:color="auto"/>
      </w:divBdr>
    </w:div>
    <w:div w:id="1701512781">
      <w:marLeft w:val="640"/>
      <w:marRight w:val="0"/>
      <w:marTop w:val="0"/>
      <w:marBottom w:val="0"/>
      <w:divBdr>
        <w:top w:val="none" w:sz="0" w:space="0" w:color="auto"/>
        <w:left w:val="none" w:sz="0" w:space="0" w:color="auto"/>
        <w:bottom w:val="none" w:sz="0" w:space="0" w:color="auto"/>
        <w:right w:val="none" w:sz="0" w:space="0" w:color="auto"/>
      </w:divBdr>
    </w:div>
    <w:div w:id="1701663763">
      <w:marLeft w:val="640"/>
      <w:marRight w:val="0"/>
      <w:marTop w:val="0"/>
      <w:marBottom w:val="0"/>
      <w:divBdr>
        <w:top w:val="none" w:sz="0" w:space="0" w:color="auto"/>
        <w:left w:val="none" w:sz="0" w:space="0" w:color="auto"/>
        <w:bottom w:val="none" w:sz="0" w:space="0" w:color="auto"/>
        <w:right w:val="none" w:sz="0" w:space="0" w:color="auto"/>
      </w:divBdr>
    </w:div>
    <w:div w:id="1701780166">
      <w:marLeft w:val="640"/>
      <w:marRight w:val="0"/>
      <w:marTop w:val="0"/>
      <w:marBottom w:val="0"/>
      <w:divBdr>
        <w:top w:val="none" w:sz="0" w:space="0" w:color="auto"/>
        <w:left w:val="none" w:sz="0" w:space="0" w:color="auto"/>
        <w:bottom w:val="none" w:sz="0" w:space="0" w:color="auto"/>
        <w:right w:val="none" w:sz="0" w:space="0" w:color="auto"/>
      </w:divBdr>
    </w:div>
    <w:div w:id="1701784952">
      <w:marLeft w:val="640"/>
      <w:marRight w:val="0"/>
      <w:marTop w:val="0"/>
      <w:marBottom w:val="0"/>
      <w:divBdr>
        <w:top w:val="none" w:sz="0" w:space="0" w:color="auto"/>
        <w:left w:val="none" w:sz="0" w:space="0" w:color="auto"/>
        <w:bottom w:val="none" w:sz="0" w:space="0" w:color="auto"/>
        <w:right w:val="none" w:sz="0" w:space="0" w:color="auto"/>
      </w:divBdr>
    </w:div>
    <w:div w:id="1701930940">
      <w:marLeft w:val="640"/>
      <w:marRight w:val="0"/>
      <w:marTop w:val="0"/>
      <w:marBottom w:val="0"/>
      <w:divBdr>
        <w:top w:val="none" w:sz="0" w:space="0" w:color="auto"/>
        <w:left w:val="none" w:sz="0" w:space="0" w:color="auto"/>
        <w:bottom w:val="none" w:sz="0" w:space="0" w:color="auto"/>
        <w:right w:val="none" w:sz="0" w:space="0" w:color="auto"/>
      </w:divBdr>
    </w:div>
    <w:div w:id="1701935064">
      <w:marLeft w:val="640"/>
      <w:marRight w:val="0"/>
      <w:marTop w:val="0"/>
      <w:marBottom w:val="0"/>
      <w:divBdr>
        <w:top w:val="none" w:sz="0" w:space="0" w:color="auto"/>
        <w:left w:val="none" w:sz="0" w:space="0" w:color="auto"/>
        <w:bottom w:val="none" w:sz="0" w:space="0" w:color="auto"/>
        <w:right w:val="none" w:sz="0" w:space="0" w:color="auto"/>
      </w:divBdr>
    </w:div>
    <w:div w:id="1701977452">
      <w:marLeft w:val="640"/>
      <w:marRight w:val="0"/>
      <w:marTop w:val="0"/>
      <w:marBottom w:val="0"/>
      <w:divBdr>
        <w:top w:val="none" w:sz="0" w:space="0" w:color="auto"/>
        <w:left w:val="none" w:sz="0" w:space="0" w:color="auto"/>
        <w:bottom w:val="none" w:sz="0" w:space="0" w:color="auto"/>
        <w:right w:val="none" w:sz="0" w:space="0" w:color="auto"/>
      </w:divBdr>
    </w:div>
    <w:div w:id="1701977914">
      <w:marLeft w:val="640"/>
      <w:marRight w:val="0"/>
      <w:marTop w:val="0"/>
      <w:marBottom w:val="0"/>
      <w:divBdr>
        <w:top w:val="none" w:sz="0" w:space="0" w:color="auto"/>
        <w:left w:val="none" w:sz="0" w:space="0" w:color="auto"/>
        <w:bottom w:val="none" w:sz="0" w:space="0" w:color="auto"/>
        <w:right w:val="none" w:sz="0" w:space="0" w:color="auto"/>
      </w:divBdr>
    </w:div>
    <w:div w:id="1701978206">
      <w:marLeft w:val="640"/>
      <w:marRight w:val="0"/>
      <w:marTop w:val="0"/>
      <w:marBottom w:val="0"/>
      <w:divBdr>
        <w:top w:val="none" w:sz="0" w:space="0" w:color="auto"/>
        <w:left w:val="none" w:sz="0" w:space="0" w:color="auto"/>
        <w:bottom w:val="none" w:sz="0" w:space="0" w:color="auto"/>
        <w:right w:val="none" w:sz="0" w:space="0" w:color="auto"/>
      </w:divBdr>
    </w:div>
    <w:div w:id="1702126537">
      <w:marLeft w:val="640"/>
      <w:marRight w:val="0"/>
      <w:marTop w:val="0"/>
      <w:marBottom w:val="0"/>
      <w:divBdr>
        <w:top w:val="none" w:sz="0" w:space="0" w:color="auto"/>
        <w:left w:val="none" w:sz="0" w:space="0" w:color="auto"/>
        <w:bottom w:val="none" w:sz="0" w:space="0" w:color="auto"/>
        <w:right w:val="none" w:sz="0" w:space="0" w:color="auto"/>
      </w:divBdr>
    </w:div>
    <w:div w:id="1702129104">
      <w:marLeft w:val="640"/>
      <w:marRight w:val="0"/>
      <w:marTop w:val="0"/>
      <w:marBottom w:val="0"/>
      <w:divBdr>
        <w:top w:val="none" w:sz="0" w:space="0" w:color="auto"/>
        <w:left w:val="none" w:sz="0" w:space="0" w:color="auto"/>
        <w:bottom w:val="none" w:sz="0" w:space="0" w:color="auto"/>
        <w:right w:val="none" w:sz="0" w:space="0" w:color="auto"/>
      </w:divBdr>
    </w:div>
    <w:div w:id="1702166622">
      <w:marLeft w:val="640"/>
      <w:marRight w:val="0"/>
      <w:marTop w:val="0"/>
      <w:marBottom w:val="0"/>
      <w:divBdr>
        <w:top w:val="none" w:sz="0" w:space="0" w:color="auto"/>
        <w:left w:val="none" w:sz="0" w:space="0" w:color="auto"/>
        <w:bottom w:val="none" w:sz="0" w:space="0" w:color="auto"/>
        <w:right w:val="none" w:sz="0" w:space="0" w:color="auto"/>
      </w:divBdr>
    </w:div>
    <w:div w:id="1702197120">
      <w:marLeft w:val="640"/>
      <w:marRight w:val="0"/>
      <w:marTop w:val="0"/>
      <w:marBottom w:val="0"/>
      <w:divBdr>
        <w:top w:val="none" w:sz="0" w:space="0" w:color="auto"/>
        <w:left w:val="none" w:sz="0" w:space="0" w:color="auto"/>
        <w:bottom w:val="none" w:sz="0" w:space="0" w:color="auto"/>
        <w:right w:val="none" w:sz="0" w:space="0" w:color="auto"/>
      </w:divBdr>
    </w:div>
    <w:div w:id="1702245111">
      <w:marLeft w:val="640"/>
      <w:marRight w:val="0"/>
      <w:marTop w:val="0"/>
      <w:marBottom w:val="0"/>
      <w:divBdr>
        <w:top w:val="none" w:sz="0" w:space="0" w:color="auto"/>
        <w:left w:val="none" w:sz="0" w:space="0" w:color="auto"/>
        <w:bottom w:val="none" w:sz="0" w:space="0" w:color="auto"/>
        <w:right w:val="none" w:sz="0" w:space="0" w:color="auto"/>
      </w:divBdr>
    </w:div>
    <w:div w:id="1702315839">
      <w:marLeft w:val="640"/>
      <w:marRight w:val="0"/>
      <w:marTop w:val="0"/>
      <w:marBottom w:val="0"/>
      <w:divBdr>
        <w:top w:val="none" w:sz="0" w:space="0" w:color="auto"/>
        <w:left w:val="none" w:sz="0" w:space="0" w:color="auto"/>
        <w:bottom w:val="none" w:sz="0" w:space="0" w:color="auto"/>
        <w:right w:val="none" w:sz="0" w:space="0" w:color="auto"/>
      </w:divBdr>
    </w:div>
    <w:div w:id="1702363622">
      <w:marLeft w:val="640"/>
      <w:marRight w:val="0"/>
      <w:marTop w:val="0"/>
      <w:marBottom w:val="0"/>
      <w:divBdr>
        <w:top w:val="none" w:sz="0" w:space="0" w:color="auto"/>
        <w:left w:val="none" w:sz="0" w:space="0" w:color="auto"/>
        <w:bottom w:val="none" w:sz="0" w:space="0" w:color="auto"/>
        <w:right w:val="none" w:sz="0" w:space="0" w:color="auto"/>
      </w:divBdr>
    </w:div>
    <w:div w:id="1702391279">
      <w:marLeft w:val="640"/>
      <w:marRight w:val="0"/>
      <w:marTop w:val="0"/>
      <w:marBottom w:val="0"/>
      <w:divBdr>
        <w:top w:val="none" w:sz="0" w:space="0" w:color="auto"/>
        <w:left w:val="none" w:sz="0" w:space="0" w:color="auto"/>
        <w:bottom w:val="none" w:sz="0" w:space="0" w:color="auto"/>
        <w:right w:val="none" w:sz="0" w:space="0" w:color="auto"/>
      </w:divBdr>
    </w:div>
    <w:div w:id="1702393902">
      <w:marLeft w:val="640"/>
      <w:marRight w:val="0"/>
      <w:marTop w:val="0"/>
      <w:marBottom w:val="0"/>
      <w:divBdr>
        <w:top w:val="none" w:sz="0" w:space="0" w:color="auto"/>
        <w:left w:val="none" w:sz="0" w:space="0" w:color="auto"/>
        <w:bottom w:val="none" w:sz="0" w:space="0" w:color="auto"/>
        <w:right w:val="none" w:sz="0" w:space="0" w:color="auto"/>
      </w:divBdr>
    </w:div>
    <w:div w:id="1702394543">
      <w:marLeft w:val="640"/>
      <w:marRight w:val="0"/>
      <w:marTop w:val="0"/>
      <w:marBottom w:val="0"/>
      <w:divBdr>
        <w:top w:val="none" w:sz="0" w:space="0" w:color="auto"/>
        <w:left w:val="none" w:sz="0" w:space="0" w:color="auto"/>
        <w:bottom w:val="none" w:sz="0" w:space="0" w:color="auto"/>
        <w:right w:val="none" w:sz="0" w:space="0" w:color="auto"/>
      </w:divBdr>
    </w:div>
    <w:div w:id="1702436501">
      <w:marLeft w:val="640"/>
      <w:marRight w:val="0"/>
      <w:marTop w:val="0"/>
      <w:marBottom w:val="0"/>
      <w:divBdr>
        <w:top w:val="none" w:sz="0" w:space="0" w:color="auto"/>
        <w:left w:val="none" w:sz="0" w:space="0" w:color="auto"/>
        <w:bottom w:val="none" w:sz="0" w:space="0" w:color="auto"/>
        <w:right w:val="none" w:sz="0" w:space="0" w:color="auto"/>
      </w:divBdr>
    </w:div>
    <w:div w:id="1702436873">
      <w:marLeft w:val="640"/>
      <w:marRight w:val="0"/>
      <w:marTop w:val="0"/>
      <w:marBottom w:val="0"/>
      <w:divBdr>
        <w:top w:val="none" w:sz="0" w:space="0" w:color="auto"/>
        <w:left w:val="none" w:sz="0" w:space="0" w:color="auto"/>
        <w:bottom w:val="none" w:sz="0" w:space="0" w:color="auto"/>
        <w:right w:val="none" w:sz="0" w:space="0" w:color="auto"/>
      </w:divBdr>
    </w:div>
    <w:div w:id="1702439197">
      <w:marLeft w:val="640"/>
      <w:marRight w:val="0"/>
      <w:marTop w:val="0"/>
      <w:marBottom w:val="0"/>
      <w:divBdr>
        <w:top w:val="none" w:sz="0" w:space="0" w:color="auto"/>
        <w:left w:val="none" w:sz="0" w:space="0" w:color="auto"/>
        <w:bottom w:val="none" w:sz="0" w:space="0" w:color="auto"/>
        <w:right w:val="none" w:sz="0" w:space="0" w:color="auto"/>
      </w:divBdr>
    </w:div>
    <w:div w:id="1702440327">
      <w:marLeft w:val="640"/>
      <w:marRight w:val="0"/>
      <w:marTop w:val="0"/>
      <w:marBottom w:val="0"/>
      <w:divBdr>
        <w:top w:val="none" w:sz="0" w:space="0" w:color="auto"/>
        <w:left w:val="none" w:sz="0" w:space="0" w:color="auto"/>
        <w:bottom w:val="none" w:sz="0" w:space="0" w:color="auto"/>
        <w:right w:val="none" w:sz="0" w:space="0" w:color="auto"/>
      </w:divBdr>
    </w:div>
    <w:div w:id="1702515418">
      <w:marLeft w:val="640"/>
      <w:marRight w:val="0"/>
      <w:marTop w:val="0"/>
      <w:marBottom w:val="0"/>
      <w:divBdr>
        <w:top w:val="none" w:sz="0" w:space="0" w:color="auto"/>
        <w:left w:val="none" w:sz="0" w:space="0" w:color="auto"/>
        <w:bottom w:val="none" w:sz="0" w:space="0" w:color="auto"/>
        <w:right w:val="none" w:sz="0" w:space="0" w:color="auto"/>
      </w:divBdr>
    </w:div>
    <w:div w:id="1702516292">
      <w:marLeft w:val="640"/>
      <w:marRight w:val="0"/>
      <w:marTop w:val="0"/>
      <w:marBottom w:val="0"/>
      <w:divBdr>
        <w:top w:val="none" w:sz="0" w:space="0" w:color="auto"/>
        <w:left w:val="none" w:sz="0" w:space="0" w:color="auto"/>
        <w:bottom w:val="none" w:sz="0" w:space="0" w:color="auto"/>
        <w:right w:val="none" w:sz="0" w:space="0" w:color="auto"/>
      </w:divBdr>
    </w:div>
    <w:div w:id="1702584637">
      <w:marLeft w:val="640"/>
      <w:marRight w:val="0"/>
      <w:marTop w:val="0"/>
      <w:marBottom w:val="0"/>
      <w:divBdr>
        <w:top w:val="none" w:sz="0" w:space="0" w:color="auto"/>
        <w:left w:val="none" w:sz="0" w:space="0" w:color="auto"/>
        <w:bottom w:val="none" w:sz="0" w:space="0" w:color="auto"/>
        <w:right w:val="none" w:sz="0" w:space="0" w:color="auto"/>
      </w:divBdr>
    </w:div>
    <w:div w:id="1702591181">
      <w:marLeft w:val="640"/>
      <w:marRight w:val="0"/>
      <w:marTop w:val="0"/>
      <w:marBottom w:val="0"/>
      <w:divBdr>
        <w:top w:val="none" w:sz="0" w:space="0" w:color="auto"/>
        <w:left w:val="none" w:sz="0" w:space="0" w:color="auto"/>
        <w:bottom w:val="none" w:sz="0" w:space="0" w:color="auto"/>
        <w:right w:val="none" w:sz="0" w:space="0" w:color="auto"/>
      </w:divBdr>
    </w:div>
    <w:div w:id="1702778308">
      <w:marLeft w:val="640"/>
      <w:marRight w:val="0"/>
      <w:marTop w:val="0"/>
      <w:marBottom w:val="0"/>
      <w:divBdr>
        <w:top w:val="none" w:sz="0" w:space="0" w:color="auto"/>
        <w:left w:val="none" w:sz="0" w:space="0" w:color="auto"/>
        <w:bottom w:val="none" w:sz="0" w:space="0" w:color="auto"/>
        <w:right w:val="none" w:sz="0" w:space="0" w:color="auto"/>
      </w:divBdr>
    </w:div>
    <w:div w:id="1702826796">
      <w:marLeft w:val="640"/>
      <w:marRight w:val="0"/>
      <w:marTop w:val="0"/>
      <w:marBottom w:val="0"/>
      <w:divBdr>
        <w:top w:val="none" w:sz="0" w:space="0" w:color="auto"/>
        <w:left w:val="none" w:sz="0" w:space="0" w:color="auto"/>
        <w:bottom w:val="none" w:sz="0" w:space="0" w:color="auto"/>
        <w:right w:val="none" w:sz="0" w:space="0" w:color="auto"/>
      </w:divBdr>
    </w:div>
    <w:div w:id="1702897357">
      <w:marLeft w:val="640"/>
      <w:marRight w:val="0"/>
      <w:marTop w:val="0"/>
      <w:marBottom w:val="0"/>
      <w:divBdr>
        <w:top w:val="none" w:sz="0" w:space="0" w:color="auto"/>
        <w:left w:val="none" w:sz="0" w:space="0" w:color="auto"/>
        <w:bottom w:val="none" w:sz="0" w:space="0" w:color="auto"/>
        <w:right w:val="none" w:sz="0" w:space="0" w:color="auto"/>
      </w:divBdr>
    </w:div>
    <w:div w:id="1702902932">
      <w:marLeft w:val="640"/>
      <w:marRight w:val="0"/>
      <w:marTop w:val="0"/>
      <w:marBottom w:val="0"/>
      <w:divBdr>
        <w:top w:val="none" w:sz="0" w:space="0" w:color="auto"/>
        <w:left w:val="none" w:sz="0" w:space="0" w:color="auto"/>
        <w:bottom w:val="none" w:sz="0" w:space="0" w:color="auto"/>
        <w:right w:val="none" w:sz="0" w:space="0" w:color="auto"/>
      </w:divBdr>
    </w:div>
    <w:div w:id="1702903468">
      <w:marLeft w:val="640"/>
      <w:marRight w:val="0"/>
      <w:marTop w:val="0"/>
      <w:marBottom w:val="0"/>
      <w:divBdr>
        <w:top w:val="none" w:sz="0" w:space="0" w:color="auto"/>
        <w:left w:val="none" w:sz="0" w:space="0" w:color="auto"/>
        <w:bottom w:val="none" w:sz="0" w:space="0" w:color="auto"/>
        <w:right w:val="none" w:sz="0" w:space="0" w:color="auto"/>
      </w:divBdr>
    </w:div>
    <w:div w:id="1702972972">
      <w:marLeft w:val="640"/>
      <w:marRight w:val="0"/>
      <w:marTop w:val="0"/>
      <w:marBottom w:val="0"/>
      <w:divBdr>
        <w:top w:val="none" w:sz="0" w:space="0" w:color="auto"/>
        <w:left w:val="none" w:sz="0" w:space="0" w:color="auto"/>
        <w:bottom w:val="none" w:sz="0" w:space="0" w:color="auto"/>
        <w:right w:val="none" w:sz="0" w:space="0" w:color="auto"/>
      </w:divBdr>
    </w:div>
    <w:div w:id="1703049570">
      <w:marLeft w:val="640"/>
      <w:marRight w:val="0"/>
      <w:marTop w:val="0"/>
      <w:marBottom w:val="0"/>
      <w:divBdr>
        <w:top w:val="none" w:sz="0" w:space="0" w:color="auto"/>
        <w:left w:val="none" w:sz="0" w:space="0" w:color="auto"/>
        <w:bottom w:val="none" w:sz="0" w:space="0" w:color="auto"/>
        <w:right w:val="none" w:sz="0" w:space="0" w:color="auto"/>
      </w:divBdr>
    </w:div>
    <w:div w:id="1703090028">
      <w:marLeft w:val="640"/>
      <w:marRight w:val="0"/>
      <w:marTop w:val="0"/>
      <w:marBottom w:val="0"/>
      <w:divBdr>
        <w:top w:val="none" w:sz="0" w:space="0" w:color="auto"/>
        <w:left w:val="none" w:sz="0" w:space="0" w:color="auto"/>
        <w:bottom w:val="none" w:sz="0" w:space="0" w:color="auto"/>
        <w:right w:val="none" w:sz="0" w:space="0" w:color="auto"/>
      </w:divBdr>
    </w:div>
    <w:div w:id="1703090963">
      <w:marLeft w:val="640"/>
      <w:marRight w:val="0"/>
      <w:marTop w:val="0"/>
      <w:marBottom w:val="0"/>
      <w:divBdr>
        <w:top w:val="none" w:sz="0" w:space="0" w:color="auto"/>
        <w:left w:val="none" w:sz="0" w:space="0" w:color="auto"/>
        <w:bottom w:val="none" w:sz="0" w:space="0" w:color="auto"/>
        <w:right w:val="none" w:sz="0" w:space="0" w:color="auto"/>
      </w:divBdr>
    </w:div>
    <w:div w:id="1703091913">
      <w:marLeft w:val="640"/>
      <w:marRight w:val="0"/>
      <w:marTop w:val="0"/>
      <w:marBottom w:val="0"/>
      <w:divBdr>
        <w:top w:val="none" w:sz="0" w:space="0" w:color="auto"/>
        <w:left w:val="none" w:sz="0" w:space="0" w:color="auto"/>
        <w:bottom w:val="none" w:sz="0" w:space="0" w:color="auto"/>
        <w:right w:val="none" w:sz="0" w:space="0" w:color="auto"/>
      </w:divBdr>
    </w:div>
    <w:div w:id="1703093308">
      <w:marLeft w:val="640"/>
      <w:marRight w:val="0"/>
      <w:marTop w:val="0"/>
      <w:marBottom w:val="0"/>
      <w:divBdr>
        <w:top w:val="none" w:sz="0" w:space="0" w:color="auto"/>
        <w:left w:val="none" w:sz="0" w:space="0" w:color="auto"/>
        <w:bottom w:val="none" w:sz="0" w:space="0" w:color="auto"/>
        <w:right w:val="none" w:sz="0" w:space="0" w:color="auto"/>
      </w:divBdr>
    </w:div>
    <w:div w:id="1703165679">
      <w:marLeft w:val="640"/>
      <w:marRight w:val="0"/>
      <w:marTop w:val="0"/>
      <w:marBottom w:val="0"/>
      <w:divBdr>
        <w:top w:val="none" w:sz="0" w:space="0" w:color="auto"/>
        <w:left w:val="none" w:sz="0" w:space="0" w:color="auto"/>
        <w:bottom w:val="none" w:sz="0" w:space="0" w:color="auto"/>
        <w:right w:val="none" w:sz="0" w:space="0" w:color="auto"/>
      </w:divBdr>
    </w:div>
    <w:div w:id="1703166586">
      <w:marLeft w:val="640"/>
      <w:marRight w:val="0"/>
      <w:marTop w:val="0"/>
      <w:marBottom w:val="0"/>
      <w:divBdr>
        <w:top w:val="none" w:sz="0" w:space="0" w:color="auto"/>
        <w:left w:val="none" w:sz="0" w:space="0" w:color="auto"/>
        <w:bottom w:val="none" w:sz="0" w:space="0" w:color="auto"/>
        <w:right w:val="none" w:sz="0" w:space="0" w:color="auto"/>
      </w:divBdr>
    </w:div>
    <w:div w:id="1703244408">
      <w:marLeft w:val="640"/>
      <w:marRight w:val="0"/>
      <w:marTop w:val="0"/>
      <w:marBottom w:val="0"/>
      <w:divBdr>
        <w:top w:val="none" w:sz="0" w:space="0" w:color="auto"/>
        <w:left w:val="none" w:sz="0" w:space="0" w:color="auto"/>
        <w:bottom w:val="none" w:sz="0" w:space="0" w:color="auto"/>
        <w:right w:val="none" w:sz="0" w:space="0" w:color="auto"/>
      </w:divBdr>
    </w:div>
    <w:div w:id="1703284937">
      <w:marLeft w:val="640"/>
      <w:marRight w:val="0"/>
      <w:marTop w:val="0"/>
      <w:marBottom w:val="0"/>
      <w:divBdr>
        <w:top w:val="none" w:sz="0" w:space="0" w:color="auto"/>
        <w:left w:val="none" w:sz="0" w:space="0" w:color="auto"/>
        <w:bottom w:val="none" w:sz="0" w:space="0" w:color="auto"/>
        <w:right w:val="none" w:sz="0" w:space="0" w:color="auto"/>
      </w:divBdr>
    </w:div>
    <w:div w:id="1703357454">
      <w:marLeft w:val="640"/>
      <w:marRight w:val="0"/>
      <w:marTop w:val="0"/>
      <w:marBottom w:val="0"/>
      <w:divBdr>
        <w:top w:val="none" w:sz="0" w:space="0" w:color="auto"/>
        <w:left w:val="none" w:sz="0" w:space="0" w:color="auto"/>
        <w:bottom w:val="none" w:sz="0" w:space="0" w:color="auto"/>
        <w:right w:val="none" w:sz="0" w:space="0" w:color="auto"/>
      </w:divBdr>
    </w:div>
    <w:div w:id="1703359541">
      <w:marLeft w:val="640"/>
      <w:marRight w:val="0"/>
      <w:marTop w:val="0"/>
      <w:marBottom w:val="0"/>
      <w:divBdr>
        <w:top w:val="none" w:sz="0" w:space="0" w:color="auto"/>
        <w:left w:val="none" w:sz="0" w:space="0" w:color="auto"/>
        <w:bottom w:val="none" w:sz="0" w:space="0" w:color="auto"/>
        <w:right w:val="none" w:sz="0" w:space="0" w:color="auto"/>
      </w:divBdr>
    </w:div>
    <w:div w:id="1703431413">
      <w:marLeft w:val="640"/>
      <w:marRight w:val="0"/>
      <w:marTop w:val="0"/>
      <w:marBottom w:val="0"/>
      <w:divBdr>
        <w:top w:val="none" w:sz="0" w:space="0" w:color="auto"/>
        <w:left w:val="none" w:sz="0" w:space="0" w:color="auto"/>
        <w:bottom w:val="none" w:sz="0" w:space="0" w:color="auto"/>
        <w:right w:val="none" w:sz="0" w:space="0" w:color="auto"/>
      </w:divBdr>
    </w:div>
    <w:div w:id="1703440248">
      <w:marLeft w:val="640"/>
      <w:marRight w:val="0"/>
      <w:marTop w:val="0"/>
      <w:marBottom w:val="0"/>
      <w:divBdr>
        <w:top w:val="none" w:sz="0" w:space="0" w:color="auto"/>
        <w:left w:val="none" w:sz="0" w:space="0" w:color="auto"/>
        <w:bottom w:val="none" w:sz="0" w:space="0" w:color="auto"/>
        <w:right w:val="none" w:sz="0" w:space="0" w:color="auto"/>
      </w:divBdr>
    </w:div>
    <w:div w:id="1703480290">
      <w:marLeft w:val="640"/>
      <w:marRight w:val="0"/>
      <w:marTop w:val="0"/>
      <w:marBottom w:val="0"/>
      <w:divBdr>
        <w:top w:val="none" w:sz="0" w:space="0" w:color="auto"/>
        <w:left w:val="none" w:sz="0" w:space="0" w:color="auto"/>
        <w:bottom w:val="none" w:sz="0" w:space="0" w:color="auto"/>
        <w:right w:val="none" w:sz="0" w:space="0" w:color="auto"/>
      </w:divBdr>
    </w:div>
    <w:div w:id="1703507987">
      <w:marLeft w:val="640"/>
      <w:marRight w:val="0"/>
      <w:marTop w:val="0"/>
      <w:marBottom w:val="0"/>
      <w:divBdr>
        <w:top w:val="none" w:sz="0" w:space="0" w:color="auto"/>
        <w:left w:val="none" w:sz="0" w:space="0" w:color="auto"/>
        <w:bottom w:val="none" w:sz="0" w:space="0" w:color="auto"/>
        <w:right w:val="none" w:sz="0" w:space="0" w:color="auto"/>
      </w:divBdr>
    </w:div>
    <w:div w:id="1703509505">
      <w:marLeft w:val="640"/>
      <w:marRight w:val="0"/>
      <w:marTop w:val="0"/>
      <w:marBottom w:val="0"/>
      <w:divBdr>
        <w:top w:val="none" w:sz="0" w:space="0" w:color="auto"/>
        <w:left w:val="none" w:sz="0" w:space="0" w:color="auto"/>
        <w:bottom w:val="none" w:sz="0" w:space="0" w:color="auto"/>
        <w:right w:val="none" w:sz="0" w:space="0" w:color="auto"/>
      </w:divBdr>
    </w:div>
    <w:div w:id="1703631106">
      <w:marLeft w:val="640"/>
      <w:marRight w:val="0"/>
      <w:marTop w:val="0"/>
      <w:marBottom w:val="0"/>
      <w:divBdr>
        <w:top w:val="none" w:sz="0" w:space="0" w:color="auto"/>
        <w:left w:val="none" w:sz="0" w:space="0" w:color="auto"/>
        <w:bottom w:val="none" w:sz="0" w:space="0" w:color="auto"/>
        <w:right w:val="none" w:sz="0" w:space="0" w:color="auto"/>
      </w:divBdr>
    </w:div>
    <w:div w:id="1703702023">
      <w:marLeft w:val="640"/>
      <w:marRight w:val="0"/>
      <w:marTop w:val="0"/>
      <w:marBottom w:val="0"/>
      <w:divBdr>
        <w:top w:val="none" w:sz="0" w:space="0" w:color="auto"/>
        <w:left w:val="none" w:sz="0" w:space="0" w:color="auto"/>
        <w:bottom w:val="none" w:sz="0" w:space="0" w:color="auto"/>
        <w:right w:val="none" w:sz="0" w:space="0" w:color="auto"/>
      </w:divBdr>
    </w:div>
    <w:div w:id="1703742393">
      <w:marLeft w:val="640"/>
      <w:marRight w:val="0"/>
      <w:marTop w:val="0"/>
      <w:marBottom w:val="0"/>
      <w:divBdr>
        <w:top w:val="none" w:sz="0" w:space="0" w:color="auto"/>
        <w:left w:val="none" w:sz="0" w:space="0" w:color="auto"/>
        <w:bottom w:val="none" w:sz="0" w:space="0" w:color="auto"/>
        <w:right w:val="none" w:sz="0" w:space="0" w:color="auto"/>
      </w:divBdr>
    </w:div>
    <w:div w:id="1703824228">
      <w:marLeft w:val="640"/>
      <w:marRight w:val="0"/>
      <w:marTop w:val="0"/>
      <w:marBottom w:val="0"/>
      <w:divBdr>
        <w:top w:val="none" w:sz="0" w:space="0" w:color="auto"/>
        <w:left w:val="none" w:sz="0" w:space="0" w:color="auto"/>
        <w:bottom w:val="none" w:sz="0" w:space="0" w:color="auto"/>
        <w:right w:val="none" w:sz="0" w:space="0" w:color="auto"/>
      </w:divBdr>
    </w:div>
    <w:div w:id="1703897703">
      <w:marLeft w:val="640"/>
      <w:marRight w:val="0"/>
      <w:marTop w:val="0"/>
      <w:marBottom w:val="0"/>
      <w:divBdr>
        <w:top w:val="none" w:sz="0" w:space="0" w:color="auto"/>
        <w:left w:val="none" w:sz="0" w:space="0" w:color="auto"/>
        <w:bottom w:val="none" w:sz="0" w:space="0" w:color="auto"/>
        <w:right w:val="none" w:sz="0" w:space="0" w:color="auto"/>
      </w:divBdr>
    </w:div>
    <w:div w:id="1703899631">
      <w:marLeft w:val="640"/>
      <w:marRight w:val="0"/>
      <w:marTop w:val="0"/>
      <w:marBottom w:val="0"/>
      <w:divBdr>
        <w:top w:val="none" w:sz="0" w:space="0" w:color="auto"/>
        <w:left w:val="none" w:sz="0" w:space="0" w:color="auto"/>
        <w:bottom w:val="none" w:sz="0" w:space="0" w:color="auto"/>
        <w:right w:val="none" w:sz="0" w:space="0" w:color="auto"/>
      </w:divBdr>
    </w:div>
    <w:div w:id="1704089760">
      <w:marLeft w:val="640"/>
      <w:marRight w:val="0"/>
      <w:marTop w:val="0"/>
      <w:marBottom w:val="0"/>
      <w:divBdr>
        <w:top w:val="none" w:sz="0" w:space="0" w:color="auto"/>
        <w:left w:val="none" w:sz="0" w:space="0" w:color="auto"/>
        <w:bottom w:val="none" w:sz="0" w:space="0" w:color="auto"/>
        <w:right w:val="none" w:sz="0" w:space="0" w:color="auto"/>
      </w:divBdr>
    </w:div>
    <w:div w:id="1704138298">
      <w:marLeft w:val="640"/>
      <w:marRight w:val="0"/>
      <w:marTop w:val="0"/>
      <w:marBottom w:val="0"/>
      <w:divBdr>
        <w:top w:val="none" w:sz="0" w:space="0" w:color="auto"/>
        <w:left w:val="none" w:sz="0" w:space="0" w:color="auto"/>
        <w:bottom w:val="none" w:sz="0" w:space="0" w:color="auto"/>
        <w:right w:val="none" w:sz="0" w:space="0" w:color="auto"/>
      </w:divBdr>
    </w:div>
    <w:div w:id="1704282680">
      <w:marLeft w:val="640"/>
      <w:marRight w:val="0"/>
      <w:marTop w:val="0"/>
      <w:marBottom w:val="0"/>
      <w:divBdr>
        <w:top w:val="none" w:sz="0" w:space="0" w:color="auto"/>
        <w:left w:val="none" w:sz="0" w:space="0" w:color="auto"/>
        <w:bottom w:val="none" w:sz="0" w:space="0" w:color="auto"/>
        <w:right w:val="none" w:sz="0" w:space="0" w:color="auto"/>
      </w:divBdr>
    </w:div>
    <w:div w:id="1704287441">
      <w:marLeft w:val="640"/>
      <w:marRight w:val="0"/>
      <w:marTop w:val="0"/>
      <w:marBottom w:val="0"/>
      <w:divBdr>
        <w:top w:val="none" w:sz="0" w:space="0" w:color="auto"/>
        <w:left w:val="none" w:sz="0" w:space="0" w:color="auto"/>
        <w:bottom w:val="none" w:sz="0" w:space="0" w:color="auto"/>
        <w:right w:val="none" w:sz="0" w:space="0" w:color="auto"/>
      </w:divBdr>
    </w:div>
    <w:div w:id="1704355767">
      <w:marLeft w:val="640"/>
      <w:marRight w:val="0"/>
      <w:marTop w:val="0"/>
      <w:marBottom w:val="0"/>
      <w:divBdr>
        <w:top w:val="none" w:sz="0" w:space="0" w:color="auto"/>
        <w:left w:val="none" w:sz="0" w:space="0" w:color="auto"/>
        <w:bottom w:val="none" w:sz="0" w:space="0" w:color="auto"/>
        <w:right w:val="none" w:sz="0" w:space="0" w:color="auto"/>
      </w:divBdr>
    </w:div>
    <w:div w:id="1704356395">
      <w:marLeft w:val="640"/>
      <w:marRight w:val="0"/>
      <w:marTop w:val="0"/>
      <w:marBottom w:val="0"/>
      <w:divBdr>
        <w:top w:val="none" w:sz="0" w:space="0" w:color="auto"/>
        <w:left w:val="none" w:sz="0" w:space="0" w:color="auto"/>
        <w:bottom w:val="none" w:sz="0" w:space="0" w:color="auto"/>
        <w:right w:val="none" w:sz="0" w:space="0" w:color="auto"/>
      </w:divBdr>
    </w:div>
    <w:div w:id="1704360679">
      <w:marLeft w:val="640"/>
      <w:marRight w:val="0"/>
      <w:marTop w:val="0"/>
      <w:marBottom w:val="0"/>
      <w:divBdr>
        <w:top w:val="none" w:sz="0" w:space="0" w:color="auto"/>
        <w:left w:val="none" w:sz="0" w:space="0" w:color="auto"/>
        <w:bottom w:val="none" w:sz="0" w:space="0" w:color="auto"/>
        <w:right w:val="none" w:sz="0" w:space="0" w:color="auto"/>
      </w:divBdr>
    </w:div>
    <w:div w:id="1704361422">
      <w:marLeft w:val="640"/>
      <w:marRight w:val="0"/>
      <w:marTop w:val="0"/>
      <w:marBottom w:val="0"/>
      <w:divBdr>
        <w:top w:val="none" w:sz="0" w:space="0" w:color="auto"/>
        <w:left w:val="none" w:sz="0" w:space="0" w:color="auto"/>
        <w:bottom w:val="none" w:sz="0" w:space="0" w:color="auto"/>
        <w:right w:val="none" w:sz="0" w:space="0" w:color="auto"/>
      </w:divBdr>
    </w:div>
    <w:div w:id="1704474174">
      <w:marLeft w:val="640"/>
      <w:marRight w:val="0"/>
      <w:marTop w:val="0"/>
      <w:marBottom w:val="0"/>
      <w:divBdr>
        <w:top w:val="none" w:sz="0" w:space="0" w:color="auto"/>
        <w:left w:val="none" w:sz="0" w:space="0" w:color="auto"/>
        <w:bottom w:val="none" w:sz="0" w:space="0" w:color="auto"/>
        <w:right w:val="none" w:sz="0" w:space="0" w:color="auto"/>
      </w:divBdr>
    </w:div>
    <w:div w:id="1704597677">
      <w:marLeft w:val="640"/>
      <w:marRight w:val="0"/>
      <w:marTop w:val="0"/>
      <w:marBottom w:val="0"/>
      <w:divBdr>
        <w:top w:val="none" w:sz="0" w:space="0" w:color="auto"/>
        <w:left w:val="none" w:sz="0" w:space="0" w:color="auto"/>
        <w:bottom w:val="none" w:sz="0" w:space="0" w:color="auto"/>
        <w:right w:val="none" w:sz="0" w:space="0" w:color="auto"/>
      </w:divBdr>
    </w:div>
    <w:div w:id="1704599800">
      <w:marLeft w:val="640"/>
      <w:marRight w:val="0"/>
      <w:marTop w:val="0"/>
      <w:marBottom w:val="0"/>
      <w:divBdr>
        <w:top w:val="none" w:sz="0" w:space="0" w:color="auto"/>
        <w:left w:val="none" w:sz="0" w:space="0" w:color="auto"/>
        <w:bottom w:val="none" w:sz="0" w:space="0" w:color="auto"/>
        <w:right w:val="none" w:sz="0" w:space="0" w:color="auto"/>
      </w:divBdr>
    </w:div>
    <w:div w:id="1704672130">
      <w:marLeft w:val="640"/>
      <w:marRight w:val="0"/>
      <w:marTop w:val="0"/>
      <w:marBottom w:val="0"/>
      <w:divBdr>
        <w:top w:val="none" w:sz="0" w:space="0" w:color="auto"/>
        <w:left w:val="none" w:sz="0" w:space="0" w:color="auto"/>
        <w:bottom w:val="none" w:sz="0" w:space="0" w:color="auto"/>
        <w:right w:val="none" w:sz="0" w:space="0" w:color="auto"/>
      </w:divBdr>
    </w:div>
    <w:div w:id="1704674514">
      <w:marLeft w:val="640"/>
      <w:marRight w:val="0"/>
      <w:marTop w:val="0"/>
      <w:marBottom w:val="0"/>
      <w:divBdr>
        <w:top w:val="none" w:sz="0" w:space="0" w:color="auto"/>
        <w:left w:val="none" w:sz="0" w:space="0" w:color="auto"/>
        <w:bottom w:val="none" w:sz="0" w:space="0" w:color="auto"/>
        <w:right w:val="none" w:sz="0" w:space="0" w:color="auto"/>
      </w:divBdr>
    </w:div>
    <w:div w:id="1704743230">
      <w:bodyDiv w:val="1"/>
      <w:marLeft w:val="0"/>
      <w:marRight w:val="0"/>
      <w:marTop w:val="0"/>
      <w:marBottom w:val="0"/>
      <w:divBdr>
        <w:top w:val="none" w:sz="0" w:space="0" w:color="auto"/>
        <w:left w:val="none" w:sz="0" w:space="0" w:color="auto"/>
        <w:bottom w:val="none" w:sz="0" w:space="0" w:color="auto"/>
        <w:right w:val="none" w:sz="0" w:space="0" w:color="auto"/>
      </w:divBdr>
    </w:div>
    <w:div w:id="1704865740">
      <w:marLeft w:val="640"/>
      <w:marRight w:val="0"/>
      <w:marTop w:val="0"/>
      <w:marBottom w:val="0"/>
      <w:divBdr>
        <w:top w:val="none" w:sz="0" w:space="0" w:color="auto"/>
        <w:left w:val="none" w:sz="0" w:space="0" w:color="auto"/>
        <w:bottom w:val="none" w:sz="0" w:space="0" w:color="auto"/>
        <w:right w:val="none" w:sz="0" w:space="0" w:color="auto"/>
      </w:divBdr>
    </w:div>
    <w:div w:id="1704939391">
      <w:marLeft w:val="640"/>
      <w:marRight w:val="0"/>
      <w:marTop w:val="0"/>
      <w:marBottom w:val="0"/>
      <w:divBdr>
        <w:top w:val="none" w:sz="0" w:space="0" w:color="auto"/>
        <w:left w:val="none" w:sz="0" w:space="0" w:color="auto"/>
        <w:bottom w:val="none" w:sz="0" w:space="0" w:color="auto"/>
        <w:right w:val="none" w:sz="0" w:space="0" w:color="auto"/>
      </w:divBdr>
    </w:div>
    <w:div w:id="1705013768">
      <w:marLeft w:val="640"/>
      <w:marRight w:val="0"/>
      <w:marTop w:val="0"/>
      <w:marBottom w:val="0"/>
      <w:divBdr>
        <w:top w:val="none" w:sz="0" w:space="0" w:color="auto"/>
        <w:left w:val="none" w:sz="0" w:space="0" w:color="auto"/>
        <w:bottom w:val="none" w:sz="0" w:space="0" w:color="auto"/>
        <w:right w:val="none" w:sz="0" w:space="0" w:color="auto"/>
      </w:divBdr>
    </w:div>
    <w:div w:id="1705015828">
      <w:marLeft w:val="640"/>
      <w:marRight w:val="0"/>
      <w:marTop w:val="0"/>
      <w:marBottom w:val="0"/>
      <w:divBdr>
        <w:top w:val="none" w:sz="0" w:space="0" w:color="auto"/>
        <w:left w:val="none" w:sz="0" w:space="0" w:color="auto"/>
        <w:bottom w:val="none" w:sz="0" w:space="0" w:color="auto"/>
        <w:right w:val="none" w:sz="0" w:space="0" w:color="auto"/>
      </w:divBdr>
    </w:div>
    <w:div w:id="1705135247">
      <w:marLeft w:val="640"/>
      <w:marRight w:val="0"/>
      <w:marTop w:val="0"/>
      <w:marBottom w:val="0"/>
      <w:divBdr>
        <w:top w:val="none" w:sz="0" w:space="0" w:color="auto"/>
        <w:left w:val="none" w:sz="0" w:space="0" w:color="auto"/>
        <w:bottom w:val="none" w:sz="0" w:space="0" w:color="auto"/>
        <w:right w:val="none" w:sz="0" w:space="0" w:color="auto"/>
      </w:divBdr>
    </w:div>
    <w:div w:id="1705138095">
      <w:marLeft w:val="640"/>
      <w:marRight w:val="0"/>
      <w:marTop w:val="0"/>
      <w:marBottom w:val="0"/>
      <w:divBdr>
        <w:top w:val="none" w:sz="0" w:space="0" w:color="auto"/>
        <w:left w:val="none" w:sz="0" w:space="0" w:color="auto"/>
        <w:bottom w:val="none" w:sz="0" w:space="0" w:color="auto"/>
        <w:right w:val="none" w:sz="0" w:space="0" w:color="auto"/>
      </w:divBdr>
    </w:div>
    <w:div w:id="1705206070">
      <w:marLeft w:val="640"/>
      <w:marRight w:val="0"/>
      <w:marTop w:val="0"/>
      <w:marBottom w:val="0"/>
      <w:divBdr>
        <w:top w:val="none" w:sz="0" w:space="0" w:color="auto"/>
        <w:left w:val="none" w:sz="0" w:space="0" w:color="auto"/>
        <w:bottom w:val="none" w:sz="0" w:space="0" w:color="auto"/>
        <w:right w:val="none" w:sz="0" w:space="0" w:color="auto"/>
      </w:divBdr>
    </w:div>
    <w:div w:id="1705211213">
      <w:marLeft w:val="640"/>
      <w:marRight w:val="0"/>
      <w:marTop w:val="0"/>
      <w:marBottom w:val="0"/>
      <w:divBdr>
        <w:top w:val="none" w:sz="0" w:space="0" w:color="auto"/>
        <w:left w:val="none" w:sz="0" w:space="0" w:color="auto"/>
        <w:bottom w:val="none" w:sz="0" w:space="0" w:color="auto"/>
        <w:right w:val="none" w:sz="0" w:space="0" w:color="auto"/>
      </w:divBdr>
    </w:div>
    <w:div w:id="1705247606">
      <w:marLeft w:val="640"/>
      <w:marRight w:val="0"/>
      <w:marTop w:val="0"/>
      <w:marBottom w:val="0"/>
      <w:divBdr>
        <w:top w:val="none" w:sz="0" w:space="0" w:color="auto"/>
        <w:left w:val="none" w:sz="0" w:space="0" w:color="auto"/>
        <w:bottom w:val="none" w:sz="0" w:space="0" w:color="auto"/>
        <w:right w:val="none" w:sz="0" w:space="0" w:color="auto"/>
      </w:divBdr>
    </w:div>
    <w:div w:id="1705255870">
      <w:marLeft w:val="640"/>
      <w:marRight w:val="0"/>
      <w:marTop w:val="0"/>
      <w:marBottom w:val="0"/>
      <w:divBdr>
        <w:top w:val="none" w:sz="0" w:space="0" w:color="auto"/>
        <w:left w:val="none" w:sz="0" w:space="0" w:color="auto"/>
        <w:bottom w:val="none" w:sz="0" w:space="0" w:color="auto"/>
        <w:right w:val="none" w:sz="0" w:space="0" w:color="auto"/>
      </w:divBdr>
    </w:div>
    <w:div w:id="1705321865">
      <w:marLeft w:val="640"/>
      <w:marRight w:val="0"/>
      <w:marTop w:val="0"/>
      <w:marBottom w:val="0"/>
      <w:divBdr>
        <w:top w:val="none" w:sz="0" w:space="0" w:color="auto"/>
        <w:left w:val="none" w:sz="0" w:space="0" w:color="auto"/>
        <w:bottom w:val="none" w:sz="0" w:space="0" w:color="auto"/>
        <w:right w:val="none" w:sz="0" w:space="0" w:color="auto"/>
      </w:divBdr>
    </w:div>
    <w:div w:id="1705322082">
      <w:marLeft w:val="640"/>
      <w:marRight w:val="0"/>
      <w:marTop w:val="0"/>
      <w:marBottom w:val="0"/>
      <w:divBdr>
        <w:top w:val="none" w:sz="0" w:space="0" w:color="auto"/>
        <w:left w:val="none" w:sz="0" w:space="0" w:color="auto"/>
        <w:bottom w:val="none" w:sz="0" w:space="0" w:color="auto"/>
        <w:right w:val="none" w:sz="0" w:space="0" w:color="auto"/>
      </w:divBdr>
    </w:div>
    <w:div w:id="1705331150">
      <w:marLeft w:val="640"/>
      <w:marRight w:val="0"/>
      <w:marTop w:val="0"/>
      <w:marBottom w:val="0"/>
      <w:divBdr>
        <w:top w:val="none" w:sz="0" w:space="0" w:color="auto"/>
        <w:left w:val="none" w:sz="0" w:space="0" w:color="auto"/>
        <w:bottom w:val="none" w:sz="0" w:space="0" w:color="auto"/>
        <w:right w:val="none" w:sz="0" w:space="0" w:color="auto"/>
      </w:divBdr>
    </w:div>
    <w:div w:id="1705404449">
      <w:marLeft w:val="640"/>
      <w:marRight w:val="0"/>
      <w:marTop w:val="0"/>
      <w:marBottom w:val="0"/>
      <w:divBdr>
        <w:top w:val="none" w:sz="0" w:space="0" w:color="auto"/>
        <w:left w:val="none" w:sz="0" w:space="0" w:color="auto"/>
        <w:bottom w:val="none" w:sz="0" w:space="0" w:color="auto"/>
        <w:right w:val="none" w:sz="0" w:space="0" w:color="auto"/>
      </w:divBdr>
    </w:div>
    <w:div w:id="1705474365">
      <w:marLeft w:val="640"/>
      <w:marRight w:val="0"/>
      <w:marTop w:val="0"/>
      <w:marBottom w:val="0"/>
      <w:divBdr>
        <w:top w:val="none" w:sz="0" w:space="0" w:color="auto"/>
        <w:left w:val="none" w:sz="0" w:space="0" w:color="auto"/>
        <w:bottom w:val="none" w:sz="0" w:space="0" w:color="auto"/>
        <w:right w:val="none" w:sz="0" w:space="0" w:color="auto"/>
      </w:divBdr>
    </w:div>
    <w:div w:id="1705590332">
      <w:marLeft w:val="640"/>
      <w:marRight w:val="0"/>
      <w:marTop w:val="0"/>
      <w:marBottom w:val="0"/>
      <w:divBdr>
        <w:top w:val="none" w:sz="0" w:space="0" w:color="auto"/>
        <w:left w:val="none" w:sz="0" w:space="0" w:color="auto"/>
        <w:bottom w:val="none" w:sz="0" w:space="0" w:color="auto"/>
        <w:right w:val="none" w:sz="0" w:space="0" w:color="auto"/>
      </w:divBdr>
    </w:div>
    <w:div w:id="1705593464">
      <w:marLeft w:val="640"/>
      <w:marRight w:val="0"/>
      <w:marTop w:val="0"/>
      <w:marBottom w:val="0"/>
      <w:divBdr>
        <w:top w:val="none" w:sz="0" w:space="0" w:color="auto"/>
        <w:left w:val="none" w:sz="0" w:space="0" w:color="auto"/>
        <w:bottom w:val="none" w:sz="0" w:space="0" w:color="auto"/>
        <w:right w:val="none" w:sz="0" w:space="0" w:color="auto"/>
      </w:divBdr>
    </w:div>
    <w:div w:id="1705596606">
      <w:marLeft w:val="640"/>
      <w:marRight w:val="0"/>
      <w:marTop w:val="0"/>
      <w:marBottom w:val="0"/>
      <w:divBdr>
        <w:top w:val="none" w:sz="0" w:space="0" w:color="auto"/>
        <w:left w:val="none" w:sz="0" w:space="0" w:color="auto"/>
        <w:bottom w:val="none" w:sz="0" w:space="0" w:color="auto"/>
        <w:right w:val="none" w:sz="0" w:space="0" w:color="auto"/>
      </w:divBdr>
    </w:div>
    <w:div w:id="1705670082">
      <w:marLeft w:val="640"/>
      <w:marRight w:val="0"/>
      <w:marTop w:val="0"/>
      <w:marBottom w:val="0"/>
      <w:divBdr>
        <w:top w:val="none" w:sz="0" w:space="0" w:color="auto"/>
        <w:left w:val="none" w:sz="0" w:space="0" w:color="auto"/>
        <w:bottom w:val="none" w:sz="0" w:space="0" w:color="auto"/>
        <w:right w:val="none" w:sz="0" w:space="0" w:color="auto"/>
      </w:divBdr>
    </w:div>
    <w:div w:id="1705786969">
      <w:marLeft w:val="640"/>
      <w:marRight w:val="0"/>
      <w:marTop w:val="0"/>
      <w:marBottom w:val="0"/>
      <w:divBdr>
        <w:top w:val="none" w:sz="0" w:space="0" w:color="auto"/>
        <w:left w:val="none" w:sz="0" w:space="0" w:color="auto"/>
        <w:bottom w:val="none" w:sz="0" w:space="0" w:color="auto"/>
        <w:right w:val="none" w:sz="0" w:space="0" w:color="auto"/>
      </w:divBdr>
    </w:div>
    <w:div w:id="1705788752">
      <w:marLeft w:val="640"/>
      <w:marRight w:val="0"/>
      <w:marTop w:val="0"/>
      <w:marBottom w:val="0"/>
      <w:divBdr>
        <w:top w:val="none" w:sz="0" w:space="0" w:color="auto"/>
        <w:left w:val="none" w:sz="0" w:space="0" w:color="auto"/>
        <w:bottom w:val="none" w:sz="0" w:space="0" w:color="auto"/>
        <w:right w:val="none" w:sz="0" w:space="0" w:color="auto"/>
      </w:divBdr>
    </w:div>
    <w:div w:id="1705862052">
      <w:marLeft w:val="640"/>
      <w:marRight w:val="0"/>
      <w:marTop w:val="0"/>
      <w:marBottom w:val="0"/>
      <w:divBdr>
        <w:top w:val="none" w:sz="0" w:space="0" w:color="auto"/>
        <w:left w:val="none" w:sz="0" w:space="0" w:color="auto"/>
        <w:bottom w:val="none" w:sz="0" w:space="0" w:color="auto"/>
        <w:right w:val="none" w:sz="0" w:space="0" w:color="auto"/>
      </w:divBdr>
    </w:div>
    <w:div w:id="1705902856">
      <w:marLeft w:val="640"/>
      <w:marRight w:val="0"/>
      <w:marTop w:val="0"/>
      <w:marBottom w:val="0"/>
      <w:divBdr>
        <w:top w:val="none" w:sz="0" w:space="0" w:color="auto"/>
        <w:left w:val="none" w:sz="0" w:space="0" w:color="auto"/>
        <w:bottom w:val="none" w:sz="0" w:space="0" w:color="auto"/>
        <w:right w:val="none" w:sz="0" w:space="0" w:color="auto"/>
      </w:divBdr>
    </w:div>
    <w:div w:id="1706054317">
      <w:marLeft w:val="640"/>
      <w:marRight w:val="0"/>
      <w:marTop w:val="0"/>
      <w:marBottom w:val="0"/>
      <w:divBdr>
        <w:top w:val="none" w:sz="0" w:space="0" w:color="auto"/>
        <w:left w:val="none" w:sz="0" w:space="0" w:color="auto"/>
        <w:bottom w:val="none" w:sz="0" w:space="0" w:color="auto"/>
        <w:right w:val="none" w:sz="0" w:space="0" w:color="auto"/>
      </w:divBdr>
    </w:div>
    <w:div w:id="1706176865">
      <w:marLeft w:val="640"/>
      <w:marRight w:val="0"/>
      <w:marTop w:val="0"/>
      <w:marBottom w:val="0"/>
      <w:divBdr>
        <w:top w:val="none" w:sz="0" w:space="0" w:color="auto"/>
        <w:left w:val="none" w:sz="0" w:space="0" w:color="auto"/>
        <w:bottom w:val="none" w:sz="0" w:space="0" w:color="auto"/>
        <w:right w:val="none" w:sz="0" w:space="0" w:color="auto"/>
      </w:divBdr>
    </w:div>
    <w:div w:id="1706363802">
      <w:marLeft w:val="640"/>
      <w:marRight w:val="0"/>
      <w:marTop w:val="0"/>
      <w:marBottom w:val="0"/>
      <w:divBdr>
        <w:top w:val="none" w:sz="0" w:space="0" w:color="auto"/>
        <w:left w:val="none" w:sz="0" w:space="0" w:color="auto"/>
        <w:bottom w:val="none" w:sz="0" w:space="0" w:color="auto"/>
        <w:right w:val="none" w:sz="0" w:space="0" w:color="auto"/>
      </w:divBdr>
    </w:div>
    <w:div w:id="1706368750">
      <w:marLeft w:val="640"/>
      <w:marRight w:val="0"/>
      <w:marTop w:val="0"/>
      <w:marBottom w:val="0"/>
      <w:divBdr>
        <w:top w:val="none" w:sz="0" w:space="0" w:color="auto"/>
        <w:left w:val="none" w:sz="0" w:space="0" w:color="auto"/>
        <w:bottom w:val="none" w:sz="0" w:space="0" w:color="auto"/>
        <w:right w:val="none" w:sz="0" w:space="0" w:color="auto"/>
      </w:divBdr>
    </w:div>
    <w:div w:id="1706442566">
      <w:marLeft w:val="640"/>
      <w:marRight w:val="0"/>
      <w:marTop w:val="0"/>
      <w:marBottom w:val="0"/>
      <w:divBdr>
        <w:top w:val="none" w:sz="0" w:space="0" w:color="auto"/>
        <w:left w:val="none" w:sz="0" w:space="0" w:color="auto"/>
        <w:bottom w:val="none" w:sz="0" w:space="0" w:color="auto"/>
        <w:right w:val="none" w:sz="0" w:space="0" w:color="auto"/>
      </w:divBdr>
    </w:div>
    <w:div w:id="1706442636">
      <w:marLeft w:val="640"/>
      <w:marRight w:val="0"/>
      <w:marTop w:val="0"/>
      <w:marBottom w:val="0"/>
      <w:divBdr>
        <w:top w:val="none" w:sz="0" w:space="0" w:color="auto"/>
        <w:left w:val="none" w:sz="0" w:space="0" w:color="auto"/>
        <w:bottom w:val="none" w:sz="0" w:space="0" w:color="auto"/>
        <w:right w:val="none" w:sz="0" w:space="0" w:color="auto"/>
      </w:divBdr>
    </w:div>
    <w:div w:id="1706443563">
      <w:marLeft w:val="640"/>
      <w:marRight w:val="0"/>
      <w:marTop w:val="0"/>
      <w:marBottom w:val="0"/>
      <w:divBdr>
        <w:top w:val="none" w:sz="0" w:space="0" w:color="auto"/>
        <w:left w:val="none" w:sz="0" w:space="0" w:color="auto"/>
        <w:bottom w:val="none" w:sz="0" w:space="0" w:color="auto"/>
        <w:right w:val="none" w:sz="0" w:space="0" w:color="auto"/>
      </w:divBdr>
    </w:div>
    <w:div w:id="1706519493">
      <w:marLeft w:val="640"/>
      <w:marRight w:val="0"/>
      <w:marTop w:val="0"/>
      <w:marBottom w:val="0"/>
      <w:divBdr>
        <w:top w:val="none" w:sz="0" w:space="0" w:color="auto"/>
        <w:left w:val="none" w:sz="0" w:space="0" w:color="auto"/>
        <w:bottom w:val="none" w:sz="0" w:space="0" w:color="auto"/>
        <w:right w:val="none" w:sz="0" w:space="0" w:color="auto"/>
      </w:divBdr>
    </w:div>
    <w:div w:id="1706636459">
      <w:marLeft w:val="640"/>
      <w:marRight w:val="0"/>
      <w:marTop w:val="0"/>
      <w:marBottom w:val="0"/>
      <w:divBdr>
        <w:top w:val="none" w:sz="0" w:space="0" w:color="auto"/>
        <w:left w:val="none" w:sz="0" w:space="0" w:color="auto"/>
        <w:bottom w:val="none" w:sz="0" w:space="0" w:color="auto"/>
        <w:right w:val="none" w:sz="0" w:space="0" w:color="auto"/>
      </w:divBdr>
    </w:div>
    <w:div w:id="1706713071">
      <w:marLeft w:val="640"/>
      <w:marRight w:val="0"/>
      <w:marTop w:val="0"/>
      <w:marBottom w:val="0"/>
      <w:divBdr>
        <w:top w:val="none" w:sz="0" w:space="0" w:color="auto"/>
        <w:left w:val="none" w:sz="0" w:space="0" w:color="auto"/>
        <w:bottom w:val="none" w:sz="0" w:space="0" w:color="auto"/>
        <w:right w:val="none" w:sz="0" w:space="0" w:color="auto"/>
      </w:divBdr>
    </w:div>
    <w:div w:id="1706826208">
      <w:marLeft w:val="640"/>
      <w:marRight w:val="0"/>
      <w:marTop w:val="0"/>
      <w:marBottom w:val="0"/>
      <w:divBdr>
        <w:top w:val="none" w:sz="0" w:space="0" w:color="auto"/>
        <w:left w:val="none" w:sz="0" w:space="0" w:color="auto"/>
        <w:bottom w:val="none" w:sz="0" w:space="0" w:color="auto"/>
        <w:right w:val="none" w:sz="0" w:space="0" w:color="auto"/>
      </w:divBdr>
    </w:div>
    <w:div w:id="1706826422">
      <w:marLeft w:val="640"/>
      <w:marRight w:val="0"/>
      <w:marTop w:val="0"/>
      <w:marBottom w:val="0"/>
      <w:divBdr>
        <w:top w:val="none" w:sz="0" w:space="0" w:color="auto"/>
        <w:left w:val="none" w:sz="0" w:space="0" w:color="auto"/>
        <w:bottom w:val="none" w:sz="0" w:space="0" w:color="auto"/>
        <w:right w:val="none" w:sz="0" w:space="0" w:color="auto"/>
      </w:divBdr>
    </w:div>
    <w:div w:id="1706907805">
      <w:marLeft w:val="640"/>
      <w:marRight w:val="0"/>
      <w:marTop w:val="0"/>
      <w:marBottom w:val="0"/>
      <w:divBdr>
        <w:top w:val="none" w:sz="0" w:space="0" w:color="auto"/>
        <w:left w:val="none" w:sz="0" w:space="0" w:color="auto"/>
        <w:bottom w:val="none" w:sz="0" w:space="0" w:color="auto"/>
        <w:right w:val="none" w:sz="0" w:space="0" w:color="auto"/>
      </w:divBdr>
    </w:div>
    <w:div w:id="1706976818">
      <w:marLeft w:val="640"/>
      <w:marRight w:val="0"/>
      <w:marTop w:val="0"/>
      <w:marBottom w:val="0"/>
      <w:divBdr>
        <w:top w:val="none" w:sz="0" w:space="0" w:color="auto"/>
        <w:left w:val="none" w:sz="0" w:space="0" w:color="auto"/>
        <w:bottom w:val="none" w:sz="0" w:space="0" w:color="auto"/>
        <w:right w:val="none" w:sz="0" w:space="0" w:color="auto"/>
      </w:divBdr>
    </w:div>
    <w:div w:id="1706983186">
      <w:marLeft w:val="640"/>
      <w:marRight w:val="0"/>
      <w:marTop w:val="0"/>
      <w:marBottom w:val="0"/>
      <w:divBdr>
        <w:top w:val="none" w:sz="0" w:space="0" w:color="auto"/>
        <w:left w:val="none" w:sz="0" w:space="0" w:color="auto"/>
        <w:bottom w:val="none" w:sz="0" w:space="0" w:color="auto"/>
        <w:right w:val="none" w:sz="0" w:space="0" w:color="auto"/>
      </w:divBdr>
    </w:div>
    <w:div w:id="1707022046">
      <w:marLeft w:val="640"/>
      <w:marRight w:val="0"/>
      <w:marTop w:val="0"/>
      <w:marBottom w:val="0"/>
      <w:divBdr>
        <w:top w:val="none" w:sz="0" w:space="0" w:color="auto"/>
        <w:left w:val="none" w:sz="0" w:space="0" w:color="auto"/>
        <w:bottom w:val="none" w:sz="0" w:space="0" w:color="auto"/>
        <w:right w:val="none" w:sz="0" w:space="0" w:color="auto"/>
      </w:divBdr>
    </w:div>
    <w:div w:id="1707094699">
      <w:marLeft w:val="640"/>
      <w:marRight w:val="0"/>
      <w:marTop w:val="0"/>
      <w:marBottom w:val="0"/>
      <w:divBdr>
        <w:top w:val="none" w:sz="0" w:space="0" w:color="auto"/>
        <w:left w:val="none" w:sz="0" w:space="0" w:color="auto"/>
        <w:bottom w:val="none" w:sz="0" w:space="0" w:color="auto"/>
        <w:right w:val="none" w:sz="0" w:space="0" w:color="auto"/>
      </w:divBdr>
    </w:div>
    <w:div w:id="1707100359">
      <w:marLeft w:val="640"/>
      <w:marRight w:val="0"/>
      <w:marTop w:val="0"/>
      <w:marBottom w:val="0"/>
      <w:divBdr>
        <w:top w:val="none" w:sz="0" w:space="0" w:color="auto"/>
        <w:left w:val="none" w:sz="0" w:space="0" w:color="auto"/>
        <w:bottom w:val="none" w:sz="0" w:space="0" w:color="auto"/>
        <w:right w:val="none" w:sz="0" w:space="0" w:color="auto"/>
      </w:divBdr>
    </w:div>
    <w:div w:id="1707290388">
      <w:marLeft w:val="640"/>
      <w:marRight w:val="0"/>
      <w:marTop w:val="0"/>
      <w:marBottom w:val="0"/>
      <w:divBdr>
        <w:top w:val="none" w:sz="0" w:space="0" w:color="auto"/>
        <w:left w:val="none" w:sz="0" w:space="0" w:color="auto"/>
        <w:bottom w:val="none" w:sz="0" w:space="0" w:color="auto"/>
        <w:right w:val="none" w:sz="0" w:space="0" w:color="auto"/>
      </w:divBdr>
    </w:div>
    <w:div w:id="1707291734">
      <w:marLeft w:val="640"/>
      <w:marRight w:val="0"/>
      <w:marTop w:val="0"/>
      <w:marBottom w:val="0"/>
      <w:divBdr>
        <w:top w:val="none" w:sz="0" w:space="0" w:color="auto"/>
        <w:left w:val="none" w:sz="0" w:space="0" w:color="auto"/>
        <w:bottom w:val="none" w:sz="0" w:space="0" w:color="auto"/>
        <w:right w:val="none" w:sz="0" w:space="0" w:color="auto"/>
      </w:divBdr>
    </w:div>
    <w:div w:id="1707292773">
      <w:marLeft w:val="640"/>
      <w:marRight w:val="0"/>
      <w:marTop w:val="0"/>
      <w:marBottom w:val="0"/>
      <w:divBdr>
        <w:top w:val="none" w:sz="0" w:space="0" w:color="auto"/>
        <w:left w:val="none" w:sz="0" w:space="0" w:color="auto"/>
        <w:bottom w:val="none" w:sz="0" w:space="0" w:color="auto"/>
        <w:right w:val="none" w:sz="0" w:space="0" w:color="auto"/>
      </w:divBdr>
    </w:div>
    <w:div w:id="1707364690">
      <w:marLeft w:val="640"/>
      <w:marRight w:val="0"/>
      <w:marTop w:val="0"/>
      <w:marBottom w:val="0"/>
      <w:divBdr>
        <w:top w:val="none" w:sz="0" w:space="0" w:color="auto"/>
        <w:left w:val="none" w:sz="0" w:space="0" w:color="auto"/>
        <w:bottom w:val="none" w:sz="0" w:space="0" w:color="auto"/>
        <w:right w:val="none" w:sz="0" w:space="0" w:color="auto"/>
      </w:divBdr>
    </w:div>
    <w:div w:id="1707409742">
      <w:marLeft w:val="640"/>
      <w:marRight w:val="0"/>
      <w:marTop w:val="0"/>
      <w:marBottom w:val="0"/>
      <w:divBdr>
        <w:top w:val="none" w:sz="0" w:space="0" w:color="auto"/>
        <w:left w:val="none" w:sz="0" w:space="0" w:color="auto"/>
        <w:bottom w:val="none" w:sz="0" w:space="0" w:color="auto"/>
        <w:right w:val="none" w:sz="0" w:space="0" w:color="auto"/>
      </w:divBdr>
    </w:div>
    <w:div w:id="1707440109">
      <w:marLeft w:val="640"/>
      <w:marRight w:val="0"/>
      <w:marTop w:val="0"/>
      <w:marBottom w:val="0"/>
      <w:divBdr>
        <w:top w:val="none" w:sz="0" w:space="0" w:color="auto"/>
        <w:left w:val="none" w:sz="0" w:space="0" w:color="auto"/>
        <w:bottom w:val="none" w:sz="0" w:space="0" w:color="auto"/>
        <w:right w:val="none" w:sz="0" w:space="0" w:color="auto"/>
      </w:divBdr>
    </w:div>
    <w:div w:id="1707561824">
      <w:marLeft w:val="640"/>
      <w:marRight w:val="0"/>
      <w:marTop w:val="0"/>
      <w:marBottom w:val="0"/>
      <w:divBdr>
        <w:top w:val="none" w:sz="0" w:space="0" w:color="auto"/>
        <w:left w:val="none" w:sz="0" w:space="0" w:color="auto"/>
        <w:bottom w:val="none" w:sz="0" w:space="0" w:color="auto"/>
        <w:right w:val="none" w:sz="0" w:space="0" w:color="auto"/>
      </w:divBdr>
    </w:div>
    <w:div w:id="1707608341">
      <w:marLeft w:val="640"/>
      <w:marRight w:val="0"/>
      <w:marTop w:val="0"/>
      <w:marBottom w:val="0"/>
      <w:divBdr>
        <w:top w:val="none" w:sz="0" w:space="0" w:color="auto"/>
        <w:left w:val="none" w:sz="0" w:space="0" w:color="auto"/>
        <w:bottom w:val="none" w:sz="0" w:space="0" w:color="auto"/>
        <w:right w:val="none" w:sz="0" w:space="0" w:color="auto"/>
      </w:divBdr>
    </w:div>
    <w:div w:id="1707632615">
      <w:marLeft w:val="640"/>
      <w:marRight w:val="0"/>
      <w:marTop w:val="0"/>
      <w:marBottom w:val="0"/>
      <w:divBdr>
        <w:top w:val="none" w:sz="0" w:space="0" w:color="auto"/>
        <w:left w:val="none" w:sz="0" w:space="0" w:color="auto"/>
        <w:bottom w:val="none" w:sz="0" w:space="0" w:color="auto"/>
        <w:right w:val="none" w:sz="0" w:space="0" w:color="auto"/>
      </w:divBdr>
    </w:div>
    <w:div w:id="1707676480">
      <w:marLeft w:val="640"/>
      <w:marRight w:val="0"/>
      <w:marTop w:val="0"/>
      <w:marBottom w:val="0"/>
      <w:divBdr>
        <w:top w:val="none" w:sz="0" w:space="0" w:color="auto"/>
        <w:left w:val="none" w:sz="0" w:space="0" w:color="auto"/>
        <w:bottom w:val="none" w:sz="0" w:space="0" w:color="auto"/>
        <w:right w:val="none" w:sz="0" w:space="0" w:color="auto"/>
      </w:divBdr>
    </w:div>
    <w:div w:id="1707678754">
      <w:marLeft w:val="640"/>
      <w:marRight w:val="0"/>
      <w:marTop w:val="0"/>
      <w:marBottom w:val="0"/>
      <w:divBdr>
        <w:top w:val="none" w:sz="0" w:space="0" w:color="auto"/>
        <w:left w:val="none" w:sz="0" w:space="0" w:color="auto"/>
        <w:bottom w:val="none" w:sz="0" w:space="0" w:color="auto"/>
        <w:right w:val="none" w:sz="0" w:space="0" w:color="auto"/>
      </w:divBdr>
    </w:div>
    <w:div w:id="1707680998">
      <w:marLeft w:val="640"/>
      <w:marRight w:val="0"/>
      <w:marTop w:val="0"/>
      <w:marBottom w:val="0"/>
      <w:divBdr>
        <w:top w:val="none" w:sz="0" w:space="0" w:color="auto"/>
        <w:left w:val="none" w:sz="0" w:space="0" w:color="auto"/>
        <w:bottom w:val="none" w:sz="0" w:space="0" w:color="auto"/>
        <w:right w:val="none" w:sz="0" w:space="0" w:color="auto"/>
      </w:divBdr>
    </w:div>
    <w:div w:id="1707753640">
      <w:marLeft w:val="640"/>
      <w:marRight w:val="0"/>
      <w:marTop w:val="0"/>
      <w:marBottom w:val="0"/>
      <w:divBdr>
        <w:top w:val="none" w:sz="0" w:space="0" w:color="auto"/>
        <w:left w:val="none" w:sz="0" w:space="0" w:color="auto"/>
        <w:bottom w:val="none" w:sz="0" w:space="0" w:color="auto"/>
        <w:right w:val="none" w:sz="0" w:space="0" w:color="auto"/>
      </w:divBdr>
    </w:div>
    <w:div w:id="1707826531">
      <w:marLeft w:val="640"/>
      <w:marRight w:val="0"/>
      <w:marTop w:val="0"/>
      <w:marBottom w:val="0"/>
      <w:divBdr>
        <w:top w:val="none" w:sz="0" w:space="0" w:color="auto"/>
        <w:left w:val="none" w:sz="0" w:space="0" w:color="auto"/>
        <w:bottom w:val="none" w:sz="0" w:space="0" w:color="auto"/>
        <w:right w:val="none" w:sz="0" w:space="0" w:color="auto"/>
      </w:divBdr>
    </w:div>
    <w:div w:id="1707830980">
      <w:marLeft w:val="640"/>
      <w:marRight w:val="0"/>
      <w:marTop w:val="0"/>
      <w:marBottom w:val="0"/>
      <w:divBdr>
        <w:top w:val="none" w:sz="0" w:space="0" w:color="auto"/>
        <w:left w:val="none" w:sz="0" w:space="0" w:color="auto"/>
        <w:bottom w:val="none" w:sz="0" w:space="0" w:color="auto"/>
        <w:right w:val="none" w:sz="0" w:space="0" w:color="auto"/>
      </w:divBdr>
    </w:div>
    <w:div w:id="1707871323">
      <w:marLeft w:val="640"/>
      <w:marRight w:val="0"/>
      <w:marTop w:val="0"/>
      <w:marBottom w:val="0"/>
      <w:divBdr>
        <w:top w:val="none" w:sz="0" w:space="0" w:color="auto"/>
        <w:left w:val="none" w:sz="0" w:space="0" w:color="auto"/>
        <w:bottom w:val="none" w:sz="0" w:space="0" w:color="auto"/>
        <w:right w:val="none" w:sz="0" w:space="0" w:color="auto"/>
      </w:divBdr>
    </w:div>
    <w:div w:id="1707872607">
      <w:marLeft w:val="640"/>
      <w:marRight w:val="0"/>
      <w:marTop w:val="0"/>
      <w:marBottom w:val="0"/>
      <w:divBdr>
        <w:top w:val="none" w:sz="0" w:space="0" w:color="auto"/>
        <w:left w:val="none" w:sz="0" w:space="0" w:color="auto"/>
        <w:bottom w:val="none" w:sz="0" w:space="0" w:color="auto"/>
        <w:right w:val="none" w:sz="0" w:space="0" w:color="auto"/>
      </w:divBdr>
    </w:div>
    <w:div w:id="1707946644">
      <w:marLeft w:val="640"/>
      <w:marRight w:val="0"/>
      <w:marTop w:val="0"/>
      <w:marBottom w:val="0"/>
      <w:divBdr>
        <w:top w:val="none" w:sz="0" w:space="0" w:color="auto"/>
        <w:left w:val="none" w:sz="0" w:space="0" w:color="auto"/>
        <w:bottom w:val="none" w:sz="0" w:space="0" w:color="auto"/>
        <w:right w:val="none" w:sz="0" w:space="0" w:color="auto"/>
      </w:divBdr>
    </w:div>
    <w:div w:id="1707947491">
      <w:marLeft w:val="640"/>
      <w:marRight w:val="0"/>
      <w:marTop w:val="0"/>
      <w:marBottom w:val="0"/>
      <w:divBdr>
        <w:top w:val="none" w:sz="0" w:space="0" w:color="auto"/>
        <w:left w:val="none" w:sz="0" w:space="0" w:color="auto"/>
        <w:bottom w:val="none" w:sz="0" w:space="0" w:color="auto"/>
        <w:right w:val="none" w:sz="0" w:space="0" w:color="auto"/>
      </w:divBdr>
    </w:div>
    <w:div w:id="1708023577">
      <w:marLeft w:val="640"/>
      <w:marRight w:val="0"/>
      <w:marTop w:val="0"/>
      <w:marBottom w:val="0"/>
      <w:divBdr>
        <w:top w:val="none" w:sz="0" w:space="0" w:color="auto"/>
        <w:left w:val="none" w:sz="0" w:space="0" w:color="auto"/>
        <w:bottom w:val="none" w:sz="0" w:space="0" w:color="auto"/>
        <w:right w:val="none" w:sz="0" w:space="0" w:color="auto"/>
      </w:divBdr>
    </w:div>
    <w:div w:id="1708140518">
      <w:marLeft w:val="640"/>
      <w:marRight w:val="0"/>
      <w:marTop w:val="0"/>
      <w:marBottom w:val="0"/>
      <w:divBdr>
        <w:top w:val="none" w:sz="0" w:space="0" w:color="auto"/>
        <w:left w:val="none" w:sz="0" w:space="0" w:color="auto"/>
        <w:bottom w:val="none" w:sz="0" w:space="0" w:color="auto"/>
        <w:right w:val="none" w:sz="0" w:space="0" w:color="auto"/>
      </w:divBdr>
    </w:div>
    <w:div w:id="1708142488">
      <w:marLeft w:val="640"/>
      <w:marRight w:val="0"/>
      <w:marTop w:val="0"/>
      <w:marBottom w:val="0"/>
      <w:divBdr>
        <w:top w:val="none" w:sz="0" w:space="0" w:color="auto"/>
        <w:left w:val="none" w:sz="0" w:space="0" w:color="auto"/>
        <w:bottom w:val="none" w:sz="0" w:space="0" w:color="auto"/>
        <w:right w:val="none" w:sz="0" w:space="0" w:color="auto"/>
      </w:divBdr>
    </w:div>
    <w:div w:id="1708216133">
      <w:marLeft w:val="640"/>
      <w:marRight w:val="0"/>
      <w:marTop w:val="0"/>
      <w:marBottom w:val="0"/>
      <w:divBdr>
        <w:top w:val="none" w:sz="0" w:space="0" w:color="auto"/>
        <w:left w:val="none" w:sz="0" w:space="0" w:color="auto"/>
        <w:bottom w:val="none" w:sz="0" w:space="0" w:color="auto"/>
        <w:right w:val="none" w:sz="0" w:space="0" w:color="auto"/>
      </w:divBdr>
    </w:div>
    <w:div w:id="1708219312">
      <w:marLeft w:val="640"/>
      <w:marRight w:val="0"/>
      <w:marTop w:val="0"/>
      <w:marBottom w:val="0"/>
      <w:divBdr>
        <w:top w:val="none" w:sz="0" w:space="0" w:color="auto"/>
        <w:left w:val="none" w:sz="0" w:space="0" w:color="auto"/>
        <w:bottom w:val="none" w:sz="0" w:space="0" w:color="auto"/>
        <w:right w:val="none" w:sz="0" w:space="0" w:color="auto"/>
      </w:divBdr>
    </w:div>
    <w:div w:id="1708409721">
      <w:marLeft w:val="640"/>
      <w:marRight w:val="0"/>
      <w:marTop w:val="0"/>
      <w:marBottom w:val="0"/>
      <w:divBdr>
        <w:top w:val="none" w:sz="0" w:space="0" w:color="auto"/>
        <w:left w:val="none" w:sz="0" w:space="0" w:color="auto"/>
        <w:bottom w:val="none" w:sz="0" w:space="0" w:color="auto"/>
        <w:right w:val="none" w:sz="0" w:space="0" w:color="auto"/>
      </w:divBdr>
    </w:div>
    <w:div w:id="1708480874">
      <w:marLeft w:val="640"/>
      <w:marRight w:val="0"/>
      <w:marTop w:val="0"/>
      <w:marBottom w:val="0"/>
      <w:divBdr>
        <w:top w:val="none" w:sz="0" w:space="0" w:color="auto"/>
        <w:left w:val="none" w:sz="0" w:space="0" w:color="auto"/>
        <w:bottom w:val="none" w:sz="0" w:space="0" w:color="auto"/>
        <w:right w:val="none" w:sz="0" w:space="0" w:color="auto"/>
      </w:divBdr>
    </w:div>
    <w:div w:id="1708606963">
      <w:marLeft w:val="640"/>
      <w:marRight w:val="0"/>
      <w:marTop w:val="0"/>
      <w:marBottom w:val="0"/>
      <w:divBdr>
        <w:top w:val="none" w:sz="0" w:space="0" w:color="auto"/>
        <w:left w:val="none" w:sz="0" w:space="0" w:color="auto"/>
        <w:bottom w:val="none" w:sz="0" w:space="0" w:color="auto"/>
        <w:right w:val="none" w:sz="0" w:space="0" w:color="auto"/>
      </w:divBdr>
    </w:div>
    <w:div w:id="1708680891">
      <w:marLeft w:val="640"/>
      <w:marRight w:val="0"/>
      <w:marTop w:val="0"/>
      <w:marBottom w:val="0"/>
      <w:divBdr>
        <w:top w:val="none" w:sz="0" w:space="0" w:color="auto"/>
        <w:left w:val="none" w:sz="0" w:space="0" w:color="auto"/>
        <w:bottom w:val="none" w:sz="0" w:space="0" w:color="auto"/>
        <w:right w:val="none" w:sz="0" w:space="0" w:color="auto"/>
      </w:divBdr>
    </w:div>
    <w:div w:id="1708749737">
      <w:marLeft w:val="640"/>
      <w:marRight w:val="0"/>
      <w:marTop w:val="0"/>
      <w:marBottom w:val="0"/>
      <w:divBdr>
        <w:top w:val="none" w:sz="0" w:space="0" w:color="auto"/>
        <w:left w:val="none" w:sz="0" w:space="0" w:color="auto"/>
        <w:bottom w:val="none" w:sz="0" w:space="0" w:color="auto"/>
        <w:right w:val="none" w:sz="0" w:space="0" w:color="auto"/>
      </w:divBdr>
    </w:div>
    <w:div w:id="1708867374">
      <w:marLeft w:val="640"/>
      <w:marRight w:val="0"/>
      <w:marTop w:val="0"/>
      <w:marBottom w:val="0"/>
      <w:divBdr>
        <w:top w:val="none" w:sz="0" w:space="0" w:color="auto"/>
        <w:left w:val="none" w:sz="0" w:space="0" w:color="auto"/>
        <w:bottom w:val="none" w:sz="0" w:space="0" w:color="auto"/>
        <w:right w:val="none" w:sz="0" w:space="0" w:color="auto"/>
      </w:divBdr>
    </w:div>
    <w:div w:id="1708869498">
      <w:marLeft w:val="640"/>
      <w:marRight w:val="0"/>
      <w:marTop w:val="0"/>
      <w:marBottom w:val="0"/>
      <w:divBdr>
        <w:top w:val="none" w:sz="0" w:space="0" w:color="auto"/>
        <w:left w:val="none" w:sz="0" w:space="0" w:color="auto"/>
        <w:bottom w:val="none" w:sz="0" w:space="0" w:color="auto"/>
        <w:right w:val="none" w:sz="0" w:space="0" w:color="auto"/>
      </w:divBdr>
    </w:div>
    <w:div w:id="1708872082">
      <w:marLeft w:val="640"/>
      <w:marRight w:val="0"/>
      <w:marTop w:val="0"/>
      <w:marBottom w:val="0"/>
      <w:divBdr>
        <w:top w:val="none" w:sz="0" w:space="0" w:color="auto"/>
        <w:left w:val="none" w:sz="0" w:space="0" w:color="auto"/>
        <w:bottom w:val="none" w:sz="0" w:space="0" w:color="auto"/>
        <w:right w:val="none" w:sz="0" w:space="0" w:color="auto"/>
      </w:divBdr>
    </w:div>
    <w:div w:id="1708918769">
      <w:marLeft w:val="640"/>
      <w:marRight w:val="0"/>
      <w:marTop w:val="0"/>
      <w:marBottom w:val="0"/>
      <w:divBdr>
        <w:top w:val="none" w:sz="0" w:space="0" w:color="auto"/>
        <w:left w:val="none" w:sz="0" w:space="0" w:color="auto"/>
        <w:bottom w:val="none" w:sz="0" w:space="0" w:color="auto"/>
        <w:right w:val="none" w:sz="0" w:space="0" w:color="auto"/>
      </w:divBdr>
    </w:div>
    <w:div w:id="1709069029">
      <w:marLeft w:val="640"/>
      <w:marRight w:val="0"/>
      <w:marTop w:val="0"/>
      <w:marBottom w:val="0"/>
      <w:divBdr>
        <w:top w:val="none" w:sz="0" w:space="0" w:color="auto"/>
        <w:left w:val="none" w:sz="0" w:space="0" w:color="auto"/>
        <w:bottom w:val="none" w:sz="0" w:space="0" w:color="auto"/>
        <w:right w:val="none" w:sz="0" w:space="0" w:color="auto"/>
      </w:divBdr>
    </w:div>
    <w:div w:id="1709262594">
      <w:marLeft w:val="640"/>
      <w:marRight w:val="0"/>
      <w:marTop w:val="0"/>
      <w:marBottom w:val="0"/>
      <w:divBdr>
        <w:top w:val="none" w:sz="0" w:space="0" w:color="auto"/>
        <w:left w:val="none" w:sz="0" w:space="0" w:color="auto"/>
        <w:bottom w:val="none" w:sz="0" w:space="0" w:color="auto"/>
        <w:right w:val="none" w:sz="0" w:space="0" w:color="auto"/>
      </w:divBdr>
    </w:div>
    <w:div w:id="1709338286">
      <w:marLeft w:val="640"/>
      <w:marRight w:val="0"/>
      <w:marTop w:val="0"/>
      <w:marBottom w:val="0"/>
      <w:divBdr>
        <w:top w:val="none" w:sz="0" w:space="0" w:color="auto"/>
        <w:left w:val="none" w:sz="0" w:space="0" w:color="auto"/>
        <w:bottom w:val="none" w:sz="0" w:space="0" w:color="auto"/>
        <w:right w:val="none" w:sz="0" w:space="0" w:color="auto"/>
      </w:divBdr>
    </w:div>
    <w:div w:id="1709376792">
      <w:marLeft w:val="640"/>
      <w:marRight w:val="0"/>
      <w:marTop w:val="0"/>
      <w:marBottom w:val="0"/>
      <w:divBdr>
        <w:top w:val="none" w:sz="0" w:space="0" w:color="auto"/>
        <w:left w:val="none" w:sz="0" w:space="0" w:color="auto"/>
        <w:bottom w:val="none" w:sz="0" w:space="0" w:color="auto"/>
        <w:right w:val="none" w:sz="0" w:space="0" w:color="auto"/>
      </w:divBdr>
    </w:div>
    <w:div w:id="1709380782">
      <w:marLeft w:val="640"/>
      <w:marRight w:val="0"/>
      <w:marTop w:val="0"/>
      <w:marBottom w:val="0"/>
      <w:divBdr>
        <w:top w:val="none" w:sz="0" w:space="0" w:color="auto"/>
        <w:left w:val="none" w:sz="0" w:space="0" w:color="auto"/>
        <w:bottom w:val="none" w:sz="0" w:space="0" w:color="auto"/>
        <w:right w:val="none" w:sz="0" w:space="0" w:color="auto"/>
      </w:divBdr>
    </w:div>
    <w:div w:id="1709452169">
      <w:marLeft w:val="640"/>
      <w:marRight w:val="0"/>
      <w:marTop w:val="0"/>
      <w:marBottom w:val="0"/>
      <w:divBdr>
        <w:top w:val="none" w:sz="0" w:space="0" w:color="auto"/>
        <w:left w:val="none" w:sz="0" w:space="0" w:color="auto"/>
        <w:bottom w:val="none" w:sz="0" w:space="0" w:color="auto"/>
        <w:right w:val="none" w:sz="0" w:space="0" w:color="auto"/>
      </w:divBdr>
    </w:div>
    <w:div w:id="1709524506">
      <w:marLeft w:val="640"/>
      <w:marRight w:val="0"/>
      <w:marTop w:val="0"/>
      <w:marBottom w:val="0"/>
      <w:divBdr>
        <w:top w:val="none" w:sz="0" w:space="0" w:color="auto"/>
        <w:left w:val="none" w:sz="0" w:space="0" w:color="auto"/>
        <w:bottom w:val="none" w:sz="0" w:space="0" w:color="auto"/>
        <w:right w:val="none" w:sz="0" w:space="0" w:color="auto"/>
      </w:divBdr>
    </w:div>
    <w:div w:id="1709530927">
      <w:marLeft w:val="640"/>
      <w:marRight w:val="0"/>
      <w:marTop w:val="0"/>
      <w:marBottom w:val="0"/>
      <w:divBdr>
        <w:top w:val="none" w:sz="0" w:space="0" w:color="auto"/>
        <w:left w:val="none" w:sz="0" w:space="0" w:color="auto"/>
        <w:bottom w:val="none" w:sz="0" w:space="0" w:color="auto"/>
        <w:right w:val="none" w:sz="0" w:space="0" w:color="auto"/>
      </w:divBdr>
    </w:div>
    <w:div w:id="1709601343">
      <w:marLeft w:val="640"/>
      <w:marRight w:val="0"/>
      <w:marTop w:val="0"/>
      <w:marBottom w:val="0"/>
      <w:divBdr>
        <w:top w:val="none" w:sz="0" w:space="0" w:color="auto"/>
        <w:left w:val="none" w:sz="0" w:space="0" w:color="auto"/>
        <w:bottom w:val="none" w:sz="0" w:space="0" w:color="auto"/>
        <w:right w:val="none" w:sz="0" w:space="0" w:color="auto"/>
      </w:divBdr>
    </w:div>
    <w:div w:id="1709602725">
      <w:marLeft w:val="640"/>
      <w:marRight w:val="0"/>
      <w:marTop w:val="0"/>
      <w:marBottom w:val="0"/>
      <w:divBdr>
        <w:top w:val="none" w:sz="0" w:space="0" w:color="auto"/>
        <w:left w:val="none" w:sz="0" w:space="0" w:color="auto"/>
        <w:bottom w:val="none" w:sz="0" w:space="0" w:color="auto"/>
        <w:right w:val="none" w:sz="0" w:space="0" w:color="auto"/>
      </w:divBdr>
    </w:div>
    <w:div w:id="1709647172">
      <w:marLeft w:val="640"/>
      <w:marRight w:val="0"/>
      <w:marTop w:val="0"/>
      <w:marBottom w:val="0"/>
      <w:divBdr>
        <w:top w:val="none" w:sz="0" w:space="0" w:color="auto"/>
        <w:left w:val="none" w:sz="0" w:space="0" w:color="auto"/>
        <w:bottom w:val="none" w:sz="0" w:space="0" w:color="auto"/>
        <w:right w:val="none" w:sz="0" w:space="0" w:color="auto"/>
      </w:divBdr>
    </w:div>
    <w:div w:id="1709649149">
      <w:marLeft w:val="640"/>
      <w:marRight w:val="0"/>
      <w:marTop w:val="0"/>
      <w:marBottom w:val="0"/>
      <w:divBdr>
        <w:top w:val="none" w:sz="0" w:space="0" w:color="auto"/>
        <w:left w:val="none" w:sz="0" w:space="0" w:color="auto"/>
        <w:bottom w:val="none" w:sz="0" w:space="0" w:color="auto"/>
        <w:right w:val="none" w:sz="0" w:space="0" w:color="auto"/>
      </w:divBdr>
    </w:div>
    <w:div w:id="1709718879">
      <w:marLeft w:val="640"/>
      <w:marRight w:val="0"/>
      <w:marTop w:val="0"/>
      <w:marBottom w:val="0"/>
      <w:divBdr>
        <w:top w:val="none" w:sz="0" w:space="0" w:color="auto"/>
        <w:left w:val="none" w:sz="0" w:space="0" w:color="auto"/>
        <w:bottom w:val="none" w:sz="0" w:space="0" w:color="auto"/>
        <w:right w:val="none" w:sz="0" w:space="0" w:color="auto"/>
      </w:divBdr>
    </w:div>
    <w:div w:id="1709721158">
      <w:marLeft w:val="640"/>
      <w:marRight w:val="0"/>
      <w:marTop w:val="0"/>
      <w:marBottom w:val="0"/>
      <w:divBdr>
        <w:top w:val="none" w:sz="0" w:space="0" w:color="auto"/>
        <w:left w:val="none" w:sz="0" w:space="0" w:color="auto"/>
        <w:bottom w:val="none" w:sz="0" w:space="0" w:color="auto"/>
        <w:right w:val="none" w:sz="0" w:space="0" w:color="auto"/>
      </w:divBdr>
    </w:div>
    <w:div w:id="1709912591">
      <w:marLeft w:val="640"/>
      <w:marRight w:val="0"/>
      <w:marTop w:val="0"/>
      <w:marBottom w:val="0"/>
      <w:divBdr>
        <w:top w:val="none" w:sz="0" w:space="0" w:color="auto"/>
        <w:left w:val="none" w:sz="0" w:space="0" w:color="auto"/>
        <w:bottom w:val="none" w:sz="0" w:space="0" w:color="auto"/>
        <w:right w:val="none" w:sz="0" w:space="0" w:color="auto"/>
      </w:divBdr>
    </w:div>
    <w:div w:id="1709913168">
      <w:marLeft w:val="640"/>
      <w:marRight w:val="0"/>
      <w:marTop w:val="0"/>
      <w:marBottom w:val="0"/>
      <w:divBdr>
        <w:top w:val="none" w:sz="0" w:space="0" w:color="auto"/>
        <w:left w:val="none" w:sz="0" w:space="0" w:color="auto"/>
        <w:bottom w:val="none" w:sz="0" w:space="0" w:color="auto"/>
        <w:right w:val="none" w:sz="0" w:space="0" w:color="auto"/>
      </w:divBdr>
    </w:div>
    <w:div w:id="1709913688">
      <w:marLeft w:val="640"/>
      <w:marRight w:val="0"/>
      <w:marTop w:val="0"/>
      <w:marBottom w:val="0"/>
      <w:divBdr>
        <w:top w:val="none" w:sz="0" w:space="0" w:color="auto"/>
        <w:left w:val="none" w:sz="0" w:space="0" w:color="auto"/>
        <w:bottom w:val="none" w:sz="0" w:space="0" w:color="auto"/>
        <w:right w:val="none" w:sz="0" w:space="0" w:color="auto"/>
      </w:divBdr>
    </w:div>
    <w:div w:id="1709915340">
      <w:marLeft w:val="640"/>
      <w:marRight w:val="0"/>
      <w:marTop w:val="0"/>
      <w:marBottom w:val="0"/>
      <w:divBdr>
        <w:top w:val="none" w:sz="0" w:space="0" w:color="auto"/>
        <w:left w:val="none" w:sz="0" w:space="0" w:color="auto"/>
        <w:bottom w:val="none" w:sz="0" w:space="0" w:color="auto"/>
        <w:right w:val="none" w:sz="0" w:space="0" w:color="auto"/>
      </w:divBdr>
    </w:div>
    <w:div w:id="1709989854">
      <w:marLeft w:val="640"/>
      <w:marRight w:val="0"/>
      <w:marTop w:val="0"/>
      <w:marBottom w:val="0"/>
      <w:divBdr>
        <w:top w:val="none" w:sz="0" w:space="0" w:color="auto"/>
        <w:left w:val="none" w:sz="0" w:space="0" w:color="auto"/>
        <w:bottom w:val="none" w:sz="0" w:space="0" w:color="auto"/>
        <w:right w:val="none" w:sz="0" w:space="0" w:color="auto"/>
      </w:divBdr>
    </w:div>
    <w:div w:id="1710033083">
      <w:marLeft w:val="640"/>
      <w:marRight w:val="0"/>
      <w:marTop w:val="0"/>
      <w:marBottom w:val="0"/>
      <w:divBdr>
        <w:top w:val="none" w:sz="0" w:space="0" w:color="auto"/>
        <w:left w:val="none" w:sz="0" w:space="0" w:color="auto"/>
        <w:bottom w:val="none" w:sz="0" w:space="0" w:color="auto"/>
        <w:right w:val="none" w:sz="0" w:space="0" w:color="auto"/>
      </w:divBdr>
    </w:div>
    <w:div w:id="1710033648">
      <w:marLeft w:val="640"/>
      <w:marRight w:val="0"/>
      <w:marTop w:val="0"/>
      <w:marBottom w:val="0"/>
      <w:divBdr>
        <w:top w:val="none" w:sz="0" w:space="0" w:color="auto"/>
        <w:left w:val="none" w:sz="0" w:space="0" w:color="auto"/>
        <w:bottom w:val="none" w:sz="0" w:space="0" w:color="auto"/>
        <w:right w:val="none" w:sz="0" w:space="0" w:color="auto"/>
      </w:divBdr>
    </w:div>
    <w:div w:id="1710060650">
      <w:marLeft w:val="640"/>
      <w:marRight w:val="0"/>
      <w:marTop w:val="0"/>
      <w:marBottom w:val="0"/>
      <w:divBdr>
        <w:top w:val="none" w:sz="0" w:space="0" w:color="auto"/>
        <w:left w:val="none" w:sz="0" w:space="0" w:color="auto"/>
        <w:bottom w:val="none" w:sz="0" w:space="0" w:color="auto"/>
        <w:right w:val="none" w:sz="0" w:space="0" w:color="auto"/>
      </w:divBdr>
    </w:div>
    <w:div w:id="1710106923">
      <w:marLeft w:val="640"/>
      <w:marRight w:val="0"/>
      <w:marTop w:val="0"/>
      <w:marBottom w:val="0"/>
      <w:divBdr>
        <w:top w:val="none" w:sz="0" w:space="0" w:color="auto"/>
        <w:left w:val="none" w:sz="0" w:space="0" w:color="auto"/>
        <w:bottom w:val="none" w:sz="0" w:space="0" w:color="auto"/>
        <w:right w:val="none" w:sz="0" w:space="0" w:color="auto"/>
      </w:divBdr>
    </w:div>
    <w:div w:id="1710107241">
      <w:marLeft w:val="640"/>
      <w:marRight w:val="0"/>
      <w:marTop w:val="0"/>
      <w:marBottom w:val="0"/>
      <w:divBdr>
        <w:top w:val="none" w:sz="0" w:space="0" w:color="auto"/>
        <w:left w:val="none" w:sz="0" w:space="0" w:color="auto"/>
        <w:bottom w:val="none" w:sz="0" w:space="0" w:color="auto"/>
        <w:right w:val="none" w:sz="0" w:space="0" w:color="auto"/>
      </w:divBdr>
    </w:div>
    <w:div w:id="1710108177">
      <w:marLeft w:val="640"/>
      <w:marRight w:val="0"/>
      <w:marTop w:val="0"/>
      <w:marBottom w:val="0"/>
      <w:divBdr>
        <w:top w:val="none" w:sz="0" w:space="0" w:color="auto"/>
        <w:left w:val="none" w:sz="0" w:space="0" w:color="auto"/>
        <w:bottom w:val="none" w:sz="0" w:space="0" w:color="auto"/>
        <w:right w:val="none" w:sz="0" w:space="0" w:color="auto"/>
      </w:divBdr>
    </w:div>
    <w:div w:id="1710257822">
      <w:marLeft w:val="640"/>
      <w:marRight w:val="0"/>
      <w:marTop w:val="0"/>
      <w:marBottom w:val="0"/>
      <w:divBdr>
        <w:top w:val="none" w:sz="0" w:space="0" w:color="auto"/>
        <w:left w:val="none" w:sz="0" w:space="0" w:color="auto"/>
        <w:bottom w:val="none" w:sz="0" w:space="0" w:color="auto"/>
        <w:right w:val="none" w:sz="0" w:space="0" w:color="auto"/>
      </w:divBdr>
    </w:div>
    <w:div w:id="1710296718">
      <w:marLeft w:val="640"/>
      <w:marRight w:val="0"/>
      <w:marTop w:val="0"/>
      <w:marBottom w:val="0"/>
      <w:divBdr>
        <w:top w:val="none" w:sz="0" w:space="0" w:color="auto"/>
        <w:left w:val="none" w:sz="0" w:space="0" w:color="auto"/>
        <w:bottom w:val="none" w:sz="0" w:space="0" w:color="auto"/>
        <w:right w:val="none" w:sz="0" w:space="0" w:color="auto"/>
      </w:divBdr>
    </w:div>
    <w:div w:id="1710299075">
      <w:marLeft w:val="640"/>
      <w:marRight w:val="0"/>
      <w:marTop w:val="0"/>
      <w:marBottom w:val="0"/>
      <w:divBdr>
        <w:top w:val="none" w:sz="0" w:space="0" w:color="auto"/>
        <w:left w:val="none" w:sz="0" w:space="0" w:color="auto"/>
        <w:bottom w:val="none" w:sz="0" w:space="0" w:color="auto"/>
        <w:right w:val="none" w:sz="0" w:space="0" w:color="auto"/>
      </w:divBdr>
    </w:div>
    <w:div w:id="1710299164">
      <w:marLeft w:val="640"/>
      <w:marRight w:val="0"/>
      <w:marTop w:val="0"/>
      <w:marBottom w:val="0"/>
      <w:divBdr>
        <w:top w:val="none" w:sz="0" w:space="0" w:color="auto"/>
        <w:left w:val="none" w:sz="0" w:space="0" w:color="auto"/>
        <w:bottom w:val="none" w:sz="0" w:space="0" w:color="auto"/>
        <w:right w:val="none" w:sz="0" w:space="0" w:color="auto"/>
      </w:divBdr>
    </w:div>
    <w:div w:id="1710642505">
      <w:marLeft w:val="640"/>
      <w:marRight w:val="0"/>
      <w:marTop w:val="0"/>
      <w:marBottom w:val="0"/>
      <w:divBdr>
        <w:top w:val="none" w:sz="0" w:space="0" w:color="auto"/>
        <w:left w:val="none" w:sz="0" w:space="0" w:color="auto"/>
        <w:bottom w:val="none" w:sz="0" w:space="0" w:color="auto"/>
        <w:right w:val="none" w:sz="0" w:space="0" w:color="auto"/>
      </w:divBdr>
    </w:div>
    <w:div w:id="1710716520">
      <w:marLeft w:val="640"/>
      <w:marRight w:val="0"/>
      <w:marTop w:val="0"/>
      <w:marBottom w:val="0"/>
      <w:divBdr>
        <w:top w:val="none" w:sz="0" w:space="0" w:color="auto"/>
        <w:left w:val="none" w:sz="0" w:space="0" w:color="auto"/>
        <w:bottom w:val="none" w:sz="0" w:space="0" w:color="auto"/>
        <w:right w:val="none" w:sz="0" w:space="0" w:color="auto"/>
      </w:divBdr>
    </w:div>
    <w:div w:id="1710832991">
      <w:marLeft w:val="640"/>
      <w:marRight w:val="0"/>
      <w:marTop w:val="0"/>
      <w:marBottom w:val="0"/>
      <w:divBdr>
        <w:top w:val="none" w:sz="0" w:space="0" w:color="auto"/>
        <w:left w:val="none" w:sz="0" w:space="0" w:color="auto"/>
        <w:bottom w:val="none" w:sz="0" w:space="0" w:color="auto"/>
        <w:right w:val="none" w:sz="0" w:space="0" w:color="auto"/>
      </w:divBdr>
    </w:div>
    <w:div w:id="1710907809">
      <w:marLeft w:val="640"/>
      <w:marRight w:val="0"/>
      <w:marTop w:val="0"/>
      <w:marBottom w:val="0"/>
      <w:divBdr>
        <w:top w:val="none" w:sz="0" w:space="0" w:color="auto"/>
        <w:left w:val="none" w:sz="0" w:space="0" w:color="auto"/>
        <w:bottom w:val="none" w:sz="0" w:space="0" w:color="auto"/>
        <w:right w:val="none" w:sz="0" w:space="0" w:color="auto"/>
      </w:divBdr>
    </w:div>
    <w:div w:id="1710914988">
      <w:marLeft w:val="640"/>
      <w:marRight w:val="0"/>
      <w:marTop w:val="0"/>
      <w:marBottom w:val="0"/>
      <w:divBdr>
        <w:top w:val="none" w:sz="0" w:space="0" w:color="auto"/>
        <w:left w:val="none" w:sz="0" w:space="0" w:color="auto"/>
        <w:bottom w:val="none" w:sz="0" w:space="0" w:color="auto"/>
        <w:right w:val="none" w:sz="0" w:space="0" w:color="auto"/>
      </w:divBdr>
    </w:div>
    <w:div w:id="1710960057">
      <w:marLeft w:val="640"/>
      <w:marRight w:val="0"/>
      <w:marTop w:val="0"/>
      <w:marBottom w:val="0"/>
      <w:divBdr>
        <w:top w:val="none" w:sz="0" w:space="0" w:color="auto"/>
        <w:left w:val="none" w:sz="0" w:space="0" w:color="auto"/>
        <w:bottom w:val="none" w:sz="0" w:space="0" w:color="auto"/>
        <w:right w:val="none" w:sz="0" w:space="0" w:color="auto"/>
      </w:divBdr>
    </w:div>
    <w:div w:id="1711149302">
      <w:marLeft w:val="640"/>
      <w:marRight w:val="0"/>
      <w:marTop w:val="0"/>
      <w:marBottom w:val="0"/>
      <w:divBdr>
        <w:top w:val="none" w:sz="0" w:space="0" w:color="auto"/>
        <w:left w:val="none" w:sz="0" w:space="0" w:color="auto"/>
        <w:bottom w:val="none" w:sz="0" w:space="0" w:color="auto"/>
        <w:right w:val="none" w:sz="0" w:space="0" w:color="auto"/>
      </w:divBdr>
    </w:div>
    <w:div w:id="1711219810">
      <w:marLeft w:val="640"/>
      <w:marRight w:val="0"/>
      <w:marTop w:val="0"/>
      <w:marBottom w:val="0"/>
      <w:divBdr>
        <w:top w:val="none" w:sz="0" w:space="0" w:color="auto"/>
        <w:left w:val="none" w:sz="0" w:space="0" w:color="auto"/>
        <w:bottom w:val="none" w:sz="0" w:space="0" w:color="auto"/>
        <w:right w:val="none" w:sz="0" w:space="0" w:color="auto"/>
      </w:divBdr>
    </w:div>
    <w:div w:id="1711221091">
      <w:marLeft w:val="640"/>
      <w:marRight w:val="0"/>
      <w:marTop w:val="0"/>
      <w:marBottom w:val="0"/>
      <w:divBdr>
        <w:top w:val="none" w:sz="0" w:space="0" w:color="auto"/>
        <w:left w:val="none" w:sz="0" w:space="0" w:color="auto"/>
        <w:bottom w:val="none" w:sz="0" w:space="0" w:color="auto"/>
        <w:right w:val="none" w:sz="0" w:space="0" w:color="auto"/>
      </w:divBdr>
    </w:div>
    <w:div w:id="1711487710">
      <w:marLeft w:val="640"/>
      <w:marRight w:val="0"/>
      <w:marTop w:val="0"/>
      <w:marBottom w:val="0"/>
      <w:divBdr>
        <w:top w:val="none" w:sz="0" w:space="0" w:color="auto"/>
        <w:left w:val="none" w:sz="0" w:space="0" w:color="auto"/>
        <w:bottom w:val="none" w:sz="0" w:space="0" w:color="auto"/>
        <w:right w:val="none" w:sz="0" w:space="0" w:color="auto"/>
      </w:divBdr>
    </w:div>
    <w:div w:id="1711488106">
      <w:marLeft w:val="640"/>
      <w:marRight w:val="0"/>
      <w:marTop w:val="0"/>
      <w:marBottom w:val="0"/>
      <w:divBdr>
        <w:top w:val="none" w:sz="0" w:space="0" w:color="auto"/>
        <w:left w:val="none" w:sz="0" w:space="0" w:color="auto"/>
        <w:bottom w:val="none" w:sz="0" w:space="0" w:color="auto"/>
        <w:right w:val="none" w:sz="0" w:space="0" w:color="auto"/>
      </w:divBdr>
    </w:div>
    <w:div w:id="1711488374">
      <w:marLeft w:val="640"/>
      <w:marRight w:val="0"/>
      <w:marTop w:val="0"/>
      <w:marBottom w:val="0"/>
      <w:divBdr>
        <w:top w:val="none" w:sz="0" w:space="0" w:color="auto"/>
        <w:left w:val="none" w:sz="0" w:space="0" w:color="auto"/>
        <w:bottom w:val="none" w:sz="0" w:space="0" w:color="auto"/>
        <w:right w:val="none" w:sz="0" w:space="0" w:color="auto"/>
      </w:divBdr>
    </w:div>
    <w:div w:id="1711761102">
      <w:marLeft w:val="640"/>
      <w:marRight w:val="0"/>
      <w:marTop w:val="0"/>
      <w:marBottom w:val="0"/>
      <w:divBdr>
        <w:top w:val="none" w:sz="0" w:space="0" w:color="auto"/>
        <w:left w:val="none" w:sz="0" w:space="0" w:color="auto"/>
        <w:bottom w:val="none" w:sz="0" w:space="0" w:color="auto"/>
        <w:right w:val="none" w:sz="0" w:space="0" w:color="auto"/>
      </w:divBdr>
    </w:div>
    <w:div w:id="1711765425">
      <w:marLeft w:val="640"/>
      <w:marRight w:val="0"/>
      <w:marTop w:val="0"/>
      <w:marBottom w:val="0"/>
      <w:divBdr>
        <w:top w:val="none" w:sz="0" w:space="0" w:color="auto"/>
        <w:left w:val="none" w:sz="0" w:space="0" w:color="auto"/>
        <w:bottom w:val="none" w:sz="0" w:space="0" w:color="auto"/>
        <w:right w:val="none" w:sz="0" w:space="0" w:color="auto"/>
      </w:divBdr>
    </w:div>
    <w:div w:id="1711804894">
      <w:marLeft w:val="640"/>
      <w:marRight w:val="0"/>
      <w:marTop w:val="0"/>
      <w:marBottom w:val="0"/>
      <w:divBdr>
        <w:top w:val="none" w:sz="0" w:space="0" w:color="auto"/>
        <w:left w:val="none" w:sz="0" w:space="0" w:color="auto"/>
        <w:bottom w:val="none" w:sz="0" w:space="0" w:color="auto"/>
        <w:right w:val="none" w:sz="0" w:space="0" w:color="auto"/>
      </w:divBdr>
    </w:div>
    <w:div w:id="1711832938">
      <w:marLeft w:val="640"/>
      <w:marRight w:val="0"/>
      <w:marTop w:val="0"/>
      <w:marBottom w:val="0"/>
      <w:divBdr>
        <w:top w:val="none" w:sz="0" w:space="0" w:color="auto"/>
        <w:left w:val="none" w:sz="0" w:space="0" w:color="auto"/>
        <w:bottom w:val="none" w:sz="0" w:space="0" w:color="auto"/>
        <w:right w:val="none" w:sz="0" w:space="0" w:color="auto"/>
      </w:divBdr>
    </w:div>
    <w:div w:id="1711881360">
      <w:marLeft w:val="640"/>
      <w:marRight w:val="0"/>
      <w:marTop w:val="0"/>
      <w:marBottom w:val="0"/>
      <w:divBdr>
        <w:top w:val="none" w:sz="0" w:space="0" w:color="auto"/>
        <w:left w:val="none" w:sz="0" w:space="0" w:color="auto"/>
        <w:bottom w:val="none" w:sz="0" w:space="0" w:color="auto"/>
        <w:right w:val="none" w:sz="0" w:space="0" w:color="auto"/>
      </w:divBdr>
    </w:div>
    <w:div w:id="1711999952">
      <w:marLeft w:val="640"/>
      <w:marRight w:val="0"/>
      <w:marTop w:val="0"/>
      <w:marBottom w:val="0"/>
      <w:divBdr>
        <w:top w:val="none" w:sz="0" w:space="0" w:color="auto"/>
        <w:left w:val="none" w:sz="0" w:space="0" w:color="auto"/>
        <w:bottom w:val="none" w:sz="0" w:space="0" w:color="auto"/>
        <w:right w:val="none" w:sz="0" w:space="0" w:color="auto"/>
      </w:divBdr>
    </w:div>
    <w:div w:id="1712001370">
      <w:marLeft w:val="640"/>
      <w:marRight w:val="0"/>
      <w:marTop w:val="0"/>
      <w:marBottom w:val="0"/>
      <w:divBdr>
        <w:top w:val="none" w:sz="0" w:space="0" w:color="auto"/>
        <w:left w:val="none" w:sz="0" w:space="0" w:color="auto"/>
        <w:bottom w:val="none" w:sz="0" w:space="0" w:color="auto"/>
        <w:right w:val="none" w:sz="0" w:space="0" w:color="auto"/>
      </w:divBdr>
    </w:div>
    <w:div w:id="1712074924">
      <w:marLeft w:val="640"/>
      <w:marRight w:val="0"/>
      <w:marTop w:val="0"/>
      <w:marBottom w:val="0"/>
      <w:divBdr>
        <w:top w:val="none" w:sz="0" w:space="0" w:color="auto"/>
        <w:left w:val="none" w:sz="0" w:space="0" w:color="auto"/>
        <w:bottom w:val="none" w:sz="0" w:space="0" w:color="auto"/>
        <w:right w:val="none" w:sz="0" w:space="0" w:color="auto"/>
      </w:divBdr>
    </w:div>
    <w:div w:id="1712145958">
      <w:marLeft w:val="640"/>
      <w:marRight w:val="0"/>
      <w:marTop w:val="0"/>
      <w:marBottom w:val="0"/>
      <w:divBdr>
        <w:top w:val="none" w:sz="0" w:space="0" w:color="auto"/>
        <w:left w:val="none" w:sz="0" w:space="0" w:color="auto"/>
        <w:bottom w:val="none" w:sz="0" w:space="0" w:color="auto"/>
        <w:right w:val="none" w:sz="0" w:space="0" w:color="auto"/>
      </w:divBdr>
    </w:div>
    <w:div w:id="1712150530">
      <w:marLeft w:val="640"/>
      <w:marRight w:val="0"/>
      <w:marTop w:val="0"/>
      <w:marBottom w:val="0"/>
      <w:divBdr>
        <w:top w:val="none" w:sz="0" w:space="0" w:color="auto"/>
        <w:left w:val="none" w:sz="0" w:space="0" w:color="auto"/>
        <w:bottom w:val="none" w:sz="0" w:space="0" w:color="auto"/>
        <w:right w:val="none" w:sz="0" w:space="0" w:color="auto"/>
      </w:divBdr>
    </w:div>
    <w:div w:id="1712151907">
      <w:marLeft w:val="640"/>
      <w:marRight w:val="0"/>
      <w:marTop w:val="0"/>
      <w:marBottom w:val="0"/>
      <w:divBdr>
        <w:top w:val="none" w:sz="0" w:space="0" w:color="auto"/>
        <w:left w:val="none" w:sz="0" w:space="0" w:color="auto"/>
        <w:bottom w:val="none" w:sz="0" w:space="0" w:color="auto"/>
        <w:right w:val="none" w:sz="0" w:space="0" w:color="auto"/>
      </w:divBdr>
    </w:div>
    <w:div w:id="1712224749">
      <w:marLeft w:val="640"/>
      <w:marRight w:val="0"/>
      <w:marTop w:val="0"/>
      <w:marBottom w:val="0"/>
      <w:divBdr>
        <w:top w:val="none" w:sz="0" w:space="0" w:color="auto"/>
        <w:left w:val="none" w:sz="0" w:space="0" w:color="auto"/>
        <w:bottom w:val="none" w:sz="0" w:space="0" w:color="auto"/>
        <w:right w:val="none" w:sz="0" w:space="0" w:color="auto"/>
      </w:divBdr>
    </w:div>
    <w:div w:id="1712345229">
      <w:marLeft w:val="640"/>
      <w:marRight w:val="0"/>
      <w:marTop w:val="0"/>
      <w:marBottom w:val="0"/>
      <w:divBdr>
        <w:top w:val="none" w:sz="0" w:space="0" w:color="auto"/>
        <w:left w:val="none" w:sz="0" w:space="0" w:color="auto"/>
        <w:bottom w:val="none" w:sz="0" w:space="0" w:color="auto"/>
        <w:right w:val="none" w:sz="0" w:space="0" w:color="auto"/>
      </w:divBdr>
    </w:div>
    <w:div w:id="1712414289">
      <w:marLeft w:val="640"/>
      <w:marRight w:val="0"/>
      <w:marTop w:val="0"/>
      <w:marBottom w:val="0"/>
      <w:divBdr>
        <w:top w:val="none" w:sz="0" w:space="0" w:color="auto"/>
        <w:left w:val="none" w:sz="0" w:space="0" w:color="auto"/>
        <w:bottom w:val="none" w:sz="0" w:space="0" w:color="auto"/>
        <w:right w:val="none" w:sz="0" w:space="0" w:color="auto"/>
      </w:divBdr>
    </w:div>
    <w:div w:id="1712463391">
      <w:marLeft w:val="640"/>
      <w:marRight w:val="0"/>
      <w:marTop w:val="0"/>
      <w:marBottom w:val="0"/>
      <w:divBdr>
        <w:top w:val="none" w:sz="0" w:space="0" w:color="auto"/>
        <w:left w:val="none" w:sz="0" w:space="0" w:color="auto"/>
        <w:bottom w:val="none" w:sz="0" w:space="0" w:color="auto"/>
        <w:right w:val="none" w:sz="0" w:space="0" w:color="auto"/>
      </w:divBdr>
    </w:div>
    <w:div w:id="1712487916">
      <w:marLeft w:val="640"/>
      <w:marRight w:val="0"/>
      <w:marTop w:val="0"/>
      <w:marBottom w:val="0"/>
      <w:divBdr>
        <w:top w:val="none" w:sz="0" w:space="0" w:color="auto"/>
        <w:left w:val="none" w:sz="0" w:space="0" w:color="auto"/>
        <w:bottom w:val="none" w:sz="0" w:space="0" w:color="auto"/>
        <w:right w:val="none" w:sz="0" w:space="0" w:color="auto"/>
      </w:divBdr>
    </w:div>
    <w:div w:id="1712610405">
      <w:marLeft w:val="640"/>
      <w:marRight w:val="0"/>
      <w:marTop w:val="0"/>
      <w:marBottom w:val="0"/>
      <w:divBdr>
        <w:top w:val="none" w:sz="0" w:space="0" w:color="auto"/>
        <w:left w:val="none" w:sz="0" w:space="0" w:color="auto"/>
        <w:bottom w:val="none" w:sz="0" w:space="0" w:color="auto"/>
        <w:right w:val="none" w:sz="0" w:space="0" w:color="auto"/>
      </w:divBdr>
    </w:div>
    <w:div w:id="1712612262">
      <w:marLeft w:val="640"/>
      <w:marRight w:val="0"/>
      <w:marTop w:val="0"/>
      <w:marBottom w:val="0"/>
      <w:divBdr>
        <w:top w:val="none" w:sz="0" w:space="0" w:color="auto"/>
        <w:left w:val="none" w:sz="0" w:space="0" w:color="auto"/>
        <w:bottom w:val="none" w:sz="0" w:space="0" w:color="auto"/>
        <w:right w:val="none" w:sz="0" w:space="0" w:color="auto"/>
      </w:divBdr>
    </w:div>
    <w:div w:id="1712683819">
      <w:marLeft w:val="640"/>
      <w:marRight w:val="0"/>
      <w:marTop w:val="0"/>
      <w:marBottom w:val="0"/>
      <w:divBdr>
        <w:top w:val="none" w:sz="0" w:space="0" w:color="auto"/>
        <w:left w:val="none" w:sz="0" w:space="0" w:color="auto"/>
        <w:bottom w:val="none" w:sz="0" w:space="0" w:color="auto"/>
        <w:right w:val="none" w:sz="0" w:space="0" w:color="auto"/>
      </w:divBdr>
    </w:div>
    <w:div w:id="1712732244">
      <w:marLeft w:val="640"/>
      <w:marRight w:val="0"/>
      <w:marTop w:val="0"/>
      <w:marBottom w:val="0"/>
      <w:divBdr>
        <w:top w:val="none" w:sz="0" w:space="0" w:color="auto"/>
        <w:left w:val="none" w:sz="0" w:space="0" w:color="auto"/>
        <w:bottom w:val="none" w:sz="0" w:space="0" w:color="auto"/>
        <w:right w:val="none" w:sz="0" w:space="0" w:color="auto"/>
      </w:divBdr>
    </w:div>
    <w:div w:id="1712849653">
      <w:marLeft w:val="640"/>
      <w:marRight w:val="0"/>
      <w:marTop w:val="0"/>
      <w:marBottom w:val="0"/>
      <w:divBdr>
        <w:top w:val="none" w:sz="0" w:space="0" w:color="auto"/>
        <w:left w:val="none" w:sz="0" w:space="0" w:color="auto"/>
        <w:bottom w:val="none" w:sz="0" w:space="0" w:color="auto"/>
        <w:right w:val="none" w:sz="0" w:space="0" w:color="auto"/>
      </w:divBdr>
    </w:div>
    <w:div w:id="1712881270">
      <w:marLeft w:val="640"/>
      <w:marRight w:val="0"/>
      <w:marTop w:val="0"/>
      <w:marBottom w:val="0"/>
      <w:divBdr>
        <w:top w:val="none" w:sz="0" w:space="0" w:color="auto"/>
        <w:left w:val="none" w:sz="0" w:space="0" w:color="auto"/>
        <w:bottom w:val="none" w:sz="0" w:space="0" w:color="auto"/>
        <w:right w:val="none" w:sz="0" w:space="0" w:color="auto"/>
      </w:divBdr>
    </w:div>
    <w:div w:id="1712916349">
      <w:marLeft w:val="640"/>
      <w:marRight w:val="0"/>
      <w:marTop w:val="0"/>
      <w:marBottom w:val="0"/>
      <w:divBdr>
        <w:top w:val="none" w:sz="0" w:space="0" w:color="auto"/>
        <w:left w:val="none" w:sz="0" w:space="0" w:color="auto"/>
        <w:bottom w:val="none" w:sz="0" w:space="0" w:color="auto"/>
        <w:right w:val="none" w:sz="0" w:space="0" w:color="auto"/>
      </w:divBdr>
    </w:div>
    <w:div w:id="1712920820">
      <w:marLeft w:val="640"/>
      <w:marRight w:val="0"/>
      <w:marTop w:val="0"/>
      <w:marBottom w:val="0"/>
      <w:divBdr>
        <w:top w:val="none" w:sz="0" w:space="0" w:color="auto"/>
        <w:left w:val="none" w:sz="0" w:space="0" w:color="auto"/>
        <w:bottom w:val="none" w:sz="0" w:space="0" w:color="auto"/>
        <w:right w:val="none" w:sz="0" w:space="0" w:color="auto"/>
      </w:divBdr>
    </w:div>
    <w:div w:id="1713072023">
      <w:marLeft w:val="640"/>
      <w:marRight w:val="0"/>
      <w:marTop w:val="0"/>
      <w:marBottom w:val="0"/>
      <w:divBdr>
        <w:top w:val="none" w:sz="0" w:space="0" w:color="auto"/>
        <w:left w:val="none" w:sz="0" w:space="0" w:color="auto"/>
        <w:bottom w:val="none" w:sz="0" w:space="0" w:color="auto"/>
        <w:right w:val="none" w:sz="0" w:space="0" w:color="auto"/>
      </w:divBdr>
    </w:div>
    <w:div w:id="1713073500">
      <w:marLeft w:val="640"/>
      <w:marRight w:val="0"/>
      <w:marTop w:val="0"/>
      <w:marBottom w:val="0"/>
      <w:divBdr>
        <w:top w:val="none" w:sz="0" w:space="0" w:color="auto"/>
        <w:left w:val="none" w:sz="0" w:space="0" w:color="auto"/>
        <w:bottom w:val="none" w:sz="0" w:space="0" w:color="auto"/>
        <w:right w:val="none" w:sz="0" w:space="0" w:color="auto"/>
      </w:divBdr>
    </w:div>
    <w:div w:id="1713115019">
      <w:marLeft w:val="640"/>
      <w:marRight w:val="0"/>
      <w:marTop w:val="0"/>
      <w:marBottom w:val="0"/>
      <w:divBdr>
        <w:top w:val="none" w:sz="0" w:space="0" w:color="auto"/>
        <w:left w:val="none" w:sz="0" w:space="0" w:color="auto"/>
        <w:bottom w:val="none" w:sz="0" w:space="0" w:color="auto"/>
        <w:right w:val="none" w:sz="0" w:space="0" w:color="auto"/>
      </w:divBdr>
    </w:div>
    <w:div w:id="1713191919">
      <w:marLeft w:val="640"/>
      <w:marRight w:val="0"/>
      <w:marTop w:val="0"/>
      <w:marBottom w:val="0"/>
      <w:divBdr>
        <w:top w:val="none" w:sz="0" w:space="0" w:color="auto"/>
        <w:left w:val="none" w:sz="0" w:space="0" w:color="auto"/>
        <w:bottom w:val="none" w:sz="0" w:space="0" w:color="auto"/>
        <w:right w:val="none" w:sz="0" w:space="0" w:color="auto"/>
      </w:divBdr>
    </w:div>
    <w:div w:id="1713260737">
      <w:marLeft w:val="640"/>
      <w:marRight w:val="0"/>
      <w:marTop w:val="0"/>
      <w:marBottom w:val="0"/>
      <w:divBdr>
        <w:top w:val="none" w:sz="0" w:space="0" w:color="auto"/>
        <w:left w:val="none" w:sz="0" w:space="0" w:color="auto"/>
        <w:bottom w:val="none" w:sz="0" w:space="0" w:color="auto"/>
        <w:right w:val="none" w:sz="0" w:space="0" w:color="auto"/>
      </w:divBdr>
    </w:div>
    <w:div w:id="1713311680">
      <w:marLeft w:val="640"/>
      <w:marRight w:val="0"/>
      <w:marTop w:val="0"/>
      <w:marBottom w:val="0"/>
      <w:divBdr>
        <w:top w:val="none" w:sz="0" w:space="0" w:color="auto"/>
        <w:left w:val="none" w:sz="0" w:space="0" w:color="auto"/>
        <w:bottom w:val="none" w:sz="0" w:space="0" w:color="auto"/>
        <w:right w:val="none" w:sz="0" w:space="0" w:color="auto"/>
      </w:divBdr>
    </w:div>
    <w:div w:id="1713380179">
      <w:marLeft w:val="640"/>
      <w:marRight w:val="0"/>
      <w:marTop w:val="0"/>
      <w:marBottom w:val="0"/>
      <w:divBdr>
        <w:top w:val="none" w:sz="0" w:space="0" w:color="auto"/>
        <w:left w:val="none" w:sz="0" w:space="0" w:color="auto"/>
        <w:bottom w:val="none" w:sz="0" w:space="0" w:color="auto"/>
        <w:right w:val="none" w:sz="0" w:space="0" w:color="auto"/>
      </w:divBdr>
    </w:div>
    <w:div w:id="1713382373">
      <w:marLeft w:val="640"/>
      <w:marRight w:val="0"/>
      <w:marTop w:val="0"/>
      <w:marBottom w:val="0"/>
      <w:divBdr>
        <w:top w:val="none" w:sz="0" w:space="0" w:color="auto"/>
        <w:left w:val="none" w:sz="0" w:space="0" w:color="auto"/>
        <w:bottom w:val="none" w:sz="0" w:space="0" w:color="auto"/>
        <w:right w:val="none" w:sz="0" w:space="0" w:color="auto"/>
      </w:divBdr>
    </w:div>
    <w:div w:id="1713384641">
      <w:marLeft w:val="640"/>
      <w:marRight w:val="0"/>
      <w:marTop w:val="0"/>
      <w:marBottom w:val="0"/>
      <w:divBdr>
        <w:top w:val="none" w:sz="0" w:space="0" w:color="auto"/>
        <w:left w:val="none" w:sz="0" w:space="0" w:color="auto"/>
        <w:bottom w:val="none" w:sz="0" w:space="0" w:color="auto"/>
        <w:right w:val="none" w:sz="0" w:space="0" w:color="auto"/>
      </w:divBdr>
    </w:div>
    <w:div w:id="1713530208">
      <w:marLeft w:val="640"/>
      <w:marRight w:val="0"/>
      <w:marTop w:val="0"/>
      <w:marBottom w:val="0"/>
      <w:divBdr>
        <w:top w:val="none" w:sz="0" w:space="0" w:color="auto"/>
        <w:left w:val="none" w:sz="0" w:space="0" w:color="auto"/>
        <w:bottom w:val="none" w:sz="0" w:space="0" w:color="auto"/>
        <w:right w:val="none" w:sz="0" w:space="0" w:color="auto"/>
      </w:divBdr>
    </w:div>
    <w:div w:id="1713579971">
      <w:marLeft w:val="640"/>
      <w:marRight w:val="0"/>
      <w:marTop w:val="0"/>
      <w:marBottom w:val="0"/>
      <w:divBdr>
        <w:top w:val="none" w:sz="0" w:space="0" w:color="auto"/>
        <w:left w:val="none" w:sz="0" w:space="0" w:color="auto"/>
        <w:bottom w:val="none" w:sz="0" w:space="0" w:color="auto"/>
        <w:right w:val="none" w:sz="0" w:space="0" w:color="auto"/>
      </w:divBdr>
    </w:div>
    <w:div w:id="1713648196">
      <w:marLeft w:val="640"/>
      <w:marRight w:val="0"/>
      <w:marTop w:val="0"/>
      <w:marBottom w:val="0"/>
      <w:divBdr>
        <w:top w:val="none" w:sz="0" w:space="0" w:color="auto"/>
        <w:left w:val="none" w:sz="0" w:space="0" w:color="auto"/>
        <w:bottom w:val="none" w:sz="0" w:space="0" w:color="auto"/>
        <w:right w:val="none" w:sz="0" w:space="0" w:color="auto"/>
      </w:divBdr>
    </w:div>
    <w:div w:id="1713654413">
      <w:marLeft w:val="640"/>
      <w:marRight w:val="0"/>
      <w:marTop w:val="0"/>
      <w:marBottom w:val="0"/>
      <w:divBdr>
        <w:top w:val="none" w:sz="0" w:space="0" w:color="auto"/>
        <w:left w:val="none" w:sz="0" w:space="0" w:color="auto"/>
        <w:bottom w:val="none" w:sz="0" w:space="0" w:color="auto"/>
        <w:right w:val="none" w:sz="0" w:space="0" w:color="auto"/>
      </w:divBdr>
    </w:div>
    <w:div w:id="1713656428">
      <w:marLeft w:val="640"/>
      <w:marRight w:val="0"/>
      <w:marTop w:val="0"/>
      <w:marBottom w:val="0"/>
      <w:divBdr>
        <w:top w:val="none" w:sz="0" w:space="0" w:color="auto"/>
        <w:left w:val="none" w:sz="0" w:space="0" w:color="auto"/>
        <w:bottom w:val="none" w:sz="0" w:space="0" w:color="auto"/>
        <w:right w:val="none" w:sz="0" w:space="0" w:color="auto"/>
      </w:divBdr>
    </w:div>
    <w:div w:id="1713771935">
      <w:marLeft w:val="640"/>
      <w:marRight w:val="0"/>
      <w:marTop w:val="0"/>
      <w:marBottom w:val="0"/>
      <w:divBdr>
        <w:top w:val="none" w:sz="0" w:space="0" w:color="auto"/>
        <w:left w:val="none" w:sz="0" w:space="0" w:color="auto"/>
        <w:bottom w:val="none" w:sz="0" w:space="0" w:color="auto"/>
        <w:right w:val="none" w:sz="0" w:space="0" w:color="auto"/>
      </w:divBdr>
    </w:div>
    <w:div w:id="1713840533">
      <w:marLeft w:val="640"/>
      <w:marRight w:val="0"/>
      <w:marTop w:val="0"/>
      <w:marBottom w:val="0"/>
      <w:divBdr>
        <w:top w:val="none" w:sz="0" w:space="0" w:color="auto"/>
        <w:left w:val="none" w:sz="0" w:space="0" w:color="auto"/>
        <w:bottom w:val="none" w:sz="0" w:space="0" w:color="auto"/>
        <w:right w:val="none" w:sz="0" w:space="0" w:color="auto"/>
      </w:divBdr>
    </w:div>
    <w:div w:id="1713846794">
      <w:marLeft w:val="640"/>
      <w:marRight w:val="0"/>
      <w:marTop w:val="0"/>
      <w:marBottom w:val="0"/>
      <w:divBdr>
        <w:top w:val="none" w:sz="0" w:space="0" w:color="auto"/>
        <w:left w:val="none" w:sz="0" w:space="0" w:color="auto"/>
        <w:bottom w:val="none" w:sz="0" w:space="0" w:color="auto"/>
        <w:right w:val="none" w:sz="0" w:space="0" w:color="auto"/>
      </w:divBdr>
    </w:div>
    <w:div w:id="1714036444">
      <w:marLeft w:val="640"/>
      <w:marRight w:val="0"/>
      <w:marTop w:val="0"/>
      <w:marBottom w:val="0"/>
      <w:divBdr>
        <w:top w:val="none" w:sz="0" w:space="0" w:color="auto"/>
        <w:left w:val="none" w:sz="0" w:space="0" w:color="auto"/>
        <w:bottom w:val="none" w:sz="0" w:space="0" w:color="auto"/>
        <w:right w:val="none" w:sz="0" w:space="0" w:color="auto"/>
      </w:divBdr>
    </w:div>
    <w:div w:id="1714039918">
      <w:marLeft w:val="640"/>
      <w:marRight w:val="0"/>
      <w:marTop w:val="0"/>
      <w:marBottom w:val="0"/>
      <w:divBdr>
        <w:top w:val="none" w:sz="0" w:space="0" w:color="auto"/>
        <w:left w:val="none" w:sz="0" w:space="0" w:color="auto"/>
        <w:bottom w:val="none" w:sz="0" w:space="0" w:color="auto"/>
        <w:right w:val="none" w:sz="0" w:space="0" w:color="auto"/>
      </w:divBdr>
    </w:div>
    <w:div w:id="1714191046">
      <w:marLeft w:val="640"/>
      <w:marRight w:val="0"/>
      <w:marTop w:val="0"/>
      <w:marBottom w:val="0"/>
      <w:divBdr>
        <w:top w:val="none" w:sz="0" w:space="0" w:color="auto"/>
        <w:left w:val="none" w:sz="0" w:space="0" w:color="auto"/>
        <w:bottom w:val="none" w:sz="0" w:space="0" w:color="auto"/>
        <w:right w:val="none" w:sz="0" w:space="0" w:color="auto"/>
      </w:divBdr>
    </w:div>
    <w:div w:id="1714227770">
      <w:marLeft w:val="640"/>
      <w:marRight w:val="0"/>
      <w:marTop w:val="0"/>
      <w:marBottom w:val="0"/>
      <w:divBdr>
        <w:top w:val="none" w:sz="0" w:space="0" w:color="auto"/>
        <w:left w:val="none" w:sz="0" w:space="0" w:color="auto"/>
        <w:bottom w:val="none" w:sz="0" w:space="0" w:color="auto"/>
        <w:right w:val="none" w:sz="0" w:space="0" w:color="auto"/>
      </w:divBdr>
    </w:div>
    <w:div w:id="1714230151">
      <w:marLeft w:val="640"/>
      <w:marRight w:val="0"/>
      <w:marTop w:val="0"/>
      <w:marBottom w:val="0"/>
      <w:divBdr>
        <w:top w:val="none" w:sz="0" w:space="0" w:color="auto"/>
        <w:left w:val="none" w:sz="0" w:space="0" w:color="auto"/>
        <w:bottom w:val="none" w:sz="0" w:space="0" w:color="auto"/>
        <w:right w:val="none" w:sz="0" w:space="0" w:color="auto"/>
      </w:divBdr>
    </w:div>
    <w:div w:id="1714231815">
      <w:marLeft w:val="640"/>
      <w:marRight w:val="0"/>
      <w:marTop w:val="0"/>
      <w:marBottom w:val="0"/>
      <w:divBdr>
        <w:top w:val="none" w:sz="0" w:space="0" w:color="auto"/>
        <w:left w:val="none" w:sz="0" w:space="0" w:color="auto"/>
        <w:bottom w:val="none" w:sz="0" w:space="0" w:color="auto"/>
        <w:right w:val="none" w:sz="0" w:space="0" w:color="auto"/>
      </w:divBdr>
    </w:div>
    <w:div w:id="1714305164">
      <w:marLeft w:val="640"/>
      <w:marRight w:val="0"/>
      <w:marTop w:val="0"/>
      <w:marBottom w:val="0"/>
      <w:divBdr>
        <w:top w:val="none" w:sz="0" w:space="0" w:color="auto"/>
        <w:left w:val="none" w:sz="0" w:space="0" w:color="auto"/>
        <w:bottom w:val="none" w:sz="0" w:space="0" w:color="auto"/>
        <w:right w:val="none" w:sz="0" w:space="0" w:color="auto"/>
      </w:divBdr>
    </w:div>
    <w:div w:id="1714307294">
      <w:marLeft w:val="640"/>
      <w:marRight w:val="0"/>
      <w:marTop w:val="0"/>
      <w:marBottom w:val="0"/>
      <w:divBdr>
        <w:top w:val="none" w:sz="0" w:space="0" w:color="auto"/>
        <w:left w:val="none" w:sz="0" w:space="0" w:color="auto"/>
        <w:bottom w:val="none" w:sz="0" w:space="0" w:color="auto"/>
        <w:right w:val="none" w:sz="0" w:space="0" w:color="auto"/>
      </w:divBdr>
    </w:div>
    <w:div w:id="1714310289">
      <w:marLeft w:val="640"/>
      <w:marRight w:val="0"/>
      <w:marTop w:val="0"/>
      <w:marBottom w:val="0"/>
      <w:divBdr>
        <w:top w:val="none" w:sz="0" w:space="0" w:color="auto"/>
        <w:left w:val="none" w:sz="0" w:space="0" w:color="auto"/>
        <w:bottom w:val="none" w:sz="0" w:space="0" w:color="auto"/>
        <w:right w:val="none" w:sz="0" w:space="0" w:color="auto"/>
      </w:divBdr>
    </w:div>
    <w:div w:id="1714311100">
      <w:marLeft w:val="640"/>
      <w:marRight w:val="0"/>
      <w:marTop w:val="0"/>
      <w:marBottom w:val="0"/>
      <w:divBdr>
        <w:top w:val="none" w:sz="0" w:space="0" w:color="auto"/>
        <w:left w:val="none" w:sz="0" w:space="0" w:color="auto"/>
        <w:bottom w:val="none" w:sz="0" w:space="0" w:color="auto"/>
        <w:right w:val="none" w:sz="0" w:space="0" w:color="auto"/>
      </w:divBdr>
    </w:div>
    <w:div w:id="1714428502">
      <w:marLeft w:val="640"/>
      <w:marRight w:val="0"/>
      <w:marTop w:val="0"/>
      <w:marBottom w:val="0"/>
      <w:divBdr>
        <w:top w:val="none" w:sz="0" w:space="0" w:color="auto"/>
        <w:left w:val="none" w:sz="0" w:space="0" w:color="auto"/>
        <w:bottom w:val="none" w:sz="0" w:space="0" w:color="auto"/>
        <w:right w:val="none" w:sz="0" w:space="0" w:color="auto"/>
      </w:divBdr>
    </w:div>
    <w:div w:id="1714453323">
      <w:marLeft w:val="640"/>
      <w:marRight w:val="0"/>
      <w:marTop w:val="0"/>
      <w:marBottom w:val="0"/>
      <w:divBdr>
        <w:top w:val="none" w:sz="0" w:space="0" w:color="auto"/>
        <w:left w:val="none" w:sz="0" w:space="0" w:color="auto"/>
        <w:bottom w:val="none" w:sz="0" w:space="0" w:color="auto"/>
        <w:right w:val="none" w:sz="0" w:space="0" w:color="auto"/>
      </w:divBdr>
    </w:div>
    <w:div w:id="1714503178">
      <w:marLeft w:val="640"/>
      <w:marRight w:val="0"/>
      <w:marTop w:val="0"/>
      <w:marBottom w:val="0"/>
      <w:divBdr>
        <w:top w:val="none" w:sz="0" w:space="0" w:color="auto"/>
        <w:left w:val="none" w:sz="0" w:space="0" w:color="auto"/>
        <w:bottom w:val="none" w:sz="0" w:space="0" w:color="auto"/>
        <w:right w:val="none" w:sz="0" w:space="0" w:color="auto"/>
      </w:divBdr>
    </w:div>
    <w:div w:id="1714648451">
      <w:marLeft w:val="640"/>
      <w:marRight w:val="0"/>
      <w:marTop w:val="0"/>
      <w:marBottom w:val="0"/>
      <w:divBdr>
        <w:top w:val="none" w:sz="0" w:space="0" w:color="auto"/>
        <w:left w:val="none" w:sz="0" w:space="0" w:color="auto"/>
        <w:bottom w:val="none" w:sz="0" w:space="0" w:color="auto"/>
        <w:right w:val="none" w:sz="0" w:space="0" w:color="auto"/>
      </w:divBdr>
    </w:div>
    <w:div w:id="1714649008">
      <w:marLeft w:val="640"/>
      <w:marRight w:val="0"/>
      <w:marTop w:val="0"/>
      <w:marBottom w:val="0"/>
      <w:divBdr>
        <w:top w:val="none" w:sz="0" w:space="0" w:color="auto"/>
        <w:left w:val="none" w:sz="0" w:space="0" w:color="auto"/>
        <w:bottom w:val="none" w:sz="0" w:space="0" w:color="auto"/>
        <w:right w:val="none" w:sz="0" w:space="0" w:color="auto"/>
      </w:divBdr>
    </w:div>
    <w:div w:id="1714697063">
      <w:marLeft w:val="640"/>
      <w:marRight w:val="0"/>
      <w:marTop w:val="0"/>
      <w:marBottom w:val="0"/>
      <w:divBdr>
        <w:top w:val="none" w:sz="0" w:space="0" w:color="auto"/>
        <w:left w:val="none" w:sz="0" w:space="0" w:color="auto"/>
        <w:bottom w:val="none" w:sz="0" w:space="0" w:color="auto"/>
        <w:right w:val="none" w:sz="0" w:space="0" w:color="auto"/>
      </w:divBdr>
    </w:div>
    <w:div w:id="1715036613">
      <w:marLeft w:val="640"/>
      <w:marRight w:val="0"/>
      <w:marTop w:val="0"/>
      <w:marBottom w:val="0"/>
      <w:divBdr>
        <w:top w:val="none" w:sz="0" w:space="0" w:color="auto"/>
        <w:left w:val="none" w:sz="0" w:space="0" w:color="auto"/>
        <w:bottom w:val="none" w:sz="0" w:space="0" w:color="auto"/>
        <w:right w:val="none" w:sz="0" w:space="0" w:color="auto"/>
      </w:divBdr>
    </w:div>
    <w:div w:id="1715037531">
      <w:marLeft w:val="640"/>
      <w:marRight w:val="0"/>
      <w:marTop w:val="0"/>
      <w:marBottom w:val="0"/>
      <w:divBdr>
        <w:top w:val="none" w:sz="0" w:space="0" w:color="auto"/>
        <w:left w:val="none" w:sz="0" w:space="0" w:color="auto"/>
        <w:bottom w:val="none" w:sz="0" w:space="0" w:color="auto"/>
        <w:right w:val="none" w:sz="0" w:space="0" w:color="auto"/>
      </w:divBdr>
    </w:div>
    <w:div w:id="1715231681">
      <w:marLeft w:val="640"/>
      <w:marRight w:val="0"/>
      <w:marTop w:val="0"/>
      <w:marBottom w:val="0"/>
      <w:divBdr>
        <w:top w:val="none" w:sz="0" w:space="0" w:color="auto"/>
        <w:left w:val="none" w:sz="0" w:space="0" w:color="auto"/>
        <w:bottom w:val="none" w:sz="0" w:space="0" w:color="auto"/>
        <w:right w:val="none" w:sz="0" w:space="0" w:color="auto"/>
      </w:divBdr>
    </w:div>
    <w:div w:id="1715276773">
      <w:marLeft w:val="640"/>
      <w:marRight w:val="0"/>
      <w:marTop w:val="0"/>
      <w:marBottom w:val="0"/>
      <w:divBdr>
        <w:top w:val="none" w:sz="0" w:space="0" w:color="auto"/>
        <w:left w:val="none" w:sz="0" w:space="0" w:color="auto"/>
        <w:bottom w:val="none" w:sz="0" w:space="0" w:color="auto"/>
        <w:right w:val="none" w:sz="0" w:space="0" w:color="auto"/>
      </w:divBdr>
    </w:div>
    <w:div w:id="1715305129">
      <w:marLeft w:val="640"/>
      <w:marRight w:val="0"/>
      <w:marTop w:val="0"/>
      <w:marBottom w:val="0"/>
      <w:divBdr>
        <w:top w:val="none" w:sz="0" w:space="0" w:color="auto"/>
        <w:left w:val="none" w:sz="0" w:space="0" w:color="auto"/>
        <w:bottom w:val="none" w:sz="0" w:space="0" w:color="auto"/>
        <w:right w:val="none" w:sz="0" w:space="0" w:color="auto"/>
      </w:divBdr>
    </w:div>
    <w:div w:id="1715305177">
      <w:marLeft w:val="640"/>
      <w:marRight w:val="0"/>
      <w:marTop w:val="0"/>
      <w:marBottom w:val="0"/>
      <w:divBdr>
        <w:top w:val="none" w:sz="0" w:space="0" w:color="auto"/>
        <w:left w:val="none" w:sz="0" w:space="0" w:color="auto"/>
        <w:bottom w:val="none" w:sz="0" w:space="0" w:color="auto"/>
        <w:right w:val="none" w:sz="0" w:space="0" w:color="auto"/>
      </w:divBdr>
    </w:div>
    <w:div w:id="1715345943">
      <w:marLeft w:val="640"/>
      <w:marRight w:val="0"/>
      <w:marTop w:val="0"/>
      <w:marBottom w:val="0"/>
      <w:divBdr>
        <w:top w:val="none" w:sz="0" w:space="0" w:color="auto"/>
        <w:left w:val="none" w:sz="0" w:space="0" w:color="auto"/>
        <w:bottom w:val="none" w:sz="0" w:space="0" w:color="auto"/>
        <w:right w:val="none" w:sz="0" w:space="0" w:color="auto"/>
      </w:divBdr>
    </w:div>
    <w:div w:id="1715419952">
      <w:marLeft w:val="640"/>
      <w:marRight w:val="0"/>
      <w:marTop w:val="0"/>
      <w:marBottom w:val="0"/>
      <w:divBdr>
        <w:top w:val="none" w:sz="0" w:space="0" w:color="auto"/>
        <w:left w:val="none" w:sz="0" w:space="0" w:color="auto"/>
        <w:bottom w:val="none" w:sz="0" w:space="0" w:color="auto"/>
        <w:right w:val="none" w:sz="0" w:space="0" w:color="auto"/>
      </w:divBdr>
    </w:div>
    <w:div w:id="1715427082">
      <w:marLeft w:val="640"/>
      <w:marRight w:val="0"/>
      <w:marTop w:val="0"/>
      <w:marBottom w:val="0"/>
      <w:divBdr>
        <w:top w:val="none" w:sz="0" w:space="0" w:color="auto"/>
        <w:left w:val="none" w:sz="0" w:space="0" w:color="auto"/>
        <w:bottom w:val="none" w:sz="0" w:space="0" w:color="auto"/>
        <w:right w:val="none" w:sz="0" w:space="0" w:color="auto"/>
      </w:divBdr>
    </w:div>
    <w:div w:id="1715427093">
      <w:marLeft w:val="640"/>
      <w:marRight w:val="0"/>
      <w:marTop w:val="0"/>
      <w:marBottom w:val="0"/>
      <w:divBdr>
        <w:top w:val="none" w:sz="0" w:space="0" w:color="auto"/>
        <w:left w:val="none" w:sz="0" w:space="0" w:color="auto"/>
        <w:bottom w:val="none" w:sz="0" w:space="0" w:color="auto"/>
        <w:right w:val="none" w:sz="0" w:space="0" w:color="auto"/>
      </w:divBdr>
    </w:div>
    <w:div w:id="1715428295">
      <w:marLeft w:val="640"/>
      <w:marRight w:val="0"/>
      <w:marTop w:val="0"/>
      <w:marBottom w:val="0"/>
      <w:divBdr>
        <w:top w:val="none" w:sz="0" w:space="0" w:color="auto"/>
        <w:left w:val="none" w:sz="0" w:space="0" w:color="auto"/>
        <w:bottom w:val="none" w:sz="0" w:space="0" w:color="auto"/>
        <w:right w:val="none" w:sz="0" w:space="0" w:color="auto"/>
      </w:divBdr>
    </w:div>
    <w:div w:id="1715428874">
      <w:marLeft w:val="640"/>
      <w:marRight w:val="0"/>
      <w:marTop w:val="0"/>
      <w:marBottom w:val="0"/>
      <w:divBdr>
        <w:top w:val="none" w:sz="0" w:space="0" w:color="auto"/>
        <w:left w:val="none" w:sz="0" w:space="0" w:color="auto"/>
        <w:bottom w:val="none" w:sz="0" w:space="0" w:color="auto"/>
        <w:right w:val="none" w:sz="0" w:space="0" w:color="auto"/>
      </w:divBdr>
    </w:div>
    <w:div w:id="1715471266">
      <w:marLeft w:val="640"/>
      <w:marRight w:val="0"/>
      <w:marTop w:val="0"/>
      <w:marBottom w:val="0"/>
      <w:divBdr>
        <w:top w:val="none" w:sz="0" w:space="0" w:color="auto"/>
        <w:left w:val="none" w:sz="0" w:space="0" w:color="auto"/>
        <w:bottom w:val="none" w:sz="0" w:space="0" w:color="auto"/>
        <w:right w:val="none" w:sz="0" w:space="0" w:color="auto"/>
      </w:divBdr>
    </w:div>
    <w:div w:id="1715540876">
      <w:marLeft w:val="640"/>
      <w:marRight w:val="0"/>
      <w:marTop w:val="0"/>
      <w:marBottom w:val="0"/>
      <w:divBdr>
        <w:top w:val="none" w:sz="0" w:space="0" w:color="auto"/>
        <w:left w:val="none" w:sz="0" w:space="0" w:color="auto"/>
        <w:bottom w:val="none" w:sz="0" w:space="0" w:color="auto"/>
        <w:right w:val="none" w:sz="0" w:space="0" w:color="auto"/>
      </w:divBdr>
    </w:div>
    <w:div w:id="1715540885">
      <w:marLeft w:val="640"/>
      <w:marRight w:val="0"/>
      <w:marTop w:val="0"/>
      <w:marBottom w:val="0"/>
      <w:divBdr>
        <w:top w:val="none" w:sz="0" w:space="0" w:color="auto"/>
        <w:left w:val="none" w:sz="0" w:space="0" w:color="auto"/>
        <w:bottom w:val="none" w:sz="0" w:space="0" w:color="auto"/>
        <w:right w:val="none" w:sz="0" w:space="0" w:color="auto"/>
      </w:divBdr>
    </w:div>
    <w:div w:id="1715617474">
      <w:marLeft w:val="640"/>
      <w:marRight w:val="0"/>
      <w:marTop w:val="0"/>
      <w:marBottom w:val="0"/>
      <w:divBdr>
        <w:top w:val="none" w:sz="0" w:space="0" w:color="auto"/>
        <w:left w:val="none" w:sz="0" w:space="0" w:color="auto"/>
        <w:bottom w:val="none" w:sz="0" w:space="0" w:color="auto"/>
        <w:right w:val="none" w:sz="0" w:space="0" w:color="auto"/>
      </w:divBdr>
    </w:div>
    <w:div w:id="1715619106">
      <w:marLeft w:val="640"/>
      <w:marRight w:val="0"/>
      <w:marTop w:val="0"/>
      <w:marBottom w:val="0"/>
      <w:divBdr>
        <w:top w:val="none" w:sz="0" w:space="0" w:color="auto"/>
        <w:left w:val="none" w:sz="0" w:space="0" w:color="auto"/>
        <w:bottom w:val="none" w:sz="0" w:space="0" w:color="auto"/>
        <w:right w:val="none" w:sz="0" w:space="0" w:color="auto"/>
      </w:divBdr>
    </w:div>
    <w:div w:id="1715622395">
      <w:marLeft w:val="640"/>
      <w:marRight w:val="0"/>
      <w:marTop w:val="0"/>
      <w:marBottom w:val="0"/>
      <w:divBdr>
        <w:top w:val="none" w:sz="0" w:space="0" w:color="auto"/>
        <w:left w:val="none" w:sz="0" w:space="0" w:color="auto"/>
        <w:bottom w:val="none" w:sz="0" w:space="0" w:color="auto"/>
        <w:right w:val="none" w:sz="0" w:space="0" w:color="auto"/>
      </w:divBdr>
    </w:div>
    <w:div w:id="1715765195">
      <w:marLeft w:val="640"/>
      <w:marRight w:val="0"/>
      <w:marTop w:val="0"/>
      <w:marBottom w:val="0"/>
      <w:divBdr>
        <w:top w:val="none" w:sz="0" w:space="0" w:color="auto"/>
        <w:left w:val="none" w:sz="0" w:space="0" w:color="auto"/>
        <w:bottom w:val="none" w:sz="0" w:space="0" w:color="auto"/>
        <w:right w:val="none" w:sz="0" w:space="0" w:color="auto"/>
      </w:divBdr>
    </w:div>
    <w:div w:id="1715807858">
      <w:marLeft w:val="640"/>
      <w:marRight w:val="0"/>
      <w:marTop w:val="0"/>
      <w:marBottom w:val="0"/>
      <w:divBdr>
        <w:top w:val="none" w:sz="0" w:space="0" w:color="auto"/>
        <w:left w:val="none" w:sz="0" w:space="0" w:color="auto"/>
        <w:bottom w:val="none" w:sz="0" w:space="0" w:color="auto"/>
        <w:right w:val="none" w:sz="0" w:space="0" w:color="auto"/>
      </w:divBdr>
    </w:div>
    <w:div w:id="1716001131">
      <w:marLeft w:val="640"/>
      <w:marRight w:val="0"/>
      <w:marTop w:val="0"/>
      <w:marBottom w:val="0"/>
      <w:divBdr>
        <w:top w:val="none" w:sz="0" w:space="0" w:color="auto"/>
        <w:left w:val="none" w:sz="0" w:space="0" w:color="auto"/>
        <w:bottom w:val="none" w:sz="0" w:space="0" w:color="auto"/>
        <w:right w:val="none" w:sz="0" w:space="0" w:color="auto"/>
      </w:divBdr>
    </w:div>
    <w:div w:id="1716006772">
      <w:marLeft w:val="640"/>
      <w:marRight w:val="0"/>
      <w:marTop w:val="0"/>
      <w:marBottom w:val="0"/>
      <w:divBdr>
        <w:top w:val="none" w:sz="0" w:space="0" w:color="auto"/>
        <w:left w:val="none" w:sz="0" w:space="0" w:color="auto"/>
        <w:bottom w:val="none" w:sz="0" w:space="0" w:color="auto"/>
        <w:right w:val="none" w:sz="0" w:space="0" w:color="auto"/>
      </w:divBdr>
    </w:div>
    <w:div w:id="1716271967">
      <w:marLeft w:val="640"/>
      <w:marRight w:val="0"/>
      <w:marTop w:val="0"/>
      <w:marBottom w:val="0"/>
      <w:divBdr>
        <w:top w:val="none" w:sz="0" w:space="0" w:color="auto"/>
        <w:left w:val="none" w:sz="0" w:space="0" w:color="auto"/>
        <w:bottom w:val="none" w:sz="0" w:space="0" w:color="auto"/>
        <w:right w:val="none" w:sz="0" w:space="0" w:color="auto"/>
      </w:divBdr>
    </w:div>
    <w:div w:id="1716346310">
      <w:marLeft w:val="640"/>
      <w:marRight w:val="0"/>
      <w:marTop w:val="0"/>
      <w:marBottom w:val="0"/>
      <w:divBdr>
        <w:top w:val="none" w:sz="0" w:space="0" w:color="auto"/>
        <w:left w:val="none" w:sz="0" w:space="0" w:color="auto"/>
        <w:bottom w:val="none" w:sz="0" w:space="0" w:color="auto"/>
        <w:right w:val="none" w:sz="0" w:space="0" w:color="auto"/>
      </w:divBdr>
    </w:div>
    <w:div w:id="1716347522">
      <w:marLeft w:val="640"/>
      <w:marRight w:val="0"/>
      <w:marTop w:val="0"/>
      <w:marBottom w:val="0"/>
      <w:divBdr>
        <w:top w:val="none" w:sz="0" w:space="0" w:color="auto"/>
        <w:left w:val="none" w:sz="0" w:space="0" w:color="auto"/>
        <w:bottom w:val="none" w:sz="0" w:space="0" w:color="auto"/>
        <w:right w:val="none" w:sz="0" w:space="0" w:color="auto"/>
      </w:divBdr>
    </w:div>
    <w:div w:id="1716347801">
      <w:marLeft w:val="640"/>
      <w:marRight w:val="0"/>
      <w:marTop w:val="0"/>
      <w:marBottom w:val="0"/>
      <w:divBdr>
        <w:top w:val="none" w:sz="0" w:space="0" w:color="auto"/>
        <w:left w:val="none" w:sz="0" w:space="0" w:color="auto"/>
        <w:bottom w:val="none" w:sz="0" w:space="0" w:color="auto"/>
        <w:right w:val="none" w:sz="0" w:space="0" w:color="auto"/>
      </w:divBdr>
    </w:div>
    <w:div w:id="1716393548">
      <w:marLeft w:val="640"/>
      <w:marRight w:val="0"/>
      <w:marTop w:val="0"/>
      <w:marBottom w:val="0"/>
      <w:divBdr>
        <w:top w:val="none" w:sz="0" w:space="0" w:color="auto"/>
        <w:left w:val="none" w:sz="0" w:space="0" w:color="auto"/>
        <w:bottom w:val="none" w:sz="0" w:space="0" w:color="auto"/>
        <w:right w:val="none" w:sz="0" w:space="0" w:color="auto"/>
      </w:divBdr>
    </w:div>
    <w:div w:id="1716393904">
      <w:marLeft w:val="640"/>
      <w:marRight w:val="0"/>
      <w:marTop w:val="0"/>
      <w:marBottom w:val="0"/>
      <w:divBdr>
        <w:top w:val="none" w:sz="0" w:space="0" w:color="auto"/>
        <w:left w:val="none" w:sz="0" w:space="0" w:color="auto"/>
        <w:bottom w:val="none" w:sz="0" w:space="0" w:color="auto"/>
        <w:right w:val="none" w:sz="0" w:space="0" w:color="auto"/>
      </w:divBdr>
    </w:div>
    <w:div w:id="1716656410">
      <w:marLeft w:val="640"/>
      <w:marRight w:val="0"/>
      <w:marTop w:val="0"/>
      <w:marBottom w:val="0"/>
      <w:divBdr>
        <w:top w:val="none" w:sz="0" w:space="0" w:color="auto"/>
        <w:left w:val="none" w:sz="0" w:space="0" w:color="auto"/>
        <w:bottom w:val="none" w:sz="0" w:space="0" w:color="auto"/>
        <w:right w:val="none" w:sz="0" w:space="0" w:color="auto"/>
      </w:divBdr>
    </w:div>
    <w:div w:id="1716663134">
      <w:marLeft w:val="640"/>
      <w:marRight w:val="0"/>
      <w:marTop w:val="0"/>
      <w:marBottom w:val="0"/>
      <w:divBdr>
        <w:top w:val="none" w:sz="0" w:space="0" w:color="auto"/>
        <w:left w:val="none" w:sz="0" w:space="0" w:color="auto"/>
        <w:bottom w:val="none" w:sz="0" w:space="0" w:color="auto"/>
        <w:right w:val="none" w:sz="0" w:space="0" w:color="auto"/>
      </w:divBdr>
    </w:div>
    <w:div w:id="1716781293">
      <w:marLeft w:val="640"/>
      <w:marRight w:val="0"/>
      <w:marTop w:val="0"/>
      <w:marBottom w:val="0"/>
      <w:divBdr>
        <w:top w:val="none" w:sz="0" w:space="0" w:color="auto"/>
        <w:left w:val="none" w:sz="0" w:space="0" w:color="auto"/>
        <w:bottom w:val="none" w:sz="0" w:space="0" w:color="auto"/>
        <w:right w:val="none" w:sz="0" w:space="0" w:color="auto"/>
      </w:divBdr>
    </w:div>
    <w:div w:id="1716930255">
      <w:bodyDiv w:val="1"/>
      <w:marLeft w:val="0"/>
      <w:marRight w:val="0"/>
      <w:marTop w:val="0"/>
      <w:marBottom w:val="0"/>
      <w:divBdr>
        <w:top w:val="none" w:sz="0" w:space="0" w:color="auto"/>
        <w:left w:val="none" w:sz="0" w:space="0" w:color="auto"/>
        <w:bottom w:val="none" w:sz="0" w:space="0" w:color="auto"/>
        <w:right w:val="none" w:sz="0" w:space="0" w:color="auto"/>
      </w:divBdr>
    </w:div>
    <w:div w:id="1717006383">
      <w:marLeft w:val="640"/>
      <w:marRight w:val="0"/>
      <w:marTop w:val="0"/>
      <w:marBottom w:val="0"/>
      <w:divBdr>
        <w:top w:val="none" w:sz="0" w:space="0" w:color="auto"/>
        <w:left w:val="none" w:sz="0" w:space="0" w:color="auto"/>
        <w:bottom w:val="none" w:sz="0" w:space="0" w:color="auto"/>
        <w:right w:val="none" w:sz="0" w:space="0" w:color="auto"/>
      </w:divBdr>
    </w:div>
    <w:div w:id="1717008295">
      <w:marLeft w:val="640"/>
      <w:marRight w:val="0"/>
      <w:marTop w:val="0"/>
      <w:marBottom w:val="0"/>
      <w:divBdr>
        <w:top w:val="none" w:sz="0" w:space="0" w:color="auto"/>
        <w:left w:val="none" w:sz="0" w:space="0" w:color="auto"/>
        <w:bottom w:val="none" w:sz="0" w:space="0" w:color="auto"/>
        <w:right w:val="none" w:sz="0" w:space="0" w:color="auto"/>
      </w:divBdr>
    </w:div>
    <w:div w:id="1717046193">
      <w:marLeft w:val="640"/>
      <w:marRight w:val="0"/>
      <w:marTop w:val="0"/>
      <w:marBottom w:val="0"/>
      <w:divBdr>
        <w:top w:val="none" w:sz="0" w:space="0" w:color="auto"/>
        <w:left w:val="none" w:sz="0" w:space="0" w:color="auto"/>
        <w:bottom w:val="none" w:sz="0" w:space="0" w:color="auto"/>
        <w:right w:val="none" w:sz="0" w:space="0" w:color="auto"/>
      </w:divBdr>
    </w:div>
    <w:div w:id="1717047375">
      <w:marLeft w:val="640"/>
      <w:marRight w:val="0"/>
      <w:marTop w:val="0"/>
      <w:marBottom w:val="0"/>
      <w:divBdr>
        <w:top w:val="none" w:sz="0" w:space="0" w:color="auto"/>
        <w:left w:val="none" w:sz="0" w:space="0" w:color="auto"/>
        <w:bottom w:val="none" w:sz="0" w:space="0" w:color="auto"/>
        <w:right w:val="none" w:sz="0" w:space="0" w:color="auto"/>
      </w:divBdr>
    </w:div>
    <w:div w:id="1717193045">
      <w:marLeft w:val="640"/>
      <w:marRight w:val="0"/>
      <w:marTop w:val="0"/>
      <w:marBottom w:val="0"/>
      <w:divBdr>
        <w:top w:val="none" w:sz="0" w:space="0" w:color="auto"/>
        <w:left w:val="none" w:sz="0" w:space="0" w:color="auto"/>
        <w:bottom w:val="none" w:sz="0" w:space="0" w:color="auto"/>
        <w:right w:val="none" w:sz="0" w:space="0" w:color="auto"/>
      </w:divBdr>
    </w:div>
    <w:div w:id="1717313877">
      <w:marLeft w:val="640"/>
      <w:marRight w:val="0"/>
      <w:marTop w:val="0"/>
      <w:marBottom w:val="0"/>
      <w:divBdr>
        <w:top w:val="none" w:sz="0" w:space="0" w:color="auto"/>
        <w:left w:val="none" w:sz="0" w:space="0" w:color="auto"/>
        <w:bottom w:val="none" w:sz="0" w:space="0" w:color="auto"/>
        <w:right w:val="none" w:sz="0" w:space="0" w:color="auto"/>
      </w:divBdr>
    </w:div>
    <w:div w:id="1717314497">
      <w:marLeft w:val="640"/>
      <w:marRight w:val="0"/>
      <w:marTop w:val="0"/>
      <w:marBottom w:val="0"/>
      <w:divBdr>
        <w:top w:val="none" w:sz="0" w:space="0" w:color="auto"/>
        <w:left w:val="none" w:sz="0" w:space="0" w:color="auto"/>
        <w:bottom w:val="none" w:sz="0" w:space="0" w:color="auto"/>
        <w:right w:val="none" w:sz="0" w:space="0" w:color="auto"/>
      </w:divBdr>
    </w:div>
    <w:div w:id="1717386962">
      <w:marLeft w:val="640"/>
      <w:marRight w:val="0"/>
      <w:marTop w:val="0"/>
      <w:marBottom w:val="0"/>
      <w:divBdr>
        <w:top w:val="none" w:sz="0" w:space="0" w:color="auto"/>
        <w:left w:val="none" w:sz="0" w:space="0" w:color="auto"/>
        <w:bottom w:val="none" w:sz="0" w:space="0" w:color="auto"/>
        <w:right w:val="none" w:sz="0" w:space="0" w:color="auto"/>
      </w:divBdr>
    </w:div>
    <w:div w:id="1717389096">
      <w:marLeft w:val="640"/>
      <w:marRight w:val="0"/>
      <w:marTop w:val="0"/>
      <w:marBottom w:val="0"/>
      <w:divBdr>
        <w:top w:val="none" w:sz="0" w:space="0" w:color="auto"/>
        <w:left w:val="none" w:sz="0" w:space="0" w:color="auto"/>
        <w:bottom w:val="none" w:sz="0" w:space="0" w:color="auto"/>
        <w:right w:val="none" w:sz="0" w:space="0" w:color="auto"/>
      </w:divBdr>
    </w:div>
    <w:div w:id="1717466187">
      <w:marLeft w:val="640"/>
      <w:marRight w:val="0"/>
      <w:marTop w:val="0"/>
      <w:marBottom w:val="0"/>
      <w:divBdr>
        <w:top w:val="none" w:sz="0" w:space="0" w:color="auto"/>
        <w:left w:val="none" w:sz="0" w:space="0" w:color="auto"/>
        <w:bottom w:val="none" w:sz="0" w:space="0" w:color="auto"/>
        <w:right w:val="none" w:sz="0" w:space="0" w:color="auto"/>
      </w:divBdr>
    </w:div>
    <w:div w:id="1717581743">
      <w:marLeft w:val="640"/>
      <w:marRight w:val="0"/>
      <w:marTop w:val="0"/>
      <w:marBottom w:val="0"/>
      <w:divBdr>
        <w:top w:val="none" w:sz="0" w:space="0" w:color="auto"/>
        <w:left w:val="none" w:sz="0" w:space="0" w:color="auto"/>
        <w:bottom w:val="none" w:sz="0" w:space="0" w:color="auto"/>
        <w:right w:val="none" w:sz="0" w:space="0" w:color="auto"/>
      </w:divBdr>
    </w:div>
    <w:div w:id="1717582019">
      <w:marLeft w:val="640"/>
      <w:marRight w:val="0"/>
      <w:marTop w:val="0"/>
      <w:marBottom w:val="0"/>
      <w:divBdr>
        <w:top w:val="none" w:sz="0" w:space="0" w:color="auto"/>
        <w:left w:val="none" w:sz="0" w:space="0" w:color="auto"/>
        <w:bottom w:val="none" w:sz="0" w:space="0" w:color="auto"/>
        <w:right w:val="none" w:sz="0" w:space="0" w:color="auto"/>
      </w:divBdr>
    </w:div>
    <w:div w:id="1717585697">
      <w:marLeft w:val="640"/>
      <w:marRight w:val="0"/>
      <w:marTop w:val="0"/>
      <w:marBottom w:val="0"/>
      <w:divBdr>
        <w:top w:val="none" w:sz="0" w:space="0" w:color="auto"/>
        <w:left w:val="none" w:sz="0" w:space="0" w:color="auto"/>
        <w:bottom w:val="none" w:sz="0" w:space="0" w:color="auto"/>
        <w:right w:val="none" w:sz="0" w:space="0" w:color="auto"/>
      </w:divBdr>
    </w:div>
    <w:div w:id="1717587353">
      <w:marLeft w:val="640"/>
      <w:marRight w:val="0"/>
      <w:marTop w:val="0"/>
      <w:marBottom w:val="0"/>
      <w:divBdr>
        <w:top w:val="none" w:sz="0" w:space="0" w:color="auto"/>
        <w:left w:val="none" w:sz="0" w:space="0" w:color="auto"/>
        <w:bottom w:val="none" w:sz="0" w:space="0" w:color="auto"/>
        <w:right w:val="none" w:sz="0" w:space="0" w:color="auto"/>
      </w:divBdr>
    </w:div>
    <w:div w:id="1717729884">
      <w:marLeft w:val="640"/>
      <w:marRight w:val="0"/>
      <w:marTop w:val="0"/>
      <w:marBottom w:val="0"/>
      <w:divBdr>
        <w:top w:val="none" w:sz="0" w:space="0" w:color="auto"/>
        <w:left w:val="none" w:sz="0" w:space="0" w:color="auto"/>
        <w:bottom w:val="none" w:sz="0" w:space="0" w:color="auto"/>
        <w:right w:val="none" w:sz="0" w:space="0" w:color="auto"/>
      </w:divBdr>
    </w:div>
    <w:div w:id="1717779119">
      <w:marLeft w:val="640"/>
      <w:marRight w:val="0"/>
      <w:marTop w:val="0"/>
      <w:marBottom w:val="0"/>
      <w:divBdr>
        <w:top w:val="none" w:sz="0" w:space="0" w:color="auto"/>
        <w:left w:val="none" w:sz="0" w:space="0" w:color="auto"/>
        <w:bottom w:val="none" w:sz="0" w:space="0" w:color="auto"/>
        <w:right w:val="none" w:sz="0" w:space="0" w:color="auto"/>
      </w:divBdr>
    </w:div>
    <w:div w:id="1717853903">
      <w:marLeft w:val="640"/>
      <w:marRight w:val="0"/>
      <w:marTop w:val="0"/>
      <w:marBottom w:val="0"/>
      <w:divBdr>
        <w:top w:val="none" w:sz="0" w:space="0" w:color="auto"/>
        <w:left w:val="none" w:sz="0" w:space="0" w:color="auto"/>
        <w:bottom w:val="none" w:sz="0" w:space="0" w:color="auto"/>
        <w:right w:val="none" w:sz="0" w:space="0" w:color="auto"/>
      </w:divBdr>
    </w:div>
    <w:div w:id="1717927248">
      <w:marLeft w:val="640"/>
      <w:marRight w:val="0"/>
      <w:marTop w:val="0"/>
      <w:marBottom w:val="0"/>
      <w:divBdr>
        <w:top w:val="none" w:sz="0" w:space="0" w:color="auto"/>
        <w:left w:val="none" w:sz="0" w:space="0" w:color="auto"/>
        <w:bottom w:val="none" w:sz="0" w:space="0" w:color="auto"/>
        <w:right w:val="none" w:sz="0" w:space="0" w:color="auto"/>
      </w:divBdr>
    </w:div>
    <w:div w:id="1718158950">
      <w:marLeft w:val="640"/>
      <w:marRight w:val="0"/>
      <w:marTop w:val="0"/>
      <w:marBottom w:val="0"/>
      <w:divBdr>
        <w:top w:val="none" w:sz="0" w:space="0" w:color="auto"/>
        <w:left w:val="none" w:sz="0" w:space="0" w:color="auto"/>
        <w:bottom w:val="none" w:sz="0" w:space="0" w:color="auto"/>
        <w:right w:val="none" w:sz="0" w:space="0" w:color="auto"/>
      </w:divBdr>
    </w:div>
    <w:div w:id="1718162229">
      <w:marLeft w:val="640"/>
      <w:marRight w:val="0"/>
      <w:marTop w:val="0"/>
      <w:marBottom w:val="0"/>
      <w:divBdr>
        <w:top w:val="none" w:sz="0" w:space="0" w:color="auto"/>
        <w:left w:val="none" w:sz="0" w:space="0" w:color="auto"/>
        <w:bottom w:val="none" w:sz="0" w:space="0" w:color="auto"/>
        <w:right w:val="none" w:sz="0" w:space="0" w:color="auto"/>
      </w:divBdr>
    </w:div>
    <w:div w:id="1718167451">
      <w:marLeft w:val="640"/>
      <w:marRight w:val="0"/>
      <w:marTop w:val="0"/>
      <w:marBottom w:val="0"/>
      <w:divBdr>
        <w:top w:val="none" w:sz="0" w:space="0" w:color="auto"/>
        <w:left w:val="none" w:sz="0" w:space="0" w:color="auto"/>
        <w:bottom w:val="none" w:sz="0" w:space="0" w:color="auto"/>
        <w:right w:val="none" w:sz="0" w:space="0" w:color="auto"/>
      </w:divBdr>
    </w:div>
    <w:div w:id="1718316630">
      <w:marLeft w:val="640"/>
      <w:marRight w:val="0"/>
      <w:marTop w:val="0"/>
      <w:marBottom w:val="0"/>
      <w:divBdr>
        <w:top w:val="none" w:sz="0" w:space="0" w:color="auto"/>
        <w:left w:val="none" w:sz="0" w:space="0" w:color="auto"/>
        <w:bottom w:val="none" w:sz="0" w:space="0" w:color="auto"/>
        <w:right w:val="none" w:sz="0" w:space="0" w:color="auto"/>
      </w:divBdr>
    </w:div>
    <w:div w:id="1718384561">
      <w:marLeft w:val="640"/>
      <w:marRight w:val="0"/>
      <w:marTop w:val="0"/>
      <w:marBottom w:val="0"/>
      <w:divBdr>
        <w:top w:val="none" w:sz="0" w:space="0" w:color="auto"/>
        <w:left w:val="none" w:sz="0" w:space="0" w:color="auto"/>
        <w:bottom w:val="none" w:sz="0" w:space="0" w:color="auto"/>
        <w:right w:val="none" w:sz="0" w:space="0" w:color="auto"/>
      </w:divBdr>
    </w:div>
    <w:div w:id="1718384793">
      <w:marLeft w:val="640"/>
      <w:marRight w:val="0"/>
      <w:marTop w:val="0"/>
      <w:marBottom w:val="0"/>
      <w:divBdr>
        <w:top w:val="none" w:sz="0" w:space="0" w:color="auto"/>
        <w:left w:val="none" w:sz="0" w:space="0" w:color="auto"/>
        <w:bottom w:val="none" w:sz="0" w:space="0" w:color="auto"/>
        <w:right w:val="none" w:sz="0" w:space="0" w:color="auto"/>
      </w:divBdr>
    </w:div>
    <w:div w:id="1718620393">
      <w:marLeft w:val="640"/>
      <w:marRight w:val="0"/>
      <w:marTop w:val="0"/>
      <w:marBottom w:val="0"/>
      <w:divBdr>
        <w:top w:val="none" w:sz="0" w:space="0" w:color="auto"/>
        <w:left w:val="none" w:sz="0" w:space="0" w:color="auto"/>
        <w:bottom w:val="none" w:sz="0" w:space="0" w:color="auto"/>
        <w:right w:val="none" w:sz="0" w:space="0" w:color="auto"/>
      </w:divBdr>
    </w:div>
    <w:div w:id="1718624898">
      <w:marLeft w:val="640"/>
      <w:marRight w:val="0"/>
      <w:marTop w:val="0"/>
      <w:marBottom w:val="0"/>
      <w:divBdr>
        <w:top w:val="none" w:sz="0" w:space="0" w:color="auto"/>
        <w:left w:val="none" w:sz="0" w:space="0" w:color="auto"/>
        <w:bottom w:val="none" w:sz="0" w:space="0" w:color="auto"/>
        <w:right w:val="none" w:sz="0" w:space="0" w:color="auto"/>
      </w:divBdr>
    </w:div>
    <w:div w:id="1718698234">
      <w:marLeft w:val="640"/>
      <w:marRight w:val="0"/>
      <w:marTop w:val="0"/>
      <w:marBottom w:val="0"/>
      <w:divBdr>
        <w:top w:val="none" w:sz="0" w:space="0" w:color="auto"/>
        <w:left w:val="none" w:sz="0" w:space="0" w:color="auto"/>
        <w:bottom w:val="none" w:sz="0" w:space="0" w:color="auto"/>
        <w:right w:val="none" w:sz="0" w:space="0" w:color="auto"/>
      </w:divBdr>
    </w:div>
    <w:div w:id="1718704280">
      <w:marLeft w:val="640"/>
      <w:marRight w:val="0"/>
      <w:marTop w:val="0"/>
      <w:marBottom w:val="0"/>
      <w:divBdr>
        <w:top w:val="none" w:sz="0" w:space="0" w:color="auto"/>
        <w:left w:val="none" w:sz="0" w:space="0" w:color="auto"/>
        <w:bottom w:val="none" w:sz="0" w:space="0" w:color="auto"/>
        <w:right w:val="none" w:sz="0" w:space="0" w:color="auto"/>
      </w:divBdr>
    </w:div>
    <w:div w:id="1718704317">
      <w:marLeft w:val="640"/>
      <w:marRight w:val="0"/>
      <w:marTop w:val="0"/>
      <w:marBottom w:val="0"/>
      <w:divBdr>
        <w:top w:val="none" w:sz="0" w:space="0" w:color="auto"/>
        <w:left w:val="none" w:sz="0" w:space="0" w:color="auto"/>
        <w:bottom w:val="none" w:sz="0" w:space="0" w:color="auto"/>
        <w:right w:val="none" w:sz="0" w:space="0" w:color="auto"/>
      </w:divBdr>
    </w:div>
    <w:div w:id="1718747572">
      <w:marLeft w:val="640"/>
      <w:marRight w:val="0"/>
      <w:marTop w:val="0"/>
      <w:marBottom w:val="0"/>
      <w:divBdr>
        <w:top w:val="none" w:sz="0" w:space="0" w:color="auto"/>
        <w:left w:val="none" w:sz="0" w:space="0" w:color="auto"/>
        <w:bottom w:val="none" w:sz="0" w:space="0" w:color="auto"/>
        <w:right w:val="none" w:sz="0" w:space="0" w:color="auto"/>
      </w:divBdr>
    </w:div>
    <w:div w:id="1718775557">
      <w:marLeft w:val="640"/>
      <w:marRight w:val="0"/>
      <w:marTop w:val="0"/>
      <w:marBottom w:val="0"/>
      <w:divBdr>
        <w:top w:val="none" w:sz="0" w:space="0" w:color="auto"/>
        <w:left w:val="none" w:sz="0" w:space="0" w:color="auto"/>
        <w:bottom w:val="none" w:sz="0" w:space="0" w:color="auto"/>
        <w:right w:val="none" w:sz="0" w:space="0" w:color="auto"/>
      </w:divBdr>
    </w:div>
    <w:div w:id="1718777550">
      <w:marLeft w:val="640"/>
      <w:marRight w:val="0"/>
      <w:marTop w:val="0"/>
      <w:marBottom w:val="0"/>
      <w:divBdr>
        <w:top w:val="none" w:sz="0" w:space="0" w:color="auto"/>
        <w:left w:val="none" w:sz="0" w:space="0" w:color="auto"/>
        <w:bottom w:val="none" w:sz="0" w:space="0" w:color="auto"/>
        <w:right w:val="none" w:sz="0" w:space="0" w:color="auto"/>
      </w:divBdr>
    </w:div>
    <w:div w:id="1718898184">
      <w:marLeft w:val="640"/>
      <w:marRight w:val="0"/>
      <w:marTop w:val="0"/>
      <w:marBottom w:val="0"/>
      <w:divBdr>
        <w:top w:val="none" w:sz="0" w:space="0" w:color="auto"/>
        <w:left w:val="none" w:sz="0" w:space="0" w:color="auto"/>
        <w:bottom w:val="none" w:sz="0" w:space="0" w:color="auto"/>
        <w:right w:val="none" w:sz="0" w:space="0" w:color="auto"/>
      </w:divBdr>
    </w:div>
    <w:div w:id="1719162854">
      <w:marLeft w:val="640"/>
      <w:marRight w:val="0"/>
      <w:marTop w:val="0"/>
      <w:marBottom w:val="0"/>
      <w:divBdr>
        <w:top w:val="none" w:sz="0" w:space="0" w:color="auto"/>
        <w:left w:val="none" w:sz="0" w:space="0" w:color="auto"/>
        <w:bottom w:val="none" w:sz="0" w:space="0" w:color="auto"/>
        <w:right w:val="none" w:sz="0" w:space="0" w:color="auto"/>
      </w:divBdr>
    </w:div>
    <w:div w:id="1719237351">
      <w:marLeft w:val="640"/>
      <w:marRight w:val="0"/>
      <w:marTop w:val="0"/>
      <w:marBottom w:val="0"/>
      <w:divBdr>
        <w:top w:val="none" w:sz="0" w:space="0" w:color="auto"/>
        <w:left w:val="none" w:sz="0" w:space="0" w:color="auto"/>
        <w:bottom w:val="none" w:sz="0" w:space="0" w:color="auto"/>
        <w:right w:val="none" w:sz="0" w:space="0" w:color="auto"/>
      </w:divBdr>
    </w:div>
    <w:div w:id="1719238434">
      <w:marLeft w:val="640"/>
      <w:marRight w:val="0"/>
      <w:marTop w:val="0"/>
      <w:marBottom w:val="0"/>
      <w:divBdr>
        <w:top w:val="none" w:sz="0" w:space="0" w:color="auto"/>
        <w:left w:val="none" w:sz="0" w:space="0" w:color="auto"/>
        <w:bottom w:val="none" w:sz="0" w:space="0" w:color="auto"/>
        <w:right w:val="none" w:sz="0" w:space="0" w:color="auto"/>
      </w:divBdr>
    </w:div>
    <w:div w:id="1719356703">
      <w:marLeft w:val="640"/>
      <w:marRight w:val="0"/>
      <w:marTop w:val="0"/>
      <w:marBottom w:val="0"/>
      <w:divBdr>
        <w:top w:val="none" w:sz="0" w:space="0" w:color="auto"/>
        <w:left w:val="none" w:sz="0" w:space="0" w:color="auto"/>
        <w:bottom w:val="none" w:sz="0" w:space="0" w:color="auto"/>
        <w:right w:val="none" w:sz="0" w:space="0" w:color="auto"/>
      </w:divBdr>
    </w:div>
    <w:div w:id="1719360076">
      <w:marLeft w:val="640"/>
      <w:marRight w:val="0"/>
      <w:marTop w:val="0"/>
      <w:marBottom w:val="0"/>
      <w:divBdr>
        <w:top w:val="none" w:sz="0" w:space="0" w:color="auto"/>
        <w:left w:val="none" w:sz="0" w:space="0" w:color="auto"/>
        <w:bottom w:val="none" w:sz="0" w:space="0" w:color="auto"/>
        <w:right w:val="none" w:sz="0" w:space="0" w:color="auto"/>
      </w:divBdr>
    </w:div>
    <w:div w:id="1719670661">
      <w:marLeft w:val="640"/>
      <w:marRight w:val="0"/>
      <w:marTop w:val="0"/>
      <w:marBottom w:val="0"/>
      <w:divBdr>
        <w:top w:val="none" w:sz="0" w:space="0" w:color="auto"/>
        <w:left w:val="none" w:sz="0" w:space="0" w:color="auto"/>
        <w:bottom w:val="none" w:sz="0" w:space="0" w:color="auto"/>
        <w:right w:val="none" w:sz="0" w:space="0" w:color="auto"/>
      </w:divBdr>
    </w:div>
    <w:div w:id="1719863402">
      <w:marLeft w:val="640"/>
      <w:marRight w:val="0"/>
      <w:marTop w:val="0"/>
      <w:marBottom w:val="0"/>
      <w:divBdr>
        <w:top w:val="none" w:sz="0" w:space="0" w:color="auto"/>
        <w:left w:val="none" w:sz="0" w:space="0" w:color="auto"/>
        <w:bottom w:val="none" w:sz="0" w:space="0" w:color="auto"/>
        <w:right w:val="none" w:sz="0" w:space="0" w:color="auto"/>
      </w:divBdr>
    </w:div>
    <w:div w:id="1719864787">
      <w:marLeft w:val="640"/>
      <w:marRight w:val="0"/>
      <w:marTop w:val="0"/>
      <w:marBottom w:val="0"/>
      <w:divBdr>
        <w:top w:val="none" w:sz="0" w:space="0" w:color="auto"/>
        <w:left w:val="none" w:sz="0" w:space="0" w:color="auto"/>
        <w:bottom w:val="none" w:sz="0" w:space="0" w:color="auto"/>
        <w:right w:val="none" w:sz="0" w:space="0" w:color="auto"/>
      </w:divBdr>
    </w:div>
    <w:div w:id="1719932622">
      <w:marLeft w:val="640"/>
      <w:marRight w:val="0"/>
      <w:marTop w:val="0"/>
      <w:marBottom w:val="0"/>
      <w:divBdr>
        <w:top w:val="none" w:sz="0" w:space="0" w:color="auto"/>
        <w:left w:val="none" w:sz="0" w:space="0" w:color="auto"/>
        <w:bottom w:val="none" w:sz="0" w:space="0" w:color="auto"/>
        <w:right w:val="none" w:sz="0" w:space="0" w:color="auto"/>
      </w:divBdr>
    </w:div>
    <w:div w:id="1720087373">
      <w:marLeft w:val="640"/>
      <w:marRight w:val="0"/>
      <w:marTop w:val="0"/>
      <w:marBottom w:val="0"/>
      <w:divBdr>
        <w:top w:val="none" w:sz="0" w:space="0" w:color="auto"/>
        <w:left w:val="none" w:sz="0" w:space="0" w:color="auto"/>
        <w:bottom w:val="none" w:sz="0" w:space="0" w:color="auto"/>
        <w:right w:val="none" w:sz="0" w:space="0" w:color="auto"/>
      </w:divBdr>
    </w:div>
    <w:div w:id="1720131490">
      <w:marLeft w:val="640"/>
      <w:marRight w:val="0"/>
      <w:marTop w:val="0"/>
      <w:marBottom w:val="0"/>
      <w:divBdr>
        <w:top w:val="none" w:sz="0" w:space="0" w:color="auto"/>
        <w:left w:val="none" w:sz="0" w:space="0" w:color="auto"/>
        <w:bottom w:val="none" w:sz="0" w:space="0" w:color="auto"/>
        <w:right w:val="none" w:sz="0" w:space="0" w:color="auto"/>
      </w:divBdr>
    </w:div>
    <w:div w:id="1720132635">
      <w:marLeft w:val="640"/>
      <w:marRight w:val="0"/>
      <w:marTop w:val="0"/>
      <w:marBottom w:val="0"/>
      <w:divBdr>
        <w:top w:val="none" w:sz="0" w:space="0" w:color="auto"/>
        <w:left w:val="none" w:sz="0" w:space="0" w:color="auto"/>
        <w:bottom w:val="none" w:sz="0" w:space="0" w:color="auto"/>
        <w:right w:val="none" w:sz="0" w:space="0" w:color="auto"/>
      </w:divBdr>
    </w:div>
    <w:div w:id="1720202990">
      <w:marLeft w:val="640"/>
      <w:marRight w:val="0"/>
      <w:marTop w:val="0"/>
      <w:marBottom w:val="0"/>
      <w:divBdr>
        <w:top w:val="none" w:sz="0" w:space="0" w:color="auto"/>
        <w:left w:val="none" w:sz="0" w:space="0" w:color="auto"/>
        <w:bottom w:val="none" w:sz="0" w:space="0" w:color="auto"/>
        <w:right w:val="none" w:sz="0" w:space="0" w:color="auto"/>
      </w:divBdr>
    </w:div>
    <w:div w:id="1720203109">
      <w:marLeft w:val="640"/>
      <w:marRight w:val="0"/>
      <w:marTop w:val="0"/>
      <w:marBottom w:val="0"/>
      <w:divBdr>
        <w:top w:val="none" w:sz="0" w:space="0" w:color="auto"/>
        <w:left w:val="none" w:sz="0" w:space="0" w:color="auto"/>
        <w:bottom w:val="none" w:sz="0" w:space="0" w:color="auto"/>
        <w:right w:val="none" w:sz="0" w:space="0" w:color="auto"/>
      </w:divBdr>
    </w:div>
    <w:div w:id="1720277751">
      <w:marLeft w:val="640"/>
      <w:marRight w:val="0"/>
      <w:marTop w:val="0"/>
      <w:marBottom w:val="0"/>
      <w:divBdr>
        <w:top w:val="none" w:sz="0" w:space="0" w:color="auto"/>
        <w:left w:val="none" w:sz="0" w:space="0" w:color="auto"/>
        <w:bottom w:val="none" w:sz="0" w:space="0" w:color="auto"/>
        <w:right w:val="none" w:sz="0" w:space="0" w:color="auto"/>
      </w:divBdr>
    </w:div>
    <w:div w:id="1720284540">
      <w:marLeft w:val="640"/>
      <w:marRight w:val="0"/>
      <w:marTop w:val="0"/>
      <w:marBottom w:val="0"/>
      <w:divBdr>
        <w:top w:val="none" w:sz="0" w:space="0" w:color="auto"/>
        <w:left w:val="none" w:sz="0" w:space="0" w:color="auto"/>
        <w:bottom w:val="none" w:sz="0" w:space="0" w:color="auto"/>
        <w:right w:val="none" w:sz="0" w:space="0" w:color="auto"/>
      </w:divBdr>
    </w:div>
    <w:div w:id="1720323993">
      <w:marLeft w:val="640"/>
      <w:marRight w:val="0"/>
      <w:marTop w:val="0"/>
      <w:marBottom w:val="0"/>
      <w:divBdr>
        <w:top w:val="none" w:sz="0" w:space="0" w:color="auto"/>
        <w:left w:val="none" w:sz="0" w:space="0" w:color="auto"/>
        <w:bottom w:val="none" w:sz="0" w:space="0" w:color="auto"/>
        <w:right w:val="none" w:sz="0" w:space="0" w:color="auto"/>
      </w:divBdr>
    </w:div>
    <w:div w:id="1720352596">
      <w:marLeft w:val="640"/>
      <w:marRight w:val="0"/>
      <w:marTop w:val="0"/>
      <w:marBottom w:val="0"/>
      <w:divBdr>
        <w:top w:val="none" w:sz="0" w:space="0" w:color="auto"/>
        <w:left w:val="none" w:sz="0" w:space="0" w:color="auto"/>
        <w:bottom w:val="none" w:sz="0" w:space="0" w:color="auto"/>
        <w:right w:val="none" w:sz="0" w:space="0" w:color="auto"/>
      </w:divBdr>
    </w:div>
    <w:div w:id="1720473076">
      <w:marLeft w:val="640"/>
      <w:marRight w:val="0"/>
      <w:marTop w:val="0"/>
      <w:marBottom w:val="0"/>
      <w:divBdr>
        <w:top w:val="none" w:sz="0" w:space="0" w:color="auto"/>
        <w:left w:val="none" w:sz="0" w:space="0" w:color="auto"/>
        <w:bottom w:val="none" w:sz="0" w:space="0" w:color="auto"/>
        <w:right w:val="none" w:sz="0" w:space="0" w:color="auto"/>
      </w:divBdr>
    </w:div>
    <w:div w:id="1720590120">
      <w:marLeft w:val="640"/>
      <w:marRight w:val="0"/>
      <w:marTop w:val="0"/>
      <w:marBottom w:val="0"/>
      <w:divBdr>
        <w:top w:val="none" w:sz="0" w:space="0" w:color="auto"/>
        <w:left w:val="none" w:sz="0" w:space="0" w:color="auto"/>
        <w:bottom w:val="none" w:sz="0" w:space="0" w:color="auto"/>
        <w:right w:val="none" w:sz="0" w:space="0" w:color="auto"/>
      </w:divBdr>
    </w:div>
    <w:div w:id="1720662092">
      <w:marLeft w:val="640"/>
      <w:marRight w:val="0"/>
      <w:marTop w:val="0"/>
      <w:marBottom w:val="0"/>
      <w:divBdr>
        <w:top w:val="none" w:sz="0" w:space="0" w:color="auto"/>
        <w:left w:val="none" w:sz="0" w:space="0" w:color="auto"/>
        <w:bottom w:val="none" w:sz="0" w:space="0" w:color="auto"/>
        <w:right w:val="none" w:sz="0" w:space="0" w:color="auto"/>
      </w:divBdr>
    </w:div>
    <w:div w:id="1720667483">
      <w:marLeft w:val="640"/>
      <w:marRight w:val="0"/>
      <w:marTop w:val="0"/>
      <w:marBottom w:val="0"/>
      <w:divBdr>
        <w:top w:val="none" w:sz="0" w:space="0" w:color="auto"/>
        <w:left w:val="none" w:sz="0" w:space="0" w:color="auto"/>
        <w:bottom w:val="none" w:sz="0" w:space="0" w:color="auto"/>
        <w:right w:val="none" w:sz="0" w:space="0" w:color="auto"/>
      </w:divBdr>
    </w:div>
    <w:div w:id="1720667531">
      <w:marLeft w:val="640"/>
      <w:marRight w:val="0"/>
      <w:marTop w:val="0"/>
      <w:marBottom w:val="0"/>
      <w:divBdr>
        <w:top w:val="none" w:sz="0" w:space="0" w:color="auto"/>
        <w:left w:val="none" w:sz="0" w:space="0" w:color="auto"/>
        <w:bottom w:val="none" w:sz="0" w:space="0" w:color="auto"/>
        <w:right w:val="none" w:sz="0" w:space="0" w:color="auto"/>
      </w:divBdr>
    </w:div>
    <w:div w:id="1720741393">
      <w:marLeft w:val="640"/>
      <w:marRight w:val="0"/>
      <w:marTop w:val="0"/>
      <w:marBottom w:val="0"/>
      <w:divBdr>
        <w:top w:val="none" w:sz="0" w:space="0" w:color="auto"/>
        <w:left w:val="none" w:sz="0" w:space="0" w:color="auto"/>
        <w:bottom w:val="none" w:sz="0" w:space="0" w:color="auto"/>
        <w:right w:val="none" w:sz="0" w:space="0" w:color="auto"/>
      </w:divBdr>
    </w:div>
    <w:div w:id="1720782042">
      <w:marLeft w:val="640"/>
      <w:marRight w:val="0"/>
      <w:marTop w:val="0"/>
      <w:marBottom w:val="0"/>
      <w:divBdr>
        <w:top w:val="none" w:sz="0" w:space="0" w:color="auto"/>
        <w:left w:val="none" w:sz="0" w:space="0" w:color="auto"/>
        <w:bottom w:val="none" w:sz="0" w:space="0" w:color="auto"/>
        <w:right w:val="none" w:sz="0" w:space="0" w:color="auto"/>
      </w:divBdr>
    </w:div>
    <w:div w:id="1720981943">
      <w:marLeft w:val="640"/>
      <w:marRight w:val="0"/>
      <w:marTop w:val="0"/>
      <w:marBottom w:val="0"/>
      <w:divBdr>
        <w:top w:val="none" w:sz="0" w:space="0" w:color="auto"/>
        <w:left w:val="none" w:sz="0" w:space="0" w:color="auto"/>
        <w:bottom w:val="none" w:sz="0" w:space="0" w:color="auto"/>
        <w:right w:val="none" w:sz="0" w:space="0" w:color="auto"/>
      </w:divBdr>
    </w:div>
    <w:div w:id="1721006023">
      <w:marLeft w:val="640"/>
      <w:marRight w:val="0"/>
      <w:marTop w:val="0"/>
      <w:marBottom w:val="0"/>
      <w:divBdr>
        <w:top w:val="none" w:sz="0" w:space="0" w:color="auto"/>
        <w:left w:val="none" w:sz="0" w:space="0" w:color="auto"/>
        <w:bottom w:val="none" w:sz="0" w:space="0" w:color="auto"/>
        <w:right w:val="none" w:sz="0" w:space="0" w:color="auto"/>
      </w:divBdr>
    </w:div>
    <w:div w:id="1721056709">
      <w:marLeft w:val="640"/>
      <w:marRight w:val="0"/>
      <w:marTop w:val="0"/>
      <w:marBottom w:val="0"/>
      <w:divBdr>
        <w:top w:val="none" w:sz="0" w:space="0" w:color="auto"/>
        <w:left w:val="none" w:sz="0" w:space="0" w:color="auto"/>
        <w:bottom w:val="none" w:sz="0" w:space="0" w:color="auto"/>
        <w:right w:val="none" w:sz="0" w:space="0" w:color="auto"/>
      </w:divBdr>
    </w:div>
    <w:div w:id="1721057768">
      <w:marLeft w:val="640"/>
      <w:marRight w:val="0"/>
      <w:marTop w:val="0"/>
      <w:marBottom w:val="0"/>
      <w:divBdr>
        <w:top w:val="none" w:sz="0" w:space="0" w:color="auto"/>
        <w:left w:val="none" w:sz="0" w:space="0" w:color="auto"/>
        <w:bottom w:val="none" w:sz="0" w:space="0" w:color="auto"/>
        <w:right w:val="none" w:sz="0" w:space="0" w:color="auto"/>
      </w:divBdr>
    </w:div>
    <w:div w:id="1721130743">
      <w:marLeft w:val="640"/>
      <w:marRight w:val="0"/>
      <w:marTop w:val="0"/>
      <w:marBottom w:val="0"/>
      <w:divBdr>
        <w:top w:val="none" w:sz="0" w:space="0" w:color="auto"/>
        <w:left w:val="none" w:sz="0" w:space="0" w:color="auto"/>
        <w:bottom w:val="none" w:sz="0" w:space="0" w:color="auto"/>
        <w:right w:val="none" w:sz="0" w:space="0" w:color="auto"/>
      </w:divBdr>
    </w:div>
    <w:div w:id="1721241843">
      <w:marLeft w:val="640"/>
      <w:marRight w:val="0"/>
      <w:marTop w:val="0"/>
      <w:marBottom w:val="0"/>
      <w:divBdr>
        <w:top w:val="none" w:sz="0" w:space="0" w:color="auto"/>
        <w:left w:val="none" w:sz="0" w:space="0" w:color="auto"/>
        <w:bottom w:val="none" w:sz="0" w:space="0" w:color="auto"/>
        <w:right w:val="none" w:sz="0" w:space="0" w:color="auto"/>
      </w:divBdr>
    </w:div>
    <w:div w:id="1721242129">
      <w:marLeft w:val="640"/>
      <w:marRight w:val="0"/>
      <w:marTop w:val="0"/>
      <w:marBottom w:val="0"/>
      <w:divBdr>
        <w:top w:val="none" w:sz="0" w:space="0" w:color="auto"/>
        <w:left w:val="none" w:sz="0" w:space="0" w:color="auto"/>
        <w:bottom w:val="none" w:sz="0" w:space="0" w:color="auto"/>
        <w:right w:val="none" w:sz="0" w:space="0" w:color="auto"/>
      </w:divBdr>
    </w:div>
    <w:div w:id="1721243142">
      <w:marLeft w:val="640"/>
      <w:marRight w:val="0"/>
      <w:marTop w:val="0"/>
      <w:marBottom w:val="0"/>
      <w:divBdr>
        <w:top w:val="none" w:sz="0" w:space="0" w:color="auto"/>
        <w:left w:val="none" w:sz="0" w:space="0" w:color="auto"/>
        <w:bottom w:val="none" w:sz="0" w:space="0" w:color="auto"/>
        <w:right w:val="none" w:sz="0" w:space="0" w:color="auto"/>
      </w:divBdr>
    </w:div>
    <w:div w:id="1721247646">
      <w:marLeft w:val="640"/>
      <w:marRight w:val="0"/>
      <w:marTop w:val="0"/>
      <w:marBottom w:val="0"/>
      <w:divBdr>
        <w:top w:val="none" w:sz="0" w:space="0" w:color="auto"/>
        <w:left w:val="none" w:sz="0" w:space="0" w:color="auto"/>
        <w:bottom w:val="none" w:sz="0" w:space="0" w:color="auto"/>
        <w:right w:val="none" w:sz="0" w:space="0" w:color="auto"/>
      </w:divBdr>
    </w:div>
    <w:div w:id="1721250833">
      <w:marLeft w:val="640"/>
      <w:marRight w:val="0"/>
      <w:marTop w:val="0"/>
      <w:marBottom w:val="0"/>
      <w:divBdr>
        <w:top w:val="none" w:sz="0" w:space="0" w:color="auto"/>
        <w:left w:val="none" w:sz="0" w:space="0" w:color="auto"/>
        <w:bottom w:val="none" w:sz="0" w:space="0" w:color="auto"/>
        <w:right w:val="none" w:sz="0" w:space="0" w:color="auto"/>
      </w:divBdr>
    </w:div>
    <w:div w:id="1721318229">
      <w:bodyDiv w:val="1"/>
      <w:marLeft w:val="0"/>
      <w:marRight w:val="0"/>
      <w:marTop w:val="0"/>
      <w:marBottom w:val="0"/>
      <w:divBdr>
        <w:top w:val="none" w:sz="0" w:space="0" w:color="auto"/>
        <w:left w:val="none" w:sz="0" w:space="0" w:color="auto"/>
        <w:bottom w:val="none" w:sz="0" w:space="0" w:color="auto"/>
        <w:right w:val="none" w:sz="0" w:space="0" w:color="auto"/>
      </w:divBdr>
      <w:divsChild>
        <w:div w:id="33240078">
          <w:marLeft w:val="640"/>
          <w:marRight w:val="0"/>
          <w:marTop w:val="0"/>
          <w:marBottom w:val="0"/>
          <w:divBdr>
            <w:top w:val="none" w:sz="0" w:space="0" w:color="auto"/>
            <w:left w:val="none" w:sz="0" w:space="0" w:color="auto"/>
            <w:bottom w:val="none" w:sz="0" w:space="0" w:color="auto"/>
            <w:right w:val="none" w:sz="0" w:space="0" w:color="auto"/>
          </w:divBdr>
        </w:div>
        <w:div w:id="46804276">
          <w:marLeft w:val="640"/>
          <w:marRight w:val="0"/>
          <w:marTop w:val="0"/>
          <w:marBottom w:val="0"/>
          <w:divBdr>
            <w:top w:val="none" w:sz="0" w:space="0" w:color="auto"/>
            <w:left w:val="none" w:sz="0" w:space="0" w:color="auto"/>
            <w:bottom w:val="none" w:sz="0" w:space="0" w:color="auto"/>
            <w:right w:val="none" w:sz="0" w:space="0" w:color="auto"/>
          </w:divBdr>
        </w:div>
        <w:div w:id="51346007">
          <w:marLeft w:val="640"/>
          <w:marRight w:val="0"/>
          <w:marTop w:val="0"/>
          <w:marBottom w:val="0"/>
          <w:divBdr>
            <w:top w:val="none" w:sz="0" w:space="0" w:color="auto"/>
            <w:left w:val="none" w:sz="0" w:space="0" w:color="auto"/>
            <w:bottom w:val="none" w:sz="0" w:space="0" w:color="auto"/>
            <w:right w:val="none" w:sz="0" w:space="0" w:color="auto"/>
          </w:divBdr>
        </w:div>
        <w:div w:id="71439066">
          <w:marLeft w:val="640"/>
          <w:marRight w:val="0"/>
          <w:marTop w:val="0"/>
          <w:marBottom w:val="0"/>
          <w:divBdr>
            <w:top w:val="none" w:sz="0" w:space="0" w:color="auto"/>
            <w:left w:val="none" w:sz="0" w:space="0" w:color="auto"/>
            <w:bottom w:val="none" w:sz="0" w:space="0" w:color="auto"/>
            <w:right w:val="none" w:sz="0" w:space="0" w:color="auto"/>
          </w:divBdr>
        </w:div>
        <w:div w:id="82801885">
          <w:marLeft w:val="640"/>
          <w:marRight w:val="0"/>
          <w:marTop w:val="0"/>
          <w:marBottom w:val="0"/>
          <w:divBdr>
            <w:top w:val="none" w:sz="0" w:space="0" w:color="auto"/>
            <w:left w:val="none" w:sz="0" w:space="0" w:color="auto"/>
            <w:bottom w:val="none" w:sz="0" w:space="0" w:color="auto"/>
            <w:right w:val="none" w:sz="0" w:space="0" w:color="auto"/>
          </w:divBdr>
        </w:div>
        <w:div w:id="161898762">
          <w:marLeft w:val="640"/>
          <w:marRight w:val="0"/>
          <w:marTop w:val="0"/>
          <w:marBottom w:val="0"/>
          <w:divBdr>
            <w:top w:val="none" w:sz="0" w:space="0" w:color="auto"/>
            <w:left w:val="none" w:sz="0" w:space="0" w:color="auto"/>
            <w:bottom w:val="none" w:sz="0" w:space="0" w:color="auto"/>
            <w:right w:val="none" w:sz="0" w:space="0" w:color="auto"/>
          </w:divBdr>
        </w:div>
        <w:div w:id="193273029">
          <w:marLeft w:val="640"/>
          <w:marRight w:val="0"/>
          <w:marTop w:val="0"/>
          <w:marBottom w:val="0"/>
          <w:divBdr>
            <w:top w:val="none" w:sz="0" w:space="0" w:color="auto"/>
            <w:left w:val="none" w:sz="0" w:space="0" w:color="auto"/>
            <w:bottom w:val="none" w:sz="0" w:space="0" w:color="auto"/>
            <w:right w:val="none" w:sz="0" w:space="0" w:color="auto"/>
          </w:divBdr>
        </w:div>
        <w:div w:id="244725730">
          <w:marLeft w:val="640"/>
          <w:marRight w:val="0"/>
          <w:marTop w:val="0"/>
          <w:marBottom w:val="0"/>
          <w:divBdr>
            <w:top w:val="none" w:sz="0" w:space="0" w:color="auto"/>
            <w:left w:val="none" w:sz="0" w:space="0" w:color="auto"/>
            <w:bottom w:val="none" w:sz="0" w:space="0" w:color="auto"/>
            <w:right w:val="none" w:sz="0" w:space="0" w:color="auto"/>
          </w:divBdr>
        </w:div>
        <w:div w:id="346754034">
          <w:marLeft w:val="640"/>
          <w:marRight w:val="0"/>
          <w:marTop w:val="0"/>
          <w:marBottom w:val="0"/>
          <w:divBdr>
            <w:top w:val="none" w:sz="0" w:space="0" w:color="auto"/>
            <w:left w:val="none" w:sz="0" w:space="0" w:color="auto"/>
            <w:bottom w:val="none" w:sz="0" w:space="0" w:color="auto"/>
            <w:right w:val="none" w:sz="0" w:space="0" w:color="auto"/>
          </w:divBdr>
        </w:div>
        <w:div w:id="474875577">
          <w:marLeft w:val="640"/>
          <w:marRight w:val="0"/>
          <w:marTop w:val="0"/>
          <w:marBottom w:val="0"/>
          <w:divBdr>
            <w:top w:val="none" w:sz="0" w:space="0" w:color="auto"/>
            <w:left w:val="none" w:sz="0" w:space="0" w:color="auto"/>
            <w:bottom w:val="none" w:sz="0" w:space="0" w:color="auto"/>
            <w:right w:val="none" w:sz="0" w:space="0" w:color="auto"/>
          </w:divBdr>
        </w:div>
        <w:div w:id="484518200">
          <w:marLeft w:val="640"/>
          <w:marRight w:val="0"/>
          <w:marTop w:val="0"/>
          <w:marBottom w:val="0"/>
          <w:divBdr>
            <w:top w:val="none" w:sz="0" w:space="0" w:color="auto"/>
            <w:left w:val="none" w:sz="0" w:space="0" w:color="auto"/>
            <w:bottom w:val="none" w:sz="0" w:space="0" w:color="auto"/>
            <w:right w:val="none" w:sz="0" w:space="0" w:color="auto"/>
          </w:divBdr>
        </w:div>
        <w:div w:id="508101817">
          <w:marLeft w:val="640"/>
          <w:marRight w:val="0"/>
          <w:marTop w:val="0"/>
          <w:marBottom w:val="0"/>
          <w:divBdr>
            <w:top w:val="none" w:sz="0" w:space="0" w:color="auto"/>
            <w:left w:val="none" w:sz="0" w:space="0" w:color="auto"/>
            <w:bottom w:val="none" w:sz="0" w:space="0" w:color="auto"/>
            <w:right w:val="none" w:sz="0" w:space="0" w:color="auto"/>
          </w:divBdr>
        </w:div>
        <w:div w:id="597711650">
          <w:marLeft w:val="640"/>
          <w:marRight w:val="0"/>
          <w:marTop w:val="0"/>
          <w:marBottom w:val="0"/>
          <w:divBdr>
            <w:top w:val="none" w:sz="0" w:space="0" w:color="auto"/>
            <w:left w:val="none" w:sz="0" w:space="0" w:color="auto"/>
            <w:bottom w:val="none" w:sz="0" w:space="0" w:color="auto"/>
            <w:right w:val="none" w:sz="0" w:space="0" w:color="auto"/>
          </w:divBdr>
        </w:div>
        <w:div w:id="667439824">
          <w:marLeft w:val="640"/>
          <w:marRight w:val="0"/>
          <w:marTop w:val="0"/>
          <w:marBottom w:val="0"/>
          <w:divBdr>
            <w:top w:val="none" w:sz="0" w:space="0" w:color="auto"/>
            <w:left w:val="none" w:sz="0" w:space="0" w:color="auto"/>
            <w:bottom w:val="none" w:sz="0" w:space="0" w:color="auto"/>
            <w:right w:val="none" w:sz="0" w:space="0" w:color="auto"/>
          </w:divBdr>
        </w:div>
        <w:div w:id="709888764">
          <w:marLeft w:val="640"/>
          <w:marRight w:val="0"/>
          <w:marTop w:val="0"/>
          <w:marBottom w:val="0"/>
          <w:divBdr>
            <w:top w:val="none" w:sz="0" w:space="0" w:color="auto"/>
            <w:left w:val="none" w:sz="0" w:space="0" w:color="auto"/>
            <w:bottom w:val="none" w:sz="0" w:space="0" w:color="auto"/>
            <w:right w:val="none" w:sz="0" w:space="0" w:color="auto"/>
          </w:divBdr>
        </w:div>
        <w:div w:id="799155286">
          <w:marLeft w:val="640"/>
          <w:marRight w:val="0"/>
          <w:marTop w:val="0"/>
          <w:marBottom w:val="0"/>
          <w:divBdr>
            <w:top w:val="none" w:sz="0" w:space="0" w:color="auto"/>
            <w:left w:val="none" w:sz="0" w:space="0" w:color="auto"/>
            <w:bottom w:val="none" w:sz="0" w:space="0" w:color="auto"/>
            <w:right w:val="none" w:sz="0" w:space="0" w:color="auto"/>
          </w:divBdr>
        </w:div>
        <w:div w:id="938945857">
          <w:marLeft w:val="640"/>
          <w:marRight w:val="0"/>
          <w:marTop w:val="0"/>
          <w:marBottom w:val="0"/>
          <w:divBdr>
            <w:top w:val="none" w:sz="0" w:space="0" w:color="auto"/>
            <w:left w:val="none" w:sz="0" w:space="0" w:color="auto"/>
            <w:bottom w:val="none" w:sz="0" w:space="0" w:color="auto"/>
            <w:right w:val="none" w:sz="0" w:space="0" w:color="auto"/>
          </w:divBdr>
        </w:div>
        <w:div w:id="970136825">
          <w:marLeft w:val="640"/>
          <w:marRight w:val="0"/>
          <w:marTop w:val="0"/>
          <w:marBottom w:val="0"/>
          <w:divBdr>
            <w:top w:val="none" w:sz="0" w:space="0" w:color="auto"/>
            <w:left w:val="none" w:sz="0" w:space="0" w:color="auto"/>
            <w:bottom w:val="none" w:sz="0" w:space="0" w:color="auto"/>
            <w:right w:val="none" w:sz="0" w:space="0" w:color="auto"/>
          </w:divBdr>
        </w:div>
        <w:div w:id="1068530072">
          <w:marLeft w:val="640"/>
          <w:marRight w:val="0"/>
          <w:marTop w:val="0"/>
          <w:marBottom w:val="0"/>
          <w:divBdr>
            <w:top w:val="none" w:sz="0" w:space="0" w:color="auto"/>
            <w:left w:val="none" w:sz="0" w:space="0" w:color="auto"/>
            <w:bottom w:val="none" w:sz="0" w:space="0" w:color="auto"/>
            <w:right w:val="none" w:sz="0" w:space="0" w:color="auto"/>
          </w:divBdr>
        </w:div>
        <w:div w:id="1124344467">
          <w:marLeft w:val="640"/>
          <w:marRight w:val="0"/>
          <w:marTop w:val="0"/>
          <w:marBottom w:val="0"/>
          <w:divBdr>
            <w:top w:val="none" w:sz="0" w:space="0" w:color="auto"/>
            <w:left w:val="none" w:sz="0" w:space="0" w:color="auto"/>
            <w:bottom w:val="none" w:sz="0" w:space="0" w:color="auto"/>
            <w:right w:val="none" w:sz="0" w:space="0" w:color="auto"/>
          </w:divBdr>
        </w:div>
        <w:div w:id="1227686069">
          <w:marLeft w:val="640"/>
          <w:marRight w:val="0"/>
          <w:marTop w:val="0"/>
          <w:marBottom w:val="0"/>
          <w:divBdr>
            <w:top w:val="none" w:sz="0" w:space="0" w:color="auto"/>
            <w:left w:val="none" w:sz="0" w:space="0" w:color="auto"/>
            <w:bottom w:val="none" w:sz="0" w:space="0" w:color="auto"/>
            <w:right w:val="none" w:sz="0" w:space="0" w:color="auto"/>
          </w:divBdr>
        </w:div>
        <w:div w:id="1235622990">
          <w:marLeft w:val="640"/>
          <w:marRight w:val="0"/>
          <w:marTop w:val="0"/>
          <w:marBottom w:val="0"/>
          <w:divBdr>
            <w:top w:val="none" w:sz="0" w:space="0" w:color="auto"/>
            <w:left w:val="none" w:sz="0" w:space="0" w:color="auto"/>
            <w:bottom w:val="none" w:sz="0" w:space="0" w:color="auto"/>
            <w:right w:val="none" w:sz="0" w:space="0" w:color="auto"/>
          </w:divBdr>
        </w:div>
        <w:div w:id="1487472867">
          <w:marLeft w:val="640"/>
          <w:marRight w:val="0"/>
          <w:marTop w:val="0"/>
          <w:marBottom w:val="0"/>
          <w:divBdr>
            <w:top w:val="none" w:sz="0" w:space="0" w:color="auto"/>
            <w:left w:val="none" w:sz="0" w:space="0" w:color="auto"/>
            <w:bottom w:val="none" w:sz="0" w:space="0" w:color="auto"/>
            <w:right w:val="none" w:sz="0" w:space="0" w:color="auto"/>
          </w:divBdr>
        </w:div>
        <w:div w:id="1499154991">
          <w:marLeft w:val="640"/>
          <w:marRight w:val="0"/>
          <w:marTop w:val="0"/>
          <w:marBottom w:val="0"/>
          <w:divBdr>
            <w:top w:val="none" w:sz="0" w:space="0" w:color="auto"/>
            <w:left w:val="none" w:sz="0" w:space="0" w:color="auto"/>
            <w:bottom w:val="none" w:sz="0" w:space="0" w:color="auto"/>
            <w:right w:val="none" w:sz="0" w:space="0" w:color="auto"/>
          </w:divBdr>
        </w:div>
        <w:div w:id="1499274353">
          <w:marLeft w:val="640"/>
          <w:marRight w:val="0"/>
          <w:marTop w:val="0"/>
          <w:marBottom w:val="0"/>
          <w:divBdr>
            <w:top w:val="none" w:sz="0" w:space="0" w:color="auto"/>
            <w:left w:val="none" w:sz="0" w:space="0" w:color="auto"/>
            <w:bottom w:val="none" w:sz="0" w:space="0" w:color="auto"/>
            <w:right w:val="none" w:sz="0" w:space="0" w:color="auto"/>
          </w:divBdr>
        </w:div>
        <w:div w:id="1567833278">
          <w:marLeft w:val="640"/>
          <w:marRight w:val="0"/>
          <w:marTop w:val="0"/>
          <w:marBottom w:val="0"/>
          <w:divBdr>
            <w:top w:val="none" w:sz="0" w:space="0" w:color="auto"/>
            <w:left w:val="none" w:sz="0" w:space="0" w:color="auto"/>
            <w:bottom w:val="none" w:sz="0" w:space="0" w:color="auto"/>
            <w:right w:val="none" w:sz="0" w:space="0" w:color="auto"/>
          </w:divBdr>
        </w:div>
        <w:div w:id="1633897805">
          <w:marLeft w:val="640"/>
          <w:marRight w:val="0"/>
          <w:marTop w:val="0"/>
          <w:marBottom w:val="0"/>
          <w:divBdr>
            <w:top w:val="none" w:sz="0" w:space="0" w:color="auto"/>
            <w:left w:val="none" w:sz="0" w:space="0" w:color="auto"/>
            <w:bottom w:val="none" w:sz="0" w:space="0" w:color="auto"/>
            <w:right w:val="none" w:sz="0" w:space="0" w:color="auto"/>
          </w:divBdr>
        </w:div>
        <w:div w:id="1641957185">
          <w:marLeft w:val="640"/>
          <w:marRight w:val="0"/>
          <w:marTop w:val="0"/>
          <w:marBottom w:val="0"/>
          <w:divBdr>
            <w:top w:val="none" w:sz="0" w:space="0" w:color="auto"/>
            <w:left w:val="none" w:sz="0" w:space="0" w:color="auto"/>
            <w:bottom w:val="none" w:sz="0" w:space="0" w:color="auto"/>
            <w:right w:val="none" w:sz="0" w:space="0" w:color="auto"/>
          </w:divBdr>
        </w:div>
        <w:div w:id="1650867080">
          <w:marLeft w:val="640"/>
          <w:marRight w:val="0"/>
          <w:marTop w:val="0"/>
          <w:marBottom w:val="0"/>
          <w:divBdr>
            <w:top w:val="none" w:sz="0" w:space="0" w:color="auto"/>
            <w:left w:val="none" w:sz="0" w:space="0" w:color="auto"/>
            <w:bottom w:val="none" w:sz="0" w:space="0" w:color="auto"/>
            <w:right w:val="none" w:sz="0" w:space="0" w:color="auto"/>
          </w:divBdr>
        </w:div>
        <w:div w:id="1657949672">
          <w:marLeft w:val="640"/>
          <w:marRight w:val="0"/>
          <w:marTop w:val="0"/>
          <w:marBottom w:val="0"/>
          <w:divBdr>
            <w:top w:val="none" w:sz="0" w:space="0" w:color="auto"/>
            <w:left w:val="none" w:sz="0" w:space="0" w:color="auto"/>
            <w:bottom w:val="none" w:sz="0" w:space="0" w:color="auto"/>
            <w:right w:val="none" w:sz="0" w:space="0" w:color="auto"/>
          </w:divBdr>
        </w:div>
        <w:div w:id="1663311901">
          <w:marLeft w:val="640"/>
          <w:marRight w:val="0"/>
          <w:marTop w:val="0"/>
          <w:marBottom w:val="0"/>
          <w:divBdr>
            <w:top w:val="none" w:sz="0" w:space="0" w:color="auto"/>
            <w:left w:val="none" w:sz="0" w:space="0" w:color="auto"/>
            <w:bottom w:val="none" w:sz="0" w:space="0" w:color="auto"/>
            <w:right w:val="none" w:sz="0" w:space="0" w:color="auto"/>
          </w:divBdr>
        </w:div>
        <w:div w:id="1704867316">
          <w:marLeft w:val="640"/>
          <w:marRight w:val="0"/>
          <w:marTop w:val="0"/>
          <w:marBottom w:val="0"/>
          <w:divBdr>
            <w:top w:val="none" w:sz="0" w:space="0" w:color="auto"/>
            <w:left w:val="none" w:sz="0" w:space="0" w:color="auto"/>
            <w:bottom w:val="none" w:sz="0" w:space="0" w:color="auto"/>
            <w:right w:val="none" w:sz="0" w:space="0" w:color="auto"/>
          </w:divBdr>
        </w:div>
        <w:div w:id="1744599266">
          <w:marLeft w:val="640"/>
          <w:marRight w:val="0"/>
          <w:marTop w:val="0"/>
          <w:marBottom w:val="0"/>
          <w:divBdr>
            <w:top w:val="none" w:sz="0" w:space="0" w:color="auto"/>
            <w:left w:val="none" w:sz="0" w:space="0" w:color="auto"/>
            <w:bottom w:val="none" w:sz="0" w:space="0" w:color="auto"/>
            <w:right w:val="none" w:sz="0" w:space="0" w:color="auto"/>
          </w:divBdr>
        </w:div>
      </w:divsChild>
    </w:div>
    <w:div w:id="1721323627">
      <w:marLeft w:val="640"/>
      <w:marRight w:val="0"/>
      <w:marTop w:val="0"/>
      <w:marBottom w:val="0"/>
      <w:divBdr>
        <w:top w:val="none" w:sz="0" w:space="0" w:color="auto"/>
        <w:left w:val="none" w:sz="0" w:space="0" w:color="auto"/>
        <w:bottom w:val="none" w:sz="0" w:space="0" w:color="auto"/>
        <w:right w:val="none" w:sz="0" w:space="0" w:color="auto"/>
      </w:divBdr>
    </w:div>
    <w:div w:id="1721512708">
      <w:marLeft w:val="640"/>
      <w:marRight w:val="0"/>
      <w:marTop w:val="0"/>
      <w:marBottom w:val="0"/>
      <w:divBdr>
        <w:top w:val="none" w:sz="0" w:space="0" w:color="auto"/>
        <w:left w:val="none" w:sz="0" w:space="0" w:color="auto"/>
        <w:bottom w:val="none" w:sz="0" w:space="0" w:color="auto"/>
        <w:right w:val="none" w:sz="0" w:space="0" w:color="auto"/>
      </w:divBdr>
    </w:div>
    <w:div w:id="1721518144">
      <w:marLeft w:val="640"/>
      <w:marRight w:val="0"/>
      <w:marTop w:val="0"/>
      <w:marBottom w:val="0"/>
      <w:divBdr>
        <w:top w:val="none" w:sz="0" w:space="0" w:color="auto"/>
        <w:left w:val="none" w:sz="0" w:space="0" w:color="auto"/>
        <w:bottom w:val="none" w:sz="0" w:space="0" w:color="auto"/>
        <w:right w:val="none" w:sz="0" w:space="0" w:color="auto"/>
      </w:divBdr>
    </w:div>
    <w:div w:id="1721591055">
      <w:marLeft w:val="640"/>
      <w:marRight w:val="0"/>
      <w:marTop w:val="0"/>
      <w:marBottom w:val="0"/>
      <w:divBdr>
        <w:top w:val="none" w:sz="0" w:space="0" w:color="auto"/>
        <w:left w:val="none" w:sz="0" w:space="0" w:color="auto"/>
        <w:bottom w:val="none" w:sz="0" w:space="0" w:color="auto"/>
        <w:right w:val="none" w:sz="0" w:space="0" w:color="auto"/>
      </w:divBdr>
    </w:div>
    <w:div w:id="1721708423">
      <w:marLeft w:val="640"/>
      <w:marRight w:val="0"/>
      <w:marTop w:val="0"/>
      <w:marBottom w:val="0"/>
      <w:divBdr>
        <w:top w:val="none" w:sz="0" w:space="0" w:color="auto"/>
        <w:left w:val="none" w:sz="0" w:space="0" w:color="auto"/>
        <w:bottom w:val="none" w:sz="0" w:space="0" w:color="auto"/>
        <w:right w:val="none" w:sz="0" w:space="0" w:color="auto"/>
      </w:divBdr>
    </w:div>
    <w:div w:id="1721778781">
      <w:marLeft w:val="640"/>
      <w:marRight w:val="0"/>
      <w:marTop w:val="0"/>
      <w:marBottom w:val="0"/>
      <w:divBdr>
        <w:top w:val="none" w:sz="0" w:space="0" w:color="auto"/>
        <w:left w:val="none" w:sz="0" w:space="0" w:color="auto"/>
        <w:bottom w:val="none" w:sz="0" w:space="0" w:color="auto"/>
        <w:right w:val="none" w:sz="0" w:space="0" w:color="auto"/>
      </w:divBdr>
    </w:div>
    <w:div w:id="1721783352">
      <w:marLeft w:val="640"/>
      <w:marRight w:val="0"/>
      <w:marTop w:val="0"/>
      <w:marBottom w:val="0"/>
      <w:divBdr>
        <w:top w:val="none" w:sz="0" w:space="0" w:color="auto"/>
        <w:left w:val="none" w:sz="0" w:space="0" w:color="auto"/>
        <w:bottom w:val="none" w:sz="0" w:space="0" w:color="auto"/>
        <w:right w:val="none" w:sz="0" w:space="0" w:color="auto"/>
      </w:divBdr>
    </w:div>
    <w:div w:id="1721854078">
      <w:marLeft w:val="640"/>
      <w:marRight w:val="0"/>
      <w:marTop w:val="0"/>
      <w:marBottom w:val="0"/>
      <w:divBdr>
        <w:top w:val="none" w:sz="0" w:space="0" w:color="auto"/>
        <w:left w:val="none" w:sz="0" w:space="0" w:color="auto"/>
        <w:bottom w:val="none" w:sz="0" w:space="0" w:color="auto"/>
        <w:right w:val="none" w:sz="0" w:space="0" w:color="auto"/>
      </w:divBdr>
    </w:div>
    <w:div w:id="1721855163">
      <w:marLeft w:val="640"/>
      <w:marRight w:val="0"/>
      <w:marTop w:val="0"/>
      <w:marBottom w:val="0"/>
      <w:divBdr>
        <w:top w:val="none" w:sz="0" w:space="0" w:color="auto"/>
        <w:left w:val="none" w:sz="0" w:space="0" w:color="auto"/>
        <w:bottom w:val="none" w:sz="0" w:space="0" w:color="auto"/>
        <w:right w:val="none" w:sz="0" w:space="0" w:color="auto"/>
      </w:divBdr>
    </w:div>
    <w:div w:id="1721859259">
      <w:marLeft w:val="640"/>
      <w:marRight w:val="0"/>
      <w:marTop w:val="0"/>
      <w:marBottom w:val="0"/>
      <w:divBdr>
        <w:top w:val="none" w:sz="0" w:space="0" w:color="auto"/>
        <w:left w:val="none" w:sz="0" w:space="0" w:color="auto"/>
        <w:bottom w:val="none" w:sz="0" w:space="0" w:color="auto"/>
        <w:right w:val="none" w:sz="0" w:space="0" w:color="auto"/>
      </w:divBdr>
    </w:div>
    <w:div w:id="1721899152">
      <w:marLeft w:val="640"/>
      <w:marRight w:val="0"/>
      <w:marTop w:val="0"/>
      <w:marBottom w:val="0"/>
      <w:divBdr>
        <w:top w:val="none" w:sz="0" w:space="0" w:color="auto"/>
        <w:left w:val="none" w:sz="0" w:space="0" w:color="auto"/>
        <w:bottom w:val="none" w:sz="0" w:space="0" w:color="auto"/>
        <w:right w:val="none" w:sz="0" w:space="0" w:color="auto"/>
      </w:divBdr>
    </w:div>
    <w:div w:id="1721901414">
      <w:marLeft w:val="640"/>
      <w:marRight w:val="0"/>
      <w:marTop w:val="0"/>
      <w:marBottom w:val="0"/>
      <w:divBdr>
        <w:top w:val="none" w:sz="0" w:space="0" w:color="auto"/>
        <w:left w:val="none" w:sz="0" w:space="0" w:color="auto"/>
        <w:bottom w:val="none" w:sz="0" w:space="0" w:color="auto"/>
        <w:right w:val="none" w:sz="0" w:space="0" w:color="auto"/>
      </w:divBdr>
    </w:div>
    <w:div w:id="1721974701">
      <w:marLeft w:val="640"/>
      <w:marRight w:val="0"/>
      <w:marTop w:val="0"/>
      <w:marBottom w:val="0"/>
      <w:divBdr>
        <w:top w:val="none" w:sz="0" w:space="0" w:color="auto"/>
        <w:left w:val="none" w:sz="0" w:space="0" w:color="auto"/>
        <w:bottom w:val="none" w:sz="0" w:space="0" w:color="auto"/>
        <w:right w:val="none" w:sz="0" w:space="0" w:color="auto"/>
      </w:divBdr>
    </w:div>
    <w:div w:id="1722051993">
      <w:marLeft w:val="640"/>
      <w:marRight w:val="0"/>
      <w:marTop w:val="0"/>
      <w:marBottom w:val="0"/>
      <w:divBdr>
        <w:top w:val="none" w:sz="0" w:space="0" w:color="auto"/>
        <w:left w:val="none" w:sz="0" w:space="0" w:color="auto"/>
        <w:bottom w:val="none" w:sz="0" w:space="0" w:color="auto"/>
        <w:right w:val="none" w:sz="0" w:space="0" w:color="auto"/>
      </w:divBdr>
    </w:div>
    <w:div w:id="1722097530">
      <w:marLeft w:val="640"/>
      <w:marRight w:val="0"/>
      <w:marTop w:val="0"/>
      <w:marBottom w:val="0"/>
      <w:divBdr>
        <w:top w:val="none" w:sz="0" w:space="0" w:color="auto"/>
        <w:left w:val="none" w:sz="0" w:space="0" w:color="auto"/>
        <w:bottom w:val="none" w:sz="0" w:space="0" w:color="auto"/>
        <w:right w:val="none" w:sz="0" w:space="0" w:color="auto"/>
      </w:divBdr>
    </w:div>
    <w:div w:id="1722291215">
      <w:bodyDiv w:val="1"/>
      <w:marLeft w:val="0"/>
      <w:marRight w:val="0"/>
      <w:marTop w:val="0"/>
      <w:marBottom w:val="0"/>
      <w:divBdr>
        <w:top w:val="none" w:sz="0" w:space="0" w:color="auto"/>
        <w:left w:val="none" w:sz="0" w:space="0" w:color="auto"/>
        <w:bottom w:val="none" w:sz="0" w:space="0" w:color="auto"/>
        <w:right w:val="none" w:sz="0" w:space="0" w:color="auto"/>
      </w:divBdr>
      <w:divsChild>
        <w:div w:id="20322158">
          <w:marLeft w:val="0"/>
          <w:marRight w:val="0"/>
          <w:marTop w:val="0"/>
          <w:marBottom w:val="0"/>
          <w:divBdr>
            <w:top w:val="none" w:sz="0" w:space="0" w:color="auto"/>
            <w:left w:val="none" w:sz="0" w:space="0" w:color="auto"/>
            <w:bottom w:val="none" w:sz="0" w:space="0" w:color="auto"/>
            <w:right w:val="none" w:sz="0" w:space="0" w:color="auto"/>
          </w:divBdr>
        </w:div>
        <w:div w:id="31004005">
          <w:marLeft w:val="0"/>
          <w:marRight w:val="0"/>
          <w:marTop w:val="0"/>
          <w:marBottom w:val="0"/>
          <w:divBdr>
            <w:top w:val="none" w:sz="0" w:space="0" w:color="auto"/>
            <w:left w:val="none" w:sz="0" w:space="0" w:color="auto"/>
            <w:bottom w:val="none" w:sz="0" w:space="0" w:color="auto"/>
            <w:right w:val="none" w:sz="0" w:space="0" w:color="auto"/>
          </w:divBdr>
        </w:div>
        <w:div w:id="41681843">
          <w:marLeft w:val="0"/>
          <w:marRight w:val="0"/>
          <w:marTop w:val="0"/>
          <w:marBottom w:val="0"/>
          <w:divBdr>
            <w:top w:val="none" w:sz="0" w:space="0" w:color="auto"/>
            <w:left w:val="none" w:sz="0" w:space="0" w:color="auto"/>
            <w:bottom w:val="none" w:sz="0" w:space="0" w:color="auto"/>
            <w:right w:val="none" w:sz="0" w:space="0" w:color="auto"/>
          </w:divBdr>
          <w:divsChild>
            <w:div w:id="126901382">
              <w:marLeft w:val="0"/>
              <w:marRight w:val="0"/>
              <w:marTop w:val="0"/>
              <w:marBottom w:val="0"/>
              <w:divBdr>
                <w:top w:val="none" w:sz="0" w:space="0" w:color="auto"/>
                <w:left w:val="none" w:sz="0" w:space="0" w:color="auto"/>
                <w:bottom w:val="none" w:sz="0" w:space="0" w:color="auto"/>
                <w:right w:val="none" w:sz="0" w:space="0" w:color="auto"/>
              </w:divBdr>
            </w:div>
            <w:div w:id="139159810">
              <w:marLeft w:val="0"/>
              <w:marRight w:val="0"/>
              <w:marTop w:val="0"/>
              <w:marBottom w:val="0"/>
              <w:divBdr>
                <w:top w:val="none" w:sz="0" w:space="0" w:color="auto"/>
                <w:left w:val="none" w:sz="0" w:space="0" w:color="auto"/>
                <w:bottom w:val="none" w:sz="0" w:space="0" w:color="auto"/>
                <w:right w:val="none" w:sz="0" w:space="0" w:color="auto"/>
              </w:divBdr>
            </w:div>
            <w:div w:id="146287649">
              <w:marLeft w:val="0"/>
              <w:marRight w:val="0"/>
              <w:marTop w:val="0"/>
              <w:marBottom w:val="0"/>
              <w:divBdr>
                <w:top w:val="none" w:sz="0" w:space="0" w:color="auto"/>
                <w:left w:val="none" w:sz="0" w:space="0" w:color="auto"/>
                <w:bottom w:val="none" w:sz="0" w:space="0" w:color="auto"/>
                <w:right w:val="none" w:sz="0" w:space="0" w:color="auto"/>
              </w:divBdr>
            </w:div>
            <w:div w:id="190338836">
              <w:marLeft w:val="0"/>
              <w:marRight w:val="0"/>
              <w:marTop w:val="0"/>
              <w:marBottom w:val="0"/>
              <w:divBdr>
                <w:top w:val="none" w:sz="0" w:space="0" w:color="auto"/>
                <w:left w:val="none" w:sz="0" w:space="0" w:color="auto"/>
                <w:bottom w:val="none" w:sz="0" w:space="0" w:color="auto"/>
                <w:right w:val="none" w:sz="0" w:space="0" w:color="auto"/>
              </w:divBdr>
            </w:div>
            <w:div w:id="200750051">
              <w:marLeft w:val="0"/>
              <w:marRight w:val="0"/>
              <w:marTop w:val="0"/>
              <w:marBottom w:val="0"/>
              <w:divBdr>
                <w:top w:val="none" w:sz="0" w:space="0" w:color="auto"/>
                <w:left w:val="none" w:sz="0" w:space="0" w:color="auto"/>
                <w:bottom w:val="none" w:sz="0" w:space="0" w:color="auto"/>
                <w:right w:val="none" w:sz="0" w:space="0" w:color="auto"/>
              </w:divBdr>
            </w:div>
            <w:div w:id="324600151">
              <w:marLeft w:val="0"/>
              <w:marRight w:val="0"/>
              <w:marTop w:val="0"/>
              <w:marBottom w:val="0"/>
              <w:divBdr>
                <w:top w:val="none" w:sz="0" w:space="0" w:color="auto"/>
                <w:left w:val="none" w:sz="0" w:space="0" w:color="auto"/>
                <w:bottom w:val="none" w:sz="0" w:space="0" w:color="auto"/>
                <w:right w:val="none" w:sz="0" w:space="0" w:color="auto"/>
              </w:divBdr>
            </w:div>
            <w:div w:id="525756483">
              <w:marLeft w:val="0"/>
              <w:marRight w:val="0"/>
              <w:marTop w:val="0"/>
              <w:marBottom w:val="0"/>
              <w:divBdr>
                <w:top w:val="none" w:sz="0" w:space="0" w:color="auto"/>
                <w:left w:val="none" w:sz="0" w:space="0" w:color="auto"/>
                <w:bottom w:val="none" w:sz="0" w:space="0" w:color="auto"/>
                <w:right w:val="none" w:sz="0" w:space="0" w:color="auto"/>
              </w:divBdr>
            </w:div>
            <w:div w:id="525828045">
              <w:marLeft w:val="0"/>
              <w:marRight w:val="0"/>
              <w:marTop w:val="0"/>
              <w:marBottom w:val="0"/>
              <w:divBdr>
                <w:top w:val="none" w:sz="0" w:space="0" w:color="auto"/>
                <w:left w:val="none" w:sz="0" w:space="0" w:color="auto"/>
                <w:bottom w:val="none" w:sz="0" w:space="0" w:color="auto"/>
                <w:right w:val="none" w:sz="0" w:space="0" w:color="auto"/>
              </w:divBdr>
            </w:div>
            <w:div w:id="622540187">
              <w:marLeft w:val="0"/>
              <w:marRight w:val="0"/>
              <w:marTop w:val="0"/>
              <w:marBottom w:val="0"/>
              <w:divBdr>
                <w:top w:val="none" w:sz="0" w:space="0" w:color="auto"/>
                <w:left w:val="none" w:sz="0" w:space="0" w:color="auto"/>
                <w:bottom w:val="none" w:sz="0" w:space="0" w:color="auto"/>
                <w:right w:val="none" w:sz="0" w:space="0" w:color="auto"/>
              </w:divBdr>
            </w:div>
            <w:div w:id="827214885">
              <w:marLeft w:val="0"/>
              <w:marRight w:val="0"/>
              <w:marTop w:val="0"/>
              <w:marBottom w:val="0"/>
              <w:divBdr>
                <w:top w:val="none" w:sz="0" w:space="0" w:color="auto"/>
                <w:left w:val="none" w:sz="0" w:space="0" w:color="auto"/>
                <w:bottom w:val="none" w:sz="0" w:space="0" w:color="auto"/>
                <w:right w:val="none" w:sz="0" w:space="0" w:color="auto"/>
              </w:divBdr>
            </w:div>
            <w:div w:id="926496510">
              <w:marLeft w:val="0"/>
              <w:marRight w:val="0"/>
              <w:marTop w:val="0"/>
              <w:marBottom w:val="0"/>
              <w:divBdr>
                <w:top w:val="none" w:sz="0" w:space="0" w:color="auto"/>
                <w:left w:val="none" w:sz="0" w:space="0" w:color="auto"/>
                <w:bottom w:val="none" w:sz="0" w:space="0" w:color="auto"/>
                <w:right w:val="none" w:sz="0" w:space="0" w:color="auto"/>
              </w:divBdr>
            </w:div>
            <w:div w:id="931664150">
              <w:marLeft w:val="0"/>
              <w:marRight w:val="0"/>
              <w:marTop w:val="0"/>
              <w:marBottom w:val="0"/>
              <w:divBdr>
                <w:top w:val="none" w:sz="0" w:space="0" w:color="auto"/>
                <w:left w:val="none" w:sz="0" w:space="0" w:color="auto"/>
                <w:bottom w:val="none" w:sz="0" w:space="0" w:color="auto"/>
                <w:right w:val="none" w:sz="0" w:space="0" w:color="auto"/>
              </w:divBdr>
            </w:div>
            <w:div w:id="952400582">
              <w:marLeft w:val="0"/>
              <w:marRight w:val="0"/>
              <w:marTop w:val="0"/>
              <w:marBottom w:val="0"/>
              <w:divBdr>
                <w:top w:val="none" w:sz="0" w:space="0" w:color="auto"/>
                <w:left w:val="none" w:sz="0" w:space="0" w:color="auto"/>
                <w:bottom w:val="none" w:sz="0" w:space="0" w:color="auto"/>
                <w:right w:val="none" w:sz="0" w:space="0" w:color="auto"/>
              </w:divBdr>
            </w:div>
            <w:div w:id="1297880960">
              <w:marLeft w:val="0"/>
              <w:marRight w:val="0"/>
              <w:marTop w:val="0"/>
              <w:marBottom w:val="0"/>
              <w:divBdr>
                <w:top w:val="none" w:sz="0" w:space="0" w:color="auto"/>
                <w:left w:val="none" w:sz="0" w:space="0" w:color="auto"/>
                <w:bottom w:val="none" w:sz="0" w:space="0" w:color="auto"/>
                <w:right w:val="none" w:sz="0" w:space="0" w:color="auto"/>
              </w:divBdr>
            </w:div>
            <w:div w:id="1393579965">
              <w:marLeft w:val="0"/>
              <w:marRight w:val="0"/>
              <w:marTop w:val="0"/>
              <w:marBottom w:val="0"/>
              <w:divBdr>
                <w:top w:val="none" w:sz="0" w:space="0" w:color="auto"/>
                <w:left w:val="none" w:sz="0" w:space="0" w:color="auto"/>
                <w:bottom w:val="none" w:sz="0" w:space="0" w:color="auto"/>
                <w:right w:val="none" w:sz="0" w:space="0" w:color="auto"/>
              </w:divBdr>
            </w:div>
            <w:div w:id="1641881294">
              <w:marLeft w:val="0"/>
              <w:marRight w:val="0"/>
              <w:marTop w:val="0"/>
              <w:marBottom w:val="0"/>
              <w:divBdr>
                <w:top w:val="none" w:sz="0" w:space="0" w:color="auto"/>
                <w:left w:val="none" w:sz="0" w:space="0" w:color="auto"/>
                <w:bottom w:val="none" w:sz="0" w:space="0" w:color="auto"/>
                <w:right w:val="none" w:sz="0" w:space="0" w:color="auto"/>
              </w:divBdr>
            </w:div>
            <w:div w:id="1709256745">
              <w:marLeft w:val="0"/>
              <w:marRight w:val="0"/>
              <w:marTop w:val="0"/>
              <w:marBottom w:val="0"/>
              <w:divBdr>
                <w:top w:val="none" w:sz="0" w:space="0" w:color="auto"/>
                <w:left w:val="none" w:sz="0" w:space="0" w:color="auto"/>
                <w:bottom w:val="none" w:sz="0" w:space="0" w:color="auto"/>
                <w:right w:val="none" w:sz="0" w:space="0" w:color="auto"/>
              </w:divBdr>
            </w:div>
          </w:divsChild>
        </w:div>
        <w:div w:id="66466603">
          <w:marLeft w:val="0"/>
          <w:marRight w:val="0"/>
          <w:marTop w:val="0"/>
          <w:marBottom w:val="0"/>
          <w:divBdr>
            <w:top w:val="none" w:sz="0" w:space="0" w:color="auto"/>
            <w:left w:val="none" w:sz="0" w:space="0" w:color="auto"/>
            <w:bottom w:val="none" w:sz="0" w:space="0" w:color="auto"/>
            <w:right w:val="none" w:sz="0" w:space="0" w:color="auto"/>
          </w:divBdr>
        </w:div>
        <w:div w:id="120999432">
          <w:marLeft w:val="0"/>
          <w:marRight w:val="0"/>
          <w:marTop w:val="0"/>
          <w:marBottom w:val="0"/>
          <w:divBdr>
            <w:top w:val="none" w:sz="0" w:space="0" w:color="auto"/>
            <w:left w:val="none" w:sz="0" w:space="0" w:color="auto"/>
            <w:bottom w:val="none" w:sz="0" w:space="0" w:color="auto"/>
            <w:right w:val="none" w:sz="0" w:space="0" w:color="auto"/>
          </w:divBdr>
        </w:div>
        <w:div w:id="132136494">
          <w:marLeft w:val="0"/>
          <w:marRight w:val="0"/>
          <w:marTop w:val="0"/>
          <w:marBottom w:val="0"/>
          <w:divBdr>
            <w:top w:val="none" w:sz="0" w:space="0" w:color="auto"/>
            <w:left w:val="none" w:sz="0" w:space="0" w:color="auto"/>
            <w:bottom w:val="none" w:sz="0" w:space="0" w:color="auto"/>
            <w:right w:val="none" w:sz="0" w:space="0" w:color="auto"/>
          </w:divBdr>
        </w:div>
        <w:div w:id="137111343">
          <w:marLeft w:val="0"/>
          <w:marRight w:val="0"/>
          <w:marTop w:val="0"/>
          <w:marBottom w:val="0"/>
          <w:divBdr>
            <w:top w:val="none" w:sz="0" w:space="0" w:color="auto"/>
            <w:left w:val="none" w:sz="0" w:space="0" w:color="auto"/>
            <w:bottom w:val="none" w:sz="0" w:space="0" w:color="auto"/>
            <w:right w:val="none" w:sz="0" w:space="0" w:color="auto"/>
          </w:divBdr>
          <w:divsChild>
            <w:div w:id="12265561">
              <w:marLeft w:val="0"/>
              <w:marRight w:val="0"/>
              <w:marTop w:val="0"/>
              <w:marBottom w:val="0"/>
              <w:divBdr>
                <w:top w:val="none" w:sz="0" w:space="0" w:color="auto"/>
                <w:left w:val="none" w:sz="0" w:space="0" w:color="auto"/>
                <w:bottom w:val="none" w:sz="0" w:space="0" w:color="auto"/>
                <w:right w:val="none" w:sz="0" w:space="0" w:color="auto"/>
              </w:divBdr>
            </w:div>
            <w:div w:id="18313757">
              <w:marLeft w:val="0"/>
              <w:marRight w:val="0"/>
              <w:marTop w:val="0"/>
              <w:marBottom w:val="0"/>
              <w:divBdr>
                <w:top w:val="none" w:sz="0" w:space="0" w:color="auto"/>
                <w:left w:val="none" w:sz="0" w:space="0" w:color="auto"/>
                <w:bottom w:val="none" w:sz="0" w:space="0" w:color="auto"/>
                <w:right w:val="none" w:sz="0" w:space="0" w:color="auto"/>
              </w:divBdr>
            </w:div>
            <w:div w:id="227687529">
              <w:marLeft w:val="0"/>
              <w:marRight w:val="0"/>
              <w:marTop w:val="0"/>
              <w:marBottom w:val="0"/>
              <w:divBdr>
                <w:top w:val="none" w:sz="0" w:space="0" w:color="auto"/>
                <w:left w:val="none" w:sz="0" w:space="0" w:color="auto"/>
                <w:bottom w:val="none" w:sz="0" w:space="0" w:color="auto"/>
                <w:right w:val="none" w:sz="0" w:space="0" w:color="auto"/>
              </w:divBdr>
            </w:div>
            <w:div w:id="272129910">
              <w:marLeft w:val="0"/>
              <w:marRight w:val="0"/>
              <w:marTop w:val="0"/>
              <w:marBottom w:val="0"/>
              <w:divBdr>
                <w:top w:val="none" w:sz="0" w:space="0" w:color="auto"/>
                <w:left w:val="none" w:sz="0" w:space="0" w:color="auto"/>
                <w:bottom w:val="none" w:sz="0" w:space="0" w:color="auto"/>
                <w:right w:val="none" w:sz="0" w:space="0" w:color="auto"/>
              </w:divBdr>
            </w:div>
            <w:div w:id="308019794">
              <w:marLeft w:val="0"/>
              <w:marRight w:val="0"/>
              <w:marTop w:val="0"/>
              <w:marBottom w:val="0"/>
              <w:divBdr>
                <w:top w:val="none" w:sz="0" w:space="0" w:color="auto"/>
                <w:left w:val="none" w:sz="0" w:space="0" w:color="auto"/>
                <w:bottom w:val="none" w:sz="0" w:space="0" w:color="auto"/>
                <w:right w:val="none" w:sz="0" w:space="0" w:color="auto"/>
              </w:divBdr>
            </w:div>
            <w:div w:id="407072433">
              <w:marLeft w:val="0"/>
              <w:marRight w:val="0"/>
              <w:marTop w:val="0"/>
              <w:marBottom w:val="0"/>
              <w:divBdr>
                <w:top w:val="none" w:sz="0" w:space="0" w:color="auto"/>
                <w:left w:val="none" w:sz="0" w:space="0" w:color="auto"/>
                <w:bottom w:val="none" w:sz="0" w:space="0" w:color="auto"/>
                <w:right w:val="none" w:sz="0" w:space="0" w:color="auto"/>
              </w:divBdr>
            </w:div>
            <w:div w:id="427585663">
              <w:marLeft w:val="0"/>
              <w:marRight w:val="0"/>
              <w:marTop w:val="0"/>
              <w:marBottom w:val="0"/>
              <w:divBdr>
                <w:top w:val="none" w:sz="0" w:space="0" w:color="auto"/>
                <w:left w:val="none" w:sz="0" w:space="0" w:color="auto"/>
                <w:bottom w:val="none" w:sz="0" w:space="0" w:color="auto"/>
                <w:right w:val="none" w:sz="0" w:space="0" w:color="auto"/>
              </w:divBdr>
            </w:div>
            <w:div w:id="481233473">
              <w:marLeft w:val="0"/>
              <w:marRight w:val="0"/>
              <w:marTop w:val="0"/>
              <w:marBottom w:val="0"/>
              <w:divBdr>
                <w:top w:val="none" w:sz="0" w:space="0" w:color="auto"/>
                <w:left w:val="none" w:sz="0" w:space="0" w:color="auto"/>
                <w:bottom w:val="none" w:sz="0" w:space="0" w:color="auto"/>
                <w:right w:val="none" w:sz="0" w:space="0" w:color="auto"/>
              </w:divBdr>
            </w:div>
            <w:div w:id="601718416">
              <w:marLeft w:val="0"/>
              <w:marRight w:val="0"/>
              <w:marTop w:val="0"/>
              <w:marBottom w:val="0"/>
              <w:divBdr>
                <w:top w:val="none" w:sz="0" w:space="0" w:color="auto"/>
                <w:left w:val="none" w:sz="0" w:space="0" w:color="auto"/>
                <w:bottom w:val="none" w:sz="0" w:space="0" w:color="auto"/>
                <w:right w:val="none" w:sz="0" w:space="0" w:color="auto"/>
              </w:divBdr>
            </w:div>
            <w:div w:id="653606185">
              <w:marLeft w:val="0"/>
              <w:marRight w:val="0"/>
              <w:marTop w:val="0"/>
              <w:marBottom w:val="0"/>
              <w:divBdr>
                <w:top w:val="none" w:sz="0" w:space="0" w:color="auto"/>
                <w:left w:val="none" w:sz="0" w:space="0" w:color="auto"/>
                <w:bottom w:val="none" w:sz="0" w:space="0" w:color="auto"/>
                <w:right w:val="none" w:sz="0" w:space="0" w:color="auto"/>
              </w:divBdr>
            </w:div>
            <w:div w:id="901599768">
              <w:marLeft w:val="0"/>
              <w:marRight w:val="0"/>
              <w:marTop w:val="0"/>
              <w:marBottom w:val="0"/>
              <w:divBdr>
                <w:top w:val="none" w:sz="0" w:space="0" w:color="auto"/>
                <w:left w:val="none" w:sz="0" w:space="0" w:color="auto"/>
                <w:bottom w:val="none" w:sz="0" w:space="0" w:color="auto"/>
                <w:right w:val="none" w:sz="0" w:space="0" w:color="auto"/>
              </w:divBdr>
            </w:div>
            <w:div w:id="989602808">
              <w:marLeft w:val="0"/>
              <w:marRight w:val="0"/>
              <w:marTop w:val="0"/>
              <w:marBottom w:val="0"/>
              <w:divBdr>
                <w:top w:val="none" w:sz="0" w:space="0" w:color="auto"/>
                <w:left w:val="none" w:sz="0" w:space="0" w:color="auto"/>
                <w:bottom w:val="none" w:sz="0" w:space="0" w:color="auto"/>
                <w:right w:val="none" w:sz="0" w:space="0" w:color="auto"/>
              </w:divBdr>
            </w:div>
            <w:div w:id="1293052914">
              <w:marLeft w:val="0"/>
              <w:marRight w:val="0"/>
              <w:marTop w:val="0"/>
              <w:marBottom w:val="0"/>
              <w:divBdr>
                <w:top w:val="none" w:sz="0" w:space="0" w:color="auto"/>
                <w:left w:val="none" w:sz="0" w:space="0" w:color="auto"/>
                <w:bottom w:val="none" w:sz="0" w:space="0" w:color="auto"/>
                <w:right w:val="none" w:sz="0" w:space="0" w:color="auto"/>
              </w:divBdr>
            </w:div>
            <w:div w:id="1416898495">
              <w:marLeft w:val="0"/>
              <w:marRight w:val="0"/>
              <w:marTop w:val="0"/>
              <w:marBottom w:val="0"/>
              <w:divBdr>
                <w:top w:val="none" w:sz="0" w:space="0" w:color="auto"/>
                <w:left w:val="none" w:sz="0" w:space="0" w:color="auto"/>
                <w:bottom w:val="none" w:sz="0" w:space="0" w:color="auto"/>
                <w:right w:val="none" w:sz="0" w:space="0" w:color="auto"/>
              </w:divBdr>
            </w:div>
            <w:div w:id="1578436622">
              <w:marLeft w:val="0"/>
              <w:marRight w:val="0"/>
              <w:marTop w:val="0"/>
              <w:marBottom w:val="0"/>
              <w:divBdr>
                <w:top w:val="none" w:sz="0" w:space="0" w:color="auto"/>
                <w:left w:val="none" w:sz="0" w:space="0" w:color="auto"/>
                <w:bottom w:val="none" w:sz="0" w:space="0" w:color="auto"/>
                <w:right w:val="none" w:sz="0" w:space="0" w:color="auto"/>
              </w:divBdr>
            </w:div>
          </w:divsChild>
        </w:div>
        <w:div w:id="146166322">
          <w:marLeft w:val="0"/>
          <w:marRight w:val="0"/>
          <w:marTop w:val="0"/>
          <w:marBottom w:val="0"/>
          <w:divBdr>
            <w:top w:val="none" w:sz="0" w:space="0" w:color="auto"/>
            <w:left w:val="none" w:sz="0" w:space="0" w:color="auto"/>
            <w:bottom w:val="none" w:sz="0" w:space="0" w:color="auto"/>
            <w:right w:val="none" w:sz="0" w:space="0" w:color="auto"/>
          </w:divBdr>
          <w:divsChild>
            <w:div w:id="284120618">
              <w:marLeft w:val="0"/>
              <w:marRight w:val="0"/>
              <w:marTop w:val="0"/>
              <w:marBottom w:val="0"/>
              <w:divBdr>
                <w:top w:val="none" w:sz="0" w:space="0" w:color="auto"/>
                <w:left w:val="none" w:sz="0" w:space="0" w:color="auto"/>
                <w:bottom w:val="none" w:sz="0" w:space="0" w:color="auto"/>
                <w:right w:val="none" w:sz="0" w:space="0" w:color="auto"/>
              </w:divBdr>
            </w:div>
            <w:div w:id="322052594">
              <w:marLeft w:val="0"/>
              <w:marRight w:val="0"/>
              <w:marTop w:val="0"/>
              <w:marBottom w:val="0"/>
              <w:divBdr>
                <w:top w:val="none" w:sz="0" w:space="0" w:color="auto"/>
                <w:left w:val="none" w:sz="0" w:space="0" w:color="auto"/>
                <w:bottom w:val="none" w:sz="0" w:space="0" w:color="auto"/>
                <w:right w:val="none" w:sz="0" w:space="0" w:color="auto"/>
              </w:divBdr>
            </w:div>
            <w:div w:id="348416467">
              <w:marLeft w:val="0"/>
              <w:marRight w:val="0"/>
              <w:marTop w:val="0"/>
              <w:marBottom w:val="0"/>
              <w:divBdr>
                <w:top w:val="none" w:sz="0" w:space="0" w:color="auto"/>
                <w:left w:val="none" w:sz="0" w:space="0" w:color="auto"/>
                <w:bottom w:val="none" w:sz="0" w:space="0" w:color="auto"/>
                <w:right w:val="none" w:sz="0" w:space="0" w:color="auto"/>
              </w:divBdr>
            </w:div>
            <w:div w:id="466629833">
              <w:marLeft w:val="0"/>
              <w:marRight w:val="0"/>
              <w:marTop w:val="0"/>
              <w:marBottom w:val="0"/>
              <w:divBdr>
                <w:top w:val="none" w:sz="0" w:space="0" w:color="auto"/>
                <w:left w:val="none" w:sz="0" w:space="0" w:color="auto"/>
                <w:bottom w:val="none" w:sz="0" w:space="0" w:color="auto"/>
                <w:right w:val="none" w:sz="0" w:space="0" w:color="auto"/>
              </w:divBdr>
            </w:div>
            <w:div w:id="483744271">
              <w:marLeft w:val="0"/>
              <w:marRight w:val="0"/>
              <w:marTop w:val="0"/>
              <w:marBottom w:val="0"/>
              <w:divBdr>
                <w:top w:val="none" w:sz="0" w:space="0" w:color="auto"/>
                <w:left w:val="none" w:sz="0" w:space="0" w:color="auto"/>
                <w:bottom w:val="none" w:sz="0" w:space="0" w:color="auto"/>
                <w:right w:val="none" w:sz="0" w:space="0" w:color="auto"/>
              </w:divBdr>
            </w:div>
            <w:div w:id="500775804">
              <w:marLeft w:val="0"/>
              <w:marRight w:val="0"/>
              <w:marTop w:val="0"/>
              <w:marBottom w:val="0"/>
              <w:divBdr>
                <w:top w:val="none" w:sz="0" w:space="0" w:color="auto"/>
                <w:left w:val="none" w:sz="0" w:space="0" w:color="auto"/>
                <w:bottom w:val="none" w:sz="0" w:space="0" w:color="auto"/>
                <w:right w:val="none" w:sz="0" w:space="0" w:color="auto"/>
              </w:divBdr>
            </w:div>
            <w:div w:id="604265918">
              <w:marLeft w:val="0"/>
              <w:marRight w:val="0"/>
              <w:marTop w:val="0"/>
              <w:marBottom w:val="0"/>
              <w:divBdr>
                <w:top w:val="none" w:sz="0" w:space="0" w:color="auto"/>
                <w:left w:val="none" w:sz="0" w:space="0" w:color="auto"/>
                <w:bottom w:val="none" w:sz="0" w:space="0" w:color="auto"/>
                <w:right w:val="none" w:sz="0" w:space="0" w:color="auto"/>
              </w:divBdr>
            </w:div>
            <w:div w:id="606932373">
              <w:marLeft w:val="0"/>
              <w:marRight w:val="0"/>
              <w:marTop w:val="0"/>
              <w:marBottom w:val="0"/>
              <w:divBdr>
                <w:top w:val="none" w:sz="0" w:space="0" w:color="auto"/>
                <w:left w:val="none" w:sz="0" w:space="0" w:color="auto"/>
                <w:bottom w:val="none" w:sz="0" w:space="0" w:color="auto"/>
                <w:right w:val="none" w:sz="0" w:space="0" w:color="auto"/>
              </w:divBdr>
            </w:div>
            <w:div w:id="744229111">
              <w:marLeft w:val="0"/>
              <w:marRight w:val="0"/>
              <w:marTop w:val="0"/>
              <w:marBottom w:val="0"/>
              <w:divBdr>
                <w:top w:val="none" w:sz="0" w:space="0" w:color="auto"/>
                <w:left w:val="none" w:sz="0" w:space="0" w:color="auto"/>
                <w:bottom w:val="none" w:sz="0" w:space="0" w:color="auto"/>
                <w:right w:val="none" w:sz="0" w:space="0" w:color="auto"/>
              </w:divBdr>
            </w:div>
            <w:div w:id="983390086">
              <w:marLeft w:val="0"/>
              <w:marRight w:val="0"/>
              <w:marTop w:val="0"/>
              <w:marBottom w:val="0"/>
              <w:divBdr>
                <w:top w:val="none" w:sz="0" w:space="0" w:color="auto"/>
                <w:left w:val="none" w:sz="0" w:space="0" w:color="auto"/>
                <w:bottom w:val="none" w:sz="0" w:space="0" w:color="auto"/>
                <w:right w:val="none" w:sz="0" w:space="0" w:color="auto"/>
              </w:divBdr>
            </w:div>
            <w:div w:id="1091896348">
              <w:marLeft w:val="0"/>
              <w:marRight w:val="0"/>
              <w:marTop w:val="0"/>
              <w:marBottom w:val="0"/>
              <w:divBdr>
                <w:top w:val="none" w:sz="0" w:space="0" w:color="auto"/>
                <w:left w:val="none" w:sz="0" w:space="0" w:color="auto"/>
                <w:bottom w:val="none" w:sz="0" w:space="0" w:color="auto"/>
                <w:right w:val="none" w:sz="0" w:space="0" w:color="auto"/>
              </w:divBdr>
            </w:div>
            <w:div w:id="1259409695">
              <w:marLeft w:val="0"/>
              <w:marRight w:val="0"/>
              <w:marTop w:val="0"/>
              <w:marBottom w:val="0"/>
              <w:divBdr>
                <w:top w:val="none" w:sz="0" w:space="0" w:color="auto"/>
                <w:left w:val="none" w:sz="0" w:space="0" w:color="auto"/>
                <w:bottom w:val="none" w:sz="0" w:space="0" w:color="auto"/>
                <w:right w:val="none" w:sz="0" w:space="0" w:color="auto"/>
              </w:divBdr>
            </w:div>
            <w:div w:id="1271820870">
              <w:marLeft w:val="0"/>
              <w:marRight w:val="0"/>
              <w:marTop w:val="0"/>
              <w:marBottom w:val="0"/>
              <w:divBdr>
                <w:top w:val="none" w:sz="0" w:space="0" w:color="auto"/>
                <w:left w:val="none" w:sz="0" w:space="0" w:color="auto"/>
                <w:bottom w:val="none" w:sz="0" w:space="0" w:color="auto"/>
                <w:right w:val="none" w:sz="0" w:space="0" w:color="auto"/>
              </w:divBdr>
            </w:div>
            <w:div w:id="1350401754">
              <w:marLeft w:val="0"/>
              <w:marRight w:val="0"/>
              <w:marTop w:val="0"/>
              <w:marBottom w:val="0"/>
              <w:divBdr>
                <w:top w:val="none" w:sz="0" w:space="0" w:color="auto"/>
                <w:left w:val="none" w:sz="0" w:space="0" w:color="auto"/>
                <w:bottom w:val="none" w:sz="0" w:space="0" w:color="auto"/>
                <w:right w:val="none" w:sz="0" w:space="0" w:color="auto"/>
              </w:divBdr>
            </w:div>
            <w:div w:id="1571647542">
              <w:marLeft w:val="0"/>
              <w:marRight w:val="0"/>
              <w:marTop w:val="0"/>
              <w:marBottom w:val="0"/>
              <w:divBdr>
                <w:top w:val="none" w:sz="0" w:space="0" w:color="auto"/>
                <w:left w:val="none" w:sz="0" w:space="0" w:color="auto"/>
                <w:bottom w:val="none" w:sz="0" w:space="0" w:color="auto"/>
                <w:right w:val="none" w:sz="0" w:space="0" w:color="auto"/>
              </w:divBdr>
            </w:div>
            <w:div w:id="1590893943">
              <w:marLeft w:val="0"/>
              <w:marRight w:val="0"/>
              <w:marTop w:val="0"/>
              <w:marBottom w:val="0"/>
              <w:divBdr>
                <w:top w:val="none" w:sz="0" w:space="0" w:color="auto"/>
                <w:left w:val="none" w:sz="0" w:space="0" w:color="auto"/>
                <w:bottom w:val="none" w:sz="0" w:space="0" w:color="auto"/>
                <w:right w:val="none" w:sz="0" w:space="0" w:color="auto"/>
              </w:divBdr>
            </w:div>
            <w:div w:id="1706952621">
              <w:marLeft w:val="0"/>
              <w:marRight w:val="0"/>
              <w:marTop w:val="0"/>
              <w:marBottom w:val="0"/>
              <w:divBdr>
                <w:top w:val="none" w:sz="0" w:space="0" w:color="auto"/>
                <w:left w:val="none" w:sz="0" w:space="0" w:color="auto"/>
                <w:bottom w:val="none" w:sz="0" w:space="0" w:color="auto"/>
                <w:right w:val="none" w:sz="0" w:space="0" w:color="auto"/>
              </w:divBdr>
            </w:div>
            <w:div w:id="1715302074">
              <w:marLeft w:val="0"/>
              <w:marRight w:val="0"/>
              <w:marTop w:val="0"/>
              <w:marBottom w:val="0"/>
              <w:divBdr>
                <w:top w:val="none" w:sz="0" w:space="0" w:color="auto"/>
                <w:left w:val="none" w:sz="0" w:space="0" w:color="auto"/>
                <w:bottom w:val="none" w:sz="0" w:space="0" w:color="auto"/>
                <w:right w:val="none" w:sz="0" w:space="0" w:color="auto"/>
              </w:divBdr>
            </w:div>
          </w:divsChild>
        </w:div>
        <w:div w:id="150366521">
          <w:marLeft w:val="0"/>
          <w:marRight w:val="0"/>
          <w:marTop w:val="0"/>
          <w:marBottom w:val="0"/>
          <w:divBdr>
            <w:top w:val="none" w:sz="0" w:space="0" w:color="auto"/>
            <w:left w:val="none" w:sz="0" w:space="0" w:color="auto"/>
            <w:bottom w:val="none" w:sz="0" w:space="0" w:color="auto"/>
            <w:right w:val="none" w:sz="0" w:space="0" w:color="auto"/>
          </w:divBdr>
        </w:div>
        <w:div w:id="163786403">
          <w:marLeft w:val="0"/>
          <w:marRight w:val="0"/>
          <w:marTop w:val="0"/>
          <w:marBottom w:val="0"/>
          <w:divBdr>
            <w:top w:val="none" w:sz="0" w:space="0" w:color="auto"/>
            <w:left w:val="none" w:sz="0" w:space="0" w:color="auto"/>
            <w:bottom w:val="none" w:sz="0" w:space="0" w:color="auto"/>
            <w:right w:val="none" w:sz="0" w:space="0" w:color="auto"/>
          </w:divBdr>
        </w:div>
        <w:div w:id="184638214">
          <w:marLeft w:val="0"/>
          <w:marRight w:val="0"/>
          <w:marTop w:val="0"/>
          <w:marBottom w:val="0"/>
          <w:divBdr>
            <w:top w:val="none" w:sz="0" w:space="0" w:color="auto"/>
            <w:left w:val="none" w:sz="0" w:space="0" w:color="auto"/>
            <w:bottom w:val="none" w:sz="0" w:space="0" w:color="auto"/>
            <w:right w:val="none" w:sz="0" w:space="0" w:color="auto"/>
          </w:divBdr>
        </w:div>
        <w:div w:id="189415756">
          <w:marLeft w:val="0"/>
          <w:marRight w:val="0"/>
          <w:marTop w:val="0"/>
          <w:marBottom w:val="0"/>
          <w:divBdr>
            <w:top w:val="none" w:sz="0" w:space="0" w:color="auto"/>
            <w:left w:val="none" w:sz="0" w:space="0" w:color="auto"/>
            <w:bottom w:val="none" w:sz="0" w:space="0" w:color="auto"/>
            <w:right w:val="none" w:sz="0" w:space="0" w:color="auto"/>
          </w:divBdr>
          <w:divsChild>
            <w:div w:id="15274244">
              <w:marLeft w:val="0"/>
              <w:marRight w:val="0"/>
              <w:marTop w:val="0"/>
              <w:marBottom w:val="0"/>
              <w:divBdr>
                <w:top w:val="none" w:sz="0" w:space="0" w:color="auto"/>
                <w:left w:val="none" w:sz="0" w:space="0" w:color="auto"/>
                <w:bottom w:val="none" w:sz="0" w:space="0" w:color="auto"/>
                <w:right w:val="none" w:sz="0" w:space="0" w:color="auto"/>
              </w:divBdr>
            </w:div>
            <w:div w:id="95297438">
              <w:marLeft w:val="0"/>
              <w:marRight w:val="0"/>
              <w:marTop w:val="0"/>
              <w:marBottom w:val="0"/>
              <w:divBdr>
                <w:top w:val="none" w:sz="0" w:space="0" w:color="auto"/>
                <w:left w:val="none" w:sz="0" w:space="0" w:color="auto"/>
                <w:bottom w:val="none" w:sz="0" w:space="0" w:color="auto"/>
                <w:right w:val="none" w:sz="0" w:space="0" w:color="auto"/>
              </w:divBdr>
            </w:div>
            <w:div w:id="255557212">
              <w:marLeft w:val="0"/>
              <w:marRight w:val="0"/>
              <w:marTop w:val="0"/>
              <w:marBottom w:val="0"/>
              <w:divBdr>
                <w:top w:val="none" w:sz="0" w:space="0" w:color="auto"/>
                <w:left w:val="none" w:sz="0" w:space="0" w:color="auto"/>
                <w:bottom w:val="none" w:sz="0" w:space="0" w:color="auto"/>
                <w:right w:val="none" w:sz="0" w:space="0" w:color="auto"/>
              </w:divBdr>
            </w:div>
            <w:div w:id="292055243">
              <w:marLeft w:val="0"/>
              <w:marRight w:val="0"/>
              <w:marTop w:val="0"/>
              <w:marBottom w:val="0"/>
              <w:divBdr>
                <w:top w:val="none" w:sz="0" w:space="0" w:color="auto"/>
                <w:left w:val="none" w:sz="0" w:space="0" w:color="auto"/>
                <w:bottom w:val="none" w:sz="0" w:space="0" w:color="auto"/>
                <w:right w:val="none" w:sz="0" w:space="0" w:color="auto"/>
              </w:divBdr>
            </w:div>
            <w:div w:id="364059411">
              <w:marLeft w:val="0"/>
              <w:marRight w:val="0"/>
              <w:marTop w:val="0"/>
              <w:marBottom w:val="0"/>
              <w:divBdr>
                <w:top w:val="none" w:sz="0" w:space="0" w:color="auto"/>
                <w:left w:val="none" w:sz="0" w:space="0" w:color="auto"/>
                <w:bottom w:val="none" w:sz="0" w:space="0" w:color="auto"/>
                <w:right w:val="none" w:sz="0" w:space="0" w:color="auto"/>
              </w:divBdr>
            </w:div>
            <w:div w:id="526597534">
              <w:marLeft w:val="0"/>
              <w:marRight w:val="0"/>
              <w:marTop w:val="0"/>
              <w:marBottom w:val="0"/>
              <w:divBdr>
                <w:top w:val="none" w:sz="0" w:space="0" w:color="auto"/>
                <w:left w:val="none" w:sz="0" w:space="0" w:color="auto"/>
                <w:bottom w:val="none" w:sz="0" w:space="0" w:color="auto"/>
                <w:right w:val="none" w:sz="0" w:space="0" w:color="auto"/>
              </w:divBdr>
            </w:div>
            <w:div w:id="541210037">
              <w:marLeft w:val="0"/>
              <w:marRight w:val="0"/>
              <w:marTop w:val="0"/>
              <w:marBottom w:val="0"/>
              <w:divBdr>
                <w:top w:val="none" w:sz="0" w:space="0" w:color="auto"/>
                <w:left w:val="none" w:sz="0" w:space="0" w:color="auto"/>
                <w:bottom w:val="none" w:sz="0" w:space="0" w:color="auto"/>
                <w:right w:val="none" w:sz="0" w:space="0" w:color="auto"/>
              </w:divBdr>
            </w:div>
            <w:div w:id="689527126">
              <w:marLeft w:val="0"/>
              <w:marRight w:val="0"/>
              <w:marTop w:val="0"/>
              <w:marBottom w:val="0"/>
              <w:divBdr>
                <w:top w:val="none" w:sz="0" w:space="0" w:color="auto"/>
                <w:left w:val="none" w:sz="0" w:space="0" w:color="auto"/>
                <w:bottom w:val="none" w:sz="0" w:space="0" w:color="auto"/>
                <w:right w:val="none" w:sz="0" w:space="0" w:color="auto"/>
              </w:divBdr>
            </w:div>
            <w:div w:id="720519850">
              <w:marLeft w:val="0"/>
              <w:marRight w:val="0"/>
              <w:marTop w:val="0"/>
              <w:marBottom w:val="0"/>
              <w:divBdr>
                <w:top w:val="none" w:sz="0" w:space="0" w:color="auto"/>
                <w:left w:val="none" w:sz="0" w:space="0" w:color="auto"/>
                <w:bottom w:val="none" w:sz="0" w:space="0" w:color="auto"/>
                <w:right w:val="none" w:sz="0" w:space="0" w:color="auto"/>
              </w:divBdr>
            </w:div>
            <w:div w:id="899949274">
              <w:marLeft w:val="0"/>
              <w:marRight w:val="0"/>
              <w:marTop w:val="0"/>
              <w:marBottom w:val="0"/>
              <w:divBdr>
                <w:top w:val="none" w:sz="0" w:space="0" w:color="auto"/>
                <w:left w:val="none" w:sz="0" w:space="0" w:color="auto"/>
                <w:bottom w:val="none" w:sz="0" w:space="0" w:color="auto"/>
                <w:right w:val="none" w:sz="0" w:space="0" w:color="auto"/>
              </w:divBdr>
            </w:div>
            <w:div w:id="950471631">
              <w:marLeft w:val="0"/>
              <w:marRight w:val="0"/>
              <w:marTop w:val="0"/>
              <w:marBottom w:val="0"/>
              <w:divBdr>
                <w:top w:val="none" w:sz="0" w:space="0" w:color="auto"/>
                <w:left w:val="none" w:sz="0" w:space="0" w:color="auto"/>
                <w:bottom w:val="none" w:sz="0" w:space="0" w:color="auto"/>
                <w:right w:val="none" w:sz="0" w:space="0" w:color="auto"/>
              </w:divBdr>
            </w:div>
            <w:div w:id="1021589771">
              <w:marLeft w:val="0"/>
              <w:marRight w:val="0"/>
              <w:marTop w:val="0"/>
              <w:marBottom w:val="0"/>
              <w:divBdr>
                <w:top w:val="none" w:sz="0" w:space="0" w:color="auto"/>
                <w:left w:val="none" w:sz="0" w:space="0" w:color="auto"/>
                <w:bottom w:val="none" w:sz="0" w:space="0" w:color="auto"/>
                <w:right w:val="none" w:sz="0" w:space="0" w:color="auto"/>
              </w:divBdr>
            </w:div>
            <w:div w:id="1036201987">
              <w:marLeft w:val="0"/>
              <w:marRight w:val="0"/>
              <w:marTop w:val="0"/>
              <w:marBottom w:val="0"/>
              <w:divBdr>
                <w:top w:val="none" w:sz="0" w:space="0" w:color="auto"/>
                <w:left w:val="none" w:sz="0" w:space="0" w:color="auto"/>
                <w:bottom w:val="none" w:sz="0" w:space="0" w:color="auto"/>
                <w:right w:val="none" w:sz="0" w:space="0" w:color="auto"/>
              </w:divBdr>
            </w:div>
            <w:div w:id="1217621914">
              <w:marLeft w:val="0"/>
              <w:marRight w:val="0"/>
              <w:marTop w:val="0"/>
              <w:marBottom w:val="0"/>
              <w:divBdr>
                <w:top w:val="none" w:sz="0" w:space="0" w:color="auto"/>
                <w:left w:val="none" w:sz="0" w:space="0" w:color="auto"/>
                <w:bottom w:val="none" w:sz="0" w:space="0" w:color="auto"/>
                <w:right w:val="none" w:sz="0" w:space="0" w:color="auto"/>
              </w:divBdr>
            </w:div>
            <w:div w:id="1338145615">
              <w:marLeft w:val="0"/>
              <w:marRight w:val="0"/>
              <w:marTop w:val="0"/>
              <w:marBottom w:val="0"/>
              <w:divBdr>
                <w:top w:val="none" w:sz="0" w:space="0" w:color="auto"/>
                <w:left w:val="none" w:sz="0" w:space="0" w:color="auto"/>
                <w:bottom w:val="none" w:sz="0" w:space="0" w:color="auto"/>
                <w:right w:val="none" w:sz="0" w:space="0" w:color="auto"/>
              </w:divBdr>
            </w:div>
            <w:div w:id="1465655658">
              <w:marLeft w:val="0"/>
              <w:marRight w:val="0"/>
              <w:marTop w:val="0"/>
              <w:marBottom w:val="0"/>
              <w:divBdr>
                <w:top w:val="none" w:sz="0" w:space="0" w:color="auto"/>
                <w:left w:val="none" w:sz="0" w:space="0" w:color="auto"/>
                <w:bottom w:val="none" w:sz="0" w:space="0" w:color="auto"/>
                <w:right w:val="none" w:sz="0" w:space="0" w:color="auto"/>
              </w:divBdr>
            </w:div>
          </w:divsChild>
        </w:div>
        <w:div w:id="214663085">
          <w:marLeft w:val="0"/>
          <w:marRight w:val="0"/>
          <w:marTop w:val="0"/>
          <w:marBottom w:val="0"/>
          <w:divBdr>
            <w:top w:val="none" w:sz="0" w:space="0" w:color="auto"/>
            <w:left w:val="none" w:sz="0" w:space="0" w:color="auto"/>
            <w:bottom w:val="none" w:sz="0" w:space="0" w:color="auto"/>
            <w:right w:val="none" w:sz="0" w:space="0" w:color="auto"/>
          </w:divBdr>
        </w:div>
        <w:div w:id="215698835">
          <w:marLeft w:val="0"/>
          <w:marRight w:val="0"/>
          <w:marTop w:val="0"/>
          <w:marBottom w:val="0"/>
          <w:divBdr>
            <w:top w:val="none" w:sz="0" w:space="0" w:color="auto"/>
            <w:left w:val="none" w:sz="0" w:space="0" w:color="auto"/>
            <w:bottom w:val="none" w:sz="0" w:space="0" w:color="auto"/>
            <w:right w:val="none" w:sz="0" w:space="0" w:color="auto"/>
          </w:divBdr>
          <w:divsChild>
            <w:div w:id="22479502">
              <w:marLeft w:val="0"/>
              <w:marRight w:val="0"/>
              <w:marTop w:val="0"/>
              <w:marBottom w:val="0"/>
              <w:divBdr>
                <w:top w:val="none" w:sz="0" w:space="0" w:color="auto"/>
                <w:left w:val="none" w:sz="0" w:space="0" w:color="auto"/>
                <w:bottom w:val="none" w:sz="0" w:space="0" w:color="auto"/>
                <w:right w:val="none" w:sz="0" w:space="0" w:color="auto"/>
              </w:divBdr>
            </w:div>
            <w:div w:id="276833885">
              <w:marLeft w:val="0"/>
              <w:marRight w:val="0"/>
              <w:marTop w:val="0"/>
              <w:marBottom w:val="0"/>
              <w:divBdr>
                <w:top w:val="none" w:sz="0" w:space="0" w:color="auto"/>
                <w:left w:val="none" w:sz="0" w:space="0" w:color="auto"/>
                <w:bottom w:val="none" w:sz="0" w:space="0" w:color="auto"/>
                <w:right w:val="none" w:sz="0" w:space="0" w:color="auto"/>
              </w:divBdr>
            </w:div>
            <w:div w:id="346055309">
              <w:marLeft w:val="0"/>
              <w:marRight w:val="0"/>
              <w:marTop w:val="0"/>
              <w:marBottom w:val="0"/>
              <w:divBdr>
                <w:top w:val="none" w:sz="0" w:space="0" w:color="auto"/>
                <w:left w:val="none" w:sz="0" w:space="0" w:color="auto"/>
                <w:bottom w:val="none" w:sz="0" w:space="0" w:color="auto"/>
                <w:right w:val="none" w:sz="0" w:space="0" w:color="auto"/>
              </w:divBdr>
            </w:div>
            <w:div w:id="380253006">
              <w:marLeft w:val="0"/>
              <w:marRight w:val="0"/>
              <w:marTop w:val="0"/>
              <w:marBottom w:val="0"/>
              <w:divBdr>
                <w:top w:val="none" w:sz="0" w:space="0" w:color="auto"/>
                <w:left w:val="none" w:sz="0" w:space="0" w:color="auto"/>
                <w:bottom w:val="none" w:sz="0" w:space="0" w:color="auto"/>
                <w:right w:val="none" w:sz="0" w:space="0" w:color="auto"/>
              </w:divBdr>
            </w:div>
            <w:div w:id="416099462">
              <w:marLeft w:val="0"/>
              <w:marRight w:val="0"/>
              <w:marTop w:val="0"/>
              <w:marBottom w:val="0"/>
              <w:divBdr>
                <w:top w:val="none" w:sz="0" w:space="0" w:color="auto"/>
                <w:left w:val="none" w:sz="0" w:space="0" w:color="auto"/>
                <w:bottom w:val="none" w:sz="0" w:space="0" w:color="auto"/>
                <w:right w:val="none" w:sz="0" w:space="0" w:color="auto"/>
              </w:divBdr>
            </w:div>
            <w:div w:id="479348460">
              <w:marLeft w:val="0"/>
              <w:marRight w:val="0"/>
              <w:marTop w:val="0"/>
              <w:marBottom w:val="0"/>
              <w:divBdr>
                <w:top w:val="none" w:sz="0" w:space="0" w:color="auto"/>
                <w:left w:val="none" w:sz="0" w:space="0" w:color="auto"/>
                <w:bottom w:val="none" w:sz="0" w:space="0" w:color="auto"/>
                <w:right w:val="none" w:sz="0" w:space="0" w:color="auto"/>
              </w:divBdr>
            </w:div>
            <w:div w:id="511723395">
              <w:marLeft w:val="0"/>
              <w:marRight w:val="0"/>
              <w:marTop w:val="0"/>
              <w:marBottom w:val="0"/>
              <w:divBdr>
                <w:top w:val="none" w:sz="0" w:space="0" w:color="auto"/>
                <w:left w:val="none" w:sz="0" w:space="0" w:color="auto"/>
                <w:bottom w:val="none" w:sz="0" w:space="0" w:color="auto"/>
                <w:right w:val="none" w:sz="0" w:space="0" w:color="auto"/>
              </w:divBdr>
            </w:div>
            <w:div w:id="626206745">
              <w:marLeft w:val="0"/>
              <w:marRight w:val="0"/>
              <w:marTop w:val="0"/>
              <w:marBottom w:val="0"/>
              <w:divBdr>
                <w:top w:val="none" w:sz="0" w:space="0" w:color="auto"/>
                <w:left w:val="none" w:sz="0" w:space="0" w:color="auto"/>
                <w:bottom w:val="none" w:sz="0" w:space="0" w:color="auto"/>
                <w:right w:val="none" w:sz="0" w:space="0" w:color="auto"/>
              </w:divBdr>
            </w:div>
            <w:div w:id="681905001">
              <w:marLeft w:val="0"/>
              <w:marRight w:val="0"/>
              <w:marTop w:val="0"/>
              <w:marBottom w:val="0"/>
              <w:divBdr>
                <w:top w:val="none" w:sz="0" w:space="0" w:color="auto"/>
                <w:left w:val="none" w:sz="0" w:space="0" w:color="auto"/>
                <w:bottom w:val="none" w:sz="0" w:space="0" w:color="auto"/>
                <w:right w:val="none" w:sz="0" w:space="0" w:color="auto"/>
              </w:divBdr>
            </w:div>
            <w:div w:id="753358061">
              <w:marLeft w:val="0"/>
              <w:marRight w:val="0"/>
              <w:marTop w:val="0"/>
              <w:marBottom w:val="0"/>
              <w:divBdr>
                <w:top w:val="none" w:sz="0" w:space="0" w:color="auto"/>
                <w:left w:val="none" w:sz="0" w:space="0" w:color="auto"/>
                <w:bottom w:val="none" w:sz="0" w:space="0" w:color="auto"/>
                <w:right w:val="none" w:sz="0" w:space="0" w:color="auto"/>
              </w:divBdr>
            </w:div>
            <w:div w:id="819344623">
              <w:marLeft w:val="0"/>
              <w:marRight w:val="0"/>
              <w:marTop w:val="0"/>
              <w:marBottom w:val="0"/>
              <w:divBdr>
                <w:top w:val="none" w:sz="0" w:space="0" w:color="auto"/>
                <w:left w:val="none" w:sz="0" w:space="0" w:color="auto"/>
                <w:bottom w:val="none" w:sz="0" w:space="0" w:color="auto"/>
                <w:right w:val="none" w:sz="0" w:space="0" w:color="auto"/>
              </w:divBdr>
            </w:div>
            <w:div w:id="893927653">
              <w:marLeft w:val="0"/>
              <w:marRight w:val="0"/>
              <w:marTop w:val="0"/>
              <w:marBottom w:val="0"/>
              <w:divBdr>
                <w:top w:val="none" w:sz="0" w:space="0" w:color="auto"/>
                <w:left w:val="none" w:sz="0" w:space="0" w:color="auto"/>
                <w:bottom w:val="none" w:sz="0" w:space="0" w:color="auto"/>
                <w:right w:val="none" w:sz="0" w:space="0" w:color="auto"/>
              </w:divBdr>
            </w:div>
            <w:div w:id="1222595594">
              <w:marLeft w:val="0"/>
              <w:marRight w:val="0"/>
              <w:marTop w:val="0"/>
              <w:marBottom w:val="0"/>
              <w:divBdr>
                <w:top w:val="none" w:sz="0" w:space="0" w:color="auto"/>
                <w:left w:val="none" w:sz="0" w:space="0" w:color="auto"/>
                <w:bottom w:val="none" w:sz="0" w:space="0" w:color="auto"/>
                <w:right w:val="none" w:sz="0" w:space="0" w:color="auto"/>
              </w:divBdr>
            </w:div>
            <w:div w:id="1311711543">
              <w:marLeft w:val="0"/>
              <w:marRight w:val="0"/>
              <w:marTop w:val="0"/>
              <w:marBottom w:val="0"/>
              <w:divBdr>
                <w:top w:val="none" w:sz="0" w:space="0" w:color="auto"/>
                <w:left w:val="none" w:sz="0" w:space="0" w:color="auto"/>
                <w:bottom w:val="none" w:sz="0" w:space="0" w:color="auto"/>
                <w:right w:val="none" w:sz="0" w:space="0" w:color="auto"/>
              </w:divBdr>
            </w:div>
            <w:div w:id="1476876671">
              <w:marLeft w:val="0"/>
              <w:marRight w:val="0"/>
              <w:marTop w:val="0"/>
              <w:marBottom w:val="0"/>
              <w:divBdr>
                <w:top w:val="none" w:sz="0" w:space="0" w:color="auto"/>
                <w:left w:val="none" w:sz="0" w:space="0" w:color="auto"/>
                <w:bottom w:val="none" w:sz="0" w:space="0" w:color="auto"/>
                <w:right w:val="none" w:sz="0" w:space="0" w:color="auto"/>
              </w:divBdr>
            </w:div>
            <w:div w:id="1510024089">
              <w:marLeft w:val="0"/>
              <w:marRight w:val="0"/>
              <w:marTop w:val="0"/>
              <w:marBottom w:val="0"/>
              <w:divBdr>
                <w:top w:val="none" w:sz="0" w:space="0" w:color="auto"/>
                <w:left w:val="none" w:sz="0" w:space="0" w:color="auto"/>
                <w:bottom w:val="none" w:sz="0" w:space="0" w:color="auto"/>
                <w:right w:val="none" w:sz="0" w:space="0" w:color="auto"/>
              </w:divBdr>
            </w:div>
            <w:div w:id="1529370534">
              <w:marLeft w:val="0"/>
              <w:marRight w:val="0"/>
              <w:marTop w:val="0"/>
              <w:marBottom w:val="0"/>
              <w:divBdr>
                <w:top w:val="none" w:sz="0" w:space="0" w:color="auto"/>
                <w:left w:val="none" w:sz="0" w:space="0" w:color="auto"/>
                <w:bottom w:val="none" w:sz="0" w:space="0" w:color="auto"/>
                <w:right w:val="none" w:sz="0" w:space="0" w:color="auto"/>
              </w:divBdr>
            </w:div>
            <w:div w:id="1539319037">
              <w:marLeft w:val="0"/>
              <w:marRight w:val="0"/>
              <w:marTop w:val="0"/>
              <w:marBottom w:val="0"/>
              <w:divBdr>
                <w:top w:val="none" w:sz="0" w:space="0" w:color="auto"/>
                <w:left w:val="none" w:sz="0" w:space="0" w:color="auto"/>
                <w:bottom w:val="none" w:sz="0" w:space="0" w:color="auto"/>
                <w:right w:val="none" w:sz="0" w:space="0" w:color="auto"/>
              </w:divBdr>
            </w:div>
          </w:divsChild>
        </w:div>
        <w:div w:id="218634305">
          <w:marLeft w:val="0"/>
          <w:marRight w:val="0"/>
          <w:marTop w:val="0"/>
          <w:marBottom w:val="0"/>
          <w:divBdr>
            <w:top w:val="none" w:sz="0" w:space="0" w:color="auto"/>
            <w:left w:val="none" w:sz="0" w:space="0" w:color="auto"/>
            <w:bottom w:val="none" w:sz="0" w:space="0" w:color="auto"/>
            <w:right w:val="none" w:sz="0" w:space="0" w:color="auto"/>
          </w:divBdr>
        </w:div>
        <w:div w:id="226764621">
          <w:marLeft w:val="0"/>
          <w:marRight w:val="0"/>
          <w:marTop w:val="0"/>
          <w:marBottom w:val="0"/>
          <w:divBdr>
            <w:top w:val="none" w:sz="0" w:space="0" w:color="auto"/>
            <w:left w:val="none" w:sz="0" w:space="0" w:color="auto"/>
            <w:bottom w:val="none" w:sz="0" w:space="0" w:color="auto"/>
            <w:right w:val="none" w:sz="0" w:space="0" w:color="auto"/>
          </w:divBdr>
        </w:div>
        <w:div w:id="271786737">
          <w:marLeft w:val="0"/>
          <w:marRight w:val="0"/>
          <w:marTop w:val="0"/>
          <w:marBottom w:val="0"/>
          <w:divBdr>
            <w:top w:val="none" w:sz="0" w:space="0" w:color="auto"/>
            <w:left w:val="none" w:sz="0" w:space="0" w:color="auto"/>
            <w:bottom w:val="none" w:sz="0" w:space="0" w:color="auto"/>
            <w:right w:val="none" w:sz="0" w:space="0" w:color="auto"/>
          </w:divBdr>
        </w:div>
        <w:div w:id="279190361">
          <w:marLeft w:val="0"/>
          <w:marRight w:val="0"/>
          <w:marTop w:val="0"/>
          <w:marBottom w:val="0"/>
          <w:divBdr>
            <w:top w:val="none" w:sz="0" w:space="0" w:color="auto"/>
            <w:left w:val="none" w:sz="0" w:space="0" w:color="auto"/>
            <w:bottom w:val="none" w:sz="0" w:space="0" w:color="auto"/>
            <w:right w:val="none" w:sz="0" w:space="0" w:color="auto"/>
          </w:divBdr>
          <w:divsChild>
            <w:div w:id="151332102">
              <w:marLeft w:val="0"/>
              <w:marRight w:val="0"/>
              <w:marTop w:val="0"/>
              <w:marBottom w:val="0"/>
              <w:divBdr>
                <w:top w:val="none" w:sz="0" w:space="0" w:color="auto"/>
                <w:left w:val="none" w:sz="0" w:space="0" w:color="auto"/>
                <w:bottom w:val="none" w:sz="0" w:space="0" w:color="auto"/>
                <w:right w:val="none" w:sz="0" w:space="0" w:color="auto"/>
              </w:divBdr>
            </w:div>
            <w:div w:id="253049481">
              <w:marLeft w:val="0"/>
              <w:marRight w:val="0"/>
              <w:marTop w:val="0"/>
              <w:marBottom w:val="0"/>
              <w:divBdr>
                <w:top w:val="none" w:sz="0" w:space="0" w:color="auto"/>
                <w:left w:val="none" w:sz="0" w:space="0" w:color="auto"/>
                <w:bottom w:val="none" w:sz="0" w:space="0" w:color="auto"/>
                <w:right w:val="none" w:sz="0" w:space="0" w:color="auto"/>
              </w:divBdr>
            </w:div>
            <w:div w:id="798955376">
              <w:marLeft w:val="0"/>
              <w:marRight w:val="0"/>
              <w:marTop w:val="0"/>
              <w:marBottom w:val="0"/>
              <w:divBdr>
                <w:top w:val="none" w:sz="0" w:space="0" w:color="auto"/>
                <w:left w:val="none" w:sz="0" w:space="0" w:color="auto"/>
                <w:bottom w:val="none" w:sz="0" w:space="0" w:color="auto"/>
                <w:right w:val="none" w:sz="0" w:space="0" w:color="auto"/>
              </w:divBdr>
            </w:div>
            <w:div w:id="949318521">
              <w:marLeft w:val="0"/>
              <w:marRight w:val="0"/>
              <w:marTop w:val="0"/>
              <w:marBottom w:val="0"/>
              <w:divBdr>
                <w:top w:val="none" w:sz="0" w:space="0" w:color="auto"/>
                <w:left w:val="none" w:sz="0" w:space="0" w:color="auto"/>
                <w:bottom w:val="none" w:sz="0" w:space="0" w:color="auto"/>
                <w:right w:val="none" w:sz="0" w:space="0" w:color="auto"/>
              </w:divBdr>
            </w:div>
            <w:div w:id="1116556847">
              <w:marLeft w:val="0"/>
              <w:marRight w:val="0"/>
              <w:marTop w:val="0"/>
              <w:marBottom w:val="0"/>
              <w:divBdr>
                <w:top w:val="none" w:sz="0" w:space="0" w:color="auto"/>
                <w:left w:val="none" w:sz="0" w:space="0" w:color="auto"/>
                <w:bottom w:val="none" w:sz="0" w:space="0" w:color="auto"/>
                <w:right w:val="none" w:sz="0" w:space="0" w:color="auto"/>
              </w:divBdr>
            </w:div>
            <w:div w:id="1349016816">
              <w:marLeft w:val="0"/>
              <w:marRight w:val="0"/>
              <w:marTop w:val="0"/>
              <w:marBottom w:val="0"/>
              <w:divBdr>
                <w:top w:val="none" w:sz="0" w:space="0" w:color="auto"/>
                <w:left w:val="none" w:sz="0" w:space="0" w:color="auto"/>
                <w:bottom w:val="none" w:sz="0" w:space="0" w:color="auto"/>
                <w:right w:val="none" w:sz="0" w:space="0" w:color="auto"/>
              </w:divBdr>
            </w:div>
            <w:div w:id="1383022796">
              <w:marLeft w:val="0"/>
              <w:marRight w:val="0"/>
              <w:marTop w:val="0"/>
              <w:marBottom w:val="0"/>
              <w:divBdr>
                <w:top w:val="none" w:sz="0" w:space="0" w:color="auto"/>
                <w:left w:val="none" w:sz="0" w:space="0" w:color="auto"/>
                <w:bottom w:val="none" w:sz="0" w:space="0" w:color="auto"/>
                <w:right w:val="none" w:sz="0" w:space="0" w:color="auto"/>
              </w:divBdr>
            </w:div>
          </w:divsChild>
        </w:div>
        <w:div w:id="287903028">
          <w:marLeft w:val="0"/>
          <w:marRight w:val="0"/>
          <w:marTop w:val="0"/>
          <w:marBottom w:val="0"/>
          <w:divBdr>
            <w:top w:val="none" w:sz="0" w:space="0" w:color="auto"/>
            <w:left w:val="none" w:sz="0" w:space="0" w:color="auto"/>
            <w:bottom w:val="none" w:sz="0" w:space="0" w:color="auto"/>
            <w:right w:val="none" w:sz="0" w:space="0" w:color="auto"/>
          </w:divBdr>
        </w:div>
        <w:div w:id="320811051">
          <w:marLeft w:val="0"/>
          <w:marRight w:val="0"/>
          <w:marTop w:val="0"/>
          <w:marBottom w:val="0"/>
          <w:divBdr>
            <w:top w:val="none" w:sz="0" w:space="0" w:color="auto"/>
            <w:left w:val="none" w:sz="0" w:space="0" w:color="auto"/>
            <w:bottom w:val="none" w:sz="0" w:space="0" w:color="auto"/>
            <w:right w:val="none" w:sz="0" w:space="0" w:color="auto"/>
          </w:divBdr>
        </w:div>
        <w:div w:id="333723732">
          <w:marLeft w:val="0"/>
          <w:marRight w:val="0"/>
          <w:marTop w:val="0"/>
          <w:marBottom w:val="0"/>
          <w:divBdr>
            <w:top w:val="none" w:sz="0" w:space="0" w:color="auto"/>
            <w:left w:val="none" w:sz="0" w:space="0" w:color="auto"/>
            <w:bottom w:val="none" w:sz="0" w:space="0" w:color="auto"/>
            <w:right w:val="none" w:sz="0" w:space="0" w:color="auto"/>
          </w:divBdr>
          <w:divsChild>
            <w:div w:id="55669238">
              <w:marLeft w:val="0"/>
              <w:marRight w:val="0"/>
              <w:marTop w:val="0"/>
              <w:marBottom w:val="0"/>
              <w:divBdr>
                <w:top w:val="none" w:sz="0" w:space="0" w:color="auto"/>
                <w:left w:val="none" w:sz="0" w:space="0" w:color="auto"/>
                <w:bottom w:val="none" w:sz="0" w:space="0" w:color="auto"/>
                <w:right w:val="none" w:sz="0" w:space="0" w:color="auto"/>
              </w:divBdr>
            </w:div>
            <w:div w:id="274214245">
              <w:marLeft w:val="0"/>
              <w:marRight w:val="0"/>
              <w:marTop w:val="0"/>
              <w:marBottom w:val="0"/>
              <w:divBdr>
                <w:top w:val="none" w:sz="0" w:space="0" w:color="auto"/>
                <w:left w:val="none" w:sz="0" w:space="0" w:color="auto"/>
                <w:bottom w:val="none" w:sz="0" w:space="0" w:color="auto"/>
                <w:right w:val="none" w:sz="0" w:space="0" w:color="auto"/>
              </w:divBdr>
            </w:div>
            <w:div w:id="289556317">
              <w:marLeft w:val="0"/>
              <w:marRight w:val="0"/>
              <w:marTop w:val="0"/>
              <w:marBottom w:val="0"/>
              <w:divBdr>
                <w:top w:val="none" w:sz="0" w:space="0" w:color="auto"/>
                <w:left w:val="none" w:sz="0" w:space="0" w:color="auto"/>
                <w:bottom w:val="none" w:sz="0" w:space="0" w:color="auto"/>
                <w:right w:val="none" w:sz="0" w:space="0" w:color="auto"/>
              </w:divBdr>
            </w:div>
            <w:div w:id="357046051">
              <w:marLeft w:val="0"/>
              <w:marRight w:val="0"/>
              <w:marTop w:val="0"/>
              <w:marBottom w:val="0"/>
              <w:divBdr>
                <w:top w:val="none" w:sz="0" w:space="0" w:color="auto"/>
                <w:left w:val="none" w:sz="0" w:space="0" w:color="auto"/>
                <w:bottom w:val="none" w:sz="0" w:space="0" w:color="auto"/>
                <w:right w:val="none" w:sz="0" w:space="0" w:color="auto"/>
              </w:divBdr>
            </w:div>
            <w:div w:id="443232852">
              <w:marLeft w:val="0"/>
              <w:marRight w:val="0"/>
              <w:marTop w:val="0"/>
              <w:marBottom w:val="0"/>
              <w:divBdr>
                <w:top w:val="none" w:sz="0" w:space="0" w:color="auto"/>
                <w:left w:val="none" w:sz="0" w:space="0" w:color="auto"/>
                <w:bottom w:val="none" w:sz="0" w:space="0" w:color="auto"/>
                <w:right w:val="none" w:sz="0" w:space="0" w:color="auto"/>
              </w:divBdr>
            </w:div>
            <w:div w:id="684286660">
              <w:marLeft w:val="0"/>
              <w:marRight w:val="0"/>
              <w:marTop w:val="0"/>
              <w:marBottom w:val="0"/>
              <w:divBdr>
                <w:top w:val="none" w:sz="0" w:space="0" w:color="auto"/>
                <w:left w:val="none" w:sz="0" w:space="0" w:color="auto"/>
                <w:bottom w:val="none" w:sz="0" w:space="0" w:color="auto"/>
                <w:right w:val="none" w:sz="0" w:space="0" w:color="auto"/>
              </w:divBdr>
            </w:div>
            <w:div w:id="756101121">
              <w:marLeft w:val="0"/>
              <w:marRight w:val="0"/>
              <w:marTop w:val="0"/>
              <w:marBottom w:val="0"/>
              <w:divBdr>
                <w:top w:val="none" w:sz="0" w:space="0" w:color="auto"/>
                <w:left w:val="none" w:sz="0" w:space="0" w:color="auto"/>
                <w:bottom w:val="none" w:sz="0" w:space="0" w:color="auto"/>
                <w:right w:val="none" w:sz="0" w:space="0" w:color="auto"/>
              </w:divBdr>
            </w:div>
            <w:div w:id="930743722">
              <w:marLeft w:val="0"/>
              <w:marRight w:val="0"/>
              <w:marTop w:val="0"/>
              <w:marBottom w:val="0"/>
              <w:divBdr>
                <w:top w:val="none" w:sz="0" w:space="0" w:color="auto"/>
                <w:left w:val="none" w:sz="0" w:space="0" w:color="auto"/>
                <w:bottom w:val="none" w:sz="0" w:space="0" w:color="auto"/>
                <w:right w:val="none" w:sz="0" w:space="0" w:color="auto"/>
              </w:divBdr>
            </w:div>
            <w:div w:id="941231844">
              <w:marLeft w:val="0"/>
              <w:marRight w:val="0"/>
              <w:marTop w:val="0"/>
              <w:marBottom w:val="0"/>
              <w:divBdr>
                <w:top w:val="none" w:sz="0" w:space="0" w:color="auto"/>
                <w:left w:val="none" w:sz="0" w:space="0" w:color="auto"/>
                <w:bottom w:val="none" w:sz="0" w:space="0" w:color="auto"/>
                <w:right w:val="none" w:sz="0" w:space="0" w:color="auto"/>
              </w:divBdr>
            </w:div>
            <w:div w:id="1181580304">
              <w:marLeft w:val="0"/>
              <w:marRight w:val="0"/>
              <w:marTop w:val="0"/>
              <w:marBottom w:val="0"/>
              <w:divBdr>
                <w:top w:val="none" w:sz="0" w:space="0" w:color="auto"/>
                <w:left w:val="none" w:sz="0" w:space="0" w:color="auto"/>
                <w:bottom w:val="none" w:sz="0" w:space="0" w:color="auto"/>
                <w:right w:val="none" w:sz="0" w:space="0" w:color="auto"/>
              </w:divBdr>
            </w:div>
            <w:div w:id="1219126923">
              <w:marLeft w:val="0"/>
              <w:marRight w:val="0"/>
              <w:marTop w:val="0"/>
              <w:marBottom w:val="0"/>
              <w:divBdr>
                <w:top w:val="none" w:sz="0" w:space="0" w:color="auto"/>
                <w:left w:val="none" w:sz="0" w:space="0" w:color="auto"/>
                <w:bottom w:val="none" w:sz="0" w:space="0" w:color="auto"/>
                <w:right w:val="none" w:sz="0" w:space="0" w:color="auto"/>
              </w:divBdr>
            </w:div>
            <w:div w:id="1233850705">
              <w:marLeft w:val="0"/>
              <w:marRight w:val="0"/>
              <w:marTop w:val="0"/>
              <w:marBottom w:val="0"/>
              <w:divBdr>
                <w:top w:val="none" w:sz="0" w:space="0" w:color="auto"/>
                <w:left w:val="none" w:sz="0" w:space="0" w:color="auto"/>
                <w:bottom w:val="none" w:sz="0" w:space="0" w:color="auto"/>
                <w:right w:val="none" w:sz="0" w:space="0" w:color="auto"/>
              </w:divBdr>
            </w:div>
            <w:div w:id="1325933080">
              <w:marLeft w:val="0"/>
              <w:marRight w:val="0"/>
              <w:marTop w:val="0"/>
              <w:marBottom w:val="0"/>
              <w:divBdr>
                <w:top w:val="none" w:sz="0" w:space="0" w:color="auto"/>
                <w:left w:val="none" w:sz="0" w:space="0" w:color="auto"/>
                <w:bottom w:val="none" w:sz="0" w:space="0" w:color="auto"/>
                <w:right w:val="none" w:sz="0" w:space="0" w:color="auto"/>
              </w:divBdr>
            </w:div>
            <w:div w:id="1390154314">
              <w:marLeft w:val="0"/>
              <w:marRight w:val="0"/>
              <w:marTop w:val="0"/>
              <w:marBottom w:val="0"/>
              <w:divBdr>
                <w:top w:val="none" w:sz="0" w:space="0" w:color="auto"/>
                <w:left w:val="none" w:sz="0" w:space="0" w:color="auto"/>
                <w:bottom w:val="none" w:sz="0" w:space="0" w:color="auto"/>
                <w:right w:val="none" w:sz="0" w:space="0" w:color="auto"/>
              </w:divBdr>
            </w:div>
            <w:div w:id="1484547482">
              <w:marLeft w:val="0"/>
              <w:marRight w:val="0"/>
              <w:marTop w:val="0"/>
              <w:marBottom w:val="0"/>
              <w:divBdr>
                <w:top w:val="none" w:sz="0" w:space="0" w:color="auto"/>
                <w:left w:val="none" w:sz="0" w:space="0" w:color="auto"/>
                <w:bottom w:val="none" w:sz="0" w:space="0" w:color="auto"/>
                <w:right w:val="none" w:sz="0" w:space="0" w:color="auto"/>
              </w:divBdr>
            </w:div>
            <w:div w:id="1585526941">
              <w:marLeft w:val="0"/>
              <w:marRight w:val="0"/>
              <w:marTop w:val="0"/>
              <w:marBottom w:val="0"/>
              <w:divBdr>
                <w:top w:val="none" w:sz="0" w:space="0" w:color="auto"/>
                <w:left w:val="none" w:sz="0" w:space="0" w:color="auto"/>
                <w:bottom w:val="none" w:sz="0" w:space="0" w:color="auto"/>
                <w:right w:val="none" w:sz="0" w:space="0" w:color="auto"/>
              </w:divBdr>
            </w:div>
            <w:div w:id="1626890823">
              <w:marLeft w:val="0"/>
              <w:marRight w:val="0"/>
              <w:marTop w:val="0"/>
              <w:marBottom w:val="0"/>
              <w:divBdr>
                <w:top w:val="none" w:sz="0" w:space="0" w:color="auto"/>
                <w:left w:val="none" w:sz="0" w:space="0" w:color="auto"/>
                <w:bottom w:val="none" w:sz="0" w:space="0" w:color="auto"/>
                <w:right w:val="none" w:sz="0" w:space="0" w:color="auto"/>
              </w:divBdr>
            </w:div>
          </w:divsChild>
        </w:div>
        <w:div w:id="358043706">
          <w:marLeft w:val="0"/>
          <w:marRight w:val="0"/>
          <w:marTop w:val="0"/>
          <w:marBottom w:val="0"/>
          <w:divBdr>
            <w:top w:val="none" w:sz="0" w:space="0" w:color="auto"/>
            <w:left w:val="none" w:sz="0" w:space="0" w:color="auto"/>
            <w:bottom w:val="none" w:sz="0" w:space="0" w:color="auto"/>
            <w:right w:val="none" w:sz="0" w:space="0" w:color="auto"/>
          </w:divBdr>
        </w:div>
        <w:div w:id="438987384">
          <w:marLeft w:val="0"/>
          <w:marRight w:val="0"/>
          <w:marTop w:val="0"/>
          <w:marBottom w:val="0"/>
          <w:divBdr>
            <w:top w:val="none" w:sz="0" w:space="0" w:color="auto"/>
            <w:left w:val="none" w:sz="0" w:space="0" w:color="auto"/>
            <w:bottom w:val="none" w:sz="0" w:space="0" w:color="auto"/>
            <w:right w:val="none" w:sz="0" w:space="0" w:color="auto"/>
          </w:divBdr>
        </w:div>
        <w:div w:id="509180166">
          <w:marLeft w:val="0"/>
          <w:marRight w:val="0"/>
          <w:marTop w:val="0"/>
          <w:marBottom w:val="0"/>
          <w:divBdr>
            <w:top w:val="none" w:sz="0" w:space="0" w:color="auto"/>
            <w:left w:val="none" w:sz="0" w:space="0" w:color="auto"/>
            <w:bottom w:val="none" w:sz="0" w:space="0" w:color="auto"/>
            <w:right w:val="none" w:sz="0" w:space="0" w:color="auto"/>
          </w:divBdr>
          <w:divsChild>
            <w:div w:id="227880967">
              <w:marLeft w:val="0"/>
              <w:marRight w:val="0"/>
              <w:marTop w:val="0"/>
              <w:marBottom w:val="0"/>
              <w:divBdr>
                <w:top w:val="none" w:sz="0" w:space="0" w:color="auto"/>
                <w:left w:val="none" w:sz="0" w:space="0" w:color="auto"/>
                <w:bottom w:val="none" w:sz="0" w:space="0" w:color="auto"/>
                <w:right w:val="none" w:sz="0" w:space="0" w:color="auto"/>
              </w:divBdr>
            </w:div>
            <w:div w:id="293020295">
              <w:marLeft w:val="0"/>
              <w:marRight w:val="0"/>
              <w:marTop w:val="0"/>
              <w:marBottom w:val="0"/>
              <w:divBdr>
                <w:top w:val="none" w:sz="0" w:space="0" w:color="auto"/>
                <w:left w:val="none" w:sz="0" w:space="0" w:color="auto"/>
                <w:bottom w:val="none" w:sz="0" w:space="0" w:color="auto"/>
                <w:right w:val="none" w:sz="0" w:space="0" w:color="auto"/>
              </w:divBdr>
            </w:div>
            <w:div w:id="306786479">
              <w:marLeft w:val="0"/>
              <w:marRight w:val="0"/>
              <w:marTop w:val="0"/>
              <w:marBottom w:val="0"/>
              <w:divBdr>
                <w:top w:val="none" w:sz="0" w:space="0" w:color="auto"/>
                <w:left w:val="none" w:sz="0" w:space="0" w:color="auto"/>
                <w:bottom w:val="none" w:sz="0" w:space="0" w:color="auto"/>
                <w:right w:val="none" w:sz="0" w:space="0" w:color="auto"/>
              </w:divBdr>
            </w:div>
            <w:div w:id="640309242">
              <w:marLeft w:val="0"/>
              <w:marRight w:val="0"/>
              <w:marTop w:val="0"/>
              <w:marBottom w:val="0"/>
              <w:divBdr>
                <w:top w:val="none" w:sz="0" w:space="0" w:color="auto"/>
                <w:left w:val="none" w:sz="0" w:space="0" w:color="auto"/>
                <w:bottom w:val="none" w:sz="0" w:space="0" w:color="auto"/>
                <w:right w:val="none" w:sz="0" w:space="0" w:color="auto"/>
              </w:divBdr>
            </w:div>
            <w:div w:id="707880457">
              <w:marLeft w:val="0"/>
              <w:marRight w:val="0"/>
              <w:marTop w:val="0"/>
              <w:marBottom w:val="0"/>
              <w:divBdr>
                <w:top w:val="none" w:sz="0" w:space="0" w:color="auto"/>
                <w:left w:val="none" w:sz="0" w:space="0" w:color="auto"/>
                <w:bottom w:val="none" w:sz="0" w:space="0" w:color="auto"/>
                <w:right w:val="none" w:sz="0" w:space="0" w:color="auto"/>
              </w:divBdr>
            </w:div>
            <w:div w:id="925460298">
              <w:marLeft w:val="0"/>
              <w:marRight w:val="0"/>
              <w:marTop w:val="0"/>
              <w:marBottom w:val="0"/>
              <w:divBdr>
                <w:top w:val="none" w:sz="0" w:space="0" w:color="auto"/>
                <w:left w:val="none" w:sz="0" w:space="0" w:color="auto"/>
                <w:bottom w:val="none" w:sz="0" w:space="0" w:color="auto"/>
                <w:right w:val="none" w:sz="0" w:space="0" w:color="auto"/>
              </w:divBdr>
            </w:div>
            <w:div w:id="967472052">
              <w:marLeft w:val="0"/>
              <w:marRight w:val="0"/>
              <w:marTop w:val="0"/>
              <w:marBottom w:val="0"/>
              <w:divBdr>
                <w:top w:val="none" w:sz="0" w:space="0" w:color="auto"/>
                <w:left w:val="none" w:sz="0" w:space="0" w:color="auto"/>
                <w:bottom w:val="none" w:sz="0" w:space="0" w:color="auto"/>
                <w:right w:val="none" w:sz="0" w:space="0" w:color="auto"/>
              </w:divBdr>
            </w:div>
            <w:div w:id="990907894">
              <w:marLeft w:val="0"/>
              <w:marRight w:val="0"/>
              <w:marTop w:val="0"/>
              <w:marBottom w:val="0"/>
              <w:divBdr>
                <w:top w:val="none" w:sz="0" w:space="0" w:color="auto"/>
                <w:left w:val="none" w:sz="0" w:space="0" w:color="auto"/>
                <w:bottom w:val="none" w:sz="0" w:space="0" w:color="auto"/>
                <w:right w:val="none" w:sz="0" w:space="0" w:color="auto"/>
              </w:divBdr>
            </w:div>
            <w:div w:id="1025253732">
              <w:marLeft w:val="0"/>
              <w:marRight w:val="0"/>
              <w:marTop w:val="0"/>
              <w:marBottom w:val="0"/>
              <w:divBdr>
                <w:top w:val="none" w:sz="0" w:space="0" w:color="auto"/>
                <w:left w:val="none" w:sz="0" w:space="0" w:color="auto"/>
                <w:bottom w:val="none" w:sz="0" w:space="0" w:color="auto"/>
                <w:right w:val="none" w:sz="0" w:space="0" w:color="auto"/>
              </w:divBdr>
            </w:div>
            <w:div w:id="1082801476">
              <w:marLeft w:val="0"/>
              <w:marRight w:val="0"/>
              <w:marTop w:val="0"/>
              <w:marBottom w:val="0"/>
              <w:divBdr>
                <w:top w:val="none" w:sz="0" w:space="0" w:color="auto"/>
                <w:left w:val="none" w:sz="0" w:space="0" w:color="auto"/>
                <w:bottom w:val="none" w:sz="0" w:space="0" w:color="auto"/>
                <w:right w:val="none" w:sz="0" w:space="0" w:color="auto"/>
              </w:divBdr>
            </w:div>
            <w:div w:id="1413431638">
              <w:marLeft w:val="0"/>
              <w:marRight w:val="0"/>
              <w:marTop w:val="0"/>
              <w:marBottom w:val="0"/>
              <w:divBdr>
                <w:top w:val="none" w:sz="0" w:space="0" w:color="auto"/>
                <w:left w:val="none" w:sz="0" w:space="0" w:color="auto"/>
                <w:bottom w:val="none" w:sz="0" w:space="0" w:color="auto"/>
                <w:right w:val="none" w:sz="0" w:space="0" w:color="auto"/>
              </w:divBdr>
            </w:div>
            <w:div w:id="1444499784">
              <w:marLeft w:val="0"/>
              <w:marRight w:val="0"/>
              <w:marTop w:val="0"/>
              <w:marBottom w:val="0"/>
              <w:divBdr>
                <w:top w:val="none" w:sz="0" w:space="0" w:color="auto"/>
                <w:left w:val="none" w:sz="0" w:space="0" w:color="auto"/>
                <w:bottom w:val="none" w:sz="0" w:space="0" w:color="auto"/>
                <w:right w:val="none" w:sz="0" w:space="0" w:color="auto"/>
              </w:divBdr>
            </w:div>
            <w:div w:id="1573614660">
              <w:marLeft w:val="0"/>
              <w:marRight w:val="0"/>
              <w:marTop w:val="0"/>
              <w:marBottom w:val="0"/>
              <w:divBdr>
                <w:top w:val="none" w:sz="0" w:space="0" w:color="auto"/>
                <w:left w:val="none" w:sz="0" w:space="0" w:color="auto"/>
                <w:bottom w:val="none" w:sz="0" w:space="0" w:color="auto"/>
                <w:right w:val="none" w:sz="0" w:space="0" w:color="auto"/>
              </w:divBdr>
            </w:div>
            <w:div w:id="1586644297">
              <w:marLeft w:val="0"/>
              <w:marRight w:val="0"/>
              <w:marTop w:val="0"/>
              <w:marBottom w:val="0"/>
              <w:divBdr>
                <w:top w:val="none" w:sz="0" w:space="0" w:color="auto"/>
                <w:left w:val="none" w:sz="0" w:space="0" w:color="auto"/>
                <w:bottom w:val="none" w:sz="0" w:space="0" w:color="auto"/>
                <w:right w:val="none" w:sz="0" w:space="0" w:color="auto"/>
              </w:divBdr>
            </w:div>
            <w:div w:id="1600024824">
              <w:marLeft w:val="0"/>
              <w:marRight w:val="0"/>
              <w:marTop w:val="0"/>
              <w:marBottom w:val="0"/>
              <w:divBdr>
                <w:top w:val="none" w:sz="0" w:space="0" w:color="auto"/>
                <w:left w:val="none" w:sz="0" w:space="0" w:color="auto"/>
                <w:bottom w:val="none" w:sz="0" w:space="0" w:color="auto"/>
                <w:right w:val="none" w:sz="0" w:space="0" w:color="auto"/>
              </w:divBdr>
            </w:div>
            <w:div w:id="1694382954">
              <w:marLeft w:val="0"/>
              <w:marRight w:val="0"/>
              <w:marTop w:val="0"/>
              <w:marBottom w:val="0"/>
              <w:divBdr>
                <w:top w:val="none" w:sz="0" w:space="0" w:color="auto"/>
                <w:left w:val="none" w:sz="0" w:space="0" w:color="auto"/>
                <w:bottom w:val="none" w:sz="0" w:space="0" w:color="auto"/>
                <w:right w:val="none" w:sz="0" w:space="0" w:color="auto"/>
              </w:divBdr>
            </w:div>
            <w:div w:id="1736197905">
              <w:marLeft w:val="0"/>
              <w:marRight w:val="0"/>
              <w:marTop w:val="0"/>
              <w:marBottom w:val="0"/>
              <w:divBdr>
                <w:top w:val="none" w:sz="0" w:space="0" w:color="auto"/>
                <w:left w:val="none" w:sz="0" w:space="0" w:color="auto"/>
                <w:bottom w:val="none" w:sz="0" w:space="0" w:color="auto"/>
                <w:right w:val="none" w:sz="0" w:space="0" w:color="auto"/>
              </w:divBdr>
            </w:div>
          </w:divsChild>
        </w:div>
        <w:div w:id="517161271">
          <w:marLeft w:val="0"/>
          <w:marRight w:val="0"/>
          <w:marTop w:val="0"/>
          <w:marBottom w:val="0"/>
          <w:divBdr>
            <w:top w:val="none" w:sz="0" w:space="0" w:color="auto"/>
            <w:left w:val="none" w:sz="0" w:space="0" w:color="auto"/>
            <w:bottom w:val="none" w:sz="0" w:space="0" w:color="auto"/>
            <w:right w:val="none" w:sz="0" w:space="0" w:color="auto"/>
          </w:divBdr>
        </w:div>
        <w:div w:id="525488960">
          <w:marLeft w:val="0"/>
          <w:marRight w:val="0"/>
          <w:marTop w:val="0"/>
          <w:marBottom w:val="0"/>
          <w:divBdr>
            <w:top w:val="none" w:sz="0" w:space="0" w:color="auto"/>
            <w:left w:val="none" w:sz="0" w:space="0" w:color="auto"/>
            <w:bottom w:val="none" w:sz="0" w:space="0" w:color="auto"/>
            <w:right w:val="none" w:sz="0" w:space="0" w:color="auto"/>
          </w:divBdr>
        </w:div>
        <w:div w:id="537205714">
          <w:marLeft w:val="0"/>
          <w:marRight w:val="0"/>
          <w:marTop w:val="0"/>
          <w:marBottom w:val="0"/>
          <w:divBdr>
            <w:top w:val="none" w:sz="0" w:space="0" w:color="auto"/>
            <w:left w:val="none" w:sz="0" w:space="0" w:color="auto"/>
            <w:bottom w:val="none" w:sz="0" w:space="0" w:color="auto"/>
            <w:right w:val="none" w:sz="0" w:space="0" w:color="auto"/>
          </w:divBdr>
        </w:div>
        <w:div w:id="555943529">
          <w:marLeft w:val="0"/>
          <w:marRight w:val="0"/>
          <w:marTop w:val="0"/>
          <w:marBottom w:val="0"/>
          <w:divBdr>
            <w:top w:val="none" w:sz="0" w:space="0" w:color="auto"/>
            <w:left w:val="none" w:sz="0" w:space="0" w:color="auto"/>
            <w:bottom w:val="none" w:sz="0" w:space="0" w:color="auto"/>
            <w:right w:val="none" w:sz="0" w:space="0" w:color="auto"/>
          </w:divBdr>
        </w:div>
        <w:div w:id="569079091">
          <w:marLeft w:val="0"/>
          <w:marRight w:val="0"/>
          <w:marTop w:val="0"/>
          <w:marBottom w:val="0"/>
          <w:divBdr>
            <w:top w:val="none" w:sz="0" w:space="0" w:color="auto"/>
            <w:left w:val="none" w:sz="0" w:space="0" w:color="auto"/>
            <w:bottom w:val="none" w:sz="0" w:space="0" w:color="auto"/>
            <w:right w:val="none" w:sz="0" w:space="0" w:color="auto"/>
          </w:divBdr>
          <w:divsChild>
            <w:div w:id="375004639">
              <w:marLeft w:val="0"/>
              <w:marRight w:val="0"/>
              <w:marTop w:val="0"/>
              <w:marBottom w:val="0"/>
              <w:divBdr>
                <w:top w:val="none" w:sz="0" w:space="0" w:color="auto"/>
                <w:left w:val="none" w:sz="0" w:space="0" w:color="auto"/>
                <w:bottom w:val="none" w:sz="0" w:space="0" w:color="auto"/>
                <w:right w:val="none" w:sz="0" w:space="0" w:color="auto"/>
              </w:divBdr>
            </w:div>
            <w:div w:id="452678513">
              <w:marLeft w:val="0"/>
              <w:marRight w:val="0"/>
              <w:marTop w:val="0"/>
              <w:marBottom w:val="0"/>
              <w:divBdr>
                <w:top w:val="none" w:sz="0" w:space="0" w:color="auto"/>
                <w:left w:val="none" w:sz="0" w:space="0" w:color="auto"/>
                <w:bottom w:val="none" w:sz="0" w:space="0" w:color="auto"/>
                <w:right w:val="none" w:sz="0" w:space="0" w:color="auto"/>
              </w:divBdr>
            </w:div>
            <w:div w:id="683560084">
              <w:marLeft w:val="0"/>
              <w:marRight w:val="0"/>
              <w:marTop w:val="0"/>
              <w:marBottom w:val="0"/>
              <w:divBdr>
                <w:top w:val="none" w:sz="0" w:space="0" w:color="auto"/>
                <w:left w:val="none" w:sz="0" w:space="0" w:color="auto"/>
                <w:bottom w:val="none" w:sz="0" w:space="0" w:color="auto"/>
                <w:right w:val="none" w:sz="0" w:space="0" w:color="auto"/>
              </w:divBdr>
            </w:div>
            <w:div w:id="750859217">
              <w:marLeft w:val="0"/>
              <w:marRight w:val="0"/>
              <w:marTop w:val="0"/>
              <w:marBottom w:val="0"/>
              <w:divBdr>
                <w:top w:val="none" w:sz="0" w:space="0" w:color="auto"/>
                <w:left w:val="none" w:sz="0" w:space="0" w:color="auto"/>
                <w:bottom w:val="none" w:sz="0" w:space="0" w:color="auto"/>
                <w:right w:val="none" w:sz="0" w:space="0" w:color="auto"/>
              </w:divBdr>
            </w:div>
            <w:div w:id="850291444">
              <w:marLeft w:val="0"/>
              <w:marRight w:val="0"/>
              <w:marTop w:val="0"/>
              <w:marBottom w:val="0"/>
              <w:divBdr>
                <w:top w:val="none" w:sz="0" w:space="0" w:color="auto"/>
                <w:left w:val="none" w:sz="0" w:space="0" w:color="auto"/>
                <w:bottom w:val="none" w:sz="0" w:space="0" w:color="auto"/>
                <w:right w:val="none" w:sz="0" w:space="0" w:color="auto"/>
              </w:divBdr>
            </w:div>
            <w:div w:id="866604966">
              <w:marLeft w:val="0"/>
              <w:marRight w:val="0"/>
              <w:marTop w:val="0"/>
              <w:marBottom w:val="0"/>
              <w:divBdr>
                <w:top w:val="none" w:sz="0" w:space="0" w:color="auto"/>
                <w:left w:val="none" w:sz="0" w:space="0" w:color="auto"/>
                <w:bottom w:val="none" w:sz="0" w:space="0" w:color="auto"/>
                <w:right w:val="none" w:sz="0" w:space="0" w:color="auto"/>
              </w:divBdr>
            </w:div>
            <w:div w:id="868221383">
              <w:marLeft w:val="0"/>
              <w:marRight w:val="0"/>
              <w:marTop w:val="0"/>
              <w:marBottom w:val="0"/>
              <w:divBdr>
                <w:top w:val="none" w:sz="0" w:space="0" w:color="auto"/>
                <w:left w:val="none" w:sz="0" w:space="0" w:color="auto"/>
                <w:bottom w:val="none" w:sz="0" w:space="0" w:color="auto"/>
                <w:right w:val="none" w:sz="0" w:space="0" w:color="auto"/>
              </w:divBdr>
            </w:div>
            <w:div w:id="1068575603">
              <w:marLeft w:val="0"/>
              <w:marRight w:val="0"/>
              <w:marTop w:val="0"/>
              <w:marBottom w:val="0"/>
              <w:divBdr>
                <w:top w:val="none" w:sz="0" w:space="0" w:color="auto"/>
                <w:left w:val="none" w:sz="0" w:space="0" w:color="auto"/>
                <w:bottom w:val="none" w:sz="0" w:space="0" w:color="auto"/>
                <w:right w:val="none" w:sz="0" w:space="0" w:color="auto"/>
              </w:divBdr>
            </w:div>
            <w:div w:id="1346638671">
              <w:marLeft w:val="0"/>
              <w:marRight w:val="0"/>
              <w:marTop w:val="0"/>
              <w:marBottom w:val="0"/>
              <w:divBdr>
                <w:top w:val="none" w:sz="0" w:space="0" w:color="auto"/>
                <w:left w:val="none" w:sz="0" w:space="0" w:color="auto"/>
                <w:bottom w:val="none" w:sz="0" w:space="0" w:color="auto"/>
                <w:right w:val="none" w:sz="0" w:space="0" w:color="auto"/>
              </w:divBdr>
            </w:div>
            <w:div w:id="1352220745">
              <w:marLeft w:val="0"/>
              <w:marRight w:val="0"/>
              <w:marTop w:val="0"/>
              <w:marBottom w:val="0"/>
              <w:divBdr>
                <w:top w:val="none" w:sz="0" w:space="0" w:color="auto"/>
                <w:left w:val="none" w:sz="0" w:space="0" w:color="auto"/>
                <w:bottom w:val="none" w:sz="0" w:space="0" w:color="auto"/>
                <w:right w:val="none" w:sz="0" w:space="0" w:color="auto"/>
              </w:divBdr>
            </w:div>
            <w:div w:id="1389694569">
              <w:marLeft w:val="0"/>
              <w:marRight w:val="0"/>
              <w:marTop w:val="0"/>
              <w:marBottom w:val="0"/>
              <w:divBdr>
                <w:top w:val="none" w:sz="0" w:space="0" w:color="auto"/>
                <w:left w:val="none" w:sz="0" w:space="0" w:color="auto"/>
                <w:bottom w:val="none" w:sz="0" w:space="0" w:color="auto"/>
                <w:right w:val="none" w:sz="0" w:space="0" w:color="auto"/>
              </w:divBdr>
            </w:div>
            <w:div w:id="1393891840">
              <w:marLeft w:val="0"/>
              <w:marRight w:val="0"/>
              <w:marTop w:val="0"/>
              <w:marBottom w:val="0"/>
              <w:divBdr>
                <w:top w:val="none" w:sz="0" w:space="0" w:color="auto"/>
                <w:left w:val="none" w:sz="0" w:space="0" w:color="auto"/>
                <w:bottom w:val="none" w:sz="0" w:space="0" w:color="auto"/>
                <w:right w:val="none" w:sz="0" w:space="0" w:color="auto"/>
              </w:divBdr>
            </w:div>
            <w:div w:id="1398630613">
              <w:marLeft w:val="0"/>
              <w:marRight w:val="0"/>
              <w:marTop w:val="0"/>
              <w:marBottom w:val="0"/>
              <w:divBdr>
                <w:top w:val="none" w:sz="0" w:space="0" w:color="auto"/>
                <w:left w:val="none" w:sz="0" w:space="0" w:color="auto"/>
                <w:bottom w:val="none" w:sz="0" w:space="0" w:color="auto"/>
                <w:right w:val="none" w:sz="0" w:space="0" w:color="auto"/>
              </w:divBdr>
            </w:div>
            <w:div w:id="1399207622">
              <w:marLeft w:val="0"/>
              <w:marRight w:val="0"/>
              <w:marTop w:val="0"/>
              <w:marBottom w:val="0"/>
              <w:divBdr>
                <w:top w:val="none" w:sz="0" w:space="0" w:color="auto"/>
                <w:left w:val="none" w:sz="0" w:space="0" w:color="auto"/>
                <w:bottom w:val="none" w:sz="0" w:space="0" w:color="auto"/>
                <w:right w:val="none" w:sz="0" w:space="0" w:color="auto"/>
              </w:divBdr>
            </w:div>
            <w:div w:id="1414164945">
              <w:marLeft w:val="0"/>
              <w:marRight w:val="0"/>
              <w:marTop w:val="0"/>
              <w:marBottom w:val="0"/>
              <w:divBdr>
                <w:top w:val="none" w:sz="0" w:space="0" w:color="auto"/>
                <w:left w:val="none" w:sz="0" w:space="0" w:color="auto"/>
                <w:bottom w:val="none" w:sz="0" w:space="0" w:color="auto"/>
                <w:right w:val="none" w:sz="0" w:space="0" w:color="auto"/>
              </w:divBdr>
            </w:div>
            <w:div w:id="1695419041">
              <w:marLeft w:val="0"/>
              <w:marRight w:val="0"/>
              <w:marTop w:val="0"/>
              <w:marBottom w:val="0"/>
              <w:divBdr>
                <w:top w:val="none" w:sz="0" w:space="0" w:color="auto"/>
                <w:left w:val="none" w:sz="0" w:space="0" w:color="auto"/>
                <w:bottom w:val="none" w:sz="0" w:space="0" w:color="auto"/>
                <w:right w:val="none" w:sz="0" w:space="0" w:color="auto"/>
              </w:divBdr>
            </w:div>
          </w:divsChild>
        </w:div>
        <w:div w:id="582646014">
          <w:marLeft w:val="0"/>
          <w:marRight w:val="0"/>
          <w:marTop w:val="0"/>
          <w:marBottom w:val="0"/>
          <w:divBdr>
            <w:top w:val="none" w:sz="0" w:space="0" w:color="auto"/>
            <w:left w:val="none" w:sz="0" w:space="0" w:color="auto"/>
            <w:bottom w:val="none" w:sz="0" w:space="0" w:color="auto"/>
            <w:right w:val="none" w:sz="0" w:space="0" w:color="auto"/>
          </w:divBdr>
        </w:div>
        <w:div w:id="593438412">
          <w:marLeft w:val="0"/>
          <w:marRight w:val="0"/>
          <w:marTop w:val="0"/>
          <w:marBottom w:val="0"/>
          <w:divBdr>
            <w:top w:val="none" w:sz="0" w:space="0" w:color="auto"/>
            <w:left w:val="none" w:sz="0" w:space="0" w:color="auto"/>
            <w:bottom w:val="none" w:sz="0" w:space="0" w:color="auto"/>
            <w:right w:val="none" w:sz="0" w:space="0" w:color="auto"/>
          </w:divBdr>
          <w:divsChild>
            <w:div w:id="87046433">
              <w:marLeft w:val="0"/>
              <w:marRight w:val="0"/>
              <w:marTop w:val="0"/>
              <w:marBottom w:val="0"/>
              <w:divBdr>
                <w:top w:val="none" w:sz="0" w:space="0" w:color="auto"/>
                <w:left w:val="none" w:sz="0" w:space="0" w:color="auto"/>
                <w:bottom w:val="none" w:sz="0" w:space="0" w:color="auto"/>
                <w:right w:val="none" w:sz="0" w:space="0" w:color="auto"/>
              </w:divBdr>
            </w:div>
            <w:div w:id="144859319">
              <w:marLeft w:val="0"/>
              <w:marRight w:val="0"/>
              <w:marTop w:val="0"/>
              <w:marBottom w:val="0"/>
              <w:divBdr>
                <w:top w:val="none" w:sz="0" w:space="0" w:color="auto"/>
                <w:left w:val="none" w:sz="0" w:space="0" w:color="auto"/>
                <w:bottom w:val="none" w:sz="0" w:space="0" w:color="auto"/>
                <w:right w:val="none" w:sz="0" w:space="0" w:color="auto"/>
              </w:divBdr>
            </w:div>
            <w:div w:id="148205933">
              <w:marLeft w:val="0"/>
              <w:marRight w:val="0"/>
              <w:marTop w:val="0"/>
              <w:marBottom w:val="0"/>
              <w:divBdr>
                <w:top w:val="none" w:sz="0" w:space="0" w:color="auto"/>
                <w:left w:val="none" w:sz="0" w:space="0" w:color="auto"/>
                <w:bottom w:val="none" w:sz="0" w:space="0" w:color="auto"/>
                <w:right w:val="none" w:sz="0" w:space="0" w:color="auto"/>
              </w:divBdr>
            </w:div>
            <w:div w:id="173039291">
              <w:marLeft w:val="0"/>
              <w:marRight w:val="0"/>
              <w:marTop w:val="0"/>
              <w:marBottom w:val="0"/>
              <w:divBdr>
                <w:top w:val="none" w:sz="0" w:space="0" w:color="auto"/>
                <w:left w:val="none" w:sz="0" w:space="0" w:color="auto"/>
                <w:bottom w:val="none" w:sz="0" w:space="0" w:color="auto"/>
                <w:right w:val="none" w:sz="0" w:space="0" w:color="auto"/>
              </w:divBdr>
            </w:div>
            <w:div w:id="250546499">
              <w:marLeft w:val="0"/>
              <w:marRight w:val="0"/>
              <w:marTop w:val="0"/>
              <w:marBottom w:val="0"/>
              <w:divBdr>
                <w:top w:val="none" w:sz="0" w:space="0" w:color="auto"/>
                <w:left w:val="none" w:sz="0" w:space="0" w:color="auto"/>
                <w:bottom w:val="none" w:sz="0" w:space="0" w:color="auto"/>
                <w:right w:val="none" w:sz="0" w:space="0" w:color="auto"/>
              </w:divBdr>
            </w:div>
            <w:div w:id="276065663">
              <w:marLeft w:val="0"/>
              <w:marRight w:val="0"/>
              <w:marTop w:val="0"/>
              <w:marBottom w:val="0"/>
              <w:divBdr>
                <w:top w:val="none" w:sz="0" w:space="0" w:color="auto"/>
                <w:left w:val="none" w:sz="0" w:space="0" w:color="auto"/>
                <w:bottom w:val="none" w:sz="0" w:space="0" w:color="auto"/>
                <w:right w:val="none" w:sz="0" w:space="0" w:color="auto"/>
              </w:divBdr>
            </w:div>
            <w:div w:id="534581178">
              <w:marLeft w:val="0"/>
              <w:marRight w:val="0"/>
              <w:marTop w:val="0"/>
              <w:marBottom w:val="0"/>
              <w:divBdr>
                <w:top w:val="none" w:sz="0" w:space="0" w:color="auto"/>
                <w:left w:val="none" w:sz="0" w:space="0" w:color="auto"/>
                <w:bottom w:val="none" w:sz="0" w:space="0" w:color="auto"/>
                <w:right w:val="none" w:sz="0" w:space="0" w:color="auto"/>
              </w:divBdr>
            </w:div>
            <w:div w:id="786242701">
              <w:marLeft w:val="0"/>
              <w:marRight w:val="0"/>
              <w:marTop w:val="0"/>
              <w:marBottom w:val="0"/>
              <w:divBdr>
                <w:top w:val="none" w:sz="0" w:space="0" w:color="auto"/>
                <w:left w:val="none" w:sz="0" w:space="0" w:color="auto"/>
                <w:bottom w:val="none" w:sz="0" w:space="0" w:color="auto"/>
                <w:right w:val="none" w:sz="0" w:space="0" w:color="auto"/>
              </w:divBdr>
            </w:div>
            <w:div w:id="793989079">
              <w:marLeft w:val="0"/>
              <w:marRight w:val="0"/>
              <w:marTop w:val="0"/>
              <w:marBottom w:val="0"/>
              <w:divBdr>
                <w:top w:val="none" w:sz="0" w:space="0" w:color="auto"/>
                <w:left w:val="none" w:sz="0" w:space="0" w:color="auto"/>
                <w:bottom w:val="none" w:sz="0" w:space="0" w:color="auto"/>
                <w:right w:val="none" w:sz="0" w:space="0" w:color="auto"/>
              </w:divBdr>
            </w:div>
            <w:div w:id="918096864">
              <w:marLeft w:val="0"/>
              <w:marRight w:val="0"/>
              <w:marTop w:val="0"/>
              <w:marBottom w:val="0"/>
              <w:divBdr>
                <w:top w:val="none" w:sz="0" w:space="0" w:color="auto"/>
                <w:left w:val="none" w:sz="0" w:space="0" w:color="auto"/>
                <w:bottom w:val="none" w:sz="0" w:space="0" w:color="auto"/>
                <w:right w:val="none" w:sz="0" w:space="0" w:color="auto"/>
              </w:divBdr>
            </w:div>
            <w:div w:id="961230462">
              <w:marLeft w:val="0"/>
              <w:marRight w:val="0"/>
              <w:marTop w:val="0"/>
              <w:marBottom w:val="0"/>
              <w:divBdr>
                <w:top w:val="none" w:sz="0" w:space="0" w:color="auto"/>
                <w:left w:val="none" w:sz="0" w:space="0" w:color="auto"/>
                <w:bottom w:val="none" w:sz="0" w:space="0" w:color="auto"/>
                <w:right w:val="none" w:sz="0" w:space="0" w:color="auto"/>
              </w:divBdr>
            </w:div>
            <w:div w:id="1235357562">
              <w:marLeft w:val="0"/>
              <w:marRight w:val="0"/>
              <w:marTop w:val="0"/>
              <w:marBottom w:val="0"/>
              <w:divBdr>
                <w:top w:val="none" w:sz="0" w:space="0" w:color="auto"/>
                <w:left w:val="none" w:sz="0" w:space="0" w:color="auto"/>
                <w:bottom w:val="none" w:sz="0" w:space="0" w:color="auto"/>
                <w:right w:val="none" w:sz="0" w:space="0" w:color="auto"/>
              </w:divBdr>
            </w:div>
            <w:div w:id="1263880180">
              <w:marLeft w:val="0"/>
              <w:marRight w:val="0"/>
              <w:marTop w:val="0"/>
              <w:marBottom w:val="0"/>
              <w:divBdr>
                <w:top w:val="none" w:sz="0" w:space="0" w:color="auto"/>
                <w:left w:val="none" w:sz="0" w:space="0" w:color="auto"/>
                <w:bottom w:val="none" w:sz="0" w:space="0" w:color="auto"/>
                <w:right w:val="none" w:sz="0" w:space="0" w:color="auto"/>
              </w:divBdr>
            </w:div>
            <w:div w:id="1409693081">
              <w:marLeft w:val="0"/>
              <w:marRight w:val="0"/>
              <w:marTop w:val="0"/>
              <w:marBottom w:val="0"/>
              <w:divBdr>
                <w:top w:val="none" w:sz="0" w:space="0" w:color="auto"/>
                <w:left w:val="none" w:sz="0" w:space="0" w:color="auto"/>
                <w:bottom w:val="none" w:sz="0" w:space="0" w:color="auto"/>
                <w:right w:val="none" w:sz="0" w:space="0" w:color="auto"/>
              </w:divBdr>
            </w:div>
            <w:div w:id="1617909361">
              <w:marLeft w:val="0"/>
              <w:marRight w:val="0"/>
              <w:marTop w:val="0"/>
              <w:marBottom w:val="0"/>
              <w:divBdr>
                <w:top w:val="none" w:sz="0" w:space="0" w:color="auto"/>
                <w:left w:val="none" w:sz="0" w:space="0" w:color="auto"/>
                <w:bottom w:val="none" w:sz="0" w:space="0" w:color="auto"/>
                <w:right w:val="none" w:sz="0" w:space="0" w:color="auto"/>
              </w:divBdr>
            </w:div>
          </w:divsChild>
        </w:div>
        <w:div w:id="635180633">
          <w:marLeft w:val="0"/>
          <w:marRight w:val="0"/>
          <w:marTop w:val="0"/>
          <w:marBottom w:val="0"/>
          <w:divBdr>
            <w:top w:val="none" w:sz="0" w:space="0" w:color="auto"/>
            <w:left w:val="none" w:sz="0" w:space="0" w:color="auto"/>
            <w:bottom w:val="none" w:sz="0" w:space="0" w:color="auto"/>
            <w:right w:val="none" w:sz="0" w:space="0" w:color="auto"/>
          </w:divBdr>
        </w:div>
        <w:div w:id="644312565">
          <w:marLeft w:val="0"/>
          <w:marRight w:val="0"/>
          <w:marTop w:val="0"/>
          <w:marBottom w:val="0"/>
          <w:divBdr>
            <w:top w:val="none" w:sz="0" w:space="0" w:color="auto"/>
            <w:left w:val="none" w:sz="0" w:space="0" w:color="auto"/>
            <w:bottom w:val="none" w:sz="0" w:space="0" w:color="auto"/>
            <w:right w:val="none" w:sz="0" w:space="0" w:color="auto"/>
          </w:divBdr>
        </w:div>
        <w:div w:id="655843608">
          <w:marLeft w:val="0"/>
          <w:marRight w:val="0"/>
          <w:marTop w:val="0"/>
          <w:marBottom w:val="0"/>
          <w:divBdr>
            <w:top w:val="none" w:sz="0" w:space="0" w:color="auto"/>
            <w:left w:val="none" w:sz="0" w:space="0" w:color="auto"/>
            <w:bottom w:val="none" w:sz="0" w:space="0" w:color="auto"/>
            <w:right w:val="none" w:sz="0" w:space="0" w:color="auto"/>
          </w:divBdr>
          <w:divsChild>
            <w:div w:id="114065084">
              <w:marLeft w:val="0"/>
              <w:marRight w:val="0"/>
              <w:marTop w:val="0"/>
              <w:marBottom w:val="0"/>
              <w:divBdr>
                <w:top w:val="none" w:sz="0" w:space="0" w:color="auto"/>
                <w:left w:val="none" w:sz="0" w:space="0" w:color="auto"/>
                <w:bottom w:val="none" w:sz="0" w:space="0" w:color="auto"/>
                <w:right w:val="none" w:sz="0" w:space="0" w:color="auto"/>
              </w:divBdr>
            </w:div>
            <w:div w:id="442459969">
              <w:marLeft w:val="0"/>
              <w:marRight w:val="0"/>
              <w:marTop w:val="0"/>
              <w:marBottom w:val="0"/>
              <w:divBdr>
                <w:top w:val="none" w:sz="0" w:space="0" w:color="auto"/>
                <w:left w:val="none" w:sz="0" w:space="0" w:color="auto"/>
                <w:bottom w:val="none" w:sz="0" w:space="0" w:color="auto"/>
                <w:right w:val="none" w:sz="0" w:space="0" w:color="auto"/>
              </w:divBdr>
            </w:div>
            <w:div w:id="849292175">
              <w:marLeft w:val="0"/>
              <w:marRight w:val="0"/>
              <w:marTop w:val="0"/>
              <w:marBottom w:val="0"/>
              <w:divBdr>
                <w:top w:val="none" w:sz="0" w:space="0" w:color="auto"/>
                <w:left w:val="none" w:sz="0" w:space="0" w:color="auto"/>
                <w:bottom w:val="none" w:sz="0" w:space="0" w:color="auto"/>
                <w:right w:val="none" w:sz="0" w:space="0" w:color="auto"/>
              </w:divBdr>
            </w:div>
            <w:div w:id="1264992513">
              <w:marLeft w:val="0"/>
              <w:marRight w:val="0"/>
              <w:marTop w:val="0"/>
              <w:marBottom w:val="0"/>
              <w:divBdr>
                <w:top w:val="none" w:sz="0" w:space="0" w:color="auto"/>
                <w:left w:val="none" w:sz="0" w:space="0" w:color="auto"/>
                <w:bottom w:val="none" w:sz="0" w:space="0" w:color="auto"/>
                <w:right w:val="none" w:sz="0" w:space="0" w:color="auto"/>
              </w:divBdr>
            </w:div>
            <w:div w:id="1275597859">
              <w:marLeft w:val="0"/>
              <w:marRight w:val="0"/>
              <w:marTop w:val="0"/>
              <w:marBottom w:val="0"/>
              <w:divBdr>
                <w:top w:val="none" w:sz="0" w:space="0" w:color="auto"/>
                <w:left w:val="none" w:sz="0" w:space="0" w:color="auto"/>
                <w:bottom w:val="none" w:sz="0" w:space="0" w:color="auto"/>
                <w:right w:val="none" w:sz="0" w:space="0" w:color="auto"/>
              </w:divBdr>
            </w:div>
            <w:div w:id="1626957975">
              <w:marLeft w:val="0"/>
              <w:marRight w:val="0"/>
              <w:marTop w:val="0"/>
              <w:marBottom w:val="0"/>
              <w:divBdr>
                <w:top w:val="none" w:sz="0" w:space="0" w:color="auto"/>
                <w:left w:val="none" w:sz="0" w:space="0" w:color="auto"/>
                <w:bottom w:val="none" w:sz="0" w:space="0" w:color="auto"/>
                <w:right w:val="none" w:sz="0" w:space="0" w:color="auto"/>
              </w:divBdr>
            </w:div>
            <w:div w:id="1628700916">
              <w:marLeft w:val="0"/>
              <w:marRight w:val="0"/>
              <w:marTop w:val="0"/>
              <w:marBottom w:val="0"/>
              <w:divBdr>
                <w:top w:val="none" w:sz="0" w:space="0" w:color="auto"/>
                <w:left w:val="none" w:sz="0" w:space="0" w:color="auto"/>
                <w:bottom w:val="none" w:sz="0" w:space="0" w:color="auto"/>
                <w:right w:val="none" w:sz="0" w:space="0" w:color="auto"/>
              </w:divBdr>
            </w:div>
          </w:divsChild>
        </w:div>
        <w:div w:id="685978913">
          <w:marLeft w:val="0"/>
          <w:marRight w:val="0"/>
          <w:marTop w:val="0"/>
          <w:marBottom w:val="0"/>
          <w:divBdr>
            <w:top w:val="none" w:sz="0" w:space="0" w:color="auto"/>
            <w:left w:val="none" w:sz="0" w:space="0" w:color="auto"/>
            <w:bottom w:val="none" w:sz="0" w:space="0" w:color="auto"/>
            <w:right w:val="none" w:sz="0" w:space="0" w:color="auto"/>
          </w:divBdr>
        </w:div>
        <w:div w:id="699471937">
          <w:marLeft w:val="0"/>
          <w:marRight w:val="0"/>
          <w:marTop w:val="0"/>
          <w:marBottom w:val="0"/>
          <w:divBdr>
            <w:top w:val="none" w:sz="0" w:space="0" w:color="auto"/>
            <w:left w:val="none" w:sz="0" w:space="0" w:color="auto"/>
            <w:bottom w:val="none" w:sz="0" w:space="0" w:color="auto"/>
            <w:right w:val="none" w:sz="0" w:space="0" w:color="auto"/>
          </w:divBdr>
        </w:div>
        <w:div w:id="700907945">
          <w:marLeft w:val="0"/>
          <w:marRight w:val="0"/>
          <w:marTop w:val="0"/>
          <w:marBottom w:val="0"/>
          <w:divBdr>
            <w:top w:val="none" w:sz="0" w:space="0" w:color="auto"/>
            <w:left w:val="none" w:sz="0" w:space="0" w:color="auto"/>
            <w:bottom w:val="none" w:sz="0" w:space="0" w:color="auto"/>
            <w:right w:val="none" w:sz="0" w:space="0" w:color="auto"/>
          </w:divBdr>
          <w:divsChild>
            <w:div w:id="19093447">
              <w:marLeft w:val="0"/>
              <w:marRight w:val="0"/>
              <w:marTop w:val="0"/>
              <w:marBottom w:val="0"/>
              <w:divBdr>
                <w:top w:val="none" w:sz="0" w:space="0" w:color="auto"/>
                <w:left w:val="none" w:sz="0" w:space="0" w:color="auto"/>
                <w:bottom w:val="none" w:sz="0" w:space="0" w:color="auto"/>
                <w:right w:val="none" w:sz="0" w:space="0" w:color="auto"/>
              </w:divBdr>
            </w:div>
            <w:div w:id="40906333">
              <w:marLeft w:val="0"/>
              <w:marRight w:val="0"/>
              <w:marTop w:val="0"/>
              <w:marBottom w:val="0"/>
              <w:divBdr>
                <w:top w:val="none" w:sz="0" w:space="0" w:color="auto"/>
                <w:left w:val="none" w:sz="0" w:space="0" w:color="auto"/>
                <w:bottom w:val="none" w:sz="0" w:space="0" w:color="auto"/>
                <w:right w:val="none" w:sz="0" w:space="0" w:color="auto"/>
              </w:divBdr>
            </w:div>
            <w:div w:id="127818843">
              <w:marLeft w:val="0"/>
              <w:marRight w:val="0"/>
              <w:marTop w:val="0"/>
              <w:marBottom w:val="0"/>
              <w:divBdr>
                <w:top w:val="none" w:sz="0" w:space="0" w:color="auto"/>
                <w:left w:val="none" w:sz="0" w:space="0" w:color="auto"/>
                <w:bottom w:val="none" w:sz="0" w:space="0" w:color="auto"/>
                <w:right w:val="none" w:sz="0" w:space="0" w:color="auto"/>
              </w:divBdr>
            </w:div>
            <w:div w:id="128481387">
              <w:marLeft w:val="0"/>
              <w:marRight w:val="0"/>
              <w:marTop w:val="0"/>
              <w:marBottom w:val="0"/>
              <w:divBdr>
                <w:top w:val="none" w:sz="0" w:space="0" w:color="auto"/>
                <w:left w:val="none" w:sz="0" w:space="0" w:color="auto"/>
                <w:bottom w:val="none" w:sz="0" w:space="0" w:color="auto"/>
                <w:right w:val="none" w:sz="0" w:space="0" w:color="auto"/>
              </w:divBdr>
            </w:div>
            <w:div w:id="296641138">
              <w:marLeft w:val="0"/>
              <w:marRight w:val="0"/>
              <w:marTop w:val="0"/>
              <w:marBottom w:val="0"/>
              <w:divBdr>
                <w:top w:val="none" w:sz="0" w:space="0" w:color="auto"/>
                <w:left w:val="none" w:sz="0" w:space="0" w:color="auto"/>
                <w:bottom w:val="none" w:sz="0" w:space="0" w:color="auto"/>
                <w:right w:val="none" w:sz="0" w:space="0" w:color="auto"/>
              </w:divBdr>
            </w:div>
            <w:div w:id="377633174">
              <w:marLeft w:val="0"/>
              <w:marRight w:val="0"/>
              <w:marTop w:val="0"/>
              <w:marBottom w:val="0"/>
              <w:divBdr>
                <w:top w:val="none" w:sz="0" w:space="0" w:color="auto"/>
                <w:left w:val="none" w:sz="0" w:space="0" w:color="auto"/>
                <w:bottom w:val="none" w:sz="0" w:space="0" w:color="auto"/>
                <w:right w:val="none" w:sz="0" w:space="0" w:color="auto"/>
              </w:divBdr>
            </w:div>
            <w:div w:id="446390045">
              <w:marLeft w:val="0"/>
              <w:marRight w:val="0"/>
              <w:marTop w:val="0"/>
              <w:marBottom w:val="0"/>
              <w:divBdr>
                <w:top w:val="none" w:sz="0" w:space="0" w:color="auto"/>
                <w:left w:val="none" w:sz="0" w:space="0" w:color="auto"/>
                <w:bottom w:val="none" w:sz="0" w:space="0" w:color="auto"/>
                <w:right w:val="none" w:sz="0" w:space="0" w:color="auto"/>
              </w:divBdr>
            </w:div>
            <w:div w:id="558051319">
              <w:marLeft w:val="0"/>
              <w:marRight w:val="0"/>
              <w:marTop w:val="0"/>
              <w:marBottom w:val="0"/>
              <w:divBdr>
                <w:top w:val="none" w:sz="0" w:space="0" w:color="auto"/>
                <w:left w:val="none" w:sz="0" w:space="0" w:color="auto"/>
                <w:bottom w:val="none" w:sz="0" w:space="0" w:color="auto"/>
                <w:right w:val="none" w:sz="0" w:space="0" w:color="auto"/>
              </w:divBdr>
            </w:div>
            <w:div w:id="696734381">
              <w:marLeft w:val="0"/>
              <w:marRight w:val="0"/>
              <w:marTop w:val="0"/>
              <w:marBottom w:val="0"/>
              <w:divBdr>
                <w:top w:val="none" w:sz="0" w:space="0" w:color="auto"/>
                <w:left w:val="none" w:sz="0" w:space="0" w:color="auto"/>
                <w:bottom w:val="none" w:sz="0" w:space="0" w:color="auto"/>
                <w:right w:val="none" w:sz="0" w:space="0" w:color="auto"/>
              </w:divBdr>
            </w:div>
            <w:div w:id="761880015">
              <w:marLeft w:val="0"/>
              <w:marRight w:val="0"/>
              <w:marTop w:val="0"/>
              <w:marBottom w:val="0"/>
              <w:divBdr>
                <w:top w:val="none" w:sz="0" w:space="0" w:color="auto"/>
                <w:left w:val="none" w:sz="0" w:space="0" w:color="auto"/>
                <w:bottom w:val="none" w:sz="0" w:space="0" w:color="auto"/>
                <w:right w:val="none" w:sz="0" w:space="0" w:color="auto"/>
              </w:divBdr>
            </w:div>
            <w:div w:id="817693234">
              <w:marLeft w:val="0"/>
              <w:marRight w:val="0"/>
              <w:marTop w:val="0"/>
              <w:marBottom w:val="0"/>
              <w:divBdr>
                <w:top w:val="none" w:sz="0" w:space="0" w:color="auto"/>
                <w:left w:val="none" w:sz="0" w:space="0" w:color="auto"/>
                <w:bottom w:val="none" w:sz="0" w:space="0" w:color="auto"/>
                <w:right w:val="none" w:sz="0" w:space="0" w:color="auto"/>
              </w:divBdr>
            </w:div>
            <w:div w:id="874347502">
              <w:marLeft w:val="0"/>
              <w:marRight w:val="0"/>
              <w:marTop w:val="0"/>
              <w:marBottom w:val="0"/>
              <w:divBdr>
                <w:top w:val="none" w:sz="0" w:space="0" w:color="auto"/>
                <w:left w:val="none" w:sz="0" w:space="0" w:color="auto"/>
                <w:bottom w:val="none" w:sz="0" w:space="0" w:color="auto"/>
                <w:right w:val="none" w:sz="0" w:space="0" w:color="auto"/>
              </w:divBdr>
            </w:div>
            <w:div w:id="912397387">
              <w:marLeft w:val="0"/>
              <w:marRight w:val="0"/>
              <w:marTop w:val="0"/>
              <w:marBottom w:val="0"/>
              <w:divBdr>
                <w:top w:val="none" w:sz="0" w:space="0" w:color="auto"/>
                <w:left w:val="none" w:sz="0" w:space="0" w:color="auto"/>
                <w:bottom w:val="none" w:sz="0" w:space="0" w:color="auto"/>
                <w:right w:val="none" w:sz="0" w:space="0" w:color="auto"/>
              </w:divBdr>
            </w:div>
            <w:div w:id="1178036613">
              <w:marLeft w:val="0"/>
              <w:marRight w:val="0"/>
              <w:marTop w:val="0"/>
              <w:marBottom w:val="0"/>
              <w:divBdr>
                <w:top w:val="none" w:sz="0" w:space="0" w:color="auto"/>
                <w:left w:val="none" w:sz="0" w:space="0" w:color="auto"/>
                <w:bottom w:val="none" w:sz="0" w:space="0" w:color="auto"/>
                <w:right w:val="none" w:sz="0" w:space="0" w:color="auto"/>
              </w:divBdr>
            </w:div>
            <w:div w:id="1405178828">
              <w:marLeft w:val="0"/>
              <w:marRight w:val="0"/>
              <w:marTop w:val="0"/>
              <w:marBottom w:val="0"/>
              <w:divBdr>
                <w:top w:val="none" w:sz="0" w:space="0" w:color="auto"/>
                <w:left w:val="none" w:sz="0" w:space="0" w:color="auto"/>
                <w:bottom w:val="none" w:sz="0" w:space="0" w:color="auto"/>
                <w:right w:val="none" w:sz="0" w:space="0" w:color="auto"/>
              </w:divBdr>
            </w:div>
            <w:div w:id="1439524757">
              <w:marLeft w:val="0"/>
              <w:marRight w:val="0"/>
              <w:marTop w:val="0"/>
              <w:marBottom w:val="0"/>
              <w:divBdr>
                <w:top w:val="none" w:sz="0" w:space="0" w:color="auto"/>
                <w:left w:val="none" w:sz="0" w:space="0" w:color="auto"/>
                <w:bottom w:val="none" w:sz="0" w:space="0" w:color="auto"/>
                <w:right w:val="none" w:sz="0" w:space="0" w:color="auto"/>
              </w:divBdr>
            </w:div>
            <w:div w:id="1665234898">
              <w:marLeft w:val="0"/>
              <w:marRight w:val="0"/>
              <w:marTop w:val="0"/>
              <w:marBottom w:val="0"/>
              <w:divBdr>
                <w:top w:val="none" w:sz="0" w:space="0" w:color="auto"/>
                <w:left w:val="none" w:sz="0" w:space="0" w:color="auto"/>
                <w:bottom w:val="none" w:sz="0" w:space="0" w:color="auto"/>
                <w:right w:val="none" w:sz="0" w:space="0" w:color="auto"/>
              </w:divBdr>
            </w:div>
            <w:div w:id="1750038184">
              <w:marLeft w:val="0"/>
              <w:marRight w:val="0"/>
              <w:marTop w:val="0"/>
              <w:marBottom w:val="0"/>
              <w:divBdr>
                <w:top w:val="none" w:sz="0" w:space="0" w:color="auto"/>
                <w:left w:val="none" w:sz="0" w:space="0" w:color="auto"/>
                <w:bottom w:val="none" w:sz="0" w:space="0" w:color="auto"/>
                <w:right w:val="none" w:sz="0" w:space="0" w:color="auto"/>
              </w:divBdr>
            </w:div>
          </w:divsChild>
        </w:div>
        <w:div w:id="724330045">
          <w:marLeft w:val="0"/>
          <w:marRight w:val="0"/>
          <w:marTop w:val="0"/>
          <w:marBottom w:val="0"/>
          <w:divBdr>
            <w:top w:val="none" w:sz="0" w:space="0" w:color="auto"/>
            <w:left w:val="none" w:sz="0" w:space="0" w:color="auto"/>
            <w:bottom w:val="none" w:sz="0" w:space="0" w:color="auto"/>
            <w:right w:val="none" w:sz="0" w:space="0" w:color="auto"/>
          </w:divBdr>
        </w:div>
        <w:div w:id="752120630">
          <w:marLeft w:val="0"/>
          <w:marRight w:val="0"/>
          <w:marTop w:val="0"/>
          <w:marBottom w:val="0"/>
          <w:divBdr>
            <w:top w:val="none" w:sz="0" w:space="0" w:color="auto"/>
            <w:left w:val="none" w:sz="0" w:space="0" w:color="auto"/>
            <w:bottom w:val="none" w:sz="0" w:space="0" w:color="auto"/>
            <w:right w:val="none" w:sz="0" w:space="0" w:color="auto"/>
          </w:divBdr>
        </w:div>
        <w:div w:id="769088694">
          <w:marLeft w:val="0"/>
          <w:marRight w:val="0"/>
          <w:marTop w:val="0"/>
          <w:marBottom w:val="0"/>
          <w:divBdr>
            <w:top w:val="none" w:sz="0" w:space="0" w:color="auto"/>
            <w:left w:val="none" w:sz="0" w:space="0" w:color="auto"/>
            <w:bottom w:val="none" w:sz="0" w:space="0" w:color="auto"/>
            <w:right w:val="none" w:sz="0" w:space="0" w:color="auto"/>
          </w:divBdr>
        </w:div>
        <w:div w:id="783842813">
          <w:marLeft w:val="0"/>
          <w:marRight w:val="0"/>
          <w:marTop w:val="0"/>
          <w:marBottom w:val="0"/>
          <w:divBdr>
            <w:top w:val="none" w:sz="0" w:space="0" w:color="auto"/>
            <w:left w:val="none" w:sz="0" w:space="0" w:color="auto"/>
            <w:bottom w:val="none" w:sz="0" w:space="0" w:color="auto"/>
            <w:right w:val="none" w:sz="0" w:space="0" w:color="auto"/>
          </w:divBdr>
        </w:div>
        <w:div w:id="842361704">
          <w:marLeft w:val="0"/>
          <w:marRight w:val="0"/>
          <w:marTop w:val="0"/>
          <w:marBottom w:val="0"/>
          <w:divBdr>
            <w:top w:val="none" w:sz="0" w:space="0" w:color="auto"/>
            <w:left w:val="none" w:sz="0" w:space="0" w:color="auto"/>
            <w:bottom w:val="none" w:sz="0" w:space="0" w:color="auto"/>
            <w:right w:val="none" w:sz="0" w:space="0" w:color="auto"/>
          </w:divBdr>
          <w:divsChild>
            <w:div w:id="392001399">
              <w:marLeft w:val="0"/>
              <w:marRight w:val="0"/>
              <w:marTop w:val="0"/>
              <w:marBottom w:val="0"/>
              <w:divBdr>
                <w:top w:val="none" w:sz="0" w:space="0" w:color="auto"/>
                <w:left w:val="none" w:sz="0" w:space="0" w:color="auto"/>
                <w:bottom w:val="none" w:sz="0" w:space="0" w:color="auto"/>
                <w:right w:val="none" w:sz="0" w:space="0" w:color="auto"/>
              </w:divBdr>
            </w:div>
            <w:div w:id="424494259">
              <w:marLeft w:val="0"/>
              <w:marRight w:val="0"/>
              <w:marTop w:val="0"/>
              <w:marBottom w:val="0"/>
              <w:divBdr>
                <w:top w:val="none" w:sz="0" w:space="0" w:color="auto"/>
                <w:left w:val="none" w:sz="0" w:space="0" w:color="auto"/>
                <w:bottom w:val="none" w:sz="0" w:space="0" w:color="auto"/>
                <w:right w:val="none" w:sz="0" w:space="0" w:color="auto"/>
              </w:divBdr>
            </w:div>
            <w:div w:id="427582730">
              <w:marLeft w:val="0"/>
              <w:marRight w:val="0"/>
              <w:marTop w:val="0"/>
              <w:marBottom w:val="0"/>
              <w:divBdr>
                <w:top w:val="none" w:sz="0" w:space="0" w:color="auto"/>
                <w:left w:val="none" w:sz="0" w:space="0" w:color="auto"/>
                <w:bottom w:val="none" w:sz="0" w:space="0" w:color="auto"/>
                <w:right w:val="none" w:sz="0" w:space="0" w:color="auto"/>
              </w:divBdr>
            </w:div>
            <w:div w:id="490098589">
              <w:marLeft w:val="0"/>
              <w:marRight w:val="0"/>
              <w:marTop w:val="0"/>
              <w:marBottom w:val="0"/>
              <w:divBdr>
                <w:top w:val="none" w:sz="0" w:space="0" w:color="auto"/>
                <w:left w:val="none" w:sz="0" w:space="0" w:color="auto"/>
                <w:bottom w:val="none" w:sz="0" w:space="0" w:color="auto"/>
                <w:right w:val="none" w:sz="0" w:space="0" w:color="auto"/>
              </w:divBdr>
            </w:div>
            <w:div w:id="595944464">
              <w:marLeft w:val="0"/>
              <w:marRight w:val="0"/>
              <w:marTop w:val="0"/>
              <w:marBottom w:val="0"/>
              <w:divBdr>
                <w:top w:val="none" w:sz="0" w:space="0" w:color="auto"/>
                <w:left w:val="none" w:sz="0" w:space="0" w:color="auto"/>
                <w:bottom w:val="none" w:sz="0" w:space="0" w:color="auto"/>
                <w:right w:val="none" w:sz="0" w:space="0" w:color="auto"/>
              </w:divBdr>
            </w:div>
            <w:div w:id="610665586">
              <w:marLeft w:val="0"/>
              <w:marRight w:val="0"/>
              <w:marTop w:val="0"/>
              <w:marBottom w:val="0"/>
              <w:divBdr>
                <w:top w:val="none" w:sz="0" w:space="0" w:color="auto"/>
                <w:left w:val="none" w:sz="0" w:space="0" w:color="auto"/>
                <w:bottom w:val="none" w:sz="0" w:space="0" w:color="auto"/>
                <w:right w:val="none" w:sz="0" w:space="0" w:color="auto"/>
              </w:divBdr>
            </w:div>
            <w:div w:id="853807867">
              <w:marLeft w:val="0"/>
              <w:marRight w:val="0"/>
              <w:marTop w:val="0"/>
              <w:marBottom w:val="0"/>
              <w:divBdr>
                <w:top w:val="none" w:sz="0" w:space="0" w:color="auto"/>
                <w:left w:val="none" w:sz="0" w:space="0" w:color="auto"/>
                <w:bottom w:val="none" w:sz="0" w:space="0" w:color="auto"/>
                <w:right w:val="none" w:sz="0" w:space="0" w:color="auto"/>
              </w:divBdr>
            </w:div>
            <w:div w:id="887377188">
              <w:marLeft w:val="0"/>
              <w:marRight w:val="0"/>
              <w:marTop w:val="0"/>
              <w:marBottom w:val="0"/>
              <w:divBdr>
                <w:top w:val="none" w:sz="0" w:space="0" w:color="auto"/>
                <w:left w:val="none" w:sz="0" w:space="0" w:color="auto"/>
                <w:bottom w:val="none" w:sz="0" w:space="0" w:color="auto"/>
                <w:right w:val="none" w:sz="0" w:space="0" w:color="auto"/>
              </w:divBdr>
            </w:div>
            <w:div w:id="899636827">
              <w:marLeft w:val="0"/>
              <w:marRight w:val="0"/>
              <w:marTop w:val="0"/>
              <w:marBottom w:val="0"/>
              <w:divBdr>
                <w:top w:val="none" w:sz="0" w:space="0" w:color="auto"/>
                <w:left w:val="none" w:sz="0" w:space="0" w:color="auto"/>
                <w:bottom w:val="none" w:sz="0" w:space="0" w:color="auto"/>
                <w:right w:val="none" w:sz="0" w:space="0" w:color="auto"/>
              </w:divBdr>
            </w:div>
            <w:div w:id="1100687626">
              <w:marLeft w:val="0"/>
              <w:marRight w:val="0"/>
              <w:marTop w:val="0"/>
              <w:marBottom w:val="0"/>
              <w:divBdr>
                <w:top w:val="none" w:sz="0" w:space="0" w:color="auto"/>
                <w:left w:val="none" w:sz="0" w:space="0" w:color="auto"/>
                <w:bottom w:val="none" w:sz="0" w:space="0" w:color="auto"/>
                <w:right w:val="none" w:sz="0" w:space="0" w:color="auto"/>
              </w:divBdr>
            </w:div>
            <w:div w:id="1227573773">
              <w:marLeft w:val="0"/>
              <w:marRight w:val="0"/>
              <w:marTop w:val="0"/>
              <w:marBottom w:val="0"/>
              <w:divBdr>
                <w:top w:val="none" w:sz="0" w:space="0" w:color="auto"/>
                <w:left w:val="none" w:sz="0" w:space="0" w:color="auto"/>
                <w:bottom w:val="none" w:sz="0" w:space="0" w:color="auto"/>
                <w:right w:val="none" w:sz="0" w:space="0" w:color="auto"/>
              </w:divBdr>
            </w:div>
            <w:div w:id="1235235768">
              <w:marLeft w:val="0"/>
              <w:marRight w:val="0"/>
              <w:marTop w:val="0"/>
              <w:marBottom w:val="0"/>
              <w:divBdr>
                <w:top w:val="none" w:sz="0" w:space="0" w:color="auto"/>
                <w:left w:val="none" w:sz="0" w:space="0" w:color="auto"/>
                <w:bottom w:val="none" w:sz="0" w:space="0" w:color="auto"/>
                <w:right w:val="none" w:sz="0" w:space="0" w:color="auto"/>
              </w:divBdr>
            </w:div>
            <w:div w:id="1462074021">
              <w:marLeft w:val="0"/>
              <w:marRight w:val="0"/>
              <w:marTop w:val="0"/>
              <w:marBottom w:val="0"/>
              <w:divBdr>
                <w:top w:val="none" w:sz="0" w:space="0" w:color="auto"/>
                <w:left w:val="none" w:sz="0" w:space="0" w:color="auto"/>
                <w:bottom w:val="none" w:sz="0" w:space="0" w:color="auto"/>
                <w:right w:val="none" w:sz="0" w:space="0" w:color="auto"/>
              </w:divBdr>
            </w:div>
            <w:div w:id="1464423975">
              <w:marLeft w:val="0"/>
              <w:marRight w:val="0"/>
              <w:marTop w:val="0"/>
              <w:marBottom w:val="0"/>
              <w:divBdr>
                <w:top w:val="none" w:sz="0" w:space="0" w:color="auto"/>
                <w:left w:val="none" w:sz="0" w:space="0" w:color="auto"/>
                <w:bottom w:val="none" w:sz="0" w:space="0" w:color="auto"/>
                <w:right w:val="none" w:sz="0" w:space="0" w:color="auto"/>
              </w:divBdr>
            </w:div>
            <w:div w:id="1480145893">
              <w:marLeft w:val="0"/>
              <w:marRight w:val="0"/>
              <w:marTop w:val="0"/>
              <w:marBottom w:val="0"/>
              <w:divBdr>
                <w:top w:val="none" w:sz="0" w:space="0" w:color="auto"/>
                <w:left w:val="none" w:sz="0" w:space="0" w:color="auto"/>
                <w:bottom w:val="none" w:sz="0" w:space="0" w:color="auto"/>
                <w:right w:val="none" w:sz="0" w:space="0" w:color="auto"/>
              </w:divBdr>
            </w:div>
            <w:div w:id="1753045547">
              <w:marLeft w:val="0"/>
              <w:marRight w:val="0"/>
              <w:marTop w:val="0"/>
              <w:marBottom w:val="0"/>
              <w:divBdr>
                <w:top w:val="none" w:sz="0" w:space="0" w:color="auto"/>
                <w:left w:val="none" w:sz="0" w:space="0" w:color="auto"/>
                <w:bottom w:val="none" w:sz="0" w:space="0" w:color="auto"/>
                <w:right w:val="none" w:sz="0" w:space="0" w:color="auto"/>
              </w:divBdr>
            </w:div>
          </w:divsChild>
        </w:div>
        <w:div w:id="865603412">
          <w:marLeft w:val="0"/>
          <w:marRight w:val="0"/>
          <w:marTop w:val="0"/>
          <w:marBottom w:val="0"/>
          <w:divBdr>
            <w:top w:val="none" w:sz="0" w:space="0" w:color="auto"/>
            <w:left w:val="none" w:sz="0" w:space="0" w:color="auto"/>
            <w:bottom w:val="none" w:sz="0" w:space="0" w:color="auto"/>
            <w:right w:val="none" w:sz="0" w:space="0" w:color="auto"/>
          </w:divBdr>
        </w:div>
        <w:div w:id="871235677">
          <w:marLeft w:val="0"/>
          <w:marRight w:val="0"/>
          <w:marTop w:val="0"/>
          <w:marBottom w:val="0"/>
          <w:divBdr>
            <w:top w:val="none" w:sz="0" w:space="0" w:color="auto"/>
            <w:left w:val="none" w:sz="0" w:space="0" w:color="auto"/>
            <w:bottom w:val="none" w:sz="0" w:space="0" w:color="auto"/>
            <w:right w:val="none" w:sz="0" w:space="0" w:color="auto"/>
          </w:divBdr>
          <w:divsChild>
            <w:div w:id="39943036">
              <w:marLeft w:val="0"/>
              <w:marRight w:val="0"/>
              <w:marTop w:val="0"/>
              <w:marBottom w:val="0"/>
              <w:divBdr>
                <w:top w:val="none" w:sz="0" w:space="0" w:color="auto"/>
                <w:left w:val="none" w:sz="0" w:space="0" w:color="auto"/>
                <w:bottom w:val="none" w:sz="0" w:space="0" w:color="auto"/>
                <w:right w:val="none" w:sz="0" w:space="0" w:color="auto"/>
              </w:divBdr>
            </w:div>
            <w:div w:id="107968955">
              <w:marLeft w:val="0"/>
              <w:marRight w:val="0"/>
              <w:marTop w:val="0"/>
              <w:marBottom w:val="0"/>
              <w:divBdr>
                <w:top w:val="none" w:sz="0" w:space="0" w:color="auto"/>
                <w:left w:val="none" w:sz="0" w:space="0" w:color="auto"/>
                <w:bottom w:val="none" w:sz="0" w:space="0" w:color="auto"/>
                <w:right w:val="none" w:sz="0" w:space="0" w:color="auto"/>
              </w:divBdr>
            </w:div>
            <w:div w:id="166487599">
              <w:marLeft w:val="0"/>
              <w:marRight w:val="0"/>
              <w:marTop w:val="0"/>
              <w:marBottom w:val="0"/>
              <w:divBdr>
                <w:top w:val="none" w:sz="0" w:space="0" w:color="auto"/>
                <w:left w:val="none" w:sz="0" w:space="0" w:color="auto"/>
                <w:bottom w:val="none" w:sz="0" w:space="0" w:color="auto"/>
                <w:right w:val="none" w:sz="0" w:space="0" w:color="auto"/>
              </w:divBdr>
            </w:div>
            <w:div w:id="175269884">
              <w:marLeft w:val="0"/>
              <w:marRight w:val="0"/>
              <w:marTop w:val="0"/>
              <w:marBottom w:val="0"/>
              <w:divBdr>
                <w:top w:val="none" w:sz="0" w:space="0" w:color="auto"/>
                <w:left w:val="none" w:sz="0" w:space="0" w:color="auto"/>
                <w:bottom w:val="none" w:sz="0" w:space="0" w:color="auto"/>
                <w:right w:val="none" w:sz="0" w:space="0" w:color="auto"/>
              </w:divBdr>
            </w:div>
            <w:div w:id="448090877">
              <w:marLeft w:val="0"/>
              <w:marRight w:val="0"/>
              <w:marTop w:val="0"/>
              <w:marBottom w:val="0"/>
              <w:divBdr>
                <w:top w:val="none" w:sz="0" w:space="0" w:color="auto"/>
                <w:left w:val="none" w:sz="0" w:space="0" w:color="auto"/>
                <w:bottom w:val="none" w:sz="0" w:space="0" w:color="auto"/>
                <w:right w:val="none" w:sz="0" w:space="0" w:color="auto"/>
              </w:divBdr>
            </w:div>
            <w:div w:id="579339320">
              <w:marLeft w:val="0"/>
              <w:marRight w:val="0"/>
              <w:marTop w:val="0"/>
              <w:marBottom w:val="0"/>
              <w:divBdr>
                <w:top w:val="none" w:sz="0" w:space="0" w:color="auto"/>
                <w:left w:val="none" w:sz="0" w:space="0" w:color="auto"/>
                <w:bottom w:val="none" w:sz="0" w:space="0" w:color="auto"/>
                <w:right w:val="none" w:sz="0" w:space="0" w:color="auto"/>
              </w:divBdr>
            </w:div>
            <w:div w:id="760492531">
              <w:marLeft w:val="0"/>
              <w:marRight w:val="0"/>
              <w:marTop w:val="0"/>
              <w:marBottom w:val="0"/>
              <w:divBdr>
                <w:top w:val="none" w:sz="0" w:space="0" w:color="auto"/>
                <w:left w:val="none" w:sz="0" w:space="0" w:color="auto"/>
                <w:bottom w:val="none" w:sz="0" w:space="0" w:color="auto"/>
                <w:right w:val="none" w:sz="0" w:space="0" w:color="auto"/>
              </w:divBdr>
            </w:div>
            <w:div w:id="772672109">
              <w:marLeft w:val="0"/>
              <w:marRight w:val="0"/>
              <w:marTop w:val="0"/>
              <w:marBottom w:val="0"/>
              <w:divBdr>
                <w:top w:val="none" w:sz="0" w:space="0" w:color="auto"/>
                <w:left w:val="none" w:sz="0" w:space="0" w:color="auto"/>
                <w:bottom w:val="none" w:sz="0" w:space="0" w:color="auto"/>
                <w:right w:val="none" w:sz="0" w:space="0" w:color="auto"/>
              </w:divBdr>
            </w:div>
            <w:div w:id="809706663">
              <w:marLeft w:val="0"/>
              <w:marRight w:val="0"/>
              <w:marTop w:val="0"/>
              <w:marBottom w:val="0"/>
              <w:divBdr>
                <w:top w:val="none" w:sz="0" w:space="0" w:color="auto"/>
                <w:left w:val="none" w:sz="0" w:space="0" w:color="auto"/>
                <w:bottom w:val="none" w:sz="0" w:space="0" w:color="auto"/>
                <w:right w:val="none" w:sz="0" w:space="0" w:color="auto"/>
              </w:divBdr>
            </w:div>
            <w:div w:id="822307298">
              <w:marLeft w:val="0"/>
              <w:marRight w:val="0"/>
              <w:marTop w:val="0"/>
              <w:marBottom w:val="0"/>
              <w:divBdr>
                <w:top w:val="none" w:sz="0" w:space="0" w:color="auto"/>
                <w:left w:val="none" w:sz="0" w:space="0" w:color="auto"/>
                <w:bottom w:val="none" w:sz="0" w:space="0" w:color="auto"/>
                <w:right w:val="none" w:sz="0" w:space="0" w:color="auto"/>
              </w:divBdr>
            </w:div>
            <w:div w:id="997617378">
              <w:marLeft w:val="0"/>
              <w:marRight w:val="0"/>
              <w:marTop w:val="0"/>
              <w:marBottom w:val="0"/>
              <w:divBdr>
                <w:top w:val="none" w:sz="0" w:space="0" w:color="auto"/>
                <w:left w:val="none" w:sz="0" w:space="0" w:color="auto"/>
                <w:bottom w:val="none" w:sz="0" w:space="0" w:color="auto"/>
                <w:right w:val="none" w:sz="0" w:space="0" w:color="auto"/>
              </w:divBdr>
            </w:div>
            <w:div w:id="1259144688">
              <w:marLeft w:val="0"/>
              <w:marRight w:val="0"/>
              <w:marTop w:val="0"/>
              <w:marBottom w:val="0"/>
              <w:divBdr>
                <w:top w:val="none" w:sz="0" w:space="0" w:color="auto"/>
                <w:left w:val="none" w:sz="0" w:space="0" w:color="auto"/>
                <w:bottom w:val="none" w:sz="0" w:space="0" w:color="auto"/>
                <w:right w:val="none" w:sz="0" w:space="0" w:color="auto"/>
              </w:divBdr>
            </w:div>
            <w:div w:id="1303997828">
              <w:marLeft w:val="0"/>
              <w:marRight w:val="0"/>
              <w:marTop w:val="0"/>
              <w:marBottom w:val="0"/>
              <w:divBdr>
                <w:top w:val="none" w:sz="0" w:space="0" w:color="auto"/>
                <w:left w:val="none" w:sz="0" w:space="0" w:color="auto"/>
                <w:bottom w:val="none" w:sz="0" w:space="0" w:color="auto"/>
                <w:right w:val="none" w:sz="0" w:space="0" w:color="auto"/>
              </w:divBdr>
            </w:div>
            <w:div w:id="1448699006">
              <w:marLeft w:val="0"/>
              <w:marRight w:val="0"/>
              <w:marTop w:val="0"/>
              <w:marBottom w:val="0"/>
              <w:divBdr>
                <w:top w:val="none" w:sz="0" w:space="0" w:color="auto"/>
                <w:left w:val="none" w:sz="0" w:space="0" w:color="auto"/>
                <w:bottom w:val="none" w:sz="0" w:space="0" w:color="auto"/>
                <w:right w:val="none" w:sz="0" w:space="0" w:color="auto"/>
              </w:divBdr>
            </w:div>
            <w:div w:id="1458916998">
              <w:marLeft w:val="0"/>
              <w:marRight w:val="0"/>
              <w:marTop w:val="0"/>
              <w:marBottom w:val="0"/>
              <w:divBdr>
                <w:top w:val="none" w:sz="0" w:space="0" w:color="auto"/>
                <w:left w:val="none" w:sz="0" w:space="0" w:color="auto"/>
                <w:bottom w:val="none" w:sz="0" w:space="0" w:color="auto"/>
                <w:right w:val="none" w:sz="0" w:space="0" w:color="auto"/>
              </w:divBdr>
            </w:div>
            <w:div w:id="1624386845">
              <w:marLeft w:val="0"/>
              <w:marRight w:val="0"/>
              <w:marTop w:val="0"/>
              <w:marBottom w:val="0"/>
              <w:divBdr>
                <w:top w:val="none" w:sz="0" w:space="0" w:color="auto"/>
                <w:left w:val="none" w:sz="0" w:space="0" w:color="auto"/>
                <w:bottom w:val="none" w:sz="0" w:space="0" w:color="auto"/>
                <w:right w:val="none" w:sz="0" w:space="0" w:color="auto"/>
              </w:divBdr>
            </w:div>
          </w:divsChild>
        </w:div>
        <w:div w:id="872622009">
          <w:marLeft w:val="0"/>
          <w:marRight w:val="0"/>
          <w:marTop w:val="0"/>
          <w:marBottom w:val="0"/>
          <w:divBdr>
            <w:top w:val="none" w:sz="0" w:space="0" w:color="auto"/>
            <w:left w:val="none" w:sz="0" w:space="0" w:color="auto"/>
            <w:bottom w:val="none" w:sz="0" w:space="0" w:color="auto"/>
            <w:right w:val="none" w:sz="0" w:space="0" w:color="auto"/>
          </w:divBdr>
        </w:div>
        <w:div w:id="904950638">
          <w:marLeft w:val="0"/>
          <w:marRight w:val="0"/>
          <w:marTop w:val="0"/>
          <w:marBottom w:val="0"/>
          <w:divBdr>
            <w:top w:val="none" w:sz="0" w:space="0" w:color="auto"/>
            <w:left w:val="none" w:sz="0" w:space="0" w:color="auto"/>
            <w:bottom w:val="none" w:sz="0" w:space="0" w:color="auto"/>
            <w:right w:val="none" w:sz="0" w:space="0" w:color="auto"/>
          </w:divBdr>
        </w:div>
        <w:div w:id="915699823">
          <w:marLeft w:val="0"/>
          <w:marRight w:val="0"/>
          <w:marTop w:val="0"/>
          <w:marBottom w:val="0"/>
          <w:divBdr>
            <w:top w:val="none" w:sz="0" w:space="0" w:color="auto"/>
            <w:left w:val="none" w:sz="0" w:space="0" w:color="auto"/>
            <w:bottom w:val="none" w:sz="0" w:space="0" w:color="auto"/>
            <w:right w:val="none" w:sz="0" w:space="0" w:color="auto"/>
          </w:divBdr>
        </w:div>
        <w:div w:id="947736531">
          <w:marLeft w:val="0"/>
          <w:marRight w:val="0"/>
          <w:marTop w:val="0"/>
          <w:marBottom w:val="0"/>
          <w:divBdr>
            <w:top w:val="none" w:sz="0" w:space="0" w:color="auto"/>
            <w:left w:val="none" w:sz="0" w:space="0" w:color="auto"/>
            <w:bottom w:val="none" w:sz="0" w:space="0" w:color="auto"/>
            <w:right w:val="none" w:sz="0" w:space="0" w:color="auto"/>
          </w:divBdr>
        </w:div>
        <w:div w:id="955527295">
          <w:marLeft w:val="0"/>
          <w:marRight w:val="0"/>
          <w:marTop w:val="0"/>
          <w:marBottom w:val="0"/>
          <w:divBdr>
            <w:top w:val="none" w:sz="0" w:space="0" w:color="auto"/>
            <w:left w:val="none" w:sz="0" w:space="0" w:color="auto"/>
            <w:bottom w:val="none" w:sz="0" w:space="0" w:color="auto"/>
            <w:right w:val="none" w:sz="0" w:space="0" w:color="auto"/>
          </w:divBdr>
        </w:div>
        <w:div w:id="968435985">
          <w:marLeft w:val="0"/>
          <w:marRight w:val="0"/>
          <w:marTop w:val="0"/>
          <w:marBottom w:val="0"/>
          <w:divBdr>
            <w:top w:val="none" w:sz="0" w:space="0" w:color="auto"/>
            <w:left w:val="none" w:sz="0" w:space="0" w:color="auto"/>
            <w:bottom w:val="none" w:sz="0" w:space="0" w:color="auto"/>
            <w:right w:val="none" w:sz="0" w:space="0" w:color="auto"/>
          </w:divBdr>
        </w:div>
        <w:div w:id="1011689738">
          <w:marLeft w:val="0"/>
          <w:marRight w:val="0"/>
          <w:marTop w:val="0"/>
          <w:marBottom w:val="0"/>
          <w:divBdr>
            <w:top w:val="none" w:sz="0" w:space="0" w:color="auto"/>
            <w:left w:val="none" w:sz="0" w:space="0" w:color="auto"/>
            <w:bottom w:val="none" w:sz="0" w:space="0" w:color="auto"/>
            <w:right w:val="none" w:sz="0" w:space="0" w:color="auto"/>
          </w:divBdr>
        </w:div>
        <w:div w:id="1064451027">
          <w:marLeft w:val="0"/>
          <w:marRight w:val="0"/>
          <w:marTop w:val="0"/>
          <w:marBottom w:val="0"/>
          <w:divBdr>
            <w:top w:val="none" w:sz="0" w:space="0" w:color="auto"/>
            <w:left w:val="none" w:sz="0" w:space="0" w:color="auto"/>
            <w:bottom w:val="none" w:sz="0" w:space="0" w:color="auto"/>
            <w:right w:val="none" w:sz="0" w:space="0" w:color="auto"/>
          </w:divBdr>
          <w:divsChild>
            <w:div w:id="120806528">
              <w:marLeft w:val="0"/>
              <w:marRight w:val="0"/>
              <w:marTop w:val="0"/>
              <w:marBottom w:val="0"/>
              <w:divBdr>
                <w:top w:val="none" w:sz="0" w:space="0" w:color="auto"/>
                <w:left w:val="none" w:sz="0" w:space="0" w:color="auto"/>
                <w:bottom w:val="none" w:sz="0" w:space="0" w:color="auto"/>
                <w:right w:val="none" w:sz="0" w:space="0" w:color="auto"/>
              </w:divBdr>
            </w:div>
            <w:div w:id="462044551">
              <w:marLeft w:val="0"/>
              <w:marRight w:val="0"/>
              <w:marTop w:val="0"/>
              <w:marBottom w:val="0"/>
              <w:divBdr>
                <w:top w:val="none" w:sz="0" w:space="0" w:color="auto"/>
                <w:left w:val="none" w:sz="0" w:space="0" w:color="auto"/>
                <w:bottom w:val="none" w:sz="0" w:space="0" w:color="auto"/>
                <w:right w:val="none" w:sz="0" w:space="0" w:color="auto"/>
              </w:divBdr>
            </w:div>
            <w:div w:id="690112358">
              <w:marLeft w:val="0"/>
              <w:marRight w:val="0"/>
              <w:marTop w:val="0"/>
              <w:marBottom w:val="0"/>
              <w:divBdr>
                <w:top w:val="none" w:sz="0" w:space="0" w:color="auto"/>
                <w:left w:val="none" w:sz="0" w:space="0" w:color="auto"/>
                <w:bottom w:val="none" w:sz="0" w:space="0" w:color="auto"/>
                <w:right w:val="none" w:sz="0" w:space="0" w:color="auto"/>
              </w:divBdr>
            </w:div>
            <w:div w:id="794106931">
              <w:marLeft w:val="0"/>
              <w:marRight w:val="0"/>
              <w:marTop w:val="0"/>
              <w:marBottom w:val="0"/>
              <w:divBdr>
                <w:top w:val="none" w:sz="0" w:space="0" w:color="auto"/>
                <w:left w:val="none" w:sz="0" w:space="0" w:color="auto"/>
                <w:bottom w:val="none" w:sz="0" w:space="0" w:color="auto"/>
                <w:right w:val="none" w:sz="0" w:space="0" w:color="auto"/>
              </w:divBdr>
            </w:div>
            <w:div w:id="851529875">
              <w:marLeft w:val="0"/>
              <w:marRight w:val="0"/>
              <w:marTop w:val="0"/>
              <w:marBottom w:val="0"/>
              <w:divBdr>
                <w:top w:val="none" w:sz="0" w:space="0" w:color="auto"/>
                <w:left w:val="none" w:sz="0" w:space="0" w:color="auto"/>
                <w:bottom w:val="none" w:sz="0" w:space="0" w:color="auto"/>
                <w:right w:val="none" w:sz="0" w:space="0" w:color="auto"/>
              </w:divBdr>
            </w:div>
            <w:div w:id="963655373">
              <w:marLeft w:val="0"/>
              <w:marRight w:val="0"/>
              <w:marTop w:val="0"/>
              <w:marBottom w:val="0"/>
              <w:divBdr>
                <w:top w:val="none" w:sz="0" w:space="0" w:color="auto"/>
                <w:left w:val="none" w:sz="0" w:space="0" w:color="auto"/>
                <w:bottom w:val="none" w:sz="0" w:space="0" w:color="auto"/>
                <w:right w:val="none" w:sz="0" w:space="0" w:color="auto"/>
              </w:divBdr>
            </w:div>
            <w:div w:id="990788356">
              <w:marLeft w:val="0"/>
              <w:marRight w:val="0"/>
              <w:marTop w:val="0"/>
              <w:marBottom w:val="0"/>
              <w:divBdr>
                <w:top w:val="none" w:sz="0" w:space="0" w:color="auto"/>
                <w:left w:val="none" w:sz="0" w:space="0" w:color="auto"/>
                <w:bottom w:val="none" w:sz="0" w:space="0" w:color="auto"/>
                <w:right w:val="none" w:sz="0" w:space="0" w:color="auto"/>
              </w:divBdr>
            </w:div>
            <w:div w:id="1008561594">
              <w:marLeft w:val="0"/>
              <w:marRight w:val="0"/>
              <w:marTop w:val="0"/>
              <w:marBottom w:val="0"/>
              <w:divBdr>
                <w:top w:val="none" w:sz="0" w:space="0" w:color="auto"/>
                <w:left w:val="none" w:sz="0" w:space="0" w:color="auto"/>
                <w:bottom w:val="none" w:sz="0" w:space="0" w:color="auto"/>
                <w:right w:val="none" w:sz="0" w:space="0" w:color="auto"/>
              </w:divBdr>
            </w:div>
            <w:div w:id="1242369707">
              <w:marLeft w:val="0"/>
              <w:marRight w:val="0"/>
              <w:marTop w:val="0"/>
              <w:marBottom w:val="0"/>
              <w:divBdr>
                <w:top w:val="none" w:sz="0" w:space="0" w:color="auto"/>
                <w:left w:val="none" w:sz="0" w:space="0" w:color="auto"/>
                <w:bottom w:val="none" w:sz="0" w:space="0" w:color="auto"/>
                <w:right w:val="none" w:sz="0" w:space="0" w:color="auto"/>
              </w:divBdr>
            </w:div>
            <w:div w:id="1339120191">
              <w:marLeft w:val="0"/>
              <w:marRight w:val="0"/>
              <w:marTop w:val="0"/>
              <w:marBottom w:val="0"/>
              <w:divBdr>
                <w:top w:val="none" w:sz="0" w:space="0" w:color="auto"/>
                <w:left w:val="none" w:sz="0" w:space="0" w:color="auto"/>
                <w:bottom w:val="none" w:sz="0" w:space="0" w:color="auto"/>
                <w:right w:val="none" w:sz="0" w:space="0" w:color="auto"/>
              </w:divBdr>
            </w:div>
            <w:div w:id="1352872706">
              <w:marLeft w:val="0"/>
              <w:marRight w:val="0"/>
              <w:marTop w:val="0"/>
              <w:marBottom w:val="0"/>
              <w:divBdr>
                <w:top w:val="none" w:sz="0" w:space="0" w:color="auto"/>
                <w:left w:val="none" w:sz="0" w:space="0" w:color="auto"/>
                <w:bottom w:val="none" w:sz="0" w:space="0" w:color="auto"/>
                <w:right w:val="none" w:sz="0" w:space="0" w:color="auto"/>
              </w:divBdr>
            </w:div>
            <w:div w:id="1408385161">
              <w:marLeft w:val="0"/>
              <w:marRight w:val="0"/>
              <w:marTop w:val="0"/>
              <w:marBottom w:val="0"/>
              <w:divBdr>
                <w:top w:val="none" w:sz="0" w:space="0" w:color="auto"/>
                <w:left w:val="none" w:sz="0" w:space="0" w:color="auto"/>
                <w:bottom w:val="none" w:sz="0" w:space="0" w:color="auto"/>
                <w:right w:val="none" w:sz="0" w:space="0" w:color="auto"/>
              </w:divBdr>
            </w:div>
            <w:div w:id="1450272812">
              <w:marLeft w:val="0"/>
              <w:marRight w:val="0"/>
              <w:marTop w:val="0"/>
              <w:marBottom w:val="0"/>
              <w:divBdr>
                <w:top w:val="none" w:sz="0" w:space="0" w:color="auto"/>
                <w:left w:val="none" w:sz="0" w:space="0" w:color="auto"/>
                <w:bottom w:val="none" w:sz="0" w:space="0" w:color="auto"/>
                <w:right w:val="none" w:sz="0" w:space="0" w:color="auto"/>
              </w:divBdr>
            </w:div>
            <w:div w:id="1602566526">
              <w:marLeft w:val="0"/>
              <w:marRight w:val="0"/>
              <w:marTop w:val="0"/>
              <w:marBottom w:val="0"/>
              <w:divBdr>
                <w:top w:val="none" w:sz="0" w:space="0" w:color="auto"/>
                <w:left w:val="none" w:sz="0" w:space="0" w:color="auto"/>
                <w:bottom w:val="none" w:sz="0" w:space="0" w:color="auto"/>
                <w:right w:val="none" w:sz="0" w:space="0" w:color="auto"/>
              </w:divBdr>
            </w:div>
          </w:divsChild>
        </w:div>
        <w:div w:id="1101484918">
          <w:marLeft w:val="0"/>
          <w:marRight w:val="0"/>
          <w:marTop w:val="0"/>
          <w:marBottom w:val="0"/>
          <w:divBdr>
            <w:top w:val="none" w:sz="0" w:space="0" w:color="auto"/>
            <w:left w:val="none" w:sz="0" w:space="0" w:color="auto"/>
            <w:bottom w:val="none" w:sz="0" w:space="0" w:color="auto"/>
            <w:right w:val="none" w:sz="0" w:space="0" w:color="auto"/>
          </w:divBdr>
          <w:divsChild>
            <w:div w:id="76559075">
              <w:marLeft w:val="0"/>
              <w:marRight w:val="0"/>
              <w:marTop w:val="0"/>
              <w:marBottom w:val="0"/>
              <w:divBdr>
                <w:top w:val="none" w:sz="0" w:space="0" w:color="auto"/>
                <w:left w:val="none" w:sz="0" w:space="0" w:color="auto"/>
                <w:bottom w:val="none" w:sz="0" w:space="0" w:color="auto"/>
                <w:right w:val="none" w:sz="0" w:space="0" w:color="auto"/>
              </w:divBdr>
            </w:div>
            <w:div w:id="355229862">
              <w:marLeft w:val="0"/>
              <w:marRight w:val="0"/>
              <w:marTop w:val="0"/>
              <w:marBottom w:val="0"/>
              <w:divBdr>
                <w:top w:val="none" w:sz="0" w:space="0" w:color="auto"/>
                <w:left w:val="none" w:sz="0" w:space="0" w:color="auto"/>
                <w:bottom w:val="none" w:sz="0" w:space="0" w:color="auto"/>
                <w:right w:val="none" w:sz="0" w:space="0" w:color="auto"/>
              </w:divBdr>
            </w:div>
            <w:div w:id="472872022">
              <w:marLeft w:val="0"/>
              <w:marRight w:val="0"/>
              <w:marTop w:val="0"/>
              <w:marBottom w:val="0"/>
              <w:divBdr>
                <w:top w:val="none" w:sz="0" w:space="0" w:color="auto"/>
                <w:left w:val="none" w:sz="0" w:space="0" w:color="auto"/>
                <w:bottom w:val="none" w:sz="0" w:space="0" w:color="auto"/>
                <w:right w:val="none" w:sz="0" w:space="0" w:color="auto"/>
              </w:divBdr>
            </w:div>
            <w:div w:id="500701396">
              <w:marLeft w:val="0"/>
              <w:marRight w:val="0"/>
              <w:marTop w:val="0"/>
              <w:marBottom w:val="0"/>
              <w:divBdr>
                <w:top w:val="none" w:sz="0" w:space="0" w:color="auto"/>
                <w:left w:val="none" w:sz="0" w:space="0" w:color="auto"/>
                <w:bottom w:val="none" w:sz="0" w:space="0" w:color="auto"/>
                <w:right w:val="none" w:sz="0" w:space="0" w:color="auto"/>
              </w:divBdr>
            </w:div>
            <w:div w:id="593779987">
              <w:marLeft w:val="0"/>
              <w:marRight w:val="0"/>
              <w:marTop w:val="0"/>
              <w:marBottom w:val="0"/>
              <w:divBdr>
                <w:top w:val="none" w:sz="0" w:space="0" w:color="auto"/>
                <w:left w:val="none" w:sz="0" w:space="0" w:color="auto"/>
                <w:bottom w:val="none" w:sz="0" w:space="0" w:color="auto"/>
                <w:right w:val="none" w:sz="0" w:space="0" w:color="auto"/>
              </w:divBdr>
            </w:div>
            <w:div w:id="637684770">
              <w:marLeft w:val="0"/>
              <w:marRight w:val="0"/>
              <w:marTop w:val="0"/>
              <w:marBottom w:val="0"/>
              <w:divBdr>
                <w:top w:val="none" w:sz="0" w:space="0" w:color="auto"/>
                <w:left w:val="none" w:sz="0" w:space="0" w:color="auto"/>
                <w:bottom w:val="none" w:sz="0" w:space="0" w:color="auto"/>
                <w:right w:val="none" w:sz="0" w:space="0" w:color="auto"/>
              </w:divBdr>
            </w:div>
            <w:div w:id="826281813">
              <w:marLeft w:val="0"/>
              <w:marRight w:val="0"/>
              <w:marTop w:val="0"/>
              <w:marBottom w:val="0"/>
              <w:divBdr>
                <w:top w:val="none" w:sz="0" w:space="0" w:color="auto"/>
                <w:left w:val="none" w:sz="0" w:space="0" w:color="auto"/>
                <w:bottom w:val="none" w:sz="0" w:space="0" w:color="auto"/>
                <w:right w:val="none" w:sz="0" w:space="0" w:color="auto"/>
              </w:divBdr>
            </w:div>
            <w:div w:id="902566376">
              <w:marLeft w:val="0"/>
              <w:marRight w:val="0"/>
              <w:marTop w:val="0"/>
              <w:marBottom w:val="0"/>
              <w:divBdr>
                <w:top w:val="none" w:sz="0" w:space="0" w:color="auto"/>
                <w:left w:val="none" w:sz="0" w:space="0" w:color="auto"/>
                <w:bottom w:val="none" w:sz="0" w:space="0" w:color="auto"/>
                <w:right w:val="none" w:sz="0" w:space="0" w:color="auto"/>
              </w:divBdr>
            </w:div>
            <w:div w:id="1008482590">
              <w:marLeft w:val="0"/>
              <w:marRight w:val="0"/>
              <w:marTop w:val="0"/>
              <w:marBottom w:val="0"/>
              <w:divBdr>
                <w:top w:val="none" w:sz="0" w:space="0" w:color="auto"/>
                <w:left w:val="none" w:sz="0" w:space="0" w:color="auto"/>
                <w:bottom w:val="none" w:sz="0" w:space="0" w:color="auto"/>
                <w:right w:val="none" w:sz="0" w:space="0" w:color="auto"/>
              </w:divBdr>
            </w:div>
            <w:div w:id="1030960768">
              <w:marLeft w:val="0"/>
              <w:marRight w:val="0"/>
              <w:marTop w:val="0"/>
              <w:marBottom w:val="0"/>
              <w:divBdr>
                <w:top w:val="none" w:sz="0" w:space="0" w:color="auto"/>
                <w:left w:val="none" w:sz="0" w:space="0" w:color="auto"/>
                <w:bottom w:val="none" w:sz="0" w:space="0" w:color="auto"/>
                <w:right w:val="none" w:sz="0" w:space="0" w:color="auto"/>
              </w:divBdr>
            </w:div>
            <w:div w:id="1208109894">
              <w:marLeft w:val="0"/>
              <w:marRight w:val="0"/>
              <w:marTop w:val="0"/>
              <w:marBottom w:val="0"/>
              <w:divBdr>
                <w:top w:val="none" w:sz="0" w:space="0" w:color="auto"/>
                <w:left w:val="none" w:sz="0" w:space="0" w:color="auto"/>
                <w:bottom w:val="none" w:sz="0" w:space="0" w:color="auto"/>
                <w:right w:val="none" w:sz="0" w:space="0" w:color="auto"/>
              </w:divBdr>
            </w:div>
            <w:div w:id="1304696388">
              <w:marLeft w:val="0"/>
              <w:marRight w:val="0"/>
              <w:marTop w:val="0"/>
              <w:marBottom w:val="0"/>
              <w:divBdr>
                <w:top w:val="none" w:sz="0" w:space="0" w:color="auto"/>
                <w:left w:val="none" w:sz="0" w:space="0" w:color="auto"/>
                <w:bottom w:val="none" w:sz="0" w:space="0" w:color="auto"/>
                <w:right w:val="none" w:sz="0" w:space="0" w:color="auto"/>
              </w:divBdr>
            </w:div>
            <w:div w:id="1311667399">
              <w:marLeft w:val="0"/>
              <w:marRight w:val="0"/>
              <w:marTop w:val="0"/>
              <w:marBottom w:val="0"/>
              <w:divBdr>
                <w:top w:val="none" w:sz="0" w:space="0" w:color="auto"/>
                <w:left w:val="none" w:sz="0" w:space="0" w:color="auto"/>
                <w:bottom w:val="none" w:sz="0" w:space="0" w:color="auto"/>
                <w:right w:val="none" w:sz="0" w:space="0" w:color="auto"/>
              </w:divBdr>
            </w:div>
            <w:div w:id="1483233224">
              <w:marLeft w:val="0"/>
              <w:marRight w:val="0"/>
              <w:marTop w:val="0"/>
              <w:marBottom w:val="0"/>
              <w:divBdr>
                <w:top w:val="none" w:sz="0" w:space="0" w:color="auto"/>
                <w:left w:val="none" w:sz="0" w:space="0" w:color="auto"/>
                <w:bottom w:val="none" w:sz="0" w:space="0" w:color="auto"/>
                <w:right w:val="none" w:sz="0" w:space="0" w:color="auto"/>
              </w:divBdr>
            </w:div>
            <w:div w:id="1577936202">
              <w:marLeft w:val="0"/>
              <w:marRight w:val="0"/>
              <w:marTop w:val="0"/>
              <w:marBottom w:val="0"/>
              <w:divBdr>
                <w:top w:val="none" w:sz="0" w:space="0" w:color="auto"/>
                <w:left w:val="none" w:sz="0" w:space="0" w:color="auto"/>
                <w:bottom w:val="none" w:sz="0" w:space="0" w:color="auto"/>
                <w:right w:val="none" w:sz="0" w:space="0" w:color="auto"/>
              </w:divBdr>
            </w:div>
            <w:div w:id="1708333127">
              <w:marLeft w:val="0"/>
              <w:marRight w:val="0"/>
              <w:marTop w:val="0"/>
              <w:marBottom w:val="0"/>
              <w:divBdr>
                <w:top w:val="none" w:sz="0" w:space="0" w:color="auto"/>
                <w:left w:val="none" w:sz="0" w:space="0" w:color="auto"/>
                <w:bottom w:val="none" w:sz="0" w:space="0" w:color="auto"/>
                <w:right w:val="none" w:sz="0" w:space="0" w:color="auto"/>
              </w:divBdr>
            </w:div>
          </w:divsChild>
        </w:div>
        <w:div w:id="1104685730">
          <w:marLeft w:val="0"/>
          <w:marRight w:val="0"/>
          <w:marTop w:val="0"/>
          <w:marBottom w:val="0"/>
          <w:divBdr>
            <w:top w:val="none" w:sz="0" w:space="0" w:color="auto"/>
            <w:left w:val="none" w:sz="0" w:space="0" w:color="auto"/>
            <w:bottom w:val="none" w:sz="0" w:space="0" w:color="auto"/>
            <w:right w:val="none" w:sz="0" w:space="0" w:color="auto"/>
          </w:divBdr>
        </w:div>
        <w:div w:id="1113131895">
          <w:marLeft w:val="0"/>
          <w:marRight w:val="0"/>
          <w:marTop w:val="0"/>
          <w:marBottom w:val="0"/>
          <w:divBdr>
            <w:top w:val="none" w:sz="0" w:space="0" w:color="auto"/>
            <w:left w:val="none" w:sz="0" w:space="0" w:color="auto"/>
            <w:bottom w:val="none" w:sz="0" w:space="0" w:color="auto"/>
            <w:right w:val="none" w:sz="0" w:space="0" w:color="auto"/>
          </w:divBdr>
        </w:div>
        <w:div w:id="1177114688">
          <w:marLeft w:val="0"/>
          <w:marRight w:val="0"/>
          <w:marTop w:val="0"/>
          <w:marBottom w:val="0"/>
          <w:divBdr>
            <w:top w:val="none" w:sz="0" w:space="0" w:color="auto"/>
            <w:left w:val="none" w:sz="0" w:space="0" w:color="auto"/>
            <w:bottom w:val="none" w:sz="0" w:space="0" w:color="auto"/>
            <w:right w:val="none" w:sz="0" w:space="0" w:color="auto"/>
          </w:divBdr>
        </w:div>
        <w:div w:id="1192376323">
          <w:marLeft w:val="0"/>
          <w:marRight w:val="0"/>
          <w:marTop w:val="0"/>
          <w:marBottom w:val="0"/>
          <w:divBdr>
            <w:top w:val="none" w:sz="0" w:space="0" w:color="auto"/>
            <w:left w:val="none" w:sz="0" w:space="0" w:color="auto"/>
            <w:bottom w:val="none" w:sz="0" w:space="0" w:color="auto"/>
            <w:right w:val="none" w:sz="0" w:space="0" w:color="auto"/>
          </w:divBdr>
        </w:div>
        <w:div w:id="1196768961">
          <w:marLeft w:val="0"/>
          <w:marRight w:val="0"/>
          <w:marTop w:val="0"/>
          <w:marBottom w:val="0"/>
          <w:divBdr>
            <w:top w:val="none" w:sz="0" w:space="0" w:color="auto"/>
            <w:left w:val="none" w:sz="0" w:space="0" w:color="auto"/>
            <w:bottom w:val="none" w:sz="0" w:space="0" w:color="auto"/>
            <w:right w:val="none" w:sz="0" w:space="0" w:color="auto"/>
          </w:divBdr>
        </w:div>
        <w:div w:id="1219704069">
          <w:marLeft w:val="0"/>
          <w:marRight w:val="0"/>
          <w:marTop w:val="0"/>
          <w:marBottom w:val="0"/>
          <w:divBdr>
            <w:top w:val="none" w:sz="0" w:space="0" w:color="auto"/>
            <w:left w:val="none" w:sz="0" w:space="0" w:color="auto"/>
            <w:bottom w:val="none" w:sz="0" w:space="0" w:color="auto"/>
            <w:right w:val="none" w:sz="0" w:space="0" w:color="auto"/>
          </w:divBdr>
        </w:div>
        <w:div w:id="1223255547">
          <w:marLeft w:val="0"/>
          <w:marRight w:val="0"/>
          <w:marTop w:val="0"/>
          <w:marBottom w:val="0"/>
          <w:divBdr>
            <w:top w:val="none" w:sz="0" w:space="0" w:color="auto"/>
            <w:left w:val="none" w:sz="0" w:space="0" w:color="auto"/>
            <w:bottom w:val="none" w:sz="0" w:space="0" w:color="auto"/>
            <w:right w:val="none" w:sz="0" w:space="0" w:color="auto"/>
          </w:divBdr>
        </w:div>
        <w:div w:id="1232886389">
          <w:marLeft w:val="0"/>
          <w:marRight w:val="0"/>
          <w:marTop w:val="0"/>
          <w:marBottom w:val="0"/>
          <w:divBdr>
            <w:top w:val="none" w:sz="0" w:space="0" w:color="auto"/>
            <w:left w:val="none" w:sz="0" w:space="0" w:color="auto"/>
            <w:bottom w:val="none" w:sz="0" w:space="0" w:color="auto"/>
            <w:right w:val="none" w:sz="0" w:space="0" w:color="auto"/>
          </w:divBdr>
        </w:div>
        <w:div w:id="1271426695">
          <w:marLeft w:val="0"/>
          <w:marRight w:val="0"/>
          <w:marTop w:val="0"/>
          <w:marBottom w:val="0"/>
          <w:divBdr>
            <w:top w:val="none" w:sz="0" w:space="0" w:color="auto"/>
            <w:left w:val="none" w:sz="0" w:space="0" w:color="auto"/>
            <w:bottom w:val="none" w:sz="0" w:space="0" w:color="auto"/>
            <w:right w:val="none" w:sz="0" w:space="0" w:color="auto"/>
          </w:divBdr>
        </w:div>
        <w:div w:id="1275484664">
          <w:marLeft w:val="0"/>
          <w:marRight w:val="0"/>
          <w:marTop w:val="0"/>
          <w:marBottom w:val="0"/>
          <w:divBdr>
            <w:top w:val="none" w:sz="0" w:space="0" w:color="auto"/>
            <w:left w:val="none" w:sz="0" w:space="0" w:color="auto"/>
            <w:bottom w:val="none" w:sz="0" w:space="0" w:color="auto"/>
            <w:right w:val="none" w:sz="0" w:space="0" w:color="auto"/>
          </w:divBdr>
          <w:divsChild>
            <w:div w:id="61484664">
              <w:marLeft w:val="0"/>
              <w:marRight w:val="0"/>
              <w:marTop w:val="0"/>
              <w:marBottom w:val="0"/>
              <w:divBdr>
                <w:top w:val="none" w:sz="0" w:space="0" w:color="auto"/>
                <w:left w:val="none" w:sz="0" w:space="0" w:color="auto"/>
                <w:bottom w:val="none" w:sz="0" w:space="0" w:color="auto"/>
                <w:right w:val="none" w:sz="0" w:space="0" w:color="auto"/>
              </w:divBdr>
            </w:div>
            <w:div w:id="105931694">
              <w:marLeft w:val="0"/>
              <w:marRight w:val="0"/>
              <w:marTop w:val="0"/>
              <w:marBottom w:val="0"/>
              <w:divBdr>
                <w:top w:val="none" w:sz="0" w:space="0" w:color="auto"/>
                <w:left w:val="none" w:sz="0" w:space="0" w:color="auto"/>
                <w:bottom w:val="none" w:sz="0" w:space="0" w:color="auto"/>
                <w:right w:val="none" w:sz="0" w:space="0" w:color="auto"/>
              </w:divBdr>
            </w:div>
            <w:div w:id="244799111">
              <w:marLeft w:val="0"/>
              <w:marRight w:val="0"/>
              <w:marTop w:val="0"/>
              <w:marBottom w:val="0"/>
              <w:divBdr>
                <w:top w:val="none" w:sz="0" w:space="0" w:color="auto"/>
                <w:left w:val="none" w:sz="0" w:space="0" w:color="auto"/>
                <w:bottom w:val="none" w:sz="0" w:space="0" w:color="auto"/>
                <w:right w:val="none" w:sz="0" w:space="0" w:color="auto"/>
              </w:divBdr>
            </w:div>
            <w:div w:id="295111035">
              <w:marLeft w:val="0"/>
              <w:marRight w:val="0"/>
              <w:marTop w:val="0"/>
              <w:marBottom w:val="0"/>
              <w:divBdr>
                <w:top w:val="none" w:sz="0" w:space="0" w:color="auto"/>
                <w:left w:val="none" w:sz="0" w:space="0" w:color="auto"/>
                <w:bottom w:val="none" w:sz="0" w:space="0" w:color="auto"/>
                <w:right w:val="none" w:sz="0" w:space="0" w:color="auto"/>
              </w:divBdr>
            </w:div>
            <w:div w:id="304042421">
              <w:marLeft w:val="0"/>
              <w:marRight w:val="0"/>
              <w:marTop w:val="0"/>
              <w:marBottom w:val="0"/>
              <w:divBdr>
                <w:top w:val="none" w:sz="0" w:space="0" w:color="auto"/>
                <w:left w:val="none" w:sz="0" w:space="0" w:color="auto"/>
                <w:bottom w:val="none" w:sz="0" w:space="0" w:color="auto"/>
                <w:right w:val="none" w:sz="0" w:space="0" w:color="auto"/>
              </w:divBdr>
            </w:div>
            <w:div w:id="312951734">
              <w:marLeft w:val="0"/>
              <w:marRight w:val="0"/>
              <w:marTop w:val="0"/>
              <w:marBottom w:val="0"/>
              <w:divBdr>
                <w:top w:val="none" w:sz="0" w:space="0" w:color="auto"/>
                <w:left w:val="none" w:sz="0" w:space="0" w:color="auto"/>
                <w:bottom w:val="none" w:sz="0" w:space="0" w:color="auto"/>
                <w:right w:val="none" w:sz="0" w:space="0" w:color="auto"/>
              </w:divBdr>
            </w:div>
            <w:div w:id="456414265">
              <w:marLeft w:val="0"/>
              <w:marRight w:val="0"/>
              <w:marTop w:val="0"/>
              <w:marBottom w:val="0"/>
              <w:divBdr>
                <w:top w:val="none" w:sz="0" w:space="0" w:color="auto"/>
                <w:left w:val="none" w:sz="0" w:space="0" w:color="auto"/>
                <w:bottom w:val="none" w:sz="0" w:space="0" w:color="auto"/>
                <w:right w:val="none" w:sz="0" w:space="0" w:color="auto"/>
              </w:divBdr>
            </w:div>
            <w:div w:id="518009920">
              <w:marLeft w:val="0"/>
              <w:marRight w:val="0"/>
              <w:marTop w:val="0"/>
              <w:marBottom w:val="0"/>
              <w:divBdr>
                <w:top w:val="none" w:sz="0" w:space="0" w:color="auto"/>
                <w:left w:val="none" w:sz="0" w:space="0" w:color="auto"/>
                <w:bottom w:val="none" w:sz="0" w:space="0" w:color="auto"/>
                <w:right w:val="none" w:sz="0" w:space="0" w:color="auto"/>
              </w:divBdr>
            </w:div>
            <w:div w:id="621426311">
              <w:marLeft w:val="0"/>
              <w:marRight w:val="0"/>
              <w:marTop w:val="0"/>
              <w:marBottom w:val="0"/>
              <w:divBdr>
                <w:top w:val="none" w:sz="0" w:space="0" w:color="auto"/>
                <w:left w:val="none" w:sz="0" w:space="0" w:color="auto"/>
                <w:bottom w:val="none" w:sz="0" w:space="0" w:color="auto"/>
                <w:right w:val="none" w:sz="0" w:space="0" w:color="auto"/>
              </w:divBdr>
            </w:div>
            <w:div w:id="668017673">
              <w:marLeft w:val="0"/>
              <w:marRight w:val="0"/>
              <w:marTop w:val="0"/>
              <w:marBottom w:val="0"/>
              <w:divBdr>
                <w:top w:val="none" w:sz="0" w:space="0" w:color="auto"/>
                <w:left w:val="none" w:sz="0" w:space="0" w:color="auto"/>
                <w:bottom w:val="none" w:sz="0" w:space="0" w:color="auto"/>
                <w:right w:val="none" w:sz="0" w:space="0" w:color="auto"/>
              </w:divBdr>
            </w:div>
            <w:div w:id="683168358">
              <w:marLeft w:val="0"/>
              <w:marRight w:val="0"/>
              <w:marTop w:val="0"/>
              <w:marBottom w:val="0"/>
              <w:divBdr>
                <w:top w:val="none" w:sz="0" w:space="0" w:color="auto"/>
                <w:left w:val="none" w:sz="0" w:space="0" w:color="auto"/>
                <w:bottom w:val="none" w:sz="0" w:space="0" w:color="auto"/>
                <w:right w:val="none" w:sz="0" w:space="0" w:color="auto"/>
              </w:divBdr>
            </w:div>
            <w:div w:id="761998124">
              <w:marLeft w:val="0"/>
              <w:marRight w:val="0"/>
              <w:marTop w:val="0"/>
              <w:marBottom w:val="0"/>
              <w:divBdr>
                <w:top w:val="none" w:sz="0" w:space="0" w:color="auto"/>
                <w:left w:val="none" w:sz="0" w:space="0" w:color="auto"/>
                <w:bottom w:val="none" w:sz="0" w:space="0" w:color="auto"/>
                <w:right w:val="none" w:sz="0" w:space="0" w:color="auto"/>
              </w:divBdr>
            </w:div>
            <w:div w:id="847642714">
              <w:marLeft w:val="0"/>
              <w:marRight w:val="0"/>
              <w:marTop w:val="0"/>
              <w:marBottom w:val="0"/>
              <w:divBdr>
                <w:top w:val="none" w:sz="0" w:space="0" w:color="auto"/>
                <w:left w:val="none" w:sz="0" w:space="0" w:color="auto"/>
                <w:bottom w:val="none" w:sz="0" w:space="0" w:color="auto"/>
                <w:right w:val="none" w:sz="0" w:space="0" w:color="auto"/>
              </w:divBdr>
            </w:div>
            <w:div w:id="858086554">
              <w:marLeft w:val="0"/>
              <w:marRight w:val="0"/>
              <w:marTop w:val="0"/>
              <w:marBottom w:val="0"/>
              <w:divBdr>
                <w:top w:val="none" w:sz="0" w:space="0" w:color="auto"/>
                <w:left w:val="none" w:sz="0" w:space="0" w:color="auto"/>
                <w:bottom w:val="none" w:sz="0" w:space="0" w:color="auto"/>
                <w:right w:val="none" w:sz="0" w:space="0" w:color="auto"/>
              </w:divBdr>
            </w:div>
            <w:div w:id="880678532">
              <w:marLeft w:val="0"/>
              <w:marRight w:val="0"/>
              <w:marTop w:val="0"/>
              <w:marBottom w:val="0"/>
              <w:divBdr>
                <w:top w:val="none" w:sz="0" w:space="0" w:color="auto"/>
                <w:left w:val="none" w:sz="0" w:space="0" w:color="auto"/>
                <w:bottom w:val="none" w:sz="0" w:space="0" w:color="auto"/>
                <w:right w:val="none" w:sz="0" w:space="0" w:color="auto"/>
              </w:divBdr>
            </w:div>
            <w:div w:id="954099990">
              <w:marLeft w:val="0"/>
              <w:marRight w:val="0"/>
              <w:marTop w:val="0"/>
              <w:marBottom w:val="0"/>
              <w:divBdr>
                <w:top w:val="none" w:sz="0" w:space="0" w:color="auto"/>
                <w:left w:val="none" w:sz="0" w:space="0" w:color="auto"/>
                <w:bottom w:val="none" w:sz="0" w:space="0" w:color="auto"/>
                <w:right w:val="none" w:sz="0" w:space="0" w:color="auto"/>
              </w:divBdr>
            </w:div>
            <w:div w:id="958951512">
              <w:marLeft w:val="0"/>
              <w:marRight w:val="0"/>
              <w:marTop w:val="0"/>
              <w:marBottom w:val="0"/>
              <w:divBdr>
                <w:top w:val="none" w:sz="0" w:space="0" w:color="auto"/>
                <w:left w:val="none" w:sz="0" w:space="0" w:color="auto"/>
                <w:bottom w:val="none" w:sz="0" w:space="0" w:color="auto"/>
                <w:right w:val="none" w:sz="0" w:space="0" w:color="auto"/>
              </w:divBdr>
            </w:div>
            <w:div w:id="991638770">
              <w:marLeft w:val="0"/>
              <w:marRight w:val="0"/>
              <w:marTop w:val="0"/>
              <w:marBottom w:val="0"/>
              <w:divBdr>
                <w:top w:val="none" w:sz="0" w:space="0" w:color="auto"/>
                <w:left w:val="none" w:sz="0" w:space="0" w:color="auto"/>
                <w:bottom w:val="none" w:sz="0" w:space="0" w:color="auto"/>
                <w:right w:val="none" w:sz="0" w:space="0" w:color="auto"/>
              </w:divBdr>
            </w:div>
            <w:div w:id="1273322088">
              <w:marLeft w:val="0"/>
              <w:marRight w:val="0"/>
              <w:marTop w:val="0"/>
              <w:marBottom w:val="0"/>
              <w:divBdr>
                <w:top w:val="none" w:sz="0" w:space="0" w:color="auto"/>
                <w:left w:val="none" w:sz="0" w:space="0" w:color="auto"/>
                <w:bottom w:val="none" w:sz="0" w:space="0" w:color="auto"/>
                <w:right w:val="none" w:sz="0" w:space="0" w:color="auto"/>
              </w:divBdr>
            </w:div>
            <w:div w:id="1283151395">
              <w:marLeft w:val="0"/>
              <w:marRight w:val="0"/>
              <w:marTop w:val="0"/>
              <w:marBottom w:val="0"/>
              <w:divBdr>
                <w:top w:val="none" w:sz="0" w:space="0" w:color="auto"/>
                <w:left w:val="none" w:sz="0" w:space="0" w:color="auto"/>
                <w:bottom w:val="none" w:sz="0" w:space="0" w:color="auto"/>
                <w:right w:val="none" w:sz="0" w:space="0" w:color="auto"/>
              </w:divBdr>
            </w:div>
            <w:div w:id="1406107248">
              <w:marLeft w:val="0"/>
              <w:marRight w:val="0"/>
              <w:marTop w:val="0"/>
              <w:marBottom w:val="0"/>
              <w:divBdr>
                <w:top w:val="none" w:sz="0" w:space="0" w:color="auto"/>
                <w:left w:val="none" w:sz="0" w:space="0" w:color="auto"/>
                <w:bottom w:val="none" w:sz="0" w:space="0" w:color="auto"/>
                <w:right w:val="none" w:sz="0" w:space="0" w:color="auto"/>
              </w:divBdr>
            </w:div>
            <w:div w:id="1661687591">
              <w:marLeft w:val="0"/>
              <w:marRight w:val="0"/>
              <w:marTop w:val="0"/>
              <w:marBottom w:val="0"/>
              <w:divBdr>
                <w:top w:val="none" w:sz="0" w:space="0" w:color="auto"/>
                <w:left w:val="none" w:sz="0" w:space="0" w:color="auto"/>
                <w:bottom w:val="none" w:sz="0" w:space="0" w:color="auto"/>
                <w:right w:val="none" w:sz="0" w:space="0" w:color="auto"/>
              </w:divBdr>
            </w:div>
            <w:div w:id="1661735622">
              <w:marLeft w:val="0"/>
              <w:marRight w:val="0"/>
              <w:marTop w:val="0"/>
              <w:marBottom w:val="0"/>
              <w:divBdr>
                <w:top w:val="none" w:sz="0" w:space="0" w:color="auto"/>
                <w:left w:val="none" w:sz="0" w:space="0" w:color="auto"/>
                <w:bottom w:val="none" w:sz="0" w:space="0" w:color="auto"/>
                <w:right w:val="none" w:sz="0" w:space="0" w:color="auto"/>
              </w:divBdr>
            </w:div>
          </w:divsChild>
        </w:div>
        <w:div w:id="1297367787">
          <w:marLeft w:val="0"/>
          <w:marRight w:val="0"/>
          <w:marTop w:val="0"/>
          <w:marBottom w:val="0"/>
          <w:divBdr>
            <w:top w:val="none" w:sz="0" w:space="0" w:color="auto"/>
            <w:left w:val="none" w:sz="0" w:space="0" w:color="auto"/>
            <w:bottom w:val="none" w:sz="0" w:space="0" w:color="auto"/>
            <w:right w:val="none" w:sz="0" w:space="0" w:color="auto"/>
          </w:divBdr>
        </w:div>
        <w:div w:id="1349059944">
          <w:marLeft w:val="0"/>
          <w:marRight w:val="0"/>
          <w:marTop w:val="0"/>
          <w:marBottom w:val="0"/>
          <w:divBdr>
            <w:top w:val="none" w:sz="0" w:space="0" w:color="auto"/>
            <w:left w:val="none" w:sz="0" w:space="0" w:color="auto"/>
            <w:bottom w:val="none" w:sz="0" w:space="0" w:color="auto"/>
            <w:right w:val="none" w:sz="0" w:space="0" w:color="auto"/>
          </w:divBdr>
        </w:div>
        <w:div w:id="1356886228">
          <w:marLeft w:val="0"/>
          <w:marRight w:val="0"/>
          <w:marTop w:val="0"/>
          <w:marBottom w:val="0"/>
          <w:divBdr>
            <w:top w:val="none" w:sz="0" w:space="0" w:color="auto"/>
            <w:left w:val="none" w:sz="0" w:space="0" w:color="auto"/>
            <w:bottom w:val="none" w:sz="0" w:space="0" w:color="auto"/>
            <w:right w:val="none" w:sz="0" w:space="0" w:color="auto"/>
          </w:divBdr>
        </w:div>
        <w:div w:id="1364557193">
          <w:marLeft w:val="0"/>
          <w:marRight w:val="0"/>
          <w:marTop w:val="0"/>
          <w:marBottom w:val="0"/>
          <w:divBdr>
            <w:top w:val="none" w:sz="0" w:space="0" w:color="auto"/>
            <w:left w:val="none" w:sz="0" w:space="0" w:color="auto"/>
            <w:bottom w:val="none" w:sz="0" w:space="0" w:color="auto"/>
            <w:right w:val="none" w:sz="0" w:space="0" w:color="auto"/>
          </w:divBdr>
          <w:divsChild>
            <w:div w:id="592169">
              <w:marLeft w:val="0"/>
              <w:marRight w:val="0"/>
              <w:marTop w:val="0"/>
              <w:marBottom w:val="0"/>
              <w:divBdr>
                <w:top w:val="none" w:sz="0" w:space="0" w:color="auto"/>
                <w:left w:val="none" w:sz="0" w:space="0" w:color="auto"/>
                <w:bottom w:val="none" w:sz="0" w:space="0" w:color="auto"/>
                <w:right w:val="none" w:sz="0" w:space="0" w:color="auto"/>
              </w:divBdr>
            </w:div>
            <w:div w:id="171645766">
              <w:marLeft w:val="0"/>
              <w:marRight w:val="0"/>
              <w:marTop w:val="0"/>
              <w:marBottom w:val="0"/>
              <w:divBdr>
                <w:top w:val="none" w:sz="0" w:space="0" w:color="auto"/>
                <w:left w:val="none" w:sz="0" w:space="0" w:color="auto"/>
                <w:bottom w:val="none" w:sz="0" w:space="0" w:color="auto"/>
                <w:right w:val="none" w:sz="0" w:space="0" w:color="auto"/>
              </w:divBdr>
            </w:div>
            <w:div w:id="216825214">
              <w:marLeft w:val="0"/>
              <w:marRight w:val="0"/>
              <w:marTop w:val="0"/>
              <w:marBottom w:val="0"/>
              <w:divBdr>
                <w:top w:val="none" w:sz="0" w:space="0" w:color="auto"/>
                <w:left w:val="none" w:sz="0" w:space="0" w:color="auto"/>
                <w:bottom w:val="none" w:sz="0" w:space="0" w:color="auto"/>
                <w:right w:val="none" w:sz="0" w:space="0" w:color="auto"/>
              </w:divBdr>
            </w:div>
            <w:div w:id="267926877">
              <w:marLeft w:val="0"/>
              <w:marRight w:val="0"/>
              <w:marTop w:val="0"/>
              <w:marBottom w:val="0"/>
              <w:divBdr>
                <w:top w:val="none" w:sz="0" w:space="0" w:color="auto"/>
                <w:left w:val="none" w:sz="0" w:space="0" w:color="auto"/>
                <w:bottom w:val="none" w:sz="0" w:space="0" w:color="auto"/>
                <w:right w:val="none" w:sz="0" w:space="0" w:color="auto"/>
              </w:divBdr>
            </w:div>
            <w:div w:id="352071621">
              <w:marLeft w:val="0"/>
              <w:marRight w:val="0"/>
              <w:marTop w:val="0"/>
              <w:marBottom w:val="0"/>
              <w:divBdr>
                <w:top w:val="none" w:sz="0" w:space="0" w:color="auto"/>
                <w:left w:val="none" w:sz="0" w:space="0" w:color="auto"/>
                <w:bottom w:val="none" w:sz="0" w:space="0" w:color="auto"/>
                <w:right w:val="none" w:sz="0" w:space="0" w:color="auto"/>
              </w:divBdr>
            </w:div>
            <w:div w:id="393815678">
              <w:marLeft w:val="0"/>
              <w:marRight w:val="0"/>
              <w:marTop w:val="0"/>
              <w:marBottom w:val="0"/>
              <w:divBdr>
                <w:top w:val="none" w:sz="0" w:space="0" w:color="auto"/>
                <w:left w:val="none" w:sz="0" w:space="0" w:color="auto"/>
                <w:bottom w:val="none" w:sz="0" w:space="0" w:color="auto"/>
                <w:right w:val="none" w:sz="0" w:space="0" w:color="auto"/>
              </w:divBdr>
            </w:div>
            <w:div w:id="453839670">
              <w:marLeft w:val="0"/>
              <w:marRight w:val="0"/>
              <w:marTop w:val="0"/>
              <w:marBottom w:val="0"/>
              <w:divBdr>
                <w:top w:val="none" w:sz="0" w:space="0" w:color="auto"/>
                <w:left w:val="none" w:sz="0" w:space="0" w:color="auto"/>
                <w:bottom w:val="none" w:sz="0" w:space="0" w:color="auto"/>
                <w:right w:val="none" w:sz="0" w:space="0" w:color="auto"/>
              </w:divBdr>
            </w:div>
            <w:div w:id="466244778">
              <w:marLeft w:val="0"/>
              <w:marRight w:val="0"/>
              <w:marTop w:val="0"/>
              <w:marBottom w:val="0"/>
              <w:divBdr>
                <w:top w:val="none" w:sz="0" w:space="0" w:color="auto"/>
                <w:left w:val="none" w:sz="0" w:space="0" w:color="auto"/>
                <w:bottom w:val="none" w:sz="0" w:space="0" w:color="auto"/>
                <w:right w:val="none" w:sz="0" w:space="0" w:color="auto"/>
              </w:divBdr>
            </w:div>
            <w:div w:id="470055219">
              <w:marLeft w:val="0"/>
              <w:marRight w:val="0"/>
              <w:marTop w:val="0"/>
              <w:marBottom w:val="0"/>
              <w:divBdr>
                <w:top w:val="none" w:sz="0" w:space="0" w:color="auto"/>
                <w:left w:val="none" w:sz="0" w:space="0" w:color="auto"/>
                <w:bottom w:val="none" w:sz="0" w:space="0" w:color="auto"/>
                <w:right w:val="none" w:sz="0" w:space="0" w:color="auto"/>
              </w:divBdr>
            </w:div>
            <w:div w:id="810177948">
              <w:marLeft w:val="0"/>
              <w:marRight w:val="0"/>
              <w:marTop w:val="0"/>
              <w:marBottom w:val="0"/>
              <w:divBdr>
                <w:top w:val="none" w:sz="0" w:space="0" w:color="auto"/>
                <w:left w:val="none" w:sz="0" w:space="0" w:color="auto"/>
                <w:bottom w:val="none" w:sz="0" w:space="0" w:color="auto"/>
                <w:right w:val="none" w:sz="0" w:space="0" w:color="auto"/>
              </w:divBdr>
            </w:div>
            <w:div w:id="962078636">
              <w:marLeft w:val="0"/>
              <w:marRight w:val="0"/>
              <w:marTop w:val="0"/>
              <w:marBottom w:val="0"/>
              <w:divBdr>
                <w:top w:val="none" w:sz="0" w:space="0" w:color="auto"/>
                <w:left w:val="none" w:sz="0" w:space="0" w:color="auto"/>
                <w:bottom w:val="none" w:sz="0" w:space="0" w:color="auto"/>
                <w:right w:val="none" w:sz="0" w:space="0" w:color="auto"/>
              </w:divBdr>
            </w:div>
            <w:div w:id="1079211574">
              <w:marLeft w:val="0"/>
              <w:marRight w:val="0"/>
              <w:marTop w:val="0"/>
              <w:marBottom w:val="0"/>
              <w:divBdr>
                <w:top w:val="none" w:sz="0" w:space="0" w:color="auto"/>
                <w:left w:val="none" w:sz="0" w:space="0" w:color="auto"/>
                <w:bottom w:val="none" w:sz="0" w:space="0" w:color="auto"/>
                <w:right w:val="none" w:sz="0" w:space="0" w:color="auto"/>
              </w:divBdr>
            </w:div>
            <w:div w:id="1358458506">
              <w:marLeft w:val="0"/>
              <w:marRight w:val="0"/>
              <w:marTop w:val="0"/>
              <w:marBottom w:val="0"/>
              <w:divBdr>
                <w:top w:val="none" w:sz="0" w:space="0" w:color="auto"/>
                <w:left w:val="none" w:sz="0" w:space="0" w:color="auto"/>
                <w:bottom w:val="none" w:sz="0" w:space="0" w:color="auto"/>
                <w:right w:val="none" w:sz="0" w:space="0" w:color="auto"/>
              </w:divBdr>
            </w:div>
            <w:div w:id="1435782091">
              <w:marLeft w:val="0"/>
              <w:marRight w:val="0"/>
              <w:marTop w:val="0"/>
              <w:marBottom w:val="0"/>
              <w:divBdr>
                <w:top w:val="none" w:sz="0" w:space="0" w:color="auto"/>
                <w:left w:val="none" w:sz="0" w:space="0" w:color="auto"/>
                <w:bottom w:val="none" w:sz="0" w:space="0" w:color="auto"/>
                <w:right w:val="none" w:sz="0" w:space="0" w:color="auto"/>
              </w:divBdr>
            </w:div>
            <w:div w:id="1573615120">
              <w:marLeft w:val="0"/>
              <w:marRight w:val="0"/>
              <w:marTop w:val="0"/>
              <w:marBottom w:val="0"/>
              <w:divBdr>
                <w:top w:val="none" w:sz="0" w:space="0" w:color="auto"/>
                <w:left w:val="none" w:sz="0" w:space="0" w:color="auto"/>
                <w:bottom w:val="none" w:sz="0" w:space="0" w:color="auto"/>
                <w:right w:val="none" w:sz="0" w:space="0" w:color="auto"/>
              </w:divBdr>
            </w:div>
            <w:div w:id="1709721282">
              <w:marLeft w:val="0"/>
              <w:marRight w:val="0"/>
              <w:marTop w:val="0"/>
              <w:marBottom w:val="0"/>
              <w:divBdr>
                <w:top w:val="none" w:sz="0" w:space="0" w:color="auto"/>
                <w:left w:val="none" w:sz="0" w:space="0" w:color="auto"/>
                <w:bottom w:val="none" w:sz="0" w:space="0" w:color="auto"/>
                <w:right w:val="none" w:sz="0" w:space="0" w:color="auto"/>
              </w:divBdr>
            </w:div>
          </w:divsChild>
        </w:div>
        <w:div w:id="1373651814">
          <w:marLeft w:val="0"/>
          <w:marRight w:val="0"/>
          <w:marTop w:val="0"/>
          <w:marBottom w:val="0"/>
          <w:divBdr>
            <w:top w:val="none" w:sz="0" w:space="0" w:color="auto"/>
            <w:left w:val="none" w:sz="0" w:space="0" w:color="auto"/>
            <w:bottom w:val="none" w:sz="0" w:space="0" w:color="auto"/>
            <w:right w:val="none" w:sz="0" w:space="0" w:color="auto"/>
          </w:divBdr>
        </w:div>
        <w:div w:id="1390298605">
          <w:marLeft w:val="0"/>
          <w:marRight w:val="0"/>
          <w:marTop w:val="0"/>
          <w:marBottom w:val="0"/>
          <w:divBdr>
            <w:top w:val="none" w:sz="0" w:space="0" w:color="auto"/>
            <w:left w:val="none" w:sz="0" w:space="0" w:color="auto"/>
            <w:bottom w:val="none" w:sz="0" w:space="0" w:color="auto"/>
            <w:right w:val="none" w:sz="0" w:space="0" w:color="auto"/>
          </w:divBdr>
        </w:div>
        <w:div w:id="1391683778">
          <w:marLeft w:val="0"/>
          <w:marRight w:val="0"/>
          <w:marTop w:val="0"/>
          <w:marBottom w:val="0"/>
          <w:divBdr>
            <w:top w:val="none" w:sz="0" w:space="0" w:color="auto"/>
            <w:left w:val="none" w:sz="0" w:space="0" w:color="auto"/>
            <w:bottom w:val="none" w:sz="0" w:space="0" w:color="auto"/>
            <w:right w:val="none" w:sz="0" w:space="0" w:color="auto"/>
          </w:divBdr>
        </w:div>
        <w:div w:id="1420635572">
          <w:marLeft w:val="0"/>
          <w:marRight w:val="0"/>
          <w:marTop w:val="0"/>
          <w:marBottom w:val="0"/>
          <w:divBdr>
            <w:top w:val="none" w:sz="0" w:space="0" w:color="auto"/>
            <w:left w:val="none" w:sz="0" w:space="0" w:color="auto"/>
            <w:bottom w:val="none" w:sz="0" w:space="0" w:color="auto"/>
            <w:right w:val="none" w:sz="0" w:space="0" w:color="auto"/>
          </w:divBdr>
          <w:divsChild>
            <w:div w:id="28914895">
              <w:marLeft w:val="0"/>
              <w:marRight w:val="0"/>
              <w:marTop w:val="0"/>
              <w:marBottom w:val="0"/>
              <w:divBdr>
                <w:top w:val="none" w:sz="0" w:space="0" w:color="auto"/>
                <w:left w:val="none" w:sz="0" w:space="0" w:color="auto"/>
                <w:bottom w:val="none" w:sz="0" w:space="0" w:color="auto"/>
                <w:right w:val="none" w:sz="0" w:space="0" w:color="auto"/>
              </w:divBdr>
            </w:div>
            <w:div w:id="29382307">
              <w:marLeft w:val="0"/>
              <w:marRight w:val="0"/>
              <w:marTop w:val="0"/>
              <w:marBottom w:val="0"/>
              <w:divBdr>
                <w:top w:val="none" w:sz="0" w:space="0" w:color="auto"/>
                <w:left w:val="none" w:sz="0" w:space="0" w:color="auto"/>
                <w:bottom w:val="none" w:sz="0" w:space="0" w:color="auto"/>
                <w:right w:val="none" w:sz="0" w:space="0" w:color="auto"/>
              </w:divBdr>
            </w:div>
            <w:div w:id="163975473">
              <w:marLeft w:val="0"/>
              <w:marRight w:val="0"/>
              <w:marTop w:val="0"/>
              <w:marBottom w:val="0"/>
              <w:divBdr>
                <w:top w:val="none" w:sz="0" w:space="0" w:color="auto"/>
                <w:left w:val="none" w:sz="0" w:space="0" w:color="auto"/>
                <w:bottom w:val="none" w:sz="0" w:space="0" w:color="auto"/>
                <w:right w:val="none" w:sz="0" w:space="0" w:color="auto"/>
              </w:divBdr>
            </w:div>
            <w:div w:id="402877080">
              <w:marLeft w:val="0"/>
              <w:marRight w:val="0"/>
              <w:marTop w:val="0"/>
              <w:marBottom w:val="0"/>
              <w:divBdr>
                <w:top w:val="none" w:sz="0" w:space="0" w:color="auto"/>
                <w:left w:val="none" w:sz="0" w:space="0" w:color="auto"/>
                <w:bottom w:val="none" w:sz="0" w:space="0" w:color="auto"/>
                <w:right w:val="none" w:sz="0" w:space="0" w:color="auto"/>
              </w:divBdr>
            </w:div>
            <w:div w:id="470094321">
              <w:marLeft w:val="0"/>
              <w:marRight w:val="0"/>
              <w:marTop w:val="0"/>
              <w:marBottom w:val="0"/>
              <w:divBdr>
                <w:top w:val="none" w:sz="0" w:space="0" w:color="auto"/>
                <w:left w:val="none" w:sz="0" w:space="0" w:color="auto"/>
                <w:bottom w:val="none" w:sz="0" w:space="0" w:color="auto"/>
                <w:right w:val="none" w:sz="0" w:space="0" w:color="auto"/>
              </w:divBdr>
            </w:div>
            <w:div w:id="568423260">
              <w:marLeft w:val="0"/>
              <w:marRight w:val="0"/>
              <w:marTop w:val="0"/>
              <w:marBottom w:val="0"/>
              <w:divBdr>
                <w:top w:val="none" w:sz="0" w:space="0" w:color="auto"/>
                <w:left w:val="none" w:sz="0" w:space="0" w:color="auto"/>
                <w:bottom w:val="none" w:sz="0" w:space="0" w:color="auto"/>
                <w:right w:val="none" w:sz="0" w:space="0" w:color="auto"/>
              </w:divBdr>
            </w:div>
            <w:div w:id="591938004">
              <w:marLeft w:val="0"/>
              <w:marRight w:val="0"/>
              <w:marTop w:val="0"/>
              <w:marBottom w:val="0"/>
              <w:divBdr>
                <w:top w:val="none" w:sz="0" w:space="0" w:color="auto"/>
                <w:left w:val="none" w:sz="0" w:space="0" w:color="auto"/>
                <w:bottom w:val="none" w:sz="0" w:space="0" w:color="auto"/>
                <w:right w:val="none" w:sz="0" w:space="0" w:color="auto"/>
              </w:divBdr>
            </w:div>
            <w:div w:id="707753354">
              <w:marLeft w:val="0"/>
              <w:marRight w:val="0"/>
              <w:marTop w:val="0"/>
              <w:marBottom w:val="0"/>
              <w:divBdr>
                <w:top w:val="none" w:sz="0" w:space="0" w:color="auto"/>
                <w:left w:val="none" w:sz="0" w:space="0" w:color="auto"/>
                <w:bottom w:val="none" w:sz="0" w:space="0" w:color="auto"/>
                <w:right w:val="none" w:sz="0" w:space="0" w:color="auto"/>
              </w:divBdr>
            </w:div>
            <w:div w:id="841897416">
              <w:marLeft w:val="0"/>
              <w:marRight w:val="0"/>
              <w:marTop w:val="0"/>
              <w:marBottom w:val="0"/>
              <w:divBdr>
                <w:top w:val="none" w:sz="0" w:space="0" w:color="auto"/>
                <w:left w:val="none" w:sz="0" w:space="0" w:color="auto"/>
                <w:bottom w:val="none" w:sz="0" w:space="0" w:color="auto"/>
                <w:right w:val="none" w:sz="0" w:space="0" w:color="auto"/>
              </w:divBdr>
            </w:div>
            <w:div w:id="1060833203">
              <w:marLeft w:val="0"/>
              <w:marRight w:val="0"/>
              <w:marTop w:val="0"/>
              <w:marBottom w:val="0"/>
              <w:divBdr>
                <w:top w:val="none" w:sz="0" w:space="0" w:color="auto"/>
                <w:left w:val="none" w:sz="0" w:space="0" w:color="auto"/>
                <w:bottom w:val="none" w:sz="0" w:space="0" w:color="auto"/>
                <w:right w:val="none" w:sz="0" w:space="0" w:color="auto"/>
              </w:divBdr>
            </w:div>
            <w:div w:id="1230307561">
              <w:marLeft w:val="0"/>
              <w:marRight w:val="0"/>
              <w:marTop w:val="0"/>
              <w:marBottom w:val="0"/>
              <w:divBdr>
                <w:top w:val="none" w:sz="0" w:space="0" w:color="auto"/>
                <w:left w:val="none" w:sz="0" w:space="0" w:color="auto"/>
                <w:bottom w:val="none" w:sz="0" w:space="0" w:color="auto"/>
                <w:right w:val="none" w:sz="0" w:space="0" w:color="auto"/>
              </w:divBdr>
            </w:div>
            <w:div w:id="1291976722">
              <w:marLeft w:val="0"/>
              <w:marRight w:val="0"/>
              <w:marTop w:val="0"/>
              <w:marBottom w:val="0"/>
              <w:divBdr>
                <w:top w:val="none" w:sz="0" w:space="0" w:color="auto"/>
                <w:left w:val="none" w:sz="0" w:space="0" w:color="auto"/>
                <w:bottom w:val="none" w:sz="0" w:space="0" w:color="auto"/>
                <w:right w:val="none" w:sz="0" w:space="0" w:color="auto"/>
              </w:divBdr>
            </w:div>
            <w:div w:id="1362246170">
              <w:marLeft w:val="0"/>
              <w:marRight w:val="0"/>
              <w:marTop w:val="0"/>
              <w:marBottom w:val="0"/>
              <w:divBdr>
                <w:top w:val="none" w:sz="0" w:space="0" w:color="auto"/>
                <w:left w:val="none" w:sz="0" w:space="0" w:color="auto"/>
                <w:bottom w:val="none" w:sz="0" w:space="0" w:color="auto"/>
                <w:right w:val="none" w:sz="0" w:space="0" w:color="auto"/>
              </w:divBdr>
            </w:div>
            <w:div w:id="1729260479">
              <w:marLeft w:val="0"/>
              <w:marRight w:val="0"/>
              <w:marTop w:val="0"/>
              <w:marBottom w:val="0"/>
              <w:divBdr>
                <w:top w:val="none" w:sz="0" w:space="0" w:color="auto"/>
                <w:left w:val="none" w:sz="0" w:space="0" w:color="auto"/>
                <w:bottom w:val="none" w:sz="0" w:space="0" w:color="auto"/>
                <w:right w:val="none" w:sz="0" w:space="0" w:color="auto"/>
              </w:divBdr>
            </w:div>
          </w:divsChild>
        </w:div>
        <w:div w:id="1448699450">
          <w:marLeft w:val="0"/>
          <w:marRight w:val="0"/>
          <w:marTop w:val="0"/>
          <w:marBottom w:val="0"/>
          <w:divBdr>
            <w:top w:val="none" w:sz="0" w:space="0" w:color="auto"/>
            <w:left w:val="none" w:sz="0" w:space="0" w:color="auto"/>
            <w:bottom w:val="none" w:sz="0" w:space="0" w:color="auto"/>
            <w:right w:val="none" w:sz="0" w:space="0" w:color="auto"/>
          </w:divBdr>
        </w:div>
        <w:div w:id="1453590382">
          <w:marLeft w:val="0"/>
          <w:marRight w:val="0"/>
          <w:marTop w:val="0"/>
          <w:marBottom w:val="0"/>
          <w:divBdr>
            <w:top w:val="none" w:sz="0" w:space="0" w:color="auto"/>
            <w:left w:val="none" w:sz="0" w:space="0" w:color="auto"/>
            <w:bottom w:val="none" w:sz="0" w:space="0" w:color="auto"/>
            <w:right w:val="none" w:sz="0" w:space="0" w:color="auto"/>
          </w:divBdr>
          <w:divsChild>
            <w:div w:id="146173828">
              <w:marLeft w:val="0"/>
              <w:marRight w:val="0"/>
              <w:marTop w:val="0"/>
              <w:marBottom w:val="0"/>
              <w:divBdr>
                <w:top w:val="none" w:sz="0" w:space="0" w:color="auto"/>
                <w:left w:val="none" w:sz="0" w:space="0" w:color="auto"/>
                <w:bottom w:val="none" w:sz="0" w:space="0" w:color="auto"/>
                <w:right w:val="none" w:sz="0" w:space="0" w:color="auto"/>
              </w:divBdr>
            </w:div>
            <w:div w:id="200168296">
              <w:marLeft w:val="0"/>
              <w:marRight w:val="0"/>
              <w:marTop w:val="0"/>
              <w:marBottom w:val="0"/>
              <w:divBdr>
                <w:top w:val="none" w:sz="0" w:space="0" w:color="auto"/>
                <w:left w:val="none" w:sz="0" w:space="0" w:color="auto"/>
                <w:bottom w:val="none" w:sz="0" w:space="0" w:color="auto"/>
                <w:right w:val="none" w:sz="0" w:space="0" w:color="auto"/>
              </w:divBdr>
            </w:div>
            <w:div w:id="322272793">
              <w:marLeft w:val="0"/>
              <w:marRight w:val="0"/>
              <w:marTop w:val="0"/>
              <w:marBottom w:val="0"/>
              <w:divBdr>
                <w:top w:val="none" w:sz="0" w:space="0" w:color="auto"/>
                <w:left w:val="none" w:sz="0" w:space="0" w:color="auto"/>
                <w:bottom w:val="none" w:sz="0" w:space="0" w:color="auto"/>
                <w:right w:val="none" w:sz="0" w:space="0" w:color="auto"/>
              </w:divBdr>
            </w:div>
            <w:div w:id="529270651">
              <w:marLeft w:val="0"/>
              <w:marRight w:val="0"/>
              <w:marTop w:val="0"/>
              <w:marBottom w:val="0"/>
              <w:divBdr>
                <w:top w:val="none" w:sz="0" w:space="0" w:color="auto"/>
                <w:left w:val="none" w:sz="0" w:space="0" w:color="auto"/>
                <w:bottom w:val="none" w:sz="0" w:space="0" w:color="auto"/>
                <w:right w:val="none" w:sz="0" w:space="0" w:color="auto"/>
              </w:divBdr>
            </w:div>
            <w:div w:id="742726202">
              <w:marLeft w:val="0"/>
              <w:marRight w:val="0"/>
              <w:marTop w:val="0"/>
              <w:marBottom w:val="0"/>
              <w:divBdr>
                <w:top w:val="none" w:sz="0" w:space="0" w:color="auto"/>
                <w:left w:val="none" w:sz="0" w:space="0" w:color="auto"/>
                <w:bottom w:val="none" w:sz="0" w:space="0" w:color="auto"/>
                <w:right w:val="none" w:sz="0" w:space="0" w:color="auto"/>
              </w:divBdr>
            </w:div>
            <w:div w:id="751388592">
              <w:marLeft w:val="0"/>
              <w:marRight w:val="0"/>
              <w:marTop w:val="0"/>
              <w:marBottom w:val="0"/>
              <w:divBdr>
                <w:top w:val="none" w:sz="0" w:space="0" w:color="auto"/>
                <w:left w:val="none" w:sz="0" w:space="0" w:color="auto"/>
                <w:bottom w:val="none" w:sz="0" w:space="0" w:color="auto"/>
                <w:right w:val="none" w:sz="0" w:space="0" w:color="auto"/>
              </w:divBdr>
            </w:div>
            <w:div w:id="842820304">
              <w:marLeft w:val="0"/>
              <w:marRight w:val="0"/>
              <w:marTop w:val="0"/>
              <w:marBottom w:val="0"/>
              <w:divBdr>
                <w:top w:val="none" w:sz="0" w:space="0" w:color="auto"/>
                <w:left w:val="none" w:sz="0" w:space="0" w:color="auto"/>
                <w:bottom w:val="none" w:sz="0" w:space="0" w:color="auto"/>
                <w:right w:val="none" w:sz="0" w:space="0" w:color="auto"/>
              </w:divBdr>
            </w:div>
            <w:div w:id="907032635">
              <w:marLeft w:val="0"/>
              <w:marRight w:val="0"/>
              <w:marTop w:val="0"/>
              <w:marBottom w:val="0"/>
              <w:divBdr>
                <w:top w:val="none" w:sz="0" w:space="0" w:color="auto"/>
                <w:left w:val="none" w:sz="0" w:space="0" w:color="auto"/>
                <w:bottom w:val="none" w:sz="0" w:space="0" w:color="auto"/>
                <w:right w:val="none" w:sz="0" w:space="0" w:color="auto"/>
              </w:divBdr>
            </w:div>
            <w:div w:id="945234248">
              <w:marLeft w:val="0"/>
              <w:marRight w:val="0"/>
              <w:marTop w:val="0"/>
              <w:marBottom w:val="0"/>
              <w:divBdr>
                <w:top w:val="none" w:sz="0" w:space="0" w:color="auto"/>
                <w:left w:val="none" w:sz="0" w:space="0" w:color="auto"/>
                <w:bottom w:val="none" w:sz="0" w:space="0" w:color="auto"/>
                <w:right w:val="none" w:sz="0" w:space="0" w:color="auto"/>
              </w:divBdr>
            </w:div>
            <w:div w:id="1197087954">
              <w:marLeft w:val="0"/>
              <w:marRight w:val="0"/>
              <w:marTop w:val="0"/>
              <w:marBottom w:val="0"/>
              <w:divBdr>
                <w:top w:val="none" w:sz="0" w:space="0" w:color="auto"/>
                <w:left w:val="none" w:sz="0" w:space="0" w:color="auto"/>
                <w:bottom w:val="none" w:sz="0" w:space="0" w:color="auto"/>
                <w:right w:val="none" w:sz="0" w:space="0" w:color="auto"/>
              </w:divBdr>
            </w:div>
            <w:div w:id="1217358089">
              <w:marLeft w:val="0"/>
              <w:marRight w:val="0"/>
              <w:marTop w:val="0"/>
              <w:marBottom w:val="0"/>
              <w:divBdr>
                <w:top w:val="none" w:sz="0" w:space="0" w:color="auto"/>
                <w:left w:val="none" w:sz="0" w:space="0" w:color="auto"/>
                <w:bottom w:val="none" w:sz="0" w:space="0" w:color="auto"/>
                <w:right w:val="none" w:sz="0" w:space="0" w:color="auto"/>
              </w:divBdr>
            </w:div>
            <w:div w:id="1238514704">
              <w:marLeft w:val="0"/>
              <w:marRight w:val="0"/>
              <w:marTop w:val="0"/>
              <w:marBottom w:val="0"/>
              <w:divBdr>
                <w:top w:val="none" w:sz="0" w:space="0" w:color="auto"/>
                <w:left w:val="none" w:sz="0" w:space="0" w:color="auto"/>
                <w:bottom w:val="none" w:sz="0" w:space="0" w:color="auto"/>
                <w:right w:val="none" w:sz="0" w:space="0" w:color="auto"/>
              </w:divBdr>
            </w:div>
            <w:div w:id="1454446795">
              <w:marLeft w:val="0"/>
              <w:marRight w:val="0"/>
              <w:marTop w:val="0"/>
              <w:marBottom w:val="0"/>
              <w:divBdr>
                <w:top w:val="none" w:sz="0" w:space="0" w:color="auto"/>
                <w:left w:val="none" w:sz="0" w:space="0" w:color="auto"/>
                <w:bottom w:val="none" w:sz="0" w:space="0" w:color="auto"/>
                <w:right w:val="none" w:sz="0" w:space="0" w:color="auto"/>
              </w:divBdr>
            </w:div>
            <w:div w:id="1463235606">
              <w:marLeft w:val="0"/>
              <w:marRight w:val="0"/>
              <w:marTop w:val="0"/>
              <w:marBottom w:val="0"/>
              <w:divBdr>
                <w:top w:val="none" w:sz="0" w:space="0" w:color="auto"/>
                <w:left w:val="none" w:sz="0" w:space="0" w:color="auto"/>
                <w:bottom w:val="none" w:sz="0" w:space="0" w:color="auto"/>
                <w:right w:val="none" w:sz="0" w:space="0" w:color="auto"/>
              </w:divBdr>
            </w:div>
            <w:div w:id="1599943703">
              <w:marLeft w:val="0"/>
              <w:marRight w:val="0"/>
              <w:marTop w:val="0"/>
              <w:marBottom w:val="0"/>
              <w:divBdr>
                <w:top w:val="none" w:sz="0" w:space="0" w:color="auto"/>
                <w:left w:val="none" w:sz="0" w:space="0" w:color="auto"/>
                <w:bottom w:val="none" w:sz="0" w:space="0" w:color="auto"/>
                <w:right w:val="none" w:sz="0" w:space="0" w:color="auto"/>
              </w:divBdr>
            </w:div>
          </w:divsChild>
        </w:div>
        <w:div w:id="1464083652">
          <w:marLeft w:val="0"/>
          <w:marRight w:val="0"/>
          <w:marTop w:val="0"/>
          <w:marBottom w:val="0"/>
          <w:divBdr>
            <w:top w:val="none" w:sz="0" w:space="0" w:color="auto"/>
            <w:left w:val="none" w:sz="0" w:space="0" w:color="auto"/>
            <w:bottom w:val="none" w:sz="0" w:space="0" w:color="auto"/>
            <w:right w:val="none" w:sz="0" w:space="0" w:color="auto"/>
          </w:divBdr>
        </w:div>
        <w:div w:id="1472821448">
          <w:marLeft w:val="0"/>
          <w:marRight w:val="0"/>
          <w:marTop w:val="0"/>
          <w:marBottom w:val="0"/>
          <w:divBdr>
            <w:top w:val="none" w:sz="0" w:space="0" w:color="auto"/>
            <w:left w:val="none" w:sz="0" w:space="0" w:color="auto"/>
            <w:bottom w:val="none" w:sz="0" w:space="0" w:color="auto"/>
            <w:right w:val="none" w:sz="0" w:space="0" w:color="auto"/>
          </w:divBdr>
        </w:div>
        <w:div w:id="1533567092">
          <w:marLeft w:val="0"/>
          <w:marRight w:val="0"/>
          <w:marTop w:val="0"/>
          <w:marBottom w:val="0"/>
          <w:divBdr>
            <w:top w:val="none" w:sz="0" w:space="0" w:color="auto"/>
            <w:left w:val="none" w:sz="0" w:space="0" w:color="auto"/>
            <w:bottom w:val="none" w:sz="0" w:space="0" w:color="auto"/>
            <w:right w:val="none" w:sz="0" w:space="0" w:color="auto"/>
          </w:divBdr>
        </w:div>
        <w:div w:id="1560821945">
          <w:marLeft w:val="0"/>
          <w:marRight w:val="0"/>
          <w:marTop w:val="0"/>
          <w:marBottom w:val="0"/>
          <w:divBdr>
            <w:top w:val="none" w:sz="0" w:space="0" w:color="auto"/>
            <w:left w:val="none" w:sz="0" w:space="0" w:color="auto"/>
            <w:bottom w:val="none" w:sz="0" w:space="0" w:color="auto"/>
            <w:right w:val="none" w:sz="0" w:space="0" w:color="auto"/>
          </w:divBdr>
        </w:div>
        <w:div w:id="1582567583">
          <w:marLeft w:val="0"/>
          <w:marRight w:val="0"/>
          <w:marTop w:val="0"/>
          <w:marBottom w:val="0"/>
          <w:divBdr>
            <w:top w:val="none" w:sz="0" w:space="0" w:color="auto"/>
            <w:left w:val="none" w:sz="0" w:space="0" w:color="auto"/>
            <w:bottom w:val="none" w:sz="0" w:space="0" w:color="auto"/>
            <w:right w:val="none" w:sz="0" w:space="0" w:color="auto"/>
          </w:divBdr>
        </w:div>
        <w:div w:id="1591233081">
          <w:marLeft w:val="0"/>
          <w:marRight w:val="0"/>
          <w:marTop w:val="0"/>
          <w:marBottom w:val="0"/>
          <w:divBdr>
            <w:top w:val="none" w:sz="0" w:space="0" w:color="auto"/>
            <w:left w:val="none" w:sz="0" w:space="0" w:color="auto"/>
            <w:bottom w:val="none" w:sz="0" w:space="0" w:color="auto"/>
            <w:right w:val="none" w:sz="0" w:space="0" w:color="auto"/>
          </w:divBdr>
        </w:div>
        <w:div w:id="1597864139">
          <w:marLeft w:val="0"/>
          <w:marRight w:val="0"/>
          <w:marTop w:val="0"/>
          <w:marBottom w:val="0"/>
          <w:divBdr>
            <w:top w:val="none" w:sz="0" w:space="0" w:color="auto"/>
            <w:left w:val="none" w:sz="0" w:space="0" w:color="auto"/>
            <w:bottom w:val="none" w:sz="0" w:space="0" w:color="auto"/>
            <w:right w:val="none" w:sz="0" w:space="0" w:color="auto"/>
          </w:divBdr>
        </w:div>
        <w:div w:id="1597864392">
          <w:marLeft w:val="0"/>
          <w:marRight w:val="0"/>
          <w:marTop w:val="0"/>
          <w:marBottom w:val="0"/>
          <w:divBdr>
            <w:top w:val="none" w:sz="0" w:space="0" w:color="auto"/>
            <w:left w:val="none" w:sz="0" w:space="0" w:color="auto"/>
            <w:bottom w:val="none" w:sz="0" w:space="0" w:color="auto"/>
            <w:right w:val="none" w:sz="0" w:space="0" w:color="auto"/>
          </w:divBdr>
        </w:div>
        <w:div w:id="1654018108">
          <w:marLeft w:val="0"/>
          <w:marRight w:val="0"/>
          <w:marTop w:val="0"/>
          <w:marBottom w:val="0"/>
          <w:divBdr>
            <w:top w:val="none" w:sz="0" w:space="0" w:color="auto"/>
            <w:left w:val="none" w:sz="0" w:space="0" w:color="auto"/>
            <w:bottom w:val="none" w:sz="0" w:space="0" w:color="auto"/>
            <w:right w:val="none" w:sz="0" w:space="0" w:color="auto"/>
          </w:divBdr>
          <w:divsChild>
            <w:div w:id="54857156">
              <w:marLeft w:val="0"/>
              <w:marRight w:val="0"/>
              <w:marTop w:val="0"/>
              <w:marBottom w:val="0"/>
              <w:divBdr>
                <w:top w:val="none" w:sz="0" w:space="0" w:color="auto"/>
                <w:left w:val="none" w:sz="0" w:space="0" w:color="auto"/>
                <w:bottom w:val="none" w:sz="0" w:space="0" w:color="auto"/>
                <w:right w:val="none" w:sz="0" w:space="0" w:color="auto"/>
              </w:divBdr>
            </w:div>
            <w:div w:id="170072650">
              <w:marLeft w:val="0"/>
              <w:marRight w:val="0"/>
              <w:marTop w:val="0"/>
              <w:marBottom w:val="0"/>
              <w:divBdr>
                <w:top w:val="none" w:sz="0" w:space="0" w:color="auto"/>
                <w:left w:val="none" w:sz="0" w:space="0" w:color="auto"/>
                <w:bottom w:val="none" w:sz="0" w:space="0" w:color="auto"/>
                <w:right w:val="none" w:sz="0" w:space="0" w:color="auto"/>
              </w:divBdr>
            </w:div>
            <w:div w:id="219682244">
              <w:marLeft w:val="0"/>
              <w:marRight w:val="0"/>
              <w:marTop w:val="0"/>
              <w:marBottom w:val="0"/>
              <w:divBdr>
                <w:top w:val="none" w:sz="0" w:space="0" w:color="auto"/>
                <w:left w:val="none" w:sz="0" w:space="0" w:color="auto"/>
                <w:bottom w:val="none" w:sz="0" w:space="0" w:color="auto"/>
                <w:right w:val="none" w:sz="0" w:space="0" w:color="auto"/>
              </w:divBdr>
            </w:div>
            <w:div w:id="346299347">
              <w:marLeft w:val="0"/>
              <w:marRight w:val="0"/>
              <w:marTop w:val="0"/>
              <w:marBottom w:val="0"/>
              <w:divBdr>
                <w:top w:val="none" w:sz="0" w:space="0" w:color="auto"/>
                <w:left w:val="none" w:sz="0" w:space="0" w:color="auto"/>
                <w:bottom w:val="none" w:sz="0" w:space="0" w:color="auto"/>
                <w:right w:val="none" w:sz="0" w:space="0" w:color="auto"/>
              </w:divBdr>
            </w:div>
            <w:div w:id="368343315">
              <w:marLeft w:val="0"/>
              <w:marRight w:val="0"/>
              <w:marTop w:val="0"/>
              <w:marBottom w:val="0"/>
              <w:divBdr>
                <w:top w:val="none" w:sz="0" w:space="0" w:color="auto"/>
                <w:left w:val="none" w:sz="0" w:space="0" w:color="auto"/>
                <w:bottom w:val="none" w:sz="0" w:space="0" w:color="auto"/>
                <w:right w:val="none" w:sz="0" w:space="0" w:color="auto"/>
              </w:divBdr>
            </w:div>
            <w:div w:id="458914656">
              <w:marLeft w:val="0"/>
              <w:marRight w:val="0"/>
              <w:marTop w:val="0"/>
              <w:marBottom w:val="0"/>
              <w:divBdr>
                <w:top w:val="none" w:sz="0" w:space="0" w:color="auto"/>
                <w:left w:val="none" w:sz="0" w:space="0" w:color="auto"/>
                <w:bottom w:val="none" w:sz="0" w:space="0" w:color="auto"/>
                <w:right w:val="none" w:sz="0" w:space="0" w:color="auto"/>
              </w:divBdr>
            </w:div>
            <w:div w:id="467354746">
              <w:marLeft w:val="0"/>
              <w:marRight w:val="0"/>
              <w:marTop w:val="0"/>
              <w:marBottom w:val="0"/>
              <w:divBdr>
                <w:top w:val="none" w:sz="0" w:space="0" w:color="auto"/>
                <w:left w:val="none" w:sz="0" w:space="0" w:color="auto"/>
                <w:bottom w:val="none" w:sz="0" w:space="0" w:color="auto"/>
                <w:right w:val="none" w:sz="0" w:space="0" w:color="auto"/>
              </w:divBdr>
            </w:div>
            <w:div w:id="482694568">
              <w:marLeft w:val="0"/>
              <w:marRight w:val="0"/>
              <w:marTop w:val="0"/>
              <w:marBottom w:val="0"/>
              <w:divBdr>
                <w:top w:val="none" w:sz="0" w:space="0" w:color="auto"/>
                <w:left w:val="none" w:sz="0" w:space="0" w:color="auto"/>
                <w:bottom w:val="none" w:sz="0" w:space="0" w:color="auto"/>
                <w:right w:val="none" w:sz="0" w:space="0" w:color="auto"/>
              </w:divBdr>
            </w:div>
            <w:div w:id="612439741">
              <w:marLeft w:val="0"/>
              <w:marRight w:val="0"/>
              <w:marTop w:val="0"/>
              <w:marBottom w:val="0"/>
              <w:divBdr>
                <w:top w:val="none" w:sz="0" w:space="0" w:color="auto"/>
                <w:left w:val="none" w:sz="0" w:space="0" w:color="auto"/>
                <w:bottom w:val="none" w:sz="0" w:space="0" w:color="auto"/>
                <w:right w:val="none" w:sz="0" w:space="0" w:color="auto"/>
              </w:divBdr>
            </w:div>
            <w:div w:id="665789789">
              <w:marLeft w:val="0"/>
              <w:marRight w:val="0"/>
              <w:marTop w:val="0"/>
              <w:marBottom w:val="0"/>
              <w:divBdr>
                <w:top w:val="none" w:sz="0" w:space="0" w:color="auto"/>
                <w:left w:val="none" w:sz="0" w:space="0" w:color="auto"/>
                <w:bottom w:val="none" w:sz="0" w:space="0" w:color="auto"/>
                <w:right w:val="none" w:sz="0" w:space="0" w:color="auto"/>
              </w:divBdr>
            </w:div>
            <w:div w:id="1112820357">
              <w:marLeft w:val="0"/>
              <w:marRight w:val="0"/>
              <w:marTop w:val="0"/>
              <w:marBottom w:val="0"/>
              <w:divBdr>
                <w:top w:val="none" w:sz="0" w:space="0" w:color="auto"/>
                <w:left w:val="none" w:sz="0" w:space="0" w:color="auto"/>
                <w:bottom w:val="none" w:sz="0" w:space="0" w:color="auto"/>
                <w:right w:val="none" w:sz="0" w:space="0" w:color="auto"/>
              </w:divBdr>
            </w:div>
            <w:div w:id="1253926975">
              <w:marLeft w:val="0"/>
              <w:marRight w:val="0"/>
              <w:marTop w:val="0"/>
              <w:marBottom w:val="0"/>
              <w:divBdr>
                <w:top w:val="none" w:sz="0" w:space="0" w:color="auto"/>
                <w:left w:val="none" w:sz="0" w:space="0" w:color="auto"/>
                <w:bottom w:val="none" w:sz="0" w:space="0" w:color="auto"/>
                <w:right w:val="none" w:sz="0" w:space="0" w:color="auto"/>
              </w:divBdr>
            </w:div>
            <w:div w:id="1295328296">
              <w:marLeft w:val="0"/>
              <w:marRight w:val="0"/>
              <w:marTop w:val="0"/>
              <w:marBottom w:val="0"/>
              <w:divBdr>
                <w:top w:val="none" w:sz="0" w:space="0" w:color="auto"/>
                <w:left w:val="none" w:sz="0" w:space="0" w:color="auto"/>
                <w:bottom w:val="none" w:sz="0" w:space="0" w:color="auto"/>
                <w:right w:val="none" w:sz="0" w:space="0" w:color="auto"/>
              </w:divBdr>
            </w:div>
            <w:div w:id="1409619898">
              <w:marLeft w:val="0"/>
              <w:marRight w:val="0"/>
              <w:marTop w:val="0"/>
              <w:marBottom w:val="0"/>
              <w:divBdr>
                <w:top w:val="none" w:sz="0" w:space="0" w:color="auto"/>
                <w:left w:val="none" w:sz="0" w:space="0" w:color="auto"/>
                <w:bottom w:val="none" w:sz="0" w:space="0" w:color="auto"/>
                <w:right w:val="none" w:sz="0" w:space="0" w:color="auto"/>
              </w:divBdr>
            </w:div>
            <w:div w:id="1519393016">
              <w:marLeft w:val="0"/>
              <w:marRight w:val="0"/>
              <w:marTop w:val="0"/>
              <w:marBottom w:val="0"/>
              <w:divBdr>
                <w:top w:val="none" w:sz="0" w:space="0" w:color="auto"/>
                <w:left w:val="none" w:sz="0" w:space="0" w:color="auto"/>
                <w:bottom w:val="none" w:sz="0" w:space="0" w:color="auto"/>
                <w:right w:val="none" w:sz="0" w:space="0" w:color="auto"/>
              </w:divBdr>
            </w:div>
            <w:div w:id="1534228967">
              <w:marLeft w:val="0"/>
              <w:marRight w:val="0"/>
              <w:marTop w:val="0"/>
              <w:marBottom w:val="0"/>
              <w:divBdr>
                <w:top w:val="none" w:sz="0" w:space="0" w:color="auto"/>
                <w:left w:val="none" w:sz="0" w:space="0" w:color="auto"/>
                <w:bottom w:val="none" w:sz="0" w:space="0" w:color="auto"/>
                <w:right w:val="none" w:sz="0" w:space="0" w:color="auto"/>
              </w:divBdr>
            </w:div>
          </w:divsChild>
        </w:div>
        <w:div w:id="1672636767">
          <w:marLeft w:val="0"/>
          <w:marRight w:val="0"/>
          <w:marTop w:val="0"/>
          <w:marBottom w:val="0"/>
          <w:divBdr>
            <w:top w:val="none" w:sz="0" w:space="0" w:color="auto"/>
            <w:left w:val="none" w:sz="0" w:space="0" w:color="auto"/>
            <w:bottom w:val="none" w:sz="0" w:space="0" w:color="auto"/>
            <w:right w:val="none" w:sz="0" w:space="0" w:color="auto"/>
          </w:divBdr>
          <w:divsChild>
            <w:div w:id="307981666">
              <w:marLeft w:val="0"/>
              <w:marRight w:val="0"/>
              <w:marTop w:val="0"/>
              <w:marBottom w:val="0"/>
              <w:divBdr>
                <w:top w:val="none" w:sz="0" w:space="0" w:color="auto"/>
                <w:left w:val="none" w:sz="0" w:space="0" w:color="auto"/>
                <w:bottom w:val="none" w:sz="0" w:space="0" w:color="auto"/>
                <w:right w:val="none" w:sz="0" w:space="0" w:color="auto"/>
              </w:divBdr>
            </w:div>
            <w:div w:id="308561055">
              <w:marLeft w:val="0"/>
              <w:marRight w:val="0"/>
              <w:marTop w:val="0"/>
              <w:marBottom w:val="0"/>
              <w:divBdr>
                <w:top w:val="none" w:sz="0" w:space="0" w:color="auto"/>
                <w:left w:val="none" w:sz="0" w:space="0" w:color="auto"/>
                <w:bottom w:val="none" w:sz="0" w:space="0" w:color="auto"/>
                <w:right w:val="none" w:sz="0" w:space="0" w:color="auto"/>
              </w:divBdr>
            </w:div>
            <w:div w:id="321811994">
              <w:marLeft w:val="0"/>
              <w:marRight w:val="0"/>
              <w:marTop w:val="0"/>
              <w:marBottom w:val="0"/>
              <w:divBdr>
                <w:top w:val="none" w:sz="0" w:space="0" w:color="auto"/>
                <w:left w:val="none" w:sz="0" w:space="0" w:color="auto"/>
                <w:bottom w:val="none" w:sz="0" w:space="0" w:color="auto"/>
                <w:right w:val="none" w:sz="0" w:space="0" w:color="auto"/>
              </w:divBdr>
            </w:div>
            <w:div w:id="347220693">
              <w:marLeft w:val="0"/>
              <w:marRight w:val="0"/>
              <w:marTop w:val="0"/>
              <w:marBottom w:val="0"/>
              <w:divBdr>
                <w:top w:val="none" w:sz="0" w:space="0" w:color="auto"/>
                <w:left w:val="none" w:sz="0" w:space="0" w:color="auto"/>
                <w:bottom w:val="none" w:sz="0" w:space="0" w:color="auto"/>
                <w:right w:val="none" w:sz="0" w:space="0" w:color="auto"/>
              </w:divBdr>
            </w:div>
            <w:div w:id="371468752">
              <w:marLeft w:val="0"/>
              <w:marRight w:val="0"/>
              <w:marTop w:val="0"/>
              <w:marBottom w:val="0"/>
              <w:divBdr>
                <w:top w:val="none" w:sz="0" w:space="0" w:color="auto"/>
                <w:left w:val="none" w:sz="0" w:space="0" w:color="auto"/>
                <w:bottom w:val="none" w:sz="0" w:space="0" w:color="auto"/>
                <w:right w:val="none" w:sz="0" w:space="0" w:color="auto"/>
              </w:divBdr>
            </w:div>
            <w:div w:id="533469516">
              <w:marLeft w:val="0"/>
              <w:marRight w:val="0"/>
              <w:marTop w:val="0"/>
              <w:marBottom w:val="0"/>
              <w:divBdr>
                <w:top w:val="none" w:sz="0" w:space="0" w:color="auto"/>
                <w:left w:val="none" w:sz="0" w:space="0" w:color="auto"/>
                <w:bottom w:val="none" w:sz="0" w:space="0" w:color="auto"/>
                <w:right w:val="none" w:sz="0" w:space="0" w:color="auto"/>
              </w:divBdr>
            </w:div>
            <w:div w:id="584344421">
              <w:marLeft w:val="0"/>
              <w:marRight w:val="0"/>
              <w:marTop w:val="0"/>
              <w:marBottom w:val="0"/>
              <w:divBdr>
                <w:top w:val="none" w:sz="0" w:space="0" w:color="auto"/>
                <w:left w:val="none" w:sz="0" w:space="0" w:color="auto"/>
                <w:bottom w:val="none" w:sz="0" w:space="0" w:color="auto"/>
                <w:right w:val="none" w:sz="0" w:space="0" w:color="auto"/>
              </w:divBdr>
            </w:div>
            <w:div w:id="681394318">
              <w:marLeft w:val="0"/>
              <w:marRight w:val="0"/>
              <w:marTop w:val="0"/>
              <w:marBottom w:val="0"/>
              <w:divBdr>
                <w:top w:val="none" w:sz="0" w:space="0" w:color="auto"/>
                <w:left w:val="none" w:sz="0" w:space="0" w:color="auto"/>
                <w:bottom w:val="none" w:sz="0" w:space="0" w:color="auto"/>
                <w:right w:val="none" w:sz="0" w:space="0" w:color="auto"/>
              </w:divBdr>
            </w:div>
            <w:div w:id="691692463">
              <w:marLeft w:val="0"/>
              <w:marRight w:val="0"/>
              <w:marTop w:val="0"/>
              <w:marBottom w:val="0"/>
              <w:divBdr>
                <w:top w:val="none" w:sz="0" w:space="0" w:color="auto"/>
                <w:left w:val="none" w:sz="0" w:space="0" w:color="auto"/>
                <w:bottom w:val="none" w:sz="0" w:space="0" w:color="auto"/>
                <w:right w:val="none" w:sz="0" w:space="0" w:color="auto"/>
              </w:divBdr>
            </w:div>
            <w:div w:id="780029193">
              <w:marLeft w:val="0"/>
              <w:marRight w:val="0"/>
              <w:marTop w:val="0"/>
              <w:marBottom w:val="0"/>
              <w:divBdr>
                <w:top w:val="none" w:sz="0" w:space="0" w:color="auto"/>
                <w:left w:val="none" w:sz="0" w:space="0" w:color="auto"/>
                <w:bottom w:val="none" w:sz="0" w:space="0" w:color="auto"/>
                <w:right w:val="none" w:sz="0" w:space="0" w:color="auto"/>
              </w:divBdr>
            </w:div>
            <w:div w:id="800078423">
              <w:marLeft w:val="0"/>
              <w:marRight w:val="0"/>
              <w:marTop w:val="0"/>
              <w:marBottom w:val="0"/>
              <w:divBdr>
                <w:top w:val="none" w:sz="0" w:space="0" w:color="auto"/>
                <w:left w:val="none" w:sz="0" w:space="0" w:color="auto"/>
                <w:bottom w:val="none" w:sz="0" w:space="0" w:color="auto"/>
                <w:right w:val="none" w:sz="0" w:space="0" w:color="auto"/>
              </w:divBdr>
            </w:div>
            <w:div w:id="1043754826">
              <w:marLeft w:val="0"/>
              <w:marRight w:val="0"/>
              <w:marTop w:val="0"/>
              <w:marBottom w:val="0"/>
              <w:divBdr>
                <w:top w:val="none" w:sz="0" w:space="0" w:color="auto"/>
                <w:left w:val="none" w:sz="0" w:space="0" w:color="auto"/>
                <w:bottom w:val="none" w:sz="0" w:space="0" w:color="auto"/>
                <w:right w:val="none" w:sz="0" w:space="0" w:color="auto"/>
              </w:divBdr>
            </w:div>
            <w:div w:id="1048266439">
              <w:marLeft w:val="0"/>
              <w:marRight w:val="0"/>
              <w:marTop w:val="0"/>
              <w:marBottom w:val="0"/>
              <w:divBdr>
                <w:top w:val="none" w:sz="0" w:space="0" w:color="auto"/>
                <w:left w:val="none" w:sz="0" w:space="0" w:color="auto"/>
                <w:bottom w:val="none" w:sz="0" w:space="0" w:color="auto"/>
                <w:right w:val="none" w:sz="0" w:space="0" w:color="auto"/>
              </w:divBdr>
            </w:div>
            <w:div w:id="1216896611">
              <w:marLeft w:val="0"/>
              <w:marRight w:val="0"/>
              <w:marTop w:val="0"/>
              <w:marBottom w:val="0"/>
              <w:divBdr>
                <w:top w:val="none" w:sz="0" w:space="0" w:color="auto"/>
                <w:left w:val="none" w:sz="0" w:space="0" w:color="auto"/>
                <w:bottom w:val="none" w:sz="0" w:space="0" w:color="auto"/>
                <w:right w:val="none" w:sz="0" w:space="0" w:color="auto"/>
              </w:divBdr>
            </w:div>
            <w:div w:id="1217474608">
              <w:marLeft w:val="0"/>
              <w:marRight w:val="0"/>
              <w:marTop w:val="0"/>
              <w:marBottom w:val="0"/>
              <w:divBdr>
                <w:top w:val="none" w:sz="0" w:space="0" w:color="auto"/>
                <w:left w:val="none" w:sz="0" w:space="0" w:color="auto"/>
                <w:bottom w:val="none" w:sz="0" w:space="0" w:color="auto"/>
                <w:right w:val="none" w:sz="0" w:space="0" w:color="auto"/>
              </w:divBdr>
            </w:div>
            <w:div w:id="1492674431">
              <w:marLeft w:val="0"/>
              <w:marRight w:val="0"/>
              <w:marTop w:val="0"/>
              <w:marBottom w:val="0"/>
              <w:divBdr>
                <w:top w:val="none" w:sz="0" w:space="0" w:color="auto"/>
                <w:left w:val="none" w:sz="0" w:space="0" w:color="auto"/>
                <w:bottom w:val="none" w:sz="0" w:space="0" w:color="auto"/>
                <w:right w:val="none" w:sz="0" w:space="0" w:color="auto"/>
              </w:divBdr>
            </w:div>
            <w:div w:id="1649747203">
              <w:marLeft w:val="0"/>
              <w:marRight w:val="0"/>
              <w:marTop w:val="0"/>
              <w:marBottom w:val="0"/>
              <w:divBdr>
                <w:top w:val="none" w:sz="0" w:space="0" w:color="auto"/>
                <w:left w:val="none" w:sz="0" w:space="0" w:color="auto"/>
                <w:bottom w:val="none" w:sz="0" w:space="0" w:color="auto"/>
                <w:right w:val="none" w:sz="0" w:space="0" w:color="auto"/>
              </w:divBdr>
            </w:div>
          </w:divsChild>
        </w:div>
        <w:div w:id="1674726520">
          <w:marLeft w:val="0"/>
          <w:marRight w:val="0"/>
          <w:marTop w:val="0"/>
          <w:marBottom w:val="0"/>
          <w:divBdr>
            <w:top w:val="none" w:sz="0" w:space="0" w:color="auto"/>
            <w:left w:val="none" w:sz="0" w:space="0" w:color="auto"/>
            <w:bottom w:val="none" w:sz="0" w:space="0" w:color="auto"/>
            <w:right w:val="none" w:sz="0" w:space="0" w:color="auto"/>
          </w:divBdr>
        </w:div>
        <w:div w:id="1682393138">
          <w:marLeft w:val="0"/>
          <w:marRight w:val="0"/>
          <w:marTop w:val="0"/>
          <w:marBottom w:val="0"/>
          <w:divBdr>
            <w:top w:val="none" w:sz="0" w:space="0" w:color="auto"/>
            <w:left w:val="none" w:sz="0" w:space="0" w:color="auto"/>
            <w:bottom w:val="none" w:sz="0" w:space="0" w:color="auto"/>
            <w:right w:val="none" w:sz="0" w:space="0" w:color="auto"/>
          </w:divBdr>
        </w:div>
        <w:div w:id="1692873942">
          <w:marLeft w:val="0"/>
          <w:marRight w:val="0"/>
          <w:marTop w:val="0"/>
          <w:marBottom w:val="0"/>
          <w:divBdr>
            <w:top w:val="none" w:sz="0" w:space="0" w:color="auto"/>
            <w:left w:val="none" w:sz="0" w:space="0" w:color="auto"/>
            <w:bottom w:val="none" w:sz="0" w:space="0" w:color="auto"/>
            <w:right w:val="none" w:sz="0" w:space="0" w:color="auto"/>
          </w:divBdr>
        </w:div>
        <w:div w:id="1733847906">
          <w:marLeft w:val="0"/>
          <w:marRight w:val="0"/>
          <w:marTop w:val="0"/>
          <w:marBottom w:val="0"/>
          <w:divBdr>
            <w:top w:val="none" w:sz="0" w:space="0" w:color="auto"/>
            <w:left w:val="none" w:sz="0" w:space="0" w:color="auto"/>
            <w:bottom w:val="none" w:sz="0" w:space="0" w:color="auto"/>
            <w:right w:val="none" w:sz="0" w:space="0" w:color="auto"/>
          </w:divBdr>
        </w:div>
        <w:div w:id="1740594711">
          <w:marLeft w:val="0"/>
          <w:marRight w:val="0"/>
          <w:marTop w:val="0"/>
          <w:marBottom w:val="0"/>
          <w:divBdr>
            <w:top w:val="none" w:sz="0" w:space="0" w:color="auto"/>
            <w:left w:val="none" w:sz="0" w:space="0" w:color="auto"/>
            <w:bottom w:val="none" w:sz="0" w:space="0" w:color="auto"/>
            <w:right w:val="none" w:sz="0" w:space="0" w:color="auto"/>
          </w:divBdr>
        </w:div>
      </w:divsChild>
    </w:div>
    <w:div w:id="1722316066">
      <w:marLeft w:val="640"/>
      <w:marRight w:val="0"/>
      <w:marTop w:val="0"/>
      <w:marBottom w:val="0"/>
      <w:divBdr>
        <w:top w:val="none" w:sz="0" w:space="0" w:color="auto"/>
        <w:left w:val="none" w:sz="0" w:space="0" w:color="auto"/>
        <w:bottom w:val="none" w:sz="0" w:space="0" w:color="auto"/>
        <w:right w:val="none" w:sz="0" w:space="0" w:color="auto"/>
      </w:divBdr>
    </w:div>
    <w:div w:id="1722317075">
      <w:marLeft w:val="640"/>
      <w:marRight w:val="0"/>
      <w:marTop w:val="0"/>
      <w:marBottom w:val="0"/>
      <w:divBdr>
        <w:top w:val="none" w:sz="0" w:space="0" w:color="auto"/>
        <w:left w:val="none" w:sz="0" w:space="0" w:color="auto"/>
        <w:bottom w:val="none" w:sz="0" w:space="0" w:color="auto"/>
        <w:right w:val="none" w:sz="0" w:space="0" w:color="auto"/>
      </w:divBdr>
    </w:div>
    <w:div w:id="1722365732">
      <w:marLeft w:val="640"/>
      <w:marRight w:val="0"/>
      <w:marTop w:val="0"/>
      <w:marBottom w:val="0"/>
      <w:divBdr>
        <w:top w:val="none" w:sz="0" w:space="0" w:color="auto"/>
        <w:left w:val="none" w:sz="0" w:space="0" w:color="auto"/>
        <w:bottom w:val="none" w:sz="0" w:space="0" w:color="auto"/>
        <w:right w:val="none" w:sz="0" w:space="0" w:color="auto"/>
      </w:divBdr>
    </w:div>
    <w:div w:id="1722440075">
      <w:marLeft w:val="640"/>
      <w:marRight w:val="0"/>
      <w:marTop w:val="0"/>
      <w:marBottom w:val="0"/>
      <w:divBdr>
        <w:top w:val="none" w:sz="0" w:space="0" w:color="auto"/>
        <w:left w:val="none" w:sz="0" w:space="0" w:color="auto"/>
        <w:bottom w:val="none" w:sz="0" w:space="0" w:color="auto"/>
        <w:right w:val="none" w:sz="0" w:space="0" w:color="auto"/>
      </w:divBdr>
    </w:div>
    <w:div w:id="1722440925">
      <w:marLeft w:val="640"/>
      <w:marRight w:val="0"/>
      <w:marTop w:val="0"/>
      <w:marBottom w:val="0"/>
      <w:divBdr>
        <w:top w:val="none" w:sz="0" w:space="0" w:color="auto"/>
        <w:left w:val="none" w:sz="0" w:space="0" w:color="auto"/>
        <w:bottom w:val="none" w:sz="0" w:space="0" w:color="auto"/>
        <w:right w:val="none" w:sz="0" w:space="0" w:color="auto"/>
      </w:divBdr>
    </w:div>
    <w:div w:id="1722552983">
      <w:marLeft w:val="640"/>
      <w:marRight w:val="0"/>
      <w:marTop w:val="0"/>
      <w:marBottom w:val="0"/>
      <w:divBdr>
        <w:top w:val="none" w:sz="0" w:space="0" w:color="auto"/>
        <w:left w:val="none" w:sz="0" w:space="0" w:color="auto"/>
        <w:bottom w:val="none" w:sz="0" w:space="0" w:color="auto"/>
        <w:right w:val="none" w:sz="0" w:space="0" w:color="auto"/>
      </w:divBdr>
    </w:div>
    <w:div w:id="1722556108">
      <w:marLeft w:val="640"/>
      <w:marRight w:val="0"/>
      <w:marTop w:val="0"/>
      <w:marBottom w:val="0"/>
      <w:divBdr>
        <w:top w:val="none" w:sz="0" w:space="0" w:color="auto"/>
        <w:left w:val="none" w:sz="0" w:space="0" w:color="auto"/>
        <w:bottom w:val="none" w:sz="0" w:space="0" w:color="auto"/>
        <w:right w:val="none" w:sz="0" w:space="0" w:color="auto"/>
      </w:divBdr>
    </w:div>
    <w:div w:id="1722556424">
      <w:marLeft w:val="640"/>
      <w:marRight w:val="0"/>
      <w:marTop w:val="0"/>
      <w:marBottom w:val="0"/>
      <w:divBdr>
        <w:top w:val="none" w:sz="0" w:space="0" w:color="auto"/>
        <w:left w:val="none" w:sz="0" w:space="0" w:color="auto"/>
        <w:bottom w:val="none" w:sz="0" w:space="0" w:color="auto"/>
        <w:right w:val="none" w:sz="0" w:space="0" w:color="auto"/>
      </w:divBdr>
    </w:div>
    <w:div w:id="1722704088">
      <w:marLeft w:val="640"/>
      <w:marRight w:val="0"/>
      <w:marTop w:val="0"/>
      <w:marBottom w:val="0"/>
      <w:divBdr>
        <w:top w:val="none" w:sz="0" w:space="0" w:color="auto"/>
        <w:left w:val="none" w:sz="0" w:space="0" w:color="auto"/>
        <w:bottom w:val="none" w:sz="0" w:space="0" w:color="auto"/>
        <w:right w:val="none" w:sz="0" w:space="0" w:color="auto"/>
      </w:divBdr>
    </w:div>
    <w:div w:id="1722824475">
      <w:marLeft w:val="640"/>
      <w:marRight w:val="0"/>
      <w:marTop w:val="0"/>
      <w:marBottom w:val="0"/>
      <w:divBdr>
        <w:top w:val="none" w:sz="0" w:space="0" w:color="auto"/>
        <w:left w:val="none" w:sz="0" w:space="0" w:color="auto"/>
        <w:bottom w:val="none" w:sz="0" w:space="0" w:color="auto"/>
        <w:right w:val="none" w:sz="0" w:space="0" w:color="auto"/>
      </w:divBdr>
    </w:div>
    <w:div w:id="1722824853">
      <w:marLeft w:val="640"/>
      <w:marRight w:val="0"/>
      <w:marTop w:val="0"/>
      <w:marBottom w:val="0"/>
      <w:divBdr>
        <w:top w:val="none" w:sz="0" w:space="0" w:color="auto"/>
        <w:left w:val="none" w:sz="0" w:space="0" w:color="auto"/>
        <w:bottom w:val="none" w:sz="0" w:space="0" w:color="auto"/>
        <w:right w:val="none" w:sz="0" w:space="0" w:color="auto"/>
      </w:divBdr>
    </w:div>
    <w:div w:id="1723014822">
      <w:marLeft w:val="640"/>
      <w:marRight w:val="0"/>
      <w:marTop w:val="0"/>
      <w:marBottom w:val="0"/>
      <w:divBdr>
        <w:top w:val="none" w:sz="0" w:space="0" w:color="auto"/>
        <w:left w:val="none" w:sz="0" w:space="0" w:color="auto"/>
        <w:bottom w:val="none" w:sz="0" w:space="0" w:color="auto"/>
        <w:right w:val="none" w:sz="0" w:space="0" w:color="auto"/>
      </w:divBdr>
    </w:div>
    <w:div w:id="1723022675">
      <w:marLeft w:val="640"/>
      <w:marRight w:val="0"/>
      <w:marTop w:val="0"/>
      <w:marBottom w:val="0"/>
      <w:divBdr>
        <w:top w:val="none" w:sz="0" w:space="0" w:color="auto"/>
        <w:left w:val="none" w:sz="0" w:space="0" w:color="auto"/>
        <w:bottom w:val="none" w:sz="0" w:space="0" w:color="auto"/>
        <w:right w:val="none" w:sz="0" w:space="0" w:color="auto"/>
      </w:divBdr>
    </w:div>
    <w:div w:id="1723091278">
      <w:marLeft w:val="640"/>
      <w:marRight w:val="0"/>
      <w:marTop w:val="0"/>
      <w:marBottom w:val="0"/>
      <w:divBdr>
        <w:top w:val="none" w:sz="0" w:space="0" w:color="auto"/>
        <w:left w:val="none" w:sz="0" w:space="0" w:color="auto"/>
        <w:bottom w:val="none" w:sz="0" w:space="0" w:color="auto"/>
        <w:right w:val="none" w:sz="0" w:space="0" w:color="auto"/>
      </w:divBdr>
    </w:div>
    <w:div w:id="1723094506">
      <w:marLeft w:val="640"/>
      <w:marRight w:val="0"/>
      <w:marTop w:val="0"/>
      <w:marBottom w:val="0"/>
      <w:divBdr>
        <w:top w:val="none" w:sz="0" w:space="0" w:color="auto"/>
        <w:left w:val="none" w:sz="0" w:space="0" w:color="auto"/>
        <w:bottom w:val="none" w:sz="0" w:space="0" w:color="auto"/>
        <w:right w:val="none" w:sz="0" w:space="0" w:color="auto"/>
      </w:divBdr>
    </w:div>
    <w:div w:id="1723165108">
      <w:marLeft w:val="640"/>
      <w:marRight w:val="0"/>
      <w:marTop w:val="0"/>
      <w:marBottom w:val="0"/>
      <w:divBdr>
        <w:top w:val="none" w:sz="0" w:space="0" w:color="auto"/>
        <w:left w:val="none" w:sz="0" w:space="0" w:color="auto"/>
        <w:bottom w:val="none" w:sz="0" w:space="0" w:color="auto"/>
        <w:right w:val="none" w:sz="0" w:space="0" w:color="auto"/>
      </w:divBdr>
    </w:div>
    <w:div w:id="1723168358">
      <w:marLeft w:val="640"/>
      <w:marRight w:val="0"/>
      <w:marTop w:val="0"/>
      <w:marBottom w:val="0"/>
      <w:divBdr>
        <w:top w:val="none" w:sz="0" w:space="0" w:color="auto"/>
        <w:left w:val="none" w:sz="0" w:space="0" w:color="auto"/>
        <w:bottom w:val="none" w:sz="0" w:space="0" w:color="auto"/>
        <w:right w:val="none" w:sz="0" w:space="0" w:color="auto"/>
      </w:divBdr>
    </w:div>
    <w:div w:id="1723169472">
      <w:marLeft w:val="640"/>
      <w:marRight w:val="0"/>
      <w:marTop w:val="0"/>
      <w:marBottom w:val="0"/>
      <w:divBdr>
        <w:top w:val="none" w:sz="0" w:space="0" w:color="auto"/>
        <w:left w:val="none" w:sz="0" w:space="0" w:color="auto"/>
        <w:bottom w:val="none" w:sz="0" w:space="0" w:color="auto"/>
        <w:right w:val="none" w:sz="0" w:space="0" w:color="auto"/>
      </w:divBdr>
    </w:div>
    <w:div w:id="1723209648">
      <w:marLeft w:val="640"/>
      <w:marRight w:val="0"/>
      <w:marTop w:val="0"/>
      <w:marBottom w:val="0"/>
      <w:divBdr>
        <w:top w:val="none" w:sz="0" w:space="0" w:color="auto"/>
        <w:left w:val="none" w:sz="0" w:space="0" w:color="auto"/>
        <w:bottom w:val="none" w:sz="0" w:space="0" w:color="auto"/>
        <w:right w:val="none" w:sz="0" w:space="0" w:color="auto"/>
      </w:divBdr>
    </w:div>
    <w:div w:id="1723366778">
      <w:marLeft w:val="640"/>
      <w:marRight w:val="0"/>
      <w:marTop w:val="0"/>
      <w:marBottom w:val="0"/>
      <w:divBdr>
        <w:top w:val="none" w:sz="0" w:space="0" w:color="auto"/>
        <w:left w:val="none" w:sz="0" w:space="0" w:color="auto"/>
        <w:bottom w:val="none" w:sz="0" w:space="0" w:color="auto"/>
        <w:right w:val="none" w:sz="0" w:space="0" w:color="auto"/>
      </w:divBdr>
    </w:div>
    <w:div w:id="1723404996">
      <w:marLeft w:val="640"/>
      <w:marRight w:val="0"/>
      <w:marTop w:val="0"/>
      <w:marBottom w:val="0"/>
      <w:divBdr>
        <w:top w:val="none" w:sz="0" w:space="0" w:color="auto"/>
        <w:left w:val="none" w:sz="0" w:space="0" w:color="auto"/>
        <w:bottom w:val="none" w:sz="0" w:space="0" w:color="auto"/>
        <w:right w:val="none" w:sz="0" w:space="0" w:color="auto"/>
      </w:divBdr>
    </w:div>
    <w:div w:id="1723407314">
      <w:marLeft w:val="640"/>
      <w:marRight w:val="0"/>
      <w:marTop w:val="0"/>
      <w:marBottom w:val="0"/>
      <w:divBdr>
        <w:top w:val="none" w:sz="0" w:space="0" w:color="auto"/>
        <w:left w:val="none" w:sz="0" w:space="0" w:color="auto"/>
        <w:bottom w:val="none" w:sz="0" w:space="0" w:color="auto"/>
        <w:right w:val="none" w:sz="0" w:space="0" w:color="auto"/>
      </w:divBdr>
    </w:div>
    <w:div w:id="1723480470">
      <w:marLeft w:val="640"/>
      <w:marRight w:val="0"/>
      <w:marTop w:val="0"/>
      <w:marBottom w:val="0"/>
      <w:divBdr>
        <w:top w:val="none" w:sz="0" w:space="0" w:color="auto"/>
        <w:left w:val="none" w:sz="0" w:space="0" w:color="auto"/>
        <w:bottom w:val="none" w:sz="0" w:space="0" w:color="auto"/>
        <w:right w:val="none" w:sz="0" w:space="0" w:color="auto"/>
      </w:divBdr>
    </w:div>
    <w:div w:id="1723555099">
      <w:marLeft w:val="640"/>
      <w:marRight w:val="0"/>
      <w:marTop w:val="0"/>
      <w:marBottom w:val="0"/>
      <w:divBdr>
        <w:top w:val="none" w:sz="0" w:space="0" w:color="auto"/>
        <w:left w:val="none" w:sz="0" w:space="0" w:color="auto"/>
        <w:bottom w:val="none" w:sz="0" w:space="0" w:color="auto"/>
        <w:right w:val="none" w:sz="0" w:space="0" w:color="auto"/>
      </w:divBdr>
    </w:div>
    <w:div w:id="1723598896">
      <w:marLeft w:val="640"/>
      <w:marRight w:val="0"/>
      <w:marTop w:val="0"/>
      <w:marBottom w:val="0"/>
      <w:divBdr>
        <w:top w:val="none" w:sz="0" w:space="0" w:color="auto"/>
        <w:left w:val="none" w:sz="0" w:space="0" w:color="auto"/>
        <w:bottom w:val="none" w:sz="0" w:space="0" w:color="auto"/>
        <w:right w:val="none" w:sz="0" w:space="0" w:color="auto"/>
      </w:divBdr>
    </w:div>
    <w:div w:id="1723600084">
      <w:marLeft w:val="640"/>
      <w:marRight w:val="0"/>
      <w:marTop w:val="0"/>
      <w:marBottom w:val="0"/>
      <w:divBdr>
        <w:top w:val="none" w:sz="0" w:space="0" w:color="auto"/>
        <w:left w:val="none" w:sz="0" w:space="0" w:color="auto"/>
        <w:bottom w:val="none" w:sz="0" w:space="0" w:color="auto"/>
        <w:right w:val="none" w:sz="0" w:space="0" w:color="auto"/>
      </w:divBdr>
    </w:div>
    <w:div w:id="1723602758">
      <w:marLeft w:val="640"/>
      <w:marRight w:val="0"/>
      <w:marTop w:val="0"/>
      <w:marBottom w:val="0"/>
      <w:divBdr>
        <w:top w:val="none" w:sz="0" w:space="0" w:color="auto"/>
        <w:left w:val="none" w:sz="0" w:space="0" w:color="auto"/>
        <w:bottom w:val="none" w:sz="0" w:space="0" w:color="auto"/>
        <w:right w:val="none" w:sz="0" w:space="0" w:color="auto"/>
      </w:divBdr>
    </w:div>
    <w:div w:id="1723670905">
      <w:marLeft w:val="640"/>
      <w:marRight w:val="0"/>
      <w:marTop w:val="0"/>
      <w:marBottom w:val="0"/>
      <w:divBdr>
        <w:top w:val="none" w:sz="0" w:space="0" w:color="auto"/>
        <w:left w:val="none" w:sz="0" w:space="0" w:color="auto"/>
        <w:bottom w:val="none" w:sz="0" w:space="0" w:color="auto"/>
        <w:right w:val="none" w:sz="0" w:space="0" w:color="auto"/>
      </w:divBdr>
    </w:div>
    <w:div w:id="1723673289">
      <w:marLeft w:val="640"/>
      <w:marRight w:val="0"/>
      <w:marTop w:val="0"/>
      <w:marBottom w:val="0"/>
      <w:divBdr>
        <w:top w:val="none" w:sz="0" w:space="0" w:color="auto"/>
        <w:left w:val="none" w:sz="0" w:space="0" w:color="auto"/>
        <w:bottom w:val="none" w:sz="0" w:space="0" w:color="auto"/>
        <w:right w:val="none" w:sz="0" w:space="0" w:color="auto"/>
      </w:divBdr>
    </w:div>
    <w:div w:id="1723674852">
      <w:marLeft w:val="640"/>
      <w:marRight w:val="0"/>
      <w:marTop w:val="0"/>
      <w:marBottom w:val="0"/>
      <w:divBdr>
        <w:top w:val="none" w:sz="0" w:space="0" w:color="auto"/>
        <w:left w:val="none" w:sz="0" w:space="0" w:color="auto"/>
        <w:bottom w:val="none" w:sz="0" w:space="0" w:color="auto"/>
        <w:right w:val="none" w:sz="0" w:space="0" w:color="auto"/>
      </w:divBdr>
    </w:div>
    <w:div w:id="1723744622">
      <w:marLeft w:val="640"/>
      <w:marRight w:val="0"/>
      <w:marTop w:val="0"/>
      <w:marBottom w:val="0"/>
      <w:divBdr>
        <w:top w:val="none" w:sz="0" w:space="0" w:color="auto"/>
        <w:left w:val="none" w:sz="0" w:space="0" w:color="auto"/>
        <w:bottom w:val="none" w:sz="0" w:space="0" w:color="auto"/>
        <w:right w:val="none" w:sz="0" w:space="0" w:color="auto"/>
      </w:divBdr>
    </w:div>
    <w:div w:id="1723796276">
      <w:marLeft w:val="640"/>
      <w:marRight w:val="0"/>
      <w:marTop w:val="0"/>
      <w:marBottom w:val="0"/>
      <w:divBdr>
        <w:top w:val="none" w:sz="0" w:space="0" w:color="auto"/>
        <w:left w:val="none" w:sz="0" w:space="0" w:color="auto"/>
        <w:bottom w:val="none" w:sz="0" w:space="0" w:color="auto"/>
        <w:right w:val="none" w:sz="0" w:space="0" w:color="auto"/>
      </w:divBdr>
    </w:div>
    <w:div w:id="1723870780">
      <w:marLeft w:val="640"/>
      <w:marRight w:val="0"/>
      <w:marTop w:val="0"/>
      <w:marBottom w:val="0"/>
      <w:divBdr>
        <w:top w:val="none" w:sz="0" w:space="0" w:color="auto"/>
        <w:left w:val="none" w:sz="0" w:space="0" w:color="auto"/>
        <w:bottom w:val="none" w:sz="0" w:space="0" w:color="auto"/>
        <w:right w:val="none" w:sz="0" w:space="0" w:color="auto"/>
      </w:divBdr>
    </w:div>
    <w:div w:id="1723871810">
      <w:marLeft w:val="640"/>
      <w:marRight w:val="0"/>
      <w:marTop w:val="0"/>
      <w:marBottom w:val="0"/>
      <w:divBdr>
        <w:top w:val="none" w:sz="0" w:space="0" w:color="auto"/>
        <w:left w:val="none" w:sz="0" w:space="0" w:color="auto"/>
        <w:bottom w:val="none" w:sz="0" w:space="0" w:color="auto"/>
        <w:right w:val="none" w:sz="0" w:space="0" w:color="auto"/>
      </w:divBdr>
    </w:div>
    <w:div w:id="1723942562">
      <w:marLeft w:val="640"/>
      <w:marRight w:val="0"/>
      <w:marTop w:val="0"/>
      <w:marBottom w:val="0"/>
      <w:divBdr>
        <w:top w:val="none" w:sz="0" w:space="0" w:color="auto"/>
        <w:left w:val="none" w:sz="0" w:space="0" w:color="auto"/>
        <w:bottom w:val="none" w:sz="0" w:space="0" w:color="auto"/>
        <w:right w:val="none" w:sz="0" w:space="0" w:color="auto"/>
      </w:divBdr>
    </w:div>
    <w:div w:id="1724139684">
      <w:marLeft w:val="640"/>
      <w:marRight w:val="0"/>
      <w:marTop w:val="0"/>
      <w:marBottom w:val="0"/>
      <w:divBdr>
        <w:top w:val="none" w:sz="0" w:space="0" w:color="auto"/>
        <w:left w:val="none" w:sz="0" w:space="0" w:color="auto"/>
        <w:bottom w:val="none" w:sz="0" w:space="0" w:color="auto"/>
        <w:right w:val="none" w:sz="0" w:space="0" w:color="auto"/>
      </w:divBdr>
    </w:div>
    <w:div w:id="1724209942">
      <w:marLeft w:val="640"/>
      <w:marRight w:val="0"/>
      <w:marTop w:val="0"/>
      <w:marBottom w:val="0"/>
      <w:divBdr>
        <w:top w:val="none" w:sz="0" w:space="0" w:color="auto"/>
        <w:left w:val="none" w:sz="0" w:space="0" w:color="auto"/>
        <w:bottom w:val="none" w:sz="0" w:space="0" w:color="auto"/>
        <w:right w:val="none" w:sz="0" w:space="0" w:color="auto"/>
      </w:divBdr>
    </w:div>
    <w:div w:id="1724213112">
      <w:bodyDiv w:val="1"/>
      <w:marLeft w:val="0"/>
      <w:marRight w:val="0"/>
      <w:marTop w:val="0"/>
      <w:marBottom w:val="0"/>
      <w:divBdr>
        <w:top w:val="none" w:sz="0" w:space="0" w:color="auto"/>
        <w:left w:val="none" w:sz="0" w:space="0" w:color="auto"/>
        <w:bottom w:val="none" w:sz="0" w:space="0" w:color="auto"/>
        <w:right w:val="none" w:sz="0" w:space="0" w:color="auto"/>
      </w:divBdr>
    </w:div>
    <w:div w:id="1724257302">
      <w:marLeft w:val="640"/>
      <w:marRight w:val="0"/>
      <w:marTop w:val="0"/>
      <w:marBottom w:val="0"/>
      <w:divBdr>
        <w:top w:val="none" w:sz="0" w:space="0" w:color="auto"/>
        <w:left w:val="none" w:sz="0" w:space="0" w:color="auto"/>
        <w:bottom w:val="none" w:sz="0" w:space="0" w:color="auto"/>
        <w:right w:val="none" w:sz="0" w:space="0" w:color="auto"/>
      </w:divBdr>
    </w:div>
    <w:div w:id="1724330705">
      <w:marLeft w:val="640"/>
      <w:marRight w:val="0"/>
      <w:marTop w:val="0"/>
      <w:marBottom w:val="0"/>
      <w:divBdr>
        <w:top w:val="none" w:sz="0" w:space="0" w:color="auto"/>
        <w:left w:val="none" w:sz="0" w:space="0" w:color="auto"/>
        <w:bottom w:val="none" w:sz="0" w:space="0" w:color="auto"/>
        <w:right w:val="none" w:sz="0" w:space="0" w:color="auto"/>
      </w:divBdr>
    </w:div>
    <w:div w:id="1724333208">
      <w:marLeft w:val="640"/>
      <w:marRight w:val="0"/>
      <w:marTop w:val="0"/>
      <w:marBottom w:val="0"/>
      <w:divBdr>
        <w:top w:val="none" w:sz="0" w:space="0" w:color="auto"/>
        <w:left w:val="none" w:sz="0" w:space="0" w:color="auto"/>
        <w:bottom w:val="none" w:sz="0" w:space="0" w:color="auto"/>
        <w:right w:val="none" w:sz="0" w:space="0" w:color="auto"/>
      </w:divBdr>
    </w:div>
    <w:div w:id="1724403519">
      <w:marLeft w:val="640"/>
      <w:marRight w:val="0"/>
      <w:marTop w:val="0"/>
      <w:marBottom w:val="0"/>
      <w:divBdr>
        <w:top w:val="none" w:sz="0" w:space="0" w:color="auto"/>
        <w:left w:val="none" w:sz="0" w:space="0" w:color="auto"/>
        <w:bottom w:val="none" w:sz="0" w:space="0" w:color="auto"/>
        <w:right w:val="none" w:sz="0" w:space="0" w:color="auto"/>
      </w:divBdr>
    </w:div>
    <w:div w:id="1724404752">
      <w:marLeft w:val="640"/>
      <w:marRight w:val="0"/>
      <w:marTop w:val="0"/>
      <w:marBottom w:val="0"/>
      <w:divBdr>
        <w:top w:val="none" w:sz="0" w:space="0" w:color="auto"/>
        <w:left w:val="none" w:sz="0" w:space="0" w:color="auto"/>
        <w:bottom w:val="none" w:sz="0" w:space="0" w:color="auto"/>
        <w:right w:val="none" w:sz="0" w:space="0" w:color="auto"/>
      </w:divBdr>
    </w:div>
    <w:div w:id="1724408389">
      <w:marLeft w:val="640"/>
      <w:marRight w:val="0"/>
      <w:marTop w:val="0"/>
      <w:marBottom w:val="0"/>
      <w:divBdr>
        <w:top w:val="none" w:sz="0" w:space="0" w:color="auto"/>
        <w:left w:val="none" w:sz="0" w:space="0" w:color="auto"/>
        <w:bottom w:val="none" w:sz="0" w:space="0" w:color="auto"/>
        <w:right w:val="none" w:sz="0" w:space="0" w:color="auto"/>
      </w:divBdr>
    </w:div>
    <w:div w:id="1724520613">
      <w:marLeft w:val="640"/>
      <w:marRight w:val="0"/>
      <w:marTop w:val="0"/>
      <w:marBottom w:val="0"/>
      <w:divBdr>
        <w:top w:val="none" w:sz="0" w:space="0" w:color="auto"/>
        <w:left w:val="none" w:sz="0" w:space="0" w:color="auto"/>
        <w:bottom w:val="none" w:sz="0" w:space="0" w:color="auto"/>
        <w:right w:val="none" w:sz="0" w:space="0" w:color="auto"/>
      </w:divBdr>
    </w:div>
    <w:div w:id="1724600245">
      <w:marLeft w:val="640"/>
      <w:marRight w:val="0"/>
      <w:marTop w:val="0"/>
      <w:marBottom w:val="0"/>
      <w:divBdr>
        <w:top w:val="none" w:sz="0" w:space="0" w:color="auto"/>
        <w:left w:val="none" w:sz="0" w:space="0" w:color="auto"/>
        <w:bottom w:val="none" w:sz="0" w:space="0" w:color="auto"/>
        <w:right w:val="none" w:sz="0" w:space="0" w:color="auto"/>
      </w:divBdr>
    </w:div>
    <w:div w:id="1724601226">
      <w:marLeft w:val="640"/>
      <w:marRight w:val="0"/>
      <w:marTop w:val="0"/>
      <w:marBottom w:val="0"/>
      <w:divBdr>
        <w:top w:val="none" w:sz="0" w:space="0" w:color="auto"/>
        <w:left w:val="none" w:sz="0" w:space="0" w:color="auto"/>
        <w:bottom w:val="none" w:sz="0" w:space="0" w:color="auto"/>
        <w:right w:val="none" w:sz="0" w:space="0" w:color="auto"/>
      </w:divBdr>
    </w:div>
    <w:div w:id="1724787984">
      <w:marLeft w:val="640"/>
      <w:marRight w:val="0"/>
      <w:marTop w:val="0"/>
      <w:marBottom w:val="0"/>
      <w:divBdr>
        <w:top w:val="none" w:sz="0" w:space="0" w:color="auto"/>
        <w:left w:val="none" w:sz="0" w:space="0" w:color="auto"/>
        <w:bottom w:val="none" w:sz="0" w:space="0" w:color="auto"/>
        <w:right w:val="none" w:sz="0" w:space="0" w:color="auto"/>
      </w:divBdr>
    </w:div>
    <w:div w:id="1724865417">
      <w:marLeft w:val="640"/>
      <w:marRight w:val="0"/>
      <w:marTop w:val="0"/>
      <w:marBottom w:val="0"/>
      <w:divBdr>
        <w:top w:val="none" w:sz="0" w:space="0" w:color="auto"/>
        <w:left w:val="none" w:sz="0" w:space="0" w:color="auto"/>
        <w:bottom w:val="none" w:sz="0" w:space="0" w:color="auto"/>
        <w:right w:val="none" w:sz="0" w:space="0" w:color="auto"/>
      </w:divBdr>
    </w:div>
    <w:div w:id="1724989408">
      <w:marLeft w:val="640"/>
      <w:marRight w:val="0"/>
      <w:marTop w:val="0"/>
      <w:marBottom w:val="0"/>
      <w:divBdr>
        <w:top w:val="none" w:sz="0" w:space="0" w:color="auto"/>
        <w:left w:val="none" w:sz="0" w:space="0" w:color="auto"/>
        <w:bottom w:val="none" w:sz="0" w:space="0" w:color="auto"/>
        <w:right w:val="none" w:sz="0" w:space="0" w:color="auto"/>
      </w:divBdr>
    </w:div>
    <w:div w:id="1725059693">
      <w:marLeft w:val="640"/>
      <w:marRight w:val="0"/>
      <w:marTop w:val="0"/>
      <w:marBottom w:val="0"/>
      <w:divBdr>
        <w:top w:val="none" w:sz="0" w:space="0" w:color="auto"/>
        <w:left w:val="none" w:sz="0" w:space="0" w:color="auto"/>
        <w:bottom w:val="none" w:sz="0" w:space="0" w:color="auto"/>
        <w:right w:val="none" w:sz="0" w:space="0" w:color="auto"/>
      </w:divBdr>
    </w:div>
    <w:div w:id="1725060775">
      <w:marLeft w:val="640"/>
      <w:marRight w:val="0"/>
      <w:marTop w:val="0"/>
      <w:marBottom w:val="0"/>
      <w:divBdr>
        <w:top w:val="none" w:sz="0" w:space="0" w:color="auto"/>
        <w:left w:val="none" w:sz="0" w:space="0" w:color="auto"/>
        <w:bottom w:val="none" w:sz="0" w:space="0" w:color="auto"/>
        <w:right w:val="none" w:sz="0" w:space="0" w:color="auto"/>
      </w:divBdr>
    </w:div>
    <w:div w:id="1725182490">
      <w:marLeft w:val="640"/>
      <w:marRight w:val="0"/>
      <w:marTop w:val="0"/>
      <w:marBottom w:val="0"/>
      <w:divBdr>
        <w:top w:val="none" w:sz="0" w:space="0" w:color="auto"/>
        <w:left w:val="none" w:sz="0" w:space="0" w:color="auto"/>
        <w:bottom w:val="none" w:sz="0" w:space="0" w:color="auto"/>
        <w:right w:val="none" w:sz="0" w:space="0" w:color="auto"/>
      </w:divBdr>
    </w:div>
    <w:div w:id="1725251693">
      <w:marLeft w:val="640"/>
      <w:marRight w:val="0"/>
      <w:marTop w:val="0"/>
      <w:marBottom w:val="0"/>
      <w:divBdr>
        <w:top w:val="none" w:sz="0" w:space="0" w:color="auto"/>
        <w:left w:val="none" w:sz="0" w:space="0" w:color="auto"/>
        <w:bottom w:val="none" w:sz="0" w:space="0" w:color="auto"/>
        <w:right w:val="none" w:sz="0" w:space="0" w:color="auto"/>
      </w:divBdr>
    </w:div>
    <w:div w:id="1725257182">
      <w:marLeft w:val="640"/>
      <w:marRight w:val="0"/>
      <w:marTop w:val="0"/>
      <w:marBottom w:val="0"/>
      <w:divBdr>
        <w:top w:val="none" w:sz="0" w:space="0" w:color="auto"/>
        <w:left w:val="none" w:sz="0" w:space="0" w:color="auto"/>
        <w:bottom w:val="none" w:sz="0" w:space="0" w:color="auto"/>
        <w:right w:val="none" w:sz="0" w:space="0" w:color="auto"/>
      </w:divBdr>
    </w:div>
    <w:div w:id="1725330912">
      <w:marLeft w:val="640"/>
      <w:marRight w:val="0"/>
      <w:marTop w:val="0"/>
      <w:marBottom w:val="0"/>
      <w:divBdr>
        <w:top w:val="none" w:sz="0" w:space="0" w:color="auto"/>
        <w:left w:val="none" w:sz="0" w:space="0" w:color="auto"/>
        <w:bottom w:val="none" w:sz="0" w:space="0" w:color="auto"/>
        <w:right w:val="none" w:sz="0" w:space="0" w:color="auto"/>
      </w:divBdr>
    </w:div>
    <w:div w:id="1725367776">
      <w:marLeft w:val="640"/>
      <w:marRight w:val="0"/>
      <w:marTop w:val="0"/>
      <w:marBottom w:val="0"/>
      <w:divBdr>
        <w:top w:val="none" w:sz="0" w:space="0" w:color="auto"/>
        <w:left w:val="none" w:sz="0" w:space="0" w:color="auto"/>
        <w:bottom w:val="none" w:sz="0" w:space="0" w:color="auto"/>
        <w:right w:val="none" w:sz="0" w:space="0" w:color="auto"/>
      </w:divBdr>
    </w:div>
    <w:div w:id="1725369100">
      <w:marLeft w:val="640"/>
      <w:marRight w:val="0"/>
      <w:marTop w:val="0"/>
      <w:marBottom w:val="0"/>
      <w:divBdr>
        <w:top w:val="none" w:sz="0" w:space="0" w:color="auto"/>
        <w:left w:val="none" w:sz="0" w:space="0" w:color="auto"/>
        <w:bottom w:val="none" w:sz="0" w:space="0" w:color="auto"/>
        <w:right w:val="none" w:sz="0" w:space="0" w:color="auto"/>
      </w:divBdr>
    </w:div>
    <w:div w:id="1725372591">
      <w:marLeft w:val="640"/>
      <w:marRight w:val="0"/>
      <w:marTop w:val="0"/>
      <w:marBottom w:val="0"/>
      <w:divBdr>
        <w:top w:val="none" w:sz="0" w:space="0" w:color="auto"/>
        <w:left w:val="none" w:sz="0" w:space="0" w:color="auto"/>
        <w:bottom w:val="none" w:sz="0" w:space="0" w:color="auto"/>
        <w:right w:val="none" w:sz="0" w:space="0" w:color="auto"/>
      </w:divBdr>
    </w:div>
    <w:div w:id="1725445621">
      <w:marLeft w:val="640"/>
      <w:marRight w:val="0"/>
      <w:marTop w:val="0"/>
      <w:marBottom w:val="0"/>
      <w:divBdr>
        <w:top w:val="none" w:sz="0" w:space="0" w:color="auto"/>
        <w:left w:val="none" w:sz="0" w:space="0" w:color="auto"/>
        <w:bottom w:val="none" w:sz="0" w:space="0" w:color="auto"/>
        <w:right w:val="none" w:sz="0" w:space="0" w:color="auto"/>
      </w:divBdr>
    </w:div>
    <w:div w:id="1725521362">
      <w:marLeft w:val="640"/>
      <w:marRight w:val="0"/>
      <w:marTop w:val="0"/>
      <w:marBottom w:val="0"/>
      <w:divBdr>
        <w:top w:val="none" w:sz="0" w:space="0" w:color="auto"/>
        <w:left w:val="none" w:sz="0" w:space="0" w:color="auto"/>
        <w:bottom w:val="none" w:sz="0" w:space="0" w:color="auto"/>
        <w:right w:val="none" w:sz="0" w:space="0" w:color="auto"/>
      </w:divBdr>
    </w:div>
    <w:div w:id="1725523086">
      <w:marLeft w:val="640"/>
      <w:marRight w:val="0"/>
      <w:marTop w:val="0"/>
      <w:marBottom w:val="0"/>
      <w:divBdr>
        <w:top w:val="none" w:sz="0" w:space="0" w:color="auto"/>
        <w:left w:val="none" w:sz="0" w:space="0" w:color="auto"/>
        <w:bottom w:val="none" w:sz="0" w:space="0" w:color="auto"/>
        <w:right w:val="none" w:sz="0" w:space="0" w:color="auto"/>
      </w:divBdr>
    </w:div>
    <w:div w:id="1725565346">
      <w:marLeft w:val="640"/>
      <w:marRight w:val="0"/>
      <w:marTop w:val="0"/>
      <w:marBottom w:val="0"/>
      <w:divBdr>
        <w:top w:val="none" w:sz="0" w:space="0" w:color="auto"/>
        <w:left w:val="none" w:sz="0" w:space="0" w:color="auto"/>
        <w:bottom w:val="none" w:sz="0" w:space="0" w:color="auto"/>
        <w:right w:val="none" w:sz="0" w:space="0" w:color="auto"/>
      </w:divBdr>
    </w:div>
    <w:div w:id="1725637346">
      <w:marLeft w:val="640"/>
      <w:marRight w:val="0"/>
      <w:marTop w:val="0"/>
      <w:marBottom w:val="0"/>
      <w:divBdr>
        <w:top w:val="none" w:sz="0" w:space="0" w:color="auto"/>
        <w:left w:val="none" w:sz="0" w:space="0" w:color="auto"/>
        <w:bottom w:val="none" w:sz="0" w:space="0" w:color="auto"/>
        <w:right w:val="none" w:sz="0" w:space="0" w:color="auto"/>
      </w:divBdr>
    </w:div>
    <w:div w:id="1725639168">
      <w:marLeft w:val="640"/>
      <w:marRight w:val="0"/>
      <w:marTop w:val="0"/>
      <w:marBottom w:val="0"/>
      <w:divBdr>
        <w:top w:val="none" w:sz="0" w:space="0" w:color="auto"/>
        <w:left w:val="none" w:sz="0" w:space="0" w:color="auto"/>
        <w:bottom w:val="none" w:sz="0" w:space="0" w:color="auto"/>
        <w:right w:val="none" w:sz="0" w:space="0" w:color="auto"/>
      </w:divBdr>
    </w:div>
    <w:div w:id="1725643790">
      <w:marLeft w:val="640"/>
      <w:marRight w:val="0"/>
      <w:marTop w:val="0"/>
      <w:marBottom w:val="0"/>
      <w:divBdr>
        <w:top w:val="none" w:sz="0" w:space="0" w:color="auto"/>
        <w:left w:val="none" w:sz="0" w:space="0" w:color="auto"/>
        <w:bottom w:val="none" w:sz="0" w:space="0" w:color="auto"/>
        <w:right w:val="none" w:sz="0" w:space="0" w:color="auto"/>
      </w:divBdr>
    </w:div>
    <w:div w:id="1725713091">
      <w:marLeft w:val="640"/>
      <w:marRight w:val="0"/>
      <w:marTop w:val="0"/>
      <w:marBottom w:val="0"/>
      <w:divBdr>
        <w:top w:val="none" w:sz="0" w:space="0" w:color="auto"/>
        <w:left w:val="none" w:sz="0" w:space="0" w:color="auto"/>
        <w:bottom w:val="none" w:sz="0" w:space="0" w:color="auto"/>
        <w:right w:val="none" w:sz="0" w:space="0" w:color="auto"/>
      </w:divBdr>
    </w:div>
    <w:div w:id="1725714963">
      <w:marLeft w:val="640"/>
      <w:marRight w:val="0"/>
      <w:marTop w:val="0"/>
      <w:marBottom w:val="0"/>
      <w:divBdr>
        <w:top w:val="none" w:sz="0" w:space="0" w:color="auto"/>
        <w:left w:val="none" w:sz="0" w:space="0" w:color="auto"/>
        <w:bottom w:val="none" w:sz="0" w:space="0" w:color="auto"/>
        <w:right w:val="none" w:sz="0" w:space="0" w:color="auto"/>
      </w:divBdr>
    </w:div>
    <w:div w:id="1725760100">
      <w:marLeft w:val="640"/>
      <w:marRight w:val="0"/>
      <w:marTop w:val="0"/>
      <w:marBottom w:val="0"/>
      <w:divBdr>
        <w:top w:val="none" w:sz="0" w:space="0" w:color="auto"/>
        <w:left w:val="none" w:sz="0" w:space="0" w:color="auto"/>
        <w:bottom w:val="none" w:sz="0" w:space="0" w:color="auto"/>
        <w:right w:val="none" w:sz="0" w:space="0" w:color="auto"/>
      </w:divBdr>
    </w:div>
    <w:div w:id="1725907197">
      <w:marLeft w:val="640"/>
      <w:marRight w:val="0"/>
      <w:marTop w:val="0"/>
      <w:marBottom w:val="0"/>
      <w:divBdr>
        <w:top w:val="none" w:sz="0" w:space="0" w:color="auto"/>
        <w:left w:val="none" w:sz="0" w:space="0" w:color="auto"/>
        <w:bottom w:val="none" w:sz="0" w:space="0" w:color="auto"/>
        <w:right w:val="none" w:sz="0" w:space="0" w:color="auto"/>
      </w:divBdr>
    </w:div>
    <w:div w:id="1725985510">
      <w:marLeft w:val="640"/>
      <w:marRight w:val="0"/>
      <w:marTop w:val="0"/>
      <w:marBottom w:val="0"/>
      <w:divBdr>
        <w:top w:val="none" w:sz="0" w:space="0" w:color="auto"/>
        <w:left w:val="none" w:sz="0" w:space="0" w:color="auto"/>
        <w:bottom w:val="none" w:sz="0" w:space="0" w:color="auto"/>
        <w:right w:val="none" w:sz="0" w:space="0" w:color="auto"/>
      </w:divBdr>
    </w:div>
    <w:div w:id="1726027917">
      <w:marLeft w:val="640"/>
      <w:marRight w:val="0"/>
      <w:marTop w:val="0"/>
      <w:marBottom w:val="0"/>
      <w:divBdr>
        <w:top w:val="none" w:sz="0" w:space="0" w:color="auto"/>
        <w:left w:val="none" w:sz="0" w:space="0" w:color="auto"/>
        <w:bottom w:val="none" w:sz="0" w:space="0" w:color="auto"/>
        <w:right w:val="none" w:sz="0" w:space="0" w:color="auto"/>
      </w:divBdr>
    </w:div>
    <w:div w:id="1726249721">
      <w:marLeft w:val="640"/>
      <w:marRight w:val="0"/>
      <w:marTop w:val="0"/>
      <w:marBottom w:val="0"/>
      <w:divBdr>
        <w:top w:val="none" w:sz="0" w:space="0" w:color="auto"/>
        <w:left w:val="none" w:sz="0" w:space="0" w:color="auto"/>
        <w:bottom w:val="none" w:sz="0" w:space="0" w:color="auto"/>
        <w:right w:val="none" w:sz="0" w:space="0" w:color="auto"/>
      </w:divBdr>
    </w:div>
    <w:div w:id="1726294693">
      <w:marLeft w:val="640"/>
      <w:marRight w:val="0"/>
      <w:marTop w:val="0"/>
      <w:marBottom w:val="0"/>
      <w:divBdr>
        <w:top w:val="none" w:sz="0" w:space="0" w:color="auto"/>
        <w:left w:val="none" w:sz="0" w:space="0" w:color="auto"/>
        <w:bottom w:val="none" w:sz="0" w:space="0" w:color="auto"/>
        <w:right w:val="none" w:sz="0" w:space="0" w:color="auto"/>
      </w:divBdr>
    </w:div>
    <w:div w:id="1726566421">
      <w:marLeft w:val="640"/>
      <w:marRight w:val="0"/>
      <w:marTop w:val="0"/>
      <w:marBottom w:val="0"/>
      <w:divBdr>
        <w:top w:val="none" w:sz="0" w:space="0" w:color="auto"/>
        <w:left w:val="none" w:sz="0" w:space="0" w:color="auto"/>
        <w:bottom w:val="none" w:sz="0" w:space="0" w:color="auto"/>
        <w:right w:val="none" w:sz="0" w:space="0" w:color="auto"/>
      </w:divBdr>
    </w:div>
    <w:div w:id="1726635715">
      <w:marLeft w:val="640"/>
      <w:marRight w:val="0"/>
      <w:marTop w:val="0"/>
      <w:marBottom w:val="0"/>
      <w:divBdr>
        <w:top w:val="none" w:sz="0" w:space="0" w:color="auto"/>
        <w:left w:val="none" w:sz="0" w:space="0" w:color="auto"/>
        <w:bottom w:val="none" w:sz="0" w:space="0" w:color="auto"/>
        <w:right w:val="none" w:sz="0" w:space="0" w:color="auto"/>
      </w:divBdr>
    </w:div>
    <w:div w:id="1726637094">
      <w:marLeft w:val="640"/>
      <w:marRight w:val="0"/>
      <w:marTop w:val="0"/>
      <w:marBottom w:val="0"/>
      <w:divBdr>
        <w:top w:val="none" w:sz="0" w:space="0" w:color="auto"/>
        <w:left w:val="none" w:sz="0" w:space="0" w:color="auto"/>
        <w:bottom w:val="none" w:sz="0" w:space="0" w:color="auto"/>
        <w:right w:val="none" w:sz="0" w:space="0" w:color="auto"/>
      </w:divBdr>
    </w:div>
    <w:div w:id="1726679407">
      <w:marLeft w:val="640"/>
      <w:marRight w:val="0"/>
      <w:marTop w:val="0"/>
      <w:marBottom w:val="0"/>
      <w:divBdr>
        <w:top w:val="none" w:sz="0" w:space="0" w:color="auto"/>
        <w:left w:val="none" w:sz="0" w:space="0" w:color="auto"/>
        <w:bottom w:val="none" w:sz="0" w:space="0" w:color="auto"/>
        <w:right w:val="none" w:sz="0" w:space="0" w:color="auto"/>
      </w:divBdr>
    </w:div>
    <w:div w:id="1726758280">
      <w:marLeft w:val="640"/>
      <w:marRight w:val="0"/>
      <w:marTop w:val="0"/>
      <w:marBottom w:val="0"/>
      <w:divBdr>
        <w:top w:val="none" w:sz="0" w:space="0" w:color="auto"/>
        <w:left w:val="none" w:sz="0" w:space="0" w:color="auto"/>
        <w:bottom w:val="none" w:sz="0" w:space="0" w:color="auto"/>
        <w:right w:val="none" w:sz="0" w:space="0" w:color="auto"/>
      </w:divBdr>
    </w:div>
    <w:div w:id="1726760170">
      <w:marLeft w:val="640"/>
      <w:marRight w:val="0"/>
      <w:marTop w:val="0"/>
      <w:marBottom w:val="0"/>
      <w:divBdr>
        <w:top w:val="none" w:sz="0" w:space="0" w:color="auto"/>
        <w:left w:val="none" w:sz="0" w:space="0" w:color="auto"/>
        <w:bottom w:val="none" w:sz="0" w:space="0" w:color="auto"/>
        <w:right w:val="none" w:sz="0" w:space="0" w:color="auto"/>
      </w:divBdr>
    </w:div>
    <w:div w:id="1726761492">
      <w:marLeft w:val="640"/>
      <w:marRight w:val="0"/>
      <w:marTop w:val="0"/>
      <w:marBottom w:val="0"/>
      <w:divBdr>
        <w:top w:val="none" w:sz="0" w:space="0" w:color="auto"/>
        <w:left w:val="none" w:sz="0" w:space="0" w:color="auto"/>
        <w:bottom w:val="none" w:sz="0" w:space="0" w:color="auto"/>
        <w:right w:val="none" w:sz="0" w:space="0" w:color="auto"/>
      </w:divBdr>
    </w:div>
    <w:div w:id="1726829439">
      <w:marLeft w:val="640"/>
      <w:marRight w:val="0"/>
      <w:marTop w:val="0"/>
      <w:marBottom w:val="0"/>
      <w:divBdr>
        <w:top w:val="none" w:sz="0" w:space="0" w:color="auto"/>
        <w:left w:val="none" w:sz="0" w:space="0" w:color="auto"/>
        <w:bottom w:val="none" w:sz="0" w:space="0" w:color="auto"/>
        <w:right w:val="none" w:sz="0" w:space="0" w:color="auto"/>
      </w:divBdr>
    </w:div>
    <w:div w:id="1726833354">
      <w:marLeft w:val="640"/>
      <w:marRight w:val="0"/>
      <w:marTop w:val="0"/>
      <w:marBottom w:val="0"/>
      <w:divBdr>
        <w:top w:val="none" w:sz="0" w:space="0" w:color="auto"/>
        <w:left w:val="none" w:sz="0" w:space="0" w:color="auto"/>
        <w:bottom w:val="none" w:sz="0" w:space="0" w:color="auto"/>
        <w:right w:val="none" w:sz="0" w:space="0" w:color="auto"/>
      </w:divBdr>
    </w:div>
    <w:div w:id="1726835580">
      <w:marLeft w:val="640"/>
      <w:marRight w:val="0"/>
      <w:marTop w:val="0"/>
      <w:marBottom w:val="0"/>
      <w:divBdr>
        <w:top w:val="none" w:sz="0" w:space="0" w:color="auto"/>
        <w:left w:val="none" w:sz="0" w:space="0" w:color="auto"/>
        <w:bottom w:val="none" w:sz="0" w:space="0" w:color="auto"/>
        <w:right w:val="none" w:sz="0" w:space="0" w:color="auto"/>
      </w:divBdr>
    </w:div>
    <w:div w:id="1726875317">
      <w:marLeft w:val="640"/>
      <w:marRight w:val="0"/>
      <w:marTop w:val="0"/>
      <w:marBottom w:val="0"/>
      <w:divBdr>
        <w:top w:val="none" w:sz="0" w:space="0" w:color="auto"/>
        <w:left w:val="none" w:sz="0" w:space="0" w:color="auto"/>
        <w:bottom w:val="none" w:sz="0" w:space="0" w:color="auto"/>
        <w:right w:val="none" w:sz="0" w:space="0" w:color="auto"/>
      </w:divBdr>
    </w:div>
    <w:div w:id="1726948966">
      <w:marLeft w:val="640"/>
      <w:marRight w:val="0"/>
      <w:marTop w:val="0"/>
      <w:marBottom w:val="0"/>
      <w:divBdr>
        <w:top w:val="none" w:sz="0" w:space="0" w:color="auto"/>
        <w:left w:val="none" w:sz="0" w:space="0" w:color="auto"/>
        <w:bottom w:val="none" w:sz="0" w:space="0" w:color="auto"/>
        <w:right w:val="none" w:sz="0" w:space="0" w:color="auto"/>
      </w:divBdr>
    </w:div>
    <w:div w:id="1726953455">
      <w:marLeft w:val="640"/>
      <w:marRight w:val="0"/>
      <w:marTop w:val="0"/>
      <w:marBottom w:val="0"/>
      <w:divBdr>
        <w:top w:val="none" w:sz="0" w:space="0" w:color="auto"/>
        <w:left w:val="none" w:sz="0" w:space="0" w:color="auto"/>
        <w:bottom w:val="none" w:sz="0" w:space="0" w:color="auto"/>
        <w:right w:val="none" w:sz="0" w:space="0" w:color="auto"/>
      </w:divBdr>
    </w:div>
    <w:div w:id="1727021347">
      <w:marLeft w:val="640"/>
      <w:marRight w:val="0"/>
      <w:marTop w:val="0"/>
      <w:marBottom w:val="0"/>
      <w:divBdr>
        <w:top w:val="none" w:sz="0" w:space="0" w:color="auto"/>
        <w:left w:val="none" w:sz="0" w:space="0" w:color="auto"/>
        <w:bottom w:val="none" w:sz="0" w:space="0" w:color="auto"/>
        <w:right w:val="none" w:sz="0" w:space="0" w:color="auto"/>
      </w:divBdr>
    </w:div>
    <w:div w:id="1727023617">
      <w:marLeft w:val="640"/>
      <w:marRight w:val="0"/>
      <w:marTop w:val="0"/>
      <w:marBottom w:val="0"/>
      <w:divBdr>
        <w:top w:val="none" w:sz="0" w:space="0" w:color="auto"/>
        <w:left w:val="none" w:sz="0" w:space="0" w:color="auto"/>
        <w:bottom w:val="none" w:sz="0" w:space="0" w:color="auto"/>
        <w:right w:val="none" w:sz="0" w:space="0" w:color="auto"/>
      </w:divBdr>
    </w:div>
    <w:div w:id="1727029278">
      <w:marLeft w:val="640"/>
      <w:marRight w:val="0"/>
      <w:marTop w:val="0"/>
      <w:marBottom w:val="0"/>
      <w:divBdr>
        <w:top w:val="none" w:sz="0" w:space="0" w:color="auto"/>
        <w:left w:val="none" w:sz="0" w:space="0" w:color="auto"/>
        <w:bottom w:val="none" w:sz="0" w:space="0" w:color="auto"/>
        <w:right w:val="none" w:sz="0" w:space="0" w:color="auto"/>
      </w:divBdr>
    </w:div>
    <w:div w:id="1727218522">
      <w:marLeft w:val="640"/>
      <w:marRight w:val="0"/>
      <w:marTop w:val="0"/>
      <w:marBottom w:val="0"/>
      <w:divBdr>
        <w:top w:val="none" w:sz="0" w:space="0" w:color="auto"/>
        <w:left w:val="none" w:sz="0" w:space="0" w:color="auto"/>
        <w:bottom w:val="none" w:sz="0" w:space="0" w:color="auto"/>
        <w:right w:val="none" w:sz="0" w:space="0" w:color="auto"/>
      </w:divBdr>
    </w:div>
    <w:div w:id="1727293665">
      <w:marLeft w:val="640"/>
      <w:marRight w:val="0"/>
      <w:marTop w:val="0"/>
      <w:marBottom w:val="0"/>
      <w:divBdr>
        <w:top w:val="none" w:sz="0" w:space="0" w:color="auto"/>
        <w:left w:val="none" w:sz="0" w:space="0" w:color="auto"/>
        <w:bottom w:val="none" w:sz="0" w:space="0" w:color="auto"/>
        <w:right w:val="none" w:sz="0" w:space="0" w:color="auto"/>
      </w:divBdr>
    </w:div>
    <w:div w:id="1727295635">
      <w:marLeft w:val="640"/>
      <w:marRight w:val="0"/>
      <w:marTop w:val="0"/>
      <w:marBottom w:val="0"/>
      <w:divBdr>
        <w:top w:val="none" w:sz="0" w:space="0" w:color="auto"/>
        <w:left w:val="none" w:sz="0" w:space="0" w:color="auto"/>
        <w:bottom w:val="none" w:sz="0" w:space="0" w:color="auto"/>
        <w:right w:val="none" w:sz="0" w:space="0" w:color="auto"/>
      </w:divBdr>
    </w:div>
    <w:div w:id="1727532418">
      <w:marLeft w:val="640"/>
      <w:marRight w:val="0"/>
      <w:marTop w:val="0"/>
      <w:marBottom w:val="0"/>
      <w:divBdr>
        <w:top w:val="none" w:sz="0" w:space="0" w:color="auto"/>
        <w:left w:val="none" w:sz="0" w:space="0" w:color="auto"/>
        <w:bottom w:val="none" w:sz="0" w:space="0" w:color="auto"/>
        <w:right w:val="none" w:sz="0" w:space="0" w:color="auto"/>
      </w:divBdr>
    </w:div>
    <w:div w:id="1727606702">
      <w:marLeft w:val="640"/>
      <w:marRight w:val="0"/>
      <w:marTop w:val="0"/>
      <w:marBottom w:val="0"/>
      <w:divBdr>
        <w:top w:val="none" w:sz="0" w:space="0" w:color="auto"/>
        <w:left w:val="none" w:sz="0" w:space="0" w:color="auto"/>
        <w:bottom w:val="none" w:sz="0" w:space="0" w:color="auto"/>
        <w:right w:val="none" w:sz="0" w:space="0" w:color="auto"/>
      </w:divBdr>
    </w:div>
    <w:div w:id="1727728496">
      <w:marLeft w:val="640"/>
      <w:marRight w:val="0"/>
      <w:marTop w:val="0"/>
      <w:marBottom w:val="0"/>
      <w:divBdr>
        <w:top w:val="none" w:sz="0" w:space="0" w:color="auto"/>
        <w:left w:val="none" w:sz="0" w:space="0" w:color="auto"/>
        <w:bottom w:val="none" w:sz="0" w:space="0" w:color="auto"/>
        <w:right w:val="none" w:sz="0" w:space="0" w:color="auto"/>
      </w:divBdr>
    </w:div>
    <w:div w:id="1727754615">
      <w:marLeft w:val="640"/>
      <w:marRight w:val="0"/>
      <w:marTop w:val="0"/>
      <w:marBottom w:val="0"/>
      <w:divBdr>
        <w:top w:val="none" w:sz="0" w:space="0" w:color="auto"/>
        <w:left w:val="none" w:sz="0" w:space="0" w:color="auto"/>
        <w:bottom w:val="none" w:sz="0" w:space="0" w:color="auto"/>
        <w:right w:val="none" w:sz="0" w:space="0" w:color="auto"/>
      </w:divBdr>
    </w:div>
    <w:div w:id="1727795243">
      <w:marLeft w:val="640"/>
      <w:marRight w:val="0"/>
      <w:marTop w:val="0"/>
      <w:marBottom w:val="0"/>
      <w:divBdr>
        <w:top w:val="none" w:sz="0" w:space="0" w:color="auto"/>
        <w:left w:val="none" w:sz="0" w:space="0" w:color="auto"/>
        <w:bottom w:val="none" w:sz="0" w:space="0" w:color="auto"/>
        <w:right w:val="none" w:sz="0" w:space="0" w:color="auto"/>
      </w:divBdr>
    </w:div>
    <w:div w:id="1727796638">
      <w:marLeft w:val="640"/>
      <w:marRight w:val="0"/>
      <w:marTop w:val="0"/>
      <w:marBottom w:val="0"/>
      <w:divBdr>
        <w:top w:val="none" w:sz="0" w:space="0" w:color="auto"/>
        <w:left w:val="none" w:sz="0" w:space="0" w:color="auto"/>
        <w:bottom w:val="none" w:sz="0" w:space="0" w:color="auto"/>
        <w:right w:val="none" w:sz="0" w:space="0" w:color="auto"/>
      </w:divBdr>
    </w:div>
    <w:div w:id="1727799143">
      <w:bodyDiv w:val="1"/>
      <w:marLeft w:val="0"/>
      <w:marRight w:val="0"/>
      <w:marTop w:val="0"/>
      <w:marBottom w:val="0"/>
      <w:divBdr>
        <w:top w:val="none" w:sz="0" w:space="0" w:color="auto"/>
        <w:left w:val="none" w:sz="0" w:space="0" w:color="auto"/>
        <w:bottom w:val="none" w:sz="0" w:space="0" w:color="auto"/>
        <w:right w:val="none" w:sz="0" w:space="0" w:color="auto"/>
      </w:divBdr>
    </w:div>
    <w:div w:id="1727801660">
      <w:marLeft w:val="640"/>
      <w:marRight w:val="0"/>
      <w:marTop w:val="0"/>
      <w:marBottom w:val="0"/>
      <w:divBdr>
        <w:top w:val="none" w:sz="0" w:space="0" w:color="auto"/>
        <w:left w:val="none" w:sz="0" w:space="0" w:color="auto"/>
        <w:bottom w:val="none" w:sz="0" w:space="0" w:color="auto"/>
        <w:right w:val="none" w:sz="0" w:space="0" w:color="auto"/>
      </w:divBdr>
    </w:div>
    <w:div w:id="1727873750">
      <w:marLeft w:val="640"/>
      <w:marRight w:val="0"/>
      <w:marTop w:val="0"/>
      <w:marBottom w:val="0"/>
      <w:divBdr>
        <w:top w:val="none" w:sz="0" w:space="0" w:color="auto"/>
        <w:left w:val="none" w:sz="0" w:space="0" w:color="auto"/>
        <w:bottom w:val="none" w:sz="0" w:space="0" w:color="auto"/>
        <w:right w:val="none" w:sz="0" w:space="0" w:color="auto"/>
      </w:divBdr>
    </w:div>
    <w:div w:id="1727874673">
      <w:marLeft w:val="640"/>
      <w:marRight w:val="0"/>
      <w:marTop w:val="0"/>
      <w:marBottom w:val="0"/>
      <w:divBdr>
        <w:top w:val="none" w:sz="0" w:space="0" w:color="auto"/>
        <w:left w:val="none" w:sz="0" w:space="0" w:color="auto"/>
        <w:bottom w:val="none" w:sz="0" w:space="0" w:color="auto"/>
        <w:right w:val="none" w:sz="0" w:space="0" w:color="auto"/>
      </w:divBdr>
    </w:div>
    <w:div w:id="1728062824">
      <w:marLeft w:val="640"/>
      <w:marRight w:val="0"/>
      <w:marTop w:val="0"/>
      <w:marBottom w:val="0"/>
      <w:divBdr>
        <w:top w:val="none" w:sz="0" w:space="0" w:color="auto"/>
        <w:left w:val="none" w:sz="0" w:space="0" w:color="auto"/>
        <w:bottom w:val="none" w:sz="0" w:space="0" w:color="auto"/>
        <w:right w:val="none" w:sz="0" w:space="0" w:color="auto"/>
      </w:divBdr>
    </w:div>
    <w:div w:id="1728146713">
      <w:marLeft w:val="640"/>
      <w:marRight w:val="0"/>
      <w:marTop w:val="0"/>
      <w:marBottom w:val="0"/>
      <w:divBdr>
        <w:top w:val="none" w:sz="0" w:space="0" w:color="auto"/>
        <w:left w:val="none" w:sz="0" w:space="0" w:color="auto"/>
        <w:bottom w:val="none" w:sz="0" w:space="0" w:color="auto"/>
        <w:right w:val="none" w:sz="0" w:space="0" w:color="auto"/>
      </w:divBdr>
    </w:div>
    <w:div w:id="1728147184">
      <w:marLeft w:val="640"/>
      <w:marRight w:val="0"/>
      <w:marTop w:val="0"/>
      <w:marBottom w:val="0"/>
      <w:divBdr>
        <w:top w:val="none" w:sz="0" w:space="0" w:color="auto"/>
        <w:left w:val="none" w:sz="0" w:space="0" w:color="auto"/>
        <w:bottom w:val="none" w:sz="0" w:space="0" w:color="auto"/>
        <w:right w:val="none" w:sz="0" w:space="0" w:color="auto"/>
      </w:divBdr>
    </w:div>
    <w:div w:id="1728214405">
      <w:marLeft w:val="640"/>
      <w:marRight w:val="0"/>
      <w:marTop w:val="0"/>
      <w:marBottom w:val="0"/>
      <w:divBdr>
        <w:top w:val="none" w:sz="0" w:space="0" w:color="auto"/>
        <w:left w:val="none" w:sz="0" w:space="0" w:color="auto"/>
        <w:bottom w:val="none" w:sz="0" w:space="0" w:color="auto"/>
        <w:right w:val="none" w:sz="0" w:space="0" w:color="auto"/>
      </w:divBdr>
    </w:div>
    <w:div w:id="1728259473">
      <w:marLeft w:val="640"/>
      <w:marRight w:val="0"/>
      <w:marTop w:val="0"/>
      <w:marBottom w:val="0"/>
      <w:divBdr>
        <w:top w:val="none" w:sz="0" w:space="0" w:color="auto"/>
        <w:left w:val="none" w:sz="0" w:space="0" w:color="auto"/>
        <w:bottom w:val="none" w:sz="0" w:space="0" w:color="auto"/>
        <w:right w:val="none" w:sz="0" w:space="0" w:color="auto"/>
      </w:divBdr>
    </w:div>
    <w:div w:id="1728260704">
      <w:marLeft w:val="640"/>
      <w:marRight w:val="0"/>
      <w:marTop w:val="0"/>
      <w:marBottom w:val="0"/>
      <w:divBdr>
        <w:top w:val="none" w:sz="0" w:space="0" w:color="auto"/>
        <w:left w:val="none" w:sz="0" w:space="0" w:color="auto"/>
        <w:bottom w:val="none" w:sz="0" w:space="0" w:color="auto"/>
        <w:right w:val="none" w:sz="0" w:space="0" w:color="auto"/>
      </w:divBdr>
    </w:div>
    <w:div w:id="1728261548">
      <w:marLeft w:val="640"/>
      <w:marRight w:val="0"/>
      <w:marTop w:val="0"/>
      <w:marBottom w:val="0"/>
      <w:divBdr>
        <w:top w:val="none" w:sz="0" w:space="0" w:color="auto"/>
        <w:left w:val="none" w:sz="0" w:space="0" w:color="auto"/>
        <w:bottom w:val="none" w:sz="0" w:space="0" w:color="auto"/>
        <w:right w:val="none" w:sz="0" w:space="0" w:color="auto"/>
      </w:divBdr>
    </w:div>
    <w:div w:id="1728261828">
      <w:marLeft w:val="640"/>
      <w:marRight w:val="0"/>
      <w:marTop w:val="0"/>
      <w:marBottom w:val="0"/>
      <w:divBdr>
        <w:top w:val="none" w:sz="0" w:space="0" w:color="auto"/>
        <w:left w:val="none" w:sz="0" w:space="0" w:color="auto"/>
        <w:bottom w:val="none" w:sz="0" w:space="0" w:color="auto"/>
        <w:right w:val="none" w:sz="0" w:space="0" w:color="auto"/>
      </w:divBdr>
    </w:div>
    <w:div w:id="1728332202">
      <w:marLeft w:val="640"/>
      <w:marRight w:val="0"/>
      <w:marTop w:val="0"/>
      <w:marBottom w:val="0"/>
      <w:divBdr>
        <w:top w:val="none" w:sz="0" w:space="0" w:color="auto"/>
        <w:left w:val="none" w:sz="0" w:space="0" w:color="auto"/>
        <w:bottom w:val="none" w:sz="0" w:space="0" w:color="auto"/>
        <w:right w:val="none" w:sz="0" w:space="0" w:color="auto"/>
      </w:divBdr>
    </w:div>
    <w:div w:id="1728332564">
      <w:marLeft w:val="640"/>
      <w:marRight w:val="0"/>
      <w:marTop w:val="0"/>
      <w:marBottom w:val="0"/>
      <w:divBdr>
        <w:top w:val="none" w:sz="0" w:space="0" w:color="auto"/>
        <w:left w:val="none" w:sz="0" w:space="0" w:color="auto"/>
        <w:bottom w:val="none" w:sz="0" w:space="0" w:color="auto"/>
        <w:right w:val="none" w:sz="0" w:space="0" w:color="auto"/>
      </w:divBdr>
    </w:div>
    <w:div w:id="1728527991">
      <w:marLeft w:val="640"/>
      <w:marRight w:val="0"/>
      <w:marTop w:val="0"/>
      <w:marBottom w:val="0"/>
      <w:divBdr>
        <w:top w:val="none" w:sz="0" w:space="0" w:color="auto"/>
        <w:left w:val="none" w:sz="0" w:space="0" w:color="auto"/>
        <w:bottom w:val="none" w:sz="0" w:space="0" w:color="auto"/>
        <w:right w:val="none" w:sz="0" w:space="0" w:color="auto"/>
      </w:divBdr>
    </w:div>
    <w:div w:id="1728531099">
      <w:marLeft w:val="640"/>
      <w:marRight w:val="0"/>
      <w:marTop w:val="0"/>
      <w:marBottom w:val="0"/>
      <w:divBdr>
        <w:top w:val="none" w:sz="0" w:space="0" w:color="auto"/>
        <w:left w:val="none" w:sz="0" w:space="0" w:color="auto"/>
        <w:bottom w:val="none" w:sz="0" w:space="0" w:color="auto"/>
        <w:right w:val="none" w:sz="0" w:space="0" w:color="auto"/>
      </w:divBdr>
    </w:div>
    <w:div w:id="1728531411">
      <w:marLeft w:val="640"/>
      <w:marRight w:val="0"/>
      <w:marTop w:val="0"/>
      <w:marBottom w:val="0"/>
      <w:divBdr>
        <w:top w:val="none" w:sz="0" w:space="0" w:color="auto"/>
        <w:left w:val="none" w:sz="0" w:space="0" w:color="auto"/>
        <w:bottom w:val="none" w:sz="0" w:space="0" w:color="auto"/>
        <w:right w:val="none" w:sz="0" w:space="0" w:color="auto"/>
      </w:divBdr>
    </w:div>
    <w:div w:id="1728532044">
      <w:marLeft w:val="640"/>
      <w:marRight w:val="0"/>
      <w:marTop w:val="0"/>
      <w:marBottom w:val="0"/>
      <w:divBdr>
        <w:top w:val="none" w:sz="0" w:space="0" w:color="auto"/>
        <w:left w:val="none" w:sz="0" w:space="0" w:color="auto"/>
        <w:bottom w:val="none" w:sz="0" w:space="0" w:color="auto"/>
        <w:right w:val="none" w:sz="0" w:space="0" w:color="auto"/>
      </w:divBdr>
    </w:div>
    <w:div w:id="1728647592">
      <w:marLeft w:val="640"/>
      <w:marRight w:val="0"/>
      <w:marTop w:val="0"/>
      <w:marBottom w:val="0"/>
      <w:divBdr>
        <w:top w:val="none" w:sz="0" w:space="0" w:color="auto"/>
        <w:left w:val="none" w:sz="0" w:space="0" w:color="auto"/>
        <w:bottom w:val="none" w:sz="0" w:space="0" w:color="auto"/>
        <w:right w:val="none" w:sz="0" w:space="0" w:color="auto"/>
      </w:divBdr>
    </w:div>
    <w:div w:id="1728649345">
      <w:marLeft w:val="640"/>
      <w:marRight w:val="0"/>
      <w:marTop w:val="0"/>
      <w:marBottom w:val="0"/>
      <w:divBdr>
        <w:top w:val="none" w:sz="0" w:space="0" w:color="auto"/>
        <w:left w:val="none" w:sz="0" w:space="0" w:color="auto"/>
        <w:bottom w:val="none" w:sz="0" w:space="0" w:color="auto"/>
        <w:right w:val="none" w:sz="0" w:space="0" w:color="auto"/>
      </w:divBdr>
    </w:div>
    <w:div w:id="1728718591">
      <w:marLeft w:val="640"/>
      <w:marRight w:val="0"/>
      <w:marTop w:val="0"/>
      <w:marBottom w:val="0"/>
      <w:divBdr>
        <w:top w:val="none" w:sz="0" w:space="0" w:color="auto"/>
        <w:left w:val="none" w:sz="0" w:space="0" w:color="auto"/>
        <w:bottom w:val="none" w:sz="0" w:space="0" w:color="auto"/>
        <w:right w:val="none" w:sz="0" w:space="0" w:color="auto"/>
      </w:divBdr>
    </w:div>
    <w:div w:id="1728793950">
      <w:marLeft w:val="640"/>
      <w:marRight w:val="0"/>
      <w:marTop w:val="0"/>
      <w:marBottom w:val="0"/>
      <w:divBdr>
        <w:top w:val="none" w:sz="0" w:space="0" w:color="auto"/>
        <w:left w:val="none" w:sz="0" w:space="0" w:color="auto"/>
        <w:bottom w:val="none" w:sz="0" w:space="0" w:color="auto"/>
        <w:right w:val="none" w:sz="0" w:space="0" w:color="auto"/>
      </w:divBdr>
    </w:div>
    <w:div w:id="1728795033">
      <w:marLeft w:val="640"/>
      <w:marRight w:val="0"/>
      <w:marTop w:val="0"/>
      <w:marBottom w:val="0"/>
      <w:divBdr>
        <w:top w:val="none" w:sz="0" w:space="0" w:color="auto"/>
        <w:left w:val="none" w:sz="0" w:space="0" w:color="auto"/>
        <w:bottom w:val="none" w:sz="0" w:space="0" w:color="auto"/>
        <w:right w:val="none" w:sz="0" w:space="0" w:color="auto"/>
      </w:divBdr>
    </w:div>
    <w:div w:id="1728795177">
      <w:marLeft w:val="640"/>
      <w:marRight w:val="0"/>
      <w:marTop w:val="0"/>
      <w:marBottom w:val="0"/>
      <w:divBdr>
        <w:top w:val="none" w:sz="0" w:space="0" w:color="auto"/>
        <w:left w:val="none" w:sz="0" w:space="0" w:color="auto"/>
        <w:bottom w:val="none" w:sz="0" w:space="0" w:color="auto"/>
        <w:right w:val="none" w:sz="0" w:space="0" w:color="auto"/>
      </w:divBdr>
    </w:div>
    <w:div w:id="1728802275">
      <w:marLeft w:val="640"/>
      <w:marRight w:val="0"/>
      <w:marTop w:val="0"/>
      <w:marBottom w:val="0"/>
      <w:divBdr>
        <w:top w:val="none" w:sz="0" w:space="0" w:color="auto"/>
        <w:left w:val="none" w:sz="0" w:space="0" w:color="auto"/>
        <w:bottom w:val="none" w:sz="0" w:space="0" w:color="auto"/>
        <w:right w:val="none" w:sz="0" w:space="0" w:color="auto"/>
      </w:divBdr>
    </w:div>
    <w:div w:id="1728802662">
      <w:marLeft w:val="640"/>
      <w:marRight w:val="0"/>
      <w:marTop w:val="0"/>
      <w:marBottom w:val="0"/>
      <w:divBdr>
        <w:top w:val="none" w:sz="0" w:space="0" w:color="auto"/>
        <w:left w:val="none" w:sz="0" w:space="0" w:color="auto"/>
        <w:bottom w:val="none" w:sz="0" w:space="0" w:color="auto"/>
        <w:right w:val="none" w:sz="0" w:space="0" w:color="auto"/>
      </w:divBdr>
    </w:div>
    <w:div w:id="1728802664">
      <w:marLeft w:val="640"/>
      <w:marRight w:val="0"/>
      <w:marTop w:val="0"/>
      <w:marBottom w:val="0"/>
      <w:divBdr>
        <w:top w:val="none" w:sz="0" w:space="0" w:color="auto"/>
        <w:left w:val="none" w:sz="0" w:space="0" w:color="auto"/>
        <w:bottom w:val="none" w:sz="0" w:space="0" w:color="auto"/>
        <w:right w:val="none" w:sz="0" w:space="0" w:color="auto"/>
      </w:divBdr>
    </w:div>
    <w:div w:id="1728802954">
      <w:marLeft w:val="640"/>
      <w:marRight w:val="0"/>
      <w:marTop w:val="0"/>
      <w:marBottom w:val="0"/>
      <w:divBdr>
        <w:top w:val="none" w:sz="0" w:space="0" w:color="auto"/>
        <w:left w:val="none" w:sz="0" w:space="0" w:color="auto"/>
        <w:bottom w:val="none" w:sz="0" w:space="0" w:color="auto"/>
        <w:right w:val="none" w:sz="0" w:space="0" w:color="auto"/>
      </w:divBdr>
    </w:div>
    <w:div w:id="1729063596">
      <w:marLeft w:val="640"/>
      <w:marRight w:val="0"/>
      <w:marTop w:val="0"/>
      <w:marBottom w:val="0"/>
      <w:divBdr>
        <w:top w:val="none" w:sz="0" w:space="0" w:color="auto"/>
        <w:left w:val="none" w:sz="0" w:space="0" w:color="auto"/>
        <w:bottom w:val="none" w:sz="0" w:space="0" w:color="auto"/>
        <w:right w:val="none" w:sz="0" w:space="0" w:color="auto"/>
      </w:divBdr>
    </w:div>
    <w:div w:id="1729109398">
      <w:marLeft w:val="640"/>
      <w:marRight w:val="0"/>
      <w:marTop w:val="0"/>
      <w:marBottom w:val="0"/>
      <w:divBdr>
        <w:top w:val="none" w:sz="0" w:space="0" w:color="auto"/>
        <w:left w:val="none" w:sz="0" w:space="0" w:color="auto"/>
        <w:bottom w:val="none" w:sz="0" w:space="0" w:color="auto"/>
        <w:right w:val="none" w:sz="0" w:space="0" w:color="auto"/>
      </w:divBdr>
    </w:div>
    <w:div w:id="1729110423">
      <w:marLeft w:val="640"/>
      <w:marRight w:val="0"/>
      <w:marTop w:val="0"/>
      <w:marBottom w:val="0"/>
      <w:divBdr>
        <w:top w:val="none" w:sz="0" w:space="0" w:color="auto"/>
        <w:left w:val="none" w:sz="0" w:space="0" w:color="auto"/>
        <w:bottom w:val="none" w:sz="0" w:space="0" w:color="auto"/>
        <w:right w:val="none" w:sz="0" w:space="0" w:color="auto"/>
      </w:divBdr>
    </w:div>
    <w:div w:id="1729112290">
      <w:marLeft w:val="640"/>
      <w:marRight w:val="0"/>
      <w:marTop w:val="0"/>
      <w:marBottom w:val="0"/>
      <w:divBdr>
        <w:top w:val="none" w:sz="0" w:space="0" w:color="auto"/>
        <w:left w:val="none" w:sz="0" w:space="0" w:color="auto"/>
        <w:bottom w:val="none" w:sz="0" w:space="0" w:color="auto"/>
        <w:right w:val="none" w:sz="0" w:space="0" w:color="auto"/>
      </w:divBdr>
    </w:div>
    <w:div w:id="1729187546">
      <w:marLeft w:val="640"/>
      <w:marRight w:val="0"/>
      <w:marTop w:val="0"/>
      <w:marBottom w:val="0"/>
      <w:divBdr>
        <w:top w:val="none" w:sz="0" w:space="0" w:color="auto"/>
        <w:left w:val="none" w:sz="0" w:space="0" w:color="auto"/>
        <w:bottom w:val="none" w:sz="0" w:space="0" w:color="auto"/>
        <w:right w:val="none" w:sz="0" w:space="0" w:color="auto"/>
      </w:divBdr>
    </w:div>
    <w:div w:id="1729187983">
      <w:marLeft w:val="640"/>
      <w:marRight w:val="0"/>
      <w:marTop w:val="0"/>
      <w:marBottom w:val="0"/>
      <w:divBdr>
        <w:top w:val="none" w:sz="0" w:space="0" w:color="auto"/>
        <w:left w:val="none" w:sz="0" w:space="0" w:color="auto"/>
        <w:bottom w:val="none" w:sz="0" w:space="0" w:color="auto"/>
        <w:right w:val="none" w:sz="0" w:space="0" w:color="auto"/>
      </w:divBdr>
    </w:div>
    <w:div w:id="1729303921">
      <w:marLeft w:val="640"/>
      <w:marRight w:val="0"/>
      <w:marTop w:val="0"/>
      <w:marBottom w:val="0"/>
      <w:divBdr>
        <w:top w:val="none" w:sz="0" w:space="0" w:color="auto"/>
        <w:left w:val="none" w:sz="0" w:space="0" w:color="auto"/>
        <w:bottom w:val="none" w:sz="0" w:space="0" w:color="auto"/>
        <w:right w:val="none" w:sz="0" w:space="0" w:color="auto"/>
      </w:divBdr>
    </w:div>
    <w:div w:id="1729379170">
      <w:marLeft w:val="640"/>
      <w:marRight w:val="0"/>
      <w:marTop w:val="0"/>
      <w:marBottom w:val="0"/>
      <w:divBdr>
        <w:top w:val="none" w:sz="0" w:space="0" w:color="auto"/>
        <w:left w:val="none" w:sz="0" w:space="0" w:color="auto"/>
        <w:bottom w:val="none" w:sz="0" w:space="0" w:color="auto"/>
        <w:right w:val="none" w:sz="0" w:space="0" w:color="auto"/>
      </w:divBdr>
    </w:div>
    <w:div w:id="1729454255">
      <w:marLeft w:val="640"/>
      <w:marRight w:val="0"/>
      <w:marTop w:val="0"/>
      <w:marBottom w:val="0"/>
      <w:divBdr>
        <w:top w:val="none" w:sz="0" w:space="0" w:color="auto"/>
        <w:left w:val="none" w:sz="0" w:space="0" w:color="auto"/>
        <w:bottom w:val="none" w:sz="0" w:space="0" w:color="auto"/>
        <w:right w:val="none" w:sz="0" w:space="0" w:color="auto"/>
      </w:divBdr>
    </w:div>
    <w:div w:id="1729647567">
      <w:marLeft w:val="640"/>
      <w:marRight w:val="0"/>
      <w:marTop w:val="0"/>
      <w:marBottom w:val="0"/>
      <w:divBdr>
        <w:top w:val="none" w:sz="0" w:space="0" w:color="auto"/>
        <w:left w:val="none" w:sz="0" w:space="0" w:color="auto"/>
        <w:bottom w:val="none" w:sz="0" w:space="0" w:color="auto"/>
        <w:right w:val="none" w:sz="0" w:space="0" w:color="auto"/>
      </w:divBdr>
    </w:div>
    <w:div w:id="1729649403">
      <w:marLeft w:val="640"/>
      <w:marRight w:val="0"/>
      <w:marTop w:val="0"/>
      <w:marBottom w:val="0"/>
      <w:divBdr>
        <w:top w:val="none" w:sz="0" w:space="0" w:color="auto"/>
        <w:left w:val="none" w:sz="0" w:space="0" w:color="auto"/>
        <w:bottom w:val="none" w:sz="0" w:space="0" w:color="auto"/>
        <w:right w:val="none" w:sz="0" w:space="0" w:color="auto"/>
      </w:divBdr>
    </w:div>
    <w:div w:id="1729722777">
      <w:marLeft w:val="640"/>
      <w:marRight w:val="0"/>
      <w:marTop w:val="0"/>
      <w:marBottom w:val="0"/>
      <w:divBdr>
        <w:top w:val="none" w:sz="0" w:space="0" w:color="auto"/>
        <w:left w:val="none" w:sz="0" w:space="0" w:color="auto"/>
        <w:bottom w:val="none" w:sz="0" w:space="0" w:color="auto"/>
        <w:right w:val="none" w:sz="0" w:space="0" w:color="auto"/>
      </w:divBdr>
    </w:div>
    <w:div w:id="1729835492">
      <w:marLeft w:val="640"/>
      <w:marRight w:val="0"/>
      <w:marTop w:val="0"/>
      <w:marBottom w:val="0"/>
      <w:divBdr>
        <w:top w:val="none" w:sz="0" w:space="0" w:color="auto"/>
        <w:left w:val="none" w:sz="0" w:space="0" w:color="auto"/>
        <w:bottom w:val="none" w:sz="0" w:space="0" w:color="auto"/>
        <w:right w:val="none" w:sz="0" w:space="0" w:color="auto"/>
      </w:divBdr>
    </w:div>
    <w:div w:id="1729838053">
      <w:marLeft w:val="640"/>
      <w:marRight w:val="0"/>
      <w:marTop w:val="0"/>
      <w:marBottom w:val="0"/>
      <w:divBdr>
        <w:top w:val="none" w:sz="0" w:space="0" w:color="auto"/>
        <w:left w:val="none" w:sz="0" w:space="0" w:color="auto"/>
        <w:bottom w:val="none" w:sz="0" w:space="0" w:color="auto"/>
        <w:right w:val="none" w:sz="0" w:space="0" w:color="auto"/>
      </w:divBdr>
    </w:div>
    <w:div w:id="1729840333">
      <w:bodyDiv w:val="1"/>
      <w:marLeft w:val="0"/>
      <w:marRight w:val="0"/>
      <w:marTop w:val="0"/>
      <w:marBottom w:val="0"/>
      <w:divBdr>
        <w:top w:val="none" w:sz="0" w:space="0" w:color="auto"/>
        <w:left w:val="none" w:sz="0" w:space="0" w:color="auto"/>
        <w:bottom w:val="none" w:sz="0" w:space="0" w:color="auto"/>
        <w:right w:val="none" w:sz="0" w:space="0" w:color="auto"/>
      </w:divBdr>
    </w:div>
    <w:div w:id="1729914916">
      <w:marLeft w:val="640"/>
      <w:marRight w:val="0"/>
      <w:marTop w:val="0"/>
      <w:marBottom w:val="0"/>
      <w:divBdr>
        <w:top w:val="none" w:sz="0" w:space="0" w:color="auto"/>
        <w:left w:val="none" w:sz="0" w:space="0" w:color="auto"/>
        <w:bottom w:val="none" w:sz="0" w:space="0" w:color="auto"/>
        <w:right w:val="none" w:sz="0" w:space="0" w:color="auto"/>
      </w:divBdr>
    </w:div>
    <w:div w:id="1729916178">
      <w:marLeft w:val="640"/>
      <w:marRight w:val="0"/>
      <w:marTop w:val="0"/>
      <w:marBottom w:val="0"/>
      <w:divBdr>
        <w:top w:val="none" w:sz="0" w:space="0" w:color="auto"/>
        <w:left w:val="none" w:sz="0" w:space="0" w:color="auto"/>
        <w:bottom w:val="none" w:sz="0" w:space="0" w:color="auto"/>
        <w:right w:val="none" w:sz="0" w:space="0" w:color="auto"/>
      </w:divBdr>
    </w:div>
    <w:div w:id="1729918346">
      <w:marLeft w:val="640"/>
      <w:marRight w:val="0"/>
      <w:marTop w:val="0"/>
      <w:marBottom w:val="0"/>
      <w:divBdr>
        <w:top w:val="none" w:sz="0" w:space="0" w:color="auto"/>
        <w:left w:val="none" w:sz="0" w:space="0" w:color="auto"/>
        <w:bottom w:val="none" w:sz="0" w:space="0" w:color="auto"/>
        <w:right w:val="none" w:sz="0" w:space="0" w:color="auto"/>
      </w:divBdr>
    </w:div>
    <w:div w:id="1729919387">
      <w:marLeft w:val="640"/>
      <w:marRight w:val="0"/>
      <w:marTop w:val="0"/>
      <w:marBottom w:val="0"/>
      <w:divBdr>
        <w:top w:val="none" w:sz="0" w:space="0" w:color="auto"/>
        <w:left w:val="none" w:sz="0" w:space="0" w:color="auto"/>
        <w:bottom w:val="none" w:sz="0" w:space="0" w:color="auto"/>
        <w:right w:val="none" w:sz="0" w:space="0" w:color="auto"/>
      </w:divBdr>
    </w:div>
    <w:div w:id="1730111344">
      <w:marLeft w:val="640"/>
      <w:marRight w:val="0"/>
      <w:marTop w:val="0"/>
      <w:marBottom w:val="0"/>
      <w:divBdr>
        <w:top w:val="none" w:sz="0" w:space="0" w:color="auto"/>
        <w:left w:val="none" w:sz="0" w:space="0" w:color="auto"/>
        <w:bottom w:val="none" w:sz="0" w:space="0" w:color="auto"/>
        <w:right w:val="none" w:sz="0" w:space="0" w:color="auto"/>
      </w:divBdr>
    </w:div>
    <w:div w:id="1730112467">
      <w:marLeft w:val="640"/>
      <w:marRight w:val="0"/>
      <w:marTop w:val="0"/>
      <w:marBottom w:val="0"/>
      <w:divBdr>
        <w:top w:val="none" w:sz="0" w:space="0" w:color="auto"/>
        <w:left w:val="none" w:sz="0" w:space="0" w:color="auto"/>
        <w:bottom w:val="none" w:sz="0" w:space="0" w:color="auto"/>
        <w:right w:val="none" w:sz="0" w:space="0" w:color="auto"/>
      </w:divBdr>
    </w:div>
    <w:div w:id="1730152154">
      <w:marLeft w:val="640"/>
      <w:marRight w:val="0"/>
      <w:marTop w:val="0"/>
      <w:marBottom w:val="0"/>
      <w:divBdr>
        <w:top w:val="none" w:sz="0" w:space="0" w:color="auto"/>
        <w:left w:val="none" w:sz="0" w:space="0" w:color="auto"/>
        <w:bottom w:val="none" w:sz="0" w:space="0" w:color="auto"/>
        <w:right w:val="none" w:sz="0" w:space="0" w:color="auto"/>
      </w:divBdr>
    </w:div>
    <w:div w:id="1730153340">
      <w:marLeft w:val="640"/>
      <w:marRight w:val="0"/>
      <w:marTop w:val="0"/>
      <w:marBottom w:val="0"/>
      <w:divBdr>
        <w:top w:val="none" w:sz="0" w:space="0" w:color="auto"/>
        <w:left w:val="none" w:sz="0" w:space="0" w:color="auto"/>
        <w:bottom w:val="none" w:sz="0" w:space="0" w:color="auto"/>
        <w:right w:val="none" w:sz="0" w:space="0" w:color="auto"/>
      </w:divBdr>
    </w:div>
    <w:div w:id="1730182764">
      <w:marLeft w:val="640"/>
      <w:marRight w:val="0"/>
      <w:marTop w:val="0"/>
      <w:marBottom w:val="0"/>
      <w:divBdr>
        <w:top w:val="none" w:sz="0" w:space="0" w:color="auto"/>
        <w:left w:val="none" w:sz="0" w:space="0" w:color="auto"/>
        <w:bottom w:val="none" w:sz="0" w:space="0" w:color="auto"/>
        <w:right w:val="none" w:sz="0" w:space="0" w:color="auto"/>
      </w:divBdr>
    </w:div>
    <w:div w:id="1730221859">
      <w:marLeft w:val="640"/>
      <w:marRight w:val="0"/>
      <w:marTop w:val="0"/>
      <w:marBottom w:val="0"/>
      <w:divBdr>
        <w:top w:val="none" w:sz="0" w:space="0" w:color="auto"/>
        <w:left w:val="none" w:sz="0" w:space="0" w:color="auto"/>
        <w:bottom w:val="none" w:sz="0" w:space="0" w:color="auto"/>
        <w:right w:val="none" w:sz="0" w:space="0" w:color="auto"/>
      </w:divBdr>
    </w:div>
    <w:div w:id="1730375755">
      <w:marLeft w:val="640"/>
      <w:marRight w:val="0"/>
      <w:marTop w:val="0"/>
      <w:marBottom w:val="0"/>
      <w:divBdr>
        <w:top w:val="none" w:sz="0" w:space="0" w:color="auto"/>
        <w:left w:val="none" w:sz="0" w:space="0" w:color="auto"/>
        <w:bottom w:val="none" w:sz="0" w:space="0" w:color="auto"/>
        <w:right w:val="none" w:sz="0" w:space="0" w:color="auto"/>
      </w:divBdr>
    </w:div>
    <w:div w:id="1730416580">
      <w:marLeft w:val="640"/>
      <w:marRight w:val="0"/>
      <w:marTop w:val="0"/>
      <w:marBottom w:val="0"/>
      <w:divBdr>
        <w:top w:val="none" w:sz="0" w:space="0" w:color="auto"/>
        <w:left w:val="none" w:sz="0" w:space="0" w:color="auto"/>
        <w:bottom w:val="none" w:sz="0" w:space="0" w:color="auto"/>
        <w:right w:val="none" w:sz="0" w:space="0" w:color="auto"/>
      </w:divBdr>
    </w:div>
    <w:div w:id="1730416774">
      <w:marLeft w:val="640"/>
      <w:marRight w:val="0"/>
      <w:marTop w:val="0"/>
      <w:marBottom w:val="0"/>
      <w:divBdr>
        <w:top w:val="none" w:sz="0" w:space="0" w:color="auto"/>
        <w:left w:val="none" w:sz="0" w:space="0" w:color="auto"/>
        <w:bottom w:val="none" w:sz="0" w:space="0" w:color="auto"/>
        <w:right w:val="none" w:sz="0" w:space="0" w:color="auto"/>
      </w:divBdr>
    </w:div>
    <w:div w:id="1730494856">
      <w:marLeft w:val="640"/>
      <w:marRight w:val="0"/>
      <w:marTop w:val="0"/>
      <w:marBottom w:val="0"/>
      <w:divBdr>
        <w:top w:val="none" w:sz="0" w:space="0" w:color="auto"/>
        <w:left w:val="none" w:sz="0" w:space="0" w:color="auto"/>
        <w:bottom w:val="none" w:sz="0" w:space="0" w:color="auto"/>
        <w:right w:val="none" w:sz="0" w:space="0" w:color="auto"/>
      </w:divBdr>
    </w:div>
    <w:div w:id="1730497049">
      <w:marLeft w:val="640"/>
      <w:marRight w:val="0"/>
      <w:marTop w:val="0"/>
      <w:marBottom w:val="0"/>
      <w:divBdr>
        <w:top w:val="none" w:sz="0" w:space="0" w:color="auto"/>
        <w:left w:val="none" w:sz="0" w:space="0" w:color="auto"/>
        <w:bottom w:val="none" w:sz="0" w:space="0" w:color="auto"/>
        <w:right w:val="none" w:sz="0" w:space="0" w:color="auto"/>
      </w:divBdr>
    </w:div>
    <w:div w:id="1730569469">
      <w:marLeft w:val="640"/>
      <w:marRight w:val="0"/>
      <w:marTop w:val="0"/>
      <w:marBottom w:val="0"/>
      <w:divBdr>
        <w:top w:val="none" w:sz="0" w:space="0" w:color="auto"/>
        <w:left w:val="none" w:sz="0" w:space="0" w:color="auto"/>
        <w:bottom w:val="none" w:sz="0" w:space="0" w:color="auto"/>
        <w:right w:val="none" w:sz="0" w:space="0" w:color="auto"/>
      </w:divBdr>
    </w:div>
    <w:div w:id="1730571382">
      <w:marLeft w:val="640"/>
      <w:marRight w:val="0"/>
      <w:marTop w:val="0"/>
      <w:marBottom w:val="0"/>
      <w:divBdr>
        <w:top w:val="none" w:sz="0" w:space="0" w:color="auto"/>
        <w:left w:val="none" w:sz="0" w:space="0" w:color="auto"/>
        <w:bottom w:val="none" w:sz="0" w:space="0" w:color="auto"/>
        <w:right w:val="none" w:sz="0" w:space="0" w:color="auto"/>
      </w:divBdr>
    </w:div>
    <w:div w:id="1730609314">
      <w:marLeft w:val="640"/>
      <w:marRight w:val="0"/>
      <w:marTop w:val="0"/>
      <w:marBottom w:val="0"/>
      <w:divBdr>
        <w:top w:val="none" w:sz="0" w:space="0" w:color="auto"/>
        <w:left w:val="none" w:sz="0" w:space="0" w:color="auto"/>
        <w:bottom w:val="none" w:sz="0" w:space="0" w:color="auto"/>
        <w:right w:val="none" w:sz="0" w:space="0" w:color="auto"/>
      </w:divBdr>
    </w:div>
    <w:div w:id="1730617024">
      <w:marLeft w:val="640"/>
      <w:marRight w:val="0"/>
      <w:marTop w:val="0"/>
      <w:marBottom w:val="0"/>
      <w:divBdr>
        <w:top w:val="none" w:sz="0" w:space="0" w:color="auto"/>
        <w:left w:val="none" w:sz="0" w:space="0" w:color="auto"/>
        <w:bottom w:val="none" w:sz="0" w:space="0" w:color="auto"/>
        <w:right w:val="none" w:sz="0" w:space="0" w:color="auto"/>
      </w:divBdr>
    </w:div>
    <w:div w:id="1730690615">
      <w:marLeft w:val="640"/>
      <w:marRight w:val="0"/>
      <w:marTop w:val="0"/>
      <w:marBottom w:val="0"/>
      <w:divBdr>
        <w:top w:val="none" w:sz="0" w:space="0" w:color="auto"/>
        <w:left w:val="none" w:sz="0" w:space="0" w:color="auto"/>
        <w:bottom w:val="none" w:sz="0" w:space="0" w:color="auto"/>
        <w:right w:val="none" w:sz="0" w:space="0" w:color="auto"/>
      </w:divBdr>
    </w:div>
    <w:div w:id="1730760239">
      <w:marLeft w:val="640"/>
      <w:marRight w:val="0"/>
      <w:marTop w:val="0"/>
      <w:marBottom w:val="0"/>
      <w:divBdr>
        <w:top w:val="none" w:sz="0" w:space="0" w:color="auto"/>
        <w:left w:val="none" w:sz="0" w:space="0" w:color="auto"/>
        <w:bottom w:val="none" w:sz="0" w:space="0" w:color="auto"/>
        <w:right w:val="none" w:sz="0" w:space="0" w:color="auto"/>
      </w:divBdr>
    </w:div>
    <w:div w:id="1730765257">
      <w:marLeft w:val="640"/>
      <w:marRight w:val="0"/>
      <w:marTop w:val="0"/>
      <w:marBottom w:val="0"/>
      <w:divBdr>
        <w:top w:val="none" w:sz="0" w:space="0" w:color="auto"/>
        <w:left w:val="none" w:sz="0" w:space="0" w:color="auto"/>
        <w:bottom w:val="none" w:sz="0" w:space="0" w:color="auto"/>
        <w:right w:val="none" w:sz="0" w:space="0" w:color="auto"/>
      </w:divBdr>
    </w:div>
    <w:div w:id="1730809114">
      <w:marLeft w:val="640"/>
      <w:marRight w:val="0"/>
      <w:marTop w:val="0"/>
      <w:marBottom w:val="0"/>
      <w:divBdr>
        <w:top w:val="none" w:sz="0" w:space="0" w:color="auto"/>
        <w:left w:val="none" w:sz="0" w:space="0" w:color="auto"/>
        <w:bottom w:val="none" w:sz="0" w:space="0" w:color="auto"/>
        <w:right w:val="none" w:sz="0" w:space="0" w:color="auto"/>
      </w:divBdr>
    </w:div>
    <w:div w:id="1730809247">
      <w:marLeft w:val="640"/>
      <w:marRight w:val="0"/>
      <w:marTop w:val="0"/>
      <w:marBottom w:val="0"/>
      <w:divBdr>
        <w:top w:val="none" w:sz="0" w:space="0" w:color="auto"/>
        <w:left w:val="none" w:sz="0" w:space="0" w:color="auto"/>
        <w:bottom w:val="none" w:sz="0" w:space="0" w:color="auto"/>
        <w:right w:val="none" w:sz="0" w:space="0" w:color="auto"/>
      </w:divBdr>
    </w:div>
    <w:div w:id="1730835758">
      <w:marLeft w:val="640"/>
      <w:marRight w:val="0"/>
      <w:marTop w:val="0"/>
      <w:marBottom w:val="0"/>
      <w:divBdr>
        <w:top w:val="none" w:sz="0" w:space="0" w:color="auto"/>
        <w:left w:val="none" w:sz="0" w:space="0" w:color="auto"/>
        <w:bottom w:val="none" w:sz="0" w:space="0" w:color="auto"/>
        <w:right w:val="none" w:sz="0" w:space="0" w:color="auto"/>
      </w:divBdr>
    </w:div>
    <w:div w:id="1730884981">
      <w:marLeft w:val="640"/>
      <w:marRight w:val="0"/>
      <w:marTop w:val="0"/>
      <w:marBottom w:val="0"/>
      <w:divBdr>
        <w:top w:val="none" w:sz="0" w:space="0" w:color="auto"/>
        <w:left w:val="none" w:sz="0" w:space="0" w:color="auto"/>
        <w:bottom w:val="none" w:sz="0" w:space="0" w:color="auto"/>
        <w:right w:val="none" w:sz="0" w:space="0" w:color="auto"/>
      </w:divBdr>
    </w:div>
    <w:div w:id="1730955729">
      <w:marLeft w:val="640"/>
      <w:marRight w:val="0"/>
      <w:marTop w:val="0"/>
      <w:marBottom w:val="0"/>
      <w:divBdr>
        <w:top w:val="none" w:sz="0" w:space="0" w:color="auto"/>
        <w:left w:val="none" w:sz="0" w:space="0" w:color="auto"/>
        <w:bottom w:val="none" w:sz="0" w:space="0" w:color="auto"/>
        <w:right w:val="none" w:sz="0" w:space="0" w:color="auto"/>
      </w:divBdr>
    </w:div>
    <w:div w:id="1730960934">
      <w:marLeft w:val="640"/>
      <w:marRight w:val="0"/>
      <w:marTop w:val="0"/>
      <w:marBottom w:val="0"/>
      <w:divBdr>
        <w:top w:val="none" w:sz="0" w:space="0" w:color="auto"/>
        <w:left w:val="none" w:sz="0" w:space="0" w:color="auto"/>
        <w:bottom w:val="none" w:sz="0" w:space="0" w:color="auto"/>
        <w:right w:val="none" w:sz="0" w:space="0" w:color="auto"/>
      </w:divBdr>
    </w:div>
    <w:div w:id="1731003541">
      <w:marLeft w:val="640"/>
      <w:marRight w:val="0"/>
      <w:marTop w:val="0"/>
      <w:marBottom w:val="0"/>
      <w:divBdr>
        <w:top w:val="none" w:sz="0" w:space="0" w:color="auto"/>
        <w:left w:val="none" w:sz="0" w:space="0" w:color="auto"/>
        <w:bottom w:val="none" w:sz="0" w:space="0" w:color="auto"/>
        <w:right w:val="none" w:sz="0" w:space="0" w:color="auto"/>
      </w:divBdr>
    </w:div>
    <w:div w:id="1731152596">
      <w:marLeft w:val="640"/>
      <w:marRight w:val="0"/>
      <w:marTop w:val="0"/>
      <w:marBottom w:val="0"/>
      <w:divBdr>
        <w:top w:val="none" w:sz="0" w:space="0" w:color="auto"/>
        <w:left w:val="none" w:sz="0" w:space="0" w:color="auto"/>
        <w:bottom w:val="none" w:sz="0" w:space="0" w:color="auto"/>
        <w:right w:val="none" w:sz="0" w:space="0" w:color="auto"/>
      </w:divBdr>
    </w:div>
    <w:div w:id="1731152657">
      <w:marLeft w:val="640"/>
      <w:marRight w:val="0"/>
      <w:marTop w:val="0"/>
      <w:marBottom w:val="0"/>
      <w:divBdr>
        <w:top w:val="none" w:sz="0" w:space="0" w:color="auto"/>
        <w:left w:val="none" w:sz="0" w:space="0" w:color="auto"/>
        <w:bottom w:val="none" w:sz="0" w:space="0" w:color="auto"/>
        <w:right w:val="none" w:sz="0" w:space="0" w:color="auto"/>
      </w:divBdr>
    </w:div>
    <w:div w:id="1731224138">
      <w:marLeft w:val="640"/>
      <w:marRight w:val="0"/>
      <w:marTop w:val="0"/>
      <w:marBottom w:val="0"/>
      <w:divBdr>
        <w:top w:val="none" w:sz="0" w:space="0" w:color="auto"/>
        <w:left w:val="none" w:sz="0" w:space="0" w:color="auto"/>
        <w:bottom w:val="none" w:sz="0" w:space="0" w:color="auto"/>
        <w:right w:val="none" w:sz="0" w:space="0" w:color="auto"/>
      </w:divBdr>
    </w:div>
    <w:div w:id="1731423227">
      <w:marLeft w:val="640"/>
      <w:marRight w:val="0"/>
      <w:marTop w:val="0"/>
      <w:marBottom w:val="0"/>
      <w:divBdr>
        <w:top w:val="none" w:sz="0" w:space="0" w:color="auto"/>
        <w:left w:val="none" w:sz="0" w:space="0" w:color="auto"/>
        <w:bottom w:val="none" w:sz="0" w:space="0" w:color="auto"/>
        <w:right w:val="none" w:sz="0" w:space="0" w:color="auto"/>
      </w:divBdr>
    </w:div>
    <w:div w:id="1731463438">
      <w:marLeft w:val="640"/>
      <w:marRight w:val="0"/>
      <w:marTop w:val="0"/>
      <w:marBottom w:val="0"/>
      <w:divBdr>
        <w:top w:val="none" w:sz="0" w:space="0" w:color="auto"/>
        <w:left w:val="none" w:sz="0" w:space="0" w:color="auto"/>
        <w:bottom w:val="none" w:sz="0" w:space="0" w:color="auto"/>
        <w:right w:val="none" w:sz="0" w:space="0" w:color="auto"/>
      </w:divBdr>
    </w:div>
    <w:div w:id="1731492684">
      <w:marLeft w:val="640"/>
      <w:marRight w:val="0"/>
      <w:marTop w:val="0"/>
      <w:marBottom w:val="0"/>
      <w:divBdr>
        <w:top w:val="none" w:sz="0" w:space="0" w:color="auto"/>
        <w:left w:val="none" w:sz="0" w:space="0" w:color="auto"/>
        <w:bottom w:val="none" w:sz="0" w:space="0" w:color="auto"/>
        <w:right w:val="none" w:sz="0" w:space="0" w:color="auto"/>
      </w:divBdr>
    </w:div>
    <w:div w:id="1731611352">
      <w:marLeft w:val="640"/>
      <w:marRight w:val="0"/>
      <w:marTop w:val="0"/>
      <w:marBottom w:val="0"/>
      <w:divBdr>
        <w:top w:val="none" w:sz="0" w:space="0" w:color="auto"/>
        <w:left w:val="none" w:sz="0" w:space="0" w:color="auto"/>
        <w:bottom w:val="none" w:sz="0" w:space="0" w:color="auto"/>
        <w:right w:val="none" w:sz="0" w:space="0" w:color="auto"/>
      </w:divBdr>
    </w:div>
    <w:div w:id="1731658243">
      <w:marLeft w:val="640"/>
      <w:marRight w:val="0"/>
      <w:marTop w:val="0"/>
      <w:marBottom w:val="0"/>
      <w:divBdr>
        <w:top w:val="none" w:sz="0" w:space="0" w:color="auto"/>
        <w:left w:val="none" w:sz="0" w:space="0" w:color="auto"/>
        <w:bottom w:val="none" w:sz="0" w:space="0" w:color="auto"/>
        <w:right w:val="none" w:sz="0" w:space="0" w:color="auto"/>
      </w:divBdr>
    </w:div>
    <w:div w:id="1731735393">
      <w:marLeft w:val="640"/>
      <w:marRight w:val="0"/>
      <w:marTop w:val="0"/>
      <w:marBottom w:val="0"/>
      <w:divBdr>
        <w:top w:val="none" w:sz="0" w:space="0" w:color="auto"/>
        <w:left w:val="none" w:sz="0" w:space="0" w:color="auto"/>
        <w:bottom w:val="none" w:sz="0" w:space="0" w:color="auto"/>
        <w:right w:val="none" w:sz="0" w:space="0" w:color="auto"/>
      </w:divBdr>
    </w:div>
    <w:div w:id="1731922119">
      <w:marLeft w:val="640"/>
      <w:marRight w:val="0"/>
      <w:marTop w:val="0"/>
      <w:marBottom w:val="0"/>
      <w:divBdr>
        <w:top w:val="none" w:sz="0" w:space="0" w:color="auto"/>
        <w:left w:val="none" w:sz="0" w:space="0" w:color="auto"/>
        <w:bottom w:val="none" w:sz="0" w:space="0" w:color="auto"/>
        <w:right w:val="none" w:sz="0" w:space="0" w:color="auto"/>
      </w:divBdr>
    </w:div>
    <w:div w:id="1731922123">
      <w:marLeft w:val="640"/>
      <w:marRight w:val="0"/>
      <w:marTop w:val="0"/>
      <w:marBottom w:val="0"/>
      <w:divBdr>
        <w:top w:val="none" w:sz="0" w:space="0" w:color="auto"/>
        <w:left w:val="none" w:sz="0" w:space="0" w:color="auto"/>
        <w:bottom w:val="none" w:sz="0" w:space="0" w:color="auto"/>
        <w:right w:val="none" w:sz="0" w:space="0" w:color="auto"/>
      </w:divBdr>
    </w:div>
    <w:div w:id="1731997320">
      <w:marLeft w:val="640"/>
      <w:marRight w:val="0"/>
      <w:marTop w:val="0"/>
      <w:marBottom w:val="0"/>
      <w:divBdr>
        <w:top w:val="none" w:sz="0" w:space="0" w:color="auto"/>
        <w:left w:val="none" w:sz="0" w:space="0" w:color="auto"/>
        <w:bottom w:val="none" w:sz="0" w:space="0" w:color="auto"/>
        <w:right w:val="none" w:sz="0" w:space="0" w:color="auto"/>
      </w:divBdr>
    </w:div>
    <w:div w:id="1732117407">
      <w:marLeft w:val="640"/>
      <w:marRight w:val="0"/>
      <w:marTop w:val="0"/>
      <w:marBottom w:val="0"/>
      <w:divBdr>
        <w:top w:val="none" w:sz="0" w:space="0" w:color="auto"/>
        <w:left w:val="none" w:sz="0" w:space="0" w:color="auto"/>
        <w:bottom w:val="none" w:sz="0" w:space="0" w:color="auto"/>
        <w:right w:val="none" w:sz="0" w:space="0" w:color="auto"/>
      </w:divBdr>
    </w:div>
    <w:div w:id="1732121452">
      <w:marLeft w:val="640"/>
      <w:marRight w:val="0"/>
      <w:marTop w:val="0"/>
      <w:marBottom w:val="0"/>
      <w:divBdr>
        <w:top w:val="none" w:sz="0" w:space="0" w:color="auto"/>
        <w:left w:val="none" w:sz="0" w:space="0" w:color="auto"/>
        <w:bottom w:val="none" w:sz="0" w:space="0" w:color="auto"/>
        <w:right w:val="none" w:sz="0" w:space="0" w:color="auto"/>
      </w:divBdr>
    </w:div>
    <w:div w:id="1732384182">
      <w:marLeft w:val="640"/>
      <w:marRight w:val="0"/>
      <w:marTop w:val="0"/>
      <w:marBottom w:val="0"/>
      <w:divBdr>
        <w:top w:val="none" w:sz="0" w:space="0" w:color="auto"/>
        <w:left w:val="none" w:sz="0" w:space="0" w:color="auto"/>
        <w:bottom w:val="none" w:sz="0" w:space="0" w:color="auto"/>
        <w:right w:val="none" w:sz="0" w:space="0" w:color="auto"/>
      </w:divBdr>
    </w:div>
    <w:div w:id="1732457253">
      <w:marLeft w:val="640"/>
      <w:marRight w:val="0"/>
      <w:marTop w:val="0"/>
      <w:marBottom w:val="0"/>
      <w:divBdr>
        <w:top w:val="none" w:sz="0" w:space="0" w:color="auto"/>
        <w:left w:val="none" w:sz="0" w:space="0" w:color="auto"/>
        <w:bottom w:val="none" w:sz="0" w:space="0" w:color="auto"/>
        <w:right w:val="none" w:sz="0" w:space="0" w:color="auto"/>
      </w:divBdr>
    </w:div>
    <w:div w:id="1732458649">
      <w:marLeft w:val="640"/>
      <w:marRight w:val="0"/>
      <w:marTop w:val="0"/>
      <w:marBottom w:val="0"/>
      <w:divBdr>
        <w:top w:val="none" w:sz="0" w:space="0" w:color="auto"/>
        <w:left w:val="none" w:sz="0" w:space="0" w:color="auto"/>
        <w:bottom w:val="none" w:sz="0" w:space="0" w:color="auto"/>
        <w:right w:val="none" w:sz="0" w:space="0" w:color="auto"/>
      </w:divBdr>
    </w:div>
    <w:div w:id="1732535289">
      <w:marLeft w:val="640"/>
      <w:marRight w:val="0"/>
      <w:marTop w:val="0"/>
      <w:marBottom w:val="0"/>
      <w:divBdr>
        <w:top w:val="none" w:sz="0" w:space="0" w:color="auto"/>
        <w:left w:val="none" w:sz="0" w:space="0" w:color="auto"/>
        <w:bottom w:val="none" w:sz="0" w:space="0" w:color="auto"/>
        <w:right w:val="none" w:sz="0" w:space="0" w:color="auto"/>
      </w:divBdr>
    </w:div>
    <w:div w:id="1732773790">
      <w:marLeft w:val="640"/>
      <w:marRight w:val="0"/>
      <w:marTop w:val="0"/>
      <w:marBottom w:val="0"/>
      <w:divBdr>
        <w:top w:val="none" w:sz="0" w:space="0" w:color="auto"/>
        <w:left w:val="none" w:sz="0" w:space="0" w:color="auto"/>
        <w:bottom w:val="none" w:sz="0" w:space="0" w:color="auto"/>
        <w:right w:val="none" w:sz="0" w:space="0" w:color="auto"/>
      </w:divBdr>
    </w:div>
    <w:div w:id="1732801620">
      <w:marLeft w:val="640"/>
      <w:marRight w:val="0"/>
      <w:marTop w:val="0"/>
      <w:marBottom w:val="0"/>
      <w:divBdr>
        <w:top w:val="none" w:sz="0" w:space="0" w:color="auto"/>
        <w:left w:val="none" w:sz="0" w:space="0" w:color="auto"/>
        <w:bottom w:val="none" w:sz="0" w:space="0" w:color="auto"/>
        <w:right w:val="none" w:sz="0" w:space="0" w:color="auto"/>
      </w:divBdr>
    </w:div>
    <w:div w:id="1732849638">
      <w:marLeft w:val="640"/>
      <w:marRight w:val="0"/>
      <w:marTop w:val="0"/>
      <w:marBottom w:val="0"/>
      <w:divBdr>
        <w:top w:val="none" w:sz="0" w:space="0" w:color="auto"/>
        <w:left w:val="none" w:sz="0" w:space="0" w:color="auto"/>
        <w:bottom w:val="none" w:sz="0" w:space="0" w:color="auto"/>
        <w:right w:val="none" w:sz="0" w:space="0" w:color="auto"/>
      </w:divBdr>
    </w:div>
    <w:div w:id="1733037318">
      <w:marLeft w:val="640"/>
      <w:marRight w:val="0"/>
      <w:marTop w:val="0"/>
      <w:marBottom w:val="0"/>
      <w:divBdr>
        <w:top w:val="none" w:sz="0" w:space="0" w:color="auto"/>
        <w:left w:val="none" w:sz="0" w:space="0" w:color="auto"/>
        <w:bottom w:val="none" w:sz="0" w:space="0" w:color="auto"/>
        <w:right w:val="none" w:sz="0" w:space="0" w:color="auto"/>
      </w:divBdr>
    </w:div>
    <w:div w:id="1733037968">
      <w:marLeft w:val="640"/>
      <w:marRight w:val="0"/>
      <w:marTop w:val="0"/>
      <w:marBottom w:val="0"/>
      <w:divBdr>
        <w:top w:val="none" w:sz="0" w:space="0" w:color="auto"/>
        <w:left w:val="none" w:sz="0" w:space="0" w:color="auto"/>
        <w:bottom w:val="none" w:sz="0" w:space="0" w:color="auto"/>
        <w:right w:val="none" w:sz="0" w:space="0" w:color="auto"/>
      </w:divBdr>
    </w:div>
    <w:div w:id="1733039540">
      <w:marLeft w:val="640"/>
      <w:marRight w:val="0"/>
      <w:marTop w:val="0"/>
      <w:marBottom w:val="0"/>
      <w:divBdr>
        <w:top w:val="none" w:sz="0" w:space="0" w:color="auto"/>
        <w:left w:val="none" w:sz="0" w:space="0" w:color="auto"/>
        <w:bottom w:val="none" w:sz="0" w:space="0" w:color="auto"/>
        <w:right w:val="none" w:sz="0" w:space="0" w:color="auto"/>
      </w:divBdr>
    </w:div>
    <w:div w:id="1733190201">
      <w:marLeft w:val="640"/>
      <w:marRight w:val="0"/>
      <w:marTop w:val="0"/>
      <w:marBottom w:val="0"/>
      <w:divBdr>
        <w:top w:val="none" w:sz="0" w:space="0" w:color="auto"/>
        <w:left w:val="none" w:sz="0" w:space="0" w:color="auto"/>
        <w:bottom w:val="none" w:sz="0" w:space="0" w:color="auto"/>
        <w:right w:val="none" w:sz="0" w:space="0" w:color="auto"/>
      </w:divBdr>
    </w:div>
    <w:div w:id="1733233770">
      <w:marLeft w:val="640"/>
      <w:marRight w:val="0"/>
      <w:marTop w:val="0"/>
      <w:marBottom w:val="0"/>
      <w:divBdr>
        <w:top w:val="none" w:sz="0" w:space="0" w:color="auto"/>
        <w:left w:val="none" w:sz="0" w:space="0" w:color="auto"/>
        <w:bottom w:val="none" w:sz="0" w:space="0" w:color="auto"/>
        <w:right w:val="none" w:sz="0" w:space="0" w:color="auto"/>
      </w:divBdr>
    </w:div>
    <w:div w:id="1733262826">
      <w:marLeft w:val="640"/>
      <w:marRight w:val="0"/>
      <w:marTop w:val="0"/>
      <w:marBottom w:val="0"/>
      <w:divBdr>
        <w:top w:val="none" w:sz="0" w:space="0" w:color="auto"/>
        <w:left w:val="none" w:sz="0" w:space="0" w:color="auto"/>
        <w:bottom w:val="none" w:sz="0" w:space="0" w:color="auto"/>
        <w:right w:val="none" w:sz="0" w:space="0" w:color="auto"/>
      </w:divBdr>
    </w:div>
    <w:div w:id="1733306849">
      <w:marLeft w:val="640"/>
      <w:marRight w:val="0"/>
      <w:marTop w:val="0"/>
      <w:marBottom w:val="0"/>
      <w:divBdr>
        <w:top w:val="none" w:sz="0" w:space="0" w:color="auto"/>
        <w:left w:val="none" w:sz="0" w:space="0" w:color="auto"/>
        <w:bottom w:val="none" w:sz="0" w:space="0" w:color="auto"/>
        <w:right w:val="none" w:sz="0" w:space="0" w:color="auto"/>
      </w:divBdr>
    </w:div>
    <w:div w:id="1733382225">
      <w:marLeft w:val="640"/>
      <w:marRight w:val="0"/>
      <w:marTop w:val="0"/>
      <w:marBottom w:val="0"/>
      <w:divBdr>
        <w:top w:val="none" w:sz="0" w:space="0" w:color="auto"/>
        <w:left w:val="none" w:sz="0" w:space="0" w:color="auto"/>
        <w:bottom w:val="none" w:sz="0" w:space="0" w:color="auto"/>
        <w:right w:val="none" w:sz="0" w:space="0" w:color="auto"/>
      </w:divBdr>
    </w:div>
    <w:div w:id="1733457654">
      <w:marLeft w:val="640"/>
      <w:marRight w:val="0"/>
      <w:marTop w:val="0"/>
      <w:marBottom w:val="0"/>
      <w:divBdr>
        <w:top w:val="none" w:sz="0" w:space="0" w:color="auto"/>
        <w:left w:val="none" w:sz="0" w:space="0" w:color="auto"/>
        <w:bottom w:val="none" w:sz="0" w:space="0" w:color="auto"/>
        <w:right w:val="none" w:sz="0" w:space="0" w:color="auto"/>
      </w:divBdr>
    </w:div>
    <w:div w:id="1733457986">
      <w:marLeft w:val="640"/>
      <w:marRight w:val="0"/>
      <w:marTop w:val="0"/>
      <w:marBottom w:val="0"/>
      <w:divBdr>
        <w:top w:val="none" w:sz="0" w:space="0" w:color="auto"/>
        <w:left w:val="none" w:sz="0" w:space="0" w:color="auto"/>
        <w:bottom w:val="none" w:sz="0" w:space="0" w:color="auto"/>
        <w:right w:val="none" w:sz="0" w:space="0" w:color="auto"/>
      </w:divBdr>
    </w:div>
    <w:div w:id="1733501637">
      <w:marLeft w:val="640"/>
      <w:marRight w:val="0"/>
      <w:marTop w:val="0"/>
      <w:marBottom w:val="0"/>
      <w:divBdr>
        <w:top w:val="none" w:sz="0" w:space="0" w:color="auto"/>
        <w:left w:val="none" w:sz="0" w:space="0" w:color="auto"/>
        <w:bottom w:val="none" w:sz="0" w:space="0" w:color="auto"/>
        <w:right w:val="none" w:sz="0" w:space="0" w:color="auto"/>
      </w:divBdr>
    </w:div>
    <w:div w:id="1733575268">
      <w:marLeft w:val="640"/>
      <w:marRight w:val="0"/>
      <w:marTop w:val="0"/>
      <w:marBottom w:val="0"/>
      <w:divBdr>
        <w:top w:val="none" w:sz="0" w:space="0" w:color="auto"/>
        <w:left w:val="none" w:sz="0" w:space="0" w:color="auto"/>
        <w:bottom w:val="none" w:sz="0" w:space="0" w:color="auto"/>
        <w:right w:val="none" w:sz="0" w:space="0" w:color="auto"/>
      </w:divBdr>
    </w:div>
    <w:div w:id="1733578190">
      <w:marLeft w:val="640"/>
      <w:marRight w:val="0"/>
      <w:marTop w:val="0"/>
      <w:marBottom w:val="0"/>
      <w:divBdr>
        <w:top w:val="none" w:sz="0" w:space="0" w:color="auto"/>
        <w:left w:val="none" w:sz="0" w:space="0" w:color="auto"/>
        <w:bottom w:val="none" w:sz="0" w:space="0" w:color="auto"/>
        <w:right w:val="none" w:sz="0" w:space="0" w:color="auto"/>
      </w:divBdr>
    </w:div>
    <w:div w:id="1733890505">
      <w:marLeft w:val="640"/>
      <w:marRight w:val="0"/>
      <w:marTop w:val="0"/>
      <w:marBottom w:val="0"/>
      <w:divBdr>
        <w:top w:val="none" w:sz="0" w:space="0" w:color="auto"/>
        <w:left w:val="none" w:sz="0" w:space="0" w:color="auto"/>
        <w:bottom w:val="none" w:sz="0" w:space="0" w:color="auto"/>
        <w:right w:val="none" w:sz="0" w:space="0" w:color="auto"/>
      </w:divBdr>
    </w:div>
    <w:div w:id="1733890631">
      <w:marLeft w:val="640"/>
      <w:marRight w:val="0"/>
      <w:marTop w:val="0"/>
      <w:marBottom w:val="0"/>
      <w:divBdr>
        <w:top w:val="none" w:sz="0" w:space="0" w:color="auto"/>
        <w:left w:val="none" w:sz="0" w:space="0" w:color="auto"/>
        <w:bottom w:val="none" w:sz="0" w:space="0" w:color="auto"/>
        <w:right w:val="none" w:sz="0" w:space="0" w:color="auto"/>
      </w:divBdr>
    </w:div>
    <w:div w:id="1733964399">
      <w:marLeft w:val="640"/>
      <w:marRight w:val="0"/>
      <w:marTop w:val="0"/>
      <w:marBottom w:val="0"/>
      <w:divBdr>
        <w:top w:val="none" w:sz="0" w:space="0" w:color="auto"/>
        <w:left w:val="none" w:sz="0" w:space="0" w:color="auto"/>
        <w:bottom w:val="none" w:sz="0" w:space="0" w:color="auto"/>
        <w:right w:val="none" w:sz="0" w:space="0" w:color="auto"/>
      </w:divBdr>
    </w:div>
    <w:div w:id="1733969754">
      <w:marLeft w:val="640"/>
      <w:marRight w:val="0"/>
      <w:marTop w:val="0"/>
      <w:marBottom w:val="0"/>
      <w:divBdr>
        <w:top w:val="none" w:sz="0" w:space="0" w:color="auto"/>
        <w:left w:val="none" w:sz="0" w:space="0" w:color="auto"/>
        <w:bottom w:val="none" w:sz="0" w:space="0" w:color="auto"/>
        <w:right w:val="none" w:sz="0" w:space="0" w:color="auto"/>
      </w:divBdr>
    </w:div>
    <w:div w:id="1734036405">
      <w:marLeft w:val="640"/>
      <w:marRight w:val="0"/>
      <w:marTop w:val="0"/>
      <w:marBottom w:val="0"/>
      <w:divBdr>
        <w:top w:val="none" w:sz="0" w:space="0" w:color="auto"/>
        <w:left w:val="none" w:sz="0" w:space="0" w:color="auto"/>
        <w:bottom w:val="none" w:sz="0" w:space="0" w:color="auto"/>
        <w:right w:val="none" w:sz="0" w:space="0" w:color="auto"/>
      </w:divBdr>
    </w:div>
    <w:div w:id="1734038615">
      <w:marLeft w:val="640"/>
      <w:marRight w:val="0"/>
      <w:marTop w:val="0"/>
      <w:marBottom w:val="0"/>
      <w:divBdr>
        <w:top w:val="none" w:sz="0" w:space="0" w:color="auto"/>
        <w:left w:val="none" w:sz="0" w:space="0" w:color="auto"/>
        <w:bottom w:val="none" w:sz="0" w:space="0" w:color="auto"/>
        <w:right w:val="none" w:sz="0" w:space="0" w:color="auto"/>
      </w:divBdr>
    </w:div>
    <w:div w:id="1734039736">
      <w:marLeft w:val="640"/>
      <w:marRight w:val="0"/>
      <w:marTop w:val="0"/>
      <w:marBottom w:val="0"/>
      <w:divBdr>
        <w:top w:val="none" w:sz="0" w:space="0" w:color="auto"/>
        <w:left w:val="none" w:sz="0" w:space="0" w:color="auto"/>
        <w:bottom w:val="none" w:sz="0" w:space="0" w:color="auto"/>
        <w:right w:val="none" w:sz="0" w:space="0" w:color="auto"/>
      </w:divBdr>
    </w:div>
    <w:div w:id="1734041963">
      <w:marLeft w:val="640"/>
      <w:marRight w:val="0"/>
      <w:marTop w:val="0"/>
      <w:marBottom w:val="0"/>
      <w:divBdr>
        <w:top w:val="none" w:sz="0" w:space="0" w:color="auto"/>
        <w:left w:val="none" w:sz="0" w:space="0" w:color="auto"/>
        <w:bottom w:val="none" w:sz="0" w:space="0" w:color="auto"/>
        <w:right w:val="none" w:sz="0" w:space="0" w:color="auto"/>
      </w:divBdr>
    </w:div>
    <w:div w:id="1734084451">
      <w:marLeft w:val="640"/>
      <w:marRight w:val="0"/>
      <w:marTop w:val="0"/>
      <w:marBottom w:val="0"/>
      <w:divBdr>
        <w:top w:val="none" w:sz="0" w:space="0" w:color="auto"/>
        <w:left w:val="none" w:sz="0" w:space="0" w:color="auto"/>
        <w:bottom w:val="none" w:sz="0" w:space="0" w:color="auto"/>
        <w:right w:val="none" w:sz="0" w:space="0" w:color="auto"/>
      </w:divBdr>
    </w:div>
    <w:div w:id="1734113415">
      <w:marLeft w:val="640"/>
      <w:marRight w:val="0"/>
      <w:marTop w:val="0"/>
      <w:marBottom w:val="0"/>
      <w:divBdr>
        <w:top w:val="none" w:sz="0" w:space="0" w:color="auto"/>
        <w:left w:val="none" w:sz="0" w:space="0" w:color="auto"/>
        <w:bottom w:val="none" w:sz="0" w:space="0" w:color="auto"/>
        <w:right w:val="none" w:sz="0" w:space="0" w:color="auto"/>
      </w:divBdr>
    </w:div>
    <w:div w:id="1734114488">
      <w:marLeft w:val="640"/>
      <w:marRight w:val="0"/>
      <w:marTop w:val="0"/>
      <w:marBottom w:val="0"/>
      <w:divBdr>
        <w:top w:val="none" w:sz="0" w:space="0" w:color="auto"/>
        <w:left w:val="none" w:sz="0" w:space="0" w:color="auto"/>
        <w:bottom w:val="none" w:sz="0" w:space="0" w:color="auto"/>
        <w:right w:val="none" w:sz="0" w:space="0" w:color="auto"/>
      </w:divBdr>
    </w:div>
    <w:div w:id="1734115311">
      <w:marLeft w:val="640"/>
      <w:marRight w:val="0"/>
      <w:marTop w:val="0"/>
      <w:marBottom w:val="0"/>
      <w:divBdr>
        <w:top w:val="none" w:sz="0" w:space="0" w:color="auto"/>
        <w:left w:val="none" w:sz="0" w:space="0" w:color="auto"/>
        <w:bottom w:val="none" w:sz="0" w:space="0" w:color="auto"/>
        <w:right w:val="none" w:sz="0" w:space="0" w:color="auto"/>
      </w:divBdr>
    </w:div>
    <w:div w:id="1734234171">
      <w:marLeft w:val="640"/>
      <w:marRight w:val="0"/>
      <w:marTop w:val="0"/>
      <w:marBottom w:val="0"/>
      <w:divBdr>
        <w:top w:val="none" w:sz="0" w:space="0" w:color="auto"/>
        <w:left w:val="none" w:sz="0" w:space="0" w:color="auto"/>
        <w:bottom w:val="none" w:sz="0" w:space="0" w:color="auto"/>
        <w:right w:val="none" w:sz="0" w:space="0" w:color="auto"/>
      </w:divBdr>
    </w:div>
    <w:div w:id="1734234662">
      <w:marLeft w:val="640"/>
      <w:marRight w:val="0"/>
      <w:marTop w:val="0"/>
      <w:marBottom w:val="0"/>
      <w:divBdr>
        <w:top w:val="none" w:sz="0" w:space="0" w:color="auto"/>
        <w:left w:val="none" w:sz="0" w:space="0" w:color="auto"/>
        <w:bottom w:val="none" w:sz="0" w:space="0" w:color="auto"/>
        <w:right w:val="none" w:sz="0" w:space="0" w:color="auto"/>
      </w:divBdr>
    </w:div>
    <w:div w:id="1734279795">
      <w:marLeft w:val="640"/>
      <w:marRight w:val="0"/>
      <w:marTop w:val="0"/>
      <w:marBottom w:val="0"/>
      <w:divBdr>
        <w:top w:val="none" w:sz="0" w:space="0" w:color="auto"/>
        <w:left w:val="none" w:sz="0" w:space="0" w:color="auto"/>
        <w:bottom w:val="none" w:sz="0" w:space="0" w:color="auto"/>
        <w:right w:val="none" w:sz="0" w:space="0" w:color="auto"/>
      </w:divBdr>
    </w:div>
    <w:div w:id="1734425591">
      <w:marLeft w:val="640"/>
      <w:marRight w:val="0"/>
      <w:marTop w:val="0"/>
      <w:marBottom w:val="0"/>
      <w:divBdr>
        <w:top w:val="none" w:sz="0" w:space="0" w:color="auto"/>
        <w:left w:val="none" w:sz="0" w:space="0" w:color="auto"/>
        <w:bottom w:val="none" w:sz="0" w:space="0" w:color="auto"/>
        <w:right w:val="none" w:sz="0" w:space="0" w:color="auto"/>
      </w:divBdr>
    </w:div>
    <w:div w:id="1734425770">
      <w:marLeft w:val="640"/>
      <w:marRight w:val="0"/>
      <w:marTop w:val="0"/>
      <w:marBottom w:val="0"/>
      <w:divBdr>
        <w:top w:val="none" w:sz="0" w:space="0" w:color="auto"/>
        <w:left w:val="none" w:sz="0" w:space="0" w:color="auto"/>
        <w:bottom w:val="none" w:sz="0" w:space="0" w:color="auto"/>
        <w:right w:val="none" w:sz="0" w:space="0" w:color="auto"/>
      </w:divBdr>
    </w:div>
    <w:div w:id="1734429702">
      <w:marLeft w:val="640"/>
      <w:marRight w:val="0"/>
      <w:marTop w:val="0"/>
      <w:marBottom w:val="0"/>
      <w:divBdr>
        <w:top w:val="none" w:sz="0" w:space="0" w:color="auto"/>
        <w:left w:val="none" w:sz="0" w:space="0" w:color="auto"/>
        <w:bottom w:val="none" w:sz="0" w:space="0" w:color="auto"/>
        <w:right w:val="none" w:sz="0" w:space="0" w:color="auto"/>
      </w:divBdr>
    </w:div>
    <w:div w:id="1734498608">
      <w:marLeft w:val="640"/>
      <w:marRight w:val="0"/>
      <w:marTop w:val="0"/>
      <w:marBottom w:val="0"/>
      <w:divBdr>
        <w:top w:val="none" w:sz="0" w:space="0" w:color="auto"/>
        <w:left w:val="none" w:sz="0" w:space="0" w:color="auto"/>
        <w:bottom w:val="none" w:sz="0" w:space="0" w:color="auto"/>
        <w:right w:val="none" w:sz="0" w:space="0" w:color="auto"/>
      </w:divBdr>
    </w:div>
    <w:div w:id="1734615522">
      <w:marLeft w:val="640"/>
      <w:marRight w:val="0"/>
      <w:marTop w:val="0"/>
      <w:marBottom w:val="0"/>
      <w:divBdr>
        <w:top w:val="none" w:sz="0" w:space="0" w:color="auto"/>
        <w:left w:val="none" w:sz="0" w:space="0" w:color="auto"/>
        <w:bottom w:val="none" w:sz="0" w:space="0" w:color="auto"/>
        <w:right w:val="none" w:sz="0" w:space="0" w:color="auto"/>
      </w:divBdr>
    </w:div>
    <w:div w:id="1734624570">
      <w:marLeft w:val="640"/>
      <w:marRight w:val="0"/>
      <w:marTop w:val="0"/>
      <w:marBottom w:val="0"/>
      <w:divBdr>
        <w:top w:val="none" w:sz="0" w:space="0" w:color="auto"/>
        <w:left w:val="none" w:sz="0" w:space="0" w:color="auto"/>
        <w:bottom w:val="none" w:sz="0" w:space="0" w:color="auto"/>
        <w:right w:val="none" w:sz="0" w:space="0" w:color="auto"/>
      </w:divBdr>
    </w:div>
    <w:div w:id="1734740846">
      <w:marLeft w:val="640"/>
      <w:marRight w:val="0"/>
      <w:marTop w:val="0"/>
      <w:marBottom w:val="0"/>
      <w:divBdr>
        <w:top w:val="none" w:sz="0" w:space="0" w:color="auto"/>
        <w:left w:val="none" w:sz="0" w:space="0" w:color="auto"/>
        <w:bottom w:val="none" w:sz="0" w:space="0" w:color="auto"/>
        <w:right w:val="none" w:sz="0" w:space="0" w:color="auto"/>
      </w:divBdr>
    </w:div>
    <w:div w:id="1734742355">
      <w:marLeft w:val="640"/>
      <w:marRight w:val="0"/>
      <w:marTop w:val="0"/>
      <w:marBottom w:val="0"/>
      <w:divBdr>
        <w:top w:val="none" w:sz="0" w:space="0" w:color="auto"/>
        <w:left w:val="none" w:sz="0" w:space="0" w:color="auto"/>
        <w:bottom w:val="none" w:sz="0" w:space="0" w:color="auto"/>
        <w:right w:val="none" w:sz="0" w:space="0" w:color="auto"/>
      </w:divBdr>
    </w:div>
    <w:div w:id="1734887991">
      <w:marLeft w:val="640"/>
      <w:marRight w:val="0"/>
      <w:marTop w:val="0"/>
      <w:marBottom w:val="0"/>
      <w:divBdr>
        <w:top w:val="none" w:sz="0" w:space="0" w:color="auto"/>
        <w:left w:val="none" w:sz="0" w:space="0" w:color="auto"/>
        <w:bottom w:val="none" w:sz="0" w:space="0" w:color="auto"/>
        <w:right w:val="none" w:sz="0" w:space="0" w:color="auto"/>
      </w:divBdr>
    </w:div>
    <w:div w:id="1735078973">
      <w:marLeft w:val="640"/>
      <w:marRight w:val="0"/>
      <w:marTop w:val="0"/>
      <w:marBottom w:val="0"/>
      <w:divBdr>
        <w:top w:val="none" w:sz="0" w:space="0" w:color="auto"/>
        <w:left w:val="none" w:sz="0" w:space="0" w:color="auto"/>
        <w:bottom w:val="none" w:sz="0" w:space="0" w:color="auto"/>
        <w:right w:val="none" w:sz="0" w:space="0" w:color="auto"/>
      </w:divBdr>
    </w:div>
    <w:div w:id="1735087003">
      <w:marLeft w:val="640"/>
      <w:marRight w:val="0"/>
      <w:marTop w:val="0"/>
      <w:marBottom w:val="0"/>
      <w:divBdr>
        <w:top w:val="none" w:sz="0" w:space="0" w:color="auto"/>
        <w:left w:val="none" w:sz="0" w:space="0" w:color="auto"/>
        <w:bottom w:val="none" w:sz="0" w:space="0" w:color="auto"/>
        <w:right w:val="none" w:sz="0" w:space="0" w:color="auto"/>
      </w:divBdr>
    </w:div>
    <w:div w:id="1735154210">
      <w:marLeft w:val="640"/>
      <w:marRight w:val="0"/>
      <w:marTop w:val="0"/>
      <w:marBottom w:val="0"/>
      <w:divBdr>
        <w:top w:val="none" w:sz="0" w:space="0" w:color="auto"/>
        <w:left w:val="none" w:sz="0" w:space="0" w:color="auto"/>
        <w:bottom w:val="none" w:sz="0" w:space="0" w:color="auto"/>
        <w:right w:val="none" w:sz="0" w:space="0" w:color="auto"/>
      </w:divBdr>
    </w:div>
    <w:div w:id="1735155118">
      <w:marLeft w:val="640"/>
      <w:marRight w:val="0"/>
      <w:marTop w:val="0"/>
      <w:marBottom w:val="0"/>
      <w:divBdr>
        <w:top w:val="none" w:sz="0" w:space="0" w:color="auto"/>
        <w:left w:val="none" w:sz="0" w:space="0" w:color="auto"/>
        <w:bottom w:val="none" w:sz="0" w:space="0" w:color="auto"/>
        <w:right w:val="none" w:sz="0" w:space="0" w:color="auto"/>
      </w:divBdr>
    </w:div>
    <w:div w:id="1735203560">
      <w:marLeft w:val="640"/>
      <w:marRight w:val="0"/>
      <w:marTop w:val="0"/>
      <w:marBottom w:val="0"/>
      <w:divBdr>
        <w:top w:val="none" w:sz="0" w:space="0" w:color="auto"/>
        <w:left w:val="none" w:sz="0" w:space="0" w:color="auto"/>
        <w:bottom w:val="none" w:sz="0" w:space="0" w:color="auto"/>
        <w:right w:val="none" w:sz="0" w:space="0" w:color="auto"/>
      </w:divBdr>
    </w:div>
    <w:div w:id="1735348526">
      <w:marLeft w:val="640"/>
      <w:marRight w:val="0"/>
      <w:marTop w:val="0"/>
      <w:marBottom w:val="0"/>
      <w:divBdr>
        <w:top w:val="none" w:sz="0" w:space="0" w:color="auto"/>
        <w:left w:val="none" w:sz="0" w:space="0" w:color="auto"/>
        <w:bottom w:val="none" w:sz="0" w:space="0" w:color="auto"/>
        <w:right w:val="none" w:sz="0" w:space="0" w:color="auto"/>
      </w:divBdr>
    </w:div>
    <w:div w:id="1735350091">
      <w:marLeft w:val="640"/>
      <w:marRight w:val="0"/>
      <w:marTop w:val="0"/>
      <w:marBottom w:val="0"/>
      <w:divBdr>
        <w:top w:val="none" w:sz="0" w:space="0" w:color="auto"/>
        <w:left w:val="none" w:sz="0" w:space="0" w:color="auto"/>
        <w:bottom w:val="none" w:sz="0" w:space="0" w:color="auto"/>
        <w:right w:val="none" w:sz="0" w:space="0" w:color="auto"/>
      </w:divBdr>
    </w:div>
    <w:div w:id="1735394934">
      <w:marLeft w:val="640"/>
      <w:marRight w:val="0"/>
      <w:marTop w:val="0"/>
      <w:marBottom w:val="0"/>
      <w:divBdr>
        <w:top w:val="none" w:sz="0" w:space="0" w:color="auto"/>
        <w:left w:val="none" w:sz="0" w:space="0" w:color="auto"/>
        <w:bottom w:val="none" w:sz="0" w:space="0" w:color="auto"/>
        <w:right w:val="none" w:sz="0" w:space="0" w:color="auto"/>
      </w:divBdr>
    </w:div>
    <w:div w:id="1735397306">
      <w:marLeft w:val="640"/>
      <w:marRight w:val="0"/>
      <w:marTop w:val="0"/>
      <w:marBottom w:val="0"/>
      <w:divBdr>
        <w:top w:val="none" w:sz="0" w:space="0" w:color="auto"/>
        <w:left w:val="none" w:sz="0" w:space="0" w:color="auto"/>
        <w:bottom w:val="none" w:sz="0" w:space="0" w:color="auto"/>
        <w:right w:val="none" w:sz="0" w:space="0" w:color="auto"/>
      </w:divBdr>
    </w:div>
    <w:div w:id="1735422638">
      <w:marLeft w:val="640"/>
      <w:marRight w:val="0"/>
      <w:marTop w:val="0"/>
      <w:marBottom w:val="0"/>
      <w:divBdr>
        <w:top w:val="none" w:sz="0" w:space="0" w:color="auto"/>
        <w:left w:val="none" w:sz="0" w:space="0" w:color="auto"/>
        <w:bottom w:val="none" w:sz="0" w:space="0" w:color="auto"/>
        <w:right w:val="none" w:sz="0" w:space="0" w:color="auto"/>
      </w:divBdr>
    </w:div>
    <w:div w:id="1735590631">
      <w:marLeft w:val="640"/>
      <w:marRight w:val="0"/>
      <w:marTop w:val="0"/>
      <w:marBottom w:val="0"/>
      <w:divBdr>
        <w:top w:val="none" w:sz="0" w:space="0" w:color="auto"/>
        <w:left w:val="none" w:sz="0" w:space="0" w:color="auto"/>
        <w:bottom w:val="none" w:sz="0" w:space="0" w:color="auto"/>
        <w:right w:val="none" w:sz="0" w:space="0" w:color="auto"/>
      </w:divBdr>
    </w:div>
    <w:div w:id="1735618054">
      <w:marLeft w:val="640"/>
      <w:marRight w:val="0"/>
      <w:marTop w:val="0"/>
      <w:marBottom w:val="0"/>
      <w:divBdr>
        <w:top w:val="none" w:sz="0" w:space="0" w:color="auto"/>
        <w:left w:val="none" w:sz="0" w:space="0" w:color="auto"/>
        <w:bottom w:val="none" w:sz="0" w:space="0" w:color="auto"/>
        <w:right w:val="none" w:sz="0" w:space="0" w:color="auto"/>
      </w:divBdr>
    </w:div>
    <w:div w:id="1735659980">
      <w:marLeft w:val="640"/>
      <w:marRight w:val="0"/>
      <w:marTop w:val="0"/>
      <w:marBottom w:val="0"/>
      <w:divBdr>
        <w:top w:val="none" w:sz="0" w:space="0" w:color="auto"/>
        <w:left w:val="none" w:sz="0" w:space="0" w:color="auto"/>
        <w:bottom w:val="none" w:sz="0" w:space="0" w:color="auto"/>
        <w:right w:val="none" w:sz="0" w:space="0" w:color="auto"/>
      </w:divBdr>
    </w:div>
    <w:div w:id="1735810052">
      <w:marLeft w:val="640"/>
      <w:marRight w:val="0"/>
      <w:marTop w:val="0"/>
      <w:marBottom w:val="0"/>
      <w:divBdr>
        <w:top w:val="none" w:sz="0" w:space="0" w:color="auto"/>
        <w:left w:val="none" w:sz="0" w:space="0" w:color="auto"/>
        <w:bottom w:val="none" w:sz="0" w:space="0" w:color="auto"/>
        <w:right w:val="none" w:sz="0" w:space="0" w:color="auto"/>
      </w:divBdr>
    </w:div>
    <w:div w:id="1735854885">
      <w:marLeft w:val="640"/>
      <w:marRight w:val="0"/>
      <w:marTop w:val="0"/>
      <w:marBottom w:val="0"/>
      <w:divBdr>
        <w:top w:val="none" w:sz="0" w:space="0" w:color="auto"/>
        <w:left w:val="none" w:sz="0" w:space="0" w:color="auto"/>
        <w:bottom w:val="none" w:sz="0" w:space="0" w:color="auto"/>
        <w:right w:val="none" w:sz="0" w:space="0" w:color="auto"/>
      </w:divBdr>
    </w:div>
    <w:div w:id="1735883967">
      <w:marLeft w:val="640"/>
      <w:marRight w:val="0"/>
      <w:marTop w:val="0"/>
      <w:marBottom w:val="0"/>
      <w:divBdr>
        <w:top w:val="none" w:sz="0" w:space="0" w:color="auto"/>
        <w:left w:val="none" w:sz="0" w:space="0" w:color="auto"/>
        <w:bottom w:val="none" w:sz="0" w:space="0" w:color="auto"/>
        <w:right w:val="none" w:sz="0" w:space="0" w:color="auto"/>
      </w:divBdr>
    </w:div>
    <w:div w:id="1735929221">
      <w:marLeft w:val="640"/>
      <w:marRight w:val="0"/>
      <w:marTop w:val="0"/>
      <w:marBottom w:val="0"/>
      <w:divBdr>
        <w:top w:val="none" w:sz="0" w:space="0" w:color="auto"/>
        <w:left w:val="none" w:sz="0" w:space="0" w:color="auto"/>
        <w:bottom w:val="none" w:sz="0" w:space="0" w:color="auto"/>
        <w:right w:val="none" w:sz="0" w:space="0" w:color="auto"/>
      </w:divBdr>
    </w:div>
    <w:div w:id="1736049945">
      <w:marLeft w:val="640"/>
      <w:marRight w:val="0"/>
      <w:marTop w:val="0"/>
      <w:marBottom w:val="0"/>
      <w:divBdr>
        <w:top w:val="none" w:sz="0" w:space="0" w:color="auto"/>
        <w:left w:val="none" w:sz="0" w:space="0" w:color="auto"/>
        <w:bottom w:val="none" w:sz="0" w:space="0" w:color="auto"/>
        <w:right w:val="none" w:sz="0" w:space="0" w:color="auto"/>
      </w:divBdr>
    </w:div>
    <w:div w:id="1736121563">
      <w:marLeft w:val="640"/>
      <w:marRight w:val="0"/>
      <w:marTop w:val="0"/>
      <w:marBottom w:val="0"/>
      <w:divBdr>
        <w:top w:val="none" w:sz="0" w:space="0" w:color="auto"/>
        <w:left w:val="none" w:sz="0" w:space="0" w:color="auto"/>
        <w:bottom w:val="none" w:sz="0" w:space="0" w:color="auto"/>
        <w:right w:val="none" w:sz="0" w:space="0" w:color="auto"/>
      </w:divBdr>
    </w:div>
    <w:div w:id="1736195354">
      <w:marLeft w:val="640"/>
      <w:marRight w:val="0"/>
      <w:marTop w:val="0"/>
      <w:marBottom w:val="0"/>
      <w:divBdr>
        <w:top w:val="none" w:sz="0" w:space="0" w:color="auto"/>
        <w:left w:val="none" w:sz="0" w:space="0" w:color="auto"/>
        <w:bottom w:val="none" w:sz="0" w:space="0" w:color="auto"/>
        <w:right w:val="none" w:sz="0" w:space="0" w:color="auto"/>
      </w:divBdr>
    </w:div>
    <w:div w:id="1736274219">
      <w:marLeft w:val="640"/>
      <w:marRight w:val="0"/>
      <w:marTop w:val="0"/>
      <w:marBottom w:val="0"/>
      <w:divBdr>
        <w:top w:val="none" w:sz="0" w:space="0" w:color="auto"/>
        <w:left w:val="none" w:sz="0" w:space="0" w:color="auto"/>
        <w:bottom w:val="none" w:sz="0" w:space="0" w:color="auto"/>
        <w:right w:val="none" w:sz="0" w:space="0" w:color="auto"/>
      </w:divBdr>
    </w:div>
    <w:div w:id="1736275409">
      <w:marLeft w:val="640"/>
      <w:marRight w:val="0"/>
      <w:marTop w:val="0"/>
      <w:marBottom w:val="0"/>
      <w:divBdr>
        <w:top w:val="none" w:sz="0" w:space="0" w:color="auto"/>
        <w:left w:val="none" w:sz="0" w:space="0" w:color="auto"/>
        <w:bottom w:val="none" w:sz="0" w:space="0" w:color="auto"/>
        <w:right w:val="none" w:sz="0" w:space="0" w:color="auto"/>
      </w:divBdr>
    </w:div>
    <w:div w:id="1736313403">
      <w:marLeft w:val="640"/>
      <w:marRight w:val="0"/>
      <w:marTop w:val="0"/>
      <w:marBottom w:val="0"/>
      <w:divBdr>
        <w:top w:val="none" w:sz="0" w:space="0" w:color="auto"/>
        <w:left w:val="none" w:sz="0" w:space="0" w:color="auto"/>
        <w:bottom w:val="none" w:sz="0" w:space="0" w:color="auto"/>
        <w:right w:val="none" w:sz="0" w:space="0" w:color="auto"/>
      </w:divBdr>
    </w:div>
    <w:div w:id="1736466404">
      <w:marLeft w:val="640"/>
      <w:marRight w:val="0"/>
      <w:marTop w:val="0"/>
      <w:marBottom w:val="0"/>
      <w:divBdr>
        <w:top w:val="none" w:sz="0" w:space="0" w:color="auto"/>
        <w:left w:val="none" w:sz="0" w:space="0" w:color="auto"/>
        <w:bottom w:val="none" w:sz="0" w:space="0" w:color="auto"/>
        <w:right w:val="none" w:sz="0" w:space="0" w:color="auto"/>
      </w:divBdr>
    </w:div>
    <w:div w:id="1736509594">
      <w:marLeft w:val="640"/>
      <w:marRight w:val="0"/>
      <w:marTop w:val="0"/>
      <w:marBottom w:val="0"/>
      <w:divBdr>
        <w:top w:val="none" w:sz="0" w:space="0" w:color="auto"/>
        <w:left w:val="none" w:sz="0" w:space="0" w:color="auto"/>
        <w:bottom w:val="none" w:sz="0" w:space="0" w:color="auto"/>
        <w:right w:val="none" w:sz="0" w:space="0" w:color="auto"/>
      </w:divBdr>
    </w:div>
    <w:div w:id="1736584224">
      <w:marLeft w:val="640"/>
      <w:marRight w:val="0"/>
      <w:marTop w:val="0"/>
      <w:marBottom w:val="0"/>
      <w:divBdr>
        <w:top w:val="none" w:sz="0" w:space="0" w:color="auto"/>
        <w:left w:val="none" w:sz="0" w:space="0" w:color="auto"/>
        <w:bottom w:val="none" w:sz="0" w:space="0" w:color="auto"/>
        <w:right w:val="none" w:sz="0" w:space="0" w:color="auto"/>
      </w:divBdr>
    </w:div>
    <w:div w:id="1736586694">
      <w:marLeft w:val="640"/>
      <w:marRight w:val="0"/>
      <w:marTop w:val="0"/>
      <w:marBottom w:val="0"/>
      <w:divBdr>
        <w:top w:val="none" w:sz="0" w:space="0" w:color="auto"/>
        <w:left w:val="none" w:sz="0" w:space="0" w:color="auto"/>
        <w:bottom w:val="none" w:sz="0" w:space="0" w:color="auto"/>
        <w:right w:val="none" w:sz="0" w:space="0" w:color="auto"/>
      </w:divBdr>
    </w:div>
    <w:div w:id="1736588618">
      <w:marLeft w:val="640"/>
      <w:marRight w:val="0"/>
      <w:marTop w:val="0"/>
      <w:marBottom w:val="0"/>
      <w:divBdr>
        <w:top w:val="none" w:sz="0" w:space="0" w:color="auto"/>
        <w:left w:val="none" w:sz="0" w:space="0" w:color="auto"/>
        <w:bottom w:val="none" w:sz="0" w:space="0" w:color="auto"/>
        <w:right w:val="none" w:sz="0" w:space="0" w:color="auto"/>
      </w:divBdr>
    </w:div>
    <w:div w:id="1736589996">
      <w:marLeft w:val="640"/>
      <w:marRight w:val="0"/>
      <w:marTop w:val="0"/>
      <w:marBottom w:val="0"/>
      <w:divBdr>
        <w:top w:val="none" w:sz="0" w:space="0" w:color="auto"/>
        <w:left w:val="none" w:sz="0" w:space="0" w:color="auto"/>
        <w:bottom w:val="none" w:sz="0" w:space="0" w:color="auto"/>
        <w:right w:val="none" w:sz="0" w:space="0" w:color="auto"/>
      </w:divBdr>
    </w:div>
    <w:div w:id="1736856689">
      <w:marLeft w:val="640"/>
      <w:marRight w:val="0"/>
      <w:marTop w:val="0"/>
      <w:marBottom w:val="0"/>
      <w:divBdr>
        <w:top w:val="none" w:sz="0" w:space="0" w:color="auto"/>
        <w:left w:val="none" w:sz="0" w:space="0" w:color="auto"/>
        <w:bottom w:val="none" w:sz="0" w:space="0" w:color="auto"/>
        <w:right w:val="none" w:sz="0" w:space="0" w:color="auto"/>
      </w:divBdr>
    </w:div>
    <w:div w:id="1736926431">
      <w:marLeft w:val="640"/>
      <w:marRight w:val="0"/>
      <w:marTop w:val="0"/>
      <w:marBottom w:val="0"/>
      <w:divBdr>
        <w:top w:val="none" w:sz="0" w:space="0" w:color="auto"/>
        <w:left w:val="none" w:sz="0" w:space="0" w:color="auto"/>
        <w:bottom w:val="none" w:sz="0" w:space="0" w:color="auto"/>
        <w:right w:val="none" w:sz="0" w:space="0" w:color="auto"/>
      </w:divBdr>
    </w:div>
    <w:div w:id="1736969950">
      <w:marLeft w:val="640"/>
      <w:marRight w:val="0"/>
      <w:marTop w:val="0"/>
      <w:marBottom w:val="0"/>
      <w:divBdr>
        <w:top w:val="none" w:sz="0" w:space="0" w:color="auto"/>
        <w:left w:val="none" w:sz="0" w:space="0" w:color="auto"/>
        <w:bottom w:val="none" w:sz="0" w:space="0" w:color="auto"/>
        <w:right w:val="none" w:sz="0" w:space="0" w:color="auto"/>
      </w:divBdr>
    </w:div>
    <w:div w:id="1737044850">
      <w:marLeft w:val="640"/>
      <w:marRight w:val="0"/>
      <w:marTop w:val="0"/>
      <w:marBottom w:val="0"/>
      <w:divBdr>
        <w:top w:val="none" w:sz="0" w:space="0" w:color="auto"/>
        <w:left w:val="none" w:sz="0" w:space="0" w:color="auto"/>
        <w:bottom w:val="none" w:sz="0" w:space="0" w:color="auto"/>
        <w:right w:val="none" w:sz="0" w:space="0" w:color="auto"/>
      </w:divBdr>
    </w:div>
    <w:div w:id="1737119730">
      <w:marLeft w:val="640"/>
      <w:marRight w:val="0"/>
      <w:marTop w:val="0"/>
      <w:marBottom w:val="0"/>
      <w:divBdr>
        <w:top w:val="none" w:sz="0" w:space="0" w:color="auto"/>
        <w:left w:val="none" w:sz="0" w:space="0" w:color="auto"/>
        <w:bottom w:val="none" w:sz="0" w:space="0" w:color="auto"/>
        <w:right w:val="none" w:sz="0" w:space="0" w:color="auto"/>
      </w:divBdr>
    </w:div>
    <w:div w:id="1737121177">
      <w:marLeft w:val="640"/>
      <w:marRight w:val="0"/>
      <w:marTop w:val="0"/>
      <w:marBottom w:val="0"/>
      <w:divBdr>
        <w:top w:val="none" w:sz="0" w:space="0" w:color="auto"/>
        <w:left w:val="none" w:sz="0" w:space="0" w:color="auto"/>
        <w:bottom w:val="none" w:sz="0" w:space="0" w:color="auto"/>
        <w:right w:val="none" w:sz="0" w:space="0" w:color="auto"/>
      </w:divBdr>
    </w:div>
    <w:div w:id="1737125447">
      <w:marLeft w:val="640"/>
      <w:marRight w:val="0"/>
      <w:marTop w:val="0"/>
      <w:marBottom w:val="0"/>
      <w:divBdr>
        <w:top w:val="none" w:sz="0" w:space="0" w:color="auto"/>
        <w:left w:val="none" w:sz="0" w:space="0" w:color="auto"/>
        <w:bottom w:val="none" w:sz="0" w:space="0" w:color="auto"/>
        <w:right w:val="none" w:sz="0" w:space="0" w:color="auto"/>
      </w:divBdr>
    </w:div>
    <w:div w:id="1737128263">
      <w:marLeft w:val="640"/>
      <w:marRight w:val="0"/>
      <w:marTop w:val="0"/>
      <w:marBottom w:val="0"/>
      <w:divBdr>
        <w:top w:val="none" w:sz="0" w:space="0" w:color="auto"/>
        <w:left w:val="none" w:sz="0" w:space="0" w:color="auto"/>
        <w:bottom w:val="none" w:sz="0" w:space="0" w:color="auto"/>
        <w:right w:val="none" w:sz="0" w:space="0" w:color="auto"/>
      </w:divBdr>
    </w:div>
    <w:div w:id="1737163300">
      <w:marLeft w:val="640"/>
      <w:marRight w:val="0"/>
      <w:marTop w:val="0"/>
      <w:marBottom w:val="0"/>
      <w:divBdr>
        <w:top w:val="none" w:sz="0" w:space="0" w:color="auto"/>
        <w:left w:val="none" w:sz="0" w:space="0" w:color="auto"/>
        <w:bottom w:val="none" w:sz="0" w:space="0" w:color="auto"/>
        <w:right w:val="none" w:sz="0" w:space="0" w:color="auto"/>
      </w:divBdr>
    </w:div>
    <w:div w:id="1737163557">
      <w:marLeft w:val="640"/>
      <w:marRight w:val="0"/>
      <w:marTop w:val="0"/>
      <w:marBottom w:val="0"/>
      <w:divBdr>
        <w:top w:val="none" w:sz="0" w:space="0" w:color="auto"/>
        <w:left w:val="none" w:sz="0" w:space="0" w:color="auto"/>
        <w:bottom w:val="none" w:sz="0" w:space="0" w:color="auto"/>
        <w:right w:val="none" w:sz="0" w:space="0" w:color="auto"/>
      </w:divBdr>
    </w:div>
    <w:div w:id="1737163774">
      <w:marLeft w:val="640"/>
      <w:marRight w:val="0"/>
      <w:marTop w:val="0"/>
      <w:marBottom w:val="0"/>
      <w:divBdr>
        <w:top w:val="none" w:sz="0" w:space="0" w:color="auto"/>
        <w:left w:val="none" w:sz="0" w:space="0" w:color="auto"/>
        <w:bottom w:val="none" w:sz="0" w:space="0" w:color="auto"/>
        <w:right w:val="none" w:sz="0" w:space="0" w:color="auto"/>
      </w:divBdr>
    </w:div>
    <w:div w:id="1737194208">
      <w:marLeft w:val="640"/>
      <w:marRight w:val="0"/>
      <w:marTop w:val="0"/>
      <w:marBottom w:val="0"/>
      <w:divBdr>
        <w:top w:val="none" w:sz="0" w:space="0" w:color="auto"/>
        <w:left w:val="none" w:sz="0" w:space="0" w:color="auto"/>
        <w:bottom w:val="none" w:sz="0" w:space="0" w:color="auto"/>
        <w:right w:val="none" w:sz="0" w:space="0" w:color="auto"/>
      </w:divBdr>
    </w:div>
    <w:div w:id="1737237106">
      <w:marLeft w:val="640"/>
      <w:marRight w:val="0"/>
      <w:marTop w:val="0"/>
      <w:marBottom w:val="0"/>
      <w:divBdr>
        <w:top w:val="none" w:sz="0" w:space="0" w:color="auto"/>
        <w:left w:val="none" w:sz="0" w:space="0" w:color="auto"/>
        <w:bottom w:val="none" w:sz="0" w:space="0" w:color="auto"/>
        <w:right w:val="none" w:sz="0" w:space="0" w:color="auto"/>
      </w:divBdr>
    </w:div>
    <w:div w:id="1737245383">
      <w:marLeft w:val="640"/>
      <w:marRight w:val="0"/>
      <w:marTop w:val="0"/>
      <w:marBottom w:val="0"/>
      <w:divBdr>
        <w:top w:val="none" w:sz="0" w:space="0" w:color="auto"/>
        <w:left w:val="none" w:sz="0" w:space="0" w:color="auto"/>
        <w:bottom w:val="none" w:sz="0" w:space="0" w:color="auto"/>
        <w:right w:val="none" w:sz="0" w:space="0" w:color="auto"/>
      </w:divBdr>
    </w:div>
    <w:div w:id="1737437269">
      <w:marLeft w:val="640"/>
      <w:marRight w:val="0"/>
      <w:marTop w:val="0"/>
      <w:marBottom w:val="0"/>
      <w:divBdr>
        <w:top w:val="none" w:sz="0" w:space="0" w:color="auto"/>
        <w:left w:val="none" w:sz="0" w:space="0" w:color="auto"/>
        <w:bottom w:val="none" w:sz="0" w:space="0" w:color="auto"/>
        <w:right w:val="none" w:sz="0" w:space="0" w:color="auto"/>
      </w:divBdr>
    </w:div>
    <w:div w:id="1737507367">
      <w:marLeft w:val="640"/>
      <w:marRight w:val="0"/>
      <w:marTop w:val="0"/>
      <w:marBottom w:val="0"/>
      <w:divBdr>
        <w:top w:val="none" w:sz="0" w:space="0" w:color="auto"/>
        <w:left w:val="none" w:sz="0" w:space="0" w:color="auto"/>
        <w:bottom w:val="none" w:sz="0" w:space="0" w:color="auto"/>
        <w:right w:val="none" w:sz="0" w:space="0" w:color="auto"/>
      </w:divBdr>
    </w:div>
    <w:div w:id="1737581359">
      <w:marLeft w:val="640"/>
      <w:marRight w:val="0"/>
      <w:marTop w:val="0"/>
      <w:marBottom w:val="0"/>
      <w:divBdr>
        <w:top w:val="none" w:sz="0" w:space="0" w:color="auto"/>
        <w:left w:val="none" w:sz="0" w:space="0" w:color="auto"/>
        <w:bottom w:val="none" w:sz="0" w:space="0" w:color="auto"/>
        <w:right w:val="none" w:sz="0" w:space="0" w:color="auto"/>
      </w:divBdr>
    </w:div>
    <w:div w:id="1737581743">
      <w:marLeft w:val="640"/>
      <w:marRight w:val="0"/>
      <w:marTop w:val="0"/>
      <w:marBottom w:val="0"/>
      <w:divBdr>
        <w:top w:val="none" w:sz="0" w:space="0" w:color="auto"/>
        <w:left w:val="none" w:sz="0" w:space="0" w:color="auto"/>
        <w:bottom w:val="none" w:sz="0" w:space="0" w:color="auto"/>
        <w:right w:val="none" w:sz="0" w:space="0" w:color="auto"/>
      </w:divBdr>
    </w:div>
    <w:div w:id="1737587591">
      <w:marLeft w:val="640"/>
      <w:marRight w:val="0"/>
      <w:marTop w:val="0"/>
      <w:marBottom w:val="0"/>
      <w:divBdr>
        <w:top w:val="none" w:sz="0" w:space="0" w:color="auto"/>
        <w:left w:val="none" w:sz="0" w:space="0" w:color="auto"/>
        <w:bottom w:val="none" w:sz="0" w:space="0" w:color="auto"/>
        <w:right w:val="none" w:sz="0" w:space="0" w:color="auto"/>
      </w:divBdr>
    </w:div>
    <w:div w:id="1737702712">
      <w:marLeft w:val="640"/>
      <w:marRight w:val="0"/>
      <w:marTop w:val="0"/>
      <w:marBottom w:val="0"/>
      <w:divBdr>
        <w:top w:val="none" w:sz="0" w:space="0" w:color="auto"/>
        <w:left w:val="none" w:sz="0" w:space="0" w:color="auto"/>
        <w:bottom w:val="none" w:sz="0" w:space="0" w:color="auto"/>
        <w:right w:val="none" w:sz="0" w:space="0" w:color="auto"/>
      </w:divBdr>
    </w:div>
    <w:div w:id="1737703466">
      <w:marLeft w:val="640"/>
      <w:marRight w:val="0"/>
      <w:marTop w:val="0"/>
      <w:marBottom w:val="0"/>
      <w:divBdr>
        <w:top w:val="none" w:sz="0" w:space="0" w:color="auto"/>
        <w:left w:val="none" w:sz="0" w:space="0" w:color="auto"/>
        <w:bottom w:val="none" w:sz="0" w:space="0" w:color="auto"/>
        <w:right w:val="none" w:sz="0" w:space="0" w:color="auto"/>
      </w:divBdr>
    </w:div>
    <w:div w:id="1737774034">
      <w:marLeft w:val="640"/>
      <w:marRight w:val="0"/>
      <w:marTop w:val="0"/>
      <w:marBottom w:val="0"/>
      <w:divBdr>
        <w:top w:val="none" w:sz="0" w:space="0" w:color="auto"/>
        <w:left w:val="none" w:sz="0" w:space="0" w:color="auto"/>
        <w:bottom w:val="none" w:sz="0" w:space="0" w:color="auto"/>
        <w:right w:val="none" w:sz="0" w:space="0" w:color="auto"/>
      </w:divBdr>
    </w:div>
    <w:div w:id="1737781600">
      <w:marLeft w:val="640"/>
      <w:marRight w:val="0"/>
      <w:marTop w:val="0"/>
      <w:marBottom w:val="0"/>
      <w:divBdr>
        <w:top w:val="none" w:sz="0" w:space="0" w:color="auto"/>
        <w:left w:val="none" w:sz="0" w:space="0" w:color="auto"/>
        <w:bottom w:val="none" w:sz="0" w:space="0" w:color="auto"/>
        <w:right w:val="none" w:sz="0" w:space="0" w:color="auto"/>
      </w:divBdr>
    </w:div>
    <w:div w:id="1737819686">
      <w:marLeft w:val="640"/>
      <w:marRight w:val="0"/>
      <w:marTop w:val="0"/>
      <w:marBottom w:val="0"/>
      <w:divBdr>
        <w:top w:val="none" w:sz="0" w:space="0" w:color="auto"/>
        <w:left w:val="none" w:sz="0" w:space="0" w:color="auto"/>
        <w:bottom w:val="none" w:sz="0" w:space="0" w:color="auto"/>
        <w:right w:val="none" w:sz="0" w:space="0" w:color="auto"/>
      </w:divBdr>
    </w:div>
    <w:div w:id="1737850501">
      <w:marLeft w:val="640"/>
      <w:marRight w:val="0"/>
      <w:marTop w:val="0"/>
      <w:marBottom w:val="0"/>
      <w:divBdr>
        <w:top w:val="none" w:sz="0" w:space="0" w:color="auto"/>
        <w:left w:val="none" w:sz="0" w:space="0" w:color="auto"/>
        <w:bottom w:val="none" w:sz="0" w:space="0" w:color="auto"/>
        <w:right w:val="none" w:sz="0" w:space="0" w:color="auto"/>
      </w:divBdr>
    </w:div>
    <w:div w:id="1737897071">
      <w:marLeft w:val="640"/>
      <w:marRight w:val="0"/>
      <w:marTop w:val="0"/>
      <w:marBottom w:val="0"/>
      <w:divBdr>
        <w:top w:val="none" w:sz="0" w:space="0" w:color="auto"/>
        <w:left w:val="none" w:sz="0" w:space="0" w:color="auto"/>
        <w:bottom w:val="none" w:sz="0" w:space="0" w:color="auto"/>
        <w:right w:val="none" w:sz="0" w:space="0" w:color="auto"/>
      </w:divBdr>
    </w:div>
    <w:div w:id="1737900223">
      <w:marLeft w:val="640"/>
      <w:marRight w:val="0"/>
      <w:marTop w:val="0"/>
      <w:marBottom w:val="0"/>
      <w:divBdr>
        <w:top w:val="none" w:sz="0" w:space="0" w:color="auto"/>
        <w:left w:val="none" w:sz="0" w:space="0" w:color="auto"/>
        <w:bottom w:val="none" w:sz="0" w:space="0" w:color="auto"/>
        <w:right w:val="none" w:sz="0" w:space="0" w:color="auto"/>
      </w:divBdr>
    </w:div>
    <w:div w:id="1737900318">
      <w:marLeft w:val="640"/>
      <w:marRight w:val="0"/>
      <w:marTop w:val="0"/>
      <w:marBottom w:val="0"/>
      <w:divBdr>
        <w:top w:val="none" w:sz="0" w:space="0" w:color="auto"/>
        <w:left w:val="none" w:sz="0" w:space="0" w:color="auto"/>
        <w:bottom w:val="none" w:sz="0" w:space="0" w:color="auto"/>
        <w:right w:val="none" w:sz="0" w:space="0" w:color="auto"/>
      </w:divBdr>
    </w:div>
    <w:div w:id="1737968706">
      <w:marLeft w:val="640"/>
      <w:marRight w:val="0"/>
      <w:marTop w:val="0"/>
      <w:marBottom w:val="0"/>
      <w:divBdr>
        <w:top w:val="none" w:sz="0" w:space="0" w:color="auto"/>
        <w:left w:val="none" w:sz="0" w:space="0" w:color="auto"/>
        <w:bottom w:val="none" w:sz="0" w:space="0" w:color="auto"/>
        <w:right w:val="none" w:sz="0" w:space="0" w:color="auto"/>
      </w:divBdr>
    </w:div>
    <w:div w:id="1737969543">
      <w:marLeft w:val="640"/>
      <w:marRight w:val="0"/>
      <w:marTop w:val="0"/>
      <w:marBottom w:val="0"/>
      <w:divBdr>
        <w:top w:val="none" w:sz="0" w:space="0" w:color="auto"/>
        <w:left w:val="none" w:sz="0" w:space="0" w:color="auto"/>
        <w:bottom w:val="none" w:sz="0" w:space="0" w:color="auto"/>
        <w:right w:val="none" w:sz="0" w:space="0" w:color="auto"/>
      </w:divBdr>
    </w:div>
    <w:div w:id="1738044982">
      <w:marLeft w:val="640"/>
      <w:marRight w:val="0"/>
      <w:marTop w:val="0"/>
      <w:marBottom w:val="0"/>
      <w:divBdr>
        <w:top w:val="none" w:sz="0" w:space="0" w:color="auto"/>
        <w:left w:val="none" w:sz="0" w:space="0" w:color="auto"/>
        <w:bottom w:val="none" w:sz="0" w:space="0" w:color="auto"/>
        <w:right w:val="none" w:sz="0" w:space="0" w:color="auto"/>
      </w:divBdr>
    </w:div>
    <w:div w:id="1738090817">
      <w:marLeft w:val="640"/>
      <w:marRight w:val="0"/>
      <w:marTop w:val="0"/>
      <w:marBottom w:val="0"/>
      <w:divBdr>
        <w:top w:val="none" w:sz="0" w:space="0" w:color="auto"/>
        <w:left w:val="none" w:sz="0" w:space="0" w:color="auto"/>
        <w:bottom w:val="none" w:sz="0" w:space="0" w:color="auto"/>
        <w:right w:val="none" w:sz="0" w:space="0" w:color="auto"/>
      </w:divBdr>
    </w:div>
    <w:div w:id="1738163882">
      <w:marLeft w:val="640"/>
      <w:marRight w:val="0"/>
      <w:marTop w:val="0"/>
      <w:marBottom w:val="0"/>
      <w:divBdr>
        <w:top w:val="none" w:sz="0" w:space="0" w:color="auto"/>
        <w:left w:val="none" w:sz="0" w:space="0" w:color="auto"/>
        <w:bottom w:val="none" w:sz="0" w:space="0" w:color="auto"/>
        <w:right w:val="none" w:sz="0" w:space="0" w:color="auto"/>
      </w:divBdr>
    </w:div>
    <w:div w:id="1738244079">
      <w:marLeft w:val="640"/>
      <w:marRight w:val="0"/>
      <w:marTop w:val="0"/>
      <w:marBottom w:val="0"/>
      <w:divBdr>
        <w:top w:val="none" w:sz="0" w:space="0" w:color="auto"/>
        <w:left w:val="none" w:sz="0" w:space="0" w:color="auto"/>
        <w:bottom w:val="none" w:sz="0" w:space="0" w:color="auto"/>
        <w:right w:val="none" w:sz="0" w:space="0" w:color="auto"/>
      </w:divBdr>
    </w:div>
    <w:div w:id="1738363063">
      <w:marLeft w:val="640"/>
      <w:marRight w:val="0"/>
      <w:marTop w:val="0"/>
      <w:marBottom w:val="0"/>
      <w:divBdr>
        <w:top w:val="none" w:sz="0" w:space="0" w:color="auto"/>
        <w:left w:val="none" w:sz="0" w:space="0" w:color="auto"/>
        <w:bottom w:val="none" w:sz="0" w:space="0" w:color="auto"/>
        <w:right w:val="none" w:sz="0" w:space="0" w:color="auto"/>
      </w:divBdr>
    </w:div>
    <w:div w:id="1738432139">
      <w:marLeft w:val="640"/>
      <w:marRight w:val="0"/>
      <w:marTop w:val="0"/>
      <w:marBottom w:val="0"/>
      <w:divBdr>
        <w:top w:val="none" w:sz="0" w:space="0" w:color="auto"/>
        <w:left w:val="none" w:sz="0" w:space="0" w:color="auto"/>
        <w:bottom w:val="none" w:sz="0" w:space="0" w:color="auto"/>
        <w:right w:val="none" w:sz="0" w:space="0" w:color="auto"/>
      </w:divBdr>
    </w:div>
    <w:div w:id="1738437857">
      <w:marLeft w:val="640"/>
      <w:marRight w:val="0"/>
      <w:marTop w:val="0"/>
      <w:marBottom w:val="0"/>
      <w:divBdr>
        <w:top w:val="none" w:sz="0" w:space="0" w:color="auto"/>
        <w:left w:val="none" w:sz="0" w:space="0" w:color="auto"/>
        <w:bottom w:val="none" w:sz="0" w:space="0" w:color="auto"/>
        <w:right w:val="none" w:sz="0" w:space="0" w:color="auto"/>
      </w:divBdr>
    </w:div>
    <w:div w:id="1738474117">
      <w:marLeft w:val="640"/>
      <w:marRight w:val="0"/>
      <w:marTop w:val="0"/>
      <w:marBottom w:val="0"/>
      <w:divBdr>
        <w:top w:val="none" w:sz="0" w:space="0" w:color="auto"/>
        <w:left w:val="none" w:sz="0" w:space="0" w:color="auto"/>
        <w:bottom w:val="none" w:sz="0" w:space="0" w:color="auto"/>
        <w:right w:val="none" w:sz="0" w:space="0" w:color="auto"/>
      </w:divBdr>
    </w:div>
    <w:div w:id="1738547792">
      <w:marLeft w:val="640"/>
      <w:marRight w:val="0"/>
      <w:marTop w:val="0"/>
      <w:marBottom w:val="0"/>
      <w:divBdr>
        <w:top w:val="none" w:sz="0" w:space="0" w:color="auto"/>
        <w:left w:val="none" w:sz="0" w:space="0" w:color="auto"/>
        <w:bottom w:val="none" w:sz="0" w:space="0" w:color="auto"/>
        <w:right w:val="none" w:sz="0" w:space="0" w:color="auto"/>
      </w:divBdr>
    </w:div>
    <w:div w:id="1738552133">
      <w:marLeft w:val="640"/>
      <w:marRight w:val="0"/>
      <w:marTop w:val="0"/>
      <w:marBottom w:val="0"/>
      <w:divBdr>
        <w:top w:val="none" w:sz="0" w:space="0" w:color="auto"/>
        <w:left w:val="none" w:sz="0" w:space="0" w:color="auto"/>
        <w:bottom w:val="none" w:sz="0" w:space="0" w:color="auto"/>
        <w:right w:val="none" w:sz="0" w:space="0" w:color="auto"/>
      </w:divBdr>
    </w:div>
    <w:div w:id="1738555560">
      <w:marLeft w:val="640"/>
      <w:marRight w:val="0"/>
      <w:marTop w:val="0"/>
      <w:marBottom w:val="0"/>
      <w:divBdr>
        <w:top w:val="none" w:sz="0" w:space="0" w:color="auto"/>
        <w:left w:val="none" w:sz="0" w:space="0" w:color="auto"/>
        <w:bottom w:val="none" w:sz="0" w:space="0" w:color="auto"/>
        <w:right w:val="none" w:sz="0" w:space="0" w:color="auto"/>
      </w:divBdr>
    </w:div>
    <w:div w:id="1738624901">
      <w:marLeft w:val="640"/>
      <w:marRight w:val="0"/>
      <w:marTop w:val="0"/>
      <w:marBottom w:val="0"/>
      <w:divBdr>
        <w:top w:val="none" w:sz="0" w:space="0" w:color="auto"/>
        <w:left w:val="none" w:sz="0" w:space="0" w:color="auto"/>
        <w:bottom w:val="none" w:sz="0" w:space="0" w:color="auto"/>
        <w:right w:val="none" w:sz="0" w:space="0" w:color="auto"/>
      </w:divBdr>
    </w:div>
    <w:div w:id="1738628430">
      <w:marLeft w:val="640"/>
      <w:marRight w:val="0"/>
      <w:marTop w:val="0"/>
      <w:marBottom w:val="0"/>
      <w:divBdr>
        <w:top w:val="none" w:sz="0" w:space="0" w:color="auto"/>
        <w:left w:val="none" w:sz="0" w:space="0" w:color="auto"/>
        <w:bottom w:val="none" w:sz="0" w:space="0" w:color="auto"/>
        <w:right w:val="none" w:sz="0" w:space="0" w:color="auto"/>
      </w:divBdr>
    </w:div>
    <w:div w:id="1738630340">
      <w:marLeft w:val="640"/>
      <w:marRight w:val="0"/>
      <w:marTop w:val="0"/>
      <w:marBottom w:val="0"/>
      <w:divBdr>
        <w:top w:val="none" w:sz="0" w:space="0" w:color="auto"/>
        <w:left w:val="none" w:sz="0" w:space="0" w:color="auto"/>
        <w:bottom w:val="none" w:sz="0" w:space="0" w:color="auto"/>
        <w:right w:val="none" w:sz="0" w:space="0" w:color="auto"/>
      </w:divBdr>
    </w:div>
    <w:div w:id="1738740949">
      <w:marLeft w:val="640"/>
      <w:marRight w:val="0"/>
      <w:marTop w:val="0"/>
      <w:marBottom w:val="0"/>
      <w:divBdr>
        <w:top w:val="none" w:sz="0" w:space="0" w:color="auto"/>
        <w:left w:val="none" w:sz="0" w:space="0" w:color="auto"/>
        <w:bottom w:val="none" w:sz="0" w:space="0" w:color="auto"/>
        <w:right w:val="none" w:sz="0" w:space="0" w:color="auto"/>
      </w:divBdr>
    </w:div>
    <w:div w:id="1738747011">
      <w:marLeft w:val="640"/>
      <w:marRight w:val="0"/>
      <w:marTop w:val="0"/>
      <w:marBottom w:val="0"/>
      <w:divBdr>
        <w:top w:val="none" w:sz="0" w:space="0" w:color="auto"/>
        <w:left w:val="none" w:sz="0" w:space="0" w:color="auto"/>
        <w:bottom w:val="none" w:sz="0" w:space="0" w:color="auto"/>
        <w:right w:val="none" w:sz="0" w:space="0" w:color="auto"/>
      </w:divBdr>
    </w:div>
    <w:div w:id="1738747788">
      <w:marLeft w:val="640"/>
      <w:marRight w:val="0"/>
      <w:marTop w:val="0"/>
      <w:marBottom w:val="0"/>
      <w:divBdr>
        <w:top w:val="none" w:sz="0" w:space="0" w:color="auto"/>
        <w:left w:val="none" w:sz="0" w:space="0" w:color="auto"/>
        <w:bottom w:val="none" w:sz="0" w:space="0" w:color="auto"/>
        <w:right w:val="none" w:sz="0" w:space="0" w:color="auto"/>
      </w:divBdr>
    </w:div>
    <w:div w:id="1738823166">
      <w:marLeft w:val="640"/>
      <w:marRight w:val="0"/>
      <w:marTop w:val="0"/>
      <w:marBottom w:val="0"/>
      <w:divBdr>
        <w:top w:val="none" w:sz="0" w:space="0" w:color="auto"/>
        <w:left w:val="none" w:sz="0" w:space="0" w:color="auto"/>
        <w:bottom w:val="none" w:sz="0" w:space="0" w:color="auto"/>
        <w:right w:val="none" w:sz="0" w:space="0" w:color="auto"/>
      </w:divBdr>
    </w:div>
    <w:div w:id="1738867059">
      <w:marLeft w:val="640"/>
      <w:marRight w:val="0"/>
      <w:marTop w:val="0"/>
      <w:marBottom w:val="0"/>
      <w:divBdr>
        <w:top w:val="none" w:sz="0" w:space="0" w:color="auto"/>
        <w:left w:val="none" w:sz="0" w:space="0" w:color="auto"/>
        <w:bottom w:val="none" w:sz="0" w:space="0" w:color="auto"/>
        <w:right w:val="none" w:sz="0" w:space="0" w:color="auto"/>
      </w:divBdr>
    </w:div>
    <w:div w:id="1738891953">
      <w:marLeft w:val="640"/>
      <w:marRight w:val="0"/>
      <w:marTop w:val="0"/>
      <w:marBottom w:val="0"/>
      <w:divBdr>
        <w:top w:val="none" w:sz="0" w:space="0" w:color="auto"/>
        <w:left w:val="none" w:sz="0" w:space="0" w:color="auto"/>
        <w:bottom w:val="none" w:sz="0" w:space="0" w:color="auto"/>
        <w:right w:val="none" w:sz="0" w:space="0" w:color="auto"/>
      </w:divBdr>
    </w:div>
    <w:div w:id="1738943074">
      <w:marLeft w:val="640"/>
      <w:marRight w:val="0"/>
      <w:marTop w:val="0"/>
      <w:marBottom w:val="0"/>
      <w:divBdr>
        <w:top w:val="none" w:sz="0" w:space="0" w:color="auto"/>
        <w:left w:val="none" w:sz="0" w:space="0" w:color="auto"/>
        <w:bottom w:val="none" w:sz="0" w:space="0" w:color="auto"/>
        <w:right w:val="none" w:sz="0" w:space="0" w:color="auto"/>
      </w:divBdr>
    </w:div>
    <w:div w:id="1739016088">
      <w:marLeft w:val="640"/>
      <w:marRight w:val="0"/>
      <w:marTop w:val="0"/>
      <w:marBottom w:val="0"/>
      <w:divBdr>
        <w:top w:val="none" w:sz="0" w:space="0" w:color="auto"/>
        <w:left w:val="none" w:sz="0" w:space="0" w:color="auto"/>
        <w:bottom w:val="none" w:sz="0" w:space="0" w:color="auto"/>
        <w:right w:val="none" w:sz="0" w:space="0" w:color="auto"/>
      </w:divBdr>
    </w:div>
    <w:div w:id="1739017171">
      <w:marLeft w:val="640"/>
      <w:marRight w:val="0"/>
      <w:marTop w:val="0"/>
      <w:marBottom w:val="0"/>
      <w:divBdr>
        <w:top w:val="none" w:sz="0" w:space="0" w:color="auto"/>
        <w:left w:val="none" w:sz="0" w:space="0" w:color="auto"/>
        <w:bottom w:val="none" w:sz="0" w:space="0" w:color="auto"/>
        <w:right w:val="none" w:sz="0" w:space="0" w:color="auto"/>
      </w:divBdr>
    </w:div>
    <w:div w:id="1739132667">
      <w:marLeft w:val="640"/>
      <w:marRight w:val="0"/>
      <w:marTop w:val="0"/>
      <w:marBottom w:val="0"/>
      <w:divBdr>
        <w:top w:val="none" w:sz="0" w:space="0" w:color="auto"/>
        <w:left w:val="none" w:sz="0" w:space="0" w:color="auto"/>
        <w:bottom w:val="none" w:sz="0" w:space="0" w:color="auto"/>
        <w:right w:val="none" w:sz="0" w:space="0" w:color="auto"/>
      </w:divBdr>
    </w:div>
    <w:div w:id="1739135447">
      <w:marLeft w:val="480"/>
      <w:marRight w:val="0"/>
      <w:marTop w:val="0"/>
      <w:marBottom w:val="0"/>
      <w:divBdr>
        <w:top w:val="none" w:sz="0" w:space="0" w:color="auto"/>
        <w:left w:val="none" w:sz="0" w:space="0" w:color="auto"/>
        <w:bottom w:val="none" w:sz="0" w:space="0" w:color="auto"/>
        <w:right w:val="none" w:sz="0" w:space="0" w:color="auto"/>
      </w:divBdr>
    </w:div>
    <w:div w:id="1739202690">
      <w:marLeft w:val="640"/>
      <w:marRight w:val="0"/>
      <w:marTop w:val="0"/>
      <w:marBottom w:val="0"/>
      <w:divBdr>
        <w:top w:val="none" w:sz="0" w:space="0" w:color="auto"/>
        <w:left w:val="none" w:sz="0" w:space="0" w:color="auto"/>
        <w:bottom w:val="none" w:sz="0" w:space="0" w:color="auto"/>
        <w:right w:val="none" w:sz="0" w:space="0" w:color="auto"/>
      </w:divBdr>
    </w:div>
    <w:div w:id="1739355219">
      <w:marLeft w:val="640"/>
      <w:marRight w:val="0"/>
      <w:marTop w:val="0"/>
      <w:marBottom w:val="0"/>
      <w:divBdr>
        <w:top w:val="none" w:sz="0" w:space="0" w:color="auto"/>
        <w:left w:val="none" w:sz="0" w:space="0" w:color="auto"/>
        <w:bottom w:val="none" w:sz="0" w:space="0" w:color="auto"/>
        <w:right w:val="none" w:sz="0" w:space="0" w:color="auto"/>
      </w:divBdr>
    </w:div>
    <w:div w:id="1739355287">
      <w:marLeft w:val="640"/>
      <w:marRight w:val="0"/>
      <w:marTop w:val="0"/>
      <w:marBottom w:val="0"/>
      <w:divBdr>
        <w:top w:val="none" w:sz="0" w:space="0" w:color="auto"/>
        <w:left w:val="none" w:sz="0" w:space="0" w:color="auto"/>
        <w:bottom w:val="none" w:sz="0" w:space="0" w:color="auto"/>
        <w:right w:val="none" w:sz="0" w:space="0" w:color="auto"/>
      </w:divBdr>
    </w:div>
    <w:div w:id="1739357924">
      <w:marLeft w:val="640"/>
      <w:marRight w:val="0"/>
      <w:marTop w:val="0"/>
      <w:marBottom w:val="0"/>
      <w:divBdr>
        <w:top w:val="none" w:sz="0" w:space="0" w:color="auto"/>
        <w:left w:val="none" w:sz="0" w:space="0" w:color="auto"/>
        <w:bottom w:val="none" w:sz="0" w:space="0" w:color="auto"/>
        <w:right w:val="none" w:sz="0" w:space="0" w:color="auto"/>
      </w:divBdr>
    </w:div>
    <w:div w:id="1739475881">
      <w:marLeft w:val="640"/>
      <w:marRight w:val="0"/>
      <w:marTop w:val="0"/>
      <w:marBottom w:val="0"/>
      <w:divBdr>
        <w:top w:val="none" w:sz="0" w:space="0" w:color="auto"/>
        <w:left w:val="none" w:sz="0" w:space="0" w:color="auto"/>
        <w:bottom w:val="none" w:sz="0" w:space="0" w:color="auto"/>
        <w:right w:val="none" w:sz="0" w:space="0" w:color="auto"/>
      </w:divBdr>
    </w:div>
    <w:div w:id="1739478477">
      <w:marLeft w:val="640"/>
      <w:marRight w:val="0"/>
      <w:marTop w:val="0"/>
      <w:marBottom w:val="0"/>
      <w:divBdr>
        <w:top w:val="none" w:sz="0" w:space="0" w:color="auto"/>
        <w:left w:val="none" w:sz="0" w:space="0" w:color="auto"/>
        <w:bottom w:val="none" w:sz="0" w:space="0" w:color="auto"/>
        <w:right w:val="none" w:sz="0" w:space="0" w:color="auto"/>
      </w:divBdr>
    </w:div>
    <w:div w:id="1739554371">
      <w:marLeft w:val="640"/>
      <w:marRight w:val="0"/>
      <w:marTop w:val="0"/>
      <w:marBottom w:val="0"/>
      <w:divBdr>
        <w:top w:val="none" w:sz="0" w:space="0" w:color="auto"/>
        <w:left w:val="none" w:sz="0" w:space="0" w:color="auto"/>
        <w:bottom w:val="none" w:sz="0" w:space="0" w:color="auto"/>
        <w:right w:val="none" w:sz="0" w:space="0" w:color="auto"/>
      </w:divBdr>
    </w:div>
    <w:div w:id="1739668326">
      <w:marLeft w:val="640"/>
      <w:marRight w:val="0"/>
      <w:marTop w:val="0"/>
      <w:marBottom w:val="0"/>
      <w:divBdr>
        <w:top w:val="none" w:sz="0" w:space="0" w:color="auto"/>
        <w:left w:val="none" w:sz="0" w:space="0" w:color="auto"/>
        <w:bottom w:val="none" w:sz="0" w:space="0" w:color="auto"/>
        <w:right w:val="none" w:sz="0" w:space="0" w:color="auto"/>
      </w:divBdr>
    </w:div>
    <w:div w:id="1739668511">
      <w:marLeft w:val="640"/>
      <w:marRight w:val="0"/>
      <w:marTop w:val="0"/>
      <w:marBottom w:val="0"/>
      <w:divBdr>
        <w:top w:val="none" w:sz="0" w:space="0" w:color="auto"/>
        <w:left w:val="none" w:sz="0" w:space="0" w:color="auto"/>
        <w:bottom w:val="none" w:sz="0" w:space="0" w:color="auto"/>
        <w:right w:val="none" w:sz="0" w:space="0" w:color="auto"/>
      </w:divBdr>
    </w:div>
    <w:div w:id="1739739802">
      <w:marLeft w:val="640"/>
      <w:marRight w:val="0"/>
      <w:marTop w:val="0"/>
      <w:marBottom w:val="0"/>
      <w:divBdr>
        <w:top w:val="none" w:sz="0" w:space="0" w:color="auto"/>
        <w:left w:val="none" w:sz="0" w:space="0" w:color="auto"/>
        <w:bottom w:val="none" w:sz="0" w:space="0" w:color="auto"/>
        <w:right w:val="none" w:sz="0" w:space="0" w:color="auto"/>
      </w:divBdr>
    </w:div>
    <w:div w:id="1739741232">
      <w:marLeft w:val="640"/>
      <w:marRight w:val="0"/>
      <w:marTop w:val="0"/>
      <w:marBottom w:val="0"/>
      <w:divBdr>
        <w:top w:val="none" w:sz="0" w:space="0" w:color="auto"/>
        <w:left w:val="none" w:sz="0" w:space="0" w:color="auto"/>
        <w:bottom w:val="none" w:sz="0" w:space="0" w:color="auto"/>
        <w:right w:val="none" w:sz="0" w:space="0" w:color="auto"/>
      </w:divBdr>
    </w:div>
    <w:div w:id="1739748537">
      <w:marLeft w:val="640"/>
      <w:marRight w:val="0"/>
      <w:marTop w:val="0"/>
      <w:marBottom w:val="0"/>
      <w:divBdr>
        <w:top w:val="none" w:sz="0" w:space="0" w:color="auto"/>
        <w:left w:val="none" w:sz="0" w:space="0" w:color="auto"/>
        <w:bottom w:val="none" w:sz="0" w:space="0" w:color="auto"/>
        <w:right w:val="none" w:sz="0" w:space="0" w:color="auto"/>
      </w:divBdr>
    </w:div>
    <w:div w:id="1739786480">
      <w:marLeft w:val="640"/>
      <w:marRight w:val="0"/>
      <w:marTop w:val="0"/>
      <w:marBottom w:val="0"/>
      <w:divBdr>
        <w:top w:val="none" w:sz="0" w:space="0" w:color="auto"/>
        <w:left w:val="none" w:sz="0" w:space="0" w:color="auto"/>
        <w:bottom w:val="none" w:sz="0" w:space="0" w:color="auto"/>
        <w:right w:val="none" w:sz="0" w:space="0" w:color="auto"/>
      </w:divBdr>
    </w:div>
    <w:div w:id="1739858105">
      <w:marLeft w:val="640"/>
      <w:marRight w:val="0"/>
      <w:marTop w:val="0"/>
      <w:marBottom w:val="0"/>
      <w:divBdr>
        <w:top w:val="none" w:sz="0" w:space="0" w:color="auto"/>
        <w:left w:val="none" w:sz="0" w:space="0" w:color="auto"/>
        <w:bottom w:val="none" w:sz="0" w:space="0" w:color="auto"/>
        <w:right w:val="none" w:sz="0" w:space="0" w:color="auto"/>
      </w:divBdr>
    </w:div>
    <w:div w:id="1739865356">
      <w:marLeft w:val="640"/>
      <w:marRight w:val="0"/>
      <w:marTop w:val="0"/>
      <w:marBottom w:val="0"/>
      <w:divBdr>
        <w:top w:val="none" w:sz="0" w:space="0" w:color="auto"/>
        <w:left w:val="none" w:sz="0" w:space="0" w:color="auto"/>
        <w:bottom w:val="none" w:sz="0" w:space="0" w:color="auto"/>
        <w:right w:val="none" w:sz="0" w:space="0" w:color="auto"/>
      </w:divBdr>
    </w:div>
    <w:div w:id="1739865709">
      <w:marLeft w:val="640"/>
      <w:marRight w:val="0"/>
      <w:marTop w:val="0"/>
      <w:marBottom w:val="0"/>
      <w:divBdr>
        <w:top w:val="none" w:sz="0" w:space="0" w:color="auto"/>
        <w:left w:val="none" w:sz="0" w:space="0" w:color="auto"/>
        <w:bottom w:val="none" w:sz="0" w:space="0" w:color="auto"/>
        <w:right w:val="none" w:sz="0" w:space="0" w:color="auto"/>
      </w:divBdr>
    </w:div>
    <w:div w:id="1740011775">
      <w:marLeft w:val="640"/>
      <w:marRight w:val="0"/>
      <w:marTop w:val="0"/>
      <w:marBottom w:val="0"/>
      <w:divBdr>
        <w:top w:val="none" w:sz="0" w:space="0" w:color="auto"/>
        <w:left w:val="none" w:sz="0" w:space="0" w:color="auto"/>
        <w:bottom w:val="none" w:sz="0" w:space="0" w:color="auto"/>
        <w:right w:val="none" w:sz="0" w:space="0" w:color="auto"/>
      </w:divBdr>
    </w:div>
    <w:div w:id="1740054453">
      <w:marLeft w:val="640"/>
      <w:marRight w:val="0"/>
      <w:marTop w:val="0"/>
      <w:marBottom w:val="0"/>
      <w:divBdr>
        <w:top w:val="none" w:sz="0" w:space="0" w:color="auto"/>
        <w:left w:val="none" w:sz="0" w:space="0" w:color="auto"/>
        <w:bottom w:val="none" w:sz="0" w:space="0" w:color="auto"/>
        <w:right w:val="none" w:sz="0" w:space="0" w:color="auto"/>
      </w:divBdr>
    </w:div>
    <w:div w:id="1740131245">
      <w:marLeft w:val="640"/>
      <w:marRight w:val="0"/>
      <w:marTop w:val="0"/>
      <w:marBottom w:val="0"/>
      <w:divBdr>
        <w:top w:val="none" w:sz="0" w:space="0" w:color="auto"/>
        <w:left w:val="none" w:sz="0" w:space="0" w:color="auto"/>
        <w:bottom w:val="none" w:sz="0" w:space="0" w:color="auto"/>
        <w:right w:val="none" w:sz="0" w:space="0" w:color="auto"/>
      </w:divBdr>
    </w:div>
    <w:div w:id="1740205194">
      <w:marLeft w:val="640"/>
      <w:marRight w:val="0"/>
      <w:marTop w:val="0"/>
      <w:marBottom w:val="0"/>
      <w:divBdr>
        <w:top w:val="none" w:sz="0" w:space="0" w:color="auto"/>
        <w:left w:val="none" w:sz="0" w:space="0" w:color="auto"/>
        <w:bottom w:val="none" w:sz="0" w:space="0" w:color="auto"/>
        <w:right w:val="none" w:sz="0" w:space="0" w:color="auto"/>
      </w:divBdr>
    </w:div>
    <w:div w:id="1740327672">
      <w:marLeft w:val="640"/>
      <w:marRight w:val="0"/>
      <w:marTop w:val="0"/>
      <w:marBottom w:val="0"/>
      <w:divBdr>
        <w:top w:val="none" w:sz="0" w:space="0" w:color="auto"/>
        <w:left w:val="none" w:sz="0" w:space="0" w:color="auto"/>
        <w:bottom w:val="none" w:sz="0" w:space="0" w:color="auto"/>
        <w:right w:val="none" w:sz="0" w:space="0" w:color="auto"/>
      </w:divBdr>
    </w:div>
    <w:div w:id="1740327970">
      <w:marLeft w:val="640"/>
      <w:marRight w:val="0"/>
      <w:marTop w:val="0"/>
      <w:marBottom w:val="0"/>
      <w:divBdr>
        <w:top w:val="none" w:sz="0" w:space="0" w:color="auto"/>
        <w:left w:val="none" w:sz="0" w:space="0" w:color="auto"/>
        <w:bottom w:val="none" w:sz="0" w:space="0" w:color="auto"/>
        <w:right w:val="none" w:sz="0" w:space="0" w:color="auto"/>
      </w:divBdr>
    </w:div>
    <w:div w:id="1740328075">
      <w:marLeft w:val="640"/>
      <w:marRight w:val="0"/>
      <w:marTop w:val="0"/>
      <w:marBottom w:val="0"/>
      <w:divBdr>
        <w:top w:val="none" w:sz="0" w:space="0" w:color="auto"/>
        <w:left w:val="none" w:sz="0" w:space="0" w:color="auto"/>
        <w:bottom w:val="none" w:sz="0" w:space="0" w:color="auto"/>
        <w:right w:val="none" w:sz="0" w:space="0" w:color="auto"/>
      </w:divBdr>
    </w:div>
    <w:div w:id="1740441729">
      <w:marLeft w:val="640"/>
      <w:marRight w:val="0"/>
      <w:marTop w:val="0"/>
      <w:marBottom w:val="0"/>
      <w:divBdr>
        <w:top w:val="none" w:sz="0" w:space="0" w:color="auto"/>
        <w:left w:val="none" w:sz="0" w:space="0" w:color="auto"/>
        <w:bottom w:val="none" w:sz="0" w:space="0" w:color="auto"/>
        <w:right w:val="none" w:sz="0" w:space="0" w:color="auto"/>
      </w:divBdr>
    </w:div>
    <w:div w:id="1740443034">
      <w:marLeft w:val="640"/>
      <w:marRight w:val="0"/>
      <w:marTop w:val="0"/>
      <w:marBottom w:val="0"/>
      <w:divBdr>
        <w:top w:val="none" w:sz="0" w:space="0" w:color="auto"/>
        <w:left w:val="none" w:sz="0" w:space="0" w:color="auto"/>
        <w:bottom w:val="none" w:sz="0" w:space="0" w:color="auto"/>
        <w:right w:val="none" w:sz="0" w:space="0" w:color="auto"/>
      </w:divBdr>
    </w:div>
    <w:div w:id="1740443532">
      <w:marLeft w:val="640"/>
      <w:marRight w:val="0"/>
      <w:marTop w:val="0"/>
      <w:marBottom w:val="0"/>
      <w:divBdr>
        <w:top w:val="none" w:sz="0" w:space="0" w:color="auto"/>
        <w:left w:val="none" w:sz="0" w:space="0" w:color="auto"/>
        <w:bottom w:val="none" w:sz="0" w:space="0" w:color="auto"/>
        <w:right w:val="none" w:sz="0" w:space="0" w:color="auto"/>
      </w:divBdr>
    </w:div>
    <w:div w:id="1740444703">
      <w:marLeft w:val="640"/>
      <w:marRight w:val="0"/>
      <w:marTop w:val="0"/>
      <w:marBottom w:val="0"/>
      <w:divBdr>
        <w:top w:val="none" w:sz="0" w:space="0" w:color="auto"/>
        <w:left w:val="none" w:sz="0" w:space="0" w:color="auto"/>
        <w:bottom w:val="none" w:sz="0" w:space="0" w:color="auto"/>
        <w:right w:val="none" w:sz="0" w:space="0" w:color="auto"/>
      </w:divBdr>
    </w:div>
    <w:div w:id="1740515389">
      <w:marLeft w:val="640"/>
      <w:marRight w:val="0"/>
      <w:marTop w:val="0"/>
      <w:marBottom w:val="0"/>
      <w:divBdr>
        <w:top w:val="none" w:sz="0" w:space="0" w:color="auto"/>
        <w:left w:val="none" w:sz="0" w:space="0" w:color="auto"/>
        <w:bottom w:val="none" w:sz="0" w:space="0" w:color="auto"/>
        <w:right w:val="none" w:sz="0" w:space="0" w:color="auto"/>
      </w:divBdr>
    </w:div>
    <w:div w:id="1740639679">
      <w:marLeft w:val="640"/>
      <w:marRight w:val="0"/>
      <w:marTop w:val="0"/>
      <w:marBottom w:val="0"/>
      <w:divBdr>
        <w:top w:val="none" w:sz="0" w:space="0" w:color="auto"/>
        <w:left w:val="none" w:sz="0" w:space="0" w:color="auto"/>
        <w:bottom w:val="none" w:sz="0" w:space="0" w:color="auto"/>
        <w:right w:val="none" w:sz="0" w:space="0" w:color="auto"/>
      </w:divBdr>
    </w:div>
    <w:div w:id="1740709484">
      <w:marLeft w:val="640"/>
      <w:marRight w:val="0"/>
      <w:marTop w:val="0"/>
      <w:marBottom w:val="0"/>
      <w:divBdr>
        <w:top w:val="none" w:sz="0" w:space="0" w:color="auto"/>
        <w:left w:val="none" w:sz="0" w:space="0" w:color="auto"/>
        <w:bottom w:val="none" w:sz="0" w:space="0" w:color="auto"/>
        <w:right w:val="none" w:sz="0" w:space="0" w:color="auto"/>
      </w:divBdr>
    </w:div>
    <w:div w:id="1740714151">
      <w:marLeft w:val="640"/>
      <w:marRight w:val="0"/>
      <w:marTop w:val="0"/>
      <w:marBottom w:val="0"/>
      <w:divBdr>
        <w:top w:val="none" w:sz="0" w:space="0" w:color="auto"/>
        <w:left w:val="none" w:sz="0" w:space="0" w:color="auto"/>
        <w:bottom w:val="none" w:sz="0" w:space="0" w:color="auto"/>
        <w:right w:val="none" w:sz="0" w:space="0" w:color="auto"/>
      </w:divBdr>
    </w:div>
    <w:div w:id="1740783547">
      <w:marLeft w:val="640"/>
      <w:marRight w:val="0"/>
      <w:marTop w:val="0"/>
      <w:marBottom w:val="0"/>
      <w:divBdr>
        <w:top w:val="none" w:sz="0" w:space="0" w:color="auto"/>
        <w:left w:val="none" w:sz="0" w:space="0" w:color="auto"/>
        <w:bottom w:val="none" w:sz="0" w:space="0" w:color="auto"/>
        <w:right w:val="none" w:sz="0" w:space="0" w:color="auto"/>
      </w:divBdr>
    </w:div>
    <w:div w:id="1740788847">
      <w:marLeft w:val="640"/>
      <w:marRight w:val="0"/>
      <w:marTop w:val="0"/>
      <w:marBottom w:val="0"/>
      <w:divBdr>
        <w:top w:val="none" w:sz="0" w:space="0" w:color="auto"/>
        <w:left w:val="none" w:sz="0" w:space="0" w:color="auto"/>
        <w:bottom w:val="none" w:sz="0" w:space="0" w:color="auto"/>
        <w:right w:val="none" w:sz="0" w:space="0" w:color="auto"/>
      </w:divBdr>
    </w:div>
    <w:div w:id="1740789476">
      <w:marLeft w:val="640"/>
      <w:marRight w:val="0"/>
      <w:marTop w:val="0"/>
      <w:marBottom w:val="0"/>
      <w:divBdr>
        <w:top w:val="none" w:sz="0" w:space="0" w:color="auto"/>
        <w:left w:val="none" w:sz="0" w:space="0" w:color="auto"/>
        <w:bottom w:val="none" w:sz="0" w:space="0" w:color="auto"/>
        <w:right w:val="none" w:sz="0" w:space="0" w:color="auto"/>
      </w:divBdr>
    </w:div>
    <w:div w:id="1740833392">
      <w:marLeft w:val="640"/>
      <w:marRight w:val="0"/>
      <w:marTop w:val="0"/>
      <w:marBottom w:val="0"/>
      <w:divBdr>
        <w:top w:val="none" w:sz="0" w:space="0" w:color="auto"/>
        <w:left w:val="none" w:sz="0" w:space="0" w:color="auto"/>
        <w:bottom w:val="none" w:sz="0" w:space="0" w:color="auto"/>
        <w:right w:val="none" w:sz="0" w:space="0" w:color="auto"/>
      </w:divBdr>
    </w:div>
    <w:div w:id="1740864596">
      <w:marLeft w:val="640"/>
      <w:marRight w:val="0"/>
      <w:marTop w:val="0"/>
      <w:marBottom w:val="0"/>
      <w:divBdr>
        <w:top w:val="none" w:sz="0" w:space="0" w:color="auto"/>
        <w:left w:val="none" w:sz="0" w:space="0" w:color="auto"/>
        <w:bottom w:val="none" w:sz="0" w:space="0" w:color="auto"/>
        <w:right w:val="none" w:sz="0" w:space="0" w:color="auto"/>
      </w:divBdr>
    </w:div>
    <w:div w:id="1740977596">
      <w:marLeft w:val="640"/>
      <w:marRight w:val="0"/>
      <w:marTop w:val="0"/>
      <w:marBottom w:val="0"/>
      <w:divBdr>
        <w:top w:val="none" w:sz="0" w:space="0" w:color="auto"/>
        <w:left w:val="none" w:sz="0" w:space="0" w:color="auto"/>
        <w:bottom w:val="none" w:sz="0" w:space="0" w:color="auto"/>
        <w:right w:val="none" w:sz="0" w:space="0" w:color="auto"/>
      </w:divBdr>
    </w:div>
    <w:div w:id="1740982260">
      <w:marLeft w:val="640"/>
      <w:marRight w:val="0"/>
      <w:marTop w:val="0"/>
      <w:marBottom w:val="0"/>
      <w:divBdr>
        <w:top w:val="none" w:sz="0" w:space="0" w:color="auto"/>
        <w:left w:val="none" w:sz="0" w:space="0" w:color="auto"/>
        <w:bottom w:val="none" w:sz="0" w:space="0" w:color="auto"/>
        <w:right w:val="none" w:sz="0" w:space="0" w:color="auto"/>
      </w:divBdr>
    </w:div>
    <w:div w:id="1741054821">
      <w:marLeft w:val="480"/>
      <w:marRight w:val="0"/>
      <w:marTop w:val="0"/>
      <w:marBottom w:val="0"/>
      <w:divBdr>
        <w:top w:val="none" w:sz="0" w:space="0" w:color="auto"/>
        <w:left w:val="none" w:sz="0" w:space="0" w:color="auto"/>
        <w:bottom w:val="none" w:sz="0" w:space="0" w:color="auto"/>
        <w:right w:val="none" w:sz="0" w:space="0" w:color="auto"/>
      </w:divBdr>
    </w:div>
    <w:div w:id="1741055218">
      <w:marLeft w:val="640"/>
      <w:marRight w:val="0"/>
      <w:marTop w:val="0"/>
      <w:marBottom w:val="0"/>
      <w:divBdr>
        <w:top w:val="none" w:sz="0" w:space="0" w:color="auto"/>
        <w:left w:val="none" w:sz="0" w:space="0" w:color="auto"/>
        <w:bottom w:val="none" w:sz="0" w:space="0" w:color="auto"/>
        <w:right w:val="none" w:sz="0" w:space="0" w:color="auto"/>
      </w:divBdr>
    </w:div>
    <w:div w:id="1741100186">
      <w:marLeft w:val="640"/>
      <w:marRight w:val="0"/>
      <w:marTop w:val="0"/>
      <w:marBottom w:val="0"/>
      <w:divBdr>
        <w:top w:val="none" w:sz="0" w:space="0" w:color="auto"/>
        <w:left w:val="none" w:sz="0" w:space="0" w:color="auto"/>
        <w:bottom w:val="none" w:sz="0" w:space="0" w:color="auto"/>
        <w:right w:val="none" w:sz="0" w:space="0" w:color="auto"/>
      </w:divBdr>
    </w:div>
    <w:div w:id="1741102349">
      <w:marLeft w:val="640"/>
      <w:marRight w:val="0"/>
      <w:marTop w:val="0"/>
      <w:marBottom w:val="0"/>
      <w:divBdr>
        <w:top w:val="none" w:sz="0" w:space="0" w:color="auto"/>
        <w:left w:val="none" w:sz="0" w:space="0" w:color="auto"/>
        <w:bottom w:val="none" w:sz="0" w:space="0" w:color="auto"/>
        <w:right w:val="none" w:sz="0" w:space="0" w:color="auto"/>
      </w:divBdr>
    </w:div>
    <w:div w:id="1741175357">
      <w:marLeft w:val="640"/>
      <w:marRight w:val="0"/>
      <w:marTop w:val="0"/>
      <w:marBottom w:val="0"/>
      <w:divBdr>
        <w:top w:val="none" w:sz="0" w:space="0" w:color="auto"/>
        <w:left w:val="none" w:sz="0" w:space="0" w:color="auto"/>
        <w:bottom w:val="none" w:sz="0" w:space="0" w:color="auto"/>
        <w:right w:val="none" w:sz="0" w:space="0" w:color="auto"/>
      </w:divBdr>
    </w:div>
    <w:div w:id="1741293116">
      <w:marLeft w:val="640"/>
      <w:marRight w:val="0"/>
      <w:marTop w:val="0"/>
      <w:marBottom w:val="0"/>
      <w:divBdr>
        <w:top w:val="none" w:sz="0" w:space="0" w:color="auto"/>
        <w:left w:val="none" w:sz="0" w:space="0" w:color="auto"/>
        <w:bottom w:val="none" w:sz="0" w:space="0" w:color="auto"/>
        <w:right w:val="none" w:sz="0" w:space="0" w:color="auto"/>
      </w:divBdr>
    </w:div>
    <w:div w:id="1741293797">
      <w:marLeft w:val="640"/>
      <w:marRight w:val="0"/>
      <w:marTop w:val="0"/>
      <w:marBottom w:val="0"/>
      <w:divBdr>
        <w:top w:val="none" w:sz="0" w:space="0" w:color="auto"/>
        <w:left w:val="none" w:sz="0" w:space="0" w:color="auto"/>
        <w:bottom w:val="none" w:sz="0" w:space="0" w:color="auto"/>
        <w:right w:val="none" w:sz="0" w:space="0" w:color="auto"/>
      </w:divBdr>
    </w:div>
    <w:div w:id="1741323578">
      <w:marLeft w:val="640"/>
      <w:marRight w:val="0"/>
      <w:marTop w:val="0"/>
      <w:marBottom w:val="0"/>
      <w:divBdr>
        <w:top w:val="none" w:sz="0" w:space="0" w:color="auto"/>
        <w:left w:val="none" w:sz="0" w:space="0" w:color="auto"/>
        <w:bottom w:val="none" w:sz="0" w:space="0" w:color="auto"/>
        <w:right w:val="none" w:sz="0" w:space="0" w:color="auto"/>
      </w:divBdr>
    </w:div>
    <w:div w:id="1741367725">
      <w:marLeft w:val="640"/>
      <w:marRight w:val="0"/>
      <w:marTop w:val="0"/>
      <w:marBottom w:val="0"/>
      <w:divBdr>
        <w:top w:val="none" w:sz="0" w:space="0" w:color="auto"/>
        <w:left w:val="none" w:sz="0" w:space="0" w:color="auto"/>
        <w:bottom w:val="none" w:sz="0" w:space="0" w:color="auto"/>
        <w:right w:val="none" w:sz="0" w:space="0" w:color="auto"/>
      </w:divBdr>
    </w:div>
    <w:div w:id="1741369666">
      <w:marLeft w:val="640"/>
      <w:marRight w:val="0"/>
      <w:marTop w:val="0"/>
      <w:marBottom w:val="0"/>
      <w:divBdr>
        <w:top w:val="none" w:sz="0" w:space="0" w:color="auto"/>
        <w:left w:val="none" w:sz="0" w:space="0" w:color="auto"/>
        <w:bottom w:val="none" w:sz="0" w:space="0" w:color="auto"/>
        <w:right w:val="none" w:sz="0" w:space="0" w:color="auto"/>
      </w:divBdr>
    </w:div>
    <w:div w:id="1741444680">
      <w:marLeft w:val="640"/>
      <w:marRight w:val="0"/>
      <w:marTop w:val="0"/>
      <w:marBottom w:val="0"/>
      <w:divBdr>
        <w:top w:val="none" w:sz="0" w:space="0" w:color="auto"/>
        <w:left w:val="none" w:sz="0" w:space="0" w:color="auto"/>
        <w:bottom w:val="none" w:sz="0" w:space="0" w:color="auto"/>
        <w:right w:val="none" w:sz="0" w:space="0" w:color="auto"/>
      </w:divBdr>
    </w:div>
    <w:div w:id="1741513834">
      <w:marLeft w:val="640"/>
      <w:marRight w:val="0"/>
      <w:marTop w:val="0"/>
      <w:marBottom w:val="0"/>
      <w:divBdr>
        <w:top w:val="none" w:sz="0" w:space="0" w:color="auto"/>
        <w:left w:val="none" w:sz="0" w:space="0" w:color="auto"/>
        <w:bottom w:val="none" w:sz="0" w:space="0" w:color="auto"/>
        <w:right w:val="none" w:sz="0" w:space="0" w:color="auto"/>
      </w:divBdr>
    </w:div>
    <w:div w:id="1741515201">
      <w:marLeft w:val="640"/>
      <w:marRight w:val="0"/>
      <w:marTop w:val="0"/>
      <w:marBottom w:val="0"/>
      <w:divBdr>
        <w:top w:val="none" w:sz="0" w:space="0" w:color="auto"/>
        <w:left w:val="none" w:sz="0" w:space="0" w:color="auto"/>
        <w:bottom w:val="none" w:sz="0" w:space="0" w:color="auto"/>
        <w:right w:val="none" w:sz="0" w:space="0" w:color="auto"/>
      </w:divBdr>
    </w:div>
    <w:div w:id="1741516937">
      <w:marLeft w:val="640"/>
      <w:marRight w:val="0"/>
      <w:marTop w:val="0"/>
      <w:marBottom w:val="0"/>
      <w:divBdr>
        <w:top w:val="none" w:sz="0" w:space="0" w:color="auto"/>
        <w:left w:val="none" w:sz="0" w:space="0" w:color="auto"/>
        <w:bottom w:val="none" w:sz="0" w:space="0" w:color="auto"/>
        <w:right w:val="none" w:sz="0" w:space="0" w:color="auto"/>
      </w:divBdr>
    </w:div>
    <w:div w:id="1741517316">
      <w:marLeft w:val="640"/>
      <w:marRight w:val="0"/>
      <w:marTop w:val="0"/>
      <w:marBottom w:val="0"/>
      <w:divBdr>
        <w:top w:val="none" w:sz="0" w:space="0" w:color="auto"/>
        <w:left w:val="none" w:sz="0" w:space="0" w:color="auto"/>
        <w:bottom w:val="none" w:sz="0" w:space="0" w:color="auto"/>
        <w:right w:val="none" w:sz="0" w:space="0" w:color="auto"/>
      </w:divBdr>
    </w:div>
    <w:div w:id="1741631099">
      <w:marLeft w:val="640"/>
      <w:marRight w:val="0"/>
      <w:marTop w:val="0"/>
      <w:marBottom w:val="0"/>
      <w:divBdr>
        <w:top w:val="none" w:sz="0" w:space="0" w:color="auto"/>
        <w:left w:val="none" w:sz="0" w:space="0" w:color="auto"/>
        <w:bottom w:val="none" w:sz="0" w:space="0" w:color="auto"/>
        <w:right w:val="none" w:sz="0" w:space="0" w:color="auto"/>
      </w:divBdr>
    </w:div>
    <w:div w:id="1741638078">
      <w:marLeft w:val="640"/>
      <w:marRight w:val="0"/>
      <w:marTop w:val="0"/>
      <w:marBottom w:val="0"/>
      <w:divBdr>
        <w:top w:val="none" w:sz="0" w:space="0" w:color="auto"/>
        <w:left w:val="none" w:sz="0" w:space="0" w:color="auto"/>
        <w:bottom w:val="none" w:sz="0" w:space="0" w:color="auto"/>
        <w:right w:val="none" w:sz="0" w:space="0" w:color="auto"/>
      </w:divBdr>
    </w:div>
    <w:div w:id="1741707078">
      <w:marLeft w:val="640"/>
      <w:marRight w:val="0"/>
      <w:marTop w:val="0"/>
      <w:marBottom w:val="0"/>
      <w:divBdr>
        <w:top w:val="none" w:sz="0" w:space="0" w:color="auto"/>
        <w:left w:val="none" w:sz="0" w:space="0" w:color="auto"/>
        <w:bottom w:val="none" w:sz="0" w:space="0" w:color="auto"/>
        <w:right w:val="none" w:sz="0" w:space="0" w:color="auto"/>
      </w:divBdr>
    </w:div>
    <w:div w:id="1741708084">
      <w:marLeft w:val="640"/>
      <w:marRight w:val="0"/>
      <w:marTop w:val="0"/>
      <w:marBottom w:val="0"/>
      <w:divBdr>
        <w:top w:val="none" w:sz="0" w:space="0" w:color="auto"/>
        <w:left w:val="none" w:sz="0" w:space="0" w:color="auto"/>
        <w:bottom w:val="none" w:sz="0" w:space="0" w:color="auto"/>
        <w:right w:val="none" w:sz="0" w:space="0" w:color="auto"/>
      </w:divBdr>
    </w:div>
    <w:div w:id="1741711943">
      <w:marLeft w:val="640"/>
      <w:marRight w:val="0"/>
      <w:marTop w:val="0"/>
      <w:marBottom w:val="0"/>
      <w:divBdr>
        <w:top w:val="none" w:sz="0" w:space="0" w:color="auto"/>
        <w:left w:val="none" w:sz="0" w:space="0" w:color="auto"/>
        <w:bottom w:val="none" w:sz="0" w:space="0" w:color="auto"/>
        <w:right w:val="none" w:sz="0" w:space="0" w:color="auto"/>
      </w:divBdr>
    </w:div>
    <w:div w:id="1741750877">
      <w:marLeft w:val="640"/>
      <w:marRight w:val="0"/>
      <w:marTop w:val="0"/>
      <w:marBottom w:val="0"/>
      <w:divBdr>
        <w:top w:val="none" w:sz="0" w:space="0" w:color="auto"/>
        <w:left w:val="none" w:sz="0" w:space="0" w:color="auto"/>
        <w:bottom w:val="none" w:sz="0" w:space="0" w:color="auto"/>
        <w:right w:val="none" w:sz="0" w:space="0" w:color="auto"/>
      </w:divBdr>
    </w:div>
    <w:div w:id="1741831843">
      <w:marLeft w:val="640"/>
      <w:marRight w:val="0"/>
      <w:marTop w:val="0"/>
      <w:marBottom w:val="0"/>
      <w:divBdr>
        <w:top w:val="none" w:sz="0" w:space="0" w:color="auto"/>
        <w:left w:val="none" w:sz="0" w:space="0" w:color="auto"/>
        <w:bottom w:val="none" w:sz="0" w:space="0" w:color="auto"/>
        <w:right w:val="none" w:sz="0" w:space="0" w:color="auto"/>
      </w:divBdr>
    </w:div>
    <w:div w:id="1741902206">
      <w:marLeft w:val="640"/>
      <w:marRight w:val="0"/>
      <w:marTop w:val="0"/>
      <w:marBottom w:val="0"/>
      <w:divBdr>
        <w:top w:val="none" w:sz="0" w:space="0" w:color="auto"/>
        <w:left w:val="none" w:sz="0" w:space="0" w:color="auto"/>
        <w:bottom w:val="none" w:sz="0" w:space="0" w:color="auto"/>
        <w:right w:val="none" w:sz="0" w:space="0" w:color="auto"/>
      </w:divBdr>
    </w:div>
    <w:div w:id="1741903793">
      <w:marLeft w:val="640"/>
      <w:marRight w:val="0"/>
      <w:marTop w:val="0"/>
      <w:marBottom w:val="0"/>
      <w:divBdr>
        <w:top w:val="none" w:sz="0" w:space="0" w:color="auto"/>
        <w:left w:val="none" w:sz="0" w:space="0" w:color="auto"/>
        <w:bottom w:val="none" w:sz="0" w:space="0" w:color="auto"/>
        <w:right w:val="none" w:sz="0" w:space="0" w:color="auto"/>
      </w:divBdr>
    </w:div>
    <w:div w:id="1742019550">
      <w:marLeft w:val="640"/>
      <w:marRight w:val="0"/>
      <w:marTop w:val="0"/>
      <w:marBottom w:val="0"/>
      <w:divBdr>
        <w:top w:val="none" w:sz="0" w:space="0" w:color="auto"/>
        <w:left w:val="none" w:sz="0" w:space="0" w:color="auto"/>
        <w:bottom w:val="none" w:sz="0" w:space="0" w:color="auto"/>
        <w:right w:val="none" w:sz="0" w:space="0" w:color="auto"/>
      </w:divBdr>
    </w:div>
    <w:div w:id="1742022196">
      <w:marLeft w:val="640"/>
      <w:marRight w:val="0"/>
      <w:marTop w:val="0"/>
      <w:marBottom w:val="0"/>
      <w:divBdr>
        <w:top w:val="none" w:sz="0" w:space="0" w:color="auto"/>
        <w:left w:val="none" w:sz="0" w:space="0" w:color="auto"/>
        <w:bottom w:val="none" w:sz="0" w:space="0" w:color="auto"/>
        <w:right w:val="none" w:sz="0" w:space="0" w:color="auto"/>
      </w:divBdr>
    </w:div>
    <w:div w:id="1742025862">
      <w:marLeft w:val="640"/>
      <w:marRight w:val="0"/>
      <w:marTop w:val="0"/>
      <w:marBottom w:val="0"/>
      <w:divBdr>
        <w:top w:val="none" w:sz="0" w:space="0" w:color="auto"/>
        <w:left w:val="none" w:sz="0" w:space="0" w:color="auto"/>
        <w:bottom w:val="none" w:sz="0" w:space="0" w:color="auto"/>
        <w:right w:val="none" w:sz="0" w:space="0" w:color="auto"/>
      </w:divBdr>
    </w:div>
    <w:div w:id="1742099146">
      <w:marLeft w:val="640"/>
      <w:marRight w:val="0"/>
      <w:marTop w:val="0"/>
      <w:marBottom w:val="0"/>
      <w:divBdr>
        <w:top w:val="none" w:sz="0" w:space="0" w:color="auto"/>
        <w:left w:val="none" w:sz="0" w:space="0" w:color="auto"/>
        <w:bottom w:val="none" w:sz="0" w:space="0" w:color="auto"/>
        <w:right w:val="none" w:sz="0" w:space="0" w:color="auto"/>
      </w:divBdr>
    </w:div>
    <w:div w:id="1742213539">
      <w:marLeft w:val="640"/>
      <w:marRight w:val="0"/>
      <w:marTop w:val="0"/>
      <w:marBottom w:val="0"/>
      <w:divBdr>
        <w:top w:val="none" w:sz="0" w:space="0" w:color="auto"/>
        <w:left w:val="none" w:sz="0" w:space="0" w:color="auto"/>
        <w:bottom w:val="none" w:sz="0" w:space="0" w:color="auto"/>
        <w:right w:val="none" w:sz="0" w:space="0" w:color="auto"/>
      </w:divBdr>
    </w:div>
    <w:div w:id="1742215096">
      <w:marLeft w:val="640"/>
      <w:marRight w:val="0"/>
      <w:marTop w:val="0"/>
      <w:marBottom w:val="0"/>
      <w:divBdr>
        <w:top w:val="none" w:sz="0" w:space="0" w:color="auto"/>
        <w:left w:val="none" w:sz="0" w:space="0" w:color="auto"/>
        <w:bottom w:val="none" w:sz="0" w:space="0" w:color="auto"/>
        <w:right w:val="none" w:sz="0" w:space="0" w:color="auto"/>
      </w:divBdr>
    </w:div>
    <w:div w:id="1742291326">
      <w:marLeft w:val="640"/>
      <w:marRight w:val="0"/>
      <w:marTop w:val="0"/>
      <w:marBottom w:val="0"/>
      <w:divBdr>
        <w:top w:val="none" w:sz="0" w:space="0" w:color="auto"/>
        <w:left w:val="none" w:sz="0" w:space="0" w:color="auto"/>
        <w:bottom w:val="none" w:sz="0" w:space="0" w:color="auto"/>
        <w:right w:val="none" w:sz="0" w:space="0" w:color="auto"/>
      </w:divBdr>
    </w:div>
    <w:div w:id="1742292507">
      <w:marLeft w:val="640"/>
      <w:marRight w:val="0"/>
      <w:marTop w:val="0"/>
      <w:marBottom w:val="0"/>
      <w:divBdr>
        <w:top w:val="none" w:sz="0" w:space="0" w:color="auto"/>
        <w:left w:val="none" w:sz="0" w:space="0" w:color="auto"/>
        <w:bottom w:val="none" w:sz="0" w:space="0" w:color="auto"/>
        <w:right w:val="none" w:sz="0" w:space="0" w:color="auto"/>
      </w:divBdr>
    </w:div>
    <w:div w:id="1742366661">
      <w:marLeft w:val="640"/>
      <w:marRight w:val="0"/>
      <w:marTop w:val="0"/>
      <w:marBottom w:val="0"/>
      <w:divBdr>
        <w:top w:val="none" w:sz="0" w:space="0" w:color="auto"/>
        <w:left w:val="none" w:sz="0" w:space="0" w:color="auto"/>
        <w:bottom w:val="none" w:sz="0" w:space="0" w:color="auto"/>
        <w:right w:val="none" w:sz="0" w:space="0" w:color="auto"/>
      </w:divBdr>
    </w:div>
    <w:div w:id="1742407011">
      <w:marLeft w:val="640"/>
      <w:marRight w:val="0"/>
      <w:marTop w:val="0"/>
      <w:marBottom w:val="0"/>
      <w:divBdr>
        <w:top w:val="none" w:sz="0" w:space="0" w:color="auto"/>
        <w:left w:val="none" w:sz="0" w:space="0" w:color="auto"/>
        <w:bottom w:val="none" w:sz="0" w:space="0" w:color="auto"/>
        <w:right w:val="none" w:sz="0" w:space="0" w:color="auto"/>
      </w:divBdr>
    </w:div>
    <w:div w:id="1742436135">
      <w:marLeft w:val="640"/>
      <w:marRight w:val="0"/>
      <w:marTop w:val="0"/>
      <w:marBottom w:val="0"/>
      <w:divBdr>
        <w:top w:val="none" w:sz="0" w:space="0" w:color="auto"/>
        <w:left w:val="none" w:sz="0" w:space="0" w:color="auto"/>
        <w:bottom w:val="none" w:sz="0" w:space="0" w:color="auto"/>
        <w:right w:val="none" w:sz="0" w:space="0" w:color="auto"/>
      </w:divBdr>
    </w:div>
    <w:div w:id="1742436755">
      <w:marLeft w:val="640"/>
      <w:marRight w:val="0"/>
      <w:marTop w:val="0"/>
      <w:marBottom w:val="0"/>
      <w:divBdr>
        <w:top w:val="none" w:sz="0" w:space="0" w:color="auto"/>
        <w:left w:val="none" w:sz="0" w:space="0" w:color="auto"/>
        <w:bottom w:val="none" w:sz="0" w:space="0" w:color="auto"/>
        <w:right w:val="none" w:sz="0" w:space="0" w:color="auto"/>
      </w:divBdr>
    </w:div>
    <w:div w:id="1742437806">
      <w:marLeft w:val="640"/>
      <w:marRight w:val="0"/>
      <w:marTop w:val="0"/>
      <w:marBottom w:val="0"/>
      <w:divBdr>
        <w:top w:val="none" w:sz="0" w:space="0" w:color="auto"/>
        <w:left w:val="none" w:sz="0" w:space="0" w:color="auto"/>
        <w:bottom w:val="none" w:sz="0" w:space="0" w:color="auto"/>
        <w:right w:val="none" w:sz="0" w:space="0" w:color="auto"/>
      </w:divBdr>
    </w:div>
    <w:div w:id="1742748188">
      <w:marLeft w:val="640"/>
      <w:marRight w:val="0"/>
      <w:marTop w:val="0"/>
      <w:marBottom w:val="0"/>
      <w:divBdr>
        <w:top w:val="none" w:sz="0" w:space="0" w:color="auto"/>
        <w:left w:val="none" w:sz="0" w:space="0" w:color="auto"/>
        <w:bottom w:val="none" w:sz="0" w:space="0" w:color="auto"/>
        <w:right w:val="none" w:sz="0" w:space="0" w:color="auto"/>
      </w:divBdr>
    </w:div>
    <w:div w:id="1742749969">
      <w:marLeft w:val="640"/>
      <w:marRight w:val="0"/>
      <w:marTop w:val="0"/>
      <w:marBottom w:val="0"/>
      <w:divBdr>
        <w:top w:val="none" w:sz="0" w:space="0" w:color="auto"/>
        <w:left w:val="none" w:sz="0" w:space="0" w:color="auto"/>
        <w:bottom w:val="none" w:sz="0" w:space="0" w:color="auto"/>
        <w:right w:val="none" w:sz="0" w:space="0" w:color="auto"/>
      </w:divBdr>
    </w:div>
    <w:div w:id="1742750906">
      <w:marLeft w:val="640"/>
      <w:marRight w:val="0"/>
      <w:marTop w:val="0"/>
      <w:marBottom w:val="0"/>
      <w:divBdr>
        <w:top w:val="none" w:sz="0" w:space="0" w:color="auto"/>
        <w:left w:val="none" w:sz="0" w:space="0" w:color="auto"/>
        <w:bottom w:val="none" w:sz="0" w:space="0" w:color="auto"/>
        <w:right w:val="none" w:sz="0" w:space="0" w:color="auto"/>
      </w:divBdr>
    </w:div>
    <w:div w:id="1742751171">
      <w:marLeft w:val="640"/>
      <w:marRight w:val="0"/>
      <w:marTop w:val="0"/>
      <w:marBottom w:val="0"/>
      <w:divBdr>
        <w:top w:val="none" w:sz="0" w:space="0" w:color="auto"/>
        <w:left w:val="none" w:sz="0" w:space="0" w:color="auto"/>
        <w:bottom w:val="none" w:sz="0" w:space="0" w:color="auto"/>
        <w:right w:val="none" w:sz="0" w:space="0" w:color="auto"/>
      </w:divBdr>
    </w:div>
    <w:div w:id="1742829923">
      <w:marLeft w:val="640"/>
      <w:marRight w:val="0"/>
      <w:marTop w:val="0"/>
      <w:marBottom w:val="0"/>
      <w:divBdr>
        <w:top w:val="none" w:sz="0" w:space="0" w:color="auto"/>
        <w:left w:val="none" w:sz="0" w:space="0" w:color="auto"/>
        <w:bottom w:val="none" w:sz="0" w:space="0" w:color="auto"/>
        <w:right w:val="none" w:sz="0" w:space="0" w:color="auto"/>
      </w:divBdr>
    </w:div>
    <w:div w:id="1742947779">
      <w:marLeft w:val="640"/>
      <w:marRight w:val="0"/>
      <w:marTop w:val="0"/>
      <w:marBottom w:val="0"/>
      <w:divBdr>
        <w:top w:val="none" w:sz="0" w:space="0" w:color="auto"/>
        <w:left w:val="none" w:sz="0" w:space="0" w:color="auto"/>
        <w:bottom w:val="none" w:sz="0" w:space="0" w:color="auto"/>
        <w:right w:val="none" w:sz="0" w:space="0" w:color="auto"/>
      </w:divBdr>
    </w:div>
    <w:div w:id="1743020769">
      <w:marLeft w:val="640"/>
      <w:marRight w:val="0"/>
      <w:marTop w:val="0"/>
      <w:marBottom w:val="0"/>
      <w:divBdr>
        <w:top w:val="none" w:sz="0" w:space="0" w:color="auto"/>
        <w:left w:val="none" w:sz="0" w:space="0" w:color="auto"/>
        <w:bottom w:val="none" w:sz="0" w:space="0" w:color="auto"/>
        <w:right w:val="none" w:sz="0" w:space="0" w:color="auto"/>
      </w:divBdr>
    </w:div>
    <w:div w:id="1743092417">
      <w:marLeft w:val="640"/>
      <w:marRight w:val="0"/>
      <w:marTop w:val="0"/>
      <w:marBottom w:val="0"/>
      <w:divBdr>
        <w:top w:val="none" w:sz="0" w:space="0" w:color="auto"/>
        <w:left w:val="none" w:sz="0" w:space="0" w:color="auto"/>
        <w:bottom w:val="none" w:sz="0" w:space="0" w:color="auto"/>
        <w:right w:val="none" w:sz="0" w:space="0" w:color="auto"/>
      </w:divBdr>
    </w:div>
    <w:div w:id="1743134299">
      <w:marLeft w:val="640"/>
      <w:marRight w:val="0"/>
      <w:marTop w:val="0"/>
      <w:marBottom w:val="0"/>
      <w:divBdr>
        <w:top w:val="none" w:sz="0" w:space="0" w:color="auto"/>
        <w:left w:val="none" w:sz="0" w:space="0" w:color="auto"/>
        <w:bottom w:val="none" w:sz="0" w:space="0" w:color="auto"/>
        <w:right w:val="none" w:sz="0" w:space="0" w:color="auto"/>
      </w:divBdr>
    </w:div>
    <w:div w:id="1743142158">
      <w:marLeft w:val="640"/>
      <w:marRight w:val="0"/>
      <w:marTop w:val="0"/>
      <w:marBottom w:val="0"/>
      <w:divBdr>
        <w:top w:val="none" w:sz="0" w:space="0" w:color="auto"/>
        <w:left w:val="none" w:sz="0" w:space="0" w:color="auto"/>
        <w:bottom w:val="none" w:sz="0" w:space="0" w:color="auto"/>
        <w:right w:val="none" w:sz="0" w:space="0" w:color="auto"/>
      </w:divBdr>
    </w:div>
    <w:div w:id="1743143607">
      <w:marLeft w:val="640"/>
      <w:marRight w:val="0"/>
      <w:marTop w:val="0"/>
      <w:marBottom w:val="0"/>
      <w:divBdr>
        <w:top w:val="none" w:sz="0" w:space="0" w:color="auto"/>
        <w:left w:val="none" w:sz="0" w:space="0" w:color="auto"/>
        <w:bottom w:val="none" w:sz="0" w:space="0" w:color="auto"/>
        <w:right w:val="none" w:sz="0" w:space="0" w:color="auto"/>
      </w:divBdr>
    </w:div>
    <w:div w:id="1743218136">
      <w:marLeft w:val="640"/>
      <w:marRight w:val="0"/>
      <w:marTop w:val="0"/>
      <w:marBottom w:val="0"/>
      <w:divBdr>
        <w:top w:val="none" w:sz="0" w:space="0" w:color="auto"/>
        <w:left w:val="none" w:sz="0" w:space="0" w:color="auto"/>
        <w:bottom w:val="none" w:sz="0" w:space="0" w:color="auto"/>
        <w:right w:val="none" w:sz="0" w:space="0" w:color="auto"/>
      </w:divBdr>
    </w:div>
    <w:div w:id="1743258752">
      <w:marLeft w:val="640"/>
      <w:marRight w:val="0"/>
      <w:marTop w:val="0"/>
      <w:marBottom w:val="0"/>
      <w:divBdr>
        <w:top w:val="none" w:sz="0" w:space="0" w:color="auto"/>
        <w:left w:val="none" w:sz="0" w:space="0" w:color="auto"/>
        <w:bottom w:val="none" w:sz="0" w:space="0" w:color="auto"/>
        <w:right w:val="none" w:sz="0" w:space="0" w:color="auto"/>
      </w:divBdr>
    </w:div>
    <w:div w:id="1743289011">
      <w:marLeft w:val="640"/>
      <w:marRight w:val="0"/>
      <w:marTop w:val="0"/>
      <w:marBottom w:val="0"/>
      <w:divBdr>
        <w:top w:val="none" w:sz="0" w:space="0" w:color="auto"/>
        <w:left w:val="none" w:sz="0" w:space="0" w:color="auto"/>
        <w:bottom w:val="none" w:sz="0" w:space="0" w:color="auto"/>
        <w:right w:val="none" w:sz="0" w:space="0" w:color="auto"/>
      </w:divBdr>
    </w:div>
    <w:div w:id="1743289407">
      <w:marLeft w:val="640"/>
      <w:marRight w:val="0"/>
      <w:marTop w:val="0"/>
      <w:marBottom w:val="0"/>
      <w:divBdr>
        <w:top w:val="none" w:sz="0" w:space="0" w:color="auto"/>
        <w:left w:val="none" w:sz="0" w:space="0" w:color="auto"/>
        <w:bottom w:val="none" w:sz="0" w:space="0" w:color="auto"/>
        <w:right w:val="none" w:sz="0" w:space="0" w:color="auto"/>
      </w:divBdr>
    </w:div>
    <w:div w:id="1743405288">
      <w:marLeft w:val="640"/>
      <w:marRight w:val="0"/>
      <w:marTop w:val="0"/>
      <w:marBottom w:val="0"/>
      <w:divBdr>
        <w:top w:val="none" w:sz="0" w:space="0" w:color="auto"/>
        <w:left w:val="none" w:sz="0" w:space="0" w:color="auto"/>
        <w:bottom w:val="none" w:sz="0" w:space="0" w:color="auto"/>
        <w:right w:val="none" w:sz="0" w:space="0" w:color="auto"/>
      </w:divBdr>
    </w:div>
    <w:div w:id="1743405748">
      <w:marLeft w:val="640"/>
      <w:marRight w:val="0"/>
      <w:marTop w:val="0"/>
      <w:marBottom w:val="0"/>
      <w:divBdr>
        <w:top w:val="none" w:sz="0" w:space="0" w:color="auto"/>
        <w:left w:val="none" w:sz="0" w:space="0" w:color="auto"/>
        <w:bottom w:val="none" w:sz="0" w:space="0" w:color="auto"/>
        <w:right w:val="none" w:sz="0" w:space="0" w:color="auto"/>
      </w:divBdr>
    </w:div>
    <w:div w:id="1743523003">
      <w:marLeft w:val="640"/>
      <w:marRight w:val="0"/>
      <w:marTop w:val="0"/>
      <w:marBottom w:val="0"/>
      <w:divBdr>
        <w:top w:val="none" w:sz="0" w:space="0" w:color="auto"/>
        <w:left w:val="none" w:sz="0" w:space="0" w:color="auto"/>
        <w:bottom w:val="none" w:sz="0" w:space="0" w:color="auto"/>
        <w:right w:val="none" w:sz="0" w:space="0" w:color="auto"/>
      </w:divBdr>
    </w:div>
    <w:div w:id="1743604141">
      <w:marLeft w:val="640"/>
      <w:marRight w:val="0"/>
      <w:marTop w:val="0"/>
      <w:marBottom w:val="0"/>
      <w:divBdr>
        <w:top w:val="none" w:sz="0" w:space="0" w:color="auto"/>
        <w:left w:val="none" w:sz="0" w:space="0" w:color="auto"/>
        <w:bottom w:val="none" w:sz="0" w:space="0" w:color="auto"/>
        <w:right w:val="none" w:sz="0" w:space="0" w:color="auto"/>
      </w:divBdr>
    </w:div>
    <w:div w:id="1743679594">
      <w:marLeft w:val="640"/>
      <w:marRight w:val="0"/>
      <w:marTop w:val="0"/>
      <w:marBottom w:val="0"/>
      <w:divBdr>
        <w:top w:val="none" w:sz="0" w:space="0" w:color="auto"/>
        <w:left w:val="none" w:sz="0" w:space="0" w:color="auto"/>
        <w:bottom w:val="none" w:sz="0" w:space="0" w:color="auto"/>
        <w:right w:val="none" w:sz="0" w:space="0" w:color="auto"/>
      </w:divBdr>
    </w:div>
    <w:div w:id="1743869563">
      <w:marLeft w:val="640"/>
      <w:marRight w:val="0"/>
      <w:marTop w:val="0"/>
      <w:marBottom w:val="0"/>
      <w:divBdr>
        <w:top w:val="none" w:sz="0" w:space="0" w:color="auto"/>
        <w:left w:val="none" w:sz="0" w:space="0" w:color="auto"/>
        <w:bottom w:val="none" w:sz="0" w:space="0" w:color="auto"/>
        <w:right w:val="none" w:sz="0" w:space="0" w:color="auto"/>
      </w:divBdr>
    </w:div>
    <w:div w:id="1743941745">
      <w:marLeft w:val="640"/>
      <w:marRight w:val="0"/>
      <w:marTop w:val="0"/>
      <w:marBottom w:val="0"/>
      <w:divBdr>
        <w:top w:val="none" w:sz="0" w:space="0" w:color="auto"/>
        <w:left w:val="none" w:sz="0" w:space="0" w:color="auto"/>
        <w:bottom w:val="none" w:sz="0" w:space="0" w:color="auto"/>
        <w:right w:val="none" w:sz="0" w:space="0" w:color="auto"/>
      </w:divBdr>
    </w:div>
    <w:div w:id="1743986697">
      <w:marLeft w:val="640"/>
      <w:marRight w:val="0"/>
      <w:marTop w:val="0"/>
      <w:marBottom w:val="0"/>
      <w:divBdr>
        <w:top w:val="none" w:sz="0" w:space="0" w:color="auto"/>
        <w:left w:val="none" w:sz="0" w:space="0" w:color="auto"/>
        <w:bottom w:val="none" w:sz="0" w:space="0" w:color="auto"/>
        <w:right w:val="none" w:sz="0" w:space="0" w:color="auto"/>
      </w:divBdr>
    </w:div>
    <w:div w:id="1743987142">
      <w:bodyDiv w:val="1"/>
      <w:marLeft w:val="0"/>
      <w:marRight w:val="0"/>
      <w:marTop w:val="0"/>
      <w:marBottom w:val="0"/>
      <w:divBdr>
        <w:top w:val="none" w:sz="0" w:space="0" w:color="auto"/>
        <w:left w:val="none" w:sz="0" w:space="0" w:color="auto"/>
        <w:bottom w:val="none" w:sz="0" w:space="0" w:color="auto"/>
        <w:right w:val="none" w:sz="0" w:space="0" w:color="auto"/>
      </w:divBdr>
    </w:div>
    <w:div w:id="1744063363">
      <w:marLeft w:val="640"/>
      <w:marRight w:val="0"/>
      <w:marTop w:val="0"/>
      <w:marBottom w:val="0"/>
      <w:divBdr>
        <w:top w:val="none" w:sz="0" w:space="0" w:color="auto"/>
        <w:left w:val="none" w:sz="0" w:space="0" w:color="auto"/>
        <w:bottom w:val="none" w:sz="0" w:space="0" w:color="auto"/>
        <w:right w:val="none" w:sz="0" w:space="0" w:color="auto"/>
      </w:divBdr>
    </w:div>
    <w:div w:id="1744182441">
      <w:marLeft w:val="640"/>
      <w:marRight w:val="0"/>
      <w:marTop w:val="0"/>
      <w:marBottom w:val="0"/>
      <w:divBdr>
        <w:top w:val="none" w:sz="0" w:space="0" w:color="auto"/>
        <w:left w:val="none" w:sz="0" w:space="0" w:color="auto"/>
        <w:bottom w:val="none" w:sz="0" w:space="0" w:color="auto"/>
        <w:right w:val="none" w:sz="0" w:space="0" w:color="auto"/>
      </w:divBdr>
    </w:div>
    <w:div w:id="1744252007">
      <w:marLeft w:val="640"/>
      <w:marRight w:val="0"/>
      <w:marTop w:val="0"/>
      <w:marBottom w:val="0"/>
      <w:divBdr>
        <w:top w:val="none" w:sz="0" w:space="0" w:color="auto"/>
        <w:left w:val="none" w:sz="0" w:space="0" w:color="auto"/>
        <w:bottom w:val="none" w:sz="0" w:space="0" w:color="auto"/>
        <w:right w:val="none" w:sz="0" w:space="0" w:color="auto"/>
      </w:divBdr>
    </w:div>
    <w:div w:id="1744259586">
      <w:marLeft w:val="640"/>
      <w:marRight w:val="0"/>
      <w:marTop w:val="0"/>
      <w:marBottom w:val="0"/>
      <w:divBdr>
        <w:top w:val="none" w:sz="0" w:space="0" w:color="auto"/>
        <w:left w:val="none" w:sz="0" w:space="0" w:color="auto"/>
        <w:bottom w:val="none" w:sz="0" w:space="0" w:color="auto"/>
        <w:right w:val="none" w:sz="0" w:space="0" w:color="auto"/>
      </w:divBdr>
    </w:div>
    <w:div w:id="1744330169">
      <w:marLeft w:val="640"/>
      <w:marRight w:val="0"/>
      <w:marTop w:val="0"/>
      <w:marBottom w:val="0"/>
      <w:divBdr>
        <w:top w:val="none" w:sz="0" w:space="0" w:color="auto"/>
        <w:left w:val="none" w:sz="0" w:space="0" w:color="auto"/>
        <w:bottom w:val="none" w:sz="0" w:space="0" w:color="auto"/>
        <w:right w:val="none" w:sz="0" w:space="0" w:color="auto"/>
      </w:divBdr>
    </w:div>
    <w:div w:id="1744334869">
      <w:marLeft w:val="640"/>
      <w:marRight w:val="0"/>
      <w:marTop w:val="0"/>
      <w:marBottom w:val="0"/>
      <w:divBdr>
        <w:top w:val="none" w:sz="0" w:space="0" w:color="auto"/>
        <w:left w:val="none" w:sz="0" w:space="0" w:color="auto"/>
        <w:bottom w:val="none" w:sz="0" w:space="0" w:color="auto"/>
        <w:right w:val="none" w:sz="0" w:space="0" w:color="auto"/>
      </w:divBdr>
    </w:div>
    <w:div w:id="1744374334">
      <w:marLeft w:val="640"/>
      <w:marRight w:val="0"/>
      <w:marTop w:val="0"/>
      <w:marBottom w:val="0"/>
      <w:divBdr>
        <w:top w:val="none" w:sz="0" w:space="0" w:color="auto"/>
        <w:left w:val="none" w:sz="0" w:space="0" w:color="auto"/>
        <w:bottom w:val="none" w:sz="0" w:space="0" w:color="auto"/>
        <w:right w:val="none" w:sz="0" w:space="0" w:color="auto"/>
      </w:divBdr>
    </w:div>
    <w:div w:id="1744445870">
      <w:marLeft w:val="640"/>
      <w:marRight w:val="0"/>
      <w:marTop w:val="0"/>
      <w:marBottom w:val="0"/>
      <w:divBdr>
        <w:top w:val="none" w:sz="0" w:space="0" w:color="auto"/>
        <w:left w:val="none" w:sz="0" w:space="0" w:color="auto"/>
        <w:bottom w:val="none" w:sz="0" w:space="0" w:color="auto"/>
        <w:right w:val="none" w:sz="0" w:space="0" w:color="auto"/>
      </w:divBdr>
    </w:div>
    <w:div w:id="1744447465">
      <w:marLeft w:val="640"/>
      <w:marRight w:val="0"/>
      <w:marTop w:val="0"/>
      <w:marBottom w:val="0"/>
      <w:divBdr>
        <w:top w:val="none" w:sz="0" w:space="0" w:color="auto"/>
        <w:left w:val="none" w:sz="0" w:space="0" w:color="auto"/>
        <w:bottom w:val="none" w:sz="0" w:space="0" w:color="auto"/>
        <w:right w:val="none" w:sz="0" w:space="0" w:color="auto"/>
      </w:divBdr>
    </w:div>
    <w:div w:id="1744450203">
      <w:marLeft w:val="640"/>
      <w:marRight w:val="0"/>
      <w:marTop w:val="0"/>
      <w:marBottom w:val="0"/>
      <w:divBdr>
        <w:top w:val="none" w:sz="0" w:space="0" w:color="auto"/>
        <w:left w:val="none" w:sz="0" w:space="0" w:color="auto"/>
        <w:bottom w:val="none" w:sz="0" w:space="0" w:color="auto"/>
        <w:right w:val="none" w:sz="0" w:space="0" w:color="auto"/>
      </w:divBdr>
    </w:div>
    <w:div w:id="1744526250">
      <w:marLeft w:val="640"/>
      <w:marRight w:val="0"/>
      <w:marTop w:val="0"/>
      <w:marBottom w:val="0"/>
      <w:divBdr>
        <w:top w:val="none" w:sz="0" w:space="0" w:color="auto"/>
        <w:left w:val="none" w:sz="0" w:space="0" w:color="auto"/>
        <w:bottom w:val="none" w:sz="0" w:space="0" w:color="auto"/>
        <w:right w:val="none" w:sz="0" w:space="0" w:color="auto"/>
      </w:divBdr>
    </w:div>
    <w:div w:id="1744568412">
      <w:marLeft w:val="640"/>
      <w:marRight w:val="0"/>
      <w:marTop w:val="0"/>
      <w:marBottom w:val="0"/>
      <w:divBdr>
        <w:top w:val="none" w:sz="0" w:space="0" w:color="auto"/>
        <w:left w:val="none" w:sz="0" w:space="0" w:color="auto"/>
        <w:bottom w:val="none" w:sz="0" w:space="0" w:color="auto"/>
        <w:right w:val="none" w:sz="0" w:space="0" w:color="auto"/>
      </w:divBdr>
    </w:div>
    <w:div w:id="1744646932">
      <w:marLeft w:val="640"/>
      <w:marRight w:val="0"/>
      <w:marTop w:val="0"/>
      <w:marBottom w:val="0"/>
      <w:divBdr>
        <w:top w:val="none" w:sz="0" w:space="0" w:color="auto"/>
        <w:left w:val="none" w:sz="0" w:space="0" w:color="auto"/>
        <w:bottom w:val="none" w:sz="0" w:space="0" w:color="auto"/>
        <w:right w:val="none" w:sz="0" w:space="0" w:color="auto"/>
      </w:divBdr>
    </w:div>
    <w:div w:id="1744714163">
      <w:marLeft w:val="640"/>
      <w:marRight w:val="0"/>
      <w:marTop w:val="0"/>
      <w:marBottom w:val="0"/>
      <w:divBdr>
        <w:top w:val="none" w:sz="0" w:space="0" w:color="auto"/>
        <w:left w:val="none" w:sz="0" w:space="0" w:color="auto"/>
        <w:bottom w:val="none" w:sz="0" w:space="0" w:color="auto"/>
        <w:right w:val="none" w:sz="0" w:space="0" w:color="auto"/>
      </w:divBdr>
    </w:div>
    <w:div w:id="1744718412">
      <w:marLeft w:val="640"/>
      <w:marRight w:val="0"/>
      <w:marTop w:val="0"/>
      <w:marBottom w:val="0"/>
      <w:divBdr>
        <w:top w:val="none" w:sz="0" w:space="0" w:color="auto"/>
        <w:left w:val="none" w:sz="0" w:space="0" w:color="auto"/>
        <w:bottom w:val="none" w:sz="0" w:space="0" w:color="auto"/>
        <w:right w:val="none" w:sz="0" w:space="0" w:color="auto"/>
      </w:divBdr>
    </w:div>
    <w:div w:id="1744721196">
      <w:marLeft w:val="640"/>
      <w:marRight w:val="0"/>
      <w:marTop w:val="0"/>
      <w:marBottom w:val="0"/>
      <w:divBdr>
        <w:top w:val="none" w:sz="0" w:space="0" w:color="auto"/>
        <w:left w:val="none" w:sz="0" w:space="0" w:color="auto"/>
        <w:bottom w:val="none" w:sz="0" w:space="0" w:color="auto"/>
        <w:right w:val="none" w:sz="0" w:space="0" w:color="auto"/>
      </w:divBdr>
    </w:div>
    <w:div w:id="1744721992">
      <w:marLeft w:val="640"/>
      <w:marRight w:val="0"/>
      <w:marTop w:val="0"/>
      <w:marBottom w:val="0"/>
      <w:divBdr>
        <w:top w:val="none" w:sz="0" w:space="0" w:color="auto"/>
        <w:left w:val="none" w:sz="0" w:space="0" w:color="auto"/>
        <w:bottom w:val="none" w:sz="0" w:space="0" w:color="auto"/>
        <w:right w:val="none" w:sz="0" w:space="0" w:color="auto"/>
      </w:divBdr>
    </w:div>
    <w:div w:id="1744722223">
      <w:marLeft w:val="640"/>
      <w:marRight w:val="0"/>
      <w:marTop w:val="0"/>
      <w:marBottom w:val="0"/>
      <w:divBdr>
        <w:top w:val="none" w:sz="0" w:space="0" w:color="auto"/>
        <w:left w:val="none" w:sz="0" w:space="0" w:color="auto"/>
        <w:bottom w:val="none" w:sz="0" w:space="0" w:color="auto"/>
        <w:right w:val="none" w:sz="0" w:space="0" w:color="auto"/>
      </w:divBdr>
    </w:div>
    <w:div w:id="1744792262">
      <w:marLeft w:val="640"/>
      <w:marRight w:val="0"/>
      <w:marTop w:val="0"/>
      <w:marBottom w:val="0"/>
      <w:divBdr>
        <w:top w:val="none" w:sz="0" w:space="0" w:color="auto"/>
        <w:left w:val="none" w:sz="0" w:space="0" w:color="auto"/>
        <w:bottom w:val="none" w:sz="0" w:space="0" w:color="auto"/>
        <w:right w:val="none" w:sz="0" w:space="0" w:color="auto"/>
      </w:divBdr>
    </w:div>
    <w:div w:id="1744911020">
      <w:marLeft w:val="640"/>
      <w:marRight w:val="0"/>
      <w:marTop w:val="0"/>
      <w:marBottom w:val="0"/>
      <w:divBdr>
        <w:top w:val="none" w:sz="0" w:space="0" w:color="auto"/>
        <w:left w:val="none" w:sz="0" w:space="0" w:color="auto"/>
        <w:bottom w:val="none" w:sz="0" w:space="0" w:color="auto"/>
        <w:right w:val="none" w:sz="0" w:space="0" w:color="auto"/>
      </w:divBdr>
    </w:div>
    <w:div w:id="1744984151">
      <w:marLeft w:val="640"/>
      <w:marRight w:val="0"/>
      <w:marTop w:val="0"/>
      <w:marBottom w:val="0"/>
      <w:divBdr>
        <w:top w:val="none" w:sz="0" w:space="0" w:color="auto"/>
        <w:left w:val="none" w:sz="0" w:space="0" w:color="auto"/>
        <w:bottom w:val="none" w:sz="0" w:space="0" w:color="auto"/>
        <w:right w:val="none" w:sz="0" w:space="0" w:color="auto"/>
      </w:divBdr>
    </w:div>
    <w:div w:id="1744989600">
      <w:marLeft w:val="640"/>
      <w:marRight w:val="0"/>
      <w:marTop w:val="0"/>
      <w:marBottom w:val="0"/>
      <w:divBdr>
        <w:top w:val="none" w:sz="0" w:space="0" w:color="auto"/>
        <w:left w:val="none" w:sz="0" w:space="0" w:color="auto"/>
        <w:bottom w:val="none" w:sz="0" w:space="0" w:color="auto"/>
        <w:right w:val="none" w:sz="0" w:space="0" w:color="auto"/>
      </w:divBdr>
    </w:div>
    <w:div w:id="1745058304">
      <w:marLeft w:val="640"/>
      <w:marRight w:val="0"/>
      <w:marTop w:val="0"/>
      <w:marBottom w:val="0"/>
      <w:divBdr>
        <w:top w:val="none" w:sz="0" w:space="0" w:color="auto"/>
        <w:left w:val="none" w:sz="0" w:space="0" w:color="auto"/>
        <w:bottom w:val="none" w:sz="0" w:space="0" w:color="auto"/>
        <w:right w:val="none" w:sz="0" w:space="0" w:color="auto"/>
      </w:divBdr>
    </w:div>
    <w:div w:id="1745100953">
      <w:marLeft w:val="640"/>
      <w:marRight w:val="0"/>
      <w:marTop w:val="0"/>
      <w:marBottom w:val="0"/>
      <w:divBdr>
        <w:top w:val="none" w:sz="0" w:space="0" w:color="auto"/>
        <w:left w:val="none" w:sz="0" w:space="0" w:color="auto"/>
        <w:bottom w:val="none" w:sz="0" w:space="0" w:color="auto"/>
        <w:right w:val="none" w:sz="0" w:space="0" w:color="auto"/>
      </w:divBdr>
    </w:div>
    <w:div w:id="1745102412">
      <w:marLeft w:val="640"/>
      <w:marRight w:val="0"/>
      <w:marTop w:val="0"/>
      <w:marBottom w:val="0"/>
      <w:divBdr>
        <w:top w:val="none" w:sz="0" w:space="0" w:color="auto"/>
        <w:left w:val="none" w:sz="0" w:space="0" w:color="auto"/>
        <w:bottom w:val="none" w:sz="0" w:space="0" w:color="auto"/>
        <w:right w:val="none" w:sz="0" w:space="0" w:color="auto"/>
      </w:divBdr>
    </w:div>
    <w:div w:id="1745105152">
      <w:marLeft w:val="640"/>
      <w:marRight w:val="0"/>
      <w:marTop w:val="0"/>
      <w:marBottom w:val="0"/>
      <w:divBdr>
        <w:top w:val="none" w:sz="0" w:space="0" w:color="auto"/>
        <w:left w:val="none" w:sz="0" w:space="0" w:color="auto"/>
        <w:bottom w:val="none" w:sz="0" w:space="0" w:color="auto"/>
        <w:right w:val="none" w:sz="0" w:space="0" w:color="auto"/>
      </w:divBdr>
    </w:div>
    <w:div w:id="1745107676">
      <w:marLeft w:val="640"/>
      <w:marRight w:val="0"/>
      <w:marTop w:val="0"/>
      <w:marBottom w:val="0"/>
      <w:divBdr>
        <w:top w:val="none" w:sz="0" w:space="0" w:color="auto"/>
        <w:left w:val="none" w:sz="0" w:space="0" w:color="auto"/>
        <w:bottom w:val="none" w:sz="0" w:space="0" w:color="auto"/>
        <w:right w:val="none" w:sz="0" w:space="0" w:color="auto"/>
      </w:divBdr>
    </w:div>
    <w:div w:id="1745227433">
      <w:marLeft w:val="640"/>
      <w:marRight w:val="0"/>
      <w:marTop w:val="0"/>
      <w:marBottom w:val="0"/>
      <w:divBdr>
        <w:top w:val="none" w:sz="0" w:space="0" w:color="auto"/>
        <w:left w:val="none" w:sz="0" w:space="0" w:color="auto"/>
        <w:bottom w:val="none" w:sz="0" w:space="0" w:color="auto"/>
        <w:right w:val="none" w:sz="0" w:space="0" w:color="auto"/>
      </w:divBdr>
    </w:div>
    <w:div w:id="1745254933">
      <w:marLeft w:val="640"/>
      <w:marRight w:val="0"/>
      <w:marTop w:val="0"/>
      <w:marBottom w:val="0"/>
      <w:divBdr>
        <w:top w:val="none" w:sz="0" w:space="0" w:color="auto"/>
        <w:left w:val="none" w:sz="0" w:space="0" w:color="auto"/>
        <w:bottom w:val="none" w:sz="0" w:space="0" w:color="auto"/>
        <w:right w:val="none" w:sz="0" w:space="0" w:color="auto"/>
      </w:divBdr>
    </w:div>
    <w:div w:id="1745301241">
      <w:marLeft w:val="640"/>
      <w:marRight w:val="0"/>
      <w:marTop w:val="0"/>
      <w:marBottom w:val="0"/>
      <w:divBdr>
        <w:top w:val="none" w:sz="0" w:space="0" w:color="auto"/>
        <w:left w:val="none" w:sz="0" w:space="0" w:color="auto"/>
        <w:bottom w:val="none" w:sz="0" w:space="0" w:color="auto"/>
        <w:right w:val="none" w:sz="0" w:space="0" w:color="auto"/>
      </w:divBdr>
    </w:div>
    <w:div w:id="1745447553">
      <w:marLeft w:val="640"/>
      <w:marRight w:val="0"/>
      <w:marTop w:val="0"/>
      <w:marBottom w:val="0"/>
      <w:divBdr>
        <w:top w:val="none" w:sz="0" w:space="0" w:color="auto"/>
        <w:left w:val="none" w:sz="0" w:space="0" w:color="auto"/>
        <w:bottom w:val="none" w:sz="0" w:space="0" w:color="auto"/>
        <w:right w:val="none" w:sz="0" w:space="0" w:color="auto"/>
      </w:divBdr>
    </w:div>
    <w:div w:id="1745448533">
      <w:marLeft w:val="640"/>
      <w:marRight w:val="0"/>
      <w:marTop w:val="0"/>
      <w:marBottom w:val="0"/>
      <w:divBdr>
        <w:top w:val="none" w:sz="0" w:space="0" w:color="auto"/>
        <w:left w:val="none" w:sz="0" w:space="0" w:color="auto"/>
        <w:bottom w:val="none" w:sz="0" w:space="0" w:color="auto"/>
        <w:right w:val="none" w:sz="0" w:space="0" w:color="auto"/>
      </w:divBdr>
    </w:div>
    <w:div w:id="1745492619">
      <w:marLeft w:val="640"/>
      <w:marRight w:val="0"/>
      <w:marTop w:val="0"/>
      <w:marBottom w:val="0"/>
      <w:divBdr>
        <w:top w:val="none" w:sz="0" w:space="0" w:color="auto"/>
        <w:left w:val="none" w:sz="0" w:space="0" w:color="auto"/>
        <w:bottom w:val="none" w:sz="0" w:space="0" w:color="auto"/>
        <w:right w:val="none" w:sz="0" w:space="0" w:color="auto"/>
      </w:divBdr>
    </w:div>
    <w:div w:id="1745646169">
      <w:marLeft w:val="640"/>
      <w:marRight w:val="0"/>
      <w:marTop w:val="0"/>
      <w:marBottom w:val="0"/>
      <w:divBdr>
        <w:top w:val="none" w:sz="0" w:space="0" w:color="auto"/>
        <w:left w:val="none" w:sz="0" w:space="0" w:color="auto"/>
        <w:bottom w:val="none" w:sz="0" w:space="0" w:color="auto"/>
        <w:right w:val="none" w:sz="0" w:space="0" w:color="auto"/>
      </w:divBdr>
    </w:div>
    <w:div w:id="1745685695">
      <w:marLeft w:val="640"/>
      <w:marRight w:val="0"/>
      <w:marTop w:val="0"/>
      <w:marBottom w:val="0"/>
      <w:divBdr>
        <w:top w:val="none" w:sz="0" w:space="0" w:color="auto"/>
        <w:left w:val="none" w:sz="0" w:space="0" w:color="auto"/>
        <w:bottom w:val="none" w:sz="0" w:space="0" w:color="auto"/>
        <w:right w:val="none" w:sz="0" w:space="0" w:color="auto"/>
      </w:divBdr>
    </w:div>
    <w:div w:id="1745759864">
      <w:marLeft w:val="640"/>
      <w:marRight w:val="0"/>
      <w:marTop w:val="0"/>
      <w:marBottom w:val="0"/>
      <w:divBdr>
        <w:top w:val="none" w:sz="0" w:space="0" w:color="auto"/>
        <w:left w:val="none" w:sz="0" w:space="0" w:color="auto"/>
        <w:bottom w:val="none" w:sz="0" w:space="0" w:color="auto"/>
        <w:right w:val="none" w:sz="0" w:space="0" w:color="auto"/>
      </w:divBdr>
    </w:div>
    <w:div w:id="1745834262">
      <w:marLeft w:val="640"/>
      <w:marRight w:val="0"/>
      <w:marTop w:val="0"/>
      <w:marBottom w:val="0"/>
      <w:divBdr>
        <w:top w:val="none" w:sz="0" w:space="0" w:color="auto"/>
        <w:left w:val="none" w:sz="0" w:space="0" w:color="auto"/>
        <w:bottom w:val="none" w:sz="0" w:space="0" w:color="auto"/>
        <w:right w:val="none" w:sz="0" w:space="0" w:color="auto"/>
      </w:divBdr>
    </w:div>
    <w:div w:id="1745834822">
      <w:marLeft w:val="640"/>
      <w:marRight w:val="0"/>
      <w:marTop w:val="0"/>
      <w:marBottom w:val="0"/>
      <w:divBdr>
        <w:top w:val="none" w:sz="0" w:space="0" w:color="auto"/>
        <w:left w:val="none" w:sz="0" w:space="0" w:color="auto"/>
        <w:bottom w:val="none" w:sz="0" w:space="0" w:color="auto"/>
        <w:right w:val="none" w:sz="0" w:space="0" w:color="auto"/>
      </w:divBdr>
    </w:div>
    <w:div w:id="1745880475">
      <w:marLeft w:val="640"/>
      <w:marRight w:val="0"/>
      <w:marTop w:val="0"/>
      <w:marBottom w:val="0"/>
      <w:divBdr>
        <w:top w:val="none" w:sz="0" w:space="0" w:color="auto"/>
        <w:left w:val="none" w:sz="0" w:space="0" w:color="auto"/>
        <w:bottom w:val="none" w:sz="0" w:space="0" w:color="auto"/>
        <w:right w:val="none" w:sz="0" w:space="0" w:color="auto"/>
      </w:divBdr>
    </w:div>
    <w:div w:id="1745882083">
      <w:marLeft w:val="640"/>
      <w:marRight w:val="0"/>
      <w:marTop w:val="0"/>
      <w:marBottom w:val="0"/>
      <w:divBdr>
        <w:top w:val="none" w:sz="0" w:space="0" w:color="auto"/>
        <w:left w:val="none" w:sz="0" w:space="0" w:color="auto"/>
        <w:bottom w:val="none" w:sz="0" w:space="0" w:color="auto"/>
        <w:right w:val="none" w:sz="0" w:space="0" w:color="auto"/>
      </w:divBdr>
    </w:div>
    <w:div w:id="1746105056">
      <w:marLeft w:val="640"/>
      <w:marRight w:val="0"/>
      <w:marTop w:val="0"/>
      <w:marBottom w:val="0"/>
      <w:divBdr>
        <w:top w:val="none" w:sz="0" w:space="0" w:color="auto"/>
        <w:left w:val="none" w:sz="0" w:space="0" w:color="auto"/>
        <w:bottom w:val="none" w:sz="0" w:space="0" w:color="auto"/>
        <w:right w:val="none" w:sz="0" w:space="0" w:color="auto"/>
      </w:divBdr>
    </w:div>
    <w:div w:id="1746145641">
      <w:marLeft w:val="640"/>
      <w:marRight w:val="0"/>
      <w:marTop w:val="0"/>
      <w:marBottom w:val="0"/>
      <w:divBdr>
        <w:top w:val="none" w:sz="0" w:space="0" w:color="auto"/>
        <w:left w:val="none" w:sz="0" w:space="0" w:color="auto"/>
        <w:bottom w:val="none" w:sz="0" w:space="0" w:color="auto"/>
        <w:right w:val="none" w:sz="0" w:space="0" w:color="auto"/>
      </w:divBdr>
    </w:div>
    <w:div w:id="1746220284">
      <w:marLeft w:val="640"/>
      <w:marRight w:val="0"/>
      <w:marTop w:val="0"/>
      <w:marBottom w:val="0"/>
      <w:divBdr>
        <w:top w:val="none" w:sz="0" w:space="0" w:color="auto"/>
        <w:left w:val="none" w:sz="0" w:space="0" w:color="auto"/>
        <w:bottom w:val="none" w:sz="0" w:space="0" w:color="auto"/>
        <w:right w:val="none" w:sz="0" w:space="0" w:color="auto"/>
      </w:divBdr>
    </w:div>
    <w:div w:id="1746224915">
      <w:marLeft w:val="640"/>
      <w:marRight w:val="0"/>
      <w:marTop w:val="0"/>
      <w:marBottom w:val="0"/>
      <w:divBdr>
        <w:top w:val="none" w:sz="0" w:space="0" w:color="auto"/>
        <w:left w:val="none" w:sz="0" w:space="0" w:color="auto"/>
        <w:bottom w:val="none" w:sz="0" w:space="0" w:color="auto"/>
        <w:right w:val="none" w:sz="0" w:space="0" w:color="auto"/>
      </w:divBdr>
    </w:div>
    <w:div w:id="1746226587">
      <w:marLeft w:val="640"/>
      <w:marRight w:val="0"/>
      <w:marTop w:val="0"/>
      <w:marBottom w:val="0"/>
      <w:divBdr>
        <w:top w:val="none" w:sz="0" w:space="0" w:color="auto"/>
        <w:left w:val="none" w:sz="0" w:space="0" w:color="auto"/>
        <w:bottom w:val="none" w:sz="0" w:space="0" w:color="auto"/>
        <w:right w:val="none" w:sz="0" w:space="0" w:color="auto"/>
      </w:divBdr>
    </w:div>
    <w:div w:id="1746419050">
      <w:marLeft w:val="640"/>
      <w:marRight w:val="0"/>
      <w:marTop w:val="0"/>
      <w:marBottom w:val="0"/>
      <w:divBdr>
        <w:top w:val="none" w:sz="0" w:space="0" w:color="auto"/>
        <w:left w:val="none" w:sz="0" w:space="0" w:color="auto"/>
        <w:bottom w:val="none" w:sz="0" w:space="0" w:color="auto"/>
        <w:right w:val="none" w:sz="0" w:space="0" w:color="auto"/>
      </w:divBdr>
    </w:div>
    <w:div w:id="1746486591">
      <w:marLeft w:val="640"/>
      <w:marRight w:val="0"/>
      <w:marTop w:val="0"/>
      <w:marBottom w:val="0"/>
      <w:divBdr>
        <w:top w:val="none" w:sz="0" w:space="0" w:color="auto"/>
        <w:left w:val="none" w:sz="0" w:space="0" w:color="auto"/>
        <w:bottom w:val="none" w:sz="0" w:space="0" w:color="auto"/>
        <w:right w:val="none" w:sz="0" w:space="0" w:color="auto"/>
      </w:divBdr>
    </w:div>
    <w:div w:id="1746606146">
      <w:marLeft w:val="640"/>
      <w:marRight w:val="0"/>
      <w:marTop w:val="0"/>
      <w:marBottom w:val="0"/>
      <w:divBdr>
        <w:top w:val="none" w:sz="0" w:space="0" w:color="auto"/>
        <w:left w:val="none" w:sz="0" w:space="0" w:color="auto"/>
        <w:bottom w:val="none" w:sz="0" w:space="0" w:color="auto"/>
        <w:right w:val="none" w:sz="0" w:space="0" w:color="auto"/>
      </w:divBdr>
    </w:div>
    <w:div w:id="1746608083">
      <w:marLeft w:val="640"/>
      <w:marRight w:val="0"/>
      <w:marTop w:val="0"/>
      <w:marBottom w:val="0"/>
      <w:divBdr>
        <w:top w:val="none" w:sz="0" w:space="0" w:color="auto"/>
        <w:left w:val="none" w:sz="0" w:space="0" w:color="auto"/>
        <w:bottom w:val="none" w:sz="0" w:space="0" w:color="auto"/>
        <w:right w:val="none" w:sz="0" w:space="0" w:color="auto"/>
      </w:divBdr>
    </w:div>
    <w:div w:id="1746609427">
      <w:marLeft w:val="640"/>
      <w:marRight w:val="0"/>
      <w:marTop w:val="0"/>
      <w:marBottom w:val="0"/>
      <w:divBdr>
        <w:top w:val="none" w:sz="0" w:space="0" w:color="auto"/>
        <w:left w:val="none" w:sz="0" w:space="0" w:color="auto"/>
        <w:bottom w:val="none" w:sz="0" w:space="0" w:color="auto"/>
        <w:right w:val="none" w:sz="0" w:space="0" w:color="auto"/>
      </w:divBdr>
    </w:div>
    <w:div w:id="1746684835">
      <w:marLeft w:val="640"/>
      <w:marRight w:val="0"/>
      <w:marTop w:val="0"/>
      <w:marBottom w:val="0"/>
      <w:divBdr>
        <w:top w:val="none" w:sz="0" w:space="0" w:color="auto"/>
        <w:left w:val="none" w:sz="0" w:space="0" w:color="auto"/>
        <w:bottom w:val="none" w:sz="0" w:space="0" w:color="auto"/>
        <w:right w:val="none" w:sz="0" w:space="0" w:color="auto"/>
      </w:divBdr>
    </w:div>
    <w:div w:id="1746755815">
      <w:marLeft w:val="640"/>
      <w:marRight w:val="0"/>
      <w:marTop w:val="0"/>
      <w:marBottom w:val="0"/>
      <w:divBdr>
        <w:top w:val="none" w:sz="0" w:space="0" w:color="auto"/>
        <w:left w:val="none" w:sz="0" w:space="0" w:color="auto"/>
        <w:bottom w:val="none" w:sz="0" w:space="0" w:color="auto"/>
        <w:right w:val="none" w:sz="0" w:space="0" w:color="auto"/>
      </w:divBdr>
    </w:div>
    <w:div w:id="1746801360">
      <w:marLeft w:val="640"/>
      <w:marRight w:val="0"/>
      <w:marTop w:val="0"/>
      <w:marBottom w:val="0"/>
      <w:divBdr>
        <w:top w:val="none" w:sz="0" w:space="0" w:color="auto"/>
        <w:left w:val="none" w:sz="0" w:space="0" w:color="auto"/>
        <w:bottom w:val="none" w:sz="0" w:space="0" w:color="auto"/>
        <w:right w:val="none" w:sz="0" w:space="0" w:color="auto"/>
      </w:divBdr>
    </w:div>
    <w:div w:id="1746876592">
      <w:marLeft w:val="640"/>
      <w:marRight w:val="0"/>
      <w:marTop w:val="0"/>
      <w:marBottom w:val="0"/>
      <w:divBdr>
        <w:top w:val="none" w:sz="0" w:space="0" w:color="auto"/>
        <w:left w:val="none" w:sz="0" w:space="0" w:color="auto"/>
        <w:bottom w:val="none" w:sz="0" w:space="0" w:color="auto"/>
        <w:right w:val="none" w:sz="0" w:space="0" w:color="auto"/>
      </w:divBdr>
    </w:div>
    <w:div w:id="1746877547">
      <w:marLeft w:val="640"/>
      <w:marRight w:val="0"/>
      <w:marTop w:val="0"/>
      <w:marBottom w:val="0"/>
      <w:divBdr>
        <w:top w:val="none" w:sz="0" w:space="0" w:color="auto"/>
        <w:left w:val="none" w:sz="0" w:space="0" w:color="auto"/>
        <w:bottom w:val="none" w:sz="0" w:space="0" w:color="auto"/>
        <w:right w:val="none" w:sz="0" w:space="0" w:color="auto"/>
      </w:divBdr>
    </w:div>
    <w:div w:id="1746880472">
      <w:marLeft w:val="640"/>
      <w:marRight w:val="0"/>
      <w:marTop w:val="0"/>
      <w:marBottom w:val="0"/>
      <w:divBdr>
        <w:top w:val="none" w:sz="0" w:space="0" w:color="auto"/>
        <w:left w:val="none" w:sz="0" w:space="0" w:color="auto"/>
        <w:bottom w:val="none" w:sz="0" w:space="0" w:color="auto"/>
        <w:right w:val="none" w:sz="0" w:space="0" w:color="auto"/>
      </w:divBdr>
    </w:div>
    <w:div w:id="1746948177">
      <w:marLeft w:val="640"/>
      <w:marRight w:val="0"/>
      <w:marTop w:val="0"/>
      <w:marBottom w:val="0"/>
      <w:divBdr>
        <w:top w:val="none" w:sz="0" w:space="0" w:color="auto"/>
        <w:left w:val="none" w:sz="0" w:space="0" w:color="auto"/>
        <w:bottom w:val="none" w:sz="0" w:space="0" w:color="auto"/>
        <w:right w:val="none" w:sz="0" w:space="0" w:color="auto"/>
      </w:divBdr>
    </w:div>
    <w:div w:id="1746949770">
      <w:marLeft w:val="640"/>
      <w:marRight w:val="0"/>
      <w:marTop w:val="0"/>
      <w:marBottom w:val="0"/>
      <w:divBdr>
        <w:top w:val="none" w:sz="0" w:space="0" w:color="auto"/>
        <w:left w:val="none" w:sz="0" w:space="0" w:color="auto"/>
        <w:bottom w:val="none" w:sz="0" w:space="0" w:color="auto"/>
        <w:right w:val="none" w:sz="0" w:space="0" w:color="auto"/>
      </w:divBdr>
    </w:div>
    <w:div w:id="1746954402">
      <w:marLeft w:val="640"/>
      <w:marRight w:val="0"/>
      <w:marTop w:val="0"/>
      <w:marBottom w:val="0"/>
      <w:divBdr>
        <w:top w:val="none" w:sz="0" w:space="0" w:color="auto"/>
        <w:left w:val="none" w:sz="0" w:space="0" w:color="auto"/>
        <w:bottom w:val="none" w:sz="0" w:space="0" w:color="auto"/>
        <w:right w:val="none" w:sz="0" w:space="0" w:color="auto"/>
      </w:divBdr>
    </w:div>
    <w:div w:id="1746999615">
      <w:marLeft w:val="640"/>
      <w:marRight w:val="0"/>
      <w:marTop w:val="0"/>
      <w:marBottom w:val="0"/>
      <w:divBdr>
        <w:top w:val="none" w:sz="0" w:space="0" w:color="auto"/>
        <w:left w:val="none" w:sz="0" w:space="0" w:color="auto"/>
        <w:bottom w:val="none" w:sz="0" w:space="0" w:color="auto"/>
        <w:right w:val="none" w:sz="0" w:space="0" w:color="auto"/>
      </w:divBdr>
    </w:div>
    <w:div w:id="1747221751">
      <w:marLeft w:val="640"/>
      <w:marRight w:val="0"/>
      <w:marTop w:val="0"/>
      <w:marBottom w:val="0"/>
      <w:divBdr>
        <w:top w:val="none" w:sz="0" w:space="0" w:color="auto"/>
        <w:left w:val="none" w:sz="0" w:space="0" w:color="auto"/>
        <w:bottom w:val="none" w:sz="0" w:space="0" w:color="auto"/>
        <w:right w:val="none" w:sz="0" w:space="0" w:color="auto"/>
      </w:divBdr>
    </w:div>
    <w:div w:id="1747267275">
      <w:marLeft w:val="640"/>
      <w:marRight w:val="0"/>
      <w:marTop w:val="0"/>
      <w:marBottom w:val="0"/>
      <w:divBdr>
        <w:top w:val="none" w:sz="0" w:space="0" w:color="auto"/>
        <w:left w:val="none" w:sz="0" w:space="0" w:color="auto"/>
        <w:bottom w:val="none" w:sz="0" w:space="0" w:color="auto"/>
        <w:right w:val="none" w:sz="0" w:space="0" w:color="auto"/>
      </w:divBdr>
    </w:div>
    <w:div w:id="1747409699">
      <w:marLeft w:val="640"/>
      <w:marRight w:val="0"/>
      <w:marTop w:val="0"/>
      <w:marBottom w:val="0"/>
      <w:divBdr>
        <w:top w:val="none" w:sz="0" w:space="0" w:color="auto"/>
        <w:left w:val="none" w:sz="0" w:space="0" w:color="auto"/>
        <w:bottom w:val="none" w:sz="0" w:space="0" w:color="auto"/>
        <w:right w:val="none" w:sz="0" w:space="0" w:color="auto"/>
      </w:divBdr>
    </w:div>
    <w:div w:id="1747414045">
      <w:marLeft w:val="640"/>
      <w:marRight w:val="0"/>
      <w:marTop w:val="0"/>
      <w:marBottom w:val="0"/>
      <w:divBdr>
        <w:top w:val="none" w:sz="0" w:space="0" w:color="auto"/>
        <w:left w:val="none" w:sz="0" w:space="0" w:color="auto"/>
        <w:bottom w:val="none" w:sz="0" w:space="0" w:color="auto"/>
        <w:right w:val="none" w:sz="0" w:space="0" w:color="auto"/>
      </w:divBdr>
    </w:div>
    <w:div w:id="1747457199">
      <w:marLeft w:val="640"/>
      <w:marRight w:val="0"/>
      <w:marTop w:val="0"/>
      <w:marBottom w:val="0"/>
      <w:divBdr>
        <w:top w:val="none" w:sz="0" w:space="0" w:color="auto"/>
        <w:left w:val="none" w:sz="0" w:space="0" w:color="auto"/>
        <w:bottom w:val="none" w:sz="0" w:space="0" w:color="auto"/>
        <w:right w:val="none" w:sz="0" w:space="0" w:color="auto"/>
      </w:divBdr>
    </w:div>
    <w:div w:id="1747457203">
      <w:marLeft w:val="640"/>
      <w:marRight w:val="0"/>
      <w:marTop w:val="0"/>
      <w:marBottom w:val="0"/>
      <w:divBdr>
        <w:top w:val="none" w:sz="0" w:space="0" w:color="auto"/>
        <w:left w:val="none" w:sz="0" w:space="0" w:color="auto"/>
        <w:bottom w:val="none" w:sz="0" w:space="0" w:color="auto"/>
        <w:right w:val="none" w:sz="0" w:space="0" w:color="auto"/>
      </w:divBdr>
    </w:div>
    <w:div w:id="1747528800">
      <w:marLeft w:val="640"/>
      <w:marRight w:val="0"/>
      <w:marTop w:val="0"/>
      <w:marBottom w:val="0"/>
      <w:divBdr>
        <w:top w:val="none" w:sz="0" w:space="0" w:color="auto"/>
        <w:left w:val="none" w:sz="0" w:space="0" w:color="auto"/>
        <w:bottom w:val="none" w:sz="0" w:space="0" w:color="auto"/>
        <w:right w:val="none" w:sz="0" w:space="0" w:color="auto"/>
      </w:divBdr>
    </w:div>
    <w:div w:id="1747608784">
      <w:marLeft w:val="640"/>
      <w:marRight w:val="0"/>
      <w:marTop w:val="0"/>
      <w:marBottom w:val="0"/>
      <w:divBdr>
        <w:top w:val="none" w:sz="0" w:space="0" w:color="auto"/>
        <w:left w:val="none" w:sz="0" w:space="0" w:color="auto"/>
        <w:bottom w:val="none" w:sz="0" w:space="0" w:color="auto"/>
        <w:right w:val="none" w:sz="0" w:space="0" w:color="auto"/>
      </w:divBdr>
    </w:div>
    <w:div w:id="1747648544">
      <w:marLeft w:val="640"/>
      <w:marRight w:val="0"/>
      <w:marTop w:val="0"/>
      <w:marBottom w:val="0"/>
      <w:divBdr>
        <w:top w:val="none" w:sz="0" w:space="0" w:color="auto"/>
        <w:left w:val="none" w:sz="0" w:space="0" w:color="auto"/>
        <w:bottom w:val="none" w:sz="0" w:space="0" w:color="auto"/>
        <w:right w:val="none" w:sz="0" w:space="0" w:color="auto"/>
      </w:divBdr>
    </w:div>
    <w:div w:id="1747680754">
      <w:marLeft w:val="640"/>
      <w:marRight w:val="0"/>
      <w:marTop w:val="0"/>
      <w:marBottom w:val="0"/>
      <w:divBdr>
        <w:top w:val="none" w:sz="0" w:space="0" w:color="auto"/>
        <w:left w:val="none" w:sz="0" w:space="0" w:color="auto"/>
        <w:bottom w:val="none" w:sz="0" w:space="0" w:color="auto"/>
        <w:right w:val="none" w:sz="0" w:space="0" w:color="auto"/>
      </w:divBdr>
    </w:div>
    <w:div w:id="1747721119">
      <w:marLeft w:val="640"/>
      <w:marRight w:val="0"/>
      <w:marTop w:val="0"/>
      <w:marBottom w:val="0"/>
      <w:divBdr>
        <w:top w:val="none" w:sz="0" w:space="0" w:color="auto"/>
        <w:left w:val="none" w:sz="0" w:space="0" w:color="auto"/>
        <w:bottom w:val="none" w:sz="0" w:space="0" w:color="auto"/>
        <w:right w:val="none" w:sz="0" w:space="0" w:color="auto"/>
      </w:divBdr>
    </w:div>
    <w:div w:id="1747722367">
      <w:marLeft w:val="640"/>
      <w:marRight w:val="0"/>
      <w:marTop w:val="0"/>
      <w:marBottom w:val="0"/>
      <w:divBdr>
        <w:top w:val="none" w:sz="0" w:space="0" w:color="auto"/>
        <w:left w:val="none" w:sz="0" w:space="0" w:color="auto"/>
        <w:bottom w:val="none" w:sz="0" w:space="0" w:color="auto"/>
        <w:right w:val="none" w:sz="0" w:space="0" w:color="auto"/>
      </w:divBdr>
    </w:div>
    <w:div w:id="1747722373">
      <w:marLeft w:val="640"/>
      <w:marRight w:val="0"/>
      <w:marTop w:val="0"/>
      <w:marBottom w:val="0"/>
      <w:divBdr>
        <w:top w:val="none" w:sz="0" w:space="0" w:color="auto"/>
        <w:left w:val="none" w:sz="0" w:space="0" w:color="auto"/>
        <w:bottom w:val="none" w:sz="0" w:space="0" w:color="auto"/>
        <w:right w:val="none" w:sz="0" w:space="0" w:color="auto"/>
      </w:divBdr>
    </w:div>
    <w:div w:id="1747802437">
      <w:marLeft w:val="640"/>
      <w:marRight w:val="0"/>
      <w:marTop w:val="0"/>
      <w:marBottom w:val="0"/>
      <w:divBdr>
        <w:top w:val="none" w:sz="0" w:space="0" w:color="auto"/>
        <w:left w:val="none" w:sz="0" w:space="0" w:color="auto"/>
        <w:bottom w:val="none" w:sz="0" w:space="0" w:color="auto"/>
        <w:right w:val="none" w:sz="0" w:space="0" w:color="auto"/>
      </w:divBdr>
    </w:div>
    <w:div w:id="1747845634">
      <w:marLeft w:val="640"/>
      <w:marRight w:val="0"/>
      <w:marTop w:val="0"/>
      <w:marBottom w:val="0"/>
      <w:divBdr>
        <w:top w:val="none" w:sz="0" w:space="0" w:color="auto"/>
        <w:left w:val="none" w:sz="0" w:space="0" w:color="auto"/>
        <w:bottom w:val="none" w:sz="0" w:space="0" w:color="auto"/>
        <w:right w:val="none" w:sz="0" w:space="0" w:color="auto"/>
      </w:divBdr>
    </w:div>
    <w:div w:id="1747846752">
      <w:marLeft w:val="640"/>
      <w:marRight w:val="0"/>
      <w:marTop w:val="0"/>
      <w:marBottom w:val="0"/>
      <w:divBdr>
        <w:top w:val="none" w:sz="0" w:space="0" w:color="auto"/>
        <w:left w:val="none" w:sz="0" w:space="0" w:color="auto"/>
        <w:bottom w:val="none" w:sz="0" w:space="0" w:color="auto"/>
        <w:right w:val="none" w:sz="0" w:space="0" w:color="auto"/>
      </w:divBdr>
    </w:div>
    <w:div w:id="1747874971">
      <w:marLeft w:val="640"/>
      <w:marRight w:val="0"/>
      <w:marTop w:val="0"/>
      <w:marBottom w:val="0"/>
      <w:divBdr>
        <w:top w:val="none" w:sz="0" w:space="0" w:color="auto"/>
        <w:left w:val="none" w:sz="0" w:space="0" w:color="auto"/>
        <w:bottom w:val="none" w:sz="0" w:space="0" w:color="auto"/>
        <w:right w:val="none" w:sz="0" w:space="0" w:color="auto"/>
      </w:divBdr>
    </w:div>
    <w:div w:id="1747917126">
      <w:marLeft w:val="640"/>
      <w:marRight w:val="0"/>
      <w:marTop w:val="0"/>
      <w:marBottom w:val="0"/>
      <w:divBdr>
        <w:top w:val="none" w:sz="0" w:space="0" w:color="auto"/>
        <w:left w:val="none" w:sz="0" w:space="0" w:color="auto"/>
        <w:bottom w:val="none" w:sz="0" w:space="0" w:color="auto"/>
        <w:right w:val="none" w:sz="0" w:space="0" w:color="auto"/>
      </w:divBdr>
    </w:div>
    <w:div w:id="1747993527">
      <w:marLeft w:val="640"/>
      <w:marRight w:val="0"/>
      <w:marTop w:val="0"/>
      <w:marBottom w:val="0"/>
      <w:divBdr>
        <w:top w:val="none" w:sz="0" w:space="0" w:color="auto"/>
        <w:left w:val="none" w:sz="0" w:space="0" w:color="auto"/>
        <w:bottom w:val="none" w:sz="0" w:space="0" w:color="auto"/>
        <w:right w:val="none" w:sz="0" w:space="0" w:color="auto"/>
      </w:divBdr>
    </w:div>
    <w:div w:id="1747997093">
      <w:marLeft w:val="640"/>
      <w:marRight w:val="0"/>
      <w:marTop w:val="0"/>
      <w:marBottom w:val="0"/>
      <w:divBdr>
        <w:top w:val="none" w:sz="0" w:space="0" w:color="auto"/>
        <w:left w:val="none" w:sz="0" w:space="0" w:color="auto"/>
        <w:bottom w:val="none" w:sz="0" w:space="0" w:color="auto"/>
        <w:right w:val="none" w:sz="0" w:space="0" w:color="auto"/>
      </w:divBdr>
    </w:div>
    <w:div w:id="1748115258">
      <w:marLeft w:val="640"/>
      <w:marRight w:val="0"/>
      <w:marTop w:val="0"/>
      <w:marBottom w:val="0"/>
      <w:divBdr>
        <w:top w:val="none" w:sz="0" w:space="0" w:color="auto"/>
        <w:left w:val="none" w:sz="0" w:space="0" w:color="auto"/>
        <w:bottom w:val="none" w:sz="0" w:space="0" w:color="auto"/>
        <w:right w:val="none" w:sz="0" w:space="0" w:color="auto"/>
      </w:divBdr>
    </w:div>
    <w:div w:id="1748189855">
      <w:marLeft w:val="640"/>
      <w:marRight w:val="0"/>
      <w:marTop w:val="0"/>
      <w:marBottom w:val="0"/>
      <w:divBdr>
        <w:top w:val="none" w:sz="0" w:space="0" w:color="auto"/>
        <w:left w:val="none" w:sz="0" w:space="0" w:color="auto"/>
        <w:bottom w:val="none" w:sz="0" w:space="0" w:color="auto"/>
        <w:right w:val="none" w:sz="0" w:space="0" w:color="auto"/>
      </w:divBdr>
    </w:div>
    <w:div w:id="1748260356">
      <w:marLeft w:val="640"/>
      <w:marRight w:val="0"/>
      <w:marTop w:val="0"/>
      <w:marBottom w:val="0"/>
      <w:divBdr>
        <w:top w:val="none" w:sz="0" w:space="0" w:color="auto"/>
        <w:left w:val="none" w:sz="0" w:space="0" w:color="auto"/>
        <w:bottom w:val="none" w:sz="0" w:space="0" w:color="auto"/>
        <w:right w:val="none" w:sz="0" w:space="0" w:color="auto"/>
      </w:divBdr>
    </w:div>
    <w:div w:id="1748384276">
      <w:marLeft w:val="640"/>
      <w:marRight w:val="0"/>
      <w:marTop w:val="0"/>
      <w:marBottom w:val="0"/>
      <w:divBdr>
        <w:top w:val="none" w:sz="0" w:space="0" w:color="auto"/>
        <w:left w:val="none" w:sz="0" w:space="0" w:color="auto"/>
        <w:bottom w:val="none" w:sz="0" w:space="0" w:color="auto"/>
        <w:right w:val="none" w:sz="0" w:space="0" w:color="auto"/>
      </w:divBdr>
    </w:div>
    <w:div w:id="1748385304">
      <w:marLeft w:val="640"/>
      <w:marRight w:val="0"/>
      <w:marTop w:val="0"/>
      <w:marBottom w:val="0"/>
      <w:divBdr>
        <w:top w:val="none" w:sz="0" w:space="0" w:color="auto"/>
        <w:left w:val="none" w:sz="0" w:space="0" w:color="auto"/>
        <w:bottom w:val="none" w:sz="0" w:space="0" w:color="auto"/>
        <w:right w:val="none" w:sz="0" w:space="0" w:color="auto"/>
      </w:divBdr>
    </w:div>
    <w:div w:id="1748527325">
      <w:marLeft w:val="640"/>
      <w:marRight w:val="0"/>
      <w:marTop w:val="0"/>
      <w:marBottom w:val="0"/>
      <w:divBdr>
        <w:top w:val="none" w:sz="0" w:space="0" w:color="auto"/>
        <w:left w:val="none" w:sz="0" w:space="0" w:color="auto"/>
        <w:bottom w:val="none" w:sz="0" w:space="0" w:color="auto"/>
        <w:right w:val="none" w:sz="0" w:space="0" w:color="auto"/>
      </w:divBdr>
    </w:div>
    <w:div w:id="1748530454">
      <w:marLeft w:val="640"/>
      <w:marRight w:val="0"/>
      <w:marTop w:val="0"/>
      <w:marBottom w:val="0"/>
      <w:divBdr>
        <w:top w:val="none" w:sz="0" w:space="0" w:color="auto"/>
        <w:left w:val="none" w:sz="0" w:space="0" w:color="auto"/>
        <w:bottom w:val="none" w:sz="0" w:space="0" w:color="auto"/>
        <w:right w:val="none" w:sz="0" w:space="0" w:color="auto"/>
      </w:divBdr>
    </w:div>
    <w:div w:id="1748575045">
      <w:marLeft w:val="640"/>
      <w:marRight w:val="0"/>
      <w:marTop w:val="0"/>
      <w:marBottom w:val="0"/>
      <w:divBdr>
        <w:top w:val="none" w:sz="0" w:space="0" w:color="auto"/>
        <w:left w:val="none" w:sz="0" w:space="0" w:color="auto"/>
        <w:bottom w:val="none" w:sz="0" w:space="0" w:color="auto"/>
        <w:right w:val="none" w:sz="0" w:space="0" w:color="auto"/>
      </w:divBdr>
    </w:div>
    <w:div w:id="1748576841">
      <w:marLeft w:val="640"/>
      <w:marRight w:val="0"/>
      <w:marTop w:val="0"/>
      <w:marBottom w:val="0"/>
      <w:divBdr>
        <w:top w:val="none" w:sz="0" w:space="0" w:color="auto"/>
        <w:left w:val="none" w:sz="0" w:space="0" w:color="auto"/>
        <w:bottom w:val="none" w:sz="0" w:space="0" w:color="auto"/>
        <w:right w:val="none" w:sz="0" w:space="0" w:color="auto"/>
      </w:divBdr>
    </w:div>
    <w:div w:id="1748767021">
      <w:marLeft w:val="640"/>
      <w:marRight w:val="0"/>
      <w:marTop w:val="0"/>
      <w:marBottom w:val="0"/>
      <w:divBdr>
        <w:top w:val="none" w:sz="0" w:space="0" w:color="auto"/>
        <w:left w:val="none" w:sz="0" w:space="0" w:color="auto"/>
        <w:bottom w:val="none" w:sz="0" w:space="0" w:color="auto"/>
        <w:right w:val="none" w:sz="0" w:space="0" w:color="auto"/>
      </w:divBdr>
    </w:div>
    <w:div w:id="1748769080">
      <w:marLeft w:val="640"/>
      <w:marRight w:val="0"/>
      <w:marTop w:val="0"/>
      <w:marBottom w:val="0"/>
      <w:divBdr>
        <w:top w:val="none" w:sz="0" w:space="0" w:color="auto"/>
        <w:left w:val="none" w:sz="0" w:space="0" w:color="auto"/>
        <w:bottom w:val="none" w:sz="0" w:space="0" w:color="auto"/>
        <w:right w:val="none" w:sz="0" w:space="0" w:color="auto"/>
      </w:divBdr>
    </w:div>
    <w:div w:id="1748839859">
      <w:marLeft w:val="640"/>
      <w:marRight w:val="0"/>
      <w:marTop w:val="0"/>
      <w:marBottom w:val="0"/>
      <w:divBdr>
        <w:top w:val="none" w:sz="0" w:space="0" w:color="auto"/>
        <w:left w:val="none" w:sz="0" w:space="0" w:color="auto"/>
        <w:bottom w:val="none" w:sz="0" w:space="0" w:color="auto"/>
        <w:right w:val="none" w:sz="0" w:space="0" w:color="auto"/>
      </w:divBdr>
    </w:div>
    <w:div w:id="1748916328">
      <w:marLeft w:val="640"/>
      <w:marRight w:val="0"/>
      <w:marTop w:val="0"/>
      <w:marBottom w:val="0"/>
      <w:divBdr>
        <w:top w:val="none" w:sz="0" w:space="0" w:color="auto"/>
        <w:left w:val="none" w:sz="0" w:space="0" w:color="auto"/>
        <w:bottom w:val="none" w:sz="0" w:space="0" w:color="auto"/>
        <w:right w:val="none" w:sz="0" w:space="0" w:color="auto"/>
      </w:divBdr>
    </w:div>
    <w:div w:id="1748965753">
      <w:marLeft w:val="640"/>
      <w:marRight w:val="0"/>
      <w:marTop w:val="0"/>
      <w:marBottom w:val="0"/>
      <w:divBdr>
        <w:top w:val="none" w:sz="0" w:space="0" w:color="auto"/>
        <w:left w:val="none" w:sz="0" w:space="0" w:color="auto"/>
        <w:bottom w:val="none" w:sz="0" w:space="0" w:color="auto"/>
        <w:right w:val="none" w:sz="0" w:space="0" w:color="auto"/>
      </w:divBdr>
    </w:div>
    <w:div w:id="1749039888">
      <w:marLeft w:val="640"/>
      <w:marRight w:val="0"/>
      <w:marTop w:val="0"/>
      <w:marBottom w:val="0"/>
      <w:divBdr>
        <w:top w:val="none" w:sz="0" w:space="0" w:color="auto"/>
        <w:left w:val="none" w:sz="0" w:space="0" w:color="auto"/>
        <w:bottom w:val="none" w:sz="0" w:space="0" w:color="auto"/>
        <w:right w:val="none" w:sz="0" w:space="0" w:color="auto"/>
      </w:divBdr>
    </w:div>
    <w:div w:id="1749110765">
      <w:marLeft w:val="640"/>
      <w:marRight w:val="0"/>
      <w:marTop w:val="0"/>
      <w:marBottom w:val="0"/>
      <w:divBdr>
        <w:top w:val="none" w:sz="0" w:space="0" w:color="auto"/>
        <w:left w:val="none" w:sz="0" w:space="0" w:color="auto"/>
        <w:bottom w:val="none" w:sz="0" w:space="0" w:color="auto"/>
        <w:right w:val="none" w:sz="0" w:space="0" w:color="auto"/>
      </w:divBdr>
    </w:div>
    <w:div w:id="1749115609">
      <w:marLeft w:val="640"/>
      <w:marRight w:val="0"/>
      <w:marTop w:val="0"/>
      <w:marBottom w:val="0"/>
      <w:divBdr>
        <w:top w:val="none" w:sz="0" w:space="0" w:color="auto"/>
        <w:left w:val="none" w:sz="0" w:space="0" w:color="auto"/>
        <w:bottom w:val="none" w:sz="0" w:space="0" w:color="auto"/>
        <w:right w:val="none" w:sz="0" w:space="0" w:color="auto"/>
      </w:divBdr>
    </w:div>
    <w:div w:id="1749229891">
      <w:marLeft w:val="640"/>
      <w:marRight w:val="0"/>
      <w:marTop w:val="0"/>
      <w:marBottom w:val="0"/>
      <w:divBdr>
        <w:top w:val="none" w:sz="0" w:space="0" w:color="auto"/>
        <w:left w:val="none" w:sz="0" w:space="0" w:color="auto"/>
        <w:bottom w:val="none" w:sz="0" w:space="0" w:color="auto"/>
        <w:right w:val="none" w:sz="0" w:space="0" w:color="auto"/>
      </w:divBdr>
    </w:div>
    <w:div w:id="1749306446">
      <w:marLeft w:val="640"/>
      <w:marRight w:val="0"/>
      <w:marTop w:val="0"/>
      <w:marBottom w:val="0"/>
      <w:divBdr>
        <w:top w:val="none" w:sz="0" w:space="0" w:color="auto"/>
        <w:left w:val="none" w:sz="0" w:space="0" w:color="auto"/>
        <w:bottom w:val="none" w:sz="0" w:space="0" w:color="auto"/>
        <w:right w:val="none" w:sz="0" w:space="0" w:color="auto"/>
      </w:divBdr>
    </w:div>
    <w:div w:id="1749380743">
      <w:marLeft w:val="640"/>
      <w:marRight w:val="0"/>
      <w:marTop w:val="0"/>
      <w:marBottom w:val="0"/>
      <w:divBdr>
        <w:top w:val="none" w:sz="0" w:space="0" w:color="auto"/>
        <w:left w:val="none" w:sz="0" w:space="0" w:color="auto"/>
        <w:bottom w:val="none" w:sz="0" w:space="0" w:color="auto"/>
        <w:right w:val="none" w:sz="0" w:space="0" w:color="auto"/>
      </w:divBdr>
    </w:div>
    <w:div w:id="1749423883">
      <w:marLeft w:val="640"/>
      <w:marRight w:val="0"/>
      <w:marTop w:val="0"/>
      <w:marBottom w:val="0"/>
      <w:divBdr>
        <w:top w:val="none" w:sz="0" w:space="0" w:color="auto"/>
        <w:left w:val="none" w:sz="0" w:space="0" w:color="auto"/>
        <w:bottom w:val="none" w:sz="0" w:space="0" w:color="auto"/>
        <w:right w:val="none" w:sz="0" w:space="0" w:color="auto"/>
      </w:divBdr>
    </w:div>
    <w:div w:id="1749569478">
      <w:marLeft w:val="640"/>
      <w:marRight w:val="0"/>
      <w:marTop w:val="0"/>
      <w:marBottom w:val="0"/>
      <w:divBdr>
        <w:top w:val="none" w:sz="0" w:space="0" w:color="auto"/>
        <w:left w:val="none" w:sz="0" w:space="0" w:color="auto"/>
        <w:bottom w:val="none" w:sz="0" w:space="0" w:color="auto"/>
        <w:right w:val="none" w:sz="0" w:space="0" w:color="auto"/>
      </w:divBdr>
    </w:div>
    <w:div w:id="1749571412">
      <w:marLeft w:val="640"/>
      <w:marRight w:val="0"/>
      <w:marTop w:val="0"/>
      <w:marBottom w:val="0"/>
      <w:divBdr>
        <w:top w:val="none" w:sz="0" w:space="0" w:color="auto"/>
        <w:left w:val="none" w:sz="0" w:space="0" w:color="auto"/>
        <w:bottom w:val="none" w:sz="0" w:space="0" w:color="auto"/>
        <w:right w:val="none" w:sz="0" w:space="0" w:color="auto"/>
      </w:divBdr>
    </w:div>
    <w:div w:id="1749574322">
      <w:bodyDiv w:val="1"/>
      <w:marLeft w:val="0"/>
      <w:marRight w:val="0"/>
      <w:marTop w:val="0"/>
      <w:marBottom w:val="0"/>
      <w:divBdr>
        <w:top w:val="none" w:sz="0" w:space="0" w:color="auto"/>
        <w:left w:val="none" w:sz="0" w:space="0" w:color="auto"/>
        <w:bottom w:val="none" w:sz="0" w:space="0" w:color="auto"/>
        <w:right w:val="none" w:sz="0" w:space="0" w:color="auto"/>
      </w:divBdr>
    </w:div>
    <w:div w:id="1749575099">
      <w:marLeft w:val="640"/>
      <w:marRight w:val="0"/>
      <w:marTop w:val="0"/>
      <w:marBottom w:val="0"/>
      <w:divBdr>
        <w:top w:val="none" w:sz="0" w:space="0" w:color="auto"/>
        <w:left w:val="none" w:sz="0" w:space="0" w:color="auto"/>
        <w:bottom w:val="none" w:sz="0" w:space="0" w:color="auto"/>
        <w:right w:val="none" w:sz="0" w:space="0" w:color="auto"/>
      </w:divBdr>
    </w:div>
    <w:div w:id="1749618820">
      <w:marLeft w:val="640"/>
      <w:marRight w:val="0"/>
      <w:marTop w:val="0"/>
      <w:marBottom w:val="0"/>
      <w:divBdr>
        <w:top w:val="none" w:sz="0" w:space="0" w:color="auto"/>
        <w:left w:val="none" w:sz="0" w:space="0" w:color="auto"/>
        <w:bottom w:val="none" w:sz="0" w:space="0" w:color="auto"/>
        <w:right w:val="none" w:sz="0" w:space="0" w:color="auto"/>
      </w:divBdr>
    </w:div>
    <w:div w:id="1749762486">
      <w:marLeft w:val="640"/>
      <w:marRight w:val="0"/>
      <w:marTop w:val="0"/>
      <w:marBottom w:val="0"/>
      <w:divBdr>
        <w:top w:val="none" w:sz="0" w:space="0" w:color="auto"/>
        <w:left w:val="none" w:sz="0" w:space="0" w:color="auto"/>
        <w:bottom w:val="none" w:sz="0" w:space="0" w:color="auto"/>
        <w:right w:val="none" w:sz="0" w:space="0" w:color="auto"/>
      </w:divBdr>
    </w:div>
    <w:div w:id="1749886037">
      <w:marLeft w:val="640"/>
      <w:marRight w:val="0"/>
      <w:marTop w:val="0"/>
      <w:marBottom w:val="0"/>
      <w:divBdr>
        <w:top w:val="none" w:sz="0" w:space="0" w:color="auto"/>
        <w:left w:val="none" w:sz="0" w:space="0" w:color="auto"/>
        <w:bottom w:val="none" w:sz="0" w:space="0" w:color="auto"/>
        <w:right w:val="none" w:sz="0" w:space="0" w:color="auto"/>
      </w:divBdr>
    </w:div>
    <w:div w:id="1749887713">
      <w:marLeft w:val="640"/>
      <w:marRight w:val="0"/>
      <w:marTop w:val="0"/>
      <w:marBottom w:val="0"/>
      <w:divBdr>
        <w:top w:val="none" w:sz="0" w:space="0" w:color="auto"/>
        <w:left w:val="none" w:sz="0" w:space="0" w:color="auto"/>
        <w:bottom w:val="none" w:sz="0" w:space="0" w:color="auto"/>
        <w:right w:val="none" w:sz="0" w:space="0" w:color="auto"/>
      </w:divBdr>
    </w:div>
    <w:div w:id="1750078373">
      <w:marLeft w:val="640"/>
      <w:marRight w:val="0"/>
      <w:marTop w:val="0"/>
      <w:marBottom w:val="0"/>
      <w:divBdr>
        <w:top w:val="none" w:sz="0" w:space="0" w:color="auto"/>
        <w:left w:val="none" w:sz="0" w:space="0" w:color="auto"/>
        <w:bottom w:val="none" w:sz="0" w:space="0" w:color="auto"/>
        <w:right w:val="none" w:sz="0" w:space="0" w:color="auto"/>
      </w:divBdr>
    </w:div>
    <w:div w:id="1750080918">
      <w:marLeft w:val="640"/>
      <w:marRight w:val="0"/>
      <w:marTop w:val="0"/>
      <w:marBottom w:val="0"/>
      <w:divBdr>
        <w:top w:val="none" w:sz="0" w:space="0" w:color="auto"/>
        <w:left w:val="none" w:sz="0" w:space="0" w:color="auto"/>
        <w:bottom w:val="none" w:sz="0" w:space="0" w:color="auto"/>
        <w:right w:val="none" w:sz="0" w:space="0" w:color="auto"/>
      </w:divBdr>
    </w:div>
    <w:div w:id="1750228338">
      <w:marLeft w:val="640"/>
      <w:marRight w:val="0"/>
      <w:marTop w:val="0"/>
      <w:marBottom w:val="0"/>
      <w:divBdr>
        <w:top w:val="none" w:sz="0" w:space="0" w:color="auto"/>
        <w:left w:val="none" w:sz="0" w:space="0" w:color="auto"/>
        <w:bottom w:val="none" w:sz="0" w:space="0" w:color="auto"/>
        <w:right w:val="none" w:sz="0" w:space="0" w:color="auto"/>
      </w:divBdr>
    </w:div>
    <w:div w:id="1750229538">
      <w:marLeft w:val="640"/>
      <w:marRight w:val="0"/>
      <w:marTop w:val="0"/>
      <w:marBottom w:val="0"/>
      <w:divBdr>
        <w:top w:val="none" w:sz="0" w:space="0" w:color="auto"/>
        <w:left w:val="none" w:sz="0" w:space="0" w:color="auto"/>
        <w:bottom w:val="none" w:sz="0" w:space="0" w:color="auto"/>
        <w:right w:val="none" w:sz="0" w:space="0" w:color="auto"/>
      </w:divBdr>
    </w:div>
    <w:div w:id="1750231040">
      <w:marLeft w:val="640"/>
      <w:marRight w:val="0"/>
      <w:marTop w:val="0"/>
      <w:marBottom w:val="0"/>
      <w:divBdr>
        <w:top w:val="none" w:sz="0" w:space="0" w:color="auto"/>
        <w:left w:val="none" w:sz="0" w:space="0" w:color="auto"/>
        <w:bottom w:val="none" w:sz="0" w:space="0" w:color="auto"/>
        <w:right w:val="none" w:sz="0" w:space="0" w:color="auto"/>
      </w:divBdr>
    </w:div>
    <w:div w:id="1750272952">
      <w:marLeft w:val="640"/>
      <w:marRight w:val="0"/>
      <w:marTop w:val="0"/>
      <w:marBottom w:val="0"/>
      <w:divBdr>
        <w:top w:val="none" w:sz="0" w:space="0" w:color="auto"/>
        <w:left w:val="none" w:sz="0" w:space="0" w:color="auto"/>
        <w:bottom w:val="none" w:sz="0" w:space="0" w:color="auto"/>
        <w:right w:val="none" w:sz="0" w:space="0" w:color="auto"/>
      </w:divBdr>
    </w:div>
    <w:div w:id="1750273911">
      <w:marLeft w:val="640"/>
      <w:marRight w:val="0"/>
      <w:marTop w:val="0"/>
      <w:marBottom w:val="0"/>
      <w:divBdr>
        <w:top w:val="none" w:sz="0" w:space="0" w:color="auto"/>
        <w:left w:val="none" w:sz="0" w:space="0" w:color="auto"/>
        <w:bottom w:val="none" w:sz="0" w:space="0" w:color="auto"/>
        <w:right w:val="none" w:sz="0" w:space="0" w:color="auto"/>
      </w:divBdr>
    </w:div>
    <w:div w:id="1750419843">
      <w:marLeft w:val="640"/>
      <w:marRight w:val="0"/>
      <w:marTop w:val="0"/>
      <w:marBottom w:val="0"/>
      <w:divBdr>
        <w:top w:val="none" w:sz="0" w:space="0" w:color="auto"/>
        <w:left w:val="none" w:sz="0" w:space="0" w:color="auto"/>
        <w:bottom w:val="none" w:sz="0" w:space="0" w:color="auto"/>
        <w:right w:val="none" w:sz="0" w:space="0" w:color="auto"/>
      </w:divBdr>
    </w:div>
    <w:div w:id="1750421305">
      <w:marLeft w:val="640"/>
      <w:marRight w:val="0"/>
      <w:marTop w:val="0"/>
      <w:marBottom w:val="0"/>
      <w:divBdr>
        <w:top w:val="none" w:sz="0" w:space="0" w:color="auto"/>
        <w:left w:val="none" w:sz="0" w:space="0" w:color="auto"/>
        <w:bottom w:val="none" w:sz="0" w:space="0" w:color="auto"/>
        <w:right w:val="none" w:sz="0" w:space="0" w:color="auto"/>
      </w:divBdr>
    </w:div>
    <w:div w:id="1750425562">
      <w:marLeft w:val="640"/>
      <w:marRight w:val="0"/>
      <w:marTop w:val="0"/>
      <w:marBottom w:val="0"/>
      <w:divBdr>
        <w:top w:val="none" w:sz="0" w:space="0" w:color="auto"/>
        <w:left w:val="none" w:sz="0" w:space="0" w:color="auto"/>
        <w:bottom w:val="none" w:sz="0" w:space="0" w:color="auto"/>
        <w:right w:val="none" w:sz="0" w:space="0" w:color="auto"/>
      </w:divBdr>
    </w:div>
    <w:div w:id="1750426893">
      <w:marLeft w:val="640"/>
      <w:marRight w:val="0"/>
      <w:marTop w:val="0"/>
      <w:marBottom w:val="0"/>
      <w:divBdr>
        <w:top w:val="none" w:sz="0" w:space="0" w:color="auto"/>
        <w:left w:val="none" w:sz="0" w:space="0" w:color="auto"/>
        <w:bottom w:val="none" w:sz="0" w:space="0" w:color="auto"/>
        <w:right w:val="none" w:sz="0" w:space="0" w:color="auto"/>
      </w:divBdr>
    </w:div>
    <w:div w:id="1750497628">
      <w:marLeft w:val="640"/>
      <w:marRight w:val="0"/>
      <w:marTop w:val="0"/>
      <w:marBottom w:val="0"/>
      <w:divBdr>
        <w:top w:val="none" w:sz="0" w:space="0" w:color="auto"/>
        <w:left w:val="none" w:sz="0" w:space="0" w:color="auto"/>
        <w:bottom w:val="none" w:sz="0" w:space="0" w:color="auto"/>
        <w:right w:val="none" w:sz="0" w:space="0" w:color="auto"/>
      </w:divBdr>
    </w:div>
    <w:div w:id="1750729581">
      <w:marLeft w:val="640"/>
      <w:marRight w:val="0"/>
      <w:marTop w:val="0"/>
      <w:marBottom w:val="0"/>
      <w:divBdr>
        <w:top w:val="none" w:sz="0" w:space="0" w:color="auto"/>
        <w:left w:val="none" w:sz="0" w:space="0" w:color="auto"/>
        <w:bottom w:val="none" w:sz="0" w:space="0" w:color="auto"/>
        <w:right w:val="none" w:sz="0" w:space="0" w:color="auto"/>
      </w:divBdr>
    </w:div>
    <w:div w:id="1750810500">
      <w:marLeft w:val="640"/>
      <w:marRight w:val="0"/>
      <w:marTop w:val="0"/>
      <w:marBottom w:val="0"/>
      <w:divBdr>
        <w:top w:val="none" w:sz="0" w:space="0" w:color="auto"/>
        <w:left w:val="none" w:sz="0" w:space="0" w:color="auto"/>
        <w:bottom w:val="none" w:sz="0" w:space="0" w:color="auto"/>
        <w:right w:val="none" w:sz="0" w:space="0" w:color="auto"/>
      </w:divBdr>
    </w:div>
    <w:div w:id="1750957452">
      <w:marLeft w:val="640"/>
      <w:marRight w:val="0"/>
      <w:marTop w:val="0"/>
      <w:marBottom w:val="0"/>
      <w:divBdr>
        <w:top w:val="none" w:sz="0" w:space="0" w:color="auto"/>
        <w:left w:val="none" w:sz="0" w:space="0" w:color="auto"/>
        <w:bottom w:val="none" w:sz="0" w:space="0" w:color="auto"/>
        <w:right w:val="none" w:sz="0" w:space="0" w:color="auto"/>
      </w:divBdr>
    </w:div>
    <w:div w:id="1750998848">
      <w:marLeft w:val="640"/>
      <w:marRight w:val="0"/>
      <w:marTop w:val="0"/>
      <w:marBottom w:val="0"/>
      <w:divBdr>
        <w:top w:val="none" w:sz="0" w:space="0" w:color="auto"/>
        <w:left w:val="none" w:sz="0" w:space="0" w:color="auto"/>
        <w:bottom w:val="none" w:sz="0" w:space="0" w:color="auto"/>
        <w:right w:val="none" w:sz="0" w:space="0" w:color="auto"/>
      </w:divBdr>
    </w:div>
    <w:div w:id="1750998879">
      <w:marLeft w:val="640"/>
      <w:marRight w:val="0"/>
      <w:marTop w:val="0"/>
      <w:marBottom w:val="0"/>
      <w:divBdr>
        <w:top w:val="none" w:sz="0" w:space="0" w:color="auto"/>
        <w:left w:val="none" w:sz="0" w:space="0" w:color="auto"/>
        <w:bottom w:val="none" w:sz="0" w:space="0" w:color="auto"/>
        <w:right w:val="none" w:sz="0" w:space="0" w:color="auto"/>
      </w:divBdr>
    </w:div>
    <w:div w:id="1751003165">
      <w:marLeft w:val="640"/>
      <w:marRight w:val="0"/>
      <w:marTop w:val="0"/>
      <w:marBottom w:val="0"/>
      <w:divBdr>
        <w:top w:val="none" w:sz="0" w:space="0" w:color="auto"/>
        <w:left w:val="none" w:sz="0" w:space="0" w:color="auto"/>
        <w:bottom w:val="none" w:sz="0" w:space="0" w:color="auto"/>
        <w:right w:val="none" w:sz="0" w:space="0" w:color="auto"/>
      </w:divBdr>
    </w:div>
    <w:div w:id="1751006630">
      <w:marLeft w:val="640"/>
      <w:marRight w:val="0"/>
      <w:marTop w:val="0"/>
      <w:marBottom w:val="0"/>
      <w:divBdr>
        <w:top w:val="none" w:sz="0" w:space="0" w:color="auto"/>
        <w:left w:val="none" w:sz="0" w:space="0" w:color="auto"/>
        <w:bottom w:val="none" w:sz="0" w:space="0" w:color="auto"/>
        <w:right w:val="none" w:sz="0" w:space="0" w:color="auto"/>
      </w:divBdr>
    </w:div>
    <w:div w:id="1751122801">
      <w:marLeft w:val="640"/>
      <w:marRight w:val="0"/>
      <w:marTop w:val="0"/>
      <w:marBottom w:val="0"/>
      <w:divBdr>
        <w:top w:val="none" w:sz="0" w:space="0" w:color="auto"/>
        <w:left w:val="none" w:sz="0" w:space="0" w:color="auto"/>
        <w:bottom w:val="none" w:sz="0" w:space="0" w:color="auto"/>
        <w:right w:val="none" w:sz="0" w:space="0" w:color="auto"/>
      </w:divBdr>
    </w:div>
    <w:div w:id="1751152790">
      <w:marLeft w:val="640"/>
      <w:marRight w:val="0"/>
      <w:marTop w:val="0"/>
      <w:marBottom w:val="0"/>
      <w:divBdr>
        <w:top w:val="none" w:sz="0" w:space="0" w:color="auto"/>
        <w:left w:val="none" w:sz="0" w:space="0" w:color="auto"/>
        <w:bottom w:val="none" w:sz="0" w:space="0" w:color="auto"/>
        <w:right w:val="none" w:sz="0" w:space="0" w:color="auto"/>
      </w:divBdr>
    </w:div>
    <w:div w:id="1751459153">
      <w:marLeft w:val="640"/>
      <w:marRight w:val="0"/>
      <w:marTop w:val="0"/>
      <w:marBottom w:val="0"/>
      <w:divBdr>
        <w:top w:val="none" w:sz="0" w:space="0" w:color="auto"/>
        <w:left w:val="none" w:sz="0" w:space="0" w:color="auto"/>
        <w:bottom w:val="none" w:sz="0" w:space="0" w:color="auto"/>
        <w:right w:val="none" w:sz="0" w:space="0" w:color="auto"/>
      </w:divBdr>
    </w:div>
    <w:div w:id="1751460959">
      <w:marLeft w:val="640"/>
      <w:marRight w:val="0"/>
      <w:marTop w:val="0"/>
      <w:marBottom w:val="0"/>
      <w:divBdr>
        <w:top w:val="none" w:sz="0" w:space="0" w:color="auto"/>
        <w:left w:val="none" w:sz="0" w:space="0" w:color="auto"/>
        <w:bottom w:val="none" w:sz="0" w:space="0" w:color="auto"/>
        <w:right w:val="none" w:sz="0" w:space="0" w:color="auto"/>
      </w:divBdr>
    </w:div>
    <w:div w:id="1751461022">
      <w:marLeft w:val="640"/>
      <w:marRight w:val="0"/>
      <w:marTop w:val="0"/>
      <w:marBottom w:val="0"/>
      <w:divBdr>
        <w:top w:val="none" w:sz="0" w:space="0" w:color="auto"/>
        <w:left w:val="none" w:sz="0" w:space="0" w:color="auto"/>
        <w:bottom w:val="none" w:sz="0" w:space="0" w:color="auto"/>
        <w:right w:val="none" w:sz="0" w:space="0" w:color="auto"/>
      </w:divBdr>
    </w:div>
    <w:div w:id="1751610780">
      <w:marLeft w:val="640"/>
      <w:marRight w:val="0"/>
      <w:marTop w:val="0"/>
      <w:marBottom w:val="0"/>
      <w:divBdr>
        <w:top w:val="none" w:sz="0" w:space="0" w:color="auto"/>
        <w:left w:val="none" w:sz="0" w:space="0" w:color="auto"/>
        <w:bottom w:val="none" w:sz="0" w:space="0" w:color="auto"/>
        <w:right w:val="none" w:sz="0" w:space="0" w:color="auto"/>
      </w:divBdr>
    </w:div>
    <w:div w:id="1751611241">
      <w:marLeft w:val="640"/>
      <w:marRight w:val="0"/>
      <w:marTop w:val="0"/>
      <w:marBottom w:val="0"/>
      <w:divBdr>
        <w:top w:val="none" w:sz="0" w:space="0" w:color="auto"/>
        <w:left w:val="none" w:sz="0" w:space="0" w:color="auto"/>
        <w:bottom w:val="none" w:sz="0" w:space="0" w:color="auto"/>
        <w:right w:val="none" w:sz="0" w:space="0" w:color="auto"/>
      </w:divBdr>
    </w:div>
    <w:div w:id="1751732762">
      <w:marLeft w:val="640"/>
      <w:marRight w:val="0"/>
      <w:marTop w:val="0"/>
      <w:marBottom w:val="0"/>
      <w:divBdr>
        <w:top w:val="none" w:sz="0" w:space="0" w:color="auto"/>
        <w:left w:val="none" w:sz="0" w:space="0" w:color="auto"/>
        <w:bottom w:val="none" w:sz="0" w:space="0" w:color="auto"/>
        <w:right w:val="none" w:sz="0" w:space="0" w:color="auto"/>
      </w:divBdr>
    </w:div>
    <w:div w:id="1751850826">
      <w:marLeft w:val="640"/>
      <w:marRight w:val="0"/>
      <w:marTop w:val="0"/>
      <w:marBottom w:val="0"/>
      <w:divBdr>
        <w:top w:val="none" w:sz="0" w:space="0" w:color="auto"/>
        <w:left w:val="none" w:sz="0" w:space="0" w:color="auto"/>
        <w:bottom w:val="none" w:sz="0" w:space="0" w:color="auto"/>
        <w:right w:val="none" w:sz="0" w:space="0" w:color="auto"/>
      </w:divBdr>
    </w:div>
    <w:div w:id="1751851666">
      <w:marLeft w:val="640"/>
      <w:marRight w:val="0"/>
      <w:marTop w:val="0"/>
      <w:marBottom w:val="0"/>
      <w:divBdr>
        <w:top w:val="none" w:sz="0" w:space="0" w:color="auto"/>
        <w:left w:val="none" w:sz="0" w:space="0" w:color="auto"/>
        <w:bottom w:val="none" w:sz="0" w:space="0" w:color="auto"/>
        <w:right w:val="none" w:sz="0" w:space="0" w:color="auto"/>
      </w:divBdr>
    </w:div>
    <w:div w:id="1751853797">
      <w:marLeft w:val="640"/>
      <w:marRight w:val="0"/>
      <w:marTop w:val="0"/>
      <w:marBottom w:val="0"/>
      <w:divBdr>
        <w:top w:val="none" w:sz="0" w:space="0" w:color="auto"/>
        <w:left w:val="none" w:sz="0" w:space="0" w:color="auto"/>
        <w:bottom w:val="none" w:sz="0" w:space="0" w:color="auto"/>
        <w:right w:val="none" w:sz="0" w:space="0" w:color="auto"/>
      </w:divBdr>
    </w:div>
    <w:div w:id="1751925143">
      <w:marLeft w:val="640"/>
      <w:marRight w:val="0"/>
      <w:marTop w:val="0"/>
      <w:marBottom w:val="0"/>
      <w:divBdr>
        <w:top w:val="none" w:sz="0" w:space="0" w:color="auto"/>
        <w:left w:val="none" w:sz="0" w:space="0" w:color="auto"/>
        <w:bottom w:val="none" w:sz="0" w:space="0" w:color="auto"/>
        <w:right w:val="none" w:sz="0" w:space="0" w:color="auto"/>
      </w:divBdr>
    </w:div>
    <w:div w:id="1752045184">
      <w:marLeft w:val="640"/>
      <w:marRight w:val="0"/>
      <w:marTop w:val="0"/>
      <w:marBottom w:val="0"/>
      <w:divBdr>
        <w:top w:val="none" w:sz="0" w:space="0" w:color="auto"/>
        <w:left w:val="none" w:sz="0" w:space="0" w:color="auto"/>
        <w:bottom w:val="none" w:sz="0" w:space="0" w:color="auto"/>
        <w:right w:val="none" w:sz="0" w:space="0" w:color="auto"/>
      </w:divBdr>
    </w:div>
    <w:div w:id="1752046586">
      <w:marLeft w:val="640"/>
      <w:marRight w:val="0"/>
      <w:marTop w:val="0"/>
      <w:marBottom w:val="0"/>
      <w:divBdr>
        <w:top w:val="none" w:sz="0" w:space="0" w:color="auto"/>
        <w:left w:val="none" w:sz="0" w:space="0" w:color="auto"/>
        <w:bottom w:val="none" w:sz="0" w:space="0" w:color="auto"/>
        <w:right w:val="none" w:sz="0" w:space="0" w:color="auto"/>
      </w:divBdr>
    </w:div>
    <w:div w:id="1752115955">
      <w:marLeft w:val="640"/>
      <w:marRight w:val="0"/>
      <w:marTop w:val="0"/>
      <w:marBottom w:val="0"/>
      <w:divBdr>
        <w:top w:val="none" w:sz="0" w:space="0" w:color="auto"/>
        <w:left w:val="none" w:sz="0" w:space="0" w:color="auto"/>
        <w:bottom w:val="none" w:sz="0" w:space="0" w:color="auto"/>
        <w:right w:val="none" w:sz="0" w:space="0" w:color="auto"/>
      </w:divBdr>
    </w:div>
    <w:div w:id="1752194516">
      <w:marLeft w:val="640"/>
      <w:marRight w:val="0"/>
      <w:marTop w:val="0"/>
      <w:marBottom w:val="0"/>
      <w:divBdr>
        <w:top w:val="none" w:sz="0" w:space="0" w:color="auto"/>
        <w:left w:val="none" w:sz="0" w:space="0" w:color="auto"/>
        <w:bottom w:val="none" w:sz="0" w:space="0" w:color="auto"/>
        <w:right w:val="none" w:sz="0" w:space="0" w:color="auto"/>
      </w:divBdr>
    </w:div>
    <w:div w:id="1752197079">
      <w:marLeft w:val="640"/>
      <w:marRight w:val="0"/>
      <w:marTop w:val="0"/>
      <w:marBottom w:val="0"/>
      <w:divBdr>
        <w:top w:val="none" w:sz="0" w:space="0" w:color="auto"/>
        <w:left w:val="none" w:sz="0" w:space="0" w:color="auto"/>
        <w:bottom w:val="none" w:sz="0" w:space="0" w:color="auto"/>
        <w:right w:val="none" w:sz="0" w:space="0" w:color="auto"/>
      </w:divBdr>
    </w:div>
    <w:div w:id="1752197954">
      <w:marLeft w:val="640"/>
      <w:marRight w:val="0"/>
      <w:marTop w:val="0"/>
      <w:marBottom w:val="0"/>
      <w:divBdr>
        <w:top w:val="none" w:sz="0" w:space="0" w:color="auto"/>
        <w:left w:val="none" w:sz="0" w:space="0" w:color="auto"/>
        <w:bottom w:val="none" w:sz="0" w:space="0" w:color="auto"/>
        <w:right w:val="none" w:sz="0" w:space="0" w:color="auto"/>
      </w:divBdr>
    </w:div>
    <w:div w:id="1752239855">
      <w:marLeft w:val="640"/>
      <w:marRight w:val="0"/>
      <w:marTop w:val="0"/>
      <w:marBottom w:val="0"/>
      <w:divBdr>
        <w:top w:val="none" w:sz="0" w:space="0" w:color="auto"/>
        <w:left w:val="none" w:sz="0" w:space="0" w:color="auto"/>
        <w:bottom w:val="none" w:sz="0" w:space="0" w:color="auto"/>
        <w:right w:val="none" w:sz="0" w:space="0" w:color="auto"/>
      </w:divBdr>
    </w:div>
    <w:div w:id="1752310939">
      <w:marLeft w:val="640"/>
      <w:marRight w:val="0"/>
      <w:marTop w:val="0"/>
      <w:marBottom w:val="0"/>
      <w:divBdr>
        <w:top w:val="none" w:sz="0" w:space="0" w:color="auto"/>
        <w:left w:val="none" w:sz="0" w:space="0" w:color="auto"/>
        <w:bottom w:val="none" w:sz="0" w:space="0" w:color="auto"/>
        <w:right w:val="none" w:sz="0" w:space="0" w:color="auto"/>
      </w:divBdr>
    </w:div>
    <w:div w:id="1752315755">
      <w:marLeft w:val="640"/>
      <w:marRight w:val="0"/>
      <w:marTop w:val="0"/>
      <w:marBottom w:val="0"/>
      <w:divBdr>
        <w:top w:val="none" w:sz="0" w:space="0" w:color="auto"/>
        <w:left w:val="none" w:sz="0" w:space="0" w:color="auto"/>
        <w:bottom w:val="none" w:sz="0" w:space="0" w:color="auto"/>
        <w:right w:val="none" w:sz="0" w:space="0" w:color="auto"/>
      </w:divBdr>
    </w:div>
    <w:div w:id="1752383799">
      <w:marLeft w:val="640"/>
      <w:marRight w:val="0"/>
      <w:marTop w:val="0"/>
      <w:marBottom w:val="0"/>
      <w:divBdr>
        <w:top w:val="none" w:sz="0" w:space="0" w:color="auto"/>
        <w:left w:val="none" w:sz="0" w:space="0" w:color="auto"/>
        <w:bottom w:val="none" w:sz="0" w:space="0" w:color="auto"/>
        <w:right w:val="none" w:sz="0" w:space="0" w:color="auto"/>
      </w:divBdr>
    </w:div>
    <w:div w:id="1752388178">
      <w:marLeft w:val="640"/>
      <w:marRight w:val="0"/>
      <w:marTop w:val="0"/>
      <w:marBottom w:val="0"/>
      <w:divBdr>
        <w:top w:val="none" w:sz="0" w:space="0" w:color="auto"/>
        <w:left w:val="none" w:sz="0" w:space="0" w:color="auto"/>
        <w:bottom w:val="none" w:sz="0" w:space="0" w:color="auto"/>
        <w:right w:val="none" w:sz="0" w:space="0" w:color="auto"/>
      </w:divBdr>
    </w:div>
    <w:div w:id="1752435313">
      <w:marLeft w:val="640"/>
      <w:marRight w:val="0"/>
      <w:marTop w:val="0"/>
      <w:marBottom w:val="0"/>
      <w:divBdr>
        <w:top w:val="none" w:sz="0" w:space="0" w:color="auto"/>
        <w:left w:val="none" w:sz="0" w:space="0" w:color="auto"/>
        <w:bottom w:val="none" w:sz="0" w:space="0" w:color="auto"/>
        <w:right w:val="none" w:sz="0" w:space="0" w:color="auto"/>
      </w:divBdr>
    </w:div>
    <w:div w:id="1752461177">
      <w:marLeft w:val="640"/>
      <w:marRight w:val="0"/>
      <w:marTop w:val="0"/>
      <w:marBottom w:val="0"/>
      <w:divBdr>
        <w:top w:val="none" w:sz="0" w:space="0" w:color="auto"/>
        <w:left w:val="none" w:sz="0" w:space="0" w:color="auto"/>
        <w:bottom w:val="none" w:sz="0" w:space="0" w:color="auto"/>
        <w:right w:val="none" w:sz="0" w:space="0" w:color="auto"/>
      </w:divBdr>
    </w:div>
    <w:div w:id="1752502510">
      <w:marLeft w:val="640"/>
      <w:marRight w:val="0"/>
      <w:marTop w:val="0"/>
      <w:marBottom w:val="0"/>
      <w:divBdr>
        <w:top w:val="none" w:sz="0" w:space="0" w:color="auto"/>
        <w:left w:val="none" w:sz="0" w:space="0" w:color="auto"/>
        <w:bottom w:val="none" w:sz="0" w:space="0" w:color="auto"/>
        <w:right w:val="none" w:sz="0" w:space="0" w:color="auto"/>
      </w:divBdr>
    </w:div>
    <w:div w:id="1752581494">
      <w:marLeft w:val="640"/>
      <w:marRight w:val="0"/>
      <w:marTop w:val="0"/>
      <w:marBottom w:val="0"/>
      <w:divBdr>
        <w:top w:val="none" w:sz="0" w:space="0" w:color="auto"/>
        <w:left w:val="none" w:sz="0" w:space="0" w:color="auto"/>
        <w:bottom w:val="none" w:sz="0" w:space="0" w:color="auto"/>
        <w:right w:val="none" w:sz="0" w:space="0" w:color="auto"/>
      </w:divBdr>
    </w:div>
    <w:div w:id="1752701873">
      <w:marLeft w:val="640"/>
      <w:marRight w:val="0"/>
      <w:marTop w:val="0"/>
      <w:marBottom w:val="0"/>
      <w:divBdr>
        <w:top w:val="none" w:sz="0" w:space="0" w:color="auto"/>
        <w:left w:val="none" w:sz="0" w:space="0" w:color="auto"/>
        <w:bottom w:val="none" w:sz="0" w:space="0" w:color="auto"/>
        <w:right w:val="none" w:sz="0" w:space="0" w:color="auto"/>
      </w:divBdr>
    </w:div>
    <w:div w:id="1752845061">
      <w:marLeft w:val="640"/>
      <w:marRight w:val="0"/>
      <w:marTop w:val="0"/>
      <w:marBottom w:val="0"/>
      <w:divBdr>
        <w:top w:val="none" w:sz="0" w:space="0" w:color="auto"/>
        <w:left w:val="none" w:sz="0" w:space="0" w:color="auto"/>
        <w:bottom w:val="none" w:sz="0" w:space="0" w:color="auto"/>
        <w:right w:val="none" w:sz="0" w:space="0" w:color="auto"/>
      </w:divBdr>
    </w:div>
    <w:div w:id="1753047850">
      <w:marLeft w:val="640"/>
      <w:marRight w:val="0"/>
      <w:marTop w:val="0"/>
      <w:marBottom w:val="0"/>
      <w:divBdr>
        <w:top w:val="none" w:sz="0" w:space="0" w:color="auto"/>
        <w:left w:val="none" w:sz="0" w:space="0" w:color="auto"/>
        <w:bottom w:val="none" w:sz="0" w:space="0" w:color="auto"/>
        <w:right w:val="none" w:sz="0" w:space="0" w:color="auto"/>
      </w:divBdr>
    </w:div>
    <w:div w:id="1753159417">
      <w:marLeft w:val="640"/>
      <w:marRight w:val="0"/>
      <w:marTop w:val="0"/>
      <w:marBottom w:val="0"/>
      <w:divBdr>
        <w:top w:val="none" w:sz="0" w:space="0" w:color="auto"/>
        <w:left w:val="none" w:sz="0" w:space="0" w:color="auto"/>
        <w:bottom w:val="none" w:sz="0" w:space="0" w:color="auto"/>
        <w:right w:val="none" w:sz="0" w:space="0" w:color="auto"/>
      </w:divBdr>
    </w:div>
    <w:div w:id="1753163843">
      <w:marLeft w:val="640"/>
      <w:marRight w:val="0"/>
      <w:marTop w:val="0"/>
      <w:marBottom w:val="0"/>
      <w:divBdr>
        <w:top w:val="none" w:sz="0" w:space="0" w:color="auto"/>
        <w:left w:val="none" w:sz="0" w:space="0" w:color="auto"/>
        <w:bottom w:val="none" w:sz="0" w:space="0" w:color="auto"/>
        <w:right w:val="none" w:sz="0" w:space="0" w:color="auto"/>
      </w:divBdr>
    </w:div>
    <w:div w:id="1753165787">
      <w:marLeft w:val="640"/>
      <w:marRight w:val="0"/>
      <w:marTop w:val="0"/>
      <w:marBottom w:val="0"/>
      <w:divBdr>
        <w:top w:val="none" w:sz="0" w:space="0" w:color="auto"/>
        <w:left w:val="none" w:sz="0" w:space="0" w:color="auto"/>
        <w:bottom w:val="none" w:sz="0" w:space="0" w:color="auto"/>
        <w:right w:val="none" w:sz="0" w:space="0" w:color="auto"/>
      </w:divBdr>
    </w:div>
    <w:div w:id="1753308048">
      <w:marLeft w:val="640"/>
      <w:marRight w:val="0"/>
      <w:marTop w:val="0"/>
      <w:marBottom w:val="0"/>
      <w:divBdr>
        <w:top w:val="none" w:sz="0" w:space="0" w:color="auto"/>
        <w:left w:val="none" w:sz="0" w:space="0" w:color="auto"/>
        <w:bottom w:val="none" w:sz="0" w:space="0" w:color="auto"/>
        <w:right w:val="none" w:sz="0" w:space="0" w:color="auto"/>
      </w:divBdr>
    </w:div>
    <w:div w:id="1753354507">
      <w:marLeft w:val="640"/>
      <w:marRight w:val="0"/>
      <w:marTop w:val="0"/>
      <w:marBottom w:val="0"/>
      <w:divBdr>
        <w:top w:val="none" w:sz="0" w:space="0" w:color="auto"/>
        <w:left w:val="none" w:sz="0" w:space="0" w:color="auto"/>
        <w:bottom w:val="none" w:sz="0" w:space="0" w:color="auto"/>
        <w:right w:val="none" w:sz="0" w:space="0" w:color="auto"/>
      </w:divBdr>
    </w:div>
    <w:div w:id="1753433476">
      <w:marLeft w:val="640"/>
      <w:marRight w:val="0"/>
      <w:marTop w:val="0"/>
      <w:marBottom w:val="0"/>
      <w:divBdr>
        <w:top w:val="none" w:sz="0" w:space="0" w:color="auto"/>
        <w:left w:val="none" w:sz="0" w:space="0" w:color="auto"/>
        <w:bottom w:val="none" w:sz="0" w:space="0" w:color="auto"/>
        <w:right w:val="none" w:sz="0" w:space="0" w:color="auto"/>
      </w:divBdr>
    </w:div>
    <w:div w:id="1753501924">
      <w:marLeft w:val="640"/>
      <w:marRight w:val="0"/>
      <w:marTop w:val="0"/>
      <w:marBottom w:val="0"/>
      <w:divBdr>
        <w:top w:val="none" w:sz="0" w:space="0" w:color="auto"/>
        <w:left w:val="none" w:sz="0" w:space="0" w:color="auto"/>
        <w:bottom w:val="none" w:sz="0" w:space="0" w:color="auto"/>
        <w:right w:val="none" w:sz="0" w:space="0" w:color="auto"/>
      </w:divBdr>
    </w:div>
    <w:div w:id="1753502839">
      <w:marLeft w:val="640"/>
      <w:marRight w:val="0"/>
      <w:marTop w:val="0"/>
      <w:marBottom w:val="0"/>
      <w:divBdr>
        <w:top w:val="none" w:sz="0" w:space="0" w:color="auto"/>
        <w:left w:val="none" w:sz="0" w:space="0" w:color="auto"/>
        <w:bottom w:val="none" w:sz="0" w:space="0" w:color="auto"/>
        <w:right w:val="none" w:sz="0" w:space="0" w:color="auto"/>
      </w:divBdr>
    </w:div>
    <w:div w:id="1753508065">
      <w:marLeft w:val="640"/>
      <w:marRight w:val="0"/>
      <w:marTop w:val="0"/>
      <w:marBottom w:val="0"/>
      <w:divBdr>
        <w:top w:val="none" w:sz="0" w:space="0" w:color="auto"/>
        <w:left w:val="none" w:sz="0" w:space="0" w:color="auto"/>
        <w:bottom w:val="none" w:sz="0" w:space="0" w:color="auto"/>
        <w:right w:val="none" w:sz="0" w:space="0" w:color="auto"/>
      </w:divBdr>
    </w:div>
    <w:div w:id="1753577591">
      <w:marLeft w:val="640"/>
      <w:marRight w:val="0"/>
      <w:marTop w:val="0"/>
      <w:marBottom w:val="0"/>
      <w:divBdr>
        <w:top w:val="none" w:sz="0" w:space="0" w:color="auto"/>
        <w:left w:val="none" w:sz="0" w:space="0" w:color="auto"/>
        <w:bottom w:val="none" w:sz="0" w:space="0" w:color="auto"/>
        <w:right w:val="none" w:sz="0" w:space="0" w:color="auto"/>
      </w:divBdr>
    </w:div>
    <w:div w:id="1753621016">
      <w:marLeft w:val="640"/>
      <w:marRight w:val="0"/>
      <w:marTop w:val="0"/>
      <w:marBottom w:val="0"/>
      <w:divBdr>
        <w:top w:val="none" w:sz="0" w:space="0" w:color="auto"/>
        <w:left w:val="none" w:sz="0" w:space="0" w:color="auto"/>
        <w:bottom w:val="none" w:sz="0" w:space="0" w:color="auto"/>
        <w:right w:val="none" w:sz="0" w:space="0" w:color="auto"/>
      </w:divBdr>
    </w:div>
    <w:div w:id="1753693755">
      <w:marLeft w:val="640"/>
      <w:marRight w:val="0"/>
      <w:marTop w:val="0"/>
      <w:marBottom w:val="0"/>
      <w:divBdr>
        <w:top w:val="none" w:sz="0" w:space="0" w:color="auto"/>
        <w:left w:val="none" w:sz="0" w:space="0" w:color="auto"/>
        <w:bottom w:val="none" w:sz="0" w:space="0" w:color="auto"/>
        <w:right w:val="none" w:sz="0" w:space="0" w:color="auto"/>
      </w:divBdr>
    </w:div>
    <w:div w:id="1753699213">
      <w:marLeft w:val="640"/>
      <w:marRight w:val="0"/>
      <w:marTop w:val="0"/>
      <w:marBottom w:val="0"/>
      <w:divBdr>
        <w:top w:val="none" w:sz="0" w:space="0" w:color="auto"/>
        <w:left w:val="none" w:sz="0" w:space="0" w:color="auto"/>
        <w:bottom w:val="none" w:sz="0" w:space="0" w:color="auto"/>
        <w:right w:val="none" w:sz="0" w:space="0" w:color="auto"/>
      </w:divBdr>
    </w:div>
    <w:div w:id="1753702936">
      <w:marLeft w:val="640"/>
      <w:marRight w:val="0"/>
      <w:marTop w:val="0"/>
      <w:marBottom w:val="0"/>
      <w:divBdr>
        <w:top w:val="none" w:sz="0" w:space="0" w:color="auto"/>
        <w:left w:val="none" w:sz="0" w:space="0" w:color="auto"/>
        <w:bottom w:val="none" w:sz="0" w:space="0" w:color="auto"/>
        <w:right w:val="none" w:sz="0" w:space="0" w:color="auto"/>
      </w:divBdr>
    </w:div>
    <w:div w:id="1753743620">
      <w:marLeft w:val="640"/>
      <w:marRight w:val="0"/>
      <w:marTop w:val="0"/>
      <w:marBottom w:val="0"/>
      <w:divBdr>
        <w:top w:val="none" w:sz="0" w:space="0" w:color="auto"/>
        <w:left w:val="none" w:sz="0" w:space="0" w:color="auto"/>
        <w:bottom w:val="none" w:sz="0" w:space="0" w:color="auto"/>
        <w:right w:val="none" w:sz="0" w:space="0" w:color="auto"/>
      </w:divBdr>
    </w:div>
    <w:div w:id="1753745864">
      <w:marLeft w:val="640"/>
      <w:marRight w:val="0"/>
      <w:marTop w:val="0"/>
      <w:marBottom w:val="0"/>
      <w:divBdr>
        <w:top w:val="none" w:sz="0" w:space="0" w:color="auto"/>
        <w:left w:val="none" w:sz="0" w:space="0" w:color="auto"/>
        <w:bottom w:val="none" w:sz="0" w:space="0" w:color="auto"/>
        <w:right w:val="none" w:sz="0" w:space="0" w:color="auto"/>
      </w:divBdr>
    </w:div>
    <w:div w:id="1753811647">
      <w:marLeft w:val="640"/>
      <w:marRight w:val="0"/>
      <w:marTop w:val="0"/>
      <w:marBottom w:val="0"/>
      <w:divBdr>
        <w:top w:val="none" w:sz="0" w:space="0" w:color="auto"/>
        <w:left w:val="none" w:sz="0" w:space="0" w:color="auto"/>
        <w:bottom w:val="none" w:sz="0" w:space="0" w:color="auto"/>
        <w:right w:val="none" w:sz="0" w:space="0" w:color="auto"/>
      </w:divBdr>
    </w:div>
    <w:div w:id="1753813497">
      <w:marLeft w:val="640"/>
      <w:marRight w:val="0"/>
      <w:marTop w:val="0"/>
      <w:marBottom w:val="0"/>
      <w:divBdr>
        <w:top w:val="none" w:sz="0" w:space="0" w:color="auto"/>
        <w:left w:val="none" w:sz="0" w:space="0" w:color="auto"/>
        <w:bottom w:val="none" w:sz="0" w:space="0" w:color="auto"/>
        <w:right w:val="none" w:sz="0" w:space="0" w:color="auto"/>
      </w:divBdr>
    </w:div>
    <w:div w:id="1753815339">
      <w:marLeft w:val="640"/>
      <w:marRight w:val="0"/>
      <w:marTop w:val="0"/>
      <w:marBottom w:val="0"/>
      <w:divBdr>
        <w:top w:val="none" w:sz="0" w:space="0" w:color="auto"/>
        <w:left w:val="none" w:sz="0" w:space="0" w:color="auto"/>
        <w:bottom w:val="none" w:sz="0" w:space="0" w:color="auto"/>
        <w:right w:val="none" w:sz="0" w:space="0" w:color="auto"/>
      </w:divBdr>
    </w:div>
    <w:div w:id="1753966428">
      <w:marLeft w:val="640"/>
      <w:marRight w:val="0"/>
      <w:marTop w:val="0"/>
      <w:marBottom w:val="0"/>
      <w:divBdr>
        <w:top w:val="none" w:sz="0" w:space="0" w:color="auto"/>
        <w:left w:val="none" w:sz="0" w:space="0" w:color="auto"/>
        <w:bottom w:val="none" w:sz="0" w:space="0" w:color="auto"/>
        <w:right w:val="none" w:sz="0" w:space="0" w:color="auto"/>
      </w:divBdr>
    </w:div>
    <w:div w:id="1753968064">
      <w:marLeft w:val="640"/>
      <w:marRight w:val="0"/>
      <w:marTop w:val="0"/>
      <w:marBottom w:val="0"/>
      <w:divBdr>
        <w:top w:val="none" w:sz="0" w:space="0" w:color="auto"/>
        <w:left w:val="none" w:sz="0" w:space="0" w:color="auto"/>
        <w:bottom w:val="none" w:sz="0" w:space="0" w:color="auto"/>
        <w:right w:val="none" w:sz="0" w:space="0" w:color="auto"/>
      </w:divBdr>
    </w:div>
    <w:div w:id="1754009398">
      <w:marLeft w:val="640"/>
      <w:marRight w:val="0"/>
      <w:marTop w:val="0"/>
      <w:marBottom w:val="0"/>
      <w:divBdr>
        <w:top w:val="none" w:sz="0" w:space="0" w:color="auto"/>
        <w:left w:val="none" w:sz="0" w:space="0" w:color="auto"/>
        <w:bottom w:val="none" w:sz="0" w:space="0" w:color="auto"/>
        <w:right w:val="none" w:sz="0" w:space="0" w:color="auto"/>
      </w:divBdr>
    </w:div>
    <w:div w:id="1754010761">
      <w:marLeft w:val="640"/>
      <w:marRight w:val="0"/>
      <w:marTop w:val="0"/>
      <w:marBottom w:val="0"/>
      <w:divBdr>
        <w:top w:val="none" w:sz="0" w:space="0" w:color="auto"/>
        <w:left w:val="none" w:sz="0" w:space="0" w:color="auto"/>
        <w:bottom w:val="none" w:sz="0" w:space="0" w:color="auto"/>
        <w:right w:val="none" w:sz="0" w:space="0" w:color="auto"/>
      </w:divBdr>
    </w:div>
    <w:div w:id="1754164663">
      <w:marLeft w:val="640"/>
      <w:marRight w:val="0"/>
      <w:marTop w:val="0"/>
      <w:marBottom w:val="0"/>
      <w:divBdr>
        <w:top w:val="none" w:sz="0" w:space="0" w:color="auto"/>
        <w:left w:val="none" w:sz="0" w:space="0" w:color="auto"/>
        <w:bottom w:val="none" w:sz="0" w:space="0" w:color="auto"/>
        <w:right w:val="none" w:sz="0" w:space="0" w:color="auto"/>
      </w:divBdr>
    </w:div>
    <w:div w:id="1754165179">
      <w:marLeft w:val="640"/>
      <w:marRight w:val="0"/>
      <w:marTop w:val="0"/>
      <w:marBottom w:val="0"/>
      <w:divBdr>
        <w:top w:val="none" w:sz="0" w:space="0" w:color="auto"/>
        <w:left w:val="none" w:sz="0" w:space="0" w:color="auto"/>
        <w:bottom w:val="none" w:sz="0" w:space="0" w:color="auto"/>
        <w:right w:val="none" w:sz="0" w:space="0" w:color="auto"/>
      </w:divBdr>
    </w:div>
    <w:div w:id="1754274212">
      <w:marLeft w:val="640"/>
      <w:marRight w:val="0"/>
      <w:marTop w:val="0"/>
      <w:marBottom w:val="0"/>
      <w:divBdr>
        <w:top w:val="none" w:sz="0" w:space="0" w:color="auto"/>
        <w:left w:val="none" w:sz="0" w:space="0" w:color="auto"/>
        <w:bottom w:val="none" w:sz="0" w:space="0" w:color="auto"/>
        <w:right w:val="none" w:sz="0" w:space="0" w:color="auto"/>
      </w:divBdr>
    </w:div>
    <w:div w:id="1754281900">
      <w:marLeft w:val="640"/>
      <w:marRight w:val="0"/>
      <w:marTop w:val="0"/>
      <w:marBottom w:val="0"/>
      <w:divBdr>
        <w:top w:val="none" w:sz="0" w:space="0" w:color="auto"/>
        <w:left w:val="none" w:sz="0" w:space="0" w:color="auto"/>
        <w:bottom w:val="none" w:sz="0" w:space="0" w:color="auto"/>
        <w:right w:val="none" w:sz="0" w:space="0" w:color="auto"/>
      </w:divBdr>
    </w:div>
    <w:div w:id="1754546206">
      <w:marLeft w:val="640"/>
      <w:marRight w:val="0"/>
      <w:marTop w:val="0"/>
      <w:marBottom w:val="0"/>
      <w:divBdr>
        <w:top w:val="none" w:sz="0" w:space="0" w:color="auto"/>
        <w:left w:val="none" w:sz="0" w:space="0" w:color="auto"/>
        <w:bottom w:val="none" w:sz="0" w:space="0" w:color="auto"/>
        <w:right w:val="none" w:sz="0" w:space="0" w:color="auto"/>
      </w:divBdr>
    </w:div>
    <w:div w:id="1754668178">
      <w:marLeft w:val="640"/>
      <w:marRight w:val="0"/>
      <w:marTop w:val="0"/>
      <w:marBottom w:val="0"/>
      <w:divBdr>
        <w:top w:val="none" w:sz="0" w:space="0" w:color="auto"/>
        <w:left w:val="none" w:sz="0" w:space="0" w:color="auto"/>
        <w:bottom w:val="none" w:sz="0" w:space="0" w:color="auto"/>
        <w:right w:val="none" w:sz="0" w:space="0" w:color="auto"/>
      </w:divBdr>
    </w:div>
    <w:div w:id="1754738705">
      <w:marLeft w:val="640"/>
      <w:marRight w:val="0"/>
      <w:marTop w:val="0"/>
      <w:marBottom w:val="0"/>
      <w:divBdr>
        <w:top w:val="none" w:sz="0" w:space="0" w:color="auto"/>
        <w:left w:val="none" w:sz="0" w:space="0" w:color="auto"/>
        <w:bottom w:val="none" w:sz="0" w:space="0" w:color="auto"/>
        <w:right w:val="none" w:sz="0" w:space="0" w:color="auto"/>
      </w:divBdr>
    </w:div>
    <w:div w:id="1754744407">
      <w:marLeft w:val="640"/>
      <w:marRight w:val="0"/>
      <w:marTop w:val="0"/>
      <w:marBottom w:val="0"/>
      <w:divBdr>
        <w:top w:val="none" w:sz="0" w:space="0" w:color="auto"/>
        <w:left w:val="none" w:sz="0" w:space="0" w:color="auto"/>
        <w:bottom w:val="none" w:sz="0" w:space="0" w:color="auto"/>
        <w:right w:val="none" w:sz="0" w:space="0" w:color="auto"/>
      </w:divBdr>
    </w:div>
    <w:div w:id="1754818722">
      <w:marLeft w:val="640"/>
      <w:marRight w:val="0"/>
      <w:marTop w:val="0"/>
      <w:marBottom w:val="0"/>
      <w:divBdr>
        <w:top w:val="none" w:sz="0" w:space="0" w:color="auto"/>
        <w:left w:val="none" w:sz="0" w:space="0" w:color="auto"/>
        <w:bottom w:val="none" w:sz="0" w:space="0" w:color="auto"/>
        <w:right w:val="none" w:sz="0" w:space="0" w:color="auto"/>
      </w:divBdr>
    </w:div>
    <w:div w:id="1754862701">
      <w:marLeft w:val="640"/>
      <w:marRight w:val="0"/>
      <w:marTop w:val="0"/>
      <w:marBottom w:val="0"/>
      <w:divBdr>
        <w:top w:val="none" w:sz="0" w:space="0" w:color="auto"/>
        <w:left w:val="none" w:sz="0" w:space="0" w:color="auto"/>
        <w:bottom w:val="none" w:sz="0" w:space="0" w:color="auto"/>
        <w:right w:val="none" w:sz="0" w:space="0" w:color="auto"/>
      </w:divBdr>
    </w:div>
    <w:div w:id="1754888515">
      <w:marLeft w:val="640"/>
      <w:marRight w:val="0"/>
      <w:marTop w:val="0"/>
      <w:marBottom w:val="0"/>
      <w:divBdr>
        <w:top w:val="none" w:sz="0" w:space="0" w:color="auto"/>
        <w:left w:val="none" w:sz="0" w:space="0" w:color="auto"/>
        <w:bottom w:val="none" w:sz="0" w:space="0" w:color="auto"/>
        <w:right w:val="none" w:sz="0" w:space="0" w:color="auto"/>
      </w:divBdr>
    </w:div>
    <w:div w:id="1754929806">
      <w:marLeft w:val="640"/>
      <w:marRight w:val="0"/>
      <w:marTop w:val="0"/>
      <w:marBottom w:val="0"/>
      <w:divBdr>
        <w:top w:val="none" w:sz="0" w:space="0" w:color="auto"/>
        <w:left w:val="none" w:sz="0" w:space="0" w:color="auto"/>
        <w:bottom w:val="none" w:sz="0" w:space="0" w:color="auto"/>
        <w:right w:val="none" w:sz="0" w:space="0" w:color="auto"/>
      </w:divBdr>
    </w:div>
    <w:div w:id="1754930179">
      <w:marLeft w:val="640"/>
      <w:marRight w:val="0"/>
      <w:marTop w:val="0"/>
      <w:marBottom w:val="0"/>
      <w:divBdr>
        <w:top w:val="none" w:sz="0" w:space="0" w:color="auto"/>
        <w:left w:val="none" w:sz="0" w:space="0" w:color="auto"/>
        <w:bottom w:val="none" w:sz="0" w:space="0" w:color="auto"/>
        <w:right w:val="none" w:sz="0" w:space="0" w:color="auto"/>
      </w:divBdr>
    </w:div>
    <w:div w:id="1754932849">
      <w:marLeft w:val="640"/>
      <w:marRight w:val="0"/>
      <w:marTop w:val="0"/>
      <w:marBottom w:val="0"/>
      <w:divBdr>
        <w:top w:val="none" w:sz="0" w:space="0" w:color="auto"/>
        <w:left w:val="none" w:sz="0" w:space="0" w:color="auto"/>
        <w:bottom w:val="none" w:sz="0" w:space="0" w:color="auto"/>
        <w:right w:val="none" w:sz="0" w:space="0" w:color="auto"/>
      </w:divBdr>
    </w:div>
    <w:div w:id="1755055106">
      <w:marLeft w:val="640"/>
      <w:marRight w:val="0"/>
      <w:marTop w:val="0"/>
      <w:marBottom w:val="0"/>
      <w:divBdr>
        <w:top w:val="none" w:sz="0" w:space="0" w:color="auto"/>
        <w:left w:val="none" w:sz="0" w:space="0" w:color="auto"/>
        <w:bottom w:val="none" w:sz="0" w:space="0" w:color="auto"/>
        <w:right w:val="none" w:sz="0" w:space="0" w:color="auto"/>
      </w:divBdr>
    </w:div>
    <w:div w:id="1755082538">
      <w:marLeft w:val="640"/>
      <w:marRight w:val="0"/>
      <w:marTop w:val="0"/>
      <w:marBottom w:val="0"/>
      <w:divBdr>
        <w:top w:val="none" w:sz="0" w:space="0" w:color="auto"/>
        <w:left w:val="none" w:sz="0" w:space="0" w:color="auto"/>
        <w:bottom w:val="none" w:sz="0" w:space="0" w:color="auto"/>
        <w:right w:val="none" w:sz="0" w:space="0" w:color="auto"/>
      </w:divBdr>
    </w:div>
    <w:div w:id="1755082950">
      <w:marLeft w:val="640"/>
      <w:marRight w:val="0"/>
      <w:marTop w:val="0"/>
      <w:marBottom w:val="0"/>
      <w:divBdr>
        <w:top w:val="none" w:sz="0" w:space="0" w:color="auto"/>
        <w:left w:val="none" w:sz="0" w:space="0" w:color="auto"/>
        <w:bottom w:val="none" w:sz="0" w:space="0" w:color="auto"/>
        <w:right w:val="none" w:sz="0" w:space="0" w:color="auto"/>
      </w:divBdr>
    </w:div>
    <w:div w:id="1755083190">
      <w:marLeft w:val="640"/>
      <w:marRight w:val="0"/>
      <w:marTop w:val="0"/>
      <w:marBottom w:val="0"/>
      <w:divBdr>
        <w:top w:val="none" w:sz="0" w:space="0" w:color="auto"/>
        <w:left w:val="none" w:sz="0" w:space="0" w:color="auto"/>
        <w:bottom w:val="none" w:sz="0" w:space="0" w:color="auto"/>
        <w:right w:val="none" w:sz="0" w:space="0" w:color="auto"/>
      </w:divBdr>
    </w:div>
    <w:div w:id="1755128443">
      <w:marLeft w:val="640"/>
      <w:marRight w:val="0"/>
      <w:marTop w:val="0"/>
      <w:marBottom w:val="0"/>
      <w:divBdr>
        <w:top w:val="none" w:sz="0" w:space="0" w:color="auto"/>
        <w:left w:val="none" w:sz="0" w:space="0" w:color="auto"/>
        <w:bottom w:val="none" w:sz="0" w:space="0" w:color="auto"/>
        <w:right w:val="none" w:sz="0" w:space="0" w:color="auto"/>
      </w:divBdr>
    </w:div>
    <w:div w:id="1755318662">
      <w:marLeft w:val="640"/>
      <w:marRight w:val="0"/>
      <w:marTop w:val="0"/>
      <w:marBottom w:val="0"/>
      <w:divBdr>
        <w:top w:val="none" w:sz="0" w:space="0" w:color="auto"/>
        <w:left w:val="none" w:sz="0" w:space="0" w:color="auto"/>
        <w:bottom w:val="none" w:sz="0" w:space="0" w:color="auto"/>
        <w:right w:val="none" w:sz="0" w:space="0" w:color="auto"/>
      </w:divBdr>
    </w:div>
    <w:div w:id="1755318837">
      <w:marLeft w:val="640"/>
      <w:marRight w:val="0"/>
      <w:marTop w:val="0"/>
      <w:marBottom w:val="0"/>
      <w:divBdr>
        <w:top w:val="none" w:sz="0" w:space="0" w:color="auto"/>
        <w:left w:val="none" w:sz="0" w:space="0" w:color="auto"/>
        <w:bottom w:val="none" w:sz="0" w:space="0" w:color="auto"/>
        <w:right w:val="none" w:sz="0" w:space="0" w:color="auto"/>
      </w:divBdr>
    </w:div>
    <w:div w:id="1755323509">
      <w:marLeft w:val="640"/>
      <w:marRight w:val="0"/>
      <w:marTop w:val="0"/>
      <w:marBottom w:val="0"/>
      <w:divBdr>
        <w:top w:val="none" w:sz="0" w:space="0" w:color="auto"/>
        <w:left w:val="none" w:sz="0" w:space="0" w:color="auto"/>
        <w:bottom w:val="none" w:sz="0" w:space="0" w:color="auto"/>
        <w:right w:val="none" w:sz="0" w:space="0" w:color="auto"/>
      </w:divBdr>
    </w:div>
    <w:div w:id="1755390814">
      <w:marLeft w:val="640"/>
      <w:marRight w:val="0"/>
      <w:marTop w:val="0"/>
      <w:marBottom w:val="0"/>
      <w:divBdr>
        <w:top w:val="none" w:sz="0" w:space="0" w:color="auto"/>
        <w:left w:val="none" w:sz="0" w:space="0" w:color="auto"/>
        <w:bottom w:val="none" w:sz="0" w:space="0" w:color="auto"/>
        <w:right w:val="none" w:sz="0" w:space="0" w:color="auto"/>
      </w:divBdr>
    </w:div>
    <w:div w:id="1755394282">
      <w:marLeft w:val="640"/>
      <w:marRight w:val="0"/>
      <w:marTop w:val="0"/>
      <w:marBottom w:val="0"/>
      <w:divBdr>
        <w:top w:val="none" w:sz="0" w:space="0" w:color="auto"/>
        <w:left w:val="none" w:sz="0" w:space="0" w:color="auto"/>
        <w:bottom w:val="none" w:sz="0" w:space="0" w:color="auto"/>
        <w:right w:val="none" w:sz="0" w:space="0" w:color="auto"/>
      </w:divBdr>
    </w:div>
    <w:div w:id="1755395232">
      <w:marLeft w:val="640"/>
      <w:marRight w:val="0"/>
      <w:marTop w:val="0"/>
      <w:marBottom w:val="0"/>
      <w:divBdr>
        <w:top w:val="none" w:sz="0" w:space="0" w:color="auto"/>
        <w:left w:val="none" w:sz="0" w:space="0" w:color="auto"/>
        <w:bottom w:val="none" w:sz="0" w:space="0" w:color="auto"/>
        <w:right w:val="none" w:sz="0" w:space="0" w:color="auto"/>
      </w:divBdr>
    </w:div>
    <w:div w:id="1755469033">
      <w:marLeft w:val="640"/>
      <w:marRight w:val="0"/>
      <w:marTop w:val="0"/>
      <w:marBottom w:val="0"/>
      <w:divBdr>
        <w:top w:val="none" w:sz="0" w:space="0" w:color="auto"/>
        <w:left w:val="none" w:sz="0" w:space="0" w:color="auto"/>
        <w:bottom w:val="none" w:sz="0" w:space="0" w:color="auto"/>
        <w:right w:val="none" w:sz="0" w:space="0" w:color="auto"/>
      </w:divBdr>
    </w:div>
    <w:div w:id="1755471162">
      <w:marLeft w:val="640"/>
      <w:marRight w:val="0"/>
      <w:marTop w:val="0"/>
      <w:marBottom w:val="0"/>
      <w:divBdr>
        <w:top w:val="none" w:sz="0" w:space="0" w:color="auto"/>
        <w:left w:val="none" w:sz="0" w:space="0" w:color="auto"/>
        <w:bottom w:val="none" w:sz="0" w:space="0" w:color="auto"/>
        <w:right w:val="none" w:sz="0" w:space="0" w:color="auto"/>
      </w:divBdr>
    </w:div>
    <w:div w:id="1755474109">
      <w:marLeft w:val="640"/>
      <w:marRight w:val="0"/>
      <w:marTop w:val="0"/>
      <w:marBottom w:val="0"/>
      <w:divBdr>
        <w:top w:val="none" w:sz="0" w:space="0" w:color="auto"/>
        <w:left w:val="none" w:sz="0" w:space="0" w:color="auto"/>
        <w:bottom w:val="none" w:sz="0" w:space="0" w:color="auto"/>
        <w:right w:val="none" w:sz="0" w:space="0" w:color="auto"/>
      </w:divBdr>
    </w:div>
    <w:div w:id="1755475322">
      <w:marLeft w:val="640"/>
      <w:marRight w:val="0"/>
      <w:marTop w:val="0"/>
      <w:marBottom w:val="0"/>
      <w:divBdr>
        <w:top w:val="none" w:sz="0" w:space="0" w:color="auto"/>
        <w:left w:val="none" w:sz="0" w:space="0" w:color="auto"/>
        <w:bottom w:val="none" w:sz="0" w:space="0" w:color="auto"/>
        <w:right w:val="none" w:sz="0" w:space="0" w:color="auto"/>
      </w:divBdr>
    </w:div>
    <w:div w:id="1755589040">
      <w:marLeft w:val="640"/>
      <w:marRight w:val="0"/>
      <w:marTop w:val="0"/>
      <w:marBottom w:val="0"/>
      <w:divBdr>
        <w:top w:val="none" w:sz="0" w:space="0" w:color="auto"/>
        <w:left w:val="none" w:sz="0" w:space="0" w:color="auto"/>
        <w:bottom w:val="none" w:sz="0" w:space="0" w:color="auto"/>
        <w:right w:val="none" w:sz="0" w:space="0" w:color="auto"/>
      </w:divBdr>
    </w:div>
    <w:div w:id="1755666660">
      <w:marLeft w:val="640"/>
      <w:marRight w:val="0"/>
      <w:marTop w:val="0"/>
      <w:marBottom w:val="0"/>
      <w:divBdr>
        <w:top w:val="none" w:sz="0" w:space="0" w:color="auto"/>
        <w:left w:val="none" w:sz="0" w:space="0" w:color="auto"/>
        <w:bottom w:val="none" w:sz="0" w:space="0" w:color="auto"/>
        <w:right w:val="none" w:sz="0" w:space="0" w:color="auto"/>
      </w:divBdr>
    </w:div>
    <w:div w:id="1755737587">
      <w:marLeft w:val="640"/>
      <w:marRight w:val="0"/>
      <w:marTop w:val="0"/>
      <w:marBottom w:val="0"/>
      <w:divBdr>
        <w:top w:val="none" w:sz="0" w:space="0" w:color="auto"/>
        <w:left w:val="none" w:sz="0" w:space="0" w:color="auto"/>
        <w:bottom w:val="none" w:sz="0" w:space="0" w:color="auto"/>
        <w:right w:val="none" w:sz="0" w:space="0" w:color="auto"/>
      </w:divBdr>
    </w:div>
    <w:div w:id="1755739231">
      <w:marLeft w:val="640"/>
      <w:marRight w:val="0"/>
      <w:marTop w:val="0"/>
      <w:marBottom w:val="0"/>
      <w:divBdr>
        <w:top w:val="none" w:sz="0" w:space="0" w:color="auto"/>
        <w:left w:val="none" w:sz="0" w:space="0" w:color="auto"/>
        <w:bottom w:val="none" w:sz="0" w:space="0" w:color="auto"/>
        <w:right w:val="none" w:sz="0" w:space="0" w:color="auto"/>
      </w:divBdr>
    </w:div>
    <w:div w:id="1755781073">
      <w:marLeft w:val="640"/>
      <w:marRight w:val="0"/>
      <w:marTop w:val="0"/>
      <w:marBottom w:val="0"/>
      <w:divBdr>
        <w:top w:val="none" w:sz="0" w:space="0" w:color="auto"/>
        <w:left w:val="none" w:sz="0" w:space="0" w:color="auto"/>
        <w:bottom w:val="none" w:sz="0" w:space="0" w:color="auto"/>
        <w:right w:val="none" w:sz="0" w:space="0" w:color="auto"/>
      </w:divBdr>
    </w:div>
    <w:div w:id="1755854000">
      <w:marLeft w:val="640"/>
      <w:marRight w:val="0"/>
      <w:marTop w:val="0"/>
      <w:marBottom w:val="0"/>
      <w:divBdr>
        <w:top w:val="none" w:sz="0" w:space="0" w:color="auto"/>
        <w:left w:val="none" w:sz="0" w:space="0" w:color="auto"/>
        <w:bottom w:val="none" w:sz="0" w:space="0" w:color="auto"/>
        <w:right w:val="none" w:sz="0" w:space="0" w:color="auto"/>
      </w:divBdr>
    </w:div>
    <w:div w:id="1755932889">
      <w:marLeft w:val="640"/>
      <w:marRight w:val="0"/>
      <w:marTop w:val="0"/>
      <w:marBottom w:val="0"/>
      <w:divBdr>
        <w:top w:val="none" w:sz="0" w:space="0" w:color="auto"/>
        <w:left w:val="none" w:sz="0" w:space="0" w:color="auto"/>
        <w:bottom w:val="none" w:sz="0" w:space="0" w:color="auto"/>
        <w:right w:val="none" w:sz="0" w:space="0" w:color="auto"/>
      </w:divBdr>
    </w:div>
    <w:div w:id="1756054727">
      <w:marLeft w:val="640"/>
      <w:marRight w:val="0"/>
      <w:marTop w:val="0"/>
      <w:marBottom w:val="0"/>
      <w:divBdr>
        <w:top w:val="none" w:sz="0" w:space="0" w:color="auto"/>
        <w:left w:val="none" w:sz="0" w:space="0" w:color="auto"/>
        <w:bottom w:val="none" w:sz="0" w:space="0" w:color="auto"/>
        <w:right w:val="none" w:sz="0" w:space="0" w:color="auto"/>
      </w:divBdr>
    </w:div>
    <w:div w:id="1756171489">
      <w:marLeft w:val="640"/>
      <w:marRight w:val="0"/>
      <w:marTop w:val="0"/>
      <w:marBottom w:val="0"/>
      <w:divBdr>
        <w:top w:val="none" w:sz="0" w:space="0" w:color="auto"/>
        <w:left w:val="none" w:sz="0" w:space="0" w:color="auto"/>
        <w:bottom w:val="none" w:sz="0" w:space="0" w:color="auto"/>
        <w:right w:val="none" w:sz="0" w:space="0" w:color="auto"/>
      </w:divBdr>
    </w:div>
    <w:div w:id="1756247455">
      <w:marLeft w:val="640"/>
      <w:marRight w:val="0"/>
      <w:marTop w:val="0"/>
      <w:marBottom w:val="0"/>
      <w:divBdr>
        <w:top w:val="none" w:sz="0" w:space="0" w:color="auto"/>
        <w:left w:val="none" w:sz="0" w:space="0" w:color="auto"/>
        <w:bottom w:val="none" w:sz="0" w:space="0" w:color="auto"/>
        <w:right w:val="none" w:sz="0" w:space="0" w:color="auto"/>
      </w:divBdr>
    </w:div>
    <w:div w:id="1756318035">
      <w:marLeft w:val="640"/>
      <w:marRight w:val="0"/>
      <w:marTop w:val="0"/>
      <w:marBottom w:val="0"/>
      <w:divBdr>
        <w:top w:val="none" w:sz="0" w:space="0" w:color="auto"/>
        <w:left w:val="none" w:sz="0" w:space="0" w:color="auto"/>
        <w:bottom w:val="none" w:sz="0" w:space="0" w:color="auto"/>
        <w:right w:val="none" w:sz="0" w:space="0" w:color="auto"/>
      </w:divBdr>
    </w:div>
    <w:div w:id="1756395842">
      <w:marLeft w:val="640"/>
      <w:marRight w:val="0"/>
      <w:marTop w:val="0"/>
      <w:marBottom w:val="0"/>
      <w:divBdr>
        <w:top w:val="none" w:sz="0" w:space="0" w:color="auto"/>
        <w:left w:val="none" w:sz="0" w:space="0" w:color="auto"/>
        <w:bottom w:val="none" w:sz="0" w:space="0" w:color="auto"/>
        <w:right w:val="none" w:sz="0" w:space="0" w:color="auto"/>
      </w:divBdr>
    </w:div>
    <w:div w:id="1756434044">
      <w:marLeft w:val="640"/>
      <w:marRight w:val="0"/>
      <w:marTop w:val="0"/>
      <w:marBottom w:val="0"/>
      <w:divBdr>
        <w:top w:val="none" w:sz="0" w:space="0" w:color="auto"/>
        <w:left w:val="none" w:sz="0" w:space="0" w:color="auto"/>
        <w:bottom w:val="none" w:sz="0" w:space="0" w:color="auto"/>
        <w:right w:val="none" w:sz="0" w:space="0" w:color="auto"/>
      </w:divBdr>
    </w:div>
    <w:div w:id="1756438013">
      <w:marLeft w:val="640"/>
      <w:marRight w:val="0"/>
      <w:marTop w:val="0"/>
      <w:marBottom w:val="0"/>
      <w:divBdr>
        <w:top w:val="none" w:sz="0" w:space="0" w:color="auto"/>
        <w:left w:val="none" w:sz="0" w:space="0" w:color="auto"/>
        <w:bottom w:val="none" w:sz="0" w:space="0" w:color="auto"/>
        <w:right w:val="none" w:sz="0" w:space="0" w:color="auto"/>
      </w:divBdr>
    </w:div>
    <w:div w:id="1756438731">
      <w:marLeft w:val="640"/>
      <w:marRight w:val="0"/>
      <w:marTop w:val="0"/>
      <w:marBottom w:val="0"/>
      <w:divBdr>
        <w:top w:val="none" w:sz="0" w:space="0" w:color="auto"/>
        <w:left w:val="none" w:sz="0" w:space="0" w:color="auto"/>
        <w:bottom w:val="none" w:sz="0" w:space="0" w:color="auto"/>
        <w:right w:val="none" w:sz="0" w:space="0" w:color="auto"/>
      </w:divBdr>
    </w:div>
    <w:div w:id="1756508603">
      <w:marLeft w:val="640"/>
      <w:marRight w:val="0"/>
      <w:marTop w:val="0"/>
      <w:marBottom w:val="0"/>
      <w:divBdr>
        <w:top w:val="none" w:sz="0" w:space="0" w:color="auto"/>
        <w:left w:val="none" w:sz="0" w:space="0" w:color="auto"/>
        <w:bottom w:val="none" w:sz="0" w:space="0" w:color="auto"/>
        <w:right w:val="none" w:sz="0" w:space="0" w:color="auto"/>
      </w:divBdr>
    </w:div>
    <w:div w:id="1756592067">
      <w:marLeft w:val="640"/>
      <w:marRight w:val="0"/>
      <w:marTop w:val="0"/>
      <w:marBottom w:val="0"/>
      <w:divBdr>
        <w:top w:val="none" w:sz="0" w:space="0" w:color="auto"/>
        <w:left w:val="none" w:sz="0" w:space="0" w:color="auto"/>
        <w:bottom w:val="none" w:sz="0" w:space="0" w:color="auto"/>
        <w:right w:val="none" w:sz="0" w:space="0" w:color="auto"/>
      </w:divBdr>
    </w:div>
    <w:div w:id="1756627757">
      <w:marLeft w:val="640"/>
      <w:marRight w:val="0"/>
      <w:marTop w:val="0"/>
      <w:marBottom w:val="0"/>
      <w:divBdr>
        <w:top w:val="none" w:sz="0" w:space="0" w:color="auto"/>
        <w:left w:val="none" w:sz="0" w:space="0" w:color="auto"/>
        <w:bottom w:val="none" w:sz="0" w:space="0" w:color="auto"/>
        <w:right w:val="none" w:sz="0" w:space="0" w:color="auto"/>
      </w:divBdr>
      <w:divsChild>
        <w:div w:id="8606841">
          <w:marLeft w:val="640"/>
          <w:marRight w:val="0"/>
          <w:marTop w:val="0"/>
          <w:marBottom w:val="0"/>
          <w:divBdr>
            <w:top w:val="none" w:sz="0" w:space="0" w:color="auto"/>
            <w:left w:val="none" w:sz="0" w:space="0" w:color="auto"/>
            <w:bottom w:val="none" w:sz="0" w:space="0" w:color="auto"/>
            <w:right w:val="none" w:sz="0" w:space="0" w:color="auto"/>
          </w:divBdr>
        </w:div>
        <w:div w:id="8988421">
          <w:marLeft w:val="480"/>
          <w:marRight w:val="0"/>
          <w:marTop w:val="0"/>
          <w:marBottom w:val="0"/>
          <w:divBdr>
            <w:top w:val="none" w:sz="0" w:space="0" w:color="auto"/>
            <w:left w:val="none" w:sz="0" w:space="0" w:color="auto"/>
            <w:bottom w:val="none" w:sz="0" w:space="0" w:color="auto"/>
            <w:right w:val="none" w:sz="0" w:space="0" w:color="auto"/>
          </w:divBdr>
        </w:div>
        <w:div w:id="10646201">
          <w:marLeft w:val="640"/>
          <w:marRight w:val="0"/>
          <w:marTop w:val="0"/>
          <w:marBottom w:val="0"/>
          <w:divBdr>
            <w:top w:val="none" w:sz="0" w:space="0" w:color="auto"/>
            <w:left w:val="none" w:sz="0" w:space="0" w:color="auto"/>
            <w:bottom w:val="none" w:sz="0" w:space="0" w:color="auto"/>
            <w:right w:val="none" w:sz="0" w:space="0" w:color="auto"/>
          </w:divBdr>
        </w:div>
        <w:div w:id="15664464">
          <w:marLeft w:val="480"/>
          <w:marRight w:val="0"/>
          <w:marTop w:val="0"/>
          <w:marBottom w:val="0"/>
          <w:divBdr>
            <w:top w:val="none" w:sz="0" w:space="0" w:color="auto"/>
            <w:left w:val="none" w:sz="0" w:space="0" w:color="auto"/>
            <w:bottom w:val="none" w:sz="0" w:space="0" w:color="auto"/>
            <w:right w:val="none" w:sz="0" w:space="0" w:color="auto"/>
          </w:divBdr>
        </w:div>
        <w:div w:id="17631865">
          <w:marLeft w:val="640"/>
          <w:marRight w:val="0"/>
          <w:marTop w:val="0"/>
          <w:marBottom w:val="0"/>
          <w:divBdr>
            <w:top w:val="none" w:sz="0" w:space="0" w:color="auto"/>
            <w:left w:val="none" w:sz="0" w:space="0" w:color="auto"/>
            <w:bottom w:val="none" w:sz="0" w:space="0" w:color="auto"/>
            <w:right w:val="none" w:sz="0" w:space="0" w:color="auto"/>
          </w:divBdr>
        </w:div>
        <w:div w:id="22479886">
          <w:marLeft w:val="0"/>
          <w:marRight w:val="0"/>
          <w:marTop w:val="0"/>
          <w:marBottom w:val="0"/>
          <w:divBdr>
            <w:top w:val="none" w:sz="0" w:space="0" w:color="auto"/>
            <w:left w:val="none" w:sz="0" w:space="0" w:color="auto"/>
            <w:bottom w:val="none" w:sz="0" w:space="0" w:color="auto"/>
            <w:right w:val="none" w:sz="0" w:space="0" w:color="auto"/>
          </w:divBdr>
        </w:div>
        <w:div w:id="29687979">
          <w:marLeft w:val="480"/>
          <w:marRight w:val="0"/>
          <w:marTop w:val="0"/>
          <w:marBottom w:val="0"/>
          <w:divBdr>
            <w:top w:val="none" w:sz="0" w:space="0" w:color="auto"/>
            <w:left w:val="none" w:sz="0" w:space="0" w:color="auto"/>
            <w:bottom w:val="none" w:sz="0" w:space="0" w:color="auto"/>
            <w:right w:val="none" w:sz="0" w:space="0" w:color="auto"/>
          </w:divBdr>
        </w:div>
        <w:div w:id="30344699">
          <w:marLeft w:val="480"/>
          <w:marRight w:val="0"/>
          <w:marTop w:val="0"/>
          <w:marBottom w:val="0"/>
          <w:divBdr>
            <w:top w:val="none" w:sz="0" w:space="0" w:color="auto"/>
            <w:left w:val="none" w:sz="0" w:space="0" w:color="auto"/>
            <w:bottom w:val="none" w:sz="0" w:space="0" w:color="auto"/>
            <w:right w:val="none" w:sz="0" w:space="0" w:color="auto"/>
          </w:divBdr>
        </w:div>
        <w:div w:id="33358812">
          <w:marLeft w:val="640"/>
          <w:marRight w:val="0"/>
          <w:marTop w:val="0"/>
          <w:marBottom w:val="0"/>
          <w:divBdr>
            <w:top w:val="none" w:sz="0" w:space="0" w:color="auto"/>
            <w:left w:val="none" w:sz="0" w:space="0" w:color="auto"/>
            <w:bottom w:val="none" w:sz="0" w:space="0" w:color="auto"/>
            <w:right w:val="none" w:sz="0" w:space="0" w:color="auto"/>
          </w:divBdr>
        </w:div>
        <w:div w:id="35011543">
          <w:marLeft w:val="640"/>
          <w:marRight w:val="0"/>
          <w:marTop w:val="0"/>
          <w:marBottom w:val="0"/>
          <w:divBdr>
            <w:top w:val="none" w:sz="0" w:space="0" w:color="auto"/>
            <w:left w:val="none" w:sz="0" w:space="0" w:color="auto"/>
            <w:bottom w:val="none" w:sz="0" w:space="0" w:color="auto"/>
            <w:right w:val="none" w:sz="0" w:space="0" w:color="auto"/>
          </w:divBdr>
        </w:div>
        <w:div w:id="35740254">
          <w:marLeft w:val="640"/>
          <w:marRight w:val="0"/>
          <w:marTop w:val="0"/>
          <w:marBottom w:val="0"/>
          <w:divBdr>
            <w:top w:val="none" w:sz="0" w:space="0" w:color="auto"/>
            <w:left w:val="none" w:sz="0" w:space="0" w:color="auto"/>
            <w:bottom w:val="none" w:sz="0" w:space="0" w:color="auto"/>
            <w:right w:val="none" w:sz="0" w:space="0" w:color="auto"/>
          </w:divBdr>
        </w:div>
        <w:div w:id="40829570">
          <w:marLeft w:val="480"/>
          <w:marRight w:val="0"/>
          <w:marTop w:val="0"/>
          <w:marBottom w:val="0"/>
          <w:divBdr>
            <w:top w:val="none" w:sz="0" w:space="0" w:color="auto"/>
            <w:left w:val="none" w:sz="0" w:space="0" w:color="auto"/>
            <w:bottom w:val="none" w:sz="0" w:space="0" w:color="auto"/>
            <w:right w:val="none" w:sz="0" w:space="0" w:color="auto"/>
          </w:divBdr>
        </w:div>
        <w:div w:id="43524616">
          <w:marLeft w:val="640"/>
          <w:marRight w:val="0"/>
          <w:marTop w:val="0"/>
          <w:marBottom w:val="0"/>
          <w:divBdr>
            <w:top w:val="none" w:sz="0" w:space="0" w:color="auto"/>
            <w:left w:val="none" w:sz="0" w:space="0" w:color="auto"/>
            <w:bottom w:val="none" w:sz="0" w:space="0" w:color="auto"/>
            <w:right w:val="none" w:sz="0" w:space="0" w:color="auto"/>
          </w:divBdr>
        </w:div>
        <w:div w:id="47264490">
          <w:marLeft w:val="640"/>
          <w:marRight w:val="0"/>
          <w:marTop w:val="0"/>
          <w:marBottom w:val="0"/>
          <w:divBdr>
            <w:top w:val="none" w:sz="0" w:space="0" w:color="auto"/>
            <w:left w:val="none" w:sz="0" w:space="0" w:color="auto"/>
            <w:bottom w:val="none" w:sz="0" w:space="0" w:color="auto"/>
            <w:right w:val="none" w:sz="0" w:space="0" w:color="auto"/>
          </w:divBdr>
        </w:div>
        <w:div w:id="47267170">
          <w:marLeft w:val="0"/>
          <w:marRight w:val="0"/>
          <w:marTop w:val="0"/>
          <w:marBottom w:val="0"/>
          <w:divBdr>
            <w:top w:val="none" w:sz="0" w:space="0" w:color="auto"/>
            <w:left w:val="none" w:sz="0" w:space="0" w:color="auto"/>
            <w:bottom w:val="none" w:sz="0" w:space="0" w:color="auto"/>
            <w:right w:val="none" w:sz="0" w:space="0" w:color="auto"/>
          </w:divBdr>
        </w:div>
        <w:div w:id="49039369">
          <w:marLeft w:val="480"/>
          <w:marRight w:val="0"/>
          <w:marTop w:val="0"/>
          <w:marBottom w:val="0"/>
          <w:divBdr>
            <w:top w:val="none" w:sz="0" w:space="0" w:color="auto"/>
            <w:left w:val="none" w:sz="0" w:space="0" w:color="auto"/>
            <w:bottom w:val="none" w:sz="0" w:space="0" w:color="auto"/>
            <w:right w:val="none" w:sz="0" w:space="0" w:color="auto"/>
          </w:divBdr>
        </w:div>
        <w:div w:id="52047656">
          <w:marLeft w:val="0"/>
          <w:marRight w:val="0"/>
          <w:marTop w:val="0"/>
          <w:marBottom w:val="0"/>
          <w:divBdr>
            <w:top w:val="none" w:sz="0" w:space="0" w:color="auto"/>
            <w:left w:val="none" w:sz="0" w:space="0" w:color="auto"/>
            <w:bottom w:val="none" w:sz="0" w:space="0" w:color="auto"/>
            <w:right w:val="none" w:sz="0" w:space="0" w:color="auto"/>
          </w:divBdr>
        </w:div>
        <w:div w:id="54210631">
          <w:marLeft w:val="640"/>
          <w:marRight w:val="0"/>
          <w:marTop w:val="0"/>
          <w:marBottom w:val="0"/>
          <w:divBdr>
            <w:top w:val="none" w:sz="0" w:space="0" w:color="auto"/>
            <w:left w:val="none" w:sz="0" w:space="0" w:color="auto"/>
            <w:bottom w:val="none" w:sz="0" w:space="0" w:color="auto"/>
            <w:right w:val="none" w:sz="0" w:space="0" w:color="auto"/>
          </w:divBdr>
        </w:div>
        <w:div w:id="55595546">
          <w:marLeft w:val="480"/>
          <w:marRight w:val="0"/>
          <w:marTop w:val="0"/>
          <w:marBottom w:val="0"/>
          <w:divBdr>
            <w:top w:val="none" w:sz="0" w:space="0" w:color="auto"/>
            <w:left w:val="none" w:sz="0" w:space="0" w:color="auto"/>
            <w:bottom w:val="none" w:sz="0" w:space="0" w:color="auto"/>
            <w:right w:val="none" w:sz="0" w:space="0" w:color="auto"/>
          </w:divBdr>
        </w:div>
        <w:div w:id="59793785">
          <w:marLeft w:val="640"/>
          <w:marRight w:val="0"/>
          <w:marTop w:val="0"/>
          <w:marBottom w:val="0"/>
          <w:divBdr>
            <w:top w:val="none" w:sz="0" w:space="0" w:color="auto"/>
            <w:left w:val="none" w:sz="0" w:space="0" w:color="auto"/>
            <w:bottom w:val="none" w:sz="0" w:space="0" w:color="auto"/>
            <w:right w:val="none" w:sz="0" w:space="0" w:color="auto"/>
          </w:divBdr>
        </w:div>
        <w:div w:id="60180079">
          <w:marLeft w:val="640"/>
          <w:marRight w:val="0"/>
          <w:marTop w:val="0"/>
          <w:marBottom w:val="0"/>
          <w:divBdr>
            <w:top w:val="none" w:sz="0" w:space="0" w:color="auto"/>
            <w:left w:val="none" w:sz="0" w:space="0" w:color="auto"/>
            <w:bottom w:val="none" w:sz="0" w:space="0" w:color="auto"/>
            <w:right w:val="none" w:sz="0" w:space="0" w:color="auto"/>
          </w:divBdr>
        </w:div>
        <w:div w:id="61492103">
          <w:marLeft w:val="480"/>
          <w:marRight w:val="0"/>
          <w:marTop w:val="0"/>
          <w:marBottom w:val="0"/>
          <w:divBdr>
            <w:top w:val="none" w:sz="0" w:space="0" w:color="auto"/>
            <w:left w:val="none" w:sz="0" w:space="0" w:color="auto"/>
            <w:bottom w:val="none" w:sz="0" w:space="0" w:color="auto"/>
            <w:right w:val="none" w:sz="0" w:space="0" w:color="auto"/>
          </w:divBdr>
        </w:div>
        <w:div w:id="61801055">
          <w:marLeft w:val="480"/>
          <w:marRight w:val="0"/>
          <w:marTop w:val="0"/>
          <w:marBottom w:val="0"/>
          <w:divBdr>
            <w:top w:val="none" w:sz="0" w:space="0" w:color="auto"/>
            <w:left w:val="none" w:sz="0" w:space="0" w:color="auto"/>
            <w:bottom w:val="none" w:sz="0" w:space="0" w:color="auto"/>
            <w:right w:val="none" w:sz="0" w:space="0" w:color="auto"/>
          </w:divBdr>
        </w:div>
        <w:div w:id="65491754">
          <w:marLeft w:val="640"/>
          <w:marRight w:val="0"/>
          <w:marTop w:val="0"/>
          <w:marBottom w:val="0"/>
          <w:divBdr>
            <w:top w:val="none" w:sz="0" w:space="0" w:color="auto"/>
            <w:left w:val="none" w:sz="0" w:space="0" w:color="auto"/>
            <w:bottom w:val="none" w:sz="0" w:space="0" w:color="auto"/>
            <w:right w:val="none" w:sz="0" w:space="0" w:color="auto"/>
          </w:divBdr>
        </w:div>
        <w:div w:id="65760654">
          <w:marLeft w:val="640"/>
          <w:marRight w:val="0"/>
          <w:marTop w:val="0"/>
          <w:marBottom w:val="0"/>
          <w:divBdr>
            <w:top w:val="none" w:sz="0" w:space="0" w:color="auto"/>
            <w:left w:val="none" w:sz="0" w:space="0" w:color="auto"/>
            <w:bottom w:val="none" w:sz="0" w:space="0" w:color="auto"/>
            <w:right w:val="none" w:sz="0" w:space="0" w:color="auto"/>
          </w:divBdr>
        </w:div>
        <w:div w:id="66658842">
          <w:marLeft w:val="640"/>
          <w:marRight w:val="0"/>
          <w:marTop w:val="0"/>
          <w:marBottom w:val="0"/>
          <w:divBdr>
            <w:top w:val="none" w:sz="0" w:space="0" w:color="auto"/>
            <w:left w:val="none" w:sz="0" w:space="0" w:color="auto"/>
            <w:bottom w:val="none" w:sz="0" w:space="0" w:color="auto"/>
            <w:right w:val="none" w:sz="0" w:space="0" w:color="auto"/>
          </w:divBdr>
        </w:div>
        <w:div w:id="70322134">
          <w:marLeft w:val="0"/>
          <w:marRight w:val="0"/>
          <w:marTop w:val="0"/>
          <w:marBottom w:val="0"/>
          <w:divBdr>
            <w:top w:val="none" w:sz="0" w:space="0" w:color="auto"/>
            <w:left w:val="none" w:sz="0" w:space="0" w:color="auto"/>
            <w:bottom w:val="none" w:sz="0" w:space="0" w:color="auto"/>
            <w:right w:val="none" w:sz="0" w:space="0" w:color="auto"/>
          </w:divBdr>
        </w:div>
        <w:div w:id="74741041">
          <w:marLeft w:val="0"/>
          <w:marRight w:val="0"/>
          <w:marTop w:val="0"/>
          <w:marBottom w:val="0"/>
          <w:divBdr>
            <w:top w:val="none" w:sz="0" w:space="0" w:color="auto"/>
            <w:left w:val="none" w:sz="0" w:space="0" w:color="auto"/>
            <w:bottom w:val="none" w:sz="0" w:space="0" w:color="auto"/>
            <w:right w:val="none" w:sz="0" w:space="0" w:color="auto"/>
          </w:divBdr>
        </w:div>
        <w:div w:id="77598409">
          <w:marLeft w:val="640"/>
          <w:marRight w:val="0"/>
          <w:marTop w:val="0"/>
          <w:marBottom w:val="0"/>
          <w:divBdr>
            <w:top w:val="none" w:sz="0" w:space="0" w:color="auto"/>
            <w:left w:val="none" w:sz="0" w:space="0" w:color="auto"/>
            <w:bottom w:val="none" w:sz="0" w:space="0" w:color="auto"/>
            <w:right w:val="none" w:sz="0" w:space="0" w:color="auto"/>
          </w:divBdr>
        </w:div>
        <w:div w:id="78210607">
          <w:marLeft w:val="640"/>
          <w:marRight w:val="0"/>
          <w:marTop w:val="0"/>
          <w:marBottom w:val="0"/>
          <w:divBdr>
            <w:top w:val="none" w:sz="0" w:space="0" w:color="auto"/>
            <w:left w:val="none" w:sz="0" w:space="0" w:color="auto"/>
            <w:bottom w:val="none" w:sz="0" w:space="0" w:color="auto"/>
            <w:right w:val="none" w:sz="0" w:space="0" w:color="auto"/>
          </w:divBdr>
        </w:div>
        <w:div w:id="78452973">
          <w:marLeft w:val="0"/>
          <w:marRight w:val="0"/>
          <w:marTop w:val="0"/>
          <w:marBottom w:val="0"/>
          <w:divBdr>
            <w:top w:val="none" w:sz="0" w:space="0" w:color="auto"/>
            <w:left w:val="none" w:sz="0" w:space="0" w:color="auto"/>
            <w:bottom w:val="none" w:sz="0" w:space="0" w:color="auto"/>
            <w:right w:val="none" w:sz="0" w:space="0" w:color="auto"/>
          </w:divBdr>
        </w:div>
        <w:div w:id="80030798">
          <w:marLeft w:val="640"/>
          <w:marRight w:val="0"/>
          <w:marTop w:val="0"/>
          <w:marBottom w:val="0"/>
          <w:divBdr>
            <w:top w:val="none" w:sz="0" w:space="0" w:color="auto"/>
            <w:left w:val="none" w:sz="0" w:space="0" w:color="auto"/>
            <w:bottom w:val="none" w:sz="0" w:space="0" w:color="auto"/>
            <w:right w:val="none" w:sz="0" w:space="0" w:color="auto"/>
          </w:divBdr>
        </w:div>
        <w:div w:id="80031105">
          <w:marLeft w:val="640"/>
          <w:marRight w:val="0"/>
          <w:marTop w:val="0"/>
          <w:marBottom w:val="0"/>
          <w:divBdr>
            <w:top w:val="none" w:sz="0" w:space="0" w:color="auto"/>
            <w:left w:val="none" w:sz="0" w:space="0" w:color="auto"/>
            <w:bottom w:val="none" w:sz="0" w:space="0" w:color="auto"/>
            <w:right w:val="none" w:sz="0" w:space="0" w:color="auto"/>
          </w:divBdr>
        </w:div>
        <w:div w:id="82727519">
          <w:marLeft w:val="480"/>
          <w:marRight w:val="0"/>
          <w:marTop w:val="0"/>
          <w:marBottom w:val="0"/>
          <w:divBdr>
            <w:top w:val="none" w:sz="0" w:space="0" w:color="auto"/>
            <w:left w:val="none" w:sz="0" w:space="0" w:color="auto"/>
            <w:bottom w:val="none" w:sz="0" w:space="0" w:color="auto"/>
            <w:right w:val="none" w:sz="0" w:space="0" w:color="auto"/>
          </w:divBdr>
        </w:div>
        <w:div w:id="91630962">
          <w:marLeft w:val="480"/>
          <w:marRight w:val="0"/>
          <w:marTop w:val="0"/>
          <w:marBottom w:val="0"/>
          <w:divBdr>
            <w:top w:val="none" w:sz="0" w:space="0" w:color="auto"/>
            <w:left w:val="none" w:sz="0" w:space="0" w:color="auto"/>
            <w:bottom w:val="none" w:sz="0" w:space="0" w:color="auto"/>
            <w:right w:val="none" w:sz="0" w:space="0" w:color="auto"/>
          </w:divBdr>
        </w:div>
        <w:div w:id="93091355">
          <w:marLeft w:val="480"/>
          <w:marRight w:val="0"/>
          <w:marTop w:val="0"/>
          <w:marBottom w:val="0"/>
          <w:divBdr>
            <w:top w:val="none" w:sz="0" w:space="0" w:color="auto"/>
            <w:left w:val="none" w:sz="0" w:space="0" w:color="auto"/>
            <w:bottom w:val="none" w:sz="0" w:space="0" w:color="auto"/>
            <w:right w:val="none" w:sz="0" w:space="0" w:color="auto"/>
          </w:divBdr>
        </w:div>
        <w:div w:id="96797260">
          <w:marLeft w:val="640"/>
          <w:marRight w:val="0"/>
          <w:marTop w:val="0"/>
          <w:marBottom w:val="0"/>
          <w:divBdr>
            <w:top w:val="none" w:sz="0" w:space="0" w:color="auto"/>
            <w:left w:val="none" w:sz="0" w:space="0" w:color="auto"/>
            <w:bottom w:val="none" w:sz="0" w:space="0" w:color="auto"/>
            <w:right w:val="none" w:sz="0" w:space="0" w:color="auto"/>
          </w:divBdr>
        </w:div>
        <w:div w:id="97257625">
          <w:marLeft w:val="640"/>
          <w:marRight w:val="0"/>
          <w:marTop w:val="0"/>
          <w:marBottom w:val="0"/>
          <w:divBdr>
            <w:top w:val="none" w:sz="0" w:space="0" w:color="auto"/>
            <w:left w:val="none" w:sz="0" w:space="0" w:color="auto"/>
            <w:bottom w:val="none" w:sz="0" w:space="0" w:color="auto"/>
            <w:right w:val="none" w:sz="0" w:space="0" w:color="auto"/>
          </w:divBdr>
        </w:div>
        <w:div w:id="98182556">
          <w:marLeft w:val="0"/>
          <w:marRight w:val="0"/>
          <w:marTop w:val="0"/>
          <w:marBottom w:val="0"/>
          <w:divBdr>
            <w:top w:val="none" w:sz="0" w:space="0" w:color="auto"/>
            <w:left w:val="none" w:sz="0" w:space="0" w:color="auto"/>
            <w:bottom w:val="none" w:sz="0" w:space="0" w:color="auto"/>
            <w:right w:val="none" w:sz="0" w:space="0" w:color="auto"/>
          </w:divBdr>
        </w:div>
        <w:div w:id="101656308">
          <w:marLeft w:val="640"/>
          <w:marRight w:val="0"/>
          <w:marTop w:val="0"/>
          <w:marBottom w:val="0"/>
          <w:divBdr>
            <w:top w:val="none" w:sz="0" w:space="0" w:color="auto"/>
            <w:left w:val="none" w:sz="0" w:space="0" w:color="auto"/>
            <w:bottom w:val="none" w:sz="0" w:space="0" w:color="auto"/>
            <w:right w:val="none" w:sz="0" w:space="0" w:color="auto"/>
          </w:divBdr>
        </w:div>
        <w:div w:id="101843001">
          <w:marLeft w:val="640"/>
          <w:marRight w:val="0"/>
          <w:marTop w:val="0"/>
          <w:marBottom w:val="0"/>
          <w:divBdr>
            <w:top w:val="none" w:sz="0" w:space="0" w:color="auto"/>
            <w:left w:val="none" w:sz="0" w:space="0" w:color="auto"/>
            <w:bottom w:val="none" w:sz="0" w:space="0" w:color="auto"/>
            <w:right w:val="none" w:sz="0" w:space="0" w:color="auto"/>
          </w:divBdr>
        </w:div>
        <w:div w:id="102576522">
          <w:marLeft w:val="480"/>
          <w:marRight w:val="0"/>
          <w:marTop w:val="0"/>
          <w:marBottom w:val="0"/>
          <w:divBdr>
            <w:top w:val="none" w:sz="0" w:space="0" w:color="auto"/>
            <w:left w:val="none" w:sz="0" w:space="0" w:color="auto"/>
            <w:bottom w:val="none" w:sz="0" w:space="0" w:color="auto"/>
            <w:right w:val="none" w:sz="0" w:space="0" w:color="auto"/>
          </w:divBdr>
        </w:div>
        <w:div w:id="108666382">
          <w:marLeft w:val="480"/>
          <w:marRight w:val="0"/>
          <w:marTop w:val="0"/>
          <w:marBottom w:val="0"/>
          <w:divBdr>
            <w:top w:val="none" w:sz="0" w:space="0" w:color="auto"/>
            <w:left w:val="none" w:sz="0" w:space="0" w:color="auto"/>
            <w:bottom w:val="none" w:sz="0" w:space="0" w:color="auto"/>
            <w:right w:val="none" w:sz="0" w:space="0" w:color="auto"/>
          </w:divBdr>
        </w:div>
        <w:div w:id="120535063">
          <w:marLeft w:val="640"/>
          <w:marRight w:val="0"/>
          <w:marTop w:val="0"/>
          <w:marBottom w:val="0"/>
          <w:divBdr>
            <w:top w:val="none" w:sz="0" w:space="0" w:color="auto"/>
            <w:left w:val="none" w:sz="0" w:space="0" w:color="auto"/>
            <w:bottom w:val="none" w:sz="0" w:space="0" w:color="auto"/>
            <w:right w:val="none" w:sz="0" w:space="0" w:color="auto"/>
          </w:divBdr>
        </w:div>
        <w:div w:id="127207228">
          <w:marLeft w:val="640"/>
          <w:marRight w:val="0"/>
          <w:marTop w:val="0"/>
          <w:marBottom w:val="0"/>
          <w:divBdr>
            <w:top w:val="none" w:sz="0" w:space="0" w:color="auto"/>
            <w:left w:val="none" w:sz="0" w:space="0" w:color="auto"/>
            <w:bottom w:val="none" w:sz="0" w:space="0" w:color="auto"/>
            <w:right w:val="none" w:sz="0" w:space="0" w:color="auto"/>
          </w:divBdr>
        </w:div>
        <w:div w:id="129902627">
          <w:marLeft w:val="480"/>
          <w:marRight w:val="0"/>
          <w:marTop w:val="0"/>
          <w:marBottom w:val="0"/>
          <w:divBdr>
            <w:top w:val="none" w:sz="0" w:space="0" w:color="auto"/>
            <w:left w:val="none" w:sz="0" w:space="0" w:color="auto"/>
            <w:bottom w:val="none" w:sz="0" w:space="0" w:color="auto"/>
            <w:right w:val="none" w:sz="0" w:space="0" w:color="auto"/>
          </w:divBdr>
        </w:div>
        <w:div w:id="130563729">
          <w:marLeft w:val="640"/>
          <w:marRight w:val="0"/>
          <w:marTop w:val="0"/>
          <w:marBottom w:val="0"/>
          <w:divBdr>
            <w:top w:val="none" w:sz="0" w:space="0" w:color="auto"/>
            <w:left w:val="none" w:sz="0" w:space="0" w:color="auto"/>
            <w:bottom w:val="none" w:sz="0" w:space="0" w:color="auto"/>
            <w:right w:val="none" w:sz="0" w:space="0" w:color="auto"/>
          </w:divBdr>
        </w:div>
        <w:div w:id="132065211">
          <w:marLeft w:val="640"/>
          <w:marRight w:val="0"/>
          <w:marTop w:val="0"/>
          <w:marBottom w:val="0"/>
          <w:divBdr>
            <w:top w:val="none" w:sz="0" w:space="0" w:color="auto"/>
            <w:left w:val="none" w:sz="0" w:space="0" w:color="auto"/>
            <w:bottom w:val="none" w:sz="0" w:space="0" w:color="auto"/>
            <w:right w:val="none" w:sz="0" w:space="0" w:color="auto"/>
          </w:divBdr>
        </w:div>
        <w:div w:id="139814549">
          <w:marLeft w:val="640"/>
          <w:marRight w:val="0"/>
          <w:marTop w:val="0"/>
          <w:marBottom w:val="0"/>
          <w:divBdr>
            <w:top w:val="none" w:sz="0" w:space="0" w:color="auto"/>
            <w:left w:val="none" w:sz="0" w:space="0" w:color="auto"/>
            <w:bottom w:val="none" w:sz="0" w:space="0" w:color="auto"/>
            <w:right w:val="none" w:sz="0" w:space="0" w:color="auto"/>
          </w:divBdr>
        </w:div>
        <w:div w:id="139882015">
          <w:marLeft w:val="480"/>
          <w:marRight w:val="0"/>
          <w:marTop w:val="0"/>
          <w:marBottom w:val="0"/>
          <w:divBdr>
            <w:top w:val="none" w:sz="0" w:space="0" w:color="auto"/>
            <w:left w:val="none" w:sz="0" w:space="0" w:color="auto"/>
            <w:bottom w:val="none" w:sz="0" w:space="0" w:color="auto"/>
            <w:right w:val="none" w:sz="0" w:space="0" w:color="auto"/>
          </w:divBdr>
        </w:div>
        <w:div w:id="144056597">
          <w:marLeft w:val="640"/>
          <w:marRight w:val="0"/>
          <w:marTop w:val="0"/>
          <w:marBottom w:val="0"/>
          <w:divBdr>
            <w:top w:val="none" w:sz="0" w:space="0" w:color="auto"/>
            <w:left w:val="none" w:sz="0" w:space="0" w:color="auto"/>
            <w:bottom w:val="none" w:sz="0" w:space="0" w:color="auto"/>
            <w:right w:val="none" w:sz="0" w:space="0" w:color="auto"/>
          </w:divBdr>
        </w:div>
        <w:div w:id="147333551">
          <w:marLeft w:val="480"/>
          <w:marRight w:val="0"/>
          <w:marTop w:val="0"/>
          <w:marBottom w:val="0"/>
          <w:divBdr>
            <w:top w:val="none" w:sz="0" w:space="0" w:color="auto"/>
            <w:left w:val="none" w:sz="0" w:space="0" w:color="auto"/>
            <w:bottom w:val="none" w:sz="0" w:space="0" w:color="auto"/>
            <w:right w:val="none" w:sz="0" w:space="0" w:color="auto"/>
          </w:divBdr>
        </w:div>
        <w:div w:id="151876086">
          <w:marLeft w:val="640"/>
          <w:marRight w:val="0"/>
          <w:marTop w:val="0"/>
          <w:marBottom w:val="0"/>
          <w:divBdr>
            <w:top w:val="none" w:sz="0" w:space="0" w:color="auto"/>
            <w:left w:val="none" w:sz="0" w:space="0" w:color="auto"/>
            <w:bottom w:val="none" w:sz="0" w:space="0" w:color="auto"/>
            <w:right w:val="none" w:sz="0" w:space="0" w:color="auto"/>
          </w:divBdr>
        </w:div>
        <w:div w:id="160120038">
          <w:marLeft w:val="0"/>
          <w:marRight w:val="0"/>
          <w:marTop w:val="0"/>
          <w:marBottom w:val="0"/>
          <w:divBdr>
            <w:top w:val="none" w:sz="0" w:space="0" w:color="auto"/>
            <w:left w:val="none" w:sz="0" w:space="0" w:color="auto"/>
            <w:bottom w:val="none" w:sz="0" w:space="0" w:color="auto"/>
            <w:right w:val="none" w:sz="0" w:space="0" w:color="auto"/>
          </w:divBdr>
        </w:div>
        <w:div w:id="160856347">
          <w:marLeft w:val="0"/>
          <w:marRight w:val="0"/>
          <w:marTop w:val="0"/>
          <w:marBottom w:val="0"/>
          <w:divBdr>
            <w:top w:val="none" w:sz="0" w:space="0" w:color="auto"/>
            <w:left w:val="none" w:sz="0" w:space="0" w:color="auto"/>
            <w:bottom w:val="none" w:sz="0" w:space="0" w:color="auto"/>
            <w:right w:val="none" w:sz="0" w:space="0" w:color="auto"/>
          </w:divBdr>
        </w:div>
        <w:div w:id="165563663">
          <w:marLeft w:val="640"/>
          <w:marRight w:val="0"/>
          <w:marTop w:val="0"/>
          <w:marBottom w:val="0"/>
          <w:divBdr>
            <w:top w:val="none" w:sz="0" w:space="0" w:color="auto"/>
            <w:left w:val="none" w:sz="0" w:space="0" w:color="auto"/>
            <w:bottom w:val="none" w:sz="0" w:space="0" w:color="auto"/>
            <w:right w:val="none" w:sz="0" w:space="0" w:color="auto"/>
          </w:divBdr>
        </w:div>
        <w:div w:id="171190948">
          <w:marLeft w:val="640"/>
          <w:marRight w:val="0"/>
          <w:marTop w:val="0"/>
          <w:marBottom w:val="0"/>
          <w:divBdr>
            <w:top w:val="none" w:sz="0" w:space="0" w:color="auto"/>
            <w:left w:val="none" w:sz="0" w:space="0" w:color="auto"/>
            <w:bottom w:val="none" w:sz="0" w:space="0" w:color="auto"/>
            <w:right w:val="none" w:sz="0" w:space="0" w:color="auto"/>
          </w:divBdr>
        </w:div>
        <w:div w:id="177425443">
          <w:marLeft w:val="480"/>
          <w:marRight w:val="0"/>
          <w:marTop w:val="0"/>
          <w:marBottom w:val="0"/>
          <w:divBdr>
            <w:top w:val="none" w:sz="0" w:space="0" w:color="auto"/>
            <w:left w:val="none" w:sz="0" w:space="0" w:color="auto"/>
            <w:bottom w:val="none" w:sz="0" w:space="0" w:color="auto"/>
            <w:right w:val="none" w:sz="0" w:space="0" w:color="auto"/>
          </w:divBdr>
        </w:div>
        <w:div w:id="178585983">
          <w:marLeft w:val="640"/>
          <w:marRight w:val="0"/>
          <w:marTop w:val="0"/>
          <w:marBottom w:val="0"/>
          <w:divBdr>
            <w:top w:val="none" w:sz="0" w:space="0" w:color="auto"/>
            <w:left w:val="none" w:sz="0" w:space="0" w:color="auto"/>
            <w:bottom w:val="none" w:sz="0" w:space="0" w:color="auto"/>
            <w:right w:val="none" w:sz="0" w:space="0" w:color="auto"/>
          </w:divBdr>
        </w:div>
        <w:div w:id="181745359">
          <w:marLeft w:val="640"/>
          <w:marRight w:val="0"/>
          <w:marTop w:val="0"/>
          <w:marBottom w:val="0"/>
          <w:divBdr>
            <w:top w:val="none" w:sz="0" w:space="0" w:color="auto"/>
            <w:left w:val="none" w:sz="0" w:space="0" w:color="auto"/>
            <w:bottom w:val="none" w:sz="0" w:space="0" w:color="auto"/>
            <w:right w:val="none" w:sz="0" w:space="0" w:color="auto"/>
          </w:divBdr>
        </w:div>
        <w:div w:id="190144318">
          <w:marLeft w:val="480"/>
          <w:marRight w:val="0"/>
          <w:marTop w:val="0"/>
          <w:marBottom w:val="0"/>
          <w:divBdr>
            <w:top w:val="none" w:sz="0" w:space="0" w:color="auto"/>
            <w:left w:val="none" w:sz="0" w:space="0" w:color="auto"/>
            <w:bottom w:val="none" w:sz="0" w:space="0" w:color="auto"/>
            <w:right w:val="none" w:sz="0" w:space="0" w:color="auto"/>
          </w:divBdr>
        </w:div>
        <w:div w:id="198246779">
          <w:marLeft w:val="640"/>
          <w:marRight w:val="0"/>
          <w:marTop w:val="0"/>
          <w:marBottom w:val="0"/>
          <w:divBdr>
            <w:top w:val="none" w:sz="0" w:space="0" w:color="auto"/>
            <w:left w:val="none" w:sz="0" w:space="0" w:color="auto"/>
            <w:bottom w:val="none" w:sz="0" w:space="0" w:color="auto"/>
            <w:right w:val="none" w:sz="0" w:space="0" w:color="auto"/>
          </w:divBdr>
        </w:div>
        <w:div w:id="200830353">
          <w:marLeft w:val="480"/>
          <w:marRight w:val="0"/>
          <w:marTop w:val="0"/>
          <w:marBottom w:val="0"/>
          <w:divBdr>
            <w:top w:val="none" w:sz="0" w:space="0" w:color="auto"/>
            <w:left w:val="none" w:sz="0" w:space="0" w:color="auto"/>
            <w:bottom w:val="none" w:sz="0" w:space="0" w:color="auto"/>
            <w:right w:val="none" w:sz="0" w:space="0" w:color="auto"/>
          </w:divBdr>
        </w:div>
        <w:div w:id="205021376">
          <w:marLeft w:val="640"/>
          <w:marRight w:val="0"/>
          <w:marTop w:val="0"/>
          <w:marBottom w:val="0"/>
          <w:divBdr>
            <w:top w:val="none" w:sz="0" w:space="0" w:color="auto"/>
            <w:left w:val="none" w:sz="0" w:space="0" w:color="auto"/>
            <w:bottom w:val="none" w:sz="0" w:space="0" w:color="auto"/>
            <w:right w:val="none" w:sz="0" w:space="0" w:color="auto"/>
          </w:divBdr>
        </w:div>
        <w:div w:id="210189530">
          <w:marLeft w:val="640"/>
          <w:marRight w:val="0"/>
          <w:marTop w:val="0"/>
          <w:marBottom w:val="0"/>
          <w:divBdr>
            <w:top w:val="none" w:sz="0" w:space="0" w:color="auto"/>
            <w:left w:val="none" w:sz="0" w:space="0" w:color="auto"/>
            <w:bottom w:val="none" w:sz="0" w:space="0" w:color="auto"/>
            <w:right w:val="none" w:sz="0" w:space="0" w:color="auto"/>
          </w:divBdr>
        </w:div>
        <w:div w:id="212811415">
          <w:marLeft w:val="0"/>
          <w:marRight w:val="0"/>
          <w:marTop w:val="0"/>
          <w:marBottom w:val="0"/>
          <w:divBdr>
            <w:top w:val="none" w:sz="0" w:space="0" w:color="auto"/>
            <w:left w:val="none" w:sz="0" w:space="0" w:color="auto"/>
            <w:bottom w:val="none" w:sz="0" w:space="0" w:color="auto"/>
            <w:right w:val="none" w:sz="0" w:space="0" w:color="auto"/>
          </w:divBdr>
        </w:div>
        <w:div w:id="213739570">
          <w:marLeft w:val="480"/>
          <w:marRight w:val="0"/>
          <w:marTop w:val="0"/>
          <w:marBottom w:val="0"/>
          <w:divBdr>
            <w:top w:val="none" w:sz="0" w:space="0" w:color="auto"/>
            <w:left w:val="none" w:sz="0" w:space="0" w:color="auto"/>
            <w:bottom w:val="none" w:sz="0" w:space="0" w:color="auto"/>
            <w:right w:val="none" w:sz="0" w:space="0" w:color="auto"/>
          </w:divBdr>
        </w:div>
        <w:div w:id="215437023">
          <w:marLeft w:val="0"/>
          <w:marRight w:val="0"/>
          <w:marTop w:val="0"/>
          <w:marBottom w:val="0"/>
          <w:divBdr>
            <w:top w:val="none" w:sz="0" w:space="0" w:color="auto"/>
            <w:left w:val="none" w:sz="0" w:space="0" w:color="auto"/>
            <w:bottom w:val="none" w:sz="0" w:space="0" w:color="auto"/>
            <w:right w:val="none" w:sz="0" w:space="0" w:color="auto"/>
          </w:divBdr>
        </w:div>
        <w:div w:id="217018661">
          <w:marLeft w:val="480"/>
          <w:marRight w:val="0"/>
          <w:marTop w:val="0"/>
          <w:marBottom w:val="0"/>
          <w:divBdr>
            <w:top w:val="none" w:sz="0" w:space="0" w:color="auto"/>
            <w:left w:val="none" w:sz="0" w:space="0" w:color="auto"/>
            <w:bottom w:val="none" w:sz="0" w:space="0" w:color="auto"/>
            <w:right w:val="none" w:sz="0" w:space="0" w:color="auto"/>
          </w:divBdr>
        </w:div>
        <w:div w:id="217516623">
          <w:marLeft w:val="640"/>
          <w:marRight w:val="0"/>
          <w:marTop w:val="0"/>
          <w:marBottom w:val="0"/>
          <w:divBdr>
            <w:top w:val="none" w:sz="0" w:space="0" w:color="auto"/>
            <w:left w:val="none" w:sz="0" w:space="0" w:color="auto"/>
            <w:bottom w:val="none" w:sz="0" w:space="0" w:color="auto"/>
            <w:right w:val="none" w:sz="0" w:space="0" w:color="auto"/>
          </w:divBdr>
        </w:div>
        <w:div w:id="218328142">
          <w:marLeft w:val="480"/>
          <w:marRight w:val="0"/>
          <w:marTop w:val="0"/>
          <w:marBottom w:val="0"/>
          <w:divBdr>
            <w:top w:val="none" w:sz="0" w:space="0" w:color="auto"/>
            <w:left w:val="none" w:sz="0" w:space="0" w:color="auto"/>
            <w:bottom w:val="none" w:sz="0" w:space="0" w:color="auto"/>
            <w:right w:val="none" w:sz="0" w:space="0" w:color="auto"/>
          </w:divBdr>
        </w:div>
        <w:div w:id="220868861">
          <w:marLeft w:val="640"/>
          <w:marRight w:val="0"/>
          <w:marTop w:val="0"/>
          <w:marBottom w:val="0"/>
          <w:divBdr>
            <w:top w:val="none" w:sz="0" w:space="0" w:color="auto"/>
            <w:left w:val="none" w:sz="0" w:space="0" w:color="auto"/>
            <w:bottom w:val="none" w:sz="0" w:space="0" w:color="auto"/>
            <w:right w:val="none" w:sz="0" w:space="0" w:color="auto"/>
          </w:divBdr>
        </w:div>
        <w:div w:id="221911237">
          <w:marLeft w:val="480"/>
          <w:marRight w:val="0"/>
          <w:marTop w:val="0"/>
          <w:marBottom w:val="0"/>
          <w:divBdr>
            <w:top w:val="none" w:sz="0" w:space="0" w:color="auto"/>
            <w:left w:val="none" w:sz="0" w:space="0" w:color="auto"/>
            <w:bottom w:val="none" w:sz="0" w:space="0" w:color="auto"/>
            <w:right w:val="none" w:sz="0" w:space="0" w:color="auto"/>
          </w:divBdr>
        </w:div>
        <w:div w:id="226577288">
          <w:marLeft w:val="640"/>
          <w:marRight w:val="0"/>
          <w:marTop w:val="0"/>
          <w:marBottom w:val="0"/>
          <w:divBdr>
            <w:top w:val="none" w:sz="0" w:space="0" w:color="auto"/>
            <w:left w:val="none" w:sz="0" w:space="0" w:color="auto"/>
            <w:bottom w:val="none" w:sz="0" w:space="0" w:color="auto"/>
            <w:right w:val="none" w:sz="0" w:space="0" w:color="auto"/>
          </w:divBdr>
        </w:div>
        <w:div w:id="229729261">
          <w:marLeft w:val="480"/>
          <w:marRight w:val="0"/>
          <w:marTop w:val="0"/>
          <w:marBottom w:val="0"/>
          <w:divBdr>
            <w:top w:val="none" w:sz="0" w:space="0" w:color="auto"/>
            <w:left w:val="none" w:sz="0" w:space="0" w:color="auto"/>
            <w:bottom w:val="none" w:sz="0" w:space="0" w:color="auto"/>
            <w:right w:val="none" w:sz="0" w:space="0" w:color="auto"/>
          </w:divBdr>
        </w:div>
        <w:div w:id="232933064">
          <w:marLeft w:val="640"/>
          <w:marRight w:val="0"/>
          <w:marTop w:val="0"/>
          <w:marBottom w:val="0"/>
          <w:divBdr>
            <w:top w:val="none" w:sz="0" w:space="0" w:color="auto"/>
            <w:left w:val="none" w:sz="0" w:space="0" w:color="auto"/>
            <w:bottom w:val="none" w:sz="0" w:space="0" w:color="auto"/>
            <w:right w:val="none" w:sz="0" w:space="0" w:color="auto"/>
          </w:divBdr>
        </w:div>
        <w:div w:id="237130428">
          <w:marLeft w:val="480"/>
          <w:marRight w:val="0"/>
          <w:marTop w:val="0"/>
          <w:marBottom w:val="0"/>
          <w:divBdr>
            <w:top w:val="none" w:sz="0" w:space="0" w:color="auto"/>
            <w:left w:val="none" w:sz="0" w:space="0" w:color="auto"/>
            <w:bottom w:val="none" w:sz="0" w:space="0" w:color="auto"/>
            <w:right w:val="none" w:sz="0" w:space="0" w:color="auto"/>
          </w:divBdr>
        </w:div>
        <w:div w:id="238246457">
          <w:marLeft w:val="640"/>
          <w:marRight w:val="0"/>
          <w:marTop w:val="0"/>
          <w:marBottom w:val="0"/>
          <w:divBdr>
            <w:top w:val="none" w:sz="0" w:space="0" w:color="auto"/>
            <w:left w:val="none" w:sz="0" w:space="0" w:color="auto"/>
            <w:bottom w:val="none" w:sz="0" w:space="0" w:color="auto"/>
            <w:right w:val="none" w:sz="0" w:space="0" w:color="auto"/>
          </w:divBdr>
        </w:div>
        <w:div w:id="241989060">
          <w:marLeft w:val="480"/>
          <w:marRight w:val="0"/>
          <w:marTop w:val="0"/>
          <w:marBottom w:val="0"/>
          <w:divBdr>
            <w:top w:val="none" w:sz="0" w:space="0" w:color="auto"/>
            <w:left w:val="none" w:sz="0" w:space="0" w:color="auto"/>
            <w:bottom w:val="none" w:sz="0" w:space="0" w:color="auto"/>
            <w:right w:val="none" w:sz="0" w:space="0" w:color="auto"/>
          </w:divBdr>
        </w:div>
        <w:div w:id="244807707">
          <w:marLeft w:val="0"/>
          <w:marRight w:val="0"/>
          <w:marTop w:val="0"/>
          <w:marBottom w:val="0"/>
          <w:divBdr>
            <w:top w:val="none" w:sz="0" w:space="0" w:color="auto"/>
            <w:left w:val="none" w:sz="0" w:space="0" w:color="auto"/>
            <w:bottom w:val="none" w:sz="0" w:space="0" w:color="auto"/>
            <w:right w:val="none" w:sz="0" w:space="0" w:color="auto"/>
          </w:divBdr>
        </w:div>
        <w:div w:id="244850177">
          <w:marLeft w:val="480"/>
          <w:marRight w:val="0"/>
          <w:marTop w:val="0"/>
          <w:marBottom w:val="0"/>
          <w:divBdr>
            <w:top w:val="none" w:sz="0" w:space="0" w:color="auto"/>
            <w:left w:val="none" w:sz="0" w:space="0" w:color="auto"/>
            <w:bottom w:val="none" w:sz="0" w:space="0" w:color="auto"/>
            <w:right w:val="none" w:sz="0" w:space="0" w:color="auto"/>
          </w:divBdr>
        </w:div>
        <w:div w:id="245186586">
          <w:marLeft w:val="640"/>
          <w:marRight w:val="0"/>
          <w:marTop w:val="0"/>
          <w:marBottom w:val="0"/>
          <w:divBdr>
            <w:top w:val="none" w:sz="0" w:space="0" w:color="auto"/>
            <w:left w:val="none" w:sz="0" w:space="0" w:color="auto"/>
            <w:bottom w:val="none" w:sz="0" w:space="0" w:color="auto"/>
            <w:right w:val="none" w:sz="0" w:space="0" w:color="auto"/>
          </w:divBdr>
        </w:div>
        <w:div w:id="245959934">
          <w:marLeft w:val="480"/>
          <w:marRight w:val="0"/>
          <w:marTop w:val="0"/>
          <w:marBottom w:val="0"/>
          <w:divBdr>
            <w:top w:val="none" w:sz="0" w:space="0" w:color="auto"/>
            <w:left w:val="none" w:sz="0" w:space="0" w:color="auto"/>
            <w:bottom w:val="none" w:sz="0" w:space="0" w:color="auto"/>
            <w:right w:val="none" w:sz="0" w:space="0" w:color="auto"/>
          </w:divBdr>
        </w:div>
        <w:div w:id="248200107">
          <w:marLeft w:val="640"/>
          <w:marRight w:val="0"/>
          <w:marTop w:val="0"/>
          <w:marBottom w:val="0"/>
          <w:divBdr>
            <w:top w:val="none" w:sz="0" w:space="0" w:color="auto"/>
            <w:left w:val="none" w:sz="0" w:space="0" w:color="auto"/>
            <w:bottom w:val="none" w:sz="0" w:space="0" w:color="auto"/>
            <w:right w:val="none" w:sz="0" w:space="0" w:color="auto"/>
          </w:divBdr>
        </w:div>
        <w:div w:id="255211358">
          <w:marLeft w:val="640"/>
          <w:marRight w:val="0"/>
          <w:marTop w:val="0"/>
          <w:marBottom w:val="0"/>
          <w:divBdr>
            <w:top w:val="none" w:sz="0" w:space="0" w:color="auto"/>
            <w:left w:val="none" w:sz="0" w:space="0" w:color="auto"/>
            <w:bottom w:val="none" w:sz="0" w:space="0" w:color="auto"/>
            <w:right w:val="none" w:sz="0" w:space="0" w:color="auto"/>
          </w:divBdr>
        </w:div>
        <w:div w:id="260989646">
          <w:marLeft w:val="640"/>
          <w:marRight w:val="0"/>
          <w:marTop w:val="0"/>
          <w:marBottom w:val="0"/>
          <w:divBdr>
            <w:top w:val="none" w:sz="0" w:space="0" w:color="auto"/>
            <w:left w:val="none" w:sz="0" w:space="0" w:color="auto"/>
            <w:bottom w:val="none" w:sz="0" w:space="0" w:color="auto"/>
            <w:right w:val="none" w:sz="0" w:space="0" w:color="auto"/>
          </w:divBdr>
        </w:div>
        <w:div w:id="262105410">
          <w:marLeft w:val="640"/>
          <w:marRight w:val="0"/>
          <w:marTop w:val="0"/>
          <w:marBottom w:val="0"/>
          <w:divBdr>
            <w:top w:val="none" w:sz="0" w:space="0" w:color="auto"/>
            <w:left w:val="none" w:sz="0" w:space="0" w:color="auto"/>
            <w:bottom w:val="none" w:sz="0" w:space="0" w:color="auto"/>
            <w:right w:val="none" w:sz="0" w:space="0" w:color="auto"/>
          </w:divBdr>
        </w:div>
        <w:div w:id="262424053">
          <w:marLeft w:val="640"/>
          <w:marRight w:val="0"/>
          <w:marTop w:val="0"/>
          <w:marBottom w:val="0"/>
          <w:divBdr>
            <w:top w:val="none" w:sz="0" w:space="0" w:color="auto"/>
            <w:left w:val="none" w:sz="0" w:space="0" w:color="auto"/>
            <w:bottom w:val="none" w:sz="0" w:space="0" w:color="auto"/>
            <w:right w:val="none" w:sz="0" w:space="0" w:color="auto"/>
          </w:divBdr>
        </w:div>
        <w:div w:id="265819950">
          <w:marLeft w:val="640"/>
          <w:marRight w:val="0"/>
          <w:marTop w:val="0"/>
          <w:marBottom w:val="0"/>
          <w:divBdr>
            <w:top w:val="none" w:sz="0" w:space="0" w:color="auto"/>
            <w:left w:val="none" w:sz="0" w:space="0" w:color="auto"/>
            <w:bottom w:val="none" w:sz="0" w:space="0" w:color="auto"/>
            <w:right w:val="none" w:sz="0" w:space="0" w:color="auto"/>
          </w:divBdr>
        </w:div>
        <w:div w:id="267547802">
          <w:marLeft w:val="640"/>
          <w:marRight w:val="0"/>
          <w:marTop w:val="0"/>
          <w:marBottom w:val="0"/>
          <w:divBdr>
            <w:top w:val="none" w:sz="0" w:space="0" w:color="auto"/>
            <w:left w:val="none" w:sz="0" w:space="0" w:color="auto"/>
            <w:bottom w:val="none" w:sz="0" w:space="0" w:color="auto"/>
            <w:right w:val="none" w:sz="0" w:space="0" w:color="auto"/>
          </w:divBdr>
        </w:div>
        <w:div w:id="268437020">
          <w:marLeft w:val="480"/>
          <w:marRight w:val="0"/>
          <w:marTop w:val="0"/>
          <w:marBottom w:val="0"/>
          <w:divBdr>
            <w:top w:val="none" w:sz="0" w:space="0" w:color="auto"/>
            <w:left w:val="none" w:sz="0" w:space="0" w:color="auto"/>
            <w:bottom w:val="none" w:sz="0" w:space="0" w:color="auto"/>
            <w:right w:val="none" w:sz="0" w:space="0" w:color="auto"/>
          </w:divBdr>
        </w:div>
        <w:div w:id="269318008">
          <w:marLeft w:val="640"/>
          <w:marRight w:val="0"/>
          <w:marTop w:val="0"/>
          <w:marBottom w:val="0"/>
          <w:divBdr>
            <w:top w:val="none" w:sz="0" w:space="0" w:color="auto"/>
            <w:left w:val="none" w:sz="0" w:space="0" w:color="auto"/>
            <w:bottom w:val="none" w:sz="0" w:space="0" w:color="auto"/>
            <w:right w:val="none" w:sz="0" w:space="0" w:color="auto"/>
          </w:divBdr>
        </w:div>
        <w:div w:id="270165693">
          <w:marLeft w:val="640"/>
          <w:marRight w:val="0"/>
          <w:marTop w:val="0"/>
          <w:marBottom w:val="0"/>
          <w:divBdr>
            <w:top w:val="none" w:sz="0" w:space="0" w:color="auto"/>
            <w:left w:val="none" w:sz="0" w:space="0" w:color="auto"/>
            <w:bottom w:val="none" w:sz="0" w:space="0" w:color="auto"/>
            <w:right w:val="none" w:sz="0" w:space="0" w:color="auto"/>
          </w:divBdr>
        </w:div>
        <w:div w:id="271011068">
          <w:marLeft w:val="640"/>
          <w:marRight w:val="0"/>
          <w:marTop w:val="0"/>
          <w:marBottom w:val="0"/>
          <w:divBdr>
            <w:top w:val="none" w:sz="0" w:space="0" w:color="auto"/>
            <w:left w:val="none" w:sz="0" w:space="0" w:color="auto"/>
            <w:bottom w:val="none" w:sz="0" w:space="0" w:color="auto"/>
            <w:right w:val="none" w:sz="0" w:space="0" w:color="auto"/>
          </w:divBdr>
        </w:div>
        <w:div w:id="272833180">
          <w:marLeft w:val="640"/>
          <w:marRight w:val="0"/>
          <w:marTop w:val="0"/>
          <w:marBottom w:val="0"/>
          <w:divBdr>
            <w:top w:val="none" w:sz="0" w:space="0" w:color="auto"/>
            <w:left w:val="none" w:sz="0" w:space="0" w:color="auto"/>
            <w:bottom w:val="none" w:sz="0" w:space="0" w:color="auto"/>
            <w:right w:val="none" w:sz="0" w:space="0" w:color="auto"/>
          </w:divBdr>
        </w:div>
        <w:div w:id="274605946">
          <w:marLeft w:val="640"/>
          <w:marRight w:val="0"/>
          <w:marTop w:val="0"/>
          <w:marBottom w:val="0"/>
          <w:divBdr>
            <w:top w:val="none" w:sz="0" w:space="0" w:color="auto"/>
            <w:left w:val="none" w:sz="0" w:space="0" w:color="auto"/>
            <w:bottom w:val="none" w:sz="0" w:space="0" w:color="auto"/>
            <w:right w:val="none" w:sz="0" w:space="0" w:color="auto"/>
          </w:divBdr>
        </w:div>
        <w:div w:id="274875606">
          <w:marLeft w:val="0"/>
          <w:marRight w:val="0"/>
          <w:marTop w:val="0"/>
          <w:marBottom w:val="0"/>
          <w:divBdr>
            <w:top w:val="none" w:sz="0" w:space="0" w:color="auto"/>
            <w:left w:val="none" w:sz="0" w:space="0" w:color="auto"/>
            <w:bottom w:val="none" w:sz="0" w:space="0" w:color="auto"/>
            <w:right w:val="none" w:sz="0" w:space="0" w:color="auto"/>
          </w:divBdr>
        </w:div>
        <w:div w:id="276107189">
          <w:marLeft w:val="480"/>
          <w:marRight w:val="0"/>
          <w:marTop w:val="0"/>
          <w:marBottom w:val="0"/>
          <w:divBdr>
            <w:top w:val="none" w:sz="0" w:space="0" w:color="auto"/>
            <w:left w:val="none" w:sz="0" w:space="0" w:color="auto"/>
            <w:bottom w:val="none" w:sz="0" w:space="0" w:color="auto"/>
            <w:right w:val="none" w:sz="0" w:space="0" w:color="auto"/>
          </w:divBdr>
        </w:div>
        <w:div w:id="278032751">
          <w:marLeft w:val="640"/>
          <w:marRight w:val="0"/>
          <w:marTop w:val="0"/>
          <w:marBottom w:val="0"/>
          <w:divBdr>
            <w:top w:val="none" w:sz="0" w:space="0" w:color="auto"/>
            <w:left w:val="none" w:sz="0" w:space="0" w:color="auto"/>
            <w:bottom w:val="none" w:sz="0" w:space="0" w:color="auto"/>
            <w:right w:val="none" w:sz="0" w:space="0" w:color="auto"/>
          </w:divBdr>
        </w:div>
        <w:div w:id="279339780">
          <w:marLeft w:val="0"/>
          <w:marRight w:val="0"/>
          <w:marTop w:val="0"/>
          <w:marBottom w:val="0"/>
          <w:divBdr>
            <w:top w:val="none" w:sz="0" w:space="0" w:color="auto"/>
            <w:left w:val="none" w:sz="0" w:space="0" w:color="auto"/>
            <w:bottom w:val="none" w:sz="0" w:space="0" w:color="auto"/>
            <w:right w:val="none" w:sz="0" w:space="0" w:color="auto"/>
          </w:divBdr>
        </w:div>
        <w:div w:id="279578948">
          <w:marLeft w:val="0"/>
          <w:marRight w:val="0"/>
          <w:marTop w:val="0"/>
          <w:marBottom w:val="0"/>
          <w:divBdr>
            <w:top w:val="none" w:sz="0" w:space="0" w:color="auto"/>
            <w:left w:val="none" w:sz="0" w:space="0" w:color="auto"/>
            <w:bottom w:val="none" w:sz="0" w:space="0" w:color="auto"/>
            <w:right w:val="none" w:sz="0" w:space="0" w:color="auto"/>
          </w:divBdr>
        </w:div>
        <w:div w:id="280379701">
          <w:marLeft w:val="640"/>
          <w:marRight w:val="0"/>
          <w:marTop w:val="0"/>
          <w:marBottom w:val="0"/>
          <w:divBdr>
            <w:top w:val="none" w:sz="0" w:space="0" w:color="auto"/>
            <w:left w:val="none" w:sz="0" w:space="0" w:color="auto"/>
            <w:bottom w:val="none" w:sz="0" w:space="0" w:color="auto"/>
            <w:right w:val="none" w:sz="0" w:space="0" w:color="auto"/>
          </w:divBdr>
        </w:div>
        <w:div w:id="280649757">
          <w:marLeft w:val="640"/>
          <w:marRight w:val="0"/>
          <w:marTop w:val="0"/>
          <w:marBottom w:val="0"/>
          <w:divBdr>
            <w:top w:val="none" w:sz="0" w:space="0" w:color="auto"/>
            <w:left w:val="none" w:sz="0" w:space="0" w:color="auto"/>
            <w:bottom w:val="none" w:sz="0" w:space="0" w:color="auto"/>
            <w:right w:val="none" w:sz="0" w:space="0" w:color="auto"/>
          </w:divBdr>
        </w:div>
        <w:div w:id="281808708">
          <w:marLeft w:val="640"/>
          <w:marRight w:val="0"/>
          <w:marTop w:val="0"/>
          <w:marBottom w:val="0"/>
          <w:divBdr>
            <w:top w:val="none" w:sz="0" w:space="0" w:color="auto"/>
            <w:left w:val="none" w:sz="0" w:space="0" w:color="auto"/>
            <w:bottom w:val="none" w:sz="0" w:space="0" w:color="auto"/>
            <w:right w:val="none" w:sz="0" w:space="0" w:color="auto"/>
          </w:divBdr>
        </w:div>
        <w:div w:id="283270143">
          <w:marLeft w:val="640"/>
          <w:marRight w:val="0"/>
          <w:marTop w:val="0"/>
          <w:marBottom w:val="0"/>
          <w:divBdr>
            <w:top w:val="none" w:sz="0" w:space="0" w:color="auto"/>
            <w:left w:val="none" w:sz="0" w:space="0" w:color="auto"/>
            <w:bottom w:val="none" w:sz="0" w:space="0" w:color="auto"/>
            <w:right w:val="none" w:sz="0" w:space="0" w:color="auto"/>
          </w:divBdr>
        </w:div>
        <w:div w:id="287473108">
          <w:marLeft w:val="640"/>
          <w:marRight w:val="0"/>
          <w:marTop w:val="0"/>
          <w:marBottom w:val="0"/>
          <w:divBdr>
            <w:top w:val="none" w:sz="0" w:space="0" w:color="auto"/>
            <w:left w:val="none" w:sz="0" w:space="0" w:color="auto"/>
            <w:bottom w:val="none" w:sz="0" w:space="0" w:color="auto"/>
            <w:right w:val="none" w:sz="0" w:space="0" w:color="auto"/>
          </w:divBdr>
        </w:div>
        <w:div w:id="290138349">
          <w:marLeft w:val="640"/>
          <w:marRight w:val="0"/>
          <w:marTop w:val="0"/>
          <w:marBottom w:val="0"/>
          <w:divBdr>
            <w:top w:val="none" w:sz="0" w:space="0" w:color="auto"/>
            <w:left w:val="none" w:sz="0" w:space="0" w:color="auto"/>
            <w:bottom w:val="none" w:sz="0" w:space="0" w:color="auto"/>
            <w:right w:val="none" w:sz="0" w:space="0" w:color="auto"/>
          </w:divBdr>
        </w:div>
        <w:div w:id="291983591">
          <w:marLeft w:val="480"/>
          <w:marRight w:val="0"/>
          <w:marTop w:val="0"/>
          <w:marBottom w:val="0"/>
          <w:divBdr>
            <w:top w:val="none" w:sz="0" w:space="0" w:color="auto"/>
            <w:left w:val="none" w:sz="0" w:space="0" w:color="auto"/>
            <w:bottom w:val="none" w:sz="0" w:space="0" w:color="auto"/>
            <w:right w:val="none" w:sz="0" w:space="0" w:color="auto"/>
          </w:divBdr>
        </w:div>
        <w:div w:id="292177028">
          <w:marLeft w:val="640"/>
          <w:marRight w:val="0"/>
          <w:marTop w:val="0"/>
          <w:marBottom w:val="0"/>
          <w:divBdr>
            <w:top w:val="none" w:sz="0" w:space="0" w:color="auto"/>
            <w:left w:val="none" w:sz="0" w:space="0" w:color="auto"/>
            <w:bottom w:val="none" w:sz="0" w:space="0" w:color="auto"/>
            <w:right w:val="none" w:sz="0" w:space="0" w:color="auto"/>
          </w:divBdr>
        </w:div>
        <w:div w:id="292299157">
          <w:marLeft w:val="640"/>
          <w:marRight w:val="0"/>
          <w:marTop w:val="0"/>
          <w:marBottom w:val="0"/>
          <w:divBdr>
            <w:top w:val="none" w:sz="0" w:space="0" w:color="auto"/>
            <w:left w:val="none" w:sz="0" w:space="0" w:color="auto"/>
            <w:bottom w:val="none" w:sz="0" w:space="0" w:color="auto"/>
            <w:right w:val="none" w:sz="0" w:space="0" w:color="auto"/>
          </w:divBdr>
        </w:div>
        <w:div w:id="292834325">
          <w:marLeft w:val="0"/>
          <w:marRight w:val="0"/>
          <w:marTop w:val="0"/>
          <w:marBottom w:val="0"/>
          <w:divBdr>
            <w:top w:val="none" w:sz="0" w:space="0" w:color="auto"/>
            <w:left w:val="none" w:sz="0" w:space="0" w:color="auto"/>
            <w:bottom w:val="none" w:sz="0" w:space="0" w:color="auto"/>
            <w:right w:val="none" w:sz="0" w:space="0" w:color="auto"/>
          </w:divBdr>
        </w:div>
        <w:div w:id="300187271">
          <w:marLeft w:val="640"/>
          <w:marRight w:val="0"/>
          <w:marTop w:val="0"/>
          <w:marBottom w:val="0"/>
          <w:divBdr>
            <w:top w:val="none" w:sz="0" w:space="0" w:color="auto"/>
            <w:left w:val="none" w:sz="0" w:space="0" w:color="auto"/>
            <w:bottom w:val="none" w:sz="0" w:space="0" w:color="auto"/>
            <w:right w:val="none" w:sz="0" w:space="0" w:color="auto"/>
          </w:divBdr>
        </w:div>
        <w:div w:id="306474066">
          <w:marLeft w:val="640"/>
          <w:marRight w:val="0"/>
          <w:marTop w:val="0"/>
          <w:marBottom w:val="0"/>
          <w:divBdr>
            <w:top w:val="none" w:sz="0" w:space="0" w:color="auto"/>
            <w:left w:val="none" w:sz="0" w:space="0" w:color="auto"/>
            <w:bottom w:val="none" w:sz="0" w:space="0" w:color="auto"/>
            <w:right w:val="none" w:sz="0" w:space="0" w:color="auto"/>
          </w:divBdr>
        </w:div>
        <w:div w:id="306857035">
          <w:marLeft w:val="640"/>
          <w:marRight w:val="0"/>
          <w:marTop w:val="0"/>
          <w:marBottom w:val="0"/>
          <w:divBdr>
            <w:top w:val="none" w:sz="0" w:space="0" w:color="auto"/>
            <w:left w:val="none" w:sz="0" w:space="0" w:color="auto"/>
            <w:bottom w:val="none" w:sz="0" w:space="0" w:color="auto"/>
            <w:right w:val="none" w:sz="0" w:space="0" w:color="auto"/>
          </w:divBdr>
        </w:div>
        <w:div w:id="309024084">
          <w:marLeft w:val="640"/>
          <w:marRight w:val="0"/>
          <w:marTop w:val="0"/>
          <w:marBottom w:val="0"/>
          <w:divBdr>
            <w:top w:val="none" w:sz="0" w:space="0" w:color="auto"/>
            <w:left w:val="none" w:sz="0" w:space="0" w:color="auto"/>
            <w:bottom w:val="none" w:sz="0" w:space="0" w:color="auto"/>
            <w:right w:val="none" w:sz="0" w:space="0" w:color="auto"/>
          </w:divBdr>
        </w:div>
        <w:div w:id="310641891">
          <w:marLeft w:val="640"/>
          <w:marRight w:val="0"/>
          <w:marTop w:val="0"/>
          <w:marBottom w:val="0"/>
          <w:divBdr>
            <w:top w:val="none" w:sz="0" w:space="0" w:color="auto"/>
            <w:left w:val="none" w:sz="0" w:space="0" w:color="auto"/>
            <w:bottom w:val="none" w:sz="0" w:space="0" w:color="auto"/>
            <w:right w:val="none" w:sz="0" w:space="0" w:color="auto"/>
          </w:divBdr>
        </w:div>
        <w:div w:id="310910510">
          <w:marLeft w:val="480"/>
          <w:marRight w:val="0"/>
          <w:marTop w:val="0"/>
          <w:marBottom w:val="0"/>
          <w:divBdr>
            <w:top w:val="none" w:sz="0" w:space="0" w:color="auto"/>
            <w:left w:val="none" w:sz="0" w:space="0" w:color="auto"/>
            <w:bottom w:val="none" w:sz="0" w:space="0" w:color="auto"/>
            <w:right w:val="none" w:sz="0" w:space="0" w:color="auto"/>
          </w:divBdr>
        </w:div>
        <w:div w:id="311445117">
          <w:marLeft w:val="640"/>
          <w:marRight w:val="0"/>
          <w:marTop w:val="0"/>
          <w:marBottom w:val="0"/>
          <w:divBdr>
            <w:top w:val="none" w:sz="0" w:space="0" w:color="auto"/>
            <w:left w:val="none" w:sz="0" w:space="0" w:color="auto"/>
            <w:bottom w:val="none" w:sz="0" w:space="0" w:color="auto"/>
            <w:right w:val="none" w:sz="0" w:space="0" w:color="auto"/>
          </w:divBdr>
        </w:div>
        <w:div w:id="313727766">
          <w:marLeft w:val="0"/>
          <w:marRight w:val="0"/>
          <w:marTop w:val="0"/>
          <w:marBottom w:val="0"/>
          <w:divBdr>
            <w:top w:val="none" w:sz="0" w:space="0" w:color="auto"/>
            <w:left w:val="none" w:sz="0" w:space="0" w:color="auto"/>
            <w:bottom w:val="none" w:sz="0" w:space="0" w:color="auto"/>
            <w:right w:val="none" w:sz="0" w:space="0" w:color="auto"/>
          </w:divBdr>
        </w:div>
        <w:div w:id="315232386">
          <w:marLeft w:val="640"/>
          <w:marRight w:val="0"/>
          <w:marTop w:val="0"/>
          <w:marBottom w:val="0"/>
          <w:divBdr>
            <w:top w:val="none" w:sz="0" w:space="0" w:color="auto"/>
            <w:left w:val="none" w:sz="0" w:space="0" w:color="auto"/>
            <w:bottom w:val="none" w:sz="0" w:space="0" w:color="auto"/>
            <w:right w:val="none" w:sz="0" w:space="0" w:color="auto"/>
          </w:divBdr>
        </w:div>
        <w:div w:id="317809268">
          <w:marLeft w:val="480"/>
          <w:marRight w:val="0"/>
          <w:marTop w:val="0"/>
          <w:marBottom w:val="0"/>
          <w:divBdr>
            <w:top w:val="none" w:sz="0" w:space="0" w:color="auto"/>
            <w:left w:val="none" w:sz="0" w:space="0" w:color="auto"/>
            <w:bottom w:val="none" w:sz="0" w:space="0" w:color="auto"/>
            <w:right w:val="none" w:sz="0" w:space="0" w:color="auto"/>
          </w:divBdr>
        </w:div>
        <w:div w:id="318121871">
          <w:marLeft w:val="0"/>
          <w:marRight w:val="0"/>
          <w:marTop w:val="0"/>
          <w:marBottom w:val="0"/>
          <w:divBdr>
            <w:top w:val="none" w:sz="0" w:space="0" w:color="auto"/>
            <w:left w:val="none" w:sz="0" w:space="0" w:color="auto"/>
            <w:bottom w:val="none" w:sz="0" w:space="0" w:color="auto"/>
            <w:right w:val="none" w:sz="0" w:space="0" w:color="auto"/>
          </w:divBdr>
        </w:div>
        <w:div w:id="318583531">
          <w:marLeft w:val="640"/>
          <w:marRight w:val="0"/>
          <w:marTop w:val="0"/>
          <w:marBottom w:val="0"/>
          <w:divBdr>
            <w:top w:val="none" w:sz="0" w:space="0" w:color="auto"/>
            <w:left w:val="none" w:sz="0" w:space="0" w:color="auto"/>
            <w:bottom w:val="none" w:sz="0" w:space="0" w:color="auto"/>
            <w:right w:val="none" w:sz="0" w:space="0" w:color="auto"/>
          </w:divBdr>
        </w:div>
        <w:div w:id="322050750">
          <w:marLeft w:val="640"/>
          <w:marRight w:val="0"/>
          <w:marTop w:val="0"/>
          <w:marBottom w:val="0"/>
          <w:divBdr>
            <w:top w:val="none" w:sz="0" w:space="0" w:color="auto"/>
            <w:left w:val="none" w:sz="0" w:space="0" w:color="auto"/>
            <w:bottom w:val="none" w:sz="0" w:space="0" w:color="auto"/>
            <w:right w:val="none" w:sz="0" w:space="0" w:color="auto"/>
          </w:divBdr>
        </w:div>
        <w:div w:id="323241960">
          <w:marLeft w:val="640"/>
          <w:marRight w:val="0"/>
          <w:marTop w:val="0"/>
          <w:marBottom w:val="0"/>
          <w:divBdr>
            <w:top w:val="none" w:sz="0" w:space="0" w:color="auto"/>
            <w:left w:val="none" w:sz="0" w:space="0" w:color="auto"/>
            <w:bottom w:val="none" w:sz="0" w:space="0" w:color="auto"/>
            <w:right w:val="none" w:sz="0" w:space="0" w:color="auto"/>
          </w:divBdr>
        </w:div>
        <w:div w:id="323627260">
          <w:marLeft w:val="640"/>
          <w:marRight w:val="0"/>
          <w:marTop w:val="0"/>
          <w:marBottom w:val="0"/>
          <w:divBdr>
            <w:top w:val="none" w:sz="0" w:space="0" w:color="auto"/>
            <w:left w:val="none" w:sz="0" w:space="0" w:color="auto"/>
            <w:bottom w:val="none" w:sz="0" w:space="0" w:color="auto"/>
            <w:right w:val="none" w:sz="0" w:space="0" w:color="auto"/>
          </w:divBdr>
        </w:div>
        <w:div w:id="323895606">
          <w:marLeft w:val="640"/>
          <w:marRight w:val="0"/>
          <w:marTop w:val="0"/>
          <w:marBottom w:val="0"/>
          <w:divBdr>
            <w:top w:val="none" w:sz="0" w:space="0" w:color="auto"/>
            <w:left w:val="none" w:sz="0" w:space="0" w:color="auto"/>
            <w:bottom w:val="none" w:sz="0" w:space="0" w:color="auto"/>
            <w:right w:val="none" w:sz="0" w:space="0" w:color="auto"/>
          </w:divBdr>
        </w:div>
        <w:div w:id="325985527">
          <w:marLeft w:val="640"/>
          <w:marRight w:val="0"/>
          <w:marTop w:val="0"/>
          <w:marBottom w:val="0"/>
          <w:divBdr>
            <w:top w:val="none" w:sz="0" w:space="0" w:color="auto"/>
            <w:left w:val="none" w:sz="0" w:space="0" w:color="auto"/>
            <w:bottom w:val="none" w:sz="0" w:space="0" w:color="auto"/>
            <w:right w:val="none" w:sz="0" w:space="0" w:color="auto"/>
          </w:divBdr>
        </w:div>
        <w:div w:id="328754529">
          <w:marLeft w:val="640"/>
          <w:marRight w:val="0"/>
          <w:marTop w:val="0"/>
          <w:marBottom w:val="0"/>
          <w:divBdr>
            <w:top w:val="none" w:sz="0" w:space="0" w:color="auto"/>
            <w:left w:val="none" w:sz="0" w:space="0" w:color="auto"/>
            <w:bottom w:val="none" w:sz="0" w:space="0" w:color="auto"/>
            <w:right w:val="none" w:sz="0" w:space="0" w:color="auto"/>
          </w:divBdr>
        </w:div>
        <w:div w:id="330916275">
          <w:marLeft w:val="480"/>
          <w:marRight w:val="0"/>
          <w:marTop w:val="0"/>
          <w:marBottom w:val="0"/>
          <w:divBdr>
            <w:top w:val="none" w:sz="0" w:space="0" w:color="auto"/>
            <w:left w:val="none" w:sz="0" w:space="0" w:color="auto"/>
            <w:bottom w:val="none" w:sz="0" w:space="0" w:color="auto"/>
            <w:right w:val="none" w:sz="0" w:space="0" w:color="auto"/>
          </w:divBdr>
        </w:div>
        <w:div w:id="333921234">
          <w:marLeft w:val="480"/>
          <w:marRight w:val="0"/>
          <w:marTop w:val="0"/>
          <w:marBottom w:val="0"/>
          <w:divBdr>
            <w:top w:val="none" w:sz="0" w:space="0" w:color="auto"/>
            <w:left w:val="none" w:sz="0" w:space="0" w:color="auto"/>
            <w:bottom w:val="none" w:sz="0" w:space="0" w:color="auto"/>
            <w:right w:val="none" w:sz="0" w:space="0" w:color="auto"/>
          </w:divBdr>
        </w:div>
        <w:div w:id="337199189">
          <w:marLeft w:val="480"/>
          <w:marRight w:val="0"/>
          <w:marTop w:val="0"/>
          <w:marBottom w:val="0"/>
          <w:divBdr>
            <w:top w:val="none" w:sz="0" w:space="0" w:color="auto"/>
            <w:left w:val="none" w:sz="0" w:space="0" w:color="auto"/>
            <w:bottom w:val="none" w:sz="0" w:space="0" w:color="auto"/>
            <w:right w:val="none" w:sz="0" w:space="0" w:color="auto"/>
          </w:divBdr>
        </w:div>
        <w:div w:id="338196590">
          <w:marLeft w:val="640"/>
          <w:marRight w:val="0"/>
          <w:marTop w:val="0"/>
          <w:marBottom w:val="0"/>
          <w:divBdr>
            <w:top w:val="none" w:sz="0" w:space="0" w:color="auto"/>
            <w:left w:val="none" w:sz="0" w:space="0" w:color="auto"/>
            <w:bottom w:val="none" w:sz="0" w:space="0" w:color="auto"/>
            <w:right w:val="none" w:sz="0" w:space="0" w:color="auto"/>
          </w:divBdr>
        </w:div>
        <w:div w:id="340356685">
          <w:marLeft w:val="640"/>
          <w:marRight w:val="0"/>
          <w:marTop w:val="0"/>
          <w:marBottom w:val="0"/>
          <w:divBdr>
            <w:top w:val="none" w:sz="0" w:space="0" w:color="auto"/>
            <w:left w:val="none" w:sz="0" w:space="0" w:color="auto"/>
            <w:bottom w:val="none" w:sz="0" w:space="0" w:color="auto"/>
            <w:right w:val="none" w:sz="0" w:space="0" w:color="auto"/>
          </w:divBdr>
        </w:div>
        <w:div w:id="342781612">
          <w:marLeft w:val="640"/>
          <w:marRight w:val="0"/>
          <w:marTop w:val="0"/>
          <w:marBottom w:val="0"/>
          <w:divBdr>
            <w:top w:val="none" w:sz="0" w:space="0" w:color="auto"/>
            <w:left w:val="none" w:sz="0" w:space="0" w:color="auto"/>
            <w:bottom w:val="none" w:sz="0" w:space="0" w:color="auto"/>
            <w:right w:val="none" w:sz="0" w:space="0" w:color="auto"/>
          </w:divBdr>
        </w:div>
        <w:div w:id="343825588">
          <w:marLeft w:val="480"/>
          <w:marRight w:val="0"/>
          <w:marTop w:val="0"/>
          <w:marBottom w:val="0"/>
          <w:divBdr>
            <w:top w:val="none" w:sz="0" w:space="0" w:color="auto"/>
            <w:left w:val="none" w:sz="0" w:space="0" w:color="auto"/>
            <w:bottom w:val="none" w:sz="0" w:space="0" w:color="auto"/>
            <w:right w:val="none" w:sz="0" w:space="0" w:color="auto"/>
          </w:divBdr>
        </w:div>
        <w:div w:id="344286765">
          <w:marLeft w:val="640"/>
          <w:marRight w:val="0"/>
          <w:marTop w:val="0"/>
          <w:marBottom w:val="0"/>
          <w:divBdr>
            <w:top w:val="none" w:sz="0" w:space="0" w:color="auto"/>
            <w:left w:val="none" w:sz="0" w:space="0" w:color="auto"/>
            <w:bottom w:val="none" w:sz="0" w:space="0" w:color="auto"/>
            <w:right w:val="none" w:sz="0" w:space="0" w:color="auto"/>
          </w:divBdr>
        </w:div>
        <w:div w:id="344601585">
          <w:marLeft w:val="0"/>
          <w:marRight w:val="0"/>
          <w:marTop w:val="0"/>
          <w:marBottom w:val="0"/>
          <w:divBdr>
            <w:top w:val="none" w:sz="0" w:space="0" w:color="auto"/>
            <w:left w:val="none" w:sz="0" w:space="0" w:color="auto"/>
            <w:bottom w:val="none" w:sz="0" w:space="0" w:color="auto"/>
            <w:right w:val="none" w:sz="0" w:space="0" w:color="auto"/>
          </w:divBdr>
        </w:div>
        <w:div w:id="345401588">
          <w:marLeft w:val="640"/>
          <w:marRight w:val="0"/>
          <w:marTop w:val="0"/>
          <w:marBottom w:val="0"/>
          <w:divBdr>
            <w:top w:val="none" w:sz="0" w:space="0" w:color="auto"/>
            <w:left w:val="none" w:sz="0" w:space="0" w:color="auto"/>
            <w:bottom w:val="none" w:sz="0" w:space="0" w:color="auto"/>
            <w:right w:val="none" w:sz="0" w:space="0" w:color="auto"/>
          </w:divBdr>
        </w:div>
        <w:div w:id="346903795">
          <w:marLeft w:val="480"/>
          <w:marRight w:val="0"/>
          <w:marTop w:val="0"/>
          <w:marBottom w:val="0"/>
          <w:divBdr>
            <w:top w:val="none" w:sz="0" w:space="0" w:color="auto"/>
            <w:left w:val="none" w:sz="0" w:space="0" w:color="auto"/>
            <w:bottom w:val="none" w:sz="0" w:space="0" w:color="auto"/>
            <w:right w:val="none" w:sz="0" w:space="0" w:color="auto"/>
          </w:divBdr>
        </w:div>
        <w:div w:id="349186140">
          <w:marLeft w:val="480"/>
          <w:marRight w:val="0"/>
          <w:marTop w:val="0"/>
          <w:marBottom w:val="0"/>
          <w:divBdr>
            <w:top w:val="none" w:sz="0" w:space="0" w:color="auto"/>
            <w:left w:val="none" w:sz="0" w:space="0" w:color="auto"/>
            <w:bottom w:val="none" w:sz="0" w:space="0" w:color="auto"/>
            <w:right w:val="none" w:sz="0" w:space="0" w:color="auto"/>
          </w:divBdr>
        </w:div>
        <w:div w:id="349533119">
          <w:marLeft w:val="640"/>
          <w:marRight w:val="0"/>
          <w:marTop w:val="0"/>
          <w:marBottom w:val="0"/>
          <w:divBdr>
            <w:top w:val="none" w:sz="0" w:space="0" w:color="auto"/>
            <w:left w:val="none" w:sz="0" w:space="0" w:color="auto"/>
            <w:bottom w:val="none" w:sz="0" w:space="0" w:color="auto"/>
            <w:right w:val="none" w:sz="0" w:space="0" w:color="auto"/>
          </w:divBdr>
        </w:div>
        <w:div w:id="350225222">
          <w:marLeft w:val="0"/>
          <w:marRight w:val="0"/>
          <w:marTop w:val="0"/>
          <w:marBottom w:val="0"/>
          <w:divBdr>
            <w:top w:val="none" w:sz="0" w:space="0" w:color="auto"/>
            <w:left w:val="none" w:sz="0" w:space="0" w:color="auto"/>
            <w:bottom w:val="none" w:sz="0" w:space="0" w:color="auto"/>
            <w:right w:val="none" w:sz="0" w:space="0" w:color="auto"/>
          </w:divBdr>
        </w:div>
        <w:div w:id="350643066">
          <w:marLeft w:val="0"/>
          <w:marRight w:val="0"/>
          <w:marTop w:val="0"/>
          <w:marBottom w:val="0"/>
          <w:divBdr>
            <w:top w:val="none" w:sz="0" w:space="0" w:color="auto"/>
            <w:left w:val="none" w:sz="0" w:space="0" w:color="auto"/>
            <w:bottom w:val="none" w:sz="0" w:space="0" w:color="auto"/>
            <w:right w:val="none" w:sz="0" w:space="0" w:color="auto"/>
          </w:divBdr>
        </w:div>
        <w:div w:id="351565679">
          <w:marLeft w:val="480"/>
          <w:marRight w:val="0"/>
          <w:marTop w:val="0"/>
          <w:marBottom w:val="0"/>
          <w:divBdr>
            <w:top w:val="none" w:sz="0" w:space="0" w:color="auto"/>
            <w:left w:val="none" w:sz="0" w:space="0" w:color="auto"/>
            <w:bottom w:val="none" w:sz="0" w:space="0" w:color="auto"/>
            <w:right w:val="none" w:sz="0" w:space="0" w:color="auto"/>
          </w:divBdr>
        </w:div>
        <w:div w:id="354384116">
          <w:marLeft w:val="640"/>
          <w:marRight w:val="0"/>
          <w:marTop w:val="0"/>
          <w:marBottom w:val="0"/>
          <w:divBdr>
            <w:top w:val="none" w:sz="0" w:space="0" w:color="auto"/>
            <w:left w:val="none" w:sz="0" w:space="0" w:color="auto"/>
            <w:bottom w:val="none" w:sz="0" w:space="0" w:color="auto"/>
            <w:right w:val="none" w:sz="0" w:space="0" w:color="auto"/>
          </w:divBdr>
        </w:div>
        <w:div w:id="356083112">
          <w:marLeft w:val="640"/>
          <w:marRight w:val="0"/>
          <w:marTop w:val="0"/>
          <w:marBottom w:val="0"/>
          <w:divBdr>
            <w:top w:val="none" w:sz="0" w:space="0" w:color="auto"/>
            <w:left w:val="none" w:sz="0" w:space="0" w:color="auto"/>
            <w:bottom w:val="none" w:sz="0" w:space="0" w:color="auto"/>
            <w:right w:val="none" w:sz="0" w:space="0" w:color="auto"/>
          </w:divBdr>
        </w:div>
        <w:div w:id="357396085">
          <w:marLeft w:val="640"/>
          <w:marRight w:val="0"/>
          <w:marTop w:val="0"/>
          <w:marBottom w:val="0"/>
          <w:divBdr>
            <w:top w:val="none" w:sz="0" w:space="0" w:color="auto"/>
            <w:left w:val="none" w:sz="0" w:space="0" w:color="auto"/>
            <w:bottom w:val="none" w:sz="0" w:space="0" w:color="auto"/>
            <w:right w:val="none" w:sz="0" w:space="0" w:color="auto"/>
          </w:divBdr>
        </w:div>
        <w:div w:id="358244683">
          <w:marLeft w:val="640"/>
          <w:marRight w:val="0"/>
          <w:marTop w:val="0"/>
          <w:marBottom w:val="0"/>
          <w:divBdr>
            <w:top w:val="none" w:sz="0" w:space="0" w:color="auto"/>
            <w:left w:val="none" w:sz="0" w:space="0" w:color="auto"/>
            <w:bottom w:val="none" w:sz="0" w:space="0" w:color="auto"/>
            <w:right w:val="none" w:sz="0" w:space="0" w:color="auto"/>
          </w:divBdr>
        </w:div>
        <w:div w:id="363865299">
          <w:marLeft w:val="640"/>
          <w:marRight w:val="0"/>
          <w:marTop w:val="0"/>
          <w:marBottom w:val="0"/>
          <w:divBdr>
            <w:top w:val="none" w:sz="0" w:space="0" w:color="auto"/>
            <w:left w:val="none" w:sz="0" w:space="0" w:color="auto"/>
            <w:bottom w:val="none" w:sz="0" w:space="0" w:color="auto"/>
            <w:right w:val="none" w:sz="0" w:space="0" w:color="auto"/>
          </w:divBdr>
        </w:div>
        <w:div w:id="369768929">
          <w:marLeft w:val="640"/>
          <w:marRight w:val="0"/>
          <w:marTop w:val="0"/>
          <w:marBottom w:val="0"/>
          <w:divBdr>
            <w:top w:val="none" w:sz="0" w:space="0" w:color="auto"/>
            <w:left w:val="none" w:sz="0" w:space="0" w:color="auto"/>
            <w:bottom w:val="none" w:sz="0" w:space="0" w:color="auto"/>
            <w:right w:val="none" w:sz="0" w:space="0" w:color="auto"/>
          </w:divBdr>
        </w:div>
        <w:div w:id="371073284">
          <w:marLeft w:val="480"/>
          <w:marRight w:val="0"/>
          <w:marTop w:val="0"/>
          <w:marBottom w:val="0"/>
          <w:divBdr>
            <w:top w:val="none" w:sz="0" w:space="0" w:color="auto"/>
            <w:left w:val="none" w:sz="0" w:space="0" w:color="auto"/>
            <w:bottom w:val="none" w:sz="0" w:space="0" w:color="auto"/>
            <w:right w:val="none" w:sz="0" w:space="0" w:color="auto"/>
          </w:divBdr>
        </w:div>
        <w:div w:id="372269933">
          <w:marLeft w:val="640"/>
          <w:marRight w:val="0"/>
          <w:marTop w:val="0"/>
          <w:marBottom w:val="0"/>
          <w:divBdr>
            <w:top w:val="none" w:sz="0" w:space="0" w:color="auto"/>
            <w:left w:val="none" w:sz="0" w:space="0" w:color="auto"/>
            <w:bottom w:val="none" w:sz="0" w:space="0" w:color="auto"/>
            <w:right w:val="none" w:sz="0" w:space="0" w:color="auto"/>
          </w:divBdr>
        </w:div>
        <w:div w:id="372852084">
          <w:marLeft w:val="480"/>
          <w:marRight w:val="0"/>
          <w:marTop w:val="0"/>
          <w:marBottom w:val="0"/>
          <w:divBdr>
            <w:top w:val="none" w:sz="0" w:space="0" w:color="auto"/>
            <w:left w:val="none" w:sz="0" w:space="0" w:color="auto"/>
            <w:bottom w:val="none" w:sz="0" w:space="0" w:color="auto"/>
            <w:right w:val="none" w:sz="0" w:space="0" w:color="auto"/>
          </w:divBdr>
        </w:div>
        <w:div w:id="380323585">
          <w:marLeft w:val="640"/>
          <w:marRight w:val="0"/>
          <w:marTop w:val="0"/>
          <w:marBottom w:val="0"/>
          <w:divBdr>
            <w:top w:val="none" w:sz="0" w:space="0" w:color="auto"/>
            <w:left w:val="none" w:sz="0" w:space="0" w:color="auto"/>
            <w:bottom w:val="none" w:sz="0" w:space="0" w:color="auto"/>
            <w:right w:val="none" w:sz="0" w:space="0" w:color="auto"/>
          </w:divBdr>
        </w:div>
        <w:div w:id="382144729">
          <w:marLeft w:val="640"/>
          <w:marRight w:val="0"/>
          <w:marTop w:val="0"/>
          <w:marBottom w:val="0"/>
          <w:divBdr>
            <w:top w:val="none" w:sz="0" w:space="0" w:color="auto"/>
            <w:left w:val="none" w:sz="0" w:space="0" w:color="auto"/>
            <w:bottom w:val="none" w:sz="0" w:space="0" w:color="auto"/>
            <w:right w:val="none" w:sz="0" w:space="0" w:color="auto"/>
          </w:divBdr>
        </w:div>
        <w:div w:id="384257298">
          <w:marLeft w:val="640"/>
          <w:marRight w:val="0"/>
          <w:marTop w:val="0"/>
          <w:marBottom w:val="0"/>
          <w:divBdr>
            <w:top w:val="none" w:sz="0" w:space="0" w:color="auto"/>
            <w:left w:val="none" w:sz="0" w:space="0" w:color="auto"/>
            <w:bottom w:val="none" w:sz="0" w:space="0" w:color="auto"/>
            <w:right w:val="none" w:sz="0" w:space="0" w:color="auto"/>
          </w:divBdr>
        </w:div>
        <w:div w:id="384908803">
          <w:marLeft w:val="480"/>
          <w:marRight w:val="0"/>
          <w:marTop w:val="0"/>
          <w:marBottom w:val="0"/>
          <w:divBdr>
            <w:top w:val="none" w:sz="0" w:space="0" w:color="auto"/>
            <w:left w:val="none" w:sz="0" w:space="0" w:color="auto"/>
            <w:bottom w:val="none" w:sz="0" w:space="0" w:color="auto"/>
            <w:right w:val="none" w:sz="0" w:space="0" w:color="auto"/>
          </w:divBdr>
        </w:div>
        <w:div w:id="385836075">
          <w:marLeft w:val="0"/>
          <w:marRight w:val="0"/>
          <w:marTop w:val="0"/>
          <w:marBottom w:val="0"/>
          <w:divBdr>
            <w:top w:val="none" w:sz="0" w:space="0" w:color="auto"/>
            <w:left w:val="none" w:sz="0" w:space="0" w:color="auto"/>
            <w:bottom w:val="none" w:sz="0" w:space="0" w:color="auto"/>
            <w:right w:val="none" w:sz="0" w:space="0" w:color="auto"/>
          </w:divBdr>
        </w:div>
        <w:div w:id="387414879">
          <w:marLeft w:val="640"/>
          <w:marRight w:val="0"/>
          <w:marTop w:val="0"/>
          <w:marBottom w:val="0"/>
          <w:divBdr>
            <w:top w:val="none" w:sz="0" w:space="0" w:color="auto"/>
            <w:left w:val="none" w:sz="0" w:space="0" w:color="auto"/>
            <w:bottom w:val="none" w:sz="0" w:space="0" w:color="auto"/>
            <w:right w:val="none" w:sz="0" w:space="0" w:color="auto"/>
          </w:divBdr>
        </w:div>
        <w:div w:id="390883058">
          <w:marLeft w:val="480"/>
          <w:marRight w:val="0"/>
          <w:marTop w:val="0"/>
          <w:marBottom w:val="0"/>
          <w:divBdr>
            <w:top w:val="none" w:sz="0" w:space="0" w:color="auto"/>
            <w:left w:val="none" w:sz="0" w:space="0" w:color="auto"/>
            <w:bottom w:val="none" w:sz="0" w:space="0" w:color="auto"/>
            <w:right w:val="none" w:sz="0" w:space="0" w:color="auto"/>
          </w:divBdr>
        </w:div>
        <w:div w:id="390885065">
          <w:marLeft w:val="480"/>
          <w:marRight w:val="0"/>
          <w:marTop w:val="0"/>
          <w:marBottom w:val="0"/>
          <w:divBdr>
            <w:top w:val="none" w:sz="0" w:space="0" w:color="auto"/>
            <w:left w:val="none" w:sz="0" w:space="0" w:color="auto"/>
            <w:bottom w:val="none" w:sz="0" w:space="0" w:color="auto"/>
            <w:right w:val="none" w:sz="0" w:space="0" w:color="auto"/>
          </w:divBdr>
        </w:div>
        <w:div w:id="391273128">
          <w:marLeft w:val="480"/>
          <w:marRight w:val="0"/>
          <w:marTop w:val="0"/>
          <w:marBottom w:val="0"/>
          <w:divBdr>
            <w:top w:val="none" w:sz="0" w:space="0" w:color="auto"/>
            <w:left w:val="none" w:sz="0" w:space="0" w:color="auto"/>
            <w:bottom w:val="none" w:sz="0" w:space="0" w:color="auto"/>
            <w:right w:val="none" w:sz="0" w:space="0" w:color="auto"/>
          </w:divBdr>
        </w:div>
        <w:div w:id="392001969">
          <w:marLeft w:val="640"/>
          <w:marRight w:val="0"/>
          <w:marTop w:val="0"/>
          <w:marBottom w:val="0"/>
          <w:divBdr>
            <w:top w:val="none" w:sz="0" w:space="0" w:color="auto"/>
            <w:left w:val="none" w:sz="0" w:space="0" w:color="auto"/>
            <w:bottom w:val="none" w:sz="0" w:space="0" w:color="auto"/>
            <w:right w:val="none" w:sz="0" w:space="0" w:color="auto"/>
          </w:divBdr>
        </w:div>
        <w:div w:id="400760724">
          <w:marLeft w:val="0"/>
          <w:marRight w:val="0"/>
          <w:marTop w:val="0"/>
          <w:marBottom w:val="0"/>
          <w:divBdr>
            <w:top w:val="none" w:sz="0" w:space="0" w:color="auto"/>
            <w:left w:val="none" w:sz="0" w:space="0" w:color="auto"/>
            <w:bottom w:val="none" w:sz="0" w:space="0" w:color="auto"/>
            <w:right w:val="none" w:sz="0" w:space="0" w:color="auto"/>
          </w:divBdr>
        </w:div>
        <w:div w:id="401218351">
          <w:marLeft w:val="480"/>
          <w:marRight w:val="0"/>
          <w:marTop w:val="0"/>
          <w:marBottom w:val="0"/>
          <w:divBdr>
            <w:top w:val="none" w:sz="0" w:space="0" w:color="auto"/>
            <w:left w:val="none" w:sz="0" w:space="0" w:color="auto"/>
            <w:bottom w:val="none" w:sz="0" w:space="0" w:color="auto"/>
            <w:right w:val="none" w:sz="0" w:space="0" w:color="auto"/>
          </w:divBdr>
        </w:div>
        <w:div w:id="406197960">
          <w:marLeft w:val="640"/>
          <w:marRight w:val="0"/>
          <w:marTop w:val="0"/>
          <w:marBottom w:val="0"/>
          <w:divBdr>
            <w:top w:val="none" w:sz="0" w:space="0" w:color="auto"/>
            <w:left w:val="none" w:sz="0" w:space="0" w:color="auto"/>
            <w:bottom w:val="none" w:sz="0" w:space="0" w:color="auto"/>
            <w:right w:val="none" w:sz="0" w:space="0" w:color="auto"/>
          </w:divBdr>
        </w:div>
        <w:div w:id="408818179">
          <w:marLeft w:val="640"/>
          <w:marRight w:val="0"/>
          <w:marTop w:val="0"/>
          <w:marBottom w:val="0"/>
          <w:divBdr>
            <w:top w:val="none" w:sz="0" w:space="0" w:color="auto"/>
            <w:left w:val="none" w:sz="0" w:space="0" w:color="auto"/>
            <w:bottom w:val="none" w:sz="0" w:space="0" w:color="auto"/>
            <w:right w:val="none" w:sz="0" w:space="0" w:color="auto"/>
          </w:divBdr>
        </w:div>
        <w:div w:id="413556755">
          <w:marLeft w:val="480"/>
          <w:marRight w:val="0"/>
          <w:marTop w:val="0"/>
          <w:marBottom w:val="0"/>
          <w:divBdr>
            <w:top w:val="none" w:sz="0" w:space="0" w:color="auto"/>
            <w:left w:val="none" w:sz="0" w:space="0" w:color="auto"/>
            <w:bottom w:val="none" w:sz="0" w:space="0" w:color="auto"/>
            <w:right w:val="none" w:sz="0" w:space="0" w:color="auto"/>
          </w:divBdr>
        </w:div>
        <w:div w:id="413934315">
          <w:marLeft w:val="480"/>
          <w:marRight w:val="0"/>
          <w:marTop w:val="0"/>
          <w:marBottom w:val="0"/>
          <w:divBdr>
            <w:top w:val="none" w:sz="0" w:space="0" w:color="auto"/>
            <w:left w:val="none" w:sz="0" w:space="0" w:color="auto"/>
            <w:bottom w:val="none" w:sz="0" w:space="0" w:color="auto"/>
            <w:right w:val="none" w:sz="0" w:space="0" w:color="auto"/>
          </w:divBdr>
        </w:div>
        <w:div w:id="415173398">
          <w:marLeft w:val="480"/>
          <w:marRight w:val="0"/>
          <w:marTop w:val="0"/>
          <w:marBottom w:val="0"/>
          <w:divBdr>
            <w:top w:val="none" w:sz="0" w:space="0" w:color="auto"/>
            <w:left w:val="none" w:sz="0" w:space="0" w:color="auto"/>
            <w:bottom w:val="none" w:sz="0" w:space="0" w:color="auto"/>
            <w:right w:val="none" w:sz="0" w:space="0" w:color="auto"/>
          </w:divBdr>
        </w:div>
        <w:div w:id="415244723">
          <w:marLeft w:val="480"/>
          <w:marRight w:val="0"/>
          <w:marTop w:val="0"/>
          <w:marBottom w:val="0"/>
          <w:divBdr>
            <w:top w:val="none" w:sz="0" w:space="0" w:color="auto"/>
            <w:left w:val="none" w:sz="0" w:space="0" w:color="auto"/>
            <w:bottom w:val="none" w:sz="0" w:space="0" w:color="auto"/>
            <w:right w:val="none" w:sz="0" w:space="0" w:color="auto"/>
          </w:divBdr>
        </w:div>
        <w:div w:id="415249166">
          <w:marLeft w:val="640"/>
          <w:marRight w:val="0"/>
          <w:marTop w:val="0"/>
          <w:marBottom w:val="0"/>
          <w:divBdr>
            <w:top w:val="none" w:sz="0" w:space="0" w:color="auto"/>
            <w:left w:val="none" w:sz="0" w:space="0" w:color="auto"/>
            <w:bottom w:val="none" w:sz="0" w:space="0" w:color="auto"/>
            <w:right w:val="none" w:sz="0" w:space="0" w:color="auto"/>
          </w:divBdr>
        </w:div>
        <w:div w:id="417824154">
          <w:marLeft w:val="640"/>
          <w:marRight w:val="0"/>
          <w:marTop w:val="0"/>
          <w:marBottom w:val="0"/>
          <w:divBdr>
            <w:top w:val="none" w:sz="0" w:space="0" w:color="auto"/>
            <w:left w:val="none" w:sz="0" w:space="0" w:color="auto"/>
            <w:bottom w:val="none" w:sz="0" w:space="0" w:color="auto"/>
            <w:right w:val="none" w:sz="0" w:space="0" w:color="auto"/>
          </w:divBdr>
        </w:div>
        <w:div w:id="421684487">
          <w:marLeft w:val="640"/>
          <w:marRight w:val="0"/>
          <w:marTop w:val="0"/>
          <w:marBottom w:val="0"/>
          <w:divBdr>
            <w:top w:val="none" w:sz="0" w:space="0" w:color="auto"/>
            <w:left w:val="none" w:sz="0" w:space="0" w:color="auto"/>
            <w:bottom w:val="none" w:sz="0" w:space="0" w:color="auto"/>
            <w:right w:val="none" w:sz="0" w:space="0" w:color="auto"/>
          </w:divBdr>
        </w:div>
        <w:div w:id="422607736">
          <w:marLeft w:val="640"/>
          <w:marRight w:val="0"/>
          <w:marTop w:val="0"/>
          <w:marBottom w:val="0"/>
          <w:divBdr>
            <w:top w:val="none" w:sz="0" w:space="0" w:color="auto"/>
            <w:left w:val="none" w:sz="0" w:space="0" w:color="auto"/>
            <w:bottom w:val="none" w:sz="0" w:space="0" w:color="auto"/>
            <w:right w:val="none" w:sz="0" w:space="0" w:color="auto"/>
          </w:divBdr>
        </w:div>
        <w:div w:id="430976464">
          <w:marLeft w:val="640"/>
          <w:marRight w:val="0"/>
          <w:marTop w:val="0"/>
          <w:marBottom w:val="0"/>
          <w:divBdr>
            <w:top w:val="none" w:sz="0" w:space="0" w:color="auto"/>
            <w:left w:val="none" w:sz="0" w:space="0" w:color="auto"/>
            <w:bottom w:val="none" w:sz="0" w:space="0" w:color="auto"/>
            <w:right w:val="none" w:sz="0" w:space="0" w:color="auto"/>
          </w:divBdr>
        </w:div>
        <w:div w:id="438912825">
          <w:marLeft w:val="0"/>
          <w:marRight w:val="0"/>
          <w:marTop w:val="0"/>
          <w:marBottom w:val="0"/>
          <w:divBdr>
            <w:top w:val="none" w:sz="0" w:space="0" w:color="auto"/>
            <w:left w:val="none" w:sz="0" w:space="0" w:color="auto"/>
            <w:bottom w:val="none" w:sz="0" w:space="0" w:color="auto"/>
            <w:right w:val="none" w:sz="0" w:space="0" w:color="auto"/>
          </w:divBdr>
        </w:div>
        <w:div w:id="439840796">
          <w:marLeft w:val="640"/>
          <w:marRight w:val="0"/>
          <w:marTop w:val="0"/>
          <w:marBottom w:val="0"/>
          <w:divBdr>
            <w:top w:val="none" w:sz="0" w:space="0" w:color="auto"/>
            <w:left w:val="none" w:sz="0" w:space="0" w:color="auto"/>
            <w:bottom w:val="none" w:sz="0" w:space="0" w:color="auto"/>
            <w:right w:val="none" w:sz="0" w:space="0" w:color="auto"/>
          </w:divBdr>
        </w:div>
        <w:div w:id="442113827">
          <w:marLeft w:val="0"/>
          <w:marRight w:val="0"/>
          <w:marTop w:val="0"/>
          <w:marBottom w:val="0"/>
          <w:divBdr>
            <w:top w:val="none" w:sz="0" w:space="0" w:color="auto"/>
            <w:left w:val="none" w:sz="0" w:space="0" w:color="auto"/>
            <w:bottom w:val="none" w:sz="0" w:space="0" w:color="auto"/>
            <w:right w:val="none" w:sz="0" w:space="0" w:color="auto"/>
          </w:divBdr>
        </w:div>
        <w:div w:id="442388544">
          <w:marLeft w:val="640"/>
          <w:marRight w:val="0"/>
          <w:marTop w:val="0"/>
          <w:marBottom w:val="0"/>
          <w:divBdr>
            <w:top w:val="none" w:sz="0" w:space="0" w:color="auto"/>
            <w:left w:val="none" w:sz="0" w:space="0" w:color="auto"/>
            <w:bottom w:val="none" w:sz="0" w:space="0" w:color="auto"/>
            <w:right w:val="none" w:sz="0" w:space="0" w:color="auto"/>
          </w:divBdr>
        </w:div>
        <w:div w:id="443772670">
          <w:marLeft w:val="480"/>
          <w:marRight w:val="0"/>
          <w:marTop w:val="0"/>
          <w:marBottom w:val="0"/>
          <w:divBdr>
            <w:top w:val="none" w:sz="0" w:space="0" w:color="auto"/>
            <w:left w:val="none" w:sz="0" w:space="0" w:color="auto"/>
            <w:bottom w:val="none" w:sz="0" w:space="0" w:color="auto"/>
            <w:right w:val="none" w:sz="0" w:space="0" w:color="auto"/>
          </w:divBdr>
        </w:div>
        <w:div w:id="453670257">
          <w:marLeft w:val="0"/>
          <w:marRight w:val="0"/>
          <w:marTop w:val="0"/>
          <w:marBottom w:val="0"/>
          <w:divBdr>
            <w:top w:val="none" w:sz="0" w:space="0" w:color="auto"/>
            <w:left w:val="none" w:sz="0" w:space="0" w:color="auto"/>
            <w:bottom w:val="none" w:sz="0" w:space="0" w:color="auto"/>
            <w:right w:val="none" w:sz="0" w:space="0" w:color="auto"/>
          </w:divBdr>
        </w:div>
        <w:div w:id="455291722">
          <w:marLeft w:val="640"/>
          <w:marRight w:val="0"/>
          <w:marTop w:val="0"/>
          <w:marBottom w:val="0"/>
          <w:divBdr>
            <w:top w:val="none" w:sz="0" w:space="0" w:color="auto"/>
            <w:left w:val="none" w:sz="0" w:space="0" w:color="auto"/>
            <w:bottom w:val="none" w:sz="0" w:space="0" w:color="auto"/>
            <w:right w:val="none" w:sz="0" w:space="0" w:color="auto"/>
          </w:divBdr>
        </w:div>
        <w:div w:id="455956176">
          <w:marLeft w:val="0"/>
          <w:marRight w:val="0"/>
          <w:marTop w:val="0"/>
          <w:marBottom w:val="0"/>
          <w:divBdr>
            <w:top w:val="none" w:sz="0" w:space="0" w:color="auto"/>
            <w:left w:val="none" w:sz="0" w:space="0" w:color="auto"/>
            <w:bottom w:val="none" w:sz="0" w:space="0" w:color="auto"/>
            <w:right w:val="none" w:sz="0" w:space="0" w:color="auto"/>
          </w:divBdr>
        </w:div>
        <w:div w:id="457183427">
          <w:marLeft w:val="480"/>
          <w:marRight w:val="0"/>
          <w:marTop w:val="0"/>
          <w:marBottom w:val="0"/>
          <w:divBdr>
            <w:top w:val="none" w:sz="0" w:space="0" w:color="auto"/>
            <w:left w:val="none" w:sz="0" w:space="0" w:color="auto"/>
            <w:bottom w:val="none" w:sz="0" w:space="0" w:color="auto"/>
            <w:right w:val="none" w:sz="0" w:space="0" w:color="auto"/>
          </w:divBdr>
        </w:div>
        <w:div w:id="459494210">
          <w:marLeft w:val="640"/>
          <w:marRight w:val="0"/>
          <w:marTop w:val="0"/>
          <w:marBottom w:val="0"/>
          <w:divBdr>
            <w:top w:val="none" w:sz="0" w:space="0" w:color="auto"/>
            <w:left w:val="none" w:sz="0" w:space="0" w:color="auto"/>
            <w:bottom w:val="none" w:sz="0" w:space="0" w:color="auto"/>
            <w:right w:val="none" w:sz="0" w:space="0" w:color="auto"/>
          </w:divBdr>
        </w:div>
        <w:div w:id="462885825">
          <w:marLeft w:val="640"/>
          <w:marRight w:val="0"/>
          <w:marTop w:val="0"/>
          <w:marBottom w:val="0"/>
          <w:divBdr>
            <w:top w:val="none" w:sz="0" w:space="0" w:color="auto"/>
            <w:left w:val="none" w:sz="0" w:space="0" w:color="auto"/>
            <w:bottom w:val="none" w:sz="0" w:space="0" w:color="auto"/>
            <w:right w:val="none" w:sz="0" w:space="0" w:color="auto"/>
          </w:divBdr>
        </w:div>
        <w:div w:id="465779073">
          <w:marLeft w:val="0"/>
          <w:marRight w:val="0"/>
          <w:marTop w:val="0"/>
          <w:marBottom w:val="0"/>
          <w:divBdr>
            <w:top w:val="none" w:sz="0" w:space="0" w:color="auto"/>
            <w:left w:val="none" w:sz="0" w:space="0" w:color="auto"/>
            <w:bottom w:val="none" w:sz="0" w:space="0" w:color="auto"/>
            <w:right w:val="none" w:sz="0" w:space="0" w:color="auto"/>
          </w:divBdr>
        </w:div>
        <w:div w:id="466242267">
          <w:marLeft w:val="640"/>
          <w:marRight w:val="0"/>
          <w:marTop w:val="0"/>
          <w:marBottom w:val="0"/>
          <w:divBdr>
            <w:top w:val="none" w:sz="0" w:space="0" w:color="auto"/>
            <w:left w:val="none" w:sz="0" w:space="0" w:color="auto"/>
            <w:bottom w:val="none" w:sz="0" w:space="0" w:color="auto"/>
            <w:right w:val="none" w:sz="0" w:space="0" w:color="auto"/>
          </w:divBdr>
        </w:div>
        <w:div w:id="466821193">
          <w:marLeft w:val="640"/>
          <w:marRight w:val="0"/>
          <w:marTop w:val="0"/>
          <w:marBottom w:val="0"/>
          <w:divBdr>
            <w:top w:val="none" w:sz="0" w:space="0" w:color="auto"/>
            <w:left w:val="none" w:sz="0" w:space="0" w:color="auto"/>
            <w:bottom w:val="none" w:sz="0" w:space="0" w:color="auto"/>
            <w:right w:val="none" w:sz="0" w:space="0" w:color="auto"/>
          </w:divBdr>
        </w:div>
        <w:div w:id="469400063">
          <w:marLeft w:val="640"/>
          <w:marRight w:val="0"/>
          <w:marTop w:val="0"/>
          <w:marBottom w:val="0"/>
          <w:divBdr>
            <w:top w:val="none" w:sz="0" w:space="0" w:color="auto"/>
            <w:left w:val="none" w:sz="0" w:space="0" w:color="auto"/>
            <w:bottom w:val="none" w:sz="0" w:space="0" w:color="auto"/>
            <w:right w:val="none" w:sz="0" w:space="0" w:color="auto"/>
          </w:divBdr>
        </w:div>
        <w:div w:id="470054676">
          <w:marLeft w:val="640"/>
          <w:marRight w:val="0"/>
          <w:marTop w:val="0"/>
          <w:marBottom w:val="0"/>
          <w:divBdr>
            <w:top w:val="none" w:sz="0" w:space="0" w:color="auto"/>
            <w:left w:val="none" w:sz="0" w:space="0" w:color="auto"/>
            <w:bottom w:val="none" w:sz="0" w:space="0" w:color="auto"/>
            <w:right w:val="none" w:sz="0" w:space="0" w:color="auto"/>
          </w:divBdr>
        </w:div>
        <w:div w:id="471094528">
          <w:marLeft w:val="480"/>
          <w:marRight w:val="0"/>
          <w:marTop w:val="0"/>
          <w:marBottom w:val="0"/>
          <w:divBdr>
            <w:top w:val="none" w:sz="0" w:space="0" w:color="auto"/>
            <w:left w:val="none" w:sz="0" w:space="0" w:color="auto"/>
            <w:bottom w:val="none" w:sz="0" w:space="0" w:color="auto"/>
            <w:right w:val="none" w:sz="0" w:space="0" w:color="auto"/>
          </w:divBdr>
        </w:div>
        <w:div w:id="471480211">
          <w:marLeft w:val="0"/>
          <w:marRight w:val="0"/>
          <w:marTop w:val="0"/>
          <w:marBottom w:val="0"/>
          <w:divBdr>
            <w:top w:val="none" w:sz="0" w:space="0" w:color="auto"/>
            <w:left w:val="none" w:sz="0" w:space="0" w:color="auto"/>
            <w:bottom w:val="none" w:sz="0" w:space="0" w:color="auto"/>
            <w:right w:val="none" w:sz="0" w:space="0" w:color="auto"/>
          </w:divBdr>
        </w:div>
        <w:div w:id="471488403">
          <w:marLeft w:val="640"/>
          <w:marRight w:val="0"/>
          <w:marTop w:val="0"/>
          <w:marBottom w:val="0"/>
          <w:divBdr>
            <w:top w:val="none" w:sz="0" w:space="0" w:color="auto"/>
            <w:left w:val="none" w:sz="0" w:space="0" w:color="auto"/>
            <w:bottom w:val="none" w:sz="0" w:space="0" w:color="auto"/>
            <w:right w:val="none" w:sz="0" w:space="0" w:color="auto"/>
          </w:divBdr>
        </w:div>
        <w:div w:id="475606066">
          <w:marLeft w:val="640"/>
          <w:marRight w:val="0"/>
          <w:marTop w:val="0"/>
          <w:marBottom w:val="0"/>
          <w:divBdr>
            <w:top w:val="none" w:sz="0" w:space="0" w:color="auto"/>
            <w:left w:val="none" w:sz="0" w:space="0" w:color="auto"/>
            <w:bottom w:val="none" w:sz="0" w:space="0" w:color="auto"/>
            <w:right w:val="none" w:sz="0" w:space="0" w:color="auto"/>
          </w:divBdr>
        </w:div>
        <w:div w:id="477695397">
          <w:marLeft w:val="640"/>
          <w:marRight w:val="0"/>
          <w:marTop w:val="0"/>
          <w:marBottom w:val="0"/>
          <w:divBdr>
            <w:top w:val="none" w:sz="0" w:space="0" w:color="auto"/>
            <w:left w:val="none" w:sz="0" w:space="0" w:color="auto"/>
            <w:bottom w:val="none" w:sz="0" w:space="0" w:color="auto"/>
            <w:right w:val="none" w:sz="0" w:space="0" w:color="auto"/>
          </w:divBdr>
        </w:div>
        <w:div w:id="482235071">
          <w:marLeft w:val="640"/>
          <w:marRight w:val="0"/>
          <w:marTop w:val="0"/>
          <w:marBottom w:val="0"/>
          <w:divBdr>
            <w:top w:val="none" w:sz="0" w:space="0" w:color="auto"/>
            <w:left w:val="none" w:sz="0" w:space="0" w:color="auto"/>
            <w:bottom w:val="none" w:sz="0" w:space="0" w:color="auto"/>
            <w:right w:val="none" w:sz="0" w:space="0" w:color="auto"/>
          </w:divBdr>
        </w:div>
        <w:div w:id="490954008">
          <w:marLeft w:val="480"/>
          <w:marRight w:val="0"/>
          <w:marTop w:val="0"/>
          <w:marBottom w:val="0"/>
          <w:divBdr>
            <w:top w:val="none" w:sz="0" w:space="0" w:color="auto"/>
            <w:left w:val="none" w:sz="0" w:space="0" w:color="auto"/>
            <w:bottom w:val="none" w:sz="0" w:space="0" w:color="auto"/>
            <w:right w:val="none" w:sz="0" w:space="0" w:color="auto"/>
          </w:divBdr>
        </w:div>
        <w:div w:id="491262758">
          <w:marLeft w:val="0"/>
          <w:marRight w:val="0"/>
          <w:marTop w:val="0"/>
          <w:marBottom w:val="0"/>
          <w:divBdr>
            <w:top w:val="none" w:sz="0" w:space="0" w:color="auto"/>
            <w:left w:val="none" w:sz="0" w:space="0" w:color="auto"/>
            <w:bottom w:val="none" w:sz="0" w:space="0" w:color="auto"/>
            <w:right w:val="none" w:sz="0" w:space="0" w:color="auto"/>
          </w:divBdr>
        </w:div>
        <w:div w:id="494226260">
          <w:marLeft w:val="480"/>
          <w:marRight w:val="0"/>
          <w:marTop w:val="0"/>
          <w:marBottom w:val="0"/>
          <w:divBdr>
            <w:top w:val="none" w:sz="0" w:space="0" w:color="auto"/>
            <w:left w:val="none" w:sz="0" w:space="0" w:color="auto"/>
            <w:bottom w:val="none" w:sz="0" w:space="0" w:color="auto"/>
            <w:right w:val="none" w:sz="0" w:space="0" w:color="auto"/>
          </w:divBdr>
        </w:div>
        <w:div w:id="498040795">
          <w:marLeft w:val="640"/>
          <w:marRight w:val="0"/>
          <w:marTop w:val="0"/>
          <w:marBottom w:val="0"/>
          <w:divBdr>
            <w:top w:val="none" w:sz="0" w:space="0" w:color="auto"/>
            <w:left w:val="none" w:sz="0" w:space="0" w:color="auto"/>
            <w:bottom w:val="none" w:sz="0" w:space="0" w:color="auto"/>
            <w:right w:val="none" w:sz="0" w:space="0" w:color="auto"/>
          </w:divBdr>
        </w:div>
        <w:div w:id="500125588">
          <w:marLeft w:val="640"/>
          <w:marRight w:val="0"/>
          <w:marTop w:val="0"/>
          <w:marBottom w:val="0"/>
          <w:divBdr>
            <w:top w:val="none" w:sz="0" w:space="0" w:color="auto"/>
            <w:left w:val="none" w:sz="0" w:space="0" w:color="auto"/>
            <w:bottom w:val="none" w:sz="0" w:space="0" w:color="auto"/>
            <w:right w:val="none" w:sz="0" w:space="0" w:color="auto"/>
          </w:divBdr>
        </w:div>
        <w:div w:id="503402589">
          <w:marLeft w:val="480"/>
          <w:marRight w:val="0"/>
          <w:marTop w:val="0"/>
          <w:marBottom w:val="0"/>
          <w:divBdr>
            <w:top w:val="none" w:sz="0" w:space="0" w:color="auto"/>
            <w:left w:val="none" w:sz="0" w:space="0" w:color="auto"/>
            <w:bottom w:val="none" w:sz="0" w:space="0" w:color="auto"/>
            <w:right w:val="none" w:sz="0" w:space="0" w:color="auto"/>
          </w:divBdr>
        </w:div>
        <w:div w:id="503932153">
          <w:marLeft w:val="480"/>
          <w:marRight w:val="0"/>
          <w:marTop w:val="0"/>
          <w:marBottom w:val="0"/>
          <w:divBdr>
            <w:top w:val="none" w:sz="0" w:space="0" w:color="auto"/>
            <w:left w:val="none" w:sz="0" w:space="0" w:color="auto"/>
            <w:bottom w:val="none" w:sz="0" w:space="0" w:color="auto"/>
            <w:right w:val="none" w:sz="0" w:space="0" w:color="auto"/>
          </w:divBdr>
        </w:div>
        <w:div w:id="506674395">
          <w:marLeft w:val="480"/>
          <w:marRight w:val="0"/>
          <w:marTop w:val="0"/>
          <w:marBottom w:val="0"/>
          <w:divBdr>
            <w:top w:val="none" w:sz="0" w:space="0" w:color="auto"/>
            <w:left w:val="none" w:sz="0" w:space="0" w:color="auto"/>
            <w:bottom w:val="none" w:sz="0" w:space="0" w:color="auto"/>
            <w:right w:val="none" w:sz="0" w:space="0" w:color="auto"/>
          </w:divBdr>
        </w:div>
        <w:div w:id="507401504">
          <w:marLeft w:val="640"/>
          <w:marRight w:val="0"/>
          <w:marTop w:val="0"/>
          <w:marBottom w:val="0"/>
          <w:divBdr>
            <w:top w:val="none" w:sz="0" w:space="0" w:color="auto"/>
            <w:left w:val="none" w:sz="0" w:space="0" w:color="auto"/>
            <w:bottom w:val="none" w:sz="0" w:space="0" w:color="auto"/>
            <w:right w:val="none" w:sz="0" w:space="0" w:color="auto"/>
          </w:divBdr>
        </w:div>
        <w:div w:id="507863445">
          <w:marLeft w:val="480"/>
          <w:marRight w:val="0"/>
          <w:marTop w:val="0"/>
          <w:marBottom w:val="0"/>
          <w:divBdr>
            <w:top w:val="none" w:sz="0" w:space="0" w:color="auto"/>
            <w:left w:val="none" w:sz="0" w:space="0" w:color="auto"/>
            <w:bottom w:val="none" w:sz="0" w:space="0" w:color="auto"/>
            <w:right w:val="none" w:sz="0" w:space="0" w:color="auto"/>
          </w:divBdr>
        </w:div>
        <w:div w:id="508788398">
          <w:marLeft w:val="0"/>
          <w:marRight w:val="0"/>
          <w:marTop w:val="0"/>
          <w:marBottom w:val="0"/>
          <w:divBdr>
            <w:top w:val="none" w:sz="0" w:space="0" w:color="auto"/>
            <w:left w:val="none" w:sz="0" w:space="0" w:color="auto"/>
            <w:bottom w:val="none" w:sz="0" w:space="0" w:color="auto"/>
            <w:right w:val="none" w:sz="0" w:space="0" w:color="auto"/>
          </w:divBdr>
        </w:div>
        <w:div w:id="508908609">
          <w:marLeft w:val="0"/>
          <w:marRight w:val="0"/>
          <w:marTop w:val="0"/>
          <w:marBottom w:val="0"/>
          <w:divBdr>
            <w:top w:val="none" w:sz="0" w:space="0" w:color="auto"/>
            <w:left w:val="none" w:sz="0" w:space="0" w:color="auto"/>
            <w:bottom w:val="none" w:sz="0" w:space="0" w:color="auto"/>
            <w:right w:val="none" w:sz="0" w:space="0" w:color="auto"/>
          </w:divBdr>
        </w:div>
        <w:div w:id="516315576">
          <w:marLeft w:val="0"/>
          <w:marRight w:val="0"/>
          <w:marTop w:val="0"/>
          <w:marBottom w:val="0"/>
          <w:divBdr>
            <w:top w:val="none" w:sz="0" w:space="0" w:color="auto"/>
            <w:left w:val="none" w:sz="0" w:space="0" w:color="auto"/>
            <w:bottom w:val="none" w:sz="0" w:space="0" w:color="auto"/>
            <w:right w:val="none" w:sz="0" w:space="0" w:color="auto"/>
          </w:divBdr>
        </w:div>
        <w:div w:id="518005930">
          <w:marLeft w:val="480"/>
          <w:marRight w:val="0"/>
          <w:marTop w:val="0"/>
          <w:marBottom w:val="0"/>
          <w:divBdr>
            <w:top w:val="none" w:sz="0" w:space="0" w:color="auto"/>
            <w:left w:val="none" w:sz="0" w:space="0" w:color="auto"/>
            <w:bottom w:val="none" w:sz="0" w:space="0" w:color="auto"/>
            <w:right w:val="none" w:sz="0" w:space="0" w:color="auto"/>
          </w:divBdr>
        </w:div>
        <w:div w:id="518853499">
          <w:marLeft w:val="640"/>
          <w:marRight w:val="0"/>
          <w:marTop w:val="0"/>
          <w:marBottom w:val="0"/>
          <w:divBdr>
            <w:top w:val="none" w:sz="0" w:space="0" w:color="auto"/>
            <w:left w:val="none" w:sz="0" w:space="0" w:color="auto"/>
            <w:bottom w:val="none" w:sz="0" w:space="0" w:color="auto"/>
            <w:right w:val="none" w:sz="0" w:space="0" w:color="auto"/>
          </w:divBdr>
        </w:div>
        <w:div w:id="526063057">
          <w:marLeft w:val="480"/>
          <w:marRight w:val="0"/>
          <w:marTop w:val="0"/>
          <w:marBottom w:val="0"/>
          <w:divBdr>
            <w:top w:val="none" w:sz="0" w:space="0" w:color="auto"/>
            <w:left w:val="none" w:sz="0" w:space="0" w:color="auto"/>
            <w:bottom w:val="none" w:sz="0" w:space="0" w:color="auto"/>
            <w:right w:val="none" w:sz="0" w:space="0" w:color="auto"/>
          </w:divBdr>
        </w:div>
        <w:div w:id="526525648">
          <w:marLeft w:val="640"/>
          <w:marRight w:val="0"/>
          <w:marTop w:val="0"/>
          <w:marBottom w:val="0"/>
          <w:divBdr>
            <w:top w:val="none" w:sz="0" w:space="0" w:color="auto"/>
            <w:left w:val="none" w:sz="0" w:space="0" w:color="auto"/>
            <w:bottom w:val="none" w:sz="0" w:space="0" w:color="auto"/>
            <w:right w:val="none" w:sz="0" w:space="0" w:color="auto"/>
          </w:divBdr>
        </w:div>
        <w:div w:id="528447674">
          <w:marLeft w:val="480"/>
          <w:marRight w:val="0"/>
          <w:marTop w:val="0"/>
          <w:marBottom w:val="0"/>
          <w:divBdr>
            <w:top w:val="none" w:sz="0" w:space="0" w:color="auto"/>
            <w:left w:val="none" w:sz="0" w:space="0" w:color="auto"/>
            <w:bottom w:val="none" w:sz="0" w:space="0" w:color="auto"/>
            <w:right w:val="none" w:sz="0" w:space="0" w:color="auto"/>
          </w:divBdr>
        </w:div>
        <w:div w:id="530916831">
          <w:marLeft w:val="640"/>
          <w:marRight w:val="0"/>
          <w:marTop w:val="0"/>
          <w:marBottom w:val="0"/>
          <w:divBdr>
            <w:top w:val="none" w:sz="0" w:space="0" w:color="auto"/>
            <w:left w:val="none" w:sz="0" w:space="0" w:color="auto"/>
            <w:bottom w:val="none" w:sz="0" w:space="0" w:color="auto"/>
            <w:right w:val="none" w:sz="0" w:space="0" w:color="auto"/>
          </w:divBdr>
        </w:div>
        <w:div w:id="533810476">
          <w:marLeft w:val="480"/>
          <w:marRight w:val="0"/>
          <w:marTop w:val="0"/>
          <w:marBottom w:val="0"/>
          <w:divBdr>
            <w:top w:val="none" w:sz="0" w:space="0" w:color="auto"/>
            <w:left w:val="none" w:sz="0" w:space="0" w:color="auto"/>
            <w:bottom w:val="none" w:sz="0" w:space="0" w:color="auto"/>
            <w:right w:val="none" w:sz="0" w:space="0" w:color="auto"/>
          </w:divBdr>
        </w:div>
        <w:div w:id="536091149">
          <w:marLeft w:val="0"/>
          <w:marRight w:val="0"/>
          <w:marTop w:val="0"/>
          <w:marBottom w:val="0"/>
          <w:divBdr>
            <w:top w:val="none" w:sz="0" w:space="0" w:color="auto"/>
            <w:left w:val="none" w:sz="0" w:space="0" w:color="auto"/>
            <w:bottom w:val="none" w:sz="0" w:space="0" w:color="auto"/>
            <w:right w:val="none" w:sz="0" w:space="0" w:color="auto"/>
          </w:divBdr>
        </w:div>
        <w:div w:id="537862150">
          <w:marLeft w:val="640"/>
          <w:marRight w:val="0"/>
          <w:marTop w:val="0"/>
          <w:marBottom w:val="0"/>
          <w:divBdr>
            <w:top w:val="none" w:sz="0" w:space="0" w:color="auto"/>
            <w:left w:val="none" w:sz="0" w:space="0" w:color="auto"/>
            <w:bottom w:val="none" w:sz="0" w:space="0" w:color="auto"/>
            <w:right w:val="none" w:sz="0" w:space="0" w:color="auto"/>
          </w:divBdr>
        </w:div>
        <w:div w:id="537934426">
          <w:marLeft w:val="640"/>
          <w:marRight w:val="0"/>
          <w:marTop w:val="0"/>
          <w:marBottom w:val="0"/>
          <w:divBdr>
            <w:top w:val="none" w:sz="0" w:space="0" w:color="auto"/>
            <w:left w:val="none" w:sz="0" w:space="0" w:color="auto"/>
            <w:bottom w:val="none" w:sz="0" w:space="0" w:color="auto"/>
            <w:right w:val="none" w:sz="0" w:space="0" w:color="auto"/>
          </w:divBdr>
        </w:div>
        <w:div w:id="545020995">
          <w:marLeft w:val="640"/>
          <w:marRight w:val="0"/>
          <w:marTop w:val="0"/>
          <w:marBottom w:val="0"/>
          <w:divBdr>
            <w:top w:val="none" w:sz="0" w:space="0" w:color="auto"/>
            <w:left w:val="none" w:sz="0" w:space="0" w:color="auto"/>
            <w:bottom w:val="none" w:sz="0" w:space="0" w:color="auto"/>
            <w:right w:val="none" w:sz="0" w:space="0" w:color="auto"/>
          </w:divBdr>
        </w:div>
        <w:div w:id="546187832">
          <w:marLeft w:val="640"/>
          <w:marRight w:val="0"/>
          <w:marTop w:val="0"/>
          <w:marBottom w:val="0"/>
          <w:divBdr>
            <w:top w:val="none" w:sz="0" w:space="0" w:color="auto"/>
            <w:left w:val="none" w:sz="0" w:space="0" w:color="auto"/>
            <w:bottom w:val="none" w:sz="0" w:space="0" w:color="auto"/>
            <w:right w:val="none" w:sz="0" w:space="0" w:color="auto"/>
          </w:divBdr>
        </w:div>
        <w:div w:id="555093073">
          <w:marLeft w:val="640"/>
          <w:marRight w:val="0"/>
          <w:marTop w:val="0"/>
          <w:marBottom w:val="0"/>
          <w:divBdr>
            <w:top w:val="none" w:sz="0" w:space="0" w:color="auto"/>
            <w:left w:val="none" w:sz="0" w:space="0" w:color="auto"/>
            <w:bottom w:val="none" w:sz="0" w:space="0" w:color="auto"/>
            <w:right w:val="none" w:sz="0" w:space="0" w:color="auto"/>
          </w:divBdr>
        </w:div>
        <w:div w:id="558640018">
          <w:marLeft w:val="480"/>
          <w:marRight w:val="0"/>
          <w:marTop w:val="0"/>
          <w:marBottom w:val="0"/>
          <w:divBdr>
            <w:top w:val="none" w:sz="0" w:space="0" w:color="auto"/>
            <w:left w:val="none" w:sz="0" w:space="0" w:color="auto"/>
            <w:bottom w:val="none" w:sz="0" w:space="0" w:color="auto"/>
            <w:right w:val="none" w:sz="0" w:space="0" w:color="auto"/>
          </w:divBdr>
        </w:div>
        <w:div w:id="559093716">
          <w:marLeft w:val="640"/>
          <w:marRight w:val="0"/>
          <w:marTop w:val="0"/>
          <w:marBottom w:val="0"/>
          <w:divBdr>
            <w:top w:val="none" w:sz="0" w:space="0" w:color="auto"/>
            <w:left w:val="none" w:sz="0" w:space="0" w:color="auto"/>
            <w:bottom w:val="none" w:sz="0" w:space="0" w:color="auto"/>
            <w:right w:val="none" w:sz="0" w:space="0" w:color="auto"/>
          </w:divBdr>
        </w:div>
        <w:div w:id="559637863">
          <w:marLeft w:val="640"/>
          <w:marRight w:val="0"/>
          <w:marTop w:val="0"/>
          <w:marBottom w:val="0"/>
          <w:divBdr>
            <w:top w:val="none" w:sz="0" w:space="0" w:color="auto"/>
            <w:left w:val="none" w:sz="0" w:space="0" w:color="auto"/>
            <w:bottom w:val="none" w:sz="0" w:space="0" w:color="auto"/>
            <w:right w:val="none" w:sz="0" w:space="0" w:color="auto"/>
          </w:divBdr>
        </w:div>
        <w:div w:id="564148445">
          <w:marLeft w:val="640"/>
          <w:marRight w:val="0"/>
          <w:marTop w:val="0"/>
          <w:marBottom w:val="0"/>
          <w:divBdr>
            <w:top w:val="none" w:sz="0" w:space="0" w:color="auto"/>
            <w:left w:val="none" w:sz="0" w:space="0" w:color="auto"/>
            <w:bottom w:val="none" w:sz="0" w:space="0" w:color="auto"/>
            <w:right w:val="none" w:sz="0" w:space="0" w:color="auto"/>
          </w:divBdr>
        </w:div>
        <w:div w:id="568197405">
          <w:marLeft w:val="480"/>
          <w:marRight w:val="0"/>
          <w:marTop w:val="0"/>
          <w:marBottom w:val="0"/>
          <w:divBdr>
            <w:top w:val="none" w:sz="0" w:space="0" w:color="auto"/>
            <w:left w:val="none" w:sz="0" w:space="0" w:color="auto"/>
            <w:bottom w:val="none" w:sz="0" w:space="0" w:color="auto"/>
            <w:right w:val="none" w:sz="0" w:space="0" w:color="auto"/>
          </w:divBdr>
        </w:div>
        <w:div w:id="570850595">
          <w:marLeft w:val="640"/>
          <w:marRight w:val="0"/>
          <w:marTop w:val="0"/>
          <w:marBottom w:val="0"/>
          <w:divBdr>
            <w:top w:val="none" w:sz="0" w:space="0" w:color="auto"/>
            <w:left w:val="none" w:sz="0" w:space="0" w:color="auto"/>
            <w:bottom w:val="none" w:sz="0" w:space="0" w:color="auto"/>
            <w:right w:val="none" w:sz="0" w:space="0" w:color="auto"/>
          </w:divBdr>
        </w:div>
        <w:div w:id="571701733">
          <w:marLeft w:val="640"/>
          <w:marRight w:val="0"/>
          <w:marTop w:val="0"/>
          <w:marBottom w:val="0"/>
          <w:divBdr>
            <w:top w:val="none" w:sz="0" w:space="0" w:color="auto"/>
            <w:left w:val="none" w:sz="0" w:space="0" w:color="auto"/>
            <w:bottom w:val="none" w:sz="0" w:space="0" w:color="auto"/>
            <w:right w:val="none" w:sz="0" w:space="0" w:color="auto"/>
          </w:divBdr>
        </w:div>
        <w:div w:id="576865089">
          <w:marLeft w:val="640"/>
          <w:marRight w:val="0"/>
          <w:marTop w:val="0"/>
          <w:marBottom w:val="0"/>
          <w:divBdr>
            <w:top w:val="none" w:sz="0" w:space="0" w:color="auto"/>
            <w:left w:val="none" w:sz="0" w:space="0" w:color="auto"/>
            <w:bottom w:val="none" w:sz="0" w:space="0" w:color="auto"/>
            <w:right w:val="none" w:sz="0" w:space="0" w:color="auto"/>
          </w:divBdr>
        </w:div>
        <w:div w:id="577591273">
          <w:marLeft w:val="640"/>
          <w:marRight w:val="0"/>
          <w:marTop w:val="0"/>
          <w:marBottom w:val="0"/>
          <w:divBdr>
            <w:top w:val="none" w:sz="0" w:space="0" w:color="auto"/>
            <w:left w:val="none" w:sz="0" w:space="0" w:color="auto"/>
            <w:bottom w:val="none" w:sz="0" w:space="0" w:color="auto"/>
            <w:right w:val="none" w:sz="0" w:space="0" w:color="auto"/>
          </w:divBdr>
        </w:div>
        <w:div w:id="592084942">
          <w:marLeft w:val="640"/>
          <w:marRight w:val="0"/>
          <w:marTop w:val="0"/>
          <w:marBottom w:val="0"/>
          <w:divBdr>
            <w:top w:val="none" w:sz="0" w:space="0" w:color="auto"/>
            <w:left w:val="none" w:sz="0" w:space="0" w:color="auto"/>
            <w:bottom w:val="none" w:sz="0" w:space="0" w:color="auto"/>
            <w:right w:val="none" w:sz="0" w:space="0" w:color="auto"/>
          </w:divBdr>
        </w:div>
        <w:div w:id="592589529">
          <w:marLeft w:val="640"/>
          <w:marRight w:val="0"/>
          <w:marTop w:val="0"/>
          <w:marBottom w:val="0"/>
          <w:divBdr>
            <w:top w:val="none" w:sz="0" w:space="0" w:color="auto"/>
            <w:left w:val="none" w:sz="0" w:space="0" w:color="auto"/>
            <w:bottom w:val="none" w:sz="0" w:space="0" w:color="auto"/>
            <w:right w:val="none" w:sz="0" w:space="0" w:color="auto"/>
          </w:divBdr>
        </w:div>
        <w:div w:id="593560812">
          <w:marLeft w:val="640"/>
          <w:marRight w:val="0"/>
          <w:marTop w:val="0"/>
          <w:marBottom w:val="0"/>
          <w:divBdr>
            <w:top w:val="none" w:sz="0" w:space="0" w:color="auto"/>
            <w:left w:val="none" w:sz="0" w:space="0" w:color="auto"/>
            <w:bottom w:val="none" w:sz="0" w:space="0" w:color="auto"/>
            <w:right w:val="none" w:sz="0" w:space="0" w:color="auto"/>
          </w:divBdr>
        </w:div>
        <w:div w:id="594754727">
          <w:marLeft w:val="640"/>
          <w:marRight w:val="0"/>
          <w:marTop w:val="0"/>
          <w:marBottom w:val="0"/>
          <w:divBdr>
            <w:top w:val="none" w:sz="0" w:space="0" w:color="auto"/>
            <w:left w:val="none" w:sz="0" w:space="0" w:color="auto"/>
            <w:bottom w:val="none" w:sz="0" w:space="0" w:color="auto"/>
            <w:right w:val="none" w:sz="0" w:space="0" w:color="auto"/>
          </w:divBdr>
        </w:div>
        <w:div w:id="595290155">
          <w:marLeft w:val="640"/>
          <w:marRight w:val="0"/>
          <w:marTop w:val="0"/>
          <w:marBottom w:val="0"/>
          <w:divBdr>
            <w:top w:val="none" w:sz="0" w:space="0" w:color="auto"/>
            <w:left w:val="none" w:sz="0" w:space="0" w:color="auto"/>
            <w:bottom w:val="none" w:sz="0" w:space="0" w:color="auto"/>
            <w:right w:val="none" w:sz="0" w:space="0" w:color="auto"/>
          </w:divBdr>
        </w:div>
        <w:div w:id="596182999">
          <w:marLeft w:val="640"/>
          <w:marRight w:val="0"/>
          <w:marTop w:val="0"/>
          <w:marBottom w:val="0"/>
          <w:divBdr>
            <w:top w:val="none" w:sz="0" w:space="0" w:color="auto"/>
            <w:left w:val="none" w:sz="0" w:space="0" w:color="auto"/>
            <w:bottom w:val="none" w:sz="0" w:space="0" w:color="auto"/>
            <w:right w:val="none" w:sz="0" w:space="0" w:color="auto"/>
          </w:divBdr>
        </w:div>
        <w:div w:id="597451226">
          <w:marLeft w:val="480"/>
          <w:marRight w:val="0"/>
          <w:marTop w:val="0"/>
          <w:marBottom w:val="0"/>
          <w:divBdr>
            <w:top w:val="none" w:sz="0" w:space="0" w:color="auto"/>
            <w:left w:val="none" w:sz="0" w:space="0" w:color="auto"/>
            <w:bottom w:val="none" w:sz="0" w:space="0" w:color="auto"/>
            <w:right w:val="none" w:sz="0" w:space="0" w:color="auto"/>
          </w:divBdr>
        </w:div>
        <w:div w:id="601382466">
          <w:marLeft w:val="480"/>
          <w:marRight w:val="0"/>
          <w:marTop w:val="0"/>
          <w:marBottom w:val="0"/>
          <w:divBdr>
            <w:top w:val="none" w:sz="0" w:space="0" w:color="auto"/>
            <w:left w:val="none" w:sz="0" w:space="0" w:color="auto"/>
            <w:bottom w:val="none" w:sz="0" w:space="0" w:color="auto"/>
            <w:right w:val="none" w:sz="0" w:space="0" w:color="auto"/>
          </w:divBdr>
        </w:div>
        <w:div w:id="601649392">
          <w:marLeft w:val="640"/>
          <w:marRight w:val="0"/>
          <w:marTop w:val="0"/>
          <w:marBottom w:val="0"/>
          <w:divBdr>
            <w:top w:val="none" w:sz="0" w:space="0" w:color="auto"/>
            <w:left w:val="none" w:sz="0" w:space="0" w:color="auto"/>
            <w:bottom w:val="none" w:sz="0" w:space="0" w:color="auto"/>
            <w:right w:val="none" w:sz="0" w:space="0" w:color="auto"/>
          </w:divBdr>
        </w:div>
        <w:div w:id="603541706">
          <w:marLeft w:val="480"/>
          <w:marRight w:val="0"/>
          <w:marTop w:val="0"/>
          <w:marBottom w:val="0"/>
          <w:divBdr>
            <w:top w:val="none" w:sz="0" w:space="0" w:color="auto"/>
            <w:left w:val="none" w:sz="0" w:space="0" w:color="auto"/>
            <w:bottom w:val="none" w:sz="0" w:space="0" w:color="auto"/>
            <w:right w:val="none" w:sz="0" w:space="0" w:color="auto"/>
          </w:divBdr>
        </w:div>
        <w:div w:id="610892778">
          <w:marLeft w:val="640"/>
          <w:marRight w:val="0"/>
          <w:marTop w:val="0"/>
          <w:marBottom w:val="0"/>
          <w:divBdr>
            <w:top w:val="none" w:sz="0" w:space="0" w:color="auto"/>
            <w:left w:val="none" w:sz="0" w:space="0" w:color="auto"/>
            <w:bottom w:val="none" w:sz="0" w:space="0" w:color="auto"/>
            <w:right w:val="none" w:sz="0" w:space="0" w:color="auto"/>
          </w:divBdr>
        </w:div>
        <w:div w:id="614824141">
          <w:marLeft w:val="640"/>
          <w:marRight w:val="0"/>
          <w:marTop w:val="0"/>
          <w:marBottom w:val="0"/>
          <w:divBdr>
            <w:top w:val="none" w:sz="0" w:space="0" w:color="auto"/>
            <w:left w:val="none" w:sz="0" w:space="0" w:color="auto"/>
            <w:bottom w:val="none" w:sz="0" w:space="0" w:color="auto"/>
            <w:right w:val="none" w:sz="0" w:space="0" w:color="auto"/>
          </w:divBdr>
        </w:div>
        <w:div w:id="616840503">
          <w:marLeft w:val="640"/>
          <w:marRight w:val="0"/>
          <w:marTop w:val="0"/>
          <w:marBottom w:val="0"/>
          <w:divBdr>
            <w:top w:val="none" w:sz="0" w:space="0" w:color="auto"/>
            <w:left w:val="none" w:sz="0" w:space="0" w:color="auto"/>
            <w:bottom w:val="none" w:sz="0" w:space="0" w:color="auto"/>
            <w:right w:val="none" w:sz="0" w:space="0" w:color="auto"/>
          </w:divBdr>
        </w:div>
        <w:div w:id="618953805">
          <w:marLeft w:val="640"/>
          <w:marRight w:val="0"/>
          <w:marTop w:val="0"/>
          <w:marBottom w:val="0"/>
          <w:divBdr>
            <w:top w:val="none" w:sz="0" w:space="0" w:color="auto"/>
            <w:left w:val="none" w:sz="0" w:space="0" w:color="auto"/>
            <w:bottom w:val="none" w:sz="0" w:space="0" w:color="auto"/>
            <w:right w:val="none" w:sz="0" w:space="0" w:color="auto"/>
          </w:divBdr>
        </w:div>
        <w:div w:id="621813175">
          <w:marLeft w:val="640"/>
          <w:marRight w:val="0"/>
          <w:marTop w:val="0"/>
          <w:marBottom w:val="0"/>
          <w:divBdr>
            <w:top w:val="none" w:sz="0" w:space="0" w:color="auto"/>
            <w:left w:val="none" w:sz="0" w:space="0" w:color="auto"/>
            <w:bottom w:val="none" w:sz="0" w:space="0" w:color="auto"/>
            <w:right w:val="none" w:sz="0" w:space="0" w:color="auto"/>
          </w:divBdr>
        </w:div>
        <w:div w:id="627710018">
          <w:marLeft w:val="0"/>
          <w:marRight w:val="0"/>
          <w:marTop w:val="0"/>
          <w:marBottom w:val="0"/>
          <w:divBdr>
            <w:top w:val="none" w:sz="0" w:space="0" w:color="auto"/>
            <w:left w:val="none" w:sz="0" w:space="0" w:color="auto"/>
            <w:bottom w:val="none" w:sz="0" w:space="0" w:color="auto"/>
            <w:right w:val="none" w:sz="0" w:space="0" w:color="auto"/>
          </w:divBdr>
        </w:div>
        <w:div w:id="630063791">
          <w:marLeft w:val="640"/>
          <w:marRight w:val="0"/>
          <w:marTop w:val="0"/>
          <w:marBottom w:val="0"/>
          <w:divBdr>
            <w:top w:val="none" w:sz="0" w:space="0" w:color="auto"/>
            <w:left w:val="none" w:sz="0" w:space="0" w:color="auto"/>
            <w:bottom w:val="none" w:sz="0" w:space="0" w:color="auto"/>
            <w:right w:val="none" w:sz="0" w:space="0" w:color="auto"/>
          </w:divBdr>
        </w:div>
        <w:div w:id="635989896">
          <w:marLeft w:val="480"/>
          <w:marRight w:val="0"/>
          <w:marTop w:val="0"/>
          <w:marBottom w:val="0"/>
          <w:divBdr>
            <w:top w:val="none" w:sz="0" w:space="0" w:color="auto"/>
            <w:left w:val="none" w:sz="0" w:space="0" w:color="auto"/>
            <w:bottom w:val="none" w:sz="0" w:space="0" w:color="auto"/>
            <w:right w:val="none" w:sz="0" w:space="0" w:color="auto"/>
          </w:divBdr>
        </w:div>
        <w:div w:id="637691271">
          <w:marLeft w:val="480"/>
          <w:marRight w:val="0"/>
          <w:marTop w:val="0"/>
          <w:marBottom w:val="0"/>
          <w:divBdr>
            <w:top w:val="none" w:sz="0" w:space="0" w:color="auto"/>
            <w:left w:val="none" w:sz="0" w:space="0" w:color="auto"/>
            <w:bottom w:val="none" w:sz="0" w:space="0" w:color="auto"/>
            <w:right w:val="none" w:sz="0" w:space="0" w:color="auto"/>
          </w:divBdr>
        </w:div>
        <w:div w:id="640036683">
          <w:marLeft w:val="640"/>
          <w:marRight w:val="0"/>
          <w:marTop w:val="0"/>
          <w:marBottom w:val="0"/>
          <w:divBdr>
            <w:top w:val="none" w:sz="0" w:space="0" w:color="auto"/>
            <w:left w:val="none" w:sz="0" w:space="0" w:color="auto"/>
            <w:bottom w:val="none" w:sz="0" w:space="0" w:color="auto"/>
            <w:right w:val="none" w:sz="0" w:space="0" w:color="auto"/>
          </w:divBdr>
        </w:div>
        <w:div w:id="640230374">
          <w:marLeft w:val="480"/>
          <w:marRight w:val="0"/>
          <w:marTop w:val="0"/>
          <w:marBottom w:val="0"/>
          <w:divBdr>
            <w:top w:val="none" w:sz="0" w:space="0" w:color="auto"/>
            <w:left w:val="none" w:sz="0" w:space="0" w:color="auto"/>
            <w:bottom w:val="none" w:sz="0" w:space="0" w:color="auto"/>
            <w:right w:val="none" w:sz="0" w:space="0" w:color="auto"/>
          </w:divBdr>
        </w:div>
        <w:div w:id="643703730">
          <w:marLeft w:val="480"/>
          <w:marRight w:val="0"/>
          <w:marTop w:val="0"/>
          <w:marBottom w:val="0"/>
          <w:divBdr>
            <w:top w:val="none" w:sz="0" w:space="0" w:color="auto"/>
            <w:left w:val="none" w:sz="0" w:space="0" w:color="auto"/>
            <w:bottom w:val="none" w:sz="0" w:space="0" w:color="auto"/>
            <w:right w:val="none" w:sz="0" w:space="0" w:color="auto"/>
          </w:divBdr>
        </w:div>
        <w:div w:id="645165199">
          <w:marLeft w:val="480"/>
          <w:marRight w:val="0"/>
          <w:marTop w:val="0"/>
          <w:marBottom w:val="0"/>
          <w:divBdr>
            <w:top w:val="none" w:sz="0" w:space="0" w:color="auto"/>
            <w:left w:val="none" w:sz="0" w:space="0" w:color="auto"/>
            <w:bottom w:val="none" w:sz="0" w:space="0" w:color="auto"/>
            <w:right w:val="none" w:sz="0" w:space="0" w:color="auto"/>
          </w:divBdr>
        </w:div>
        <w:div w:id="646209162">
          <w:marLeft w:val="640"/>
          <w:marRight w:val="0"/>
          <w:marTop w:val="0"/>
          <w:marBottom w:val="0"/>
          <w:divBdr>
            <w:top w:val="none" w:sz="0" w:space="0" w:color="auto"/>
            <w:left w:val="none" w:sz="0" w:space="0" w:color="auto"/>
            <w:bottom w:val="none" w:sz="0" w:space="0" w:color="auto"/>
            <w:right w:val="none" w:sz="0" w:space="0" w:color="auto"/>
          </w:divBdr>
        </w:div>
        <w:div w:id="646318601">
          <w:marLeft w:val="640"/>
          <w:marRight w:val="0"/>
          <w:marTop w:val="0"/>
          <w:marBottom w:val="0"/>
          <w:divBdr>
            <w:top w:val="none" w:sz="0" w:space="0" w:color="auto"/>
            <w:left w:val="none" w:sz="0" w:space="0" w:color="auto"/>
            <w:bottom w:val="none" w:sz="0" w:space="0" w:color="auto"/>
            <w:right w:val="none" w:sz="0" w:space="0" w:color="auto"/>
          </w:divBdr>
        </w:div>
        <w:div w:id="647125617">
          <w:marLeft w:val="480"/>
          <w:marRight w:val="0"/>
          <w:marTop w:val="0"/>
          <w:marBottom w:val="0"/>
          <w:divBdr>
            <w:top w:val="none" w:sz="0" w:space="0" w:color="auto"/>
            <w:left w:val="none" w:sz="0" w:space="0" w:color="auto"/>
            <w:bottom w:val="none" w:sz="0" w:space="0" w:color="auto"/>
            <w:right w:val="none" w:sz="0" w:space="0" w:color="auto"/>
          </w:divBdr>
        </w:div>
        <w:div w:id="648170224">
          <w:marLeft w:val="480"/>
          <w:marRight w:val="0"/>
          <w:marTop w:val="0"/>
          <w:marBottom w:val="0"/>
          <w:divBdr>
            <w:top w:val="none" w:sz="0" w:space="0" w:color="auto"/>
            <w:left w:val="none" w:sz="0" w:space="0" w:color="auto"/>
            <w:bottom w:val="none" w:sz="0" w:space="0" w:color="auto"/>
            <w:right w:val="none" w:sz="0" w:space="0" w:color="auto"/>
          </w:divBdr>
        </w:div>
        <w:div w:id="656306338">
          <w:marLeft w:val="640"/>
          <w:marRight w:val="0"/>
          <w:marTop w:val="0"/>
          <w:marBottom w:val="0"/>
          <w:divBdr>
            <w:top w:val="none" w:sz="0" w:space="0" w:color="auto"/>
            <w:left w:val="none" w:sz="0" w:space="0" w:color="auto"/>
            <w:bottom w:val="none" w:sz="0" w:space="0" w:color="auto"/>
            <w:right w:val="none" w:sz="0" w:space="0" w:color="auto"/>
          </w:divBdr>
        </w:div>
        <w:div w:id="658047051">
          <w:marLeft w:val="0"/>
          <w:marRight w:val="0"/>
          <w:marTop w:val="0"/>
          <w:marBottom w:val="0"/>
          <w:divBdr>
            <w:top w:val="none" w:sz="0" w:space="0" w:color="auto"/>
            <w:left w:val="none" w:sz="0" w:space="0" w:color="auto"/>
            <w:bottom w:val="none" w:sz="0" w:space="0" w:color="auto"/>
            <w:right w:val="none" w:sz="0" w:space="0" w:color="auto"/>
          </w:divBdr>
        </w:div>
        <w:div w:id="659769799">
          <w:marLeft w:val="640"/>
          <w:marRight w:val="0"/>
          <w:marTop w:val="0"/>
          <w:marBottom w:val="0"/>
          <w:divBdr>
            <w:top w:val="none" w:sz="0" w:space="0" w:color="auto"/>
            <w:left w:val="none" w:sz="0" w:space="0" w:color="auto"/>
            <w:bottom w:val="none" w:sz="0" w:space="0" w:color="auto"/>
            <w:right w:val="none" w:sz="0" w:space="0" w:color="auto"/>
          </w:divBdr>
        </w:div>
        <w:div w:id="668144237">
          <w:marLeft w:val="480"/>
          <w:marRight w:val="0"/>
          <w:marTop w:val="0"/>
          <w:marBottom w:val="0"/>
          <w:divBdr>
            <w:top w:val="none" w:sz="0" w:space="0" w:color="auto"/>
            <w:left w:val="none" w:sz="0" w:space="0" w:color="auto"/>
            <w:bottom w:val="none" w:sz="0" w:space="0" w:color="auto"/>
            <w:right w:val="none" w:sz="0" w:space="0" w:color="auto"/>
          </w:divBdr>
        </w:div>
        <w:div w:id="679964188">
          <w:marLeft w:val="640"/>
          <w:marRight w:val="0"/>
          <w:marTop w:val="0"/>
          <w:marBottom w:val="0"/>
          <w:divBdr>
            <w:top w:val="none" w:sz="0" w:space="0" w:color="auto"/>
            <w:left w:val="none" w:sz="0" w:space="0" w:color="auto"/>
            <w:bottom w:val="none" w:sz="0" w:space="0" w:color="auto"/>
            <w:right w:val="none" w:sz="0" w:space="0" w:color="auto"/>
          </w:divBdr>
        </w:div>
        <w:div w:id="683551851">
          <w:marLeft w:val="480"/>
          <w:marRight w:val="0"/>
          <w:marTop w:val="0"/>
          <w:marBottom w:val="0"/>
          <w:divBdr>
            <w:top w:val="none" w:sz="0" w:space="0" w:color="auto"/>
            <w:left w:val="none" w:sz="0" w:space="0" w:color="auto"/>
            <w:bottom w:val="none" w:sz="0" w:space="0" w:color="auto"/>
            <w:right w:val="none" w:sz="0" w:space="0" w:color="auto"/>
          </w:divBdr>
        </w:div>
        <w:div w:id="690956762">
          <w:marLeft w:val="0"/>
          <w:marRight w:val="0"/>
          <w:marTop w:val="0"/>
          <w:marBottom w:val="0"/>
          <w:divBdr>
            <w:top w:val="none" w:sz="0" w:space="0" w:color="auto"/>
            <w:left w:val="none" w:sz="0" w:space="0" w:color="auto"/>
            <w:bottom w:val="none" w:sz="0" w:space="0" w:color="auto"/>
            <w:right w:val="none" w:sz="0" w:space="0" w:color="auto"/>
          </w:divBdr>
        </w:div>
        <w:div w:id="696201662">
          <w:marLeft w:val="640"/>
          <w:marRight w:val="0"/>
          <w:marTop w:val="0"/>
          <w:marBottom w:val="0"/>
          <w:divBdr>
            <w:top w:val="none" w:sz="0" w:space="0" w:color="auto"/>
            <w:left w:val="none" w:sz="0" w:space="0" w:color="auto"/>
            <w:bottom w:val="none" w:sz="0" w:space="0" w:color="auto"/>
            <w:right w:val="none" w:sz="0" w:space="0" w:color="auto"/>
          </w:divBdr>
        </w:div>
        <w:div w:id="703869894">
          <w:marLeft w:val="0"/>
          <w:marRight w:val="0"/>
          <w:marTop w:val="0"/>
          <w:marBottom w:val="0"/>
          <w:divBdr>
            <w:top w:val="none" w:sz="0" w:space="0" w:color="auto"/>
            <w:left w:val="none" w:sz="0" w:space="0" w:color="auto"/>
            <w:bottom w:val="none" w:sz="0" w:space="0" w:color="auto"/>
            <w:right w:val="none" w:sz="0" w:space="0" w:color="auto"/>
          </w:divBdr>
        </w:div>
        <w:div w:id="708531577">
          <w:marLeft w:val="480"/>
          <w:marRight w:val="0"/>
          <w:marTop w:val="0"/>
          <w:marBottom w:val="0"/>
          <w:divBdr>
            <w:top w:val="none" w:sz="0" w:space="0" w:color="auto"/>
            <w:left w:val="none" w:sz="0" w:space="0" w:color="auto"/>
            <w:bottom w:val="none" w:sz="0" w:space="0" w:color="auto"/>
            <w:right w:val="none" w:sz="0" w:space="0" w:color="auto"/>
          </w:divBdr>
        </w:div>
        <w:div w:id="711343137">
          <w:marLeft w:val="640"/>
          <w:marRight w:val="0"/>
          <w:marTop w:val="0"/>
          <w:marBottom w:val="0"/>
          <w:divBdr>
            <w:top w:val="none" w:sz="0" w:space="0" w:color="auto"/>
            <w:left w:val="none" w:sz="0" w:space="0" w:color="auto"/>
            <w:bottom w:val="none" w:sz="0" w:space="0" w:color="auto"/>
            <w:right w:val="none" w:sz="0" w:space="0" w:color="auto"/>
          </w:divBdr>
        </w:div>
        <w:div w:id="720709362">
          <w:marLeft w:val="480"/>
          <w:marRight w:val="0"/>
          <w:marTop w:val="0"/>
          <w:marBottom w:val="0"/>
          <w:divBdr>
            <w:top w:val="none" w:sz="0" w:space="0" w:color="auto"/>
            <w:left w:val="none" w:sz="0" w:space="0" w:color="auto"/>
            <w:bottom w:val="none" w:sz="0" w:space="0" w:color="auto"/>
            <w:right w:val="none" w:sz="0" w:space="0" w:color="auto"/>
          </w:divBdr>
        </w:div>
        <w:div w:id="720792338">
          <w:marLeft w:val="640"/>
          <w:marRight w:val="0"/>
          <w:marTop w:val="0"/>
          <w:marBottom w:val="0"/>
          <w:divBdr>
            <w:top w:val="none" w:sz="0" w:space="0" w:color="auto"/>
            <w:left w:val="none" w:sz="0" w:space="0" w:color="auto"/>
            <w:bottom w:val="none" w:sz="0" w:space="0" w:color="auto"/>
            <w:right w:val="none" w:sz="0" w:space="0" w:color="auto"/>
          </w:divBdr>
        </w:div>
        <w:div w:id="720980266">
          <w:marLeft w:val="480"/>
          <w:marRight w:val="0"/>
          <w:marTop w:val="0"/>
          <w:marBottom w:val="0"/>
          <w:divBdr>
            <w:top w:val="none" w:sz="0" w:space="0" w:color="auto"/>
            <w:left w:val="none" w:sz="0" w:space="0" w:color="auto"/>
            <w:bottom w:val="none" w:sz="0" w:space="0" w:color="auto"/>
            <w:right w:val="none" w:sz="0" w:space="0" w:color="auto"/>
          </w:divBdr>
        </w:div>
        <w:div w:id="724568423">
          <w:marLeft w:val="640"/>
          <w:marRight w:val="0"/>
          <w:marTop w:val="0"/>
          <w:marBottom w:val="0"/>
          <w:divBdr>
            <w:top w:val="none" w:sz="0" w:space="0" w:color="auto"/>
            <w:left w:val="none" w:sz="0" w:space="0" w:color="auto"/>
            <w:bottom w:val="none" w:sz="0" w:space="0" w:color="auto"/>
            <w:right w:val="none" w:sz="0" w:space="0" w:color="auto"/>
          </w:divBdr>
        </w:div>
        <w:div w:id="730924747">
          <w:marLeft w:val="640"/>
          <w:marRight w:val="0"/>
          <w:marTop w:val="0"/>
          <w:marBottom w:val="0"/>
          <w:divBdr>
            <w:top w:val="none" w:sz="0" w:space="0" w:color="auto"/>
            <w:left w:val="none" w:sz="0" w:space="0" w:color="auto"/>
            <w:bottom w:val="none" w:sz="0" w:space="0" w:color="auto"/>
            <w:right w:val="none" w:sz="0" w:space="0" w:color="auto"/>
          </w:divBdr>
        </w:div>
        <w:div w:id="731385544">
          <w:marLeft w:val="640"/>
          <w:marRight w:val="0"/>
          <w:marTop w:val="0"/>
          <w:marBottom w:val="0"/>
          <w:divBdr>
            <w:top w:val="none" w:sz="0" w:space="0" w:color="auto"/>
            <w:left w:val="none" w:sz="0" w:space="0" w:color="auto"/>
            <w:bottom w:val="none" w:sz="0" w:space="0" w:color="auto"/>
            <w:right w:val="none" w:sz="0" w:space="0" w:color="auto"/>
          </w:divBdr>
        </w:div>
        <w:div w:id="732850651">
          <w:marLeft w:val="480"/>
          <w:marRight w:val="0"/>
          <w:marTop w:val="0"/>
          <w:marBottom w:val="0"/>
          <w:divBdr>
            <w:top w:val="none" w:sz="0" w:space="0" w:color="auto"/>
            <w:left w:val="none" w:sz="0" w:space="0" w:color="auto"/>
            <w:bottom w:val="none" w:sz="0" w:space="0" w:color="auto"/>
            <w:right w:val="none" w:sz="0" w:space="0" w:color="auto"/>
          </w:divBdr>
        </w:div>
        <w:div w:id="734275907">
          <w:marLeft w:val="640"/>
          <w:marRight w:val="0"/>
          <w:marTop w:val="0"/>
          <w:marBottom w:val="0"/>
          <w:divBdr>
            <w:top w:val="none" w:sz="0" w:space="0" w:color="auto"/>
            <w:left w:val="none" w:sz="0" w:space="0" w:color="auto"/>
            <w:bottom w:val="none" w:sz="0" w:space="0" w:color="auto"/>
            <w:right w:val="none" w:sz="0" w:space="0" w:color="auto"/>
          </w:divBdr>
        </w:div>
        <w:div w:id="738946199">
          <w:marLeft w:val="480"/>
          <w:marRight w:val="0"/>
          <w:marTop w:val="0"/>
          <w:marBottom w:val="0"/>
          <w:divBdr>
            <w:top w:val="none" w:sz="0" w:space="0" w:color="auto"/>
            <w:left w:val="none" w:sz="0" w:space="0" w:color="auto"/>
            <w:bottom w:val="none" w:sz="0" w:space="0" w:color="auto"/>
            <w:right w:val="none" w:sz="0" w:space="0" w:color="auto"/>
          </w:divBdr>
        </w:div>
        <w:div w:id="742023394">
          <w:marLeft w:val="640"/>
          <w:marRight w:val="0"/>
          <w:marTop w:val="0"/>
          <w:marBottom w:val="0"/>
          <w:divBdr>
            <w:top w:val="none" w:sz="0" w:space="0" w:color="auto"/>
            <w:left w:val="none" w:sz="0" w:space="0" w:color="auto"/>
            <w:bottom w:val="none" w:sz="0" w:space="0" w:color="auto"/>
            <w:right w:val="none" w:sz="0" w:space="0" w:color="auto"/>
          </w:divBdr>
        </w:div>
        <w:div w:id="746877470">
          <w:marLeft w:val="640"/>
          <w:marRight w:val="0"/>
          <w:marTop w:val="0"/>
          <w:marBottom w:val="0"/>
          <w:divBdr>
            <w:top w:val="none" w:sz="0" w:space="0" w:color="auto"/>
            <w:left w:val="none" w:sz="0" w:space="0" w:color="auto"/>
            <w:bottom w:val="none" w:sz="0" w:space="0" w:color="auto"/>
            <w:right w:val="none" w:sz="0" w:space="0" w:color="auto"/>
          </w:divBdr>
        </w:div>
        <w:div w:id="750126989">
          <w:marLeft w:val="0"/>
          <w:marRight w:val="0"/>
          <w:marTop w:val="0"/>
          <w:marBottom w:val="0"/>
          <w:divBdr>
            <w:top w:val="none" w:sz="0" w:space="0" w:color="auto"/>
            <w:left w:val="none" w:sz="0" w:space="0" w:color="auto"/>
            <w:bottom w:val="none" w:sz="0" w:space="0" w:color="auto"/>
            <w:right w:val="none" w:sz="0" w:space="0" w:color="auto"/>
          </w:divBdr>
        </w:div>
        <w:div w:id="750808742">
          <w:marLeft w:val="0"/>
          <w:marRight w:val="0"/>
          <w:marTop w:val="0"/>
          <w:marBottom w:val="0"/>
          <w:divBdr>
            <w:top w:val="none" w:sz="0" w:space="0" w:color="auto"/>
            <w:left w:val="none" w:sz="0" w:space="0" w:color="auto"/>
            <w:bottom w:val="none" w:sz="0" w:space="0" w:color="auto"/>
            <w:right w:val="none" w:sz="0" w:space="0" w:color="auto"/>
          </w:divBdr>
        </w:div>
        <w:div w:id="751512576">
          <w:marLeft w:val="480"/>
          <w:marRight w:val="0"/>
          <w:marTop w:val="0"/>
          <w:marBottom w:val="0"/>
          <w:divBdr>
            <w:top w:val="none" w:sz="0" w:space="0" w:color="auto"/>
            <w:left w:val="none" w:sz="0" w:space="0" w:color="auto"/>
            <w:bottom w:val="none" w:sz="0" w:space="0" w:color="auto"/>
            <w:right w:val="none" w:sz="0" w:space="0" w:color="auto"/>
          </w:divBdr>
        </w:div>
        <w:div w:id="759833398">
          <w:marLeft w:val="480"/>
          <w:marRight w:val="0"/>
          <w:marTop w:val="0"/>
          <w:marBottom w:val="0"/>
          <w:divBdr>
            <w:top w:val="none" w:sz="0" w:space="0" w:color="auto"/>
            <w:left w:val="none" w:sz="0" w:space="0" w:color="auto"/>
            <w:bottom w:val="none" w:sz="0" w:space="0" w:color="auto"/>
            <w:right w:val="none" w:sz="0" w:space="0" w:color="auto"/>
          </w:divBdr>
        </w:div>
        <w:div w:id="760839347">
          <w:marLeft w:val="640"/>
          <w:marRight w:val="0"/>
          <w:marTop w:val="0"/>
          <w:marBottom w:val="0"/>
          <w:divBdr>
            <w:top w:val="none" w:sz="0" w:space="0" w:color="auto"/>
            <w:left w:val="none" w:sz="0" w:space="0" w:color="auto"/>
            <w:bottom w:val="none" w:sz="0" w:space="0" w:color="auto"/>
            <w:right w:val="none" w:sz="0" w:space="0" w:color="auto"/>
          </w:divBdr>
        </w:div>
        <w:div w:id="762187367">
          <w:marLeft w:val="640"/>
          <w:marRight w:val="0"/>
          <w:marTop w:val="0"/>
          <w:marBottom w:val="0"/>
          <w:divBdr>
            <w:top w:val="none" w:sz="0" w:space="0" w:color="auto"/>
            <w:left w:val="none" w:sz="0" w:space="0" w:color="auto"/>
            <w:bottom w:val="none" w:sz="0" w:space="0" w:color="auto"/>
            <w:right w:val="none" w:sz="0" w:space="0" w:color="auto"/>
          </w:divBdr>
        </w:div>
        <w:div w:id="770322870">
          <w:marLeft w:val="640"/>
          <w:marRight w:val="0"/>
          <w:marTop w:val="0"/>
          <w:marBottom w:val="0"/>
          <w:divBdr>
            <w:top w:val="none" w:sz="0" w:space="0" w:color="auto"/>
            <w:left w:val="none" w:sz="0" w:space="0" w:color="auto"/>
            <w:bottom w:val="none" w:sz="0" w:space="0" w:color="auto"/>
            <w:right w:val="none" w:sz="0" w:space="0" w:color="auto"/>
          </w:divBdr>
        </w:div>
        <w:div w:id="771172598">
          <w:marLeft w:val="640"/>
          <w:marRight w:val="0"/>
          <w:marTop w:val="0"/>
          <w:marBottom w:val="0"/>
          <w:divBdr>
            <w:top w:val="none" w:sz="0" w:space="0" w:color="auto"/>
            <w:left w:val="none" w:sz="0" w:space="0" w:color="auto"/>
            <w:bottom w:val="none" w:sz="0" w:space="0" w:color="auto"/>
            <w:right w:val="none" w:sz="0" w:space="0" w:color="auto"/>
          </w:divBdr>
        </w:div>
        <w:div w:id="776483254">
          <w:marLeft w:val="480"/>
          <w:marRight w:val="0"/>
          <w:marTop w:val="0"/>
          <w:marBottom w:val="0"/>
          <w:divBdr>
            <w:top w:val="none" w:sz="0" w:space="0" w:color="auto"/>
            <w:left w:val="none" w:sz="0" w:space="0" w:color="auto"/>
            <w:bottom w:val="none" w:sz="0" w:space="0" w:color="auto"/>
            <w:right w:val="none" w:sz="0" w:space="0" w:color="auto"/>
          </w:divBdr>
        </w:div>
        <w:div w:id="777288499">
          <w:marLeft w:val="640"/>
          <w:marRight w:val="0"/>
          <w:marTop w:val="0"/>
          <w:marBottom w:val="0"/>
          <w:divBdr>
            <w:top w:val="none" w:sz="0" w:space="0" w:color="auto"/>
            <w:left w:val="none" w:sz="0" w:space="0" w:color="auto"/>
            <w:bottom w:val="none" w:sz="0" w:space="0" w:color="auto"/>
            <w:right w:val="none" w:sz="0" w:space="0" w:color="auto"/>
          </w:divBdr>
        </w:div>
        <w:div w:id="777874375">
          <w:marLeft w:val="480"/>
          <w:marRight w:val="0"/>
          <w:marTop w:val="0"/>
          <w:marBottom w:val="0"/>
          <w:divBdr>
            <w:top w:val="none" w:sz="0" w:space="0" w:color="auto"/>
            <w:left w:val="none" w:sz="0" w:space="0" w:color="auto"/>
            <w:bottom w:val="none" w:sz="0" w:space="0" w:color="auto"/>
            <w:right w:val="none" w:sz="0" w:space="0" w:color="auto"/>
          </w:divBdr>
        </w:div>
        <w:div w:id="779226625">
          <w:marLeft w:val="640"/>
          <w:marRight w:val="0"/>
          <w:marTop w:val="0"/>
          <w:marBottom w:val="0"/>
          <w:divBdr>
            <w:top w:val="none" w:sz="0" w:space="0" w:color="auto"/>
            <w:left w:val="none" w:sz="0" w:space="0" w:color="auto"/>
            <w:bottom w:val="none" w:sz="0" w:space="0" w:color="auto"/>
            <w:right w:val="none" w:sz="0" w:space="0" w:color="auto"/>
          </w:divBdr>
        </w:div>
        <w:div w:id="779765430">
          <w:marLeft w:val="640"/>
          <w:marRight w:val="0"/>
          <w:marTop w:val="0"/>
          <w:marBottom w:val="0"/>
          <w:divBdr>
            <w:top w:val="none" w:sz="0" w:space="0" w:color="auto"/>
            <w:left w:val="none" w:sz="0" w:space="0" w:color="auto"/>
            <w:bottom w:val="none" w:sz="0" w:space="0" w:color="auto"/>
            <w:right w:val="none" w:sz="0" w:space="0" w:color="auto"/>
          </w:divBdr>
        </w:div>
        <w:div w:id="780565956">
          <w:marLeft w:val="480"/>
          <w:marRight w:val="0"/>
          <w:marTop w:val="0"/>
          <w:marBottom w:val="0"/>
          <w:divBdr>
            <w:top w:val="none" w:sz="0" w:space="0" w:color="auto"/>
            <w:left w:val="none" w:sz="0" w:space="0" w:color="auto"/>
            <w:bottom w:val="none" w:sz="0" w:space="0" w:color="auto"/>
            <w:right w:val="none" w:sz="0" w:space="0" w:color="auto"/>
          </w:divBdr>
        </w:div>
        <w:div w:id="782963363">
          <w:marLeft w:val="640"/>
          <w:marRight w:val="0"/>
          <w:marTop w:val="0"/>
          <w:marBottom w:val="0"/>
          <w:divBdr>
            <w:top w:val="none" w:sz="0" w:space="0" w:color="auto"/>
            <w:left w:val="none" w:sz="0" w:space="0" w:color="auto"/>
            <w:bottom w:val="none" w:sz="0" w:space="0" w:color="auto"/>
            <w:right w:val="none" w:sz="0" w:space="0" w:color="auto"/>
          </w:divBdr>
        </w:div>
        <w:div w:id="787629900">
          <w:marLeft w:val="0"/>
          <w:marRight w:val="0"/>
          <w:marTop w:val="0"/>
          <w:marBottom w:val="0"/>
          <w:divBdr>
            <w:top w:val="none" w:sz="0" w:space="0" w:color="auto"/>
            <w:left w:val="none" w:sz="0" w:space="0" w:color="auto"/>
            <w:bottom w:val="none" w:sz="0" w:space="0" w:color="auto"/>
            <w:right w:val="none" w:sz="0" w:space="0" w:color="auto"/>
          </w:divBdr>
        </w:div>
        <w:div w:id="788931746">
          <w:marLeft w:val="640"/>
          <w:marRight w:val="0"/>
          <w:marTop w:val="0"/>
          <w:marBottom w:val="0"/>
          <w:divBdr>
            <w:top w:val="none" w:sz="0" w:space="0" w:color="auto"/>
            <w:left w:val="none" w:sz="0" w:space="0" w:color="auto"/>
            <w:bottom w:val="none" w:sz="0" w:space="0" w:color="auto"/>
            <w:right w:val="none" w:sz="0" w:space="0" w:color="auto"/>
          </w:divBdr>
        </w:div>
        <w:div w:id="789470025">
          <w:marLeft w:val="480"/>
          <w:marRight w:val="0"/>
          <w:marTop w:val="0"/>
          <w:marBottom w:val="0"/>
          <w:divBdr>
            <w:top w:val="none" w:sz="0" w:space="0" w:color="auto"/>
            <w:left w:val="none" w:sz="0" w:space="0" w:color="auto"/>
            <w:bottom w:val="none" w:sz="0" w:space="0" w:color="auto"/>
            <w:right w:val="none" w:sz="0" w:space="0" w:color="auto"/>
          </w:divBdr>
        </w:div>
        <w:div w:id="791633216">
          <w:marLeft w:val="480"/>
          <w:marRight w:val="0"/>
          <w:marTop w:val="0"/>
          <w:marBottom w:val="0"/>
          <w:divBdr>
            <w:top w:val="none" w:sz="0" w:space="0" w:color="auto"/>
            <w:left w:val="none" w:sz="0" w:space="0" w:color="auto"/>
            <w:bottom w:val="none" w:sz="0" w:space="0" w:color="auto"/>
            <w:right w:val="none" w:sz="0" w:space="0" w:color="auto"/>
          </w:divBdr>
        </w:div>
        <w:div w:id="794256194">
          <w:marLeft w:val="480"/>
          <w:marRight w:val="0"/>
          <w:marTop w:val="0"/>
          <w:marBottom w:val="0"/>
          <w:divBdr>
            <w:top w:val="none" w:sz="0" w:space="0" w:color="auto"/>
            <w:left w:val="none" w:sz="0" w:space="0" w:color="auto"/>
            <w:bottom w:val="none" w:sz="0" w:space="0" w:color="auto"/>
            <w:right w:val="none" w:sz="0" w:space="0" w:color="auto"/>
          </w:divBdr>
        </w:div>
        <w:div w:id="795946417">
          <w:marLeft w:val="480"/>
          <w:marRight w:val="0"/>
          <w:marTop w:val="0"/>
          <w:marBottom w:val="0"/>
          <w:divBdr>
            <w:top w:val="none" w:sz="0" w:space="0" w:color="auto"/>
            <w:left w:val="none" w:sz="0" w:space="0" w:color="auto"/>
            <w:bottom w:val="none" w:sz="0" w:space="0" w:color="auto"/>
            <w:right w:val="none" w:sz="0" w:space="0" w:color="auto"/>
          </w:divBdr>
        </w:div>
        <w:div w:id="797456027">
          <w:marLeft w:val="640"/>
          <w:marRight w:val="0"/>
          <w:marTop w:val="0"/>
          <w:marBottom w:val="0"/>
          <w:divBdr>
            <w:top w:val="none" w:sz="0" w:space="0" w:color="auto"/>
            <w:left w:val="none" w:sz="0" w:space="0" w:color="auto"/>
            <w:bottom w:val="none" w:sz="0" w:space="0" w:color="auto"/>
            <w:right w:val="none" w:sz="0" w:space="0" w:color="auto"/>
          </w:divBdr>
        </w:div>
        <w:div w:id="799153325">
          <w:marLeft w:val="640"/>
          <w:marRight w:val="0"/>
          <w:marTop w:val="0"/>
          <w:marBottom w:val="0"/>
          <w:divBdr>
            <w:top w:val="none" w:sz="0" w:space="0" w:color="auto"/>
            <w:left w:val="none" w:sz="0" w:space="0" w:color="auto"/>
            <w:bottom w:val="none" w:sz="0" w:space="0" w:color="auto"/>
            <w:right w:val="none" w:sz="0" w:space="0" w:color="auto"/>
          </w:divBdr>
        </w:div>
        <w:div w:id="804128287">
          <w:marLeft w:val="480"/>
          <w:marRight w:val="0"/>
          <w:marTop w:val="0"/>
          <w:marBottom w:val="0"/>
          <w:divBdr>
            <w:top w:val="none" w:sz="0" w:space="0" w:color="auto"/>
            <w:left w:val="none" w:sz="0" w:space="0" w:color="auto"/>
            <w:bottom w:val="none" w:sz="0" w:space="0" w:color="auto"/>
            <w:right w:val="none" w:sz="0" w:space="0" w:color="auto"/>
          </w:divBdr>
        </w:div>
        <w:div w:id="805439006">
          <w:marLeft w:val="480"/>
          <w:marRight w:val="0"/>
          <w:marTop w:val="0"/>
          <w:marBottom w:val="0"/>
          <w:divBdr>
            <w:top w:val="none" w:sz="0" w:space="0" w:color="auto"/>
            <w:left w:val="none" w:sz="0" w:space="0" w:color="auto"/>
            <w:bottom w:val="none" w:sz="0" w:space="0" w:color="auto"/>
            <w:right w:val="none" w:sz="0" w:space="0" w:color="auto"/>
          </w:divBdr>
        </w:div>
        <w:div w:id="815798151">
          <w:marLeft w:val="640"/>
          <w:marRight w:val="0"/>
          <w:marTop w:val="0"/>
          <w:marBottom w:val="0"/>
          <w:divBdr>
            <w:top w:val="none" w:sz="0" w:space="0" w:color="auto"/>
            <w:left w:val="none" w:sz="0" w:space="0" w:color="auto"/>
            <w:bottom w:val="none" w:sz="0" w:space="0" w:color="auto"/>
            <w:right w:val="none" w:sz="0" w:space="0" w:color="auto"/>
          </w:divBdr>
        </w:div>
        <w:div w:id="817965067">
          <w:marLeft w:val="640"/>
          <w:marRight w:val="0"/>
          <w:marTop w:val="0"/>
          <w:marBottom w:val="0"/>
          <w:divBdr>
            <w:top w:val="none" w:sz="0" w:space="0" w:color="auto"/>
            <w:left w:val="none" w:sz="0" w:space="0" w:color="auto"/>
            <w:bottom w:val="none" w:sz="0" w:space="0" w:color="auto"/>
            <w:right w:val="none" w:sz="0" w:space="0" w:color="auto"/>
          </w:divBdr>
        </w:div>
        <w:div w:id="818156852">
          <w:marLeft w:val="640"/>
          <w:marRight w:val="0"/>
          <w:marTop w:val="0"/>
          <w:marBottom w:val="0"/>
          <w:divBdr>
            <w:top w:val="none" w:sz="0" w:space="0" w:color="auto"/>
            <w:left w:val="none" w:sz="0" w:space="0" w:color="auto"/>
            <w:bottom w:val="none" w:sz="0" w:space="0" w:color="auto"/>
            <w:right w:val="none" w:sz="0" w:space="0" w:color="auto"/>
          </w:divBdr>
        </w:div>
        <w:div w:id="824397762">
          <w:marLeft w:val="0"/>
          <w:marRight w:val="0"/>
          <w:marTop w:val="0"/>
          <w:marBottom w:val="0"/>
          <w:divBdr>
            <w:top w:val="none" w:sz="0" w:space="0" w:color="auto"/>
            <w:left w:val="none" w:sz="0" w:space="0" w:color="auto"/>
            <w:bottom w:val="none" w:sz="0" w:space="0" w:color="auto"/>
            <w:right w:val="none" w:sz="0" w:space="0" w:color="auto"/>
          </w:divBdr>
        </w:div>
        <w:div w:id="826239252">
          <w:marLeft w:val="640"/>
          <w:marRight w:val="0"/>
          <w:marTop w:val="0"/>
          <w:marBottom w:val="0"/>
          <w:divBdr>
            <w:top w:val="none" w:sz="0" w:space="0" w:color="auto"/>
            <w:left w:val="none" w:sz="0" w:space="0" w:color="auto"/>
            <w:bottom w:val="none" w:sz="0" w:space="0" w:color="auto"/>
            <w:right w:val="none" w:sz="0" w:space="0" w:color="auto"/>
          </w:divBdr>
        </w:div>
        <w:div w:id="827134195">
          <w:marLeft w:val="640"/>
          <w:marRight w:val="0"/>
          <w:marTop w:val="0"/>
          <w:marBottom w:val="0"/>
          <w:divBdr>
            <w:top w:val="none" w:sz="0" w:space="0" w:color="auto"/>
            <w:left w:val="none" w:sz="0" w:space="0" w:color="auto"/>
            <w:bottom w:val="none" w:sz="0" w:space="0" w:color="auto"/>
            <w:right w:val="none" w:sz="0" w:space="0" w:color="auto"/>
          </w:divBdr>
        </w:div>
        <w:div w:id="831874038">
          <w:marLeft w:val="640"/>
          <w:marRight w:val="0"/>
          <w:marTop w:val="0"/>
          <w:marBottom w:val="0"/>
          <w:divBdr>
            <w:top w:val="none" w:sz="0" w:space="0" w:color="auto"/>
            <w:left w:val="none" w:sz="0" w:space="0" w:color="auto"/>
            <w:bottom w:val="none" w:sz="0" w:space="0" w:color="auto"/>
            <w:right w:val="none" w:sz="0" w:space="0" w:color="auto"/>
          </w:divBdr>
        </w:div>
        <w:div w:id="840974526">
          <w:marLeft w:val="640"/>
          <w:marRight w:val="0"/>
          <w:marTop w:val="0"/>
          <w:marBottom w:val="0"/>
          <w:divBdr>
            <w:top w:val="none" w:sz="0" w:space="0" w:color="auto"/>
            <w:left w:val="none" w:sz="0" w:space="0" w:color="auto"/>
            <w:bottom w:val="none" w:sz="0" w:space="0" w:color="auto"/>
            <w:right w:val="none" w:sz="0" w:space="0" w:color="auto"/>
          </w:divBdr>
        </w:div>
        <w:div w:id="845245447">
          <w:marLeft w:val="640"/>
          <w:marRight w:val="0"/>
          <w:marTop w:val="0"/>
          <w:marBottom w:val="0"/>
          <w:divBdr>
            <w:top w:val="none" w:sz="0" w:space="0" w:color="auto"/>
            <w:left w:val="none" w:sz="0" w:space="0" w:color="auto"/>
            <w:bottom w:val="none" w:sz="0" w:space="0" w:color="auto"/>
            <w:right w:val="none" w:sz="0" w:space="0" w:color="auto"/>
          </w:divBdr>
        </w:div>
        <w:div w:id="847408973">
          <w:marLeft w:val="480"/>
          <w:marRight w:val="0"/>
          <w:marTop w:val="0"/>
          <w:marBottom w:val="0"/>
          <w:divBdr>
            <w:top w:val="none" w:sz="0" w:space="0" w:color="auto"/>
            <w:left w:val="none" w:sz="0" w:space="0" w:color="auto"/>
            <w:bottom w:val="none" w:sz="0" w:space="0" w:color="auto"/>
            <w:right w:val="none" w:sz="0" w:space="0" w:color="auto"/>
          </w:divBdr>
        </w:div>
        <w:div w:id="851651865">
          <w:marLeft w:val="480"/>
          <w:marRight w:val="0"/>
          <w:marTop w:val="0"/>
          <w:marBottom w:val="0"/>
          <w:divBdr>
            <w:top w:val="none" w:sz="0" w:space="0" w:color="auto"/>
            <w:left w:val="none" w:sz="0" w:space="0" w:color="auto"/>
            <w:bottom w:val="none" w:sz="0" w:space="0" w:color="auto"/>
            <w:right w:val="none" w:sz="0" w:space="0" w:color="auto"/>
          </w:divBdr>
        </w:div>
        <w:div w:id="852570072">
          <w:marLeft w:val="640"/>
          <w:marRight w:val="0"/>
          <w:marTop w:val="0"/>
          <w:marBottom w:val="0"/>
          <w:divBdr>
            <w:top w:val="none" w:sz="0" w:space="0" w:color="auto"/>
            <w:left w:val="none" w:sz="0" w:space="0" w:color="auto"/>
            <w:bottom w:val="none" w:sz="0" w:space="0" w:color="auto"/>
            <w:right w:val="none" w:sz="0" w:space="0" w:color="auto"/>
          </w:divBdr>
        </w:div>
        <w:div w:id="857080926">
          <w:marLeft w:val="480"/>
          <w:marRight w:val="0"/>
          <w:marTop w:val="0"/>
          <w:marBottom w:val="0"/>
          <w:divBdr>
            <w:top w:val="none" w:sz="0" w:space="0" w:color="auto"/>
            <w:left w:val="none" w:sz="0" w:space="0" w:color="auto"/>
            <w:bottom w:val="none" w:sz="0" w:space="0" w:color="auto"/>
            <w:right w:val="none" w:sz="0" w:space="0" w:color="auto"/>
          </w:divBdr>
        </w:div>
        <w:div w:id="858815465">
          <w:marLeft w:val="480"/>
          <w:marRight w:val="0"/>
          <w:marTop w:val="0"/>
          <w:marBottom w:val="0"/>
          <w:divBdr>
            <w:top w:val="none" w:sz="0" w:space="0" w:color="auto"/>
            <w:left w:val="none" w:sz="0" w:space="0" w:color="auto"/>
            <w:bottom w:val="none" w:sz="0" w:space="0" w:color="auto"/>
            <w:right w:val="none" w:sz="0" w:space="0" w:color="auto"/>
          </w:divBdr>
        </w:div>
        <w:div w:id="860512762">
          <w:marLeft w:val="640"/>
          <w:marRight w:val="0"/>
          <w:marTop w:val="0"/>
          <w:marBottom w:val="0"/>
          <w:divBdr>
            <w:top w:val="none" w:sz="0" w:space="0" w:color="auto"/>
            <w:left w:val="none" w:sz="0" w:space="0" w:color="auto"/>
            <w:bottom w:val="none" w:sz="0" w:space="0" w:color="auto"/>
            <w:right w:val="none" w:sz="0" w:space="0" w:color="auto"/>
          </w:divBdr>
        </w:div>
        <w:div w:id="862476108">
          <w:marLeft w:val="640"/>
          <w:marRight w:val="0"/>
          <w:marTop w:val="0"/>
          <w:marBottom w:val="0"/>
          <w:divBdr>
            <w:top w:val="none" w:sz="0" w:space="0" w:color="auto"/>
            <w:left w:val="none" w:sz="0" w:space="0" w:color="auto"/>
            <w:bottom w:val="none" w:sz="0" w:space="0" w:color="auto"/>
            <w:right w:val="none" w:sz="0" w:space="0" w:color="auto"/>
          </w:divBdr>
        </w:div>
        <w:div w:id="868882083">
          <w:marLeft w:val="640"/>
          <w:marRight w:val="0"/>
          <w:marTop w:val="0"/>
          <w:marBottom w:val="0"/>
          <w:divBdr>
            <w:top w:val="none" w:sz="0" w:space="0" w:color="auto"/>
            <w:left w:val="none" w:sz="0" w:space="0" w:color="auto"/>
            <w:bottom w:val="none" w:sz="0" w:space="0" w:color="auto"/>
            <w:right w:val="none" w:sz="0" w:space="0" w:color="auto"/>
          </w:divBdr>
        </w:div>
        <w:div w:id="870192449">
          <w:marLeft w:val="640"/>
          <w:marRight w:val="0"/>
          <w:marTop w:val="0"/>
          <w:marBottom w:val="0"/>
          <w:divBdr>
            <w:top w:val="none" w:sz="0" w:space="0" w:color="auto"/>
            <w:left w:val="none" w:sz="0" w:space="0" w:color="auto"/>
            <w:bottom w:val="none" w:sz="0" w:space="0" w:color="auto"/>
            <w:right w:val="none" w:sz="0" w:space="0" w:color="auto"/>
          </w:divBdr>
        </w:div>
        <w:div w:id="884370352">
          <w:marLeft w:val="640"/>
          <w:marRight w:val="0"/>
          <w:marTop w:val="0"/>
          <w:marBottom w:val="0"/>
          <w:divBdr>
            <w:top w:val="none" w:sz="0" w:space="0" w:color="auto"/>
            <w:left w:val="none" w:sz="0" w:space="0" w:color="auto"/>
            <w:bottom w:val="none" w:sz="0" w:space="0" w:color="auto"/>
            <w:right w:val="none" w:sz="0" w:space="0" w:color="auto"/>
          </w:divBdr>
        </w:div>
        <w:div w:id="884680435">
          <w:marLeft w:val="640"/>
          <w:marRight w:val="0"/>
          <w:marTop w:val="0"/>
          <w:marBottom w:val="0"/>
          <w:divBdr>
            <w:top w:val="none" w:sz="0" w:space="0" w:color="auto"/>
            <w:left w:val="none" w:sz="0" w:space="0" w:color="auto"/>
            <w:bottom w:val="none" w:sz="0" w:space="0" w:color="auto"/>
            <w:right w:val="none" w:sz="0" w:space="0" w:color="auto"/>
          </w:divBdr>
        </w:div>
        <w:div w:id="885526418">
          <w:marLeft w:val="640"/>
          <w:marRight w:val="0"/>
          <w:marTop w:val="0"/>
          <w:marBottom w:val="0"/>
          <w:divBdr>
            <w:top w:val="none" w:sz="0" w:space="0" w:color="auto"/>
            <w:left w:val="none" w:sz="0" w:space="0" w:color="auto"/>
            <w:bottom w:val="none" w:sz="0" w:space="0" w:color="auto"/>
            <w:right w:val="none" w:sz="0" w:space="0" w:color="auto"/>
          </w:divBdr>
        </w:div>
        <w:div w:id="888147315">
          <w:marLeft w:val="0"/>
          <w:marRight w:val="0"/>
          <w:marTop w:val="0"/>
          <w:marBottom w:val="0"/>
          <w:divBdr>
            <w:top w:val="none" w:sz="0" w:space="0" w:color="auto"/>
            <w:left w:val="none" w:sz="0" w:space="0" w:color="auto"/>
            <w:bottom w:val="none" w:sz="0" w:space="0" w:color="auto"/>
            <w:right w:val="none" w:sz="0" w:space="0" w:color="auto"/>
          </w:divBdr>
        </w:div>
        <w:div w:id="888493641">
          <w:marLeft w:val="640"/>
          <w:marRight w:val="0"/>
          <w:marTop w:val="0"/>
          <w:marBottom w:val="0"/>
          <w:divBdr>
            <w:top w:val="none" w:sz="0" w:space="0" w:color="auto"/>
            <w:left w:val="none" w:sz="0" w:space="0" w:color="auto"/>
            <w:bottom w:val="none" w:sz="0" w:space="0" w:color="auto"/>
            <w:right w:val="none" w:sz="0" w:space="0" w:color="auto"/>
          </w:divBdr>
        </w:div>
        <w:div w:id="888690297">
          <w:marLeft w:val="480"/>
          <w:marRight w:val="0"/>
          <w:marTop w:val="0"/>
          <w:marBottom w:val="0"/>
          <w:divBdr>
            <w:top w:val="none" w:sz="0" w:space="0" w:color="auto"/>
            <w:left w:val="none" w:sz="0" w:space="0" w:color="auto"/>
            <w:bottom w:val="none" w:sz="0" w:space="0" w:color="auto"/>
            <w:right w:val="none" w:sz="0" w:space="0" w:color="auto"/>
          </w:divBdr>
        </w:div>
        <w:div w:id="889077541">
          <w:marLeft w:val="480"/>
          <w:marRight w:val="0"/>
          <w:marTop w:val="0"/>
          <w:marBottom w:val="0"/>
          <w:divBdr>
            <w:top w:val="none" w:sz="0" w:space="0" w:color="auto"/>
            <w:left w:val="none" w:sz="0" w:space="0" w:color="auto"/>
            <w:bottom w:val="none" w:sz="0" w:space="0" w:color="auto"/>
            <w:right w:val="none" w:sz="0" w:space="0" w:color="auto"/>
          </w:divBdr>
        </w:div>
        <w:div w:id="889221063">
          <w:marLeft w:val="0"/>
          <w:marRight w:val="0"/>
          <w:marTop w:val="0"/>
          <w:marBottom w:val="0"/>
          <w:divBdr>
            <w:top w:val="none" w:sz="0" w:space="0" w:color="auto"/>
            <w:left w:val="none" w:sz="0" w:space="0" w:color="auto"/>
            <w:bottom w:val="none" w:sz="0" w:space="0" w:color="auto"/>
            <w:right w:val="none" w:sz="0" w:space="0" w:color="auto"/>
          </w:divBdr>
        </w:div>
        <w:div w:id="889727330">
          <w:marLeft w:val="0"/>
          <w:marRight w:val="0"/>
          <w:marTop w:val="0"/>
          <w:marBottom w:val="0"/>
          <w:divBdr>
            <w:top w:val="none" w:sz="0" w:space="0" w:color="auto"/>
            <w:left w:val="none" w:sz="0" w:space="0" w:color="auto"/>
            <w:bottom w:val="none" w:sz="0" w:space="0" w:color="auto"/>
            <w:right w:val="none" w:sz="0" w:space="0" w:color="auto"/>
          </w:divBdr>
        </w:div>
        <w:div w:id="893464213">
          <w:marLeft w:val="640"/>
          <w:marRight w:val="0"/>
          <w:marTop w:val="0"/>
          <w:marBottom w:val="0"/>
          <w:divBdr>
            <w:top w:val="none" w:sz="0" w:space="0" w:color="auto"/>
            <w:left w:val="none" w:sz="0" w:space="0" w:color="auto"/>
            <w:bottom w:val="none" w:sz="0" w:space="0" w:color="auto"/>
            <w:right w:val="none" w:sz="0" w:space="0" w:color="auto"/>
          </w:divBdr>
        </w:div>
        <w:div w:id="893546148">
          <w:marLeft w:val="640"/>
          <w:marRight w:val="0"/>
          <w:marTop w:val="0"/>
          <w:marBottom w:val="0"/>
          <w:divBdr>
            <w:top w:val="none" w:sz="0" w:space="0" w:color="auto"/>
            <w:left w:val="none" w:sz="0" w:space="0" w:color="auto"/>
            <w:bottom w:val="none" w:sz="0" w:space="0" w:color="auto"/>
            <w:right w:val="none" w:sz="0" w:space="0" w:color="auto"/>
          </w:divBdr>
        </w:div>
        <w:div w:id="894119897">
          <w:marLeft w:val="480"/>
          <w:marRight w:val="0"/>
          <w:marTop w:val="0"/>
          <w:marBottom w:val="0"/>
          <w:divBdr>
            <w:top w:val="none" w:sz="0" w:space="0" w:color="auto"/>
            <w:left w:val="none" w:sz="0" w:space="0" w:color="auto"/>
            <w:bottom w:val="none" w:sz="0" w:space="0" w:color="auto"/>
            <w:right w:val="none" w:sz="0" w:space="0" w:color="auto"/>
          </w:divBdr>
        </w:div>
        <w:div w:id="895313223">
          <w:marLeft w:val="640"/>
          <w:marRight w:val="0"/>
          <w:marTop w:val="0"/>
          <w:marBottom w:val="0"/>
          <w:divBdr>
            <w:top w:val="none" w:sz="0" w:space="0" w:color="auto"/>
            <w:left w:val="none" w:sz="0" w:space="0" w:color="auto"/>
            <w:bottom w:val="none" w:sz="0" w:space="0" w:color="auto"/>
            <w:right w:val="none" w:sz="0" w:space="0" w:color="auto"/>
          </w:divBdr>
        </w:div>
        <w:div w:id="897011427">
          <w:marLeft w:val="480"/>
          <w:marRight w:val="0"/>
          <w:marTop w:val="0"/>
          <w:marBottom w:val="0"/>
          <w:divBdr>
            <w:top w:val="none" w:sz="0" w:space="0" w:color="auto"/>
            <w:left w:val="none" w:sz="0" w:space="0" w:color="auto"/>
            <w:bottom w:val="none" w:sz="0" w:space="0" w:color="auto"/>
            <w:right w:val="none" w:sz="0" w:space="0" w:color="auto"/>
          </w:divBdr>
        </w:div>
        <w:div w:id="897326558">
          <w:marLeft w:val="0"/>
          <w:marRight w:val="0"/>
          <w:marTop w:val="0"/>
          <w:marBottom w:val="0"/>
          <w:divBdr>
            <w:top w:val="none" w:sz="0" w:space="0" w:color="auto"/>
            <w:left w:val="none" w:sz="0" w:space="0" w:color="auto"/>
            <w:bottom w:val="none" w:sz="0" w:space="0" w:color="auto"/>
            <w:right w:val="none" w:sz="0" w:space="0" w:color="auto"/>
          </w:divBdr>
        </w:div>
        <w:div w:id="898899049">
          <w:marLeft w:val="640"/>
          <w:marRight w:val="0"/>
          <w:marTop w:val="0"/>
          <w:marBottom w:val="0"/>
          <w:divBdr>
            <w:top w:val="none" w:sz="0" w:space="0" w:color="auto"/>
            <w:left w:val="none" w:sz="0" w:space="0" w:color="auto"/>
            <w:bottom w:val="none" w:sz="0" w:space="0" w:color="auto"/>
            <w:right w:val="none" w:sz="0" w:space="0" w:color="auto"/>
          </w:divBdr>
        </w:div>
        <w:div w:id="906956108">
          <w:marLeft w:val="480"/>
          <w:marRight w:val="0"/>
          <w:marTop w:val="0"/>
          <w:marBottom w:val="0"/>
          <w:divBdr>
            <w:top w:val="none" w:sz="0" w:space="0" w:color="auto"/>
            <w:left w:val="none" w:sz="0" w:space="0" w:color="auto"/>
            <w:bottom w:val="none" w:sz="0" w:space="0" w:color="auto"/>
            <w:right w:val="none" w:sz="0" w:space="0" w:color="auto"/>
          </w:divBdr>
        </w:div>
        <w:div w:id="906963459">
          <w:marLeft w:val="480"/>
          <w:marRight w:val="0"/>
          <w:marTop w:val="0"/>
          <w:marBottom w:val="0"/>
          <w:divBdr>
            <w:top w:val="none" w:sz="0" w:space="0" w:color="auto"/>
            <w:left w:val="none" w:sz="0" w:space="0" w:color="auto"/>
            <w:bottom w:val="none" w:sz="0" w:space="0" w:color="auto"/>
            <w:right w:val="none" w:sz="0" w:space="0" w:color="auto"/>
          </w:divBdr>
        </w:div>
        <w:div w:id="913507672">
          <w:marLeft w:val="640"/>
          <w:marRight w:val="0"/>
          <w:marTop w:val="0"/>
          <w:marBottom w:val="0"/>
          <w:divBdr>
            <w:top w:val="none" w:sz="0" w:space="0" w:color="auto"/>
            <w:left w:val="none" w:sz="0" w:space="0" w:color="auto"/>
            <w:bottom w:val="none" w:sz="0" w:space="0" w:color="auto"/>
            <w:right w:val="none" w:sz="0" w:space="0" w:color="auto"/>
          </w:divBdr>
        </w:div>
        <w:div w:id="919800245">
          <w:marLeft w:val="640"/>
          <w:marRight w:val="0"/>
          <w:marTop w:val="0"/>
          <w:marBottom w:val="0"/>
          <w:divBdr>
            <w:top w:val="none" w:sz="0" w:space="0" w:color="auto"/>
            <w:left w:val="none" w:sz="0" w:space="0" w:color="auto"/>
            <w:bottom w:val="none" w:sz="0" w:space="0" w:color="auto"/>
            <w:right w:val="none" w:sz="0" w:space="0" w:color="auto"/>
          </w:divBdr>
        </w:div>
        <w:div w:id="925454539">
          <w:marLeft w:val="640"/>
          <w:marRight w:val="0"/>
          <w:marTop w:val="0"/>
          <w:marBottom w:val="0"/>
          <w:divBdr>
            <w:top w:val="none" w:sz="0" w:space="0" w:color="auto"/>
            <w:left w:val="none" w:sz="0" w:space="0" w:color="auto"/>
            <w:bottom w:val="none" w:sz="0" w:space="0" w:color="auto"/>
            <w:right w:val="none" w:sz="0" w:space="0" w:color="auto"/>
          </w:divBdr>
        </w:div>
        <w:div w:id="928662486">
          <w:marLeft w:val="640"/>
          <w:marRight w:val="0"/>
          <w:marTop w:val="0"/>
          <w:marBottom w:val="0"/>
          <w:divBdr>
            <w:top w:val="none" w:sz="0" w:space="0" w:color="auto"/>
            <w:left w:val="none" w:sz="0" w:space="0" w:color="auto"/>
            <w:bottom w:val="none" w:sz="0" w:space="0" w:color="auto"/>
            <w:right w:val="none" w:sz="0" w:space="0" w:color="auto"/>
          </w:divBdr>
        </w:div>
        <w:div w:id="929892968">
          <w:marLeft w:val="640"/>
          <w:marRight w:val="0"/>
          <w:marTop w:val="0"/>
          <w:marBottom w:val="0"/>
          <w:divBdr>
            <w:top w:val="none" w:sz="0" w:space="0" w:color="auto"/>
            <w:left w:val="none" w:sz="0" w:space="0" w:color="auto"/>
            <w:bottom w:val="none" w:sz="0" w:space="0" w:color="auto"/>
            <w:right w:val="none" w:sz="0" w:space="0" w:color="auto"/>
          </w:divBdr>
        </w:div>
        <w:div w:id="934216218">
          <w:marLeft w:val="640"/>
          <w:marRight w:val="0"/>
          <w:marTop w:val="0"/>
          <w:marBottom w:val="0"/>
          <w:divBdr>
            <w:top w:val="none" w:sz="0" w:space="0" w:color="auto"/>
            <w:left w:val="none" w:sz="0" w:space="0" w:color="auto"/>
            <w:bottom w:val="none" w:sz="0" w:space="0" w:color="auto"/>
            <w:right w:val="none" w:sz="0" w:space="0" w:color="auto"/>
          </w:divBdr>
        </w:div>
        <w:div w:id="936905917">
          <w:marLeft w:val="640"/>
          <w:marRight w:val="0"/>
          <w:marTop w:val="0"/>
          <w:marBottom w:val="0"/>
          <w:divBdr>
            <w:top w:val="none" w:sz="0" w:space="0" w:color="auto"/>
            <w:left w:val="none" w:sz="0" w:space="0" w:color="auto"/>
            <w:bottom w:val="none" w:sz="0" w:space="0" w:color="auto"/>
            <w:right w:val="none" w:sz="0" w:space="0" w:color="auto"/>
          </w:divBdr>
        </w:div>
        <w:div w:id="940376142">
          <w:marLeft w:val="0"/>
          <w:marRight w:val="0"/>
          <w:marTop w:val="0"/>
          <w:marBottom w:val="0"/>
          <w:divBdr>
            <w:top w:val="none" w:sz="0" w:space="0" w:color="auto"/>
            <w:left w:val="none" w:sz="0" w:space="0" w:color="auto"/>
            <w:bottom w:val="none" w:sz="0" w:space="0" w:color="auto"/>
            <w:right w:val="none" w:sz="0" w:space="0" w:color="auto"/>
          </w:divBdr>
        </w:div>
        <w:div w:id="953711587">
          <w:marLeft w:val="640"/>
          <w:marRight w:val="0"/>
          <w:marTop w:val="0"/>
          <w:marBottom w:val="0"/>
          <w:divBdr>
            <w:top w:val="none" w:sz="0" w:space="0" w:color="auto"/>
            <w:left w:val="none" w:sz="0" w:space="0" w:color="auto"/>
            <w:bottom w:val="none" w:sz="0" w:space="0" w:color="auto"/>
            <w:right w:val="none" w:sz="0" w:space="0" w:color="auto"/>
          </w:divBdr>
        </w:div>
        <w:div w:id="955914419">
          <w:marLeft w:val="640"/>
          <w:marRight w:val="0"/>
          <w:marTop w:val="0"/>
          <w:marBottom w:val="0"/>
          <w:divBdr>
            <w:top w:val="none" w:sz="0" w:space="0" w:color="auto"/>
            <w:left w:val="none" w:sz="0" w:space="0" w:color="auto"/>
            <w:bottom w:val="none" w:sz="0" w:space="0" w:color="auto"/>
            <w:right w:val="none" w:sz="0" w:space="0" w:color="auto"/>
          </w:divBdr>
        </w:div>
        <w:div w:id="957680837">
          <w:marLeft w:val="480"/>
          <w:marRight w:val="0"/>
          <w:marTop w:val="0"/>
          <w:marBottom w:val="0"/>
          <w:divBdr>
            <w:top w:val="none" w:sz="0" w:space="0" w:color="auto"/>
            <w:left w:val="none" w:sz="0" w:space="0" w:color="auto"/>
            <w:bottom w:val="none" w:sz="0" w:space="0" w:color="auto"/>
            <w:right w:val="none" w:sz="0" w:space="0" w:color="auto"/>
          </w:divBdr>
        </w:div>
        <w:div w:id="961109967">
          <w:marLeft w:val="640"/>
          <w:marRight w:val="0"/>
          <w:marTop w:val="0"/>
          <w:marBottom w:val="0"/>
          <w:divBdr>
            <w:top w:val="none" w:sz="0" w:space="0" w:color="auto"/>
            <w:left w:val="none" w:sz="0" w:space="0" w:color="auto"/>
            <w:bottom w:val="none" w:sz="0" w:space="0" w:color="auto"/>
            <w:right w:val="none" w:sz="0" w:space="0" w:color="auto"/>
          </w:divBdr>
        </w:div>
        <w:div w:id="967466750">
          <w:marLeft w:val="640"/>
          <w:marRight w:val="0"/>
          <w:marTop w:val="0"/>
          <w:marBottom w:val="0"/>
          <w:divBdr>
            <w:top w:val="none" w:sz="0" w:space="0" w:color="auto"/>
            <w:left w:val="none" w:sz="0" w:space="0" w:color="auto"/>
            <w:bottom w:val="none" w:sz="0" w:space="0" w:color="auto"/>
            <w:right w:val="none" w:sz="0" w:space="0" w:color="auto"/>
          </w:divBdr>
        </w:div>
        <w:div w:id="971860539">
          <w:marLeft w:val="640"/>
          <w:marRight w:val="0"/>
          <w:marTop w:val="0"/>
          <w:marBottom w:val="0"/>
          <w:divBdr>
            <w:top w:val="none" w:sz="0" w:space="0" w:color="auto"/>
            <w:left w:val="none" w:sz="0" w:space="0" w:color="auto"/>
            <w:bottom w:val="none" w:sz="0" w:space="0" w:color="auto"/>
            <w:right w:val="none" w:sz="0" w:space="0" w:color="auto"/>
          </w:divBdr>
        </w:div>
        <w:div w:id="972831180">
          <w:marLeft w:val="480"/>
          <w:marRight w:val="0"/>
          <w:marTop w:val="0"/>
          <w:marBottom w:val="0"/>
          <w:divBdr>
            <w:top w:val="none" w:sz="0" w:space="0" w:color="auto"/>
            <w:left w:val="none" w:sz="0" w:space="0" w:color="auto"/>
            <w:bottom w:val="none" w:sz="0" w:space="0" w:color="auto"/>
            <w:right w:val="none" w:sz="0" w:space="0" w:color="auto"/>
          </w:divBdr>
        </w:div>
        <w:div w:id="974411905">
          <w:marLeft w:val="0"/>
          <w:marRight w:val="0"/>
          <w:marTop w:val="0"/>
          <w:marBottom w:val="0"/>
          <w:divBdr>
            <w:top w:val="none" w:sz="0" w:space="0" w:color="auto"/>
            <w:left w:val="none" w:sz="0" w:space="0" w:color="auto"/>
            <w:bottom w:val="none" w:sz="0" w:space="0" w:color="auto"/>
            <w:right w:val="none" w:sz="0" w:space="0" w:color="auto"/>
          </w:divBdr>
        </w:div>
        <w:div w:id="976303593">
          <w:marLeft w:val="480"/>
          <w:marRight w:val="0"/>
          <w:marTop w:val="0"/>
          <w:marBottom w:val="0"/>
          <w:divBdr>
            <w:top w:val="none" w:sz="0" w:space="0" w:color="auto"/>
            <w:left w:val="none" w:sz="0" w:space="0" w:color="auto"/>
            <w:bottom w:val="none" w:sz="0" w:space="0" w:color="auto"/>
            <w:right w:val="none" w:sz="0" w:space="0" w:color="auto"/>
          </w:divBdr>
        </w:div>
        <w:div w:id="979578986">
          <w:marLeft w:val="480"/>
          <w:marRight w:val="0"/>
          <w:marTop w:val="0"/>
          <w:marBottom w:val="0"/>
          <w:divBdr>
            <w:top w:val="none" w:sz="0" w:space="0" w:color="auto"/>
            <w:left w:val="none" w:sz="0" w:space="0" w:color="auto"/>
            <w:bottom w:val="none" w:sz="0" w:space="0" w:color="auto"/>
            <w:right w:val="none" w:sz="0" w:space="0" w:color="auto"/>
          </w:divBdr>
        </w:div>
        <w:div w:id="979654488">
          <w:marLeft w:val="640"/>
          <w:marRight w:val="0"/>
          <w:marTop w:val="0"/>
          <w:marBottom w:val="0"/>
          <w:divBdr>
            <w:top w:val="none" w:sz="0" w:space="0" w:color="auto"/>
            <w:left w:val="none" w:sz="0" w:space="0" w:color="auto"/>
            <w:bottom w:val="none" w:sz="0" w:space="0" w:color="auto"/>
            <w:right w:val="none" w:sz="0" w:space="0" w:color="auto"/>
          </w:divBdr>
        </w:div>
        <w:div w:id="981930488">
          <w:marLeft w:val="480"/>
          <w:marRight w:val="0"/>
          <w:marTop w:val="0"/>
          <w:marBottom w:val="0"/>
          <w:divBdr>
            <w:top w:val="none" w:sz="0" w:space="0" w:color="auto"/>
            <w:left w:val="none" w:sz="0" w:space="0" w:color="auto"/>
            <w:bottom w:val="none" w:sz="0" w:space="0" w:color="auto"/>
            <w:right w:val="none" w:sz="0" w:space="0" w:color="auto"/>
          </w:divBdr>
        </w:div>
        <w:div w:id="986782291">
          <w:marLeft w:val="480"/>
          <w:marRight w:val="0"/>
          <w:marTop w:val="0"/>
          <w:marBottom w:val="0"/>
          <w:divBdr>
            <w:top w:val="none" w:sz="0" w:space="0" w:color="auto"/>
            <w:left w:val="none" w:sz="0" w:space="0" w:color="auto"/>
            <w:bottom w:val="none" w:sz="0" w:space="0" w:color="auto"/>
            <w:right w:val="none" w:sz="0" w:space="0" w:color="auto"/>
          </w:divBdr>
        </w:div>
        <w:div w:id="987635546">
          <w:marLeft w:val="640"/>
          <w:marRight w:val="0"/>
          <w:marTop w:val="0"/>
          <w:marBottom w:val="0"/>
          <w:divBdr>
            <w:top w:val="none" w:sz="0" w:space="0" w:color="auto"/>
            <w:left w:val="none" w:sz="0" w:space="0" w:color="auto"/>
            <w:bottom w:val="none" w:sz="0" w:space="0" w:color="auto"/>
            <w:right w:val="none" w:sz="0" w:space="0" w:color="auto"/>
          </w:divBdr>
        </w:div>
        <w:div w:id="987973390">
          <w:marLeft w:val="480"/>
          <w:marRight w:val="0"/>
          <w:marTop w:val="0"/>
          <w:marBottom w:val="0"/>
          <w:divBdr>
            <w:top w:val="none" w:sz="0" w:space="0" w:color="auto"/>
            <w:left w:val="none" w:sz="0" w:space="0" w:color="auto"/>
            <w:bottom w:val="none" w:sz="0" w:space="0" w:color="auto"/>
            <w:right w:val="none" w:sz="0" w:space="0" w:color="auto"/>
          </w:divBdr>
        </w:div>
        <w:div w:id="987979440">
          <w:marLeft w:val="640"/>
          <w:marRight w:val="0"/>
          <w:marTop w:val="0"/>
          <w:marBottom w:val="0"/>
          <w:divBdr>
            <w:top w:val="none" w:sz="0" w:space="0" w:color="auto"/>
            <w:left w:val="none" w:sz="0" w:space="0" w:color="auto"/>
            <w:bottom w:val="none" w:sz="0" w:space="0" w:color="auto"/>
            <w:right w:val="none" w:sz="0" w:space="0" w:color="auto"/>
          </w:divBdr>
        </w:div>
        <w:div w:id="988436723">
          <w:marLeft w:val="0"/>
          <w:marRight w:val="0"/>
          <w:marTop w:val="0"/>
          <w:marBottom w:val="0"/>
          <w:divBdr>
            <w:top w:val="none" w:sz="0" w:space="0" w:color="auto"/>
            <w:left w:val="none" w:sz="0" w:space="0" w:color="auto"/>
            <w:bottom w:val="none" w:sz="0" w:space="0" w:color="auto"/>
            <w:right w:val="none" w:sz="0" w:space="0" w:color="auto"/>
          </w:divBdr>
        </w:div>
        <w:div w:id="998733774">
          <w:marLeft w:val="480"/>
          <w:marRight w:val="0"/>
          <w:marTop w:val="0"/>
          <w:marBottom w:val="0"/>
          <w:divBdr>
            <w:top w:val="none" w:sz="0" w:space="0" w:color="auto"/>
            <w:left w:val="none" w:sz="0" w:space="0" w:color="auto"/>
            <w:bottom w:val="none" w:sz="0" w:space="0" w:color="auto"/>
            <w:right w:val="none" w:sz="0" w:space="0" w:color="auto"/>
          </w:divBdr>
        </w:div>
        <w:div w:id="999885249">
          <w:marLeft w:val="640"/>
          <w:marRight w:val="0"/>
          <w:marTop w:val="0"/>
          <w:marBottom w:val="0"/>
          <w:divBdr>
            <w:top w:val="none" w:sz="0" w:space="0" w:color="auto"/>
            <w:left w:val="none" w:sz="0" w:space="0" w:color="auto"/>
            <w:bottom w:val="none" w:sz="0" w:space="0" w:color="auto"/>
            <w:right w:val="none" w:sz="0" w:space="0" w:color="auto"/>
          </w:divBdr>
        </w:div>
        <w:div w:id="1014188960">
          <w:marLeft w:val="640"/>
          <w:marRight w:val="0"/>
          <w:marTop w:val="0"/>
          <w:marBottom w:val="0"/>
          <w:divBdr>
            <w:top w:val="none" w:sz="0" w:space="0" w:color="auto"/>
            <w:left w:val="none" w:sz="0" w:space="0" w:color="auto"/>
            <w:bottom w:val="none" w:sz="0" w:space="0" w:color="auto"/>
            <w:right w:val="none" w:sz="0" w:space="0" w:color="auto"/>
          </w:divBdr>
        </w:div>
        <w:div w:id="1018851357">
          <w:marLeft w:val="0"/>
          <w:marRight w:val="0"/>
          <w:marTop w:val="0"/>
          <w:marBottom w:val="0"/>
          <w:divBdr>
            <w:top w:val="none" w:sz="0" w:space="0" w:color="auto"/>
            <w:left w:val="none" w:sz="0" w:space="0" w:color="auto"/>
            <w:bottom w:val="none" w:sz="0" w:space="0" w:color="auto"/>
            <w:right w:val="none" w:sz="0" w:space="0" w:color="auto"/>
          </w:divBdr>
        </w:div>
        <w:div w:id="1025131565">
          <w:marLeft w:val="480"/>
          <w:marRight w:val="0"/>
          <w:marTop w:val="0"/>
          <w:marBottom w:val="0"/>
          <w:divBdr>
            <w:top w:val="none" w:sz="0" w:space="0" w:color="auto"/>
            <w:left w:val="none" w:sz="0" w:space="0" w:color="auto"/>
            <w:bottom w:val="none" w:sz="0" w:space="0" w:color="auto"/>
            <w:right w:val="none" w:sz="0" w:space="0" w:color="auto"/>
          </w:divBdr>
        </w:div>
        <w:div w:id="1025210634">
          <w:marLeft w:val="0"/>
          <w:marRight w:val="0"/>
          <w:marTop w:val="0"/>
          <w:marBottom w:val="0"/>
          <w:divBdr>
            <w:top w:val="none" w:sz="0" w:space="0" w:color="auto"/>
            <w:left w:val="none" w:sz="0" w:space="0" w:color="auto"/>
            <w:bottom w:val="none" w:sz="0" w:space="0" w:color="auto"/>
            <w:right w:val="none" w:sz="0" w:space="0" w:color="auto"/>
          </w:divBdr>
        </w:div>
        <w:div w:id="1026247399">
          <w:marLeft w:val="640"/>
          <w:marRight w:val="0"/>
          <w:marTop w:val="0"/>
          <w:marBottom w:val="0"/>
          <w:divBdr>
            <w:top w:val="none" w:sz="0" w:space="0" w:color="auto"/>
            <w:left w:val="none" w:sz="0" w:space="0" w:color="auto"/>
            <w:bottom w:val="none" w:sz="0" w:space="0" w:color="auto"/>
            <w:right w:val="none" w:sz="0" w:space="0" w:color="auto"/>
          </w:divBdr>
        </w:div>
        <w:div w:id="1028675919">
          <w:marLeft w:val="640"/>
          <w:marRight w:val="0"/>
          <w:marTop w:val="0"/>
          <w:marBottom w:val="0"/>
          <w:divBdr>
            <w:top w:val="none" w:sz="0" w:space="0" w:color="auto"/>
            <w:left w:val="none" w:sz="0" w:space="0" w:color="auto"/>
            <w:bottom w:val="none" w:sz="0" w:space="0" w:color="auto"/>
            <w:right w:val="none" w:sz="0" w:space="0" w:color="auto"/>
          </w:divBdr>
        </w:div>
        <w:div w:id="1030566099">
          <w:marLeft w:val="480"/>
          <w:marRight w:val="0"/>
          <w:marTop w:val="0"/>
          <w:marBottom w:val="0"/>
          <w:divBdr>
            <w:top w:val="none" w:sz="0" w:space="0" w:color="auto"/>
            <w:left w:val="none" w:sz="0" w:space="0" w:color="auto"/>
            <w:bottom w:val="none" w:sz="0" w:space="0" w:color="auto"/>
            <w:right w:val="none" w:sz="0" w:space="0" w:color="auto"/>
          </w:divBdr>
        </w:div>
        <w:div w:id="1035429599">
          <w:marLeft w:val="480"/>
          <w:marRight w:val="0"/>
          <w:marTop w:val="0"/>
          <w:marBottom w:val="0"/>
          <w:divBdr>
            <w:top w:val="none" w:sz="0" w:space="0" w:color="auto"/>
            <w:left w:val="none" w:sz="0" w:space="0" w:color="auto"/>
            <w:bottom w:val="none" w:sz="0" w:space="0" w:color="auto"/>
            <w:right w:val="none" w:sz="0" w:space="0" w:color="auto"/>
          </w:divBdr>
        </w:div>
        <w:div w:id="1036731056">
          <w:marLeft w:val="480"/>
          <w:marRight w:val="0"/>
          <w:marTop w:val="0"/>
          <w:marBottom w:val="0"/>
          <w:divBdr>
            <w:top w:val="none" w:sz="0" w:space="0" w:color="auto"/>
            <w:left w:val="none" w:sz="0" w:space="0" w:color="auto"/>
            <w:bottom w:val="none" w:sz="0" w:space="0" w:color="auto"/>
            <w:right w:val="none" w:sz="0" w:space="0" w:color="auto"/>
          </w:divBdr>
        </w:div>
        <w:div w:id="1038239291">
          <w:marLeft w:val="480"/>
          <w:marRight w:val="0"/>
          <w:marTop w:val="0"/>
          <w:marBottom w:val="0"/>
          <w:divBdr>
            <w:top w:val="none" w:sz="0" w:space="0" w:color="auto"/>
            <w:left w:val="none" w:sz="0" w:space="0" w:color="auto"/>
            <w:bottom w:val="none" w:sz="0" w:space="0" w:color="auto"/>
            <w:right w:val="none" w:sz="0" w:space="0" w:color="auto"/>
          </w:divBdr>
        </w:div>
        <w:div w:id="1042243285">
          <w:marLeft w:val="480"/>
          <w:marRight w:val="0"/>
          <w:marTop w:val="0"/>
          <w:marBottom w:val="0"/>
          <w:divBdr>
            <w:top w:val="none" w:sz="0" w:space="0" w:color="auto"/>
            <w:left w:val="none" w:sz="0" w:space="0" w:color="auto"/>
            <w:bottom w:val="none" w:sz="0" w:space="0" w:color="auto"/>
            <w:right w:val="none" w:sz="0" w:space="0" w:color="auto"/>
          </w:divBdr>
        </w:div>
        <w:div w:id="1044212207">
          <w:marLeft w:val="640"/>
          <w:marRight w:val="0"/>
          <w:marTop w:val="0"/>
          <w:marBottom w:val="0"/>
          <w:divBdr>
            <w:top w:val="none" w:sz="0" w:space="0" w:color="auto"/>
            <w:left w:val="none" w:sz="0" w:space="0" w:color="auto"/>
            <w:bottom w:val="none" w:sz="0" w:space="0" w:color="auto"/>
            <w:right w:val="none" w:sz="0" w:space="0" w:color="auto"/>
          </w:divBdr>
        </w:div>
        <w:div w:id="1044253821">
          <w:marLeft w:val="640"/>
          <w:marRight w:val="0"/>
          <w:marTop w:val="0"/>
          <w:marBottom w:val="0"/>
          <w:divBdr>
            <w:top w:val="none" w:sz="0" w:space="0" w:color="auto"/>
            <w:left w:val="none" w:sz="0" w:space="0" w:color="auto"/>
            <w:bottom w:val="none" w:sz="0" w:space="0" w:color="auto"/>
            <w:right w:val="none" w:sz="0" w:space="0" w:color="auto"/>
          </w:divBdr>
        </w:div>
        <w:div w:id="1044863442">
          <w:marLeft w:val="640"/>
          <w:marRight w:val="0"/>
          <w:marTop w:val="0"/>
          <w:marBottom w:val="0"/>
          <w:divBdr>
            <w:top w:val="none" w:sz="0" w:space="0" w:color="auto"/>
            <w:left w:val="none" w:sz="0" w:space="0" w:color="auto"/>
            <w:bottom w:val="none" w:sz="0" w:space="0" w:color="auto"/>
            <w:right w:val="none" w:sz="0" w:space="0" w:color="auto"/>
          </w:divBdr>
        </w:div>
        <w:div w:id="1050227685">
          <w:marLeft w:val="640"/>
          <w:marRight w:val="0"/>
          <w:marTop w:val="0"/>
          <w:marBottom w:val="0"/>
          <w:divBdr>
            <w:top w:val="none" w:sz="0" w:space="0" w:color="auto"/>
            <w:left w:val="none" w:sz="0" w:space="0" w:color="auto"/>
            <w:bottom w:val="none" w:sz="0" w:space="0" w:color="auto"/>
            <w:right w:val="none" w:sz="0" w:space="0" w:color="auto"/>
          </w:divBdr>
        </w:div>
        <w:div w:id="1050347797">
          <w:marLeft w:val="640"/>
          <w:marRight w:val="0"/>
          <w:marTop w:val="0"/>
          <w:marBottom w:val="0"/>
          <w:divBdr>
            <w:top w:val="none" w:sz="0" w:space="0" w:color="auto"/>
            <w:left w:val="none" w:sz="0" w:space="0" w:color="auto"/>
            <w:bottom w:val="none" w:sz="0" w:space="0" w:color="auto"/>
            <w:right w:val="none" w:sz="0" w:space="0" w:color="auto"/>
          </w:divBdr>
        </w:div>
        <w:div w:id="1050956131">
          <w:marLeft w:val="480"/>
          <w:marRight w:val="0"/>
          <w:marTop w:val="0"/>
          <w:marBottom w:val="0"/>
          <w:divBdr>
            <w:top w:val="none" w:sz="0" w:space="0" w:color="auto"/>
            <w:left w:val="none" w:sz="0" w:space="0" w:color="auto"/>
            <w:bottom w:val="none" w:sz="0" w:space="0" w:color="auto"/>
            <w:right w:val="none" w:sz="0" w:space="0" w:color="auto"/>
          </w:divBdr>
        </w:div>
        <w:div w:id="1051728780">
          <w:marLeft w:val="640"/>
          <w:marRight w:val="0"/>
          <w:marTop w:val="0"/>
          <w:marBottom w:val="0"/>
          <w:divBdr>
            <w:top w:val="none" w:sz="0" w:space="0" w:color="auto"/>
            <w:left w:val="none" w:sz="0" w:space="0" w:color="auto"/>
            <w:bottom w:val="none" w:sz="0" w:space="0" w:color="auto"/>
            <w:right w:val="none" w:sz="0" w:space="0" w:color="auto"/>
          </w:divBdr>
        </w:div>
        <w:div w:id="1053887058">
          <w:marLeft w:val="640"/>
          <w:marRight w:val="0"/>
          <w:marTop w:val="0"/>
          <w:marBottom w:val="0"/>
          <w:divBdr>
            <w:top w:val="none" w:sz="0" w:space="0" w:color="auto"/>
            <w:left w:val="none" w:sz="0" w:space="0" w:color="auto"/>
            <w:bottom w:val="none" w:sz="0" w:space="0" w:color="auto"/>
            <w:right w:val="none" w:sz="0" w:space="0" w:color="auto"/>
          </w:divBdr>
        </w:div>
        <w:div w:id="1054621054">
          <w:marLeft w:val="640"/>
          <w:marRight w:val="0"/>
          <w:marTop w:val="0"/>
          <w:marBottom w:val="0"/>
          <w:divBdr>
            <w:top w:val="none" w:sz="0" w:space="0" w:color="auto"/>
            <w:left w:val="none" w:sz="0" w:space="0" w:color="auto"/>
            <w:bottom w:val="none" w:sz="0" w:space="0" w:color="auto"/>
            <w:right w:val="none" w:sz="0" w:space="0" w:color="auto"/>
          </w:divBdr>
        </w:div>
        <w:div w:id="1056930550">
          <w:marLeft w:val="640"/>
          <w:marRight w:val="0"/>
          <w:marTop w:val="0"/>
          <w:marBottom w:val="0"/>
          <w:divBdr>
            <w:top w:val="none" w:sz="0" w:space="0" w:color="auto"/>
            <w:left w:val="none" w:sz="0" w:space="0" w:color="auto"/>
            <w:bottom w:val="none" w:sz="0" w:space="0" w:color="auto"/>
            <w:right w:val="none" w:sz="0" w:space="0" w:color="auto"/>
          </w:divBdr>
        </w:div>
        <w:div w:id="1059130073">
          <w:marLeft w:val="0"/>
          <w:marRight w:val="0"/>
          <w:marTop w:val="0"/>
          <w:marBottom w:val="0"/>
          <w:divBdr>
            <w:top w:val="none" w:sz="0" w:space="0" w:color="auto"/>
            <w:left w:val="none" w:sz="0" w:space="0" w:color="auto"/>
            <w:bottom w:val="none" w:sz="0" w:space="0" w:color="auto"/>
            <w:right w:val="none" w:sz="0" w:space="0" w:color="auto"/>
          </w:divBdr>
        </w:div>
        <w:div w:id="1065378475">
          <w:marLeft w:val="640"/>
          <w:marRight w:val="0"/>
          <w:marTop w:val="0"/>
          <w:marBottom w:val="0"/>
          <w:divBdr>
            <w:top w:val="none" w:sz="0" w:space="0" w:color="auto"/>
            <w:left w:val="none" w:sz="0" w:space="0" w:color="auto"/>
            <w:bottom w:val="none" w:sz="0" w:space="0" w:color="auto"/>
            <w:right w:val="none" w:sz="0" w:space="0" w:color="auto"/>
          </w:divBdr>
        </w:div>
        <w:div w:id="1068068184">
          <w:marLeft w:val="0"/>
          <w:marRight w:val="0"/>
          <w:marTop w:val="0"/>
          <w:marBottom w:val="0"/>
          <w:divBdr>
            <w:top w:val="none" w:sz="0" w:space="0" w:color="auto"/>
            <w:left w:val="none" w:sz="0" w:space="0" w:color="auto"/>
            <w:bottom w:val="none" w:sz="0" w:space="0" w:color="auto"/>
            <w:right w:val="none" w:sz="0" w:space="0" w:color="auto"/>
          </w:divBdr>
        </w:div>
        <w:div w:id="1071317588">
          <w:marLeft w:val="480"/>
          <w:marRight w:val="0"/>
          <w:marTop w:val="0"/>
          <w:marBottom w:val="0"/>
          <w:divBdr>
            <w:top w:val="none" w:sz="0" w:space="0" w:color="auto"/>
            <w:left w:val="none" w:sz="0" w:space="0" w:color="auto"/>
            <w:bottom w:val="none" w:sz="0" w:space="0" w:color="auto"/>
            <w:right w:val="none" w:sz="0" w:space="0" w:color="auto"/>
          </w:divBdr>
        </w:div>
        <w:div w:id="1075013139">
          <w:marLeft w:val="640"/>
          <w:marRight w:val="0"/>
          <w:marTop w:val="0"/>
          <w:marBottom w:val="0"/>
          <w:divBdr>
            <w:top w:val="none" w:sz="0" w:space="0" w:color="auto"/>
            <w:left w:val="none" w:sz="0" w:space="0" w:color="auto"/>
            <w:bottom w:val="none" w:sz="0" w:space="0" w:color="auto"/>
            <w:right w:val="none" w:sz="0" w:space="0" w:color="auto"/>
          </w:divBdr>
        </w:div>
        <w:div w:id="1076366831">
          <w:marLeft w:val="640"/>
          <w:marRight w:val="0"/>
          <w:marTop w:val="0"/>
          <w:marBottom w:val="0"/>
          <w:divBdr>
            <w:top w:val="none" w:sz="0" w:space="0" w:color="auto"/>
            <w:left w:val="none" w:sz="0" w:space="0" w:color="auto"/>
            <w:bottom w:val="none" w:sz="0" w:space="0" w:color="auto"/>
            <w:right w:val="none" w:sz="0" w:space="0" w:color="auto"/>
          </w:divBdr>
        </w:div>
        <w:div w:id="1076518193">
          <w:marLeft w:val="640"/>
          <w:marRight w:val="0"/>
          <w:marTop w:val="0"/>
          <w:marBottom w:val="0"/>
          <w:divBdr>
            <w:top w:val="none" w:sz="0" w:space="0" w:color="auto"/>
            <w:left w:val="none" w:sz="0" w:space="0" w:color="auto"/>
            <w:bottom w:val="none" w:sz="0" w:space="0" w:color="auto"/>
            <w:right w:val="none" w:sz="0" w:space="0" w:color="auto"/>
          </w:divBdr>
        </w:div>
        <w:div w:id="1078596932">
          <w:marLeft w:val="640"/>
          <w:marRight w:val="0"/>
          <w:marTop w:val="0"/>
          <w:marBottom w:val="0"/>
          <w:divBdr>
            <w:top w:val="none" w:sz="0" w:space="0" w:color="auto"/>
            <w:left w:val="none" w:sz="0" w:space="0" w:color="auto"/>
            <w:bottom w:val="none" w:sz="0" w:space="0" w:color="auto"/>
            <w:right w:val="none" w:sz="0" w:space="0" w:color="auto"/>
          </w:divBdr>
        </w:div>
        <w:div w:id="1088691061">
          <w:marLeft w:val="640"/>
          <w:marRight w:val="0"/>
          <w:marTop w:val="0"/>
          <w:marBottom w:val="0"/>
          <w:divBdr>
            <w:top w:val="none" w:sz="0" w:space="0" w:color="auto"/>
            <w:left w:val="none" w:sz="0" w:space="0" w:color="auto"/>
            <w:bottom w:val="none" w:sz="0" w:space="0" w:color="auto"/>
            <w:right w:val="none" w:sz="0" w:space="0" w:color="auto"/>
          </w:divBdr>
        </w:div>
        <w:div w:id="1095592388">
          <w:marLeft w:val="640"/>
          <w:marRight w:val="0"/>
          <w:marTop w:val="0"/>
          <w:marBottom w:val="0"/>
          <w:divBdr>
            <w:top w:val="none" w:sz="0" w:space="0" w:color="auto"/>
            <w:left w:val="none" w:sz="0" w:space="0" w:color="auto"/>
            <w:bottom w:val="none" w:sz="0" w:space="0" w:color="auto"/>
            <w:right w:val="none" w:sz="0" w:space="0" w:color="auto"/>
          </w:divBdr>
        </w:div>
        <w:div w:id="1100838668">
          <w:marLeft w:val="0"/>
          <w:marRight w:val="0"/>
          <w:marTop w:val="0"/>
          <w:marBottom w:val="0"/>
          <w:divBdr>
            <w:top w:val="none" w:sz="0" w:space="0" w:color="auto"/>
            <w:left w:val="none" w:sz="0" w:space="0" w:color="auto"/>
            <w:bottom w:val="none" w:sz="0" w:space="0" w:color="auto"/>
            <w:right w:val="none" w:sz="0" w:space="0" w:color="auto"/>
          </w:divBdr>
        </w:div>
        <w:div w:id="1110660297">
          <w:marLeft w:val="640"/>
          <w:marRight w:val="0"/>
          <w:marTop w:val="0"/>
          <w:marBottom w:val="0"/>
          <w:divBdr>
            <w:top w:val="none" w:sz="0" w:space="0" w:color="auto"/>
            <w:left w:val="none" w:sz="0" w:space="0" w:color="auto"/>
            <w:bottom w:val="none" w:sz="0" w:space="0" w:color="auto"/>
            <w:right w:val="none" w:sz="0" w:space="0" w:color="auto"/>
          </w:divBdr>
        </w:div>
        <w:div w:id="1114520818">
          <w:marLeft w:val="640"/>
          <w:marRight w:val="0"/>
          <w:marTop w:val="0"/>
          <w:marBottom w:val="0"/>
          <w:divBdr>
            <w:top w:val="none" w:sz="0" w:space="0" w:color="auto"/>
            <w:left w:val="none" w:sz="0" w:space="0" w:color="auto"/>
            <w:bottom w:val="none" w:sz="0" w:space="0" w:color="auto"/>
            <w:right w:val="none" w:sz="0" w:space="0" w:color="auto"/>
          </w:divBdr>
        </w:div>
        <w:div w:id="1127238196">
          <w:marLeft w:val="480"/>
          <w:marRight w:val="0"/>
          <w:marTop w:val="0"/>
          <w:marBottom w:val="0"/>
          <w:divBdr>
            <w:top w:val="none" w:sz="0" w:space="0" w:color="auto"/>
            <w:left w:val="none" w:sz="0" w:space="0" w:color="auto"/>
            <w:bottom w:val="none" w:sz="0" w:space="0" w:color="auto"/>
            <w:right w:val="none" w:sz="0" w:space="0" w:color="auto"/>
          </w:divBdr>
        </w:div>
        <w:div w:id="1129665740">
          <w:marLeft w:val="480"/>
          <w:marRight w:val="0"/>
          <w:marTop w:val="0"/>
          <w:marBottom w:val="0"/>
          <w:divBdr>
            <w:top w:val="none" w:sz="0" w:space="0" w:color="auto"/>
            <w:left w:val="none" w:sz="0" w:space="0" w:color="auto"/>
            <w:bottom w:val="none" w:sz="0" w:space="0" w:color="auto"/>
            <w:right w:val="none" w:sz="0" w:space="0" w:color="auto"/>
          </w:divBdr>
        </w:div>
        <w:div w:id="1130365480">
          <w:marLeft w:val="640"/>
          <w:marRight w:val="0"/>
          <w:marTop w:val="0"/>
          <w:marBottom w:val="0"/>
          <w:divBdr>
            <w:top w:val="none" w:sz="0" w:space="0" w:color="auto"/>
            <w:left w:val="none" w:sz="0" w:space="0" w:color="auto"/>
            <w:bottom w:val="none" w:sz="0" w:space="0" w:color="auto"/>
            <w:right w:val="none" w:sz="0" w:space="0" w:color="auto"/>
          </w:divBdr>
        </w:div>
        <w:div w:id="1131050155">
          <w:marLeft w:val="640"/>
          <w:marRight w:val="0"/>
          <w:marTop w:val="0"/>
          <w:marBottom w:val="0"/>
          <w:divBdr>
            <w:top w:val="none" w:sz="0" w:space="0" w:color="auto"/>
            <w:left w:val="none" w:sz="0" w:space="0" w:color="auto"/>
            <w:bottom w:val="none" w:sz="0" w:space="0" w:color="auto"/>
            <w:right w:val="none" w:sz="0" w:space="0" w:color="auto"/>
          </w:divBdr>
        </w:div>
        <w:div w:id="1132672805">
          <w:marLeft w:val="640"/>
          <w:marRight w:val="0"/>
          <w:marTop w:val="0"/>
          <w:marBottom w:val="0"/>
          <w:divBdr>
            <w:top w:val="none" w:sz="0" w:space="0" w:color="auto"/>
            <w:left w:val="none" w:sz="0" w:space="0" w:color="auto"/>
            <w:bottom w:val="none" w:sz="0" w:space="0" w:color="auto"/>
            <w:right w:val="none" w:sz="0" w:space="0" w:color="auto"/>
          </w:divBdr>
        </w:div>
        <w:div w:id="1135487035">
          <w:marLeft w:val="480"/>
          <w:marRight w:val="0"/>
          <w:marTop w:val="0"/>
          <w:marBottom w:val="0"/>
          <w:divBdr>
            <w:top w:val="none" w:sz="0" w:space="0" w:color="auto"/>
            <w:left w:val="none" w:sz="0" w:space="0" w:color="auto"/>
            <w:bottom w:val="none" w:sz="0" w:space="0" w:color="auto"/>
            <w:right w:val="none" w:sz="0" w:space="0" w:color="auto"/>
          </w:divBdr>
        </w:div>
        <w:div w:id="1139953644">
          <w:marLeft w:val="640"/>
          <w:marRight w:val="0"/>
          <w:marTop w:val="0"/>
          <w:marBottom w:val="0"/>
          <w:divBdr>
            <w:top w:val="none" w:sz="0" w:space="0" w:color="auto"/>
            <w:left w:val="none" w:sz="0" w:space="0" w:color="auto"/>
            <w:bottom w:val="none" w:sz="0" w:space="0" w:color="auto"/>
            <w:right w:val="none" w:sz="0" w:space="0" w:color="auto"/>
          </w:divBdr>
        </w:div>
        <w:div w:id="1140339710">
          <w:marLeft w:val="480"/>
          <w:marRight w:val="0"/>
          <w:marTop w:val="0"/>
          <w:marBottom w:val="0"/>
          <w:divBdr>
            <w:top w:val="none" w:sz="0" w:space="0" w:color="auto"/>
            <w:left w:val="none" w:sz="0" w:space="0" w:color="auto"/>
            <w:bottom w:val="none" w:sz="0" w:space="0" w:color="auto"/>
            <w:right w:val="none" w:sz="0" w:space="0" w:color="auto"/>
          </w:divBdr>
        </w:div>
        <w:div w:id="1140656760">
          <w:marLeft w:val="480"/>
          <w:marRight w:val="0"/>
          <w:marTop w:val="0"/>
          <w:marBottom w:val="0"/>
          <w:divBdr>
            <w:top w:val="none" w:sz="0" w:space="0" w:color="auto"/>
            <w:left w:val="none" w:sz="0" w:space="0" w:color="auto"/>
            <w:bottom w:val="none" w:sz="0" w:space="0" w:color="auto"/>
            <w:right w:val="none" w:sz="0" w:space="0" w:color="auto"/>
          </w:divBdr>
        </w:div>
        <w:div w:id="1146123967">
          <w:marLeft w:val="480"/>
          <w:marRight w:val="0"/>
          <w:marTop w:val="0"/>
          <w:marBottom w:val="0"/>
          <w:divBdr>
            <w:top w:val="none" w:sz="0" w:space="0" w:color="auto"/>
            <w:left w:val="none" w:sz="0" w:space="0" w:color="auto"/>
            <w:bottom w:val="none" w:sz="0" w:space="0" w:color="auto"/>
            <w:right w:val="none" w:sz="0" w:space="0" w:color="auto"/>
          </w:divBdr>
        </w:div>
        <w:div w:id="1148980088">
          <w:marLeft w:val="480"/>
          <w:marRight w:val="0"/>
          <w:marTop w:val="0"/>
          <w:marBottom w:val="0"/>
          <w:divBdr>
            <w:top w:val="none" w:sz="0" w:space="0" w:color="auto"/>
            <w:left w:val="none" w:sz="0" w:space="0" w:color="auto"/>
            <w:bottom w:val="none" w:sz="0" w:space="0" w:color="auto"/>
            <w:right w:val="none" w:sz="0" w:space="0" w:color="auto"/>
          </w:divBdr>
        </w:div>
        <w:div w:id="1149057422">
          <w:marLeft w:val="640"/>
          <w:marRight w:val="0"/>
          <w:marTop w:val="0"/>
          <w:marBottom w:val="0"/>
          <w:divBdr>
            <w:top w:val="none" w:sz="0" w:space="0" w:color="auto"/>
            <w:left w:val="none" w:sz="0" w:space="0" w:color="auto"/>
            <w:bottom w:val="none" w:sz="0" w:space="0" w:color="auto"/>
            <w:right w:val="none" w:sz="0" w:space="0" w:color="auto"/>
          </w:divBdr>
        </w:div>
        <w:div w:id="1150443341">
          <w:marLeft w:val="0"/>
          <w:marRight w:val="0"/>
          <w:marTop w:val="0"/>
          <w:marBottom w:val="0"/>
          <w:divBdr>
            <w:top w:val="none" w:sz="0" w:space="0" w:color="auto"/>
            <w:left w:val="none" w:sz="0" w:space="0" w:color="auto"/>
            <w:bottom w:val="none" w:sz="0" w:space="0" w:color="auto"/>
            <w:right w:val="none" w:sz="0" w:space="0" w:color="auto"/>
          </w:divBdr>
        </w:div>
        <w:div w:id="1152404223">
          <w:marLeft w:val="640"/>
          <w:marRight w:val="0"/>
          <w:marTop w:val="0"/>
          <w:marBottom w:val="0"/>
          <w:divBdr>
            <w:top w:val="none" w:sz="0" w:space="0" w:color="auto"/>
            <w:left w:val="none" w:sz="0" w:space="0" w:color="auto"/>
            <w:bottom w:val="none" w:sz="0" w:space="0" w:color="auto"/>
            <w:right w:val="none" w:sz="0" w:space="0" w:color="auto"/>
          </w:divBdr>
        </w:div>
        <w:div w:id="1152984178">
          <w:marLeft w:val="0"/>
          <w:marRight w:val="0"/>
          <w:marTop w:val="0"/>
          <w:marBottom w:val="0"/>
          <w:divBdr>
            <w:top w:val="none" w:sz="0" w:space="0" w:color="auto"/>
            <w:left w:val="none" w:sz="0" w:space="0" w:color="auto"/>
            <w:bottom w:val="none" w:sz="0" w:space="0" w:color="auto"/>
            <w:right w:val="none" w:sz="0" w:space="0" w:color="auto"/>
          </w:divBdr>
        </w:div>
        <w:div w:id="1153326839">
          <w:marLeft w:val="640"/>
          <w:marRight w:val="0"/>
          <w:marTop w:val="0"/>
          <w:marBottom w:val="0"/>
          <w:divBdr>
            <w:top w:val="none" w:sz="0" w:space="0" w:color="auto"/>
            <w:left w:val="none" w:sz="0" w:space="0" w:color="auto"/>
            <w:bottom w:val="none" w:sz="0" w:space="0" w:color="auto"/>
            <w:right w:val="none" w:sz="0" w:space="0" w:color="auto"/>
          </w:divBdr>
        </w:div>
        <w:div w:id="1155340732">
          <w:marLeft w:val="0"/>
          <w:marRight w:val="0"/>
          <w:marTop w:val="0"/>
          <w:marBottom w:val="0"/>
          <w:divBdr>
            <w:top w:val="none" w:sz="0" w:space="0" w:color="auto"/>
            <w:left w:val="none" w:sz="0" w:space="0" w:color="auto"/>
            <w:bottom w:val="none" w:sz="0" w:space="0" w:color="auto"/>
            <w:right w:val="none" w:sz="0" w:space="0" w:color="auto"/>
          </w:divBdr>
        </w:div>
        <w:div w:id="1157259458">
          <w:marLeft w:val="640"/>
          <w:marRight w:val="0"/>
          <w:marTop w:val="0"/>
          <w:marBottom w:val="0"/>
          <w:divBdr>
            <w:top w:val="none" w:sz="0" w:space="0" w:color="auto"/>
            <w:left w:val="none" w:sz="0" w:space="0" w:color="auto"/>
            <w:bottom w:val="none" w:sz="0" w:space="0" w:color="auto"/>
            <w:right w:val="none" w:sz="0" w:space="0" w:color="auto"/>
          </w:divBdr>
        </w:div>
        <w:div w:id="1159036356">
          <w:marLeft w:val="640"/>
          <w:marRight w:val="0"/>
          <w:marTop w:val="0"/>
          <w:marBottom w:val="0"/>
          <w:divBdr>
            <w:top w:val="none" w:sz="0" w:space="0" w:color="auto"/>
            <w:left w:val="none" w:sz="0" w:space="0" w:color="auto"/>
            <w:bottom w:val="none" w:sz="0" w:space="0" w:color="auto"/>
            <w:right w:val="none" w:sz="0" w:space="0" w:color="auto"/>
          </w:divBdr>
        </w:div>
        <w:div w:id="1168717170">
          <w:marLeft w:val="480"/>
          <w:marRight w:val="0"/>
          <w:marTop w:val="0"/>
          <w:marBottom w:val="0"/>
          <w:divBdr>
            <w:top w:val="none" w:sz="0" w:space="0" w:color="auto"/>
            <w:left w:val="none" w:sz="0" w:space="0" w:color="auto"/>
            <w:bottom w:val="none" w:sz="0" w:space="0" w:color="auto"/>
            <w:right w:val="none" w:sz="0" w:space="0" w:color="auto"/>
          </w:divBdr>
        </w:div>
        <w:div w:id="1171336484">
          <w:marLeft w:val="480"/>
          <w:marRight w:val="0"/>
          <w:marTop w:val="0"/>
          <w:marBottom w:val="0"/>
          <w:divBdr>
            <w:top w:val="none" w:sz="0" w:space="0" w:color="auto"/>
            <w:left w:val="none" w:sz="0" w:space="0" w:color="auto"/>
            <w:bottom w:val="none" w:sz="0" w:space="0" w:color="auto"/>
            <w:right w:val="none" w:sz="0" w:space="0" w:color="auto"/>
          </w:divBdr>
        </w:div>
        <w:div w:id="1174299737">
          <w:marLeft w:val="640"/>
          <w:marRight w:val="0"/>
          <w:marTop w:val="0"/>
          <w:marBottom w:val="0"/>
          <w:divBdr>
            <w:top w:val="none" w:sz="0" w:space="0" w:color="auto"/>
            <w:left w:val="none" w:sz="0" w:space="0" w:color="auto"/>
            <w:bottom w:val="none" w:sz="0" w:space="0" w:color="auto"/>
            <w:right w:val="none" w:sz="0" w:space="0" w:color="auto"/>
          </w:divBdr>
        </w:div>
        <w:div w:id="1174615467">
          <w:marLeft w:val="640"/>
          <w:marRight w:val="0"/>
          <w:marTop w:val="0"/>
          <w:marBottom w:val="0"/>
          <w:divBdr>
            <w:top w:val="none" w:sz="0" w:space="0" w:color="auto"/>
            <w:left w:val="none" w:sz="0" w:space="0" w:color="auto"/>
            <w:bottom w:val="none" w:sz="0" w:space="0" w:color="auto"/>
            <w:right w:val="none" w:sz="0" w:space="0" w:color="auto"/>
          </w:divBdr>
        </w:div>
        <w:div w:id="1175338582">
          <w:marLeft w:val="640"/>
          <w:marRight w:val="0"/>
          <w:marTop w:val="0"/>
          <w:marBottom w:val="0"/>
          <w:divBdr>
            <w:top w:val="none" w:sz="0" w:space="0" w:color="auto"/>
            <w:left w:val="none" w:sz="0" w:space="0" w:color="auto"/>
            <w:bottom w:val="none" w:sz="0" w:space="0" w:color="auto"/>
            <w:right w:val="none" w:sz="0" w:space="0" w:color="auto"/>
          </w:divBdr>
        </w:div>
        <w:div w:id="1181310844">
          <w:marLeft w:val="640"/>
          <w:marRight w:val="0"/>
          <w:marTop w:val="0"/>
          <w:marBottom w:val="0"/>
          <w:divBdr>
            <w:top w:val="none" w:sz="0" w:space="0" w:color="auto"/>
            <w:left w:val="none" w:sz="0" w:space="0" w:color="auto"/>
            <w:bottom w:val="none" w:sz="0" w:space="0" w:color="auto"/>
            <w:right w:val="none" w:sz="0" w:space="0" w:color="auto"/>
          </w:divBdr>
        </w:div>
        <w:div w:id="1181507730">
          <w:marLeft w:val="640"/>
          <w:marRight w:val="0"/>
          <w:marTop w:val="0"/>
          <w:marBottom w:val="0"/>
          <w:divBdr>
            <w:top w:val="none" w:sz="0" w:space="0" w:color="auto"/>
            <w:left w:val="none" w:sz="0" w:space="0" w:color="auto"/>
            <w:bottom w:val="none" w:sz="0" w:space="0" w:color="auto"/>
            <w:right w:val="none" w:sz="0" w:space="0" w:color="auto"/>
          </w:divBdr>
        </w:div>
        <w:div w:id="1186940374">
          <w:marLeft w:val="0"/>
          <w:marRight w:val="0"/>
          <w:marTop w:val="0"/>
          <w:marBottom w:val="0"/>
          <w:divBdr>
            <w:top w:val="none" w:sz="0" w:space="0" w:color="auto"/>
            <w:left w:val="none" w:sz="0" w:space="0" w:color="auto"/>
            <w:bottom w:val="none" w:sz="0" w:space="0" w:color="auto"/>
            <w:right w:val="none" w:sz="0" w:space="0" w:color="auto"/>
          </w:divBdr>
        </w:div>
        <w:div w:id="1187060202">
          <w:marLeft w:val="480"/>
          <w:marRight w:val="0"/>
          <w:marTop w:val="0"/>
          <w:marBottom w:val="0"/>
          <w:divBdr>
            <w:top w:val="none" w:sz="0" w:space="0" w:color="auto"/>
            <w:left w:val="none" w:sz="0" w:space="0" w:color="auto"/>
            <w:bottom w:val="none" w:sz="0" w:space="0" w:color="auto"/>
            <w:right w:val="none" w:sz="0" w:space="0" w:color="auto"/>
          </w:divBdr>
        </w:div>
        <w:div w:id="1187140497">
          <w:marLeft w:val="640"/>
          <w:marRight w:val="0"/>
          <w:marTop w:val="0"/>
          <w:marBottom w:val="0"/>
          <w:divBdr>
            <w:top w:val="none" w:sz="0" w:space="0" w:color="auto"/>
            <w:left w:val="none" w:sz="0" w:space="0" w:color="auto"/>
            <w:bottom w:val="none" w:sz="0" w:space="0" w:color="auto"/>
            <w:right w:val="none" w:sz="0" w:space="0" w:color="auto"/>
          </w:divBdr>
        </w:div>
        <w:div w:id="1191190937">
          <w:marLeft w:val="480"/>
          <w:marRight w:val="0"/>
          <w:marTop w:val="0"/>
          <w:marBottom w:val="0"/>
          <w:divBdr>
            <w:top w:val="none" w:sz="0" w:space="0" w:color="auto"/>
            <w:left w:val="none" w:sz="0" w:space="0" w:color="auto"/>
            <w:bottom w:val="none" w:sz="0" w:space="0" w:color="auto"/>
            <w:right w:val="none" w:sz="0" w:space="0" w:color="auto"/>
          </w:divBdr>
        </w:div>
        <w:div w:id="1192953956">
          <w:marLeft w:val="0"/>
          <w:marRight w:val="0"/>
          <w:marTop w:val="0"/>
          <w:marBottom w:val="0"/>
          <w:divBdr>
            <w:top w:val="none" w:sz="0" w:space="0" w:color="auto"/>
            <w:left w:val="none" w:sz="0" w:space="0" w:color="auto"/>
            <w:bottom w:val="none" w:sz="0" w:space="0" w:color="auto"/>
            <w:right w:val="none" w:sz="0" w:space="0" w:color="auto"/>
          </w:divBdr>
        </w:div>
        <w:div w:id="1194076271">
          <w:marLeft w:val="640"/>
          <w:marRight w:val="0"/>
          <w:marTop w:val="0"/>
          <w:marBottom w:val="0"/>
          <w:divBdr>
            <w:top w:val="none" w:sz="0" w:space="0" w:color="auto"/>
            <w:left w:val="none" w:sz="0" w:space="0" w:color="auto"/>
            <w:bottom w:val="none" w:sz="0" w:space="0" w:color="auto"/>
            <w:right w:val="none" w:sz="0" w:space="0" w:color="auto"/>
          </w:divBdr>
        </w:div>
        <w:div w:id="1194146777">
          <w:marLeft w:val="640"/>
          <w:marRight w:val="0"/>
          <w:marTop w:val="0"/>
          <w:marBottom w:val="0"/>
          <w:divBdr>
            <w:top w:val="none" w:sz="0" w:space="0" w:color="auto"/>
            <w:left w:val="none" w:sz="0" w:space="0" w:color="auto"/>
            <w:bottom w:val="none" w:sz="0" w:space="0" w:color="auto"/>
            <w:right w:val="none" w:sz="0" w:space="0" w:color="auto"/>
          </w:divBdr>
        </w:div>
        <w:div w:id="1195078286">
          <w:marLeft w:val="640"/>
          <w:marRight w:val="0"/>
          <w:marTop w:val="0"/>
          <w:marBottom w:val="0"/>
          <w:divBdr>
            <w:top w:val="none" w:sz="0" w:space="0" w:color="auto"/>
            <w:left w:val="none" w:sz="0" w:space="0" w:color="auto"/>
            <w:bottom w:val="none" w:sz="0" w:space="0" w:color="auto"/>
            <w:right w:val="none" w:sz="0" w:space="0" w:color="auto"/>
          </w:divBdr>
        </w:div>
        <w:div w:id="1197695948">
          <w:marLeft w:val="640"/>
          <w:marRight w:val="0"/>
          <w:marTop w:val="0"/>
          <w:marBottom w:val="0"/>
          <w:divBdr>
            <w:top w:val="none" w:sz="0" w:space="0" w:color="auto"/>
            <w:left w:val="none" w:sz="0" w:space="0" w:color="auto"/>
            <w:bottom w:val="none" w:sz="0" w:space="0" w:color="auto"/>
            <w:right w:val="none" w:sz="0" w:space="0" w:color="auto"/>
          </w:divBdr>
        </w:div>
        <w:div w:id="1204058748">
          <w:marLeft w:val="480"/>
          <w:marRight w:val="0"/>
          <w:marTop w:val="0"/>
          <w:marBottom w:val="0"/>
          <w:divBdr>
            <w:top w:val="none" w:sz="0" w:space="0" w:color="auto"/>
            <w:left w:val="none" w:sz="0" w:space="0" w:color="auto"/>
            <w:bottom w:val="none" w:sz="0" w:space="0" w:color="auto"/>
            <w:right w:val="none" w:sz="0" w:space="0" w:color="auto"/>
          </w:divBdr>
        </w:div>
        <w:div w:id="1217936085">
          <w:marLeft w:val="640"/>
          <w:marRight w:val="0"/>
          <w:marTop w:val="0"/>
          <w:marBottom w:val="0"/>
          <w:divBdr>
            <w:top w:val="none" w:sz="0" w:space="0" w:color="auto"/>
            <w:left w:val="none" w:sz="0" w:space="0" w:color="auto"/>
            <w:bottom w:val="none" w:sz="0" w:space="0" w:color="auto"/>
            <w:right w:val="none" w:sz="0" w:space="0" w:color="auto"/>
          </w:divBdr>
        </w:div>
        <w:div w:id="1219709294">
          <w:marLeft w:val="640"/>
          <w:marRight w:val="0"/>
          <w:marTop w:val="0"/>
          <w:marBottom w:val="0"/>
          <w:divBdr>
            <w:top w:val="none" w:sz="0" w:space="0" w:color="auto"/>
            <w:left w:val="none" w:sz="0" w:space="0" w:color="auto"/>
            <w:bottom w:val="none" w:sz="0" w:space="0" w:color="auto"/>
            <w:right w:val="none" w:sz="0" w:space="0" w:color="auto"/>
          </w:divBdr>
        </w:div>
        <w:div w:id="1221400109">
          <w:marLeft w:val="480"/>
          <w:marRight w:val="0"/>
          <w:marTop w:val="0"/>
          <w:marBottom w:val="0"/>
          <w:divBdr>
            <w:top w:val="none" w:sz="0" w:space="0" w:color="auto"/>
            <w:left w:val="none" w:sz="0" w:space="0" w:color="auto"/>
            <w:bottom w:val="none" w:sz="0" w:space="0" w:color="auto"/>
            <w:right w:val="none" w:sz="0" w:space="0" w:color="auto"/>
          </w:divBdr>
        </w:div>
        <w:div w:id="1226140513">
          <w:marLeft w:val="480"/>
          <w:marRight w:val="0"/>
          <w:marTop w:val="0"/>
          <w:marBottom w:val="0"/>
          <w:divBdr>
            <w:top w:val="none" w:sz="0" w:space="0" w:color="auto"/>
            <w:left w:val="none" w:sz="0" w:space="0" w:color="auto"/>
            <w:bottom w:val="none" w:sz="0" w:space="0" w:color="auto"/>
            <w:right w:val="none" w:sz="0" w:space="0" w:color="auto"/>
          </w:divBdr>
        </w:div>
        <w:div w:id="1232279147">
          <w:marLeft w:val="640"/>
          <w:marRight w:val="0"/>
          <w:marTop w:val="0"/>
          <w:marBottom w:val="0"/>
          <w:divBdr>
            <w:top w:val="none" w:sz="0" w:space="0" w:color="auto"/>
            <w:left w:val="none" w:sz="0" w:space="0" w:color="auto"/>
            <w:bottom w:val="none" w:sz="0" w:space="0" w:color="auto"/>
            <w:right w:val="none" w:sz="0" w:space="0" w:color="auto"/>
          </w:divBdr>
        </w:div>
        <w:div w:id="1233083685">
          <w:marLeft w:val="480"/>
          <w:marRight w:val="0"/>
          <w:marTop w:val="0"/>
          <w:marBottom w:val="0"/>
          <w:divBdr>
            <w:top w:val="none" w:sz="0" w:space="0" w:color="auto"/>
            <w:left w:val="none" w:sz="0" w:space="0" w:color="auto"/>
            <w:bottom w:val="none" w:sz="0" w:space="0" w:color="auto"/>
            <w:right w:val="none" w:sz="0" w:space="0" w:color="auto"/>
          </w:divBdr>
        </w:div>
        <w:div w:id="1236669992">
          <w:marLeft w:val="640"/>
          <w:marRight w:val="0"/>
          <w:marTop w:val="0"/>
          <w:marBottom w:val="0"/>
          <w:divBdr>
            <w:top w:val="none" w:sz="0" w:space="0" w:color="auto"/>
            <w:left w:val="none" w:sz="0" w:space="0" w:color="auto"/>
            <w:bottom w:val="none" w:sz="0" w:space="0" w:color="auto"/>
            <w:right w:val="none" w:sz="0" w:space="0" w:color="auto"/>
          </w:divBdr>
        </w:div>
        <w:div w:id="1239900337">
          <w:marLeft w:val="480"/>
          <w:marRight w:val="0"/>
          <w:marTop w:val="0"/>
          <w:marBottom w:val="0"/>
          <w:divBdr>
            <w:top w:val="none" w:sz="0" w:space="0" w:color="auto"/>
            <w:left w:val="none" w:sz="0" w:space="0" w:color="auto"/>
            <w:bottom w:val="none" w:sz="0" w:space="0" w:color="auto"/>
            <w:right w:val="none" w:sz="0" w:space="0" w:color="auto"/>
          </w:divBdr>
        </w:div>
        <w:div w:id="1240821955">
          <w:marLeft w:val="0"/>
          <w:marRight w:val="0"/>
          <w:marTop w:val="0"/>
          <w:marBottom w:val="0"/>
          <w:divBdr>
            <w:top w:val="none" w:sz="0" w:space="0" w:color="auto"/>
            <w:left w:val="none" w:sz="0" w:space="0" w:color="auto"/>
            <w:bottom w:val="none" w:sz="0" w:space="0" w:color="auto"/>
            <w:right w:val="none" w:sz="0" w:space="0" w:color="auto"/>
          </w:divBdr>
        </w:div>
        <w:div w:id="1241329200">
          <w:marLeft w:val="480"/>
          <w:marRight w:val="0"/>
          <w:marTop w:val="0"/>
          <w:marBottom w:val="0"/>
          <w:divBdr>
            <w:top w:val="none" w:sz="0" w:space="0" w:color="auto"/>
            <w:left w:val="none" w:sz="0" w:space="0" w:color="auto"/>
            <w:bottom w:val="none" w:sz="0" w:space="0" w:color="auto"/>
            <w:right w:val="none" w:sz="0" w:space="0" w:color="auto"/>
          </w:divBdr>
        </w:div>
        <w:div w:id="1245216624">
          <w:marLeft w:val="640"/>
          <w:marRight w:val="0"/>
          <w:marTop w:val="0"/>
          <w:marBottom w:val="0"/>
          <w:divBdr>
            <w:top w:val="none" w:sz="0" w:space="0" w:color="auto"/>
            <w:left w:val="none" w:sz="0" w:space="0" w:color="auto"/>
            <w:bottom w:val="none" w:sz="0" w:space="0" w:color="auto"/>
            <w:right w:val="none" w:sz="0" w:space="0" w:color="auto"/>
          </w:divBdr>
        </w:div>
        <w:div w:id="1246450135">
          <w:marLeft w:val="480"/>
          <w:marRight w:val="0"/>
          <w:marTop w:val="0"/>
          <w:marBottom w:val="0"/>
          <w:divBdr>
            <w:top w:val="none" w:sz="0" w:space="0" w:color="auto"/>
            <w:left w:val="none" w:sz="0" w:space="0" w:color="auto"/>
            <w:bottom w:val="none" w:sz="0" w:space="0" w:color="auto"/>
            <w:right w:val="none" w:sz="0" w:space="0" w:color="auto"/>
          </w:divBdr>
        </w:div>
        <w:div w:id="1252155158">
          <w:marLeft w:val="0"/>
          <w:marRight w:val="0"/>
          <w:marTop w:val="0"/>
          <w:marBottom w:val="0"/>
          <w:divBdr>
            <w:top w:val="none" w:sz="0" w:space="0" w:color="auto"/>
            <w:left w:val="none" w:sz="0" w:space="0" w:color="auto"/>
            <w:bottom w:val="none" w:sz="0" w:space="0" w:color="auto"/>
            <w:right w:val="none" w:sz="0" w:space="0" w:color="auto"/>
          </w:divBdr>
        </w:div>
        <w:div w:id="1257401599">
          <w:marLeft w:val="0"/>
          <w:marRight w:val="0"/>
          <w:marTop w:val="0"/>
          <w:marBottom w:val="0"/>
          <w:divBdr>
            <w:top w:val="none" w:sz="0" w:space="0" w:color="auto"/>
            <w:left w:val="none" w:sz="0" w:space="0" w:color="auto"/>
            <w:bottom w:val="none" w:sz="0" w:space="0" w:color="auto"/>
            <w:right w:val="none" w:sz="0" w:space="0" w:color="auto"/>
          </w:divBdr>
        </w:div>
        <w:div w:id="1260454133">
          <w:marLeft w:val="640"/>
          <w:marRight w:val="0"/>
          <w:marTop w:val="0"/>
          <w:marBottom w:val="0"/>
          <w:divBdr>
            <w:top w:val="none" w:sz="0" w:space="0" w:color="auto"/>
            <w:left w:val="none" w:sz="0" w:space="0" w:color="auto"/>
            <w:bottom w:val="none" w:sz="0" w:space="0" w:color="auto"/>
            <w:right w:val="none" w:sz="0" w:space="0" w:color="auto"/>
          </w:divBdr>
        </w:div>
        <w:div w:id="1263681526">
          <w:marLeft w:val="0"/>
          <w:marRight w:val="0"/>
          <w:marTop w:val="0"/>
          <w:marBottom w:val="0"/>
          <w:divBdr>
            <w:top w:val="none" w:sz="0" w:space="0" w:color="auto"/>
            <w:left w:val="none" w:sz="0" w:space="0" w:color="auto"/>
            <w:bottom w:val="none" w:sz="0" w:space="0" w:color="auto"/>
            <w:right w:val="none" w:sz="0" w:space="0" w:color="auto"/>
          </w:divBdr>
        </w:div>
        <w:div w:id="1264535513">
          <w:marLeft w:val="640"/>
          <w:marRight w:val="0"/>
          <w:marTop w:val="0"/>
          <w:marBottom w:val="0"/>
          <w:divBdr>
            <w:top w:val="none" w:sz="0" w:space="0" w:color="auto"/>
            <w:left w:val="none" w:sz="0" w:space="0" w:color="auto"/>
            <w:bottom w:val="none" w:sz="0" w:space="0" w:color="auto"/>
            <w:right w:val="none" w:sz="0" w:space="0" w:color="auto"/>
          </w:divBdr>
        </w:div>
        <w:div w:id="1268467889">
          <w:marLeft w:val="480"/>
          <w:marRight w:val="0"/>
          <w:marTop w:val="0"/>
          <w:marBottom w:val="0"/>
          <w:divBdr>
            <w:top w:val="none" w:sz="0" w:space="0" w:color="auto"/>
            <w:left w:val="none" w:sz="0" w:space="0" w:color="auto"/>
            <w:bottom w:val="none" w:sz="0" w:space="0" w:color="auto"/>
            <w:right w:val="none" w:sz="0" w:space="0" w:color="auto"/>
          </w:divBdr>
        </w:div>
        <w:div w:id="1270314811">
          <w:marLeft w:val="0"/>
          <w:marRight w:val="0"/>
          <w:marTop w:val="0"/>
          <w:marBottom w:val="0"/>
          <w:divBdr>
            <w:top w:val="none" w:sz="0" w:space="0" w:color="auto"/>
            <w:left w:val="none" w:sz="0" w:space="0" w:color="auto"/>
            <w:bottom w:val="none" w:sz="0" w:space="0" w:color="auto"/>
            <w:right w:val="none" w:sz="0" w:space="0" w:color="auto"/>
          </w:divBdr>
        </w:div>
        <w:div w:id="1271011964">
          <w:marLeft w:val="480"/>
          <w:marRight w:val="0"/>
          <w:marTop w:val="0"/>
          <w:marBottom w:val="0"/>
          <w:divBdr>
            <w:top w:val="none" w:sz="0" w:space="0" w:color="auto"/>
            <w:left w:val="none" w:sz="0" w:space="0" w:color="auto"/>
            <w:bottom w:val="none" w:sz="0" w:space="0" w:color="auto"/>
            <w:right w:val="none" w:sz="0" w:space="0" w:color="auto"/>
          </w:divBdr>
        </w:div>
        <w:div w:id="1276865579">
          <w:marLeft w:val="640"/>
          <w:marRight w:val="0"/>
          <w:marTop w:val="0"/>
          <w:marBottom w:val="0"/>
          <w:divBdr>
            <w:top w:val="none" w:sz="0" w:space="0" w:color="auto"/>
            <w:left w:val="none" w:sz="0" w:space="0" w:color="auto"/>
            <w:bottom w:val="none" w:sz="0" w:space="0" w:color="auto"/>
            <w:right w:val="none" w:sz="0" w:space="0" w:color="auto"/>
          </w:divBdr>
        </w:div>
        <w:div w:id="1282803875">
          <w:marLeft w:val="640"/>
          <w:marRight w:val="0"/>
          <w:marTop w:val="0"/>
          <w:marBottom w:val="0"/>
          <w:divBdr>
            <w:top w:val="none" w:sz="0" w:space="0" w:color="auto"/>
            <w:left w:val="none" w:sz="0" w:space="0" w:color="auto"/>
            <w:bottom w:val="none" w:sz="0" w:space="0" w:color="auto"/>
            <w:right w:val="none" w:sz="0" w:space="0" w:color="auto"/>
          </w:divBdr>
        </w:div>
        <w:div w:id="1283347332">
          <w:marLeft w:val="640"/>
          <w:marRight w:val="0"/>
          <w:marTop w:val="0"/>
          <w:marBottom w:val="0"/>
          <w:divBdr>
            <w:top w:val="none" w:sz="0" w:space="0" w:color="auto"/>
            <w:left w:val="none" w:sz="0" w:space="0" w:color="auto"/>
            <w:bottom w:val="none" w:sz="0" w:space="0" w:color="auto"/>
            <w:right w:val="none" w:sz="0" w:space="0" w:color="auto"/>
          </w:divBdr>
        </w:div>
        <w:div w:id="1283419263">
          <w:marLeft w:val="640"/>
          <w:marRight w:val="0"/>
          <w:marTop w:val="0"/>
          <w:marBottom w:val="0"/>
          <w:divBdr>
            <w:top w:val="none" w:sz="0" w:space="0" w:color="auto"/>
            <w:left w:val="none" w:sz="0" w:space="0" w:color="auto"/>
            <w:bottom w:val="none" w:sz="0" w:space="0" w:color="auto"/>
            <w:right w:val="none" w:sz="0" w:space="0" w:color="auto"/>
          </w:divBdr>
        </w:div>
        <w:div w:id="1288705992">
          <w:marLeft w:val="640"/>
          <w:marRight w:val="0"/>
          <w:marTop w:val="0"/>
          <w:marBottom w:val="0"/>
          <w:divBdr>
            <w:top w:val="none" w:sz="0" w:space="0" w:color="auto"/>
            <w:left w:val="none" w:sz="0" w:space="0" w:color="auto"/>
            <w:bottom w:val="none" w:sz="0" w:space="0" w:color="auto"/>
            <w:right w:val="none" w:sz="0" w:space="0" w:color="auto"/>
          </w:divBdr>
        </w:div>
        <w:div w:id="1289584086">
          <w:marLeft w:val="640"/>
          <w:marRight w:val="0"/>
          <w:marTop w:val="0"/>
          <w:marBottom w:val="0"/>
          <w:divBdr>
            <w:top w:val="none" w:sz="0" w:space="0" w:color="auto"/>
            <w:left w:val="none" w:sz="0" w:space="0" w:color="auto"/>
            <w:bottom w:val="none" w:sz="0" w:space="0" w:color="auto"/>
            <w:right w:val="none" w:sz="0" w:space="0" w:color="auto"/>
          </w:divBdr>
        </w:div>
        <w:div w:id="1292830268">
          <w:marLeft w:val="0"/>
          <w:marRight w:val="0"/>
          <w:marTop w:val="0"/>
          <w:marBottom w:val="0"/>
          <w:divBdr>
            <w:top w:val="none" w:sz="0" w:space="0" w:color="auto"/>
            <w:left w:val="none" w:sz="0" w:space="0" w:color="auto"/>
            <w:bottom w:val="none" w:sz="0" w:space="0" w:color="auto"/>
            <w:right w:val="none" w:sz="0" w:space="0" w:color="auto"/>
          </w:divBdr>
        </w:div>
        <w:div w:id="1295409883">
          <w:marLeft w:val="0"/>
          <w:marRight w:val="0"/>
          <w:marTop w:val="0"/>
          <w:marBottom w:val="0"/>
          <w:divBdr>
            <w:top w:val="none" w:sz="0" w:space="0" w:color="auto"/>
            <w:left w:val="none" w:sz="0" w:space="0" w:color="auto"/>
            <w:bottom w:val="none" w:sz="0" w:space="0" w:color="auto"/>
            <w:right w:val="none" w:sz="0" w:space="0" w:color="auto"/>
          </w:divBdr>
        </w:div>
        <w:div w:id="1296447795">
          <w:marLeft w:val="480"/>
          <w:marRight w:val="0"/>
          <w:marTop w:val="0"/>
          <w:marBottom w:val="0"/>
          <w:divBdr>
            <w:top w:val="none" w:sz="0" w:space="0" w:color="auto"/>
            <w:left w:val="none" w:sz="0" w:space="0" w:color="auto"/>
            <w:bottom w:val="none" w:sz="0" w:space="0" w:color="auto"/>
            <w:right w:val="none" w:sz="0" w:space="0" w:color="auto"/>
          </w:divBdr>
        </w:div>
        <w:div w:id="1296761234">
          <w:marLeft w:val="480"/>
          <w:marRight w:val="0"/>
          <w:marTop w:val="0"/>
          <w:marBottom w:val="0"/>
          <w:divBdr>
            <w:top w:val="none" w:sz="0" w:space="0" w:color="auto"/>
            <w:left w:val="none" w:sz="0" w:space="0" w:color="auto"/>
            <w:bottom w:val="none" w:sz="0" w:space="0" w:color="auto"/>
            <w:right w:val="none" w:sz="0" w:space="0" w:color="auto"/>
          </w:divBdr>
        </w:div>
        <w:div w:id="1300261460">
          <w:marLeft w:val="0"/>
          <w:marRight w:val="0"/>
          <w:marTop w:val="0"/>
          <w:marBottom w:val="0"/>
          <w:divBdr>
            <w:top w:val="none" w:sz="0" w:space="0" w:color="auto"/>
            <w:left w:val="none" w:sz="0" w:space="0" w:color="auto"/>
            <w:bottom w:val="none" w:sz="0" w:space="0" w:color="auto"/>
            <w:right w:val="none" w:sz="0" w:space="0" w:color="auto"/>
          </w:divBdr>
        </w:div>
        <w:div w:id="1301350545">
          <w:marLeft w:val="640"/>
          <w:marRight w:val="0"/>
          <w:marTop w:val="0"/>
          <w:marBottom w:val="0"/>
          <w:divBdr>
            <w:top w:val="none" w:sz="0" w:space="0" w:color="auto"/>
            <w:left w:val="none" w:sz="0" w:space="0" w:color="auto"/>
            <w:bottom w:val="none" w:sz="0" w:space="0" w:color="auto"/>
            <w:right w:val="none" w:sz="0" w:space="0" w:color="auto"/>
          </w:divBdr>
        </w:div>
        <w:div w:id="1303193843">
          <w:marLeft w:val="640"/>
          <w:marRight w:val="0"/>
          <w:marTop w:val="0"/>
          <w:marBottom w:val="0"/>
          <w:divBdr>
            <w:top w:val="none" w:sz="0" w:space="0" w:color="auto"/>
            <w:left w:val="none" w:sz="0" w:space="0" w:color="auto"/>
            <w:bottom w:val="none" w:sz="0" w:space="0" w:color="auto"/>
            <w:right w:val="none" w:sz="0" w:space="0" w:color="auto"/>
          </w:divBdr>
        </w:div>
        <w:div w:id="1303577334">
          <w:marLeft w:val="640"/>
          <w:marRight w:val="0"/>
          <w:marTop w:val="0"/>
          <w:marBottom w:val="0"/>
          <w:divBdr>
            <w:top w:val="none" w:sz="0" w:space="0" w:color="auto"/>
            <w:left w:val="none" w:sz="0" w:space="0" w:color="auto"/>
            <w:bottom w:val="none" w:sz="0" w:space="0" w:color="auto"/>
            <w:right w:val="none" w:sz="0" w:space="0" w:color="auto"/>
          </w:divBdr>
        </w:div>
        <w:div w:id="1304893131">
          <w:marLeft w:val="640"/>
          <w:marRight w:val="0"/>
          <w:marTop w:val="0"/>
          <w:marBottom w:val="0"/>
          <w:divBdr>
            <w:top w:val="none" w:sz="0" w:space="0" w:color="auto"/>
            <w:left w:val="none" w:sz="0" w:space="0" w:color="auto"/>
            <w:bottom w:val="none" w:sz="0" w:space="0" w:color="auto"/>
            <w:right w:val="none" w:sz="0" w:space="0" w:color="auto"/>
          </w:divBdr>
        </w:div>
        <w:div w:id="1307011009">
          <w:marLeft w:val="640"/>
          <w:marRight w:val="0"/>
          <w:marTop w:val="0"/>
          <w:marBottom w:val="0"/>
          <w:divBdr>
            <w:top w:val="none" w:sz="0" w:space="0" w:color="auto"/>
            <w:left w:val="none" w:sz="0" w:space="0" w:color="auto"/>
            <w:bottom w:val="none" w:sz="0" w:space="0" w:color="auto"/>
            <w:right w:val="none" w:sz="0" w:space="0" w:color="auto"/>
          </w:divBdr>
        </w:div>
        <w:div w:id="1308322976">
          <w:marLeft w:val="640"/>
          <w:marRight w:val="0"/>
          <w:marTop w:val="0"/>
          <w:marBottom w:val="0"/>
          <w:divBdr>
            <w:top w:val="none" w:sz="0" w:space="0" w:color="auto"/>
            <w:left w:val="none" w:sz="0" w:space="0" w:color="auto"/>
            <w:bottom w:val="none" w:sz="0" w:space="0" w:color="auto"/>
            <w:right w:val="none" w:sz="0" w:space="0" w:color="auto"/>
          </w:divBdr>
        </w:div>
        <w:div w:id="1313407909">
          <w:marLeft w:val="640"/>
          <w:marRight w:val="0"/>
          <w:marTop w:val="0"/>
          <w:marBottom w:val="0"/>
          <w:divBdr>
            <w:top w:val="none" w:sz="0" w:space="0" w:color="auto"/>
            <w:left w:val="none" w:sz="0" w:space="0" w:color="auto"/>
            <w:bottom w:val="none" w:sz="0" w:space="0" w:color="auto"/>
            <w:right w:val="none" w:sz="0" w:space="0" w:color="auto"/>
          </w:divBdr>
        </w:div>
        <w:div w:id="1316644665">
          <w:marLeft w:val="640"/>
          <w:marRight w:val="0"/>
          <w:marTop w:val="0"/>
          <w:marBottom w:val="0"/>
          <w:divBdr>
            <w:top w:val="none" w:sz="0" w:space="0" w:color="auto"/>
            <w:left w:val="none" w:sz="0" w:space="0" w:color="auto"/>
            <w:bottom w:val="none" w:sz="0" w:space="0" w:color="auto"/>
            <w:right w:val="none" w:sz="0" w:space="0" w:color="auto"/>
          </w:divBdr>
        </w:div>
        <w:div w:id="1319336002">
          <w:marLeft w:val="640"/>
          <w:marRight w:val="0"/>
          <w:marTop w:val="0"/>
          <w:marBottom w:val="0"/>
          <w:divBdr>
            <w:top w:val="none" w:sz="0" w:space="0" w:color="auto"/>
            <w:left w:val="none" w:sz="0" w:space="0" w:color="auto"/>
            <w:bottom w:val="none" w:sz="0" w:space="0" w:color="auto"/>
            <w:right w:val="none" w:sz="0" w:space="0" w:color="auto"/>
          </w:divBdr>
        </w:div>
        <w:div w:id="1324818592">
          <w:marLeft w:val="640"/>
          <w:marRight w:val="0"/>
          <w:marTop w:val="0"/>
          <w:marBottom w:val="0"/>
          <w:divBdr>
            <w:top w:val="none" w:sz="0" w:space="0" w:color="auto"/>
            <w:left w:val="none" w:sz="0" w:space="0" w:color="auto"/>
            <w:bottom w:val="none" w:sz="0" w:space="0" w:color="auto"/>
            <w:right w:val="none" w:sz="0" w:space="0" w:color="auto"/>
          </w:divBdr>
        </w:div>
        <w:div w:id="1334456708">
          <w:marLeft w:val="480"/>
          <w:marRight w:val="0"/>
          <w:marTop w:val="0"/>
          <w:marBottom w:val="0"/>
          <w:divBdr>
            <w:top w:val="none" w:sz="0" w:space="0" w:color="auto"/>
            <w:left w:val="none" w:sz="0" w:space="0" w:color="auto"/>
            <w:bottom w:val="none" w:sz="0" w:space="0" w:color="auto"/>
            <w:right w:val="none" w:sz="0" w:space="0" w:color="auto"/>
          </w:divBdr>
        </w:div>
        <w:div w:id="1339579231">
          <w:marLeft w:val="480"/>
          <w:marRight w:val="0"/>
          <w:marTop w:val="0"/>
          <w:marBottom w:val="0"/>
          <w:divBdr>
            <w:top w:val="none" w:sz="0" w:space="0" w:color="auto"/>
            <w:left w:val="none" w:sz="0" w:space="0" w:color="auto"/>
            <w:bottom w:val="none" w:sz="0" w:space="0" w:color="auto"/>
            <w:right w:val="none" w:sz="0" w:space="0" w:color="auto"/>
          </w:divBdr>
        </w:div>
        <w:div w:id="1348019493">
          <w:marLeft w:val="0"/>
          <w:marRight w:val="0"/>
          <w:marTop w:val="0"/>
          <w:marBottom w:val="0"/>
          <w:divBdr>
            <w:top w:val="none" w:sz="0" w:space="0" w:color="auto"/>
            <w:left w:val="none" w:sz="0" w:space="0" w:color="auto"/>
            <w:bottom w:val="none" w:sz="0" w:space="0" w:color="auto"/>
            <w:right w:val="none" w:sz="0" w:space="0" w:color="auto"/>
          </w:divBdr>
        </w:div>
        <w:div w:id="1356151421">
          <w:marLeft w:val="480"/>
          <w:marRight w:val="0"/>
          <w:marTop w:val="0"/>
          <w:marBottom w:val="0"/>
          <w:divBdr>
            <w:top w:val="none" w:sz="0" w:space="0" w:color="auto"/>
            <w:left w:val="none" w:sz="0" w:space="0" w:color="auto"/>
            <w:bottom w:val="none" w:sz="0" w:space="0" w:color="auto"/>
            <w:right w:val="none" w:sz="0" w:space="0" w:color="auto"/>
          </w:divBdr>
        </w:div>
        <w:div w:id="1365325391">
          <w:marLeft w:val="480"/>
          <w:marRight w:val="0"/>
          <w:marTop w:val="0"/>
          <w:marBottom w:val="0"/>
          <w:divBdr>
            <w:top w:val="none" w:sz="0" w:space="0" w:color="auto"/>
            <w:left w:val="none" w:sz="0" w:space="0" w:color="auto"/>
            <w:bottom w:val="none" w:sz="0" w:space="0" w:color="auto"/>
            <w:right w:val="none" w:sz="0" w:space="0" w:color="auto"/>
          </w:divBdr>
        </w:div>
        <w:div w:id="1370106461">
          <w:marLeft w:val="0"/>
          <w:marRight w:val="0"/>
          <w:marTop w:val="0"/>
          <w:marBottom w:val="0"/>
          <w:divBdr>
            <w:top w:val="none" w:sz="0" w:space="0" w:color="auto"/>
            <w:left w:val="none" w:sz="0" w:space="0" w:color="auto"/>
            <w:bottom w:val="none" w:sz="0" w:space="0" w:color="auto"/>
            <w:right w:val="none" w:sz="0" w:space="0" w:color="auto"/>
          </w:divBdr>
        </w:div>
        <w:div w:id="1370762682">
          <w:marLeft w:val="640"/>
          <w:marRight w:val="0"/>
          <w:marTop w:val="0"/>
          <w:marBottom w:val="0"/>
          <w:divBdr>
            <w:top w:val="none" w:sz="0" w:space="0" w:color="auto"/>
            <w:left w:val="none" w:sz="0" w:space="0" w:color="auto"/>
            <w:bottom w:val="none" w:sz="0" w:space="0" w:color="auto"/>
            <w:right w:val="none" w:sz="0" w:space="0" w:color="auto"/>
          </w:divBdr>
        </w:div>
        <w:div w:id="1371370368">
          <w:marLeft w:val="640"/>
          <w:marRight w:val="0"/>
          <w:marTop w:val="0"/>
          <w:marBottom w:val="0"/>
          <w:divBdr>
            <w:top w:val="none" w:sz="0" w:space="0" w:color="auto"/>
            <w:left w:val="none" w:sz="0" w:space="0" w:color="auto"/>
            <w:bottom w:val="none" w:sz="0" w:space="0" w:color="auto"/>
            <w:right w:val="none" w:sz="0" w:space="0" w:color="auto"/>
          </w:divBdr>
        </w:div>
        <w:div w:id="1380976838">
          <w:marLeft w:val="0"/>
          <w:marRight w:val="0"/>
          <w:marTop w:val="0"/>
          <w:marBottom w:val="0"/>
          <w:divBdr>
            <w:top w:val="none" w:sz="0" w:space="0" w:color="auto"/>
            <w:left w:val="none" w:sz="0" w:space="0" w:color="auto"/>
            <w:bottom w:val="none" w:sz="0" w:space="0" w:color="auto"/>
            <w:right w:val="none" w:sz="0" w:space="0" w:color="auto"/>
          </w:divBdr>
        </w:div>
        <w:div w:id="1382560025">
          <w:marLeft w:val="0"/>
          <w:marRight w:val="0"/>
          <w:marTop w:val="0"/>
          <w:marBottom w:val="0"/>
          <w:divBdr>
            <w:top w:val="none" w:sz="0" w:space="0" w:color="auto"/>
            <w:left w:val="none" w:sz="0" w:space="0" w:color="auto"/>
            <w:bottom w:val="none" w:sz="0" w:space="0" w:color="auto"/>
            <w:right w:val="none" w:sz="0" w:space="0" w:color="auto"/>
          </w:divBdr>
        </w:div>
        <w:div w:id="1390156068">
          <w:marLeft w:val="640"/>
          <w:marRight w:val="0"/>
          <w:marTop w:val="0"/>
          <w:marBottom w:val="0"/>
          <w:divBdr>
            <w:top w:val="none" w:sz="0" w:space="0" w:color="auto"/>
            <w:left w:val="none" w:sz="0" w:space="0" w:color="auto"/>
            <w:bottom w:val="none" w:sz="0" w:space="0" w:color="auto"/>
            <w:right w:val="none" w:sz="0" w:space="0" w:color="auto"/>
          </w:divBdr>
        </w:div>
        <w:div w:id="1392339130">
          <w:marLeft w:val="480"/>
          <w:marRight w:val="0"/>
          <w:marTop w:val="0"/>
          <w:marBottom w:val="0"/>
          <w:divBdr>
            <w:top w:val="none" w:sz="0" w:space="0" w:color="auto"/>
            <w:left w:val="none" w:sz="0" w:space="0" w:color="auto"/>
            <w:bottom w:val="none" w:sz="0" w:space="0" w:color="auto"/>
            <w:right w:val="none" w:sz="0" w:space="0" w:color="auto"/>
          </w:divBdr>
        </w:div>
        <w:div w:id="1395857599">
          <w:marLeft w:val="480"/>
          <w:marRight w:val="0"/>
          <w:marTop w:val="0"/>
          <w:marBottom w:val="0"/>
          <w:divBdr>
            <w:top w:val="none" w:sz="0" w:space="0" w:color="auto"/>
            <w:left w:val="none" w:sz="0" w:space="0" w:color="auto"/>
            <w:bottom w:val="none" w:sz="0" w:space="0" w:color="auto"/>
            <w:right w:val="none" w:sz="0" w:space="0" w:color="auto"/>
          </w:divBdr>
        </w:div>
        <w:div w:id="1403719125">
          <w:marLeft w:val="480"/>
          <w:marRight w:val="0"/>
          <w:marTop w:val="0"/>
          <w:marBottom w:val="0"/>
          <w:divBdr>
            <w:top w:val="none" w:sz="0" w:space="0" w:color="auto"/>
            <w:left w:val="none" w:sz="0" w:space="0" w:color="auto"/>
            <w:bottom w:val="none" w:sz="0" w:space="0" w:color="auto"/>
            <w:right w:val="none" w:sz="0" w:space="0" w:color="auto"/>
          </w:divBdr>
        </w:div>
        <w:div w:id="1405373485">
          <w:marLeft w:val="640"/>
          <w:marRight w:val="0"/>
          <w:marTop w:val="0"/>
          <w:marBottom w:val="0"/>
          <w:divBdr>
            <w:top w:val="none" w:sz="0" w:space="0" w:color="auto"/>
            <w:left w:val="none" w:sz="0" w:space="0" w:color="auto"/>
            <w:bottom w:val="none" w:sz="0" w:space="0" w:color="auto"/>
            <w:right w:val="none" w:sz="0" w:space="0" w:color="auto"/>
          </w:divBdr>
        </w:div>
        <w:div w:id="1408113663">
          <w:marLeft w:val="640"/>
          <w:marRight w:val="0"/>
          <w:marTop w:val="0"/>
          <w:marBottom w:val="0"/>
          <w:divBdr>
            <w:top w:val="none" w:sz="0" w:space="0" w:color="auto"/>
            <w:left w:val="none" w:sz="0" w:space="0" w:color="auto"/>
            <w:bottom w:val="none" w:sz="0" w:space="0" w:color="auto"/>
            <w:right w:val="none" w:sz="0" w:space="0" w:color="auto"/>
          </w:divBdr>
        </w:div>
        <w:div w:id="1408841647">
          <w:marLeft w:val="480"/>
          <w:marRight w:val="0"/>
          <w:marTop w:val="0"/>
          <w:marBottom w:val="0"/>
          <w:divBdr>
            <w:top w:val="none" w:sz="0" w:space="0" w:color="auto"/>
            <w:left w:val="none" w:sz="0" w:space="0" w:color="auto"/>
            <w:bottom w:val="none" w:sz="0" w:space="0" w:color="auto"/>
            <w:right w:val="none" w:sz="0" w:space="0" w:color="auto"/>
          </w:divBdr>
        </w:div>
        <w:div w:id="1409032848">
          <w:marLeft w:val="480"/>
          <w:marRight w:val="0"/>
          <w:marTop w:val="0"/>
          <w:marBottom w:val="0"/>
          <w:divBdr>
            <w:top w:val="none" w:sz="0" w:space="0" w:color="auto"/>
            <w:left w:val="none" w:sz="0" w:space="0" w:color="auto"/>
            <w:bottom w:val="none" w:sz="0" w:space="0" w:color="auto"/>
            <w:right w:val="none" w:sz="0" w:space="0" w:color="auto"/>
          </w:divBdr>
        </w:div>
        <w:div w:id="1410544487">
          <w:marLeft w:val="480"/>
          <w:marRight w:val="0"/>
          <w:marTop w:val="0"/>
          <w:marBottom w:val="0"/>
          <w:divBdr>
            <w:top w:val="none" w:sz="0" w:space="0" w:color="auto"/>
            <w:left w:val="none" w:sz="0" w:space="0" w:color="auto"/>
            <w:bottom w:val="none" w:sz="0" w:space="0" w:color="auto"/>
            <w:right w:val="none" w:sz="0" w:space="0" w:color="auto"/>
          </w:divBdr>
        </w:div>
        <w:div w:id="1411733694">
          <w:marLeft w:val="640"/>
          <w:marRight w:val="0"/>
          <w:marTop w:val="0"/>
          <w:marBottom w:val="0"/>
          <w:divBdr>
            <w:top w:val="none" w:sz="0" w:space="0" w:color="auto"/>
            <w:left w:val="none" w:sz="0" w:space="0" w:color="auto"/>
            <w:bottom w:val="none" w:sz="0" w:space="0" w:color="auto"/>
            <w:right w:val="none" w:sz="0" w:space="0" w:color="auto"/>
          </w:divBdr>
        </w:div>
        <w:div w:id="1413428855">
          <w:marLeft w:val="640"/>
          <w:marRight w:val="0"/>
          <w:marTop w:val="0"/>
          <w:marBottom w:val="0"/>
          <w:divBdr>
            <w:top w:val="none" w:sz="0" w:space="0" w:color="auto"/>
            <w:left w:val="none" w:sz="0" w:space="0" w:color="auto"/>
            <w:bottom w:val="none" w:sz="0" w:space="0" w:color="auto"/>
            <w:right w:val="none" w:sz="0" w:space="0" w:color="auto"/>
          </w:divBdr>
        </w:div>
        <w:div w:id="1413619374">
          <w:marLeft w:val="640"/>
          <w:marRight w:val="0"/>
          <w:marTop w:val="0"/>
          <w:marBottom w:val="0"/>
          <w:divBdr>
            <w:top w:val="none" w:sz="0" w:space="0" w:color="auto"/>
            <w:left w:val="none" w:sz="0" w:space="0" w:color="auto"/>
            <w:bottom w:val="none" w:sz="0" w:space="0" w:color="auto"/>
            <w:right w:val="none" w:sz="0" w:space="0" w:color="auto"/>
          </w:divBdr>
        </w:div>
        <w:div w:id="1422142944">
          <w:marLeft w:val="640"/>
          <w:marRight w:val="0"/>
          <w:marTop w:val="0"/>
          <w:marBottom w:val="0"/>
          <w:divBdr>
            <w:top w:val="none" w:sz="0" w:space="0" w:color="auto"/>
            <w:left w:val="none" w:sz="0" w:space="0" w:color="auto"/>
            <w:bottom w:val="none" w:sz="0" w:space="0" w:color="auto"/>
            <w:right w:val="none" w:sz="0" w:space="0" w:color="auto"/>
          </w:divBdr>
        </w:div>
        <w:div w:id="1431703067">
          <w:marLeft w:val="0"/>
          <w:marRight w:val="0"/>
          <w:marTop w:val="0"/>
          <w:marBottom w:val="0"/>
          <w:divBdr>
            <w:top w:val="none" w:sz="0" w:space="0" w:color="auto"/>
            <w:left w:val="none" w:sz="0" w:space="0" w:color="auto"/>
            <w:bottom w:val="none" w:sz="0" w:space="0" w:color="auto"/>
            <w:right w:val="none" w:sz="0" w:space="0" w:color="auto"/>
          </w:divBdr>
        </w:div>
        <w:div w:id="1431923914">
          <w:marLeft w:val="640"/>
          <w:marRight w:val="0"/>
          <w:marTop w:val="0"/>
          <w:marBottom w:val="0"/>
          <w:divBdr>
            <w:top w:val="none" w:sz="0" w:space="0" w:color="auto"/>
            <w:left w:val="none" w:sz="0" w:space="0" w:color="auto"/>
            <w:bottom w:val="none" w:sz="0" w:space="0" w:color="auto"/>
            <w:right w:val="none" w:sz="0" w:space="0" w:color="auto"/>
          </w:divBdr>
        </w:div>
        <w:div w:id="1432437532">
          <w:marLeft w:val="480"/>
          <w:marRight w:val="0"/>
          <w:marTop w:val="0"/>
          <w:marBottom w:val="0"/>
          <w:divBdr>
            <w:top w:val="none" w:sz="0" w:space="0" w:color="auto"/>
            <w:left w:val="none" w:sz="0" w:space="0" w:color="auto"/>
            <w:bottom w:val="none" w:sz="0" w:space="0" w:color="auto"/>
            <w:right w:val="none" w:sz="0" w:space="0" w:color="auto"/>
          </w:divBdr>
        </w:div>
        <w:div w:id="1434206727">
          <w:marLeft w:val="640"/>
          <w:marRight w:val="0"/>
          <w:marTop w:val="0"/>
          <w:marBottom w:val="0"/>
          <w:divBdr>
            <w:top w:val="none" w:sz="0" w:space="0" w:color="auto"/>
            <w:left w:val="none" w:sz="0" w:space="0" w:color="auto"/>
            <w:bottom w:val="none" w:sz="0" w:space="0" w:color="auto"/>
            <w:right w:val="none" w:sz="0" w:space="0" w:color="auto"/>
          </w:divBdr>
        </w:div>
        <w:div w:id="1434595476">
          <w:marLeft w:val="480"/>
          <w:marRight w:val="0"/>
          <w:marTop w:val="0"/>
          <w:marBottom w:val="0"/>
          <w:divBdr>
            <w:top w:val="none" w:sz="0" w:space="0" w:color="auto"/>
            <w:left w:val="none" w:sz="0" w:space="0" w:color="auto"/>
            <w:bottom w:val="none" w:sz="0" w:space="0" w:color="auto"/>
            <w:right w:val="none" w:sz="0" w:space="0" w:color="auto"/>
          </w:divBdr>
        </w:div>
        <w:div w:id="1441144697">
          <w:marLeft w:val="480"/>
          <w:marRight w:val="0"/>
          <w:marTop w:val="0"/>
          <w:marBottom w:val="0"/>
          <w:divBdr>
            <w:top w:val="none" w:sz="0" w:space="0" w:color="auto"/>
            <w:left w:val="none" w:sz="0" w:space="0" w:color="auto"/>
            <w:bottom w:val="none" w:sz="0" w:space="0" w:color="auto"/>
            <w:right w:val="none" w:sz="0" w:space="0" w:color="auto"/>
          </w:divBdr>
        </w:div>
        <w:div w:id="1442450615">
          <w:marLeft w:val="640"/>
          <w:marRight w:val="0"/>
          <w:marTop w:val="0"/>
          <w:marBottom w:val="0"/>
          <w:divBdr>
            <w:top w:val="none" w:sz="0" w:space="0" w:color="auto"/>
            <w:left w:val="none" w:sz="0" w:space="0" w:color="auto"/>
            <w:bottom w:val="none" w:sz="0" w:space="0" w:color="auto"/>
            <w:right w:val="none" w:sz="0" w:space="0" w:color="auto"/>
          </w:divBdr>
        </w:div>
        <w:div w:id="1446538165">
          <w:marLeft w:val="640"/>
          <w:marRight w:val="0"/>
          <w:marTop w:val="0"/>
          <w:marBottom w:val="0"/>
          <w:divBdr>
            <w:top w:val="none" w:sz="0" w:space="0" w:color="auto"/>
            <w:left w:val="none" w:sz="0" w:space="0" w:color="auto"/>
            <w:bottom w:val="none" w:sz="0" w:space="0" w:color="auto"/>
            <w:right w:val="none" w:sz="0" w:space="0" w:color="auto"/>
          </w:divBdr>
        </w:div>
        <w:div w:id="1451044632">
          <w:marLeft w:val="640"/>
          <w:marRight w:val="0"/>
          <w:marTop w:val="0"/>
          <w:marBottom w:val="0"/>
          <w:divBdr>
            <w:top w:val="none" w:sz="0" w:space="0" w:color="auto"/>
            <w:left w:val="none" w:sz="0" w:space="0" w:color="auto"/>
            <w:bottom w:val="none" w:sz="0" w:space="0" w:color="auto"/>
            <w:right w:val="none" w:sz="0" w:space="0" w:color="auto"/>
          </w:divBdr>
        </w:div>
        <w:div w:id="1451241431">
          <w:marLeft w:val="640"/>
          <w:marRight w:val="0"/>
          <w:marTop w:val="0"/>
          <w:marBottom w:val="0"/>
          <w:divBdr>
            <w:top w:val="none" w:sz="0" w:space="0" w:color="auto"/>
            <w:left w:val="none" w:sz="0" w:space="0" w:color="auto"/>
            <w:bottom w:val="none" w:sz="0" w:space="0" w:color="auto"/>
            <w:right w:val="none" w:sz="0" w:space="0" w:color="auto"/>
          </w:divBdr>
        </w:div>
        <w:div w:id="1453985477">
          <w:marLeft w:val="480"/>
          <w:marRight w:val="0"/>
          <w:marTop w:val="0"/>
          <w:marBottom w:val="0"/>
          <w:divBdr>
            <w:top w:val="none" w:sz="0" w:space="0" w:color="auto"/>
            <w:left w:val="none" w:sz="0" w:space="0" w:color="auto"/>
            <w:bottom w:val="none" w:sz="0" w:space="0" w:color="auto"/>
            <w:right w:val="none" w:sz="0" w:space="0" w:color="auto"/>
          </w:divBdr>
        </w:div>
        <w:div w:id="1455783917">
          <w:marLeft w:val="480"/>
          <w:marRight w:val="0"/>
          <w:marTop w:val="0"/>
          <w:marBottom w:val="0"/>
          <w:divBdr>
            <w:top w:val="none" w:sz="0" w:space="0" w:color="auto"/>
            <w:left w:val="none" w:sz="0" w:space="0" w:color="auto"/>
            <w:bottom w:val="none" w:sz="0" w:space="0" w:color="auto"/>
            <w:right w:val="none" w:sz="0" w:space="0" w:color="auto"/>
          </w:divBdr>
        </w:div>
        <w:div w:id="1460102546">
          <w:marLeft w:val="0"/>
          <w:marRight w:val="0"/>
          <w:marTop w:val="0"/>
          <w:marBottom w:val="0"/>
          <w:divBdr>
            <w:top w:val="none" w:sz="0" w:space="0" w:color="auto"/>
            <w:left w:val="none" w:sz="0" w:space="0" w:color="auto"/>
            <w:bottom w:val="none" w:sz="0" w:space="0" w:color="auto"/>
            <w:right w:val="none" w:sz="0" w:space="0" w:color="auto"/>
          </w:divBdr>
        </w:div>
        <w:div w:id="1472871030">
          <w:marLeft w:val="640"/>
          <w:marRight w:val="0"/>
          <w:marTop w:val="0"/>
          <w:marBottom w:val="0"/>
          <w:divBdr>
            <w:top w:val="none" w:sz="0" w:space="0" w:color="auto"/>
            <w:left w:val="none" w:sz="0" w:space="0" w:color="auto"/>
            <w:bottom w:val="none" w:sz="0" w:space="0" w:color="auto"/>
            <w:right w:val="none" w:sz="0" w:space="0" w:color="auto"/>
          </w:divBdr>
        </w:div>
        <w:div w:id="1472940408">
          <w:marLeft w:val="640"/>
          <w:marRight w:val="0"/>
          <w:marTop w:val="0"/>
          <w:marBottom w:val="0"/>
          <w:divBdr>
            <w:top w:val="none" w:sz="0" w:space="0" w:color="auto"/>
            <w:left w:val="none" w:sz="0" w:space="0" w:color="auto"/>
            <w:bottom w:val="none" w:sz="0" w:space="0" w:color="auto"/>
            <w:right w:val="none" w:sz="0" w:space="0" w:color="auto"/>
          </w:divBdr>
        </w:div>
        <w:div w:id="1475221798">
          <w:marLeft w:val="640"/>
          <w:marRight w:val="0"/>
          <w:marTop w:val="0"/>
          <w:marBottom w:val="0"/>
          <w:divBdr>
            <w:top w:val="none" w:sz="0" w:space="0" w:color="auto"/>
            <w:left w:val="none" w:sz="0" w:space="0" w:color="auto"/>
            <w:bottom w:val="none" w:sz="0" w:space="0" w:color="auto"/>
            <w:right w:val="none" w:sz="0" w:space="0" w:color="auto"/>
          </w:divBdr>
        </w:div>
        <w:div w:id="1475681401">
          <w:marLeft w:val="640"/>
          <w:marRight w:val="0"/>
          <w:marTop w:val="0"/>
          <w:marBottom w:val="0"/>
          <w:divBdr>
            <w:top w:val="none" w:sz="0" w:space="0" w:color="auto"/>
            <w:left w:val="none" w:sz="0" w:space="0" w:color="auto"/>
            <w:bottom w:val="none" w:sz="0" w:space="0" w:color="auto"/>
            <w:right w:val="none" w:sz="0" w:space="0" w:color="auto"/>
          </w:divBdr>
        </w:div>
        <w:div w:id="1476070108">
          <w:marLeft w:val="640"/>
          <w:marRight w:val="0"/>
          <w:marTop w:val="0"/>
          <w:marBottom w:val="0"/>
          <w:divBdr>
            <w:top w:val="none" w:sz="0" w:space="0" w:color="auto"/>
            <w:left w:val="none" w:sz="0" w:space="0" w:color="auto"/>
            <w:bottom w:val="none" w:sz="0" w:space="0" w:color="auto"/>
            <w:right w:val="none" w:sz="0" w:space="0" w:color="auto"/>
          </w:divBdr>
        </w:div>
        <w:div w:id="1478495246">
          <w:marLeft w:val="640"/>
          <w:marRight w:val="0"/>
          <w:marTop w:val="0"/>
          <w:marBottom w:val="0"/>
          <w:divBdr>
            <w:top w:val="none" w:sz="0" w:space="0" w:color="auto"/>
            <w:left w:val="none" w:sz="0" w:space="0" w:color="auto"/>
            <w:bottom w:val="none" w:sz="0" w:space="0" w:color="auto"/>
            <w:right w:val="none" w:sz="0" w:space="0" w:color="auto"/>
          </w:divBdr>
        </w:div>
        <w:div w:id="1490907075">
          <w:marLeft w:val="640"/>
          <w:marRight w:val="0"/>
          <w:marTop w:val="0"/>
          <w:marBottom w:val="0"/>
          <w:divBdr>
            <w:top w:val="none" w:sz="0" w:space="0" w:color="auto"/>
            <w:left w:val="none" w:sz="0" w:space="0" w:color="auto"/>
            <w:bottom w:val="none" w:sz="0" w:space="0" w:color="auto"/>
            <w:right w:val="none" w:sz="0" w:space="0" w:color="auto"/>
          </w:divBdr>
        </w:div>
        <w:div w:id="1497961802">
          <w:marLeft w:val="640"/>
          <w:marRight w:val="0"/>
          <w:marTop w:val="0"/>
          <w:marBottom w:val="0"/>
          <w:divBdr>
            <w:top w:val="none" w:sz="0" w:space="0" w:color="auto"/>
            <w:left w:val="none" w:sz="0" w:space="0" w:color="auto"/>
            <w:bottom w:val="none" w:sz="0" w:space="0" w:color="auto"/>
            <w:right w:val="none" w:sz="0" w:space="0" w:color="auto"/>
          </w:divBdr>
        </w:div>
        <w:div w:id="1502282651">
          <w:marLeft w:val="640"/>
          <w:marRight w:val="0"/>
          <w:marTop w:val="0"/>
          <w:marBottom w:val="0"/>
          <w:divBdr>
            <w:top w:val="none" w:sz="0" w:space="0" w:color="auto"/>
            <w:left w:val="none" w:sz="0" w:space="0" w:color="auto"/>
            <w:bottom w:val="none" w:sz="0" w:space="0" w:color="auto"/>
            <w:right w:val="none" w:sz="0" w:space="0" w:color="auto"/>
          </w:divBdr>
        </w:div>
        <w:div w:id="1502307201">
          <w:marLeft w:val="480"/>
          <w:marRight w:val="0"/>
          <w:marTop w:val="0"/>
          <w:marBottom w:val="0"/>
          <w:divBdr>
            <w:top w:val="none" w:sz="0" w:space="0" w:color="auto"/>
            <w:left w:val="none" w:sz="0" w:space="0" w:color="auto"/>
            <w:bottom w:val="none" w:sz="0" w:space="0" w:color="auto"/>
            <w:right w:val="none" w:sz="0" w:space="0" w:color="auto"/>
          </w:divBdr>
        </w:div>
        <w:div w:id="1506168644">
          <w:marLeft w:val="0"/>
          <w:marRight w:val="0"/>
          <w:marTop w:val="0"/>
          <w:marBottom w:val="0"/>
          <w:divBdr>
            <w:top w:val="none" w:sz="0" w:space="0" w:color="auto"/>
            <w:left w:val="none" w:sz="0" w:space="0" w:color="auto"/>
            <w:bottom w:val="none" w:sz="0" w:space="0" w:color="auto"/>
            <w:right w:val="none" w:sz="0" w:space="0" w:color="auto"/>
          </w:divBdr>
        </w:div>
        <w:div w:id="1506363659">
          <w:marLeft w:val="640"/>
          <w:marRight w:val="0"/>
          <w:marTop w:val="0"/>
          <w:marBottom w:val="0"/>
          <w:divBdr>
            <w:top w:val="none" w:sz="0" w:space="0" w:color="auto"/>
            <w:left w:val="none" w:sz="0" w:space="0" w:color="auto"/>
            <w:bottom w:val="none" w:sz="0" w:space="0" w:color="auto"/>
            <w:right w:val="none" w:sz="0" w:space="0" w:color="auto"/>
          </w:divBdr>
        </w:div>
        <w:div w:id="1509829247">
          <w:marLeft w:val="0"/>
          <w:marRight w:val="0"/>
          <w:marTop w:val="0"/>
          <w:marBottom w:val="0"/>
          <w:divBdr>
            <w:top w:val="none" w:sz="0" w:space="0" w:color="auto"/>
            <w:left w:val="none" w:sz="0" w:space="0" w:color="auto"/>
            <w:bottom w:val="none" w:sz="0" w:space="0" w:color="auto"/>
            <w:right w:val="none" w:sz="0" w:space="0" w:color="auto"/>
          </w:divBdr>
        </w:div>
        <w:div w:id="1511943075">
          <w:marLeft w:val="640"/>
          <w:marRight w:val="0"/>
          <w:marTop w:val="0"/>
          <w:marBottom w:val="0"/>
          <w:divBdr>
            <w:top w:val="none" w:sz="0" w:space="0" w:color="auto"/>
            <w:left w:val="none" w:sz="0" w:space="0" w:color="auto"/>
            <w:bottom w:val="none" w:sz="0" w:space="0" w:color="auto"/>
            <w:right w:val="none" w:sz="0" w:space="0" w:color="auto"/>
          </w:divBdr>
        </w:div>
        <w:div w:id="1512455414">
          <w:marLeft w:val="640"/>
          <w:marRight w:val="0"/>
          <w:marTop w:val="0"/>
          <w:marBottom w:val="0"/>
          <w:divBdr>
            <w:top w:val="none" w:sz="0" w:space="0" w:color="auto"/>
            <w:left w:val="none" w:sz="0" w:space="0" w:color="auto"/>
            <w:bottom w:val="none" w:sz="0" w:space="0" w:color="auto"/>
            <w:right w:val="none" w:sz="0" w:space="0" w:color="auto"/>
          </w:divBdr>
        </w:div>
        <w:div w:id="1512529326">
          <w:marLeft w:val="640"/>
          <w:marRight w:val="0"/>
          <w:marTop w:val="0"/>
          <w:marBottom w:val="0"/>
          <w:divBdr>
            <w:top w:val="none" w:sz="0" w:space="0" w:color="auto"/>
            <w:left w:val="none" w:sz="0" w:space="0" w:color="auto"/>
            <w:bottom w:val="none" w:sz="0" w:space="0" w:color="auto"/>
            <w:right w:val="none" w:sz="0" w:space="0" w:color="auto"/>
          </w:divBdr>
        </w:div>
        <w:div w:id="1519418748">
          <w:marLeft w:val="640"/>
          <w:marRight w:val="0"/>
          <w:marTop w:val="0"/>
          <w:marBottom w:val="0"/>
          <w:divBdr>
            <w:top w:val="none" w:sz="0" w:space="0" w:color="auto"/>
            <w:left w:val="none" w:sz="0" w:space="0" w:color="auto"/>
            <w:bottom w:val="none" w:sz="0" w:space="0" w:color="auto"/>
            <w:right w:val="none" w:sz="0" w:space="0" w:color="auto"/>
          </w:divBdr>
        </w:div>
        <w:div w:id="1528368230">
          <w:marLeft w:val="480"/>
          <w:marRight w:val="0"/>
          <w:marTop w:val="0"/>
          <w:marBottom w:val="0"/>
          <w:divBdr>
            <w:top w:val="none" w:sz="0" w:space="0" w:color="auto"/>
            <w:left w:val="none" w:sz="0" w:space="0" w:color="auto"/>
            <w:bottom w:val="none" w:sz="0" w:space="0" w:color="auto"/>
            <w:right w:val="none" w:sz="0" w:space="0" w:color="auto"/>
          </w:divBdr>
        </w:div>
        <w:div w:id="1528447594">
          <w:marLeft w:val="0"/>
          <w:marRight w:val="0"/>
          <w:marTop w:val="0"/>
          <w:marBottom w:val="0"/>
          <w:divBdr>
            <w:top w:val="none" w:sz="0" w:space="0" w:color="auto"/>
            <w:left w:val="none" w:sz="0" w:space="0" w:color="auto"/>
            <w:bottom w:val="none" w:sz="0" w:space="0" w:color="auto"/>
            <w:right w:val="none" w:sz="0" w:space="0" w:color="auto"/>
          </w:divBdr>
        </w:div>
        <w:div w:id="1532452844">
          <w:marLeft w:val="480"/>
          <w:marRight w:val="0"/>
          <w:marTop w:val="0"/>
          <w:marBottom w:val="0"/>
          <w:divBdr>
            <w:top w:val="none" w:sz="0" w:space="0" w:color="auto"/>
            <w:left w:val="none" w:sz="0" w:space="0" w:color="auto"/>
            <w:bottom w:val="none" w:sz="0" w:space="0" w:color="auto"/>
            <w:right w:val="none" w:sz="0" w:space="0" w:color="auto"/>
          </w:divBdr>
        </w:div>
        <w:div w:id="1532836546">
          <w:marLeft w:val="640"/>
          <w:marRight w:val="0"/>
          <w:marTop w:val="0"/>
          <w:marBottom w:val="0"/>
          <w:divBdr>
            <w:top w:val="none" w:sz="0" w:space="0" w:color="auto"/>
            <w:left w:val="none" w:sz="0" w:space="0" w:color="auto"/>
            <w:bottom w:val="none" w:sz="0" w:space="0" w:color="auto"/>
            <w:right w:val="none" w:sz="0" w:space="0" w:color="auto"/>
          </w:divBdr>
        </w:div>
        <w:div w:id="1535650673">
          <w:marLeft w:val="480"/>
          <w:marRight w:val="0"/>
          <w:marTop w:val="0"/>
          <w:marBottom w:val="0"/>
          <w:divBdr>
            <w:top w:val="none" w:sz="0" w:space="0" w:color="auto"/>
            <w:left w:val="none" w:sz="0" w:space="0" w:color="auto"/>
            <w:bottom w:val="none" w:sz="0" w:space="0" w:color="auto"/>
            <w:right w:val="none" w:sz="0" w:space="0" w:color="auto"/>
          </w:divBdr>
        </w:div>
        <w:div w:id="1539051453">
          <w:marLeft w:val="640"/>
          <w:marRight w:val="0"/>
          <w:marTop w:val="0"/>
          <w:marBottom w:val="0"/>
          <w:divBdr>
            <w:top w:val="none" w:sz="0" w:space="0" w:color="auto"/>
            <w:left w:val="none" w:sz="0" w:space="0" w:color="auto"/>
            <w:bottom w:val="none" w:sz="0" w:space="0" w:color="auto"/>
            <w:right w:val="none" w:sz="0" w:space="0" w:color="auto"/>
          </w:divBdr>
        </w:div>
        <w:div w:id="1540362541">
          <w:marLeft w:val="0"/>
          <w:marRight w:val="0"/>
          <w:marTop w:val="0"/>
          <w:marBottom w:val="0"/>
          <w:divBdr>
            <w:top w:val="none" w:sz="0" w:space="0" w:color="auto"/>
            <w:left w:val="none" w:sz="0" w:space="0" w:color="auto"/>
            <w:bottom w:val="none" w:sz="0" w:space="0" w:color="auto"/>
            <w:right w:val="none" w:sz="0" w:space="0" w:color="auto"/>
          </w:divBdr>
        </w:div>
        <w:div w:id="1540430306">
          <w:marLeft w:val="0"/>
          <w:marRight w:val="0"/>
          <w:marTop w:val="0"/>
          <w:marBottom w:val="0"/>
          <w:divBdr>
            <w:top w:val="none" w:sz="0" w:space="0" w:color="auto"/>
            <w:left w:val="none" w:sz="0" w:space="0" w:color="auto"/>
            <w:bottom w:val="none" w:sz="0" w:space="0" w:color="auto"/>
            <w:right w:val="none" w:sz="0" w:space="0" w:color="auto"/>
          </w:divBdr>
        </w:div>
        <w:div w:id="1541670131">
          <w:marLeft w:val="640"/>
          <w:marRight w:val="0"/>
          <w:marTop w:val="0"/>
          <w:marBottom w:val="0"/>
          <w:divBdr>
            <w:top w:val="none" w:sz="0" w:space="0" w:color="auto"/>
            <w:left w:val="none" w:sz="0" w:space="0" w:color="auto"/>
            <w:bottom w:val="none" w:sz="0" w:space="0" w:color="auto"/>
            <w:right w:val="none" w:sz="0" w:space="0" w:color="auto"/>
          </w:divBdr>
        </w:div>
        <w:div w:id="1543131375">
          <w:marLeft w:val="0"/>
          <w:marRight w:val="0"/>
          <w:marTop w:val="0"/>
          <w:marBottom w:val="0"/>
          <w:divBdr>
            <w:top w:val="none" w:sz="0" w:space="0" w:color="auto"/>
            <w:left w:val="none" w:sz="0" w:space="0" w:color="auto"/>
            <w:bottom w:val="none" w:sz="0" w:space="0" w:color="auto"/>
            <w:right w:val="none" w:sz="0" w:space="0" w:color="auto"/>
          </w:divBdr>
        </w:div>
        <w:div w:id="1548175869">
          <w:marLeft w:val="480"/>
          <w:marRight w:val="0"/>
          <w:marTop w:val="0"/>
          <w:marBottom w:val="0"/>
          <w:divBdr>
            <w:top w:val="none" w:sz="0" w:space="0" w:color="auto"/>
            <w:left w:val="none" w:sz="0" w:space="0" w:color="auto"/>
            <w:bottom w:val="none" w:sz="0" w:space="0" w:color="auto"/>
            <w:right w:val="none" w:sz="0" w:space="0" w:color="auto"/>
          </w:divBdr>
        </w:div>
        <w:div w:id="1548640034">
          <w:marLeft w:val="640"/>
          <w:marRight w:val="0"/>
          <w:marTop w:val="0"/>
          <w:marBottom w:val="0"/>
          <w:divBdr>
            <w:top w:val="none" w:sz="0" w:space="0" w:color="auto"/>
            <w:left w:val="none" w:sz="0" w:space="0" w:color="auto"/>
            <w:bottom w:val="none" w:sz="0" w:space="0" w:color="auto"/>
            <w:right w:val="none" w:sz="0" w:space="0" w:color="auto"/>
          </w:divBdr>
        </w:div>
        <w:div w:id="1554661395">
          <w:marLeft w:val="640"/>
          <w:marRight w:val="0"/>
          <w:marTop w:val="0"/>
          <w:marBottom w:val="0"/>
          <w:divBdr>
            <w:top w:val="none" w:sz="0" w:space="0" w:color="auto"/>
            <w:left w:val="none" w:sz="0" w:space="0" w:color="auto"/>
            <w:bottom w:val="none" w:sz="0" w:space="0" w:color="auto"/>
            <w:right w:val="none" w:sz="0" w:space="0" w:color="auto"/>
          </w:divBdr>
        </w:div>
        <w:div w:id="1555388773">
          <w:marLeft w:val="640"/>
          <w:marRight w:val="0"/>
          <w:marTop w:val="0"/>
          <w:marBottom w:val="0"/>
          <w:divBdr>
            <w:top w:val="none" w:sz="0" w:space="0" w:color="auto"/>
            <w:left w:val="none" w:sz="0" w:space="0" w:color="auto"/>
            <w:bottom w:val="none" w:sz="0" w:space="0" w:color="auto"/>
            <w:right w:val="none" w:sz="0" w:space="0" w:color="auto"/>
          </w:divBdr>
        </w:div>
        <w:div w:id="1564829970">
          <w:marLeft w:val="480"/>
          <w:marRight w:val="0"/>
          <w:marTop w:val="0"/>
          <w:marBottom w:val="0"/>
          <w:divBdr>
            <w:top w:val="none" w:sz="0" w:space="0" w:color="auto"/>
            <w:left w:val="none" w:sz="0" w:space="0" w:color="auto"/>
            <w:bottom w:val="none" w:sz="0" w:space="0" w:color="auto"/>
            <w:right w:val="none" w:sz="0" w:space="0" w:color="auto"/>
          </w:divBdr>
        </w:div>
        <w:div w:id="1567103182">
          <w:marLeft w:val="480"/>
          <w:marRight w:val="0"/>
          <w:marTop w:val="0"/>
          <w:marBottom w:val="0"/>
          <w:divBdr>
            <w:top w:val="none" w:sz="0" w:space="0" w:color="auto"/>
            <w:left w:val="none" w:sz="0" w:space="0" w:color="auto"/>
            <w:bottom w:val="none" w:sz="0" w:space="0" w:color="auto"/>
            <w:right w:val="none" w:sz="0" w:space="0" w:color="auto"/>
          </w:divBdr>
        </w:div>
        <w:div w:id="1568028164">
          <w:marLeft w:val="640"/>
          <w:marRight w:val="0"/>
          <w:marTop w:val="0"/>
          <w:marBottom w:val="0"/>
          <w:divBdr>
            <w:top w:val="none" w:sz="0" w:space="0" w:color="auto"/>
            <w:left w:val="none" w:sz="0" w:space="0" w:color="auto"/>
            <w:bottom w:val="none" w:sz="0" w:space="0" w:color="auto"/>
            <w:right w:val="none" w:sz="0" w:space="0" w:color="auto"/>
          </w:divBdr>
        </w:div>
        <w:div w:id="1568489081">
          <w:marLeft w:val="480"/>
          <w:marRight w:val="0"/>
          <w:marTop w:val="0"/>
          <w:marBottom w:val="0"/>
          <w:divBdr>
            <w:top w:val="none" w:sz="0" w:space="0" w:color="auto"/>
            <w:left w:val="none" w:sz="0" w:space="0" w:color="auto"/>
            <w:bottom w:val="none" w:sz="0" w:space="0" w:color="auto"/>
            <w:right w:val="none" w:sz="0" w:space="0" w:color="auto"/>
          </w:divBdr>
        </w:div>
        <w:div w:id="1568538798">
          <w:marLeft w:val="480"/>
          <w:marRight w:val="0"/>
          <w:marTop w:val="0"/>
          <w:marBottom w:val="0"/>
          <w:divBdr>
            <w:top w:val="none" w:sz="0" w:space="0" w:color="auto"/>
            <w:left w:val="none" w:sz="0" w:space="0" w:color="auto"/>
            <w:bottom w:val="none" w:sz="0" w:space="0" w:color="auto"/>
            <w:right w:val="none" w:sz="0" w:space="0" w:color="auto"/>
          </w:divBdr>
        </w:div>
        <w:div w:id="1572234964">
          <w:marLeft w:val="640"/>
          <w:marRight w:val="0"/>
          <w:marTop w:val="0"/>
          <w:marBottom w:val="0"/>
          <w:divBdr>
            <w:top w:val="none" w:sz="0" w:space="0" w:color="auto"/>
            <w:left w:val="none" w:sz="0" w:space="0" w:color="auto"/>
            <w:bottom w:val="none" w:sz="0" w:space="0" w:color="auto"/>
            <w:right w:val="none" w:sz="0" w:space="0" w:color="auto"/>
          </w:divBdr>
        </w:div>
        <w:div w:id="1575124495">
          <w:marLeft w:val="640"/>
          <w:marRight w:val="0"/>
          <w:marTop w:val="0"/>
          <w:marBottom w:val="0"/>
          <w:divBdr>
            <w:top w:val="none" w:sz="0" w:space="0" w:color="auto"/>
            <w:left w:val="none" w:sz="0" w:space="0" w:color="auto"/>
            <w:bottom w:val="none" w:sz="0" w:space="0" w:color="auto"/>
            <w:right w:val="none" w:sz="0" w:space="0" w:color="auto"/>
          </w:divBdr>
        </w:div>
        <w:div w:id="1579706917">
          <w:marLeft w:val="640"/>
          <w:marRight w:val="0"/>
          <w:marTop w:val="0"/>
          <w:marBottom w:val="0"/>
          <w:divBdr>
            <w:top w:val="none" w:sz="0" w:space="0" w:color="auto"/>
            <w:left w:val="none" w:sz="0" w:space="0" w:color="auto"/>
            <w:bottom w:val="none" w:sz="0" w:space="0" w:color="auto"/>
            <w:right w:val="none" w:sz="0" w:space="0" w:color="auto"/>
          </w:divBdr>
        </w:div>
        <w:div w:id="1581480303">
          <w:marLeft w:val="480"/>
          <w:marRight w:val="0"/>
          <w:marTop w:val="0"/>
          <w:marBottom w:val="0"/>
          <w:divBdr>
            <w:top w:val="none" w:sz="0" w:space="0" w:color="auto"/>
            <w:left w:val="none" w:sz="0" w:space="0" w:color="auto"/>
            <w:bottom w:val="none" w:sz="0" w:space="0" w:color="auto"/>
            <w:right w:val="none" w:sz="0" w:space="0" w:color="auto"/>
          </w:divBdr>
        </w:div>
        <w:div w:id="1583754841">
          <w:marLeft w:val="640"/>
          <w:marRight w:val="0"/>
          <w:marTop w:val="0"/>
          <w:marBottom w:val="0"/>
          <w:divBdr>
            <w:top w:val="none" w:sz="0" w:space="0" w:color="auto"/>
            <w:left w:val="none" w:sz="0" w:space="0" w:color="auto"/>
            <w:bottom w:val="none" w:sz="0" w:space="0" w:color="auto"/>
            <w:right w:val="none" w:sz="0" w:space="0" w:color="auto"/>
          </w:divBdr>
        </w:div>
        <w:div w:id="1591502961">
          <w:marLeft w:val="640"/>
          <w:marRight w:val="0"/>
          <w:marTop w:val="0"/>
          <w:marBottom w:val="0"/>
          <w:divBdr>
            <w:top w:val="none" w:sz="0" w:space="0" w:color="auto"/>
            <w:left w:val="none" w:sz="0" w:space="0" w:color="auto"/>
            <w:bottom w:val="none" w:sz="0" w:space="0" w:color="auto"/>
            <w:right w:val="none" w:sz="0" w:space="0" w:color="auto"/>
          </w:divBdr>
        </w:div>
        <w:div w:id="1592592329">
          <w:marLeft w:val="640"/>
          <w:marRight w:val="0"/>
          <w:marTop w:val="0"/>
          <w:marBottom w:val="0"/>
          <w:divBdr>
            <w:top w:val="none" w:sz="0" w:space="0" w:color="auto"/>
            <w:left w:val="none" w:sz="0" w:space="0" w:color="auto"/>
            <w:bottom w:val="none" w:sz="0" w:space="0" w:color="auto"/>
            <w:right w:val="none" w:sz="0" w:space="0" w:color="auto"/>
          </w:divBdr>
        </w:div>
        <w:div w:id="1593050515">
          <w:marLeft w:val="640"/>
          <w:marRight w:val="0"/>
          <w:marTop w:val="0"/>
          <w:marBottom w:val="0"/>
          <w:divBdr>
            <w:top w:val="none" w:sz="0" w:space="0" w:color="auto"/>
            <w:left w:val="none" w:sz="0" w:space="0" w:color="auto"/>
            <w:bottom w:val="none" w:sz="0" w:space="0" w:color="auto"/>
            <w:right w:val="none" w:sz="0" w:space="0" w:color="auto"/>
          </w:divBdr>
        </w:div>
        <w:div w:id="1595557453">
          <w:marLeft w:val="640"/>
          <w:marRight w:val="0"/>
          <w:marTop w:val="0"/>
          <w:marBottom w:val="0"/>
          <w:divBdr>
            <w:top w:val="none" w:sz="0" w:space="0" w:color="auto"/>
            <w:left w:val="none" w:sz="0" w:space="0" w:color="auto"/>
            <w:bottom w:val="none" w:sz="0" w:space="0" w:color="auto"/>
            <w:right w:val="none" w:sz="0" w:space="0" w:color="auto"/>
          </w:divBdr>
        </w:div>
        <w:div w:id="1598636104">
          <w:marLeft w:val="640"/>
          <w:marRight w:val="0"/>
          <w:marTop w:val="0"/>
          <w:marBottom w:val="0"/>
          <w:divBdr>
            <w:top w:val="none" w:sz="0" w:space="0" w:color="auto"/>
            <w:left w:val="none" w:sz="0" w:space="0" w:color="auto"/>
            <w:bottom w:val="none" w:sz="0" w:space="0" w:color="auto"/>
            <w:right w:val="none" w:sz="0" w:space="0" w:color="auto"/>
          </w:divBdr>
        </w:div>
        <w:div w:id="1599294288">
          <w:marLeft w:val="640"/>
          <w:marRight w:val="0"/>
          <w:marTop w:val="0"/>
          <w:marBottom w:val="0"/>
          <w:divBdr>
            <w:top w:val="none" w:sz="0" w:space="0" w:color="auto"/>
            <w:left w:val="none" w:sz="0" w:space="0" w:color="auto"/>
            <w:bottom w:val="none" w:sz="0" w:space="0" w:color="auto"/>
            <w:right w:val="none" w:sz="0" w:space="0" w:color="auto"/>
          </w:divBdr>
        </w:div>
        <w:div w:id="1600748940">
          <w:marLeft w:val="640"/>
          <w:marRight w:val="0"/>
          <w:marTop w:val="0"/>
          <w:marBottom w:val="0"/>
          <w:divBdr>
            <w:top w:val="none" w:sz="0" w:space="0" w:color="auto"/>
            <w:left w:val="none" w:sz="0" w:space="0" w:color="auto"/>
            <w:bottom w:val="none" w:sz="0" w:space="0" w:color="auto"/>
            <w:right w:val="none" w:sz="0" w:space="0" w:color="auto"/>
          </w:divBdr>
        </w:div>
        <w:div w:id="1607032976">
          <w:marLeft w:val="640"/>
          <w:marRight w:val="0"/>
          <w:marTop w:val="0"/>
          <w:marBottom w:val="0"/>
          <w:divBdr>
            <w:top w:val="none" w:sz="0" w:space="0" w:color="auto"/>
            <w:left w:val="none" w:sz="0" w:space="0" w:color="auto"/>
            <w:bottom w:val="none" w:sz="0" w:space="0" w:color="auto"/>
            <w:right w:val="none" w:sz="0" w:space="0" w:color="auto"/>
          </w:divBdr>
        </w:div>
        <w:div w:id="1609266322">
          <w:marLeft w:val="640"/>
          <w:marRight w:val="0"/>
          <w:marTop w:val="0"/>
          <w:marBottom w:val="0"/>
          <w:divBdr>
            <w:top w:val="none" w:sz="0" w:space="0" w:color="auto"/>
            <w:left w:val="none" w:sz="0" w:space="0" w:color="auto"/>
            <w:bottom w:val="none" w:sz="0" w:space="0" w:color="auto"/>
            <w:right w:val="none" w:sz="0" w:space="0" w:color="auto"/>
          </w:divBdr>
        </w:div>
        <w:div w:id="1616401607">
          <w:marLeft w:val="640"/>
          <w:marRight w:val="0"/>
          <w:marTop w:val="0"/>
          <w:marBottom w:val="0"/>
          <w:divBdr>
            <w:top w:val="none" w:sz="0" w:space="0" w:color="auto"/>
            <w:left w:val="none" w:sz="0" w:space="0" w:color="auto"/>
            <w:bottom w:val="none" w:sz="0" w:space="0" w:color="auto"/>
            <w:right w:val="none" w:sz="0" w:space="0" w:color="auto"/>
          </w:divBdr>
        </w:div>
        <w:div w:id="1618365093">
          <w:marLeft w:val="640"/>
          <w:marRight w:val="0"/>
          <w:marTop w:val="0"/>
          <w:marBottom w:val="0"/>
          <w:divBdr>
            <w:top w:val="none" w:sz="0" w:space="0" w:color="auto"/>
            <w:left w:val="none" w:sz="0" w:space="0" w:color="auto"/>
            <w:bottom w:val="none" w:sz="0" w:space="0" w:color="auto"/>
            <w:right w:val="none" w:sz="0" w:space="0" w:color="auto"/>
          </w:divBdr>
        </w:div>
        <w:div w:id="1619027246">
          <w:marLeft w:val="640"/>
          <w:marRight w:val="0"/>
          <w:marTop w:val="0"/>
          <w:marBottom w:val="0"/>
          <w:divBdr>
            <w:top w:val="none" w:sz="0" w:space="0" w:color="auto"/>
            <w:left w:val="none" w:sz="0" w:space="0" w:color="auto"/>
            <w:bottom w:val="none" w:sz="0" w:space="0" w:color="auto"/>
            <w:right w:val="none" w:sz="0" w:space="0" w:color="auto"/>
          </w:divBdr>
        </w:div>
        <w:div w:id="1620606309">
          <w:marLeft w:val="640"/>
          <w:marRight w:val="0"/>
          <w:marTop w:val="0"/>
          <w:marBottom w:val="0"/>
          <w:divBdr>
            <w:top w:val="none" w:sz="0" w:space="0" w:color="auto"/>
            <w:left w:val="none" w:sz="0" w:space="0" w:color="auto"/>
            <w:bottom w:val="none" w:sz="0" w:space="0" w:color="auto"/>
            <w:right w:val="none" w:sz="0" w:space="0" w:color="auto"/>
          </w:divBdr>
        </w:div>
        <w:div w:id="1624771249">
          <w:marLeft w:val="480"/>
          <w:marRight w:val="0"/>
          <w:marTop w:val="0"/>
          <w:marBottom w:val="0"/>
          <w:divBdr>
            <w:top w:val="none" w:sz="0" w:space="0" w:color="auto"/>
            <w:left w:val="none" w:sz="0" w:space="0" w:color="auto"/>
            <w:bottom w:val="none" w:sz="0" w:space="0" w:color="auto"/>
            <w:right w:val="none" w:sz="0" w:space="0" w:color="auto"/>
          </w:divBdr>
        </w:div>
        <w:div w:id="1624772196">
          <w:marLeft w:val="640"/>
          <w:marRight w:val="0"/>
          <w:marTop w:val="0"/>
          <w:marBottom w:val="0"/>
          <w:divBdr>
            <w:top w:val="none" w:sz="0" w:space="0" w:color="auto"/>
            <w:left w:val="none" w:sz="0" w:space="0" w:color="auto"/>
            <w:bottom w:val="none" w:sz="0" w:space="0" w:color="auto"/>
            <w:right w:val="none" w:sz="0" w:space="0" w:color="auto"/>
          </w:divBdr>
        </w:div>
        <w:div w:id="1628926257">
          <w:marLeft w:val="640"/>
          <w:marRight w:val="0"/>
          <w:marTop w:val="0"/>
          <w:marBottom w:val="0"/>
          <w:divBdr>
            <w:top w:val="none" w:sz="0" w:space="0" w:color="auto"/>
            <w:left w:val="none" w:sz="0" w:space="0" w:color="auto"/>
            <w:bottom w:val="none" w:sz="0" w:space="0" w:color="auto"/>
            <w:right w:val="none" w:sz="0" w:space="0" w:color="auto"/>
          </w:divBdr>
        </w:div>
        <w:div w:id="1628973337">
          <w:marLeft w:val="480"/>
          <w:marRight w:val="0"/>
          <w:marTop w:val="0"/>
          <w:marBottom w:val="0"/>
          <w:divBdr>
            <w:top w:val="none" w:sz="0" w:space="0" w:color="auto"/>
            <w:left w:val="none" w:sz="0" w:space="0" w:color="auto"/>
            <w:bottom w:val="none" w:sz="0" w:space="0" w:color="auto"/>
            <w:right w:val="none" w:sz="0" w:space="0" w:color="auto"/>
          </w:divBdr>
        </w:div>
        <w:div w:id="1631208377">
          <w:marLeft w:val="640"/>
          <w:marRight w:val="0"/>
          <w:marTop w:val="0"/>
          <w:marBottom w:val="0"/>
          <w:divBdr>
            <w:top w:val="none" w:sz="0" w:space="0" w:color="auto"/>
            <w:left w:val="none" w:sz="0" w:space="0" w:color="auto"/>
            <w:bottom w:val="none" w:sz="0" w:space="0" w:color="auto"/>
            <w:right w:val="none" w:sz="0" w:space="0" w:color="auto"/>
          </w:divBdr>
        </w:div>
        <w:div w:id="1632591112">
          <w:marLeft w:val="480"/>
          <w:marRight w:val="0"/>
          <w:marTop w:val="0"/>
          <w:marBottom w:val="0"/>
          <w:divBdr>
            <w:top w:val="none" w:sz="0" w:space="0" w:color="auto"/>
            <w:left w:val="none" w:sz="0" w:space="0" w:color="auto"/>
            <w:bottom w:val="none" w:sz="0" w:space="0" w:color="auto"/>
            <w:right w:val="none" w:sz="0" w:space="0" w:color="auto"/>
          </w:divBdr>
        </w:div>
        <w:div w:id="1637296448">
          <w:marLeft w:val="640"/>
          <w:marRight w:val="0"/>
          <w:marTop w:val="0"/>
          <w:marBottom w:val="0"/>
          <w:divBdr>
            <w:top w:val="none" w:sz="0" w:space="0" w:color="auto"/>
            <w:left w:val="none" w:sz="0" w:space="0" w:color="auto"/>
            <w:bottom w:val="none" w:sz="0" w:space="0" w:color="auto"/>
            <w:right w:val="none" w:sz="0" w:space="0" w:color="auto"/>
          </w:divBdr>
        </w:div>
        <w:div w:id="1637833314">
          <w:marLeft w:val="640"/>
          <w:marRight w:val="0"/>
          <w:marTop w:val="0"/>
          <w:marBottom w:val="0"/>
          <w:divBdr>
            <w:top w:val="none" w:sz="0" w:space="0" w:color="auto"/>
            <w:left w:val="none" w:sz="0" w:space="0" w:color="auto"/>
            <w:bottom w:val="none" w:sz="0" w:space="0" w:color="auto"/>
            <w:right w:val="none" w:sz="0" w:space="0" w:color="auto"/>
          </w:divBdr>
        </w:div>
        <w:div w:id="1641305386">
          <w:marLeft w:val="480"/>
          <w:marRight w:val="0"/>
          <w:marTop w:val="0"/>
          <w:marBottom w:val="0"/>
          <w:divBdr>
            <w:top w:val="none" w:sz="0" w:space="0" w:color="auto"/>
            <w:left w:val="none" w:sz="0" w:space="0" w:color="auto"/>
            <w:bottom w:val="none" w:sz="0" w:space="0" w:color="auto"/>
            <w:right w:val="none" w:sz="0" w:space="0" w:color="auto"/>
          </w:divBdr>
        </w:div>
        <w:div w:id="1645423665">
          <w:marLeft w:val="480"/>
          <w:marRight w:val="0"/>
          <w:marTop w:val="0"/>
          <w:marBottom w:val="0"/>
          <w:divBdr>
            <w:top w:val="none" w:sz="0" w:space="0" w:color="auto"/>
            <w:left w:val="none" w:sz="0" w:space="0" w:color="auto"/>
            <w:bottom w:val="none" w:sz="0" w:space="0" w:color="auto"/>
            <w:right w:val="none" w:sz="0" w:space="0" w:color="auto"/>
          </w:divBdr>
        </w:div>
        <w:div w:id="1649895952">
          <w:marLeft w:val="640"/>
          <w:marRight w:val="0"/>
          <w:marTop w:val="0"/>
          <w:marBottom w:val="0"/>
          <w:divBdr>
            <w:top w:val="none" w:sz="0" w:space="0" w:color="auto"/>
            <w:left w:val="none" w:sz="0" w:space="0" w:color="auto"/>
            <w:bottom w:val="none" w:sz="0" w:space="0" w:color="auto"/>
            <w:right w:val="none" w:sz="0" w:space="0" w:color="auto"/>
          </w:divBdr>
        </w:div>
        <w:div w:id="1649936513">
          <w:marLeft w:val="0"/>
          <w:marRight w:val="0"/>
          <w:marTop w:val="0"/>
          <w:marBottom w:val="0"/>
          <w:divBdr>
            <w:top w:val="none" w:sz="0" w:space="0" w:color="auto"/>
            <w:left w:val="none" w:sz="0" w:space="0" w:color="auto"/>
            <w:bottom w:val="none" w:sz="0" w:space="0" w:color="auto"/>
            <w:right w:val="none" w:sz="0" w:space="0" w:color="auto"/>
          </w:divBdr>
        </w:div>
        <w:div w:id="1660379900">
          <w:marLeft w:val="0"/>
          <w:marRight w:val="0"/>
          <w:marTop w:val="0"/>
          <w:marBottom w:val="0"/>
          <w:divBdr>
            <w:top w:val="none" w:sz="0" w:space="0" w:color="auto"/>
            <w:left w:val="none" w:sz="0" w:space="0" w:color="auto"/>
            <w:bottom w:val="none" w:sz="0" w:space="0" w:color="auto"/>
            <w:right w:val="none" w:sz="0" w:space="0" w:color="auto"/>
          </w:divBdr>
        </w:div>
        <w:div w:id="1664505525">
          <w:marLeft w:val="640"/>
          <w:marRight w:val="0"/>
          <w:marTop w:val="0"/>
          <w:marBottom w:val="0"/>
          <w:divBdr>
            <w:top w:val="none" w:sz="0" w:space="0" w:color="auto"/>
            <w:left w:val="none" w:sz="0" w:space="0" w:color="auto"/>
            <w:bottom w:val="none" w:sz="0" w:space="0" w:color="auto"/>
            <w:right w:val="none" w:sz="0" w:space="0" w:color="auto"/>
          </w:divBdr>
        </w:div>
        <w:div w:id="1665469263">
          <w:marLeft w:val="0"/>
          <w:marRight w:val="0"/>
          <w:marTop w:val="0"/>
          <w:marBottom w:val="0"/>
          <w:divBdr>
            <w:top w:val="none" w:sz="0" w:space="0" w:color="auto"/>
            <w:left w:val="none" w:sz="0" w:space="0" w:color="auto"/>
            <w:bottom w:val="none" w:sz="0" w:space="0" w:color="auto"/>
            <w:right w:val="none" w:sz="0" w:space="0" w:color="auto"/>
          </w:divBdr>
        </w:div>
        <w:div w:id="1672835122">
          <w:marLeft w:val="0"/>
          <w:marRight w:val="0"/>
          <w:marTop w:val="0"/>
          <w:marBottom w:val="0"/>
          <w:divBdr>
            <w:top w:val="none" w:sz="0" w:space="0" w:color="auto"/>
            <w:left w:val="none" w:sz="0" w:space="0" w:color="auto"/>
            <w:bottom w:val="none" w:sz="0" w:space="0" w:color="auto"/>
            <w:right w:val="none" w:sz="0" w:space="0" w:color="auto"/>
          </w:divBdr>
        </w:div>
        <w:div w:id="1674912389">
          <w:marLeft w:val="480"/>
          <w:marRight w:val="0"/>
          <w:marTop w:val="0"/>
          <w:marBottom w:val="0"/>
          <w:divBdr>
            <w:top w:val="none" w:sz="0" w:space="0" w:color="auto"/>
            <w:left w:val="none" w:sz="0" w:space="0" w:color="auto"/>
            <w:bottom w:val="none" w:sz="0" w:space="0" w:color="auto"/>
            <w:right w:val="none" w:sz="0" w:space="0" w:color="auto"/>
          </w:divBdr>
        </w:div>
        <w:div w:id="1674995164">
          <w:marLeft w:val="640"/>
          <w:marRight w:val="0"/>
          <w:marTop w:val="0"/>
          <w:marBottom w:val="0"/>
          <w:divBdr>
            <w:top w:val="none" w:sz="0" w:space="0" w:color="auto"/>
            <w:left w:val="none" w:sz="0" w:space="0" w:color="auto"/>
            <w:bottom w:val="none" w:sz="0" w:space="0" w:color="auto"/>
            <w:right w:val="none" w:sz="0" w:space="0" w:color="auto"/>
          </w:divBdr>
        </w:div>
        <w:div w:id="1678994475">
          <w:marLeft w:val="0"/>
          <w:marRight w:val="0"/>
          <w:marTop w:val="0"/>
          <w:marBottom w:val="0"/>
          <w:divBdr>
            <w:top w:val="none" w:sz="0" w:space="0" w:color="auto"/>
            <w:left w:val="none" w:sz="0" w:space="0" w:color="auto"/>
            <w:bottom w:val="none" w:sz="0" w:space="0" w:color="auto"/>
            <w:right w:val="none" w:sz="0" w:space="0" w:color="auto"/>
          </w:divBdr>
        </w:div>
        <w:div w:id="1681737466">
          <w:marLeft w:val="480"/>
          <w:marRight w:val="0"/>
          <w:marTop w:val="0"/>
          <w:marBottom w:val="0"/>
          <w:divBdr>
            <w:top w:val="none" w:sz="0" w:space="0" w:color="auto"/>
            <w:left w:val="none" w:sz="0" w:space="0" w:color="auto"/>
            <w:bottom w:val="none" w:sz="0" w:space="0" w:color="auto"/>
            <w:right w:val="none" w:sz="0" w:space="0" w:color="auto"/>
          </w:divBdr>
        </w:div>
        <w:div w:id="1683700994">
          <w:marLeft w:val="640"/>
          <w:marRight w:val="0"/>
          <w:marTop w:val="0"/>
          <w:marBottom w:val="0"/>
          <w:divBdr>
            <w:top w:val="none" w:sz="0" w:space="0" w:color="auto"/>
            <w:left w:val="none" w:sz="0" w:space="0" w:color="auto"/>
            <w:bottom w:val="none" w:sz="0" w:space="0" w:color="auto"/>
            <w:right w:val="none" w:sz="0" w:space="0" w:color="auto"/>
          </w:divBdr>
        </w:div>
        <w:div w:id="1690373248">
          <w:marLeft w:val="480"/>
          <w:marRight w:val="0"/>
          <w:marTop w:val="0"/>
          <w:marBottom w:val="0"/>
          <w:divBdr>
            <w:top w:val="none" w:sz="0" w:space="0" w:color="auto"/>
            <w:left w:val="none" w:sz="0" w:space="0" w:color="auto"/>
            <w:bottom w:val="none" w:sz="0" w:space="0" w:color="auto"/>
            <w:right w:val="none" w:sz="0" w:space="0" w:color="auto"/>
          </w:divBdr>
        </w:div>
        <w:div w:id="1690453418">
          <w:marLeft w:val="640"/>
          <w:marRight w:val="0"/>
          <w:marTop w:val="0"/>
          <w:marBottom w:val="0"/>
          <w:divBdr>
            <w:top w:val="none" w:sz="0" w:space="0" w:color="auto"/>
            <w:left w:val="none" w:sz="0" w:space="0" w:color="auto"/>
            <w:bottom w:val="none" w:sz="0" w:space="0" w:color="auto"/>
            <w:right w:val="none" w:sz="0" w:space="0" w:color="auto"/>
          </w:divBdr>
        </w:div>
        <w:div w:id="1693070005">
          <w:marLeft w:val="640"/>
          <w:marRight w:val="0"/>
          <w:marTop w:val="0"/>
          <w:marBottom w:val="0"/>
          <w:divBdr>
            <w:top w:val="none" w:sz="0" w:space="0" w:color="auto"/>
            <w:left w:val="none" w:sz="0" w:space="0" w:color="auto"/>
            <w:bottom w:val="none" w:sz="0" w:space="0" w:color="auto"/>
            <w:right w:val="none" w:sz="0" w:space="0" w:color="auto"/>
          </w:divBdr>
        </w:div>
        <w:div w:id="1695690049">
          <w:marLeft w:val="640"/>
          <w:marRight w:val="0"/>
          <w:marTop w:val="0"/>
          <w:marBottom w:val="0"/>
          <w:divBdr>
            <w:top w:val="none" w:sz="0" w:space="0" w:color="auto"/>
            <w:left w:val="none" w:sz="0" w:space="0" w:color="auto"/>
            <w:bottom w:val="none" w:sz="0" w:space="0" w:color="auto"/>
            <w:right w:val="none" w:sz="0" w:space="0" w:color="auto"/>
          </w:divBdr>
        </w:div>
        <w:div w:id="1695763035">
          <w:marLeft w:val="640"/>
          <w:marRight w:val="0"/>
          <w:marTop w:val="0"/>
          <w:marBottom w:val="0"/>
          <w:divBdr>
            <w:top w:val="none" w:sz="0" w:space="0" w:color="auto"/>
            <w:left w:val="none" w:sz="0" w:space="0" w:color="auto"/>
            <w:bottom w:val="none" w:sz="0" w:space="0" w:color="auto"/>
            <w:right w:val="none" w:sz="0" w:space="0" w:color="auto"/>
          </w:divBdr>
        </w:div>
        <w:div w:id="1700474433">
          <w:marLeft w:val="640"/>
          <w:marRight w:val="0"/>
          <w:marTop w:val="0"/>
          <w:marBottom w:val="0"/>
          <w:divBdr>
            <w:top w:val="none" w:sz="0" w:space="0" w:color="auto"/>
            <w:left w:val="none" w:sz="0" w:space="0" w:color="auto"/>
            <w:bottom w:val="none" w:sz="0" w:space="0" w:color="auto"/>
            <w:right w:val="none" w:sz="0" w:space="0" w:color="auto"/>
          </w:divBdr>
        </w:div>
        <w:div w:id="1701009633">
          <w:marLeft w:val="640"/>
          <w:marRight w:val="0"/>
          <w:marTop w:val="0"/>
          <w:marBottom w:val="0"/>
          <w:divBdr>
            <w:top w:val="none" w:sz="0" w:space="0" w:color="auto"/>
            <w:left w:val="none" w:sz="0" w:space="0" w:color="auto"/>
            <w:bottom w:val="none" w:sz="0" w:space="0" w:color="auto"/>
            <w:right w:val="none" w:sz="0" w:space="0" w:color="auto"/>
          </w:divBdr>
        </w:div>
        <w:div w:id="1704937169">
          <w:marLeft w:val="480"/>
          <w:marRight w:val="0"/>
          <w:marTop w:val="0"/>
          <w:marBottom w:val="0"/>
          <w:divBdr>
            <w:top w:val="none" w:sz="0" w:space="0" w:color="auto"/>
            <w:left w:val="none" w:sz="0" w:space="0" w:color="auto"/>
            <w:bottom w:val="none" w:sz="0" w:space="0" w:color="auto"/>
            <w:right w:val="none" w:sz="0" w:space="0" w:color="auto"/>
          </w:divBdr>
        </w:div>
        <w:div w:id="1706830511">
          <w:marLeft w:val="640"/>
          <w:marRight w:val="0"/>
          <w:marTop w:val="0"/>
          <w:marBottom w:val="0"/>
          <w:divBdr>
            <w:top w:val="none" w:sz="0" w:space="0" w:color="auto"/>
            <w:left w:val="none" w:sz="0" w:space="0" w:color="auto"/>
            <w:bottom w:val="none" w:sz="0" w:space="0" w:color="auto"/>
            <w:right w:val="none" w:sz="0" w:space="0" w:color="auto"/>
          </w:divBdr>
        </w:div>
        <w:div w:id="1708988861">
          <w:marLeft w:val="640"/>
          <w:marRight w:val="0"/>
          <w:marTop w:val="0"/>
          <w:marBottom w:val="0"/>
          <w:divBdr>
            <w:top w:val="none" w:sz="0" w:space="0" w:color="auto"/>
            <w:left w:val="none" w:sz="0" w:space="0" w:color="auto"/>
            <w:bottom w:val="none" w:sz="0" w:space="0" w:color="auto"/>
            <w:right w:val="none" w:sz="0" w:space="0" w:color="auto"/>
          </w:divBdr>
        </w:div>
        <w:div w:id="1712269838">
          <w:marLeft w:val="640"/>
          <w:marRight w:val="0"/>
          <w:marTop w:val="0"/>
          <w:marBottom w:val="0"/>
          <w:divBdr>
            <w:top w:val="none" w:sz="0" w:space="0" w:color="auto"/>
            <w:left w:val="none" w:sz="0" w:space="0" w:color="auto"/>
            <w:bottom w:val="none" w:sz="0" w:space="0" w:color="auto"/>
            <w:right w:val="none" w:sz="0" w:space="0" w:color="auto"/>
          </w:divBdr>
        </w:div>
        <w:div w:id="1713263713">
          <w:marLeft w:val="640"/>
          <w:marRight w:val="0"/>
          <w:marTop w:val="0"/>
          <w:marBottom w:val="0"/>
          <w:divBdr>
            <w:top w:val="none" w:sz="0" w:space="0" w:color="auto"/>
            <w:left w:val="none" w:sz="0" w:space="0" w:color="auto"/>
            <w:bottom w:val="none" w:sz="0" w:space="0" w:color="auto"/>
            <w:right w:val="none" w:sz="0" w:space="0" w:color="auto"/>
          </w:divBdr>
        </w:div>
        <w:div w:id="1714378747">
          <w:marLeft w:val="0"/>
          <w:marRight w:val="0"/>
          <w:marTop w:val="0"/>
          <w:marBottom w:val="0"/>
          <w:divBdr>
            <w:top w:val="none" w:sz="0" w:space="0" w:color="auto"/>
            <w:left w:val="none" w:sz="0" w:space="0" w:color="auto"/>
            <w:bottom w:val="none" w:sz="0" w:space="0" w:color="auto"/>
            <w:right w:val="none" w:sz="0" w:space="0" w:color="auto"/>
          </w:divBdr>
        </w:div>
        <w:div w:id="1717925156">
          <w:marLeft w:val="640"/>
          <w:marRight w:val="0"/>
          <w:marTop w:val="0"/>
          <w:marBottom w:val="0"/>
          <w:divBdr>
            <w:top w:val="none" w:sz="0" w:space="0" w:color="auto"/>
            <w:left w:val="none" w:sz="0" w:space="0" w:color="auto"/>
            <w:bottom w:val="none" w:sz="0" w:space="0" w:color="auto"/>
            <w:right w:val="none" w:sz="0" w:space="0" w:color="auto"/>
          </w:divBdr>
        </w:div>
        <w:div w:id="1720590770">
          <w:marLeft w:val="0"/>
          <w:marRight w:val="0"/>
          <w:marTop w:val="0"/>
          <w:marBottom w:val="0"/>
          <w:divBdr>
            <w:top w:val="none" w:sz="0" w:space="0" w:color="auto"/>
            <w:left w:val="none" w:sz="0" w:space="0" w:color="auto"/>
            <w:bottom w:val="none" w:sz="0" w:space="0" w:color="auto"/>
            <w:right w:val="none" w:sz="0" w:space="0" w:color="auto"/>
          </w:divBdr>
        </w:div>
        <w:div w:id="1721981209">
          <w:marLeft w:val="640"/>
          <w:marRight w:val="0"/>
          <w:marTop w:val="0"/>
          <w:marBottom w:val="0"/>
          <w:divBdr>
            <w:top w:val="none" w:sz="0" w:space="0" w:color="auto"/>
            <w:left w:val="none" w:sz="0" w:space="0" w:color="auto"/>
            <w:bottom w:val="none" w:sz="0" w:space="0" w:color="auto"/>
            <w:right w:val="none" w:sz="0" w:space="0" w:color="auto"/>
          </w:divBdr>
        </w:div>
        <w:div w:id="1727073153">
          <w:marLeft w:val="480"/>
          <w:marRight w:val="0"/>
          <w:marTop w:val="0"/>
          <w:marBottom w:val="0"/>
          <w:divBdr>
            <w:top w:val="none" w:sz="0" w:space="0" w:color="auto"/>
            <w:left w:val="none" w:sz="0" w:space="0" w:color="auto"/>
            <w:bottom w:val="none" w:sz="0" w:space="0" w:color="auto"/>
            <w:right w:val="none" w:sz="0" w:space="0" w:color="auto"/>
          </w:divBdr>
        </w:div>
        <w:div w:id="1729911483">
          <w:marLeft w:val="640"/>
          <w:marRight w:val="0"/>
          <w:marTop w:val="0"/>
          <w:marBottom w:val="0"/>
          <w:divBdr>
            <w:top w:val="none" w:sz="0" w:space="0" w:color="auto"/>
            <w:left w:val="none" w:sz="0" w:space="0" w:color="auto"/>
            <w:bottom w:val="none" w:sz="0" w:space="0" w:color="auto"/>
            <w:right w:val="none" w:sz="0" w:space="0" w:color="auto"/>
          </w:divBdr>
        </w:div>
        <w:div w:id="1731028551">
          <w:marLeft w:val="480"/>
          <w:marRight w:val="0"/>
          <w:marTop w:val="0"/>
          <w:marBottom w:val="0"/>
          <w:divBdr>
            <w:top w:val="none" w:sz="0" w:space="0" w:color="auto"/>
            <w:left w:val="none" w:sz="0" w:space="0" w:color="auto"/>
            <w:bottom w:val="none" w:sz="0" w:space="0" w:color="auto"/>
            <w:right w:val="none" w:sz="0" w:space="0" w:color="auto"/>
          </w:divBdr>
        </w:div>
        <w:div w:id="1733230722">
          <w:marLeft w:val="480"/>
          <w:marRight w:val="0"/>
          <w:marTop w:val="0"/>
          <w:marBottom w:val="0"/>
          <w:divBdr>
            <w:top w:val="none" w:sz="0" w:space="0" w:color="auto"/>
            <w:left w:val="none" w:sz="0" w:space="0" w:color="auto"/>
            <w:bottom w:val="none" w:sz="0" w:space="0" w:color="auto"/>
            <w:right w:val="none" w:sz="0" w:space="0" w:color="auto"/>
          </w:divBdr>
        </w:div>
        <w:div w:id="1733768134">
          <w:marLeft w:val="640"/>
          <w:marRight w:val="0"/>
          <w:marTop w:val="0"/>
          <w:marBottom w:val="0"/>
          <w:divBdr>
            <w:top w:val="none" w:sz="0" w:space="0" w:color="auto"/>
            <w:left w:val="none" w:sz="0" w:space="0" w:color="auto"/>
            <w:bottom w:val="none" w:sz="0" w:space="0" w:color="auto"/>
            <w:right w:val="none" w:sz="0" w:space="0" w:color="auto"/>
          </w:divBdr>
        </w:div>
        <w:div w:id="1736078426">
          <w:marLeft w:val="640"/>
          <w:marRight w:val="0"/>
          <w:marTop w:val="0"/>
          <w:marBottom w:val="0"/>
          <w:divBdr>
            <w:top w:val="none" w:sz="0" w:space="0" w:color="auto"/>
            <w:left w:val="none" w:sz="0" w:space="0" w:color="auto"/>
            <w:bottom w:val="none" w:sz="0" w:space="0" w:color="auto"/>
            <w:right w:val="none" w:sz="0" w:space="0" w:color="auto"/>
          </w:divBdr>
        </w:div>
        <w:div w:id="1737583600">
          <w:marLeft w:val="0"/>
          <w:marRight w:val="0"/>
          <w:marTop w:val="0"/>
          <w:marBottom w:val="0"/>
          <w:divBdr>
            <w:top w:val="none" w:sz="0" w:space="0" w:color="auto"/>
            <w:left w:val="none" w:sz="0" w:space="0" w:color="auto"/>
            <w:bottom w:val="none" w:sz="0" w:space="0" w:color="auto"/>
            <w:right w:val="none" w:sz="0" w:space="0" w:color="auto"/>
          </w:divBdr>
        </w:div>
        <w:div w:id="1739211133">
          <w:marLeft w:val="640"/>
          <w:marRight w:val="0"/>
          <w:marTop w:val="0"/>
          <w:marBottom w:val="0"/>
          <w:divBdr>
            <w:top w:val="none" w:sz="0" w:space="0" w:color="auto"/>
            <w:left w:val="none" w:sz="0" w:space="0" w:color="auto"/>
            <w:bottom w:val="none" w:sz="0" w:space="0" w:color="auto"/>
            <w:right w:val="none" w:sz="0" w:space="0" w:color="auto"/>
          </w:divBdr>
        </w:div>
        <w:div w:id="1739328816">
          <w:marLeft w:val="640"/>
          <w:marRight w:val="0"/>
          <w:marTop w:val="0"/>
          <w:marBottom w:val="0"/>
          <w:divBdr>
            <w:top w:val="none" w:sz="0" w:space="0" w:color="auto"/>
            <w:left w:val="none" w:sz="0" w:space="0" w:color="auto"/>
            <w:bottom w:val="none" w:sz="0" w:space="0" w:color="auto"/>
            <w:right w:val="none" w:sz="0" w:space="0" w:color="auto"/>
          </w:divBdr>
        </w:div>
        <w:div w:id="1742019252">
          <w:marLeft w:val="640"/>
          <w:marRight w:val="0"/>
          <w:marTop w:val="0"/>
          <w:marBottom w:val="0"/>
          <w:divBdr>
            <w:top w:val="none" w:sz="0" w:space="0" w:color="auto"/>
            <w:left w:val="none" w:sz="0" w:space="0" w:color="auto"/>
            <w:bottom w:val="none" w:sz="0" w:space="0" w:color="auto"/>
            <w:right w:val="none" w:sz="0" w:space="0" w:color="auto"/>
          </w:divBdr>
        </w:div>
        <w:div w:id="1745180611">
          <w:marLeft w:val="640"/>
          <w:marRight w:val="0"/>
          <w:marTop w:val="0"/>
          <w:marBottom w:val="0"/>
          <w:divBdr>
            <w:top w:val="none" w:sz="0" w:space="0" w:color="auto"/>
            <w:left w:val="none" w:sz="0" w:space="0" w:color="auto"/>
            <w:bottom w:val="none" w:sz="0" w:space="0" w:color="auto"/>
            <w:right w:val="none" w:sz="0" w:space="0" w:color="auto"/>
          </w:divBdr>
        </w:div>
        <w:div w:id="1747067690">
          <w:marLeft w:val="640"/>
          <w:marRight w:val="0"/>
          <w:marTop w:val="0"/>
          <w:marBottom w:val="0"/>
          <w:divBdr>
            <w:top w:val="none" w:sz="0" w:space="0" w:color="auto"/>
            <w:left w:val="none" w:sz="0" w:space="0" w:color="auto"/>
            <w:bottom w:val="none" w:sz="0" w:space="0" w:color="auto"/>
            <w:right w:val="none" w:sz="0" w:space="0" w:color="auto"/>
          </w:divBdr>
        </w:div>
        <w:div w:id="1752392609">
          <w:marLeft w:val="640"/>
          <w:marRight w:val="0"/>
          <w:marTop w:val="0"/>
          <w:marBottom w:val="0"/>
          <w:divBdr>
            <w:top w:val="none" w:sz="0" w:space="0" w:color="auto"/>
            <w:left w:val="none" w:sz="0" w:space="0" w:color="auto"/>
            <w:bottom w:val="none" w:sz="0" w:space="0" w:color="auto"/>
            <w:right w:val="none" w:sz="0" w:space="0" w:color="auto"/>
          </w:divBdr>
        </w:div>
        <w:div w:id="1753891436">
          <w:marLeft w:val="640"/>
          <w:marRight w:val="0"/>
          <w:marTop w:val="0"/>
          <w:marBottom w:val="0"/>
          <w:divBdr>
            <w:top w:val="none" w:sz="0" w:space="0" w:color="auto"/>
            <w:left w:val="none" w:sz="0" w:space="0" w:color="auto"/>
            <w:bottom w:val="none" w:sz="0" w:space="0" w:color="auto"/>
            <w:right w:val="none" w:sz="0" w:space="0" w:color="auto"/>
          </w:divBdr>
        </w:div>
      </w:divsChild>
    </w:div>
    <w:div w:id="1759208924">
      <w:marLeft w:val="640"/>
      <w:marRight w:val="0"/>
      <w:marTop w:val="0"/>
      <w:marBottom w:val="0"/>
      <w:divBdr>
        <w:top w:val="none" w:sz="0" w:space="0" w:color="auto"/>
        <w:left w:val="none" w:sz="0" w:space="0" w:color="auto"/>
        <w:bottom w:val="none" w:sz="0" w:space="0" w:color="auto"/>
        <w:right w:val="none" w:sz="0" w:space="0" w:color="auto"/>
      </w:divBdr>
    </w:div>
    <w:div w:id="1764304377">
      <w:marLeft w:val="640"/>
      <w:marRight w:val="0"/>
      <w:marTop w:val="0"/>
      <w:marBottom w:val="0"/>
      <w:divBdr>
        <w:top w:val="none" w:sz="0" w:space="0" w:color="auto"/>
        <w:left w:val="none" w:sz="0" w:space="0" w:color="auto"/>
        <w:bottom w:val="none" w:sz="0" w:space="0" w:color="auto"/>
        <w:right w:val="none" w:sz="0" w:space="0" w:color="auto"/>
      </w:divBdr>
    </w:div>
    <w:div w:id="1766681313">
      <w:marLeft w:val="640"/>
      <w:marRight w:val="0"/>
      <w:marTop w:val="0"/>
      <w:marBottom w:val="0"/>
      <w:divBdr>
        <w:top w:val="none" w:sz="0" w:space="0" w:color="auto"/>
        <w:left w:val="none" w:sz="0" w:space="0" w:color="auto"/>
        <w:bottom w:val="none" w:sz="0" w:space="0" w:color="auto"/>
        <w:right w:val="none" w:sz="0" w:space="0" w:color="auto"/>
      </w:divBdr>
    </w:div>
    <w:div w:id="1770857125">
      <w:marLeft w:val="640"/>
      <w:marRight w:val="0"/>
      <w:marTop w:val="0"/>
      <w:marBottom w:val="0"/>
      <w:divBdr>
        <w:top w:val="none" w:sz="0" w:space="0" w:color="auto"/>
        <w:left w:val="none" w:sz="0" w:space="0" w:color="auto"/>
        <w:bottom w:val="none" w:sz="0" w:space="0" w:color="auto"/>
        <w:right w:val="none" w:sz="0" w:space="0" w:color="auto"/>
      </w:divBdr>
    </w:div>
    <w:div w:id="1772772760">
      <w:marLeft w:val="640"/>
      <w:marRight w:val="0"/>
      <w:marTop w:val="0"/>
      <w:marBottom w:val="0"/>
      <w:divBdr>
        <w:top w:val="none" w:sz="0" w:space="0" w:color="auto"/>
        <w:left w:val="none" w:sz="0" w:space="0" w:color="auto"/>
        <w:bottom w:val="none" w:sz="0" w:space="0" w:color="auto"/>
        <w:right w:val="none" w:sz="0" w:space="0" w:color="auto"/>
      </w:divBdr>
    </w:div>
    <w:div w:id="1777404768">
      <w:marLeft w:val="640"/>
      <w:marRight w:val="0"/>
      <w:marTop w:val="0"/>
      <w:marBottom w:val="0"/>
      <w:divBdr>
        <w:top w:val="none" w:sz="0" w:space="0" w:color="auto"/>
        <w:left w:val="none" w:sz="0" w:space="0" w:color="auto"/>
        <w:bottom w:val="none" w:sz="0" w:space="0" w:color="auto"/>
        <w:right w:val="none" w:sz="0" w:space="0" w:color="auto"/>
      </w:divBdr>
    </w:div>
    <w:div w:id="1780832396">
      <w:marLeft w:val="640"/>
      <w:marRight w:val="0"/>
      <w:marTop w:val="0"/>
      <w:marBottom w:val="0"/>
      <w:divBdr>
        <w:top w:val="none" w:sz="0" w:space="0" w:color="auto"/>
        <w:left w:val="none" w:sz="0" w:space="0" w:color="auto"/>
        <w:bottom w:val="none" w:sz="0" w:space="0" w:color="auto"/>
        <w:right w:val="none" w:sz="0" w:space="0" w:color="auto"/>
      </w:divBdr>
    </w:div>
    <w:div w:id="1781488177">
      <w:marLeft w:val="640"/>
      <w:marRight w:val="0"/>
      <w:marTop w:val="0"/>
      <w:marBottom w:val="0"/>
      <w:divBdr>
        <w:top w:val="none" w:sz="0" w:space="0" w:color="auto"/>
        <w:left w:val="none" w:sz="0" w:space="0" w:color="auto"/>
        <w:bottom w:val="none" w:sz="0" w:space="0" w:color="auto"/>
        <w:right w:val="none" w:sz="0" w:space="0" w:color="auto"/>
      </w:divBdr>
    </w:div>
    <w:div w:id="1788427435">
      <w:marLeft w:val="640"/>
      <w:marRight w:val="0"/>
      <w:marTop w:val="0"/>
      <w:marBottom w:val="0"/>
      <w:divBdr>
        <w:top w:val="none" w:sz="0" w:space="0" w:color="auto"/>
        <w:left w:val="none" w:sz="0" w:space="0" w:color="auto"/>
        <w:bottom w:val="none" w:sz="0" w:space="0" w:color="auto"/>
        <w:right w:val="none" w:sz="0" w:space="0" w:color="auto"/>
      </w:divBdr>
    </w:div>
    <w:div w:id="1793086309">
      <w:marLeft w:val="640"/>
      <w:marRight w:val="0"/>
      <w:marTop w:val="0"/>
      <w:marBottom w:val="0"/>
      <w:divBdr>
        <w:top w:val="none" w:sz="0" w:space="0" w:color="auto"/>
        <w:left w:val="none" w:sz="0" w:space="0" w:color="auto"/>
        <w:bottom w:val="none" w:sz="0" w:space="0" w:color="auto"/>
        <w:right w:val="none" w:sz="0" w:space="0" w:color="auto"/>
      </w:divBdr>
    </w:div>
    <w:div w:id="1794861656">
      <w:marLeft w:val="640"/>
      <w:marRight w:val="0"/>
      <w:marTop w:val="0"/>
      <w:marBottom w:val="0"/>
      <w:divBdr>
        <w:top w:val="none" w:sz="0" w:space="0" w:color="auto"/>
        <w:left w:val="none" w:sz="0" w:space="0" w:color="auto"/>
        <w:bottom w:val="none" w:sz="0" w:space="0" w:color="auto"/>
        <w:right w:val="none" w:sz="0" w:space="0" w:color="auto"/>
      </w:divBdr>
    </w:div>
    <w:div w:id="1800029216">
      <w:marLeft w:val="640"/>
      <w:marRight w:val="0"/>
      <w:marTop w:val="0"/>
      <w:marBottom w:val="0"/>
      <w:divBdr>
        <w:top w:val="none" w:sz="0" w:space="0" w:color="auto"/>
        <w:left w:val="none" w:sz="0" w:space="0" w:color="auto"/>
        <w:bottom w:val="none" w:sz="0" w:space="0" w:color="auto"/>
        <w:right w:val="none" w:sz="0" w:space="0" w:color="auto"/>
      </w:divBdr>
    </w:div>
    <w:div w:id="1800415534">
      <w:marLeft w:val="640"/>
      <w:marRight w:val="0"/>
      <w:marTop w:val="0"/>
      <w:marBottom w:val="0"/>
      <w:divBdr>
        <w:top w:val="none" w:sz="0" w:space="0" w:color="auto"/>
        <w:left w:val="none" w:sz="0" w:space="0" w:color="auto"/>
        <w:bottom w:val="none" w:sz="0" w:space="0" w:color="auto"/>
        <w:right w:val="none" w:sz="0" w:space="0" w:color="auto"/>
      </w:divBdr>
    </w:div>
    <w:div w:id="1800610968">
      <w:marLeft w:val="640"/>
      <w:marRight w:val="0"/>
      <w:marTop w:val="0"/>
      <w:marBottom w:val="0"/>
      <w:divBdr>
        <w:top w:val="none" w:sz="0" w:space="0" w:color="auto"/>
        <w:left w:val="none" w:sz="0" w:space="0" w:color="auto"/>
        <w:bottom w:val="none" w:sz="0" w:space="0" w:color="auto"/>
        <w:right w:val="none" w:sz="0" w:space="0" w:color="auto"/>
      </w:divBdr>
    </w:div>
    <w:div w:id="1804999663">
      <w:marLeft w:val="640"/>
      <w:marRight w:val="0"/>
      <w:marTop w:val="0"/>
      <w:marBottom w:val="0"/>
      <w:divBdr>
        <w:top w:val="none" w:sz="0" w:space="0" w:color="auto"/>
        <w:left w:val="none" w:sz="0" w:space="0" w:color="auto"/>
        <w:bottom w:val="none" w:sz="0" w:space="0" w:color="auto"/>
        <w:right w:val="none" w:sz="0" w:space="0" w:color="auto"/>
      </w:divBdr>
    </w:div>
    <w:div w:id="1806239129">
      <w:marLeft w:val="640"/>
      <w:marRight w:val="0"/>
      <w:marTop w:val="0"/>
      <w:marBottom w:val="0"/>
      <w:divBdr>
        <w:top w:val="none" w:sz="0" w:space="0" w:color="auto"/>
        <w:left w:val="none" w:sz="0" w:space="0" w:color="auto"/>
        <w:bottom w:val="none" w:sz="0" w:space="0" w:color="auto"/>
        <w:right w:val="none" w:sz="0" w:space="0" w:color="auto"/>
      </w:divBdr>
    </w:div>
    <w:div w:id="1810901267">
      <w:marLeft w:val="640"/>
      <w:marRight w:val="0"/>
      <w:marTop w:val="0"/>
      <w:marBottom w:val="0"/>
      <w:divBdr>
        <w:top w:val="none" w:sz="0" w:space="0" w:color="auto"/>
        <w:left w:val="none" w:sz="0" w:space="0" w:color="auto"/>
        <w:bottom w:val="none" w:sz="0" w:space="0" w:color="auto"/>
        <w:right w:val="none" w:sz="0" w:space="0" w:color="auto"/>
      </w:divBdr>
    </w:div>
    <w:div w:id="1811826075">
      <w:marLeft w:val="640"/>
      <w:marRight w:val="0"/>
      <w:marTop w:val="0"/>
      <w:marBottom w:val="0"/>
      <w:divBdr>
        <w:top w:val="none" w:sz="0" w:space="0" w:color="auto"/>
        <w:left w:val="none" w:sz="0" w:space="0" w:color="auto"/>
        <w:bottom w:val="none" w:sz="0" w:space="0" w:color="auto"/>
        <w:right w:val="none" w:sz="0" w:space="0" w:color="auto"/>
      </w:divBdr>
    </w:div>
    <w:div w:id="1812794224">
      <w:marLeft w:val="640"/>
      <w:marRight w:val="0"/>
      <w:marTop w:val="0"/>
      <w:marBottom w:val="0"/>
      <w:divBdr>
        <w:top w:val="none" w:sz="0" w:space="0" w:color="auto"/>
        <w:left w:val="none" w:sz="0" w:space="0" w:color="auto"/>
        <w:bottom w:val="none" w:sz="0" w:space="0" w:color="auto"/>
        <w:right w:val="none" w:sz="0" w:space="0" w:color="auto"/>
      </w:divBdr>
    </w:div>
    <w:div w:id="1818452595">
      <w:marLeft w:val="640"/>
      <w:marRight w:val="0"/>
      <w:marTop w:val="0"/>
      <w:marBottom w:val="0"/>
      <w:divBdr>
        <w:top w:val="none" w:sz="0" w:space="0" w:color="auto"/>
        <w:left w:val="none" w:sz="0" w:space="0" w:color="auto"/>
        <w:bottom w:val="none" w:sz="0" w:space="0" w:color="auto"/>
        <w:right w:val="none" w:sz="0" w:space="0" w:color="auto"/>
      </w:divBdr>
    </w:div>
    <w:div w:id="1825466670">
      <w:marLeft w:val="640"/>
      <w:marRight w:val="0"/>
      <w:marTop w:val="0"/>
      <w:marBottom w:val="0"/>
      <w:divBdr>
        <w:top w:val="none" w:sz="0" w:space="0" w:color="auto"/>
        <w:left w:val="none" w:sz="0" w:space="0" w:color="auto"/>
        <w:bottom w:val="none" w:sz="0" w:space="0" w:color="auto"/>
        <w:right w:val="none" w:sz="0" w:space="0" w:color="auto"/>
      </w:divBdr>
    </w:div>
    <w:div w:id="1825973751">
      <w:marLeft w:val="640"/>
      <w:marRight w:val="0"/>
      <w:marTop w:val="0"/>
      <w:marBottom w:val="0"/>
      <w:divBdr>
        <w:top w:val="none" w:sz="0" w:space="0" w:color="auto"/>
        <w:left w:val="none" w:sz="0" w:space="0" w:color="auto"/>
        <w:bottom w:val="none" w:sz="0" w:space="0" w:color="auto"/>
        <w:right w:val="none" w:sz="0" w:space="0" w:color="auto"/>
      </w:divBdr>
    </w:div>
    <w:div w:id="1827630279">
      <w:marLeft w:val="640"/>
      <w:marRight w:val="0"/>
      <w:marTop w:val="0"/>
      <w:marBottom w:val="0"/>
      <w:divBdr>
        <w:top w:val="none" w:sz="0" w:space="0" w:color="auto"/>
        <w:left w:val="none" w:sz="0" w:space="0" w:color="auto"/>
        <w:bottom w:val="none" w:sz="0" w:space="0" w:color="auto"/>
        <w:right w:val="none" w:sz="0" w:space="0" w:color="auto"/>
      </w:divBdr>
    </w:div>
    <w:div w:id="1830440469">
      <w:marLeft w:val="640"/>
      <w:marRight w:val="0"/>
      <w:marTop w:val="0"/>
      <w:marBottom w:val="0"/>
      <w:divBdr>
        <w:top w:val="none" w:sz="0" w:space="0" w:color="auto"/>
        <w:left w:val="none" w:sz="0" w:space="0" w:color="auto"/>
        <w:bottom w:val="none" w:sz="0" w:space="0" w:color="auto"/>
        <w:right w:val="none" w:sz="0" w:space="0" w:color="auto"/>
      </w:divBdr>
    </w:div>
    <w:div w:id="1830751559">
      <w:marLeft w:val="640"/>
      <w:marRight w:val="0"/>
      <w:marTop w:val="0"/>
      <w:marBottom w:val="0"/>
      <w:divBdr>
        <w:top w:val="none" w:sz="0" w:space="0" w:color="auto"/>
        <w:left w:val="none" w:sz="0" w:space="0" w:color="auto"/>
        <w:bottom w:val="none" w:sz="0" w:space="0" w:color="auto"/>
        <w:right w:val="none" w:sz="0" w:space="0" w:color="auto"/>
      </w:divBdr>
    </w:div>
    <w:div w:id="1832209690">
      <w:marLeft w:val="640"/>
      <w:marRight w:val="0"/>
      <w:marTop w:val="0"/>
      <w:marBottom w:val="0"/>
      <w:divBdr>
        <w:top w:val="none" w:sz="0" w:space="0" w:color="auto"/>
        <w:left w:val="none" w:sz="0" w:space="0" w:color="auto"/>
        <w:bottom w:val="none" w:sz="0" w:space="0" w:color="auto"/>
        <w:right w:val="none" w:sz="0" w:space="0" w:color="auto"/>
      </w:divBdr>
    </w:div>
    <w:div w:id="1832599652">
      <w:marLeft w:val="640"/>
      <w:marRight w:val="0"/>
      <w:marTop w:val="0"/>
      <w:marBottom w:val="0"/>
      <w:divBdr>
        <w:top w:val="none" w:sz="0" w:space="0" w:color="auto"/>
        <w:left w:val="none" w:sz="0" w:space="0" w:color="auto"/>
        <w:bottom w:val="none" w:sz="0" w:space="0" w:color="auto"/>
        <w:right w:val="none" w:sz="0" w:space="0" w:color="auto"/>
      </w:divBdr>
    </w:div>
    <w:div w:id="1832717597">
      <w:marLeft w:val="640"/>
      <w:marRight w:val="0"/>
      <w:marTop w:val="0"/>
      <w:marBottom w:val="0"/>
      <w:divBdr>
        <w:top w:val="none" w:sz="0" w:space="0" w:color="auto"/>
        <w:left w:val="none" w:sz="0" w:space="0" w:color="auto"/>
        <w:bottom w:val="none" w:sz="0" w:space="0" w:color="auto"/>
        <w:right w:val="none" w:sz="0" w:space="0" w:color="auto"/>
      </w:divBdr>
    </w:div>
    <w:div w:id="1833062863">
      <w:marLeft w:val="640"/>
      <w:marRight w:val="0"/>
      <w:marTop w:val="0"/>
      <w:marBottom w:val="0"/>
      <w:divBdr>
        <w:top w:val="none" w:sz="0" w:space="0" w:color="auto"/>
        <w:left w:val="none" w:sz="0" w:space="0" w:color="auto"/>
        <w:bottom w:val="none" w:sz="0" w:space="0" w:color="auto"/>
        <w:right w:val="none" w:sz="0" w:space="0" w:color="auto"/>
      </w:divBdr>
    </w:div>
    <w:div w:id="1838766702">
      <w:marLeft w:val="640"/>
      <w:marRight w:val="0"/>
      <w:marTop w:val="0"/>
      <w:marBottom w:val="0"/>
      <w:divBdr>
        <w:top w:val="none" w:sz="0" w:space="0" w:color="auto"/>
        <w:left w:val="none" w:sz="0" w:space="0" w:color="auto"/>
        <w:bottom w:val="none" w:sz="0" w:space="0" w:color="auto"/>
        <w:right w:val="none" w:sz="0" w:space="0" w:color="auto"/>
      </w:divBdr>
    </w:div>
    <w:div w:id="1843427568">
      <w:marLeft w:val="640"/>
      <w:marRight w:val="0"/>
      <w:marTop w:val="0"/>
      <w:marBottom w:val="0"/>
      <w:divBdr>
        <w:top w:val="none" w:sz="0" w:space="0" w:color="auto"/>
        <w:left w:val="none" w:sz="0" w:space="0" w:color="auto"/>
        <w:bottom w:val="none" w:sz="0" w:space="0" w:color="auto"/>
        <w:right w:val="none" w:sz="0" w:space="0" w:color="auto"/>
      </w:divBdr>
    </w:div>
    <w:div w:id="1845195710">
      <w:marLeft w:val="640"/>
      <w:marRight w:val="0"/>
      <w:marTop w:val="0"/>
      <w:marBottom w:val="0"/>
      <w:divBdr>
        <w:top w:val="none" w:sz="0" w:space="0" w:color="auto"/>
        <w:left w:val="none" w:sz="0" w:space="0" w:color="auto"/>
        <w:bottom w:val="none" w:sz="0" w:space="0" w:color="auto"/>
        <w:right w:val="none" w:sz="0" w:space="0" w:color="auto"/>
      </w:divBdr>
    </w:div>
    <w:div w:id="1847088897">
      <w:marLeft w:val="640"/>
      <w:marRight w:val="0"/>
      <w:marTop w:val="0"/>
      <w:marBottom w:val="0"/>
      <w:divBdr>
        <w:top w:val="none" w:sz="0" w:space="0" w:color="auto"/>
        <w:left w:val="none" w:sz="0" w:space="0" w:color="auto"/>
        <w:bottom w:val="none" w:sz="0" w:space="0" w:color="auto"/>
        <w:right w:val="none" w:sz="0" w:space="0" w:color="auto"/>
      </w:divBdr>
    </w:div>
    <w:div w:id="1847671926">
      <w:marLeft w:val="640"/>
      <w:marRight w:val="0"/>
      <w:marTop w:val="0"/>
      <w:marBottom w:val="0"/>
      <w:divBdr>
        <w:top w:val="none" w:sz="0" w:space="0" w:color="auto"/>
        <w:left w:val="none" w:sz="0" w:space="0" w:color="auto"/>
        <w:bottom w:val="none" w:sz="0" w:space="0" w:color="auto"/>
        <w:right w:val="none" w:sz="0" w:space="0" w:color="auto"/>
      </w:divBdr>
    </w:div>
    <w:div w:id="1848137010">
      <w:marLeft w:val="640"/>
      <w:marRight w:val="0"/>
      <w:marTop w:val="0"/>
      <w:marBottom w:val="0"/>
      <w:divBdr>
        <w:top w:val="none" w:sz="0" w:space="0" w:color="auto"/>
        <w:left w:val="none" w:sz="0" w:space="0" w:color="auto"/>
        <w:bottom w:val="none" w:sz="0" w:space="0" w:color="auto"/>
        <w:right w:val="none" w:sz="0" w:space="0" w:color="auto"/>
      </w:divBdr>
    </w:div>
    <w:div w:id="1850832729">
      <w:marLeft w:val="640"/>
      <w:marRight w:val="0"/>
      <w:marTop w:val="0"/>
      <w:marBottom w:val="0"/>
      <w:divBdr>
        <w:top w:val="none" w:sz="0" w:space="0" w:color="auto"/>
        <w:left w:val="none" w:sz="0" w:space="0" w:color="auto"/>
        <w:bottom w:val="none" w:sz="0" w:space="0" w:color="auto"/>
        <w:right w:val="none" w:sz="0" w:space="0" w:color="auto"/>
      </w:divBdr>
    </w:div>
    <w:div w:id="1855921226">
      <w:marLeft w:val="640"/>
      <w:marRight w:val="0"/>
      <w:marTop w:val="0"/>
      <w:marBottom w:val="0"/>
      <w:divBdr>
        <w:top w:val="none" w:sz="0" w:space="0" w:color="auto"/>
        <w:left w:val="none" w:sz="0" w:space="0" w:color="auto"/>
        <w:bottom w:val="none" w:sz="0" w:space="0" w:color="auto"/>
        <w:right w:val="none" w:sz="0" w:space="0" w:color="auto"/>
      </w:divBdr>
    </w:div>
    <w:div w:id="1857886224">
      <w:marLeft w:val="640"/>
      <w:marRight w:val="0"/>
      <w:marTop w:val="0"/>
      <w:marBottom w:val="0"/>
      <w:divBdr>
        <w:top w:val="none" w:sz="0" w:space="0" w:color="auto"/>
        <w:left w:val="none" w:sz="0" w:space="0" w:color="auto"/>
        <w:bottom w:val="none" w:sz="0" w:space="0" w:color="auto"/>
        <w:right w:val="none" w:sz="0" w:space="0" w:color="auto"/>
      </w:divBdr>
    </w:div>
    <w:div w:id="1861628166">
      <w:marLeft w:val="640"/>
      <w:marRight w:val="0"/>
      <w:marTop w:val="0"/>
      <w:marBottom w:val="0"/>
      <w:divBdr>
        <w:top w:val="none" w:sz="0" w:space="0" w:color="auto"/>
        <w:left w:val="none" w:sz="0" w:space="0" w:color="auto"/>
        <w:bottom w:val="none" w:sz="0" w:space="0" w:color="auto"/>
        <w:right w:val="none" w:sz="0" w:space="0" w:color="auto"/>
      </w:divBdr>
    </w:div>
    <w:div w:id="1863744323">
      <w:marLeft w:val="640"/>
      <w:marRight w:val="0"/>
      <w:marTop w:val="0"/>
      <w:marBottom w:val="0"/>
      <w:divBdr>
        <w:top w:val="none" w:sz="0" w:space="0" w:color="auto"/>
        <w:left w:val="none" w:sz="0" w:space="0" w:color="auto"/>
        <w:bottom w:val="none" w:sz="0" w:space="0" w:color="auto"/>
        <w:right w:val="none" w:sz="0" w:space="0" w:color="auto"/>
      </w:divBdr>
    </w:div>
    <w:div w:id="1867475436">
      <w:marLeft w:val="640"/>
      <w:marRight w:val="0"/>
      <w:marTop w:val="0"/>
      <w:marBottom w:val="0"/>
      <w:divBdr>
        <w:top w:val="none" w:sz="0" w:space="0" w:color="auto"/>
        <w:left w:val="none" w:sz="0" w:space="0" w:color="auto"/>
        <w:bottom w:val="none" w:sz="0" w:space="0" w:color="auto"/>
        <w:right w:val="none" w:sz="0" w:space="0" w:color="auto"/>
      </w:divBdr>
    </w:div>
    <w:div w:id="1868641195">
      <w:marLeft w:val="640"/>
      <w:marRight w:val="0"/>
      <w:marTop w:val="0"/>
      <w:marBottom w:val="0"/>
      <w:divBdr>
        <w:top w:val="none" w:sz="0" w:space="0" w:color="auto"/>
        <w:left w:val="none" w:sz="0" w:space="0" w:color="auto"/>
        <w:bottom w:val="none" w:sz="0" w:space="0" w:color="auto"/>
        <w:right w:val="none" w:sz="0" w:space="0" w:color="auto"/>
      </w:divBdr>
    </w:div>
    <w:div w:id="1873106860">
      <w:marLeft w:val="640"/>
      <w:marRight w:val="0"/>
      <w:marTop w:val="0"/>
      <w:marBottom w:val="0"/>
      <w:divBdr>
        <w:top w:val="none" w:sz="0" w:space="0" w:color="auto"/>
        <w:left w:val="none" w:sz="0" w:space="0" w:color="auto"/>
        <w:bottom w:val="none" w:sz="0" w:space="0" w:color="auto"/>
        <w:right w:val="none" w:sz="0" w:space="0" w:color="auto"/>
      </w:divBdr>
    </w:div>
    <w:div w:id="1883981396">
      <w:marLeft w:val="640"/>
      <w:marRight w:val="0"/>
      <w:marTop w:val="0"/>
      <w:marBottom w:val="0"/>
      <w:divBdr>
        <w:top w:val="none" w:sz="0" w:space="0" w:color="auto"/>
        <w:left w:val="none" w:sz="0" w:space="0" w:color="auto"/>
        <w:bottom w:val="none" w:sz="0" w:space="0" w:color="auto"/>
        <w:right w:val="none" w:sz="0" w:space="0" w:color="auto"/>
      </w:divBdr>
    </w:div>
    <w:div w:id="1885482806">
      <w:marLeft w:val="640"/>
      <w:marRight w:val="0"/>
      <w:marTop w:val="0"/>
      <w:marBottom w:val="0"/>
      <w:divBdr>
        <w:top w:val="none" w:sz="0" w:space="0" w:color="auto"/>
        <w:left w:val="none" w:sz="0" w:space="0" w:color="auto"/>
        <w:bottom w:val="none" w:sz="0" w:space="0" w:color="auto"/>
        <w:right w:val="none" w:sz="0" w:space="0" w:color="auto"/>
      </w:divBdr>
    </w:div>
    <w:div w:id="1888564884">
      <w:marLeft w:val="640"/>
      <w:marRight w:val="0"/>
      <w:marTop w:val="0"/>
      <w:marBottom w:val="0"/>
      <w:divBdr>
        <w:top w:val="none" w:sz="0" w:space="0" w:color="auto"/>
        <w:left w:val="none" w:sz="0" w:space="0" w:color="auto"/>
        <w:bottom w:val="none" w:sz="0" w:space="0" w:color="auto"/>
        <w:right w:val="none" w:sz="0" w:space="0" w:color="auto"/>
      </w:divBdr>
    </w:div>
    <w:div w:id="1890262942">
      <w:marLeft w:val="640"/>
      <w:marRight w:val="0"/>
      <w:marTop w:val="0"/>
      <w:marBottom w:val="0"/>
      <w:divBdr>
        <w:top w:val="none" w:sz="0" w:space="0" w:color="auto"/>
        <w:left w:val="none" w:sz="0" w:space="0" w:color="auto"/>
        <w:bottom w:val="none" w:sz="0" w:space="0" w:color="auto"/>
        <w:right w:val="none" w:sz="0" w:space="0" w:color="auto"/>
      </w:divBdr>
    </w:div>
    <w:div w:id="1891727486">
      <w:marLeft w:val="640"/>
      <w:marRight w:val="0"/>
      <w:marTop w:val="0"/>
      <w:marBottom w:val="0"/>
      <w:divBdr>
        <w:top w:val="none" w:sz="0" w:space="0" w:color="auto"/>
        <w:left w:val="none" w:sz="0" w:space="0" w:color="auto"/>
        <w:bottom w:val="none" w:sz="0" w:space="0" w:color="auto"/>
        <w:right w:val="none" w:sz="0" w:space="0" w:color="auto"/>
      </w:divBdr>
    </w:div>
    <w:div w:id="1900362059">
      <w:marLeft w:val="640"/>
      <w:marRight w:val="0"/>
      <w:marTop w:val="0"/>
      <w:marBottom w:val="0"/>
      <w:divBdr>
        <w:top w:val="none" w:sz="0" w:space="0" w:color="auto"/>
        <w:left w:val="none" w:sz="0" w:space="0" w:color="auto"/>
        <w:bottom w:val="none" w:sz="0" w:space="0" w:color="auto"/>
        <w:right w:val="none" w:sz="0" w:space="0" w:color="auto"/>
      </w:divBdr>
    </w:div>
    <w:div w:id="1902058128">
      <w:marLeft w:val="640"/>
      <w:marRight w:val="0"/>
      <w:marTop w:val="0"/>
      <w:marBottom w:val="0"/>
      <w:divBdr>
        <w:top w:val="none" w:sz="0" w:space="0" w:color="auto"/>
        <w:left w:val="none" w:sz="0" w:space="0" w:color="auto"/>
        <w:bottom w:val="none" w:sz="0" w:space="0" w:color="auto"/>
        <w:right w:val="none" w:sz="0" w:space="0" w:color="auto"/>
      </w:divBdr>
    </w:div>
    <w:div w:id="1902203784">
      <w:marLeft w:val="640"/>
      <w:marRight w:val="0"/>
      <w:marTop w:val="0"/>
      <w:marBottom w:val="0"/>
      <w:divBdr>
        <w:top w:val="none" w:sz="0" w:space="0" w:color="auto"/>
        <w:left w:val="none" w:sz="0" w:space="0" w:color="auto"/>
        <w:bottom w:val="none" w:sz="0" w:space="0" w:color="auto"/>
        <w:right w:val="none" w:sz="0" w:space="0" w:color="auto"/>
      </w:divBdr>
    </w:div>
    <w:div w:id="1907714879">
      <w:marLeft w:val="640"/>
      <w:marRight w:val="0"/>
      <w:marTop w:val="0"/>
      <w:marBottom w:val="0"/>
      <w:divBdr>
        <w:top w:val="none" w:sz="0" w:space="0" w:color="auto"/>
        <w:left w:val="none" w:sz="0" w:space="0" w:color="auto"/>
        <w:bottom w:val="none" w:sz="0" w:space="0" w:color="auto"/>
        <w:right w:val="none" w:sz="0" w:space="0" w:color="auto"/>
      </w:divBdr>
    </w:div>
    <w:div w:id="1910380435">
      <w:marLeft w:val="640"/>
      <w:marRight w:val="0"/>
      <w:marTop w:val="0"/>
      <w:marBottom w:val="0"/>
      <w:divBdr>
        <w:top w:val="none" w:sz="0" w:space="0" w:color="auto"/>
        <w:left w:val="none" w:sz="0" w:space="0" w:color="auto"/>
        <w:bottom w:val="none" w:sz="0" w:space="0" w:color="auto"/>
        <w:right w:val="none" w:sz="0" w:space="0" w:color="auto"/>
      </w:divBdr>
    </w:div>
    <w:div w:id="1910729843">
      <w:marLeft w:val="640"/>
      <w:marRight w:val="0"/>
      <w:marTop w:val="0"/>
      <w:marBottom w:val="0"/>
      <w:divBdr>
        <w:top w:val="none" w:sz="0" w:space="0" w:color="auto"/>
        <w:left w:val="none" w:sz="0" w:space="0" w:color="auto"/>
        <w:bottom w:val="none" w:sz="0" w:space="0" w:color="auto"/>
        <w:right w:val="none" w:sz="0" w:space="0" w:color="auto"/>
      </w:divBdr>
    </w:div>
    <w:div w:id="1914655490">
      <w:marLeft w:val="640"/>
      <w:marRight w:val="0"/>
      <w:marTop w:val="0"/>
      <w:marBottom w:val="0"/>
      <w:divBdr>
        <w:top w:val="none" w:sz="0" w:space="0" w:color="auto"/>
        <w:left w:val="none" w:sz="0" w:space="0" w:color="auto"/>
        <w:bottom w:val="none" w:sz="0" w:space="0" w:color="auto"/>
        <w:right w:val="none" w:sz="0" w:space="0" w:color="auto"/>
      </w:divBdr>
    </w:div>
    <w:div w:id="1916740458">
      <w:marLeft w:val="640"/>
      <w:marRight w:val="0"/>
      <w:marTop w:val="0"/>
      <w:marBottom w:val="0"/>
      <w:divBdr>
        <w:top w:val="none" w:sz="0" w:space="0" w:color="auto"/>
        <w:left w:val="none" w:sz="0" w:space="0" w:color="auto"/>
        <w:bottom w:val="none" w:sz="0" w:space="0" w:color="auto"/>
        <w:right w:val="none" w:sz="0" w:space="0" w:color="auto"/>
      </w:divBdr>
    </w:div>
    <w:div w:id="1917738215">
      <w:marLeft w:val="640"/>
      <w:marRight w:val="0"/>
      <w:marTop w:val="0"/>
      <w:marBottom w:val="0"/>
      <w:divBdr>
        <w:top w:val="none" w:sz="0" w:space="0" w:color="auto"/>
        <w:left w:val="none" w:sz="0" w:space="0" w:color="auto"/>
        <w:bottom w:val="none" w:sz="0" w:space="0" w:color="auto"/>
        <w:right w:val="none" w:sz="0" w:space="0" w:color="auto"/>
      </w:divBdr>
    </w:div>
    <w:div w:id="1919752308">
      <w:marLeft w:val="640"/>
      <w:marRight w:val="0"/>
      <w:marTop w:val="0"/>
      <w:marBottom w:val="0"/>
      <w:divBdr>
        <w:top w:val="none" w:sz="0" w:space="0" w:color="auto"/>
        <w:left w:val="none" w:sz="0" w:space="0" w:color="auto"/>
        <w:bottom w:val="none" w:sz="0" w:space="0" w:color="auto"/>
        <w:right w:val="none" w:sz="0" w:space="0" w:color="auto"/>
      </w:divBdr>
    </w:div>
    <w:div w:id="1921451347">
      <w:marLeft w:val="640"/>
      <w:marRight w:val="0"/>
      <w:marTop w:val="0"/>
      <w:marBottom w:val="0"/>
      <w:divBdr>
        <w:top w:val="none" w:sz="0" w:space="0" w:color="auto"/>
        <w:left w:val="none" w:sz="0" w:space="0" w:color="auto"/>
        <w:bottom w:val="none" w:sz="0" w:space="0" w:color="auto"/>
        <w:right w:val="none" w:sz="0" w:space="0" w:color="auto"/>
      </w:divBdr>
    </w:div>
    <w:div w:id="1922522641">
      <w:marLeft w:val="640"/>
      <w:marRight w:val="0"/>
      <w:marTop w:val="0"/>
      <w:marBottom w:val="0"/>
      <w:divBdr>
        <w:top w:val="none" w:sz="0" w:space="0" w:color="auto"/>
        <w:left w:val="none" w:sz="0" w:space="0" w:color="auto"/>
        <w:bottom w:val="none" w:sz="0" w:space="0" w:color="auto"/>
        <w:right w:val="none" w:sz="0" w:space="0" w:color="auto"/>
      </w:divBdr>
    </w:div>
    <w:div w:id="1927811429">
      <w:marLeft w:val="640"/>
      <w:marRight w:val="0"/>
      <w:marTop w:val="0"/>
      <w:marBottom w:val="0"/>
      <w:divBdr>
        <w:top w:val="none" w:sz="0" w:space="0" w:color="auto"/>
        <w:left w:val="none" w:sz="0" w:space="0" w:color="auto"/>
        <w:bottom w:val="none" w:sz="0" w:space="0" w:color="auto"/>
        <w:right w:val="none" w:sz="0" w:space="0" w:color="auto"/>
      </w:divBdr>
    </w:div>
    <w:div w:id="1929194159">
      <w:marLeft w:val="640"/>
      <w:marRight w:val="0"/>
      <w:marTop w:val="0"/>
      <w:marBottom w:val="0"/>
      <w:divBdr>
        <w:top w:val="none" w:sz="0" w:space="0" w:color="auto"/>
        <w:left w:val="none" w:sz="0" w:space="0" w:color="auto"/>
        <w:bottom w:val="none" w:sz="0" w:space="0" w:color="auto"/>
        <w:right w:val="none" w:sz="0" w:space="0" w:color="auto"/>
      </w:divBdr>
    </w:div>
    <w:div w:id="1935630618">
      <w:marLeft w:val="640"/>
      <w:marRight w:val="0"/>
      <w:marTop w:val="0"/>
      <w:marBottom w:val="0"/>
      <w:divBdr>
        <w:top w:val="none" w:sz="0" w:space="0" w:color="auto"/>
        <w:left w:val="none" w:sz="0" w:space="0" w:color="auto"/>
        <w:bottom w:val="none" w:sz="0" w:space="0" w:color="auto"/>
        <w:right w:val="none" w:sz="0" w:space="0" w:color="auto"/>
      </w:divBdr>
    </w:div>
    <w:div w:id="1935895859">
      <w:marLeft w:val="640"/>
      <w:marRight w:val="0"/>
      <w:marTop w:val="0"/>
      <w:marBottom w:val="0"/>
      <w:divBdr>
        <w:top w:val="none" w:sz="0" w:space="0" w:color="auto"/>
        <w:left w:val="none" w:sz="0" w:space="0" w:color="auto"/>
        <w:bottom w:val="none" w:sz="0" w:space="0" w:color="auto"/>
        <w:right w:val="none" w:sz="0" w:space="0" w:color="auto"/>
      </w:divBdr>
    </w:div>
    <w:div w:id="1936210930">
      <w:marLeft w:val="640"/>
      <w:marRight w:val="0"/>
      <w:marTop w:val="0"/>
      <w:marBottom w:val="0"/>
      <w:divBdr>
        <w:top w:val="none" w:sz="0" w:space="0" w:color="auto"/>
        <w:left w:val="none" w:sz="0" w:space="0" w:color="auto"/>
        <w:bottom w:val="none" w:sz="0" w:space="0" w:color="auto"/>
        <w:right w:val="none" w:sz="0" w:space="0" w:color="auto"/>
      </w:divBdr>
    </w:div>
    <w:div w:id="1940068229">
      <w:marLeft w:val="640"/>
      <w:marRight w:val="0"/>
      <w:marTop w:val="0"/>
      <w:marBottom w:val="0"/>
      <w:divBdr>
        <w:top w:val="none" w:sz="0" w:space="0" w:color="auto"/>
        <w:left w:val="none" w:sz="0" w:space="0" w:color="auto"/>
        <w:bottom w:val="none" w:sz="0" w:space="0" w:color="auto"/>
        <w:right w:val="none" w:sz="0" w:space="0" w:color="auto"/>
      </w:divBdr>
    </w:div>
    <w:div w:id="1940530362">
      <w:marLeft w:val="640"/>
      <w:marRight w:val="0"/>
      <w:marTop w:val="0"/>
      <w:marBottom w:val="0"/>
      <w:divBdr>
        <w:top w:val="none" w:sz="0" w:space="0" w:color="auto"/>
        <w:left w:val="none" w:sz="0" w:space="0" w:color="auto"/>
        <w:bottom w:val="none" w:sz="0" w:space="0" w:color="auto"/>
        <w:right w:val="none" w:sz="0" w:space="0" w:color="auto"/>
      </w:divBdr>
    </w:div>
    <w:div w:id="1941601068">
      <w:marLeft w:val="640"/>
      <w:marRight w:val="0"/>
      <w:marTop w:val="0"/>
      <w:marBottom w:val="0"/>
      <w:divBdr>
        <w:top w:val="none" w:sz="0" w:space="0" w:color="auto"/>
        <w:left w:val="none" w:sz="0" w:space="0" w:color="auto"/>
        <w:bottom w:val="none" w:sz="0" w:space="0" w:color="auto"/>
        <w:right w:val="none" w:sz="0" w:space="0" w:color="auto"/>
      </w:divBdr>
    </w:div>
    <w:div w:id="1941789840">
      <w:marLeft w:val="640"/>
      <w:marRight w:val="0"/>
      <w:marTop w:val="0"/>
      <w:marBottom w:val="0"/>
      <w:divBdr>
        <w:top w:val="none" w:sz="0" w:space="0" w:color="auto"/>
        <w:left w:val="none" w:sz="0" w:space="0" w:color="auto"/>
        <w:bottom w:val="none" w:sz="0" w:space="0" w:color="auto"/>
        <w:right w:val="none" w:sz="0" w:space="0" w:color="auto"/>
      </w:divBdr>
    </w:div>
    <w:div w:id="1943486292">
      <w:marLeft w:val="640"/>
      <w:marRight w:val="0"/>
      <w:marTop w:val="0"/>
      <w:marBottom w:val="0"/>
      <w:divBdr>
        <w:top w:val="none" w:sz="0" w:space="0" w:color="auto"/>
        <w:left w:val="none" w:sz="0" w:space="0" w:color="auto"/>
        <w:bottom w:val="none" w:sz="0" w:space="0" w:color="auto"/>
        <w:right w:val="none" w:sz="0" w:space="0" w:color="auto"/>
      </w:divBdr>
    </w:div>
    <w:div w:id="1943801752">
      <w:marLeft w:val="640"/>
      <w:marRight w:val="0"/>
      <w:marTop w:val="0"/>
      <w:marBottom w:val="0"/>
      <w:divBdr>
        <w:top w:val="none" w:sz="0" w:space="0" w:color="auto"/>
        <w:left w:val="none" w:sz="0" w:space="0" w:color="auto"/>
        <w:bottom w:val="none" w:sz="0" w:space="0" w:color="auto"/>
        <w:right w:val="none" w:sz="0" w:space="0" w:color="auto"/>
      </w:divBdr>
    </w:div>
    <w:div w:id="1949465888">
      <w:marLeft w:val="640"/>
      <w:marRight w:val="0"/>
      <w:marTop w:val="0"/>
      <w:marBottom w:val="0"/>
      <w:divBdr>
        <w:top w:val="none" w:sz="0" w:space="0" w:color="auto"/>
        <w:left w:val="none" w:sz="0" w:space="0" w:color="auto"/>
        <w:bottom w:val="none" w:sz="0" w:space="0" w:color="auto"/>
        <w:right w:val="none" w:sz="0" w:space="0" w:color="auto"/>
      </w:divBdr>
    </w:div>
    <w:div w:id="1950116970">
      <w:marLeft w:val="640"/>
      <w:marRight w:val="0"/>
      <w:marTop w:val="0"/>
      <w:marBottom w:val="0"/>
      <w:divBdr>
        <w:top w:val="none" w:sz="0" w:space="0" w:color="auto"/>
        <w:left w:val="none" w:sz="0" w:space="0" w:color="auto"/>
        <w:bottom w:val="none" w:sz="0" w:space="0" w:color="auto"/>
        <w:right w:val="none" w:sz="0" w:space="0" w:color="auto"/>
      </w:divBdr>
    </w:div>
    <w:div w:id="1952853441">
      <w:marLeft w:val="640"/>
      <w:marRight w:val="0"/>
      <w:marTop w:val="0"/>
      <w:marBottom w:val="0"/>
      <w:divBdr>
        <w:top w:val="none" w:sz="0" w:space="0" w:color="auto"/>
        <w:left w:val="none" w:sz="0" w:space="0" w:color="auto"/>
        <w:bottom w:val="none" w:sz="0" w:space="0" w:color="auto"/>
        <w:right w:val="none" w:sz="0" w:space="0" w:color="auto"/>
      </w:divBdr>
    </w:div>
    <w:div w:id="1954050432">
      <w:marLeft w:val="640"/>
      <w:marRight w:val="0"/>
      <w:marTop w:val="0"/>
      <w:marBottom w:val="0"/>
      <w:divBdr>
        <w:top w:val="none" w:sz="0" w:space="0" w:color="auto"/>
        <w:left w:val="none" w:sz="0" w:space="0" w:color="auto"/>
        <w:bottom w:val="none" w:sz="0" w:space="0" w:color="auto"/>
        <w:right w:val="none" w:sz="0" w:space="0" w:color="auto"/>
      </w:divBdr>
    </w:div>
    <w:div w:id="1956790466">
      <w:marLeft w:val="640"/>
      <w:marRight w:val="0"/>
      <w:marTop w:val="0"/>
      <w:marBottom w:val="0"/>
      <w:divBdr>
        <w:top w:val="none" w:sz="0" w:space="0" w:color="auto"/>
        <w:left w:val="none" w:sz="0" w:space="0" w:color="auto"/>
        <w:bottom w:val="none" w:sz="0" w:space="0" w:color="auto"/>
        <w:right w:val="none" w:sz="0" w:space="0" w:color="auto"/>
      </w:divBdr>
    </w:div>
    <w:div w:id="1959749608">
      <w:marLeft w:val="640"/>
      <w:marRight w:val="0"/>
      <w:marTop w:val="0"/>
      <w:marBottom w:val="0"/>
      <w:divBdr>
        <w:top w:val="none" w:sz="0" w:space="0" w:color="auto"/>
        <w:left w:val="none" w:sz="0" w:space="0" w:color="auto"/>
        <w:bottom w:val="none" w:sz="0" w:space="0" w:color="auto"/>
        <w:right w:val="none" w:sz="0" w:space="0" w:color="auto"/>
      </w:divBdr>
    </w:div>
    <w:div w:id="1960407294">
      <w:marLeft w:val="640"/>
      <w:marRight w:val="0"/>
      <w:marTop w:val="0"/>
      <w:marBottom w:val="0"/>
      <w:divBdr>
        <w:top w:val="none" w:sz="0" w:space="0" w:color="auto"/>
        <w:left w:val="none" w:sz="0" w:space="0" w:color="auto"/>
        <w:bottom w:val="none" w:sz="0" w:space="0" w:color="auto"/>
        <w:right w:val="none" w:sz="0" w:space="0" w:color="auto"/>
      </w:divBdr>
    </w:div>
    <w:div w:id="1962375245">
      <w:marLeft w:val="640"/>
      <w:marRight w:val="0"/>
      <w:marTop w:val="0"/>
      <w:marBottom w:val="0"/>
      <w:divBdr>
        <w:top w:val="none" w:sz="0" w:space="0" w:color="auto"/>
        <w:left w:val="none" w:sz="0" w:space="0" w:color="auto"/>
        <w:bottom w:val="none" w:sz="0" w:space="0" w:color="auto"/>
        <w:right w:val="none" w:sz="0" w:space="0" w:color="auto"/>
      </w:divBdr>
    </w:div>
    <w:div w:id="1970696434">
      <w:marLeft w:val="640"/>
      <w:marRight w:val="0"/>
      <w:marTop w:val="0"/>
      <w:marBottom w:val="0"/>
      <w:divBdr>
        <w:top w:val="none" w:sz="0" w:space="0" w:color="auto"/>
        <w:left w:val="none" w:sz="0" w:space="0" w:color="auto"/>
        <w:bottom w:val="none" w:sz="0" w:space="0" w:color="auto"/>
        <w:right w:val="none" w:sz="0" w:space="0" w:color="auto"/>
      </w:divBdr>
    </w:div>
    <w:div w:id="1972319681">
      <w:marLeft w:val="640"/>
      <w:marRight w:val="0"/>
      <w:marTop w:val="0"/>
      <w:marBottom w:val="0"/>
      <w:divBdr>
        <w:top w:val="none" w:sz="0" w:space="0" w:color="auto"/>
        <w:left w:val="none" w:sz="0" w:space="0" w:color="auto"/>
        <w:bottom w:val="none" w:sz="0" w:space="0" w:color="auto"/>
        <w:right w:val="none" w:sz="0" w:space="0" w:color="auto"/>
      </w:divBdr>
    </w:div>
    <w:div w:id="1972322546">
      <w:marLeft w:val="640"/>
      <w:marRight w:val="0"/>
      <w:marTop w:val="0"/>
      <w:marBottom w:val="0"/>
      <w:divBdr>
        <w:top w:val="none" w:sz="0" w:space="0" w:color="auto"/>
        <w:left w:val="none" w:sz="0" w:space="0" w:color="auto"/>
        <w:bottom w:val="none" w:sz="0" w:space="0" w:color="auto"/>
        <w:right w:val="none" w:sz="0" w:space="0" w:color="auto"/>
      </w:divBdr>
    </w:div>
    <w:div w:id="1974628424">
      <w:marLeft w:val="640"/>
      <w:marRight w:val="0"/>
      <w:marTop w:val="0"/>
      <w:marBottom w:val="0"/>
      <w:divBdr>
        <w:top w:val="none" w:sz="0" w:space="0" w:color="auto"/>
        <w:left w:val="none" w:sz="0" w:space="0" w:color="auto"/>
        <w:bottom w:val="none" w:sz="0" w:space="0" w:color="auto"/>
        <w:right w:val="none" w:sz="0" w:space="0" w:color="auto"/>
      </w:divBdr>
    </w:div>
    <w:div w:id="1976399994">
      <w:marLeft w:val="640"/>
      <w:marRight w:val="0"/>
      <w:marTop w:val="0"/>
      <w:marBottom w:val="0"/>
      <w:divBdr>
        <w:top w:val="none" w:sz="0" w:space="0" w:color="auto"/>
        <w:left w:val="none" w:sz="0" w:space="0" w:color="auto"/>
        <w:bottom w:val="none" w:sz="0" w:space="0" w:color="auto"/>
        <w:right w:val="none" w:sz="0" w:space="0" w:color="auto"/>
      </w:divBdr>
    </w:div>
    <w:div w:id="1977098847">
      <w:marLeft w:val="640"/>
      <w:marRight w:val="0"/>
      <w:marTop w:val="0"/>
      <w:marBottom w:val="0"/>
      <w:divBdr>
        <w:top w:val="none" w:sz="0" w:space="0" w:color="auto"/>
        <w:left w:val="none" w:sz="0" w:space="0" w:color="auto"/>
        <w:bottom w:val="none" w:sz="0" w:space="0" w:color="auto"/>
        <w:right w:val="none" w:sz="0" w:space="0" w:color="auto"/>
      </w:divBdr>
    </w:div>
    <w:div w:id="1978417381">
      <w:marLeft w:val="640"/>
      <w:marRight w:val="0"/>
      <w:marTop w:val="0"/>
      <w:marBottom w:val="0"/>
      <w:divBdr>
        <w:top w:val="none" w:sz="0" w:space="0" w:color="auto"/>
        <w:left w:val="none" w:sz="0" w:space="0" w:color="auto"/>
        <w:bottom w:val="none" w:sz="0" w:space="0" w:color="auto"/>
        <w:right w:val="none" w:sz="0" w:space="0" w:color="auto"/>
      </w:divBdr>
    </w:div>
    <w:div w:id="1979601639">
      <w:marLeft w:val="640"/>
      <w:marRight w:val="0"/>
      <w:marTop w:val="0"/>
      <w:marBottom w:val="0"/>
      <w:divBdr>
        <w:top w:val="none" w:sz="0" w:space="0" w:color="auto"/>
        <w:left w:val="none" w:sz="0" w:space="0" w:color="auto"/>
        <w:bottom w:val="none" w:sz="0" w:space="0" w:color="auto"/>
        <w:right w:val="none" w:sz="0" w:space="0" w:color="auto"/>
      </w:divBdr>
    </w:div>
    <w:div w:id="1980841848">
      <w:marLeft w:val="640"/>
      <w:marRight w:val="0"/>
      <w:marTop w:val="0"/>
      <w:marBottom w:val="0"/>
      <w:divBdr>
        <w:top w:val="none" w:sz="0" w:space="0" w:color="auto"/>
        <w:left w:val="none" w:sz="0" w:space="0" w:color="auto"/>
        <w:bottom w:val="none" w:sz="0" w:space="0" w:color="auto"/>
        <w:right w:val="none" w:sz="0" w:space="0" w:color="auto"/>
      </w:divBdr>
    </w:div>
    <w:div w:id="1980918466">
      <w:marLeft w:val="640"/>
      <w:marRight w:val="0"/>
      <w:marTop w:val="0"/>
      <w:marBottom w:val="0"/>
      <w:divBdr>
        <w:top w:val="none" w:sz="0" w:space="0" w:color="auto"/>
        <w:left w:val="none" w:sz="0" w:space="0" w:color="auto"/>
        <w:bottom w:val="none" w:sz="0" w:space="0" w:color="auto"/>
        <w:right w:val="none" w:sz="0" w:space="0" w:color="auto"/>
      </w:divBdr>
    </w:div>
    <w:div w:id="1989242030">
      <w:marLeft w:val="640"/>
      <w:marRight w:val="0"/>
      <w:marTop w:val="0"/>
      <w:marBottom w:val="0"/>
      <w:divBdr>
        <w:top w:val="none" w:sz="0" w:space="0" w:color="auto"/>
        <w:left w:val="none" w:sz="0" w:space="0" w:color="auto"/>
        <w:bottom w:val="none" w:sz="0" w:space="0" w:color="auto"/>
        <w:right w:val="none" w:sz="0" w:space="0" w:color="auto"/>
      </w:divBdr>
    </w:div>
    <w:div w:id="1991786304">
      <w:marLeft w:val="640"/>
      <w:marRight w:val="0"/>
      <w:marTop w:val="0"/>
      <w:marBottom w:val="0"/>
      <w:divBdr>
        <w:top w:val="none" w:sz="0" w:space="0" w:color="auto"/>
        <w:left w:val="none" w:sz="0" w:space="0" w:color="auto"/>
        <w:bottom w:val="none" w:sz="0" w:space="0" w:color="auto"/>
        <w:right w:val="none" w:sz="0" w:space="0" w:color="auto"/>
      </w:divBdr>
    </w:div>
    <w:div w:id="1992560503">
      <w:marLeft w:val="640"/>
      <w:marRight w:val="0"/>
      <w:marTop w:val="0"/>
      <w:marBottom w:val="0"/>
      <w:divBdr>
        <w:top w:val="none" w:sz="0" w:space="0" w:color="auto"/>
        <w:left w:val="none" w:sz="0" w:space="0" w:color="auto"/>
        <w:bottom w:val="none" w:sz="0" w:space="0" w:color="auto"/>
        <w:right w:val="none" w:sz="0" w:space="0" w:color="auto"/>
      </w:divBdr>
    </w:div>
    <w:div w:id="1992639560">
      <w:marLeft w:val="640"/>
      <w:marRight w:val="0"/>
      <w:marTop w:val="0"/>
      <w:marBottom w:val="0"/>
      <w:divBdr>
        <w:top w:val="none" w:sz="0" w:space="0" w:color="auto"/>
        <w:left w:val="none" w:sz="0" w:space="0" w:color="auto"/>
        <w:bottom w:val="none" w:sz="0" w:space="0" w:color="auto"/>
        <w:right w:val="none" w:sz="0" w:space="0" w:color="auto"/>
      </w:divBdr>
    </w:div>
    <w:div w:id="1993830670">
      <w:marLeft w:val="640"/>
      <w:marRight w:val="0"/>
      <w:marTop w:val="0"/>
      <w:marBottom w:val="0"/>
      <w:divBdr>
        <w:top w:val="none" w:sz="0" w:space="0" w:color="auto"/>
        <w:left w:val="none" w:sz="0" w:space="0" w:color="auto"/>
        <w:bottom w:val="none" w:sz="0" w:space="0" w:color="auto"/>
        <w:right w:val="none" w:sz="0" w:space="0" w:color="auto"/>
      </w:divBdr>
    </w:div>
    <w:div w:id="1994288522">
      <w:marLeft w:val="640"/>
      <w:marRight w:val="0"/>
      <w:marTop w:val="0"/>
      <w:marBottom w:val="0"/>
      <w:divBdr>
        <w:top w:val="none" w:sz="0" w:space="0" w:color="auto"/>
        <w:left w:val="none" w:sz="0" w:space="0" w:color="auto"/>
        <w:bottom w:val="none" w:sz="0" w:space="0" w:color="auto"/>
        <w:right w:val="none" w:sz="0" w:space="0" w:color="auto"/>
      </w:divBdr>
    </w:div>
    <w:div w:id="1996642690">
      <w:marLeft w:val="640"/>
      <w:marRight w:val="0"/>
      <w:marTop w:val="0"/>
      <w:marBottom w:val="0"/>
      <w:divBdr>
        <w:top w:val="none" w:sz="0" w:space="0" w:color="auto"/>
        <w:left w:val="none" w:sz="0" w:space="0" w:color="auto"/>
        <w:bottom w:val="none" w:sz="0" w:space="0" w:color="auto"/>
        <w:right w:val="none" w:sz="0" w:space="0" w:color="auto"/>
      </w:divBdr>
    </w:div>
    <w:div w:id="2000425759">
      <w:marLeft w:val="640"/>
      <w:marRight w:val="0"/>
      <w:marTop w:val="0"/>
      <w:marBottom w:val="0"/>
      <w:divBdr>
        <w:top w:val="none" w:sz="0" w:space="0" w:color="auto"/>
        <w:left w:val="none" w:sz="0" w:space="0" w:color="auto"/>
        <w:bottom w:val="none" w:sz="0" w:space="0" w:color="auto"/>
        <w:right w:val="none" w:sz="0" w:space="0" w:color="auto"/>
      </w:divBdr>
    </w:div>
    <w:div w:id="2004385744">
      <w:marLeft w:val="640"/>
      <w:marRight w:val="0"/>
      <w:marTop w:val="0"/>
      <w:marBottom w:val="0"/>
      <w:divBdr>
        <w:top w:val="none" w:sz="0" w:space="0" w:color="auto"/>
        <w:left w:val="none" w:sz="0" w:space="0" w:color="auto"/>
        <w:bottom w:val="none" w:sz="0" w:space="0" w:color="auto"/>
        <w:right w:val="none" w:sz="0" w:space="0" w:color="auto"/>
      </w:divBdr>
    </w:div>
    <w:div w:id="2005090256">
      <w:marLeft w:val="640"/>
      <w:marRight w:val="0"/>
      <w:marTop w:val="0"/>
      <w:marBottom w:val="0"/>
      <w:divBdr>
        <w:top w:val="none" w:sz="0" w:space="0" w:color="auto"/>
        <w:left w:val="none" w:sz="0" w:space="0" w:color="auto"/>
        <w:bottom w:val="none" w:sz="0" w:space="0" w:color="auto"/>
        <w:right w:val="none" w:sz="0" w:space="0" w:color="auto"/>
      </w:divBdr>
    </w:div>
    <w:div w:id="2008753595">
      <w:marLeft w:val="640"/>
      <w:marRight w:val="0"/>
      <w:marTop w:val="0"/>
      <w:marBottom w:val="0"/>
      <w:divBdr>
        <w:top w:val="none" w:sz="0" w:space="0" w:color="auto"/>
        <w:left w:val="none" w:sz="0" w:space="0" w:color="auto"/>
        <w:bottom w:val="none" w:sz="0" w:space="0" w:color="auto"/>
        <w:right w:val="none" w:sz="0" w:space="0" w:color="auto"/>
      </w:divBdr>
    </w:div>
    <w:div w:id="2008940966">
      <w:marLeft w:val="640"/>
      <w:marRight w:val="0"/>
      <w:marTop w:val="0"/>
      <w:marBottom w:val="0"/>
      <w:divBdr>
        <w:top w:val="none" w:sz="0" w:space="0" w:color="auto"/>
        <w:left w:val="none" w:sz="0" w:space="0" w:color="auto"/>
        <w:bottom w:val="none" w:sz="0" w:space="0" w:color="auto"/>
        <w:right w:val="none" w:sz="0" w:space="0" w:color="auto"/>
      </w:divBdr>
    </w:div>
    <w:div w:id="2010937605">
      <w:marLeft w:val="640"/>
      <w:marRight w:val="0"/>
      <w:marTop w:val="0"/>
      <w:marBottom w:val="0"/>
      <w:divBdr>
        <w:top w:val="none" w:sz="0" w:space="0" w:color="auto"/>
        <w:left w:val="none" w:sz="0" w:space="0" w:color="auto"/>
        <w:bottom w:val="none" w:sz="0" w:space="0" w:color="auto"/>
        <w:right w:val="none" w:sz="0" w:space="0" w:color="auto"/>
      </w:divBdr>
    </w:div>
    <w:div w:id="2012103244">
      <w:marLeft w:val="640"/>
      <w:marRight w:val="0"/>
      <w:marTop w:val="0"/>
      <w:marBottom w:val="0"/>
      <w:divBdr>
        <w:top w:val="none" w:sz="0" w:space="0" w:color="auto"/>
        <w:left w:val="none" w:sz="0" w:space="0" w:color="auto"/>
        <w:bottom w:val="none" w:sz="0" w:space="0" w:color="auto"/>
        <w:right w:val="none" w:sz="0" w:space="0" w:color="auto"/>
      </w:divBdr>
    </w:div>
    <w:div w:id="2012683466">
      <w:marLeft w:val="640"/>
      <w:marRight w:val="0"/>
      <w:marTop w:val="0"/>
      <w:marBottom w:val="0"/>
      <w:divBdr>
        <w:top w:val="none" w:sz="0" w:space="0" w:color="auto"/>
        <w:left w:val="none" w:sz="0" w:space="0" w:color="auto"/>
        <w:bottom w:val="none" w:sz="0" w:space="0" w:color="auto"/>
        <w:right w:val="none" w:sz="0" w:space="0" w:color="auto"/>
      </w:divBdr>
    </w:div>
    <w:div w:id="2015570909">
      <w:marLeft w:val="640"/>
      <w:marRight w:val="0"/>
      <w:marTop w:val="0"/>
      <w:marBottom w:val="0"/>
      <w:divBdr>
        <w:top w:val="none" w:sz="0" w:space="0" w:color="auto"/>
        <w:left w:val="none" w:sz="0" w:space="0" w:color="auto"/>
        <w:bottom w:val="none" w:sz="0" w:space="0" w:color="auto"/>
        <w:right w:val="none" w:sz="0" w:space="0" w:color="auto"/>
      </w:divBdr>
    </w:div>
    <w:div w:id="2019842968">
      <w:marLeft w:val="640"/>
      <w:marRight w:val="0"/>
      <w:marTop w:val="0"/>
      <w:marBottom w:val="0"/>
      <w:divBdr>
        <w:top w:val="none" w:sz="0" w:space="0" w:color="auto"/>
        <w:left w:val="none" w:sz="0" w:space="0" w:color="auto"/>
        <w:bottom w:val="none" w:sz="0" w:space="0" w:color="auto"/>
        <w:right w:val="none" w:sz="0" w:space="0" w:color="auto"/>
      </w:divBdr>
    </w:div>
    <w:div w:id="2020499277">
      <w:marLeft w:val="640"/>
      <w:marRight w:val="0"/>
      <w:marTop w:val="0"/>
      <w:marBottom w:val="0"/>
      <w:divBdr>
        <w:top w:val="none" w:sz="0" w:space="0" w:color="auto"/>
        <w:left w:val="none" w:sz="0" w:space="0" w:color="auto"/>
        <w:bottom w:val="none" w:sz="0" w:space="0" w:color="auto"/>
        <w:right w:val="none" w:sz="0" w:space="0" w:color="auto"/>
      </w:divBdr>
    </w:div>
    <w:div w:id="2021076593">
      <w:marLeft w:val="640"/>
      <w:marRight w:val="0"/>
      <w:marTop w:val="0"/>
      <w:marBottom w:val="0"/>
      <w:divBdr>
        <w:top w:val="none" w:sz="0" w:space="0" w:color="auto"/>
        <w:left w:val="none" w:sz="0" w:space="0" w:color="auto"/>
        <w:bottom w:val="none" w:sz="0" w:space="0" w:color="auto"/>
        <w:right w:val="none" w:sz="0" w:space="0" w:color="auto"/>
      </w:divBdr>
    </w:div>
    <w:div w:id="2021196680">
      <w:marLeft w:val="640"/>
      <w:marRight w:val="0"/>
      <w:marTop w:val="0"/>
      <w:marBottom w:val="0"/>
      <w:divBdr>
        <w:top w:val="none" w:sz="0" w:space="0" w:color="auto"/>
        <w:left w:val="none" w:sz="0" w:space="0" w:color="auto"/>
        <w:bottom w:val="none" w:sz="0" w:space="0" w:color="auto"/>
        <w:right w:val="none" w:sz="0" w:space="0" w:color="auto"/>
      </w:divBdr>
    </w:div>
    <w:div w:id="2024505126">
      <w:marLeft w:val="640"/>
      <w:marRight w:val="0"/>
      <w:marTop w:val="0"/>
      <w:marBottom w:val="0"/>
      <w:divBdr>
        <w:top w:val="none" w:sz="0" w:space="0" w:color="auto"/>
        <w:left w:val="none" w:sz="0" w:space="0" w:color="auto"/>
        <w:bottom w:val="none" w:sz="0" w:space="0" w:color="auto"/>
        <w:right w:val="none" w:sz="0" w:space="0" w:color="auto"/>
      </w:divBdr>
    </w:div>
    <w:div w:id="2030445412">
      <w:marLeft w:val="640"/>
      <w:marRight w:val="0"/>
      <w:marTop w:val="0"/>
      <w:marBottom w:val="0"/>
      <w:divBdr>
        <w:top w:val="none" w:sz="0" w:space="0" w:color="auto"/>
        <w:left w:val="none" w:sz="0" w:space="0" w:color="auto"/>
        <w:bottom w:val="none" w:sz="0" w:space="0" w:color="auto"/>
        <w:right w:val="none" w:sz="0" w:space="0" w:color="auto"/>
      </w:divBdr>
    </w:div>
    <w:div w:id="2031561464">
      <w:marLeft w:val="640"/>
      <w:marRight w:val="0"/>
      <w:marTop w:val="0"/>
      <w:marBottom w:val="0"/>
      <w:divBdr>
        <w:top w:val="none" w:sz="0" w:space="0" w:color="auto"/>
        <w:left w:val="none" w:sz="0" w:space="0" w:color="auto"/>
        <w:bottom w:val="none" w:sz="0" w:space="0" w:color="auto"/>
        <w:right w:val="none" w:sz="0" w:space="0" w:color="auto"/>
      </w:divBdr>
    </w:div>
    <w:div w:id="2032341984">
      <w:marLeft w:val="640"/>
      <w:marRight w:val="0"/>
      <w:marTop w:val="0"/>
      <w:marBottom w:val="0"/>
      <w:divBdr>
        <w:top w:val="none" w:sz="0" w:space="0" w:color="auto"/>
        <w:left w:val="none" w:sz="0" w:space="0" w:color="auto"/>
        <w:bottom w:val="none" w:sz="0" w:space="0" w:color="auto"/>
        <w:right w:val="none" w:sz="0" w:space="0" w:color="auto"/>
      </w:divBdr>
    </w:div>
    <w:div w:id="2032954551">
      <w:marLeft w:val="640"/>
      <w:marRight w:val="0"/>
      <w:marTop w:val="0"/>
      <w:marBottom w:val="0"/>
      <w:divBdr>
        <w:top w:val="none" w:sz="0" w:space="0" w:color="auto"/>
        <w:left w:val="none" w:sz="0" w:space="0" w:color="auto"/>
        <w:bottom w:val="none" w:sz="0" w:space="0" w:color="auto"/>
        <w:right w:val="none" w:sz="0" w:space="0" w:color="auto"/>
      </w:divBdr>
    </w:div>
    <w:div w:id="2034063739">
      <w:marLeft w:val="640"/>
      <w:marRight w:val="0"/>
      <w:marTop w:val="0"/>
      <w:marBottom w:val="0"/>
      <w:divBdr>
        <w:top w:val="none" w:sz="0" w:space="0" w:color="auto"/>
        <w:left w:val="none" w:sz="0" w:space="0" w:color="auto"/>
        <w:bottom w:val="none" w:sz="0" w:space="0" w:color="auto"/>
        <w:right w:val="none" w:sz="0" w:space="0" w:color="auto"/>
      </w:divBdr>
    </w:div>
    <w:div w:id="2039239302">
      <w:marLeft w:val="640"/>
      <w:marRight w:val="0"/>
      <w:marTop w:val="0"/>
      <w:marBottom w:val="0"/>
      <w:divBdr>
        <w:top w:val="none" w:sz="0" w:space="0" w:color="auto"/>
        <w:left w:val="none" w:sz="0" w:space="0" w:color="auto"/>
        <w:bottom w:val="none" w:sz="0" w:space="0" w:color="auto"/>
        <w:right w:val="none" w:sz="0" w:space="0" w:color="auto"/>
      </w:divBdr>
    </w:div>
    <w:div w:id="2040743880">
      <w:marLeft w:val="640"/>
      <w:marRight w:val="0"/>
      <w:marTop w:val="0"/>
      <w:marBottom w:val="0"/>
      <w:divBdr>
        <w:top w:val="none" w:sz="0" w:space="0" w:color="auto"/>
        <w:left w:val="none" w:sz="0" w:space="0" w:color="auto"/>
        <w:bottom w:val="none" w:sz="0" w:space="0" w:color="auto"/>
        <w:right w:val="none" w:sz="0" w:space="0" w:color="auto"/>
      </w:divBdr>
    </w:div>
    <w:div w:id="2045250755">
      <w:marLeft w:val="640"/>
      <w:marRight w:val="0"/>
      <w:marTop w:val="0"/>
      <w:marBottom w:val="0"/>
      <w:divBdr>
        <w:top w:val="none" w:sz="0" w:space="0" w:color="auto"/>
        <w:left w:val="none" w:sz="0" w:space="0" w:color="auto"/>
        <w:bottom w:val="none" w:sz="0" w:space="0" w:color="auto"/>
        <w:right w:val="none" w:sz="0" w:space="0" w:color="auto"/>
      </w:divBdr>
    </w:div>
    <w:div w:id="2048334723">
      <w:marLeft w:val="640"/>
      <w:marRight w:val="0"/>
      <w:marTop w:val="0"/>
      <w:marBottom w:val="0"/>
      <w:divBdr>
        <w:top w:val="none" w:sz="0" w:space="0" w:color="auto"/>
        <w:left w:val="none" w:sz="0" w:space="0" w:color="auto"/>
        <w:bottom w:val="none" w:sz="0" w:space="0" w:color="auto"/>
        <w:right w:val="none" w:sz="0" w:space="0" w:color="auto"/>
      </w:divBdr>
    </w:div>
    <w:div w:id="2048407121">
      <w:marLeft w:val="640"/>
      <w:marRight w:val="0"/>
      <w:marTop w:val="0"/>
      <w:marBottom w:val="0"/>
      <w:divBdr>
        <w:top w:val="none" w:sz="0" w:space="0" w:color="auto"/>
        <w:left w:val="none" w:sz="0" w:space="0" w:color="auto"/>
        <w:bottom w:val="none" w:sz="0" w:space="0" w:color="auto"/>
        <w:right w:val="none" w:sz="0" w:space="0" w:color="auto"/>
      </w:divBdr>
    </w:div>
    <w:div w:id="2048528694">
      <w:marLeft w:val="640"/>
      <w:marRight w:val="0"/>
      <w:marTop w:val="0"/>
      <w:marBottom w:val="0"/>
      <w:divBdr>
        <w:top w:val="none" w:sz="0" w:space="0" w:color="auto"/>
        <w:left w:val="none" w:sz="0" w:space="0" w:color="auto"/>
        <w:bottom w:val="none" w:sz="0" w:space="0" w:color="auto"/>
        <w:right w:val="none" w:sz="0" w:space="0" w:color="auto"/>
      </w:divBdr>
    </w:div>
    <w:div w:id="2048918196">
      <w:marLeft w:val="640"/>
      <w:marRight w:val="0"/>
      <w:marTop w:val="0"/>
      <w:marBottom w:val="0"/>
      <w:divBdr>
        <w:top w:val="none" w:sz="0" w:space="0" w:color="auto"/>
        <w:left w:val="none" w:sz="0" w:space="0" w:color="auto"/>
        <w:bottom w:val="none" w:sz="0" w:space="0" w:color="auto"/>
        <w:right w:val="none" w:sz="0" w:space="0" w:color="auto"/>
      </w:divBdr>
    </w:div>
    <w:div w:id="2051219731">
      <w:marLeft w:val="640"/>
      <w:marRight w:val="0"/>
      <w:marTop w:val="0"/>
      <w:marBottom w:val="0"/>
      <w:divBdr>
        <w:top w:val="none" w:sz="0" w:space="0" w:color="auto"/>
        <w:left w:val="none" w:sz="0" w:space="0" w:color="auto"/>
        <w:bottom w:val="none" w:sz="0" w:space="0" w:color="auto"/>
        <w:right w:val="none" w:sz="0" w:space="0" w:color="auto"/>
      </w:divBdr>
    </w:div>
    <w:div w:id="2053916293">
      <w:marLeft w:val="640"/>
      <w:marRight w:val="0"/>
      <w:marTop w:val="0"/>
      <w:marBottom w:val="0"/>
      <w:divBdr>
        <w:top w:val="none" w:sz="0" w:space="0" w:color="auto"/>
        <w:left w:val="none" w:sz="0" w:space="0" w:color="auto"/>
        <w:bottom w:val="none" w:sz="0" w:space="0" w:color="auto"/>
        <w:right w:val="none" w:sz="0" w:space="0" w:color="auto"/>
      </w:divBdr>
    </w:div>
    <w:div w:id="2053921215">
      <w:marLeft w:val="640"/>
      <w:marRight w:val="0"/>
      <w:marTop w:val="0"/>
      <w:marBottom w:val="0"/>
      <w:divBdr>
        <w:top w:val="none" w:sz="0" w:space="0" w:color="auto"/>
        <w:left w:val="none" w:sz="0" w:space="0" w:color="auto"/>
        <w:bottom w:val="none" w:sz="0" w:space="0" w:color="auto"/>
        <w:right w:val="none" w:sz="0" w:space="0" w:color="auto"/>
      </w:divBdr>
    </w:div>
    <w:div w:id="2054847288">
      <w:marLeft w:val="640"/>
      <w:marRight w:val="0"/>
      <w:marTop w:val="0"/>
      <w:marBottom w:val="0"/>
      <w:divBdr>
        <w:top w:val="none" w:sz="0" w:space="0" w:color="auto"/>
        <w:left w:val="none" w:sz="0" w:space="0" w:color="auto"/>
        <w:bottom w:val="none" w:sz="0" w:space="0" w:color="auto"/>
        <w:right w:val="none" w:sz="0" w:space="0" w:color="auto"/>
      </w:divBdr>
    </w:div>
    <w:div w:id="2065054659">
      <w:marLeft w:val="640"/>
      <w:marRight w:val="0"/>
      <w:marTop w:val="0"/>
      <w:marBottom w:val="0"/>
      <w:divBdr>
        <w:top w:val="none" w:sz="0" w:space="0" w:color="auto"/>
        <w:left w:val="none" w:sz="0" w:space="0" w:color="auto"/>
        <w:bottom w:val="none" w:sz="0" w:space="0" w:color="auto"/>
        <w:right w:val="none" w:sz="0" w:space="0" w:color="auto"/>
      </w:divBdr>
    </w:div>
    <w:div w:id="2065789892">
      <w:marLeft w:val="640"/>
      <w:marRight w:val="0"/>
      <w:marTop w:val="0"/>
      <w:marBottom w:val="0"/>
      <w:divBdr>
        <w:top w:val="none" w:sz="0" w:space="0" w:color="auto"/>
        <w:left w:val="none" w:sz="0" w:space="0" w:color="auto"/>
        <w:bottom w:val="none" w:sz="0" w:space="0" w:color="auto"/>
        <w:right w:val="none" w:sz="0" w:space="0" w:color="auto"/>
      </w:divBdr>
    </w:div>
    <w:div w:id="2069722058">
      <w:marLeft w:val="640"/>
      <w:marRight w:val="0"/>
      <w:marTop w:val="0"/>
      <w:marBottom w:val="0"/>
      <w:divBdr>
        <w:top w:val="none" w:sz="0" w:space="0" w:color="auto"/>
        <w:left w:val="none" w:sz="0" w:space="0" w:color="auto"/>
        <w:bottom w:val="none" w:sz="0" w:space="0" w:color="auto"/>
        <w:right w:val="none" w:sz="0" w:space="0" w:color="auto"/>
      </w:divBdr>
    </w:div>
    <w:div w:id="2071921047">
      <w:marLeft w:val="640"/>
      <w:marRight w:val="0"/>
      <w:marTop w:val="0"/>
      <w:marBottom w:val="0"/>
      <w:divBdr>
        <w:top w:val="none" w:sz="0" w:space="0" w:color="auto"/>
        <w:left w:val="none" w:sz="0" w:space="0" w:color="auto"/>
        <w:bottom w:val="none" w:sz="0" w:space="0" w:color="auto"/>
        <w:right w:val="none" w:sz="0" w:space="0" w:color="auto"/>
      </w:divBdr>
    </w:div>
    <w:div w:id="2074422616">
      <w:marLeft w:val="640"/>
      <w:marRight w:val="0"/>
      <w:marTop w:val="0"/>
      <w:marBottom w:val="0"/>
      <w:divBdr>
        <w:top w:val="none" w:sz="0" w:space="0" w:color="auto"/>
        <w:left w:val="none" w:sz="0" w:space="0" w:color="auto"/>
        <w:bottom w:val="none" w:sz="0" w:space="0" w:color="auto"/>
        <w:right w:val="none" w:sz="0" w:space="0" w:color="auto"/>
      </w:divBdr>
    </w:div>
    <w:div w:id="2075007180">
      <w:marLeft w:val="640"/>
      <w:marRight w:val="0"/>
      <w:marTop w:val="0"/>
      <w:marBottom w:val="0"/>
      <w:divBdr>
        <w:top w:val="none" w:sz="0" w:space="0" w:color="auto"/>
        <w:left w:val="none" w:sz="0" w:space="0" w:color="auto"/>
        <w:bottom w:val="none" w:sz="0" w:space="0" w:color="auto"/>
        <w:right w:val="none" w:sz="0" w:space="0" w:color="auto"/>
      </w:divBdr>
    </w:div>
    <w:div w:id="2077196237">
      <w:marLeft w:val="640"/>
      <w:marRight w:val="0"/>
      <w:marTop w:val="0"/>
      <w:marBottom w:val="0"/>
      <w:divBdr>
        <w:top w:val="none" w:sz="0" w:space="0" w:color="auto"/>
        <w:left w:val="none" w:sz="0" w:space="0" w:color="auto"/>
        <w:bottom w:val="none" w:sz="0" w:space="0" w:color="auto"/>
        <w:right w:val="none" w:sz="0" w:space="0" w:color="auto"/>
      </w:divBdr>
    </w:div>
    <w:div w:id="2077971297">
      <w:marLeft w:val="640"/>
      <w:marRight w:val="0"/>
      <w:marTop w:val="0"/>
      <w:marBottom w:val="0"/>
      <w:divBdr>
        <w:top w:val="none" w:sz="0" w:space="0" w:color="auto"/>
        <w:left w:val="none" w:sz="0" w:space="0" w:color="auto"/>
        <w:bottom w:val="none" w:sz="0" w:space="0" w:color="auto"/>
        <w:right w:val="none" w:sz="0" w:space="0" w:color="auto"/>
      </w:divBdr>
    </w:div>
    <w:div w:id="2079593640">
      <w:marLeft w:val="640"/>
      <w:marRight w:val="0"/>
      <w:marTop w:val="0"/>
      <w:marBottom w:val="0"/>
      <w:divBdr>
        <w:top w:val="none" w:sz="0" w:space="0" w:color="auto"/>
        <w:left w:val="none" w:sz="0" w:space="0" w:color="auto"/>
        <w:bottom w:val="none" w:sz="0" w:space="0" w:color="auto"/>
        <w:right w:val="none" w:sz="0" w:space="0" w:color="auto"/>
      </w:divBdr>
    </w:div>
    <w:div w:id="2082171667">
      <w:marLeft w:val="640"/>
      <w:marRight w:val="0"/>
      <w:marTop w:val="0"/>
      <w:marBottom w:val="0"/>
      <w:divBdr>
        <w:top w:val="none" w:sz="0" w:space="0" w:color="auto"/>
        <w:left w:val="none" w:sz="0" w:space="0" w:color="auto"/>
        <w:bottom w:val="none" w:sz="0" w:space="0" w:color="auto"/>
        <w:right w:val="none" w:sz="0" w:space="0" w:color="auto"/>
      </w:divBdr>
    </w:div>
    <w:div w:id="2082866302">
      <w:marLeft w:val="640"/>
      <w:marRight w:val="0"/>
      <w:marTop w:val="0"/>
      <w:marBottom w:val="0"/>
      <w:divBdr>
        <w:top w:val="none" w:sz="0" w:space="0" w:color="auto"/>
        <w:left w:val="none" w:sz="0" w:space="0" w:color="auto"/>
        <w:bottom w:val="none" w:sz="0" w:space="0" w:color="auto"/>
        <w:right w:val="none" w:sz="0" w:space="0" w:color="auto"/>
      </w:divBdr>
    </w:div>
    <w:div w:id="2087874048">
      <w:marLeft w:val="640"/>
      <w:marRight w:val="0"/>
      <w:marTop w:val="0"/>
      <w:marBottom w:val="0"/>
      <w:divBdr>
        <w:top w:val="none" w:sz="0" w:space="0" w:color="auto"/>
        <w:left w:val="none" w:sz="0" w:space="0" w:color="auto"/>
        <w:bottom w:val="none" w:sz="0" w:space="0" w:color="auto"/>
        <w:right w:val="none" w:sz="0" w:space="0" w:color="auto"/>
      </w:divBdr>
    </w:div>
    <w:div w:id="2089618509">
      <w:marLeft w:val="640"/>
      <w:marRight w:val="0"/>
      <w:marTop w:val="0"/>
      <w:marBottom w:val="0"/>
      <w:divBdr>
        <w:top w:val="none" w:sz="0" w:space="0" w:color="auto"/>
        <w:left w:val="none" w:sz="0" w:space="0" w:color="auto"/>
        <w:bottom w:val="none" w:sz="0" w:space="0" w:color="auto"/>
        <w:right w:val="none" w:sz="0" w:space="0" w:color="auto"/>
      </w:divBdr>
    </w:div>
    <w:div w:id="2094430695">
      <w:marLeft w:val="640"/>
      <w:marRight w:val="0"/>
      <w:marTop w:val="0"/>
      <w:marBottom w:val="0"/>
      <w:divBdr>
        <w:top w:val="none" w:sz="0" w:space="0" w:color="auto"/>
        <w:left w:val="none" w:sz="0" w:space="0" w:color="auto"/>
        <w:bottom w:val="none" w:sz="0" w:space="0" w:color="auto"/>
        <w:right w:val="none" w:sz="0" w:space="0" w:color="auto"/>
      </w:divBdr>
    </w:div>
    <w:div w:id="2095011667">
      <w:marLeft w:val="640"/>
      <w:marRight w:val="0"/>
      <w:marTop w:val="0"/>
      <w:marBottom w:val="0"/>
      <w:divBdr>
        <w:top w:val="none" w:sz="0" w:space="0" w:color="auto"/>
        <w:left w:val="none" w:sz="0" w:space="0" w:color="auto"/>
        <w:bottom w:val="none" w:sz="0" w:space="0" w:color="auto"/>
        <w:right w:val="none" w:sz="0" w:space="0" w:color="auto"/>
      </w:divBdr>
    </w:div>
    <w:div w:id="2096172757">
      <w:marLeft w:val="640"/>
      <w:marRight w:val="0"/>
      <w:marTop w:val="0"/>
      <w:marBottom w:val="0"/>
      <w:divBdr>
        <w:top w:val="none" w:sz="0" w:space="0" w:color="auto"/>
        <w:left w:val="none" w:sz="0" w:space="0" w:color="auto"/>
        <w:bottom w:val="none" w:sz="0" w:space="0" w:color="auto"/>
        <w:right w:val="none" w:sz="0" w:space="0" w:color="auto"/>
      </w:divBdr>
    </w:div>
    <w:div w:id="2102024635">
      <w:marLeft w:val="640"/>
      <w:marRight w:val="0"/>
      <w:marTop w:val="0"/>
      <w:marBottom w:val="0"/>
      <w:divBdr>
        <w:top w:val="none" w:sz="0" w:space="0" w:color="auto"/>
        <w:left w:val="none" w:sz="0" w:space="0" w:color="auto"/>
        <w:bottom w:val="none" w:sz="0" w:space="0" w:color="auto"/>
        <w:right w:val="none" w:sz="0" w:space="0" w:color="auto"/>
      </w:divBdr>
    </w:div>
    <w:div w:id="2103990241">
      <w:marLeft w:val="640"/>
      <w:marRight w:val="0"/>
      <w:marTop w:val="0"/>
      <w:marBottom w:val="0"/>
      <w:divBdr>
        <w:top w:val="none" w:sz="0" w:space="0" w:color="auto"/>
        <w:left w:val="none" w:sz="0" w:space="0" w:color="auto"/>
        <w:bottom w:val="none" w:sz="0" w:space="0" w:color="auto"/>
        <w:right w:val="none" w:sz="0" w:space="0" w:color="auto"/>
      </w:divBdr>
    </w:div>
    <w:div w:id="2104252800">
      <w:marLeft w:val="640"/>
      <w:marRight w:val="0"/>
      <w:marTop w:val="0"/>
      <w:marBottom w:val="0"/>
      <w:divBdr>
        <w:top w:val="none" w:sz="0" w:space="0" w:color="auto"/>
        <w:left w:val="none" w:sz="0" w:space="0" w:color="auto"/>
        <w:bottom w:val="none" w:sz="0" w:space="0" w:color="auto"/>
        <w:right w:val="none" w:sz="0" w:space="0" w:color="auto"/>
      </w:divBdr>
    </w:div>
    <w:div w:id="2109346098">
      <w:marLeft w:val="640"/>
      <w:marRight w:val="0"/>
      <w:marTop w:val="0"/>
      <w:marBottom w:val="0"/>
      <w:divBdr>
        <w:top w:val="none" w:sz="0" w:space="0" w:color="auto"/>
        <w:left w:val="none" w:sz="0" w:space="0" w:color="auto"/>
        <w:bottom w:val="none" w:sz="0" w:space="0" w:color="auto"/>
        <w:right w:val="none" w:sz="0" w:space="0" w:color="auto"/>
      </w:divBdr>
    </w:div>
    <w:div w:id="2109697323">
      <w:marLeft w:val="640"/>
      <w:marRight w:val="0"/>
      <w:marTop w:val="0"/>
      <w:marBottom w:val="0"/>
      <w:divBdr>
        <w:top w:val="none" w:sz="0" w:space="0" w:color="auto"/>
        <w:left w:val="none" w:sz="0" w:space="0" w:color="auto"/>
        <w:bottom w:val="none" w:sz="0" w:space="0" w:color="auto"/>
        <w:right w:val="none" w:sz="0" w:space="0" w:color="auto"/>
      </w:divBdr>
    </w:div>
    <w:div w:id="2114125905">
      <w:marLeft w:val="640"/>
      <w:marRight w:val="0"/>
      <w:marTop w:val="0"/>
      <w:marBottom w:val="0"/>
      <w:divBdr>
        <w:top w:val="none" w:sz="0" w:space="0" w:color="auto"/>
        <w:left w:val="none" w:sz="0" w:space="0" w:color="auto"/>
        <w:bottom w:val="none" w:sz="0" w:space="0" w:color="auto"/>
        <w:right w:val="none" w:sz="0" w:space="0" w:color="auto"/>
      </w:divBdr>
    </w:div>
    <w:div w:id="2118526119">
      <w:marLeft w:val="640"/>
      <w:marRight w:val="0"/>
      <w:marTop w:val="0"/>
      <w:marBottom w:val="0"/>
      <w:divBdr>
        <w:top w:val="none" w:sz="0" w:space="0" w:color="auto"/>
        <w:left w:val="none" w:sz="0" w:space="0" w:color="auto"/>
        <w:bottom w:val="none" w:sz="0" w:space="0" w:color="auto"/>
        <w:right w:val="none" w:sz="0" w:space="0" w:color="auto"/>
      </w:divBdr>
    </w:div>
    <w:div w:id="2118600474">
      <w:marLeft w:val="640"/>
      <w:marRight w:val="0"/>
      <w:marTop w:val="0"/>
      <w:marBottom w:val="0"/>
      <w:divBdr>
        <w:top w:val="none" w:sz="0" w:space="0" w:color="auto"/>
        <w:left w:val="none" w:sz="0" w:space="0" w:color="auto"/>
        <w:bottom w:val="none" w:sz="0" w:space="0" w:color="auto"/>
        <w:right w:val="none" w:sz="0" w:space="0" w:color="auto"/>
      </w:divBdr>
    </w:div>
    <w:div w:id="2122415424">
      <w:marLeft w:val="640"/>
      <w:marRight w:val="0"/>
      <w:marTop w:val="0"/>
      <w:marBottom w:val="0"/>
      <w:divBdr>
        <w:top w:val="none" w:sz="0" w:space="0" w:color="auto"/>
        <w:left w:val="none" w:sz="0" w:space="0" w:color="auto"/>
        <w:bottom w:val="none" w:sz="0" w:space="0" w:color="auto"/>
        <w:right w:val="none" w:sz="0" w:space="0" w:color="auto"/>
      </w:divBdr>
    </w:div>
    <w:div w:id="2136747816">
      <w:marLeft w:val="640"/>
      <w:marRight w:val="0"/>
      <w:marTop w:val="0"/>
      <w:marBottom w:val="0"/>
      <w:divBdr>
        <w:top w:val="none" w:sz="0" w:space="0" w:color="auto"/>
        <w:left w:val="none" w:sz="0" w:space="0" w:color="auto"/>
        <w:bottom w:val="none" w:sz="0" w:space="0" w:color="auto"/>
        <w:right w:val="none" w:sz="0" w:space="0" w:color="auto"/>
      </w:divBdr>
    </w:div>
    <w:div w:id="2137411211">
      <w:marLeft w:val="640"/>
      <w:marRight w:val="0"/>
      <w:marTop w:val="0"/>
      <w:marBottom w:val="0"/>
      <w:divBdr>
        <w:top w:val="none" w:sz="0" w:space="0" w:color="auto"/>
        <w:left w:val="none" w:sz="0" w:space="0" w:color="auto"/>
        <w:bottom w:val="none" w:sz="0" w:space="0" w:color="auto"/>
        <w:right w:val="none" w:sz="0" w:space="0" w:color="auto"/>
      </w:divBdr>
    </w:div>
    <w:div w:id="2138450388">
      <w:marLeft w:val="640"/>
      <w:marRight w:val="0"/>
      <w:marTop w:val="0"/>
      <w:marBottom w:val="0"/>
      <w:divBdr>
        <w:top w:val="none" w:sz="0" w:space="0" w:color="auto"/>
        <w:left w:val="none" w:sz="0" w:space="0" w:color="auto"/>
        <w:bottom w:val="none" w:sz="0" w:space="0" w:color="auto"/>
        <w:right w:val="none" w:sz="0" w:space="0" w:color="auto"/>
      </w:divBdr>
    </w:div>
    <w:div w:id="2139758057">
      <w:marLeft w:val="640"/>
      <w:marRight w:val="0"/>
      <w:marTop w:val="0"/>
      <w:marBottom w:val="0"/>
      <w:divBdr>
        <w:top w:val="none" w:sz="0" w:space="0" w:color="auto"/>
        <w:left w:val="none" w:sz="0" w:space="0" w:color="auto"/>
        <w:bottom w:val="none" w:sz="0" w:space="0" w:color="auto"/>
        <w:right w:val="none" w:sz="0" w:space="0" w:color="auto"/>
      </w:divBdr>
    </w:div>
    <w:div w:id="2140607435">
      <w:marLeft w:val="640"/>
      <w:marRight w:val="0"/>
      <w:marTop w:val="0"/>
      <w:marBottom w:val="0"/>
      <w:divBdr>
        <w:top w:val="none" w:sz="0" w:space="0" w:color="auto"/>
        <w:left w:val="none" w:sz="0" w:space="0" w:color="auto"/>
        <w:bottom w:val="none" w:sz="0" w:space="0" w:color="auto"/>
        <w:right w:val="none" w:sz="0" w:space="0" w:color="auto"/>
      </w:divBdr>
    </w:div>
    <w:div w:id="2142190037">
      <w:marLeft w:val="640"/>
      <w:marRight w:val="0"/>
      <w:marTop w:val="0"/>
      <w:marBottom w:val="0"/>
      <w:divBdr>
        <w:top w:val="none" w:sz="0" w:space="0" w:color="auto"/>
        <w:left w:val="none" w:sz="0" w:space="0" w:color="auto"/>
        <w:bottom w:val="none" w:sz="0" w:space="0" w:color="auto"/>
        <w:right w:val="none" w:sz="0" w:space="0" w:color="auto"/>
      </w:divBdr>
    </w:div>
    <w:div w:id="2142962058">
      <w:marLeft w:val="640"/>
      <w:marRight w:val="0"/>
      <w:marTop w:val="0"/>
      <w:marBottom w:val="0"/>
      <w:divBdr>
        <w:top w:val="none" w:sz="0" w:space="0" w:color="auto"/>
        <w:left w:val="none" w:sz="0" w:space="0" w:color="auto"/>
        <w:bottom w:val="none" w:sz="0" w:space="0" w:color="auto"/>
        <w:right w:val="none" w:sz="0" w:space="0" w:color="auto"/>
      </w:divBdr>
    </w:div>
    <w:div w:id="2144081955">
      <w:marLeft w:val="640"/>
      <w:marRight w:val="0"/>
      <w:marTop w:val="0"/>
      <w:marBottom w:val="0"/>
      <w:divBdr>
        <w:top w:val="none" w:sz="0" w:space="0" w:color="auto"/>
        <w:left w:val="none" w:sz="0" w:space="0" w:color="auto"/>
        <w:bottom w:val="none" w:sz="0" w:space="0" w:color="auto"/>
        <w:right w:val="none" w:sz="0" w:space="0" w:color="auto"/>
      </w:divBdr>
    </w:div>
    <w:div w:id="2144423778">
      <w:marLeft w:val="640"/>
      <w:marRight w:val="0"/>
      <w:marTop w:val="0"/>
      <w:marBottom w:val="0"/>
      <w:divBdr>
        <w:top w:val="none" w:sz="0" w:space="0" w:color="auto"/>
        <w:left w:val="none" w:sz="0" w:space="0" w:color="auto"/>
        <w:bottom w:val="none" w:sz="0" w:space="0" w:color="auto"/>
        <w:right w:val="none" w:sz="0" w:space="0" w:color="auto"/>
      </w:divBdr>
    </w:div>
    <w:div w:id="2145853014">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mailchi.mp/rhul/8ht54pr4ss" TargetMode="External"/></Relationship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2.jpeg"/><Relationship Id="rId26" Type="http://schemas.openxmlformats.org/officeDocument/2006/relationships/image" Target="media/image6.png"/><Relationship Id="rId39" Type="http://schemas.openxmlformats.org/officeDocument/2006/relationships/image" Target="media/image13.png"/><Relationship Id="rId21" Type="http://schemas.openxmlformats.org/officeDocument/2006/relationships/image" Target="media/image3.jpeg"/><Relationship Id="rId34" Type="http://schemas.openxmlformats.org/officeDocument/2006/relationships/image" Target="media/image10.jpg"/><Relationship Id="rId42" Type="http://schemas.openxmlformats.org/officeDocument/2006/relationships/hyperlink" Target="https://layeredreality.com" TargetMode="External"/><Relationship Id="rId47" Type="http://schemas.openxmlformats.org/officeDocument/2006/relationships/footer" Target="footer1.xml"/><Relationship Id="rId50" Type="http://schemas.openxmlformats.org/officeDocument/2006/relationships/glossaryDocument" Target="glossary/document.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hyperlink" Target="https://pure.royalholloway.ac.uk/ws/portalfiles/portal/66165262/Accepted_Manuscript.pdf" TargetMode="External"/><Relationship Id="rId11" Type="http://schemas.openxmlformats.org/officeDocument/2006/relationships/comments" Target="comments.xml"/><Relationship Id="rId24" Type="http://schemas.openxmlformats.org/officeDocument/2006/relationships/image" Target="media/image4.png"/><Relationship Id="rId32" Type="http://schemas.openxmlformats.org/officeDocument/2006/relationships/hyperlink" Target="https://www.thesphere.com/" TargetMode="External"/><Relationship Id="rId37" Type="http://schemas.openxmlformats.org/officeDocument/2006/relationships/image" Target="media/image12.png"/><Relationship Id="rId40" Type="http://schemas.openxmlformats.org/officeDocument/2006/relationships/image" Target="media/image14.jpeg"/><Relationship Id="rId45" Type="http://schemas.openxmlformats.org/officeDocument/2006/relationships/hyperlink" Target="https://prouast.github.io/heartbeat-js/" TargetMode="External"/><Relationship Id="rId53" Type="http://schemas.microsoft.com/office/2020/10/relationships/intelligence" Target="intelligence2.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s://touch-mapper.org/en/area" TargetMode="External"/><Relationship Id="rId31" Type="http://schemas.openxmlformats.org/officeDocument/2006/relationships/image" Target="media/image9.gif"/><Relationship Id="rId44" Type="http://schemas.openxmlformats.org/officeDocument/2006/relationships/image" Target="media/image17.png"/><Relationship Id="rId52"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https://www.cio.com/article/242788/apple-watch-how-to-understand-haptic-feedback-in-maps.html" TargetMode="External"/><Relationship Id="rId27" Type="http://schemas.openxmlformats.org/officeDocument/2006/relationships/image" Target="media/image7.svg"/><Relationship Id="rId30" Type="http://schemas.openxmlformats.org/officeDocument/2006/relationships/hyperlink" Target="https://www.figmentproductions.co.uk/" TargetMode="External"/><Relationship Id="rId35" Type="http://schemas.openxmlformats.org/officeDocument/2006/relationships/image" Target="media/image11.jpeg"/><Relationship Id="rId43" Type="http://schemas.openxmlformats.org/officeDocument/2006/relationships/image" Target="media/image16.png"/><Relationship Id="rId48"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mailto:costar.userfutures@rhul.ac.uk" TargetMode="External"/><Relationship Id="rId25" Type="http://schemas.openxmlformats.org/officeDocument/2006/relationships/image" Target="media/image5.png"/><Relationship Id="rId33" Type="http://schemas.openxmlformats.org/officeDocument/2006/relationships/hyperlink" Target="https://www.outernet.com/" TargetMode="External"/><Relationship Id="rId38" Type="http://schemas.openxmlformats.org/officeDocument/2006/relationships/hyperlink" Target="https://commons.wikimedia.org/wiki/File:Kanizsa_triangle.svg" TargetMode="External"/><Relationship Id="rId46" Type="http://schemas.openxmlformats.org/officeDocument/2006/relationships/header" Target="header1.xml"/><Relationship Id="rId20" Type="http://schemas.openxmlformats.org/officeDocument/2006/relationships/hyperlink" Target="https://www.openstreetmap.org/" TargetMode="External"/><Relationship Id="rId41"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figmentproductions.co.uk/" TargetMode="External"/><Relationship Id="rId23" Type="http://schemas.openxmlformats.org/officeDocument/2006/relationships/hyperlink" Target="https://www.t3.com/news/this-little-known-google-maps-feature-is-ideal-if-youre-walking-alone" TargetMode="External"/><Relationship Id="rId28" Type="http://schemas.openxmlformats.org/officeDocument/2006/relationships/image" Target="media/image8.png"/><Relationship Id="rId36" Type="http://schemas.openxmlformats.org/officeDocument/2006/relationships/hyperlink" Target="https://commons.wikimedia.org/wiki/File:Big_calico_cat_at_Cross_Shinjuku_Vision_20211203-1.jpg" TargetMode="External"/><Relationship Id="rId49" Type="http://schemas.microsoft.com/office/2011/relationships/people" Target="people.xml"/></Relationships>
</file>

<file path=word/documenttasks/documenttasks1.xml><?xml version="1.0" encoding="utf-8"?>
<t:Tasks xmlns:t="http://schemas.microsoft.com/office/tasks/2019/documenttasks" xmlns:oel="http://schemas.microsoft.com/office/2019/extlst">
  <t:Task id="{68003BFB-81DC-4263-B657-0A19C9C453B9}">
    <t:Anchor>
      <t:Comment id="879096181"/>
    </t:Anchor>
    <t:History>
      <t:Event id="{0F7B419B-91DF-45EC-9F9E-388905170140}" time="2025-09-12T08:04:35.804Z">
        <t:Attribution userId="S::Andy.Woods@rhul.ac.uk::1f14b3a1-f1dd-4da3-82b5-993b98b7bcdb" userProvider="AD" userName="Woods, Andy"/>
        <t:Anchor>
          <t:Comment id="908228205"/>
        </t:Anchor>
        <t:Create/>
      </t:Event>
      <t:Event id="{37D1823E-6292-4F0C-9399-FDD4716B3379}" time="2025-09-12T08:04:35.804Z">
        <t:Attribution userId="S::Andy.Woods@rhul.ac.uk::1f14b3a1-f1dd-4da3-82b5-993b98b7bcdb" userProvider="AD" userName="Woods, Andy"/>
        <t:Anchor>
          <t:Comment id="908228205"/>
        </t:Anchor>
        <t:Assign userId="S::Marusa.Levstek@rhul.ac.uk::324c751c-0c6f-4c25-9eff-ff0489e2701f" userProvider="AD" userName="Levstek, Marusa"/>
      </t:Event>
      <t:Event id="{6A304F74-5CDA-4E7E-8AAD-B74BAD93A914}" time="2025-09-12T08:04:35.804Z">
        <t:Attribution userId="S::Andy.Woods@rhul.ac.uk::1f14b3a1-f1dd-4da3-82b5-993b98b7bcdb" userProvider="AD" userName="Woods, Andy"/>
        <t:Anchor>
          <t:Comment id="908228205"/>
        </t:Anchor>
        <t:SetTitle title="@Levstek, Marusa wouldn’t mind leaving this one with you. Thanks. Kinda fits with your ‘values’ report."/>
      </t:Event>
      <t:Event id="{344D4CAD-95B8-4B38-BE1B-A9B15CE2FC8E}" time="2025-09-19T13:57:00.325Z">
        <t:Attribution userId="S::marusa.levstek@rhul.ac.uk::324c751c-0c6f-4c25-9eff-ff0489e2701f" userProvider="AD" userName="Levstek, Marusa"/>
        <t:Progress percentComplete="100"/>
      </t:Event>
    </t:History>
  </t:Task>
  <t:Task id="{97B73D68-1366-48D2-A68A-4AAC2037809B}">
    <t:Anchor>
      <t:Comment id="1288512238"/>
    </t:Anchor>
    <t:History>
      <t:Event id="{2FE133A3-2069-403A-912E-3A65A2CC3380}" time="2026-09-25T16:46:46.693Z">
        <t:Attribution userId="S::marusa.levstek@rhul.ac.uk::324c751c-0c6f-4c25-9eff-ff0489e2701f" userProvider="AD" userName="Levstek, Marusa"/>
        <t:Anchor>
          <t:Comment id="1288512238"/>
        </t:Anchor>
        <t:Create/>
      </t:Event>
      <t:Event id="{BCDE35B3-E686-490E-9B43-948ABF2EA16D}" time="2026-09-25T16:46:46.693Z">
        <t:Attribution userId="S::marusa.levstek@rhul.ac.uk::324c751c-0c6f-4c25-9eff-ff0489e2701f" userProvider="AD" userName="Levstek, Marusa"/>
        <t:Anchor>
          <t:Comment id="1288512238"/>
        </t:Anchor>
        <t:Assign userId="S::Andy.Woods@rhul.ac.uk::1f14b3a1-f1dd-4da3-82b5-993b98b7bcdb" userProvider="AD" userName="Woods, Andy"/>
      </t:Event>
      <t:Event id="{75E8BFAE-7E2B-4298-B2EB-74EBEF5916A7}" time="2026-09-25T16:46:46.693Z">
        <t:Attribution userId="S::marusa.levstek@rhul.ac.uk::324c751c-0c6f-4c25-9eff-ff0489e2701f" userProvider="AD" userName="Levstek, Marusa"/>
        <t:Anchor>
          <t:Comment id="1288512238"/>
        </t:Anchor>
        <t:SetTitle title="@Woods, Andy I worry we're having a reference issue. There are a few references like this, which don't appear as a footnote and the numbers don't match the reference... :((("/>
      </t:Event>
      <t:Event id="{1DE7B125-63FF-483B-9B19-8651E7C62DF1}" time="2026-09-28T05:04:58.982Z">
        <t:Attribution userId="S::Andy.Woods@rhul.ac.uk::1f14b3a1-f1dd-4da3-82b5-993b98b7bcdb" userProvider="AD" userName="Woods, Andy"/>
        <t:Progress percentComplete="100"/>
      </t:Event>
    </t:History>
  </t:Task>
  <t:Task id="{00C6E1B7-8FB6-4B26-B079-99CC578146D7}">
    <t:Anchor>
      <t:Comment id="1085313103"/>
    </t:Anchor>
    <t:History>
      <t:Event id="{E26FEA15-0F56-4E05-BB5F-8589F9FE1DEE}" time="2026-09-25T10:05:19.533Z">
        <t:Attribution userId="S::andy.woods@rhul.ac.uk::1f14b3a1-f1dd-4da3-82b5-993b98b7bcdb" userProvider="AD" userName="Woods, Andy"/>
        <t:Anchor>
          <t:Comment id="149203267"/>
        </t:Anchor>
        <t:Create/>
      </t:Event>
      <t:Event id="{7A5C2096-6688-460B-8A3C-33E779B6CFEB}" time="2026-09-25T10:05:19.533Z">
        <t:Attribution userId="S::andy.woods@rhul.ac.uk::1f14b3a1-f1dd-4da3-82b5-993b98b7bcdb" userProvider="AD" userName="Woods, Andy"/>
        <t:Anchor>
          <t:Comment id="149203267"/>
        </t:Anchor>
        <t:Assign userId="S::Marusa.Levstek@rhul.ac.uk::324c751c-0c6f-4c25-9eff-ff0489e2701f" userProvider="AD" userName="Levstek, Marusa"/>
      </t:Event>
      <t:Event id="{D5AF9477-D01C-49BF-A661-96A0E6E030CC}" time="2026-09-25T10:05:19.533Z">
        <t:Attribution userId="S::andy.woods@rhul.ac.uk::1f14b3a1-f1dd-4da3-82b5-993b98b7bcdb" userProvider="AD" userName="Woods, Andy"/>
        <t:Anchor>
          <t:Comment id="149203267"/>
        </t:Anchor>
        <t:SetTitle title="@Levstek, Marusa is that u?"/>
      </t:Event>
      <t:Event id="{53233DB9-D953-4631-B4D4-4FFE2ED557FA}" time="2026-09-28T04:39:32.18Z">
        <t:Attribution userId="S::Andy.Woods@rhul.ac.uk::1f14b3a1-f1dd-4da3-82b5-993b98b7bcdb" userProvider="AD" userName="Woods, Andy"/>
        <t:Progress percentComplete="100"/>
      </t:Event>
    </t:History>
  </t:Task>
  <t:Task id="{B7305824-1FA3-4FAF-BE7C-574F5E9B37E9}">
    <t:Anchor>
      <t:Comment id="122221685"/>
    </t:Anchor>
    <t:History>
      <t:Event id="{197F737A-66E2-423E-93D0-F53DD7C82E0E}" time="2026-09-25T10:06:34.151Z">
        <t:Attribution userId="S::andy.woods@rhul.ac.uk::1f14b3a1-f1dd-4da3-82b5-993b98b7bcdb" userProvider="AD" userName="Woods, Andy"/>
        <t:Anchor>
          <t:Comment id="1535837463"/>
        </t:Anchor>
        <t:Create/>
      </t:Event>
      <t:Event id="{2210BF36-A2D3-4FF3-A5E0-01083A75E3C1}" time="2026-09-25T10:06:34.151Z">
        <t:Attribution userId="S::andy.woods@rhul.ac.uk::1f14b3a1-f1dd-4da3-82b5-993b98b7bcdb" userProvider="AD" userName="Woods, Andy"/>
        <t:Anchor>
          <t:Comment id="1535837463"/>
        </t:Anchor>
        <t:Assign userId="S::Marusa.Levstek@rhul.ac.uk::324c751c-0c6f-4c25-9eff-ff0489e2701f" userProvider="AD" userName="Levstek, Marusa"/>
      </t:Event>
      <t:Event id="{1E17D141-1BA2-4083-AB14-3DC9CF4228CD}" time="2026-09-25T10:06:34.151Z">
        <t:Attribution userId="S::andy.woods@rhul.ac.uk::1f14b3a1-f1dd-4da3-82b5-993b98b7bcdb" userProvider="AD" userName="Woods, Andy"/>
        <t:Anchor>
          <t:Comment id="1535837463"/>
        </t:Anchor>
        <t:SetTitle title="@Levstek, Marusa @Galindo Esparza, Rosella, have we got a newsletter? Cheers. I am tempted to delete this seciton, i must say."/>
      </t:Event>
      <t:Event id="{D877FF21-2086-4E12-903A-6252E33FF7B3}" time="2026-09-25T13:24:50.385Z">
        <t:Attribution userId="S::andy.woods@rhul.ac.uk::1f14b3a1-f1dd-4da3-82b5-993b98b7bcdb" userProvider="AD" userName="Woods, Andy"/>
        <t:Progress percentComplete="100"/>
      </t:Event>
      <t:Event id="{EB0EDA09-454F-4447-928B-A5297E235475}" time="2026-09-25T16:22:30.657Z">
        <t:Attribution userId="S::marusa.levstek@rhul.ac.uk::324c751c-0c6f-4c25-9eff-ff0489e2701f" userProvider="AD" userName="Levstek, Marusa"/>
        <t:Progress percentComplete="0"/>
      </t:Event>
      <t:Event id="{78888DF9-25ED-4191-87F0-7206D2F8504A}" time="2026-09-25T16:24:23.235Z">
        <t:Attribution userId="S::marusa.levstek@rhul.ac.uk::324c751c-0c6f-4c25-9eff-ff0489e2701f" userProvider="AD" userName="Levstek, Marusa"/>
        <t:Anchor>
          <t:Comment id="1222090996"/>
        </t:Anchor>
        <t:UnassignAll/>
      </t:Event>
      <t:Event id="{F0AEB51D-0128-4C01-8AC6-29655EB9F8AD}" time="2026-09-25T16:24:23.235Z">
        <t:Attribution userId="S::marusa.levstek@rhul.ac.uk::324c751c-0c6f-4c25-9eff-ff0489e2701f" userProvider="AD" userName="Levstek, Marusa"/>
        <t:Anchor>
          <t:Comment id="1222090996"/>
        </t:Anchor>
        <t:Assign userId="S::Andy.Woods@rhul.ac.uk::1f14b3a1-f1dd-4da3-82b5-993b98b7bcdb" userProvider="AD" userName="Woods, Andy"/>
      </t:Event>
      <t:Event id="{5C124870-9D8D-47FD-867A-3C314CF01B8A}" time="2026-09-28T04:39:50.212Z">
        <t:Attribution userId="S::Andy.Woods@rhul.ac.uk::1f14b3a1-f1dd-4da3-82b5-993b98b7bcdb" userProvider="AD" userName="Woods, Andy"/>
        <t:Progress percentComplete="100"/>
      </t:Event>
    </t:History>
  </t:Task>
  <t:Task id="{9447188D-C87D-423F-ABD7-F2B44A339D4A}">
    <t:Anchor>
      <t:Comment id="266521573"/>
    </t:Anchor>
    <t:History>
      <t:Event id="{85C7FA7A-3615-4390-87DF-0E169DFA843F}" time="2026-09-25T10:32:59.945Z">
        <t:Attribution userId="S::andy.woods@rhul.ac.uk::1f14b3a1-f1dd-4da3-82b5-993b98b7bcdb" userProvider="AD" userName="Woods, Andy"/>
        <t:Anchor>
          <t:Comment id="1175261992"/>
        </t:Anchor>
        <t:Create/>
      </t:Event>
      <t:Event id="{0B9772C7-3073-4CA3-8DC5-F319DA73BAF5}" time="2026-09-25T10:32:59.945Z">
        <t:Attribution userId="S::andy.woods@rhul.ac.uk::1f14b3a1-f1dd-4da3-82b5-993b98b7bcdb" userProvider="AD" userName="Woods, Andy"/>
        <t:Anchor>
          <t:Comment id="1175261992"/>
        </t:Anchor>
        <t:Assign userId="S::Marusa.Levstek@rhul.ac.uk::324c751c-0c6f-4c25-9eff-ff0489e2701f" userProvider="AD" userName="Levstek, Marusa"/>
      </t:Event>
      <t:Event id="{9501E621-CE68-400C-97C0-9E9770031D8F}" time="2026-09-25T10:32:59.945Z">
        <t:Attribution userId="S::andy.woods@rhul.ac.uk::1f14b3a1-f1dd-4da3-82b5-993b98b7bcdb" userProvider="AD" userName="Woods, Andy"/>
        <t:Anchor>
          <t:Comment id="1175261992"/>
        </t:Anchor>
        <t:SetTitle title="@Levstek, Marusa you ok with this rewording? I dont know much about Fechner. cheers"/>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F06F97C-C444-4D40-AFB1-0F493BC35C94}"/>
      </w:docPartPr>
      <w:docPartBody>
        <w:p xmlns:wp14="http://schemas.microsoft.com/office/word/2010/wordml" w:rsidR="002D4AF2" w:rsidRDefault="001145BF" w14:paraId="4C3E277F" wp14:textId="77777777">
          <w:r w:rsidRPr="00156BE4">
            <w:rPr>
              <w:rStyle w:val="PlaceholderText"/>
            </w:rPr>
            <w:t>Click or tap here to enter text.</w:t>
          </w:r>
        </w:p>
      </w:docPartBody>
    </w:docPart>
    <w:docPart>
      <w:docPartPr>
        <w:name w:val="416CA92BB79947C788F9F6ABB1289924"/>
        <w:category>
          <w:name w:val="General"/>
          <w:gallery w:val="placeholder"/>
        </w:category>
        <w:types>
          <w:type w:val="bbPlcHdr"/>
        </w:types>
        <w:behaviors>
          <w:behavior w:val="content"/>
        </w:behaviors>
        <w:guid w:val="{D0D91997-4CD8-48E8-9399-4CAB392C0853}"/>
      </w:docPartPr>
      <w:docPartBody>
        <w:p xmlns:wp14="http://schemas.microsoft.com/office/word/2010/wordml" w:rsidR="002D4AF2" w:rsidP="001145BF" w:rsidRDefault="001145BF" w14:paraId="4F14D7C8" wp14:textId="77777777">
          <w:pPr>
            <w:pStyle w:val="416CA92BB79947C788F9F6ABB1289924"/>
          </w:pPr>
          <w:r w:rsidRPr="00156BE4">
            <w:rPr>
              <w:rStyle w:val="PlaceholderText"/>
            </w:rPr>
            <w:t>Click or tap here to enter text.</w:t>
          </w:r>
        </w:p>
      </w:docPartBody>
    </w:docPart>
    <w:docPart>
      <w:docPartPr>
        <w:name w:val="E8A8814E7C334400A4B22F38E09D9F1D"/>
        <w:category>
          <w:name w:val="General"/>
          <w:gallery w:val="placeholder"/>
        </w:category>
        <w:types>
          <w:type w:val="bbPlcHdr"/>
        </w:types>
        <w:behaviors>
          <w:behavior w:val="content"/>
        </w:behaviors>
        <w:guid w:val="{A484DBA4-955C-4556-9084-8C5B6655D5AF}"/>
      </w:docPartPr>
      <w:docPartBody>
        <w:p xmlns:wp14="http://schemas.microsoft.com/office/word/2010/wordml" w:rsidR="00461E40" w:rsidP="00461E40" w:rsidRDefault="00461E40" w14:paraId="5362E849" wp14:textId="77777777">
          <w:pPr>
            <w:pStyle w:val="E8A8814E7C334400A4B22F38E09D9F1D"/>
          </w:pPr>
          <w:r w:rsidRPr="00156BE4">
            <w:rPr>
              <w:rStyle w:val="PlaceholderText"/>
            </w:rPr>
            <w:t>Click or tap here to enter text.</w:t>
          </w:r>
        </w:p>
      </w:docPartBody>
    </w:docPart>
    <w:docPart>
      <w:docPartPr>
        <w:name w:val="6A95B69943A2463B8EE340F2D78FADF7"/>
        <w:category>
          <w:name w:val="General"/>
          <w:gallery w:val="placeholder"/>
        </w:category>
        <w:types>
          <w:type w:val="bbPlcHdr"/>
        </w:types>
        <w:behaviors>
          <w:behavior w:val="content"/>
        </w:behaviors>
        <w:guid w:val="{BF7137FA-5C3F-4C8D-A1BB-D6DE75FFF4E2}"/>
      </w:docPartPr>
      <w:docPartBody>
        <w:p xmlns:wp14="http://schemas.microsoft.com/office/word/2010/wordml" w:rsidR="00461E40" w:rsidP="00461E40" w:rsidRDefault="00461E40" w14:paraId="5B951852" wp14:textId="77777777">
          <w:pPr>
            <w:pStyle w:val="6A95B69943A2463B8EE340F2D78FADF7"/>
          </w:pPr>
          <w:r w:rsidRPr="00156BE4">
            <w:rPr>
              <w:rStyle w:val="PlaceholderText"/>
            </w:rPr>
            <w:t>Click or tap here to enter text.</w:t>
          </w:r>
        </w:p>
      </w:docPartBody>
    </w:docPart>
    <w:docPart>
      <w:docPartPr>
        <w:name w:val="FEFFD64434385C4595F3146BFB7E377B"/>
        <w:category>
          <w:name w:val="General"/>
          <w:gallery w:val="placeholder"/>
        </w:category>
        <w:types>
          <w:type w:val="bbPlcHdr"/>
        </w:types>
        <w:behaviors>
          <w:behavior w:val="content"/>
        </w:behaviors>
        <w:guid w:val="{E29D1778-5673-4F43-BAE5-EF10A97ED9F1}"/>
      </w:docPartPr>
      <w:docPartBody>
        <w:p xmlns:wp14="http://schemas.microsoft.com/office/word/2010/wordml" w:rsidR="00802F01" w:rsidP="00802F01" w:rsidRDefault="00802F01" w14:paraId="2946BB5D" wp14:textId="77777777">
          <w:pPr>
            <w:pStyle w:val="FEFFD64434385C4595F3146BFB7E377B"/>
          </w:pPr>
          <w:r w:rsidRPr="00156BE4">
            <w:rPr>
              <w:rStyle w:val="PlaceholderText"/>
            </w:rPr>
            <w:t>Click or tap here to enter text.</w:t>
          </w:r>
        </w:p>
      </w:docPartBody>
    </w:docPart>
    <w:docPart>
      <w:docPartPr>
        <w:name w:val="CF2BB882134944B2914C66528C988B3E"/>
        <w:category>
          <w:name w:val="General"/>
          <w:gallery w:val="placeholder"/>
        </w:category>
        <w:types>
          <w:type w:val="bbPlcHdr"/>
        </w:types>
        <w:behaviors>
          <w:behavior w:val="content"/>
        </w:behaviors>
        <w:guid w:val="{6B305D52-1455-48DD-AAD1-DDF8DC8618BB}"/>
      </w:docPartPr>
      <w:docPartBody>
        <w:p xmlns:wp14="http://schemas.microsoft.com/office/word/2010/wordml" w:rsidR="00BA13F7" w:rsidRDefault="00BA13F7" w14:paraId="46E69C4A" wp14:textId="77777777">
          <w:r w:rsidRPr="044B0010">
            <w:rPr>
              <w:rStyle w:val="PlaceholderText"/>
            </w:rPr>
            <w:t>Click or tap here to enter text.</w:t>
          </w:r>
        </w:p>
      </w:docPartBody>
    </w:docPart>
    <w:docPart>
      <w:docPartPr>
        <w:name w:val="46BEEFB071084253AC0B0A0062F7D958"/>
        <w:category>
          <w:name w:val="General"/>
          <w:gallery w:val="placeholder"/>
        </w:category>
        <w:types>
          <w:type w:val="bbPlcHdr"/>
        </w:types>
        <w:behaviors>
          <w:behavior w:val="content"/>
        </w:behaviors>
        <w:guid w:val="{AC307789-67D0-4ABC-AC2B-B517B90BF219}"/>
      </w:docPartPr>
      <w:docPartBody>
        <w:p xmlns:wp14="http://schemas.microsoft.com/office/word/2010/wordml" w:rsidR="004A4528" w:rsidP="000F607A" w:rsidRDefault="000F607A" w14:paraId="5ED8C455" wp14:textId="77777777">
          <w:pPr>
            <w:pStyle w:val="46BEEFB071084253AC0B0A0062F7D958"/>
          </w:pPr>
          <w:r w:rsidRPr="00156BE4">
            <w:rPr>
              <w:rStyle w:val="PlaceholderText"/>
            </w:rPr>
            <w:t>Click or tap here to enter text.</w:t>
          </w:r>
        </w:p>
      </w:docPartBody>
    </w:docPart>
    <w:docPart>
      <w:docPartPr>
        <w:name w:val="C7C7205B587346DD93790B530831F38C"/>
        <w:category>
          <w:name w:val="General"/>
          <w:gallery w:val="placeholder"/>
        </w:category>
        <w:types>
          <w:type w:val="bbPlcHdr"/>
        </w:types>
        <w:behaviors>
          <w:behavior w:val="content"/>
        </w:behaviors>
        <w:guid w:val="{CF007323-2392-419E-9BAE-7E02427B2C78}"/>
      </w:docPartPr>
      <w:docPartBody>
        <w:p xmlns:wp14="http://schemas.microsoft.com/office/word/2010/wordml" w:rsidR="003F3D74" w:rsidRDefault="003F3D74" w14:paraId="6D91FE6C" wp14:textId="77777777">
          <w:r w:rsidRPr="2EB61C7C">
            <w:rPr>
              <w:rStyle w:val="PlaceholderText"/>
            </w:rPr>
            <w:t>Click or tap here to enter text.</w:t>
          </w:r>
        </w:p>
      </w:docPartBody>
    </w:docPart>
    <w:docPart>
      <w:docPartPr>
        <w:name w:val="BF38261EBD454CAF93C715A55103811F"/>
        <w:category>
          <w:name w:val="General"/>
          <w:gallery w:val="placeholder"/>
        </w:category>
        <w:types>
          <w:type w:val="bbPlcHdr"/>
        </w:types>
        <w:behaviors>
          <w:behavior w:val="content"/>
        </w:behaviors>
        <w:guid w:val="{820A29A1-0BF3-4FB2-8276-18AB48217A59}"/>
      </w:docPartPr>
      <w:docPartBody>
        <w:p xmlns:wp14="http://schemas.microsoft.com/office/word/2010/wordml" w:rsidR="009B41B1" w:rsidP="009B57CD" w:rsidRDefault="009B57CD" w14:paraId="72EE5986" wp14:textId="77777777">
          <w:pPr>
            <w:pStyle w:val="BF38261EBD454CAF93C715A55103811F"/>
          </w:pPr>
          <w:r w:rsidRPr="00156BE4">
            <w:rPr>
              <w:rStyle w:val="PlaceholderText"/>
            </w:rPr>
            <w:t>Click or tap here to enter text.</w:t>
          </w:r>
        </w:p>
      </w:docPartBody>
    </w:docPart>
    <w:docPart>
      <w:docPartPr>
        <w:name w:val="5F875C5DD2AF4765B1D390CE5A3BC048"/>
        <w:category>
          <w:name w:val="General"/>
          <w:gallery w:val="placeholder"/>
        </w:category>
        <w:types>
          <w:type w:val="bbPlcHdr"/>
        </w:types>
        <w:behaviors>
          <w:behavior w:val="content"/>
        </w:behaviors>
        <w:guid w:val="{6483DF4C-CD0C-4AF8-BE60-7FA390FD61A4}"/>
      </w:docPartPr>
      <w:docPartBody>
        <w:p xmlns:wp14="http://schemas.microsoft.com/office/word/2010/wordml" w:rsidR="009B41B1" w:rsidP="009B57CD" w:rsidRDefault="009B57CD" w14:paraId="01E0A917" wp14:textId="77777777">
          <w:pPr>
            <w:pStyle w:val="5F875C5DD2AF4765B1D390CE5A3BC048"/>
          </w:pPr>
          <w:r w:rsidRPr="00156BE4">
            <w:rPr>
              <w:rStyle w:val="PlaceholderText"/>
            </w:rPr>
            <w:t>Click or tap here to enter text.</w:t>
          </w:r>
        </w:p>
      </w:docPartBody>
    </w:docPart>
    <w:docPart>
      <w:docPartPr>
        <w:name w:val="01C158DEA17E43B3B1F722C20C557A1C"/>
        <w:category>
          <w:name w:val="General"/>
          <w:gallery w:val="placeholder"/>
        </w:category>
        <w:types>
          <w:type w:val="bbPlcHdr"/>
        </w:types>
        <w:behaviors>
          <w:behavior w:val="content"/>
        </w:behaviors>
        <w:guid w:val="{BE2B11C4-33FF-4941-B0D1-B9847BE4D569}"/>
      </w:docPartPr>
      <w:docPartBody>
        <w:p xmlns:wp14="http://schemas.microsoft.com/office/word/2010/wordml" w:rsidR="00734F23" w:rsidP="009B41B1" w:rsidRDefault="009B41B1" w14:paraId="4F06CB8D" wp14:textId="77777777">
          <w:pPr>
            <w:pStyle w:val="01C158DEA17E43B3B1F722C20C557A1C"/>
          </w:pPr>
          <w:r w:rsidRPr="00156BE4">
            <w:rPr>
              <w:rStyle w:val="PlaceholderText"/>
            </w:rPr>
            <w:t>Click or tap here to enter text.</w:t>
          </w:r>
        </w:p>
      </w:docPartBody>
    </w:docPart>
    <w:docPart>
      <w:docPartPr>
        <w:name w:val="4FE9451247634E439ADD8068A67E4DA0"/>
        <w:category>
          <w:name w:val="General"/>
          <w:gallery w:val="placeholder"/>
        </w:category>
        <w:types>
          <w:type w:val="bbPlcHdr"/>
        </w:types>
        <w:behaviors>
          <w:behavior w:val="content"/>
        </w:behaviors>
        <w:guid w:val="{698D3568-9CF7-4169-B604-8B766A0AEA5B}"/>
      </w:docPartPr>
      <w:docPartBody>
        <w:p xmlns:wp14="http://schemas.microsoft.com/office/word/2010/wordml" w:rsidR="0041632A" w:rsidP="0003293C" w:rsidRDefault="0003293C" w14:paraId="03CDB35D" wp14:textId="77777777">
          <w:pPr>
            <w:pStyle w:val="4FE9451247634E439ADD8068A67E4DA0"/>
          </w:pPr>
          <w:r w:rsidRPr="00156BE4">
            <w:rPr>
              <w:rStyle w:val="PlaceholderText"/>
            </w:rPr>
            <w:t>Click or tap here to enter text.</w:t>
          </w:r>
        </w:p>
      </w:docPartBody>
    </w:docPart>
    <w:docPart>
      <w:docPartPr>
        <w:name w:val="3707928F584B4B57A996B2DEF3B96B79"/>
        <w:category>
          <w:name w:val="General"/>
          <w:gallery w:val="placeholder"/>
        </w:category>
        <w:types>
          <w:type w:val="bbPlcHdr"/>
        </w:types>
        <w:behaviors>
          <w:behavior w:val="content"/>
        </w:behaviors>
        <w:guid w:val="{B53CEBAE-55E4-4795-AC1C-47849914BAB4}"/>
      </w:docPartPr>
      <w:docPartBody>
        <w:p xmlns:wp14="http://schemas.microsoft.com/office/word/2010/wordml" w:rsidR="00635958" w:rsidRDefault="00B12D54" w14:paraId="43B9CF38" wp14:textId="77777777">
          <w:pPr>
            <w:pStyle w:val="3707928F584B4B57A996B2DEF3B96B79"/>
          </w:pPr>
          <w:r w:rsidRPr="28125DA7">
            <w:rPr>
              <w:rStyle w:val="PlaceholderText"/>
            </w:rPr>
            <w:t>Click or tap here to enter text.</w:t>
          </w:r>
        </w:p>
      </w:docPartBody>
    </w:docPart>
    <w:docPart>
      <w:docPartPr>
        <w:name w:val="41182F5B018348A5A1B778C22DDF12F7"/>
        <w:category>
          <w:name w:val="General"/>
          <w:gallery w:val="placeholder"/>
        </w:category>
        <w:types>
          <w:type w:val="bbPlcHdr"/>
        </w:types>
        <w:behaviors>
          <w:behavior w:val="content"/>
        </w:behaviors>
        <w:guid w:val="{E260F9C5-C429-4B8F-B960-BB83FB66840D}"/>
      </w:docPartPr>
      <w:docPartBody>
        <w:p xmlns:wp14="http://schemas.microsoft.com/office/word/2010/wordml" w:rsidR="00635958" w:rsidRDefault="001145BF" w14:paraId="5C06BDBB" wp14:textId="77777777">
          <w:pPr>
            <w:pStyle w:val="41182F5B018348A5A1B778C22DDF12F7"/>
          </w:pPr>
          <w:r w:rsidRPr="00156BE4">
            <w:rPr>
              <w:rStyle w:val="PlaceholderText"/>
            </w:rPr>
            <w:t>Click or tap here to enter text.</w:t>
          </w:r>
        </w:p>
      </w:docPartBody>
    </w:docPart>
    <w:docPart>
      <w:docPartPr>
        <w:name w:val="FCF5F1E19DA14256BE2D1845EF9B945D"/>
        <w:category>
          <w:name w:val="General"/>
          <w:gallery w:val="placeholder"/>
        </w:category>
        <w:types>
          <w:type w:val="bbPlcHdr"/>
        </w:types>
        <w:behaviors>
          <w:behavior w:val="content"/>
        </w:behaviors>
        <w:guid w:val="{22754499-0DDC-4045-BA18-269988AA3B21}"/>
      </w:docPartPr>
      <w:docPartBody>
        <w:p xmlns:wp14="http://schemas.microsoft.com/office/word/2010/wordml" w:rsidR="00635958" w:rsidRDefault="001145BF" w14:paraId="593EB56A" wp14:textId="77777777">
          <w:pPr>
            <w:pStyle w:val="FCF5F1E19DA14256BE2D1845EF9B945D"/>
          </w:pPr>
          <w:r w:rsidRPr="00156BE4">
            <w:rPr>
              <w:rStyle w:val="PlaceholderText"/>
            </w:rPr>
            <w:t>Click or tap here to enter text.</w:t>
          </w:r>
        </w:p>
      </w:docPartBody>
    </w:docPart>
    <w:docPart>
      <w:docPartPr>
        <w:name w:val="C747E352135C48CC81B78BC64F0C6816"/>
        <w:category>
          <w:name w:val="General"/>
          <w:gallery w:val="placeholder"/>
        </w:category>
        <w:types>
          <w:type w:val="bbPlcHdr"/>
        </w:types>
        <w:behaviors>
          <w:behavior w:val="content"/>
        </w:behaviors>
        <w:guid w:val="{0F64FAD9-12D8-46A3-A310-9A5D69ED4B46}"/>
      </w:docPartPr>
      <w:docPartBody>
        <w:p xmlns:wp14="http://schemas.microsoft.com/office/word/2010/wordml" w:rsidR="00D62485" w:rsidRDefault="001145BF" w14:paraId="723B2F1F" wp14:textId="77777777">
          <w:pPr>
            <w:pStyle w:val="C747E352135C48CC81B78BC64F0C6816"/>
          </w:pPr>
          <w:r w:rsidRPr="00156BE4">
            <w:rPr>
              <w:rStyle w:val="PlaceholderText"/>
            </w:rPr>
            <w:t>Click or tap here to enter text.</w:t>
          </w:r>
        </w:p>
      </w:docPartBody>
    </w:docPart>
    <w:docPart>
      <w:docPartPr>
        <w:name w:val="FBA64C12A4D746868AA71D71CA460DB6"/>
        <w:category>
          <w:name w:val="General"/>
          <w:gallery w:val="placeholder"/>
        </w:category>
        <w:types>
          <w:type w:val="bbPlcHdr"/>
        </w:types>
        <w:behaviors>
          <w:behavior w:val="content"/>
        </w:behaviors>
        <w:guid w:val="{2732D996-78A0-4B34-99A2-76B1D858EE53}"/>
      </w:docPartPr>
      <w:docPartBody>
        <w:p xmlns:wp14="http://schemas.microsoft.com/office/word/2010/wordml" w:rsidR="00AD36D4" w:rsidRDefault="001145BF" w14:paraId="54E27D6D" wp14:textId="77777777">
          <w:pPr>
            <w:pStyle w:val="FBA64C12A4D746868AA71D71CA460DB6"/>
          </w:pPr>
          <w:r w:rsidRPr="00156BE4">
            <w:rPr>
              <w:rStyle w:val="PlaceholderText"/>
            </w:rPr>
            <w:t>Click or tap here to enter text.</w:t>
          </w:r>
        </w:p>
      </w:docPartBody>
    </w:docPart>
    <w:docPart>
      <w:docPartPr>
        <w:name w:val="1DF1CE28077E4F359AE0755A3605103F"/>
        <w:category>
          <w:name w:val="General"/>
          <w:gallery w:val="placeholder"/>
        </w:category>
        <w:types>
          <w:type w:val="bbPlcHdr"/>
        </w:types>
        <w:behaviors>
          <w:behavior w:val="content"/>
        </w:behaviors>
        <w:guid w:val="{4D3D6ABB-D7C5-4DA5-8BD1-F8B4A4A4F760}"/>
      </w:docPartPr>
      <w:docPartBody>
        <w:p xmlns:wp14="http://schemas.microsoft.com/office/word/2010/wordml" w:rsidR="00D239A3" w:rsidP="00F2041B" w:rsidRDefault="00F2041B" w14:paraId="26395BFE" wp14:textId="77777777">
          <w:pPr>
            <w:pStyle w:val="1DF1CE28077E4F359AE0755A3605103F"/>
          </w:pPr>
          <w:r w:rsidRPr="00156BE4">
            <w:rPr>
              <w:rStyle w:val="PlaceholderText"/>
            </w:rPr>
            <w:t>Click or tap here to enter text.</w:t>
          </w:r>
        </w:p>
      </w:docPartBody>
    </w:docPart>
    <w:docPart>
      <w:docPartPr>
        <w:name w:val="7809ED4E48604CC4A9FA178BCC9A3011"/>
        <w:category>
          <w:name w:val="General"/>
          <w:gallery w:val="placeholder"/>
        </w:category>
        <w:types>
          <w:type w:val="bbPlcHdr"/>
        </w:types>
        <w:behaviors>
          <w:behavior w:val="content"/>
        </w:behaviors>
        <w:guid w:val="{62D9B0CD-9D7A-41F2-B09C-9C2165A4BD2B}"/>
      </w:docPartPr>
      <w:docPartBody>
        <w:p xmlns:wp14="http://schemas.microsoft.com/office/word/2010/wordml" w:rsidR="00533B6D" w:rsidRDefault="001145BF" w14:paraId="473EC3D1" wp14:textId="77777777">
          <w:pPr>
            <w:pStyle w:val="7809ED4E48604CC4A9FA178BCC9A3011"/>
          </w:pPr>
          <w:r w:rsidRPr="00156BE4">
            <w:rPr>
              <w:rStyle w:val="PlaceholderText"/>
            </w:rPr>
            <w:t>Click or tap here to enter text.</w:t>
          </w:r>
        </w:p>
      </w:docPartBody>
    </w:docPart>
    <w:docPart>
      <w:docPartPr>
        <w:name w:val="B4A0B3D49F9647CD8A83C4EDA90529BE"/>
        <w:category>
          <w:name w:val="General"/>
          <w:gallery w:val="placeholder"/>
        </w:category>
        <w:types>
          <w:type w:val="bbPlcHdr"/>
        </w:types>
        <w:behaviors>
          <w:behavior w:val="content"/>
        </w:behaviors>
        <w:guid w:val="{CB9DD2A7-60E2-4DF1-867A-BC50FAFA0636}"/>
      </w:docPartPr>
      <w:docPartBody>
        <w:p xmlns:wp14="http://schemas.microsoft.com/office/word/2010/wordml" w:rsidR="00533B6D" w:rsidRDefault="001145BF" w14:paraId="10643D94" wp14:textId="77777777">
          <w:pPr>
            <w:pStyle w:val="B4A0B3D49F9647CD8A83C4EDA90529BE"/>
          </w:pPr>
          <w:r w:rsidRPr="00156BE4">
            <w:rPr>
              <w:rStyle w:val="PlaceholderText"/>
            </w:rPr>
            <w:t>Click or tap here to enter text.</w:t>
          </w:r>
        </w:p>
      </w:docPartBody>
    </w:docPart>
    <w:docPart>
      <w:docPartPr>
        <w:name w:val="BEC4C6D3E8ED4FBABFAE2F147B2DA947"/>
        <w:category>
          <w:name w:val="General"/>
          <w:gallery w:val="placeholder"/>
        </w:category>
        <w:types>
          <w:type w:val="bbPlcHdr"/>
        </w:types>
        <w:behaviors>
          <w:behavior w:val="content"/>
        </w:behaviors>
        <w:guid w:val="{4F5CD094-D929-4EB5-AFF1-C95D953D89EF}"/>
      </w:docPartPr>
      <w:docPartBody>
        <w:p xmlns:wp14="http://schemas.microsoft.com/office/word/2010/wordml" w:rsidR="00533B6D" w:rsidRDefault="00DD7BD0" w14:paraId="4E79EA04" wp14:textId="77777777">
          <w:pPr>
            <w:pStyle w:val="BEC4C6D3E8ED4FBABFAE2F147B2DA947"/>
          </w:pPr>
          <w:r w:rsidRPr="4984E70A">
            <w:rPr>
              <w:rStyle w:val="PlaceholderText"/>
            </w:rPr>
            <w:t>Click or tap here to enter text.</w:t>
          </w:r>
        </w:p>
      </w:docPartBody>
    </w:docPart>
    <w:docPart>
      <w:docPartPr>
        <w:name w:val="69A7485D564745D285DAD63C0D4EA398"/>
        <w:category>
          <w:name w:val="General"/>
          <w:gallery w:val="placeholder"/>
        </w:category>
        <w:types>
          <w:type w:val="bbPlcHdr"/>
        </w:types>
        <w:behaviors>
          <w:behavior w:val="content"/>
        </w:behaviors>
        <w:guid w:val="{0140CE88-9F53-4C4F-994C-92CC424A6068}"/>
      </w:docPartPr>
      <w:docPartBody>
        <w:p xmlns:wp14="http://schemas.microsoft.com/office/word/2010/wordml" w:rsidR="00533B6D" w:rsidRDefault="001145BF" w14:paraId="0825EB79" wp14:textId="77777777">
          <w:pPr>
            <w:pStyle w:val="69A7485D564745D285DAD63C0D4EA398"/>
          </w:pPr>
          <w:r w:rsidRPr="00156BE4">
            <w:rPr>
              <w:rStyle w:val="PlaceholderText"/>
            </w:rPr>
            <w:t>Click or tap here to enter text.</w:t>
          </w:r>
        </w:p>
      </w:docPartBody>
    </w:docPart>
    <w:docPart>
      <w:docPartPr>
        <w:name w:val="CF8BFCC40D5D4B1796782A0997EACBE8"/>
        <w:category>
          <w:name w:val="General"/>
          <w:gallery w:val="placeholder"/>
        </w:category>
        <w:types>
          <w:type w:val="bbPlcHdr"/>
        </w:types>
        <w:behaviors>
          <w:behavior w:val="content"/>
        </w:behaviors>
        <w:guid w:val="{1F83269A-6D89-4ADA-BA76-18806DAAC941}"/>
      </w:docPartPr>
      <w:docPartBody>
        <w:p xmlns:wp14="http://schemas.microsoft.com/office/word/2010/wordml" w:rsidR="00CF306F" w:rsidP="007127E5" w:rsidRDefault="007127E5" w14:paraId="59E437EE" wp14:textId="77777777">
          <w:pPr>
            <w:pStyle w:val="CF8BFCC40D5D4B1796782A0997EACBE8"/>
          </w:pPr>
          <w:r w:rsidRPr="00156BE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5BF"/>
    <w:rsid w:val="0000166B"/>
    <w:rsid w:val="00004855"/>
    <w:rsid w:val="0003141A"/>
    <w:rsid w:val="0003293C"/>
    <w:rsid w:val="000573FD"/>
    <w:rsid w:val="000606E8"/>
    <w:rsid w:val="00065E23"/>
    <w:rsid w:val="00067203"/>
    <w:rsid w:val="00075772"/>
    <w:rsid w:val="00086C7A"/>
    <w:rsid w:val="000B5550"/>
    <w:rsid w:val="000F607A"/>
    <w:rsid w:val="000F72BD"/>
    <w:rsid w:val="001145BF"/>
    <w:rsid w:val="00115705"/>
    <w:rsid w:val="00123D85"/>
    <w:rsid w:val="00156B33"/>
    <w:rsid w:val="00157570"/>
    <w:rsid w:val="00163BB3"/>
    <w:rsid w:val="00164D80"/>
    <w:rsid w:val="0017331D"/>
    <w:rsid w:val="00174FBE"/>
    <w:rsid w:val="00176285"/>
    <w:rsid w:val="00196DF2"/>
    <w:rsid w:val="0019742D"/>
    <w:rsid w:val="001C0145"/>
    <w:rsid w:val="001E6570"/>
    <w:rsid w:val="001E6E54"/>
    <w:rsid w:val="001F03AA"/>
    <w:rsid w:val="001F70A3"/>
    <w:rsid w:val="002147E6"/>
    <w:rsid w:val="00281C29"/>
    <w:rsid w:val="00287826"/>
    <w:rsid w:val="00297CCE"/>
    <w:rsid w:val="002D42C8"/>
    <w:rsid w:val="002D48FA"/>
    <w:rsid w:val="002D4AF2"/>
    <w:rsid w:val="002E1BD8"/>
    <w:rsid w:val="002F4C98"/>
    <w:rsid w:val="00300A1F"/>
    <w:rsid w:val="00336F02"/>
    <w:rsid w:val="0035037E"/>
    <w:rsid w:val="003505F0"/>
    <w:rsid w:val="003608B9"/>
    <w:rsid w:val="003B0A8B"/>
    <w:rsid w:val="003B7CA0"/>
    <w:rsid w:val="003D325D"/>
    <w:rsid w:val="003F3D74"/>
    <w:rsid w:val="004003FC"/>
    <w:rsid w:val="0041632A"/>
    <w:rsid w:val="004259AB"/>
    <w:rsid w:val="0043311F"/>
    <w:rsid w:val="004349B9"/>
    <w:rsid w:val="00435FC5"/>
    <w:rsid w:val="00442ABA"/>
    <w:rsid w:val="00461E40"/>
    <w:rsid w:val="00471EC5"/>
    <w:rsid w:val="00472503"/>
    <w:rsid w:val="00474E3D"/>
    <w:rsid w:val="00481727"/>
    <w:rsid w:val="004A4528"/>
    <w:rsid w:val="004B26FD"/>
    <w:rsid w:val="004B2D07"/>
    <w:rsid w:val="004B6D5D"/>
    <w:rsid w:val="004D3129"/>
    <w:rsid w:val="004F0E2F"/>
    <w:rsid w:val="005005A9"/>
    <w:rsid w:val="0050101C"/>
    <w:rsid w:val="00513D25"/>
    <w:rsid w:val="005168AC"/>
    <w:rsid w:val="00533B6D"/>
    <w:rsid w:val="005460EF"/>
    <w:rsid w:val="0055353A"/>
    <w:rsid w:val="00584514"/>
    <w:rsid w:val="005A32EC"/>
    <w:rsid w:val="005B41C3"/>
    <w:rsid w:val="005B445D"/>
    <w:rsid w:val="0060082C"/>
    <w:rsid w:val="00635958"/>
    <w:rsid w:val="00675887"/>
    <w:rsid w:val="006C4AE1"/>
    <w:rsid w:val="006D2937"/>
    <w:rsid w:val="006D41CF"/>
    <w:rsid w:val="0071197B"/>
    <w:rsid w:val="007127E5"/>
    <w:rsid w:val="00717D5A"/>
    <w:rsid w:val="0073230D"/>
    <w:rsid w:val="00734F23"/>
    <w:rsid w:val="00753CC0"/>
    <w:rsid w:val="00781A8D"/>
    <w:rsid w:val="0078223F"/>
    <w:rsid w:val="007A3337"/>
    <w:rsid w:val="007A6329"/>
    <w:rsid w:val="007A7CAA"/>
    <w:rsid w:val="007B53CD"/>
    <w:rsid w:val="007C59C9"/>
    <w:rsid w:val="007F554C"/>
    <w:rsid w:val="007F5BD1"/>
    <w:rsid w:val="00802F01"/>
    <w:rsid w:val="008055DB"/>
    <w:rsid w:val="0082577E"/>
    <w:rsid w:val="00830B10"/>
    <w:rsid w:val="0086255B"/>
    <w:rsid w:val="00864210"/>
    <w:rsid w:val="00891CC0"/>
    <w:rsid w:val="008946A6"/>
    <w:rsid w:val="008A08B8"/>
    <w:rsid w:val="008A580D"/>
    <w:rsid w:val="008A67AE"/>
    <w:rsid w:val="008E04F9"/>
    <w:rsid w:val="0093079A"/>
    <w:rsid w:val="00935FCC"/>
    <w:rsid w:val="00964DC7"/>
    <w:rsid w:val="00973A6C"/>
    <w:rsid w:val="009746FB"/>
    <w:rsid w:val="009B41B1"/>
    <w:rsid w:val="009B57CD"/>
    <w:rsid w:val="00A16189"/>
    <w:rsid w:val="00A367E6"/>
    <w:rsid w:val="00AA4E25"/>
    <w:rsid w:val="00AB19EE"/>
    <w:rsid w:val="00AD297D"/>
    <w:rsid w:val="00AD36D4"/>
    <w:rsid w:val="00AE0908"/>
    <w:rsid w:val="00B019C5"/>
    <w:rsid w:val="00B1189E"/>
    <w:rsid w:val="00B12D54"/>
    <w:rsid w:val="00B2164F"/>
    <w:rsid w:val="00B22C41"/>
    <w:rsid w:val="00B3125F"/>
    <w:rsid w:val="00B31989"/>
    <w:rsid w:val="00B63477"/>
    <w:rsid w:val="00B7046A"/>
    <w:rsid w:val="00B85422"/>
    <w:rsid w:val="00B92616"/>
    <w:rsid w:val="00BA13F7"/>
    <w:rsid w:val="00BA437D"/>
    <w:rsid w:val="00C11552"/>
    <w:rsid w:val="00C35339"/>
    <w:rsid w:val="00C54631"/>
    <w:rsid w:val="00C82B52"/>
    <w:rsid w:val="00C9441B"/>
    <w:rsid w:val="00CD0BC8"/>
    <w:rsid w:val="00CD49C5"/>
    <w:rsid w:val="00CF1EE3"/>
    <w:rsid w:val="00CF306F"/>
    <w:rsid w:val="00D042F3"/>
    <w:rsid w:val="00D120C7"/>
    <w:rsid w:val="00D21343"/>
    <w:rsid w:val="00D239A3"/>
    <w:rsid w:val="00D56330"/>
    <w:rsid w:val="00D62485"/>
    <w:rsid w:val="00D8768E"/>
    <w:rsid w:val="00D961E9"/>
    <w:rsid w:val="00DA741C"/>
    <w:rsid w:val="00DD7BD0"/>
    <w:rsid w:val="00DE5CB9"/>
    <w:rsid w:val="00DF45F5"/>
    <w:rsid w:val="00E35C57"/>
    <w:rsid w:val="00E36AF1"/>
    <w:rsid w:val="00E52E06"/>
    <w:rsid w:val="00E612D8"/>
    <w:rsid w:val="00EA027B"/>
    <w:rsid w:val="00EB44D6"/>
    <w:rsid w:val="00F1280A"/>
    <w:rsid w:val="00F2041B"/>
    <w:rsid w:val="00F35EE5"/>
    <w:rsid w:val="00F5382D"/>
    <w:rsid w:val="00F538EC"/>
    <w:rsid w:val="00F74018"/>
    <w:rsid w:val="00F77E70"/>
    <w:rsid w:val="00F82AAC"/>
    <w:rsid w:val="00FC3EEA"/>
    <w:rsid w:val="00FD6E72"/>
    <w:rsid w:val="00FE42B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127E5"/>
    <w:rPr>
      <w:color w:val="666666"/>
    </w:rPr>
  </w:style>
  <w:style w:type="paragraph" w:customStyle="1" w:styleId="416CA92BB79947C788F9F6ABB1289924">
    <w:name w:val="416CA92BB79947C788F9F6ABB1289924"/>
    <w:rsid w:val="001145BF"/>
  </w:style>
  <w:style w:type="paragraph" w:customStyle="1" w:styleId="E8A8814E7C334400A4B22F38E09D9F1D">
    <w:name w:val="E8A8814E7C334400A4B22F38E09D9F1D"/>
    <w:rsid w:val="00461E40"/>
  </w:style>
  <w:style w:type="paragraph" w:customStyle="1" w:styleId="6A95B69943A2463B8EE340F2D78FADF7">
    <w:name w:val="6A95B69943A2463B8EE340F2D78FADF7"/>
    <w:rsid w:val="00461E40"/>
  </w:style>
  <w:style w:type="paragraph" w:customStyle="1" w:styleId="FEFFD64434385C4595F3146BFB7E377B">
    <w:name w:val="FEFFD64434385C4595F3146BFB7E377B"/>
    <w:rsid w:val="00802F01"/>
  </w:style>
  <w:style w:type="paragraph" w:customStyle="1" w:styleId="46BEEFB071084253AC0B0A0062F7D958">
    <w:name w:val="46BEEFB071084253AC0B0A0062F7D958"/>
    <w:rsid w:val="000F607A"/>
  </w:style>
  <w:style w:type="paragraph" w:customStyle="1" w:styleId="BF38261EBD454CAF93C715A55103811F">
    <w:name w:val="BF38261EBD454CAF93C715A55103811F"/>
    <w:rsid w:val="009B57CD"/>
  </w:style>
  <w:style w:type="paragraph" w:customStyle="1" w:styleId="5F875C5DD2AF4765B1D390CE5A3BC048">
    <w:name w:val="5F875C5DD2AF4765B1D390CE5A3BC048"/>
    <w:rsid w:val="009B57CD"/>
  </w:style>
  <w:style w:type="paragraph" w:customStyle="1" w:styleId="01C158DEA17E43B3B1F722C20C557A1C">
    <w:name w:val="01C158DEA17E43B3B1F722C20C557A1C"/>
    <w:rsid w:val="009B41B1"/>
  </w:style>
  <w:style w:type="paragraph" w:customStyle="1" w:styleId="4FE9451247634E439ADD8068A67E4DA0">
    <w:name w:val="4FE9451247634E439ADD8068A67E4DA0"/>
    <w:rsid w:val="0003293C"/>
  </w:style>
  <w:style w:type="paragraph" w:customStyle="1" w:styleId="3707928F584B4B57A996B2DEF3B96B79">
    <w:name w:val="3707928F584B4B57A996B2DEF3B96B79"/>
  </w:style>
  <w:style w:type="paragraph" w:customStyle="1" w:styleId="41182F5B018348A5A1B778C22DDF12F7">
    <w:name w:val="41182F5B018348A5A1B778C22DDF12F7"/>
  </w:style>
  <w:style w:type="paragraph" w:customStyle="1" w:styleId="FCF5F1E19DA14256BE2D1845EF9B945D">
    <w:name w:val="FCF5F1E19DA14256BE2D1845EF9B945D"/>
  </w:style>
  <w:style w:type="paragraph" w:customStyle="1" w:styleId="C747E352135C48CC81B78BC64F0C6816">
    <w:name w:val="C747E352135C48CC81B78BC64F0C6816"/>
  </w:style>
  <w:style w:type="paragraph" w:customStyle="1" w:styleId="FBA64C12A4D746868AA71D71CA460DB6">
    <w:name w:val="FBA64C12A4D746868AA71D71CA460DB6"/>
  </w:style>
  <w:style w:type="paragraph" w:customStyle="1" w:styleId="1DF1CE28077E4F359AE0755A3605103F">
    <w:name w:val="1DF1CE28077E4F359AE0755A3605103F"/>
    <w:rsid w:val="00F2041B"/>
  </w:style>
  <w:style w:type="paragraph" w:customStyle="1" w:styleId="7809ED4E48604CC4A9FA178BCC9A3011">
    <w:name w:val="7809ED4E48604CC4A9FA178BCC9A3011"/>
  </w:style>
  <w:style w:type="paragraph" w:customStyle="1" w:styleId="B4A0B3D49F9647CD8A83C4EDA90529BE">
    <w:name w:val="B4A0B3D49F9647CD8A83C4EDA90529BE"/>
  </w:style>
  <w:style w:type="paragraph" w:customStyle="1" w:styleId="BEC4C6D3E8ED4FBABFAE2F147B2DA947">
    <w:name w:val="BEC4C6D3E8ED4FBABFAE2F147B2DA947"/>
  </w:style>
  <w:style w:type="paragraph" w:customStyle="1" w:styleId="69A7485D564745D285DAD63C0D4EA398">
    <w:name w:val="69A7485D564745D285DAD63C0D4EA398"/>
  </w:style>
  <w:style w:type="paragraph" w:customStyle="1" w:styleId="CF8BFCC40D5D4B1796782A0997EACBE8">
    <w:name w:val="CF8BFCC40D5D4B1796782A0997EACBE8"/>
    <w:rsid w:val="007127E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62a0ff-73cf-4c7c-9bce-4021e3438040">
  <we:reference id="f78a3046-9e99-4300-aa2b-5814002b01a2" version="1.55.1.0" store="excatalog" storeType="EXCatalog"/>
  <we:alternateReferences>
    <we:reference id="WA104382081" version="1.55.1.0" store="en-gb" storeType="OMEX"/>
  </we:alternateReferences>
  <we:properties>
    <we:property name="MENDELEY_BIBLIOGRAPHY_IS_DIRTY" value="true"/>
    <we:property name="MENDELEY_BIBLIOGRAPHY_LAST_MODIFIED" value="1789456747341"/>
    <we:property name="MENDELEY_CITATIONS" value="[{&quot;citationID&quot;:&quot;MENDELEY_CITATION_1700b009-deba-4b2f-bb9d-091f906e3745&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&quot;,&quot;citationItems&quot;:[{&quot;id&quot;:&quot;68461a60-1b50-3ec4-b0eb-a66422683647&quot;,&quot;itemData&quot;:{&quot;type&quot;:&quot;report&quot;,&quot;id&quot;:&quot;68461a60-1b50-3ec4-b0eb-a66422683647&quot;,&quot;title&quot;:&quot;Welcome to the age of re-enchantment&quot;,&quot;author&quot;:[{&quot;family&quot;:&quot;Wunderman Thompson Intelligence (now VML)&quot;,&quot;given&quot;:&quot;&quot;,&quot;parse-names&quot;:false,&quot;dropping-particle&quot;:&quot;&quot;,&quot;non-dropping-particle&quot;:&quot;&quot;}],&quot;accessed&quot;:{&quot;date-parts&quot;:[[2026,1,14]]},&quot;URL&quot;:&quot;https://www.vml.com/insight/the-age-of-re-enchantment-report&quot;,&quot;issued&quot;:{&quot;date-parts&quot;:[[2023,4,23]]},&quot;abstract&quot;:&quot;Introduction Welcome It's time to remake the world through the lens of re-enchantment, where the new brand metrics are jaw drops, heart swells, and goosebumps. Brands can help people transcend tough times and jolt them from long-standing malaise by celebrating the thrilling, the uplifting, the awe-inspiring, and the magical. Whether numbed by pandemic isolation, burned out by grind culture, or shocked by the 21st-century horrors of politics, war, and climate crisis, people are feeling a sense of absence that is hard to neatly define. More than three-quarters of people now say they \&quot;just want to feel something, to feel alive\&quot; and 74% say they feel like they are waiting for something good to happen. Uncertain times might imply a shift to a more practical attitude, but instead people are yearning for emotion-inducing experiences that deliver feelings of joy and wonder, craving the spectacular, the surreal, and the otherworldly. Even darker thrills are inspiring to some: the fear-inducing, the uncanny, the dystopian. We saw the first shoots of this movement in this year's \&quot;Future 100\&quot;: in the appetite for adventure and thrills in Remote Dining, in the craving for amazement in Multiversal Design, and in the burgeoning joyconomy expressed in Ageless Play. People have always enjoyed being transported, but crucially, there is now an appetite for brands to deliver this: 65% of people would like brands to wow them with spectacular advertising and marketing, and 61% want brands to help them feel intense emotions. In fact, almost twice as many people say they are likely to buy from brands that bring them a sense of joy (49%), or those that surprise and delight them (45%), than from brands that just do what they say they will (26%). Yet few brands are tapping into this desire: 70% of people say they can't remember the last time a brand did anything that excited them. The trends that follow explore the yearning for re-enchantment. Our hypothesis maps them to three overlapping needs: first, a quest for reawakening and sense-making in a chaotic and confusing world; second, a desire to transcend the everyday and feel part of something bigger than ourselves; and finally, an optimistic impulse to actively usher in a kinder, more hopeful future. At their heart, these trends are about betterment-both personal and collective. Via 18 original trends backed by proprietary survey data, and interviews with 20 thought leaders in the space, this report sets out a path for brands to reflect the new mindset-and re-enchant the world!&quot;,&quot;container-title-short&quot;:&quot;&quot;},&quot;isTemporary&quot;:false,&quot;suppress-author&quot;:false,&quot;composite&quot;:false,&quot;author-only&quot;:false}]},{&quot;citationID&quot;:&quot;MENDELEY_CITATION_31b61834-db1d-46a4-a6a4-ac89c2f5f314&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&quot;,&quot;citationItems&quot;:[{&quot;id&quot;:&quot;68461a60-1b50-3ec4-b0eb-a66422683647&quot;,&quot;itemData&quot;:{&quot;type&quot;:&quot;report&quot;,&quot;id&quot;:&quot;68461a60-1b50-3ec4-b0eb-a66422683647&quot;,&quot;title&quot;:&quot;Welcome to the age of re-enchantment&quot;,&quot;author&quot;:[{&quot;family&quot;:&quot;Wunderman Thompson Intelligence (now VML)&quot;,&quot;given&quot;:&quot;&quot;,&quot;parse-names&quot;:false,&quot;dropping-particle&quot;:&quot;&quot;,&quot;non-dropping-particle&quot;:&quot;&quot;}],&quot;accessed&quot;:{&quot;date-parts&quot;:[[2026,1,14]]},&quot;URL&quot;:&quot;https://www.vml.com/insight/the-age-of-re-enchantment-report&quot;,&quot;issued&quot;:{&quot;date-parts&quot;:[[2023,4,23]]},&quot;abstract&quot;:&quot;Introduction Welcome It's time to remake the world through the lens of re-enchantment, where the new brand metrics are jaw drops, heart swells, and goosebumps. Brands can help people transcend tough times and jolt them from long-standing malaise by celebrating the thrilling, the uplifting, the awe-inspiring, and the magical. Whether numbed by pandemic isolation, burned out by grind culture, or shocked by the 21st-century horrors of politics, war, and climate crisis, people are feeling a sense of absence that is hard to neatly define. More than three-quarters of people now say they \&quot;just want to feel something, to feel alive\&quot; and 74% say they feel like they are waiting for something good to happen. Uncertain times might imply a shift to a more practical attitude, but instead people are yearning for emotion-inducing experiences that deliver feelings of joy and wonder, craving the spectacular, the surreal, and the otherworldly. Even darker thrills are inspiring to some: the fear-inducing, the uncanny, the dystopian. We saw the first shoots of this movement in this year's \&quot;Future 100\&quot;: in the appetite for adventure and thrills in Remote Dining, in the craving for amazement in Multiversal Design, and in the burgeoning joyconomy expressed in Ageless Play. People have always enjoyed being transported, but crucially, there is now an appetite for brands to deliver this: 65% of people would like brands to wow them with spectacular advertising and marketing, and 61% want brands to help them feel intense emotions. In fact, almost twice as many people say they are likely to buy from brands that bring them a sense of joy (49%), or those that surprise and delight them (45%), than from brands that just do what they say they will (26%). Yet few brands are tapping into this desire: 70% of people say they can't remember the last time a brand did anything that excited them. The trends that follow explore the yearning for re-enchantment. Our hypothesis maps them to three overlapping needs: first, a quest for reawakening and sense-making in a chaotic and confusing world; second, a desire to transcend the everyday and feel part of something bigger than ourselves; and finally, an optimistic impulse to actively usher in a kinder, more hopeful future. At their heart, these trends are about betterment-both personal and collective. Via 18 original trends backed by proprietary survey data, and interviews with 20 thought leaders in the space, this report sets out a path for brands to reflect the new mindset-and re-enchant the world!&quot;,&quot;container-title-short&quot;:&quot;&quot;},&quot;isTemporary&quot;:false,&quot;suppress-author&quot;:false,&quot;composite&quot;:false,&quot;author-only&quot;:false}]},{&quot;citationID&quot;:&quot;MENDELEY_CITATION_5f16ec5d-4e00-498f-90f5-e92f5252b53c&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&quot;,&quot;citationItems&quot;:[{&quot;id&quot;:&quot;b51a54f0-8d29-36a3-80b0-cfd8d2384f40&quot;,&quot;itemData&quot;:{&quot;type&quot;:&quot;report&quot;,&quot;id&quot;:&quot;b51a54f0-8d29-36a3-80b0-cfd8d2384f40&quot;,&quot;title&quot;:&quot;How different generations engage with video games today&quot;,&quot;author&quot;:[{&quot;family&quot;:&quot;Newzoo&quot;,&quot;given&quot;:&quot;&quot;,&quot;parse-names&quot;:false,&quot;dropping-particle&quot;:&quot;&quot;,&quot;non-dropping-particle&quot;:&quot;&quot;}],&quot;accessed&quot;:{&quot;date-parts&quot;:[[2026,9,15]]},&quot;URL&quot;:&quot;https://gameindustrylibrary.com/documents/newzoo-how-different-generations-engage-with-video-games-2023/read?page=2&quot;,&quot;issued&quot;:{&quot;date-parts&quot;:[[2023]]},&quot;container-title-short&quot;:&quot;&quot;},&quot;isTemporary&quot;:false}]},{&quot;citationID&quot;:&quot;MENDELEY_CITATION_6f088fa5-629f-478c-82ef-bd40c32eb314&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&quot;,&quot;citationItems&quot;:[{&quot;id&quot;:&quot;68461a60-1b50-3ec4-b0eb-a66422683647&quot;,&quot;itemData&quot;:{&quot;type&quot;:&quot;report&quot;,&quot;id&quot;:&quot;68461a60-1b50-3ec4-b0eb-a66422683647&quot;,&quot;title&quot;:&quot;Welcome to the age of re-enchantment&quot;,&quot;author&quot;:[{&quot;family&quot;:&quot;Wunderman Thompson Intelligence (now VML)&quot;,&quot;given&quot;:&quot;&quot;,&quot;parse-names&quot;:false,&quot;dropping-particle&quot;:&quot;&quot;,&quot;non-dropping-particle&quot;:&quot;&quot;}],&quot;accessed&quot;:{&quot;date-parts&quot;:[[2026,1,14]]},&quot;URL&quot;:&quot;https://www.vml.com/insight/the-age-of-re-enchantment-report&quot;,&quot;issued&quot;:{&quot;date-parts&quot;:[[2023,4,23]]},&quot;abstract&quot;:&quot;Introduction Welcome It's time to remake the world through the lens of re-enchantment, where the new brand metrics are jaw drops, heart swells, and goosebumps. Brands can help people transcend tough times and jolt them from long-standing malaise by celebrating the thrilling, the uplifting, the awe-inspiring, and the magical. Whether numbed by pandemic isolation, burned out by grind culture, or shocked by the 21st-century horrors of politics, war, and climate crisis, people are feeling a sense of absence that is hard to neatly define. More than three-quarters of people now say they \&quot;just want to feel something, to feel alive\&quot; and 74% say they feel like they are waiting for something good to happen. Uncertain times might imply a shift to a more practical attitude, but instead people are yearning for emotion-inducing experiences that deliver feelings of joy and wonder, craving the spectacular, the surreal, and the otherworldly. Even darker thrills are inspiring to some: the fear-inducing, the uncanny, the dystopian. We saw the first shoots of this movement in this year's \&quot;Future 100\&quot;: in the appetite for adventure and thrills in Remote Dining, in the craving for amazement in Multiversal Design, and in the burgeoning joyconomy expressed in Ageless Play. People have always enjoyed being transported, but crucially, there is now an appetite for brands to deliver this: 65% of people would like brands to wow them with spectacular advertising and marketing, and 61% want brands to help them feel intense emotions. In fact, almost twice as many people say they are likely to buy from brands that bring them a sense of joy (49%), or those that surprise and delight them (45%), than from brands that just do what they say they will (26%). Yet few brands are tapping into this desire: 70% of people say they can't remember the last time a brand did anything that excited them. The trends that follow explore the yearning for re-enchantment. Our hypothesis maps them to three overlapping needs: first, a quest for reawakening and sense-making in a chaotic and confusing world; second, a desire to transcend the everyday and feel part of something bigger than ourselves; and finally, an optimistic impulse to actively usher in a kinder, more hopeful future. At their heart, these trends are about betterment-both personal and collective. Via 18 original trends backed by proprietary survey data, and interviews with 20 thought leaders in the space, this report sets out a path for brands to reflect the new mindset-and re-enchant the world!&quot;,&quot;container-title-short&quot;:&quot;&quot;},&quot;isTemporary&quot;:false,&quot;suppress-author&quot;:false,&quot;composite&quot;:false,&quot;author-only&quot;:false}]},{&quot;citationID&quot;:&quot;MENDELEY_CITATION_8c792268-4be5-4876-ae6c-fdaf0c8f8a9d&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&quot;,&quot;citationItems&quot;:[{&quot;id&quot;:&quot;fabf47a5-0a08-3f10-8729-091c498e6218&quot;,&quot;itemData&quot;:{&quot;type&quot;:&quot;article-journal&quot;,&quot;id&quot;:&quot;fabf47a5-0a08-3f10-8729-091c498e6218&quot;,&quot;title&quot;:&quot;Immersive Audience Report 2024&quot;,&quot;author&quot;:[{&quot;family&quot;:&quot;Immersive Experience Network&quot;,&quot;given&quot;:&quot;&quot;,&quot;parse-names&quot;:false,&quot;dropping-particle&quot;:&quot;&quot;,&quot;non-dropping-particle&quot;:&quot;&quot;}],&quot;accessed&quot;:{&quot;date-parts&quot;:[[2026,1,14]]},&quot;URL&quot;:&quot;https://immersiveexperience.network/articles/immersive-audiences-report-2024/#download&quot;,&quot;issued&quot;:{&quot;date-parts&quot;:[[2024]]},&quot;container-title-short&quot;:&quot;&quot;},&quot;isTemporary&quot;:false,&quot;suppress-author&quot;:false,&quot;composite&quot;:false,&quot;author-only&quot;:false}]},{&quot;citationID&quot;:&quot;MENDELEY_CITATION_dfd09ad4-0b06-4ae8-a276-008c66c4df14&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&quot;,&quot;citationItems&quot;:[{&quot;id&quot;:&quot;b7db9b14-de39-33b3-83e9-ba18ebe85f64&quot;,&quot;itemData&quot;:{&quot;type&quot;:&quot;article-journal&quot;,&quot;id&quot;:&quot;b7db9b14-de39-33b3-83e9-ba18ebe85f64&quot;,&quot;title&quot;:&quot;The State Of British Theatre In 2025: Growth, Risk And The Urgent Need For Public Investment.&quot;,&quot;author&quot;:[{&quot;family&quot;:&quot;Society of London Theatre &amp; UK Theatre&quot;,&quot;given&quot;:&quot;&quot;,&quot;parse-names&quot;:false,&quot;dropping-particle&quot;:&quot;&quot;,&quot;non-dropping-particle&quot;:&quot;&quot;}],&quot;accessed&quot;:{&quot;date-parts&quot;:[[2026,1,14]]},&quot;URL&quot;:&quot;https://uktheatre.org/wp-content/uploads/sites/2/2025/05/SOLTUKT-State-Of-British-Theatre.pdf&quot;,&quot;issued&quot;:{&quot;date-parts&quot;:[[2025]]},&quot;container-title-short&quot;:&quot;&quot;},&quot;isTemporary&quot;:false,&quot;suppress-author&quot;:false,&quot;composite&quot;:false,&quot;author-only&quot;:false}]},{&quot;citationID&quot;:&quot;MENDELEY_CITATION_18b4e65d-16d5-4d39-90ce-f055d855506b&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&quot;,&quot;citationItems&quot;:[{&quot;id&quot;:&quot;92f94e4d-bbe8-3d03-9d14-979783b840a7&quot;,&quot;itemData&quot;:{&quot;type&quot;:&quot;article&quot;,&quot;id&quot;:&quot;92f94e4d-bbe8-3d03-9d14-979783b840a7&quot;,&quot;title&quot;:&quot;Watching films in the UK: How often, how many and how? Tracking audiences screen engagement (before and during the pandemic)&quot;,&quot;author&quot;:[{&quot;family&quot;:&quot;BFI&quot;,&quot;given&quot;:&quot;&quot;,&quot;parse-names&quot;:false,&quot;dropping-particle&quot;:&quot;&quot;,&quot;non-dropping-particle&quot;:&quot;&quot;}],&quot;URL&quot;:&quot;https://www.bfi.org.uk/industry-data-insights/reports/audiences&quot;,&quot;issued&quot;:{&quot;date-parts&quot;:[[2023]]},&quot;container-title-short&quot;:&quot;&quot;},&quot;isTemporary&quot;:false,&quot;suppress-author&quot;:false,&quot;composite&quot;:false,&quot;author-only&quot;:false}]},{&quot;citationID&quot;:&quot;MENDELEY_CITATION_e266303e-1a49-46ac-9707-dc6a000ac759&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&quot;,&quot;citationItems&quot;:[{&quot;id&quot;:&quot;f3717e63-373c-3527-9393-e7c570d72e12&quot;,&quot;itemData&quot;:{&quot;type&quot;:&quot;article-journal&quot;,&quot;id&quot;:&quot;f3717e63-373c-3527-9393-e7c570d72e12&quot;,&quot;title&quot;:&quot;Gen Alpha at the Movies: From Pixels to Popcorn&quot;,&quot;author&quot;:[{&quot;family&quot;:&quot;NRG&quot;,&quot;given&quot;:&quot;&quot;,&quot;parse-names&quot;:false,&quot;dropping-particle&quot;:&quot;&quot;,&quot;non-dropping-particle&quot;:&quot;&quot;}],&quot;accessed&quot;:{&quot;date-parts&quot;:[[2026,1,14]]},&quot;URL&quot;:&quot;https://www.nrgmr.com/our-thinking/entertainment/gen-alpha-at-the-movies-from-pixels-to-popcorn/&quot;,&quot;issued&quot;:{&quot;date-parts&quot;:[[2025]]},&quot;container-title-short&quot;:&quot;&quot;},&quot;isTemporary&quot;:false,&quot;suppress-author&quot;:false,&quot;composite&quot;:false,&quot;author-only&quot;:false}]},{&quot;citationID&quot;:&quot;MENDELEY_CITATION_b6bc4062-9901-441d-b2dd-55951736ad99&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&quot;,&quot;citationItems&quot;:[{&quot;id&quot;:&quot;f3717e63-373c-3527-9393-e7c570d72e12&quot;,&quot;itemData&quot;:{&quot;type&quot;:&quot;article-journal&quot;,&quot;id&quot;:&quot;f3717e63-373c-3527-9393-e7c570d72e12&quot;,&quot;title&quot;:&quot;Gen Alpha at the Movies: From Pixels to Popcorn&quot;,&quot;author&quot;:[{&quot;family&quot;:&quot;NRG&quot;,&quot;given&quot;:&quot;&quot;,&quot;parse-names&quot;:false,&quot;dropping-particle&quot;:&quot;&quot;,&quot;non-dropping-particle&quot;:&quot;&quot;}],&quot;accessed&quot;:{&quot;date-parts&quot;:[[2026,1,14]]},&quot;URL&quot;:&quot;https://www.nrgmr.com/our-thinking/entertainment/gen-alpha-at-the-movies-from-pixels-to-popcorn/&quot;,&quot;issued&quot;:{&quot;date-parts&quot;:[[2025]]},&quot;container-title-short&quot;:&quot;&quot;},&quot;isTemporary&quot;:false,&quot;suppress-author&quot;:false,&quot;composite&quot;:false,&quot;author-only&quot;:false}]},{&quot;citationID&quot;:&quot;MENDELEY_CITATION_e01f4d7f-7332-4194-bb0e-fb62ace7a34f&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&quot;,&quot;citationItems&quot;:[{&quot;id&quot;:&quot;fabf47a5-0a08-3f10-8729-091c498e6218&quot;,&quot;itemData&quot;:{&quot;type&quot;:&quot;article-journal&quot;,&quot;id&quot;:&quot;fabf47a5-0a08-3f10-8729-091c498e6218&quot;,&quot;title&quot;:&quot;Immersive Audience Report 2024&quot;,&quot;author&quot;:[{&quot;family&quot;:&quot;Immersive Experience Network&quot;,&quot;given&quot;:&quot;&quot;,&quot;parse-names&quot;:false,&quot;dropping-particle&quot;:&quot;&quot;,&quot;non-dropping-particle&quot;:&quot;&quot;}],&quot;accessed&quot;:{&quot;date-parts&quot;:[[2026,1,14]]},&quot;URL&quot;:&quot;https://immersiveexperience.network/articles/immersive-audiences-report-2024/#download&quot;,&quot;issued&quot;:{&quot;date-parts&quot;:[[2024]]},&quot;container-title-short&quot;:&quot;&quot;},&quot;isTemporary&quot;:false,&quot;suppress-author&quot;:false,&quot;composite&quot;:false,&quot;author-only&quot;:false}]},{&quot;citationID&quot;:&quot;MENDELEY_CITATION_4f15f5f0-f6b2-4de0-8b4a-27e0c8005c73&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&quot;,&quot;citationItems&quot;:[{&quot;id&quot;:&quot;92f94e4d-bbe8-3d03-9d14-979783b840a7&quot;,&quot;itemData&quot;:{&quot;type&quot;:&quot;article&quot;,&quot;id&quot;:&quot;92f94e4d-bbe8-3d03-9d14-979783b840a7&quot;,&quot;title&quot;:&quot;Watching films in the UK: How often, how many and how? Tracking audiences screen engagement (before and during the pandemic)&quot;,&quot;author&quot;:[{&quot;family&quot;:&quot;BFI&quot;,&quot;given&quot;:&quot;&quot;,&quot;parse-names&quot;:false,&quot;dropping-particle&quot;:&quot;&quot;,&quot;non-dropping-particle&quot;:&quot;&quot;}],&quot;URL&quot;:&quot;https://www.bfi.org.uk/industry-data-insights/reports/audiences&quot;,&quot;issued&quot;:{&quot;date-parts&quot;:[[2023]]},&quot;container-title-short&quot;:&quot;&quot;},&quot;isTemporary&quot;:false,&quot;suppress-author&quot;:false,&quot;composite&quot;:false,&quot;author-only&quot;:false}]},{&quot;citationID&quot;:&quot;MENDELEY_CITATION_fe24610e-0333-4639-91cf-c942713f9ccc&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&quot;,&quot;citationItems&quot;:[{&quot;id&quot;:&quot;fabf47a5-0a08-3f10-8729-091c498e6218&quot;,&quot;itemData&quot;:{&quot;type&quot;:&quot;article-journal&quot;,&quot;id&quot;:&quot;fabf47a5-0a08-3f10-8729-091c498e6218&quot;,&quot;title&quot;:&quot;Immersive Audience Report 2024&quot;,&quot;author&quot;:[{&quot;family&quot;:&quot;Immersive Experience Network&quot;,&quot;given&quot;:&quot;&quot;,&quot;parse-names&quot;:false,&quot;dropping-particle&quot;:&quot;&quot;,&quot;non-dropping-particle&quot;:&quot;&quot;}],&quot;accessed&quot;:{&quot;date-parts&quot;:[[2026,1,14]]},&quot;URL&quot;:&quot;https://immersiveexperience.network/articles/immersive-audiences-report-2024/#download&quot;,&quot;issued&quot;:{&quot;date-parts&quot;:[[2024]]},&quot;container-title-short&quot;:&quot;&quot;},&quot;isTemporary&quot;:false,&quot;suppress-author&quot;:false,&quot;composite&quot;:false,&quot;author-only&quot;:false}]},{&quot;citationID&quot;:&quot;MENDELEY_CITATION_f26cace4-d600-4f7f-a2cf-0472f654930f&quot;,&quot;properties&quot;:{&quot;noteIndex&quot;:0},&quot;isEdited&quot;:false,&quot;manualOverride&quot;:{&quot;isManuallyOverridden&quot;:false,&quot;citeprocText&quot;:&quot;&lt;sup&gt;7&lt;/sup&gt;&quot;,&quot;manualOverrideText&quot;:&quot;&quot;},&quot;citationTag&quot;:&quot;MENDELEY_CITATION_v3_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&quot;,&quot;citationItems&quot;:[{&quot;id&quot;:&quot;a0ae4e12-27c2-3959-bd1c-5677ad58be31&quot;,&quot;itemData&quot;:{&quot;type&quot;:&quot;article-journal&quot;,&quot;id&quot;:&quot;a0ae4e12-27c2-3959-bd1c-5677ad58be31&quot;,&quot;title&quot;:&quot;Personality Correlates of Aesthetic Preferences for Art, Architecture, and Music&quot;,&quot;author&quot;:[{&quot;family&quot;:&quot;Cleridou&quot;,&quot;given&quot;:&quot;K&quot;,&quot;parse-names&quot;:false,&quot;dropping-particle&quot;:&quot;&quot;,&quot;non-dropping-particle&quot;:&quot;&quot;},{&quot;family&quot;:&quot;Furnham&quot;,&quot;given&quot;:&quot;A&quot;,&quot;parse-names&quot;:false,&quot;dropping-particle&quot;:&quot;&quot;,&quot;non-dropping-particle&quot;:&quot;&quot;}],&quot;container-title&quot;:&quot;Empirical Studies of the Arts&quot;,&quot;DOI&quot;:&quot;10.2190/EM.32.2.f&quot;,&quot;issued&quot;:{&quot;date-parts&quot;:[[2014]]},&quot;page&quot;:&quot;231-255&quot;,&quot;issue&quot;:&quot;2&quot;,&quot;volume&quot;:&quot;32&quot;,&quot;container-title-short&quot;:&quot;&quot;},&quot;isTemporary&quot;:false,&quot;suppress-author&quot;:false,&quot;composite&quot;:false,&quot;author-only&quot;:false}]},{&quot;citationID&quot;:&quot;MENDELEY_CITATION_360fd5fd-2103-4628-8232-b6c07c601f09&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&quot;,&quot;citationItems&quot;:[{&quot;id&quot;:&quot;fd4384c0-aefd-3340-b035-05c806218a56&quot;,&quot;itemData&quot;:{&quot;type&quot;:&quot;article&quot;,&quot;id&quot;:&quot;fd4384c0-aefd-3340-b035-05c806218a56&quot;,&quot;title&quot;:&quot;Welcome to the Experience Economy&quot;,&quot;author&quot;:[{&quot;family&quot;:&quot;Pine&quot;,&quot;given&quot;:&quot;B J&quot;,&quot;parse-names&quot;:false,&quot;dropping-particle&quot;:&quot;&quot;,&quot;non-dropping-particle&quot;:&quot;&quot;},{&quot;family&quot;:&quot;Gilmore&quot;,&quot;given&quot;:&quot;J H&quot;,&quot;parse-names&quot;:false,&quot;dropping-particle&quot;:&quot;&quot;,&quot;non-dropping-particle&quot;:&quot;&quot;}],&quot;URL&quot;:&quot;https://hbr.org/1998/07/welcome-to-the-experience-economy&quot;,&quot;issued&quot;:{&quot;date-parts&quot;:[[1998]]},&quot;container-title-short&quot;:&quot;&quot;},&quot;isTemporary&quot;:false,&quot;suppress-author&quot;:false,&quot;composite&quot;:false,&quot;author-only&quot;:false}]},{&quot;citationID&quot;:&quot;MENDELEY_CITATION_d3c09f6e-1200-4ae8-84aa-5e5cbe69b43e&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&quot;,&quot;citationItems&quot;:[{&quot;id&quot;:&quot;020b299d-6441-3861-a368-93e1e5d7e21b&quot;,&quot;itemData&quot;:{&quot;type&quot;:&quot;article&quot;,&quot;id&quot;:&quot;020b299d-6441-3861-a368-93e1e5d7e21b&quot;,&quot;title&quot;:&quot;Theme Parks Market Size&quot;,&quot;author&quot;:[{&quot;family&quot;:&quot;Global Market Insights&quot;,&quot;given&quot;:&quot;&quot;,&quot;parse-names&quot;:false,&quot;dropping-particle&quot;:&quot;&quot;,&quot;non-dropping-particle&quot;:&quot;&quot;}],&quot;URL&quot;:&quot;https://www.gminsights.com/industry-analysis/theme-parks-market&quot;,&quot;issued&quot;:{&quot;date-parts&quot;:[[2023]]},&quot;container-title-short&quot;:&quot;&quot;},&quot;isTemporary&quot;:false,&quot;suppress-author&quot;:false,&quot;composite&quot;:false,&quot;author-only&quot;:false}]},{&quot;citationID&quot;:&quot;MENDELEY_CITATION_442ec178-58d0-4766-b3a8-c964e6539f62&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&quot;,&quot;citationItems&quot;:[{&quot;id&quot;:&quot;7ff7c3da-b0f9-3e3a-aa65-db3bf232ef01&quot;,&quot;itemData&quot;:{&quot;type&quot;:&quot;article-journal&quot;,&quot;id&quot;:&quot;7ff7c3da-b0f9-3e3a-aa65-db3bf232ef01&quot;,&quot;title&quot;:&quot;Multisensory museum experience: an integrative view and future research directions&quot;,&quot;author&quot;:[{&quot;family&quot;:&quot;Luo&quot;,&quot;given&quot;:&quot;Dan&quot;,&quot;parse-names&quot;:false,&quot;dropping-particle&quot;:&quot;&quot;,&quot;non-dropping-particle&quot;:&quot;&quot;},{&quot;family&quot;:&quot;Doucé&quot;,&quot;given&quot;:&quot;Lieve&quot;,&quot;parse-names&quot;:false,&quot;dropping-particle&quot;:&quot;&quot;,&quot;non-dropping-particle&quot;:&quot;&quot;},{&quot;family&quot;:&quot;Nys&quot;,&quot;given&quot;:&quot;Karin&quot;,&quot;parse-names&quot;:false,&quot;dropping-particle&quot;:&quot;&quot;,&quot;non-dropping-particle&quot;:&quot;&quot;}],&quot;container-title&quot;:&quot;Museum Management and Curatorship&quot;,&quot;DOI&quot;:&quot;10.1080/09647775.2024.2357071&quot;,&quot;ISSN&quot;:&quot;0964-7775&quot;,&quot;URL&quot;:&quot;https://www.tandfonline.com/doi/full/10.1080/09647775.2024.2357071&quot;,&quot;issued&quot;:{&quot;date-parts&quot;:[[2024,5,26]]},&quot;page&quot;:&quot;1-28&quot;,&quot;abstract&quot;:&quot;In museum and aesthetic contexts, the role of multisensory experiences in boosting visitor engagement is well-recognised. Yet, the diverse disciplinary perspectives have led to a scattered and sometimes unclear literature landscape. This article undertakes a systematic review, combining systematic literature extraction and qualitative content analysis of 331 academic sources to address the following questions: What are the theoretical underpinnings for studying multisensory museum experiences? What are the general characteristics of these experiences? How can we understand the role of technology in sensory practices within museums and related sites? By focusing on visitors’ perspectives, the review aims to offer a comprehensive understanding of multisensory experiences, emphasising research framework, conceptualisation, and technology in museum practices. Furthermore, it outlines future research directions in these areas, contributing to a more unified theory and providing practical insights for exhibition design. This establishes a groundwork for nuanced future research endeavours.&quot;,&quot;publisher&quot;:&quot;Routledge&quot;,&quot;container-title-short&quot;:&quot;&quot;},&quot;isTemporary&quot;:false}]},{&quot;citationID&quot;:&quot;MENDELEY_CITATION_b685e59d-35c5-4f8d-8d5a-7c865ea5cfd1&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&quot;,&quot;citationItems&quot;:[{&quot;id&quot;:&quot;68461a60-1b50-3ec4-b0eb-a66422683647&quot;,&quot;itemData&quot;:{&quot;type&quot;:&quot;report&quot;,&quot;id&quot;:&quot;68461a60-1b50-3ec4-b0eb-a66422683647&quot;,&quot;title&quot;:&quot;Welcome to the age of re-enchantment&quot;,&quot;author&quot;:[{&quot;family&quot;:&quot;Wunderman Thompson Intelligence (now VML)&quot;,&quot;given&quot;:&quot;&quot;,&quot;parse-names&quot;:false,&quot;dropping-particle&quot;:&quot;&quot;,&quot;non-dropping-particle&quot;:&quot;&quot;}],&quot;accessed&quot;:{&quot;date-parts&quot;:[[2026,1,14]]},&quot;URL&quot;:&quot;https://www.vml.com/insight/the-age-of-re-enchantment-report&quot;,&quot;issued&quot;:{&quot;date-parts&quot;:[[2023,4,23]]},&quot;abstract&quot;:&quot;Introduction Welcome It's time to remake the world through the lens of re-enchantment, where the new brand metrics are jaw drops, heart swells, and goosebumps. Brands can help people transcend tough times and jolt them from long-standing malaise by celebrating the thrilling, the uplifting, the awe-inspiring, and the magical. Whether numbed by pandemic isolation, burned out by grind culture, or shocked by the 21st-century horrors of politics, war, and climate crisis, people are feeling a sense of absence that is hard to neatly define. More than three-quarters of people now say they \&quot;just want to feel something, to feel alive\&quot; and 74% say they feel like they are waiting for something good to happen. Uncertain times might imply a shift to a more practical attitude, but instead people are yearning for emotion-inducing experiences that deliver feelings of joy and wonder, craving the spectacular, the surreal, and the otherworldly. Even darker thrills are inspiring to some: the fear-inducing, the uncanny, the dystopian. We saw the first shoots of this movement in this year's \&quot;Future 100\&quot;: in the appetite for adventure and thrills in Remote Dining, in the craving for amazement in Multiversal Design, and in the burgeoning joyconomy expressed in Ageless Play. People have always enjoyed being transported, but crucially, there is now an appetite for brands to deliver this: 65% of people would like brands to wow them with spectacular advertising and marketing, and 61% want brands to help them feel intense emotions. In fact, almost twice as many people say they are likely to buy from brands that bring them a sense of joy (49%), or those that surprise and delight them (45%), than from brands that just do what they say they will (26%). Yet few brands are tapping into this desire: 70% of people say they can't remember the last time a brand did anything that excited them. The trends that follow explore the yearning for re-enchantment. Our hypothesis maps them to three overlapping needs: first, a quest for reawakening and sense-making in a chaotic and confusing world; second, a desire to transcend the everyday and feel part of something bigger than ourselves; and finally, an optimistic impulse to actively usher in a kinder, more hopeful future. At their heart, these trends are about betterment-both personal and collective. Via 18 original trends backed by proprietary survey data, and interviews with 20 thought leaders in the space, this report sets out a path for brands to reflect the new mindset-and re-enchant the world!&quot;,&quot;container-title-short&quot;:&quot;&quot;},&quot;isTemporary&quot;:false,&quot;suppress-author&quot;:false,&quot;composite&quot;:false,&quot;author-only&quot;:false}]},{&quot;citationID&quot;:&quot;MENDELEY_CITATION_8f559a7b-f56c-4d0b-87e4-6471956428bd&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quot;,&quot;citationItems&quot;:[{&quot;id&quot;:&quot;03d29cde-9869-3c7c-8ecc-c1305439639e&quot;,&quot;itemData&quot;:{&quot;type&quot;:&quot;article-journal&quot;,&quot;id&quot;:&quot;03d29cde-9869-3c7c-8ecc-c1305439639e&quot;,&quot;title&quot;:&quot;Best sensory marketing statistics &quot;,&quot;author&quot;:[{&quot;family&quot;:&quot;Amra &amp; Elma&quot;,&quot;given&quot;:&quot;&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a10e2cf2-36b8-42d3-bd8e-044e728a08f0&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&quot;,&quot;citationItems&quot;:[{&quot;id&quot;:&quot;d6b38bb2-936a-3754-91bd-d94384771f70&quot;,&quot;itemData&quot;:{&quot;type&quot;:&quot;article-journal&quot;,&quot;id&quot;:&quot;d6b38bb2-936a-3754-91bd-d94384771f70&quot;,&quot;title&quot;:&quot;Nature sounds in a hypermarket&quot;,&quot;author&quot;:[{&quot;family&quot;:&quot;Kontukoski&quot;,&quot;given&quot;:&quot;Maija&quot;,&quot;parse-names&quot;:false,&quot;dropping-particle&quot;:&quot;&quot;,&quot;non-dropping-particle&quot;:&quot;&quot;}],&quot;container-title&quot;:&quot;Etnomusikologian vuosikirja&quot;,&quot;DOI&quot;:&quot;10.23985/evk.69118&quot;,&quot;ISSN&quot;:&quot;1799-5256&quot;,&quot;issued&quot;:{&quot;date-parts&quot;:[[2018,12,4]]},&quot;volume&quot;:&quot;30&quot;,&quot;container-title-short&quot;:&quot;&quot;},&quot;isTemporary&quot;:false,&quot;suppress-author&quot;:false,&quot;composite&quot;:false,&quot;author-only&quot;:false}]},{&quot;citationID&quot;:&quot;MENDELEY_CITATION_db49eb91-0845-45f1-8ac4-75eebae6a4e4&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&quot;,&quot;citationItems&quot;:[{&quot;id&quot;:&quot;900778e2-751d-3b14-bd2d-42cc2368e945&quot;,&quot;itemData&quot;:{&quot;type&quot;:&quot;chapter&quot;,&quot;id&quot;:&quot;900778e2-751d-3b14-bd2d-42cc2368e945&quot;,&quot;title&quot;:&quot;Gustav Theodor Fechner: Psychophysics and Natural Science&quot;,&quot;author&quot;:[{&quot;family&quot;:&quot;Robinson&quot;,&quot;given&quot;:&quot;David K.&quot;,&quot;parse-names&quot;:false,&quot;dropping-particle&quot;:&quot;&quot;,&quot;non-dropping-particle&quot;:&quot;&quot;}],&quot;container-title&quot;:&quot;Oxford Research Encyclopedia of Psychology&quot;,&quot;DOI&quot;:&quot;10.1093/acrefore/9780190236557.013.487&quot;,&quot;issued&quot;:{&quot;date-parts&quot;:[[2020,3,31]]},&quot;publisher&quot;:&quot;Oxford University Press&quot;,&quot;container-title-short&quot;:&quot;&quot;},&quot;isTemporary&quot;:false,&quot;suppress-author&quot;:false,&quot;composite&quot;:false,&quot;author-only&quot;:false}]},{&quot;citationID&quot;:&quot;MENDELEY_CITATION_6487fa3a-deab-4873-a272-95d22fbb3ebf&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&quot;,&quot;citationItems&quot;:[{&quot;id&quot;:&quot;7bb96b8d-697d-3808-b8e0-ad080ab6efd1&quot;,&quot;itemData&quot;:{&quot;type&quot;:&quot;book&quot;,&quot;id&quot;:&quot;7bb96b8d-697d-3808-b8e0-ad080ab6efd1&quot;,&quot;title&quot;:&quot;Destination culture: Tourism, museums, and heritage. &quot;,&quot;author&quot;:[{&quot;family&quot;:&quot;Kirshenblatt-Gimblett&quot;,&quot;given&quot;:&quot;Barbara&quot;,&quot;parse-names&quot;:false,&quot;dropping-particle&quot;:&quot;&quot;,&quot;non-dropping-particle&quot;:&quot;&quot;}],&quot;issued&quot;:{&quot;date-parts&quot;:[[1998]]},&quot;publisher-place&quot;:&quot;Berkeley and Los Angeles&quot;,&quot;publisher&quot;:&quot;University of California Press&quot;,&quot;container-title-short&quot;:&quot;&quot;},&quot;isTemporary&quot;:false}]},{&quot;citationID&quot;:&quot;MENDELEY_CITATION_e42cba4b-ae2a-4d77-b727-da2bba7be741&quot;,&quot;properties&quot;:{&quot;noteIndex&quot;:0},&quot;isEdited&quot;:false,&quot;manualOverride&quot;:{&quot;isManuallyOverridden&quot;:false,&quot;citeprocText&quot;:&quot;&lt;sup&gt;10,15&lt;/sup&gt;&quot;,&quot;manualOverrideText&quot;:&quot;&quot;},&quot;citationTag&quot;:&quot;MENDELEY_CITATION_v3_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&quot;,&quot;citationItems&quot;:[{&quot;id&quot;:&quot;7ff7c3da-b0f9-3e3a-aa65-db3bf232ef01&quot;,&quot;itemData&quot;:{&quot;type&quot;:&quot;article-journal&quot;,&quot;id&quot;:&quot;7ff7c3da-b0f9-3e3a-aa65-db3bf232ef01&quot;,&quot;title&quot;:&quot;Multisensory museum experience: an integrative view and future research directions&quot;,&quot;author&quot;:[{&quot;family&quot;:&quot;Luo&quot;,&quot;given&quot;:&quot;Dan&quot;,&quot;parse-names&quot;:false,&quot;dropping-particle&quot;:&quot;&quot;,&quot;non-dropping-particle&quot;:&quot;&quot;},{&quot;family&quot;:&quot;Doucé&quot;,&quot;given&quot;:&quot;Lieve&quot;,&quot;parse-names&quot;:false,&quot;dropping-particle&quot;:&quot;&quot;,&quot;non-dropping-particle&quot;:&quot;&quot;},{&quot;family&quot;:&quot;Nys&quot;,&quot;given&quot;:&quot;Karin&quot;,&quot;parse-names&quot;:false,&quot;dropping-particle&quot;:&quot;&quot;,&quot;non-dropping-particle&quot;:&quot;&quot;}],&quot;container-title&quot;:&quot;Museum Management and Curatorship&quot;,&quot;DOI&quot;:&quot;10.1080/09647775.2024.2357071&quot;,&quot;ISSN&quot;:&quot;0964-7775&quot;,&quot;URL&quot;:&quot;https://www.tandfonline.com/doi/full/10.1080/09647775.2024.2357071&quot;,&quot;issued&quot;:{&quot;date-parts&quot;:[[2024,5,26]]},&quot;page&quot;:&quot;1-28&quot;,&quot;abstract&quot;:&quot;In museum and aesthetic contexts, the role of multisensory experiences in boosting visitor engagement is well-recognised. Yet, the diverse disciplinary perspectives have led to a scattered and sometimes unclear literature landscape. This article undertakes a systematic review, combining systematic literature extraction and qualitative content analysis of 331 academic sources to address the following questions: What are the theoretical underpinnings for studying multisensory museum experiences? What are the general characteristics of these experiences? How can we understand the role of technology in sensory practices within museums and related sites? By focusing on visitors’ perspectives, the review aims to offer a comprehensive understanding of multisensory experiences, emphasising research framework, conceptualisation, and technology in museum practices. Furthermore, it outlines future research directions in these areas, contributing to a more unified theory and providing practical insights for exhibition design. This establishes a groundwork for nuanced future research endeavours.&quot;,&quot;publisher&quot;:&quot;Routledge&quot;,&quot;container-title-short&quot;:&quot;&quot;},&quot;isTemporary&quot;:false,&quot;suppress-author&quot;:false,&quot;composite&quot;:false,&quot;author-only&quot;:false},{&quot;id&quot;:&quot;1b6c1cbf-fa48-3354-9c9d-ff8b80d56947&quot;,&quot;itemData&quot;:{&quot;type&quot;:&quot;article-journal&quot;,&quot;id&quot;:&quot;1b6c1cbf-fa48-3354-9c9d-ff8b80d56947&quot;,&quot;title&quot;:&quot;Hands-On, Shoes-Off: Multisensory Tools Enhance Family Engagement Within an Art Museum&quot;,&quot;author&quot;:[{&quot;family&quot;:&quot;Eardley&quot;,&quot;given&quot;:&quot;Alison F.&quot;,&quot;parse-names&quot;:false,&quot;dropping-particle&quot;:&quot;&quot;,&quot;non-dropping-particle&quot;:&quot;&quot;},{&quot;family&quot;:&quot;Dobbin&quot;,&quot;given&quot;:&quot;Claire&quot;,&quot;parse-names&quot;:false,&quot;dropping-particle&quot;:&quot;&quot;,&quot;non-dropping-particle&quot;:&quot;&quot;},{&quot;family&quot;:&quot;Neves&quot;,&quot;given&quot;:&quot;Joselia&quot;,&quot;parse-names&quot;:false,&quot;dropping-particle&quot;:&quot;&quot;,&quot;non-dropping-particle&quot;:&quot;&quot;},{&quot;family&quot;:&quot;Ride&quot;,&quot;given&quot;:&quot;Peter&quot;,&quot;parse-names&quot;:false,&quot;dropping-particle&quot;:&quot;&quot;,&quot;non-dropping-particle&quot;:&quot;&quot;}],&quot;container-title&quot;:&quot;Visitor Studies&quot;,&quot;DOI&quot;:&quot;10.1080/10645578.2018.1503873&quot;,&quot;ISSN&quot;:&quot;19347715&quot;,&quot;issued&quot;:{&quot;date-parts&quot;:[[2018]]},&quot;abstract&quot;:&quot;Families with young children typically struggle to engage with traditional art museum environments. This research examined the impact of multisensory tools on family engagement within Mathaf: Arab Museum of Modern Art, Qatar. Sixty families with at least one child aged 0–11 were observed during two tasks. One task required participants to look at a series of paintings to select their favorite. In another task, families were given a toolkit of multisensory items to facilitate interaction with a painting. A semi-structured observational method produced quantitative and qualitative data about participant engagement and intergenerational interaction. Self-rating scores of task enjoyment were also collected. Results indicate that multisensory tools enhance family engagement with museums, artworks, and each other. Results also suggest that word-based interpretation was not necessary. We consider the potential implications of these findings in relation to family programming within art museums and museums more generally.&quot;,&quot;issue&quot;:&quot;1&quot;,&quot;volume&quot;:&quot;21&quot;,&quot;container-title-short&quot;:&quot;&quot;},&quot;isTemporary&quot;:false}]},{&quot;citationID&quot;:&quot;MENDELEY_CITATION_996ab72e-86bf-4496-813d-ffc34dac46ae&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&quot;,&quot;citationItems&quot;:[{&quot;id&quot;:&quot;2d21e10a-e58c-30a9-b5cc-3057d167ebe6&quot;,&quot;itemData&quot;:{&quot;type&quot;:&quot;article-journal&quot;,&quot;id&quot;:&quot;2d21e10a-e58c-30a9-b5cc-3057d167ebe6&quot;,&quot;title&quot;:&quot;Emotional responses to music: The need to consider underlying mechanisms&quot;,&quot;author&quot;:[{&quot;family&quot;:&quot;Juslin&quot;,&quot;given&quot;:&quot;Patrik N.&quot;,&quot;parse-names&quot;:false,&quot;dropping-particle&quot;:&quot;&quot;,&quot;non-dropping-particle&quot;:&quot;&quot;},{&quot;family&quot;:&quot;Västfjäll&quot;,&quot;given&quot;:&quot;Daniel&quot;,&quot;parse-names&quot;:false,&quot;dropping-particle&quot;:&quot;&quot;,&quot;non-dropping-particle&quot;:&quot;&quot;}],&quot;container-title&quot;:&quot;Behavioral and Brain Sciences&quot;,&quot;DOI&quot;:&quot;10.1017/S0140525X08005293&quot;,&quot;ISSN&quot;:&quot;0140525X&quot;,&quot;issued&quot;:{&quot;date-parts&quot;:[[2008]]},&quot;abstract&quot;:&quot;Research indicates that people value music primarily because of the emotions it evokes. Yet, the notion of musical emotions remains controversial, and researchers have so far been unable to offer a satisfactory account of such emotions. We argue that the study of musical emotions has suffered from a neglect of underlying mechanisms. Specifically, researchers have studied musical emotions without regard to how they were evoked, or have assumed that the emotions must be based on the \&quot;default\&quot; mechanism for emotion induction, a cognitive appraisal. Here, we present a novel theoretical framework featuring six additional mechanisms through which music listening may induce emotions: (1) brain stem reflexes, (2) evaluative conditioning, (3) emotional contagion, (4) visual imagery, (5) episodic memory, and (6) musical expectancy. We propose that these mechanisms differ regarding such characteristics as their information focus, ontogenetic development, key brain regions, cultural impact, induction speed, degree of volitional influence, modularity, and dependence on musical structure. By synthesizing theory and findings from different domains, we are able to provide the first set of hypotheses that can help researchers to distinguish among the mechanisms. We show that failure to control for the underlying mechanism may lead to inconsistent or non-interpretable findings. Thus, we argue that the new framework may guide future research and help to resolve previous disagreements in the field. We conclude that music evokes emotions through mechanisms that are not unique to music, and that the study of musical emotions could benefit the emotion field as a whole by providing novel paradigms for emotion induction. © 2008 Cambridge University Press.&quot;,&quot;issue&quot;:&quot;5&quot;,&quot;volume&quot;:&quot;31&quot;,&quot;container-title-short&quot;:&quot;&quot;},&quot;isTemporary&quot;:false,&quot;suppress-author&quot;:false,&quot;composite&quot;:false,&quot;author-only&quot;:false}]},{&quot;citationID&quot;:&quot;MENDELEY_CITATION_182725ff-10e2-47fa-9fe9-39e25f4be9d5&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&quot;,&quot;citationItems&quot;:[{&quot;id&quot;:&quot;e8d8802f-5957-3c63-bae7-a4bd13dd0f1d&quot;,&quot;itemData&quot;:{&quot;type&quot;:&quot;article-journal&quot;,&quot;id&quot;:&quot;e8d8802f-5957-3c63-bae7-a4bd13dd0f1d&quot;,&quot;title&quot;:&quot;Color and psychological functioning: a review of theoretical and empirical work&quot;,&quot;author&quot;:[{&quot;family&quot;:&quot;Elliot&quot;,&quot;given&quot;:&quot;Andrew J.&quot;,&quot;parse-names&quot;:false,&quot;dropping-particle&quot;:&quot;&quot;,&quot;non-dropping-particle&quot;:&quot;&quot;}],&quot;container-title&quot;:&quot;Frontiers in Psychology&quot;,&quot;container-title-short&quot;:&quot;Front. Psychol.&quot;,&quot;DOI&quot;:&quot;10.3389/fpsyg.2015.00368&quot;,&quot;ISSN&quot;:&quot;1664-1078&quot;,&quot;URL&quot;:&quot;http://journal.frontiersin.org/article/10.3389/fpsyg.2015.00368/abstract&quot;,&quot;issued&quot;:{&quot;date-parts&quot;:[[2015,4,2]]},&quot;abstract&quot;:&quot;In the past decade there has been increased interest in research on color and psychological functioning. Important advances have been made in theoretical work and empirical work, but there are also important weaknesses in both areas that must be addressed for the literature to continue to develop apace. In this article, I provide brief theoretical and empirical reviews of research in this area, in each instance beginning with a historical background and recent advancements, and proceeding to an evaluation focused on weaknesses that provide guidelines for future research. I conclude by reiterating that the literature on color and psychological functioning is at a nascent stage of development, and by recommending patience and prudence regarding conclusions about theory, findings, and real-world application.&quot;,&quot;publisher&quot;:&quot;Frontiers Media S.A.&quot;,&quot;issue&quot;:&quot;APR&quot;,&quot;volume&quot;:&quot;6&quot;},&quot;isTemporary&quot;:false,&quot;suppress-author&quot;:false,&quot;composite&quot;:false,&quot;author-only&quot;:false}]},{&quot;citationID&quot;:&quot;MENDELEY_CITATION_9fdda306-e9cc-4a69-a213-65175e8c6fc6&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&quot;,&quot;citationItems&quot;:[{&quot;id&quot;:&quot;b122a8ee-b704-33b5-8479-59928132fa2f&quot;,&quot;itemData&quot;:{&quot;type&quot;:&quot;article-journal&quot;,&quot;id&quot;:&quot;b122a8ee-b704-33b5-8479-59928132fa2f&quot;,&quot;title&quot;:&quot;Emotions associated with different textures during touch&quot;,&quot;author&quot;:[{&quot;family&quot;:&quot;Iosifyan&quot;,&quot;given&quot;:&quot;Marina&quot;,&quot;parse-names&quot;:false,&quot;dropping-particle&quot;:&quot;&quot;,&quot;non-dropping-particle&quot;:&quot;&quot;},{&quot;family&quot;:&quot;Korolkova&quot;,&quot;given&quot;:&quot;Olga&quot;,&quot;parse-names&quot;:false,&quot;dropping-particle&quot;:&quot;&quot;,&quot;non-dropping-particle&quot;:&quot;&quot;}],&quot;container-title&quot;:&quot;Consciousness and Cognition&quot;,&quot;container-title-short&quot;:&quot;Conscious. Cogn.&quot;,&quot;DOI&quot;:&quot;10.1016/j.concog.2019.03.012&quot;,&quot;ISSN&quot;:&quot;10902376&quot;,&quot;issued&quot;:{&quot;date-parts&quot;:[[2019]]},&quot;abstract&quot;:&quot;Haptics plays an important role in emotion perception. However, most studies of the affective aspects of haptics have investigated emotional valence rather than emotional categories. In the present study, we explored the associations of different textures with six basic emotions: fear, anger, happiness, disgust, sadness and surprise. Participants touched twenty-one different textures and evaluated them using six emotional scales. Additionally, we explored whether individual differences in participants’ levels of alexithymia are related to the intensity of emotions associated with touching the textures. Alexithymia is a trait related to difficulties in identifying, describing and communicating emotions to others. The findings show that people associated touching different textures with distinct emotions. Textures associated with each of the basic emotions were identified. The study also revealed that a higher alexithymia level corresponds to a higher intensity of associations between textures and the emotions of disgust, anger and sadness.&quot;,&quot;volume&quot;:&quot;71&quot;},&quot;isTemporary&quot;:false,&quot;suppress-author&quot;:false,&quot;composite&quot;:false,&quot;author-only&quot;:false}]},{&quot;citationID&quot;:&quot;MENDELEY_CITATION_94defd2d-b2c3-43e1-ad9f-391295d21322&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&quot;,&quot;citationItems&quot;:[{&quot;id&quot;:&quot;8119a5df-054e-3cf8-8825-45ef263dc0c8&quot;,&quot;itemData&quot;:{&quot;type&quot;:&quot;article-journal&quot;,&quot;id&quot;:&quot;8119a5df-054e-3cf8-8825-45ef263dc0c8&quot;,&quot;title&quot;:&quot;The Role of Odor-Evoked Memory in Psychological and Physiological Health&quot;,&quot;author&quot;:[{&quot;family&quot;:&quot;Herz&quot;,&quot;given&quot;:&quot;Rachel&quot;,&quot;parse-names&quot;:false,&quot;dropping-particle&quot;:&quot;&quot;,&quot;non-dropping-particle&quot;:&quot;&quot;}],&quot;container-title&quot;:&quot;Brain Sciences&quot;,&quot;container-title-short&quot;:&quot;Brain Sci.&quot;,&quot;DOI&quot;:&quot;10.3390/brainsci6030022&quot;,&quot;ISSN&quot;:&quot;2076-3425&quot;,&quot;issued&quot;:{&quot;date-parts&quot;:[[2016,7,19]]},&quot;page&quot;:&quot;22&quot;,&quot;abstract&quot;:&quot;&lt;p&gt;This article discusses the special features of odor-evoked memory and the current state-of-the-art in odor-evoked memory research to show how these unique experiences may be able to influence and benefit psychological and physiological health. A review of the literature leads to the conclusion that odors that evoke positive autobiographical memories have the potential to increase positive emotions, decrease negative mood states, disrupt cravings, and reduce physiological indices of stress, including systemic markers of inflammation. Olfactory perception factors and individual difference characteristics that would need to be considered in therapeutic applications of odor-evoked-memory are also discussed. This article illustrates how through the experimentally validated mechanisms of odor-associative learning and the privileged neuroanatomical relationship that exists between olfaction and the neural substrates of emotion, odors can be harnessed to induce emotional and physiological responses that can improve human health and wellbeing.&lt;/p&gt;&quot;,&quot;issue&quot;:&quot;3&quot;,&quot;volume&quot;:&quot;6&quot;},&quot;isTemporary&quot;:false,&quot;suppress-author&quot;:false,&quot;composite&quot;:false,&quot;author-only&quot;:false}]},{&quot;citationID&quot;:&quot;MENDELEY_CITATION_9500ebc4-bfeb-41be-9157-a1ae99a95df4&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&quot;,&quot;citationItems&quot;:[{&quot;id&quot;:&quot;c20aab61-b608-3c59-97f8-9ccf7e449617&quot;,&quot;itemData&quot;:{&quot;type&quot;:&quot;article-journal&quot;,&quot;id&quot;:&quot;c20aab61-b608-3c59-97f8-9ccf7e449617&quot;,&quot;title&quot;:&quot;Going Beyond the Ordinary — User Perceptions of the Impact of Multisensory Elements on Presence in Virtual Reality at the Royal Opera House&quot;,&quot;author&quot;:[{&quot;family&quot;:&quot;Woods&quot;,&quot;given&quot;:&quot;Andy T.&quot;,&quot;parse-names&quot;:false,&quot;dropping-particle&quot;:&quot;&quot;,&quot;non-dropping-particle&quot;:&quot;&quot;},{&quot;family&quot;:&quot;Levstek&quot;,&quot;given&quot;:&quot;Marusa&quot;,&quot;parse-names&quot;:false,&quot;dropping-particle&quot;:&quot;&quot;,&quot;non-dropping-particle&quot;:&quot;&quot;},{&quot;family&quot;:&quot;Moffatt&quot;,&quot;given&quot;:&quot;Jamie&quot;,&quot;parse-names&quot;:false,&quot;dropping-particle&quot;:&quot;&quot;,&quot;non-dropping-particle&quot;:&quot;&quot;},{&quot;family&quot;:&quot;Lycett&quot;,&quot;given&quot;:&quot;Mark&quot;,&quot;parse-names&quot;:false,&quot;dropping-particle&quot;:&quot;&quot;,&quot;non-dropping-particle&quot;:&quot;&quot;},{&quot;family&quot;:&quot;Whittaker&quot;,&quot;given&quot;:&quot;Laryssa&quot;,&quot;parse-names&quot;:false,&quot;dropping-particle&quot;:&quot;&quot;,&quot;non-dropping-particle&quot;:&quot;&quot;},{&quot;family&quot;:&quot;Dalton&quot;,&quot;given&quot;:&quot;Polly&quot;,&quot;parse-names&quot;:false,&quot;dropping-particle&quot;:&quot;&quot;,&quot;non-dropping-particle&quot;:&quot;&quot;}],&quot;container-title&quot;:&quot;Multisensory Research&quot;,&quot;DOI&quot;:&quot;10.1163/22134808-bja10141&quot;,&quot;ISSN&quot;:&quot;2213-4794&quot;,&quot;URL&quot;:&quot;https://brill.com/view/journals/msr/38/1-3/article-p1_2.xml&quot;,&quot;issued&quot;:{&quot;date-parts&quot;:[[2025,2,27]]},&quot;page&quot;:&quot;1-25&quot;,&quot;abstract&quot;:&quot;&lt;p&gt; This exploratory study investigates the relative impacts of incorporating additional sensory- and embodiment-enhancing elements into virtual reality (VR) experiences beyond standard headset features, including vibrating floors, blowing wind, accurately rendered hands, free-roam walking and seeing avatars of real people; the outcome is sometimes called a hyper-reality experience. After taking part in the &lt;italic&gt;Current Rising&lt;/italic&gt; immersive experience at the Royal Opera House, 726 participants completed a survey examining the different perceived impacts the various additional elements were thought to have on presence. Blowing wind and free-roam walking were thought to be most impactful on presence, followed by floor vibration (contrary to expectations), along with seeing avatars. Conversely, virtual hands were thought to exhibit the least influence, despite being rendered with greater detail and precision than those commonly found in standard VR applications. Past VR experience only minimally affected these reported impacts, suggesting that hyper-reality experiences introduce novel elements even to experienced users. By looking at the perceived impact on presence over a rich, holistic range of factors (multisensory elements, virtual bodies, prior experience and enjoyment) in a real-world cultural experience, these findings offer practical guidance for immersive experience designers and researchers to optimise presence. Future research should explore more nuanced assessments of presence and consider non-correlational experimental designs that mitigate various highlighted potential biases and confounding factors. &lt;/p&gt;&quot;,&quot;issue&quot;:&quot;1-3&quot;,&quot;volume&quot;:&quot;38&quot;,&quot;container-title-short&quot;:&quot;Multisens. Res.&quot;},&quot;isTemporary&quot;:false}]},{&quot;citationID&quot;:&quot;MENDELEY_CITATION_2ddc4c05-d400-4b56-abae-789f31dbc240&quot;,&quot;properties&quot;:{&quot;noteIndex&quot;:0},&quot;isEdited&quot;:false,&quot;manualOverride&quot;:{&quot;isManuallyOverridden&quot;:false,&quot;citeprocText&quot;:&quot;&lt;sup&gt;21&lt;/sup&gt;&quot;,&quot;manualOverrideText&quot;:&quot;&quot;},&quot;citationTag&quot;:&quot;MENDELEY_CITATION_v3_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&quot;,&quot;citationItems&quot;:[{&quot;id&quot;:&quot;b47dca7d-ec7c-3810-8812-9ca7daeb5e43&quot;,&quot;itemData&quot;:{&quot;type&quot;:&quot;article-journal&quot;,&quot;id&quot;:&quot;b47dca7d-ec7c-3810-8812-9ca7daeb5e43&quot;,&quot;title&quot;:&quot;Effects of simulated multi-sensory stimulation integration on physiological and psychological restoration in virtual urban green space environment&quot;,&quot;author&quot;:[{&quot;family&quot;:&quot;Song&quot;,&quot;given&quot;:&quot;Chen&quot;,&quot;parse-names&quot;:false,&quot;dropping-particle&quot;:&quot;&quot;,&quot;non-dropping-particle&quot;:&quot;&quot;},{&quot;family&quot;:&quot;Cao&quot;,&quot;given&quot;:&quot;Saixin&quot;,&quot;parse-names&quot;:false,&quot;dropping-particle&quot;:&quot;&quot;,&quot;non-dropping-particle&quot;:&quot;&quot;},{&quot;family&quot;:&quot;Luo&quot;,&quot;given&quot;:&quot;Hao&quot;,&quot;parse-names&quot;:false,&quot;dropping-particle&quot;:&quot;&quot;,&quot;non-dropping-particle&quot;:&quot;&quot;},{&quot;family&quot;:&quot;Huang&quot;,&quot;given&quot;:&quot;Yinghui&quot;,&quot;parse-names&quot;:false,&quot;dropping-particle&quot;:&quot;&quot;,&quot;non-dropping-particle&quot;:&quot;&quot;},{&quot;family&quot;:&quot;Jiang&quot;,&quot;given&quot;:&quot;Siwei&quot;,&quot;parse-names&quot;:false,&quot;dropping-particle&quot;:&quot;&quot;,&quot;non-dropping-particle&quot;:&quot;&quot;},{&quot;family&quot;:&quot;Guo&quot;,&quot;given&quot;:&quot;Baimeng&quot;,&quot;parse-names&quot;:false,&quot;dropping-particle&quot;:&quot;&quot;,&quot;non-dropping-particle&quot;:&quot;&quot;},{&quot;family&quot;:&quot;Li&quot;,&quot;given&quot;:&quot;Nian&quot;,&quot;parse-names&quot;:false,&quot;dropping-particle&quot;:&quot;&quot;,&quot;non-dropping-particle&quot;:&quot;&quot;},{&quot;family&quot;:&quot;Li&quot;,&quot;given&quot;:&quot;Kai&quot;,&quot;parse-names&quot;:false,&quot;dropping-particle&quot;:&quot;&quot;,&quot;non-dropping-particle&quot;:&quot;&quot;},{&quot;family&quot;:&quot;Zhang&quot;,&quot;given&quot;:&quot;Ping&quot;,&quot;parse-names&quot;:false,&quot;dropping-particle&quot;:&quot;&quot;,&quot;non-dropping-particle&quot;:&quot;&quot;},{&quot;family&quot;:&quot;Zhu&quot;,&quot;given&quot;:&quot;Chunyan&quot;,&quot;parse-names&quot;:false,&quot;dropping-particle&quot;:&quot;&quot;,&quot;non-dropping-particle&quot;:&quot;&quot;},{&quot;family&quot;:&quot;Fu&quot;,&quot;given&quot;:&quot;Erkang&quot;,&quot;parse-names&quot;:false,&quot;dropping-particle&quot;:&quot;&quot;,&quot;non-dropping-particle&quot;:&quot;&quot;},{&quot;family&quot;:&quot;Jiang&quot;,&quot;given&quot;:&quot;Mingyan&quot;,&quot;parse-names&quot;:false,&quot;dropping-particle&quot;:&quot;&quot;,&quot;non-dropping-particle&quot;:&quot;&quot;},{&quot;family&quot;:&quot;Li&quot;,&quot;given&quot;:&quot;Xi&quot;,&quot;parse-names&quot;:false,&quot;dropping-particle&quot;:&quot;&quot;,&quot;non-dropping-particle&quot;:&quot;&quot;}],&quot;container-title&quot;:&quot;Frontiers in Psychology&quot;,&quot;DOI&quot;:&quot;10.3389/fpsyg.2024.1382143&quot;,&quot;ISSN&quot;:&quot;1664-1078&quot;,&quot;issued&quot;:{&quot;date-parts&quot;:[[2024,6,20]]},&quot;abstract&quot;:&quot;&lt;p&gt; Virtual urban green environment images and audio stimuli had been proven to have restorative effects on subjects’ physical and mental health. In this area, researchers predominantly focused on visual, auditory and olfactory aspects, while tactile and gustatory senses have been minimally explored. However, the optimal combination of sensory stimuli for promoting physical and mental recovery remains unclear. Therefore, a simulated sensory stimulation approach involving 240 participants was employed, with 30 individuals included in each of the eight experimental groups: the visual–auditory (VA), visual–auditory-olfactory (VAO), visual–auditory-tactile (VAT), visual–auditory-gustatory(VAG), visual–auditory-olfactory-tactile (VAOT), visual–auditory-olfactory-gustatory (VAOG), visual–auditory-tactile-gustatory (VATG), and visual–auditory-olfactory-tactile-gustatory (VAOTG) groups. This study aimed to explore the differences in participants’ physiological and psychological health recovery after exposure to different combinations of simulated sensory stimuli in virtual UGSs. The results indicated that the following: (1) In terms of physiological recovery, the blood pressure of the 8 experimental groups decreased significantly after the experiment, indicating that the virtual urban green space environment has a certain recovery effect on physiological state. The combination of VAOTG stimuli in the multisensory group resulted in the best blood pressure recovery ( &lt;italic&gt;p&lt;/italic&gt;  &amp;amp;lt; 0.05). Tactile is an important sense to enhance the physiological recovery effect. Olfactory-tactile or tactile-gustatory stimuli interactions significantly enhance physiological recovery, emphasizing the importance of tactile stimulation in improving physiological recovery. (2) In terms of psychological recovery, the common trigger of olfactory-gustatory is the most key element to enhance psychological recovery through multi-sensory stimulation of virtual urban green space environment. VAOG stimulation had the best effect on psychological recovery ( &lt;italic&gt;p&lt;/italic&gt;  &amp;amp;lt; 0.05), followed by VAOTG stimulation ( &lt;italic&gt;p&lt;/italic&gt;  &amp;amp;lt; 0.05). Gustatory is an important sense to enhance the psychological recovery effect, and both the tactile-gustatory interaction and the olfactory-gustatory interaction significantly enhance the recovery effect. At the same time, the psychological recovery effect obtained by four or more sensory combinations was higher than that obtained by two or three sensory stimulation groups. This study confirms more possibilities for ways to restore physical and mental health through virtual natural environments. It expands the research on the benefits of virtual nature experience and provides theoretical support for the application of this method. &lt;/p&gt;&quot;,&quot;volume&quot;:&quot;15&quot;,&quot;container-title-short&quot;:&quot;Front. Psychol.&quot;},&quot;isTemporary&quot;:false,&quot;suppress-author&quot;:false,&quot;composite&quot;:false,&quot;author-only&quot;:false}]},{&quot;citationID&quot;:&quot;MENDELEY_CITATION_08b67b9a-019c-477c-9d2c-92a6552e2b29&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&quot;,&quot;citationItems&quot;:[{&quot;id&quot;:&quot;8119a5df-054e-3cf8-8825-45ef263dc0c8&quot;,&quot;itemData&quot;:{&quot;type&quot;:&quot;article-journal&quot;,&quot;id&quot;:&quot;8119a5df-054e-3cf8-8825-45ef263dc0c8&quot;,&quot;title&quot;:&quot;The Role of Odor-Evoked Memory in Psychological and Physiological Health&quot;,&quot;author&quot;:[{&quot;family&quot;:&quot;Herz&quot;,&quot;given&quot;:&quot;Rachel&quot;,&quot;parse-names&quot;:false,&quot;dropping-particle&quot;:&quot;&quot;,&quot;non-dropping-particle&quot;:&quot;&quot;}],&quot;container-title&quot;:&quot;Brain Sciences&quot;,&quot;DOI&quot;:&quot;10.3390/brainsci6030022&quot;,&quot;ISSN&quot;:&quot;2076-3425&quot;,&quot;issued&quot;:{&quot;date-parts&quot;:[[2016,7,19]]},&quot;page&quot;:&quot;22&quot;,&quot;abstract&quot;:&quot;&lt;p&gt;This article discusses the special features of odor-evoked memory and the current state-of-the-art in odor-evoked memory research to show how these unique experiences may be able to influence and benefit psychological and physiological health. A review of the literature leads to the conclusion that odors that evoke positive autobiographical memories have the potential to increase positive emotions, decrease negative mood states, disrupt cravings, and reduce physiological indices of stress, including systemic markers of inflammation. Olfactory perception factors and individual difference characteristics that would need to be considered in therapeutic applications of odor-evoked-memory are also discussed. This article illustrates how through the experimentally validated mechanisms of odor-associative learning and the privileged neuroanatomical relationship that exists between olfaction and the neural substrates of emotion, odors can be harnessed to induce emotional and physiological responses that can improve human health and wellbeing.&lt;/p&gt;&quot;,&quot;issue&quot;:&quot;3&quot;,&quot;volume&quot;:&quot;6&quot;,&quot;container-title-short&quot;:&quot;Brain Sci.&quot;},&quot;isTemporary&quot;:false,&quot;suppress-author&quot;:false,&quot;composite&quot;:false,&quot;author-only&quot;:false}]},{&quot;citationID&quot;:&quot;MENDELEY_CITATION_85a31fb1-cde7-46c3-9e3a-0aae7ac89a44&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&quot;,&quot;citationItems&quot;:[{&quot;id&quot;:&quot;914ad2b2-b5f0-3225-88f7-dddcb578dca4&quot;,&quot;itemData&quot;:{&quot;type&quot;:&quot;article-journal&quot;,&quot;id&quot;:&quot;914ad2b2-b5f0-3225-88f7-dddcb578dca4&quot;,&quot;title&quot;:&quot;Benefits of multisensory learning&quot;,&quot;author&quot;:[{&quot;family&quot;:&quot;Shams&quot;,&quot;given&quot;:&quot;Ladan&quot;,&quot;parse-names&quot;:false,&quot;dropping-particle&quot;:&quot;&quot;,&quot;non-dropping-particle&quot;:&quot;&quot;},{&quot;family&quot;:&quot;Seitz&quot;,&quot;given&quot;:&quot;Aaron R.&quot;,&quot;parse-names&quot;:false,&quot;dropping-particle&quot;:&quot;&quot;,&quot;non-dropping-particle&quot;:&quot;&quot;}],&quot;container-title&quot;:&quot;Trends in Cognitive Sciences&quot;,&quot;DOI&quot;:&quot;10.1016/j.tics.2008.07.006&quot;,&quot;ISSN&quot;:&quot;13646613&quot;,&quot;issued&quot;:{&quot;date-parts&quot;:[[2008,11]]},&quot;page&quot;:&quot;411-417&quot;,&quot;issue&quot;:&quot;11&quot;,&quot;volume&quot;:&quot;12&quot;,&quot;container-title-short&quot;:&quot;Trends Cogn. Sci.&quot;},&quot;isTemporary&quot;:false,&quot;suppress-author&quot;:false,&quot;composite&quot;:false,&quot;author-only&quot;:false}]},{&quot;citationID&quot;:&quot;MENDELEY_CITATION_6db251b5-6587-4183-8e63-19e20fce3f92&quot;,&quot;properties&quot;:{&quot;noteIndex&quot;:0},&quot;isEdited&quot;:false,&quot;manualOverride&quot;:{&quot;isManuallyOverridden&quot;:false,&quot;citeprocText&quot;:&quot;&lt;sup&gt;23–25&lt;/sup&gt;&quot;,&quot;manualOverrideText&quot;:&quot;&quot;},&quot;citationTag&quot;:&quot;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&quot;,&quot;citationItems&quot;:[{&quot;id&quot;:&quot;b55b4ca9-adb8-390a-ade8-8f617b0f21f8&quot;,&quot;itemData&quot;:{&quot;type&quot;:&quot;article-journal&quot;,&quot;id&quot;:&quot;b55b4ca9-adb8-390a-ade8-8f617b0f21f8&quot;,&quot;title&quot;:&quot;Does multisensory study benefit memory for pictures and sounds?&quot;,&quot;author&quot;:[{&quot;family&quot;:&quot;Pecher&quot;,&quot;given&quot;:&quot;Diane&quot;,&quot;parse-names&quot;:false,&quot;dropping-particle&quot;:&quot;&quot;,&quot;non-dropping-particle&quot;:&quot;&quot;},{&quot;family&quot;:&quot;Zeelenberg&quot;,&quot;given&quot;:&quot;René&quot;,&quot;parse-names&quot;:false,&quot;dropping-particle&quot;:&quot;&quot;,&quot;non-dropping-particle&quot;:&quot;&quot;}],&quot;container-title&quot;:&quot;Cognition&quot;,&quot;container-title-short&quot;:&quot;Cognition&quot;,&quot;DOI&quot;:&quot;10.1016/j.cognition.2022.105181&quot;,&quot;ISSN&quot;:&quot;00100277&quot;,&quot;URL&quot;:&quot;https://linkinghub.elsevier.com/retrieve/pii/S001002772200169X&quot;,&quot;issued&quot;:{&quot;date-parts&quot;:[[2022,9,1]]},&quot;page&quot;:&quot;105181&quot;,&quot;abstract&quot;:&quot;Studies have found a multisensory memory benefit: higher recognition accuracy for unimodal test items that were studied as bimodal items than for those studied as unimodal items. This is a surprising finding because the encoding specificity principle predicts that memory performance should be better with greater overlap between processing during study and test. We used Thelen, Talsma, and Murray's (2015) method who previously found a multisensory memory benefit. Items were presented as unimodal (picture or sound) or bimodal (picture and sound) items in a continuous recognition task in which only one modality was task-relevant. In four experiments we obtained little evidence for a difference in memory performance between items studied as unimodal or bimodal stimuli, but there was a benefit of study-test overlap in format if sound was the task-relevant modality. Task-induced attention for the irrelevant modality or response bias may have played a role in previous studies. We conclude that the multisensory memory benefit may not be a general finding, but rather one that is found only under conditions that induce participants to pay attention to the task-irrelevant modality.&quot;,&quot;publisher&quot;:&quot;Elsevier B.V.&quot;,&quot;volume&quot;:&quot;226&quot;},&quot;isTemporary&quot;:false},{&quot;id&quot;:&quot;222a53c3-e08b-33f1-a403-19fe81e67620&quot;,&quot;itemData&quot;:{&quot;type&quot;:&quot;paper-conference&quot;,&quot;id&quot;:&quot;222a53c3-e08b-33f1-a403-19fe81e67620&quot;,&quot;title&quot;:&quot;Evaluating the importance of multi-sensory input on memory and the sense of presence in virtual environments&quot;,&quot;author&quot;:[{&quot;family&quot;:&quot;Dinh&quot;,&quot;given&quot;:&quot;H.Q.&quot;,&quot;parse-names&quot;:false,&quot;dropping-particle&quot;:&quot;&quot;,&quot;non-dropping-particle&quot;:&quot;&quot;},{&quot;family&quot;:&quot;Walker&quot;,&quot;given&quot;:&quot;N.&quot;,&quot;parse-names&quot;:false,&quot;dropping-particle&quot;:&quot;&quot;,&quot;non-dropping-particle&quot;:&quot;&quot;},{&quot;family&quot;:&quot;Hodges&quot;,&quot;given&quot;:&quot;L.F.&quot;,&quot;parse-names&quot;:false,&quot;dropping-particle&quot;:&quot;&quot;,&quot;non-dropping-particle&quot;:&quot;&quot;},{&quot;family&quot;:&quot;Chang Song&quot;,&quot;given&quot;:&quot;&quot;,&quot;parse-names&quot;:false,&quot;dropping-particle&quot;:&quot;&quot;,&quot;non-dropping-particle&quot;:&quot;&quot;},{&quot;family&quot;:&quot;Kobayashi&quot;,&quot;given&quot;:&quot;A.&quot;,&quot;parse-names&quot;:false,&quot;dropping-particle&quot;:&quot;&quot;,&quot;non-dropping-particle&quot;:&quot;&quot;}],&quot;container-title&quot;:&quot;Proceedings IEEE Virtual Reality (Cat. No. 99CB36316)&quot;,&quot;DOI&quot;:&quot;10.1109/VR.1999.756955&quot;,&quot;ISBN&quot;:&quot;0-7695-0093-5&quot;,&quot;URL&quot;:&quot;http://ieeexplore.ieee.org/document/756955/&quot;,&quot;page&quot;:&quot;222-228&quot;,&quot;abstract&quot;:&quot;322 subjects participated in an experimental study to investigate the effects of tactile, olfactory, audio and visual sensory cues on a participant's sense of presence in a virtual environment and on their memory for the environment and the objects in that environment. Results strongly indicate that increasing the modalities of sensory input in a virtual environment can increase both the sense of presence and memory for objects in the environment. In particular, the addition of tactile, olfactory and auditory cues to a virtual environment increased the user's sense of presence and memory of the environment. Surprisingly, increasing the level of visual detail did not result in an increase in the user's sense of presence or memory of the environment.&quot;,&quot;publisher&quot;:&quot;IEEE Comput. Soc&quot;,&quot;container-title-short&quot;:&quot;&quot;},&quot;isTemporary&quot;:false},{&quot;id&quot;:&quot;066fdd13-c741-303e-862f-5addd8ec76fa&quot;,&quot;itemData&quot;:{&quot;type&quot;:&quot;article-journal&quot;,&quot;id&quot;:&quot;066fdd13-c741-303e-862f-5addd8ec76fa&quot;,&quot;title&quot;:&quot;Crossmodal semantics in memory: Scoping review and meta-analyses of multisensory effects in short-term and episodic memory systems.&quot;,&quot;author&quot;:[{&quot;family&quot;:&quot;Soto-Faraco&quot;,&quot;given&quot;:&quot;Salvador&quot;,&quot;parse-names&quot;:false,&quot;dropping-particle&quot;:&quot;&quot;,&quot;non-dropping-particle&quot;:&quot;&quot;},{&quot;family&quot;:&quot;Spence&quot;,&quot;given&quot;:&quot;Charles&quot;,&quot;parse-names&quot;:false,&quot;dropping-particle&quot;:&quot;&quot;,&quot;non-dropping-particle&quot;:&quot;&quot;}],&quot;container-title&quot;:&quot;Psychological Bulletin&quot;,&quot;DOI&quot;:&quot;10.1037/bul0000483&quot;,&quot;ISSN&quot;:&quot;19391455&quot;,&quot;issued&quot;:{&quot;date-parts&quot;:[[2025]]},&quot;abstract&quot;:&quot;The human brain represents objects and events in the environment by binding together their defining semantic attributes across the senses (e.g., vision, hearing, touch). Semantic relationships between these attributes in different senses, or crossmodal semantic relationships, are fundamental to carving out meaningful categories and to encode and store experiences in the form of memories for later retrieval. Unsurprisingly, the subject of crossmodal semantic interactions in human memory has been on the agenda of researchers interested in multisensory processes for several decades now and there appears to be a renewed wave of interest in the field currently. By and large, the central question has been whether or not memories for events with crossmodally congruent semantic attributes are better remembered. Nevertheless, this research area has been characterized by mixed methodological approaches, inconsistent outcomes, and alternative theoretical interpretations, with few attempts at synthesis. Here, we examine the past 30 years of research on the topic, covering short-term as well as episodic memory systems. First, we garner existing evidence in a systematic scoping review of studies, complemented by meta-analyses. Then, we provide a synthesis highlighting outstanding empirical questions and potential contradictions between competing theoretical interpretations. With some exceptions, there is abundant support for the hypothesis that crossmodally congruent events are better remembered than single-modality or crossmodal but incongruent events. Nevertheless, the mechanisms underlying this multisensory benefit and its theoretical interpretation are still the subject of substantial debates. We propose avenues to resolve these issues and advance current knowledge in this burgeoning research area. (PsycInfo Database Record (c) 2025 APA, all rights reserved)&quot;,&quot;publisher&quot;:&quot;American Psychological Association&quot;,&quot;container-title-short&quot;:&quot;Psychol. Bull.&quot;},&quot;isTemporary&quot;:false}]},{&quot;citationID&quot;:&quot;MENDELEY_CITATION_af992abc-0466-4cc3-8dac-9d7b9774857e&quot;,&quot;properties&quot;:{&quot;noteIndex&quot;:0},&quot;isEdited&quot;:false,&quot;manualOverride&quot;:{&quot;isManuallyOverridden&quot;:false,&quot;citeprocText&quot;:&quot;&lt;sup&gt;26&lt;/sup&gt;&quot;,&quot;manualOverrideText&quot;:&quot;&quot;},&quot;citationTag&quot;:&quot;MENDELEY_CITATION_v3_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&quot;,&quot;citationItems&quot;:[{&quot;id&quot;:&quot;a10fc3cc-a372-3d5b-a99f-735f7a9c70f1&quot;,&quot;itemData&quot;:{&quot;type&quot;:&quot;article-journal&quot;,&quot;id&quot;:&quot;a10fc3cc-a372-3d5b-a99f-735f7a9c70f1&quot;,&quot;title&quot;:&quot;Multisensory Food Experiences in Northern Norway: An Exploratory Study&quot;,&quot;author&quot;:[{&quot;family&quot;:&quot;Tran&quot;,&quot;given&quot;:&quot;Huy&quot;,&quot;parse-names&quot;:false,&quot;dropping-particle&quot;:&quot;&quot;,&quot;non-dropping-particle&quot;:&quot;&quot;},{&quot;family&quot;:&quot;Veflen&quot;,&quot;given&quot;:&quot;Nina&quot;,&quot;parse-names&quot;:false,&quot;dropping-particle&quot;:&quot;&quot;,&quot;non-dropping-particle&quot;:&quot;&quot;},{&quot;family&quot;:&quot;Jørgensen&quot;,&quot;given&quot;:&quot;Eva J. B.&quot;,&quot;parse-names&quot;:false,&quot;dropping-particle&quot;:&quot;&quot;,&quot;non-dropping-particle&quot;:&quot;&quot;},{&quot;family&quot;:&quot;Velasco&quot;,&quot;given&quot;:&quot;Carlos&quot;,&quot;parse-names&quot;:false,&quot;dropping-particle&quot;:&quot;&quot;,&quot;non-dropping-particle&quot;:&quot;&quot;}],&quot;container-title&quot;:&quot;Foods&quot;,&quot;DOI&quot;:&quot;10.3390/foods13132156&quot;,&quot;ISSN&quot;:&quot;2304-8158&quot;,&quot;issued&quot;:{&quot;date-parts&quot;:[[2024,7,8]]},&quot;page&quot;:&quot;2156&quot;,&quot;abstract&quot;:&quot;&lt;p&gt;Intrinsic and extrinsic sensory elements influence our food experiences. However, most research on extrinsic multisensory aspects of food has centered on WEIRD (White, Educated, Industrialized, Rich, and Democratic) urban participants. This study breaks from this trend by investigating multisensory food experiences in the context of Northern Norway, a region characterized by distinct seasonal shifts, harsh arctic weather, unique atmospheric phenomena (e.g., the midnight sun and northern lights), limited food growth opportunities, and a rich Sámi cultural heritage. Our aim was to unravel the formation and development of multisensory food experiences within a culturally and environmentally specific framework. Our exploratory research used participant observation and interviews, involving four researchers from diverse backgrounds who closely examined multisensory food experiences within four Northern Norwegian food-related tourism businesses, all infused with Sámi cultural elements. Our findings suggest four major themes: (1) Experience elements, involving elements associated with plants, animals, and inanimate objects; (2) Bipolar concepts, which refer to opposing dimensions where experience elements varied, notably in the interplay between Sámi and Norwegian traditions; (3) Sensory stories, which highlight the narratives, enriching the eating experience with context, such as tales of dining under the captivating northern lights; and (4) Values, which indicate guiding principles shaping these experiences on a broader scale, emphasizing support for local traditions and culture. Our main contribution is the presentation of a new contextual framework of multisensory food experiences, which can be applicable to studying food experiences in other contexts.&lt;/p&gt;&quot;,&quot;issue&quot;:&quot;13&quot;,&quot;volume&quot;:&quot;13&quot;,&quot;container-title-short&quot;:&quot;&quot;},&quot;isTemporary&quot;:false,&quot;suppress-author&quot;:false,&quot;composite&quot;:false,&quot;author-only&quot;:false}]},{&quot;citationID&quot;:&quot;MENDELEY_CITATION_686d3662-77af-4b6a-a968-8cf1a91d326d&quot;,&quot;properties&quot;:{&quot;noteIndex&quot;:0},&quot;isEdited&quot;:false,&quot;manualOverride&quot;:{&quot;isManuallyOverridden&quot;:false,&quot;citeprocText&quot;:&quot;&lt;sup&gt;27&lt;/sup&gt;&quot;,&quot;manualOverrideText&quot;:&quot;&quot;},&quot;citationTag&quot;:&quot;MENDELEY_CITATION_v3_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&quot;,&quot;citationItems&quot;:[{&quot;id&quot;:&quot;a598c410-0766-3cf6-8e2e-6f7e4caece05&quot;,&quot;itemData&quot;:{&quot;type&quot;:&quot;article-journal&quot;,&quot;id&quot;:&quot;a598c410-0766-3cf6-8e2e-6f7e4caece05&quot;,&quot;title&quot;:&quot;Sensory perception in cultural studies—a review of sensorial and multisensorial heritage&quot;,&quot;author&quot;:[{&quot;family&quot;:&quot;Parker&quot;,&quot;given&quot;:&quot;Murray&quot;,&quot;parse-names&quot;:false,&quot;dropping-particle&quot;:&quot;&quot;,&quot;non-dropping-particle&quot;:&quot;&quot;},{&quot;family&quot;:&quot;Spennemann&quot;,&quot;given&quot;:&quot;Dirk H. R.&quot;,&quot;parse-names&quot;:false,&quot;dropping-particle&quot;:&quot;&quot;,&quot;non-dropping-particle&quot;:&quot;&quot;},{&quot;family&quot;:&quot;Bond&quot;,&quot;given&quot;:&quot;Jennifer&quot;,&quot;parse-names&quot;:false,&quot;dropping-particle&quot;:&quot;&quot;,&quot;non-dropping-particle&quot;:&quot;&quot;}],&quot;container-title&quot;:&quot;The Senses and Society&quot;,&quot;DOI&quot;:&quot;10.1080/17458927.2023.2284532&quot;,&quot;ISSN&quot;:&quot;1745-8927&quot;,&quot;issued&quot;:{&quot;date-parts&quot;:[[2024,5,3]]},&quot;page&quot;:&quot;231-261&quot;,&quot;issue&quot;:&quot;2&quot;,&quot;volume&quot;:&quot;19&quot;,&quot;container-title-short&quot;:&quot;&quot;},&quot;isTemporary&quot;:false,&quot;suppress-author&quot;:false,&quot;composite&quot;:false,&quot;author-only&quot;:false}]},{&quot;citationID&quot;:&quot;MENDELEY_CITATION_3cf19c1d-9780-4003-8c0f-177b8e9e0909&quot;,&quot;properties&quot;:{&quot;noteIndex&quot;:0},&quot;isEdited&quot;:false,&quot;manualOverride&quot;:{&quot;isManuallyOverridden&quot;:false,&quot;citeprocText&quot;:&quot;&lt;sup&gt;28,29&lt;/sup&gt;&quot;,&quot;manualOverrideText&quot;:&quot;&quot;},&quot;citationTag&quot;:&quot;MENDELEY_CITATION_v3_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&quot;,&quot;citationItems&quot;:[{&quot;id&quot;:&quot;f93b8588-48b9-3188-ba59-310194d61f5f&quot;,&quot;itemData&quot;:{&quot;type&quot;:&quot;article-journal&quot;,&quot;id&quot;:&quot;f93b8588-48b9-3188-ba59-310194d61f5f&quot;,&quot;title&quot;:&quot;Enhancing museum accessibility for blind and low vision visitors through interactive multimodal tangible interfaces&quot;,&quot;author&quot;:[{&quot;family&quot;:&quot;Avni&quot;,&quot;given&quot;:&quot;Yael&quot;,&quot;parse-names&quot;:false,&quot;dropping-particle&quot;:&quot;&quot;,&quot;non-dropping-particle&quot;:&quot;&quot;},{&quot;family&quot;:&quot;Danial-Saad&quot;,&quot;given&quot;:&quot;Alexandra&quot;,&quot;parse-names&quot;:false,&quot;dropping-particle&quot;:&quot;&quot;,&quot;non-dropping-particle&quot;:&quot;&quot;},{&quot;family&quot;:&quot;Sheidin&quot;,&quot;given&quot;:&quot;Julia&quot;,&quot;parse-names&quot;:false,&quot;dropping-particle&quot;:&quot;&quot;,&quot;non-dropping-particle&quot;:&quot;&quot;},{&quot;family&quot;:&quot;Kuflik&quot;,&quot;given&quot;:&quot;Tsvi&quot;,&quot;parse-names&quot;:false,&quot;dropping-particle&quot;:&quot;&quot;,&quot;non-dropping-particle&quot;:&quot;&quot;}],&quot;container-title&quot;:&quot;International Journal of Human-Computer Studies&quot;,&quot;DOI&quot;:&quot;10.1016/j.ijhcs.2025.103469&quot;,&quot;ISSN&quot;:&quot;10715819&quot;,&quot;URL&quot;:&quot;https://linkinghub.elsevier.com/retrieve/pii/S1071581925000266&quot;,&quot;issued&quot;:{&quot;date-parts&quot;:[[2025,4]]},&quot;page&quot;:&quot;103469&quot;,&quot;abstract&quot;:&quot;This research explores how interactive tangible user interfaces (ITUIs) exploiting advanced technologies such as 3D printing and microcontrollers can enhance museum experiences for blind and low vision (BLV) visitors. It investigates the potential for these technologies to create more inclusive and engaging museum environments. Four ITUI prototypes were developed in collaboration with two blind volunteers, with each prototype using a different interaction technique (autoplay, pushbuttons, and scanning sensors) developed in the pilot phase and having a different shape to align with the museum installation being presented. After refining the concepts, three of the four prototypes were redesigned and developed into high-quality ITUIs and evaluated by BLV visitors (n=30). The results showed a clear preference among BLV visitors for using pushbuttons to operate the ITUI. Additionally, the research identified key areas for improvement, including 3D printing techniques for producing replicas, audio guide content, and design decisions that can enhance users' sense of control over the ITUI. These findings offer valuable insights for the future development of tactile replicas that promote contextual understanding.&quot;,&quot;issue&quot;:&quot;198&quot;,&quot;volume&quot;:&quot;198&quot;,&quot;container-title-short&quot;:&quot;Int. J. Hum. Comput. Stud.&quot;},&quot;isTemporary&quot;:false},{&quot;id&quot;:&quot;1f580a00-4d48-3c3d-8363-34888005e0e2&quot;,&quot;itemData&quot;:{&quot;type&quot;:&quot;article&quot;,&quot;id&quot;:&quot;1f580a00-4d48-3c3d-8363-34888005e0e2&quot;,&quot;title&quot;:&quot;Multisensory inclusive design with sensory substitution&quot;,&quot;author&quot;:[{&quot;family&quot;:&quot;Lloyd-Esenkaya&quot;,&quot;given&quot;:&quot;Tayfun&quot;,&quot;parse-names&quot;:false,&quot;dropping-particle&quot;:&quot;&quot;,&quot;non-dropping-particle&quot;:&quot;&quot;},{&quot;family&quot;:&quot;Lloyd-Esenkaya&quot;,&quot;given&quot;:&quot;Vanessa&quot;,&quot;parse-names&quot;:false,&quot;dropping-particle&quot;:&quot;&quot;,&quot;non-dropping-particle&quot;:&quot;&quot;},{&quot;family&quot;:&quot;O’Neill&quot;,&quot;given&quot;:&quot;Eamonn&quot;,&quot;parse-names&quot;:false,&quot;dropping-particle&quot;:&quot;&quot;,&quot;non-dropping-particle&quot;:&quot;&quot;},{&quot;family&quot;:&quot;Proulx&quot;,&quot;given&quot;:&quot;Michael J.&quot;,&quot;parse-names&quot;:false,&quot;dropping-particle&quot;:&quot;&quot;,&quot;non-dropping-particle&quot;:&quot;&quot;}],&quot;container-title&quot;:&quot;Cognitive Research: Principles and Implications&quot;,&quot;DOI&quot;:&quot;10.1186/s41235-020-00240-7&quot;,&quot;ISSN&quot;:&quot;23657464&quot;,&quot;PMID&quot;:&quot;32770416&quot;,&quot;issued&quot;:{&quot;date-parts&quot;:[[2020,12,1]]},&quot;abstract&quot;:&quot;Sensory substitution techniques are perceptual and cognitive phenomena used to represent one sensory form with an alternative. Current applications of sensory substitution techniques are typically focused on the development of assistive technologies whereby visually impaired users can acquire visual information via auditory and tactile cross-modal feedback. But despite their evident success in scientific research and furthering theory development in cognition, sensory substitution techniques have not yet gained widespread adoption within sensory-impaired populations. Here we argue that shifting the focus from assistive to mainstream applications may resolve some of the current issues regarding the use of sensory substitution devices to improve outcomes for those with disabilities. This article provides a tutorial guide on how to use research into multisensory processing and sensory substitution techniques from the cognitive sciences to design new inclusive cross-modal displays. A greater focus on developing inclusive mainstream applications could lead to innovative technologies that could be enjoyed by every person.&quot;,&quot;publisher&quot;:&quot;Springer&quot;,&quot;issue&quot;:&quot;1&quot;,&quot;volume&quot;:&quot;5&quot;,&quot;container-title-short&quot;:&quot;Cogn. Res. Princ. Implic.&quot;},&quot;isTemporary&quot;:false}]},{&quot;citationID&quot;:&quot;MENDELEY_CITATION_7ee10403-53f8-4696-ad18-fca4dd43cf28&quot;,&quot;properties&quot;:{&quot;noteIndex&quot;:0},&quot;isEdited&quot;:false,&quot;manualOverride&quot;:{&quot;isManuallyOverridden&quot;:false,&quot;citeprocText&quot;:&quot;&lt;sup&gt;30&lt;/sup&gt;&quot;,&quot;manualOverrideText&quot;:&quot;&quot;},&quot;citationTag&quot;:&quot;MENDELEY_CITATION_v3_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&quot;,&quot;citationItems&quot;:[{&quot;id&quot;:&quot;a9a801a6-9bcb-3a36-99ed-be431b396d89&quot;,&quot;itemData&quot;:{&quot;type&quot;:&quot;book&quot;,&quot;id&quot;:&quot;a9a801a6-9bcb-3a36-99ed-be431b396d89&quot;,&quot;title&quot;:&quot;The Curb-Cut Effect and the Perils of Accessibility without Disability&quot;,&quot;author&quot;:[{&quot;family&quot;:&quot;Reid&quot;,&quot;given&quot;:&quot;Blake E.&quot;,&quot;parse-names&quot;:false,&quot;dropping-particle&quot;:&quot;&quot;,&quot;non-dropping-particle&quot;:&quot;&quot;}],&quot;container-title&quot;:&quot;Feminist Cyberlaw&quot;,&quot;DOI&quot;:&quot;10.1525/luminos.190.i&quot;,&quot;URL&quot;:&quot;https://luminosoa.org/site/chapters/e/10.1525/luminos.190.i/&quot;,&quot;issued&quot;:{&quot;date-parts&quot;:[[2024,5,28]]},&quot;number-of-pages&quot;:&quot;104-116&quot;,&quot;abstract&quot;:&quot;The curb-cut effect is an oft-observed phenomenon that occurs when technology designed to dismantle barriers to the accessibility of society for disabled people affords positive benefits-positive externalities or spillovers in economic terms 1-for nondisabled people. 2 However, this chapter argues that unduly focusing on those benefits risks subordinating the needs and interests of disabled people in the development and application of disability and communications law aimed at technology accessibility in cyberlaw contexts. Given the long-running discourse on the spatiality of cyberspace and its relationship to physical space, 3 it should come as no surprise that a critical phenomenon at the intersection of cyberlaw and disability law-the curb-cut effect-has its roots in the built world's rhetoric and technology. Indeed, the titular curb-cut effect is observed with the built-world technology of literal \&quot;curb cuts\&quot;-ramps \&quot;cut\&quot; into (or built up to) curbs on sidewalks and other walkways 4 that grew to prominence in part after a group of UC-Berkeley student wheelchair users who called themselves the \&quot;Rolling Quads\&quot; snuck out at night with attendants and literally mixed their own concrete to build ramps. 5 Physical curb cuts are nominally intended to ensure that disabled people who use wheelchairs, scooters, walkers, or other mobility devices can safely navigate to and from a walkway, avoid the danger of traveling in the street, where they risk being struck by cars, and access homes, public accommodations, and other buildings that must be accessed from the walkway. Yet physical curb cuts can be used to beneficial effect by nondisabled people pushing strollers, hand trucks, or grocery carts, or pulling luggage, runners , cyclists, skateboarders, roller-bladers, people who do not identify as disabled but have temporary injuries that require the use of mobility devices, and people&quot;,&quot;publisher&quot;:&quot;University of California Press&quot;,&quot;container-title-short&quot;:&quot;&quot;},&quot;isTemporary&quot;:false}]},{&quot;citationID&quot;:&quot;MENDELEY_CITATION_5848b325-e6c7-4381-bb87-870e7394d5b3&quot;,&quot;properties&quot;:{&quot;noteIndex&quot;:0},&quot;isEdited&quot;:false,&quot;manualOverride&quot;:{&quot;isManuallyOverridden&quot;:false,&quot;citeprocText&quot;:&quot;&lt;sup&gt;31,32&lt;/sup&gt;&quot;,&quot;manualOverrideText&quot;:&quot;&quot;},&quot;citationTag&quot;:&quot;MENDELEY_CITATION_v3_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&quot;,&quot;citationItems&quot;:[{&quot;id&quot;:&quot;c22c8fe0-8723-3c04-b3fd-0e1c880df5b3&quot;,&quot;itemData&quot;:{&quot;type&quot;:&quot;article-journal&quot;,&quot;id&quot;:&quot;c22c8fe0-8723-3c04-b3fd-0e1c880df5b3&quot;,&quot;title&quot;:&quot;Multisensory Technologies for Inclusive Exhibition Spaces: Disability Access Meets Artistic and Curatorial Research&quot;,&quot;author&quot;:[{&quot;family&quot;:&quot;Fotiadi&quot;,&quot;given&quot;:&quot;Sevasti Eva&quot;,&quot;parse-names&quot;:false,&quot;dropping-particle&quot;:&quot;&quot;,&quot;non-dropping-particle&quot;:&quot;&quot;}],&quot;container-title&quot;:&quot;Multimodal Technologies and Interaction&quot;,&quot;DOI&quot;:&quot;10.3390/mti8080074&quot;,&quot;ISSN&quot;:&quot;2414-4088&quot;,&quot;issued&quot;:{&quot;date-parts&quot;:[[2024,8,19]]},&quot;page&quot;:&quot;74&quot;,&quot;abstract&quot;:&quot;&lt;p&gt;This article discusses applications of technology for sensory-disabled audiences in modern and contemporary art exhibitions. One case study of experimental artistic and curatorial research by The OtherAbilities art collective is discussed: a series of prototype tools for sensory translation from audible sound to vibration were developed to be embeddable in the architecture of spaces where art is presented. In the article, the case study is approached from a curatorial perspective. Based on bibliographical sources, the article starts with a brief historical reference to disability art activism and a presentation of contemporary accessibility solutions for sensory-disabled audiences in museums. The research for the case study was conducted during testing and feedback sessions on the prototypes using open-ended oral interviews, open-ended written comments, and ethnographic observation of visitors’ behavior during exhibitions. The testers were d/Deaf, hard of hearing and hearing. The results focus on the reception of the sensory translation of audible sound to vibration by test users of diverse hearing abilities and on the reception of the prototypes in the context of art and design exhibitions. The article closes with a reflection on how disability scholarship meets art curatorial theory in the example of the article’s case study.&lt;/p&gt;&quot;,&quot;issue&quot;:&quot;8&quot;,&quot;volume&quot;:&quot;8&quot;,&quot;container-title-short&quot;:&quot;&quot;},&quot;isTemporary&quot;:false},{&quot;id&quot;:&quot;0358ad18-1150-39de-8dc3-f80a195ab3da&quot;,&quot;itemData&quot;:{&quot;type&quot;:&quot;article-journal&quot;,&quot;id&quot;:&quot;0358ad18-1150-39de-8dc3-f80a195ab3da&quot;,&quot;title&quot;:&quot;How can scents enhance the impact of guided museum tours? towards an impact approach for olfactory museology&quot;,&quot;author&quot;:[{&quot;family&quot;:&quot;Verbeek&quot;,&quot;given&quot;:&quot;Caro&quot;,&quot;parse-names&quot;:false,&quot;dropping-particle&quot;:&quot;&quot;,&quot;non-dropping-particle&quot;:&quot;&quot;},{&quot;family&quot;:&quot;Leemans&quot;,&quot;given&quot;:&quot;Inger&quot;,&quot;parse-names&quot;:false,&quot;dropping-particle&quot;:&quot;&quot;,&quot;non-dropping-particle&quot;:&quot;&quot;},{&quot;family&quot;:&quot;Fleming&quot;,&quot;given&quot;:&quot;Bernardo&quot;,&quot;parse-names&quot;:false,&quot;dropping-particle&quot;:&quot;&quot;,&quot;non-dropping-particle&quot;:&quot;&quot;}],&quot;container-title&quot;:&quot;The Senses and Society&quot;,&quot;DOI&quot;:&quot;10.1080/17458927.2022.2142012&quot;,&quot;ISSN&quot;:&quot;1745-8927&quot;,&quot;issued&quot;:{&quot;date-parts&quot;:[[2022,9,2]]},&quot;page&quot;:&quot;315-342&quot;,&quot;issue&quot;:&quot;3&quot;,&quot;volume&quot;:&quot;17&quot;,&quot;container-title-short&quot;:&quot;&quot;},&quot;isTemporary&quot;:false}]},{&quot;citationID&quot;:&quot;MENDELEY_CITATION_89b7ed4f-742f-41f8-9662-3a8580caec8a&quot;,&quot;properties&quot;:{&quot;noteIndex&quot;:0},&quot;isEdited&quot;:false,&quot;manualOverride&quot;:{&quot;isManuallyOverridden&quot;:false,&quot;citeprocText&quot;:&quot;&lt;sup&gt;33&lt;/sup&gt;&quot;,&quot;manualOverrideText&quot;:&quot;&quot;},&quot;citationTag&quot;:&quot;MENDELEY_CITATION_v3_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&quot;,&quot;citationItems&quot;:[{&quot;id&quot;:&quot;660c973c-fbd5-32cc-8cf1-e22368729a8b&quot;,&quot;itemData&quot;:{&quot;type&quot;:&quot;article-journal&quot;,&quot;id&quot;:&quot;660c973c-fbd5-32cc-8cf1-e22368729a8b&quot;,&quot;title&quot;:&quot;Calm In Chaos: Creating Refuge Spaces In The Theme Park Setting For People With Autism Spectrum Disorder And Post-Traumatic Stress Disorder&quot;,&quot;author&quot;:[{&quot;family&quot;:&quot;Wood-Nartker&quot;,&quot;given&quot;:&quot;Jeanneane&quot;,&quot;parse-names&quot;:false,&quot;dropping-particle&quot;:&quot;&quot;,&quot;non-dropping-particle&quot;:&quot;&quot;}],&quot;container-title&quot;:&quot;Physical Medicine, Rehabilitation and Disabilities&quot;,&quot;DOI&quot;:&quot;10.24966/PMRD-8670/100046&quot;,&quot;issued&quot;:{&quot;date-parts&quot;:[[2020,7,20]]},&quot;page&quot;:&quot;1-12&quot;,&quot;issue&quot;:&quot;2&quot;,&quot;volume&quot;:&quot;6&quot;,&quot;container-title-short&quot;:&quot;&quot;},&quot;isTemporary&quot;:false,&quot;suppress-author&quot;:false,&quot;composite&quot;:false,&quot;author-only&quot;:false}]},{&quot;citationID&quot;:&quot;MENDELEY_CITATION_a16df035-62ae-4a32-9bd9-0a7afa68d9de&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&quot;,&quot;citationItems&quot;:[{&quot;id&quot;:&quot;5e90b6d5-8990-32c8-be06-3190c2d90e8d&quot;,&quot;itemData&quot;:{&quot;type&quot;:&quot;book&quot;,&quot;id&quot;:&quot;5e90b6d5-8990-32c8-be06-3190c2d90e8d&quot;,&quot;title&quot;:&quot;Multisensory Experiences&quot;,&quot;author&quot;:[{&quot;family&quot;:&quot;Velasco&quot;,&quot;given&quot;:&quot;Carlos&quot;,&quot;parse-names&quot;:false,&quot;dropping-particle&quot;:&quot;&quot;,&quot;non-dropping-particle&quot;:&quot;&quot;},{&quot;family&quot;:&quot;Obrist&quot;,&quot;given&quot;:&quot;Marianna&quot;,&quot;parse-names&quot;:false,&quot;dropping-particle&quot;:&quot;&quot;,&quot;non-dropping-particle&quot;:&quot;&quot;}],&quot;container-title&quot;:&quot;Multisensory Experiences: where the Senses Meet Technology, Second Edition&quot;,&quot;DOI&quot;:&quot;10.1093/oso/9780198886709.001.0001&quot;,&quot;ISBN&quot;:&quot;0198886705&quot;,&quot;URL&quot;:&quot;https://academic.oup.com/book/59863&quot;,&quot;issued&quot;:{&quot;date-parts&quot;:[[2025,4,15]]},&quot;number-of-pages&quot;:&quot;1 – 166&quot;,&quot;publisher&quot;:&quot;Oxford University PressOxford&quot;,&quot;container-title-short&quot;:&quot;&quot;},&quot;isTemporary&quot;:false,&quot;suppress-author&quot;:false,&quot;composite&quot;:false,&quot;author-only&quot;:false}]},{&quot;citationID&quot;:&quot;MENDELEY_CITATION_52507892-4072-47a6-bba9-3a2f131636f7&quot;,&quot;properties&quot;:{&quot;noteIndex&quot;:0},&quot;isEdited&quot;:false,&quot;manualOverride&quot;:{&quot;isManuallyOverridden&quot;:false,&quot;citeprocText&quot;:&quot;&lt;sup&gt;35&lt;/sup&gt;&quot;,&quot;manualOverrideText&quot;:&quot;&quot;},&quot;citationTag&quot;:&quot;MENDELEY_CITATION_v3_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&quot;,&quot;citationItems&quot;:[{&quot;id&quot;:&quot;4fa7c485-9ed7-3b35-a475-4e2e52ec3254&quot;,&quot;itemData&quot;:{&quot;type&quot;:&quot;article-journal&quot;,&quot;id&quot;:&quot;4fa7c485-9ed7-3b35-a475-4e2e52ec3254&quot;,&quot;title&quot;:&quot;Rubber hands ‘feel’ touch that eyes see&quot;,&quot;author&quot;:[{&quot;family&quot;:&quot;Botvinick&quot;,&quot;given&quot;:&quot;Matthew&quot;,&quot;parse-names&quot;:false,&quot;dropping-particle&quot;:&quot;&quot;,&quot;non-dropping-particle&quot;:&quot;&quot;},{&quot;family&quot;:&quot;Cohen&quot;,&quot;given&quot;:&quot;Jonathan&quot;,&quot;parse-names&quot;:false,&quot;dropping-particle&quot;:&quot;&quot;,&quot;non-dropping-particle&quot;:&quot;&quot;}],&quot;container-title&quot;:&quot;Nature&quot;,&quot;DOI&quot;:&quot;10.1038/35784&quot;,&quot;ISSN&quot;:&quot;0028-0836&quot;,&quot;URL&quot;:&quot;https://www.nature.com/articles/35784&quot;,&quot;issued&quot;:{&quot;date-parts&quot;:[[1998,2,19]]},&quot;page&quot;:&quot;756-756&quot;,&quot;abstract&quot;:&quot;Illusions have historically been of great use to psychology for what they can reveal about perceptual processes. We report here an illusion in which tactile sensations are referred to an alien limb. The effect reveals a three-way interaction between vision, touch and proprioception, and may supply evidence concerning the basis of bodily self-identification.&quot;,&quot;issue&quot;:&quot;6669&quot;,&quot;volume&quot;:&quot;391&quot;,&quot;container-title-short&quot;:&quot;Nature&quot;},&quot;isTemporary&quot;:false,&quot;suppress-author&quot;:false,&quot;composite&quot;:false,&quot;author-only&quot;:false}]},{&quot;citationID&quot;:&quot;MENDELEY_CITATION_5540d767-24ec-4d3b-9720-3359abc424f0&quot;,&quot;properties&quot;:{&quot;noteIndex&quot;:0},&quot;isEdited&quot;:false,&quot;manualOverride&quot;:{&quot;isManuallyOverridden&quot;:false,&quot;citeprocText&quot;:&quot;&lt;sup&gt;36&lt;/sup&gt;&quot;,&quot;manualOverrideText&quot;:&quot;&quot;},&quot;citationTag&quot;:&quot;MENDELEY_CITATION_v3_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&quot;,&quot;citationItems&quot;:[{&quot;id&quot;:&quot;cb7c98e8-e291-3c07-b0dc-846b0f790402&quot;,&quot;itemData&quot;:{&quot;type&quot;:&quot;article-journal&quot;,&quot;id&quot;:&quot;cb7c98e8-e291-3c07-b0dc-846b0f790402&quot;,&quot;title&quot;:&quot;Parchment-skin illusion: sound-biased touch&quot;,&quot;author&quot;:[{&quot;family&quot;:&quot;Jousmäki&quot;,&quot;given&quot;:&quot;V&quot;,&quot;parse-names&quot;:false,&quot;dropping-particle&quot;:&quot;&quot;,&quot;non-dropping-particle&quot;:&quot;&quot;},{&quot;family&quot;:&quot;Hari&quot;,&quot;given&quot;:&quot;R&quot;,&quot;parse-names&quot;:false,&quot;dropping-particle&quot;:&quot;&quot;,&quot;non-dropping-particle&quot;:&quot;&quot;}],&quot;container-title&quot;:&quot;Current Biology&quot;,&quot;DOI&quot;:&quot;10.1016/S0960-9822(98)70120-4&quot;,&quot;ISSN&quot;:&quot;09609822&quot;,&quot;URL&quot;:&quot;https://linkinghub.elsevier.com/retrieve/pii/S0960982298701204&quot;,&quot;issued&quot;:{&quot;date-parts&quot;:[[1998,3]]},&quot;page&quot;:&quot;R190-R191&quot;,&quot;issue&quot;:&quot;6&quot;,&quot;volume&quot;:&quot;8&quot;,&quot;container-title-short&quot;:&quot;&quot;},&quot;isTemporary&quot;:false}]},{&quot;citationID&quot;:&quot;MENDELEY_CITATION_fee5373e-cff7-4fa4-a5a0-a5636ae0ee6b&quot;,&quot;properties&quot;:{&quot;noteIndex&quot;:0},&quot;isEdited&quot;:false,&quot;manualOverride&quot;:{&quot;isManuallyOverridden&quot;:false,&quot;citeprocText&quot;:&quot;&lt;sup&gt;37&lt;/sup&gt;&quot;,&quot;manualOverrideText&quot;:&quot;&quot;},&quot;citationTag&quot;:&quot;MENDELEY_CITATION_v3_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&quot;,&quot;citationItems&quot;:[{&quot;id&quot;:&quot;a3f50acc-11a3-37d6-823c-13973b73b521&quot;,&quot;itemData&quot;:{&quot;type&quot;:&quot;article-journal&quot;,&quot;id&quot;:&quot;a3f50acc-11a3-37d6-823c-13973b73b521&quot;,&quot;title&quot;:&quot;Video ergo sum: Manipulating bodily self-consciousness&quot;,&quot;author&quot;:[{&quot;family&quot;:&quot;Lenggenhager&quot;,&quot;given&quot;:&quot;Bigna&quot;,&quot;parse-names&quot;:false,&quot;dropping-particle&quot;:&quot;&quot;,&quot;non-dropping-particle&quot;:&quot;&quot;},{&quot;family&quot;:&quot;Tadi&quot;,&quot;given&quot;:&quot;Tej&quot;,&quot;parse-names&quot;:false,&quot;dropping-particle&quot;:&quot;&quot;,&quot;non-dropping-particle&quot;:&quot;&quot;},{&quot;family&quot;:&quot;Metzinger&quot;,&quot;given&quot;:&quot;Thomas&quot;,&quot;parse-names&quot;:false,&quot;dropping-particle&quot;:&quot;&quot;,&quot;non-dropping-particle&quot;:&quot;&quot;},{&quot;family&quot;:&quot;Blanke&quot;,&quot;given&quot;:&quot;Olaf&quot;,&quot;parse-names&quot;:false,&quot;dropping-particle&quot;:&quot;&quot;,&quot;non-dropping-particle&quot;:&quot;&quot;}],&quot;container-title&quot;:&quot;Science&quot;,&quot;container-title-short&quot;:&quot;Science (1979).&quot;,&quot;DOI&quot;:&quot;10.1126/science.1143439&quot;,&quot;ISSN&quot;:&quot;00368075&quot;,&quot;issued&quot;:{&quot;date-parts&quot;:[[2007]]},&quot;abstract&quot;:&quot;Humans normally experience the conscious self as localized within their bodily borders. This spatial unity may break down in certain neurological conditions such as out-of-body experiences, leading to a striking disturbance of bodily self-consciousness. On the basis of these clinical data, we designed an experiment that uses conflicting visual-somatosensory input in virtual reality to disrupt the spatial unity between the self and the body. We found that during multisensory conflict, participants felt as if a virtual body seen in front of them was their own body and mislocalized themselves toward the virtual body, to a position outside their bodily borders. Our results indicate that spatial unity and bodily self-consciousness can be studied experimentally and are based on multisensory and cognitive processing of bodily information.&quot;,&quot;issue&quot;:&quot;5841&quot;,&quot;volume&quot;:&quot;317&quot;},&quot;isTemporary&quot;:false,&quot;suppress-author&quot;:false,&quot;composite&quot;:false,&quot;author-only&quot;:false}]},{&quot;citationID&quot;:&quot;MENDELEY_CITATION_d1c7e058-0908-40d6-a2dc-050be036d6f7&quot;,&quot;properties&quot;:{&quot;noteIndex&quot;:0},&quot;isEdited&quot;:false,&quot;manualOverride&quot;:{&quot;isManuallyOverridden&quot;:false,&quot;citeprocText&quot;:&quot;&lt;sup&gt;37&lt;/sup&gt;&quot;,&quot;manualOverrideText&quot;:&quot;&quot;},&quot;citationTag&quot;:&quot;MENDELEY_CITATION_v3_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&quot;,&quot;citationItems&quot;:[{&quot;id&quot;:&quot;a3f50acc-11a3-37d6-823c-13973b73b521&quot;,&quot;itemData&quot;:{&quot;type&quot;:&quot;article-journal&quot;,&quot;id&quot;:&quot;a3f50acc-11a3-37d6-823c-13973b73b521&quot;,&quot;title&quot;:&quot;Video ergo sum: Manipulating bodily self-consciousness&quot;,&quot;author&quot;:[{&quot;family&quot;:&quot;Lenggenhager&quot;,&quot;given&quot;:&quot;Bigna&quot;,&quot;parse-names&quot;:false,&quot;dropping-particle&quot;:&quot;&quot;,&quot;non-dropping-particle&quot;:&quot;&quot;},{&quot;family&quot;:&quot;Tadi&quot;,&quot;given&quot;:&quot;Tej&quot;,&quot;parse-names&quot;:false,&quot;dropping-particle&quot;:&quot;&quot;,&quot;non-dropping-particle&quot;:&quot;&quot;},{&quot;family&quot;:&quot;Metzinger&quot;,&quot;given&quot;:&quot;Thomas&quot;,&quot;parse-names&quot;:false,&quot;dropping-particle&quot;:&quot;&quot;,&quot;non-dropping-particle&quot;:&quot;&quot;},{&quot;family&quot;:&quot;Blanke&quot;,&quot;given&quot;:&quot;Olaf&quot;,&quot;parse-names&quot;:false,&quot;dropping-particle&quot;:&quot;&quot;,&quot;non-dropping-particle&quot;:&quot;&quot;}],&quot;container-title&quot;:&quot;Science&quot;,&quot;container-title-short&quot;:&quot;Science (1979).&quot;,&quot;DOI&quot;:&quot;10.1126/science.1143439&quot;,&quot;ISSN&quot;:&quot;00368075&quot;,&quot;issued&quot;:{&quot;date-parts&quot;:[[2007]]},&quot;abstract&quot;:&quot;Humans normally experience the conscious self as localized within their bodily borders. This spatial unity may break down in certain neurological conditions such as out-of-body experiences, leading to a striking disturbance of bodily self-consciousness. On the basis of these clinical data, we designed an experiment that uses conflicting visual-somatosensory input in virtual reality to disrupt the spatial unity between the self and the body. We found that during multisensory conflict, participants felt as if a virtual body seen in front of them was their own body and mislocalized themselves toward the virtual body, to a position outside their bodily borders. Our results indicate that spatial unity and bodily self-consciousness can be studied experimentally and are based on multisensory and cognitive processing of bodily information.&quot;,&quot;issue&quot;:&quot;5841&quot;,&quot;volume&quot;:&quot;317&quot;},&quot;isTemporary&quot;:false,&quot;suppress-author&quot;:false,&quot;composite&quot;:false,&quot;author-only&quot;:false}]},{&quot;citationID&quot;:&quot;MENDELEY_CITATION_48b4a3c4-082a-4e52-8d1d-94a70db73e49&quot;,&quot;properties&quot;:{&quot;noteIndex&quot;:0},&quot;isEdited&quot;:false,&quot;manualOverride&quot;:{&quot;isManuallyOverridden&quot;:false,&quot;citeprocText&quot;:&quot;&lt;sup&gt;36&lt;/sup&gt;&quot;,&quot;manualOverrideText&quot;:&quot;&quot;},&quot;citationTag&quot;:&quot;MENDELEY_CITATION_v3_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&quot;,&quot;citationItems&quot;:[{&quot;id&quot;:&quot;cb7c98e8-e291-3c07-b0dc-846b0f790402&quot;,&quot;itemData&quot;:{&quot;type&quot;:&quot;article-journal&quot;,&quot;id&quot;:&quot;cb7c98e8-e291-3c07-b0dc-846b0f790402&quot;,&quot;title&quot;:&quot;Parchment-skin illusion: sound-biased touch&quot;,&quot;author&quot;:[{&quot;family&quot;:&quot;Jousmäki&quot;,&quot;given&quot;:&quot;V&quot;,&quot;parse-names&quot;:false,&quot;dropping-particle&quot;:&quot;&quot;,&quot;non-dropping-particle&quot;:&quot;&quot;},{&quot;family&quot;:&quot;Hari&quot;,&quot;given&quot;:&quot;R&quot;,&quot;parse-names&quot;:false,&quot;dropping-particle&quot;:&quot;&quot;,&quot;non-dropping-particle&quot;:&quot;&quot;}],&quot;container-title&quot;:&quot;Current Biology&quot;,&quot;DOI&quot;:&quot;10.1016/S0960-9822(98)70120-4&quot;,&quot;ISSN&quot;:&quot;09609822&quot;,&quot;URL&quot;:&quot;https://linkinghub.elsevier.com/retrieve/pii/S0960982298701204&quot;,&quot;issued&quot;:{&quot;date-parts&quot;:[[1998,3]]},&quot;page&quot;:&quot;R190-R191&quot;,&quot;issue&quot;:&quot;6&quot;,&quot;volume&quot;:&quot;8&quot;,&quot;container-title-short&quot;:&quot;&quot;},&quot;isTemporary&quot;:false}]},{&quot;citationID&quot;:&quot;MENDELEY_CITATION_a859f092-5b5d-4993-89f9-2f969dda26a3&quot;,&quot;properties&quot;:{&quot;noteIndex&quot;:0},&quot;isEdited&quot;:false,&quot;manualOverride&quot;:{&quot;isManuallyOverridden&quot;:false,&quot;citeprocText&quot;:&quot;&lt;sup&gt;38&lt;/sup&gt;&quot;,&quot;manualOverrideText&quot;:&quot;&quot;},&quot;citationTag&quot;:&quot;MENDELEY_CITATION_v3_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&quot;,&quot;citationItems&quot;:[{&quot;id&quot;:&quot;3a0396cd-15af-3d52-9106-a1cd338b0c86&quot;,&quot;itemData&quot;:{&quot;type&quot;:&quot;article-journal&quot;,&quot;id&quot;:&quot;3a0396cd-15af-3d52-9106-a1cd338b0c86&quot;,&quot;title&quot;:&quot;Exploring Group Differences in the Crossmodal Correspondences&quot;,&quot;author&quot;:[{&quot;family&quot;:&quot;Spence&quot;,&quot;given&quot;:&quot;Charles&quot;,&quot;parse-names&quot;:false,&quot;dropping-particle&quot;:&quot;&quot;,&quot;non-dropping-particle&quot;:&quot;&quot;}],&quot;container-title&quot;:&quot;Multisensory Research&quot;,&quot;container-title-short&quot;:&quot;Multisens. Res.&quot;,&quot;DOI&quot;:&quot;10.1163/22134808-bja10079&quot;,&quot;ISSN&quot;:&quot;2213-4794&quot;,&quot;URL&quot;:&quot;https://brill.com/view/journals/msr/35/6/article-p495_3.xml&quot;,&quot;issued&quot;:{&quot;date-parts&quot;:[[2022,8,9]]},&quot;page&quot;:&quot;495-536&quot;,&quot;abstract&quot;:&quot;&lt;p&gt;There has been a rapid growth of interest amongst researchers in the cross-modal correspondences in recent years. In part, this has resulted from the emerging realization of the important role that the correspondences can sometimes play in multisensory integration. In turn, this has led to an interest in the nature of any differences between individuals, or rather, between groups of individuals, in the strength and/or consensuality of cross-modal correspondences that may be observed in both neurotypically normal groups cross-culturally, developmentally, and across various special populations (including those who have lost a sense, as well as those with autistic tendencies). The hope is that our emerging understanding of such group differences may one day provide grounds for supporting the reality of the various different types of correspondence that have so far been proposed, namely structural, statistical, semantic, and hedonic (or emotionally mediated).&lt;/p&gt;&quot;,&quot;publisher&quot;:&quot;Brill Academic Publishers&quot;,&quot;issue&quot;:&quot;6&quot;,&quot;volume&quot;:&quot;35&quot;},&quot;isTemporary&quot;:false}]},{&quot;citationID&quot;:&quot;MENDELEY_CITATION_fb713801-9973-4e7d-95af-fc3070ae3c2a&quot;,&quot;properties&quot;:{&quot;noteIndex&quot;:0},&quot;isEdited&quot;:false,&quot;manualOverride&quot;:{&quot;isManuallyOverridden&quot;:false,&quot;citeprocText&quot;:&quot;&lt;sup&gt;39&lt;/sup&gt;&quot;,&quot;manualOverrideText&quot;:&quot;&quot;},&quot;citationTag&quot;:&quot;MENDELEY_CITATION_v3_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&quot;,&quot;citationItems&quot;:[{&quot;id&quot;:&quot;4116e766-6ac6-39cf-bb71-40af7f2327ca&quot;,&quot;itemData&quot;:{&quot;type&quot;:&quot;article-journal&quot;,&quot;id&quot;:&quot;4116e766-6ac6-39cf-bb71-40af7f2327ca&quot;,&quot;title&quot;:&quot;The bouba/kiki effect is robust across cultures and writing systems&quot;,&quot;author&quot;:[{&quot;family&quot;:&quot;Ćwiek&quot;,&quot;given&quot;:&quot;Aleksandra&quot;,&quot;parse-names&quot;:false,&quot;dropping-particle&quot;:&quot;&quot;,&quot;non-dropping-particle&quot;:&quot;&quot;},{&quot;family&quot;:&quot;Fuchs&quot;,&quot;given&quot;:&quot;Susanne&quot;,&quot;parse-names&quot;:false,&quot;dropping-particle&quot;:&quot;&quot;,&quot;non-dropping-particle&quot;:&quot;&quot;},{&quot;family&quot;:&quot;Draxler&quot;,&quot;given&quot;:&quot;Christoph&quot;,&quot;parse-names&quot;:false,&quot;dropping-particle&quot;:&quot;&quot;,&quot;non-dropping-particle&quot;:&quot;&quot;},{&quot;family&quot;:&quot;Asu&quot;,&quot;given&quot;:&quot;Eva Liina&quot;,&quot;parse-names&quot;:false,&quot;dropping-particle&quot;:&quot;&quot;,&quot;non-dropping-particle&quot;:&quot;&quot;},{&quot;family&quot;:&quot;Dediu&quot;,&quot;given&quot;:&quot;Dan&quot;,&quot;parse-names&quot;:false,&quot;dropping-particle&quot;:&quot;&quot;,&quot;non-dropping-particle&quot;:&quot;&quot;},{&quot;family&quot;:&quot;Hiovain&quot;,&quot;given&quot;:&quot;Katri&quot;,&quot;parse-names&quot;:false,&quot;dropping-particle&quot;:&quot;&quot;,&quot;non-dropping-particle&quot;:&quot;&quot;},{&quot;family&quot;:&quot;Kawahara&quot;,&quot;given&quot;:&quot;Shigeto&quot;,&quot;parse-names&quot;:false,&quot;dropping-particle&quot;:&quot;&quot;,&quot;non-dropping-particle&quot;:&quot;&quot;},{&quot;family&quot;:&quot;Koutalidis&quot;,&quot;given&quot;:&quot;Sofia&quot;,&quot;parse-names&quot;:false,&quot;dropping-particle&quot;:&quot;&quot;,&quot;non-dropping-particle&quot;:&quot;&quot;},{&quot;family&quot;:&quot;Krifka&quot;,&quot;given&quot;:&quot;Manfred&quot;,&quot;parse-names&quot;:false,&quot;dropping-particle&quot;:&quot;&quot;,&quot;non-dropping-particle&quot;:&quot;&quot;},{&quot;family&quot;:&quot;Lippus&quot;,&quot;given&quot;:&quot;Pärtel&quot;,&quot;parse-names&quot;:false,&quot;dropping-particle&quot;:&quot;&quot;,&quot;non-dropping-particle&quot;:&quot;&quot;},{&quot;family&quot;:&quot;Lupyan&quot;,&quot;given&quot;:&quot;Gary&quot;,&quot;parse-names&quot;:false,&quot;dropping-particle&quot;:&quot;&quot;,&quot;non-dropping-particle&quot;:&quot;&quot;},{&quot;family&quot;:&quot;Oh&quot;,&quot;given&quot;:&quot;Grace E.&quot;,&quot;parse-names&quot;:false,&quot;dropping-particle&quot;:&quot;&quot;,&quot;non-dropping-particle&quot;:&quot;&quot;},{&quot;family&quot;:&quot;Paul&quot;,&quot;given&quot;:&quot;Jing&quot;,&quot;parse-names&quot;:false,&quot;dropping-particle&quot;:&quot;&quot;,&quot;non-dropping-particle&quot;:&quot;&quot;},{&quot;family&quot;:&quot;Petrone&quot;,&quot;given&quot;:&quot;Caterina&quot;,&quot;parse-names&quot;:false,&quot;dropping-particle&quot;:&quot;&quot;,&quot;non-dropping-particle&quot;:&quot;&quot;},{&quot;family&quot;:&quot;Ridouane&quot;,&quot;given&quot;:&quot;Rachid&quot;,&quot;parse-names&quot;:false,&quot;dropping-particle&quot;:&quot;&quot;,&quot;non-dropping-particle&quot;:&quot;&quot;},{&quot;family&quot;:&quot;Reiter&quot;,&quot;given&quot;:&quot;Sabine&quot;,&quot;parse-names&quot;:false,&quot;dropping-particle&quot;:&quot;&quot;,&quot;non-dropping-particle&quot;:&quot;&quot;},{&quot;family&quot;:&quot;Schümchen&quot;,&quot;given&quot;:&quot;Nathalie&quot;,&quot;parse-names&quot;:false,&quot;dropping-particle&quot;:&quot;&quot;,&quot;non-dropping-particle&quot;:&quot;&quot;},{&quot;family&quot;:&quot;Szalontai&quot;,&quot;given&quot;:&quot;Ádám&quot;,&quot;parse-names&quot;:false,&quot;dropping-particle&quot;:&quot;&quot;,&quot;non-dropping-particle&quot;:&quot;&quot;},{&quot;family&quot;:&quot;Ünal-Logacev&quot;,&quot;given&quot;:&quot;Özlem&quot;,&quot;parse-names&quot;:false,&quot;dropping-particle&quot;:&quot;&quot;,&quot;non-dropping-particle&quot;:&quot;&quot;},{&quot;family&quot;:&quot;Zeller&quot;,&quot;given&quot;:&quot;Jochen&quot;,&quot;parse-names&quot;:false,&quot;dropping-particle&quot;:&quot;&quot;,&quot;non-dropping-particle&quot;:&quot;&quot;},{&quot;family&quot;:&quot;Perlman&quot;,&quot;given&quot;:&quot;Marcus&quot;,&quot;parse-names&quot;:false,&quot;dropping-particle&quot;:&quot;&quot;,&quot;non-dropping-particle&quot;:&quot;&quot;},{&quot;family&quot;:&quot;Winter&quot;,&quot;given&quot;:&quot;Bodo&quot;,&quot;parse-names&quot;:false,&quot;dropping-particle&quot;:&quot;&quot;,&quot;non-dropping-particle&quot;:&quot;&quot;}],&quot;container-title&quot;:&quot;Philosophical Transactions of the Royal Society B: Biological Sciences&quot;,&quot;DOI&quot;:&quot;10.1098/rstb.2020.0390&quot;,&quot;ISSN&quot;:&quot;0962-8436&quot;,&quot;PMID&quot;:&quot;34775818&quot;,&quot;URL&quot;:&quot;https://royalsocietypublishing.org/doi/10.1098/rstb.2020.0390&quot;,&quot;issued&quot;:{&quot;date-parts&quot;:[[2022,1,3]]},&quot;abstract&quot;:&quot;&lt;p&gt; The &lt;italic&gt;bouba/kiki&lt;/italic&gt; effect—the association of the nonce word &lt;italic&gt;bouba&lt;/italic&gt; with a round shape and &lt;italic&gt;kiki&lt;/italic&gt; with a spiky shape—is a type of correspondence between speech sounds and visual properties with potentially deep implications for the evolution of spoken language. However, there is debate over the robustness of the effect across cultures and the influence of orthography. We report an online experiment that tested the &lt;italic&gt;bouba/kiki&lt;/italic&gt; effect across speakers of 25 languages representing nine language families and 10 writing systems. Overall, we found strong evidence for the effect across languages, with &lt;italic&gt;bouba&lt;/italic&gt; eliciting more congruent responses than &lt;italic&gt;kiki&lt;/italic&gt; . Participants who spoke languages with Roman scripts were only marginally more likely to show the effect, and analysis of the orthographic shape of the words in different scripts showed that the effect was no stronger for scripts that use rounder forms for &lt;italic&gt;bouba&lt;/italic&gt; and spikier forms for &lt;italic&gt;kiki&lt;/italic&gt; . These results confirm that the &lt;italic&gt;bouba/kiki&lt;/italic&gt; phenomenon is rooted in crossmodal correspondence between aspects of the voice and visual shape, largely independent of orthography. They provide the strongest demonstration to date that the &lt;italic&gt;bouba/kiki&lt;/italic&gt; effect is robust across cultures and writing systems. &lt;/p&gt;&quot;,&quot;publisher&quot;:&quot;Royal Society Publishing&quot;,&quot;issue&quot;:&quot;1841&quot;,&quot;volume&quot;:&quot;377&quot;,&quot;container-title-short&quot;:&quot;&quot;},&quot;isTemporary&quot;:false}]},{&quot;citationID&quot;:&quot;MENDELEY_CITATION_4da5897a-fbab-4210-bc6c-b2248ff1f0e2&quot;,&quot;properties&quot;:{&quot;noteIndex&quot;:0},&quot;isEdited&quot;:false,&quot;manualOverride&quot;:{&quot;isManuallyOverridden&quot;:false,&quot;citeprocText&quot;:&quot;&lt;sup&gt;40&lt;/sup&gt;&quot;,&quot;manualOverrideText&quot;:&quot;&quot;},&quot;citationTag&quot;:&quot;MENDELEY_CITATION_v3_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&quot;,&quot;citationItems&quot;:[{&quot;id&quot;:&quot;0f97e20b-2997-3b38-9429-31dc1c8e013e&quot;,&quot;itemData&quot;:{&quot;type&quot;:&quot;article-journal&quot;,&quot;id&quot;:&quot;0f97e20b-2997-3b38-9429-31dc1c8e013e&quot;,&quot;title&quot;:&quot;Lightness/pitch and elevation/pitch crossmodal correspondences are low-level sensory effects&quot;,&quot;author&quot;:[{&quot;family&quot;:&quot;Zeljko&quot;,&quot;given&quot;:&quot;Mick&quot;,&quot;parse-names&quot;:false,&quot;dropping-particle&quot;:&quot;&quot;,&quot;non-dropping-particle&quot;:&quot;&quot;},{&quot;family&quot;:&quot;Kritikos&quot;,&quot;given&quot;:&quot;Ada&quot;,&quot;parse-names&quot;:false,&quot;dropping-particle&quot;:&quot;&quot;,&quot;non-dropping-particle&quot;:&quot;&quot;},{&quot;family&quot;:&quot;Grove&quot;,&quot;given&quot;:&quot;Philip M&quot;,&quot;parse-names&quot;:false,&quot;dropping-particle&quot;:&quot;&quot;,&quot;non-dropping-particle&quot;:&quot;&quot;}],&quot;container-title&quot;:&quot;Attention, Perception, &amp; Psychophysics&quot;,&quot;DOI&quot;:&quot;10.3758/s13414-019-01668-w&quot;,&quot;ISSN&quot;:&quot;1943-3921&quot;,&quot;URL&quot;:&quot;http://link.springer.com/10.3758/s13414-019-01668-w&quot;,&quot;issued&quot;:{&quot;date-parts&quot;:[[2019,7,29]]},&quot;page&quot;:&quot;1609-1623&quot;,&quot;abstract&quot;:&quot;We tested the sensory versus decisional origins of two established audiovisual crossmodal correspondences (CMCs; lightness/pitch and elevation/pitch), applying a signal discrimination paradigm to low-level stimulus features and controlling for attentional cueing. An audiovisual stimulus randomly varied along two visual dimensions (lightness: black/white; elevation: high/low) and one auditory dimension (pitch: high/low), and participants discriminated either only lightness, only elevation, or both lightness and elevation. The discrimination task and the stimulus duration varied between subjects. To investigate the influence of crossmodal congruency, we considered the effect of each CMC (lightness/pitch and elevation/pitch) on the sensitivity and criterion of each discrimination as a function of stimulus duration. There were three main findings. First, discrimination sensitivity was significantly higher for visual targets paired congruently (compared with incongruently) with tones while criterion was unaffected. Second, the sensitivity increase occurred for all stimulus durations, ruling out attentional cueing effects. Third, the sensitivity increase was feature specific such that only the CMC that related to the feature being discriminated influenced sensitivity (i.e. lightness congruency only influenced lightness discrimination and elevation congruency only influenced elevation discrimination in the single and dual task conditions). We suggest that these congruency effects reflect low-level sensory processes.&quot;,&quot;publisher&quot;:&quot;Springer New York LLC&quot;,&quot;issue&quot;:&quot;5&quot;,&quot;volume&quot;:&quot;81&quot;,&quot;container-title-short&quot;:&quot;Atten. Percept. Psychophys.&quot;},&quot;isTemporary&quot;:false}]},{&quot;citationID&quot;:&quot;MENDELEY_CITATION_c901a6bc-8fd2-494c-8958-1b3f561ae604&quot;,&quot;properties&quot;:{&quot;noteIndex&quot;:0},&quot;isEdited&quot;:false,&quot;manualOverride&quot;:{&quot;isManuallyOverridden&quot;:false,&quot;citeprocText&quot;:&quot;&lt;sup&gt;41&lt;/sup&gt;&quot;,&quot;manualOverrideText&quot;:&quot;&quot;},&quot;citationTag&quot;:&quot;MENDELEY_CITATION_v3_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&quot;,&quot;citationItems&quot;:[{&quot;id&quot;:&quot;b92921ec-35d4-3e89-a46d-b2006971db65&quot;,&quot;itemData&quot;:{&quot;type&quot;:&quot;article-journal&quot;,&quot;id&quot;:&quot;b92921ec-35d4-3e89-a46d-b2006971db65&quot;,&quot;title&quot;:&quot;Roughness perception: A multisensory/crossmodal perspective&quot;,&quot;author&quot;:[{&quot;family&quot;:&quot;Stefano&quot;,&quot;given&quot;:&quot;Nicola&quot;,&quot;parse-names&quot;:false,&quot;dropping-particle&quot;:&quot;&quot;,&quot;non-dropping-particle&quot;:&quot;Di&quot;},{&quot;family&quot;:&quot;Spence&quot;,&quot;given&quot;:&quot;Charles&quot;,&quot;parse-names&quot;:false,&quot;dropping-particle&quot;:&quot;&quot;,&quot;non-dropping-particle&quot;:&quot;&quot;}],&quot;container-title&quot;:&quot;Attention, Perception, &amp; Psychophysics&quot;,&quot;DOI&quot;:&quot;10.3758/s13414-022-02550-y&quot;,&quot;ISSN&quot;:&quot;1943-3921&quot;,&quot;URL&quot;:&quot;https://link.springer.com/10.3758/s13414-022-02550-y&quot;,&quot;issued&quot;:{&quot;date-parts&quot;:[[2022,10,26]]},&quot;page&quot;:&quot;2087-2114&quot;,&quot;abstract&quot;:&quot;&lt;p&gt; Roughness is a perceptual attribute typically associated with certain stimuli that are presented in one of the spatial senses. In auditory research, the term is typically used to describe the harsh effects that are induced by particular sound qualities (i.e., dissonance) and human/animal vocalizations (e.g., screams, distress cries). In the tactile domain, roughness is a crucial factor determining the perceptual features of a surface. The same feature can also be ascertained visually, by means of the extraction of pattern features that determine the haptic quality of surfaces, such as grain size and density. By contrast, the term &lt;italic&gt;roughness&lt;/italic&gt; has rarely been applied to the description of those stimuli perceived via the chemical senses. In this review, we take a critical look at the putative meaning(s) of the term &lt;italic&gt;roughness&lt;/italic&gt; , when used in both unisensory and multisensory contexts, in an attempt to answer two key questions: (1) Is the use of the term ‘roughness’ the same in each modality when considered individually? and (2) Do crossmodal correspondences involving roughness match distinct perceptual features or (at least on certain occasions) do they merely pick-up on an amodal property? We start by examining the use of the term in the auditory domain. Next, we summarize the ways in which the term &lt;italic&gt;roughness&lt;/italic&gt; has been used in the literature on tactile and visual perception, and in the domain of olfaction and gustation. Then, we move on to the crossmodal context, reviewing the literature on the perception of roughness in the audiovisual, audiotactile, and auditory-gustatory/olfactory domains. Finally, we highlight some limitations of the reviewed literature and we outline a number of key directions for future empirical research in roughness perception. &lt;/p&gt;&quot;,&quot;publisher&quot;:&quot;Springer&quot;,&quot;issue&quot;:&quot;7&quot;,&quot;volume&quot;:&quot;84&quot;,&quot;container-title-short&quot;:&quot;Atten. Percept. Psychophys.&quot;},&quot;isTemporary&quot;:false}]},{&quot;citationID&quot;:&quot;MENDELEY_CITATION_0c81098c-8020-4020-9982-77545dbdab07&quot;,&quot;properties&quot;:{&quot;noteIndex&quot;:0},&quot;isEdited&quot;:false,&quot;manualOverride&quot;:{&quot;isManuallyOverridden&quot;:false,&quot;citeprocText&quot;:&quot;&lt;sup&gt;38&lt;/sup&gt;&quot;,&quot;manualOverrideText&quot;:&quot;&quot;},&quot;citationTag&quot;:&quot;MENDELEY_CITATION_v3_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&quot;,&quot;citationItems&quot;:[{&quot;id&quot;:&quot;3a0396cd-15af-3d52-9106-a1cd338b0c86&quot;,&quot;itemData&quot;:{&quot;type&quot;:&quot;article-journal&quot;,&quot;id&quot;:&quot;3a0396cd-15af-3d52-9106-a1cd338b0c86&quot;,&quot;title&quot;:&quot;Exploring Group Differences in the Crossmodal Correspondences&quot;,&quot;author&quot;:[{&quot;family&quot;:&quot;Spence&quot;,&quot;given&quot;:&quot;Charles&quot;,&quot;parse-names&quot;:false,&quot;dropping-particle&quot;:&quot;&quot;,&quot;non-dropping-particle&quot;:&quot;&quot;}],&quot;container-title&quot;:&quot;Multisensory Research&quot;,&quot;container-title-short&quot;:&quot;Multisens. Res.&quot;,&quot;DOI&quot;:&quot;10.1163/22134808-bja10079&quot;,&quot;ISSN&quot;:&quot;2213-4794&quot;,&quot;URL&quot;:&quot;https://brill.com/view/journals/msr/35/6/article-p495_3.xml&quot;,&quot;issued&quot;:{&quot;date-parts&quot;:[[2022,8,9]]},&quot;page&quot;:&quot;495-536&quot;,&quot;abstract&quot;:&quot;&lt;p&gt;There has been a rapid growth of interest amongst researchers in the cross-modal correspondences in recent years. In part, this has resulted from the emerging realization of the important role that the correspondences can sometimes play in multisensory integration. In turn, this has led to an interest in the nature of any differences between individuals, or rather, between groups of individuals, in the strength and/or consensuality of cross-modal correspondences that may be observed in both neurotypically normal groups cross-culturally, developmentally, and across various special populations (including those who have lost a sense, as well as those with autistic tendencies). The hope is that our emerging understanding of such group differences may one day provide grounds for supporting the reality of the various different types of correspondence that have so far been proposed, namely structural, statistical, semantic, and hedonic (or emotionally mediated).&lt;/p&gt;&quot;,&quot;publisher&quot;:&quot;Brill Academic Publishers&quot;,&quot;issue&quot;:&quot;6&quot;,&quot;volume&quot;:&quot;35&quot;},&quot;isTemporary&quot;:false}]},{&quot;citationID&quot;:&quot;MENDELEY_CITATION_311b0102-bda3-47d3-a348-9b39a1b80642&quot;,&quot;properties&quot;:{&quot;noteIndex&quot;:0},&quot;isEdited&quot;:false,&quot;manualOverride&quot;:{&quot;isManuallyOverridden&quot;:false,&quot;citeprocText&quot;:&quot;&lt;sup&gt;42&lt;/sup&gt;&quot;,&quot;manualOverrideText&quot;:&quot;&quot;},&quot;citationTag&quot;:&quot;MENDELEY_CITATION_v3_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&quot;,&quot;citationItems&quot;:[{&quot;id&quot;:&quot;50830bf2-c460-3ac3-9727-0af5d34f60ea&quot;,&quot;itemData&quot;:{&quot;type&quot;:&quot;article-journal&quot;,&quot;id&quot;:&quot;50830bf2-c460-3ac3-9727-0af5d34f60ea&quot;,&quot;title&quot;:&quot;Cinnamon: The historic spice, medicinal uses, and flavour chemistry&quot;,&quot;author&quot;:[{&quot;family&quot;:&quot;Spence&quot;,&quot;given&quot;:&quot;Charles&quot;,&quot;parse-names&quot;:false,&quot;dropping-particle&quot;:&quot;&quot;,&quot;non-dropping-particle&quot;:&quot;&quot;}],&quot;container-title&quot;:&quot;International Journal of Gastronomy and Food Science&quot;,&quot;DOI&quot;:&quot;10.1016/j.ijgfs.2023.100858&quot;,&quot;ISSN&quot;:&quot;1878450X&quot;,&quot;URL&quot;:&quot;https://linkinghub.elsevier.com/retrieve/pii/S1878450X23002007&quot;,&quot;issued&quot;:{&quot;date-parts&quot;:[[2024,3,1]]},&quot;page&quot;:&quot;100858&quot;,&quot;abstract&quot;:&quot;Cinnamon has long been a popular culinary (and medicinal) spice. Nowadays, in the West, it is predominantly found in sweet foods (e.g., desserts, traditional, and/or seasonal baked foods, such as cinnamon rolls, plum pudding, mince pies, and mulled wine), as well as in many cola beverages, perhaps explaining why it is widely considered to be a ‘sweet’ spice, despite having a slightly bitter taste. Historically, it was commonly used in savoury dishes as well. In the Middle East and India, the spice retains its association with savoury cuisine (e.g., in dishes such as curry and pilau, as well as meat tagines in Morocco). The four major commercially-viable species of cinnamon (Cinnamomum verum, C. cassia, C. burmannii, and C. loureiroi) have distinct flavour profiles, meaning that care should be taken when using this spice in the kitchen, especially given the naming confusion that exists between cinnamon and cassia. Although essential oil is extracted from many parts of the cinnamon tree, only the bark from the lateral shoots tends to be used in cuisine nowadays. Cinnamon is used as the quills (whole or broken parts), as the dried ground powder or, in the food industry, as the essential oil (i.e., as a flavouring agent). The scent of cinnamon also appears in various perfumes/fragrances as well as being a popular element in festive potpourri. There is currently growing interest in cinnamon's potential neutraceutical, neuroprotective, and prebiotic properties.&quot;,&quot;publisher&quot;:&quot;AZTI-Tecnalia&quot;,&quot;volume&quot;:&quot;35&quot;,&quot;container-title-short&quot;:&quot;Int. J. Gastron. Food Sci.&quot;},&quot;isTemporary&quot;:false,&quot;suppress-author&quot;:false,&quot;composite&quot;:false,&quot;author-only&quot;:false}]},{&quot;citationID&quot;:&quot;MENDELEY_CITATION_4443718e-ff8f-4513-b55f-9614d9bcedfb&quot;,&quot;properties&quot;:{&quot;noteIndex&quot;:0},&quot;isEdited&quot;:false,&quot;manualOverride&quot;:{&quot;isManuallyOverridden&quot;:false,&quot;citeprocText&quot;:&quot;&lt;sup&gt;43&lt;/sup&gt;&quot;,&quot;manualOverrideText&quot;:&quot;&quot;},&quot;citationTag&quot;:&quot;MENDELEY_CITATION_v3_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&quot;,&quot;citationItems&quot;:[{&quot;id&quot;:&quot;72b45062-1da6-345b-bad0-2aeb7f8dc828&quot;,&quot;itemData&quot;:{&quot;type&quot;:&quot;article-journal&quot;,&quot;id&quot;:&quot;72b45062-1da6-345b-bad0-2aeb7f8dc828&quot;,&quot;title&quot;:&quot;Surprising the Senses&quot;,&quot;author&quot;:[{&quot;family&quot;:&quot;Ludden&quot;,&quot;given&quot;:&quot;Geke D.S.&quot;,&quot;parse-names&quot;:false,&quot;dropping-particle&quot;:&quot;&quot;,&quot;non-dropping-particle&quot;:&quot;&quot;},{&quot;family&quot;:&quot;Schifferstein&quot;,&quot;given&quot;:&quot;Hendrik N.J.&quot;,&quot;parse-names&quot;:false,&quot;dropping-particle&quot;:&quot;&quot;,&quot;non-dropping-particle&quot;:&quot;&quot;},{&quot;family&quot;:&quot;Hekkert&quot;,&quot;given&quot;:&quot;Paul N.J.&quot;,&quot;parse-names&quot;:false,&quot;dropping-particle&quot;:&quot;&quot;,&quot;non-dropping-particle&quot;:&quot;&quot;}],&quot;container-title&quot;:&quot;The Senses and Society&quot;,&quot;DOI&quot;:&quot;10.2752/174589307X233585&quot;,&quot;ISSN&quot;:&quot;1745-8927&quot;,&quot;URL&quot;:&quot;http://www.tandfonline.com/doi/full/10.2752/174589307X233585&quot;,&quot;issued&quot;:{&quot;date-parts&quot;:[[2007,11,16]]},&quot;page&quot;:&quot;353-362&quot;,&quot;abstract&quot;:&quot;ABSTRACTWe perceive the world around us and the objects in it with all our senses. Designers can therefore influence the way we experience everyday products by paying attention to the multiple sensory aspects of products.When sensory information from two or more senses conflicts, people can be surprised. Currently, more and more product designers are experimenting with designing products that provide incongruent sensory information. Creating such products enables these designers to evoke interest for their products and let people experience something new.In several studies, we have investigated people's reactions to and opinions about products with sensory incongruities. The results of our studies suggest that evoking surprise by incorporating sensory incongruities in products can be seen as a means to create more pleasurable product experiences.&quot;,&quot;publisher&quot;:&quot;Informa UK Limited&quot;,&quot;issue&quot;:&quot;3&quot;,&quot;volume&quot;:&quot;2&quot;,&quot;container-title-short&quot;:&quot;&quot;},&quot;isTemporary&quot;:false}]},{&quot;citationID&quot;:&quot;MENDELEY_CITATION_b96d24f2-19d5-4ddc-8e0a-9226bc6894fe&quot;,&quot;properties&quot;:{&quot;noteIndex&quot;:0},&quot;isEdited&quot;:false,&quot;manualOverride&quot;:{&quot;isManuallyOverridden&quot;:false,&quot;citeprocText&quot;:&quot;&lt;sup&gt;44&lt;/sup&gt;&quot;,&quot;manualOverrideText&quot;:&quot;&quot;},&quot;citationTag&quot;:&quot;MENDELEY_CITATION_v3_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&quot;,&quot;citationItems&quot;:[{&quot;id&quot;:&quot;9cc8d35b-abae-3267-83cb-3168b5b51328&quot;,&quot;itemData&quot;:{&quot;type&quot;:&quot;article-journal&quot;,&quot;id&quot;:&quot;9cc8d35b-abae-3267-83cb-3168b5b51328&quot;,&quot;title&quot;:&quot;Factors Affecting Auditory Estimates of Virtual Room Size: Effects of Stimulus, Level, and Reverberation&quot;,&quot;author&quot;:[{&quot;family&quot;:&quot;Kolarik&quot;,&quot;given&quot;:&quot;Andrew J.&quot;,&quot;parse-names&quot;:false,&quot;dropping-particle&quot;:&quot;&quot;,&quot;non-dropping-particle&quot;:&quot;&quot;},{&quot;family&quot;:&quot;Moore&quot;,&quot;given&quot;:&quot;Brian C. J.&quot;,&quot;parse-names&quot;:false,&quot;dropping-particle&quot;:&quot;&quot;,&quot;non-dropping-particle&quot;:&quot;&quot;},{&quot;family&quot;:&quot;Cirstea&quot;,&quot;given&quot;:&quot;Silvia&quot;,&quot;parse-names&quot;:false,&quot;dropping-particle&quot;:&quot;&quot;,&quot;non-dropping-particle&quot;:&quot;&quot;},{&quot;family&quot;:&quot;Aggius-Vella&quot;,&quot;given&quot;:&quot;Elena&quot;,&quot;parse-names&quot;:false,&quot;dropping-particle&quot;:&quot;&quot;,&quot;non-dropping-particle&quot;:&quot;&quot;},{&quot;family&quot;:&quot;Gori&quot;,&quot;given&quot;:&quot;Monica&quot;,&quot;parse-names&quot;:false,&quot;dropping-particle&quot;:&quot;&quot;,&quot;non-dropping-particle&quot;:&quot;&quot;},{&quot;family&quot;:&quot;Campus&quot;,&quot;given&quot;:&quot;Claudio&quot;,&quot;parse-names&quot;:false,&quot;dropping-particle&quot;:&quot;&quot;,&quot;non-dropping-particle&quot;:&quot;&quot;},{&quot;family&quot;:&quot;Pardhan&quot;,&quot;given&quot;:&quot;Shahina&quot;,&quot;parse-names&quot;:false,&quot;dropping-particle&quot;:&quot;&quot;,&quot;non-dropping-particle&quot;:&quot;&quot;}],&quot;container-title&quot;:&quot;Perception&quot;,&quot;DOI&quot;:&quot;10.1177/03010066211020598&quot;,&quot;ISSN&quot;:&quot;0301-0066&quot;,&quot;URL&quot;:&quot;https://journals.sagepub.com/doi/10.1177/03010066211020598&quot;,&quot;issued&quot;:{&quot;date-parts&quot;:[[2021,7,30]]},&quot;page&quot;:&quot;646-663&quot;,&quot;abstract&quot;:&quot;&lt;p&gt; When vision is unavailable, auditory level and reverberation cues provide important spatial information regarding the environment, such as the size of a room. We investigated how room-size estimates were affected by stimulus type, level, and reverberation. In Experiment 1, 15 blindfolded participants estimated room size after performing a distance bisection task in virtual rooms that were either anechoic (with level cues only) or reverberant (with level and reverberation cues) with a relatively short reverberation time of T &lt;sub&gt;60&lt;/sub&gt;  = 400 milliseconds. Speech, noise, or clicks were presented at distances between 1.9 and 7.1 m. The reverberant room was judged to be significantly larger than the anechoic room ( p &amp;lt;  .05) for all stimuli. In Experiment 2, only the reverberant room was used and the overall level of all sounds was equalized, so only reverberation cues were available. Ten blindfolded participants took part. Room-size estimates were significantly larger for speech than for clicks or noise. The results show that when level and reverberation cues are present, reverberation increases judged room size. Even relatively weak reverberation cues provide room-size information, which could potentially be used by blind or visually impaired individuals encountering novel rooms. &lt;/p&gt;&quot;,&quot;publisher&quot;:&quot;SAGE Publications Ltd&quot;,&quot;issue&quot;:&quot;7&quot;,&quot;volume&quot;:&quot;50&quot;,&quot;container-title-short&quot;:&quot;Perception&quot;},&quot;isTemporary&quot;:false}]},{&quot;citationID&quot;:&quot;MENDELEY_CITATION_1f330a0c-7756-4580-bddc-be2596345e08&quot;,&quot;properties&quot;:{&quot;noteIndex&quot;:0},&quot;isEdited&quot;:false,&quot;manualOverride&quot;:{&quot;isManuallyOverridden&quot;:false,&quot;citeprocText&quot;:&quot;&lt;sup&gt;45&lt;/sup&gt;&quot;,&quot;manualOverrideText&quot;:&quot;&quot;},&quot;citationTag&quot;:&quot;MENDELEY_CITATION_v3_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&quot;,&quot;citationItems&quot;:[{&quot;id&quot;:&quot;eeaeeb0e-8b0f-3cb7-bf6b-5a6fdcd2bdd7&quot;,&quot;itemData&quot;:{&quot;type&quot;:&quot;webpage&quot;,&quot;id&quot;:&quot;eeaeeb0e-8b0f-3cb7-bf6b-5a6fdcd2bdd7&quot;,&quot;title&quot;:&quot;Vicki Dobbs-Beck – Executive in Charge, ILMxLAB&quot;,&quot;author&quot;:[{&quot;family&quot;:&quot;Dobbs-Beck&quot;,&quot;given&quot;:&quot;Vicki&quot;,&quot;parse-names&quot;:false,&quot;dropping-particle&quot;:&quot;&quot;,&quot;non-dropping-particle&quot;:&quot;&quot;}],&quot;accessed&quot;:{&quot;date-parts&quot;:[[2025,9,22]]},&quot;URL&quot;:&quot;https://www.lucasfilm.com/leadership/vicki-dobbs-beck/&quot;,&quot;issued&quot;:{&quot;date-parts&quot;:[[2025,9,22]]},&quot;container-title-short&quot;:&quot;&quot;},&quot;isTemporary&quot;:false,&quot;suppress-author&quot;:false,&quot;composite&quot;:false,&quot;author-only&quot;:false}]},{&quot;citationID&quot;:&quot;MENDELEY_CITATION_151bb45a-de57-4a56-a375-eef6a46a2316&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&quot;,&quot;citationItems&quot;:[{&quot;id&quot;:&quot;c20aab61-b608-3c59-97f8-9ccf7e449617&quot;,&quot;itemData&quot;:{&quot;type&quot;:&quot;article-journal&quot;,&quot;id&quot;:&quot;c20aab61-b608-3c59-97f8-9ccf7e449617&quot;,&quot;title&quot;:&quot;Going Beyond the Ordinary — User Perceptions of the Impact of Multisensory Elements on Presence in Virtual Reality at the Royal Opera House&quot;,&quot;author&quot;:[{&quot;family&quot;:&quot;Woods&quot;,&quot;given&quot;:&quot;Andy T.&quot;,&quot;parse-names&quot;:false,&quot;dropping-particle&quot;:&quot;&quot;,&quot;non-dropping-particle&quot;:&quot;&quot;},{&quot;family&quot;:&quot;Levstek&quot;,&quot;given&quot;:&quot;Marusa&quot;,&quot;parse-names&quot;:false,&quot;dropping-particle&quot;:&quot;&quot;,&quot;non-dropping-particle&quot;:&quot;&quot;},{&quot;family&quot;:&quot;Moffatt&quot;,&quot;given&quot;:&quot;Jamie&quot;,&quot;parse-names&quot;:false,&quot;dropping-particle&quot;:&quot;&quot;,&quot;non-dropping-particle&quot;:&quot;&quot;},{&quot;family&quot;:&quot;Lycett&quot;,&quot;given&quot;:&quot;Mark&quot;,&quot;parse-names&quot;:false,&quot;dropping-particle&quot;:&quot;&quot;,&quot;non-dropping-particle&quot;:&quot;&quot;},{&quot;family&quot;:&quot;Whittaker&quot;,&quot;given&quot;:&quot;Laryssa&quot;,&quot;parse-names&quot;:false,&quot;dropping-particle&quot;:&quot;&quot;,&quot;non-dropping-particle&quot;:&quot;&quot;},{&quot;family&quot;:&quot;Dalton&quot;,&quot;given&quot;:&quot;Polly&quot;,&quot;parse-names&quot;:false,&quot;dropping-particle&quot;:&quot;&quot;,&quot;non-dropping-particle&quot;:&quot;&quot;}],&quot;container-title&quot;:&quot;Multisensory Research&quot;,&quot;DOI&quot;:&quot;10.1163/22134808-bja10141&quot;,&quot;ISSN&quot;:&quot;2213-4794&quot;,&quot;URL&quot;:&quot;https://brill.com/view/journals/msr/38/1-3/article-p1_2.xml&quot;,&quot;issued&quot;:{&quot;date-parts&quot;:[[2025,2,27]]},&quot;page&quot;:&quot;1-25&quot;,&quot;abstract&quot;:&quot;&lt;p&gt; This exploratory study investigates the relative impacts of incorporating additional sensory- and embodiment-enhancing elements into virtual reality (VR) experiences beyond standard headset features, including vibrating floors, blowing wind, accurately rendered hands, free-roam walking and seeing avatars of real people; the outcome is sometimes called a hyper-reality experience. After taking part in the &lt;italic&gt;Current Rising&lt;/italic&gt; immersive experience at the Royal Opera House, 726 participants completed a survey examining the different perceived impacts the various additional elements were thought to have on presence. Blowing wind and free-roam walking were thought to be most impactful on presence, followed by floor vibration (contrary to expectations), along with seeing avatars. Conversely, virtual hands were thought to exhibit the least influence, despite being rendered with greater detail and precision than those commonly found in standard VR applications. Past VR experience only minimally affected these reported impacts, suggesting that hyper-reality experiences introduce novel elements even to experienced users. By looking at the perceived impact on presence over a rich, holistic range of factors (multisensory elements, virtual bodies, prior experience and enjoyment) in a real-world cultural experience, these findings offer practical guidance for immersive experience designers and researchers to optimise presence. Future research should explore more nuanced assessments of presence and consider non-correlational experimental designs that mitigate various highlighted potential biases and confounding factors. &lt;/p&gt;&quot;,&quot;issue&quot;:&quot;1-3&quot;,&quot;volume&quot;:&quot;38&quot;,&quot;container-title-short&quot;:&quot;Multisens. Res.&quot;},&quot;isTemporary&quot;:false}]},{&quot;citationID&quot;:&quot;MENDELEY_CITATION_6a175427-dd9b-44d1-8b48-2635d7562c05&quot;,&quot;properties&quot;:{&quot;noteIndex&quot;:0},&quot;isEdited&quot;:false,&quot;manualOverride&quot;:{&quot;isManuallyOverridden&quot;:false,&quot;citeprocText&quot;:&quot;&lt;sup&gt;46&lt;/sup&gt;&quot;,&quot;manualOverrideText&quot;:&quot;&quot;},&quot;citationTag&quot;:&quot;MENDELEY_CITATION_v3_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&quot;,&quot;citationItems&quot;:[{&quot;id&quot;:&quot;46c34dfb-f184-3337-9e28-0fc697ad05c9&quot;,&quot;itemData&quot;:{&quot;type&quot;:&quot;article-journal&quot;,&quot;id&quot;:&quot;46c34dfb-f184-3337-9e28-0fc697ad05c9&quot;,&quot;title&quot;:&quot;Virtual reality, presence, and attitude change: Empirical evidence from tourism&quot;,&quot;author&quot;:[{&quot;family&quot;:&quot;Tussyadiah&quot;,&quot;given&quot;:&quot;Iis P.&quot;,&quot;parse-names&quot;:false,&quot;dropping-particle&quot;:&quot;&quot;,&quot;non-dropping-particle&quot;:&quot;&quot;},{&quot;family&quot;:&quot;Wang&quot;,&quot;given&quot;:&quot;Dan&quot;,&quot;parse-names&quot;:false,&quot;dropping-particle&quot;:&quot;&quot;,&quot;non-dropping-particle&quot;:&quot;&quot;},{&quot;family&quot;:&quot;Jung&quot;,&quot;given&quot;:&quot;Timothy H.&quot;,&quot;parse-names&quot;:false,&quot;dropping-particle&quot;:&quot;&quot;,&quot;non-dropping-particle&quot;:&quot;&quot;},{&quot;family&quot;:&quot;tom Dieck&quot;,&quot;given&quot;:&quot;M.Claudia&quot;,&quot;parse-names&quot;:false,&quot;dropping-particle&quot;:&quot;&quot;,&quot;non-dropping-particle&quot;:&quot;&quot;}],&quot;container-title&quot;:&quot;Tourism Management&quot;,&quot;DOI&quot;:&quot;10.1016/j.tourman.2017.12.003&quot;,&quot;ISSN&quot;:&quot;02615177&quot;,&quot;URL&quot;:&quot;https://linkinghub.elsevier.com/retrieve/pii/S0261517717302662&quot;,&quot;issued&quot;:{&quot;date-parts&quot;:[[2018,6]]},&quot;page&quot;:&quot;140-154&quot;,&quot;publisher&quot;:&quot;Elsevier&quot;,&quot;volume&quot;:&quot;66&quot;,&quot;container-title-short&quot;:&quot;Tour. Manag.&quot;},&quot;isTemporary&quot;:false}]},{&quot;citationID&quot;:&quot;MENDELEY_CITATION_fd5e4ce3-6de2-48e4-b38b-0ac0c1dd941b&quot;,&quot;properties&quot;:{&quot;noteIndex&quot;:0},&quot;isEdited&quot;:false,&quot;manualOverride&quot;:{&quot;isManuallyOverridden&quot;:false,&quot;citeprocText&quot;:&quot;&lt;sup&gt;47&lt;/sup&gt;&quot;,&quot;manualOverrideText&quot;:&quot;&quot;},&quot;citationTag&quot;:&quot;MENDELEY_CITATION_v3_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&quot;,&quot;citationItems&quot;:[{&quot;id&quot;:&quot;4f294860-591c-3427-b465-4630832a35d8&quot;,&quot;itemData&quot;:{&quot;type&quot;:&quot;article-journal&quot;,&quot;id&quot;:&quot;4f294860-591c-3427-b465-4630832a35d8&quot;,&quot;title&quot;:&quot;The impact of perception and presence on emotional reactions: a review of research in virtual reality&quot;,&quot;author&quot;:[{&quot;family&quot;:&quot;Diemer&quot;,&quot;given&quot;:&quot;Julia&quot;,&quot;parse-names&quot;:false,&quot;dropping-particle&quot;:&quot;&quot;,&quot;non-dropping-particle&quot;:&quot;&quot;},{&quot;family&quot;:&quot;Alpers&quot;,&quot;given&quot;:&quot;Georg W.&quot;,&quot;parse-names&quot;:false,&quot;dropping-particle&quot;:&quot;&quot;,&quot;non-dropping-particle&quot;:&quot;&quot;},{&quot;family&quot;:&quot;Peperkorn&quot;,&quot;given&quot;:&quot;Henrik M.&quot;,&quot;parse-names&quot;:false,&quot;dropping-particle&quot;:&quot;&quot;,&quot;non-dropping-particle&quot;:&quot;&quot;},{&quot;family&quot;:&quot;Shiban&quot;,&quot;given&quot;:&quot;Youssef&quot;,&quot;parse-names&quot;:false,&quot;dropping-particle&quot;:&quot;&quot;,&quot;non-dropping-particle&quot;:&quot;&quot;},{&quot;family&quot;:&quot;MÃ¼hlberger&quot;,&quot;given&quot;:&quot;Andreas&quot;,&quot;parse-names&quot;:false,&quot;dropping-particle&quot;:&quot;&quot;,&quot;non-dropping-particle&quot;:&quot;&quot;}],&quot;container-title&quot;:&quot;Frontiers in Psychology&quot;,&quot;DOI&quot;:&quot;10.3389/fpsyg.2015.00026&quot;,&quot;ISSN&quot;:&quot;1664-1078&quot;,&quot;URL&quot;:&quot;http://journal.frontiersin.org/article/10.3389/fpsyg.2015.00026/abstract&quot;,&quot;issued&quot;:{&quot;date-parts&quot;:[[2015,1,30]]},&quot;page&quot;:&quot;111605&quot;,&quot;volume&quot;:&quot;6&quot;,&quot;container-title-short&quot;:&quot;Front. Psychol.&quot;},&quot;isTemporary&quot;:false}]},{&quot;citationID&quot;:&quot;MENDELEY_CITATION_a6afbf51-f303-4df8-ac35-dc714f1daff3&quot;,&quot;properties&quot;:{&quot;noteIndex&quot;:0},&quot;isEdited&quot;:false,&quot;manualOverride&quot;:{&quot;isManuallyOverridden&quot;:false,&quot;citeprocText&quot;:&quot;&lt;sup&gt;48&lt;/sup&gt;&quot;,&quot;manualOverrideText&quot;:&quot;&quot;},&quot;citationTag&quot;:&quot;MENDELEY_CITATION_v3_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&quot;,&quot;citationItems&quot;:[{&quot;id&quot;:&quot;924dd2cf-5f9d-3214-b68b-7a5f403b0d83&quot;,&quot;itemData&quot;:{&quot;type&quot;:&quot;article-journal&quot;,&quot;id&quot;:&quot;924dd2cf-5f9d-3214-b68b-7a5f403b0d83&quot;,&quot;title&quot;:&quot;A generic quantitative relationship between quality of experience and quality of service&quot;,&quot;author&quot;:[{&quot;family&quot;:&quot;Fiedler&quot;,&quot;given&quot;:&quot;Markus&quot;,&quot;parse-names&quot;:false,&quot;dropping-particle&quot;:&quot;&quot;,&quot;non-dropping-particle&quot;:&quot;&quot;},{&quot;family&quot;:&quot;Hossfeld&quot;,&quot;given&quot;:&quot;Tobias&quot;,&quot;parse-names&quot;:false,&quot;dropping-particle&quot;:&quot;&quot;,&quot;non-dropping-particle&quot;:&quot;&quot;},{&quot;family&quot;:&quot;Tran-Gia&quot;,&quot;given&quot;:&quot;Phuoc&quot;,&quot;parse-names&quot;:false,&quot;dropping-particle&quot;:&quot;&quot;,&quot;non-dropping-particle&quot;:&quot;&quot;}],&quot;container-title&quot;:&quot;IEEE Network&quot;,&quot;DOI&quot;:&quot;10.1109/MNET.2010.5430142&quot;,&quot;ISSN&quot;:&quot;0890-8044&quot;,&quot;URL&quot;:&quot;http://ieeexplore.ieee.org/document/5430142/&quot;,&quot;issued&quot;:{&quot;date-parts&quot;:[[2010,3]]},&quot;page&quot;:&quot;36-41&quot;,&quot;abstract&quot;:&quot;Quality of experience ties together user perception, experience, and expectations to application and network performance, typically expressed by quality of service parameters. Quantitative relationships between QoE and QoS are required in order to be able to build effective QoE control mechanisms onto measurable QoS parameters. Against this background, this article proposes a generic formula in which QoE and QoS parameters are connected through an exponential relationship, called IQX hypothesis. The formula relates changes of QoE with respect to QoS to the current level of QoE, is simple to match, and its limit behaviors are straightforward to interpret. It validates the IQX hypothesis for streaming services, where QoE in terms of Mean Opinion Scores is expressed as functions of loss and reordering ratio, the latter of which is caused by jitter. For web surfing as the second application area, matchings provided by the IQX hypothesis are shown to outperform previously published logarithmic functions. We conclude that the IQX hypothesis is a strong candidate to be taken into account when deriving relationships between QoE and QoS parameters. © 2010 IEEE.&quot;,&quot;issue&quot;:&quot;2&quot;,&quot;volume&quot;:&quot;24&quot;,&quot;container-title-short&quot;:&quot;IEEE Netw.&quot;},&quot;isTemporary&quot;:false,&quot;suppress-author&quot;:false,&quot;composite&quot;:false,&quot;author-only&quot;:false}]},{&quot;citationID&quot;:&quot;MENDELEY_CITATION_56b6c3e3-e5bc-422f-8cd0-fb6b9812e9c5&quot;,&quot;properties&quot;:{&quot;noteIndex&quot;:0},&quot;isEdited&quot;:false,&quot;manualOverride&quot;:{&quot;isManuallyOverridden&quot;:false,&quot;citeprocText&quot;:&quot;&lt;sup&gt;48&lt;/sup&gt;&quot;,&quot;manualOverrideText&quot;:&quot;&quot;},&quot;citationTag&quot;:&quot;MENDELEY_CITATION_v3_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&quot;,&quot;citationItems&quot;:[{&quot;id&quot;:&quot;924dd2cf-5f9d-3214-b68b-7a5f403b0d83&quot;,&quot;itemData&quot;:{&quot;type&quot;:&quot;article-journal&quot;,&quot;id&quot;:&quot;924dd2cf-5f9d-3214-b68b-7a5f403b0d83&quot;,&quot;title&quot;:&quot;A generic quantitative relationship between quality of experience and quality of service&quot;,&quot;author&quot;:[{&quot;family&quot;:&quot;Fiedler&quot;,&quot;given&quot;:&quot;Markus&quot;,&quot;parse-names&quot;:false,&quot;dropping-particle&quot;:&quot;&quot;,&quot;non-dropping-particle&quot;:&quot;&quot;},{&quot;family&quot;:&quot;Hossfeld&quot;,&quot;given&quot;:&quot;Tobias&quot;,&quot;parse-names&quot;:false,&quot;dropping-particle&quot;:&quot;&quot;,&quot;non-dropping-particle&quot;:&quot;&quot;},{&quot;family&quot;:&quot;Tran-Gia&quot;,&quot;given&quot;:&quot;Phuoc&quot;,&quot;parse-names&quot;:false,&quot;dropping-particle&quot;:&quot;&quot;,&quot;non-dropping-particle&quot;:&quot;&quot;}],&quot;container-title&quot;:&quot;IEEE Network&quot;,&quot;DOI&quot;:&quot;10.1109/MNET.2010.5430142&quot;,&quot;ISSN&quot;:&quot;0890-8044&quot;,&quot;URL&quot;:&quot;http://ieeexplore.ieee.org/document/5430142/&quot;,&quot;issued&quot;:{&quot;date-parts&quot;:[[2010,3]]},&quot;page&quot;:&quot;36-41&quot;,&quot;abstract&quot;:&quot;Quality of experience ties together user perception, experience, and expectations to application and network performance, typically expressed by quality of service parameters. Quantitative relationships between QoE and QoS are required in order to be able to build effective QoE control mechanisms onto measurable QoS parameters. Against this background, this article proposes a generic formula in which QoE and QoS parameters are connected through an exponential relationship, called IQX hypothesis. The formula relates changes of QoE with respect to QoS to the current level of QoE, is simple to match, and its limit behaviors are straightforward to interpret. It validates the IQX hypothesis for streaming services, where QoE in terms of Mean Opinion Scores is expressed as functions of loss and reordering ratio, the latter of which is caused by jitter. For web surfing as the second application area, matchings provided by the IQX hypothesis are shown to outperform previously published logarithmic functions. We conclude that the IQX hypothesis is a strong candidate to be taken into account when deriving relationships between QoE and QoS parameters. © 2010 IEEE.&quot;,&quot;issue&quot;:&quot;2&quot;,&quot;volume&quot;:&quot;24&quot;,&quot;container-title-short&quot;:&quot;IEEE Netw.&quot;},&quot;isTemporary&quot;:false}]},{&quot;citationID&quot;:&quot;MENDELEY_CITATION_3a382fc8-0d74-49d3-9d00-f65f926425af&quot;,&quot;properties&quot;:{&quot;noteIndex&quot;:0},&quot;isEdited&quot;:false,&quot;manualOverride&quot;:{&quot;isManuallyOverridden&quot;:false,&quot;citeprocText&quot;:&quot;&lt;sup&gt;49–55&lt;/sup&gt;&quot;,&quot;manualOverrideText&quot;:&quot;&quot;},&quot;citationTag&quot;:&quot;MENDELEY_CITATION_v3_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&quot;,&quot;citationItems&quot;:[{&quot;id&quot;:&quot;123221f2-2b17-341b-bc69-245bada20d71&quot;,&quot;itemData&quot;:{&quot;type&quot;:&quot;paper-conference&quot;,&quot;id&quot;:&quot;123221f2-2b17-341b-bc69-245bada20d71&quot;,&quot;title&quot;:&quot;The Hierarchy of Latency&quot;,&quot;author&quot;:[{&quot;family&quot;:&quot;Shay&quot;,&quot;given&quot;:&quot;Greg&quot;,&quot;parse-names&quot;:false,&quot;dropping-particle&quot;:&quot;&quot;,&quot;non-dropping-particle&quot;:&quot;&quot;}],&quot;container-title&quot;:&quot;NAB Broadcast Engineering and Information Technology (BEIT) Conference&quot;,&quot;issued&quot;:{&quot;date-parts&quot;:[[2024,4,4]]},&quot;publisher-place&quot;:&quot;Washington&quot;,&quot;page&quot;:&quot;1-14&quot;,&quot;abstract&quot;:&quot;\&quot;Low Latency\&quot; is an overused term and hides important technology design concerns and constraints. To bring clarity to the design of modern digital audio, audio networks, and cloud computing, this paper defines and describes multiple aspects of the meaning of latency in the context of modern audio production, with example numerical values. A one-page chart is presented, visualizing the range and meaning of the Hierarch of Latency.&quot;,&quot;publisher&quot;:&quot;National Association of Broadcasters&quot;,&quot;container-title-short&quot;:&quot;&quot;},&quot;isTemporary&quot;:false},{&quot;id&quot;:&quot;91b0bcc7-81dc-373d-8a0d-4e21801e621f&quot;,&quot;itemData&quot;:{&quot;type&quot;:&quot;article&quot;,&quot;id&quot;:&quot;91b0bcc7-81dc-373d-8a0d-4e21801e621f&quot;,&quot;title&quot;:&quot;Latency and Cybersickness: Impact, Causes, and Measures. A Review&quot;,&quot;author&quot;:[{&quot;family&quot;:&quot;Stauffert&quot;,&quot;given&quot;:&quot;Jan Philipp&quot;,&quot;parse-names&quot;:false,&quot;dropping-particle&quot;:&quot;&quot;,&quot;non-dropping-particle&quot;:&quot;&quot;},{&quot;family&quot;:&quot;Niebling&quot;,&quot;given&quot;:&quot;Florian&quot;,&quot;parse-names&quot;:false,&quot;dropping-particle&quot;:&quot;&quot;,&quot;non-dropping-particle&quot;:&quot;&quot;},{&quot;family&quot;:&quot;Latoschik&quot;,&quot;given&quot;:&quot;Marc Erich&quot;,&quot;parse-names&quot;:false,&quot;dropping-particle&quot;:&quot;&quot;,&quot;non-dropping-particle&quot;:&quot;&quot;}],&quot;container-title&quot;:&quot;Frontiers in Virtual Reality&quot;,&quot;container-title-short&quot;:&quot;Front. Virtual Real.&quot;,&quot;DOI&quot;:&quot;10.3389/frvir.2020.582204&quot;,&quot;ISSN&quot;:&quot;26734192&quot;,&quot;issued&quot;:{&quot;date-parts&quot;:[[2020]]},&quot;abstract&quot;:&quot;Latency is a key characteristic inherent to any computer system. Motion-to-Photon (MTP) latency describes the time between the movement of a tracked object and its corresponding movement rendered and depicted by computer-generated images on a graphical output screen. High MTP latency can cause a loss of performance in interactive graphics applications and, even worse, can provoke cybersickness in Virtual Reality (VR) applications. Here, cybersickness can degrade VR experiences or may render the experiences completely unusable. It can confound research findings of an otherwise sound experiment. Latency as a contributing factor to cybersickness needs to be properly understood. Its effects need to be analyzed, its sources need to be identified, good measurement methods need to be developed, and proper counter measures need to be developed in order to reduce potentially harmful impacts of latency on the usability and safety of VR systems. Research shows that latency can exhibit intricate timing patterns with various spiking and periodic behavior. These timing behaviors may vary, yet most are found to provoke cybersickness. Overall, latency can differ drastically between different systems interfering with generalization of measurement results. This review article describes the causes and effects of latency with regard to cybersickness. We report on different existing approaches to measure and report latency. Hence, the article provides readers with the knowledge to understand and report latency for their own applications, evaluations, and experiments. It should also help to measure, identify, and finally control and counteract latency and hence gain confidence into the soundness of empirical data collected by VR exposures. Low latency increases the usability and safety of VR systems.&quot;,&quot;volume&quot;:&quot;1&quot;},&quot;isTemporary&quot;:false},{&quot;id&quot;:&quot;c0599348-1198-382b-b8fc-3267eb63bece&quot;,&quot;itemData&quot;:{&quot;type&quot;:&quot;webpage&quot;,&quot;id&quot;:&quot;c0599348-1198-382b-b8fc-3267eb63bece&quot;,&quot;title&quot;:&quot;John Carmack’s Latency mitigation strategies&quot;,&quot;author&quot;:[{&quot;family&quot;:&quot;Carmack&quot;,&quot;given&quot;:&quot;John&quot;,&quot;parse-names&quot;:false,&quot;dropping-particle&quot;:&quot;&quot;,&quot;non-dropping-particle&quot;:&quot;&quot;}],&quot;container-title&quot;:&quot;Twenty Milliseconds today.&quot;,&quot;issued&quot;:{&quot;date-parts&quot;:[[2013]]},&quot;abstract&quot;:&quot;Virtual reality (VR) is one of the most demanding human-in-the-loop applications from a latency standpoint. The latency between the physical movement of a user’s head and updated photons from a head mounted display reaching their eyes is one of the most critical factors in providing a high quality experience. Human sensory systems can detect very small relative delays in parts of the visual or, especially, audio fields, but when absolute delays are below approximately 20 milliseconds they are generally imperceptible. Interactive 3D systems today typically have latencies that are several times that figure, but alternate configurations of the same hardware components can allow that target to be reached. A discussion of the sources of latency throughout a system follows, along with techniques for reducing the latency in the processing done on the host system.&quot;,&quot;container-title-short&quot;:&quot;&quot;},&quot;isTemporary&quot;:false},{&quot;id&quot;:&quot;c23c64a1-9fc9-3067-9e51-a4608db00718&quot;,&quot;itemData&quot;:{&quot;type&quot;:&quot;paper-conference&quot;,&quot;id&quot;:&quot;c23c64a1-9fc9-3067-9e51-a4608db00718&quot;,&quot;title&quot;:&quot;System latency guidelines then and now – Is zero latency really considered necessary?&quot;,&quot;author&quot;:[{&quot;family&quot;:&quot;Attig&quot;,&quot;given&quot;:&quot;Christiane&quot;,&quot;parse-names&quot;:false,&quot;dropping-particle&quot;:&quot;&quot;,&quot;non-dropping-particle&quot;:&quot;&quot;},{&quot;family&quot;:&quot;Rauh&quot;,&quot;given&quot;:&quot;Nadine&quot;,&quot;parse-names&quot;:false,&quot;dropping-particle&quot;:&quot;&quot;,&quot;non-dropping-particle&quot;:&quot;&quot;},{&quot;family&quot;:&quot;Franke&quot;,&quot;given&quot;:&quot;Thomas&quot;,&quot;parse-names&quot;:false,&quot;dropping-particle&quot;:&quot;&quot;,&quot;non-dropping-particle&quot;:&quot;&quot;},{&quot;family&quot;:&quot;Krems&quot;,&quot;given&quot;:&quot;Josef F.&quot;,&quot;parse-names&quot;:false,&quot;dropping-particle&quot;:&quot;&quot;,&quot;non-dropping-particle&quot;:&quot;&quot;}],&quot;container-title&quot;:&quot;Lecture Notes in Computer Science (including subseries Lecture Notes in Artificial Intelligence and Lecture Notes in Bioinformatics)&quot;,&quot;DOI&quot;:&quot;10.1007/978-3-319-58475-1_1&quot;,&quot;ISSN&quot;:&quot;16113349&quot;,&quot;issued&quot;:{&quot;date-parts&quot;:[[2017]]},&quot;abstract&quot;:&quot;Latency or system response time (i.e., the delay between user input and system response) is a fundamental factor affecting human-computer interaction (HCI). If latency exceeds a critical threshold, user performance and experience get impaired. Therefore, several design guidelines giving recommendations on maximum latencies for an optimal user experience have been developed within the last five centuries. Concentrating on the lower boundary latencies, these guidelines are critically reviewed and contrasted with recent empirical findings. Results of the review reveal that latencies below 100 ms were seldom considered in guidelines so far even though smaller latencies have been shown to be perceivable to the user and impact user performance negatively. Thus, empirical evidence suggests a need for updated guidelines for designing latency in HCI.&quot;,&quot;volume&quot;:&quot;10276 LNAI&quot;,&quot;container-title-short&quot;:&quot;&quot;},&quot;isTemporary&quot;:false},{&quot;id&quot;:&quot;bf344673-0f18-3bc0-8b52-0c61df14cc68&quot;,&quot;itemData&quot;:{&quot;type&quot;:&quot;report&quot;,&quot;id&quot;:&quot;bf344673-0f18-3bc0-8b52-0c61df14cc68&quot;,&quot;title&quot;:&quot;Relative timing of sound and vision for broadcasting Series / Report number: ITU-R BT.1359-1&quot;,&quot;author&quot;:[{&quot;family&quot;:&quot;International Telecommunication Union&quot;,&quot;given&quot;:&quot;&quot;,&quot;parse-names&quot;:false,&quot;dropping-particle&quot;:&quot;&quot;,&quot;non-dropping-particle&quot;:&quot;&quot;}],&quot;accessed&quot;:{&quot;date-parts&quot;:[[2026,3,20]]},&quot;URL&quot;:&quot;https://www.itu.int/dms_pubrec/itu-r/rec/bt/R-REC-BT.1359-1-199811-I%21%21PDF-E.pdf&quot;,&quot;issued&quot;:{&quot;date-parts&quot;:[[1998]]},&quot;publisher-place&quot;:&quot;Geneva, Switzerland&quot;,&quot;container-title-short&quot;:&quot;&quot;},&quot;isTemporary&quot;:false},{&quot;id&quot;:&quot;db09606a-ba33-337c-b536-f3a4921b7499&quot;,&quot;itemData&quot;:{&quot;type&quot;:&quot;report&quot;,&quot;id&quot;:&quot;db09606a-ba33-337c-b536-f3a4921b7499&quot;,&quot;title&quot;:&quot;G.114: Mean one-way propagation time&quot;,&quot;author&quot;:[{&quot;family&quot;:&quot;CCITT&quot;,&quot;given&quot;:&quot;&quot;,&quot;parse-names&quot;:false,&quot;dropping-particle&quot;:&quot;&quot;,&quot;non-dropping-particle&quot;:&quot;&quot;}],&quot;issued&quot;:{&quot;date-parts&quot;:[[1988]]},&quot;publisher-place&quot;:&quot;Geneva&quot;,&quot;container-title-short&quot;:&quot;&quot;},&quot;isTemporary&quot;:false},{&quot;id&quot;:&quot;48d1da3b-12d5-3a6b-a5af-4658395698f2&quot;,&quot;itemData&quot;:{&quot;type&quot;:&quot;paper-conference&quot;,&quot;id&quot;:&quot;48d1da3b-12d5-3a6b-a5af-4658395698f2&quot;,&quot;title&quot;:&quot;The effects of latency on live sound monitoring&quot;,&quot;author&quot;:[{&quot;family&quot;:&quot;Lester&quot;,&quot;given&quot;:&quot;Michael&quot;,&quot;parse-names&quot;:false,&quot;dropping-particle&quot;:&quot;&quot;,&quot;non-dropping-particle&quot;:&quot;&quot;},{&quot;family&quot;:&quot;Boley&quot;,&quot;given&quot;:&quot;Jon&quot;,&quot;parse-names&quot;:false,&quot;dropping-particle&quot;:&quot;&quot;,&quot;non-dropping-particle&quot;:&quot;&quot;}],&quot;container-title&quot;:&quot;Audio Engineering Society - 123rd Audio Engineering Society Convention 2007&quot;,&quot;issued&quot;:{&quot;date-parts&quot;:[[2007]]},&quot;abstract&quot;:&quot;A subjective listening test was conducted to determine how objectionable various amounts of latency are for performers in live monitoring scenarios. Several popular instruments were used and the results of tests with wedge monitors are compared to those with in-ear monitors. It is shown that the audibility of latency is dependent on both the type of instrument and monitoring environment. This experiment shows that the acceptable amount of latency can range from 42ms to possibly less than 1.4ms under certain conditions. The differences in latency perception for each instrument are discussed. It is also shown that more latency is generally acceptable for wedge monitoring setups than for in-ear monitors.&quot;,&quot;volume&quot;:&quot;2&quot;,&quot;container-title-short&quot;:&quot;&quot;},&quot;isTemporary&quot;:false}]},{&quot;citationID&quot;:&quot;MENDELEY_CITATION_5e9c61b9-3412-495c-bb6c-f223f6b04c18&quot;,&quot;properties&quot;:{&quot;noteIndex&quot;:0},&quot;isEdited&quot;:false,&quot;manualOverride&quot;:{&quot;isManuallyOverridden&quot;:false,&quot;citeprocText&quot;:&quot;&lt;sup&gt;56,57&lt;/sup&gt;&quot;,&quot;manualOverrideText&quot;:&quot;&quot;},&quot;citationTag&quot;:&quot;MENDELEY_CITATION_v3_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&quot;,&quot;citationItems&quot;:[{&quot;id&quot;:&quot;e4a16184-48c9-3d83-96bb-21edb0de401e&quot;,&quot;itemData&quot;:{&quot;type&quot;:&quot;paper-conference&quot;,&quot;id&quot;:&quot;e4a16184-48c9-3d83-96bb-21edb0de401e&quot;,&quot;title&quot;:&quot;Latency of 30 ms benefits first person targeting tasks more than refresh rate above 60 Hz&quot;,&quot;author&quot;:[{&quot;family&quot;:&quot;Spjut&quot;,&quot;given&quot;:&quot;Josef&quot;,&quot;parse-names&quot;:false,&quot;dropping-particle&quot;:&quot;&quot;,&quot;non-dropping-particle&quot;:&quot;&quot;},{&quot;family&quot;:&quot;Boudaoud&quot;,&quot;given&quot;:&quot;Ben&quot;,&quot;parse-names&quot;:false,&quot;dropping-particle&quot;:&quot;&quot;,&quot;non-dropping-particle&quot;:&quot;&quot;},{&quot;family&quot;:&quot;Binaee&quot;,&quot;given&quot;:&quot;Kamran&quot;,&quot;parse-names&quot;:false,&quot;dropping-particle&quot;:&quot;&quot;,&quot;non-dropping-particle&quot;:&quot;&quot;},{&quot;family&quot;:&quot;Kim&quot;,&quot;given&quot;:&quot;Jonghyun&quot;,&quot;parse-names&quot;:false,&quot;dropping-particle&quot;:&quot;&quot;,&quot;non-dropping-particle&quot;:&quot;&quot;},{&quot;family&quot;:&quot;Majercik&quot;,&quot;given&quot;:&quot;Alexander&quot;,&quot;parse-names&quot;:false,&quot;dropping-particle&quot;:&quot;&quot;,&quot;non-dropping-particle&quot;:&quot;&quot;},{&quot;family&quot;:&quot;McGuire&quot;,&quot;given&quot;:&quot;Morgan&quot;,&quot;parse-names&quot;:false,&quot;dropping-particle&quot;:&quot;&quot;,&quot;non-dropping-particle&quot;:&quot;&quot;},{&quot;family&quot;:&quot;Luebke&quot;,&quot;given&quot;:&quot;David&quot;,&quot;parse-names&quot;:false,&quot;dropping-particle&quot;:&quot;&quot;,&quot;non-dropping-particle&quot;:&quot;&quot;},{&quot;family&quot;:&quot;Kim&quot;,&quot;given&quot;:&quot;Joohwan&quot;,&quot;parse-names&quot;:false,&quot;dropping-particle&quot;:&quot;&quot;,&quot;non-dropping-particle&quot;:&quot;&quot;}],&quot;container-title&quot;:&quot;SIGGRAPH Asia 2019 Technical Briefs, SA 2019&quot;,&quot;DOI&quot;:&quot;10.1145/3355088.3365170&quot;,&quot;issued&quot;:{&quot;date-parts&quot;:[[2019]]},&quot;abstract&quot;:&quot;In competitive sports, human performance makes the difference between who wins and loses. In some competitive video games (esports), response time is an essential factor of human performance. When the athlete’s equipment (computer, input and output device) responds with lower latency, it provides a measurable advantage. In this study, we isolate latency and refresh rate by artificially increasing latency when operating at high refresh rates. Eight skilled esports athletes then perform gaming-inspired first person targeting tasks under varying conditions of refresh rate and latency, completing the tasks as quickly as possible. We show that reduced latency has a clear benefit in task completion time while increased refresh rate has relatively minor effects on performance when the inherent latency reduction present at high refresh rates is removed. Additionally, for certain tracking tasks, there is a small, but marginally significant effect from high refresh rates alone.&quot;,&quot;container-title-short&quot;:&quot;&quot;},&quot;isTemporary&quot;:false},{&quot;id&quot;:&quot;231666b2-578c-3899-ac8d-3d594856e407&quot;,&quot;itemData&quot;:{&quot;type&quot;:&quot;paper-conference&quot;,&quot;id&quot;:&quot;231666b2-578c-3899-ac8d-3d594856e407&quot;,&quot;title&quot;:&quot;Lower is better? The effects of local latencies on competitive first-person shooter game players&quot;,&quot;author&quot;:[{&quot;family&quot;:&quot;Liu&quot;,&quot;given&quot;:&quot;Shengmei&quot;,&quot;parse-names&quot;:false,&quot;dropping-particle&quot;:&quot;&quot;,&quot;non-dropping-particle&quot;:&quot;&quot;},{&quot;family&quot;:&quot;Claypool&quot;,&quot;given&quot;:&quot;Mark&quot;,&quot;parse-names&quot;:false,&quot;dropping-particle&quot;:&quot;&quot;,&quot;non-dropping-particle&quot;:&quot;&quot;},{&quot;family&quot;:&quot;Kuwahara&quot;,&quot;given&quot;:&quot;Atsuo&quot;,&quot;parse-names&quot;:false,&quot;dropping-particle&quot;:&quot;&quot;,&quot;non-dropping-particle&quot;:&quot;&quot;},{&quot;family&quot;:&quot;Scovell&quot;,&quot;given&quot;:&quot;James&quot;,&quot;parse-names&quot;:false,&quot;dropping-particle&quot;:&quot;&quot;,&quot;non-dropping-particle&quot;:&quot;&quot;},{&quot;family&quot;:&quot;Sherman&quot;,&quot;given&quot;:&quot;Jamie&quot;,&quot;parse-names&quot;:false,&quot;dropping-particle&quot;:&quot;&quot;,&quot;non-dropping-particle&quot;:&quot;&quot;}],&quot;container-title&quot;:&quot;Conference on Human Factors in Computing Systems - Proceedings&quot;,&quot;DOI&quot;:&quot;10.1145/3411764.3445245&quot;,&quot;issued&quot;:{&quot;date-parts&quot;:[[2021]]},&quot;abstract&quot;:&quot;Video game play is among the most popular forms of entertainment in the world and eSports is a multi-billion dollar industry. Esports gamers, and competitive gamers more broadly, want fast game systems to maximize their chances of winning. In general, the faster the game system, the lower the latency between a player's action and the intended outcome. But how much small reductions in local latencies benefit competitive players is not known. This paper presents results from a 43-person user study that evaluates the impact of system latencies for high-end gaming systems (below 125 ms) on experienced Counter-strike: Global Offensive (CS:GO) players. Analysis of the results show pronounced benefits to CS:GO player performance (accuracy and score) for even small reductions in latency, with subjective opinions on Quality of Experience following suit.&quot;,&quot;container-title-short&quot;:&quot;&quot;},&quot;isTemporary&quot;:false}]},{&quot;citationID&quot;:&quot;MENDELEY_CITATION_91abde23-f99e-4f4c-a01c-b65f712772ec&quot;,&quot;properties&quot;:{&quot;noteIndex&quot;:0},&quot;isEdited&quot;:false,&quot;manualOverride&quot;:{&quot;isManuallyOverridden&quot;:false,&quot;citeprocText&quot;:&quot;&lt;sup&gt;58&lt;/sup&gt;&quot;,&quot;manualOverrideText&quot;:&quot;&quot;},&quot;citationTag&quot;:&quot;MENDELEY_CITATION_v3_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&quot;,&quot;citationItems&quot;:[{&quot;id&quot;:&quot;0564ac02-42ba-3871-ad9c-825aea70193b&quot;,&quot;itemData&quot;:{&quot;type&quot;:&quot;article-journal&quot;,&quot;id&quot;:&quot;0564ac02-42ba-3871-ad9c-825aea70193b&quot;,&quot;title&quot;:&quot;Effect of Network Latency on Interactive Musical Performance&quot;,&quot;author&quot;:[{&quot;family&quot;:&quot;Bartlette&quot;,&quot;given&quot;:&quot;Christopher&quot;,&quot;parse-names&quot;:false,&quot;dropping-particle&quot;:&quot;&quot;,&quot;non-dropping-particle&quot;:&quot;&quot;},{&quot;family&quot;:&quot;Headlam&quot;,&quot;given&quot;:&quot;Dave&quot;,&quot;parse-names&quot;:false,&quot;dropping-particle&quot;:&quot;&quot;,&quot;non-dropping-particle&quot;:&quot;&quot;},{&quot;family&quot;:&quot;Bocko&quot;,&quot;given&quot;:&quot;Mark&quot;,&quot;parse-names&quot;:false,&quot;dropping-particle&quot;:&quot;&quot;,&quot;non-dropping-particle&quot;:&quot;&quot;},{&quot;family&quot;:&quot;Velikic&quot;,&quot;given&quot;:&quot;Gordana&quot;,&quot;parse-names&quot;:false,&quot;dropping-particle&quot;:&quot;&quot;,&quot;non-dropping-particle&quot;:&quot;&quot;}],&quot;container-title&quot;:&quot;Music Perception&quot;,&quot;DOI&quot;:&quot;10.1525/mp.2006.24.1.49&quot;,&quot;ISSN&quot;:&quot;0730-7829&quot;,&quot;URL&quot;:&quot;https://online.ucpress.edu/mp/article/24/1/49/62315/Effect-of-Network-Latency-on-Interactive-Musical&quot;,&quot;issued&quot;:{&quot;date-parts&quot;:[[2006,9,1]]},&quot;page&quot;:&quot;49-62&quot;,&quot;abstract&quot;:&quot;&lt;p&gt;We investigate the effects of different levels of delay (or latency) on the coordination, pace and timing regularity of musicians who are in remote locationsâ&amp;amp;#x80;&amp;amp;#x94;a situation encountered in an interactive network performance. Two pairs of musicians performed two Mozart duets while isolated visually and connected through microphones and headphones. Different levels of latency (0, 20, 40, 50, 80, 100, 120, 150, and 200 ms) were introduced into the performing environment (musicians heard themselves in real time and only the other part delayed); the musicians performed the duets under these conditions and rated their musicality and level of interactivity. Although the musicians chose different strategies to handle the latency, which resulted in different levels of success in maintaining coordination, pacing and regularity, both duets were strongly affected by latency at and above 100 ms. At these levels, the musicians rated the performances as neither musical nor interactive, and they reported that they played as individuals and listened less and less to one another.&lt;/p&gt;&quot;,&quot;issue&quot;:&quot;1&quot;,&quot;volume&quot;:&quot;24&quot;,&quot;container-title-short&quot;:&quot;Music Percept.&quot;},&quot;isTemporary&quot;:false,&quot;suppress-author&quot;:false,&quot;composite&quot;:false,&quot;author-only&quot;:false}]},{&quot;citationID&quot;:&quot;MENDELEY_CITATION_3e0081be-a085-4f5a-bf78-77e99a4b7ebb&quot;,&quot;properties&quot;:{&quot;noteIndex&quot;:0},&quot;isEdited&quot;:false,&quot;manualOverride&quot;:{&quot;isManuallyOverridden&quot;:false,&quot;citeprocText&quot;:&quot;&lt;sup&gt;59&lt;/sup&gt;&quot;,&quot;manualOverrideText&quot;:&quot;&quot;},&quot;citationTag&quot;:&quot;MENDELEY_CITATION_v3_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&quot;,&quot;citationItems&quot;:[{&quot;id&quot;:&quot;e1187928-8d60-38f5-9e8f-c14c9ad34e48&quot;,&quot;itemData&quot;:{&quot;type&quot;:&quot;article-journal&quot;,&quot;id&quot;:&quot;e1187928-8d60-38f5-9e8f-c14c9ad34e48&quot;,&quot;title&quot;:&quot;Fundamentals and Principles of Musical Telepresence&quot;,&quot;author&quot;:[{&quot;family&quot;:&quot;Carôt&quot;,&quot;given&quot;:&quot;Alexander&quot;,&quot;parse-names&quot;:false,&quot;dropping-particle&quot;:&quot;&quot;,&quot;non-dropping-particle&quot;:&quot;&quot;},{&quot;family&quot;:&quot;Werner&quot;,&quot;given&quot;:&quot;Christian&quot;,&quot;parse-names&quot;:false,&quot;dropping-particle&quot;:&quot;&quot;,&quot;non-dropping-particle&quot;:&quot;&quot;}],&quot;container-title&quot;:&quot;Journal of Science and Technology of the Arts&quot;,&quot;DOI&quot;:&quot;10.7559/citarj.v1i1.6&quot;,&quot;ISSN&quot;:&quot;1646-9798&quot;,&quot;issued&quot;:{&quot;date-parts&quot;:[[2009]]},&quot;abstract&quot;:&quot;The idea of playing livemusic with someone abroad represents a major challenge for musicians and sound engineers likewise. Cognitive, technical and purely musical aspects make high demands on a network music performance that should fulfill conditions of a realistic rehearsing scenarios in the same room. In turn the idea of a network music performance has generally been considered as an impracticable application. However, a precise and comprehensive analysis has so far not been published, which equally covers technical, cognitive aspects and their inter- dependencies equally. In order to give a final and valid statement about the feasibility of distributed real time music we take any of such relevant aspect into consideration and explain it accordingly to the reader. Finally we conclude that in recent wide area networks remote music sessions are possible as- suming an awareness of latency conditions and ap- propriate interaction categories.&quot;,&quot;issue&quot;:&quot;1&quot;,&quot;volume&quot;:&quot;1&quot;,&quot;container-title-short&quot;:&quot;&quot;},&quot;isTemporary&quot;:false,&quot;suppress-author&quot;:false,&quot;composite&quot;:false,&quot;author-only&quot;:false}]},{&quot;citationID&quot;:&quot;MENDELEY_CITATION_02f220eb-1a05-4448-8673-e249624353ad&quot;,&quot;properties&quot;:{&quot;noteIndex&quot;:0},&quot;isEdited&quot;:false,&quot;manualOverride&quot;:{&quot;isManuallyOverridden&quot;:false,&quot;citeprocText&quot;:&quot;&lt;sup&gt;49&lt;/sup&gt;&quot;,&quot;manualOverrideText&quot;:&quot;&quot;},&quot;citationTag&quot;:&quot;MENDELEY_CITATION_v3_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&quot;,&quot;citationItems&quot;:[{&quot;id&quot;:&quot;123221f2-2b17-341b-bc69-245bada20d71&quot;,&quot;itemData&quot;:{&quot;type&quot;:&quot;paper-conference&quot;,&quot;id&quot;:&quot;123221f2-2b17-341b-bc69-245bada20d71&quot;,&quot;title&quot;:&quot;The Hierarchy of Latency&quot;,&quot;author&quot;:[{&quot;family&quot;:&quot;Shay&quot;,&quot;given&quot;:&quot;Greg&quot;,&quot;parse-names&quot;:false,&quot;dropping-particle&quot;:&quot;&quot;,&quot;non-dropping-particle&quot;:&quot;&quot;}],&quot;container-title&quot;:&quot;NAB Broadcast Engineering and Information Technology (BEIT) Conference&quot;,&quot;issued&quot;:{&quot;date-parts&quot;:[[2024,4,4]]},&quot;publisher-place&quot;:&quot;Washington&quot;,&quot;page&quot;:&quot;1-14&quot;,&quot;abstract&quot;:&quot;\&quot;Low Latency\&quot; is an overused term and hides important technology design concerns and constraints. To bring clarity to the design of modern digital audio, audio networks, and cloud computing, this paper defines and describes multiple aspects of the meaning of latency in the context of modern audio production, with example numerical values. A one-page chart is presented, visualizing the range and meaning of the Hierarch of Latency.&quot;,&quot;publisher&quot;:&quot;National Association of Broadcasters&quot;,&quot;container-title-short&quot;:&quot;&quot;},&quot;isTemporary&quot;:false}]},{&quot;citationID&quot;:&quot;MENDELEY_CITATION_59d38a6b-c009-4153-bd3d-681d51cd82cb&quot;,&quot;properties&quot;:{&quot;noteIndex&quot;:0},&quot;isEdited&quot;:false,&quot;manualOverride&quot;:{&quot;isManuallyOverridden&quot;:false,&quot;citeprocText&quot;:&quot;&lt;sup&gt;60&lt;/sup&gt;&quot;,&quot;manualOverrideText&quot;:&quot;&quot;},&quot;citationTag&quot;:&quot;MENDELEY_CITATION_v3_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&quot;,&quot;citationItems&quot;:[{&quot;id&quot;:&quot;8353fe34-6ff9-3457-8b99-e572e90f50ab&quot;,&quot;itemData&quot;:{&quot;type&quot;:&quot;book&quot;,&quot;id&quot;:&quot;8353fe34-6ff9-3457-8b99-e572e90f50ab&quot;,&quot;title&quot;:&quot;The Youngs: The Brothers Who Built AC/DC&quot;,&quot;author&quot;:[{&quot;family&quot;:&quot;Fink&quot;,&quot;given&quot;:&quot;Jesse&quot;,&quot;parse-names&quot;:false,&quot;dropping-particle&quot;:&quot;&quot;,&quot;non-dropping-particle&quot;:&quot;&quot;}],&quot;issued&quot;:{&quot;date-parts&quot;:[[2013]]},&quot;publisher-place&quot;:&quot;Sydney&quot;,&quot;publisher&quot;:&quot;Random House Australia&quot;,&quot;container-title-short&quot;:&quot;&quot;},&quot;isTemporary&quot;:false,&quot;suppress-author&quot;:false,&quot;composite&quot;:false,&quot;author-only&quot;:false}]},{&quot;citationID&quot;:&quot;MENDELEY_CITATION_1d9266cd-b66a-4027-bcb7-b2eec2a84c5c&quot;,&quot;properties&quot;:{&quot;noteIndex&quot;:0},&quot;isEdited&quot;:false,&quot;manualOverride&quot;:{&quot;isManuallyOverridden&quot;:false,&quot;citeprocText&quot;:&quot;&lt;sup&gt;53&lt;/sup&gt;&quot;,&quot;manualOverrideText&quot;:&quot;&quot;},&quot;citationTag&quot;:&quot;MENDELEY_CITATION_v3_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&quot;,&quot;citationItems&quot;:[{&quot;id&quot;:&quot;bf344673-0f18-3bc0-8b52-0c61df14cc68&quot;,&quot;itemData&quot;:{&quot;type&quot;:&quot;report&quot;,&quot;id&quot;:&quot;bf344673-0f18-3bc0-8b52-0c61df14cc68&quot;,&quot;title&quot;:&quot;Relative timing of sound and vision for broadcasting Series / Report number: ITU-R BT.1359-1&quot;,&quot;author&quot;:[{&quot;family&quot;:&quot;International Telecommunication Union&quot;,&quot;given&quot;:&quot;&quot;,&quot;parse-names&quot;:false,&quot;dropping-particle&quot;:&quot;&quot;,&quot;non-dropping-particle&quot;:&quot;&quot;}],&quot;accessed&quot;:{&quot;date-parts&quot;:[[2026,3,20]]},&quot;URL&quot;:&quot;https://www.itu.int/dms_pubrec/itu-r/rec/bt/R-REC-BT.1359-1-199811-I%21%21PDF-E.pdf&quot;,&quot;issued&quot;:{&quot;date-parts&quot;:[[1998]]},&quot;publisher-place&quot;:&quot;Geneva, Switzerland&quot;,&quot;container-title-short&quot;:&quot;&quot;},&quot;isTemporary&quot;:false}]},{&quot;citationID&quot;:&quot;MENDELEY_CITATION_ce57548a-8767-4391-b15d-a796ecb9ec81&quot;,&quot;properties&quot;:{&quot;noteIndex&quot;:0},&quot;isEdited&quot;:false,&quot;manualOverride&quot;:{&quot;isManuallyOverridden&quot;:false,&quot;citeprocText&quot;:&quot;&lt;sup&gt;61&lt;/sup&gt;&quot;,&quot;manualOverrideText&quot;:&quot;&quot;},&quot;citationTag&quot;:&quot;MENDELEY_CITATION_v3_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&quot;,&quot;citationItems&quot;:[{&quot;id&quot;:&quot;d514dd56-224b-3080-9139-b7e38dfd4029&quot;,&quot;itemData&quot;:{&quot;type&quot;:&quot;paper-conference&quot;,&quot;id&quot;:&quot;d514dd56-224b-3080-9139-b7e38dfd4029&quot;,&quot;title&quot;:&quot;Speed of sound measurements in humid air using an ultrasonic flow meter&quot;,&quot;author&quot;:[{&quot;family&quot;:&quot;Löfqvist&quot;,&quot;given&quot;:&quot;Torbjörn&quot;,&quot;parse-names&quot;:false,&quot;dropping-particle&quot;:&quot;&quot;,&quot;non-dropping-particle&quot;:&quot;&quot;},{&quot;family&quot;:&quot;Sokas&quot;,&quot;given&quot;:&quot;Kęstutis&quot;,&quot;parse-names&quot;:false,&quot;dropping-particle&quot;:&quot;&quot;,&quot;non-dropping-particle&quot;:&quot;&quot;},{&quot;family&quot;:&quot;Delsing&quot;,&quot;given&quot;:&quot;Jerker&quot;,&quot;parse-names&quot;:false,&quot;dropping-particle&quot;:&quot;&quot;,&quot;non-dropping-particle&quot;:&quot;&quot;}],&quot;container-title&quot;:&quot;IMEKO World Congress 2003: Metrology in the 3rd Millenium&quot;,&quot;issued&quot;:{&quot;date-parts&quot;:[[2003,6,22]]},&quot;publisher-place&quot;:&quot;Dubrovnik, Croatia&quot;,&quot;page&quot;:&quot;1650-1653&quot;,&quot;abstract&quot;:&quot;This paper presents results from experiments using an ultrasonic gas flow meter measuring the speed of sound in air at varying air velocities, humidities and temperatures. The meter utilises the sing-around technique. The transducers in the meter are silicon-based ultrasonic transducers with a centre frequency of 800 kHz. In order to investigate the performance of the flow meter it was tested in a novel gas flow facility connected to a calibration facility for flow meters used for liquids. The Reynolds' numbers for the investigated flow velocities ranged from 0 to 3,2·10 4 , the relative humidity varied from 40% to 80% RH and the temperature varied from 20°C to 46°C. It was found that the experimentally measured speed of sound corresponded well with the speed of sound obtained from theory. It is also concluded that the flow meter could potentially be used in determining the relative humidity in flowing air at atmospheric pressures using speed of sound and temperature measurements.&quot;,&quot;container-title-short&quot;:&quot;&quot;},&quot;isTemporary&quot;:false,&quot;suppress-author&quot;:false,&quot;composite&quot;:false,&quot;author-only&quot;:false}]},{&quot;citationID&quot;:&quot;MENDELEY_CITATION_f47135d8-cd3a-44b6-b3b1-33480b562ff0&quot;,&quot;properties&quot;:{&quot;noteIndex&quot;:0},&quot;isEdited&quot;:false,&quot;manualOverride&quot;:{&quot;isManuallyOverridden&quot;:false,&quot;citeprocText&quot;:&quot;&lt;sup&gt;55,62&lt;/sup&gt;&quot;,&quot;manualOverrideText&quot;:&quot;&quot;},&quot;citationTag&quot;:&quot;MENDELEY_CITATION_v3_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&quot;,&quot;citationItems&quot;:[{&quot;id&quot;:&quot;48d1da3b-12d5-3a6b-a5af-4658395698f2&quot;,&quot;itemData&quot;:{&quot;type&quot;:&quot;paper-conference&quot;,&quot;id&quot;:&quot;48d1da3b-12d5-3a6b-a5af-4658395698f2&quot;,&quot;title&quot;:&quot;The effects of latency on live sound monitoring&quot;,&quot;author&quot;:[{&quot;family&quot;:&quot;Lester&quot;,&quot;given&quot;:&quot;Michael&quot;,&quot;parse-names&quot;:false,&quot;dropping-particle&quot;:&quot;&quot;,&quot;non-dropping-particle&quot;:&quot;&quot;},{&quot;family&quot;:&quot;Boley&quot;,&quot;given&quot;:&quot;Jon&quot;,&quot;parse-names&quot;:false,&quot;dropping-particle&quot;:&quot;&quot;,&quot;non-dropping-particle&quot;:&quot;&quot;}],&quot;container-title&quot;:&quot;Audio Engineering Society - 123rd Audio Engineering Society Convention 2007&quot;,&quot;issued&quot;:{&quot;date-parts&quot;:[[2007]]},&quot;abstract&quot;:&quot;A subjective listening test was conducted to determine how objectionable various amounts of latency are for performers in live monitoring scenarios. Several popular instruments were used and the results of tests with wedge monitors are compared to those with in-ear monitors. It is shown that the audibility of latency is dependent on both the type of instrument and monitoring environment. This experiment shows that the acceptable amount of latency can range from 42ms to possibly less than 1.4ms under certain conditions. The differences in latency perception for each instrument are discussed. It is also shown that more latency is generally acceptable for wedge monitoring setups than for in-ear monitors.&quot;,&quot;volume&quot;:&quot;2&quot;,&quot;container-title-short&quot;:&quot;&quot;},&quot;isTemporary&quot;:false,&quot;suppress-author&quot;:false,&quot;composite&quot;:false,&quot;author-only&quot;:false},{&quot;id&quot;:&quot;ee9b5b33-f572-32f1-80ef-c409024f2c86&quot;,&quot;itemData&quot;:{&quot;type&quot;:&quot;report&quot;,&quot;id&quot;:&quot;ee9b5b33-f572-32f1-80ef-c409024f2c86&quot;,&quot;title&quot;:&quot;Understanding and managing sound exposure and noise pollution at outdoor events&quot;,&quot;author&quot;:[{&quot;family&quot;:&quot;Audio Engineering Society&quot;,&quot;given&quot;:&quot;&quot;,&quot;parse-names&quot;:false,&quot;dropping-particle&quot;:&quot;&quot;,&quot;non-dropping-particle&quot;:&quot;&quot;}],&quot;issued&quot;:{&quot;date-parts&quot;:[[2020]]},&quot;container-title-short&quot;:&quot;&quot;},&quot;isTemporary&quot;:false}]},{&quot;citationID&quot;:&quot;MENDELEY_CITATION_0f230ce4-74c0-42ad-a2de-f7d0381b39b4&quot;,&quot;properties&quot;:{&quot;noteIndex&quot;:0},&quot;isEdited&quot;:false,&quot;manualOverride&quot;:{&quot;isManuallyOverridden&quot;:false,&quot;citeprocText&quot;:&quot;&lt;sup&gt;63&lt;/sup&gt;&quot;,&quot;manualOverrideText&quot;:&quot;&quot;},&quot;citationTag&quot;:&quot;MENDELEY_CITATION_v3_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&quot;,&quot;citationItems&quot;:[{&quot;id&quot;:&quot;e357b414-9ead-361e-af37-8786a83ee0bf&quot;,&quot;itemData&quot;:{&quot;type&quot;:&quot;article-journal&quot;,&quot;id&quot;:&quot;e357b414-9ead-361e-af37-8786a83ee0bf&quot;,&quot;title&quot;:&quot;Binding of sights and sounds: Age-related changes in multisensory temporal processing&quot;,&quot;author&quot;:[{&quot;family&quot;:&quot;Hillock&quot;,&quot;given&quot;:&quot;Andrea R.&quot;,&quot;parse-names&quot;:false,&quot;dropping-particle&quot;:&quot;&quot;,&quot;non-dropping-particle&quot;:&quot;&quot;},{&quot;family&quot;:&quot;Powers&quot;,&quot;given&quot;:&quot;Albert R.&quot;,&quot;parse-names&quot;:false,&quot;dropping-particle&quot;:&quot;&quot;,&quot;non-dropping-particle&quot;:&quot;&quot;},{&quot;family&quot;:&quot;Wallace&quot;,&quot;given&quot;:&quot;Mark T.&quot;,&quot;parse-names&quot;:false,&quot;dropping-particle&quot;:&quot;&quot;,&quot;non-dropping-particle&quot;:&quot;&quot;}],&quot;container-title&quot;:&quot;Neuropsychologia&quot;,&quot;DOI&quot;:&quot;10.1016/j.neuropsychologia.2010.11.041&quot;,&quot;ISSN&quot;:&quot;00283932&quot;,&quot;URL&quot;:&quot;https://linkinghub.elsevier.com/retrieve/pii/S002839321000521X&quot;,&quot;issued&quot;:{&quot;date-parts&quot;:[[2011,2]]},&quot;page&quot;:&quot;461-467&quot;,&quot;abstract&quot;:&quot;We live in a multisensory world and one of the challenges the brain is faced with is deciding what information belongs together. Our ability to make assumptions about the relatedness of multisensory stimuli is partly based on their temporal and spatial relationships. Stimuli that are proximal in time and space are likely to be bound together by the brain and ascribed to a common external event. Using this framework we can describe multisensory processes in the context of spatial and temporal filters or windows that compute the probability of the relatedness of stimuli. Whereas numerous studies have examined the characteristics of these multisensory filters in adults and discrepancies in window size have been reported between infants and adults, virtually nothing is known about multisensory temporal processing in childhood. To examine this, we compared the ability of 10 and 11 year olds and adults to detect audiovisual temporal asynchrony. Findings revealed striking and asymmetric age-related differences. Whereas children were able to identify asynchrony as readily as adults when visual stimuli preceded auditory cues, significant group differences were identified at moderately long stimulus onset asynchronies (150-350. ms) where the auditory stimulus was first. Results suggest that changes in audiovisual temporal perception extend beyond the first decade of life. In addition to furthering our understanding of basic multisensory developmental processes, these findings have implications on disorders (e.g., autism, dyslexia) in which emerging evidence suggests alterations in multisensory temporal function. © 2010 Elsevier Ltd.&quot;,&quot;issue&quot;:&quot;3&quot;,&quot;volume&quot;:&quot;49&quot;,&quot;container-title-short&quot;:&quot;Neuropsychologia&quot;},&quot;isTemporary&quot;:false}]},{&quot;citationID&quot;:&quot;MENDELEY_CITATION_04e698c8-a0a4-4889-a030-8caa457fdd27&quot;,&quot;properties&quot;:{&quot;noteIndex&quot;:0},&quot;isEdited&quot;:false,&quot;manualOverride&quot;:{&quot;isManuallyOverridden&quot;:false,&quot;citeprocText&quot;:&quot;&lt;sup&gt;64&lt;/sup&gt;&quot;,&quot;manualOverrideText&quot;:&quot;&quot;},&quot;citationTag&quot;:&quot;MENDELEY_CITATION_v3_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&quot;,&quot;citationItems&quot;:[{&quot;id&quot;:&quot;28b38554-1d04-3703-9b75-9182b6afca60&quot;,&quot;itemData&quot;:{&quot;type&quot;:&quot;article-journal&quot;,&quot;id&quot;:&quot;28b38554-1d04-3703-9b75-9182b6afca60&quot;,&quot;title&quot;:&quot;Multisensory integration and ADHD-like traits: Evidence for an abnormal temporal integration window in ADHD&quot;,&quot;author&quot;:[{&quot;family&quot;:&quot;Panagiotidi&quot;,&quot;given&quot;:&quot;Maria&quot;,&quot;parse-names&quot;:false,&quot;dropping-particle&quot;:&quot;&quot;,&quot;non-dropping-particle&quot;:&quot;&quot;},{&quot;family&quot;:&quot;Overton&quot;,&quot;given&quot;:&quot;Paul G.&quot;,&quot;parse-names&quot;:false,&quot;dropping-particle&quot;:&quot;&quot;,&quot;non-dropping-particle&quot;:&quot;&quot;},{&quot;family&quot;:&quot;Stafford&quot;,&quot;given&quot;:&quot;Tom&quot;,&quot;parse-names&quot;:false,&quot;dropping-particle&quot;:&quot;&quot;,&quot;non-dropping-particle&quot;:&quot;&quot;}],&quot;container-title&quot;:&quot;Acta Psychologica&quot;,&quot;DOI&quot;:&quot;10.1016/j.actpsy.2017.10.001&quot;,&quot;ISSN&quot;:&quot;00016918&quot;,&quot;issued&quot;:{&quot;date-parts&quot;:[[2017]]},&quot;abstract&quot;:&quot;Abnormalities in multimodal processing have been found in many developmental disorders such as autism and dyslexia. However, surprisingly little empirical work has been conducted to test the integrity of multisensory integration in Attention Deficit Hyperactivity Disorder (ADHD). The main aim of the present study was to examine links between symptoms of ADHD (as measured using a self-report scale in a healthy adult population) and the temporal aspects of multisensory processing. More specifically, a Simultaneity Judgement (SJ) and a Temporal Order Judgement (TOJ) task were used in participants with low and high levels of ADHD-like traits to measure the temporal integration window and Just-Noticeable Difference (JND) (respectively) between the timing of an auditory beep and a visual pattern presented over a broad range of stimulus onset asynchronies. The Point of Subjective Similarity (PSS) was also measured in both cases. In the SJ task, participants with high levels of ADHD-like traits considered significantly fewer stimuli to be simultaneous than participants with high levels of ADHD-like traits, and the former were found to have significantly smaller temporal windows of integration (although no difference was found in the PSS in the SJ or TOJ tasks, or the JND in the latter). This is the first study to identify an abnormal temporal integration window in individuals with ADHD-like traits. Perceived temporal misalignment of two or more modalities can lead to distractibility (e.g., when the stimulus components from different modalities occur separated by too large of a temporal gap). Hence, an abnormality in the perception of simultaneity could lead to the increased distractibility seen in ADHD.&quot;,&quot;volume&quot;:&quot;181&quot;,&quot;container-title-short&quot;:&quot;Acta Psychol. (Amst).&quot;},&quot;isTemporary&quot;:false,&quot;suppress-author&quot;:false,&quot;composite&quot;:false,&quot;author-only&quot;:false}]},{&quot;citationID&quot;:&quot;MENDELEY_CITATION_7bb9b557-867b-48c1-9ceb-1eaafdad09b8&quot;,&quot;properties&quot;:{&quot;noteIndex&quot;:0},&quot;isEdited&quot;:false,&quot;manualOverride&quot;:{&quot;isManuallyOverridden&quot;:false,&quot;citeprocText&quot;:&quot;&lt;sup&gt;65&lt;/sup&gt;&quot;,&quot;manualOverrideText&quot;:&quot;&quot;},&quot;citationTag&quot;:&quot;MENDELEY_CITATION_v3_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&quot;,&quot;citationItems&quot;:[{&quot;id&quot;:&quot;234d8b3c-e332-3f67-a03b-ef099f87a1b2&quot;,&quot;itemData&quot;:{&quot;type&quot;:&quot;article-journal&quot;,&quot;id&quot;:&quot;234d8b3c-e332-3f67-a03b-ef099f87a1b2&quot;,&quot;title&quot;:&quot;The relationship between multisensory temporal processing and ADHD traits&quot;,&quot;author&quot;:[{&quot;family&quot;:&quot;Hare&quot;,&quot;given&quot;:&quot;C.&quot;,&quot;parse-names&quot;:false,&quot;dropping-particle&quot;:&quot;&quot;,&quot;non-dropping-particle&quot;:&quot;&quot;},{&quot;family&quot;:&quot;Dalal&quot;,&quot;given&quot;:&quot;T.C.&quot;,&quot;parse-names&quot;:false,&quot;dropping-particle&quot;:&quot;&quot;,&quot;non-dropping-particle&quot;:&quot;&quot;},{&quot;family&quot;:&quot;Muller&quot;,&quot;given&quot;:&quot;A.M.&quot;,&quot;parse-names&quot;:false,&quot;dropping-particle&quot;:&quot;&quot;,&quot;non-dropping-particle&quot;:&quot;&quot;},{&quot;family&quot;:&quot;Shafai&quot;,&quot;given&quot;:&quot;F.&quot;,&quot;parse-names&quot;:false,&quot;dropping-particle&quot;:&quot;&quot;,&quot;non-dropping-particle&quot;:&quot;&quot;},{&quot;family&quot;:&quot;Chan&quot;,&quot;given&quot;:&quot;E.&quot;,&quot;parse-names&quot;:false,&quot;dropping-particle&quot;:&quot;&quot;,&quot;non-dropping-particle&quot;:&quot;&quot;},{&quot;family&quot;:&quot;Stevenson&quot;,&quot;given&quot;:&quot;R.A.&quot;,&quot;parse-names&quot;:false,&quot;dropping-particle&quot;:&quot;&quot;,&quot;non-dropping-particle&quot;:&quot;&quot;}],&quot;container-title&quot;:&quot;Acta Psychologica&quot;,&quot;DOI&quot;:&quot;10.1016/j.actpsy.2026.106595&quot;,&quot;ISSN&quot;:&quot;00016918&quot;,&quot;URL&quot;:&quot;https://linkinghub.elsevier.com/retrieve/pii/S0001691826003963&quot;,&quot;issued&quot;:{&quot;date-parts&quot;:[[2026,4]]},&quot;page&quot;:&quot;106595&quot;,&quot;volume&quot;:&quot;264&quot;,&quot;container-title-short&quot;:&quot;Acta Psychol. (Amst).&quot;},&quot;isTemporary&quot;:false,&quot;suppress-author&quot;:false,&quot;composite&quot;:false,&quot;author-only&quot;:false}]},{&quot;citationID&quot;:&quot;MENDELEY_CITATION_fb91f1d2-982a-4a7d-945d-9009a1793b90&quot;,&quot;properties&quot;:{&quot;noteIndex&quot;:0},&quot;isEdited&quot;:false,&quot;manualOverride&quot;:{&quot;isManuallyOverridden&quot;:false,&quot;citeprocText&quot;:&quot;&lt;sup&gt;66&lt;/sup&gt;&quot;,&quot;manualOverrideText&quot;:&quot;&quot;},&quot;citationTag&quot;:&quot;MENDELEY_CITATION_v3_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&quot;,&quot;citationItems&quot;:[{&quot;id&quot;:&quot;bb8f597b-7fb5-35cf-af9f-b19c7a235fc5&quot;,&quot;itemData&quot;:{&quot;type&quot;:&quot;paper-conference&quot;,&quot;id&quot;:&quot;bb8f597b-7fb5-35cf-af9f-b19c7a235fc5&quot;,&quot;title&quot;:&quot;Audiovisual temporal sensitivity in typical and dyslexic adult readers&quot;,&quot;author&quot;:[{&quot;family&quot;:&quot;Francisco&quot;,&quot;given&quot;:&quot;Ana A.&quot;,&quot;parse-names&quot;:false,&quot;dropping-particle&quot;:&quot;&quot;,&quot;non-dropping-particle&quot;:&quot;&quot;},{&quot;family&quot;:&quot;Jesse&quot;,&quot;given&quot;:&quot;Alexandra&quot;,&quot;parse-names&quot;:false,&quot;dropping-particle&quot;:&quot;&quot;,&quot;non-dropping-particle&quot;:&quot;&quot;},{&quot;family&quot;:&quot;Groen&quot;,&quot;given&quot;:&quot;Margriet A.&quot;,&quot;parse-names&quot;:false,&quot;dropping-particle&quot;:&quot;&quot;,&quot;non-dropping-particle&quot;:&quot;&quot;},{&quot;family&quot;:&quot;McQueen&quot;,&quot;given&quot;:&quot;James M.&quot;,&quot;parse-names&quot;:false,&quot;dropping-particle&quot;:&quot;&quot;,&quot;non-dropping-particle&quot;:&quot;&quot;}],&quot;container-title&quot;:&quot;Interspeech 2014&quot;,&quot;DOI&quot;:&quot;10.21437/Interspeech.2014-552&quot;,&quot;URL&quot;:&quot;https://www.isca-archive.org/interspeech_2014/francisco14_interspeech.html&quot;,&quot;issued&quot;:{&quot;date-parts&quot;:[[2014,9,14]]},&quot;publisher-place&quot;:&quot;ISCA&quot;,&quot;page&quot;:&quot;2575-2579&quot;,&quot;abstract&quot;:&quot;Reading is an audiovisual process that requires the learning of systematic links between graphemes and phonemes. It is thus possible that reading impairments reflect an audiovisual processing deficit. In this study, we compared audiovisual processing in adults with developmental dyslexia and adults without reading difficulties. We focused on differences in cross-modal temporal sensitivity both for speech and for non-speech events. When compared to adults without reading difficulties, adults with developmental dyslexia presented a wider temporal window in which unsynchronized speech events were perceived as synchronized. No differences were found between groups for the non-speech events. These results suggests a deficit in dyslexia in the perception of cross-modal temporal synchrony for speech events.&quot;,&quot;publisher&quot;:&quot;ISCA&quot;,&quot;container-title-short&quot;:&quot;&quot;},&quot;isTemporary&quot;:false}]},{&quot;citationID&quot;:&quot;MENDELEY_CITATION_a623f123-7b5e-431c-a9b8-1bfbe708d09c&quot;,&quot;properties&quot;:{&quot;noteIndex&quot;:0},&quot;isEdited&quot;:false,&quot;manualOverride&quot;:{&quot;isManuallyOverridden&quot;:false,&quot;citeprocText&quot;:&quot;&lt;sup&gt;67&lt;/sup&gt;&quot;,&quot;manualOverrideText&quot;:&quot;&quot;},&quot;citationTag&quot;:&quot;MENDELEY_CITATION_v3_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&quot;,&quot;citationItems&quot;:[{&quot;id&quot;:&quot;b1274ba4-fffd-3021-a6be-5c7e9e100d45&quot;,&quot;itemData&quot;:{&quot;type&quot;:&quot;article-journal&quot;,&quot;id&quot;:&quot;b1274ba4-fffd-3021-a6be-5c7e9e100d45&quot;,&quot;title&quot;:&quot;Audiovisual temporal processing in adult patients with first-episode schizophrenia and high-functioning autism&quot;,&quot;author&quot;:[{&quot;family&quot;:&quot;Zhou&quot;,&quot;given&quot;:&quot;Han-yu&quot;,&quot;parse-names&quot;:false,&quot;dropping-particle&quot;:&quot;&quot;,&quot;non-dropping-particle&quot;:&quot;&quot;},{&quot;family&quot;:&quot;Lai&quot;,&quot;given&quot;:&quot;Iris Y. S.&quot;,&quot;parse-names&quot;:false,&quot;dropping-particle&quot;:&quot;&quot;,&quot;non-dropping-particle&quot;:&quot;&quot;},{&quot;family&quot;:&quot;Hung&quot;,&quot;given&quot;:&quot;Karen S. Y.&quot;,&quot;parse-names&quot;:false,&quot;dropping-particle&quot;:&quot;&quot;,&quot;non-dropping-particle&quot;:&quot;&quot;},{&quot;family&quot;:&quot;Chan&quot;,&quot;given&quot;:&quot;Mandy K. M.&quot;,&quot;parse-names&quot;:false,&quot;dropping-particle&quot;:&quot;&quot;,&quot;non-dropping-particle&quot;:&quot;&quot;},{&quot;family&quot;:&quot;Ho&quot;,&quot;given&quot;:&quot;Zoe T. Y.&quot;,&quot;parse-names&quot;:false,&quot;dropping-particle&quot;:&quot;&quot;,&quot;non-dropping-particle&quot;:&quot;&quot;},{&quot;family&quot;:&quot;Lam&quot;,&quot;given&quot;:&quot;Jenny P. H.&quot;,&quot;parse-names&quot;:false,&quot;dropping-particle&quot;:&quot;&quot;,&quot;non-dropping-particle&quot;:&quot;&quot;},{&quot;family&quot;:&quot;Lui&quot;,&quot;given&quot;:&quot;Simon S. Y.&quot;,&quot;parse-names&quot;:false,&quot;dropping-particle&quot;:&quot;&quot;,&quot;non-dropping-particle&quot;:&quot;&quot;},{&quot;family&quot;:&quot;Chan&quot;,&quot;given&quot;:&quot;Raymond C. K.&quot;,&quot;parse-names&quot;:false,&quot;dropping-particle&quot;:&quot;&quot;,&quot;non-dropping-particle&quot;:&quot;&quot;}],&quot;container-title&quot;:&quot;Schizophrenia&quot;,&quot;DOI&quot;:&quot;10.1038/s41537-022-00284-2&quot;,&quot;ISSN&quot;:&quot;2754-6993&quot;,&quot;URL&quot;:&quot;https://www.nature.com/articles/s41537-022-00284-2&quot;,&quot;issued&quot;:{&quot;date-parts&quot;:[[2022,9,22]]},&quot;page&quot;:&quot;75&quot;,&quot;abstract&quot;:&quot;&lt;p&gt;Schizophrenia and autism spectrum disorder (ASD) are both neurodevelopmental disorders with altered sensory processing. Widened temporal binding window (TBW) signifies reduced sensitivity to detect stimulus asynchrony, and may be a shared feature in schizophrenia and ASD. Few studies directly compared audiovisual temporal processing ability in the two disorders. We recruited 43 adult patients with first-episode schizophrenia (FES), 35 average intelligent and verbally-fluent adult patients with high-functioning ASD and 48 controls. We employed two unisensory Temporal Order Judgement (TOJ) tasks within visual or auditory modalities, and two audiovisual Simultaneity Judgement (SJ) tasks with flash-beeps and videos of syllable utterance as stimuli. Participants with FES exhibited widened TBW affecting both speech and non-speech processing, which were not attributable to altered unisensory sensory acuity because they had normal visual and auditory TOJ thresholds. However, adults with ASD exhibited intact unisensory and audiovisual temporal processing. Lower non-verbal IQ was correlated with larger TBW width across the three groups. Taking our findings with earlier evidence in chronic samples, widened TBW is associated with schizophrenia regardless illness stage. The altered audiovisual temporal processing in ASD may ameliorate after reaching adulthood.&lt;/p&gt;&quot;,&quot;publisher&quot;:&quot;Nature Research&quot;,&quot;issue&quot;:&quot;1&quot;,&quot;volume&quot;:&quot;8&quot;,&quot;container-title-short&quot;:&quot;&quot;},&quot;isTemporary&quot;:false}]},{&quot;citationID&quot;:&quot;MENDELEY_CITATION_1456cb2e-58f5-4495-ac86-c06d7dcde718&quot;,&quot;properties&quot;:{&quot;noteIndex&quot;:0},&quot;isEdited&quot;:false,&quot;manualOverride&quot;:{&quot;isManuallyOverridden&quot;:false,&quot;citeprocText&quot;:&quot;&lt;sup&gt;68&lt;/sup&gt;&quot;,&quot;manualOverrideText&quot;:&quot;&quot;},&quot;citationTag&quot;:&quot;MENDELEY_CITATION_v3_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&quot;,&quot;citationItems&quot;:[{&quot;id&quot;:&quot;90a6c80b-e9ef-3c8f-aba3-dde4e76d7946&quot;,&quot;itemData&quot;:{&quot;type&quot;:&quot;article-journal&quot;,&quot;id&quot;:&quot;90a6c80b-e9ef-3c8f-aba3-dde4e76d7946&quot;,&quot;title&quot;:&quot;The Ventriloquist Illusion as a Tool to Study Multisensory Processing: An Update&quot;,&quot;author&quot;:[{&quot;family&quot;:&quot;Bruns&quot;,&quot;given&quot;:&quot;Patrick&quot;,&quot;parse-names&quot;:false,&quot;dropping-particle&quot;:&quot;&quot;,&quot;non-dropping-particle&quot;:&quot;&quot;}],&quot;container-title&quot;:&quot;Frontiers in Integrative Neuroscience&quot;,&quot;DOI&quot;:&quot;10.3389/fnint.2019.00051&quot;,&quot;ISSN&quot;:&quot;1662-5145&quot;,&quot;URL&quot;:&quot;https://www.frontiersin.org/article/10.3389/fnint.2019.00051/full&quot;,&quot;issued&quot;:{&quot;date-parts&quot;:[[2019,9,12]]},&quot;abstract&quot;:&quot;Ventriloquism, the illusion that a voice appears to come from the moving mouth of a puppet rather than from the actual speaker, is one of the classic examples of multisensory processing. In the laboratory, this illusion can be reliably induced by presenting simple meaningless audiovisual stimuli with a spatial discrepancy between the auditory and visual components. Typically, the perceived location of the sound source is biased toward the location of the visual stimulus (the ventriloquism effect). The strength of the visual bias reflects the relative reliability of the visual and auditory inputs as well as prior expectations that the two stimuli originated from the same source. In addition to the ventriloquist illusion, exposure to spatially discrepant audiovisual stimuli results in a subsequent recalibration of unisensory auditory localization (the ventriloquism aftereffect). In the past years, the ventriloquism effect and aftereffect have seen a resurgence as an experimental tool to elucidate basic mechanisms of multisensory integration and learning. For example, recent studies have: (a) revealed top-down influences from the reward and motor systems on cross-modal binding; (b) dissociated recalibration processes operating at different time scales; and (c) identified brain networks involved in the neuronal computations underlying multisensory integration and learning. This mini review article provides a brief overview of established experimental paradigms to measure the ventriloquism effect and aftereffect before summarizing these pathbreaking new advancements. Finally, it is pointed out how the ventriloquism effect and aftereffect could be utilized to address some of the current open questions in the field of multisensory research.&quot;,&quot;publisher&quot;:&quot;Frontiers Media S.A.&quot;,&quot;volume&quot;:&quot;13&quot;,&quot;container-title-short&quot;:&quot;Front. Integr. Neurosci.&quot;},&quot;isTemporary&quot;:false}]},{&quot;citationID&quot;:&quot;MENDELEY_CITATION_54de96b1-2829-45d6-9715-3084cf43f1fe&quot;,&quot;properties&quot;:{&quot;noteIndex&quot;:0},&quot;isEdited&quot;:false,&quot;manualOverride&quot;:{&quot;isManuallyOverridden&quot;:false,&quot;citeprocText&quot;:&quot;&lt;sup&gt;69&lt;/sup&gt;&quot;,&quot;manualOverrideText&quot;:&quot;&quot;},&quot;citationTag&quot;:&quot;MENDELEY_CITATION_v3_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&quot;,&quot;citationItems&quot;:[{&quot;id&quot;:&quot;f0991654-3801-3bf7-b23d-3396a7e88a71&quot;,&quot;itemData&quot;:{&quot;type&quot;:&quot;article-journal&quot;,&quot;id&quot;:&quot;f0991654-3801-3bf7-b23d-3396a7e88a71&quot;,&quot;title&quot;:&quot;Effects of degree of visual association and angle of displacement on the \&quot;ventriloquism\&quot; effect&quot;,&quot;author&quot;:[{&quot;family&quot;:&quot;JACK&quot;,&quot;given&quot;:&quot;CHARLES E.&quot;,&quot;parse-names&quot;:false,&quot;dropping-particle&quot;:&quot;&quot;,&quot;non-dropping-particle&quot;:&quot;&quot;},{&quot;family&quot;:&quot;THURLOW&quot;,&quot;given&quot;:&quot;WILLARD R.&quot;,&quot;parse-names&quot;:false,&quot;dropping-particle&quot;:&quot;&quot;,&quot;non-dropping-particle&quot;:&quot;&quot;}],&quot;container-title&quot;:&quot;Perceptual and Motor Skills&quot;,&quot;DOI&quot;:&quot;10.2466/pms.1973.37.3.967&quot;,&quot;ISSN&quot;:&quot;0031-5125&quot;,&quot;URL&quot;:&quot;http://www.amsciepub.com/doi/abs/10.2466/pms.1973.37.3.967&quot;,&quot;issued&quot;:{&quot;date-parts&quot;:[[1973,12]]},&quot;page&quot;:&quot;967-979&quot;,&quot;issue&quot;:&quot;3&quot;,&quot;volume&quot;:&quot;37&quot;,&quot;container-title-short&quot;:&quot;Percept. Mot. Skills&quot;},&quot;isTemporary&quot;:false}]},{&quot;citationID&quot;:&quot;MENDELEY_CITATION_cd326cea-39da-4ff9-bc6b-2e1e617b50cd&quot;,&quot;properties&quot;:{&quot;noteIndex&quot;:0},&quot;isEdited&quot;:false,&quot;manualOverride&quot;:{&quot;isManuallyOverridden&quot;:false,&quot;citeprocText&quot;:&quot;&lt;sup&gt;70&lt;/sup&gt;&quot;,&quot;manualOverrideText&quot;:&quot;&quot;},&quot;citationTag&quot;:&quot;MENDELEY_CITATION_v3_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&quot;,&quot;citationItems&quot;:[{&quot;id&quot;:&quot;126afee8-5473-3080-9535-7d107bf125f1&quot;,&quot;itemData&quot;:{&quot;type&quot;:&quot;article-journal&quot;,&quot;id&quot;:&quot;126afee8-5473-3080-9535-7d107bf125f1&quot;,&quot;title&quot;:&quot;Immediate perceptual response to intersensory discrepancy.&quot;,&quot;author&quot;:[{&quot;family&quot;:&quot;Welch&quot;,&quot;given&quot;:&quot;Robert B.&quot;,&quot;parse-names&quot;:false,&quot;dropping-particle&quot;:&quot;&quot;,&quot;non-dropping-particle&quot;:&quot;&quot;},{&quot;family&quot;:&quot;Warren&quot;,&quot;given&quot;:&quot;David H.&quot;,&quot;parse-names&quot;:false,&quot;dropping-particle&quot;:&quot;&quot;,&quot;non-dropping-particle&quot;:&quot;&quot;}],&quot;container-title&quot;:&quot;Psychological Bulletin&quot;,&quot;DOI&quot;:&quot;10.1037/0033-2909.88.3.638&quot;,&quot;ISSN&quot;:&quot;1939-1455&quot;,&quot;URL&quot;:&quot;https://doi.apa.org/doi/10.1037/0033-2909.88.3.638&quot;,&quot;issued&quot;:{&quot;date-parts&quot;:[[1980]]},&quot;page&quot;:&quot;638-667&quot;,&quot;publisher&quot;:&quot;American Psychological Association&quot;,&quot;issue&quot;:&quot;3&quot;,&quot;volume&quot;:&quot;88&quot;,&quot;container-title-short&quot;:&quot;Psychol. Bull.&quot;},&quot;isTemporary&quot;:false}]},{&quot;citationID&quot;:&quot;MENDELEY_CITATION_80ee28c9-c6e7-4afb-a787-70e04935cda7&quot;,&quot;properties&quot;:{&quot;noteIndex&quot;:0},&quot;isEdited&quot;:false,&quot;manualOverride&quot;:{&quot;isManuallyOverridden&quot;:false,&quot;citeprocText&quot;:&quot;&lt;sup&gt;71&lt;/sup&gt;&quot;,&quot;manualOverrideText&quot;:&quot;&quot;},&quot;citationTag&quot;:&quot;MENDELEY_CITATION_v3_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&quot;,&quot;citationItems&quot;:[{&quot;id&quot;:&quot;8f3fd1fb-9f24-36fc-a02a-f9754aaa7cd2&quot;,&quot;itemData&quot;:{&quot;type&quot;:&quot;article-journal&quot;,&quot;id&quot;:&quot;8f3fd1fb-9f24-36fc-a02a-f9754aaa7cd2&quot;,&quot;title&quot;:&quot;Do you see the “face”? Individual differences in face pareidolia&quot;,&quot;author&quot;:[{&quot;family&quot;:&quot;Zhou&quot;,&quot;given&quot;:&quot;Liu-Fang&quot;,&quot;parse-names&quot;:false,&quot;dropping-particle&quot;:&quot;&quot;,&quot;non-dropping-particle&quot;:&quot;&quot;},{&quot;family&quot;:&quot;Meng&quot;,&quot;given&quot;:&quot;Ming&quot;,&quot;parse-names&quot;:false,&quot;dropping-particle&quot;:&quot;&quot;,&quot;non-dropping-particle&quot;:&quot;&quot;}],&quot;container-title&quot;:&quot;Journal of Pacific Rim Psychology&quot;,&quot;DOI&quot;:&quot;10.1017/prp.2019.27&quot;,&quot;ISSN&quot;:&quot;1834-4909&quot;,&quot;URL&quot;:&quot;https://journals.sagepub.com/doi/10.1017/prp.2019.27&quot;,&quot;issued&quot;:{&quot;date-parts&quot;:[[2020,1,11]]},&quot;page&quot;:&quot;e2&quot;,&quot;abstract&quot;:&quot;&lt;p&gt;People tend to see faces from non-face objects or meaningless patterns. Such illusory face perception is called face pareidolia. Previous studies have revealed an interesting fact that there are huge individual differences in face pareidolia experience among the population. Here, we review previous findings on individual differences in face pareidolia experience from four categories: sex differences, developmental factors, personality traits and neurodevelopmental factors. We further discuss underlying cognitive or neural mechanisms to explain why some perceive the objects as faces while others do not. The individual differences in face pareidolia could not only offer scientific insights on how the brain works to process face information, but also suggest potential clinical applications.&lt;/p&gt;&quot;,&quot;volume&quot;:&quot;14&quot;,&quot;container-title-short&quot;:&quot;&quot;},&quot;isTemporary&quot;:false}]},{&quot;citationID&quot;:&quot;MENDELEY_CITATION_bb461272-bb3f-435d-9286-9a45fd805df5&quot;,&quot;properties&quot;:{&quot;noteIndex&quot;:0},&quot;isEdited&quot;:false,&quot;manualOverride&quot;:{&quot;isManuallyOverridden&quot;:false,&quot;citeprocText&quot;:&quot;&lt;sup&gt;72&lt;/sup&gt;&quot;,&quot;manualOverrideText&quot;:&quot;&quot;},&quot;citationTag&quot;:&quot;MENDELEY_CITATION_v3_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&quot;,&quot;citationItems&quot;:[{&quot;id&quot;:&quot;aae03ea4-9e3f-3106-bf22-13d7a253aeb3&quot;,&quot;itemData&quot;:{&quot;type&quot;:&quot;article-journal&quot;,&quot;id&quot;:&quot;aae03ea4-9e3f-3106-bf22-13d7a253aeb3&quot;,&quot;title&quot;:&quot;The surprise–attention link: a review&quot;,&quot;author&quot;:[{&quot;family&quot;:&quot;Horstmann&quot;,&quot;given&quot;:&quot;Gernot&quot;,&quot;parse-names&quot;:false,&quot;dropping-particle&quot;:&quot;&quot;,&quot;non-dropping-particle&quot;:&quot;&quot;}],&quot;container-title&quot;:&quot;Annals of the New York Academy of Sciences&quot;,&quot;DOI&quot;:&quot;10.1111/nyas.12679&quot;,&quot;ISSN&quot;:&quot;0077-8923&quot;,&quot;URL&quot;:&quot;https://nyaspubs.onlinelibrary.wiley.com/doi/10.1111/nyas.12679&quot;,&quot;issued&quot;:{&quot;date-parts&quot;:[[2015,3,13]]},&quot;page&quot;:&quot;106-115&quot;,&quot;abstract&quot;:&quot;&lt;p&gt;The surprise–attention hypothesis assumes a strong connection between surprise—expectancy discrepant events—and attention. Attention is easily engaged with surprising events, leading to long dwell times. In addition, if the expectancy discrepancy can be determined on the basis of simple, preattentively available information, attention can be captured by the surprising stimulus. This review summarizes different lines of research relevant to the proposed surprise–attention link: shifts of attention as indexed by accuracy gains and efficiency gains, validity effects, shifts of gaze, discrepancies in natural scenes, surprise‐induced blindness, and action interruption. It is argued that there is convergent evidence for the surprise–attention link in general, and for the particular hypothesis that the underlying mechanism constantly tests expectancies on different levels of representation. Evidence also converges on a latency of an attentional engagement of nearly 400 ms. This seems to be a unique feature of surprise capture that also questions the validity of models proposing that saliency is an early automatic attractor of attention. Mechanisms possibly underlying the surprise–attention link are discussed.&lt;/p&gt;&quot;,&quot;issue&quot;:&quot;1&quot;,&quot;volume&quot;:&quot;1339&quot;,&quot;container-title-short&quot;:&quot;Ann. N. Y. Acad. Sci.&quot;},&quot;isTemporary&quot;:false,&quot;suppress-author&quot;:false,&quot;composite&quot;:false,&quot;author-only&quot;:false}]},{&quot;citationID&quot;:&quot;MENDELEY_CITATION_e702f34e-cb53-469c-8d18-104639423c93&quot;,&quot;properties&quot;:{&quot;noteIndex&quot;:0},&quot;isEdited&quot;:false,&quot;manualOverride&quot;:{&quot;isManuallyOverridden&quot;:false,&quot;citeprocText&quot;:&quot;&lt;sup&gt;68&lt;/sup&gt;&quot;,&quot;manualOverrideText&quot;:&quot;&quot;},&quot;citationTag&quot;:&quot;MENDELEY_CITATION_v3_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&quot;,&quot;citationItems&quot;:[{&quot;id&quot;:&quot;90a6c80b-e9ef-3c8f-aba3-dde4e76d7946&quot;,&quot;itemData&quot;:{&quot;type&quot;:&quot;article-journal&quot;,&quot;id&quot;:&quot;90a6c80b-e9ef-3c8f-aba3-dde4e76d7946&quot;,&quot;title&quot;:&quot;The Ventriloquist Illusion as a Tool to Study Multisensory Processing: An Update&quot;,&quot;author&quot;:[{&quot;family&quot;:&quot;Bruns&quot;,&quot;given&quot;:&quot;Patrick&quot;,&quot;parse-names&quot;:false,&quot;dropping-particle&quot;:&quot;&quot;,&quot;non-dropping-particle&quot;:&quot;&quot;}],&quot;container-title&quot;:&quot;Frontiers in Integrative Neuroscience&quot;,&quot;DOI&quot;:&quot;10.3389/fnint.2019.00051&quot;,&quot;ISSN&quot;:&quot;1662-5145&quot;,&quot;URL&quot;:&quot;https://www.frontiersin.org/article/10.3389/fnint.2019.00051/full&quot;,&quot;issued&quot;:{&quot;date-parts&quot;:[[2019,9,12]]},&quot;abstract&quot;:&quot;Ventriloquism, the illusion that a voice appears to come from the moving mouth of a puppet rather than from the actual speaker, is one of the classic examples of multisensory processing. In the laboratory, this illusion can be reliably induced by presenting simple meaningless audiovisual stimuli with a spatial discrepancy between the auditory and visual components. Typically, the perceived location of the sound source is biased toward the location of the visual stimulus (the ventriloquism effect). The strength of the visual bias reflects the relative reliability of the visual and auditory inputs as well as prior expectations that the two stimuli originated from the same source. In addition to the ventriloquist illusion, exposure to spatially discrepant audiovisual stimuli results in a subsequent recalibration of unisensory auditory localization (the ventriloquism aftereffect). In the past years, the ventriloquism effect and aftereffect have seen a resurgence as an experimental tool to elucidate basic mechanisms of multisensory integration and learning. For example, recent studies have: (a) revealed top-down influences from the reward and motor systems on cross-modal binding; (b) dissociated recalibration processes operating at different time scales; and (c) identified brain networks involved in the neuronal computations underlying multisensory integration and learning. This mini review article provides a brief overview of established experimental paradigms to measure the ventriloquism effect and aftereffect before summarizing these pathbreaking new advancements. Finally, it is pointed out how the ventriloquism effect and aftereffect could be utilized to address some of the current open questions in the field of multisensory research.&quot;,&quot;publisher&quot;:&quot;Frontiers Media S.A.&quot;,&quot;volume&quot;:&quot;13&quot;,&quot;container-title-short&quot;:&quot;Front. Integr. Neurosci.&quot;},&quot;isTemporary&quot;:false}]},{&quot;citationID&quot;:&quot;MENDELEY_CITATION_bece8693-d68f-46b5-9f27-1f141d3e45a5&quot;,&quot;properties&quot;:{&quot;noteIndex&quot;:0},&quot;isEdited&quot;:false,&quot;manualOverride&quot;:{&quot;isManuallyOverridden&quot;:false,&quot;citeprocText&quot;:&quot;&lt;sup&gt;73&lt;/sup&gt;&quot;,&quot;manualOverrideText&quot;:&quot;&quot;},&quot;citationTag&quot;:&quot;MENDELEY_CITATION_v3_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&quot;,&quot;citationItems&quot;:[{&quot;id&quot;:&quot;242a0fac-df78-36bf-8074-0bcac71c658b&quot;,&quot;itemData&quot;:{&quot;type&quot;:&quot;article-journal&quot;,&quot;id&quot;:&quot;242a0fac-df78-36bf-8074-0bcac71c658b&quot;,&quot;title&quot;:&quot;The cocktail-party problem revisited: early processing and selection of multi-talker speech&quot;,&quot;author&quot;:[{&quot;family&quot;:&quot;Bronkhorst&quot;,&quot;given&quot;:&quot;Adelbert W.&quot;,&quot;parse-names&quot;:false,&quot;dropping-particle&quot;:&quot;&quot;,&quot;non-dropping-particle&quot;:&quot;&quot;}],&quot;container-title&quot;:&quot;Attention, Perception, &amp; Psychophysics&quot;,&quot;DOI&quot;:&quot;10.3758/s13414-015-0882-9&quot;,&quot;ISSN&quot;:&quot;1943-3921&quot;,&quot;URL&quot;:&quot;http://link.springer.com/10.3758/s13414-015-0882-9&quot;,&quot;issued&quot;:{&quot;date-parts&quot;:[[2015,7,1]]},&quot;page&quot;:&quot;1465-1487&quot;,&quot;abstract&quot;:&quot;How do we recognize what one person is saying when others are speaking at the same time? This review summarizes widespread research in psychoacoustics, auditory scene analysis, and attention, all dealing with early processing and selection of speech, which has been stimulated by this question. Important effects occurring at the peripheral and brainstem levels are mutual masking of sounds and “unmasking” resulting from binaural listening. Psychoacoustic models have been developed that can predict these effects accurately, albeit using computational approaches rather than approximations of neural processing. Grouping—the segregation and streaming of sounds—represents a subsequent processing stage that interacts closely with attention. Sounds can be easily grouped—and subsequently selected—using primitive features such as spatial location and fundamental frequency. More complex processing is required when lexical, syntactic, or semantic information is used. Whereas it is now clear that such processing can take place preattentively, there also is evidence that the processing depth depends on the task-relevancy of the sound. This is consistent with the presence of a feedback loop in attentional control, triggering enhancement of to-be-selected input. Despite recent progress, there are still many unresolved issues: there is a need for integrative models that are neurophysiologically plausible, for research into grouping based on other than spatial or voice-related cues, for studies explicitly addressing endogenous and exogenous attention, for an explanation of the remarkable sluggishness of attention focused on dynamically changing sounds, and for research elucidating the distinction between binaural speech perception and sound localization.&quot;,&quot;publisher&quot;:&quot;Springer New York LLC&quot;,&quot;issue&quot;:&quot;5&quot;,&quot;volume&quot;:&quot;77&quot;,&quot;container-title-short&quot;:&quot;Atten. Percept. Psychophys.&quot;},&quot;isTemporary&quot;:false}]},{&quot;citationID&quot;:&quot;MENDELEY_CITATION_49388d3a-91f3-49da-9efc-29fb4c7825dd&quot;,&quot;properties&quot;:{&quot;noteIndex&quot;:0},&quot;isEdited&quot;:false,&quot;manualOverride&quot;:{&quot;isManuallyOverridden&quot;:false,&quot;citeprocText&quot;:&quot;&lt;sup&gt;73&lt;/sup&gt;&quot;,&quot;manualOverrideText&quot;:&quot;&quot;},&quot;citationTag&quot;:&quot;MENDELEY_CITATION_v3_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&quot;,&quot;citationItems&quot;:[{&quot;id&quot;:&quot;242a0fac-df78-36bf-8074-0bcac71c658b&quot;,&quot;itemData&quot;:{&quot;type&quot;:&quot;article-journal&quot;,&quot;id&quot;:&quot;242a0fac-df78-36bf-8074-0bcac71c658b&quot;,&quot;title&quot;:&quot;The cocktail-party problem revisited: early processing and selection of multi-talker speech&quot;,&quot;author&quot;:[{&quot;family&quot;:&quot;Bronkhorst&quot;,&quot;given&quot;:&quot;Adelbert W.&quot;,&quot;parse-names&quot;:false,&quot;dropping-particle&quot;:&quot;&quot;,&quot;non-dropping-particle&quot;:&quot;&quot;}],&quot;container-title&quot;:&quot;Attention, Perception, &amp; Psychophysics&quot;,&quot;DOI&quot;:&quot;10.3758/s13414-015-0882-9&quot;,&quot;ISSN&quot;:&quot;1943-3921&quot;,&quot;URL&quot;:&quot;http://link.springer.com/10.3758/s13414-015-0882-9&quot;,&quot;issued&quot;:{&quot;date-parts&quot;:[[2015,7,1]]},&quot;page&quot;:&quot;1465-1487&quot;,&quot;abstract&quot;:&quot;How do we recognize what one person is saying when others are speaking at the same time? This review summarizes widespread research in psychoacoustics, auditory scene analysis, and attention, all dealing with early processing and selection of speech, which has been stimulated by this question. Important effects occurring at the peripheral and brainstem levels are mutual masking of sounds and “unmasking” resulting from binaural listening. Psychoacoustic models have been developed that can predict these effects accurately, albeit using computational approaches rather than approximations of neural processing. Grouping—the segregation and streaming of sounds—represents a subsequent processing stage that interacts closely with attention. Sounds can be easily grouped—and subsequently selected—using primitive features such as spatial location and fundamental frequency. More complex processing is required when lexical, syntactic, or semantic information is used. Whereas it is now clear that such processing can take place preattentively, there also is evidence that the processing depth depends on the task-relevancy of the sound. This is consistent with the presence of a feedback loop in attentional control, triggering enhancement of to-be-selected input. Despite recent progress, there are still many unresolved issues: there is a need for integrative models that are neurophysiologically plausible, for research into grouping based on other than spatial or voice-related cues, for studies explicitly addressing endogenous and exogenous attention, for an explanation of the remarkable sluggishness of attention focused on dynamically changing sounds, and for research elucidating the distinction between binaural speech perception and sound localization.&quot;,&quot;publisher&quot;:&quot;Springer New York LLC&quot;,&quot;issue&quot;:&quot;5&quot;,&quot;volume&quot;:&quot;77&quot;,&quot;container-title-short&quot;:&quot;Atten. Percept. Psychophys.&quot;},&quot;isTemporary&quot;:false}]},{&quot;citationID&quot;:&quot;MENDELEY_CITATION_bdeb02af-eba9-4260-9bd9-272b69bbe275&quot;,&quot;properties&quot;:{&quot;noteIndex&quot;:0},&quot;isEdited&quot;:false,&quot;manualOverride&quot;:{&quot;isManuallyOverridden&quot;:false,&quot;citeprocText&quot;:&quot;&lt;sup&gt;74&lt;/sup&gt;&quot;,&quot;manualOverrideText&quot;:&quot;&quot;},&quot;citationTag&quot;:&quot;MENDELEY_CITATION_v3_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&quot;,&quot;citationItems&quot;:[{&quot;id&quot;:&quot;678094cd-975e-3983-9bc6-3431e2ac3f3b&quot;,&quot;itemData&quot;:{&quot;type&quot;:&quot;article-journal&quot;,&quot;id&quot;:&quot;678094cd-975e-3983-9bc6-3431e2ac3f3b&quot;,&quot;title&quot;:&quot;The multifaceted interplay between attention and multisensory integration&quot;,&quot;author&quot;:[{&quot;family&quot;:&quot;Talsma&quot;,&quot;given&quot;:&quot;Durk&quot;,&quot;parse-names&quot;:false,&quot;dropping-particle&quot;:&quot;&quot;,&quot;non-dropping-particle&quot;:&quot;&quot;},{&quot;family&quot;:&quot;Senkowski&quot;,&quot;given&quot;:&quot;Daniel&quot;,&quot;parse-names&quot;:false,&quot;dropping-particle&quot;:&quot;&quot;,&quot;non-dropping-particle&quot;:&quot;&quot;},{&quot;family&quot;:&quot;Soto-Faraco&quot;,&quot;given&quot;:&quot;Salvador&quot;,&quot;parse-names&quot;:false,&quot;dropping-particle&quot;:&quot;&quot;,&quot;non-dropping-particle&quot;:&quot;&quot;},{&quot;family&quot;:&quot;Woldorff&quot;,&quot;given&quot;:&quot;Marty G.&quot;,&quot;parse-names&quot;:false,&quot;dropping-particle&quot;:&quot;&quot;,&quot;non-dropping-particle&quot;:&quot;&quot;}],&quot;container-title&quot;:&quot;Trends in Cognitive Sciences&quot;,&quot;DOI&quot;:&quot;10.1016/j.tics.2010.06.008&quot;,&quot;ISSN&quot;:&quot;13646613&quot;,&quot;URL&quot;:&quot;https://linkinghub.elsevier.com/retrieve/pii/S1364661310001452&quot;,&quot;issued&quot;:{&quot;date-parts&quot;:[[2010,9]]},&quot;page&quot;:&quot;400-410&quot;,&quot;abstract&quot;:&quot;Multisensory integration has often been characterized as an automatic process. Recent findings indicate that multisensory integration can occur across various stages of stimulus processing that are linked to, and can be modulated by, attention. Stimulus-driven, bottom-up mechanisms induced by crossmodal interactions can automatically capture attention towards multisensory events, particularly when competition to focus elsewhere is relatively low. Conversely, top-down attention can facilitate the integration of multisensory inputs and lead to a spread of attention across sensory modalities. These findings point to a more intimate and multifaceted interplay between attention and multisensory integration than was previously thought. We review developments in the current understanding of the interactions between attention and multisensory processing, and propose a framework that unifies previous, apparently discordant, findings. © 2010 Elsevier Ltd.&quot;,&quot;issue&quot;:&quot;9&quot;,&quot;volume&quot;:&quot;14&quot;,&quot;container-title-short&quot;:&quot;Trends Cogn. Sci.&quot;},&quot;isTemporary&quot;:false}]},{&quot;citationID&quot;:&quot;MENDELEY_CITATION_d73094d3-7739-4280-a956-cbeb47153529&quot;,&quot;properties&quot;:{&quot;noteIndex&quot;:0},&quot;isEdited&quot;:false,&quot;manualOverride&quot;:{&quot;isManuallyOverridden&quot;:false,&quot;citeprocText&quot;:&quot;&lt;sup&gt;75&lt;/sup&gt;&quot;,&quot;manualOverrideText&quot;:&quot;&quot;},&quot;citationTag&quot;:&quot;MENDELEY_CITATION_v3_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&quot;,&quot;citationItems&quot;:[{&quot;id&quot;:&quot;39662e94-4463-3d7f-adcd-fb8f934af6b9&quot;,&quot;itemData&quot;:{&quot;type&quot;:&quot;article-journal&quot;,&quot;id&quot;:&quot;39662e94-4463-3d7f-adcd-fb8f934af6b9&quot;,&quot;title&quot;:&quot;Voluntary Attention Enhances Contrast Appearance&quot;,&quot;author&quot;:[{&quot;family&quot;:&quot;Liu&quot;,&quot;given&quot;:&quot;Taosheng&quot;,&quot;parse-names&quot;:false,&quot;dropping-particle&quot;:&quot;&quot;,&quot;non-dropping-particle&quot;:&quot;&quot;},{&quot;family&quot;:&quot;Abrams&quot;,&quot;given&quot;:&quot;Jared&quot;,&quot;parse-names&quot;:false,&quot;dropping-particle&quot;:&quot;&quot;,&quot;non-dropping-particle&quot;:&quot;&quot;},{&quot;family&quot;:&quot;Carrasco&quot;,&quot;given&quot;:&quot;Marisa&quot;,&quot;parse-names&quot;:false,&quot;dropping-particle&quot;:&quot;&quot;,&quot;non-dropping-particle&quot;:&quot;&quot;}],&quot;container-title&quot;:&quot;Psychological Science&quot;,&quot;DOI&quot;:&quot;10.1111/j.1467-9280.2009.02300.x&quot;,&quot;ISSN&quot;:&quot;0956-7976&quot;,&quot;URL&quot;:&quot;https://journals.sagepub.com/doi/10.1111/j.1467-9280.2009.02300.x&quot;,&quot;issued&quot;:{&quot;date-parts&quot;:[[2009,3,1]]},&quot;page&quot;:&quot;354-362&quot;,&quot;abstract&quot;:&quot;&lt;p&gt;Voluntary (endogenous, sustained) covert spatial attention selects relevant sensory information for prioritized processing. The behavioral and neural consequences of such selection have been extensively documented, but its phenomenology has received little empirical investigation. We asked whether voluntary attention affects the subjective appearance of contrast—a fundamental dimension of visual perception. We used a demanding rapid serial visual presentation (RSVP) task to direct endogenous attention to a given location and measured perceived contrast at the attended and unattended locations. Attention increased perceived contrast of suprathreshold stimuli and also improved performance on a concurrent orientation discrimination task at the cued location. We ruled out response bias as an alternative account of the pattern of results. Thus, this study establishes that voluntary attention enhances perceived contrast. This phenomenological consequence links behavioral and neurophysiological studies on the effects of attention.&lt;/p&gt;&quot;,&quot;issue&quot;:&quot;3&quot;,&quot;volume&quot;:&quot;20&quot;,&quot;container-title-short&quot;:&quot;Psychol. Sci.&quot;},&quot;isTemporary&quot;:false}]},{&quot;citationID&quot;:&quot;MENDELEY_CITATION_b91d2eb5-9ee1-4de2-b1e5-23815d2da55c&quot;,&quot;properties&quot;:{&quot;noteIndex&quot;:0},&quot;isEdited&quot;:false,&quot;manualOverride&quot;:{&quot;isManuallyOverridden&quot;:false,&quot;citeprocText&quot;:&quot;&lt;sup&gt;76&lt;/sup&gt;&quot;,&quot;manualOverrideText&quot;:&quot;&quot;},&quot;citationTag&quot;:&quot;MENDELEY_CITATION_v3_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&quot;,&quot;citationItems&quot;:[{&quot;id&quot;:&quot;dc1d0daf-1d46-3fd6-bf0f-fe8b66707c73&quot;,&quot;itemData&quot;:{&quot;type&quot;:&quot;article-journal&quot;,&quot;id&quot;:&quot;dc1d0daf-1d46-3fd6-bf0f-fe8b66707c73&quot;,&quot;title&quot;:&quot;Odor/taste integration and the perception of flavor&quot;,&quot;author&quot;:[{&quot;family&quot;:&quot;Small&quot;,&quot;given&quot;:&quot;Dana M.&quot;,&quot;parse-names&quot;:false,&quot;dropping-particle&quot;:&quot;&quot;,&quot;non-dropping-particle&quot;:&quot;&quot;},{&quot;family&quot;:&quot;Prescott&quot;,&quot;given&quot;:&quot;John&quot;,&quot;parse-names&quot;:false,&quot;dropping-particle&quot;:&quot;&quot;,&quot;non-dropping-particle&quot;:&quot;&quot;}],&quot;container-title&quot;:&quot;Experimental Brain Research&quot;,&quot;DOI&quot;:&quot;10.1007/s00221-005-2376-9&quot;,&quot;ISSN&quot;:&quot;0014-4819&quot;,&quot;URL&quot;:&quot;http://link.springer.com/10.1007/s00221-005-2376-9&quot;,&quot;issued&quot;:{&quot;date-parts&quot;:[[2005,10,19]]},&quot;page&quot;:&quot;345-357&quot;,&quot;abstract&quot;:&quot;Perceptions of the flavors of foods or beverages reflect information derived from multiple sensory afferents, including gustatory, olfactory, and somatosensory fibers. Although flavor perception therefore arises from the central integration of multiple sensory inputs, it is possible to distinguish the different modalities contributing to flavor, especially when attention is drawn to particular sensory characteristics. Nevertheless, our experiences of the flavor of a food or beverage are also simultaneously of an overall unitary perception. Research aimed at understanding the mechanisms behind this integrated flavor perception is, for the most part, relatively recent. However, psychophysical, neuroimaging and neurophysiological studies on cross-modal sensory interactions involved in flavor perception have started to provide an understanding of the integrated activity of sensory systems that generate such unitary perceptions, and hence the mechanisms by which these signals are \&quot;functionally united when anatomically separated\&quot;. Here we review this recent research on odor/taste integration, and propose a model of flavor processing that depends on prior experience with the particular combination of sensory inputs, temporal and spatial concurrence, and attentional allocation. We propose that flavor perception depends upon neural processes occurring in chemosensory regions of the brain, including the anterior insula, frontal operculum, orbitofrontal cortex and anterior cingulate cortex, as well as upon the interaction of this chemosensory \&quot;flavor network\&quot; with other heteromodal regions including the posterior parietal cortex and possibly the ventral lateral prefrontal cortex. © Springer-Verlag 2005.&quot;,&quot;issue&quot;:&quot;3-4&quot;,&quot;volume&quot;:&quot;166&quot;,&quot;container-title-short&quot;:&quot;Exp. Brain Res.&quot;},&quot;isTemporary&quot;:false}]},{&quot;citationID&quot;:&quot;MENDELEY_CITATION_04e64651-6336-40c9-a607-3c8427490259&quot;,&quot;properties&quot;:{&quot;noteIndex&quot;:0},&quot;isEdited&quot;:false,&quot;manualOverride&quot;:{&quot;isManuallyOverridden&quot;:false,&quot;citeprocText&quot;:&quot;&lt;sup&gt;77&lt;/sup&gt;&quot;,&quot;manualOverrideText&quot;:&quot;&quot;},&quot;citationTag&quot;:&quot;MENDELEY_CITATION_v3_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&quot;,&quot;citationItems&quot;:[{&quot;id&quot;:&quot;100d6ca2-e7b4-32b6-8fa8-49ee09d042ff&quot;,&quot;itemData&quot;:{&quot;type&quot;:&quot;article-journal&quot;,&quot;id&quot;:&quot;100d6ca2-e7b4-32b6-8fa8-49ee09d042ff&quot;,&quot;title&quot;:&quot;How brains beware: neural mechanisms of emotional attention&quot;,&quot;author&quot;:[{&quot;family&quot;:&quot;Vuilleumier&quot;,&quot;given&quot;:&quot;Patrik&quot;,&quot;parse-names&quot;:false,&quot;dropping-particle&quot;:&quot;&quot;,&quot;non-dropping-particle&quot;:&quot;&quot;}],&quot;container-title&quot;:&quot;Trends in Cognitive Sciences&quot;,&quot;DOI&quot;:&quot;10.1016/j.tics.2005.10.011&quot;,&quot;ISSN&quot;:&quot;13646613&quot;,&quot;URL&quot;:&quot;https://linkinghub.elsevier.com/retrieve/pii/S1364661305003025&quot;,&quot;issued&quot;:{&quot;date-parts&quot;:[[2005,12]]},&quot;page&quot;:&quot;585-594&quot;,&quot;abstract&quot;:&quot;Emotional processes not only serve to record the value of sensory events, but also to elicit adaptive responses and modify perception. Recent research using functional brain imaging in human subjects has begun to reveal neural substrates by which sensory processing and attention can be modulated by the affective significance of stimuli. The amygdala plays a crucial role in providing both direct and indirect top-down signals on sensory pathways, which can influence the representation of emotional events, especially when related to threat. These modulatory effects implement specialized mechanisms of 'emotional attention' that might supplement but also compete with other sources of top-down control on perception. This work should help to elucidate the neural processes and temporal dynamics governing the integration of cognitive and affective influences in attention and behaviour. © 2005 Elsevier Ltd. All rights reserved.&quot;,&quot;issue&quot;:&quot;12&quot;,&quot;volume&quot;:&quot;9&quot;,&quot;container-title-short&quot;:&quot;Trends Cogn. Sci.&quot;},&quot;isTemporary&quot;:false}]},{&quot;citationID&quot;:&quot;MENDELEY_CITATION_36e4b82e-c6ef-4b01-b45c-9a67896a96f4&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&quot;,&quot;citationItems&quot;:[{&quot;id&quot;:&quot;5e90b6d5-8990-32c8-be06-3190c2d90e8d&quot;,&quot;itemData&quot;:{&quot;type&quot;:&quot;book&quot;,&quot;id&quot;:&quot;5e90b6d5-8990-32c8-be06-3190c2d90e8d&quot;,&quot;title&quot;:&quot;Multisensory Experiences&quot;,&quot;author&quot;:[{&quot;family&quot;:&quot;Velasco&quot;,&quot;given&quot;:&quot;Carlos&quot;,&quot;parse-names&quot;:false,&quot;dropping-particle&quot;:&quot;&quot;,&quot;non-dropping-particle&quot;:&quot;&quot;},{&quot;family&quot;:&quot;Obrist&quot;,&quot;given&quot;:&quot;Marianna&quot;,&quot;parse-names&quot;:false,&quot;dropping-particle&quot;:&quot;&quot;,&quot;non-dropping-particle&quot;:&quot;&quot;}],&quot;container-title&quot;:&quot;Multisensory Experiences: where the Senses Meet Technology, Second Edition&quot;,&quot;DOI&quot;:&quot;10.1093/oso/9780198886709.001.0001&quot;,&quot;ISBN&quot;:&quot;0198886705&quot;,&quot;URL&quot;:&quot;https://academic.oup.com/book/59863&quot;,&quot;issued&quot;:{&quot;date-parts&quot;:[[2025,4,15]]},&quot;number-of-pages&quot;:&quot;1 – 166&quot;,&quot;publisher&quot;:&quot;Oxford University PressOxford&quot;,&quot;container-title-short&quot;:&quot;&quot;},&quot;isTemporary&quot;:false,&quot;suppress-author&quot;:false,&quot;composite&quot;:false,&quot;author-only&quot;:false}]},{&quot;citationID&quot;:&quot;MENDELEY_CITATION_bfb45aae-0b18-4349-bdbc-29da6edb84b8&quot;,&quot;properties&quot;:{&quot;noteIndex&quot;:0},&quot;isEdited&quot;:false,&quot;manualOverride&quot;:{&quot;isManuallyOverridden&quot;:false,&quot;citeprocText&quot;:&quot;&lt;sup&gt;78&lt;/sup&gt;&quot;,&quot;manualOverrideText&quot;:&quot;&quot;},&quot;citationTag&quot;:&quot;MENDELEY_CITATION_v3_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&quot;,&quot;citationItems&quot;:[{&quot;id&quot;:&quot;bee214ac-4a99-3f5d-a465-2c2233f42d2d&quot;,&quot;itemData&quot;:{&quot;type&quot;:&quot;article-journal&quot;,&quot;id&quot;:&quot;bee214ac-4a99-3f5d-a465-2c2233f42d2d&quot;,&quot;title&quot;:&quot;Onboarding and offboarding in virtual reality: A user-centred framework for audience experience across genres and spaces&quot;,&quot;author&quot;:[{&quot;family&quot;:&quot;Whittaker&quot;,&quot;given&quot;:&quot;Laryssa&quot;,&quot;parse-names&quot;:false,&quot;dropping-particle&quot;:&quot;&quot;,&quot;non-dropping-particle&quot;:&quot;&quot;}],&quot;container-title&quot;:&quot;Convergence: The International Journal of Research into New Media Technologies&quot;,&quot;DOI&quot;:&quot;10.1177/13548565231187329&quot;,&quot;ISSN&quot;:&quot;1354-8565&quot;,&quot;URL&quot;:&quot;https://journals.sagepub.com/doi/10.1177/13548565231187329&quot;,&quot;issued&quot;:{&quot;date-parts&quot;:[[2025,2,17]]},&quot;page&quot;:&quot;87-106&quot;,&quot;abstract&quot;:&quot;&lt;p&gt;Virtual reality (VR) technology is an emerging medium of experience in many different public-facing entertainment and cultural contexts, such as immersive theatre, live performance, VR film festivals, gaming arcades, escape rooms, and museum exhibitions. The processes of ushering audience members or users into the virtual experience and out again, to which I refer here as ‘onboarding’ and ‘offboarding’, have been considered within some specific contexts, or on a case-by-case basis, but to date no systematised consideration of VR onboarding and offboarding has been produced. One reason for this is that ambiguities in disciplinary and practical definitions of immersion have obscured the relationship between VR technology and users. Clarification of this relationship results in clear evidence of a need for attention to onboarding and offboarding processes in public-facing contexts. In this paper, I define onboarding and offboarding, and present a framework for considering the onboarding and offboarding experiences of virtual reality audiences that helps stakeholders identify both their responsibilities to audiences and the best way to facilitate the immersive experience. This framework is based upon identifying experience goals, centred on the affordances of virtual reality and principles of immersion and presence, and utilises the Immersive Audience Framework developed by StoryFutures in its interdisciplinary research with immersive audiences since 2019.&lt;/p&gt;&quot;,&quot;issue&quot;:&quot;1&quot;,&quot;volume&quot;:&quot;31&quot;,&quot;container-title-short&quot;:&quot;&quot;},&quot;isTemporary&quot;:false,&quot;suppress-author&quot;:false,&quot;composite&quot;:false,&quot;author-only&quot;:false}]},{&quot;citationID&quot;:&quot;MENDELEY_CITATION_50a45880-5fbd-4823-b951-0a8cf54ebb55&quot;,&quot;properties&quot;:{&quot;noteIndex&quot;:0},&quot;isEdited&quot;:false,&quot;manualOverride&quot;:{&quot;isManuallyOverridden&quot;:false,&quot;citeprocText&quot;:&quot;&lt;sup&gt;79,80&lt;/sup&gt;&quot;,&quot;manualOverrideText&quot;:&quot;&quot;},&quot;citationTag&quot;:&quot;MENDELEY_CITATION_v3_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&quot;,&quot;citationItems&quot;:[{&quot;id&quot;:&quot;431b50c8-e539-3244-8e6f-7fd93cd6680d&quot;,&quot;itemData&quot;:{&quot;type&quot;:&quot;webpage&quot;,&quot;id&quot;:&quot;431b50c8-e539-3244-8e6f-7fd93cd6680d&quot;,&quot;title&quot;:&quot;Sphere Entertainment Unveils The Most Advanced Concert-Grade Audio System In The World: Sphere Immersive Sound, Powered By HOLOPLOT&quot;,&quot;author&quot;:[{&quot;family&quot;:&quot;Sphere Entertainment Co.&quot;,&quot;given&quot;:&quot;&quot;,&quot;parse-names&quot;:false,&quot;dropping-particle&quot;:&quot;&quot;,&quot;non-dropping-particle&quot;:&quot;&quot;}],&quot;accessed&quot;:{&quot;date-parts&quot;:[[2026,3,18]]},&quot;URL&quot;:&quot;https://www.sphereentertainmentco.com/sphere-entertainment-unveils-the-most-advanced-concert-grade-audio-system-in-the-world-sphere-immersive-sound-powered-by-holoplot/&quot;,&quot;issued&quot;:{&quot;date-parts&quot;:[[2023]]},&quot;container-title-short&quot;:&quot;&quot;},&quot;isTemporary&quot;:false,&quot;suppress-author&quot;:false,&quot;composite&quot;:false,&quot;author-only&quot;:false},{&quot;id&quot;:&quot;3d87a121-a16d-37ba-a254-ca0dc3b97dc1&quot;,&quot;itemData&quot;:{&quot;type&quot;:&quot;webpage&quot;,&quot;id&quot;:&quot;3d87a121-a16d-37ba-a254-ca0dc3b97dc1&quot;,&quot;title&quot;:&quot;Sphere Shakes Things Up with Haptic Seating&quot;,&quot;author&quot;:[{&quot;family&quot;:&quot;Mix Staff&quot;,&quot;given&quot;:&quot;&quot;,&quot;parse-names&quot;:false,&quot;dropping-particle&quot;:&quot;&quot;,&quot;non-dropping-particle&quot;:&quot;&quot;}],&quot;accessed&quot;:{&quot;date-parts&quot;:[[2026,3,18]]},&quot;URL&quot;:&quot;https://www.mixonline.com/live-sound/sphere-shakes-things-up-with-haptic-seating&quot;,&quot;issued&quot;:{&quot;date-parts&quot;:[[2023,11,10]]},&quot;container-title-short&quot;:&quot;&quot;},&quot;isTemporary&quot;:false}]},{&quot;citationID&quot;:&quot;MENDELEY_CITATION_e04c3f2a-0bdb-4a7b-8946-127708df1540&quot;,&quot;properties&quot;:{&quot;noteIndex&quot;:0},&quot;isEdited&quot;:false,&quot;manualOverride&quot;:{&quot;isManuallyOverridden&quot;:false,&quot;citeprocText&quot;:&quot;&lt;sup&gt;81&lt;/sup&gt;&quot;,&quot;manualOverrideText&quot;:&quot;&quot;},&quot;citationTag&quot;:&quot;MENDELEY_CITATION_v3_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&quot;,&quot;citationItems&quot;:[{&quot;id&quot;:&quot;cddf32be-9c86-3e65-8090-9391def7b65e&quot;,&quot;itemData&quot;:{&quot;type&quot;:&quot;article-newspaper&quot;,&quot;id&quot;:&quot;cddf32be-9c86-3e65-8090-9391def7b65e&quot;,&quot;title&quot;:&quot;It was the best day of my life!&quot;,&quot;author&quot;:[{&quot;family&quot;:&quot;The Guardian&quot;,&quot;given&quot;:&quot;&quot;,&quot;parse-names&quot;:false,&quot;dropping-particle&quot;:&quot;&quot;,&quot;non-dropping-particle&quot;:&quot;&quot;}],&quot;accessed&quot;:{&quot;date-parts&quot;:[[2025,9,22]]},&quot;URL&quot;:&quot;https://www.theguardian.com/music/2022/jun/09/guardian-readers-on-abba-voyage&quot;,&quot;issued&quot;:{&quot;date-parts&quot;:[[2022,6,9]]},&quot;container-title-short&quot;:&quot;&quot;},&quot;isTemporary&quot;:false,&quot;suppress-author&quot;:false,&quot;composite&quot;:false,&quot;author-only&quot;:false}]},{&quot;citationID&quot;:&quot;MENDELEY_CITATION_2df09e94-2f6d-4e63-a579-106c169dc826&quot;,&quot;properties&quot;:{&quot;noteIndex&quot;:0},&quot;isEdited&quot;:false,&quot;manualOverride&quot;:{&quot;isManuallyOverridden&quot;:false,&quot;citeprocText&quot;:&quot;&lt;sup&gt;82&lt;/sup&gt;&quot;,&quot;manualOverrideText&quot;:&quot;&quot;},&quot;citationTag&quot;:&quot;MENDELEY_CITATION_v3_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&quot;,&quot;citationItems&quot;:[{&quot;id&quot;:&quot;9442af7e-b157-3c1b-8a1a-d529c158e7c8&quot;,&quot;itemData&quot;:{&quot;type&quot;:&quot;article-journal&quot;,&quot;id&quot;:&quot;9442af7e-b157-3c1b-8a1a-d529c158e7c8&quot;,&quot;title&quot;:&quot;Holographic ABBA: Examining Fan Responses to ABBA’s Virtual “Live” Concert&quot;,&quot;author&quot;:[{&quot;family&quot;:&quot;Matthews&quot;,&quot;given&quot;:&quot;Justin&quot;,&quot;parse-names&quot;:false,&quot;dropping-particle&quot;:&quot;&quot;,&quot;non-dropping-particle&quot;:&quot;&quot;},{&quot;family&quot;:&quot;Nairn&quot;,&quot;given&quot;:&quot;Angelique&quot;,&quot;parse-names&quot;:false,&quot;dropping-particle&quot;:&quot;&quot;,&quot;non-dropping-particle&quot;:&quot;&quot;}],&quot;container-title&quot;:&quot;Popular Music and Society&quot;,&quot;DOI&quot;:&quot;10.1080/03007766.2023.2208048&quot;,&quot;ISSN&quot;:&quot;17401712&quot;,&quot;issued&quot;:{&quot;date-parts&quot;:[[2023]]},&quot;abstract&quot;:&quot;In 2021, ABBA reunited, released a new album, Voyage, and announced holographic concerts featuring their digital avatars or “ABBAtars.” Using visual effects and motion capture technology, these performances create a realistic illusion without physical presence. This study analyzed reactions to these virtual musicians, highlighting concerns of ageism, undermining live music, and profit-driven motives. While the public was excited to “experience” ABBA again, there was speculation about the nature of a virtual concert.&quot;,&quot;issue&quot;:&quot;3&quot;,&quot;volume&quot;:&quot;46&quot;,&quot;container-title-short&quot;:&quot;&quot;},&quot;isTemporary&quot;:false,&quot;suppress-author&quot;:false,&quot;composite&quot;:false,&quot;author-only&quot;:false}]},{&quot;citationID&quot;:&quot;MENDELEY_CITATION_8014081d-5869-4a7d-b157-978768489271&quot;,&quot;properties&quot;:{&quot;noteIndex&quot;:0},&quot;isEdited&quot;:false,&quot;manualOverride&quot;:{&quot;isManuallyOverridden&quot;:false,&quot;citeprocText&quot;:&quot;&lt;sup&gt;83&lt;/sup&gt;&quot;,&quot;manualOverrideText&quot;:&quot;&quot;},&quot;citationTag&quot;:&quot;MENDELEY_CITATION_v3_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&quot;,&quot;citationItems&quot;:[{&quot;id&quot;:&quot;e7fc4308-958a-3b3c-bd2b-d267889442c5&quot;,&quot;itemData&quot;:{&quot;type&quot;:&quot;article-journal&quot;,&quot;id&quot;:&quot;e7fc4308-958a-3b3c-bd2b-d267889442c5&quot;,&quot;title&quot;:&quot;Locating liveness in holographic performances: technological anxiety and participatory fandom at Vocaloid concerts&quot;,&quot;author&quot;:[{&quot;family&quot;:&quot;Michaud&quot;,&quot;given&quot;:&quot;Alyssa&quot;,&quot;parse-names&quot;:false,&quot;dropping-particle&quot;:&quot;&quot;,&quot;non-dropping-particle&quot;:&quot;&quot;}],&quot;container-title&quot;:&quot;Popular Music&quot;,&quot;DOI&quot;:&quot;10.1017/S0261143021000660&quot;,&quot;ISSN&quot;:&quot;02611430&quot;,&quot;issued&quot;:{&quot;date-parts&quot;:[[2022]]},&quot;abstract&quot;:&quot;This article addresses the growing global phenomenon of automated holographic concerts given by virtual pop stars called ‘Vocaloids’. Alternately acclaimed by music journalists as ‘the future of music’ and derided as ‘a robo-show, a concert simulacrum’, Vocaloid concerts across the past 10 years have sparked feelings of anxiety and prompted debate about the loss of human interaction at pre-programmed concerts. In this article, I extend Vocaloid research from recent work that addresses Vocaloid's creative online community into the middle of arenas of screaming fans, drawing on participant observation, reception history and live performance analysis in order to demonstrate the importance of participatory fandom in Vocaloid culture and its implications for 21st-century concepts of liveness. I argue that the creation of cultural meaning and the most significant interactions occur within the audience itself, when online amateur music-making communities intersect with participatory fandom at live concert events.&quot;,&quot;issue&quot;:&quot;1&quot;,&quot;volume&quot;:&quot;41&quot;,&quot;container-title-short&quot;:&quot;&quot;},&quot;isTemporary&quot;:false,&quot;suppress-author&quot;:false,&quot;composite&quot;:false,&quot;author-only&quot;:false}]},{&quot;citationID&quot;:&quot;MENDELEY_CITATION_134c9665-8ae8-48ff-9329-cf6881016cb5&quot;,&quot;properties&quot;:{&quot;noteIndex&quot;:0},&quot;isEdited&quot;:false,&quot;manualOverride&quot;:{&quot;isManuallyOverridden&quot;:false,&quot;citeprocText&quot;:&quot;&lt;sup&gt;84&lt;/sup&gt;&quot;,&quot;manualOverrideText&quot;:&quot;&quot;},&quot;citationTag&quot;:&quot;MENDELEY_CITATION_v3_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&quot;,&quot;citationItems&quot;:[{&quot;id&quot;:&quot;3a81dd34-15fe-31db-9795-413d4d78fc85&quot;,&quot;itemData&quot;:{&quot;type&quot;:&quot;webpage&quot;,&quot;id&quot;:&quot;3a81dd34-15fe-31db-9795-413d4d78fc85&quot;,&quot;title&quot;:&quot;A super realistic giant 3D cat has appeared on a billboard in Shinjuku&quot;,&quot;author&quot;:[{&quot;family&quot;:&quot;Imada&quot;,&quot;given&quot;:&quot;Kaila&quot;,&quot;parse-names&quot;:false,&quot;dropping-particle&quot;:&quot;&quot;,&quot;non-dropping-particle&quot;:&quot;&quot;}],&quot;container-title&quot;:&quot;TimeOut Tokyo&quot;,&quot;accessed&quot;:{&quot;date-parts&quot;:[[2026,3,18]]},&quot;URL&quot;:&quot;https://www.timeout.com/tokyo/news/a-super-realistic-giant-3d-cat-has-appeared-on-a-billboard-in-shinjuku-070621&quot;,&quot;issued&quot;:{&quot;date-parts&quot;:[[2021,8,12]]},&quot;container-title-short&quot;:&quot;&quot;},&quot;isTemporary&quot;:false,&quot;suppress-author&quot;:false,&quot;composite&quot;:false,&quot;author-only&quot;:false}]},{&quot;citationID&quot;:&quot;MENDELEY_CITATION_e1282ffc-7e23-4966-8fd5-2da7ff2dd767&quot;,&quot;properties&quot;:{&quot;noteIndex&quot;:0},&quot;isEdited&quot;:false,&quot;manualOverride&quot;:{&quot;isManuallyOverridden&quot;:false,&quot;citeprocText&quot;:&quot;&lt;sup&gt;85&lt;/sup&gt;&quot;,&quot;manualOverrideText&quot;:&quot;&quot;},&quot;citationTag&quot;:&quot;MENDELEY_CITATION_v3_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&quot;,&quot;citationItems&quot;:[{&quot;id&quot;:&quot;f639e657-3dee-39ba-b265-763b24bd5449&quot;,&quot;itemData&quot;:{&quot;type&quot;:&quot;article&quot;,&quot;id&quot;:&quot;f639e657-3dee-39ba-b265-763b24bd5449&quot;,&quot;title&quot;:&quot;Critical flicker fusion frequency: A narrative review&quot;,&quot;author&quot;:[{&quot;family&quot;:&quot;Mankowska&quot;,&quot;given&quot;:&quot;Natalia D.&quot;,&quot;parse-names&quot;:false,&quot;dropping-particle&quot;:&quot;&quot;,&quot;non-dropping-particle&quot;:&quot;&quot;},{&quot;family&quot;:&quot;Marcinkowska&quot;,&quot;given&quot;:&quot;Anna B.&quot;,&quot;parse-names&quot;:false,&quot;dropping-particle&quot;:&quot;&quot;,&quot;non-dropping-particle&quot;:&quot;&quot;},{&quot;family&quot;:&quot;Waskow&quot;,&quot;given&quot;:&quot;Monika&quot;,&quot;parse-names&quot;:false,&quot;dropping-particle&quot;:&quot;&quot;,&quot;non-dropping-particle&quot;:&quot;&quot;},{&quot;family&quot;:&quot;Sharma&quot;,&quot;given&quot;:&quot;Rita I.&quot;,&quot;parse-names&quot;:false,&quot;dropping-particle&quot;:&quot;&quot;,&quot;non-dropping-particle&quot;:&quot;&quot;},{&quot;family&quot;:&quot;Kot&quot;,&quot;given&quot;:&quot;Jacek&quot;,&quot;parse-names&quot;:false,&quot;dropping-particle&quot;:&quot;&quot;,&quot;non-dropping-particle&quot;:&quot;&quot;},{&quot;family&quot;:&quot;Winklewski&quot;,&quot;given&quot;:&quot;Pawel J.&quot;,&quot;parse-names&quot;:false,&quot;dropping-particle&quot;:&quot;&quot;,&quot;non-dropping-particle&quot;:&quot;&quot;}],&quot;container-title&quot;:&quot;Medicina (Lithuania)&quot;,&quot;DOI&quot;:&quot;10.3390/medicina57101096&quot;,&quot;ISSN&quot;:&quot;16489144&quot;,&quot;issued&quot;:{&quot;date-parts&quot;:[[2021]]},&quot;abstract&quot;:&quot;This review presents the current knowledge of the usage of critical flicker fusion frequency (CFF) in human and animal model studies. CFF has a wide application in different fields, especially as an indicator of cortical arousal and visual processing. In medicine, CFF may be helpful for diagnostic purposes, for example in epilepsy or minimal hepatic encephalopathy. Given the environmental studies and a limited number of other methods, it is applicable in diving and hyperbaric medicine. Current research also shows the relationship between CFF and other electrophysiological methods, such as electroencephalography. The human eye can detect flicker at 50–90 Hz but reports are showing the possibility to distinguish between steady and modulated light up to 500 Hz. Future research with the use of CFF is needed to better understand its utility and application.&quot;,&quot;issue&quot;:&quot;10&quot;,&quot;volume&quot;:&quot;57&quot;,&quot;container-title-short&quot;:&quot;&quot;},&quot;isTemporary&quot;:false,&quot;suppress-author&quot;:false,&quot;composite&quot;:false,&quot;author-only&quot;:false}]},{&quot;citationID&quot;:&quot;MENDELEY_CITATION_c83edc1f-de67-4ca7-a198-f0cd0f0bf8b8&quot;,&quot;properties&quot;:{&quot;noteIndex&quot;:0},&quot;isEdited&quot;:false,&quot;manualOverride&quot;:{&quot;isManuallyOverridden&quot;:false,&quot;citeprocText&quot;:&quot;&lt;sup&gt;86&lt;/sup&gt;&quot;,&quot;manualOverrideText&quot;:&quot;&quot;},&quot;citationTag&quot;:&quot;MENDELEY_CITATION_v3_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&quot;,&quot;citationItems&quot;:[{&quot;id&quot;:&quot;99b2b03d-93b8-315d-8a7a-1afeb0f638d4&quot;,&quot;itemData&quot;:{&quot;type&quot;:&quot;article-journal&quot;,&quot;id&quot;:&quot;99b2b03d-93b8-315d-8a7a-1afeb0f638d4&quot;,&quot;title&quot;:&quot;Humans perceive flicker artifacts at 500 Hz&quot;,&quot;author&quot;:[{&quot;family&quot;:&quot;Davis&quot;,&quot;given&quot;:&quot;James&quot;,&quot;parse-names&quot;:false,&quot;dropping-particle&quot;:&quot;&quot;,&quot;non-dropping-particle&quot;:&quot;&quot;},{&quot;family&quot;:&quot;Hsieh&quot;,&quot;given&quot;:&quot;Yi Hsuan&quot;,&quot;parse-names&quot;:false,&quot;dropping-particle&quot;:&quot;&quot;,&quot;non-dropping-particle&quot;:&quot;&quot;},{&quot;family&quot;:&quot;Lee&quot;,&quot;given&quot;:&quot;Hung Chi&quot;,&quot;parse-names&quot;:false,&quot;dropping-particle&quot;:&quot;&quot;,&quot;non-dropping-particle&quot;:&quot;&quot;}],&quot;container-title&quot;:&quot;Scientific Reports&quot;,&quot;container-title-short&quot;:&quot;Sci. Rep.&quot;,&quot;DOI&quot;:&quot;10.1038/srep07861&quot;,&quot;ISSN&quot;:&quot;20452322&quot;,&quot;issued&quot;:{&quot;date-parts&quot;:[[2015]]},&quot;abstract&quot;:&quot;Humans perceive a stable average intensity image without flicker artifacts when a television or monitor updates at a sufficiently fast rate. This rate, known as the critical flicker fusion rate, has been studied for both spatially uniform lights, and spatio-temporal displays. These studies have included both stabilized and unstablized retinal images, and report the maximum observable rate as 50-90 Hz. A separate line of research has reported that fast eye movements known as saccades allow simple modulated LEDs to be observed at very high rates. Here we show that humans perceive visual flicker artifacts at rates over 500 Hz when a display includes high frequency spatial edges. This rate is many times higher than previously reported. As a result, modern display designs which use complex spatio-temporal coding need to update much faster than conventional TVs, which traditionally presented a simple sequence of natural images.&quot;,&quot;volume&quot;:&quot;5&quot;},&quot;isTemporary&quot;:false,&quot;suppress-author&quot;:false,&quot;composite&quot;:false,&quot;author-only&quot;:false}]},{&quot;citationID&quot;:&quot;MENDELEY_CITATION_c835715d-5062-46bd-9996-8e20a2f891bc&quot;,&quot;properties&quot;:{&quot;noteIndex&quot;:0},&quot;isEdited&quot;:false,&quot;manualOverride&quot;:{&quot;isManuallyOverridden&quot;:false,&quot;citeprocText&quot;:&quot;&lt;sup&gt;87&lt;/sup&gt;&quot;,&quot;manualOverrideText&quot;:&quot;&quot;},&quot;citationTag&quot;:&quot;MENDELEY_CITATION_v3_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&quot;,&quot;citationItems&quot;:[{&quot;id&quot;:&quot;519ac1d0-305d-3d3a-80f4-87da99828cc3&quot;,&quot;itemData&quot;:{&quot;type&quot;:&quot;article-journal&quot;,&quot;id&quot;:&quot;519ac1d0-305d-3d3a-80f4-87da99828cc3&quot;,&quot;title&quot;:&quot;Pinhole Viewing Strengthens the Hollow-Face Illusion&quot;,&quot;author&quot;:[{&quot;family&quot;:&quot;Koessler&quot;,&quot;given&quot;:&quot;Trent&quot;,&quot;parse-names&quot;:false,&quot;dropping-particle&quot;:&quot;&quot;,&quot;non-dropping-particle&quot;:&quot;&quot;},{&quot;family&quot;:&quot;Hill&quot;,&quot;given&quot;:&quot;Harold&quot;,&quot;parse-names&quot;:false,&quot;dropping-particle&quot;:&quot;&quot;,&quot;non-dropping-particle&quot;:&quot;&quot;}],&quot;container-title&quot;:&quot;i-Perception&quot;,&quot;DOI&quot;:&quot;10.1177/0301006615599304&quot;,&quot;ISSN&quot;:&quot;2041-6695&quot;,&quot;URL&quot;:&quot;https://journals.sagepub.com/doi/10.1177/0301006615599304&quot;,&quot;issued&quot;:{&quot;date-parts&quot;:[[2015,8,1]]},&quot;page&quot;:&quot;1-9&quot;,&quot;abstract&quot;:&quot;&lt;p&gt;A hollow (concave) mask appears convex when viewed from beyond a certain distance even when viewed stereoscopically—this is the hollow-face illusion. At close viewing distances, the same mask is seen as hollow even when disparity information is eliminated by monocular viewing. A potential source of nonpictorial, monocular information that favors a veridical percept at close distances is accommodation in conjunction with focus blur. In this article, we used pinhole viewing to minimize this potential source of information and test whether it affects whether a hollow mask is seen as veridical (concave) or illusory (convex). Since monocular viewing also facilitates the illusory (convex) percept, it was included in the design both as a comparison and to test whether any effect of accommodation depends on vergence. Pinhole viewing was found favor the illusory percept, and its effect was at least as large as, and added to, that of monocular viewing. A control experiment using tinted glasses that attenuate illumination at least as much as the pinholes did not strengthen the illusion ruling out explanations in terms of reduced luminance. For pinhole viewing, there was no difference between monocular and binocular conditions. The results are interpreted as evidence that focus driven depth information affects perceived three-dimensional shape at close distances even when other sources of depth information are available. The lack of a difference between monocular and binocular pinhole viewing suggests that, by disrupting accommodation, pinholes may also interfere with linked vergence cues to depth.&lt;/p&gt;&quot;,&quot;publisher&quot;:&quot;SAGE Publications Ltd&quot;,&quot;issue&quot;:&quot;4&quot;,&quot;volume&quot;:&quot;6&quot;,&quot;container-title-short&quot;:&quot;Iperception&quot;},&quot;isTemporary&quot;:false}]},{&quot;citationID&quot;:&quot;MENDELEY_CITATION_14a726b6-dc41-4042-ad81-ad383619574b&quot;,&quot;properties&quot;:{&quot;noteIndex&quot;:0},&quot;isEdited&quot;:false,&quot;manualOverride&quot;:{&quot;isManuallyOverridden&quot;:false,&quot;citeprocText&quot;:&quot;&lt;sup&gt;88&lt;/sup&gt;&quot;,&quot;manualOverrideText&quot;:&quot;&quot;},&quot;citationTag&quot;:&quot;MENDELEY_CITATION_v3_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&quot;,&quot;citationItems&quot;:[{&quot;id&quot;:&quot;eeb207dd-88ef-3e36-99fd-456c887dc6a8&quot;,&quot;itemData&quot;:{&quot;type&quot;:&quot;article-journal&quot;,&quot;id&quot;:&quot;eeb207dd-88ef-3e36-99fd-456c887dc6a8&quot;,&quot;title&quot;:&quot;Bringing the Illusion of Reality Inside Museums—A Methodological Proposal for an Advanced Museology Using Holographic Showcases&quot;,&quot;author&quot;:[{&quot;family&quot;:&quot;Pietroni&quot;,&quot;given&quot;:&quot;Eva&quot;,&quot;parse-names&quot;:false,&quot;dropping-particle&quot;:&quot;&quot;,&quot;non-dropping-particle&quot;:&quot;&quot;},{&quot;family&quot;:&quot;Ferdani&quot;,&quot;given&quot;:&quot;Daniele&quot;,&quot;parse-names&quot;:false,&quot;dropping-particle&quot;:&quot;&quot;,&quot;non-dropping-particle&quot;:&quot;&quot;},{&quot;family&quot;:&quot;Forlani&quot;,&quot;given&quot;:&quot;Massimiliano&quot;,&quot;parse-names&quot;:false,&quot;dropping-particle&quot;:&quot;&quot;,&quot;non-dropping-particle&quot;:&quot;&quot;},{&quot;family&quot;:&quot;Pagano&quot;,&quot;given&quot;:&quot;Alfonsina&quot;,&quot;parse-names&quot;:false,&quot;dropping-particle&quot;:&quot;&quot;,&quot;non-dropping-particle&quot;:&quot;&quot;},{&quot;family&quot;:&quot;Rufa&quot;,&quot;given&quot;:&quot;Claudio&quot;,&quot;parse-names&quot;:false,&quot;dropping-particle&quot;:&quot;&quot;,&quot;non-dropping-particle&quot;:&quot;&quot;}],&quot;container-title&quot;:&quot;Informatics&quot;,&quot;DOI&quot;:&quot;10.3390/informatics6010002&quot;,&quot;ISSN&quot;:&quot;2227-9709&quot;,&quot;URL&quot;:&quot;https://www.mdpi.com/2227-9709/6/1/2&quot;,&quot;issued&quot;:{&quot;date-parts&quot;:[[2019,1,4]]},&quot;page&quot;:&quot;2&quot;,&quot;abstract&quot;:&quot;&lt;p&gt;The basic idea of a hologram is an apparition of something that does not exist but appears as if it was just in front of our eyes. These illusion techniques were invented a long time ago. The philosopher and alchemist Giovanni Battista della Porta invented an effect that was later developed and brought to fame by Prof. J. H. Pepper (1821–1900) and applied in theatrical performances. The innovation nowadays consists in the adopted technology to produce them. Taking advantage of the available digital technologies, the challenge we are going to discuss is using holograms in the museum context, inside showcases, to realize a new form of scenography and dramaturgy around the exhibited objects. Case studies will be presented, with a detailed analysis of the EU project CEMEC (Connecting Early Medieval European Collections), where holographic showcases have been designed, built and experimented in EU museums. In this case, the coexistence in the same space of the real artifact and the virtual contents, and interior setup of the showcase, its dynamic lighting system, the script and the sound, converge to create an expressive unity. The reconstruction of sensory and symbolic dimensions that are ‘beyond’ any museum object can take the visitor in the middle of a lively and powerful experience with such technology, and represents an advancement in the museological sector. User experience results and a list of best practices will be presented in the second part of the paper, out of the tests and research activities conducted in these three years of the project.&lt;/p&gt;&quot;,&quot;issue&quot;:&quot;1&quot;,&quot;volume&quot;:&quot;6&quot;,&quot;container-title-short&quot;:&quot;&quot;},&quot;isTemporary&quot;:false,&quot;suppress-author&quot;:false,&quot;composite&quot;:false,&quot;author-only&quot;:false}]},{&quot;citationID&quot;:&quot;MENDELEY_CITATION_5421cb52-b53a-447b-b7eb-ac5049c6eb97&quot;,&quot;properties&quot;:{&quot;noteIndex&quot;:0},&quot;isEdited&quot;:false,&quot;manualOverride&quot;:{&quot;isManuallyOverridden&quot;:false,&quot;citeprocText&quot;:&quot;&lt;sup&gt;89&lt;/sup&gt;&quot;,&quot;manualOverrideText&quot;:&quot;&quot;},&quot;citationTag&quot;:&quot;MENDELEY_CITATION_v3_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&quot;,&quot;citationItems&quot;:[{&quot;id&quot;:&quot;4d9551c5-8166-3775-9b16-104a5202e7b2&quot;,&quot;itemData&quot;:{&quot;type&quot;:&quot;webpage&quot;,&quot;id&quot;:&quot;4d9551c5-8166-3775-9b16-104a5202e7b2&quot;,&quot;title&quot;:&quot;About Colour Blindness&quot;,&quot;author&quot;:[{&quot;family&quot;:&quot;Blind Awareness&quot;,&quot;given&quot;:&quot;&quot;,&quot;parse-names&quot;:false,&quot;dropping-particle&quot;:&quot;&quot;,&quot;non-dropping-particle&quot;:&quot;&quot;}],&quot;accessed&quot;:{&quot;date-parts&quot;:[[2026,3,19]]},&quot;URL&quot;:&quot;https://www.colourblindawareness.org/colour-blindness/&quot;,&quot;container-title-short&quot;:&quot;&quot;},&quot;isTemporary&quot;:false,&quot;suppress-author&quot;:false,&quot;composite&quot;:false,&quot;author-only&quot;:false}]},{&quot;citationID&quot;:&quot;MENDELEY_CITATION_4c1fb79d-4d88-4384-872d-1c315bbd84f2&quot;,&quot;properties&quot;:{&quot;noteIndex&quot;:0},&quot;isEdited&quot;:false,&quot;manualOverride&quot;:{&quot;isManuallyOverridden&quot;:false,&quot;citeprocText&quot;:&quot;&lt;sup&gt;90&lt;/sup&gt;&quot;,&quot;manualOverrideText&quot;:&quot;&quot;},&quot;citationTag&quot;:&quot;MENDELEY_CITATION_v3_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&quot;,&quot;citationItems&quot;:[{&quot;id&quot;:&quot;cf2ee0a1-8572-38a1-aa07-212804b6586b&quot;,&quot;itemData&quot;:{&quot;type&quot;:&quot;webpage&quot;,&quot;id&quot;:&quot;cf2ee0a1-8572-38a1-aa07-212804b6586b&quot;,&quot;title&quot;:&quot;Key information and statistics on sight loss in the UK&quot;,&quot;author&quot;:[{&quot;family&quot;:&quot;Royal National Institute of Blind People&quot;,&quot;given&quot;:&quot;&quot;,&quot;parse-names&quot;:false,&quot;dropping-particle&quot;:&quot;&quot;,&quot;non-dropping-particle&quot;:&quot;&quot;}],&quot;accessed&quot;:{&quot;date-parts&quot;:[[2026,3,19]]},&quot;URL&quot;:&quot;https://www.rnib.org.uk/professionals/research-and-data/key-information-and-statistics-on-sight-loss-in-the-uk/&quot;,&quot;container-title-short&quot;:&quot;&quot;},&quot;isTemporary&quot;:false,&quot;suppress-author&quot;:false,&quot;composite&quot;:false,&quot;author-only&quot;:false}]},{&quot;citationID&quot;:&quot;MENDELEY_CITATION_ccbe7791-baa6-4a4f-9d36-dd08acb43af5&quot;,&quot;properties&quot;:{&quot;noteIndex&quot;:0},&quot;isEdited&quot;:false,&quot;manualOverride&quot;:{&quot;isManuallyOverridden&quot;:false,&quot;citeprocText&quot;:&quot;&lt;sup&gt;91,92&lt;/sup&gt;&quot;,&quot;manualOverrideText&quot;:&quot;&quot;},&quot;citationTag&quot;:&quot;MENDELEY_CITATION_v3_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&quot;,&quot;citationItems&quot;:[{&quot;id&quot;:&quot;142a41d7-4054-3d58-8d68-7df4e594baa1&quot;,&quot;itemData&quot;:{&quot;type&quot;:&quot;webpage&quot;,&quot;id&quot;:&quot;142a41d7-4054-3d58-8d68-7df4e594baa1&quot;,&quot;title&quot;:&quot;W3C Web Accessibility Initiative Home&quot;,&quot;author&quot;:[{&quot;family&quot;:&quot;World Wide Web Consortium&quot;,&quot;given&quot;:&quot;&quot;,&quot;parse-names&quot;:false,&quot;dropping-particle&quot;:&quot;&quot;,&quot;non-dropping-particle&quot;:&quot;&quot;}],&quot;accessed&quot;:{&quot;date-parts&quot;:[[2026,3,19]]},&quot;URL&quot;:&quot;https://www.w3.org/WAI/&quot;,&quot;container-title-short&quot;:&quot;&quot;},&quot;isTemporary&quot;:false,&quot;suppress-author&quot;:false,&quot;composite&quot;:false,&quot;author-only&quot;:false},{&quot;id&quot;:&quot;0bfb4220-8dff-3b68-96ec-bf3c3655ea89&quot;,&quot;itemData&quot;:{&quot;type&quot;:&quot;webpage&quot;,&quot;id&quot;:&quot;0bfb4220-8dff-3b68-96ec-bf3c3655ea89&quot;,&quot;title&quot;:&quot;Digital accessibility&quot;,&quot;author&quot;:[{&quot;family&quot;:&quot;Royal National Institute of Blind People&quot;,&quot;given&quot;:&quot;&quot;,&quot;parse-names&quot;:false,&quot;dropping-particle&quot;:&quot;&quot;,&quot;non-dropping-particle&quot;:&quot;&quot;}],&quot;accessed&quot;:{&quot;date-parts&quot;:[[2026,3,19]]},&quot;URL&quot;:&quot;https://www.rnib.org.uk/professionals-old-version/business-professionals/digital-accessibility-hub/&quot;,&quot;container-title-short&quot;:&quot;&quot;},&quot;isTemporary&quot;:false}]},{&quot;citationID&quot;:&quot;MENDELEY_CITATION_cdfa189a-dfa7-48d4-9140-ea2f7902bfbd&quot;,&quot;properties&quot;:{&quot;noteIndex&quot;:0},&quot;isEdited&quot;:false,&quot;manualOverride&quot;:{&quot;isManuallyOverridden&quot;:false,&quot;citeprocText&quot;:&quot;&lt;sup&gt;93&lt;/sup&gt;&quot;,&quot;manualOverrideText&quot;:&quot;&quot;},&quot;citationTag&quot;:&quot;MENDELEY_CITATION_v3_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&quot;,&quot;citationItems&quot;:[{&quot;id&quot;:&quot;bb35b866-d158-3a17-8ae2-4d5ccb6a0ac8&quot;,&quot;itemData&quot;:{&quot;type&quot;:&quot;article-journal&quot;,&quot;id&quot;:&quot;bb35b866-d158-3a17-8ae2-4d5ccb6a0ac8&quot;,&quot;title&quot;:&quot;Investigating the effect of sound in horror clip on the cardiac electrophysiology of young adults using wavelet packet decomposition and machine learning classifiers&quot;,&quot;author&quot;:[{&quot;family&quot;:&quot;Pradhan&quot;,&quot;given&quot;:&quot;Bikash K.&quot;,&quot;parse-names&quot;:false,&quot;dropping-particle&quot;:&quot;&quot;,&quot;non-dropping-particle&quot;:&quot;&quot;},{&quot;family&quot;:&quot;Mishra&quot;,&quot;given&quot;:&quot;Chinmaya R.&quot;,&quot;parse-names&quot;:false,&quot;dropping-particle&quot;:&quot;&quot;,&quot;non-dropping-particle&quot;:&quot;&quot;},{&quot;family&quot;:&quot;Jarzębski&quot;,&quot;given&quot;:&quot;Maciej&quot;,&quot;parse-names&quot;:false,&quot;dropping-particle&quot;:&quot;&quot;,&quot;non-dropping-particle&quot;:&quot;&quot;},{&quot;family&quot;:&quot;Sivaraman&quot;,&quot;given&quot;:&quot;J&quot;,&quot;parse-names&quot;:false,&quot;dropping-particle&quot;:&quot;&quot;,&quot;non-dropping-particle&quot;:&quot;&quot;},{&quot;family&quot;:&quot;Ray&quot;,&quot;given&quot;:&quot;Sirsendu S.&quot;,&quot;parse-names&quot;:false,&quot;dropping-particle&quot;:&quot;&quot;,&quot;non-dropping-particle&quot;:&quot;&quot;},{&quot;family&quot;:&quot;Mohanty&quot;,&quot;given&quot;:&quot;Satyapriya&quot;,&quot;parse-names&quot;:false,&quot;dropping-particle&quot;:&quot;&quot;,&quot;non-dropping-particle&quot;:&quot;&quot;},{&quot;family&quot;:&quot;Pal&quot;,&quot;given&quot;:&quot;Kunal&quot;,&quot;parse-names&quot;:false,&quot;dropping-particle&quot;:&quot;&quot;,&quot;non-dropping-particle&quot;:&quot;&quot;}],&quot;container-title&quot;:&quot;Biomedical Engineering Advances&quot;,&quot;DOI&quot;:&quot;10.1016/j.bea.2022.100037&quot;,&quot;ISSN&quot;:&quot;26670992&quot;,&quot;URL&quot;:&quot;https://linkinghub.elsevier.com/retrieve/pii/S2667099222000135&quot;,&quot;issued&quot;:{&quot;date-parts&quot;:[[2022,6]]},&quot;page&quot;:&quot;100037&quot;,&quot;abstract&quot;:&quot;The effect of horror sound on electro-cardiac activity is not yet sufficiently explored despite recommendable research on different genres of music and sound. Detecting the impact of these stimuli is a complex task. The current study intends to automatically detect the horror-sound induced cardiac changes using wavelet coefficient-based features extracted from the electrocardiograph signals and several machine learning models. The statistical comparison of these features in the two data groups suggests a significant change in different feature values after exposure to horror sound while watching a horror clip. The statistically discriminative features were employed as input to nine machine learning (ML) models, namely Naïve Bayes, Fast large margin, Logistic regression, generalized linear model, Decision tree, Random Forest, deep learning, gradient boosted tree, and Support vector machine. The performance of these ML models was compared using different performance measures, including accuracy, precision, F-measure, sensitivity, specificity, and area under the curve (AUC). The results suggest the gradient boosted tree is the best performing model in differentiating the horror sound-induced changes in the ECG signals.&quot;,&quot;publisher&quot;:&quot;Elsevier BV&quot;,&quot;volume&quot;:&quot;3&quot;,&quot;container-title-short&quot;:&quot;&quot;},&quot;isTemporary&quot;:false}]},{&quot;citationID&quot;:&quot;MENDELEY_CITATION_323ba224-4c77-43b7-bb36-e8a83d62fb00&quot;,&quot;properties&quot;:{&quot;noteIndex&quot;:0},&quot;isEdited&quot;:false,&quot;manualOverride&quot;:{&quot;isManuallyOverridden&quot;:false,&quot;citeprocText&quot;:&quot;&lt;sup&gt;94&lt;/sup&gt;&quot;,&quot;manualOverrideText&quot;:&quot;&quot;},&quot;citationTag&quot;:&quot;MENDELEY_CITATION_v3_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&quot;,&quot;citationItems&quot;:[{&quot;id&quot;:&quot;ac25dc1e-e704-3d92-a616-70986869b764&quot;,&quot;itemData&quot;:{&quot;type&quot;:&quot;paper-conference&quot;,&quot;id&quot;:&quot;ac25dc1e-e704-3d92-a616-70986869b764&quot;,&quot;title&quot;:&quot;Decoding Fear: Exploring User Experiences in Virtual Reality Horror Games&quot;,&quot;author&quot;:[{&quot;family&quot;:&quot;Zhang&quot;,&quot;given&quot;:&quot;He&quot;,&quot;parse-names&quot;:false,&quot;dropping-particle&quot;:&quot;&quot;,&quot;non-dropping-particle&quot;:&quot;&quot;},{&quot;family&quot;:&quot;Li&quot;,&quot;given&quot;:&quot;Xinyang&quot;,&quot;parse-names&quot;:false,&quot;dropping-particle&quot;:&quot;&quot;,&quot;non-dropping-particle&quot;:&quot;&quot;},{&quot;family&quot;:&quot;Qiu&quot;,&quot;given&quot;:&quot;Christine&quot;,&quot;parse-names&quot;:false,&quot;dropping-particle&quot;:&quot;&quot;,&quot;non-dropping-particle&quot;:&quot;&quot;},{&quot;family&quot;:&quot;Fu&quot;,&quot;given&quot;:&quot;Xinyi&quot;,&quot;parse-names&quot;:false,&quot;dropping-particle&quot;:&quot;&quot;,&quot;non-dropping-particle&quot;:&quot;&quot;}],&quot;container-title&quot;:&quot;Proceedings of the Eleventh International Symposium of Chinese CHI&quot;,&quot;DOI&quot;:&quot;10.1145/3629606.3629646&quot;,&quot;ISBN&quot;:&quot;9798400716454&quot;,&quot;URL&quot;:&quot;https://dl.acm.org/doi/10.1145/3629606.3629646&quot;,&quot;issued&quot;:{&quot;date-parts&quot;:[[2023,11,13]]},&quot;publisher-place&quot;:&quot;New York, NY, USA&quot;,&quot;page&quot;:&quot;411-419&quot;,&quot;abstract&quot;:&quot;This preliminary study investigated user experiences in VR horror games, highlighting fear-triggering and gender-based differences in perception. By utilizing a scientifically validated and specially designed questionnaire, we successfully collected questionnaire data from 23 subjects for an early empirical study of fear induction in a virtual reality gaming environment. The early findings suggest that visual restrictions and ambient sound-enhanced realism may be more effective in intensifying the fear experience. Participants exhibited a tendency to avoid playing alone or during nighttime, underscoring the significant psychological impact of VR horror games. The study also revealed a distinct gender difference in fear perception, with female participants exhibiting a higher sensitivity to fear stimuli. However, the preference for different types of horror games was not solely dominated by males; it varied depending on factors such as the game's pace, its objectives, and the nature of the fear stimulant.&quot;,&quot;publisher&quot;:&quot;ACM&quot;,&quot;container-title-short&quot;:&quot;&quot;},&quot;isTemporary&quot;:false}]},{&quot;citationID&quot;:&quot;MENDELEY_CITATION_0afd5176-3dfa-40d3-bf13-3ca7b3bfffd5&quot;,&quot;properties&quot;:{&quot;noteIndex&quot;:0},&quot;isEdited&quot;:false,&quot;manualOverride&quot;:{&quot;isManuallyOverridden&quot;:false,&quot;citeprocText&quot;:&quot;&lt;sup&gt;95&lt;/sup&gt;&quot;,&quot;manualOverrideText&quot;:&quot;&quot;},&quot;citationTag&quot;:&quot;MENDELEY_CITATION_v3_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&quot;,&quot;citationItems&quot;:[{&quot;id&quot;:&quot;dbdf73c6-644c-3046-821c-e8c47b3d956a&quot;,&quot;itemData&quot;:{&quot;type&quot;:&quot;article-journal&quot;,&quot;id&quot;:&quot;dbdf73c6-644c-3046-821c-e8c47b3d956a&quot;,&quot;title&quot;:&quot;An overview of the major phenomena of the localization of sound sources by normal-hearing, hearing-impaired, and aided listeners&quot;,&quot;author&quot;:[{&quot;family&quot;:&quot;Akeroyd&quot;,&quot;given&quot;:&quot;Michael A.&quot;,&quot;parse-names&quot;:false,&quot;dropping-particle&quot;:&quot;&quot;,&quot;non-dropping-particle&quot;:&quot;&quot;}],&quot;container-title&quot;:&quot;Trends in Hearing&quot;,&quot;container-title-short&quot;:&quot;Trends Hear.&quot;,&quot;DOI&quot;:&quot;10.1177/2331216514560442&quot;,&quot;ISSN&quot;:&quot;23312165&quot;,&quot;issued&quot;:{&quot;date-parts&quot;:[[2014]]},&quot;abstract&quot;:&quot;Localizing a sound source requires the auditory system to determine its direction and its distance. In general, hearingimpaired listeners do less well in experiments measuring localization performance than normal-hearing listeners, and hearing aids often exacerbate matters. This article summarizes the major experimental effects in direction (and its underlying cues of interaural time differences and interaural level differences) and distance for normal-hearing, hearing-impaired, and aided listeners. Front/back errors and the importance of self-motion are noted. The influence of vision on the localization of realworld sounds is emphasized, such as through the ventriloquist effect or the intriguing link between spatial hearing and visual attention.&quot;,&quot;volume&quot;:&quot;18&quot;},&quot;isTemporary&quot;:false,&quot;suppress-author&quot;:false,&quot;composite&quot;:false,&quot;author-only&quot;:false}]},{&quot;citationID&quot;:&quot;MENDELEY_CITATION_eeb57fc3-101f-4291-a06e-ab18e7cc4de1&quot;,&quot;properties&quot;:{&quot;noteIndex&quot;:0},&quot;isEdited&quot;:false,&quot;manualOverride&quot;:{&quot;isManuallyOverridden&quot;:false,&quot;citeprocText&quot;:&quot;&lt;sup&gt;70&lt;/sup&gt;&quot;,&quot;manualOverrideText&quot;:&quot;&quot;},&quot;citationTag&quot;:&quot;MENDELEY_CITATION_v3_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&quot;,&quot;citationItems&quot;:[{&quot;id&quot;:&quot;126afee8-5473-3080-9535-7d107bf125f1&quot;,&quot;itemData&quot;:{&quot;type&quot;:&quot;article-journal&quot;,&quot;id&quot;:&quot;126afee8-5473-3080-9535-7d107bf125f1&quot;,&quot;title&quot;:&quot;Immediate perceptual response to intersensory discrepancy.&quot;,&quot;author&quot;:[{&quot;family&quot;:&quot;Welch&quot;,&quot;given&quot;:&quot;Robert B.&quot;,&quot;parse-names&quot;:false,&quot;dropping-particle&quot;:&quot;&quot;,&quot;non-dropping-particle&quot;:&quot;&quot;},{&quot;family&quot;:&quot;Warren&quot;,&quot;given&quot;:&quot;David H.&quot;,&quot;parse-names&quot;:false,&quot;dropping-particle&quot;:&quot;&quot;,&quot;non-dropping-particle&quot;:&quot;&quot;}],&quot;container-title&quot;:&quot;Psychological Bulletin&quot;,&quot;container-title-short&quot;:&quot;Psychol. Bull.&quot;,&quot;DOI&quot;:&quot;10.1037/0033-2909.88.3.638&quot;,&quot;ISSN&quot;:&quot;1939-1455&quot;,&quot;URL&quot;:&quot;https://doi.apa.org/doi/10.1037/0033-2909.88.3.638&quot;,&quot;issued&quot;:{&quot;date-parts&quot;:[[1980]]},&quot;page&quot;:&quot;638-667&quot;,&quot;publisher&quot;:&quot;American Psychological Association&quot;,&quot;issue&quot;:&quot;3&quot;,&quot;volume&quot;:&quot;88&quot;},&quot;isTemporary&quot;:false,&quot;suppress-author&quot;:false,&quot;composite&quot;:false,&quot;author-only&quot;:false}]},{&quot;citationID&quot;:&quot;MENDELEY_CITATION_5eb20259-ba39-4b20-9c6f-7678608e5789&quot;,&quot;properties&quot;:{&quot;noteIndex&quot;:0},&quot;isEdited&quot;:false,&quot;manualOverride&quot;:{&quot;isManuallyOverridden&quot;:false,&quot;citeprocText&quot;:&quot;&lt;sup&gt;96&lt;/sup&gt;&quot;,&quot;manualOverrideText&quot;:&quot;&quot;},&quot;citationTag&quot;:&quot;MENDELEY_CITATION_v3_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&quot;,&quot;citationItems&quot;:[{&quot;id&quot;:&quot;d7a5292b-7168-3a42-b74e-0b51aa6a0c4b&quot;,&quot;itemData&quot;:{&quot;type&quot;:&quot;webpage&quot;,&quot;id&quot;:&quot;d7a5292b-7168-3a42-b74e-0b51aa6a0c4b&quot;,&quot;title&quot;:&quot;Limits of Control: Rain Room and Immersive Environments&quot;,&quot;author&quot;:[{&quot;family&quot;:&quot;Scott&quot;,&quot;given&quot;:&quot;F&quot;,&quot;parse-names&quot;:false,&quot;dropping-particle&quot;:&quot;&quot;,&quot;non-dropping-particle&quot;:&quot;&quot;}],&quot;accessed&quot;:{&quot;date-parts&quot;:[[2025,9,30]]},&quot;URL&quot;:&quot;https://www.artforum.com/features/limits-of-control-rain-room-and-immersive-environments-217722/&quot;,&quot;issued&quot;:{&quot;date-parts&quot;:[[2013]]},&quot;container-title-short&quot;:&quot;&quot;},&quot;isTemporary&quot;:false,&quot;suppress-author&quot;:false,&quot;composite&quot;:false,&quot;author-only&quot;:false}]},{&quot;citationID&quot;:&quot;MENDELEY_CITATION_29917503-aeb4-4baf-bdee-26d94ee60870&quot;,&quot;properties&quot;:{&quot;noteIndex&quot;:0},&quot;isEdited&quot;:false,&quot;manualOverride&quot;:{&quot;isManuallyOverridden&quot;:false,&quot;citeprocText&quot;:&quot;&lt;sup&gt;97&lt;/sup&gt;&quot;,&quot;manualOverrideText&quot;:&quot;&quot;},&quot;citationTag&quot;:&quot;MENDELEY_CITATION_v3_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&quot;,&quot;citationItems&quot;:[{&quot;id&quot;:&quot;27071a08-b9b5-3c7f-a93a-e971b1ef2420&quot;,&quot;itemData&quot;:{&quot;type&quot;:&quot;webpage&quot;,&quot;id&quot;:&quot;27071a08-b9b5-3c7f-a93a-e971b1ef2420&quot;,&quot;title&quot;:&quot;#1161: The Many Immersive Documentary Innovations of “In Pursuit of Repetitive Beats:” Winner of IDFA DocLab Award for Immersive Non-Fiction&quot;,&quot;author&quot;:[{&quot;family&quot;:&quot;Bye&quot;,&quot;given&quot;:&quot;Kent&quot;,&quot;parse-names&quot;:false,&quot;dropping-particle&quot;:&quot;&quot;,&quot;non-dropping-particle&quot;:&quot;&quot;}],&quot;accessed&quot;:{&quot;date-parts&quot;:[[2026,3,19]]},&quot;URL&quot;:&quot;https://voicesofvr.com/1161-the-many-immersive-documentary-innovations-of-in-pursuit-of-repetitive-beats-winner-of-idfa-doclab-award-for-immersive-non-fiction&quot;,&quot;issued&quot;:{&quot;date-parts&quot;:[[2022,12,21]]},&quot;container-title-short&quot;:&quot;&quot;},&quot;isTemporary&quot;:false,&quot;suppress-author&quot;:false,&quot;composite&quot;:false,&quot;author-only&quot;:false}]},{&quot;citationID&quot;:&quot;MENDELEY_CITATION_d6d93417-9dcc-420f-9d8f-e7666c39a76d&quot;,&quot;properties&quot;:{&quot;noteIndex&quot;:0},&quot;isEdited&quot;:false,&quot;manualOverride&quot;:{&quot;isManuallyOverridden&quot;:false,&quot;citeprocText&quot;:&quot;&lt;sup&gt;98&lt;/sup&gt;&quot;,&quot;manualOverrideText&quot;:&quot;&quot;},&quot;citationTag&quot;:&quot;MENDELEY_CITATION_v3_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&quot;,&quot;citationItems&quot;:[{&quot;id&quot;:&quot;7ccd1794-5b50-3844-adb1-6090f099c348&quot;,&quot;itemData&quot;:{&quot;type&quot;:&quot;article-journal&quot;,&quot;id&quot;:&quot;7ccd1794-5b50-3844-adb1-6090f099c348&quot;,&quot;title&quot;:&quot;Haptic perception: A tutorial&quot;,&quot;author&quot;:[{&quot;family&quot;:&quot;Lederman&quot;,&quot;given&quot;:&quot;S. J.&quot;,&quot;parse-names&quot;:false,&quot;dropping-particle&quot;:&quot;&quot;,&quot;non-dropping-particle&quot;:&quot;&quot;},{&quot;family&quot;:&quot;Klatzky&quot;,&quot;given&quot;:&quot;R. L.&quot;,&quot;parse-names&quot;:false,&quot;dropping-particle&quot;:&quot;&quot;,&quot;non-dropping-particle&quot;:&quot;&quot;}],&quot;container-title&quot;:&quot;Attention, Perception &amp; Psychophysics&quot;,&quot;DOI&quot;:&quot;10.3758/APP.71.7.1439&quot;,&quot;ISSN&quot;:&quot;1943-3921&quot;,&quot;URL&quot;:&quot;http://link.springer.com/10.3758/APP.71.7.1439&quot;,&quot;issued&quot;:{&quot;date-parts&quot;:[[2009,10,1]]},&quot;page&quot;:&quot;1439-1459&quot;,&quot;abstract&quot;:&quot;This tutorial focuses on the sense of touch within the context of a fully active human observer. It is intended for graduate students and researchers outside the discipline who seek an introduction to the rapidly evolving field of human haptics. The tutorial begins with a review of peripheral sensory receptors in skin, muscles, tendons, and joints. We then describe an extensive body of research on \&quot;what\&quot; and \&quot;where\&quot; channels, the former dealing with haptic perception of objects, surfaces, and their properties, and the latter with perception of spatial layout on the skin and in external space relative to the perceiver. We conclude with a brief discussion of other significant issues in the field, including vision-touch interactions, affective touch, neural plasticity, and applications. © 2009 The Psychonomic Society, Inc.&quot;,&quot;issue&quot;:&quot;7&quot;,&quot;volume&quot;:&quot;71&quot;,&quot;container-title-short&quot;:&quot;Atten. Percept. Psychophys.&quot;},&quot;isTemporary&quot;:false}]},{&quot;citationID&quot;:&quot;MENDELEY_CITATION_40374381-f0b0-4650-aee1-780455a53b57&quot;,&quot;properties&quot;:{&quot;noteIndex&quot;:0},&quot;isEdited&quot;:false,&quot;manualOverride&quot;:{&quot;isManuallyOverridden&quot;:false,&quot;citeprocText&quot;:&quot;&lt;sup&gt;99&lt;/sup&gt;&quot;,&quot;manualOverrideText&quot;:&quot;&quot;},&quot;citationTag&quot;:&quot;MENDELEY_CITATION_v3_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&quot;,&quot;citationItems&quot;:[{&quot;id&quot;:&quot;70b72a25-83b8-321d-86d8-4e94640ae549&quot;,&quot;itemData&quot;:{&quot;type&quot;:&quot;paper-conference&quot;,&quot;id&quot;:&quot;70b72a25-83b8-321d-86d8-4e94640ae549&quot;,&quot;title&quot;:&quot;Temperature Matters: Thermal Feedback for Awe Experiences in VR&quot;,&quot;author&quot;:[{&quot;family&quot;:&quot;Marquardt&quot;,&quot;given&quot;:&quot;Alexander&quot;,&quot;parse-names&quot;:false,&quot;dropping-particle&quot;:&quot;&quot;,&quot;non-dropping-particle&quot;:&quot;&quot;},{&quot;family&quot;:&quot;Lehnort&quot;,&quot;given&quot;:&quot;Marvin&quot;,&quot;parse-names&quot;:false,&quot;dropping-particle&quot;:&quot;&quot;,&quot;non-dropping-particle&quot;:&quot;&quot;},{&quot;family&quot;:&quot;Steininger&quot;,&quot;given&quot;:&quot;Melissa&quot;,&quot;parse-names&quot;:false,&quot;dropping-particle&quot;:&quot;&quot;,&quot;non-dropping-particle&quot;:&quot;&quot;},{&quot;family&quot;:&quot;Kruijff&quot;,&quot;given&quot;:&quot;Ernst&quot;,&quot;parse-names&quot;:false,&quot;dropping-particle&quot;:&quot;&quot;,&quot;non-dropping-particle&quot;:&quot;&quot;},{&quot;family&quot;:&quot;Kiyokawa&quot;,&quot;given&quot;:&quot;Kiyoshi&quot;,&quot;parse-names&quot;:false,&quot;dropping-particle&quot;:&quot;&quot;,&quot;non-dropping-particle&quot;:&quot;&quot;},{&quot;family&quot;:&quot;Perusquia-Hernandez&quot;,&quot;given&quot;:&quot;Monica&quot;,&quot;parse-names&quot;:false,&quot;dropping-particle&quot;:&quot;&quot;,&quot;non-dropping-particle&quot;:&quot;&quot;}],&quot;container-title&quot;:&quot;2025 IEEE Conference on Virtual Reality and 3D User Interfaces Abstracts and Workshops (VRW)&quot;,&quot;DOI&quot;:&quot;10.1109/VRW66409.2025.00322&quot;,&quot;ISBN&quot;:&quot;979-8-3315-1484-6&quot;,&quot;URL&quot;:&quot;https://ieeexplore.ieee.org/document/10972453/&quot;,&quot;issued&quot;:{&quot;date-parts&quot;:[[2025,3,8]]},&quot;page&quot;:&quot;1352-1353&quot;,&quot;abstract&quot;:&quot;This work explores how thermal feedback can enhance awe experiences in virtual reality (VR). We developed a custom thermal feedback system integrated into a VR headset that delivers temperature sensations to the user's face while viewing vast scenes of snow-covered mountains and desert canyons. Our results show that thermal feedback significantly enhanced presence measures while influencing specific components of awe experiences, specifically those related to physical sensations.&quot;,&quot;publisher&quot;:&quot;IEEE&quot;,&quot;container-title-short&quot;:&quot;&quot;},&quot;isTemporary&quot;:false,&quot;suppress-author&quot;:false,&quot;composite&quot;:false,&quot;author-only&quot;:false}]},{&quot;citationID&quot;:&quot;MENDELEY_CITATION_c238bf8d-3808-4f6c-9382-8d97c1e96ac6&quot;,&quot;properties&quot;:{&quot;noteIndex&quot;:0},&quot;isEdited&quot;:false,&quot;manualOverride&quot;:{&quot;isManuallyOverridden&quot;:false,&quot;citeprocText&quot;:&quot;&lt;sup&gt;100&lt;/sup&gt;&quot;,&quot;manualOverrideText&quot;:&quot;&quot;},&quot;citationTag&quot;:&quot;MENDELEY_CITATION_v3_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&quot;,&quot;citationItems&quot;:[{&quot;id&quot;:&quot;ca8181be-de1b-33ec-b09b-83d0fc39f46c&quot;,&quot;itemData&quot;:{&quot;type&quot;:&quot;article-journal&quot;,&quot;id&quot;:&quot;ca8181be-de1b-33ec-b09b-83d0fc39f46c&quot;,&quot;title&quot;:&quot;Designing affective haptic experience for wellness and social communication: where designers need affective neuroscience and psychology&quot;,&quot;author&quot;:[{&quot;family&quot;:&quot;MacLean&quot;,&quot;given&quot;:&quot;Karon E&quot;,&quot;parse-names&quot;:false,&quot;dropping-particle&quot;:&quot;&quot;,&quot;non-dropping-particle&quot;:&quot;&quot;}],&quot;container-title&quot;:&quot;Current Opinion in Behavioral Sciences&quot;,&quot;DOI&quot;:&quot;10.1016/j.cobeha.2022.101113&quot;,&quot;ISSN&quot;:&quot;23521546&quot;,&quot;URL&quot;:&quot;https://linkinghub.elsevier.com/retrieve/pii/S2352154622000195&quot;,&quot;issued&quot;:{&quot;date-parts&quot;:[[2022,6,1]]},&quot;page&quot;:&quot;101113&quot;,&quot;abstract&quot;:&quot;As a central aspect of human physical and emotional experience, affect needs to be incorporated into the discipline of haptic experience design, which is emerging alongside the last decade's maturation of haptic technology. Meanwhile, haptic science fields such as neuroscience and cognitive and social psychology are contributing to knowledge of affective mechanisms and behavior. However, developments in these three areas are often siloed, due to the complexity of the systems being studied or built, diversity of methods employed and distance between the home disciplines of the respective researchers. To facilitate greater bridging, this article offers a glimpse of how practitioners of haptic design conceptualize their work, and ways in which researchers working in these disciplines can jointly identify and fill gaps.&quot;,&quot;publisher&quot;:&quot;Elsevier Ltd&quot;,&quot;volume&quot;:&quot;45&quot;,&quot;container-title-short&quot;:&quot;Curr. Opin. Behav. Sci.&quot;},&quot;isTemporary&quot;:false}]},{&quot;citationID&quot;:&quot;MENDELEY_CITATION_1bc68336-9601-4009-ac71-ce1dc88915cf&quot;,&quot;properties&quot;:{&quot;noteIndex&quot;:0},&quot;isEdited&quot;:false,&quot;manualOverride&quot;:{&quot;isManuallyOverridden&quot;:false,&quot;citeprocText&quot;:&quot;&lt;sup&gt;100&lt;/sup&gt;&quot;,&quot;manualOverrideText&quot;:&quot;&quot;},&quot;citationTag&quot;:&quot;MENDELEY_CITATION_v3_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&quot;,&quot;citationItems&quot;:[{&quot;id&quot;:&quot;ca8181be-de1b-33ec-b09b-83d0fc39f46c&quot;,&quot;itemData&quot;:{&quot;type&quot;:&quot;article-journal&quot;,&quot;id&quot;:&quot;ca8181be-de1b-33ec-b09b-83d0fc39f46c&quot;,&quot;title&quot;:&quot;Designing affective haptic experience for wellness and social communication: where designers need affective neuroscience and psychology&quot;,&quot;author&quot;:[{&quot;family&quot;:&quot;MacLean&quot;,&quot;given&quot;:&quot;Karon E&quot;,&quot;parse-names&quot;:false,&quot;dropping-particle&quot;:&quot;&quot;,&quot;non-dropping-particle&quot;:&quot;&quot;}],&quot;container-title&quot;:&quot;Current Opinion in Behavioral Sciences&quot;,&quot;DOI&quot;:&quot;10.1016/j.cobeha.2022.101113&quot;,&quot;ISSN&quot;:&quot;23521546&quot;,&quot;URL&quot;:&quot;https://linkinghub.elsevier.com/retrieve/pii/S2352154622000195&quot;,&quot;issued&quot;:{&quot;date-parts&quot;:[[2022,6,1]]},&quot;page&quot;:&quot;101113&quot;,&quot;abstract&quot;:&quot;As a central aspect of human physical and emotional experience, affect needs to be incorporated into the discipline of haptic experience design, which is emerging alongside the last decade's maturation of haptic technology. Meanwhile, haptic science fields such as neuroscience and cognitive and social psychology are contributing to knowledge of affective mechanisms and behavior. However, developments in these three areas are often siloed, due to the complexity of the systems being studied or built, diversity of methods employed and distance between the home disciplines of the respective researchers. To facilitate greater bridging, this article offers a glimpse of how practitioners of haptic design conceptualize their work, and ways in which researchers working in these disciplines can jointly identify and fill gaps.&quot;,&quot;publisher&quot;:&quot;Elsevier Ltd&quot;,&quot;volume&quot;:&quot;45&quot;,&quot;container-title-short&quot;:&quot;Curr. Opin. Behav. Sci.&quot;},&quot;isTemporary&quot;:false}]},{&quot;citationID&quot;:&quot;MENDELEY_CITATION_f2a5c1aa-00a3-42ec-8395-144724bc32ea&quot;,&quot;properties&quot;:{&quot;noteIndex&quot;:0},&quot;isEdited&quot;:false,&quot;manualOverride&quot;:{&quot;isManuallyOverridden&quot;:false,&quot;citeprocText&quot;:&quot;&lt;sup&gt;101&lt;/sup&gt;&quot;,&quot;manualOverrideText&quot;:&quot;&quot;},&quot;citationTag&quot;:&quot;MENDELEY_CITATION_v3_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&quot;,&quot;citationItems&quot;:[{&quot;id&quot;:&quot;bd68bdf3-8b6a-3225-95ed-c342afb5a301&quot;,&quot;itemData&quot;:{&quot;type&quot;:&quot;article-journal&quot;,&quot;id&quot;:&quot;bd68bdf3-8b6a-3225-95ed-c342afb5a301&quot;,&quot;title&quot;:&quot;Gender and the Diversity of the Human Body as Challenges for the Inclusive Design of Wearable Technology&quot;,&quot;author&quot;:[{&quot;family&quot;:&quot;Hokka&quot;,&quot;given&quot;:&quot;Jenni&quot;,&quot;parse-names&quot;:false,&quot;dropping-particle&quot;:&quot;&quot;,&quot;non-dropping-particle&quot;:&quot;&quot;}],&quot;container-title&quot;:&quot;Fashion Practice&quot;,&quot;DOI&quot;:&quot;10.1080/17569370.2023.2250153&quot;,&quot;ISSN&quot;:&quot;17569389&quot;,&quot;issued&quot;:{&quot;date-parts&quot;:[[2024]]},&quot;abstract&quot;:&quot;Particularly since the 1990s, there has been an active discussion on inclusive design and on the possibility of designing products that would be suitable for every kind of user. Wearable technology products that need to be in close contact with the user’s skin to function must be a good fit for the user’s body. As wearable technology has transitioned from a specialty of the “quantify-yourself” movement to a widespread, everyday item, the companies that create these products compete to appeal to ever-larger user groups. This study investigates how product designers in wearable technology companies interpret the idea of inclusive design when developing their products to fit large and diverse groups of users. Drawing on four case studies, this research shows how the diversity of the human body poses practical challenges for inclusive design. Yet, the findings also show that in addition to the biological differences between human bodies, inclusive design is also influenced by cultural understandings of gender.&quot;,&quot;issue&quot;:&quot;1&quot;,&quot;volume&quot;:&quot;16&quot;,&quot;container-title-short&quot;:&quot;&quot;},&quot;isTemporary&quot;:false,&quot;suppress-author&quot;:false,&quot;composite&quot;:false,&quot;author-only&quot;:false}]},{&quot;citationID&quot;:&quot;MENDELEY_CITATION_9180e2f9-bf2e-4e6e-a63c-efe6f2721bc4&quot;,&quot;properties&quot;:{&quot;noteIndex&quot;:0},&quot;isEdited&quot;:false,&quot;manualOverride&quot;:{&quot;isManuallyOverridden&quot;:false,&quot;citeprocText&quot;:&quot;&lt;sup&gt;102&lt;/sup&gt;&quot;,&quot;manualOverrideText&quot;:&quot;&quot;},&quot;citationTag&quot;:&quot;MENDELEY_CITATION_v3_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&quot;,&quot;citationItems&quot;:[{&quot;id&quot;:&quot;832c88be-ec8c-3b86-a63b-91f5159f1041&quot;,&quot;itemData&quot;:{&quot;type&quot;:&quot;article-journal&quot;,&quot;id&quot;:&quot;832c88be-ec8c-3b86-a63b-91f5159f1041&quot;,&quot;title&quot;:&quot;Is modularity the future of haptics in XR? A systematic literature review&quot;,&quot;author&quot;:[{&quot;family&quot;:&quot;Topliss&quot;,&quot;given&quot;:&quot;Jack&quot;,&quot;parse-names&quot;:false,&quot;dropping-particle&quot;:&quot;&quot;,&quot;non-dropping-particle&quot;:&quot;&quot;},{&quot;family&quot;:&quot;Lukosch&quot;,&quot;given&quot;:&quot;Stephan&quot;,&quot;parse-names&quot;:false,&quot;dropping-particle&quot;:&quot;&quot;,&quot;non-dropping-particle&quot;:&quot;&quot;},{&quot;family&quot;:&quot;Coutts&quot;,&quot;given&quot;:&quot;Euan&quot;,&quot;parse-names&quot;:false,&quot;dropping-particle&quot;:&quot;&quot;,&quot;non-dropping-particle&quot;:&quot;&quot;},{&quot;family&quot;:&quot;Piumsomboon&quot;,&quot;given&quot;:&quot;Tham&quot;,&quot;parse-names&quot;:false,&quot;dropping-particle&quot;:&quot;&quot;,&quot;non-dropping-particle&quot;:&quot;&quot;}],&quot;container-title&quot;:&quot;Virtual Reality&quot;,&quot;DOI&quot;:&quot;10.1007/s10055-025-01147-8&quot;,&quot;ISSN&quot;:&quot;1434-9957&quot;,&quot;URL&quot;:&quot;https://doi.org/10.1007/s10055-025-01147-8&quot;,&quot;issued&quot;:{&quot;date-parts&quot;:[[2025]]},&quot;page&quot;:&quot;74&quot;,&quot;abstract&quot;:&quot;Immersive technologies have seen growing popularity in recent years, with an increasing demand for advanced haptic interfaces to simulate realistic virtual experiences. As this technology has improved, haptic interfaces have been created to offer rich feedback for specific scenarios. However, their versatility is often limited. Modularity in haptics offers adaptability and customization that broadens the range of uses cases that can be provided from a singular device. This systematic review examines state-of-the-art modular haptic devices that offer unique advantages in terms of adaptability and customization. It reviews 35 papers on modular haptics published in scientific journals and conferences over the last decade. The modular systems are categorized by their method of modularity in positioning, construction, attachment, and end-effectors. The review discusses how each paper integrates modularity and provides an overview of its application in haptics. Finally, the review discusses the challenges of integrating modularity in haptic interfaces and based on this identifies potential future directions.&quot;,&quot;issue&quot;:&quot;2&quot;,&quot;volume&quot;:&quot;29&quot;,&quot;container-title-short&quot;:&quot;Virtual Real.&quot;},&quot;isTemporary&quot;:false,&quot;suppress-author&quot;:false,&quot;composite&quot;:false,&quot;author-only&quot;:false}]},{&quot;citationID&quot;:&quot;MENDELEY_CITATION_28c975ea-afec-45fd-b166-45736d78b359&quot;,&quot;properties&quot;:{&quot;noteIndex&quot;:0},&quot;isEdited&quot;:false,&quot;manualOverride&quot;:{&quot;isManuallyOverridden&quot;:false,&quot;citeprocText&quot;:&quot;&lt;sup&gt;103&lt;/sup&gt;&quot;,&quot;manualOverrideText&quot;:&quot;&quot;},&quot;citationTag&quot;:&quot;MENDELEY_CITATION_v3_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&quot;,&quot;citationItems&quot;:[{&quot;id&quot;:&quot;0e5a45bc-1ba4-3c51-ab7c-25ad3ce1a68d&quot;,&quot;itemData&quot;:{&quot;type&quot;:&quot;webpage&quot;,&quot;id&quot;:&quot;0e5a45bc-1ba4-3c51-ab7c-25ad3ce1a68d&quot;,&quot;title&quot;:&quot;Smell Your Way Out of the Uncanny Valley&quot;,&quot;author&quot;:[{&quot;family&quot;:&quot;Kersley&quot;,&quot;given&quot;:&quot;Andrew&quot;,&quot;parse-names&quot;:false,&quot;dropping-particle&quot;:&quot;&quot;,&quot;non-dropping-particle&quot;:&quot;&quot;}],&quot;accessed&quot;:{&quot;date-parts&quot;:[[2026,3,19]]},&quot;URL&quot;:&quot;https://www.wired.com/story/scentient-smell-virtual-reality/&quot;,&quot;issued&quot;:{&quot;date-parts&quot;:[[2023,7,11]]},&quot;container-title-short&quot;:&quot;&quot;},&quot;isTemporary&quot;:false,&quot;suppress-author&quot;:false,&quot;composite&quot;:false,&quot;author-only&quot;:false}]},{&quot;citationID&quot;:&quot;MENDELEY_CITATION_7721a34a-4e65-4ab9-b6af-1f33a7500bfa&quot;,&quot;properties&quot;:{&quot;noteIndex&quot;:0},&quot;isEdited&quot;:false,&quot;manualOverride&quot;:{&quot;isManuallyOverridden&quot;:false,&quot;citeprocText&quot;:&quot;&lt;sup&gt;104&lt;/sup&gt;&quot;,&quot;manualOverrideText&quot;:&quot;&quot;},&quot;citationTag&quot;:&quot;MENDELEY_CITATION_v3_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&quot;,&quot;citationItems&quot;:[{&quot;id&quot;:&quot;1f7541d7-951b-3a43-a46b-bc7ce4b3805f&quot;,&quot;itemData&quot;:{&quot;type&quot;:&quot;article-journal&quot;,&quot;id&quot;:&quot;1f7541d7-951b-3a43-a46b-bc7ce4b3805f&quot;,&quot;title&quot;:&quot;Devices for the electrical stimulation of the olfactory system: A review&quot;,&quot;author&quot;:[{&quot;family&quot;:&quot;Lipp&quot;,&quot;given&quot;:&quot;Clémentine&quot;,&quot;parse-names&quot;:false,&quot;dropping-particle&quot;:&quot;&quot;,&quot;non-dropping-particle&quot;:&quot;&quot;},{&quot;family&quot;:&quot;Laamari&quot;,&quot;given&quot;:&quot;Lara&quot;,&quot;parse-names&quot;:false,&quot;dropping-particle&quot;:&quot;&quot;,&quot;non-dropping-particle&quot;:&quot;&quot;},{&quot;family&quot;:&quot;Bertsch&quot;,&quot;given&quot;:&quot;Arnaud&quot;,&quot;parse-names&quot;:false,&quot;dropping-particle&quot;:&quot;&quot;,&quot;non-dropping-particle&quot;:&quot;&quot;},{&quot;family&quot;:&quot;Podlesek&quot;,&quot;given&quot;:&quot;Dino&quot;,&quot;parse-names&quot;:false,&quot;dropping-particle&quot;:&quot;&quot;,&quot;non-dropping-particle&quot;:&quot;&quot;},{&quot;family&quot;:&quot;Bensafi&quot;,&quot;given&quot;:&quot;Moustafa&quot;,&quot;parse-names&quot;:false,&quot;dropping-particle&quot;:&quot;&quot;,&quot;non-dropping-particle&quot;:&quot;&quot;},{&quot;family&quot;:&quot;Hummel&quot;,&quot;given&quot;:&quot;Thomas&quot;,&quot;parse-names&quot;:false,&quot;dropping-particle&quot;:&quot;&quot;,&quot;non-dropping-particle&quot;:&quot;&quot;},{&quot;family&quot;:&quot;Brugger&quot;,&quot;given&quot;:&quot;Jürgen&quot;,&quot;parse-names&quot;:false,&quot;dropping-particle&quot;:&quot;&quot;,&quot;non-dropping-particle&quot;:&quot;&quot;}],&quot;container-title&quot;:&quot;Biosensors and Bioelectronics&quot;,&quot;DOI&quot;:&quot;10.1016/j.bios.2024.117063&quot;,&quot;ISSN&quot;:&quot;09565663&quot;,&quot;URL&quot;:&quot;https://linkinghub.elsevier.com/retrieve/pii/S0956566324010704&quot;,&quot;issued&quot;:{&quot;date-parts&quot;:[[2025,3]]},&quot;page&quot;:&quot;117063&quot;,&quot;abstract&quot;:&quot;The loss of olfactory function has a profound impact on quality of life, affecting not only sensory perception but also memory, emotion, and overall well-being. Despite this, advancements in olfactory prostheses have lagged significantly behind those made for vision and hearing restoration. This review offers a comprehensive analysis of the current state of devices for electrical stimulation of the olfactory system. We begin by providing an overview of the olfactory system's structure and function, emphasizing the neural pathways involved in smell perception. Following this, we explore the key challenges associated with chronic implantation and electrical stimulation, material biocompatibility, inflammation risks, and ensuring long-term functionality and durability. A detailed analysis of existing neural stimulation devices—including ECoG, intracortical, and depth electrodes—is presented, assessing their potential for application in olfactory stimulation. We also discuss the limitations and pitfalls of current approaches and explore new emerging technologies aimed at overcoming these obstacles. A comprehensive literature review about the olfactory system electrical stimulation is reported, and results are analyzed to identify the most promising routes. Finally, the review highlights emerging technologies, ongoing research, and the ethical considerations associated with olfactory implants, along with future directions for developing more effective, safe, and durable solutions to restore the sense of smell for individuals with olfactory disorders.&quot;,&quot;volume&quot;:&quot;271&quot;,&quot;container-title-short&quot;:&quot;Biosens. Bioelectron.&quot;},&quot;isTemporary&quot;:false,&quot;suppress-author&quot;:false,&quot;composite&quot;:false,&quot;author-only&quot;:false}]},{&quot;citationID&quot;:&quot;MENDELEY_CITATION_67c7fe9d-0da0-4685-b800-a655b9270243&quot;,&quot;properties&quot;:{&quot;noteIndex&quot;:0},&quot;isEdited&quot;:false,&quot;manualOverride&quot;:{&quot;isManuallyOverridden&quot;:false,&quot;citeprocText&quot;:&quot;&lt;sup&gt;105&lt;/sup&gt;&quot;,&quot;manualOverrideText&quot;:&quot;&quot;},&quot;citationTag&quot;:&quot;MENDELEY_CITATION_v3_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&quot;,&quot;citationItems&quot;:[{&quot;id&quot;:&quot;f2759f21-9bc5-35ad-b832-ba138d85530e&quot;,&quot;itemData&quot;:{&quot;type&quot;:&quot;article-journal&quot;,&quot;id&quot;:&quot;f2759f21-9bc5-35ad-b832-ba138d85530e&quot;,&quot;title&quot;:&quot;Odor habituation can modulate very early olfactory event-related potential&quot;,&quot;author&quot;:[{&quot;family&quot;:&quot;Kim&quot;,&quot;given&quot;:&quot;Kwangsu&quot;,&quot;parse-names&quot;:false,&quot;dropping-particle&quot;:&quot;&quot;,&quot;non-dropping-particle&quot;:&quot;&quot;},{&quot;family&quot;:&quot;Bae&quot;,&quot;given&quot;:&quot;Jisub&quot;,&quot;parse-names&quot;:false,&quot;dropping-particle&quot;:&quot;&quot;,&quot;non-dropping-particle&quot;:&quot;&quot;},{&quot;family&quot;:&quot;Jin&quot;,&quot;given&quot;:&quot;Youngsun&quot;,&quot;parse-names&quot;:false,&quot;dropping-particle&quot;:&quot;&quot;,&quot;non-dropping-particle&quot;:&quot;&quot;},{&quot;family&quot;:&quot;Moon&quot;,&quot;given&quot;:&quot;Cheil&quot;,&quot;parse-names&quot;:false,&quot;dropping-particle&quot;:&quot;&quot;,&quot;non-dropping-particle&quot;:&quot;&quot;}],&quot;container-title&quot;:&quot;Scientific Reports&quot;,&quot;DOI&quot;:&quot;10.1038/s41598-020-75263-7&quot;,&quot;ISSN&quot;:&quot;2045-2322&quot;,&quot;URL&quot;:&quot;https://www.nature.com/articles/s41598-020-75263-7&quot;,&quot;issued&quot;:{&quot;date-parts&quot;:[[2020,10,22]]},&quot;page&quot;:&quot;18117&quot;,&quot;abstract&quot;:&quot;&lt;p&gt;Odor habituation is a phenomenon that after repeated exposure to an odor, is characterized by decreased responses to it. The central nervous system is involved in odor habituation. To study odor habituation in humans, measurement of event-related potentials (ERPs) has been widely used in the olfactory system and other sensory systems, because of their high temporal resolution. Most previous odor habituation studies have measured the olfactory ERPs of (200–800) ms. However, several studies have shown that the odor signal is processed in the central nervous system earlier than at 200 ms. For these reasons, we studied whether when odors were habituated, olfactory ERP within 200 ms of odors could change. To this end, we performed an odor habituation behavior test and electroencephalogram experiments. In the behavior test, under habituation conditions, odor intensity was significantly decreased. We found significant differences in the negative and positive potentials within 200 ms across the conditions, which correlated significantly with the results of the behavior test. We also observed that ERP latency depended on the conditions. Our study suggests that odor habituation can involve the olfactory ERP of odors within 200 ms in the brain.&lt;/p&gt;&quot;,&quot;publisher&quot;:&quot;Nature Research&quot;,&quot;issue&quot;:&quot;1&quot;,&quot;volume&quot;:&quot;10&quot;,&quot;container-title-short&quot;:&quot;Sci. Rep.&quot;},&quot;isTemporary&quot;:false}]},{&quot;citationID&quot;:&quot;MENDELEY_CITATION_19b5e7da-2fdd-4a3d-b605-2e3c7508287f&quot;,&quot;properties&quot;:{&quot;noteIndex&quot;:0},&quot;isEdited&quot;:false,&quot;manualOverride&quot;:{&quot;isManuallyOverridden&quot;:false,&quot;citeprocText&quot;:&quot;&lt;sup&gt;106&lt;/sup&gt;&quot;,&quot;manualOverrideText&quot;:&quot;&quot;},&quot;citationTag&quot;:&quot;MENDELEY_CITATION_v3_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&quot;,&quot;citationItems&quot;:[{&quot;id&quot;:&quot;ca55c739-5260-3451-8e56-cf2410d7b014&quot;,&quot;itemData&quot;:{&quot;type&quot;:&quot;article-journal&quot;,&quot;id&quot;:&quot;ca55c739-5260-3451-8e56-cf2410d7b014&quot;,&quot;title&quot;:&quot;Humans Can Discriminate More than 1 Trillion Olfactory Stimuli&quot;,&quot;author&quot;:[{&quot;family&quot;:&quot;Bushdid&quot;,&quot;given&quot;:&quot;C.&quot;,&quot;parse-names&quot;:false,&quot;dropping-particle&quot;:&quot;&quot;,&quot;non-dropping-particle&quot;:&quot;&quot;},{&quot;family&quot;:&quot;Magnasco&quot;,&quot;given&quot;:&quot;M. O.&quot;,&quot;parse-names&quot;:false,&quot;dropping-particle&quot;:&quot;&quot;,&quot;non-dropping-particle&quot;:&quot;&quot;},{&quot;family&quot;:&quot;Vosshall&quot;,&quot;given&quot;:&quot;L. B.&quot;,&quot;parse-names&quot;:false,&quot;dropping-particle&quot;:&quot;&quot;,&quot;non-dropping-particle&quot;:&quot;&quot;},{&quot;family&quot;:&quot;Keller&quot;,&quot;given&quot;:&quot;A.&quot;,&quot;parse-names&quot;:false,&quot;dropping-particle&quot;:&quot;&quot;,&quot;non-dropping-particle&quot;:&quot;&quot;}],&quot;container-title&quot;:&quot;Science&quot;,&quot;DOI&quot;:&quot;10.1126/science.1249168&quot;,&quot;ISSN&quot;:&quot;0036-8075&quot;,&quot;URL&quot;:&quot;https://www.science.org/doi/10.1126/science.1249168&quot;,&quot;issued&quot;:{&quot;date-parts&quot;:[[2014,3,21]]},&quot;page&quot;:&quot;1370-1372&quot;,&quot;abstract&quot;:&quot;&lt;p&gt; How many odorant stimuli can a normal human being discriminate? During psychophysical tests of odor mixture discrimination, &lt;bold&gt; Bushdid &lt;italic&gt;et al.&lt;/italic&gt; &lt;/bold&gt; (p. &lt;related-article ext-link-type=\&quot;doi\&quot; href=\&quot;10.1126/science.1249168\&quot; issue=\&quot;6177\&quot; page=\&quot;1370\&quot; related-article-type=\&quot;in-this-issue\&quot; vol=\&quot;343\&quot;&gt;1370&lt;/related-article&gt; ) were surprised to find that humans can discriminate among more than a trillion different smells. Because the authors reduced the complexity by investigating only mixtures of 10, 20, or 30 components drawn from a collection of 128 odorous molecules, this astonishingly large number is probably the lower limit of the potential number of olfactory stimuli that humans can distinguish. &lt;/p&gt;&quot;,&quot;publisher&quot;:&quot;American Association for the Advancement of Science&quot;,&quot;issue&quot;:&quot;6177&quot;,&quot;volume&quot;:&quot;343&quot;,&quot;container-title-short&quot;:&quot;Science (1979).&quot;},&quot;isTemporary&quot;:false}]},{&quot;citationID&quot;:&quot;MENDELEY_CITATION_d43064af-be1c-40fe-83ce-aa8f19a7d3c8&quot;,&quot;properties&quot;:{&quot;noteIndex&quot;:0},&quot;isEdited&quot;:false,&quot;manualOverride&quot;:{&quot;isManuallyOverridden&quot;:false,&quot;citeprocText&quot;:&quot;&lt;sup&gt;107&lt;/sup&gt;&quot;,&quot;manualOverrideText&quot;:&quot;&quot;},&quot;citationTag&quot;:&quot;MENDELEY_CITATION_v3_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&quot;,&quot;citationItems&quot;:[{&quot;id&quot;:&quot;cf09432b-61ba-3aa8-8219-766b67d6ae1d&quot;,&quot;itemData&quot;:{&quot;type&quot;:&quot;article-journal&quot;,&quot;id&quot;:&quot;cf09432b-61ba-3aa8-8219-766b67d6ae1d&quot;,&quot;title&quot;:&quot;Influence of uncomfortable environmental conditions on odor detection thresholds for n-butanol determined with a dynamic dilution olfactometer and in room air&quot;,&quot;author&quot;:[{&quot;family&quot;:&quot;Thiele&quot;,&quot;given&quot;:&quot;Vanessa&quot;,&quot;parse-names&quot;:false,&quot;dropping-particle&quot;:&quot;&quot;,&quot;non-dropping-particle&quot;:&quot;&quot;},{&quot;family&quot;:&quot;Monsé&quot;,&quot;given&quot;:&quot;Christian&quot;,&quot;parse-names&quot;:false,&quot;dropping-particle&quot;:&quot;&quot;,&quot;non-dropping-particle&quot;:&quot;&quot;},{&quot;family&quot;:&quot;David&quot;,&quot;given&quot;:&quot;Madlen&quot;,&quot;parse-names&quot;:false,&quot;dropping-particle&quot;:&quot;&quot;,&quot;non-dropping-particle&quot;:&quot;&quot;},{&quot;family&quot;:&quot;Debiak&quot;,&quot;given&quot;:&quot;Malgorzata&quot;,&quot;parse-names&quot;:false,&quot;dropping-particle&quot;:&quot;&quot;,&quot;non-dropping-particle&quot;:&quot;&quot;},{&quot;family&quot;:&quot;Kolossa-Gehring&quot;,&quot;given&quot;:&quot;Marike&quot;,&quot;parse-names&quot;:false,&quot;dropping-particle&quot;:&quot;&quot;,&quot;non-dropping-particle&quot;:&quot;&quot;},{&quot;family&quot;:&quot;Brüning&quot;,&quot;given&quot;:&quot;Thomas&quot;,&quot;parse-names&quot;:false,&quot;dropping-particle&quot;:&quot;&quot;,&quot;non-dropping-particle&quot;:&quot;&quot;},{&quot;family&quot;:&quot;Bünger&quot;,&quot;given&quot;:&quot;Jürgen&quot;,&quot;parse-names&quot;:false,&quot;dropping-particle&quot;:&quot;&quot;,&quot;non-dropping-particle&quot;:&quot;&quot;},{&quot;family&quot;:&quot;Sucker&quot;,&quot;given&quot;:&quot;Kirsten&quot;,&quot;parse-names&quot;:false,&quot;dropping-particle&quot;:&quot;&quot;,&quot;non-dropping-particle&quot;:&quot;&quot;}],&quot;container-title&quot;:&quot;Indoor Environments&quot;,&quot;DOI&quot;:&quot;10.1016/j.indenv.2024.100035&quot;,&quot;ISSN&quot;:&quot;29503620&quot;,&quot;URL&quot;:&quot;https://linkinghub.elsevier.com/retrieve/pii/S2950362024000328&quot;,&quot;issued&quot;:{&quot;date-parts&quot;:[[2024,10]]},&quot;page&quot;:&quot;100035&quot;,&quot;publisher&quot;:&quot;Elsevier BV&quot;,&quot;issue&quot;:&quot;3&quot;,&quot;volume&quot;:&quot;1&quot;,&quot;container-title-short&quot;:&quot;&quot;},&quot;isTemporary&quot;:false}]},{&quot;citationID&quot;:&quot;MENDELEY_CITATION_727832b9-1465-483c-8290-3f4876e7a724&quot;,&quot;properties&quot;:{&quot;noteIndex&quot;:0},&quot;isEdited&quot;:false,&quot;manualOverride&quot;:{&quot;isManuallyOverridden&quot;:false,&quot;citeprocText&quot;:&quot;&lt;sup&gt;108&lt;/sup&gt;&quot;,&quot;manualOverrideText&quot;:&quot;&quot;},&quot;citationTag&quot;:&quot;MENDELEY_CITATION_v3_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&quot;,&quot;citationItems&quot;:[{&quot;id&quot;:&quot;20ffc2fe-5fad-3b76-96e3-56585c83737f&quot;,&quot;itemData&quot;:{&quot;type&quot;:&quot;article-journal&quot;,&quot;id&quot;:&quot;20ffc2fe-5fad-3b76-96e3-56585c83737f&quot;,&quot;title&quot;:&quot;Cognitive Modulation of Olfactory Processing&quot;,&quot;author&quot;:[{&quot;family&quot;:&quot;Araujo&quot;,&quot;given&quot;:&quot;Ivan E.&quot;,&quot;parse-names&quot;:false,&quot;dropping-particle&quot;:&quot;&quot;,&quot;non-dropping-particle&quot;:&quot;de&quot;},{&quot;family&quot;:&quot;Rolls&quot;,&quot;given&quot;:&quot;Edmund T.&quot;,&quot;parse-names&quot;:false,&quot;dropping-particle&quot;:&quot;&quot;,&quot;non-dropping-particle&quot;:&quot;&quot;},{&quot;family&quot;:&quot;Velazco&quot;,&quot;given&quot;:&quot;Maria Inés&quot;,&quot;parse-names&quot;:false,&quot;dropping-particle&quot;:&quot;&quot;,&quot;non-dropping-particle&quot;:&quot;&quot;},{&quot;family&quot;:&quot;Margot&quot;,&quot;given&quot;:&quot;Christian&quot;,&quot;parse-names&quot;:false,&quot;dropping-particle&quot;:&quot;&quot;,&quot;non-dropping-particle&quot;:&quot;&quot;},{&quot;family&quot;:&quot;Cayeux&quot;,&quot;given&quot;:&quot;Isabelle&quot;,&quot;parse-names&quot;:false,&quot;dropping-particle&quot;:&quot;&quot;,&quot;non-dropping-particle&quot;:&quot;&quot;}],&quot;container-title&quot;:&quot;Neuron&quot;,&quot;DOI&quot;:&quot;10.1016/j.neuron.2005.04.021&quot;,&quot;ISSN&quot;:&quot;08966273&quot;,&quot;URL&quot;:&quot;https://linkinghub.elsevier.com/retrieve/pii/S0896627305003570&quot;,&quot;issued&quot;:{&quot;date-parts&quot;:[[2005,5,19]]},&quot;page&quot;:&quot;671-679&quot;,&quot;abstract&quot;:&quot;We showed how cognitive, semantic information modulates olfactory representations in the brain by providing a visual word descriptor, \&quot;cheddar cheese\&quot; or \&quot;body odor,\&quot; during the delivery of a test odor (isovaleric acid with cheddar cheese flavor) and also during the delivery of clean air. Clean air labeled \&quot;air\&quot; was used as a control. Subjects rated the affective value of the test odor as significantly more unpleasant when labeled \&quot;body odor\&quot; than when labeled \&quot;cheddar cheese.\&quot; In an event-related fMRI design, we showed that the rostral anterior cingulate cortex (ACC)/medial orbitofrontal cortex (OFC) was significantly more activated by the test stimulus and by clean air when labeled \&quot;cheddar cheese\&quot; than when labeled \&quot;body odor,\&quot; and the activations were correlated with the pleasantness ratings. This cognitive modulation was also found for the test odor (but not for the clean air) in the amygdala bilaterally. Copyright ©2005 by Elsevier Inc.&quot;,&quot;issue&quot;:&quot;4&quot;,&quot;volume&quot;:&quot;46&quot;,&quot;container-title-short&quot;:&quot;Neuron&quot;},&quot;isTemporary&quot;:false}]},{&quot;citationID&quot;:&quot;MENDELEY_CITATION_bc9c92d9-300c-41a7-9f9b-3bdf595d1f1a&quot;,&quot;properties&quot;:{&quot;noteIndex&quot;:0},&quot;isEdited&quot;:false,&quot;manualOverride&quot;:{&quot;isManuallyOverridden&quot;:false,&quot;citeprocText&quot;:&quot;&lt;sup&gt;109&lt;/sup&gt;&quot;,&quot;manualOverrideText&quot;:&quot;&quot;},&quot;citationTag&quot;:&quot;MENDELEY_CITATION_v3_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&quot;,&quot;citationItems&quot;:[{&quot;id&quot;:&quot;6163f862-6c3b-34b4-90c0-6f428e06e390&quot;,&quot;itemData&quot;:{&quot;type&quot;:&quot;article-journal&quot;,&quot;id&quot;:&quot;6163f862-6c3b-34b4-90c0-6f428e06e390&quot;,&quot;title&quot;:&quot;The Influence of Verbal Labeling on the Perception of Odors: Evidence for Olfactory Illusions?&quot;,&quot;author&quot;:[{&quot;family&quot;:&quot;Herz&quot;,&quot;given&quot;:&quot;Rachel S&quot;,&quot;parse-names&quot;:false,&quot;dropping-particle&quot;:&quot;&quot;,&quot;non-dropping-particle&quot;:&quot;&quot;},{&quot;family&quot;:&quot;Clef&quot;,&quot;given&quot;:&quot;Julia&quot;,&quot;parse-names&quot;:false,&quot;dropping-particle&quot;:&quot;&quot;,&quot;non-dropping-particle&quot;:&quot;von&quot;}],&quot;container-title&quot;:&quot;Perception&quot;,&quot;DOI&quot;:&quot;10.1068/p3179&quot;,&quot;ISSN&quot;:&quot;0301-0066&quot;,&quot;URL&quot;:&quot;https://journals.sagepub.com/doi/10.1068/p3179&quot;,&quot;issued&quot;:{&quot;date-parts&quot;:[[2001,3,1]]},&quot;page&quot;:&quot;381-391&quot;,&quot;abstract&quot;:&quot;&lt;p&gt;Using the definition that an illusion is observed when a stimulus is invariant but context alters its perception, we examined whether verbal context could produce olfactory illusions. To test this effect, we chose five odors with minimally fixed sources and that could be interpreted with various hedonic connotations. The odors were violet leaf, patchouli, pine oil, menthol, and a 1:1 mixture of isovaleric and butyric acids. Subjects individually sniffed each odor at two different sessions separated by one week. At each session an odor was given a different verbal label (either positive or negative) and subjects rated the odors on several hedonic scales and provided perceptual and interpretative responses to them. Results showed that the perception of an odor could be significantly influenced by the label provided for it. We propose that the cases where verbal labels inverted odor perception are the first empirical demonstrations of olfactory illusions.&lt;/p&gt;&quot;,&quot;publisher&quot;:&quot;Pion Limited&quot;,&quot;issue&quot;:&quot;3&quot;,&quot;volume&quot;:&quot;30&quot;,&quot;container-title-short&quot;:&quot;Perception&quot;},&quot;isTemporary&quot;:false}]},{&quot;citationID&quot;:&quot;MENDELEY_CITATION_aca5f827-e9dd-4a57-8192-c4d786605f60&quot;,&quot;properties&quot;:{&quot;noteIndex&quot;:0},&quot;isEdited&quot;:false,&quot;manualOverride&quot;:{&quot;isManuallyOverridden&quot;:false,&quot;citeprocText&quot;:&quot;&lt;sup&gt;110&lt;/sup&gt;&quot;,&quot;manualOverrideText&quot;:&quot;&quot;},&quot;citationTag&quot;:&quot;MENDELEY_CITATION_v3_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&quot;,&quot;citationItems&quot;:[{&quot;id&quot;:&quot;dcccd7fb-4acd-3d70-abf4-99e4cc31c311&quot;,&quot;itemData&quot;:{&quot;type&quot;:&quot;article-journal&quot;,&quot;id&quot;:&quot;dcccd7fb-4acd-3d70-abf4-99e4cc31c311&quot;,&quot;title&quot;:&quot;Prevalence of fragrance sensitivity in the American population.&quot;,&quot;author&quot;:[{&quot;family&quot;:&quot;Caress&quot;,&quot;given&quot;:&quot;Stanley M&quot;,&quot;parse-names&quot;:false,&quot;dropping-particle&quot;:&quot;&quot;,&quot;non-dropping-particle&quot;:&quot;&quot;},{&quot;family&quot;:&quot;Steinemann&quot;,&quot;given&quot;:&quot;Anne C&quot;,&quot;parse-names&quot;:false,&quot;dropping-particle&quot;:&quot;&quot;,&quot;non-dropping-particle&quot;:&quot;&quot;}],&quot;container-title&quot;:&quot;Journal of environmental health&quot;,&quot;DOI&quot;:&quot;10.2307/26327879&quot;,&quot;ISSN&quot;:&quot;0022-0892&quot;,&quot;PMID&quot;:&quot;19326669&quot;,&quot;URL&quot;:&quot;http://www.ncbi.nlm.nih.gov/pubmed/19326669&quot;,&quot;issued&quot;:{&quot;date-parts&quot;:[[2009,3]]},&quot;page&quot;:&quot;46-50&quot;,&quot;abstract&quot;:&quot;This study determined the percentages of individuals who report adverse effects from exposure to fragranced products in the U.S. population and in subpopulations of those with asthma or chemical sensitivity. Data were collected through telephone interviews from two geographically weighted, random samples of the continental U.S. in two surveys during 2002-2003 and 2005-2006 (1,057 and 1,058 cases, respectively). Respondents were asked if they find being next to someone wearing a scented product irritating or appealing; if they have headaches, breathing difficulties, or other problems when exposed to air fresheners or deodorizers; and if they are irritated by the scent from laundry products, fabric softeners, or dryer sheets that are vented outside. Results aggregated from both surveys found that 30.5% of the general population reported scented products on others irritating, 19% reported adverse health effects from air fresheners, and 10.9% reported irritation by scented laundry products vented outside. This study reveals that a considerable percentage of the U.S. population reports adverse health effects or irritation from fragranced products, with higher percentages among those with asthma and chemical sensitivity.&quot;,&quot;issue&quot;:&quot;7&quot;,&quot;volume&quot;:&quot;71&quot;,&quot;container-title-short&quot;:&quot;J. Environ. Health&quot;},&quot;isTemporary&quot;:false}]},{&quot;citationID&quot;:&quot;MENDELEY_CITATION_43da9cee-5faa-4973-a66c-2d72f8f15afb&quot;,&quot;properties&quot;:{&quot;noteIndex&quot;:0},&quot;isEdited&quot;:false,&quot;manualOverride&quot;:{&quot;isManuallyOverridden&quot;:false,&quot;citeprocText&quot;:&quot;&lt;sup&gt;111&lt;/sup&gt;&quot;,&quot;manualOverrideText&quot;:&quot;&quot;},&quot;citationTag&quot;:&quot;MENDELEY_CITATION_v3_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&quot;,&quot;citationItems&quot;:[{&quot;id&quot;:&quot;86b6f434-f8c8-3faa-bffc-683d732f3280&quot;,&quot;itemData&quot;:{&quot;type&quot;:&quot;article-journal&quot;,&quot;id&quot;:&quot;86b6f434-f8c8-3faa-bffc-683d732f3280&quot;,&quot;title&quot;:&quot;Prevalence of Olfactory Dysfunction: The Skövde Population‐Based Study&quot;,&quot;author&quot;:[{&quot;family&quot;:&quot;Brämerson&quot;,&quot;given&quot;:&quot;Annika&quot;,&quot;parse-names&quot;:false,&quot;dropping-particle&quot;:&quot;&quot;,&quot;non-dropping-particle&quot;:&quot;&quot;},{&quot;family&quot;:&quot;Johansson&quot;,&quot;given&quot;:&quot;Leif&quot;,&quot;parse-names&quot;:false,&quot;dropping-particle&quot;:&quot;&quot;,&quot;non-dropping-particle&quot;:&quot;&quot;},{&quot;family&quot;:&quot;Ek&quot;,&quot;given&quot;:&quot;Lars&quot;,&quot;parse-names&quot;:false,&quot;dropping-particle&quot;:&quot;&quot;,&quot;non-dropping-particle&quot;:&quot;&quot;},{&quot;family&quot;:&quot;Nordin&quot;,&quot;given&quot;:&quot;Steven&quot;,&quot;parse-names&quot;:false,&quot;dropping-particle&quot;:&quot;&quot;,&quot;non-dropping-particle&quot;:&quot;&quot;},{&quot;family&quot;:&quot;Bende&quot;,&quot;given&quot;:&quot;Mats&quot;,&quot;parse-names&quot;:false,&quot;dropping-particle&quot;:&quot;&quot;,&quot;non-dropping-particle&quot;:&quot;&quot;}],&quot;container-title&quot;:&quot;The Laryngoscope&quot;,&quot;DOI&quot;:&quot;10.1097/00005537-200404000-00026&quot;,&quot;ISSN&quot;:&quot;0023-852X&quot;,&quot;URL&quot;:&quot;https://onlinelibrary.wiley.com/doi/10.1097/00005537-200404000-00026&quot;,&quot;issued&quot;:{&quot;date-parts&quot;:[[2004,4,3]]},&quot;page&quot;:&quot;733-737&quot;,&quot;abstract&quot;:&quot;&lt;p&gt; &lt;bold&gt;Objectives/Hypothesis&lt;/bold&gt; Patients with olfactory dysfunction appear repeatedly in ear, nose, and throat practices, but the prevalence of such problems in the general adult population is not known. Therefore, the objectives were to investigate the prevalence of olfactory dysfunction in an adult Swedish population and to relate dysfunction to age, gender, diabetes mellitus, nasal polyps, and smoking habits. &lt;/p&gt;&quot;,&quot;issue&quot;:&quot;4&quot;,&quot;volume&quot;:&quot;114&quot;,&quot;container-title-short&quot;:&quot;Laryngoscope&quot;},&quot;isTemporary&quot;:false,&quot;suppress-author&quot;:false,&quot;composite&quot;:false,&quot;author-only&quot;:false}]},{&quot;citationID&quot;:&quot;MENDELEY_CITATION_c6b65730-4b0d-46ac-82b2-ada6381096a8&quot;,&quot;properties&quot;:{&quot;noteIndex&quot;:0},&quot;isEdited&quot;:false,&quot;manualOverride&quot;:{&quot;isManuallyOverridden&quot;:false,&quot;citeprocText&quot;:&quot;&lt;sup&gt;112&lt;/sup&gt;&quot;,&quot;manualOverrideText&quot;:&quot;&quot;},&quot;citationTag&quot;:&quot;MENDELEY_CITATION_v3_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&quot;,&quot;citationItems&quot;:[{&quot;id&quot;:&quot;acb08f2b-a5fb-3063-94c7-d23d0b97d4ca&quot;,&quot;itemData&quot;:{&quot;type&quot;:&quot;article-journal&quot;,&quot;id&quot;:&quot;acb08f2b-a5fb-3063-94c7-d23d0b97d4ca&quot;,&quot;title&quot;:&quot;Prevalence of Olfactory Impairment in Older Adults&quot;,&quot;author&quot;:[{&quot;family&quot;:&quot;Murphy&quot;,&quot;given&quot;:&quot;Claire&quot;,&quot;parse-names&quot;:false,&quot;dropping-particle&quot;:&quot;&quot;,&quot;non-dropping-particle&quot;:&quot;&quot;}],&quot;container-title&quot;:&quot;JAMA&quot;,&quot;DOI&quot;:&quot;10.1001/jama.288.18.2307&quot;,&quot;ISSN&quot;:&quot;0098-7484&quot;,&quot;URL&quot;:&quot;http://jama.jamanetwork.com/article.aspx?doi=10.1001/jama.288.18.2307&quot;,&quot;issued&quot;:{&quot;date-parts&quot;:[[2002,11,13]]},&quot;page&quot;:&quot;2307&quot;,&quot;abstract&quot;:&quot;ContextOlder adults represent the fastest-growing segment of the US population,\nand prevalences of vision and hearing impairment have been extensively evaluated.\nHowever, despite the importance of sense of smell for nutrition and safety,\nthe prevalence of olfactory impairment in older US adults has not been studied.ObjectiveTo determine the prevalence of olfactory impairment in older adults.Design, Setting, and ParticipantsA total of 2491 Beaver Dam, Wis, residents aged 53 to 97 years participating\nin the 5-year follow-up examination (1998-2000) for the Epidemiology of Hearing\nLoss Study, a population-based, cross-sectional study.Main Outcome MeasuresOlfactory impairment, assessed by the San Diego Odor Identification\nTest and self-report.ResultsThe mean (SD) prevalence of impaired olfaction was 24.5% (1.7%). The\nprevalence increased with age; 62.5% (95% confidence interval [CI], 57.4%-67.7%)\nof 80- to 97-year-olds had olfactory impairment. Olfactory impairment was\nmore prevalent among men (adjusted prevalence ratio, 1.92; 95% CI, 1.65-2.19).\nCurrent smoking, stroke, epilepsy, and nasal congestion or upper respiratory\ntract infection were also associated with increased prevalence of olfactory\nimpairment. Self-reported olfactory impairment was low (9.5%) and this measure\nbecame less accurate with age. In the oldest group, aged 80 to 97 years, sensitivity\nof self-report was 12% for women and 18% for men.ConclusionsThis study demonstrates that prevalence of olfactory impairment among\nolder adults is high and increases with age. Self-report significantly underestimated\nprevalence rates obtained by olfaction testing. Physicians and caregivers\nshould be particularly alert to the potential for olfactory impairment in\nthe elderly population.&quot;,&quot;issue&quot;:&quot;18&quot;,&quot;volume&quot;:&quot;288&quot;,&quot;container-title-short&quot;:&quot;JAMA&quot;},&quot;isTemporary&quot;:false,&quot;suppress-author&quot;:false,&quot;composite&quot;:false,&quot;author-only&quot;:false}]},{&quot;citationID&quot;:&quot;MENDELEY_CITATION_35322462-a8f7-44fa-981e-bdabd44274cd&quot;,&quot;properties&quot;:{&quot;noteIndex&quot;:0},&quot;isEdited&quot;:false,&quot;manualOverride&quot;:{&quot;isManuallyOverridden&quot;:false,&quot;citeprocText&quot;:&quot;&lt;sup&gt;113&lt;/sup&gt;&quot;,&quot;manualOverrideText&quot;:&quot;&quot;},&quot;citationTag&quot;:&quot;MENDELEY_CITATION_v3_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&quot;,&quot;citationItems&quot;:[{&quot;id&quot;:&quot;999a47e7-2da9-3e96-96ae-6ca78e8e0f97&quot;,&quot;itemData&quot;:{&quot;type&quot;:&quot;article-journal&quot;,&quot;id&quot;:&quot;999a47e7-2da9-3e96-96ae-6ca78e8e0f97&quot;,&quot;title&quot;:&quot;It’s awe-fully unfamiliar: The effect of familiarity on awe within a virtual reality setting&quot;,&quot;author&quot;:[{&quot;family&quot;:&quot;Ochadleus&quot;,&quot;given&quot;:&quot;Cassidy&quot;,&quot;parse-names&quot;:false,&quot;dropping-particle&quot;:&quot;&quot;,&quot;non-dropping-particle&quot;:&quot;&quot;},{&quot;family&quot;:&quot;Kirby&quot;,&quot;given&quot;:&quot;Charissa&quot;,&quot;parse-names&quot;:false,&quot;dropping-particle&quot;:&quot;&quot;,&quot;non-dropping-particle&quot;:&quot;&quot;},{&quot;family&quot;:&quot;Scollon&quot;,&quot;given&quot;:&quot;Christie Napa&quot;,&quot;parse-names&quot;:false,&quot;dropping-particle&quot;:&quot;&quot;,&quot;non-dropping-particle&quot;:&quot;&quot;}],&quot;container-title&quot;:&quot;Frontiers in Psychology&quot;,&quot;DOI&quot;:&quot;10.3389/fpsyg.2023.1096283&quot;,&quot;ISSN&quot;:&quot;1664-1078&quot;,&quot;URL&quot;:&quot;https://www.frontiersin.org/articles/10.3389/fpsyg.2023.1096283/full&quot;,&quot;issued&quot;:{&quot;date-parts&quot;:[[2023,2,22]]},&quot;abstract&quot;:&quot;&lt;p&gt; Awe-inducing scenes are purported to involve vastness and a need for accommodation. Familiarity with a stimulus should reduce the need for accommodation, thereby reducing the intensity of awe experienced. The present study tested the effect of familiarity to a natural awe-inducing scene on the experience of awe. Forty undergraduate participants ( &lt;italic&gt;N&lt;/italic&gt;  = 40) participated in a virtual reality experiment. Using a within-subjects design, participants viewed (in counterbalanced order) an awe-inducing nature scene that was either familiar or unfamiliar. The dependent measure was self-reported awe. Results confirmed that participants experienced diminished awe while viewing a familiar awe-inducing scene compared to viewing an unfamiliar awe-inducing scene. &lt;/p&gt;&quot;,&quot;publisher&quot;:&quot;Frontiers Media S.A.&quot;,&quot;volume&quot;:&quot;14&quot;,&quot;container-title-short&quot;:&quot;Front. Psychol.&quot;},&quot;isTemporary&quot;:false,&quot;suppress-author&quot;:false,&quot;composite&quot;:false,&quot;author-only&quot;:false}]},{&quot;citationID&quot;:&quot;MENDELEY_CITATION_68948dd2-d26a-4172-9dbd-97c4044f8c23&quot;,&quot;properties&quot;:{&quot;noteIndex&quot;:0},&quot;isEdited&quot;:false,&quot;manualOverride&quot;:{&quot;isManuallyOverridden&quot;:false,&quot;citeprocText&quot;:&quot;&lt;sup&gt;114&lt;/sup&gt;&quot;,&quot;manualOverrideText&quot;:&quot;&quot;},&quot;citationTag&quot;:&quot;MENDELEY_CITATION_v3_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&quot;,&quot;citationItems&quot;:[{&quot;id&quot;:&quot;fabece18-b597-3bda-9232-b1d3fdd06b30&quot;,&quot;itemData&quot;:{&quot;type&quot;:&quot;article-journal&quot;,&quot;id&quot;:&quot;fabece18-b597-3bda-9232-b1d3fdd06b30&quot;,&quot;title&quot;:&quot;The influence of spatial dimensions of virtual environments on attitudes and nonverbal behaviors during social interactions&quot;,&quot;author&quot;:[{&quot;family&quot;:&quot;Han&quot;,&quot;given&quot;:&quot;Eugy&quot;,&quot;parse-names&quot;:false,&quot;dropping-particle&quot;:&quot;&quot;,&quot;non-dropping-particle&quot;:&quot;&quot;},{&quot;family&quot;:&quot;DeVeaux&quot;,&quot;given&quot;:&quot;Cyan&quot;,&quot;parse-names&quot;:false,&quot;dropping-particle&quot;:&quot;&quot;,&quot;non-dropping-particle&quot;:&quot;&quot;},{&quot;family&quot;:&quot;Hancock&quot;,&quot;given&quot;:&quot;Jeffrey T.&quot;,&quot;parse-names&quot;:false,&quot;dropping-particle&quot;:&quot;&quot;,&quot;non-dropping-particle&quot;:&quot;&quot;},{&quot;family&quot;:&quot;Ram&quot;,&quot;given&quot;:&quot;Nilam&quot;,&quot;parse-names&quot;:false,&quot;dropping-particle&quot;:&quot;&quot;,&quot;non-dropping-particle&quot;:&quot;&quot;},{&quot;family&quot;:&quot;Harari&quot;,&quot;given&quot;:&quot;Gabriella M.&quot;,&quot;parse-names&quot;:false,&quot;dropping-particle&quot;:&quot;&quot;,&quot;non-dropping-particle&quot;:&quot;&quot;},{&quot;family&quot;:&quot;Bailenson&quot;,&quot;given&quot;:&quot;Jeremy N.&quot;,&quot;parse-names&quot;:false,&quot;dropping-particle&quot;:&quot;&quot;,&quot;non-dropping-particle&quot;:&quot;&quot;}],&quot;container-title&quot;:&quot;Journal of Environmental Psychology&quot;,&quot;DOI&quot;:&quot;10.1016/j.jenvp.2024.102269&quot;,&quot;ISSN&quot;:&quot;02724944&quot;,&quot;URL&quot;:&quot;https://linkinghub.elsevier.com/retrieve/pii/S0272494424000422&quot;,&quot;issued&quot;:{&quot;date-parts&quot;:[[2024,5,1]]},&quot;page&quot;:&quot;102269&quot;,&quot;abstract&quot;:&quot;Research on physical-world environments has shown that the spatial properties of built worlds are consequential for shaping psychological states and social behavior. However, it has been difficult to empirically test this in natural settings in the physical world. This study uses immersive virtual reality (VR) environments, which have shown to have comparable effects to physical-world environments, to investigate the influence of two spatial dimensions (ceiling height and floor area) on individuals' attitudes and nonverbal behaviors during social interactions. In the present study, groups of three to four physically remote participants wore VR headsets (n = 110) and took part in discussions every week for four weeks in one of four virtual environments that varied in their spatial dimensions (low or high ceilings, small or large floor areas). Results showed that, when in a virtual environment with a high ceiling, participants reported feeling greater perceived restorativeness, awe, and momentary affective well-being, compared to when they were in virtual environments with low ceilings. Participants also paid more social attention (i.e., looked at other group members), when they were in virtual environments with high ceilings. When in a virtual environment with a large floor area, participants reported having a greater sense of awe, compared to environments with small floor areas. Furthermore, when in a large environment with a high ceiling, participants physically moved their heads more slowly and virtually stood further apart from their group members, compared to the other three conditions. We discuss implications for theoretical work on context and behaviors as well as design of social VR environments.&quot;,&quot;publisher&quot;:&quot;Academic Press&quot;,&quot;volume&quot;:&quot;95&quot;,&quot;container-title-short&quot;:&quot;J. Environ. Psychol.&quot;},&quot;isTemporary&quot;:false}]},{&quot;citationID&quot;:&quot;MENDELEY_CITATION_f911bd79-004d-4e19-a717-e475cfdde856&quot;,&quot;properties&quot;:{&quot;noteIndex&quot;:0},&quot;isEdited&quot;:false,&quot;manualOverride&quot;:{&quot;isManuallyOverridden&quot;:false,&quot;citeprocText&quot;:&quot;&lt;sup&gt;115&lt;/sup&gt;&quot;,&quot;manualOverrideText&quot;:&quot;&quot;},&quot;citationTag&quot;:&quot;MENDELEY_CITATION_v3_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&quot;,&quot;citationItems&quot;:[{&quot;id&quot;:&quot;3d7cda80-d02f-3d57-897a-c17d3f948022&quot;,&quot;itemData&quot;:{&quot;type&quot;:&quot;article-journal&quot;,&quot;id&quot;:&quot;3d7cda80-d02f-3d57-897a-c17d3f948022&quot;,&quot;title&quot;:&quot;Virtual Reality Sickness: A Review of Causes and Measurements&quot;,&quot;author&quot;:[{&quot;family&quot;:&quot;Chang&quot;,&quot;given&quot;:&quot;Eunhee&quot;,&quot;parse-names&quot;:false,&quot;dropping-particle&quot;:&quot;&quot;,&quot;non-dropping-particle&quot;:&quot;&quot;},{&quot;family&quot;:&quot;Kim&quot;,&quot;given&quot;:&quot;Hyun Taek&quot;,&quot;parse-names&quot;:false,&quot;dropping-particle&quot;:&quot;&quot;,&quot;non-dropping-particle&quot;:&quot;&quot;},{&quot;family&quot;:&quot;Yoo&quot;,&quot;given&quot;:&quot;Byounghyun&quot;,&quot;parse-names&quot;:false,&quot;dropping-particle&quot;:&quot;&quot;,&quot;non-dropping-particle&quot;:&quot;&quot;}],&quot;container-title&quot;:&quot;International Journal of Human–Computer Interaction&quot;,&quot;container-title-short&quot;:&quot;Int. J. Hum. Comput. Interact.&quot;,&quot;DOI&quot;:&quot;10.1080/10447318.2020.1778351&quot;,&quot;ISSN&quot;:&quot;1044-7318&quot;,&quot;URL&quot;:&quot;https://www.tandfonline.com/doi/full/10.1080/10447318.2020.1778351&quot;,&quot;issued&quot;:{&quot;date-parts&quot;:[[2020,10,20]]},&quot;page&quot;:&quot;1658-1682&quot;,&quot;abstract&quot;:&quot;In virtual reality (VR), users can experience symptoms of motion sickness, which is referred to as VR sickness or cybersickness. The symptoms include but are not limited to eye fatigue, disorientation, and nausea, which can impair the VR experience of users. Though many studies have attempted to reduce the discomfort, they produced conflicting results with varying degrees of VR sickness. In particular, a visually improved VR does not necessarily result in decreased VR sickness. To understand these unexpected results, we surveyed the causes of VR sickness and measurement of symptoms. We reorganized the causes of the VR sickness into three major factors (hardware, content, and human factors) and investigated the sub-component of each factor. We then surveyed frequently used measures of VR sickness, both subjective and objective approaches. We also investigated emerging approaches for reducing VR sickness and proposed a multimodal fidelity hypothesis to give an insight into future studies.&quot;,&quot;publisher&quot;:&quot;Bellwether Publishing, Ltd.&quot;,&quot;issue&quot;:&quot;17&quot;,&quot;volume&quot;:&quot;36&quot;},&quot;isTemporary&quot;:false,&quot;suppress-author&quot;:false,&quot;composite&quot;:false,&quot;author-only&quot;:false}]},{&quot;citationID&quot;:&quot;MENDELEY_CITATION_a89a8c48-cb61-41a5-9701-92d787361751&quot;,&quot;properties&quot;:{&quot;noteIndex&quot;:0},&quot;isEdited&quot;:false,&quot;manualOverride&quot;:{&quot;isManuallyOverridden&quot;:false,&quot;citeprocText&quot;:&quot;&lt;sup&gt;116,117&lt;/sup&gt;&quot;,&quot;manualOverrideText&quot;:&quot;&quot;},&quot;citationTag&quot;:&quot;MENDELEY_CITATION_v3_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&quot;,&quot;citationItems&quot;:[{&quot;id&quot;:&quot;8110224a-ed32-342e-bb8c-1f468ba515ba&quot;,&quot;itemData&quot;:{&quot;type&quot;:&quot;webpage&quot;,&quot;id&quot;:&quot;8110224a-ed32-342e-bb8c-1f468ba515ba&quot;,&quot;title&quot;:&quot;Here’s How That Disney 360° Treadmill Works&quot;,&quot;author&quot;:[{&quot;family&quot;:&quot;Papp&quot;,&quot;given&quot;:&quot;Donald&quot;,&quot;parse-names&quot;:false,&quot;dropping-particle&quot;:&quot;&quot;,&quot;non-dropping-particle&quot;:&quot;&quot;}],&quot;container-title&quot;:&quot;Hackaday&quot;,&quot;accessed&quot;:{&quot;date-parts&quot;:[[2026,3,19]]},&quot;URL&quot;:&quot;https://hackaday.com/2024/05/03/heres-how-that-disney-360-treadmill-works/&quot;,&quot;issued&quot;:{&quot;date-parts&quot;:[[2024,5,3]]},&quot;container-title-short&quot;:&quot;&quot;},&quot;isTemporary&quot;:false},{&quot;id&quot;:&quot;865a5e9f-47ea-312b-a793-e9e997ee6907&quot;,&quot;itemData&quot;:{&quot;type&quot;:&quot;webpage&quot;,&quot;id&quot;:&quot;865a5e9f-47ea-312b-a793-e9e997ee6907&quot;,&quot;title&quot;:&quot;A Disney Imagineer explains how they made the HoloTile floor, a magical walkway that moves in any direction&quot;,&quot;author&quot;:[{&quot;family&quot;:&quot;Berg&quot;,&quot;given&quot;:&quot;Nate&quot;,&quot;parse-names&quot;:false,&quot;dropping-particle&quot;:&quot;&quot;,&quot;non-dropping-particle&quot;:&quot;&quot;}],&quot;container-title&quot;:&quot;Fast Company&quot;,&quot;accessed&quot;:{&quot;date-parts&quot;:[[2026,3,19]]},&quot;URL&quot;:&quot;https://www.fastcompany.com/91019277/a-disney-imagineer-explains-how-they-made-the-holotile-floor-a-magical-walkway-that-moves-in-any-direction&quot;,&quot;issued&quot;:{&quot;date-parts&quot;:[[2024,1,31]]},&quot;container-title-short&quot;:&quot;&quot;},&quot;isTemporary&quot;:false}]},{&quot;citationID&quot;:&quot;MENDELEY_CITATION_3a8c8e84-ed97-4043-9141-3ba247675136&quot;,&quot;properties&quot;:{&quot;noteIndex&quot;:0},&quot;isEdited&quot;:false,&quot;manualOverride&quot;:{&quot;isManuallyOverridden&quot;:false,&quot;citeprocText&quot;:&quot;&lt;sup&gt;47,118&lt;/sup&gt;&quot;,&quot;manualOverrideText&quot;:&quot;&quot;},&quot;citationTag&quot;:&quot;MENDELEY_CITATION_v3_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&quot;,&quot;citationItems&quot;:[{&quot;id&quot;:&quot;e1ffc2ef-8c54-304d-8a8f-427119780664&quot;,&quot;itemData&quot;:{&quot;type&quot;:&quot;article-journal&quot;,&quot;id&quot;:&quot;e1ffc2ef-8c54-304d-8a8f-427119780664&quot;,&quot;title&quot;:&quot;How we experience immersive virtual environments: the concept of presence and its measurement&quot;,&quot;author&quot;:[{&quot;family&quot;:&quot;Slater&quot;,&quot;given&quot;:&quot;Mel&quot;,&quot;parse-names&quot;:false,&quot;dropping-particle&quot;:&quot;&quot;,&quot;non-dropping-particle&quot;:&quot;&quot;},{&quot;family&quot;:&quot;Lotto&quot;,&quot;given&quot;:&quot;Beau&quot;,&quot;parse-names&quot;:false,&quot;dropping-particle&quot;:&quot;&quot;,&quot;non-dropping-particle&quot;:&quot;&quot;},{&quot;family&quot;:&quot;Arnold&quot;,&quot;given&quot;:&quot;Maria Marta&quot;,&quot;parse-names&quot;:false,&quot;dropping-particle&quot;:&quot;&quot;,&quot;non-dropping-particle&quot;:&quot;&quot;},{&quot;family&quot;:&quot;Sanchez-Vives&quot;,&quot;given&quot;:&quot;Maria&quot;,&quot;parse-names&quot;:false,&quot;dropping-particle&quot;:&quot;V&quot;,&quot;non-dropping-particle&quot;:&quot;&quot;}],&quot;container-title&quot;:&quot;Anuario de psicología&quot;,&quot;ISSN&quot;:&quot;0066-5126&quot;,&quot;issued&quot;:{&quot;date-parts&quot;:[[2009]]},&quot;page&quot;:&quot;193-210&quot;,&quot;publisher&quot;:&quot;Universitat de Barcelona&quot;,&quot;issue&quot;:&quot;2&quot;,&quot;volume&quot;:&quot;40&quot;,&quot;container-title-short&quot;:&quot;&quot;},&quot;isTemporary&quot;:false,&quot;suppress-author&quot;:false,&quot;composite&quot;:false,&quot;author-only&quot;:false},{&quot;id&quot;:&quot;4f294860-591c-3427-b465-4630832a35d8&quot;,&quot;itemData&quot;:{&quot;type&quot;:&quot;article-journal&quot;,&quot;id&quot;:&quot;4f294860-591c-3427-b465-4630832a35d8&quot;,&quot;title&quot;:&quot;The impact of perception and presence on emotional reactions: a review of research in virtual reality&quot;,&quot;author&quot;:[{&quot;family&quot;:&quot;Diemer&quot;,&quot;given&quot;:&quot;Julia&quot;,&quot;parse-names&quot;:false,&quot;dropping-particle&quot;:&quot;&quot;,&quot;non-dropping-particle&quot;:&quot;&quot;},{&quot;family&quot;:&quot;Alpers&quot;,&quot;given&quot;:&quot;Georg W.&quot;,&quot;parse-names&quot;:false,&quot;dropping-particle&quot;:&quot;&quot;,&quot;non-dropping-particle&quot;:&quot;&quot;},{&quot;family&quot;:&quot;Peperkorn&quot;,&quot;given&quot;:&quot;Henrik M.&quot;,&quot;parse-names&quot;:false,&quot;dropping-particle&quot;:&quot;&quot;,&quot;non-dropping-particle&quot;:&quot;&quot;},{&quot;family&quot;:&quot;Shiban&quot;,&quot;given&quot;:&quot;Youssef&quot;,&quot;parse-names&quot;:false,&quot;dropping-particle&quot;:&quot;&quot;,&quot;non-dropping-particle&quot;:&quot;&quot;},{&quot;family&quot;:&quot;MÃ¼hlberger&quot;,&quot;given&quot;:&quot;Andreas&quot;,&quot;parse-names&quot;:false,&quot;dropping-particle&quot;:&quot;&quot;,&quot;non-dropping-particle&quot;:&quot;&quot;}],&quot;container-title&quot;:&quot;Frontiers in Psychology&quot;,&quot;DOI&quot;:&quot;10.3389/fpsyg.2015.00026&quot;,&quot;ISSN&quot;:&quot;1664-1078&quot;,&quot;URL&quot;:&quot;http://journal.frontiersin.org/article/10.3389/fpsyg.2015.00026/abstract&quot;,&quot;issued&quot;:{&quot;date-parts&quot;:[[2015,1,30]]},&quot;page&quot;:&quot;111605&quot;,&quot;volume&quot;:&quot;6&quot;,&quot;container-title-short&quot;:&quot;Front. Psychol.&quot;},&quot;isTemporary&quot;:false}]},{&quot;citationID&quot;:&quot;MENDELEY_CITATION_33a4e2f3-2ee4-451a-972e-5bfc3c397a8b&quot;,&quot;properties&quot;:{&quot;noteIndex&quot;:0},&quot;isEdited&quot;:false,&quot;manualOverride&quot;:{&quot;isManuallyOverridden&quot;:false,&quot;citeprocText&quot;:&quot;&lt;sup&gt;119,120&lt;/sup&gt;&quot;,&quot;manualOverrideText&quot;:&quot;&quot;},&quot;citationTag&quot;:&quot;MENDELEY_CITATION_v3_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&quot;,&quot;citationItems&quot;:[{&quot;id&quot;:&quot;133599f8-097e-3463-afcc-a3afe0520907&quot;,&quot;itemData&quot;:{&quot;type&quot;:&quot;paper-conference&quot;,&quot;id&quot;:&quot;133599f8-097e-3463-afcc-a3afe0520907&quot;,&quot;title&quot;:&quot;Leveraging change blindness for redirection in virtual environments&quot;,&quot;author&quot;:[{&quot;family&quot;:&quot;Suma&quot;,&quot;given&quot;:&quot;Evan A.&quot;,&quot;parse-names&quot;:false,&quot;dropping-particle&quot;:&quot;&quot;,&quot;non-dropping-particle&quot;:&quot;&quot;},{&quot;family&quot;:&quot;Clark&quot;,&quot;given&quot;:&quot;Seth&quot;,&quot;parse-names&quot;:false,&quot;dropping-particle&quot;:&quot;&quot;,&quot;non-dropping-particle&quot;:&quot;&quot;},{&quot;family&quot;:&quot;Krum&quot;,&quot;given&quot;:&quot;David&quot;,&quot;parse-names&quot;:false,&quot;dropping-particle&quot;:&quot;&quot;,&quot;non-dropping-particle&quot;:&quot;&quot;},{&quot;family&quot;:&quot;Finkelstein&quot;,&quot;given&quot;:&quot;Samantha&quot;,&quot;parse-names&quot;:false,&quot;dropping-particle&quot;:&quot;&quot;,&quot;non-dropping-particle&quot;:&quot;&quot;},{&quot;family&quot;:&quot;Bolas&quot;,&quot;given&quot;:&quot;Mark&quot;,&quot;parse-names&quot;:false,&quot;dropping-particle&quot;:&quot;&quot;,&quot;non-dropping-particle&quot;:&quot;&quot;},{&quot;family&quot;:&quot;Warte&quot;,&quot;given&quot;:&quot;Zachary&quot;,&quot;parse-names&quot;:false,&quot;dropping-particle&quot;:&quot;&quot;,&quot;non-dropping-particle&quot;:&quot;&quot;}],&quot;container-title&quot;:&quot;2011 IEEE Virtual Reality Conference&quot;,&quot;DOI&quot;:&quot;10.1109/VR.2011.5759455&quot;,&quot;ISBN&quot;:&quot;978-1-4577-0039-2&quot;,&quot;URL&quot;:&quot;http://ieeexplore.ieee.org/document/5759455/&quot;,&quot;issued&quot;:{&quot;date-parts&quot;:[[2011,3]]},&quot;page&quot;:&quot;159-166&quot;,&quot;abstract&quot;:&quot;We present change blindness redirection, a novel technique for allowing the user to walk through an immersive virtual environment that is considerably larger than the available physical workspace. In contrast to previous redirection techniques, this approach, based on a dynamic environment model, does not introduce any visual-vestibular conflicts from manipulating the mapping between physical and virtual motions, nor does it require breaking presence to stop and explicitly reorient the user. We conducted two user studies to evaluate the effectiveness of the change blindness illusion when exploring a virtual environment that was an order of magnitude larger than the physical walking space. Despite the dynamically changing environment, participants were able to draw coherent sketch maps of the environment structure, and pointing task results indicated that they were able to maintain their spatial orientation within the virtual world. Only one out of 77 participants across both both studies definitively noticed that a scene change had occurred, suggesting that change blindness redirection provides a remarkably compelling illusion. Secondary findings revealed that a wide field-of-view increases pointing accuracy and that experienced gamers reported greater sense of presence than those with little or no experience with 3D video games.&quot;,&quot;publisher&quot;:&quot;IEEE&quot;,&quot;container-title-short&quot;:&quot;&quot;},&quot;isTemporary&quot;:false},{&quot;id&quot;:&quot;abe09091-ae0a-310d-bdd7-3a68f6c9d400&quot;,&quot;itemData&quot;:{&quot;type&quot;:&quot;article-journal&quot;,&quot;id&quot;:&quot;abe09091-ae0a-310d-bdd7-3a68f6c9d400&quot;,&quot;title&quot;:&quot;Impossible Spaces: Maximizing Natural Walking in Virtual Environments with Self-Overlapping Architecture&quot;,&quot;author&quot;:[{&quot;family&quot;:&quot;Suma&quot;,&quot;given&quot;:&quot;E. A.&quot;,&quot;parse-names&quot;:false,&quot;dropping-particle&quot;:&quot;&quot;,&quot;non-dropping-particle&quot;:&quot;&quot;},{&quot;family&quot;:&quot;Lipps&quot;,&quot;given&quot;:&quot;Z.&quot;,&quot;parse-names&quot;:false,&quot;dropping-particle&quot;:&quot;&quot;,&quot;non-dropping-particle&quot;:&quot;&quot;},{&quot;family&quot;:&quot;Finkelstein&quot;,&quot;given&quot;:&quot;S.&quot;,&quot;parse-names&quot;:false,&quot;dropping-particle&quot;:&quot;&quot;,&quot;non-dropping-particle&quot;:&quot;&quot;},{&quot;family&quot;:&quot;Krum&quot;,&quot;given&quot;:&quot;D. M.&quot;,&quot;parse-names&quot;:false,&quot;dropping-particle&quot;:&quot;&quot;,&quot;non-dropping-particle&quot;:&quot;&quot;},{&quot;family&quot;:&quot;Bolas&quot;,&quot;given&quot;:&quot;M.&quot;,&quot;parse-names&quot;:false,&quot;dropping-particle&quot;:&quot;&quot;,&quot;non-dropping-particle&quot;:&quot;&quot;}],&quot;container-title&quot;:&quot;IEEE Transactions on Visualization and Computer Graphics&quot;,&quot;DOI&quot;:&quot;10.1109/TVCG.2012.47&quot;,&quot;ISSN&quot;:&quot;1077-2626&quot;,&quot;URL&quot;:&quot;http://ieeexplore.ieee.org/document/6165136/&quot;,&quot;issued&quot;:{&quot;date-parts&quot;:[[2012,4]]},&quot;page&quot;:&quot;555-564&quot;,&quot;abstract&quot;:&quot;Walking is only possible within immersive virtual environments that fit inside the boundaries of the user's physical workspace. To reduce the severity of the restrictions imposed by limited physical area, we introduce \&quot;impossible spaces,\&quot; a new design mechanic for virtual environments that wish to maximize the size of the virtual environment that can be explored with natural locomotion. Such environments make use of self-overlapping architectural layouts, effectively compressing comparatively large interior environments into smaller physical areas. We conducted two formal user studies to explore the perception and experience of impossible spaces. In the first experiment, we showed that reasonably small virtual rooms may overlap by as much as 56% before users begin to detect that they are in an impossible space, and that the larger virtual rooms that expanded to maximally fill our available 9.14m x 9.14m workspace may overlap by up to 31%. Our results also demonstrate that users perceive distances to objects in adjacent overlapping rooms as if the overall space was uncompressed, even at overlap levels that were overtly noticeable. In our second experiment, we combined several well-known redirection techniques to string together a chain of impossible spaces in an expansive outdoor scene. We then conducted an exploratory analysis of users' verbal feedback during exploration, which indicated that impossible spaces provide an even more powerful illusion when users are naive to the manipulation.&quot;,&quot;issue&quot;:&quot;4&quot;,&quot;volume&quot;:&quot;18&quot;,&quot;container-title-short&quot;:&quot;IEEE Trans. Vis. Comput. Graph.&quot;},&quot;isTemporary&quot;:false}]},{&quot;citationID&quot;:&quot;MENDELEY_CITATION_da37adc2-7928-43f1-97e6-ddd286882419&quot;,&quot;properties&quot;:{&quot;noteIndex&quot;:0},&quot;isEdited&quot;:false,&quot;manualOverride&quot;:{&quot;isManuallyOverridden&quot;:false,&quot;citeprocText&quot;:&quot;&lt;sup&gt;121&lt;/sup&gt;&quot;,&quot;manualOverrideText&quot;:&quot;&quot;},&quot;citationTag&quot;:&quot;MENDELEY_CITATION_v3_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&quot;,&quot;citationItems&quot;:[{&quot;id&quot;:&quot;a4c08eb7-fa5c-31b0-b263-f2a8d6171bcf&quot;,&quot;itemData&quot;:{&quot;type&quot;:&quot;article-journal&quot;,&quot;id&quot;:&quot;a4c08eb7-fa5c-31b0-b263-f2a8d6171bcf&quot;,&quot;title&quot;:&quot;Virtual Reality Sickness: A Review of Causes and Measurements&quot;,&quot;author&quot;:[{&quot;family&quot;:&quot;Chang&quot;,&quot;given&quot;:&quot;Eunhee&quot;,&quot;parse-names&quot;:false,&quot;dropping-particle&quot;:&quot;&quot;,&quot;non-dropping-particle&quot;:&quot;&quot;},{&quot;family&quot;:&quot;Kim&quot;,&quot;given&quot;:&quot;Hyun Taek&quot;,&quot;parse-names&quot;:false,&quot;dropping-particle&quot;:&quot;&quot;,&quot;non-dropping-particle&quot;:&quot;&quot;},{&quot;family&quot;:&quot;Yoo&quot;,&quot;given&quot;:&quot;Byounghyun&quot;,&quot;parse-names&quot;:false,&quot;dropping-particle&quot;:&quot;&quot;,&quot;non-dropping-particle&quot;:&quot;&quot;}],&quot;container-title&quot;:&quot;International Journal of Human–Computer Interaction&quot;,&quot;DOI&quot;:&quot;10.1080/10447318.2020.1778351&quot;,&quot;ISSN&quot;:&quot;1044-7318&quot;,&quot;URL&quot;:&quot;https://www.tandfonline.com/doi/full/10.1080/10447318.2020.1778351&quot;,&quot;issued&quot;:{&quot;date-parts&quot;:[[2020,10,20]]},&quot;page&quot;:&quot;1658-1682&quot;,&quot;abstract&quot;:&quot;In virtual reality (VR), users can experience symptoms of motion sickness, which is referred to as VR sickness or cybersickness. The symptoms include but are not limited to eye fatigue, disorientation, and nausea, which can impair the VR experience of users. Though many studies have attempted to reduce the discomfort, they produced conflicting results with varying degrees of VR sickness. In particular, a visually improved VR does not necessarily result in decreased VR sickness. To understand these unexpected results, we surveyed the causes of VR sickness and measurement of symptoms. We reorganized the causes of the VR sickness into three major factors (hardware, content, and human factors) and investigated the sub-component of each factor. We then surveyed frequently used measures of VR sickness, both subjective and objective approaches. We also investigated emerging approaches for reducing VR sickness and proposed a multimodal fidelity hypothesis to give an insight into future studies.&quot;,&quot;publisher&quot;:&quot;Bellwether Publishing, Ltd.&quot;,&quot;issue&quot;:&quot;17&quot;,&quot;volume&quot;:&quot;36&quot;,&quot;container-title-short&quot;:&quot;Int. J. Hum. Comput. Interact.&quot;},&quot;isTemporary&quot;:false}]},{&quot;citationID&quot;:&quot;MENDELEY_CITATION_c62ae457-d9ab-4e9a-bf33-c6a5e0e4328e&quot;,&quot;properties&quot;:{&quot;noteIndex&quot;:0},&quot;isEdited&quot;:false,&quot;manualOverride&quot;:{&quot;isManuallyOverridden&quot;:false,&quot;citeprocText&quot;:&quot;&lt;sup&gt;121&lt;/sup&gt;&quot;,&quot;manualOverrideText&quot;:&quot;&quot;},&quot;citationTag&quot;:&quot;MENDELEY_CITATION_v3_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&quot;,&quot;citationItems&quot;:[{&quot;id&quot;:&quot;a4c08eb7-fa5c-31b0-b263-f2a8d6171bcf&quot;,&quot;itemData&quot;:{&quot;type&quot;:&quot;article-journal&quot;,&quot;id&quot;:&quot;a4c08eb7-fa5c-31b0-b263-f2a8d6171bcf&quot;,&quot;title&quot;:&quot;Virtual Reality Sickness: A Review of Causes and Measurements&quot;,&quot;author&quot;:[{&quot;family&quot;:&quot;Chang&quot;,&quot;given&quot;:&quot;Eunhee&quot;,&quot;parse-names&quot;:false,&quot;dropping-particle&quot;:&quot;&quot;,&quot;non-dropping-particle&quot;:&quot;&quot;},{&quot;family&quot;:&quot;Kim&quot;,&quot;given&quot;:&quot;Hyun Taek&quot;,&quot;parse-names&quot;:false,&quot;dropping-particle&quot;:&quot;&quot;,&quot;non-dropping-particle&quot;:&quot;&quot;},{&quot;family&quot;:&quot;Yoo&quot;,&quot;given&quot;:&quot;Byounghyun&quot;,&quot;parse-names&quot;:false,&quot;dropping-particle&quot;:&quot;&quot;,&quot;non-dropping-particle&quot;:&quot;&quot;}],&quot;container-title&quot;:&quot;International Journal of Human–Computer Interaction&quot;,&quot;DOI&quot;:&quot;10.1080/10447318.2020.1778351&quot;,&quot;ISSN&quot;:&quot;1044-7318&quot;,&quot;URL&quot;:&quot;https://www.tandfonline.com/doi/full/10.1080/10447318.2020.1778351&quot;,&quot;issued&quot;:{&quot;date-parts&quot;:[[2020,10,20]]},&quot;page&quot;:&quot;1658-1682&quot;,&quot;abstract&quot;:&quot;In virtual reality (VR), users can experience symptoms of motion sickness, which is referred to as VR sickness or cybersickness. The symptoms include but are not limited to eye fatigue, disorientation, and nausea, which can impair the VR experience of users. Though many studies have attempted to reduce the discomfort, they produced conflicting results with varying degrees of VR sickness. In particular, a visually improved VR does not necessarily result in decreased VR sickness. To understand these unexpected results, we surveyed the causes of VR sickness and measurement of symptoms. We reorganized the causes of the VR sickness into three major factors (hardware, content, and human factors) and investigated the sub-component of each factor. We then surveyed frequently used measures of VR sickness, both subjective and objective approaches. We also investigated emerging approaches for reducing VR sickness and proposed a multimodal fidelity hypothesis to give an insight into future studies.&quot;,&quot;publisher&quot;:&quot;Bellwether Publishing, Ltd.&quot;,&quot;issue&quot;:&quot;17&quot;,&quot;volume&quot;:&quot;36&quot;,&quot;container-title-short&quot;:&quot;Int. J. Hum. Comput. Interact.&quot;},&quot;isTemporary&quot;:false}]},{&quot;citationID&quot;:&quot;MENDELEY_CITATION_7b1ad42b-32df-4028-9f91-58c108b777fa&quot;,&quot;properties&quot;:{&quot;noteIndex&quot;:0},&quot;isEdited&quot;:false,&quot;manualOverride&quot;:{&quot;isManuallyOverridden&quot;:false,&quot;citeprocText&quot;:&quot;&lt;sup&gt;78&lt;/sup&gt;&quot;,&quot;manualOverrideText&quot;:&quot;&quot;},&quot;citationTag&quot;:&quot;MENDELEY_CITATION_v3_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&quot;,&quot;citationItems&quot;:[{&quot;id&quot;:&quot;bee214ac-4a99-3f5d-a465-2c2233f42d2d&quot;,&quot;itemData&quot;:{&quot;type&quot;:&quot;article-journal&quot;,&quot;id&quot;:&quot;bee214ac-4a99-3f5d-a465-2c2233f42d2d&quot;,&quot;title&quot;:&quot;Onboarding and offboarding in virtual reality: A user-centred framework for audience experience across genres and spaces&quot;,&quot;author&quot;:[{&quot;family&quot;:&quot;Whittaker&quot;,&quot;given&quot;:&quot;Laryssa&quot;,&quot;parse-names&quot;:false,&quot;dropping-particle&quot;:&quot;&quot;,&quot;non-dropping-particle&quot;:&quot;&quot;}],&quot;container-title&quot;:&quot;Convergence: The International Journal of Research into New Media Technologies&quot;,&quot;DOI&quot;:&quot;10.1177/13548565231187329&quot;,&quot;ISSN&quot;:&quot;1354-8565&quot;,&quot;URL&quot;:&quot;https://journals.sagepub.com/doi/10.1177/13548565231187329&quot;,&quot;issued&quot;:{&quot;date-parts&quot;:[[2025,2,17]]},&quot;page&quot;:&quot;87-106&quot;,&quot;abstract&quot;:&quot;&lt;p&gt;Virtual reality (VR) technology is an emerging medium of experience in many different public-facing entertainment and cultural contexts, such as immersive theatre, live performance, VR film festivals, gaming arcades, escape rooms, and museum exhibitions. The processes of ushering audience members or users into the virtual experience and out again, to which I refer here as ‘onboarding’ and ‘offboarding’, have been considered within some specific contexts, or on a case-by-case basis, but to date no systematised consideration of VR onboarding and offboarding has been produced. One reason for this is that ambiguities in disciplinary and practical definitions of immersion have obscured the relationship between VR technology and users. Clarification of this relationship results in clear evidence of a need for attention to onboarding and offboarding processes in public-facing contexts. In this paper, I define onboarding and offboarding, and present a framework for considering the onboarding and offboarding experiences of virtual reality audiences that helps stakeholders identify both their responsibilities to audiences and the best way to facilitate the immersive experience. This framework is based upon identifying experience goals, centred on the affordances of virtual reality and principles of immersion and presence, and utilises the Immersive Audience Framework developed by StoryFutures in its interdisciplinary research with immersive audiences since 2019.&lt;/p&gt;&quot;,&quot;issue&quot;:&quot;1&quot;,&quot;volume&quot;:&quot;31&quot;,&quot;container-title-short&quot;:&quot;&quot;},&quot;isTemporary&quot;:false,&quot;suppress-author&quot;:false,&quot;composite&quot;:false,&quot;author-only&quot;:false}]},{&quot;citationID&quot;:&quot;MENDELEY_CITATION_320658e3-5bd6-4b34-a13d-e62a58362e5c&quot;,&quot;properties&quot;:{&quot;noteIndex&quot;:0},&quot;isEdited&quot;:false,&quot;manualOverride&quot;:{&quot;isManuallyOverridden&quot;:false,&quot;citeprocText&quot;:&quot;&lt;sup&gt;122&lt;/sup&gt;&quot;,&quot;manualOverrideText&quot;:&quot;&quot;},&quot;citationTag&quot;:&quot;MENDELEY_CITATION_v3_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&quot;,&quot;citationItems&quot;:[{&quot;id&quot;:&quot;4926c179-76f8-3a39-9bd7-d3de4d50cc87&quot;,&quot;itemData&quot;:{&quot;type&quot;:&quot;book&quot;,&quot;id&quot;:&quot;4926c179-76f8-3a39-9bd7-d3de4d50cc87&quot;,&quot;title&quot;:&quot;The hidden dimension&quot;,&quot;author&quot;:[{&quot;family&quot;:&quot;Hall&quot;,&quot;given&quot;:&quot;Edmund T&quot;,&quot;parse-names&quot;:false,&quot;dropping-particle&quot;:&quot;&quot;,&quot;non-dropping-particle&quot;:&quot;&quot;},{&quot;family&quot;:&quot;Hall&quot;,&quot;given&quot;:&quot;Edward T&quot;,&quot;parse-names&quot;:false,&quot;dropping-particle&quot;:&quot;&quot;,&quot;non-dropping-particle&quot;:&quot;&quot;}],&quot;issued&quot;:{&quot;date-parts&quot;:[[1966]]},&quot;publisher&quot;:&quot;Anchor&quot;,&quot;volume&quot;:&quot;609&quot;,&quot;container-title-short&quot;:&quot;&quot;},&quot;isTemporary&quot;:false,&quot;suppress-author&quot;:false,&quot;composite&quot;:false,&quot;author-only&quot;:false}]},{&quot;citationID&quot;:&quot;MENDELEY_CITATION_39326fb3-5181-4a14-8f99-2e234a927f17&quot;,&quot;properties&quot;:{&quot;noteIndex&quot;:0},&quot;isEdited&quot;:false,&quot;manualOverride&quot;:{&quot;isManuallyOverridden&quot;:false,&quot;citeprocText&quot;:&quot;&lt;sup&gt;123&lt;/sup&gt;&quot;,&quot;manualOverrideText&quot;:&quot;&quot;},&quot;citationTag&quot;:&quot;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&quot;,&quot;citationItems&quot;:[{&quot;id&quot;:&quot;526c14f7-d53a-3cac-a17f-aed538ad76bb&quot;,&quot;itemData&quot;:{&quot;type&quot;:&quot;article-journal&quot;,&quot;id&quot;:&quot;526c14f7-d53a-3cac-a17f-aed538ad76bb&quot;,&quot;title&quot;:&quot;Preferred Interpersonal Distances: A Global Comparison&quot;,&quot;author&quot;:[{&quot;family&quot;:&quot;Sorokowska&quot;,&quot;given&quot;:&quot;Agnieszka&quot;,&quot;parse-names&quot;:false,&quot;dropping-particle&quot;:&quot;&quot;,&quot;non-dropping-particle&quot;:&quot;&quot;},{&quot;family&quot;:&quot;Sorokowski&quot;,&quot;given&quot;:&quot;Piotr&quot;,&quot;parse-names&quot;:false,&quot;dropping-particle&quot;:&quot;&quot;,&quot;non-dropping-particle&quot;:&quot;&quot;},{&quot;family&quot;:&quot;Hilpert&quot;,&quot;given&quot;:&quot;Peter&quot;,&quot;parse-names&quot;:false,&quot;dropping-particle&quot;:&quot;&quot;,&quot;non-dropping-particle&quot;:&quot;&quot;},{&quot;family&quot;:&quot;Cantarero&quot;,&quot;given&quot;:&quot;Katarzyna&quot;,&quot;parse-names&quot;:false,&quot;dropping-particle&quot;:&quot;&quot;,&quot;non-dropping-particle&quot;:&quot;&quot;},{&quot;family&quot;:&quot;Frackowiak&quot;,&quot;given&quot;:&quot;Tomasz&quot;,&quot;parse-names&quot;:false,&quot;dropping-particle&quot;:&quot;&quot;,&quot;non-dropping-particle&quot;:&quot;&quot;},{&quot;family&quot;:&quot;Ahmadi&quot;,&quot;given&quot;:&quot;Khodabakhsh&quot;,&quot;parse-names&quot;:false,&quot;dropping-particle&quot;:&quot;&quot;,&quot;non-dropping-particle&quot;:&quot;&quot;},{&quot;family&quot;:&quot;Alghraibeh&quot;,&quot;given&quot;:&quot;Ahmad M.&quot;,&quot;parse-names&quot;:false,&quot;dropping-particle&quot;:&quot;&quot;,&quot;non-dropping-particle&quot;:&quot;&quot;},{&quot;family&quot;:&quot;Aryeetey&quot;,&quot;given&quot;:&quot;Richmond&quot;,&quot;parse-names&quot;:false,&quot;dropping-particle&quot;:&quot;&quot;,&quot;non-dropping-particle&quot;:&quot;&quot;},{&quot;family&quot;:&quot;Bertoni&quot;,&quot;given&quot;:&quot;Anna&quot;,&quot;parse-names&quot;:false,&quot;dropping-particle&quot;:&quot;&quot;,&quot;non-dropping-particle&quot;:&quot;&quot;},{&quot;family&quot;:&quot;Bettache&quot;,&quot;given&quot;:&quot;Karim&quot;,&quot;parse-names&quot;:false,&quot;dropping-particle&quot;:&quot;&quot;,&quot;non-dropping-particle&quot;:&quot;&quot;},{&quot;family&quot;:&quot;Blumen&quot;,&quot;given&quot;:&quot;Sheyla&quot;,&quot;parse-names&quot;:false,&quot;dropping-particle&quot;:&quot;&quot;,&quot;non-dropping-particle&quot;:&quot;&quot;},{&quot;family&quot;:&quot;Błażejewska&quot;,&quot;given&quot;:&quot;Marta&quot;,&quot;parse-names&quot;:false,&quot;dropping-particle&quot;:&quot;&quot;,&quot;non-dropping-particle&quot;:&quot;&quot;},{&quot;family&quot;:&quot;Bortolini&quot;,&quot;given&quot;:&quot;Tiago&quot;,&quot;parse-names&quot;:false,&quot;dropping-particle&quot;:&quot;&quot;,&quot;non-dropping-particle&quot;:&quot;&quot;},{&quot;family&quot;:&quot;Butovskaya&quot;,&quot;given&quot;:&quot;Marina&quot;,&quot;parse-names&quot;:false,&quot;dropping-particle&quot;:&quot;&quot;,&quot;non-dropping-particle&quot;:&quot;&quot;},{&quot;family&quot;:&quot;Castro&quot;,&quot;given&quot;:&quot;Felipe Nalon&quot;,&quot;parse-names&quot;:false,&quot;dropping-particle&quot;:&quot;&quot;,&quot;non-dropping-particle&quot;:&quot;&quot;},{&quot;family&quot;:&quot;Cetinkaya&quot;,&quot;given&quot;:&quot;Hakan&quot;,&quot;parse-names&quot;:false,&quot;dropping-particle&quot;:&quot;&quot;,&quot;non-dropping-particle&quot;:&quot;&quot;},{&quot;family&quot;:&quot;Cunha&quot;,&quot;given&quot;:&quot;Diana&quot;,&quot;parse-names&quot;:false,&quot;dropping-particle&quot;:&quot;&quot;,&quot;non-dropping-particle&quot;:&quot;&quot;},{&quot;family&quot;:&quot;David&quot;,&quot;given&quot;:&quot;Daniel&quot;,&quot;parse-names&quot;:false,&quot;dropping-particle&quot;:&quot;&quot;,&quot;non-dropping-particle&quot;:&quot;&quot;},{&quot;family&quot;:&quot;David&quot;,&quot;given&quot;:&quot;Oana A.&quot;,&quot;parse-names&quot;:false,&quot;dropping-particle&quot;:&quot;&quot;,&quot;non-dropping-particle&quot;:&quot;&quot;},{&quot;family&quot;:&quot;Dileym&quot;,&quot;given&quot;:&quot;Fahd A.&quot;,&quot;parse-names&quot;:false,&quot;dropping-particle&quot;:&quot;&quot;,&quot;non-dropping-particle&quot;:&quot;&quot;},{&quot;family&quot;:&quot;Domínguez Espinosa&quot;,&quot;given&quot;:&quot;Alejandra del Carmen&quot;,&quot;parse-names&quot;:false,&quot;dropping-particle&quot;:&quot;&quot;,&quot;non-dropping-particle&quot;:&quot;&quot;},{&quot;family&quot;:&quot;Donato&quot;,&quot;given&quot;:&quot;Silvia&quot;,&quot;parse-names&quot;:false,&quot;dropping-particle&quot;:&quot;&quot;,&quot;non-dropping-particle&quot;:&quot;&quot;},{&quot;family&quot;:&quot;Dronova&quot;,&quot;given&quot;:&quot;Daria&quot;,&quot;parse-names&quot;:false,&quot;dropping-particle&quot;:&quot;&quot;,&quot;non-dropping-particle&quot;:&quot;&quot;},{&quot;family&quot;:&quot;Dural&quot;,&quot;given&quot;:&quot;Seda&quot;,&quot;parse-names&quot;:false,&quot;dropping-particle&quot;:&quot;&quot;,&quot;non-dropping-particle&quot;:&quot;&quot;},{&quot;family&quot;:&quot;Fialová&quot;,&quot;given&quot;:&quot;Jitka&quot;,&quot;parse-names&quot;:false,&quot;dropping-particle&quot;:&quot;&quot;,&quot;non-dropping-particle&quot;:&quot;&quot;},{&quot;family&quot;:&quot;Fisher&quot;,&quot;given&quot;:&quot;Maryanne&quot;,&quot;parse-names&quot;:false,&quot;dropping-particle&quot;:&quot;&quot;,&quot;non-dropping-particle&quot;:&quot;&quot;},{&quot;family&quot;:&quot;Gulbetekin&quot;,&quot;given&quot;:&quot;Evrim&quot;,&quot;parse-names&quot;:false,&quot;dropping-particle&quot;:&quot;&quot;,&quot;non-dropping-particle&quot;:&quot;&quot;},{&quot;family&quot;:&quot;Hamamcıoğlu Akkaya&quot;,&quot;given&quot;:&quot;Aslıhan&quot;,&quot;parse-names&quot;:false,&quot;dropping-particle&quot;:&quot;&quot;,&quot;non-dropping-particle&quot;:&quot;&quot;},{&quot;family&quot;:&quot;Hromatko&quot;,&quot;given&quot;:&quot;Ivana&quot;,&quot;parse-names&quot;:false,&quot;dropping-particle&quot;:&quot;&quot;,&quot;non-dropping-particle&quot;:&quot;&quot;},{&quot;family&quot;:&quot;Iafrate&quot;,&quot;given&quot;:&quot;Raffaella&quot;,&quot;parse-names&quot;:false,&quot;dropping-particle&quot;:&quot;&quot;,&quot;non-dropping-particle&quot;:&quot;&quot;},{&quot;family&quot;:&quot;Iesyp&quot;,&quot;given&quot;:&quot;Mariana&quot;,&quot;parse-names&quot;:false,&quot;dropping-particle&quot;:&quot;&quot;,&quot;non-dropping-particle&quot;:&quot;&quot;},{&quot;family&quot;:&quot;James&quot;,&quot;given&quot;:&quot;Bawo&quot;,&quot;parse-names&quot;:false,&quot;dropping-particle&quot;:&quot;&quot;,&quot;non-dropping-particle&quot;:&quot;&quot;},{&quot;family&quot;:&quot;Jaranovic&quot;,&quot;given&quot;:&quot;Jelena&quot;,&quot;parse-names&quot;:false,&quot;dropping-particle&quot;:&quot;&quot;,&quot;non-dropping-particle&quot;:&quot;&quot;},{&quot;family&quot;:&quot;Jiang&quot;,&quot;given&quot;:&quot;Feng&quot;,&quot;parse-names&quot;:false,&quot;dropping-particle&quot;:&quot;&quot;,&quot;non-dropping-particle&quot;:&quot;&quot;},{&quot;family&quot;:&quot;Kimamo&quot;,&quot;given&quot;:&quot;Charles Obadiah&quot;,&quot;parse-names&quot;:false,&quot;dropping-particle&quot;:&quot;&quot;,&quot;non-dropping-particle&quot;:&quot;&quot;},{&quot;family&quot;:&quot;Kjelvik&quot;,&quot;given&quot;:&quot;Grete&quot;,&quot;parse-names&quot;:false,&quot;dropping-particle&quot;:&quot;&quot;,&quot;non-dropping-particle&quot;:&quot;&quot;},{&quot;family&quot;:&quot;Koç&quot;,&quot;given&quot;:&quot;Fırat&quot;,&quot;parse-names&quot;:false,&quot;dropping-particle&quot;:&quot;&quot;,&quot;non-dropping-particle&quot;:&quot;&quot;},{&quot;family&quot;:&quot;Laar&quot;,&quot;given&quot;:&quot;Amos&quot;,&quot;parse-names&quot;:false,&quot;dropping-particle&quot;:&quot;&quot;,&quot;non-dropping-particle&quot;:&quot;&quot;},{&quot;family&quot;:&quot;Araújo Lopes&quot;,&quot;given&quot;:&quot;Fívia&quot;,&quot;parse-names&quot;:false,&quot;dropping-particle&quot;:&quot;&quot;,&quot;non-dropping-particle&quot;:&quot;de&quot;},{&quot;family&quot;:&quot;Macbeth&quot;,&quot;given&quot;:&quot;Guillermo&quot;,&quot;parse-names&quot;:false,&quot;dropping-particle&quot;:&quot;&quot;,&quot;non-dropping-particle&quot;:&quot;&quot;},{&quot;family&quot;:&quot;Marcano&quot;,&quot;given&quot;:&quot;Nicole M.&quot;,&quot;parse-names&quot;:false,&quot;dropping-particle&quot;:&quot;&quot;,&quot;non-dropping-particle&quot;:&quot;&quot;},{&quot;family&quot;:&quot;Martinez&quot;,&quot;given&quot;:&quot;Rocio&quot;,&quot;parse-names&quot;:false,&quot;dropping-particle&quot;:&quot;&quot;,&quot;non-dropping-particle&quot;:&quot;&quot;},{&quot;family&quot;:&quot;Mesko&quot;,&quot;given&quot;:&quot;Norbert&quot;,&quot;parse-names&quot;:false,&quot;dropping-particle&quot;:&quot;&quot;,&quot;non-dropping-particle&quot;:&quot;&quot;},{&quot;family&quot;:&quot;Molodovskaya&quot;,&quot;given&quot;:&quot;Natalya&quot;,&quot;parse-names&quot;:false,&quot;dropping-particle&quot;:&quot;&quot;,&quot;non-dropping-particle&quot;:&quot;&quot;},{&quot;family&quot;:&quot;Moradi&quot;,&quot;given&quot;:&quot;Khadijeh&quot;,&quot;parse-names&quot;:false,&quot;dropping-particle&quot;:&quot;&quot;,&quot;non-dropping-particle&quot;:&quot;&quot;},{&quot;family&quot;:&quot;Motahari&quot;,&quot;given&quot;:&quot;Zahrasadat&quot;,&quot;parse-names&quot;:false,&quot;dropping-particle&quot;:&quot;&quot;,&quot;non-dropping-particle&quot;:&quot;&quot;},{&quot;family&quot;:&quot;Mühlhauser&quot;,&quot;given&quot;:&quot;Alexandra&quot;,&quot;parse-names&quot;:false,&quot;dropping-particle&quot;:&quot;&quot;,&quot;non-dropping-particle&quot;:&quot;&quot;},{&quot;family&quot;:&quot;Natividade&quot;,&quot;given&quot;:&quot;Jean Carlos&quot;,&quot;parse-names&quot;:false,&quot;dropping-particle&quot;:&quot;&quot;,&quot;non-dropping-particle&quot;:&quot;&quot;},{&quot;family&quot;:&quot;Ntayi&quot;,&quot;given&quot;:&quot;Joseph&quot;,&quot;parse-names&quot;:false,&quot;dropping-particle&quot;:&quot;&quot;,&quot;non-dropping-particle&quot;:&quot;&quot;},{&quot;family&quot;:&quot;Oberzaucher&quot;,&quot;given&quot;:&quot;Elisabeth&quot;,&quot;parse-names&quot;:false,&quot;dropping-particle&quot;:&quot;&quot;,&quot;non-dropping-particle&quot;:&quot;&quot;},{&quot;family&quot;:&quot;Ojedokun&quot;,&quot;given&quot;:&quot;Oluyinka&quot;,&quot;parse-names&quot;:false,&quot;dropping-particle&quot;:&quot;&quot;,&quot;non-dropping-particle&quot;:&quot;&quot;},{&quot;family&quot;:&quot;Omar-Fauzee&quot;,&quot;given&quot;:&quot;Mohd Sofian&quot;,&quot;parse-names&quot;:false,&quot;dropping-particle&quot;:&quot;Bin&quot;,&quot;non-dropping-particle&quot;:&quot;&quot;},{&quot;family&quot;:&quot;Onyishi&quot;,&quot;given&quot;:&quot;Ike E.&quot;,&quot;parse-names&quot;:false,&quot;dropping-particle&quot;:&quot;&quot;,&quot;non-dropping-particle&quot;:&quot;&quot;},{&quot;family&quot;:&quot;Paluszak&quot;,&quot;given&quot;:&quot;Anna&quot;,&quot;parse-names&quot;:false,&quot;dropping-particle&quot;:&quot;&quot;,&quot;non-dropping-particle&quot;:&quot;&quot;},{&quot;family&quot;:&quot;Portugal&quot;,&quot;given&quot;:&quot;Alda&quot;,&quot;parse-names&quot;:false,&quot;dropping-particle&quot;:&quot;&quot;,&quot;non-dropping-particle&quot;:&quot;&quot;},{&quot;family&quot;:&quot;Razumiejczyk&quot;,&quot;given&quot;:&quot;Eugenia&quot;,&quot;parse-names&quot;:false,&quot;dropping-particle&quot;:&quot;&quot;,&quot;non-dropping-particle&quot;:&quot;&quot;},{&quot;family&quot;:&quot;Realo&quot;,&quot;given&quot;:&quot;Anu&quot;,&quot;parse-names&quot;:false,&quot;dropping-particle&quot;:&quot;&quot;,&quot;non-dropping-particle&quot;:&quot;&quot;},{&quot;family&quot;:&quot;Relvas&quot;,&quot;given&quot;:&quot;Ana Paula&quot;,&quot;parse-names&quot;:false,&quot;dropping-particle&quot;:&quot;&quot;,&quot;non-dropping-particle&quot;:&quot;&quot;},{&quot;family&quot;:&quot;Rivas&quot;,&quot;given&quot;:&quot;Maria&quot;,&quot;parse-names&quot;:false,&quot;dropping-particle&quot;:&quot;&quot;,&quot;non-dropping-particle&quot;:&quot;&quot;},{&quot;family&quot;:&quot;Rizwan&quot;,&quot;given&quot;:&quot;Muhammad&quot;,&quot;parse-names&quot;:false,&quot;dropping-particle&quot;:&quot;&quot;,&quot;non-dropping-particle&quot;:&quot;&quot;},{&quot;family&quot;:&quot;Salkičević&quot;,&quot;given&quot;:&quot;Svjetlana&quot;,&quot;parse-names&quot;:false,&quot;dropping-particle&quot;:&quot;&quot;,&quot;non-dropping-particle&quot;:&quot;&quot;},{&quot;family&quot;:&quot;Sarmány-Schuller&quot;,&quot;given&quot;:&quot;Ivan&quot;,&quot;parse-names&quot;:false,&quot;dropping-particle&quot;:&quot;&quot;,&quot;non-dropping-particle&quot;:&quot;&quot;},{&quot;family&quot;:&quot;Schmehl&quot;,&quot;given&quot;:&quot;Susanne&quot;,&quot;parse-names&quot;:false,&quot;dropping-particle&quot;:&quot;&quot;,&quot;non-dropping-particle&quot;:&quot;&quot;},{&quot;family&quot;:&quot;Senyk&quot;,&quot;given&quot;:&quot;Oksana&quot;,&quot;parse-names&quot;:false,&quot;dropping-particle&quot;:&quot;&quot;,&quot;non-dropping-particle&quot;:&quot;&quot;},{&quot;family&quot;:&quot;Sinding&quot;,&quot;given&quot;:&quot;Charlotte&quot;,&quot;parse-names&quot;:false,&quot;dropping-particle&quot;:&quot;&quot;,&quot;non-dropping-particle&quot;:&quot;&quot;},{&quot;family&quot;:&quot;Stamkou&quot;,&quot;given&quot;:&quot;Eftychia&quot;,&quot;parse-names&quot;:false,&quot;dropping-particle&quot;:&quot;&quot;,&quot;non-dropping-particle&quot;:&quot;&quot;},{&quot;family&quot;:&quot;Stoyanova&quot;,&quot;given&quot;:&quot;Stanislava&quot;,&quot;parse-names&quot;:false,&quot;dropping-particle&quot;:&quot;&quot;,&quot;non-dropping-particle&quot;:&quot;&quot;},{&quot;family&quot;:&quot;Šukolová&quot;,&quot;given&quot;:&quot;Denisa&quot;,&quot;parse-names&quot;:false,&quot;dropping-particle&quot;:&quot;&quot;,&quot;non-dropping-particle&quot;:&quot;&quot;},{&quot;family&quot;:&quot;Sutresna&quot;,&quot;given&quot;:&quot;Nina&quot;,&quot;parse-names&quot;:false,&quot;dropping-particle&quot;:&quot;&quot;,&quot;non-dropping-particle&quot;:&quot;&quot;},{&quot;family&quot;:&quot;Tadinac&quot;,&quot;given&quot;:&quot;Meri&quot;,&quot;parse-names&quot;:false,&quot;dropping-particle&quot;:&quot;&quot;,&quot;non-dropping-particle&quot;:&quot;&quot;},{&quot;family&quot;:&quot;Teras&quot;,&quot;given&quot;:&quot;Andero&quot;,&quot;parse-names&quot;:false,&quot;dropping-particle&quot;:&quot;&quot;,&quot;non-dropping-particle&quot;:&quot;&quot;},{&quot;family&quot;:&quot;Tinoco Ponciano&quot;,&quot;given&quot;:&quot;Edna Lúcia&quot;,&quot;parse-names&quot;:false,&quot;dropping-particle&quot;:&quot;&quot;,&quot;non-dropping-particle&quot;:&quot;&quot;},{&quot;family&quot;:&quot;Tripathi&quot;,&quot;given&quot;:&quot;Ritu&quot;,&quot;parse-names&quot;:false,&quot;dropping-particle&quot;:&quot;&quot;,&quot;non-dropping-particle&quot;:&quot;&quot;},{&quot;family&quot;:&quot;Tripathi&quot;,&quot;given&quot;:&quot;Nachiketa&quot;,&quot;parse-names&quot;:false,&quot;dropping-particle&quot;:&quot;&quot;,&quot;non-dropping-particle&quot;:&quot;&quot;},{&quot;family&quot;:&quot;Tripathi&quot;,&quot;given&quot;:&quot;Mamta&quot;,&quot;parse-names&quot;:false,&quot;dropping-particle&quot;:&quot;&quot;,&quot;non-dropping-particle&quot;:&quot;&quot;},{&quot;family&quot;:&quot;Uhryn&quot;,&quot;given&quot;:&quot;Olja&quot;,&quot;parse-names&quot;:false,&quot;dropping-particle&quot;:&quot;&quot;,&quot;non-dropping-particle&quot;:&quot;&quot;},{&quot;family&quot;:&quot;Yamamoto&quot;,&quot;given&quot;:&quot;Maria Emília&quot;,&quot;parse-names&quot;:false,&quot;dropping-particle&quot;:&quot;&quot;,&quot;non-dropping-particle&quot;:&quot;&quot;},{&quot;family&quot;:&quot;Yoo&quot;,&quot;given&quot;:&quot;Gyesook&quot;,&quot;parse-names&quot;:false,&quot;dropping-particle&quot;:&quot;&quot;,&quot;non-dropping-particle&quot;:&quot;&quot;},{&quot;family&quot;:&quot;Pierce&quot;,&quot;given&quot;:&quot;John D.&quot;,&quot;parse-names&quot;:false,&quot;dropping-particle&quot;:&quot;&quot;,&quot;non-dropping-particle&quot;:&quot;&quot;}],&quot;container-title&quot;:&quot;Journal of Cross-Cultural Psychology&quot;,&quot;DOI&quot;:&quot;10.1177/0022022117698039&quot;,&quot;ISSN&quot;:&quot;15525422&quot;,&quot;issued&quot;:{&quot;date-parts&quot;:[[2017]]},&quot;abstract&quot;:&quot;Human spatial behavior has been the focus of hundreds of previous research studies. However, the conclusions and generalizability of previous studies on interpersonal distance preferences were limited by some important methodological and sampling issues. The objective of the present study was to compare preferred interpersonal distances across the world and to overcome the problems observed in previous studies. We present an extensive analysis of interpersonal distances over a large data set (N = 8,943 participants from 42 countries). We attempted to relate the preferred social, personal, and intimate distances observed in each country to a set of individual characteristics of the participants, and some attributes of their cultures. Our study indicates that individual characteristics (age and gender) influence interpersonal space preferences and that some variation in results can be explained by temperature in a given region. We also present objective values of preferred interpersonal distances in different regions, which might be used as a reference data point in future studies.&quot;,&quot;issue&quot;:&quot;4&quot;,&quot;volume&quot;:&quot;48&quot;,&quot;container-title-short&quot;:&quot;J. Cross. Cult. Psychol.&quot;},&quot;isTemporary&quot;:false,&quot;suppress-author&quot;:false,&quot;composite&quot;:false,&quot;author-only&quot;:false}]},{&quot;citationID&quot;:&quot;MENDELEY_CITATION_ff35f3db-b81c-4670-a641-977a574df09b&quot;,&quot;properties&quot;:{&quot;noteIndex&quot;:0},&quot;isEdited&quot;:false,&quot;manualOverride&quot;:{&quot;isManuallyOverridden&quot;:false,&quot;citeprocText&quot;:&quot;&lt;sup&gt;124&lt;/sup&gt;&quot;,&quot;manualOverrideText&quot;:&quot;&quot;},&quot;citationTag&quot;:&quot;MENDELEY_CITATION_v3_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&quot;,&quot;citationItems&quot;:[{&quot;id&quot;:&quot;ec8113ea-192a-309f-9a07-11e4978941dc&quot;,&quot;itemData&quot;:{&quot;type&quot;:&quot;article&quot;,&quot;id&quot;:&quot;ec8113ea-192a-309f-9a07-11e4978941dc&quot;,&quot;title&quot;:&quot;Interpersonal distance in immersive virtual environments&quot;,&quot;author&quot;:[{&quot;family&quot;:&quot;Bailenson&quot;,&quot;given&quot;:&quot;Jeremy N.&quot;,&quot;parse-names&quot;:false,&quot;dropping-particle&quot;:&quot;&quot;,&quot;non-dropping-particle&quot;:&quot;&quot;},{&quot;family&quot;:&quot;Blascovich&quot;,&quot;given&quot;:&quot;Jim&quot;,&quot;parse-names&quot;:false,&quot;dropping-particle&quot;:&quot;&quot;,&quot;non-dropping-particle&quot;:&quot;&quot;},{&quot;family&quot;:&quot;Beall&quot;,&quot;given&quot;:&quot;Andrew C.&quot;,&quot;parse-names&quot;:false,&quot;dropping-particle&quot;:&quot;&quot;,&quot;non-dropping-particle&quot;:&quot;&quot;},{&quot;family&quot;:&quot;Loomis&quot;,&quot;given&quot;:&quot;Jack M.&quot;,&quot;parse-names&quot;:false,&quot;dropping-particle&quot;:&quot;&quot;,&quot;non-dropping-particle&quot;:&quot;&quot;}],&quot;container-title&quot;:&quot;Personality and Social Psychology Bulletin&quot;,&quot;DOI&quot;:&quot;10.1177/0146167203029007002&quot;,&quot;ISSN&quot;:&quot;01461672&quot;,&quot;issued&quot;:{&quot;date-parts&quot;:[[2003]]},&quot;abstract&quot;:&quot;Digital immersive virtual environment technology (IVET) enables behavioral scientists to conduct ecologically realistic experiments with near-perfect experimental control. The authors employed IVET to study the interpersonal distance maintained between participants and virtual humans. In Study 1, participants traversed a three-dimensional virtual room in which a virtual human stood. In Study 2, a virtual human approached participants. In both studies, participant gender, virtual human gender, virtual human gaze behavior, and whether virtual humans were allegedly controlled by humans (i.e., avatars) or computers (i.e., agents) were varied. Results indicated that participants maintained greater distance from virtual humans when approaching their fronts compared to their backs. In addition, participants gave more personal space to virtual agents who engaged them in mutual gaze. Moreover, when virtual humans invaded their personal space, participants moved farthest from virtual human agents. The advantages and disadvantages of IVET for the study of human behavior are discussed.&quot;,&quot;issue&quot;:&quot;7&quot;,&quot;volume&quot;:&quot;29&quot;,&quot;container-title-short&quot;:&quot;Pers. Soc. Psychol. Bull.&quot;},&quot;isTemporary&quot;:false,&quot;suppress-author&quot;:false,&quot;composite&quot;:false,&quot;author-only&quot;:false}]},{&quot;citationID&quot;:&quot;MENDELEY_CITATION_536c1229-25c6-4e07-afb5-30b6e2738e79&quot;,&quot;properties&quot;:{&quot;noteIndex&quot;:0},&quot;isEdited&quot;:false,&quot;manualOverride&quot;:{&quot;isManuallyOverridden&quot;:false,&quot;citeprocText&quot;:&quot;&lt;sup&gt;78&lt;/sup&gt;&quot;,&quot;manualOverrideText&quot;:&quot;&quot;},&quot;citationTag&quot;:&quot;MENDELEY_CITATION_v3_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&quot;,&quot;citationItems&quot;:[{&quot;id&quot;:&quot;bee214ac-4a99-3f5d-a465-2c2233f42d2d&quot;,&quot;itemData&quot;:{&quot;type&quot;:&quot;article-journal&quot;,&quot;id&quot;:&quot;bee214ac-4a99-3f5d-a465-2c2233f42d2d&quot;,&quot;title&quot;:&quot;Onboarding and offboarding in virtual reality: A user-centred framework for audience experience across genres and spaces&quot;,&quot;author&quot;:[{&quot;family&quot;:&quot;Whittaker&quot;,&quot;given&quot;:&quot;Laryssa&quot;,&quot;parse-names&quot;:false,&quot;dropping-particle&quot;:&quot;&quot;,&quot;non-dropping-particle&quot;:&quot;&quot;}],&quot;container-title&quot;:&quot;Convergence: The International Journal of Research into New Media Technologies&quot;,&quot;DOI&quot;:&quot;10.1177/13548565231187329&quot;,&quot;ISSN&quot;:&quot;1354-8565&quot;,&quot;URL&quot;:&quot;https://journals.sagepub.com/doi/10.1177/13548565231187329&quot;,&quot;issued&quot;:{&quot;date-parts&quot;:[[2025,2,17]]},&quot;page&quot;:&quot;87-106&quot;,&quot;abstract&quot;:&quot;&lt;p&gt;Virtual reality (VR) technology is an emerging medium of experience in many different public-facing entertainment and cultural contexts, such as immersive theatre, live performance, VR film festivals, gaming arcades, escape rooms, and museum exhibitions. The processes of ushering audience members or users into the virtual experience and out again, to which I refer here as ‘onboarding’ and ‘offboarding’, have been considered within some specific contexts, or on a case-by-case basis, but to date no systematised consideration of VR onboarding and offboarding has been produced. One reason for this is that ambiguities in disciplinary and practical definitions of immersion have obscured the relationship between VR technology and users. Clarification of this relationship results in clear evidence of a need for attention to onboarding and offboarding processes in public-facing contexts. In this paper, I define onboarding and offboarding, and present a framework for considering the onboarding and offboarding experiences of virtual reality audiences that helps stakeholders identify both their responsibilities to audiences and the best way to facilitate the immersive experience. This framework is based upon identifying experience goals, centred on the affordances of virtual reality and principles of immersion and presence, and utilises the Immersive Audience Framework developed by StoryFutures in its interdisciplinary research with immersive audiences since 2019.&lt;/p&gt;&quot;,&quot;issue&quot;:&quot;1&quot;,&quot;volume&quot;:&quot;31&quot;,&quot;container-title-short&quot;:&quot;&quot;},&quot;isTemporary&quot;:false,&quot;suppress-author&quot;:false,&quot;composite&quot;:false,&quot;author-only&quot;:false}]},{&quot;citationID&quot;:&quot;MENDELEY_CITATION_6459a1b9-dc0b-48db-bdda-ef4a6628e2a0&quot;,&quot;properties&quot;:{&quot;noteIndex&quot;:0},&quot;isEdited&quot;:false,&quot;manualOverride&quot;:{&quot;isManuallyOverridden&quot;:false,&quot;citeprocText&quot;:&quot;&lt;sup&gt;125&lt;/sup&gt;&quot;,&quot;manualOverrideText&quot;:&quot;&quot;},&quot;citationTag&quot;:&quot;MENDELEY_CITATION_v3_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&quot;,&quot;citationItems&quot;:[{&quot;id&quot;:&quot;320ae967-4031-3561-b88e-a27074f3d951&quot;,&quot;itemData&quot;:{&quot;type&quot;:&quot;article&quot;,&quot;id&quot;:&quot;320ae967-4031-3561-b88e-a27074f3d951&quot;,&quot;title&quot;:&quot;Peripersonal space (PPS) as a multisensory interface between the individual and the environment, defining the space of the self&quot;,&quot;author&quot;:[{&quot;family&quot;:&quot;Serino&quot;,&quot;given&quot;:&quot;Andrea&quot;,&quot;parse-names&quot;:false,&quot;dropping-particle&quot;:&quot;&quot;,&quot;non-dropping-particle&quot;:&quot;&quot;}],&quot;container-title&quot;:&quot;Neuroscience and Biobehavioral Reviews&quot;,&quot;DOI&quot;:&quot;10.1016/j.neubiorev.2019.01.016&quot;,&quot;ISSN&quot;:&quot;18737528&quot;,&quot;issued&quot;:{&quot;date-parts&quot;:[[2019]]},&quot;abstract&quot;:&quot;Our brain has developed a specific system to represent the space closely surrounding the body, termed peripersonal space (PPS). This space has a key functional role as it is where all physical interactions with objects in the environment occur. Here I describe how multisensory neurons in a specific fronto-parietal network map the PPS by integrating tactile stimuli on the body with visual or auditory information related to external objects specifically when they are close to the body. I show how PPS representation is not only multisensory, but actually multisensory-motor, as the PPS system interacts with motor areas to trigger appropriate responses. The extent of PPS is not fixed, but it is shaped by experience, as PPS may encompass farther portions of space, once the individual has interacted with them, (e.g., with tools), or it contracts, if interactions are limited because of external constraints, body, or brain injury. Interactions between the individual and the environment are not only physical but may also be “abstract”. Recent data show that PPS adapts as a consequence of technology-mediated or social interactions. Finally, I propose that besides low-level sensory-motor representations of the space around the different parts of the body, mediating body-objects interactions, the multisensory PPS system also underlies a general representation of the self as distinct from the environment and the others. PPS thus supports self-location, contributes to bodily self-consciousness and mediates higher-level cognitive functions.&quot;,&quot;volume&quot;:&quot;99&quot;,&quot;container-title-short&quot;:&quot;Neurosci. Biobehav. Rev.&quot;},&quot;isTemporary&quot;:false,&quot;suppress-author&quot;:false,&quot;composite&quot;:false,&quot;author-only&quot;:false}]},{&quot;citationID&quot;:&quot;MENDELEY_CITATION_6f56f4fb-e1d6-4c0c-b152-bf40c2f6bebc&quot;,&quot;properties&quot;:{&quot;noteIndex&quot;:0},&quot;isEdited&quot;:false,&quot;manualOverride&quot;:{&quot;isManuallyOverridden&quot;:false,&quot;citeprocText&quot;:&quot;&lt;sup&gt;126&lt;/sup&gt;&quot;,&quot;manualOverrideText&quot;:&quot;&quot;},&quot;citationTag&quot;:&quot;MENDELEY_CITATION_v3_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&quot;,&quot;citationItems&quot;:[{&quot;id&quot;:&quot;26bd30f8-222a-36ba-a514-827250c841f8&quot;,&quot;itemData&quot;:{&quot;type&quot;:&quot;article-journal&quot;,&quot;id&quot;:&quot;26bd30f8-222a-36ba-a514-827250c841f8&quot;,&quot;title&quot;:&quot;The body schema and multisensory representation(s) of peripersonal space&quot;,&quot;author&quot;:[{&quot;family&quot;:&quot;Holmes&quot;,&quot;given&quot;:&quot;Nicholas P.&quot;,&quot;parse-names&quot;:false,&quot;dropping-particle&quot;:&quot;&quot;,&quot;non-dropping-particle&quot;:&quot;&quot;},{&quot;family&quot;:&quot;Spence&quot;,&quot;given&quot;:&quot;Charles&quot;,&quot;parse-names&quot;:false,&quot;dropping-particle&quot;:&quot;&quot;,&quot;non-dropping-particle&quot;:&quot;&quot;}],&quot;container-title&quot;:&quot;Cognitive Processing&quot;,&quot;DOI&quot;:&quot;10.1007/s10339-004-0013-3&quot;,&quot;ISSN&quot;:&quot;1612-4782&quot;,&quot;issued&quot;:{&quot;date-parts&quot;:[[2004]]},&quot;abstract&quot;:&quot;In order to guide the movement of the body through space, the brain must constantly monitor the position and movement of the body in relation to nearby objects. The effective 'piloting' of the body to avoid or manipulate objects in pursuit of behavioural goals (Popper &amp; Eccles, 1977, p. 129), requires an integrated neural representation of the body (the 'body schema') and of the space around the body ('peripersonal space'). In the review that follows, we describe and evaluate recent results from neurophysiology, neuropsychology, and psychophysics in both human and non-human primates that support the existence of an integrated representation of visual, somatosensory, and auditory peripersonal space. Such a representation involves primarily visual, somatosensory, and proprioceptive modalities, operates in body part-centred reference frames, and demonstrates significant plasticity. Recent research shows that the use of tools, the viewing of one's body or body parts in mirrors, and in video-monitors, may also modulate the visuotactile representation of peripersonal space.&quot;,&quot;issue&quot;:&quot;2&quot;,&quot;volume&quot;:&quot;5&quot;,&quot;container-title-short&quot;:&quot;Cogn. Process.&quot;},&quot;isTemporary&quot;:false,&quot;suppress-author&quot;:false,&quot;composite&quot;:false,&quot;author-only&quot;:false}]},{&quot;citationID&quot;:&quot;MENDELEY_CITATION_155bfe13-8118-4b6f-9d69-5be031692e38&quot;,&quot;properties&quot;:{&quot;noteIndex&quot;:0},&quot;isEdited&quot;:false,&quot;manualOverride&quot;:{&quot;isManuallyOverridden&quot;:false,&quot;citeprocText&quot;:&quot;&lt;sup&gt;127&lt;/sup&gt;&quot;,&quot;manualOverrideText&quot;:&quot;&quot;},&quot;citationTag&quot;:&quot;MENDELEY_CITATION_v3_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&quot;,&quot;citationItems&quot;:[{&quot;id&quot;:&quot;95f55a48-9877-38ec-bbef-f4a88763c4e8&quot;,&quot;itemData&quot;:{&quot;type&quot;:&quot;article-journal&quot;,&quot;id&quot;:&quot;95f55a48-9877-38ec-bbef-f4a88763c4e8&quot;,&quot;title&quot;:&quot;The Impact of an Audience on the Appeal of Virtual Reality&quot;,&quot;author&quot;:[{&quot;family&quot;:&quot;Woods&quot;,&quot;given&quot;:&quot;Andy T.&quot;,&quot;parse-names&quot;:false,&quot;dropping-particle&quot;:&quot;&quot;,&quot;non-dropping-particle&quot;:&quot;&quot;},{&quot;family&quot;:&quot;Whittaker&quot;,&quot;given&quot;:&quot;Laryssa&quot;,&quot;parse-names&quot;:false,&quot;dropping-particle&quot;:&quot;&quot;,&quot;non-dropping-particle&quot;:&quot;&quot;},{&quot;family&quot;:&quot;Verhulst&quot;,&quot;given&quot;:&quot;Isabelle&quot;,&quot;parse-names&quot;:false,&quot;dropping-particle&quot;:&quot;&quot;,&quot;non-dropping-particle&quot;:&quot;&quot;},{&quot;family&quot;:&quot;Bennett&quot;,&quot;given&quot;:&quot;James&quot;,&quot;parse-names&quot;:false,&quot;dropping-particle&quot;:&quot;&quot;,&quot;non-dropping-particle&quot;:&quot;&quot;},{&quot;family&quot;:&quot;Dalton&quot;,&quot;given&quot;:&quot;Polly&quot;,&quot;parse-names&quot;:false,&quot;dropping-particle&quot;:&quot;&quot;,&quot;non-dropping-particle&quot;:&quot;&quot;}],&quot;container-title&quot;:&quot;Frontiers in Virtual Reality&quot;,&quot;DOI&quot;:&quot;10.3389/frvir.2021.807910&quot;,&quot;ISSN&quot;:&quot;26734192&quot;,&quot;issued&quot;:{&quot;date-parts&quot;:[[2022]]},&quot;abstract&quot;:&quot;Virtual reality in a public place is enticing for some yet daunting for others. Social Impact theory proposes that performing in front of larger (vs. smaller) audiences is typically seen as more anxiety provoking and less desirable. Having peers perform with you can offset this, however. Our goal was to test whether Social Impact theory extends to the context of trying virtual reality in a busy public setting, and whether any such effects are influenced by extroversion and trait anxiety. In Experiment 1, we ran an online study with 100 participants and found that images of people trying virtual reality in front of others were indeed rated as more anxiety provoking than images with no audiences. Images with (vs. without) audiences were also rated as scenarios in which people would be less willing to try virtual reality. There was no impact of extroversion levels on people’s reported Willingness to Try; however extroverted individuals were less affected by audience size compared to introverts in terms of how anxiety-provoking they considered the scenario. Experiment 1 also found that the presence of a monitor showing one’s virtual reality “performance” made Extroverts keener to try the experience, yet Introverts less keen. Experiment 2 tested whether the main findings of the first study extended to a real-world scenario. 69 participants observed 0–3 individuals trying a virtual-reality experience in the foyer of a busy library and were then questioned on expected anxiety levels and Willingness to Try. Whilst anxiety levels were again influenced by the audience size (number of people in the foyer at the start of each test), there was no impact of audience size on Willingness to Try virtual reality. Note that relative inattention of the audience on those trying VR in Experiment 2 (compared to Experiment 1), as well as a small sample size, may have made it hard to detect effects here. Extroverts were again less anxious about trying VR in-front of others compared to introverts. These findings offer some ways to make public space virtual reality experiences more accessible, whilst suggesting future steps to properly assess some exploratory findings presented here.&quot;,&quot;volume&quot;:&quot;2&quot;,&quot;container-title-short&quot;:&quot;Front. Virtual Real.&quot;},&quot;isTemporary&quot;:false,&quot;suppress-author&quot;:false,&quot;composite&quot;:false,&quot;author-only&quot;:false}]},{&quot;citationID&quot;:&quot;MENDELEY_CITATION_db5631ce-bd44-42da-81dc-cf27a0c9f02a&quot;,&quot;properties&quot;:{&quot;noteIndex&quot;:0},&quot;isEdited&quot;:false,&quot;manualOverride&quot;:{&quot;isManuallyOverridden&quot;:false,&quot;citeprocText&quot;:&quot;&lt;sup&gt;128&lt;/sup&gt;&quot;,&quot;manualOverrideText&quot;:&quot;&quot;},&quot;citationTag&quot;:&quot;MENDELEY_CITATION_v3_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&quot;,&quot;citationItems&quot;:[{&quot;id&quot;:&quot;af0d65dc-0f41-3841-9a16-6d8d38e62d4d&quot;,&quot;itemData&quot;:{&quot;type&quot;:&quot;article-journal&quot;,&quot;id&quot;:&quot;af0d65dc-0f41-3841-9a16-6d8d38e62d4d&quot;,&quot;title&quot;:&quot;Interoceptive Mechanisms and Emotional Processing&quot;,&quot;author&quot;:[{&quot;family&quot;:&quot;Greenwood&quot;,&quot;given&quot;:&quot;Benedict M.&quot;,&quot;parse-names&quot;:false,&quot;dropping-particle&quot;:&quot;&quot;,&quot;non-dropping-particle&quot;:&quot;&quot;},{&quot;family&quot;:&quot;Garfinkel&quot;,&quot;given&quot;:&quot;Sarah N.&quot;,&quot;parse-names&quot;:false,&quot;dropping-particle&quot;:&quot;&quot;,&quot;non-dropping-particle&quot;:&quot;&quot;}],&quot;container-title&quot;:&quot;Annual Review of Psychology&quot;,&quot;DOI&quot;:&quot;10.1146/annurev-psych-020924-125202&quot;,&quot;ISSN&quot;:&quot;0066-4308&quot;,&quot;URL&quot;:&quot;https://www.annualreviews.org/content/journals/10.1146/annurev-psych-020924-125202&quot;,&quot;issued&quot;:{&quot;date-parts&quot;:[[2025,1,17]]},&quot;page&quot;:&quot;59-86&quot;,&quot;abstract&quot;:&quot;&lt;p&gt;Interoception, the sensing of internal bodily signals, is intricately linked with the experience of emotions. Various theoretical models of emotion incorporate aspects of interoception as a fundamental component alongside higher-order processes such as the appraisal of internal signals guided by external context. Interoception can be delineated into different dimensions, which include the nature of afferent signals, the accuracy with which they can be sensed, their neural processing, and the higher-order interpretation of these signals. This review methodically evaluates these interoceptive dimensions through empirical research to illustrate their role in shaping emotions. Clinical and neurodevelopmental conditions characterized by altered emotional profiles, such as anxiety, depression, schizophrenia, posttraumatic stress disorder, emotionally unstable personality disorder, and autism, exhibit distinct changes in interoception. Various therapeutic approaches, including behavioral, pharmacological, and psychological strategies, may be efficacious for treating conditions associated with emotional alterations by targeting interoceptive mechanisms.&lt;/p&gt;&quot;,&quot;issue&quot;:&quot;1&quot;,&quot;volume&quot;:&quot;76&quot;,&quot;container-title-short&quot;:&quot;Annu. Rev. Psychol.&quot;},&quot;isTemporary&quot;:false}]},{&quot;citationID&quot;:&quot;MENDELEY_CITATION_00db7e54-2bbe-4eee-80f3-391e60f1c87a&quot;,&quot;properties&quot;:{&quot;noteIndex&quot;:0},&quot;isEdited&quot;:false,&quot;manualOverride&quot;:{&quot;isManuallyOverridden&quot;:false,&quot;citeprocText&quot;:&quot;&lt;sup&gt;129,130&lt;/sup&gt;&quot;,&quot;manualOverrideText&quot;:&quot;&quot;},&quot;citationTag&quot;:&quot;MENDELEY_CITATION_v3_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&quot;,&quot;citationItems&quot;:[{&quot;id&quot;:&quot;bf37f043-588f-3545-84a5-2e248caf8c43&quot;,&quot;itemData&quot;:{&quot;type&quot;:&quot;paper-conference&quot;,&quot;id&quot;:&quot;bf37f043-588f-3545-84a5-2e248caf8c43&quot;,&quot;title&quot;:&quot;Remote Heart Rate Measurement From Highly Compressed Facial Videos: An End-to-End Deep Learning Solution With Video Enhancement&quot;,&quot;author&quot;:[{&quot;family&quot;:&quot;Yu&quot;,&quot;given&quot;:&quot;Zitong&quot;,&quot;parse-names&quot;:false,&quot;dropping-particle&quot;:&quot;&quot;,&quot;non-dropping-particle&quot;:&quot;&quot;},{&quot;family&quot;:&quot;Peng&quot;,&quot;given&quot;:&quot;Wei&quot;,&quot;parse-names&quot;:false,&quot;dropping-particle&quot;:&quot;&quot;,&quot;non-dropping-particle&quot;:&quot;&quot;},{&quot;family&quot;:&quot;Li&quot;,&quot;given&quot;:&quot;Xiaobai&quot;,&quot;parse-names&quot;:false,&quot;dropping-particle&quot;:&quot;&quot;,&quot;non-dropping-particle&quot;:&quot;&quot;},{&quot;family&quot;:&quot;Hong&quot;,&quot;given&quot;:&quot;Xiaopeng&quot;,&quot;parse-names&quot;:false,&quot;dropping-particle&quot;:&quot;&quot;,&quot;non-dropping-particle&quot;:&quot;&quot;},{&quot;family&quot;:&quot;Zhao&quot;,&quot;given&quot;:&quot;Guoying&quot;,&quot;parse-names&quot;:false,&quot;dropping-particle&quot;:&quot;&quot;,&quot;non-dropping-particle&quot;:&quot;&quot;}],&quot;container-title&quot;:&quot;2019 IEEE/CVF International Conference on Computer Vision (ICCV)&quot;,&quot;DOI&quot;:&quot;10.1109/ICCV.2019.00024&quot;,&quot;ISBN&quot;:&quot;978-1-7281-4803-8&quot;,&quot;URL&quot;:&quot;https://ieeexplore.ieee.org/document/9010965/&quot;,&quot;issued&quot;:{&quot;date-parts&quot;:[[2019,10]]},&quot;page&quot;:&quot;151-160&quot;,&quot;abstract&quot;:&quot;Remote photoplethysmography (rPPG), which aims at measuring heart activities without any contact, has great potential in many applications (e.g., remote healthcare). Existing rPPG approaches rely on analyzing very fine details of facial videos, which are prone to be affected by video compression. Here we propose a two-stage, end-to-end method using hidden rPPG information enhancement and attention networks, which is the first attempt to counter video compression loss and recover rPPG signals from highly compressed videos. The method includes two parts: 1) a Spatio-Temporal Video Enhancement Network (STVEN) for video enhancement, and 2) an rPPG network (rPPGNet) for rPPG signal recovery. The rPPGNet can work on its own for robust rPPG measurement, and the STVEN network can be added and jointly trained to further boost the performance especially on highly compressed videos. Comprehensive experiments are performed on two benchmark datasets to show that, 1) the proposed method not only achieves superior performance on compressed videos with high-quality videos pair, 2) it also generalizes well on novel data with only compressed videos available, which implies the promising potential for real-world applications.&quot;,&quot;publisher&quot;:&quot;IEEE&quot;,&quot;container-title-short&quot;:&quot;&quot;},&quot;isTemporary&quot;:false},{&quot;id&quot;:&quot;6fd32aa2-bb6a-36d7-9923-cbee8f753dde&quot;,&quot;itemData&quot;:{&quot;type&quot;:&quot;article-journal&quot;,&quot;id&quot;:&quot;6fd32aa2-bb6a-36d7-9923-cbee8f753dde&quot;,&quot;title&quot;:&quot;Remote photoplethysmography (rPPG) in the wild: Remote heart rate imaging via online webcams&quot;,&quot;author&quot;:[{&quot;family&quot;:&quot;Lernia&quot;,&quot;given&quot;:&quot;Daniele&quot;,&quot;parse-names&quot;:false,&quot;dropping-particle&quot;:&quot;&quot;,&quot;non-dropping-particle&quot;:&quot;Di&quot;},{&quot;family&quot;:&quot;Finotti&quot;,&quot;given&quot;:&quot;Gianluca&quot;,&quot;parse-names&quot;:false,&quot;dropping-particle&quot;:&quot;&quot;,&quot;non-dropping-particle&quot;:&quot;&quot;},{&quot;family&quot;:&quot;Tsakiris&quot;,&quot;given&quot;:&quot;Manos&quot;,&quot;parse-names&quot;:false,&quot;dropping-particle&quot;:&quot;&quot;,&quot;non-dropping-particle&quot;:&quot;&quot;},{&quot;family&quot;:&quot;Riva&quot;,&quot;given&quot;:&quot;Giuseppe&quot;,&quot;parse-names&quot;:false,&quot;dropping-particle&quot;:&quot;&quot;,&quot;non-dropping-particle&quot;:&quot;&quot;},{&quot;family&quot;:&quot;Naber&quot;,&quot;given&quot;:&quot;Marnix&quot;,&quot;parse-names&quot;:false,&quot;dropping-particle&quot;:&quot;&quot;,&quot;non-dropping-particle&quot;:&quot;&quot;}],&quot;container-title&quot;:&quot;Behavior Research Methods&quot;,&quot;DOI&quot;:&quot;10.3758/s13428-024-02398-0&quot;,&quot;ISSN&quot;:&quot;1554-3528&quot;,&quot;URL&quot;:&quot;https://link.springer.com/10.3758/s13428-024-02398-0&quot;,&quot;issued&quot;:{&quot;date-parts&quot;:[[2024,4,17]]},&quot;page&quot;:&quot;6904-6914&quot;,&quot;abstract&quot;:&quot;&lt;p&gt;Remote photoplethysmography (rPPG) is a low-cost technique to measure physiological parameters such as heart rate by analyzing videos of a person. There has been growing attention to this technique due to the increased possibilities and demand for running psychological experiments on online platforms. Technological advancements in commercially available cameras and video processing algorithms have led to significant progress in this field. However, despite these advancements, past research indicates that suboptimal video recording conditions can severely compromise the accuracy of rPPG. In this study, we aimed to develop an open-source rPPG methodology and test its performance on videos collected via an online platform, without control of the hardware of the participants and the contextual variables, such as illumination, distance, and motion. Across two experiments, we compared the results of the rPPG extraction methodology to a validated dataset used for rPPG testing. Furthermore, we then collected 231 online video recordings and compared the results of the rPPG extraction to finger pulse oximeter data acquired with a validated mobile heart rate application. Results indicated that the rPPG algorithm was highly accurate, showing a significant degree of convergence with both datasets thus providing an improved tool for recording and analyzing heart rate in online experiments.&lt;/p&gt;&quot;,&quot;publisher&quot;:&quot;Springer&quot;,&quot;issue&quot;:&quot;7&quot;,&quot;volume&quot;:&quot;56&quot;,&quot;container-title-short&quot;:&quot;Behav. Res. Methods&quot;},&quot;isTemporary&quot;:false}]},{&quot;citationID&quot;:&quot;MENDELEY_CITATION_99aa1ea2-da33-4f3a-9a5b-a18b34033637&quot;,&quot;properties&quot;:{&quot;noteIndex&quot;:0},&quot;isEdited&quot;:false,&quot;manualOverride&quot;:{&quot;isManuallyOverridden&quot;:false,&quot;citeprocText&quot;:&quot;&lt;sup&gt;131&lt;/sup&gt;&quot;,&quot;manualOverrideText&quot;:&quot;&quot;},&quot;citationTag&quot;:&quot;MENDELEY_CITATION_v3_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&quot;,&quot;citationItems&quot;:[{&quot;id&quot;:&quot;7b999db1-c5fc-3411-b95c-cc69143ca3df&quot;,&quot;itemData&quot;:{&quot;type&quot;:&quot;article-journal&quot;,&quot;id&quot;:&quot;7b999db1-c5fc-3411-b95c-cc69143ca3df&quot;,&quot;title&quot;:&quot;VitalLens 2.0: High-Fidelity rPPG for Heart Rate Variability Estimation from Face Video&quot;,&quot;author&quot;:[{&quot;family&quot;:&quot;Rouast&quot;,&quot;given&quot;:&quot;Philipp&quot;,&quot;parse-names&quot;:false,&quot;dropping-particle&quot;:&quot;V.&quot;,&quot;non-dropping-particle&quot;:&quot;&quot;}],&quot;issued&quot;:{&quot;date-parts&quot;:[[2025,10,30]]},&quot;abstract&quot;:&quot;This report introduces VitalLens 2.0, a new deep learning model for estimating physiological signals from face video. This new model demonstrates a significant leap in accuracy for remote photoplethysmography (rPPG), enabling the robust estimation of not only heart rate (HR) and respiratory rate (RR) but also Heart Rate Variability (HRV) metrics. This advance is achieved through a combination of a new model architecture and a substantial increase in the size and diversity of our training data, now totaling 1,413 unique individuals. We evaluate VitalLens 2.0 on a new, combined test set of 422 unique individuals from four public and private datasets. When averaging results by individual, VitalLens 2.0 achieves a Mean Absolute Error (MAE) of 1.57 bpm for HR, 1.08 bpm for RR, 10.18 ms for HRV-SDNN, and 16.45 ms for HRV-RMSSD. These results represent a new state-of-the-art, significantly outperforming previous methods. This model is now available to developers via the VitalLens API at https://rouast.com/api.&quot;,&quot;container-title-short&quot;:&quot;&quot;},&quot;isTemporary&quot;:false,&quot;suppress-author&quot;:false,&quot;composite&quot;:false,&quot;author-only&quot;:false}]},{&quot;citationID&quot;:&quot;MENDELEY_CITATION_4844f4c8-2f87-41ed-9eb9-36a14dc07030&quot;,&quot;properties&quot;:{&quot;noteIndex&quot;:0},&quot;isEdited&quot;:false,&quot;manualOverride&quot;:{&quot;isManuallyOverridden&quot;:false,&quot;citeprocText&quot;:&quot;&lt;sup&gt;132&lt;/sup&gt;&quot;,&quot;manualOverrideText&quot;:&quot;&quot;},&quot;citationTag&quot;:&quot;MENDELEY_CITATION_v3_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&quot;,&quot;citationItems&quot;:[{&quot;id&quot;:&quot;41aaa6c5-ef8f-3a37-9103-77c12e29a463&quot;,&quot;itemData&quot;:{&quot;type&quot;:&quot;article-journal&quot;,&quot;id&quot;:&quot;41aaa6c5-ef8f-3a37-9103-77c12e29a463&quot;,&quot;title&quot;:&quot;Listen to the beat: Behavioral and neurophysiological correlates of slow and fast heartbeat sounds&quot;,&quot;author&quot;:[{&quot;family&quot;:&quot;Vicentin&quot;,&quot;given&quot;:&quot;Stefano&quot;,&quot;parse-names&quot;:false,&quot;dropping-particle&quot;:&quot;&quot;,&quot;non-dropping-particle&quot;:&quot;&quot;},{&quot;family&quot;:&quot;Guglielmi&quot;,&quot;given&quot;:&quot;Sara&quot;,&quot;parse-names&quot;:false,&quot;dropping-particle&quot;:&quot;&quot;,&quot;non-dropping-particle&quot;:&quot;&quot;},{&quot;family&quot;:&quot;Stramucci&quot;,&quot;given&quot;:&quot;Giulia&quot;,&quot;parse-names&quot;:false,&quot;dropping-particle&quot;:&quot;&quot;,&quot;non-dropping-particle&quot;:&quot;&quot;},{&quot;family&quot;:&quot;Bisiacchi&quot;,&quot;given&quot;:&quot;Patrizia&quot;,&quot;parse-names&quot;:false,&quot;dropping-particle&quot;:&quot;&quot;,&quot;non-dropping-particle&quot;:&quot;&quot;},{&quot;family&quot;:&quot;Cainelli&quot;,&quot;given&quot;:&quot;Elisa&quot;,&quot;parse-names&quot;:false,&quot;dropping-particle&quot;:&quot;&quot;,&quot;non-dropping-particle&quot;:&quot;&quot;}],&quot;container-title&quot;:&quot;International Journal of Psychophysiology&quot;,&quot;DOI&quot;:&quot;10.1016/j.ijpsycho.2024.112447&quot;,&quot;ISSN&quot;:&quot;01678760&quot;,&quot;URL&quot;:&quot;https://linkinghub.elsevier.com/retrieve/pii/S016787602400151X&quot;,&quot;issued&quot;:{&quot;date-parts&quot;:[[2024,12]]},&quot;page&quot;:&quot;112447&quot;,&quot;abstract&quot;:&quot;Background\nListening to heartbeat sounds have been found to affect cardiac activity and behavior. However, less is known about the effects of these stimuli on brain activity and cognition. Alpha oscillations (8–13 Hz) are considered markers of cortical activation. Frontal alpha Asymmetry (FαA) reflects the valence attributed to the stimulus and the tendency to approach/avoid it.\nAim\nThis study investigates the effects of sounds mimicking heart pulsations at different rhythms on reaction times and neurophysiological activity.\nMethod\nEEG data were collected during a resting-state condition and two Simple Reaction Time tasks (SRT), during which artificially generated heartbeat sounds at fast (120 bpm, FastBeat condition) or slow (60 bpm, SlowBeat condition) rhythms were administered. Alpha power was compared across the three conditions. Differences in the SRT and FαA values were examined between the FastBeat and SlowBeat conditions.\nResults\nCompared to the resting-state condition, decreased alpha activity over bilateral frontocentral regions was observed in both tasks. The comparison between the FastBeat and the SlowBeat conditions revealed faster response times, a pattern of alpha suppression over right frontal regions, and lower FαA values in the former.\nConclusions\nThe similarity of alpha reductions elicited in the comparison between the resting-state and the two task conditions suggests that these patterns were ascribable to processes common to both conditions (SRT task, auditory stimulation). In contrast, the differences between the two conditions suggest that fast heartbeat sounds are perceived as more adverse and stressful stimuli, inducing cortical activation over regions associated with negative states and avoidant tendencies.&quot;,&quot;volume&quot;:&quot;206&quot;,&quot;container-title-short&quot;:&quot;&quot;},&quot;isTemporary&quot;:false,&quot;suppress-author&quot;:false,&quot;composite&quot;:false,&quot;author-only&quot;:false}]},{&quot;citationID&quot;:&quot;MENDELEY_CITATION_d26b822f-4428-41a9-bc02-7c05248a3c6f&quot;,&quot;properties&quot;:{&quot;noteIndex&quot;:0},&quot;isEdited&quot;:false,&quot;manualOverride&quot;:{&quot;isManuallyOverridden&quot;:false,&quot;citeprocText&quot;:&quot;&lt;sup&gt;133&lt;/sup&gt;&quot;,&quot;manualOverrideText&quot;:&quot;&quot;},&quot;citationTag&quot;:&quot;MENDELEY_CITATION_v3_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&quot;,&quot;citationItems&quot;:[{&quot;id&quot;:&quot;dc72dd44-8a36-32cb-88e6-6a3298eba604&quot;,&quot;itemData&quot;:{&quot;type&quot;:&quot;webpage&quot;,&quot;id&quot;:&quot;dc72dd44-8a36-32cb-88e6-6a3298eba604&quot;,&quot;title&quot;:&quot;Body of Mine&quot;,&quot;author&quot;:[{&quot;family&quot;:&quot;Biennale di Venezia&quot;,&quot;given&quot;:&quot;&quot;,&quot;parse-names&quot;:false,&quot;dropping-particle&quot;:&quot;&quot;,&quot;non-dropping-particle&quot;:&quot;La&quot;}],&quot;accessed&quot;:{&quot;date-parts&quot;:[[2025,9,23]]},&quot;URL&quot;:&quot;https://www.labiennale.org/en/cinema/2023/venice-immersive/body-mine&quot;,&quot;issued&quot;:{&quot;date-parts&quot;:[[2023]]},&quot;container-title-short&quot;:&quot;&quot;},&quot;isTemporary&quot;:false,&quot;suppress-author&quot;:false,&quot;composite&quot;:false,&quot;author-only&quot;:false}]},{&quot;citationID&quot;:&quot;MENDELEY_CITATION_fe3451bd-d03b-4e6b-a447-53a7eafc056c&quot;,&quot;properties&quot;:{&quot;noteIndex&quot;:0},&quot;isEdited&quot;:false,&quot;manualOverride&quot;:{&quot;isManuallyOverridden&quot;:false,&quot;citeprocText&quot;:&quot;&lt;sup&gt;35&lt;/sup&gt;&quot;,&quot;manualOverrideText&quot;:&quot;&quot;},&quot;citationTag&quot;:&quot;MENDELEY_CITATION_v3_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&quot;,&quot;citationItems&quot;:[{&quot;id&quot;:&quot;4fa7c485-9ed7-3b35-a475-4e2e52ec3254&quot;,&quot;itemData&quot;:{&quot;type&quot;:&quot;article-journal&quot;,&quot;id&quot;:&quot;4fa7c485-9ed7-3b35-a475-4e2e52ec3254&quot;,&quot;title&quot;:&quot;Rubber hands ‘feel’ touch that eyes see&quot;,&quot;author&quot;:[{&quot;family&quot;:&quot;Botvinick&quot;,&quot;given&quot;:&quot;Matthew&quot;,&quot;parse-names&quot;:false,&quot;dropping-particle&quot;:&quot;&quot;,&quot;non-dropping-particle&quot;:&quot;&quot;},{&quot;family&quot;:&quot;Cohen&quot;,&quot;given&quot;:&quot;Jonathan&quot;,&quot;parse-names&quot;:false,&quot;dropping-particle&quot;:&quot;&quot;,&quot;non-dropping-particle&quot;:&quot;&quot;}],&quot;container-title&quot;:&quot;Nature&quot;,&quot;DOI&quot;:&quot;10.1038/35784&quot;,&quot;ISSN&quot;:&quot;0028-0836&quot;,&quot;URL&quot;:&quot;https://www.nature.com/articles/35784&quot;,&quot;issued&quot;:{&quot;date-parts&quot;:[[1998,2,19]]},&quot;page&quot;:&quot;756-756&quot;,&quot;abstract&quot;:&quot;Illusions have historically been of great use to psychology for what they can reveal about perceptual processes. We report here an illusion in which tactile sensations are referred to an alien limb. The effect reveals a three-way interaction between vision, touch and proprioception, and may supply evidence concerning the basis of bodily self-identification.&quot;,&quot;issue&quot;:&quot;6669&quot;,&quot;volume&quot;:&quot;391&quot;,&quot;container-title-short&quot;:&quot;Nature&quot;},&quot;isTemporary&quot;:false,&quot;suppress-author&quot;:false,&quot;composite&quot;:false,&quot;author-only&quot;:false}]},{&quot;citationID&quot;:&quot;MENDELEY_CITATION_c8f50da3-1e84-4846-bd0e-619276d0d6c3&quot;,&quot;properties&quot;:{&quot;noteIndex&quot;:0},&quot;isEdited&quot;:false,&quot;manualOverride&quot;:{&quot;isManuallyOverridden&quot;:false,&quot;citeprocText&quot;:&quot;&lt;sup&gt;37&lt;/sup&gt;&quot;,&quot;manualOverrideText&quot;:&quot;&quot;},&quot;citationTag&quot;:&quot;MENDELEY_CITATION_v3_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&quot;,&quot;citationItems&quot;:[{&quot;id&quot;:&quot;a3f50acc-11a3-37d6-823c-13973b73b521&quot;,&quot;itemData&quot;:{&quot;type&quot;:&quot;article-journal&quot;,&quot;id&quot;:&quot;a3f50acc-11a3-37d6-823c-13973b73b521&quot;,&quot;title&quot;:&quot;Video ergo sum: Manipulating bodily self-consciousness&quot;,&quot;author&quot;:[{&quot;family&quot;:&quot;Lenggenhager&quot;,&quot;given&quot;:&quot;Bigna&quot;,&quot;parse-names&quot;:false,&quot;dropping-particle&quot;:&quot;&quot;,&quot;non-dropping-particle&quot;:&quot;&quot;},{&quot;family&quot;:&quot;Tadi&quot;,&quot;given&quot;:&quot;Tej&quot;,&quot;parse-names&quot;:false,&quot;dropping-particle&quot;:&quot;&quot;,&quot;non-dropping-particle&quot;:&quot;&quot;},{&quot;family&quot;:&quot;Metzinger&quot;,&quot;given&quot;:&quot;Thomas&quot;,&quot;parse-names&quot;:false,&quot;dropping-particle&quot;:&quot;&quot;,&quot;non-dropping-particle&quot;:&quot;&quot;},{&quot;family&quot;:&quot;Blanke&quot;,&quot;given&quot;:&quot;Olaf&quot;,&quot;parse-names&quot;:false,&quot;dropping-particle&quot;:&quot;&quot;,&quot;non-dropping-particle&quot;:&quot;&quot;}],&quot;container-title&quot;:&quot;Science&quot;,&quot;DOI&quot;:&quot;10.1126/science.1143439&quot;,&quot;ISSN&quot;:&quot;00368075&quot;,&quot;issued&quot;:{&quot;date-parts&quot;:[[2007]]},&quot;abstract&quot;:&quot;Humans normally experience the conscious self as localized within their bodily borders. This spatial unity may break down in certain neurological conditions such as out-of-body experiences, leading to a striking disturbance of bodily self-consciousness. On the basis of these clinical data, we designed an experiment that uses conflicting visual-somatosensory input in virtual reality to disrupt the spatial unity between the self and the body. We found that during multisensory conflict, participants felt as if a virtual body seen in front of them was their own body and mislocalized themselves toward the virtual body, to a position outside their bodily borders. Our results indicate that spatial unity and bodily self-consciousness can be studied experimentally and are based on multisensory and cognitive processing of bodily information.&quot;,&quot;issue&quot;:&quot;5841&quot;,&quot;volume&quot;:&quot;317&quot;,&quot;container-title-short&quot;:&quot;Science (1979).&quot;},&quot;isTemporary&quot;:false,&quot;suppress-author&quot;:false,&quot;composite&quot;:false,&quot;author-only&quot;:false}]},{&quot;citationID&quot;:&quot;MENDELEY_CITATION_21684953-d9e3-4dd5-ab30-0dff69f4ceb9&quot;,&quot;properties&quot;:{&quot;noteIndex&quot;:0},&quot;isEdited&quot;:false,&quot;manualOverride&quot;:{&quot;isManuallyOverridden&quot;:false,&quot;citeprocText&quot;:&quot;&lt;sup&gt;134&lt;/sup&gt;&quot;,&quot;manualOverrideText&quot;:&quot;&quot;},&quot;citationTag&quot;:&quot;MENDELEY_CITATION_v3_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&quot;,&quot;citationItems&quot;:[{&quot;id&quot;:&quot;6d684786-4dcb-30eb-abeb-ca744af765ff&quot;,&quot;itemData&quot;:{&quot;type&quot;:&quot;article-journal&quot;,&quot;id&quot;:&quot;6d684786-4dcb-30eb-abeb-ca744af765ff&quot;,&quot;title&quot;:&quot;Sensory recalibration of hand position following visuomotor adaptation&quot;,&quot;author&quot;:[{&quot;family&quot;:&quot;Cressman&quot;,&quot;given&quot;:&quot;Erin K.&quot;,&quot;parse-names&quot;:false,&quot;dropping-particle&quot;:&quot;&quot;,&quot;non-dropping-particle&quot;:&quot;&quot;},{&quot;family&quot;:&quot;Henriques&quot;,&quot;given&quot;:&quot;Denise Y.P.&quot;,&quot;parse-names&quot;:false,&quot;dropping-particle&quot;:&quot;&quot;,&quot;non-dropping-particle&quot;:&quot;&quot;}],&quot;container-title&quot;:&quot;Journal of Neurophysiology&quot;,&quot;DOI&quot;:&quot;10.1152/jn.00514.2009&quot;,&quot;ISSN&quot;:&quot;00223077&quot;,&quot;issued&quot;:{&quot;date-parts&quot;:[[2009]]},&quot;abstract&quot;:&quot;Goal-directed reaches are rapidly adapted following exposure to misaligned visual feedback of the hand. It has been suggested that these changes in reaches result in sensory recalibration (i.e., realigning proprioceptive estimates of hand position to match the visual estimates). In the current study we tested whether visuomotor adaptation results in recalibration of hand proprioception by comparing subjects' estimates of the position at which they felt their hand was aligned with a reference marker (visual or proprioceptive) before and after aiming with a misaligned cursor. The misaligned cursor was either translated or rotated to the right of the actual hand location. On the estimation trials, we did not allow subjects to freely move their hands into position. Instead, a robot manipulandum either passively positioned the hand (experiments 1 and 2) or subjects moved their hand along a robot-generated constrained pathway (experiments 3 and 4). We found that regardless of experimental manipulation, subjects' proprioceptive estimates of hand position were more biased to the left after visuomotor adaptation. The leftward shift in subjects' estimates was in the same direction and one third of the magnitude of the adapted movement. This suggests that in addition to recalibrating the sensorimotor transformations underlying reaching movements, visuomotor adaptation results in partial proprioceptive recalibration. Copyright © 2009 The American Physiological Society.&quot;,&quot;issue&quot;:&quot;6&quot;,&quot;volume&quot;:&quot;102&quot;,&quot;container-title-short&quot;:&quot;J. Neurophysiol.&quot;},&quot;isTemporary&quot;:false,&quot;suppress-author&quot;:false,&quot;composite&quot;:false,&quot;author-only&quot;:false}]},{&quot;citationID&quot;:&quot;MENDELEY_CITATION_c416c64c-c9ff-49c8-a7ac-c0c88c939ea2&quot;,&quot;properties&quot;:{&quot;noteIndex&quot;:0},&quot;isEdited&quot;:false,&quot;manualOverride&quot;:{&quot;isManuallyOverridden&quot;:false,&quot;citeprocText&quot;:&quot;&lt;sup&gt;135&lt;/sup&gt;&quot;,&quot;manualOverrideText&quot;:&quot;&quot;},&quot;citationTag&quot;:&quot;MENDELEY_CITATION_v3_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&quot;,&quot;citationItems&quot;:[{&quot;id&quot;:&quot;bf30a102-03e3-302c-91b1-1749ee52cf59&quot;,&quot;itemData&quot;:{&quot;type&quot;:&quot;article-journal&quot;,&quot;id&quot;:&quot;bf30a102-03e3-302c-91b1-1749ee52cf59&quot;,&quot;title&quot;:&quot;The Body Scaling Effect and Its Impact on Physics Plausibility&quot;,&quot;author&quot;:[{&quot;family&quot;:&quot;Pouke&quot;,&quot;given&quot;:&quot;Matti&quot;,&quot;parse-names&quot;:false,&quot;dropping-particle&quot;:&quot;&quot;,&quot;non-dropping-particle&quot;:&quot;&quot;},{&quot;family&quot;:&quot;Center&quot;,&quot;given&quot;:&quot;Evan G.&quot;,&quot;parse-names&quot;:false,&quot;dropping-particle&quot;:&quot;&quot;,&quot;non-dropping-particle&quot;:&quot;&quot;},{&quot;family&quot;:&quot;Chambers&quot;,&quot;given&quot;:&quot;Alexis P.&quot;,&quot;parse-names&quot;:false,&quot;dropping-particle&quot;:&quot;&quot;,&quot;non-dropping-particle&quot;:&quot;&quot;},{&quot;family&quot;:&quot;Pouke&quot;,&quot;given&quot;:&quot;Sakaria&quot;,&quot;parse-names&quot;:false,&quot;dropping-particle&quot;:&quot;&quot;,&quot;non-dropping-particle&quot;:&quot;&quot;},{&quot;family&quot;:&quot;Ojala&quot;,&quot;given&quot;:&quot;Timo&quot;,&quot;parse-names&quot;:false,&quot;dropping-particle&quot;:&quot;&quot;,&quot;non-dropping-particle&quot;:&quot;&quot;},{&quot;family&quot;:&quot;Lavalle&quot;,&quot;given&quot;:&quot;Steven M.&quot;,&quot;parse-names&quot;:false,&quot;dropping-particle&quot;:&quot;&quot;,&quot;non-dropping-particle&quot;:&quot;&quot;}],&quot;container-title&quot;:&quot;Frontiers in Virtual Reality&quot;,&quot;DOI&quot;:&quot;10.3389/frvir.2022.869603&quot;,&quot;ISSN&quot;:&quot;26734192&quot;,&quot;issued&quot;:{&quot;date-parts&quot;:[[2022]]},&quot;abstract&quot;:&quot;In this study we investigated the effect of body ownership illusion-based body scaling on physics plausibility in Virtual Reality (VR). Our interest was in examining whether body ownership illusion-based body scaling could affect the plausibility of rigid body dynamics similarly to altering VR users' scale by manipulating their virtual interpupillary distance and viewpoint height. The procedure involved the conceptual replication of two previous studies. We investigated physics plausibility with 40 participants under two conditions. In our synchronous condition, we used visuo-tactile stimuli to elicit a body ownership illusion of inhabiting an invisible doll-sized body on participants reclining on an exam table. Our asynchronous condition was otherwise similar, but the visuo-tactile stimuli were provided asynchronously to prevent the onset of the body ownership illusion. We were interested in whether the correct approximation of physics (true physics) or physics that are incorrect and appearing as if the environment is five times larger instead (movie physics) appear more realistic to participants as a function of body scale. We found that movie physics did appear more realistic to participants under the body ownership illusion condition. However, our hypothesis that true physics would appear more realistic in the asynchronous condition was unsupported. Our exploratory analyses revealed that movie physics were perceived as plausible under both conditions. Moreover, we were not able to replicate previous findings from literature concerning object size estimations while inhabiting a small invisible body. However, we found a significant opposite effect regarding size estimations; the object sizes were on average underestimated during the synchronous visuo-tactile condition when compared to the asynchronous condition. We discuss these unexpected findings and the potential reasons for the results, and suggest avenues for future research.&quot;,&quot;volume&quot;:&quot;3&quot;,&quot;container-title-short&quot;:&quot;Front. Virtual Real.&quot;},&quot;isTemporary&quot;:false,&quot;suppress-author&quot;:false,&quot;composite&quot;:false,&quot;author-only&quot;:false}]},{&quot;citationID&quot;:&quot;MENDELEY_CITATION_1619bbdb-d197-47cd-b179-7b01d2273b89&quot;,&quot;properties&quot;:{&quot;noteIndex&quot;:0},&quot;isEdited&quot;:false,&quot;manualOverride&quot;:{&quot;isManuallyOverridden&quot;:false,&quot;citeprocText&quot;:&quot;&lt;sup&gt;136&lt;/sup&gt;&quot;,&quot;manualOverrideText&quot;:&quot;&quot;},&quot;citationTag&quot;:&quot;MENDELEY_CITATION_v3_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&quot;,&quot;citationItems&quot;:[{&quot;id&quot;:&quot;cbdb01a1-a9ec-3a0a-9e59-d240efee2ef4&quot;,&quot;itemData&quot;:{&quot;type&quot;:&quot;paper-conference&quot;,&quot;id&quot;:&quot;cbdb01a1-a9ec-3a0a-9e59-d240efee2ef4&quot;,&quot;title&quot;:&quot;EM-POSE: 3D Human Pose Estimation from Sparse Electromagnetic Trackers&quot;,&quot;author&quot;:[{&quot;family&quot;:&quot;Kaufmann&quot;,&quot;given&quot;:&quot;Manuel&quot;,&quot;parse-names&quot;:false,&quot;dropping-particle&quot;:&quot;&quot;,&quot;non-dropping-particle&quot;:&quot;&quot;},{&quot;family&quot;:&quot;Zhao&quot;,&quot;given&quot;:&quot;Yi&quot;,&quot;parse-names&quot;:false,&quot;dropping-particle&quot;:&quot;&quot;,&quot;non-dropping-particle&quot;:&quot;&quot;},{&quot;family&quot;:&quot;Tang&quot;,&quot;given&quot;:&quot;Chengcheng&quot;,&quot;parse-names&quot;:false,&quot;dropping-particle&quot;:&quot;&quot;,&quot;non-dropping-particle&quot;:&quot;&quot;},{&quot;family&quot;:&quot;Tao&quot;,&quot;given&quot;:&quot;Lingling&quot;,&quot;parse-names&quot;:false,&quot;dropping-particle&quot;:&quot;&quot;,&quot;non-dropping-particle&quot;:&quot;&quot;},{&quot;family&quot;:&quot;Twigg&quot;,&quot;given&quot;:&quot;Christopher&quot;,&quot;parse-names&quot;:false,&quot;dropping-particle&quot;:&quot;&quot;,&quot;non-dropping-particle&quot;:&quot;&quot;},{&quot;family&quot;:&quot;Song&quot;,&quot;given&quot;:&quot;Jie&quot;,&quot;parse-names&quot;:false,&quot;dropping-particle&quot;:&quot;&quot;,&quot;non-dropping-particle&quot;:&quot;&quot;},{&quot;family&quot;:&quot;Wang&quot;,&quot;given&quot;:&quot;Robert&quot;,&quot;parse-names&quot;:false,&quot;dropping-particle&quot;:&quot;&quot;,&quot;non-dropping-particle&quot;:&quot;&quot;},{&quot;family&quot;:&quot;Hilliges&quot;,&quot;given&quot;:&quot;Otmar&quot;,&quot;parse-names&quot;:false,&quot;dropping-particle&quot;:&quot;&quot;,&quot;non-dropping-particle&quot;:&quot;&quot;}],&quot;container-title&quot;:&quot;Proceedings of the IEEE International Conference on Computer Vision&quot;,&quot;DOI&quot;:&quot;10.1109/ICCV48922.2021.01131&quot;,&quot;ISSN&quot;:&quot;15505499&quot;,&quot;issued&quot;:{&quot;date-parts&quot;:[[2021]]},&quot;abstract&quot;:&quot;Fully immersive experiences in AR/VR depend on reconstructing the full body pose of the user without restricting their motion. In this paper we study the use of body-worn electromagnetic (EM) field-based sensing for the task of 3D human pose reconstruction. To this end, we present a method to estimate SMPL parameters from 6-12 EM sensors. We leverage a customized wearable system consisting of wireless EM sensors measuring time-synchronized 6D poses at 120 Hz. To provide accurate poses even with little user instrumentation, we adopt a recently proposed hybrid framework, learned gradient descent (LGD), to iteratively estimate SMPL pose and shape from our input measurements. This allows us to harness powerful pose priors to cope with the idiosyncrasies of the input data and achieve accurate pose estimates. The proposed method uses AMASS to synthesize virtual EM-sensor data and we show that it generalizes well to a newly captured real dataset consisting of a total of 36 minutes of motion from 5 subjects. We achieve reconstruction errors as low as 31.8 mm and 13.3 degrees, outperforming both pure learning- and pure optimization-based methods. Code and data is available under https://ait.ethz.ch/projects/2021/em-pose.&quot;,&quot;container-title-short&quot;:&quot;&quot;},&quot;isTemporary&quot;:false,&quot;suppress-author&quot;:false,&quot;composite&quot;:false,&quot;author-only&quot;:false}]},{&quot;citationID&quot;:&quot;MENDELEY_CITATION_9dbcc7fd-ea8c-4dcc-9bdc-71471102c2a0&quot;,&quot;properties&quot;:{&quot;noteIndex&quot;:0},&quot;isEdited&quot;:false,&quot;manualOverride&quot;:{&quot;isManuallyOverridden&quot;:false,&quot;citeprocText&quot;:&quot;&lt;sup&gt;78&lt;/sup&gt;&quot;,&quot;manualOverrideText&quot;:&quot;&quot;},&quot;citationTag&quot;:&quot;MENDELEY_CITATION_v3_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&quot;,&quot;citationItems&quot;:[{&quot;id&quot;:&quot;bee214ac-4a99-3f5d-a465-2c2233f42d2d&quot;,&quot;itemData&quot;:{&quot;type&quot;:&quot;article-journal&quot;,&quot;id&quot;:&quot;bee214ac-4a99-3f5d-a465-2c2233f42d2d&quot;,&quot;title&quot;:&quot;Onboarding and offboarding in virtual reality: A user-centred framework for audience experience across genres and spaces&quot;,&quot;author&quot;:[{&quot;family&quot;:&quot;Whittaker&quot;,&quot;given&quot;:&quot;Laryssa&quot;,&quot;parse-names&quot;:false,&quot;dropping-particle&quot;:&quot;&quot;,&quot;non-dropping-particle&quot;:&quot;&quot;}],&quot;container-title&quot;:&quot;Convergence: The International Journal of Research into New Media Technologies&quot;,&quot;DOI&quot;:&quot;10.1177/13548565231187329&quot;,&quot;ISSN&quot;:&quot;1354-8565&quot;,&quot;URL&quot;:&quot;https://journals.sagepub.com/doi/10.1177/13548565231187329&quot;,&quot;issued&quot;:{&quot;date-parts&quot;:[[2025,2,17]]},&quot;page&quot;:&quot;87-106&quot;,&quot;abstract&quot;:&quot;&lt;p&gt;Virtual reality (VR) technology is an emerging medium of experience in many different public-facing entertainment and cultural contexts, such as immersive theatre, live performance, VR film festivals, gaming arcades, escape rooms, and museum exhibitions. The processes of ushering audience members or users into the virtual experience and out again, to which I refer here as ‘onboarding’ and ‘offboarding’, have been considered within some specific contexts, or on a case-by-case basis, but to date no systematised consideration of VR onboarding and offboarding has been produced. One reason for this is that ambiguities in disciplinary and practical definitions of immersion have obscured the relationship between VR technology and users. Clarification of this relationship results in clear evidence of a need for attention to onboarding and offboarding processes in public-facing contexts. In this paper, I define onboarding and offboarding, and present a framework for considering the onboarding and offboarding experiences of virtual reality audiences that helps stakeholders identify both their responsibilities to audiences and the best way to facilitate the immersive experience. This framework is based upon identifying experience goals, centred on the affordances of virtual reality and principles of immersion and presence, and utilises the Immersive Audience Framework developed by StoryFutures in its interdisciplinary research with immersive audiences since 2019.&lt;/p&gt;&quot;,&quot;issue&quot;:&quot;1&quot;,&quot;volume&quot;:&quot;31&quot;,&quot;container-title-short&quot;:&quot;&quot;},&quot;isTemporary&quot;:false,&quot;suppress-author&quot;:false,&quot;composite&quot;:false,&quot;author-only&quot;:false}]},{&quot;citationID&quot;:&quot;MENDELEY_CITATION_a7b25a9c-2770-49d6-834e-3e1ef48f7c36&quot;,&quot;properties&quot;:{&quot;noteIndex&quot;:0},&quot;isEdited&quot;:false,&quot;manualOverride&quot;:{&quot;isManuallyOverridden&quot;:false,&quot;citeprocText&quot;:&quot;&lt;sup&gt;137&lt;/sup&gt;&quot;,&quot;manualOverrideText&quot;:&quot;&quot;},&quot;citationTag&quot;:&quot;MENDELEY_CITATION_v3_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&quot;,&quot;citationItems&quot;:[{&quot;id&quot;:&quot;78e8702b-5d0c-3604-a91c-0488fc49cdae&quot;,&quot;itemData&quot;:{&quot;type&quot;:&quot;webpage&quot;,&quot;id&quot;:&quot;78e8702b-5d0c-3604-a91c-0488fc49cdae&quot;,&quot;title&quot;:&quot;Bill Burr Got His Mandalorian Role By Dunking On Star Wars&quot;,&quot;author&quot;:[{&quot;family&quot;:&quot;Frederiksen&quot;,&quot;given&quot;:&quot;E.&quot;,&quot;parse-names&quot;:false,&quot;dropping-particle&quot;:&quot;&quot;,&quot;non-dropping-particle&quot;:&quot;&quot;}],&quot;accessed&quot;:{&quot;date-parts&quot;:[[2025,9,23]]},&quot;URL&quot;:&quot;https://www.gamespot.com/articles/bill-burr-got-his-mandalorian-role-by-dunking-on-star-wars/1100-6495117/&quot;,&quot;issued&quot;:{&quot;date-parts&quot;:[[2021,8]]},&quot;container-title-short&quot;:&quot;&quot;},&quot;isTemporary&quot;:false,&quot;suppress-author&quot;:false,&quot;composite&quot;:false,&quot;author-only&quot;:false}]},{&quot;citationID&quot;:&quot;MENDELEY_CITATION_8e63a054-d3bf-49c5-a104-06b2e88ffcfc&quot;,&quot;properties&quot;:{&quot;noteIndex&quot;:0},&quot;isEdited&quot;:false,&quot;manualOverride&quot;:{&quot;isManuallyOverridden&quot;:false,&quot;citeprocText&quot;:&quot;&lt;sup&gt;138&lt;/sup&gt;&quot;,&quot;manualOverrideText&quot;:&quot;&quot;},&quot;citationTag&quot;:&quot;MENDELEY_CITATION_v3_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&quot;,&quot;citationItems&quot;:[{&quot;id&quot;:&quot;d0c5d3b5-d79c-347d-bc45-64ba43fe33e9&quot;,&quot;itemData&quot;:{&quot;type&quot;:&quot;webpage&quot;,&quot;id&quot;:&quot;d0c5d3b5-d79c-347d-bc45-64ba43fe33e9&quot;,&quot;title&quot;:&quot;Brainstorms: A Great Gig in the Sky – Pink Floyd meets neuroscience&quot;,&quot;author&quot;:[{&quot;family&quot;:&quot;Potton&quot;,&quot;given&quot;:&quot;Ed&quot;,&quot;parse-names&quot;:false,&quot;dropping-particle&quot;:&quot;&quot;,&quot;non-dropping-particle&quot;:&quot;&quot;}],&quot;container-title&quot;:&quot;The Times&quot;,&quot;accessed&quot;:{&quot;date-parts&quot;:[[2026,3,19]]},&quot;URL&quot;:&quot;https://www.thetimes.com/culture/music/article/brainstorms-a-great-gig-in-the-sky-pink-floyd-meets-neuroscience-zqfzmz7hq&quot;,&quot;issued&quot;:{&quot;date-parts&quot;:[[2024,6,5]]},&quot;container-title-short&quot;:&quot;&quot;},&quot;isTemporary&quot;:false,&quot;suppress-author&quot;:false,&quot;composite&quot;:false,&quot;author-onl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C5C665E28807478F7FE72DBCCF3B6D" ma:contentTypeVersion="25" ma:contentTypeDescription="Create a new document." ma:contentTypeScope="" ma:versionID="31e8fc98775aacfb6cca71a71db80c00">
  <xsd:schema xmlns:xsd="http://www.w3.org/2001/XMLSchema" xmlns:xs="http://www.w3.org/2001/XMLSchema" xmlns:p="http://schemas.microsoft.com/office/2006/metadata/properties" xmlns:ns1="http://schemas.microsoft.com/sharepoint/v3" xmlns:ns2="9c3d0d1c-42e1-4410-9607-3b86d7189c1b" xmlns:ns3="585a628c-53c1-4761-9c86-430579cdc334" xmlns:ns4="f6f3c7fd-c375-42fc-b662-3a65a358eee3" targetNamespace="http://schemas.microsoft.com/office/2006/metadata/properties" ma:root="true" ma:fieldsID="9aa0456d56c5003cd523d84b6eb1c6b8" ns1:_="" ns2:_="" ns3:_="" ns4:_="">
    <xsd:import namespace="http://schemas.microsoft.com/sharepoint/v3"/>
    <xsd:import namespace="9c3d0d1c-42e1-4410-9607-3b86d7189c1b"/>
    <xsd:import namespace="585a628c-53c1-4761-9c86-430579cdc334"/>
    <xsd:import namespace="f6f3c7fd-c375-42fc-b662-3a65a358ee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Favourite" minOccurs="0"/>
                <xsd:element ref="ns2:FutureFilter" minOccurs="0"/>
                <xsd:element ref="ns2:MediaServiceBillingMetadata" minOccurs="0"/>
                <xsd:element ref="ns1:AverageRating" minOccurs="0"/>
                <xsd:element ref="ns1:RatingCount" minOccurs="0"/>
                <xsd:element ref="ns1:RatedBy" minOccurs="0"/>
                <xsd:element ref="ns1:Ratings" minOccurs="0"/>
                <xsd:element ref="ns1:LikesCount" minOccurs="0"/>
                <xsd:element ref="ns1:LikedBy" minOccurs="0"/>
                <xsd:element ref="ns2:Acc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verageRating" ma:index="26" nillable="true" ma:displayName="Rating (0-5)" ma:decimals="2" ma:description="Average value of all the ratings that have been submitted" ma:internalName="AverageRating" ma:readOnly="true">
      <xsd:simpleType>
        <xsd:restriction base="dms:Number"/>
      </xsd:simpleType>
    </xsd:element>
    <xsd:element name="RatingCount" ma:index="27" nillable="true" ma:displayName="Number of Ratings" ma:decimals="0" ma:description="Number of ratings submitted" ma:internalName="RatingCount" ma:readOnly="true">
      <xsd:simpleType>
        <xsd:restriction base="dms:Number"/>
      </xsd:simpleType>
    </xsd:element>
    <xsd:element name="RatedBy" ma:index="28" nillable="true" ma:displayName="Rated By" ma:description="Users rated the item." ma:hidden="true" ma:list="UserInfo" ma:internalName="Rat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29" nillable="true" ma:displayName="User ratings" ma:description="User ratings for the item" ma:hidden="true" ma:internalName="Ratings">
      <xsd:simpleType>
        <xsd:restriction base="dms:Note"/>
      </xsd:simpleType>
    </xsd:element>
    <xsd:element name="LikesCount" ma:index="30" nillable="true" ma:displayName="Number of Likes" ma:internalName="LikesCount">
      <xsd:simpleType>
        <xsd:restriction base="dms:Unknown"/>
      </xsd:simpleType>
    </xsd:element>
    <xsd:element name="LikedBy" ma:index="31" nillable="true" ma:displayName="Liked By"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c3d0d1c-42e1-4410-9607-3b86d7189c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81e6708-c250-41d0-920d-8c38044c1b59"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Favourite" ma:index="23" nillable="true" ma:displayName="Favourite" ma:format="Dropdown" ma:internalName="Favourite">
      <xsd:simpleType>
        <xsd:restriction base="dms:Choice">
          <xsd:enumeration value="Choice 1"/>
          <xsd:enumeration value="Choice 2"/>
          <xsd:enumeration value="Choice 3"/>
        </xsd:restriction>
      </xsd:simpleType>
    </xsd:element>
    <xsd:element name="FutureFilter" ma:index="24" nillable="true" ma:displayName="Future Filter" ma:format="Dropdown" ma:internalName="FutureFilter">
      <xsd:complexType>
        <xsd:complexContent>
          <xsd:extension base="dms:MultiChoice">
            <xsd:sequence>
              <xsd:element name="Value" maxOccurs="unbounded" minOccurs="0" nillable="true">
                <xsd:simpleType>
                  <xsd:restriction base="dms:Choice">
                    <xsd:enumeration value="Creative"/>
                    <xsd:enumeration value="CreaTech"/>
                    <xsd:enumeration value="AI"/>
                    <xsd:enumeration value="Audience"/>
                    <xsd:enumeration value="Inclusive"/>
                    <xsd:enumeration value="Business"/>
                  </xsd:restriction>
                </xsd:simpleType>
              </xsd:element>
            </xsd:sequence>
          </xsd:extension>
        </xsd:complexContent>
      </xsd:complexType>
    </xsd:element>
    <xsd:element name="MediaServiceBillingMetadata" ma:index="25" nillable="true" ma:displayName="MediaServiceBillingMetadata" ma:hidden="true" ma:internalName="MediaServiceBillingMetadata" ma:readOnly="true">
      <xsd:simpleType>
        <xsd:restriction base="dms:Note"/>
      </xsd:simpleType>
    </xsd:element>
    <xsd:element name="Access" ma:index="32" nillable="true" ma:displayName="Access" ma:format="Dropdown" ma:internalName="Acces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85a628c-53c1-4761-9c86-430579cdc33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6f3c7fd-c375-42fc-b662-3a65a358eee3"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ca4a070-bf6e-434a-91c0-3bb92b576eb3}" ma:internalName="TaxCatchAll" ma:showField="CatchAllData" ma:web="585a628c-53c1-4761-9c86-430579cdc33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Favourite xmlns="9c3d0d1c-42e1-4410-9607-3b86d7189c1b" xsi:nil="true"/>
    <SharedWithUsers xmlns="585a628c-53c1-4761-9c86-430579cdc334">
      <UserInfo>
        <DisplayName/>
        <AccountId xsi:nil="true"/>
        <AccountType/>
      </UserInfo>
    </SharedWithUsers>
    <FutureFilter xmlns="9c3d0d1c-42e1-4410-9607-3b86d7189c1b" xsi:nil="true"/>
    <TaxCatchAll xmlns="f6f3c7fd-c375-42fc-b662-3a65a358eee3" xsi:nil="true"/>
    <lcf76f155ced4ddcb4097134ff3c332f xmlns="9c3d0d1c-42e1-4410-9607-3b86d7189c1b">
      <Terms xmlns="http://schemas.microsoft.com/office/infopath/2007/PartnerControls"/>
    </lcf76f155ced4ddcb4097134ff3c332f>
    <LikesCount xmlns="http://schemas.microsoft.com/sharepoint/v3" xsi:nil="true"/>
    <Ratings xmlns="http://schemas.microsoft.com/sharepoint/v3" xsi:nil="true"/>
    <LikedBy xmlns="http://schemas.microsoft.com/sharepoint/v3">
      <UserInfo>
        <DisplayName/>
        <AccountId xsi:nil="true"/>
        <AccountType/>
      </UserInfo>
    </LikedBy>
    <RatedBy xmlns="http://schemas.microsoft.com/sharepoint/v3">
      <UserInfo>
        <DisplayName/>
        <AccountId xsi:nil="true"/>
        <AccountType/>
      </UserInfo>
    </RatedBy>
    <Access xmlns="9c3d0d1c-42e1-4410-9607-3b86d7189c1b"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04B2F34-6C42-442D-939F-D61DF47529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c3d0d1c-42e1-4410-9607-3b86d7189c1b"/>
    <ds:schemaRef ds:uri="585a628c-53c1-4761-9c86-430579cdc334"/>
    <ds:schemaRef ds:uri="f6f3c7fd-c375-42fc-b662-3a65a358ee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665DBB-9C11-42BC-B7A0-F1C3C98A7230}">
  <ds:schemaRefs>
    <ds:schemaRef ds:uri="http://schemas.microsoft.com/office/2006/metadata/properties"/>
    <ds:schemaRef ds:uri="http://schemas.microsoft.com/office/infopath/2007/PartnerControls"/>
    <ds:schemaRef ds:uri="9c3d0d1c-42e1-4410-9607-3b86d7189c1b"/>
    <ds:schemaRef ds:uri="585a628c-53c1-4761-9c86-430579cdc334"/>
    <ds:schemaRef ds:uri="f6f3c7fd-c375-42fc-b662-3a65a358eee3"/>
    <ds:schemaRef ds:uri="http://schemas.microsoft.com/sharepoint/v3"/>
  </ds:schemaRefs>
</ds:datastoreItem>
</file>

<file path=customXml/itemProps3.xml><?xml version="1.0" encoding="utf-8"?>
<ds:datastoreItem xmlns:ds="http://schemas.openxmlformats.org/officeDocument/2006/customXml" ds:itemID="{45BD142F-892A-491D-B2BB-F4AD605CCC43}">
  <ds:schemaRefs>
    <ds:schemaRef ds:uri="http://schemas.openxmlformats.org/officeDocument/2006/bibliography"/>
  </ds:schemaRefs>
</ds:datastoreItem>
</file>

<file path=customXml/itemProps4.xml><?xml version="1.0" encoding="utf-8"?>
<ds:datastoreItem xmlns:ds="http://schemas.openxmlformats.org/officeDocument/2006/customXml" ds:itemID="{939CCB7A-3BCB-4D3F-9F3A-61E18EB059B5}">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Woods, Andy</dc:creator>
  <keywords/>
  <dc:description/>
  <lastModifiedBy>Levstek, Marusa</lastModifiedBy>
  <revision>22</revision>
  <dcterms:created xsi:type="dcterms:W3CDTF">2026-09-15T07:25:00.0000000Z</dcterms:created>
  <dcterms:modified xsi:type="dcterms:W3CDTF">2026-09-28T11:35:42.6856850Z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0x01010030C5C665E28807478F7FE72DBCCF3B6D</vt:lpwstr>
  </property>
  <property fmtid="{D5CDD505-2E9C-101B-9397-08002B2CF9AE}" pid="3" name="ComplianceAssetId">
    <vt:lpwstr/>
  </property>
  <property fmtid="{D5CDD505-2E9C-101B-9397-08002B2CF9AE}" pid="4" name="_ExtendedDescription">
    <vt:lpwstr/>
  </property>
  <property fmtid="{D5CDD505-2E9C-101B-9397-08002B2CF9AE}" pid="5" name="TriggerFlowInfo">
    <vt:lpwstr/>
  </property>
  <property fmtid="{D5CDD505-2E9C-101B-9397-08002B2CF9AE}" pid="6" name="MediaServiceImageTags">
    <vt:lpwstr/>
  </property>
  <property fmtid="{D5CDD505-2E9C-101B-9397-08002B2CF9AE}" pid="7" name="GrammarlyDocumentId">
    <vt:lpwstr>527f81dd-28d7-431f-a7fb-262385339b81</vt:lpwstr>
  </property>
  <property fmtid="{D5CDD505-2E9C-101B-9397-08002B2CF9AE}" pid="8" name="ZOTERO_PREF_1">
    <vt:lpwstr>&lt;data data-version="3" zotero-version="9.0.6"&gt;&lt;session id="No0OQahf"/&gt;&lt;style id="http://www.zotero.org/styles/apa" locale="en-GB" hasBibliography="1" bibliographyStyleHasBeenSet="0"/&gt;&lt;prefs&gt;&lt;pref name="fieldType" value="Field"/&gt;&lt;/prefs&gt;&lt;/data&gt;</vt:lpwstr>
  </property>
</Properties>
</file>